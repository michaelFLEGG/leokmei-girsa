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6180" w:rsidRDefault="00146180">
      <w:pPr>
        <w:rPr>
          <w:rtl/>
        </w:rPr>
        <w:sectPr w:rsidR="00146180" w:rsidSect="00FB6CBE">
          <w:headerReference w:type="even" r:id="rId7"/>
          <w:pgSz w:w="6804" w:h="11907" w:code="8"/>
          <w:pgMar w:top="567" w:right="567" w:bottom="284" w:left="567" w:header="284" w:footer="284" w:gutter="0"/>
          <w:pgNumType w:start="1"/>
          <w:cols w:space="284"/>
          <w:bidi/>
          <w:rtlGutter/>
          <w:docGrid w:linePitch="360"/>
        </w:sectPr>
      </w:pPr>
      <w:r>
        <w:br w:type="page"/>
      </w:r>
    </w:p>
    <w:p w:rsidR="00E9703F" w:rsidRDefault="00E9703F" w:rsidP="00E9703F">
      <w:pPr>
        <w:pStyle w:val="afff6"/>
        <w:framePr w:wrap="around"/>
        <w:spacing w:line="276" w:lineRule="auto"/>
        <w:rPr>
          <w:del w:id="100516" w:author="Claude" w:date="2026-10-11T09:08:03Z"/>
          <w:rFonts w:ascii="Fb Fontext" w:hAnsi="Fb Fontext"/>
          <w:sz w:val="20"/>
          <w:rtl/>
        </w:rPr>
      </w:pPr>
      <w:del w:id="100515" w:author="Claude" w:date="2026-10-11T09:08:03Z">
        <w:r w:rsidRPr="006F178A">
          <w:rPr>
            <w:rFonts w:ascii="Fb Fontext" w:hAnsi="Fb Fontext" w:hint="cs"/>
            <w:sz w:val="20"/>
            <w:rtl/>
          </w:rPr>
          <w:lastRenderedPageBreak/>
          <w:delText xml:space="preserve">פרק ראשון</w:delText>
        </w:r>
      </w:del>
    </w:p>
    <w:p w:rsidR="00E9703F" w:rsidRPr="006F178A" w:rsidRDefault="00E9703F" w:rsidP="00E9703F">
      <w:pPr>
        <w:pStyle w:val="afff7"/>
        <w:framePr w:wrap="around"/>
        <w:spacing w:line="276" w:lineRule="auto"/>
        <w:rPr>
          <w:del w:id="100518" w:author="Claude" w:date="2026-10-11T09:08:03Z"/>
          <w:sz w:val="20"/>
          <w:rtl/>
        </w:rPr>
      </w:pPr>
      <w:del w:id="100517" w:author="Claude" w:date="2026-10-11T09:08:03Z">
        <w:r w:rsidRPr="006F178A">
          <w:rPr>
            <w:rFonts w:hint="cs"/>
            <w:sz w:val="20"/>
            <w:rtl/>
          </w:rPr>
          <w:delText xml:space="preserve">יציאות השבת</w:delText>
        </w:r>
      </w:del>
    </w:p>
    <w:p w:rsidR="00E9703F" w:rsidRPr="006F178A" w:rsidRDefault="00E9703F" w:rsidP="00E9703F">
      <w:pPr>
        <w:pStyle w:val="afff5"/>
        <w:framePr w:wrap="around"/>
        <w:rPr>
          <w:b/>
          <w:bCs w:val="0"/>
          <w:rtl/>
        </w:rPr>
      </w:pPr>
      <w:r w:rsidRPr="006F178A">
        <w:rPr>
          <w:rFonts w:hint="cs"/>
          <w:rtl/>
        </w:rPr>
        <w:t>שבת</w:t>
      </w:r>
      <w:r w:rsidR="00435FAE">
        <w:rPr>
          <w:rFonts w:hint="cs"/>
          <w:rtl/>
        </w:rPr>
        <w:t>+</w:t>
      </w:r>
    </w:p>
    <w:p w:rsidR="00E9703F" w:rsidRDefault="00600068" w:rsidP="00E9703F">
      <w:pPr>
        <w:pStyle w:val="afff8"/>
        <w:framePr w:wrap="around"/>
        <w:spacing w:after="0" w:line="276" w:lineRule="auto"/>
        <w:rPr>
          <w:rtl/>
        </w:rPr>
      </w:pPr>
      <w:r>
        <w:rPr>
          <w:rFonts w:hint="cs"/>
          <w:b/>
          <w:bCs/>
          <w:rtl/>
        </w:rPr>
        <w:t>(</w:t>
      </w:r>
      <w:r w:rsidR="00E9703F" w:rsidRPr="006F178A">
        <w:rPr>
          <w:rFonts w:hint="cs"/>
          <w:b/>
          <w:bCs/>
          <w:rtl/>
        </w:rPr>
        <w:t>ב.</w:t>
      </w:r>
      <w:r w:rsidR="00E9703F" w:rsidRPr="006F178A">
        <w:rPr>
          <w:rFonts w:hint="cs"/>
          <w:rtl/>
        </w:rPr>
        <w:t>- כ:</w:t>
      </w:r>
      <w:r>
        <w:rPr>
          <w:rFonts w:hint="cs"/>
          <w:rtl/>
        </w:rPr>
        <w:t>)</w:t>
      </w:r>
    </w:p>
    <w:p>
      <w:pPr>
        <w:pStyle w:val="PetichatPerek"/>
        <w:rPr>
          <w:ins w:id="100514" w:author="Claude" w:date="2026-10-11T09:08:03Z"/>
        </w:rPr>
      </w:pPr>
      <w:ins w:id="100513" w:author="Claude" w:date="2026-10-11T09:08:03Z">
        <w:r>
          <w:rPr>
            <w:rFonts w:ascii="Fb Fontext" w:hAnsi="Fb Fontext" w:hint="cs"/>
            <w:sz w:val="20"/>
            <w:rtl/>
          </w:rPr>
          <w:t xml:space="preserve">פרק ראשון</w:t>
        </w:r>
        <w:r>
          <w:rPr>
            <w:rFonts w:ascii="Fb Fontext" w:hAnsi="Fb Fontext" w:hint="cs"/>
            <w:sz w:val="20"/>
            <w:rtl/>
          </w:rPr>
          <w:t xml:space="preserve"> - </w:t>
        </w:r>
        <w:r>
          <w:rPr>
            <w:rFonts w:hint="cs"/>
            <w:sz w:val="20"/>
            <w:rtl/>
          </w:rPr>
          <w:t xml:space="preserve">יציאות השבת</w:t>
        </w:r>
      </w:ins>
    </w:p>
    <w:p w:rsidR="00E9703F" w:rsidRPr="00146180" w:rsidRDefault="00E9703F" w:rsidP="00E9703F">
      <w:pPr>
        <w:pStyle w:val="afff9"/>
        <w:spacing w:before="120"/>
        <w:rPr>
          <w:rFonts w:hint="cs"/>
          <w:b/>
          <w:rtl/>
        </w:rPr>
        <w:pPrChange w:id="90001" w:author="קלוד" w:date="2026-10-11T12:09:42Z">
          <w:pPr>
            <w:pStyle w:val="afff9"/>
          </w:pPr>
        </w:pPrChange>
      </w:pPr>
      <w:r w:rsidRPr="00146180">
        <w:rPr>
          <w:b/>
          <w:rtl/>
          <w:rPrChange w:id="40001" w:author="Claude" w:date="2026-10-11T09:07:39Z">
            <w:rPr>
              <w:b/>
              <w:sz w:val="20"/>
              <w:rtl/>
            </w:rPr>
          </w:rPrChange>
        </w:rPr>
        <w:t>משנה.</w:t>
      </w:r>
    </w:p>
    <w:p w:rsidR="00E9703F" w:rsidRPr="00146180" w:rsidRDefault="00E9703F" w:rsidP="00E9703F">
      <w:pPr>
        <w:pStyle w:val="afff9"/>
        <w:rPr>
          <w:b/>
          <w:rtl/>
        </w:rPr>
      </w:pPr>
      <w:r w:rsidRPr="00146180">
        <w:rPr>
          <w:b/>
          <w:rtl/>
        </w:rPr>
        <w:t>יציאות השבת שתים שהן ארבע בפנים ושתים שהן ארבע בחוץ.</w:t>
      </w:r>
    </w:p>
    <w:p w:rsidR="00E9703F" w:rsidRPr="00146180" w:rsidRDefault="00E9703F" w:rsidP="00E9703F">
      <w:pPr>
        <w:pStyle w:val="afff9"/>
        <w:rPr>
          <w:b/>
          <w:rtl/>
        </w:rPr>
      </w:pPr>
      <w:r w:rsidRPr="00146180">
        <w:rPr>
          <w:b/>
          <w:rtl/>
        </w:rPr>
        <w:t>כיצד: העני עומד בחוץ ובעל הבית בפנים.</w:t>
      </w:r>
    </w:p>
    <w:p w:rsidR="00E9703F" w:rsidRPr="00146180" w:rsidRDefault="00E9703F" w:rsidP="00E9703F">
      <w:pPr>
        <w:pStyle w:val="afff9"/>
        <w:rPr>
          <w:b/>
          <w:rtl/>
        </w:rPr>
      </w:pPr>
      <w:r w:rsidRPr="00146180">
        <w:rPr>
          <w:b/>
          <w:rtl/>
        </w:rPr>
        <w:t>פשט העני את ידו לפנים ונתן לתוך ידו של בעל הבית, או שנטל מתוכה והוציא</w:t>
      </w:r>
    </w:p>
    <w:p w:rsidR="00E9703F" w:rsidRPr="00146180" w:rsidRDefault="00E9703F" w:rsidP="00E9703F">
      <w:pPr>
        <w:pStyle w:val="afff9"/>
        <w:rPr>
          <w:b/>
          <w:rtl/>
        </w:rPr>
      </w:pPr>
      <w:r w:rsidRPr="00146180">
        <w:rPr>
          <w:rFonts w:hint="cs"/>
          <w:b/>
          <w:rtl/>
        </w:rPr>
        <w:t xml:space="preserve"> </w:t>
      </w:r>
      <w:r w:rsidRPr="00146180">
        <w:rPr>
          <w:b/>
          <w:rtl/>
        </w:rPr>
        <w:tab/>
        <w:t>- העני חייב ובעל הבית פטור.</w:t>
      </w:r>
    </w:p>
    <w:p w:rsidR="00E9703F" w:rsidRPr="00146180" w:rsidRDefault="00E9703F" w:rsidP="00E9703F">
      <w:pPr>
        <w:pStyle w:val="afff9"/>
        <w:rPr>
          <w:b/>
          <w:rtl/>
        </w:rPr>
      </w:pPr>
      <w:r w:rsidRPr="00146180">
        <w:rPr>
          <w:b/>
          <w:rtl/>
        </w:rPr>
        <w:t>פשט בעל הבית את ידו לחוץ ונתן לתוך ידו של עני, או שנטל מתוכה והכניס</w:t>
      </w:r>
    </w:p>
    <w:p w:rsidR="00E9703F" w:rsidRPr="00146180" w:rsidRDefault="00E9703F" w:rsidP="00E9703F">
      <w:pPr>
        <w:pStyle w:val="afff9"/>
        <w:rPr>
          <w:b/>
          <w:rtl/>
        </w:rPr>
      </w:pPr>
      <w:r w:rsidRPr="00146180">
        <w:rPr>
          <w:rFonts w:hint="cs"/>
          <w:b/>
          <w:rtl/>
        </w:rPr>
        <w:t xml:space="preserve"> </w:t>
      </w:r>
      <w:r w:rsidRPr="00146180">
        <w:rPr>
          <w:b/>
          <w:rtl/>
        </w:rPr>
        <w:tab/>
        <w:t>- בעל הבית חייב והעני פטור.</w:t>
      </w:r>
    </w:p>
    <w:p w:rsidR="00E9703F" w:rsidRPr="00146180" w:rsidRDefault="00E9703F" w:rsidP="00E9703F">
      <w:pPr>
        <w:pStyle w:val="afff9"/>
        <w:rPr>
          <w:b/>
          <w:rtl/>
        </w:rPr>
      </w:pPr>
      <w:r w:rsidRPr="00146180">
        <w:rPr>
          <w:b/>
          <w:rtl/>
        </w:rPr>
        <w:t>פשט העני את ידו לפנים ונטל בעל הבית מתוכה, או שנתן לתוכה והוציא</w:t>
      </w:r>
    </w:p>
    <w:p w:rsidR="00E9703F" w:rsidRPr="00146180" w:rsidRDefault="00E9703F" w:rsidP="00E9703F">
      <w:pPr>
        <w:pStyle w:val="afff9"/>
        <w:rPr>
          <w:b/>
          <w:rtl/>
        </w:rPr>
      </w:pPr>
      <w:r w:rsidRPr="00146180">
        <w:rPr>
          <w:rFonts w:hint="cs"/>
          <w:b/>
          <w:rtl/>
        </w:rPr>
        <w:t xml:space="preserve"> </w:t>
      </w:r>
      <w:r w:rsidRPr="00146180">
        <w:rPr>
          <w:rFonts w:hint="cs"/>
          <w:b/>
          <w:rtl/>
        </w:rPr>
        <w:tab/>
      </w:r>
      <w:r w:rsidRPr="00146180">
        <w:rPr>
          <w:b/>
          <w:rtl/>
        </w:rPr>
        <w:t>- שניהם פטורין.</w:t>
      </w:r>
    </w:p>
    <w:p w:rsidR="00E9703F" w:rsidRPr="00146180" w:rsidRDefault="00E9703F" w:rsidP="00E9703F">
      <w:pPr>
        <w:pStyle w:val="afff9"/>
        <w:rPr>
          <w:b/>
          <w:rtl/>
        </w:rPr>
      </w:pPr>
      <w:r w:rsidRPr="00146180">
        <w:rPr>
          <w:b/>
          <w:rtl/>
        </w:rPr>
        <w:t>פשט בעל הבית את ידו לחוץ ונטל העני מתוכה, או שנתן לתוכה והכניס</w:t>
      </w:r>
    </w:p>
    <w:p w:rsidR="00E9703F" w:rsidRPr="00146180" w:rsidRDefault="00E9703F" w:rsidP="00E9703F">
      <w:pPr>
        <w:pStyle w:val="afff9"/>
        <w:rPr>
          <w:b/>
          <w:rtl/>
        </w:rPr>
      </w:pPr>
      <w:r w:rsidRPr="00146180">
        <w:rPr>
          <w:rFonts w:hint="cs"/>
          <w:b/>
          <w:rtl/>
        </w:rPr>
        <w:t xml:space="preserve"> </w:t>
      </w:r>
      <w:r w:rsidRPr="00146180">
        <w:rPr>
          <w:rFonts w:hint="cs"/>
          <w:b/>
          <w:rtl/>
        </w:rPr>
        <w:tab/>
      </w:r>
      <w:r w:rsidRPr="00146180">
        <w:rPr>
          <w:b/>
          <w:rtl/>
        </w:rPr>
        <w:t xml:space="preserve">- שניהם פטורין. </w:t>
      </w:r>
      <w:r w:rsidRPr="00146180">
        <w:rPr>
          <w:rFonts w:ascii="Fb Fontext" w:hAnsi="Fb Fontext"/>
          <w:b/>
          <w:rtl/>
        </w:rPr>
        <w:t>[אבל אסורין לעשות כן]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ב.</w:t>
      </w:r>
    </w:p>
    <w:p>
      <w:pPr>
        <w:pStyle w:val="afffff8"/>
        <w:rPr>
          <w:ins w:id="91313" w:author="קלוד" w:date="2026-10-11T12:33:55Z"/>
        </w:rPr>
      </w:pPr>
      <w:ins w:id="91314" w:author="קלוד" w:date="2026-10-11T12:33:55Z">
        <w:r>
          <w:rPr>
            <w:color w:val="7B3F00"/>
          </w:rPr>
          <w:t xml:space="preserve">יציאות שתים שהן ארבע - מדוע נשנו בפנים ובחוץ</w:t>
        </w:r>
      </w:ins>
    </w:p>
    <w:p>
      <w:pPr>
        <w:pStyle w:val="38"/>
        <w:rPr>
          <w:ins w:id="96317" w:author="מנוע מכני" w:date="2026-10-11T12:04:39Z"/>
        </w:rPr>
      </w:pPr>
      <w:r w:rsidRPr="006F178A">
        <w:t xml:space="preserve">תנן</w:t>
      </w:r>
      <w:r w:rsidRPr="006F178A">
        <w:t xml:space="preserve"> </w:t>
      </w:r>
      <w:ins w:id="90693" w:author="מנוע מכני" w:date="2026-10-11T12:04:39Z">
        <w:r>
          <w:t xml:space="preserve">שם</w:t>
        </w:r>
      </w:ins>
      <w:del w:id="90694" w:author="מנוע מכני" w:date="2026-10-11T12:04:39Z">
        <w:r w:rsidRPr="006F178A">
          <w:delText xml:space="preserve">התם</w:delText>
        </w:r>
      </w:del>
      <w:r w:rsidRPr="006F178A">
        <w:t>:</w:t>
      </w:r>
    </w:p>
    <w:p w:rsidR="00E9703F" w:rsidRDefault="00E9703F" w:rsidP="00E9703F">
      <w:pPr>
        <w:rPr>
          <w:rFonts w:ascii="Fb Fontext" w:hAnsi="Fb Fontext"/>
          <w:rtl/>
        </w:rPr>
      </w:pPr>
      <w:del w:id="96318" w:author="מנוע מכני" w:date="2026-10-11T12:04:39Z">
        <w:r w:rsidRPr="006F178A">
          <w:rPr>
            <w:rFonts w:ascii="Fb Fontext" w:hAnsi="Fb Fontext"/>
            <w:rtl/>
          </w:rPr>
          <w:delText xml:space="preserve"> </w:delText>
        </w:r>
      </w:del>
      <w:r w:rsidRPr="006F178A">
        <w:rPr>
          <w:rFonts w:ascii="Fb Fontext" w:hAnsi="Fb Fontext" w:hint="cs"/>
          <w:rtl/>
        </w:rPr>
        <w:t>'</w:t>
      </w:r>
      <w:r w:rsidRPr="006F178A">
        <w:rPr>
          <w:rFonts w:ascii="Fb Fontext" w:hAnsi="Fb Fontext"/>
          <w:rtl/>
        </w:rPr>
        <w:t>שבועות שתים שהן ארבע [להיטיב או להרע, לשעבר</w:t>
      </w:r>
      <w:r w:rsidRPr="006F178A">
        <w:rPr>
          <w:rFonts w:ascii="Fb Fontext" w:hAnsi="Fb Fontext" w:hint="cs"/>
          <w:rtl/>
        </w:rPr>
        <w:t xml:space="preserve"> ולהבא</w:t>
      </w:r>
      <w:r w:rsidRPr="006F178A">
        <w:rPr>
          <w:rFonts w:ascii="Fb Fontext" w:hAnsi="Fb Fontext"/>
          <w:rtl/>
        </w:rPr>
        <w:t>]</w:t>
      </w:r>
    </w:p>
    <w:p w:rsidR="00E9703F" w:rsidRPr="00097464" w:rsidRDefault="00E9703F" w:rsidP="00E9703F">
      <w:pPr>
        <w:rPr>
          <w:spacing w:val="-6"/>
          <w:rtl/>
        </w:rPr>
      </w:pPr>
      <w:r w:rsidRPr="00097464">
        <w:rPr>
          <w:spacing w:val="-6"/>
          <w:rtl/>
        </w:rPr>
        <w:t>ידיעות הטומאה שתים שהן ארבע [העלם טומאה לגבי קדש</w:t>
      </w:r>
      <w:r w:rsidRPr="00097464">
        <w:rPr>
          <w:rFonts w:hint="cs"/>
          <w:spacing w:val="-6"/>
          <w:rtl/>
        </w:rPr>
        <w:t xml:space="preserve"> ו</w:t>
      </w:r>
      <w:r w:rsidRPr="00097464">
        <w:rPr>
          <w:spacing w:val="-6"/>
          <w:rtl/>
        </w:rPr>
        <w:t>לגבי מקדש, ו</w:t>
      </w:r>
      <w:r w:rsidRPr="00097464">
        <w:rPr>
          <w:rFonts w:hint="cs"/>
          <w:spacing w:val="-6"/>
          <w:rtl/>
        </w:rPr>
        <w:t>ה</w:t>
      </w:r>
      <w:r w:rsidRPr="00097464">
        <w:rPr>
          <w:spacing w:val="-6"/>
          <w:rtl/>
        </w:rPr>
        <w:t>עלם קודש או מקדש]</w:t>
      </w:r>
    </w:p>
    <w:p w:rsidR="00E9703F" w:rsidRDefault="00E9703F" w:rsidP="00E9703F">
      <w:pPr>
        <w:rPr>
          <w:rtl/>
        </w:rPr>
      </w:pPr>
      <w:r w:rsidRPr="006F178A">
        <w:rPr>
          <w:rtl/>
        </w:rPr>
        <w:t>מראות נגעים שנים שהן ארבעה, [</w:t>
      </w:r>
      <w:r w:rsidRPr="006F178A">
        <w:rPr>
          <w:rStyle w:val="afffe"/>
          <w:rFonts w:ascii="Fb Fontext" w:hAnsi="Fb Fontext"/>
          <w:rtl/>
        </w:rPr>
        <w:t>בהרת</w:t>
      </w:r>
      <w:r w:rsidRPr="006F178A">
        <w:rPr>
          <w:rtl/>
        </w:rPr>
        <w:t xml:space="preserve"> כשלג וכסיד היכל. </w:t>
      </w:r>
      <w:r w:rsidRPr="006F178A">
        <w:rPr>
          <w:rStyle w:val="afffe"/>
          <w:rFonts w:ascii="Fb Fontext" w:hAnsi="Fb Fontext"/>
          <w:rtl/>
        </w:rPr>
        <w:t>שאת</w:t>
      </w:r>
      <w:r w:rsidRPr="006F178A">
        <w:rPr>
          <w:rtl/>
        </w:rPr>
        <w:t xml:space="preserve"> כצמר לבן וכקרום ביצה]</w:t>
      </w:r>
    </w:p>
    <w:p w:rsidR="00E9703F" w:rsidRDefault="00E9703F" w:rsidP="00E9703F">
      <w:pPr>
        <w:rPr>
          <w:rFonts w:ascii="Fb Fontext" w:hAnsi="Fb Fontext"/>
          <w:sz w:val="20"/>
          <w:rtl/>
        </w:rPr>
      </w:pPr>
      <w:r w:rsidRPr="006F178A">
        <w:rPr>
          <w:rFonts w:ascii="Fb Fontext" w:hAnsi="Fb Fontext"/>
          <w:sz w:val="20"/>
          <w:rtl/>
        </w:rPr>
        <w:t>יציאות השבת שתים שהן ארבע</w:t>
      </w:r>
      <w:r>
        <w:rPr>
          <w:rFonts w:ascii="Fb Fontext" w:hAnsi="Fb Fontext" w:hint="cs"/>
          <w:sz w:val="20"/>
          <w:rtl/>
        </w:rPr>
        <w:t>.</w:t>
      </w:r>
    </w:p>
    <w:p w:rsidR="00E9703F" w:rsidRDefault="00E9703F" w:rsidP="00E9703F">
      <w:pPr>
        <w:rPr>
          <w:rtl/>
        </w:rPr>
      </w:pPr>
      <w:r w:rsidRPr="006F178A">
        <w:rPr>
          <w:rtl/>
        </w:rPr>
        <w:t xml:space="preserve">ולא </w:t>
      </w:r>
      <w:ins w:id="90005" w:author="קלוד" w:date="2026-10-11T13:11:34Z">
        <w:r>
          <w:rPr>
            <w:rtl/>
          </w:rPr>
          <w:t xml:space="preserve">כמו ששנה</w:t>
        </w:r>
      </w:ins>
      <w:del w:id="90006" w:author="קלוד" w:date="2026-10-11T13:11:34Z">
        <w:r w:rsidRPr="006F178A">
          <w:rPr>
            <w:rtl/>
          </w:rPr>
          <w:delText xml:space="preserve">כדתני</w:delText>
        </w:r>
      </w:del>
      <w:r w:rsidRPr="006F178A">
        <w:rPr>
          <w:rtl/>
        </w:rPr>
        <w:t xml:space="preserve"> </w:t>
      </w:r>
      <w:ins w:id="90695" w:author="מנוע מכני" w:date="2026-10-11T12:04:39Z">
        <w:r>
          <w:rPr>
            <w:rtl/>
          </w:rPr>
          <w:t xml:space="preserve">כאן</w:t>
        </w:r>
      </w:ins>
      <w:del w:id="90696" w:author="מנוע מכני" w:date="2026-10-11T12:04:39Z">
        <w:r w:rsidRPr="006F178A">
          <w:rPr>
            <w:rtl/>
          </w:rPr>
          <w:delText xml:space="preserve">הכא</w:delText>
        </w:r>
      </w:del>
      <w:r w:rsidRPr="006F178A">
        <w:rPr>
          <w:rtl/>
        </w:rPr>
        <w:t xml:space="preserve"> </w:t>
      </w:r>
      <w:ins w:id="90003" w:author="קלוד" w:date="2026-10-11T13:11:34Z">
        <w:r>
          <w:rPr>
            <w:rtl/>
          </w:rPr>
          <w:t xml:space="preserve">'בפנים</w:t>
        </w:r>
      </w:ins>
      <w:del w:id="90004" w:author="קלוד" w:date="2026-10-11T13:11:34Z">
        <w:r w:rsidRPr="006F178A">
          <w:rPr>
            <w:rtl/>
          </w:rPr>
          <w:delText xml:space="preserve">בפנים</w:delText>
        </w:r>
      </w:del>
      <w:r w:rsidRPr="006F178A">
        <w:rPr>
          <w:rtl/>
        </w:rPr>
        <w:t xml:space="preserve"> </w:t>
      </w:r>
      <w:ins w:id="90001" w:author="קלוד" w:date="2026-10-11T13:11:34Z">
        <w:r>
          <w:rPr>
            <w:rtl/>
          </w:rPr>
          <w:t xml:space="preserve">ובחוץ':</w:t>
        </w:r>
      </w:ins>
      <w:del w:id="90002" w:author="קלוד" w:date="2026-10-11T13:11:34Z">
        <w:r w:rsidRPr="006F178A">
          <w:rPr>
            <w:rtl/>
          </w:rPr>
          <w:delText xml:space="preserve">ובחוץ</w:delText>
        </w:r>
        <w:r w:rsidRPr="006F178A">
          <w:rPr>
            <w:rFonts w:hint="cs"/>
            <w:rtl/>
          </w:rPr>
          <w:delText xml:space="preserve">:</w:delText>
        </w:r>
      </w:del>
    </w:p>
    <w:p w:rsidR="00E9703F" w:rsidRPr="006F178A" w:rsidRDefault="00E9703F" w:rsidP="00E9703F">
      <w:pPr>
        <w:rPr>
          <w:rtl/>
        </w:rPr>
      </w:pPr>
      <w:r w:rsidRPr="006F178A">
        <w:rPr>
          <w:rStyle w:val="afffe"/>
          <w:rFonts w:ascii="Fb Fontext" w:hAnsi="Fb Fontext"/>
          <w:b/>
          <w:rtl/>
        </w:rPr>
        <w:t>א.</w:t>
      </w:r>
      <w:r w:rsidRPr="006F178A">
        <w:rPr>
          <w:rFonts w:ascii="Fb Fontext" w:hAnsi="Fb Fontext"/>
          <w:rtl/>
        </w:rPr>
        <w:t xml:space="preserve"> </w:t>
      </w:r>
      <w:ins w:id="90697" w:author="מנוע מכני" w:date="2026-10-11T12:04:39Z">
        <w:ins w:id="90013" w:author="קלוד" w:date="2026-10-11T13:11:34Z">
          <w:r>
            <w:rPr>
              <w:rFonts w:ascii="Fb Fontext" w:hAnsi="Fb Fontext"/>
              <w:rtl/>
            </w:rPr>
            <w:t xml:space="preserve">כאן,</w:t>
          </w:r>
        </w:ins>
        <w:del w:id="90014" w:author="קלוד" w:date="2026-10-11T13:11:34Z">
          <w:r>
            <w:rPr>
              <w:rFonts w:ascii="Fb Fontext" w:hAnsi="Fb Fontext"/>
              <w:rtl/>
            </w:rPr>
            <w:delText xml:space="preserve">דכאן</w:delText>
          </w:r>
        </w:del>
      </w:ins>
      <w:del w:id="90698" w:author="מנוע מכני" w:date="2026-10-11T12:04:39Z">
        <w:r w:rsidRPr="006F178A">
          <w:rPr>
            <w:rFonts w:ascii="Fb Fontext" w:hAnsi="Fb Fontext"/>
            <w:rtl/>
          </w:rPr>
          <w:delText xml:space="preserve">דהכא</w:delText>
        </w:r>
      </w:del>
      <w:r w:rsidRPr="006F178A">
        <w:rPr>
          <w:rFonts w:ascii="Fb Fontext" w:hAnsi="Fb Fontext"/>
          <w:rtl/>
        </w:rPr>
        <w:t xml:space="preserve"> </w:t>
      </w:r>
      <w:ins w:id="90011" w:author="קלוד" w:date="2026-10-11T13:11:34Z">
        <w:r>
          <w:rPr>
            <w:rFonts w:ascii="Fb Fontext" w:hAnsi="Fb Fontext"/>
            <w:rtl/>
          </w:rPr>
          <w:t xml:space="preserve">שעיקר</w:t>
        </w:r>
      </w:ins>
      <w:del w:id="90012" w:author="קלוד" w:date="2026-10-11T13:11:34Z">
        <w:r w:rsidRPr="006F178A">
          <w:rPr>
            <w:rFonts w:ascii="Fb Fontext" w:hAnsi="Fb Fontext"/>
            <w:rtl/>
          </w:rPr>
          <w:delText xml:space="preserve">עיקר</w:delText>
        </w:r>
      </w:del>
      <w:r w:rsidRPr="006F178A">
        <w:rPr>
          <w:rFonts w:ascii="Fb Fontext" w:hAnsi="Fb Fontext"/>
          <w:rtl/>
        </w:rPr>
        <w:t xml:space="preserve"> שבת הוא - </w:t>
      </w:r>
      <w:ins w:id="90009" w:author="קלוד" w:date="2026-10-11T13:11:34Z">
        <w:r>
          <w:rPr>
            <w:rFonts w:ascii="Fb Fontext" w:hAnsi="Fb Fontext"/>
            <w:rtl/>
          </w:rPr>
          <w:t xml:space="preserve">שנה</w:t>
        </w:r>
      </w:ins>
      <w:del w:id="90010" w:author="קלוד" w:date="2026-10-11T13:11:34Z">
        <w:r w:rsidRPr="006F178A">
          <w:rPr>
            <w:rFonts w:ascii="Fb Fontext" w:hAnsi="Fb Fontext"/>
            <w:rtl/>
          </w:rPr>
          <w:delText xml:space="preserve">תני</w:delText>
        </w:r>
      </w:del>
      <w:r w:rsidRPr="006F178A">
        <w:rPr>
          <w:rFonts w:ascii="Fb Fontext" w:hAnsi="Fb Fontext"/>
          <w:rtl/>
        </w:rPr>
        <w:t xml:space="preserve"> אבות </w:t>
      </w:r>
      <w:ins w:id="90007" w:author="קלוד" w:date="2026-10-11T13:11:34Z">
        <w:r>
          <w:rPr>
            <w:rFonts w:ascii="Fb Fontext" w:hAnsi="Fb Fontext"/>
            <w:rtl/>
          </w:rPr>
          <w:t xml:space="preserve">ושנה</w:t>
        </w:r>
      </w:ins>
      <w:del w:id="90008" w:author="קלוד" w:date="2026-10-11T13:11:34Z">
        <w:r w:rsidRPr="006F178A">
          <w:rPr>
            <w:rFonts w:ascii="Fb Fontext" w:hAnsi="Fb Fontext"/>
            <w:rtl/>
          </w:rPr>
          <w:delText xml:space="preserve">ותני</w:delText>
        </w:r>
      </w:del>
      <w:r w:rsidRPr="006F178A">
        <w:rPr>
          <w:rFonts w:ascii="Fb Fontext" w:hAnsi="Fb Fontext"/>
          <w:rtl/>
        </w:rPr>
        <w:t xml:space="preserve"> תולדות.</w:t>
      </w:r>
    </w:p>
    <w:p w:rsidR="00E9703F" w:rsidRPr="006F178A" w:rsidRDefault="00E9703F" w:rsidP="00824B91">
      <w:pPr>
        <w:rPr>
          <w:rtl/>
        </w:rPr>
      </w:pPr>
      <w:ins w:id="90027" w:author="קלוד" w:date="2026-10-11T13:11:34Z">
        <w:r>
          <w:rPr>
            <w:rtl/>
          </w:rPr>
          <w:t xml:space="preserve">ונדחה</w:t>
        </w:r>
      </w:ins>
      <w:del w:id="90028" w:author="קלוד" w:date="2026-10-11T13:11:34Z">
        <w:r w:rsidRPr="006F178A">
          <w:rPr>
            <w:rtl/>
          </w:rPr>
          <w:delText xml:space="preserve">ונדחה</w:delText>
        </w:r>
        <w:r w:rsidRPr="006F178A">
          <w:rPr>
            <w:rFonts w:hint="cs"/>
            <w:rtl/>
          </w:rPr>
          <w:delText xml:space="preserve">-</w:delText>
        </w:r>
      </w:del>
      <w:r w:rsidRPr="006F178A">
        <w:rPr>
          <w:rtl/>
        </w:rPr>
        <w:t xml:space="preserve"> </w:t>
      </w:r>
      <w:ins w:id="90025" w:author="קלוד" w:date="2026-10-11T13:11:34Z">
        <w:r>
          <w:rPr>
            <w:rtl/>
          </w:rPr>
          <w:t xml:space="preserve">-</w:t>
        </w:r>
      </w:ins>
      <w:del w:id="90026" w:author="קלוד" w:date="2026-10-11T13:11:34Z">
        <w:r w:rsidRPr="006F178A">
          <w:rPr>
            <w:rtl/>
          </w:rPr>
          <w:delText xml:space="preserve">דיציאות</w:delText>
        </w:r>
      </w:del>
      <w:r w:rsidRPr="006F178A">
        <w:rPr>
          <w:rtl/>
        </w:rPr>
        <w:t xml:space="preserve"> </w:t>
      </w:r>
      <w:ins w:id="90023" w:author="קלוד" w:date="2026-10-11T13:11:34Z">
        <w:r>
          <w:rPr>
            <w:rtl/>
          </w:rPr>
          <w:t xml:space="preserve">יציאות</w:t>
        </w:r>
      </w:ins>
      <w:del w:id="90024" w:author="קלוד" w:date="2026-10-11T13:11:34Z">
        <w:r w:rsidRPr="006F178A">
          <w:rPr>
            <w:rtl/>
          </w:rPr>
          <w:delText xml:space="preserve">דומיא</w:delText>
        </w:r>
      </w:del>
      <w:r w:rsidRPr="006F178A">
        <w:rPr>
          <w:rtl/>
        </w:rPr>
        <w:t xml:space="preserve"> </w:t>
      </w:r>
      <w:ins w:id="90021" w:author="קלוד" w:date="2026-10-11T13:11:34Z">
        <w:r>
          <w:rPr>
            <w:rtl/>
          </w:rPr>
          <w:t xml:space="preserve">דומות</w:t>
        </w:r>
      </w:ins>
      <w:del w:id="90022" w:author="קלוד" w:date="2026-10-11T13:11:34Z">
        <w:r w:rsidRPr="006F178A">
          <w:rPr>
            <w:rtl/>
          </w:rPr>
          <w:delText xml:space="preserve">דמראות</w:delText>
        </w:r>
      </w:del>
      <w:r w:rsidRPr="006F178A">
        <w:rPr>
          <w:rtl/>
        </w:rPr>
        <w:t xml:space="preserve"> </w:t>
      </w:r>
      <w:ins w:id="90019" w:author="קלוד" w:date="2026-10-11T13:11:34Z">
        <w:r>
          <w:rPr>
            <w:rtl/>
          </w:rPr>
          <w:t xml:space="preserve">למראות</w:t>
        </w:r>
      </w:ins>
      <w:del w:id="90020" w:author="קלוד" w:date="2026-10-11T13:11:34Z">
        <w:r w:rsidRPr="006F178A">
          <w:rPr>
            <w:rtl/>
          </w:rPr>
          <w:delText xml:space="preserve">נגעים</w:delText>
        </w:r>
      </w:del>
      <w:r w:rsidRPr="006F178A">
        <w:rPr>
          <w:rtl/>
        </w:rPr>
        <w:t xml:space="preserve"> </w:t>
      </w:r>
      <w:ins w:id="90699" w:author="מנוע מכני" w:date="2026-10-11T12:04:39Z">
        <w:ins w:id="90017" w:author="קלוד" w:date="2026-10-11T13:11:34Z">
          <w:r>
            <w:rPr>
              <w:rtl/>
            </w:rPr>
            <w:t xml:space="preserve">נגעים,</w:t>
          </w:r>
        </w:ins>
        <w:del w:id="90018" w:author="קלוד" w:date="2026-10-11T13:11:34Z">
          <w:r>
            <w:rPr>
              <w:rtl/>
            </w:rPr>
            <w:delText xml:space="preserve">דכולם</w:delText>
          </w:r>
        </w:del>
      </w:ins>
      <w:del w:id="90700" w:author="מנוע מכני" w:date="2026-10-11T12:04:39Z">
        <w:r w:rsidRPr="006F178A">
          <w:rPr>
            <w:rtl/>
          </w:rPr>
          <w:delText xml:space="preserve">דכולהו</w:delText>
        </w:r>
      </w:del>
      <w:r w:rsidRPr="006F178A">
        <w:rPr>
          <w:rtl/>
        </w:rPr>
        <w:t xml:space="preserve"> </w:t>
      </w:r>
      <w:ins w:id="90015" w:author="קלוד" w:date="2026-10-11T13:11:34Z">
        <w:r>
          <w:rPr>
            <w:rtl/>
          </w:rPr>
          <w:t xml:space="preserve">שכולם לחיוב,</w:t>
        </w:r>
      </w:ins>
      <w:del w:id="90016" w:author="קלוד" w:date="2026-10-11T13:11:34Z">
        <w:r w:rsidRPr="006F178A">
          <w:rPr>
            <w:rtl/>
          </w:rPr>
          <w:delText xml:space="preserve">לחיובא</w:delText>
        </w:r>
      </w:del>
      <w:r w:rsidRPr="006F178A">
        <w:rPr>
          <w:rtl/>
        </w:rPr>
        <w:t xml:space="preserve"> וא"כ </w:t>
      </w:r>
      <w:ins w:id="90701" w:author="מנוע מכני" w:date="2026-10-11T12:04:39Z">
        <w:r>
          <w:rPr>
            <w:rtl/>
          </w:rPr>
          <w:t xml:space="preserve">יש</w:t>
        </w:r>
      </w:ins>
      <w:del w:id="90702" w:author="מנוע מכני" w:date="2026-10-11T12:04:39Z">
        <w:r w:rsidRPr="006F178A">
          <w:rPr>
            <w:rtl/>
          </w:rPr>
          <w:delText xml:space="preserve">איכא</w:delText>
        </w:r>
      </w:del>
      <w:r w:rsidRPr="006F178A">
        <w:rPr>
          <w:rtl/>
        </w:rPr>
        <w:t xml:space="preserve"> </w:t>
      </w:r>
      <w:ins w:id="92125" w:author="מנוע מכני" w:date="2026-10-11T12:04:39Z">
        <w:r>
          <w:rPr>
            <w:rtl/>
          </w:rPr>
          <w:t xml:space="preserve">שני</w:t>
        </w:r>
      </w:ins>
      <w:del w:id="92126" w:author="מנוע מכני" w:date="2026-10-11T12:04:39Z">
        <w:r w:rsidRPr="006F178A">
          <w:rPr>
            <w:rtl/>
          </w:rPr>
          <w:delText xml:space="preserve">תרי</w:delText>
        </w:r>
      </w:del>
      <w:r w:rsidRPr="006F178A">
        <w:rPr>
          <w:rtl/>
        </w:rPr>
        <w:t xml:space="preserve"> ולא ד'.</w:t>
      </w:r>
    </w:p>
    <w:p>
      <w:pPr>
        <w:pStyle w:val="38"/>
        <w:rPr>
          <w:ins w:id="96319" w:author="מנוע מכני" w:date="2026-10-11T12:04:39Z"/>
        </w:rPr>
      </w:pPr>
      <w:r w:rsidRPr="006F178A">
        <w:t>ב.</w:t>
      </w:r>
      <w:r w:rsidRPr="006F178A">
        <w:t xml:space="preserve"> </w:t>
      </w:r>
      <w:r w:rsidRPr="006F178A">
        <w:t xml:space="preserve">ר"פ:</w:t>
      </w:r>
    </w:p>
    <w:p w:rsidR="00E9703F" w:rsidRPr="006F178A" w:rsidRDefault="00E9703F" w:rsidP="00824B91">
      <w:pPr>
        <w:rPr>
          <w:rtl/>
        </w:rPr>
      </w:pPr>
      <w:del w:id="96320" w:author="מנוע מכני" w:date="2026-10-11T12:04:39Z">
        <w:r w:rsidRPr="006F178A">
          <w:rPr>
            <w:rtl/>
          </w:rPr>
          <w:delText xml:space="preserve"> </w:delText>
        </w:r>
      </w:del>
      <w:ins w:id="90705" w:author="מנוע מכני" w:date="2026-10-11T12:04:39Z">
        <w:ins w:id="90053" w:author="קלוד" w:date="2026-10-11T13:11:34Z">
          <w:r>
            <w:rPr>
              <w:rtl/>
            </w:rPr>
            <w:t xml:space="preserve">כאן,</w:t>
          </w:r>
        </w:ins>
        <w:del w:id="90054" w:author="קלוד" w:date="2026-10-11T13:11:34Z">
          <w:r>
            <w:rPr>
              <w:rtl/>
            </w:rPr>
            <w:delText xml:space="preserve">כאן</w:delText>
          </w:r>
        </w:del>
      </w:ins>
      <w:del w:id="90706" w:author="מנוע מכני" w:date="2026-10-11T12:04:39Z">
        <w:r w:rsidRPr="006F178A">
          <w:rPr>
            <w:rtl/>
          </w:rPr>
          <w:delText xml:space="preserve">הכא</w:delText>
        </w:r>
      </w:del>
      <w:r w:rsidRPr="006F178A">
        <w:rPr>
          <w:rtl/>
        </w:rPr>
        <w:t xml:space="preserve"> </w:t>
      </w:r>
      <w:ins w:id="90051" w:author="קלוד" w:date="2026-10-11T13:11:34Z">
        <w:r>
          <w:rPr>
            <w:rtl/>
          </w:rPr>
          <w:t xml:space="preserve">שעיקר</w:t>
        </w:r>
      </w:ins>
      <w:del w:id="90052" w:author="קלוד" w:date="2026-10-11T13:11:34Z">
        <w:r w:rsidRPr="006F178A">
          <w:rPr>
            <w:rtl/>
          </w:rPr>
          <w:delText xml:space="preserve">דעיקר</w:delText>
        </w:r>
      </w:del>
      <w:r w:rsidRPr="006F178A">
        <w:rPr>
          <w:rtl/>
        </w:rPr>
        <w:t xml:space="preserve"> שבת הוא - </w:t>
      </w:r>
      <w:ins w:id="90049" w:author="קלוד" w:date="2026-10-11T13:11:34Z">
        <w:r>
          <w:rPr>
            <w:rtl/>
          </w:rPr>
          <w:t xml:space="preserve">שנה</w:t>
        </w:r>
      </w:ins>
      <w:del w:id="90050" w:author="קלוד" w:date="2026-10-11T13:11:34Z">
        <w:r w:rsidRPr="006F178A">
          <w:rPr>
            <w:rtl/>
          </w:rPr>
          <w:delText xml:space="preserve">תני</w:delText>
        </w:r>
      </w:del>
      <w:r w:rsidRPr="006F178A">
        <w:rPr>
          <w:rtl/>
        </w:rPr>
        <w:t xml:space="preserve"> </w:t>
      </w:r>
      <w:ins w:id="90047" w:author="קלוד" w:date="2026-10-11T13:11:34Z">
        <w:r>
          <w:rPr>
            <w:rtl/>
          </w:rPr>
          <w:t xml:space="preserve">חיובים</w:t>
        </w:r>
      </w:ins>
      <w:del w:id="90048" w:author="קלוד" w:date="2026-10-11T13:11:34Z">
        <w:r w:rsidRPr="006F178A">
          <w:rPr>
            <w:rtl/>
          </w:rPr>
          <w:delText xml:space="preserve">חיובי</w:delText>
        </w:r>
      </w:del>
      <w:r w:rsidRPr="006F178A">
        <w:rPr>
          <w:rtl/>
        </w:rPr>
        <w:t xml:space="preserve"> </w:t>
      </w:r>
      <w:ins w:id="90045" w:author="קלוד" w:date="2026-10-11T13:11:34Z">
        <w:r>
          <w:rPr>
            <w:rtl/>
          </w:rPr>
          <w:t xml:space="preserve">ופטורים,</w:t>
        </w:r>
      </w:ins>
      <w:del w:id="90046" w:author="קלוד" w:date="2026-10-11T13:11:34Z">
        <w:r w:rsidRPr="006F178A">
          <w:rPr>
            <w:rtl/>
          </w:rPr>
          <w:delText xml:space="preserve">ופטורי,</w:delText>
        </w:r>
      </w:del>
      <w:r w:rsidRPr="006F178A">
        <w:rPr>
          <w:rtl/>
        </w:rPr>
        <w:t xml:space="preserve"> </w:t>
      </w:r>
      <w:r w:rsidRPr="006F178A">
        <w:rPr>
          <w:rtl/>
        </w:rPr>
        <w:t xml:space="preserve">משא"כ</w:t>
      </w:r>
      <w:r w:rsidRPr="006F178A">
        <w:rPr>
          <w:rtl/>
        </w:rPr>
        <w:t xml:space="preserve"> </w:t>
      </w:r>
      <w:ins w:id="90703" w:author="מנוע מכני" w:date="2026-10-11T12:04:39Z">
        <w:ins w:id="90043" w:author="קלוד" w:date="2026-10-11T13:11:34Z">
          <w:r>
            <w:rPr>
              <w:rtl/>
            </w:rPr>
            <w:t xml:space="preserve">שם,</w:t>
          </w:r>
        </w:ins>
        <w:del w:id="90044" w:author="קלוד" w:date="2026-10-11T13:11:34Z">
          <w:r>
            <w:rPr>
              <w:rtl/>
            </w:rPr>
            <w:delText xml:space="preserve">שם</w:delText>
          </w:r>
        </w:del>
      </w:ins>
      <w:del w:id="90704" w:author="מנוע מכני" w:date="2026-10-11T12:04:39Z">
        <w:r w:rsidRPr="006F178A">
          <w:rPr>
            <w:rtl/>
          </w:rPr>
          <w:delText xml:space="preserve">התם</w:delText>
        </w:r>
      </w:del>
      <w:r w:rsidRPr="006F178A">
        <w:rPr>
          <w:rtl/>
        </w:rPr>
        <w:t xml:space="preserve"> </w:t>
      </w:r>
      <w:ins w:id="90707" w:author="מנוע מכני" w:date="2026-10-11T12:04:39Z">
        <w:ins w:id="90041" w:author="קלוד" w:date="2026-10-11T13:11:34Z">
          <w:r>
            <w:rPr>
              <w:rtl/>
            </w:rPr>
            <w:t xml:space="preserve">שאינו</w:t>
          </w:r>
        </w:ins>
        <w:del w:id="90042" w:author="קלוד" w:date="2026-10-11T13:11:34Z">
          <w:r>
            <w:rPr>
              <w:rtl/>
            </w:rPr>
            <w:delText xml:space="preserve">דלא</w:delText>
          </w:r>
        </w:del>
      </w:ins>
      <w:del w:id="90708" w:author="מנוע מכני" w:date="2026-10-11T12:04:39Z">
        <w:r w:rsidRPr="006F178A">
          <w:rPr>
            <w:rtl/>
          </w:rPr>
          <w:delText xml:space="preserve">דלאו</w:delText>
        </w:r>
      </w:del>
      <w:r w:rsidRPr="006F178A">
        <w:rPr>
          <w:rtl/>
        </w:rPr>
        <w:t xml:space="preserve"> עיקר </w:t>
      </w:r>
      <w:ins w:id="90039" w:author="קלוד" w:date="2026-10-11T13:11:34Z">
        <w:r>
          <w:rPr>
            <w:rtl/>
          </w:rPr>
          <w:t xml:space="preserve">שבת,</w:t>
        </w:r>
      </w:ins>
      <w:del w:id="90040" w:author="קלוד" w:date="2026-10-11T13:11:34Z">
        <w:r w:rsidRPr="006F178A">
          <w:rPr>
            <w:rtl/>
          </w:rPr>
          <w:delText xml:space="preserve">שבת</w:delText>
        </w:r>
      </w:del>
      <w:r w:rsidRPr="006F178A">
        <w:rPr>
          <w:rtl/>
        </w:rPr>
        <w:t xml:space="preserve"> </w:t>
      </w:r>
      <w:ins w:id="90037" w:author="קלוד" w:date="2026-10-11T13:11:34Z">
        <w:r>
          <w:rPr>
            <w:rtl/>
          </w:rPr>
          <w:t xml:space="preserve">שנה</w:t>
        </w:r>
      </w:ins>
      <w:del w:id="90038" w:author="קלוד" w:date="2026-10-11T13:11:34Z">
        <w:r w:rsidRPr="006F178A">
          <w:rPr>
            <w:rtl/>
          </w:rPr>
          <w:delText xml:space="preserve">הוא, </w:delText>
        </w:r>
        <w:r w:rsidRPr="006F178A">
          <w:rPr>
            <w:rFonts w:hint="cs"/>
            <w:rtl/>
          </w:rPr>
          <w:delText xml:space="preserve">תני</w:delText>
        </w:r>
      </w:del>
      <w:r w:rsidRPr="006F178A">
        <w:rPr>
          <w:rFonts w:hint="cs"/>
          <w:rtl/>
        </w:rPr>
        <w:t xml:space="preserve"> </w:t>
      </w:r>
      <w:r w:rsidRPr="006F178A">
        <w:rPr>
          <w:rtl/>
        </w:rPr>
        <w:t xml:space="preserve">רק </w:t>
      </w:r>
      <w:ins w:id="90035" w:author="קלוד" w:date="2026-10-11T13:11:34Z">
        <w:r>
          <w:rPr>
            <w:rtl/>
          </w:rPr>
          <w:t xml:space="preserve">חיובים,</w:t>
        </w:r>
      </w:ins>
      <w:del w:id="90036" w:author="קלוד" w:date="2026-10-11T13:11:34Z">
        <w:r w:rsidRPr="006F178A">
          <w:rPr>
            <w:rtl/>
          </w:rPr>
          <w:delText xml:space="preserve">חיובי,</w:delText>
        </w:r>
      </w:del>
      <w:r w:rsidRPr="006F178A">
        <w:rPr>
          <w:rtl/>
        </w:rPr>
        <w:t xml:space="preserve"> </w:t>
      </w:r>
      <w:ins w:id="90033" w:author="קלוד" w:date="2026-10-11T13:11:34Z">
        <w:r>
          <w:rPr>
            <w:rtl/>
          </w:rPr>
          <w:t xml:space="preserve">והחיובים</w:t>
        </w:r>
      </w:ins>
      <w:del w:id="90034" w:author="קלוד" w:date="2026-10-11T13:11:34Z">
        <w:r w:rsidRPr="006F178A">
          <w:rPr>
            <w:rtl/>
          </w:rPr>
          <w:delText xml:space="preserve">וחיובי</w:delText>
        </w:r>
      </w:del>
      <w:r w:rsidRPr="006F178A">
        <w:rPr>
          <w:rtl/>
        </w:rPr>
        <w:t xml:space="preserve"> </w:t>
      </w:r>
      <w:ins w:id="90031" w:author="קלוד" w:date="2026-10-11T13:11:34Z">
        <w:r>
          <w:rPr>
            <w:rtl/>
          </w:rPr>
          <w:t xml:space="preserve">הם</w:t>
        </w:r>
      </w:ins>
      <w:del w:id="90032" w:author="קלוד" w:date="2026-10-11T13:11:34Z">
        <w:r w:rsidRPr="006F178A">
          <w:rPr>
            <w:rtl/>
          </w:rPr>
          <w:delText xml:space="preserve">היינו</w:delText>
        </w:r>
      </w:del>
      <w:r w:rsidRPr="006F178A">
        <w:rPr>
          <w:rtl/>
        </w:rPr>
        <w:t xml:space="preserve"> </w:t>
      </w:r>
      <w:r w:rsidRPr="006F178A">
        <w:rPr>
          <w:rFonts w:hint="cs"/>
          <w:rtl/>
        </w:rPr>
        <w:t xml:space="preserve">ב' הוצאות וב' הכנסות, ואע"ג </w:t>
      </w:r>
      <w:ins w:id="90029" w:author="קלוד" w:date="2026-10-11T13:11:34Z">
        <w:r>
          <w:rPr>
            <w:rFonts w:hint="cs"/>
            <w:rtl/>
          </w:rPr>
          <w:t xml:space="preserve">ששנה</w:t>
        </w:r>
      </w:ins>
      <w:del w:id="90030" w:author="קלוד" w:date="2026-10-11T13:11:34Z">
        <w:r w:rsidRPr="006F178A">
          <w:rPr>
            <w:rFonts w:hint="cs"/>
            <w:rtl/>
          </w:rPr>
          <w:delText xml:space="preserve">דקתני</w:delText>
        </w:r>
      </w:del>
      <w:r w:rsidRPr="006F178A">
        <w:rPr>
          <w:rFonts w:hint="cs"/>
          <w:rtl/>
        </w:rPr>
        <w:t xml:space="preserve"> '</w:t>
      </w:r>
      <w:r w:rsidRPr="006F178A">
        <w:rPr>
          <w:rtl/>
        </w:rPr>
        <w:t>יציאות</w:t>
      </w:r>
      <w:r w:rsidRPr="006F178A">
        <w:rPr>
          <w:rFonts w:hint="cs"/>
          <w:rtl/>
        </w:rPr>
        <w:t>'</w:t>
      </w:r>
    </w:p>
    <w:p w:rsidR="00E9703F" w:rsidRPr="009757B9" w:rsidRDefault="00E9703F" w:rsidP="00E9703F">
      <w:pPr>
        <w:rPr>
          <w:rFonts w:cs="Guttman Vilna"/>
          <w:b/>
          <w:bCs/>
          <w:rtl/>
        </w:rPr>
      </w:pPr>
      <w:ins w:id="90071" w:author="קלוד" w:date="2026-10-11T13:11:34Z">
        <w:r>
          <w:rPr>
            <w:rStyle w:val="afffe"/>
            <w:rFonts w:ascii="Fb Fontext" w:hAnsi="Fb Fontext"/>
            <w:b/>
            <w:rtl/>
          </w:rPr>
          <w:t xml:space="preserve">א. גם</w:t>
        </w:r>
      </w:ins>
      <w:del w:id="90072" w:author="קלוד" w:date="2026-10-11T13:11:34Z">
        <w:r w:rsidRPr="006F178A">
          <w:rPr>
            <w:rStyle w:val="afffe"/>
            <w:rFonts w:ascii="Fb Fontext" w:hAnsi="Fb Fontext"/>
            <w:b/>
            <w:rtl/>
          </w:rPr>
          <w:delText xml:space="preserve">א.</w:delText>
        </w:r>
      </w:del>
      <w:r w:rsidRPr="006F178A">
        <w:rPr>
          <w:rFonts w:hint="cs"/>
          <w:rtl/>
        </w:rPr>
        <w:t xml:space="preserve"> </w:t>
      </w:r>
      <w:r w:rsidRPr="006F178A">
        <w:rPr>
          <w:rtl/>
        </w:rPr>
        <w:t xml:space="preserve">הכנסה </w:t>
      </w:r>
      <w:ins w:id="90709" w:author="מנוע מכני" w:date="2026-10-11T12:04:39Z">
        <w:ins w:id="90069" w:author="קלוד" w:date="2026-10-11T13:11:34Z">
          <w:r>
            <w:rPr>
              <w:rtl/>
            </w:rPr>
            <w:t xml:space="preserve">קורא</w:t>
          </w:r>
        </w:ins>
        <w:del w:id="90070" w:author="קלוד" w:date="2026-10-11T13:11:34Z">
          <w:r>
            <w:rPr>
              <w:rtl/>
            </w:rPr>
            <w:delText xml:space="preserve">גם</w:delText>
          </w:r>
          <w:r w:rsidRPr="006F178A">
            <w:rPr>
              <w:rtl/>
            </w:rPr>
            <w:delText xml:space="preserve"> קרי</w:delText>
          </w:r>
        </w:del>
      </w:ins>
      <w:del w:id="90710" w:author="מנוע מכני" w:date="2026-10-11T12:04:39Z">
        <w:r w:rsidRPr="006F178A">
          <w:rPr>
            <w:rtl/>
          </w:rPr>
          <w:delText xml:space="preserve">נמי</w:delText>
        </w:r>
      </w:del>
      <w:r w:rsidRPr="006F178A">
        <w:rPr>
          <w:rtl/>
        </w:rPr>
        <w:t xml:space="preserve"> ל</w:t>
      </w:r>
      <w:r w:rsidRPr="006F178A">
        <w:rPr>
          <w:rFonts w:hint="cs"/>
          <w:rtl/>
        </w:rPr>
        <w:t>ה</w:t>
      </w:r>
      <w:r w:rsidRPr="006F178A">
        <w:rPr>
          <w:rtl/>
        </w:rPr>
        <w:t xml:space="preserve"> יציאה</w:t>
      </w:r>
      <w:r w:rsidRPr="006F178A">
        <w:rPr>
          <w:rFonts w:hint="cs"/>
          <w:rtl/>
        </w:rPr>
        <w:t>,</w:t>
      </w:r>
      <w:r w:rsidRPr="006F178A">
        <w:rPr>
          <w:rtl/>
        </w:rPr>
        <w:t xml:space="preserve"> </w:t>
      </w:r>
      <w:ins w:id="90067" w:author="קלוד" w:date="2026-10-11T13:11:34Z">
        <w:r>
          <w:rPr>
            <w:rtl/>
          </w:rPr>
          <w:t xml:space="preserve">שכל</w:t>
        </w:r>
      </w:ins>
      <w:del w:id="90068" w:author="קלוד" w:date="2026-10-11T13:11:34Z">
        <w:r w:rsidRPr="006F178A">
          <w:rPr>
            <w:rtl/>
          </w:rPr>
          <w:delText xml:space="preserve">דכל</w:delText>
        </w:r>
      </w:del>
      <w:r w:rsidRPr="006F178A">
        <w:rPr>
          <w:rtl/>
        </w:rPr>
        <w:t xml:space="preserve"> עקירה </w:t>
      </w:r>
      <w:ins w:id="90065" w:author="קלוד" w:date="2026-10-11T13:11:34Z">
        <w:r>
          <w:rPr>
            <w:rtl/>
          </w:rPr>
          <w:t xml:space="preserve">קורא</w:t>
        </w:r>
      </w:ins>
      <w:del w:id="90066" w:author="קלוד" w:date="2026-10-11T13:11:34Z">
        <w:r w:rsidRPr="006F178A">
          <w:rPr>
            <w:rtl/>
          </w:rPr>
          <w:delText xml:space="preserve">קרי</w:delText>
        </w:r>
      </w:del>
      <w:r w:rsidRPr="006F178A">
        <w:rPr>
          <w:rtl/>
        </w:rPr>
        <w:t xml:space="preserve"> </w:t>
      </w:r>
      <w:ins w:id="92127" w:author="מנוע מכני" w:date="2026-10-11T12:04:39Z">
        <w:ins w:id="90063" w:author="קלוד" w:date="2026-10-11T13:11:34Z">
          <w:r>
            <w:rPr>
              <w:rtl/>
            </w:rPr>
            <w:t xml:space="preserve">לה</w:t>
          </w:r>
        </w:ins>
        <w:del w:id="90064" w:author="קלוד" w:date="2026-10-11T13:11:34Z">
          <w:r>
            <w:rPr>
              <w:rtl/>
            </w:rPr>
            <w:delText xml:space="preserve">לו</w:delText>
          </w:r>
        </w:del>
      </w:ins>
      <w:del w:id="92128" w:author="מנוע מכני" w:date="2026-10-11T12:04:39Z">
        <w:r w:rsidRPr="006F178A">
          <w:rPr>
            <w:rtl/>
          </w:rPr>
          <w:delText xml:space="preserve">ליה</w:delText>
        </w:r>
      </w:del>
      <w:r w:rsidRPr="006F178A">
        <w:rPr>
          <w:rtl/>
        </w:rPr>
        <w:t xml:space="preserve"> הוצאה</w:t>
      </w:r>
      <w:r w:rsidRPr="006F178A">
        <w:rPr>
          <w:rFonts w:hint="cs"/>
          <w:rtl/>
        </w:rPr>
        <w:t xml:space="preserve">, </w:t>
      </w:r>
      <w:ins w:id="90061" w:author="קלוד" w:date="2026-10-11T13:11:34Z">
        <w:r>
          <w:rPr>
            <w:rFonts w:hint="cs"/>
            <w:rtl/>
          </w:rPr>
          <w:t xml:space="preserve">כמו ששנה</w:t>
        </w:r>
      </w:ins>
      <w:del w:id="90062" w:author="קלוד" w:date="2026-10-11T13:11:34Z">
        <w:r w:rsidRPr="006F178A">
          <w:rPr>
            <w:rFonts w:hint="cs"/>
            <w:rtl/>
          </w:rPr>
          <w:delText xml:space="preserve">מדקתני</w:delText>
        </w:r>
      </w:del>
      <w:r w:rsidRPr="006F178A">
        <w:rPr>
          <w:rFonts w:hint="cs"/>
          <w:rtl/>
        </w:rPr>
        <w:t xml:space="preserve"> [פ"ז]</w:t>
      </w:r>
      <w:r w:rsidRPr="00C077D2">
        <w:rPr>
          <w:rStyle w:val="afffff0"/>
          <w:rFonts w:hint="cs"/>
          <w:rtl/>
        </w:rPr>
        <w:t xml:space="preserve"> 'המוציא מרשות לרשות',</w:t>
      </w:r>
      <w:r>
        <w:rPr>
          <w:rtl/>
        </w:rPr>
        <w:t xml:space="preserve"> </w:t>
      </w:r>
      <w:r w:rsidRPr="006F178A">
        <w:rPr>
          <w:rtl/>
        </w:rPr>
        <w:t xml:space="preserve">ומתני' </w:t>
      </w:r>
      <w:ins w:id="90711" w:author="מנוע מכני" w:date="2026-10-11T12:04:39Z">
        <w:r>
          <w:rPr>
            <w:rtl/>
          </w:rPr>
          <w:t xml:space="preserve">גם</w:t>
        </w:r>
      </w:ins>
      <w:del w:id="90712" w:author="מנוע מכני" w:date="2026-10-11T12:04:39Z">
        <w:r w:rsidRPr="006F178A">
          <w:rPr>
            <w:rtl/>
          </w:rPr>
          <w:delText xml:space="preserve">נמי</w:delText>
        </w:r>
      </w:del>
      <w:r w:rsidRPr="006F178A">
        <w:rPr>
          <w:rtl/>
        </w:rPr>
        <w:t xml:space="preserve"> </w:t>
      </w:r>
      <w:ins w:id="90059" w:author="קלוד" w:date="2026-10-11T13:11:34Z">
        <w:r>
          <w:rPr>
            <w:rtl/>
          </w:rPr>
          <w:t xml:space="preserve">מדויקת,</w:t>
        </w:r>
      </w:ins>
      <w:del w:id="90060" w:author="קלוד" w:date="2026-10-11T13:11:34Z">
        <w:r w:rsidRPr="006F178A">
          <w:rPr>
            <w:rtl/>
          </w:rPr>
          <w:delText xml:space="preserve">דייקא</w:delText>
        </w:r>
      </w:del>
      <w:r w:rsidRPr="006F178A">
        <w:rPr>
          <w:rtl/>
        </w:rPr>
        <w:t xml:space="preserve"> </w:t>
      </w:r>
      <w:ins w:id="90057" w:author="קלוד" w:date="2026-10-11T13:11:34Z">
        <w:r>
          <w:rPr>
            <w:rtl/>
          </w:rPr>
          <w:t xml:space="preserve">ששנה</w:t>
        </w:r>
      </w:ins>
      <w:del w:id="90058" w:author="קלוד" w:date="2026-10-11T13:11:34Z">
        <w:r w:rsidRPr="006F178A">
          <w:rPr>
            <w:rtl/>
          </w:rPr>
          <w:delText xml:space="preserve">דקתני</w:delText>
        </w:r>
      </w:del>
      <w:r w:rsidRPr="006F178A">
        <w:rPr>
          <w:rtl/>
        </w:rPr>
        <w:t xml:space="preserve"> יציאות ומפרש </w:t>
      </w:r>
      <w:ins w:id="90055" w:author="קלוד" w:date="2026-10-11T13:11:34Z">
        <w:r>
          <w:rPr>
            <w:rtl/>
          </w:rPr>
          <w:t xml:space="preserve">הכנסה,</w:t>
        </w:r>
      </w:ins>
      <w:del w:id="90056" w:author="קלוד" w:date="2026-10-11T13:11:34Z">
        <w:r w:rsidRPr="006F178A">
          <w:rPr>
            <w:rtl/>
          </w:rPr>
          <w:delText xml:space="preserve">הכנסה</w:delText>
        </w:r>
      </w:del>
      <w:r w:rsidRPr="006F178A">
        <w:rPr>
          <w:rtl/>
        </w:rPr>
        <w:t xml:space="preserve"> </w:t>
      </w:r>
      <w:r w:rsidRPr="006F178A">
        <w:rPr>
          <w:rtl/>
        </w:rPr>
        <w:t xml:space="preserve">ש"מ</w:t>
      </w:r>
      <w:r w:rsidRPr="006F178A">
        <w:rPr>
          <w:rtl/>
        </w:rPr>
        <w:t xml:space="preserve">.</w:t>
      </w:r>
    </w:p>
    <w:p w:rsidR="00E9703F" w:rsidRPr="006F178A" w:rsidRDefault="00E9703F" w:rsidP="00E9703F">
      <w:pPr>
        <w:rPr>
          <w:rtl/>
        </w:rPr>
      </w:pPr>
      <w:del w:id="90079" w:author="מנוע מכני" w:date="2026-10-11T12:04:39Z">
        <w:r>
          <w:rPr>
            <w:rStyle w:val="afffe"/>
            <w:rFonts w:ascii="Fb Fontext" w:hAnsi="Fb Fontext" w:hint="cs"/>
            <w:rtl/>
          </w:rPr>
          <w:delText xml:space="preserve">   </w:delText>
        </w:r>
      </w:del>
      <w:r w:rsidRPr="006F178A">
        <w:rPr>
          <w:rStyle w:val="afffe"/>
          <w:rFonts w:ascii="Fb Fontext" w:hAnsi="Fb Fontext"/>
          <w:rtl/>
        </w:rPr>
        <w:t>ב.</w:t>
      </w:r>
      <w:r w:rsidRPr="006F178A">
        <w:rPr>
          <w:rStyle w:val="afffe"/>
          <w:rFonts w:ascii="Fb Fontext" w:hAnsi="Fb Fontext" w:hint="cs"/>
          <w:rtl/>
        </w:rPr>
        <w:t xml:space="preserve"> </w:t>
      </w:r>
      <w:ins w:id="90075" w:author="קלוד" w:date="2026-10-11T13:11:34Z">
        <w:r>
          <w:rPr>
            <w:rStyle w:val="2fb"/>
            <w:rtl/>
          </w:rPr>
          <w:t xml:space="preserve">רבא:</w:t>
        </w:r>
      </w:ins>
      <w:del w:id="90076" w:author="קלוד" w:date="2026-10-11T13:11:34Z">
        <w:r w:rsidRPr="006F178A">
          <w:rPr>
            <w:rStyle w:val="2fb"/>
            <w:rtl/>
          </w:rPr>
          <w:delText xml:space="preserve">רבא</w:delText>
        </w:r>
      </w:del>
      <w:r w:rsidRPr="006F178A">
        <w:rPr>
          <w:rtl/>
        </w:rPr>
        <w:t xml:space="preserve"> רשויות </w:t>
      </w:r>
      <w:ins w:id="90073" w:author="קלוד" w:date="2026-10-11T13:11:34Z">
        <w:r>
          <w:rPr>
            <w:rtl/>
          </w:rPr>
          <w:t xml:space="preserve">שנה,</w:t>
        </w:r>
      </w:ins>
      <w:del w:id="90074" w:author="קלוד" w:date="2026-10-11T13:11:34Z">
        <w:r w:rsidRPr="006F178A">
          <w:rPr>
            <w:rtl/>
          </w:rPr>
          <w:delText xml:space="preserve">קתני,</w:delText>
        </w:r>
      </w:del>
      <w:r w:rsidRPr="006F178A">
        <w:rPr>
          <w:rtl/>
        </w:rPr>
        <w:t xml:space="preserve"> רשויות שבת שתים [וע"י יש לך ארבע איסורין בפנים וכנגדן בחוץ]</w:t>
      </w:r>
      <w:r w:rsidRPr="006F178A">
        <w:rPr>
          <w:rFonts w:hint="cs"/>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321" w:author="מנוע מכני" w:date="2026-10-11T12:04:39Z"/>
        </w:rPr>
      </w:pPr>
      <w:r w:rsidRPr="006061D7">
        <w:t xml:space="preserve">והך</w:t>
      </w:r>
    </w:p>
    <w:p w:rsidR="00E9703F" w:rsidRPr="006061D7" w:rsidRDefault="00E9703F" w:rsidP="00E9703F">
      <w:pPr>
        <w:rPr>
          <w:rtl/>
        </w:rPr>
      </w:pPr>
      <w:del w:id="96322" w:author="מנוע מכני" w:date="2026-10-11T12:04:39Z">
        <w:r w:rsidRPr="006061D7">
          <w:rPr>
            <w:rtl/>
          </w:rPr>
          <w:delText xml:space="preserve"> </w:delText>
        </w:r>
      </w:del>
      <w:ins w:id="90103" w:author="קלוד" w:date="2026-10-11T13:11:34Z">
        <w:r>
          <w:rPr>
            <w:rtl/>
          </w:rPr>
          <w:t xml:space="preserve">שארבעה,</w:t>
        </w:r>
      </w:ins>
      <w:del w:id="90104" w:author="קלוד" w:date="2026-10-11T13:11:34Z">
        <w:r w:rsidRPr="006061D7">
          <w:rPr>
            <w:rtl/>
          </w:rPr>
          <w:delText xml:space="preserve">דארבעה</w:delText>
        </w:r>
        <w:r w:rsidRPr="006061D7">
          <w:rPr>
            <w:rFonts w:hint="cs"/>
            <w:rtl/>
          </w:rPr>
          <w:delText xml:space="preserve">,</w:delText>
        </w:r>
      </w:del>
      <w:r w:rsidRPr="006061D7">
        <w:rPr>
          <w:rFonts w:hint="cs"/>
          <w:rtl/>
        </w:rPr>
        <w:t xml:space="preserve"> </w:t>
      </w:r>
      <w:r w:rsidRPr="006061D7">
        <w:rPr>
          <w:rFonts w:hint="cs"/>
          <w:rtl/>
        </w:rPr>
        <w:t xml:space="preserve">לא</w:t>
      </w:r>
      <w:r w:rsidRPr="006061D7">
        <w:rPr>
          <w:rFonts w:hint="cs"/>
          <w:rtl/>
        </w:rPr>
        <w:t xml:space="preserve"> מנה </w:t>
      </w:r>
      <w:ins w:id="90101" w:author="קלוד" w:date="2026-10-11T13:11:34Z">
        <w:r>
          <w:rPr>
            <w:rFonts w:hint="cs"/>
            <w:rtl/>
          </w:rPr>
          <w:t xml:space="preserve">פטורים</w:t>
        </w:r>
      </w:ins>
      <w:del w:id="90102" w:author="קלוד" w:date="2026-10-11T13:11:34Z">
        <w:r w:rsidRPr="006061D7">
          <w:rPr>
            <w:rFonts w:hint="cs"/>
            <w:rtl/>
          </w:rPr>
          <w:delText xml:space="preserve">פטורי</w:delText>
        </w:r>
      </w:del>
      <w:r w:rsidRPr="006061D7">
        <w:rPr>
          <w:rFonts w:hint="cs"/>
          <w:rtl/>
        </w:rPr>
        <w:t xml:space="preserve"> </w:t>
      </w:r>
      <w:ins w:id="90099" w:author="קלוד" w:date="2026-10-11T13:11:34Z">
        <w:r>
          <w:rPr>
            <w:rFonts w:hint="cs"/>
            <w:rtl/>
          </w:rPr>
          <w:t xml:space="preserve">שברישא,</w:t>
        </w:r>
      </w:ins>
      <w:del w:id="90100" w:author="קלוד" w:date="2026-10-11T13:11:34Z">
        <w:r w:rsidRPr="006061D7">
          <w:rPr>
            <w:rFonts w:hint="cs"/>
            <w:rtl/>
          </w:rPr>
          <w:delText xml:space="preserve">דרישא</w:delText>
        </w:r>
      </w:del>
      <w:r w:rsidRPr="006061D7">
        <w:rPr>
          <w:rFonts w:hint="cs"/>
          <w:rtl/>
        </w:rPr>
        <w:t xml:space="preserve"> </w:t>
      </w:r>
      <w:ins w:id="95391" w:author="מנוע מכני" w:date="2026-10-11T12:04:39Z">
        <w:ins w:id="90097" w:author="קלוד" w:date="2026-10-11T13:11:34Z">
          <w:r>
            <w:rPr>
              <w:rFonts w:hint="cs"/>
              <w:rtl/>
            </w:rPr>
            <w:t xml:space="preserve">שהם</w:t>
          </w:r>
        </w:ins>
        <w:del w:id="90098" w:author="קלוד" w:date="2026-10-11T13:11:34Z">
          <w:r>
            <w:rPr>
              <w:rFonts w:hint="cs"/>
              <w:rtl/>
            </w:rPr>
            <w:delText xml:space="preserve">דהיו</w:delText>
          </w:r>
        </w:del>
      </w:ins>
      <w:del w:id="95392" w:author="מנוע מכני" w:date="2026-10-11T12:04:39Z">
        <w:r w:rsidRPr="006061D7">
          <w:rPr>
            <w:rFonts w:hint="cs"/>
            <w:rtl/>
          </w:rPr>
          <w:delText xml:space="preserve">דהוו</w:delText>
        </w:r>
      </w:del>
      <w:r w:rsidRPr="006061D7">
        <w:rPr>
          <w:rFonts w:hint="cs"/>
          <w:rtl/>
        </w:rPr>
        <w:t xml:space="preserve"> פטור ומותר [ואע"ג </w:t>
      </w:r>
      <w:ins w:id="90095" w:author="קלוד" w:date="2026-10-11T13:11:34Z">
        <w:r>
          <w:rPr>
            <w:rFonts w:hint="cs"/>
            <w:rtl/>
          </w:rPr>
          <w:t xml:space="preserve">שאמר</w:t>
        </w:r>
      </w:ins>
      <w:del w:id="90096" w:author="קלוד" w:date="2026-10-11T13:11:34Z">
        <w:r w:rsidRPr="006061D7">
          <w:rPr>
            <w:rFonts w:hint="cs"/>
            <w:rtl/>
          </w:rPr>
          <w:delText xml:space="preserve">דאמר</w:delText>
        </w:r>
      </w:del>
      <w:r w:rsidRPr="006061D7">
        <w:rPr>
          <w:rFonts w:hint="cs"/>
          <w:rtl/>
        </w:rPr>
        <w:t xml:space="preserve"> </w:t>
      </w:r>
      <w:r w:rsidRPr="006061D7">
        <w:rPr>
          <w:rStyle w:val="2fb"/>
          <w:rtl/>
        </w:rPr>
        <w:t xml:space="preserve">שמואל</w:t>
      </w:r>
      <w:r w:rsidRPr="006061D7">
        <w:rPr>
          <w:rtl/>
        </w:rPr>
        <w:t xml:space="preserve">: כל פטורי </w:t>
      </w:r>
      <w:ins w:id="90093" w:author="קלוד" w:date="2026-10-11T13:11:34Z">
        <w:r>
          <w:rPr>
            <w:rtl/>
          </w:rPr>
          <w:t xml:space="preserve">שבת</w:t>
        </w:r>
      </w:ins>
      <w:del w:id="90094" w:author="קלוד" w:date="2026-10-11T13:11:34Z">
        <w:r w:rsidRPr="006061D7">
          <w:rPr>
            <w:rtl/>
          </w:rPr>
          <w:delText xml:space="preserve">דשבת</w:delText>
        </w:r>
      </w:del>
      <w:r w:rsidRPr="006061D7">
        <w:rPr>
          <w:rtl/>
        </w:rPr>
        <w:t xml:space="preserve"> פטור אבל אסור, </w:t>
      </w:r>
      <w:ins w:id="90091" w:author="קלוד" w:date="2026-10-11T13:11:34Z">
        <w:r>
          <w:rPr>
            <w:rtl/>
          </w:rPr>
          <w:t xml:space="preserve">חוץ</w:t>
        </w:r>
      </w:ins>
      <w:del w:id="90092" w:author="קלוד" w:date="2026-10-11T13:11:34Z">
        <w:r w:rsidRPr="006061D7">
          <w:rPr>
            <w:rtl/>
          </w:rPr>
          <w:delText xml:space="preserve">בר</w:delText>
        </w:r>
      </w:del>
      <w:r w:rsidRPr="006061D7">
        <w:rPr>
          <w:rtl/>
        </w:rPr>
        <w:t xml:space="preserve"> </w:t>
      </w:r>
      <w:ins w:id="92131" w:author="מנוע מכני" w:date="2026-10-11T12:04:39Z">
        <w:r>
          <w:rPr>
            <w:rtl/>
          </w:rPr>
          <w:t xml:space="preserve">מאלו</w:t>
        </w:r>
      </w:ins>
      <w:del w:id="92132" w:author="מנוע מכני" w:date="2026-10-11T12:04:39Z">
        <w:r w:rsidRPr="006061D7">
          <w:rPr>
            <w:rtl/>
          </w:rPr>
          <w:delText xml:space="preserve">מהני</w:delText>
        </w:r>
      </w:del>
      <w:r w:rsidRPr="006061D7">
        <w:rPr>
          <w:rtl/>
        </w:rPr>
        <w:t xml:space="preserve"> </w:t>
      </w:r>
      <w:ins w:id="90089" w:author="קלוד" w:date="2026-10-11T13:11:34Z">
        <w:r>
          <w:rPr>
            <w:rtl/>
          </w:rPr>
          <w:t xml:space="preserve">שלשה</w:t>
        </w:r>
      </w:ins>
      <w:del w:id="90090" w:author="קלוד" w:date="2026-10-11T13:11:34Z">
        <w:r w:rsidRPr="006061D7">
          <w:rPr>
            <w:rtl/>
          </w:rPr>
          <w:delText xml:space="preserve">תלת</w:delText>
        </w:r>
      </w:del>
      <w:r w:rsidRPr="006061D7">
        <w:rPr>
          <w:rtl/>
        </w:rPr>
        <w:t xml:space="preserve"> </w:t>
      </w:r>
      <w:ins w:id="90087" w:author="קלוד" w:date="2026-10-11T13:11:34Z">
        <w:r>
          <w:rPr>
            <w:rtl/>
          </w:rPr>
          <w:t xml:space="preserve">שפטור</w:t>
        </w:r>
      </w:ins>
      <w:del w:id="90088" w:author="קלוד" w:date="2026-10-11T13:11:34Z">
        <w:r w:rsidRPr="006061D7">
          <w:rPr>
            <w:rtl/>
          </w:rPr>
          <w:delText xml:space="preserve">דפטור</w:delText>
        </w:r>
      </w:del>
      <w:r w:rsidRPr="006061D7">
        <w:rPr>
          <w:rtl/>
        </w:rPr>
        <w:t xml:space="preserve"> ומותר - צידת צבי, וצידת נחש, ומפיס מורסא היינו בפטורים </w:t>
      </w:r>
      <w:ins w:id="90713" w:author="מנוע מכני" w:date="2026-10-11T12:04:39Z">
        <w:ins w:id="90085" w:author="קלוד" w:date="2026-10-11T13:11:34Z">
          <w:r>
            <w:rPr>
              <w:rtl/>
            </w:rPr>
            <w:t xml:space="preserve">שיש</w:t>
          </w:r>
        </w:ins>
        <w:del w:id="90086" w:author="קלוד" w:date="2026-10-11T13:11:34Z">
          <w:r>
            <w:rPr>
              <w:rtl/>
            </w:rPr>
            <w:delText xml:space="preserve">דיש</w:delText>
          </w:r>
        </w:del>
      </w:ins>
      <w:del w:id="90714" w:author="מנוע מכני" w:date="2026-10-11T12:04:39Z">
        <w:r w:rsidRPr="006061D7">
          <w:rPr>
            <w:rtl/>
          </w:rPr>
          <w:delText xml:space="preserve">דאיכא</w:delText>
        </w:r>
      </w:del>
      <w:r w:rsidRPr="006061D7">
        <w:rPr>
          <w:rtl/>
        </w:rPr>
        <w:t xml:space="preserve"> </w:t>
      </w:r>
      <w:ins w:id="92129" w:author="מנוע מכני" w:date="2026-10-11T12:04:39Z">
        <w:r>
          <w:rPr>
            <w:rtl/>
          </w:rPr>
          <w:t xml:space="preserve">בהם</w:t>
        </w:r>
      </w:ins>
      <w:del w:id="92130" w:author="מנוע מכני" w:date="2026-10-11T12:04:39Z">
        <w:r w:rsidRPr="006061D7">
          <w:rPr>
            <w:rtl/>
          </w:rPr>
          <w:delText xml:space="preserve">בהו</w:delText>
        </w:r>
      </w:del>
      <w:r w:rsidRPr="006061D7">
        <w:rPr>
          <w:rtl/>
        </w:rPr>
        <w:t xml:space="preserve"> </w:t>
      </w:r>
      <w:ins w:id="90083" w:author="קלוד" w:date="2026-10-11T13:11:34Z">
        <w:r>
          <w:rPr>
            <w:rtl/>
          </w:rPr>
          <w:t xml:space="preserve">מעשה,</w:t>
        </w:r>
      </w:ins>
      <w:del w:id="90084" w:author="קלוד" w:date="2026-10-11T13:11:34Z">
        <w:r w:rsidRPr="006061D7">
          <w:rPr>
            <w:rtl/>
          </w:rPr>
          <w:delText xml:space="preserve">מעשה</w:delText>
        </w:r>
      </w:del>
      <w:r w:rsidRPr="006061D7">
        <w:rPr>
          <w:rtl/>
        </w:rPr>
        <w:t xml:space="preserve"> </w:t>
      </w:r>
      <w:ins w:id="90081" w:author="קלוד" w:date="2026-10-11T13:11:34Z">
        <w:r>
          <w:rPr>
            <w:rtl/>
          </w:rPr>
          <w:t xml:space="preserve">שבלא</w:t>
        </w:r>
      </w:ins>
      <w:del w:id="90082" w:author="קלוד" w:date="2026-10-11T13:11:34Z">
        <w:r w:rsidRPr="006061D7">
          <w:rPr>
            <w:rtl/>
          </w:rPr>
          <w:delText xml:space="preserve">דבלא </w:delText>
        </w:r>
        <w:r>
          <w:rPr>
            <w:rtl/>
          </w:rPr>
          <w:delText xml:space="preserve">עשה</w:delText>
        </w:r>
      </w:del>
      <w:ins w:id="95539" w:author="מנוע מכני" w:date="2026-10-11T12:04:39Z"/>
      <w:del w:id="95540" w:author="מנוע מכני" w:date="2026-10-11T12:04:39Z">
        <w:r w:rsidRPr="006061D7">
          <w:rPr>
            <w:rtl/>
          </w:rPr>
          <w:delText xml:space="preserve">עביד</w:delText>
        </w:r>
      </w:del>
      <w:r w:rsidRPr="006061D7">
        <w:rPr>
          <w:rtl/>
        </w:rPr>
        <w:t xml:space="preserve"> מעשה </w:t>
      </w:r>
      <w:ins w:id="90715" w:author="מנוע מכני" w:date="2026-10-11T12:04:39Z">
        <w:r>
          <w:rPr>
            <w:rtl/>
          </w:rPr>
          <w:t xml:space="preserve">יש</w:t>
        </w:r>
      </w:ins>
      <w:del w:id="90716" w:author="מנוע מכני" w:date="2026-10-11T12:04:39Z">
        <w:r w:rsidRPr="006061D7">
          <w:rPr>
            <w:rtl/>
          </w:rPr>
          <w:delText xml:space="preserve">איכא</w:delText>
        </w:r>
      </w:del>
      <w:r w:rsidRPr="006061D7">
        <w:rPr>
          <w:rtl/>
        </w:rPr>
        <w:t xml:space="preserve"> </w:t>
      </w:r>
      <w:ins w:id="90717" w:author="מנוע מכני" w:date="2026-10-11T12:04:39Z">
        <w:r>
          <w:rPr>
            <w:rtl/>
          </w:rPr>
          <w:t xml:space="preserve">הרבה</w:t>
        </w:r>
      </w:ins>
      <w:del w:id="90718" w:author="מנוע מכני" w:date="2026-10-11T12:04:39Z">
        <w:r w:rsidRPr="006061D7">
          <w:rPr>
            <w:rtl/>
          </w:rPr>
          <w:delText xml:space="preserve">טובא</w:delText>
        </w:r>
      </w:del>
      <w:r w:rsidRPr="006061D7">
        <w:rPr>
          <w:rFonts w:hint="cs"/>
          <w:rtl/>
        </w:rPr>
        <w:t xml:space="preserve">] ולא מנה בסיפא אלא </w:t>
      </w:r>
      <w:ins w:id="90079" w:author="קלוד" w:date="2026-10-11T13:11:34Z">
        <w:r>
          <w:rPr>
            <w:rFonts w:hint="cs"/>
            <w:rtl/>
          </w:rPr>
          <w:t xml:space="preserve">פטורים</w:t>
        </w:r>
      </w:ins>
      <w:del w:id="90080" w:author="קלוד" w:date="2026-10-11T13:11:34Z">
        <w:r w:rsidRPr="006061D7">
          <w:rPr>
            <w:rFonts w:hint="cs"/>
            <w:rtl/>
          </w:rPr>
          <w:delText xml:space="preserve">פטורי</w:delText>
        </w:r>
      </w:del>
      <w:r w:rsidRPr="006061D7">
        <w:rPr>
          <w:rFonts w:hint="cs"/>
          <w:rtl/>
        </w:rPr>
        <w:t xml:space="preserve"> </w:t>
      </w:r>
      <w:ins w:id="95843" w:author="מנוע מכני" w:date="2026-10-11T12:04:39Z">
        <w:ins w:id="90077" w:author="קלוד" w:date="2026-10-11T13:11:34Z">
          <w:r>
            <w:rPr>
              <w:rFonts w:hint="cs"/>
              <w:rtl/>
            </w:rPr>
            <w:t xml:space="preserve">שבאים בהם</w:t>
          </w:r>
        </w:ins>
        <w:del w:id="90078" w:author="קלוד" w:date="2026-10-11T13:11:34Z">
          <w:r>
            <w:rPr>
              <w:rFonts w:hint="cs"/>
              <w:rtl/>
            </w:rPr>
            <w:delText xml:space="preserve">דבאו</w:delText>
          </w:r>
        </w:del>
      </w:ins>
      <w:del w:id="95844" w:author="מנוע מכני" w:date="2026-10-11T12:04:39Z">
        <w:r w:rsidRPr="006061D7">
          <w:rPr>
            <w:rFonts w:hint="cs"/>
            <w:rtl/>
          </w:rPr>
          <w:delText xml:space="preserve">דאתו</w:delText>
        </w:r>
      </w:del>
      <w:r w:rsidRPr="006061D7">
        <w:rPr>
          <w:rFonts w:hint="cs"/>
          <w:rtl/>
        </w:rPr>
        <w:t xml:space="preserve"> לידי חיוב חטאת</w:t>
      </w:r>
      <w:r w:rsidRPr="006061D7">
        <w:rPr>
          <w:rtl/>
        </w:rPr>
        <w:t>.</w:t>
      </w:r>
    </w:p>
    <w:p w:rsidR="00E9703F" w:rsidRDefault="00146180" w:rsidP="00146180">
      <w:pPr>
        <w:pStyle w:val="affffd"/>
        <w:rPr>
          <w:del w:id="90002" w:author="מנוע עיצוב" w:date="2026-10-11T12:09:26Z"/>
          <w:rtl/>
        </w:rPr>
      </w:pPr>
      <w:del w:id="90001" w:author="מנוע עיצוב" w:date="2026-10-11T12:09:26Z">
        <w:r>
          <w:rPr>
            <w:rFonts w:ascii="MS Mincho" w:hAnsi="MS Mincho" w:hint="cs"/>
            <w:bCs w:val="0"/>
            <w:rtl/>
          </w:rPr>
          <w:delText xml:space="preserve">׻</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ג.</w:t>
      </w:r>
    </w:p>
    <w:p w:rsidR="00E9703F" w:rsidRPr="006F178A" w:rsidRDefault="00E9703F" w:rsidP="00146180">
      <w:pPr>
        <w:pStyle w:val="affff1"/>
        <w:ind w:end="0"/>
        <w:rPr>
          <w:rStyle w:val="afffe"/>
          <w:rFonts w:cs="FontbitDavid"/>
          <w:b w:val="0"/>
          <w:bCs/>
          <w:rtl/>
        </w:rPr>
        <w:pPrChange w:id="20069" w:author="קלוד" w:date="2026-10-11T09:07:15Z">
          <w:pPr>
            <w:pStyle w:val="affff1"/>
            <w:rPr>
              <w:rStyle w:val="afffe"/>
              <w:rFonts w:cs="FontbitDavid"/>
              <w:b w:val="0"/>
              <w:bCs/>
              <w:rtl/>
            </w:rPr>
          </w:pPr>
        </w:pPrChange>
      </w:pPr>
      <w:ins w:id="9801" w:author="מספור קטעי משנה" w:date="2026-10-11T09:35:03Z">
        <w:r>
          <w:rPr>
            <w:rStyle w:val="MisparKeta"/>
          </w:rPr>
          <w:t xml:space="preserve">א. </w:t>
        </w:r>
      </w:ins>
      <w:r w:rsidRPr="00146180">
        <w:rPr>
          <w:rtl/>
        </w:rPr>
        <w:t>שניהן</w:t>
      </w:r>
      <w:r w:rsidRPr="00146180">
        <w:rPr>
          <w:rStyle w:val="afffe"/>
          <w:b w:val="0"/>
          <w:rtl/>
        </w:rPr>
        <w:t xml:space="preserve"> </w:t>
      </w:r>
      <w:r w:rsidRPr="00146180">
        <w:rPr>
          <w:rtl/>
        </w:rPr>
        <w:t>פטורין</w:t>
      </w:r>
      <w:r w:rsidRPr="006F178A">
        <w:rPr>
          <w:rStyle w:val="afffe"/>
          <w:rFonts w:cs="FontbitDavid"/>
          <w:rtl/>
        </w:rPr>
        <w:t>.</w:t>
      </w:r>
    </w:p>
    <w:p>
      <w:pPr>
        <w:pStyle w:val="38"/>
        <w:rPr>
          <w:ins w:id="96323" w:author="מנוע מכני" w:date="2026-10-11T12:04:39Z"/>
        </w:rPr>
      </w:pPr>
      <w:r w:rsidRPr="006F178A">
        <w:t>רבי:</w:t>
      </w:r>
    </w:p>
    <w:p w:rsidR="00E9703F" w:rsidRPr="006F178A" w:rsidRDefault="00E9703F" w:rsidP="00E9703F">
      <w:pPr>
        <w:rPr>
          <w:rtl/>
        </w:rPr>
      </w:pPr>
      <w:del w:id="96324" w:author="מנוע מכני" w:date="2026-10-11T12:04:39Z">
        <w:r w:rsidRPr="00C077D2">
          <w:rPr>
            <w:rStyle w:val="afffff0"/>
            <w:rtl/>
          </w:rPr>
          <w:delText xml:space="preserve"> </w:delText>
        </w:r>
      </w:del>
      <w:r w:rsidRPr="00C077D2">
        <w:rPr>
          <w:rStyle w:val="afffff0"/>
          <w:rtl/>
        </w:rPr>
        <w:t xml:space="preserve">'</w:t>
      </w:r>
      <w:ins w:id="90781" w:author="Claude - סמנטי" w:date="2026-10-11T12:28:21Z">
        <w:r>
          <w:rPr>
            <w:rStyle w:val="afffff0"/>
            <w:rtl/>
          </w:rPr>
          <w:t xml:space="preserve">מֵעַם הָאָרֶץ בַּעֲשֹׂתָהּ</w:t>
        </w:r>
      </w:ins>
      <w:del w:id="90782" w:author="Claude - סמנטי" w:date="2026-10-11T12:28:21Z">
        <w:r w:rsidRPr="00C077D2">
          <w:rPr>
            <w:rStyle w:val="afffff0"/>
            <w:rtl/>
          </w:rPr>
          <w:delText xml:space="preserve">מעם הארץ בעשתה</w:delText>
        </w:r>
      </w:del>
      <w:r w:rsidRPr="00C077D2">
        <w:rPr>
          <w:rStyle w:val="afffff0"/>
          <w:rtl/>
        </w:rPr>
        <w:t xml:space="preserve">' </w:t>
      </w:r>
      <w:r w:rsidRPr="006F178A">
        <w:rPr>
          <w:rFonts w:ascii="Fb Fontext" w:hAnsi="Fb Fontext"/>
          <w:rtl/>
        </w:rPr>
        <w:t xml:space="preserve">העושה את כולה ולא העושה את מקצתה, יחיד חייב שנים פטורין ואיתמר </w:t>
      </w:r>
      <w:ins w:id="90719" w:author="מנוע מכני" w:date="2026-10-11T12:04:39Z">
        <w:r>
          <w:rPr>
            <w:rFonts w:ascii="Fb Fontext" w:hAnsi="Fb Fontext"/>
            <w:rtl/>
          </w:rPr>
          <w:t xml:space="preserve">גם</w:t>
        </w:r>
      </w:ins>
      <w:del w:id="90720" w:author="מנוע מכני" w:date="2026-10-11T12:04:39Z">
        <w:r w:rsidRPr="006F178A">
          <w:rPr>
            <w:rFonts w:ascii="Fb Fontext" w:hAnsi="Fb Fontext"/>
            <w:rtl/>
          </w:rPr>
          <w:delText xml:space="preserve">נמי</w:delText>
        </w:r>
      </w:del>
      <w:r w:rsidRPr="006F178A">
        <w:rPr>
          <w:rFonts w:ascii="Fb Fontext" w:hAnsi="Fb Fontext"/>
          <w:rtl/>
        </w:rPr>
        <w:t xml:space="preserve"> </w:t>
      </w:r>
      <w:r w:rsidRPr="006F178A">
        <w:rPr>
          <w:rStyle w:val="2fb"/>
          <w:rFonts w:ascii="Fb Fontext" w:hAnsi="Fb Fontext"/>
          <w:rtl/>
        </w:rPr>
        <w:t xml:space="preserve">מרחב"ג</w:t>
      </w:r>
      <w:del w:id="9001" w:author="עריכה מהאתר" w:date="2026-10-12T08:57:05Z">
        <w:r>
          <w:rPr>
            <w:rFonts w:ascii="Fb Fontext" w:hAnsi="Fb Fontext"/>
            <w:rtl/>
          </w:rPr>
          <w:delText xml:space="preserve">.</w:delText>
        </w:r>
      </w:del>
      <w:ins w:id="9002" w:author="עריכה מהאתר" w:date="2026-10-12T08:57:05Z">
        <w:r>
          <w:rPr>
            <w:rFonts w:ascii="Fb Fontext" w:hAnsi="Fb Fontext"/>
            <w:rtl/>
          </w:rPr>
          <w:t xml:space="preserve">.</w:t>
        </w:r>
      </w:ins>
    </w:p>
    <w:p w:rsidR="00E9703F" w:rsidRDefault="00E9703F" w:rsidP="00E9703F">
      <w:pPr>
        <w:rPr>
          <w:rFonts w:ascii="Fb Fontext" w:hAnsi="Fb Fontext"/>
          <w:rtl/>
        </w:rPr>
      </w:pPr>
      <w:r w:rsidRPr="006F178A">
        <w:rPr>
          <w:rStyle w:val="2fb"/>
          <w:rFonts w:ascii="Fb Fontext" w:hAnsi="Fb Fontext"/>
          <w:rtl/>
        </w:rPr>
        <w:t xml:space="preserve">רבי</w:t>
      </w:r>
      <w:r w:rsidRPr="006F178A">
        <w:rPr>
          <w:rFonts w:ascii="Fb Fontext" w:hAnsi="Fb Fontext"/>
          <w:rtl/>
        </w:rPr>
        <w:t xml:space="preserve"> ענה </w:t>
      </w:r>
      <w:r w:rsidRPr="006F178A">
        <w:rPr>
          <w:rStyle w:val="2fb"/>
          <w:rFonts w:ascii="Fb Fontext" w:hAnsi="Fb Fontext"/>
          <w:rtl/>
        </w:rPr>
        <w:t xml:space="preserve">לרב</w:t>
      </w:r>
      <w:r w:rsidRPr="006F178A">
        <w:rPr>
          <w:rFonts w:ascii="Fb Fontext" w:hAnsi="Fb Fontext"/>
          <w:rtl/>
        </w:rPr>
        <w:t xml:space="preserve"> </w:t>
      </w:r>
      <w:ins w:id="90111" w:author="קלוד" w:date="2026-10-11T13:11:34Z">
        <w:r>
          <w:rPr>
            <w:rFonts w:ascii="Fb Fontext" w:hAnsi="Fb Fontext"/>
            <w:rtl/>
          </w:rPr>
          <w:t xml:space="preserve">על</w:t>
        </w:r>
      </w:ins>
      <w:del w:id="90112" w:author="קלוד" w:date="2026-10-11T13:11:34Z">
        <w:r w:rsidRPr="006F178A">
          <w:rPr>
            <w:rFonts w:ascii="Fb Fontext" w:hAnsi="Fb Fontext"/>
            <w:rtl/>
          </w:rPr>
          <w:delText xml:space="preserve">אהך</w:delText>
        </w:r>
      </w:del>
      <w:r w:rsidRPr="006F178A">
        <w:rPr>
          <w:rFonts w:ascii="Fb Fontext" w:hAnsi="Fb Fontext"/>
          <w:rtl/>
        </w:rPr>
        <w:t xml:space="preserve"> </w:t>
      </w:r>
      <w:ins w:id="90109" w:author="קלוד" w:date="2026-10-11T13:11:34Z">
        <w:r>
          <w:rPr>
            <w:rFonts w:ascii="Fb Fontext" w:hAnsi="Fb Fontext"/>
            <w:rtl/>
          </w:rPr>
          <w:t xml:space="preserve">מי שהטעינו</w:t>
        </w:r>
      </w:ins>
      <w:del w:id="90110" w:author="קלוד" w:date="2026-10-11T13:11:34Z">
        <w:r w:rsidRPr="006F178A">
          <w:rPr>
            <w:rFonts w:ascii="Fb Fontext" w:hAnsi="Fb Fontext"/>
            <w:rtl/>
          </w:rPr>
          <w:delText xml:space="preserve">דהטעינו</w:delText>
        </w:r>
      </w:del>
      <w:r w:rsidRPr="006F178A">
        <w:rPr>
          <w:rFonts w:ascii="Fb Fontext" w:hAnsi="Fb Fontext"/>
          <w:rtl/>
        </w:rPr>
        <w:t xml:space="preserve"> חבירו אוכלין ומשקין והוציאן </w:t>
      </w:r>
      <w:ins w:id="90107" w:author="קלוד" w:date="2026-10-11T13:11:34Z">
        <w:r>
          <w:rPr>
            <w:rFonts w:ascii="Fb Fontext" w:hAnsi="Fb Fontext"/>
            <w:rtl/>
          </w:rPr>
          <w:t xml:space="preserve">לחוץ,</w:t>
        </w:r>
      </w:ins>
      <w:del w:id="90108" w:author="קלוד" w:date="2026-10-11T13:11:34Z">
        <w:r w:rsidRPr="006F178A">
          <w:rPr>
            <w:rFonts w:ascii="Fb Fontext" w:hAnsi="Fb Fontext"/>
            <w:rtl/>
          </w:rPr>
          <w:delText xml:space="preserve">לחוץ</w:delText>
        </w:r>
      </w:del>
      <w:r w:rsidRPr="006F178A">
        <w:rPr>
          <w:rFonts w:ascii="Fb Fontext" w:hAnsi="Fb Fontext"/>
          <w:rtl/>
        </w:rPr>
        <w:t xml:space="preserve"> </w:t>
      </w:r>
      <w:ins w:id="90105" w:author="קלוד" w:date="2026-10-11T13:11:34Z">
        <w:r>
          <w:rPr>
            <w:rFonts w:ascii="Fb Fontext" w:hAnsi="Fb Fontext"/>
            <w:rtl/>
          </w:rPr>
          <w:t xml:space="preserve">שחייב</w:t>
        </w:r>
      </w:ins>
      <w:del w:id="90106" w:author="קלוד" w:date="2026-10-11T13:11:34Z">
        <w:r w:rsidRPr="006F178A">
          <w:rPr>
            <w:rFonts w:ascii="Fb Fontext" w:hAnsi="Fb Fontext"/>
            <w:rtl/>
          </w:rPr>
          <w:delText xml:space="preserve">דחייב</w:delText>
        </w:r>
      </w:del>
    </w:p>
    <w:p w:rsidR="00E9703F" w:rsidRPr="006F178A" w:rsidRDefault="00E9703F" w:rsidP="00E9703F">
      <w:pPr>
        <w:pStyle w:val="affffb"/>
        <w:rPr>
          <w:rtl/>
        </w:rPr>
      </w:pPr>
      <w:r>
        <w:rPr>
          <w:rtl/>
        </w:rPr>
        <w:t xml:space="preserve">- </w:t>
      </w:r>
      <w:ins w:id="90123" w:author="קלוד" w:date="2026-10-11T13:11:34Z">
        <w:r>
          <w:rPr>
            <w:rtl/>
          </w:rPr>
          <w:t xml:space="preserve">שעקירת</w:t>
        </w:r>
      </w:ins>
      <w:del w:id="90124" w:author="קלוד" w:date="2026-10-11T13:11:34Z">
        <w:r w:rsidRPr="006F178A">
          <w:rPr>
            <w:rtl/>
          </w:rPr>
          <w:delText xml:space="preserve">דעקירת</w:delText>
        </w:r>
      </w:del>
      <w:r w:rsidRPr="006F178A">
        <w:rPr>
          <w:rtl/>
        </w:rPr>
        <w:t xml:space="preserve"> </w:t>
      </w:r>
      <w:ins w:id="90121" w:author="קלוד" w:date="2026-10-11T13:11:34Z">
        <w:r>
          <w:rPr>
            <w:rtl/>
          </w:rPr>
          <w:t xml:space="preserve">גופו,</w:t>
        </w:r>
      </w:ins>
      <w:del w:id="90122" w:author="קלוד" w:date="2026-10-11T13:11:34Z">
        <w:r w:rsidRPr="006F178A">
          <w:rPr>
            <w:rtl/>
          </w:rPr>
          <w:delText xml:space="preserve">גופו</w:delText>
        </w:r>
      </w:del>
      <w:r w:rsidRPr="006F178A">
        <w:rPr>
          <w:rtl/>
        </w:rPr>
        <w:t xml:space="preserve"> </w:t>
      </w:r>
      <w:ins w:id="90119" w:author="קלוד" w:date="2026-10-11T13:11:34Z">
        <w:r>
          <w:rPr>
            <w:rtl/>
          </w:rPr>
          <w:t xml:space="preserve">שנח,</w:t>
        </w:r>
      </w:ins>
      <w:del w:id="90120" w:author="קלוד" w:date="2026-10-11T13:11:34Z">
        <w:r w:rsidRPr="006F178A">
          <w:rPr>
            <w:rtl/>
          </w:rPr>
          <w:delText xml:space="preserve">דנייח</w:delText>
        </w:r>
      </w:del>
      <w:r w:rsidRPr="006F178A">
        <w:rPr>
          <w:rtl/>
        </w:rPr>
        <w:t xml:space="preserve"> </w:t>
      </w:r>
      <w:ins w:id="90117" w:author="קלוד" w:date="2026-10-11T13:11:34Z">
        <w:r>
          <w:rPr>
            <w:rtl/>
          </w:rPr>
          <w:t xml:space="preserve">אינה</w:t>
        </w:r>
      </w:ins>
      <w:del w:id="90118" w:author="קלוד" w:date="2026-10-11T13:11:34Z">
        <w:r w:rsidRPr="006F178A">
          <w:rPr>
            <w:rtl/>
          </w:rPr>
          <w:delText xml:space="preserve">לא</w:delText>
        </w:r>
      </w:del>
      <w:r w:rsidRPr="006F178A">
        <w:rPr>
          <w:rtl/>
        </w:rPr>
        <w:t xml:space="preserve"> </w:t>
      </w:r>
      <w:ins w:id="90115" w:author="קלוד" w:date="2026-10-11T13:11:34Z">
        <w:r>
          <w:rPr>
            <w:rtl/>
          </w:rPr>
          <w:t xml:space="preserve">דומה</w:t>
        </w:r>
      </w:ins>
      <w:del w:id="90116" w:author="קלוד" w:date="2026-10-11T13:11:34Z">
        <w:r w:rsidRPr="006F178A">
          <w:rPr>
            <w:rtl/>
          </w:rPr>
          <w:delText xml:space="preserve">דמיא</w:delText>
        </w:r>
      </w:del>
      <w:r w:rsidRPr="006F178A">
        <w:rPr>
          <w:rtl/>
        </w:rPr>
        <w:t xml:space="preserve"> ליד </w:t>
      </w:r>
      <w:ins w:id="90113" w:author="קלוד" w:date="2026-10-11T13:11:34Z">
        <w:r>
          <w:rPr>
            <w:rtl/>
          </w:rPr>
          <w:t xml:space="preserve">שאינה</w:t>
        </w:r>
      </w:ins>
      <w:del w:id="90114" w:author="קלוד" w:date="2026-10-11T13:11:34Z">
        <w:r w:rsidRPr="006F178A">
          <w:rPr>
            <w:rtl/>
          </w:rPr>
          <w:delText xml:space="preserve">דלא</w:delText>
        </w:r>
      </w:del>
      <w:r w:rsidRPr="006F178A">
        <w:rPr>
          <w:rtl/>
        </w:rPr>
        <w:t xml:space="preserve"> נחה.</w:t>
      </w:r>
    </w:p>
    <w:p w:rsidR="00E9703F" w:rsidRDefault="00E9703F" w:rsidP="00524703">
      <w:pPr>
        <w:rPr>
          <w:rFonts w:ascii="Fb Fontext" w:hAnsi="Fb Fontext"/>
          <w:rtl/>
        </w:rPr>
      </w:pPr>
      <w:r w:rsidRPr="006F178A">
        <w:rPr>
          <w:rStyle w:val="2fb"/>
          <w:rFonts w:ascii="Fb Fontext" w:hAnsi="Fb Fontext"/>
          <w:rtl/>
        </w:rPr>
        <w:t xml:space="preserve">ור"ח</w:t>
      </w:r>
      <w:r w:rsidRPr="006F178A">
        <w:rPr>
          <w:rFonts w:ascii="Fb Fontext" w:hAnsi="Fb Fontext"/>
          <w:rtl/>
        </w:rPr>
        <w:t xml:space="preserve"> גער ברב על שש</w:t>
      </w:r>
      <w:r w:rsidRPr="006F178A">
        <w:rPr>
          <w:rFonts w:ascii="Fb Fontext" w:hAnsi="Fb Fontext" w:hint="cs"/>
          <w:rtl/>
        </w:rPr>
        <w:t>א</w:t>
      </w:r>
      <w:r w:rsidRPr="006F178A">
        <w:rPr>
          <w:rFonts w:ascii="Fb Fontext" w:hAnsi="Fb Fontext"/>
          <w:rtl/>
        </w:rPr>
        <w:t xml:space="preserve">ל </w:t>
      </w:r>
      <w:ins w:id="90139" w:author="קלוד" w:date="2026-10-11T13:11:34Z">
        <w:r>
          <w:rPr>
            <w:rStyle w:val="2fb"/>
            <w:rFonts w:ascii="Fb Fontext" w:hAnsi="Fb Fontext"/>
            <w:rtl/>
          </w:rPr>
          <w:t xml:space="preserve">את רבי</w:t>
        </w:r>
      </w:ins>
      <w:del w:id="90140" w:author="קלוד" w:date="2026-10-11T13:11:34Z">
        <w:r w:rsidRPr="006F178A">
          <w:rPr>
            <w:rStyle w:val="2fb"/>
            <w:rFonts w:ascii="Fb Fontext" w:hAnsi="Fb Fontext"/>
            <w:rtl/>
          </w:rPr>
          <w:delText xml:space="preserve">לרבי</w:delText>
        </w:r>
      </w:del>
      <w:r w:rsidRPr="006F178A">
        <w:rPr>
          <w:rFonts w:ascii="Fb Fontext" w:hAnsi="Fb Fontext"/>
          <w:rtl/>
        </w:rPr>
        <w:t xml:space="preserve"> במסכת </w:t>
      </w:r>
      <w:ins w:id="90137" w:author="קלוד" w:date="2026-10-11T13:11:34Z">
        <w:r>
          <w:rPr>
            <w:rFonts w:ascii="Fb Fontext" w:hAnsi="Fb Fontext"/>
            <w:rtl/>
          </w:rPr>
          <w:t xml:space="preserve">שאינו</w:t>
        </w:r>
      </w:ins>
      <w:del w:id="90138" w:author="קלוד" w:date="2026-10-11T13:11:34Z">
        <w:r w:rsidRPr="006F178A">
          <w:rPr>
            <w:rFonts w:ascii="Fb Fontext" w:hAnsi="Fb Fontext"/>
            <w:rtl/>
          </w:rPr>
          <w:delText xml:space="preserve">דלא</w:delText>
        </w:r>
      </w:del>
      <w:r w:rsidRPr="006F178A">
        <w:rPr>
          <w:rFonts w:ascii="Fb Fontext" w:hAnsi="Fb Fontext"/>
          <w:rtl/>
        </w:rPr>
        <w:t xml:space="preserve"> </w:t>
      </w:r>
      <w:ins w:id="95845" w:author="מנוע מכני" w:date="2026-10-11T12:04:39Z">
        <w:r>
          <w:rPr>
            <w:rFonts w:ascii="Fb Fontext" w:hAnsi="Fb Fontext"/>
            <w:rtl/>
          </w:rPr>
          <w:t xml:space="preserve">עומד</w:t>
        </w:r>
      </w:ins>
      <w:del w:id="95846" w:author="מנוע מכני" w:date="2026-10-11T12:04:39Z">
        <w:r w:rsidRPr="006F178A">
          <w:rPr>
            <w:rFonts w:ascii="Fb Fontext" w:hAnsi="Fb Fontext"/>
            <w:rtl/>
          </w:rPr>
          <w:delText xml:space="preserve">קאי</w:delText>
        </w:r>
      </w:del>
      <w:r w:rsidRPr="006F178A">
        <w:rPr>
          <w:rFonts w:ascii="Fb Fontext" w:hAnsi="Fb Fontext"/>
          <w:rtl/>
        </w:rPr>
        <w:t xml:space="preserve"> </w:t>
      </w:r>
      <w:ins w:id="90135" w:author="קלוד" w:date="2026-10-11T13:11:34Z">
        <w:r>
          <w:rPr>
            <w:rFonts w:ascii="Fb Fontext" w:hAnsi="Fb Fontext"/>
            <w:rtl/>
          </w:rPr>
          <w:t xml:space="preserve">בה,</w:t>
        </w:r>
      </w:ins>
      <w:del w:id="90136" w:author="קלוד" w:date="2026-10-11T13:11:34Z">
        <w:r w:rsidRPr="006F178A">
          <w:rPr>
            <w:rFonts w:ascii="Fb Fontext" w:hAnsi="Fb Fontext"/>
            <w:rtl/>
          </w:rPr>
          <w:delText xml:space="preserve">בה</w:delText>
        </w:r>
      </w:del>
      <w:r w:rsidRPr="006F178A">
        <w:rPr>
          <w:rFonts w:ascii="Fb Fontext" w:hAnsi="Fb Fontext"/>
          <w:rtl/>
        </w:rPr>
        <w:t xml:space="preserve"> </w:t>
      </w:r>
      <w:ins w:id="92133" w:author="מנוע מכני" w:date="2026-10-11T12:04:39Z">
        <w:r>
          <w:rPr>
            <w:rFonts w:ascii="Fb Fontext" w:hAnsi="Fb Fontext"/>
            <w:rtl/>
          </w:rPr>
          <w:t xml:space="preserve">שמא</w:t>
        </w:r>
      </w:ins>
      <w:del w:id="92134" w:author="מנוע מכני" w:date="2026-10-11T12:04:39Z">
        <w:r w:rsidRPr="006F178A">
          <w:rPr>
            <w:rFonts w:ascii="Fb Fontext" w:hAnsi="Fb Fontext"/>
            <w:rtl/>
          </w:rPr>
          <w:delText xml:space="preserve">דלמא</w:delText>
        </w:r>
      </w:del>
      <w:r w:rsidRPr="006F178A">
        <w:rPr>
          <w:rFonts w:ascii="Fb Fontext" w:hAnsi="Fb Fontext"/>
          <w:rtl/>
        </w:rPr>
        <w:t xml:space="preserve"> </w:t>
      </w:r>
      <w:ins w:id="90133" w:author="קלוד" w:date="2026-10-11T13:11:34Z">
        <w:r>
          <w:rPr>
            <w:rFonts w:ascii="Fb Fontext" w:hAnsi="Fb Fontext"/>
            <w:rtl/>
          </w:rPr>
          <w:t xml:space="preserve">יביישו,</w:t>
        </w:r>
      </w:ins>
      <w:del w:id="90134" w:author="קלוד" w:date="2026-10-11T13:11:34Z">
        <w:r w:rsidRPr="006F178A">
          <w:rPr>
            <w:rFonts w:ascii="Fb Fontext" w:hAnsi="Fb Fontext"/>
            <w:rtl/>
          </w:rPr>
          <w:delText xml:space="preserve">יביישו</w:delText>
        </w:r>
      </w:del>
      <w:r w:rsidRPr="006F178A">
        <w:rPr>
          <w:rFonts w:ascii="Fb Fontext" w:hAnsi="Fb Fontext"/>
          <w:rtl/>
        </w:rPr>
        <w:t xml:space="preserve"> </w:t>
      </w:r>
      <w:ins w:id="90131" w:author="קלוד" w:date="2026-10-11T13:11:34Z">
        <w:r>
          <w:rPr>
            <w:rFonts w:ascii="Fb Fontext" w:hAnsi="Fb Fontext"/>
            <w:rtl/>
          </w:rPr>
          <w:t xml:space="preserve">אף</w:t>
        </w:r>
      </w:ins>
      <w:del w:id="90132" w:author="קלוד" w:date="2026-10-11T13:11:34Z">
        <w:r w:rsidRPr="006F178A">
          <w:rPr>
            <w:rFonts w:ascii="Fb Fontext" w:hAnsi="Fb Fontext"/>
            <w:rtl/>
          </w:rPr>
          <w:delText xml:space="preserve">הגם</w:delText>
        </w:r>
      </w:del>
      <w:r w:rsidRPr="006F178A">
        <w:rPr>
          <w:rFonts w:ascii="Fb Fontext" w:hAnsi="Fb Fontext"/>
          <w:rtl/>
        </w:rPr>
        <w:t xml:space="preserve"> </w:t>
      </w:r>
      <w:r w:rsidRPr="006F178A">
        <w:rPr>
          <w:rStyle w:val="2fb"/>
          <w:rFonts w:ascii="Fb Fontext" w:hAnsi="Fb Fontext"/>
          <w:rtl/>
        </w:rPr>
        <w:t xml:space="preserve">שרבי</w:t>
      </w:r>
      <w:r w:rsidRPr="006F178A">
        <w:rPr>
          <w:rFonts w:ascii="Fb Fontext" w:hAnsi="Fb Fontext"/>
          <w:rtl/>
        </w:rPr>
        <w:t xml:space="preserve"> ענה לו כדי</w:t>
      </w:r>
      <w:r w:rsidRPr="006F178A">
        <w:rPr>
          <w:rFonts w:ascii="Fb Fontext" w:hAnsi="Fb Fontext" w:hint="cs"/>
          <w:rtl/>
        </w:rPr>
        <w:t>ן,</w:t>
      </w:r>
      <w:r w:rsidRPr="006F178A">
        <w:rPr>
          <w:rFonts w:ascii="Fb Fontext" w:hAnsi="Fb Fontext"/>
          <w:rtl/>
        </w:rPr>
        <w:t xml:space="preserve"> </w:t>
      </w:r>
      <w:ins w:id="90129" w:author="קלוד" w:date="2026-10-11T13:11:34Z">
        <w:r>
          <w:rPr>
            <w:rFonts w:ascii="Fb Fontext" w:hAnsi="Fb Fontext"/>
            <w:rtl/>
          </w:rPr>
          <w:t xml:space="preserve">וכמו</w:t>
        </w:r>
      </w:ins>
      <w:del w:id="90130" w:author="קלוד" w:date="2026-10-11T13:11:34Z">
        <w:r w:rsidRPr="006F178A">
          <w:rPr>
            <w:rFonts w:ascii="Fb Fontext" w:hAnsi="Fb Fontext"/>
            <w:rtl/>
          </w:rPr>
          <w:delText xml:space="preserve">וכד</w:delText>
        </w:r>
        <w:r w:rsidRPr="006F178A">
          <w:rPr>
            <w:rFonts w:ascii="Fb Fontext" w:hAnsi="Fb Fontext" w:hint="cs"/>
            <w:rtl/>
          </w:rPr>
          <w:delText xml:space="preserve">תניא</w:delText>
        </w:r>
      </w:del>
      <w:r w:rsidRPr="006F178A">
        <w:rPr>
          <w:rFonts w:ascii="Fb Fontext" w:hAnsi="Fb Fontext"/>
          <w:rtl/>
        </w:rPr>
        <w:t xml:space="preserve"> </w:t>
      </w:r>
      <w:ins w:id="90127" w:author="קלוד" w:date="2026-10-11T13:11:34Z">
        <w:r>
          <w:rPr>
            <w:rFonts w:ascii="Fb Fontext" w:hAnsi="Fb Fontext"/>
            <w:rtl/>
          </w:rPr>
          <w:t xml:space="preserve">ששנינו: היה</w:t>
        </w:r>
      </w:ins>
      <w:del w:id="90128" w:author="קלוד" w:date="2026-10-11T13:11:34Z">
        <w:r w:rsidRPr="006F178A">
          <w:rPr>
            <w:rFonts w:ascii="Fb Fontext" w:hAnsi="Fb Fontext"/>
            <w:rtl/>
          </w:rPr>
          <w:delText xml:space="preserve">דהיה</w:delText>
        </w:r>
      </w:del>
      <w:r w:rsidRPr="006F178A">
        <w:rPr>
          <w:rFonts w:ascii="Fb Fontext" w:hAnsi="Fb Fontext"/>
          <w:rtl/>
        </w:rPr>
        <w:t xml:space="preserve"> טעון אוכלין ומשקין מבעוד יום והוציאן לחוץ משחשי</w:t>
      </w:r>
      <w:r w:rsidR="00524703">
        <w:rPr>
          <w:rFonts w:ascii="Fb Fontext" w:hAnsi="Fb Fontext"/>
          <w:rtl/>
        </w:rPr>
        <w:t>כה - חייב, לפי שאינו דומה לידו</w:t>
      </w:r>
      <w:r w:rsidR="00524703">
        <w:rPr>
          <w:rFonts w:ascii="Fb Fontext" w:hAnsi="Fb Fontext" w:hint="cs"/>
          <w:rtl/>
        </w:rPr>
        <w:t xml:space="preserve"> </w:t>
      </w:r>
      <w:r w:rsidRPr="006F178A">
        <w:rPr>
          <w:rFonts w:ascii="Fb Fontext" w:hAnsi="Fb Fontext"/>
          <w:rtl/>
        </w:rPr>
        <w:t xml:space="preserve">[וטעון מבעו"י </w:t>
      </w:r>
      <w:r w:rsidRPr="006F178A">
        <w:rPr>
          <w:rFonts w:ascii="Fb Fontext" w:hAnsi="Fb Fontext" w:hint="cs"/>
          <w:rtl/>
        </w:rPr>
        <w:t>כ</w:t>
      </w:r>
      <w:r w:rsidRPr="006F178A">
        <w:rPr>
          <w:rFonts w:ascii="Fb Fontext" w:hAnsi="Fb Fontext"/>
          <w:rtl/>
        </w:rPr>
        <w:t xml:space="preserve">הטעינו חבירו </w:t>
      </w:r>
      <w:ins w:id="90125" w:author="קלוד" w:date="2026-10-11T13:11:34Z">
        <w:r>
          <w:rPr>
            <w:rFonts w:ascii="Fb Fontext" w:hAnsi="Fb Fontext"/>
            <w:rtl/>
          </w:rPr>
          <w:t xml:space="preserve">נחשב]</w:t>
        </w:r>
      </w:ins>
      <w:del w:id="90126" w:author="קלוד" w:date="2026-10-11T13:11:34Z">
        <w:r w:rsidRPr="006F178A">
          <w:rPr>
            <w:rFonts w:ascii="Fb Fontext" w:hAnsi="Fb Fontext"/>
            <w:rtl/>
          </w:rPr>
          <w:delText xml:space="preserve">דמי]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311" w:author="קלוד" w:date="2026-10-11T12:33:55Z"/>
        </w:rPr>
      </w:pPr>
      <w:ins w:id="91312" w:author="קלוד" w:date="2026-10-11T12:33:55Z">
        <w:r>
          <w:rPr>
            <w:color w:val="7B3F00"/>
          </w:rPr>
          <w:t xml:space="preserve">ידו של אדם - לא רה"ר ולא רה"י, ואם ככרמלית</w:t>
        </w:r>
      </w:ins>
    </w:p>
    <w:p>
      <w:pPr>
        <w:pStyle w:val="38"/>
        <w:rPr>
          <w:ins w:id="96325" w:author="מנוע מכני" w:date="2026-10-11T12:04:39Z"/>
        </w:rPr>
      </w:pPr>
      <w:r w:rsidRPr="006F178A">
        <w:t xml:space="preserve">אביי:</w:t>
      </w:r>
    </w:p>
    <w:p w:rsidR="00E9703F" w:rsidRPr="006F178A" w:rsidRDefault="00E9703F" w:rsidP="00E9703F">
      <w:pPr>
        <w:rPr>
          <w:rtl/>
        </w:rPr>
      </w:pPr>
      <w:del w:id="96326" w:author="מנוע מכני" w:date="2026-10-11T12:04:39Z">
        <w:r w:rsidRPr="006F178A">
          <w:rPr>
            <w:rFonts w:ascii="Fb Fontext" w:hAnsi="Fb Fontext"/>
            <w:b/>
            <w:bCs/>
            <w:rtl/>
          </w:rPr>
          <w:delText xml:space="preserve"> </w:delText>
        </w:r>
      </w:del>
      <w:r w:rsidRPr="006F178A">
        <w:rPr>
          <w:rFonts w:ascii="Fb Fontext" w:hAnsi="Fb Fontext"/>
          <w:b/>
          <w:bCs/>
          <w:rtl/>
        </w:rPr>
        <w:t xml:space="preserve">פשיטא לי, ידו של אדם אינה </w:t>
      </w:r>
      <w:r w:rsidRPr="006F178A">
        <w:rPr>
          <w:rFonts w:ascii="Fb Fontext" w:hAnsi="Fb Fontext"/>
          <w:b/>
          <w:bCs/>
          <w:rtl/>
        </w:rPr>
        <w:t xml:space="preserve">לא</w:t>
      </w:r>
      <w:r w:rsidRPr="006F178A">
        <w:rPr>
          <w:rFonts w:ascii="Fb Fontext" w:hAnsi="Fb Fontext"/>
          <w:b/>
          <w:bCs/>
          <w:rtl/>
        </w:rPr>
        <w:t xml:space="preserve"> </w:t>
      </w:r>
      <w:r w:rsidRPr="006F178A">
        <w:rPr>
          <w:rStyle w:val="2fb"/>
          <w:rFonts w:ascii="Fb Fontext" w:hAnsi="Fb Fontext"/>
          <w:b/>
          <w:bCs/>
          <w:rtl/>
        </w:rPr>
        <w:t xml:space="preserve">כרה"ר</w:t>
      </w:r>
      <w:r w:rsidRPr="006F178A">
        <w:rPr>
          <w:rFonts w:ascii="Fb Fontext" w:hAnsi="Fb Fontext"/>
          <w:b/>
          <w:bCs/>
          <w:rtl/>
        </w:rPr>
        <w:t xml:space="preserve"> מידו דענ</w:t>
      </w:r>
      <w:r w:rsidRPr="006F178A">
        <w:rPr>
          <w:rFonts w:ascii="Fb Fontext" w:hAnsi="Fb Fontext" w:hint="cs"/>
          <w:b/>
          <w:bCs/>
          <w:rtl/>
        </w:rPr>
        <w:t>י,</w:t>
      </w:r>
      <w:r w:rsidRPr="006F178A">
        <w:rPr>
          <w:rFonts w:ascii="Fb Fontext" w:hAnsi="Fb Fontext"/>
          <w:b/>
          <w:bCs/>
          <w:rtl/>
        </w:rPr>
        <w:t xml:space="preserve"> ולא </w:t>
      </w:r>
      <w:r w:rsidRPr="006F178A">
        <w:rPr>
          <w:rStyle w:val="2fb"/>
          <w:rFonts w:ascii="Fb Fontext" w:hAnsi="Fb Fontext"/>
          <w:b/>
          <w:bCs/>
          <w:rtl/>
        </w:rPr>
        <w:t xml:space="preserve">כרה"י</w:t>
      </w:r>
      <w:r w:rsidRPr="006F178A">
        <w:rPr>
          <w:rFonts w:ascii="Fb Fontext" w:hAnsi="Fb Fontext"/>
          <w:b/>
          <w:bCs/>
          <w:rtl/>
        </w:rPr>
        <w:t xml:space="preserve"> מידו דבעה"ב.</w:t>
      </w:r>
    </w:p>
    <w:p>
      <w:pPr>
        <w:pStyle w:val="38"/>
        <w:rPr>
          <w:ins w:id="96328" w:author="מנוע מכני" w:date="2026-10-11T12:04:39Z"/>
        </w:rPr>
      </w:pPr>
      <w:del w:id="96327" w:author="מנוע מכני" w:date="2026-10-11T12:04:39Z">
        <w:r w:rsidRPr="006F178A">
          <w:delText xml:space="preserve">•</w:delText>
        </w:r>
      </w:del>
      <w:r w:rsidRPr="006F178A">
        <w:t xml:space="preserve"> בעי אביי:</w:t>
      </w:r>
    </w:p>
    <w:p w:rsidR="00E9703F" w:rsidRPr="006F178A" w:rsidRDefault="00E9703F" w:rsidP="00E9703F">
      <w:pPr>
        <w:rPr>
          <w:rtl/>
        </w:rPr>
      </w:pPr>
      <w:del w:id="96329" w:author="מנוע מכני" w:date="2026-10-11T12:04:39Z">
        <w:r w:rsidRPr="006F178A">
          <w:rPr>
            <w:rtl/>
          </w:rPr>
          <w:delText xml:space="preserve"> </w:delText>
        </w:r>
      </w:del>
      <w:r w:rsidRPr="006F178A">
        <w:rPr>
          <w:rtl/>
        </w:rPr>
        <w:t xml:space="preserve">ידו של אדם מהו שתעשה </w:t>
      </w:r>
      <w:ins w:id="90151" w:author="קלוד" w:date="2026-10-11T13:11:34Z">
        <w:r>
          <w:rPr>
            <w:rtl/>
          </w:rPr>
          <w:t xml:space="preserve">ככרמלית:</w:t>
        </w:r>
      </w:ins>
      <w:del w:id="90152" w:author="קלוד" w:date="2026-10-11T13:11:34Z">
        <w:r w:rsidRPr="006F178A">
          <w:rPr>
            <w:rtl/>
          </w:rPr>
          <w:delText xml:space="preserve">ככרמלית,</w:delText>
        </w:r>
      </w:del>
      <w:r w:rsidRPr="006F178A">
        <w:rPr>
          <w:rtl/>
        </w:rPr>
        <w:t xml:space="preserve"> </w:t>
      </w:r>
      <w:ins w:id="90149" w:author="קלוד" w:date="2026-10-11T13:11:34Z">
        <w:r>
          <w:rPr>
            <w:rtl/>
          </w:rPr>
          <w:t xml:space="preserve">האם</w:t>
        </w:r>
      </w:ins>
      <w:del w:id="90150" w:author="קלוד" w:date="2026-10-11T13:11:34Z">
        <w:r w:rsidRPr="006F178A">
          <w:rPr>
            <w:rtl/>
          </w:rPr>
          <w:delText xml:space="preserve">מי</w:delText>
        </w:r>
      </w:del>
      <w:r w:rsidRPr="006F178A">
        <w:rPr>
          <w:rtl/>
        </w:rPr>
        <w:t xml:space="preserve"> </w:t>
      </w:r>
      <w:ins w:id="90147" w:author="קלוד" w:date="2026-10-11T13:11:34Z">
        <w:r>
          <w:rPr>
            <w:rtl/>
          </w:rPr>
          <w:t xml:space="preserve">קנסוהו</w:t>
        </w:r>
      </w:ins>
      <w:del w:id="90148" w:author="קלוד" w:date="2026-10-11T13:11:34Z">
        <w:r w:rsidRPr="006F178A">
          <w:rPr>
            <w:rtl/>
          </w:rPr>
          <w:delText xml:space="preserve">קנסוה</w:delText>
        </w:r>
      </w:del>
      <w:r w:rsidRPr="006F178A">
        <w:rPr>
          <w:rtl/>
        </w:rPr>
        <w:t xml:space="preserve"> </w:t>
      </w:r>
      <w:ins w:id="90145" w:author="קלוד" w:date="2026-10-11T13:11:34Z">
        <w:r>
          <w:rPr>
            <w:rtl/>
          </w:rPr>
          <w:t xml:space="preserve">חכמים</w:t>
        </w:r>
      </w:ins>
      <w:del w:id="90146" w:author="קלוד" w:date="2026-10-11T13:11:34Z">
        <w:r w:rsidRPr="006F178A">
          <w:rPr>
            <w:rtl/>
          </w:rPr>
          <w:delText xml:space="preserve">רבנן</w:delText>
        </w:r>
      </w:del>
      <w:r w:rsidRPr="006F178A">
        <w:rPr>
          <w:rtl/>
        </w:rPr>
        <w:t xml:space="preserve"> </w:t>
      </w:r>
      <w:ins w:id="90143" w:author="קלוד" w:date="2026-10-11T13:11:34Z">
        <w:r>
          <w:rPr>
            <w:rStyle w:val="afffffe"/>
            <w:rtl/>
          </w:rPr>
          <w:t xml:space="preserve">שלא</w:t>
        </w:r>
      </w:ins>
      <w:del w:id="90144" w:author="קלוד" w:date="2026-10-11T13:11:34Z">
        <w:r w:rsidRPr="006F178A">
          <w:rPr>
            <w:rtl/>
          </w:rPr>
          <w:delText xml:space="preserve">לאהדורי</w:delText>
        </w:r>
      </w:del>
      <w:r w:rsidRPr="006F178A">
        <w:rPr>
          <w:rtl/>
        </w:rPr>
        <w:t xml:space="preserve"> </w:t>
      </w:r>
      <w:ins w:id="90141" w:author="קלוד" w:date="2026-10-11T13:11:34Z">
        <w:r>
          <w:rPr>
            <w:rtl/>
          </w:rPr>
          <w:t xml:space="preserve">להחזירה אליו,</w:t>
        </w:r>
      </w:ins>
      <w:del w:id="90142" w:author="קלוד" w:date="2026-10-11T13:11:34Z">
        <w:r w:rsidRPr="006F178A">
          <w:rPr>
            <w:rtl/>
          </w:rPr>
          <w:delText xml:space="preserve">לגביה</w:delText>
        </w:r>
      </w:del>
      <w:r w:rsidRPr="006F178A">
        <w:rPr>
          <w:rtl/>
        </w:rPr>
        <w:t xml:space="preserve"> או </w:t>
      </w:r>
      <w:r w:rsidRPr="006F178A">
        <w:rPr>
          <w:rtl/>
        </w:rPr>
        <w:t xml:space="preserve">לא</w:t>
      </w:r>
      <w:r w:rsidRPr="006F178A">
        <w:rPr>
          <w:rtl/>
        </w:rPr>
        <w:t xml:space="preserve">.</w:t>
      </w:r>
    </w:p>
    <w:p w:rsidR="00E9703F" w:rsidRDefault="00E9703F" w:rsidP="00E9703F">
      <w:pPr>
        <w:rPr>
          <w:rFonts w:ascii="Fb Fontext" w:hAnsi="Fb Fontext"/>
          <w:sz w:val="20"/>
          <w:rtl/>
        </w:rPr>
      </w:pPr>
      <w:r>
        <w:rPr>
          <w:rFonts w:ascii="Fb Fontext" w:hAnsi="Fb Fontext"/>
          <w:sz w:val="20"/>
          <w:rtl/>
        </w:rPr>
        <w:t xml:space="preserve">אין</w:t>
      </w:r>
      <w:r>
        <w:rPr>
          <w:rFonts w:ascii="Fb Fontext" w:hAnsi="Fb Fontext"/>
          <w:sz w:val="20"/>
          <w:rtl/>
        </w:rPr>
        <w:t xml:space="preserve"> להוכיח </w:t>
      </w:r>
      <w:ins w:id="90167" w:author="קלוד" w:date="2026-10-11T13:11:34Z">
        <w:r>
          <w:rPr>
            <w:rFonts w:ascii="Fb Fontext" w:hAnsi="Fb Fontext"/>
            <w:sz w:val="20"/>
            <w:rtl/>
          </w:rPr>
          <w:t xml:space="preserve">ממה</w:t>
        </w:r>
      </w:ins>
      <w:del w:id="90168" w:author="קלוד" w:date="2026-10-11T13:11:34Z">
        <w:r w:rsidRPr="006F178A">
          <w:rPr>
            <w:rFonts w:ascii="Fb Fontext" w:hAnsi="Fb Fontext"/>
            <w:sz w:val="20"/>
            <w:rtl/>
          </w:rPr>
          <w:lastRenderedPageBreak/>
          <w:delText xml:space="preserve">מהא</w:delText>
        </w:r>
      </w:del>
      <w:r w:rsidRPr="006F178A">
        <w:rPr>
          <w:rFonts w:ascii="Fb Fontext" w:hAnsi="Fb Fontext"/>
          <w:sz w:val="20"/>
          <w:rtl/>
        </w:rPr>
        <w:lastRenderedPageBreak/>
        <w:t xml:space="preserve"> </w:t>
      </w:r>
      <w:ins w:id="90165" w:author="קלוד" w:date="2026-10-11T13:11:34Z">
        <w:r>
          <w:rPr>
            <w:rFonts w:ascii="Fb Fontext" w:hAnsi="Fb Fontext"/>
            <w:sz w:val="20"/>
            <w:rtl/>
          </w:rPr>
          <w:t xml:space="preserve">ששנינו: היתה</w:t>
        </w:r>
      </w:ins>
      <w:del w:id="90166" w:author="קלוד" w:date="2026-10-11T13:11:34Z">
        <w:r w:rsidRPr="006F178A">
          <w:rPr>
            <w:rFonts w:ascii="Fb Fontext" w:hAnsi="Fb Fontext"/>
            <w:sz w:val="20"/>
            <w:rtl/>
          </w:rPr>
          <w:lastRenderedPageBreak/>
          <w:delText xml:space="preserve">דהיתה</w:delText>
        </w:r>
      </w:del>
      <w:r w:rsidRPr="006F178A">
        <w:rPr>
          <w:rFonts w:ascii="Fb Fontext" w:hAnsi="Fb Fontext"/>
          <w:sz w:val="20"/>
          <w:rtl/>
        </w:rPr>
        <w:lastRenderedPageBreak/>
        <w:t xml:space="preserve"> ידו מלאה פירות והוציאה </w:t>
      </w:r>
      <w:ins w:id="90163" w:author="קלוד" w:date="2026-10-11T13:11:34Z">
        <w:r>
          <w:rPr>
            <w:rFonts w:ascii="Fb Fontext" w:hAnsi="Fb Fontext"/>
            <w:sz w:val="20"/>
            <w:rtl/>
          </w:rPr>
          <w:t xml:space="preserve">לחוץ</w:t>
        </w:r>
      </w:ins>
      <w:del w:id="90164" w:author="קלוד" w:date="2026-10-11T13:11:34Z">
        <w:r w:rsidRPr="006F178A">
          <w:rPr>
            <w:rFonts w:ascii="Fb Fontext" w:hAnsi="Fb Fontext"/>
            <w:sz w:val="20"/>
            <w:rtl/>
          </w:rPr>
          <w:lastRenderedPageBreak/>
          <w:delText xml:space="preserve">לחוץ.</w:delText>
        </w:r>
      </w:del>
      <w:r w:rsidRPr="006F178A">
        <w:rPr>
          <w:rFonts w:ascii="Fb Fontext" w:hAnsi="Fb Fontext"/>
          <w:sz w:val="20"/>
          <w:rtl/>
        </w:rPr>
        <w:lastRenderedPageBreak/>
        <w:t xml:space="preserve"> </w:t>
      </w:r>
      <w:ins w:id="90161" w:author="קלוד" w:date="2026-10-11T13:11:34Z">
        <w:r>
          <w:rPr>
            <w:rFonts w:ascii="Fb Fontext" w:hAnsi="Fb Fontext"/>
            <w:sz w:val="20"/>
            <w:rtl/>
          </w:rPr>
          <w:t xml:space="preserve">-</w:t>
        </w:r>
      </w:ins>
      <w:del w:id="90162" w:author="קלוד" w:date="2026-10-11T13:11:34Z">
        <w:r w:rsidRPr="006F178A">
          <w:rPr>
            <w:rFonts w:ascii="Fb Fontext" w:hAnsi="Fb Fontext"/>
            <w:sz w:val="20"/>
            <w:rtl/>
          </w:rPr>
          <w:lastRenderedPageBreak/>
          <w:delText xml:space="preserve">תני</w:delText>
        </w:r>
      </w:del>
      <w:r w:rsidRPr="006F178A">
        <w:rPr>
          <w:rFonts w:ascii="Fb Fontext" w:hAnsi="Fb Fontext"/>
          <w:sz w:val="20"/>
          <w:rtl/>
        </w:rPr>
        <w:lastRenderedPageBreak/>
        <w:t xml:space="preserve"> </w:t>
      </w:r>
      <w:ins w:id="92135" w:author="מנוע מכני" w:date="2026-10-11T12:04:39Z">
        <w:ins w:id="90159" w:author="קלוד" w:date="2026-10-11T13:11:34Z">
          <w:r>
            <w:rPr>
              <w:rFonts w:ascii="Fb Fontext" w:hAnsi="Fb Fontext"/>
              <w:sz w:val="20"/>
              <w:rtl/>
            </w:rPr>
            <w:t xml:space="preserve">באחת שנו:</w:t>
          </w:r>
        </w:ins>
        <w:del w:id="90160" w:author="קלוד" w:date="2026-10-11T13:11:34Z">
          <w:r>
            <w:rPr>
              <w:rFonts w:ascii="Fb Fontext" w:hAnsi="Fb Fontext"/>
              <w:sz w:val="20"/>
              <w:rtl/>
            </w:rPr>
            <w:delText xml:space="preserve">אחת</w:delText>
          </w:r>
          <w:r w:rsidRPr="006F178A">
            <w:rPr>
              <w:rFonts w:ascii="Fb Fontext" w:hAnsi="Fb Fontext"/>
              <w:sz w:val="20"/>
              <w:rtl/>
            </w:rPr>
            <w:lastRenderedPageBreak/>
            <w:delText xml:space="preserve">:</w:delText>
          </w:r>
        </w:del>
      </w:ins>
      <w:del w:id="92136" w:author="מנוע מכני" w:date="2026-10-11T12:04:39Z">
        <w:r w:rsidRPr="006F178A">
          <w:rPr>
            <w:rFonts w:ascii="Fb Fontext" w:hAnsi="Fb Fontext"/>
            <w:sz w:val="20"/>
            <w:rtl/>
          </w:rPr>
          <w:lastRenderedPageBreak/>
          <w:delText xml:space="preserve">חדא</w:delText>
        </w:r>
      </w:del>
      <w:r w:rsidRPr="006F178A">
        <w:rPr>
          <w:rFonts w:ascii="Fb Fontext" w:hAnsi="Fb Fontext"/>
          <w:sz w:val="20"/>
          <w:rtl/>
        </w:rPr>
        <w:lastRenderedPageBreak/>
        <w:t xml:space="preserve"> אסור להחזירה, </w:t>
      </w:r>
      <w:ins w:id="90157" w:author="קלוד" w:date="2026-10-11T13:11:34Z">
        <w:r>
          <w:rPr>
            <w:rFonts w:ascii="Fb Fontext" w:hAnsi="Fb Fontext"/>
            <w:sz w:val="20"/>
            <w:rtl/>
          </w:rPr>
          <w:t xml:space="preserve">ובאחרת:</w:t>
        </w:r>
      </w:ins>
      <w:del w:id="90158" w:author="קלוד" w:date="2026-10-11T13:11:34Z">
        <w:r w:rsidRPr="006F178A">
          <w:rPr>
            <w:rFonts w:ascii="Fb Fontext" w:hAnsi="Fb Fontext"/>
            <w:sz w:val="20"/>
            <w:rtl/>
          </w:rPr>
          <w:lastRenderedPageBreak/>
          <w:delText xml:space="preserve">ותני אידך:</w:delText>
        </w:r>
      </w:del>
      <w:r w:rsidRPr="006F178A">
        <w:rPr>
          <w:rFonts w:ascii="Fb Fontext" w:hAnsi="Fb Fontext"/>
          <w:sz w:val="20"/>
          <w:rtl/>
        </w:rPr>
        <w:lastRenderedPageBreak/>
        <w:t xml:space="preserve"> מותר להחזירה. </w:t>
      </w:r>
      <w:ins w:id="90155" w:author="קלוד" w:date="2026-10-11T13:11:34Z">
        <w:r>
          <w:rPr>
            <w:rFonts w:ascii="Fb Fontext" w:hAnsi="Fb Fontext"/>
            <w:sz w:val="20"/>
            <w:rtl/>
          </w:rPr>
          <w:t xml:space="preserve">ונאמר</w:t>
        </w:r>
      </w:ins>
      <w:del w:id="90156" w:author="קלוד" w:date="2026-10-11T13:11:34Z">
        <w:r w:rsidRPr="006F178A">
          <w:rPr>
            <w:rFonts w:ascii="Fb Fontext" w:hAnsi="Fb Fontext"/>
            <w:sz w:val="20"/>
            <w:rtl/>
          </w:rPr>
          <w:lastRenderedPageBreak/>
          <w:delText xml:space="preserve">ו</w:delText>
        </w:r>
        <w:r w:rsidRPr="006F178A">
          <w:rPr>
            <w:rFonts w:ascii="Fb Fontext" w:hAnsi="Fb Fontext" w:hint="cs"/>
            <w:sz w:val="20"/>
            <w:rtl/>
          </w:rPr>
          <w:delText xml:space="preserve">נימא</w:delText>
        </w:r>
      </w:del>
      <w:r w:rsidRPr="006F178A">
        <w:rPr>
          <w:rFonts w:ascii="Fb Fontext" w:hAnsi="Fb Fontext" w:hint="cs"/>
          <w:sz w:val="20"/>
          <w:rtl/>
        </w:rPr>
        <w:t xml:space="preserve"> </w:t>
      </w:r>
      <w:ins w:id="90721" w:author="מנוע מכני" w:date="2026-10-11T12:04:39Z">
        <w:ins w:id="90153" w:author="קלוד" w:date="2026-10-11T13:11:34Z">
          <w:r>
            <w:rPr>
              <w:rFonts w:ascii="Fb Fontext" w:hAnsi="Fb Fontext" w:hint="cs"/>
              <w:sz w:val="20"/>
              <w:rtl/>
            </w:rPr>
            <w:t xml:space="preserve">שנחלקו</w:t>
          </w:r>
        </w:ins>
        <w:del w:id="90154" w:author="קלוד" w:date="2026-10-11T13:11:34Z">
          <w:r>
            <w:rPr>
              <w:rFonts w:ascii="Fb Fontext" w:hAnsi="Fb Fontext" w:hint="cs"/>
              <w:sz w:val="20"/>
              <w:rtl/>
            </w:rPr>
            <w:delText xml:space="preserve">דחלקו</w:delText>
          </w:r>
        </w:del>
      </w:ins>
      <w:del w:id="90722" w:author="מנוע מכני" w:date="2026-10-11T12:04:39Z">
        <w:r w:rsidRPr="006F178A">
          <w:rPr>
            <w:rFonts w:ascii="Fb Fontext" w:hAnsi="Fb Fontext" w:hint="cs"/>
            <w:sz w:val="20"/>
            <w:rtl/>
          </w:rPr>
          <w:delText xml:space="preserve">ד</w:delText>
        </w:r>
        <w:r w:rsidRPr="006F178A">
          <w:rPr>
            <w:rFonts w:ascii="Fb Fontext" w:hAnsi="Fb Fontext"/>
            <w:sz w:val="20"/>
            <w:rtl/>
          </w:rPr>
          <w:delText xml:space="preserve">פליגי</w:delText>
        </w:r>
      </w:del>
      <w:r w:rsidRPr="006F178A">
        <w:rPr>
          <w:rFonts w:ascii="Fb Fontext" w:hAnsi="Fb Fontext"/>
          <w:sz w:val="20"/>
          <w:rtl/>
        </w:rPr>
        <w:t xml:space="preserve"> </w:t>
      </w:r>
      <w:ins w:id="94535" w:author="מנוע מכני" w:date="2026-10-11T12:04:39Z">
        <w:r>
          <w:rPr>
            <w:rFonts w:ascii="Fb Fontext" w:hAnsi="Fb Fontext"/>
            <w:sz w:val="20"/>
            <w:rtl/>
          </w:rPr>
          <w:t xml:space="preserve">אם </w:t>
        </w:r>
      </w:ins>
      <w:del w:id="94536" w:author="מנוע מכני" w:date="2026-10-11T12:04:39Z">
        <w:r w:rsidRPr="006F178A">
          <w:rPr>
            <w:rFonts w:ascii="Fb Fontext" w:hAnsi="Fb Fontext"/>
            <w:sz w:val="20"/>
            <w:rtl/>
          </w:rPr>
          <w:delText xml:space="preserve">אי </w:delText>
        </w:r>
      </w:del>
      <w:r w:rsidRPr="006F178A">
        <w:rPr>
          <w:rFonts w:ascii="Fb Fontext" w:hAnsi="Fb Fontext"/>
          <w:sz w:val="20"/>
          <w:rtl/>
        </w:rPr>
        <w:t xml:space="preserve">ככרמלית או </w:t>
      </w:r>
      <w:ins w:id="90723" w:author="מנוע מכני" w:date="2026-10-11T12:04:39Z">
        <w:r>
          <w:rPr>
            <w:rFonts w:ascii="Fb Fontext" w:hAnsi="Fb Fontext"/>
            <w:sz w:val="20"/>
            <w:rtl/>
          </w:rPr>
          <w:t xml:space="preserve">לא</w:t>
        </w:r>
      </w:ins>
      <w:del w:id="90724" w:author="מנוע מכני" w:date="2026-10-11T12:04:39Z">
        <w:r w:rsidRPr="006F178A">
          <w:rPr>
            <w:rFonts w:ascii="Fb Fontext" w:hAnsi="Fb Fontext"/>
            <w:sz w:val="20"/>
            <w:rtl/>
          </w:rPr>
          <w:delText xml:space="preserve">לאו</w:delText>
        </w:r>
      </w:del>
      <w:r w:rsidRPr="006F178A">
        <w:rPr>
          <w:rFonts w:ascii="Fb Fontext" w:hAnsi="Fb Fontext" w:hint="cs"/>
          <w:sz w:val="20"/>
          <w:rtl/>
        </w:rPr>
        <w:t>,</w:t>
      </w:r>
    </w:p>
    <w:p w:rsidR="00E9703F" w:rsidRPr="00097464" w:rsidRDefault="00E9703F" w:rsidP="00E9703F">
      <w:pPr>
        <w:rPr>
          <w:rStyle w:val="afffe"/>
          <w:rFonts w:ascii="Fb Fontext" w:hAnsi="Fb Fontext"/>
          <w:b/>
          <w:spacing w:val="-6"/>
          <w:rtl/>
        </w:rPr>
      </w:pPr>
      <w:r w:rsidRPr="00097464">
        <w:rPr>
          <w:rStyle w:val="afffe"/>
          <w:rFonts w:ascii="Fb Fontext" w:hAnsi="Fb Fontext"/>
          <w:b/>
          <w:spacing w:val="-6"/>
          <w:rtl/>
        </w:rPr>
        <w:t>א.</w:t>
      </w:r>
      <w:r w:rsidRPr="00097464">
        <w:rPr>
          <w:rStyle w:val="afffe"/>
          <w:rFonts w:ascii="Fb Fontext" w:hAnsi="Fb Fontext"/>
          <w:spacing w:val="-6"/>
          <w:rtl/>
        </w:rPr>
        <w:t xml:space="preserve"> </w:t>
      </w:r>
      <w:ins w:id="90187" w:author="קלוד" w:date="2026-10-11T13:11:34Z">
        <w:r>
          <w:rPr>
            <w:rFonts w:ascii="Fb Fontext" w:hAnsi="Fb Fontext" w:hint="cs"/>
            <w:spacing w:val="-6"/>
            <w:rtl/>
          </w:rPr>
          <w:t xml:space="preserve">שאפשר</w:t>
        </w:r>
      </w:ins>
      <w:del w:id="90188" w:author="קלוד" w:date="2026-10-11T13:11:34Z">
        <w:r w:rsidRPr="00097464">
          <w:rPr>
            <w:rFonts w:ascii="Fb Fontext" w:hAnsi="Fb Fontext" w:hint="cs"/>
            <w:spacing w:val="-6"/>
            <w:rtl/>
          </w:rPr>
          <w:delText xml:space="preserve">ד</w:delText>
        </w:r>
        <w:r w:rsidRPr="00097464">
          <w:rPr>
            <w:rFonts w:ascii="Fb Fontext" w:hAnsi="Fb Fontext"/>
            <w:spacing w:val="-6"/>
            <w:rtl/>
          </w:rPr>
          <w:delText xml:space="preserve">אפשר</w:delText>
        </w:r>
      </w:del>
      <w:r w:rsidRPr="00097464">
        <w:rPr>
          <w:rFonts w:ascii="Fb Fontext" w:hAnsi="Fb Fontext"/>
          <w:spacing w:val="-6"/>
          <w:rtl/>
        </w:rPr>
        <w:t xml:space="preserve"> </w:t>
      </w:r>
      <w:r w:rsidRPr="00097464">
        <w:rPr>
          <w:rFonts w:ascii="Fb Fontext" w:hAnsi="Fb Fontext"/>
          <w:b/>
          <w:bCs/>
          <w:spacing w:val="-6"/>
          <w:rtl/>
        </w:rPr>
        <w:t>לכו"ע</w:t>
      </w:r>
      <w:r w:rsidRPr="00097464">
        <w:rPr>
          <w:rFonts w:ascii="Fb Fontext" w:hAnsi="Fb Fontext"/>
          <w:spacing w:val="-6"/>
          <w:rtl/>
        </w:rPr>
        <w:t xml:space="preserve"> </w:t>
      </w:r>
      <w:ins w:id="90185" w:author="קלוד" w:date="2026-10-11T13:11:34Z">
        <w:r>
          <w:rPr>
            <w:rFonts w:ascii="Fb Fontext" w:hAnsi="Fb Fontext"/>
            <w:spacing w:val="-6"/>
            <w:rtl/>
          </w:rPr>
          <w:t xml:space="preserve">ככרמלית,</w:t>
        </w:r>
      </w:ins>
      <w:del w:id="90186" w:author="קלוד" w:date="2026-10-11T13:11:34Z">
        <w:r w:rsidRPr="00097464">
          <w:rPr>
            <w:rFonts w:ascii="Fb Fontext" w:hAnsi="Fb Fontext"/>
            <w:spacing w:val="-6"/>
            <w:rtl/>
          </w:rPr>
          <w:delText xml:space="preserve">ככרמלית</w:delText>
        </w:r>
      </w:del>
      <w:r w:rsidRPr="00097464">
        <w:rPr>
          <w:rFonts w:ascii="Fb Fontext" w:hAnsi="Fb Fontext"/>
          <w:spacing w:val="-6"/>
          <w:rtl/>
        </w:rPr>
        <w:t xml:space="preserve"> </w:t>
      </w:r>
      <w:ins w:id="90183" w:author="קלוד" w:date="2026-10-11T13:11:34Z">
        <w:r>
          <w:rPr>
            <w:rFonts w:ascii="Fb Fontext" w:hAnsi="Fb Fontext"/>
            <w:spacing w:val="-6"/>
            <w:rtl/>
          </w:rPr>
          <w:t xml:space="preserve">ומה</w:t>
        </w:r>
      </w:ins>
      <w:del w:id="90184" w:author="קלוד" w:date="2026-10-11T13:11:34Z">
        <w:r w:rsidRPr="00097464">
          <w:rPr>
            <w:rFonts w:ascii="Fb Fontext" w:hAnsi="Fb Fontext"/>
            <w:spacing w:val="-6"/>
            <w:rtl/>
          </w:rPr>
          <w:delText xml:space="preserve">והא</w:delText>
        </w:r>
      </w:del>
      <w:r w:rsidRPr="00097464">
        <w:rPr>
          <w:rFonts w:ascii="Fb Fontext" w:hAnsi="Fb Fontext"/>
          <w:spacing w:val="-6"/>
          <w:rtl/>
        </w:rPr>
        <w:t xml:space="preserve"> </w:t>
      </w:r>
      <w:ins w:id="90181" w:author="קלוד" w:date="2026-10-11T13:11:34Z">
        <w:r>
          <w:rPr>
            <w:rFonts w:ascii="Fb Fontext" w:hAnsi="Fb Fontext"/>
            <w:spacing w:val="-6"/>
            <w:rtl/>
          </w:rPr>
          <w:t xml:space="preserve">ששנה</w:t>
        </w:r>
      </w:ins>
      <w:del w:id="90182" w:author="קלוד" w:date="2026-10-11T13:11:34Z">
        <w:r w:rsidRPr="00097464">
          <w:rPr>
            <w:rFonts w:ascii="Fb Fontext" w:hAnsi="Fb Fontext"/>
            <w:spacing w:val="-6"/>
            <w:rtl/>
          </w:rPr>
          <w:delText xml:space="preserve">דתני</w:delText>
        </w:r>
      </w:del>
      <w:r w:rsidRPr="00097464">
        <w:rPr>
          <w:rFonts w:ascii="Fb Fontext" w:hAnsi="Fb Fontext"/>
          <w:spacing w:val="-6"/>
          <w:rtl/>
        </w:rPr>
        <w:t xml:space="preserve"> </w:t>
      </w:r>
      <w:ins w:id="90179" w:author="קלוד" w:date="2026-10-11T13:11:34Z">
        <w:r>
          <w:rPr>
            <w:rFonts w:ascii="Fb Fontext" w:hAnsi="Fb Fontext"/>
            <w:spacing w:val="-6"/>
            <w:rtl/>
          </w:rPr>
          <w:t xml:space="preserve">'מותר</w:t>
        </w:r>
      </w:ins>
      <w:del w:id="90180" w:author="קלוד" w:date="2026-10-11T13:11:34Z">
        <w:r w:rsidRPr="00097464">
          <w:rPr>
            <w:rFonts w:ascii="Fb Fontext" w:hAnsi="Fb Fontext"/>
            <w:spacing w:val="-6"/>
            <w:rtl/>
          </w:rPr>
          <w:delText xml:space="preserve">מותר</w:delText>
        </w:r>
      </w:del>
      <w:r w:rsidRPr="00097464">
        <w:rPr>
          <w:rFonts w:ascii="Fb Fontext" w:hAnsi="Fb Fontext"/>
          <w:spacing w:val="-6"/>
          <w:rtl/>
        </w:rPr>
        <w:t xml:space="preserve"> </w:t>
      </w:r>
      <w:ins w:id="90177" w:author="קלוד" w:date="2026-10-11T13:11:34Z">
        <w:r>
          <w:rPr>
            <w:rFonts w:ascii="Fb Fontext" w:hAnsi="Fb Fontext"/>
            <w:spacing w:val="-6"/>
            <w:rtl/>
          </w:rPr>
          <w:t xml:space="preserve">להחזירה'</w:t>
        </w:r>
      </w:ins>
      <w:del w:id="90178" w:author="קלוד" w:date="2026-10-11T13:11:34Z">
        <w:r w:rsidRPr="00097464">
          <w:rPr>
            <w:rFonts w:ascii="Fb Fontext" w:hAnsi="Fb Fontext"/>
            <w:spacing w:val="-6"/>
            <w:rtl/>
          </w:rPr>
          <w:delText xml:space="preserve">להחזירה</w:delText>
        </w:r>
      </w:del>
      <w:r w:rsidRPr="00097464">
        <w:rPr>
          <w:rFonts w:ascii="Fb Fontext" w:hAnsi="Fb Fontext"/>
          <w:spacing w:val="-6"/>
          <w:rtl/>
        </w:rPr>
        <w:t xml:space="preserve"> </w:t>
      </w:r>
      <w:ins w:id="90175" w:author="קלוד" w:date="2026-10-11T13:11:34Z">
        <w:r>
          <w:rPr>
            <w:rFonts w:ascii="Fb Fontext" w:hAnsi="Fb Fontext"/>
            <w:spacing w:val="-6"/>
            <w:rtl/>
          </w:rPr>
          <w:t xml:space="preserve">-</w:t>
        </w:r>
      </w:ins>
      <w:del w:id="90176" w:author="קלוד" w:date="2026-10-11T13:11:34Z">
        <w:r w:rsidRPr="00097464">
          <w:rPr>
            <w:rFonts w:ascii="Fb Fontext" w:hAnsi="Fb Fontext"/>
            <w:spacing w:val="-6"/>
            <w:rtl/>
          </w:rPr>
          <w:delText xml:space="preserve">היינו</w:delText>
        </w:r>
      </w:del>
      <w:r w:rsidRPr="00097464">
        <w:rPr>
          <w:rFonts w:ascii="Fb Fontext" w:hAnsi="Fb Fontext"/>
          <w:spacing w:val="-6"/>
          <w:rtl/>
        </w:rPr>
        <w:t xml:space="preserve"> </w:t>
      </w:r>
      <w:r w:rsidRPr="00097464">
        <w:rPr>
          <w:rFonts w:ascii="Fb Fontext" w:hAnsi="Fb Fontext"/>
          <w:b/>
          <w:bCs/>
          <w:spacing w:val="-6"/>
          <w:rtl/>
        </w:rPr>
        <w:t xml:space="preserve">למעלה </w:t>
      </w:r>
      <w:ins w:id="90173" w:author="קלוד" w:date="2026-10-11T13:11:34Z">
        <w:r>
          <w:rPr>
            <w:rFonts w:ascii="Fb Fontext" w:hAnsi="Fb Fontext"/>
            <w:b/>
            <w:bCs/>
            <w:spacing w:val="-6"/>
            <w:rtl/>
          </w:rPr>
          <w:t xml:space="preserve">מי',</w:t>
        </w:r>
      </w:ins>
      <w:del w:id="90174" w:author="קלוד" w:date="2026-10-11T13:11:34Z">
        <w:r w:rsidRPr="00097464">
          <w:rPr>
            <w:rFonts w:ascii="Fb Fontext" w:hAnsi="Fb Fontext"/>
            <w:b/>
            <w:bCs/>
            <w:spacing w:val="-6"/>
            <w:rtl/>
          </w:rPr>
          <w:delText xml:space="preserve">מ</w:delText>
        </w:r>
        <w:r w:rsidRPr="00097464">
          <w:rPr>
            <w:rFonts w:ascii="Fb Fontext" w:hAnsi="Fb Fontext" w:hint="cs"/>
            <w:b/>
            <w:bCs/>
            <w:spacing w:val="-6"/>
            <w:rtl/>
          </w:rPr>
          <w:delText xml:space="preserve">י'</w:delText>
        </w:r>
      </w:del>
      <w:r w:rsidRPr="00097464">
        <w:rPr>
          <w:rFonts w:ascii="Fb Fontext" w:hAnsi="Fb Fontext"/>
          <w:spacing w:val="-6"/>
          <w:rtl/>
        </w:rPr>
        <w:t xml:space="preserve"> </w:t>
      </w:r>
      <w:ins w:id="90171" w:author="קלוד" w:date="2026-10-11T13:11:34Z">
        <w:r>
          <w:rPr>
            <w:rFonts w:ascii="Fb Fontext" w:hAnsi="Fb Fontext"/>
            <w:spacing w:val="-6"/>
            <w:rtl/>
          </w:rPr>
          <w:t xml:space="preserve">שמקום</w:t>
        </w:r>
      </w:ins>
      <w:del w:id="90172" w:author="קלוד" w:date="2026-10-11T13:11:34Z">
        <w:r w:rsidRPr="00097464">
          <w:rPr>
            <w:rFonts w:ascii="Fb Fontext" w:hAnsi="Fb Fontext"/>
            <w:spacing w:val="-6"/>
            <w:rtl/>
          </w:rPr>
          <w:delText xml:space="preserve">דמקום</w:delText>
        </w:r>
      </w:del>
      <w:r w:rsidRPr="00097464">
        <w:rPr>
          <w:rFonts w:ascii="Fb Fontext" w:hAnsi="Fb Fontext"/>
          <w:spacing w:val="-6"/>
          <w:rtl/>
        </w:rPr>
        <w:t xml:space="preserve"> פטור הוא ולא </w:t>
      </w:r>
      <w:ins w:id="90169" w:author="קלוד" w:date="2026-10-11T13:11:34Z">
        <w:r>
          <w:rPr>
            <w:rFonts w:ascii="Fb Fontext" w:hAnsi="Fb Fontext"/>
            <w:spacing w:val="-6"/>
            <w:rtl/>
          </w:rPr>
          <w:t xml:space="preserve">גזרו.</w:t>
        </w:r>
      </w:ins>
      <w:del w:id="90170" w:author="קלוד" w:date="2026-10-11T13:11:34Z">
        <w:r w:rsidRPr="00097464">
          <w:rPr>
            <w:rFonts w:ascii="Fb Fontext" w:hAnsi="Fb Fontext"/>
            <w:spacing w:val="-6"/>
            <w:rtl/>
          </w:rPr>
          <w:delText xml:space="preserve">גזרי.</w:delText>
        </w:r>
      </w:del>
    </w:p>
    <w:p w:rsidR="00E9703F" w:rsidRPr="006F178A" w:rsidRDefault="00E9703F" w:rsidP="00E9703F">
      <w:pPr>
        <w:rPr>
          <w:rtl/>
        </w:rPr>
      </w:pPr>
      <w:r w:rsidRPr="006F178A">
        <w:rPr>
          <w:rStyle w:val="afffe"/>
          <w:rFonts w:ascii="Fb Fontext" w:hAnsi="Fb Fontext"/>
          <w:b/>
          <w:sz w:val="20"/>
          <w:rtl/>
        </w:rPr>
        <w:t>ב</w:t>
      </w:r>
      <w:r w:rsidRPr="006F178A">
        <w:rPr>
          <w:rStyle w:val="afffe"/>
          <w:rFonts w:ascii="Fb Fontext" w:hAnsi="Fb Fontext" w:hint="cs"/>
          <w:b/>
          <w:sz w:val="20"/>
          <w:rtl/>
        </w:rPr>
        <w:t>.</w:t>
      </w:r>
      <w:r w:rsidRPr="006F178A">
        <w:rPr>
          <w:rFonts w:ascii="Fb Fontext" w:hAnsi="Fb Fontext"/>
          <w:sz w:val="20"/>
          <w:rtl/>
        </w:rPr>
        <w:t xml:space="preserve"> </w:t>
      </w:r>
      <w:ins w:id="90211" w:author="קלוד" w:date="2026-10-11T13:11:34Z">
        <w:r>
          <w:rPr>
            <w:rFonts w:ascii="Fb Fontext" w:hAnsi="Fb Fontext"/>
            <w:sz w:val="20"/>
            <w:rtl/>
          </w:rPr>
          <w:t xml:space="preserve">זו</w:t>
        </w:r>
      </w:ins>
      <w:del w:id="90212" w:author="קלוד" w:date="2026-10-11T13:11:34Z">
        <w:r w:rsidRPr="006F178A">
          <w:rPr>
            <w:rFonts w:ascii="Fb Fontext" w:hAnsi="Fb Fontext"/>
            <w:sz w:val="20"/>
            <w:rtl/>
          </w:rPr>
          <w:delText xml:space="preserve">אידי</w:delText>
        </w:r>
      </w:del>
      <w:r w:rsidRPr="006F178A">
        <w:rPr>
          <w:rFonts w:ascii="Fb Fontext" w:hAnsi="Fb Fontext"/>
          <w:sz w:val="20"/>
          <w:rtl/>
        </w:rPr>
        <w:t xml:space="preserve"> </w:t>
      </w:r>
      <w:ins w:id="90209" w:author="קלוד" w:date="2026-10-11T13:11:34Z">
        <w:r>
          <w:rPr>
            <w:rFonts w:ascii="Fb Fontext" w:hAnsi="Fb Fontext"/>
            <w:sz w:val="20"/>
            <w:rtl/>
          </w:rPr>
          <w:t xml:space="preserve">וזו</w:t>
        </w:r>
      </w:ins>
      <w:del w:id="90210" w:author="קלוד" w:date="2026-10-11T13:11:34Z">
        <w:r w:rsidRPr="006F178A">
          <w:rPr>
            <w:rFonts w:ascii="Fb Fontext" w:hAnsi="Fb Fontext"/>
            <w:sz w:val="20"/>
            <w:rtl/>
          </w:rPr>
          <w:delText xml:space="preserve">ואידי</w:delText>
        </w:r>
      </w:del>
      <w:r w:rsidRPr="006F178A">
        <w:rPr>
          <w:rFonts w:ascii="Fb Fontext" w:hAnsi="Fb Fontext"/>
          <w:sz w:val="20"/>
          <w:rtl/>
        </w:rPr>
        <w:t xml:space="preserve"> למטה </w:t>
      </w:r>
      <w:ins w:id="90207" w:author="קלוד" w:date="2026-10-11T13:11:34Z">
        <w:r>
          <w:rPr>
            <w:rFonts w:ascii="Fb Fontext" w:hAnsi="Fb Fontext"/>
            <w:sz w:val="20"/>
            <w:rtl/>
          </w:rPr>
          <w:t xml:space="preserve">מעשרה,</w:t>
        </w:r>
      </w:ins>
      <w:del w:id="90208" w:author="קלוד" w:date="2026-10-11T13:11:34Z">
        <w:r w:rsidRPr="006F178A">
          <w:rPr>
            <w:rFonts w:ascii="Fb Fontext" w:hAnsi="Fb Fontext"/>
            <w:sz w:val="20"/>
            <w:rtl/>
          </w:rPr>
          <w:delText xml:space="preserve">מעשרה</w:delText>
        </w:r>
      </w:del>
      <w:r w:rsidRPr="006F178A">
        <w:rPr>
          <w:rFonts w:ascii="Fb Fontext" w:hAnsi="Fb Fontext"/>
          <w:sz w:val="20"/>
          <w:rtl/>
        </w:rPr>
        <w:t xml:space="preserve"> </w:t>
      </w:r>
      <w:ins w:id="90205" w:author="קלוד" w:date="2026-10-11T13:11:34Z">
        <w:r>
          <w:rPr>
            <w:rFonts w:ascii="Fb Fontext" w:hAnsi="Fb Fontext"/>
            <w:sz w:val="20"/>
            <w:rtl/>
          </w:rPr>
          <w:t xml:space="preserve">ואינה</w:t>
        </w:r>
      </w:ins>
      <w:del w:id="90206" w:author="קלוד" w:date="2026-10-11T13:11:34Z">
        <w:r w:rsidRPr="006F178A">
          <w:rPr>
            <w:rFonts w:ascii="Fb Fontext" w:hAnsi="Fb Fontext"/>
            <w:sz w:val="20"/>
            <w:rtl/>
          </w:rPr>
          <w:delText xml:space="preserve">ולא</w:delText>
        </w:r>
      </w:del>
      <w:r w:rsidRPr="006F178A">
        <w:rPr>
          <w:rFonts w:ascii="Fb Fontext" w:hAnsi="Fb Fontext"/>
          <w:sz w:val="20"/>
          <w:rtl/>
        </w:rPr>
        <w:t xml:space="preserve"> </w:t>
      </w:r>
      <w:ins w:id="90203" w:author="קלוד" w:date="2026-10-11T13:11:34Z">
        <w:r>
          <w:rPr>
            <w:rFonts w:ascii="Fb Fontext" w:hAnsi="Fb Fontext"/>
            <w:sz w:val="20"/>
            <w:rtl/>
          </w:rPr>
          <w:t xml:space="preserve">נחשבת</w:t>
        </w:r>
      </w:ins>
      <w:del w:id="90204" w:author="קלוד" w:date="2026-10-11T13:11:34Z">
        <w:r w:rsidRPr="006F178A">
          <w:rPr>
            <w:rFonts w:ascii="Fb Fontext" w:hAnsi="Fb Fontext"/>
            <w:sz w:val="20"/>
            <w:rtl/>
          </w:rPr>
          <w:delText xml:space="preserve">ככרמלית</w:delText>
        </w:r>
      </w:del>
      <w:r w:rsidRPr="006F178A">
        <w:rPr>
          <w:rFonts w:ascii="Fb Fontext" w:hAnsi="Fb Fontext"/>
          <w:sz w:val="20"/>
          <w:rtl/>
        </w:rPr>
        <w:t xml:space="preserve"> </w:t>
      </w:r>
      <w:ins w:id="90201" w:author="קלוד" w:date="2026-10-11T13:11:34Z">
        <w:r>
          <w:rPr>
            <w:rFonts w:ascii="Fb Fontext" w:hAnsi="Fb Fontext"/>
            <w:sz w:val="20"/>
            <w:rtl/>
          </w:rPr>
          <w:t xml:space="preserve">ככרמלית,</w:t>
        </w:r>
      </w:ins>
      <w:del w:id="90202" w:author="קלוד" w:date="2026-10-11T13:11:34Z">
        <w:r w:rsidRPr="006F178A">
          <w:rPr>
            <w:rFonts w:ascii="Fb Fontext" w:hAnsi="Fb Fontext"/>
            <w:sz w:val="20"/>
            <w:rtl/>
          </w:rPr>
          <w:delText xml:space="preserve">דמיא</w:delText>
        </w:r>
      </w:del>
      <w:r w:rsidRPr="006F178A">
        <w:rPr>
          <w:rFonts w:ascii="Fb Fontext" w:hAnsi="Fb Fontext"/>
          <w:sz w:val="20"/>
          <w:rtl/>
        </w:rPr>
        <w:t xml:space="preserve"> </w:t>
      </w:r>
      <w:ins w:id="90199" w:author="קלוד" w:date="2026-10-11T13:11:34Z">
        <w:r>
          <w:rPr>
            <w:rFonts w:ascii="Fb Fontext" w:hAnsi="Fb Fontext"/>
            <w:sz w:val="20"/>
            <w:rtl/>
          </w:rPr>
          <w:t xml:space="preserve">ומה</w:t>
        </w:r>
      </w:ins>
      <w:del w:id="90200" w:author="קלוד" w:date="2026-10-11T13:11:34Z">
        <w:r w:rsidRPr="006F178A">
          <w:rPr>
            <w:rFonts w:ascii="Fb Fontext" w:hAnsi="Fb Fontext"/>
            <w:sz w:val="20"/>
            <w:rtl/>
          </w:rPr>
          <w:delText xml:space="preserve">והא</w:delText>
        </w:r>
      </w:del>
      <w:r w:rsidRPr="006F178A">
        <w:rPr>
          <w:rFonts w:ascii="Fb Fontext" w:hAnsi="Fb Fontext"/>
          <w:sz w:val="20"/>
          <w:rtl/>
        </w:rPr>
        <w:t xml:space="preserve"> </w:t>
      </w:r>
      <w:ins w:id="90197" w:author="קלוד" w:date="2026-10-11T13:11:34Z">
        <w:r>
          <w:rPr>
            <w:rFonts w:ascii="Fb Fontext" w:hAnsi="Fb Fontext"/>
            <w:sz w:val="20"/>
            <w:rtl/>
          </w:rPr>
          <w:t xml:space="preserve">ש'פטור'</w:t>
        </w:r>
      </w:ins>
      <w:del w:id="90198" w:author="קלוד" w:date="2026-10-11T13:11:34Z">
        <w:r w:rsidRPr="006F178A">
          <w:rPr>
            <w:rFonts w:ascii="Fb Fontext" w:hAnsi="Fb Fontext"/>
            <w:sz w:val="20"/>
            <w:rtl/>
          </w:rPr>
          <w:delText xml:space="preserve">דפטור</w:delText>
        </w:r>
      </w:del>
      <w:r w:rsidRPr="006F178A">
        <w:rPr>
          <w:rFonts w:ascii="Fb Fontext" w:hAnsi="Fb Fontext"/>
          <w:sz w:val="20"/>
          <w:rtl/>
        </w:rPr>
        <w:t xml:space="preserve"> </w:t>
      </w:r>
      <w:ins w:id="90195" w:author="קלוד" w:date="2026-10-11T13:11:34Z">
        <w:r>
          <w:rPr>
            <w:rFonts w:ascii="Fb Fontext" w:hAnsi="Fb Fontext"/>
            <w:sz w:val="20"/>
            <w:rtl/>
          </w:rPr>
          <w:t xml:space="preserve">-</w:t>
        </w:r>
      </w:ins>
      <w:del w:id="90196" w:author="קלוד" w:date="2026-10-11T13:11:34Z">
        <w:r w:rsidRPr="006F178A">
          <w:rPr>
            <w:rFonts w:ascii="Fb Fontext" w:hAnsi="Fb Fontext"/>
            <w:sz w:val="20"/>
            <w:rtl/>
          </w:rPr>
          <w:delText xml:space="preserve">מיירי</w:delText>
        </w:r>
      </w:del>
      <w:r w:rsidRPr="006F178A">
        <w:rPr>
          <w:rFonts w:ascii="Fb Fontext" w:hAnsi="Fb Fontext"/>
          <w:sz w:val="20"/>
          <w:rtl/>
        </w:rPr>
        <w:t xml:space="preserve"> </w:t>
      </w:r>
      <w:ins w:id="90193" w:author="קלוד" w:date="2026-10-11T13:11:34Z">
        <w:r>
          <w:rPr>
            <w:rFonts w:ascii="Fb Fontext" w:hAnsi="Fb Fontext"/>
            <w:b/>
            <w:bCs/>
            <w:sz w:val="20"/>
            <w:rtl/>
          </w:rPr>
          <w:t xml:space="preserve">מדובר</w:t>
        </w:r>
      </w:ins>
      <w:del w:id="90194" w:author="קלוד" w:date="2026-10-11T13:11:34Z">
        <w:r w:rsidRPr="006F178A">
          <w:rPr>
            <w:rFonts w:ascii="Fb Fontext" w:hAnsi="Fb Fontext"/>
            <w:b/>
            <w:bCs/>
            <w:sz w:val="20"/>
            <w:rtl/>
          </w:rPr>
          <w:delText xml:space="preserve">מבעו"י</w:delText>
        </w:r>
      </w:del>
      <w:r w:rsidRPr="006F178A">
        <w:rPr>
          <w:rFonts w:ascii="Fb Fontext" w:hAnsi="Fb Fontext"/>
          <w:b/>
          <w:bCs/>
          <w:sz w:val="20"/>
          <w:rtl/>
        </w:rPr>
        <w:t xml:space="preserve"> </w:t>
      </w:r>
      <w:ins w:id="90191" w:author="קלוד" w:date="2026-10-11T13:11:34Z">
        <w:r>
          <w:rPr>
            <w:rFonts w:ascii="Fb Fontext" w:hAnsi="Fb Fontext"/>
            <w:sz w:val="20"/>
            <w:rtl/>
          </w:rPr>
          <w:t xml:space="preserve">מבעו"י, שלא</w:t>
        </w:r>
      </w:ins>
      <w:del w:id="90192"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קנסוהו </w:t>
      </w:r>
      <w:ins w:id="90189" w:author="קלוד" w:date="2026-10-11T13:11:34Z">
        <w:r>
          <w:rPr>
            <w:rFonts w:ascii="Fb Fontext" w:hAnsi="Fb Fontext"/>
            <w:sz w:val="20"/>
            <w:rtl/>
          </w:rPr>
          <w:t xml:space="preserve">חכמים.</w:t>
        </w:r>
      </w:ins>
      <w:del w:id="90190" w:author="קלוד" w:date="2026-10-11T13:11:34Z">
        <w:r w:rsidRPr="006F178A">
          <w:rPr>
            <w:rFonts w:ascii="Fb Fontext" w:hAnsi="Fb Fontext"/>
            <w:sz w:val="20"/>
            <w:rtl/>
          </w:rPr>
          <w:delText xml:space="preserve">רבנן.</w:delText>
        </w:r>
      </w:del>
    </w:p>
    <w:p>
      <w:pPr>
        <w:pStyle w:val="38"/>
        <w:rPr>
          <w:ins w:id="96330" w:author="מנוע מכני" w:date="2026-10-11T12:04:39Z"/>
        </w:rPr>
      </w:pPr>
      <w:r w:rsidRPr="006061D7">
        <w:t xml:space="preserve">ויקשה</w:t>
      </w:r>
    </w:p>
    <w:p w:rsidR="00E9703F" w:rsidRPr="006061D7" w:rsidRDefault="00E9703F" w:rsidP="00E9703F">
      <w:pPr>
        <w:rPr>
          <w:rtl/>
        </w:rPr>
      </w:pPr>
      <w:del w:id="96331" w:author="מנוע מכני" w:date="2026-10-11T12:04:39Z">
        <w:r w:rsidRPr="006061D7">
          <w:rPr>
            <w:rtl/>
          </w:rPr>
          <w:delText xml:space="preserve"> </w:delText>
        </w:r>
      </w:del>
      <w:ins w:id="90725" w:author="מנוע מכני" w:date="2026-10-11T12:04:39Z">
        <w:r>
          <w:rPr>
            <w:rtl/>
          </w:rPr>
          <w:t xml:space="preserve">דא"כ</w:t>
        </w:r>
      </w:ins>
      <w:del w:id="90726" w:author="מנוע מכני" w:date="2026-10-11T12:04:39Z">
        <w:r w:rsidRPr="006061D7">
          <w:rPr>
            <w:rtl/>
          </w:rPr>
          <w:delText xml:space="preserve">דאי הכי</w:delText>
        </w:r>
      </w:del>
      <w:r w:rsidRPr="006061D7">
        <w:rPr>
          <w:rtl/>
        </w:rPr>
        <w:t xml:space="preserve"> מבעו"י </w:t>
      </w:r>
      <w:ins w:id="94537" w:author="מנוע מכני" w:date="2026-10-11T12:04:39Z">
        <w:r>
          <w:rPr>
            <w:rtl/>
          </w:rPr>
          <w:t xml:space="preserve">דאם </w:t>
        </w:r>
      </w:ins>
      <w:del w:id="94538" w:author="מנוע מכני" w:date="2026-10-11T12:04:39Z">
        <w:r w:rsidRPr="006061D7">
          <w:rPr>
            <w:rtl/>
          </w:rPr>
          <w:delText xml:space="preserve">דאי </w:delText>
        </w:r>
      </w:del>
      <w:r w:rsidRPr="006061D7">
        <w:rPr>
          <w:rtl/>
        </w:rPr>
        <w:t xml:space="preserve">שדי לי </w:t>
      </w:r>
      <w:r w:rsidRPr="006061D7">
        <w:rPr>
          <w:rtl/>
        </w:rPr>
        <w:t xml:space="preserve">לא</w:t>
      </w:r>
      <w:r w:rsidRPr="006061D7">
        <w:rPr>
          <w:rtl/>
        </w:rPr>
        <w:t xml:space="preserve"> </w:t>
      </w:r>
      <w:r w:rsidRPr="006061D7">
        <w:rPr>
          <w:rtl/>
        </w:rPr>
        <w:t xml:space="preserve">לא</w:t>
      </w:r>
      <w:r w:rsidRPr="006061D7">
        <w:rPr>
          <w:rtl/>
        </w:rPr>
        <w:t xml:space="preserve"> אתי לידי חיוב חטאת - ליקנסוה רבנן </w:t>
      </w:r>
      <w:r w:rsidRPr="006061D7">
        <w:rPr>
          <w:rtl/>
        </w:rPr>
        <w:t xml:space="preserve">משא"כ</w:t>
      </w:r>
      <w:r w:rsidRPr="006061D7">
        <w:rPr>
          <w:rtl/>
        </w:rPr>
        <w:t xml:space="preserve"> משחשיכה </w:t>
      </w:r>
      <w:r w:rsidRPr="006061D7">
        <w:rPr>
          <w:rtl/>
        </w:rPr>
        <w:t xml:space="preserve">לא</w:t>
      </w:r>
      <w:r w:rsidRPr="006061D7">
        <w:rPr>
          <w:rtl/>
        </w:rPr>
        <w:t xml:space="preserve"> ליקנסוה רבנן.</w:t>
      </w:r>
    </w:p>
    <w:p w:rsidR="00E9703F" w:rsidRPr="006061D7" w:rsidRDefault="00E9703F" w:rsidP="00E9703F">
      <w:pPr>
        <w:rPr>
          <w:rtl/>
        </w:rPr>
      </w:pPr>
      <w:ins w:id="90219" w:author="קלוד" w:date="2026-10-11T13:11:34Z">
        <w:r>
          <w:rPr>
            <w:rtl/>
          </w:rPr>
          <w:t xml:space="preserve">ומשלא</w:t>
        </w:r>
      </w:ins>
      <w:del w:id="90220" w:author="קלוד" w:date="2026-10-11T13:11:34Z">
        <w:r w:rsidRPr="006061D7">
          <w:rPr>
            <w:rtl/>
          </w:rPr>
          <w:delText xml:space="preserve">ומדלא</w:delText>
        </w:r>
      </w:del>
      <w:r w:rsidRPr="006061D7">
        <w:rPr>
          <w:rtl/>
        </w:rPr>
        <w:t xml:space="preserve"> </w:t>
      </w:r>
      <w:ins w:id="90217" w:author="קלוד" w:date="2026-10-11T13:11:34Z">
        <w:r>
          <w:rPr>
            <w:rtl/>
          </w:rPr>
          <w:t xml:space="preserve">תירצנו</w:t>
        </w:r>
      </w:ins>
      <w:del w:id="90218" w:author="קלוד" w:date="2026-10-11T13:11:34Z">
        <w:r w:rsidRPr="006061D7">
          <w:rPr>
            <w:rtl/>
          </w:rPr>
          <w:delText xml:space="preserve">משנינן</w:delText>
        </w:r>
      </w:del>
      <w:r w:rsidRPr="006061D7">
        <w:rPr>
          <w:rtl/>
        </w:rPr>
        <w:t xml:space="preserve"> </w:t>
      </w:r>
      <w:ins w:id="92137" w:author="מנוע מכני" w:date="2026-10-11T12:04:39Z">
        <w:r>
          <w:rPr>
            <w:rtl/>
          </w:rPr>
          <w:t xml:space="preserve">כך</w:t>
        </w:r>
      </w:ins>
      <w:del w:id="92138" w:author="מנוע מכני" w:date="2026-10-11T12:04:39Z">
        <w:r w:rsidRPr="006061D7">
          <w:rPr>
            <w:rtl/>
          </w:rPr>
          <w:delText xml:space="preserve">הכי</w:delText>
        </w:r>
      </w:del>
      <w:r w:rsidRPr="006061D7">
        <w:rPr>
          <w:rtl/>
        </w:rPr>
        <w:t xml:space="preserve">, </w:t>
      </w:r>
      <w:ins w:id="90215" w:author="קלוד" w:date="2026-10-11T13:11:34Z">
        <w:r>
          <w:rPr>
            <w:rtl/>
          </w:rPr>
          <w:t xml:space="preserve">תיפשט</w:t>
        </w:r>
      </w:ins>
      <w:del w:id="90216" w:author="קלוד" w:date="2026-10-11T13:11:34Z">
        <w:r w:rsidRPr="006061D7">
          <w:rPr>
            <w:rtl/>
          </w:rPr>
          <w:delText xml:space="preserve">תפשוט</w:delText>
        </w:r>
      </w:del>
      <w:r w:rsidRPr="006061D7">
        <w:rPr>
          <w:rtl/>
        </w:rPr>
        <w:t xml:space="preserve"> </w:t>
      </w:r>
      <w:ins w:id="90213" w:author="קלוד" w:date="2026-10-11T13:11:34Z">
        <w:r>
          <w:rPr>
            <w:rtl/>
          </w:rPr>
          <w:t xml:space="preserve">שאלת</w:t>
        </w:r>
      </w:ins>
      <w:del w:id="90214" w:author="קלוד" w:date="2026-10-11T13:11:34Z">
        <w:r w:rsidRPr="006061D7">
          <w:rPr>
            <w:rtl/>
          </w:rPr>
          <w:delText xml:space="preserve">הך דבעי</w:delText>
        </w:r>
      </w:del>
      <w:r w:rsidRPr="006061D7">
        <w:rPr>
          <w:rtl/>
        </w:rPr>
        <w:t xml:space="preserve"> </w:t>
      </w:r>
      <w:r w:rsidRPr="006061D7">
        <w:rPr>
          <w:rStyle w:val="2fb"/>
          <w:rtl/>
        </w:rPr>
        <w:t xml:space="preserve">רבב"א</w:t>
      </w:r>
      <w:r w:rsidRPr="006061D7">
        <w:rPr>
          <w:rtl/>
        </w:rPr>
        <w:t xml:space="preserve"> </w:t>
      </w:r>
      <w:r w:rsidRPr="006061D7">
        <w:rPr>
          <w:rStyle w:val="2fb"/>
          <w:rtl/>
        </w:rPr>
        <w:t xml:space="preserve">אביי</w:t>
      </w:r>
      <w:r w:rsidRPr="006061D7">
        <w:rPr>
          <w:rtl/>
        </w:rPr>
        <w:t xml:space="preserve">: הדביק פת בתנור, </w:t>
      </w:r>
      <w:ins w:id="94539" w:author="מנוע מכני" w:date="2026-10-11T12:04:39Z">
        <w:r>
          <w:rPr>
            <w:rtl/>
          </w:rPr>
          <w:t xml:space="preserve">אם </w:t>
        </w:r>
      </w:ins>
      <w:del w:id="94540" w:author="מנוע מכני" w:date="2026-10-11T12:04:39Z">
        <w:r w:rsidRPr="006061D7">
          <w:rPr>
            <w:rtl/>
          </w:rPr>
          <w:delText xml:space="preserve">אי </w:delText>
        </w:r>
      </w:del>
      <w:r w:rsidRPr="006061D7">
        <w:rPr>
          <w:rtl/>
        </w:rPr>
        <w:t xml:space="preserve">התירו לו לרדותה קודם שיבא לידי חיוב חטאת.</w:t>
      </w:r>
    </w:p>
    <w:p w:rsidR="00E9703F" w:rsidRPr="006F178A" w:rsidRDefault="00E9703F" w:rsidP="00E9703F">
      <w:pPr>
        <w:rPr>
          <w:rStyle w:val="afffe"/>
          <w:rFonts w:ascii="Fb Fontext" w:hAnsi="Fb Fontext"/>
          <w:b/>
          <w:rtl/>
        </w:rPr>
      </w:pPr>
      <w:r w:rsidRPr="006F178A">
        <w:rPr>
          <w:rStyle w:val="afffe"/>
          <w:rFonts w:ascii="Fb Fontext" w:hAnsi="Fb Fontext" w:hint="cs"/>
          <w:b/>
          <w:rtl/>
        </w:rPr>
        <w:t>ג</w:t>
      </w:r>
      <w:r w:rsidRPr="006F178A">
        <w:rPr>
          <w:rStyle w:val="afffe"/>
          <w:rFonts w:ascii="Fb Fontext" w:hAnsi="Fb Fontext"/>
          <w:b/>
          <w:rtl/>
        </w:rPr>
        <w:t>.</w:t>
      </w:r>
      <w:r w:rsidRPr="006F178A">
        <w:rPr>
          <w:rtl/>
        </w:rPr>
        <w:t xml:space="preserve"> לעולם </w:t>
      </w:r>
      <w:r w:rsidRPr="006F178A">
        <w:rPr>
          <w:rtl/>
        </w:rPr>
        <w:t xml:space="preserve">לא</w:t>
      </w:r>
      <w:r w:rsidRPr="006F178A">
        <w:rPr>
          <w:rtl/>
        </w:rPr>
        <w:t xml:space="preserve"> </w:t>
      </w:r>
      <w:ins w:id="90237" w:author="קלוד" w:date="2026-10-11T13:11:34Z">
        <w:r>
          <w:rPr>
            <w:rtl/>
          </w:rPr>
          <w:t xml:space="preserve">תיפשט,</w:t>
        </w:r>
      </w:ins>
      <w:del w:id="90238" w:author="קלוד" w:date="2026-10-11T13:11:34Z">
        <w:r w:rsidRPr="006F178A">
          <w:rPr>
            <w:rtl/>
          </w:rPr>
          <w:delText xml:space="preserve">תפשוט,</w:delText>
        </w:r>
      </w:del>
      <w:r w:rsidRPr="006F178A">
        <w:rPr>
          <w:rtl/>
        </w:rPr>
        <w:t xml:space="preserve"> </w:t>
      </w:r>
      <w:ins w:id="90235" w:author="קלוד" w:date="2026-10-11T13:11:34Z">
        <w:r>
          <w:rPr>
            <w:rtl/>
          </w:rPr>
          <w:t xml:space="preserve">ול"ק:</w:t>
        </w:r>
      </w:ins>
      <w:del w:id="90236" w:author="קלוד" w:date="2026-10-11T13:11:34Z">
        <w:r w:rsidRPr="006F178A">
          <w:rPr>
            <w:rtl/>
          </w:rPr>
          <w:delText xml:space="preserve">ול"</w:delText>
        </w:r>
        <w:r w:rsidRPr="006F178A">
          <w:rPr>
            <w:rFonts w:hint="cs"/>
            <w:rtl/>
          </w:rPr>
          <w:delText xml:space="preserve">ק</w:delText>
        </w:r>
      </w:del>
      <w:r w:rsidRPr="006F178A">
        <w:rPr>
          <w:rFonts w:hint="cs"/>
          <w:rtl/>
        </w:rPr>
        <w:t xml:space="preserve"> </w:t>
      </w:r>
      <w:r w:rsidRPr="006F178A">
        <w:rPr>
          <w:rtl/>
        </w:rPr>
        <w:t xml:space="preserve">כאן </w:t>
      </w:r>
      <w:ins w:id="90233" w:author="קלוד" w:date="2026-10-11T13:11:34Z">
        <w:r>
          <w:rPr>
            <w:rtl/>
          </w:rPr>
          <w:t xml:space="preserve">בשוגג,</w:t>
        </w:r>
      </w:ins>
      <w:del w:id="90234" w:author="קלוד" w:date="2026-10-11T13:11:34Z">
        <w:r w:rsidRPr="006F178A">
          <w:rPr>
            <w:rtl/>
          </w:rPr>
          <w:delText xml:space="preserve">בשוגג</w:delText>
        </w:r>
      </w:del>
      <w:r w:rsidRPr="006F178A">
        <w:rPr>
          <w:rtl/>
        </w:rPr>
        <w:t xml:space="preserve"> ולא קנסו </w:t>
      </w:r>
      <w:ins w:id="90231" w:author="קלוד" w:date="2026-10-11T13:11:34Z">
        <w:r>
          <w:rPr>
            <w:rtl/>
          </w:rPr>
          <w:t xml:space="preserve">חכמים;</w:t>
        </w:r>
      </w:ins>
      <w:del w:id="90232" w:author="קלוד" w:date="2026-10-11T13:11:34Z">
        <w:r w:rsidRPr="006F178A">
          <w:rPr>
            <w:rtl/>
          </w:rPr>
          <w:delText xml:space="preserve">רבנן,</w:delText>
        </w:r>
      </w:del>
      <w:r w:rsidRPr="006F178A">
        <w:rPr>
          <w:rtl/>
        </w:rPr>
        <w:t xml:space="preserve"> וכאן </w:t>
      </w:r>
      <w:ins w:id="90229" w:author="קלוד" w:date="2026-10-11T13:11:34Z">
        <w:r>
          <w:rPr>
            <w:rtl/>
          </w:rPr>
          <w:t xml:space="preserve">[בזו</w:t>
        </w:r>
      </w:ins>
      <w:del w:id="90230" w:author="קלוד" w:date="2026-10-11T13:11:34Z">
        <w:r w:rsidRPr="006F178A">
          <w:rPr>
            <w:rtl/>
          </w:rPr>
          <w:delText xml:space="preserve">[בהך</w:delText>
        </w:r>
      </w:del>
      <w:r w:rsidRPr="006F178A">
        <w:rPr>
          <w:rtl/>
        </w:rPr>
        <w:t xml:space="preserve"> </w:t>
      </w:r>
      <w:ins w:id="90227" w:author="קלוד" w:date="2026-10-11T13:11:34Z">
        <w:r>
          <w:rPr>
            <w:rtl/>
          </w:rPr>
          <w:t xml:space="preserve">שאסור</w:t>
        </w:r>
      </w:ins>
      <w:del w:id="90228" w:author="קלוד" w:date="2026-10-11T13:11:34Z">
        <w:r w:rsidRPr="006F178A">
          <w:rPr>
            <w:rtl/>
          </w:rPr>
          <w:delText xml:space="preserve">דאסור</w:delText>
        </w:r>
      </w:del>
      <w:r w:rsidRPr="006F178A">
        <w:rPr>
          <w:rtl/>
        </w:rPr>
        <w:t xml:space="preserve"> להחזיר] </w:t>
      </w:r>
      <w:ins w:id="90225" w:author="קלוד" w:date="2026-10-11T13:11:34Z">
        <w:r>
          <w:rPr>
            <w:rtl/>
          </w:rPr>
          <w:t xml:space="preserve">במזיד,</w:t>
        </w:r>
      </w:ins>
      <w:del w:id="90226" w:author="קלוד" w:date="2026-10-11T13:11:34Z">
        <w:r w:rsidRPr="006F178A">
          <w:rPr>
            <w:rtl/>
          </w:rPr>
          <w:delText xml:space="preserve">במזיד</w:delText>
        </w:r>
      </w:del>
      <w:r w:rsidRPr="006F178A">
        <w:rPr>
          <w:rtl/>
        </w:rPr>
        <w:t xml:space="preserve"> </w:t>
      </w:r>
      <w:ins w:id="90223" w:author="קלוד" w:date="2026-10-11T13:11:34Z">
        <w:r>
          <w:rPr>
            <w:rtl/>
          </w:rPr>
          <w:t xml:space="preserve">וקנסוהו</w:t>
        </w:r>
      </w:ins>
      <w:del w:id="90224" w:author="קלוד" w:date="2026-10-11T13:11:34Z">
        <w:r w:rsidRPr="006F178A">
          <w:rPr>
            <w:rtl/>
          </w:rPr>
          <w:delText xml:space="preserve">קנסוה</w:delText>
        </w:r>
      </w:del>
      <w:r w:rsidRPr="006F178A">
        <w:rPr>
          <w:rtl/>
        </w:rPr>
        <w:t xml:space="preserve"> </w:t>
      </w:r>
      <w:ins w:id="90221" w:author="קלוד" w:date="2026-10-11T13:11:34Z">
        <w:r>
          <w:rPr>
            <w:rtl/>
          </w:rPr>
          <w:t xml:space="preserve">חכמים.</w:t>
        </w:r>
      </w:ins>
      <w:del w:id="90222" w:author="קלוד" w:date="2026-10-11T13:11:34Z">
        <w:r w:rsidRPr="006F178A">
          <w:rPr>
            <w:rtl/>
          </w:rPr>
          <w:delText xml:space="preserve">רבנן.</w:delText>
        </w:r>
      </w:del>
    </w:p>
    <w:p w:rsidR="00E9703F" w:rsidRPr="006F178A" w:rsidRDefault="00E9703F" w:rsidP="00E9703F">
      <w:pPr>
        <w:rPr>
          <w:rStyle w:val="afffe"/>
          <w:rFonts w:ascii="Fb Fontext" w:hAnsi="Fb Fontext"/>
          <w:b/>
          <w:rtl/>
        </w:rPr>
      </w:pPr>
      <w:r w:rsidRPr="006F178A">
        <w:rPr>
          <w:rStyle w:val="afffe"/>
          <w:rFonts w:ascii="Fb Fontext" w:hAnsi="Fb Fontext" w:hint="cs"/>
          <w:b/>
          <w:rtl/>
        </w:rPr>
        <w:t>ד</w:t>
      </w:r>
      <w:r w:rsidRPr="006F178A">
        <w:rPr>
          <w:rStyle w:val="afffe"/>
          <w:rFonts w:ascii="Fb Fontext" w:hAnsi="Fb Fontext"/>
          <w:b/>
          <w:rtl/>
        </w:rPr>
        <w:t>.</w:t>
      </w:r>
      <w:r w:rsidRPr="006F178A">
        <w:rPr>
          <w:rtl/>
        </w:rPr>
        <w:t xml:space="preserve"> </w:t>
      </w:r>
      <w:ins w:id="90247" w:author="קלוד" w:date="2026-10-11T13:11:34Z">
        <w:r>
          <w:rPr>
            <w:rtl/>
          </w:rPr>
          <w:t xml:space="preserve">זו</w:t>
        </w:r>
      </w:ins>
      <w:del w:id="90248" w:author="קלוד" w:date="2026-10-11T13:11:34Z">
        <w:r w:rsidRPr="006F178A">
          <w:rPr>
            <w:rtl/>
          </w:rPr>
          <w:delText xml:space="preserve">אידי</w:delText>
        </w:r>
      </w:del>
      <w:r w:rsidRPr="006F178A">
        <w:rPr>
          <w:rtl/>
        </w:rPr>
        <w:t xml:space="preserve"> </w:t>
      </w:r>
      <w:ins w:id="90245" w:author="קלוד" w:date="2026-10-11T13:11:34Z">
        <w:r>
          <w:rPr>
            <w:rtl/>
          </w:rPr>
          <w:t xml:space="preserve">וזו</w:t>
        </w:r>
      </w:ins>
      <w:del w:id="90246" w:author="קלוד" w:date="2026-10-11T13:11:34Z">
        <w:r w:rsidRPr="006F178A">
          <w:rPr>
            <w:rtl/>
          </w:rPr>
          <w:delText xml:space="preserve">ואידי</w:delText>
        </w:r>
      </w:del>
      <w:r w:rsidRPr="006F178A">
        <w:rPr>
          <w:rtl/>
        </w:rPr>
        <w:t xml:space="preserve"> בשוגג, </w:t>
      </w:r>
      <w:ins w:id="90727" w:author="מנוע מכני" w:date="2026-10-11T12:04:39Z">
        <w:ins w:id="90243" w:author="קלוד" w:date="2026-10-11T13:11:34Z">
          <w:r>
            <w:rPr>
              <w:rtl/>
            </w:rPr>
            <w:t xml:space="preserve">ונחלקו</w:t>
          </w:r>
        </w:ins>
        <w:del w:id="90244" w:author="קלוד" w:date="2026-10-11T13:11:34Z">
          <w:r>
            <w:rPr>
              <w:rtl/>
            </w:rPr>
            <w:delText xml:space="preserve">וכאן</w:delText>
          </w:r>
        </w:del>
      </w:ins>
      <w:del w:id="90728" w:author="מנוע מכני" w:date="2026-10-11T12:04:39Z">
        <w:r w:rsidRPr="006F178A">
          <w:rPr>
            <w:rtl/>
          </w:rPr>
          <w:delText xml:space="preserve">והכא</w:delText>
        </w:r>
      </w:del>
      <w:r w:rsidRPr="006F178A">
        <w:rPr>
          <w:rtl/>
        </w:rPr>
        <w:t xml:space="preserve"> </w:t>
      </w:r>
      <w:ins w:id="90241" w:author="קלוד" w:date="2026-10-11T13:11:34Z">
        <w:r>
          <w:rPr>
            <w:rtl/>
          </w:rPr>
          <w:t xml:space="preserve">אם קנסו</w:t>
        </w:r>
      </w:ins>
      <w:del w:id="90242" w:author="קלוד" w:date="2026-10-11T13:11:34Z">
        <w:r w:rsidRPr="006F178A">
          <w:rPr>
            <w:rtl/>
          </w:rPr>
          <w:delText xml:space="preserve">בקנסו</w:delText>
        </w:r>
      </w:del>
      <w:r w:rsidRPr="006F178A">
        <w:rPr>
          <w:rtl/>
        </w:rPr>
        <w:t xml:space="preserve"> שוגג אטו </w:t>
      </w:r>
      <w:ins w:id="90239" w:author="קלוד" w:date="2026-10-11T13:11:34Z">
        <w:r>
          <w:rPr>
            <w:rtl/>
          </w:rPr>
          <w:t xml:space="preserve">מזיד.</w:t>
        </w:r>
      </w:ins>
      <w:del w:id="90240" w:author="קלוד" w:date="2026-10-11T13:11:34Z">
        <w:r w:rsidRPr="006F178A">
          <w:rPr>
            <w:rtl/>
          </w:rPr>
          <w:delText xml:space="preserve">מזיד </w:delText>
        </w:r>
        <w:r>
          <w:rPr>
            <w:rtl/>
          </w:rPr>
          <w:delText xml:space="preserve">חלקו</w:delText>
        </w:r>
        <w:r w:rsidRPr="006F178A">
          <w:rPr>
            <w:rtl/>
          </w:rPr>
          <w:delText xml:space="preserve">.</w:delText>
        </w:r>
      </w:del>
      <w:ins w:id="95393" w:author="מנוע מכני" w:date="2026-10-11T12:04:39Z"/>
      <w:del w:id="95394" w:author="מנוע מכני" w:date="2026-10-11T12:04:39Z">
        <w:r w:rsidRPr="006F178A">
          <w:rPr>
            <w:rtl/>
          </w:rPr>
          <w:delText xml:space="preserve">קמיפלגי</w:delText>
        </w:r>
      </w:del>
    </w:p>
    <w:p w:rsidR="00E9703F" w:rsidRPr="006F178A" w:rsidRDefault="00E9703F" w:rsidP="00E9703F">
      <w:pPr>
        <w:rPr>
          <w:rtl/>
        </w:rPr>
      </w:pPr>
      <w:r w:rsidRPr="006F178A">
        <w:rPr>
          <w:rStyle w:val="afffe"/>
          <w:rFonts w:ascii="Fb Fontext" w:hAnsi="Fb Fontext" w:hint="cs"/>
          <w:b/>
          <w:rtl/>
        </w:rPr>
        <w:t>ה</w:t>
      </w:r>
      <w:r w:rsidRPr="006F178A">
        <w:rPr>
          <w:rStyle w:val="afffe"/>
          <w:rFonts w:ascii="Fb Fontext" w:hAnsi="Fb Fontext"/>
          <w:b/>
          <w:rtl/>
        </w:rPr>
        <w:t>.</w:t>
      </w:r>
      <w:r w:rsidRPr="006F178A">
        <w:rPr>
          <w:rtl/>
        </w:rPr>
        <w:t xml:space="preserve"> לעולם </w:t>
      </w:r>
      <w:r w:rsidRPr="006F178A">
        <w:rPr>
          <w:rtl/>
        </w:rPr>
        <w:t xml:space="preserve">לא</w:t>
      </w:r>
      <w:r w:rsidRPr="006F178A">
        <w:rPr>
          <w:rtl/>
        </w:rPr>
        <w:t xml:space="preserve"> קנסו, ול"</w:t>
      </w:r>
      <w:r w:rsidRPr="006F178A">
        <w:rPr>
          <w:rFonts w:hint="cs"/>
          <w:rtl/>
        </w:rPr>
        <w:t>ק</w:t>
      </w:r>
      <w:r w:rsidRPr="006F178A">
        <w:rPr>
          <w:rtl/>
        </w:rPr>
        <w:t xml:space="preserve"> כאן - לאותה חצר כאן - לחצר אחרת.</w:t>
      </w:r>
    </w:p>
    <w:p w:rsidR="00E9703F" w:rsidRDefault="00E9703F" w:rsidP="00E9703F">
      <w:pPr>
        <w:rPr>
          <w:rtl/>
        </w:rPr>
      </w:pPr>
      <w:ins w:id="90255" w:author="קלוד" w:date="2026-10-11T13:11:34Z">
        <w:r>
          <w:rPr>
            <w:rStyle w:val="2fb"/>
            <w:rtl/>
          </w:rPr>
          <w:t xml:space="preserve">כדברי</w:t>
        </w:r>
      </w:ins>
      <w:del w:id="90256" w:author="קלוד" w:date="2026-10-11T13:11:34Z">
        <w:r w:rsidRPr="006F178A">
          <w:rPr>
            <w:rStyle w:val="2fb"/>
            <w:rtl/>
          </w:rPr>
          <w:delText xml:space="preserve">כדר"נ</w:delText>
        </w:r>
      </w:del>
      <w:r w:rsidRPr="006F178A">
        <w:rPr>
          <w:rtl/>
        </w:rPr>
        <w:t xml:space="preserve"> </w:t>
      </w:r>
      <w:ins w:id="90253" w:author="קלוד" w:date="2026-10-11T13:11:34Z">
        <w:r>
          <w:rPr>
            <w:rtl/>
          </w:rPr>
          <w:t xml:space="preserve">ר"נ, שלאותה</w:t>
        </w:r>
      </w:ins>
      <w:del w:id="90254" w:author="קלוד" w:date="2026-10-11T13:11:34Z">
        <w:r w:rsidRPr="006F178A">
          <w:rPr>
            <w:rtl/>
          </w:rPr>
          <w:delText xml:space="preserve">דלאותה</w:delText>
        </w:r>
      </w:del>
      <w:r w:rsidRPr="006F178A">
        <w:rPr>
          <w:rtl/>
        </w:rPr>
        <w:t xml:space="preserve"> חצר מותר להחזיר ידו המלאה </w:t>
      </w:r>
      <w:ins w:id="90251" w:author="קלוד" w:date="2026-10-11T13:11:34Z">
        <w:r>
          <w:rPr>
            <w:rtl/>
          </w:rPr>
          <w:t xml:space="preserve">פירות,</w:t>
        </w:r>
      </w:ins>
      <w:del w:id="90252" w:author="קלוד" w:date="2026-10-11T13:11:34Z">
        <w:r w:rsidRPr="006F178A">
          <w:rPr>
            <w:rtl/>
          </w:rPr>
          <w:delText xml:space="preserve">פירות</w:delText>
        </w:r>
      </w:del>
      <w:r w:rsidRPr="006F178A">
        <w:rPr>
          <w:rtl/>
        </w:rPr>
        <w:t xml:space="preserve"> </w:t>
      </w:r>
      <w:ins w:id="90249" w:author="קלוד" w:date="2026-10-11T13:11:34Z">
        <w:r>
          <w:rPr>
            <w:rtl/>
          </w:rPr>
          <w:t xml:space="preserve">שלא</w:t>
        </w:r>
      </w:ins>
      <w:del w:id="90250" w:author="קלוד" w:date="2026-10-11T13:11:34Z">
        <w:r w:rsidRPr="006F178A">
          <w:rPr>
            <w:rtl/>
          </w:rPr>
          <w:delText xml:space="preserve">דלא</w:delText>
        </w:r>
      </w:del>
      <w:r w:rsidRPr="006F178A">
        <w:rPr>
          <w:rtl/>
        </w:rPr>
        <w:t xml:space="preserve"> </w:t>
      </w:r>
      <w:r w:rsidRPr="006F178A">
        <w:rPr>
          <w:rFonts w:hint="cs"/>
          <w:rtl/>
        </w:rPr>
        <w:t>נעשתה</w:t>
      </w:r>
      <w:r w:rsidRPr="006F178A">
        <w:rPr>
          <w:rtl/>
        </w:rPr>
        <w:t xml:space="preserve"> מחשבתו</w:t>
      </w:r>
    </w:p>
    <w:p w:rsidR="00E9703F" w:rsidRPr="009757B9" w:rsidRDefault="00E9703F" w:rsidP="00E9703F">
      <w:pPr>
        <w:rPr>
          <w:rFonts w:cs="Guttman Vilna"/>
          <w:b/>
          <w:bCs/>
          <w:rtl/>
        </w:rPr>
      </w:pPr>
      <w:r w:rsidRPr="006F178A">
        <w:rPr>
          <w:rtl/>
        </w:rPr>
        <w:t xml:space="preserve">ולחצר אחרת </w:t>
      </w:r>
      <w:ins w:id="90259" w:author="קלוד" w:date="2026-10-11T13:11:34Z">
        <w:r>
          <w:rPr>
            <w:rtl/>
          </w:rPr>
          <w:t xml:space="preserve">אסור,</w:t>
        </w:r>
      </w:ins>
      <w:del w:id="90260" w:author="קלוד" w:date="2026-10-11T13:11:34Z">
        <w:r w:rsidRPr="006F178A">
          <w:rPr>
            <w:rtl/>
          </w:rPr>
          <w:delText xml:space="preserve">אסור</w:delText>
        </w:r>
      </w:del>
      <w:r w:rsidRPr="006F178A">
        <w:rPr>
          <w:rtl/>
        </w:rPr>
        <w:t xml:space="preserve"> </w:t>
      </w:r>
      <w:ins w:id="90257" w:author="קלוד" w:date="2026-10-11T13:11:34Z">
        <w:r>
          <w:rPr>
            <w:rtl/>
          </w:rPr>
          <w:t xml:space="preserve">שנעשתה</w:t>
        </w:r>
      </w:ins>
      <w:del w:id="90258" w:author="קלוד" w:date="2026-10-11T13:11:34Z">
        <w:r w:rsidRPr="006F178A">
          <w:rPr>
            <w:rtl/>
          </w:rPr>
          <w:delText xml:space="preserve">ד</w:delText>
        </w:r>
        <w:r w:rsidRPr="006F178A">
          <w:rPr>
            <w:rFonts w:hint="cs"/>
            <w:rtl/>
          </w:rPr>
          <w:delText xml:space="preserve">נעשתה</w:delText>
        </w:r>
      </w:del>
      <w:r w:rsidRPr="006F178A">
        <w:rPr>
          <w:rtl/>
        </w:rPr>
        <w:t xml:space="preserve"> מחשבתו.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ד.</w:t>
      </w:r>
    </w:p>
    <w:p>
      <w:pPr>
        <w:pStyle w:val="afffff8"/>
        <w:rPr>
          <w:ins w:id="91309" w:author="קלוד" w:date="2026-10-11T12:33:55Z"/>
        </w:rPr>
      </w:pPr>
      <w:ins w:id="91310" w:author="קלוד" w:date="2026-10-11T12:33:55Z">
        <w:r>
          <w:rPr>
            <w:color w:val="7B3F00"/>
          </w:rPr>
          <w:t xml:space="preserve">הדביק פת בתנור - האם התירו לרדותה קודם חיוב חטאת?</w:t>
        </w:r>
      </w:ins>
    </w:p>
    <w:p w:rsidR="00E9703F" w:rsidRPr="006F178A" w:rsidRDefault="00E9703F" w:rsidP="00E9703F">
      <w:pPr>
        <w:rPr>
          <w:rtl/>
        </w:rPr>
      </w:pPr>
      <w:r w:rsidRPr="00621243">
        <w:rPr>
          <w:rFonts w:ascii="Fb Fontext" w:hAnsi="Fb Fontext"/>
          <w:b/>
          <w:bCs/>
          <w:rtl/>
        </w:rPr>
        <w:t>בעי ר</w:t>
      </w:r>
      <w:r w:rsidRPr="00621243">
        <w:rPr>
          <w:rFonts w:ascii="Fb Fontext" w:hAnsi="Fb Fontext" w:hint="cs"/>
          <w:b/>
          <w:bCs/>
          <w:rtl/>
        </w:rPr>
        <w:t>בב'א</w:t>
      </w:r>
      <w:r w:rsidRPr="006F178A">
        <w:rPr>
          <w:rFonts w:ascii="Fb Fontext" w:hAnsi="Fb Fontext"/>
          <w:rtl/>
        </w:rPr>
        <w:t xml:space="preserve">: הדביק פת בתנור התירו לו לרדותה קודם שיבוא לידי חיוב חטאת, או </w:t>
      </w:r>
      <w:r w:rsidRPr="006F178A">
        <w:rPr>
          <w:rFonts w:ascii="Fb Fontext" w:hAnsi="Fb Fontext"/>
          <w:rtl/>
        </w:rPr>
        <w:t xml:space="preserve">לא</w:t>
      </w:r>
      <w:r w:rsidRPr="006F178A">
        <w:rPr>
          <w:rFonts w:ascii="Fb Fontext" w:hAnsi="Fb Fontext"/>
          <w:rtl/>
        </w:rPr>
        <w:t xml:space="preserve"> התירו.</w:t>
      </w:r>
    </w:p>
    <w:p w:rsidR="00E9703F" w:rsidRPr="006061D7" w:rsidRDefault="00E9703F" w:rsidP="00E9703F">
      <w:pPr>
        <w:rPr>
          <w:rtl/>
        </w:rPr>
      </w:pPr>
      <w:ins w:id="90279" w:author="קלוד" w:date="2026-10-11T13:11:34Z">
        <w:r>
          <w:rPr>
            <w:rStyle w:val="2fb"/>
            <w:rtl/>
          </w:rPr>
          <w:t xml:space="preserve">ר"ש:</w:t>
        </w:r>
      </w:ins>
      <w:del w:id="90280" w:author="קלוד" w:date="2026-10-11T13:11:34Z">
        <w:r w:rsidRPr="006061D7">
          <w:rPr>
            <w:rStyle w:val="2fb"/>
            <w:rtl/>
          </w:rPr>
          <w:delText xml:space="preserve">ר"</w:delText>
        </w:r>
        <w:r w:rsidRPr="006061D7">
          <w:rPr>
            <w:rStyle w:val="2fb"/>
            <w:rFonts w:hint="cs"/>
            <w:rtl/>
          </w:rPr>
          <w:delText xml:space="preserve">ש</w:delText>
        </w:r>
      </w:del>
      <w:r w:rsidRPr="006061D7">
        <w:rPr>
          <w:rtl/>
        </w:rPr>
        <w:t xml:space="preserve"> </w:t>
      </w:r>
      <w:ins w:id="90277" w:author="קלוד" w:date="2026-10-11T13:11:34Z">
        <w:r>
          <w:rPr>
            <w:rtl/>
          </w:rPr>
          <w:t xml:space="preserve">מדובר</w:t>
        </w:r>
      </w:ins>
      <w:del w:id="90278" w:author="קלוד" w:date="2026-10-11T13:11:34Z">
        <w:r w:rsidRPr="006061D7">
          <w:rPr>
            <w:rtl/>
          </w:rPr>
          <w:delText xml:space="preserve">מיירי</w:delText>
        </w:r>
      </w:del>
      <w:r w:rsidRPr="006061D7">
        <w:rPr>
          <w:rtl/>
        </w:rPr>
        <w:t xml:space="preserve"> </w:t>
      </w:r>
      <w:ins w:id="90275" w:author="קלוד" w:date="2026-10-11T13:11:34Z">
        <w:r>
          <w:rPr>
            <w:rtl/>
          </w:rPr>
          <w:t xml:space="preserve">בשוגג,</w:t>
        </w:r>
      </w:ins>
      <w:del w:id="90276" w:author="קלוד" w:date="2026-10-11T13:11:34Z">
        <w:r w:rsidRPr="006061D7">
          <w:rPr>
            <w:rtl/>
          </w:rPr>
          <w:delText xml:space="preserve">בשוגג</w:delText>
        </w:r>
      </w:del>
      <w:r w:rsidRPr="006061D7">
        <w:rPr>
          <w:rtl/>
        </w:rPr>
        <w:t xml:space="preserve"> </w:t>
      </w:r>
      <w:ins w:id="90273" w:author="קלוד" w:date="2026-10-11T13:11:34Z">
        <w:r>
          <w:rPr>
            <w:rtl/>
          </w:rPr>
          <w:t xml:space="preserve">ו'התירו'</w:t>
        </w:r>
      </w:ins>
      <w:del w:id="90274" w:author="קלוד" w:date="2026-10-11T13:11:34Z">
        <w:r w:rsidRPr="006061D7">
          <w:rPr>
            <w:rtl/>
          </w:rPr>
          <w:delText xml:space="preserve">והתירו</w:delText>
        </w:r>
      </w:del>
      <w:r w:rsidRPr="006061D7">
        <w:rPr>
          <w:rtl/>
        </w:rPr>
        <w:t xml:space="preserve"> </w:t>
      </w:r>
      <w:ins w:id="90271" w:author="קלוד" w:date="2026-10-11T13:11:34Z">
        <w:r>
          <w:rPr>
            <w:rtl/>
          </w:rPr>
          <w:t xml:space="preserve">-</w:t>
        </w:r>
      </w:ins>
      <w:del w:id="90272" w:author="קלוד" w:date="2026-10-11T13:11:34Z">
        <w:r w:rsidRPr="006061D7">
          <w:rPr>
            <w:rtl/>
          </w:rPr>
          <w:delText xml:space="preserve">היינו</w:delText>
        </w:r>
      </w:del>
      <w:r w:rsidRPr="006061D7">
        <w:rPr>
          <w:rtl/>
        </w:rPr>
        <w:t xml:space="preserve"> לאחרים</w:t>
      </w:r>
      <w:r w:rsidRPr="006061D7">
        <w:rPr>
          <w:rFonts w:hint="cs"/>
          <w:rtl/>
        </w:rPr>
        <w:t>,</w:t>
      </w:r>
      <w:r w:rsidRPr="006061D7">
        <w:rPr>
          <w:rtl/>
        </w:rPr>
        <w:t xml:space="preserve"> </w:t>
      </w:r>
      <w:ins w:id="94541" w:author="מנוע מכני" w:date="2026-10-11T12:04:39Z">
        <w:ins w:id="90269" w:author="קלוד" w:date="2026-10-11T13:11:34Z">
          <w:r>
            <w:rPr>
              <w:rtl/>
            </w:rPr>
            <w:t xml:space="preserve">שאם</w:t>
          </w:r>
        </w:ins>
        <w:del w:id="90270" w:author="קלוד" w:date="2026-10-11T13:11:34Z">
          <w:r>
            <w:rPr>
              <w:rtl/>
            </w:rPr>
            <w:delText xml:space="preserve">דאם</w:delText>
          </w:r>
        </w:del>
        <w:r>
          <w:rPr>
            <w:rtl/>
          </w:rPr>
          <w:t xml:space="preserve"> </w:t>
        </w:r>
      </w:ins>
      <w:del w:id="94542" w:author="מנוע מכני" w:date="2026-10-11T12:04:39Z">
        <w:r w:rsidRPr="006061D7">
          <w:rPr>
            <w:rtl/>
          </w:rPr>
          <w:delText xml:space="preserve">דאי </w:delText>
        </w:r>
      </w:del>
      <w:r w:rsidRPr="006061D7">
        <w:rPr>
          <w:rtl/>
        </w:rPr>
        <w:t xml:space="preserve">לו </w:t>
      </w:r>
      <w:ins w:id="90267" w:author="קלוד" w:date="2026-10-11T13:11:34Z">
        <w:r>
          <w:rPr>
            <w:rtl/>
          </w:rPr>
          <w:t xml:space="preserve">עצמו,</w:t>
        </w:r>
      </w:ins>
      <w:del w:id="90268" w:author="קלוד" w:date="2026-10-11T13:11:34Z">
        <w:r w:rsidRPr="006061D7">
          <w:rPr>
            <w:rtl/>
          </w:rPr>
          <w:delText xml:space="preserve">עצמו</w:delText>
        </w:r>
      </w:del>
      <w:r w:rsidRPr="006061D7">
        <w:rPr>
          <w:rtl/>
        </w:rPr>
        <w:t xml:space="preserve"> </w:t>
      </w:r>
      <w:ins w:id="90265" w:author="קלוד" w:date="2026-10-11T13:11:34Z">
        <w:r>
          <w:rPr>
            <w:rtl/>
          </w:rPr>
          <w:t xml:space="preserve">הרי</w:t>
        </w:r>
      </w:ins>
      <w:del w:id="90266" w:author="קלוד" w:date="2026-10-11T13:11:34Z">
        <w:r w:rsidRPr="006061D7">
          <w:rPr>
            <w:rtl/>
          </w:rPr>
          <w:delText xml:space="preserve">הא</w:delText>
        </w:r>
      </w:del>
      <w:r w:rsidRPr="006061D7">
        <w:rPr>
          <w:rtl/>
        </w:rPr>
        <w:t xml:space="preserve"> </w:t>
      </w:r>
      <w:ins w:id="90263" w:author="קלוד" w:date="2026-10-11T13:11:34Z">
        <w:r>
          <w:rPr>
            <w:rtl/>
          </w:rPr>
          <w:t xml:space="preserve">אינו</w:t>
        </w:r>
      </w:ins>
      <w:del w:id="90264" w:author="קלוד" w:date="2026-10-11T13:11:34Z">
        <w:r w:rsidRPr="006061D7">
          <w:rPr>
            <w:rtl/>
          </w:rPr>
          <w:delText xml:space="preserve">לא</w:delText>
        </w:r>
      </w:del>
      <w:r w:rsidRPr="006061D7">
        <w:rPr>
          <w:rtl/>
        </w:rPr>
        <w:t xml:space="preserve"> </w:t>
      </w:r>
      <w:ins w:id="95847" w:author="מנוע מכני" w:date="2026-10-11T12:04:39Z">
        <w:ins w:id="90261" w:author="קלוד" w:date="2026-10-11T13:11:34Z">
          <w:r>
            <w:rPr>
              <w:rtl/>
            </w:rPr>
            <w:t xml:space="preserve">חייב</w:t>
          </w:r>
        </w:ins>
        <w:del w:id="90262" w:author="קלוד" w:date="2026-10-11T13:11:34Z">
          <w:r>
            <w:rPr>
              <w:rtl/>
            </w:rPr>
            <w:delText xml:space="preserve">מחוייב</w:delText>
          </w:r>
        </w:del>
      </w:ins>
      <w:del w:id="95848" w:author="מנוע מכני" w:date="2026-10-11T12:04:39Z">
        <w:r w:rsidRPr="006061D7">
          <w:rPr>
            <w:rtl/>
          </w:rPr>
          <w:delText xml:space="preserve">מי</w:delText>
        </w:r>
        <w:r w:rsidRPr="006061D7">
          <w:rPr>
            <w:rFonts w:hint="cs"/>
            <w:rtl/>
          </w:rPr>
          <w:delText xml:space="preserve">חייב</w:delText>
        </w:r>
      </w:del>
      <w:r w:rsidRPr="006061D7">
        <w:rPr>
          <w:rFonts w:hint="cs"/>
          <w:rtl/>
        </w:rPr>
        <w:t xml:space="preserve"> חטאת</w:t>
      </w:r>
      <w:r w:rsidRPr="006061D7">
        <w:rPr>
          <w:rtl/>
        </w:rPr>
        <w:t xml:space="preserve"> עד שתהא תחלתן וסופן שגגה.</w:t>
      </w:r>
    </w:p>
    <w:p w:rsidR="00E9703F" w:rsidRPr="006F178A" w:rsidRDefault="00E9703F" w:rsidP="00E9703F">
      <w:pPr>
        <w:rPr>
          <w:rtl/>
        </w:rPr>
      </w:pPr>
      <w:r w:rsidRPr="006F178A">
        <w:rPr>
          <w:rFonts w:ascii="Fb Fontext" w:hAnsi="Fb Fontext"/>
          <w:rtl/>
        </w:rPr>
        <w:t xml:space="preserve">ודחה </w:t>
      </w:r>
      <w:ins w:id="90289" w:author="קלוד" w:date="2026-10-11T13:11:34Z">
        <w:r>
          <w:rPr>
            <w:rStyle w:val="2fb"/>
            <w:rFonts w:ascii="Fb Fontext" w:hAnsi="Fb Fontext"/>
            <w:rtl/>
          </w:rPr>
          <w:t xml:space="preserve">ר"ש:</w:t>
        </w:r>
      </w:ins>
      <w:del w:id="90290" w:author="קלוד" w:date="2026-10-11T13:11:34Z">
        <w:r w:rsidRPr="006F178A">
          <w:rPr>
            <w:rStyle w:val="2fb"/>
            <w:rFonts w:ascii="Fb Fontext" w:hAnsi="Fb Fontext"/>
            <w:rtl/>
          </w:rPr>
          <w:delText xml:space="preserve">ר"ש</w:delText>
        </w:r>
      </w:del>
      <w:r w:rsidRPr="006F178A">
        <w:rPr>
          <w:rFonts w:ascii="Fb Fontext" w:hAnsi="Fb Fontext"/>
          <w:rtl/>
        </w:rPr>
        <w:t xml:space="preserve"> </w:t>
      </w:r>
      <w:ins w:id="90287" w:author="קלוד" w:date="2026-10-11T13:11:34Z">
        <w:r>
          <w:rPr>
            <w:rFonts w:ascii="Fb Fontext" w:hAnsi="Fb Fontext"/>
            <w:rtl/>
          </w:rPr>
          <w:t xml:space="preserve">אין</w:t>
        </w:r>
      </w:ins>
      <w:del w:id="90288" w:author="קלוד" w:date="2026-10-11T13:11:34Z">
        <w:r w:rsidRPr="006F178A">
          <w:rPr>
            <w:rFonts w:ascii="Fb Fontext" w:hAnsi="Fb Fontext"/>
            <w:rtl/>
          </w:rPr>
          <w:delText xml:space="preserve">דלא</w:delText>
        </w:r>
      </w:del>
      <w:r w:rsidRPr="006F178A">
        <w:rPr>
          <w:rFonts w:ascii="Fb Fontext" w:hAnsi="Fb Fontext"/>
          <w:rtl/>
        </w:rPr>
        <w:t xml:space="preserve"> </w:t>
      </w:r>
      <w:ins w:id="90285" w:author="קלוד" w:date="2026-10-11T13:11:34Z">
        <w:r>
          <w:rPr>
            <w:rFonts w:ascii="Fb Fontext" w:hAnsi="Fb Fontext"/>
            <w:rtl/>
          </w:rPr>
          <w:t xml:space="preserve">אומרים</w:t>
        </w:r>
      </w:ins>
      <w:del w:id="90286" w:author="קלוד" w:date="2026-10-11T13:11:34Z">
        <w:r>
          <w:rPr>
            <w:rFonts w:ascii="Fb Fontext" w:hAnsi="Fb Fontext"/>
            <w:rtl/>
          </w:rPr>
          <w:delText xml:space="preserve">אמרי'</w:delText>
        </w:r>
      </w:del>
      <w:r w:rsidRPr="006F178A">
        <w:rPr>
          <w:rFonts w:ascii="Fb Fontext" w:hAnsi="Fb Fontext"/>
          <w:rtl/>
        </w:rPr>
        <w:t xml:space="preserve"> לאדם </w:t>
      </w:r>
      <w:ins w:id="90283" w:author="קלוד" w:date="2026-10-11T13:11:34Z">
        <w:r>
          <w:rPr>
            <w:rFonts w:ascii="Fb Fontext" w:hAnsi="Fb Fontext"/>
            <w:rtl/>
          </w:rPr>
          <w:t xml:space="preserve">'חטא</w:t>
        </w:r>
      </w:ins>
      <w:del w:id="90284" w:author="קלוד" w:date="2026-10-11T13:11:34Z">
        <w:r w:rsidRPr="006F178A">
          <w:rPr>
            <w:rFonts w:ascii="Fb Fontext" w:hAnsi="Fb Fontext"/>
            <w:rtl/>
          </w:rPr>
          <w:delText xml:space="preserve">חטא</w:delText>
        </w:r>
      </w:del>
      <w:r w:rsidRPr="006F178A">
        <w:rPr>
          <w:rFonts w:ascii="Fb Fontext" w:hAnsi="Fb Fontext"/>
          <w:rtl/>
        </w:rPr>
        <w:t xml:space="preserve"> כדי שיזכה </w:t>
      </w:r>
      <w:ins w:id="90281" w:author="קלוד" w:date="2026-10-11T13:11:34Z">
        <w:r>
          <w:rPr>
            <w:rFonts w:ascii="Fb Fontext" w:hAnsi="Fb Fontext"/>
            <w:rtl/>
          </w:rPr>
          <w:t xml:space="preserve">חבירך'.</w:t>
        </w:r>
      </w:ins>
      <w:del w:id="90282" w:author="קלוד" w:date="2026-10-11T13:11:34Z">
        <w:r w:rsidRPr="006F178A">
          <w:rPr>
            <w:rFonts w:ascii="Fb Fontext" w:hAnsi="Fb Fontext"/>
            <w:rtl/>
          </w:rPr>
          <w:delText xml:space="preserve">חבירך</w:delText>
        </w:r>
        <w:r w:rsidRPr="006F178A">
          <w:rPr>
            <w:rFonts w:ascii="Fb Fontext" w:hAnsi="Fb Fontext" w:hint="cs"/>
            <w:rtl/>
          </w:rPr>
          <w:delText xml:space="preserve">.</w:delText>
        </w:r>
      </w:del>
    </w:p>
    <w:p>
      <w:pPr>
        <w:pStyle w:val="38"/>
        <w:rPr>
          <w:ins w:id="96332" w:author="מנוע מכני" w:date="2026-10-11T12:04:39Z"/>
        </w:rPr>
      </w:pPr>
      <w:r w:rsidRPr="00097464">
        <w:t xml:space="preserve">רב אשי:</w:t>
      </w:r>
    </w:p>
    <w:p w:rsidR="00E9703F" w:rsidRPr="00097464" w:rsidRDefault="00E9703F" w:rsidP="00E9703F">
      <w:pPr>
        <w:rPr>
          <w:spacing w:val="-6"/>
          <w:rtl/>
        </w:rPr>
      </w:pPr>
      <w:del w:id="96333" w:author="מנוע מכני" w:date="2026-10-11T12:04:39Z">
        <w:r w:rsidRPr="00097464">
          <w:rPr>
            <w:spacing w:val="-6"/>
            <w:rtl/>
          </w:rPr>
          <w:delText xml:space="preserve"> </w:delText>
        </w:r>
      </w:del>
      <w:r w:rsidRPr="00097464">
        <w:rPr>
          <w:spacing w:val="-6"/>
          <w:rtl/>
        </w:rPr>
        <w:t xml:space="preserve">במזיד, </w:t>
      </w:r>
      <w:ins w:id="90299" w:author="קלוד" w:date="2026-10-11T13:11:34Z">
        <w:r>
          <w:rPr>
            <w:spacing w:val="-6"/>
            <w:rtl/>
          </w:rPr>
          <w:t xml:space="preserve">ו</w:t>
        </w:r>
        <w:r>
          <w:rPr>
            <w:rStyle w:val="afffffe"/>
            <w:spacing w:val="-6"/>
            <w:rtl/>
          </w:rPr>
          <w:t xml:space="preserve">גרוס</w:t>
        </w:r>
        <w:r>
          <w:rPr>
            <w:spacing w:val="-6"/>
            <w:rtl/>
          </w:rPr>
          <w:t xml:space="preserve"> 'קודם</w:t>
        </w:r>
      </w:ins>
      <w:del w:id="90300" w:author="קלוד" w:date="2026-10-11T13:11:34Z">
        <w:r w:rsidRPr="00097464">
          <w:rPr>
            <w:spacing w:val="-6"/>
            <w:rtl/>
          </w:rPr>
          <w:delText xml:space="preserve">ו</w:delText>
        </w:r>
        <w:r w:rsidRPr="00097464">
          <w:rPr>
            <w:rFonts w:hint="cs"/>
            <w:spacing w:val="-6"/>
            <w:rtl/>
          </w:rPr>
          <w:delText xml:space="preserve">'</w:delText>
        </w:r>
        <w:r w:rsidRPr="00097464">
          <w:rPr>
            <w:spacing w:val="-6"/>
            <w:rtl/>
          </w:rPr>
          <w:delText xml:space="preserve">קודם</w:delText>
        </w:r>
      </w:del>
      <w:r w:rsidRPr="00097464">
        <w:rPr>
          <w:spacing w:val="-6"/>
          <w:rtl/>
        </w:rPr>
        <w:t xml:space="preserve"> שיבא לידי איסור </w:t>
      </w:r>
      <w:ins w:id="90297" w:author="קלוד" w:date="2026-10-11T13:11:34Z">
        <w:r>
          <w:rPr>
            <w:spacing w:val="-6"/>
            <w:rtl/>
          </w:rPr>
          <w:t xml:space="preserve">סקילה',</w:t>
        </w:r>
      </w:ins>
      <w:del w:id="90298" w:author="קלוד" w:date="2026-10-11T13:11:34Z">
        <w:r w:rsidRPr="00097464">
          <w:rPr>
            <w:spacing w:val="-6"/>
            <w:rtl/>
          </w:rPr>
          <w:delText xml:space="preserve">סקילה</w:delText>
        </w:r>
        <w:r w:rsidRPr="00097464">
          <w:rPr>
            <w:rFonts w:hint="cs"/>
            <w:spacing w:val="-6"/>
            <w:rtl/>
          </w:rPr>
          <w:delText xml:space="preserve">'</w:delText>
        </w:r>
      </w:del>
      <w:r w:rsidRPr="00097464">
        <w:rPr>
          <w:spacing w:val="-6"/>
          <w:rtl/>
        </w:rPr>
        <w:t xml:space="preserve"> </w:t>
      </w:r>
      <w:ins w:id="95627" w:author="מנוע מכני" w:date="2026-10-11T12:04:39Z">
        <w:ins w:id="90295" w:author="קלוד" w:date="2026-10-11T13:11:34Z">
          <w:r>
            <w:rPr>
              <w:spacing w:val="-6"/>
              <w:rtl/>
            </w:rPr>
            <w:t xml:space="preserve">וכך</w:t>
          </w:r>
        </w:ins>
        <w:del w:id="90296" w:author="קלוד" w:date="2026-10-11T13:11:34Z">
          <w:r>
            <w:rPr>
              <w:spacing w:val="-6"/>
              <w:rtl/>
            </w:rPr>
            <w:delText xml:space="preserve">וכדשונה</w:delText>
          </w:r>
        </w:del>
      </w:ins>
      <w:del w:id="95628" w:author="מנוע מכני" w:date="2026-10-11T12:04:39Z">
        <w:r w:rsidRPr="00097464">
          <w:rPr>
            <w:spacing w:val="-6"/>
            <w:rtl/>
          </w:rPr>
          <w:delText xml:space="preserve">ו</w:delText>
        </w:r>
        <w:r w:rsidRPr="00097464">
          <w:rPr>
            <w:rFonts w:hint="cs"/>
            <w:spacing w:val="-6"/>
            <w:rtl/>
          </w:rPr>
          <w:delText xml:space="preserve">כד</w:delText>
        </w:r>
        <w:r w:rsidRPr="00097464">
          <w:rPr>
            <w:spacing w:val="-6"/>
            <w:rtl/>
          </w:rPr>
          <w:delText xml:space="preserve">מתני</w:delText>
        </w:r>
      </w:del>
      <w:r w:rsidRPr="00097464">
        <w:rPr>
          <w:spacing w:val="-6"/>
          <w:rtl/>
        </w:rPr>
        <w:t xml:space="preserve"> </w:t>
      </w:r>
      <w:ins w:id="90293" w:author="קלוד" w:date="2026-10-11T13:11:34Z">
        <w:r>
          <w:rPr>
            <w:spacing w:val="-6"/>
            <w:rtl/>
          </w:rPr>
          <w:t xml:space="preserve">שונה</w:t>
        </w:r>
      </w:ins>
      <w:del w:id="90294" w:author="קלוד" w:date="2026-10-11T13:11:34Z">
        <w:r w:rsidRPr="00097464">
          <w:rPr>
            <w:spacing w:val="-6"/>
            <w:rtl/>
          </w:rPr>
          <w:delText xml:space="preserve">לה</w:delText>
        </w:r>
      </w:del>
      <w:r w:rsidRPr="00097464">
        <w:rPr>
          <w:spacing w:val="-6"/>
          <w:rtl/>
        </w:rPr>
        <w:t xml:space="preserve"> </w:t>
      </w:r>
      <w:ins w:id="90291" w:author="קלוד" w:date="2026-10-11T13:11:34Z">
        <w:r>
          <w:rPr>
            <w:spacing w:val="-6"/>
            <w:rtl/>
          </w:rPr>
          <w:t xml:space="preserve">אותה במפורש</w:t>
        </w:r>
      </w:ins>
      <w:del w:id="90292" w:author="קלוד" w:date="2026-10-11T13:11:34Z">
        <w:r w:rsidRPr="00097464">
          <w:rPr>
            <w:spacing w:val="-6"/>
            <w:rtl/>
          </w:rPr>
          <w:delText xml:space="preserve">בהדיא</w:delText>
        </w:r>
      </w:del>
      <w:r w:rsidRPr="00097464">
        <w:rPr>
          <w:rFonts w:hint="cs"/>
          <w:spacing w:val="-6"/>
          <w:rtl/>
        </w:rPr>
        <w:t xml:space="preserve"> [ובפשיטות להיתר]</w:t>
      </w:r>
      <w:r w:rsidRPr="00097464">
        <w:rPr>
          <w:spacing w:val="-6"/>
          <w:rtl/>
        </w:rPr>
        <w:t xml:space="preserve"> </w:t>
      </w:r>
      <w:r w:rsidRPr="00097464">
        <w:rPr>
          <w:rStyle w:val="2fb"/>
          <w:spacing w:val="-6"/>
          <w:rtl/>
        </w:rPr>
        <w:t xml:space="preserve">ראב"דר</w:t>
      </w:r>
      <w:r w:rsidRPr="00097464">
        <w:rPr>
          <w:spacing w:val="-6"/>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307" w:author="קלוד" w:date="2026-10-11T12:33:55Z"/>
        </w:rPr>
      </w:pPr>
      <w:ins w:id="91308" w:author="קלוד" w:date="2026-10-11T12:33:55Z">
        <w:r>
          <w:rPr>
            <w:color w:val="7B3F00"/>
          </w:rPr>
          <w:t xml:space="preserve">פשט העני את ידו - וידו חשובה כארבעה על ארבעה</w:t>
        </w:r>
      </w:ins>
    </w:p>
    <w:p w:rsidR="00E9703F" w:rsidRPr="006F178A" w:rsidRDefault="00E9703F" w:rsidP="00E9703F">
      <w:pPr>
        <w:rPr>
          <w:rStyle w:val="afffe"/>
          <w:rFonts w:ascii="Fb Fontext" w:hAnsi="Fb Fontext"/>
          <w:b/>
          <w:rtl/>
        </w:rPr>
      </w:pPr>
      <w:r w:rsidRPr="006F178A">
        <w:rPr>
          <w:rStyle w:val="afffe"/>
          <w:rFonts w:ascii="Fb Fontext" w:hAnsi="Fb Fontext"/>
          <w:rtl/>
        </w:rPr>
        <w:t>פשט העני את ידו.</w:t>
      </w:r>
    </w:p>
    <w:p>
      <w:pPr>
        <w:pStyle w:val="38"/>
        <w:rPr>
          <w:ins w:id="96334" w:author="מנוע מכני" w:date="2026-10-11T12:04:39Z"/>
        </w:rPr>
      </w:pPr>
      <w:r w:rsidRPr="006F178A">
        <w:t>א</w:t>
      </w:r>
      <w:r w:rsidRPr="006F178A">
        <w:t>.</w:t>
      </w:r>
      <w:r w:rsidRPr="006F178A">
        <w:t xml:space="preserve"> רבה:</w:t>
      </w:r>
    </w:p>
    <w:p w:rsidR="00E9703F" w:rsidRPr="009757B9" w:rsidRDefault="00E9703F" w:rsidP="00E9703F">
      <w:pPr>
        <w:rPr>
          <w:rFonts w:cs="Guttman Vilna"/>
          <w:b/>
          <w:bCs/>
          <w:rtl/>
        </w:rPr>
      </w:pPr>
      <w:del w:id="96335" w:author="מנוע מכני" w:date="2026-10-11T12:04:39Z">
        <w:r w:rsidRPr="006F178A">
          <w:rPr>
            <w:rFonts w:hint="cs"/>
            <w:rtl/>
          </w:rPr>
          <w:delText xml:space="preserve"> </w:delText>
        </w:r>
      </w:del>
      <w:ins w:id="94049" w:author="מנוע מכני" w:date="2026-10-11T12:04:39Z">
        <w:r>
          <w:rPr>
            <w:rtl/>
          </w:rPr>
          <w:t xml:space="preserve">אף</w:t>
        </w:r>
      </w:ins>
      <w:del w:id="94050" w:author="מנוע מכני" w:date="2026-10-11T12:04:39Z">
        <w:r w:rsidRPr="006F178A">
          <w:rPr>
            <w:rtl/>
          </w:rPr>
          <w:delText xml:space="preserve">אע"ג</w:delText>
        </w:r>
      </w:del>
      <w:r w:rsidRPr="006F178A">
        <w:rPr>
          <w:rtl/>
        </w:rPr>
        <w:t xml:space="preserve"> </w:t>
      </w:r>
      <w:ins w:id="90309" w:author="קלוד" w:date="2026-10-11T13:11:34Z">
        <w:r>
          <w:rPr>
            <w:rtl/>
          </w:rPr>
          <w:t xml:space="preserve">שאין </w:t>
        </w:r>
        <w:r>
          <w:rPr>
            <w:rStyle w:val="afffffe"/>
            <w:rtl/>
          </w:rPr>
          <w:t xml:space="preserve">ביד</w:t>
        </w:r>
      </w:ins>
      <w:del w:id="90310" w:author="קלוד" w:date="2026-10-11T13:11:34Z">
        <w:r w:rsidRPr="006F178A">
          <w:rPr>
            <w:rtl/>
          </w:rPr>
          <w:delText xml:space="preserve">דאין</w:delText>
        </w:r>
      </w:del>
      <w:r w:rsidRPr="006F178A">
        <w:rPr>
          <w:rtl/>
        </w:rPr>
        <w:t xml:space="preserve"> מקום </w:t>
      </w:r>
      <w:r w:rsidRPr="00306272">
        <w:rPr>
          <w:rStyle w:val="afffff0"/>
          <w:rtl/>
        </w:rPr>
        <w:t xml:space="preserve">ד' על </w:t>
      </w:r>
      <w:ins w:id="90307" w:author="קלוד" w:date="2026-10-11T13:11:34Z">
        <w:r>
          <w:rPr>
            <w:rStyle w:val="afffff0"/>
            <w:rtl/>
          </w:rPr>
          <w:t xml:space="preserve">ד',</w:t>
        </w:r>
      </w:ins>
      <w:del w:id="90308" w:author="קלוד" w:date="2026-10-11T13:11:34Z">
        <w:r w:rsidRPr="00306272">
          <w:rPr>
            <w:rStyle w:val="afffff0"/>
            <w:rtl/>
          </w:rPr>
          <w:delText xml:space="preserve">ד'</w:delText>
        </w:r>
      </w:del>
      <w:r w:rsidRPr="00306272">
        <w:rPr>
          <w:rStyle w:val="afffff0"/>
          <w:rtl/>
        </w:rPr>
        <w:t xml:space="preserve"> </w:t>
      </w:r>
      <w:ins w:id="95063" w:author="מנוע מכני" w:date="2026-10-11T12:04:39Z">
        <w:ins w:id="90305" w:author="קלוד" w:date="2026-10-11T13:11:34Z">
          <w:r>
            <w:rPr>
              <w:rStyle w:val="afffffe"/>
              <w:rtl/>
            </w:rPr>
            <w:t xml:space="preserve">המשנה</w:t>
          </w:r>
        </w:ins>
        <w:del w:id="90306" w:author="קלוד" w:date="2026-10-11T13:11:34Z">
          <w:r>
            <w:rPr>
              <w:rtl/>
            </w:rPr>
            <w:delText xml:space="preserve">סבר</w:delText>
          </w:r>
        </w:del>
      </w:ins>
      <w:del w:id="95064" w:author="מנוע מכני" w:date="2026-10-11T12:04:39Z">
        <w:r w:rsidRPr="006F178A">
          <w:rPr>
            <w:rtl/>
          </w:rPr>
          <w:delText xml:space="preserve">ס"ל</w:delText>
        </w:r>
      </w:del>
      <w:r w:rsidRPr="006F178A">
        <w:rPr>
          <w:rtl/>
        </w:rPr>
        <w:t xml:space="preserve"> </w:t>
      </w:r>
      <w:ins w:id="90303" w:author="קלוד" w:date="2026-10-11T13:11:34Z">
        <w:r>
          <w:rPr>
            <w:rStyle w:val="2fb"/>
            <w:rtl/>
          </w:rPr>
          <w:t xml:space="preserve">כר"ע,</w:t>
        </w:r>
      </w:ins>
      <w:del w:id="90304" w:author="קלוד" w:date="2026-10-11T13:11:34Z">
        <w:r w:rsidRPr="006F178A">
          <w:rPr>
            <w:rStyle w:val="2fb"/>
            <w:rtl/>
          </w:rPr>
          <w:delText xml:space="preserve">כר"ע</w:delText>
        </w:r>
      </w:del>
      <w:r w:rsidRPr="006F178A">
        <w:rPr>
          <w:rtl/>
        </w:rPr>
        <w:t xml:space="preserve"> </w:t>
      </w:r>
      <w:ins w:id="90301" w:author="קלוד" w:date="2026-10-11T13:11:34Z">
        <w:r>
          <w:rPr>
            <w:rtl/>
          </w:rPr>
          <w:t xml:space="preserve">שקלוטה</w:t>
        </w:r>
      </w:ins>
      <w:del w:id="90302" w:author="קלוד" w:date="2026-10-11T13:11:34Z">
        <w:r w:rsidRPr="006F178A">
          <w:rPr>
            <w:rtl/>
          </w:rPr>
          <w:delText xml:space="preserve">דקלוטה</w:delText>
        </w:r>
      </w:del>
      <w:r w:rsidRPr="006F178A">
        <w:rPr>
          <w:rtl/>
        </w:rPr>
        <w:t xml:space="preserve"> כמי שהונחה.</w:t>
      </w:r>
    </w:p>
    <w:p w:rsidR="00E9703F" w:rsidRPr="006F178A" w:rsidRDefault="00E9703F" w:rsidP="00E9703F">
      <w:pPr>
        <w:rPr>
          <w:rtl/>
        </w:rPr>
      </w:pPr>
      <w:ins w:id="90321" w:author="קלוד" w:date="2026-10-11T13:11:34Z">
        <w:r>
          <w:rPr>
            <w:rtl/>
          </w:rPr>
          <w:t xml:space="preserve">וכמו</w:t>
        </w:r>
      </w:ins>
      <w:del w:id="90322" w:author="קלוד" w:date="2026-10-11T13:11:34Z">
        <w:r w:rsidRPr="006F178A">
          <w:rPr>
            <w:rtl/>
          </w:rPr>
          <w:delText xml:space="preserve">וכד</w:delText>
        </w:r>
        <w:r>
          <w:rPr>
            <w:rtl/>
          </w:rPr>
          <w:delText xml:space="preserve">חזי'</w:delText>
        </w:r>
      </w:del>
      <w:r w:rsidRPr="006F178A">
        <w:rPr>
          <w:rtl/>
        </w:rPr>
        <w:t xml:space="preserve"> </w:t>
      </w:r>
      <w:ins w:id="90319" w:author="קלוד" w:date="2026-10-11T13:11:34Z">
        <w:r>
          <w:rPr>
            <w:rtl/>
          </w:rPr>
          <w:t xml:space="preserve">שמצינו שחולק</w:t>
        </w:r>
      </w:ins>
      <w:del w:id="90320" w:author="קלוד" w:date="2026-10-11T13:11:34Z">
        <w:r w:rsidRPr="006F178A">
          <w:rPr>
            <w:rtl/>
          </w:rPr>
          <w:delText xml:space="preserve">דפליג</w:delText>
        </w:r>
      </w:del>
      <w:r w:rsidRPr="006F178A">
        <w:rPr>
          <w:rtl/>
        </w:rPr>
        <w:t xml:space="preserve"> בזורק </w:t>
      </w:r>
      <w:r w:rsidRPr="006F178A">
        <w:rPr>
          <w:rStyle w:val="2fb"/>
          <w:rtl/>
        </w:rPr>
        <w:t xml:space="preserve">מרה"י</w:t>
      </w:r>
      <w:r w:rsidRPr="006F178A">
        <w:rPr>
          <w:rtl/>
        </w:rPr>
        <w:t xml:space="preserve"> </w:t>
      </w:r>
      <w:ins w:id="90317" w:author="קלוד" w:date="2026-10-11T13:11:34Z">
        <w:r>
          <w:rPr>
            <w:rStyle w:val="2fb"/>
            <w:rtl/>
          </w:rPr>
          <w:t xml:space="preserve">לרה"י</w:t>
        </w:r>
      </w:ins>
      <w:del w:id="90318" w:author="קלוד" w:date="2026-10-11T13:11:34Z">
        <w:r w:rsidRPr="006F178A">
          <w:rPr>
            <w:rStyle w:val="2fb"/>
            <w:rtl/>
          </w:rPr>
          <w:delText xml:space="preserve">לרה"י</w:delText>
        </w:r>
        <w:r w:rsidRPr="006F178A">
          <w:rPr>
            <w:rFonts w:hint="cs"/>
            <w:rtl/>
          </w:rPr>
          <w:delText xml:space="preserve">,</w:delText>
        </w:r>
      </w:del>
      <w:r w:rsidRPr="006F178A">
        <w:rPr>
          <w:rtl/>
        </w:rPr>
        <w:t xml:space="preserve"> </w:t>
      </w:r>
      <w:r w:rsidRPr="006F178A">
        <w:rPr>
          <w:rStyle w:val="2fb"/>
          <w:rtl/>
        </w:rPr>
        <w:t xml:space="preserve">ורה"ר</w:t>
      </w:r>
      <w:r w:rsidRPr="006F178A">
        <w:rPr>
          <w:rtl/>
        </w:rPr>
        <w:t xml:space="preserve"> באמצע</w:t>
      </w:r>
      <w:r w:rsidRPr="006F178A">
        <w:rPr>
          <w:rFonts w:hint="cs"/>
          <w:rtl/>
        </w:rPr>
        <w:t>,</w:t>
      </w:r>
      <w:r w:rsidRPr="006F178A">
        <w:rPr>
          <w:rtl/>
        </w:rPr>
        <w:t xml:space="preserve"> </w:t>
      </w:r>
      <w:ins w:id="90315" w:author="קלוד" w:date="2026-10-11T13:11:34Z">
        <w:r>
          <w:rPr>
            <w:rStyle w:val="2fb"/>
            <w:rtl/>
          </w:rPr>
          <w:t xml:space="preserve">שלר"ע</w:t>
        </w:r>
      </w:ins>
      <w:del w:id="90316" w:author="קלוד" w:date="2026-10-11T13:11:34Z">
        <w:r w:rsidRPr="006F178A">
          <w:rPr>
            <w:rStyle w:val="2fb"/>
            <w:rtl/>
          </w:rPr>
          <w:delText xml:space="preserve">דלר"ע</w:delText>
        </w:r>
      </w:del>
      <w:r w:rsidRPr="006F178A">
        <w:rPr>
          <w:rtl/>
        </w:rPr>
        <w:t xml:space="preserve"> </w:t>
      </w:r>
      <w:ins w:id="90313" w:author="קלוד" w:date="2026-10-11T13:11:34Z">
        <w:r>
          <w:rPr>
            <w:rtl/>
          </w:rPr>
          <w:t xml:space="preserve">חייב,</w:t>
        </w:r>
      </w:ins>
      <w:del w:id="90314" w:author="קלוד" w:date="2026-10-11T13:11:34Z">
        <w:r w:rsidRPr="006F178A">
          <w:rPr>
            <w:rtl/>
          </w:rPr>
          <w:delText xml:space="preserve">חייב</w:delText>
        </w:r>
      </w:del>
      <w:r w:rsidRPr="006F178A">
        <w:rPr>
          <w:rtl/>
        </w:rPr>
        <w:t xml:space="preserve"> </w:t>
      </w:r>
      <w:ins w:id="90311" w:author="קלוד" w:date="2026-10-11T13:11:34Z">
        <w:r>
          <w:rPr>
            <w:rtl/>
          </w:rPr>
          <w:t xml:space="preserve">שקלוטה</w:t>
        </w:r>
      </w:ins>
      <w:del w:id="90312" w:author="קלוד" w:date="2026-10-11T13:11:34Z">
        <w:r w:rsidRPr="006F178A">
          <w:rPr>
            <w:rtl/>
          </w:rPr>
          <w:delText xml:space="preserve">דקלוטה</w:delText>
        </w:r>
      </w:del>
      <w:r w:rsidRPr="006F178A">
        <w:rPr>
          <w:rtl/>
        </w:rPr>
        <w:t xml:space="preserve"> כמי שהונחה</w:t>
      </w:r>
      <w:r w:rsidRPr="006F178A">
        <w:rPr>
          <w:rFonts w:hint="cs"/>
          <w:rtl/>
        </w:rPr>
        <w:t>.</w:t>
      </w:r>
    </w:p>
    <w:p>
      <w:pPr>
        <w:pStyle w:val="38"/>
        <w:rPr>
          <w:ins w:id="96336" w:author="מנוע מכני" w:date="2026-10-11T12:04:39Z"/>
        </w:rPr>
      </w:pPr>
      <w:r w:rsidRPr="006F178A">
        <w:t>ולרבנן</w:t>
      </w:r>
      <w:r w:rsidRPr="006F178A">
        <w:t>:</w:t>
      </w:r>
    </w:p>
    <w:p w:rsidR="00E9703F" w:rsidRPr="009757B9" w:rsidRDefault="00E9703F" w:rsidP="00E9703F">
      <w:pPr>
        <w:rPr>
          <w:rFonts w:cs="Guttman Vilna"/>
          <w:b/>
          <w:bCs/>
          <w:rtl/>
        </w:rPr>
      </w:pPr>
      <w:del w:id="96337" w:author="מנוע מכני" w:date="2026-10-11T12:04:39Z">
        <w:r w:rsidRPr="006F178A">
          <w:rPr>
            <w:rtl/>
          </w:rPr>
          <w:delText xml:space="preserve"> </w:delText>
        </w:r>
      </w:del>
      <w:ins w:id="90327" w:author="קלוד" w:date="2026-10-11T13:11:34Z">
        <w:r>
          <w:rPr>
            <w:rtl/>
          </w:rPr>
          <w:t xml:space="preserve">פטור,</w:t>
        </w:r>
      </w:ins>
      <w:del w:id="90328" w:author="קלוד" w:date="2026-10-11T13:11:34Z">
        <w:r w:rsidRPr="006F178A">
          <w:rPr>
            <w:rtl/>
          </w:rPr>
          <w:delText xml:space="preserve">פט</w:delText>
        </w:r>
        <w:r w:rsidRPr="006F178A">
          <w:rPr>
            <w:rFonts w:hint="cs"/>
            <w:rtl/>
          </w:rPr>
          <w:delText xml:space="preserve">ור</w:delText>
        </w:r>
      </w:del>
      <w:r w:rsidRPr="006F178A">
        <w:rPr>
          <w:rtl/>
        </w:rPr>
        <w:t xml:space="preserve"> </w:t>
      </w:r>
      <w:ins w:id="90729" w:author="מנוע מכני" w:date="2026-10-11T12:04:39Z">
        <w:ins w:id="90325" w:author="קלוד" w:date="2026-10-11T13:11:34Z">
          <w:r>
            <w:rPr>
              <w:rtl/>
            </w:rPr>
            <w:t xml:space="preserve">שאינה נחשבת</w:t>
          </w:r>
        </w:ins>
        <w:del w:id="90326" w:author="קלוד" w:date="2026-10-11T13:11:34Z">
          <w:r>
            <w:rPr>
              <w:rtl/>
            </w:rPr>
            <w:delText xml:space="preserve">דלא</w:delText>
          </w:r>
        </w:del>
      </w:ins>
      <w:del w:id="90730" w:author="מנוע מכני" w:date="2026-10-11T12:04:39Z">
        <w:r w:rsidRPr="006F178A">
          <w:rPr>
            <w:rtl/>
          </w:rPr>
          <w:delText xml:space="preserve">דלאו</w:delText>
        </w:r>
      </w:del>
      <w:r w:rsidRPr="006F178A">
        <w:rPr>
          <w:rtl/>
        </w:rPr>
        <w:t xml:space="preserve"> כמי </w:t>
      </w:r>
      <w:ins w:id="90323" w:author="קלוד" w:date="2026-10-11T13:11:34Z">
        <w:r>
          <w:rPr>
            <w:rtl/>
          </w:rPr>
          <w:t xml:space="preserve">שהונחה.</w:t>
        </w:r>
      </w:ins>
      <w:del w:id="90324" w:author="קלוד" w:date="2026-10-11T13:11:34Z">
        <w:r w:rsidRPr="006F178A">
          <w:rPr>
            <w:rtl/>
          </w:rPr>
          <w:delText xml:space="preserve">שהונחה דמי.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ins w:id="90335" w:author="קלוד" w:date="2026-10-11T13:11:34Z">
        <w:r>
          <w:rPr>
            <w:rFonts w:ascii="Fb Fontext" w:hAnsi="Fb Fontext"/>
            <w:b/>
            <w:bCs/>
            <w:rtl/>
          </w:rPr>
          <w:t xml:space="preserve">האם</w:t>
        </w:r>
      </w:ins>
      <w:del w:id="90336" w:author="קלוד" w:date="2026-10-11T13:11:34Z">
        <w:r w:rsidRPr="006F178A">
          <w:rPr>
            <w:rFonts w:ascii="Fb Fontext" w:hAnsi="Fb Fontext"/>
            <w:b/>
            <w:bCs/>
            <w:rtl/>
          </w:rPr>
          <w:delText xml:space="preserve">למימרא</w:delText>
        </w:r>
      </w:del>
      <w:r w:rsidRPr="006F178A">
        <w:rPr>
          <w:rFonts w:ascii="Fb Fontext" w:hAnsi="Fb Fontext"/>
          <w:b/>
          <w:bCs/>
          <w:rtl/>
        </w:rPr>
        <w:t xml:space="preserve"> </w:t>
      </w:r>
      <w:ins w:id="90333" w:author="קלוד" w:date="2026-10-11T13:11:34Z">
        <w:r>
          <w:rPr>
            <w:rFonts w:ascii="Fb Fontext" w:hAnsi="Fb Fontext"/>
            <w:b/>
            <w:bCs/>
            <w:rtl/>
          </w:rPr>
          <w:t xml:space="preserve">נאמר שפשוט</w:t>
        </w:r>
      </w:ins>
      <w:del w:id="90334" w:author="קלוד" w:date="2026-10-11T13:11:34Z">
        <w:r w:rsidRPr="006F178A">
          <w:rPr>
            <w:rFonts w:ascii="Fb Fontext" w:hAnsi="Fb Fontext"/>
            <w:b/>
            <w:bCs/>
            <w:rtl/>
          </w:rPr>
          <w:delText xml:space="preserve">דפשיטא</w:delText>
        </w:r>
      </w:del>
      <w:r w:rsidRPr="006F178A">
        <w:rPr>
          <w:rFonts w:ascii="Fb Fontext" w:hAnsi="Fb Fontext"/>
          <w:b/>
          <w:bCs/>
          <w:rtl/>
        </w:rPr>
        <w:t xml:space="preserve"> </w:t>
      </w:r>
      <w:ins w:id="92139" w:author="מנוע מכני" w:date="2026-10-11T12:04:39Z">
        <w:r>
          <w:rPr>
            <w:rFonts w:ascii="Fb Fontext" w:hAnsi="Fb Fontext"/>
            <w:b/>
            <w:bCs/>
            <w:rtl/>
          </w:rPr>
          <w:t xml:space="preserve">לו</w:t>
        </w:r>
      </w:ins>
      <w:del w:id="92140" w:author="מנוע מכני" w:date="2026-10-11T12:04:39Z">
        <w:r w:rsidRPr="006F178A">
          <w:rPr>
            <w:rFonts w:ascii="Fb Fontext" w:hAnsi="Fb Fontext"/>
            <w:b/>
            <w:bCs/>
            <w:rtl/>
          </w:rPr>
          <w:delText xml:space="preserve">ליה</w:delText>
        </w:r>
      </w:del>
      <w:r w:rsidRPr="006F178A">
        <w:rPr>
          <w:rFonts w:ascii="Fb Fontext" w:hAnsi="Fb Fontext"/>
          <w:b/>
          <w:bCs/>
          <w:rtl/>
        </w:rPr>
        <w:t xml:space="preserve"> </w:t>
      </w:r>
      <w:r w:rsidRPr="006F178A">
        <w:rPr>
          <w:rStyle w:val="2fb"/>
          <w:rFonts w:ascii="Fb Fontext" w:hAnsi="Fb Fontext"/>
          <w:b/>
          <w:bCs/>
          <w:rtl/>
        </w:rPr>
        <w:t xml:space="preserve">לרבה</w:t>
      </w:r>
      <w:r w:rsidRPr="006F178A">
        <w:rPr>
          <w:rFonts w:ascii="Fb Fontext" w:hAnsi="Fb Fontext"/>
          <w:b/>
          <w:bCs/>
          <w:rtl/>
        </w:rPr>
        <w:t xml:space="preserve"> </w:t>
      </w:r>
      <w:ins w:id="90331" w:author="קלוד" w:date="2026-10-11T13:11:34Z">
        <w:r>
          <w:rPr>
            <w:rFonts w:ascii="Fb Fontext" w:hAnsi="Fb Fontext"/>
            <w:b/>
            <w:bCs/>
            <w:rtl/>
          </w:rPr>
          <w:t xml:space="preserve">שבקלוטה</w:t>
        </w:r>
      </w:ins>
      <w:del w:id="90332" w:author="קלוד" w:date="2026-10-11T13:11:34Z">
        <w:r w:rsidRPr="006F178A">
          <w:rPr>
            <w:rFonts w:ascii="Fb Fontext" w:hAnsi="Fb Fontext"/>
            <w:b/>
            <w:bCs/>
            <w:rtl/>
          </w:rPr>
          <w:delText xml:space="preserve">דבקלוטה</w:delText>
        </w:r>
      </w:del>
      <w:r w:rsidRPr="006F178A">
        <w:rPr>
          <w:rFonts w:ascii="Fb Fontext" w:hAnsi="Fb Fontext"/>
          <w:b/>
          <w:bCs/>
          <w:rtl/>
        </w:rPr>
        <w:t xml:space="preserve"> כמי שהונחה </w:t>
      </w:r>
      <w:ins w:id="90731" w:author="מנוע מכני" w:date="2026-10-11T12:04:39Z">
        <w:ins w:id="90329" w:author="קלוד" w:date="2026-10-11T13:11:34Z">
          <w:r>
            <w:rPr>
              <w:rFonts w:ascii="Fb Fontext" w:hAnsi="Fb Fontext" w:hint="cs"/>
              <w:b/>
              <w:bCs/>
              <w:rtl/>
            </w:rPr>
            <w:t xml:space="preserve">נחלקו?</w:t>
          </w:r>
        </w:ins>
        <w:del w:id="90330" w:author="קלוד" w:date="2026-10-11T13:11:34Z">
          <w:r>
            <w:rPr>
              <w:rFonts w:ascii="Fb Fontext" w:hAnsi="Fb Fontext" w:hint="cs"/>
              <w:b/>
              <w:bCs/>
              <w:rtl/>
            </w:rPr>
            <w:delText xml:space="preserve">חלקו</w:delText>
          </w:r>
          <w:r w:rsidRPr="006F178A">
            <w:rPr>
              <w:rFonts w:ascii="Fb Fontext" w:hAnsi="Fb Fontext"/>
              <w:b/>
              <w:bCs/>
              <w:rtl/>
            </w:rPr>
            <w:delText xml:space="preserve">.</w:delText>
          </w:r>
        </w:del>
      </w:ins>
      <w:del w:id="90732" w:author="מנוע מכני" w:date="2026-10-11T12:04:39Z">
        <w:r w:rsidRPr="006F178A">
          <w:rPr>
            <w:rFonts w:ascii="Fb Fontext" w:hAnsi="Fb Fontext" w:hint="cs"/>
            <w:b/>
            <w:bCs/>
            <w:rtl/>
          </w:rPr>
          <w:delText xml:space="preserve">פליגי</w:delText>
        </w:r>
      </w:del>
    </w:p>
    <w:p w:rsidR="00E9703F" w:rsidRDefault="00E9703F" w:rsidP="00E9703F">
      <w:pPr>
        <w:rPr>
          <w:rtl/>
        </w:rPr>
      </w:pPr>
      <w:ins w:id="90341" w:author="קלוד" w:date="2026-10-11T13:11:34Z">
        <w:r>
          <w:rPr>
            <w:rtl/>
          </w:rPr>
          <w:t xml:space="preserve">והרי</w:t>
        </w:r>
      </w:ins>
      <w:del w:id="90342" w:author="קלוד" w:date="2026-10-11T13:11:34Z">
        <w:r w:rsidRPr="006F178A">
          <w:rPr>
            <w:rtl/>
          </w:rPr>
          <w:delText xml:space="preserve">וה</w:delText>
        </w:r>
        <w:r w:rsidRPr="006F178A">
          <w:rPr>
            <w:rFonts w:hint="cs"/>
            <w:rtl/>
          </w:rPr>
          <w:delText xml:space="preserve">א</w:delText>
        </w:r>
      </w:del>
      <w:r w:rsidRPr="006F178A">
        <w:rPr>
          <w:rtl/>
        </w:rPr>
        <w:t xml:space="preserve"> </w:t>
      </w:r>
      <w:ins w:id="90339" w:author="קלוד" w:date="2026-10-11T13:11:34Z">
        <w:r>
          <w:rPr>
            <w:rtl/>
          </w:rPr>
          <w:t xml:space="preserve">רבה</w:t>
        </w:r>
      </w:ins>
      <w:del w:id="90340" w:author="קלוד" w:date="2026-10-11T13:11:34Z">
        <w:r w:rsidRPr="006F178A">
          <w:rPr>
            <w:rtl/>
          </w:rPr>
          <w:delText xml:space="preserve">בעי</w:delText>
        </w:r>
      </w:del>
      <w:r w:rsidRPr="006F178A">
        <w:rPr>
          <w:rtl/>
        </w:rPr>
        <w:t xml:space="preserve"> </w:t>
      </w:r>
      <w:ins w:id="90337" w:author="קלוד" w:date="2026-10-11T13:11:34Z">
        <w:r>
          <w:rPr>
            <w:rStyle w:val="2fb"/>
            <w:rtl/>
          </w:rPr>
          <w:t xml:space="preserve">הסתפק:</w:t>
        </w:r>
      </w:ins>
      <w:del w:id="90338" w:author="קלוד" w:date="2026-10-11T13:11:34Z">
        <w:r w:rsidRPr="006F178A">
          <w:rPr>
            <w:rStyle w:val="2fb"/>
            <w:rtl/>
          </w:rPr>
          <w:delText xml:space="preserve">רבה</w:delText>
        </w:r>
        <w:r w:rsidRPr="006F178A">
          <w:rPr>
            <w:rFonts w:hint="cs"/>
            <w:rtl/>
          </w:rPr>
          <w:delText xml:space="preserve">:</w:delText>
        </w:r>
      </w:del>
    </w:p>
    <w:p w:rsidR="00E9703F" w:rsidRPr="006F178A" w:rsidRDefault="00E9703F" w:rsidP="00E9703F">
      <w:pPr>
        <w:rPr>
          <w:rtl/>
        </w:rPr>
      </w:pPr>
      <w:ins w:id="94543" w:author="מנוע מכני" w:date="2026-10-11T12:04:39Z">
        <w:r>
          <w:rPr>
            <w:rtl/>
          </w:rPr>
          <w:t xml:space="preserve">אם </w:t>
        </w:r>
      </w:ins>
      <w:del w:id="94544" w:author="מנוע מכני" w:date="2026-10-11T12:04:39Z">
        <w:r w:rsidRPr="006F178A">
          <w:rPr>
            <w:rtl/>
          </w:rPr>
          <w:delText xml:space="preserve">אי </w:delText>
        </w:r>
      </w:del>
      <w:r w:rsidRPr="006F178A">
        <w:rPr>
          <w:rtl/>
        </w:rPr>
        <w:t xml:space="preserve">למטה מי' </w:t>
      </w:r>
      <w:ins w:id="90733" w:author="מנוע מכני" w:date="2026-10-11T12:04:39Z">
        <w:r>
          <w:rPr>
            <w:rtl/>
          </w:rPr>
          <w:t xml:space="preserve">חלקו</w:t>
        </w:r>
      </w:ins>
      <w:del w:id="90734" w:author="מנוע מכני" w:date="2026-10-11T12:04:39Z">
        <w:r w:rsidRPr="006F178A">
          <w:rPr>
            <w:rtl/>
          </w:rPr>
          <w:delText xml:space="preserve">פליגי</w:delText>
        </w:r>
      </w:del>
      <w:r w:rsidRPr="006F178A">
        <w:rPr>
          <w:rtl/>
        </w:rPr>
        <w:t xml:space="preserve"> </w:t>
      </w:r>
      <w:ins w:id="94545" w:author="מנוע מכני" w:date="2026-10-11T12:04:39Z">
        <w:r>
          <w:rPr>
            <w:rFonts w:hint="cs"/>
            <w:rtl/>
          </w:rPr>
          <w:t xml:space="preserve">אם </w:t>
        </w:r>
      </w:ins>
      <w:del w:id="94546" w:author="מנוע מכני" w:date="2026-10-11T12:04:39Z">
        <w:r w:rsidRPr="006F178A">
          <w:rPr>
            <w:rFonts w:hint="cs"/>
            <w:rtl/>
          </w:rPr>
          <w:delText xml:space="preserve">א</w:delText>
        </w:r>
        <w:r w:rsidRPr="006F178A">
          <w:rPr>
            <w:rtl/>
          </w:rPr>
          <w:delText xml:space="preserve">י </w:delText>
        </w:r>
      </w:del>
      <w:r w:rsidRPr="006F178A">
        <w:rPr>
          <w:rtl/>
        </w:rPr>
        <w:t xml:space="preserve">קלוטה כמי שהונחה או </w:t>
      </w:r>
      <w:r w:rsidRPr="006F178A">
        <w:rPr>
          <w:rtl/>
        </w:rPr>
        <w:t xml:space="preserve">לא</w:t>
      </w:r>
      <w:r w:rsidRPr="006F178A">
        <w:rPr>
          <w:rFonts w:hint="cs"/>
          <w:rtl/>
        </w:rPr>
        <w:t>,</w:t>
      </w:r>
      <w:r w:rsidRPr="006F178A">
        <w:rPr>
          <w:rtl/>
        </w:rPr>
        <w:t xml:space="preserve"> ולמעלה מעשרה </w:t>
      </w:r>
      <w:r w:rsidRPr="00E6185C">
        <w:rPr>
          <w:b/>
          <w:bCs/>
          <w:rtl/>
        </w:rPr>
        <w:t>לכו"ע</w:t>
      </w:r>
      <w:r w:rsidRPr="006F178A">
        <w:rPr>
          <w:rtl/>
        </w:rPr>
        <w:t xml:space="preserve"> </w:t>
      </w:r>
      <w:ins w:id="90347" w:author="קלוד" w:date="2026-10-11T13:11:34Z">
        <w:r>
          <w:rPr>
            <w:rtl/>
          </w:rPr>
          <w:t xml:space="preserve">פטור,</w:t>
        </w:r>
      </w:ins>
      <w:del w:id="90348" w:author="קלוד" w:date="2026-10-11T13:11:34Z">
        <w:r w:rsidRPr="006F178A">
          <w:rPr>
            <w:rtl/>
          </w:rPr>
          <w:delText xml:space="preserve">פטור</w:delText>
        </w:r>
      </w:del>
      <w:r w:rsidRPr="006F178A">
        <w:rPr>
          <w:rtl/>
        </w:rPr>
        <w:t xml:space="preserve"> </w:t>
      </w:r>
      <w:ins w:id="90345" w:author="קלוד" w:date="2026-10-11T13:11:34Z">
        <w:r>
          <w:rPr>
            <w:rtl/>
          </w:rPr>
          <w:t xml:space="preserve">ואין</w:t>
        </w:r>
      </w:ins>
      <w:del w:id="90346" w:author="קלוד" w:date="2026-10-11T13:11:34Z">
        <w:r w:rsidRPr="006F178A">
          <w:rPr>
            <w:rtl/>
          </w:rPr>
          <w:delText xml:space="preserve">ולא</w:delText>
        </w:r>
      </w:del>
      <w:r w:rsidRPr="006F178A">
        <w:rPr>
          <w:rtl/>
        </w:rPr>
        <w:t xml:space="preserve"> </w:t>
      </w:r>
      <w:ins w:id="90343" w:author="קלוד" w:date="2026-10-11T13:11:34Z">
        <w:r>
          <w:rPr>
            <w:rtl/>
          </w:rPr>
          <w:t xml:space="preserve">לומדים</w:t>
        </w:r>
      </w:ins>
      <w:del w:id="90344" w:author="קלוד" w:date="2026-10-11T13:11:34Z">
        <w:r w:rsidRPr="006F178A">
          <w:rPr>
            <w:rtl/>
          </w:rPr>
          <w:delText xml:space="preserve">ילפי</w:delText>
        </w:r>
      </w:del>
      <w:r w:rsidRPr="006F178A">
        <w:rPr>
          <w:rtl/>
        </w:rPr>
        <w:t xml:space="preserve"> זורק ממושיט.</w:t>
      </w:r>
    </w:p>
    <w:p w:rsidR="00E9703F" w:rsidRPr="00097464" w:rsidRDefault="00E9703F" w:rsidP="00E9703F">
      <w:pPr>
        <w:rPr>
          <w:spacing w:val="-8"/>
          <w:rtl/>
        </w:rPr>
      </w:pPr>
      <w:r w:rsidRPr="00097464">
        <w:rPr>
          <w:spacing w:val="-8"/>
          <w:rtl/>
        </w:rPr>
        <w:t xml:space="preserve">או למעלה מי' </w:t>
      </w:r>
      <w:ins w:id="90735" w:author="מנוע מכני" w:date="2026-10-11T12:04:39Z">
        <w:r>
          <w:rPr>
            <w:spacing w:val="-8"/>
            <w:rtl/>
          </w:rPr>
          <w:t xml:space="preserve">חלקו</w:t>
        </w:r>
      </w:ins>
      <w:del w:id="90736" w:author="מנוע מכני" w:date="2026-10-11T12:04:39Z">
        <w:r w:rsidRPr="00097464">
          <w:rPr>
            <w:spacing w:val="-8"/>
            <w:rtl/>
          </w:rPr>
          <w:delText xml:space="preserve">פליגי</w:delText>
        </w:r>
      </w:del>
      <w:r w:rsidRPr="00097464">
        <w:rPr>
          <w:spacing w:val="-8"/>
          <w:rtl/>
        </w:rPr>
        <w:t xml:space="preserve"> </w:t>
      </w:r>
      <w:ins w:id="94547" w:author="מנוע מכני" w:date="2026-10-11T12:04:39Z">
        <w:r>
          <w:rPr>
            <w:spacing w:val="-8"/>
            <w:rtl/>
          </w:rPr>
          <w:t xml:space="preserve">אם </w:t>
        </w:r>
      </w:ins>
      <w:del w:id="94548" w:author="מנוע מכני" w:date="2026-10-11T12:04:39Z">
        <w:r w:rsidRPr="00097464">
          <w:rPr>
            <w:spacing w:val="-8"/>
            <w:rtl/>
          </w:rPr>
          <w:delText xml:space="preserve">אי </w:delText>
        </w:r>
      </w:del>
      <w:ins w:id="90353" w:author="קלוד" w:date="2026-10-11T13:11:34Z">
        <w:r>
          <w:rPr>
            <w:spacing w:val="-8"/>
            <w:rtl/>
          </w:rPr>
          <w:t xml:space="preserve">לומדים</w:t>
        </w:r>
      </w:ins>
      <w:del w:id="90354" w:author="קלוד" w:date="2026-10-11T13:11:34Z">
        <w:r w:rsidRPr="00097464">
          <w:rPr>
            <w:spacing w:val="-8"/>
            <w:rtl/>
          </w:rPr>
          <w:delText xml:space="preserve">ילפי'</w:delText>
        </w:r>
      </w:del>
      <w:r w:rsidRPr="00097464">
        <w:rPr>
          <w:spacing w:val="-8"/>
          <w:rtl/>
        </w:rPr>
        <w:t xml:space="preserve"> זורק ממושיט לחייב. אבל למטה מי' </w:t>
      </w:r>
      <w:r w:rsidRPr="00097464">
        <w:rPr>
          <w:b/>
          <w:bCs/>
          <w:spacing w:val="-8"/>
          <w:rtl/>
        </w:rPr>
        <w:t>לכו"ע</w:t>
      </w:r>
      <w:r w:rsidRPr="00097464">
        <w:rPr>
          <w:spacing w:val="-8"/>
          <w:rtl/>
        </w:rPr>
        <w:t xml:space="preserve"> </w:t>
      </w:r>
      <w:ins w:id="90351" w:author="קלוד" w:date="2026-10-11T13:11:34Z">
        <w:r>
          <w:rPr>
            <w:spacing w:val="-8"/>
            <w:rtl/>
          </w:rPr>
          <w:t xml:space="preserve">חייב,</w:t>
        </w:r>
      </w:ins>
      <w:del w:id="90352" w:author="קלוד" w:date="2026-10-11T13:11:34Z">
        <w:r w:rsidRPr="00097464">
          <w:rPr>
            <w:spacing w:val="-8"/>
            <w:rtl/>
          </w:rPr>
          <w:delText xml:space="preserve">חייב</w:delText>
        </w:r>
      </w:del>
      <w:r w:rsidRPr="00097464">
        <w:rPr>
          <w:spacing w:val="-8"/>
          <w:rtl/>
        </w:rPr>
        <w:t xml:space="preserve"> </w:t>
      </w:r>
      <w:ins w:id="90349" w:author="קלוד" w:date="2026-10-11T13:11:34Z">
        <w:r>
          <w:rPr>
            <w:spacing w:val="-8"/>
            <w:rtl/>
          </w:rPr>
          <w:t xml:space="preserve">שקלוטה</w:t>
        </w:r>
      </w:ins>
      <w:del w:id="90350" w:author="קלוד" w:date="2026-10-11T13:11:34Z">
        <w:r w:rsidRPr="00097464">
          <w:rPr>
            <w:spacing w:val="-8"/>
            <w:rtl/>
          </w:rPr>
          <w:delText xml:space="preserve">דקלוטה</w:delText>
        </w:r>
      </w:del>
      <w:r w:rsidRPr="00097464">
        <w:rPr>
          <w:spacing w:val="-8"/>
          <w:rtl/>
        </w:rPr>
        <w:t xml:space="preserve"> כמי שהונחה.</w:t>
      </w:r>
    </w:p>
    <w:p w:rsidR="00E9703F" w:rsidRPr="006F178A" w:rsidRDefault="00E9703F" w:rsidP="00E9703F">
      <w:pPr>
        <w:rPr>
          <w:rtl/>
        </w:rPr>
      </w:pPr>
      <w:r>
        <w:rPr>
          <w:rtl/>
        </w:rPr>
        <w:t>ואפי'</w:t>
      </w:r>
      <w:r w:rsidRPr="006F178A">
        <w:rPr>
          <w:rtl/>
        </w:rPr>
        <w:t xml:space="preserve"> </w:t>
      </w:r>
      <w:ins w:id="94549" w:author="מנוע מכני" w:date="2026-10-11T12:04:39Z">
        <w:r>
          <w:rPr>
            <w:rtl/>
          </w:rPr>
          <w:t xml:space="preserve">אם </w:t>
        </w:r>
      </w:ins>
      <w:del w:id="94550" w:author="מנוע מכני" w:date="2026-10-11T12:04:39Z">
        <w:r w:rsidRPr="006F178A">
          <w:rPr>
            <w:rtl/>
          </w:rPr>
          <w:delText xml:space="preserve">אי </w:delText>
        </w:r>
      </w:del>
      <w:ins w:id="90369" w:author="קלוד" w:date="2026-10-11T13:11:34Z">
        <w:r>
          <w:rPr>
            <w:rtl/>
          </w:rPr>
          <w:t xml:space="preserve">נאמר</w:t>
        </w:r>
      </w:ins>
      <w:del w:id="90370" w:author="קלוד" w:date="2026-10-11T13:11:34Z">
        <w:r w:rsidRPr="006F178A">
          <w:rPr>
            <w:rtl/>
          </w:rPr>
          <w:delText xml:space="preserve">נימא</w:delText>
        </w:r>
      </w:del>
      <w:r w:rsidRPr="006F178A">
        <w:rPr>
          <w:rtl/>
        </w:rPr>
        <w:t xml:space="preserve"> </w:t>
      </w:r>
      <w:ins w:id="95629" w:author="מנוע מכני" w:date="2026-10-11T12:04:39Z">
        <w:ins w:id="90367" w:author="קלוד" w:date="2026-10-11T13:11:34Z">
          <w:r>
            <w:rPr>
              <w:rtl/>
            </w:rPr>
            <w:t xml:space="preserve">שאחר</w:t>
          </w:r>
        </w:ins>
        <w:del w:id="90368" w:author="קלוד" w:date="2026-10-11T13:11:34Z">
          <w:r>
            <w:rPr>
              <w:rtl/>
            </w:rPr>
            <w:delText xml:space="preserve">דאחר</w:delText>
          </w:r>
        </w:del>
      </w:ins>
      <w:del w:id="95630" w:author="מנוע מכני" w:date="2026-10-11T12:04:39Z">
        <w:r w:rsidRPr="006F178A">
          <w:rPr>
            <w:rtl/>
          </w:rPr>
          <w:delText xml:space="preserve">דבתר</w:delText>
        </w:r>
      </w:del>
      <w:r w:rsidRPr="006F178A">
        <w:rPr>
          <w:rtl/>
        </w:rPr>
        <w:t xml:space="preserve"> </w:t>
      </w:r>
      <w:ins w:id="90365" w:author="קלוד" w:date="2026-10-11T13:11:34Z">
        <w:r>
          <w:rPr>
            <w:rtl/>
          </w:rPr>
          <w:t xml:space="preserve">שהסתפק</w:t>
        </w:r>
      </w:ins>
      <w:del w:id="90366" w:author="קלוד" w:date="2026-10-11T13:11:34Z">
        <w:r w:rsidRPr="006F178A">
          <w:rPr>
            <w:rtl/>
          </w:rPr>
          <w:delText xml:space="preserve">דאיבעי</w:delText>
        </w:r>
      </w:del>
      <w:r w:rsidRPr="006F178A">
        <w:rPr>
          <w:rtl/>
        </w:rPr>
        <w:t xml:space="preserve"> </w:t>
      </w:r>
      <w:ins w:id="90363" w:author="קלוד" w:date="2026-10-11T13:11:34Z">
        <w:r>
          <w:rPr>
            <w:rtl/>
          </w:rPr>
          <w:t xml:space="preserve">חזר</w:t>
        </w:r>
      </w:ins>
      <w:del w:id="90364" w:author="קלוד" w:date="2026-10-11T13:11:34Z">
        <w:r w:rsidRPr="006F178A">
          <w:rPr>
            <w:rtl/>
          </w:rPr>
          <w:delText xml:space="preserve">הדר</w:delText>
        </w:r>
      </w:del>
      <w:r w:rsidRPr="006F178A">
        <w:rPr>
          <w:rtl/>
        </w:rPr>
        <w:t xml:space="preserve"> </w:t>
      </w:r>
      <w:ins w:id="90361" w:author="קלוד" w:date="2026-10-11T13:11:34Z">
        <w:r>
          <w:rPr>
            <w:rtl/>
          </w:rPr>
          <w:t xml:space="preserve">ונפשטה</w:t>
        </w:r>
      </w:ins>
      <w:del w:id="90362" w:author="קלוד" w:date="2026-10-11T13:11:34Z">
        <w:r w:rsidRPr="006F178A">
          <w:rPr>
            <w:rtl/>
          </w:rPr>
          <w:delText xml:space="preserve">איפשיטא</w:delText>
        </w:r>
      </w:del>
      <w:r w:rsidRPr="006F178A">
        <w:rPr>
          <w:rtl/>
        </w:rPr>
        <w:t xml:space="preserve"> </w:t>
      </w:r>
      <w:ins w:id="92141" w:author="מנוע מכני" w:date="2026-10-11T12:04:39Z">
        <w:r>
          <w:rPr>
            <w:rtl/>
          </w:rPr>
          <w:t xml:space="preserve">לו</w:t>
        </w:r>
      </w:ins>
      <w:del w:id="92142" w:author="מנוע מכני" w:date="2026-10-11T12:04:39Z">
        <w:r w:rsidRPr="006F178A">
          <w:rPr>
            <w:rtl/>
          </w:rPr>
          <w:delText xml:space="preserve">ליה</w:delText>
        </w:r>
      </w:del>
      <w:r w:rsidRPr="006F178A">
        <w:rPr>
          <w:rtl/>
        </w:rPr>
        <w:t xml:space="preserve">, </w:t>
      </w:r>
      <w:ins w:id="95065" w:author="מנוע מכני" w:date="2026-10-11T12:04:39Z">
        <w:ins w:id="90359" w:author="קלוד" w:date="2026-10-11T13:11:34Z">
          <w:r>
            <w:rPr>
              <w:rtl/>
            </w:rPr>
            <w:t xml:space="preserve">שסבר</w:t>
          </w:r>
        </w:ins>
        <w:del w:id="90360" w:author="קלוד" w:date="2026-10-11T13:11:34Z">
          <w:r>
            <w:rPr>
              <w:rtl/>
            </w:rPr>
            <w:delText xml:space="preserve">דסבר</w:delText>
          </w:r>
        </w:del>
      </w:ins>
      <w:del w:id="95066" w:author="מנוע מכני" w:date="2026-10-11T12:04:39Z">
        <w:r w:rsidRPr="006F178A">
          <w:rPr>
            <w:rtl/>
          </w:rPr>
          <w:delText xml:space="preserve">דס"ל</w:delText>
        </w:r>
      </w:del>
      <w:r w:rsidRPr="006F178A">
        <w:rPr>
          <w:rtl/>
        </w:rPr>
        <w:t xml:space="preserve"> </w:t>
      </w:r>
      <w:ins w:id="90357" w:author="קלוד" w:date="2026-10-11T13:11:34Z">
        <w:r>
          <w:rPr>
            <w:rStyle w:val="2fb"/>
            <w:rtl/>
          </w:rPr>
          <w:t xml:space="preserve">שלר"ע</w:t>
        </w:r>
      </w:ins>
      <w:del w:id="90358" w:author="קלוד" w:date="2026-10-11T13:11:34Z">
        <w:r w:rsidRPr="006F178A">
          <w:rPr>
            <w:rStyle w:val="2fb"/>
            <w:rtl/>
          </w:rPr>
          <w:delText xml:space="preserve">לר"ע</w:delText>
        </w:r>
      </w:del>
      <w:r w:rsidRPr="006F178A">
        <w:rPr>
          <w:rtl/>
        </w:rPr>
        <w:t xml:space="preserve"> קלוטה כמי שהונחה </w:t>
      </w:r>
      <w:ins w:id="90355" w:author="קלוד" w:date="2026-10-11T13:11:34Z">
        <w:r>
          <w:rPr>
            <w:rtl/>
          </w:rPr>
          <w:t xml:space="preserve">נחשבת.</w:t>
        </w:r>
      </w:ins>
      <w:del w:id="90356" w:author="קלוד" w:date="2026-10-11T13:11:34Z">
        <w:r w:rsidRPr="006F178A">
          <w:rPr>
            <w:rtl/>
          </w:rPr>
          <w:delText xml:space="preserve">דמיא.</w:delText>
        </w:r>
      </w:del>
    </w:p>
    <w:p w:rsidR="00E9703F" w:rsidRPr="006F178A" w:rsidRDefault="00E9703F" w:rsidP="00E9703F">
      <w:pPr>
        <w:rPr>
          <w:rStyle w:val="afffe"/>
          <w:rFonts w:ascii="Fb Fontext" w:hAnsi="Fb Fontext"/>
          <w:b/>
          <w:rtl/>
        </w:rPr>
      </w:pPr>
      <w:ins w:id="90379" w:author="קלוד" w:date="2026-10-11T13:11:34Z">
        <w:r>
          <w:rPr>
            <w:rtl/>
          </w:rPr>
          <w:t xml:space="preserve">עדיין</w:t>
        </w:r>
      </w:ins>
      <w:del w:id="90380" w:author="קלוד" w:date="2026-10-11T13:11:34Z">
        <w:r w:rsidRPr="006F178A">
          <w:rPr>
            <w:rtl/>
          </w:rPr>
          <w:delText xml:space="preserve">אכתי</w:delText>
        </w:r>
      </w:del>
      <w:r w:rsidRPr="006F178A">
        <w:rPr>
          <w:rtl/>
        </w:rPr>
        <w:t xml:space="preserve"> אפשר </w:t>
      </w:r>
      <w:ins w:id="90377" w:author="קלוד" w:date="2026-10-11T13:11:34Z">
        <w:r>
          <w:rPr>
            <w:rtl/>
          </w:rPr>
          <w:t xml:space="preserve">שהנחה</w:t>
        </w:r>
      </w:ins>
      <w:del w:id="90378" w:author="קלוד" w:date="2026-10-11T13:11:34Z">
        <w:r w:rsidRPr="006F178A">
          <w:rPr>
            <w:rtl/>
          </w:rPr>
          <w:delText xml:space="preserve">דהנחה</w:delText>
        </w:r>
      </w:del>
      <w:r w:rsidRPr="006F178A">
        <w:rPr>
          <w:rtl/>
        </w:rPr>
        <w:t xml:space="preserve"> </w:t>
      </w:r>
      <w:ins w:id="90375" w:author="קלוד" w:date="2026-10-11T13:11:34Z">
        <w:r>
          <w:rPr>
            <w:rtl/>
          </w:rPr>
          <w:t xml:space="preserve">אינה</w:t>
        </w:r>
      </w:ins>
      <w:del w:id="90376" w:author="קלוד" w:date="2026-10-11T13:11:34Z">
        <w:r w:rsidRPr="006F178A">
          <w:rPr>
            <w:rtl/>
          </w:rPr>
          <w:delText xml:space="preserve">לא</w:delText>
        </w:r>
      </w:del>
      <w:r w:rsidRPr="006F178A">
        <w:rPr>
          <w:rtl/>
        </w:rPr>
        <w:t xml:space="preserve"> </w:t>
      </w:r>
      <w:ins w:id="90373" w:author="קלוד" w:date="2026-10-11T13:11:34Z">
        <w:r>
          <w:rPr>
            <w:rtl/>
          </w:rPr>
          <w:t xml:space="preserve">צריכה </w:t>
        </w:r>
        <w:r>
          <w:rPr>
            <w:rStyle w:val="afffffe"/>
            <w:rtl/>
          </w:rPr>
          <w:t xml:space="preserve">מקום ד'</w:t>
        </w:r>
        <w:r>
          <w:rPr>
            <w:rtl/>
          </w:rPr>
          <w:t xml:space="preserve">,</w:t>
        </w:r>
      </w:ins>
      <w:del w:id="90374" w:author="קלוד" w:date="2026-10-11T13:11:34Z">
        <w:r w:rsidRPr="006F178A">
          <w:rPr>
            <w:rtl/>
          </w:rPr>
          <w:delText xml:space="preserve">בעי'</w:delText>
        </w:r>
      </w:del>
      <w:r w:rsidRPr="006F178A">
        <w:rPr>
          <w:rtl/>
        </w:rPr>
        <w:t xml:space="preserve"> אבל עקירה </w:t>
      </w:r>
      <w:ins w:id="90371" w:author="קלוד" w:date="2026-10-11T13:11:34Z">
        <w:r>
          <w:rPr>
            <w:rtl/>
          </w:rPr>
          <w:t xml:space="preserve">צריכה.</w:t>
        </w:r>
      </w:ins>
      <w:del w:id="90372" w:author="קלוד" w:date="2026-10-11T13:11:34Z">
        <w:r w:rsidRPr="006F178A">
          <w:rPr>
            <w:rtl/>
          </w:rPr>
          <w:delText xml:space="preserve">בעי'.</w:delText>
        </w:r>
      </w:del>
    </w:p>
    <w:p>
      <w:pPr>
        <w:pStyle w:val="38"/>
        <w:rPr>
          <w:ins w:id="96338" w:author="מנוע מכני" w:date="2026-10-11T12:04:39Z"/>
        </w:rPr>
      </w:pPr>
      <w:r w:rsidRPr="006F178A">
        <w:t>ב.</w:t>
      </w:r>
      <w:r w:rsidRPr="006F178A">
        <w:t xml:space="preserve"> </w:t>
      </w:r>
      <w:r w:rsidRPr="006F178A">
        <w:t xml:space="preserve">וא"א</w:t>
      </w:r>
    </w:p>
    <w:p w:rsidR="00E9703F" w:rsidRPr="006F178A" w:rsidRDefault="00E9703F" w:rsidP="00E9703F">
      <w:pPr>
        <w:rPr>
          <w:rtl/>
        </w:rPr>
      </w:pPr>
      <w:del w:id="96339" w:author="מנוע מכני" w:date="2026-10-11T12:04:39Z">
        <w:r w:rsidRPr="006F178A">
          <w:rPr>
            <w:rStyle w:val="afffe"/>
            <w:rFonts w:ascii="Fb Fontext" w:hAnsi="Fb Fontext"/>
            <w:rtl/>
          </w:rPr>
          <w:delText xml:space="preserve"> </w:delText>
        </w:r>
      </w:del>
      <w:r w:rsidRPr="006F178A">
        <w:rPr>
          <w:rStyle w:val="2fb"/>
          <w:rFonts w:ascii="Fb Fontext" w:hAnsi="Fb Fontext"/>
          <w:rtl/>
        </w:rPr>
        <w:t xml:space="preserve">דרבי</w:t>
      </w:r>
      <w:r w:rsidRPr="006F178A">
        <w:rPr>
          <w:rtl/>
        </w:rPr>
        <w:t xml:space="preserve"> היא דזרק ונח </w:t>
      </w:r>
      <w:r w:rsidRPr="006F178A">
        <w:rPr>
          <w:rtl/>
        </w:rPr>
        <w:t xml:space="preserve">ע"ג</w:t>
      </w:r>
      <w:r w:rsidRPr="006F178A">
        <w:rPr>
          <w:rtl/>
        </w:rPr>
        <w:t xml:space="preserve"> זיז כל שהוא, </w:t>
      </w:r>
      <w:r w:rsidRPr="006F178A">
        <w:rPr>
          <w:rStyle w:val="2fb"/>
          <w:rtl/>
        </w:rPr>
        <w:t xml:space="preserve">רבי</w:t>
      </w:r>
      <w:r w:rsidRPr="006F178A">
        <w:rPr>
          <w:rtl/>
        </w:rPr>
        <w:t xml:space="preserve"> מחייב וחכמים פוטרין.</w:t>
      </w:r>
    </w:p>
    <w:p>
      <w:pPr>
        <w:pStyle w:val="38"/>
        <w:rPr>
          <w:ins w:id="96340" w:author="מנוע מכני" w:date="2026-10-11T12:04:39Z"/>
        </w:rPr>
      </w:pPr>
      <w:ins w:id="90737" w:author="מנוע מכני" w:date="2026-10-11T12:04:39Z">
        <w:r>
          <w:t xml:space="preserve">דשם</w:t>
        </w:r>
      </w:ins>
      <w:del w:id="90738" w:author="מנוע מכני" w:date="2026-10-11T12:04:39Z">
        <w:r w:rsidRPr="006F178A">
          <w:delText xml:space="preserve">דהתם</w:delText>
        </w:r>
      </w:del>
      <w:r w:rsidRPr="006F178A">
        <w:t xml:space="preserve"> כדאביי:</w:t>
      </w:r>
    </w:p>
    <w:p w:rsidR="00E9703F" w:rsidRPr="006F178A" w:rsidRDefault="00E9703F" w:rsidP="00E9703F">
      <w:pPr>
        <w:rPr>
          <w:rtl/>
        </w:rPr>
      </w:pPr>
      <w:del w:id="96341" w:author="מנוע מכני" w:date="2026-10-11T12:04:39Z">
        <w:r w:rsidRPr="006F178A">
          <w:rPr>
            <w:rtl/>
          </w:rPr>
          <w:delText xml:space="preserve"> </w:delText>
        </w:r>
      </w:del>
      <w:r w:rsidRPr="006F178A">
        <w:rPr>
          <w:rtl/>
        </w:rPr>
        <w:t xml:space="preserve">באילן העומד </w:t>
      </w:r>
      <w:r w:rsidRPr="006F178A">
        <w:rPr>
          <w:rtl/>
        </w:rPr>
        <w:t xml:space="preserve">ברה"י</w:t>
      </w:r>
      <w:r w:rsidRPr="006F178A">
        <w:rPr>
          <w:rtl/>
        </w:rPr>
        <w:t xml:space="preserve"> ונופו נוטה </w:t>
      </w:r>
      <w:r w:rsidRPr="006F178A">
        <w:rPr>
          <w:rStyle w:val="2fb"/>
          <w:rtl/>
        </w:rPr>
        <w:t xml:space="preserve">לרה"ר</w:t>
      </w:r>
      <w:r w:rsidRPr="006F178A">
        <w:rPr>
          <w:rtl/>
        </w:rPr>
        <w:t xml:space="preserve"> וזרק ונח אנופו.</w:t>
      </w:r>
    </w:p>
    <w:p w:rsidR="00E9703F" w:rsidRPr="006F178A" w:rsidRDefault="00E9703F" w:rsidP="00E9703F">
      <w:pPr>
        <w:rPr>
          <w:rStyle w:val="afffe"/>
          <w:rFonts w:ascii="Fb Fontext" w:hAnsi="Fb Fontext"/>
          <w:b/>
          <w:sz w:val="20"/>
          <w:rtl/>
        </w:rPr>
      </w:pPr>
      <w:ins w:id="90391" w:author="קלוד" w:date="2026-10-11T13:11:34Z">
        <w:r>
          <w:rPr>
            <w:rStyle w:val="2fb"/>
            <w:rFonts w:ascii="Fb Fontext" w:hAnsi="Fb Fontext"/>
            <w:sz w:val="20"/>
            <w:rtl/>
          </w:rPr>
          <w:t xml:space="preserve">שרבי</w:t>
        </w:r>
      </w:ins>
      <w:del w:id="90392" w:author="קלוד" w:date="2026-10-11T13:11:34Z">
        <w:r w:rsidRPr="006F178A">
          <w:rPr>
            <w:rStyle w:val="2fb"/>
            <w:rFonts w:ascii="Fb Fontext" w:hAnsi="Fb Fontext"/>
            <w:sz w:val="20"/>
            <w:rtl/>
          </w:rPr>
          <w:delText xml:space="preserve">דרבי</w:delText>
        </w:r>
      </w:del>
      <w:r w:rsidRPr="006F178A">
        <w:rPr>
          <w:rFonts w:ascii="Fb Fontext" w:hAnsi="Fb Fontext"/>
          <w:sz w:val="20"/>
          <w:rtl/>
        </w:rPr>
        <w:t xml:space="preserve"> </w:t>
      </w:r>
      <w:ins w:id="95067" w:author="מנוע מכני" w:date="2026-10-11T12:04:39Z">
        <w:ins w:id="90389" w:author="קלוד" w:date="2026-10-11T13:11:34Z">
          <w:r>
            <w:rPr>
              <w:rFonts w:ascii="Fb Fontext" w:hAnsi="Fb Fontext"/>
              <w:sz w:val="20"/>
              <w:rtl/>
            </w:rPr>
            <w:t xml:space="preserve">סבר:</w:t>
          </w:r>
        </w:ins>
        <w:del w:id="90390" w:author="קלוד" w:date="2026-10-11T13:11:34Z">
          <w:r>
            <w:rPr>
              <w:rFonts w:ascii="Fb Fontext" w:hAnsi="Fb Fontext"/>
              <w:sz w:val="20"/>
              <w:rtl/>
            </w:rPr>
            <w:delText xml:space="preserve">סבר</w:delText>
          </w:r>
        </w:del>
      </w:ins>
      <w:del w:id="95068" w:author="מנוע מכני" w:date="2026-10-11T12:04:39Z">
        <w:r w:rsidRPr="006F178A">
          <w:rPr>
            <w:rFonts w:ascii="Fb Fontext" w:hAnsi="Fb Fontext"/>
            <w:sz w:val="20"/>
            <w:rtl/>
          </w:rPr>
          <w:delText xml:space="preserve">ס"ל</w:delText>
        </w:r>
      </w:del>
      <w:r w:rsidRPr="006F178A">
        <w:rPr>
          <w:rFonts w:ascii="Fb Fontext" w:hAnsi="Fb Fontext"/>
          <w:sz w:val="20"/>
          <w:rtl/>
        </w:rPr>
        <w:t xml:space="preserve"> </w:t>
      </w:r>
      <w:ins w:id="90739" w:author="מנוע מכני" w:date="2026-10-11T12:04:39Z">
        <w:r>
          <w:rPr>
            <w:rFonts w:ascii="Fb Fontext" w:hAnsi="Fb Fontext"/>
            <w:sz w:val="20"/>
            <w:rtl/>
          </w:rPr>
          <w:t xml:space="preserve">אומרים</w:t>
        </w:r>
      </w:ins>
      <w:del w:id="90740" w:author="מנוע מכני" w:date="2026-10-11T12:04:39Z">
        <w:r w:rsidRPr="006F178A">
          <w:rPr>
            <w:rFonts w:ascii="Fb Fontext" w:hAnsi="Fb Fontext"/>
            <w:sz w:val="20"/>
            <w:rtl/>
          </w:rPr>
          <w:delText xml:space="preserve">אמרינן</w:delText>
        </w:r>
      </w:del>
      <w:r w:rsidRPr="006F178A">
        <w:rPr>
          <w:rFonts w:ascii="Fb Fontext" w:hAnsi="Fb Fontext"/>
          <w:sz w:val="20"/>
          <w:rtl/>
        </w:rPr>
        <w:t xml:space="preserve"> </w:t>
      </w:r>
      <w:ins w:id="90387" w:author="קלוד" w:date="2026-10-11T13:11:34Z">
        <w:r>
          <w:rPr>
            <w:rFonts w:ascii="Fb Fontext" w:hAnsi="Fb Fontext"/>
            <w:sz w:val="20"/>
            <w:rtl/>
          </w:rPr>
          <w:t xml:space="preserve">'זרוק</w:t>
        </w:r>
      </w:ins>
      <w:del w:id="90388" w:author="קלוד" w:date="2026-10-11T13:11:34Z">
        <w:r w:rsidRPr="006F178A">
          <w:rPr>
            <w:rFonts w:ascii="Fb Fontext" w:hAnsi="Fb Fontext"/>
            <w:sz w:val="20"/>
            <w:rtl/>
          </w:rPr>
          <w:delText xml:space="preserve">שדי</w:delText>
        </w:r>
      </w:del>
      <w:r w:rsidRPr="006F178A">
        <w:rPr>
          <w:rFonts w:ascii="Fb Fontext" w:hAnsi="Fb Fontext"/>
          <w:sz w:val="20"/>
          <w:rtl/>
        </w:rPr>
        <w:t xml:space="preserve"> נופו </w:t>
      </w:r>
      <w:ins w:id="95631" w:author="מנוע מכני" w:date="2026-10-11T12:04:39Z">
        <w:r>
          <w:rPr>
            <w:rFonts w:ascii="Fb Fontext" w:hAnsi="Fb Fontext"/>
            <w:sz w:val="20"/>
            <w:rtl/>
          </w:rPr>
          <w:t xml:space="preserve">אחר</w:t>
        </w:r>
      </w:ins>
      <w:del w:id="95632" w:author="מנוע מכני" w:date="2026-10-11T12:04:39Z">
        <w:r w:rsidRPr="006F178A">
          <w:rPr>
            <w:rFonts w:ascii="Fb Fontext" w:hAnsi="Fb Fontext"/>
            <w:sz w:val="20"/>
            <w:rtl/>
          </w:rPr>
          <w:delText xml:space="preserve">בתר</w:delText>
        </w:r>
      </w:del>
      <w:r w:rsidRPr="006F178A">
        <w:rPr>
          <w:rFonts w:ascii="Fb Fontext" w:hAnsi="Fb Fontext"/>
          <w:sz w:val="20"/>
          <w:rtl/>
        </w:rPr>
        <w:t xml:space="preserve"> </w:t>
      </w:r>
      <w:ins w:id="90385" w:author="קלוד" w:date="2026-10-11T13:11:34Z">
        <w:r>
          <w:rPr>
            <w:rFonts w:ascii="Fb Fontext" w:hAnsi="Fb Fontext"/>
            <w:sz w:val="20"/>
            <w:rtl/>
          </w:rPr>
          <w:t xml:space="preserve">עיקרו',</w:t>
        </w:r>
      </w:ins>
      <w:del w:id="90386" w:author="קלוד" w:date="2026-10-11T13:11:34Z">
        <w:r w:rsidRPr="006F178A">
          <w:rPr>
            <w:rFonts w:ascii="Fb Fontext" w:hAnsi="Fb Fontext"/>
            <w:sz w:val="20"/>
            <w:rtl/>
          </w:rPr>
          <w:delText xml:space="preserve">עיקרו,</w:delText>
        </w:r>
      </w:del>
      <w:r w:rsidRPr="006F178A">
        <w:rPr>
          <w:rFonts w:ascii="Fb Fontext" w:hAnsi="Fb Fontext"/>
          <w:sz w:val="20"/>
          <w:rtl/>
        </w:rPr>
        <w:t xml:space="preserve"> </w:t>
      </w:r>
      <w:ins w:id="90383" w:author="קלוד" w:date="2026-10-11T13:11:34Z">
        <w:r>
          <w:rPr>
            <w:rFonts w:ascii="Fb Fontext" w:hAnsi="Fb Fontext"/>
            <w:sz w:val="20"/>
            <w:rtl/>
          </w:rPr>
          <w:t xml:space="preserve">וחכמים</w:t>
        </w:r>
      </w:ins>
      <w:del w:id="90384" w:author="קלוד" w:date="2026-10-11T13:11:34Z">
        <w:r w:rsidRPr="006F178A">
          <w:rPr>
            <w:rFonts w:ascii="Fb Fontext" w:hAnsi="Fb Fontext"/>
            <w:sz w:val="20"/>
            <w:rtl/>
          </w:rPr>
          <w:delText xml:space="preserve">ורבנן</w:delText>
        </w:r>
      </w:del>
      <w:r w:rsidRPr="006F178A">
        <w:rPr>
          <w:rFonts w:ascii="Fb Fontext" w:hAnsi="Fb Fontext"/>
          <w:sz w:val="20"/>
          <w:rtl/>
        </w:rPr>
        <w:t xml:space="preserve"> </w:t>
      </w:r>
      <w:ins w:id="90741" w:author="מנוע מכני" w:date="2026-10-11T12:04:39Z">
        <w:ins w:id="90381" w:author="קלוד" w:date="2026-10-11T13:11:34Z">
          <w:r>
            <w:rPr>
              <w:rFonts w:ascii="Fb Fontext" w:hAnsi="Fb Fontext"/>
              <w:sz w:val="20"/>
              <w:rtl/>
            </w:rPr>
            <w:t xml:space="preserve">חולקים.</w:t>
          </w:r>
        </w:ins>
        <w:del w:id="90382" w:author="קלוד" w:date="2026-10-11T13:11:34Z">
          <w:r>
            <w:rPr>
              <w:rFonts w:ascii="Fb Fontext" w:hAnsi="Fb Fontext"/>
              <w:sz w:val="20"/>
              <w:rtl/>
            </w:rPr>
            <w:delText xml:space="preserve">חלקו</w:delText>
          </w:r>
          <w:r w:rsidRPr="006F178A">
            <w:rPr>
              <w:rFonts w:ascii="Fb Fontext" w:hAnsi="Fb Fontext"/>
              <w:sz w:val="20"/>
              <w:rtl/>
            </w:rPr>
            <w:delText xml:space="preserve">.</w:delText>
          </w:r>
        </w:del>
      </w:ins>
      <w:del w:id="90742" w:author="מנוע מכני" w:date="2026-10-11T12:04:39Z">
        <w:r w:rsidRPr="006F178A">
          <w:rPr>
            <w:rFonts w:ascii="Fb Fontext" w:hAnsi="Fb Fontext"/>
            <w:sz w:val="20"/>
            <w:rtl/>
          </w:rPr>
          <w:delText xml:space="preserve">פליגי</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ה.</w:t>
      </w:r>
    </w:p>
    <w:p>
      <w:pPr>
        <w:pStyle w:val="38"/>
        <w:rPr>
          <w:ins w:id="96342" w:author="מנוע מכני" w:date="2026-10-11T12:04:39Z"/>
        </w:rPr>
      </w:pPr>
      <w:del w:id="90080" w:author="מנוע מכני" w:date="2026-10-11T12:04:39Z">
        <w:r>
          <w:delText xml:space="preserve"> </w:delText>
        </w:r>
        <w:r w:rsidRPr="006F178A">
          <w:delText xml:space="preserve"> </w:delText>
        </w:r>
      </w:del>
      <w:r w:rsidRPr="006F178A">
        <w:t>וא"א דרבי</w:t>
      </w:r>
      <w:r w:rsidRPr="006F178A">
        <w:t xml:space="preserve"> </w:t>
      </w:r>
      <w:r w:rsidRPr="006F178A">
        <w:t xml:space="preserve">דתניא</w:t>
      </w:r>
      <w:r w:rsidRPr="006F178A">
        <w:t xml:space="preserve">:</w:t>
      </w:r>
    </w:p>
    <w:p w:rsidR="00E9703F" w:rsidRDefault="00E9703F" w:rsidP="00E9703F">
      <w:pPr>
        <w:rPr>
          <w:rFonts w:ascii="Fb Fontext" w:hAnsi="Fb Fontext"/>
          <w:rtl/>
        </w:rPr>
      </w:pPr>
      <w:del w:id="96343" w:author="מנוע מכני" w:date="2026-10-11T12:04:39Z">
        <w:r w:rsidRPr="006F178A">
          <w:rPr>
            <w:rFonts w:ascii="Fb Fontext" w:hAnsi="Fb Fontext"/>
            <w:rtl/>
          </w:rPr>
          <w:delText xml:space="preserve"> </w:delText>
        </w:r>
      </w:del>
      <w:r w:rsidRPr="006F178A">
        <w:rPr>
          <w:rFonts w:ascii="Fb Fontext" w:hAnsi="Fb Fontext"/>
          <w:rtl/>
        </w:rPr>
        <w:t xml:space="preserve">זרק </w:t>
      </w:r>
      <w:r w:rsidRPr="006F178A">
        <w:rPr>
          <w:rStyle w:val="2fb"/>
          <w:rFonts w:ascii="Fb Fontext" w:hAnsi="Fb Fontext"/>
          <w:rtl/>
        </w:rPr>
        <w:t xml:space="preserve">מרה"ר</w:t>
      </w:r>
      <w:r w:rsidRPr="006F178A">
        <w:rPr>
          <w:rFonts w:ascii="Fb Fontext" w:hAnsi="Fb Fontext"/>
          <w:rtl/>
        </w:rPr>
        <w:t xml:space="preserve"> </w:t>
      </w:r>
      <w:r w:rsidRPr="006F178A">
        <w:rPr>
          <w:rStyle w:val="2fb"/>
          <w:rFonts w:ascii="Fb Fontext" w:hAnsi="Fb Fontext"/>
          <w:rtl/>
        </w:rPr>
        <w:t xml:space="preserve">לרה"ר</w:t>
      </w:r>
      <w:r w:rsidRPr="006F178A">
        <w:rPr>
          <w:rFonts w:ascii="Fb Fontext" w:hAnsi="Fb Fontext"/>
          <w:rtl/>
        </w:rPr>
        <w:t xml:space="preserve"> </w:t>
      </w:r>
      <w:r w:rsidRPr="006F178A">
        <w:rPr>
          <w:rStyle w:val="2fb"/>
          <w:rFonts w:ascii="Fb Fontext" w:hAnsi="Fb Fontext"/>
          <w:rtl/>
        </w:rPr>
        <w:t xml:space="preserve">ורה"י</w:t>
      </w:r>
      <w:r w:rsidRPr="006F178A">
        <w:rPr>
          <w:rFonts w:ascii="Fb Fontext" w:hAnsi="Fb Fontext"/>
          <w:rtl/>
        </w:rPr>
        <w:t xml:space="preserve"> באמצע, </w:t>
      </w:r>
      <w:ins w:id="90399" w:author="קלוד" w:date="2026-10-11T13:11:34Z">
        <w:r>
          <w:rPr>
            <w:rStyle w:val="2fb"/>
            <w:rFonts w:ascii="Fb Fontext" w:hAnsi="Fb Fontext"/>
            <w:rtl/>
          </w:rPr>
          <w:t xml:space="preserve">שרבי</w:t>
        </w:r>
      </w:ins>
      <w:del w:id="90400" w:author="קלוד" w:date="2026-10-11T13:11:34Z">
        <w:r w:rsidRPr="006F178A">
          <w:rPr>
            <w:rStyle w:val="2fb"/>
            <w:rFonts w:ascii="Fb Fontext" w:hAnsi="Fb Fontext"/>
            <w:rtl/>
          </w:rPr>
          <w:delText xml:space="preserve">דרבי</w:delText>
        </w:r>
      </w:del>
      <w:r w:rsidRPr="006F178A">
        <w:rPr>
          <w:rFonts w:ascii="Fb Fontext" w:hAnsi="Fb Fontext"/>
          <w:rtl/>
        </w:rPr>
        <w:t xml:space="preserve"> מחייב </w:t>
      </w:r>
      <w:ins w:id="90397" w:author="קלוד" w:date="2026-10-11T13:11:34Z">
        <w:r>
          <w:rPr>
            <w:rFonts w:ascii="Fb Fontext" w:hAnsi="Fb Fontext"/>
            <w:rtl/>
          </w:rPr>
          <w:t xml:space="preserve">שתים,</w:t>
        </w:r>
      </w:ins>
      <w:del w:id="90398" w:author="קלוד" w:date="2026-10-11T13:11:34Z">
        <w:r w:rsidRPr="006F178A">
          <w:rPr>
            <w:rFonts w:ascii="Fb Fontext" w:hAnsi="Fb Fontext"/>
            <w:rtl/>
          </w:rPr>
          <w:delText xml:space="preserve">שתים</w:delText>
        </w:r>
      </w:del>
      <w:r w:rsidRPr="006F178A">
        <w:rPr>
          <w:rFonts w:ascii="Fb Fontext" w:hAnsi="Fb Fontext"/>
          <w:rtl/>
        </w:rPr>
        <w:t xml:space="preserve"> </w:t>
      </w:r>
      <w:ins w:id="90395" w:author="קלוד" w:date="2026-10-11T13:11:34Z">
        <w:r>
          <w:rPr>
            <w:rFonts w:ascii="Fb Fontext" w:hAnsi="Fb Fontext"/>
            <w:rtl/>
          </w:rPr>
          <w:t xml:space="preserve">על</w:t>
        </w:r>
      </w:ins>
      <w:del w:id="90396" w:author="קלוד" w:date="2026-10-11T13:11:34Z">
        <w:r w:rsidRPr="006F178A">
          <w:rPr>
            <w:rFonts w:ascii="Fb Fontext" w:hAnsi="Fb Fontext"/>
            <w:rtl/>
          </w:rPr>
          <w:delText xml:space="preserve">אהוצאה</w:delText>
        </w:r>
      </w:del>
      <w:r w:rsidRPr="006F178A">
        <w:rPr>
          <w:rFonts w:ascii="Fb Fontext" w:hAnsi="Fb Fontext"/>
          <w:rtl/>
        </w:rPr>
        <w:t xml:space="preserve"> </w:t>
      </w:r>
      <w:ins w:id="90393" w:author="קלוד" w:date="2026-10-11T13:11:34Z">
        <w:r>
          <w:rPr>
            <w:rFonts w:ascii="Fb Fontext" w:hAnsi="Fb Fontext"/>
            <w:rtl/>
          </w:rPr>
          <w:t xml:space="preserve">הוצאה ועל הכנסה</w:t>
        </w:r>
      </w:ins>
      <w:del w:id="90394" w:author="קלוד" w:date="2026-10-11T13:11:34Z">
        <w:r w:rsidRPr="006F178A">
          <w:rPr>
            <w:rFonts w:ascii="Fb Fontext" w:hAnsi="Fb Fontext"/>
            <w:rtl/>
          </w:rPr>
          <w:delText xml:space="preserve">והכנסה</w:delText>
        </w:r>
      </w:del>
    </w:p>
    <w:p w:rsidR="00E9703F" w:rsidRPr="006F178A" w:rsidRDefault="00E9703F" w:rsidP="00E9703F">
      <w:pPr>
        <w:rPr>
          <w:rtl/>
        </w:rPr>
      </w:pPr>
      <w:r w:rsidRPr="006F178A">
        <w:rPr>
          <w:rStyle w:val="afffe"/>
          <w:rFonts w:ascii="Fb Fontext" w:hAnsi="Fb Fontext"/>
          <w:rtl/>
        </w:rPr>
        <w:tab/>
      </w:r>
      <w:r w:rsidRPr="006F178A">
        <w:rPr>
          <w:rStyle w:val="afffe"/>
          <w:rFonts w:ascii="Fb Fontext" w:hAnsi="Fb Fontext"/>
          <w:rtl/>
        </w:rPr>
        <w:tab/>
      </w:r>
      <w:r w:rsidRPr="006F178A">
        <w:rPr>
          <w:rStyle w:val="afffe"/>
          <w:rFonts w:ascii="Fb Fontext" w:hAnsi="Fb Fontext"/>
          <w:rtl/>
        </w:rPr>
        <w:tab/>
      </w:r>
      <w:del w:id="90081" w:author="מנוע מכני" w:date="2026-10-11T12:04:39Z">
        <w:r>
          <w:rPr>
            <w:rStyle w:val="afffe"/>
            <w:rFonts w:ascii="Fb Fontext" w:hAnsi="Fb Fontext" w:hint="cs"/>
            <w:rtl/>
          </w:rPr>
          <w:delText xml:space="preserve">  </w:delText>
        </w:r>
      </w:del>
      <w:r w:rsidRPr="006F178A">
        <w:rPr>
          <w:rtl/>
        </w:rPr>
        <w:t>[והיינו דלא בעי' עקירה והנחה] וחכמים פוטרין.</w:t>
      </w:r>
    </w:p>
    <w:p w:rsidR="00E9703F" w:rsidRDefault="00E9703F" w:rsidP="00E9703F">
      <w:pPr>
        <w:rPr>
          <w:rtl/>
        </w:rPr>
      </w:pPr>
      <w:ins w:id="90415" w:author="קלוד" w:date="2026-10-11T13:11:34Z">
        <w:r>
          <w:rPr>
            <w:rtl/>
          </w:rPr>
          <w:t xml:space="preserve">שכבר</w:t>
        </w:r>
      </w:ins>
      <w:del w:id="90416" w:author="קלוד" w:date="2026-10-11T13:11:34Z">
        <w:r w:rsidRPr="006F178A">
          <w:rPr>
            <w:rtl/>
          </w:rPr>
          <w:delText xml:space="preserve">ד</w:delText>
        </w:r>
        <w:r w:rsidRPr="006F178A">
          <w:rPr>
            <w:rFonts w:hint="cs"/>
            <w:rtl/>
          </w:rPr>
          <w:delText xml:space="preserve">כבר</w:delText>
        </w:r>
      </w:del>
      <w:r w:rsidRPr="006F178A">
        <w:rPr>
          <w:rFonts w:hint="cs"/>
          <w:rtl/>
        </w:rPr>
        <w:t xml:space="preserve"> אמרו </w:t>
      </w:r>
      <w:r w:rsidRPr="006F178A">
        <w:rPr>
          <w:rStyle w:val="2fb"/>
          <w:rtl/>
        </w:rPr>
        <w:t xml:space="preserve">רב</w:t>
      </w:r>
      <w:r w:rsidRPr="006F178A">
        <w:rPr>
          <w:rtl/>
        </w:rPr>
        <w:t xml:space="preserve"> </w:t>
      </w:r>
      <w:ins w:id="90413" w:author="קלוד" w:date="2026-10-11T13:11:34Z">
        <w:r>
          <w:rPr>
            <w:rStyle w:val="2fb"/>
            <w:rtl/>
          </w:rPr>
          <w:t xml:space="preserve">ושמואל:</w:t>
        </w:r>
      </w:ins>
      <w:del w:id="90414" w:author="קלוד" w:date="2026-10-11T13:11:34Z">
        <w:r w:rsidRPr="006F178A">
          <w:rPr>
            <w:rStyle w:val="2fb"/>
            <w:rtl/>
          </w:rPr>
          <w:delText xml:space="preserve">ושמואל</w:delText>
        </w:r>
      </w:del>
      <w:r w:rsidRPr="006F178A">
        <w:rPr>
          <w:rtl/>
        </w:rPr>
        <w:t xml:space="preserve"> </w:t>
      </w:r>
      <w:ins w:id="90411" w:author="קלוד" w:date="2026-10-11T13:11:34Z">
        <w:r>
          <w:rPr>
            <w:rtl/>
          </w:rPr>
          <w:t xml:space="preserve">אין רבי</w:t>
        </w:r>
      </w:ins>
      <w:del w:id="90412" w:author="קלוד" w:date="2026-10-11T13:11:34Z">
        <w:r w:rsidRPr="006F178A">
          <w:rPr>
            <w:rtl/>
          </w:rPr>
          <w:delText xml:space="preserve">דלא</w:delText>
        </w:r>
      </w:del>
      <w:r w:rsidRPr="006F178A">
        <w:rPr>
          <w:rtl/>
        </w:rPr>
        <w:t xml:space="preserve"> מחייב</w:t>
      </w:r>
      <w:ins w:id="90409" w:author="קלוד" w:date="2026-10-11T13:11:34Z">
        <w:r>
          <w:rPr>
            <w:rtl/>
          </w:rPr>
          <w:t xml:space="preserve"> אלא</w:t>
        </w:r>
      </w:ins>
      <w:del w:id="90410" w:author="קלוד" w:date="2026-10-11T13:11:34Z">
        <w:r w:rsidRPr="006F178A">
          <w:rPr>
            <w:rtl/>
          </w:rPr>
          <w:delText xml:space="preserve"> </w:delText>
        </w:r>
        <w:r w:rsidRPr="006F178A">
          <w:rPr>
            <w:rStyle w:val="2fb"/>
            <w:rtl/>
          </w:rPr>
          <w:delText xml:space="preserve">רבי</w:delText>
        </w:r>
        <w:r w:rsidRPr="006F178A">
          <w:rPr>
            <w:rtl/>
          </w:rPr>
          <w:delText xml:space="preserve"> אלא</w:delText>
        </w:r>
        <w:r w:rsidRPr="006F178A">
          <w:rPr>
            <w:rFonts w:hint="cs"/>
            <w:rtl/>
          </w:rPr>
          <w:delText xml:space="preserve"> רק</w:delText>
        </w:r>
      </w:del>
      <w:r w:rsidRPr="006F178A">
        <w:rPr>
          <w:rtl/>
        </w:rPr>
        <w:t xml:space="preserve"> </w:t>
      </w:r>
      <w:r w:rsidRPr="006F178A">
        <w:rPr>
          <w:rtl/>
        </w:rPr>
        <w:t xml:space="preserve">ברה"י</w:t>
      </w:r>
      <w:r w:rsidRPr="006F178A">
        <w:rPr>
          <w:rtl/>
        </w:rPr>
        <w:t xml:space="preserve"> </w:t>
      </w:r>
      <w:r w:rsidRPr="006F178A">
        <w:rPr>
          <w:b/>
          <w:bCs/>
          <w:rtl/>
        </w:rPr>
        <w:t>מקורה</w:t>
      </w:r>
      <w:r w:rsidRPr="006F178A">
        <w:rPr>
          <w:rtl/>
        </w:rPr>
        <w:t xml:space="preserve">, </w:t>
      </w:r>
      <w:ins w:id="90407" w:author="קלוד" w:date="2026-10-11T13:11:34Z">
        <w:r>
          <w:rPr>
            <w:rtl/>
          </w:rPr>
          <w:t xml:space="preserve">שבית</w:t>
        </w:r>
      </w:ins>
      <w:del w:id="90408" w:author="קלוד" w:date="2026-10-11T13:11:34Z">
        <w:r w:rsidRPr="006F178A">
          <w:rPr>
            <w:rtl/>
          </w:rPr>
          <w:delText xml:space="preserve">דבית</w:delText>
        </w:r>
      </w:del>
      <w:r w:rsidRPr="006F178A">
        <w:rPr>
          <w:rtl/>
        </w:rPr>
        <w:t xml:space="preserve"> </w:t>
      </w:r>
      <w:ins w:id="90405" w:author="קלוד" w:date="2026-10-11T13:11:34Z">
        <w:r>
          <w:rPr>
            <w:rtl/>
          </w:rPr>
          <w:t xml:space="preserve">כמי</w:t>
        </w:r>
      </w:ins>
      <w:del w:id="90406" w:author="קלוד" w:date="2026-10-11T13:11:34Z">
        <w:r w:rsidRPr="006F178A">
          <w:rPr>
            <w:rtl/>
          </w:rPr>
          <w:delText xml:space="preserve">כמאן</w:delText>
        </w:r>
      </w:del>
      <w:r w:rsidRPr="006F178A">
        <w:rPr>
          <w:rtl/>
        </w:rPr>
        <w:t xml:space="preserve"> </w:t>
      </w:r>
      <w:ins w:id="90403" w:author="קלוד" w:date="2026-10-11T13:11:34Z">
        <w:r>
          <w:rPr>
            <w:rtl/>
          </w:rPr>
          <w:t xml:space="preserve">שמלא</w:t>
        </w:r>
      </w:ins>
      <w:del w:id="90404" w:author="קלוד" w:date="2026-10-11T13:11:34Z">
        <w:r w:rsidRPr="006F178A">
          <w:rPr>
            <w:rtl/>
          </w:rPr>
          <w:delText xml:space="preserve">דמלא</w:delText>
        </w:r>
      </w:del>
      <w:r w:rsidRPr="006F178A">
        <w:rPr>
          <w:rtl/>
        </w:rPr>
        <w:t xml:space="preserve"> </w:t>
      </w:r>
      <w:ins w:id="90401" w:author="קלוד" w:date="2026-10-11T13:11:34Z">
        <w:r>
          <w:rPr>
            <w:rtl/>
          </w:rPr>
          <w:t xml:space="preserve">נחשב,</w:t>
        </w:r>
      </w:ins>
      <w:del w:id="90402" w:author="קלוד" w:date="2026-10-11T13:11:34Z">
        <w:r w:rsidRPr="006F178A">
          <w:rPr>
            <w:rtl/>
          </w:rPr>
          <w:delText xml:space="preserve">דמי,</w:delText>
        </w:r>
      </w:del>
    </w:p>
    <w:p>
      <w:pPr>
        <w:pStyle w:val="38"/>
        <w:rPr>
          <w:ins w:id="96344" w:author="מנוע מכני" w:date="2026-10-11T12:04:39Z"/>
        </w:rPr>
      </w:pPr>
      <w:r w:rsidRPr="006F178A">
        <w:t xml:space="preserve">וא"א</w:t>
      </w:r>
    </w:p>
    <w:p w:rsidR="00E9703F" w:rsidRPr="009757B9" w:rsidRDefault="00E9703F" w:rsidP="00E9703F">
      <w:pPr>
        <w:rPr>
          <w:rFonts w:cs="Guttman Vilna"/>
          <w:b/>
          <w:bCs/>
          <w:rtl/>
        </w:rPr>
      </w:pPr>
      <w:del w:id="96345" w:author="מנוע מכני" w:date="2026-10-11T12:04:39Z">
        <w:r w:rsidRPr="006F178A">
          <w:rPr>
            <w:rtl/>
          </w:rPr>
          <w:delText xml:space="preserve"> </w:delText>
        </w:r>
      </w:del>
      <w:ins w:id="90423" w:author="קלוד" w:date="2026-10-11T13:11:34Z">
        <w:r>
          <w:rPr>
            <w:rtl/>
          </w:rPr>
          <w:t xml:space="preserve">שגם</w:t>
        </w:r>
      </w:ins>
      <w:del w:id="90424" w:author="קלוד" w:date="2026-10-11T13:11:34Z">
        <w:r w:rsidRPr="006F178A">
          <w:rPr>
            <w:rtl/>
          </w:rPr>
          <w:delText xml:space="preserve">דה"נ</w:delText>
        </w:r>
      </w:del>
      <w:r w:rsidRPr="006F178A">
        <w:rPr>
          <w:rtl/>
        </w:rPr>
        <w:t xml:space="preserve"> </w:t>
      </w:r>
      <w:ins w:id="90421" w:author="קלוד" w:date="2026-10-11T13:11:34Z">
        <w:r>
          <w:rPr>
            <w:rtl/>
          </w:rPr>
          <w:t xml:space="preserve">כאן</w:t>
        </w:r>
      </w:ins>
      <w:del w:id="90422" w:author="קלוד" w:date="2026-10-11T13:11:34Z">
        <w:r w:rsidRPr="006F178A">
          <w:rPr>
            <w:rtl/>
          </w:rPr>
          <w:delText xml:space="preserve">במקורה</w:delText>
        </w:r>
        <w:r w:rsidRPr="006F178A">
          <w:rPr>
            <w:rFonts w:hint="cs"/>
            <w:rtl/>
          </w:rPr>
          <w:delText xml:space="preserve">-</w:delText>
        </w:r>
      </w:del>
      <w:r>
        <w:rPr>
          <w:rFonts w:hint="cs"/>
          <w:rtl/>
        </w:rPr>
        <w:t xml:space="preserve"> </w:t>
      </w:r>
      <w:ins w:id="90419" w:author="קלוד" w:date="2026-10-11T13:11:34Z">
        <w:r>
          <w:rPr>
            <w:rStyle w:val="2fb"/>
            <w:rtl/>
          </w:rPr>
          <w:t xml:space="preserve">במקורה - שברה"ר</w:t>
        </w:r>
      </w:ins>
      <w:del w:id="90420" w:author="קלוד" w:date="2026-10-11T13:11:34Z">
        <w:r w:rsidRPr="006F178A">
          <w:rPr>
            <w:rStyle w:val="2fb"/>
            <w:rtl/>
          </w:rPr>
          <w:delText xml:space="preserve">דברה"ר</w:delText>
        </w:r>
      </w:del>
      <w:r w:rsidRPr="006F178A">
        <w:rPr>
          <w:rtl/>
        </w:rPr>
        <w:t xml:space="preserve"> מקורה קימ"ל </w:t>
      </w:r>
      <w:r w:rsidRPr="006F178A">
        <w:rPr>
          <w:rStyle w:val="2fb"/>
          <w:rtl/>
        </w:rPr>
        <w:t xml:space="preserve">כרב</w:t>
      </w:r>
      <w:r w:rsidRPr="006F178A">
        <w:rPr>
          <w:rtl/>
        </w:rPr>
        <w:t xml:space="preserve"> </w:t>
      </w:r>
      <w:ins w:id="90417" w:author="קלוד" w:date="2026-10-11T13:11:34Z">
        <w:r>
          <w:rPr>
            <w:rFonts w:hint="cs"/>
            <w:rtl/>
          </w:rPr>
          <w:t xml:space="preserve">שפטור,</w:t>
        </w:r>
      </w:ins>
      <w:del w:id="90418" w:author="קלוד" w:date="2026-10-11T13:11:34Z">
        <w:r w:rsidRPr="006F178A">
          <w:rPr>
            <w:rFonts w:hint="cs"/>
            <w:rtl/>
          </w:rPr>
          <w:delText xml:space="preserve">ד</w:delText>
        </w:r>
        <w:r w:rsidRPr="006F178A">
          <w:rPr>
            <w:rtl/>
          </w:rPr>
          <w:delText xml:space="preserve">פטור,</w:delText>
        </w:r>
      </w:del>
      <w:r w:rsidRPr="006F178A">
        <w:rPr>
          <w:rtl/>
        </w:rPr>
        <w:t xml:space="preserve"> לפי שאינו דומה לדגלי מדבר.</w:t>
      </w:r>
    </w:p>
    <w:p w:rsidR="00E9703F" w:rsidRDefault="00146180" w:rsidP="00146180">
      <w:pPr>
        <w:pStyle w:val="affffd"/>
        <w:rPr>
          <w:rtl/>
        </w:rPr>
      </w:pPr>
      <w:r>
        <w:rPr>
          <w:rFonts w:ascii="MS Mincho" w:hAnsi="MS Mincho" w:hint="cs"/>
          <w:bCs w:val="0"/>
          <w:rtl/>
        </w:rPr>
        <w:t>׻</w:t>
      </w:r>
    </w:p>
    <w:p>
      <w:pPr>
        <w:pStyle w:val="38"/>
        <w:rPr>
          <w:ins w:id="96346" w:author="מנוע מכני" w:date="2026-10-11T12:04:39Z"/>
        </w:rPr>
      </w:pPr>
      <w:r w:rsidRPr="006F178A">
        <w:t>ג.</w:t>
      </w:r>
      <w:r w:rsidRPr="006F178A">
        <w:t xml:space="preserve"> ר</w:t>
      </w:r>
      <w:r w:rsidRPr="006F178A">
        <w:t>"</w:t>
      </w:r>
      <w:r w:rsidRPr="006F178A">
        <w:t>ז</w:t>
      </w:r>
      <w:r w:rsidRPr="006F178A">
        <w:t xml:space="preserve">:</w:t>
      </w:r>
    </w:p>
    <w:p w:rsidR="00E9703F" w:rsidRPr="006F178A" w:rsidRDefault="00E9703F" w:rsidP="00E9703F">
      <w:pPr>
        <w:rPr>
          <w:rtl/>
        </w:rPr>
      </w:pPr>
      <w:del w:id="96347" w:author="מנוע מכני" w:date="2026-10-11T12:04:39Z">
        <w:r w:rsidRPr="006F178A">
          <w:rPr>
            <w:rFonts w:ascii="Fb Fontext" w:hAnsi="Fb Fontext"/>
            <w:rtl/>
          </w:rPr>
          <w:delText xml:space="preserve"> </w:delText>
        </w:r>
      </w:del>
      <w:ins w:id="90429" w:author="קלוד" w:date="2026-10-11T13:11:34Z">
        <w:r>
          <w:rPr>
            <w:rFonts w:ascii="Fb Fontext" w:hAnsi="Fb Fontext" w:hint="cs"/>
            <w:rtl/>
          </w:rPr>
          <w:t xml:space="preserve">המשנה</w:t>
        </w:r>
      </w:ins>
      <w:del w:id="90430" w:author="קלוד" w:date="2026-10-11T13:11:34Z">
        <w:r w:rsidRPr="006F178A">
          <w:rPr>
            <w:rFonts w:ascii="Fb Fontext" w:hAnsi="Fb Fontext" w:hint="cs"/>
            <w:rtl/>
          </w:rPr>
          <w:delText xml:space="preserve">הך</w:delText>
        </w:r>
      </w:del>
      <w:r w:rsidRPr="006F178A">
        <w:rPr>
          <w:rFonts w:ascii="Fb Fontext" w:hAnsi="Fb Fontext" w:hint="cs"/>
          <w:rtl/>
        </w:rPr>
        <w:t xml:space="preserve"> </w:t>
      </w:r>
      <w:ins w:id="90427" w:author="קלוד" w:date="2026-10-11T13:11:34Z">
        <w:r>
          <w:rPr>
            <w:rFonts w:ascii="Fb Fontext" w:hAnsi="Fb Fontext"/>
            <w:rtl/>
          </w:rPr>
          <w:t xml:space="preserve">כאחרים,</w:t>
        </w:r>
      </w:ins>
      <w:del w:id="90428" w:author="קלוד" w:date="2026-10-11T13:11:34Z">
        <w:r w:rsidRPr="006F178A">
          <w:rPr>
            <w:rFonts w:ascii="Fb Fontext" w:hAnsi="Fb Fontext"/>
            <w:rtl/>
          </w:rPr>
          <w:delText xml:space="preserve">אחרים</w:delText>
        </w:r>
      </w:del>
      <w:r w:rsidRPr="006F178A">
        <w:rPr>
          <w:rFonts w:ascii="Fb Fontext" w:hAnsi="Fb Fontext"/>
          <w:rtl/>
        </w:rPr>
        <w:t xml:space="preserve"> </w:t>
      </w:r>
      <w:ins w:id="90425" w:author="קלוד" w:date="2026-10-11T13:11:34Z">
        <w:r>
          <w:rPr>
            <w:rFonts w:ascii="Fb Fontext" w:hAnsi="Fb Fontext" w:hint="cs"/>
            <w:rtl/>
          </w:rPr>
          <w:t xml:space="preserve">שאומרים:</w:t>
        </w:r>
      </w:ins>
      <w:del w:id="90426" w:author="קלוד" w:date="2026-10-11T13:11:34Z">
        <w:r w:rsidRPr="006F178A">
          <w:rPr>
            <w:rFonts w:ascii="Fb Fontext" w:hAnsi="Fb Fontext" w:hint="cs"/>
            <w:rtl/>
          </w:rPr>
          <w:delText xml:space="preserve">ד</w:delText>
        </w:r>
        <w:r w:rsidRPr="006F178A">
          <w:rPr>
            <w:rFonts w:ascii="Fb Fontext" w:hAnsi="Fb Fontext"/>
            <w:rtl/>
          </w:rPr>
          <w:delText xml:space="preserve">אומרים:</w:delText>
        </w:r>
      </w:del>
      <w:r w:rsidRPr="006F178A">
        <w:rPr>
          <w:rFonts w:ascii="Fb Fontext" w:hAnsi="Fb Fontext"/>
          <w:rtl/>
        </w:rPr>
        <w:t xml:space="preserve"> עמד במקומו וקבל - חייב, עקר ממקומו וקבל - פטור.</w:t>
      </w:r>
    </w:p>
    <w:p>
      <w:pPr>
        <w:pStyle w:val="38"/>
        <w:rPr>
          <w:ins w:id="96348" w:author="מנוע מכני" w:date="2026-10-11T12:04:39Z"/>
        </w:rPr>
      </w:pPr>
      <w:r w:rsidRPr="006F178A">
        <w:t xml:space="preserve">והיינו</w:t>
      </w:r>
    </w:p>
    <w:p w:rsidR="00E9703F" w:rsidRPr="006F178A" w:rsidRDefault="00E9703F" w:rsidP="00E9703F">
      <w:pPr>
        <w:rPr>
          <w:rtl/>
        </w:rPr>
      </w:pPr>
      <w:del w:id="96349" w:author="מנוע מכני" w:date="2026-10-11T12:04:39Z">
        <w:r w:rsidRPr="006F178A">
          <w:rPr>
            <w:rtl/>
          </w:rPr>
          <w:delText xml:space="preserve"> </w:delText>
        </w:r>
      </w:del>
      <w:ins w:id="94051" w:author="מנוע מכני" w:date="2026-10-11T12:04:39Z">
        <w:r>
          <w:rPr>
            <w:rtl/>
          </w:rPr>
          <w:t xml:space="preserve">אף</w:t>
        </w:r>
      </w:ins>
      <w:del w:id="94052" w:author="מנוע מכני" w:date="2026-10-11T12:04:39Z">
        <w:r w:rsidRPr="006F178A">
          <w:rPr>
            <w:rtl/>
          </w:rPr>
          <w:delText xml:space="preserve">אע"ג</w:delText>
        </w:r>
      </w:del>
      <w:r w:rsidRPr="006F178A">
        <w:rPr>
          <w:rtl/>
        </w:rPr>
        <w:t xml:space="preserve"> </w:t>
      </w:r>
      <w:ins w:id="90743" w:author="מנוע מכני" w:date="2026-10-11T12:04:39Z">
        <w:ins w:id="90435" w:author="קלוד" w:date="2026-10-11T13:11:34Z">
          <w:r>
            <w:rPr>
              <w:rtl/>
            </w:rPr>
            <w:t xml:space="preserve">שאין</w:t>
          </w:r>
        </w:ins>
        <w:del w:id="90436" w:author="קלוד" w:date="2026-10-11T13:11:34Z">
          <w:r>
            <w:rPr>
              <w:rtl/>
            </w:rPr>
            <w:delText xml:space="preserve">דאין</w:delText>
          </w:r>
        </w:del>
      </w:ins>
      <w:del w:id="90744" w:author="מנוע מכני" w:date="2026-10-11T12:04:39Z">
        <w:r w:rsidRPr="006F178A">
          <w:rPr>
            <w:rtl/>
          </w:rPr>
          <w:delText xml:space="preserve">דליתא</w:delText>
        </w:r>
      </w:del>
      <w:r w:rsidRPr="006F178A">
        <w:rPr>
          <w:rtl/>
        </w:rPr>
        <w:t xml:space="preserve"> </w:t>
      </w:r>
      <w:ins w:id="90433" w:author="קלוד" w:date="2026-10-11T13:11:34Z">
        <w:r>
          <w:rPr>
            <w:rtl/>
          </w:rPr>
          <w:t xml:space="preserve">מקום</w:t>
        </w:r>
      </w:ins>
      <w:del w:id="90434" w:author="קלוד" w:date="2026-10-11T13:11:34Z">
        <w:r w:rsidRPr="006F178A">
          <w:rPr>
            <w:rtl/>
          </w:rPr>
          <w:delText xml:space="preserve">למקום</w:delText>
        </w:r>
      </w:del>
      <w:r w:rsidRPr="006F178A">
        <w:rPr>
          <w:rtl/>
        </w:rPr>
        <w:t xml:space="preserve"> ארבעה </w:t>
      </w:r>
      <w:ins w:id="90431" w:author="קלוד" w:date="2026-10-11T13:11:34Z">
        <w:r>
          <w:rPr>
            <w:rtl/>
          </w:rPr>
          <w:t xml:space="preserve">להנחה.</w:t>
        </w:r>
      </w:ins>
      <w:del w:id="90432" w:author="קלוד" w:date="2026-10-11T13:11:34Z">
        <w:r w:rsidRPr="006F178A">
          <w:rPr>
            <w:rtl/>
          </w:rPr>
          <w:delText xml:space="preserve">בהנחה.</w:delText>
        </w:r>
      </w:del>
    </w:p>
    <w:p>
      <w:pPr>
        <w:pStyle w:val="38"/>
        <w:rPr>
          <w:ins w:id="96350" w:author="מנוע מכני" w:date="2026-10-11T12:04:39Z"/>
        </w:rPr>
      </w:pPr>
      <w:r w:rsidRPr="00097464">
        <w:t>ודחי'</w:t>
      </w:r>
    </w:p>
    <w:p w:rsidR="00E9703F" w:rsidRPr="00097464" w:rsidRDefault="00E9703F" w:rsidP="00E9703F">
      <w:pPr>
        <w:rPr>
          <w:spacing w:val="-6"/>
          <w:rtl/>
        </w:rPr>
      </w:pPr>
      <w:del w:id="96351" w:author="מנוע מכני" w:date="2026-10-11T12:04:39Z">
        <w:r w:rsidRPr="00097464">
          <w:rPr>
            <w:rFonts w:ascii="Fb Fontext" w:hAnsi="Fb Fontext"/>
            <w:spacing w:val="-6"/>
            <w:sz w:val="20"/>
            <w:rtl/>
          </w:rPr>
          <w:delText xml:space="preserve"> </w:delText>
        </w:r>
      </w:del>
      <w:ins w:id="90453" w:author="קלוד" w:date="2026-10-11T13:11:34Z">
        <w:r>
          <w:rPr>
            <w:rFonts w:ascii="Fb Fontext" w:hAnsi="Fb Fontext"/>
            <w:spacing w:val="-6"/>
            <w:sz w:val="20"/>
            <w:rtl/>
          </w:rPr>
          <w:t xml:space="preserve">שעדיין</w:t>
        </w:r>
      </w:ins>
      <w:del w:id="90454" w:author="קלוד" w:date="2026-10-11T13:11:34Z">
        <w:r w:rsidRPr="00097464">
          <w:rPr>
            <w:rFonts w:ascii="Fb Fontext" w:hAnsi="Fb Fontext"/>
            <w:spacing w:val="-6"/>
            <w:sz w:val="20"/>
            <w:rtl/>
          </w:rPr>
          <w:delText xml:space="preserve">דאכתי</w:delText>
        </w:r>
      </w:del>
      <w:r w:rsidRPr="00097464">
        <w:rPr>
          <w:rFonts w:ascii="Fb Fontext" w:hAnsi="Fb Fontext"/>
          <w:spacing w:val="-6"/>
          <w:sz w:val="20"/>
          <w:rtl/>
        </w:rPr>
        <w:t xml:space="preserve"> אפשר </w:t>
      </w:r>
      <w:ins w:id="95069" w:author="מנוע מכני" w:date="2026-10-11T12:04:39Z">
        <w:ins w:id="90451" w:author="קלוד" w:date="2026-10-11T13:11:34Z">
          <w:r>
            <w:rPr>
              <w:rFonts w:ascii="Fb Fontext" w:hAnsi="Fb Fontext"/>
              <w:spacing w:val="-6"/>
              <w:sz w:val="20"/>
              <w:rtl/>
            </w:rPr>
            <w:t xml:space="preserve">שסבר</w:t>
          </w:r>
        </w:ins>
        <w:del w:id="90452" w:author="קלוד" w:date="2026-10-11T13:11:34Z">
          <w:r>
            <w:rPr>
              <w:rFonts w:ascii="Fb Fontext" w:hAnsi="Fb Fontext"/>
              <w:spacing w:val="-6"/>
              <w:sz w:val="20"/>
              <w:rtl/>
            </w:rPr>
            <w:delText xml:space="preserve">דסבר</w:delText>
          </w:r>
        </w:del>
      </w:ins>
      <w:del w:id="95070" w:author="מנוע מכני" w:date="2026-10-11T12:04:39Z">
        <w:r w:rsidRPr="00097464">
          <w:rPr>
            <w:rFonts w:ascii="Fb Fontext" w:hAnsi="Fb Fontext"/>
            <w:spacing w:val="-6"/>
            <w:sz w:val="20"/>
            <w:rtl/>
          </w:rPr>
          <w:delText xml:space="preserve">ד</w:delText>
        </w:r>
        <w:r w:rsidRPr="00097464">
          <w:rPr>
            <w:rFonts w:ascii="Fb Fontext" w:hAnsi="Fb Fontext" w:hint="cs"/>
            <w:spacing w:val="-6"/>
            <w:sz w:val="20"/>
            <w:rtl/>
          </w:rPr>
          <w:delText xml:space="preserve">ס</w:delText>
        </w:r>
        <w:r w:rsidRPr="00097464">
          <w:rPr>
            <w:rFonts w:ascii="Fb Fontext" w:hAnsi="Fb Fontext"/>
            <w:spacing w:val="-6"/>
            <w:sz w:val="20"/>
            <w:rtl/>
          </w:rPr>
          <w:delText xml:space="preserve">"</w:delText>
        </w:r>
        <w:r w:rsidRPr="00097464">
          <w:rPr>
            <w:rFonts w:ascii="Fb Fontext" w:hAnsi="Fb Fontext" w:hint="cs"/>
            <w:spacing w:val="-6"/>
            <w:sz w:val="20"/>
            <w:rtl/>
          </w:rPr>
          <w:delText xml:space="preserve">ל</w:delText>
        </w:r>
      </w:del>
      <w:r w:rsidRPr="00097464">
        <w:rPr>
          <w:rFonts w:ascii="Fb Fontext" w:hAnsi="Fb Fontext" w:hint="cs"/>
          <w:spacing w:val="-6"/>
          <w:sz w:val="20"/>
          <w:rtl/>
        </w:rPr>
        <w:t xml:space="preserve"> </w:t>
      </w:r>
      <w:ins w:id="90449" w:author="קלוד" w:date="2026-10-11T13:11:34Z">
        <w:r>
          <w:rPr>
            <w:rFonts w:ascii="Fb Fontext" w:hAnsi="Fb Fontext" w:hint="cs"/>
            <w:spacing w:val="-6"/>
            <w:sz w:val="20"/>
            <w:rtl/>
          </w:rPr>
          <w:t xml:space="preserve">שצריך</w:t>
        </w:r>
      </w:ins>
      <w:del w:id="90450" w:author="קלוד" w:date="2026-10-11T13:11:34Z">
        <w:r w:rsidRPr="00097464">
          <w:rPr>
            <w:rFonts w:ascii="Fb Fontext" w:hAnsi="Fb Fontext" w:hint="cs"/>
            <w:spacing w:val="-6"/>
            <w:sz w:val="20"/>
            <w:rtl/>
          </w:rPr>
          <w:delText xml:space="preserve">דבעי</w:delText>
        </w:r>
      </w:del>
      <w:r w:rsidRPr="00097464">
        <w:rPr>
          <w:rFonts w:ascii="Fb Fontext" w:hAnsi="Fb Fontext" w:hint="cs"/>
          <w:spacing w:val="-6"/>
          <w:sz w:val="20"/>
          <w:rtl/>
        </w:rPr>
        <w:t xml:space="preserve"> </w:t>
      </w:r>
      <w:ins w:id="90447" w:author="קלוד" w:date="2026-10-11T13:11:34Z">
        <w:r>
          <w:rPr>
            <w:rFonts w:ascii="Fb Fontext" w:hAnsi="Fb Fontext"/>
            <w:spacing w:val="-6"/>
            <w:sz w:val="20"/>
            <w:rtl/>
          </w:rPr>
          <w:t xml:space="preserve">עקירה </w:t>
        </w:r>
        <w:r>
          <w:rPr>
            <w:rStyle w:val="afffffe"/>
            <w:rFonts w:ascii="Fb Fontext" w:hAnsi="Fb Fontext"/>
            <w:spacing w:val="-6"/>
            <w:sz w:val="20"/>
            <w:rtl/>
          </w:rPr>
          <w:t xml:space="preserve">על ד'</w:t>
        </w:r>
        <w:r>
          <w:rPr>
            <w:rFonts w:ascii="Fb Fontext" w:hAnsi="Fb Fontext"/>
            <w:spacing w:val="-6"/>
            <w:sz w:val="20"/>
            <w:rtl/>
          </w:rPr>
          <w:t xml:space="preserve">,</w:t>
        </w:r>
      </w:ins>
      <w:del w:id="90448" w:author="קלוד" w:date="2026-10-11T13:11:34Z">
        <w:r w:rsidRPr="00097464">
          <w:rPr>
            <w:rFonts w:ascii="Fb Fontext" w:hAnsi="Fb Fontext"/>
            <w:spacing w:val="-6"/>
            <w:sz w:val="20"/>
            <w:rtl/>
          </w:rPr>
          <w:delText xml:space="preserve">עקירה</w:delText>
        </w:r>
        <w:r w:rsidRPr="00097464">
          <w:rPr>
            <w:rFonts w:ascii="Fb Fontext" w:hAnsi="Fb Fontext" w:hint="cs"/>
            <w:spacing w:val="-6"/>
            <w:sz w:val="20"/>
            <w:rtl/>
          </w:rPr>
          <w:delText xml:space="preserve">,</w:delText>
        </w:r>
      </w:del>
      <w:r w:rsidRPr="00097464">
        <w:rPr>
          <w:rFonts w:ascii="Fb Fontext" w:hAnsi="Fb Fontext"/>
          <w:spacing w:val="-6"/>
          <w:sz w:val="20"/>
          <w:rtl/>
        </w:rPr>
        <w:t xml:space="preserve"> </w:t>
      </w:r>
      <w:r w:rsidRPr="00097464">
        <w:rPr>
          <w:rFonts w:ascii="Fb Fontext" w:hAnsi="Fb Fontext" w:hint="cs"/>
          <w:spacing w:val="-6"/>
          <w:sz w:val="20"/>
          <w:rtl/>
        </w:rPr>
        <w:t>ואפי</w:t>
      </w:r>
      <w:r w:rsidRPr="00097464">
        <w:rPr>
          <w:rFonts w:ascii="Fb Fontext" w:hAnsi="Fb Fontext"/>
          <w:spacing w:val="-6"/>
          <w:sz w:val="20"/>
          <w:rtl/>
        </w:rPr>
        <w:t xml:space="preserve">' הנחה</w:t>
      </w:r>
      <w:ins w:id="90445" w:author="קלוד" w:date="2026-10-11T13:11:34Z">
        <w:r>
          <w:rPr>
            <w:rFonts w:ascii="Fb Fontext" w:hAnsi="Fb Fontext"/>
            <w:spacing w:val="-6"/>
            <w:sz w:val="20"/>
            <w:rtl/>
          </w:rPr>
          <w:t xml:space="preserve"> - </w:t>
        </w:r>
      </w:ins>
      <w:del w:id="90446" w:author="קלוד" w:date="2026-10-11T13:11:34Z">
        <w:r w:rsidRPr="00097464">
          <w:rPr>
            <w:rFonts w:ascii="Fb Fontext" w:hAnsi="Fb Fontext"/>
            <w:spacing w:val="-6"/>
            <w:sz w:val="20"/>
            <w:rtl/>
          </w:rPr>
          <w:delText xml:space="preserve"> </w:delText>
        </w:r>
      </w:del>
      <w:r w:rsidRPr="00097464">
        <w:rPr>
          <w:rFonts w:ascii="Fb Fontext" w:hAnsi="Fb Fontext" w:hint="cs"/>
          <w:spacing w:val="-6"/>
          <w:sz w:val="20"/>
          <w:rtl/>
        </w:rPr>
        <w:t>אפשר</w:t>
      </w:r>
      <w:r w:rsidRPr="00097464">
        <w:rPr>
          <w:rFonts w:ascii="Fb Fontext" w:hAnsi="Fb Fontext"/>
          <w:spacing w:val="-6"/>
          <w:sz w:val="20"/>
          <w:rtl/>
        </w:rPr>
        <w:t xml:space="preserve"> </w:t>
      </w:r>
      <w:ins w:id="90443" w:author="קלוד" w:date="2026-10-11T13:11:34Z">
        <w:r>
          <w:rPr>
            <w:rFonts w:ascii="Fb Fontext" w:hAnsi="Fb Fontext"/>
            <w:spacing w:val="-6"/>
            <w:sz w:val="20"/>
            <w:rtl/>
          </w:rPr>
          <w:t xml:space="preserve">שפשט</w:t>
        </w:r>
      </w:ins>
      <w:del w:id="90444" w:author="קלוד" w:date="2026-10-11T13:11:34Z">
        <w:r w:rsidRPr="00097464">
          <w:rPr>
            <w:rFonts w:ascii="Fb Fontext" w:hAnsi="Fb Fontext"/>
            <w:spacing w:val="-6"/>
            <w:sz w:val="20"/>
            <w:rtl/>
          </w:rPr>
          <w:delText xml:space="preserve">דפשיט</w:delText>
        </w:r>
      </w:del>
      <w:r w:rsidRPr="00097464">
        <w:rPr>
          <w:rFonts w:ascii="Fb Fontext" w:hAnsi="Fb Fontext"/>
          <w:spacing w:val="-6"/>
          <w:sz w:val="20"/>
          <w:rtl/>
        </w:rPr>
        <w:t xml:space="preserve"> </w:t>
      </w:r>
      <w:ins w:id="90441" w:author="קלוד" w:date="2026-10-11T13:11:34Z">
        <w:r>
          <w:rPr>
            <w:rFonts w:ascii="Fb Fontext" w:hAnsi="Fb Fontext"/>
            <w:spacing w:val="-6"/>
            <w:sz w:val="20"/>
            <w:rtl/>
          </w:rPr>
          <w:t xml:space="preserve">כנפי</w:t>
        </w:r>
      </w:ins>
      <w:del w:id="90442" w:author="קלוד" w:date="2026-10-11T13:11:34Z">
        <w:r w:rsidRPr="00097464">
          <w:rPr>
            <w:rFonts w:ascii="Fb Fontext" w:hAnsi="Fb Fontext"/>
            <w:spacing w:val="-6"/>
            <w:sz w:val="20"/>
            <w:rtl/>
          </w:rPr>
          <w:delText xml:space="preserve">כנפיה</w:delText>
        </w:r>
      </w:del>
      <w:r w:rsidRPr="00097464">
        <w:rPr>
          <w:rFonts w:ascii="Fb Fontext" w:hAnsi="Fb Fontext"/>
          <w:spacing w:val="-6"/>
          <w:sz w:val="20"/>
          <w:rtl/>
        </w:rPr>
        <w:t xml:space="preserve"> </w:t>
      </w:r>
      <w:ins w:id="90439" w:author="קלוד" w:date="2026-10-11T13:11:34Z">
        <w:r>
          <w:rPr>
            <w:rStyle w:val="afffffe"/>
            <w:rFonts w:ascii="Fb Fontext" w:hAnsi="Fb Fontext"/>
            <w:spacing w:val="-6"/>
            <w:sz w:val="20"/>
            <w:rtl/>
          </w:rPr>
          <w:t xml:space="preserve">בגדו</w:t>
        </w:r>
      </w:ins>
      <w:del w:id="90440" w:author="קלוד" w:date="2026-10-11T13:11:34Z">
        <w:r w:rsidRPr="00097464">
          <w:rPr>
            <w:rFonts w:ascii="Fb Fontext" w:hAnsi="Fb Fontext"/>
            <w:spacing w:val="-6"/>
            <w:sz w:val="20"/>
            <w:rtl/>
          </w:rPr>
          <w:delText xml:space="preserve">וקיבלה</w:delText>
        </w:r>
      </w:del>
      <w:r w:rsidRPr="00097464">
        <w:rPr>
          <w:rFonts w:ascii="Fb Fontext" w:hAnsi="Fb Fontext"/>
          <w:spacing w:val="-6"/>
          <w:sz w:val="20"/>
          <w:rtl/>
        </w:rPr>
        <w:t xml:space="preserve"> </w:t>
      </w:r>
      <w:ins w:id="90745" w:author="מנוע מכני" w:date="2026-10-11T12:04:39Z">
        <w:ins w:id="90437" w:author="קלוד" w:date="2026-10-11T13:11:34Z">
          <w:r>
            <w:rPr>
              <w:rFonts w:ascii="Fb Fontext" w:hAnsi="Fb Fontext"/>
              <w:spacing w:val="-6"/>
              <w:sz w:val="20"/>
              <w:rtl/>
            </w:rPr>
            <w:t xml:space="preserve">וקיבלה, שיש</w:t>
          </w:r>
        </w:ins>
        <w:del w:id="90438" w:author="קלוד" w:date="2026-10-11T13:11:34Z">
          <w:r>
            <w:rPr>
              <w:rFonts w:ascii="Fb Fontext" w:hAnsi="Fb Fontext"/>
              <w:spacing w:val="-6"/>
              <w:sz w:val="20"/>
              <w:rtl/>
            </w:rPr>
            <w:delText xml:space="preserve">דיש</w:delText>
          </w:r>
        </w:del>
      </w:ins>
      <w:del w:id="90746" w:author="מנוע מכני" w:date="2026-10-11T12:04:39Z">
        <w:r w:rsidRPr="00097464">
          <w:rPr>
            <w:rFonts w:ascii="Fb Fontext" w:hAnsi="Fb Fontext"/>
            <w:spacing w:val="-6"/>
            <w:sz w:val="20"/>
            <w:rtl/>
          </w:rPr>
          <w:delText xml:space="preserve">דאיכא</w:delText>
        </w:r>
      </w:del>
      <w:r w:rsidRPr="00097464">
        <w:rPr>
          <w:rFonts w:ascii="Fb Fontext" w:hAnsi="Fb Fontext"/>
          <w:spacing w:val="-6"/>
          <w:sz w:val="20"/>
          <w:rtl/>
        </w:rPr>
        <w:t xml:space="preserve"> ד' בהנחה.</w:t>
      </w:r>
    </w:p>
    <w:p>
      <w:pPr>
        <w:pStyle w:val="38"/>
        <w:rPr>
          <w:ins w:id="96352" w:author="מנוע מכני" w:date="2026-10-11T12:04:39Z"/>
        </w:rPr>
      </w:pPr>
      <w:r w:rsidRPr="00097464">
        <w:lastRenderedPageBreak/>
        <w:t>ד.</w:t>
      </w:r>
      <w:r w:rsidRPr="00097464">
        <w:t xml:space="preserve"> </w:t>
      </w:r>
      <w:r w:rsidRPr="00097464">
        <w:t>אלא ר"</w:t>
      </w:r>
      <w:r w:rsidRPr="00097464">
        <w:t>א</w:t>
      </w:r>
      <w:r w:rsidRPr="00097464">
        <w:t xml:space="preserve">:</w:t>
      </w:r>
    </w:p>
    <w:p w:rsidR="00E9703F" w:rsidRPr="00097464" w:rsidRDefault="00E9703F" w:rsidP="00E9703F">
      <w:pPr>
        <w:rPr>
          <w:spacing w:val="-8"/>
          <w:rtl/>
        </w:rPr>
      </w:pPr>
      <w:del w:id="96353" w:author="מנוע מכני" w:date="2026-10-11T12:04:39Z">
        <w:r w:rsidRPr="00097464">
          <w:rPr>
            <w:rFonts w:ascii="Fb Fontext" w:hAnsi="Fb Fontext"/>
            <w:spacing w:val="-8"/>
            <w:rtl/>
          </w:rPr>
          <w:delText xml:space="preserve"> </w:delText>
        </w:r>
      </w:del>
      <w:r w:rsidRPr="00097464">
        <w:rPr>
          <w:rFonts w:ascii="Fb Fontext" w:hAnsi="Fb Fontext"/>
          <w:spacing w:val="-8"/>
          <w:rtl/>
        </w:rPr>
        <w:t xml:space="preserve">מתני</w:t>
      </w:r>
      <w:r w:rsidRPr="00097464">
        <w:rPr>
          <w:rFonts w:ascii="Fb Fontext" w:hAnsi="Fb Fontext" w:hint="cs"/>
          <w:spacing w:val="-8"/>
          <w:rtl/>
        </w:rPr>
        <w:t>'</w:t>
      </w:r>
      <w:r w:rsidRPr="00097464">
        <w:rPr>
          <w:rFonts w:ascii="Fb Fontext" w:hAnsi="Fb Fontext"/>
          <w:spacing w:val="-8"/>
          <w:rtl/>
        </w:rPr>
        <w:t xml:space="preserve"> כגון שעקרה </w:t>
      </w:r>
      <w:ins w:id="90463" w:author="קלוד" w:date="2026-10-11T13:11:34Z">
        <w:r>
          <w:rPr>
            <w:rFonts w:ascii="Fb Fontext" w:hAnsi="Fb Fontext"/>
            <w:spacing w:val="-8"/>
            <w:rtl/>
          </w:rPr>
          <w:t xml:space="preserve">מטרסקל</w:t>
        </w:r>
      </w:ins>
      <w:del w:id="90464" w:author="קלוד" w:date="2026-10-11T13:11:34Z">
        <w:r w:rsidRPr="00097464">
          <w:rPr>
            <w:rFonts w:ascii="Fb Fontext" w:hAnsi="Fb Fontext"/>
            <w:spacing w:val="-8"/>
            <w:rtl/>
          </w:rPr>
          <w:delText xml:space="preserve">מטרסקל,</w:delText>
        </w:r>
      </w:del>
      <w:r w:rsidRPr="00097464">
        <w:rPr>
          <w:rFonts w:ascii="Fb Fontext" w:hAnsi="Fb Fontext"/>
          <w:spacing w:val="-8"/>
          <w:rtl/>
        </w:rPr>
        <w:t xml:space="preserve"> והניח </w:t>
      </w:r>
      <w:r w:rsidRPr="00097464">
        <w:rPr>
          <w:rFonts w:ascii="Fb Fontext" w:hAnsi="Fb Fontext"/>
          <w:spacing w:val="-8"/>
          <w:rtl/>
        </w:rPr>
        <w:t xml:space="preserve">ע"ג</w:t>
      </w:r>
      <w:r w:rsidRPr="00097464">
        <w:rPr>
          <w:rFonts w:ascii="Fb Fontext" w:hAnsi="Fb Fontext"/>
          <w:spacing w:val="-8"/>
          <w:rtl/>
        </w:rPr>
        <w:t xml:space="preserve"> טרסקל, </w:t>
      </w:r>
      <w:ins w:id="90747" w:author="מנוע מכני" w:date="2026-10-11T12:04:39Z">
        <w:ins w:id="90461" w:author="קלוד" w:date="2026-10-11T13:11:34Z">
          <w:r>
            <w:rPr>
              <w:rFonts w:ascii="Fb Fontext" w:hAnsi="Fb Fontext"/>
              <w:spacing w:val="-8"/>
              <w:rtl/>
            </w:rPr>
            <w:t xml:space="preserve">שיש</w:t>
          </w:r>
        </w:ins>
        <w:del w:id="90462" w:author="קלוד" w:date="2026-10-11T13:11:34Z">
          <w:r>
            <w:rPr>
              <w:rFonts w:ascii="Fb Fontext" w:hAnsi="Fb Fontext"/>
              <w:spacing w:val="-8"/>
              <w:rtl/>
            </w:rPr>
            <w:delText xml:space="preserve">דיש</w:delText>
          </w:r>
        </w:del>
      </w:ins>
      <w:del w:id="90748" w:author="מנוע מכני" w:date="2026-10-11T12:04:39Z">
        <w:r w:rsidRPr="00097464">
          <w:rPr>
            <w:rFonts w:ascii="Fb Fontext" w:hAnsi="Fb Fontext"/>
            <w:spacing w:val="-8"/>
            <w:rtl/>
          </w:rPr>
          <w:delText xml:space="preserve">דאיכא</w:delText>
        </w:r>
      </w:del>
      <w:r w:rsidRPr="00097464">
        <w:rPr>
          <w:rFonts w:ascii="Fb Fontext" w:hAnsi="Fb Fontext"/>
          <w:spacing w:val="-8"/>
          <w:rtl/>
        </w:rPr>
        <w:t xml:space="preserve"> </w:t>
      </w:r>
      <w:ins w:id="90749" w:author="מנוע מכני" w:date="2026-10-11T12:04:39Z">
        <w:r>
          <w:rPr>
            <w:rFonts w:ascii="Fb Fontext" w:hAnsi="Fb Fontext"/>
            <w:spacing w:val="-8"/>
            <w:rtl/>
          </w:rPr>
          <w:t xml:space="preserve">גם</w:t>
        </w:r>
      </w:ins>
      <w:del w:id="90750" w:author="מנוע מכני" w:date="2026-10-11T12:04:39Z">
        <w:r w:rsidRPr="00097464">
          <w:rPr>
            <w:rFonts w:ascii="Fb Fontext" w:hAnsi="Fb Fontext"/>
            <w:spacing w:val="-8"/>
            <w:rtl/>
          </w:rPr>
          <w:delText xml:space="preserve">נמי</w:delText>
        </w:r>
      </w:del>
      <w:r w:rsidRPr="00097464">
        <w:rPr>
          <w:rFonts w:ascii="Fb Fontext" w:hAnsi="Fb Fontext"/>
          <w:spacing w:val="-8"/>
          <w:rtl/>
        </w:rPr>
        <w:t xml:space="preserve"> הנחה. </w:t>
      </w:r>
      <w:ins w:id="90459" w:author="קלוד" w:date="2026-10-11T13:11:34Z">
        <w:r>
          <w:rPr>
            <w:rFonts w:ascii="Fb Fontext" w:hAnsi="Fb Fontext"/>
            <w:spacing w:val="-8"/>
            <w:rtl/>
          </w:rPr>
          <w:t xml:space="preserve">וגרוס</w:t>
        </w:r>
      </w:ins>
      <w:del w:id="90460" w:author="קלוד" w:date="2026-10-11T13:11:34Z">
        <w:r w:rsidRPr="00097464">
          <w:rPr>
            <w:rFonts w:ascii="Fb Fontext" w:hAnsi="Fb Fontext"/>
            <w:spacing w:val="-8"/>
            <w:rtl/>
          </w:rPr>
          <w:delText xml:space="preserve">ותני</w:delText>
        </w:r>
      </w:del>
      <w:r w:rsidRPr="00097464">
        <w:rPr>
          <w:rFonts w:ascii="Fb Fontext" w:hAnsi="Fb Fontext"/>
          <w:spacing w:val="-8"/>
          <w:rtl/>
        </w:rPr>
        <w:t xml:space="preserve"> </w:t>
      </w:r>
      <w:ins w:id="90457" w:author="קלוד" w:date="2026-10-11T13:11:34Z">
        <w:r>
          <w:rPr>
            <w:rFonts w:ascii="Fb Fontext" w:hAnsi="Fb Fontext"/>
            <w:spacing w:val="-8"/>
            <w:rtl/>
          </w:rPr>
          <w:t xml:space="preserve">'טרסקל</w:t>
        </w:r>
      </w:ins>
      <w:del w:id="90458" w:author="קלוד" w:date="2026-10-11T13:11:34Z">
        <w:r w:rsidRPr="00097464">
          <w:rPr>
            <w:rFonts w:ascii="Fb Fontext" w:hAnsi="Fb Fontext"/>
            <w:spacing w:val="-8"/>
            <w:rtl/>
          </w:rPr>
          <w:delText xml:space="preserve">טרסקל</w:delText>
        </w:r>
      </w:del>
      <w:r w:rsidRPr="00097464">
        <w:rPr>
          <w:rFonts w:ascii="Fb Fontext" w:hAnsi="Fb Fontext"/>
          <w:spacing w:val="-8"/>
          <w:rtl/>
        </w:rPr>
        <w:t xml:space="preserve"> </w:t>
      </w:r>
      <w:ins w:id="90455" w:author="קלוד" w:date="2026-10-11T13:11:34Z">
        <w:r>
          <w:rPr>
            <w:rFonts w:ascii="Fb Fontext" w:hAnsi="Fb Fontext"/>
            <w:spacing w:val="-8"/>
            <w:rtl/>
          </w:rPr>
          <w:t xml:space="preserve">שבידו'.</w:t>
        </w:r>
      </w:ins>
      <w:del w:id="90456" w:author="קלוד" w:date="2026-10-11T13:11:34Z">
        <w:r w:rsidRPr="00097464">
          <w:rPr>
            <w:rFonts w:ascii="Fb Fontext" w:hAnsi="Fb Fontext"/>
            <w:spacing w:val="-8"/>
            <w:rtl/>
          </w:rPr>
          <w:delText xml:space="preserve">שבידו.</w:delText>
        </w:r>
      </w:del>
    </w:p>
    <w:p w:rsidR="00E9703F" w:rsidRPr="009757B9" w:rsidRDefault="00E9703F" w:rsidP="00E9703F">
      <w:pPr>
        <w:rPr>
          <w:rFonts w:cs="Guttman Vilna"/>
          <w:b/>
          <w:bCs/>
          <w:rtl/>
        </w:rPr>
      </w:pPr>
      <w:ins w:id="90471" w:author="קלוד" w:date="2026-10-11T13:11:34Z">
        <w:r>
          <w:rPr>
            <w:rtl/>
          </w:rPr>
          <w:t xml:space="preserve">ומדובר</w:t>
        </w:r>
      </w:ins>
      <w:del w:id="90472" w:author="קלוד" w:date="2026-10-11T13:11:34Z">
        <w:r w:rsidRPr="006F178A">
          <w:rPr>
            <w:rtl/>
          </w:rPr>
          <w:delText xml:space="preserve">ומיירי</w:delText>
        </w:r>
      </w:del>
      <w:r w:rsidRPr="006F178A">
        <w:rPr>
          <w:rtl/>
        </w:rPr>
        <w:t xml:space="preserve"> </w:t>
      </w:r>
      <w:ins w:id="90469" w:author="קלוד" w:date="2026-10-11T13:11:34Z">
        <w:r>
          <w:rPr>
            <w:rtl/>
          </w:rPr>
          <w:t xml:space="preserve">למטה</w:t>
        </w:r>
      </w:ins>
      <w:del w:id="90470" w:author="קלוד" w:date="2026-10-11T13:11:34Z">
        <w:r w:rsidRPr="006F178A">
          <w:rPr>
            <w:rtl/>
          </w:rPr>
          <w:delText xml:space="preserve">בלמטה</w:delText>
        </w:r>
      </w:del>
      <w:r w:rsidRPr="006F178A">
        <w:rPr>
          <w:rtl/>
        </w:rPr>
        <w:t xml:space="preserve"> </w:t>
      </w:r>
      <w:ins w:id="90467" w:author="קלוד" w:date="2026-10-11T13:11:34Z">
        <w:r>
          <w:rPr>
            <w:rtl/>
          </w:rPr>
          <w:t xml:space="preserve">מעשרה,</w:t>
        </w:r>
      </w:ins>
      <w:del w:id="90468" w:author="קלוד" w:date="2026-10-11T13:11:34Z">
        <w:r w:rsidRPr="006F178A">
          <w:rPr>
            <w:rtl/>
          </w:rPr>
          <w:delText xml:space="preserve">מעשרה</w:delText>
        </w:r>
      </w:del>
      <w:r w:rsidRPr="006F178A">
        <w:rPr>
          <w:rtl/>
        </w:rPr>
        <w:t xml:space="preserve"> </w:t>
      </w:r>
      <w:ins w:id="90465" w:author="קלוד" w:date="2026-10-11T13:11:34Z">
        <w:r>
          <w:rPr>
            <w:rStyle w:val="2fb"/>
            <w:rtl/>
          </w:rPr>
          <w:t xml:space="preserve">שרה"ר</w:t>
        </w:r>
      </w:ins>
      <w:del w:id="90466" w:author="קלוד" w:date="2026-10-11T13:11:34Z">
        <w:r w:rsidRPr="006F178A">
          <w:rPr>
            <w:rStyle w:val="2fb"/>
            <w:rtl/>
          </w:rPr>
          <w:delText xml:space="preserve">דרה"ר</w:delText>
        </w:r>
      </w:del>
      <w:r w:rsidRPr="006F178A">
        <w:rPr>
          <w:rtl/>
        </w:rPr>
        <w:t xml:space="preserve"> הוא.</w:t>
      </w:r>
    </w:p>
    <w:p w:rsidR="00E9703F" w:rsidRPr="006F178A" w:rsidRDefault="00E9703F" w:rsidP="00E9703F">
      <w:pPr>
        <w:rPr>
          <w:rtl/>
        </w:rPr>
      </w:pPr>
      <w:r w:rsidRPr="006F178A">
        <w:rPr>
          <w:rtl/>
        </w:rPr>
        <w:t xml:space="preserve">ול"ק </w:t>
      </w:r>
      <w:ins w:id="90477" w:author="קלוד" w:date="2026-10-11T13:11:34Z">
        <w:r>
          <w:rPr>
            <w:rStyle w:val="2fb"/>
            <w:rtl/>
          </w:rPr>
          <w:t xml:space="preserve">מריב"י:</w:t>
        </w:r>
      </w:ins>
      <w:del w:id="90478" w:author="קלוד" w:date="2026-10-11T13:11:34Z">
        <w:r w:rsidRPr="006F178A">
          <w:rPr>
            <w:rStyle w:val="2fb"/>
            <w:rtl/>
          </w:rPr>
          <w:delText xml:space="preserve">מריב"י</w:delText>
        </w:r>
      </w:del>
      <w:r w:rsidRPr="006F178A">
        <w:rPr>
          <w:rtl/>
        </w:rPr>
        <w:t xml:space="preserve"> </w:t>
      </w:r>
      <w:ins w:id="90475" w:author="קלוד" w:date="2026-10-11T13:11:34Z">
        <w:r>
          <w:rPr>
            <w:rtl/>
          </w:rPr>
          <w:t xml:space="preserve">נעץ</w:t>
        </w:r>
      </w:ins>
      <w:del w:id="90476" w:author="קלוד" w:date="2026-10-11T13:11:34Z">
        <w:r w:rsidRPr="006F178A">
          <w:rPr>
            <w:rtl/>
          </w:rPr>
          <w:delText xml:space="preserve">דנעץ</w:delText>
        </w:r>
      </w:del>
      <w:r w:rsidRPr="006F178A">
        <w:rPr>
          <w:rtl/>
        </w:rPr>
        <w:t xml:space="preserve"> קנה </w:t>
      </w:r>
      <w:r w:rsidRPr="006F178A">
        <w:rPr>
          <w:rtl/>
        </w:rPr>
        <w:t xml:space="preserve">ברה"ר</w:t>
      </w:r>
      <w:r w:rsidRPr="006F178A">
        <w:rPr>
          <w:rtl/>
        </w:rPr>
        <w:t xml:space="preserve"> ובראשו טרסקל, זרק ונח </w:t>
      </w:r>
      <w:r w:rsidRPr="006F178A">
        <w:rPr>
          <w:rtl/>
        </w:rPr>
        <w:t xml:space="preserve">ע"ג</w:t>
      </w:r>
      <w:ins w:id="90473" w:author="קלוד" w:date="2026-10-11T13:11:34Z">
        <w:r>
          <w:rPr>
            <w:rtl/>
          </w:rPr>
          <w:t xml:space="preserve"> - </w:t>
        </w:r>
      </w:ins>
      <w:del w:id="90474" w:author="קלוד" w:date="2026-10-11T13:11:34Z">
        <w:r w:rsidRPr="006F178A">
          <w:rPr>
            <w:rtl/>
          </w:rPr>
          <w:delText xml:space="preserve"> </w:delText>
        </w:r>
      </w:del>
      <w:r w:rsidRPr="006F178A">
        <w:rPr>
          <w:rtl/>
        </w:rPr>
        <w:t xml:space="preserve">חייב.</w:t>
      </w:r>
    </w:p>
    <w:p w:rsidR="00E9703F" w:rsidRPr="006F178A" w:rsidRDefault="00E9703F" w:rsidP="00E9703F">
      <w:pPr>
        <w:rPr>
          <w:rtl/>
        </w:rPr>
      </w:pPr>
      <w:ins w:id="90485" w:author="קלוד" w:date="2026-10-11T13:11:34Z">
        <w:r>
          <w:rPr>
            <w:rFonts w:ascii="Fb Fontext" w:hAnsi="Fb Fontext"/>
            <w:sz w:val="20"/>
            <w:rtl/>
          </w:rPr>
          <w:t xml:space="preserve">[שאומרים</w:t>
        </w:r>
      </w:ins>
      <w:del w:id="90486" w:author="קלוד" w:date="2026-10-11T13:11:34Z">
        <w:r w:rsidRPr="006F178A">
          <w:rPr>
            <w:rFonts w:ascii="Fb Fontext" w:hAnsi="Fb Fontext"/>
            <w:sz w:val="20"/>
            <w:rtl/>
          </w:rPr>
          <w:delText xml:space="preserve">[ד</w:delText>
        </w:r>
        <w:r>
          <w:rPr>
            <w:rFonts w:ascii="Fb Fontext" w:hAnsi="Fb Fontext"/>
            <w:sz w:val="20"/>
            <w:rtl/>
          </w:rPr>
          <w:delText xml:space="preserve">אמרי'</w:delText>
        </w:r>
      </w:del>
      <w:r w:rsidRPr="006F178A">
        <w:rPr>
          <w:rFonts w:ascii="Fb Fontext" w:hAnsi="Fb Fontext"/>
          <w:sz w:val="20"/>
          <w:rtl/>
        </w:rPr>
        <w:t xml:space="preserve"> גוד אחית </w:t>
      </w:r>
      <w:ins w:id="90001" w:author="Claude - סמנטי" w:date="2026-10-11T12:28:21Z">
        <w:r>
          <w:rPr>
            <w:rFonts w:ascii="Fb Fontext" w:hAnsi="Fb Fontext"/>
            <w:sz w:val="20"/>
            <w:rtl/>
          </w:rPr>
          <w:t xml:space="preserve">מחיצה</w:t>
        </w:r>
      </w:ins>
      <w:del w:id="90002" w:author="Claude - סמנטי" w:date="2026-10-11T12:28:21Z">
        <w:r w:rsidRPr="006F178A">
          <w:rPr>
            <w:rFonts w:ascii="Fb Fontext" w:hAnsi="Fb Fontext"/>
            <w:sz w:val="20"/>
            <w:rtl/>
          </w:rPr>
          <w:delText xml:space="preserve">מחיצתא</w:delText>
        </w:r>
      </w:del>
      <w:r w:rsidRPr="006F178A">
        <w:rPr>
          <w:rFonts w:ascii="Fb Fontext" w:hAnsi="Fb Fontext"/>
          <w:sz w:val="20"/>
          <w:rtl/>
        </w:rPr>
        <w:t xml:space="preserve"> </w:t>
      </w:r>
      <w:ins w:id="90483" w:author="קלוד" w:date="2026-10-11T13:11:34Z">
        <w:r>
          <w:rPr>
            <w:rFonts w:ascii="Fb Fontext" w:hAnsi="Fb Fontext"/>
            <w:sz w:val="20"/>
            <w:rtl/>
          </w:rPr>
          <w:t xml:space="preserve">למטה]</w:t>
        </w:r>
      </w:ins>
      <w:del w:id="90484" w:author="קלוד" w:date="2026-10-11T13:11:34Z">
        <w:r w:rsidRPr="006F178A">
          <w:rPr>
            <w:rFonts w:ascii="Fb Fontext" w:hAnsi="Fb Fontext"/>
            <w:sz w:val="20"/>
            <w:rtl/>
          </w:rPr>
          <w:delText xml:space="preserve">ללמטה]</w:delText>
        </w:r>
      </w:del>
      <w:r w:rsidRPr="006F178A">
        <w:rPr>
          <w:rFonts w:ascii="Fb Fontext" w:hAnsi="Fb Fontext"/>
          <w:sz w:val="20"/>
          <w:rtl/>
        </w:rPr>
        <w:t xml:space="preserve"> </w:t>
      </w:r>
      <w:r w:rsidRPr="006F178A">
        <w:rPr>
          <w:rFonts w:ascii="Fb Fontext" w:hAnsi="Fb Fontext" w:hint="cs"/>
          <w:sz w:val="20"/>
          <w:rtl/>
        </w:rPr>
        <w:t xml:space="preserve">- </w:t>
      </w:r>
      <w:ins w:id="90751" w:author="מנוע מכני" w:date="2026-10-11T12:04:39Z">
        <w:ins w:id="90481" w:author="קלוד" w:date="2026-10-11T13:11:34Z">
          <w:r>
            <w:rPr>
              <w:rFonts w:ascii="Fb Fontext" w:hAnsi="Fb Fontext"/>
              <w:sz w:val="20"/>
              <w:rtl/>
            </w:rPr>
            <w:t xml:space="preserve">ששם</w:t>
          </w:r>
        </w:ins>
        <w:del w:id="90482" w:author="קלוד" w:date="2026-10-11T13:11:34Z">
          <w:r>
            <w:rPr>
              <w:rFonts w:ascii="Fb Fontext" w:hAnsi="Fb Fontext"/>
              <w:sz w:val="20"/>
              <w:rtl/>
            </w:rPr>
            <w:delText xml:space="preserve">דשם</w:delText>
          </w:r>
        </w:del>
      </w:ins>
      <w:del w:id="90752" w:author="מנוע מכני" w:date="2026-10-11T12:04:39Z">
        <w:r w:rsidRPr="006F178A">
          <w:rPr>
            <w:rFonts w:ascii="Fb Fontext" w:hAnsi="Fb Fontext"/>
            <w:sz w:val="20"/>
            <w:rtl/>
          </w:rPr>
          <w:delText xml:space="preserve">דהתם</w:delText>
        </w:r>
      </w:del>
      <w:r w:rsidRPr="006F178A">
        <w:rPr>
          <w:rFonts w:ascii="Fb Fontext" w:hAnsi="Fb Fontext"/>
          <w:sz w:val="20"/>
          <w:rtl/>
        </w:rPr>
        <w:t xml:space="preserve"> </w:t>
      </w:r>
      <w:ins w:id="90479" w:author="קלוד" w:date="2026-10-11T13:11:34Z">
        <w:r>
          <w:rPr>
            <w:rFonts w:ascii="Fb Fontext" w:hAnsi="Fb Fontext"/>
            <w:sz w:val="20"/>
            <w:rtl/>
          </w:rPr>
          <w:t xml:space="preserve">למעלה</w:t>
        </w:r>
      </w:ins>
      <w:del w:id="90480" w:author="קלוד" w:date="2026-10-11T13:11:34Z">
        <w:r w:rsidRPr="006F178A">
          <w:rPr>
            <w:rFonts w:ascii="Fb Fontext" w:hAnsi="Fb Fontext"/>
            <w:sz w:val="20"/>
            <w:rtl/>
          </w:rPr>
          <w:delText xml:space="preserve">דלמעלה</w:delText>
        </w:r>
      </w:del>
      <w:r w:rsidRPr="006F178A">
        <w:rPr>
          <w:rFonts w:ascii="Fb Fontext" w:hAnsi="Fb Fontext"/>
          <w:sz w:val="20"/>
          <w:rtl/>
        </w:rPr>
        <w:t xml:space="preserve"> מעשרה הוא.</w:t>
      </w:r>
    </w:p>
    <w:p>
      <w:pPr>
        <w:pStyle w:val="38"/>
        <w:rPr>
          <w:ins w:id="96354" w:author="מנוע מכני" w:date="2026-10-11T12:04:39Z"/>
        </w:rPr>
      </w:pPr>
      <w:r w:rsidRPr="006F178A">
        <w:t>והקשה רב אבהו</w:t>
      </w:r>
      <w:r w:rsidRPr="006F178A">
        <w:t xml:space="preserve">:</w:t>
      </w:r>
    </w:p>
    <w:p w:rsidR="00E9703F" w:rsidRPr="006F178A" w:rsidRDefault="00E9703F" w:rsidP="00E9703F">
      <w:pPr>
        <w:rPr>
          <w:rtl/>
        </w:rPr>
      </w:pPr>
      <w:del w:id="96355" w:author="מנוע מכני" w:date="2026-10-11T12:04:39Z">
        <w:r w:rsidRPr="006F178A">
          <w:rPr>
            <w:rFonts w:ascii="Fb Fontext" w:hAnsi="Fb Fontext"/>
            <w:rtl/>
          </w:rPr>
          <w:delText xml:space="preserve"> </w:delText>
        </w:r>
      </w:del>
      <w:ins w:id="90495" w:author="קלוד" w:date="2026-10-11T13:11:34Z">
        <w:r>
          <w:rPr>
            <w:rFonts w:ascii="Fb Fontext" w:hAnsi="Fb Fontext"/>
            <w:rtl/>
          </w:rPr>
          <w:t xml:space="preserve">שלא</w:t>
        </w:r>
      </w:ins>
      <w:del w:id="90496" w:author="קלוד" w:date="2026-10-11T13:11:34Z">
        <w:r w:rsidRPr="006F178A">
          <w:rPr>
            <w:rFonts w:ascii="Fb Fontext" w:hAnsi="Fb Fontext"/>
            <w:rtl/>
          </w:rPr>
          <w:delText xml:space="preserve">דלא</w:delText>
        </w:r>
      </w:del>
      <w:r w:rsidRPr="006F178A">
        <w:rPr>
          <w:rFonts w:ascii="Fb Fontext" w:hAnsi="Fb Fontext"/>
          <w:rtl/>
        </w:rPr>
        <w:t xml:space="preserve"> </w:t>
      </w:r>
      <w:ins w:id="90493" w:author="קלוד" w:date="2026-10-11T13:11:34Z">
        <w:r>
          <w:rPr>
            <w:rFonts w:ascii="Fb Fontext" w:hAnsi="Fb Fontext"/>
            <w:rtl/>
          </w:rPr>
          <w:t xml:space="preserve">שנה</w:t>
        </w:r>
      </w:ins>
      <w:del w:id="90494" w:author="קלוד" w:date="2026-10-11T13:11:34Z">
        <w:r w:rsidRPr="006F178A">
          <w:rPr>
            <w:rFonts w:ascii="Fb Fontext" w:hAnsi="Fb Fontext"/>
            <w:rtl/>
          </w:rPr>
          <w:delText xml:space="preserve">קתני</w:delText>
        </w:r>
      </w:del>
      <w:r w:rsidRPr="006F178A">
        <w:rPr>
          <w:rFonts w:ascii="Fb Fontext" w:hAnsi="Fb Fontext"/>
          <w:rtl/>
        </w:rPr>
        <w:t xml:space="preserve"> </w:t>
      </w:r>
      <w:ins w:id="90491" w:author="קלוד" w:date="2026-10-11T13:11:34Z">
        <w:r>
          <w:rPr>
            <w:rFonts w:ascii="Fb Fontext" w:hAnsi="Fb Fontext"/>
            <w:rtl/>
          </w:rPr>
          <w:t xml:space="preserve">'טרסקל</w:t>
        </w:r>
      </w:ins>
      <w:del w:id="90492" w:author="קלוד" w:date="2026-10-11T13:11:34Z">
        <w:r w:rsidRPr="006F178A">
          <w:rPr>
            <w:rFonts w:ascii="Fb Fontext" w:hAnsi="Fb Fontext"/>
            <w:rtl/>
          </w:rPr>
          <w:delText xml:space="preserve">טרסקל</w:delText>
        </w:r>
      </w:del>
      <w:r w:rsidRPr="006F178A">
        <w:rPr>
          <w:rFonts w:ascii="Fb Fontext" w:hAnsi="Fb Fontext"/>
          <w:rtl/>
        </w:rPr>
        <w:t xml:space="preserve"> </w:t>
      </w:r>
      <w:ins w:id="90489" w:author="קלוד" w:date="2026-10-11T13:11:34Z">
        <w:r>
          <w:rPr>
            <w:rFonts w:ascii="Fb Fontext" w:hAnsi="Fb Fontext"/>
            <w:rtl/>
          </w:rPr>
          <w:t xml:space="preserve">שבידו'</w:t>
        </w:r>
      </w:ins>
      <w:del w:id="90490" w:author="קלוד" w:date="2026-10-11T13:11:34Z">
        <w:r w:rsidRPr="006F178A">
          <w:rPr>
            <w:rFonts w:ascii="Fb Fontext" w:hAnsi="Fb Fontext"/>
            <w:rtl/>
          </w:rPr>
          <w:delText xml:space="preserve">שבידו</w:delText>
        </w:r>
      </w:del>
      <w:r w:rsidRPr="006F178A">
        <w:rPr>
          <w:rFonts w:ascii="Fb Fontext" w:hAnsi="Fb Fontext"/>
          <w:rtl/>
        </w:rPr>
        <w:t xml:space="preserve"> אלא </w:t>
      </w:r>
      <w:ins w:id="90487" w:author="קלוד" w:date="2026-10-11T13:11:34Z">
        <w:r>
          <w:rPr>
            <w:rFonts w:ascii="Fb Fontext" w:hAnsi="Fb Fontext"/>
            <w:rtl/>
          </w:rPr>
          <w:t xml:space="preserve">'ידו'.</w:t>
        </w:r>
      </w:ins>
      <w:del w:id="90488" w:author="קלוד" w:date="2026-10-11T13:11:34Z">
        <w:r w:rsidRPr="006F178A">
          <w:rPr>
            <w:rFonts w:ascii="Fb Fontext" w:hAnsi="Fb Fontext"/>
            <w:rtl/>
          </w:rPr>
          <w:delText xml:space="preserve">ידו.</w:delText>
        </w:r>
      </w:del>
    </w:p>
    <w:p>
      <w:pPr>
        <w:pStyle w:val="38"/>
        <w:rPr>
          <w:ins w:id="96356" w:author="מנוע מכני" w:date="2026-10-11T12:04:39Z"/>
        </w:rPr>
      </w:pPr>
      <w:r w:rsidRPr="00097464">
        <w:t>ה</w:t>
      </w:r>
      <w:r w:rsidRPr="00097464">
        <w:t>.</w:t>
      </w:r>
      <w:r w:rsidRPr="00097464">
        <w:t xml:space="preserve"> </w:t>
      </w:r>
      <w:r w:rsidRPr="00097464">
        <w:t xml:space="preserve">אלא</w:t>
      </w:r>
    </w:p>
    <w:p w:rsidR="00E9703F" w:rsidRPr="00097464" w:rsidRDefault="00E9703F" w:rsidP="00E9703F">
      <w:pPr>
        <w:rPr>
          <w:spacing w:val="-4"/>
          <w:rtl/>
        </w:rPr>
      </w:pPr>
      <w:del w:id="96357" w:author="מנוע מכני" w:date="2026-10-11T12:04:39Z">
        <w:r w:rsidRPr="00097464">
          <w:rPr>
            <w:rFonts w:ascii="Fb Fontext" w:hAnsi="Fb Fontext"/>
            <w:spacing w:val="-4"/>
            <w:sz w:val="20"/>
            <w:rtl/>
          </w:rPr>
          <w:delText xml:space="preserve"> </w:delText>
        </w:r>
      </w:del>
      <w:ins w:id="95071" w:author="מנוע מכני" w:date="2026-10-11T12:04:39Z">
        <w:ins w:id="90505" w:author="קלוד" w:date="2026-10-11T13:11:34Z">
          <w:r>
            <w:rPr>
              <w:rFonts w:ascii="Fb Fontext" w:hAnsi="Fb Fontext"/>
              <w:spacing w:val="-4"/>
              <w:sz w:val="20"/>
              <w:rtl/>
            </w:rPr>
            <w:t xml:space="preserve">סבר:</w:t>
          </w:r>
        </w:ins>
        <w:del w:id="90506" w:author="קלוד" w:date="2026-10-11T13:11:34Z">
          <w:r>
            <w:rPr>
              <w:rFonts w:ascii="Fb Fontext" w:hAnsi="Fb Fontext"/>
              <w:spacing w:val="-4"/>
              <w:sz w:val="20"/>
              <w:rtl/>
            </w:rPr>
            <w:delText xml:space="preserve">סבר</w:delText>
          </w:r>
        </w:del>
      </w:ins>
      <w:del w:id="95072" w:author="מנוע מכני" w:date="2026-10-11T12:04:39Z">
        <w:r w:rsidRPr="00097464">
          <w:rPr>
            <w:rFonts w:ascii="Fb Fontext" w:hAnsi="Fb Fontext"/>
            <w:spacing w:val="-4"/>
            <w:sz w:val="20"/>
            <w:rtl/>
          </w:rPr>
          <w:delText xml:space="preserve">ס"ל</w:delText>
        </w:r>
      </w:del>
      <w:r w:rsidRPr="00097464">
        <w:rPr>
          <w:rFonts w:ascii="Fb Fontext" w:hAnsi="Fb Fontext"/>
          <w:spacing w:val="-4"/>
          <w:sz w:val="20"/>
          <w:rtl/>
        </w:rPr>
        <w:t xml:space="preserve"> </w:t>
      </w:r>
      <w:ins w:id="90503" w:author="קלוד" w:date="2026-10-11T13:11:34Z">
        <w:r>
          <w:rPr>
            <w:rFonts w:ascii="Fb Fontext" w:hAnsi="Fb Fontext"/>
            <w:spacing w:val="-4"/>
            <w:sz w:val="20"/>
            <w:rtl/>
          </w:rPr>
          <w:t xml:space="preserve">מדובר</w:t>
        </w:r>
      </w:ins>
      <w:del w:id="90504" w:author="קלוד" w:date="2026-10-11T13:11:34Z">
        <w:r w:rsidRPr="00097464">
          <w:rPr>
            <w:rFonts w:ascii="Fb Fontext" w:hAnsi="Fb Fontext"/>
            <w:spacing w:val="-4"/>
            <w:sz w:val="20"/>
            <w:rtl/>
          </w:rPr>
          <w:delText xml:space="preserve">דמיירי</w:delText>
        </w:r>
      </w:del>
      <w:r w:rsidRPr="00097464">
        <w:rPr>
          <w:rFonts w:ascii="Fb Fontext" w:hAnsi="Fb Fontext"/>
          <w:spacing w:val="-4"/>
          <w:sz w:val="20"/>
          <w:rtl/>
        </w:rPr>
        <w:t xml:space="preserve"> כגון ששלשל ידו למטה משלשה וקבלה. </w:t>
      </w:r>
      <w:ins w:id="90501" w:author="קלוד" w:date="2026-10-11T13:11:34Z">
        <w:r>
          <w:rPr>
            <w:rFonts w:ascii="Fb Fontext" w:hAnsi="Fb Fontext"/>
            <w:spacing w:val="-4"/>
            <w:sz w:val="20"/>
            <w:rtl/>
          </w:rPr>
          <w:t xml:space="preserve">ו</w:t>
        </w:r>
        <w:r>
          <w:rPr>
            <w:rStyle w:val="afffffe"/>
            <w:rFonts w:ascii="Fb Fontext" w:hAnsi="Fb Fontext"/>
            <w:spacing w:val="-4"/>
            <w:sz w:val="20"/>
            <w:rtl/>
          </w:rPr>
          <w:t xml:space="preserve">'עומד'</w:t>
        </w:r>
      </w:ins>
      <w:del w:id="90502" w:author="קלוד" w:date="2026-10-11T13:11:34Z">
        <w:r w:rsidRPr="00097464">
          <w:rPr>
            <w:rFonts w:ascii="Fb Fontext" w:hAnsi="Fb Fontext"/>
            <w:spacing w:val="-4"/>
            <w:sz w:val="20"/>
            <w:rtl/>
          </w:rPr>
          <w:delText xml:space="preserve">ומיירי</w:delText>
        </w:r>
      </w:del>
      <w:r w:rsidRPr="00097464">
        <w:rPr>
          <w:rFonts w:ascii="Fb Fontext" w:hAnsi="Fb Fontext"/>
          <w:spacing w:val="-4"/>
          <w:sz w:val="20"/>
          <w:rtl/>
        </w:rPr>
        <w:t xml:space="preserve"> </w:t>
      </w:r>
      <w:ins w:id="90499" w:author="קלוד" w:date="2026-10-11T13:11:34Z">
        <w:r>
          <w:rPr>
            <w:rFonts w:ascii="Fb Fontext" w:hAnsi="Fb Fontext"/>
            <w:spacing w:val="-4"/>
            <w:sz w:val="20"/>
            <w:rtl/>
          </w:rPr>
          <w:t xml:space="preserve">- בשוחה,</w:t>
        </w:r>
      </w:ins>
      <w:del w:id="90500" w:author="קלוד" w:date="2026-10-11T13:11:34Z">
        <w:r w:rsidRPr="00097464">
          <w:rPr>
            <w:rFonts w:ascii="Fb Fontext" w:hAnsi="Fb Fontext"/>
            <w:spacing w:val="-4"/>
            <w:sz w:val="20"/>
            <w:rtl/>
          </w:rPr>
          <w:delText xml:space="preserve">בשוחה.</w:delText>
        </w:r>
      </w:del>
      <w:r w:rsidRPr="00097464">
        <w:rPr>
          <w:rFonts w:ascii="Fb Fontext" w:hAnsi="Fb Fontext"/>
          <w:spacing w:val="-4"/>
          <w:sz w:val="20"/>
          <w:rtl/>
        </w:rPr>
        <w:t xml:space="preserve"> או </w:t>
      </w:r>
      <w:ins w:id="90497" w:author="קלוד" w:date="2026-10-11T13:11:34Z">
        <w:r>
          <w:rPr>
            <w:rFonts w:ascii="Fb Fontext" w:hAnsi="Fb Fontext"/>
            <w:spacing w:val="-4"/>
            <w:sz w:val="20"/>
            <w:rtl/>
          </w:rPr>
          <w:t xml:space="preserve">בגומא,</w:t>
        </w:r>
      </w:ins>
      <w:del w:id="90498" w:author="קלוד" w:date="2026-10-11T13:11:34Z">
        <w:r w:rsidRPr="00097464">
          <w:rPr>
            <w:rFonts w:ascii="Fb Fontext" w:hAnsi="Fb Fontext"/>
            <w:spacing w:val="-4"/>
            <w:sz w:val="20"/>
            <w:rtl/>
          </w:rPr>
          <w:delText xml:space="preserve">בגומא</w:delText>
        </w:r>
      </w:del>
      <w:r w:rsidRPr="00097464">
        <w:rPr>
          <w:rFonts w:ascii="Fb Fontext" w:hAnsi="Fb Fontext"/>
          <w:spacing w:val="-4"/>
          <w:sz w:val="20"/>
          <w:rtl/>
        </w:rPr>
        <w:t xml:space="preserve"> או בננס.</w:t>
      </w:r>
    </w:p>
    <w:p>
      <w:pPr>
        <w:pStyle w:val="38"/>
        <w:rPr>
          <w:ins w:id="96358" w:author="מנוע מכני" w:date="2026-10-11T12:04:39Z"/>
        </w:rPr>
      </w:pPr>
      <w:r w:rsidRPr="006F178A">
        <w:t xml:space="preserve">והקשה רבא:</w:t>
      </w:r>
    </w:p>
    <w:p w:rsidR="00E9703F" w:rsidRPr="002B5789" w:rsidRDefault="00E9703F" w:rsidP="00E9703F">
      <w:pPr>
        <w:rPr>
          <w:b/>
          <w:bCs/>
          <w:rtl/>
        </w:rPr>
      </w:pPr>
      <w:del w:id="96359" w:author="מנוע מכני" w:date="2026-10-11T12:04:39Z">
        <w:r w:rsidRPr="006F178A">
          <w:rPr>
            <w:rFonts w:ascii="Fb Fontext" w:hAnsi="Fb Fontext"/>
            <w:rtl/>
          </w:rPr>
          <w:delText xml:space="preserve"> </w:delText>
        </w:r>
      </w:del>
      <w:ins w:id="90511" w:author="קלוד" w:date="2026-10-11T13:11:34Z">
        <w:r>
          <w:rPr>
            <w:rFonts w:ascii="Fb Fontext" w:hAnsi="Fb Fontext"/>
            <w:rtl/>
          </w:rPr>
          <w:t xml:space="preserve">וכי</w:t>
        </w:r>
      </w:ins>
      <w:del w:id="90512" w:author="קלוד" w:date="2026-10-11T13:11:34Z">
        <w:r w:rsidRPr="006F178A">
          <w:rPr>
            <w:rFonts w:ascii="Fb Fontext" w:hAnsi="Fb Fontext"/>
            <w:rtl/>
          </w:rPr>
          <w:delText xml:space="preserve">איכפל</w:delText>
        </w:r>
      </w:del>
      <w:r w:rsidRPr="006F178A">
        <w:rPr>
          <w:rFonts w:ascii="Fb Fontext" w:hAnsi="Fb Fontext"/>
          <w:rtl/>
        </w:rPr>
        <w:t xml:space="preserve"> </w:t>
      </w:r>
      <w:ins w:id="90509" w:author="קלוד" w:date="2026-10-11T13:11:34Z">
        <w:r>
          <w:rPr>
            <w:rFonts w:ascii="Fb Fontext" w:hAnsi="Fb Fontext"/>
            <w:rtl/>
          </w:rPr>
          <w:t xml:space="preserve">טרח התנא</w:t>
        </w:r>
      </w:ins>
      <w:del w:id="90510" w:author="קלוד" w:date="2026-10-11T13:11:34Z">
        <w:r w:rsidRPr="006F178A">
          <w:rPr>
            <w:rFonts w:ascii="Fb Fontext" w:hAnsi="Fb Fontext"/>
            <w:rtl/>
          </w:rPr>
          <w:delText xml:space="preserve">תנא</w:delText>
        </w:r>
      </w:del>
      <w:r w:rsidRPr="006F178A">
        <w:rPr>
          <w:rFonts w:ascii="Fb Fontext" w:hAnsi="Fb Fontext"/>
          <w:rtl/>
        </w:rPr>
        <w:t xml:space="preserve"> </w:t>
      </w:r>
      <w:ins w:id="90003" w:author="Claude - סמנטי" w:date="2026-10-11T12:28:21Z">
        <w:r>
          <w:rPr>
            <w:rFonts w:ascii="Fb Fontext" w:hAnsi="Fb Fontext"/>
            <w:rtl/>
          </w:rPr>
          <w:t xml:space="preserve">להשמיענו</w:t>
        </w:r>
      </w:ins>
      <w:del w:id="90004" w:author="Claude - סמנטי" w:date="2026-10-11T12:28:21Z">
        <w:r w:rsidRPr="006F178A">
          <w:rPr>
            <w:rFonts w:ascii="Fb Fontext" w:hAnsi="Fb Fontext"/>
            <w:rtl/>
          </w:rPr>
          <w:delText xml:space="preserve">לאשמעינן</w:delText>
        </w:r>
      </w:del>
      <w:r w:rsidRPr="006F178A">
        <w:rPr>
          <w:rFonts w:ascii="Fb Fontext" w:hAnsi="Fb Fontext"/>
          <w:rtl/>
        </w:rPr>
        <w:t xml:space="preserve"> כל </w:t>
      </w:r>
      <w:ins w:id="92143" w:author="מנוע מכני" w:date="2026-10-11T12:04:39Z">
        <w:ins w:id="90507" w:author="קלוד" w:date="2026-10-11T13:11:34Z">
          <w:r>
            <w:rPr>
              <w:rFonts w:ascii="Fb Fontext" w:hAnsi="Fb Fontext"/>
              <w:rtl/>
            </w:rPr>
            <w:t xml:space="preserve">אלו?</w:t>
          </w:r>
        </w:ins>
        <w:del w:id="90508" w:author="קלוד" w:date="2026-10-11T13:11:34Z">
          <w:r>
            <w:rPr>
              <w:rFonts w:ascii="Fb Fontext" w:hAnsi="Fb Fontext"/>
              <w:rtl/>
            </w:rPr>
            <w:delText xml:space="preserve">אלו</w:delText>
          </w:r>
          <w:r w:rsidRPr="006F178A">
            <w:rPr>
              <w:rFonts w:ascii="Fb Fontext" w:hAnsi="Fb Fontext"/>
              <w:rtl/>
            </w:rPr>
            <w:delText xml:space="preserve">.</w:delText>
          </w:r>
        </w:del>
      </w:ins>
      <w:del w:id="92144" w:author="מנוע מכני" w:date="2026-10-11T12:04:39Z">
        <w:r w:rsidRPr="006F178A">
          <w:rPr>
            <w:rFonts w:ascii="Fb Fontext" w:hAnsi="Fb Fontext"/>
            <w:rtl/>
          </w:rPr>
          <w:delText xml:space="preserve">הני</w:delText>
        </w:r>
      </w:del>
    </w:p>
    <w:p>
      <w:pPr>
        <w:pStyle w:val="38"/>
        <w:rPr>
          <w:ins w:id="96360" w:author="מנוע מכני" w:date="2026-10-11T12:04:39Z"/>
        </w:rPr>
      </w:pPr>
      <w:r w:rsidRPr="002B5789">
        <w:t>ו</w:t>
      </w:r>
      <w:r w:rsidRPr="002B5789">
        <w:t>.</w:t>
      </w:r>
      <w:r w:rsidRPr="006F178A">
        <w:t xml:space="preserve"> אלא </w:t>
      </w:r>
      <w:r w:rsidRPr="006F178A">
        <w:t xml:space="preserve">אמר</w:t>
      </w:r>
      <w:r w:rsidRPr="006F178A">
        <w:t xml:space="preserve"> רבא:</w:t>
      </w:r>
    </w:p>
    <w:p w:rsidR="00E9703F" w:rsidRPr="006F178A" w:rsidRDefault="00E9703F" w:rsidP="00E9703F">
      <w:pPr>
        <w:rPr>
          <w:rtl/>
        </w:rPr>
      </w:pPr>
      <w:del w:id="96361" w:author="מנוע מכני" w:date="2026-10-11T12:04:39Z">
        <w:r w:rsidRPr="006F178A">
          <w:rPr>
            <w:rtl/>
          </w:rPr>
          <w:delText xml:space="preserve"> </w:delText>
        </w:r>
      </w:del>
      <w:r w:rsidRPr="006F178A">
        <w:rPr>
          <w:rtl/>
        </w:rPr>
        <w:t xml:space="preserve">ידו של אדם חשובה לו כארבעה על ארבעה.</w:t>
      </w:r>
    </w:p>
    <w:p w:rsidR="00E9703F" w:rsidRDefault="00E9703F" w:rsidP="00E9703F">
      <w:pPr>
        <w:rPr>
          <w:rtl/>
        </w:rPr>
      </w:pPr>
      <w:r w:rsidRPr="006F178A">
        <w:rPr>
          <w:rtl/>
        </w:rPr>
        <w:t xml:space="preserve">וכן </w:t>
      </w:r>
      <w:r w:rsidRPr="006F178A">
        <w:rPr>
          <w:rStyle w:val="2fb"/>
          <w:rtl/>
        </w:rPr>
        <w:t xml:space="preserve">א</w:t>
      </w:r>
      <w:r w:rsidRPr="006F178A">
        <w:rPr>
          <w:rStyle w:val="2fb"/>
          <w:rFonts w:hint="cs"/>
          <w:rtl/>
        </w:rPr>
        <w:t>ר</w:t>
      </w:r>
      <w:r w:rsidRPr="006F178A">
        <w:rPr>
          <w:rStyle w:val="2fb"/>
          <w:rtl/>
        </w:rPr>
        <w:t>"</w:t>
      </w:r>
      <w:r w:rsidRPr="006F178A">
        <w:rPr>
          <w:rStyle w:val="2fb"/>
          <w:rFonts w:hint="cs"/>
          <w:rtl/>
        </w:rPr>
        <w:t xml:space="preserve">א</w:t>
      </w:r>
      <w:r w:rsidRPr="006F178A">
        <w:rPr>
          <w:rFonts w:hint="cs"/>
          <w:rtl/>
        </w:rPr>
        <w:t xml:space="preserve"> </w:t>
      </w:r>
      <w:r w:rsidRPr="006F178A">
        <w:rPr>
          <w:rStyle w:val="2fb"/>
          <w:rFonts w:hint="cs"/>
          <w:rtl/>
        </w:rPr>
        <w:t xml:space="preserve">מר</w:t>
      </w:r>
      <w:r w:rsidRPr="006F178A">
        <w:rPr>
          <w:rStyle w:val="2fb"/>
          <w:rtl/>
        </w:rPr>
        <w:t>"</w:t>
      </w:r>
      <w:r w:rsidRPr="006F178A">
        <w:rPr>
          <w:rStyle w:val="2fb"/>
          <w:rFonts w:hint="cs"/>
          <w:rtl/>
        </w:rPr>
        <w:t xml:space="preserve">א</w:t>
      </w:r>
      <w:r w:rsidRPr="006F178A">
        <w:rPr>
          <w:rFonts w:hint="cs"/>
          <w:rtl/>
        </w:rPr>
        <w:t xml:space="preserve"> </w:t>
      </w:r>
      <w:r w:rsidRPr="006F178A">
        <w:rPr>
          <w:rStyle w:val="2fb"/>
          <w:rFonts w:hint="cs"/>
          <w:rtl/>
        </w:rPr>
        <w:t xml:space="preserve">מרי</w:t>
      </w:r>
      <w:r w:rsidRPr="006F178A">
        <w:rPr>
          <w:rStyle w:val="2fb"/>
          <w:rtl/>
        </w:rPr>
        <w:t>"</w:t>
      </w:r>
      <w:r w:rsidRPr="006F178A">
        <w:rPr>
          <w:rStyle w:val="2fb"/>
          <w:rFonts w:hint="cs"/>
          <w:rtl/>
        </w:rPr>
        <w:t xml:space="preserve">ו</w:t>
      </w:r>
      <w:r w:rsidRPr="006F178A">
        <w:rPr>
          <w:rFonts w:hint="cs"/>
          <w:rtl/>
        </w:rPr>
        <w:t xml:space="preserve">,</w:t>
      </w:r>
    </w:p>
    <w:p>
      <w:pPr>
        <w:pStyle w:val="38"/>
        <w:rPr>
          <w:ins w:id="96362" w:author="מנוע מכני" w:date="2026-10-11T12:04:39Z"/>
        </w:rPr>
      </w:pPr>
      <w:r w:rsidRPr="006F178A">
        <w:t xml:space="preserve">והך</w:t>
      </w:r>
    </w:p>
    <w:p w:rsidR="00E9703F" w:rsidRPr="006F178A" w:rsidRDefault="00E9703F" w:rsidP="00E9703F">
      <w:pPr>
        <w:rPr>
          <w:rtl/>
        </w:rPr>
      </w:pPr>
      <w:del w:id="96363" w:author="מנוע מכני" w:date="2026-10-11T12:04:39Z">
        <w:r w:rsidRPr="006F178A">
          <w:rPr>
            <w:rtl/>
          </w:rPr>
          <w:delText xml:space="preserve"> </w:delText>
        </w:r>
      </w:del>
      <w:ins w:id="90519" w:author="קלוד" w:date="2026-10-11T13:11:34Z">
        <w:r>
          <w:rPr>
            <w:rtl/>
          </w:rPr>
          <w:t xml:space="preserve">שאמרה</w:t>
        </w:r>
      </w:ins>
      <w:del w:id="90520" w:author="קלוד" w:date="2026-10-11T13:11:34Z">
        <w:r w:rsidRPr="006F178A">
          <w:rPr>
            <w:rtl/>
          </w:rPr>
          <w:delText xml:space="preserve">דאמרה</w:delText>
        </w:r>
      </w:del>
      <w:r w:rsidRPr="006F178A">
        <w:rPr>
          <w:rtl/>
        </w:rPr>
        <w:t xml:space="preserve"> </w:t>
      </w:r>
      <w:ins w:id="90753" w:author="מנוע מכני" w:date="2026-10-11T12:04:39Z">
        <w:r>
          <w:rPr>
            <w:rtl/>
          </w:rPr>
          <w:t xml:space="preserve">גם</w:t>
        </w:r>
      </w:ins>
      <w:del w:id="90754" w:author="מנוע מכני" w:date="2026-10-11T12:04:39Z">
        <w:r w:rsidRPr="006F178A">
          <w:rPr>
            <w:rtl/>
          </w:rPr>
          <w:delText xml:space="preserve">נמי</w:delText>
        </w:r>
      </w:del>
      <w:r w:rsidRPr="006F178A">
        <w:rPr>
          <w:rtl/>
        </w:rPr>
        <w:t xml:space="preserve"> </w:t>
      </w:r>
      <w:ins w:id="90001" w:author="מנוע מכני" w:date="2026-10-11T12:04:39Z">
        <w:r>
          <w:rPr>
            <w:rStyle w:val="2fb"/>
            <w:rtl/>
          </w:rPr>
          <w:t xml:space="preserve">ר"א</w:t>
        </w:r>
      </w:ins>
      <w:del w:id="90002" w:author="מנוע מכני" w:date="2026-10-11T12:04:39Z">
        <w:r w:rsidRPr="006F178A">
          <w:rPr>
            <w:rtl/>
          </w:rPr>
          <w:delText xml:space="preserve">ר'א</w:delText>
        </w:r>
      </w:del>
      <w:r w:rsidRPr="006F178A">
        <w:rPr>
          <w:rtl/>
        </w:rPr>
        <w:t xml:space="preserve"> </w:t>
      </w:r>
      <w:ins w:id="90517" w:author="קלוד" w:date="2026-10-11T13:11:34Z">
        <w:r>
          <w:rPr>
            <w:rStyle w:val="2fb"/>
            <w:rtl/>
          </w:rPr>
          <w:t xml:space="preserve">מרי"ו:</w:t>
        </w:r>
      </w:ins>
      <w:del w:id="90518" w:author="קלוד" w:date="2026-10-11T13:11:34Z">
        <w:r w:rsidRPr="006F178A">
          <w:rPr>
            <w:rStyle w:val="2fb"/>
            <w:rtl/>
          </w:rPr>
          <w:delText xml:space="preserve">מרי"ו</w:delText>
        </w:r>
      </w:del>
      <w:r w:rsidRPr="006F178A">
        <w:rPr>
          <w:rtl/>
        </w:rPr>
        <w:t xml:space="preserve"> </w:t>
      </w:r>
      <w:ins w:id="90515" w:author="קלוד" w:date="2026-10-11T13:11:34Z">
        <w:r>
          <w:rPr>
            <w:rtl/>
          </w:rPr>
          <w:t xml:space="preserve">זרק</w:t>
        </w:r>
      </w:ins>
      <w:del w:id="90516" w:author="קלוד" w:date="2026-10-11T13:11:34Z">
        <w:r w:rsidRPr="006F178A">
          <w:rPr>
            <w:rtl/>
          </w:rPr>
          <w:delText xml:space="preserve">דזרק</w:delText>
        </w:r>
      </w:del>
      <w:r w:rsidRPr="006F178A">
        <w:rPr>
          <w:rtl/>
        </w:rPr>
        <w:t xml:space="preserve"> חפץ ונח בתוך ידו של חבירו</w:t>
      </w:r>
      <w:ins w:id="90513" w:author="קלוד" w:date="2026-10-11T13:11:34Z">
        <w:r>
          <w:rPr>
            <w:rtl/>
          </w:rPr>
          <w:t xml:space="preserve"> - </w:t>
        </w:r>
      </w:ins>
      <w:del w:id="90514" w:author="קלוד" w:date="2026-10-11T13:11:34Z">
        <w:r w:rsidRPr="006F178A">
          <w:rPr>
            <w:rtl/>
          </w:rPr>
          <w:delText xml:space="preserve"> </w:delText>
        </w:r>
      </w:del>
      <w:r w:rsidRPr="006F178A">
        <w:rPr>
          <w:rtl/>
        </w:rPr>
        <w:t xml:space="preserve">חייב.</w:t>
      </w:r>
    </w:p>
    <w:p w:rsidR="00E9703F" w:rsidRPr="006F178A" w:rsidRDefault="00E9703F" w:rsidP="00E9703F">
      <w:pPr>
        <w:rPr>
          <w:rtl/>
        </w:rPr>
      </w:pPr>
      <w:r w:rsidRPr="006F178A">
        <w:rPr>
          <w:rtl/>
        </w:rPr>
        <w:t xml:space="preserve">וקמ"ל</w:t>
      </w:r>
      <w:r w:rsidRPr="006F178A">
        <w:rPr>
          <w:rtl/>
        </w:rPr>
        <w:t xml:space="preserve"> ידו של אדם חשובה לו כד' על ד'</w:t>
      </w:r>
      <w:r w:rsidRPr="006F178A">
        <w:rPr>
          <w:rFonts w:hint="cs"/>
          <w:rtl/>
        </w:rPr>
        <w:t xml:space="preserve"> </w:t>
      </w:r>
      <w:r>
        <w:rPr>
          <w:rtl/>
        </w:rPr>
        <w:t>אפי'</w:t>
      </w:r>
      <w:r w:rsidRPr="006F178A">
        <w:rPr>
          <w:rtl/>
        </w:rPr>
        <w:t xml:space="preserve"> </w:t>
      </w:r>
      <w:ins w:id="90755" w:author="מנוע מכני" w:date="2026-10-11T12:04:39Z">
        <w:ins w:id="90525" w:author="קלוד" w:date="2026-10-11T13:11:34Z">
          <w:r>
            <w:rPr>
              <w:rtl/>
            </w:rPr>
            <w:t xml:space="preserve">במקום</w:t>
          </w:r>
        </w:ins>
        <w:del w:id="90526" w:author="קלוד" w:date="2026-10-11T13:11:34Z">
          <w:r>
            <w:rPr>
              <w:rtl/>
            </w:rPr>
            <w:delText xml:space="preserve">מקום</w:delText>
          </w:r>
        </w:del>
      </w:ins>
      <w:del w:id="90756" w:author="מנוע מכני" w:date="2026-10-11T12:04:39Z">
        <w:r w:rsidRPr="006F178A">
          <w:rPr>
            <w:rtl/>
          </w:rPr>
          <w:delText xml:space="preserve">היכא</w:delText>
        </w:r>
      </w:del>
      <w:r w:rsidRPr="006F178A">
        <w:rPr>
          <w:rtl/>
        </w:rPr>
        <w:t xml:space="preserve"> שלא </w:t>
      </w:r>
      <w:ins w:id="90523" w:author="קלוד" w:date="2026-10-11T13:11:34Z">
        <w:r>
          <w:rPr>
            <w:rtl/>
          </w:rPr>
          <w:t xml:space="preserve">החשיב</w:t>
        </w:r>
      </w:ins>
      <w:del w:id="90524" w:author="קלוד" w:date="2026-10-11T13:11:34Z">
        <w:r w:rsidRPr="006F178A">
          <w:rPr>
            <w:rtl/>
          </w:rPr>
          <w:delText xml:space="preserve">אחשבה</w:delText>
        </w:r>
      </w:del>
      <w:r w:rsidRPr="006F178A">
        <w:rPr>
          <w:rtl/>
        </w:rPr>
        <w:t xml:space="preserve"> הוא </w:t>
      </w:r>
      <w:ins w:id="90521" w:author="קלוד" w:date="2026-10-11T13:11:34Z">
        <w:r>
          <w:rPr>
            <w:rtl/>
          </w:rPr>
          <w:t xml:space="preserve">את ידו.</w:t>
        </w:r>
      </w:ins>
      <w:del w:id="90522" w:author="קלוד" w:date="2026-10-11T13:11:34Z">
        <w:r w:rsidRPr="006F178A">
          <w:rPr>
            <w:rtl/>
          </w:rPr>
          <w:delText xml:space="preserve">לידיה.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305" w:author="קלוד" w:date="2026-10-11T12:33:55Z"/>
        </w:rPr>
      </w:pPr>
      <w:ins w:id="91306" w:author="קלוד" w:date="2026-10-11T12:33:55Z">
        <w:r>
          <w:rPr>
            <w:color w:val="7B3F00"/>
          </w:rPr>
          <w:t xml:space="preserve">עקירה וקבלה - עמד במקומו חייב, עקר ממקומו פטור</w:t>
        </w:r>
      </w:ins>
    </w:p>
    <w:p>
      <w:pPr>
        <w:pStyle w:val="38"/>
        <w:rPr>
          <w:ins w:id="96364" w:author="מנוע מכני" w:date="2026-10-11T12:04:39Z"/>
        </w:rPr>
      </w:pPr>
      <w:r w:rsidRPr="006F178A">
        <w:t xml:space="preserve">ר"א מר"א מרי"ו:</w:t>
      </w:r>
    </w:p>
    <w:p w:rsidR="00E9703F" w:rsidRPr="006F178A" w:rsidRDefault="00E9703F" w:rsidP="00E9703F">
      <w:pPr>
        <w:rPr>
          <w:rtl/>
        </w:rPr>
      </w:pPr>
      <w:del w:id="96365" w:author="מנוע מכני" w:date="2026-10-11T12:04:39Z">
        <w:r w:rsidRPr="006F178A">
          <w:rPr>
            <w:rFonts w:ascii="Fb Fontext" w:hAnsi="Fb Fontext"/>
            <w:rtl/>
          </w:rPr>
          <w:delText xml:space="preserve"> </w:delText>
        </w:r>
      </w:del>
      <w:r w:rsidRPr="006F178A">
        <w:rPr>
          <w:rFonts w:ascii="Fb Fontext" w:hAnsi="Fb Fontext"/>
          <w:rtl/>
        </w:rPr>
        <w:t xml:space="preserve">עמד במקומו וקיבל - חייב, עקר ממקומו וקיבל - פטור. </w:t>
      </w:r>
      <w:r w:rsidRPr="006F178A">
        <w:rPr>
          <w:rFonts w:ascii="Fb Fontext" w:hAnsi="Fb Fontext"/>
          <w:b/>
          <w:bCs/>
          <w:rtl/>
        </w:rPr>
        <w:t>ותנ"ה</w:t>
      </w:r>
      <w:r w:rsidRPr="006F178A">
        <w:rPr>
          <w:rFonts w:ascii="Fb Fontext" w:hAnsi="Fb Fontext"/>
          <w:rtl/>
        </w:rPr>
        <w:t xml:space="preserve"> מאחרים.</w:t>
      </w:r>
    </w:p>
    <w:p>
      <w:pPr>
        <w:pStyle w:val="38"/>
        <w:rPr>
          <w:ins w:id="96367" w:author="מנוע מכני" w:date="2026-10-11T12:04:39Z"/>
        </w:rPr>
      </w:pPr>
      <w:del w:id="96366" w:author="מנוע מכני" w:date="2026-10-11T12:04:39Z">
        <w:r w:rsidRPr="006F178A">
          <w:delText xml:space="preserve">•</w:delText>
        </w:r>
      </w:del>
      <w:r w:rsidRPr="006F178A">
        <w:t xml:space="preserve"> בעי רי"ו:</w:t>
      </w:r>
    </w:p>
    <w:p w:rsidR="00E9703F" w:rsidRDefault="00E9703F" w:rsidP="00E9703F">
      <w:pPr>
        <w:rPr>
          <w:rtl/>
        </w:rPr>
      </w:pPr>
      <w:del w:id="96368" w:author="מנוע מכני" w:date="2026-10-11T12:04:39Z">
        <w:r w:rsidRPr="006F178A">
          <w:rPr>
            <w:rtl/>
          </w:rPr>
          <w:delText xml:space="preserve"> </w:delText>
        </w:r>
      </w:del>
      <w:r w:rsidRPr="006F178A">
        <w:rPr>
          <w:rtl/>
        </w:rPr>
        <w:t xml:space="preserve">זרק חפץ ונעקר הוא ממקומו, וחזר וקיבלו, מהו</w:t>
      </w:r>
    </w:p>
    <w:p>
      <w:pPr>
        <w:pStyle w:val="38"/>
        <w:rPr>
          <w:ins w:id="96369" w:author="מנוע מכני" w:date="2026-10-11T12:04:39Z"/>
        </w:rPr>
      </w:pPr>
      <w:r w:rsidRPr="006F178A">
        <w:t xml:space="preserve">והיינו</w:t>
      </w:r>
    </w:p>
    <w:p w:rsidR="00E9703F" w:rsidRPr="009757B9" w:rsidRDefault="00E9703F" w:rsidP="00E9703F">
      <w:pPr>
        <w:rPr>
          <w:rFonts w:cs="Guttman Vilna"/>
          <w:b/>
          <w:bCs/>
          <w:rtl/>
        </w:rPr>
      </w:pPr>
      <w:del w:id="96370" w:author="מנוע מכני" w:date="2026-10-11T12:04:39Z">
        <w:r w:rsidRPr="006F178A">
          <w:rPr>
            <w:rtl/>
          </w:rPr>
          <w:delText xml:space="preserve"> </w:delText>
        </w:r>
      </w:del>
      <w:ins w:id="94551" w:author="מנוע מכני" w:date="2026-10-11T12:04:39Z">
        <w:r>
          <w:rPr>
            <w:rtl/>
          </w:rPr>
          <w:t xml:space="preserve">אם </w:t>
        </w:r>
      </w:ins>
      <w:del w:id="94552" w:author="מנוע מכני" w:date="2026-10-11T12:04:39Z">
        <w:r w:rsidRPr="006F178A">
          <w:rPr>
            <w:rtl/>
          </w:rPr>
          <w:delText xml:space="preserve">אי </w:delText>
        </w:r>
      </w:del>
      <w:r w:rsidRPr="006F178A">
        <w:rPr>
          <w:rtl/>
        </w:rPr>
        <w:t xml:space="preserve">שני כחות באדם אחד כאדם אחד </w:t>
      </w:r>
      <w:ins w:id="90531" w:author="קלוד" w:date="2026-10-11T13:11:34Z">
        <w:r>
          <w:rPr>
            <w:rtl/>
          </w:rPr>
          <w:t xml:space="preserve">נחשבים </w:t>
        </w:r>
        <w:r>
          <w:rPr>
            <w:rStyle w:val="afffffe"/>
            <w:rtl/>
          </w:rPr>
          <w:t xml:space="preserve">וחייב</w:t>
        </w:r>
        <w:r>
          <w:rPr>
            <w:rtl/>
          </w:rPr>
          <w:t xml:space="preserve">,</w:t>
        </w:r>
      </w:ins>
      <w:del w:id="90532" w:author="קלוד" w:date="2026-10-11T13:11:34Z">
        <w:r w:rsidRPr="006F178A">
          <w:rPr>
            <w:rtl/>
          </w:rPr>
          <w:delText xml:space="preserve">דמי,</w:delText>
        </w:r>
      </w:del>
      <w:r w:rsidRPr="006F178A">
        <w:rPr>
          <w:rtl/>
        </w:rPr>
        <w:t xml:space="preserve"> או כשני בני אדם </w:t>
      </w:r>
      <w:ins w:id="90529" w:author="קלוד" w:date="2026-10-11T13:11:34Z">
        <w:r>
          <w:rPr>
            <w:rtl/>
          </w:rPr>
          <w:t xml:space="preserve">ופטור</w:t>
        </w:r>
      </w:ins>
      <w:del w:id="90530" w:author="קלוד" w:date="2026-10-11T13:11:34Z">
        <w:r w:rsidRPr="006F178A">
          <w:rPr>
            <w:rtl/>
          </w:rPr>
          <w:delText xml:space="preserve">דמי</w:delText>
        </w:r>
      </w:del>
      <w:r w:rsidRPr="006F178A">
        <w:rPr>
          <w:rtl/>
        </w:rPr>
        <w:t xml:space="preserve"> </w:t>
      </w:r>
      <w:ins w:id="90527" w:author="קלוד" w:date="2026-10-11T13:11:34Z">
        <w:r>
          <w:rPr>
            <w:rtl/>
          </w:rPr>
          <w:t xml:space="preserve">-</w:t>
        </w:r>
      </w:ins>
      <w:del w:id="90528" w:author="קלוד" w:date="2026-10-11T13:11:34Z">
        <w:r w:rsidRPr="006F178A">
          <w:rPr>
            <w:rtl/>
          </w:rPr>
          <w:delText xml:space="preserve">ופטור</w:delText>
        </w:r>
        <w:r w:rsidRPr="006F178A">
          <w:rPr>
            <w:rFonts w:hint="cs"/>
            <w:rtl/>
          </w:rPr>
          <w:delText xml:space="preserve">-</w:delText>
        </w:r>
      </w:del>
      <w:r w:rsidRPr="006F178A">
        <w:rPr>
          <w:rtl/>
        </w:rPr>
        <w:t xml:space="preserve"> </w:t>
      </w:r>
      <w:r w:rsidRPr="00AC6BCA">
        <w:rPr>
          <w:b/>
          <w:bCs/>
          <w:rtl/>
        </w:rPr>
        <w:t>תיקו</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303" w:author="קלוד" w:date="2026-10-11T12:33:55Z"/>
        </w:rPr>
      </w:pPr>
      <w:ins w:id="91304" w:author="קלוד" w:date="2026-10-11T12:33:55Z">
        <w:r>
          <w:rPr>
            <w:color w:val="7B3F00"/>
          </w:rPr>
          <w:t xml:space="preserve">קבלת מי גשמים בידו בחצר חבירו - כותל משופע</w:t>
        </w:r>
      </w:ins>
    </w:p>
    <w:p>
      <w:pPr>
        <w:pStyle w:val="38"/>
        <w:rPr>
          <w:ins w:id="96372" w:author="מנוע מכני" w:date="2026-10-11T12:04:39Z"/>
        </w:rPr>
      </w:pPr>
      <w:del w:id="96371" w:author="מנוע מכני" w:date="2026-10-11T12:04:39Z">
        <w:r>
          <w:delText xml:space="preserve">•</w:delText>
        </w:r>
      </w:del>
      <w:r>
        <w:t xml:space="preserve"> ר</w:t>
      </w:r>
      <w:r w:rsidR="00E9703F" w:rsidRPr="006F178A">
        <w:t xml:space="preserve">"א מרי"ו:</w:t>
      </w:r>
    </w:p>
    <w:p w:rsidR="00E9703F" w:rsidRPr="006F178A" w:rsidRDefault="00524703" w:rsidP="00E9703F">
      <w:pPr>
        <w:rPr>
          <w:rStyle w:val="afffe"/>
          <w:rFonts w:ascii="Fb Fontext" w:hAnsi="Fb Fontext"/>
          <w:b/>
          <w:rtl/>
        </w:rPr>
      </w:pPr>
      <w:del w:id="96373" w:author="מנוע מכני" w:date="2026-10-11T12:04:39Z">
        <w:r w:rsidR="00E9703F" w:rsidRPr="006F178A">
          <w:rPr>
            <w:rFonts w:ascii="Fb Fontext" w:hAnsi="Fb Fontext"/>
            <w:b/>
            <w:bCs/>
            <w:rtl/>
          </w:rPr>
          <w:delText xml:space="preserve"> </w:delText>
        </w:r>
      </w:del>
      <w:r w:rsidR="00E9703F" w:rsidRPr="006F178A">
        <w:rPr>
          <w:rFonts w:ascii="Fb Fontext" w:hAnsi="Fb Fontext"/>
          <w:b/>
          <w:bCs/>
          <w:rtl/>
        </w:rPr>
        <w:t xml:space="preserve">הכניס ידו לתוך חצר חבירו, וקיבל מי גשמים והוציא - חייב.</w:t>
      </w:r>
    </w:p>
    <w:p w:rsidR="00E9703F" w:rsidRDefault="00E9703F" w:rsidP="00E9703F">
      <w:pPr>
        <w:rPr>
          <w:rtl/>
        </w:rPr>
      </w:pPr>
      <w:r w:rsidRPr="006F178A">
        <w:rPr>
          <w:rStyle w:val="afffe"/>
          <w:rFonts w:ascii="Fb Fontext" w:hAnsi="Fb Fontext"/>
          <w:b/>
          <w:rtl/>
        </w:rPr>
        <w:t>א.</w:t>
      </w:r>
      <w:r w:rsidRPr="006F178A">
        <w:rPr>
          <w:rtl/>
        </w:rPr>
        <w:t xml:space="preserve"> </w:t>
      </w:r>
      <w:ins w:id="90539" w:author="קלוד" w:date="2026-10-11T13:11:34Z">
        <w:r>
          <w:rPr>
            <w:rtl/>
          </w:rPr>
          <w:t xml:space="preserve">מדובר</w:t>
        </w:r>
      </w:ins>
      <w:del w:id="90540" w:author="קלוד" w:date="2026-10-11T13:11:34Z">
        <w:r w:rsidRPr="006F178A">
          <w:rPr>
            <w:rtl/>
          </w:rPr>
          <w:delText xml:space="preserve">מיירי</w:delText>
        </w:r>
      </w:del>
      <w:r w:rsidRPr="006F178A">
        <w:rPr>
          <w:rtl/>
        </w:rPr>
        <w:t xml:space="preserve"> </w:t>
      </w:r>
      <w:ins w:id="90537" w:author="קלוד" w:date="2026-10-11T13:11:34Z">
        <w:r>
          <w:rPr>
            <w:rtl/>
          </w:rPr>
          <w:t xml:space="preserve">שקלט</w:t>
        </w:r>
      </w:ins>
      <w:del w:id="90538" w:author="קלוד" w:date="2026-10-11T13:11:34Z">
        <w:r w:rsidRPr="006F178A">
          <w:rPr>
            <w:rtl/>
          </w:rPr>
          <w:delText xml:space="preserve">דקלט</w:delText>
        </w:r>
      </w:del>
      <w:r w:rsidRPr="006F178A">
        <w:rPr>
          <w:rtl/>
        </w:rPr>
        <w:t xml:space="preserve"> </w:t>
      </w:r>
      <w:r w:rsidRPr="006F178A">
        <w:rPr>
          <w:rtl/>
        </w:rPr>
        <w:t xml:space="preserve">ע"ג</w:t>
      </w:r>
      <w:r w:rsidRPr="006F178A">
        <w:rPr>
          <w:rtl/>
        </w:rPr>
        <w:t xml:space="preserve"> כותל משופע </w:t>
      </w:r>
      <w:ins w:id="90535" w:author="קלוד" w:date="2026-10-11T13:11:34Z">
        <w:r>
          <w:rPr>
            <w:rtl/>
          </w:rPr>
          <w:t xml:space="preserve">[שנקרא</w:t>
        </w:r>
      </w:ins>
      <w:del w:id="90536" w:author="קלוד" w:date="2026-10-11T13:11:34Z">
        <w:r w:rsidRPr="006F178A">
          <w:rPr>
            <w:rtl/>
          </w:rPr>
          <w:delText xml:space="preserve">[דמיקרי</w:delText>
        </w:r>
      </w:del>
      <w:r w:rsidRPr="006F178A">
        <w:rPr>
          <w:rtl/>
        </w:rPr>
        <w:t xml:space="preserve"> </w:t>
      </w:r>
      <w:ins w:id="90533" w:author="קלוד" w:date="2026-10-11T13:11:34Z">
        <w:r>
          <w:rPr>
            <w:rtl/>
          </w:rPr>
          <w:t xml:space="preserve">נח,</w:t>
        </w:r>
      </w:ins>
      <w:del w:id="90534" w:author="קלוד" w:date="2026-10-11T13:11:34Z">
        <w:r w:rsidRPr="006F178A">
          <w:rPr>
            <w:rtl/>
          </w:rPr>
          <w:delText xml:space="preserve">נייח</w:delText>
        </w:r>
      </w:del>
      <w:r w:rsidRPr="006F178A">
        <w:rPr>
          <w:rFonts w:hint="cs"/>
          <w:rtl/>
        </w:rPr>
        <w:t xml:space="preserve"> והוי עקירה</w:t>
      </w:r>
      <w:r w:rsidRPr="006F178A">
        <w:rPr>
          <w:rtl/>
        </w:rPr>
        <w:t>]</w:t>
      </w:r>
    </w:p>
    <w:p w:rsidR="00E9703F" w:rsidRPr="009757B9" w:rsidRDefault="00E9703F" w:rsidP="00E9703F">
      <w:pPr>
        <w:rPr>
          <w:rFonts w:cs="Guttman Vilna"/>
          <w:b/>
          <w:bCs/>
          <w:rtl/>
        </w:rPr>
      </w:pPr>
      <w:r w:rsidRPr="006F178A">
        <w:rPr>
          <w:rtl/>
        </w:rPr>
        <w:t>וכד</w:t>
      </w:r>
      <w:r>
        <w:rPr>
          <w:rtl/>
        </w:rPr>
        <w:t>חזי'</w:t>
      </w:r>
      <w:r w:rsidRPr="006F178A">
        <w:rPr>
          <w:rtl/>
        </w:rPr>
        <w:t xml:space="preserve"> דהיה קורא בספר על האיסקופה ונתגלגל הספר מידו - גוללו אצלו.</w:t>
      </w:r>
    </w:p>
    <w:p w:rsidR="00E9703F" w:rsidRPr="009757B9" w:rsidRDefault="00E9703F" w:rsidP="00E9703F">
      <w:pPr>
        <w:rPr>
          <w:rFonts w:cs="Guttman Vilna"/>
          <w:b/>
          <w:bCs/>
          <w:rtl/>
        </w:rPr>
      </w:pPr>
      <w:r w:rsidRPr="006F178A">
        <w:rPr>
          <w:rtl/>
        </w:rPr>
        <w:t>היה קורא בראש הגג ונתגלגל הספר מידו, עד שלא הגיע לי' טפחים גוללו אצלו,</w:t>
      </w:r>
      <w:r>
        <w:rPr>
          <w:rtl/>
        </w:rPr>
        <w:t xml:space="preserve"> </w:t>
      </w:r>
      <w:r w:rsidRPr="006F178A">
        <w:rPr>
          <w:rtl/>
        </w:rPr>
        <w:t>משהגיע לי' טפחים הופכו על הכתב.</w:t>
      </w:r>
    </w:p>
    <w:p w:rsidR="00E9703F" w:rsidRPr="009757B9" w:rsidRDefault="00E9703F" w:rsidP="00E9703F">
      <w:pPr>
        <w:rPr>
          <w:rFonts w:cs="Guttman Vilna"/>
          <w:b/>
          <w:bCs/>
          <w:rtl/>
        </w:rPr>
      </w:pPr>
      <w:r w:rsidRPr="006F178A">
        <w:rPr>
          <w:rtl/>
        </w:rPr>
        <w:t xml:space="preserve">ושם העמיד </w:t>
      </w:r>
      <w:r w:rsidRPr="006F178A">
        <w:rPr>
          <w:rStyle w:val="2fb"/>
          <w:rtl/>
        </w:rPr>
        <w:t xml:space="preserve">רבא</w:t>
      </w:r>
      <w:r w:rsidRPr="006F178A">
        <w:rPr>
          <w:rtl/>
        </w:rPr>
        <w:t xml:space="preserve"> דנח </w:t>
      </w:r>
      <w:r w:rsidRPr="006F178A">
        <w:rPr>
          <w:rtl/>
        </w:rPr>
        <w:t xml:space="preserve">ע"ג</w:t>
      </w:r>
      <w:r w:rsidRPr="006F178A">
        <w:rPr>
          <w:rtl/>
        </w:rPr>
        <w:t xml:space="preserve"> כותל משופע.</w:t>
      </w:r>
    </w:p>
    <w:p w:rsidR="00E9703F" w:rsidRPr="006F178A" w:rsidRDefault="00E9703F" w:rsidP="00E9703F">
      <w:pPr>
        <w:rPr>
          <w:rStyle w:val="afffe"/>
          <w:rFonts w:ascii="Fb Fontext" w:hAnsi="Fb Fontext"/>
          <w:b/>
          <w:rtl/>
        </w:rPr>
      </w:pPr>
      <w:r w:rsidRPr="006F178A">
        <w:rPr>
          <w:rStyle w:val="afffe"/>
          <w:rFonts w:ascii="Fb Fontext" w:hAnsi="Fb Fontext"/>
          <w:rtl/>
        </w:rPr>
        <w:t xml:space="preserve">ודחתה </w:t>
      </w:r>
      <w:ins w:id="90555" w:author="קלוד" w:date="2026-10-11T13:11:34Z">
        <w:r>
          <w:rPr>
            <w:rStyle w:val="afffe"/>
            <w:rFonts w:ascii="Fb Fontext" w:hAnsi="Fb Fontext"/>
            <w:rtl/>
          </w:rPr>
          <w:t xml:space="preserve">הגמ':</w:t>
        </w:r>
      </w:ins>
      <w:del w:id="90556" w:author="קלוד" w:date="2026-10-11T13:11:34Z">
        <w:r w:rsidRPr="006F178A">
          <w:rPr>
            <w:rStyle w:val="afffe"/>
            <w:rFonts w:ascii="Fb Fontext" w:hAnsi="Fb Fontext"/>
            <w:rtl/>
          </w:rPr>
          <w:delText xml:space="preserve">הגמ'</w:delText>
        </w:r>
      </w:del>
      <w:r w:rsidRPr="006F178A">
        <w:rPr>
          <w:rtl/>
        </w:rPr>
        <w:t xml:space="preserve"> </w:t>
      </w:r>
      <w:ins w:id="90553" w:author="קלוד" w:date="2026-10-11T13:11:34Z">
        <w:r>
          <w:rPr>
            <w:rtl/>
          </w:rPr>
          <w:t xml:space="preserve">דווקא</w:t>
        </w:r>
      </w:ins>
      <w:del w:id="90554" w:author="קלוד" w:date="2026-10-11T13:11:34Z">
        <w:r w:rsidRPr="006F178A">
          <w:rPr>
            <w:rtl/>
          </w:rPr>
          <w:delText xml:space="preserve">דדווקא</w:delText>
        </w:r>
      </w:del>
      <w:r w:rsidRPr="006F178A">
        <w:rPr>
          <w:rtl/>
        </w:rPr>
        <w:t xml:space="preserve"> </w:t>
      </w:r>
      <w:ins w:id="90757" w:author="מנוע מכני" w:date="2026-10-11T12:04:39Z">
        <w:ins w:id="90551" w:author="קלוד" w:date="2026-10-11T13:11:34Z">
          <w:r>
            <w:rPr>
              <w:rtl/>
            </w:rPr>
            <w:t xml:space="preserve">שם,</w:t>
          </w:r>
        </w:ins>
        <w:del w:id="90552" w:author="קלוד" w:date="2026-10-11T13:11:34Z">
          <w:r>
            <w:rPr>
              <w:rtl/>
            </w:rPr>
            <w:delText xml:space="preserve">שם</w:delText>
          </w:r>
        </w:del>
      </w:ins>
      <w:del w:id="90758" w:author="מנוע מכני" w:date="2026-10-11T12:04:39Z">
        <w:r w:rsidRPr="006F178A">
          <w:rPr>
            <w:rtl/>
          </w:rPr>
          <w:delText xml:space="preserve">התם</w:delText>
        </w:r>
      </w:del>
      <w:r w:rsidRPr="006F178A">
        <w:rPr>
          <w:rtl/>
        </w:rPr>
        <w:t xml:space="preserve"> ספר </w:t>
      </w:r>
      <w:ins w:id="95541" w:author="מנוע מכני" w:date="2026-10-11T12:04:39Z">
        <w:ins w:id="90549" w:author="קלוד" w:date="2026-10-11T13:11:34Z">
          <w:r>
            <w:rPr>
              <w:rtl/>
            </w:rPr>
            <w:t xml:space="preserve">עשוי</w:t>
          </w:r>
        </w:ins>
        <w:del w:id="90550" w:author="קלוד" w:date="2026-10-11T13:11:34Z">
          <w:r>
            <w:rPr>
              <w:rtl/>
            </w:rPr>
            <w:delText xml:space="preserve">עשה</w:delText>
          </w:r>
        </w:del>
      </w:ins>
      <w:del w:id="95542" w:author="מנוע מכני" w:date="2026-10-11T12:04:39Z">
        <w:r w:rsidRPr="006F178A">
          <w:rPr>
            <w:rtl/>
          </w:rPr>
          <w:delText xml:space="preserve">עביד</w:delText>
        </w:r>
      </w:del>
      <w:r w:rsidRPr="006F178A">
        <w:rPr>
          <w:rtl/>
        </w:rPr>
        <w:t xml:space="preserve"> </w:t>
      </w:r>
      <w:ins w:id="90547" w:author="קלוד" w:date="2026-10-11T13:11:34Z">
        <w:r>
          <w:rPr>
            <w:rtl/>
          </w:rPr>
          <w:t xml:space="preserve">לנוח,</w:t>
        </w:r>
      </w:ins>
      <w:del w:id="90548" w:author="קלוד" w:date="2026-10-11T13:11:34Z">
        <w:r w:rsidRPr="006F178A">
          <w:rPr>
            <w:rtl/>
          </w:rPr>
          <w:delText xml:space="preserve">דנייח,</w:delText>
        </w:r>
      </w:del>
      <w:r w:rsidRPr="006F178A">
        <w:rPr>
          <w:rtl/>
        </w:rPr>
        <w:t xml:space="preserve"> אבל מים </w:t>
      </w:r>
      <w:ins w:id="90545" w:author="קלוד" w:date="2026-10-11T13:11:34Z">
        <w:r>
          <w:rPr>
            <w:rtl/>
          </w:rPr>
          <w:t xml:space="preserve">אינם</w:t>
        </w:r>
      </w:ins>
      <w:del w:id="90546" w:author="קלוד" w:date="2026-10-11T13:11:34Z">
        <w:r w:rsidRPr="006F178A">
          <w:rPr>
            <w:rtl/>
          </w:rPr>
          <w:delText xml:space="preserve">מי</w:delText>
        </w:r>
      </w:del>
      <w:r w:rsidRPr="006F178A">
        <w:rPr>
          <w:rtl/>
        </w:rPr>
        <w:t xml:space="preserve"> </w:t>
      </w:r>
      <w:ins w:id="90543" w:author="קלוד" w:date="2026-10-11T13:11:34Z">
        <w:r>
          <w:rPr>
            <w:rtl/>
          </w:rPr>
          <w:t xml:space="preserve">עשויים</w:t>
        </w:r>
      </w:ins>
      <w:del w:id="90544" w:author="קלוד" w:date="2026-10-11T13:11:34Z">
        <w:r w:rsidRPr="006F178A">
          <w:rPr>
            <w:rtl/>
          </w:rPr>
          <w:delText xml:space="preserve">עבידי</w:delText>
        </w:r>
      </w:del>
      <w:r w:rsidRPr="006F178A">
        <w:rPr>
          <w:rtl/>
        </w:rPr>
        <w:t xml:space="preserve"> </w:t>
      </w:r>
      <w:ins w:id="90541" w:author="קלוד" w:date="2026-10-11T13:11:34Z">
        <w:r>
          <w:rPr>
            <w:rtl/>
          </w:rPr>
          <w:t xml:space="preserve">לנוח.</w:t>
        </w:r>
      </w:ins>
      <w:del w:id="90542" w:author="קלוד" w:date="2026-10-11T13:11:34Z">
        <w:r w:rsidRPr="006F178A">
          <w:rPr>
            <w:rtl/>
          </w:rPr>
          <w:delText xml:space="preserve">דנייחי.</w:delText>
        </w:r>
      </w:del>
    </w:p>
    <w:p>
      <w:pPr>
        <w:pStyle w:val="38"/>
        <w:rPr>
          <w:ins w:id="96374" w:author="מנוע מכני" w:date="2026-10-11T12:04:39Z"/>
        </w:rPr>
      </w:pPr>
      <w:r w:rsidRPr="006F178A">
        <w:t>ב.</w:t>
      </w:r>
      <w:r w:rsidRPr="006F178A">
        <w:t xml:space="preserve"> - אלא </w:t>
      </w:r>
      <w:r w:rsidRPr="006F178A">
        <w:t xml:space="preserve">אמר</w:t>
      </w:r>
      <w:r w:rsidRPr="006F178A">
        <w:t xml:space="preserve"> רבא:</w:t>
      </w:r>
    </w:p>
    <w:p w:rsidR="00E9703F" w:rsidRPr="009757B9" w:rsidRDefault="00E9703F" w:rsidP="00E9703F">
      <w:pPr>
        <w:rPr>
          <w:rFonts w:cs="Guttman Vilna"/>
          <w:b/>
          <w:bCs/>
          <w:rtl/>
        </w:rPr>
      </w:pPr>
      <w:del w:id="96375" w:author="מנוע מכני" w:date="2026-10-11T12:04:39Z">
        <w:r w:rsidRPr="006F178A">
          <w:rPr>
            <w:rtl/>
          </w:rPr>
          <w:delText xml:space="preserve"> </w:delText>
        </w:r>
      </w:del>
      <w:r w:rsidRPr="006F178A">
        <w:rPr>
          <w:rtl/>
        </w:rPr>
        <w:t xml:space="preserve">כגון שקלט מע"ג גומא. </w:t>
      </w:r>
      <w:r w:rsidRPr="006F178A">
        <w:rPr>
          <w:rtl/>
        </w:rPr>
        <w:t xml:space="preserve">וקמ"ל</w:t>
      </w:r>
      <w:r w:rsidRPr="006F178A">
        <w:rPr>
          <w:rtl/>
        </w:rPr>
        <w:t xml:space="preserve"> </w:t>
      </w:r>
      <w:ins w:id="90759" w:author="מנוע מכני" w:date="2026-10-11T12:04:39Z">
        <w:r>
          <w:rPr>
            <w:rtl/>
          </w:rPr>
          <w:t xml:space="preserve">דאמרו</w:t>
        </w:r>
      </w:ins>
      <w:del w:id="90760" w:author="מנוע מכני" w:date="2026-10-11T12:04:39Z">
        <w:r w:rsidRPr="006F178A">
          <w:rPr>
            <w:rtl/>
          </w:rPr>
          <w:delText xml:space="preserve">דאמרי</w:delText>
        </w:r>
      </w:del>
      <w:r w:rsidRPr="006F178A">
        <w:rPr>
          <w:rtl/>
        </w:rPr>
        <w:t xml:space="preserve"> דמים </w:t>
      </w:r>
      <w:r w:rsidRPr="006F178A">
        <w:rPr>
          <w:rtl/>
        </w:rPr>
        <w:t xml:space="preserve">ע"ג</w:t>
      </w:r>
      <w:r w:rsidRPr="006F178A">
        <w:rPr>
          <w:rtl/>
        </w:rPr>
        <w:t xml:space="preserve"> מים הנחה הוא.</w:t>
      </w:r>
    </w:p>
    <w:p w:rsidR="00E9703F" w:rsidRPr="006F178A" w:rsidRDefault="00E9703F" w:rsidP="00E9703F">
      <w:pPr>
        <w:rPr>
          <w:rtl/>
        </w:rPr>
      </w:pPr>
      <w:ins w:id="90567" w:author="קלוד" w:date="2026-10-11T13:11:34Z">
        <w:r>
          <w:rPr>
            <w:rFonts w:ascii="Fb Fontext" w:hAnsi="Fb Fontext"/>
            <w:sz w:val="20"/>
            <w:rtl/>
          </w:rPr>
          <w:t xml:space="preserve">והולך</w:t>
        </w:r>
      </w:ins>
      <w:del w:id="90568" w:author="קלוד" w:date="2026-10-11T13:11:34Z">
        <w:r w:rsidRPr="006F178A">
          <w:rPr>
            <w:rFonts w:ascii="Fb Fontext" w:hAnsi="Fb Fontext"/>
            <w:sz w:val="20"/>
            <w:rtl/>
          </w:rPr>
          <w:delText xml:space="preserve">ואזדא</w:delText>
        </w:r>
      </w:del>
      <w:r w:rsidRPr="006F178A">
        <w:rPr>
          <w:rFonts w:ascii="Fb Fontext" w:hAnsi="Fb Fontext"/>
          <w:sz w:val="20"/>
          <w:rtl/>
        </w:rPr>
        <w:t xml:space="preserve"> </w:t>
      </w:r>
      <w:r w:rsidRPr="006F178A">
        <w:rPr>
          <w:rStyle w:val="2fb"/>
          <w:rFonts w:ascii="Fb Fontext" w:hAnsi="Fb Fontext"/>
          <w:sz w:val="20"/>
          <w:rtl/>
        </w:rPr>
        <w:t xml:space="preserve">רבא</w:t>
      </w:r>
      <w:r w:rsidRPr="006F178A">
        <w:rPr>
          <w:rFonts w:ascii="Fb Fontext" w:hAnsi="Fb Fontext"/>
          <w:sz w:val="20"/>
          <w:rtl/>
        </w:rPr>
        <w:t xml:space="preserve"> </w:t>
      </w:r>
      <w:ins w:id="90761" w:author="מנוע מכני" w:date="2026-10-11T12:04:39Z">
        <w:ins w:id="90565" w:author="קלוד" w:date="2026-10-11T13:11:34Z">
          <w:r>
            <w:rPr>
              <w:rFonts w:ascii="Fb Fontext" w:hAnsi="Fb Fontext"/>
              <w:sz w:val="20"/>
              <w:rtl/>
            </w:rPr>
            <w:t xml:space="preserve">לשיטתו:</w:t>
          </w:r>
        </w:ins>
        <w:del w:id="90566" w:author="קלוד" w:date="2026-10-11T13:11:34Z">
          <w:r>
            <w:rPr>
              <w:rFonts w:ascii="Fb Fontext" w:hAnsi="Fb Fontext"/>
              <w:sz w:val="20"/>
              <w:rtl/>
            </w:rPr>
            <w:delText xml:space="preserve">לשיטתו</w:delText>
          </w:r>
          <w:r w:rsidRPr="006F178A">
            <w:rPr>
              <w:rFonts w:ascii="Fb Fontext" w:hAnsi="Fb Fontext"/>
              <w:sz w:val="20"/>
              <w:rtl/>
            </w:rPr>
            <w:delText xml:space="preserve">,</w:delText>
          </w:r>
        </w:del>
      </w:ins>
      <w:del w:id="90762" w:author="מנוע מכני" w:date="2026-10-11T12:04:39Z">
        <w:r w:rsidRPr="006F178A">
          <w:rPr>
            <w:rFonts w:ascii="Fb Fontext" w:hAnsi="Fb Fontext"/>
            <w:sz w:val="20"/>
            <w:rtl/>
          </w:rPr>
          <w:delText xml:space="preserve">לטעמיה</w:delText>
        </w:r>
      </w:del>
      <w:r w:rsidRPr="006F178A">
        <w:rPr>
          <w:rFonts w:ascii="Fb Fontext" w:hAnsi="Fb Fontext"/>
          <w:sz w:val="20"/>
          <w:rtl/>
        </w:rPr>
        <w:t xml:space="preserve"> </w:t>
      </w:r>
      <w:ins w:id="90563" w:author="קלוד" w:date="2026-10-11T13:11:34Z">
        <w:r>
          <w:rPr>
            <w:rFonts w:ascii="Fb Fontext" w:hAnsi="Fb Fontext"/>
            <w:sz w:val="20"/>
            <w:rtl/>
          </w:rPr>
          <w:t xml:space="preserve">מים</w:t>
        </w:r>
      </w:ins>
      <w:del w:id="90564" w:author="קלוד" w:date="2026-10-11T13:11:34Z">
        <w:r w:rsidRPr="006F178A">
          <w:rPr>
            <w:rFonts w:ascii="Fb Fontext" w:hAnsi="Fb Fontext"/>
            <w:sz w:val="20"/>
            <w:rtl/>
          </w:rPr>
          <w:delText xml:space="preserve">דמים</w:delText>
        </w:r>
      </w:del>
      <w:r w:rsidRPr="006F178A">
        <w:rPr>
          <w:rFonts w:ascii="Fb Fontext" w:hAnsi="Fb Fontext"/>
          <w:sz w:val="20"/>
          <w:rtl/>
        </w:rPr>
        <w:t xml:space="preserve"> </w:t>
      </w:r>
      <w:r w:rsidRPr="006F178A">
        <w:rPr>
          <w:rFonts w:ascii="Fb Fontext" w:hAnsi="Fb Fontext"/>
          <w:sz w:val="20"/>
          <w:rtl/>
        </w:rPr>
        <w:t xml:space="preserve">ע"ג</w:t>
      </w:r>
      <w:r w:rsidRPr="006F178A">
        <w:rPr>
          <w:rFonts w:ascii="Fb Fontext" w:hAnsi="Fb Fontext"/>
          <w:sz w:val="20"/>
          <w:rtl/>
        </w:rPr>
        <w:t xml:space="preserve"> מים - </w:t>
      </w:r>
      <w:ins w:id="90561" w:author="קלוד" w:date="2026-10-11T13:11:34Z">
        <w:r>
          <w:rPr>
            <w:rFonts w:ascii="Fb Fontext" w:hAnsi="Fb Fontext"/>
            <w:sz w:val="20"/>
            <w:rtl/>
          </w:rPr>
          <w:t xml:space="preserve">זו</w:t>
        </w:r>
      </w:ins>
      <w:del w:id="90562" w:author="קלוד" w:date="2026-10-11T13:11:34Z">
        <w:r w:rsidRPr="006F178A">
          <w:rPr>
            <w:rFonts w:ascii="Fb Fontext" w:hAnsi="Fb Fontext"/>
            <w:sz w:val="20"/>
            <w:rtl/>
          </w:rPr>
          <w:delText xml:space="preserve">היינו</w:delText>
        </w:r>
      </w:del>
      <w:r w:rsidRPr="006F178A">
        <w:rPr>
          <w:rFonts w:ascii="Fb Fontext" w:hAnsi="Fb Fontext"/>
          <w:sz w:val="20"/>
          <w:rtl/>
        </w:rPr>
        <w:t xml:space="preserve"> הנחתן, אגוז </w:t>
      </w:r>
      <w:r w:rsidRPr="006F178A">
        <w:rPr>
          <w:rFonts w:ascii="Fb Fontext" w:hAnsi="Fb Fontext"/>
          <w:sz w:val="20"/>
          <w:rtl/>
        </w:rPr>
        <w:t xml:space="preserve">ע"ג</w:t>
      </w:r>
      <w:r w:rsidRPr="006F178A">
        <w:rPr>
          <w:rFonts w:ascii="Fb Fontext" w:hAnsi="Fb Fontext"/>
          <w:sz w:val="20"/>
          <w:rtl/>
        </w:rPr>
        <w:t xml:space="preserve"> מים - </w:t>
      </w:r>
      <w:ins w:id="90763" w:author="מנוע מכני" w:date="2026-10-11T12:04:39Z">
        <w:ins w:id="90559" w:author="קלוד" w:date="2026-10-11T13:11:34Z">
          <w:r>
            <w:rPr>
              <w:rFonts w:ascii="Fb Fontext" w:hAnsi="Fb Fontext"/>
              <w:sz w:val="20"/>
              <w:rtl/>
            </w:rPr>
            <w:t xml:space="preserve">אין</w:t>
          </w:r>
        </w:ins>
        <w:del w:id="90560" w:author="קלוד" w:date="2026-10-11T13:11:34Z">
          <w:r>
            <w:rPr>
              <w:rFonts w:ascii="Fb Fontext" w:hAnsi="Fb Fontext"/>
              <w:sz w:val="20"/>
              <w:rtl/>
            </w:rPr>
            <w:delText xml:space="preserve">לא</w:delText>
          </w:r>
        </w:del>
      </w:ins>
      <w:del w:id="90764" w:author="מנוע מכני" w:date="2026-10-11T12:04:39Z">
        <w:r w:rsidRPr="006F178A">
          <w:rPr>
            <w:rFonts w:ascii="Fb Fontext" w:hAnsi="Fb Fontext"/>
            <w:sz w:val="20"/>
            <w:rtl/>
          </w:rPr>
          <w:delText xml:space="preserve">לאו</w:delText>
        </w:r>
      </w:del>
      <w:r w:rsidRPr="006F178A">
        <w:rPr>
          <w:rFonts w:ascii="Fb Fontext" w:hAnsi="Fb Fontext"/>
          <w:sz w:val="20"/>
          <w:rtl/>
        </w:rPr>
        <w:t xml:space="preserve"> </w:t>
      </w:r>
      <w:ins w:id="90557" w:author="קלוד" w:date="2026-10-11T13:11:34Z">
        <w:r>
          <w:rPr>
            <w:rFonts w:ascii="Fb Fontext" w:hAnsi="Fb Fontext"/>
            <w:sz w:val="20"/>
            <w:rtl/>
          </w:rPr>
          <w:t xml:space="preserve">זו</w:t>
        </w:r>
      </w:ins>
      <w:del w:id="90558" w:author="קלוד" w:date="2026-10-11T13:11:34Z">
        <w:r w:rsidRPr="006F178A">
          <w:rPr>
            <w:rFonts w:ascii="Fb Fontext" w:hAnsi="Fb Fontext"/>
            <w:sz w:val="20"/>
            <w:rtl/>
          </w:rPr>
          <w:delText xml:space="preserve">היינו</w:delText>
        </w:r>
      </w:del>
      <w:r w:rsidRPr="006F178A">
        <w:rPr>
          <w:rFonts w:ascii="Fb Fontext" w:hAnsi="Fb Fontext"/>
          <w:sz w:val="20"/>
          <w:rtl/>
        </w:rPr>
        <w:t xml:space="preserve"> הנחתו.</w:t>
      </w:r>
    </w:p>
    <w:p>
      <w:pPr>
        <w:pStyle w:val="afffff8"/>
        <w:rPr>
          <w:ins w:id="91301" w:author="קלוד" w:date="2026-10-11T12:33:55Z"/>
        </w:rPr>
      </w:pPr>
      <w:ins w:id="91302" w:author="קלוד" w:date="2026-10-11T12:33:55Z">
        <w:r>
          <w:rPr>
            <w:color w:val="7B3F00"/>
          </w:rPr>
          <w:t xml:space="preserve">אגוז בכלי הצף על מים - האם הולכים אחר אגוז או כלי?</w:t>
        </w:r>
      </w:ins>
    </w:p>
    <w:p>
      <w:pPr>
        <w:pStyle w:val="38"/>
        <w:rPr>
          <w:ins w:id="96377" w:author="מנוע מכני" w:date="2026-10-11T12:04:39Z"/>
        </w:rPr>
      </w:pPr>
      <w:del w:id="96376" w:author="מנוע מכני" w:date="2026-10-11T12:04:39Z">
        <w:r w:rsidRPr="006F178A">
          <w:delText xml:space="preserve">•</w:delText>
        </w:r>
      </w:del>
      <w:r w:rsidRPr="006F178A">
        <w:t xml:space="preserve"> </w:t>
      </w:r>
      <w:r w:rsidRPr="006F178A">
        <w:t>בעי רבא</w:t>
      </w:r>
      <w:r w:rsidRPr="006F178A">
        <w:t xml:space="preserve">:</w:t>
      </w:r>
    </w:p>
    <w:p w:rsidR="00E9703F" w:rsidRDefault="00E9703F" w:rsidP="00E9703F">
      <w:pPr>
        <w:rPr>
          <w:rFonts w:ascii="Fb Fontext" w:hAnsi="Fb Fontext"/>
          <w:rtl/>
        </w:rPr>
      </w:pPr>
      <w:del w:id="96378" w:author="מנוע מכני" w:date="2026-10-11T12:04:39Z">
        <w:r w:rsidRPr="006F178A">
          <w:rPr>
            <w:rFonts w:ascii="Fb Fontext" w:hAnsi="Fb Fontext"/>
            <w:b/>
            <w:bCs/>
            <w:rtl/>
          </w:rPr>
          <w:delText xml:space="preserve"> </w:delText>
        </w:r>
      </w:del>
      <w:r w:rsidRPr="006F178A">
        <w:rPr>
          <w:rFonts w:ascii="Fb Fontext" w:hAnsi="Fb Fontext"/>
          <w:b/>
          <w:bCs/>
          <w:rtl/>
        </w:rPr>
        <w:t xml:space="preserve">אגוז בכלי,</w:t>
      </w:r>
      <w:r w:rsidRPr="006F178A">
        <w:rPr>
          <w:rFonts w:ascii="Fb Fontext" w:hAnsi="Fb Fontext"/>
          <w:rtl/>
        </w:rPr>
        <w:t xml:space="preserve"> וכלי צף </w:t>
      </w:r>
      <w:r w:rsidRPr="006F178A">
        <w:rPr>
          <w:rFonts w:ascii="Fb Fontext" w:hAnsi="Fb Fontext"/>
          <w:rtl/>
        </w:rPr>
        <w:t xml:space="preserve">ע"ג</w:t>
      </w:r>
      <w:r w:rsidRPr="006F178A">
        <w:rPr>
          <w:rFonts w:ascii="Fb Fontext" w:hAnsi="Fb Fontext"/>
          <w:rtl/>
        </w:rPr>
        <w:t xml:space="preserve"> </w:t>
      </w:r>
      <w:ins w:id="90577" w:author="קלוד" w:date="2026-10-11T13:11:34Z">
        <w:r>
          <w:rPr>
            <w:rFonts w:ascii="Fb Fontext" w:hAnsi="Fb Fontext"/>
            <w:rtl/>
          </w:rPr>
          <w:t xml:space="preserve">מים:</w:t>
        </w:r>
      </w:ins>
      <w:del w:id="90578" w:author="קלוד" w:date="2026-10-11T13:11:34Z">
        <w:r w:rsidRPr="006F178A">
          <w:rPr>
            <w:rFonts w:ascii="Fb Fontext" w:hAnsi="Fb Fontext"/>
            <w:rtl/>
          </w:rPr>
          <w:delText xml:space="preserve">מים,</w:delText>
        </w:r>
      </w:del>
      <w:r w:rsidRPr="006F178A">
        <w:rPr>
          <w:rFonts w:ascii="Fb Fontext" w:hAnsi="Fb Fontext"/>
          <w:rtl/>
        </w:rPr>
        <w:t xml:space="preserve"> </w:t>
      </w:r>
      <w:ins w:id="95633" w:author="מנוע מכני" w:date="2026-10-11T12:04:39Z">
        <w:r>
          <w:rPr>
            <w:rFonts w:ascii="Fb Fontext" w:hAnsi="Fb Fontext"/>
            <w:rtl/>
          </w:rPr>
          <w:t xml:space="preserve">אחר</w:t>
        </w:r>
      </w:ins>
      <w:del w:id="95634" w:author="מנוע מכני" w:date="2026-10-11T12:04:39Z">
        <w:r w:rsidRPr="006F178A">
          <w:rPr>
            <w:rFonts w:ascii="Fb Fontext" w:hAnsi="Fb Fontext"/>
            <w:rtl/>
          </w:rPr>
          <w:delText xml:space="preserve">בתר</w:delText>
        </w:r>
      </w:del>
      <w:r w:rsidRPr="006F178A">
        <w:rPr>
          <w:rFonts w:ascii="Fb Fontext" w:hAnsi="Fb Fontext"/>
          <w:rtl/>
        </w:rPr>
        <w:t xml:space="preserve"> </w:t>
      </w:r>
      <w:ins w:id="90575" w:author="קלוד" w:date="2026-10-11T13:11:34Z">
        <w:r>
          <w:rPr>
            <w:rFonts w:ascii="Fb Fontext" w:hAnsi="Fb Fontext"/>
            <w:rtl/>
          </w:rPr>
          <w:t xml:space="preserve">האגוז</w:t>
        </w:r>
      </w:ins>
      <w:del w:id="90576" w:author="קלוד" w:date="2026-10-11T13:11:34Z">
        <w:r w:rsidRPr="006F178A">
          <w:rPr>
            <w:rFonts w:ascii="Fb Fontext" w:hAnsi="Fb Fontext"/>
            <w:rtl/>
          </w:rPr>
          <w:delText xml:space="preserve">אגוז</w:delText>
        </w:r>
      </w:del>
      <w:r w:rsidRPr="006F178A">
        <w:rPr>
          <w:rFonts w:ascii="Fb Fontext" w:hAnsi="Fb Fontext"/>
          <w:rtl/>
        </w:rPr>
        <w:t xml:space="preserve"> </w:t>
      </w:r>
      <w:ins w:id="90765" w:author="מנוע מכני" w:date="2026-10-11T12:04:39Z">
        <w:ins w:id="90573" w:author="קלוד" w:date="2026-10-11T13:11:34Z">
          <w:r>
            <w:rPr>
              <w:rFonts w:ascii="Fb Fontext" w:hAnsi="Fb Fontext"/>
              <w:rtl/>
            </w:rPr>
            <w:t xml:space="preserve">הולכים,</w:t>
          </w:r>
        </w:ins>
        <w:del w:id="90574" w:author="קלוד" w:date="2026-10-11T13:11:34Z">
          <w:r>
            <w:rPr>
              <w:rFonts w:ascii="Fb Fontext" w:hAnsi="Fb Fontext"/>
              <w:rtl/>
            </w:rPr>
            <w:delText xml:space="preserve">הולכים</w:delText>
          </w:r>
        </w:del>
      </w:ins>
      <w:del w:id="90766" w:author="מנוע מכני" w:date="2026-10-11T12:04:39Z">
        <w:r w:rsidRPr="006F178A">
          <w:rPr>
            <w:rFonts w:ascii="Fb Fontext" w:hAnsi="Fb Fontext"/>
            <w:rtl/>
          </w:rPr>
          <w:delText xml:space="preserve">אזלינן</w:delText>
        </w:r>
      </w:del>
      <w:r w:rsidRPr="006F178A">
        <w:rPr>
          <w:rFonts w:ascii="Fb Fontext" w:hAnsi="Fb Fontext"/>
          <w:rtl/>
        </w:rPr>
        <w:t xml:space="preserve"> </w:t>
      </w:r>
      <w:ins w:id="90571" w:author="קלוד" w:date="2026-10-11T13:11:34Z">
        <w:r>
          <w:rPr>
            <w:rFonts w:ascii="Fb Fontext" w:hAnsi="Fb Fontext"/>
            <w:rtl/>
          </w:rPr>
          <w:t xml:space="preserve">והרי</w:t>
        </w:r>
      </w:ins>
      <w:del w:id="90572" w:author="קלוד" w:date="2026-10-11T13:11:34Z">
        <w:r w:rsidRPr="006F178A">
          <w:rPr>
            <w:rFonts w:ascii="Fb Fontext" w:hAnsi="Fb Fontext"/>
            <w:rtl/>
          </w:rPr>
          <w:delText xml:space="preserve">והא</w:delText>
        </w:r>
      </w:del>
      <w:r w:rsidRPr="006F178A">
        <w:rPr>
          <w:rFonts w:ascii="Fb Fontext" w:hAnsi="Fb Fontext"/>
          <w:rtl/>
        </w:rPr>
        <w:t xml:space="preserve"> </w:t>
      </w:r>
      <w:ins w:id="90569" w:author="קלוד" w:date="2026-10-11T13:11:34Z">
        <w:r>
          <w:rPr>
            <w:rFonts w:ascii="Fb Fontext" w:hAnsi="Fb Fontext"/>
            <w:rtl/>
          </w:rPr>
          <w:t xml:space="preserve">נח,</w:t>
        </w:r>
      </w:ins>
      <w:del w:id="90570" w:author="קלוד" w:date="2026-10-11T13:11:34Z">
        <w:r w:rsidRPr="006F178A">
          <w:rPr>
            <w:rFonts w:ascii="Fb Fontext" w:hAnsi="Fb Fontext"/>
            <w:rtl/>
          </w:rPr>
          <w:delText xml:space="preserve">נייח,</w:delText>
        </w:r>
      </w:del>
    </w:p>
    <w:p w:rsidR="00E9703F" w:rsidRPr="006F178A" w:rsidRDefault="00E9703F" w:rsidP="00E9703F">
      <w:pPr>
        <w:rPr>
          <w:rtl/>
        </w:rPr>
      </w:pPr>
      <w:r w:rsidRPr="006F178A">
        <w:rPr>
          <w:rtl/>
        </w:rPr>
        <w:tab/>
      </w:r>
      <w:r w:rsidRPr="006F178A">
        <w:rPr>
          <w:rtl/>
        </w:rPr>
        <w:tab/>
      </w:r>
      <w:del w:id="90082" w:author="מנוע מכני" w:date="2026-10-11T12:04:39Z">
        <w:r>
          <w:rPr>
            <w:rFonts w:hint="cs"/>
            <w:rtl/>
          </w:rPr>
          <w:delText xml:space="preserve"> </w:delText>
        </w:r>
        <w:r w:rsidRPr="006F178A">
          <w:rPr>
            <w:rFonts w:hint="cs"/>
            <w:rtl/>
          </w:rPr>
          <w:delText xml:space="preserve"> </w:delText>
        </w:r>
      </w:del>
      <w:ins w:id="90591" w:author="קלוד" w:date="2026-10-11T13:11:34Z">
        <w:r>
          <w:rPr>
            <w:rtl/>
          </w:rPr>
          <w:t xml:space="preserve">או שמא</w:t>
        </w:r>
      </w:ins>
      <w:del w:id="90592" w:author="קלוד" w:date="2026-10-11T13:11:34Z">
        <w:r w:rsidRPr="006F178A">
          <w:rPr>
            <w:rtl/>
          </w:rPr>
          <w:delText xml:space="preserve">א</w:delText>
        </w:r>
        <w:r w:rsidRPr="006F178A">
          <w:rPr>
            <w:rFonts w:hint="cs"/>
            <w:rtl/>
          </w:rPr>
          <w:delText xml:space="preserve">ו</w:delText>
        </w:r>
        <w:r w:rsidRPr="006F178A">
          <w:rPr>
            <w:rtl/>
          </w:rPr>
          <w:delText xml:space="preserve">"ד</w:delText>
        </w:r>
      </w:del>
      <w:r w:rsidRPr="006F178A">
        <w:rPr>
          <w:rtl/>
        </w:rPr>
        <w:t xml:space="preserve"> </w:t>
      </w:r>
      <w:ins w:id="95635" w:author="מנוע מכני" w:date="2026-10-11T12:04:39Z">
        <w:r>
          <w:rPr>
            <w:rtl/>
          </w:rPr>
          <w:t xml:space="preserve">אחר</w:t>
        </w:r>
      </w:ins>
      <w:del w:id="95636" w:author="מנוע מכני" w:date="2026-10-11T12:04:39Z">
        <w:r w:rsidRPr="006F178A">
          <w:rPr>
            <w:rtl/>
          </w:rPr>
          <w:delText xml:space="preserve">בתר</w:delText>
        </w:r>
      </w:del>
      <w:r w:rsidRPr="006F178A">
        <w:rPr>
          <w:rtl/>
        </w:rPr>
        <w:t xml:space="preserve"> </w:t>
      </w:r>
      <w:ins w:id="90589" w:author="קלוד" w:date="2026-10-11T13:11:34Z">
        <w:r>
          <w:rPr>
            <w:rtl/>
          </w:rPr>
          <w:t xml:space="preserve">הכלי</w:t>
        </w:r>
      </w:ins>
      <w:del w:id="90590" w:author="קלוד" w:date="2026-10-11T13:11:34Z">
        <w:r w:rsidRPr="006F178A">
          <w:rPr>
            <w:rtl/>
          </w:rPr>
          <w:delText xml:space="preserve">כלי</w:delText>
        </w:r>
      </w:del>
      <w:r w:rsidRPr="006F178A">
        <w:rPr>
          <w:rtl/>
        </w:rPr>
        <w:t xml:space="preserve"> </w:t>
      </w:r>
      <w:ins w:id="90767" w:author="מנוע מכני" w:date="2026-10-11T12:04:39Z">
        <w:ins w:id="90587" w:author="קלוד" w:date="2026-10-11T13:11:34Z">
          <w:r>
            <w:rPr>
              <w:rtl/>
            </w:rPr>
            <w:t xml:space="preserve">הולכים,</w:t>
          </w:r>
        </w:ins>
        <w:del w:id="90588" w:author="קלוד" w:date="2026-10-11T13:11:34Z">
          <w:r>
            <w:rPr>
              <w:rtl/>
            </w:rPr>
            <w:delText xml:space="preserve">הולכים</w:delText>
          </w:r>
        </w:del>
      </w:ins>
      <w:del w:id="90768" w:author="מנוע מכני" w:date="2026-10-11T12:04:39Z">
        <w:r w:rsidRPr="006F178A">
          <w:rPr>
            <w:rtl/>
          </w:rPr>
          <w:delText xml:space="preserve">אזלינן</w:delText>
        </w:r>
      </w:del>
      <w:r w:rsidRPr="006F178A">
        <w:rPr>
          <w:rtl/>
        </w:rPr>
        <w:t xml:space="preserve"> </w:t>
      </w:r>
      <w:ins w:id="90585" w:author="קלוד" w:date="2026-10-11T13:11:34Z">
        <w:r>
          <w:rPr>
            <w:rtl/>
          </w:rPr>
          <w:t xml:space="preserve">והרי</w:t>
        </w:r>
      </w:ins>
      <w:del w:id="90586" w:author="קלוד" w:date="2026-10-11T13:11:34Z">
        <w:r w:rsidRPr="006F178A">
          <w:rPr>
            <w:rtl/>
          </w:rPr>
          <w:delText xml:space="preserve">והא</w:delText>
        </w:r>
      </w:del>
      <w:r w:rsidRPr="006F178A">
        <w:rPr>
          <w:rtl/>
        </w:rPr>
        <w:t xml:space="preserve"> </w:t>
      </w:r>
      <w:ins w:id="90583" w:author="קלוד" w:date="2026-10-11T13:11:34Z">
        <w:r>
          <w:rPr>
            <w:rtl/>
          </w:rPr>
          <w:t xml:space="preserve">אינו</w:t>
        </w:r>
      </w:ins>
      <w:del w:id="90584" w:author="קלוד" w:date="2026-10-11T13:11:34Z">
        <w:r w:rsidRPr="006F178A">
          <w:rPr>
            <w:rtl/>
          </w:rPr>
          <w:delText xml:space="preserve">לא</w:delText>
        </w:r>
      </w:del>
      <w:r w:rsidRPr="006F178A">
        <w:rPr>
          <w:rtl/>
        </w:rPr>
        <w:t xml:space="preserve"> </w:t>
      </w:r>
      <w:ins w:id="90581" w:author="קלוד" w:date="2026-10-11T13:11:34Z">
        <w:r>
          <w:rPr>
            <w:rtl/>
          </w:rPr>
          <w:t xml:space="preserve">נח,</w:t>
        </w:r>
      </w:ins>
      <w:del w:id="90582" w:author="קלוד" w:date="2026-10-11T13:11:34Z">
        <w:r w:rsidRPr="006F178A">
          <w:rPr>
            <w:rtl/>
          </w:rPr>
          <w:delText xml:space="preserve">נייח,</w:delText>
        </w:r>
      </w:del>
      <w:r w:rsidRPr="006F178A">
        <w:rPr>
          <w:rtl/>
        </w:rPr>
        <w:t xml:space="preserve"> </w:t>
      </w:r>
      <w:ins w:id="90579" w:author="קלוד" w:date="2026-10-11T13:11:34Z">
        <w:r>
          <w:rPr>
            <w:rtl/>
          </w:rPr>
          <w:t xml:space="preserve">שנע.</w:t>
        </w:r>
      </w:ins>
      <w:del w:id="90580" w:author="קלוד" w:date="2026-10-11T13:11:34Z">
        <w:r w:rsidRPr="006F178A">
          <w:rPr>
            <w:rtl/>
          </w:rPr>
          <w:delText xml:space="preserve">דנייד?</w:delText>
        </w:r>
      </w:del>
      <w:r w:rsidRPr="006F178A">
        <w:rPr>
          <w:rtl/>
        </w:rPr>
        <w:t xml:space="preserve"> </w:t>
      </w:r>
      <w:r w:rsidRPr="00AC6BCA">
        <w:rPr>
          <w:b/>
          <w:bCs/>
          <w:rtl/>
        </w:rPr>
        <w:t>תיקו</w:t>
      </w:r>
      <w:r w:rsidRPr="006F178A">
        <w:rPr>
          <w:rtl/>
        </w:rPr>
        <w:t>.</w:t>
      </w:r>
    </w:p>
    <w:p w:rsidR="00E9703F" w:rsidRPr="006F178A" w:rsidRDefault="00E9703F" w:rsidP="00E9703F">
      <w:pPr>
        <w:rPr>
          <w:rtl/>
        </w:rPr>
      </w:pPr>
      <w:r w:rsidRPr="006F178A">
        <w:rPr>
          <w:rtl/>
        </w:rPr>
        <w:t xml:space="preserve">שמן שצף </w:t>
      </w:r>
      <w:r w:rsidRPr="006F178A">
        <w:rPr>
          <w:rtl/>
        </w:rPr>
        <w:t xml:space="preserve">ע"ג</w:t>
      </w:r>
      <w:r w:rsidRPr="006F178A">
        <w:rPr>
          <w:rtl/>
        </w:rPr>
        <w:t xml:space="preserve"> יין - מחלוקת </w:t>
      </w:r>
      <w:r w:rsidRPr="006F178A">
        <w:rPr>
          <w:rStyle w:val="2fb"/>
          <w:rtl/>
        </w:rPr>
        <w:t xml:space="preserve">רי"ו</w:t>
      </w:r>
      <w:r w:rsidRPr="006F178A">
        <w:rPr>
          <w:rtl/>
        </w:rPr>
        <w:t xml:space="preserve"> בן נורי ורבנן.</w:t>
      </w:r>
    </w:p>
    <w:p>
      <w:pPr>
        <w:pStyle w:val="38"/>
        <w:rPr>
          <w:ins w:id="96379" w:author="מנוע מכני" w:date="2026-10-11T12:04:39Z"/>
        </w:rPr>
      </w:pPr>
      <w:r w:rsidRPr="006F178A">
        <w:t xml:space="preserve">דתנן</w:t>
      </w:r>
      <w:r w:rsidRPr="006F178A">
        <w:t xml:space="preserve">:</w:t>
      </w:r>
    </w:p>
    <w:p w:rsidR="00E9703F" w:rsidRPr="009757B9" w:rsidRDefault="00E9703F" w:rsidP="00E9703F">
      <w:pPr>
        <w:rPr>
          <w:rFonts w:cs="Guttman Vilna"/>
          <w:b/>
          <w:bCs/>
          <w:rtl/>
        </w:rPr>
      </w:pPr>
      <w:del w:id="96380" w:author="מנוע מכני" w:date="2026-10-11T12:04:39Z">
        <w:r w:rsidRPr="006F178A">
          <w:rPr>
            <w:rtl/>
          </w:rPr>
          <w:delText xml:space="preserve"> </w:delText>
        </w:r>
      </w:del>
      <w:r w:rsidRPr="006F178A">
        <w:rPr>
          <w:rtl/>
        </w:rPr>
        <w:t xml:space="preserve">שמן שצף </w:t>
      </w:r>
      <w:r w:rsidRPr="006F178A">
        <w:rPr>
          <w:rtl/>
        </w:rPr>
        <w:t xml:space="preserve">ע"ג</w:t>
      </w:r>
      <w:r w:rsidRPr="006F178A">
        <w:rPr>
          <w:rtl/>
        </w:rPr>
        <w:t xml:space="preserve"> יין, ונגע טבול יום בשמן</w:t>
      </w:r>
      <w:r w:rsidRPr="006F178A">
        <w:rPr>
          <w:rFonts w:hint="cs"/>
          <w:rtl/>
        </w:rPr>
        <w:t xml:space="preserve"> </w:t>
      </w:r>
      <w:r w:rsidRPr="006F178A">
        <w:rPr>
          <w:rtl/>
        </w:rPr>
        <w:t xml:space="preserve">לא</w:t>
      </w:r>
      <w:r w:rsidRPr="006F178A">
        <w:rPr>
          <w:rtl/>
        </w:rPr>
        <w:t xml:space="preserve"> פסל אלא שמן בלבד</w:t>
      </w:r>
      <w:r w:rsidRPr="006F178A">
        <w:rPr>
          <w:rFonts w:hint="cs"/>
          <w:rtl/>
        </w:rPr>
        <w:t>,</w:t>
      </w:r>
      <w:r w:rsidRPr="006F178A">
        <w:rPr>
          <w:rtl/>
        </w:rPr>
        <w:t xml:space="preserve"> </w:t>
      </w:r>
      <w:r w:rsidRPr="006F178A">
        <w:rPr>
          <w:rStyle w:val="2fb"/>
          <w:rtl/>
        </w:rPr>
        <w:t xml:space="preserve">ריב"נ</w:t>
      </w:r>
      <w:r w:rsidRPr="006F178A">
        <w:rPr>
          <w:rtl/>
        </w:rPr>
        <w:t xml:space="preserve">: שניהם מחוברים זה ל</w:t>
      </w:r>
      <w:r w:rsidRPr="006F178A">
        <w:rPr>
          <w:rFonts w:hint="cs"/>
          <w:rtl/>
        </w:rPr>
        <w:t>זה.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381" w:author="מנוע מכני" w:date="2026-10-11T12:04:39Z"/>
        </w:rPr>
      </w:pPr>
      <w:r w:rsidRPr="00097464">
        <w:t xml:space="preserve">ר"א מר"א מרי"ו:</w:t>
      </w:r>
    </w:p>
    <w:p w:rsidR="00E9703F" w:rsidRPr="00097464" w:rsidRDefault="00E9703F" w:rsidP="00E9703F">
      <w:pPr>
        <w:rPr>
          <w:spacing w:val="-4"/>
          <w:rtl/>
        </w:rPr>
      </w:pPr>
      <w:del w:id="96382" w:author="מנוע מכני" w:date="2026-10-11T12:04:39Z">
        <w:r w:rsidRPr="00097464">
          <w:rPr>
            <w:rFonts w:ascii="Fb Fontext" w:hAnsi="Fb Fontext"/>
            <w:spacing w:val="-4"/>
            <w:rtl/>
          </w:rPr>
          <w:delText xml:space="preserve"> </w:delText>
        </w:r>
      </w:del>
      <w:r w:rsidRPr="00097464">
        <w:rPr>
          <w:rFonts w:ascii="Fb Fontext" w:hAnsi="Fb Fontext"/>
          <w:spacing w:val="-4"/>
          <w:rtl/>
        </w:rPr>
        <w:t xml:space="preserve">היה טעון אוכלים ומשקין ונכנס ויוצא כל היום כולו - אינו חייב עד שיעמוד.</w:t>
      </w:r>
    </w:p>
    <w:p>
      <w:pPr>
        <w:pStyle w:val="38"/>
        <w:rPr>
          <w:ins w:id="96383" w:author="מנוע מכני" w:date="2026-10-11T12:04:39Z"/>
        </w:rPr>
      </w:pPr>
      <w:del w:id="99380" w:author="מנוע מכני" w:date="2026-10-11T12:04:39Z">
        <w:r w:rsidRPr="006F178A">
          <w:delText xml:space="preserve">אמר </w:delText>
        </w:r>
      </w:del>
      <w:r w:rsidRPr="006F178A">
        <w:t xml:space="preserve">אביי:</w:t>
      </w:r>
    </w:p>
    <w:p w:rsidR="00E9703F" w:rsidRPr="006F178A" w:rsidRDefault="00E9703F" w:rsidP="00E9703F">
      <w:pPr>
        <w:rPr>
          <w:rtl/>
        </w:rPr>
      </w:pPr>
      <w:del w:id="96384" w:author="מנוע מכני" w:date="2026-10-11T12:04:39Z">
        <w:r w:rsidRPr="006F178A">
          <w:rPr>
            <w:rtl/>
          </w:rPr>
          <w:delText xml:space="preserve"> </w:delText>
        </w:r>
      </w:del>
      <w:r w:rsidRPr="006F178A">
        <w:rPr>
          <w:rtl/>
        </w:rPr>
        <w:t xml:space="preserve">והוא שעמד </w:t>
      </w:r>
      <w:ins w:id="90597" w:author="קלוד" w:date="2026-10-11T13:11:34Z">
        <w:r>
          <w:rPr>
            <w:rtl/>
          </w:rPr>
          <w:t xml:space="preserve">לפוש,</w:t>
        </w:r>
      </w:ins>
      <w:del w:id="90598" w:author="קלוד" w:date="2026-10-11T13:11:34Z">
        <w:r w:rsidRPr="006F178A">
          <w:rPr>
            <w:rtl/>
          </w:rPr>
          <w:delText xml:space="preserve">לפוש,-</w:delText>
        </w:r>
      </w:del>
      <w:r w:rsidRPr="006F178A">
        <w:rPr>
          <w:rFonts w:hint="cs"/>
          <w:rtl/>
        </w:rPr>
        <w:t xml:space="preserve"> </w:t>
      </w:r>
      <w:ins w:id="90595" w:author="קלוד" w:date="2026-10-11T13:11:34Z">
        <w:r>
          <w:rPr>
            <w:rtl/>
          </w:rPr>
          <w:t xml:space="preserve">מכך שאמר</w:t>
        </w:r>
      </w:ins>
      <w:del w:id="90596" w:author="קלוד" w:date="2026-10-11T13:11:34Z">
        <w:r w:rsidRPr="006F178A">
          <w:rPr>
            <w:rtl/>
          </w:rPr>
          <w:delText xml:space="preserve">מדאמר</w:delText>
        </w:r>
      </w:del>
      <w:r w:rsidRPr="006F178A">
        <w:rPr>
          <w:rtl/>
        </w:rPr>
        <w:t xml:space="preserve"> מר: תוך </w:t>
      </w:r>
      <w:ins w:id="90593" w:author="קלוד" w:date="2026-10-11T13:11:34Z">
        <w:r>
          <w:rPr>
            <w:rtl/>
          </w:rPr>
          <w:t xml:space="preserve">ד"א -</w:t>
        </w:r>
      </w:ins>
      <w:del w:id="90594" w:author="קלוד" w:date="2026-10-11T13:11:34Z">
        <w:r w:rsidRPr="006F178A">
          <w:rPr>
            <w:rtl/>
          </w:rPr>
          <w:delText xml:space="preserve">ד"א</w:delText>
        </w:r>
      </w:del>
      <w:r w:rsidRPr="006F178A">
        <w:rPr>
          <w:rtl/>
        </w:rPr>
        <w:t xml:space="preserve"> עמד לפוש פטור, לכתף - חייב.</w:t>
      </w:r>
    </w:p>
    <w:p w:rsidR="00E9703F" w:rsidRPr="009757B9" w:rsidRDefault="00E9703F" w:rsidP="00E9703F">
      <w:pPr>
        <w:rPr>
          <w:rFonts w:cs="Guttman Vilna"/>
          <w:b/>
          <w:bCs/>
          <w:rtl/>
        </w:rPr>
      </w:pPr>
      <w:r w:rsidRPr="006F178A">
        <w:rPr>
          <w:rtl/>
        </w:rPr>
        <w:t xml:space="preserve">וחוץ לד"א לפוש חייב, לכתף - פטור. </w:t>
      </w:r>
      <w:r w:rsidRPr="006F178A">
        <w:rPr>
          <w:rtl/>
        </w:rPr>
        <w:t xml:space="preserve">וקמ"ל</w:t>
      </w:r>
      <w:r w:rsidRPr="006F178A">
        <w:rPr>
          <w:rtl/>
        </w:rPr>
        <w:t xml:space="preserve"> שלא היתה עקירה משעה ראשונה לכך.</w:t>
      </w:r>
    </w:p>
    <w:p>
      <w:pPr>
        <w:pStyle w:val="38"/>
        <w:rPr>
          <w:ins w:id="96385" w:author="מנוע מכני" w:date="2026-10-11T12:04:39Z"/>
        </w:rPr>
      </w:pPr>
      <w:r>
        <w:t>ואפי'</w:t>
      </w:r>
      <w:r w:rsidRPr="006F178A">
        <w:t xml:space="preserve"> דאר"ס מר"א מרי"ו:</w:t>
      </w:r>
    </w:p>
    <w:p w:rsidR="00E9703F" w:rsidRPr="006F178A" w:rsidRDefault="00E9703F" w:rsidP="00E9703F">
      <w:pPr>
        <w:rPr>
          <w:rtl/>
        </w:rPr>
      </w:pPr>
      <w:del w:id="96386" w:author="מנוע מכני" w:date="2026-10-11T12:04:39Z">
        <w:r w:rsidRPr="006F178A">
          <w:rPr>
            <w:rtl/>
          </w:rPr>
          <w:delText xml:space="preserve"> </w:delText>
        </w:r>
      </w:del>
      <w:r w:rsidRPr="006F178A">
        <w:rPr>
          <w:rtl/>
        </w:rPr>
        <w:t xml:space="preserve">המעביר חפצים מזוית לזוית, ונמלך עליהן והוציאן - פטור, שלא היתה עקירה משעה ראשונה </w:t>
      </w:r>
      <w:ins w:id="90607" w:author="קלוד" w:date="2026-10-11T13:11:34Z">
        <w:r>
          <w:rPr>
            <w:rtl/>
          </w:rPr>
          <w:t xml:space="preserve">לכך</w:t>
        </w:r>
      </w:ins>
      <w:del w:id="90608" w:author="קלוד" w:date="2026-10-11T13:11:34Z">
        <w:r w:rsidRPr="006F178A">
          <w:rPr>
            <w:rtl/>
          </w:rPr>
          <w:delText xml:space="preserve">לכך!</w:delText>
        </w:r>
      </w:del>
      <w:r w:rsidRPr="006F178A">
        <w:rPr>
          <w:rtl/>
        </w:rPr>
        <w:t xml:space="preserve"> - </w:t>
      </w:r>
      <w:ins w:id="90605" w:author="קלוד" w:date="2026-10-11T13:11:34Z">
        <w:r>
          <w:rPr>
            <w:rtl/>
          </w:rPr>
          <w:t xml:space="preserve">אמוראים</w:t>
        </w:r>
      </w:ins>
      <w:del w:id="90606" w:author="קלוד" w:date="2026-10-11T13:11:34Z">
        <w:r w:rsidRPr="006F178A">
          <w:rPr>
            <w:rtl/>
          </w:rPr>
          <w:delText xml:space="preserve">אמוראי</w:delText>
        </w:r>
      </w:del>
      <w:r w:rsidRPr="006F178A">
        <w:rPr>
          <w:rtl/>
        </w:rPr>
        <w:t xml:space="preserve"> </w:t>
      </w:r>
      <w:ins w:id="92145" w:author="מנוע מכני" w:date="2026-10-11T12:04:39Z">
        <w:r>
          <w:rPr>
            <w:rtl/>
          </w:rPr>
          <w:t xml:space="preserve">הם</w:t>
        </w:r>
      </w:ins>
      <w:del w:id="92146" w:author="מנוע מכני" w:date="2026-10-11T12:04:39Z">
        <w:r w:rsidRPr="006F178A">
          <w:rPr>
            <w:rtl/>
          </w:rPr>
          <w:delText xml:space="preserve">נינהו</w:delText>
        </w:r>
      </w:del>
      <w:r w:rsidRPr="006F178A">
        <w:rPr>
          <w:rtl/>
        </w:rPr>
        <w:t xml:space="preserve">, </w:t>
      </w:r>
      <w:ins w:id="90769" w:author="מנוע מכני" w:date="2026-10-11T12:04:39Z">
        <w:ins w:id="90603" w:author="קלוד" w:date="2026-10-11T13:11:34Z">
          <w:r>
            <w:rPr>
              <w:rtl/>
            </w:rPr>
            <w:t xml:space="preserve">ואמרוה</w:t>
          </w:r>
        </w:ins>
        <w:del w:id="90604" w:author="קלוד" w:date="2026-10-11T13:11:34Z">
          <w:r>
            <w:rPr>
              <w:rtl/>
            </w:rPr>
            <w:delText xml:space="preserve">ואמרו</w:delText>
          </w:r>
        </w:del>
      </w:ins>
      <w:del w:id="90770" w:author="מנוע מכני" w:date="2026-10-11T12:04:39Z">
        <w:r w:rsidRPr="006F178A">
          <w:rPr>
            <w:rtl/>
          </w:rPr>
          <w:delText xml:space="preserve">ואמרי</w:delText>
        </w:r>
      </w:del>
      <w:r w:rsidRPr="006F178A">
        <w:rPr>
          <w:rtl/>
        </w:rPr>
        <w:t xml:space="preserve"> </w:t>
      </w:r>
      <w:ins w:id="90601" w:author="קלוד" w:date="2026-10-11T13:11:34Z">
        <w:r>
          <w:rPr>
            <w:rtl/>
          </w:rPr>
          <w:t xml:space="preserve">בשתי</w:t>
        </w:r>
      </w:ins>
      <w:del w:id="90602" w:author="קלוד" w:date="2026-10-11T13:11:34Z">
        <w:r w:rsidRPr="006F178A">
          <w:rPr>
            <w:rtl/>
          </w:rPr>
          <w:delText xml:space="preserve">לה</w:delText>
        </w:r>
      </w:del>
      <w:r w:rsidRPr="006F178A">
        <w:rPr>
          <w:rtl/>
        </w:rPr>
        <w:t xml:space="preserve"> </w:t>
      </w:r>
      <w:ins w:id="90599" w:author="קלוד" w:date="2026-10-11T13:11:34Z">
        <w:r>
          <w:rPr>
            <w:rtl/>
          </w:rPr>
          <w:t xml:space="preserve">לשונות.</w:t>
        </w:r>
      </w:ins>
      <w:del w:id="90600" w:author="קלוד" w:date="2026-10-11T13:11:34Z">
        <w:r w:rsidRPr="006F178A">
          <w:rPr>
            <w:rtl/>
          </w:rPr>
          <w:delText xml:space="preserve">בתרי לישנא.</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ה:</w:t>
      </w:r>
    </w:p>
    <w:p>
      <w:pPr>
        <w:pStyle w:val="afffff8"/>
        <w:rPr>
          <w:ins w:id="91299" w:author="קלוד" w:date="2026-10-11T12:33:55Z"/>
        </w:rPr>
      </w:pPr>
      <w:ins w:id="91300" w:author="קלוד" w:date="2026-10-11T12:33:55Z">
        <w:r>
          <w:rPr>
            <w:color w:val="7B3F00"/>
          </w:rPr>
          <w:t xml:space="preserve">המוציא מחנות לפלטיא דרך סטיו - מהלך כעומד לבן עזאי</w:t>
        </w:r>
      </w:ins>
    </w:p>
    <w:p>
      <w:pPr>
        <w:pStyle w:val="38"/>
        <w:rPr>
          <w:ins w:id="96388" w:author="מנוע מכני" w:date="2026-10-11T12:04:39Z"/>
        </w:rPr>
      </w:pPr>
      <w:del w:id="96387"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6389" w:author="מנוע מכני" w:date="2026-10-11T12:04:39Z">
        <w:r w:rsidRPr="006F178A">
          <w:rPr>
            <w:rFonts w:ascii="Fb Fontext" w:hAnsi="Fb Fontext"/>
            <w:rtl/>
          </w:rPr>
          <w:delText xml:space="preserve"> </w:delText>
        </w:r>
      </w:del>
      <w:r w:rsidRPr="006F178A">
        <w:rPr>
          <w:rFonts w:ascii="Fb Fontext" w:hAnsi="Fb Fontext"/>
          <w:rtl/>
        </w:rPr>
        <w:t xml:space="preserve">המוציא מחנות לפלטיא דרך סטיו </w:t>
      </w:r>
      <w:ins w:id="90615" w:author="קלוד" w:date="2026-10-11T13:11:34Z">
        <w:r>
          <w:rPr>
            <w:rFonts w:ascii="Fb Fontext" w:hAnsi="Fb Fontext"/>
            <w:rtl/>
          </w:rPr>
          <w:t xml:space="preserve">- לרבנן</w:t>
        </w:r>
      </w:ins>
      <w:del w:id="90616" w:author="קלוד" w:date="2026-10-11T13:11:34Z">
        <w:r w:rsidRPr="006F178A">
          <w:rPr>
            <w:rFonts w:ascii="Fb Fontext" w:hAnsi="Fb Fontext"/>
            <w:rtl/>
          </w:rPr>
          <w:delText xml:space="preserve">רבנן</w:delText>
        </w:r>
      </w:del>
      <w:r w:rsidRPr="006F178A">
        <w:rPr>
          <w:rFonts w:ascii="Fb Fontext" w:hAnsi="Fb Fontext"/>
          <w:rtl/>
        </w:rPr>
        <w:t xml:space="preserve"> חייב</w:t>
      </w:r>
      <w:r w:rsidRPr="006F178A">
        <w:rPr>
          <w:rFonts w:ascii="Fb Fontext" w:hAnsi="Fb Fontext" w:hint="cs"/>
          <w:rtl/>
        </w:rPr>
        <w:t>,</w:t>
      </w:r>
      <w:r w:rsidRPr="006F178A">
        <w:rPr>
          <w:rFonts w:ascii="Fb Fontext" w:hAnsi="Fb Fontext"/>
          <w:rtl/>
        </w:rPr>
        <w:t xml:space="preserve"> דמהלך </w:t>
      </w:r>
      <w:ins w:id="90771" w:author="מנוע מכני" w:date="2026-10-11T12:04:39Z">
        <w:r>
          <w:rPr>
            <w:rFonts w:ascii="Fb Fontext" w:hAnsi="Fb Fontext"/>
            <w:rtl/>
          </w:rPr>
          <w:t xml:space="preserve">לא</w:t>
        </w:r>
      </w:ins>
      <w:del w:id="90772" w:author="מנוע מכני" w:date="2026-10-11T12:04:39Z">
        <w:r w:rsidRPr="006F178A">
          <w:rPr>
            <w:rFonts w:ascii="Fb Fontext" w:hAnsi="Fb Fontext"/>
            <w:rtl/>
          </w:rPr>
          <w:delText xml:space="preserve">לאו</w:delText>
        </w:r>
      </w:del>
      <w:r w:rsidRPr="006F178A">
        <w:rPr>
          <w:rFonts w:ascii="Fb Fontext" w:hAnsi="Fb Fontext"/>
          <w:rtl/>
        </w:rPr>
        <w:t xml:space="preserve"> </w:t>
      </w:r>
      <w:ins w:id="90613" w:author="קלוד" w:date="2026-10-11T13:11:34Z">
        <w:r>
          <w:rPr>
            <w:rFonts w:ascii="Fb Fontext" w:hAnsi="Fb Fontext"/>
            <w:rtl/>
          </w:rPr>
          <w:t xml:space="preserve">כעומד;</w:t>
        </w:r>
      </w:ins>
      <w:del w:id="90614" w:author="קלוד" w:date="2026-10-11T13:11:34Z">
        <w:r w:rsidRPr="006F178A">
          <w:rPr>
            <w:rFonts w:ascii="Fb Fontext" w:hAnsi="Fb Fontext"/>
            <w:rtl/>
          </w:rPr>
          <w:delText xml:space="preserve">כעומד,</w:delText>
        </w:r>
      </w:del>
      <w:r w:rsidRPr="006F178A">
        <w:rPr>
          <w:rFonts w:ascii="Fb Fontext" w:hAnsi="Fb Fontext"/>
          <w:rtl/>
        </w:rPr>
        <w:t xml:space="preserve"> ובן עזאי </w:t>
      </w:r>
      <w:ins w:id="90611" w:author="קלוד" w:date="2026-10-11T13:11:34Z">
        <w:r>
          <w:rPr>
            <w:rFonts w:ascii="Fb Fontext" w:hAnsi="Fb Fontext"/>
            <w:rtl/>
          </w:rPr>
          <w:t xml:space="preserve">פוטר,</w:t>
        </w:r>
      </w:ins>
      <w:del w:id="90612" w:author="קלוד" w:date="2026-10-11T13:11:34Z">
        <w:r w:rsidRPr="006F178A">
          <w:rPr>
            <w:rFonts w:ascii="Fb Fontext" w:hAnsi="Fb Fontext"/>
            <w:rtl/>
          </w:rPr>
          <w:delText xml:space="preserve">פוטר</w:delText>
        </w:r>
      </w:del>
      <w:r w:rsidRPr="006F178A">
        <w:rPr>
          <w:rFonts w:ascii="Fb Fontext" w:hAnsi="Fb Fontext"/>
          <w:rtl/>
        </w:rPr>
        <w:t xml:space="preserve"> דמהלך </w:t>
      </w:r>
      <w:ins w:id="90609" w:author="קלוד" w:date="2026-10-11T13:11:34Z">
        <w:r>
          <w:rPr>
            <w:rFonts w:ascii="Fb Fontext" w:hAnsi="Fb Fontext"/>
            <w:rtl/>
          </w:rPr>
          <w:t xml:space="preserve">כעומד </w:t>
        </w:r>
        <w:r>
          <w:rPr>
            <w:rStyle w:val="afffffe"/>
            <w:rFonts w:ascii="Fb Fontext" w:hAnsi="Fb Fontext"/>
            <w:rtl/>
          </w:rPr>
          <w:t xml:space="preserve">וכנח בסטיו</w:t>
        </w:r>
        <w:r>
          <w:rPr>
            <w:rFonts w:ascii="Fb Fontext" w:hAnsi="Fb Fontext"/>
            <w:rtl/>
          </w:rPr>
          <w:t xml:space="preserve">.</w:t>
        </w:r>
      </w:ins>
      <w:del w:id="90610" w:author="קלוד" w:date="2026-10-11T13:11:34Z">
        <w:r w:rsidRPr="006F178A">
          <w:rPr>
            <w:rFonts w:ascii="Fb Fontext" w:hAnsi="Fb Fontext"/>
            <w:rtl/>
          </w:rPr>
          <w:delText xml:space="preserve">כעומד.</w:delText>
        </w:r>
      </w:del>
    </w:p>
    <w:p w:rsidR="00E9703F" w:rsidRPr="00097464" w:rsidRDefault="00E9703F" w:rsidP="00E9703F">
      <w:pPr>
        <w:rPr>
          <w:spacing w:val="-4"/>
          <w:rtl/>
        </w:rPr>
      </w:pPr>
      <w:r w:rsidRPr="00097464">
        <w:rPr>
          <w:spacing w:val="-4"/>
          <w:rtl/>
        </w:rPr>
        <w:t xml:space="preserve">ולרבנן </w:t>
      </w:r>
      <w:ins w:id="90625" w:author="קלוד" w:date="2026-10-11T13:11:34Z">
        <w:r>
          <w:rPr>
            <w:spacing w:val="-4"/>
            <w:rtl/>
          </w:rPr>
          <w:t xml:space="preserve">מצאנו</w:t>
        </w:r>
      </w:ins>
      <w:del w:id="90626" w:author="קלוד" w:date="2026-10-11T13:11:34Z">
        <w:r w:rsidRPr="00097464">
          <w:rPr>
            <w:spacing w:val="-4"/>
            <w:rtl/>
          </w:rPr>
          <w:delText xml:space="preserve">אשכחנא</w:delText>
        </w:r>
      </w:del>
      <w:r w:rsidRPr="00097464">
        <w:rPr>
          <w:spacing w:val="-4"/>
          <w:rtl/>
        </w:rPr>
        <w:t xml:space="preserve"> </w:t>
      </w:r>
      <w:r w:rsidRPr="00097464">
        <w:rPr>
          <w:spacing w:val="-4"/>
          <w:rtl/>
        </w:rPr>
        <w:t xml:space="preserve">כה"</w:t>
      </w:r>
      <w:r w:rsidRPr="00097464">
        <w:rPr>
          <w:rFonts w:hint="cs"/>
          <w:spacing w:val="-4"/>
          <w:rtl/>
        </w:rPr>
        <w:t xml:space="preserve">ג</w:t>
      </w:r>
      <w:r w:rsidRPr="00097464">
        <w:rPr>
          <w:rFonts w:hint="cs"/>
          <w:spacing w:val="-4"/>
          <w:rtl/>
        </w:rPr>
        <w:t xml:space="preserve"> </w:t>
      </w:r>
      <w:ins w:id="90623" w:author="קלוד" w:date="2026-10-11T13:11:34Z">
        <w:r>
          <w:rPr>
            <w:spacing w:val="-4"/>
            <w:rtl/>
          </w:rPr>
          <w:t xml:space="preserve">שחייב:</w:t>
        </w:r>
      </w:ins>
      <w:del w:id="90624" w:author="קלוד" w:date="2026-10-11T13:11:34Z">
        <w:r w:rsidRPr="00097464">
          <w:rPr>
            <w:spacing w:val="-4"/>
            <w:rtl/>
          </w:rPr>
          <w:delText xml:space="preserve">דחייב</w:delText>
        </w:r>
      </w:del>
      <w:r w:rsidRPr="00097464">
        <w:rPr>
          <w:spacing w:val="-4"/>
          <w:rtl/>
        </w:rPr>
        <w:t xml:space="preserve"> </w:t>
      </w:r>
      <w:ins w:id="92147" w:author="מנוע מכני" w:date="2026-10-11T12:04:39Z">
        <w:ins w:id="90621" w:author="קלוד" w:date="2026-10-11T13:11:34Z">
          <w:r>
            <w:rPr>
              <w:spacing w:val="-4"/>
              <w:rtl/>
            </w:rPr>
            <w:t xml:space="preserve">במוציא</w:t>
          </w:r>
        </w:ins>
        <w:del w:id="90622" w:author="קלוד" w:date="2026-10-11T13:11:34Z">
          <w:r>
            <w:rPr>
              <w:spacing w:val="-4"/>
              <w:rtl/>
            </w:rPr>
            <w:delText xml:space="preserve">כלום</w:delText>
          </w:r>
          <w:r w:rsidRPr="00097464">
            <w:rPr>
              <w:spacing w:val="-4"/>
              <w:rtl/>
            </w:rPr>
            <w:delText xml:space="preserve"> </w:delText>
          </w:r>
          <w:r>
            <w:rPr>
              <w:spacing w:val="-4"/>
              <w:rtl/>
            </w:rPr>
            <w:delText xml:space="preserve">שהוא</w:delText>
          </w:r>
          <w:r w:rsidRPr="00097464">
            <w:rPr>
              <w:spacing w:val="-4"/>
              <w:rtl/>
            </w:rPr>
            <w:delText xml:space="preserve"> אמוציא</w:delText>
          </w:r>
        </w:del>
      </w:ins>
      <w:del w:id="92148" w:author="מנוע מכני" w:date="2026-10-11T12:04:39Z">
        <w:r w:rsidRPr="00097464">
          <w:rPr>
            <w:spacing w:val="-4"/>
            <w:rtl/>
          </w:rPr>
          <w:delText xml:space="preserve">מידי</w:delText>
        </w:r>
      </w:del>
      <w:ins w:id="90005" w:author="Claude - סמנטי" w:date="2026-10-11T12:28:21Z"/>
      <w:del w:id="90006" w:author="Claude - סמנטי" w:date="2026-10-11T12:28:21Z">
        <w:r w:rsidRPr="00097464">
          <w:rPr>
            <w:spacing w:val="-4"/>
            <w:rtl/>
          </w:rPr>
          <w:delText xml:space="preserve">דהוי</w:delText>
        </w:r>
      </w:del>
      <w:r w:rsidRPr="00097464">
        <w:rPr>
          <w:spacing w:val="-4"/>
          <w:rtl/>
        </w:rPr>
        <w:t xml:space="preserve"> </w:t>
      </w:r>
      <w:r w:rsidRPr="00097464">
        <w:rPr>
          <w:rStyle w:val="2fb"/>
          <w:spacing w:val="-4"/>
          <w:rtl/>
        </w:rPr>
        <w:t xml:space="preserve">מרה"י</w:t>
      </w:r>
      <w:r w:rsidRPr="00097464">
        <w:rPr>
          <w:spacing w:val="-4"/>
          <w:rtl/>
        </w:rPr>
        <w:t xml:space="preserve"> </w:t>
      </w:r>
      <w:r w:rsidRPr="00097464">
        <w:rPr>
          <w:rStyle w:val="2fb"/>
          <w:spacing w:val="-4"/>
          <w:rtl/>
        </w:rPr>
        <w:t xml:space="preserve">לרה"ר</w:t>
      </w:r>
      <w:r w:rsidRPr="00097464">
        <w:rPr>
          <w:spacing w:val="-4"/>
          <w:rtl/>
        </w:rPr>
        <w:t xml:space="preserve"> דרך צדי </w:t>
      </w:r>
      <w:ins w:id="90619" w:author="קלוד" w:date="2026-10-11T13:11:34Z">
        <w:r>
          <w:rPr>
            <w:spacing w:val="-4"/>
            <w:rtl/>
          </w:rPr>
          <w:t xml:space="preserve">רה"ר,</w:t>
        </w:r>
      </w:ins>
      <w:del w:id="90620" w:author="קלוד" w:date="2026-10-11T13:11:34Z">
        <w:r w:rsidRPr="00097464">
          <w:rPr>
            <w:spacing w:val="-4"/>
            <w:rtl/>
          </w:rPr>
          <w:delText xml:space="preserve">רה"ר</w:delText>
        </w:r>
      </w:del>
      <w:r w:rsidRPr="00097464">
        <w:rPr>
          <w:spacing w:val="-4"/>
          <w:rtl/>
        </w:rPr>
        <w:t xml:space="preserve"> </w:t>
      </w:r>
      <w:ins w:id="90617" w:author="קלוד" w:date="2026-10-11T13:11:34Z">
        <w:r>
          <w:rPr>
            <w:spacing w:val="-4"/>
            <w:rtl/>
          </w:rPr>
          <w:t xml:space="preserve">אף שמקום</w:t>
        </w:r>
      </w:ins>
      <w:del w:id="90618" w:author="קלוד" w:date="2026-10-11T13:11:34Z">
        <w:r w:rsidRPr="00097464">
          <w:rPr>
            <w:spacing w:val="-4"/>
            <w:rtl/>
          </w:rPr>
          <w:delText xml:space="preserve">דמקום</w:delText>
        </w:r>
      </w:del>
      <w:r w:rsidRPr="00097464">
        <w:rPr>
          <w:spacing w:val="-4"/>
          <w:rtl/>
        </w:rPr>
        <w:t xml:space="preserve"> פטור הוא.</w:t>
      </w:r>
    </w:p>
    <w:p w:rsidR="00E9703F" w:rsidRPr="006F178A" w:rsidRDefault="00E9703F" w:rsidP="00E9703F">
      <w:pPr>
        <w:rPr>
          <w:rtl/>
        </w:rPr>
      </w:pPr>
      <w:r w:rsidRPr="006F178A">
        <w:rPr>
          <w:rtl/>
        </w:rPr>
        <w:t xml:space="preserve">[ול"ד למעביר חפץ </w:t>
      </w:r>
      <w:r w:rsidRPr="006F178A">
        <w:rPr>
          <w:rtl/>
        </w:rPr>
        <w:t xml:space="preserve">ברה"ר</w:t>
      </w:r>
      <w:r w:rsidRPr="006F178A">
        <w:rPr>
          <w:rtl/>
        </w:rPr>
        <w:t xml:space="preserve"> דכל </w:t>
      </w:r>
      <w:ins w:id="90773" w:author="מנוע מכני" w:date="2026-10-11T12:04:39Z">
        <w:r>
          <w:rPr>
            <w:rtl/>
          </w:rPr>
          <w:t xml:space="preserve">מקום</w:t>
        </w:r>
      </w:ins>
      <w:del w:id="90774" w:author="מנוע מכני" w:date="2026-10-11T12:04:39Z">
        <w:r w:rsidRPr="006F178A">
          <w:rPr>
            <w:rtl/>
          </w:rPr>
          <w:delText xml:space="preserve">היכא</w:delText>
        </w:r>
      </w:del>
      <w:r w:rsidRPr="006F178A">
        <w:rPr>
          <w:rtl/>
        </w:rPr>
        <w:t xml:space="preserve"> שמנח מקום חיוב הוא </w:t>
      </w:r>
      <w:r w:rsidRPr="006F178A">
        <w:rPr>
          <w:rtl/>
        </w:rPr>
        <w:t xml:space="preserve">משא"כ</w:t>
      </w:r>
      <w:r w:rsidRPr="006F178A">
        <w:rPr>
          <w:rtl/>
        </w:rPr>
        <w:t xml:space="preserve"> </w:t>
      </w:r>
      <w:ins w:id="90775" w:author="מנוע מכני" w:date="2026-10-11T12:04:39Z">
        <w:r>
          <w:rPr>
            <w:rtl/>
          </w:rPr>
          <w:t xml:space="preserve">כאן</w:t>
        </w:r>
      </w:ins>
      <w:del w:id="90776" w:author="מנוע מכני" w:date="2026-10-11T12:04:39Z">
        <w:r w:rsidRPr="006F178A">
          <w:rPr>
            <w:rtl/>
          </w:rPr>
          <w:delText xml:space="preserve">הכא</w:delText>
        </w:r>
      </w:del>
      <w:r w:rsidRPr="006F178A">
        <w:rPr>
          <w:rtl/>
        </w:rPr>
        <w:t xml:space="preserve">.</w:t>
      </w:r>
    </w:p>
    <w:p w:rsidR="00E9703F" w:rsidRPr="00097464" w:rsidRDefault="00E9703F" w:rsidP="00E9703F">
      <w:pPr>
        <w:rPr>
          <w:rFonts w:ascii="Fb Fontext" w:hAnsi="Fb Fontext"/>
          <w:spacing w:val="-6"/>
          <w:sz w:val="20"/>
          <w:rtl/>
        </w:rPr>
      </w:pPr>
      <w:r w:rsidRPr="00097464">
        <w:rPr>
          <w:rFonts w:ascii="Fb Fontext" w:hAnsi="Fb Fontext"/>
          <w:spacing w:val="-6"/>
          <w:sz w:val="20"/>
          <w:rtl/>
        </w:rPr>
        <w:t xml:space="preserve">ול"ד למעביר חפץ מתחלת ד' לסוף ד' </w:t>
      </w:r>
      <w:ins w:id="90777" w:author="מנוע מכני" w:date="2026-10-11T12:04:39Z">
        <w:r>
          <w:rPr>
            <w:rFonts w:ascii="Fb Fontext" w:hAnsi="Fb Fontext"/>
            <w:spacing w:val="-6"/>
            <w:sz w:val="20"/>
            <w:rtl/>
          </w:rPr>
          <w:t xml:space="preserve">דשם</w:t>
        </w:r>
      </w:ins>
      <w:del w:id="90778" w:author="מנוע מכני" w:date="2026-10-11T12:04:39Z">
        <w:r w:rsidRPr="00097464">
          <w:rPr>
            <w:rFonts w:ascii="Fb Fontext" w:hAnsi="Fb Fontext"/>
            <w:spacing w:val="-6"/>
            <w:sz w:val="20"/>
            <w:rtl/>
          </w:rPr>
          <w:delText xml:space="preserve">דהתם</w:delText>
        </w:r>
      </w:del>
      <w:r w:rsidRPr="00097464">
        <w:rPr>
          <w:rFonts w:ascii="Fb Fontext" w:hAnsi="Fb Fontext"/>
          <w:spacing w:val="-6"/>
          <w:sz w:val="20"/>
          <w:rtl/>
        </w:rPr>
        <w:t xml:space="preserve"> </w:t>
      </w:r>
      <w:r w:rsidRPr="00097464">
        <w:rPr>
          <w:rFonts w:ascii="Fb Fontext" w:hAnsi="Fb Fontext"/>
          <w:b/>
          <w:bCs/>
          <w:spacing w:val="-6"/>
          <w:sz w:val="20"/>
          <w:rtl/>
        </w:rPr>
        <w:t>לכו"ע</w:t>
      </w:r>
      <w:r w:rsidRPr="00097464">
        <w:rPr>
          <w:rFonts w:ascii="Fb Fontext" w:hAnsi="Fb Fontext"/>
          <w:spacing w:val="-6"/>
          <w:sz w:val="20"/>
          <w:rtl/>
        </w:rPr>
        <w:t xml:space="preserve"> מקום חיוב הוא </w:t>
      </w:r>
      <w:r w:rsidRPr="00097464">
        <w:rPr>
          <w:rFonts w:ascii="Fb Fontext" w:hAnsi="Fb Fontext"/>
          <w:spacing w:val="-6"/>
          <w:sz w:val="20"/>
          <w:rtl/>
        </w:rPr>
        <w:t xml:space="preserve">משא"כ</w:t>
      </w:r>
      <w:r w:rsidRPr="00097464">
        <w:rPr>
          <w:rFonts w:ascii="Fb Fontext" w:hAnsi="Fb Fontext"/>
          <w:spacing w:val="-6"/>
          <w:sz w:val="20"/>
          <w:rtl/>
        </w:rPr>
        <w:t xml:space="preserve"> </w:t>
      </w:r>
      <w:ins w:id="90779" w:author="מנוע מכני" w:date="2026-10-11T12:04:39Z">
        <w:r>
          <w:rPr>
            <w:rFonts w:ascii="Fb Fontext" w:hAnsi="Fb Fontext"/>
            <w:spacing w:val="-6"/>
            <w:sz w:val="20"/>
            <w:rtl/>
          </w:rPr>
          <w:t xml:space="preserve">כאן</w:t>
        </w:r>
      </w:ins>
      <w:del w:id="90780" w:author="מנוע מכני" w:date="2026-10-11T12:04:39Z">
        <w:r w:rsidRPr="00097464">
          <w:rPr>
            <w:rFonts w:ascii="Fb Fontext" w:hAnsi="Fb Fontext"/>
            <w:spacing w:val="-6"/>
            <w:sz w:val="20"/>
            <w:rtl/>
          </w:rPr>
          <w:delText xml:space="preserve">הכא</w:delText>
        </w:r>
      </w:del>
      <w:r w:rsidRPr="00097464">
        <w:rPr>
          <w:rFonts w:ascii="Fb Fontext" w:hAnsi="Fb Fontext"/>
          <w:spacing w:val="-6"/>
          <w:sz w:val="20"/>
          <w:rtl/>
        </w:rPr>
        <w:t xml:space="preserve"> מקום פטור הוא]</w:t>
      </w:r>
    </w:p>
    <w:p w:rsidR="00E9703F" w:rsidRPr="00097464" w:rsidRDefault="00E9703F" w:rsidP="00E9703F">
      <w:pPr>
        <w:rPr>
          <w:spacing w:val="-8"/>
          <w:rtl/>
        </w:rPr>
      </w:pPr>
      <w:r w:rsidRPr="00097464">
        <w:rPr>
          <w:rFonts w:ascii="Fb Fontext" w:hAnsi="Fb Fontext"/>
          <w:spacing w:val="-8"/>
          <w:rtl/>
        </w:rPr>
        <w:t xml:space="preserve">ואפי' </w:t>
      </w:r>
      <w:r w:rsidRPr="00097464">
        <w:rPr>
          <w:rStyle w:val="2fb"/>
          <w:rFonts w:ascii="Fb Fontext" w:hAnsi="Fb Fontext"/>
          <w:spacing w:val="-8"/>
          <w:rtl/>
        </w:rPr>
        <w:t xml:space="preserve">לראב"י</w:t>
      </w:r>
      <w:r w:rsidRPr="00097464">
        <w:rPr>
          <w:rFonts w:ascii="Fb Fontext" w:hAnsi="Fb Fontext"/>
          <w:spacing w:val="-8"/>
          <w:rtl/>
        </w:rPr>
        <w:t xml:space="preserve"> </w:t>
      </w:r>
      <w:ins w:id="95073" w:author="מנוע מכני" w:date="2026-10-11T12:04:39Z">
        <w:r>
          <w:rPr>
            <w:rFonts w:ascii="Fb Fontext" w:hAnsi="Fb Fontext"/>
            <w:spacing w:val="-8"/>
            <w:rtl/>
          </w:rPr>
          <w:t xml:space="preserve">דסבר</w:t>
        </w:r>
      </w:ins>
      <w:del w:id="95074" w:author="מנוע מכני" w:date="2026-10-11T12:04:39Z">
        <w:r w:rsidRPr="00097464">
          <w:rPr>
            <w:rFonts w:ascii="Fb Fontext" w:hAnsi="Fb Fontext"/>
            <w:spacing w:val="-8"/>
            <w:rtl/>
          </w:rPr>
          <w:delText xml:space="preserve">דס"ל</w:delText>
        </w:r>
      </w:del>
      <w:r w:rsidRPr="00097464">
        <w:rPr>
          <w:rFonts w:ascii="Fb Fontext" w:hAnsi="Fb Fontext"/>
          <w:spacing w:val="-8"/>
          <w:rtl/>
        </w:rPr>
        <w:t xml:space="preserve"> צ</w:t>
      </w:r>
      <w:r w:rsidRPr="00097464">
        <w:rPr>
          <w:rFonts w:ascii="Fb Fontext" w:hAnsi="Fb Fontext" w:hint="cs"/>
          <w:spacing w:val="-8"/>
          <w:rtl/>
        </w:rPr>
        <w:t>י</w:t>
      </w:r>
      <w:r w:rsidRPr="00097464">
        <w:rPr>
          <w:rFonts w:ascii="Fb Fontext" w:hAnsi="Fb Fontext"/>
          <w:spacing w:val="-8"/>
          <w:rtl/>
        </w:rPr>
        <w:t xml:space="preserve">די </w:t>
      </w:r>
      <w:r w:rsidRPr="00097464">
        <w:rPr>
          <w:rFonts w:ascii="Fb Fontext" w:hAnsi="Fb Fontext"/>
          <w:spacing w:val="-8"/>
          <w:rtl/>
        </w:rPr>
        <w:t xml:space="preserve">רה"ר</w:t>
      </w:r>
      <w:r w:rsidRPr="00097464">
        <w:rPr>
          <w:rFonts w:ascii="Fb Fontext" w:hAnsi="Fb Fontext"/>
          <w:spacing w:val="-8"/>
          <w:rtl/>
        </w:rPr>
        <w:t xml:space="preserve"> </w:t>
      </w:r>
      <w:r w:rsidRPr="00097464">
        <w:rPr>
          <w:rStyle w:val="2fb"/>
          <w:rFonts w:ascii="Fb Fontext" w:hAnsi="Fb Fontext"/>
          <w:spacing w:val="-8"/>
          <w:rtl/>
        </w:rPr>
        <w:t xml:space="preserve">כרה"ר</w:t>
      </w:r>
      <w:r w:rsidRPr="00097464">
        <w:rPr>
          <w:rFonts w:ascii="Fb Fontext" w:hAnsi="Fb Fontext"/>
          <w:spacing w:val="-8"/>
          <w:rtl/>
        </w:rPr>
        <w:t xml:space="preserve">, </w:t>
      </w:r>
      <w:r w:rsidRPr="00097464">
        <w:rPr>
          <w:rFonts w:ascii="Fb Fontext" w:hAnsi="Fb Fontext"/>
          <w:spacing w:val="-8"/>
          <w:rtl/>
        </w:rPr>
        <w:t xml:space="preserve">ה"מ</w:t>
      </w:r>
      <w:r w:rsidRPr="00097464">
        <w:rPr>
          <w:rFonts w:ascii="Fb Fontext" w:hAnsi="Fb Fontext"/>
          <w:spacing w:val="-8"/>
          <w:rtl/>
        </w:rPr>
        <w:t xml:space="preserve"> </w:t>
      </w:r>
      <w:ins w:id="90633" w:author="קלוד" w:date="2026-10-11T13:11:34Z">
        <w:r>
          <w:rPr>
            <w:rFonts w:ascii="Fb Fontext" w:hAnsi="Fb Fontext"/>
            <w:spacing w:val="-8"/>
            <w:rtl/>
          </w:rPr>
          <w:t xml:space="preserve">כשאין</w:t>
        </w:r>
      </w:ins>
      <w:del w:id="90634" w:author="קלוד" w:date="2026-10-11T13:11:34Z">
        <w:r w:rsidRPr="00097464">
          <w:rPr>
            <w:rFonts w:ascii="Fb Fontext" w:hAnsi="Fb Fontext"/>
            <w:spacing w:val="-8"/>
            <w:rtl/>
          </w:rPr>
          <w:delText xml:space="preserve">בדליכא</w:delText>
        </w:r>
      </w:del>
      <w:r w:rsidRPr="00097464">
        <w:rPr>
          <w:rFonts w:ascii="Fb Fontext" w:hAnsi="Fb Fontext"/>
          <w:spacing w:val="-8"/>
          <w:rtl/>
        </w:rPr>
        <w:t xml:space="preserve"> </w:t>
      </w:r>
      <w:ins w:id="90631" w:author="קלוד" w:date="2026-10-11T13:11:34Z">
        <w:r>
          <w:rPr>
            <w:rFonts w:ascii="Fb Fontext" w:hAnsi="Fb Fontext"/>
            <w:spacing w:val="-8"/>
            <w:rtl/>
          </w:rPr>
          <w:t xml:space="preserve">חיפופי </w:t>
        </w:r>
        <w:r>
          <w:rPr>
            <w:rStyle w:val="afffffe"/>
            <w:rFonts w:ascii="Fb Fontext" w:hAnsi="Fb Fontext"/>
            <w:spacing w:val="-8"/>
            <w:rtl/>
          </w:rPr>
          <w:t xml:space="preserve">יתדות מבדילות</w:t>
        </w:r>
        <w:r>
          <w:rPr>
            <w:rFonts w:ascii="Fb Fontext" w:hAnsi="Fb Fontext"/>
            <w:spacing w:val="-8"/>
            <w:rtl/>
          </w:rPr>
          <w:t xml:space="preserve">,</w:t>
        </w:r>
      </w:ins>
      <w:del w:id="90632" w:author="קלוד" w:date="2026-10-11T13:11:34Z">
        <w:r w:rsidRPr="00097464">
          <w:rPr>
            <w:rFonts w:ascii="Fb Fontext" w:hAnsi="Fb Fontext"/>
            <w:spacing w:val="-8"/>
            <w:rtl/>
          </w:rPr>
          <w:delText xml:space="preserve">חפופי</w:delText>
        </w:r>
      </w:del>
      <w:r w:rsidRPr="00097464">
        <w:rPr>
          <w:rFonts w:ascii="Fb Fontext" w:hAnsi="Fb Fontext"/>
          <w:spacing w:val="-8"/>
          <w:rtl/>
        </w:rPr>
        <w:t xml:space="preserve"> אבל </w:t>
      </w:r>
      <w:ins w:id="90629" w:author="קלוד" w:date="2026-10-11T13:11:34Z">
        <w:r>
          <w:rPr>
            <w:rFonts w:ascii="Fb Fontext" w:hAnsi="Fb Fontext"/>
            <w:spacing w:val="-8"/>
            <w:rtl/>
          </w:rPr>
          <w:t xml:space="preserve">כשיש</w:t>
        </w:r>
      </w:ins>
      <w:del w:id="90630" w:author="קלוד" w:date="2026-10-11T13:11:34Z">
        <w:r w:rsidRPr="00097464">
          <w:rPr>
            <w:rFonts w:ascii="Fb Fontext" w:hAnsi="Fb Fontext"/>
            <w:spacing w:val="-8"/>
            <w:rtl/>
          </w:rPr>
          <w:delText xml:space="preserve">בדאיכא</w:delText>
        </w:r>
      </w:del>
      <w:r w:rsidRPr="00097464">
        <w:rPr>
          <w:rFonts w:ascii="Fb Fontext" w:hAnsi="Fb Fontext"/>
          <w:spacing w:val="-8"/>
          <w:rtl/>
        </w:rPr>
        <w:t xml:space="preserve"> חיפופי ודאי מודה </w:t>
      </w:r>
      <w:ins w:id="90627" w:author="קלוד" w:date="2026-10-11T13:11:34Z">
        <w:r>
          <w:rPr>
            <w:rFonts w:ascii="Fb Fontext" w:hAnsi="Fb Fontext"/>
            <w:spacing w:val="-8"/>
            <w:rtl/>
          </w:rPr>
          <w:t xml:space="preserve">דמקום פטור הוא.</w:t>
        </w:r>
      </w:ins>
      <w:del w:id="90628" w:author="קלוד" w:date="2026-10-11T13:11:34Z">
        <w:r w:rsidRPr="00097464">
          <w:rPr>
            <w:rFonts w:ascii="Fb Fontext" w:hAnsi="Fb Fontext"/>
            <w:spacing w:val="-8"/>
            <w:rtl/>
          </w:rPr>
          <w:delText xml:space="preserve">דפטור.</w:delText>
        </w:r>
      </w:del>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י"ו</w:t>
      </w:r>
      <w:r w:rsidR="00E9703F" w:rsidRPr="006F178A">
        <w:rPr>
          <w:rtl/>
        </w:rPr>
        <w:t xml:space="preserve"> ומודה בן עזאי בזורק דחייב. </w:t>
      </w:r>
      <w:r w:rsidR="00E9703F" w:rsidRPr="006F178A">
        <w:rPr>
          <w:b/>
          <w:bCs/>
          <w:rtl/>
        </w:rPr>
        <w:t>ותנ"ה</w:t>
      </w:r>
      <w:r w:rsidR="00E9703F" w:rsidRPr="006F178A">
        <w:rPr>
          <w:rtl/>
        </w:rPr>
        <w:t xml:space="preserve"> להדיא.</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ו.</w:t>
      </w:r>
    </w:p>
    <w:p>
      <w:pPr>
        <w:pStyle w:val="afffff8"/>
        <w:rPr>
          <w:ins w:id="91297" w:author="קלוד" w:date="2026-10-11T12:33:55Z"/>
        </w:rPr>
      </w:pPr>
      <w:ins w:id="91298" w:author="קלוד" w:date="2026-10-11T12:33:55Z">
        <w:r>
          <w:rPr>
            <w:color w:val="7B3F00"/>
          </w:rPr>
          <w:t xml:space="preserve">ארבע רשויות לשבת - רה"י, רה"ר, כרמלית ומקום פטור</w:t>
        </w:r>
      </w:ins>
    </w:p>
    <w:p>
      <w:pPr>
        <w:pStyle w:val="38"/>
        <w:rPr>
          <w:ins w:id="96391" w:author="מנוע מכני" w:date="2026-10-11T12:04:39Z"/>
        </w:rPr>
      </w:pPr>
      <w:del w:id="96390" w:author="מנוע מכני" w:date="2026-10-11T12:04:39Z">
        <w:r w:rsidRPr="006F178A">
          <w:delText xml:space="preserve">•</w:delText>
        </w:r>
      </w:del>
      <w:r w:rsidRPr="006F178A">
        <w:t xml:space="preserve"> ת"ר</w:t>
      </w:r>
      <w:r w:rsidRPr="006F178A">
        <w:t xml:space="preserve">, ארבע רשויות לשבת:</w:t>
      </w:r>
    </w:p>
    <w:p w:rsidR="00E9703F" w:rsidRPr="006F178A" w:rsidRDefault="00E9703F" w:rsidP="00E9703F">
      <w:pPr>
        <w:rPr>
          <w:rtl/>
        </w:rPr>
      </w:pPr>
      <w:del w:id="96392" w:author="מנוע מכני" w:date="2026-10-11T12:04:39Z">
        <w:r w:rsidRPr="006F178A">
          <w:rPr>
            <w:rFonts w:ascii="Fb Fontext" w:hAnsi="Fb Fontext"/>
            <w:rtl/>
          </w:rPr>
          <w:delText xml:space="preserve"> </w:delText>
        </w:r>
      </w:del>
      <w:r w:rsidRPr="006F178A">
        <w:rPr>
          <w:rFonts w:ascii="Fb Fontext" w:hAnsi="Fb Fontext"/>
          <w:rtl/>
        </w:rPr>
        <w:t xml:space="preserve">רשות היחיד, ורשות הרבים, וכרמלית. ומקום פטור.</w:t>
      </w:r>
    </w:p>
    <w:p w:rsidR="00E9703F" w:rsidRPr="00097464" w:rsidRDefault="00E9703F" w:rsidP="00E9703F">
      <w:pPr>
        <w:rPr>
          <w:spacing w:val="-6"/>
          <w:rtl/>
        </w:rPr>
      </w:pPr>
      <w:r w:rsidRPr="00097464">
        <w:rPr>
          <w:rFonts w:ascii="Fb Fontext" w:hAnsi="Fb Fontext"/>
          <w:spacing w:val="-6"/>
          <w:rtl/>
        </w:rPr>
        <w:t>רה"י</w:t>
      </w:r>
      <w:r w:rsidRPr="00097464">
        <w:rPr>
          <w:spacing w:val="-6"/>
          <w:rtl/>
        </w:rPr>
        <w:t xml:space="preserve"> - חריץ שהוא עמוק עשרה ורחב </w:t>
      </w:r>
      <w:r w:rsidRPr="00097464">
        <w:rPr>
          <w:rFonts w:hint="cs"/>
          <w:spacing w:val="-6"/>
          <w:rtl/>
        </w:rPr>
        <w:t>ארבעה</w:t>
      </w:r>
      <w:r w:rsidRPr="00097464">
        <w:rPr>
          <w:spacing w:val="-6"/>
          <w:rtl/>
        </w:rPr>
        <w:t xml:space="preserve">, וכן גדר שהוא גבוה </w:t>
      </w:r>
      <w:r w:rsidRPr="00097464">
        <w:rPr>
          <w:rFonts w:hint="cs"/>
          <w:spacing w:val="-6"/>
          <w:rtl/>
        </w:rPr>
        <w:t>י'</w:t>
      </w:r>
      <w:r w:rsidRPr="00097464">
        <w:rPr>
          <w:spacing w:val="-6"/>
          <w:rtl/>
        </w:rPr>
        <w:t xml:space="preserve"> ורחב </w:t>
      </w:r>
      <w:r w:rsidRPr="00097464">
        <w:rPr>
          <w:rFonts w:hint="cs"/>
          <w:spacing w:val="-6"/>
          <w:rtl/>
        </w:rPr>
        <w:t>ד'</w:t>
      </w:r>
      <w:r w:rsidRPr="00097464">
        <w:rPr>
          <w:spacing w:val="-6"/>
          <w:rtl/>
        </w:rPr>
        <w:t xml:space="preserve"> - זו היא </w:t>
      </w:r>
      <w:r w:rsidRPr="00097464">
        <w:rPr>
          <w:spacing w:val="-6"/>
          <w:rtl/>
        </w:rPr>
        <w:t xml:space="preserve">רה"י</w:t>
      </w:r>
      <w:r w:rsidRPr="00097464">
        <w:rPr>
          <w:spacing w:val="-6"/>
          <w:rtl/>
        </w:rPr>
        <w:t xml:space="preserve"> גמורה.</w:t>
      </w:r>
    </w:p>
    <w:p w:rsidR="00E9703F" w:rsidRPr="006F178A" w:rsidRDefault="00E9703F" w:rsidP="00E9703F">
      <w:pPr>
        <w:rPr>
          <w:rtl/>
        </w:rPr>
      </w:pPr>
      <w:r w:rsidRPr="006F178A">
        <w:rPr>
          <w:rFonts w:ascii="Fb Fontext" w:hAnsi="Fb Fontext"/>
          <w:rtl/>
        </w:rPr>
        <w:t>רה"ר</w:t>
      </w:r>
      <w:r w:rsidRPr="006F178A">
        <w:rPr>
          <w:rtl/>
        </w:rPr>
        <w:t xml:space="preserve">- סרטיא ופלטיא גדולה, ומבואות המפולשין זו היא </w:t>
      </w:r>
      <w:r w:rsidRPr="006F178A">
        <w:rPr>
          <w:rtl/>
        </w:rPr>
        <w:t xml:space="preserve">רה"ר</w:t>
      </w:r>
      <w:r w:rsidRPr="006F178A">
        <w:rPr>
          <w:rtl/>
        </w:rPr>
        <w:t xml:space="preserve"> גמורה.</w:t>
      </w:r>
    </w:p>
    <w:p w:rsidR="00E9703F" w:rsidRPr="006F178A" w:rsidRDefault="00E9703F" w:rsidP="00E9703F">
      <w:pPr>
        <w:pStyle w:val="affffb"/>
        <w:rPr>
          <w:rtl/>
        </w:rPr>
      </w:pPr>
      <w:r>
        <w:rPr>
          <w:rtl/>
        </w:rPr>
        <w:t xml:space="preserve">- </w:t>
      </w:r>
      <w:r w:rsidRPr="006F178A">
        <w:rPr>
          <w:rtl/>
        </w:rPr>
        <w:t xml:space="preserve">אין מוציאין ואין מכניסין </w:t>
      </w:r>
      <w:r w:rsidRPr="006F178A">
        <w:rPr>
          <w:rStyle w:val="2fb"/>
          <w:rtl/>
        </w:rPr>
        <w:t xml:space="preserve">מרה"י</w:t>
      </w:r>
      <w:r w:rsidRPr="006F178A">
        <w:rPr>
          <w:rtl/>
        </w:rPr>
        <w:t xml:space="preserve"> זו </w:t>
      </w:r>
      <w:r w:rsidRPr="006F178A">
        <w:rPr>
          <w:rStyle w:val="2fb"/>
          <w:rtl/>
        </w:rPr>
        <w:t xml:space="preserve">לרה"ר</w:t>
      </w:r>
      <w:r w:rsidRPr="006F178A">
        <w:rPr>
          <w:rtl/>
        </w:rPr>
        <w:t xml:space="preserve"> זו.</w:t>
      </w:r>
    </w:p>
    <w:p w:rsidR="00E9703F" w:rsidRPr="006F178A" w:rsidRDefault="00E9703F" w:rsidP="00E9703F">
      <w:pPr>
        <w:pStyle w:val="affffb"/>
        <w:rPr>
          <w:rtl/>
        </w:rPr>
      </w:pPr>
      <w:r>
        <w:rPr>
          <w:rtl/>
        </w:rPr>
        <w:t xml:space="preserve">- </w:t>
      </w:r>
      <w:r w:rsidRPr="006F178A">
        <w:rPr>
          <w:rtl/>
        </w:rPr>
        <w:t>ואם הוציא והכניס, בשוגג - חייב חטאת, במזיד - ענוש כרת, ונסקל.</w:t>
      </w:r>
    </w:p>
    <w:p w:rsidR="00E9703F" w:rsidRDefault="00E9703F" w:rsidP="00E9703F">
      <w:pPr>
        <w:rPr>
          <w:rFonts w:ascii="Fb Fontext" w:hAnsi="Fb Fontext"/>
          <w:rtl/>
        </w:rPr>
      </w:pPr>
      <w:r w:rsidRPr="006F178A">
        <w:rPr>
          <w:rStyle w:val="afffe"/>
          <w:rFonts w:ascii="Fb Fontext" w:hAnsi="Fb Fontext"/>
          <w:rtl/>
        </w:rPr>
        <w:t>אבל ים ובקעה ואיסטוונית והכרמלית</w:t>
      </w:r>
      <w:r w:rsidRPr="006F178A">
        <w:rPr>
          <w:rFonts w:ascii="Fb Fontext" w:hAnsi="Fb Fontext"/>
          <w:rtl/>
        </w:rPr>
        <w:t xml:space="preserve"> - אינה </w:t>
      </w:r>
      <w:r w:rsidRPr="006F178A">
        <w:rPr>
          <w:rFonts w:ascii="Fb Fontext" w:hAnsi="Fb Fontext"/>
          <w:rtl/>
        </w:rPr>
        <w:t xml:space="preserve">לא</w:t>
      </w:r>
      <w:r w:rsidRPr="006F178A">
        <w:rPr>
          <w:rFonts w:ascii="Fb Fontext" w:hAnsi="Fb Fontext"/>
          <w:rtl/>
        </w:rPr>
        <w:t xml:space="preserve"> </w:t>
      </w:r>
      <w:r w:rsidRPr="006F178A">
        <w:rPr>
          <w:rStyle w:val="2fb"/>
          <w:rFonts w:ascii="Fb Fontext" w:hAnsi="Fb Fontext"/>
          <w:rtl/>
        </w:rPr>
        <w:t xml:space="preserve">כרה"ר</w:t>
      </w:r>
      <w:r w:rsidRPr="006F178A">
        <w:rPr>
          <w:rFonts w:ascii="Fb Fontext" w:hAnsi="Fb Fontext"/>
          <w:rtl/>
        </w:rPr>
        <w:t xml:space="preserve"> ולא </w:t>
      </w:r>
      <w:r w:rsidRPr="006F178A">
        <w:rPr>
          <w:rStyle w:val="2fb"/>
          <w:rFonts w:ascii="Fb Fontext" w:hAnsi="Fb Fontext"/>
          <w:rtl/>
        </w:rPr>
        <w:t xml:space="preserve">כרה"י</w:t>
      </w:r>
    </w:p>
    <w:p w:rsidR="00E9703F" w:rsidRPr="006F178A" w:rsidRDefault="00E9703F" w:rsidP="00E9703F">
      <w:pPr>
        <w:pStyle w:val="affffb"/>
        <w:rPr>
          <w:rtl/>
        </w:rPr>
      </w:pPr>
      <w:r>
        <w:rPr>
          <w:rtl/>
        </w:rPr>
        <w:t xml:space="preserve">- </w:t>
      </w:r>
      <w:r w:rsidRPr="006F178A">
        <w:rPr>
          <w:rtl/>
        </w:rPr>
        <w:t>ואין נושאין ונותנין בתוכה, ואם נשא ונתן בתוכה פטור.</w:t>
      </w:r>
    </w:p>
    <w:p w:rsidR="00E9703F" w:rsidRPr="00097464" w:rsidRDefault="00E9703F" w:rsidP="00E9703F">
      <w:pPr>
        <w:rPr>
          <w:spacing w:val="-6"/>
          <w:rtl/>
        </w:rPr>
      </w:pPr>
      <w:r w:rsidRPr="00097464">
        <w:rPr>
          <w:rFonts w:ascii="Fb Fontext" w:hAnsi="Fb Fontext"/>
          <w:spacing w:val="-6"/>
          <w:sz w:val="20"/>
          <w:rtl/>
        </w:rPr>
        <w:t xml:space="preserve">ואין מוציאין ממנה </w:t>
      </w:r>
      <w:ins w:id="90641" w:author="קלוד" w:date="2026-10-11T13:11:34Z">
        <w:r>
          <w:rPr>
            <w:rFonts w:ascii="Fb Fontext" w:hAnsi="Fb Fontext"/>
            <w:spacing w:val="-6"/>
            <w:sz w:val="20"/>
            <w:rtl/>
          </w:rPr>
          <w:t xml:space="preserve">לרה"ר</w:t>
        </w:r>
      </w:ins>
      <w:del w:id="90642" w:author="קלוד" w:date="2026-10-11T13:11:34Z">
        <w:r w:rsidRPr="00097464">
          <w:rPr>
            <w:rFonts w:ascii="Fb Fontext" w:hAnsi="Fb Fontext"/>
            <w:spacing w:val="-6"/>
            <w:sz w:val="20"/>
            <w:rtl/>
          </w:rPr>
          <w:delText xml:space="preserve">ומתוכה</w:delText>
        </w:r>
      </w:del>
      <w:r w:rsidRPr="00097464">
        <w:rPr>
          <w:rFonts w:ascii="Fb Fontext" w:hAnsi="Fb Fontext"/>
          <w:spacing w:val="-6"/>
          <w:sz w:val="20"/>
          <w:rtl/>
        </w:rPr>
        <w:t xml:space="preserve"> </w:t>
      </w:r>
      <w:ins w:id="90639" w:author="קלוד" w:date="2026-10-11T13:11:34Z">
        <w:r>
          <w:rPr>
            <w:rStyle w:val="2fb"/>
            <w:rFonts w:ascii="Fb Fontext" w:hAnsi="Fb Fontext"/>
            <w:spacing w:val="-6"/>
            <w:sz w:val="20"/>
            <w:rtl/>
          </w:rPr>
          <w:t xml:space="preserve">ולא מרה"ר לתוכה,</w:t>
        </w:r>
      </w:ins>
      <w:del w:id="90640" w:author="קלוד" w:date="2026-10-11T13:11:34Z">
        <w:r w:rsidRPr="00097464">
          <w:rPr>
            <w:rStyle w:val="2fb"/>
            <w:rFonts w:ascii="Fb Fontext" w:hAnsi="Fb Fontext"/>
            <w:spacing w:val="-6"/>
            <w:sz w:val="20"/>
            <w:rtl/>
          </w:rPr>
          <w:delText xml:space="preserve">לרה"ר</w:delText>
        </w:r>
      </w:del>
      <w:r w:rsidRPr="00097464">
        <w:rPr>
          <w:rFonts w:ascii="Fb Fontext" w:hAnsi="Fb Fontext"/>
          <w:spacing w:val="-6"/>
          <w:sz w:val="20"/>
          <w:rtl/>
        </w:rPr>
        <w:t xml:space="preserve"> ואין מכניסין</w:t>
      </w:r>
      <w:ins w:id="90637" w:author="קלוד" w:date="2026-10-11T13:11:34Z">
        <w:r>
          <w:rPr>
            <w:rFonts w:ascii="Fb Fontext" w:hAnsi="Fb Fontext"/>
            <w:spacing w:val="-6"/>
            <w:sz w:val="20"/>
            <w:rtl/>
          </w:rPr>
          <w:t xml:space="preserve"> מרה"י לתוכה ולא </w:t>
        </w:r>
      </w:ins>
      <w:del w:id="90638" w:author="קלוד" w:date="2026-10-11T13:11:34Z">
        <w:r w:rsidRPr="00097464">
          <w:rPr>
            <w:rFonts w:ascii="Fb Fontext" w:hAnsi="Fb Fontext"/>
            <w:spacing w:val="-6"/>
            <w:sz w:val="20"/>
            <w:rtl/>
          </w:rPr>
          <w:delText xml:space="preserve"> </w:delText>
        </w:r>
      </w:del>
      <w:r w:rsidRPr="00097464">
        <w:rPr>
          <w:rFonts w:ascii="Fb Fontext" w:hAnsi="Fb Fontext"/>
          <w:spacing w:val="-6"/>
          <w:sz w:val="20"/>
          <w:rtl/>
        </w:rPr>
        <w:t xml:space="preserve">ממנה </w:t>
      </w:r>
      <w:ins w:id="90635" w:author="קלוד" w:date="2026-10-11T13:11:34Z">
        <w:r>
          <w:rPr>
            <w:rFonts w:ascii="Fb Fontext" w:hAnsi="Fb Fontext"/>
            <w:spacing w:val="-6"/>
            <w:sz w:val="20"/>
            <w:rtl/>
          </w:rPr>
          <w:t xml:space="preserve">לרה"י.</w:t>
        </w:r>
      </w:ins>
      <w:del w:id="90636" w:author="קלוד" w:date="2026-10-11T13:11:34Z">
        <w:r w:rsidRPr="00097464">
          <w:rPr>
            <w:rFonts w:ascii="Fb Fontext" w:hAnsi="Fb Fontext"/>
            <w:spacing w:val="-6"/>
            <w:sz w:val="20"/>
            <w:rtl/>
          </w:rPr>
          <w:delText xml:space="preserve">ולתוכה </w:delText>
        </w:r>
        <w:r w:rsidRPr="00097464">
          <w:rPr>
            <w:rStyle w:val="2fb"/>
            <w:rFonts w:ascii="Fb Fontext" w:hAnsi="Fb Fontext"/>
            <w:spacing w:val="-6"/>
            <w:sz w:val="20"/>
            <w:rtl/>
          </w:rPr>
          <w:delText xml:space="preserve">מרה"י</w:delText>
        </w:r>
      </w:del>
      <w:r w:rsidRPr="00097464">
        <w:rPr>
          <w:rFonts w:ascii="Fb Fontext" w:hAnsi="Fb Fontext"/>
          <w:spacing w:val="-6"/>
          <w:sz w:val="20"/>
          <w:rtl/>
        </w:rPr>
        <w:t xml:space="preserve"> ואם הוציא והכניס - פטור.</w:t>
      </w:r>
    </w:p>
    <w:p w:rsidR="00E9703F" w:rsidRPr="006F178A" w:rsidRDefault="00E9703F" w:rsidP="00E9703F">
      <w:pPr>
        <w:rPr>
          <w:rtl/>
        </w:rPr>
      </w:pPr>
      <w:r w:rsidRPr="006F178A">
        <w:rPr>
          <w:rFonts w:ascii="Fb Fontext" w:hAnsi="Fb Fontext"/>
          <w:rtl/>
        </w:rPr>
        <w:t xml:space="preserve">חצרות של רבים ומבואות שאינן מפולשין, עירבו - מותרין, </w:t>
      </w:r>
      <w:r w:rsidRPr="006F178A">
        <w:rPr>
          <w:rFonts w:ascii="Fb Fontext" w:hAnsi="Fb Fontext"/>
          <w:rtl/>
        </w:rPr>
        <w:t xml:space="preserve">לא</w:t>
      </w:r>
      <w:r w:rsidRPr="006F178A">
        <w:rPr>
          <w:rFonts w:ascii="Fb Fontext" w:hAnsi="Fb Fontext"/>
          <w:rtl/>
        </w:rPr>
        <w:t xml:space="preserve"> עירבו - אסורים.</w:t>
      </w:r>
    </w:p>
    <w:p w:rsidR="00E9703F" w:rsidRPr="006F178A" w:rsidRDefault="00E9703F" w:rsidP="00E9703F">
      <w:pPr>
        <w:rPr>
          <w:rtl/>
        </w:rPr>
      </w:pPr>
      <w:r w:rsidRPr="006F178A">
        <w:rPr>
          <w:rtl/>
        </w:rPr>
        <w:t>אדם עומד על האיסקופה, נוטל מבעה"ב ונותן לו, נוטל מעני ונותן לו, ובלבד שלא יטול מבעה"ב ונותן לעני.</w:t>
      </w:r>
    </w:p>
    <w:p w:rsidR="00E9703F" w:rsidRPr="006F178A" w:rsidRDefault="00E9703F" w:rsidP="00E9703F">
      <w:pPr>
        <w:rPr>
          <w:rtl/>
        </w:rPr>
      </w:pPr>
      <w:r w:rsidRPr="006F178A">
        <w:rPr>
          <w:rtl/>
        </w:rPr>
        <w:t>מעני ונותן לבעה"ב, ואם נטל ונתן - שלשתן פטורים.</w:t>
      </w:r>
    </w:p>
    <w:p w:rsidR="00E9703F" w:rsidRPr="00097464" w:rsidRDefault="00E9703F" w:rsidP="00E9703F">
      <w:pPr>
        <w:rPr>
          <w:spacing w:val="-4"/>
          <w:rtl/>
        </w:rPr>
      </w:pPr>
      <w:r w:rsidRPr="00097464">
        <w:rPr>
          <w:spacing w:val="-4"/>
          <w:rtl/>
        </w:rPr>
        <w:t>אחרים אומרים: איסקופה משמשת שתי רשויות, בזמן שהפתח פתוח כלפנים, פתח נעול כלחוץ.</w:t>
      </w:r>
    </w:p>
    <w:p w:rsidR="00E9703F" w:rsidRPr="006F178A" w:rsidRDefault="00E9703F" w:rsidP="00E9703F">
      <w:pPr>
        <w:rPr>
          <w:rtl/>
        </w:rPr>
      </w:pPr>
      <w:r w:rsidRPr="006F178A">
        <w:rPr>
          <w:rtl/>
        </w:rPr>
        <w:t>ואם היתה איסקופה גבוהה עשרה ורחבה ארבעה - הרי זו רשות לעצמה.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ו:</w:t>
      </w:r>
    </w:p>
    <w:p>
      <w:pPr>
        <w:pStyle w:val="38"/>
        <w:rPr>
          <w:ins w:id="96393" w:author="מנוע מכני" w:date="2026-10-11T12:04:39Z"/>
        </w:rPr>
      </w:pPr>
      <w:r w:rsidRPr="006F178A">
        <w:t xml:space="preserve">אמר</w:t>
      </w:r>
      <w:r w:rsidRPr="006F178A">
        <w:t xml:space="preserve"> מר:</w:t>
      </w:r>
    </w:p>
    <w:p w:rsidR="00E9703F" w:rsidRDefault="00E9703F" w:rsidP="00E9703F">
      <w:pPr>
        <w:rPr>
          <w:rFonts w:ascii="Fb Fontext" w:hAnsi="Fb Fontext"/>
          <w:rtl/>
        </w:rPr>
      </w:pPr>
      <w:del w:id="96394" w:author="מנוע מכני" w:date="2026-10-11T12:04:39Z">
        <w:r w:rsidRPr="006F178A">
          <w:rPr>
            <w:rStyle w:val="afffe"/>
            <w:rFonts w:ascii="Fb Fontext" w:hAnsi="Fb Fontext"/>
            <w:rtl/>
          </w:rPr>
          <w:delText xml:space="preserve"> </w:delText>
        </w:r>
      </w:del>
      <w:ins w:id="90649" w:author="קלוד" w:date="2026-10-11T13:11:34Z">
        <w:r>
          <w:rPr>
            <w:rStyle w:val="afffe"/>
            <w:rFonts w:ascii="Fb Fontext" w:hAnsi="Fb Fontext"/>
            <w:rtl/>
          </w:rPr>
          <w:t xml:space="preserve">'זו</w:t>
        </w:r>
      </w:ins>
      <w:del w:id="90650" w:author="קלוד" w:date="2026-10-11T13:11:34Z">
        <w:r w:rsidRPr="006F178A">
          <w:rPr>
            <w:rStyle w:val="afffe"/>
            <w:rFonts w:ascii="Fb Fontext" w:hAnsi="Fb Fontext"/>
            <w:rtl/>
          </w:rPr>
          <w:delText xml:space="preserve">זו</w:delText>
        </w:r>
      </w:del>
      <w:r w:rsidRPr="006F178A">
        <w:rPr>
          <w:rStyle w:val="afffe"/>
          <w:rFonts w:ascii="Fb Fontext" w:hAnsi="Fb Fontext"/>
          <w:rtl/>
        </w:rPr>
        <w:t xml:space="preserve"> היא </w:t>
      </w:r>
      <w:ins w:id="90647" w:author="קלוד" w:date="2026-10-11T13:11:34Z">
        <w:r>
          <w:rPr>
            <w:rFonts w:ascii="Fb Fontext" w:hAnsi="Fb Fontext"/>
            <w:rtl/>
          </w:rPr>
          <w:t xml:space="preserve">רה"י' -</w:t>
        </w:r>
      </w:ins>
      <w:del w:id="90648" w:author="קלוד" w:date="2026-10-11T13:11:34Z">
        <w:r w:rsidRPr="006F178A">
          <w:rPr>
            <w:rFonts w:ascii="Fb Fontext" w:hAnsi="Fb Fontext"/>
            <w:rtl/>
          </w:rPr>
          <w:delText xml:space="preserve">ר</w:delText>
        </w:r>
        <w:r w:rsidRPr="006F178A">
          <w:rPr>
            <w:rFonts w:ascii="Fb Fontext" w:hAnsi="Fb Fontext" w:hint="cs"/>
            <w:rtl/>
          </w:rPr>
          <w:delText xml:space="preserve">ה</w:delText>
        </w:r>
        <w:r w:rsidRPr="006F178A">
          <w:rPr>
            <w:rFonts w:ascii="Fb Fontext" w:hAnsi="Fb Fontext"/>
            <w:rtl/>
          </w:rPr>
          <w:delText xml:space="preserve">"</w:delText>
        </w:r>
        <w:r w:rsidRPr="006F178A">
          <w:rPr>
            <w:rFonts w:ascii="Fb Fontext" w:hAnsi="Fb Fontext" w:hint="cs"/>
            <w:rtl/>
          </w:rPr>
          <w:delText xml:space="preserve">י</w:delText>
        </w:r>
        <w:r w:rsidRPr="006F178A">
          <w:rPr>
            <w:rFonts w:ascii="Fb Fontext" w:hAnsi="Fb Fontext" w:hint="cs"/>
            <w:rtl/>
          </w:rPr>
          <w:delText xml:space="preserve">-</w:delText>
        </w:r>
      </w:del>
      <w:r w:rsidRPr="006F178A">
        <w:rPr>
          <w:rFonts w:ascii="Fb Fontext" w:hAnsi="Fb Fontext"/>
          <w:rtl/>
        </w:rPr>
        <w:t xml:space="preserve"> </w:t>
      </w:r>
      <w:ins w:id="95637" w:author="מנוע מכני" w:date="2026-10-11T12:04:39Z">
        <w:r>
          <w:rPr>
            <w:rFonts w:ascii="Fb Fontext" w:hAnsi="Fb Fontext"/>
            <w:rtl/>
          </w:rPr>
          <w:t xml:space="preserve">למעט</w:t>
        </w:r>
      </w:ins>
      <w:del w:id="95638" w:author="מנוע מכני" w:date="2026-10-11T12:04:39Z">
        <w:r w:rsidRPr="006F178A">
          <w:rPr>
            <w:rFonts w:ascii="Fb Fontext" w:hAnsi="Fb Fontext"/>
            <w:rtl/>
          </w:rPr>
          <w:delText xml:space="preserve">למעוטי</w:delText>
        </w:r>
      </w:del>
      <w:r w:rsidRPr="006F178A">
        <w:rPr>
          <w:rFonts w:ascii="Fb Fontext" w:hAnsi="Fb Fontext"/>
          <w:rtl/>
        </w:rPr>
        <w:t xml:space="preserve"> </w:t>
      </w:r>
      <w:ins w:id="90645" w:author="קלוד" w:date="2026-10-11T13:11:34Z">
        <w:r>
          <w:rPr>
            <w:rFonts w:ascii="Fb Fontext" w:hAnsi="Fb Fontext"/>
            <w:rtl/>
          </w:rPr>
          <w:t xml:space="preserve">דברי</w:t>
        </w:r>
      </w:ins>
      <w:del w:id="90646" w:author="קלוד" w:date="2026-10-11T13:11:34Z">
        <w:r w:rsidRPr="006F178A">
          <w:rPr>
            <w:rFonts w:ascii="Fb Fontext" w:hAnsi="Fb Fontext"/>
            <w:rtl/>
          </w:rPr>
          <w:delText xml:space="preserve">הא</w:delText>
        </w:r>
      </w:del>
      <w:r w:rsidRPr="006F178A">
        <w:rPr>
          <w:rFonts w:ascii="Fb Fontext" w:hAnsi="Fb Fontext"/>
          <w:rtl/>
        </w:rPr>
        <w:t xml:space="preserve"> </w:t>
      </w:r>
      <w:ins w:id="90643" w:author="קלוד" w:date="2026-10-11T13:11:34Z">
        <w:r>
          <w:rPr>
            <w:rStyle w:val="2fb"/>
            <w:rFonts w:ascii="Fb Fontext" w:hAnsi="Fb Fontext"/>
            <w:rtl/>
          </w:rPr>
          <w:t xml:space="preserve">ר"י:</w:t>
        </w:r>
      </w:ins>
      <w:del w:id="90644" w:author="קלוד" w:date="2026-10-11T13:11:34Z">
        <w:r w:rsidRPr="006F178A">
          <w:rPr>
            <w:rStyle w:val="2fb"/>
            <w:rFonts w:ascii="Fb Fontext" w:hAnsi="Fb Fontext"/>
            <w:rtl/>
          </w:rPr>
          <w:delText xml:space="preserve">דר"י</w:delText>
        </w:r>
      </w:del>
    </w:p>
    <w:p>
      <w:pPr>
        <w:pStyle w:val="38"/>
        <w:rPr>
          <w:ins w:id="96395" w:author="מנוע מכני" w:date="2026-10-11T12:04:39Z"/>
        </w:rPr>
      </w:pPr>
      <w:r w:rsidRPr="006F178A">
        <w:t>י</w:t>
      </w:r>
      <w:r w:rsidRPr="006F178A">
        <w:t xml:space="preserve">תר על כן </w:t>
      </w:r>
      <w:r w:rsidRPr="006F178A">
        <w:t xml:space="preserve">אמר</w:t>
      </w:r>
      <w:r w:rsidRPr="006F178A">
        <w:t xml:space="preserve"> ר"י:</w:t>
      </w:r>
    </w:p>
    <w:p w:rsidR="00E9703F" w:rsidRPr="006F178A" w:rsidRDefault="00E9703F" w:rsidP="00E9703F">
      <w:pPr>
        <w:rPr>
          <w:rtl/>
        </w:rPr>
      </w:pPr>
      <w:del w:id="96396" w:author="מנוע מכני" w:date="2026-10-11T12:04:39Z">
        <w:r w:rsidRPr="006F178A">
          <w:rPr>
            <w:rtl/>
          </w:rPr>
          <w:delText xml:space="preserve"> </w:delText>
        </w:r>
      </w:del>
      <w:r w:rsidRPr="006F178A">
        <w:rPr>
          <w:rtl/>
        </w:rPr>
        <w:t xml:space="preserve">מי שיש לו שני בתים בשני צדי רשות הרבים, עושה לחי מכאן ולחי מכאן, או קורה מכאן וקורה מכאן, ונושא ונותן באמצע.</w:t>
      </w:r>
    </w:p>
    <w:p>
      <w:pPr>
        <w:pStyle w:val="38"/>
        <w:rPr>
          <w:ins w:id="96397" w:author="מנוע מכני" w:date="2026-10-11T12:04:39Z"/>
        </w:rPr>
      </w:pPr>
      <w:r w:rsidRPr="006F178A">
        <w:t xml:space="preserve">אמרו לו:</w:t>
      </w:r>
    </w:p>
    <w:p w:rsidR="00E9703F" w:rsidRPr="006F178A" w:rsidRDefault="00E9703F" w:rsidP="00E9703F">
      <w:pPr>
        <w:rPr>
          <w:rtl/>
        </w:rPr>
      </w:pPr>
      <w:del w:id="96398" w:author="מנוע מכני" w:date="2026-10-11T12:04:39Z">
        <w:r w:rsidRPr="006F178A">
          <w:rPr>
            <w:rtl/>
          </w:rPr>
          <w:delText xml:space="preserve"> </w:delText>
        </w:r>
      </w:del>
      <w:r w:rsidRPr="006F178A">
        <w:rPr>
          <w:rtl/>
        </w:rPr>
        <w:t xml:space="preserve">אין מערבין רשות הרבים בכך.</w:t>
      </w:r>
    </w:p>
    <w:p w:rsidR="00E9703F" w:rsidRDefault="00E9703F" w:rsidP="00E9703F">
      <w:pPr>
        <w:rPr>
          <w:rtl/>
        </w:rPr>
      </w:pPr>
      <w:r w:rsidRPr="006F178A">
        <w:rPr>
          <w:rtl/>
        </w:rPr>
        <w:t xml:space="preserve">וקרו </w:t>
      </w:r>
      <w:ins w:id="92149" w:author="מנוע מכני" w:date="2026-10-11T12:04:39Z">
        <w:r>
          <w:rPr>
            <w:rtl/>
          </w:rPr>
          <w:t xml:space="preserve">לו</w:t>
        </w:r>
      </w:ins>
      <w:del w:id="92150" w:author="מנוע מכני" w:date="2026-10-11T12:04:39Z">
        <w:r w:rsidRPr="006F178A">
          <w:rPr>
            <w:rtl/>
          </w:rPr>
          <w:delText xml:space="preserve">ליה</w:delText>
        </w:r>
      </w:del>
      <w:r w:rsidRPr="006F178A">
        <w:rPr>
          <w:rtl/>
        </w:rPr>
        <w:t xml:space="preserve"> </w:t>
      </w:r>
      <w:r w:rsidRPr="006F178A">
        <w:rPr>
          <w:rStyle w:val="afffe"/>
          <w:rFonts w:ascii="Fb Fontext" w:hAnsi="Fb Fontext"/>
          <w:rtl/>
        </w:rPr>
        <w:t xml:space="preserve">גמורה </w:t>
      </w:r>
      <w:r w:rsidRPr="006F178A">
        <w:rPr>
          <w:rtl/>
        </w:rPr>
        <w:t>דהיינו ד</w:t>
      </w:r>
      <w:r>
        <w:rPr>
          <w:rtl/>
        </w:rPr>
        <w:t>אפי'</w:t>
      </w:r>
      <w:r w:rsidRPr="006F178A">
        <w:rPr>
          <w:rtl/>
        </w:rPr>
        <w:t xml:space="preserve"> לזרוק אסור [ולא רק לטלטל ]</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399" w:author="מנוע מכני" w:date="2026-10-11T12:04:39Z"/>
        </w:rPr>
      </w:pPr>
      <w:r w:rsidRPr="006F178A">
        <w:t xml:space="preserve">אמר</w:t>
      </w:r>
      <w:r w:rsidRPr="006F178A">
        <w:t xml:space="preserve"> מר:</w:t>
      </w:r>
    </w:p>
    <w:p w:rsidR="00E9703F" w:rsidRPr="006F178A" w:rsidRDefault="00E9703F" w:rsidP="00E9703F">
      <w:pPr>
        <w:rPr>
          <w:rStyle w:val="afffe"/>
          <w:rFonts w:ascii="Fb Fontext" w:hAnsi="Fb Fontext"/>
          <w:rtl/>
        </w:rPr>
      </w:pPr>
      <w:del w:id="96400" w:author="מנוע מכני" w:date="2026-10-11T12:04:39Z">
        <w:r w:rsidRPr="006F178A">
          <w:rPr>
            <w:rStyle w:val="afffe"/>
            <w:rFonts w:ascii="Fb Fontext" w:hAnsi="Fb Fontext"/>
            <w:rtl/>
          </w:rPr>
          <w:delText xml:space="preserve"> </w:delText>
        </w:r>
      </w:del>
      <w:r w:rsidRPr="006F178A">
        <w:rPr>
          <w:rStyle w:val="afffe"/>
          <w:rFonts w:ascii="Fb Fontext" w:hAnsi="Fb Fontext"/>
          <w:rtl/>
        </w:rPr>
        <w:t xml:space="preserve">זו היא רשות הרבים.</w:t>
      </w:r>
    </w:p>
    <w:p w:rsidR="00E9703F" w:rsidRPr="004640F6" w:rsidRDefault="00E9703F" w:rsidP="00E9703F">
      <w:pPr>
        <w:rPr>
          <w:rFonts w:cs="Guttman Vilna"/>
          <w:b/>
          <w:bCs/>
          <w:spacing w:val="-4"/>
          <w:rtl/>
        </w:rPr>
      </w:pPr>
      <w:ins w:id="95639" w:author="מנוע מכני" w:date="2026-10-11T12:04:39Z">
        <w:r>
          <w:rPr>
            <w:spacing w:val="-4"/>
            <w:rtl/>
          </w:rPr>
          <w:t xml:space="preserve">למעט</w:t>
        </w:r>
      </w:ins>
      <w:del w:id="95640" w:author="מנוע מכני" w:date="2026-10-11T12:04:39Z">
        <w:r w:rsidRPr="004640F6">
          <w:rPr>
            <w:spacing w:val="-4"/>
            <w:rtl/>
          </w:rPr>
          <w:delText xml:space="preserve">למעוטי</w:delText>
        </w:r>
      </w:del>
      <w:r w:rsidRPr="004640F6">
        <w:rPr>
          <w:spacing w:val="-4"/>
          <w:rtl/>
        </w:rPr>
        <w:t xml:space="preserve"> </w:t>
      </w:r>
      <w:ins w:id="90659" w:author="קלוד" w:date="2026-10-11T13:11:34Z">
        <w:r>
          <w:rPr>
            <w:spacing w:val="-4"/>
            <w:rtl/>
          </w:rPr>
          <w:t xml:space="preserve">דבר</w:t>
        </w:r>
      </w:ins>
      <w:del w:id="90660" w:author="קלוד" w:date="2026-10-11T13:11:34Z">
        <w:r w:rsidRPr="004640F6">
          <w:rPr>
            <w:spacing w:val="-4"/>
            <w:rtl/>
          </w:rPr>
          <w:delText xml:space="preserve">אידך</w:delText>
        </w:r>
      </w:del>
      <w:r w:rsidRPr="004640F6">
        <w:rPr>
          <w:spacing w:val="-4"/>
          <w:rtl/>
        </w:rPr>
        <w:t xml:space="preserve"> </w:t>
      </w:r>
      <w:ins w:id="90187" w:author="מנוע מכני" w:date="2026-10-11T12:04:39Z">
        <w:ins w:id="90657" w:author="קלוד" w:date="2026-10-11T13:11:34Z">
          <w:r>
            <w:rPr>
              <w:rStyle w:val="2fb"/>
              <w:spacing w:val="-4"/>
              <w:rtl/>
            </w:rPr>
            <w:t xml:space="preserve">אחר</w:t>
          </w:r>
        </w:ins>
        <w:del w:id="90658" w:author="קלוד" w:date="2026-10-11T13:11:34Z">
          <w:r>
            <w:rPr>
              <w:rStyle w:val="2fb"/>
              <w:spacing w:val="-4"/>
              <w:rtl/>
            </w:rPr>
            <w:delText xml:space="preserve">דר"י</w:delText>
          </w:r>
        </w:del>
      </w:ins>
      <w:del w:id="90188" w:author="מנוע מכני" w:date="2026-10-11T12:04:39Z">
        <w:r w:rsidRPr="004640F6">
          <w:rPr>
            <w:spacing w:val="-4"/>
            <w:rtl/>
          </w:rPr>
          <w:delText xml:space="preserve">דרבי יהודה</w:delText>
        </w:r>
      </w:del>
      <w:r w:rsidRPr="004640F6">
        <w:rPr>
          <w:rFonts w:hint="cs"/>
          <w:spacing w:val="-4"/>
          <w:rtl/>
        </w:rPr>
        <w:t xml:space="preserve"> </w:t>
      </w:r>
      <w:ins w:id="95075" w:author="מנוע מכני" w:date="2026-10-11T12:04:39Z">
        <w:ins w:id="90655" w:author="קלוד" w:date="2026-10-11T13:11:34Z">
          <w:r>
            <w:rPr>
              <w:rFonts w:hint="cs"/>
              <w:spacing w:val="-4"/>
              <w:rtl/>
            </w:rPr>
            <w:t xml:space="preserve">של</w:t>
          </w:r>
        </w:ins>
        <w:del w:id="90656" w:author="קלוד" w:date="2026-10-11T13:11:34Z">
          <w:r>
            <w:rPr>
              <w:rFonts w:hint="cs"/>
              <w:spacing w:val="-4"/>
              <w:rtl/>
            </w:rPr>
            <w:delText xml:space="preserve">דסבר</w:delText>
          </w:r>
        </w:del>
      </w:ins>
      <w:del w:id="95076" w:author="מנוע מכני" w:date="2026-10-11T12:04:39Z">
        <w:r w:rsidRPr="004640F6">
          <w:rPr>
            <w:rFonts w:hint="cs"/>
            <w:spacing w:val="-4"/>
            <w:rtl/>
          </w:rPr>
          <w:delText xml:space="preserve">דס</w:delText>
        </w:r>
        <w:r w:rsidRPr="004640F6">
          <w:rPr>
            <w:spacing w:val="-4"/>
            <w:rtl/>
          </w:rPr>
          <w:delText xml:space="preserve">"</w:delText>
        </w:r>
        <w:r w:rsidRPr="004640F6">
          <w:rPr>
            <w:rFonts w:hint="cs"/>
            <w:spacing w:val="-4"/>
            <w:rtl/>
          </w:rPr>
          <w:delText xml:space="preserve">ל</w:delText>
        </w:r>
      </w:del>
      <w:r w:rsidRPr="004640F6">
        <w:rPr>
          <w:rFonts w:hint="cs"/>
          <w:spacing w:val="-4"/>
          <w:rtl/>
        </w:rPr>
        <w:t xml:space="preserve"> </w:t>
      </w:r>
      <w:ins w:id="90653" w:author="קלוד" w:date="2026-10-11T13:11:34Z">
        <w:r>
          <w:rPr>
            <w:spacing w:val="-4"/>
            <w:rtl/>
          </w:rPr>
          <w:t xml:space="preserve">ר"י, דסבר: אם</w:t>
        </w:r>
      </w:ins>
      <w:del w:id="90654" w:author="קלוד" w:date="2026-10-11T13:11:34Z">
        <w:r w:rsidRPr="004640F6">
          <w:rPr>
            <w:spacing w:val="-4"/>
            <w:rtl/>
          </w:rPr>
          <w:delText xml:space="preserve">דאם</w:delText>
        </w:r>
      </w:del>
      <w:r w:rsidRPr="004640F6">
        <w:rPr>
          <w:spacing w:val="-4"/>
          <w:rtl/>
        </w:rPr>
        <w:t xml:space="preserve"> היתה דרך </w:t>
      </w:r>
      <w:r w:rsidRPr="004640F6">
        <w:rPr>
          <w:spacing w:val="-4"/>
          <w:rtl/>
        </w:rPr>
        <w:t xml:space="preserve">רה"ר</w:t>
      </w:r>
      <w:r w:rsidRPr="004640F6">
        <w:rPr>
          <w:spacing w:val="-4"/>
          <w:rtl/>
        </w:rPr>
        <w:t xml:space="preserve"> </w:t>
      </w:r>
      <w:ins w:id="90651" w:author="קלוד" w:date="2026-10-11T13:11:34Z">
        <w:r>
          <w:rPr>
            <w:spacing w:val="-4"/>
            <w:rtl/>
          </w:rPr>
          <w:t xml:space="preserve">מפסקתן </w:t>
        </w:r>
        <w:r>
          <w:rPr>
            <w:rStyle w:val="afffffe"/>
            <w:spacing w:val="-4"/>
            <w:rtl/>
          </w:rPr>
          <w:t xml:space="preserve">את פסי הביראות</w:t>
        </w:r>
        <w:r>
          <w:rPr>
            <w:spacing w:val="-4"/>
            <w:rtl/>
          </w:rPr>
          <w:t xml:space="preserve"> -</w:t>
        </w:r>
      </w:ins>
      <w:del w:id="90652" w:author="קלוד" w:date="2026-10-11T13:11:34Z">
        <w:r w:rsidRPr="004640F6">
          <w:rPr>
            <w:spacing w:val="-4"/>
            <w:rtl/>
          </w:rPr>
          <w:delText xml:space="preserve">מפסקתן</w:delText>
        </w:r>
      </w:del>
      <w:r w:rsidRPr="004640F6">
        <w:rPr>
          <w:spacing w:val="-4"/>
          <w:rtl/>
        </w:rPr>
        <w:t xml:space="preserve"> יסלקנה לצדדין, וחכ"א אינו צריך.</w:t>
      </w:r>
    </w:p>
    <w:p w:rsidR="00E9703F" w:rsidRPr="009757B9" w:rsidRDefault="00E9703F" w:rsidP="00E9703F">
      <w:pPr>
        <w:rPr>
          <w:rFonts w:cs="Guttman Vilna"/>
          <w:b/>
          <w:bCs/>
          <w:rtl/>
        </w:rPr>
      </w:pPr>
      <w:ins w:id="90667" w:author="קלוד" w:date="2026-10-11T13:11:34Z">
        <w:r>
          <w:rPr>
            <w:rtl/>
          </w:rPr>
          <w:t xml:space="preserve">וקראוה</w:t>
        </w:r>
      </w:ins>
      <w:del w:id="90668" w:author="קלוד" w:date="2026-10-11T13:11:34Z">
        <w:r w:rsidRPr="006F178A">
          <w:rPr>
            <w:rtl/>
          </w:rPr>
          <w:delText xml:space="preserve">וקרו</w:delText>
        </w:r>
      </w:del>
      <w:r w:rsidRPr="006F178A">
        <w:rPr>
          <w:rtl/>
        </w:rPr>
        <w:t xml:space="preserve"> </w:t>
      </w:r>
      <w:ins w:id="92151" w:author="מנוע מכני" w:date="2026-10-11T12:04:39Z">
        <w:ins w:id="90665" w:author="קלוד" w:date="2026-10-11T13:11:34Z">
          <w:r>
            <w:rPr>
              <w:rtl/>
            </w:rPr>
            <w:t xml:space="preserve">'גמורה'</w:t>
          </w:r>
        </w:ins>
        <w:del w:id="90666" w:author="קלוד" w:date="2026-10-11T13:11:34Z">
          <w:r>
            <w:rPr>
              <w:rtl/>
            </w:rPr>
            <w:delText xml:space="preserve">לו</w:delText>
          </w:r>
        </w:del>
      </w:ins>
      <w:del w:id="92152" w:author="מנוע מכני" w:date="2026-10-11T12:04:39Z">
        <w:r w:rsidRPr="006F178A">
          <w:rPr>
            <w:rtl/>
          </w:rPr>
          <w:delText xml:space="preserve">ליה</w:delText>
        </w:r>
      </w:del>
      <w:r w:rsidRPr="006F178A">
        <w:rPr>
          <w:rtl/>
        </w:rPr>
        <w:t xml:space="preserve"> </w:t>
      </w:r>
      <w:ins w:id="90663" w:author="קלוד" w:date="2026-10-11T13:11:34Z">
        <w:r>
          <w:rPr>
            <w:rtl/>
          </w:rPr>
          <w:t xml:space="preserve">אגב</w:t>
        </w:r>
      </w:ins>
      <w:del w:id="90664" w:author="קלוד" w:date="2026-10-11T13:11:34Z">
        <w:r w:rsidRPr="006F178A">
          <w:rPr>
            <w:rtl/>
          </w:rPr>
          <w:delText xml:space="preserve">גמורה</w:delText>
        </w:r>
      </w:del>
      <w:r w:rsidRPr="006F178A">
        <w:rPr>
          <w:rtl/>
        </w:rPr>
        <w:t xml:space="preserve"> </w:t>
      </w:r>
      <w:ins w:id="90661" w:author="קלוד" w:date="2026-10-11T13:11:34Z">
        <w:r>
          <w:rPr>
            <w:rtl/>
          </w:rPr>
          <w:t xml:space="preserve">הרישא.</w:t>
        </w:r>
      </w:ins>
      <w:del w:id="90662" w:author="קלוד" w:date="2026-10-11T13:11:34Z">
        <w:r w:rsidRPr="006F178A">
          <w:rPr>
            <w:rtl/>
          </w:rPr>
          <w:delText xml:space="preserve">איידי דרישא.</w:delText>
        </w:r>
      </w:del>
    </w:p>
    <w:p>
      <w:pPr>
        <w:pStyle w:val="38"/>
        <w:rPr>
          <w:ins w:id="96401" w:author="מנוע מכני" w:date="2026-10-11T12:04:39Z"/>
        </w:rPr>
      </w:pPr>
      <w:ins w:id="90669" w:author="קלוד" w:date="2026-10-11T13:11:34Z">
        <w:r>
          <w:t xml:space="preserve">וזו</w:t>
        </w:r>
      </w:ins>
      <w:del w:id="90670" w:author="קלוד" w:date="2026-10-11T13:11:34Z">
        <w:r w:rsidRPr="006F178A">
          <w:delText xml:space="preserve">והך</w:delText>
        </w:r>
      </w:del>
    </w:p>
    <w:p w:rsidR="00E9703F" w:rsidRPr="009757B9" w:rsidRDefault="00E9703F" w:rsidP="00E9703F">
      <w:pPr>
        <w:rPr>
          <w:rFonts w:cs="Guttman Vilna"/>
          <w:b/>
          <w:bCs/>
          <w:rtl/>
        </w:rPr>
      </w:pPr>
      <w:del w:id="96402" w:author="מנוע מכני" w:date="2026-10-11T12:04:39Z">
        <w:r w:rsidRPr="006F178A">
          <w:rPr>
            <w:rtl/>
          </w:rPr>
          <w:delText xml:space="preserve"> </w:delText>
        </w:r>
      </w:del>
      <w:ins w:id="90673" w:author="קלוד" w:date="2026-10-11T13:11:34Z">
        <w:r>
          <w:rPr>
            <w:rtl/>
          </w:rPr>
          <w:t xml:space="preserve">שמנו</w:t>
        </w:r>
      </w:ins>
      <w:del w:id="90674" w:author="קלוד" w:date="2026-10-11T13:11:34Z">
        <w:r w:rsidRPr="006F178A">
          <w:rPr>
            <w:rtl/>
          </w:rPr>
          <w:delText xml:space="preserve">דחשבי'</w:delText>
        </w:r>
      </w:del>
      <w:r w:rsidRPr="006F178A">
        <w:rPr>
          <w:rtl/>
        </w:rPr>
        <w:t xml:space="preserve"> </w:t>
      </w:r>
      <w:ins w:id="90781" w:author="מנוע מכני" w:date="2026-10-11T12:04:39Z">
        <w:r>
          <w:rPr>
            <w:rtl/>
          </w:rPr>
          <w:t xml:space="preserve">גם</w:t>
        </w:r>
      </w:ins>
      <w:del w:id="90782" w:author="מנוע מכני" w:date="2026-10-11T12:04:39Z">
        <w:r w:rsidRPr="006F178A">
          <w:rPr>
            <w:rtl/>
          </w:rPr>
          <w:delText xml:space="preserve">נמי</w:delText>
        </w:r>
      </w:del>
      <w:r w:rsidRPr="006F178A">
        <w:rPr>
          <w:rtl/>
        </w:rPr>
        <w:t xml:space="preserve"> </w:t>
      </w:r>
      <w:ins w:id="90671" w:author="קלוד" w:date="2026-10-11T13:11:34Z">
        <w:r>
          <w:rPr>
            <w:rtl/>
          </w:rPr>
          <w:t xml:space="preserve">מדבר </w:t>
        </w:r>
        <w:r>
          <w:rPr>
            <w:rStyle w:val="afffffe"/>
            <w:rtl/>
          </w:rPr>
          <w:t xml:space="preserve">ברה"ר</w:t>
        </w:r>
        <w:r>
          <w:rPr>
            <w:rtl/>
          </w:rPr>
          <w:t xml:space="preserve"> -</w:t>
        </w:r>
      </w:ins>
      <w:del w:id="90672" w:author="קלוד" w:date="2026-10-11T13:11:34Z">
        <w:r w:rsidRPr="006F178A">
          <w:rPr>
            <w:rtl/>
          </w:rPr>
          <w:delText xml:space="preserve">מדבר</w:delText>
        </w:r>
      </w:del>
      <w:r w:rsidRPr="006F178A">
        <w:rPr>
          <w:rtl/>
        </w:rPr>
        <w:t xml:space="preserve"> היינו כשישראל שרויין במדבר.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95" w:author="קלוד" w:date="2026-10-11T12:33:55Z"/>
        </w:rPr>
      </w:pPr>
      <w:ins w:id="91296" w:author="קלוד" w:date="2026-10-11T12:33:55Z">
        <w:r>
          <w:rPr>
            <w:color w:val="7B3F00"/>
          </w:rPr>
          <w:t xml:space="preserve">'במזיד ענוש כרת ונסקל' - חיוב אחת על אבות מלאכות</w:t>
        </w:r>
      </w:ins>
    </w:p>
    <w:p w:rsidR="00E9703F" w:rsidRPr="006F178A" w:rsidRDefault="00E9703F" w:rsidP="00E9703F">
      <w:pPr>
        <w:rPr>
          <w:rStyle w:val="afffe"/>
          <w:rFonts w:ascii="Fb Fontext" w:hAnsi="Fb Fontext"/>
          <w:rtl/>
        </w:rPr>
      </w:pPr>
      <w:r w:rsidRPr="006F178A">
        <w:rPr>
          <w:rStyle w:val="afffe"/>
          <w:rFonts w:ascii="Fb Fontext" w:hAnsi="Fb Fontext"/>
          <w:rtl/>
        </w:rPr>
        <w:t xml:space="preserve">אמר</w:t>
      </w:r>
      <w:r w:rsidRPr="006F178A">
        <w:rPr>
          <w:rStyle w:val="afffe"/>
          <w:rFonts w:ascii="Fb Fontext" w:hAnsi="Fb Fontext"/>
          <w:rtl/>
        </w:rPr>
        <w:t xml:space="preserve"> מר אם הוציא והכניס בשוגג חייב חטאת, במזיד ענוש כרת ונסקל.</w:t>
      </w:r>
    </w:p>
    <w:p w:rsidR="00E9703F" w:rsidRPr="006F178A" w:rsidRDefault="00E9703F" w:rsidP="00E9703F">
      <w:pPr>
        <w:rPr>
          <w:rtl/>
        </w:rPr>
      </w:pPr>
      <w:r w:rsidRPr="006F178A">
        <w:rPr>
          <w:rtl/>
        </w:rPr>
        <w:t xml:space="preserve">בשוגג חייב </w:t>
      </w:r>
      <w:ins w:id="90679" w:author="קלוד" w:date="2026-10-11T13:11:34Z">
        <w:r>
          <w:rPr>
            <w:rtl/>
          </w:rPr>
          <w:t xml:space="preserve">חטאת</w:t>
        </w:r>
      </w:ins>
      <w:del w:id="90680" w:author="קלוד" w:date="2026-10-11T13:11:34Z">
        <w:r w:rsidRPr="006F178A">
          <w:rPr>
            <w:rtl/>
          </w:rPr>
          <w:delText xml:space="preserve">חטאת,</w:delText>
        </w:r>
      </w:del>
      <w:r w:rsidRPr="006F178A">
        <w:rPr>
          <w:rtl/>
        </w:rPr>
        <w:t xml:space="preserve"> </w:t>
      </w:r>
      <w:ins w:id="90677" w:author="קלוד" w:date="2026-10-11T13:11:34Z">
        <w:r>
          <w:rPr>
            <w:rtl/>
          </w:rPr>
          <w:t xml:space="preserve">- </w:t>
        </w:r>
        <w:r>
          <w:rPr>
            <w:rStyle w:val="afffffe"/>
            <w:rtl/>
          </w:rPr>
          <w:t xml:space="preserve">פשיטא, אלא</w:t>
        </w:r>
        <w:r>
          <w:rPr>
            <w:rtl/>
          </w:rPr>
          <w:t xml:space="preserve"> נצרכה</w:t>
        </w:r>
      </w:ins>
      <w:del w:id="90678" w:author="קלוד" w:date="2026-10-11T13:11:34Z">
        <w:r w:rsidRPr="006F178A">
          <w:rPr>
            <w:rtl/>
          </w:rPr>
          <w:delText xml:space="preserve">איצטריכא</w:delText>
        </w:r>
      </w:del>
      <w:r w:rsidRPr="006F178A">
        <w:rPr>
          <w:rtl/>
        </w:rPr>
        <w:t xml:space="preserve"> למזיד </w:t>
      </w:r>
      <w:ins w:id="90675" w:author="קלוד" w:date="2026-10-11T13:11:34Z">
        <w:r>
          <w:rPr>
            <w:rtl/>
          </w:rPr>
          <w:t xml:space="preserve">דנסקל,</w:t>
        </w:r>
      </w:ins>
      <w:del w:id="90676" w:author="קלוד" w:date="2026-10-11T13:11:34Z">
        <w:r w:rsidRPr="006F178A">
          <w:rPr>
            <w:rtl/>
          </w:rPr>
          <w:delText xml:space="preserve">דנסקל</w:delText>
        </w:r>
      </w:del>
      <w:r w:rsidRPr="006F178A">
        <w:rPr>
          <w:rtl/>
        </w:rPr>
        <w:t xml:space="preserve"> </w:t>
      </w:r>
      <w:r w:rsidRPr="006F178A">
        <w:rPr>
          <w:rtl/>
        </w:rPr>
        <w:t xml:space="preserve">וקמ"ל</w:t>
      </w:r>
      <w:r w:rsidRPr="006F178A">
        <w:rPr>
          <w:rtl/>
        </w:rPr>
        <w:t xml:space="preserve"> </w:t>
      </w:r>
      <w:r w:rsidRPr="006F178A">
        <w:rPr>
          <w:rStyle w:val="2fb"/>
          <w:rtl/>
        </w:rPr>
        <w:t xml:space="preserve">כדרב</w:t>
      </w:r>
      <w:r w:rsidRPr="006F178A">
        <w:rPr>
          <w:rtl/>
        </w:rPr>
        <w:t xml:space="preserve">: מצאתי מגלת סתרים בי </w:t>
      </w:r>
      <w:r w:rsidRPr="006F178A">
        <w:rPr>
          <w:rStyle w:val="2fb"/>
          <w:rtl/>
        </w:rPr>
        <w:t xml:space="preserve">רבי חייא</w:t>
      </w:r>
      <w:r w:rsidRPr="006F178A">
        <w:rPr>
          <w:rFonts w:hint="cs"/>
          <w:rtl/>
        </w:rPr>
        <w:t>,</w:t>
      </w:r>
      <w:r w:rsidRPr="006F178A">
        <w:rPr>
          <w:rtl/>
        </w:rPr>
        <w:t xml:space="preserve"> </w:t>
      </w:r>
      <w:r w:rsidRPr="00097464">
        <w:rPr>
          <w:spacing w:val="-6"/>
          <w:rtl/>
        </w:rPr>
        <w:t>וכתוב בה</w:t>
      </w:r>
      <w:r w:rsidRPr="00097464">
        <w:rPr>
          <w:rFonts w:hint="cs"/>
          <w:spacing w:val="-6"/>
          <w:rtl/>
        </w:rPr>
        <w:t>:</w:t>
      </w:r>
      <w:r w:rsidRPr="00097464">
        <w:rPr>
          <w:spacing w:val="-6"/>
          <w:rtl/>
        </w:rPr>
        <w:t xml:space="preserve"> איסי בן יהודה אומר: אבות מלאכות ארבעים חסר אחת, ואינו חייב אלא אחת.</w:t>
      </w:r>
    </w:p>
    <w:p w:rsidR="00E9703F" w:rsidRPr="009757B9" w:rsidRDefault="00E9703F" w:rsidP="00E9703F">
      <w:pPr>
        <w:rPr>
          <w:rFonts w:cs="Guttman Vilna"/>
          <w:b/>
          <w:bCs/>
          <w:rtl/>
        </w:rPr>
      </w:pPr>
      <w:r w:rsidRPr="00523F92">
        <w:rPr>
          <w:rStyle w:val="afffff0"/>
          <w:rFonts w:hint="cs"/>
          <w:rtl/>
        </w:rPr>
        <w:t xml:space="preserve">'אלא אחת' </w:t>
      </w:r>
      <w:r w:rsidRPr="006F178A">
        <w:rPr>
          <w:rFonts w:hint="cs"/>
          <w:rtl/>
        </w:rPr>
        <w:t xml:space="preserve">ס"ד</w:t>
      </w:r>
      <w:r w:rsidRPr="006F178A">
        <w:rPr>
          <w:rFonts w:hint="cs"/>
          <w:rtl/>
        </w:rPr>
        <w:t xml:space="preserve">? </w:t>
      </w:r>
      <w:ins w:id="90685" w:author="קלוד" w:date="2026-10-11T13:11:34Z">
        <w:r>
          <w:rPr>
            <w:rtl/>
          </w:rPr>
          <w:t xml:space="preserve">והרי</w:t>
        </w:r>
      </w:ins>
      <w:del w:id="90686" w:author="קלוד" w:date="2026-10-11T13:11:34Z">
        <w:r w:rsidRPr="006F178A">
          <w:rPr>
            <w:rtl/>
          </w:rPr>
          <w:delText xml:space="preserve">ו</w:delText>
        </w:r>
        <w:r w:rsidRPr="006F178A">
          <w:rPr>
            <w:rFonts w:hint="cs"/>
            <w:rtl/>
          </w:rPr>
          <w:delText xml:space="preserve">הא</w:delText>
        </w:r>
      </w:del>
      <w:r w:rsidRPr="006F178A">
        <w:rPr>
          <w:rFonts w:hint="cs"/>
          <w:rtl/>
        </w:rPr>
        <w:t xml:space="preserve"> </w:t>
      </w:r>
      <w:ins w:id="90683" w:author="קלוד" w:date="2026-10-11T13:11:34Z">
        <w:r>
          <w:rPr>
            <w:rtl/>
          </w:rPr>
          <w:t xml:space="preserve">המנין </w:t>
        </w:r>
        <w:r>
          <w:rPr>
            <w:rStyle w:val="afffffe"/>
            <w:rtl/>
          </w:rPr>
          <w:t xml:space="preserve">שבמשנה</w:t>
        </w:r>
        <w:r>
          <w:rPr>
            <w:rtl/>
          </w:rPr>
          <w:t xml:space="preserve"> בא</w:t>
        </w:r>
      </w:ins>
      <w:del w:id="90684" w:author="קלוד" w:date="2026-10-11T13:11:34Z">
        <w:r w:rsidRPr="006F178A">
          <w:rPr>
            <w:rtl/>
          </w:rPr>
          <w:delText xml:space="preserve">מנינא</w:delText>
        </w:r>
      </w:del>
      <w:r w:rsidRPr="006F178A">
        <w:rPr>
          <w:rtl/>
        </w:rPr>
        <w:t xml:space="preserve"> </w:t>
      </w:r>
      <w:ins w:id="95849" w:author="מנוע מכני" w:date="2026-10-11T12:04:39Z">
        <w:r>
          <w:rPr>
            <w:rtl/>
          </w:rPr>
          <w:t xml:space="preserve">לומר</w:t>
        </w:r>
      </w:ins>
      <w:del w:id="95850" w:author="מנוע מכני" w:date="2026-10-11T12:04:39Z">
        <w:r w:rsidRPr="006F178A">
          <w:rPr>
            <w:rtl/>
          </w:rPr>
          <w:delText xml:space="preserve">למימר</w:delText>
        </w:r>
      </w:del>
      <w:r w:rsidRPr="006F178A">
        <w:rPr>
          <w:rtl/>
        </w:rPr>
        <w:t xml:space="preserve"> </w:t>
      </w:r>
      <w:ins w:id="90681" w:author="קלוד" w:date="2026-10-11T13:11:34Z">
        <w:r>
          <w:rPr>
            <w:rtl/>
          </w:rPr>
          <w:t xml:space="preserve">שאם</w:t>
        </w:r>
      </w:ins>
      <w:del w:id="90682" w:author="קלוד" w:date="2026-10-11T13:11:34Z">
        <w:r w:rsidRPr="006F178A">
          <w:rPr>
            <w:rtl/>
          </w:rPr>
          <w:delText xml:space="preserve">דאם</w:delText>
        </w:r>
      </w:del>
      <w:r w:rsidRPr="006F178A">
        <w:rPr>
          <w:rtl/>
        </w:rPr>
        <w:t xml:space="preserve"> עשאן כולן בהעלם אחד חייב עכאו"א.</w:t>
      </w:r>
    </w:p>
    <w:p>
      <w:pPr>
        <w:pStyle w:val="38"/>
        <w:rPr>
          <w:ins w:id="96403" w:author="מנוע מכני" w:date="2026-10-11T12:04:39Z"/>
        </w:rPr>
      </w:pPr>
      <w:r w:rsidRPr="006F178A">
        <w:t>אלא אימא:</w:t>
      </w:r>
    </w:p>
    <w:p w:rsidR="00E9703F" w:rsidRPr="009757B9" w:rsidRDefault="00E9703F" w:rsidP="00E9703F">
      <w:pPr>
        <w:rPr>
          <w:rFonts w:cs="Guttman Vilna"/>
          <w:b/>
          <w:bCs/>
          <w:rtl/>
        </w:rPr>
      </w:pPr>
      <w:del w:id="96404" w:author="מנוע מכני" w:date="2026-10-11T12:04:39Z">
        <w:r w:rsidRPr="006F178A">
          <w:rPr>
            <w:rtl/>
          </w:rPr>
          <w:delText xml:space="preserve"> </w:delText>
        </w:r>
      </w:del>
      <w:r w:rsidRPr="006F178A">
        <w:rPr>
          <w:rtl/>
        </w:rPr>
        <w:t xml:space="preserve">אינו </w:t>
      </w:r>
      <w:ins w:id="90695" w:author="קלוד" w:date="2026-10-11T13:11:34Z">
        <w:r>
          <w:rPr>
            <w:rtl/>
          </w:rPr>
          <w:t xml:space="preserve">חייב </w:t>
        </w:r>
        <w:r>
          <w:rPr>
            <w:rStyle w:val="afffffe"/>
            <w:rtl/>
          </w:rPr>
          <w:t xml:space="preserve">סקילה</w:t>
        </w:r>
      </w:ins>
      <w:del w:id="90696" w:author="קלוד" w:date="2026-10-11T13:11:34Z">
        <w:r w:rsidRPr="006F178A">
          <w:rPr>
            <w:rtl/>
          </w:rPr>
          <w:delText xml:space="preserve">חייב</w:delText>
        </w:r>
      </w:del>
      <w:r w:rsidRPr="006F178A">
        <w:rPr>
          <w:rtl/>
        </w:rPr>
        <w:t xml:space="preserve"> על אחת מהן. </w:t>
      </w:r>
      <w:r w:rsidRPr="006F178A">
        <w:rPr>
          <w:rtl/>
        </w:rPr>
        <w:t xml:space="preserve">וקמ"ל</w:t>
      </w:r>
      <w:r w:rsidRPr="006F178A">
        <w:rPr>
          <w:rtl/>
        </w:rPr>
        <w:t xml:space="preserve"> </w:t>
      </w:r>
      <w:ins w:id="90783" w:author="מנוע מכני" w:date="2026-10-11T12:04:39Z">
        <w:ins w:id="90693" w:author="קלוד" w:date="2026-10-11T13:11:34Z">
          <w:r>
            <w:rPr>
              <w:rtl/>
            </w:rPr>
            <w:t xml:space="preserve">ש[הוצאה</w:t>
          </w:r>
        </w:ins>
        <w:del w:id="90694" w:author="קלוד" w:date="2026-10-11T13:11:34Z">
          <w:r>
            <w:rPr>
              <w:rtl/>
            </w:rPr>
            <w:delText xml:space="preserve">שהרי</w:delText>
          </w:r>
          <w:r w:rsidRPr="006F178A">
            <w:rPr>
              <w:rtl/>
            </w:rPr>
            <w:delText xml:space="preserve"> [הוצאה</w:delText>
          </w:r>
        </w:del>
      </w:ins>
      <w:del w:id="90784" w:author="מנוע מכני" w:date="2026-10-11T12:04:39Z">
        <w:r w:rsidRPr="006F178A">
          <w:rPr>
            <w:rtl/>
          </w:rPr>
          <w:delText xml:space="preserve">דהא</w:delText>
        </w:r>
      </w:del>
      <w:r w:rsidRPr="006F178A">
        <w:rPr>
          <w:rtl/>
        </w:rPr>
        <w:t xml:space="preserve"> מרשות לרשות] </w:t>
      </w:r>
      <w:ins w:id="90691" w:author="קלוד" w:date="2026-10-11T13:11:34Z">
        <w:r>
          <w:rPr>
            <w:rtl/>
          </w:rPr>
          <w:t xml:space="preserve">מאלו</w:t>
        </w:r>
      </w:ins>
      <w:del w:id="90692" w:author="קלוד" w:date="2026-10-11T13:11:34Z">
        <w:r w:rsidRPr="006F178A">
          <w:rPr>
            <w:rtl/>
          </w:rPr>
          <w:delText xml:space="preserve">מהנך</w:delText>
        </w:r>
      </w:del>
      <w:r w:rsidRPr="006F178A">
        <w:rPr>
          <w:rtl/>
        </w:rPr>
        <w:t xml:space="preserve"> </w:t>
      </w:r>
      <w:ins w:id="90689" w:author="קלוד" w:date="2026-10-11T13:11:34Z">
        <w:r>
          <w:rPr>
            <w:rtl/>
          </w:rPr>
          <w:t xml:space="preserve">שאינן</w:t>
        </w:r>
      </w:ins>
      <w:del w:id="90690" w:author="קלוד" w:date="2026-10-11T13:11:34Z">
        <w:r w:rsidRPr="006F178A">
          <w:rPr>
            <w:rtl/>
          </w:rPr>
          <w:delText xml:space="preserve">דלא</w:delText>
        </w:r>
      </w:del>
      <w:r w:rsidRPr="006F178A">
        <w:rPr>
          <w:rtl/>
        </w:rPr>
        <w:t xml:space="preserve"> </w:t>
      </w:r>
      <w:ins w:id="90687" w:author="קלוד" w:date="2026-10-11T13:11:34Z">
        <w:r>
          <w:rPr>
            <w:rtl/>
          </w:rPr>
          <w:t xml:space="preserve">מסופקות.</w:t>
        </w:r>
      </w:ins>
      <w:del w:id="90688" w:author="קלוד" w:date="2026-10-11T13:11:34Z">
        <w:r w:rsidRPr="006F178A">
          <w:rPr>
            <w:rtl/>
          </w:rPr>
          <w:delText xml:space="preserve">מספקן.</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93" w:author="קלוד" w:date="2026-10-11T12:33:55Z"/>
        </w:rPr>
      </w:pPr>
      <w:ins w:id="91294" w:author="קלוד" w:date="2026-10-11T12:33:55Z">
        <w:r>
          <w:rPr>
            <w:color w:val="7B3F00"/>
          </w:rPr>
          <w:t xml:space="preserve">בקעה בימות החמה - רה"י לשבת ורה"ר לטומאה</w:t>
        </w:r>
      </w:ins>
    </w:p>
    <w:p>
      <w:pPr>
        <w:pStyle w:val="38"/>
        <w:rPr>
          <w:ins w:id="96405" w:author="מנוע מכני" w:date="2026-10-11T12:04:39Z"/>
        </w:rPr>
      </w:pPr>
      <w:r w:rsidRPr="006F178A">
        <w:t xml:space="preserve">אמר</w:t>
      </w:r>
      <w:r w:rsidRPr="006F178A">
        <w:t xml:space="preserve"> מר:</w:t>
      </w:r>
    </w:p>
    <w:p w:rsidR="00E9703F" w:rsidRPr="006F178A" w:rsidRDefault="00E9703F" w:rsidP="00E9703F">
      <w:pPr>
        <w:rPr>
          <w:rStyle w:val="afffe"/>
          <w:rFonts w:ascii="Fb Fontext" w:hAnsi="Fb Fontext"/>
          <w:rtl/>
        </w:rPr>
      </w:pPr>
      <w:del w:id="96406" w:author="מנוע מכני" w:date="2026-10-11T12:04:39Z">
        <w:r w:rsidRPr="006F178A">
          <w:rPr>
            <w:rStyle w:val="afffe"/>
            <w:rFonts w:ascii="Fb Fontext" w:hAnsi="Fb Fontext"/>
            <w:rtl/>
          </w:rPr>
          <w:delText xml:space="preserve"> </w:delText>
        </w:r>
      </w:del>
      <w:r w:rsidRPr="006F178A">
        <w:rPr>
          <w:rStyle w:val="afffe"/>
          <w:rFonts w:ascii="Fb Fontext" w:hAnsi="Fb Fontext"/>
          <w:rtl/>
        </w:rPr>
        <w:t xml:space="preserve">אבל ים ובקעה והאיסטוונית והכרמלית אינן </w:t>
      </w:r>
      <w:r w:rsidRPr="006F178A">
        <w:rPr>
          <w:rStyle w:val="afffe"/>
          <w:rFonts w:ascii="Fb Fontext" w:hAnsi="Fb Fontext"/>
          <w:rtl/>
        </w:rPr>
        <w:t xml:space="preserve">לא</w:t>
      </w:r>
      <w:r w:rsidRPr="006F178A">
        <w:rPr>
          <w:rStyle w:val="afffe"/>
          <w:rFonts w:ascii="Fb Fontext" w:hAnsi="Fb Fontext"/>
          <w:rtl/>
        </w:rPr>
        <w:t xml:space="preserve"> כרשות היחיד ולא כרשות הרבים.</w:t>
      </w:r>
    </w:p>
    <w:p>
      <w:pPr>
        <w:pStyle w:val="38"/>
        <w:rPr>
          <w:ins w:id="96407" w:author="מנוע מכני" w:date="2026-10-11T12:04:39Z"/>
        </w:rPr>
      </w:pPr>
      <w:ins w:id="90697" w:author="קלוד" w:date="2026-10-11T13:11:34Z">
        <w:r>
          <w:t xml:space="preserve">והא תנן:</w:t>
        </w:r>
      </w:ins>
      <w:del w:id="90698" w:author="קלוד" w:date="2026-10-11T13:11:34Z">
        <w:r w:rsidRPr="006F178A">
          <w:delText xml:space="preserve">והך</w:delText>
        </w:r>
      </w:del>
    </w:p>
    <w:p w:rsidR="00E9703F" w:rsidRPr="009757B9" w:rsidRDefault="00E9703F" w:rsidP="00E9703F">
      <w:pPr>
        <w:rPr>
          <w:rFonts w:cs="Guttman Vilna"/>
          <w:b/>
          <w:bCs/>
          <w:rtl/>
        </w:rPr>
      </w:pPr>
      <w:del w:id="96408" w:author="מנוע מכני" w:date="2026-10-11T12:04:39Z">
        <w:r w:rsidRPr="006F178A">
          <w:rPr>
            <w:rtl/>
          </w:rPr>
          <w:delText xml:space="preserve"> </w:delText>
        </w:r>
      </w:del>
      <w:ins w:id="90699" w:author="קלוד" w:date="2026-10-11T13:11:34Z">
        <w:r>
          <w:rPr>
            <w:rtl/>
          </w:rPr>
          <w:t xml:space="preserve">בקעה</w:t>
        </w:r>
      </w:ins>
      <w:del w:id="90700" w:author="קלוד" w:date="2026-10-11T13:11:34Z">
        <w:r w:rsidRPr="006F178A">
          <w:rPr>
            <w:rtl/>
          </w:rPr>
          <w:delText xml:space="preserve">דבקעה</w:delText>
        </w:r>
      </w:del>
      <w:r w:rsidRPr="006F178A">
        <w:rPr>
          <w:rtl/>
        </w:rPr>
        <w:t xml:space="preserve"> בימות החמה - רשות היחיד לשבת, ורשות הרבים לטומאה.</w:t>
      </w:r>
    </w:p>
    <w:p w:rsidR="00E9703F" w:rsidRPr="006F178A" w:rsidRDefault="00E9703F" w:rsidP="00E9703F">
      <w:pPr>
        <w:rPr>
          <w:rStyle w:val="afffe"/>
          <w:rFonts w:ascii="Fb Fontext" w:hAnsi="Fb Fontext"/>
          <w:b/>
          <w:rtl/>
        </w:rPr>
      </w:pPr>
      <w:r w:rsidRPr="006F178A">
        <w:rPr>
          <w:rtl/>
        </w:rPr>
        <w:t xml:space="preserve">בימות הגשמים - רשות היחיד </w:t>
      </w:r>
      <w:ins w:id="90703" w:author="קלוד" w:date="2026-10-11T13:11:34Z">
        <w:r>
          <w:rPr>
            <w:rtl/>
          </w:rPr>
          <w:t xml:space="preserve">לכאן</w:t>
        </w:r>
      </w:ins>
      <w:del w:id="90704" w:author="קלוד" w:date="2026-10-11T13:11:34Z">
        <w:r w:rsidRPr="006F178A">
          <w:rPr>
            <w:rtl/>
          </w:rPr>
          <w:delText xml:space="preserve">לכך</w:delText>
        </w:r>
      </w:del>
      <w:r w:rsidRPr="006F178A">
        <w:rPr>
          <w:rtl/>
        </w:rPr>
        <w:t xml:space="preserve"> </w:t>
      </w:r>
      <w:ins w:id="90701" w:author="קלוד" w:date="2026-10-11T13:11:34Z">
        <w:r>
          <w:rPr>
            <w:rtl/>
          </w:rPr>
          <w:t xml:space="preserve">ולכאן.</w:t>
        </w:r>
      </w:ins>
      <w:del w:id="90702" w:author="קלוד" w:date="2026-10-11T13:11:34Z">
        <w:r w:rsidRPr="006F178A">
          <w:rPr>
            <w:rtl/>
          </w:rPr>
          <w:delText xml:space="preserve">ולכך</w:delText>
        </w:r>
        <w:r w:rsidRPr="006F178A">
          <w:rPr>
            <w:rFonts w:hint="cs"/>
            <w:rtl/>
          </w:rPr>
          <w:delText xml:space="preserve">'</w:delText>
        </w:r>
        <w:r w:rsidRPr="006F178A">
          <w:rPr>
            <w:rtl/>
          </w:rPr>
          <w:delText xml:space="preserve">.</w:delText>
        </w:r>
      </w:del>
    </w:p>
    <w:p>
      <w:pPr>
        <w:pStyle w:val="38"/>
        <w:rPr>
          <w:ins w:id="96409" w:author="מנוע מכני" w:date="2026-10-11T12:04:39Z"/>
        </w:rPr>
      </w:pPr>
      <w:r w:rsidRPr="006F178A">
        <w:t>א.</w:t>
      </w:r>
      <w:r w:rsidRPr="006F178A">
        <w:t xml:space="preserve"> עולא:</w:t>
      </w:r>
    </w:p>
    <w:p w:rsidR="00E9703F" w:rsidRPr="006F178A" w:rsidRDefault="00E9703F" w:rsidP="00E9703F">
      <w:pPr>
        <w:rPr>
          <w:rStyle w:val="afffe"/>
          <w:rFonts w:ascii="Fb Fontext" w:hAnsi="Fb Fontext"/>
          <w:b/>
          <w:rtl/>
        </w:rPr>
      </w:pPr>
      <w:del w:id="96410" w:author="מנוע מכני" w:date="2026-10-11T12:04:39Z">
        <w:r w:rsidRPr="006F178A">
          <w:rPr>
            <w:rtl/>
          </w:rPr>
          <w:delText xml:space="preserve"> </w:delText>
        </w:r>
      </w:del>
      <w:r w:rsidRPr="006F178A">
        <w:rPr>
          <w:rtl/>
        </w:rPr>
        <w:t xml:space="preserve">לעולם כרמלית </w:t>
      </w:r>
      <w:ins w:id="90707" w:author="קלוד" w:date="2026-10-11T13:11:34Z">
        <w:r>
          <w:rPr>
            <w:rtl/>
          </w:rPr>
          <w:t xml:space="preserve">היא,</w:t>
        </w:r>
      </w:ins>
      <w:del w:id="90708" w:author="קלוד" w:date="2026-10-11T13:11:34Z">
        <w:r w:rsidRPr="006F178A">
          <w:rPr>
            <w:rtl/>
          </w:rPr>
          <w:delText xml:space="preserve">הויא,</w:delText>
        </w:r>
      </w:del>
      <w:r w:rsidRPr="006F178A">
        <w:rPr>
          <w:rtl/>
        </w:rPr>
        <w:t xml:space="preserve"> </w:t>
      </w:r>
      <w:ins w:id="90705" w:author="קלוד" w:date="2026-10-11T13:11:34Z">
        <w:r>
          <w:rPr>
            <w:rtl/>
          </w:rPr>
          <w:t xml:space="preserve">וקראה</w:t>
        </w:r>
      </w:ins>
      <w:del w:id="90706" w:author="קלוד" w:date="2026-10-11T13:11:34Z">
        <w:r w:rsidRPr="006F178A">
          <w:rPr>
            <w:rtl/>
          </w:rPr>
          <w:delText xml:space="preserve">וקרי </w:delText>
        </w:r>
        <w:r>
          <w:rPr>
            <w:rtl/>
          </w:rPr>
          <w:delText xml:space="preserve">לו</w:delText>
        </w:r>
      </w:del>
      <w:ins w:id="92153" w:author="מנוע מכני" w:date="2026-10-11T12:04:39Z"/>
      <w:del w:id="92154" w:author="מנוע מכני" w:date="2026-10-11T12:04:39Z">
        <w:r w:rsidRPr="006F178A">
          <w:rPr>
            <w:rtl/>
          </w:rPr>
          <w:delText xml:space="preserve">ליה</w:delText>
        </w:r>
      </w:del>
      <w:r w:rsidRPr="006F178A">
        <w:rPr>
          <w:rtl/>
        </w:rPr>
        <w:t xml:space="preserve"> </w:t>
      </w:r>
      <w:r w:rsidRPr="006F178A">
        <w:rPr>
          <w:rtl/>
        </w:rPr>
        <w:t xml:space="preserve">רה"י</w:t>
      </w:r>
      <w:r w:rsidRPr="006F178A">
        <w:rPr>
          <w:rtl/>
        </w:rPr>
        <w:t xml:space="preserve"> לפי שאינה </w:t>
      </w:r>
      <w:r w:rsidRPr="006F178A">
        <w:rPr>
          <w:rtl/>
        </w:rPr>
        <w:t xml:space="preserve">רה"ר</w:t>
      </w:r>
      <w:r w:rsidRPr="006F178A">
        <w:rPr>
          <w:rtl/>
        </w:rPr>
        <w:t xml:space="preserve">.</w:t>
      </w:r>
    </w:p>
    <w:p>
      <w:pPr>
        <w:pStyle w:val="38"/>
        <w:rPr>
          <w:ins w:id="96411" w:author="מנוע מכני" w:date="2026-10-11T12:04:39Z"/>
        </w:rPr>
      </w:pPr>
      <w:r w:rsidRPr="006F178A">
        <w:t>ב.</w:t>
      </w:r>
      <w:r w:rsidRPr="006F178A">
        <w:t xml:space="preserve"> רב אשי:</w:t>
      </w:r>
    </w:p>
    <w:p w:rsidR="00E9703F" w:rsidRPr="006F178A" w:rsidRDefault="00E9703F" w:rsidP="00E9703F">
      <w:pPr>
        <w:rPr>
          <w:rtl/>
        </w:rPr>
      </w:pPr>
      <w:del w:id="96412" w:author="מנוע מכני" w:date="2026-10-11T12:04:39Z">
        <w:r w:rsidRPr="006F178A">
          <w:rPr>
            <w:rtl/>
          </w:rPr>
          <w:delText xml:space="preserve"> </w:delText>
        </w:r>
      </w:del>
      <w:ins w:id="90719" w:author="קלוד" w:date="2026-10-11T13:11:34Z">
        <w:r>
          <w:rPr>
            <w:rtl/>
          </w:rPr>
          <w:t xml:space="preserve">'רה"י'</w:t>
        </w:r>
      </w:ins>
      <w:del w:id="90720" w:author="קלוד" w:date="2026-10-11T13:11:34Z">
        <w:r w:rsidRPr="006F178A">
          <w:rPr>
            <w:rtl/>
          </w:rPr>
          <w:delText xml:space="preserve">הך</w:delText>
        </w:r>
      </w:del>
      <w:r w:rsidRPr="006F178A">
        <w:rPr>
          <w:rtl/>
        </w:rPr>
        <w:t xml:space="preserve"> </w:t>
      </w:r>
      <w:ins w:id="90717" w:author="קלוד" w:date="2026-10-11T13:11:34Z">
        <w:r>
          <w:rPr>
            <w:rStyle w:val="2fb"/>
            <w:rtl/>
          </w:rPr>
          <w:t xml:space="preserve">שבמשנה</w:t>
        </w:r>
      </w:ins>
      <w:del w:id="90718" w:author="קלוד" w:date="2026-10-11T13:11:34Z">
        <w:r w:rsidRPr="006F178A">
          <w:rPr>
            <w:rStyle w:val="2fb"/>
            <w:rtl/>
          </w:rPr>
          <w:delText xml:space="preserve">דרה"י</w:delText>
        </w:r>
      </w:del>
      <w:r w:rsidRPr="006F178A">
        <w:rPr>
          <w:rtl/>
        </w:rPr>
        <w:t xml:space="preserve"> </w:t>
      </w:r>
      <w:ins w:id="90715" w:author="קלוד" w:date="2026-10-11T13:11:34Z">
        <w:r>
          <w:rPr>
            <w:rtl/>
          </w:rPr>
          <w:t xml:space="preserve">-</w:t>
        </w:r>
      </w:ins>
      <w:del w:id="90716" w:author="קלוד" w:date="2026-10-11T13:11:34Z">
        <w:r w:rsidRPr="006F178A">
          <w:rPr>
            <w:rtl/>
          </w:rPr>
          <w:delText xml:space="preserve">היא</w:delText>
        </w:r>
      </w:del>
      <w:r w:rsidRPr="006F178A">
        <w:rPr>
          <w:rtl/>
        </w:rPr>
        <w:t xml:space="preserve"> מיירי </w:t>
      </w:r>
      <w:ins w:id="90713" w:author="קלוד" w:date="2026-10-11T13:11:34Z">
        <w:r>
          <w:rPr>
            <w:rtl/>
          </w:rPr>
          <w:t xml:space="preserve">כשיש</w:t>
        </w:r>
      </w:ins>
      <w:del w:id="90714" w:author="קלוד" w:date="2026-10-11T13:11:34Z">
        <w:r w:rsidRPr="006F178A">
          <w:rPr>
            <w:rtl/>
          </w:rPr>
          <w:delText xml:space="preserve">בדאית</w:delText>
        </w:r>
      </w:del>
      <w:r w:rsidRPr="006F178A">
        <w:rPr>
          <w:rtl/>
        </w:rPr>
        <w:t xml:space="preserve"> לה מחיצות, </w:t>
      </w:r>
      <w:r w:rsidRPr="006F178A">
        <w:rPr>
          <w:rStyle w:val="2fb"/>
          <w:rtl/>
        </w:rPr>
        <w:t xml:space="preserve">וכדרי"ו</w:t>
      </w:r>
      <w:r w:rsidRPr="006F178A">
        <w:rPr>
          <w:rtl/>
        </w:rPr>
        <w:t xml:space="preserve">: </w:t>
      </w:r>
      <w:ins w:id="90711" w:author="קלוד" w:date="2026-10-11T13:11:34Z">
        <w:r>
          <w:rPr>
            <w:rtl/>
          </w:rPr>
          <w:t xml:space="preserve">קרפף</w:t>
        </w:r>
      </w:ins>
      <w:del w:id="90712" w:author="קלוד" w:date="2026-10-11T13:11:34Z">
        <w:r w:rsidRPr="006F178A">
          <w:rPr>
            <w:rtl/>
          </w:rPr>
          <w:delText xml:space="preserve">דקרפף</w:delText>
        </w:r>
      </w:del>
      <w:r w:rsidRPr="006F178A">
        <w:rPr>
          <w:rtl/>
        </w:rPr>
        <w:t xml:space="preserve"> יותר מבית סאתים שלא הוקף לדירה, </w:t>
      </w:r>
      <w:ins w:id="90189" w:author="מנוע מכני" w:date="2026-10-11T12:04:39Z">
        <w:r>
          <w:rPr>
            <w:rtl/>
          </w:rPr>
          <w:t xml:space="preserve">ואפי'</w:t>
        </w:r>
      </w:ins>
      <w:del w:id="90190" w:author="מנוע מכני" w:date="2026-10-11T12:04:39Z">
        <w:r w:rsidRPr="006F178A">
          <w:rPr>
            <w:rtl/>
          </w:rPr>
          <w:delText xml:space="preserve">ואפילו</w:delText>
        </w:r>
      </w:del>
      <w:r w:rsidRPr="006F178A">
        <w:rPr>
          <w:rtl/>
        </w:rPr>
        <w:t xml:space="preserve"> כור </w:t>
      </w:r>
      <w:ins w:id="90191" w:author="מנוע מכני" w:date="2026-10-11T12:04:39Z">
        <w:r>
          <w:rPr>
            <w:rtl/>
          </w:rPr>
          <w:t xml:space="preserve">ואפי'</w:t>
        </w:r>
      </w:ins>
      <w:del w:id="90192" w:author="מנוע מכני" w:date="2026-10-11T12:04:39Z">
        <w:r w:rsidRPr="006F178A">
          <w:rPr>
            <w:rtl/>
          </w:rPr>
          <w:delText xml:space="preserve">ואפילו</w:delText>
        </w:r>
      </w:del>
      <w:r w:rsidRPr="006F178A">
        <w:rPr>
          <w:rtl/>
        </w:rPr>
        <w:t xml:space="preserve"> כוריים, הזורק לתוכו </w:t>
      </w:r>
      <w:ins w:id="90709" w:author="קלוד" w:date="2026-10-11T13:11:34Z">
        <w:r>
          <w:rPr>
            <w:rtl/>
          </w:rPr>
          <w:t xml:space="preserve">חייב,</w:t>
        </w:r>
      </w:ins>
      <w:del w:id="90710" w:author="קלוד" w:date="2026-10-11T13:11:34Z">
        <w:r w:rsidRPr="006F178A">
          <w:rPr>
            <w:rtl/>
          </w:rPr>
          <w:delText xml:space="preserve">חייב.</w:delText>
        </w:r>
      </w:del>
      <w:r w:rsidRPr="006F178A">
        <w:rPr>
          <w:rtl/>
        </w:rPr>
        <w:t xml:space="preserve"> דמחיצה היא, אלא שמחוסרת דיורין.</w:t>
      </w:r>
    </w:p>
    <w:p w:rsidR="00E9703F" w:rsidRPr="009757B9" w:rsidRDefault="00E9703F" w:rsidP="00E9703F">
      <w:pPr>
        <w:rPr>
          <w:rFonts w:cs="Guttman Vilna"/>
          <w:b/>
          <w:bCs/>
          <w:rtl/>
        </w:rPr>
      </w:pPr>
      <w:r w:rsidRPr="006F178A">
        <w:rPr>
          <w:rStyle w:val="2fb"/>
          <w:rtl/>
        </w:rPr>
        <w:t>ו</w:t>
      </w:r>
      <w:r w:rsidRPr="006F178A">
        <w:rPr>
          <w:rStyle w:val="2fb"/>
          <w:rFonts w:hint="cs"/>
          <w:rtl/>
        </w:rPr>
        <w:t>ר</w:t>
      </w:r>
      <w:r w:rsidRPr="006F178A">
        <w:rPr>
          <w:rStyle w:val="2fb"/>
          <w:rtl/>
        </w:rPr>
        <w:t>"</w:t>
      </w:r>
      <w:r w:rsidRPr="006F178A">
        <w:rPr>
          <w:rStyle w:val="2fb"/>
          <w:rFonts w:hint="cs"/>
          <w:rtl/>
        </w:rPr>
        <w:t xml:space="preserve">א</w:t>
      </w:r>
      <w:r w:rsidRPr="006F178A">
        <w:rPr>
          <w:rFonts w:hint="cs"/>
          <w:rtl/>
        </w:rPr>
        <w:t xml:space="preserve"> </w:t>
      </w:r>
      <w:r w:rsidRPr="006F178A">
        <w:rPr>
          <w:rtl/>
        </w:rPr>
        <w:t xml:space="preserve">לא</w:t>
      </w:r>
      <w:r w:rsidRPr="006F178A">
        <w:rPr>
          <w:rtl/>
        </w:rPr>
        <w:t xml:space="preserve"> </w:t>
      </w:r>
      <w:r w:rsidRPr="006F178A">
        <w:rPr>
          <w:rtl/>
        </w:rPr>
        <w:t xml:space="preserve">אמר</w:t>
      </w:r>
      <w:r w:rsidRPr="006F178A">
        <w:rPr>
          <w:rtl/>
        </w:rPr>
        <w:t xml:space="preserve"> </w:t>
      </w:r>
      <w:ins w:id="90723" w:author="קלוד" w:date="2026-10-11T13:11:34Z">
        <w:r>
          <w:rPr>
            <w:rStyle w:val="2fb"/>
            <w:rtl/>
          </w:rPr>
          <w:t xml:space="preserve">כעולא,</w:t>
        </w:r>
      </w:ins>
      <w:del w:id="90724" w:author="קלוד" w:date="2026-10-11T13:11:34Z">
        <w:r w:rsidRPr="006F178A">
          <w:rPr>
            <w:rStyle w:val="2fb"/>
            <w:rtl/>
          </w:rPr>
          <w:delText xml:space="preserve">כדעולא</w:delText>
        </w:r>
      </w:del>
      <w:r w:rsidRPr="006F178A">
        <w:rPr>
          <w:rtl/>
        </w:rPr>
        <w:t xml:space="preserve"> דהעדיף להעמיד </w:t>
      </w:r>
      <w:r w:rsidRPr="006F178A">
        <w:rPr>
          <w:rtl/>
        </w:rPr>
        <w:t xml:space="preserve">ברה"י</w:t>
      </w:r>
      <w:r w:rsidRPr="006F178A">
        <w:rPr>
          <w:rtl/>
        </w:rPr>
        <w:t xml:space="preserve"> </w:t>
      </w:r>
      <w:ins w:id="90721" w:author="קלוד" w:date="2026-10-11T13:11:34Z">
        <w:r>
          <w:rPr>
            <w:rtl/>
          </w:rPr>
          <w:t xml:space="preserve">גמורה </w:t>
        </w:r>
        <w:r>
          <w:rPr>
            <w:rStyle w:val="afffffe"/>
            <w:rtl/>
          </w:rPr>
          <w:t xml:space="preserve">כלשון המשנה</w:t>
        </w:r>
        <w:r>
          <w:rPr>
            <w:rtl/>
          </w:rPr>
          <w:t xml:space="preserve">.</w:t>
        </w:r>
      </w:ins>
      <w:del w:id="90722" w:author="קלוד" w:date="2026-10-11T13:11:34Z">
        <w:r w:rsidRPr="006F178A">
          <w:rPr>
            <w:rtl/>
          </w:rPr>
          <w:delText xml:space="preserve">גמורה</w:delText>
        </w:r>
      </w:del>
    </w:p>
    <w:p w:rsidR="00E9703F" w:rsidRPr="009757B9" w:rsidRDefault="00E9703F" w:rsidP="00E9703F">
      <w:pPr>
        <w:rPr>
          <w:rFonts w:cs="Guttman Vilna"/>
          <w:b/>
          <w:bCs/>
          <w:rtl/>
        </w:rPr>
      </w:pPr>
      <w:r w:rsidRPr="006F178A">
        <w:rPr>
          <w:rStyle w:val="2fb"/>
          <w:rtl/>
        </w:rPr>
        <w:t xml:space="preserve">ועולא</w:t>
      </w:r>
      <w:r w:rsidRPr="006F178A">
        <w:rPr>
          <w:rtl/>
        </w:rPr>
        <w:t xml:space="preserve"> </w:t>
      </w:r>
      <w:r w:rsidRPr="006F178A">
        <w:rPr>
          <w:rtl/>
        </w:rPr>
        <w:t xml:space="preserve">לא</w:t>
      </w:r>
      <w:r w:rsidRPr="006F178A">
        <w:rPr>
          <w:rtl/>
        </w:rPr>
        <w:t xml:space="preserve"> </w:t>
      </w:r>
      <w:r w:rsidRPr="006F178A">
        <w:rPr>
          <w:rtl/>
        </w:rPr>
        <w:t xml:space="preserve">אמר</w:t>
      </w:r>
      <w:r w:rsidRPr="006F178A">
        <w:rPr>
          <w:rtl/>
        </w:rPr>
        <w:t xml:space="preserve"> </w:t>
      </w:r>
      <w:r w:rsidRPr="006F178A">
        <w:rPr>
          <w:rStyle w:val="2fb"/>
          <w:rtl/>
        </w:rPr>
        <w:t xml:space="preserve">כר"א</w:t>
      </w:r>
      <w:r w:rsidRPr="006F178A">
        <w:rPr>
          <w:rtl/>
        </w:rPr>
        <w:t xml:space="preserve"> </w:t>
      </w:r>
      <w:ins w:id="94553" w:author="מנוע מכני" w:date="2026-10-11T12:04:39Z">
        <w:r>
          <w:rPr>
            <w:rtl/>
          </w:rPr>
          <w:t xml:space="preserve">דאם </w:t>
        </w:r>
      </w:ins>
      <w:del w:id="94554" w:author="מנוע מכני" w:date="2026-10-11T12:04:39Z">
        <w:r w:rsidRPr="006F178A">
          <w:rPr>
            <w:rtl/>
          </w:rPr>
          <w:delText xml:space="preserve">דאי </w:delText>
        </w:r>
      </w:del>
      <w:ins w:id="92155" w:author="מנוע מכני" w:date="2026-10-11T12:04:39Z">
        <w:r>
          <w:rPr>
            <w:rtl/>
          </w:rPr>
          <w:t xml:space="preserve">יש</w:t>
        </w:r>
      </w:ins>
      <w:del w:id="92156" w:author="מנוע מכני" w:date="2026-10-11T12:04:39Z">
        <w:r w:rsidRPr="006F178A">
          <w:rPr>
            <w:rtl/>
          </w:rPr>
          <w:delText xml:space="preserve">אית</w:delText>
        </w:r>
      </w:del>
      <w:r w:rsidRPr="006F178A">
        <w:rPr>
          <w:rtl/>
        </w:rPr>
        <w:t xml:space="preserve"> לה מחיצות קרפף הוא ולא בקעה.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ז.</w:t>
      </w:r>
    </w:p>
    <w:p w:rsidR="00E9703F" w:rsidRPr="006F178A" w:rsidRDefault="00E9703F" w:rsidP="00E9703F">
      <w:pPr>
        <w:rPr>
          <w:rStyle w:val="afffe"/>
          <w:rFonts w:ascii="Fb Fontext" w:hAnsi="Fb Fontext"/>
          <w:rtl/>
        </w:rPr>
      </w:pPr>
      <w:ins w:id="90725" w:author="קלוד" w:date="2026-10-11T13:11:34Z">
        <w:r>
          <w:rPr>
            <w:rStyle w:val="afffe"/>
            <w:rFonts w:ascii="Fb Fontext" w:hAnsi="Fb Fontext"/>
            <w:rtl/>
          </w:rPr>
          <w:t xml:space="preserve">'והכרמלית' - </w:t>
        </w:r>
        <w:r>
          <w:rPr>
            <w:rStyle w:val="afffffe"/>
            <w:rFonts w:ascii="Fb Fontext" w:hAnsi="Fb Fontext"/>
            <w:rtl/>
          </w:rPr>
          <w:t xml:space="preserve">והלא כולן כרמלית?</w:t>
        </w:r>
      </w:ins>
      <w:del w:id="90726" w:author="קלוד" w:date="2026-10-11T13:11:34Z">
        <w:r w:rsidRPr="006F178A">
          <w:rPr>
            <w:rStyle w:val="afffe"/>
            <w:rFonts w:ascii="Fb Fontext" w:hAnsi="Fb Fontext"/>
            <w:rtl/>
          </w:rPr>
          <w:delText xml:space="preserve">והכרמלית.</w:delText>
        </w:r>
      </w:del>
    </w:p>
    <w:p>
      <w:pPr>
        <w:pStyle w:val="38"/>
        <w:rPr>
          <w:ins w:id="96413" w:author="מנוע מכני" w:date="2026-10-11T12:04:39Z"/>
        </w:rPr>
      </w:pPr>
      <w:r w:rsidRPr="006F178A">
        <w:t xml:space="preserve">ר"ד מרי"ו:</w:t>
      </w:r>
    </w:p>
    <w:p w:rsidR="00E9703F" w:rsidRPr="006F178A" w:rsidRDefault="00E9703F" w:rsidP="00E9703F">
      <w:pPr>
        <w:rPr>
          <w:rtl/>
        </w:rPr>
      </w:pPr>
      <w:del w:id="96414"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נצרכה לקרן זוית הסמוכה </w:t>
      </w:r>
      <w:ins w:id="90741" w:author="קלוד" w:date="2026-10-11T13:11:34Z">
        <w:r>
          <w:rPr>
            <w:rStyle w:val="2fb"/>
            <w:rFonts w:ascii="Fb Fontext" w:hAnsi="Fb Fontext"/>
            <w:sz w:val="20"/>
            <w:rtl/>
          </w:rPr>
          <w:t xml:space="preserve">לרה"ר:</w:t>
        </w:r>
      </w:ins>
      <w:del w:id="90742" w:author="קלוד" w:date="2026-10-11T13:11:34Z">
        <w:r w:rsidRPr="006F178A">
          <w:rPr>
            <w:rStyle w:val="2fb"/>
            <w:rFonts w:ascii="Fb Fontext" w:hAnsi="Fb Fontext"/>
            <w:sz w:val="20"/>
            <w:rtl/>
          </w:rPr>
          <w:delText xml:space="preserve">לרה"ר</w:delText>
        </w:r>
        <w:r w:rsidRPr="006F178A">
          <w:rPr>
            <w:rFonts w:ascii="Fb Fontext" w:hAnsi="Fb Fontext"/>
            <w:sz w:val="20"/>
            <w:rtl/>
          </w:rPr>
          <w:delText xml:space="preserve">.</w:delText>
        </w:r>
      </w:del>
      <w:r w:rsidRPr="006F178A">
        <w:rPr>
          <w:rFonts w:ascii="Fb Fontext" w:hAnsi="Fb Fontext"/>
          <w:sz w:val="20"/>
          <w:rtl/>
        </w:rPr>
        <w:t xml:space="preserve"> </w:t>
      </w:r>
      <w:ins w:id="90739" w:author="קלוד" w:date="2026-10-11T13:11:34Z">
        <w:r>
          <w:rPr>
            <w:rFonts w:ascii="Fb Fontext" w:hAnsi="Fb Fontext"/>
            <w:sz w:val="20"/>
            <w:rtl/>
          </w:rPr>
          <w:t xml:space="preserve">אע"ג</w:t>
        </w:r>
      </w:ins>
      <w:del w:id="90740" w:author="קלוד" w:date="2026-10-11T13:11:34Z">
        <w:r w:rsidRPr="006F178A">
          <w:rPr>
            <w:rFonts w:ascii="Fb Fontext" w:hAnsi="Fb Fontext"/>
            <w:sz w:val="20"/>
            <w:rtl/>
          </w:rPr>
          <w:delText xml:space="preserve">דאע"ג</w:delText>
        </w:r>
      </w:del>
      <w:r w:rsidRPr="006F178A">
        <w:rPr>
          <w:rFonts w:ascii="Fb Fontext" w:hAnsi="Fb Fontext"/>
          <w:sz w:val="20"/>
          <w:rtl/>
        </w:rPr>
        <w:t xml:space="preserve"> </w:t>
      </w:r>
      <w:ins w:id="90737" w:author="קלוד" w:date="2026-10-11T13:11:34Z">
        <w:r>
          <w:rPr>
            <w:rFonts w:ascii="Fb Fontext" w:hAnsi="Fb Fontext"/>
            <w:sz w:val="20"/>
            <w:rtl/>
          </w:rPr>
          <w:t xml:space="preserve">שפעמים</w:t>
        </w:r>
      </w:ins>
      <w:del w:id="90738" w:author="קלוד" w:date="2026-10-11T13:11:34Z">
        <w:r w:rsidRPr="006F178A">
          <w:rPr>
            <w:rFonts w:ascii="Fb Fontext" w:hAnsi="Fb Fontext"/>
            <w:sz w:val="20"/>
            <w:rtl/>
          </w:rPr>
          <w:delText xml:space="preserve">ד</w:delText>
        </w:r>
        <w:r>
          <w:rPr>
            <w:rFonts w:ascii="Fb Fontext" w:hAnsi="Fb Fontext"/>
            <w:sz w:val="20"/>
            <w:rtl/>
          </w:rPr>
          <w:delText xml:space="preserve">פעמים</w:delText>
        </w:r>
      </w:del>
      <w:r w:rsidRPr="006F178A">
        <w:rPr>
          <w:rFonts w:ascii="Fb Fontext" w:hAnsi="Fb Fontext"/>
          <w:sz w:val="20"/>
          <w:rtl/>
        </w:rPr>
        <w:t xml:space="preserve"> </w:t>
      </w:r>
      <w:ins w:id="90735" w:author="קלוד" w:date="2026-10-11T13:11:34Z">
        <w:r>
          <w:rPr>
            <w:rFonts w:ascii="Fb Fontext" w:hAnsi="Fb Fontext"/>
            <w:sz w:val="20"/>
            <w:rtl/>
          </w:rPr>
          <w:t xml:space="preserve">דוחקים</w:t>
        </w:r>
      </w:ins>
      <w:del w:id="90736" w:author="קלוד" w:date="2026-10-11T13:11:34Z">
        <w:r w:rsidRPr="006F178A">
          <w:rPr>
            <w:rFonts w:ascii="Fb Fontext" w:hAnsi="Fb Fontext"/>
            <w:sz w:val="20"/>
            <w:rtl/>
          </w:rPr>
          <w:delText xml:space="preserve">דדחקי</w:delText>
        </w:r>
      </w:del>
      <w:r w:rsidRPr="006F178A">
        <w:rPr>
          <w:rFonts w:ascii="Fb Fontext" w:hAnsi="Fb Fontext"/>
          <w:sz w:val="20"/>
          <w:rtl/>
        </w:rPr>
        <w:t xml:space="preserve"> </w:t>
      </w:r>
      <w:ins w:id="92157" w:author="מנוע מכני" w:date="2026-10-11T12:04:39Z">
        <w:ins w:id="90733" w:author="קלוד" w:date="2026-10-11T13:11:34Z">
          <w:r>
            <w:rPr>
              <w:rFonts w:ascii="Fb Fontext" w:hAnsi="Fb Fontext"/>
              <w:sz w:val="20"/>
              <w:rtl/>
            </w:rPr>
            <w:t xml:space="preserve">בה</w:t>
          </w:r>
        </w:ins>
        <w:del w:id="90734" w:author="קלוד" w:date="2026-10-11T13:11:34Z">
          <w:r>
            <w:rPr>
              <w:rFonts w:ascii="Fb Fontext" w:hAnsi="Fb Fontext"/>
              <w:sz w:val="20"/>
              <w:rtl/>
            </w:rPr>
            <w:delText xml:space="preserve">בו</w:delText>
          </w:r>
        </w:del>
      </w:ins>
      <w:del w:id="92158" w:author="מנוע מכני" w:date="2026-10-11T12:04:39Z">
        <w:r w:rsidRPr="006F178A">
          <w:rPr>
            <w:rFonts w:ascii="Fb Fontext" w:hAnsi="Fb Fontext"/>
            <w:sz w:val="20"/>
            <w:rtl/>
          </w:rPr>
          <w:delText xml:space="preserve">ביה</w:delText>
        </w:r>
      </w:del>
      <w:r w:rsidRPr="006F178A">
        <w:rPr>
          <w:rFonts w:ascii="Fb Fontext" w:hAnsi="Fb Fontext"/>
          <w:sz w:val="20"/>
          <w:rtl/>
        </w:rPr>
        <w:t xml:space="preserve"> רבים, כיון </w:t>
      </w:r>
      <w:ins w:id="90731" w:author="קלוד" w:date="2026-10-11T13:11:34Z">
        <w:r>
          <w:rPr>
            <w:rFonts w:ascii="Fb Fontext" w:hAnsi="Fb Fontext"/>
            <w:sz w:val="20"/>
            <w:rtl/>
          </w:rPr>
          <w:t xml:space="preserve">שאין</w:t>
        </w:r>
      </w:ins>
      <w:del w:id="90732"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w:t>
      </w:r>
      <w:ins w:id="90729" w:author="קלוד" w:date="2026-10-11T13:11:34Z">
        <w:r>
          <w:rPr>
            <w:rFonts w:ascii="Fb Fontext" w:hAnsi="Fb Fontext"/>
            <w:sz w:val="20"/>
            <w:rtl/>
          </w:rPr>
          <w:t xml:space="preserve">תשמישה</w:t>
        </w:r>
      </w:ins>
      <w:del w:id="90730" w:author="קלוד" w:date="2026-10-11T13:11:34Z">
        <w:r w:rsidRPr="006F178A">
          <w:rPr>
            <w:rFonts w:ascii="Fb Fontext" w:hAnsi="Fb Fontext"/>
            <w:sz w:val="20"/>
            <w:rtl/>
          </w:rPr>
          <w:delText xml:space="preserve">ניחא</w:delText>
        </w:r>
      </w:del>
      <w:r w:rsidRPr="006F178A">
        <w:rPr>
          <w:rFonts w:ascii="Fb Fontext" w:hAnsi="Fb Fontext"/>
          <w:sz w:val="20"/>
          <w:rtl/>
        </w:rPr>
        <w:t xml:space="preserve"> </w:t>
      </w:r>
      <w:ins w:id="90727" w:author="קלוד" w:date="2026-10-11T13:11:34Z">
        <w:r>
          <w:rPr>
            <w:rFonts w:ascii="Fb Fontext" w:hAnsi="Fb Fontext"/>
            <w:sz w:val="20"/>
            <w:rtl/>
          </w:rPr>
          <w:t xml:space="preserve">נוח -</w:t>
        </w:r>
      </w:ins>
      <w:del w:id="90728" w:author="קלוד" w:date="2026-10-11T13:11:34Z">
        <w:r w:rsidRPr="006F178A">
          <w:rPr>
            <w:rFonts w:ascii="Fb Fontext" w:hAnsi="Fb Fontext"/>
            <w:sz w:val="20"/>
            <w:rtl/>
          </w:rPr>
          <w:delText xml:space="preserve">תשמישתיה</w:delText>
        </w:r>
      </w:del>
      <w:r w:rsidRPr="006F178A">
        <w:rPr>
          <w:rFonts w:ascii="Fb Fontext" w:hAnsi="Fb Fontext"/>
          <w:sz w:val="20"/>
          <w:rtl/>
        </w:rPr>
        <w:t xml:space="preserve"> כרמלית היא.</w:t>
      </w:r>
    </w:p>
    <w:p>
      <w:pPr>
        <w:pStyle w:val="38"/>
        <w:rPr>
          <w:ins w:id="96415" w:author="מנוע מכני" w:date="2026-10-11T12:04:39Z"/>
        </w:rPr>
      </w:pPr>
      <w:r w:rsidRPr="006F178A">
        <w:t xml:space="preserve">ר"ד מרי"ו:</w:t>
      </w:r>
    </w:p>
    <w:p w:rsidR="00E9703F" w:rsidRDefault="00E9703F" w:rsidP="00E9703F">
      <w:pPr>
        <w:rPr>
          <w:rFonts w:ascii="Fb Fontext" w:hAnsi="Fb Fontext"/>
          <w:rtl/>
        </w:rPr>
      </w:pPr>
      <w:del w:id="96416" w:author="מנוע מכני" w:date="2026-10-11T12:04:39Z">
        <w:r w:rsidRPr="006F178A">
          <w:rPr>
            <w:rFonts w:ascii="Fb Fontext" w:hAnsi="Fb Fontext"/>
            <w:rtl/>
          </w:rPr>
          <w:delText xml:space="preserve"> </w:delText>
        </w:r>
      </w:del>
      <w:r w:rsidRPr="006F178A">
        <w:rPr>
          <w:rFonts w:ascii="Fb Fontext" w:hAnsi="Fb Fontext"/>
          <w:rtl/>
        </w:rPr>
        <w:t xml:space="preserve">בין העמודין נידון ככרמלית. ואע"ג </w:t>
      </w:r>
      <w:ins w:id="90745" w:author="קלוד" w:date="2026-10-11T13:11:34Z">
        <w:r>
          <w:rPr>
            <w:rFonts w:ascii="Fb Fontext" w:hAnsi="Fb Fontext"/>
            <w:rtl/>
          </w:rPr>
          <w:t xml:space="preserve">שדורסים</w:t>
        </w:r>
      </w:ins>
      <w:del w:id="90746" w:author="קלוד" w:date="2026-10-11T13:11:34Z">
        <w:r w:rsidRPr="006F178A">
          <w:rPr>
            <w:rFonts w:ascii="Fb Fontext" w:hAnsi="Fb Fontext"/>
            <w:rtl/>
          </w:rPr>
          <w:delText xml:space="preserve">דדרסי</w:delText>
        </w:r>
      </w:del>
      <w:r w:rsidRPr="006F178A">
        <w:rPr>
          <w:rFonts w:ascii="Fb Fontext" w:hAnsi="Fb Fontext"/>
          <w:rtl/>
        </w:rPr>
        <w:t xml:space="preserve"> </w:t>
      </w:r>
      <w:ins w:id="90743" w:author="קלוד" w:date="2026-10-11T13:11:34Z">
        <w:r>
          <w:rPr>
            <w:rFonts w:ascii="Fb Fontext" w:hAnsi="Fb Fontext"/>
            <w:rtl/>
          </w:rPr>
          <w:t xml:space="preserve">בו</w:t>
        </w:r>
      </w:ins>
      <w:del w:id="90744" w:author="קלוד" w:date="2026-10-11T13:11:34Z">
        <w:r w:rsidRPr="006F178A">
          <w:rPr>
            <w:rFonts w:ascii="Fb Fontext" w:hAnsi="Fb Fontext"/>
            <w:rtl/>
          </w:rPr>
          <w:delText xml:space="preserve">בה</w:delText>
        </w:r>
      </w:del>
      <w:r w:rsidRPr="006F178A">
        <w:rPr>
          <w:rFonts w:ascii="Fb Fontext" w:hAnsi="Fb Fontext"/>
          <w:rtl/>
        </w:rPr>
        <w:t xml:space="preserve"> רבים,</w:t>
      </w:r>
    </w:p>
    <w:p w:rsidR="00E9703F" w:rsidRPr="006F178A" w:rsidRDefault="00E9703F" w:rsidP="00E9703F">
      <w:pPr>
        <w:pStyle w:val="affffb"/>
        <w:rPr>
          <w:rtl/>
        </w:rPr>
      </w:pPr>
      <w:r>
        <w:rPr>
          <w:rtl/>
        </w:rPr>
        <w:t xml:space="preserve">- </w:t>
      </w:r>
      <w:r w:rsidRPr="006F178A">
        <w:rPr>
          <w:rtl/>
        </w:rPr>
        <w:t>כיוון שא"א ללכת ברו</w:t>
      </w:r>
      <w:r w:rsidRPr="006F178A">
        <w:rPr>
          <w:rFonts w:hint="cs"/>
          <w:rtl/>
        </w:rPr>
        <w:t>ו</w:t>
      </w:r>
      <w:r w:rsidRPr="006F178A">
        <w:rPr>
          <w:rtl/>
        </w:rPr>
        <w:t>ח ככרמלית דמיא. וכ"ש איצטבא.</w:t>
      </w:r>
    </w:p>
    <w:p>
      <w:pPr>
        <w:pStyle w:val="38"/>
        <w:rPr>
          <w:ins w:id="96417" w:author="מנוע מכני" w:date="2026-10-11T12:04:39Z"/>
        </w:rPr>
      </w:pPr>
      <w:r w:rsidRPr="00097464">
        <w:t xml:space="preserve">ר"ז מר"י:</w:t>
      </w:r>
    </w:p>
    <w:p w:rsidR="00E9703F" w:rsidRPr="00097464" w:rsidRDefault="00E9703F" w:rsidP="00E9703F">
      <w:pPr>
        <w:rPr>
          <w:rStyle w:val="afffe"/>
          <w:rFonts w:ascii="Fb Fontext" w:hAnsi="Fb Fontext"/>
          <w:b/>
          <w:spacing w:val="-4"/>
          <w:rtl/>
        </w:rPr>
      </w:pPr>
      <w:del w:id="96418" w:author="מנוע מכני" w:date="2026-10-11T12:04:39Z">
        <w:r w:rsidRPr="00097464">
          <w:rPr>
            <w:rFonts w:ascii="Fb Fontext" w:hAnsi="Fb Fontext"/>
            <w:spacing w:val="-4"/>
            <w:rtl/>
          </w:rPr>
          <w:delText xml:space="preserve"> </w:delText>
        </w:r>
      </w:del>
      <w:r w:rsidRPr="00097464">
        <w:rPr>
          <w:rFonts w:ascii="Fb Fontext" w:hAnsi="Fb Fontext"/>
          <w:spacing w:val="-4"/>
          <w:rtl/>
        </w:rPr>
        <w:t xml:space="preserve">איצטבא שלפני העמודים - נידון ככרמלית. אבל בין </w:t>
      </w:r>
      <w:ins w:id="90751" w:author="קלוד" w:date="2026-10-11T13:11:34Z">
        <w:r>
          <w:rPr>
            <w:rFonts w:ascii="Fb Fontext" w:hAnsi="Fb Fontext"/>
            <w:spacing w:val="-4"/>
            <w:rtl/>
          </w:rPr>
          <w:t xml:space="preserve">העמודים,</w:t>
        </w:r>
      </w:ins>
      <w:del w:id="90752" w:author="קלוד" w:date="2026-10-11T13:11:34Z">
        <w:r w:rsidRPr="00097464">
          <w:rPr>
            <w:rFonts w:ascii="Fb Fontext" w:hAnsi="Fb Fontext"/>
            <w:spacing w:val="-4"/>
            <w:rtl/>
          </w:rPr>
          <w:delText xml:space="preserve">העמודים</w:delText>
        </w:r>
      </w:del>
      <w:r w:rsidRPr="00097464">
        <w:rPr>
          <w:rFonts w:ascii="Fb Fontext" w:hAnsi="Fb Fontext"/>
          <w:spacing w:val="-4"/>
          <w:rtl/>
        </w:rPr>
        <w:t xml:space="preserve"> </w:t>
      </w:r>
      <w:ins w:id="90749" w:author="קלוד" w:date="2026-10-11T13:11:34Z">
        <w:r>
          <w:rPr>
            <w:rFonts w:ascii="Fb Fontext" w:hAnsi="Fb Fontext"/>
            <w:spacing w:val="-4"/>
            <w:rtl/>
          </w:rPr>
          <w:t xml:space="preserve">שתשמישו</w:t>
        </w:r>
      </w:ins>
      <w:del w:id="90750" w:author="קלוד" w:date="2026-10-11T13:11:34Z">
        <w:r w:rsidRPr="00097464">
          <w:rPr>
            <w:rFonts w:ascii="Fb Fontext" w:hAnsi="Fb Fontext"/>
            <w:spacing w:val="-4"/>
            <w:rtl/>
          </w:rPr>
          <w:delText xml:space="preserve">דניחא</w:delText>
        </w:r>
      </w:del>
      <w:r w:rsidRPr="00097464">
        <w:rPr>
          <w:rFonts w:ascii="Fb Fontext" w:hAnsi="Fb Fontext"/>
          <w:spacing w:val="-4"/>
          <w:rtl/>
        </w:rPr>
        <w:t xml:space="preserve"> </w:t>
      </w:r>
      <w:ins w:id="90747" w:author="קלוד" w:date="2026-10-11T13:11:34Z">
        <w:r>
          <w:rPr>
            <w:rFonts w:ascii="Fb Fontext" w:hAnsi="Fb Fontext"/>
            <w:spacing w:val="-4"/>
            <w:rtl/>
          </w:rPr>
          <w:t xml:space="preserve">נוח -</w:t>
        </w:r>
      </w:ins>
      <w:del w:id="90748" w:author="קלוד" w:date="2026-10-11T13:11:34Z">
        <w:r w:rsidRPr="00097464">
          <w:rPr>
            <w:rFonts w:ascii="Fb Fontext" w:hAnsi="Fb Fontext"/>
            <w:spacing w:val="-4"/>
            <w:rtl/>
          </w:rPr>
          <w:delText xml:space="preserve">תשמישתיה</w:delText>
        </w:r>
      </w:del>
      <w:r w:rsidRPr="00097464">
        <w:rPr>
          <w:rFonts w:ascii="Fb Fontext" w:hAnsi="Fb Fontext"/>
          <w:spacing w:val="-4"/>
          <w:rtl/>
        </w:rPr>
        <w:t xml:space="preserve"> </w:t>
      </w:r>
      <w:r w:rsidRPr="00097464">
        <w:rPr>
          <w:rFonts w:ascii="Fb Fontext" w:hAnsi="Fb Fontext"/>
          <w:spacing w:val="-4"/>
          <w:rtl/>
        </w:rPr>
        <w:t xml:space="preserve">לא</w:t>
      </w:r>
      <w:r w:rsidRPr="00097464">
        <w:rPr>
          <w:rFonts w:ascii="Fb Fontext" w:hAnsi="Fb Fontext"/>
          <w:spacing w:val="-4"/>
          <w:rtl/>
        </w:rPr>
        <w:t xml:space="preserve">.</w:t>
      </w:r>
    </w:p>
    <w:p w:rsidR="00E9703F" w:rsidRPr="006F178A" w:rsidRDefault="00E9703F" w:rsidP="00E9703F">
      <w:pPr>
        <w:rPr>
          <w:rtl/>
        </w:rPr>
      </w:pPr>
      <w:r w:rsidRPr="006F178A">
        <w:rPr>
          <w:rStyle w:val="afffe"/>
          <w:rFonts w:ascii="Fb Fontext" w:hAnsi="Fb Fontext"/>
          <w:b/>
          <w:rtl/>
        </w:rPr>
        <w:tab/>
        <w:t>ב.</w:t>
      </w:r>
      <w:r w:rsidRPr="006F178A">
        <w:rPr>
          <w:rtl/>
        </w:rPr>
        <w:t xml:space="preserve"> </w:t>
      </w:r>
      <w:ins w:id="90761" w:author="קלוד" w:date="2026-10-11T13:11:34Z">
        <w:r>
          <w:rPr>
            <w:rtl/>
          </w:rPr>
          <w:t xml:space="preserve">שפעמים</w:t>
        </w:r>
      </w:ins>
      <w:del w:id="90762" w:author="קלוד" w:date="2026-10-11T13:11:34Z">
        <w:r w:rsidRPr="006F178A">
          <w:rPr>
            <w:rtl/>
          </w:rPr>
          <w:delText xml:space="preserve">ד</w:delText>
        </w:r>
        <w:r>
          <w:rPr>
            <w:rtl/>
          </w:rPr>
          <w:delText xml:space="preserve">פעמים</w:delText>
        </w:r>
      </w:del>
      <w:r w:rsidRPr="006F178A">
        <w:rPr>
          <w:rtl/>
        </w:rPr>
        <w:t xml:space="preserve"> </w:t>
      </w:r>
      <w:ins w:id="90759" w:author="קלוד" w:date="2026-10-11T13:11:34Z">
        <w:r>
          <w:rPr>
            <w:rtl/>
          </w:rPr>
          <w:t xml:space="preserve">דורסים</w:t>
        </w:r>
      </w:ins>
      <w:del w:id="90760" w:author="קלוד" w:date="2026-10-11T13:11:34Z">
        <w:r w:rsidRPr="006F178A">
          <w:rPr>
            <w:rtl/>
          </w:rPr>
          <w:delText xml:space="preserve">דדרסי</w:delText>
        </w:r>
      </w:del>
      <w:r w:rsidRPr="006F178A">
        <w:rPr>
          <w:rtl/>
        </w:rPr>
        <w:t xml:space="preserve"> </w:t>
      </w:r>
      <w:ins w:id="92159" w:author="מנוע מכני" w:date="2026-10-11T12:04:39Z">
        <w:ins w:id="90757" w:author="קלוד" w:date="2026-10-11T13:11:34Z">
          <w:r>
            <w:rPr>
              <w:rtl/>
            </w:rPr>
            <w:t xml:space="preserve">בו</w:t>
          </w:r>
        </w:ins>
        <w:del w:id="90758" w:author="קלוד" w:date="2026-10-11T13:11:34Z">
          <w:r>
            <w:rPr>
              <w:rtl/>
            </w:rPr>
            <w:delText xml:space="preserve">לו</w:delText>
          </w:r>
        </w:del>
      </w:ins>
      <w:del w:id="92160" w:author="מנוע מכני" w:date="2026-10-11T12:04:39Z">
        <w:r w:rsidRPr="006F178A">
          <w:rPr>
            <w:rtl/>
          </w:rPr>
          <w:delText xml:space="preserve">ליה</w:delText>
        </w:r>
      </w:del>
      <w:r w:rsidRPr="006F178A">
        <w:rPr>
          <w:rtl/>
        </w:rPr>
        <w:t xml:space="preserve"> רבים</w:t>
      </w:r>
      <w:ins w:id="90755" w:author="קלוד" w:date="2026-10-11T13:11:34Z">
        <w:r>
          <w:rPr>
            <w:rtl/>
          </w:rPr>
          <w:t xml:space="preserve"> - </w:t>
        </w:r>
      </w:ins>
      <w:del w:id="90756" w:author="קלוד" w:date="2026-10-11T13:11:34Z">
        <w:r w:rsidRPr="006F178A">
          <w:rPr>
            <w:rtl/>
          </w:rPr>
          <w:delText xml:space="preserve"> </w:delText>
        </w:r>
      </w:del>
      <w:r w:rsidRPr="006F178A">
        <w:rPr>
          <w:rStyle w:val="2fb"/>
          <w:rtl/>
        </w:rPr>
        <w:t xml:space="preserve">כרה"ר</w:t>
      </w:r>
      <w:r w:rsidRPr="006F178A">
        <w:rPr>
          <w:rtl/>
        </w:rPr>
        <w:t xml:space="preserve"> </w:t>
      </w:r>
      <w:ins w:id="90753" w:author="קלוד" w:date="2026-10-11T13:11:34Z">
        <w:r>
          <w:rPr>
            <w:rtl/>
          </w:rPr>
          <w:t xml:space="preserve">הוא.</w:t>
        </w:r>
      </w:ins>
      <w:del w:id="90754" w:author="קלוד" w:date="2026-10-11T13:11:34Z">
        <w:r w:rsidRPr="006F178A">
          <w:rPr>
            <w:rtl/>
          </w:rPr>
          <w:delText xml:space="preserve">דמי.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91" w:author="קלוד" w:date="2026-10-11T12:33:55Z"/>
        </w:rPr>
      </w:pPr>
      <w:ins w:id="91292" w:author="קלוד" w:date="2026-10-11T12:33:55Z">
        <w:r>
          <w:rPr>
            <w:color w:val="7B3F00"/>
          </w:rPr>
          <w:t xml:space="preserve">לבינה זקופה ברה"ר - זרק וטח בפניה, ומקום דריסה</w:t>
        </w:r>
      </w:ins>
    </w:p>
    <w:p>
      <w:pPr>
        <w:pStyle w:val="38"/>
        <w:rPr>
          <w:ins w:id="96419" w:author="מנוע מכני" w:date="2026-10-11T12:04:39Z"/>
        </w:rPr>
      </w:pPr>
      <w:r w:rsidRPr="006F178A">
        <w:t xml:space="preserve">רבה בר שילא מר"ח:</w:t>
      </w:r>
    </w:p>
    <w:p w:rsidR="00E9703F" w:rsidRPr="006F178A" w:rsidRDefault="00E9703F" w:rsidP="00E9703F">
      <w:pPr>
        <w:rPr>
          <w:rtl/>
        </w:rPr>
      </w:pPr>
      <w:del w:id="96420" w:author="מנוע מכני" w:date="2026-10-11T12:04:39Z">
        <w:r w:rsidRPr="006F178A">
          <w:rPr>
            <w:rFonts w:ascii="Fb Fontext" w:hAnsi="Fb Fontext"/>
            <w:rtl/>
          </w:rPr>
          <w:delText xml:space="preserve"> </w:delText>
        </w:r>
      </w:del>
      <w:r w:rsidRPr="006F178A">
        <w:rPr>
          <w:rFonts w:ascii="Fb Fontext" w:hAnsi="Fb Fontext"/>
          <w:rtl/>
        </w:rPr>
        <w:t xml:space="preserve">לבינה זקופה </w:t>
      </w:r>
      <w:r w:rsidRPr="006F178A">
        <w:rPr>
          <w:rFonts w:ascii="Fb Fontext" w:hAnsi="Fb Fontext"/>
          <w:rtl/>
        </w:rPr>
        <w:t xml:space="preserve">ברה"ר</w:t>
      </w:r>
      <w:r w:rsidRPr="006F178A">
        <w:rPr>
          <w:rFonts w:ascii="Fb Fontext" w:hAnsi="Fb Fontext"/>
          <w:rtl/>
        </w:rPr>
        <w:t xml:space="preserve">, וזרק וטח בפניה</w:t>
      </w:r>
      <w:ins w:id="90771" w:author="קלוד" w:date="2026-10-11T13:11:34Z">
        <w:r>
          <w:rPr>
            <w:rFonts w:ascii="Fb Fontext" w:hAnsi="Fb Fontext"/>
            <w:rtl/>
          </w:rPr>
          <w:t xml:space="preserve"> - </w:t>
        </w:r>
      </w:ins>
      <w:del w:id="90772" w:author="קלוד" w:date="2026-10-11T13:11:34Z">
        <w:r w:rsidRPr="006F178A">
          <w:rPr>
            <w:rFonts w:ascii="Fb Fontext" w:hAnsi="Fb Fontext"/>
            <w:rtl/>
          </w:rPr>
          <w:delText xml:space="preserve"> </w:delText>
        </w:r>
      </w:del>
      <w:r w:rsidRPr="006F178A">
        <w:rPr>
          <w:rFonts w:ascii="Fb Fontext" w:hAnsi="Fb Fontext"/>
          <w:rtl/>
        </w:rPr>
        <w:t xml:space="preserve">חייב, </w:t>
      </w:r>
      <w:ins w:id="90769" w:author="קלוד" w:date="2026-10-11T13:11:34Z">
        <w:r>
          <w:rPr>
            <w:rStyle w:val="afffffe"/>
            <w:rFonts w:ascii="Fb Fontext" w:hAnsi="Fb Fontext"/>
            <w:rtl/>
          </w:rPr>
          <w:t xml:space="preserve">נח</w:t>
        </w:r>
      </w:ins>
      <w:del w:id="90770" w:author="קלוד" w:date="2026-10-11T13:11:34Z">
        <w:r w:rsidRPr="006F178A">
          <w:rPr>
            <w:rFonts w:ascii="Fb Fontext" w:hAnsi="Fb Fontext"/>
            <w:rtl/>
          </w:rPr>
          <w:delText xml:space="preserve">ע"</w:delText>
        </w:r>
        <w:r w:rsidRPr="006F178A">
          <w:rPr>
            <w:rFonts w:ascii="Fb Fontext" w:hAnsi="Fb Fontext" w:hint="cs"/>
            <w:rtl/>
          </w:rPr>
          <w:delText xml:space="preserve">ג</w:delText>
        </w:r>
      </w:del>
      <w:r w:rsidRPr="006F178A">
        <w:rPr>
          <w:rFonts w:ascii="Fb Fontext" w:hAnsi="Fb Fontext"/>
          <w:rtl/>
        </w:rPr>
        <w:t xml:space="preserve"> </w:t>
      </w:r>
      <w:ins w:id="90767" w:author="קלוד" w:date="2026-10-11T13:11:34Z">
        <w:r>
          <w:rPr>
            <w:rFonts w:ascii="Fb Fontext" w:hAnsi="Fb Fontext"/>
            <w:rtl/>
          </w:rPr>
          <w:t xml:space="preserve">על</w:t>
        </w:r>
      </w:ins>
      <w:del w:id="90768" w:author="קלוד" w:date="2026-10-11T13:11:34Z">
        <w:r w:rsidRPr="006F178A">
          <w:rPr>
            <w:rFonts w:ascii="Fb Fontext" w:hAnsi="Fb Fontext"/>
            <w:rtl/>
          </w:rPr>
          <w:delText xml:space="preserve">פטור.</w:delText>
        </w:r>
      </w:del>
      <w:r w:rsidRPr="006F178A">
        <w:rPr>
          <w:rFonts w:ascii="Fb Fontext" w:hAnsi="Fb Fontext"/>
          <w:rtl/>
        </w:rPr>
        <w:t xml:space="preserve"> </w:t>
      </w:r>
      <w:ins w:id="90765" w:author="קלוד" w:date="2026-10-11T13:11:34Z">
        <w:r>
          <w:rPr>
            <w:rFonts w:ascii="Fb Fontext" w:hAnsi="Fb Fontext"/>
            <w:rtl/>
          </w:rPr>
          <w:t xml:space="preserve">גבה - פטור, שאינו</w:t>
        </w:r>
      </w:ins>
      <w:del w:id="90766" w:author="קלוד" w:date="2026-10-11T13:11:34Z">
        <w:r w:rsidRPr="006F178A">
          <w:rPr>
            <w:rFonts w:ascii="Fb Fontext" w:hAnsi="Fb Fontext"/>
            <w:rtl/>
          </w:rPr>
          <w:delText xml:space="preserve">דלא</w:delText>
        </w:r>
      </w:del>
      <w:r w:rsidRPr="006F178A">
        <w:rPr>
          <w:rFonts w:ascii="Fb Fontext" w:hAnsi="Fb Fontext"/>
          <w:rtl/>
        </w:rPr>
        <w:t xml:space="preserve"> מקום </w:t>
      </w:r>
      <w:ins w:id="90763" w:author="קלוד" w:date="2026-10-11T13:11:34Z">
        <w:r>
          <w:rPr>
            <w:rFonts w:ascii="Fb Fontext" w:hAnsi="Fb Fontext"/>
            <w:rtl/>
          </w:rPr>
          <w:t xml:space="preserve">דריסה.</w:t>
        </w:r>
      </w:ins>
      <w:del w:id="90764" w:author="קלוד" w:date="2026-10-11T13:11:34Z">
        <w:r w:rsidRPr="006F178A">
          <w:rPr>
            <w:rFonts w:ascii="Fb Fontext" w:hAnsi="Fb Fontext"/>
            <w:rtl/>
          </w:rPr>
          <w:delText xml:space="preserve">דריסה הוא.</w:delText>
        </w:r>
      </w:del>
    </w:p>
    <w:p>
      <w:pPr>
        <w:pStyle w:val="38"/>
        <w:rPr>
          <w:ins w:id="96421" w:author="מנוע מכני" w:date="2026-10-11T12:04:39Z"/>
        </w:rPr>
      </w:pPr>
      <w:r w:rsidRPr="002D0727">
        <w:t>אביי ורבא</w:t>
      </w:r>
      <w:r w:rsidRPr="006F178A">
        <w:t>:</w:t>
      </w:r>
    </w:p>
    <w:p w:rsidR="00E9703F" w:rsidRDefault="00E9703F" w:rsidP="00E9703F">
      <w:pPr>
        <w:rPr>
          <w:rtl/>
        </w:rPr>
      </w:pPr>
      <w:del w:id="96422" w:author="מנוע מכני" w:date="2026-10-11T12:04:39Z">
        <w:r w:rsidRPr="006F178A">
          <w:rPr>
            <w:rtl/>
          </w:rPr>
          <w:delText xml:space="preserve"> </w:delText>
        </w:r>
      </w:del>
      <w:ins w:id="90787" w:author="קלוד" w:date="2026-10-11T13:11:34Z">
        <w:r>
          <w:rPr>
            <w:rtl/>
          </w:rPr>
          <w:t xml:space="preserve">והוא</w:t>
        </w:r>
      </w:ins>
      <w:del w:id="90788" w:author="קלוד" w:date="2026-10-11T13:11:34Z">
        <w:r w:rsidRPr="006F178A">
          <w:rPr>
            <w:rtl/>
          </w:rPr>
          <w:delText xml:space="preserve">הוא</w:delText>
        </w:r>
      </w:del>
      <w:r w:rsidRPr="006F178A">
        <w:rPr>
          <w:rtl/>
        </w:rPr>
        <w:t xml:space="preserve"> </w:t>
      </w:r>
      <w:ins w:id="90785" w:author="קלוד" w:date="2026-10-11T13:11:34Z">
        <w:r>
          <w:rPr>
            <w:rtl/>
          </w:rPr>
          <w:t xml:space="preserve">שגבוהה</w:t>
        </w:r>
      </w:ins>
      <w:del w:id="90786" w:author="קלוד" w:date="2026-10-11T13:11:34Z">
        <w:r w:rsidRPr="006F178A">
          <w:rPr>
            <w:rtl/>
          </w:rPr>
          <w:delText xml:space="preserve">שגבוה</w:delText>
        </w:r>
      </w:del>
      <w:r w:rsidRPr="006F178A">
        <w:rPr>
          <w:rtl/>
        </w:rPr>
        <w:t xml:space="preserve"> </w:t>
      </w:r>
      <w:ins w:id="90783" w:author="קלוד" w:date="2026-10-11T13:11:34Z">
        <w:r>
          <w:rPr>
            <w:rtl/>
          </w:rPr>
          <w:t xml:space="preserve">ג';</w:t>
        </w:r>
      </w:ins>
      <w:del w:id="90784" w:author="קלוד" w:date="2026-10-11T13:11:34Z">
        <w:r w:rsidRPr="006F178A">
          <w:rPr>
            <w:rtl/>
          </w:rPr>
          <w:delText xml:space="preserve">ג'</w:delText>
        </w:r>
      </w:del>
      <w:r w:rsidRPr="006F178A">
        <w:rPr>
          <w:rtl/>
        </w:rPr>
        <w:t xml:space="preserve"> אבל היזמי </w:t>
      </w:r>
      <w:ins w:id="90781" w:author="קלוד" w:date="2026-10-11T13:11:34Z">
        <w:r>
          <w:rPr>
            <w:rtl/>
          </w:rPr>
          <w:t xml:space="preserve">והיגי </w:t>
        </w:r>
        <w:r>
          <w:rPr>
            <w:rStyle w:val="afffffe"/>
            <w:rtl/>
          </w:rPr>
          <w:t xml:space="preserve">קוצים</w:t>
        </w:r>
        <w:r>
          <w:rPr>
            <w:rtl/>
          </w:rPr>
          <w:t xml:space="preserve"> -</w:t>
        </w:r>
      </w:ins>
      <w:del w:id="90782" w:author="קלוד" w:date="2026-10-11T13:11:34Z">
        <w:r w:rsidRPr="006F178A">
          <w:rPr>
            <w:rtl/>
          </w:rPr>
          <w:delText xml:space="preserve">והיגי,</w:delText>
        </w:r>
      </w:del>
      <w:r w:rsidRPr="006F178A">
        <w:rPr>
          <w:rtl/>
        </w:rPr>
        <w:t xml:space="preserve"> </w:t>
      </w:r>
      <w:ins w:id="94053" w:author="מנוע מכני" w:date="2026-10-11T12:04:39Z">
        <w:r>
          <w:rPr>
            <w:rtl/>
          </w:rPr>
          <w:t xml:space="preserve">אף</w:t>
        </w:r>
      </w:ins>
      <w:del w:id="94054" w:author="מנוע מכני" w:date="2026-10-11T12:04:39Z">
        <w:r w:rsidRPr="006F178A">
          <w:rPr>
            <w:rtl/>
          </w:rPr>
          <w:delText xml:space="preserve">אע"ג</w:delText>
        </w:r>
      </w:del>
      <w:r w:rsidRPr="006F178A">
        <w:rPr>
          <w:rtl/>
        </w:rPr>
        <w:t xml:space="preserve"> </w:t>
      </w:r>
      <w:ins w:id="90779" w:author="קלוד" w:date="2026-10-11T13:11:34Z">
        <w:r>
          <w:rPr>
            <w:rtl/>
          </w:rPr>
          <w:t xml:space="preserve">שאינם</w:t>
        </w:r>
      </w:ins>
      <w:del w:id="90780" w:author="קלוד" w:date="2026-10-11T13:11:34Z">
        <w:r w:rsidRPr="006F178A">
          <w:rPr>
            <w:rtl/>
          </w:rPr>
          <w:delText xml:space="preserve">דלא</w:delText>
        </w:r>
      </w:del>
      <w:r w:rsidRPr="006F178A">
        <w:rPr>
          <w:rtl/>
        </w:rPr>
        <w:t xml:space="preserve"> </w:t>
      </w:r>
      <w:ins w:id="90777" w:author="קלוד" w:date="2026-10-11T13:11:34Z">
        <w:r>
          <w:rPr>
            <w:rtl/>
          </w:rPr>
          <w:t xml:space="preserve">גבוהים</w:t>
        </w:r>
      </w:ins>
      <w:del w:id="90778" w:author="קלוד" w:date="2026-10-11T13:11:34Z">
        <w:r w:rsidRPr="006F178A">
          <w:rPr>
            <w:rtl/>
          </w:rPr>
          <w:delText xml:space="preserve">גבוה</w:delText>
        </w:r>
      </w:del>
      <w:r w:rsidRPr="006F178A">
        <w:rPr>
          <w:rtl/>
        </w:rPr>
        <w:t xml:space="preserve"> ג' </w:t>
      </w:r>
      <w:ins w:id="90775" w:author="קלוד" w:date="2026-10-11T13:11:34Z">
        <w:r>
          <w:rPr>
            <w:rtl/>
          </w:rPr>
          <w:t xml:space="preserve">[שאינם</w:t>
        </w:r>
      </w:ins>
      <w:del w:id="90776" w:author="קלוד" w:date="2026-10-11T13:11:34Z">
        <w:r w:rsidRPr="006F178A">
          <w:rPr>
            <w:rtl/>
          </w:rPr>
          <w:delText xml:space="preserve">[-</w:delText>
        </w:r>
        <w:r>
          <w:rPr>
            <w:rtl/>
          </w:rPr>
          <w:delText xml:space="preserve">דלא</w:delText>
        </w:r>
      </w:del>
      <w:ins w:id="90785" w:author="מנוע מכני" w:date="2026-10-11T12:04:39Z"/>
      <w:del w:id="90786" w:author="מנוע מכני" w:date="2026-10-11T12:04:39Z">
        <w:r w:rsidRPr="006F178A">
          <w:rPr>
            <w:rtl/>
          </w:rPr>
          <w:delText xml:space="preserve">דלאו</w:delText>
        </w:r>
      </w:del>
      <w:r w:rsidRPr="006F178A">
        <w:rPr>
          <w:rtl/>
        </w:rPr>
        <w:t xml:space="preserve"> מקום </w:t>
      </w:r>
      <w:ins w:id="90773" w:author="קלוד" w:date="2026-10-11T13:11:34Z">
        <w:r>
          <w:rPr>
            <w:rtl/>
          </w:rPr>
          <w:t xml:space="preserve">דריסה].</w:t>
        </w:r>
      </w:ins>
      <w:del w:id="90774" w:author="קלוד" w:date="2026-10-11T13:11:34Z">
        <w:r w:rsidRPr="006F178A">
          <w:rPr>
            <w:rtl/>
          </w:rPr>
          <w:delText xml:space="preserve">דריסה הם]</w:delText>
        </w:r>
      </w:del>
    </w:p>
    <w:p>
      <w:pPr>
        <w:pStyle w:val="38"/>
        <w:rPr>
          <w:ins w:id="96423" w:author="מנוע מכני" w:date="2026-10-11T12:04:39Z"/>
        </w:rPr>
      </w:pPr>
      <w:r w:rsidRPr="006F178A">
        <w:t xml:space="preserve">חייא בר רב:</w:t>
      </w:r>
    </w:p>
    <w:p w:rsidR="00E9703F" w:rsidRPr="006F178A" w:rsidRDefault="00E9703F" w:rsidP="00E9703F">
      <w:pPr>
        <w:rPr>
          <w:rtl/>
        </w:rPr>
      </w:pPr>
      <w:del w:id="96424" w:author="מנוע מכני" w:date="2026-10-11T12:04:39Z">
        <w:r w:rsidRPr="006F178A">
          <w:rPr>
            <w:rtl/>
          </w:rPr>
          <w:delText xml:space="preserve"> </w:delText>
        </w:r>
      </w:del>
      <w:ins w:id="90193" w:author="מנוע מכני" w:date="2026-10-11T12:04:39Z">
        <w:r>
          <w:rPr>
            <w:rtl/>
          </w:rPr>
          <w:t xml:space="preserve">אפי'</w:t>
        </w:r>
      </w:ins>
      <w:del w:id="90194" w:author="מנוע מכני" w:date="2026-10-11T12:04:39Z">
        <w:r w:rsidRPr="006F178A">
          <w:rPr>
            <w:rtl/>
          </w:rPr>
          <w:delText xml:space="preserve">אפילו</w:delText>
        </w:r>
      </w:del>
      <w:r w:rsidRPr="006F178A">
        <w:rPr>
          <w:rtl/>
        </w:rPr>
        <w:t xml:space="preserve"> היזמי </w:t>
      </w:r>
      <w:ins w:id="90789" w:author="קלוד" w:date="2026-10-11T13:11:34Z">
        <w:r>
          <w:rPr>
            <w:rtl/>
          </w:rPr>
          <w:t xml:space="preserve">והיגי </w:t>
        </w:r>
        <w:r>
          <w:rPr>
            <w:rStyle w:val="afffffe"/>
            <w:rtl/>
          </w:rPr>
          <w:t xml:space="preserve">כרה"ר</w:t>
        </w:r>
        <w:r>
          <w:rPr>
            <w:rtl/>
          </w:rPr>
          <w:t xml:space="preserve">,</w:t>
        </w:r>
      </w:ins>
      <w:del w:id="90790" w:author="קלוד" w:date="2026-10-11T13:11:34Z">
        <w:r w:rsidRPr="006F178A">
          <w:rPr>
            <w:rtl/>
          </w:rPr>
          <w:delText xml:space="preserve">והיגי,</w:delText>
        </w:r>
      </w:del>
      <w:r w:rsidRPr="006F178A">
        <w:rPr>
          <w:rtl/>
        </w:rPr>
        <w:t xml:space="preserve"> אבל צואה </w:t>
      </w:r>
      <w:r w:rsidRPr="006F178A">
        <w:rPr>
          <w:rtl/>
        </w:rPr>
        <w:t xml:space="preserve">לא</w:t>
      </w:r>
      <w:r w:rsidRPr="006F178A">
        <w:rPr>
          <w:rtl/>
        </w:rPr>
        <w:t xml:space="preserve">.</w:t>
      </w:r>
    </w:p>
    <w:p>
      <w:pPr>
        <w:pStyle w:val="38"/>
        <w:rPr>
          <w:ins w:id="96425" w:author="מנוע מכני" w:date="2026-10-11T12:04:39Z"/>
        </w:rPr>
      </w:pPr>
      <w:r w:rsidRPr="006F178A">
        <w:t xml:space="preserve">ורב אשי:</w:t>
      </w:r>
    </w:p>
    <w:p w:rsidR="00E9703F" w:rsidRPr="006F178A" w:rsidRDefault="00E9703F" w:rsidP="00E9703F">
      <w:pPr>
        <w:rPr>
          <w:rtl/>
        </w:rPr>
      </w:pPr>
      <w:del w:id="96426" w:author="מנוע מכני" w:date="2026-10-11T12:04:39Z">
        <w:r w:rsidRPr="006F178A">
          <w:rPr>
            <w:rtl/>
          </w:rPr>
          <w:delText xml:space="preserve"> </w:delText>
        </w:r>
      </w:del>
      <w:ins w:id="90195" w:author="מנוע מכני" w:date="2026-10-11T12:04:39Z">
        <w:r>
          <w:rPr>
            <w:rtl/>
          </w:rPr>
          <w:t xml:space="preserve">אפי'</w:t>
        </w:r>
      </w:ins>
      <w:del w:id="90196" w:author="מנוע מכני" w:date="2026-10-11T12:04:39Z">
        <w:r w:rsidRPr="006F178A">
          <w:rPr>
            <w:rtl/>
          </w:rPr>
          <w:delText xml:space="preserve">אפילו</w:delText>
        </w:r>
      </w:del>
      <w:r w:rsidRPr="006F178A">
        <w:rPr>
          <w:rtl/>
        </w:rPr>
        <w:t xml:space="preserve"> צואה.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89" w:author="קלוד" w:date="2026-10-11T12:33:55Z"/>
        </w:rPr>
      </w:pPr>
      <w:ins w:id="91290" w:author="קלוד" w:date="2026-10-11T12:33:55Z">
        <w:r>
          <w:rPr>
            <w:color w:val="7B3F00"/>
          </w:rPr>
          <w:t xml:space="preserve">אין כרמלית פחותה מארבעה - ותופסת עד עשרה</w:t>
        </w:r>
      </w:ins>
    </w:p>
    <w:p>
      <w:pPr>
        <w:pStyle w:val="38"/>
        <w:rPr>
          <w:ins w:id="96427" w:author="מנוע מכני" w:date="2026-10-11T12:04:39Z"/>
        </w:rPr>
      </w:pPr>
      <w:r w:rsidRPr="006F178A">
        <w:t xml:space="preserve">ר"ד מרי"ו:</w:t>
      </w:r>
    </w:p>
    <w:p w:rsidR="00E9703F" w:rsidRPr="006F178A" w:rsidRDefault="00E9703F" w:rsidP="00E9703F">
      <w:pPr>
        <w:rPr>
          <w:rtl/>
        </w:rPr>
      </w:pPr>
      <w:del w:id="96428" w:author="מנוע מכני" w:date="2026-10-11T12:04:39Z">
        <w:r w:rsidRPr="006F178A">
          <w:rPr>
            <w:rFonts w:ascii="Fb Fontext" w:hAnsi="Fb Fontext"/>
            <w:b/>
            <w:bCs/>
            <w:rtl/>
          </w:rPr>
          <w:delText xml:space="preserve"> </w:delText>
        </w:r>
      </w:del>
      <w:r w:rsidRPr="006F178A">
        <w:rPr>
          <w:rFonts w:ascii="Fb Fontext" w:hAnsi="Fb Fontext"/>
          <w:b/>
          <w:bCs/>
          <w:rtl/>
        </w:rPr>
        <w:t xml:space="preserve">אין כרמלית פחותה מארבעה. ואמר </w:t>
      </w:r>
      <w:r w:rsidRPr="006F178A">
        <w:rPr>
          <w:rStyle w:val="2fb"/>
          <w:rFonts w:ascii="Fb Fontext" w:hAnsi="Fb Fontext"/>
          <w:b/>
          <w:bCs/>
          <w:rtl/>
        </w:rPr>
        <w:t xml:space="preserve">רב ששת</w:t>
      </w:r>
      <w:r w:rsidRPr="006F178A">
        <w:rPr>
          <w:rFonts w:ascii="Fb Fontext" w:hAnsi="Fb Fontext"/>
          <w:b/>
          <w:bCs/>
          <w:rtl/>
        </w:rPr>
        <w:t xml:space="preserve">: ותופסת עד עשרה.</w:t>
      </w:r>
    </w:p>
    <w:p w:rsidR="00E9703F" w:rsidRPr="006F178A" w:rsidRDefault="00E9703F" w:rsidP="00E9703F">
      <w:pPr>
        <w:rPr>
          <w:rtl/>
        </w:rPr>
      </w:pPr>
      <w:ins w:id="90799" w:author="קלוד" w:date="2026-10-11T13:11:34Z">
        <w:r>
          <w:rPr>
            <w:rtl/>
          </w:rPr>
          <w:t xml:space="preserve">'ותופסת</w:t>
        </w:r>
      </w:ins>
      <w:del w:id="90800" w:author="קלוד" w:date="2026-10-11T13:11:34Z">
        <w:r w:rsidRPr="006F178A">
          <w:rPr>
            <w:rtl/>
          </w:rPr>
          <w:delText xml:space="preserve">ותופסת</w:delText>
        </w:r>
      </w:del>
      <w:r w:rsidRPr="006F178A">
        <w:rPr>
          <w:rtl/>
        </w:rPr>
        <w:t xml:space="preserve"> עד </w:t>
      </w:r>
      <w:ins w:id="90797" w:author="קלוד" w:date="2026-10-11T13:11:34Z">
        <w:r>
          <w:rPr>
            <w:rtl/>
          </w:rPr>
          <w:t xml:space="preserve">עשרה' -</w:t>
        </w:r>
      </w:ins>
      <w:del w:id="90798" w:author="קלוד" w:date="2026-10-11T13:11:34Z">
        <w:r w:rsidRPr="006F178A">
          <w:rPr>
            <w:rtl/>
          </w:rPr>
          <w:delText xml:space="preserve">עשרה</w:delText>
        </w:r>
      </w:del>
      <w:r w:rsidRPr="006F178A">
        <w:rPr>
          <w:rtl/>
        </w:rPr>
        <w:t xml:space="preserve"> היינו </w:t>
      </w:r>
      <w:ins w:id="90795" w:author="קלוד" w:date="2026-10-11T13:11:34Z">
        <w:r>
          <w:rPr>
            <w:rtl/>
          </w:rPr>
          <w:t xml:space="preserve">שעד</w:t>
        </w:r>
      </w:ins>
      <w:del w:id="90796" w:author="קלוד" w:date="2026-10-11T13:11:34Z">
        <w:r w:rsidRPr="006F178A">
          <w:rPr>
            <w:rtl/>
          </w:rPr>
          <w:delText xml:space="preserve">דעד</w:delText>
        </w:r>
      </w:del>
      <w:r w:rsidRPr="006F178A">
        <w:rPr>
          <w:rtl/>
        </w:rPr>
        <w:t xml:space="preserve"> עשרה </w:t>
      </w:r>
      <w:ins w:id="90793" w:author="קלוד" w:date="2026-10-11T13:11:34Z">
        <w:r>
          <w:rPr>
            <w:rtl/>
          </w:rPr>
          <w:t xml:space="preserve">היא</w:t>
        </w:r>
      </w:ins>
      <w:del w:id="90794" w:author="קלוד" w:date="2026-10-11T13:11:34Z">
        <w:r w:rsidRPr="006F178A">
          <w:rPr>
            <w:rtl/>
          </w:rPr>
          <w:delText xml:space="preserve">הויא</w:delText>
        </w:r>
      </w:del>
      <w:r w:rsidRPr="006F178A">
        <w:rPr>
          <w:rtl/>
        </w:rPr>
        <w:t xml:space="preserve"> </w:t>
      </w:r>
      <w:ins w:id="90791" w:author="קלוד" w:date="2026-10-11T13:11:34Z">
        <w:r>
          <w:rPr>
            <w:rtl/>
          </w:rPr>
          <w:t xml:space="preserve">כרמלית,</w:t>
        </w:r>
      </w:ins>
      <w:del w:id="90792" w:author="קלוד" w:date="2026-10-11T13:11:34Z">
        <w:r w:rsidRPr="006F178A">
          <w:rPr>
            <w:rtl/>
          </w:rPr>
          <w:delText xml:space="preserve">כרמלית</w:delText>
        </w:r>
      </w:del>
      <w:r w:rsidRPr="006F178A">
        <w:rPr>
          <w:rtl/>
        </w:rPr>
        <w:t xml:space="preserve"> למעלה מזה </w:t>
      </w:r>
      <w:r w:rsidRPr="006F178A">
        <w:rPr>
          <w:rtl/>
        </w:rPr>
        <w:t xml:space="preserve">לא</w:t>
      </w:r>
      <w:r w:rsidRPr="006F178A">
        <w:rPr>
          <w:rtl/>
        </w:rPr>
        <w:t xml:space="preserve">.</w:t>
      </w:r>
    </w:p>
    <w:p w:rsidR="00E9703F" w:rsidRPr="006F178A" w:rsidRDefault="00E9703F" w:rsidP="00E9703F">
      <w:pPr>
        <w:rPr>
          <w:rtl/>
        </w:rPr>
      </w:pPr>
      <w:ins w:id="90807" w:author="קלוד" w:date="2026-10-11T13:11:34Z">
        <w:r>
          <w:rPr>
            <w:rtl/>
          </w:rPr>
          <w:t xml:space="preserve">וכמו</w:t>
        </w:r>
      </w:ins>
      <w:del w:id="90808" w:author="קלוד" w:date="2026-10-11T13:11:34Z">
        <w:r w:rsidRPr="006F178A">
          <w:rPr>
            <w:rtl/>
          </w:rPr>
          <w:delText xml:space="preserve">וכי</w:delText>
        </w:r>
      </w:del>
      <w:r w:rsidRPr="006F178A">
        <w:rPr>
          <w:rtl/>
        </w:rPr>
        <w:t xml:space="preserve"> </w:t>
      </w:r>
      <w:ins w:id="90805" w:author="קלוד" w:date="2026-10-11T13:11:34Z">
        <w:r>
          <w:rPr>
            <w:rtl/>
          </w:rPr>
          <w:t xml:space="preserve">שאמר</w:t>
        </w:r>
      </w:ins>
      <w:del w:id="90806" w:author="קלוד" w:date="2026-10-11T13:11:34Z">
        <w:r w:rsidRPr="006F178A">
          <w:rPr>
            <w:rtl/>
          </w:rPr>
          <w:delText xml:space="preserve">הא דאמר</w:delText>
        </w:r>
      </w:del>
      <w:r w:rsidRPr="006F178A">
        <w:rPr>
          <w:rtl/>
        </w:rPr>
        <w:t xml:space="preserve"> </w:t>
      </w:r>
      <w:r w:rsidRPr="006F178A">
        <w:rPr>
          <w:rStyle w:val="2fb"/>
          <w:rtl/>
        </w:rPr>
        <w:t xml:space="preserve">שמואל</w:t>
      </w:r>
      <w:r w:rsidRPr="006F178A">
        <w:rPr>
          <w:rtl/>
        </w:rPr>
        <w:t xml:space="preserve"> </w:t>
      </w:r>
      <w:r w:rsidRPr="006F178A">
        <w:rPr>
          <w:rStyle w:val="2fb"/>
          <w:rtl/>
        </w:rPr>
        <w:t xml:space="preserve">לרב יהודה</w:t>
      </w:r>
      <w:r w:rsidRPr="006F178A">
        <w:rPr>
          <w:rtl/>
        </w:rPr>
        <w:t xml:space="preserve">: שיננא, </w:t>
      </w:r>
      <w:r w:rsidRPr="006F178A">
        <w:rPr>
          <w:rtl/>
        </w:rPr>
        <w:t xml:space="preserve">לא</w:t>
      </w:r>
      <w:r w:rsidRPr="006F178A">
        <w:rPr>
          <w:rtl/>
        </w:rPr>
        <w:t xml:space="preserve"> תדון </w:t>
      </w:r>
      <w:ins w:id="90803" w:author="קלוד" w:date="2026-10-11T13:11:34Z">
        <w:r>
          <w:rPr>
            <w:rtl/>
          </w:rPr>
          <w:t xml:space="preserve">ברשויות</w:t>
        </w:r>
      </w:ins>
      <w:del w:id="90804" w:author="קלוד" w:date="2026-10-11T13:11:34Z">
        <w:r w:rsidRPr="006F178A">
          <w:rPr>
            <w:rtl/>
          </w:rPr>
          <w:delText xml:space="preserve">ברשוית</w:delText>
        </w:r>
      </w:del>
      <w:r w:rsidRPr="006F178A">
        <w:rPr>
          <w:rtl/>
        </w:rPr>
        <w:t xml:space="preserve"> שבת למעלה </w:t>
      </w:r>
      <w:ins w:id="90801" w:author="קלוד" w:date="2026-10-11T13:11:34Z">
        <w:r>
          <w:rPr>
            <w:rtl/>
          </w:rPr>
          <w:t xml:space="preserve">מי"ט.</w:t>
        </w:r>
      </w:ins>
      <w:del w:id="90802" w:author="קלוד" w:date="2026-10-11T13:11:34Z">
        <w:r w:rsidRPr="006F178A">
          <w:rPr>
            <w:rtl/>
          </w:rPr>
          <w:delText xml:space="preserve">מי'ט.</w:delText>
        </w:r>
      </w:del>
    </w:p>
    <w:p w:rsidR="00E9703F" w:rsidRPr="006F178A" w:rsidRDefault="00E9703F" w:rsidP="00E9703F">
      <w:pPr>
        <w:rPr>
          <w:rtl/>
        </w:rPr>
      </w:pPr>
      <w:r w:rsidRPr="006F178A">
        <w:rPr>
          <w:rStyle w:val="afffe"/>
          <w:rFonts w:ascii="Fb Fontext" w:hAnsi="Fb Fontext"/>
          <w:b/>
          <w:rtl/>
        </w:rPr>
        <w:t>הלכתא</w:t>
      </w:r>
      <w:r w:rsidRPr="006F178A">
        <w:rPr>
          <w:rtl/>
        </w:rPr>
        <w:t xml:space="preserve"> </w:t>
      </w:r>
      <w:ins w:id="90787" w:author="מנוע מכני" w:date="2026-10-11T12:04:39Z">
        <w:r>
          <w:rPr>
            <w:rtl/>
          </w:rPr>
          <w:t xml:space="preserve">לא</w:t>
        </w:r>
      </w:ins>
      <w:del w:id="90788" w:author="מנוע מכני" w:date="2026-10-11T12:04:39Z">
        <w:r w:rsidRPr="006F178A">
          <w:rPr>
            <w:rtl/>
          </w:rPr>
          <w:delText xml:space="preserve">לאו</w:delText>
        </w:r>
      </w:del>
      <w:r w:rsidRPr="006F178A">
        <w:rPr>
          <w:rtl/>
        </w:rPr>
        <w:t xml:space="preserve"> </w:t>
      </w:r>
      <w:ins w:id="95851" w:author="מנוע מכני" w:date="2026-10-11T12:04:39Z">
        <w:r>
          <w:rPr>
            <w:rtl/>
          </w:rPr>
          <w:t xml:space="preserve">לומר</w:t>
        </w:r>
      </w:ins>
      <w:del w:id="95852" w:author="מנוע מכני" w:date="2026-10-11T12:04:39Z">
        <w:r w:rsidRPr="006F178A">
          <w:rPr>
            <w:rtl/>
          </w:rPr>
          <w:delText xml:space="preserve">למימר</w:delText>
        </w:r>
      </w:del>
      <w:r w:rsidRPr="006F178A">
        <w:rPr>
          <w:rtl/>
        </w:rPr>
        <w:t xml:space="preserve"> דאין </w:t>
      </w:r>
      <w:r w:rsidRPr="006F178A">
        <w:rPr>
          <w:rFonts w:ascii="Fb Fontext" w:hAnsi="Fb Fontext"/>
          <w:rtl/>
        </w:rPr>
        <w:t>רה"י</w:t>
      </w:r>
      <w:r w:rsidRPr="006F178A">
        <w:rPr>
          <w:rtl/>
        </w:rPr>
        <w:t xml:space="preserve"> למעלה מי' </w:t>
      </w:r>
      <w:ins w:id="90789" w:author="מנוע מכני" w:date="2026-10-11T12:04:39Z">
        <w:r>
          <w:rPr>
            <w:rtl/>
          </w:rPr>
          <w:t xml:space="preserve">שהרי</w:t>
        </w:r>
      </w:ins>
      <w:del w:id="90790" w:author="מנוע מכני" w:date="2026-10-11T12:04:39Z">
        <w:r w:rsidRPr="006F178A">
          <w:rPr>
            <w:rtl/>
          </w:rPr>
          <w:delText xml:space="preserve">דהא</w:delText>
        </w:r>
      </w:del>
      <w:r w:rsidRPr="006F178A">
        <w:rPr>
          <w:rtl/>
        </w:rPr>
        <w:t xml:space="preserve"> נעץ קנה </w:t>
      </w:r>
      <w:r w:rsidRPr="006F178A">
        <w:rPr>
          <w:rtl/>
        </w:rPr>
        <w:t xml:space="preserve">ברה"י</w:t>
      </w:r>
      <w:r w:rsidRPr="006F178A">
        <w:rPr>
          <w:rtl/>
        </w:rPr>
        <w:t xml:space="preserve"> וזרק ונח </w:t>
      </w:r>
      <w:r w:rsidRPr="006F178A">
        <w:rPr>
          <w:rtl/>
        </w:rPr>
        <w:t xml:space="preserve">ע"ג</w:t>
      </w:r>
      <w:r w:rsidRPr="006F178A">
        <w:rPr>
          <w:rtl/>
        </w:rPr>
        <w:t xml:space="preserve"> </w:t>
      </w:r>
      <w:r>
        <w:rPr>
          <w:rtl/>
        </w:rPr>
        <w:t>אפי'</w:t>
      </w:r>
      <w:r w:rsidRPr="006F178A">
        <w:rPr>
          <w:rtl/>
        </w:rPr>
        <w:t xml:space="preserve"> ק' אמה חייב </w:t>
      </w:r>
      <w:r w:rsidRPr="006F178A">
        <w:rPr>
          <w:rStyle w:val="2fb"/>
          <w:rtl/>
        </w:rPr>
        <w:t xml:space="preserve">שרה"י</w:t>
      </w:r>
      <w:r w:rsidRPr="006F178A">
        <w:rPr>
          <w:rtl/>
        </w:rPr>
        <w:t xml:space="preserve"> עולה עד לרקיע.</w:t>
      </w:r>
    </w:p>
    <w:p w:rsidR="00E9703F" w:rsidRPr="006F178A" w:rsidRDefault="00E9703F" w:rsidP="00E9703F">
      <w:pPr>
        <w:rPr>
          <w:rtl/>
        </w:rPr>
      </w:pPr>
      <w:ins w:id="90791" w:author="מנוע מכני" w:date="2026-10-11T12:04:39Z">
        <w:r>
          <w:rPr>
            <w:rtl/>
          </w:rPr>
          <w:t xml:space="preserve">ולא</w:t>
        </w:r>
      </w:ins>
      <w:del w:id="90792" w:author="מנוע מכני" w:date="2026-10-11T12:04:39Z">
        <w:r w:rsidRPr="006F178A">
          <w:rPr>
            <w:rtl/>
          </w:rPr>
          <w:delText xml:space="preserve">ולאו</w:delText>
        </w:r>
      </w:del>
      <w:r w:rsidRPr="006F178A">
        <w:rPr>
          <w:rtl/>
        </w:rPr>
        <w:t xml:space="preserve"> </w:t>
      </w:r>
      <w:ins w:id="95853" w:author="מנוע מכני" w:date="2026-10-11T12:04:39Z">
        <w:r>
          <w:rPr>
            <w:rtl/>
          </w:rPr>
          <w:t xml:space="preserve">לומר</w:t>
        </w:r>
      </w:ins>
      <w:del w:id="95854" w:author="מנוע מכני" w:date="2026-10-11T12:04:39Z">
        <w:r w:rsidRPr="006F178A">
          <w:rPr>
            <w:rtl/>
          </w:rPr>
          <w:delText xml:space="preserve">למימר</w:delText>
        </w:r>
      </w:del>
      <w:r w:rsidRPr="006F178A">
        <w:rPr>
          <w:rtl/>
        </w:rPr>
        <w:t xml:space="preserve"> </w:t>
      </w:r>
      <w:ins w:id="90827" w:author="קלוד" w:date="2026-10-11T13:11:34Z">
        <w:r>
          <w:rPr>
            <w:rtl/>
          </w:rPr>
          <w:t xml:space="preserve">שאין</w:t>
        </w:r>
      </w:ins>
      <w:del w:id="90828" w:author="קלוד" w:date="2026-10-11T13:11:34Z">
        <w:r w:rsidRPr="006F178A">
          <w:rPr>
            <w:rtl/>
          </w:rPr>
          <w:delText xml:space="preserve">דאין</w:delText>
        </w:r>
      </w:del>
      <w:r w:rsidRPr="006F178A">
        <w:rPr>
          <w:rtl/>
        </w:rPr>
        <w:t xml:space="preserve"> </w:t>
      </w:r>
      <w:r w:rsidRPr="006F178A">
        <w:rPr>
          <w:rFonts w:ascii="Fb Fontext" w:hAnsi="Fb Fontext"/>
          <w:rtl/>
        </w:rPr>
        <w:t>רה"ר</w:t>
      </w:r>
      <w:r w:rsidRPr="006F178A">
        <w:rPr>
          <w:rtl/>
        </w:rPr>
        <w:t xml:space="preserve"> למעלה מי', </w:t>
      </w:r>
      <w:ins w:id="95641" w:author="מנוע מכני" w:date="2026-10-11T12:04:39Z">
        <w:ins w:id="90825" w:author="קלוד" w:date="2026-10-11T13:11:34Z">
          <w:r>
            <w:rPr>
              <w:rtl/>
            </w:rPr>
            <w:t xml:space="preserve">דתנן:</w:t>
          </w:r>
        </w:ins>
        <w:del w:id="90826" w:author="קלוד" w:date="2026-10-11T13:11:34Z">
          <w:r>
            <w:rPr>
              <w:rtl/>
            </w:rPr>
            <w:delText xml:space="preserve">דשונה</w:delText>
          </w:r>
          <w:r w:rsidRPr="006F178A">
            <w:rPr>
              <w:rtl/>
            </w:rPr>
            <w:delText xml:space="preserve"> היא</w:delText>
          </w:r>
        </w:del>
      </w:ins>
      <w:del w:id="95642" w:author="מנוע מכני" w:date="2026-10-11T12:04:39Z">
        <w:r w:rsidRPr="006F178A">
          <w:rPr>
            <w:rtl/>
          </w:rPr>
          <w:delText xml:space="preserve">דמתני</w:delText>
        </w:r>
      </w:del>
      <w:r w:rsidRPr="006F178A">
        <w:rPr>
          <w:rtl/>
        </w:rPr>
        <w:t xml:space="preserve"> הזורק </w:t>
      </w:r>
      <w:ins w:id="90823" w:author="קלוד" w:date="2026-10-11T13:11:34Z">
        <w:r>
          <w:rPr>
            <w:rtl/>
          </w:rPr>
          <w:t xml:space="preserve">ד"א</w:t>
        </w:r>
      </w:ins>
      <w:del w:id="90824" w:author="קלוד" w:date="2026-10-11T13:11:34Z">
        <w:r w:rsidRPr="006F178A">
          <w:rPr>
            <w:rtl/>
          </w:rPr>
          <w:delText xml:space="preserve">ד'א</w:delText>
        </w:r>
      </w:del>
      <w:r w:rsidRPr="006F178A">
        <w:rPr>
          <w:rtl/>
        </w:rPr>
        <w:t xml:space="preserve"> בכותל, למעלה </w:t>
      </w:r>
      <w:ins w:id="90821" w:author="קלוד" w:date="2026-10-11T13:11:34Z">
        <w:r>
          <w:rPr>
            <w:rtl/>
          </w:rPr>
          <w:t xml:space="preserve">מי"ט -</w:t>
        </w:r>
      </w:ins>
      <w:del w:id="90822" w:author="קלוד" w:date="2026-10-11T13:11:34Z">
        <w:r w:rsidRPr="006F178A">
          <w:rPr>
            <w:rtl/>
          </w:rPr>
          <w:delText xml:space="preserve">י'ט</w:delText>
        </w:r>
      </w:del>
      <w:r w:rsidRPr="006F178A">
        <w:rPr>
          <w:rtl/>
        </w:rPr>
        <w:t xml:space="preserve"> כזורק באויר, למטה </w:t>
      </w:r>
      <w:ins w:id="90819" w:author="קלוד" w:date="2026-10-11T13:11:34Z">
        <w:r>
          <w:rPr>
            <w:rtl/>
          </w:rPr>
          <w:t xml:space="preserve">מי"ט -</w:t>
        </w:r>
      </w:ins>
      <w:del w:id="90820" w:author="קלוד" w:date="2026-10-11T13:11:34Z">
        <w:r w:rsidRPr="006F178A">
          <w:rPr>
            <w:rtl/>
          </w:rPr>
          <w:delText xml:space="preserve">מי'ט</w:delText>
        </w:r>
      </w:del>
      <w:r w:rsidRPr="006F178A">
        <w:rPr>
          <w:rtl/>
        </w:rPr>
        <w:t xml:space="preserve"> כזורק בארץ.</w:t>
      </w:r>
    </w:p>
    <w:p>
      <w:pPr>
        <w:pStyle w:val="38"/>
        <w:rPr>
          <w:ins w:id="96429" w:author="מנוע מכני" w:date="2026-10-11T12:04:39Z"/>
        </w:rPr>
      </w:pPr>
      <w:r w:rsidRPr="006F178A">
        <w:t xml:space="preserve">אלא</w:t>
      </w:r>
    </w:p>
    <w:p w:rsidR="00E9703F" w:rsidRDefault="00E9703F" w:rsidP="00E9703F">
      <w:pPr>
        <w:rPr>
          <w:rtl/>
        </w:rPr>
      </w:pPr>
      <w:del w:id="96430" w:author="מנוע מכני" w:date="2026-10-11T12:04:39Z">
        <w:r w:rsidRPr="006F178A">
          <w:rPr>
            <w:rtl/>
          </w:rPr>
          <w:delText xml:space="preserve"> </w:delText>
        </w:r>
      </w:del>
      <w:ins w:id="90837" w:author="קלוד" w:date="2026-10-11T13:11:34Z">
        <w:r>
          <w:rPr>
            <w:rtl/>
          </w:rPr>
          <w:t xml:space="preserve">על</w:t>
        </w:r>
      </w:ins>
      <w:del w:id="90838" w:author="קלוד" w:date="2026-10-11T13:11:34Z">
        <w:r w:rsidRPr="006F178A">
          <w:rPr>
            <w:rtl/>
          </w:rPr>
          <w:delText xml:space="preserve">אכרמלית</w:delText>
        </w:r>
      </w:del>
      <w:r w:rsidRPr="006F178A">
        <w:rPr>
          <w:rtl/>
        </w:rPr>
        <w:t xml:space="preserve"> </w:t>
      </w:r>
      <w:ins w:id="90835" w:author="קלוד" w:date="2026-10-11T13:11:34Z">
        <w:r>
          <w:rPr>
            <w:rtl/>
          </w:rPr>
          <w:t xml:space="preserve">כרמלית, שאינה</w:t>
        </w:r>
      </w:ins>
      <w:del w:id="90836" w:author="קלוד" w:date="2026-10-11T13:11:34Z">
        <w:r w:rsidRPr="006F178A">
          <w:rPr>
            <w:rtl/>
          </w:rPr>
          <w:delText xml:space="preserve">דאין</w:delText>
        </w:r>
      </w:del>
      <w:r w:rsidRPr="006F178A">
        <w:rPr>
          <w:rtl/>
        </w:rPr>
        <w:t xml:space="preserve"> למעלה </w:t>
      </w:r>
      <w:ins w:id="90833" w:author="קלוד" w:date="2026-10-11T13:11:34Z">
        <w:r>
          <w:rPr>
            <w:rtl/>
          </w:rPr>
          <w:t xml:space="preserve">מי',</w:t>
        </w:r>
      </w:ins>
      <w:del w:id="90834" w:author="קלוד" w:date="2026-10-11T13:11:34Z">
        <w:r w:rsidRPr="006F178A">
          <w:rPr>
            <w:rtl/>
          </w:rPr>
          <w:delText xml:space="preserve">מי'</w:delText>
        </w:r>
      </w:del>
      <w:r w:rsidRPr="006F178A">
        <w:rPr>
          <w:rtl/>
        </w:rPr>
        <w:t xml:space="preserve"> </w:t>
      </w:r>
      <w:ins w:id="90831" w:author="קלוד" w:date="2026-10-11T13:11:34Z">
        <w:r>
          <w:rPr>
            <w:rtl/>
          </w:rPr>
          <w:t xml:space="preserve">והקלו</w:t>
        </w:r>
      </w:ins>
      <w:del w:id="90832" w:author="קלוד" w:date="2026-10-11T13:11:34Z">
        <w:r w:rsidRPr="006F178A">
          <w:rPr>
            <w:rtl/>
          </w:rPr>
          <w:delText xml:space="preserve">ואקילו</w:delText>
        </w:r>
      </w:del>
      <w:r w:rsidRPr="006F178A">
        <w:rPr>
          <w:rtl/>
        </w:rPr>
        <w:t xml:space="preserve"> בה </w:t>
      </w:r>
      <w:ins w:id="90829" w:author="קלוד" w:date="2026-10-11T13:11:34Z">
        <w:r>
          <w:rPr>
            <w:rtl/>
          </w:rPr>
          <w:t xml:space="preserve">רבנן:</w:t>
        </w:r>
      </w:ins>
      <w:del w:id="90830" w:author="קלוד" w:date="2026-10-11T13:11:34Z">
        <w:r w:rsidRPr="006F178A">
          <w:rPr>
            <w:rtl/>
          </w:rPr>
          <w:delText xml:space="preserve">רבנן</w:delText>
        </w:r>
      </w:del>
    </w:p>
    <w:p w:rsidR="00E9703F" w:rsidRPr="006F178A" w:rsidRDefault="00E9703F" w:rsidP="00E9703F">
      <w:pPr>
        <w:pStyle w:val="affffb"/>
        <w:rPr>
          <w:rtl/>
        </w:rPr>
      </w:pPr>
      <w:r>
        <w:rPr>
          <w:rtl/>
        </w:rPr>
        <w:t xml:space="preserve">- </w:t>
      </w:r>
      <w:r w:rsidRPr="006F178A">
        <w:rPr>
          <w:rtl/>
        </w:rPr>
        <w:t xml:space="preserve">מקולי </w:t>
      </w:r>
      <w:r w:rsidRPr="006F178A">
        <w:rPr>
          <w:rtl/>
        </w:rPr>
        <w:t xml:space="preserve">רה"י</w:t>
      </w:r>
      <w:r w:rsidRPr="006F178A">
        <w:rPr>
          <w:rtl/>
        </w:rPr>
        <w:t xml:space="preserve">: </w:t>
      </w:r>
      <w:ins w:id="94555" w:author="מנוע מכני" w:date="2026-10-11T12:04:39Z">
        <w:ins w:id="90847" w:author="קלוד" w:date="2026-10-11T13:11:34Z">
          <w:r>
            <w:rPr>
              <w:rtl/>
            </w:rPr>
            <w:t xml:space="preserve">שאם</w:t>
          </w:r>
        </w:ins>
        <w:del w:id="90848" w:author="קלוד" w:date="2026-10-11T13:11:34Z">
          <w:r>
            <w:rPr>
              <w:rtl/>
            </w:rPr>
            <w:delText xml:space="preserve">דאם</w:delText>
          </w:r>
        </w:del>
        <w:r>
          <w:rPr>
            <w:rtl/>
          </w:rPr>
          <w:t xml:space="preserve"> </w:t>
        </w:r>
      </w:ins>
      <w:del w:id="94556" w:author="מנוע מכני" w:date="2026-10-11T12:04:39Z">
        <w:r w:rsidRPr="006F178A">
          <w:rPr>
            <w:rtl/>
          </w:rPr>
          <w:delText xml:space="preserve">דאי </w:delText>
        </w:r>
      </w:del>
      <w:ins w:id="90793" w:author="מנוע מכני" w:date="2026-10-11T12:04:39Z">
        <w:ins w:id="90845" w:author="קלוד" w:date="2026-10-11T13:11:34Z">
          <w:r>
            <w:rPr>
              <w:rtl/>
            </w:rPr>
            <w:t xml:space="preserve">יש בה</w:t>
          </w:r>
        </w:ins>
        <w:del w:id="90846" w:author="קלוד" w:date="2026-10-11T13:11:34Z">
          <w:r>
            <w:rPr>
              <w:rtl/>
            </w:rPr>
            <w:delText xml:space="preserve">יש</w:delText>
          </w:r>
        </w:del>
      </w:ins>
      <w:del w:id="90794" w:author="מנוע מכני" w:date="2026-10-11T12:04:39Z">
        <w:r w:rsidRPr="006F178A">
          <w:rPr>
            <w:rtl/>
          </w:rPr>
          <w:delText xml:space="preserve">איכא</w:delText>
        </w:r>
      </w:del>
      <w:r w:rsidRPr="006F178A">
        <w:rPr>
          <w:rtl/>
        </w:rPr>
        <w:t xml:space="preserve"> מקום ד' </w:t>
      </w:r>
      <w:ins w:id="90843" w:author="קלוד" w:date="2026-10-11T13:11:34Z">
        <w:r>
          <w:rPr>
            <w:rtl/>
          </w:rPr>
          <w:t xml:space="preserve">-</w:t>
        </w:r>
      </w:ins>
      <w:del w:id="90844" w:author="קלוד" w:date="2026-10-11T13:11:34Z">
        <w:r w:rsidRPr="006F178A">
          <w:rPr>
            <w:rtl/>
          </w:rPr>
          <w:delText xml:space="preserve">הויא</w:delText>
        </w:r>
      </w:del>
      <w:r w:rsidRPr="006F178A">
        <w:rPr>
          <w:rtl/>
        </w:rPr>
        <w:t xml:space="preserve"> כרמלית, </w:t>
      </w:r>
      <w:ins w:id="94557" w:author="מנוע מכני" w:date="2026-10-11T12:04:39Z">
        <w:r>
          <w:rPr>
            <w:rtl/>
          </w:rPr>
          <w:t xml:space="preserve">ואם </w:t>
        </w:r>
      </w:ins>
      <w:del w:id="94558" w:author="מנוע מכני" w:date="2026-10-11T12:04:39Z">
        <w:r w:rsidRPr="006F178A">
          <w:rPr>
            <w:rtl/>
          </w:rPr>
          <w:delText xml:space="preserve">ואי </w:delText>
        </w:r>
      </w:del>
      <w:ins w:id="90841" w:author="קלוד" w:date="2026-10-11T13:11:34Z">
        <w:r>
          <w:rPr>
            <w:rtl/>
          </w:rPr>
          <w:t xml:space="preserve">לאו -</w:t>
        </w:r>
      </w:ins>
      <w:del w:id="90842" w:author="קלוד" w:date="2026-10-11T13:11:34Z">
        <w:r w:rsidRPr="006F178A">
          <w:rPr>
            <w:rtl/>
          </w:rPr>
          <w:delText xml:space="preserve">לא</w:delText>
        </w:r>
      </w:del>
      <w:r w:rsidRPr="006F178A">
        <w:rPr>
          <w:rtl/>
        </w:rPr>
        <w:t xml:space="preserve"> מקום </w:t>
      </w:r>
      <w:ins w:id="90839" w:author="קלוד" w:date="2026-10-11T13:11:34Z">
        <w:r>
          <w:rPr>
            <w:rtl/>
          </w:rPr>
          <w:t xml:space="preserve">פטור.</w:t>
        </w:r>
      </w:ins>
      <w:del w:id="90840" w:author="קלוד" w:date="2026-10-11T13:11:34Z">
        <w:r w:rsidRPr="006F178A">
          <w:rPr>
            <w:rtl/>
          </w:rPr>
          <w:delText xml:space="preserve">פטור הוא.</w:delText>
        </w:r>
      </w:del>
    </w:p>
    <w:p w:rsidR="00E9703F" w:rsidRPr="006F178A" w:rsidRDefault="00E9703F" w:rsidP="00E9703F">
      <w:pPr>
        <w:pStyle w:val="affffb"/>
        <w:rPr>
          <w:rtl/>
        </w:rPr>
      </w:pPr>
      <w:r>
        <w:rPr>
          <w:rtl/>
        </w:rPr>
        <w:t xml:space="preserve">- </w:t>
      </w:r>
      <w:r w:rsidRPr="006F178A">
        <w:rPr>
          <w:rFonts w:hint="cs"/>
          <w:rtl/>
        </w:rPr>
        <w:t>ומקולי</w:t>
      </w:r>
      <w:r w:rsidRPr="006F178A">
        <w:rPr>
          <w:rtl/>
        </w:rPr>
        <w:t xml:space="preserve"> </w:t>
      </w:r>
      <w:r w:rsidRPr="006F178A">
        <w:rPr>
          <w:rFonts w:hint="cs"/>
          <w:rtl/>
        </w:rPr>
        <w:t>רה</w:t>
      </w:r>
      <w:r w:rsidRPr="006F178A">
        <w:rPr>
          <w:rtl/>
        </w:rPr>
        <w:t>"</w:t>
      </w:r>
      <w:r w:rsidRPr="006F178A">
        <w:rPr>
          <w:rFonts w:hint="cs"/>
          <w:rtl/>
        </w:rPr>
        <w:t>ר</w:t>
      </w:r>
      <w:r w:rsidRPr="006F178A">
        <w:rPr>
          <w:rtl/>
        </w:rPr>
        <w:t xml:space="preserve">: </w:t>
      </w:r>
      <w:ins w:id="90853" w:author="קלוד" w:date="2026-10-11T13:11:34Z">
        <w:r>
          <w:rPr>
            <w:rFonts w:hint="cs"/>
            <w:rtl/>
          </w:rPr>
          <w:t xml:space="preserve">שעד</w:t>
        </w:r>
      </w:ins>
      <w:del w:id="90854" w:author="קלוד" w:date="2026-10-11T13:11:34Z">
        <w:r w:rsidRPr="006F178A">
          <w:rPr>
            <w:rFonts w:hint="cs"/>
            <w:rtl/>
          </w:rPr>
          <w:delText xml:space="preserve">דעד</w:delText>
        </w:r>
      </w:del>
      <w:r w:rsidRPr="006F178A">
        <w:rPr>
          <w:rtl/>
        </w:rPr>
        <w:t xml:space="preserve"> </w:t>
      </w:r>
      <w:r w:rsidRPr="006F178A">
        <w:rPr>
          <w:rFonts w:hint="cs"/>
          <w:rtl/>
        </w:rPr>
        <w:t>י</w:t>
      </w:r>
      <w:r w:rsidRPr="006F178A">
        <w:rPr>
          <w:rtl/>
        </w:rPr>
        <w:t>"</w:t>
      </w:r>
      <w:r w:rsidRPr="006F178A">
        <w:rPr>
          <w:rFonts w:hint="cs"/>
          <w:rtl/>
        </w:rPr>
        <w:t>ט</w:t>
      </w:r>
      <w:r w:rsidRPr="006F178A">
        <w:rPr>
          <w:rtl/>
        </w:rPr>
        <w:t xml:space="preserve"> </w:t>
      </w:r>
      <w:ins w:id="90851" w:author="קלוד" w:date="2026-10-11T13:11:34Z">
        <w:r>
          <w:rPr>
            <w:rFonts w:hint="cs"/>
            <w:rtl/>
          </w:rPr>
          <w:t xml:space="preserve">היא</w:t>
        </w:r>
      </w:ins>
      <w:del w:id="90852" w:author="קלוד" w:date="2026-10-11T13:11:34Z">
        <w:r w:rsidRPr="006F178A">
          <w:rPr>
            <w:rFonts w:hint="cs"/>
            <w:rtl/>
          </w:rPr>
          <w:delText xml:space="preserve">הויא</w:delText>
        </w:r>
      </w:del>
      <w:r w:rsidRPr="006F178A">
        <w:rPr>
          <w:rtl/>
        </w:rPr>
        <w:t xml:space="preserve"> </w:t>
      </w:r>
      <w:r w:rsidRPr="006F178A">
        <w:rPr>
          <w:rFonts w:hint="cs"/>
          <w:rtl/>
        </w:rPr>
        <w:t>כרמלית</w:t>
      </w:r>
      <w:r w:rsidRPr="006F178A">
        <w:rPr>
          <w:rtl/>
        </w:rPr>
        <w:t xml:space="preserve">, </w:t>
      </w:r>
      <w:r w:rsidRPr="006F178A">
        <w:rPr>
          <w:rFonts w:hint="cs"/>
          <w:rtl/>
        </w:rPr>
        <w:t>למעלה</w:t>
      </w:r>
      <w:r w:rsidRPr="006F178A">
        <w:rPr>
          <w:rtl/>
        </w:rPr>
        <w:t xml:space="preserve"> </w:t>
      </w:r>
      <w:r w:rsidRPr="006F178A">
        <w:rPr>
          <w:rFonts w:hint="cs"/>
          <w:rtl/>
        </w:rPr>
        <w:t>מי</w:t>
      </w:r>
      <w:r w:rsidRPr="006F178A">
        <w:rPr>
          <w:rtl/>
        </w:rPr>
        <w:t>"</w:t>
      </w:r>
      <w:r w:rsidRPr="006F178A">
        <w:rPr>
          <w:rFonts w:hint="cs"/>
          <w:rtl/>
        </w:rPr>
        <w:t>ט</w:t>
      </w:r>
      <w:r w:rsidRPr="006F178A">
        <w:rPr>
          <w:rtl/>
        </w:rPr>
        <w:t xml:space="preserve"> </w:t>
      </w:r>
      <w:ins w:id="90849" w:author="קלוד" w:date="2026-10-11T13:11:34Z">
        <w:r>
          <w:rPr>
            <w:rFonts w:hint="cs"/>
            <w:rtl/>
          </w:rPr>
          <w:t xml:space="preserve">אינה</w:t>
        </w:r>
      </w:ins>
      <w:del w:id="90850" w:author="קלוד" w:date="2026-10-11T13:11:34Z">
        <w:r w:rsidRPr="006F178A">
          <w:rPr>
            <w:rFonts w:hint="cs"/>
            <w:rtl/>
          </w:rPr>
          <w:delText xml:space="preserve">לא</w:delText>
        </w:r>
        <w:r w:rsidRPr="006F178A">
          <w:rPr>
            <w:rtl/>
          </w:rPr>
          <w:delText xml:space="preserve"> </w:delText>
        </w:r>
        <w:r w:rsidRPr="006F178A">
          <w:rPr>
            <w:rFonts w:hint="cs"/>
            <w:rtl/>
          </w:rPr>
          <w:delText xml:space="preserve">הויא</w:delText>
        </w:r>
      </w:del>
      <w:r w:rsidRPr="006F178A">
        <w:rPr>
          <w:rtl/>
        </w:rPr>
        <w:t xml:space="preserve"> </w:t>
      </w:r>
      <w:r w:rsidRPr="006F178A">
        <w:rPr>
          <w:rFonts w:hint="cs"/>
          <w:rtl/>
        </w:rPr>
        <w:t>כרמלית</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87" w:author="קלוד" w:date="2026-10-11T12:33:55Z"/>
        </w:rPr>
      </w:pPr>
      <w:ins w:id="91288" w:author="קלוד" w:date="2026-10-11T12:33:55Z">
        <w:r>
          <w:rPr>
            <w:color w:val="7B3F00"/>
          </w:rPr>
          <w:t xml:space="preserve">חורי רה"י כרה"י - בית שקירויו משלימו לעשרה</w:t>
        </w:r>
      </w:ins>
    </w:p>
    <w:p>
      <w:pPr>
        <w:pStyle w:val="38"/>
        <w:rPr>
          <w:ins w:id="96432" w:author="מנוע מכני" w:date="2026-10-11T12:04:39Z"/>
        </w:rPr>
      </w:pPr>
      <w:del w:id="96431" w:author="מנוע מכני" w:date="2026-10-11T12:04:39Z">
        <w:r w:rsidRPr="006F178A">
          <w:delText xml:space="preserve">•</w:delText>
        </w:r>
      </w:del>
      <w:r w:rsidRPr="006F178A">
        <w:t xml:space="preserve"> </w:t>
      </w:r>
      <w:r w:rsidRPr="00C724C6">
        <w:t>גופא</w:t>
      </w:r>
      <w:r w:rsidRPr="006F178A">
        <w:t xml:space="preserve">, ר"ג מרב"י מרב:</w:t>
      </w:r>
    </w:p>
    <w:p w:rsidR="00E9703F" w:rsidRDefault="00E9703F" w:rsidP="00E9703F">
      <w:pPr>
        <w:rPr>
          <w:rFonts w:ascii="Fb Fontext" w:hAnsi="Fb Fontext"/>
          <w:rtl/>
        </w:rPr>
      </w:pPr>
      <w:del w:id="96433" w:author="מנוע מכני" w:date="2026-10-11T12:04:39Z">
        <w:r w:rsidRPr="006F178A">
          <w:rPr>
            <w:rFonts w:ascii="Fb Fontext" w:hAnsi="Fb Fontext"/>
            <w:rtl/>
          </w:rPr>
          <w:delText xml:space="preserve"> </w:delText>
        </w:r>
      </w:del>
      <w:r w:rsidRPr="000D7AAE">
        <w:rPr>
          <w:rFonts w:ascii="Fb Fontext" w:hAnsi="Fb Fontext"/>
          <w:b/>
          <w:bCs/>
          <w:rtl/>
        </w:rPr>
        <w:t>בית שאין תוכו י', וקרויו משלימו לי',</w:t>
      </w:r>
    </w:p>
    <w:p w:rsidR="00E9703F" w:rsidRPr="006F178A" w:rsidRDefault="00E9703F" w:rsidP="00E9703F">
      <w:pPr>
        <w:rPr>
          <w:rtl/>
        </w:rPr>
      </w:pPr>
      <w:r>
        <w:rPr>
          <w:rtl/>
        </w:rPr>
        <w:tab/>
      </w:r>
      <w:r w:rsidRPr="006F178A">
        <w:rPr>
          <w:rFonts w:ascii="Fb Fontext" w:hAnsi="Fb Fontext"/>
          <w:rtl/>
        </w:rPr>
        <w:t xml:space="preserve">על גגו מותר לטלטל בכולו, בתוכו אין מטלטלין בו אלא </w:t>
      </w:r>
      <w:r w:rsidRPr="006F178A">
        <w:rPr>
          <w:rFonts w:ascii="Fb Fontext" w:hAnsi="Fb Fontext"/>
          <w:rtl/>
        </w:rPr>
        <w:t xml:space="preserve">בד"א</w:t>
      </w:r>
      <w:r w:rsidRPr="006F178A">
        <w:rPr>
          <w:rFonts w:ascii="Fb Fontext" w:hAnsi="Fb Fontext"/>
          <w:rtl/>
        </w:rPr>
        <w:t xml:space="preserve">.</w:t>
      </w:r>
    </w:p>
    <w:p>
      <w:pPr>
        <w:pStyle w:val="38"/>
        <w:rPr>
          <w:ins w:id="96434" w:author="מנוע מכני" w:date="2026-10-11T12:04:39Z"/>
        </w:rPr>
      </w:pPr>
      <w:r w:rsidRPr="004640F6">
        <w:t>אביי</w:t>
      </w:r>
      <w:r w:rsidRPr="004640F6">
        <w:t xml:space="preserve">:</w:t>
      </w:r>
    </w:p>
    <w:p w:rsidR="00E9703F" w:rsidRPr="004640F6" w:rsidRDefault="00E9703F" w:rsidP="00E9703F">
      <w:pPr>
        <w:rPr>
          <w:spacing w:val="-4"/>
          <w:rtl/>
        </w:rPr>
      </w:pPr>
      <w:del w:id="96435" w:author="מנוע מכני" w:date="2026-10-11T12:04:39Z">
        <w:r w:rsidRPr="004640F6">
          <w:rPr>
            <w:spacing w:val="-4"/>
            <w:rtl/>
          </w:rPr>
          <w:delText xml:space="preserve"> </w:delText>
        </w:r>
      </w:del>
      <w:r w:rsidRPr="004640F6">
        <w:rPr>
          <w:spacing w:val="-4"/>
          <w:rtl/>
        </w:rPr>
        <w:t xml:space="preserve">ואם חקק בו ד' על ד' והשלימו לעשרה - מותר לטלטל </w:t>
      </w:r>
      <w:ins w:id="90857" w:author="קלוד" w:date="2026-10-11T13:11:34Z">
        <w:r>
          <w:rPr>
            <w:spacing w:val="-4"/>
            <w:rtl/>
          </w:rPr>
          <w:t xml:space="preserve">בכולו </w:t>
        </w:r>
        <w:r>
          <w:rPr>
            <w:rStyle w:val="afffffe"/>
            <w:spacing w:val="-4"/>
            <w:rtl/>
          </w:rPr>
          <w:t xml:space="preserve">אף בתוכו</w:t>
        </w:r>
        <w:r>
          <w:rPr>
            <w:spacing w:val="-4"/>
            <w:rtl/>
          </w:rPr>
          <w:t xml:space="preserve">,</w:t>
        </w:r>
      </w:ins>
      <w:del w:id="90858" w:author="קלוד" w:date="2026-10-11T13:11:34Z">
        <w:r w:rsidRPr="004640F6">
          <w:rPr>
            <w:spacing w:val="-4"/>
            <w:rtl/>
          </w:rPr>
          <w:delText xml:space="preserve">בכולו.</w:delText>
        </w:r>
      </w:del>
      <w:r w:rsidRPr="004640F6">
        <w:rPr>
          <w:spacing w:val="-4"/>
          <w:rtl/>
        </w:rPr>
        <w:t xml:space="preserve"> </w:t>
      </w:r>
      <w:ins w:id="90007" w:author="Claude - סמנטי" w:date="2026-10-11T12:28:21Z">
        <w:r>
          <w:rPr>
            <w:spacing w:val="-4"/>
            <w:rtl/>
          </w:rPr>
          <w:t xml:space="preserve">שהוא</w:t>
        </w:r>
      </w:ins>
      <w:del w:id="90008" w:author="Claude - סמנטי" w:date="2026-10-11T12:28:21Z">
        <w:r w:rsidRPr="004640F6">
          <w:rPr>
            <w:spacing w:val="-4"/>
            <w:rtl/>
          </w:rPr>
          <w:delText xml:space="preserve">דהוי</w:delText>
        </w:r>
      </w:del>
      <w:r w:rsidRPr="004640F6">
        <w:rPr>
          <w:spacing w:val="-4"/>
          <w:rtl/>
        </w:rPr>
        <w:t xml:space="preserve"> חורי </w:t>
      </w:r>
      <w:r w:rsidRPr="004640F6">
        <w:rPr>
          <w:spacing w:val="-4"/>
          <w:rtl/>
        </w:rPr>
        <w:t xml:space="preserve">רה"י</w:t>
      </w:r>
      <w:r w:rsidRPr="004640F6">
        <w:rPr>
          <w:spacing w:val="-4"/>
          <w:rtl/>
        </w:rPr>
        <w:t xml:space="preserve">, </w:t>
      </w:r>
      <w:r w:rsidRPr="004640F6">
        <w:rPr>
          <w:rStyle w:val="2fb"/>
          <w:spacing w:val="-4"/>
          <w:rtl/>
        </w:rPr>
        <w:t xml:space="preserve">וכרה"י</w:t>
      </w:r>
      <w:r w:rsidRPr="004640F6">
        <w:rPr>
          <w:spacing w:val="-4"/>
          <w:rtl/>
        </w:rPr>
        <w:t xml:space="preserve"> </w:t>
      </w:r>
      <w:ins w:id="90855" w:author="קלוד" w:date="2026-10-11T13:11:34Z">
        <w:r>
          <w:rPr>
            <w:spacing w:val="-4"/>
            <w:rtl/>
          </w:rPr>
          <w:t xml:space="preserve">הם.</w:t>
        </w:r>
      </w:ins>
      <w:del w:id="90856" w:author="קלוד" w:date="2026-10-11T13:11:34Z">
        <w:r w:rsidRPr="004640F6">
          <w:rPr>
            <w:spacing w:val="-4"/>
            <w:rtl/>
          </w:rPr>
          <w:delText xml:space="preserve">דמו.</w:delText>
        </w:r>
      </w:del>
    </w:p>
    <w:p w:rsidR="00E9703F" w:rsidRPr="006F178A" w:rsidRDefault="00E9703F" w:rsidP="00E9703F">
      <w:pPr>
        <w:rPr>
          <w:rtl/>
        </w:rPr>
      </w:pPr>
      <w:ins w:id="90867" w:author="קלוד" w:date="2026-10-11T13:11:34Z">
        <w:r>
          <w:rPr>
            <w:b/>
            <w:bCs/>
            <w:rtl/>
          </w:rPr>
          <w:t xml:space="preserve">דאיתמר:</w:t>
        </w:r>
      </w:ins>
      <w:del w:id="90868" w:author="קלוד" w:date="2026-10-11T13:11:34Z">
        <w:r w:rsidRPr="000D7AAE">
          <w:rPr>
            <w:b/>
            <w:bCs/>
            <w:rtl/>
          </w:rPr>
          <w:delText xml:space="preserve">דאיתמר,</w:delText>
        </w:r>
      </w:del>
      <w:r w:rsidRPr="000D7AAE">
        <w:rPr>
          <w:b/>
          <w:bCs/>
          <w:rtl/>
        </w:rPr>
        <w:t xml:space="preserve"> חורי </w:t>
      </w:r>
      <w:r w:rsidRPr="000D7AAE">
        <w:rPr>
          <w:b/>
          <w:bCs/>
          <w:rtl/>
        </w:rPr>
        <w:t xml:space="preserve">רה"י</w:t>
      </w:r>
      <w:r w:rsidRPr="000D7AAE">
        <w:rPr>
          <w:b/>
          <w:bCs/>
          <w:rtl/>
        </w:rPr>
        <w:t xml:space="preserve"> </w:t>
      </w:r>
      <w:ins w:id="90865" w:author="קלוד" w:date="2026-10-11T13:11:34Z">
        <w:r>
          <w:rPr>
            <w:rStyle w:val="2fb"/>
            <w:b/>
            <w:bCs/>
            <w:rtl/>
          </w:rPr>
          <w:t xml:space="preserve">כרה"י;</w:t>
        </w:r>
      </w:ins>
      <w:del w:id="90866" w:author="קלוד" w:date="2026-10-11T13:11:34Z">
        <w:r w:rsidRPr="000D7AAE">
          <w:rPr>
            <w:rStyle w:val="2fb"/>
            <w:b/>
            <w:bCs/>
            <w:rtl/>
          </w:rPr>
          <w:delText xml:space="preserve">כרה"י</w:delText>
        </w:r>
        <w:r w:rsidRPr="006F178A">
          <w:rPr>
            <w:rtl/>
          </w:rPr>
          <w:delText xml:space="preserve">,</w:delText>
        </w:r>
      </w:del>
      <w:r w:rsidRPr="006F178A">
        <w:rPr>
          <w:rtl/>
        </w:rPr>
        <w:t xml:space="preserve"> וחורי </w:t>
      </w:r>
      <w:r w:rsidRPr="006F178A">
        <w:rPr>
          <w:rtl/>
        </w:rPr>
        <w:t xml:space="preserve">רה"ר</w:t>
      </w:r>
      <w:ins w:id="90863" w:author="קלוד" w:date="2026-10-11T13:11:34Z">
        <w:r>
          <w:rPr>
            <w:rtl/>
          </w:rPr>
          <w:t xml:space="preserve"> - </w:t>
        </w:r>
      </w:ins>
      <w:del w:id="90864" w:author="קלוד" w:date="2026-10-11T13:11:34Z">
        <w:r w:rsidRPr="006F178A">
          <w:rPr>
            <w:rtl/>
          </w:rPr>
          <w:delText xml:space="preserve"> </w:delText>
        </w:r>
      </w:del>
      <w:r w:rsidRPr="002D0727">
        <w:rPr>
          <w:rStyle w:val="2fb"/>
          <w:b/>
          <w:bCs/>
          <w:rtl/>
        </w:rPr>
        <w:t>לאביי</w:t>
      </w:r>
      <w:r w:rsidRPr="006F178A">
        <w:rPr>
          <w:rtl/>
        </w:rPr>
        <w:t xml:space="preserve"> </w:t>
      </w:r>
      <w:ins w:id="90861" w:author="קלוד" w:date="2026-10-11T13:11:34Z">
        <w:r>
          <w:rPr>
            <w:rStyle w:val="2fb"/>
            <w:rtl/>
          </w:rPr>
          <w:t xml:space="preserve">כרה"ר,</w:t>
        </w:r>
      </w:ins>
      <w:del w:id="90862" w:author="קלוד" w:date="2026-10-11T13:11:34Z">
        <w:r w:rsidRPr="006F178A">
          <w:rPr>
            <w:rStyle w:val="2fb"/>
            <w:rtl/>
          </w:rPr>
          <w:delText xml:space="preserve">כרה"ר</w:delText>
        </w:r>
        <w:r w:rsidRPr="006F178A">
          <w:rPr>
            <w:rtl/>
          </w:rPr>
          <w:delText xml:space="preserve"> דמו</w:delText>
        </w:r>
        <w:r w:rsidRPr="006F178A">
          <w:rPr>
            <w:rFonts w:hint="cs"/>
            <w:rtl/>
          </w:rPr>
          <w:delText xml:space="preserve">,</w:delText>
        </w:r>
      </w:del>
      <w:r w:rsidRPr="006F178A">
        <w:rPr>
          <w:rtl/>
        </w:rPr>
        <w:t xml:space="preserve"> </w:t>
      </w:r>
      <w:r w:rsidRPr="0092079A">
        <w:rPr>
          <w:rStyle w:val="2fb"/>
          <w:b/>
          <w:bCs/>
          <w:rtl/>
        </w:rPr>
        <w:t>ולרבא</w:t>
      </w:r>
      <w:r w:rsidRPr="006F178A">
        <w:rPr>
          <w:rtl/>
        </w:rPr>
        <w:t xml:space="preserve"> </w:t>
      </w:r>
      <w:ins w:id="90795" w:author="מנוע מכני" w:date="2026-10-11T12:04:39Z">
        <w:r>
          <w:rPr>
            <w:rtl/>
          </w:rPr>
          <w:t xml:space="preserve">לא</w:t>
        </w:r>
      </w:ins>
      <w:del w:id="90796" w:author="מנוע מכני" w:date="2026-10-11T12:04:39Z">
        <w:r w:rsidRPr="006F178A">
          <w:rPr>
            <w:rtl/>
          </w:rPr>
          <w:delText xml:space="preserve">לאו</w:delText>
        </w:r>
      </w:del>
      <w:r w:rsidRPr="006F178A">
        <w:rPr>
          <w:rtl/>
        </w:rPr>
        <w:t xml:space="preserve"> </w:t>
      </w:r>
      <w:ins w:id="90859" w:author="קלוד" w:date="2026-10-11T13:11:34Z">
        <w:r>
          <w:rPr>
            <w:rStyle w:val="2fb"/>
            <w:rtl/>
          </w:rPr>
          <w:t xml:space="preserve">כרה"ר.</w:t>
        </w:r>
      </w:ins>
      <w:del w:id="90860" w:author="קלוד" w:date="2026-10-11T13:11:34Z">
        <w:r w:rsidRPr="006F178A">
          <w:rPr>
            <w:rStyle w:val="2fb"/>
            <w:rtl/>
          </w:rPr>
          <w:delText xml:space="preserve">כרה"ר</w:delText>
        </w:r>
        <w:r w:rsidRPr="006F178A">
          <w:rPr>
            <w:rtl/>
          </w:rPr>
          <w:delText xml:space="preserve"> דמו.</w:delText>
        </w:r>
      </w:del>
    </w:p>
    <w:p w:rsidR="00E9703F" w:rsidRPr="00097464" w:rsidRDefault="00E9703F" w:rsidP="00E9703F">
      <w:pPr>
        <w:rPr>
          <w:spacing w:val="-8"/>
          <w:rtl/>
        </w:rPr>
      </w:pPr>
      <w:ins w:id="90885" w:author="קלוד" w:date="2026-10-11T13:11:34Z">
        <w:r>
          <w:rPr>
            <w:rStyle w:val="2fb"/>
            <w:b/>
            <w:bCs/>
            <w:spacing w:val="-8"/>
            <w:rtl/>
          </w:rPr>
          <w:t xml:space="preserve">ולאביי</w:t>
        </w:r>
      </w:ins>
      <w:del w:id="90886" w:author="קלוד" w:date="2026-10-11T13:11:34Z">
        <w:r w:rsidRPr="00097464">
          <w:rPr>
            <w:rStyle w:val="2fb"/>
            <w:b/>
            <w:bCs/>
            <w:spacing w:val="-8"/>
            <w:rtl/>
          </w:rPr>
          <w:delText xml:space="preserve">לאביי</w:delText>
        </w:r>
      </w:del>
      <w:r w:rsidRPr="00097464">
        <w:rPr>
          <w:spacing w:val="-8"/>
          <w:rtl/>
        </w:rPr>
        <w:t xml:space="preserve"> </w:t>
      </w:r>
      <w:ins w:id="90883" w:author="קלוד" w:date="2026-10-11T13:11:34Z">
        <w:r>
          <w:rPr>
            <w:spacing w:val="-8"/>
            <w:rtl/>
          </w:rPr>
          <w:t xml:space="preserve">שונה</w:t>
        </w:r>
      </w:ins>
      <w:del w:id="90884" w:author="קלוד" w:date="2026-10-11T13:11:34Z">
        <w:r w:rsidRPr="00097464">
          <w:rPr>
            <w:spacing w:val="-8"/>
            <w:rtl/>
          </w:rPr>
          <w:delText xml:space="preserve">שאני</w:delText>
        </w:r>
      </w:del>
      <w:r w:rsidRPr="00097464">
        <w:rPr>
          <w:spacing w:val="-8"/>
          <w:rtl/>
        </w:rPr>
        <w:t xml:space="preserve"> </w:t>
      </w:r>
      <w:ins w:id="90881" w:author="קלוד" w:date="2026-10-11T13:11:34Z">
        <w:r>
          <w:rPr>
            <w:spacing w:val="-8"/>
            <w:rtl/>
          </w:rPr>
          <w:t xml:space="preserve">זה</w:t>
        </w:r>
      </w:ins>
      <w:del w:id="90882" w:author="קלוד" w:date="2026-10-11T13:11:34Z">
        <w:r w:rsidRPr="00097464">
          <w:rPr>
            <w:spacing w:val="-8"/>
            <w:rtl/>
          </w:rPr>
          <w:delText xml:space="preserve">הך</w:delText>
        </w:r>
      </w:del>
      <w:r w:rsidRPr="00097464">
        <w:rPr>
          <w:spacing w:val="-8"/>
          <w:rtl/>
        </w:rPr>
        <w:t xml:space="preserve"> </w:t>
      </w:r>
      <w:ins w:id="90879" w:author="קלוד" w:date="2026-10-11T13:11:34Z">
        <w:r>
          <w:rPr>
            <w:spacing w:val="-8"/>
            <w:rtl/>
          </w:rPr>
          <w:t xml:space="preserve">מקרן</w:t>
        </w:r>
      </w:ins>
      <w:del w:id="90880" w:author="קלוד" w:date="2026-10-11T13:11:34Z">
        <w:r w:rsidRPr="00097464">
          <w:rPr>
            <w:spacing w:val="-8"/>
            <w:rtl/>
          </w:rPr>
          <w:delText xml:space="preserve">מהא דקרן</w:delText>
        </w:r>
      </w:del>
      <w:r w:rsidRPr="00097464">
        <w:rPr>
          <w:spacing w:val="-8"/>
          <w:rtl/>
        </w:rPr>
        <w:t xml:space="preserve"> זוית הסמוכה </w:t>
      </w:r>
      <w:r w:rsidRPr="00097464">
        <w:rPr>
          <w:rStyle w:val="2fb"/>
          <w:spacing w:val="-8"/>
          <w:rtl/>
        </w:rPr>
        <w:t xml:space="preserve">לרה"ר</w:t>
      </w:r>
      <w:r w:rsidRPr="00097464">
        <w:rPr>
          <w:spacing w:val="-8"/>
          <w:rtl/>
        </w:rPr>
        <w:t xml:space="preserve"> </w:t>
      </w:r>
      <w:ins w:id="90877" w:author="קלוד" w:date="2026-10-11T13:11:34Z">
        <w:r>
          <w:rPr>
            <w:rStyle w:val="afffffe"/>
            <w:spacing w:val="-8"/>
            <w:rtl/>
          </w:rPr>
          <w:t xml:space="preserve">שהיא</w:t>
        </w:r>
      </w:ins>
      <w:del w:id="90878" w:author="קלוד" w:date="2026-10-11T13:11:34Z">
        <w:r w:rsidRPr="00097464">
          <w:rPr>
            <w:spacing w:val="-8"/>
            <w:rtl/>
          </w:rPr>
          <w:delText xml:space="preserve">דלא</w:delText>
        </w:r>
      </w:del>
      <w:r w:rsidRPr="00097464">
        <w:rPr>
          <w:spacing w:val="-8"/>
          <w:rtl/>
        </w:rPr>
        <w:t xml:space="preserve"> </w:t>
      </w:r>
      <w:ins w:id="90875" w:author="קלוד" w:date="2026-10-11T13:11:34Z">
        <w:r>
          <w:rPr>
            <w:rStyle w:val="afffffe"/>
            <w:spacing w:val="-8"/>
            <w:rtl/>
          </w:rPr>
          <w:t xml:space="preserve">כרמלית</w:t>
        </w:r>
        <w:r>
          <w:rPr>
            <w:spacing w:val="-8"/>
            <w:rtl/>
          </w:rPr>
          <w:t xml:space="preserve">:</w:t>
        </w:r>
      </w:ins>
      <w:del w:id="90876" w:author="קלוד" w:date="2026-10-11T13:11:34Z">
        <w:r w:rsidRPr="00097464">
          <w:rPr>
            <w:spacing w:val="-8"/>
            <w:rtl/>
          </w:rPr>
          <w:delText xml:space="preserve">ניחא</w:delText>
        </w:r>
      </w:del>
      <w:r w:rsidRPr="00097464">
        <w:rPr>
          <w:spacing w:val="-8"/>
          <w:rtl/>
        </w:rPr>
        <w:t xml:space="preserve"> </w:t>
      </w:r>
      <w:ins w:id="90873" w:author="קלוד" w:date="2026-10-11T13:11:34Z">
        <w:r>
          <w:rPr>
            <w:spacing w:val="-8"/>
            <w:rtl/>
          </w:rPr>
          <w:t xml:space="preserve">ששם אין תשמישה נוח,</w:t>
        </w:r>
      </w:ins>
      <w:del w:id="90874" w:author="קלוד" w:date="2026-10-11T13:11:34Z">
        <w:r w:rsidRPr="00097464">
          <w:rPr>
            <w:spacing w:val="-8"/>
            <w:rtl/>
          </w:rPr>
          <w:delText xml:space="preserve">תשמישתיה</w:delText>
        </w:r>
      </w:del>
      <w:r w:rsidRPr="00097464">
        <w:rPr>
          <w:spacing w:val="-8"/>
          <w:rtl/>
        </w:rPr>
        <w:t xml:space="preserve"> </w:t>
      </w:r>
      <w:r w:rsidRPr="00097464">
        <w:rPr>
          <w:spacing w:val="-8"/>
          <w:rtl/>
        </w:rPr>
        <w:t xml:space="preserve">משא"כ</w:t>
      </w:r>
      <w:r w:rsidRPr="00097464">
        <w:rPr>
          <w:spacing w:val="-8"/>
          <w:rtl/>
        </w:rPr>
        <w:t xml:space="preserve"> </w:t>
      </w:r>
      <w:ins w:id="90797" w:author="מנוע מכני" w:date="2026-10-11T12:04:39Z">
        <w:r>
          <w:rPr>
            <w:spacing w:val="-8"/>
            <w:rtl/>
          </w:rPr>
          <w:t xml:space="preserve">כאן</w:t>
        </w:r>
      </w:ins>
      <w:del w:id="90798" w:author="מנוע מכני" w:date="2026-10-11T12:04:39Z">
        <w:r w:rsidRPr="00097464">
          <w:rPr>
            <w:spacing w:val="-8"/>
            <w:rtl/>
          </w:rPr>
          <w:delText xml:space="preserve">הכא</w:delText>
        </w:r>
      </w:del>
      <w:r w:rsidRPr="00097464">
        <w:rPr>
          <w:spacing w:val="-8"/>
          <w:rtl/>
        </w:rPr>
        <w:t xml:space="preserve"> </w:t>
      </w:r>
      <w:ins w:id="90871" w:author="קלוד" w:date="2026-10-11T13:11:34Z">
        <w:r>
          <w:rPr>
            <w:spacing w:val="-8"/>
            <w:rtl/>
          </w:rPr>
          <w:t xml:space="preserve">תשמישם</w:t>
        </w:r>
      </w:ins>
      <w:del w:id="90872" w:author="קלוד" w:date="2026-10-11T13:11:34Z">
        <w:r w:rsidRPr="00097464">
          <w:rPr>
            <w:spacing w:val="-8"/>
            <w:rtl/>
          </w:rPr>
          <w:delText xml:space="preserve">ניחא</w:delText>
        </w:r>
      </w:del>
      <w:r w:rsidRPr="00097464">
        <w:rPr>
          <w:spacing w:val="-8"/>
          <w:rtl/>
        </w:rPr>
        <w:t xml:space="preserve"> </w:t>
      </w:r>
      <w:ins w:id="90869" w:author="קלוד" w:date="2026-10-11T13:11:34Z">
        <w:r>
          <w:rPr>
            <w:spacing w:val="-8"/>
            <w:rtl/>
          </w:rPr>
          <w:t xml:space="preserve">נוח.</w:t>
        </w:r>
      </w:ins>
      <w:del w:id="90870" w:author="קלוד" w:date="2026-10-11T13:11:34Z">
        <w:r w:rsidRPr="00097464">
          <w:rPr>
            <w:spacing w:val="-8"/>
            <w:rtl/>
          </w:rPr>
          <w:delText xml:space="preserve">תשמישת</w:delText>
        </w:r>
        <w:r w:rsidRPr="00097464">
          <w:rPr>
            <w:rFonts w:hint="cs"/>
            <w:spacing w:val="-8"/>
            <w:rtl/>
          </w:rPr>
          <w:delText xml:space="preserve">יה</w:delText>
        </w:r>
        <w:r w:rsidRPr="00097464">
          <w:rPr>
            <w:spacing w:val="-8"/>
            <w:rtl/>
          </w:rPr>
          <w:delText xml:space="preserve">.</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 xml:space="preserve">תנן</w:t>
      </w:r>
      <w:r w:rsidRPr="006F178A">
        <w:rPr>
          <w:rFonts w:ascii="Fb Fontext" w:hAnsi="Fb Fontext"/>
          <w:rtl/>
        </w:rPr>
        <w:t xml:space="preserve"> הזורק </w:t>
      </w:r>
      <w:r w:rsidRPr="006F178A">
        <w:rPr>
          <w:rFonts w:ascii="Fb Fontext" w:hAnsi="Fb Fontext" w:hint="cs"/>
          <w:rtl/>
        </w:rPr>
        <w:t>ד'</w:t>
      </w:r>
      <w:r w:rsidRPr="006F178A">
        <w:rPr>
          <w:rFonts w:ascii="Fb Fontext" w:hAnsi="Fb Fontext"/>
          <w:rtl/>
        </w:rPr>
        <w:t xml:space="preserve"> אמות בכותל למעלה מעשרה - כזורק באויר. למטה מ</w:t>
      </w:r>
      <w:r w:rsidRPr="006F178A">
        <w:rPr>
          <w:rFonts w:ascii="Fb Fontext" w:hAnsi="Fb Fontext" w:hint="cs"/>
          <w:rtl/>
        </w:rPr>
        <w:t xml:space="preserve">י' </w:t>
      </w:r>
      <w:r w:rsidRPr="006F178A">
        <w:rPr>
          <w:rFonts w:ascii="Fb Fontext" w:hAnsi="Fb Fontext"/>
          <w:rtl/>
        </w:rPr>
        <w:t>טפחים - כזורק בארץ.</w:t>
      </w:r>
    </w:p>
    <w:p>
      <w:pPr>
        <w:pStyle w:val="38"/>
        <w:rPr>
          <w:ins w:id="96436" w:author="מנוע מכני" w:date="2026-10-11T12:04:39Z"/>
        </w:rPr>
      </w:pPr>
      <w:r w:rsidRPr="00523F92">
        <w:t xml:space="preserve">'כזורק בארץ' </w:t>
      </w:r>
      <w:r w:rsidRPr="006061D7">
        <w:t xml:space="preserve">לרי"ו:</w:t>
      </w:r>
    </w:p>
    <w:p w:rsidR="00E9703F" w:rsidRPr="006061D7" w:rsidRDefault="00E9703F" w:rsidP="00E9703F">
      <w:pPr>
        <w:rPr>
          <w:rtl/>
        </w:rPr>
      </w:pPr>
      <w:del w:id="96437" w:author="מנוע מכני" w:date="2026-10-11T12:04:39Z">
        <w:r w:rsidRPr="006061D7">
          <w:rPr>
            <w:rtl/>
          </w:rPr>
          <w:delText xml:space="preserve"> </w:delText>
        </w:r>
      </w:del>
      <w:r w:rsidRPr="006061D7">
        <w:rPr>
          <w:rtl/>
        </w:rPr>
        <w:t xml:space="preserve">בדבילה שמינה שנו. </w:t>
      </w:r>
      <w:r>
        <w:rPr>
          <w:rtl/>
        </w:rPr>
        <w:t>ואפי'</w:t>
      </w:r>
      <w:r w:rsidRPr="006061D7">
        <w:rPr>
          <w:rtl/>
        </w:rPr>
        <w:t xml:space="preserve"> </w:t>
      </w:r>
      <w:ins w:id="94559" w:author="מנוע מכני" w:date="2026-10-11T12:04:39Z">
        <w:r>
          <w:rPr>
            <w:rtl/>
          </w:rPr>
          <w:t xml:space="preserve">אם </w:t>
        </w:r>
      </w:ins>
      <w:del w:id="94560" w:author="מנוע מכני" w:date="2026-10-11T12:04:39Z">
        <w:r w:rsidRPr="006061D7">
          <w:rPr>
            <w:rtl/>
          </w:rPr>
          <w:delText xml:space="preserve">אי </w:delText>
        </w:r>
      </w:del>
      <w:ins w:id="90799" w:author="מנוע מכני" w:date="2026-10-11T12:04:39Z">
        <w:r>
          <w:rPr>
            <w:rtl/>
          </w:rPr>
          <w:t xml:space="preserve">אמרו</w:t>
        </w:r>
      </w:ins>
      <w:del w:id="90800" w:author="מנוע מכני" w:date="2026-10-11T12:04:39Z">
        <w:r w:rsidRPr="006061D7">
          <w:rPr>
            <w:rtl/>
          </w:rPr>
          <w:delText xml:space="preserve">אמרי</w:delText>
        </w:r>
      </w:del>
      <w:r w:rsidRPr="006061D7">
        <w:rPr>
          <w:rtl/>
        </w:rPr>
        <w:t xml:space="preserve"> </w:t>
      </w:r>
      <w:ins w:id="90893" w:author="קלוד" w:date="2026-10-11T13:11:34Z">
        <w:r>
          <w:rPr>
            <w:rtl/>
          </w:rPr>
          <w:t xml:space="preserve">שחורי</w:t>
        </w:r>
      </w:ins>
      <w:del w:id="90894" w:author="קלוד" w:date="2026-10-11T13:11:34Z">
        <w:r w:rsidRPr="006061D7">
          <w:rPr>
            <w:rtl/>
          </w:rPr>
          <w:delText xml:space="preserve">דחורי</w:delText>
        </w:r>
      </w:del>
      <w:r w:rsidRPr="006061D7">
        <w:rPr>
          <w:rtl/>
        </w:rPr>
        <w:t xml:space="preserve"> </w:t>
      </w:r>
      <w:r w:rsidRPr="006061D7">
        <w:rPr>
          <w:rtl/>
        </w:rPr>
        <w:t xml:space="preserve">רה"ר</w:t>
      </w:r>
      <w:r w:rsidRPr="006061D7">
        <w:rPr>
          <w:rtl/>
        </w:rPr>
        <w:t xml:space="preserve"> </w:t>
      </w:r>
      <w:r w:rsidRPr="006061D7">
        <w:rPr>
          <w:rStyle w:val="2fb"/>
          <w:rtl/>
        </w:rPr>
        <w:t xml:space="preserve">כרה"ר</w:t>
      </w:r>
      <w:r w:rsidRPr="006061D7">
        <w:rPr>
          <w:rFonts w:hint="cs"/>
          <w:rtl/>
        </w:rPr>
        <w:t>,</w:t>
      </w:r>
      <w:r w:rsidRPr="006061D7">
        <w:rPr>
          <w:rtl/>
        </w:rPr>
        <w:t xml:space="preserve"> </w:t>
      </w:r>
      <w:ins w:id="90891" w:author="קלוד" w:date="2026-10-11T13:11:34Z">
        <w:r>
          <w:rPr>
            <w:rtl/>
          </w:rPr>
          <w:t xml:space="preserve">אין</w:t>
        </w:r>
      </w:ins>
      <w:del w:id="90892" w:author="קלוד" w:date="2026-10-11T13:11:34Z">
        <w:r w:rsidRPr="006061D7">
          <w:rPr>
            <w:rtl/>
          </w:rPr>
          <w:delText xml:space="preserve">לא</w:delText>
        </w:r>
      </w:del>
      <w:r w:rsidRPr="006061D7">
        <w:rPr>
          <w:rtl/>
        </w:rPr>
        <w:t xml:space="preserve"> </w:t>
      </w:r>
      <w:ins w:id="90889" w:author="קלוד" w:date="2026-10-11T13:11:34Z">
        <w:r>
          <w:rPr>
            <w:rtl/>
          </w:rPr>
          <w:t xml:space="preserve">להעמיד</w:t>
        </w:r>
      </w:ins>
      <w:del w:id="90890" w:author="קלוד" w:date="2026-10-11T13:11:34Z">
        <w:r w:rsidRPr="006061D7">
          <w:rPr>
            <w:rtl/>
          </w:rPr>
          <w:delText xml:space="preserve">מוקמי</w:delText>
        </w:r>
      </w:del>
      <w:r w:rsidRPr="006061D7">
        <w:rPr>
          <w:rtl/>
        </w:rPr>
        <w:t xml:space="preserve"> בצרור וחפץ </w:t>
      </w:r>
      <w:ins w:id="90887" w:author="קלוד" w:date="2026-10-11T13:11:34Z">
        <w:r>
          <w:rPr>
            <w:rtl/>
          </w:rPr>
          <w:t xml:space="preserve">שנח</w:t>
        </w:r>
      </w:ins>
      <w:del w:id="90888" w:author="קלוד" w:date="2026-10-11T13:11:34Z">
        <w:r w:rsidRPr="006061D7">
          <w:rPr>
            <w:rtl/>
          </w:rPr>
          <w:delText xml:space="preserve">ונח</w:delText>
        </w:r>
      </w:del>
      <w:r w:rsidRPr="006061D7">
        <w:rPr>
          <w:rtl/>
        </w:rPr>
        <w:t xml:space="preserve"> בחור.</w:t>
      </w:r>
    </w:p>
    <w:p w:rsidR="00E9703F" w:rsidRPr="006F178A" w:rsidRDefault="00E9703F" w:rsidP="00E9703F">
      <w:pPr>
        <w:rPr>
          <w:rStyle w:val="afffe"/>
          <w:rFonts w:ascii="Fb Fontext" w:hAnsi="Fb Fontext"/>
          <w:b/>
          <w:rtl/>
        </w:rPr>
      </w:pPr>
      <w:r w:rsidRPr="006F178A">
        <w:rPr>
          <w:rStyle w:val="afffe"/>
          <w:rFonts w:ascii="Fb Fontext" w:hAnsi="Fb Fontext"/>
          <w:b/>
          <w:rtl/>
        </w:rPr>
        <w:t>א.</w:t>
      </w:r>
      <w:r w:rsidRPr="006F178A">
        <w:rPr>
          <w:rFonts w:ascii="Fb Fontext" w:hAnsi="Fb Fontext"/>
          <w:rtl/>
        </w:rPr>
        <w:t xml:space="preserve"> </w:t>
      </w:r>
      <w:r>
        <w:rPr>
          <w:rFonts w:ascii="Fb Fontext" w:hAnsi="Fb Fontext"/>
          <w:rtl/>
        </w:rPr>
        <w:t>פעמים</w:t>
      </w:r>
      <w:r w:rsidRPr="006F178A">
        <w:rPr>
          <w:rFonts w:ascii="Fb Fontext" w:hAnsi="Fb Fontext"/>
          <w:rtl/>
        </w:rPr>
        <w:t xml:space="preserve"> </w:t>
      </w:r>
      <w:ins w:id="90903" w:author="קלוד" w:date="2026-10-11T13:11:34Z">
        <w:r>
          <w:rPr>
            <w:rFonts w:ascii="Fb Fontext" w:hAnsi="Fb Fontext"/>
            <w:rtl/>
          </w:rPr>
          <w:t xml:space="preserve">מתרץ:</w:t>
        </w:r>
      </w:ins>
      <w:del w:id="90904" w:author="קלוד" w:date="2026-10-11T13:11:34Z">
        <w:r w:rsidRPr="006F178A">
          <w:rPr>
            <w:rFonts w:ascii="Fb Fontext" w:hAnsi="Fb Fontext"/>
            <w:rtl/>
          </w:rPr>
          <w:delText xml:space="preserve">משני</w:delText>
        </w:r>
      </w:del>
      <w:r w:rsidRPr="006F178A">
        <w:rPr>
          <w:rFonts w:ascii="Fb Fontext" w:hAnsi="Fb Fontext"/>
          <w:rtl/>
        </w:rPr>
        <w:t xml:space="preserve"> </w:t>
      </w:r>
      <w:ins w:id="90901" w:author="קלוד" w:date="2026-10-11T13:11:34Z">
        <w:r>
          <w:rPr>
            <w:rFonts w:ascii="Fb Fontext" w:hAnsi="Fb Fontext"/>
            <w:rtl/>
          </w:rPr>
          <w:t xml:space="preserve">שונים</w:t>
        </w:r>
      </w:ins>
      <w:del w:id="90902" w:author="קלוד" w:date="2026-10-11T13:11:34Z">
        <w:r w:rsidRPr="006F178A">
          <w:rPr>
            <w:rFonts w:ascii="Fb Fontext" w:hAnsi="Fb Fontext"/>
            <w:rtl/>
          </w:rPr>
          <w:delText xml:space="preserve">לה: שאני</w:delText>
        </w:r>
      </w:del>
      <w:r w:rsidRPr="006F178A">
        <w:rPr>
          <w:rFonts w:ascii="Fb Fontext" w:hAnsi="Fb Fontext"/>
          <w:rtl/>
        </w:rPr>
        <w:t xml:space="preserve"> צרור </w:t>
      </w:r>
      <w:ins w:id="90899" w:author="קלוד" w:date="2026-10-11T13:11:34Z">
        <w:r>
          <w:rPr>
            <w:rFonts w:ascii="Fb Fontext" w:hAnsi="Fb Fontext"/>
            <w:rtl/>
          </w:rPr>
          <w:t xml:space="preserve">וחפץ,</w:t>
        </w:r>
      </w:ins>
      <w:del w:id="90900" w:author="קלוד" w:date="2026-10-11T13:11:34Z">
        <w:r w:rsidRPr="006F178A">
          <w:rPr>
            <w:rFonts w:ascii="Fb Fontext" w:hAnsi="Fb Fontext"/>
            <w:rtl/>
          </w:rPr>
          <w:delText xml:space="preserve">וחפץ</w:delText>
        </w:r>
      </w:del>
      <w:r w:rsidRPr="006F178A">
        <w:rPr>
          <w:rFonts w:ascii="Fb Fontext" w:hAnsi="Fb Fontext"/>
          <w:rtl/>
        </w:rPr>
        <w:t xml:space="preserve"> </w:t>
      </w:r>
      <w:ins w:id="90897" w:author="קלוד" w:date="2026-10-11T13:11:34Z">
        <w:r>
          <w:rPr>
            <w:rFonts w:ascii="Fb Fontext" w:hAnsi="Fb Fontext"/>
            <w:rtl/>
          </w:rPr>
          <w:t xml:space="preserve">שחוזרים</w:t>
        </w:r>
      </w:ins>
      <w:del w:id="90898" w:author="קלוד" w:date="2026-10-11T13:11:34Z">
        <w:r w:rsidRPr="006F178A">
          <w:rPr>
            <w:rFonts w:ascii="Fb Fontext" w:hAnsi="Fb Fontext"/>
            <w:rtl/>
          </w:rPr>
          <w:delText xml:space="preserve">דמיהדר</w:delText>
        </w:r>
      </w:del>
      <w:r w:rsidRPr="006F178A">
        <w:rPr>
          <w:rFonts w:ascii="Fb Fontext" w:hAnsi="Fb Fontext"/>
          <w:rtl/>
        </w:rPr>
        <w:t xml:space="preserve"> </w:t>
      </w:r>
      <w:ins w:id="90895" w:author="קלוד" w:date="2026-10-11T13:11:34Z">
        <w:r>
          <w:rPr>
            <w:rStyle w:val="afffffe"/>
            <w:rFonts w:ascii="Fb Fontext" w:hAnsi="Fb Fontext"/>
            <w:rtl/>
          </w:rPr>
          <w:t xml:space="preserve">מן החור</w:t>
        </w:r>
        <w:r>
          <w:rPr>
            <w:rFonts w:ascii="Fb Fontext" w:hAnsi="Fb Fontext"/>
            <w:rtl/>
          </w:rPr>
          <w:t xml:space="preserve">.</w:t>
        </w:r>
      </w:ins>
      <w:del w:id="90896" w:author="קלוד" w:date="2026-10-11T13:11:34Z">
        <w:r w:rsidRPr="006F178A">
          <w:rPr>
            <w:rFonts w:ascii="Fb Fontext" w:hAnsi="Fb Fontext"/>
            <w:rtl/>
          </w:rPr>
          <w:delText xml:space="preserve">ואתי.</w:delText>
        </w:r>
      </w:del>
    </w:p>
    <w:p w:rsidR="00E9703F" w:rsidRDefault="00E9703F" w:rsidP="00E9703F">
      <w:pPr>
        <w:rPr>
          <w:rtl/>
        </w:rPr>
      </w:pPr>
      <w:r w:rsidRPr="006F178A">
        <w:rPr>
          <w:rStyle w:val="afffe"/>
          <w:rFonts w:ascii="Fb Fontext" w:hAnsi="Fb Fontext"/>
          <w:b/>
          <w:rtl/>
        </w:rPr>
        <w:t>ב.</w:t>
      </w:r>
      <w:r w:rsidRPr="006F178A">
        <w:rPr>
          <w:rtl/>
        </w:rPr>
        <w:t xml:space="preserve"> </w:t>
      </w:r>
      <w:ins w:id="90915" w:author="קלוד" w:date="2026-10-11T13:11:34Z">
        <w:r>
          <w:rPr>
            <w:rtl/>
          </w:rPr>
          <w:t xml:space="preserve">ופעמים</w:t>
        </w:r>
      </w:ins>
      <w:del w:id="90916" w:author="קלוד" w:date="2026-10-11T13:11:34Z">
        <w:r>
          <w:rPr>
            <w:rtl/>
          </w:rPr>
          <w:delText xml:space="preserve">פעמים</w:delText>
        </w:r>
      </w:del>
      <w:r w:rsidRPr="006F178A">
        <w:rPr>
          <w:rtl/>
        </w:rPr>
        <w:t xml:space="preserve"> </w:t>
      </w:r>
      <w:ins w:id="90913" w:author="קלוד" w:date="2026-10-11T13:11:34Z">
        <w:r>
          <w:rPr>
            <w:rtl/>
          </w:rPr>
          <w:t xml:space="preserve">מתרץ:</w:t>
        </w:r>
      </w:ins>
      <w:del w:id="90914" w:author="קלוד" w:date="2026-10-11T13:11:34Z">
        <w:r w:rsidRPr="006F178A">
          <w:rPr>
            <w:rtl/>
          </w:rPr>
          <w:delText xml:space="preserve">משני לה:</w:delText>
        </w:r>
      </w:del>
      <w:r w:rsidRPr="006F178A">
        <w:rPr>
          <w:rtl/>
        </w:rPr>
        <w:t xml:space="preserve"> בכותל </w:t>
      </w:r>
      <w:ins w:id="92163" w:author="מנוע מכני" w:date="2026-10-11T12:04:39Z">
        <w:ins w:id="90911" w:author="קלוד" w:date="2026-10-11T13:11:34Z">
          <w:r>
            <w:rPr>
              <w:rtl/>
            </w:rPr>
            <w:t xml:space="preserve">שאין</w:t>
          </w:r>
        </w:ins>
        <w:del w:id="90912" w:author="קלוד" w:date="2026-10-11T13:11:34Z">
          <w:r>
            <w:rPr>
              <w:rtl/>
            </w:rPr>
            <w:delText xml:space="preserve">דאין</w:delText>
          </w:r>
        </w:del>
      </w:ins>
      <w:del w:id="92164" w:author="מנוע מכני" w:date="2026-10-11T12:04:39Z">
        <w:r w:rsidRPr="006F178A">
          <w:rPr>
            <w:rtl/>
          </w:rPr>
          <w:delText xml:space="preserve">דלית</w:delText>
        </w:r>
      </w:del>
      <w:r w:rsidRPr="006F178A">
        <w:rPr>
          <w:rtl/>
        </w:rPr>
        <w:t xml:space="preserve"> </w:t>
      </w:r>
      <w:ins w:id="92161" w:author="מנוע מכני" w:date="2026-10-11T12:04:39Z">
        <w:r>
          <w:rPr>
            <w:rtl/>
          </w:rPr>
          <w:t xml:space="preserve">בו</w:t>
        </w:r>
      </w:ins>
      <w:del w:id="92162" w:author="מנוע מכני" w:date="2026-10-11T12:04:39Z">
        <w:r w:rsidRPr="006F178A">
          <w:rPr>
            <w:rtl/>
          </w:rPr>
          <w:delText xml:space="preserve">ביה</w:delText>
        </w:r>
      </w:del>
      <w:r w:rsidRPr="006F178A">
        <w:rPr>
          <w:rtl/>
        </w:rPr>
        <w:t xml:space="preserve"> חור</w:t>
      </w:r>
      <w:r w:rsidRPr="006F178A">
        <w:rPr>
          <w:rFonts w:hint="cs"/>
          <w:rtl/>
        </w:rPr>
        <w:t>,</w:t>
      </w:r>
      <w:r w:rsidRPr="006F178A">
        <w:rPr>
          <w:rtl/>
        </w:rPr>
        <w:t xml:space="preserve"> מדרישא </w:t>
      </w:r>
      <w:ins w:id="90909" w:author="קלוד" w:date="2026-10-11T13:11:34Z">
        <w:r>
          <w:rPr>
            <w:rtl/>
          </w:rPr>
          <w:t xml:space="preserve">'למעלה</w:t>
        </w:r>
      </w:ins>
      <w:del w:id="90910" w:author="קלוד" w:date="2026-10-11T13:11:34Z">
        <w:r w:rsidRPr="006F178A">
          <w:rPr>
            <w:rtl/>
          </w:rPr>
          <w:delText xml:space="preserve">דלמעלה</w:delText>
        </w:r>
      </w:del>
      <w:r w:rsidRPr="006F178A">
        <w:rPr>
          <w:rtl/>
        </w:rPr>
        <w:t xml:space="preserve"> </w:t>
      </w:r>
      <w:ins w:id="90907" w:author="קלוד" w:date="2026-10-11T13:11:34Z">
        <w:r>
          <w:rPr>
            <w:rtl/>
          </w:rPr>
          <w:t xml:space="preserve">מי"ט</w:t>
        </w:r>
      </w:ins>
      <w:del w:id="90908" w:author="קלוד" w:date="2026-10-11T13:11:34Z">
        <w:r w:rsidRPr="006F178A">
          <w:rPr>
            <w:rtl/>
          </w:rPr>
          <w:delText xml:space="preserve">מי'ט</w:delText>
        </w:r>
      </w:del>
      <w:r w:rsidRPr="006F178A">
        <w:rPr>
          <w:rtl/>
        </w:rPr>
        <w:t xml:space="preserve"> כזורק </w:t>
      </w:r>
      <w:ins w:id="90905" w:author="קלוד" w:date="2026-10-11T13:11:34Z">
        <w:r>
          <w:rPr>
            <w:rtl/>
          </w:rPr>
          <w:t xml:space="preserve">באויר'.</w:t>
        </w:r>
      </w:ins>
      <w:del w:id="90906" w:author="קלוד" w:date="2026-10-11T13:11:34Z">
        <w:r w:rsidRPr="006F178A">
          <w:rPr>
            <w:rtl/>
          </w:rPr>
          <w:delText xml:space="preserve">באויר</w:delText>
        </w:r>
      </w:del>
    </w:p>
    <w:p w:rsidR="00E9703F" w:rsidRDefault="00E9703F" w:rsidP="00E9703F">
      <w:pPr>
        <w:pStyle w:val="afffff"/>
        <w:rPr>
          <w:rtl/>
        </w:rPr>
      </w:pPr>
      <w:r w:rsidRPr="006F178A">
        <w:rPr>
          <w:rtl/>
        </w:rPr>
        <w:t>וא"א לאוקמי מתני' בדלית בהו ד' על ד</w:t>
      </w:r>
      <w:r>
        <w:rPr>
          <w:rtl/>
        </w:rPr>
        <w:t>'.</w:t>
      </w:r>
    </w:p>
    <w:p w:rsidR="00E9703F" w:rsidRPr="006F178A" w:rsidRDefault="00E9703F" w:rsidP="00E9703F">
      <w:pPr>
        <w:rPr>
          <w:rtl/>
        </w:rPr>
      </w:pPr>
      <w:r w:rsidRPr="006F178A">
        <w:rPr>
          <w:rStyle w:val="2fb"/>
          <w:rtl/>
        </w:rPr>
        <w:t xml:space="preserve">דאר"י</w:t>
      </w:r>
      <w:r w:rsidRPr="006F178A">
        <w:rPr>
          <w:rtl/>
        </w:rPr>
        <w:t xml:space="preserve"> </w:t>
      </w:r>
      <w:r w:rsidRPr="006F178A">
        <w:rPr>
          <w:rStyle w:val="2fb"/>
          <w:rtl/>
        </w:rPr>
        <w:t xml:space="preserve">מר"ח</w:t>
      </w:r>
      <w:r w:rsidRPr="006F178A">
        <w:rPr>
          <w:rtl/>
        </w:rPr>
        <w:t xml:space="preserve"> זרק למעלה מי"ט והלכה ונחה בחור כל שהוא, באנו למחלוקת </w:t>
      </w:r>
      <w:r w:rsidRPr="006F178A">
        <w:rPr>
          <w:rStyle w:val="2fb"/>
          <w:rtl/>
        </w:rPr>
        <w:t xml:space="preserve">ר"מ</w:t>
      </w:r>
      <w:r w:rsidRPr="006F178A">
        <w:rPr>
          <w:rtl/>
        </w:rPr>
        <w:t xml:space="preserve"> ורבנן.</w:t>
      </w:r>
    </w:p>
    <w:p>
      <w:pPr>
        <w:pStyle w:val="38"/>
        <w:rPr>
          <w:ins w:id="96438" w:author="מנוע מכני" w:date="2026-10-11T12:04:39Z"/>
        </w:rPr>
      </w:pPr>
      <w:r w:rsidRPr="006F178A">
        <w:t xml:space="preserve">דר"מ סבר:</w:t>
      </w:r>
    </w:p>
    <w:p w:rsidR="00E9703F" w:rsidRPr="009757B9" w:rsidRDefault="00E9703F" w:rsidP="00E9703F">
      <w:pPr>
        <w:rPr>
          <w:rFonts w:cs="Guttman Vilna"/>
          <w:b/>
          <w:bCs/>
          <w:rtl/>
        </w:rPr>
      </w:pPr>
      <w:del w:id="96439" w:author="מנוע מכני" w:date="2026-10-11T12:04:39Z">
        <w:r w:rsidRPr="006F178A">
          <w:rPr>
            <w:rtl/>
          </w:rPr>
          <w:delText xml:space="preserve"> </w:delText>
        </w:r>
      </w:del>
      <w:r w:rsidRPr="006F178A">
        <w:rPr>
          <w:rtl/>
        </w:rPr>
        <w:t xml:space="preserve">חוקקין להשלים, ורבנן סברי: אין חוקקין להשלים.</w:t>
      </w:r>
    </w:p>
    <w:p>
      <w:pPr>
        <w:pStyle w:val="38"/>
        <w:rPr>
          <w:ins w:id="96440" w:author="מנוע מכני" w:date="2026-10-11T12:04:39Z"/>
        </w:rPr>
      </w:pPr>
      <w:r w:rsidRPr="006F178A">
        <w:t xml:space="preserve">אלא</w:t>
      </w:r>
    </w:p>
    <w:p w:rsidR="00E9703F" w:rsidRPr="009757B9" w:rsidRDefault="00E9703F" w:rsidP="00E9703F">
      <w:pPr>
        <w:rPr>
          <w:rFonts w:cs="Guttman Vilna"/>
          <w:b/>
          <w:bCs/>
          <w:rtl/>
        </w:rPr>
      </w:pPr>
      <w:del w:id="96441" w:author="מנוע מכני" w:date="2026-10-11T12:04:39Z">
        <w:r w:rsidRPr="006F178A">
          <w:rPr>
            <w:rtl/>
          </w:rPr>
          <w:delText xml:space="preserve"> </w:delText>
        </w:r>
      </w:del>
      <w:r w:rsidRPr="006F178A">
        <w:rPr>
          <w:rtl/>
        </w:rPr>
        <w:t xml:space="preserve">ש"מ</w:t>
      </w:r>
      <w:r w:rsidRPr="006F178A">
        <w:rPr>
          <w:rtl/>
        </w:rPr>
        <w:t xml:space="preserve"> בכותל </w:t>
      </w:r>
      <w:ins w:id="92167" w:author="מנוע מכני" w:date="2026-10-11T12:04:39Z">
        <w:r>
          <w:rPr>
            <w:rtl/>
          </w:rPr>
          <w:t xml:space="preserve">דאין</w:t>
        </w:r>
      </w:ins>
      <w:del w:id="92168" w:author="מנוע מכני" w:date="2026-10-11T12:04:39Z">
        <w:r w:rsidRPr="006F178A">
          <w:rPr>
            <w:rtl/>
          </w:rPr>
          <w:delText xml:space="preserve">דלית</w:delText>
        </w:r>
      </w:del>
      <w:r w:rsidRPr="006F178A">
        <w:rPr>
          <w:rtl/>
        </w:rPr>
        <w:t xml:space="preserve"> </w:t>
      </w:r>
      <w:ins w:id="92165" w:author="מנוע מכני" w:date="2026-10-11T12:04:39Z">
        <w:r>
          <w:rPr>
            <w:rtl/>
          </w:rPr>
          <w:t xml:space="preserve">בו</w:t>
        </w:r>
      </w:ins>
      <w:del w:id="92166" w:author="מנוע מכני" w:date="2026-10-11T12:04:39Z">
        <w:r w:rsidRPr="006F178A">
          <w:rPr>
            <w:rtl/>
          </w:rPr>
          <w:delText xml:space="preserve">ביה</w:delText>
        </w:r>
      </w:del>
      <w:r w:rsidRPr="006F178A">
        <w:rPr>
          <w:rtl/>
        </w:rPr>
        <w:t xml:space="preserve"> חור.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ז:</w:t>
      </w:r>
    </w:p>
    <w:p>
      <w:pPr>
        <w:pStyle w:val="afffff8"/>
        <w:rPr>
          <w:ins w:id="91285" w:author="קלוד" w:date="2026-10-11T12:33:55Z"/>
        </w:rPr>
      </w:pPr>
      <w:ins w:id="91286" w:author="קלוד" w:date="2026-10-11T12:33:55Z">
        <w:r>
          <w:rPr>
            <w:color w:val="7B3F00"/>
          </w:rPr>
          <w:t xml:space="preserve">נעץ קנה ברה"י - רה"י עולה עד לרקיע</w:t>
        </w:r>
      </w:ins>
    </w:p>
    <w:p>
      <w:pPr>
        <w:pStyle w:val="38"/>
        <w:rPr>
          <w:ins w:id="96443" w:author="מנוע מכני" w:date="2026-10-11T12:04:39Z"/>
        </w:rPr>
      </w:pPr>
      <w:del w:id="90083" w:author="מנוע מכני" w:date="2026-10-11T12:04:39Z">
        <w:r w:rsidRPr="006F178A">
          <w:delText xml:space="preserve"> </w:delText>
        </w:r>
      </w:del>
      <w:del w:id="96442" w:author="מנוע מכני" w:date="2026-10-11T12:04:39Z">
        <w:r w:rsidRPr="006F178A">
          <w:delText xml:space="preserve">•</w:delText>
        </w:r>
      </w:del>
      <w:r w:rsidRPr="006F178A">
        <w:t xml:space="preserve"> גופא</w:t>
      </w:r>
      <w:r w:rsidRPr="006F178A">
        <w:t xml:space="preserve">, אר"ח:</w:t>
      </w:r>
    </w:p>
    <w:p w:rsidR="00E9703F" w:rsidRPr="006F178A" w:rsidRDefault="00E9703F" w:rsidP="00E9703F">
      <w:pPr>
        <w:rPr>
          <w:rtl/>
        </w:rPr>
      </w:pPr>
      <w:del w:id="96444" w:author="מנוע מכני" w:date="2026-10-11T12:04:39Z">
        <w:r w:rsidRPr="006F178A">
          <w:rPr>
            <w:rtl/>
          </w:rPr>
          <w:delText xml:space="preserve"> </w:delText>
        </w:r>
      </w:del>
      <w:r w:rsidRPr="006F178A">
        <w:rPr>
          <w:rtl/>
        </w:rPr>
        <w:t xml:space="preserve">נעץ קנה ברשות היחיד וזרק ונח </w:t>
      </w:r>
      <w:r w:rsidRPr="006F178A">
        <w:rPr>
          <w:rtl/>
        </w:rPr>
        <w:t xml:space="preserve">ע"ג</w:t>
      </w:r>
      <w:r w:rsidRPr="006F178A">
        <w:rPr>
          <w:rtl/>
        </w:rPr>
        <w:t xml:space="preserve">, </w:t>
      </w:r>
      <w:ins w:id="90197" w:author="מנוע מכני" w:date="2026-10-11T12:04:39Z">
        <w:r>
          <w:rPr>
            <w:rtl/>
          </w:rPr>
          <w:t xml:space="preserve">אפי'</w:t>
        </w:r>
      </w:ins>
      <w:del w:id="90198" w:author="מנוע מכני" w:date="2026-10-11T12:04:39Z">
        <w:r w:rsidRPr="006F178A">
          <w:rPr>
            <w:rtl/>
          </w:rPr>
          <w:delText xml:space="preserve">אפילו</w:delText>
        </w:r>
      </w:del>
      <w:r w:rsidRPr="006F178A">
        <w:rPr>
          <w:rtl/>
        </w:rPr>
        <w:t xml:space="preserve"> גבוה ק' אמה חייב, מפני שרשות היחיד עולה עד לרקיע.</w:t>
      </w:r>
    </w:p>
    <w:p w:rsidR="00E9703F" w:rsidRPr="00097464" w:rsidRDefault="00E9703F" w:rsidP="00E9703F">
      <w:pPr>
        <w:rPr>
          <w:rFonts w:ascii="Fb Fontext" w:hAnsi="Fb Fontext"/>
          <w:spacing w:val="-4"/>
          <w:rtl/>
        </w:rPr>
      </w:pPr>
      <w:ins w:id="90801" w:author="מנוע מכני" w:date="2026-10-11T12:04:39Z">
        <w:r>
          <w:rPr>
            <w:rFonts w:ascii="Fb Fontext" w:hAnsi="Fb Fontext"/>
            <w:spacing w:val="-4"/>
            <w:rtl/>
          </w:rPr>
          <w:t xml:space="preserve">ולא</w:t>
        </w:r>
      </w:ins>
      <w:del w:id="90802" w:author="מנוע מכני" w:date="2026-10-11T12:04:39Z">
        <w:r w:rsidRPr="00097464">
          <w:rPr>
            <w:rFonts w:ascii="Fb Fontext" w:hAnsi="Fb Fontext"/>
            <w:spacing w:val="-4"/>
            <w:rtl/>
          </w:rPr>
          <w:delText xml:space="preserve">ולאו</w:delText>
        </w:r>
      </w:del>
      <w:r w:rsidRPr="00097464">
        <w:rPr>
          <w:rFonts w:ascii="Fb Fontext" w:hAnsi="Fb Fontext"/>
          <w:spacing w:val="-4"/>
          <w:rtl/>
        </w:rPr>
        <w:t xml:space="preserve"> </w:t>
      </w:r>
      <w:r w:rsidRPr="00097464">
        <w:rPr>
          <w:rStyle w:val="2fb"/>
          <w:rFonts w:ascii="Fb Fontext" w:hAnsi="Fb Fontext"/>
          <w:spacing w:val="-4"/>
          <w:rtl/>
        </w:rPr>
        <w:t xml:space="preserve">רבי</w:t>
      </w:r>
      <w:r w:rsidRPr="00097464">
        <w:rPr>
          <w:rFonts w:ascii="Fb Fontext" w:hAnsi="Fb Fontext"/>
          <w:spacing w:val="-4"/>
          <w:rtl/>
        </w:rPr>
        <w:t xml:space="preserve"> </w:t>
      </w:r>
      <w:ins w:id="90927" w:author="קלוד" w:date="2026-10-11T13:11:34Z">
        <w:r>
          <w:rPr>
            <w:rFonts w:ascii="Fb Fontext" w:hAnsi="Fb Fontext"/>
            <w:spacing w:val="-4"/>
            <w:rtl/>
          </w:rPr>
          <w:t xml:space="preserve">היא,</w:t>
        </w:r>
      </w:ins>
      <w:del w:id="90928" w:author="קלוד" w:date="2026-10-11T13:11:34Z">
        <w:r w:rsidRPr="00097464">
          <w:rPr>
            <w:rFonts w:ascii="Fb Fontext" w:hAnsi="Fb Fontext"/>
            <w:spacing w:val="-4"/>
            <w:rtl/>
          </w:rPr>
          <w:delText xml:space="preserve">היא</w:delText>
        </w:r>
      </w:del>
      <w:r w:rsidRPr="00097464">
        <w:rPr>
          <w:rFonts w:ascii="Fb Fontext" w:hAnsi="Fb Fontext"/>
          <w:spacing w:val="-4"/>
          <w:rtl/>
        </w:rPr>
        <w:t xml:space="preserve"> </w:t>
      </w:r>
      <w:ins w:id="95077" w:author="מנוע מכני" w:date="2026-10-11T12:04:39Z">
        <w:ins w:id="90925" w:author="קלוד" w:date="2026-10-11T13:11:34Z">
          <w:r>
            <w:rPr>
              <w:rFonts w:ascii="Fb Fontext" w:hAnsi="Fb Fontext"/>
              <w:spacing w:val="-4"/>
              <w:rtl/>
            </w:rPr>
            <w:t xml:space="preserve">שבזרק</w:t>
          </w:r>
        </w:ins>
        <w:del w:id="90926" w:author="קלוד" w:date="2026-10-11T13:11:34Z">
          <w:r>
            <w:rPr>
              <w:rFonts w:ascii="Fb Fontext" w:hAnsi="Fb Fontext"/>
              <w:spacing w:val="-4"/>
              <w:rtl/>
            </w:rPr>
            <w:delText xml:space="preserve">דסבר</w:delText>
          </w:r>
          <w:r w:rsidRPr="00097464">
            <w:rPr>
              <w:rFonts w:ascii="Fb Fontext" w:hAnsi="Fb Fontext"/>
              <w:spacing w:val="-4"/>
              <w:rtl/>
            </w:rPr>
            <w:delText xml:space="preserve"> זרק</w:delText>
          </w:r>
        </w:del>
      </w:ins>
      <w:del w:id="95078" w:author="מנוע מכני" w:date="2026-10-11T12:04:39Z">
        <w:r w:rsidRPr="00097464">
          <w:rPr>
            <w:rFonts w:ascii="Fb Fontext" w:hAnsi="Fb Fontext"/>
            <w:spacing w:val="-4"/>
            <w:rtl/>
          </w:rPr>
          <w:delText xml:space="preserve">דס"ל</w:delText>
        </w:r>
      </w:del>
      <w:r w:rsidRPr="00097464">
        <w:rPr>
          <w:rFonts w:ascii="Fb Fontext" w:hAnsi="Fb Fontext"/>
          <w:spacing w:val="-4"/>
          <w:rtl/>
        </w:rPr>
        <w:t xml:space="preserve"> ונח </w:t>
      </w:r>
      <w:r w:rsidRPr="00097464">
        <w:rPr>
          <w:rFonts w:ascii="Fb Fontext" w:hAnsi="Fb Fontext"/>
          <w:spacing w:val="-4"/>
          <w:rtl/>
        </w:rPr>
        <w:t xml:space="preserve">ע"ג</w:t>
      </w:r>
      <w:r w:rsidRPr="00097464">
        <w:rPr>
          <w:rFonts w:ascii="Fb Fontext" w:hAnsi="Fb Fontext"/>
          <w:spacing w:val="-4"/>
          <w:rtl/>
        </w:rPr>
        <w:t xml:space="preserve"> זיז כל </w:t>
      </w:r>
      <w:ins w:id="90923" w:author="קלוד" w:date="2026-10-11T13:11:34Z">
        <w:r>
          <w:rPr>
            <w:rFonts w:ascii="Fb Fontext" w:hAnsi="Fb Fontext"/>
            <w:spacing w:val="-4"/>
            <w:rtl/>
          </w:rPr>
          <w:t xml:space="preserve">שהוא</w:t>
        </w:r>
      </w:ins>
      <w:del w:id="90924" w:author="קלוד" w:date="2026-10-11T13:11:34Z">
        <w:r w:rsidRPr="00097464">
          <w:rPr>
            <w:rFonts w:ascii="Fb Fontext" w:hAnsi="Fb Fontext"/>
            <w:spacing w:val="-4"/>
            <w:rtl/>
          </w:rPr>
          <w:delText xml:space="preserve">שהוא,</w:delText>
        </w:r>
      </w:del>
      <w:r w:rsidRPr="00097464">
        <w:rPr>
          <w:rFonts w:ascii="Fb Fontext" w:hAnsi="Fb Fontext"/>
          <w:spacing w:val="-4"/>
          <w:rtl/>
        </w:rPr>
        <w:t xml:space="preserve"> </w:t>
      </w:r>
      <w:r w:rsidRPr="00097464">
        <w:rPr>
          <w:rStyle w:val="2fb"/>
          <w:rFonts w:ascii="Fb Fontext" w:hAnsi="Fb Fontext"/>
          <w:spacing w:val="-4"/>
          <w:rtl/>
        </w:rPr>
        <w:t xml:space="preserve">רבי</w:t>
      </w:r>
      <w:r w:rsidRPr="00097464">
        <w:rPr>
          <w:rFonts w:ascii="Fb Fontext" w:hAnsi="Fb Fontext"/>
          <w:spacing w:val="-4"/>
          <w:rtl/>
        </w:rPr>
        <w:t xml:space="preserve"> </w:t>
      </w:r>
      <w:ins w:id="90921" w:author="קלוד" w:date="2026-10-11T13:11:34Z">
        <w:r>
          <w:rPr>
            <w:rFonts w:ascii="Fb Fontext" w:hAnsi="Fb Fontext"/>
            <w:spacing w:val="-4"/>
            <w:rtl/>
          </w:rPr>
          <w:t xml:space="preserve">מחייב</w:t>
        </w:r>
      </w:ins>
      <w:del w:id="90922" w:author="קלוד" w:date="2026-10-11T13:11:34Z">
        <w:r w:rsidRPr="00097464">
          <w:rPr>
            <w:rFonts w:ascii="Fb Fontext" w:hAnsi="Fb Fontext"/>
            <w:spacing w:val="-4"/>
            <w:rtl/>
          </w:rPr>
          <w:delText xml:space="preserve">מחייב,</w:delText>
        </w:r>
      </w:del>
      <w:r w:rsidRPr="00097464">
        <w:rPr>
          <w:rFonts w:ascii="Fb Fontext" w:hAnsi="Fb Fontext"/>
          <w:spacing w:val="-4"/>
          <w:rtl/>
        </w:rPr>
        <w:t xml:space="preserve"> וחכמים </w:t>
      </w:r>
      <w:ins w:id="90919" w:author="קלוד" w:date="2026-10-11T13:11:34Z">
        <w:r>
          <w:rPr>
            <w:rFonts w:ascii="Fb Fontext" w:hAnsi="Fb Fontext"/>
            <w:spacing w:val="-4"/>
            <w:rtl/>
          </w:rPr>
          <w:t xml:space="preserve">פוטרים</w:t>
        </w:r>
      </w:ins>
      <w:del w:id="90920" w:author="קלוד" w:date="2026-10-11T13:11:34Z">
        <w:r w:rsidRPr="00097464">
          <w:rPr>
            <w:rFonts w:ascii="Fb Fontext" w:hAnsi="Fb Fontext"/>
            <w:spacing w:val="-4"/>
            <w:rtl/>
          </w:rPr>
          <w:delText xml:space="preserve">פוטרים</w:delText>
        </w:r>
        <w:r w:rsidRPr="00097464">
          <w:rPr>
            <w:rFonts w:ascii="Fb Fontext" w:hAnsi="Fb Fontext" w:hint="cs"/>
            <w:spacing w:val="-4"/>
            <w:rtl/>
          </w:rPr>
          <w:delText xml:space="preserve">-</w:delText>
        </w:r>
      </w:del>
      <w:r w:rsidRPr="00097464">
        <w:rPr>
          <w:rFonts w:ascii="Fb Fontext" w:hAnsi="Fb Fontext"/>
          <w:spacing w:val="-4"/>
          <w:rtl/>
        </w:rPr>
        <w:t xml:space="preserve"> </w:t>
      </w:r>
      <w:ins w:id="90917" w:author="קלוד" w:date="2026-10-11T13:11:34Z">
        <w:r>
          <w:rPr>
            <w:rFonts w:ascii="Fb Fontext" w:hAnsi="Fb Fontext"/>
            <w:spacing w:val="-4"/>
            <w:rtl/>
          </w:rPr>
          <w:t xml:space="preserve">- שברה"י</w:t>
        </w:r>
      </w:ins>
      <w:del w:id="90918" w:author="קלוד" w:date="2026-10-11T13:11:34Z">
        <w:r w:rsidRPr="00097464">
          <w:rPr>
            <w:rFonts w:ascii="Fb Fontext" w:hAnsi="Fb Fontext"/>
            <w:spacing w:val="-4"/>
            <w:rtl/>
          </w:rPr>
          <w:delText xml:space="preserve">דברה"י</w:delText>
        </w:r>
      </w:del>
      <w:r w:rsidRPr="00097464">
        <w:rPr>
          <w:rFonts w:ascii="Fb Fontext" w:hAnsi="Fb Fontext"/>
          <w:spacing w:val="-4"/>
          <w:rtl/>
        </w:rPr>
        <w:t xml:space="preserve"> </w:t>
      </w:r>
      <w:r w:rsidRPr="00097464">
        <w:rPr>
          <w:rFonts w:ascii="Fb Fontext" w:hAnsi="Fb Fontext" w:hint="cs"/>
          <w:b/>
          <w:bCs/>
          <w:spacing w:val="-4"/>
          <w:rtl/>
        </w:rPr>
        <w:t>לכו"ע</w:t>
      </w:r>
      <w:r w:rsidRPr="00097464">
        <w:rPr>
          <w:rFonts w:ascii="Fb Fontext" w:hAnsi="Fb Fontext" w:hint="cs"/>
          <w:spacing w:val="-4"/>
          <w:rtl/>
        </w:rPr>
        <w:t xml:space="preserve"> </w:t>
      </w:r>
      <w:r w:rsidRPr="00097464">
        <w:rPr>
          <w:rFonts w:ascii="Fb Fontext" w:hAnsi="Fb Fontext"/>
          <w:spacing w:val="-4"/>
          <w:rtl/>
        </w:rPr>
        <w:t>חייב</w:t>
      </w:r>
    </w:p>
    <w:p w:rsidR="00E9703F" w:rsidRPr="00097464" w:rsidRDefault="00E9703F" w:rsidP="00E9703F">
      <w:pPr>
        <w:rPr>
          <w:rFonts w:ascii="Fb Fontext" w:hAnsi="Fb Fontext"/>
          <w:spacing w:val="-4"/>
          <w:rtl/>
        </w:rPr>
      </w:pPr>
      <w:ins w:id="90803" w:author="מנוע מכני" w:date="2026-10-11T12:04:39Z">
        <w:r>
          <w:rPr>
            <w:rFonts w:ascii="Fb Fontext" w:hAnsi="Fb Fontext"/>
            <w:spacing w:val="-4"/>
            <w:rtl/>
          </w:rPr>
          <w:t xml:space="preserve">וכאן</w:t>
        </w:r>
      </w:ins>
      <w:del w:id="90804" w:author="מנוע מכני" w:date="2026-10-11T12:04:39Z">
        <w:r w:rsidRPr="00097464">
          <w:rPr>
            <w:rFonts w:ascii="Fb Fontext" w:hAnsi="Fb Fontext"/>
            <w:spacing w:val="-4"/>
            <w:rtl/>
          </w:rPr>
          <w:lastRenderedPageBreak/>
          <w:delText xml:space="preserve">והכא</w:delText>
        </w:r>
      </w:del>
      <w:r w:rsidRPr="00097464">
        <w:rPr>
          <w:rFonts w:ascii="Fb Fontext" w:hAnsi="Fb Fontext"/>
          <w:spacing w:val="-4"/>
          <w:rtl/>
        </w:rPr>
        <w:lastRenderedPageBreak/>
        <w:t xml:space="preserve"> באילן העומד </w:t>
      </w:r>
      <w:r w:rsidRPr="00097464">
        <w:rPr>
          <w:rFonts w:ascii="Fb Fontext" w:hAnsi="Fb Fontext"/>
          <w:spacing w:val="-4"/>
          <w:rtl/>
        </w:rPr>
        <w:lastRenderedPageBreak/>
        <w:t xml:space="preserve">ברה"י</w:t>
      </w:r>
      <w:r w:rsidRPr="00097464">
        <w:rPr>
          <w:rFonts w:ascii="Fb Fontext" w:hAnsi="Fb Fontext"/>
          <w:spacing w:val="-4"/>
          <w:rtl/>
        </w:rPr>
        <w:lastRenderedPageBreak/>
        <w:t xml:space="preserve"> ונופו נוטה </w:t>
      </w:r>
      <w:r w:rsidRPr="00097464">
        <w:rPr>
          <w:rStyle w:val="2fb"/>
          <w:rFonts w:ascii="Fb Fontext" w:hAnsi="Fb Fontext"/>
          <w:spacing w:val="-4"/>
          <w:rtl/>
        </w:rPr>
        <w:lastRenderedPageBreak/>
        <w:t xml:space="preserve">לרה"ר</w:t>
      </w:r>
      <w:r w:rsidRPr="00097464">
        <w:rPr>
          <w:rFonts w:ascii="Fb Fontext" w:hAnsi="Fb Fontext"/>
          <w:spacing w:val="-4"/>
          <w:rtl/>
        </w:rPr>
        <w:lastRenderedPageBreak/>
        <w:t xml:space="preserve">, וזרק ונח </w:t>
      </w:r>
      <w:ins w:id="90935" w:author="קלוד" w:date="2026-10-11T13:11:34Z">
        <w:r>
          <w:rPr>
            <w:rFonts w:ascii="Fb Fontext" w:hAnsi="Fb Fontext"/>
            <w:spacing w:val="-4"/>
            <w:rtl/>
          </w:rPr>
          <w:t xml:space="preserve">על</w:t>
        </w:r>
      </w:ins>
      <w:del w:id="90936" w:author="קלוד" w:date="2026-10-11T13:11:34Z">
        <w:r w:rsidRPr="00097464">
          <w:rPr>
            <w:rFonts w:ascii="Fb Fontext" w:hAnsi="Fb Fontext"/>
            <w:spacing w:val="-4"/>
            <w:rtl/>
          </w:rPr>
          <w:lastRenderedPageBreak/>
          <w:delText xml:space="preserve">אנופו,</w:delText>
        </w:r>
      </w:del>
      <w:r w:rsidRPr="00097464">
        <w:rPr>
          <w:rFonts w:ascii="Fb Fontext" w:hAnsi="Fb Fontext"/>
          <w:spacing w:val="-4"/>
          <w:rtl/>
        </w:rPr>
        <w:lastRenderedPageBreak/>
        <w:t xml:space="preserve"> </w:t>
      </w:r>
      <w:ins w:id="90933" w:author="קלוד" w:date="2026-10-11T13:11:34Z">
        <w:r>
          <w:rPr>
            <w:rStyle w:val="2fb"/>
            <w:rFonts w:ascii="Fb Fontext" w:hAnsi="Fb Fontext"/>
            <w:spacing w:val="-4"/>
            <w:rtl/>
          </w:rPr>
          <w:t xml:space="preserve">נופו, שרבי</w:t>
        </w:r>
      </w:ins>
      <w:del w:id="90934" w:author="קלוד" w:date="2026-10-11T13:11:34Z">
        <w:r w:rsidRPr="00097464">
          <w:rPr>
            <w:rStyle w:val="2fb"/>
            <w:rFonts w:ascii="Fb Fontext" w:hAnsi="Fb Fontext"/>
            <w:spacing w:val="-4"/>
            <w:rtl/>
          </w:rPr>
          <w:lastRenderedPageBreak/>
          <w:delText xml:space="preserve">דרבי</w:delText>
        </w:r>
      </w:del>
      <w:r w:rsidRPr="00097464">
        <w:rPr>
          <w:rFonts w:ascii="Fb Fontext" w:hAnsi="Fb Fontext"/>
          <w:spacing w:val="-4"/>
          <w:rtl/>
        </w:rPr>
        <w:lastRenderedPageBreak/>
        <w:t xml:space="preserve"> </w:t>
      </w:r>
      <w:ins w:id="95079" w:author="מנוע מכני" w:date="2026-10-11T12:04:39Z">
        <w:r>
          <w:rPr>
            <w:rFonts w:ascii="Fb Fontext" w:hAnsi="Fb Fontext"/>
            <w:spacing w:val="-4"/>
            <w:rtl/>
          </w:rPr>
          <w:t xml:space="preserve">סבר</w:t>
        </w:r>
      </w:ins>
      <w:del w:id="95080" w:author="מנוע מכני" w:date="2026-10-11T12:04:39Z">
        <w:r w:rsidRPr="00097464">
          <w:rPr>
            <w:rFonts w:ascii="Fb Fontext" w:hAnsi="Fb Fontext"/>
            <w:spacing w:val="-4"/>
            <w:rtl/>
          </w:rPr>
          <w:lastRenderedPageBreak/>
          <w:delText xml:space="preserve">ס"ל</w:delText>
        </w:r>
      </w:del>
      <w:r w:rsidRPr="00097464">
        <w:rPr>
          <w:rFonts w:ascii="Fb Fontext" w:hAnsi="Fb Fontext"/>
          <w:spacing w:val="-4"/>
          <w:rtl/>
        </w:rPr>
        <w:lastRenderedPageBreak/>
        <w:t xml:space="preserve">: </w:t>
      </w:r>
      <w:ins w:id="90931" w:author="קלוד" w:date="2026-10-11T13:11:34Z">
        <w:r>
          <w:rPr>
            <w:rFonts w:ascii="Fb Fontext" w:hAnsi="Fb Fontext"/>
            <w:spacing w:val="-4"/>
            <w:rtl/>
          </w:rPr>
          <w:t xml:space="preserve">הולכים</w:t>
        </w:r>
      </w:ins>
      <w:del w:id="90932" w:author="קלוד" w:date="2026-10-11T13:11:34Z">
        <w:r w:rsidRPr="00097464">
          <w:rPr>
            <w:rFonts w:ascii="Fb Fontext" w:hAnsi="Fb Fontext"/>
            <w:spacing w:val="-4"/>
            <w:rtl/>
          </w:rPr>
          <w:lastRenderedPageBreak/>
          <w:delText xml:space="preserve">שדי</w:delText>
        </w:r>
      </w:del>
      <w:r w:rsidRPr="00097464">
        <w:rPr>
          <w:rFonts w:ascii="Fb Fontext" w:hAnsi="Fb Fontext"/>
          <w:spacing w:val="-4"/>
          <w:rtl/>
        </w:rPr>
        <w:lastRenderedPageBreak/>
        <w:t xml:space="preserve"> </w:t>
      </w:r>
      <w:ins w:id="90929" w:author="קלוד" w:date="2026-10-11T13:11:34Z">
        <w:r>
          <w:rPr>
            <w:rFonts w:ascii="Fb Fontext" w:hAnsi="Fb Fontext"/>
            <w:spacing w:val="-4"/>
            <w:rtl/>
          </w:rPr>
          <w:t xml:space="preserve">בנופו</w:t>
        </w:r>
      </w:ins>
      <w:del w:id="90930" w:author="קלוד" w:date="2026-10-11T13:11:34Z">
        <w:r w:rsidRPr="00097464">
          <w:rPr>
            <w:rFonts w:ascii="Fb Fontext" w:hAnsi="Fb Fontext"/>
            <w:spacing w:val="-4"/>
            <w:rtl/>
          </w:rPr>
          <w:lastRenderedPageBreak/>
          <w:delText xml:space="preserve">נופו</w:delText>
        </w:r>
      </w:del>
      <w:r w:rsidRPr="00097464">
        <w:rPr>
          <w:rFonts w:ascii="Fb Fontext" w:hAnsi="Fb Fontext"/>
          <w:spacing w:val="-4"/>
          <w:rtl/>
        </w:rPr>
        <w:lastRenderedPageBreak/>
        <w:t xml:space="preserve"> </w:t>
      </w:r>
      <w:ins w:id="95643" w:author="מנוע מכני" w:date="2026-10-11T12:04:39Z">
        <w:r>
          <w:rPr>
            <w:rFonts w:ascii="Fb Fontext" w:hAnsi="Fb Fontext"/>
            <w:spacing w:val="-4"/>
            <w:rtl/>
          </w:rPr>
          <w:t xml:space="preserve">אחר</w:t>
        </w:r>
      </w:ins>
      <w:del w:id="95644" w:author="מנוע מכני" w:date="2026-10-11T12:04:39Z">
        <w:r w:rsidRPr="00097464">
          <w:rPr>
            <w:rFonts w:ascii="Fb Fontext" w:hAnsi="Fb Fontext"/>
            <w:spacing w:val="-4"/>
            <w:rtl/>
          </w:rPr>
          <w:lastRenderedPageBreak/>
          <w:delText xml:space="preserve">בתר</w:delText>
        </w:r>
      </w:del>
      <w:r w:rsidRPr="00097464">
        <w:rPr>
          <w:rFonts w:ascii="Fb Fontext" w:hAnsi="Fb Fontext"/>
          <w:spacing w:val="-4"/>
          <w:rtl/>
        </w:rPr>
        <w:lastRenderedPageBreak/>
        <w:t xml:space="preserve"> עיקרו</w:t>
      </w:r>
    </w:p>
    <w:p>
      <w:pPr>
        <w:pStyle w:val="38"/>
        <w:rPr>
          <w:ins w:id="96445" w:author="מנוע מכני" w:date="2026-10-11T12:04:39Z"/>
        </w:rPr>
      </w:pPr>
      <w:r w:rsidRPr="006F178A">
        <w:tab/>
        <w:t xml:space="preserve">ורבנן </w:t>
      </w:r>
      <w:ins w:id="95081" w:author="מנוע מכני" w:date="2026-10-11T12:04:39Z">
        <w:r>
          <w:t xml:space="preserve">סבר</w:t>
        </w:r>
      </w:ins>
      <w:del w:id="95082" w:author="מנוע מכני" w:date="2026-10-11T12:04:39Z">
        <w:r w:rsidRPr="006F178A">
          <w:tab/>
          <w:delText xml:space="preserve">ס"ל</w:delText>
        </w:r>
      </w:del>
      <w:del w:id="100447" w:author="Claude" w:date="2026-10-11T09:08:03Z">
        <w:r>
          <w:delText xml:space="preserve">	</w:delText>
        </w:r>
      </w:del>
      <w:r>
        <w:t xml:space="preserve">:</w:t>
      </w:r>
    </w:p>
    <w:p w:rsidR="00E9703F" w:rsidRPr="006F178A" w:rsidRDefault="00E9703F" w:rsidP="00E9703F">
      <w:pPr>
        <w:rPr>
          <w:rFonts w:ascii="Fb Fontext" w:hAnsi="Fb Fontext"/>
          <w:rtl/>
        </w:rPr>
      </w:pPr>
      <w:del w:id="96446" w:author="מנוע מכני" w:date="2026-10-11T12:04:39Z">
        <w:r w:rsidRPr="006F178A">
          <w:rPr>
            <w:rFonts w:ascii="Fb Fontext" w:hAnsi="Fb Fontext"/>
            <w:rtl/>
          </w:rPr>
          <w:tab/>
          <w:delText xml:space="preserve"> </w:delText>
        </w:r>
      </w:del>
      <w:ins w:id="90941" w:author="קלוד" w:date="2026-10-11T13:11:34Z">
        <w:r>
          <w:rPr>
            <w:rFonts w:ascii="Fb Fontext" w:hAnsi="Fb Fontext"/>
            <w:rtl/>
          </w:rPr>
          <w:t xml:space="preserve">אין</w:t>
        </w:r>
      </w:ins>
      <w:del w:id="90942" w:author="קלוד" w:date="2026-10-11T13:11:34Z">
        <w:r w:rsidRPr="006F178A">
          <w:rPr>
            <w:rFonts w:ascii="Fb Fontext" w:hAnsi="Fb Fontext"/>
            <w:rtl/>
          </w:rPr>
          <w:tab/>
          <w:delText xml:space="preserve">לא</w:delText>
        </w:r>
      </w:del>
      <w:r w:rsidRPr="006F178A">
        <w:rPr>
          <w:rFonts w:ascii="Fb Fontext" w:hAnsi="Fb Fontext"/>
          <w:rtl/>
        </w:rPr>
        <w:tab/>
        <w:t xml:space="preserve"> </w:t>
      </w:r>
      <w:ins w:id="90805" w:author="מנוע מכני" w:date="2026-10-11T12:04:39Z">
        <w:ins w:id="90939" w:author="קלוד" w:date="2026-10-11T13:11:34Z">
          <w:r>
            <w:rPr>
              <w:rFonts w:ascii="Fb Fontext" w:hAnsi="Fb Fontext"/>
              <w:rtl/>
            </w:rPr>
            <w:t xml:space="preserve">הולכים</w:t>
          </w:r>
        </w:ins>
        <w:del w:id="90940" w:author="קלוד" w:date="2026-10-11T13:11:34Z">
          <w:r>
            <w:rPr>
              <w:rFonts w:ascii="Fb Fontext" w:hAnsi="Fb Fontext"/>
              <w:rtl/>
            </w:rPr>
            <w:delText xml:space="preserve">אומרים</w:delText>
          </w:r>
        </w:del>
      </w:ins>
      <w:del w:id="90806" w:author="מנוע מכני" w:date="2026-10-11T12:04:39Z">
        <w:r w:rsidRPr="006F178A">
          <w:rPr>
            <w:rFonts w:ascii="Fb Fontext" w:hAnsi="Fb Fontext"/>
            <w:rtl/>
          </w:rPr>
          <w:tab/>
          <w:delText xml:space="preserve">אמרינן</w:delText>
        </w:r>
      </w:del>
      <w:r w:rsidRPr="006F178A">
        <w:rPr>
          <w:rFonts w:ascii="Fb Fontext" w:hAnsi="Fb Fontext"/>
          <w:rtl/>
        </w:rPr>
        <w:tab/>
        <w:t xml:space="preserve"> </w:t>
      </w:r>
      <w:ins w:id="90937" w:author="קלוד" w:date="2026-10-11T13:11:34Z">
        <w:r>
          <w:rPr>
            <w:rFonts w:ascii="Fb Fontext" w:hAnsi="Fb Fontext"/>
            <w:rtl/>
          </w:rPr>
          <w:t xml:space="preserve">בנופו</w:t>
        </w:r>
      </w:ins>
      <w:del w:id="90938" w:author="קלוד" w:date="2026-10-11T13:11:34Z">
        <w:r w:rsidRPr="006F178A">
          <w:rPr>
            <w:rFonts w:ascii="Fb Fontext" w:hAnsi="Fb Fontext"/>
            <w:rtl/>
          </w:rPr>
          <w:tab/>
          <w:delText xml:space="preserve">שדי נופו</w:delText>
        </w:r>
      </w:del>
      <w:r w:rsidRPr="006F178A">
        <w:rPr>
          <w:rFonts w:ascii="Fb Fontext" w:hAnsi="Fb Fontext"/>
          <w:rtl/>
        </w:rPr>
        <w:tab/>
        <w:t xml:space="preserve"> </w:t>
      </w:r>
      <w:ins w:id="95645" w:author="מנוע מכני" w:date="2026-10-11T12:04:39Z">
        <w:r>
          <w:rPr>
            <w:rFonts w:ascii="Fb Fontext" w:hAnsi="Fb Fontext"/>
            <w:rtl/>
          </w:rPr>
          <w:t xml:space="preserve">אחר</w:t>
        </w:r>
      </w:ins>
      <w:del w:id="95646" w:author="מנוע מכני" w:date="2026-10-11T12:04:39Z">
        <w:r w:rsidRPr="006F178A">
          <w:rPr>
            <w:rFonts w:ascii="Fb Fontext" w:hAnsi="Fb Fontext"/>
            <w:rtl/>
          </w:rPr>
          <w:tab/>
          <w:delText xml:space="preserve">בתר</w:delText>
        </w:r>
      </w:del>
      <w:r w:rsidRPr="006F178A">
        <w:rPr>
          <w:rFonts w:ascii="Fb Fontext" w:hAnsi="Fb Fontext"/>
          <w:rtl/>
        </w:rPr>
        <w:tab/>
        <w:t xml:space="preserve"> עיקרו.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83" w:author="קלוד" w:date="2026-10-11T12:33:55Z"/>
        </w:rPr>
      </w:pPr>
      <w:ins w:id="91284" w:author="קלוד" w:date="2026-10-11T12:33:55Z">
        <w:r>
          <w:rPr>
            <w:color w:val="7B3F00"/>
          </w:rPr>
          <w:t xml:space="preserve">כוורת הזרוקה לרה"ר - גבוהה עשרה ורחבה ששה</w:t>
        </w:r>
      </w:ins>
    </w:p>
    <w:p>
      <w:pPr>
        <w:pStyle w:val="38"/>
        <w:rPr>
          <w:ins w:id="96447" w:author="מנוע מכני" w:date="2026-10-11T12:04:39Z"/>
        </w:rPr>
      </w:pPr>
      <w:r w:rsidRPr="00097464">
        <w:t xml:space="preserve">אביי:</w:t>
      </w:r>
    </w:p>
    <w:p w:rsidR="00E9703F" w:rsidRPr="00097464" w:rsidRDefault="00E9703F" w:rsidP="00E9703F">
      <w:pPr>
        <w:rPr>
          <w:rFonts w:ascii="Fb Fontext" w:hAnsi="Fb Fontext"/>
          <w:spacing w:val="-4"/>
          <w:rtl/>
        </w:rPr>
      </w:pPr>
      <w:del w:id="96448" w:author="מנוע מכני" w:date="2026-10-11T12:04:39Z">
        <w:r w:rsidRPr="00097464">
          <w:rPr>
            <w:rFonts w:ascii="Fb Fontext" w:hAnsi="Fb Fontext"/>
            <w:spacing w:val="-4"/>
            <w:rtl/>
          </w:rPr>
          <w:delText xml:space="preserve"> </w:delText>
        </w:r>
      </w:del>
      <w:r w:rsidRPr="00097464">
        <w:rPr>
          <w:rFonts w:ascii="Fb Fontext" w:hAnsi="Fb Fontext"/>
          <w:spacing w:val="-4"/>
          <w:rtl/>
        </w:rPr>
        <w:t xml:space="preserve">זרק כוורת </w:t>
      </w:r>
      <w:r w:rsidRPr="00097464">
        <w:rPr>
          <w:rStyle w:val="2fb"/>
          <w:rFonts w:ascii="Fb Fontext" w:hAnsi="Fb Fontext"/>
          <w:spacing w:val="-4"/>
          <w:rtl/>
        </w:rPr>
        <w:t xml:space="preserve">לרה"ר</w:t>
      </w:r>
      <w:r w:rsidRPr="00097464">
        <w:rPr>
          <w:rFonts w:ascii="Fb Fontext" w:hAnsi="Fb Fontext"/>
          <w:spacing w:val="-4"/>
          <w:rtl/>
        </w:rPr>
        <w:t xml:space="preserve">, גבוהה </w:t>
      </w:r>
      <w:r w:rsidRPr="00097464">
        <w:rPr>
          <w:rFonts w:ascii="Fb Fontext" w:hAnsi="Fb Fontext" w:hint="cs"/>
          <w:spacing w:val="-4"/>
          <w:rtl/>
        </w:rPr>
        <w:t xml:space="preserve">י' </w:t>
      </w:r>
      <w:r w:rsidRPr="00097464">
        <w:rPr>
          <w:rFonts w:ascii="Fb Fontext" w:hAnsi="Fb Fontext"/>
          <w:spacing w:val="-4"/>
          <w:rtl/>
        </w:rPr>
        <w:t xml:space="preserve">ואינה רחבה </w:t>
      </w:r>
      <w:ins w:id="90947" w:author="קלוד" w:date="2026-10-11T13:11:34Z">
        <w:r>
          <w:rPr>
            <w:rFonts w:ascii="Fb Fontext" w:hAnsi="Fb Fontext" w:hint="cs"/>
            <w:spacing w:val="-4"/>
            <w:rtl/>
          </w:rPr>
          <w:t xml:space="preserve">ו' -</w:t>
        </w:r>
      </w:ins>
      <w:del w:id="90948" w:author="קלוד" w:date="2026-10-11T13:11:34Z">
        <w:r w:rsidRPr="00097464">
          <w:rPr>
            <w:rFonts w:ascii="Fb Fontext" w:hAnsi="Fb Fontext" w:hint="cs"/>
            <w:spacing w:val="-4"/>
            <w:rtl/>
          </w:rPr>
          <w:delText xml:space="preserve">ו'</w:delText>
        </w:r>
        <w:r w:rsidRPr="00097464">
          <w:rPr>
            <w:rFonts w:ascii="Fb Fontext" w:hAnsi="Fb Fontext"/>
            <w:spacing w:val="-4"/>
            <w:rtl/>
          </w:rPr>
          <w:delText xml:space="preserve">-</w:delText>
        </w:r>
      </w:del>
      <w:r w:rsidRPr="00097464">
        <w:rPr>
          <w:rFonts w:ascii="Fb Fontext" w:hAnsi="Fb Fontext"/>
          <w:spacing w:val="-4"/>
          <w:rtl/>
        </w:rPr>
        <w:t xml:space="preserve"> חייב, רחבה </w:t>
      </w:r>
      <w:r w:rsidRPr="00097464">
        <w:rPr>
          <w:rFonts w:ascii="Fb Fontext" w:hAnsi="Fb Fontext" w:hint="cs"/>
          <w:spacing w:val="-4"/>
          <w:rtl/>
        </w:rPr>
        <w:t>ו'</w:t>
      </w:r>
      <w:r w:rsidRPr="00097464">
        <w:rPr>
          <w:rFonts w:ascii="Fb Fontext" w:hAnsi="Fb Fontext"/>
          <w:spacing w:val="-4"/>
          <w:rtl/>
        </w:rPr>
        <w:t xml:space="preserve"> </w:t>
      </w:r>
      <w:ins w:id="90945" w:author="קלוד" w:date="2026-10-11T13:11:34Z">
        <w:r>
          <w:rPr>
            <w:rFonts w:ascii="Fb Fontext" w:hAnsi="Fb Fontext"/>
            <w:spacing w:val="-4"/>
            <w:rtl/>
          </w:rPr>
          <w:t xml:space="preserve">-</w:t>
        </w:r>
      </w:ins>
      <w:del w:id="90946" w:author="קלוד" w:date="2026-10-11T13:11:34Z">
        <w:r w:rsidRPr="00097464">
          <w:rPr>
            <w:rFonts w:ascii="Fb Fontext" w:hAnsi="Fb Fontext"/>
            <w:spacing w:val="-4"/>
            <w:rtl/>
          </w:rPr>
          <w:delText xml:space="preserve">–</w:delText>
        </w:r>
      </w:del>
      <w:r w:rsidRPr="00097464">
        <w:rPr>
          <w:rFonts w:ascii="Fb Fontext" w:hAnsi="Fb Fontext"/>
          <w:spacing w:val="-4"/>
          <w:rtl/>
        </w:rPr>
        <w:t xml:space="preserve"> פטור </w:t>
      </w:r>
      <w:ins w:id="90943" w:author="קלוד" w:date="2026-10-11T13:11:34Z">
        <w:r>
          <w:rPr>
            <w:rFonts w:ascii="Fb Fontext" w:hAnsi="Fb Fontext"/>
            <w:spacing w:val="-4"/>
            <w:rtl/>
          </w:rPr>
          <w:t xml:space="preserve">[שרשות</w:t>
        </w:r>
      </w:ins>
      <w:del w:id="90944" w:author="קלוד" w:date="2026-10-11T13:11:34Z">
        <w:r w:rsidRPr="00097464">
          <w:rPr>
            <w:rFonts w:ascii="Fb Fontext" w:hAnsi="Fb Fontext"/>
            <w:spacing w:val="-4"/>
            <w:rtl/>
          </w:rPr>
          <w:delText xml:space="preserve">[דרשות</w:delText>
        </w:r>
      </w:del>
      <w:r w:rsidRPr="00097464">
        <w:rPr>
          <w:rFonts w:ascii="Fb Fontext" w:hAnsi="Fb Fontext"/>
          <w:spacing w:val="-4"/>
          <w:rtl/>
        </w:rPr>
        <w:t xml:space="preserve"> היא ולא חפץ]</w:t>
      </w:r>
    </w:p>
    <w:p>
      <w:pPr>
        <w:pStyle w:val="38"/>
        <w:rPr>
          <w:ins w:id="96449" w:author="מנוע מכני" w:date="2026-10-11T12:04:39Z"/>
        </w:rPr>
      </w:pPr>
      <w:r w:rsidRPr="00097464">
        <w:t>רבא:</w:t>
      </w:r>
    </w:p>
    <w:p w:rsidR="00E9703F" w:rsidRPr="00097464" w:rsidRDefault="00E9703F" w:rsidP="00E9703F">
      <w:pPr>
        <w:rPr>
          <w:spacing w:val="-4"/>
          <w:rtl/>
        </w:rPr>
      </w:pPr>
      <w:del w:id="96450" w:author="מנוע מכני" w:date="2026-10-11T12:04:39Z">
        <w:r w:rsidRPr="00097464">
          <w:rPr>
            <w:spacing w:val="-4"/>
            <w:rtl/>
          </w:rPr>
          <w:delText xml:space="preserve"> </w:delText>
        </w:r>
      </w:del>
      <w:ins w:id="90199" w:author="מנוע מכני" w:date="2026-10-11T12:04:39Z">
        <w:r>
          <w:rPr>
            <w:spacing w:val="-4"/>
            <w:rtl/>
          </w:rPr>
          <w:t xml:space="preserve">אפי'</w:t>
        </w:r>
      </w:ins>
      <w:del w:id="90200" w:author="מנוע מכני" w:date="2026-10-11T12:04:39Z">
        <w:r w:rsidRPr="00097464">
          <w:rPr>
            <w:spacing w:val="-4"/>
            <w:rtl/>
          </w:rPr>
          <w:delText xml:space="preserve">אפילו</w:delText>
        </w:r>
      </w:del>
      <w:r w:rsidRPr="00097464">
        <w:rPr>
          <w:spacing w:val="-4"/>
          <w:rtl/>
        </w:rPr>
        <w:t xml:space="preserve"> אינה רחבה ששה - פטור. דאי אפשר לקרומיות של קנה שלא יעלו למעלה מעשרה.</w:t>
      </w:r>
    </w:p>
    <w:p w:rsidR="00E9703F" w:rsidRDefault="00E9703F" w:rsidP="00E9703F">
      <w:pPr>
        <w:rPr>
          <w:rtl/>
        </w:rPr>
      </w:pPr>
      <w:r w:rsidRPr="006F178A">
        <w:rPr>
          <w:rtl/>
        </w:rPr>
        <w:t>כפאה על פיה, שבעה ומשהו חייב [מדין לבוד כנחה בקרקע], שבעה ומחצה פטור.</w:t>
      </w:r>
      <w:r w:rsidRPr="006F178A">
        <w:rPr>
          <w:rFonts w:hint="cs"/>
          <w:rtl/>
        </w:rPr>
        <w:t xml:space="preserve"> [</w:t>
      </w:r>
      <w:r w:rsidRPr="006F178A">
        <w:rPr>
          <w:rtl/>
        </w:rPr>
        <w:t>שהוא למעלה מעשר]</w:t>
      </w:r>
    </w:p>
    <w:p>
      <w:pPr>
        <w:pStyle w:val="38"/>
        <w:rPr>
          <w:ins w:id="96451" w:author="מנוע מכני" w:date="2026-10-11T12:04:39Z"/>
        </w:rPr>
      </w:pPr>
      <w:r w:rsidRPr="006F178A">
        <w:t xml:space="preserve">רב אשי:</w:t>
      </w:r>
    </w:p>
    <w:p w:rsidR="00E9703F" w:rsidRPr="006F178A" w:rsidRDefault="00E9703F" w:rsidP="00E9703F">
      <w:pPr>
        <w:rPr>
          <w:rtl/>
        </w:rPr>
      </w:pPr>
      <w:del w:id="96452" w:author="מנוע מכני" w:date="2026-10-11T12:04:39Z">
        <w:r w:rsidRPr="006F178A">
          <w:rPr>
            <w:rtl/>
          </w:rPr>
          <w:delText xml:space="preserve"> </w:delText>
        </w:r>
      </w:del>
      <w:ins w:id="90201" w:author="מנוע מכני" w:date="2026-10-11T12:04:39Z">
        <w:r>
          <w:rPr>
            <w:rtl/>
          </w:rPr>
          <w:t xml:space="preserve">אפי'</w:t>
        </w:r>
      </w:ins>
      <w:del w:id="90202" w:author="מנוע מכני" w:date="2026-10-11T12:04:39Z">
        <w:r w:rsidRPr="006F178A">
          <w:rPr>
            <w:rtl/>
          </w:rPr>
          <w:delText xml:space="preserve">אפילו</w:delText>
        </w:r>
      </w:del>
      <w:r w:rsidRPr="006F178A">
        <w:rPr>
          <w:rtl/>
        </w:rPr>
        <w:t xml:space="preserve"> שבעה ומחצה חייב, וטעמא - מחיצות לתוכן עשויות.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81" w:author="קלוד" w:date="2026-10-11T12:33:55Z"/>
        </w:rPr>
      </w:pPr>
      <w:ins w:id="91282" w:author="קלוד" w:date="2026-10-11T12:33:55Z">
        <w:r>
          <w:rPr>
            <w:color w:val="7B3F00"/>
          </w:rPr>
          <w:t xml:space="preserve">עמוד תשעה ברה"ר ורבים מכתפין - זרק ונח ע"ג</w:t>
        </w:r>
      </w:ins>
    </w:p>
    <w:p>
      <w:pPr>
        <w:pStyle w:val="38"/>
        <w:rPr>
          <w:ins w:id="96453" w:author="מנוע מכני" w:date="2026-10-11T12:04:39Z"/>
        </w:rPr>
      </w:pPr>
      <w:r w:rsidRPr="00097464">
        <w:t xml:space="preserve">עולא:</w:t>
      </w:r>
    </w:p>
    <w:p w:rsidR="00E9703F" w:rsidRPr="00097464" w:rsidRDefault="00E9703F" w:rsidP="00E9703F">
      <w:pPr>
        <w:rPr>
          <w:rFonts w:ascii="Fb Fontext" w:hAnsi="Fb Fontext"/>
          <w:spacing w:val="-6"/>
          <w:rtl/>
        </w:rPr>
      </w:pPr>
      <w:del w:id="96454" w:author="מנוע מכני" w:date="2026-10-11T12:04:39Z">
        <w:r w:rsidRPr="00097464">
          <w:rPr>
            <w:rFonts w:ascii="Fb Fontext" w:hAnsi="Fb Fontext"/>
            <w:spacing w:val="-6"/>
            <w:rtl/>
          </w:rPr>
          <w:delText xml:space="preserve"> </w:delText>
        </w:r>
      </w:del>
      <w:r w:rsidRPr="00097464">
        <w:rPr>
          <w:rFonts w:ascii="Fb Fontext" w:hAnsi="Fb Fontext"/>
          <w:spacing w:val="-6"/>
          <w:rtl/>
        </w:rPr>
        <w:t xml:space="preserve">עמוד </w:t>
      </w:r>
      <w:r w:rsidRPr="00097464">
        <w:rPr>
          <w:rFonts w:ascii="Fb Fontext" w:hAnsi="Fb Fontext" w:hint="cs"/>
          <w:spacing w:val="-6"/>
          <w:rtl/>
        </w:rPr>
        <w:t xml:space="preserve">ט' </w:t>
      </w:r>
      <w:r w:rsidRPr="00097464">
        <w:rPr>
          <w:rFonts w:ascii="Fb Fontext" w:hAnsi="Fb Fontext" w:hint="cs"/>
          <w:spacing w:val="-6"/>
          <w:rtl/>
        </w:rPr>
        <w:t xml:space="preserve">ברה</w:t>
      </w:r>
      <w:r w:rsidRPr="00097464">
        <w:rPr>
          <w:rFonts w:ascii="Fb Fontext" w:hAnsi="Fb Fontext"/>
          <w:spacing w:val="-6"/>
          <w:rtl/>
        </w:rPr>
        <w:t>"</w:t>
      </w:r>
      <w:r w:rsidRPr="00097464">
        <w:rPr>
          <w:rFonts w:ascii="Fb Fontext" w:hAnsi="Fb Fontext" w:hint="cs"/>
          <w:spacing w:val="-6"/>
          <w:rtl/>
        </w:rPr>
        <w:t>ר</w:t>
      </w:r>
      <w:r w:rsidRPr="00097464">
        <w:rPr>
          <w:rFonts w:ascii="Fb Fontext" w:hAnsi="Fb Fontext"/>
          <w:spacing w:val="-6"/>
          <w:rtl/>
        </w:rPr>
        <w:t xml:space="preserve"> ורבים מכתפין עליו, וזרק ונח </w:t>
      </w:r>
      <w:r w:rsidRPr="00097464">
        <w:rPr>
          <w:rFonts w:ascii="Fb Fontext" w:hAnsi="Fb Fontext"/>
          <w:spacing w:val="-6"/>
          <w:rtl/>
        </w:rPr>
        <w:t xml:space="preserve">ע"</w:t>
      </w:r>
      <w:r w:rsidRPr="00097464">
        <w:rPr>
          <w:rFonts w:ascii="Fb Fontext" w:hAnsi="Fb Fontext" w:hint="cs"/>
          <w:spacing w:val="-6"/>
          <w:rtl/>
        </w:rPr>
        <w:t>ג</w:t>
      </w:r>
      <w:r w:rsidRPr="00097464">
        <w:rPr>
          <w:rFonts w:ascii="Fb Fontext" w:hAnsi="Fb Fontext"/>
          <w:spacing w:val="-6"/>
          <w:rtl/>
        </w:rPr>
        <w:t xml:space="preserve"> - חייב.</w:t>
      </w:r>
      <w:r w:rsidRPr="00097464">
        <w:rPr>
          <w:rFonts w:ascii="Fb Fontext" w:hAnsi="Fb Fontext" w:hint="cs"/>
          <w:spacing w:val="-6"/>
          <w:rtl/>
        </w:rPr>
        <w:t xml:space="preserve"> </w:t>
      </w:r>
      <w:ins w:id="90951" w:author="קלוד" w:date="2026-10-11T13:11:34Z">
        <w:r>
          <w:rPr>
            <w:rFonts w:ascii="Fb Fontext" w:hAnsi="Fb Fontext" w:hint="cs"/>
            <w:spacing w:val="-6"/>
            <w:rtl/>
          </w:rPr>
          <w:t xml:space="preserve">[שבתשעה</w:t>
        </w:r>
      </w:ins>
      <w:del w:id="90952" w:author="קלוד" w:date="2026-10-11T13:11:34Z">
        <w:r w:rsidRPr="00097464">
          <w:rPr>
            <w:rFonts w:ascii="Fb Fontext" w:hAnsi="Fb Fontext" w:hint="cs"/>
            <w:spacing w:val="-6"/>
            <w:rtl/>
          </w:rPr>
          <w:delText xml:space="preserve">[</w:delText>
        </w:r>
        <w:r w:rsidRPr="00097464">
          <w:rPr>
            <w:rFonts w:ascii="Fb Fontext" w:hAnsi="Fb Fontext"/>
            <w:spacing w:val="-6"/>
            <w:rtl/>
          </w:rPr>
          <w:delText xml:space="preserve">ד</w:delText>
        </w:r>
        <w:r w:rsidRPr="00097464">
          <w:rPr>
            <w:rFonts w:ascii="Fb Fontext" w:hAnsi="Fb Fontext" w:hint="cs"/>
            <w:spacing w:val="-6"/>
            <w:rtl/>
          </w:rPr>
          <w:delText xml:space="preserve">ב</w:delText>
        </w:r>
        <w:r w:rsidRPr="00097464">
          <w:rPr>
            <w:rFonts w:ascii="Fb Fontext" w:hAnsi="Fb Fontext"/>
            <w:spacing w:val="-6"/>
            <w:rtl/>
          </w:rPr>
          <w:delText xml:space="preserve">תשעה</w:delText>
        </w:r>
      </w:del>
      <w:r w:rsidRPr="00097464">
        <w:rPr>
          <w:rFonts w:ascii="Fb Fontext" w:hAnsi="Fb Fontext"/>
          <w:spacing w:val="-6"/>
          <w:rtl/>
        </w:rPr>
        <w:t xml:space="preserve"> ודאי מכתפין </w:t>
      </w:r>
      <w:ins w:id="90949" w:author="קלוד" w:date="2026-10-11T13:11:34Z">
        <w:r>
          <w:rPr>
            <w:rFonts w:ascii="Fb Fontext" w:hAnsi="Fb Fontext" w:hint="cs"/>
            <w:spacing w:val="-6"/>
            <w:rtl/>
          </w:rPr>
          <w:t xml:space="preserve">עליו.]</w:t>
        </w:r>
      </w:ins>
      <w:del w:id="90950" w:author="קלוד" w:date="2026-10-11T13:11:34Z">
        <w:r w:rsidRPr="00097464">
          <w:rPr>
            <w:rFonts w:ascii="Fb Fontext" w:hAnsi="Fb Fontext" w:hint="cs"/>
            <w:spacing w:val="-6"/>
            <w:rtl/>
          </w:rPr>
          <w:delText xml:space="preserve">ע</w:delText>
        </w:r>
        <w:r w:rsidRPr="00097464">
          <w:rPr>
            <w:rFonts w:ascii="Fb Fontext" w:hAnsi="Fb Fontext"/>
            <w:spacing w:val="-6"/>
            <w:rtl/>
          </w:rPr>
          <w:delText xml:space="preserve">ילויה.]</w:delText>
        </w:r>
      </w:del>
    </w:p>
    <w:p w:rsidR="00E9703F" w:rsidRPr="006F178A" w:rsidRDefault="00E9703F" w:rsidP="00E9703F">
      <w:pPr>
        <w:rPr>
          <w:rtl/>
        </w:rPr>
      </w:pPr>
      <w:r w:rsidRPr="006F178A">
        <w:rPr>
          <w:rStyle w:val="2fb"/>
          <w:rtl/>
        </w:rPr>
        <w:t xml:space="preserve">רב </w:t>
      </w:r>
      <w:ins w:id="90957" w:author="קלוד" w:date="2026-10-11T13:11:34Z">
        <w:r>
          <w:rPr>
            <w:rStyle w:val="2fb"/>
            <w:rtl/>
          </w:rPr>
          <w:t xml:space="preserve">יוסף:</w:t>
        </w:r>
      </w:ins>
      <w:del w:id="90958" w:author="קלוד" w:date="2026-10-11T13:11:34Z">
        <w:r w:rsidRPr="006F178A">
          <w:rPr>
            <w:rStyle w:val="2fb"/>
            <w:rtl/>
          </w:rPr>
          <w:delText xml:space="preserve">יוסף</w:delText>
        </w:r>
      </w:del>
      <w:r w:rsidRPr="006F178A">
        <w:rPr>
          <w:rtl/>
        </w:rPr>
        <w:t xml:space="preserve"> וכן בגומא. | </w:t>
      </w:r>
      <w:r w:rsidRPr="0092079A">
        <w:rPr>
          <w:rStyle w:val="2fb"/>
          <w:b/>
          <w:bCs/>
          <w:rtl/>
        </w:rPr>
        <w:t>ולרבא</w:t>
      </w:r>
      <w:r w:rsidRPr="006F178A">
        <w:rPr>
          <w:rtl/>
        </w:rPr>
        <w:t xml:space="preserve"> בגומא </w:t>
      </w:r>
      <w:ins w:id="90955" w:author="קלוד" w:date="2026-10-11T13:11:34Z">
        <w:r>
          <w:rPr>
            <w:rtl/>
          </w:rPr>
          <w:t xml:space="preserve">לא,</w:t>
        </w:r>
      </w:ins>
      <w:del w:id="90956" w:author="קלוד" w:date="2026-10-11T13:11:34Z">
        <w:r w:rsidRPr="006F178A">
          <w:rPr>
            <w:rtl/>
          </w:rPr>
          <w:delText xml:space="preserve">לא</w:delText>
        </w:r>
      </w:del>
      <w:r w:rsidRPr="006F178A">
        <w:rPr>
          <w:rtl/>
        </w:rPr>
        <w:t xml:space="preserve"> </w:t>
      </w:r>
      <w:ins w:id="90953" w:author="קלוד" w:date="2026-10-11T13:11:34Z">
        <w:r>
          <w:rPr>
            <w:rtl/>
          </w:rPr>
          <w:t xml:space="preserve">שתשמיש</w:t>
        </w:r>
      </w:ins>
      <w:del w:id="90954" w:author="קלוד" w:date="2026-10-11T13:11:34Z">
        <w:r w:rsidRPr="006F178A">
          <w:rPr>
            <w:rtl/>
          </w:rPr>
          <w:delText xml:space="preserve">דתשמיש</w:delText>
        </w:r>
      </w:del>
      <w:r w:rsidRPr="006F178A">
        <w:rPr>
          <w:rtl/>
        </w:rPr>
        <w:t xml:space="preserve"> על ידי הדחק </w:t>
      </w:r>
      <w:r w:rsidRPr="006F178A">
        <w:rPr>
          <w:rtl/>
        </w:rPr>
        <w:t xml:space="preserve">לא</w:t>
      </w:r>
      <w:r w:rsidRPr="006F178A">
        <w:rPr>
          <w:rtl/>
        </w:rPr>
        <w:t xml:space="preserve"> שמיה תשמיש.</w:t>
      </w:r>
    </w:p>
    <w:p>
      <w:pPr>
        <w:pStyle w:val="38"/>
        <w:rPr>
          <w:ins w:id="96455" w:author="מנוע מכני" w:date="2026-10-11T12:04:39Z"/>
        </w:rPr>
      </w:pPr>
      <w:r w:rsidRPr="006F178A">
        <w:t xml:space="preserve">והך</w:t>
      </w:r>
    </w:p>
    <w:p w:rsidR="00E9703F" w:rsidRDefault="00E9703F" w:rsidP="00E9703F">
      <w:pPr>
        <w:rPr>
          <w:rtl/>
        </w:rPr>
      </w:pPr>
      <w:del w:id="96456" w:author="מנוע מכני" w:date="2026-10-11T12:04:39Z">
        <w:r w:rsidRPr="006F178A">
          <w:rPr>
            <w:rtl/>
          </w:rPr>
          <w:delText xml:space="preserve"> </w:delText>
        </w:r>
      </w:del>
      <w:r w:rsidRPr="006F178A">
        <w:rPr>
          <w:rtl/>
        </w:rPr>
        <w:t xml:space="preserve">דהיתה קופתו מונחת </w:t>
      </w:r>
      <w:r w:rsidRPr="006F178A">
        <w:rPr>
          <w:rtl/>
        </w:rPr>
        <w:t xml:space="preserve">ברה"ר</w:t>
      </w:r>
      <w:r w:rsidRPr="006F178A">
        <w:rPr>
          <w:rtl/>
        </w:rPr>
        <w:t xml:space="preserve"> גבוהה י' ורחבה ד</w:t>
      </w:r>
      <w:r>
        <w:rPr>
          <w:rtl/>
        </w:rPr>
        <w:t>'.</w:t>
      </w:r>
    </w:p>
    <w:p w:rsidR="00E9703F" w:rsidRPr="006F178A" w:rsidRDefault="00E9703F" w:rsidP="00E9703F">
      <w:pPr>
        <w:pStyle w:val="affffb"/>
        <w:rPr>
          <w:rtl/>
        </w:rPr>
      </w:pPr>
      <w:r>
        <w:rPr>
          <w:rtl/>
        </w:rPr>
        <w:t xml:space="preserve">- </w:t>
      </w:r>
      <w:r w:rsidRPr="006F178A">
        <w:rPr>
          <w:rtl/>
        </w:rPr>
        <w:t xml:space="preserve">אין מטלטלין </w:t>
      </w:r>
      <w:r w:rsidRPr="006F178A">
        <w:rPr>
          <w:rtl/>
        </w:rPr>
        <w:t xml:space="preserve">לא</w:t>
      </w:r>
      <w:r w:rsidRPr="006F178A">
        <w:rPr>
          <w:rtl/>
        </w:rPr>
        <w:t xml:space="preserve"> מתוכה </w:t>
      </w:r>
      <w:r w:rsidRPr="006F178A">
        <w:rPr>
          <w:rStyle w:val="2fb"/>
          <w:rtl/>
        </w:rPr>
        <w:t xml:space="preserve">לרה"ר</w:t>
      </w:r>
      <w:r w:rsidRPr="006F178A">
        <w:rPr>
          <w:rtl/>
        </w:rPr>
        <w:t xml:space="preserve"> ולא </w:t>
      </w:r>
      <w:r w:rsidRPr="006F178A">
        <w:rPr>
          <w:rStyle w:val="2fb"/>
          <w:rtl/>
        </w:rPr>
        <w:t xml:space="preserve">מרה"ר</w:t>
      </w:r>
      <w:r w:rsidRPr="006F178A">
        <w:rPr>
          <w:rtl/>
        </w:rPr>
        <w:t xml:space="preserve"> לתוכה, פחות מכן מטלטלין.</w:t>
      </w:r>
    </w:p>
    <w:p w:rsidR="00E9703F" w:rsidRPr="006F178A" w:rsidRDefault="00E9703F" w:rsidP="00E9703F">
      <w:pPr>
        <w:rPr>
          <w:rtl/>
        </w:rPr>
      </w:pPr>
      <w:r w:rsidRPr="006F178A">
        <w:rPr>
          <w:rFonts w:ascii="Fb Fontext" w:hAnsi="Fb Fontext"/>
          <w:rtl/>
        </w:rPr>
        <w:t xml:space="preserve">וכן בגומא היינו ארישא דרחבה ד' וגבוה י' </w:t>
      </w:r>
      <w:r w:rsidRPr="006F178A">
        <w:rPr>
          <w:rFonts w:ascii="Fb Fontext" w:hAnsi="Fb Fontext"/>
          <w:rtl/>
        </w:rPr>
        <w:t xml:space="preserve">רה"י</w:t>
      </w:r>
      <w:r w:rsidRPr="006F178A">
        <w:rPr>
          <w:rFonts w:ascii="Fb Fontext" w:hAnsi="Fb Fontext"/>
          <w:rtl/>
        </w:rPr>
        <w:t xml:space="preserve"> היא.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ח:</w:t>
      </w:r>
    </w:p>
    <w:p>
      <w:pPr>
        <w:pStyle w:val="38"/>
        <w:rPr>
          <w:ins w:id="96457" w:author="מנוע מכני" w:date="2026-10-11T12:04:39Z"/>
        </w:rPr>
      </w:pPr>
      <w:r w:rsidRPr="006F178A">
        <w:t xml:space="preserve">איתיביה:</w:t>
      </w:r>
    </w:p>
    <w:p w:rsidR="00E9703F" w:rsidRDefault="00E9703F" w:rsidP="00E9703F">
      <w:pPr>
        <w:rPr>
          <w:rFonts w:ascii="Fb Fontext" w:hAnsi="Fb Fontext"/>
          <w:rtl/>
        </w:rPr>
      </w:pPr>
      <w:del w:id="96458" w:author="מנוע מכני" w:date="2026-10-11T12:04:39Z">
        <w:r w:rsidRPr="006F178A">
          <w:rPr>
            <w:rFonts w:ascii="Fb Fontext" w:hAnsi="Fb Fontext"/>
            <w:rtl/>
          </w:rPr>
          <w:delText xml:space="preserve"> </w:delText>
        </w:r>
      </w:del>
      <w:r w:rsidRPr="006F178A">
        <w:rPr>
          <w:rFonts w:ascii="Fb Fontext" w:hAnsi="Fb Fontext"/>
          <w:rtl/>
        </w:rPr>
        <w:t xml:space="preserve">נתכוון לשבות </w:t>
      </w:r>
      <w:r w:rsidRPr="006F178A">
        <w:rPr>
          <w:rFonts w:ascii="Fb Fontext" w:hAnsi="Fb Fontext"/>
          <w:rtl/>
        </w:rPr>
        <w:t xml:space="preserve">ברה"ר</w:t>
      </w:r>
      <w:r w:rsidRPr="006F178A">
        <w:rPr>
          <w:rFonts w:ascii="Fb Fontext" w:hAnsi="Fb Fontext"/>
          <w:rtl/>
        </w:rPr>
        <w:t xml:space="preserve"> והניח עירובו בבור,</w:t>
      </w:r>
    </w:p>
    <w:p w:rsidR="00E9703F" w:rsidRPr="006F178A" w:rsidRDefault="00E9703F" w:rsidP="00E9703F">
      <w:pPr>
        <w:pStyle w:val="affffb"/>
        <w:rPr>
          <w:rtl/>
        </w:rPr>
      </w:pPr>
      <w:r>
        <w:rPr>
          <w:rtl/>
        </w:rPr>
        <w:t xml:space="preserve">- </w:t>
      </w:r>
      <w:r w:rsidRPr="006F178A">
        <w:rPr>
          <w:rtl/>
        </w:rPr>
        <w:t>למעלה מי"ט - עירובו עירוב, למטה מי'ט- אין עירובו עירוב.</w:t>
      </w:r>
    </w:p>
    <w:p w:rsidR="00E9703F" w:rsidRPr="004640F6" w:rsidRDefault="00E9703F" w:rsidP="00E9703F">
      <w:pPr>
        <w:rPr>
          <w:rStyle w:val="afffe"/>
          <w:rFonts w:ascii="Fb Fontext" w:hAnsi="Fb Fontext"/>
          <w:b/>
          <w:spacing w:val="-2"/>
          <w:rtl/>
        </w:rPr>
      </w:pPr>
      <w:r w:rsidRPr="004640F6">
        <w:rPr>
          <w:rFonts w:ascii="Fb Fontext" w:hAnsi="Fb Fontext" w:hint="cs"/>
          <w:spacing w:val="-2"/>
          <w:rtl/>
        </w:rPr>
        <w:t xml:space="preserve">אין לפרש </w:t>
      </w:r>
      <w:r w:rsidRPr="004640F6">
        <w:rPr>
          <w:rFonts w:ascii="Fb Fontext" w:hAnsi="Fb Fontext"/>
          <w:spacing w:val="-2"/>
          <w:rtl/>
        </w:rPr>
        <w:t xml:space="preserve">ביש </w:t>
      </w:r>
      <w:r w:rsidRPr="004640F6">
        <w:rPr>
          <w:rFonts w:ascii="Fb Fontext" w:hAnsi="Fb Fontext" w:hint="cs"/>
          <w:spacing w:val="-2"/>
          <w:rtl/>
        </w:rPr>
        <w:t xml:space="preserve">בו </w:t>
      </w:r>
      <w:r w:rsidRPr="004640F6">
        <w:rPr>
          <w:rFonts w:ascii="Fb Fontext" w:hAnsi="Fb Fontext"/>
          <w:spacing w:val="-2"/>
          <w:rtl/>
        </w:rPr>
        <w:t>עשרה ו</w:t>
      </w:r>
      <w:r w:rsidRPr="004640F6">
        <w:rPr>
          <w:rFonts w:ascii="Fb Fontext" w:hAnsi="Fb Fontext" w:hint="cs"/>
          <w:spacing w:val="-2"/>
          <w:rtl/>
        </w:rPr>
        <w:t>הניחו</w:t>
      </w:r>
      <w:r w:rsidRPr="004640F6">
        <w:rPr>
          <w:rFonts w:ascii="Fb Fontext" w:hAnsi="Fb Fontext"/>
          <w:spacing w:val="-2"/>
          <w:rtl/>
        </w:rPr>
        <w:t xml:space="preserve"> למעלה </w:t>
      </w:r>
      <w:r w:rsidRPr="004640F6">
        <w:rPr>
          <w:rFonts w:ascii="Fb Fontext" w:hAnsi="Fb Fontext" w:hint="cs"/>
          <w:spacing w:val="-2"/>
          <w:rtl/>
        </w:rPr>
        <w:t>-</w:t>
      </w:r>
      <w:r w:rsidRPr="004640F6">
        <w:rPr>
          <w:rFonts w:ascii="Fb Fontext" w:hAnsi="Fb Fontext"/>
          <w:spacing w:val="-2"/>
          <w:rtl/>
        </w:rPr>
        <w:t xml:space="preserve"> ד</w:t>
      </w:r>
      <w:r w:rsidRPr="004640F6">
        <w:rPr>
          <w:rFonts w:ascii="Fb Fontext" w:hAnsi="Fb Fontext" w:hint="cs"/>
          <w:spacing w:val="-2"/>
          <w:rtl/>
        </w:rPr>
        <w:t xml:space="preserve">מ"מ </w:t>
      </w:r>
      <w:r w:rsidRPr="004640F6">
        <w:rPr>
          <w:rFonts w:ascii="Fb Fontext" w:hAnsi="Fb Fontext"/>
          <w:spacing w:val="-2"/>
          <w:rtl/>
        </w:rPr>
        <w:t>הוא במקום אחד ועירובו במקום אחר</w:t>
      </w:r>
      <w:r w:rsidRPr="004640F6">
        <w:rPr>
          <w:rFonts w:ascii="Fb Fontext" w:hAnsi="Fb Fontext" w:hint="cs"/>
          <w:spacing w:val="-2"/>
          <w:rtl/>
        </w:rPr>
        <w:t xml:space="preserve"> ולא </w:t>
      </w:r>
      <w:ins w:id="92169" w:author="מנוע מכני" w:date="2026-10-11T12:04:39Z">
        <w:r>
          <w:rPr>
            <w:rFonts w:ascii="Fb Fontext" w:hAnsi="Fb Fontext" w:hint="cs"/>
            <w:spacing w:val="-2"/>
            <w:rtl/>
          </w:rPr>
          <w:t xml:space="preserve">מאלו</w:t>
        </w:r>
      </w:ins>
      <w:del w:id="92170" w:author="מנוע מכני" w:date="2026-10-11T12:04:39Z">
        <w:r w:rsidRPr="004640F6">
          <w:rPr>
            <w:rFonts w:ascii="Fb Fontext" w:hAnsi="Fb Fontext" w:hint="cs"/>
            <w:spacing w:val="-2"/>
            <w:rtl/>
          </w:rPr>
          <w:delText xml:space="preserve">מהני</w:delText>
        </w:r>
      </w:del>
    </w:p>
    <w:p>
      <w:pPr>
        <w:pStyle w:val="38"/>
        <w:rPr>
          <w:ins w:id="96459" w:author="מנוע מכני" w:date="2026-10-11T12:04:39Z"/>
        </w:rPr>
      </w:pPr>
      <w:r w:rsidRPr="006F178A">
        <w:t>א.</w:t>
      </w:r>
      <w:r w:rsidRPr="006F178A">
        <w:t xml:space="preserve"> </w:t>
      </w:r>
      <w:r w:rsidRPr="006F178A">
        <w:t>א</w:t>
      </w:r>
      <w:r w:rsidRPr="006F178A">
        <w:t xml:space="preserve">לא</w:t>
      </w:r>
    </w:p>
    <w:p w:rsidR="00E9703F" w:rsidRPr="006F178A" w:rsidRDefault="00E9703F" w:rsidP="00E9703F">
      <w:pPr>
        <w:rPr>
          <w:rStyle w:val="afffe"/>
          <w:rFonts w:ascii="Fb Fontext" w:hAnsi="Fb Fontext"/>
          <w:b/>
          <w:rtl/>
        </w:rPr>
      </w:pPr>
      <w:del w:id="96460" w:author="מנוע מכני" w:date="2026-10-11T12:04:39Z">
        <w:r w:rsidRPr="006F178A">
          <w:rPr>
            <w:rtl/>
          </w:rPr>
          <w:delText xml:space="preserve"> </w:delText>
        </w:r>
      </w:del>
      <w:r w:rsidRPr="006F178A">
        <w:rPr>
          <w:rtl/>
        </w:rPr>
        <w:t xml:space="preserve">בבור </w:t>
      </w:r>
      <w:ins w:id="92173" w:author="מנוע מכני" w:date="2026-10-11T12:04:39Z">
        <w:ins w:id="90963" w:author="קלוד" w:date="2026-10-11T13:11:34Z">
          <w:r>
            <w:rPr>
              <w:rtl/>
            </w:rPr>
            <w:t xml:space="preserve">שאין</w:t>
          </w:r>
        </w:ins>
        <w:del w:id="90964" w:author="קלוד" w:date="2026-10-11T13:11:34Z">
          <w:r>
            <w:rPr>
              <w:rtl/>
            </w:rPr>
            <w:delText xml:space="preserve">דאין</w:delText>
          </w:r>
        </w:del>
      </w:ins>
      <w:del w:id="92174" w:author="מנוע מכני" w:date="2026-10-11T12:04:39Z">
        <w:r w:rsidRPr="006F178A">
          <w:rPr>
            <w:rtl/>
          </w:rPr>
          <w:delText xml:space="preserve">דלית</w:delText>
        </w:r>
      </w:del>
      <w:r w:rsidRPr="006F178A">
        <w:rPr>
          <w:rtl/>
        </w:rPr>
        <w:t xml:space="preserve"> </w:t>
      </w:r>
      <w:ins w:id="92171" w:author="מנוע מכני" w:date="2026-10-11T12:04:39Z">
        <w:r>
          <w:rPr>
            <w:rtl/>
          </w:rPr>
          <w:t xml:space="preserve">בו</w:t>
        </w:r>
      </w:ins>
      <w:del w:id="92172" w:author="מנוע מכני" w:date="2026-10-11T12:04:39Z">
        <w:r w:rsidRPr="006F178A">
          <w:rPr>
            <w:rtl/>
          </w:rPr>
          <w:delText xml:space="preserve">ביה</w:delText>
        </w:r>
      </w:del>
      <w:r w:rsidRPr="006F178A">
        <w:rPr>
          <w:rtl/>
        </w:rPr>
        <w:t xml:space="preserve"> עשרה, ועירובו </w:t>
      </w:r>
      <w:ins w:id="90961" w:author="קלוד" w:date="2026-10-11T13:11:34Z">
        <w:r>
          <w:rPr>
            <w:rtl/>
          </w:rPr>
          <w:t xml:space="preserve">עירוב,</w:t>
        </w:r>
      </w:ins>
      <w:del w:id="90962" w:author="קלוד" w:date="2026-10-11T13:11:34Z">
        <w:r w:rsidRPr="006F178A">
          <w:rPr>
            <w:rtl/>
          </w:rPr>
          <w:delText xml:space="preserve">עירוב</w:delText>
        </w:r>
      </w:del>
      <w:r w:rsidRPr="006F178A">
        <w:rPr>
          <w:rtl/>
        </w:rPr>
        <w:t xml:space="preserve"> </w:t>
      </w:r>
      <w:ins w:id="90959" w:author="קלוד" w:date="2026-10-11T13:11:34Z">
        <w:r>
          <w:rPr>
            <w:rtl/>
          </w:rPr>
          <w:t xml:space="preserve">שתשמיש</w:t>
        </w:r>
      </w:ins>
      <w:del w:id="90960" w:author="קלוד" w:date="2026-10-11T13:11:34Z">
        <w:r w:rsidRPr="006F178A">
          <w:rPr>
            <w:rtl/>
          </w:rPr>
          <w:delText xml:space="preserve">דתשמיש</w:delText>
        </w:r>
      </w:del>
      <w:r w:rsidRPr="006F178A">
        <w:rPr>
          <w:rtl/>
        </w:rPr>
        <w:t xml:space="preserve"> על ידי הדחק שמיה תשמיש.</w:t>
      </w:r>
    </w:p>
    <w:p w:rsidR="00E9703F" w:rsidRPr="006F178A" w:rsidRDefault="00E9703F" w:rsidP="00E9703F">
      <w:pPr>
        <w:rPr>
          <w:rStyle w:val="afffe"/>
          <w:rFonts w:ascii="Fb Fontext" w:hAnsi="Fb Fontext"/>
          <w:b/>
          <w:rtl/>
        </w:rPr>
      </w:pPr>
      <w:r w:rsidRPr="006F178A">
        <w:rPr>
          <w:rStyle w:val="afffe"/>
          <w:rFonts w:ascii="Fb Fontext" w:hAnsi="Fb Fontext" w:hint="cs"/>
          <w:b/>
          <w:rtl/>
        </w:rPr>
        <w:t>ב</w:t>
      </w:r>
      <w:r w:rsidRPr="006F178A">
        <w:rPr>
          <w:rStyle w:val="afffe"/>
          <w:rFonts w:ascii="Fb Fontext" w:hAnsi="Fb Fontext"/>
          <w:b/>
          <w:rtl/>
        </w:rPr>
        <w:t>.</w:t>
      </w:r>
      <w:r w:rsidRPr="006F178A">
        <w:rPr>
          <w:rtl/>
        </w:rPr>
        <w:t xml:space="preserve"> </w:t>
      </w:r>
      <w:ins w:id="90971" w:author="קלוד" w:date="2026-10-11T13:11:34Z">
        <w:r>
          <w:rPr>
            <w:rtl/>
          </w:rPr>
          <w:t xml:space="preserve">פעמים</w:t>
        </w:r>
      </w:ins>
      <w:del w:id="90972" w:author="קלוד" w:date="2026-10-11T13:11:34Z">
        <w:r w:rsidRPr="006F178A">
          <w:rPr>
            <w:rtl/>
          </w:rPr>
          <w:delText xml:space="preserve">זמנין</w:delText>
        </w:r>
      </w:del>
      <w:r w:rsidRPr="006F178A">
        <w:rPr>
          <w:rtl/>
        </w:rPr>
        <w:t xml:space="preserve"> </w:t>
      </w:r>
      <w:ins w:id="90969" w:author="קלוד" w:date="2026-10-11T13:11:34Z">
        <w:r>
          <w:rPr>
            <w:rtl/>
          </w:rPr>
          <w:t xml:space="preserve">מתרץ:</w:t>
        </w:r>
      </w:ins>
      <w:del w:id="90970" w:author="קלוד" w:date="2026-10-11T13:11:34Z">
        <w:r w:rsidRPr="006F178A">
          <w:rPr>
            <w:rtl/>
          </w:rPr>
          <w:delText xml:space="preserve">משני:</w:delText>
        </w:r>
      </w:del>
      <w:r w:rsidRPr="006F178A">
        <w:rPr>
          <w:rtl/>
        </w:rPr>
        <w:t xml:space="preserve"> הוא ועירובו בכרמלית, </w:t>
      </w:r>
      <w:ins w:id="90967" w:author="קלוד" w:date="2026-10-11T13:11:34Z">
        <w:r>
          <w:rPr>
            <w:rtl/>
          </w:rPr>
          <w:t xml:space="preserve">וקורא</w:t>
        </w:r>
      </w:ins>
      <w:del w:id="90968" w:author="קלוד" w:date="2026-10-11T13:11:34Z">
        <w:r w:rsidRPr="006F178A">
          <w:rPr>
            <w:rtl/>
          </w:rPr>
          <w:delText xml:space="preserve">וקרי</w:delText>
        </w:r>
      </w:del>
      <w:r w:rsidRPr="006F178A">
        <w:rPr>
          <w:rtl/>
        </w:rPr>
        <w:t xml:space="preserve"> </w:t>
      </w:r>
      <w:ins w:id="92175" w:author="מנוע מכני" w:date="2026-10-11T12:04:39Z">
        <w:ins w:id="90965" w:author="קלוד" w:date="2026-10-11T13:11:34Z">
          <w:r>
            <w:rPr>
              <w:rtl/>
            </w:rPr>
            <w:t xml:space="preserve">לה</w:t>
          </w:r>
        </w:ins>
        <w:del w:id="90966" w:author="קלוד" w:date="2026-10-11T13:11:34Z">
          <w:r>
            <w:rPr>
              <w:rtl/>
            </w:rPr>
            <w:delText xml:space="preserve">לו</w:delText>
          </w:r>
        </w:del>
      </w:ins>
      <w:del w:id="92176" w:author="מנוע מכני" w:date="2026-10-11T12:04:39Z">
        <w:r w:rsidRPr="006F178A">
          <w:rPr>
            <w:rtl/>
          </w:rPr>
          <w:delText xml:space="preserve">ליה</w:delText>
        </w:r>
      </w:del>
      <w:r w:rsidRPr="006F178A">
        <w:rPr>
          <w:rtl/>
        </w:rPr>
        <w:t xml:space="preserve"> </w:t>
      </w:r>
      <w:r w:rsidRPr="006F178A">
        <w:rPr>
          <w:rtl/>
        </w:rPr>
        <w:t xml:space="preserve">רה"ר</w:t>
      </w:r>
      <w:r w:rsidRPr="006F178A">
        <w:rPr>
          <w:rtl/>
        </w:rPr>
        <w:t xml:space="preserve"> לפי שאינה </w:t>
      </w:r>
      <w:r w:rsidRPr="006F178A">
        <w:rPr>
          <w:rtl/>
        </w:rPr>
        <w:t xml:space="preserve">רה"י</w:t>
      </w:r>
      <w:r w:rsidRPr="006F178A">
        <w:rPr>
          <w:rtl/>
        </w:rPr>
        <w:t xml:space="preserve">.</w:t>
      </w:r>
    </w:p>
    <w:p w:rsidR="00E9703F" w:rsidRPr="009757B9" w:rsidRDefault="00E9703F" w:rsidP="00E9703F">
      <w:pPr>
        <w:rPr>
          <w:rFonts w:cs="Guttman Vilna"/>
          <w:b/>
          <w:bCs/>
          <w:rtl/>
        </w:rPr>
      </w:pPr>
      <w:r w:rsidRPr="006F178A">
        <w:rPr>
          <w:rStyle w:val="afffe"/>
          <w:rFonts w:ascii="Fb Fontext" w:hAnsi="Fb Fontext" w:hint="cs"/>
          <w:b/>
          <w:rtl/>
        </w:rPr>
        <w:t>ג</w:t>
      </w:r>
      <w:r w:rsidRPr="006F178A">
        <w:rPr>
          <w:rStyle w:val="afffe"/>
          <w:rFonts w:ascii="Fb Fontext" w:hAnsi="Fb Fontext"/>
          <w:b/>
          <w:rtl/>
        </w:rPr>
        <w:t>.</w:t>
      </w:r>
      <w:r w:rsidRPr="006F178A">
        <w:rPr>
          <w:rtl/>
        </w:rPr>
        <w:t xml:space="preserve"> </w:t>
      </w:r>
      <w:ins w:id="90977" w:author="קלוד" w:date="2026-10-11T13:11:34Z">
        <w:r>
          <w:rPr>
            <w:rtl/>
          </w:rPr>
          <w:t xml:space="preserve">ופעמים</w:t>
        </w:r>
      </w:ins>
      <w:del w:id="90978" w:author="קלוד" w:date="2026-10-11T13:11:34Z">
        <w:r w:rsidRPr="006F178A">
          <w:rPr>
            <w:rtl/>
          </w:rPr>
          <w:delText xml:space="preserve">וזמנין</w:delText>
        </w:r>
      </w:del>
      <w:r w:rsidRPr="006F178A">
        <w:rPr>
          <w:rtl/>
        </w:rPr>
        <w:t xml:space="preserve"> </w:t>
      </w:r>
      <w:ins w:id="90975" w:author="קלוד" w:date="2026-10-11T13:11:34Z">
        <w:r>
          <w:rPr>
            <w:rtl/>
          </w:rPr>
          <w:t xml:space="preserve">מתרץ:</w:t>
        </w:r>
      </w:ins>
      <w:del w:id="90976" w:author="קלוד" w:date="2026-10-11T13:11:34Z">
        <w:r w:rsidRPr="006F178A">
          <w:rPr>
            <w:rtl/>
          </w:rPr>
          <w:delText xml:space="preserve">משני:</w:delText>
        </w:r>
      </w:del>
      <w:r w:rsidRPr="006F178A">
        <w:rPr>
          <w:rtl/>
        </w:rPr>
        <w:t xml:space="preserve"> הוא </w:t>
      </w:r>
      <w:r w:rsidRPr="006F178A">
        <w:rPr>
          <w:rtl/>
        </w:rPr>
        <w:t xml:space="preserve">ברה"ר</w:t>
      </w:r>
      <w:r w:rsidRPr="006F178A">
        <w:rPr>
          <w:rtl/>
        </w:rPr>
        <w:t xml:space="preserve"> ועירובו בכרמלית, </w:t>
      </w:r>
      <w:r w:rsidRPr="006F178A">
        <w:rPr>
          <w:rStyle w:val="2fb"/>
          <w:rtl/>
        </w:rPr>
        <w:t xml:space="preserve">וכרבי</w:t>
      </w:r>
      <w:r w:rsidRPr="006F178A">
        <w:rPr>
          <w:rtl/>
        </w:rPr>
        <w:t xml:space="preserve"> </w:t>
      </w:r>
      <w:ins w:id="90973" w:author="קלוד" w:date="2026-10-11T13:11:34Z">
        <w:r>
          <w:rPr>
            <w:rtl/>
          </w:rPr>
          <w:t xml:space="preserve">היא, שכל</w:t>
        </w:r>
      </w:ins>
      <w:del w:id="90974" w:author="קלוד" w:date="2026-10-11T13:11:34Z">
        <w:r w:rsidRPr="006F178A">
          <w:rPr>
            <w:rtl/>
          </w:rPr>
          <w:delText xml:space="preserve">דלכל</w:delText>
        </w:r>
      </w:del>
      <w:r w:rsidRPr="006F178A">
        <w:rPr>
          <w:rtl/>
        </w:rPr>
        <w:t xml:space="preserve"> דבר שהוא משום שבות </w:t>
      </w:r>
      <w:r w:rsidRPr="006F178A">
        <w:rPr>
          <w:rtl/>
        </w:rPr>
        <w:t xml:space="preserve">לא</w:t>
      </w:r>
      <w:r w:rsidRPr="006F178A">
        <w:rPr>
          <w:rtl/>
        </w:rPr>
        <w:t xml:space="preserve"> גזרו עליו ביה"ש.</w:t>
      </w:r>
    </w:p>
    <w:p w:rsidR="00E9703F" w:rsidRPr="006F178A" w:rsidRDefault="00E9703F" w:rsidP="00E9703F">
      <w:pPr>
        <w:rPr>
          <w:rtl/>
        </w:rPr>
      </w:pPr>
      <w:ins w:id="90981" w:author="קלוד" w:date="2026-10-11T13:11:34Z">
        <w:r>
          <w:rPr>
            <w:rStyle w:val="afffffe"/>
            <w:rtl/>
          </w:rPr>
          <w:t xml:space="preserve">ולא דחיה</w:t>
        </w:r>
        <w:r>
          <w:rPr>
            <w:rtl/>
          </w:rPr>
          <w:t xml:space="preserve"> ודוקא</w:t>
        </w:r>
      </w:ins>
      <w:del w:id="90982" w:author="קלוד" w:date="2026-10-11T13:11:34Z">
        <w:r w:rsidRPr="006F178A">
          <w:rPr>
            <w:rtl/>
          </w:rPr>
          <w:delText xml:space="preserve">ודוקא</w:delText>
        </w:r>
      </w:del>
      <w:r w:rsidRPr="006F178A">
        <w:rPr>
          <w:rtl/>
        </w:rPr>
        <w:t xml:space="preserve"> </w:t>
      </w:r>
      <w:ins w:id="90009" w:author="Claude - סמנטי" w:date="2026-10-11T12:28:21Z">
        <w:r>
          <w:rPr>
            <w:rtl/>
          </w:rPr>
          <w:t xml:space="preserve">אני אומר</w:t>
        </w:r>
      </w:ins>
      <w:del w:id="90010" w:author="Claude - סמנטי" w:date="2026-10-11T12:28:21Z">
        <w:r w:rsidRPr="006F178A">
          <w:rPr>
            <w:rtl/>
          </w:rPr>
          <w:delText xml:space="preserve">קאמינא</w:delText>
        </w:r>
      </w:del>
      <w:r w:rsidRPr="006F178A">
        <w:rPr>
          <w:rtl/>
        </w:rPr>
        <w:t xml:space="preserve"> </w:t>
      </w:r>
      <w:ins w:id="90979" w:author="קלוד" w:date="2026-10-11T13:11:34Z">
        <w:r>
          <w:rPr>
            <w:rtl/>
          </w:rPr>
          <w:t xml:space="preserve">לך,</w:t>
        </w:r>
      </w:ins>
      <w:del w:id="90980" w:author="קלוד" w:date="2026-10-11T13:11:34Z">
        <w:r w:rsidRPr="006F178A">
          <w:rPr>
            <w:rtl/>
          </w:rPr>
          <w:delText xml:space="preserve">לך.</w:delText>
        </w:r>
      </w:del>
      <w:r w:rsidRPr="006F178A">
        <w:rPr>
          <w:rtl/>
        </w:rPr>
        <w:t xml:space="preserve"> </w:t>
      </w:r>
      <w:r w:rsidRPr="006F178A">
        <w:rPr>
          <w:rtl/>
        </w:rPr>
        <w:t xml:space="preserve">דתנן</w:t>
      </w:r>
      <w:r w:rsidRPr="006F178A">
        <w:rPr>
          <w:rtl/>
        </w:rPr>
        <w:t xml:space="preserve">: אם היה רקק מים </w:t>
      </w:r>
      <w:r w:rsidRPr="006F178A">
        <w:rPr>
          <w:rStyle w:val="2fb"/>
          <w:rtl/>
        </w:rPr>
        <w:t xml:space="preserve">ורה"ר</w:t>
      </w:r>
      <w:r w:rsidRPr="006F178A">
        <w:rPr>
          <w:rtl/>
        </w:rPr>
        <w:t xml:space="preserve"> מהלכת בו, הזורק לתוכה ד"א חייב.</w:t>
      </w:r>
    </w:p>
    <w:p w:rsidR="00E9703F" w:rsidRPr="006F178A" w:rsidRDefault="00E9703F" w:rsidP="00E9703F">
      <w:pPr>
        <w:rPr>
          <w:rtl/>
        </w:rPr>
      </w:pPr>
      <w:r w:rsidRPr="006F178A">
        <w:rPr>
          <w:rtl/>
        </w:rPr>
        <w:t>וכמה הוא רקק מים</w:t>
      </w:r>
      <w:r w:rsidRPr="006F178A">
        <w:rPr>
          <w:rFonts w:hint="cs"/>
          <w:rtl/>
        </w:rPr>
        <w:t>-</w:t>
      </w:r>
      <w:r w:rsidRPr="006F178A">
        <w:rPr>
          <w:rtl/>
        </w:rPr>
        <w:t xml:space="preserve"> פחות מי"ט.</w:t>
      </w:r>
    </w:p>
    <w:p w:rsidR="00E9703F" w:rsidRPr="006F178A" w:rsidRDefault="00E9703F" w:rsidP="00E9703F">
      <w:pPr>
        <w:rPr>
          <w:rtl/>
        </w:rPr>
      </w:pPr>
      <w:del w:id="90084" w:author="מנוע מכני" w:date="2026-10-11T12:04:39Z">
        <w:r w:rsidRPr="006F178A">
          <w:rPr>
            <w:rtl/>
          </w:rPr>
          <w:tab/>
          <w:delText xml:space="preserve"> </w:delText>
        </w:r>
      </w:del>
      <w:r w:rsidRPr="006F178A">
        <w:rPr>
          <w:rtl/>
        </w:rPr>
        <w:tab/>
        <w:t xml:space="preserve">ורקק מים </w:t>
      </w:r>
      <w:r w:rsidRPr="006F178A">
        <w:rPr>
          <w:rStyle w:val="2fb"/>
          <w:rtl/>
        </w:rPr>
        <w:tab/>
        <w:t xml:space="preserve">שרה"ר</w:t>
      </w:r>
      <w:r w:rsidRPr="006F178A">
        <w:rPr>
          <w:rtl/>
        </w:rPr>
        <w:tab/>
        <w:t xml:space="preserve"> מהלכת בו - הזורק לתוכו ארבע אמות חייב.</w:t>
      </w:r>
    </w:p>
    <w:p w:rsidR="00E9703F" w:rsidRPr="006F178A" w:rsidRDefault="00E9703F" w:rsidP="00E9703F">
      <w:pPr>
        <w:rPr>
          <w:rtl/>
        </w:rPr>
      </w:pPr>
      <w:ins w:id="91003" w:author="קלוד" w:date="2026-10-11T13:11:34Z">
        <w:r>
          <w:rPr>
            <w:rtl/>
          </w:rPr>
          <w:t xml:space="preserve">'רקק'</w:t>
        </w:r>
      </w:ins>
      <w:del w:id="91004" w:author="קלוד" w:date="2026-10-11T13:11:34Z">
        <w:r w:rsidRPr="006F178A">
          <w:rPr>
            <w:rtl/>
          </w:rPr>
          <w:delText xml:space="preserve">רקק</w:delText>
        </w:r>
      </w:del>
      <w:r w:rsidRPr="006F178A">
        <w:rPr>
          <w:rtl/>
        </w:rPr>
        <w:t xml:space="preserve"> </w:t>
      </w:r>
      <w:ins w:id="91001" w:author="קלוד" w:date="2026-10-11T13:11:34Z">
        <w:r>
          <w:rPr>
            <w:rtl/>
          </w:rPr>
          <w:t xml:space="preserve">'רקק'</w:t>
        </w:r>
      </w:ins>
      <w:del w:id="91002" w:author="קלוד" w:date="2026-10-11T13:11:34Z">
        <w:r w:rsidRPr="006F178A">
          <w:rPr>
            <w:rtl/>
          </w:rPr>
          <w:delText xml:space="preserve">רקק</w:delText>
        </w:r>
      </w:del>
      <w:r w:rsidRPr="006F178A">
        <w:rPr>
          <w:rtl/>
        </w:rPr>
        <w:t xml:space="preserve"> </w:t>
      </w:r>
      <w:ins w:id="92177" w:author="מנוע מכני" w:date="2026-10-11T12:04:39Z">
        <w:ins w:id="90999" w:author="קלוד" w:date="2026-10-11T13:11:34Z">
          <w:r>
            <w:rPr>
              <w:rtl/>
            </w:rPr>
            <w:t xml:space="preserve">שתי</w:t>
          </w:r>
        </w:ins>
        <w:del w:id="91000" w:author="קלוד" w:date="2026-10-11T13:11:34Z">
          <w:r>
            <w:rPr>
              <w:rtl/>
            </w:rPr>
            <w:delText xml:space="preserve">שני</w:delText>
          </w:r>
        </w:del>
      </w:ins>
      <w:del w:id="92178" w:author="מנוע מכני" w:date="2026-10-11T12:04:39Z">
        <w:r w:rsidRPr="006F178A">
          <w:rPr>
            <w:rtl/>
          </w:rPr>
          <w:delText xml:space="preserve">תרי</w:delText>
        </w:r>
      </w:del>
      <w:r w:rsidRPr="006F178A">
        <w:rPr>
          <w:rtl/>
        </w:rPr>
        <w:t xml:space="preserve"> </w:t>
      </w:r>
      <w:ins w:id="90997" w:author="קלוד" w:date="2026-10-11T13:11:34Z">
        <w:r>
          <w:rPr>
            <w:rtl/>
          </w:rPr>
          <w:t xml:space="preserve">פעמים</w:t>
        </w:r>
      </w:ins>
      <w:del w:id="90998" w:author="קלוד" w:date="2026-10-11T13:11:34Z">
        <w:r w:rsidRPr="006F178A">
          <w:rPr>
            <w:rtl/>
          </w:rPr>
          <w:delText xml:space="preserve">זימני</w:delText>
        </w:r>
      </w:del>
      <w:r w:rsidRPr="006F178A">
        <w:rPr>
          <w:rtl/>
        </w:rPr>
        <w:t xml:space="preserve"> - </w:t>
      </w:r>
      <w:ins w:id="90995" w:author="קלוד" w:date="2026-10-11T13:11:34Z">
        <w:r>
          <w:rPr>
            <w:rtl/>
          </w:rPr>
          <w:t xml:space="preserve">אחת</w:t>
        </w:r>
      </w:ins>
      <w:del w:id="90996" w:author="קלוד" w:date="2026-10-11T13:11:34Z">
        <w:r w:rsidRPr="006F178A">
          <w:rPr>
            <w:rtl/>
          </w:rPr>
          <w:delText xml:space="preserve">חד</w:delText>
        </w:r>
      </w:del>
      <w:r w:rsidRPr="006F178A">
        <w:rPr>
          <w:rtl/>
        </w:rPr>
        <w:t xml:space="preserve"> בימות </w:t>
      </w:r>
      <w:ins w:id="90993" w:author="קלוד" w:date="2026-10-11T13:11:34Z">
        <w:r>
          <w:rPr>
            <w:rtl/>
          </w:rPr>
          <w:t xml:space="preserve">החמה,</w:t>
        </w:r>
      </w:ins>
      <w:del w:id="90994" w:author="קלוד" w:date="2026-10-11T13:11:34Z">
        <w:r w:rsidRPr="006F178A">
          <w:rPr>
            <w:rtl/>
          </w:rPr>
          <w:delText xml:space="preserve">החמה</w:delText>
        </w:r>
      </w:del>
      <w:r w:rsidRPr="006F178A">
        <w:rPr>
          <w:rtl/>
        </w:rPr>
        <w:t xml:space="preserve"> </w:t>
      </w:r>
      <w:ins w:id="90991" w:author="קלוד" w:date="2026-10-11T13:11:34Z">
        <w:r>
          <w:rPr>
            <w:rtl/>
          </w:rPr>
          <w:t xml:space="preserve">שאע"פ</w:t>
        </w:r>
      </w:ins>
      <w:del w:id="90992" w:author="קלוד" w:date="2026-10-11T13:11:34Z">
        <w:r w:rsidRPr="006F178A">
          <w:rPr>
            <w:rtl/>
          </w:rPr>
          <w:delText xml:space="preserve">דאע"ג</w:delText>
        </w:r>
      </w:del>
      <w:r w:rsidRPr="006F178A">
        <w:rPr>
          <w:rtl/>
        </w:rPr>
        <w:t xml:space="preserve"> </w:t>
      </w:r>
      <w:ins w:id="90989" w:author="קלוד" w:date="2026-10-11T13:11:34Z">
        <w:r>
          <w:rPr>
            <w:rtl/>
          </w:rPr>
          <w:t xml:space="preserve">שאינו</w:t>
        </w:r>
      </w:ins>
      <w:del w:id="90990" w:author="קלוד" w:date="2026-10-11T13:11:34Z">
        <w:r w:rsidRPr="006F178A">
          <w:rPr>
            <w:rtl/>
          </w:rPr>
          <w:delText xml:space="preserve">דלא</w:delText>
        </w:r>
      </w:del>
      <w:r w:rsidRPr="006F178A">
        <w:rPr>
          <w:rtl/>
        </w:rPr>
        <w:t xml:space="preserve"> </w:t>
      </w:r>
      <w:ins w:id="90987" w:author="קלוד" w:date="2026-10-11T13:11:34Z">
        <w:r>
          <w:rPr>
            <w:rtl/>
          </w:rPr>
          <w:t xml:space="preserve">מטונף</w:t>
        </w:r>
      </w:ins>
      <w:del w:id="90988" w:author="קלוד" w:date="2026-10-11T13:11:34Z">
        <w:r w:rsidRPr="006F178A">
          <w:rPr>
            <w:rtl/>
          </w:rPr>
          <w:delText xml:space="preserve">מטניף</w:delText>
        </w:r>
      </w:del>
      <w:r w:rsidRPr="006F178A">
        <w:rPr>
          <w:rtl/>
        </w:rPr>
        <w:t xml:space="preserve"> כבימות הגשמים </w:t>
      </w:r>
      <w:ins w:id="90985" w:author="קלוד" w:date="2026-10-11T13:11:34Z">
        <w:r>
          <w:rPr>
            <w:rtl/>
          </w:rPr>
          <w:t xml:space="preserve">יורד</w:t>
        </w:r>
      </w:ins>
      <w:del w:id="90986" w:author="קלוד" w:date="2026-10-11T13:11:34Z">
        <w:r w:rsidRPr="006F178A">
          <w:rPr>
            <w:rtl/>
          </w:rPr>
          <w:delText xml:space="preserve">מקרי</w:delText>
        </w:r>
      </w:del>
      <w:r w:rsidRPr="006F178A">
        <w:rPr>
          <w:rtl/>
        </w:rPr>
        <w:t xml:space="preserve"> </w:t>
      </w:r>
      <w:ins w:id="90983" w:author="קלוד" w:date="2026-10-11T13:11:34Z">
        <w:r>
          <w:rPr>
            <w:rStyle w:val="afffffe"/>
            <w:rtl/>
          </w:rPr>
          <w:t xml:space="preserve">להתקרר</w:t>
        </w:r>
        <w:r>
          <w:rPr>
            <w:rtl/>
          </w:rPr>
          <w:t xml:space="preserve">.</w:t>
        </w:r>
      </w:ins>
      <w:del w:id="90984" w:author="קלוד" w:date="2026-10-11T13:11:34Z">
        <w:r w:rsidRPr="006F178A">
          <w:rPr>
            <w:rtl/>
          </w:rPr>
          <w:delText xml:space="preserve">ונחית.</w:delText>
        </w:r>
      </w:del>
    </w:p>
    <w:p w:rsidR="00E9703F" w:rsidRPr="009757B9" w:rsidRDefault="00E9703F" w:rsidP="00E9703F">
      <w:pPr>
        <w:rPr>
          <w:rFonts w:cs="Guttman Vilna"/>
          <w:b/>
          <w:bCs/>
          <w:rtl/>
        </w:rPr>
      </w:pPr>
      <w:ins w:id="91017" w:author="קלוד" w:date="2026-10-11T13:11:34Z">
        <w:r>
          <w:rPr>
            <w:rtl/>
          </w:rPr>
          <w:t xml:space="preserve">ואחת</w:t>
        </w:r>
      </w:ins>
      <w:del w:id="91018" w:author="קלוד" w:date="2026-10-11T13:11:34Z">
        <w:r w:rsidRPr="006F178A">
          <w:rPr>
            <w:rtl/>
          </w:rPr>
          <w:delText xml:space="preserve">וחד</w:delText>
        </w:r>
      </w:del>
      <w:r w:rsidRPr="006F178A">
        <w:rPr>
          <w:rtl/>
        </w:rPr>
        <w:t xml:space="preserve"> בימות </w:t>
      </w:r>
      <w:ins w:id="91015" w:author="קלוד" w:date="2026-10-11T13:11:34Z">
        <w:r>
          <w:rPr>
            <w:rtl/>
          </w:rPr>
          <w:t xml:space="preserve">הגשמים,</w:t>
        </w:r>
      </w:ins>
      <w:del w:id="91016" w:author="קלוד" w:date="2026-10-11T13:11:34Z">
        <w:r w:rsidRPr="006F178A">
          <w:rPr>
            <w:rtl/>
          </w:rPr>
          <w:delText xml:space="preserve">הגשמים</w:delText>
        </w:r>
      </w:del>
      <w:r w:rsidRPr="006F178A">
        <w:rPr>
          <w:rtl/>
        </w:rPr>
        <w:t xml:space="preserve"> </w:t>
      </w:r>
      <w:ins w:id="91013" w:author="קלוד" w:date="2026-10-11T13:11:34Z">
        <w:r>
          <w:rPr>
            <w:rtl/>
          </w:rPr>
          <w:t xml:space="preserve">שאע"פ</w:t>
        </w:r>
      </w:ins>
      <w:del w:id="91014" w:author="קלוד" w:date="2026-10-11T13:11:34Z">
        <w:r w:rsidRPr="006F178A">
          <w:rPr>
            <w:rtl/>
          </w:rPr>
          <w:delText xml:space="preserve">דאע"ג</w:delText>
        </w:r>
      </w:del>
      <w:r w:rsidRPr="006F178A">
        <w:rPr>
          <w:rtl/>
        </w:rPr>
        <w:t xml:space="preserve"> </w:t>
      </w:r>
      <w:ins w:id="91011" w:author="קלוד" w:date="2026-10-11T13:11:34Z">
        <w:r>
          <w:rPr>
            <w:rtl/>
          </w:rPr>
          <w:t xml:space="preserve">שאין</w:t>
        </w:r>
      </w:ins>
      <w:del w:id="91012" w:author="קלוד" w:date="2026-10-11T13:11:34Z">
        <w:r w:rsidRPr="006F178A">
          <w:rPr>
            <w:rtl/>
          </w:rPr>
          <w:delText xml:space="preserve">דלא עבידי</w:delText>
        </w:r>
      </w:del>
      <w:r w:rsidRPr="006F178A">
        <w:rPr>
          <w:rtl/>
        </w:rPr>
        <w:t xml:space="preserve"> </w:t>
      </w:r>
      <w:ins w:id="95855" w:author="מנוע מכני" w:date="2026-10-11T12:04:39Z">
        <w:r>
          <w:rPr>
            <w:rtl/>
          </w:rPr>
          <w:t xml:space="preserve">אנשים</w:t>
        </w:r>
      </w:ins>
      <w:del w:id="95856" w:author="מנוע מכני" w:date="2026-10-11T12:04:39Z">
        <w:r w:rsidRPr="006F178A">
          <w:rPr>
            <w:rtl/>
          </w:rPr>
          <w:delText xml:space="preserve">אינשי</w:delText>
        </w:r>
      </w:del>
      <w:r w:rsidRPr="006F178A">
        <w:rPr>
          <w:rtl/>
        </w:rPr>
        <w:t xml:space="preserve"> </w:t>
      </w:r>
      <w:ins w:id="91009" w:author="קלוד" w:date="2026-10-11T13:11:34Z">
        <w:r>
          <w:rPr>
            <w:rtl/>
          </w:rPr>
          <w:t xml:space="preserve">עשויים</w:t>
        </w:r>
      </w:ins>
      <w:del w:id="91010" w:author="קלוד" w:date="2026-10-11T13:11:34Z">
        <w:r w:rsidRPr="006F178A">
          <w:rPr>
            <w:rtl/>
          </w:rPr>
          <w:delText xml:space="preserve">לקרורי</w:delText>
        </w:r>
      </w:del>
      <w:r w:rsidRPr="006F178A">
        <w:rPr>
          <w:rtl/>
        </w:rPr>
        <w:t xml:space="preserve"> </w:t>
      </w:r>
      <w:ins w:id="91007" w:author="קלוד" w:date="2026-10-11T13:11:34Z">
        <w:r>
          <w:rPr>
            <w:rtl/>
          </w:rPr>
          <w:t xml:space="preserve">לקרר עצמם</w:t>
        </w:r>
      </w:ins>
      <w:del w:id="91008" w:author="קלוד" w:date="2026-10-11T13:11:34Z">
        <w:r w:rsidRPr="006F178A">
          <w:rPr>
            <w:rtl/>
          </w:rPr>
          <w:delText xml:space="preserve">נפשיה</w:delText>
        </w:r>
      </w:del>
      <w:r w:rsidRPr="006F178A">
        <w:rPr>
          <w:rFonts w:hint="cs"/>
          <w:rtl/>
        </w:rPr>
        <w:t xml:space="preserve"> </w:t>
      </w:r>
      <w:r w:rsidRPr="006F178A">
        <w:rPr>
          <w:rtl/>
        </w:rPr>
        <w:t xml:space="preserve">כבימות </w:t>
      </w:r>
      <w:ins w:id="91005" w:author="קלוד" w:date="2026-10-11T13:11:34Z">
        <w:r>
          <w:rPr>
            <w:rtl/>
          </w:rPr>
          <w:t xml:space="preserve">החמה </w:t>
        </w:r>
        <w:r>
          <w:rPr>
            <w:rStyle w:val="afffffe"/>
            <w:rtl/>
          </w:rPr>
          <w:t xml:space="preserve">יורד, שכבר מטונף</w:t>
        </w:r>
        <w:r>
          <w:rPr>
            <w:rtl/>
          </w:rPr>
          <w:t xml:space="preserve">.</w:t>
        </w:r>
      </w:ins>
      <w:del w:id="91006" w:author="קלוד" w:date="2026-10-11T13:11:34Z">
        <w:r w:rsidRPr="006F178A">
          <w:rPr>
            <w:rtl/>
          </w:rPr>
          <w:delText xml:space="preserve">החמה.</w:delText>
        </w:r>
      </w:del>
    </w:p>
    <w:p w:rsidR="00E9703F" w:rsidRDefault="00E9703F" w:rsidP="00E9703F">
      <w:pPr>
        <w:rPr>
          <w:rtl/>
        </w:rPr>
      </w:pPr>
      <w:ins w:id="91027" w:author="קלוד" w:date="2026-10-11T13:11:34Z">
        <w:r>
          <w:rPr>
            <w:rFonts w:hint="cs"/>
            <w:rtl/>
          </w:rPr>
          <w:t xml:space="preserve">'הילוך'</w:t>
        </w:r>
      </w:ins>
      <w:del w:id="91028" w:author="קלוד" w:date="2026-10-11T13:11:34Z">
        <w:r w:rsidRPr="006F178A">
          <w:rPr>
            <w:rFonts w:hint="cs"/>
            <w:rtl/>
          </w:rPr>
          <w:delText xml:space="preserve">'</w:delText>
        </w:r>
        <w:r w:rsidRPr="006F178A">
          <w:rPr>
            <w:rtl/>
          </w:rPr>
          <w:delText xml:space="preserve">הילוך</w:delText>
        </w:r>
      </w:del>
      <w:r w:rsidRPr="006F178A">
        <w:rPr>
          <w:rtl/>
        </w:rPr>
        <w:t xml:space="preserve"> </w:t>
      </w:r>
      <w:ins w:id="92179" w:author="מנוע מכני" w:date="2026-10-11T12:04:39Z">
        <w:ins w:id="91025" w:author="קלוד" w:date="2026-10-11T13:11:34Z">
          <w:r>
            <w:rPr>
              <w:rtl/>
            </w:rPr>
            <w:t xml:space="preserve">שתי</w:t>
          </w:r>
        </w:ins>
        <w:del w:id="91026" w:author="קלוד" w:date="2026-10-11T13:11:34Z">
          <w:r>
            <w:rPr>
              <w:rtl/>
            </w:rPr>
            <w:delText xml:space="preserve">שני</w:delText>
          </w:r>
        </w:del>
      </w:ins>
      <w:del w:id="92180" w:author="מנוע מכני" w:date="2026-10-11T12:04:39Z">
        <w:r w:rsidRPr="006F178A">
          <w:rPr>
            <w:rtl/>
          </w:rPr>
          <w:delText xml:space="preserve">תרי</w:delText>
        </w:r>
      </w:del>
      <w:r w:rsidRPr="006F178A">
        <w:rPr>
          <w:rtl/>
        </w:rPr>
        <w:t xml:space="preserve"> </w:t>
      </w:r>
      <w:ins w:id="91023" w:author="קלוד" w:date="2026-10-11T13:11:34Z">
        <w:r>
          <w:rPr>
            <w:rtl/>
          </w:rPr>
          <w:t xml:space="preserve">פעמים -</w:t>
        </w:r>
      </w:ins>
      <w:del w:id="91024" w:author="קלוד" w:date="2026-10-11T13:11:34Z">
        <w:r w:rsidRPr="006F178A">
          <w:rPr>
            <w:rtl/>
          </w:rPr>
          <w:delText xml:space="preserve">זימני</w:delText>
        </w:r>
        <w:r w:rsidRPr="006F178A">
          <w:rPr>
            <w:rFonts w:hint="cs"/>
            <w:rtl/>
          </w:rPr>
          <w:delText xml:space="preserve">'</w:delText>
        </w:r>
      </w:del>
      <w:r w:rsidRPr="006F178A">
        <w:rPr>
          <w:rtl/>
        </w:rPr>
        <w:t xml:space="preserve"> </w:t>
      </w:r>
      <w:ins w:id="90011" w:author="Claude - סמנטי" w:date="2026-10-11T12:28:21Z">
        <w:r>
          <w:rPr>
            <w:rtl/>
          </w:rPr>
          <w:t xml:space="preserve">להשמיענו</w:t>
        </w:r>
      </w:ins>
      <w:del w:id="90012" w:author="Claude - סמנטי" w:date="2026-10-11T12:28:21Z">
        <w:r w:rsidRPr="006F178A">
          <w:rPr>
            <w:rtl/>
          </w:rPr>
          <w:delText xml:space="preserve">לאשמעינן</w:delText>
        </w:r>
      </w:del>
      <w:r w:rsidRPr="006F178A">
        <w:rPr>
          <w:rtl/>
        </w:rPr>
        <w:t xml:space="preserve"> </w:t>
      </w:r>
      <w:ins w:id="91021" w:author="קלוד" w:date="2026-10-11T13:11:34Z">
        <w:r>
          <w:rPr>
            <w:rtl/>
          </w:rPr>
          <w:t xml:space="preserve">שהילוך</w:t>
        </w:r>
      </w:ins>
      <w:del w:id="91022" w:author="קלוד" w:date="2026-10-11T13:11:34Z">
        <w:r w:rsidRPr="006F178A">
          <w:rPr>
            <w:rtl/>
          </w:rPr>
          <w:delText xml:space="preserve">דהילוך</w:delText>
        </w:r>
      </w:del>
      <w:r w:rsidRPr="006F178A">
        <w:rPr>
          <w:rtl/>
        </w:rPr>
        <w:t xml:space="preserve"> על ידי הדחק</w:t>
      </w:r>
      <w:ins w:id="91019" w:author="קלוד" w:date="2026-10-11T13:11:34Z">
        <w:r>
          <w:rPr>
            <w:rtl/>
          </w:rPr>
          <w:t xml:space="preserve"> </w:t>
        </w:r>
      </w:ins>
      <w:del w:id="91020" w:author="קלוד" w:date="2026-10-11T13:11:34Z">
        <w:r w:rsidRPr="006F178A">
          <w:rPr>
            <w:rtl/>
          </w:rPr>
          <w:delText xml:space="preserve"> - </w:delText>
        </w:r>
      </w:del>
      <w:r w:rsidRPr="006F178A">
        <w:rPr>
          <w:rtl/>
        </w:rPr>
        <w:t xml:space="preserve">שמיה הילוך,</w:t>
      </w:r>
    </w:p>
    <w:p w:rsidR="00E9703F" w:rsidRPr="006F178A" w:rsidRDefault="00E9703F" w:rsidP="00E9703F">
      <w:pPr>
        <w:rPr>
          <w:rtl/>
        </w:rPr>
      </w:pPr>
      <w:r w:rsidRPr="006F178A">
        <w:rPr>
          <w:rtl/>
        </w:rPr>
        <w:t xml:space="preserve">ותשמיש על ידי הדחק - </w:t>
      </w:r>
      <w:r w:rsidRPr="006F178A">
        <w:rPr>
          <w:rtl/>
        </w:rPr>
        <w:t xml:space="preserve">לא</w:t>
      </w:r>
      <w:r w:rsidRPr="006F178A">
        <w:rPr>
          <w:rtl/>
        </w:rPr>
        <w:t xml:space="preserve"> שמיה תשמיש, </w:t>
      </w:r>
      <w:r w:rsidRPr="006F178A">
        <w:rPr>
          <w:rtl/>
        </w:rPr>
        <w:t xml:space="preserve">ש</w:t>
      </w:r>
      <w:r w:rsidRPr="006F178A">
        <w:rPr>
          <w:rFonts w:hint="cs"/>
          <w:rtl/>
        </w:rPr>
        <w:t>"</w:t>
      </w:r>
      <w:r w:rsidRPr="006F178A">
        <w:rPr>
          <w:rtl/>
        </w:rPr>
        <w:t xml:space="preserve">מ</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79" w:author="קלוד" w:date="2026-10-11T12:33:55Z"/>
        </w:rPr>
      </w:pPr>
      <w:ins w:id="91280" w:author="קלוד" w:date="2026-10-11T12:33:55Z">
        <w:r>
          <w:rPr>
            <w:color w:val="7B3F00"/>
          </w:rPr>
          <w:t xml:space="preserve">חבילת קנים ארוכים - לא מחוייב עד שעקר כולה</w:t>
        </w:r>
      </w:ins>
    </w:p>
    <w:p>
      <w:pPr>
        <w:pStyle w:val="38"/>
        <w:rPr>
          <w:ins w:id="96462" w:author="מנוע מכני" w:date="2026-10-11T12:04:39Z"/>
        </w:rPr>
      </w:pPr>
      <w:del w:id="96461" w:author="מנוע מכני" w:date="2026-10-11T12:04:39Z">
        <w:r>
          <w:delText xml:space="preserve">•</w:delText>
        </w:r>
      </w:del>
      <w:r>
        <w:t xml:space="preserve"> ר</w:t>
      </w:r>
      <w:r w:rsidR="00E9703F" w:rsidRPr="006F178A">
        <w:t xml:space="preserve">"י:</w:t>
      </w:r>
    </w:p>
    <w:p w:rsidR="00E9703F" w:rsidRDefault="00524703" w:rsidP="00E9703F">
      <w:pPr>
        <w:rPr>
          <w:rFonts w:ascii="Fb Fontext" w:hAnsi="Fb Fontext"/>
          <w:rtl/>
        </w:rPr>
      </w:pPr>
      <w:del w:id="96463"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חבילת קנים ארוכים </w:t>
      </w:r>
      <w:ins w:id="91035" w:author="קלוד" w:date="2026-10-11T13:11:34Z">
        <w:r>
          <w:rPr>
            <w:rFonts w:ascii="Fb Fontext" w:hAnsi="Fb Fontext"/>
            <w:rtl/>
          </w:rPr>
          <w:t xml:space="preserve">-</w:t>
        </w:r>
      </w:ins>
      <w:del w:id="91036" w:author="קלוד" w:date="2026-10-11T13:11:34Z">
        <w:r w:rsidR="00E9703F" w:rsidRPr="006F178A">
          <w:rPr>
            <w:rFonts w:ascii="Fb Fontext" w:hAnsi="Fb Fontext"/>
            <w:rtl/>
          </w:rPr>
          <w:delText xml:space="preserve">רמא</w:delText>
        </w:r>
      </w:del>
      <w:r w:rsidR="00E9703F" w:rsidRPr="006F178A">
        <w:rPr>
          <w:rFonts w:ascii="Fb Fontext" w:hAnsi="Fb Fontext"/>
          <w:rtl/>
        </w:rPr>
        <w:t xml:space="preserve"> </w:t>
      </w:r>
      <w:ins w:id="91033" w:author="קלוד" w:date="2026-10-11T13:11:34Z">
        <w:r>
          <w:rPr>
            <w:rFonts w:ascii="Fb Fontext" w:hAnsi="Fb Fontext"/>
            <w:rtl/>
          </w:rPr>
          <w:t xml:space="preserve">השליכה</w:t>
        </w:r>
      </w:ins>
      <w:del w:id="91034" w:author="קלוד" w:date="2026-10-11T13:11:34Z">
        <w:r w:rsidR="00E9703F" w:rsidRPr="006F178A">
          <w:rPr>
            <w:rFonts w:ascii="Fb Fontext" w:hAnsi="Fb Fontext"/>
            <w:rtl/>
          </w:rPr>
          <w:delText xml:space="preserve">וזקפיה</w:delText>
        </w:r>
      </w:del>
      <w:r w:rsidR="00E9703F" w:rsidRPr="006F178A">
        <w:rPr>
          <w:rFonts w:ascii="Fb Fontext" w:hAnsi="Fb Fontext"/>
          <w:rtl/>
        </w:rPr>
        <w:t xml:space="preserve"> </w:t>
      </w:r>
      <w:ins w:id="91031" w:author="קלוד" w:date="2026-10-11T13:11:34Z">
        <w:r>
          <w:rPr>
            <w:rFonts w:ascii="Fb Fontext" w:hAnsi="Fb Fontext"/>
            <w:rtl/>
          </w:rPr>
          <w:t xml:space="preserve">והרימה,</w:t>
        </w:r>
      </w:ins>
      <w:del w:id="91032" w:author="קלוד" w:date="2026-10-11T13:11:34Z">
        <w:r w:rsidR="00E9703F" w:rsidRPr="006F178A">
          <w:rPr>
            <w:rFonts w:ascii="Fb Fontext" w:hAnsi="Fb Fontext"/>
            <w:rtl/>
          </w:rPr>
          <w:delText xml:space="preserve">רמא</w:delText>
        </w:r>
      </w:del>
      <w:r w:rsidR="00E9703F" w:rsidRPr="006F178A">
        <w:rPr>
          <w:rFonts w:ascii="Fb Fontext" w:hAnsi="Fb Fontext"/>
          <w:rtl/>
        </w:rPr>
        <w:t xml:space="preserve"> </w:t>
      </w:r>
      <w:ins w:id="91029" w:author="קלוד" w:date="2026-10-11T13:11:34Z">
        <w:r>
          <w:rPr>
            <w:rFonts w:ascii="Fb Fontext" w:hAnsi="Fb Fontext"/>
            <w:rtl/>
          </w:rPr>
          <w:t xml:space="preserve">השליכה והרימה</w:t>
        </w:r>
      </w:ins>
      <w:del w:id="91030" w:author="קלוד" w:date="2026-10-11T13:11:34Z">
        <w:r w:rsidR="00E9703F" w:rsidRPr="006F178A">
          <w:rPr>
            <w:rFonts w:ascii="Fb Fontext" w:hAnsi="Fb Fontext"/>
            <w:rtl/>
          </w:rPr>
          <w:delText xml:space="preserve">וזקפיה</w:delText>
        </w:r>
      </w:del>
      <w:r w:rsidR="00E9703F" w:rsidRPr="006F178A">
        <w:rPr>
          <w:rFonts w:ascii="Fb Fontext" w:hAnsi="Fb Fontext"/>
          <w:rtl/>
        </w:rPr>
        <w:t xml:space="preserve"> [ועדיין נוגעת בקרקע]</w:t>
      </w:r>
    </w:p>
    <w:p w:rsidR="00E9703F" w:rsidRPr="006F178A" w:rsidRDefault="00E9703F" w:rsidP="00E9703F">
      <w:pPr>
        <w:pStyle w:val="affffb"/>
        <w:rPr>
          <w:rtl/>
        </w:rPr>
      </w:pPr>
      <w:r>
        <w:rPr>
          <w:rtl/>
        </w:rPr>
        <w:t xml:space="preserve">- </w:t>
      </w:r>
      <w:ins w:id="91041" w:author="קלוד" w:date="2026-10-11T13:11:34Z">
        <w:r>
          <w:rPr>
            <w:rtl/>
          </w:rPr>
          <w:t xml:space="preserve">אינו</w:t>
        </w:r>
      </w:ins>
      <w:del w:id="91042" w:author="קלוד" w:date="2026-10-11T13:11:34Z">
        <w:r w:rsidRPr="006F178A">
          <w:rPr>
            <w:rtl/>
          </w:rPr>
          <w:delText xml:space="preserve">לא</w:delText>
        </w:r>
      </w:del>
      <w:r w:rsidRPr="006F178A">
        <w:rPr>
          <w:rtl/>
        </w:rPr>
        <w:t xml:space="preserve"> </w:t>
      </w:r>
      <w:ins w:id="95857" w:author="מנוע מכני" w:date="2026-10-11T12:04:39Z">
        <w:ins w:id="91039" w:author="קלוד" w:date="2026-10-11T13:11:34Z">
          <w:r>
            <w:rPr>
              <w:rtl/>
            </w:rPr>
            <w:t xml:space="preserve">חייב</w:t>
          </w:r>
        </w:ins>
        <w:del w:id="91040" w:author="קלוד" w:date="2026-10-11T13:11:34Z">
          <w:r>
            <w:rPr>
              <w:rtl/>
            </w:rPr>
            <w:delText xml:space="preserve">מחוייב</w:delText>
          </w:r>
        </w:del>
      </w:ins>
      <w:del w:id="95858" w:author="מנוע מכני" w:date="2026-10-11T12:04:39Z">
        <w:r w:rsidRPr="006F178A">
          <w:rPr>
            <w:rtl/>
          </w:rPr>
          <w:delText xml:space="preserve">מיחייב</w:delText>
        </w:r>
      </w:del>
      <w:r w:rsidRPr="006F178A">
        <w:rPr>
          <w:rtl/>
        </w:rPr>
        <w:t xml:space="preserve"> עד </w:t>
      </w:r>
      <w:ins w:id="91037" w:author="קלוד" w:date="2026-10-11T13:11:34Z">
        <w:r>
          <w:rPr>
            <w:rtl/>
          </w:rPr>
          <w:t xml:space="preserve">שיעקרנה.</w:t>
        </w:r>
      </w:ins>
      <w:del w:id="91038" w:author="קלוד" w:date="2026-10-11T13:11:34Z">
        <w:r w:rsidRPr="006F178A">
          <w:rPr>
            <w:rtl/>
          </w:rPr>
          <w:delText xml:space="preserve">דעקר </w:delText>
        </w:r>
        <w:r>
          <w:rPr>
            <w:rtl/>
          </w:rPr>
          <w:delText xml:space="preserve">לו</w:delText>
        </w:r>
        <w:r w:rsidRPr="006F178A">
          <w:rPr>
            <w:rtl/>
          </w:rPr>
          <w:delText xml:space="preserve">.</w:delText>
        </w:r>
      </w:del>
      <w:ins w:id="92181" w:author="מנוע מכני" w:date="2026-10-11T12:04:39Z"/>
      <w:del w:id="92182" w:author="מנוע מכני" w:date="2026-10-11T12:04:39Z">
        <w:r w:rsidRPr="006F178A">
          <w:rPr>
            <w:rtl/>
          </w:rPr>
          <w:delText xml:space="preserve">ליה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77" w:author="קלוד" w:date="2026-10-11T12:33:55Z"/>
        </w:rPr>
      </w:pPr>
      <w:ins w:id="91278" w:author="קלוד" w:date="2026-10-11T12:33:55Z">
        <w:r>
          <w:rPr>
            <w:color w:val="7B3F00"/>
          </w:rPr>
          <w:t xml:space="preserve">העומד על האיסקופה ונוטל מבעה"ב ונותן לעני - פטור</w:t>
        </w:r>
      </w:ins>
    </w:p>
    <w:p>
      <w:pPr>
        <w:pStyle w:val="38"/>
        <w:rPr>
          <w:ins w:id="96464" w:author="מנוע מכני" w:date="2026-10-11T12:04:39Z"/>
        </w:rPr>
      </w:pPr>
      <w:r w:rsidRPr="006F178A">
        <w:t xml:space="preserve">אמר</w:t>
      </w:r>
      <w:r w:rsidRPr="006F178A">
        <w:t xml:space="preserve"> מר:</w:t>
      </w:r>
    </w:p>
    <w:p w:rsidR="00E9703F" w:rsidRPr="006F178A" w:rsidRDefault="00E9703F" w:rsidP="00E9703F">
      <w:pPr>
        <w:rPr>
          <w:rtl/>
        </w:rPr>
      </w:pPr>
      <w:del w:id="96465" w:author="מנוע מכני" w:date="2026-10-11T12:04:39Z">
        <w:r w:rsidRPr="006F178A">
          <w:rPr>
            <w:rFonts w:ascii="Fb Fontext" w:hAnsi="Fb Fontext"/>
            <w:rtl/>
          </w:rPr>
          <w:delText xml:space="preserve"> </w:delText>
        </w:r>
      </w:del>
      <w:r w:rsidRPr="006F178A">
        <w:rPr>
          <w:rFonts w:ascii="Fb Fontext" w:hAnsi="Fb Fontext"/>
          <w:rtl/>
        </w:rPr>
        <w:t xml:space="preserve">אדם עומד על האסקופה נוטל </w:t>
      </w:r>
      <w:ins w:id="90203" w:author="מנוע מכני" w:date="2026-10-11T12:04:39Z">
        <w:r>
          <w:rPr>
            <w:rFonts w:ascii="Fb Fontext" w:hAnsi="Fb Fontext"/>
            <w:rtl/>
          </w:rPr>
          <w:t xml:space="preserve">מבעה"ב</w:t>
        </w:r>
      </w:ins>
      <w:del w:id="90204" w:author="מנוע מכני" w:date="2026-10-11T12:04:39Z">
        <w:r w:rsidRPr="006F178A">
          <w:rPr>
            <w:rFonts w:ascii="Fb Fontext" w:hAnsi="Fb Fontext"/>
            <w:rtl/>
          </w:rPr>
          <w:delText xml:space="preserve">מבעל הבית</w:delText>
        </w:r>
      </w:del>
      <w:r w:rsidRPr="006F178A">
        <w:rPr>
          <w:rFonts w:ascii="Fb Fontext" w:hAnsi="Fb Fontext"/>
          <w:rtl/>
        </w:rPr>
        <w:t xml:space="preserve"> ונותן לו, נוטל מעני ונותן לו.</w:t>
      </w:r>
    </w:p>
    <w:p w:rsidR="00E9703F" w:rsidRPr="006F178A" w:rsidRDefault="00E9703F" w:rsidP="00E9703F">
      <w:pPr>
        <w:rPr>
          <w:rtl/>
        </w:rPr>
      </w:pPr>
      <w:ins w:id="92187" w:author="מנוע מכני" w:date="2026-10-11T12:04:39Z">
        <w:ins w:id="91051" w:author="קלוד" w:date="2026-10-11T13:11:34Z">
          <w:r>
            <w:rPr>
              <w:rtl/>
            </w:rPr>
            <w:t xml:space="preserve">ואסקופה</w:t>
          </w:r>
        </w:ins>
        <w:del w:id="91052" w:author="קלוד" w:date="2026-10-11T13:11:34Z">
          <w:r>
            <w:rPr>
              <w:rtl/>
            </w:rPr>
            <w:delText xml:space="preserve">זה</w:delText>
          </w:r>
        </w:del>
      </w:ins>
      <w:del w:id="92188" w:author="מנוע מכני" w:date="2026-10-11T12:04:39Z">
        <w:r w:rsidRPr="006F178A">
          <w:rPr>
            <w:rtl/>
          </w:rPr>
          <w:delText xml:space="preserve">האי</w:delText>
        </w:r>
      </w:del>
      <w:r w:rsidRPr="006F178A">
        <w:rPr>
          <w:rtl/>
        </w:rPr>
        <w:t xml:space="preserve"> </w:t>
      </w:r>
      <w:ins w:id="91049" w:author="קלוד" w:date="2026-10-11T13:11:34Z">
        <w:r>
          <w:rPr>
            <w:rtl/>
          </w:rPr>
          <w:t xml:space="preserve">זו -</w:t>
        </w:r>
      </w:ins>
      <w:del w:id="91050" w:author="קלוד" w:date="2026-10-11T13:11:34Z">
        <w:r w:rsidRPr="006F178A">
          <w:rPr>
            <w:rtl/>
          </w:rPr>
          <w:delText xml:space="preserve">אסקופה</w:delText>
        </w:r>
      </w:del>
      <w:r w:rsidRPr="006F178A">
        <w:rPr>
          <w:rtl/>
        </w:rPr>
        <w:t xml:space="preserve"> מקום פטור </w:t>
      </w:r>
      <w:ins w:id="92183" w:author="מנוע מכני" w:date="2026-10-11T12:04:39Z">
        <w:ins w:id="91047" w:author="קלוד" w:date="2026-10-11T13:11:34Z">
          <w:r>
            <w:rPr>
              <w:rtl/>
            </w:rPr>
            <w:t xml:space="preserve">סתם,</w:t>
          </w:r>
        </w:ins>
        <w:del w:id="91048" w:author="קלוד" w:date="2026-10-11T13:11:34Z">
          <w:r>
            <w:rPr>
              <w:rtl/>
            </w:rPr>
            <w:delText xml:space="preserve">סתם</w:delText>
          </w:r>
          <w:r w:rsidRPr="006F178A">
            <w:rPr>
              <w:rtl/>
            </w:rPr>
            <w:delText xml:space="preserve"> הוא</w:delText>
          </w:r>
        </w:del>
      </w:ins>
      <w:del w:id="92184" w:author="מנוע מכני" w:date="2026-10-11T12:04:39Z">
        <w:r w:rsidRPr="006F178A">
          <w:rPr>
            <w:rtl/>
          </w:rPr>
          <w:delText xml:space="preserve">בעלמא</w:delText>
        </w:r>
      </w:del>
      <w:r w:rsidRPr="006F178A">
        <w:rPr>
          <w:rtl/>
        </w:rPr>
        <w:t xml:space="preserve"> כגון </w:t>
      </w:r>
      <w:ins w:id="92189" w:author="מנוע מכני" w:date="2026-10-11T12:04:39Z">
        <w:ins w:id="91045" w:author="קלוד" w:date="2026-10-11T13:11:34Z">
          <w:r>
            <w:rPr>
              <w:rtl/>
            </w:rPr>
            <w:t xml:space="preserve">שאין</w:t>
          </w:r>
        </w:ins>
        <w:del w:id="91046" w:author="קלוד" w:date="2026-10-11T13:11:34Z">
          <w:r>
            <w:rPr>
              <w:rtl/>
            </w:rPr>
            <w:delText xml:space="preserve">דאין</w:delText>
          </w:r>
        </w:del>
      </w:ins>
      <w:del w:id="92190" w:author="מנוע מכני" w:date="2026-10-11T12:04:39Z">
        <w:r w:rsidRPr="006F178A">
          <w:rPr>
            <w:rtl/>
          </w:rPr>
          <w:delText xml:space="preserve">דלית</w:delText>
        </w:r>
      </w:del>
      <w:r w:rsidRPr="006F178A">
        <w:rPr>
          <w:rtl/>
        </w:rPr>
        <w:t xml:space="preserve"> </w:t>
      </w:r>
      <w:ins w:id="92185" w:author="מנוע מכני" w:date="2026-10-11T12:04:39Z">
        <w:ins w:id="91043" w:author="קלוד" w:date="2026-10-11T13:11:34Z">
          <w:r>
            <w:rPr>
              <w:rtl/>
            </w:rPr>
            <w:t xml:space="preserve">בה</w:t>
          </w:r>
        </w:ins>
        <w:del w:id="91044" w:author="קלוד" w:date="2026-10-11T13:11:34Z">
          <w:r>
            <w:rPr>
              <w:rtl/>
            </w:rPr>
            <w:delText xml:space="preserve">בו</w:delText>
          </w:r>
        </w:del>
      </w:ins>
      <w:del w:id="92186" w:author="מנוע מכני" w:date="2026-10-11T12:04:39Z">
        <w:r w:rsidRPr="006F178A">
          <w:rPr>
            <w:rtl/>
          </w:rPr>
          <w:delText xml:space="preserve">ביה</w:delText>
        </w:r>
      </w:del>
      <w:r w:rsidRPr="006F178A">
        <w:rPr>
          <w:rtl/>
        </w:rPr>
        <w:t xml:space="preserve"> ארבע</w:t>
      </w:r>
      <w:r w:rsidRPr="006F178A">
        <w:rPr>
          <w:rFonts w:hint="cs"/>
          <w:rtl/>
        </w:rPr>
        <w:t>ה</w:t>
      </w:r>
      <w:r w:rsidRPr="006F178A">
        <w:rPr>
          <w:rtl/>
        </w:rPr>
        <w:t xml:space="preserve"> על ארבע</w:t>
      </w:r>
      <w:r w:rsidRPr="006F178A">
        <w:rPr>
          <w:rFonts w:hint="cs"/>
          <w:rtl/>
        </w:rPr>
        <w:t>ה</w:t>
      </w:r>
      <w:r w:rsidRPr="006F178A">
        <w:rPr>
          <w:rtl/>
        </w:rPr>
        <w:t>.</w:t>
      </w:r>
    </w:p>
    <w:p>
      <w:pPr>
        <w:pStyle w:val="38"/>
        <w:rPr>
          <w:ins w:id="96466" w:author="מנוע מכני" w:date="2026-10-11T12:04:39Z"/>
        </w:rPr>
      </w:pPr>
      <w:r w:rsidRPr="00097464">
        <w:t>וכר"</w:t>
      </w:r>
      <w:r w:rsidRPr="00097464">
        <w:t>ד</w:t>
      </w:r>
      <w:r w:rsidRPr="00097464">
        <w:t xml:space="preserve"> מרי"ו:</w:t>
      </w:r>
    </w:p>
    <w:p w:rsidR="00E9703F" w:rsidRPr="00097464" w:rsidRDefault="00E9703F" w:rsidP="00E9703F">
      <w:pPr>
        <w:rPr>
          <w:spacing w:val="-8"/>
          <w:rtl/>
        </w:rPr>
      </w:pPr>
      <w:del w:id="96467" w:author="מנוע מכני" w:date="2026-10-11T12:04:39Z">
        <w:r w:rsidRPr="00097464">
          <w:rPr>
            <w:spacing w:val="-8"/>
            <w:rtl/>
          </w:rPr>
          <w:delText xml:space="preserve"> </w:delText>
        </w:r>
      </w:del>
      <w:r w:rsidRPr="00097464">
        <w:rPr>
          <w:spacing w:val="-8"/>
          <w:rtl/>
        </w:rPr>
        <w:t xml:space="preserve">מקום שאין בו ד' על ד</w:t>
      </w:r>
      <w:r w:rsidRPr="00097464">
        <w:rPr>
          <w:rFonts w:hint="cs"/>
          <w:spacing w:val="-8"/>
          <w:rtl/>
        </w:rPr>
        <w:t>"</w:t>
      </w:r>
      <w:r w:rsidRPr="00097464">
        <w:rPr>
          <w:spacing w:val="-8"/>
          <w:rtl/>
        </w:rPr>
        <w:t xml:space="preserve">ט מותר לבני </w:t>
      </w:r>
      <w:r w:rsidRPr="00097464">
        <w:rPr>
          <w:spacing w:val="-8"/>
          <w:rtl/>
        </w:rPr>
        <w:t xml:space="preserve">רה"י</w:t>
      </w:r>
      <w:r w:rsidRPr="00097464">
        <w:rPr>
          <w:spacing w:val="-8"/>
          <w:rtl/>
        </w:rPr>
        <w:t xml:space="preserve"> ולבני </w:t>
      </w:r>
      <w:r w:rsidRPr="00097464">
        <w:rPr>
          <w:spacing w:val="-8"/>
          <w:rtl/>
        </w:rPr>
        <w:t xml:space="preserve">רה"ר</w:t>
      </w:r>
      <w:r w:rsidRPr="00097464">
        <w:rPr>
          <w:spacing w:val="-8"/>
          <w:rtl/>
        </w:rPr>
        <w:t xml:space="preserve"> לכתף עליו, ובלבד שלא יחליפו.</w:t>
      </w:r>
    </w:p>
    <w:p>
      <w:pPr>
        <w:pStyle w:val="38"/>
        <w:rPr>
          <w:ins w:id="96468" w:author="מנוע מכני" w:date="2026-10-11T12:04:39Z"/>
        </w:rPr>
      </w:pPr>
      <w:r w:rsidRPr="006F178A">
        <w:t xml:space="preserve">והך</w:t>
      </w:r>
    </w:p>
    <w:p w:rsidR="00E9703F" w:rsidRPr="006F178A" w:rsidRDefault="00E9703F" w:rsidP="00E9703F">
      <w:pPr>
        <w:rPr>
          <w:b/>
          <w:bCs/>
          <w:rtl/>
        </w:rPr>
      </w:pPr>
      <w:del w:id="96469" w:author="מנוע מכני" w:date="2026-10-11T12:04:39Z">
        <w:r w:rsidRPr="006F178A">
          <w:rPr>
            <w:rtl/>
          </w:rPr>
          <w:delText xml:space="preserve"> </w:delText>
        </w:r>
      </w:del>
      <w:ins w:id="91059" w:author="קלוד" w:date="2026-10-11T13:11:34Z">
        <w:r>
          <w:rPr>
            <w:rtl/>
          </w:rPr>
          <w:t xml:space="preserve">שפטור </w:t>
        </w:r>
        <w:r>
          <w:rPr>
            <w:rStyle w:val="afffffe"/>
            <w:rtl/>
          </w:rPr>
          <w:t xml:space="preserve">כשהחליף</w:t>
        </w:r>
      </w:ins>
      <w:del w:id="91060" w:author="קלוד" w:date="2026-10-11T13:11:34Z">
        <w:r w:rsidRPr="006F178A">
          <w:rPr>
            <w:rtl/>
          </w:rPr>
          <w:delText xml:space="preserve">דפטור</w:delText>
        </w:r>
      </w:del>
      <w:r w:rsidRPr="006F178A">
        <w:rPr>
          <w:rtl/>
        </w:rPr>
        <w:t xml:space="preserve"> </w:t>
      </w:r>
      <w:r>
        <w:rPr>
          <w:rtl/>
        </w:rPr>
        <w:t>אפי'</w:t>
      </w:r>
      <w:r w:rsidRPr="006F178A">
        <w:rPr>
          <w:rtl/>
        </w:rPr>
        <w:t xml:space="preserve"> </w:t>
      </w:r>
      <w:ins w:id="91057" w:author="קלוד" w:date="2026-10-11T13:11:34Z">
        <w:r>
          <w:rPr>
            <w:rStyle w:val="2fb"/>
            <w:b/>
            <w:bCs/>
            <w:rtl/>
          </w:rPr>
          <w:t xml:space="preserve">לרבא,</w:t>
        </w:r>
      </w:ins>
      <w:del w:id="91058" w:author="קלוד" w:date="2026-10-11T13:11:34Z">
        <w:r w:rsidRPr="002D0727">
          <w:rPr>
            <w:rStyle w:val="2fb"/>
            <w:b/>
            <w:bCs/>
            <w:rtl/>
          </w:rPr>
          <w:delText xml:space="preserve">לרבא</w:delText>
        </w:r>
      </w:del>
      <w:r w:rsidRPr="006F178A">
        <w:rPr>
          <w:rtl/>
        </w:rPr>
        <w:t xml:space="preserve"> </w:t>
      </w:r>
      <w:ins w:id="91055" w:author="קלוד" w:date="2026-10-11T13:11:34Z">
        <w:r>
          <w:rPr>
            <w:rtl/>
          </w:rPr>
          <w:t xml:space="preserve">שמחייב</w:t>
        </w:r>
      </w:ins>
      <w:del w:id="91056" w:author="קלוד" w:date="2026-10-11T13:11:34Z">
        <w:r w:rsidRPr="006F178A">
          <w:rPr>
            <w:rtl/>
          </w:rPr>
          <w:delText xml:space="preserve">דמחייב</w:delText>
        </w:r>
      </w:del>
      <w:r w:rsidRPr="006F178A">
        <w:rPr>
          <w:rtl/>
        </w:rPr>
        <w:t xml:space="preserve"> במעביר חפץ מתחילת ד' לסוף ד' </w:t>
      </w:r>
      <w:r w:rsidRPr="006F178A">
        <w:rPr>
          <w:rtl/>
        </w:rPr>
        <w:t xml:space="preserve">ברה"ר</w:t>
      </w:r>
      <w:r w:rsidRPr="006F178A">
        <w:rPr>
          <w:rtl/>
        </w:rPr>
        <w:t xml:space="preserve"> </w:t>
      </w:r>
      <w:ins w:id="90807" w:author="מנוע מכני" w:date="2026-10-11T12:04:39Z">
        <w:ins w:id="91053" w:author="קלוד" w:date="2026-10-11T13:11:34Z">
          <w:r>
            <w:rPr>
              <w:rStyle w:val="afffffe"/>
              <w:rtl/>
            </w:rPr>
            <w:t xml:space="preserve">אף למעלה מעשרה</w:t>
          </w:r>
          <w:r>
            <w:rPr>
              <w:rtl/>
            </w:rPr>
            <w:t xml:space="preserve"> - שכאן</w:t>
          </w:r>
        </w:ins>
        <w:del w:id="91054" w:author="קלוד" w:date="2026-10-11T13:11:34Z">
          <w:r>
            <w:rPr>
              <w:rtl/>
            </w:rPr>
            <w:delText xml:space="preserve">דכאן</w:delText>
          </w:r>
        </w:del>
      </w:ins>
      <w:del w:id="90808" w:author="מנוע מכני" w:date="2026-10-11T12:04:39Z">
        <w:r w:rsidRPr="006F178A">
          <w:rPr>
            <w:rtl/>
          </w:rPr>
          <w:delText xml:space="preserve">דהכא</w:delText>
        </w:r>
      </w:del>
      <w:r w:rsidRPr="006F178A">
        <w:rPr>
          <w:rtl/>
        </w:rPr>
        <w:t xml:space="preserve"> נח באמצע.</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ט.</w:t>
      </w:r>
    </w:p>
    <w:p w:rsidR="00E9703F" w:rsidRPr="00097464" w:rsidRDefault="00E9703F" w:rsidP="00E9703F">
      <w:pPr>
        <w:rPr>
          <w:spacing w:val="-6"/>
          <w:rtl/>
        </w:rPr>
      </w:pPr>
      <w:r w:rsidRPr="00097464">
        <w:rPr>
          <w:rFonts w:ascii="Fb Fontext" w:hAnsi="Fb Fontext"/>
          <w:spacing w:val="-6"/>
          <w:rtl/>
        </w:rPr>
        <w:t>אחרים אומרים: אסקופה משמשת שתי רשויות, בזמן שהפתח פתוח כלפנים, פתח נעול - כלחוץ.</w:t>
      </w:r>
    </w:p>
    <w:p>
      <w:pPr>
        <w:pStyle w:val="38"/>
        <w:rPr>
          <w:ins w:id="96470" w:author="מנוע מכני" w:date="2026-10-11T12:04:39Z"/>
        </w:rPr>
      </w:pPr>
      <w:r w:rsidRPr="006F178A">
        <w:t xml:space="preserve">לריא"ר:</w:t>
      </w:r>
    </w:p>
    <w:p w:rsidR="00E9703F" w:rsidRPr="009757B9" w:rsidRDefault="00E9703F" w:rsidP="00E9703F">
      <w:pPr>
        <w:rPr>
          <w:rFonts w:cs="Guttman Vilna"/>
          <w:b/>
          <w:bCs/>
          <w:rtl/>
        </w:rPr>
      </w:pPr>
      <w:del w:id="96471" w:author="מנוע מכני" w:date="2026-10-11T12:04:39Z">
        <w:r w:rsidRPr="006F178A">
          <w:rPr>
            <w:rtl/>
          </w:rPr>
          <w:delText xml:space="preserve"> </w:delText>
        </w:r>
      </w:del>
      <w:r w:rsidRPr="006F178A">
        <w:rPr>
          <w:rtl/>
        </w:rPr>
        <w:t xml:space="preserve">מיירי באיסקופת מבוי, חציו מקורה וחציו שאינו מקורה, וקירויו כלפי פנים פתח פתוח כלפנים, פתח נעול כלחוץ.</w:t>
      </w:r>
    </w:p>
    <w:p w:rsidR="00B20210" w:rsidRDefault="00E9703F" w:rsidP="00E9703F">
      <w:pPr>
        <w:pStyle w:val="afffff"/>
        <w:rPr>
          <w:rFonts w:ascii="BA Fontov Regular" w:hAnsi="BA Fontov Regular" w:cs="FrankRuehl"/>
          <w:spacing w:val="0"/>
          <w:szCs w:val="20"/>
          <w:rtl/>
        </w:rPr>
      </w:pPr>
      <w:r w:rsidRPr="00B20210">
        <w:rPr>
          <w:rFonts w:ascii="BA Fontov Regular" w:hAnsi="BA Fontov Regular" w:cs="FrankRuehl"/>
          <w:spacing w:val="0"/>
          <w:szCs w:val="20"/>
          <w:rtl/>
        </w:rPr>
        <w:t xml:space="preserve">רב אשי: לעולם באיסקופת בית, וכשקירה בשתי קורות שאין בזו ד' ואין בזו ד', </w:t>
      </w:r>
    </w:p>
    <w:p w:rsidR="00E9703F" w:rsidRPr="00B20210" w:rsidRDefault="00E9703F" w:rsidP="00B20210">
      <w:pPr>
        <w:pStyle w:val="afffff"/>
        <w:ind w:firstLine="0"/>
        <w:rPr>
          <w:rFonts w:ascii="BA Fontov Regular" w:hAnsi="BA Fontov Regular" w:cs="FrankRuehl"/>
          <w:spacing w:val="0"/>
          <w:szCs w:val="20"/>
          <w:rtl/>
        </w:rPr>
      </w:pPr>
      <w:r w:rsidRPr="00B20210">
        <w:rPr>
          <w:rFonts w:ascii="BA Fontov Regular" w:hAnsi="BA Fontov Regular" w:cs="FrankRuehl"/>
          <w:spacing w:val="0"/>
          <w:szCs w:val="20"/>
          <w:rtl/>
        </w:rPr>
        <w:t>ואין בי</w:t>
      </w:r>
      <w:r w:rsidRPr="00B20210">
        <w:rPr>
          <w:rFonts w:ascii="BA Fontov Regular" w:hAnsi="BA Fontov Regular" w:cs="FrankRuehl" w:hint="cs"/>
          <w:spacing w:val="0"/>
          <w:szCs w:val="20"/>
          <w:rtl/>
        </w:rPr>
        <w:t>ניהם</w:t>
      </w:r>
      <w:r w:rsidRPr="00B20210">
        <w:rPr>
          <w:rFonts w:ascii="BA Fontov Regular" w:hAnsi="BA Fontov Regular" w:cs="FrankRuehl"/>
          <w:spacing w:val="0"/>
          <w:szCs w:val="20"/>
          <w:rtl/>
        </w:rPr>
        <w:t xml:space="preserve"> ג', ודלת באמצע.</w:t>
      </w:r>
    </w:p>
    <w:p w:rsidR="00E9703F" w:rsidRPr="00097464" w:rsidRDefault="00E9703F" w:rsidP="00E9703F">
      <w:pPr>
        <w:rPr>
          <w:rFonts w:ascii="Fb Fontext" w:hAnsi="Fb Fontext"/>
          <w:spacing w:val="-4"/>
          <w:rtl/>
        </w:rPr>
      </w:pPr>
      <w:r w:rsidRPr="00097464">
        <w:rPr>
          <w:rFonts w:ascii="Fb Fontext" w:hAnsi="Fb Fontext"/>
          <w:spacing w:val="-4"/>
          <w:rtl/>
        </w:rPr>
        <w:t xml:space="preserve">פתח פתוח - כלפנים, פתח נעול </w:t>
      </w:r>
      <w:ins w:id="91073" w:author="קלוד" w:date="2026-10-11T13:11:34Z">
        <w:r>
          <w:rPr>
            <w:rFonts w:ascii="Fb Fontext" w:hAnsi="Fb Fontext"/>
            <w:spacing w:val="-4"/>
            <w:rtl/>
          </w:rPr>
          <w:t xml:space="preserve">-</w:t>
        </w:r>
      </w:ins>
      <w:del w:id="91074" w:author="קלוד" w:date="2026-10-11T13:11:34Z">
        <w:r w:rsidRPr="00097464">
          <w:rPr>
            <w:rFonts w:ascii="Fb Fontext" w:hAnsi="Fb Fontext"/>
            <w:spacing w:val="-4"/>
            <w:rtl/>
          </w:rPr>
          <w:delText xml:space="preserve">–</w:delText>
        </w:r>
      </w:del>
      <w:r w:rsidRPr="00097464">
        <w:rPr>
          <w:rFonts w:ascii="Fb Fontext" w:hAnsi="Fb Fontext"/>
          <w:spacing w:val="-4"/>
          <w:rtl/>
        </w:rPr>
        <w:t xml:space="preserve"> כלחוץ </w:t>
      </w:r>
      <w:ins w:id="91071" w:author="קלוד" w:date="2026-10-11T13:11:34Z">
        <w:r>
          <w:rPr>
            <w:rFonts w:ascii="Fb Fontext" w:hAnsi="Fb Fontext"/>
            <w:spacing w:val="-4"/>
            <w:rtl/>
          </w:rPr>
          <w:t xml:space="preserve">[שאין</w:t>
        </w:r>
      </w:ins>
      <w:del w:id="91072" w:author="קלוד" w:date="2026-10-11T13:11:34Z">
        <w:r w:rsidRPr="00097464">
          <w:rPr>
            <w:rFonts w:ascii="Fb Fontext" w:hAnsi="Fb Fontext"/>
            <w:spacing w:val="-4"/>
            <w:rtl/>
          </w:rPr>
          <w:delText xml:space="preserve">[דלא</w:delText>
        </w:r>
      </w:del>
      <w:r w:rsidRPr="00097464">
        <w:rPr>
          <w:rFonts w:ascii="Fb Fontext" w:hAnsi="Fb Fontext"/>
          <w:spacing w:val="-4"/>
          <w:rtl/>
        </w:rPr>
        <w:t xml:space="preserve"> </w:t>
      </w:r>
      <w:ins w:id="91069" w:author="קלוד" w:date="2026-10-11T13:11:34Z">
        <w:r>
          <w:rPr>
            <w:rFonts w:ascii="Fb Fontext" w:hAnsi="Fb Fontext"/>
            <w:spacing w:val="-4"/>
            <w:rtl/>
          </w:rPr>
          <w:t xml:space="preserve">אומרים</w:t>
        </w:r>
      </w:ins>
      <w:del w:id="91070" w:author="קלוד" w:date="2026-10-11T13:11:34Z">
        <w:r w:rsidRPr="00097464">
          <w:rPr>
            <w:rFonts w:ascii="Fb Fontext" w:hAnsi="Fb Fontext"/>
            <w:spacing w:val="-4"/>
            <w:rtl/>
          </w:rPr>
          <w:delText xml:space="preserve">אמרי'</w:delText>
        </w:r>
      </w:del>
      <w:r w:rsidRPr="00097464">
        <w:rPr>
          <w:rFonts w:ascii="Fb Fontext" w:hAnsi="Fb Fontext"/>
          <w:spacing w:val="-4"/>
          <w:rtl/>
        </w:rPr>
        <w:t xml:space="preserve"> </w:t>
      </w:r>
      <w:ins w:id="91067" w:author="קלוד" w:date="2026-10-11T13:11:34Z">
        <w:r>
          <w:rPr>
            <w:rFonts w:ascii="Fb Fontext" w:hAnsi="Fb Fontext"/>
            <w:spacing w:val="-4"/>
            <w:rtl/>
          </w:rPr>
          <w:t xml:space="preserve">לבוד,</w:t>
        </w:r>
      </w:ins>
      <w:del w:id="91068" w:author="קלוד" w:date="2026-10-11T13:11:34Z">
        <w:r w:rsidRPr="00097464">
          <w:rPr>
            <w:rFonts w:ascii="Fb Fontext" w:hAnsi="Fb Fontext"/>
            <w:spacing w:val="-4"/>
            <w:rtl/>
          </w:rPr>
          <w:delText xml:space="preserve">לבוד</w:delText>
        </w:r>
      </w:del>
      <w:r w:rsidRPr="00097464">
        <w:rPr>
          <w:rFonts w:ascii="Fb Fontext" w:hAnsi="Fb Fontext"/>
          <w:spacing w:val="-4"/>
          <w:rtl/>
        </w:rPr>
        <w:t xml:space="preserve"> </w:t>
      </w:r>
      <w:ins w:id="91065" w:author="קלוד" w:date="2026-10-11T13:11:34Z">
        <w:r>
          <w:rPr>
            <w:rFonts w:ascii="Fb Fontext" w:hAnsi="Fb Fontext"/>
            <w:spacing w:val="-4"/>
            <w:rtl/>
          </w:rPr>
          <w:t xml:space="preserve">ואין</w:t>
        </w:r>
      </w:ins>
      <w:del w:id="91066" w:author="קלוד" w:date="2026-10-11T13:11:34Z">
        <w:r w:rsidRPr="00097464">
          <w:rPr>
            <w:rFonts w:ascii="Fb Fontext" w:hAnsi="Fb Fontext"/>
            <w:spacing w:val="-4"/>
            <w:rtl/>
          </w:rPr>
          <w:delText xml:space="preserve">ולא</w:delText>
        </w:r>
      </w:del>
      <w:r w:rsidRPr="00097464">
        <w:rPr>
          <w:rFonts w:ascii="Fb Fontext" w:hAnsi="Fb Fontext"/>
          <w:spacing w:val="-4"/>
          <w:rtl/>
        </w:rPr>
        <w:t xml:space="preserve"> </w:t>
      </w:r>
      <w:ins w:id="91063" w:author="קלוד" w:date="2026-10-11T13:11:34Z">
        <w:r>
          <w:rPr>
            <w:rFonts w:ascii="Fb Fontext" w:hAnsi="Fb Fontext"/>
            <w:spacing w:val="-4"/>
            <w:rtl/>
          </w:rPr>
          <w:t xml:space="preserve">אומרים</w:t>
        </w:r>
      </w:ins>
      <w:del w:id="91064" w:author="קלוד" w:date="2026-10-11T13:11:34Z">
        <w:r w:rsidRPr="00097464">
          <w:rPr>
            <w:rFonts w:ascii="Fb Fontext" w:hAnsi="Fb Fontext"/>
            <w:spacing w:val="-4"/>
            <w:rtl/>
          </w:rPr>
          <w:delText xml:space="preserve">אמרי'</w:delText>
        </w:r>
      </w:del>
      <w:r w:rsidRPr="00097464">
        <w:rPr>
          <w:rFonts w:ascii="Fb Fontext" w:hAnsi="Fb Fontext"/>
          <w:spacing w:val="-4"/>
          <w:rtl/>
        </w:rPr>
        <w:t xml:space="preserve"> בחיצונה </w:t>
      </w:r>
      <w:ins w:id="91061" w:author="קלוד" w:date="2026-10-11T13:11:34Z">
        <w:r>
          <w:rPr>
            <w:rFonts w:ascii="Fb Fontext" w:hAnsi="Fb Fontext"/>
            <w:spacing w:val="-4"/>
            <w:rtl/>
          </w:rPr>
          <w:t xml:space="preserve">פי תקרה</w:t>
        </w:r>
      </w:ins>
      <w:del w:id="91062" w:author="קלוד" w:date="2026-10-11T13:11:34Z">
        <w:r w:rsidRPr="00097464">
          <w:rPr>
            <w:rFonts w:ascii="Fb Fontext" w:hAnsi="Fb Fontext"/>
            <w:spacing w:val="-4"/>
            <w:rtl/>
          </w:rPr>
          <w:delText xml:space="preserve">פיה</w:delText>
        </w:r>
      </w:del>
      <w:r w:rsidRPr="00097464">
        <w:rPr>
          <w:rFonts w:ascii="Fb Fontext" w:hAnsi="Fb Fontext"/>
          <w:spacing w:val="-4"/>
          <w:rtl/>
        </w:rPr>
        <w:t xml:space="preserve"> יורד וסותם]</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rsidR="00E9703F" w:rsidRPr="006F178A" w:rsidRDefault="00E9703F" w:rsidP="00E9703F">
      <w:pPr>
        <w:rPr>
          <w:rStyle w:val="afffe"/>
          <w:rFonts w:ascii="Fb Fontext" w:hAnsi="Fb Fontext"/>
          <w:rtl/>
        </w:rPr>
      </w:pPr>
      <w:r w:rsidRPr="006F178A">
        <w:rPr>
          <w:rStyle w:val="afffe"/>
          <w:rFonts w:ascii="Fb Fontext" w:hAnsi="Fb Fontext"/>
          <w:rtl/>
        </w:rPr>
        <w:t>ואם היתה איסקופה גבוהה עשרה ורחבה ארבעה - הרי זו רשות לעצמה.</w:t>
      </w:r>
    </w:p>
    <w:p>
      <w:pPr>
        <w:pStyle w:val="38"/>
        <w:rPr>
          <w:ins w:id="96472" w:author="מנוע מכני" w:date="2026-10-11T12:04:39Z"/>
        </w:rPr>
      </w:pPr>
      <w:r w:rsidRPr="006F178A">
        <w:t>מסייע לריב"א</w:t>
      </w:r>
      <w:r w:rsidR="00E50BBC">
        <w:t>:</w:t>
      </w:r>
    </w:p>
    <w:p w:rsidR="00E9703F" w:rsidRPr="009757B9" w:rsidRDefault="00E9703F" w:rsidP="00E50BBC">
      <w:pPr>
        <w:rPr>
          <w:rFonts w:cs="Guttman Vilna"/>
          <w:b/>
          <w:bCs/>
          <w:rtl/>
        </w:rPr>
      </w:pPr>
      <w:del w:id="96473" w:author="מנוע מכני" w:date="2026-10-11T12:04:39Z">
        <w:r w:rsidRPr="006F178A">
          <w:rPr>
            <w:rtl/>
          </w:rPr>
          <w:delText xml:space="preserve"> </w:delText>
        </w:r>
      </w:del>
      <w:r w:rsidRPr="006F178A">
        <w:rPr>
          <w:rtl/>
        </w:rPr>
        <w:t xml:space="preserve">שאמר </w:t>
      </w:r>
      <w:ins w:id="92191" w:author="מנוע מכני" w:date="2026-10-11T12:04:39Z">
        <w:r>
          <w:rPr>
            <w:rtl/>
          </w:rPr>
          <w:t xml:space="preserve">משמו</w:t>
        </w:r>
      </w:ins>
      <w:del w:id="92192" w:author="מנוע מכני" w:date="2026-10-11T12:04:39Z">
        <w:r w:rsidRPr="006F178A">
          <w:rPr>
            <w:rtl/>
          </w:rPr>
          <w:delText xml:space="preserve">משמיה</w:delText>
        </w:r>
      </w:del>
      <w:r w:rsidRPr="006F178A">
        <w:rPr>
          <w:rtl/>
        </w:rPr>
        <w:t xml:space="preserve"> </w:t>
      </w:r>
      <w:r w:rsidRPr="006F178A">
        <w:rPr>
          <w:rStyle w:val="2fb"/>
          <w:rtl/>
        </w:rPr>
        <w:t xml:space="preserve">דר"מ</w:t>
      </w:r>
      <w:r w:rsidRPr="006F178A">
        <w:rPr>
          <w:rtl/>
        </w:rPr>
        <w:t xml:space="preserve"> דכל מקום שאתה מוצא שתי רשויות והן רשות אחת, כגון עמוד </w:t>
      </w:r>
      <w:r w:rsidRPr="006F178A">
        <w:rPr>
          <w:rtl/>
        </w:rPr>
        <w:t xml:space="preserve">ברה"י</w:t>
      </w:r>
      <w:r w:rsidRPr="006F178A">
        <w:rPr>
          <w:rtl/>
        </w:rPr>
        <w:t xml:space="preserve"> גבוה י' ורחב ד' אסור לכתף עליו, גזירה משום תל ברשות הרבים.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ט:</w:t>
      </w:r>
    </w:p>
    <w:p>
      <w:pPr>
        <w:pStyle w:val="MishnaBatzad"/>
        <w:rPr>
          <w:ins w:id="20425" w:author="קלוד" w:date="2026-10-11T09:07:15Z"/>
        </w:rPr>
      </w:pPr>
      <w:ins w:id="20424" w:author="קלוד" w:date="2026-10-11T09:07:15Z">
        <w:r>
          <w:t xml:space="preserve">משנה ב</w:t>
        </w:r>
      </w:ins>
    </w:p>
    <w:p w:rsidR="00E9703F" w:rsidRPr="009757B9" w:rsidRDefault="00E9703F" w:rsidP="00E9703F">
      <w:pPr>
        <w:pStyle w:val="afff9"/>
        <w:rPr>
          <w:del w:id="20143" w:author="קלוד" w:date="2026-10-11T09:07:15Z"/>
          <w:b/>
          <w:rtl/>
        </w:rPr>
      </w:pPr>
      <w:del w:id="20142" w:author="קלוד" w:date="2026-10-11T09:07:15Z">
        <w:r w:rsidRPr="009757B9">
          <w:rPr>
            <w:b/>
            <w:sz w:val="20"/>
            <w:rtl/>
          </w:rPr>
          <w:delText xml:space="preserve">משנה.</w:delText>
        </w:r>
      </w:del>
    </w:p>
    <w:p w:rsidR="00E9703F" w:rsidRDefault="00E9703F" w:rsidP="00E9703F">
      <w:pPr>
        <w:pStyle w:val="afff9"/>
        <w:spacing w:before="120"/>
        <w:rPr>
          <w:b/>
          <w:rtl/>
        </w:rPr>
        <w:pPrChange w:id="90002" w:author="קלוד" w:date="2026-10-11T12:09:42Z">
          <w:pPr>
            <w:pStyle w:val="afff9"/>
          </w:pPr>
        </w:pPrChange>
      </w:pPr>
      <w:r w:rsidRPr="009757B9">
        <w:rPr>
          <w:b/>
          <w:rtl/>
        </w:rPr>
        <w:t>לא ישב אדם לפני הספר סמוך למנחה עד שיתפלל,</w:t>
      </w:r>
    </w:p>
    <w:p w:rsidR="00E9703F" w:rsidRPr="009757B9" w:rsidRDefault="00E9703F" w:rsidP="00E9703F">
      <w:pPr>
        <w:pStyle w:val="afff9"/>
        <w:rPr>
          <w:b/>
          <w:rtl/>
        </w:rPr>
      </w:pPr>
      <w:r w:rsidRPr="009757B9">
        <w:rPr>
          <w:b/>
          <w:rtl/>
        </w:rPr>
        <w:t>לא יכנס אדם למרחץ ולא לבורסקי ולא לאכול ולא לדין.</w:t>
      </w:r>
    </w:p>
    <w:p w:rsidR="00E9703F" w:rsidRPr="009757B9" w:rsidRDefault="00E9703F" w:rsidP="00E9703F">
      <w:pPr>
        <w:pStyle w:val="afff9"/>
        <w:rPr>
          <w:b/>
          <w:rtl/>
        </w:rPr>
      </w:pPr>
      <w:r w:rsidRPr="009757B9">
        <w:rPr>
          <w:b/>
          <w:rtl/>
        </w:rPr>
        <w:t>ואם התחילו - אין מפסיקין.</w:t>
      </w:r>
    </w:p>
    <w:p w:rsidR="00E9703F" w:rsidRPr="009757B9" w:rsidRDefault="00E9703F" w:rsidP="00E9703F">
      <w:pPr>
        <w:pStyle w:val="afff9"/>
        <w:rPr>
          <w:b/>
          <w:rtl/>
        </w:rPr>
      </w:pPr>
      <w:r w:rsidRPr="009757B9">
        <w:rPr>
          <w:b/>
          <w:rtl/>
        </w:rPr>
        <w:t>מפסיקין לקר"ש ואין מפסיקין לתפלה.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75" w:author="קלוד" w:date="2026-10-11T12:33:55Z"/>
        </w:rPr>
      </w:pPr>
      <w:ins w:id="91276" w:author="קלוד" w:date="2026-10-11T12:33:55Z">
        <w:r>
          <w:rPr>
            <w:color w:val="7B3F00"/>
          </w:rPr>
          <w:t xml:space="preserve">'סמוך למנחה' - מנחה גדולה, ותספורת בן אלעשה</w:t>
        </w:r>
      </w:ins>
    </w:p>
    <w:p w:rsidR="00E9703F" w:rsidRDefault="00E9703F" w:rsidP="00E9703F">
      <w:pPr>
        <w:rPr>
          <w:rFonts w:ascii="Fb Fontext" w:hAnsi="Fb Fontext"/>
          <w:sz w:val="20"/>
          <w:rtl/>
        </w:rPr>
      </w:pPr>
      <w:r w:rsidRPr="006F178A">
        <w:rPr>
          <w:rFonts w:ascii="Fb Fontext" w:hAnsi="Fb Fontext"/>
          <w:sz w:val="20"/>
          <w:rtl/>
        </w:rPr>
        <w:t xml:space="preserve">סמוך למנחה היינו למנחה גדולה </w:t>
      </w:r>
      <w:ins w:id="90809" w:author="מנוע מכני" w:date="2026-10-11T12:04:39Z">
        <w:r>
          <w:rPr>
            <w:rFonts w:ascii="Fb Fontext" w:hAnsi="Fb Fontext" w:hint="cs"/>
            <w:sz w:val="20"/>
            <w:rtl/>
          </w:rPr>
          <w:t xml:space="preserve">שהרי</w:t>
        </w:r>
      </w:ins>
      <w:del w:id="90810" w:author="מנוע מכני" w:date="2026-10-11T12:04:39Z">
        <w:r w:rsidRPr="006F178A">
          <w:rPr>
            <w:rFonts w:ascii="Fb Fontext" w:hAnsi="Fb Fontext" w:hint="cs"/>
            <w:sz w:val="20"/>
            <w:rtl/>
          </w:rPr>
          <w:delText xml:space="preserve">דהא</w:delText>
        </w:r>
      </w:del>
      <w:r w:rsidRPr="006F178A">
        <w:rPr>
          <w:rFonts w:ascii="Fb Fontext" w:hAnsi="Fb Fontext" w:hint="cs"/>
          <w:sz w:val="20"/>
          <w:rtl/>
        </w:rPr>
        <w:t xml:space="preserve"> למנחה קטנה אם התחילו מפסיקין</w:t>
      </w:r>
    </w:p>
    <w:p w:rsidR="00E9703F" w:rsidRDefault="00E9703F" w:rsidP="00E9703F">
      <w:pPr>
        <w:rPr>
          <w:rtl/>
        </w:rPr>
      </w:pPr>
      <w:r w:rsidRPr="006F178A">
        <w:rPr>
          <w:rStyle w:val="2fb"/>
          <w:rFonts w:hint="cs"/>
          <w:rtl/>
        </w:rPr>
        <w:t xml:space="preserve">כדאריב"ל</w:t>
      </w:r>
      <w:r w:rsidRPr="006F178A">
        <w:rPr>
          <w:rFonts w:hint="cs"/>
          <w:rtl/>
        </w:rPr>
        <w:t xml:space="preserve"> כיון שהגיע זמן מנחה אסור לאדם שיטעום כלום ואע"ג שיש שהות ביום </w:t>
      </w:r>
      <w:ins w:id="90811" w:author="מנוע מכני" w:date="2026-10-11T12:04:39Z">
        <w:r>
          <w:rPr>
            <w:rFonts w:hint="cs"/>
            <w:rtl/>
          </w:rPr>
          <w:t xml:space="preserve">הרבה</w:t>
        </w:r>
      </w:ins>
      <w:del w:id="90812" w:author="מנוע מכני" w:date="2026-10-11T12:04:39Z">
        <w:r w:rsidRPr="006F178A">
          <w:rPr>
            <w:rFonts w:hint="cs"/>
            <w:rtl/>
          </w:rPr>
          <w:delText xml:space="preserve">טובא</w:delText>
        </w:r>
      </w:del>
    </w:p>
    <w:p w:rsidR="00E9703F" w:rsidRPr="009757B9" w:rsidRDefault="00E9703F" w:rsidP="00E9703F">
      <w:pPr>
        <w:rPr>
          <w:rFonts w:cs="Guttman Vilna"/>
          <w:b/>
          <w:bCs/>
          <w:rtl/>
        </w:rPr>
      </w:pPr>
      <w:ins w:id="91081" w:author="קלוד" w:date="2026-10-11T13:11:34Z">
        <w:r>
          <w:rPr>
            <w:rFonts w:hint="cs"/>
            <w:rtl/>
          </w:rPr>
          <w:t xml:space="preserve">מדובר</w:t>
        </w:r>
      </w:ins>
      <w:del w:id="91082" w:author="קלוד" w:date="2026-10-11T13:11:34Z">
        <w:r w:rsidRPr="006F178A">
          <w:rPr>
            <w:rFonts w:hint="cs"/>
            <w:rtl/>
          </w:rPr>
          <w:delText xml:space="preserve">איירי</w:delText>
        </w:r>
      </w:del>
      <w:r w:rsidRPr="006F178A">
        <w:rPr>
          <w:rFonts w:hint="cs"/>
          <w:rtl/>
        </w:rPr>
        <w:t xml:space="preserve"> </w:t>
      </w:r>
      <w:r w:rsidRPr="006F178A">
        <w:rPr>
          <w:rtl/>
        </w:rPr>
        <w:t xml:space="preserve">בתספורת בן אלעשה. | ולא למרחץ - </w:t>
      </w:r>
      <w:ins w:id="91079" w:author="קלוד" w:date="2026-10-11T13:11:34Z">
        <w:r>
          <w:rPr>
            <w:rtl/>
          </w:rPr>
          <w:t xml:space="preserve">לכל</w:t>
        </w:r>
      </w:ins>
      <w:del w:id="91080" w:author="קלוד" w:date="2026-10-11T13:11:34Z">
        <w:r w:rsidRPr="006F178A">
          <w:rPr>
            <w:rtl/>
          </w:rPr>
          <w:delText xml:space="preserve">לכולא</w:delText>
        </w:r>
      </w:del>
      <w:r w:rsidRPr="006F178A">
        <w:rPr>
          <w:rtl/>
        </w:rPr>
        <w:t xml:space="preserve"> </w:t>
      </w:r>
      <w:ins w:id="90813" w:author="מנוע מכני" w:date="2026-10-11T12:04:39Z">
        <w:ins w:id="91077" w:author="קלוד" w:date="2026-10-11T13:11:34Z">
          <w:r>
            <w:rPr>
              <w:rtl/>
            </w:rPr>
            <w:t xml:space="preserve">ענין</w:t>
          </w:r>
        </w:ins>
        <w:del w:id="91078" w:author="קלוד" w:date="2026-10-11T13:11:34Z">
          <w:r>
            <w:rPr>
              <w:rtl/>
            </w:rPr>
            <w:delText xml:space="preserve">דבר</w:delText>
          </w:r>
        </w:del>
      </w:ins>
      <w:del w:id="90814" w:author="מנוע מכני" w:date="2026-10-11T12:04:39Z">
        <w:r w:rsidRPr="006F178A">
          <w:rPr>
            <w:rtl/>
          </w:rPr>
          <w:delText xml:space="preserve">מילתא</w:delText>
        </w:r>
      </w:del>
      <w:r w:rsidRPr="006F178A">
        <w:rPr>
          <w:rtl/>
        </w:rPr>
        <w:t xml:space="preserve"> </w:t>
      </w:r>
      <w:ins w:id="91075" w:author="קלוד" w:date="2026-10-11T13:11:34Z">
        <w:r>
          <w:rPr>
            <w:rtl/>
          </w:rPr>
          <w:t xml:space="preserve">המרחץ. |</w:t>
        </w:r>
      </w:ins>
      <w:del w:id="91076" w:author="קלוד" w:date="2026-10-11T13:11:34Z">
        <w:r w:rsidRPr="006F178A">
          <w:rPr>
            <w:rtl/>
          </w:rPr>
          <w:delText xml:space="preserve">דמרחץ.|</w:delText>
        </w:r>
      </w:del>
      <w:r w:rsidRPr="006F178A">
        <w:rPr>
          <w:rtl/>
        </w:rPr>
        <w:t xml:space="preserve"> ולא לבורסקי - לבורסקי גדולה. | ולא לאכול - בסעודה גדולה. | ולא לדין - בתחילת דין.</w:t>
      </w:r>
    </w:p>
    <w:p>
      <w:pPr>
        <w:pStyle w:val="38"/>
        <w:rPr>
          <w:ins w:id="96474" w:author="מנוע מכני" w:date="2026-10-11T12:04:39Z"/>
        </w:rPr>
      </w:pPr>
      <w:r w:rsidRPr="006F178A">
        <w:t xml:space="preserve">ראב"י:</w:t>
      </w:r>
    </w:p>
    <w:p w:rsidR="00E9703F" w:rsidRPr="006F178A" w:rsidRDefault="00E9703F" w:rsidP="00E9703F">
      <w:pPr>
        <w:rPr>
          <w:rtl/>
        </w:rPr>
      </w:pPr>
      <w:del w:id="96475" w:author="מנוע מכני" w:date="2026-10-11T12:04:39Z">
        <w:r w:rsidRPr="006F178A">
          <w:rPr>
            <w:rFonts w:ascii="Fb Fontext" w:hAnsi="Fb Fontext"/>
            <w:rtl/>
          </w:rPr>
          <w:delText xml:space="preserve"> </w:delText>
        </w:r>
      </w:del>
      <w:r w:rsidRPr="006F178A">
        <w:rPr>
          <w:rFonts w:ascii="Fb Fontext" w:hAnsi="Fb Fontext"/>
          <w:rtl/>
        </w:rPr>
        <w:t xml:space="preserve">לעולם בתספורת </w:t>
      </w:r>
      <w:ins w:id="91087" w:author="קלוד" w:date="2026-10-11T13:11:34Z">
        <w:r>
          <w:rPr>
            <w:rFonts w:ascii="Fb Fontext" w:hAnsi="Fb Fontext"/>
            <w:rtl/>
          </w:rPr>
          <w:t xml:space="preserve">שלנו,</w:t>
        </w:r>
      </w:ins>
      <w:del w:id="91088" w:author="קלוד" w:date="2026-10-11T13:11:34Z">
        <w:r w:rsidRPr="006F178A">
          <w:rPr>
            <w:rFonts w:ascii="Fb Fontext" w:hAnsi="Fb Fontext"/>
            <w:rtl/>
          </w:rPr>
          <w:delText xml:space="preserve">דידן,</w:delText>
        </w:r>
      </w:del>
      <w:r w:rsidRPr="006F178A">
        <w:rPr>
          <w:rFonts w:ascii="Fb Fontext" w:hAnsi="Fb Fontext"/>
          <w:rtl/>
        </w:rPr>
        <w:t xml:space="preserve"> </w:t>
      </w:r>
      <w:ins w:id="91085" w:author="קלוד" w:date="2026-10-11T13:11:34Z">
        <w:r>
          <w:rPr>
            <w:rFonts w:ascii="Fb Fontext" w:hAnsi="Fb Fontext"/>
            <w:rtl/>
          </w:rPr>
          <w:t xml:space="preserve">ולכתחילה</w:t>
        </w:r>
      </w:ins>
      <w:del w:id="91086" w:author="קלוד" w:date="2026-10-11T13:11:34Z">
        <w:r w:rsidRPr="006F178A">
          <w:rPr>
            <w:rFonts w:ascii="Fb Fontext" w:hAnsi="Fb Fontext"/>
            <w:rtl/>
          </w:rPr>
          <w:delText xml:space="preserve">לכתחילה </w:delText>
        </w:r>
        <w:r>
          <w:rPr>
            <w:rFonts w:ascii="Fb Fontext" w:hAnsi="Fb Fontext"/>
            <w:rtl/>
          </w:rPr>
          <w:delText xml:space="preserve">למה</w:delText>
        </w:r>
      </w:del>
      <w:ins w:id="92193" w:author="מנוע מכני" w:date="2026-10-11T12:04:39Z"/>
      <w:del w:id="92194" w:author="מנוע מכני" w:date="2026-10-11T12:04:39Z">
        <w:r w:rsidRPr="006F178A">
          <w:rPr>
            <w:rFonts w:ascii="Fb Fontext" w:hAnsi="Fb Fontext"/>
            <w:rtl/>
          </w:rPr>
          <w:delText xml:space="preserve">אמאי</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ישב - גזירה שמא ישבר </w:t>
      </w:r>
      <w:ins w:id="91083" w:author="קלוד" w:date="2026-10-11T13:11:34Z">
        <w:r>
          <w:rPr>
            <w:rFonts w:ascii="Fb Fontext" w:hAnsi="Fb Fontext"/>
            <w:rtl/>
          </w:rPr>
          <w:t xml:space="preserve">הזוג </w:t>
        </w:r>
        <w:r>
          <w:rPr>
            <w:rStyle w:val="afffffe"/>
            <w:rFonts w:ascii="Fb Fontext" w:hAnsi="Fb Fontext"/>
            <w:rtl/>
          </w:rPr>
          <w:t xml:space="preserve">המספריים</w:t>
        </w:r>
        <w:r>
          <w:rPr>
            <w:rFonts w:ascii="Fb Fontext" w:hAnsi="Fb Fontext"/>
            <w:rtl/>
          </w:rPr>
          <w:t xml:space="preserve">.</w:t>
        </w:r>
      </w:ins>
      <w:del w:id="91084" w:author="קלוד" w:date="2026-10-11T13:11:34Z">
        <w:r w:rsidRPr="006F178A">
          <w:rPr>
            <w:rFonts w:ascii="Fb Fontext" w:hAnsi="Fb Fontext"/>
            <w:rtl/>
          </w:rPr>
          <w:delText xml:space="preserve">הזוג.</w:delText>
        </w:r>
      </w:del>
    </w:p>
    <w:p w:rsidR="00E9703F" w:rsidRPr="006F178A" w:rsidRDefault="00E9703F" w:rsidP="00E9703F">
      <w:pPr>
        <w:rPr>
          <w:rtl/>
        </w:rPr>
      </w:pPr>
      <w:r w:rsidRPr="006F178A">
        <w:rPr>
          <w:rtl/>
        </w:rPr>
        <w:t xml:space="preserve">ולא </w:t>
      </w:r>
      <w:ins w:id="91091" w:author="קלוד" w:date="2026-10-11T13:11:34Z">
        <w:r>
          <w:rPr>
            <w:rtl/>
          </w:rPr>
          <w:t xml:space="preserve">למרחץ -</w:t>
        </w:r>
      </w:ins>
      <w:del w:id="91092" w:author="קלוד" w:date="2026-10-11T13:11:34Z">
        <w:r w:rsidRPr="006F178A">
          <w:rPr>
            <w:rtl/>
          </w:rPr>
          <w:delText xml:space="preserve">למרחץ</w:delText>
        </w:r>
      </w:del>
      <w:r w:rsidRPr="006F178A">
        <w:rPr>
          <w:rtl/>
        </w:rPr>
        <w:t xml:space="preserve"> </w:t>
      </w:r>
      <w:r>
        <w:rPr>
          <w:rtl/>
        </w:rPr>
        <w:t>אפי'</w:t>
      </w:r>
      <w:r w:rsidRPr="006F178A">
        <w:rPr>
          <w:rtl/>
        </w:rPr>
        <w:t xml:space="preserve"> להזיע </w:t>
      </w:r>
      <w:ins w:id="92195" w:author="מנוע מכני" w:date="2026-10-11T12:04:39Z">
        <w:ins w:id="91089" w:author="קלוד" w:date="2026-10-11T13:11:34Z">
          <w:r>
            <w:rPr>
              <w:rtl/>
            </w:rPr>
            <w:t xml:space="preserve">בלבד,</w:t>
          </w:r>
        </w:ins>
        <w:del w:id="91090" w:author="קלוד" w:date="2026-10-11T13:11:34Z">
          <w:r>
            <w:rPr>
              <w:rtl/>
            </w:rPr>
            <w:delText xml:space="preserve">סתם</w:delText>
          </w:r>
        </w:del>
      </w:ins>
      <w:del w:id="92196" w:author="מנוע מכני" w:date="2026-10-11T12:04:39Z">
        <w:r w:rsidRPr="006F178A">
          <w:rPr>
            <w:rtl/>
          </w:rPr>
          <w:delText xml:space="preserve">בעלמא</w:delText>
        </w:r>
      </w:del>
      <w:r w:rsidRPr="006F178A">
        <w:rPr>
          <w:rtl/>
        </w:rPr>
        <w:t xml:space="preserve"> גזירה שמא יתעל</w:t>
      </w:r>
      <w:r w:rsidRPr="006F178A">
        <w:rPr>
          <w:rFonts w:hint="cs"/>
          <w:rtl/>
        </w:rPr>
        <w:t>ף.</w:t>
      </w:r>
    </w:p>
    <w:p w:rsidR="00E9703F" w:rsidRPr="006F178A" w:rsidRDefault="00E9703F" w:rsidP="00E9703F">
      <w:pPr>
        <w:rPr>
          <w:rtl/>
        </w:rPr>
      </w:pPr>
      <w:r w:rsidRPr="006F178A">
        <w:rPr>
          <w:rtl/>
        </w:rPr>
        <w:t xml:space="preserve">ולא לבורסקי</w:t>
      </w:r>
      <w:ins w:id="91105" w:author="קלוד" w:date="2026-10-11T13:11:34Z">
        <w:r>
          <w:rPr>
            <w:rtl/>
          </w:rPr>
          <w:t xml:space="preserve"> - </w:t>
        </w:r>
      </w:ins>
      <w:del w:id="91106" w:author="קלוד" w:date="2026-10-11T13:11:34Z">
        <w:r w:rsidRPr="006F178A">
          <w:rPr>
            <w:rtl/>
          </w:rPr>
          <w:delText xml:space="preserve"> </w:delText>
        </w:r>
      </w:del>
      <w:r>
        <w:rPr>
          <w:rtl/>
        </w:rPr>
        <w:t>אפי'</w:t>
      </w:r>
      <w:r w:rsidRPr="006F178A">
        <w:rPr>
          <w:rtl/>
        </w:rPr>
        <w:t xml:space="preserve"> </w:t>
      </w:r>
      <w:ins w:id="91103" w:author="קלוד" w:date="2026-10-11T13:11:34Z">
        <w:r>
          <w:rPr>
            <w:rtl/>
          </w:rPr>
          <w:t xml:space="preserve">להסתכל</w:t>
        </w:r>
      </w:ins>
      <w:del w:id="91104" w:author="קלוד" w:date="2026-10-11T13:11:34Z">
        <w:r w:rsidRPr="006F178A">
          <w:rPr>
            <w:rtl/>
          </w:rPr>
          <w:delText xml:space="preserve">לעיוני</w:delText>
        </w:r>
      </w:del>
      <w:r w:rsidRPr="006F178A">
        <w:rPr>
          <w:rtl/>
        </w:rPr>
        <w:t xml:space="preserve"> </w:t>
      </w:r>
      <w:ins w:id="92199" w:author="מנוע מכני" w:date="2026-10-11T12:04:39Z">
        <w:ins w:id="91101" w:author="קלוד" w:date="2026-10-11T13:11:34Z">
          <w:r>
            <w:rPr>
              <w:rtl/>
            </w:rPr>
            <w:t xml:space="preserve">בלבד,</w:t>
          </w:r>
        </w:ins>
        <w:del w:id="91102" w:author="קלוד" w:date="2026-10-11T13:11:34Z">
          <w:r>
            <w:rPr>
              <w:rtl/>
            </w:rPr>
            <w:delText xml:space="preserve">סתם</w:delText>
          </w:r>
          <w:r w:rsidRPr="006F178A">
            <w:rPr>
              <w:rtl/>
            </w:rPr>
            <w:delText xml:space="preserve">.</w:delText>
          </w:r>
        </w:del>
      </w:ins>
      <w:del w:id="92200" w:author="מנוע מכני" w:date="2026-10-11T12:04:39Z">
        <w:r w:rsidRPr="006F178A">
          <w:rPr>
            <w:rtl/>
          </w:rPr>
          <w:delText xml:space="preserve">בעלמא</w:delText>
        </w:r>
      </w:del>
      <w:r w:rsidRPr="006F178A">
        <w:rPr>
          <w:rtl/>
        </w:rPr>
        <w:t xml:space="preserve"> </w:t>
      </w:r>
      <w:ins w:id="92197" w:author="מנוע מכני" w:date="2026-10-11T12:04:39Z">
        <w:r>
          <w:rPr>
            <w:rtl/>
          </w:rPr>
          <w:t xml:space="preserve">שמא</w:t>
        </w:r>
      </w:ins>
      <w:del w:id="92198" w:author="מנוע מכני" w:date="2026-10-11T12:04:39Z">
        <w:r w:rsidRPr="006F178A">
          <w:rPr>
            <w:rtl/>
          </w:rPr>
          <w:delText xml:space="preserve">דילמא</w:delText>
        </w:r>
      </w:del>
      <w:r w:rsidRPr="006F178A">
        <w:rPr>
          <w:rtl/>
        </w:rPr>
        <w:t xml:space="preserve"> </w:t>
      </w:r>
      <w:ins w:id="91099" w:author="קלוד" w:date="2026-10-11T13:11:34Z">
        <w:r>
          <w:rPr>
            <w:rtl/>
          </w:rPr>
          <w:t xml:space="preserve">יראה</w:t>
        </w:r>
      </w:ins>
      <w:del w:id="91100" w:author="קלוד" w:date="2026-10-11T13:11:34Z">
        <w:r w:rsidRPr="006F178A">
          <w:rPr>
            <w:rtl/>
          </w:rPr>
          <w:delText xml:space="preserve">חזי</w:delText>
        </w:r>
      </w:del>
      <w:r w:rsidRPr="006F178A">
        <w:rPr>
          <w:rtl/>
        </w:rPr>
        <w:t xml:space="preserve"> </w:t>
      </w:r>
      <w:ins w:id="91097" w:author="קלוד" w:date="2026-10-11T13:11:34Z">
        <w:r>
          <w:rPr>
            <w:rtl/>
          </w:rPr>
          <w:t xml:space="preserve">הפסד</w:t>
        </w:r>
      </w:ins>
      <w:del w:id="91098" w:author="קלוד" w:date="2026-10-11T13:11:34Z">
        <w:r w:rsidRPr="006F178A">
          <w:rPr>
            <w:rtl/>
          </w:rPr>
          <w:delText xml:space="preserve">פסידא</w:delText>
        </w:r>
      </w:del>
      <w:r w:rsidRPr="006F178A">
        <w:rPr>
          <w:rtl/>
        </w:rPr>
        <w:t xml:space="preserve"> </w:t>
      </w:r>
      <w:ins w:id="91095" w:author="קלוד" w:date="2026-10-11T13:11:34Z">
        <w:r>
          <w:rPr>
            <w:rtl/>
          </w:rPr>
          <w:t xml:space="preserve">בסחורתו</w:t>
        </w:r>
      </w:ins>
      <w:del w:id="91096" w:author="קלוד" w:date="2026-10-11T13:11:34Z">
        <w:r w:rsidRPr="006F178A">
          <w:rPr>
            <w:rtl/>
          </w:rPr>
          <w:delText xml:space="preserve">בזביניה</w:delText>
        </w:r>
      </w:del>
      <w:r w:rsidRPr="006F178A">
        <w:rPr>
          <w:rtl/>
        </w:rPr>
        <w:t xml:space="preserve"> </w:t>
      </w:r>
      <w:ins w:id="91093" w:author="קלוד" w:date="2026-10-11T13:11:34Z">
        <w:r>
          <w:rPr>
            <w:rtl/>
          </w:rPr>
          <w:t xml:space="preserve">ויטרד.</w:t>
        </w:r>
      </w:ins>
      <w:del w:id="91094" w:author="קלוד" w:date="2026-10-11T13:11:34Z">
        <w:r w:rsidRPr="006F178A">
          <w:rPr>
            <w:rtl/>
          </w:rPr>
          <w:delText xml:space="preserve">ומטריד.</w:delText>
        </w:r>
      </w:del>
    </w:p>
    <w:p w:rsidR="00E9703F" w:rsidRPr="006F178A" w:rsidRDefault="00E9703F" w:rsidP="00E9703F">
      <w:pPr>
        <w:rPr>
          <w:rtl/>
        </w:rPr>
      </w:pPr>
      <w:r w:rsidRPr="006F178A">
        <w:rPr>
          <w:rtl/>
        </w:rPr>
        <w:t xml:space="preserve">ולא לאכול</w:t>
      </w:r>
      <w:ins w:id="91111" w:author="קלוד" w:date="2026-10-11T13:11:34Z">
        <w:r>
          <w:rPr>
            <w:rtl/>
          </w:rPr>
          <w:t xml:space="preserve"> - </w:t>
        </w:r>
      </w:ins>
      <w:del w:id="91112" w:author="קלוד" w:date="2026-10-11T13:11:34Z">
        <w:r w:rsidRPr="006F178A">
          <w:rPr>
            <w:rtl/>
          </w:rPr>
          <w:delText xml:space="preserve"> </w:delText>
        </w:r>
      </w:del>
      <w:r w:rsidRPr="006F178A">
        <w:rPr>
          <w:rtl/>
        </w:rPr>
        <w:t xml:space="preserve">בסעודה </w:t>
      </w:r>
      <w:ins w:id="91109" w:author="קלוד" w:date="2026-10-11T13:11:34Z">
        <w:r>
          <w:rPr>
            <w:rtl/>
          </w:rPr>
          <w:t xml:space="preserve">קטנה,</w:t>
        </w:r>
      </w:ins>
      <w:del w:id="91110" w:author="קלוד" w:date="2026-10-11T13:11:34Z">
        <w:r w:rsidRPr="006F178A">
          <w:rPr>
            <w:rtl/>
          </w:rPr>
          <w:delText xml:space="preserve">קטנה.</w:delText>
        </w:r>
      </w:del>
      <w:r w:rsidRPr="006F178A">
        <w:rPr>
          <w:rtl/>
        </w:rPr>
        <w:t xml:space="preserve"> שמא </w:t>
      </w:r>
      <w:ins w:id="91107" w:author="קלוד" w:date="2026-10-11T13:11:34Z">
        <w:r>
          <w:rPr>
            <w:rtl/>
          </w:rPr>
          <w:t xml:space="preserve">יימשך.</w:t>
        </w:r>
      </w:ins>
      <w:del w:id="91108" w:author="קלוד" w:date="2026-10-11T13:11:34Z">
        <w:r w:rsidRPr="006F178A">
          <w:rPr>
            <w:rtl/>
          </w:rPr>
          <w:delText xml:space="preserve">יבוא לאמשוכי.</w:delText>
        </w:r>
      </w:del>
    </w:p>
    <w:p w:rsidR="00E9703F" w:rsidRPr="006F178A" w:rsidRDefault="00E9703F" w:rsidP="00E9703F">
      <w:pPr>
        <w:rPr>
          <w:rtl/>
        </w:rPr>
      </w:pPr>
      <w:r w:rsidRPr="006F178A">
        <w:rPr>
          <w:rtl/>
        </w:rPr>
        <w:t xml:space="preserve">ולא לדין - בגמר הדין, </w:t>
      </w:r>
      <w:ins w:id="92201" w:author="מנוע מכני" w:date="2026-10-11T12:04:39Z">
        <w:r>
          <w:rPr>
            <w:rtl/>
          </w:rPr>
          <w:t xml:space="preserve">שמא</w:t>
        </w:r>
      </w:ins>
      <w:del w:id="92202" w:author="מנוע מכני" w:date="2026-10-11T12:04:39Z">
        <w:r w:rsidRPr="006F178A">
          <w:rPr>
            <w:rtl/>
          </w:rPr>
          <w:delText xml:space="preserve">דילמא</w:delText>
        </w:r>
      </w:del>
      <w:r w:rsidRPr="006F178A">
        <w:rPr>
          <w:rtl/>
        </w:rPr>
        <w:t xml:space="preserve"> </w:t>
      </w:r>
      <w:ins w:id="91119" w:author="קלוד" w:date="2026-10-11T13:11:34Z">
        <w:r>
          <w:rPr>
            <w:rtl/>
          </w:rPr>
          <w:t xml:space="preserve">יראה</w:t>
        </w:r>
      </w:ins>
      <w:del w:id="91120" w:author="קלוד" w:date="2026-10-11T13:11:34Z">
        <w:r w:rsidRPr="006F178A">
          <w:rPr>
            <w:rtl/>
          </w:rPr>
          <w:delText xml:space="preserve">חזי</w:delText>
        </w:r>
      </w:del>
      <w:r w:rsidRPr="006F178A">
        <w:rPr>
          <w:rtl/>
        </w:rPr>
        <w:t xml:space="preserve"> </w:t>
      </w:r>
      <w:ins w:id="91117" w:author="קלוד" w:date="2026-10-11T13:11:34Z">
        <w:r>
          <w:rPr>
            <w:rtl/>
          </w:rPr>
          <w:t xml:space="preserve">טעם</w:t>
        </w:r>
      </w:ins>
      <w:del w:id="91118" w:author="קלוד" w:date="2026-10-11T13:11:34Z">
        <w:r w:rsidRPr="006F178A">
          <w:rPr>
            <w:rtl/>
          </w:rPr>
          <w:delText xml:space="preserve">טעמא</w:delText>
        </w:r>
      </w:del>
      <w:r w:rsidRPr="006F178A">
        <w:rPr>
          <w:rtl/>
        </w:rPr>
        <w:t xml:space="preserve"> </w:t>
      </w:r>
      <w:ins w:id="91115" w:author="קלוד" w:date="2026-10-11T13:11:34Z">
        <w:r>
          <w:rPr>
            <w:rtl/>
          </w:rPr>
          <w:t xml:space="preserve">ויסתור</w:t>
        </w:r>
      </w:ins>
      <w:del w:id="91116" w:author="קלוד" w:date="2026-10-11T13:11:34Z">
        <w:r w:rsidRPr="006F178A">
          <w:rPr>
            <w:rtl/>
          </w:rPr>
          <w:delText xml:space="preserve">וסתר</w:delText>
        </w:r>
      </w:del>
      <w:r w:rsidRPr="006F178A">
        <w:rPr>
          <w:rtl/>
        </w:rPr>
        <w:t xml:space="preserve"> </w:t>
      </w:r>
      <w:ins w:id="91113" w:author="קלוד" w:date="2026-10-11T13:11:34Z">
        <w:r>
          <w:rPr>
            <w:rtl/>
          </w:rPr>
          <w:t xml:space="preserve">הדין.</w:t>
        </w:r>
      </w:ins>
      <w:del w:id="91114" w:author="קלוד" w:date="2026-10-11T13:11:34Z">
        <w:r w:rsidRPr="006F178A">
          <w:rPr>
            <w:rtl/>
          </w:rPr>
          <w:delText xml:space="preserve">דינא.</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73" w:author="קלוד" w:date="2026-10-11T12:33:55Z"/>
        </w:rPr>
      </w:pPr>
      <w:ins w:id="91274" w:author="קלוד" w:date="2026-10-11T12:33:55Z">
        <w:r>
          <w:rPr>
            <w:color w:val="7B3F00"/>
          </w:rPr>
          <w:t xml:space="preserve">התחלת תספורת, מרחץ, בורסקי ואכילה - מתי נחשבת</w:t>
        </w:r>
      </w:ins>
    </w:p>
    <w:p>
      <w:pPr>
        <w:pStyle w:val="38"/>
        <w:rPr>
          <w:ins w:id="96476" w:author="מנוע מכני" w:date="2026-10-11T12:04:39Z"/>
        </w:rPr>
      </w:pPr>
      <w:r w:rsidRPr="006F178A">
        <w:t xml:space="preserve">התחלת תספורת לרב אבין:</w:t>
      </w:r>
    </w:p>
    <w:p w:rsidR="00E9703F" w:rsidRPr="006F178A" w:rsidRDefault="00E9703F" w:rsidP="00E9703F">
      <w:pPr>
        <w:rPr>
          <w:rtl/>
        </w:rPr>
      </w:pPr>
      <w:del w:id="96477" w:author="מנוע מכני" w:date="2026-10-11T12:04:39Z">
        <w:r w:rsidRPr="006F178A">
          <w:rPr>
            <w:rFonts w:ascii="Fb Fontext" w:hAnsi="Fb Fontext"/>
            <w:rtl/>
          </w:rPr>
          <w:delText xml:space="preserve"> </w:delText>
        </w:r>
      </w:del>
      <w:r w:rsidRPr="006F178A">
        <w:rPr>
          <w:rFonts w:ascii="Fb Fontext" w:hAnsi="Fb Fontext"/>
          <w:rtl/>
        </w:rPr>
        <w:t xml:space="preserve">משיניח מעפורת של ספרין על ברכיו.</w:t>
      </w:r>
    </w:p>
    <w:p>
      <w:pPr>
        <w:pStyle w:val="38"/>
        <w:rPr>
          <w:ins w:id="96478" w:author="מנוע מכני" w:date="2026-10-11T12:04:39Z"/>
        </w:rPr>
      </w:pPr>
      <w:r w:rsidRPr="006F178A">
        <w:t xml:space="preserve">התחלת מרחץ רב אבין:</w:t>
      </w:r>
    </w:p>
    <w:p w:rsidR="00E9703F" w:rsidRPr="006F178A" w:rsidRDefault="00E9703F" w:rsidP="00E9703F">
      <w:pPr>
        <w:rPr>
          <w:rtl/>
        </w:rPr>
      </w:pPr>
      <w:del w:id="96479" w:author="מנוע מכני" w:date="2026-10-11T12:04:39Z">
        <w:r w:rsidRPr="006F178A">
          <w:rPr>
            <w:rtl/>
          </w:rPr>
          <w:delText xml:space="preserve"> </w:delText>
        </w:r>
      </w:del>
      <w:r w:rsidRPr="006F178A">
        <w:rPr>
          <w:rtl/>
        </w:rPr>
        <w:t xml:space="preserve">משיערה מעפרתו הימנו.</w:t>
      </w:r>
    </w:p>
    <w:p w:rsidR="00E9703F" w:rsidRPr="006F178A" w:rsidRDefault="00E9703F" w:rsidP="00E9703F">
      <w:pPr>
        <w:rPr>
          <w:rtl/>
        </w:rPr>
      </w:pPr>
      <w:r w:rsidRPr="006F178A">
        <w:rPr>
          <w:rtl/>
        </w:rPr>
        <w:t>התחלת בורסקי - משיקשור בין כתיפיו.</w:t>
      </w:r>
    </w:p>
    <w:p>
      <w:pPr>
        <w:pStyle w:val="38"/>
        <w:rPr>
          <w:ins w:id="96480" w:author="מנוע מכני" w:date="2026-10-11T12:04:39Z"/>
        </w:rPr>
      </w:pPr>
      <w:r w:rsidRPr="006F178A">
        <w:t xml:space="preserve">התחלת אכילה רב:</w:t>
      </w:r>
    </w:p>
    <w:p w:rsidR="00E9703F" w:rsidRDefault="00E9703F" w:rsidP="00E9703F">
      <w:pPr>
        <w:rPr>
          <w:rtl/>
        </w:rPr>
      </w:pPr>
      <w:del w:id="96481" w:author="מנוע מכני" w:date="2026-10-11T12:04:39Z">
        <w:r w:rsidRPr="006F178A">
          <w:rPr>
            <w:rtl/>
          </w:rPr>
          <w:delText xml:space="preserve"> </w:delText>
        </w:r>
      </w:del>
      <w:r w:rsidRPr="006F178A">
        <w:rPr>
          <w:rtl/>
        </w:rPr>
        <w:t xml:space="preserve">משיטול ידיו. [בני א"י]</w:t>
      </w:r>
    </w:p>
    <w:p>
      <w:pPr>
        <w:pStyle w:val="38"/>
        <w:rPr>
          <w:ins w:id="96482" w:author="מנוע מכני" w:date="2026-10-11T12:04:39Z"/>
        </w:rPr>
      </w:pPr>
      <w:del w:id="90085" w:author="מנוע מכני" w:date="2026-10-11T12:04:39Z">
        <w:r w:rsidRPr="006F178A">
          <w:tab/>
          <w:delText xml:space="preserve"> </w:delText>
        </w:r>
      </w:del>
      <w:ins w:id="90205" w:author="מנוע מכני" w:date="2026-10-11T12:04:39Z">
        <w:r>
          <w:t xml:space="preserve">ור"ח</w:t>
        </w:r>
      </w:ins>
      <w:del w:id="90206" w:author="מנוע מכני" w:date="2026-10-11T12:04:39Z">
        <w:r w:rsidRPr="006F178A">
          <w:tab/>
          <w:delText xml:space="preserve">ורבי חנינא</w:delText>
        </w:r>
      </w:del>
      <w:del w:id="100448" w:author="Claude" w:date="2026-10-11T09:08:03Z">
        <w:r>
          <w:delText xml:space="preserve">	</w:delText>
        </w:r>
      </w:del>
      <w:r>
        <w:t xml:space="preserve">:</w:t>
      </w:r>
    </w:p>
    <w:p w:rsidR="00E9703F" w:rsidRDefault="00E9703F" w:rsidP="00E9703F">
      <w:pPr>
        <w:rPr>
          <w:rFonts w:ascii="Fb Fontext" w:hAnsi="Fb Fontext"/>
          <w:sz w:val="20"/>
          <w:rtl/>
        </w:rPr>
      </w:pPr>
      <w:del w:id="96483" w:author="מנוע מכני" w:date="2026-10-11T12:04:39Z">
        <w:r w:rsidRPr="006F178A">
          <w:rPr>
            <w:rFonts w:ascii="Fb Fontext" w:hAnsi="Fb Fontext"/>
            <w:sz w:val="20"/>
            <w:rtl/>
          </w:rPr>
          <w:tab/>
          <w:delText xml:space="preserve"> </w:delText>
        </w:r>
      </w:del>
      <w:r w:rsidRPr="006F178A">
        <w:rPr>
          <w:rFonts w:ascii="Fb Fontext" w:hAnsi="Fb Fontext"/>
          <w:sz w:val="20"/>
          <w:rtl/>
        </w:rPr>
        <w:tab/>
        <w:t xml:space="preserve">משיתיר חגורה. [בני בבל שחגרו בחוזק]</w:t>
      </w:r>
    </w:p>
    <w:p>
      <w:pPr>
        <w:pStyle w:val="38"/>
        <w:rPr>
          <w:ins w:id="96484" w:author="מנוע מכני" w:date="2026-10-11T12:04:39Z"/>
        </w:rPr>
      </w:pPr>
      <w:r w:rsidRPr="002D0727">
        <w:t>אביי</w:t>
      </w:r>
      <w:r>
        <w:t>:</w:t>
      </w:r>
    </w:p>
    <w:p w:rsidR="00E9703F" w:rsidRPr="006F178A" w:rsidRDefault="00E9703F" w:rsidP="00E9703F">
      <w:pPr>
        <w:rPr>
          <w:rtl/>
        </w:rPr>
      </w:pPr>
      <w:del w:id="96485" w:author="מנוע מכני" w:date="2026-10-11T12:04:39Z">
        <w:r w:rsidRPr="006F178A">
          <w:rPr>
            <w:rFonts w:ascii="Fb Fontext" w:hAnsi="Fb Fontext"/>
            <w:rtl/>
          </w:rPr>
          <w:delText xml:space="preserve"> </w:delText>
        </w:r>
      </w:del>
      <w:ins w:id="92207" w:author="מנוע מכני" w:date="2026-10-11T12:04:39Z">
        <w:ins w:id="91135" w:author="קלוד" w:date="2026-10-11T13:11:34Z">
          <w:r>
            <w:rPr>
              <w:rFonts w:ascii="Fb Fontext" w:hAnsi="Fb Fontext"/>
              <w:rtl/>
            </w:rPr>
            <w:t xml:space="preserve">חברים</w:t>
          </w:r>
        </w:ins>
        <w:del w:id="91136" w:author="קלוד" w:date="2026-10-11T13:11:34Z">
          <w:r>
            <w:rPr>
              <w:rFonts w:ascii="Fb Fontext" w:hAnsi="Fb Fontext"/>
              <w:rtl/>
            </w:rPr>
            <w:delText xml:space="preserve">אלו</w:delText>
          </w:r>
        </w:del>
      </w:ins>
      <w:del w:id="92208" w:author="מנוע מכני" w:date="2026-10-11T12:04:39Z">
        <w:r w:rsidRPr="006F178A">
          <w:rPr>
            <w:rFonts w:ascii="Fb Fontext" w:hAnsi="Fb Fontext"/>
            <w:rtl/>
          </w:rPr>
          <w:delText xml:space="preserve">הני</w:delText>
        </w:r>
      </w:del>
      <w:r w:rsidRPr="006F178A">
        <w:rPr>
          <w:rFonts w:ascii="Fb Fontext" w:hAnsi="Fb Fontext"/>
          <w:rtl/>
        </w:rPr>
        <w:t xml:space="preserve"> </w:t>
      </w:r>
      <w:ins w:id="91133" w:author="קלוד" w:date="2026-10-11T13:11:34Z">
        <w:r>
          <w:rPr>
            <w:rFonts w:ascii="Fb Fontext" w:hAnsi="Fb Fontext"/>
            <w:rtl/>
          </w:rPr>
          <w:t xml:space="preserve">בבליים</w:t>
        </w:r>
      </w:ins>
      <w:del w:id="91134" w:author="קלוד" w:date="2026-10-11T13:11:34Z">
        <w:r w:rsidRPr="006F178A">
          <w:rPr>
            <w:rFonts w:ascii="Fb Fontext" w:hAnsi="Fb Fontext"/>
            <w:rtl/>
          </w:rPr>
          <w:delText xml:space="preserve">חברין</w:delText>
        </w:r>
      </w:del>
      <w:r w:rsidRPr="006F178A">
        <w:rPr>
          <w:rFonts w:ascii="Fb Fontext" w:hAnsi="Fb Fontext"/>
          <w:rtl/>
        </w:rPr>
        <w:t xml:space="preserve"> </w:t>
      </w:r>
      <w:ins w:id="91131" w:author="קלוד" w:date="2026-10-11T13:11:34Z">
        <w:r>
          <w:rPr>
            <w:rFonts w:ascii="Fb Fontext" w:hAnsi="Fb Fontext"/>
            <w:rtl/>
          </w:rPr>
          <w:t xml:space="preserve">אלו,</w:t>
        </w:r>
      </w:ins>
      <w:del w:id="91132" w:author="קלוד" w:date="2026-10-11T13:11:34Z">
        <w:r w:rsidRPr="006F178A">
          <w:rPr>
            <w:rFonts w:ascii="Fb Fontext" w:hAnsi="Fb Fontext"/>
            <w:rtl/>
          </w:rPr>
          <w:delText xml:space="preserve">בבלאי,</w:delText>
        </w:r>
      </w:del>
      <w:r w:rsidRPr="006F178A">
        <w:rPr>
          <w:rFonts w:ascii="Fb Fontext" w:hAnsi="Fb Fontext"/>
          <w:rtl/>
        </w:rPr>
        <w:t xml:space="preserve"> </w:t>
      </w:r>
      <w:r w:rsidRPr="006F178A">
        <w:rPr>
          <w:rFonts w:ascii="Fb Fontext" w:hAnsi="Fb Fontext"/>
          <w:rtl/>
        </w:rPr>
        <w:t xml:space="preserve">למ"ד</w:t>
      </w:r>
      <w:r w:rsidRPr="006F178A">
        <w:rPr>
          <w:rFonts w:ascii="Fb Fontext" w:hAnsi="Fb Fontext"/>
          <w:rtl/>
        </w:rPr>
        <w:t xml:space="preserve"> תפלת ערבית </w:t>
      </w:r>
      <w:ins w:id="91129" w:author="קלוד" w:date="2026-10-11T13:11:34Z">
        <w:r>
          <w:rPr>
            <w:rFonts w:ascii="Fb Fontext" w:hAnsi="Fb Fontext"/>
            <w:rtl/>
          </w:rPr>
          <w:t xml:space="preserve">רשות -</w:t>
        </w:r>
      </w:ins>
      <w:del w:id="91130" w:author="קלוד" w:date="2026-10-11T13:11:34Z">
        <w:r w:rsidRPr="006F178A">
          <w:rPr>
            <w:rFonts w:ascii="Fb Fontext" w:hAnsi="Fb Fontext"/>
            <w:rtl/>
          </w:rPr>
          <w:delText xml:space="preserve">רשות,</w:delText>
        </w:r>
      </w:del>
      <w:r w:rsidRPr="006F178A">
        <w:rPr>
          <w:rFonts w:ascii="Fb Fontext" w:hAnsi="Fb Fontext"/>
          <w:rtl/>
        </w:rPr>
        <w:t xml:space="preserve"> כיון </w:t>
      </w:r>
      <w:ins w:id="91127" w:author="קלוד" w:date="2026-10-11T13:11:34Z">
        <w:r>
          <w:rPr>
            <w:rFonts w:ascii="Fb Fontext" w:hAnsi="Fb Fontext"/>
            <w:rtl/>
          </w:rPr>
          <w:t xml:space="preserve">שהתיר</w:t>
        </w:r>
      </w:ins>
      <w:del w:id="91128" w:author="קלוד" w:date="2026-10-11T13:11:34Z">
        <w:r w:rsidRPr="006F178A">
          <w:rPr>
            <w:rFonts w:ascii="Fb Fontext" w:hAnsi="Fb Fontext"/>
            <w:rtl/>
          </w:rPr>
          <w:delText xml:space="preserve">דשרא</w:delText>
        </w:r>
      </w:del>
      <w:r w:rsidRPr="006F178A">
        <w:rPr>
          <w:rFonts w:ascii="Fb Fontext" w:hAnsi="Fb Fontext"/>
          <w:rtl/>
        </w:rPr>
        <w:t xml:space="preserve"> </w:t>
      </w:r>
      <w:ins w:id="92203" w:author="מנוע מכני" w:date="2026-10-11T12:04:39Z">
        <w:ins w:id="91125" w:author="קלוד" w:date="2026-10-11T13:11:34Z">
          <w:r>
            <w:rPr>
              <w:rFonts w:ascii="Fb Fontext" w:hAnsi="Fb Fontext"/>
              <w:rtl/>
            </w:rPr>
            <w:t xml:space="preserve">חגורתו</w:t>
          </w:r>
        </w:ins>
        <w:del w:id="91126" w:author="קלוד" w:date="2026-10-11T13:11:34Z">
          <w:r>
            <w:rPr>
              <w:rFonts w:ascii="Fb Fontext" w:hAnsi="Fb Fontext"/>
              <w:rtl/>
            </w:rPr>
            <w:delText xml:space="preserve">לו</w:delText>
          </w:r>
        </w:del>
      </w:ins>
      <w:del w:id="92204" w:author="מנוע מכני" w:date="2026-10-11T12:04:39Z">
        <w:r w:rsidRPr="006F178A">
          <w:rPr>
            <w:rFonts w:ascii="Fb Fontext" w:hAnsi="Fb Fontext"/>
            <w:rtl/>
          </w:rPr>
          <w:delText xml:space="preserve">ליה</w:delText>
        </w:r>
      </w:del>
      <w:r w:rsidRPr="006F178A">
        <w:rPr>
          <w:rFonts w:ascii="Fb Fontext" w:hAnsi="Fb Fontext"/>
          <w:rtl/>
        </w:rPr>
        <w:t xml:space="preserve"> </w:t>
      </w:r>
      <w:ins w:id="91123" w:author="קלוד" w:date="2026-10-11T13:11:34Z">
        <w:r>
          <w:rPr>
            <w:rFonts w:ascii="Fb Fontext" w:hAnsi="Fb Fontext"/>
            <w:rtl/>
          </w:rPr>
          <w:t xml:space="preserve">אין</w:t>
        </w:r>
      </w:ins>
      <w:del w:id="91124" w:author="קלוד" w:date="2026-10-11T13:11:34Z">
        <w:r w:rsidRPr="006F178A">
          <w:rPr>
            <w:rFonts w:ascii="Fb Fontext" w:hAnsi="Fb Fontext"/>
            <w:rtl/>
          </w:rPr>
          <w:delText xml:space="preserve">המייניה </w:delText>
        </w:r>
        <w:r w:rsidRPr="006F178A">
          <w:rPr>
            <w:rFonts w:ascii="Fb Fontext" w:hAnsi="Fb Fontext"/>
            <w:rtl/>
          </w:rPr>
          <w:delText xml:space="preserve">לא</w:delText>
        </w:r>
      </w:del>
      <w:r w:rsidRPr="006F178A">
        <w:rPr>
          <w:rFonts w:ascii="Fb Fontext" w:hAnsi="Fb Fontext"/>
          <w:rtl/>
        </w:rPr>
        <w:t xml:space="preserve"> </w:t>
      </w:r>
      <w:ins w:id="90013" w:author="Claude - סמנטי" w:date="2026-10-11T12:28:21Z">
        <w:r>
          <w:rPr>
            <w:rFonts w:ascii="Fb Fontext" w:hAnsi="Fb Fontext"/>
            <w:rtl/>
          </w:rPr>
          <w:t xml:space="preserve">מטריחים</w:t>
        </w:r>
      </w:ins>
      <w:del w:id="90014" w:author="Claude - סמנטי" w:date="2026-10-11T12:28:21Z">
        <w:r w:rsidRPr="006F178A">
          <w:rPr>
            <w:rFonts w:ascii="Fb Fontext" w:hAnsi="Fb Fontext"/>
            <w:rtl/>
          </w:rPr>
          <w:delText xml:space="preserve">מטרחינן</w:delText>
        </w:r>
      </w:del>
      <w:r w:rsidRPr="006F178A">
        <w:rPr>
          <w:rFonts w:ascii="Fb Fontext" w:hAnsi="Fb Fontext"/>
          <w:rtl/>
        </w:rPr>
        <w:t xml:space="preserve"> </w:t>
      </w:r>
      <w:ins w:id="92205" w:author="מנוע מכני" w:date="2026-10-11T12:04:39Z">
        <w:ins w:id="91121" w:author="קלוד" w:date="2026-10-11T13:11:34Z">
          <w:r>
            <w:rPr>
              <w:rFonts w:ascii="Fb Fontext" w:hAnsi="Fb Fontext"/>
              <w:rtl/>
            </w:rPr>
            <w:t xml:space="preserve">אותו.</w:t>
          </w:r>
        </w:ins>
        <w:del w:id="91122" w:author="קלוד" w:date="2026-10-11T13:11:34Z">
          <w:r>
            <w:rPr>
              <w:rFonts w:ascii="Fb Fontext" w:hAnsi="Fb Fontext"/>
              <w:rtl/>
            </w:rPr>
            <w:delText xml:space="preserve">לו</w:delText>
          </w:r>
          <w:r w:rsidRPr="006F178A">
            <w:rPr>
              <w:rFonts w:ascii="Fb Fontext" w:hAnsi="Fb Fontext"/>
              <w:rtl/>
            </w:rPr>
            <w:delText xml:space="preserve">.</w:delText>
          </w:r>
        </w:del>
      </w:ins>
      <w:del w:id="92206" w:author="מנוע מכני" w:date="2026-10-11T12:04:39Z">
        <w:r w:rsidRPr="006F178A">
          <w:rPr>
            <w:rFonts w:ascii="Fb Fontext" w:hAnsi="Fb Fontext"/>
            <w:rtl/>
          </w:rPr>
          <w:delText xml:space="preserve">ליה</w:delText>
        </w:r>
      </w:del>
    </w:p>
    <w:p w:rsidR="00E9703F" w:rsidRDefault="00E9703F" w:rsidP="00E9703F">
      <w:pPr>
        <w:rPr>
          <w:rtl/>
        </w:rPr>
      </w:pPr>
      <w:r w:rsidRPr="006F178A">
        <w:rPr>
          <w:rtl/>
        </w:rPr>
        <w:t xml:space="preserve">ולמ"ד</w:t>
      </w:r>
      <w:r w:rsidRPr="006F178A">
        <w:rPr>
          <w:rtl/>
        </w:rPr>
        <w:t xml:space="preserve"> </w:t>
      </w:r>
      <w:ins w:id="91139" w:author="קלוד" w:date="2026-10-11T13:11:34Z">
        <w:r>
          <w:rPr>
            <w:rtl/>
          </w:rPr>
          <w:t xml:space="preserve">חובה -</w:t>
        </w:r>
      </w:ins>
      <w:del w:id="91140" w:author="קלוד" w:date="2026-10-11T13:11:34Z">
        <w:r w:rsidRPr="006F178A">
          <w:rPr>
            <w:rtl/>
          </w:rPr>
          <w:delText xml:space="preserve">חובה</w:delText>
        </w:r>
      </w:del>
      <w:r w:rsidRPr="006F178A">
        <w:rPr>
          <w:rtl/>
        </w:rPr>
        <w:t xml:space="preserve"> כן מפסיקין ומטריחין </w:t>
      </w:r>
      <w:ins w:id="92209" w:author="מנוע מכני" w:date="2026-10-11T12:04:39Z">
        <w:ins w:id="91137" w:author="קלוד" w:date="2026-10-11T13:11:34Z">
          <w:r>
            <w:rPr>
              <w:rtl/>
            </w:rPr>
            <w:t xml:space="preserve">אותו.</w:t>
          </w:r>
        </w:ins>
        <w:del w:id="91138" w:author="קלוד" w:date="2026-10-11T13:11:34Z">
          <w:r>
            <w:rPr>
              <w:rtl/>
            </w:rPr>
            <w:delText xml:space="preserve">לו</w:delText>
          </w:r>
        </w:del>
      </w:ins>
      <w:del w:id="92210" w:author="מנוע מכני" w:date="2026-10-11T12:04:39Z">
        <w:r w:rsidRPr="006F178A">
          <w:rPr>
            <w:rtl/>
          </w:rPr>
          <w:delText xml:space="preserve">ליה</w:delText>
        </w:r>
      </w:del>
    </w:p>
    <w:p>
      <w:pPr>
        <w:pStyle w:val="38"/>
        <w:rPr>
          <w:ins w:id="96486" w:author="מנוע מכני" w:date="2026-10-11T12:04:39Z"/>
        </w:rPr>
      </w:pPr>
      <w:r w:rsidRPr="006F178A">
        <w:t xml:space="preserve">והך</w:t>
      </w:r>
    </w:p>
    <w:p w:rsidR="00E9703F" w:rsidRPr="006F178A" w:rsidRDefault="00E9703F" w:rsidP="00E9703F">
      <w:pPr>
        <w:rPr>
          <w:rtl/>
        </w:rPr>
      </w:pPr>
      <w:del w:id="96487" w:author="מנוע מכני" w:date="2026-10-11T12:04:39Z">
        <w:r w:rsidRPr="006F178A">
          <w:rPr>
            <w:rtl/>
          </w:rPr>
          <w:delText xml:space="preserve"> </w:delText>
        </w:r>
      </w:del>
      <w:ins w:id="91149" w:author="קלוד" w:date="2026-10-11T13:11:34Z">
        <w:r>
          <w:rPr>
            <w:rtl/>
          </w:rPr>
          <w:t xml:space="preserve">שבמנחה</w:t>
        </w:r>
      </w:ins>
      <w:del w:id="91150" w:author="קלוד" w:date="2026-10-11T13:11:34Z">
        <w:r w:rsidRPr="006F178A">
          <w:rPr>
            <w:rtl/>
          </w:rPr>
          <w:delText xml:space="preserve">דמנחה</w:delText>
        </w:r>
      </w:del>
      <w:r w:rsidRPr="006F178A">
        <w:rPr>
          <w:rtl/>
        </w:rPr>
        <w:t xml:space="preserve"> אם התחילו אין מפסיקין </w:t>
      </w:r>
      <w:ins w:id="90815" w:author="מנוע מכני" w:date="2026-10-11T12:04:39Z">
        <w:ins w:id="91147" w:author="קלוד" w:date="2026-10-11T13:11:34Z">
          <w:r>
            <w:rPr>
              <w:rtl/>
            </w:rPr>
            <w:t xml:space="preserve">-</w:t>
          </w:r>
        </w:ins>
        <w:del w:id="91148" w:author="קלוד" w:date="2026-10-11T13:11:34Z">
          <w:r>
            <w:rPr>
              <w:rtl/>
            </w:rPr>
            <w:delText xml:space="preserve">דשם</w:delText>
          </w:r>
        </w:del>
      </w:ins>
      <w:del w:id="90816" w:author="מנוע מכני" w:date="2026-10-11T12:04:39Z">
        <w:r w:rsidRPr="006F178A">
          <w:rPr>
            <w:rtl/>
          </w:rPr>
          <w:delText xml:space="preserve">דהתם</w:delText>
        </w:r>
      </w:del>
      <w:r w:rsidRPr="006F178A">
        <w:rPr>
          <w:rtl/>
        </w:rPr>
        <w:t xml:space="preserve"> </w:t>
      </w:r>
      <w:ins w:id="91145" w:author="קלוד" w:date="2026-10-11T13:11:34Z">
        <w:r>
          <w:rPr>
            <w:rtl/>
          </w:rPr>
          <w:t xml:space="preserve">ששם</w:t>
        </w:r>
      </w:ins>
      <w:del w:id="91146" w:author="קלוד" w:date="2026-10-11T13:11:34Z">
        <w:r w:rsidRPr="006F178A">
          <w:rPr>
            <w:rtl/>
          </w:rPr>
          <w:delText xml:space="preserve">לא</w:delText>
        </w:r>
      </w:del>
      <w:r w:rsidRPr="006F178A">
        <w:rPr>
          <w:rtl/>
        </w:rPr>
        <w:t xml:space="preserve"> </w:t>
      </w:r>
      <w:ins w:id="91143" w:author="קלוד" w:date="2026-10-11T13:11:34Z">
        <w:r>
          <w:rPr>
            <w:rtl/>
          </w:rPr>
          <w:t xml:space="preserve">אין</w:t>
        </w:r>
      </w:ins>
      <w:del w:id="91144" w:author="קלוד" w:date="2026-10-11T13:11:34Z">
        <w:r w:rsidRPr="006F178A">
          <w:rPr>
            <w:rtl/>
          </w:rPr>
          <w:delText xml:space="preserve">שכיחא</w:delText>
        </w:r>
      </w:del>
      <w:r w:rsidRPr="006F178A">
        <w:rPr>
          <w:rtl/>
        </w:rPr>
        <w:t xml:space="preserve"> </w:t>
      </w:r>
      <w:ins w:id="91141" w:author="קלוד" w:date="2026-10-11T13:11:34Z">
        <w:r>
          <w:rPr>
            <w:rtl/>
          </w:rPr>
          <w:t xml:space="preserve">שכרות מצויה,</w:t>
        </w:r>
      </w:ins>
      <w:del w:id="91142" w:author="קלוד" w:date="2026-10-11T13:11:34Z">
        <w:r w:rsidRPr="006F178A">
          <w:rPr>
            <w:rtl/>
          </w:rPr>
          <w:delText xml:space="preserve">שכרות</w:delText>
        </w:r>
      </w:del>
      <w:r w:rsidRPr="006F178A">
        <w:rPr>
          <w:rtl/>
        </w:rPr>
        <w:t xml:space="preserve"> </w:t>
      </w:r>
      <w:r w:rsidRPr="006F178A">
        <w:rPr>
          <w:rtl/>
        </w:rPr>
        <w:t xml:space="preserve">משא"כ</w:t>
      </w:r>
      <w:r w:rsidRPr="006F178A">
        <w:rPr>
          <w:rtl/>
        </w:rPr>
        <w:t xml:space="preserve"> בערבית.</w:t>
      </w:r>
    </w:p>
    <w:p w:rsidR="00E9703F" w:rsidRDefault="00E9703F" w:rsidP="00E9703F">
      <w:pPr>
        <w:rPr>
          <w:rtl/>
        </w:rPr>
      </w:pPr>
      <w:ins w:id="91163" w:author="קלוד" w:date="2026-10-11T13:11:34Z">
        <w:r>
          <w:rPr>
            <w:rStyle w:val="afffe"/>
            <w:rFonts w:ascii="Fb Fontext" w:hAnsi="Fb Fontext"/>
            <w:rtl/>
          </w:rPr>
          <w:t xml:space="preserve">א"נ:</w:t>
        </w:r>
      </w:ins>
      <w:del w:id="91164" w:author="קלוד" w:date="2026-10-11T13:11:34Z">
        <w:r w:rsidRPr="006F178A">
          <w:rPr>
            <w:rStyle w:val="afffe"/>
            <w:rFonts w:ascii="Fb Fontext" w:hAnsi="Fb Fontext"/>
            <w:rtl/>
          </w:rPr>
          <w:delText xml:space="preserve">א"נ</w:delText>
        </w:r>
      </w:del>
      <w:r w:rsidRPr="006F178A">
        <w:rPr>
          <w:rtl/>
        </w:rPr>
        <w:t xml:space="preserve"> </w:t>
      </w:r>
      <w:ins w:id="91161" w:author="קלוד" w:date="2026-10-11T13:11:34Z">
        <w:r>
          <w:rPr>
            <w:rtl/>
          </w:rPr>
          <w:t xml:space="preserve">מנחה,</w:t>
        </w:r>
      </w:ins>
      <w:del w:id="91162" w:author="קלוד" w:date="2026-10-11T13:11:34Z">
        <w:r w:rsidRPr="006F178A">
          <w:rPr>
            <w:rtl/>
          </w:rPr>
          <w:delText xml:space="preserve">במנחה</w:delText>
        </w:r>
      </w:del>
      <w:r w:rsidRPr="006F178A">
        <w:rPr>
          <w:rtl/>
        </w:rPr>
        <w:t xml:space="preserve"> </w:t>
      </w:r>
      <w:ins w:id="91159" w:author="קלוד" w:date="2026-10-11T13:11:34Z">
        <w:r>
          <w:rPr>
            <w:rtl/>
          </w:rPr>
          <w:t xml:space="preserve">שזמנה</w:t>
        </w:r>
      </w:ins>
      <w:del w:id="91160" w:author="קלוד" w:date="2026-10-11T13:11:34Z">
        <w:r w:rsidRPr="006F178A">
          <w:rPr>
            <w:rtl/>
          </w:rPr>
          <w:delText xml:space="preserve">דקביעא</w:delText>
        </w:r>
      </w:del>
      <w:r w:rsidRPr="006F178A">
        <w:rPr>
          <w:rtl/>
        </w:rPr>
        <w:t xml:space="preserve"> </w:t>
      </w:r>
      <w:ins w:id="94359" w:author="מנוע מכני" w:date="2026-10-11T12:04:39Z">
        <w:ins w:id="91157" w:author="קלוד" w:date="2026-10-11T13:11:34Z">
          <w:r>
            <w:rPr>
              <w:rtl/>
            </w:rPr>
            <w:t xml:space="preserve">קבוע</w:t>
          </w:r>
        </w:ins>
        <w:del w:id="91158" w:author="קלוד" w:date="2026-10-11T13:11:34Z">
          <w:r>
            <w:rPr>
              <w:rtl/>
            </w:rPr>
            <w:delText xml:space="preserve">פעם</w:delText>
          </w:r>
        </w:del>
      </w:ins>
      <w:del w:id="94360" w:author="מנוע מכני" w:date="2026-10-11T12:04:39Z">
        <w:r w:rsidRPr="006F178A">
          <w:rPr>
            <w:rtl/>
          </w:rPr>
          <w:delText xml:space="preserve">זימנא</w:delText>
        </w:r>
      </w:del>
      <w:r w:rsidRPr="006F178A">
        <w:rPr>
          <w:rtl/>
        </w:rPr>
        <w:t xml:space="preserve"> - </w:t>
      </w:r>
      <w:ins w:id="91155" w:author="קלוד" w:date="2026-10-11T13:11:34Z">
        <w:r>
          <w:rPr>
            <w:rtl/>
          </w:rPr>
          <w:t xml:space="preserve">ירא</w:t>
        </w:r>
      </w:ins>
      <w:del w:id="91156" w:author="קלוד" w:date="2026-10-11T13:11:34Z">
        <w:r w:rsidRPr="006F178A">
          <w:rPr>
            <w:rtl/>
          </w:rPr>
          <w:delText xml:space="preserve">מירתת</w:delText>
        </w:r>
      </w:del>
      <w:r w:rsidRPr="006F178A">
        <w:rPr>
          <w:rtl/>
        </w:rPr>
        <w:t xml:space="preserve"> ולא </w:t>
      </w:r>
      <w:ins w:id="91153" w:author="קלוד" w:date="2026-10-11T13:11:34Z">
        <w:r>
          <w:rPr>
            <w:rtl/>
          </w:rPr>
          <w:t xml:space="preserve">יבוא</w:t>
        </w:r>
      </w:ins>
      <w:del w:id="91154" w:author="קלוד" w:date="2026-10-11T13:11:34Z">
        <w:r w:rsidRPr="006F178A">
          <w:rPr>
            <w:rtl/>
          </w:rPr>
          <w:delText xml:space="preserve">אתי</w:delText>
        </w:r>
      </w:del>
      <w:r w:rsidRPr="006F178A">
        <w:rPr>
          <w:rtl/>
        </w:rPr>
        <w:t xml:space="preserve"> </w:t>
      </w:r>
      <w:ins w:id="91151" w:author="קלוד" w:date="2026-10-11T13:11:34Z">
        <w:r>
          <w:rPr>
            <w:rtl/>
          </w:rPr>
          <w:t xml:space="preserve">לפשוע,</w:t>
        </w:r>
      </w:ins>
      <w:del w:id="91152" w:author="קלוד" w:date="2026-10-11T13:11:34Z">
        <w:r w:rsidRPr="006F178A">
          <w:rPr>
            <w:rtl/>
          </w:rPr>
          <w:delText xml:space="preserve">למפשע,</w:delText>
        </w:r>
      </w:del>
    </w:p>
    <w:p w:rsidR="00E9703F" w:rsidRPr="006F178A" w:rsidRDefault="00E9703F" w:rsidP="00E9703F">
      <w:pPr>
        <w:rPr>
          <w:rtl/>
        </w:rPr>
      </w:pPr>
      <w:r w:rsidRPr="006F178A">
        <w:rPr>
          <w:rFonts w:ascii="Fb Fontext" w:hAnsi="Fb Fontext"/>
          <w:sz w:val="20"/>
          <w:rtl/>
        </w:rPr>
        <w:t xml:space="preserve">משא"כ</w:t>
      </w:r>
      <w:r w:rsidRPr="006F178A">
        <w:rPr>
          <w:rFonts w:ascii="Fb Fontext" w:hAnsi="Fb Fontext"/>
          <w:sz w:val="20"/>
          <w:rtl/>
        </w:rPr>
        <w:t xml:space="preserve"> </w:t>
      </w:r>
      <w:ins w:id="91181" w:author="קלוד" w:date="2026-10-11T13:11:34Z">
        <w:r>
          <w:rPr>
            <w:rFonts w:ascii="Fb Fontext" w:hAnsi="Fb Fontext"/>
            <w:sz w:val="20"/>
            <w:rtl/>
          </w:rPr>
          <w:t xml:space="preserve">ערבית,</w:t>
        </w:r>
      </w:ins>
      <w:del w:id="91182" w:author="קלוד" w:date="2026-10-11T13:11:34Z">
        <w:r w:rsidRPr="006F178A">
          <w:rPr>
            <w:rFonts w:ascii="Fb Fontext" w:hAnsi="Fb Fontext"/>
            <w:sz w:val="20"/>
            <w:rtl/>
          </w:rPr>
          <w:delText xml:space="preserve">ערבית</w:delText>
        </w:r>
      </w:del>
      <w:r w:rsidRPr="006F178A">
        <w:rPr>
          <w:rFonts w:ascii="Fb Fontext" w:hAnsi="Fb Fontext"/>
          <w:sz w:val="20"/>
          <w:rtl/>
        </w:rPr>
        <w:t xml:space="preserve"> </w:t>
      </w:r>
      <w:ins w:id="91179" w:author="קלוד" w:date="2026-10-11T13:11:34Z">
        <w:r>
          <w:rPr>
            <w:rFonts w:ascii="Fb Fontext" w:hAnsi="Fb Fontext"/>
            <w:sz w:val="20"/>
            <w:rtl/>
          </w:rPr>
          <w:t xml:space="preserve">שכל</w:t>
        </w:r>
      </w:ins>
      <w:del w:id="91180" w:author="קלוד" w:date="2026-10-11T13:11:34Z">
        <w:r w:rsidRPr="006F178A">
          <w:rPr>
            <w:rFonts w:ascii="Fb Fontext" w:hAnsi="Fb Fontext"/>
            <w:sz w:val="20"/>
            <w:rtl/>
          </w:rPr>
          <w:delText xml:space="preserve">דכולא</w:delText>
        </w:r>
      </w:del>
      <w:r w:rsidRPr="006F178A">
        <w:rPr>
          <w:rFonts w:ascii="Fb Fontext" w:hAnsi="Fb Fontext"/>
          <w:sz w:val="20"/>
          <w:rtl/>
        </w:rPr>
        <w:t xml:space="preserve"> </w:t>
      </w:r>
      <w:ins w:id="91177" w:author="קלוד" w:date="2026-10-11T13:11:34Z">
        <w:r>
          <w:rPr>
            <w:rFonts w:ascii="Fb Fontext" w:hAnsi="Fb Fontext"/>
            <w:sz w:val="20"/>
            <w:rtl/>
          </w:rPr>
          <w:t xml:space="preserve">הלילה</w:t>
        </w:r>
      </w:ins>
      <w:del w:id="91178" w:author="קלוד" w:date="2026-10-11T13:11:34Z">
        <w:r w:rsidRPr="006F178A">
          <w:rPr>
            <w:rFonts w:ascii="Fb Fontext" w:hAnsi="Fb Fontext"/>
            <w:sz w:val="20"/>
            <w:rtl/>
          </w:rPr>
          <w:delText xml:space="preserve">ליליא</w:delText>
        </w:r>
      </w:del>
      <w:r w:rsidRPr="006F178A">
        <w:rPr>
          <w:rFonts w:ascii="Fb Fontext" w:hAnsi="Fb Fontext"/>
          <w:sz w:val="20"/>
          <w:rtl/>
        </w:rPr>
        <w:t xml:space="preserve"> </w:t>
      </w:r>
      <w:ins w:id="91175" w:author="קלוד" w:date="2026-10-11T13:11:34Z">
        <w:r>
          <w:rPr>
            <w:rFonts w:ascii="Fb Fontext" w:hAnsi="Fb Fontext"/>
            <w:sz w:val="20"/>
            <w:rtl/>
          </w:rPr>
          <w:t xml:space="preserve">זמנה</w:t>
        </w:r>
      </w:ins>
      <w:del w:id="91176" w:author="קלוד" w:date="2026-10-11T13:11:34Z">
        <w:r w:rsidRPr="006F178A">
          <w:rPr>
            <w:rFonts w:ascii="Fb Fontext" w:hAnsi="Fb Fontext"/>
            <w:sz w:val="20"/>
            <w:rtl/>
          </w:rPr>
          <w:delText xml:space="preserve">זמן</w:delText>
        </w:r>
      </w:del>
      <w:r w:rsidRPr="006F178A">
        <w:rPr>
          <w:rFonts w:ascii="Fb Fontext" w:hAnsi="Fb Fontext"/>
          <w:sz w:val="20"/>
          <w:rtl/>
        </w:rPr>
        <w:t xml:space="preserve"> </w:t>
      </w:r>
      <w:ins w:id="91173" w:author="קלוד" w:date="2026-10-11T13:11:34Z">
        <w:r>
          <w:rPr>
            <w:rFonts w:ascii="Fb Fontext" w:hAnsi="Fb Fontext"/>
            <w:sz w:val="20"/>
            <w:rtl/>
          </w:rPr>
          <w:t xml:space="preserve">-</w:t>
        </w:r>
      </w:ins>
      <w:del w:id="91174" w:author="קלוד" w:date="2026-10-11T13:11:34Z">
        <w:r w:rsidRPr="006F178A">
          <w:rPr>
            <w:rFonts w:ascii="Fb Fontext" w:hAnsi="Fb Fontext"/>
            <w:sz w:val="20"/>
            <w:rtl/>
          </w:rPr>
          <w:delText xml:space="preserve">ערבית</w:delText>
        </w:r>
      </w:del>
      <w:r w:rsidRPr="006F178A">
        <w:rPr>
          <w:rFonts w:ascii="Fb Fontext" w:hAnsi="Fb Fontext"/>
          <w:sz w:val="20"/>
          <w:rtl/>
        </w:rPr>
        <w:t xml:space="preserve"> </w:t>
      </w:r>
      <w:ins w:id="91171" w:author="קלוד" w:date="2026-10-11T13:11:34Z">
        <w:r>
          <w:rPr>
            <w:rFonts w:ascii="Fb Fontext" w:hAnsi="Fb Fontext"/>
            <w:sz w:val="20"/>
            <w:rtl/>
          </w:rPr>
          <w:t xml:space="preserve">אינו</w:t>
        </w:r>
      </w:ins>
      <w:del w:id="91172" w:author="קלוד" w:date="2026-10-11T13:11:34Z">
        <w:r w:rsidRPr="006F178A">
          <w:rPr>
            <w:rFonts w:ascii="Fb Fontext" w:hAnsi="Fb Fontext"/>
            <w:sz w:val="20"/>
            <w:rtl/>
          </w:rPr>
          <w:delText xml:space="preserve">לא</w:delText>
        </w:r>
      </w:del>
      <w:r w:rsidRPr="006F178A">
        <w:rPr>
          <w:rFonts w:ascii="Fb Fontext" w:hAnsi="Fb Fontext"/>
          <w:sz w:val="20"/>
          <w:rtl/>
        </w:rPr>
        <w:t xml:space="preserve"> </w:t>
      </w:r>
      <w:ins w:id="91169" w:author="קלוד" w:date="2026-10-11T13:11:34Z">
        <w:r>
          <w:rPr>
            <w:rFonts w:ascii="Fb Fontext" w:hAnsi="Fb Fontext"/>
            <w:sz w:val="20"/>
            <w:rtl/>
          </w:rPr>
          <w:t xml:space="preserve">ירא</w:t>
        </w:r>
      </w:ins>
      <w:del w:id="91170" w:author="קלוד" w:date="2026-10-11T13:11:34Z">
        <w:r w:rsidRPr="006F178A">
          <w:rPr>
            <w:rFonts w:ascii="Fb Fontext" w:hAnsi="Fb Fontext"/>
            <w:sz w:val="20"/>
            <w:rtl/>
          </w:rPr>
          <w:delText xml:space="preserve">מירתת</w:delText>
        </w:r>
      </w:del>
      <w:r w:rsidRPr="006F178A">
        <w:rPr>
          <w:rFonts w:ascii="Fb Fontext" w:hAnsi="Fb Fontext"/>
          <w:sz w:val="20"/>
          <w:rtl/>
        </w:rPr>
        <w:t xml:space="preserve"> </w:t>
      </w:r>
      <w:ins w:id="91167" w:author="קלוד" w:date="2026-10-11T13:11:34Z">
        <w:r>
          <w:rPr>
            <w:rFonts w:ascii="Fb Fontext" w:hAnsi="Fb Fontext"/>
            <w:sz w:val="20"/>
            <w:rtl/>
          </w:rPr>
          <w:t xml:space="preserve">ובא</w:t>
        </w:r>
      </w:ins>
      <w:del w:id="91168" w:author="קלוד" w:date="2026-10-11T13:11:34Z">
        <w:r w:rsidRPr="006F178A">
          <w:rPr>
            <w:rFonts w:ascii="Fb Fontext" w:hAnsi="Fb Fontext"/>
            <w:sz w:val="20"/>
            <w:rtl/>
          </w:rPr>
          <w:delText xml:space="preserve">ואתי</w:delText>
        </w:r>
      </w:del>
      <w:r w:rsidRPr="006F178A">
        <w:rPr>
          <w:rFonts w:ascii="Fb Fontext" w:hAnsi="Fb Fontext"/>
          <w:sz w:val="20"/>
          <w:rtl/>
        </w:rPr>
        <w:t xml:space="preserve"> </w:t>
      </w:r>
      <w:ins w:id="91165" w:author="קלוד" w:date="2026-10-11T13:11:34Z">
        <w:r>
          <w:rPr>
            <w:rFonts w:ascii="Fb Fontext" w:hAnsi="Fb Fontext"/>
            <w:sz w:val="20"/>
            <w:rtl/>
          </w:rPr>
          <w:t xml:space="preserve">לפשוע.</w:t>
        </w:r>
      </w:ins>
      <w:del w:id="91166" w:author="קלוד" w:date="2026-10-11T13:11:34Z">
        <w:r w:rsidRPr="006F178A">
          <w:rPr>
            <w:rFonts w:ascii="Fb Fontext" w:hAnsi="Fb Fontext"/>
            <w:sz w:val="20"/>
            <w:rtl/>
          </w:rPr>
          <w:delText xml:space="preserve">למפשע.</w:delText>
        </w:r>
      </w:del>
    </w:p>
    <w:p w:rsidR="00E9703F" w:rsidRPr="006F178A" w:rsidRDefault="00E9703F" w:rsidP="00E9703F">
      <w:pPr>
        <w:rPr>
          <w:rtl/>
        </w:rPr>
      </w:pPr>
      <w:r w:rsidRPr="006F178A">
        <w:rPr>
          <w:rFonts w:ascii="Fb Fontext" w:hAnsi="Fb Fontext"/>
          <w:rtl/>
        </w:rPr>
        <w:t xml:space="preserve">מתקיף </w:t>
      </w:r>
      <w:r w:rsidRPr="006F178A">
        <w:rPr>
          <w:rStyle w:val="2fb"/>
          <w:rFonts w:ascii="Fb Fontext" w:hAnsi="Fb Fontext" w:hint="cs"/>
          <w:rtl/>
        </w:rPr>
        <w:t>ר</w:t>
      </w:r>
      <w:r w:rsidRPr="006F178A">
        <w:rPr>
          <w:rStyle w:val="2fb"/>
          <w:rFonts w:ascii="Fb Fontext" w:hAnsi="Fb Fontext"/>
          <w:rtl/>
        </w:rPr>
        <w:t>"</w:t>
      </w:r>
      <w:r w:rsidRPr="006F178A">
        <w:rPr>
          <w:rStyle w:val="2fb"/>
          <w:rFonts w:ascii="Fb Fontext" w:hAnsi="Fb Fontext" w:hint="cs"/>
          <w:rtl/>
        </w:rPr>
        <w:t>ש</w:t>
      </w:r>
      <w:r w:rsidRPr="006F178A">
        <w:rPr>
          <w:rFonts w:ascii="Fb Fontext" w:hAnsi="Fb Fontext"/>
          <w:rtl/>
        </w:rPr>
        <w:t xml:space="preserve"> </w:t>
      </w:r>
      <w:r w:rsidRPr="006F178A">
        <w:rPr>
          <w:rFonts w:ascii="Fb Fontext" w:hAnsi="Fb Fontext" w:hint="cs"/>
          <w:rtl/>
        </w:rPr>
        <w:t>וכי טירחה היא</w:t>
      </w:r>
      <w:r w:rsidR="00E50BBC">
        <w:rPr>
          <w:rFonts w:ascii="Fb Fontext" w:hAnsi="Fb Fontext" w:hint="cs"/>
          <w:rtl/>
        </w:rPr>
        <w:t>,</w:t>
      </w:r>
      <w:r w:rsidRPr="006F178A">
        <w:rPr>
          <w:rFonts w:ascii="Fb Fontext" w:hAnsi="Fb Fontext" w:hint="cs"/>
          <w:rtl/>
        </w:rPr>
        <w:t xml:space="preserve"> ועוד שיקומו מיד ויתפללו? ו</w:t>
      </w:r>
      <w:r>
        <w:rPr>
          <w:rFonts w:ascii="Fb Fontext" w:hAnsi="Fb Fontext" w:hint="cs"/>
          <w:rtl/>
        </w:rPr>
        <w:t>דחי</w:t>
      </w:r>
      <w:r>
        <w:rPr>
          <w:rFonts w:ascii="Fb Fontext" w:hAnsi="Fb Fontext"/>
          <w:rtl/>
        </w:rPr>
        <w:t>'</w:t>
      </w:r>
      <w:r w:rsidRPr="006F178A">
        <w:rPr>
          <w:rFonts w:ascii="Fb Fontext" w:hAnsi="Fb Fontext"/>
          <w:rtl/>
        </w:rPr>
        <w:t xml:space="preserve">- משום </w:t>
      </w:r>
      <w:r>
        <w:rPr>
          <w:rFonts w:ascii="Fb Fontext" w:hAnsi="Fb Fontext"/>
          <w:rtl/>
        </w:rPr>
        <w:t>שנא'</w:t>
      </w:r>
      <w:r w:rsidRPr="009C3FED">
        <w:rPr>
          <w:rStyle w:val="afffff0"/>
          <w:rtl/>
        </w:rPr>
        <w:t xml:space="preserve"> </w:t>
      </w:r>
      <w:r w:rsidRPr="009C3FED">
        <w:rPr>
          <w:rStyle w:val="afffff0"/>
          <w:rFonts w:hint="cs"/>
          <w:rtl/>
        </w:rPr>
        <w:t>'</w:t>
      </w:r>
      <w:ins w:id="90783" w:author="Claude - סמנטי" w:date="2026-10-11T12:28:21Z">
        <w:r>
          <w:rPr>
            <w:rStyle w:val="afffff0"/>
            <w:rtl/>
          </w:rPr>
          <w:t xml:space="preserve">הִכּוֹן לִקְרַאת אֱלֹהֶיךָ יִשְׂרָאֵל</w:t>
        </w:r>
      </w:ins>
      <w:del w:id="90784" w:author="Claude - סמנטי" w:date="2026-10-11T12:28:21Z">
        <w:r w:rsidRPr="009C3FED">
          <w:rPr>
            <w:rStyle w:val="afffff0"/>
            <w:rtl/>
          </w:rPr>
          <w:delText xml:space="preserve">הכון לקראת אלהיך ישראל</w:delText>
        </w:r>
      </w:del>
      <w:r w:rsidRPr="009C3FED">
        <w:rPr>
          <w:rStyle w:val="afffff0"/>
          <w:rFonts w:hint="cs"/>
          <w:rtl/>
        </w:rPr>
        <w:t>'</w:t>
      </w:r>
      <w:r w:rsidRPr="009C3FED">
        <w:rPr>
          <w:rStyle w:val="afffff0"/>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w:t>
      </w:r>
    </w:p>
    <w:p>
      <w:pPr>
        <w:pStyle w:val="afffff8"/>
        <w:rPr>
          <w:ins w:id="91271" w:author="קלוד" w:date="2026-10-11T12:33:55Z"/>
        </w:rPr>
      </w:pPr>
      <w:ins w:id="91272" w:author="קלוד" w:date="2026-10-11T12:33:55Z">
        <w:r>
          <w:rPr>
            <w:color w:val="7B3F00"/>
          </w:rPr>
          <w:t xml:space="preserve">הכנה לתפילה - 'הכון לקראת אלהיך ישראל'</w:t>
        </w:r>
      </w:ins>
    </w:p>
    <w:p w:rsidR="00E9703F" w:rsidRPr="006F178A" w:rsidRDefault="00E9703F" w:rsidP="00E9703F">
      <w:pPr>
        <w:rPr>
          <w:rtl/>
        </w:rPr>
      </w:pPr>
      <w:r w:rsidRPr="006F178A">
        <w:rPr>
          <w:rStyle w:val="2fb"/>
          <w:rFonts w:ascii="Fb Fontext" w:hAnsi="Fb Fontext"/>
          <w:rtl/>
        </w:rPr>
        <w:t xml:space="preserve">רבר"ה</w:t>
      </w:r>
      <w:r w:rsidRPr="006F178A">
        <w:rPr>
          <w:rFonts w:ascii="Fb Fontext" w:hAnsi="Fb Fontext"/>
          <w:rtl/>
        </w:rPr>
        <w:t xml:space="preserve"> לבש מנעלים מיוחדים קודם התפילה- הכון לקראת </w:t>
      </w:r>
      <w:r>
        <w:rPr>
          <w:rFonts w:ascii="Fb Fontext" w:hAnsi="Fb Fontext"/>
          <w:rtl/>
        </w:rPr>
        <w:t>וגו'</w:t>
      </w:r>
      <w:r w:rsidRPr="006F178A">
        <w:rPr>
          <w:rFonts w:ascii="Fb Fontext" w:hAnsi="Fb Fontext"/>
          <w:rtl/>
        </w:rPr>
        <w:t>.</w:t>
      </w:r>
    </w:p>
    <w:p w:rsidR="00E9703F" w:rsidRPr="006F178A" w:rsidRDefault="00E9703F" w:rsidP="00E9703F">
      <w:pPr>
        <w:rPr>
          <w:rtl/>
        </w:rPr>
      </w:pPr>
      <w:r w:rsidRPr="006F178A">
        <w:rPr>
          <w:rStyle w:val="2fb"/>
          <w:rtl/>
        </w:rPr>
        <w:t xml:space="preserve">רבא</w:t>
      </w:r>
      <w:r w:rsidRPr="006F178A">
        <w:rPr>
          <w:rtl/>
        </w:rPr>
        <w:t xml:space="preserve"> </w:t>
      </w:r>
      <w:ins w:id="91191" w:author="קלוד" w:date="2026-10-11T13:11:34Z">
        <w:r>
          <w:rPr>
            <w:rtl/>
          </w:rPr>
          <w:t xml:space="preserve">הסיר</w:t>
        </w:r>
      </w:ins>
      <w:del w:id="91192" w:author="קלוד" w:date="2026-10-11T13:11:34Z">
        <w:r w:rsidRPr="006F178A">
          <w:rPr>
            <w:rtl/>
          </w:rPr>
          <w:delText xml:space="preserve">שדי</w:delText>
        </w:r>
      </w:del>
      <w:r w:rsidRPr="006F178A">
        <w:rPr>
          <w:rtl/>
        </w:rPr>
        <w:t xml:space="preserve"> </w:t>
      </w:r>
      <w:ins w:id="91189" w:author="קלוד" w:date="2026-10-11T13:11:34Z">
        <w:r>
          <w:rPr>
            <w:rtl/>
          </w:rPr>
          <w:t xml:space="preserve">גלימתו</w:t>
        </w:r>
      </w:ins>
      <w:del w:id="91190" w:author="קלוד" w:date="2026-10-11T13:11:34Z">
        <w:r w:rsidRPr="006F178A">
          <w:rPr>
            <w:rtl/>
          </w:rPr>
          <w:delText xml:space="preserve">גלימיה</w:delText>
        </w:r>
      </w:del>
      <w:r w:rsidRPr="006F178A">
        <w:rPr>
          <w:rtl/>
        </w:rPr>
        <w:t xml:space="preserve"> </w:t>
      </w:r>
      <w:ins w:id="91187" w:author="קלוד" w:date="2026-10-11T13:11:34Z">
        <w:r>
          <w:rPr>
            <w:rtl/>
          </w:rPr>
          <w:t xml:space="preserve">וחבק</w:t>
        </w:r>
      </w:ins>
      <w:del w:id="91188" w:author="קלוד" w:date="2026-10-11T13:11:34Z">
        <w:r w:rsidRPr="006F178A">
          <w:rPr>
            <w:rtl/>
          </w:rPr>
          <w:delText xml:space="preserve">ופכר</w:delText>
        </w:r>
      </w:del>
      <w:r w:rsidRPr="006F178A">
        <w:rPr>
          <w:rtl/>
        </w:rPr>
        <w:t xml:space="preserve"> </w:t>
      </w:r>
      <w:ins w:id="91185" w:author="קלוד" w:date="2026-10-11T13:11:34Z">
        <w:r>
          <w:rPr>
            <w:rtl/>
          </w:rPr>
          <w:t xml:space="preserve">ידיו,</w:t>
        </w:r>
      </w:ins>
      <w:del w:id="91186" w:author="קלוד" w:date="2026-10-11T13:11:34Z">
        <w:r w:rsidRPr="006F178A">
          <w:rPr>
            <w:rtl/>
          </w:rPr>
          <w:delText xml:space="preserve">ידיה,</w:delText>
        </w:r>
      </w:del>
      <w:r w:rsidRPr="006F178A">
        <w:rPr>
          <w:rtl/>
        </w:rPr>
        <w:t xml:space="preserve"> </w:t>
      </w:r>
      <w:ins w:id="91183" w:author="קלוד" w:date="2026-10-11T13:11:34Z">
        <w:r>
          <w:rPr>
            <w:rtl/>
          </w:rPr>
          <w:t xml:space="preserve">והתפלל.</w:t>
        </w:r>
      </w:ins>
      <w:del w:id="91184" w:author="קלוד" w:date="2026-10-11T13:11:34Z">
        <w:r w:rsidRPr="006F178A">
          <w:rPr>
            <w:rtl/>
          </w:rPr>
          <w:delText xml:space="preserve">ומצלי.</w:delText>
        </w:r>
      </w:del>
      <w:r w:rsidRPr="006F178A">
        <w:rPr>
          <w:rtl/>
        </w:rPr>
        <w:t xml:space="preserve"> </w:t>
      </w:r>
      <w:r w:rsidRPr="006F178A">
        <w:rPr>
          <w:rtl/>
        </w:rPr>
        <w:t xml:space="preserve">אמר</w:t>
      </w:r>
      <w:r w:rsidRPr="006F178A">
        <w:rPr>
          <w:rtl/>
        </w:rPr>
        <w:t xml:space="preserve">: כעבד </w:t>
      </w:r>
      <w:r w:rsidRPr="006F178A">
        <w:rPr>
          <w:rFonts w:hint="cs"/>
          <w:rtl/>
        </w:rPr>
        <w:t>לפני קונו</w:t>
      </w:r>
      <w:r w:rsidRPr="006F178A">
        <w:rPr>
          <w:rtl/>
        </w:rPr>
        <w:t>.</w:t>
      </w:r>
    </w:p>
    <w:p>
      <w:pPr>
        <w:pStyle w:val="38"/>
        <w:rPr>
          <w:ins w:id="96488" w:author="מנוע מכני" w:date="2026-10-11T12:04:39Z"/>
        </w:rPr>
      </w:pPr>
      <w:r w:rsidRPr="00097464">
        <w:t xml:space="preserve">רב אשי:</w:t>
      </w:r>
    </w:p>
    <w:p w:rsidR="00E9703F" w:rsidRPr="00097464" w:rsidRDefault="00E9703F" w:rsidP="00E9703F">
      <w:pPr>
        <w:rPr>
          <w:spacing w:val="-4"/>
          <w:rtl/>
        </w:rPr>
      </w:pPr>
      <w:del w:id="96489" w:author="מנוע מכני" w:date="2026-10-11T12:04:39Z">
        <w:r w:rsidRPr="00097464">
          <w:rPr>
            <w:spacing w:val="-4"/>
            <w:rtl/>
          </w:rPr>
          <w:delText xml:space="preserve"> </w:delText>
        </w:r>
      </w:del>
      <w:r w:rsidRPr="00097464">
        <w:rPr>
          <w:rFonts w:hint="cs"/>
          <w:spacing w:val="-4"/>
          <w:rtl/>
        </w:rPr>
        <w:t xml:space="preserve">ראה </w:t>
      </w:r>
      <w:ins w:id="91211" w:author="קלוד" w:date="2026-10-11T13:11:34Z">
        <w:r>
          <w:rPr>
            <w:rStyle w:val="2fb"/>
            <w:rFonts w:hint="cs"/>
            <w:spacing w:val="-4"/>
            <w:rtl/>
          </w:rPr>
          <w:t xml:space="preserve">את ר"כ</w:t>
        </w:r>
      </w:ins>
      <w:del w:id="91212" w:author="קלוד" w:date="2026-10-11T13:11:34Z">
        <w:r w:rsidRPr="00097464">
          <w:rPr>
            <w:rStyle w:val="2fb"/>
            <w:rFonts w:hint="cs"/>
            <w:spacing w:val="-4"/>
            <w:rtl/>
          </w:rPr>
          <w:delText xml:space="preserve">לר</w:delText>
        </w:r>
        <w:r w:rsidRPr="00097464">
          <w:rPr>
            <w:rStyle w:val="2fb"/>
            <w:spacing w:val="-4"/>
            <w:rtl/>
          </w:rPr>
          <w:delText xml:space="preserve">"</w:delText>
        </w:r>
        <w:r w:rsidRPr="00097464">
          <w:rPr>
            <w:rStyle w:val="2fb"/>
            <w:rFonts w:hint="cs"/>
            <w:spacing w:val="-4"/>
            <w:rtl/>
          </w:rPr>
          <w:delText xml:space="preserve">כ</w:delText>
        </w:r>
      </w:del>
      <w:r w:rsidRPr="00097464">
        <w:rPr>
          <w:rFonts w:hint="cs"/>
          <w:spacing w:val="-4"/>
          <w:rtl/>
        </w:rPr>
        <w:t xml:space="preserve"> שכשיש צער בעולם </w:t>
      </w:r>
      <w:ins w:id="91209" w:author="קלוד" w:date="2026-10-11T13:11:34Z">
        <w:r>
          <w:rPr>
            <w:spacing w:val="-4"/>
            <w:rtl/>
          </w:rPr>
          <w:t xml:space="preserve">הסיר</w:t>
        </w:r>
      </w:ins>
      <w:del w:id="91210" w:author="קלוד" w:date="2026-10-11T13:11:34Z">
        <w:r w:rsidRPr="00097464">
          <w:rPr>
            <w:spacing w:val="-4"/>
            <w:rtl/>
          </w:rPr>
          <w:delText xml:space="preserve">שדי</w:delText>
        </w:r>
      </w:del>
      <w:r w:rsidRPr="00097464">
        <w:rPr>
          <w:spacing w:val="-4"/>
          <w:rtl/>
        </w:rPr>
        <w:t xml:space="preserve"> </w:t>
      </w:r>
      <w:ins w:id="91207" w:author="קלוד" w:date="2026-10-11T13:11:34Z">
        <w:r>
          <w:rPr>
            <w:spacing w:val="-4"/>
            <w:rtl/>
          </w:rPr>
          <w:t xml:space="preserve">גלימתו</w:t>
        </w:r>
      </w:ins>
      <w:del w:id="91208" w:author="קלוד" w:date="2026-10-11T13:11:34Z">
        <w:r w:rsidRPr="00097464">
          <w:rPr>
            <w:spacing w:val="-4"/>
            <w:rtl/>
          </w:rPr>
          <w:delText xml:space="preserve">גלימיה</w:delText>
        </w:r>
      </w:del>
      <w:r w:rsidRPr="00097464">
        <w:rPr>
          <w:spacing w:val="-4"/>
          <w:rtl/>
        </w:rPr>
        <w:t xml:space="preserve"> </w:t>
      </w:r>
      <w:ins w:id="91205" w:author="קלוד" w:date="2026-10-11T13:11:34Z">
        <w:r>
          <w:rPr>
            <w:spacing w:val="-4"/>
            <w:rtl/>
          </w:rPr>
          <w:t xml:space="preserve">וחבק</w:t>
        </w:r>
      </w:ins>
      <w:del w:id="91206" w:author="קלוד" w:date="2026-10-11T13:11:34Z">
        <w:r w:rsidRPr="00097464">
          <w:rPr>
            <w:spacing w:val="-4"/>
            <w:rtl/>
          </w:rPr>
          <w:delText xml:space="preserve">ופכר</w:delText>
        </w:r>
      </w:del>
      <w:r w:rsidRPr="00097464">
        <w:rPr>
          <w:spacing w:val="-4"/>
          <w:rtl/>
        </w:rPr>
        <w:t xml:space="preserve"> </w:t>
      </w:r>
      <w:ins w:id="91203" w:author="קלוד" w:date="2026-10-11T13:11:34Z">
        <w:r>
          <w:rPr>
            <w:spacing w:val="-4"/>
            <w:rtl/>
          </w:rPr>
          <w:t xml:space="preserve">ידיו</w:t>
        </w:r>
      </w:ins>
      <w:del w:id="91204" w:author="קלוד" w:date="2026-10-11T13:11:34Z">
        <w:r w:rsidRPr="00097464">
          <w:rPr>
            <w:spacing w:val="-4"/>
            <w:rtl/>
          </w:rPr>
          <w:delText xml:space="preserve">ידיה</w:delText>
        </w:r>
      </w:del>
      <w:r w:rsidRPr="00097464">
        <w:rPr>
          <w:spacing w:val="-4"/>
          <w:rtl/>
        </w:rPr>
        <w:t xml:space="preserve"> </w:t>
      </w:r>
      <w:ins w:id="91201" w:author="קלוד" w:date="2026-10-11T13:11:34Z">
        <w:r>
          <w:rPr>
            <w:spacing w:val="-4"/>
            <w:rtl/>
          </w:rPr>
          <w:t xml:space="preserve">והתפלל,</w:t>
        </w:r>
      </w:ins>
      <w:del w:id="91202" w:author="קלוד" w:date="2026-10-11T13:11:34Z">
        <w:r w:rsidRPr="00097464">
          <w:rPr>
            <w:spacing w:val="-4"/>
            <w:rtl/>
          </w:rPr>
          <w:delText xml:space="preserve">ומצלי,</w:delText>
        </w:r>
      </w:del>
      <w:r w:rsidRPr="00097464">
        <w:rPr>
          <w:spacing w:val="-4"/>
          <w:rtl/>
        </w:rPr>
        <w:t xml:space="preserve"> </w:t>
      </w:r>
      <w:ins w:id="91199" w:author="קלוד" w:date="2026-10-11T13:11:34Z">
        <w:r>
          <w:rPr>
            <w:spacing w:val="-4"/>
            <w:rtl/>
          </w:rPr>
          <w:t xml:space="preserve">ואמר:</w:t>
        </w:r>
      </w:ins>
      <w:del w:id="91200" w:author="קלוד" w:date="2026-10-11T13:11:34Z">
        <w:r w:rsidRPr="00097464">
          <w:rPr>
            <w:spacing w:val="-4"/>
            <w:rtl/>
          </w:rPr>
          <w:delText xml:space="preserve">אמר</w:delText>
        </w:r>
        <w:r w:rsidRPr="00097464">
          <w:rPr>
            <w:spacing w:val="-4"/>
            <w:rtl/>
          </w:rPr>
          <w:delText xml:space="preserve">:</w:delText>
        </w:r>
      </w:del>
      <w:r w:rsidRPr="00097464">
        <w:rPr>
          <w:spacing w:val="-4"/>
          <w:rtl/>
        </w:rPr>
        <w:t xml:space="preserve"> </w:t>
      </w:r>
      <w:ins w:id="91197" w:author="קלוד" w:date="2026-10-11T13:11:34Z">
        <w:r>
          <w:rPr>
            <w:spacing w:val="-4"/>
            <w:rtl/>
          </w:rPr>
          <w:t xml:space="preserve">כעבד</w:t>
        </w:r>
      </w:ins>
      <w:del w:id="91198" w:author="קלוד" w:date="2026-10-11T13:11:34Z">
        <w:r w:rsidRPr="00097464">
          <w:rPr>
            <w:spacing w:val="-4"/>
            <w:rtl/>
          </w:rPr>
          <w:delText xml:space="preserve">כעבדא</w:delText>
        </w:r>
      </w:del>
      <w:r w:rsidRPr="00097464">
        <w:rPr>
          <w:spacing w:val="-4"/>
          <w:rtl/>
        </w:rPr>
        <w:t xml:space="preserve"> </w:t>
      </w:r>
      <w:ins w:id="91195" w:author="קלוד" w:date="2026-10-11T13:11:34Z">
        <w:r>
          <w:rPr>
            <w:spacing w:val="-4"/>
            <w:rtl/>
          </w:rPr>
          <w:t xml:space="preserve">לפני</w:t>
        </w:r>
      </w:ins>
      <w:del w:id="91196" w:author="קלוד" w:date="2026-10-11T13:11:34Z">
        <w:r w:rsidRPr="00097464">
          <w:rPr>
            <w:spacing w:val="-4"/>
            <w:rtl/>
          </w:rPr>
          <w:delText xml:space="preserve">קמי</w:delText>
        </w:r>
      </w:del>
      <w:r w:rsidRPr="00097464">
        <w:rPr>
          <w:spacing w:val="-4"/>
          <w:rtl/>
        </w:rPr>
        <w:t xml:space="preserve"> </w:t>
      </w:r>
      <w:ins w:id="91193" w:author="קלוד" w:date="2026-10-11T13:11:34Z">
        <w:r>
          <w:rPr>
            <w:spacing w:val="-4"/>
            <w:rtl/>
          </w:rPr>
          <w:t xml:space="preserve">אדוניו.</w:t>
        </w:r>
      </w:ins>
      <w:del w:id="91194" w:author="קלוד" w:date="2026-10-11T13:11:34Z">
        <w:r w:rsidRPr="00097464">
          <w:rPr>
            <w:spacing w:val="-4"/>
            <w:rtl/>
          </w:rPr>
          <w:delText xml:space="preserve">מריה.</w:delText>
        </w:r>
      </w:del>
    </w:p>
    <w:p w:rsidR="00E9703F" w:rsidRPr="00097464" w:rsidRDefault="00E9703F" w:rsidP="00E9703F">
      <w:pPr>
        <w:rPr>
          <w:spacing w:val="-8"/>
          <w:rtl/>
        </w:rPr>
      </w:pPr>
      <w:del w:id="90086" w:author="מנוע מכני" w:date="2026-10-11T12:04:39Z">
        <w:r w:rsidRPr="00097464">
          <w:rPr>
            <w:spacing w:val="-8"/>
            <w:rtl/>
          </w:rPr>
          <w:tab/>
          <w:delText xml:space="preserve"> </w:delText>
        </w:r>
      </w:del>
      <w:r w:rsidRPr="00097464">
        <w:rPr>
          <w:spacing w:val="-8"/>
          <w:rtl/>
        </w:rPr>
        <w:tab/>
      </w:r>
      <w:r w:rsidRPr="00097464">
        <w:rPr>
          <w:spacing w:val="-8"/>
          <w:rtl/>
        </w:rPr>
        <w:tab/>
      </w:r>
      <w:r w:rsidRPr="00097464">
        <w:rPr>
          <w:rFonts w:hint="cs"/>
          <w:spacing w:val="-8"/>
          <w:rtl/>
        </w:rPr>
        <w:t xml:space="preserve">ובעת </w:t>
      </w:r>
      <w:ins w:id="91225" w:author="קלוד" w:date="2026-10-11T13:11:34Z">
        <w:r>
          <w:rPr>
            <w:rFonts w:hint="cs"/>
            <w:spacing w:val="-8"/>
            <w:rtl/>
          </w:rPr>
          <w:t xml:space="preserve">שלום</w:t>
        </w:r>
      </w:ins>
      <w:del w:id="91226" w:author="קלוד" w:date="2026-10-11T13:11:34Z">
        <w:r w:rsidRPr="00097464">
          <w:rPr>
            <w:rFonts w:hint="cs"/>
            <w:spacing w:val="-8"/>
            <w:rtl/>
          </w:rPr>
          <w:delText xml:space="preserve">שלום</w:delText>
        </w:r>
        <w:r w:rsidRPr="00097464">
          <w:rPr>
            <w:spacing w:val="-8"/>
            <w:rtl/>
          </w:rPr>
          <w:delText xml:space="preserve">-</w:delText>
        </w:r>
      </w:del>
      <w:r w:rsidRPr="00097464">
        <w:rPr>
          <w:spacing w:val="-8"/>
          <w:rtl/>
        </w:rPr>
        <w:t xml:space="preserve"> </w:t>
      </w:r>
      <w:ins w:id="91223" w:author="קלוד" w:date="2026-10-11T13:11:34Z">
        <w:r>
          <w:rPr>
            <w:spacing w:val="-8"/>
            <w:rtl/>
          </w:rPr>
          <w:t xml:space="preserve">-</w:t>
        </w:r>
      </w:ins>
      <w:del w:id="91224" w:author="קלוד" w:date="2026-10-11T13:11:34Z">
        <w:r w:rsidRPr="00097464">
          <w:rPr>
            <w:spacing w:val="-8"/>
            <w:rtl/>
          </w:rPr>
          <w:delText xml:space="preserve">לביש</w:delText>
        </w:r>
      </w:del>
      <w:r w:rsidRPr="00097464">
        <w:rPr>
          <w:spacing w:val="-8"/>
          <w:rtl/>
        </w:rPr>
        <w:t xml:space="preserve"> </w:t>
      </w:r>
      <w:ins w:id="91221" w:author="קלוד" w:date="2026-10-11T13:11:34Z">
        <w:r>
          <w:rPr>
            <w:spacing w:val="-8"/>
            <w:rtl/>
          </w:rPr>
          <w:t xml:space="preserve">לבש</w:t>
        </w:r>
      </w:ins>
      <w:del w:id="91222" w:author="קלוד" w:date="2026-10-11T13:11:34Z">
        <w:r w:rsidRPr="00097464">
          <w:rPr>
            <w:spacing w:val="-8"/>
            <w:rtl/>
          </w:rPr>
          <w:delText xml:space="preserve">ומתכסי</w:delText>
        </w:r>
      </w:del>
      <w:r w:rsidRPr="00097464">
        <w:rPr>
          <w:spacing w:val="-8"/>
          <w:rtl/>
        </w:rPr>
        <w:t xml:space="preserve"> </w:t>
      </w:r>
      <w:ins w:id="91219" w:author="קלוד" w:date="2026-10-11T13:11:34Z">
        <w:r>
          <w:rPr>
            <w:spacing w:val="-8"/>
            <w:rtl/>
          </w:rPr>
          <w:t xml:space="preserve">ונתכסה</w:t>
        </w:r>
      </w:ins>
      <w:del w:id="91220" w:author="קלוד" w:date="2026-10-11T13:11:34Z">
        <w:r w:rsidRPr="00097464">
          <w:rPr>
            <w:spacing w:val="-8"/>
            <w:rtl/>
          </w:rPr>
          <w:delText xml:space="preserve">ומתעטף</w:delText>
        </w:r>
      </w:del>
      <w:r w:rsidRPr="00097464">
        <w:rPr>
          <w:spacing w:val="-8"/>
          <w:rtl/>
        </w:rPr>
        <w:t xml:space="preserve"> </w:t>
      </w:r>
      <w:ins w:id="91217" w:author="קלוד" w:date="2026-10-11T13:11:34Z">
        <w:r>
          <w:rPr>
            <w:spacing w:val="-8"/>
            <w:rtl/>
          </w:rPr>
          <w:t xml:space="preserve">ונתעטף</w:t>
        </w:r>
      </w:ins>
      <w:del w:id="91218" w:author="קלוד" w:date="2026-10-11T13:11:34Z">
        <w:r w:rsidRPr="00097464">
          <w:rPr>
            <w:spacing w:val="-8"/>
            <w:rtl/>
          </w:rPr>
          <w:delText xml:space="preserve">ומצלי,</w:delText>
        </w:r>
      </w:del>
      <w:r w:rsidRPr="00097464">
        <w:rPr>
          <w:rFonts w:hint="cs"/>
          <w:spacing w:val="-8"/>
          <w:rtl/>
        </w:rPr>
        <w:t xml:space="preserve"> </w:t>
      </w:r>
      <w:ins w:id="91215" w:author="קלוד" w:date="2026-10-11T13:11:34Z">
        <w:r>
          <w:rPr>
            <w:rStyle w:val="afffff0"/>
            <w:rFonts w:hint="cs"/>
            <w:rtl/>
          </w:rPr>
          <w:t xml:space="preserve">והתפלל, משום 'הכון</w:t>
        </w:r>
      </w:ins>
      <w:del w:id="91216" w:author="קלוד" w:date="2026-10-11T13:11:34Z">
        <w:r w:rsidRPr="00B20210">
          <w:rPr>
            <w:rStyle w:val="afffff0"/>
            <w:rFonts w:hint="cs"/>
            <w:rtl/>
          </w:rPr>
          <w:delText xml:space="preserve">ד'</w:delText>
        </w:r>
        <w:r w:rsidRPr="00B20210">
          <w:rPr>
            <w:rStyle w:val="afffff0"/>
            <w:rtl/>
          </w:rPr>
          <w:delText xml:space="preserve">הכון</w:delText>
        </w:r>
      </w:del>
      <w:r w:rsidRPr="00B20210">
        <w:rPr>
          <w:rStyle w:val="afffff0"/>
          <w:rtl/>
        </w:rPr>
        <w:t xml:space="preserve"> לקראת אלהיך </w:t>
      </w:r>
      <w:ins w:id="91213" w:author="קלוד" w:date="2026-10-11T13:11:34Z">
        <w:r>
          <w:rPr>
            <w:rStyle w:val="afffff0"/>
            <w:rtl/>
          </w:rPr>
          <w:t xml:space="preserve">ישראל'.</w:t>
        </w:r>
      </w:ins>
      <w:del w:id="91214" w:author="קלוד" w:date="2026-10-11T13:11:34Z">
        <w:r w:rsidRPr="00B20210">
          <w:rPr>
            <w:rStyle w:val="afffff0"/>
            <w:rtl/>
          </w:rPr>
          <w:delText xml:space="preserve">ישראל</w:delText>
        </w:r>
        <w:r w:rsidRPr="00097464">
          <w:rPr>
            <w:spacing w:val="-8"/>
            <w:rtl/>
          </w:rPr>
          <w:delText xml:space="preserve">.</w:delText>
        </w:r>
      </w:del>
    </w:p>
    <w:p w:rsidR="00E9703F" w:rsidRDefault="00E9703F" w:rsidP="00E9703F">
      <w:pPr>
        <w:rPr>
          <w:rtl/>
        </w:rPr>
      </w:pPr>
      <w:r w:rsidRPr="006F178A">
        <w:rPr>
          <w:rStyle w:val="2fb"/>
          <w:rtl/>
        </w:rPr>
        <w:t xml:space="preserve">רבא</w:t>
      </w:r>
      <w:r w:rsidRPr="006F178A">
        <w:rPr>
          <w:rtl/>
        </w:rPr>
        <w:t xml:space="preserve"> </w:t>
      </w:r>
      <w:r w:rsidRPr="006F178A">
        <w:rPr>
          <w:rtl/>
        </w:rPr>
        <w:t xml:space="preserve">אמר</w:t>
      </w:r>
      <w:r w:rsidRPr="006F178A">
        <w:rPr>
          <w:rtl/>
        </w:rPr>
        <w:t xml:space="preserve"> על </w:t>
      </w:r>
      <w:r w:rsidRPr="006F178A">
        <w:rPr>
          <w:rStyle w:val="2fb"/>
          <w:rtl/>
        </w:rPr>
        <w:t xml:space="preserve">רה"מ</w:t>
      </w:r>
      <w:r w:rsidRPr="006F178A">
        <w:rPr>
          <w:rtl/>
        </w:rPr>
        <w:t xml:space="preserve"> </w:t>
      </w:r>
      <w:ins w:id="91235" w:author="קלוד" w:date="2026-10-11T13:11:34Z">
        <w:r>
          <w:rPr>
            <w:rtl/>
          </w:rPr>
          <w:t xml:space="preserve">שהאריך</w:t>
        </w:r>
      </w:ins>
      <w:del w:id="91236" w:author="קלוד" w:date="2026-10-11T13:11:34Z">
        <w:r w:rsidRPr="006F178A">
          <w:rPr>
            <w:rtl/>
          </w:rPr>
          <w:delText xml:space="preserve">דהאריך</w:delText>
        </w:r>
      </w:del>
      <w:r w:rsidRPr="006F178A">
        <w:rPr>
          <w:rtl/>
        </w:rPr>
        <w:t xml:space="preserve"> </w:t>
      </w:r>
      <w:ins w:id="91233" w:author="קלוד" w:date="2026-10-11T13:11:34Z">
        <w:r>
          <w:rPr>
            <w:rtl/>
          </w:rPr>
          <w:t xml:space="preserve">בתפילתו:</w:t>
        </w:r>
      </w:ins>
      <w:del w:id="91234" w:author="קלוד" w:date="2026-10-11T13:11:34Z">
        <w:r w:rsidRPr="006F178A">
          <w:rPr>
            <w:rtl/>
          </w:rPr>
          <w:delText xml:space="preserve">בתפילתו</w:delText>
        </w:r>
        <w:r w:rsidRPr="006F178A">
          <w:rPr>
            <w:rFonts w:hint="cs"/>
            <w:rtl/>
          </w:rPr>
          <w:delText xml:space="preserve">,</w:delText>
        </w:r>
      </w:del>
      <w:r w:rsidRPr="006F178A">
        <w:rPr>
          <w:rtl/>
        </w:rPr>
        <w:t xml:space="preserve"> </w:t>
      </w:r>
      <w:ins w:id="91231" w:author="קלוד" w:date="2026-10-11T13:11:34Z">
        <w:r>
          <w:rPr>
            <w:rtl/>
          </w:rPr>
          <w:t xml:space="preserve">מניחין</w:t>
        </w:r>
      </w:ins>
      <w:del w:id="91232" w:author="קלוד" w:date="2026-10-11T13:11:34Z">
        <w:r w:rsidRPr="006F178A">
          <w:rPr>
            <w:rtl/>
          </w:rPr>
          <w:delText xml:space="preserve">דמניחין</w:delText>
        </w:r>
      </w:del>
      <w:r w:rsidRPr="006F178A">
        <w:rPr>
          <w:rtl/>
        </w:rPr>
        <w:t xml:space="preserve"> חיי עולם</w:t>
      </w:r>
      <w:ins w:id="91229" w:author="קלוד" w:date="2026-10-11T13:11:34Z">
        <w:r>
          <w:rPr>
            <w:rtl/>
          </w:rPr>
          <w:t xml:space="preserve"> </w:t>
        </w:r>
        <w:r>
          <w:rPr>
            <w:rStyle w:val="afffffe"/>
            <w:rtl/>
          </w:rPr>
          <w:t xml:space="preserve">תורה</w:t>
        </w:r>
        <w:r>
          <w:rPr>
            <w:rtl/>
          </w:rPr>
          <w:t xml:space="preserve"> </w:t>
        </w:r>
      </w:ins>
      <w:del w:id="91230" w:author="קלוד" w:date="2026-10-11T13:11:34Z">
        <w:r w:rsidRPr="006F178A">
          <w:rPr>
            <w:rtl/>
          </w:rPr>
          <w:delText xml:space="preserve"> </w:delText>
        </w:r>
      </w:del>
      <w:r w:rsidRPr="006F178A">
        <w:rPr>
          <w:rtl/>
        </w:rPr>
        <w:t xml:space="preserve">ועוסקים בחיי </w:t>
      </w:r>
      <w:ins w:id="91227" w:author="קלוד" w:date="2026-10-11T13:11:34Z">
        <w:r>
          <w:rPr>
            <w:rtl/>
          </w:rPr>
          <w:t xml:space="preserve">שעה </w:t>
        </w:r>
        <w:r>
          <w:rPr>
            <w:rStyle w:val="afffffe"/>
            <w:rtl/>
          </w:rPr>
          <w:t xml:space="preserve">תפילה</w:t>
        </w:r>
        <w:r>
          <w:rPr>
            <w:rtl/>
          </w:rPr>
          <w:t xml:space="preserve">,</w:t>
        </w:r>
      </w:ins>
      <w:del w:id="91228" w:author="קלוד" w:date="2026-10-11T13:11:34Z">
        <w:r w:rsidRPr="006F178A">
          <w:rPr>
            <w:rtl/>
          </w:rPr>
          <w:delText xml:space="preserve">שעה</w:delText>
        </w:r>
        <w:r w:rsidRPr="006F178A">
          <w:rPr>
            <w:rFonts w:hint="cs"/>
            <w:rtl/>
          </w:rPr>
          <w:delText xml:space="preserve">,</w:delText>
        </w:r>
      </w:del>
    </w:p>
    <w:p w:rsidR="00E9703F" w:rsidRPr="006F178A" w:rsidRDefault="00E9703F" w:rsidP="00E9703F">
      <w:pPr>
        <w:rPr>
          <w:rtl/>
        </w:rPr>
      </w:pPr>
      <w:r w:rsidRPr="006F178A">
        <w:rPr>
          <w:rStyle w:val="2fb"/>
          <w:rFonts w:ascii="Fb Fontext" w:hAnsi="Fb Fontext"/>
          <w:sz w:val="20"/>
          <w:rtl/>
        </w:rPr>
        <w:t xml:space="preserve">ורה"מ</w:t>
      </w:r>
      <w:r w:rsidRPr="006F178A">
        <w:rPr>
          <w:rFonts w:ascii="Fb Fontext" w:hAnsi="Fb Fontext"/>
          <w:sz w:val="20"/>
          <w:rtl/>
        </w:rPr>
        <w:t xml:space="preserve"> </w:t>
      </w:r>
      <w:ins w:id="95083" w:author="מנוע מכני" w:date="2026-10-11T12:04:39Z">
        <w:r>
          <w:rPr>
            <w:rFonts w:ascii="Fb Fontext" w:hAnsi="Fb Fontext"/>
            <w:sz w:val="20"/>
            <w:rtl/>
          </w:rPr>
          <w:t xml:space="preserve">סבר</w:t>
        </w:r>
      </w:ins>
      <w:del w:id="95084" w:author="מנוע מכני" w:date="2026-10-11T12:04:39Z">
        <w:r w:rsidRPr="006F178A">
          <w:rPr>
            <w:rFonts w:ascii="Fb Fontext" w:hAnsi="Fb Fontext"/>
            <w:sz w:val="20"/>
            <w:rtl/>
          </w:rPr>
          <w:delText xml:space="preserve">ס"ל</w:delText>
        </w:r>
      </w:del>
      <w:r w:rsidRPr="006F178A">
        <w:rPr>
          <w:rFonts w:ascii="Fb Fontext" w:hAnsi="Fb Fontext" w:hint="cs"/>
          <w:sz w:val="20"/>
          <w:rtl/>
        </w:rPr>
        <w:t>:</w:t>
      </w:r>
      <w:r w:rsidRPr="006F178A">
        <w:rPr>
          <w:rFonts w:ascii="Fb Fontext" w:hAnsi="Fb Fontext"/>
          <w:sz w:val="20"/>
          <w:rtl/>
        </w:rPr>
        <w:t xml:space="preserve"> זמן תפלה לחוד, וזמן תורה לחוד.</w:t>
      </w:r>
    </w:p>
    <w:p w:rsidR="00E9703F" w:rsidRPr="009757B9" w:rsidRDefault="00E9703F" w:rsidP="00E9703F">
      <w:pPr>
        <w:rPr>
          <w:rFonts w:cs="Guttman Vilna"/>
          <w:b/>
          <w:bCs/>
          <w:rtl/>
        </w:rPr>
      </w:pPr>
      <w:r w:rsidRPr="006F178A">
        <w:rPr>
          <w:rStyle w:val="2fb"/>
          <w:rtl/>
        </w:rPr>
        <w:t>ר</w:t>
      </w:r>
      <w:r w:rsidRPr="006F178A">
        <w:rPr>
          <w:rStyle w:val="2fb"/>
          <w:rFonts w:hint="cs"/>
          <w:rtl/>
        </w:rPr>
        <w:t>"</w:t>
      </w:r>
      <w:r w:rsidRPr="006F178A">
        <w:rPr>
          <w:rStyle w:val="2fb"/>
          <w:rtl/>
        </w:rPr>
        <w:t xml:space="preserve">ז</w:t>
      </w:r>
      <w:r w:rsidRPr="006F178A">
        <w:rPr>
          <w:rtl/>
        </w:rPr>
        <w:t xml:space="preserve"> קרי </w:t>
      </w:r>
      <w:ins w:id="92211" w:author="מנוע מכני" w:date="2026-10-11T12:04:39Z">
        <w:r>
          <w:rPr>
            <w:rtl/>
          </w:rPr>
          <w:t xml:space="preserve">עליו</w:t>
        </w:r>
      </w:ins>
      <w:del w:id="92212" w:author="מנוע מכני" w:date="2026-10-11T12:04:39Z">
        <w:r w:rsidRPr="006F178A">
          <w:rPr>
            <w:rtl/>
          </w:rPr>
          <w:delText xml:space="preserve">עליה</w:delText>
        </w:r>
      </w:del>
      <w:r w:rsidRPr="006F178A">
        <w:rPr>
          <w:rtl/>
        </w:rPr>
        <w:t xml:space="preserve"> </w:t>
      </w:r>
      <w:r w:rsidRPr="006F178A">
        <w:rPr>
          <w:rStyle w:val="2fb"/>
          <w:rtl/>
        </w:rPr>
        <w:t xml:space="preserve">דרי"ר</w:t>
      </w:r>
      <w:r w:rsidRPr="006F178A">
        <w:rPr>
          <w:rtl/>
        </w:rPr>
        <w:t xml:space="preserve"> דעסק בשמעתתא כשהגיע זמן תפילה ולא קם</w:t>
      </w:r>
      <w:r w:rsidRPr="00C077D2">
        <w:rPr>
          <w:rStyle w:val="afffff0"/>
          <w:rtl/>
        </w:rPr>
        <w:t xml:space="preserve"> '</w:t>
      </w:r>
      <w:ins w:id="90785" w:author="Claude - סמנטי" w:date="2026-10-11T12:28:21Z">
        <w:r>
          <w:rPr>
            <w:rStyle w:val="afffff0"/>
            <w:rtl/>
          </w:rPr>
          <w:t xml:space="preserve">מֵסִיר אָזְנוֹ מִשְּׁמֹעַ תּוֹרָה גַּם תְּפִלָּתוֹ תּוֹעֵבָה</w:t>
        </w:r>
      </w:ins>
      <w:del w:id="90786" w:author="Claude - סמנטי" w:date="2026-10-11T12:28:21Z">
        <w:r w:rsidRPr="00C077D2">
          <w:rPr>
            <w:rStyle w:val="afffff0"/>
            <w:rtl/>
          </w:rPr>
          <w:delText xml:space="preserve">מסיר אזנו משמע תורה גם תפלתו תועבה</w:delText>
        </w:r>
      </w:del>
      <w:r w:rsidRPr="00C077D2">
        <w:rPr>
          <w:rStyle w:val="afffff0"/>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69" w:author="קלוד" w:date="2026-10-11T12:33:55Z"/>
        </w:rPr>
      </w:pPr>
      <w:ins w:id="91270" w:author="קלוד" w:date="2026-10-11T12:33:55Z">
        <w:r>
          <w:rPr>
            <w:color w:val="7B3F00"/>
          </w:rPr>
          <w:t xml:space="preserve">התחלת דין - משיתעטפו הדיינין, ועד זמן סעודה</w:t>
        </w:r>
      </w:ins>
    </w:p>
    <w:p w:rsidR="00E9703F" w:rsidRDefault="00E9703F" w:rsidP="00E9703F">
      <w:pPr>
        <w:rPr>
          <w:rFonts w:ascii="Fb Fontext" w:hAnsi="Fb Fontext"/>
          <w:rtl/>
        </w:rPr>
      </w:pPr>
      <w:r w:rsidRPr="006F178A">
        <w:rPr>
          <w:rStyle w:val="afffe"/>
          <w:rFonts w:ascii="Fb Fontext" w:hAnsi="Fb Fontext"/>
          <w:rtl/>
        </w:rPr>
        <w:lastRenderedPageBreak/>
        <w:t>התחלת דין</w:t>
      </w:r>
      <w:r w:rsidRPr="006F178A">
        <w:rPr>
          <w:rFonts w:ascii="Fb Fontext" w:hAnsi="Fb Fontext"/>
          <w:rtl/>
        </w:rPr>
        <w:t xml:space="preserve">: </w:t>
      </w:r>
      <w:r w:rsidRPr="006F178A">
        <w:rPr>
          <w:rStyle w:val="2fb"/>
          <w:rFonts w:ascii="Fb Fontext" w:hAnsi="Fb Fontext"/>
          <w:rtl/>
        </w:rPr>
        <w:t xml:space="preserve">רי"ר</w:t>
      </w:r>
      <w:r w:rsidRPr="006F178A">
        <w:rPr>
          <w:rFonts w:ascii="Fb Fontext" w:hAnsi="Fb Fontext"/>
          <w:rtl/>
        </w:rPr>
        <w:t xml:space="preserve"> </w:t>
      </w:r>
      <w:r w:rsidRPr="006F178A">
        <w:rPr>
          <w:rStyle w:val="2fb"/>
          <w:rFonts w:ascii="Fb Fontext" w:hAnsi="Fb Fontext"/>
          <w:rtl/>
        </w:rPr>
        <w:t xml:space="preserve">ורבי</w:t>
      </w:r>
      <w:r w:rsidRPr="006F178A">
        <w:rPr>
          <w:rFonts w:ascii="Fb Fontext" w:hAnsi="Fb Fontext"/>
          <w:rtl/>
        </w:rPr>
        <w:t xml:space="preserve"> </w:t>
      </w:r>
      <w:ins w:id="91247" w:author="קלוד" w:date="2026-10-11T13:11:34Z">
        <w:r>
          <w:rPr>
            <w:rFonts w:ascii="Fb Fontext" w:hAnsi="Fb Fontext"/>
            <w:rtl/>
          </w:rPr>
          <w:t xml:space="preserve">יונה,</w:t>
        </w:r>
      </w:ins>
      <w:del w:id="91248" w:author="קלוד" w:date="2026-10-11T13:11:34Z">
        <w:r w:rsidRPr="006F178A">
          <w:rPr>
            <w:rFonts w:ascii="Fb Fontext" w:hAnsi="Fb Fontext"/>
            <w:rtl/>
          </w:rPr>
          <w:delText xml:space="preserve">יונה</w:delText>
        </w:r>
      </w:del>
      <w:r w:rsidRPr="006F178A">
        <w:rPr>
          <w:rFonts w:ascii="Fb Fontext" w:hAnsi="Fb Fontext"/>
          <w:rtl/>
        </w:rPr>
        <w:t xml:space="preserve"> </w:t>
      </w:r>
      <w:ins w:id="91245" w:author="קלוד" w:date="2026-10-11T13:11:34Z">
        <w:r>
          <w:rPr>
            <w:rFonts w:ascii="Fb Fontext" w:hAnsi="Fb Fontext"/>
            <w:rtl/>
          </w:rPr>
          <w:t xml:space="preserve">אחד</w:t>
        </w:r>
      </w:ins>
      <w:del w:id="91246" w:author="קלוד" w:date="2026-10-11T13:11:34Z">
        <w:r w:rsidRPr="006F178A">
          <w:rPr>
            <w:rFonts w:ascii="Fb Fontext" w:hAnsi="Fb Fontext"/>
            <w:rtl/>
          </w:rPr>
          <w:delText xml:space="preserve">חד</w:delText>
        </w:r>
      </w:del>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משיתעטפו הדיינין, </w:t>
      </w:r>
      <w:ins w:id="91243" w:author="קלוד" w:date="2026-10-11T13:11:34Z">
        <w:r>
          <w:rPr>
            <w:rFonts w:ascii="Fb Fontext" w:hAnsi="Fb Fontext"/>
            <w:rtl/>
          </w:rPr>
          <w:t xml:space="preserve">[ומדובר</w:t>
        </w:r>
      </w:ins>
      <w:del w:id="91244" w:author="קלוד" w:date="2026-10-11T13:11:34Z">
        <w:r w:rsidRPr="006F178A">
          <w:rPr>
            <w:rFonts w:ascii="Fb Fontext" w:hAnsi="Fb Fontext"/>
            <w:rtl/>
          </w:rPr>
          <w:delText xml:space="preserve">[ומייר</w:delText>
        </w:r>
        <w:r w:rsidRPr="006F178A">
          <w:rPr>
            <w:rFonts w:ascii="Fb Fontext" w:hAnsi="Fb Fontext" w:hint="cs"/>
            <w:rtl/>
          </w:rPr>
          <w:delText xml:space="preserve">י</w:delText>
        </w:r>
      </w:del>
      <w:r w:rsidRPr="006F178A">
        <w:rPr>
          <w:rFonts w:ascii="Fb Fontext" w:hAnsi="Fb Fontext"/>
          <w:rtl/>
        </w:rPr>
        <w:t xml:space="preserve"> </w:t>
      </w:r>
      <w:ins w:id="91241" w:author="קלוד" w:date="2026-10-11T13:11:34Z">
        <w:r>
          <w:rPr>
            <w:rFonts w:ascii="Fb Fontext" w:hAnsi="Fb Fontext"/>
            <w:rtl/>
          </w:rPr>
          <w:t xml:space="preserve">כשלא</w:t>
        </w:r>
      </w:ins>
      <w:del w:id="91242" w:author="קלוד" w:date="2026-10-11T13:11:34Z">
        <w:r w:rsidRPr="006F178A">
          <w:rPr>
            <w:rFonts w:ascii="Fb Fontext" w:hAnsi="Fb Fontext"/>
            <w:rtl/>
          </w:rPr>
          <w:delText xml:space="preserve">בדלא</w:delText>
        </w:r>
      </w:del>
      <w:r w:rsidRPr="006F178A">
        <w:rPr>
          <w:rFonts w:ascii="Fb Fontext" w:hAnsi="Fb Fontext"/>
          <w:rtl/>
        </w:rPr>
        <w:t xml:space="preserve"> </w:t>
      </w:r>
      <w:ins w:id="91239" w:author="קלוד" w:date="2026-10-11T13:11:34Z">
        <w:r>
          <w:rPr>
            <w:rFonts w:ascii="Fb Fontext" w:hAnsi="Fb Fontext"/>
            <w:rtl/>
          </w:rPr>
          <w:t xml:space="preserve">עסקו</w:t>
        </w:r>
      </w:ins>
      <w:del w:id="91240" w:author="קלוד" w:date="2026-10-11T13:11:34Z">
        <w:r w:rsidRPr="006F178A">
          <w:rPr>
            <w:rFonts w:ascii="Fb Fontext" w:hAnsi="Fb Fontext"/>
            <w:rtl/>
          </w:rPr>
          <w:delText xml:space="preserve">עסקי</w:delText>
        </w:r>
      </w:del>
      <w:r w:rsidRPr="006F178A">
        <w:rPr>
          <w:rFonts w:ascii="Fb Fontext" w:hAnsi="Fb Fontext"/>
          <w:rtl/>
        </w:rPr>
        <w:t xml:space="preserve"> </w:t>
      </w:r>
      <w:ins w:id="95859" w:author="מנוע מכני" w:date="2026-10-11T12:04:39Z">
        <w:r>
          <w:rPr>
            <w:rFonts w:ascii="Fb Fontext" w:hAnsi="Fb Fontext"/>
            <w:rtl/>
          </w:rPr>
          <w:t xml:space="preserve">ובאו</w:t>
        </w:r>
      </w:ins>
      <w:del w:id="95860" w:author="מנוע מכני" w:date="2026-10-11T12:04:39Z">
        <w:r w:rsidRPr="006F178A">
          <w:rPr>
            <w:rFonts w:ascii="Fb Fontext" w:hAnsi="Fb Fontext"/>
            <w:rtl/>
          </w:rPr>
          <w:delText xml:space="preserve">ואתו</w:delText>
        </w:r>
      </w:del>
      <w:r w:rsidRPr="006F178A">
        <w:rPr>
          <w:rFonts w:ascii="Fb Fontext" w:hAnsi="Fb Fontext"/>
          <w:rtl/>
        </w:rPr>
        <w:t xml:space="preserve"> </w:t>
      </w:r>
      <w:ins w:id="91237" w:author="קלוד" w:date="2026-10-11T13:11:34Z">
        <w:r>
          <w:rPr>
            <w:rFonts w:ascii="Fb Fontext" w:hAnsi="Fb Fontext"/>
            <w:rtl/>
          </w:rPr>
          <w:t xml:space="preserve">בדין]</w:t>
        </w:r>
      </w:ins>
      <w:del w:id="91238" w:author="קלוד" w:date="2026-10-11T13:11:34Z">
        <w:r w:rsidRPr="006F178A">
          <w:rPr>
            <w:rFonts w:ascii="Fb Fontext" w:hAnsi="Fb Fontext"/>
            <w:rtl/>
          </w:rPr>
          <w:delText xml:space="preserve">בדינא]</w:delText>
        </w:r>
      </w:del>
    </w:p>
    <w:p w:rsidR="00E9703F" w:rsidRDefault="00E9703F" w:rsidP="00E9703F">
      <w:pPr>
        <w:rPr>
          <w:rtl/>
        </w:rPr>
      </w:pPr>
      <w:del w:id="90087" w:author="מנוע מכני" w:date="2026-10-11T12:04:39Z">
        <w:r w:rsidRPr="006F178A">
          <w:rPr>
            <w:rtl/>
          </w:rPr>
          <w:tab/>
          <w:delText xml:space="preserve"> </w:delText>
        </w:r>
        <w:r w:rsidRPr="006F178A">
          <w:rPr>
            <w:rtl/>
          </w:rPr>
          <w:tab/>
          <w:delText xml:space="preserve"> </w:delText>
        </w:r>
        <w:r>
          <w:rPr>
            <w:rFonts w:hint="cs"/>
            <w:rtl/>
          </w:rPr>
          <w:delText xml:space="preserve">   </w:delText>
        </w:r>
      </w:del>
      <w:r w:rsidRPr="006F178A">
        <w:rPr>
          <w:rtl/>
        </w:rPr>
        <w:tab/>
      </w:r>
      <w:ins w:id="91253" w:author="קלוד" w:date="2026-10-11T13:11:34Z">
        <w:r>
          <w:rPr>
            <w:rtl/>
          </w:rPr>
          <w:t xml:space="preserve">ואחד</w:t>
        </w:r>
      </w:ins>
      <w:del w:id="91254" w:author="קלוד" w:date="2026-10-11T13:11:34Z">
        <w:r w:rsidRPr="006F178A">
          <w:rPr>
            <w:rtl/>
          </w:rPr>
          <w:delText xml:space="preserve">וחד</w:delText>
        </w:r>
      </w:del>
      <w:r w:rsidRPr="006F178A">
        <w:rPr>
          <w:rtl/>
        </w:rPr>
        <w:t xml:space="preserve"> </w:t>
      </w:r>
      <w:r w:rsidRPr="006F178A">
        <w:rPr>
          <w:rtl/>
        </w:rPr>
        <w:t xml:space="preserve">אמר</w:t>
      </w:r>
      <w:r w:rsidRPr="006F178A">
        <w:rPr>
          <w:rtl/>
        </w:rPr>
        <w:t xml:space="preserve">: משיפתחו בעלי דינים. [והיינו </w:t>
      </w:r>
      <w:ins w:id="91251" w:author="קלוד" w:date="2026-10-11T13:11:34Z">
        <w:r>
          <w:rPr>
            <w:rtl/>
          </w:rPr>
          <w:t xml:space="preserve">כשעסקו</w:t>
        </w:r>
      </w:ins>
      <w:del w:id="91252" w:author="קלוד" w:date="2026-10-11T13:11:34Z">
        <w:r w:rsidRPr="006F178A">
          <w:rPr>
            <w:rtl/>
          </w:rPr>
          <w:delText xml:space="preserve">בדעסקי</w:delText>
        </w:r>
      </w:del>
      <w:r w:rsidRPr="006F178A">
        <w:rPr>
          <w:rtl/>
        </w:rPr>
        <w:t xml:space="preserve"> </w:t>
      </w:r>
      <w:ins w:id="95861" w:author="מנוע מכני" w:date="2026-10-11T12:04:39Z">
        <w:r>
          <w:rPr>
            <w:rtl/>
          </w:rPr>
          <w:t xml:space="preserve">ובאו</w:t>
        </w:r>
      </w:ins>
      <w:del w:id="95862" w:author="מנוע מכני" w:date="2026-10-11T12:04:39Z">
        <w:r w:rsidRPr="006F178A">
          <w:rPr>
            <w:rtl/>
          </w:rPr>
          <w:delText xml:space="preserve">ואתו</w:delText>
        </w:r>
      </w:del>
      <w:r w:rsidRPr="006F178A">
        <w:rPr>
          <w:rtl/>
        </w:rPr>
        <w:t xml:space="preserve"> </w:t>
      </w:r>
      <w:ins w:id="91249" w:author="קלוד" w:date="2026-10-11T13:11:34Z">
        <w:r>
          <w:rPr>
            <w:rtl/>
          </w:rPr>
          <w:t xml:space="preserve">בדין]</w:t>
        </w:r>
      </w:ins>
      <w:del w:id="91250" w:author="קלוד" w:date="2026-10-11T13:11:34Z">
        <w:r w:rsidRPr="006F178A">
          <w:rPr>
            <w:rtl/>
          </w:rPr>
          <w:delText xml:space="preserve">בדינא]</w:delText>
        </w:r>
      </w:del>
    </w:p>
    <w:p w:rsidR="00E9703F" w:rsidRPr="006061D7" w:rsidRDefault="00E9703F" w:rsidP="00E9703F">
      <w:pPr>
        <w:rPr>
          <w:rtl/>
        </w:rPr>
      </w:pPr>
      <w:r w:rsidRPr="006061D7">
        <w:rPr>
          <w:rStyle w:val="2fb"/>
          <w:rtl/>
        </w:rPr>
        <w:t xml:space="preserve">רב אמי</w:t>
      </w:r>
      <w:r w:rsidRPr="006061D7">
        <w:rPr>
          <w:rtl/>
        </w:rPr>
        <w:t xml:space="preserve"> </w:t>
      </w:r>
      <w:r w:rsidRPr="006061D7">
        <w:rPr>
          <w:rStyle w:val="2fb"/>
          <w:rtl/>
        </w:rPr>
        <w:t xml:space="preserve">ורב אסי</w:t>
      </w:r>
      <w:r w:rsidRPr="006061D7">
        <w:rPr>
          <w:rtl/>
        </w:rPr>
        <w:t xml:space="preserve"> ישבו ולמדו </w:t>
      </w:r>
      <w:ins w:id="91265" w:author="קלוד" w:date="2026-10-11T13:11:34Z">
        <w:r>
          <w:rPr>
            <w:rtl/>
          </w:rPr>
          <w:t xml:space="preserve">בין</w:t>
        </w:r>
      </w:ins>
      <w:del w:id="91266" w:author="קלוד" w:date="2026-10-11T13:11:34Z">
        <w:r w:rsidRPr="006061D7">
          <w:rPr>
            <w:rtl/>
          </w:rPr>
          <w:delText xml:space="preserve">ביני</w:delText>
        </w:r>
      </w:del>
      <w:r w:rsidRPr="006061D7">
        <w:rPr>
          <w:rtl/>
        </w:rPr>
        <w:t xml:space="preserve"> </w:t>
      </w:r>
      <w:ins w:id="91263" w:author="קלוד" w:date="2026-10-11T13:11:34Z">
        <w:r>
          <w:rPr>
            <w:rtl/>
          </w:rPr>
          <w:t xml:space="preserve">העמודים,</w:t>
        </w:r>
      </w:ins>
      <w:del w:id="91264" w:author="קלוד" w:date="2026-10-11T13:11:34Z">
        <w:r w:rsidRPr="006061D7">
          <w:rPr>
            <w:rtl/>
          </w:rPr>
          <w:delText xml:space="preserve">עמודי</w:delText>
        </w:r>
      </w:del>
      <w:r w:rsidRPr="006061D7">
        <w:rPr>
          <w:rtl/>
        </w:rPr>
        <w:t xml:space="preserve"> </w:t>
      </w:r>
      <w:ins w:id="91261" w:author="קלוד" w:date="2026-10-11T13:11:34Z">
        <w:r>
          <w:rPr>
            <w:rtl/>
          </w:rPr>
          <w:t xml:space="preserve">וכל שעה היו</w:t>
        </w:r>
      </w:ins>
      <w:del w:id="91262" w:author="קלוד" w:date="2026-10-11T13:11:34Z">
        <w:r w:rsidRPr="006061D7">
          <w:rPr>
            <w:rtl/>
          </w:rPr>
          <w:delText xml:space="preserve">והיו</w:delText>
        </w:r>
      </w:del>
      <w:r w:rsidRPr="006061D7">
        <w:rPr>
          <w:rtl/>
        </w:rPr>
        <w:t xml:space="preserve"> מכים על בריח הדלת </w:t>
      </w:r>
      <w:ins w:id="91259" w:author="קלוד" w:date="2026-10-11T13:11:34Z">
        <w:r>
          <w:rPr>
            <w:rStyle w:val="afffffe"/>
            <w:rtl/>
          </w:rPr>
          <w:t xml:space="preserve">ואומרים</w:t>
        </w:r>
        <w:r>
          <w:rPr>
            <w:rtl/>
          </w:rPr>
          <w:t xml:space="preserve">:</w:t>
        </w:r>
      </w:ins>
      <w:del w:id="91260" w:author="קלוד" w:date="2026-10-11T13:11:34Z">
        <w:r w:rsidRPr="006061D7">
          <w:rPr>
            <w:rtl/>
          </w:rPr>
          <w:delText xml:space="preserve">כל</w:delText>
        </w:r>
      </w:del>
      <w:r w:rsidRPr="006061D7">
        <w:rPr>
          <w:rtl/>
        </w:rPr>
        <w:t xml:space="preserve"> </w:t>
      </w:r>
      <w:ins w:id="91257" w:author="קלוד" w:date="2026-10-11T13:11:34Z">
        <w:r>
          <w:rPr>
            <w:rtl/>
          </w:rPr>
          <w:t xml:space="preserve">מי</w:t>
        </w:r>
      </w:ins>
      <w:del w:id="91258" w:author="קלוד" w:date="2026-10-11T13:11:34Z">
        <w:r w:rsidRPr="006061D7">
          <w:rPr>
            <w:rtl/>
          </w:rPr>
          <w:delText xml:space="preserve">שעה </w:delText>
        </w:r>
        <w:r>
          <w:rPr>
            <w:rtl/>
          </w:rPr>
          <w:delText xml:space="preserve">דאם </w:delText>
        </w:r>
        <w:r w:rsidRPr="006061D7">
          <w:rPr>
            <w:rFonts w:hint="cs"/>
            <w:rtl/>
          </w:rPr>
          <w:delText xml:space="preserve">יש</w:delText>
        </w:r>
      </w:del>
      <w:ins w:id="94561" w:author="מנוע מכני" w:date="2026-10-11T12:04:39Z"/>
      <w:del w:id="94562" w:author="מנוע מכני" w:date="2026-10-11T12:04:39Z">
        <w:r w:rsidRPr="006061D7">
          <w:rPr>
            <w:rtl/>
          </w:rPr>
          <w:delText xml:space="preserve">דאי </w:delText>
        </w:r>
      </w:del>
      <w:r w:rsidRPr="006061D7">
        <w:rPr>
          <w:rFonts w:hint="cs"/>
          <w:rtl/>
        </w:rPr>
        <w:t xml:space="preserve"> שיש לו דין</w:t>
      </w:r>
      <w:ins w:id="91255" w:author="קלוד" w:date="2026-10-11T13:11:34Z">
        <w:r>
          <w:rPr>
            <w:rFonts w:hint="cs"/>
            <w:rtl/>
          </w:rPr>
          <w:t xml:space="preserve"> - </w:t>
        </w:r>
      </w:ins>
      <w:del w:id="91256" w:author="קלוד" w:date="2026-10-11T13:11:34Z">
        <w:r w:rsidRPr="006061D7">
          <w:rPr>
            <w:rFonts w:hint="cs"/>
            <w:rtl/>
          </w:rPr>
          <w:delText xml:space="preserve"> </w:delText>
        </w:r>
      </w:del>
      <w:r w:rsidRPr="006061D7">
        <w:rPr>
          <w:rFonts w:hint="cs"/>
          <w:rtl/>
        </w:rPr>
        <w:t xml:space="preserve">יעלה ויבוא</w:t>
      </w:r>
      <w:r w:rsidRPr="006061D7">
        <w:rPr>
          <w:rtl/>
        </w:rPr>
        <w:t>.</w:t>
      </w:r>
    </w:p>
    <w:p w:rsidR="00E9703F" w:rsidRDefault="00E9703F" w:rsidP="00E9703F">
      <w:pPr>
        <w:rPr>
          <w:rFonts w:ascii="Fb Fontext" w:hAnsi="Fb Fontext"/>
          <w:rtl/>
        </w:rPr>
      </w:pPr>
      <w:r w:rsidRPr="006F178A">
        <w:rPr>
          <w:rStyle w:val="2fb"/>
          <w:rFonts w:ascii="Fb Fontext" w:hAnsi="Fb Fontext"/>
          <w:rtl/>
        </w:rPr>
        <w:t xml:space="preserve">ר"ר</w:t>
      </w:r>
      <w:r w:rsidRPr="006F178A">
        <w:rPr>
          <w:rFonts w:ascii="Fb Fontext" w:hAnsi="Fb Fontext"/>
          <w:rtl/>
        </w:rPr>
        <w:t xml:space="preserve"> </w:t>
      </w:r>
      <w:r w:rsidRPr="006F178A">
        <w:rPr>
          <w:rStyle w:val="2fb"/>
          <w:rFonts w:ascii="Fb Fontext" w:hAnsi="Fb Fontext"/>
          <w:rtl/>
        </w:rPr>
        <w:t xml:space="preserve">ורבר"ה</w:t>
      </w:r>
      <w:r w:rsidRPr="006F178A">
        <w:rPr>
          <w:rFonts w:ascii="Fb Fontext" w:hAnsi="Fb Fontext"/>
          <w:rtl/>
        </w:rPr>
        <w:t xml:space="preserve"> ישבו בדין כל היום וחלש ליבם [שלא טעמו</w:t>
      </w:r>
      <w:r w:rsidRPr="006F178A">
        <w:rPr>
          <w:rFonts w:ascii="Fb Fontext" w:hAnsi="Fb Fontext" w:hint="cs"/>
          <w:rtl/>
        </w:rPr>
        <w:t>]</w:t>
      </w:r>
    </w:p>
    <w:p w:rsidR="00E9703F" w:rsidRPr="006F178A" w:rsidRDefault="00E9703F" w:rsidP="00E9703F">
      <w:pPr>
        <w:rPr>
          <w:rtl/>
        </w:rPr>
      </w:pPr>
      <w:r w:rsidRPr="006F178A">
        <w:rPr>
          <w:rtl/>
        </w:rPr>
        <w:t xml:space="preserve">וא"ל</w:t>
      </w:r>
      <w:r w:rsidRPr="006F178A">
        <w:rPr>
          <w:rtl/>
        </w:rPr>
        <w:t xml:space="preserve"> </w:t>
      </w:r>
      <w:r w:rsidRPr="006F178A">
        <w:rPr>
          <w:rStyle w:val="2fb"/>
          <w:rtl/>
        </w:rPr>
        <w:t xml:space="preserve">רחב"ר</w:t>
      </w:r>
      <w:r w:rsidRPr="006F178A">
        <w:rPr>
          <w:rtl/>
        </w:rPr>
        <w:t xml:space="preserve"> מדיפתי </w:t>
      </w:r>
      <w:ins w:id="91267" w:author="קלוד" w:date="2026-10-11T13:11:34Z">
        <w:r>
          <w:rPr>
            <w:rtl/>
          </w:rPr>
          <w:t xml:space="preserve">שמספיק</w:t>
        </w:r>
      </w:ins>
      <w:del w:id="91268" w:author="קלוד" w:date="2026-10-11T13:11:34Z">
        <w:r w:rsidRPr="006F178A">
          <w:rPr>
            <w:rtl/>
          </w:rPr>
          <w:delText xml:space="preserve">שסגי</w:delText>
        </w:r>
      </w:del>
      <w:r w:rsidRPr="006F178A">
        <w:rPr>
          <w:rtl/>
        </w:rPr>
        <w:t xml:space="preserve"> שידונו </w:t>
      </w:r>
      <w:r>
        <w:rPr>
          <w:rtl/>
        </w:rPr>
        <w:t>אפי'</w:t>
      </w:r>
      <w:r w:rsidRPr="006F178A">
        <w:rPr>
          <w:rtl/>
        </w:rPr>
        <w:t xml:space="preserve"> בחלק מן היום.</w:t>
      </w:r>
    </w:p>
    <w:p w:rsidR="00E9703F" w:rsidRPr="006F178A" w:rsidRDefault="00E9703F" w:rsidP="00E9703F">
      <w:pPr>
        <w:pStyle w:val="afffff"/>
        <w:rPr>
          <w:rtl/>
        </w:rPr>
      </w:pPr>
      <w:r w:rsidRPr="006F178A">
        <w:rPr>
          <w:sz w:val="20"/>
          <w:rtl/>
        </w:rPr>
        <w:t>וכקרא ד</w:t>
      </w:r>
      <w:r w:rsidRPr="006F178A">
        <w:rPr>
          <w:rFonts w:hint="cs"/>
          <w:sz w:val="20"/>
          <w:rtl/>
        </w:rPr>
        <w:t>'</w:t>
      </w:r>
      <w:r>
        <w:rPr>
          <w:rStyle w:val="afffff0"/>
          <w:sz w:val="20"/>
          <w:rtl/>
          <w:rPrChange w:id="9001" w:author="מנוע פסוקים" w:date="2026-10-11T09:34:00Z">
            <w:rPr>
              <w:sz w:val="20"/>
              <w:rtl/>
            </w:rPr>
          </w:rPrChange>
        </w:rPr>
        <w:t xml:space="preserve">ויעמד העם על משה מן הבקר עד הערב</w:t>
      </w:r>
      <w:r w:rsidRPr="006F178A">
        <w:rPr>
          <w:rFonts w:hint="cs"/>
          <w:sz w:val="20"/>
          <w:rtl/>
        </w:rPr>
        <w:t>'</w:t>
      </w:r>
      <w:r w:rsidRPr="006F178A">
        <w:rPr>
          <w:sz w:val="20"/>
          <w:rtl/>
        </w:rPr>
        <w:t xml:space="preserve">, </w:t>
      </w:r>
      <w:r w:rsidRPr="00B20210">
        <w:rPr>
          <w:rFonts w:ascii="BA Fontov Regular" w:hAnsi="BA Fontov Regular" w:cs="FrankRuehl"/>
          <w:spacing w:val="0"/>
          <w:szCs w:val="20"/>
          <w:rtl/>
        </w:rPr>
        <w:t xml:space="preserve">והיינו והא ודאי שלמד אלא </w:t>
      </w:r>
      <w:r w:rsidRPr="00B20210">
        <w:rPr>
          <w:rFonts w:ascii="BA Fontov Regular" w:hAnsi="BA Fontov Regular" w:cs="FrankRuehl" w:hint="cs"/>
          <w:spacing w:val="0"/>
          <w:szCs w:val="20"/>
          <w:rtl/>
        </w:rPr>
        <w:t>ד</w:t>
      </w:r>
      <w:r w:rsidRPr="00B20210">
        <w:rPr>
          <w:rFonts w:ascii="BA Fontov Regular" w:hAnsi="BA Fontov Regular" w:cs="FrankRuehl"/>
          <w:spacing w:val="0"/>
          <w:szCs w:val="20"/>
          <w:rtl/>
        </w:rPr>
        <w:t>כל דיין שדן דין אמת לאמיתו אפילו שעה אחת - מעלה עליו הכתוב כאילו נעשה שותף להקב"ה במעשה בראשית. ומהא</w:t>
      </w:r>
      <w:r w:rsidRPr="006F178A">
        <w:rPr>
          <w:sz w:val="20"/>
          <w:rtl/>
        </w:rPr>
        <w:t xml:space="preserve"> ד</w:t>
      </w:r>
      <w:r w:rsidRPr="006F178A">
        <w:rPr>
          <w:rFonts w:hint="cs"/>
          <w:sz w:val="20"/>
          <w:rtl/>
        </w:rPr>
        <w:t>'</w:t>
      </w:r>
      <w:r>
        <w:rPr>
          <w:rStyle w:val="afffff0"/>
          <w:sz w:val="20"/>
          <w:rtl/>
          <w:rPrChange w:id="9002" w:author="מנוע פסוקים" w:date="2026-10-11T09:34:00Z">
            <w:rPr>
              <w:sz w:val="20"/>
              <w:rtl/>
            </w:rPr>
          </w:rPrChange>
        </w:rPr>
        <w:t xml:space="preserve">ויעמד העם על משה מן הבקר עד הערב</w:t>
      </w:r>
      <w:r w:rsidRPr="006F178A">
        <w:rPr>
          <w:rFonts w:hint="cs"/>
          <w:sz w:val="20"/>
          <w:rtl/>
        </w:rPr>
        <w:t>'</w:t>
      </w:r>
      <w:r w:rsidRPr="006F178A">
        <w:rPr>
          <w:sz w:val="20"/>
          <w:rtl/>
        </w:rPr>
        <w:t xml:space="preserve">, </w:t>
      </w:r>
      <w:r w:rsidRPr="00B20210">
        <w:rPr>
          <w:rFonts w:ascii="BA Fontov Regular" w:hAnsi="BA Fontov Regular" w:cs="FrankRuehl"/>
          <w:spacing w:val="0"/>
          <w:szCs w:val="20"/>
          <w:rtl/>
        </w:rPr>
        <w:t>וכתיב</w:t>
      </w:r>
      <w:r w:rsidRPr="006F178A">
        <w:rPr>
          <w:sz w:val="20"/>
          <w:rtl/>
        </w:rPr>
        <w:t xml:space="preserve"> התם</w:t>
      </w:r>
      <w:r w:rsidRPr="00C077D2">
        <w:rPr>
          <w:rStyle w:val="afffff0"/>
          <w:rtl/>
        </w:rPr>
        <w:t xml:space="preserve"> </w:t>
      </w:r>
      <w:r w:rsidRPr="00C077D2">
        <w:rPr>
          <w:rStyle w:val="afffff0"/>
          <w:rFonts w:hint="cs"/>
          <w:rtl/>
        </w:rPr>
        <w:t>'</w:t>
      </w:r>
      <w:r w:rsidRPr="00C077D2">
        <w:rPr>
          <w:rStyle w:val="afffff0"/>
          <w:rtl/>
        </w:rPr>
        <w:t>ויהי ערב ויהי בקר יום אחד</w:t>
      </w:r>
      <w:r w:rsidRPr="00C077D2">
        <w:rPr>
          <w:rStyle w:val="afffff0"/>
          <w:rFonts w:hint="cs"/>
          <w:rtl/>
        </w:rPr>
        <w:t>'</w:t>
      </w:r>
      <w:r w:rsidRPr="00C077D2">
        <w:rPr>
          <w:rStyle w:val="afffff0"/>
          <w:rtl/>
        </w:rPr>
        <w:t>.</w:t>
      </w:r>
    </w:p>
    <w:p>
      <w:pPr>
        <w:pStyle w:val="38"/>
        <w:rPr>
          <w:ins w:id="96490" w:author="מנוע מכני" w:date="2026-10-11T12:04:39Z"/>
        </w:rPr>
      </w:pPr>
      <w:r w:rsidRPr="006F178A">
        <w:t>עד מתי יושבין בדין</w:t>
      </w:r>
      <w:r w:rsidRPr="006F178A">
        <w:t>-</w:t>
      </w:r>
      <w:r w:rsidRPr="006F178A">
        <w:t xml:space="preserve"> ר"ש</w:t>
      </w:r>
      <w:r w:rsidRPr="006F178A">
        <w:t xml:space="preserve">:</w:t>
      </w:r>
    </w:p>
    <w:p w:rsidR="00B20210" w:rsidRDefault="00E9703F" w:rsidP="00E9703F">
      <w:pPr>
        <w:rPr>
          <w:rFonts w:ascii="Fb Fontext" w:hAnsi="Fb Fontext"/>
          <w:rtl/>
        </w:rPr>
      </w:pPr>
      <w:del w:id="96491" w:author="מנוע מכני" w:date="2026-10-11T12:04:39Z">
        <w:r w:rsidRPr="006F178A">
          <w:rPr>
            <w:rFonts w:ascii="Fb Fontext" w:hAnsi="Fb Fontext"/>
            <w:rtl/>
          </w:rPr>
          <w:delText xml:space="preserve"> </w:delText>
        </w:r>
      </w:del>
      <w:r w:rsidRPr="006F178A">
        <w:rPr>
          <w:rFonts w:ascii="Fb Fontext" w:hAnsi="Fb Fontext"/>
          <w:rtl/>
        </w:rPr>
        <w:t xml:space="preserve">עד זמן סעודה. </w:t>
      </w:r>
    </w:p>
    <w:p>
      <w:pPr>
        <w:pStyle w:val="38"/>
        <w:rPr>
          <w:ins w:id="96492" w:author="מנוע מכני" w:date="2026-10-11T12:04:39Z"/>
        </w:rPr>
      </w:pPr>
      <w:r w:rsidRPr="006F178A">
        <w:t>רב חמא</w:t>
      </w:r>
      <w:r w:rsidRPr="006F178A">
        <w:t xml:space="preserve">:</w:t>
      </w:r>
    </w:p>
    <w:p w:rsidR="00E9703F" w:rsidRPr="006F178A" w:rsidRDefault="00E9703F" w:rsidP="00B20210">
      <w:pPr>
        <w:rPr>
          <w:rtl/>
        </w:rPr>
      </w:pPr>
      <w:del w:id="96493" w:author="מנוע מכני" w:date="2026-10-11T12:04:39Z">
        <w:r w:rsidRPr="006F178A">
          <w:rPr>
            <w:rFonts w:ascii="Fb Fontext" w:hAnsi="Fb Fontext"/>
            <w:rtl/>
          </w:rPr>
          <w:delText xml:space="preserve"> </w:delText>
        </w:r>
      </w:del>
      <w:r w:rsidR="00B20210">
        <w:rPr>
          <w:rFonts w:ascii="Fb Fontext" w:hAnsi="Fb Fontext" w:hint="cs"/>
          <w:rtl/>
        </w:rPr>
        <w:t>'</w:t>
      </w:r>
      <w:ins w:id="90787" w:author="Claude - סמנטי" w:date="2026-10-11T12:28:21Z">
        <w:r>
          <w:rPr>
            <w:rStyle w:val="afffff0"/>
            <w:rtl/>
          </w:rPr>
          <w:t xml:space="preserve">אִי לָךְ אֶרֶץ שֶׁמַּלְכֵּךְ נַעַר וְשָׂרַיִךְ בַּבֹּקֶר יֹאכֵלוּ</w:t>
        </w:r>
      </w:ins>
      <w:del w:id="90788" w:author="Claude - סמנטי" w:date="2026-10-11T12:28:21Z">
        <w:r w:rsidRPr="00B20210">
          <w:rPr>
            <w:rStyle w:val="afffff0"/>
            <w:rtl/>
          </w:rPr>
          <w:delText xml:space="preserve">אי לך ארץ שמלכך נער ושריך בבקר יאכל</w:delText>
        </w:r>
        <w:r w:rsidRPr="006F178A">
          <w:rPr>
            <w:rFonts w:ascii="Fb Fontext" w:hAnsi="Fb Fontext"/>
            <w:rtl/>
          </w:rPr>
          <w:delText xml:space="preserve">ו</w:delText>
        </w:r>
      </w:del>
      <w:r w:rsidR="00B20210">
        <w:rPr>
          <w:rFonts w:ascii="Fb Fontext" w:hAnsi="Fb Fontext" w:hint="cs"/>
          <w:rtl/>
        </w:rPr>
        <w:t>'</w:t>
      </w:r>
      <w:r w:rsidRPr="006F178A">
        <w:rPr>
          <w:rFonts w:ascii="Fb Fontext" w:hAnsi="Fb Fontext"/>
          <w:rtl/>
        </w:rPr>
        <w:t xml:space="preserve"> </w:t>
      </w:r>
      <w:r>
        <w:rPr>
          <w:rStyle w:val="afffff0"/>
          <w:rFonts w:ascii="Fb Fontext" w:hAnsi="Fb Fontext"/>
          <w:b/>
          <w:bCs/>
          <w:rtl/>
          <w:rPrChange w:id="9003" w:author="מנוע פסוקים" w:date="2026-10-11T09:34:00Z">
            <w:rPr>
              <w:rFonts w:ascii="Fb Fontext" w:hAnsi="Fb Fontext"/>
              <w:b/>
              <w:bCs/>
              <w:rtl/>
            </w:rPr>
          </w:rPrChange>
        </w:rPr>
        <w:t xml:space="preserve">אשריך</w:t>
      </w:r>
      <w:r>
        <w:rPr>
          <w:rStyle w:val="afffff0"/>
          <w:rFonts w:ascii="Fb Fontext" w:hAnsi="Fb Fontext"/>
          <w:rtl/>
          <w:rPrChange w:id="9004" w:author="מנוע פסוקים" w:date="2026-10-11T09:34:00Z">
            <w:rPr>
              <w:rFonts w:ascii="Fb Fontext" w:hAnsi="Fb Fontext"/>
              <w:rtl/>
            </w:rPr>
          </w:rPrChange>
        </w:rPr>
        <w:t xml:space="preserve"> ארץ שמלכך בן חורים</w:t>
      </w:r>
      <w:r>
        <w:rPr>
          <w:rStyle w:val="afffff0"/>
          <w:rFonts w:ascii="Fb Fontext" w:hAnsi="Fb Fontext" w:hint="cs"/>
          <w:rtl/>
          <w:rPrChange w:id="9005" w:author="מנוע פסוקים" w:date="2026-10-11T09:34:00Z">
            <w:rPr>
              <w:rFonts w:ascii="Fb Fontext" w:hAnsi="Fb Fontext" w:hint="cs"/>
              <w:rtl/>
            </w:rPr>
          </w:rPrChange>
        </w:rPr>
        <w:t xml:space="preserve">,</w:t>
      </w:r>
      <w:r>
        <w:rPr>
          <w:rStyle w:val="afffff0"/>
          <w:rFonts w:ascii="Fb Fontext" w:hAnsi="Fb Fontext"/>
          <w:rtl/>
          <w:rPrChange w:id="9006" w:author="מנוע פסוקים" w:date="2026-10-11T09:34:00Z">
            <w:rPr>
              <w:rFonts w:ascii="Fb Fontext" w:hAnsi="Fb Fontext"/>
              <w:rtl/>
            </w:rPr>
          </w:rPrChange>
        </w:rPr>
        <w:t xml:space="preserve"> ושריך בעת יאכלו</w:t>
      </w:r>
      <w:r>
        <w:rPr>
          <w:rStyle w:val="afffff0"/>
          <w:rFonts w:ascii="Fb Fontext" w:hAnsi="Fb Fontext" w:hint="cs"/>
          <w:rtl/>
          <w:rPrChange w:id="9007" w:author="מנוע פסוקים" w:date="2026-10-11T09:34:00Z">
            <w:rPr>
              <w:rFonts w:ascii="Fb Fontext" w:hAnsi="Fb Fontext" w:hint="cs"/>
              <w:rtl/>
            </w:rPr>
          </w:rPrChange>
        </w:rPr>
        <w:t xml:space="preserve">,</w:t>
      </w:r>
      <w:r>
        <w:rPr>
          <w:rStyle w:val="afffff0"/>
          <w:rFonts w:ascii="Fb Fontext" w:hAnsi="Fb Fontext"/>
          <w:rtl/>
          <w:rPrChange w:id="9008" w:author="מנוע פסוקים" w:date="2026-10-11T09:34:00Z">
            <w:rPr>
              <w:rFonts w:ascii="Fb Fontext" w:hAnsi="Fb Fontext"/>
              <w:rtl/>
            </w:rPr>
          </w:rPrChange>
        </w:rPr>
        <w:t xml:space="preserve"> בגבורה ולא בשתי</w:t>
      </w:r>
      <w:r w:rsidRPr="006F178A">
        <w:rPr>
          <w:rFonts w:ascii="Fb Fontext" w:hAnsi="Fb Fontext" w:hint="cs"/>
          <w:rtl/>
        </w:rPr>
        <w:t>,</w:t>
      </w:r>
      <w:r w:rsidRPr="006F178A">
        <w:rPr>
          <w:rFonts w:ascii="Fb Fontext" w:hAnsi="Fb Fontext"/>
          <w:rtl/>
        </w:rPr>
        <w:t xml:space="preserve"> </w:t>
      </w:r>
      <w:r w:rsidRPr="00B20210">
        <w:rPr>
          <w:rFonts w:ascii="Fb Fontext" w:hAnsi="Fb Fontext"/>
          <w:b/>
          <w:bCs/>
          <w:rtl/>
        </w:rPr>
        <w:t>בגבורה</w:t>
      </w:r>
      <w:r w:rsidRPr="006F178A">
        <w:rPr>
          <w:rFonts w:ascii="Fb Fontext" w:hAnsi="Fb Fontext"/>
          <w:rtl/>
        </w:rPr>
        <w:t xml:space="preserve"> של תורה, ולא בשתייה של יין.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2D0727" w:rsidRDefault="00E9703F" w:rsidP="00E9703F">
      <w:pPr>
        <w:rPr>
          <w:b/>
          <w:bCs/>
          <w:rtl/>
        </w:rPr>
      </w:pPr>
      <w:r w:rsidRPr="006F178A">
        <w:rPr>
          <w:rFonts w:ascii="Fb Fontext" w:hAnsi="Fb Fontext"/>
          <w:rtl/>
        </w:rPr>
        <w:t xml:space="preserve">שעה ראשונה מאכל לודים, שניה מאכל לסטים, שלישית מאכל יורשין, רביעית מאכל כל אדם, חמישית מאכל פועלים, ששית מאכל </w:t>
      </w:r>
      <w:r w:rsidRPr="006F178A">
        <w:rPr>
          <w:rFonts w:ascii="Fb Fontext" w:hAnsi="Fb Fontext"/>
          <w:rtl/>
        </w:rPr>
        <w:t xml:space="preserve">ת"ח</w:t>
      </w:r>
      <w:r w:rsidRPr="006F178A">
        <w:rPr>
          <w:rFonts w:ascii="Fb Fontext" w:hAnsi="Fb Fontext"/>
          <w:rtl/>
        </w:rPr>
        <w:t xml:space="preserve">.</w:t>
      </w:r>
      <w:r w:rsidRPr="006F178A">
        <w:rPr>
          <w:rFonts w:ascii="Fb Fontext" w:hAnsi="Fb Fontext" w:hint="cs"/>
          <w:rtl/>
        </w:rPr>
        <w:t xml:space="preserve"> </w:t>
      </w:r>
      <w:r w:rsidRPr="006F178A">
        <w:rPr>
          <w:rFonts w:ascii="Fb Fontext" w:hAnsi="Fb Fontext"/>
          <w:rtl/>
        </w:rPr>
        <w:t>מכאן ואילך - כזורק אבן לחמת.</w:t>
      </w:r>
    </w:p>
    <w:p>
      <w:pPr>
        <w:pStyle w:val="38"/>
        <w:rPr>
          <w:ins w:id="96494" w:author="מנוע מכני" w:date="2026-10-11T12:04:39Z"/>
        </w:rPr>
      </w:pPr>
      <w:r w:rsidRPr="002D0727">
        <w:t>אביי</w:t>
      </w:r>
      <w:r w:rsidRPr="006F178A">
        <w:t xml:space="preserve">:</w:t>
      </w:r>
    </w:p>
    <w:p w:rsidR="00E9703F" w:rsidRPr="006F178A" w:rsidRDefault="00E9703F" w:rsidP="00E9703F">
      <w:pPr>
        <w:rPr>
          <w:rtl/>
        </w:rPr>
      </w:pPr>
      <w:del w:id="96495" w:author="מנוע מכני" w:date="2026-10-11T12:04:39Z">
        <w:r w:rsidRPr="006F178A">
          <w:rPr>
            <w:rtl/>
          </w:rPr>
          <w:delText xml:space="preserve"> </w:delText>
        </w:r>
      </w:del>
      <w:r w:rsidRPr="006F178A">
        <w:rPr>
          <w:rtl/>
        </w:rPr>
        <w:t xml:space="preserve">לא</w:t>
      </w:r>
      <w:r w:rsidRPr="006F178A">
        <w:rPr>
          <w:rtl/>
        </w:rPr>
        <w:t xml:space="preserve"> </w:t>
      </w:r>
      <w:ins w:id="91279" w:author="קלוד" w:date="2026-10-11T13:11:34Z">
        <w:r>
          <w:rPr>
            <w:rtl/>
          </w:rPr>
          <w:t xml:space="preserve">אמרנו</w:t>
        </w:r>
      </w:ins>
      <w:del w:id="91280" w:author="קלוד" w:date="2026-10-11T13:11:34Z">
        <w:r w:rsidRPr="006F178A">
          <w:rPr>
            <w:rtl/>
          </w:rPr>
          <w:delText xml:space="preserve">אמרן</w:delText>
        </w:r>
      </w:del>
      <w:r w:rsidRPr="006F178A">
        <w:rPr>
          <w:rtl/>
        </w:rPr>
        <w:t xml:space="preserve"> אלא </w:t>
      </w:r>
      <w:ins w:id="91277" w:author="קלוד" w:date="2026-10-11T13:11:34Z">
        <w:r>
          <w:rPr>
            <w:rtl/>
          </w:rPr>
          <w:t xml:space="preserve">כשלא</w:t>
        </w:r>
      </w:ins>
      <w:del w:id="91278" w:author="קלוד" w:date="2026-10-11T13:11:34Z">
        <w:r w:rsidRPr="006F178A">
          <w:rPr>
            <w:rtl/>
          </w:rPr>
          <w:delText xml:space="preserve">דלא</w:delText>
        </w:r>
      </w:del>
      <w:r w:rsidRPr="006F178A">
        <w:rPr>
          <w:rtl/>
        </w:rPr>
        <w:t xml:space="preserve"> </w:t>
      </w:r>
      <w:ins w:id="91275" w:author="קלוד" w:date="2026-10-11T13:11:34Z">
        <w:r>
          <w:rPr>
            <w:rtl/>
          </w:rPr>
          <w:t xml:space="preserve">טעם</w:t>
        </w:r>
      </w:ins>
      <w:del w:id="91276" w:author="קלוד" w:date="2026-10-11T13:11:34Z">
        <w:r w:rsidRPr="006F178A">
          <w:rPr>
            <w:rtl/>
          </w:rPr>
          <w:delText xml:space="preserve">טעים</w:delText>
        </w:r>
      </w:del>
      <w:r w:rsidRPr="006F178A">
        <w:rPr>
          <w:rtl/>
        </w:rPr>
        <w:t xml:space="preserve"> </w:t>
      </w:r>
      <w:ins w:id="92213" w:author="מנוע מכני" w:date="2026-10-11T12:04:39Z">
        <w:r>
          <w:rPr>
            <w:rtl/>
          </w:rPr>
          <w:t xml:space="preserve">כלום</w:t>
        </w:r>
      </w:ins>
      <w:del w:id="92214" w:author="מנוע מכני" w:date="2026-10-11T12:04:39Z">
        <w:r w:rsidRPr="006F178A">
          <w:rPr>
            <w:rtl/>
          </w:rPr>
          <w:delText xml:space="preserve">מידי</w:delText>
        </w:r>
      </w:del>
      <w:r w:rsidRPr="006F178A">
        <w:rPr>
          <w:rtl/>
        </w:rPr>
        <w:t xml:space="preserve"> </w:t>
      </w:r>
      <w:ins w:id="91273" w:author="קלוד" w:date="2026-10-11T13:11:34Z">
        <w:r>
          <w:rPr>
            <w:rtl/>
          </w:rPr>
          <w:t xml:space="preserve">בבוקר,</w:t>
        </w:r>
      </w:ins>
      <w:del w:id="91274" w:author="קלוד" w:date="2026-10-11T13:11:34Z">
        <w:r w:rsidRPr="006F178A">
          <w:rPr>
            <w:rtl/>
          </w:rPr>
          <w:delText xml:space="preserve">בצפרא,</w:delText>
        </w:r>
      </w:del>
      <w:r w:rsidRPr="006F178A">
        <w:rPr>
          <w:rtl/>
        </w:rPr>
        <w:t xml:space="preserve"> אבל </w:t>
      </w:r>
      <w:ins w:id="91271" w:author="קלוד" w:date="2026-10-11T13:11:34Z">
        <w:r>
          <w:rPr>
            <w:rtl/>
          </w:rPr>
          <w:t xml:space="preserve">טעם</w:t>
        </w:r>
      </w:ins>
      <w:del w:id="91272" w:author="קלוד" w:date="2026-10-11T13:11:34Z">
        <w:r w:rsidRPr="006F178A">
          <w:rPr>
            <w:rtl/>
          </w:rPr>
          <w:delText xml:space="preserve">טעים</w:delText>
        </w:r>
      </w:del>
      <w:r w:rsidRPr="006F178A">
        <w:rPr>
          <w:rtl/>
        </w:rPr>
        <w:t xml:space="preserve"> </w:t>
      </w:r>
      <w:ins w:id="92215" w:author="מנוע מכני" w:date="2026-10-11T12:04:39Z">
        <w:ins w:id="91269" w:author="קלוד" w:date="2026-10-11T13:11:34Z">
          <w:r>
            <w:rPr>
              <w:rtl/>
            </w:rPr>
            <w:t xml:space="preserve">בבוקר</w:t>
          </w:r>
        </w:ins>
        <w:del w:id="91270" w:author="קלוד" w:date="2026-10-11T13:11:34Z">
          <w:r>
            <w:rPr>
              <w:rtl/>
            </w:rPr>
            <w:delText xml:space="preserve">כלום</w:delText>
          </w:r>
          <w:r w:rsidRPr="006F178A">
            <w:rPr>
              <w:rtl/>
            </w:rPr>
            <w:delText xml:space="preserve"> בצפרא</w:delText>
          </w:r>
        </w:del>
      </w:ins>
      <w:del w:id="92216" w:author="מנוע מכני" w:date="2026-10-11T12:04:39Z">
        <w:r w:rsidRPr="006F178A">
          <w:rPr>
            <w:rtl/>
          </w:rPr>
          <w:delText xml:space="preserve">מידי</w:delText>
        </w:r>
      </w:del>
      <w:r w:rsidRPr="006F178A">
        <w:rPr>
          <w:rtl/>
        </w:rPr>
        <w:t xml:space="preserve"> - </w:t>
      </w:r>
      <w:ins w:id="92217" w:author="מנוע מכני" w:date="2026-10-11T12:04:39Z">
        <w:r>
          <w:rPr>
            <w:rtl/>
          </w:rPr>
          <w:t xml:space="preserve">אין</w:t>
        </w:r>
      </w:ins>
      <w:del w:id="92218" w:author="מנוע מכני" w:date="2026-10-11T12:04:39Z">
        <w:r w:rsidRPr="006F178A">
          <w:rPr>
            <w:rtl/>
          </w:rPr>
          <w:delText xml:space="preserve">לית</w:delText>
        </w:r>
      </w:del>
      <w:r w:rsidRPr="006F178A">
        <w:rPr>
          <w:rtl/>
        </w:rPr>
        <w:t xml:space="preserve"> </w:t>
      </w:r>
      <w:ins w:id="95647" w:author="מנוע מכני" w:date="2026-10-11T12:04:39Z">
        <w:r>
          <w:rPr>
            <w:rtl/>
          </w:rPr>
          <w:t xml:space="preserve">לנו</w:t>
        </w:r>
      </w:ins>
      <w:del w:id="95648" w:author="מנוע מכני" w:date="2026-10-11T12:04:39Z">
        <w:r w:rsidRPr="006F178A">
          <w:rPr>
            <w:rtl/>
          </w:rPr>
          <w:delText xml:space="preserve">לן</w:delText>
        </w:r>
      </w:del>
      <w:r w:rsidRPr="006F178A">
        <w:rPr>
          <w:rtl/>
        </w:rPr>
        <w:t xml:space="preserve"> בה.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67" w:author="קלוד" w:date="2026-10-11T12:33:55Z"/>
        </w:rPr>
      </w:pPr>
      <w:ins w:id="91268" w:author="קלוד" w:date="2026-10-11T12:33:55Z">
        <w:r>
          <w:rPr>
            <w:color w:val="7B3F00"/>
          </w:rPr>
          <w:t xml:space="preserve">תפילה בבית המרחץ - חדש, והזמנה לבית הכסא</w:t>
        </w:r>
      </w:ins>
    </w:p>
    <w:p>
      <w:pPr>
        <w:pStyle w:val="38"/>
        <w:rPr>
          <w:ins w:id="96496" w:author="מנוע מכני" w:date="2026-10-11T12:04:39Z"/>
        </w:rPr>
      </w:pPr>
      <w:r w:rsidRPr="006F178A">
        <w:t>ר</w:t>
      </w:r>
      <w:r w:rsidRPr="00910D80">
        <w:t>אב"א</w:t>
      </w:r>
      <w:r w:rsidRPr="006F178A">
        <w:t xml:space="preserve">:</w:t>
      </w:r>
    </w:p>
    <w:p w:rsidR="00E9703F" w:rsidRPr="006F178A" w:rsidRDefault="00E9703F" w:rsidP="00E9703F">
      <w:pPr>
        <w:rPr>
          <w:rtl/>
        </w:rPr>
      </w:pPr>
      <w:del w:id="96497" w:author="מנוע מכני" w:date="2026-10-11T12:04:39Z">
        <w:r w:rsidRPr="006F178A">
          <w:rPr>
            <w:rFonts w:ascii="Fb Fontext" w:hAnsi="Fb Fontext"/>
            <w:rtl/>
          </w:rPr>
          <w:delText xml:space="preserve"> </w:delText>
        </w:r>
      </w:del>
      <w:r w:rsidRPr="006F178A">
        <w:rPr>
          <w:rFonts w:ascii="Fb Fontext" w:hAnsi="Fb Fontext"/>
          <w:rtl/>
        </w:rPr>
        <w:t xml:space="preserve">מתפלל אדם תפלתו בבית המרחץ חדש [ולא </w:t>
      </w:r>
      <w:ins w:id="91307" w:author="קלוד" w:date="2026-10-11T13:11:34Z">
        <w:r>
          <w:rPr>
            <w:rFonts w:ascii="Fb Fontext" w:hAnsi="Fb Fontext"/>
            <w:rtl/>
          </w:rPr>
          <w:t xml:space="preserve">בשאין</w:t>
        </w:r>
      </w:ins>
      <w:del w:id="91308" w:author="קלוד" w:date="2026-10-11T13:11:34Z">
        <w:r w:rsidRPr="006F178A">
          <w:rPr>
            <w:rFonts w:ascii="Fb Fontext" w:hAnsi="Fb Fontext"/>
            <w:rtl/>
          </w:rPr>
          <w:delText xml:space="preserve">באין</w:delText>
        </w:r>
      </w:del>
      <w:r w:rsidRPr="006F178A">
        <w:rPr>
          <w:rFonts w:ascii="Fb Fontext" w:hAnsi="Fb Fontext"/>
          <w:rtl/>
        </w:rPr>
        <w:t xml:space="preserve"> </w:t>
      </w:r>
      <w:ins w:id="91305" w:author="קלוד" w:date="2026-10-11T13:11:34Z">
        <w:r>
          <w:rPr>
            <w:rFonts w:ascii="Fb Fontext" w:hAnsi="Fb Fontext"/>
            <w:rtl/>
          </w:rPr>
          <w:t xml:space="preserve">בו</w:t>
        </w:r>
      </w:ins>
      <w:del w:id="91306" w:author="קלוד" w:date="2026-10-11T13:11:34Z">
        <w:r w:rsidRPr="006F178A">
          <w:rPr>
            <w:rFonts w:ascii="Fb Fontext" w:hAnsi="Fb Fontext"/>
            <w:rtl/>
          </w:rPr>
          <w:delText xml:space="preserve">בנ"א</w:delText>
        </w:r>
      </w:del>
      <w:r w:rsidRPr="006F178A">
        <w:rPr>
          <w:rFonts w:ascii="Fb Fontext" w:hAnsi="Fb Fontext"/>
          <w:rtl/>
        </w:rPr>
        <w:t xml:space="preserve"> </w:t>
      </w:r>
      <w:ins w:id="91303" w:author="קלוד" w:date="2026-10-11T13:11:34Z">
        <w:r>
          <w:rPr>
            <w:rStyle w:val="2fb"/>
            <w:rFonts w:ascii="Fb Fontext" w:hAnsi="Fb Fontext"/>
            <w:rtl/>
          </w:rPr>
          <w:t xml:space="preserve">בנ"א,</w:t>
        </w:r>
      </w:ins>
      <w:del w:id="91304" w:author="קלוד" w:date="2026-10-11T13:11:34Z">
        <w:r w:rsidRPr="006F178A">
          <w:rPr>
            <w:rStyle w:val="2fb"/>
            <w:rFonts w:ascii="Fb Fontext" w:hAnsi="Fb Fontext"/>
            <w:rtl/>
          </w:rPr>
          <w:delText xml:space="preserve">כדריב"ח</w:delText>
        </w:r>
      </w:del>
      <w:r w:rsidRPr="006F178A">
        <w:rPr>
          <w:rFonts w:ascii="Fb Fontext" w:hAnsi="Fb Fontext"/>
          <w:rtl/>
        </w:rPr>
        <w:t xml:space="preserve"> </w:t>
      </w:r>
      <w:ins w:id="91301" w:author="קלוד" w:date="2026-10-11T13:11:34Z">
        <w:r>
          <w:rPr>
            <w:rFonts w:ascii="Fb Fontext" w:hAnsi="Fb Fontext"/>
            <w:rtl/>
          </w:rPr>
          <w:t xml:space="preserve">כדריב"ח: מרחץ</w:t>
        </w:r>
      </w:ins>
      <w:del w:id="91302" w:author="קלוד" w:date="2026-10-11T13:11:34Z">
        <w:r w:rsidRPr="006F178A">
          <w:rPr>
            <w:rFonts w:ascii="Fb Fontext" w:hAnsi="Fb Fontext"/>
            <w:rtl/>
          </w:rPr>
          <w:delText xml:space="preserve">דמרחץ</w:delText>
        </w:r>
      </w:del>
      <w:r w:rsidRPr="006F178A">
        <w:rPr>
          <w:rFonts w:ascii="Fb Fontext" w:hAnsi="Fb Fontext"/>
          <w:rtl/>
        </w:rPr>
        <w:t xml:space="preserve"> </w:t>
      </w:r>
      <w:ins w:id="91299" w:author="קלוד" w:date="2026-10-11T13:11:34Z">
        <w:r>
          <w:rPr>
            <w:rFonts w:ascii="Fb Fontext" w:hAnsi="Fb Fontext"/>
            <w:rtl/>
          </w:rPr>
          <w:t xml:space="preserve">וביה"כ -</w:t>
        </w:r>
      </w:ins>
      <w:del w:id="91300" w:author="קלוד" w:date="2026-10-11T13:11:34Z">
        <w:r w:rsidRPr="006F178A">
          <w:rPr>
            <w:rFonts w:ascii="Fb Fontext" w:hAnsi="Fb Fontext"/>
            <w:rtl/>
          </w:rPr>
          <w:delText xml:space="preserve">וביה"כ</w:delText>
        </w:r>
      </w:del>
      <w:r w:rsidRPr="006F178A">
        <w:rPr>
          <w:rFonts w:ascii="Fb Fontext" w:hAnsi="Fb Fontext"/>
          <w:rtl/>
        </w:rPr>
        <w:t xml:space="preserve"> </w:t>
      </w:r>
      <w:ins w:id="94055" w:author="מנוע מכני" w:date="2026-10-11T12:04:39Z">
        <w:r>
          <w:rPr>
            <w:rFonts w:ascii="Fb Fontext" w:hAnsi="Fb Fontext"/>
            <w:rtl/>
          </w:rPr>
          <w:t xml:space="preserve">אף</w:t>
        </w:r>
      </w:ins>
      <w:del w:id="94056" w:author="מנוע מכני" w:date="2026-10-11T12:04:39Z">
        <w:r w:rsidRPr="006F178A">
          <w:rPr>
            <w:rFonts w:ascii="Fb Fontext" w:hAnsi="Fb Fontext"/>
            <w:rtl/>
          </w:rPr>
          <w:delText xml:space="preserve">אע"פ</w:delText>
        </w:r>
      </w:del>
      <w:r w:rsidRPr="006F178A">
        <w:rPr>
          <w:rFonts w:ascii="Fb Fontext" w:hAnsi="Fb Fontext"/>
          <w:rtl/>
        </w:rPr>
        <w:t xml:space="preserve"> שאין בו בנ"א או </w:t>
      </w:r>
      <w:ins w:id="91297" w:author="קלוד" w:date="2026-10-11T13:11:34Z">
        <w:r>
          <w:rPr>
            <w:rFonts w:ascii="Fb Fontext" w:hAnsi="Fb Fontext"/>
            <w:rtl/>
          </w:rPr>
          <w:t xml:space="preserve">צואה].</w:t>
        </w:r>
      </w:ins>
      <w:del w:id="91298" w:author="קלוד" w:date="2026-10-11T13:11:34Z">
        <w:r w:rsidRPr="006F178A">
          <w:rPr>
            <w:rFonts w:ascii="Fb Fontext" w:hAnsi="Fb Fontext"/>
            <w:rtl/>
          </w:rPr>
          <w:delText xml:space="preserve">צואה]</w:delText>
        </w:r>
      </w:del>
      <w:r w:rsidRPr="006F178A">
        <w:rPr>
          <w:rFonts w:ascii="Fb Fontext" w:hAnsi="Fb Fontext"/>
          <w:rtl/>
        </w:rPr>
        <w:t xml:space="preserve"> </w:t>
      </w:r>
      <w:ins w:id="91295" w:author="קלוד" w:date="2026-10-11T13:11:34Z">
        <w:r>
          <w:rPr>
            <w:rFonts w:ascii="Fb Fontext" w:hAnsi="Fb Fontext"/>
            <w:rtl/>
          </w:rPr>
          <w:t xml:space="preserve">ומה</w:t>
        </w:r>
      </w:ins>
      <w:del w:id="91296" w:author="קלוד" w:date="2026-10-11T13:11:34Z">
        <w:r w:rsidRPr="006F178A">
          <w:rPr>
            <w:rFonts w:ascii="Fb Fontext" w:hAnsi="Fb Fontext"/>
            <w:rtl/>
          </w:rPr>
          <w:tab/>
          <w:delText xml:space="preserve">והך</w:delText>
        </w:r>
      </w:del>
      <w:r w:rsidRPr="006F178A">
        <w:rPr>
          <w:rFonts w:ascii="Fb Fontext" w:hAnsi="Fb Fontext"/>
          <w:rtl/>
        </w:rPr>
        <w:tab/>
        <w:t xml:space="preserve"> </w:t>
      </w:r>
      <w:ins w:id="91293" w:author="קלוד" w:date="2026-10-11T13:11:34Z">
        <w:r>
          <w:rPr>
            <w:rFonts w:ascii="Fb Fontext" w:hAnsi="Fb Fontext"/>
            <w:rtl/>
          </w:rPr>
          <w:t xml:space="preserve">שאיבעיא</w:t>
        </w:r>
      </w:ins>
      <w:del w:id="91294" w:author="קלוד" w:date="2026-10-11T13:11:34Z">
        <w:r w:rsidRPr="006F178A">
          <w:rPr>
            <w:rFonts w:ascii="Fb Fontext" w:hAnsi="Fb Fontext"/>
            <w:rtl/>
          </w:rPr>
          <w:tab/>
          <w:delText xml:space="preserve">ד</w:delText>
        </w:r>
        <w:r w:rsidRPr="006F178A">
          <w:rPr>
            <w:rFonts w:ascii="Fb Fontext" w:hAnsi="Fb Fontext" w:hint="cs"/>
            <w:rtl/>
          </w:rPr>
          <w:delText xml:space="preserve">א</w:delText>
        </w:r>
        <w:r w:rsidRPr="006F178A">
          <w:rPr>
            <w:rFonts w:ascii="Fb Fontext" w:hAnsi="Fb Fontext"/>
            <w:rtl/>
          </w:rPr>
          <w:delText xml:space="preserve">יבעיא</w:delText>
        </w:r>
      </w:del>
      <w:r w:rsidRPr="006F178A">
        <w:rPr>
          <w:rFonts w:ascii="Fb Fontext" w:hAnsi="Fb Fontext"/>
          <w:rtl/>
        </w:rPr>
        <w:t xml:space="preserve"> </w:t>
      </w:r>
      <w:ins w:id="95649" w:author="מנוע מכני" w:date="2026-10-11T12:04:39Z">
        <w:ins w:id="91291" w:author="קלוד" w:date="2026-10-11T13:11:34Z">
          <w:r>
            <w:rPr>
              <w:rFonts w:ascii="Fb Fontext" w:hAnsi="Fb Fontext" w:hint="cs"/>
              <w:rtl/>
            </w:rPr>
            <w:t xml:space="preserve">לן</w:t>
          </w:r>
        </w:ins>
        <w:del w:id="91292" w:author="קלוד" w:date="2026-10-11T13:11:34Z">
          <w:r>
            <w:rPr>
              <w:rFonts w:ascii="Fb Fontext" w:hAnsi="Fb Fontext" w:hint="cs"/>
              <w:rtl/>
            </w:rPr>
            <w:delText xml:space="preserve">לנו</w:delText>
          </w:r>
        </w:del>
      </w:ins>
      <w:del w:id="95650" w:author="מנוע מכני" w:date="2026-10-11T12:04:39Z">
        <w:r w:rsidRPr="006F178A">
          <w:rPr>
            <w:rFonts w:ascii="Fb Fontext" w:hAnsi="Fb Fontext" w:hint="cs"/>
            <w:rtl/>
          </w:rPr>
          <w:delText xml:space="preserve">לן</w:delText>
        </w:r>
      </w:del>
      <w:r w:rsidRPr="006F178A">
        <w:rPr>
          <w:rFonts w:ascii="Fb Fontext" w:hAnsi="Fb Fontext" w:hint="cs"/>
          <w:rtl/>
        </w:rPr>
        <w:t xml:space="preserve"> </w:t>
      </w:r>
      <w:ins w:id="91289" w:author="קלוד" w:date="2026-10-11T13:11:34Z">
        <w:r>
          <w:rPr>
            <w:rFonts w:ascii="Fb Fontext" w:hAnsi="Fb Fontext"/>
            <w:rtl/>
          </w:rPr>
          <w:t xml:space="preserve">בהזמנה</w:t>
        </w:r>
      </w:ins>
      <w:del w:id="91290" w:author="קלוד" w:date="2026-10-11T13:11:34Z">
        <w:r w:rsidRPr="006F178A">
          <w:rPr>
            <w:rFonts w:ascii="Fb Fontext" w:hAnsi="Fb Fontext"/>
            <w:rtl/>
          </w:rPr>
          <w:delText xml:space="preserve">הזמנה</w:delText>
        </w:r>
      </w:del>
      <w:r w:rsidRPr="006F178A">
        <w:rPr>
          <w:rFonts w:ascii="Fb Fontext" w:hAnsi="Fb Fontext"/>
          <w:rtl/>
        </w:rPr>
        <w:t xml:space="preserve"> לבית הכסא </w:t>
      </w:r>
      <w:ins w:id="91287" w:author="קלוד" w:date="2026-10-11T13:11:34Z">
        <w:r>
          <w:rPr>
            <w:rFonts w:ascii="Fb Fontext" w:hAnsi="Fb Fontext"/>
            <w:rtl/>
          </w:rPr>
          <w:t xml:space="preserve">- אינו דומה</w:t>
        </w:r>
      </w:ins>
      <w:del w:id="91288" w:author="קלוד" w:date="2026-10-11T13:11:34Z">
        <w:r w:rsidRPr="006F178A">
          <w:rPr>
            <w:rFonts w:ascii="Fb Fontext" w:hAnsi="Fb Fontext"/>
            <w:rtl/>
          </w:rPr>
          <w:delText xml:space="preserve">ל"ד</w:delText>
        </w:r>
      </w:del>
      <w:r w:rsidRPr="006F178A">
        <w:rPr>
          <w:rFonts w:ascii="Fb Fontext" w:hAnsi="Fb Fontext"/>
          <w:rtl/>
        </w:rPr>
        <w:t xml:space="preserve"> לבית </w:t>
      </w:r>
      <w:ins w:id="91285" w:author="קלוד" w:date="2026-10-11T13:11:34Z">
        <w:r>
          <w:rPr>
            <w:rFonts w:ascii="Fb Fontext" w:hAnsi="Fb Fontext"/>
            <w:rtl/>
          </w:rPr>
          <w:t xml:space="preserve">המרחץ,</w:t>
        </w:r>
      </w:ins>
      <w:del w:id="91286" w:author="קלוד" w:date="2026-10-11T13:11:34Z">
        <w:r w:rsidRPr="006F178A">
          <w:rPr>
            <w:rFonts w:ascii="Fb Fontext" w:hAnsi="Fb Fontext"/>
            <w:rtl/>
          </w:rPr>
          <w:delText xml:space="preserve">המרחץ</w:delText>
        </w:r>
      </w:del>
      <w:r w:rsidRPr="006F178A">
        <w:rPr>
          <w:rFonts w:ascii="Fb Fontext" w:hAnsi="Fb Fontext"/>
          <w:rtl/>
        </w:rPr>
        <w:t xml:space="preserve"> </w:t>
      </w:r>
      <w:ins w:id="91283" w:author="קלוד" w:date="2026-10-11T13:11:34Z">
        <w:r>
          <w:rPr>
            <w:rStyle w:val="afffffe"/>
            <w:rFonts w:ascii="Fb Fontext" w:hAnsi="Fb Fontext"/>
            <w:rtl/>
          </w:rPr>
          <w:t xml:space="preserve">שבית</w:t>
        </w:r>
      </w:ins>
      <w:del w:id="91284" w:author="קלוד" w:date="2026-10-11T13:11:34Z">
        <w:r w:rsidRPr="006F178A">
          <w:rPr>
            <w:rFonts w:ascii="Fb Fontext" w:hAnsi="Fb Fontext"/>
            <w:rtl/>
          </w:rPr>
          <w:delText xml:space="preserve">כיוון</w:delText>
        </w:r>
      </w:del>
      <w:r w:rsidRPr="006F178A">
        <w:rPr>
          <w:rFonts w:ascii="Fb Fontext" w:hAnsi="Fb Fontext"/>
          <w:rtl/>
        </w:rPr>
        <w:t xml:space="preserve"> </w:t>
      </w:r>
      <w:ins w:id="91281" w:author="קלוד" w:date="2026-10-11T13:11:34Z">
        <w:r>
          <w:rPr>
            <w:rStyle w:val="afffffe"/>
            <w:rFonts w:ascii="Fb Fontext" w:hAnsi="Fb Fontext"/>
            <w:rtl/>
          </w:rPr>
          <w:t xml:space="preserve">הכסא</w:t>
        </w:r>
        <w:r>
          <w:rPr>
            <w:rFonts w:ascii="Fb Fontext" w:hAnsi="Fb Fontext"/>
            <w:rtl/>
          </w:rPr>
          <w:t xml:space="preserve"> מאוס.</w:t>
        </w:r>
      </w:ins>
      <w:del w:id="91282" w:author="קלוד" w:date="2026-10-11T13:11:34Z">
        <w:r w:rsidRPr="006F178A">
          <w:rPr>
            <w:rFonts w:ascii="Fb Fontext" w:hAnsi="Fb Fontext"/>
            <w:rtl/>
          </w:rPr>
          <w:delText xml:space="preserve">דמאיס.</w:delText>
        </w:r>
      </w:del>
    </w:p>
    <w:p w:rsidR="00E9703F" w:rsidRDefault="00146180" w:rsidP="00146180">
      <w:pPr>
        <w:pStyle w:val="affffd"/>
        <w:rPr>
          <w:rtl/>
        </w:rPr>
      </w:pPr>
      <w:r>
        <w:rPr>
          <w:rFonts w:ascii="MS Mincho" w:hAnsi="MS Mincho" w:hint="cs"/>
          <w:bCs w:val="0"/>
          <w:rtl/>
        </w:rPr>
        <w:t>׻</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w:t>
      </w:r>
    </w:p>
    <w:p w:rsidR="00E9703F" w:rsidRDefault="00E9703F" w:rsidP="00E9703F">
      <w:pPr>
        <w:rPr>
          <w:rFonts w:ascii="Fb Fontext" w:hAnsi="Fb Fontext"/>
          <w:rtl/>
        </w:rPr>
      </w:pPr>
      <w:r w:rsidRPr="006F178A">
        <w:rPr>
          <w:rStyle w:val="afffe"/>
          <w:rFonts w:ascii="Fb Fontext" w:hAnsi="Fb Fontext"/>
          <w:rtl/>
        </w:rPr>
        <w:t>הנכנס לבית המרחץ,</w:t>
      </w:r>
      <w:r w:rsidRPr="006F178A">
        <w:rPr>
          <w:rFonts w:ascii="Fb Fontext" w:hAnsi="Fb Fontext"/>
          <w:rtl/>
        </w:rPr>
        <w:t xml:space="preserve"> מקום שבנ"א עומדין לבושין</w:t>
      </w:r>
    </w:p>
    <w:p w:rsidR="00E9703F" w:rsidRPr="006F178A" w:rsidRDefault="00E9703F" w:rsidP="00E9703F">
      <w:pPr>
        <w:pStyle w:val="affffb"/>
        <w:rPr>
          <w:rtl/>
        </w:rPr>
      </w:pPr>
      <w:r>
        <w:rPr>
          <w:rtl/>
        </w:rPr>
        <w:t xml:space="preserve">- </w:t>
      </w:r>
      <w:r w:rsidRPr="006F178A">
        <w:rPr>
          <w:rtl/>
        </w:rPr>
        <w:t xml:space="preserve">יש שם מקרא ותפלה, </w:t>
      </w:r>
      <w:r w:rsidRPr="006F178A">
        <w:rPr>
          <w:rtl/>
        </w:rPr>
        <w:t xml:space="preserve">ואצ"ל</w:t>
      </w:r>
      <w:r w:rsidRPr="006F178A">
        <w:rPr>
          <w:rtl/>
        </w:rPr>
        <w:t xml:space="preserve"> שאילת שלום, ומניח תפילין </w:t>
      </w:r>
      <w:r w:rsidRPr="006F178A">
        <w:rPr>
          <w:rtl/>
        </w:rPr>
        <w:t xml:space="preserve">ואצ"ל</w:t>
      </w:r>
      <w:r w:rsidRPr="006F178A">
        <w:rPr>
          <w:rtl/>
        </w:rPr>
        <w:t xml:space="preserve"> שאינו חולץ.</w:t>
      </w:r>
    </w:p>
    <w:p w:rsidR="00E9703F" w:rsidRDefault="00E9703F" w:rsidP="00E9703F">
      <w:pPr>
        <w:rPr>
          <w:rFonts w:ascii="Fb Fontext" w:hAnsi="Fb Fontext"/>
          <w:rtl/>
        </w:rPr>
      </w:pPr>
      <w:r w:rsidRPr="006F178A">
        <w:rPr>
          <w:rFonts w:ascii="Fb Fontext" w:hAnsi="Fb Fontext"/>
          <w:rtl/>
        </w:rPr>
        <w:t>מקום שבנ"א עומדים ערומים ולבושין,</w:t>
      </w:r>
    </w:p>
    <w:p w:rsidR="00E9703F" w:rsidRPr="006F178A" w:rsidRDefault="00E9703F" w:rsidP="00E9703F">
      <w:pPr>
        <w:pStyle w:val="affffb"/>
        <w:rPr>
          <w:rtl/>
        </w:rPr>
      </w:pPr>
      <w:r>
        <w:rPr>
          <w:rtl/>
        </w:rPr>
        <w:t xml:space="preserve">- </w:t>
      </w:r>
      <w:r w:rsidRPr="006F178A">
        <w:rPr>
          <w:rtl/>
        </w:rPr>
        <w:t>יש שאילת שלום, ואין שם מקרא ותפלה, ואינו חולץ תפילין, ואינו מניח לכתחלה.</w:t>
      </w:r>
    </w:p>
    <w:p w:rsidR="00E9703F" w:rsidRDefault="00E9703F" w:rsidP="00E9703F">
      <w:pPr>
        <w:rPr>
          <w:rFonts w:ascii="Fb Fontext" w:hAnsi="Fb Fontext"/>
          <w:rtl/>
        </w:rPr>
      </w:pPr>
      <w:r w:rsidRPr="006F178A">
        <w:rPr>
          <w:rFonts w:ascii="Fb Fontext" w:hAnsi="Fb Fontext"/>
          <w:rtl/>
        </w:rPr>
        <w:t>מקום שבנ"א עומדין ערומים</w:t>
      </w:r>
    </w:p>
    <w:p w:rsidR="00E9703F" w:rsidRPr="006F178A" w:rsidRDefault="00E9703F" w:rsidP="00E9703F">
      <w:pPr>
        <w:rPr>
          <w:rtl/>
        </w:rPr>
      </w:pPr>
      <w:r w:rsidRPr="006F178A">
        <w:rPr>
          <w:rFonts w:ascii="Fb Fontext" w:hAnsi="Fb Fontext"/>
          <w:sz w:val="20"/>
          <w:rtl/>
        </w:rPr>
        <w:t xml:space="preserve">אין שם שאילת שלום, </w:t>
      </w:r>
      <w:r w:rsidRPr="006F178A">
        <w:rPr>
          <w:rFonts w:ascii="Fb Fontext" w:hAnsi="Fb Fontext"/>
          <w:sz w:val="20"/>
          <w:rtl/>
        </w:rPr>
        <w:t xml:space="preserve">ואצ"ל</w:t>
      </w:r>
      <w:r w:rsidRPr="006F178A">
        <w:rPr>
          <w:rFonts w:ascii="Fb Fontext" w:hAnsi="Fb Fontext"/>
          <w:sz w:val="20"/>
          <w:rtl/>
        </w:rPr>
        <w:t xml:space="preserve"> מקרא ותפלה, וחולץ תפילין </w:t>
      </w:r>
      <w:r w:rsidRPr="006F178A">
        <w:rPr>
          <w:rFonts w:ascii="Fb Fontext" w:hAnsi="Fb Fontext"/>
          <w:sz w:val="20"/>
          <w:rtl/>
        </w:rPr>
        <w:t xml:space="preserve">ואצ"ל</w:t>
      </w:r>
      <w:r w:rsidRPr="006F178A">
        <w:rPr>
          <w:rFonts w:ascii="Fb Fontext" w:hAnsi="Fb Fontext"/>
          <w:sz w:val="20"/>
          <w:rtl/>
        </w:rPr>
        <w:t xml:space="preserve"> שאינו מניחן.</w:t>
      </w:r>
    </w:p>
    <w:p w:rsidR="00E9703F" w:rsidRPr="006F178A" w:rsidRDefault="00E9703F" w:rsidP="00E9703F">
      <w:pPr>
        <w:rPr>
          <w:rtl/>
        </w:rPr>
      </w:pPr>
      <w:r w:rsidRPr="006F178A">
        <w:rPr>
          <w:rFonts w:ascii="Fb Fontext" w:hAnsi="Fb Fontext"/>
          <w:rtl/>
        </w:rPr>
        <w:t>אין שם שאילת שלום</w:t>
      </w:r>
    </w:p>
    <w:p>
      <w:pPr>
        <w:pStyle w:val="afffff8"/>
        <w:rPr>
          <w:ins w:id="91265" w:author="קלוד" w:date="2026-10-11T12:33:55Z"/>
        </w:rPr>
      </w:pPr>
      <w:ins w:id="91266" w:author="קלוד" w:date="2026-10-11T12:33:55Z">
        <w:r>
          <w:rPr>
            <w:color w:val="7B3F00"/>
          </w:rPr>
          <w:t xml:space="preserve">שלום בבית המרחץ - אסור, משום 'ויקרא לו ה' שלום'</w:t>
        </w:r>
      </w:ins>
    </w:p>
    <w:p>
      <w:pPr>
        <w:pStyle w:val="38"/>
        <w:rPr>
          <w:ins w:id="96498" w:author="מנוע מכני" w:date="2026-10-11T12:04:39Z"/>
        </w:rPr>
      </w:pPr>
      <w:r w:rsidRPr="00097464">
        <w:t xml:space="preserve">- כדעולא:</w:t>
      </w:r>
    </w:p>
    <w:p w:rsidR="00E9703F" w:rsidRPr="00097464" w:rsidRDefault="00E9703F" w:rsidP="00E9703F">
      <w:pPr>
        <w:pStyle w:val="affffb"/>
        <w:rPr>
          <w:spacing w:val="-4"/>
          <w:rtl/>
        </w:rPr>
      </w:pPr>
      <w:del w:id="96499" w:author="מנוע מכני" w:date="2026-10-11T12:04:39Z">
        <w:r w:rsidRPr="00097464">
          <w:rPr>
            <w:spacing w:val="-4"/>
            <w:rtl/>
          </w:rPr>
          <w:delText xml:space="preserve"> </w:delText>
        </w:r>
      </w:del>
      <w:r w:rsidRPr="00097464">
        <w:rPr>
          <w:spacing w:val="-4"/>
          <w:rtl/>
        </w:rPr>
        <w:t xml:space="preserve">אסור לאדם שיתן שלום לחבירו בבית המרחץ, משום שנא' </w:t>
      </w:r>
      <w:r w:rsidRPr="00097464">
        <w:rPr>
          <w:rFonts w:hint="cs"/>
          <w:spacing w:val="-4"/>
          <w:rtl/>
        </w:rPr>
        <w:t>'</w:t>
      </w:r>
      <w:ins w:id="90789" w:author="Claude - סמנטי" w:date="2026-10-11T12:28:21Z">
        <w:r>
          <w:rPr>
            <w:rStyle w:val="afffff0"/>
            <w:spacing w:val="-4"/>
            <w:rtl/>
          </w:rPr>
          <w:t xml:space="preserve">וַיִּקְרָא לוֹ ה</w:t>
        </w:r>
      </w:ins>
      <w:del w:id="90790" w:author="Claude - סמנטי" w:date="2026-10-11T12:28:21Z">
        <w:r w:rsidRPr="00097464">
          <w:rPr>
            <w:spacing w:val="-4"/>
            <w:rtl/>
          </w:rPr>
          <w:delText xml:space="preserve">ויקרא לו ה</w:delText>
        </w:r>
      </w:del>
      <w:r w:rsidRPr="00097464">
        <w:rPr>
          <w:spacing w:val="-4"/>
          <w:rtl/>
        </w:rPr>
        <w:t xml:space="preserve">' שלום</w:t>
      </w:r>
      <w:r w:rsidRPr="00097464">
        <w:rPr>
          <w:rFonts w:hint="cs"/>
          <w:spacing w:val="-4"/>
          <w:rtl/>
        </w:rPr>
        <w:t>'</w:t>
      </w:r>
      <w:r w:rsidRPr="00097464">
        <w:rPr>
          <w:spacing w:val="-4"/>
          <w:rtl/>
        </w:rPr>
        <w:t>.</w:t>
      </w:r>
    </w:p>
    <w:p w:rsidR="00E9703F" w:rsidRPr="006F178A" w:rsidRDefault="00E9703F" w:rsidP="00E9703F">
      <w:pPr>
        <w:rPr>
          <w:rtl/>
        </w:rPr>
      </w:pPr>
      <w:r w:rsidRPr="006F178A">
        <w:rPr>
          <w:rFonts w:ascii="Fb Fontext" w:hAnsi="Fb Fontext" w:hint="cs"/>
          <w:rtl/>
        </w:rPr>
        <w:t>-</w:t>
      </w:r>
      <w:r w:rsidRPr="006F178A">
        <w:rPr>
          <w:rFonts w:ascii="Fb Fontext" w:hAnsi="Fb Fontext" w:hint="cs"/>
          <w:rtl/>
        </w:rPr>
        <w:tab/>
        <w:t xml:space="preserve"> </w:t>
      </w:r>
      <w:ins w:id="91321" w:author="קלוד" w:date="2026-10-11T13:11:34Z">
        <w:r>
          <w:rPr>
            <w:rFonts w:ascii="Fb Fontext" w:hAnsi="Fb Fontext"/>
            <w:rtl/>
          </w:rPr>
          <w:t xml:space="preserve">ו'הימנותא'</w:t>
        </w:r>
      </w:ins>
      <w:del w:id="91322" w:author="קלוד" w:date="2026-10-11T13:11:34Z">
        <w:r w:rsidRPr="006F178A">
          <w:rPr>
            <w:rFonts w:ascii="Fb Fontext" w:hAnsi="Fb Fontext"/>
            <w:rtl/>
          </w:rPr>
          <w:delText xml:space="preserve">והימנותא</w:delText>
        </w:r>
      </w:del>
      <w:r w:rsidRPr="006F178A">
        <w:rPr>
          <w:rFonts w:ascii="Fb Fontext" w:hAnsi="Fb Fontext"/>
          <w:rtl/>
        </w:rPr>
        <w:t xml:space="preserve"> </w:t>
      </w:r>
      <w:ins w:id="91319" w:author="קלוד" w:date="2026-10-11T13:11:34Z">
        <w:r>
          <w:rPr>
            <w:rFonts w:ascii="Fb Fontext" w:hAnsi="Fb Fontext"/>
            <w:rtl/>
          </w:rPr>
          <w:t xml:space="preserve">מותר</w:t>
        </w:r>
      </w:ins>
      <w:del w:id="91320" w:author="קלוד" w:date="2026-10-11T13:11:34Z">
        <w:r w:rsidRPr="006F178A">
          <w:rPr>
            <w:rFonts w:ascii="Fb Fontext" w:hAnsi="Fb Fontext"/>
            <w:rtl/>
          </w:rPr>
          <w:delText xml:space="preserve">שרי</w:delText>
        </w:r>
      </w:del>
      <w:r w:rsidRPr="006F178A">
        <w:rPr>
          <w:rFonts w:ascii="Fb Fontext" w:hAnsi="Fb Fontext"/>
          <w:rtl/>
        </w:rPr>
        <w:t xml:space="preserve"> </w:t>
      </w:r>
      <w:ins w:id="91317" w:author="קלוד" w:date="2026-10-11T13:11:34Z">
        <w:r>
          <w:rPr>
            <w:rStyle w:val="afffffe"/>
            <w:rFonts w:ascii="Fb Fontext" w:hAnsi="Fb Fontext"/>
            <w:rtl/>
          </w:rPr>
          <w:t xml:space="preserve">לומר</w:t>
        </w:r>
      </w:ins>
      <w:del w:id="91318" w:author="קלוד" w:date="2026-10-11T13:11:34Z">
        <w:r w:rsidRPr="006F178A">
          <w:rPr>
            <w:rFonts w:ascii="Fb Fontext" w:hAnsi="Fb Fontext"/>
            <w:rtl/>
          </w:rPr>
          <w:delText xml:space="preserve">דהוא</w:delText>
        </w:r>
      </w:del>
      <w:r w:rsidRPr="006F178A">
        <w:rPr>
          <w:rFonts w:ascii="Fb Fontext" w:hAnsi="Fb Fontext"/>
          <w:rtl/>
        </w:rPr>
        <w:t xml:space="preserve"> </w:t>
      </w:r>
      <w:ins w:id="91315" w:author="קלוד" w:date="2026-10-11T13:11:34Z">
        <w:r>
          <w:rPr>
            <w:rStyle w:val="afffffe"/>
            <w:rFonts w:ascii="Fb Fontext" w:hAnsi="Fb Fontext"/>
            <w:rtl/>
          </w:rPr>
          <w:t xml:space="preserve">בבית</w:t>
        </w:r>
      </w:ins>
      <w:del w:id="91316" w:author="קלוד" w:date="2026-10-11T13:11:34Z">
        <w:r w:rsidRPr="006F178A">
          <w:rPr>
            <w:rFonts w:ascii="Fb Fontext" w:hAnsi="Fb Fontext"/>
            <w:rtl/>
          </w:rPr>
          <w:delText xml:space="preserve">עצמו</w:delText>
        </w:r>
      </w:del>
      <w:r w:rsidRPr="006F178A">
        <w:rPr>
          <w:rFonts w:ascii="Fb Fontext" w:hAnsi="Fb Fontext"/>
          <w:rtl/>
        </w:rPr>
        <w:t xml:space="preserve"> </w:t>
      </w:r>
      <w:ins w:id="91313" w:author="קלוד" w:date="2026-10-11T13:11:34Z">
        <w:r>
          <w:rPr>
            <w:rStyle w:val="afffffe"/>
            <w:rFonts w:ascii="Fb Fontext" w:hAnsi="Fb Fontext"/>
            <w:rtl/>
          </w:rPr>
          <w:t xml:space="preserve">הכסא</w:t>
        </w:r>
        <w:r>
          <w:rPr>
            <w:rFonts w:ascii="Fb Fontext" w:hAnsi="Fb Fontext"/>
            <w:rtl/>
          </w:rPr>
          <w:t xml:space="preserve">, שאינו</w:t>
        </w:r>
      </w:ins>
      <w:del w:id="91314" w:author="קלוד" w:date="2026-10-11T13:11:34Z">
        <w:r w:rsidRPr="006F178A">
          <w:rPr>
            <w:rFonts w:ascii="Fb Fontext" w:hAnsi="Fb Fontext"/>
            <w:rtl/>
          </w:rPr>
          <w:delText xml:space="preserve">אינו</w:delText>
        </w:r>
      </w:del>
      <w:r w:rsidRPr="006F178A">
        <w:rPr>
          <w:rFonts w:ascii="Fb Fontext" w:hAnsi="Fb Fontext"/>
          <w:rtl/>
        </w:rPr>
        <w:t xml:space="preserve"> שם</w:t>
      </w:r>
      <w:ins w:id="91311" w:author="קלוד" w:date="2026-10-11T13:11:34Z">
        <w:r>
          <w:rPr>
            <w:rFonts w:ascii="Fb Fontext" w:hAnsi="Fb Fontext"/>
            <w:rtl/>
          </w:rPr>
          <w:t xml:space="preserve"> עצמו, אלא</w:t>
        </w:r>
      </w:ins>
      <w:del w:id="91312" w:author="קלוד" w:date="2026-10-11T13:11:34Z">
        <w:r w:rsidRPr="006F178A">
          <w:rPr>
            <w:rFonts w:ascii="Fb Fontext" w:hAnsi="Fb Fontext"/>
            <w:rtl/>
          </w:rPr>
          <w:delText xml:space="preserve"> אלא הקל הנאמן</w:delText>
        </w:r>
      </w:del>
      <w:r w:rsidRPr="006F178A">
        <w:rPr>
          <w:rFonts w:ascii="Fb Fontext" w:hAnsi="Fb Fontext" w:hint="cs"/>
          <w:rtl/>
        </w:rPr>
        <w:t xml:space="preserve"> </w:t>
      </w:r>
      <w:ins w:id="90015" w:author="Claude - סמנטי" w:date="2026-10-11T12:28:21Z">
        <w:r>
          <w:rPr>
            <w:rFonts w:ascii="Fb Fontext" w:hAnsi="Fb Fontext" w:hint="cs"/>
            <w:rtl/>
          </w:rPr>
          <w:t xml:space="preserve">כמו </w:t>
        </w:r>
        <w:ins w:id="91309" w:author="קלוד" w:date="2026-10-11T13:11:34Z">
          <w:r>
            <w:rPr>
              <w:rFonts w:ascii="Fb Fontext" w:hAnsi="Fb Fontext" w:hint="cs"/>
              <w:rtl/>
            </w:rPr>
            <w:t xml:space="preserve">שמתרגמים 'הקל הנאמן'.</w:t>
          </w:r>
        </w:ins>
        <w:del w:id="91310" w:author="קלוד" w:date="2026-10-11T13:11:34Z">
          <w:r>
            <w:rPr>
              <w:rFonts w:ascii="Fb Fontext" w:hAnsi="Fb Fontext" w:hint="cs"/>
              <w:rtl/>
            </w:rPr>
            <w:delText xml:space="preserve">שמתרגמים</w:delText>
          </w:r>
          <w:r w:rsidRPr="006F178A">
            <w:rPr>
              <w:rFonts w:ascii="Fb Fontext" w:hAnsi="Fb Fontext"/>
              <w:rtl/>
            </w:rPr>
            <w:delText xml:space="preserve">.</w:delText>
          </w:r>
        </w:del>
      </w:ins>
      <w:del w:id="90016" w:author="Claude - סמנטי" w:date="2026-10-11T12:28:21Z">
        <w:r w:rsidRPr="006F178A">
          <w:rPr>
            <w:rFonts w:ascii="Fb Fontext" w:hAnsi="Fb Fontext" w:hint="cs"/>
            <w:rtl/>
          </w:rPr>
          <w:delText xml:space="preserve">כדמתרגמינן</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63" w:author="קלוד" w:date="2026-10-11T12:33:55Z"/>
        </w:rPr>
      </w:pPr>
      <w:ins w:id="91264" w:author="קלוד" w:date="2026-10-11T12:33:55Z">
        <w:r>
          <w:rPr>
            <w:color w:val="7B3F00"/>
          </w:rPr>
          <w:t xml:space="preserve">הנותן מתנה לחבירו - צריך להודיעו, ומתנת שבת</w:t>
        </w:r>
      </w:ins>
    </w:p>
    <w:p>
      <w:pPr>
        <w:pStyle w:val="38"/>
        <w:rPr>
          <w:ins w:id="96500" w:author="מנוע מכני" w:date="2026-10-11T12:04:39Z"/>
        </w:rPr>
      </w:pPr>
      <w:r w:rsidRPr="006F178A">
        <w:t xml:space="preserve">רב"מ מרחב"ג מרב:</w:t>
      </w:r>
    </w:p>
    <w:p w:rsidR="00E9703F" w:rsidRPr="006F178A" w:rsidRDefault="00E9703F" w:rsidP="00E9703F">
      <w:pPr>
        <w:rPr>
          <w:rtl/>
        </w:rPr>
      </w:pPr>
      <w:del w:id="96501" w:author="מנוע מכני" w:date="2026-10-11T12:04:39Z">
        <w:r w:rsidRPr="006F178A">
          <w:rPr>
            <w:rFonts w:ascii="Fb Fontext" w:hAnsi="Fb Fontext"/>
            <w:rtl/>
          </w:rPr>
          <w:delText xml:space="preserve"> </w:delText>
        </w:r>
      </w:del>
      <w:r w:rsidRPr="006F178A">
        <w:rPr>
          <w:rFonts w:ascii="Fb Fontext" w:hAnsi="Fb Fontext"/>
          <w:rtl/>
        </w:rPr>
        <w:t xml:space="preserve">הנותן מתנה לחבירו - צריך להודיעו, </w:t>
      </w:r>
      <w:r>
        <w:rPr>
          <w:rFonts w:ascii="Fb Fontext" w:hAnsi="Fb Fontext"/>
          <w:rtl/>
        </w:rPr>
        <w:t>שנא'</w:t>
      </w:r>
      <w:r w:rsidRPr="00C077D2">
        <w:rPr>
          <w:rStyle w:val="afffff0"/>
          <w:rtl/>
        </w:rPr>
        <w:t xml:space="preserve"> </w:t>
      </w:r>
      <w:r w:rsidRPr="00C077D2">
        <w:rPr>
          <w:rStyle w:val="afffff0"/>
          <w:rFonts w:hint="cs"/>
          <w:rtl/>
        </w:rPr>
        <w:t>'</w:t>
      </w:r>
      <w:ins w:id="90791" w:author="Claude - סמנטי" w:date="2026-10-11T12:28:21Z">
        <w:r>
          <w:rPr>
            <w:rStyle w:val="afffff0"/>
            <w:rtl/>
          </w:rPr>
          <w:t xml:space="preserve">לָדַעַת כִּי אֲנִי ה</w:t>
        </w:r>
      </w:ins>
      <w:del w:id="90792" w:author="Claude - סמנטי" w:date="2026-10-11T12:28:21Z">
        <w:r w:rsidRPr="00C077D2">
          <w:rPr>
            <w:rStyle w:val="afffff0"/>
            <w:rtl/>
          </w:rPr>
          <w:delText xml:space="preserve">לדעת כי אני </w:delText>
        </w:r>
        <w:r>
          <w:rPr>
            <w:rStyle w:val="afffff0"/>
            <w:rtl/>
          </w:rPr>
          <w:delText xml:space="preserve">ה</w:delText>
        </w:r>
      </w:del>
      <w:r>
        <w:rPr>
          <w:rStyle w:val="afffff0"/>
          <w:rtl/>
        </w:rPr>
        <w:t xml:space="preserve">'</w:t>
      </w:r>
      <w:r w:rsidRPr="00C077D2">
        <w:rPr>
          <w:rStyle w:val="afffff0"/>
          <w:rtl/>
        </w:rPr>
        <w:t xml:space="preserve"> מקדשכם</w:t>
      </w:r>
      <w:r w:rsidRPr="00C077D2">
        <w:rPr>
          <w:rStyle w:val="afffff0"/>
          <w:rFonts w:hint="cs"/>
          <w:rtl/>
        </w:rPr>
        <w:t>'</w:t>
      </w:r>
      <w:r w:rsidRPr="00C077D2">
        <w:rPr>
          <w:rStyle w:val="afffff0"/>
          <w:rtl/>
        </w:rPr>
        <w:t>.</w:t>
      </w:r>
    </w:p>
    <w:p w:rsidR="00E9703F" w:rsidRPr="006F178A" w:rsidRDefault="00E9703F" w:rsidP="00E9703F">
      <w:pPr>
        <w:rPr>
          <w:rtl/>
        </w:rPr>
      </w:pPr>
      <w:r w:rsidRPr="002B5789">
        <w:rPr>
          <w:b/>
          <w:bCs/>
          <w:rtl/>
        </w:rPr>
        <w:t>תנ"ה</w:t>
      </w:r>
      <w:r w:rsidRPr="00C077D2">
        <w:rPr>
          <w:rStyle w:val="afffff0"/>
          <w:rtl/>
        </w:rPr>
        <w:t xml:space="preserve"> </w:t>
      </w:r>
      <w:r w:rsidRPr="00C077D2">
        <w:rPr>
          <w:rStyle w:val="afffff0"/>
          <w:rFonts w:hint="cs"/>
          <w:rtl/>
        </w:rPr>
        <w:t>'</w:t>
      </w:r>
      <w:ins w:id="90793" w:author="Claude - סמנטי" w:date="2026-10-11T12:28:21Z">
        <w:r>
          <w:rPr>
            <w:rStyle w:val="afffff0"/>
            <w:rtl/>
          </w:rPr>
          <w:t xml:space="preserve">לָדַעַת כִּי אֲנִי ה</w:t>
        </w:r>
      </w:ins>
      <w:del w:id="90794" w:author="Claude - סמנטי" w:date="2026-10-11T12:28:21Z">
        <w:r w:rsidRPr="00C077D2">
          <w:rPr>
            <w:rStyle w:val="afffff0"/>
            <w:rtl/>
          </w:rPr>
          <w:delText xml:space="preserve">לדעת כי אני </w:delText>
        </w:r>
        <w:r>
          <w:rPr>
            <w:rStyle w:val="afffff0"/>
            <w:rtl/>
          </w:rPr>
          <w:delText xml:space="preserve">ה</w:delText>
        </w:r>
      </w:del>
      <w:r>
        <w:rPr>
          <w:rStyle w:val="afffff0"/>
          <w:rtl/>
        </w:rPr>
        <w:t xml:space="preserve">'</w:t>
      </w:r>
      <w:r w:rsidRPr="00C077D2">
        <w:rPr>
          <w:rStyle w:val="afffff0"/>
          <w:rtl/>
        </w:rPr>
        <w:t xml:space="preserve"> מקדשכם</w:t>
      </w:r>
      <w:r w:rsidRPr="00C077D2">
        <w:rPr>
          <w:rStyle w:val="afffff0"/>
          <w:rFonts w:hint="cs"/>
          <w:rtl/>
        </w:rPr>
        <w:t>'</w:t>
      </w:r>
      <w:r w:rsidRPr="00C077D2">
        <w:rPr>
          <w:rStyle w:val="afffff0"/>
          <w:rtl/>
        </w:rPr>
        <w:t xml:space="preserve"> </w:t>
      </w:r>
      <w:r w:rsidRPr="006F178A">
        <w:rPr>
          <w:rtl/>
        </w:rPr>
        <w:t xml:space="preserve">א"ל</w:t>
      </w:r>
      <w:r w:rsidRPr="006F178A">
        <w:rPr>
          <w:rtl/>
        </w:rPr>
        <w:t xml:space="preserve"> </w:t>
      </w:r>
      <w:r w:rsidRPr="006F178A">
        <w:rPr>
          <w:rtl/>
        </w:rPr>
        <w:t xml:space="preserve">הקב"ה</w:t>
      </w:r>
      <w:r w:rsidRPr="006F178A">
        <w:rPr>
          <w:rtl/>
        </w:rPr>
        <w:t xml:space="preserve"> למשה: מתנה טובה יש לי בבית גנזי ושבת שמה, ואני מבקש ליתנה לישראל לך והודיעם.</w:t>
      </w:r>
    </w:p>
    <w:p>
      <w:pPr>
        <w:pStyle w:val="38"/>
        <w:rPr>
          <w:ins w:id="96502" w:author="מנוע מכני" w:date="2026-10-11T12:04:39Z"/>
        </w:rPr>
      </w:pPr>
      <w:r w:rsidRPr="006F178A">
        <w:t xml:space="preserve">מכאן ארשב"ג:</w:t>
      </w:r>
    </w:p>
    <w:p w:rsidR="00E9703F" w:rsidRPr="006F178A" w:rsidRDefault="00E9703F" w:rsidP="00E9703F">
      <w:pPr>
        <w:rPr>
          <w:rtl/>
        </w:rPr>
      </w:pPr>
      <w:del w:id="96503"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הנותן פת לתינוק צריך להודיע </w:t>
      </w:r>
      <w:ins w:id="91329" w:author="קלוד" w:date="2026-10-11T13:11:34Z">
        <w:r>
          <w:rPr>
            <w:rFonts w:ascii="Fb Fontext" w:hAnsi="Fb Fontext"/>
            <w:sz w:val="20"/>
            <w:rtl/>
          </w:rPr>
          <w:t xml:space="preserve">לאמו,</w:t>
        </w:r>
      </w:ins>
      <w:del w:id="91330" w:author="קלוד" w:date="2026-10-11T13:11:34Z">
        <w:r w:rsidRPr="006F178A">
          <w:rPr>
            <w:rFonts w:ascii="Fb Fontext" w:hAnsi="Fb Fontext"/>
            <w:sz w:val="20"/>
            <w:rtl/>
          </w:rPr>
          <w:delText xml:space="preserve">לאמו</w:delText>
        </w:r>
      </w:del>
      <w:r w:rsidRPr="006F178A">
        <w:rPr>
          <w:rFonts w:ascii="Fb Fontext" w:hAnsi="Fb Fontext"/>
          <w:sz w:val="20"/>
          <w:rtl/>
        </w:rPr>
        <w:t xml:space="preserve"> </w:t>
      </w:r>
      <w:ins w:id="92221" w:author="מנוע מכני" w:date="2026-10-11T12:04:39Z">
        <w:r>
          <w:rPr>
            <w:rFonts w:ascii="Fb Fontext" w:hAnsi="Fb Fontext"/>
            <w:sz w:val="20"/>
            <w:rtl/>
          </w:rPr>
          <w:t xml:space="preserve">ולכך</w:t>
        </w:r>
      </w:ins>
      <w:del w:id="92222" w:author="מנוע מכני" w:date="2026-10-11T12:04:39Z">
        <w:r w:rsidRPr="006F178A">
          <w:rPr>
            <w:rFonts w:ascii="Fb Fontext" w:hAnsi="Fb Fontext"/>
            <w:sz w:val="20"/>
            <w:rtl/>
          </w:rPr>
          <w:delText xml:space="preserve">ולהכי</w:delText>
        </w:r>
      </w:del>
      <w:r w:rsidRPr="006F178A">
        <w:rPr>
          <w:rFonts w:ascii="Fb Fontext" w:hAnsi="Fb Fontext"/>
          <w:sz w:val="20"/>
          <w:rtl/>
        </w:rPr>
        <w:t xml:space="preserve"> ימרח לו שמן </w:t>
      </w:r>
      <w:ins w:id="91327" w:author="קלוד" w:date="2026-10-11T13:11:34Z">
        <w:r>
          <w:rPr>
            <w:rFonts w:ascii="Fb Fontext" w:hAnsi="Fb Fontext"/>
            <w:sz w:val="20"/>
            <w:rtl/>
          </w:rPr>
          <w:t xml:space="preserve">וימלא לו כחול </w:t>
        </w:r>
        <w:r>
          <w:rPr>
            <w:rStyle w:val="afffffe"/>
            <w:rFonts w:ascii="Fb Fontext" w:hAnsi="Fb Fontext"/>
            <w:sz w:val="20"/>
            <w:rtl/>
          </w:rPr>
          <w:t xml:space="preserve">בעינו</w:t>
        </w:r>
        <w:r>
          <w:rPr>
            <w:rFonts w:ascii="Fb Fontext" w:hAnsi="Fb Fontext"/>
            <w:sz w:val="20"/>
            <w:rtl/>
          </w:rPr>
          <w:t xml:space="preserve"> [וכשחוששים</w:t>
        </w:r>
      </w:ins>
      <w:del w:id="91328" w:author="קלוד" w:date="2026-10-11T13:11:34Z">
        <w:r w:rsidRPr="006F178A">
          <w:rPr>
            <w:rFonts w:ascii="Fb Fontext" w:hAnsi="Fb Fontext"/>
            <w:sz w:val="20"/>
            <w:rtl/>
          </w:rPr>
          <w:delText xml:space="preserve">[</w:delText>
        </w:r>
        <w:r w:rsidRPr="006F178A">
          <w:rPr>
            <w:rFonts w:ascii="Fb Fontext" w:hAnsi="Fb Fontext" w:hint="cs"/>
            <w:sz w:val="20"/>
            <w:rtl/>
          </w:rPr>
          <w:delText xml:space="preserve">וכשחיישי</w:delText>
        </w:r>
      </w:del>
      <w:r w:rsidRPr="006F178A">
        <w:rPr>
          <w:rFonts w:ascii="Fb Fontext" w:hAnsi="Fb Fontext" w:hint="cs"/>
          <w:sz w:val="20"/>
          <w:rtl/>
        </w:rPr>
        <w:t xml:space="preserve"> לכשפים</w:t>
      </w:r>
      <w:ins w:id="91325" w:author="קלוד" w:date="2026-10-11T13:11:34Z">
        <w:r>
          <w:rPr>
            <w:rFonts w:ascii="Fb Fontext" w:hAnsi="Fb Fontext" w:hint="cs"/>
            <w:sz w:val="20"/>
            <w:rtl/>
          </w:rPr>
          <w:t xml:space="preserve"> - ימרח </w:t>
        </w:r>
      </w:ins>
      <w:del w:id="91326" w:author="קלוד" w:date="2026-10-11T13:11:34Z">
        <w:r w:rsidRPr="006F178A">
          <w:rPr>
            <w:rFonts w:ascii="Fb Fontext" w:hAnsi="Fb Fontext" w:hint="cs"/>
            <w:sz w:val="20"/>
            <w:rtl/>
          </w:rPr>
          <w:delText xml:space="preserve"> </w:delText>
        </w:r>
      </w:del>
      <w:r w:rsidRPr="006F178A">
        <w:rPr>
          <w:rFonts w:ascii="Fb Fontext" w:hAnsi="Fb Fontext"/>
          <w:sz w:val="20"/>
          <w:rtl/>
        </w:rPr>
        <w:t xml:space="preserve">מאותו </w:t>
      </w:r>
      <w:ins w:id="91323" w:author="קלוד" w:date="2026-10-11T13:11:34Z">
        <w:r>
          <w:rPr>
            <w:rFonts w:ascii="Fb Fontext" w:hAnsi="Fb Fontext"/>
            <w:sz w:val="20"/>
            <w:rtl/>
          </w:rPr>
          <w:t xml:space="preserve">המין].</w:t>
        </w:r>
      </w:ins>
      <w:del w:id="91324" w:author="קלוד" w:date="2026-10-11T13:11:34Z">
        <w:r w:rsidRPr="006F178A">
          <w:rPr>
            <w:rFonts w:ascii="Fb Fontext" w:hAnsi="Fb Fontext"/>
            <w:sz w:val="20"/>
            <w:rtl/>
          </w:rPr>
          <w:delText xml:space="preserve">המין] ומלי </w:delText>
        </w:r>
        <w:r>
          <w:rPr>
            <w:rFonts w:ascii="Fb Fontext" w:hAnsi="Fb Fontext"/>
            <w:sz w:val="20"/>
            <w:rtl/>
          </w:rPr>
          <w:delText xml:space="preserve">לו</w:delText>
        </w:r>
        <w:r w:rsidRPr="006F178A">
          <w:rPr>
            <w:rFonts w:ascii="Fb Fontext" w:hAnsi="Fb Fontext"/>
            <w:sz w:val="20"/>
            <w:rtl/>
          </w:rPr>
          <w:delText xml:space="preserve"> כוחלא.</w:delText>
        </w:r>
      </w:del>
      <w:ins w:id="92219" w:author="מנוע מכני" w:date="2026-10-11T12:04:39Z"/>
      <w:del w:id="92220" w:author="מנוע מכני" w:date="2026-10-11T12:04:39Z">
        <w:r w:rsidRPr="006F178A">
          <w:rPr>
            <w:rFonts w:ascii="Fb Fontext" w:hAnsi="Fb Fontext"/>
            <w:sz w:val="20"/>
            <w:rtl/>
          </w:rPr>
          <w:delText xml:space="preserve">ליה</w:delText>
        </w:r>
      </w:del>
    </w:p>
    <w:p>
      <w:pPr>
        <w:pStyle w:val="38"/>
        <w:rPr>
          <w:ins w:id="96504" w:author="מנוע מכני" w:date="2026-10-11T12:04:39Z"/>
        </w:rPr>
      </w:pPr>
      <w:r w:rsidRPr="00146180">
        <w:t xml:space="preserve">והא דרחב"ח:</w:t>
      </w:r>
    </w:p>
    <w:p w:rsidR="00E9703F" w:rsidRPr="00146180" w:rsidRDefault="00E9703F" w:rsidP="00E9703F">
      <w:pPr>
        <w:rPr>
          <w:rFonts w:ascii="Fb Fontext" w:hAnsi="Fb Fontext"/>
          <w:spacing w:val="-2"/>
          <w:rtl/>
        </w:rPr>
      </w:pPr>
      <w:del w:id="96505" w:author="מנוע מכני" w:date="2026-10-11T12:04:39Z">
        <w:r w:rsidRPr="00146180">
          <w:rPr>
            <w:rFonts w:ascii="Fb Fontext" w:hAnsi="Fb Fontext"/>
            <w:spacing w:val="-2"/>
            <w:rtl/>
          </w:rPr>
          <w:delText xml:space="preserve"> </w:delText>
        </w:r>
      </w:del>
      <w:r w:rsidRPr="00146180">
        <w:rPr>
          <w:rFonts w:ascii="Fb Fontext" w:hAnsi="Fb Fontext"/>
          <w:spacing w:val="-2"/>
          <w:rtl/>
        </w:rPr>
        <w:t xml:space="preserve">הנותן מתנה לחבירו </w:t>
      </w:r>
      <w:r w:rsidRPr="00146180">
        <w:rPr>
          <w:rFonts w:ascii="Fb Fontext" w:hAnsi="Fb Fontext"/>
          <w:spacing w:val="-2"/>
          <w:rtl/>
        </w:rPr>
        <w:t xml:space="preserve">א"צ</w:t>
      </w:r>
      <w:r w:rsidRPr="00146180">
        <w:rPr>
          <w:rFonts w:ascii="Fb Fontext" w:hAnsi="Fb Fontext"/>
          <w:spacing w:val="-2"/>
          <w:rtl/>
        </w:rPr>
        <w:t xml:space="preserve"> להודיעו, שנא'</w:t>
      </w:r>
      <w:r w:rsidRPr="00146180">
        <w:rPr>
          <w:rStyle w:val="afffff0"/>
          <w:spacing w:val="-2"/>
          <w:rtl/>
        </w:rPr>
        <w:t xml:space="preserve"> </w:t>
      </w:r>
      <w:r w:rsidRPr="00146180">
        <w:rPr>
          <w:rStyle w:val="afffff0"/>
          <w:rFonts w:hint="cs"/>
          <w:spacing w:val="-2"/>
          <w:rtl/>
        </w:rPr>
        <w:t>'</w:t>
      </w:r>
      <w:ins w:id="90795" w:author="Claude - סמנטי" w:date="2026-10-11T12:28:21Z">
        <w:r>
          <w:rPr>
            <w:rStyle w:val="afffff0"/>
            <w:spacing w:val="-2"/>
            <w:rtl/>
          </w:rPr>
          <w:t xml:space="preserve">וּמֹשֶׁה לֹא יָדַע כִּי קָרַן עוֹר פָּנָיו בְּדַבְּרוֹ אִתּוֹ</w:t>
        </w:r>
      </w:ins>
      <w:del w:id="90796" w:author="Claude - סמנטי" w:date="2026-10-11T12:28:21Z">
        <w:r w:rsidRPr="00146180">
          <w:rPr>
            <w:rStyle w:val="afffff0"/>
            <w:spacing w:val="-2"/>
            <w:rtl/>
          </w:rPr>
          <w:delText xml:space="preserve">ומשה </w:delText>
        </w:r>
        <w:r w:rsidRPr="00146180">
          <w:rPr>
            <w:rStyle w:val="afffff0"/>
            <w:spacing w:val="-2"/>
            <w:rtl/>
          </w:rPr>
          <w:delText xml:space="preserve">לא</w:delText>
        </w:r>
        <w:r w:rsidRPr="00146180">
          <w:rPr>
            <w:rStyle w:val="afffff0"/>
            <w:spacing w:val="-2"/>
            <w:rtl/>
          </w:rPr>
          <w:delText xml:space="preserve"> ידע כי קרן עור פניו בדברו אתו</w:delText>
        </w:r>
      </w:del>
      <w:r w:rsidRPr="00146180">
        <w:rPr>
          <w:rStyle w:val="afffff0"/>
          <w:spacing w:val="-2"/>
          <w:rtl/>
        </w:rPr>
        <w:t xml:space="preserve">'</w:t>
      </w:r>
      <w:r w:rsidRPr="00146180">
        <w:rPr>
          <w:rStyle w:val="afffff0"/>
          <w:rFonts w:hint="cs"/>
          <w:spacing w:val="-2"/>
          <w:rtl/>
        </w:rPr>
        <w:t>.</w:t>
      </w:r>
    </w:p>
    <w:p w:rsidR="00E9703F" w:rsidRPr="006F178A" w:rsidRDefault="00E9703F" w:rsidP="00E9703F">
      <w:pPr>
        <w:pStyle w:val="affffb"/>
        <w:rPr>
          <w:rtl/>
        </w:rPr>
      </w:pPr>
      <w:r>
        <w:rPr>
          <w:rtl/>
        </w:rPr>
        <w:t xml:space="preserve">- </w:t>
      </w:r>
      <w:r w:rsidRPr="006F178A">
        <w:rPr>
          <w:rtl/>
        </w:rPr>
        <w:t xml:space="preserve">היינו </w:t>
      </w:r>
      <w:ins w:id="91335" w:author="קלוד" w:date="2026-10-11T13:11:34Z">
        <w:r>
          <w:rPr>
            <w:rtl/>
          </w:rPr>
          <w:t xml:space="preserve">בדברים</w:t>
        </w:r>
      </w:ins>
      <w:del w:id="91336" w:author="קלוד" w:date="2026-10-11T13:11:34Z">
        <w:r w:rsidRPr="006F178A">
          <w:rPr>
            <w:rtl/>
          </w:rPr>
          <w:delText xml:space="preserve">במילי</w:delText>
        </w:r>
      </w:del>
      <w:r w:rsidRPr="006F178A">
        <w:rPr>
          <w:rtl/>
        </w:rPr>
        <w:t xml:space="preserve"> </w:t>
      </w:r>
      <w:ins w:id="91333" w:author="קלוד" w:date="2026-10-11T13:11:34Z">
        <w:r>
          <w:rPr>
            <w:rtl/>
          </w:rPr>
          <w:t xml:space="preserve">העשויים</w:t>
        </w:r>
      </w:ins>
      <w:del w:id="91334" w:author="קלוד" w:date="2026-10-11T13:11:34Z">
        <w:r w:rsidRPr="006F178A">
          <w:rPr>
            <w:rtl/>
          </w:rPr>
          <w:delText xml:space="preserve">דעבידי</w:delText>
        </w:r>
      </w:del>
      <w:r w:rsidRPr="006F178A">
        <w:rPr>
          <w:rtl/>
        </w:rPr>
        <w:t xml:space="preserve"> </w:t>
      </w:r>
      <w:ins w:id="91331" w:author="קלוד" w:date="2026-10-11T13:11:34Z">
        <w:r>
          <w:rPr>
            <w:rtl/>
          </w:rPr>
          <w:t xml:space="preserve">להתגלות.</w:t>
        </w:r>
      </w:ins>
      <w:del w:id="91332" w:author="קלוד" w:date="2026-10-11T13:11:34Z">
        <w:r w:rsidRPr="006F178A">
          <w:rPr>
            <w:rtl/>
          </w:rPr>
          <w:delText xml:space="preserve">לגלויי.</w:delText>
        </w:r>
      </w:del>
    </w:p>
    <w:p w:rsidR="00E9703F" w:rsidRPr="006F178A" w:rsidRDefault="00E9703F" w:rsidP="00E9703F">
      <w:pPr>
        <w:rPr>
          <w:rtl/>
        </w:rPr>
      </w:pPr>
      <w:ins w:id="91347" w:author="קלוד" w:date="2026-10-11T13:11:34Z">
        <w:r>
          <w:rPr>
            <w:rFonts w:ascii="Fb Fontext" w:hAnsi="Fb Fontext"/>
            <w:rtl/>
          </w:rPr>
          <w:t xml:space="preserve">ושבת,</w:t>
        </w:r>
      </w:ins>
      <w:del w:id="91348" w:author="קלוד" w:date="2026-10-11T13:11:34Z">
        <w:r w:rsidRPr="006F178A">
          <w:rPr>
            <w:rFonts w:ascii="Fb Fontext" w:hAnsi="Fb Fontext"/>
            <w:rtl/>
          </w:rPr>
          <w:delText xml:space="preserve">ושבת</w:delText>
        </w:r>
      </w:del>
      <w:r w:rsidRPr="006F178A">
        <w:rPr>
          <w:rFonts w:ascii="Fb Fontext" w:hAnsi="Fb Fontext"/>
          <w:rtl/>
        </w:rPr>
        <w:t xml:space="preserve"> </w:t>
      </w:r>
      <w:ins w:id="94057" w:author="מנוע מכני" w:date="2026-10-11T12:04:39Z">
        <w:r>
          <w:rPr>
            <w:rFonts w:ascii="Fb Fontext" w:hAnsi="Fb Fontext"/>
            <w:rtl/>
          </w:rPr>
          <w:t xml:space="preserve">אף</w:t>
        </w:r>
      </w:ins>
      <w:del w:id="94058" w:author="מנוע מכני" w:date="2026-10-11T12:04:39Z">
        <w:r w:rsidRPr="006F178A">
          <w:rPr>
            <w:rFonts w:ascii="Fb Fontext" w:hAnsi="Fb Fontext"/>
            <w:rtl/>
          </w:rPr>
          <w:delText xml:space="preserve">אע"פ</w:delText>
        </w:r>
      </w:del>
      <w:r w:rsidRPr="006F178A">
        <w:rPr>
          <w:rFonts w:ascii="Fb Fontext" w:hAnsi="Fb Fontext"/>
          <w:rtl/>
        </w:rPr>
        <w:t xml:space="preserve"> </w:t>
      </w:r>
      <w:ins w:id="95543" w:author="מנוע מכני" w:date="2026-10-11T12:04:39Z">
        <w:ins w:id="91345" w:author="קלוד" w:date="2026-10-11T13:11:34Z">
          <w:r>
            <w:rPr>
              <w:rFonts w:ascii="Fb Fontext" w:hAnsi="Fb Fontext"/>
              <w:rtl/>
            </w:rPr>
            <w:t xml:space="preserve">שעשויה</w:t>
          </w:r>
        </w:ins>
        <w:del w:id="91346" w:author="קלוד" w:date="2026-10-11T13:11:34Z">
          <w:r>
            <w:rPr>
              <w:rFonts w:ascii="Fb Fontext" w:hAnsi="Fb Fontext"/>
              <w:rtl/>
            </w:rPr>
            <w:delText xml:space="preserve">דעשה</w:delText>
          </w:r>
        </w:del>
      </w:ins>
      <w:del w:id="95544" w:author="מנוע מכני" w:date="2026-10-11T12:04:39Z">
        <w:r w:rsidRPr="006F178A">
          <w:rPr>
            <w:rFonts w:ascii="Fb Fontext" w:hAnsi="Fb Fontext"/>
            <w:rtl/>
          </w:rPr>
          <w:delText xml:space="preserve">דעביד</w:delText>
        </w:r>
      </w:del>
      <w:r w:rsidRPr="006F178A">
        <w:rPr>
          <w:rFonts w:ascii="Fb Fontext" w:hAnsi="Fb Fontext"/>
          <w:rtl/>
        </w:rPr>
        <w:t xml:space="preserve"> </w:t>
      </w:r>
      <w:ins w:id="91343" w:author="קלוד" w:date="2026-10-11T13:11:34Z">
        <w:r>
          <w:rPr>
            <w:rFonts w:ascii="Fb Fontext" w:hAnsi="Fb Fontext"/>
            <w:rtl/>
          </w:rPr>
          <w:t xml:space="preserve">להתגלות -</w:t>
        </w:r>
      </w:ins>
      <w:del w:id="91344" w:author="קלוד" w:date="2026-10-11T13:11:34Z">
        <w:r w:rsidRPr="006F178A">
          <w:rPr>
            <w:rFonts w:ascii="Fb Fontext" w:hAnsi="Fb Fontext"/>
            <w:rtl/>
          </w:rPr>
          <w:delText xml:space="preserve">לגלויי</w:delText>
        </w:r>
      </w:del>
      <w:r w:rsidRPr="006F178A">
        <w:rPr>
          <w:rFonts w:ascii="Fb Fontext" w:hAnsi="Fb Fontext"/>
          <w:rtl/>
        </w:rPr>
        <w:t xml:space="preserve"> מתן שכרה </w:t>
      </w:r>
      <w:ins w:id="91341" w:author="קלוד" w:date="2026-10-11T13:11:34Z">
        <w:r>
          <w:rPr>
            <w:rFonts w:ascii="Fb Fontext" w:hAnsi="Fb Fontext"/>
            <w:rtl/>
          </w:rPr>
          <w:t xml:space="preserve">אינו</w:t>
        </w:r>
      </w:ins>
      <w:del w:id="91342" w:author="קלוד" w:date="2026-10-11T13:11:34Z">
        <w:r w:rsidRPr="006F178A">
          <w:rPr>
            <w:rFonts w:ascii="Fb Fontext" w:hAnsi="Fb Fontext"/>
            <w:rtl/>
          </w:rPr>
          <w:delText xml:space="preserve">לא</w:delText>
        </w:r>
      </w:del>
      <w:r w:rsidRPr="006F178A">
        <w:rPr>
          <w:rFonts w:ascii="Fb Fontext" w:hAnsi="Fb Fontext"/>
          <w:rtl/>
        </w:rPr>
        <w:t xml:space="preserve"> </w:t>
      </w:r>
      <w:ins w:id="95545" w:author="מנוע מכני" w:date="2026-10-11T12:04:39Z">
        <w:ins w:id="91339" w:author="קלוד" w:date="2026-10-11T13:11:34Z">
          <w:r>
            <w:rPr>
              <w:rFonts w:ascii="Fb Fontext" w:hAnsi="Fb Fontext"/>
              <w:rtl/>
            </w:rPr>
            <w:t xml:space="preserve">עשוי</w:t>
          </w:r>
        </w:ins>
        <w:del w:id="91340" w:author="קלוד" w:date="2026-10-11T13:11:34Z">
          <w:r>
            <w:rPr>
              <w:rFonts w:ascii="Fb Fontext" w:hAnsi="Fb Fontext"/>
              <w:rtl/>
            </w:rPr>
            <w:delText xml:space="preserve">עשה</w:delText>
          </w:r>
        </w:del>
      </w:ins>
      <w:del w:id="95546" w:author="מנוע מכני" w:date="2026-10-11T12:04:39Z">
        <w:r w:rsidRPr="006F178A">
          <w:rPr>
            <w:rFonts w:ascii="Fb Fontext" w:hAnsi="Fb Fontext"/>
            <w:rtl/>
          </w:rPr>
          <w:delText xml:space="preserve">עביד</w:delText>
        </w:r>
      </w:del>
      <w:r w:rsidRPr="006F178A">
        <w:rPr>
          <w:rFonts w:ascii="Fb Fontext" w:hAnsi="Fb Fontext"/>
          <w:rtl/>
        </w:rPr>
        <w:t xml:space="preserve"> </w:t>
      </w:r>
      <w:ins w:id="91337" w:author="קלוד" w:date="2026-10-11T13:11:34Z">
        <w:r>
          <w:rPr>
            <w:rFonts w:ascii="Fb Fontext" w:hAnsi="Fb Fontext"/>
            <w:rtl/>
          </w:rPr>
          <w:t xml:space="preserve">להתגלות.</w:t>
        </w:r>
      </w:ins>
      <w:del w:id="91338" w:author="קלוד" w:date="2026-10-11T13:11:34Z">
        <w:r w:rsidRPr="006F178A">
          <w:rPr>
            <w:rFonts w:ascii="Fb Fontext" w:hAnsi="Fb Fontext"/>
            <w:rtl/>
          </w:rPr>
          <w:delText xml:space="preserve">לגלויי.</w:delText>
        </w:r>
      </w:del>
    </w:p>
    <w:p w:rsidR="00E9703F" w:rsidRPr="006F178A" w:rsidRDefault="00E9703F" w:rsidP="00E9703F">
      <w:pPr>
        <w:rPr>
          <w:rtl/>
        </w:rPr>
      </w:pPr>
      <w:r w:rsidRPr="006F178A">
        <w:rPr>
          <w:rStyle w:val="2fb"/>
          <w:rtl/>
        </w:rPr>
        <w:t xml:space="preserve">ר"ח</w:t>
      </w:r>
      <w:r w:rsidRPr="006F178A">
        <w:rPr>
          <w:rtl/>
        </w:rPr>
        <w:t xml:space="preserve"> כהן </w:t>
      </w:r>
      <w:ins w:id="91357" w:author="קלוד" w:date="2026-10-11T13:11:34Z">
        <w:r>
          <w:rPr>
            <w:rtl/>
          </w:rPr>
          <w:t xml:space="preserve">היה,</w:t>
        </w:r>
      </w:ins>
      <w:del w:id="91358" w:author="קלוד" w:date="2026-10-11T13:11:34Z">
        <w:r w:rsidRPr="006F178A">
          <w:rPr>
            <w:rtl/>
          </w:rPr>
          <w:delText xml:space="preserve">היה</w:delText>
        </w:r>
      </w:del>
      <w:r w:rsidRPr="006F178A">
        <w:rPr>
          <w:rtl/>
        </w:rPr>
        <w:t xml:space="preserve"> והבטיח </w:t>
      </w:r>
      <w:ins w:id="91355" w:author="קלוד" w:date="2026-10-11T13:11:34Z">
        <w:r>
          <w:rPr>
            <w:rtl/>
          </w:rPr>
          <w:t xml:space="preserve">לתת</w:t>
        </w:r>
      </w:ins>
      <w:del w:id="91356" w:author="קלוד" w:date="2026-10-11T13:11:34Z">
        <w:r w:rsidRPr="006F178A">
          <w:rPr>
            <w:rtl/>
          </w:rPr>
          <w:delText xml:space="preserve">להבי</w:delText>
        </w:r>
        <w:r w:rsidRPr="006F178A">
          <w:rPr>
            <w:rFonts w:hint="cs"/>
            <w:rtl/>
          </w:rPr>
          <w:delText xml:space="preserve">א</w:delText>
        </w:r>
      </w:del>
      <w:r w:rsidRPr="006F178A">
        <w:rPr>
          <w:rtl/>
        </w:rPr>
        <w:t xml:space="preserve"> </w:t>
      </w:r>
      <w:ins w:id="91353" w:author="קלוד" w:date="2026-10-11T13:11:34Z">
        <w:r>
          <w:rPr>
            <w:rtl/>
          </w:rPr>
          <w:t xml:space="preserve">שתי</w:t>
        </w:r>
      </w:ins>
      <w:del w:id="91354" w:author="קלוד" w:date="2026-10-11T13:11:34Z">
        <w:r w:rsidRPr="006F178A">
          <w:rPr>
            <w:rtl/>
          </w:rPr>
          <w:delText xml:space="preserve">שני</w:delText>
        </w:r>
      </w:del>
      <w:r w:rsidRPr="006F178A">
        <w:rPr>
          <w:rtl/>
        </w:rPr>
        <w:t xml:space="preserve"> מתנות כהונה </w:t>
      </w:r>
      <w:ins w:id="91351" w:author="קלוד" w:date="2026-10-11T13:11:34Z">
        <w:r>
          <w:rPr>
            <w:rtl/>
          </w:rPr>
          <w:t xml:space="preserve">של שור</w:t>
        </w:r>
      </w:ins>
      <w:del w:id="91352" w:author="קלוד" w:date="2026-10-11T13:11:34Z">
        <w:r w:rsidRPr="006F178A">
          <w:rPr>
            <w:rtl/>
          </w:rPr>
          <w:delText xml:space="preserve">דשור</w:delText>
        </w:r>
      </w:del>
      <w:r w:rsidRPr="006F178A">
        <w:rPr>
          <w:rtl/>
        </w:rPr>
        <w:t xml:space="preserve"> [זרוע לחיים וקיבה שקיבל] למי </w:t>
      </w:r>
      <w:ins w:id="91349" w:author="קלוד" w:date="2026-10-11T13:11:34Z">
        <w:r>
          <w:rPr>
            <w:rtl/>
          </w:rPr>
          <w:t xml:space="preserve">שיאמר</w:t>
        </w:r>
      </w:ins>
      <w:del w:id="91350" w:author="קלוד" w:date="2026-10-11T13:11:34Z">
        <w:r w:rsidRPr="006F178A">
          <w:rPr>
            <w:rtl/>
          </w:rPr>
          <w:delText xml:space="preserve">שיגיד</w:delText>
        </w:r>
      </w:del>
      <w:r w:rsidRPr="006F178A">
        <w:rPr>
          <w:rtl/>
        </w:rPr>
        <w:t xml:space="preserve"> לו מימרא חדשה בשם </w:t>
      </w:r>
      <w:r w:rsidRPr="006F178A">
        <w:rPr>
          <w:rStyle w:val="2fb"/>
          <w:rtl/>
        </w:rPr>
        <w:t xml:space="preserve">רב</w:t>
      </w:r>
      <w:r w:rsidRPr="006F178A">
        <w:rPr>
          <w:rtl/>
        </w:rPr>
        <w:t xml:space="preserve">.</w:t>
      </w:r>
    </w:p>
    <w:p>
      <w:pPr>
        <w:pStyle w:val="38"/>
        <w:rPr>
          <w:ins w:id="96506" w:author="מנוע מכני" w:date="2026-10-11T12:04:39Z"/>
        </w:rPr>
      </w:pPr>
      <w:r w:rsidRPr="00097464">
        <w:t xml:space="preserve">רב"מ מרב:</w:t>
      </w:r>
    </w:p>
    <w:p w:rsidR="00E9703F" w:rsidRPr="00097464" w:rsidRDefault="00E9703F" w:rsidP="00E9703F">
      <w:pPr>
        <w:rPr>
          <w:spacing w:val="-4"/>
          <w:rtl/>
        </w:rPr>
      </w:pPr>
      <w:del w:id="96507" w:author="מנוע מכני" w:date="2026-10-11T12:04:39Z">
        <w:r w:rsidRPr="00097464">
          <w:rPr>
            <w:spacing w:val="-4"/>
            <w:rtl/>
          </w:rPr>
          <w:delText xml:space="preserve"> </w:delText>
        </w:r>
      </w:del>
      <w:r w:rsidRPr="00097464">
        <w:rPr>
          <w:spacing w:val="-4"/>
          <w:rtl/>
        </w:rPr>
        <w:t xml:space="preserve">הנותן מתנה לחבירו צריך להודיעו. שנא' </w:t>
      </w:r>
      <w:r w:rsidRPr="00097464">
        <w:rPr>
          <w:rFonts w:hint="cs"/>
          <w:spacing w:val="-4"/>
          <w:rtl/>
        </w:rPr>
        <w:t>'</w:t>
      </w:r>
      <w:ins w:id="90019" w:author="Claude - סמנטי" w:date="2026-10-11T12:28:21Z">
        <w:r>
          <w:rPr>
            <w:rStyle w:val="afffff0"/>
            <w:spacing w:val="-4"/>
            <w:rtl/>
          </w:rPr>
          <w:t xml:space="preserve">לָדַעַת כִּי אֲנִי ה</w:t>
        </w:r>
      </w:ins>
      <w:del w:id="90020" w:author="Claude - סמנטי" w:date="2026-10-11T12:28:21Z">
        <w:r w:rsidRPr="00097464">
          <w:rPr>
            <w:spacing w:val="-4"/>
            <w:rtl/>
          </w:rPr>
          <w:delText xml:space="preserve">לדעת כי אני ה</w:delText>
        </w:r>
      </w:del>
      <w:r w:rsidRPr="00097464">
        <w:rPr>
          <w:spacing w:val="-4"/>
          <w:rtl/>
        </w:rPr>
        <w:t xml:space="preserve">' מקדשכם</w:t>
      </w:r>
      <w:r w:rsidRPr="00097464">
        <w:rPr>
          <w:rFonts w:hint="cs"/>
          <w:spacing w:val="-4"/>
          <w:rtl/>
        </w:rPr>
        <w:t>'</w:t>
      </w:r>
      <w:r w:rsidRPr="00097464">
        <w:rPr>
          <w:spacing w:val="-4"/>
          <w:rtl/>
        </w:rPr>
        <w:t xml:space="preserve">. </w:t>
      </w:r>
      <w:ins w:id="91359" w:author="קלוד" w:date="2026-10-11T13:11:34Z">
        <w:r>
          <w:rPr>
            <w:spacing w:val="-4"/>
            <w:rtl/>
          </w:rPr>
          <w:t xml:space="preserve">נתנה</w:t>
        </w:r>
      </w:ins>
      <w:del w:id="91360" w:author="קלוד" w:date="2026-10-11T13:11:34Z">
        <w:r w:rsidRPr="00097464">
          <w:rPr>
            <w:spacing w:val="-4"/>
            <w:rtl/>
          </w:rPr>
          <w:delText xml:space="preserve">יהבה</w:delText>
        </w:r>
      </w:del>
      <w:r w:rsidRPr="00097464">
        <w:rPr>
          <w:spacing w:val="-4"/>
          <w:rtl/>
        </w:rPr>
        <w:t xml:space="preserve"> </w:t>
      </w:r>
      <w:ins w:id="90017" w:author="Claude - סמנטי" w:date="2026-10-11T12:28:21Z">
        <w:r>
          <w:rPr>
            <w:spacing w:val="-4"/>
            <w:rtl/>
          </w:rPr>
          <w:t xml:space="preserve">לו</w:t>
        </w:r>
      </w:ins>
      <w:del w:id="90018" w:author="Claude - סמנטי" w:date="2026-10-11T12:28:21Z">
        <w:r w:rsidRPr="00097464">
          <w:rPr>
            <w:spacing w:val="-4"/>
            <w:rtl/>
          </w:rPr>
          <w:delText xml:space="preserve">ניהליה</w:delText>
        </w:r>
      </w:del>
      <w:r w:rsidRPr="00097464">
        <w:rPr>
          <w:spacing w:val="-4"/>
          <w:rtl/>
        </w:rPr>
        <w:t xml:space="preserve">.</w:t>
      </w:r>
    </w:p>
    <w:p>
      <w:pPr>
        <w:pStyle w:val="38"/>
        <w:rPr>
          <w:ins w:id="96508" w:author="מנוע מכני" w:date="2026-10-11T12:04:39Z"/>
        </w:rPr>
      </w:pPr>
      <w:r w:rsidRPr="006F178A">
        <w:lastRenderedPageBreak/>
        <w:t>אמר</w:t>
      </w:r>
      <w:r w:rsidRPr="006F178A">
        <w:t>:</w:t>
      </w:r>
    </w:p>
    <w:p w:rsidR="00E9703F" w:rsidRPr="009757B9" w:rsidRDefault="00E9703F" w:rsidP="00E9703F">
      <w:pPr>
        <w:rPr>
          <w:rFonts w:cs="Guttman Vilna"/>
          <w:b/>
          <w:bCs/>
          <w:rtl/>
        </w:rPr>
      </w:pPr>
      <w:del w:id="96509" w:author="מנוע מכני" w:date="2026-10-11T12:04:39Z">
        <w:r w:rsidRPr="006F178A">
          <w:rPr>
            <w:rtl/>
          </w:rPr>
          <w:delText xml:space="preserve"> </w:delText>
        </w:r>
      </w:del>
      <w:ins w:id="91383" w:author="קלוד" w:date="2026-10-11T13:11:34Z">
        <w:r>
          <w:rPr>
            <w:rtl/>
          </w:rPr>
          <w:t xml:space="preserve">חביבה</w:t>
        </w:r>
      </w:ins>
      <w:del w:id="91384" w:author="קלוד" w:date="2026-10-11T13:11:34Z">
        <w:r w:rsidRPr="006F178A">
          <w:rPr>
            <w:rtl/>
          </w:rPr>
          <w:delText xml:space="preserve">חביבין</w:delText>
        </w:r>
      </w:del>
      <w:r w:rsidRPr="006F178A">
        <w:rPr>
          <w:rtl/>
        </w:rPr>
        <w:t xml:space="preserve"> </w:t>
      </w:r>
      <w:ins w:id="91381" w:author="קלוד" w:date="2026-10-11T13:11:34Z">
        <w:r>
          <w:rPr>
            <w:rtl/>
          </w:rPr>
          <w:t xml:space="preserve">עליך</w:t>
        </w:r>
      </w:ins>
      <w:del w:id="91382" w:author="קלוד" w:date="2026-10-11T13:11:34Z">
        <w:r w:rsidRPr="006F178A">
          <w:rPr>
            <w:rtl/>
          </w:rPr>
          <w:delText xml:space="preserve">עלך</w:delText>
        </w:r>
      </w:del>
      <w:r w:rsidRPr="006F178A">
        <w:rPr>
          <w:rtl/>
        </w:rPr>
        <w:t xml:space="preserve"> </w:t>
      </w:r>
      <w:ins w:id="94361" w:author="מנוע מכני" w:date="2026-10-11T12:04:39Z">
        <w:r>
          <w:rPr>
            <w:rtl/>
          </w:rPr>
          <w:t xml:space="preserve">שמועה</w:t>
        </w:r>
      </w:ins>
      <w:del w:id="94362" w:author="מנוע מכני" w:date="2026-10-11T12:04:39Z">
        <w:r w:rsidRPr="006F178A">
          <w:rPr>
            <w:rtl/>
          </w:rPr>
          <w:delText xml:space="preserve">שמעתתא</w:delText>
        </w:r>
      </w:del>
      <w:r w:rsidRPr="006F178A">
        <w:rPr>
          <w:rtl/>
        </w:rPr>
        <w:t xml:space="preserve"> </w:t>
      </w:r>
      <w:ins w:id="91379" w:author="קלוד" w:date="2026-10-11T13:11:34Z">
        <w:r>
          <w:rPr>
            <w:rStyle w:val="2fb"/>
            <w:rtl/>
          </w:rPr>
          <w:t xml:space="preserve">של</w:t>
        </w:r>
      </w:ins>
      <w:del w:id="91380" w:author="קלוד" w:date="2026-10-11T13:11:34Z">
        <w:r w:rsidRPr="006F178A">
          <w:rPr>
            <w:rStyle w:val="2fb"/>
            <w:rtl/>
          </w:rPr>
          <w:delText xml:space="preserve">דרב</w:delText>
        </w:r>
      </w:del>
      <w:r w:rsidRPr="006F178A">
        <w:rPr>
          <w:rtl/>
        </w:rPr>
        <w:t xml:space="preserve"> </w:t>
      </w:r>
      <w:ins w:id="91377" w:author="קלוד" w:date="2026-10-11T13:11:34Z">
        <w:r>
          <w:rPr>
            <w:rtl/>
          </w:rPr>
          <w:t xml:space="preserve">רב</w:t>
        </w:r>
      </w:ins>
      <w:del w:id="91378" w:author="קלוד" w:date="2026-10-11T13:11:34Z">
        <w:r w:rsidRPr="006F178A">
          <w:rPr>
            <w:rtl/>
          </w:rPr>
          <w:delText xml:space="preserve">כולי</w:delText>
        </w:r>
      </w:del>
      <w:r w:rsidRPr="006F178A">
        <w:rPr>
          <w:rtl/>
        </w:rPr>
        <w:t xml:space="preserve"> </w:t>
      </w:r>
      <w:ins w:id="92223" w:author="מנוע מכני" w:date="2026-10-11T12:04:39Z">
        <w:ins w:id="91375" w:author="קלוד" w:date="2026-10-11T13:11:34Z">
          <w:r>
            <w:rPr>
              <w:rtl/>
            </w:rPr>
            <w:t xml:space="preserve">כל כך?</w:t>
          </w:r>
        </w:ins>
        <w:del w:id="91376" w:author="קלוד" w:date="2026-10-11T13:11:34Z">
          <w:r>
            <w:rPr>
              <w:rtl/>
            </w:rPr>
            <w:delText xml:space="preserve">זה</w:delText>
          </w:r>
          <w:r w:rsidRPr="006F178A">
            <w:rPr>
              <w:rtl/>
            </w:rPr>
            <w:delText xml:space="preserve">?</w:delText>
          </w:r>
        </w:del>
      </w:ins>
      <w:del w:id="92224" w:author="מנוע מכני" w:date="2026-10-11T12:04:39Z">
        <w:r w:rsidRPr="006F178A">
          <w:rPr>
            <w:rtl/>
          </w:rPr>
          <w:delText xml:space="preserve">האי</w:delText>
        </w:r>
      </w:del>
      <w:r w:rsidRPr="006F178A">
        <w:rPr>
          <w:rtl/>
        </w:rPr>
        <w:t xml:space="preserve"> </w:t>
      </w:r>
      <w:r w:rsidRPr="006F178A">
        <w:rPr>
          <w:rtl/>
        </w:rPr>
        <w:t xml:space="preserve">א"ל</w:t>
      </w:r>
      <w:r w:rsidRPr="006F178A">
        <w:rPr>
          <w:rtl/>
        </w:rPr>
        <w:t xml:space="preserve"> </w:t>
      </w:r>
      <w:ins w:id="91373" w:author="קלוד" w:date="2026-10-11T13:11:34Z">
        <w:r>
          <w:rPr>
            <w:rFonts w:hint="cs"/>
            <w:rtl/>
          </w:rPr>
          <w:t xml:space="preserve">הן.</w:t>
        </w:r>
      </w:ins>
      <w:del w:id="91374" w:author="קלוד" w:date="2026-10-11T13:11:34Z">
        <w:r w:rsidRPr="006F178A">
          <w:rPr>
            <w:rFonts w:hint="cs"/>
            <w:rtl/>
          </w:rPr>
          <w:delText xml:space="preserve">ה</w:delText>
        </w:r>
        <w:r w:rsidRPr="006F178A">
          <w:rPr>
            <w:rtl/>
          </w:rPr>
          <w:delText xml:space="preserve">ן</w:delText>
        </w:r>
      </w:del>
      <w:r w:rsidRPr="006F178A">
        <w:rPr>
          <w:rtl/>
        </w:rPr>
        <w:t xml:space="preserve"> </w:t>
      </w:r>
      <w:ins w:id="91371" w:author="קלוד" w:date="2026-10-11T13:11:34Z">
        <w:r>
          <w:rPr>
            <w:rtl/>
          </w:rPr>
          <w:t xml:space="preserve">א"ל:</w:t>
        </w:r>
      </w:ins>
      <w:del w:id="91372" w:author="קלוד" w:date="2026-10-11T13:11:34Z">
        <w:r w:rsidRPr="006F178A">
          <w:rPr>
            <w:rtl/>
          </w:rPr>
          <w:delText xml:space="preserve">א"ל</w:delText>
        </w:r>
      </w:del>
      <w:r w:rsidRPr="006F178A">
        <w:rPr>
          <w:rtl/>
        </w:rPr>
        <w:t xml:space="preserve"> </w:t>
      </w:r>
      <w:ins w:id="91369" w:author="קלוד" w:date="2026-10-11T13:11:34Z">
        <w:r>
          <w:rPr>
            <w:rtl/>
          </w:rPr>
          <w:t xml:space="preserve">זהו</w:t>
        </w:r>
      </w:ins>
      <w:del w:id="91370" w:author="קלוד" w:date="2026-10-11T13:11:34Z">
        <w:r w:rsidRPr="006F178A">
          <w:rPr>
            <w:rtl/>
          </w:rPr>
          <w:delText xml:space="preserve">דהיינו</w:delText>
        </w:r>
      </w:del>
      <w:r w:rsidRPr="006F178A">
        <w:rPr>
          <w:rtl/>
        </w:rPr>
        <w:t xml:space="preserve"> </w:t>
      </w:r>
      <w:ins w:id="91367" w:author="קלוד" w:date="2026-10-11T13:11:34Z">
        <w:r>
          <w:rPr>
            <w:rStyle w:val="2fb"/>
            <w:rtl/>
          </w:rPr>
          <w:t xml:space="preserve">שאמר</w:t>
        </w:r>
      </w:ins>
      <w:del w:id="91368" w:author="קלוד" w:date="2026-10-11T13:11:34Z">
        <w:r w:rsidRPr="006F178A">
          <w:rPr>
            <w:rStyle w:val="2fb"/>
            <w:rtl/>
          </w:rPr>
          <w:delText xml:space="preserve">דרב</w:delText>
        </w:r>
      </w:del>
      <w:r w:rsidRPr="006F178A">
        <w:rPr>
          <w:rtl/>
        </w:rPr>
        <w:t xml:space="preserve"> </w:t>
      </w:r>
      <w:ins w:id="91365" w:author="קלוד" w:date="2026-10-11T13:11:34Z">
        <w:r>
          <w:rPr>
            <w:rtl/>
          </w:rPr>
          <w:t xml:space="preserve">רב: בגד</w:t>
        </w:r>
      </w:ins>
      <w:del w:id="91366" w:author="קלוד" w:date="2026-10-11T13:11:34Z">
        <w:r w:rsidRPr="006F178A">
          <w:rPr>
            <w:rtl/>
          </w:rPr>
          <w:delText xml:space="preserve">דבגד</w:delText>
        </w:r>
      </w:del>
      <w:r w:rsidRPr="006F178A">
        <w:rPr>
          <w:rtl/>
        </w:rPr>
        <w:t xml:space="preserve"> יקר הוא </w:t>
      </w:r>
      <w:ins w:id="91363" w:author="קלוד" w:date="2026-10-11T13:11:34Z">
        <w:r>
          <w:rPr>
            <w:rtl/>
          </w:rPr>
          <w:t xml:space="preserve">ללובשו,</w:t>
        </w:r>
      </w:ins>
      <w:del w:id="91364" w:author="קלוד" w:date="2026-10-11T13:11:34Z">
        <w:r w:rsidRPr="006F178A">
          <w:rPr>
            <w:rtl/>
          </w:rPr>
          <w:delText xml:space="preserve">ללובשו</w:delText>
        </w:r>
      </w:del>
      <w:r w:rsidRPr="006F178A">
        <w:rPr>
          <w:rtl/>
        </w:rPr>
        <w:t xml:space="preserve"> </w:t>
      </w:r>
      <w:r w:rsidRPr="006F178A">
        <w:rPr>
          <w:rFonts w:hint="cs"/>
          <w:rtl/>
        </w:rPr>
        <w:t xml:space="preserve">וכן </w:t>
      </w:r>
      <w:ins w:id="91361" w:author="קלוד" w:date="2026-10-11T13:11:34Z">
        <w:r>
          <w:rPr>
            <w:rFonts w:hint="cs"/>
            <w:rtl/>
          </w:rPr>
          <w:t xml:space="preserve">הוא.</w:t>
        </w:r>
      </w:ins>
      <w:del w:id="91362" w:author="קלוד" w:date="2026-10-11T13:11:34Z">
        <w:r w:rsidRPr="006F178A">
          <w:rPr>
            <w:rFonts w:hint="cs"/>
            <w:rtl/>
          </w:rPr>
          <w:delText xml:space="preserve">הוא,</w:delText>
        </w:r>
      </w:del>
    </w:p>
    <w:p w:rsidR="00E9703F" w:rsidRPr="006F178A" w:rsidRDefault="00E9703F" w:rsidP="00E9703F">
      <w:pPr>
        <w:rPr>
          <w:rtl/>
        </w:rPr>
      </w:pPr>
      <w:r w:rsidRPr="006F178A">
        <w:rPr>
          <w:rtl/>
        </w:rPr>
        <w:t xml:space="preserve">א"ל</w:t>
      </w:r>
      <w:r w:rsidRPr="006F178A">
        <w:rPr>
          <w:rtl/>
        </w:rPr>
        <w:t xml:space="preserve"> </w:t>
      </w:r>
      <w:ins w:id="91389" w:author="קלוד" w:date="2026-10-11T13:11:34Z">
        <w:r>
          <w:rPr>
            <w:rStyle w:val="afffffe"/>
            <w:rtl/>
          </w:rPr>
          <w:t xml:space="preserve">ר"ח</w:t>
        </w:r>
        <w:r>
          <w:rPr>
            <w:rtl/>
          </w:rPr>
          <w:t xml:space="preserve">: עדיפה</w:t>
        </w:r>
      </w:ins>
      <w:del w:id="91390" w:author="קלוד" w:date="2026-10-11T13:11:34Z">
        <w:r w:rsidRPr="006F178A">
          <w:rPr>
            <w:rtl/>
          </w:rPr>
          <w:delText xml:space="preserve">דעדיפה</w:delText>
        </w:r>
      </w:del>
      <w:r w:rsidRPr="006F178A">
        <w:rPr>
          <w:rtl/>
        </w:rPr>
        <w:t xml:space="preserve"> שמועה זו </w:t>
      </w:r>
      <w:ins w:id="91387" w:author="קלוד" w:date="2026-10-11T13:11:34Z">
        <w:r>
          <w:rPr>
            <w:rtl/>
          </w:rPr>
          <w:t xml:space="preserve">מקודמתה,</w:t>
        </w:r>
      </w:ins>
      <w:del w:id="91388" w:author="קלוד" w:date="2026-10-11T13:11:34Z">
        <w:r w:rsidRPr="006F178A">
          <w:rPr>
            <w:rtl/>
          </w:rPr>
          <w:delText xml:space="preserve">מקודמתה</w:delText>
        </w:r>
      </w:del>
      <w:r w:rsidRPr="006F178A">
        <w:rPr>
          <w:rtl/>
        </w:rPr>
        <w:t xml:space="preserve"> ואילו </w:t>
      </w:r>
      <w:ins w:id="91385" w:author="קלוד" w:date="2026-10-11T13:11:34Z">
        <w:r>
          <w:rPr>
            <w:rFonts w:hint="cs"/>
            <w:rtl/>
          </w:rPr>
          <w:t xml:space="preserve">היתה</w:t>
        </w:r>
      </w:ins>
      <w:del w:id="91386" w:author="קלוד" w:date="2026-10-11T13:11:34Z">
        <w:r w:rsidRPr="006F178A">
          <w:rPr>
            <w:rFonts w:hint="cs"/>
            <w:rtl/>
          </w:rPr>
          <w:delText xml:space="preserve">היה</w:delText>
        </w:r>
      </w:del>
      <w:r w:rsidRPr="006F178A">
        <w:rPr>
          <w:rtl/>
        </w:rPr>
        <w:t xml:space="preserve"> לו מתנה נוספת </w:t>
      </w:r>
      <w:r w:rsidRPr="006F178A">
        <w:rPr>
          <w:rFonts w:hint="cs"/>
          <w:rtl/>
        </w:rPr>
        <w:t>היה נו</w:t>
      </w:r>
      <w:r w:rsidRPr="006F178A">
        <w:rPr>
          <w:rtl/>
        </w:rPr>
        <w:t>תן לו.</w:t>
      </w:r>
    </w:p>
    <w:p w:rsidR="00E9703F" w:rsidRDefault="00146180" w:rsidP="00146180">
      <w:pPr>
        <w:pStyle w:val="affffd"/>
        <w:rPr>
          <w:rtl/>
        </w:rPr>
      </w:pPr>
      <w:r>
        <w:rPr>
          <w:rFonts w:ascii="MS Mincho" w:hAnsi="MS Mincho" w:hint="cs"/>
          <w:bCs w:val="0"/>
          <w:rtl/>
        </w:rPr>
        <w:t>׻</w:t>
      </w:r>
    </w:p>
    <w:p>
      <w:pPr>
        <w:pStyle w:val="afffff8"/>
        <w:rPr>
          <w:ins w:id="91261" w:author="קלוד" w:date="2026-10-11T12:33:55Z"/>
        </w:rPr>
      </w:pPr>
      <w:ins w:id="91262" w:author="קלוד" w:date="2026-10-11T12:33:55Z">
        <w:r>
          <w:rPr>
            <w:color w:val="7B3F00"/>
          </w:rPr>
          <w:t xml:space="preserve">אל ישנה אדם בנו בין הבנים - כתונת פסים</w:t>
        </w:r>
      </w:ins>
    </w:p>
    <w:p>
      <w:pPr>
        <w:pStyle w:val="38"/>
        <w:rPr>
          <w:ins w:id="96510" w:author="מנוע מכני" w:date="2026-10-11T12:04:39Z"/>
        </w:rPr>
      </w:pPr>
      <w:r w:rsidRPr="00824B91">
        <w:t>רב"מ מרחב"ג מרב</w:t>
      </w:r>
      <w:r w:rsidRPr="006F178A">
        <w:t xml:space="preserve">:</w:t>
      </w:r>
    </w:p>
    <w:p w:rsidR="00E9703F" w:rsidRPr="006F178A" w:rsidRDefault="00E9703F" w:rsidP="00E9703F">
      <w:pPr>
        <w:rPr>
          <w:rtl/>
        </w:rPr>
      </w:pPr>
      <w:del w:id="96511" w:author="מנוע מכני" w:date="2026-10-11T12:04:39Z">
        <w:r w:rsidRPr="006F178A">
          <w:rPr>
            <w:rFonts w:ascii="Fb Fontext" w:hAnsi="Fb Fontext"/>
            <w:rtl/>
          </w:rPr>
          <w:delText xml:space="preserve"> </w:delText>
        </w:r>
      </w:del>
      <w:r w:rsidRPr="006F178A">
        <w:rPr>
          <w:rFonts w:ascii="Fb Fontext" w:hAnsi="Fb Fontext"/>
          <w:rtl/>
        </w:rPr>
        <w:t xml:space="preserve">לעולם אל ישנה אדם בנו בין הבנים, שבשביל משקל שני סלעים מילת </w:t>
      </w:r>
      <w:r w:rsidRPr="004640F6">
        <w:rPr>
          <w:rFonts w:ascii="Fb Fontext" w:hAnsi="Fb Fontext"/>
          <w:spacing w:val="-6"/>
          <w:rtl/>
        </w:rPr>
        <w:t>שנתן יעקב ליוסף יותר משאר בניו - נתקנאו בו אחיו, ונתגלגל הדבר וירדו אבותינו למצרים.</w:t>
      </w:r>
    </w:p>
    <w:p w:rsidR="00E9703F" w:rsidRDefault="00E9703F" w:rsidP="00E9703F">
      <w:pPr>
        <w:pStyle w:val="affffd"/>
        <w:spacing w:after="0"/>
        <w:rPr>
          <w:rtl/>
        </w:rPr>
      </w:pPr>
      <w:r w:rsidRPr="006F178A">
        <w:rPr>
          <w:rFonts w:ascii="MS Mincho" w:hAnsi="MS Mincho" w:hint="cs"/>
          <w:bCs w:val="0"/>
          <w:rtl/>
        </w:rPr>
        <w:t>•</w:t>
      </w:r>
    </w:p>
    <w:p>
      <w:pPr>
        <w:pStyle w:val="afffff8"/>
        <w:rPr>
          <w:ins w:id="91259" w:author="קלוד" w:date="2026-10-11T12:33:55Z"/>
        </w:rPr>
      </w:pPr>
      <w:ins w:id="91260" w:author="קלוד" w:date="2026-10-11T12:33:55Z">
        <w:r>
          <w:rPr>
            <w:color w:val="7B3F00"/>
          </w:rPr>
          <w:t xml:space="preserve">ישיבה בעיר שישיבתה קרובה - עונותיה מועטין</w:t>
        </w:r>
      </w:ins>
    </w:p>
    <w:p>
      <w:pPr>
        <w:pStyle w:val="38"/>
        <w:rPr>
          <w:ins w:id="96512" w:author="מנוע מכני" w:date="2026-10-11T12:04:39Z"/>
        </w:rPr>
      </w:pPr>
      <w:r w:rsidRPr="00824B91">
        <w:t>רב"מ מרחב"ג מרב</w:t>
      </w:r>
      <w:r w:rsidRPr="006F178A">
        <w:t xml:space="preserve">:</w:t>
      </w:r>
    </w:p>
    <w:p w:rsidR="00E9703F" w:rsidRPr="006F178A" w:rsidRDefault="00E9703F" w:rsidP="00E9703F">
      <w:pPr>
        <w:rPr>
          <w:rtl/>
        </w:rPr>
      </w:pPr>
      <w:del w:id="96513" w:author="מנוע מכני" w:date="2026-10-11T12:04:39Z">
        <w:r w:rsidRPr="006F178A">
          <w:rPr>
            <w:rFonts w:ascii="Fb Fontext" w:hAnsi="Fb Fontext"/>
            <w:rtl/>
          </w:rPr>
          <w:delText xml:space="preserve"> </w:delText>
        </w:r>
      </w:del>
      <w:r w:rsidRPr="006F178A">
        <w:rPr>
          <w:rFonts w:ascii="Fb Fontext" w:hAnsi="Fb Fontext"/>
          <w:rtl/>
        </w:rPr>
        <w:t xml:space="preserve">לעולם יחזר אדם וישב בעיר שישיבתה קרובה. שמתוך שישיבתה קרובה עונותיה מועטין. </w:t>
      </w:r>
      <w:r>
        <w:rPr>
          <w:rFonts w:ascii="Fb Fontext" w:hAnsi="Fb Fontext"/>
          <w:rtl/>
        </w:rPr>
        <w:t>שנא'</w:t>
      </w:r>
      <w:r w:rsidRPr="009C3FED">
        <w:rPr>
          <w:rStyle w:val="afffff0"/>
          <w:rtl/>
        </w:rPr>
        <w:t xml:space="preserve"> </w:t>
      </w:r>
      <w:r w:rsidRPr="009C3FED">
        <w:rPr>
          <w:rStyle w:val="afffff0"/>
          <w:rFonts w:hint="cs"/>
          <w:rtl/>
        </w:rPr>
        <w:t>'</w:t>
      </w:r>
      <w:ins w:id="90797" w:author="Claude - סמנטי" w:date="2026-10-11T12:28:21Z">
        <w:r>
          <w:rPr>
            <w:rStyle w:val="afffff0"/>
            <w:rtl/>
          </w:rPr>
          <w:t xml:space="preserve">הִנֵּה נָא הָעִיר הַזֹּאת קְרוֹבָה לָנוּס שָׁמָּה וְהִיא מִצְעָר</w:t>
        </w:r>
      </w:ins>
      <w:del w:id="90798" w:author="Claude - סמנטי" w:date="2026-10-11T12:28:21Z">
        <w:r w:rsidRPr="009C3FED">
          <w:rPr>
            <w:rStyle w:val="afffff0"/>
            <w:rtl/>
          </w:rPr>
          <w:delText xml:space="preserve">הנה נא העיר הזאת קרובה לנוס שמה והיא מצער</w:delText>
        </w:r>
      </w:del>
      <w:r w:rsidRPr="009C3FED">
        <w:rPr>
          <w:rStyle w:val="afffff0"/>
          <w:rFonts w:hint="cs"/>
          <w:rtl/>
        </w:rPr>
        <w:t>'</w:t>
      </w:r>
      <w:r w:rsidRPr="009C3FED">
        <w:rPr>
          <w:rStyle w:val="afffff0"/>
          <w:rtl/>
        </w:rPr>
        <w:t>.</w:t>
      </w:r>
    </w:p>
    <w:p>
      <w:pPr>
        <w:pStyle w:val="38"/>
        <w:rPr>
          <w:ins w:id="96514" w:author="מנוע מכני" w:date="2026-10-11T12:04:39Z"/>
        </w:rPr>
      </w:pPr>
      <w:r w:rsidRPr="006F178A">
        <w:t xml:space="preserve">והיינו</w:t>
      </w:r>
    </w:p>
    <w:p w:rsidR="00E9703F" w:rsidRPr="006F178A" w:rsidRDefault="00E9703F" w:rsidP="00E9703F">
      <w:pPr>
        <w:rPr>
          <w:rtl/>
        </w:rPr>
      </w:pPr>
      <w:del w:id="96515" w:author="מנוע מכני" w:date="2026-10-11T12:04:39Z">
        <w:r w:rsidRPr="006F178A">
          <w:rPr>
            <w:rtl/>
          </w:rPr>
          <w:delText xml:space="preserve"> </w:delText>
        </w:r>
      </w:del>
      <w:r w:rsidRPr="006F178A">
        <w:rPr>
          <w:rtl/>
        </w:rPr>
        <w:t xml:space="preserve">מתוך שישיבתה קרובה - עונותיה מוצערין.</w:t>
      </w:r>
    </w:p>
    <w:p>
      <w:pPr>
        <w:pStyle w:val="38"/>
        <w:rPr>
          <w:ins w:id="96516" w:author="מנוע מכני" w:date="2026-10-11T12:04:39Z"/>
        </w:rPr>
      </w:pPr>
      <w:r w:rsidRPr="006F178A">
        <w:t>רבי אבין:</w:t>
      </w:r>
    </w:p>
    <w:p w:rsidR="00E9703F" w:rsidRPr="006F178A" w:rsidRDefault="00E9703F" w:rsidP="00E9703F">
      <w:pPr>
        <w:rPr>
          <w:rtl/>
        </w:rPr>
      </w:pPr>
      <w:del w:id="96517" w:author="מנוע מכני" w:date="2026-10-11T12:04:39Z">
        <w:r w:rsidRPr="00C077D2">
          <w:rPr>
            <w:rStyle w:val="afffff0"/>
            <w:rtl/>
          </w:rPr>
          <w:delText xml:space="preserve"> </w:delText>
        </w:r>
      </w:del>
      <w:r w:rsidRPr="00C077D2">
        <w:rPr>
          <w:rStyle w:val="afffff0"/>
          <w:rFonts w:hint="cs"/>
          <w:rtl/>
        </w:rPr>
        <w:t>'</w:t>
      </w:r>
      <w:r w:rsidRPr="00C077D2">
        <w:rPr>
          <w:rStyle w:val="afffff0"/>
          <w:rtl/>
        </w:rPr>
        <w:t>אמלטה נ"א שמה</w:t>
      </w:r>
      <w:r w:rsidRPr="00C077D2">
        <w:rPr>
          <w:rStyle w:val="afffff0"/>
          <w:rFonts w:hint="cs"/>
          <w:rtl/>
        </w:rPr>
        <w:t>'</w:t>
      </w:r>
      <w:r w:rsidRPr="00C077D2">
        <w:rPr>
          <w:rStyle w:val="afffff0"/>
          <w:rtl/>
        </w:rPr>
        <w:t>,</w:t>
      </w:r>
      <w:r w:rsidRPr="006F178A">
        <w:rPr>
          <w:rtl/>
        </w:rPr>
        <w:t xml:space="preserve"> </w:t>
      </w:r>
      <w:r w:rsidRPr="006F178A">
        <w:rPr>
          <w:rFonts w:hint="cs"/>
          <w:rtl/>
        </w:rPr>
        <w:t>ב</w:t>
      </w:r>
      <w:r w:rsidRPr="006F178A">
        <w:rPr>
          <w:rtl/>
        </w:rPr>
        <w:t xml:space="preserve">גימטריא </w:t>
      </w:r>
      <w:ins w:id="91393" w:author="קלוד" w:date="2026-10-11T13:11:34Z">
        <w:r>
          <w:rPr>
            <w:rtl/>
          </w:rPr>
          <w:t xml:space="preserve">חמישים</w:t>
        </w:r>
      </w:ins>
      <w:del w:id="91394" w:author="קלוד" w:date="2026-10-11T13:11:34Z">
        <w:r w:rsidRPr="006F178A">
          <w:rPr>
            <w:rtl/>
          </w:rPr>
          <w:delText xml:space="preserve">חמשין</w:delText>
        </w:r>
      </w:del>
      <w:r w:rsidRPr="006F178A">
        <w:rPr>
          <w:rtl/>
        </w:rPr>
        <w:t xml:space="preserve"> </w:t>
      </w:r>
      <w:ins w:id="91391" w:author="קלוד" w:date="2026-10-11T13:11:34Z">
        <w:r>
          <w:rPr>
            <w:rtl/>
          </w:rPr>
          <w:t xml:space="preserve">ואחת,</w:t>
        </w:r>
      </w:ins>
      <w:del w:id="91392" w:author="קלוד" w:date="2026-10-11T13:11:34Z">
        <w:r w:rsidRPr="006F178A">
          <w:rPr>
            <w:rtl/>
          </w:rPr>
          <w:delText xml:space="preserve">וחד הוי,</w:delText>
        </w:r>
      </w:del>
      <w:r w:rsidRPr="006F178A">
        <w:rPr>
          <w:rtl/>
        </w:rPr>
        <w:t xml:space="preserve"> ושל סדום חמישים ושתים.</w:t>
      </w:r>
    </w:p>
    <w:p w:rsidR="00E9703F" w:rsidRPr="004640F6" w:rsidRDefault="00E9703F" w:rsidP="00E9703F">
      <w:pPr>
        <w:rPr>
          <w:spacing w:val="-4"/>
          <w:rtl/>
        </w:rPr>
      </w:pPr>
      <w:r w:rsidRPr="004640F6">
        <w:rPr>
          <w:spacing w:val="-4"/>
          <w:rtl/>
        </w:rPr>
        <w:t>ושלותה עשרים ושש, -</w:t>
      </w:r>
      <w:r w:rsidRPr="004640F6">
        <w:rPr>
          <w:rFonts w:hint="cs"/>
          <w:spacing w:val="-4"/>
          <w:rtl/>
        </w:rPr>
        <w:t xml:space="preserve"> י</w:t>
      </w:r>
      <w:r w:rsidRPr="004640F6">
        <w:rPr>
          <w:spacing w:val="-4"/>
          <w:rtl/>
        </w:rPr>
        <w:t>"</w:t>
      </w:r>
      <w:r w:rsidRPr="004640F6">
        <w:rPr>
          <w:rFonts w:hint="cs"/>
          <w:spacing w:val="-4"/>
          <w:rtl/>
        </w:rPr>
        <w:t>ב</w:t>
      </w:r>
      <w:r w:rsidRPr="004640F6">
        <w:rPr>
          <w:spacing w:val="-4"/>
          <w:rtl/>
        </w:rPr>
        <w:t xml:space="preserve"> עבדו את כדרלעמר ו</w:t>
      </w:r>
      <w:r w:rsidRPr="004640F6">
        <w:rPr>
          <w:rFonts w:hint="cs"/>
          <w:spacing w:val="-4"/>
          <w:rtl/>
        </w:rPr>
        <w:t>י</w:t>
      </w:r>
      <w:r w:rsidRPr="004640F6">
        <w:rPr>
          <w:spacing w:val="-4"/>
          <w:rtl/>
        </w:rPr>
        <w:t>"</w:t>
      </w:r>
      <w:r w:rsidRPr="004640F6">
        <w:rPr>
          <w:rFonts w:hint="cs"/>
          <w:spacing w:val="-4"/>
          <w:rtl/>
        </w:rPr>
        <w:t>ג</w:t>
      </w:r>
      <w:r w:rsidRPr="004640F6">
        <w:rPr>
          <w:spacing w:val="-4"/>
          <w:rtl/>
        </w:rPr>
        <w:t xml:space="preserve"> שנה מרדו ו</w:t>
      </w:r>
      <w:r w:rsidRPr="004640F6">
        <w:rPr>
          <w:rFonts w:hint="cs"/>
          <w:spacing w:val="-4"/>
          <w:rtl/>
        </w:rPr>
        <w:t>י</w:t>
      </w:r>
      <w:r w:rsidRPr="004640F6">
        <w:rPr>
          <w:spacing w:val="-4"/>
          <w:rtl/>
        </w:rPr>
        <w:t>"</w:t>
      </w:r>
      <w:r w:rsidRPr="004640F6">
        <w:rPr>
          <w:rFonts w:hint="cs"/>
          <w:spacing w:val="-4"/>
          <w:rtl/>
        </w:rPr>
        <w:t>ד</w:t>
      </w:r>
      <w:r w:rsidRPr="004640F6">
        <w:rPr>
          <w:spacing w:val="-4"/>
          <w:rtl/>
        </w:rPr>
        <w:t xml:space="preserve"> שנה וגו'.</w:t>
      </w:r>
      <w:r w:rsidRPr="004640F6">
        <w:rPr>
          <w:rFonts w:hint="cs"/>
          <w:spacing w:val="-4"/>
          <w:rtl/>
        </w:rPr>
        <w:t xml:space="preserve"> [כ</w:t>
      </w:r>
      <w:r w:rsidRPr="004640F6">
        <w:rPr>
          <w:spacing w:val="-4"/>
          <w:rtl/>
        </w:rPr>
        <w:t>"</w:t>
      </w:r>
      <w:r w:rsidRPr="004640F6">
        <w:rPr>
          <w:rFonts w:hint="cs"/>
          <w:spacing w:val="-4"/>
          <w:rtl/>
        </w:rPr>
        <w:t>ו הנותרים מנ</w:t>
      </w:r>
      <w:r w:rsidRPr="004640F6">
        <w:rPr>
          <w:spacing w:val="-4"/>
          <w:rtl/>
        </w:rPr>
        <w:t>"</w:t>
      </w:r>
      <w:r w:rsidRPr="004640F6">
        <w:rPr>
          <w:rFonts w:hint="cs"/>
          <w:spacing w:val="-4"/>
          <w:rtl/>
        </w:rPr>
        <w:t>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57" w:author="קלוד" w:date="2026-10-11T12:33:55Z"/>
        </w:rPr>
      </w:pPr>
      <w:ins w:id="91258" w:author="קלוד" w:date="2026-10-11T12:33:55Z">
        <w:r>
          <w:rPr>
            <w:color w:val="7B3F00"/>
          </w:rPr>
          <w:t xml:space="preserve">גגות גבוהין מבית הכנסת - סוף שהעיר חרבה</w:t>
        </w:r>
      </w:ins>
    </w:p>
    <w:p>
      <w:pPr>
        <w:pStyle w:val="38"/>
        <w:rPr>
          <w:ins w:id="96518" w:author="מנוע מכני" w:date="2026-10-11T12:04:39Z"/>
        </w:rPr>
      </w:pPr>
      <w:r w:rsidRPr="006F178A">
        <w:t>רב"מ מרחב"ג מרב</w:t>
      </w:r>
      <w:r w:rsidRPr="006F178A">
        <w:t xml:space="preserve">:</w:t>
      </w:r>
    </w:p>
    <w:p w:rsidR="00E9703F" w:rsidRPr="006F178A" w:rsidRDefault="00E9703F" w:rsidP="00E9703F">
      <w:pPr>
        <w:rPr>
          <w:rtl/>
        </w:rPr>
      </w:pPr>
      <w:del w:id="96519" w:author="מנוע מכני" w:date="2026-10-11T12:04:39Z">
        <w:r w:rsidRPr="006F178A">
          <w:rPr>
            <w:rFonts w:ascii="Fb Fontext" w:hAnsi="Fb Fontext"/>
            <w:rtl/>
          </w:rPr>
          <w:delText xml:space="preserve"> </w:delText>
        </w:r>
      </w:del>
      <w:r w:rsidRPr="006F178A">
        <w:rPr>
          <w:rFonts w:ascii="Fb Fontext" w:hAnsi="Fb Fontext"/>
          <w:rtl/>
        </w:rPr>
        <w:t xml:space="preserve">כל עיר שגגותיה גבוהין מביהכנ"ס לסוף חרבה, </w:t>
      </w:r>
      <w:r>
        <w:rPr>
          <w:rFonts w:ascii="Fb Fontext" w:hAnsi="Fb Fontext"/>
          <w:rtl/>
        </w:rPr>
        <w:t>שנא'</w:t>
      </w:r>
      <w:r w:rsidRPr="009C3FED">
        <w:rPr>
          <w:rStyle w:val="afffff0"/>
          <w:rtl/>
        </w:rPr>
        <w:t xml:space="preserve"> </w:t>
      </w:r>
      <w:r w:rsidRPr="009C3FED">
        <w:rPr>
          <w:rStyle w:val="afffff0"/>
          <w:rFonts w:hint="cs"/>
          <w:rtl/>
        </w:rPr>
        <w:t>'</w:t>
      </w:r>
      <w:ins w:id="90799" w:author="Claude - סמנטי" w:date="2026-10-11T12:28:21Z">
        <w:r>
          <w:rPr>
            <w:rStyle w:val="afffff0"/>
            <w:rtl/>
          </w:rPr>
          <w:t xml:space="preserve">לְרוֹמֵם אֶת בֵּית אֱלֹהֵינוּ וּלְהַעֲמִיד אֶת חָרְבוֹתָיו</w:t>
        </w:r>
      </w:ins>
      <w:del w:id="90800" w:author="Claude - סמנטי" w:date="2026-10-11T12:28:21Z">
        <w:r w:rsidRPr="009C3FED">
          <w:rPr>
            <w:rStyle w:val="afffff0"/>
            <w:rtl/>
          </w:rPr>
          <w:delText xml:space="preserve">לרומם את בית אלהינו ולהעמיד את חרבותיו</w:delText>
        </w:r>
      </w:del>
      <w:r w:rsidRPr="009C3FED">
        <w:rPr>
          <w:rStyle w:val="afffff0"/>
          <w:rFonts w:hint="cs"/>
          <w:rtl/>
        </w:rPr>
        <w:t>'</w:t>
      </w:r>
      <w:r w:rsidRPr="009C3FED">
        <w:rPr>
          <w:rStyle w:val="afffff0"/>
          <w:rtl/>
        </w:rPr>
        <w:t>.</w:t>
      </w:r>
      <w:r w:rsidRPr="006F178A">
        <w:rPr>
          <w:rFonts w:ascii="Fb Fontext" w:hAnsi="Fb Fontext"/>
          <w:rtl/>
        </w:rPr>
        <w:t xml:space="preserve"> </w:t>
      </w:r>
      <w:r w:rsidRPr="006F178A">
        <w:rPr>
          <w:rFonts w:ascii="Fb Fontext" w:hAnsi="Fb Fontext"/>
          <w:rtl/>
        </w:rPr>
        <w:t xml:space="preserve">וה"מ</w:t>
      </w:r>
      <w:r w:rsidRPr="006F178A">
        <w:rPr>
          <w:rFonts w:ascii="Fb Fontext" w:hAnsi="Fb Fontext"/>
          <w:rtl/>
        </w:rPr>
        <w:t xml:space="preserve"> - בבתים אבל בקשקושי ואברורי </w:t>
      </w:r>
      <w:ins w:id="92225" w:author="מנוע מכני" w:date="2026-10-11T12:04:39Z">
        <w:r>
          <w:rPr>
            <w:rFonts w:ascii="Fb Fontext" w:hAnsi="Fb Fontext"/>
            <w:rtl/>
          </w:rPr>
          <w:t xml:space="preserve">אין</w:t>
        </w:r>
      </w:ins>
      <w:del w:id="92226" w:author="מנוע מכני" w:date="2026-10-11T12:04:39Z">
        <w:r w:rsidRPr="006F178A">
          <w:rPr>
            <w:rFonts w:ascii="Fb Fontext" w:hAnsi="Fb Fontext"/>
            <w:rtl/>
          </w:rPr>
          <w:delText xml:space="preserve">לית</w:delText>
        </w:r>
      </w:del>
      <w:r w:rsidRPr="006F178A">
        <w:rPr>
          <w:rFonts w:ascii="Fb Fontext" w:hAnsi="Fb Fontext"/>
          <w:rtl/>
        </w:rPr>
        <w:t xml:space="preserve"> </w:t>
      </w:r>
      <w:ins w:id="95651" w:author="מנוע מכני" w:date="2026-10-11T12:04:39Z">
        <w:r>
          <w:rPr>
            <w:rFonts w:ascii="Fb Fontext" w:hAnsi="Fb Fontext"/>
            <w:rtl/>
          </w:rPr>
          <w:t xml:space="preserve">לנו</w:t>
        </w:r>
      </w:ins>
      <w:del w:id="95652" w:author="מנוע מכני" w:date="2026-10-11T12:04:39Z">
        <w:r w:rsidRPr="006F178A">
          <w:rPr>
            <w:rFonts w:ascii="Fb Fontext" w:hAnsi="Fb Fontext"/>
            <w:rtl/>
          </w:rPr>
          <w:delText xml:space="preserve">לן</w:delText>
        </w:r>
      </w:del>
      <w:r w:rsidRPr="006F178A">
        <w:rPr>
          <w:rFonts w:ascii="Fb Fontext" w:hAnsi="Fb Fontext"/>
          <w:rtl/>
        </w:rPr>
        <w:t xml:space="preserve"> בה.</w:t>
      </w:r>
    </w:p>
    <w:p>
      <w:pPr>
        <w:pStyle w:val="38"/>
        <w:rPr>
          <w:ins w:id="96520" w:author="מנוע מכני" w:date="2026-10-11T12:04:39Z"/>
        </w:rPr>
      </w:pPr>
      <w:r w:rsidRPr="006F178A">
        <w:t xml:space="preserve">רב אשי:</w:t>
      </w:r>
    </w:p>
    <w:p w:rsidR="00E9703F" w:rsidRPr="006F178A" w:rsidRDefault="00E9703F" w:rsidP="00E9703F">
      <w:pPr>
        <w:rPr>
          <w:rtl/>
        </w:rPr>
      </w:pPr>
      <w:del w:id="96521" w:author="מנוע מכני" w:date="2026-10-11T12:04:39Z">
        <w:r w:rsidRPr="006F178A">
          <w:rPr>
            <w:rtl/>
          </w:rPr>
          <w:delText xml:space="preserve"> </w:delText>
        </w:r>
      </w:del>
      <w:ins w:id="95863" w:author="מנוע מכני" w:date="2026-10-11T12:04:39Z">
        <w:r>
          <w:rPr>
            <w:rtl/>
          </w:rPr>
          <w:t xml:space="preserve">אני</w:t>
        </w:r>
      </w:ins>
      <w:del w:id="95864" w:author="מנוע מכני" w:date="2026-10-11T12:04:39Z">
        <w:r w:rsidRPr="006F178A">
          <w:rPr>
            <w:rtl/>
          </w:rPr>
          <w:delText xml:space="preserve">אנא</w:delText>
        </w:r>
      </w:del>
      <w:r w:rsidRPr="006F178A">
        <w:rPr>
          <w:rtl/>
        </w:rPr>
        <w:t xml:space="preserve"> </w:t>
      </w:r>
      <w:ins w:id="91399" w:author="קלוד" w:date="2026-10-11T13:11:34Z">
        <w:r>
          <w:rPr>
            <w:rtl/>
          </w:rPr>
          <w:t xml:space="preserve">עשיתי</w:t>
        </w:r>
      </w:ins>
      <w:del w:id="91400" w:author="קלוד" w:date="2026-10-11T13:11:34Z">
        <w:r w:rsidRPr="006F178A">
          <w:rPr>
            <w:rtl/>
          </w:rPr>
          <w:delText xml:space="preserve">עבדי</w:delText>
        </w:r>
      </w:del>
      <w:r w:rsidRPr="006F178A">
        <w:rPr>
          <w:rtl/>
        </w:rPr>
        <w:t xml:space="preserve"> למתא מחסיא </w:t>
      </w:r>
      <w:ins w:id="91397" w:author="קלוד" w:date="2026-10-11T13:11:34Z">
        <w:r>
          <w:rPr>
            <w:rtl/>
          </w:rPr>
          <w:t xml:space="preserve">ולא</w:t>
        </w:r>
      </w:ins>
      <w:del w:id="91398" w:author="קלוד" w:date="2026-10-11T13:11:34Z">
        <w:r w:rsidRPr="006F178A">
          <w:rPr>
            <w:rtl/>
          </w:rPr>
          <w:delText xml:space="preserve">דלא</w:delText>
        </w:r>
      </w:del>
      <w:r w:rsidRPr="006F178A">
        <w:rPr>
          <w:rtl/>
        </w:rPr>
        <w:t xml:space="preserve"> חרבה. - </w:t>
      </w:r>
      <w:ins w:id="91395" w:author="קלוד" w:date="2026-10-11T13:11:34Z">
        <w:r>
          <w:rPr>
            <w:rtl/>
          </w:rPr>
          <w:t xml:space="preserve">והרי</w:t>
        </w:r>
      </w:ins>
      <w:del w:id="91396" w:author="קלוד" w:date="2026-10-11T13:11:34Z">
        <w:r w:rsidRPr="006F178A">
          <w:rPr>
            <w:rtl/>
          </w:rPr>
          <w:delText xml:space="preserve">והא</w:delText>
        </w:r>
      </w:del>
      <w:r w:rsidRPr="006F178A">
        <w:rPr>
          <w:rtl/>
        </w:rPr>
        <w:t xml:space="preserve"> חרבה! - מאותו עון </w:t>
      </w:r>
      <w:r w:rsidRPr="006F178A">
        <w:rPr>
          <w:rtl/>
        </w:rPr>
        <w:t xml:space="preserve">לא</w:t>
      </w:r>
      <w:r w:rsidRPr="006F178A">
        <w:rPr>
          <w:rtl/>
        </w:rPr>
        <w:t xml:space="preserve"> חרבה.</w:t>
      </w:r>
    </w:p>
    <w:p>
      <w:pPr>
        <w:pStyle w:val="38"/>
        <w:rPr>
          <w:ins w:id="96522" w:author="מנוע מכני" w:date="2026-10-11T12:04:39Z"/>
        </w:rPr>
      </w:pPr>
      <w:r w:rsidRPr="006F178A">
        <w:t>רב"מ מרחב"ג מרב</w:t>
      </w:r>
      <w:r w:rsidRPr="006F178A">
        <w:t xml:space="preserve">:</w:t>
      </w:r>
    </w:p>
    <w:p w:rsidR="00E9703F" w:rsidRPr="006F178A" w:rsidRDefault="00E9703F" w:rsidP="00E9703F">
      <w:pPr>
        <w:rPr>
          <w:rtl/>
        </w:rPr>
      </w:pPr>
      <w:del w:id="96523" w:author="מנוע מכני" w:date="2026-10-11T12:04:39Z">
        <w:r w:rsidRPr="006F178A">
          <w:rPr>
            <w:rtl/>
          </w:rPr>
          <w:delText xml:space="preserve"> </w:delText>
        </w:r>
      </w:del>
      <w:r w:rsidRPr="006F178A">
        <w:rPr>
          <w:rtl/>
        </w:rPr>
        <w:t xml:space="preserve">תחת ישמעאל ולא תחת נכרי, תחת נכרי ולא תחת חבר, תחת חבר ולא תחת </w:t>
      </w:r>
      <w:r w:rsidRPr="006F178A">
        <w:rPr>
          <w:rtl/>
        </w:rPr>
        <w:t xml:space="preserve">ת"ח</w:t>
      </w:r>
      <w:r w:rsidRPr="006F178A">
        <w:rPr>
          <w:rtl/>
        </w:rPr>
        <w:t xml:space="preserve">, תחת </w:t>
      </w:r>
      <w:r w:rsidRPr="006F178A">
        <w:rPr>
          <w:rtl/>
        </w:rPr>
        <w:t xml:space="preserve">ת"ח</w:t>
      </w:r>
      <w:r w:rsidRPr="006F178A">
        <w:rPr>
          <w:rtl/>
        </w:rPr>
        <w:t xml:space="preserve"> ולא תחת יתום ואלמנה.</w:t>
      </w:r>
    </w:p>
    <w:p>
      <w:pPr>
        <w:pStyle w:val="38"/>
        <w:rPr>
          <w:ins w:id="96524" w:author="מנוע מכני" w:date="2026-10-11T12:04:39Z"/>
        </w:rPr>
      </w:pPr>
      <w:r w:rsidRPr="006F178A">
        <w:t>רב"מ מרחב"ג מרב</w:t>
      </w:r>
      <w:r w:rsidRPr="006F178A">
        <w:t xml:space="preserve">:</w:t>
      </w:r>
    </w:p>
    <w:p w:rsidR="00E9703F" w:rsidRPr="006F178A" w:rsidRDefault="00E9703F" w:rsidP="00E9703F">
      <w:pPr>
        <w:rPr>
          <w:rtl/>
        </w:rPr>
      </w:pPr>
      <w:del w:id="96525" w:author="מנוע מכני" w:date="2026-10-11T12:04:39Z">
        <w:r w:rsidRPr="006F178A">
          <w:rPr>
            <w:rtl/>
          </w:rPr>
          <w:delText xml:space="preserve"> </w:delText>
        </w:r>
      </w:del>
      <w:r w:rsidRPr="006F178A">
        <w:rPr>
          <w:rtl/>
        </w:rPr>
        <w:t xml:space="preserve">כל חולי ולא חולי מעים, כל כאב ולא כאב לב, כל מיחוש ולא מיחוש ראש, כל רעה ולא אשה רעה</w:t>
      </w:r>
      <w:r w:rsidRPr="006F178A">
        <w:rPr>
          <w:rFonts w:hint="cs"/>
          <w:rtl/>
        </w:rPr>
        <w:t>.</w:t>
      </w:r>
    </w:p>
    <w:p>
      <w:pPr>
        <w:pStyle w:val="38"/>
        <w:rPr>
          <w:ins w:id="96526" w:author="מנוע מכני" w:date="2026-10-11T12:04:39Z"/>
        </w:rPr>
      </w:pPr>
      <w:r w:rsidRPr="006F178A">
        <w:t>רב"מ מרחב"ג מרב</w:t>
      </w:r>
      <w:r w:rsidRPr="006F178A">
        <w:t xml:space="preserve">:</w:t>
      </w:r>
    </w:p>
    <w:p w:rsidR="00E9703F" w:rsidRPr="00824B91" w:rsidRDefault="00E9703F" w:rsidP="00E9703F">
      <w:pPr>
        <w:rPr>
          <w:rStyle w:val="afffff0"/>
          <w:rtl/>
        </w:rPr>
      </w:pPr>
      <w:del w:id="96527" w:author="מנוע מכני" w:date="2026-10-11T12:04:39Z">
        <w:r w:rsidRPr="006F178A">
          <w:rPr>
            <w:rtl/>
          </w:rPr>
          <w:delText xml:space="preserve"> </w:delText>
        </w:r>
      </w:del>
      <w:r w:rsidRPr="006F178A">
        <w:rPr>
          <w:rtl/>
        </w:rPr>
        <w:t xml:space="preserve">אם יהיו כל הימים דיו, ואגמים קולמוסים, </w:t>
      </w:r>
      <w:r w:rsidR="00E50BBC">
        <w:rPr>
          <w:rtl/>
        </w:rPr>
        <w:t xml:space="preserve">ושמים יריעות, וכל בנ"א לבלרין </w:t>
      </w:r>
      <w:r w:rsidRPr="006F178A">
        <w:rPr>
          <w:rtl/>
        </w:rPr>
        <w:t xml:space="preserve">אין מספיקים לכתוב חללה של רשות. </w:t>
      </w:r>
      <w:ins w:id="91407" w:author="קלוד" w:date="2026-10-11T13:11:34Z">
        <w:r>
          <w:rPr>
            <w:rtl/>
          </w:rPr>
          <w:t xml:space="preserve">-</w:t>
        </w:r>
      </w:ins>
      <w:del w:id="91408" w:author="קלוד" w:date="2026-10-11T13:11:34Z">
        <w:r w:rsidRPr="006F178A">
          <w:rPr>
            <w:rtl/>
          </w:rPr>
          <w:delText xml:space="preserve">–</w:delText>
        </w:r>
      </w:del>
      <w:r w:rsidRPr="006F178A">
        <w:rPr>
          <w:rtl/>
        </w:rPr>
        <w:t xml:space="preserve"> </w:t>
      </w:r>
      <w:ins w:id="91405" w:author="קלוד" w:date="2026-10-11T13:11:34Z">
        <w:r>
          <w:rPr>
            <w:rStyle w:val="2fb"/>
            <w:rtl/>
          </w:rPr>
          <w:t xml:space="preserve">ר"מ:</w:t>
        </w:r>
      </w:ins>
      <w:del w:id="91406" w:author="קלוד" w:date="2026-10-11T13:11:34Z">
        <w:r w:rsidRPr="006F178A">
          <w:rPr>
            <w:rStyle w:val="2fb"/>
            <w:rtl/>
          </w:rPr>
          <w:delText xml:space="preserve">ר"מ</w:delText>
        </w:r>
      </w:del>
      <w:r w:rsidRPr="006F178A">
        <w:rPr>
          <w:rtl/>
        </w:rPr>
        <w:t xml:space="preserve"> </w:t>
      </w:r>
      <w:ins w:id="91403" w:author="קלוד" w:date="2026-10-11T13:11:34Z">
        <w:r>
          <w:rPr>
            <w:rStyle w:val="afffff0"/>
            <w:rtl/>
          </w:rPr>
          <w:t xml:space="preserve">'שמים</w:t>
        </w:r>
      </w:ins>
      <w:del w:id="91404" w:author="קלוד" w:date="2026-10-11T13:11:34Z">
        <w:r w:rsidRPr="00824B91">
          <w:rPr>
            <w:rStyle w:val="afffff0"/>
            <w:rtl/>
          </w:rPr>
          <w:delText xml:space="preserve">שמים</w:delText>
        </w:r>
      </w:del>
      <w:r w:rsidRPr="00824B91">
        <w:rPr>
          <w:rStyle w:val="afffff0"/>
          <w:rtl/>
        </w:rPr>
        <w:t xml:space="preserve"> לרום וארץ לעמק ולב מלכים אין </w:t>
      </w:r>
      <w:ins w:id="91401" w:author="קלוד" w:date="2026-10-11T13:11:34Z">
        <w:r>
          <w:rPr>
            <w:rStyle w:val="afffff0"/>
            <w:rtl/>
          </w:rPr>
          <w:t xml:space="preserve">חקר'.</w:t>
        </w:r>
      </w:ins>
      <w:del w:id="91402" w:author="קלוד" w:date="2026-10-11T13:11:34Z">
        <w:r w:rsidRPr="00824B91">
          <w:rPr>
            <w:rStyle w:val="afffff0"/>
            <w:rtl/>
          </w:rPr>
          <w:delText xml:space="preserve">חקר.</w:delText>
        </w:r>
      </w:del>
    </w:p>
    <w:p>
      <w:pPr>
        <w:pStyle w:val="afffff8"/>
        <w:rPr>
          <w:ins w:id="91255" w:author="קלוד" w:date="2026-10-11T12:33:55Z"/>
        </w:rPr>
      </w:pPr>
      <w:ins w:id="91256" w:author="קלוד" w:date="2026-10-11T12:33:55Z">
        <w:r>
          <w:rPr>
            <w:color w:val="7B3F00"/>
          </w:rPr>
          <w:t xml:space="preserve">יפה תענית חלום - כאש לנעורת, אפי' בשבת</w:t>
        </w:r>
      </w:ins>
    </w:p>
    <w:p>
      <w:pPr>
        <w:pStyle w:val="38"/>
        <w:rPr>
          <w:ins w:id="96528" w:author="מנוע מכני" w:date="2026-10-11T12:04:39Z"/>
        </w:rPr>
      </w:pPr>
      <w:r w:rsidRPr="006F178A">
        <w:t>רב"מ מרחב"ג מרב</w:t>
      </w:r>
      <w:r w:rsidRPr="006F178A">
        <w:t xml:space="preserve">:</w:t>
      </w:r>
    </w:p>
    <w:p w:rsidR="00E9703F" w:rsidRPr="006F178A" w:rsidRDefault="00E9703F" w:rsidP="00E9703F">
      <w:pPr>
        <w:rPr>
          <w:rtl/>
        </w:rPr>
      </w:pPr>
      <w:del w:id="96529" w:author="מנוע מכני" w:date="2026-10-11T12:04:39Z">
        <w:r w:rsidRPr="006F178A">
          <w:rPr>
            <w:rtl/>
          </w:rPr>
          <w:delText xml:space="preserve"> </w:delText>
        </w:r>
      </w:del>
      <w:r w:rsidRPr="006F178A">
        <w:rPr>
          <w:rtl/>
        </w:rPr>
        <w:t xml:space="preserve">יפה תענית לחלום כאש לנעורת. </w:t>
      </w:r>
      <w:r w:rsidRPr="006F178A">
        <w:rPr>
          <w:rStyle w:val="2fb"/>
          <w:rtl/>
        </w:rPr>
        <w:t xml:space="preserve">אר"ח</w:t>
      </w:r>
      <w:r w:rsidRPr="006F178A">
        <w:rPr>
          <w:rtl/>
        </w:rPr>
        <w:t xml:space="preserve">: ובו ביום. </w:t>
      </w:r>
      <w:r w:rsidRPr="006F178A">
        <w:rPr>
          <w:rStyle w:val="2fb"/>
          <w:rtl/>
        </w:rPr>
        <w:t xml:space="preserve">וארי"ו</w:t>
      </w:r>
      <w:r w:rsidRPr="006F178A">
        <w:rPr>
          <w:rtl/>
        </w:rPr>
        <w:t xml:space="preserve">: </w:t>
      </w:r>
      <w:ins w:id="90207" w:author="מנוע מכני" w:date="2026-10-11T12:04:39Z">
        <w:r>
          <w:rPr>
            <w:rtl/>
          </w:rPr>
          <w:t xml:space="preserve">אפי'</w:t>
        </w:r>
      </w:ins>
      <w:del w:id="90208" w:author="מנוע מכני" w:date="2026-10-11T12:04:39Z">
        <w:r w:rsidRPr="006F178A">
          <w:rPr>
            <w:rtl/>
          </w:rPr>
          <w:delText xml:space="preserve">אפילו</w:delText>
        </w:r>
      </w:del>
      <w:r w:rsidRPr="006F178A">
        <w:rPr>
          <w:rtl/>
        </w:rPr>
        <w:t xml:space="preserve"> בשבת.</w:t>
      </w:r>
    </w:p>
    <w:p w:rsidR="00E9703F" w:rsidRPr="006F178A" w:rsidRDefault="00E9703F" w:rsidP="00E50BBC">
      <w:pPr>
        <w:rPr>
          <w:rtl/>
        </w:rPr>
      </w:pPr>
      <w:r w:rsidRPr="006F178A">
        <w:rPr>
          <w:rStyle w:val="2fb"/>
          <w:rtl/>
        </w:rPr>
        <w:t xml:space="preserve">רב</w:t>
      </w:r>
      <w:r w:rsidRPr="006F178A">
        <w:rPr>
          <w:rtl/>
        </w:rPr>
        <w:t xml:space="preserve"> יהושע </w:t>
      </w:r>
      <w:ins w:id="91431" w:author="קלוד" w:date="2026-10-11T13:11:34Z">
        <w:r>
          <w:rPr>
            <w:rtl/>
          </w:rPr>
          <w:t xml:space="preserve">בנו</w:t>
        </w:r>
      </w:ins>
      <w:del w:id="91432" w:author="קלוד" w:date="2026-10-11T13:11:34Z">
        <w:r w:rsidRPr="006F178A">
          <w:rPr>
            <w:rtl/>
          </w:rPr>
          <w:delText xml:space="preserve">בריה</w:delText>
        </w:r>
      </w:del>
      <w:r w:rsidRPr="006F178A">
        <w:rPr>
          <w:rtl/>
        </w:rPr>
        <w:t xml:space="preserve"> </w:t>
      </w:r>
      <w:ins w:id="91429" w:author="קלוד" w:date="2026-10-11T13:11:34Z">
        <w:r>
          <w:rPr>
            <w:rStyle w:val="2fb"/>
            <w:rtl/>
          </w:rPr>
          <w:t xml:space="preserve">של רב</w:t>
        </w:r>
      </w:ins>
      <w:del w:id="91430" w:author="קלוד" w:date="2026-10-11T13:11:34Z">
        <w:r w:rsidRPr="006F178A">
          <w:rPr>
            <w:rStyle w:val="2fb"/>
            <w:rtl/>
          </w:rPr>
          <w:delText xml:space="preserve">דרב</w:delText>
        </w:r>
      </w:del>
      <w:r w:rsidRPr="006F178A">
        <w:rPr>
          <w:rtl/>
        </w:rPr>
        <w:t xml:space="preserve"> אידי הזדמן </w:t>
      </w:r>
      <w:ins w:id="91427" w:author="קלוד" w:date="2026-10-11T13:11:34Z">
        <w:r>
          <w:rPr>
            <w:rtl/>
          </w:rPr>
          <w:t xml:space="preserve">לבית</w:t>
        </w:r>
      </w:ins>
      <w:del w:id="91428" w:author="קלוד" w:date="2026-10-11T13:11:34Z">
        <w:r w:rsidRPr="006F178A">
          <w:rPr>
            <w:rtl/>
          </w:rPr>
          <w:delText xml:space="preserve">לבי</w:delText>
        </w:r>
      </w:del>
      <w:r w:rsidRPr="006F178A">
        <w:rPr>
          <w:rtl/>
        </w:rPr>
        <w:t xml:space="preserve"> </w:t>
      </w:r>
      <w:r w:rsidRPr="006F178A">
        <w:rPr>
          <w:rStyle w:val="2fb"/>
          <w:rtl/>
        </w:rPr>
        <w:t xml:space="preserve">רב אשי</w:t>
      </w:r>
      <w:r w:rsidRPr="006F178A">
        <w:rPr>
          <w:rtl/>
        </w:rPr>
        <w:t xml:space="preserve">, ע</w:t>
      </w:r>
      <w:r w:rsidR="00E50BBC">
        <w:rPr>
          <w:rFonts w:hint="cs"/>
          <w:rtl/>
        </w:rPr>
        <w:t xml:space="preserve">שו לו </w:t>
      </w:r>
      <w:r w:rsidRPr="006F178A">
        <w:rPr>
          <w:rtl/>
        </w:rPr>
        <w:t>עגל</w:t>
      </w:r>
      <w:r w:rsidR="00E50BBC">
        <w:rPr>
          <w:rFonts w:hint="cs"/>
          <w:rtl/>
        </w:rPr>
        <w:t>ה</w:t>
      </w:r>
      <w:r w:rsidRPr="006F178A">
        <w:rPr>
          <w:rtl/>
        </w:rPr>
        <w:t xml:space="preserve"> תילתא. ולא </w:t>
      </w:r>
      <w:ins w:id="91425" w:author="קלוד" w:date="2026-10-11T13:11:34Z">
        <w:r>
          <w:rPr>
            <w:rtl/>
          </w:rPr>
          <w:t xml:space="preserve">טעם,</w:t>
        </w:r>
      </w:ins>
      <w:del w:id="91426" w:author="קלוד" w:date="2026-10-11T13:11:34Z">
        <w:r w:rsidRPr="006F178A">
          <w:rPr>
            <w:rtl/>
          </w:rPr>
          <w:delText xml:space="preserve">טעם</w:delText>
        </w:r>
      </w:del>
      <w:r w:rsidRPr="006F178A">
        <w:rPr>
          <w:rtl/>
        </w:rPr>
        <w:t xml:space="preserve"> </w:t>
      </w:r>
      <w:ins w:id="91423" w:author="קלוד" w:date="2026-10-11T13:11:34Z">
        <w:r>
          <w:rPr>
            <w:rtl/>
          </w:rPr>
          <w:t xml:space="preserve">אף</w:t>
        </w:r>
      </w:ins>
      <w:del w:id="91424" w:author="קלוד" w:date="2026-10-11T13:11:34Z">
        <w:r>
          <w:rPr>
            <w:rtl/>
          </w:rPr>
          <w:delText xml:space="preserve">אפי'</w:delText>
        </w:r>
      </w:del>
      <w:r w:rsidRPr="006F178A">
        <w:rPr>
          <w:rtl/>
        </w:rPr>
        <w:t xml:space="preserve"> </w:t>
      </w:r>
      <w:ins w:id="91421" w:author="קלוד" w:date="2026-10-11T13:11:34Z">
        <w:r>
          <w:rPr>
            <w:rtl/>
          </w:rPr>
          <w:t xml:space="preserve">שיכול</w:t>
        </w:r>
      </w:ins>
      <w:del w:id="91422" w:author="קלוד" w:date="2026-10-11T13:11:34Z">
        <w:r w:rsidRPr="006F178A">
          <w:rPr>
            <w:rtl/>
          </w:rPr>
          <w:delText xml:space="preserve">דיכל</w:delText>
        </w:r>
      </w:del>
      <w:r w:rsidRPr="006F178A">
        <w:rPr>
          <w:rtl/>
        </w:rPr>
        <w:t xml:space="preserve"> </w:t>
      </w:r>
      <w:ins w:id="91419" w:author="קלוד" w:date="2026-10-11T13:11:34Z">
        <w:r>
          <w:rPr>
            <w:rtl/>
          </w:rPr>
          <w:t xml:space="preserve">ללוות</w:t>
        </w:r>
      </w:ins>
      <w:del w:id="91420" w:author="קלוד" w:date="2026-10-11T13:11:34Z">
        <w:r w:rsidRPr="006F178A">
          <w:rPr>
            <w:rtl/>
          </w:rPr>
          <w:delText xml:space="preserve">ללוות,</w:delText>
        </w:r>
      </w:del>
      <w:r w:rsidRPr="006F178A">
        <w:rPr>
          <w:rtl/>
        </w:rPr>
        <w:t xml:space="preserve"> </w:t>
      </w:r>
      <w:ins w:id="91417" w:author="קלוד" w:date="2026-10-11T13:11:34Z">
        <w:r>
          <w:rPr>
            <w:rStyle w:val="afffffe"/>
            <w:rtl/>
          </w:rPr>
          <w:t xml:space="preserve">תעניתו</w:t>
        </w:r>
        <w:r>
          <w:rPr>
            <w:rtl/>
          </w:rPr>
          <w:t xml:space="preserve">, שתענית</w:t>
        </w:r>
      </w:ins>
      <w:del w:id="91418" w:author="קלוד" w:date="2026-10-11T13:11:34Z">
        <w:r w:rsidRPr="006F178A">
          <w:rPr>
            <w:rtl/>
          </w:rPr>
          <w:delText xml:space="preserve">דתענית</w:delText>
        </w:r>
      </w:del>
      <w:r w:rsidRPr="006F178A">
        <w:rPr>
          <w:rtl/>
        </w:rPr>
        <w:t xml:space="preserve"> חלום </w:t>
      </w:r>
      <w:ins w:id="91415" w:author="קלוד" w:date="2026-10-11T13:11:34Z">
        <w:r>
          <w:rPr>
            <w:rtl/>
          </w:rPr>
          <w:t xml:space="preserve">היא,</w:t>
        </w:r>
      </w:ins>
      <w:del w:id="91416" w:author="קלוד" w:date="2026-10-11T13:11:34Z">
        <w:r w:rsidRPr="006F178A">
          <w:rPr>
            <w:rtl/>
          </w:rPr>
          <w:delText xml:space="preserve">הוא</w:delText>
        </w:r>
      </w:del>
      <w:r w:rsidRPr="006F178A">
        <w:rPr>
          <w:rtl/>
        </w:rPr>
        <w:t xml:space="preserve"> שיפה כאש לנעורת </w:t>
      </w:r>
      <w:ins w:id="91413" w:author="קלוד" w:date="2026-10-11T13:11:34Z">
        <w:r>
          <w:rPr>
            <w:rStyle w:val="2fb"/>
            <w:rtl/>
          </w:rPr>
          <w:t xml:space="preserve">כדר"ח</w:t>
        </w:r>
      </w:ins>
      <w:del w:id="91414" w:author="קלוד" w:date="2026-10-11T13:11:34Z">
        <w:r w:rsidRPr="006F178A">
          <w:rPr>
            <w:rStyle w:val="2fb"/>
            <w:rtl/>
          </w:rPr>
          <w:delText xml:space="preserve">וכדר"ח</w:delText>
        </w:r>
      </w:del>
      <w:r w:rsidRPr="006F178A">
        <w:rPr>
          <w:rtl/>
        </w:rPr>
        <w:t xml:space="preserve"> </w:t>
      </w:r>
      <w:ins w:id="91411" w:author="קלוד" w:date="2026-10-11T13:11:34Z">
        <w:r>
          <w:rPr>
            <w:rtl/>
          </w:rPr>
          <w:t xml:space="preserve">לעיל,</w:t>
        </w:r>
      </w:ins>
      <w:del w:id="91412" w:author="קלוד" w:date="2026-10-11T13:11:34Z">
        <w:r w:rsidRPr="006F178A">
          <w:rPr>
            <w:rtl/>
          </w:rPr>
          <w:delText xml:space="preserve">דלעיל,</w:delText>
        </w:r>
      </w:del>
      <w:r w:rsidRPr="006F178A">
        <w:rPr>
          <w:rtl/>
        </w:rPr>
        <w:t xml:space="preserve"> </w:t>
      </w:r>
      <w:r w:rsidRPr="006F178A">
        <w:rPr>
          <w:rStyle w:val="2fb"/>
          <w:rtl/>
        </w:rPr>
        <w:t xml:space="preserve">וכדרי"ו</w:t>
      </w:r>
      <w:r w:rsidRPr="006F178A">
        <w:rPr>
          <w:rtl/>
        </w:rPr>
        <w:t xml:space="preserve"> </w:t>
      </w:r>
      <w:ins w:id="91409" w:author="קלוד" w:date="2026-10-11T13:11:34Z">
        <w:r>
          <w:rPr>
            <w:rtl/>
          </w:rPr>
          <w:t xml:space="preserve">שאפי'</w:t>
        </w:r>
      </w:ins>
      <w:del w:id="91410" w:author="קלוד" w:date="2026-10-11T13:11:34Z">
        <w:r w:rsidRPr="006F178A">
          <w:rPr>
            <w:rtl/>
          </w:rPr>
          <w:delText xml:space="preserve">ד</w:delText>
        </w:r>
        <w:r>
          <w:rPr>
            <w:rtl/>
          </w:rPr>
          <w:delText xml:space="preserve">אפי'</w:delText>
        </w:r>
      </w:del>
      <w:r w:rsidRPr="006F178A">
        <w:rPr>
          <w:rtl/>
        </w:rPr>
        <w:t xml:space="preserve"> בשבת.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53" w:author="קלוד" w:date="2026-10-11T12:33:55Z"/>
        </w:rPr>
      </w:pPr>
      <w:ins w:id="91254" w:author="קלוד" w:date="2026-10-11T12:33:55Z">
        <w:r>
          <w:rPr>
            <w:color w:val="7B3F00"/>
          </w:rPr>
          <w:t xml:space="preserve">'ואם התחילו אין מפסיקין' - דברי תורה ועיבור שנה</w:t>
        </w:r>
      </w:ins>
    </w:p>
    <w:p w:rsidR="00E9703F" w:rsidRDefault="00E9703F" w:rsidP="00E9703F">
      <w:pPr>
        <w:rPr>
          <w:rStyle w:val="afffe"/>
          <w:rFonts w:ascii="Fb Fontext" w:hAnsi="Fb Fontext"/>
          <w:rtl/>
        </w:rPr>
      </w:pPr>
      <w:r w:rsidRPr="006F178A">
        <w:rPr>
          <w:rStyle w:val="afffe"/>
          <w:rFonts w:ascii="Fb Fontext" w:hAnsi="Fb Fontext"/>
          <w:rtl/>
        </w:rPr>
        <w:t>ואם התחילו אין מפסיקין,</w:t>
      </w:r>
    </w:p>
    <w:p w:rsidR="00E9703F" w:rsidRPr="00097464" w:rsidRDefault="00E9703F" w:rsidP="00E9703F">
      <w:pPr>
        <w:rPr>
          <w:rFonts w:cs="Guttman Vilna"/>
          <w:b/>
          <w:bCs/>
          <w:spacing w:val="-4"/>
          <w:rtl/>
        </w:rPr>
      </w:pPr>
      <w:r w:rsidRPr="00097464">
        <w:rPr>
          <w:rFonts w:hint="cs"/>
          <w:spacing w:val="-4"/>
          <w:rtl/>
        </w:rPr>
        <w:t xml:space="preserve">היינו לדברי תורה </w:t>
      </w:r>
      <w:r w:rsidRPr="00097464">
        <w:rPr>
          <w:spacing w:val="-4"/>
          <w:rtl/>
        </w:rPr>
        <w:t>כ</w:t>
      </w:r>
      <w:r w:rsidRPr="00097464">
        <w:rPr>
          <w:rFonts w:hint="cs"/>
          <w:spacing w:val="-4"/>
          <w:rtl/>
        </w:rPr>
        <w:t>ד</w:t>
      </w:r>
      <w:r w:rsidRPr="00097464">
        <w:rPr>
          <w:spacing w:val="-4"/>
          <w:rtl/>
        </w:rPr>
        <w:t>תניא: חברים שהיו עוסקין בתורה</w:t>
      </w:r>
      <w:r w:rsidRPr="00097464">
        <w:rPr>
          <w:rFonts w:hint="cs"/>
          <w:spacing w:val="-4"/>
          <w:rtl/>
        </w:rPr>
        <w:t>-</w:t>
      </w:r>
      <w:r w:rsidRPr="00097464">
        <w:rPr>
          <w:spacing w:val="-4"/>
          <w:rtl/>
        </w:rPr>
        <w:t xml:space="preserve"> מפסיקין </w:t>
      </w:r>
      <w:r w:rsidRPr="00097464">
        <w:rPr>
          <w:rStyle w:val="2fb"/>
          <w:spacing w:val="-4"/>
          <w:rtl/>
        </w:rPr>
        <w:t xml:space="preserve">לקר"ש</w:t>
      </w:r>
      <w:r w:rsidRPr="00097464">
        <w:rPr>
          <w:spacing w:val="-4"/>
          <w:rtl/>
        </w:rPr>
        <w:t xml:space="preserve">, ואין מפסיקין לתפלה.</w:t>
      </w:r>
    </w:p>
    <w:p w:rsidR="00E9703F" w:rsidRPr="00097464" w:rsidRDefault="00E9703F" w:rsidP="00E9703F">
      <w:pPr>
        <w:rPr>
          <w:rFonts w:cs="Guttman Vilna"/>
          <w:b/>
          <w:bCs/>
          <w:spacing w:val="-6"/>
          <w:rtl/>
        </w:rPr>
      </w:pPr>
      <w:r w:rsidRPr="00097464">
        <w:rPr>
          <w:rStyle w:val="2fb"/>
          <w:spacing w:val="-6"/>
          <w:rtl/>
        </w:rPr>
        <w:t xml:space="preserve">וארי"ו</w:t>
      </w:r>
      <w:r w:rsidRPr="00097464">
        <w:rPr>
          <w:spacing w:val="-6"/>
          <w:rtl/>
        </w:rPr>
        <w:t xml:space="preserve"> </w:t>
      </w:r>
      <w:r w:rsidRPr="00097464">
        <w:rPr>
          <w:spacing w:val="-6"/>
          <w:rtl/>
        </w:rPr>
        <w:t xml:space="preserve">ל"ש</w:t>
      </w:r>
      <w:r w:rsidRPr="00097464">
        <w:rPr>
          <w:spacing w:val="-6"/>
          <w:rtl/>
        </w:rPr>
        <w:t xml:space="preserve"> אלא כגון </w:t>
      </w:r>
      <w:r w:rsidRPr="00097464">
        <w:rPr>
          <w:rStyle w:val="2fb"/>
          <w:spacing w:val="-6"/>
          <w:rtl/>
        </w:rPr>
        <w:t xml:space="preserve">רשב"י</w:t>
      </w:r>
      <w:r w:rsidRPr="00097464">
        <w:rPr>
          <w:spacing w:val="-6"/>
          <w:rtl/>
        </w:rPr>
        <w:t xml:space="preserve"> וחביריו, שתורתן אומנותן. אבל כגון אנו - מפסיקין </w:t>
      </w:r>
      <w:r w:rsidRPr="00097464">
        <w:rPr>
          <w:rStyle w:val="2fb"/>
          <w:spacing w:val="-6"/>
          <w:rtl/>
        </w:rPr>
        <w:t xml:space="preserve">לקר"</w:t>
      </w:r>
      <w:r w:rsidRPr="00097464">
        <w:rPr>
          <w:rStyle w:val="2fb"/>
          <w:rFonts w:hint="cs"/>
          <w:spacing w:val="-6"/>
          <w:rtl/>
        </w:rPr>
        <w:t>ש</w:t>
      </w:r>
      <w:r w:rsidRPr="00097464">
        <w:rPr>
          <w:spacing w:val="-6"/>
          <w:rtl/>
        </w:rPr>
        <w:t xml:space="preserve"> ולתפלה.</w:t>
      </w:r>
    </w:p>
    <w:p>
      <w:pPr>
        <w:pStyle w:val="38"/>
        <w:rPr>
          <w:ins w:id="96530" w:author="מנוע מכני" w:date="2026-10-11T12:04:39Z"/>
        </w:rPr>
      </w:pPr>
      <w:r w:rsidRPr="006F178A">
        <w:t xml:space="preserve">והך</w:t>
      </w:r>
    </w:p>
    <w:p w:rsidR="00E9703F" w:rsidRPr="009757B9" w:rsidRDefault="00E9703F" w:rsidP="00E9703F">
      <w:pPr>
        <w:rPr>
          <w:rFonts w:cs="Guttman Vilna"/>
          <w:b/>
          <w:bCs/>
          <w:rtl/>
        </w:rPr>
      </w:pPr>
      <w:del w:id="96531" w:author="מנוע מכני" w:date="2026-10-11T12:04:39Z">
        <w:r w:rsidRPr="006F178A">
          <w:rPr>
            <w:rFonts w:hint="cs"/>
            <w:rtl/>
          </w:rPr>
          <w:delText xml:space="preserve"> </w:delText>
        </w:r>
      </w:del>
      <w:r w:rsidRPr="006F178A">
        <w:rPr>
          <w:rFonts w:hint="cs"/>
          <w:rtl/>
        </w:rPr>
        <w:t xml:space="preserve">ד</w:t>
      </w:r>
      <w:r w:rsidRPr="006F178A">
        <w:rPr>
          <w:rtl/>
        </w:rPr>
        <w:t>כשם שאין מפסיקין לתפלה כך אין מפסיקין לקריאת שמע</w:t>
      </w:r>
      <w:r w:rsidRPr="006F178A">
        <w:rPr>
          <w:rFonts w:hint="cs"/>
          <w:rtl/>
        </w:rPr>
        <w:t>,</w:t>
      </w:r>
      <w:r w:rsidRPr="006F178A">
        <w:rPr>
          <w:rtl/>
        </w:rPr>
        <w:t xml:space="preserve"> </w:t>
      </w:r>
      <w:r w:rsidRPr="006F178A">
        <w:rPr>
          <w:rFonts w:hint="cs"/>
          <w:rtl/>
        </w:rPr>
        <w:t xml:space="preserve">- </w:t>
      </w:r>
      <w:r w:rsidRPr="006F178A">
        <w:rPr>
          <w:rtl/>
        </w:rPr>
        <w:t>היינו בעיבור שנה.</w:t>
      </w:r>
    </w:p>
    <w:p w:rsidR="00E9703F" w:rsidRPr="006F178A" w:rsidRDefault="00E9703F" w:rsidP="00E9703F">
      <w:pPr>
        <w:rPr>
          <w:rtl/>
        </w:rPr>
      </w:pPr>
      <w:ins w:id="91439" w:author="קלוד" w:date="2026-10-11T13:11:34Z">
        <w:r>
          <w:rPr>
            <w:rStyle w:val="2fb"/>
            <w:rtl/>
          </w:rPr>
          <w:t xml:space="preserve">וכדראב"א,</w:t>
        </w:r>
      </w:ins>
      <w:del w:id="91440" w:author="קלוד" w:date="2026-10-11T13:11:34Z">
        <w:r w:rsidRPr="006F178A">
          <w:rPr>
            <w:rStyle w:val="2fb"/>
            <w:rtl/>
          </w:rPr>
          <w:delText xml:space="preserve">וכדר</w:delText>
        </w:r>
        <w:r w:rsidRPr="00910D80">
          <w:rPr>
            <w:rStyle w:val="2fb"/>
            <w:b/>
            <w:bCs/>
            <w:rtl/>
          </w:rPr>
          <w:delText xml:space="preserve">אב"א</w:delText>
        </w:r>
      </w:del>
      <w:r w:rsidRPr="006F178A">
        <w:rPr>
          <w:rtl/>
        </w:rPr>
        <w:t xml:space="preserve"> וכן </w:t>
      </w:r>
      <w:ins w:id="91437" w:author="קלוד" w:date="2026-10-11T13:11:34Z">
        <w:r>
          <w:rPr>
            <w:rtl/>
          </w:rPr>
          <w:t xml:space="preserve">שנו</w:t>
        </w:r>
      </w:ins>
      <w:del w:id="91438" w:author="קלוד" w:date="2026-10-11T13:11:34Z">
        <w:r w:rsidRPr="006F178A">
          <w:rPr>
            <w:rtl/>
          </w:rPr>
          <w:delText xml:space="preserve">תנו</w:delText>
        </w:r>
      </w:del>
      <w:r w:rsidRPr="006F178A">
        <w:rPr>
          <w:rtl/>
        </w:rPr>
        <w:t xml:space="preserve"> </w:t>
      </w:r>
      <w:ins w:id="91435" w:author="קלוד" w:date="2026-10-11T13:11:34Z">
        <w:r>
          <w:rPr>
            <w:rtl/>
          </w:rPr>
          <w:t xml:space="preserve">זקני</w:t>
        </w:r>
      </w:ins>
      <w:del w:id="91436" w:author="קלוד" w:date="2026-10-11T13:11:34Z">
        <w:r w:rsidRPr="006F178A">
          <w:rPr>
            <w:rtl/>
          </w:rPr>
          <w:delText xml:space="preserve">סבי</w:delText>
        </w:r>
      </w:del>
      <w:r w:rsidRPr="006F178A">
        <w:rPr>
          <w:rtl/>
        </w:rPr>
        <w:t xml:space="preserve"> </w:t>
      </w:r>
      <w:ins w:id="91433" w:author="קלוד" w:date="2026-10-11T13:11:34Z">
        <w:r>
          <w:rPr>
            <w:rtl/>
          </w:rPr>
          <w:t xml:space="preserve">הגרוניא</w:t>
        </w:r>
      </w:ins>
      <w:del w:id="91434" w:author="קלוד" w:date="2026-10-11T13:11:34Z">
        <w:r w:rsidRPr="006F178A">
          <w:rPr>
            <w:rtl/>
          </w:rPr>
          <w:delText xml:space="preserve">דהגרוניא</w:delText>
        </w:r>
      </w:del>
      <w:r w:rsidRPr="006F178A">
        <w:rPr>
          <w:rtl/>
        </w:rPr>
        <w:t xml:space="preserve"> </w:t>
      </w:r>
      <w:r w:rsidRPr="006F178A">
        <w:rPr>
          <w:rStyle w:val="2fb"/>
          <w:rtl/>
        </w:rPr>
        <w:t xml:space="preserve">אראב"צ</w:t>
      </w:r>
      <w:r w:rsidRPr="006F178A">
        <w:rPr>
          <w:rtl/>
        </w:rPr>
        <w:t xml:space="preserve">: כשהיינו עוסקין בעיבור השנה ביבנה </w:t>
      </w:r>
      <w:r w:rsidRPr="006F178A">
        <w:rPr>
          <w:rtl/>
        </w:rPr>
        <w:t xml:space="preserve">לא</w:t>
      </w:r>
      <w:r w:rsidRPr="006F178A">
        <w:rPr>
          <w:rtl/>
        </w:rPr>
        <w:t xml:space="preserve"> היינו מפסיקין </w:t>
      </w:r>
      <w:r w:rsidRPr="006F178A">
        <w:rPr>
          <w:rtl/>
        </w:rPr>
        <w:t xml:space="preserve">לא</w:t>
      </w:r>
      <w:r w:rsidRPr="006F178A">
        <w:rPr>
          <w:rtl/>
        </w:rPr>
        <w:t xml:space="preserve"> </w:t>
      </w:r>
      <w:r w:rsidRPr="006F178A">
        <w:rPr>
          <w:rStyle w:val="2fb"/>
          <w:rtl/>
        </w:rPr>
        <w:t xml:space="preserve">לקר"ש</w:t>
      </w:r>
      <w:r w:rsidRPr="006F178A">
        <w:rPr>
          <w:rtl/>
        </w:rPr>
        <w:t xml:space="preserve"> ולא לתפלה.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27" w:author="קלוד" w:date="2026-10-11T09:07:15Z"/>
        </w:rPr>
      </w:pPr>
      <w:ins w:id="20426" w:author="קלוד" w:date="2026-10-11T09:07:15Z">
        <w:r>
          <w:t xml:space="preserve">משנה ג</w:t>
        </w:r>
      </w:ins>
    </w:p>
    <w:p w:rsidR="00E9703F" w:rsidRPr="009757B9" w:rsidRDefault="00E9703F" w:rsidP="00E9703F">
      <w:pPr>
        <w:pStyle w:val="afff9"/>
        <w:rPr>
          <w:del w:id="20145" w:author="קלוד" w:date="2026-10-11T09:07:15Z"/>
          <w:rStyle w:val="afffe"/>
          <w:b/>
          <w:bCs w:val="0"/>
          <w:sz w:val="20"/>
          <w:rtl/>
        </w:rPr>
      </w:pPr>
      <w:del w:id="20144" w:author="קלוד" w:date="2026-10-11T09:07:15Z">
        <w:r w:rsidRPr="00146180">
          <w:rPr>
            <w:rStyle w:val="afffe"/>
            <w:bCs w:val="0"/>
            <w:sz w:val="20"/>
            <w:rtl/>
          </w:rPr>
          <w:delText xml:space="preserve">משנה.</w:delText>
        </w:r>
      </w:del>
    </w:p>
    <w:p w:rsidR="00E9703F" w:rsidRPr="00146180" w:rsidRDefault="00E9703F" w:rsidP="00E9703F">
      <w:pPr>
        <w:pStyle w:val="afff9"/>
        <w:spacing w:before="120"/>
        <w:rPr>
          <w:rStyle w:val="afffe"/>
          <w:b/>
          <w:bCs w:val="0"/>
          <w:sz w:val="20"/>
          <w:rtl/>
        </w:rPr>
        <w:pPrChange w:id="90003" w:author="קלוד" w:date="2026-10-11T12:09:42Z">
          <w:pPr>
            <w:pStyle w:val="afff9"/>
          </w:pPr>
        </w:pPrChange>
      </w:pPr>
      <w:r w:rsidRPr="00146180">
        <w:rPr>
          <w:rStyle w:val="afffe"/>
          <w:bCs w:val="0"/>
          <w:rtl/>
          <w:rPrChange w:id="40002" w:author="Claude" w:date="2026-10-11T09:07:39Z">
            <w:rPr>
              <w:rStyle w:val="afffe"/>
              <w:bCs w:val="0"/>
              <w:sz w:val="20"/>
              <w:rtl/>
            </w:rPr>
          </w:rPrChange>
        </w:rPr>
        <w:t>לא יצא החייט במחטו סמוך לחשכה שמא ישכח ויצא, ולא הלבלר בקולמוסו.</w:t>
      </w:r>
    </w:p>
    <w:p w:rsidR="00E9703F" w:rsidRPr="00146180" w:rsidRDefault="00E9703F" w:rsidP="00E9703F">
      <w:pPr>
        <w:pStyle w:val="afff9"/>
        <w:rPr>
          <w:rStyle w:val="afffe"/>
          <w:b/>
          <w:bCs w:val="0"/>
          <w:sz w:val="20"/>
          <w:rtl/>
        </w:rPr>
      </w:pPr>
      <w:r w:rsidRPr="00146180">
        <w:rPr>
          <w:rStyle w:val="afffe"/>
          <w:bCs w:val="0"/>
          <w:rtl/>
          <w:rPrChange w:id="40003" w:author="Claude" w:date="2026-10-11T09:07:39Z">
            <w:rPr>
              <w:rStyle w:val="afffe"/>
              <w:bCs w:val="0"/>
              <w:sz w:val="20"/>
              <w:rtl/>
            </w:rPr>
          </w:rPrChange>
        </w:rPr>
        <w:t>ולא יפלה את כליו, ולא יקרא לאור הנר.</w:t>
      </w:r>
    </w:p>
    <w:p w:rsidR="00E9703F" w:rsidRPr="00146180" w:rsidRDefault="00E9703F" w:rsidP="00E9703F">
      <w:pPr>
        <w:pStyle w:val="afff9"/>
        <w:rPr>
          <w:rStyle w:val="afffe"/>
          <w:b/>
          <w:bCs w:val="0"/>
          <w:sz w:val="20"/>
          <w:rtl/>
        </w:rPr>
      </w:pPr>
      <w:r w:rsidRPr="00146180">
        <w:rPr>
          <w:rStyle w:val="afffe"/>
          <w:bCs w:val="0"/>
          <w:rtl/>
          <w:rPrChange w:id="40004" w:author="Claude" w:date="2026-10-11T09:07:39Z">
            <w:rPr>
              <w:rStyle w:val="afffe"/>
              <w:bCs w:val="0"/>
              <w:sz w:val="20"/>
              <w:rtl/>
            </w:rPr>
          </w:rPrChange>
        </w:rPr>
        <w:t>באמת אמרו: החזן רואה היכן תינוקות קוראין, אבל הוא לא יקרא.</w:t>
      </w:r>
    </w:p>
    <w:p w:rsidR="00E9703F" w:rsidRPr="00146180" w:rsidRDefault="00E9703F" w:rsidP="00E9703F">
      <w:pPr>
        <w:pStyle w:val="afff9"/>
        <w:rPr>
          <w:rStyle w:val="afffe"/>
          <w:b/>
          <w:bCs w:val="0"/>
          <w:sz w:val="20"/>
          <w:rtl/>
        </w:rPr>
      </w:pPr>
      <w:r w:rsidRPr="00146180">
        <w:rPr>
          <w:rStyle w:val="afffe"/>
          <w:bCs w:val="0"/>
          <w:rtl/>
          <w:rPrChange w:id="40005" w:author="Claude" w:date="2026-10-11T09:07:39Z">
            <w:rPr>
              <w:rStyle w:val="afffe"/>
              <w:bCs w:val="0"/>
              <w:sz w:val="20"/>
              <w:rtl/>
            </w:rPr>
          </w:rPrChange>
        </w:rPr>
        <w:t xml:space="preserve">כיוצ"ב </w:t>
      </w:r>
      <w:r w:rsidRPr="00146180">
        <w:rPr>
          <w:rStyle w:val="afffe"/>
          <w:rFonts w:hint="cs"/>
          <w:bCs w:val="0"/>
          <w:rtl/>
          <w:rPrChange w:id="40006" w:author="Claude" w:date="2026-10-11T09:07:39Z">
            <w:rPr>
              <w:rStyle w:val="afffe"/>
              <w:rFonts w:hint="cs"/>
              <w:bCs w:val="0"/>
              <w:sz w:val="20"/>
              <w:rtl/>
            </w:rPr>
          </w:rPrChange>
        </w:rPr>
        <w:t>[</w:t>
      </w:r>
      <w:r w:rsidRPr="00146180">
        <w:rPr>
          <w:rFonts w:ascii="Fb Fontext" w:hAnsi="Fb Fontext" w:hint="cs"/>
          <w:b/>
          <w:rtl/>
        </w:rPr>
        <w:t>הרחקה]</w:t>
      </w:r>
      <w:r w:rsidRPr="00146180">
        <w:rPr>
          <w:rStyle w:val="afffe"/>
          <w:rFonts w:hint="cs"/>
          <w:bCs w:val="0"/>
          <w:rtl/>
          <w:rPrChange w:id="40007" w:author="Claude" w:date="2026-10-11T09:07:39Z">
            <w:rPr>
              <w:rStyle w:val="afffe"/>
              <w:rFonts w:hint="cs"/>
              <w:bCs w:val="0"/>
              <w:sz w:val="20"/>
              <w:rtl/>
            </w:rPr>
          </w:rPrChange>
        </w:rPr>
        <w:t xml:space="preserve"> </w:t>
      </w:r>
      <w:r w:rsidRPr="00146180">
        <w:rPr>
          <w:rStyle w:val="afffe"/>
          <w:bCs w:val="0"/>
          <w:rtl/>
          <w:rPrChange w:id="40008" w:author="Claude" w:date="2026-10-11T09:07:39Z">
            <w:rPr>
              <w:rStyle w:val="afffe"/>
              <w:bCs w:val="0"/>
              <w:sz w:val="20"/>
              <w:rtl/>
            </w:rPr>
          </w:rPrChange>
        </w:rPr>
        <w:t>לא יאכל הזב עם הזבה, מפני הרגל עבירה.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יא:</w:t>
      </w:r>
    </w:p>
    <w:p>
      <w:pPr>
        <w:pStyle w:val="afffff8"/>
        <w:rPr>
          <w:ins w:id="91251" w:author="קלוד" w:date="2026-10-11T12:33:55Z"/>
        </w:rPr>
      </w:pPr>
      <w:ins w:id="91252" w:author="קלוד" w:date="2026-10-11T12:33:55Z">
        <w:r>
          <w:rPr>
            <w:color w:val="7B3F00"/>
          </w:rPr>
          <w:t xml:space="preserve">לא יעמוד ברה"י וישתה ברה"ר - ושתיית הגת</w:t>
        </w:r>
      </w:ins>
    </w:p>
    <w:p>
      <w:pPr>
        <w:pStyle w:val="38"/>
        <w:rPr>
          <w:ins w:id="96532" w:author="מנוע מכני" w:date="2026-10-11T12:04:39Z"/>
        </w:rPr>
      </w:pPr>
      <w:r w:rsidRPr="006F178A">
        <w:t>ת</w:t>
      </w:r>
      <w:r w:rsidRPr="006F178A">
        <w:t xml:space="preserve">נן</w:t>
      </w:r>
      <w:r w:rsidRPr="006F178A">
        <w:t xml:space="preserve"> </w:t>
      </w:r>
      <w:ins w:id="90817" w:author="מנוע מכני" w:date="2026-10-11T12:04:39Z">
        <w:r>
          <w:t xml:space="preserve">שם</w:t>
        </w:r>
      </w:ins>
      <w:del w:id="90818" w:author="מנוע מכני" w:date="2026-10-11T12:04:39Z">
        <w:r w:rsidRPr="006F178A">
          <w:delText xml:space="preserve">התם</w:delText>
        </w:r>
      </w:del>
      <w:r w:rsidRPr="006F178A">
        <w:t xml:space="preserve">:</w:t>
      </w:r>
    </w:p>
    <w:p w:rsidR="00E9703F" w:rsidRPr="006F178A" w:rsidRDefault="00E9703F" w:rsidP="00E9703F">
      <w:pPr>
        <w:rPr>
          <w:rtl/>
        </w:rPr>
      </w:pPr>
      <w:del w:id="96533" w:author="מנוע מכני" w:date="2026-10-11T12:04:39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יעמוד אדם </w:t>
      </w:r>
      <w:r w:rsidRPr="006F178A">
        <w:rPr>
          <w:rFonts w:ascii="Fb Fontext" w:hAnsi="Fb Fontext"/>
          <w:rtl/>
        </w:rPr>
        <w:t xml:space="preserve">ברה"י</w:t>
      </w:r>
      <w:r w:rsidRPr="006F178A">
        <w:rPr>
          <w:rFonts w:ascii="Fb Fontext" w:hAnsi="Fb Fontext"/>
          <w:rtl/>
        </w:rPr>
        <w:t xml:space="preserve"> וישתה </w:t>
      </w:r>
      <w:r w:rsidRPr="006F178A">
        <w:rPr>
          <w:rFonts w:ascii="Fb Fontext" w:hAnsi="Fb Fontext"/>
          <w:rtl/>
        </w:rPr>
        <w:t xml:space="preserve">ברה"ר</w:t>
      </w:r>
      <w:r w:rsidRPr="006F178A">
        <w:rPr>
          <w:rFonts w:ascii="Fb Fontext" w:hAnsi="Fb Fontext"/>
          <w:rtl/>
        </w:rPr>
        <w:t xml:space="preserve">, </w:t>
      </w:r>
      <w:r w:rsidRPr="006F178A">
        <w:rPr>
          <w:rFonts w:ascii="Fb Fontext" w:hAnsi="Fb Fontext"/>
          <w:rtl/>
        </w:rPr>
        <w:t xml:space="preserve">ברה"ר</w:t>
      </w:r>
      <w:r w:rsidRPr="006F178A">
        <w:rPr>
          <w:rFonts w:ascii="Fb Fontext" w:hAnsi="Fb Fontext"/>
          <w:rtl/>
        </w:rPr>
        <w:t xml:space="preserve"> וישתה </w:t>
      </w:r>
      <w:r w:rsidRPr="006F178A">
        <w:rPr>
          <w:rFonts w:ascii="Fb Fontext" w:hAnsi="Fb Fontext"/>
          <w:rtl/>
        </w:rPr>
        <w:t xml:space="preserve">ברה"י</w:t>
      </w:r>
      <w:r w:rsidRPr="006F178A">
        <w:rPr>
          <w:rFonts w:ascii="Fb Fontext" w:hAnsi="Fb Fontext"/>
          <w:rtl/>
        </w:rPr>
        <w:t xml:space="preserve">.</w:t>
      </w:r>
    </w:p>
    <w:p w:rsidR="00E9703F" w:rsidRPr="006F178A" w:rsidRDefault="00E9703F" w:rsidP="00E9703F">
      <w:pPr>
        <w:rPr>
          <w:rtl/>
        </w:rPr>
      </w:pPr>
      <w:r w:rsidRPr="006F178A">
        <w:rPr>
          <w:rFonts w:ascii="Fb Fontext" w:hAnsi="Fb Fontext"/>
          <w:sz w:val="20"/>
          <w:rtl/>
        </w:rPr>
        <w:t>אבל אם הכניס ראשו ורובו למקום שהוא שותה מותר וכן בגת.</w:t>
      </w:r>
    </w:p>
    <w:p w:rsidR="00E9703F" w:rsidRDefault="00E9703F" w:rsidP="00E9703F">
      <w:pPr>
        <w:rPr>
          <w:rFonts w:ascii="Fb Fontext" w:hAnsi="Fb Fontext"/>
          <w:rtl/>
        </w:rPr>
      </w:pPr>
      <w:ins w:id="91453" w:author="קלוד" w:date="2026-10-11T13:11:34Z">
        <w:r>
          <w:rPr>
            <w:rStyle w:val="afffe"/>
            <w:rFonts w:ascii="Fb Fontext" w:hAnsi="Fb Fontext"/>
            <w:rtl/>
          </w:rPr>
          <w:t xml:space="preserve">כרמלית</w:t>
        </w:r>
      </w:ins>
      <w:del w:id="91454" w:author="קלוד" w:date="2026-10-11T13:11:34Z">
        <w:r w:rsidRPr="006F178A">
          <w:rPr>
            <w:rStyle w:val="afffe"/>
            <w:rFonts w:ascii="Fb Fontext" w:hAnsi="Fb Fontext"/>
            <w:rtl/>
          </w:rPr>
          <w:lastRenderedPageBreak/>
          <w:delText xml:space="preserve">כרמלית</w:delText>
        </w:r>
        <w:r w:rsidRPr="006F178A">
          <w:rPr>
            <w:rFonts w:ascii="Fb Fontext" w:hAnsi="Fb Fontext"/>
            <w:rtl/>
          </w:rPr>
          <w:delText xml:space="preserve">-</w:delText>
        </w:r>
      </w:del>
      <w:r w:rsidRPr="006F178A">
        <w:rPr>
          <w:rFonts w:ascii="Fb Fontext" w:hAnsi="Fb Fontext"/>
          <w:rtl/>
        </w:rPr>
        <w:t xml:space="preserve"> </w:t>
      </w:r>
      <w:ins w:id="91451" w:author="קלוד" w:date="2026-10-11T13:11:34Z">
        <w:r>
          <w:rPr>
            <w:rStyle w:val="afffffe"/>
            <w:rFonts w:ascii="Fb Fontext" w:hAnsi="Fb Fontext"/>
            <w:rtl/>
          </w:rPr>
          <w:t xml:space="preserve">מהו</w:t>
        </w:r>
        <w:r>
          <w:rPr>
            <w:rStyle w:val="2fb"/>
            <w:rFonts w:ascii="Fb Fontext" w:hAnsi="Fb Fontext"/>
            <w:rtl/>
          </w:rPr>
          <w:t xml:space="preserve">? - אביי:</w:t>
        </w:r>
      </w:ins>
      <w:del w:id="91452" w:author="קלוד" w:date="2026-10-11T13:11:34Z">
        <w:r w:rsidRPr="006F178A">
          <w:rPr>
            <w:rStyle w:val="2fb"/>
            <w:rFonts w:ascii="Fb Fontext" w:hAnsi="Fb Fontext"/>
            <w:rtl/>
          </w:rPr>
          <w:delText xml:space="preserve">אביי</w:delText>
        </w:r>
      </w:del>
      <w:r w:rsidRPr="006F178A">
        <w:rPr>
          <w:rFonts w:ascii="Fb Fontext" w:hAnsi="Fb Fontext"/>
          <w:rtl/>
        </w:rPr>
        <w:t xml:space="preserve"> היא </w:t>
      </w:r>
      <w:ins w:id="91449" w:author="קלוד" w:date="2026-10-11T13:11:34Z">
        <w:r>
          <w:rPr>
            <w:rFonts w:ascii="Fb Fontext" w:hAnsi="Fb Fontext"/>
            <w:rtl/>
          </w:rPr>
          <w:t xml:space="preserve">היא,</w:t>
        </w:r>
      </w:ins>
      <w:del w:id="91450" w:author="קלוד" w:date="2026-10-11T13:11:34Z">
        <w:r w:rsidRPr="006F178A">
          <w:rPr>
            <w:rFonts w:ascii="Fb Fontext" w:hAnsi="Fb Fontext"/>
            <w:rtl/>
          </w:rPr>
          <w:delText xml:space="preserve">היא</w:delText>
        </w:r>
      </w:del>
      <w:r w:rsidRPr="006F178A">
        <w:rPr>
          <w:rFonts w:ascii="Fb Fontext" w:hAnsi="Fb Fontext"/>
          <w:rtl/>
        </w:rPr>
        <w:t xml:space="preserve"> וזהו </w:t>
      </w:r>
      <w:ins w:id="91447" w:author="קלוד" w:date="2026-10-11T13:11:34Z">
        <w:r>
          <w:rPr>
            <w:rFonts w:ascii="Fb Fontext" w:hAnsi="Fb Fontext"/>
            <w:rtl/>
          </w:rPr>
          <w:t xml:space="preserve">'וכן</w:t>
        </w:r>
      </w:ins>
      <w:del w:id="91448" w:author="קלוד" w:date="2026-10-11T13:11:34Z">
        <w:r w:rsidRPr="006F178A">
          <w:rPr>
            <w:rFonts w:ascii="Fb Fontext" w:hAnsi="Fb Fontext"/>
            <w:rtl/>
          </w:rPr>
          <w:delText xml:space="preserve">וכן</w:delText>
        </w:r>
      </w:del>
      <w:r w:rsidRPr="006F178A">
        <w:rPr>
          <w:rFonts w:ascii="Fb Fontext" w:hAnsi="Fb Fontext"/>
          <w:rtl/>
        </w:rPr>
        <w:t xml:space="preserve"> </w:t>
      </w:r>
      <w:ins w:id="91445" w:author="קלוד" w:date="2026-10-11T13:11:34Z">
        <w:r>
          <w:rPr>
            <w:rFonts w:ascii="Fb Fontext" w:hAnsi="Fb Fontext"/>
            <w:rtl/>
          </w:rPr>
          <w:t xml:space="preserve">בגת'</w:t>
        </w:r>
      </w:ins>
      <w:del w:id="91446" w:author="קלוד" w:date="2026-10-11T13:11:34Z">
        <w:r w:rsidRPr="006F178A">
          <w:rPr>
            <w:rFonts w:ascii="Fb Fontext" w:hAnsi="Fb Fontext"/>
            <w:rtl/>
          </w:rPr>
          <w:delText xml:space="preserve">בגת</w:delText>
        </w:r>
      </w:del>
      <w:r w:rsidRPr="006F178A">
        <w:rPr>
          <w:rFonts w:ascii="Fb Fontext" w:hAnsi="Fb Fontext"/>
          <w:rtl/>
        </w:rPr>
        <w:t xml:space="preserve"> </w:t>
      </w:r>
      <w:ins w:id="91443" w:author="קלוד" w:date="2026-10-11T13:11:34Z">
        <w:r>
          <w:rPr>
            <w:rFonts w:ascii="Fb Fontext" w:hAnsi="Fb Fontext"/>
            <w:rtl/>
          </w:rPr>
          <w:t xml:space="preserve">[שאם</w:t>
        </w:r>
      </w:ins>
      <w:del w:id="91444" w:author="קלוד" w:date="2026-10-11T13:11:34Z">
        <w:r w:rsidRPr="006F178A">
          <w:rPr>
            <w:rFonts w:ascii="Fb Fontext" w:hAnsi="Fb Fontext"/>
            <w:rtl/>
          </w:rPr>
          <w:delText xml:space="preserve">[</w:delText>
        </w:r>
        <w:r>
          <w:rPr>
            <w:rFonts w:ascii="Fb Fontext" w:hAnsi="Fb Fontext"/>
            <w:rtl/>
          </w:rPr>
          <w:delText xml:space="preserve">דאם</w:delText>
        </w:r>
      </w:del>
      <w:ins w:id="94563" w:author="מנוע מכני" w:date="2026-10-11T12:04:39Z">
        <w:r>
          <w:rPr>
            <w:rFonts w:ascii="Fb Fontext" w:hAnsi="Fb Fontext"/>
            <w:rtl/>
          </w:rPr>
          <w:t xml:space="preserve"> </w:t>
        </w:r>
      </w:ins>
      <w:del w:id="94564" w:author="מנוע מכני" w:date="2026-10-11T12:04:39Z">
        <w:r w:rsidRPr="006F178A">
          <w:rPr>
            <w:rFonts w:ascii="Fb Fontext" w:hAnsi="Fb Fontext"/>
            <w:rtl/>
          </w:rPr>
          <w:delText xml:space="preserve">דאי </w:delText>
        </w:r>
      </w:del>
      <w:r w:rsidRPr="006F178A">
        <w:rPr>
          <w:rFonts w:ascii="Fb Fontext" w:hAnsi="Fb Fontext"/>
          <w:rtl/>
        </w:rPr>
        <w:t xml:space="preserve">רה"ר</w:t>
      </w:r>
      <w:r w:rsidRPr="006F178A">
        <w:rPr>
          <w:rFonts w:ascii="Fb Fontext" w:hAnsi="Fb Fontext"/>
          <w:rtl/>
        </w:rPr>
        <w:t xml:space="preserve"> או </w:t>
      </w:r>
      <w:r w:rsidRPr="006F178A">
        <w:rPr>
          <w:rFonts w:ascii="Fb Fontext" w:hAnsi="Fb Fontext"/>
          <w:rtl/>
        </w:rPr>
        <w:t xml:space="preserve">רה"י</w:t>
      </w:r>
      <w:r w:rsidRPr="006F178A">
        <w:rPr>
          <w:rFonts w:ascii="Fb Fontext" w:hAnsi="Fb Fontext"/>
          <w:rtl/>
        </w:rPr>
        <w:t xml:space="preserve"> </w:t>
      </w:r>
      <w:ins w:id="91441" w:author="קלוד" w:date="2026-10-11T13:11:34Z">
        <w:r>
          <w:rPr>
            <w:rFonts w:ascii="Fb Fontext" w:hAnsi="Fb Fontext"/>
            <w:rtl/>
          </w:rPr>
          <w:t xml:space="preserve">- כבר שנינו].</w:t>
        </w:r>
      </w:ins>
      <w:del w:id="91442" w:author="קלוד" w:date="2026-10-11T13:11:34Z">
        <w:r>
          <w:rPr>
            <w:rFonts w:ascii="Fb Fontext" w:hAnsi="Fb Fontext"/>
            <w:rtl/>
          </w:rPr>
          <w:delText xml:space="preserve">אמרי'</w:delText>
        </w:r>
        <w:r w:rsidRPr="006F178A">
          <w:rPr>
            <w:rFonts w:ascii="Fb Fontext" w:hAnsi="Fb Fontext"/>
            <w:rtl/>
          </w:rPr>
          <w:delText xml:space="preserve">]</w:delText>
        </w:r>
      </w:del>
    </w:p>
    <w:p>
      <w:pPr>
        <w:pStyle w:val="38"/>
        <w:rPr>
          <w:ins w:id="96534" w:author="מנוע מכני" w:date="2026-10-11T12:04:39Z"/>
        </w:rPr>
      </w:pPr>
      <w:del w:id="90088" w:author="מנוע מכני" w:date="2026-10-11T12:04:39Z">
        <w:r>
          <w:delText xml:space="preserve">  </w:delText>
        </w:r>
        <w:r w:rsidRPr="006F178A">
          <w:delText xml:space="preserve"> </w:delText>
        </w:r>
      </w:del>
      <w:r w:rsidRPr="006F178A">
        <w:t xml:space="preserve">רבא:</w:t>
      </w:r>
    </w:p>
    <w:p w:rsidR="00E9703F" w:rsidRPr="006F178A" w:rsidRDefault="00E9703F" w:rsidP="00E9703F">
      <w:pPr>
        <w:rPr>
          <w:rtl/>
        </w:rPr>
      </w:pPr>
      <w:del w:id="96535" w:author="מנוע מכני" w:date="2026-10-11T12:04:39Z">
        <w:r w:rsidRPr="006F178A">
          <w:rPr>
            <w:rtl/>
          </w:rPr>
          <w:delText xml:space="preserve"> </w:delText>
        </w:r>
      </w:del>
      <w:r w:rsidRPr="006F178A">
        <w:rPr>
          <w:rtl/>
        </w:rPr>
        <w:t xml:space="preserve">היא </w:t>
      </w:r>
      <w:ins w:id="91469" w:author="קלוד" w:date="2026-10-11T13:11:34Z">
        <w:r>
          <w:rPr>
            <w:rtl/>
          </w:rPr>
          <w:t xml:space="preserve">עצמה</w:t>
        </w:r>
      </w:ins>
      <w:del w:id="91470" w:author="קלוד" w:date="2026-10-11T13:11:34Z">
        <w:r w:rsidRPr="006F178A">
          <w:rPr>
            <w:rtl/>
          </w:rPr>
          <w:delText xml:space="preserve">גופה</w:delText>
        </w:r>
      </w:del>
      <w:r w:rsidRPr="006F178A">
        <w:rPr>
          <w:rtl/>
        </w:rPr>
        <w:t xml:space="preserve"> גזירה, </w:t>
      </w:r>
      <w:ins w:id="91467" w:author="קלוד" w:date="2026-10-11T13:11:34Z">
        <w:r>
          <w:rPr>
            <w:rtl/>
          </w:rPr>
          <w:t xml:space="preserve">ואין</w:t>
        </w:r>
      </w:ins>
      <w:del w:id="91468" w:author="קלוד" w:date="2026-10-11T13:11:34Z">
        <w:r w:rsidRPr="006F178A">
          <w:rPr>
            <w:rtl/>
          </w:rPr>
          <w:delText xml:space="preserve">ולא</w:delText>
        </w:r>
      </w:del>
      <w:r w:rsidRPr="006F178A">
        <w:rPr>
          <w:rtl/>
        </w:rPr>
        <w:t xml:space="preserve"> </w:t>
      </w:r>
      <w:ins w:id="91465" w:author="קלוד" w:date="2026-10-11T13:11:34Z">
        <w:r>
          <w:rPr>
            <w:rtl/>
          </w:rPr>
          <w:t xml:space="preserve">גוזרים</w:t>
        </w:r>
      </w:ins>
      <w:del w:id="91466" w:author="קלוד" w:date="2026-10-11T13:11:34Z">
        <w:r w:rsidRPr="006F178A">
          <w:rPr>
            <w:rtl/>
          </w:rPr>
          <w:delText xml:space="preserve">גזרי'</w:delText>
        </w:r>
      </w:del>
      <w:r w:rsidRPr="006F178A">
        <w:rPr>
          <w:rtl/>
        </w:rPr>
        <w:t xml:space="preserve"> </w:t>
      </w:r>
      <w:ins w:id="91463" w:author="קלוד" w:date="2026-10-11T13:11:34Z">
        <w:r>
          <w:rPr>
            <w:rtl/>
          </w:rPr>
          <w:t xml:space="preserve">גזירה</w:t>
        </w:r>
      </w:ins>
      <w:del w:id="91464" w:author="קלוד" w:date="2026-10-11T13:11:34Z">
        <w:r w:rsidRPr="006F178A">
          <w:rPr>
            <w:rtl/>
          </w:rPr>
          <w:delText xml:space="preserve">לגזירה</w:delText>
        </w:r>
      </w:del>
      <w:r w:rsidRPr="006F178A">
        <w:rPr>
          <w:rtl/>
        </w:rPr>
        <w:t xml:space="preserve"> </w:t>
      </w:r>
      <w:ins w:id="91461" w:author="קלוד" w:date="2026-10-11T13:11:34Z">
        <w:r>
          <w:rPr>
            <w:rtl/>
          </w:rPr>
          <w:t xml:space="preserve">לגזירה.</w:t>
        </w:r>
      </w:ins>
      <w:del w:id="91462" w:author="קלוד" w:date="2026-10-11T13:11:34Z">
        <w:r w:rsidRPr="006F178A">
          <w:rPr>
            <w:rtl/>
          </w:rPr>
          <w:delText xml:space="preserve">והך</w:delText>
        </w:r>
      </w:del>
      <w:r w:rsidRPr="006F178A">
        <w:rPr>
          <w:rtl/>
        </w:rPr>
        <w:t xml:space="preserve"> </w:t>
      </w:r>
      <w:ins w:id="91459" w:author="קלוד" w:date="2026-10-11T13:11:34Z">
        <w:r>
          <w:rPr>
            <w:rtl/>
          </w:rPr>
          <w:t xml:space="preserve">ו'וכן</w:t>
        </w:r>
      </w:ins>
      <w:del w:id="91460" w:author="קלוד" w:date="2026-10-11T13:11:34Z">
        <w:r w:rsidRPr="006F178A">
          <w:rPr>
            <w:rtl/>
          </w:rPr>
          <w:delText xml:space="preserve">דוכן</w:delText>
        </w:r>
      </w:del>
      <w:r w:rsidRPr="006F178A">
        <w:rPr>
          <w:rtl/>
        </w:rPr>
        <w:t xml:space="preserve"> </w:t>
      </w:r>
      <w:ins w:id="91457" w:author="קלוד" w:date="2026-10-11T13:11:34Z">
        <w:r>
          <w:rPr>
            <w:rtl/>
          </w:rPr>
          <w:t xml:space="preserve">בגת' -</w:t>
        </w:r>
      </w:ins>
      <w:del w:id="91458" w:author="קלוד" w:date="2026-10-11T13:11:34Z">
        <w:r w:rsidRPr="006F178A">
          <w:rPr>
            <w:rtl/>
          </w:rPr>
          <w:delText xml:space="preserve">בגת</w:delText>
        </w:r>
      </w:del>
      <w:r w:rsidRPr="006F178A">
        <w:rPr>
          <w:rtl/>
        </w:rPr>
        <w:t xml:space="preserve"> לענין </w:t>
      </w:r>
      <w:ins w:id="91455" w:author="קלוד" w:date="2026-10-11T13:11:34Z">
        <w:r>
          <w:rPr>
            <w:rtl/>
          </w:rPr>
          <w:t xml:space="preserve">מעשר,</w:t>
        </w:r>
      </w:ins>
      <w:del w:id="91456" w:author="קלוד" w:date="2026-10-11T13:11:34Z">
        <w:r w:rsidRPr="006F178A">
          <w:rPr>
            <w:rtl/>
          </w:rPr>
          <w:delText xml:space="preserve">מעשר</w:delText>
        </w:r>
      </w:del>
      <w:r w:rsidRPr="006F178A">
        <w:rPr>
          <w:rtl/>
        </w:rPr>
        <w:t xml:space="preserve"> וכן </w:t>
      </w:r>
      <w:r w:rsidRPr="006F178A">
        <w:rPr>
          <w:rStyle w:val="2fb"/>
          <w:rtl/>
        </w:rPr>
        <w:t xml:space="preserve">אר"ש</w:t>
      </w:r>
      <w:r w:rsidRPr="006F178A">
        <w:rPr>
          <w:rtl/>
        </w:rPr>
        <w:t xml:space="preserve">.</w:t>
      </w:r>
    </w:p>
    <w:p>
      <w:pPr>
        <w:pStyle w:val="38"/>
        <w:rPr>
          <w:ins w:id="96536" w:author="מנוע מכני" w:date="2026-10-11T12:04:39Z"/>
        </w:rPr>
      </w:pPr>
      <w:r w:rsidRPr="006F178A">
        <w:t xml:space="preserve">דתנן</w:t>
      </w:r>
      <w:r w:rsidRPr="006F178A">
        <w:t xml:space="preserve">:</w:t>
      </w:r>
    </w:p>
    <w:p w:rsidR="00E9703F" w:rsidRDefault="00E9703F" w:rsidP="00E9703F">
      <w:pPr>
        <w:rPr>
          <w:rtl/>
        </w:rPr>
      </w:pPr>
      <w:del w:id="96537" w:author="מנוע מכני" w:date="2026-10-11T12:04:39Z">
        <w:r w:rsidRPr="006F178A">
          <w:rPr>
            <w:rtl/>
          </w:rPr>
          <w:delText xml:space="preserve"> </w:delText>
        </w:r>
      </w:del>
      <w:r w:rsidRPr="006F178A">
        <w:rPr>
          <w:rStyle w:val="2fb"/>
          <w:rtl/>
        </w:rPr>
        <w:t xml:space="preserve">לר"מ</w:t>
      </w:r>
      <w:r w:rsidRPr="006F178A">
        <w:rPr>
          <w:rtl/>
        </w:rPr>
        <w:t xml:space="preserve"> שותין על הגת בין על החמין בין על הצונן </w:t>
      </w:r>
      <w:ins w:id="91471" w:author="קלוד" w:date="2026-10-11T13:11:34Z">
        <w:r>
          <w:rPr>
            <w:rtl/>
          </w:rPr>
          <w:t xml:space="preserve">ופטור </w:t>
        </w:r>
        <w:r>
          <w:rPr>
            <w:rStyle w:val="afffffe"/>
            <w:rtl/>
          </w:rPr>
          <w:t xml:space="preserve">ממעשר</w:t>
        </w:r>
        <w:r>
          <w:rPr>
            <w:rtl/>
          </w:rPr>
          <w:t xml:space="preserve">,</w:t>
        </w:r>
      </w:ins>
      <w:del w:id="91472" w:author="קלוד" w:date="2026-10-11T13:11:34Z">
        <w:r w:rsidRPr="006F178A">
          <w:rPr>
            <w:rtl/>
          </w:rPr>
          <w:delText xml:space="preserve">ופטור,</w:delText>
        </w:r>
      </w:del>
      <w:r w:rsidRPr="006F178A">
        <w:rPr>
          <w:rtl/>
        </w:rPr>
        <w:t xml:space="preserve"> </w:t>
      </w:r>
      <w:r w:rsidRPr="006F178A">
        <w:rPr>
          <w:rStyle w:val="2fb"/>
          <w:rtl/>
        </w:rPr>
        <w:t xml:space="preserve">ראב"צ</w:t>
      </w:r>
      <w:r w:rsidRPr="006F178A">
        <w:rPr>
          <w:rtl/>
        </w:rPr>
        <w:t xml:space="preserve"> מחייב,</w:t>
      </w:r>
    </w:p>
    <w:p>
      <w:pPr>
        <w:pStyle w:val="38"/>
        <w:rPr>
          <w:ins w:id="96538" w:author="מנוע מכני" w:date="2026-10-11T12:04:39Z"/>
        </w:rPr>
      </w:pPr>
      <w:r w:rsidRPr="006F178A">
        <w:t xml:space="preserve">וחכ"א:</w:t>
      </w:r>
    </w:p>
    <w:p w:rsidR="00E9703F" w:rsidRPr="006F178A" w:rsidRDefault="00E9703F" w:rsidP="00E9703F">
      <w:pPr>
        <w:rPr>
          <w:rtl/>
        </w:rPr>
      </w:pPr>
      <w:del w:id="96539" w:author="מנוע מכני" w:date="2026-10-11T12:04:39Z">
        <w:r w:rsidRPr="006F178A">
          <w:rPr>
            <w:rtl/>
          </w:rPr>
          <w:delText xml:space="preserve"> </w:delText>
        </w:r>
      </w:del>
      <w:r w:rsidRPr="006F178A">
        <w:rPr>
          <w:rtl/>
        </w:rPr>
        <w:t xml:space="preserve">על החמין חייב, על הצונן פטור, מפני שהוא מחזיר את המותר.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540" w:author="מנוע מכני" w:date="2026-10-11T12:04:39Z"/>
        </w:rPr>
      </w:pPr>
      <w:r w:rsidRPr="00844CDB">
        <w:t xml:space="preserve">הך</w:t>
      </w:r>
    </w:p>
    <w:p w:rsidR="00E9703F" w:rsidRPr="00844CDB" w:rsidRDefault="00E9703F" w:rsidP="00844CDB">
      <w:pPr>
        <w:rPr>
          <w:spacing w:val="-4"/>
          <w:rtl/>
        </w:rPr>
      </w:pPr>
      <w:del w:id="96541" w:author="מנוע מכני" w:date="2026-10-11T12:04:39Z">
        <w:r w:rsidRPr="00844CDB">
          <w:rPr>
            <w:spacing w:val="-4"/>
            <w:rtl/>
          </w:rPr>
          <w:delText xml:space="preserve"> </w:delText>
        </w:r>
      </w:del>
      <w:r w:rsidRPr="00844CDB">
        <w:rPr>
          <w:spacing w:val="-4"/>
          <w:rtl/>
        </w:rPr>
        <w:t xml:space="preserve">דתנן</w:t>
      </w:r>
      <w:r w:rsidRPr="00844CDB">
        <w:rPr>
          <w:spacing w:val="-4"/>
          <w:rtl/>
        </w:rPr>
        <w:t xml:space="preserve">: </w:t>
      </w:r>
      <w:r w:rsidRPr="00844CDB">
        <w:rPr>
          <w:spacing w:val="-4"/>
          <w:rtl/>
        </w:rPr>
        <w:t xml:space="preserve">לא</w:t>
      </w:r>
      <w:r w:rsidRPr="00844CDB">
        <w:rPr>
          <w:spacing w:val="-4"/>
          <w:rtl/>
        </w:rPr>
        <w:t xml:space="preserve"> יצא החייט במחטו סמוך לחשיכה שמא ישכח </w:t>
      </w:r>
      <w:ins w:id="91479" w:author="קלוד" w:date="2026-10-11T13:11:34Z">
        <w:r>
          <w:rPr>
            <w:spacing w:val="-4"/>
            <w:rtl/>
          </w:rPr>
          <w:t xml:space="preserve">ויצא</w:t>
        </w:r>
      </w:ins>
      <w:del w:id="91480" w:author="קלוד" w:date="2026-10-11T13:11:34Z">
        <w:r w:rsidRPr="00844CDB">
          <w:rPr>
            <w:spacing w:val="-4"/>
            <w:rtl/>
          </w:rPr>
          <w:delText xml:space="preserve">ויצא,</w:delText>
        </w:r>
      </w:del>
      <w:r w:rsidRPr="00844CDB">
        <w:rPr>
          <w:spacing w:val="-4"/>
          <w:rtl/>
        </w:rPr>
        <w:t xml:space="preserve"> </w:t>
      </w:r>
      <w:ins w:id="91477" w:author="קלוד" w:date="2026-10-11T13:11:34Z">
        <w:r>
          <w:rPr>
            <w:rFonts w:hint="cs"/>
            <w:spacing w:val="-4"/>
            <w:rtl/>
          </w:rPr>
          <w:t xml:space="preserve">-</w:t>
        </w:r>
      </w:ins>
      <w:del w:id="91478" w:author="קלוד" w:date="2026-10-11T13:11:34Z">
        <w:r w:rsidR="00844CDB" w:rsidRPr="00844CDB">
          <w:rPr>
            <w:rFonts w:hint="cs"/>
            <w:spacing w:val="-4"/>
            <w:rtl/>
          </w:rPr>
          <w:delText xml:space="preserve">שאוחז</w:delText>
        </w:r>
      </w:del>
      <w:r w:rsidR="00844CDB" w:rsidRPr="00844CDB">
        <w:rPr>
          <w:rFonts w:hint="cs"/>
          <w:spacing w:val="-4"/>
          <w:rtl/>
        </w:rPr>
        <w:t xml:space="preserve"> </w:t>
      </w:r>
      <w:ins w:id="91475" w:author="קלוד" w:date="2026-10-11T13:11:34Z">
        <w:r>
          <w:rPr>
            <w:rFonts w:hint="cs"/>
            <w:spacing w:val="-4"/>
            <w:rtl/>
          </w:rPr>
          <w:t xml:space="preserve">היינו</w:t>
        </w:r>
      </w:ins>
      <w:del w:id="91476" w:author="קלוד" w:date="2026-10-11T13:11:34Z">
        <w:r w:rsidR="00844CDB" w:rsidRPr="00844CDB">
          <w:rPr>
            <w:rFonts w:hint="cs"/>
            <w:spacing w:val="-4"/>
            <w:rtl/>
          </w:rPr>
          <w:delText xml:space="preserve">בידו</w:delText>
        </w:r>
      </w:del>
      <w:r w:rsidRPr="00844CDB">
        <w:rPr>
          <w:rFonts w:hint="cs"/>
          <w:spacing w:val="-4"/>
          <w:rtl/>
        </w:rPr>
        <w:t xml:space="preserve"> </w:t>
      </w:r>
      <w:ins w:id="91473" w:author="קלוד" w:date="2026-10-11T13:11:34Z">
        <w:r>
          <w:rPr>
            <w:rFonts w:hint="cs"/>
            <w:spacing w:val="-4"/>
            <w:rtl/>
          </w:rPr>
          <w:t xml:space="preserve">כשאוחזה בידו, שאסור</w:t>
        </w:r>
      </w:ins>
      <w:del w:id="91474" w:author="קלוד" w:date="2026-10-11T13:11:34Z">
        <w:r w:rsidRPr="00844CDB">
          <w:rPr>
            <w:rFonts w:hint="cs"/>
            <w:spacing w:val="-4"/>
            <w:rtl/>
          </w:rPr>
          <w:delText xml:space="preserve">דאסור</w:delText>
        </w:r>
      </w:del>
      <w:r w:rsidRPr="00844CDB">
        <w:rPr>
          <w:rFonts w:hint="cs"/>
          <w:spacing w:val="-4"/>
          <w:rtl/>
        </w:rPr>
        <w:t xml:space="preserve"> מדאורייתא</w:t>
      </w:r>
      <w:r w:rsidRPr="00844CDB">
        <w:rPr>
          <w:spacing w:val="-4"/>
          <w:rtl/>
        </w:rPr>
        <w:t>.</w:t>
      </w:r>
    </w:p>
    <w:p>
      <w:pPr>
        <w:pStyle w:val="38"/>
        <w:rPr>
          <w:ins w:id="96542" w:author="מנוע מכני" w:date="2026-10-11T12:04:39Z"/>
        </w:rPr>
      </w:pPr>
      <w:r w:rsidRPr="006F178A">
        <w:t xml:space="preserve">והך</w:t>
      </w:r>
    </w:p>
    <w:p w:rsidR="00E9703F" w:rsidRPr="006F178A" w:rsidRDefault="00E9703F" w:rsidP="00E9703F">
      <w:pPr>
        <w:rPr>
          <w:rtl/>
        </w:rPr>
      </w:pPr>
      <w:del w:id="96543" w:author="מנוע מכני" w:date="2026-10-11T12:04:39Z">
        <w:r w:rsidRPr="006F178A">
          <w:rPr>
            <w:rtl/>
          </w:rPr>
          <w:delText xml:space="preserve"> </w:delText>
        </w:r>
      </w:del>
      <w:r w:rsidRPr="006F178A">
        <w:rPr>
          <w:rtl/>
        </w:rPr>
        <w:t xml:space="preserve">דלא יצא החייט במחטו התחובה לו בבגדו, היינו בשבת.</w:t>
      </w:r>
    </w:p>
    <w:p>
      <w:pPr>
        <w:pStyle w:val="38"/>
        <w:rPr>
          <w:ins w:id="96544" w:author="מנוע מכני" w:date="2026-10-11T12:04:39Z"/>
        </w:rPr>
      </w:pPr>
      <w:r w:rsidRPr="004640F6">
        <w:t xml:space="preserve">והך</w:t>
      </w:r>
    </w:p>
    <w:p w:rsidR="00E9703F" w:rsidRPr="004640F6" w:rsidRDefault="00E9703F" w:rsidP="00E9703F">
      <w:pPr>
        <w:rPr>
          <w:rFonts w:cs="Guttman Vilna"/>
          <w:b/>
          <w:bCs/>
          <w:spacing w:val="-6"/>
          <w:rtl/>
        </w:rPr>
      </w:pPr>
      <w:del w:id="96545" w:author="מנוע מכני" w:date="2026-10-11T12:04:39Z">
        <w:r w:rsidRPr="004640F6">
          <w:rPr>
            <w:spacing w:val="-6"/>
            <w:rtl/>
          </w:rPr>
          <w:delText xml:space="preserve"> </w:delText>
        </w:r>
      </w:del>
      <w:r w:rsidRPr="004640F6">
        <w:rPr>
          <w:spacing w:val="-6"/>
          <w:rtl/>
        </w:rPr>
        <w:t xml:space="preserve">דלא יצא החייט במחטו התחובה בבגדו </w:t>
      </w:r>
      <w:r w:rsidRPr="004640F6">
        <w:rPr>
          <w:rStyle w:val="2fb"/>
          <w:spacing w:val="-6"/>
          <w:rtl/>
        </w:rPr>
        <w:t xml:space="preserve">בער"ש</w:t>
      </w:r>
      <w:r w:rsidRPr="004640F6">
        <w:rPr>
          <w:spacing w:val="-6"/>
          <w:rtl/>
        </w:rPr>
        <w:t xml:space="preserve"> עם חשיכה היינו </w:t>
      </w:r>
      <w:r w:rsidRPr="004640F6">
        <w:rPr>
          <w:rStyle w:val="2fb"/>
          <w:spacing w:val="-6"/>
          <w:rtl/>
        </w:rPr>
        <w:t xml:space="preserve">כר"י</w:t>
      </w:r>
      <w:r w:rsidRPr="004640F6">
        <w:rPr>
          <w:spacing w:val="-6"/>
          <w:rtl/>
        </w:rPr>
        <w:t xml:space="preserve"> דאומן דרך אומנתו חייב.</w:t>
      </w:r>
    </w:p>
    <w:p>
      <w:pPr>
        <w:pStyle w:val="38"/>
        <w:rPr>
          <w:ins w:id="96546" w:author="מנוע מכני" w:date="2026-10-11T12:04:39Z"/>
        </w:rPr>
      </w:pPr>
      <w:r w:rsidRPr="006F178A">
        <w:t xml:space="preserve">דתניא</w:t>
      </w:r>
      <w:r w:rsidRPr="006F178A">
        <w:t xml:space="preserve">:</w:t>
      </w:r>
    </w:p>
    <w:p w:rsidR="00E9703F" w:rsidRPr="006F178A" w:rsidRDefault="00E9703F" w:rsidP="00E9703F">
      <w:pPr>
        <w:rPr>
          <w:rtl/>
        </w:rPr>
      </w:pPr>
      <w:del w:id="96547" w:author="מנוע מכני" w:date="2026-10-11T12:04:39Z">
        <w:r w:rsidRPr="006F178A">
          <w:rPr>
            <w:rtl/>
          </w:rPr>
          <w:delText xml:space="preserve"> </w:delText>
        </w:r>
      </w:del>
      <w:r w:rsidRPr="006F178A">
        <w:rPr>
          <w:rtl/>
        </w:rPr>
        <w:t xml:space="preserve">לא</w:t>
      </w:r>
      <w:r w:rsidRPr="006F178A">
        <w:rPr>
          <w:rtl/>
        </w:rPr>
        <w:t xml:space="preserve"> יצא החייט במחטו התחובה לו בבגדו, ולא נגר בקיסם שבאזנו, ולא סורק במשיחה שבאזנו, ולא גרדי באירא שבאזנו, ולא צבע בדוגמא שבצוארו, ולא שולחני בדינר שבאזנו, ואם יצא - פטור אבל אסור, דברי </w:t>
      </w:r>
      <w:r w:rsidRPr="006F178A">
        <w:rPr>
          <w:rStyle w:val="2fb"/>
          <w:rtl/>
        </w:rPr>
        <w:t xml:space="preserve">ר"מ</w:t>
      </w:r>
      <w:r w:rsidRPr="006F178A">
        <w:rPr>
          <w:rtl/>
        </w:rPr>
        <w:t xml:space="preserve">.</w:t>
      </w:r>
    </w:p>
    <w:p w:rsidR="00E9703F" w:rsidRPr="006F178A" w:rsidRDefault="00E9703F" w:rsidP="00E9703F">
      <w:pPr>
        <w:rPr>
          <w:rtl/>
        </w:rPr>
      </w:pPr>
      <w:r w:rsidRPr="006F178A">
        <w:rPr>
          <w:rStyle w:val="2fb"/>
          <w:rtl/>
        </w:rPr>
        <w:t xml:space="preserve">ולר"י</w:t>
      </w:r>
      <w:r w:rsidRPr="006F178A">
        <w:rPr>
          <w:rtl/>
        </w:rPr>
        <w:t xml:space="preserve"> אומן דרך אומנתו - חייב, שאר כל אדם – פטור.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49" w:author="קלוד" w:date="2026-10-11T12:33:55Z"/>
        </w:rPr>
      </w:pPr>
      <w:ins w:id="91250" w:author="קלוד" w:date="2026-10-11T12:33:55Z">
        <w:r>
          <w:rPr>
            <w:color w:val="7B3F00"/>
          </w:rPr>
          <w:t xml:space="preserve">זב בכיסו - פטור אבל אסור, או חייב חטאת</w:t>
        </w:r>
      </w:ins>
    </w:p>
    <w:p>
      <w:pPr>
        <w:pStyle w:val="38"/>
        <w:rPr>
          <w:ins w:id="96548" w:author="מנוע מכני" w:date="2026-10-11T12:04:39Z"/>
        </w:rPr>
      </w:pPr>
      <w:r w:rsidRPr="004640F6">
        <w:t xml:space="preserve">תני </w:t>
      </w:r>
      <w:ins w:id="92227" w:author="מנוע מכני" w:date="2026-10-11T12:04:39Z">
        <w:r>
          <w:t xml:space="preserve">אחת</w:t>
        </w:r>
      </w:ins>
      <w:del w:id="92228" w:author="מנוע מכני" w:date="2026-10-11T12:04:39Z">
        <w:r w:rsidRPr="004640F6">
          <w:delText xml:space="preserve">חדא</w:delText>
        </w:r>
      </w:del>
      <w:r w:rsidRPr="004640F6">
        <w:t xml:space="preserve">:</w:t>
      </w:r>
    </w:p>
    <w:p w:rsidR="00E9703F" w:rsidRPr="004640F6" w:rsidRDefault="00E9703F" w:rsidP="00E9703F">
      <w:pPr>
        <w:rPr>
          <w:spacing w:val="-4"/>
          <w:rtl/>
        </w:rPr>
      </w:pPr>
      <w:del w:id="96549" w:author="מנוע מכני" w:date="2026-10-11T12:04:39Z">
        <w:r w:rsidRPr="004640F6">
          <w:rPr>
            <w:rFonts w:ascii="Fb Fontext" w:hAnsi="Fb Fontext"/>
            <w:spacing w:val="-4"/>
            <w:rtl/>
          </w:rPr>
          <w:delText xml:space="preserve"> </w:delText>
        </w:r>
      </w:del>
      <w:r w:rsidRPr="004640F6">
        <w:rPr>
          <w:rFonts w:ascii="Fb Fontext" w:hAnsi="Fb Fontext"/>
          <w:spacing w:val="-4"/>
          <w:rtl/>
        </w:rPr>
        <w:t xml:space="preserve">לא</w:t>
      </w:r>
      <w:r w:rsidRPr="004640F6">
        <w:rPr>
          <w:rFonts w:ascii="Fb Fontext" w:hAnsi="Fb Fontext"/>
          <w:spacing w:val="-4"/>
          <w:rtl/>
        </w:rPr>
        <w:t xml:space="preserve"> יצא הזב בכיסו, ואם יצא פטור אבל אסור. ותניא אידך: </w:t>
      </w:r>
      <w:r w:rsidRPr="004640F6">
        <w:rPr>
          <w:rFonts w:ascii="Fb Fontext" w:hAnsi="Fb Fontext"/>
          <w:spacing w:val="-4"/>
          <w:rtl/>
        </w:rPr>
        <w:t xml:space="preserve">לא</w:t>
      </w:r>
      <w:r w:rsidRPr="004640F6">
        <w:rPr>
          <w:rFonts w:ascii="Fb Fontext" w:hAnsi="Fb Fontext"/>
          <w:spacing w:val="-4"/>
          <w:rtl/>
        </w:rPr>
        <w:t xml:space="preserve"> יצא, ואם יצא חייב חטאת.</w:t>
      </w:r>
    </w:p>
    <w:p w:rsidR="00E9703F" w:rsidRPr="006F178A" w:rsidRDefault="00E9703F" w:rsidP="00E9703F">
      <w:pPr>
        <w:rPr>
          <w:rtl/>
        </w:rPr>
      </w:pPr>
      <w:r w:rsidRPr="006F178A">
        <w:rPr>
          <w:rStyle w:val="afffe"/>
          <w:rFonts w:ascii="Fb Fontext" w:hAnsi="Fb Fontext"/>
          <w:b/>
          <w:rtl/>
        </w:rPr>
        <w:t>א.</w:t>
      </w:r>
      <w:r w:rsidRPr="006F178A">
        <w:rPr>
          <w:rtl/>
        </w:rPr>
        <w:t xml:space="preserve"> </w:t>
      </w:r>
      <w:r w:rsidRPr="006F178A">
        <w:rPr>
          <w:rStyle w:val="2fb"/>
          <w:rtl/>
        </w:rPr>
        <w:t xml:space="preserve">רב </w:t>
      </w:r>
      <w:ins w:id="91491" w:author="קלוד" w:date="2026-10-11T13:11:34Z">
        <w:r>
          <w:rPr>
            <w:rStyle w:val="2fb"/>
            <w:rtl/>
          </w:rPr>
          <w:t xml:space="preserve">יוסף:</w:t>
        </w:r>
      </w:ins>
      <w:del w:id="91492" w:author="קלוד" w:date="2026-10-11T13:11:34Z">
        <w:r w:rsidRPr="006F178A">
          <w:rPr>
            <w:rStyle w:val="2fb"/>
            <w:rtl/>
          </w:rPr>
          <w:delText xml:space="preserve">יוסף</w:delText>
        </w:r>
      </w:del>
      <w:r w:rsidRPr="006F178A">
        <w:rPr>
          <w:rtl/>
        </w:rPr>
        <w:t xml:space="preserve"> </w:t>
      </w:r>
      <w:ins w:id="91489" w:author="קלוד" w:date="2026-10-11T13:11:34Z">
        <w:r>
          <w:rPr>
            <w:rtl/>
          </w:rPr>
          <w:t xml:space="preserve">זו</w:t>
        </w:r>
      </w:ins>
      <w:del w:id="91490" w:author="קלוד" w:date="2026-10-11T13:11:34Z">
        <w:r w:rsidRPr="006F178A">
          <w:rPr>
            <w:rtl/>
          </w:rPr>
          <w:delText xml:space="preserve">הא</w:delText>
        </w:r>
      </w:del>
      <w:r w:rsidRPr="006F178A">
        <w:rPr>
          <w:rtl/>
        </w:rPr>
        <w:t xml:space="preserve"> </w:t>
      </w:r>
      <w:ins w:id="91487" w:author="קלוד" w:date="2026-10-11T13:11:34Z">
        <w:r>
          <w:rPr>
            <w:rtl/>
          </w:rPr>
          <w:t xml:space="preserve">שפוטרת</w:t>
        </w:r>
      </w:ins>
      <w:del w:id="91488" w:author="קלוד" w:date="2026-10-11T13:11:34Z">
        <w:r w:rsidRPr="006F178A">
          <w:rPr>
            <w:rtl/>
          </w:rPr>
          <w:delText xml:space="preserve">דפטור</w:delText>
        </w:r>
      </w:del>
      <w:r w:rsidRPr="006F178A">
        <w:rPr>
          <w:rtl/>
        </w:rPr>
        <w:t xml:space="preserve"> </w:t>
      </w:r>
      <w:ins w:id="91485" w:author="קלוד" w:date="2026-10-11T13:11:34Z">
        <w:r>
          <w:rPr>
            <w:rStyle w:val="2fb"/>
            <w:rtl/>
          </w:rPr>
          <w:t xml:space="preserve">-</w:t>
        </w:r>
      </w:ins>
      <w:del w:id="91486" w:author="קלוד" w:date="2026-10-11T13:11:34Z">
        <w:r w:rsidRPr="006F178A">
          <w:rPr>
            <w:rStyle w:val="2fb"/>
            <w:rtl/>
          </w:rPr>
          <w:delText xml:space="preserve">כר"מ</w:delText>
        </w:r>
      </w:del>
      <w:r w:rsidRPr="006F178A">
        <w:rPr>
          <w:rtl/>
        </w:rPr>
        <w:t xml:space="preserve"> </w:t>
      </w:r>
      <w:ins w:id="91483" w:author="קלוד" w:date="2026-10-11T13:11:34Z">
        <w:r>
          <w:rPr>
            <w:rtl/>
          </w:rPr>
          <w:t xml:space="preserve">כר"מ,</w:t>
        </w:r>
      </w:ins>
      <w:del w:id="91484" w:author="קלוד" w:date="2026-10-11T13:11:34Z">
        <w:r w:rsidRPr="006F178A">
          <w:rPr>
            <w:rtl/>
          </w:rPr>
          <w:delText xml:space="preserve">והא</w:delText>
        </w:r>
      </w:del>
      <w:r w:rsidRPr="006F178A">
        <w:rPr>
          <w:rtl/>
        </w:rPr>
        <w:t xml:space="preserve"> </w:t>
      </w:r>
      <w:ins w:id="91481" w:author="קלוד" w:date="2026-10-11T13:11:34Z">
        <w:r>
          <w:rPr>
            <w:rtl/>
          </w:rPr>
          <w:t xml:space="preserve">וזו שמחייבת -</w:t>
        </w:r>
      </w:ins>
      <w:del w:id="91482" w:author="קלוד" w:date="2026-10-11T13:11:34Z">
        <w:r w:rsidRPr="006F178A">
          <w:rPr>
            <w:rtl/>
          </w:rPr>
          <w:delText xml:space="preserve">דחייב</w:delText>
        </w:r>
      </w:del>
      <w:r w:rsidRPr="006F178A">
        <w:rPr>
          <w:rtl/>
        </w:rPr>
        <w:t xml:space="preserve"> </w:t>
      </w:r>
      <w:r w:rsidRPr="006F178A">
        <w:rPr>
          <w:rStyle w:val="2fb"/>
          <w:rtl/>
        </w:rPr>
        <w:t xml:space="preserve">כר"י</w:t>
      </w:r>
      <w:r w:rsidRPr="006F178A">
        <w:rPr>
          <w:rtl/>
        </w:rPr>
        <w:t xml:space="preserve">.</w:t>
      </w:r>
    </w:p>
    <w:p>
      <w:pPr>
        <w:pStyle w:val="38"/>
        <w:rPr>
          <w:ins w:id="96550" w:author="מנוע מכני" w:date="2026-10-11T12:04:39Z"/>
        </w:rPr>
      </w:pPr>
      <w:r w:rsidRPr="006F178A">
        <w:t>והקשה אביי</w:t>
      </w:r>
      <w:r w:rsidR="00824B91">
        <w:t>:</w:t>
      </w:r>
    </w:p>
    <w:p w:rsidR="00E9703F" w:rsidRPr="006F178A" w:rsidRDefault="00E9703F" w:rsidP="00E9703F">
      <w:pPr>
        <w:rPr>
          <w:rStyle w:val="afffe"/>
          <w:rFonts w:ascii="Fb Fontext" w:hAnsi="Fb Fontext"/>
          <w:b/>
          <w:rtl/>
        </w:rPr>
      </w:pPr>
      <w:del w:id="96551" w:author="מנוע מכני" w:date="2026-10-11T12:04:39Z">
        <w:r w:rsidRPr="006F178A">
          <w:rPr>
            <w:rtl/>
          </w:rPr>
          <w:delText xml:space="preserve"> </w:delText>
        </w:r>
      </w:del>
      <w:ins w:id="91507" w:author="קלוד" w:date="2026-10-11T13:11:34Z">
        <w:r>
          <w:rPr>
            <w:rtl/>
          </w:rPr>
          <w:t xml:space="preserve">לא</w:t>
        </w:r>
      </w:ins>
      <w:del w:id="91508" w:author="קלוד" w:date="2026-10-11T13:11:34Z">
        <w:r w:rsidRPr="006F178A">
          <w:rPr>
            <w:rtl/>
          </w:rPr>
          <w:delText xml:space="preserve">דלא</w:delText>
        </w:r>
      </w:del>
      <w:r w:rsidRPr="006F178A">
        <w:rPr>
          <w:rtl/>
        </w:rPr>
        <w:t xml:space="preserve"> </w:t>
      </w:r>
      <w:ins w:id="91505" w:author="קלוד" w:date="2026-10-11T13:11:34Z">
        <w:r>
          <w:rPr>
            <w:rtl/>
          </w:rPr>
          <w:t xml:space="preserve">ייתכן</w:t>
        </w:r>
      </w:ins>
      <w:del w:id="91506" w:author="קלוד" w:date="2026-10-11T13:11:34Z">
        <w:r w:rsidRPr="006F178A">
          <w:rPr>
            <w:rtl/>
          </w:rPr>
          <w:delText xml:space="preserve">יתכן</w:delText>
        </w:r>
      </w:del>
      <w:r w:rsidRPr="006F178A">
        <w:rPr>
          <w:rtl/>
        </w:rPr>
        <w:t xml:space="preserve"> </w:t>
      </w:r>
      <w:ins w:id="91503" w:author="קלוד" w:date="2026-10-11T13:11:34Z">
        <w:r>
          <w:rPr>
            <w:rStyle w:val="2fb"/>
            <w:rtl/>
          </w:rPr>
          <w:t xml:space="preserve">שלר"מ</w:t>
        </w:r>
      </w:ins>
      <w:del w:id="91504" w:author="קלוד" w:date="2026-10-11T13:11:34Z">
        <w:r w:rsidRPr="006F178A">
          <w:rPr>
            <w:rStyle w:val="2fb"/>
            <w:rtl/>
          </w:rPr>
          <w:delText xml:space="preserve">דלר"מ</w:delText>
        </w:r>
      </w:del>
      <w:r w:rsidRPr="006F178A">
        <w:rPr>
          <w:rtl/>
        </w:rPr>
        <w:t xml:space="preserve"> תמיד </w:t>
      </w:r>
      <w:ins w:id="91501" w:author="קלוד" w:date="2026-10-11T13:11:34Z">
        <w:r>
          <w:rPr>
            <w:rtl/>
          </w:rPr>
          <w:t xml:space="preserve">פטור,</w:t>
        </w:r>
      </w:ins>
      <w:del w:id="91502" w:author="קלוד" w:date="2026-10-11T13:11:34Z">
        <w:r w:rsidRPr="006F178A">
          <w:rPr>
            <w:rtl/>
          </w:rPr>
          <w:delText xml:space="preserve">פטור</w:delText>
        </w:r>
      </w:del>
      <w:r w:rsidRPr="006F178A">
        <w:rPr>
          <w:rtl/>
        </w:rPr>
        <w:t xml:space="preserve"> </w:t>
      </w:r>
      <w:ins w:id="91499" w:author="קלוד" w:date="2026-10-11T13:11:34Z">
        <w:r>
          <w:rPr>
            <w:rtl/>
          </w:rPr>
          <w:t xml:space="preserve">שא"כ</w:t>
        </w:r>
      </w:ins>
      <w:del w:id="91500" w:author="קלוד" w:date="2026-10-11T13:11:34Z">
        <w:r w:rsidRPr="006F178A">
          <w:rPr>
            <w:rtl/>
          </w:rPr>
          <w:delText xml:space="preserve">דא"כ</w:delText>
        </w:r>
      </w:del>
      <w:r w:rsidRPr="006F178A">
        <w:rPr>
          <w:rtl/>
        </w:rPr>
        <w:t xml:space="preserve"> הדיוט שחקק קב בבקעת בשבת </w:t>
      </w:r>
      <w:ins w:id="91497" w:author="קלוד" w:date="2026-10-11T13:11:34Z">
        <w:r>
          <w:rPr>
            <w:rtl/>
          </w:rPr>
          <w:t xml:space="preserve">ייפטר;</w:t>
        </w:r>
      </w:ins>
      <w:del w:id="91498" w:author="קלוד" w:date="2026-10-11T13:11:34Z">
        <w:r w:rsidRPr="006F178A">
          <w:rPr>
            <w:rtl/>
          </w:rPr>
          <w:delText xml:space="preserve">יפטר</w:delText>
        </w:r>
      </w:del>
      <w:r w:rsidRPr="006F178A">
        <w:rPr>
          <w:rtl/>
        </w:rPr>
        <w:t xml:space="preserve"> </w:t>
      </w:r>
      <w:ins w:id="91495" w:author="קלוד" w:date="2026-10-11T13:11:34Z">
        <w:r>
          <w:rPr>
            <w:rtl/>
          </w:rPr>
          <w:t xml:space="preserve">אלא ודאי</w:t>
        </w:r>
      </w:ins>
      <w:del w:id="91496" w:author="קלוד" w:date="2026-10-11T13:11:34Z">
        <w:r w:rsidRPr="006F178A">
          <w:rPr>
            <w:rtl/>
          </w:rPr>
          <w:delText xml:space="preserve">וודאי</w:delText>
        </w:r>
      </w:del>
      <w:r w:rsidRPr="006F178A">
        <w:rPr>
          <w:rtl/>
        </w:rPr>
        <w:t xml:space="preserve"> יש לחלק בין </w:t>
      </w:r>
      <w:ins w:id="95865" w:author="מנוע מכני" w:date="2026-10-11T12:04:39Z">
        <w:r>
          <w:rPr>
            <w:rtl/>
          </w:rPr>
          <w:t xml:space="preserve">דרכו</w:t>
        </w:r>
      </w:ins>
      <w:del w:id="95866" w:author="מנוע מכני" w:date="2026-10-11T12:04:39Z">
        <w:r w:rsidRPr="006F178A">
          <w:rPr>
            <w:rtl/>
          </w:rPr>
          <w:delText xml:space="preserve">אורחיה</w:delText>
        </w:r>
      </w:del>
      <w:r w:rsidRPr="006F178A">
        <w:rPr>
          <w:rtl/>
        </w:rPr>
        <w:t xml:space="preserve"> </w:t>
      </w:r>
      <w:ins w:id="90819" w:author="מנוע מכני" w:date="2026-10-11T12:04:39Z">
        <w:ins w:id="91493" w:author="קלוד" w:date="2026-10-11T13:11:34Z">
          <w:r>
            <w:rPr>
              <w:rtl/>
            </w:rPr>
            <w:t xml:space="preserve">ללא דרכו, </w:t>
          </w:r>
          <w:r>
            <w:rPr>
              <w:rStyle w:val="afffffe"/>
              <w:rtl/>
            </w:rPr>
            <w:t xml:space="preserve">וכיס הזב - דרכו</w:t>
          </w:r>
          <w:r>
            <w:rPr>
              <w:rtl/>
            </w:rPr>
            <w:t xml:space="preserve">.</w:t>
          </w:r>
        </w:ins>
        <w:del w:id="91494" w:author="קלוד" w:date="2026-10-11T13:11:34Z">
          <w:r>
            <w:rPr>
              <w:rtl/>
            </w:rPr>
            <w:delText xml:space="preserve">ללא</w:delText>
          </w:r>
          <w:r w:rsidRPr="006F178A">
            <w:rPr>
              <w:rtl/>
            </w:rPr>
            <w:delText xml:space="preserve">.</w:delText>
          </w:r>
        </w:del>
      </w:ins>
      <w:del w:id="90820" w:author="מנוע מכני" w:date="2026-10-11T12:04:39Z">
        <w:r w:rsidRPr="006F178A">
          <w:rPr>
            <w:rtl/>
          </w:rPr>
          <w:delText xml:space="preserve">ללאו</w:delText>
        </w:r>
      </w:del>
    </w:p>
    <w:p>
      <w:pPr>
        <w:pStyle w:val="38"/>
        <w:rPr>
          <w:ins w:id="96552" w:author="מנוע מכני" w:date="2026-10-11T12:04:39Z"/>
        </w:rPr>
      </w:pPr>
      <w:r w:rsidRPr="006061D7">
        <w:t>ב. רב המנונא</w:t>
      </w:r>
      <w:r w:rsidR="00824B91">
        <w:t>:</w:t>
      </w:r>
    </w:p>
    <w:p w:rsidR="00E9703F" w:rsidRPr="006061D7" w:rsidRDefault="00E9703F" w:rsidP="00E9703F">
      <w:pPr>
        <w:rPr>
          <w:rtl/>
        </w:rPr>
      </w:pPr>
      <w:del w:id="96553" w:author="מנוע מכני" w:date="2026-10-11T12:04:39Z">
        <w:r w:rsidRPr="006061D7">
          <w:rPr>
            <w:rtl/>
          </w:rPr>
          <w:delText xml:space="preserve"> </w:delText>
        </w:r>
      </w:del>
      <w:r w:rsidRPr="006061D7">
        <w:rPr>
          <w:rtl/>
        </w:rPr>
        <w:t xml:space="preserve">כאן בזב בעל שתי ראיות </w:t>
      </w:r>
      <w:ins w:id="91515" w:author="קלוד" w:date="2026-10-11T13:11:34Z">
        <w:r>
          <w:rPr>
            <w:rtl/>
          </w:rPr>
          <w:t xml:space="preserve">-</w:t>
        </w:r>
      </w:ins>
      <w:del w:id="91516" w:author="קלוד" w:date="2026-10-11T13:11:34Z">
        <w:r w:rsidRPr="006061D7">
          <w:rPr>
            <w:rtl/>
          </w:rPr>
          <w:delText xml:space="preserve">דחייב</w:delText>
        </w:r>
      </w:del>
      <w:r w:rsidRPr="006061D7">
        <w:rPr>
          <w:rtl/>
        </w:rPr>
        <w:t xml:space="preserve"> </w:t>
      </w:r>
      <w:ins w:id="95867" w:author="מנוע מכני" w:date="2026-10-11T12:04:39Z">
        <w:ins w:id="91513" w:author="קלוד" w:date="2026-10-11T13:11:34Z">
          <w:r>
            <w:rPr>
              <w:rtl/>
            </w:rPr>
            <w:t xml:space="preserve">חייב,</w:t>
          </w:r>
        </w:ins>
        <w:del w:id="91514" w:author="קלוד" w:date="2026-10-11T13:11:34Z">
          <w:r>
            <w:rPr>
              <w:rtl/>
            </w:rPr>
            <w:delText xml:space="preserve">דצריך</w:delText>
          </w:r>
        </w:del>
      </w:ins>
      <w:del w:id="95868" w:author="מנוע מכני" w:date="2026-10-11T12:04:39Z">
        <w:r w:rsidRPr="006061D7">
          <w:rPr>
            <w:rtl/>
          </w:rPr>
          <w:delText xml:space="preserve">דמיבעי</w:delText>
        </w:r>
      </w:del>
      <w:r w:rsidRPr="006061D7">
        <w:rPr>
          <w:rtl/>
        </w:rPr>
        <w:t xml:space="preserve"> </w:t>
      </w:r>
      <w:ins w:id="91511" w:author="קלוד" w:date="2026-10-11T13:11:34Z">
        <w:r>
          <w:rPr>
            <w:rtl/>
          </w:rPr>
          <w:t xml:space="preserve">שצריך </w:t>
        </w:r>
        <w:r>
          <w:rPr>
            <w:rStyle w:val="afffffe"/>
            <w:rtl/>
          </w:rPr>
          <w:t xml:space="preserve">הכיס</w:t>
        </w:r>
        <w:r>
          <w:rPr>
            <w:rtl/>
          </w:rPr>
          <w:t xml:space="preserve"> לבדיקה;</w:t>
        </w:r>
      </w:ins>
      <w:del w:id="91512" w:author="קלוד" w:date="2026-10-11T13:11:34Z">
        <w:r w:rsidRPr="006061D7">
          <w:rPr>
            <w:rtl/>
          </w:rPr>
          <w:delText xml:space="preserve">בדיקה</w:delText>
        </w:r>
      </w:del>
      <w:r w:rsidRPr="006061D7">
        <w:rPr>
          <w:rtl/>
        </w:rPr>
        <w:t xml:space="preserve"> וכאן בזב בעל </w:t>
      </w:r>
      <w:r w:rsidRPr="006061D7">
        <w:rPr>
          <w:rFonts w:hint="cs"/>
          <w:rtl/>
        </w:rPr>
        <w:t>ג'</w:t>
      </w:r>
      <w:r w:rsidRPr="006061D7">
        <w:rPr>
          <w:rtl/>
        </w:rPr>
        <w:t xml:space="preserve"> ראיות בו ביום</w:t>
      </w:r>
      <w:r w:rsidRPr="006061D7">
        <w:rPr>
          <w:rFonts w:hint="cs"/>
          <w:rtl/>
        </w:rPr>
        <w:t xml:space="preserve"> </w:t>
      </w:r>
      <w:ins w:id="91509" w:author="קלוד" w:date="2026-10-11T13:11:34Z">
        <w:r>
          <w:rPr>
            <w:rFonts w:hint="cs"/>
            <w:rtl/>
          </w:rPr>
          <w:t xml:space="preserve">- </w:t>
        </w:r>
        <w:r>
          <w:rPr>
            <w:rStyle w:val="afffffe"/>
            <w:rFonts w:hint="cs"/>
            <w:rtl/>
          </w:rPr>
          <w:t xml:space="preserve">פטור</w:t>
        </w:r>
        <w:r>
          <w:rPr>
            <w:rFonts w:hint="cs"/>
            <w:rtl/>
          </w:rPr>
          <w:t xml:space="preserve">, שא"צ</w:t>
        </w:r>
      </w:ins>
      <w:del w:id="91510" w:author="קלוד" w:date="2026-10-11T13:11:34Z">
        <w:r w:rsidRPr="006061D7">
          <w:rPr>
            <w:rFonts w:hint="cs"/>
            <w:rtl/>
          </w:rPr>
          <w:delText xml:space="preserve">דא"צ</w:delText>
        </w:r>
      </w:del>
      <w:r w:rsidRPr="006061D7">
        <w:rPr>
          <w:rFonts w:hint="cs"/>
          <w:rtl/>
        </w:rPr>
        <w:t xml:space="preserve"> ספירה</w:t>
      </w:r>
      <w:r w:rsidRPr="006061D7">
        <w:rPr>
          <w:rtl/>
        </w:rPr>
        <w:t>.</w:t>
      </w:r>
    </w:p>
    <w:p w:rsidR="00E9703F" w:rsidRPr="006F178A" w:rsidRDefault="00E9703F" w:rsidP="00E9703F">
      <w:pPr>
        <w:rPr>
          <w:rtl/>
        </w:rPr>
      </w:pPr>
      <w:ins w:id="95085" w:author="מנוע מכני" w:date="2026-10-11T12:04:39Z">
        <w:r>
          <w:rPr>
            <w:rFonts w:ascii="Fb Fontext" w:hAnsi="Fb Fontext"/>
            <w:rtl/>
          </w:rPr>
          <w:t xml:space="preserve">וסבר</w:t>
        </w:r>
      </w:ins>
      <w:del w:id="95086" w:author="מנוע מכני" w:date="2026-10-11T12:04:39Z">
        <w:r w:rsidRPr="006F178A">
          <w:rPr>
            <w:rFonts w:ascii="Fb Fontext" w:hAnsi="Fb Fontext"/>
            <w:rtl/>
          </w:rPr>
          <w:delText xml:space="preserve">וס"ל</w:delText>
        </w:r>
      </w:del>
      <w:r w:rsidRPr="006F178A">
        <w:rPr>
          <w:rFonts w:ascii="Fb Fontext" w:hAnsi="Fb Fontext"/>
          <w:rtl/>
        </w:rPr>
        <w:t xml:space="preserve"> </w:t>
      </w:r>
      <w:ins w:id="90821" w:author="מנוע מכני" w:date="2026-10-11T12:04:39Z">
        <w:ins w:id="91525" w:author="קלוד" w:date="2026-10-11T13:11:34Z">
          <w:r>
            <w:rPr>
              <w:rStyle w:val="afffffe"/>
              <w:rFonts w:ascii="Fb Fontext" w:hAnsi="Fb Fontext"/>
              <w:rtl/>
            </w:rPr>
            <w:t xml:space="preserve">התנא</w:t>
          </w:r>
        </w:ins>
        <w:del w:id="91526" w:author="קלוד" w:date="2026-10-11T13:11:34Z">
          <w:r>
            <w:rPr>
              <w:rFonts w:ascii="Fb Fontext" w:hAnsi="Fb Fontext"/>
              <w:rtl/>
            </w:rPr>
            <w:delText xml:space="preserve">שהרי</w:delText>
          </w:r>
        </w:del>
      </w:ins>
      <w:del w:id="90822" w:author="מנוע מכני" w:date="2026-10-11T12:04:39Z">
        <w:r w:rsidRPr="006F178A">
          <w:rPr>
            <w:rFonts w:ascii="Fb Fontext" w:hAnsi="Fb Fontext"/>
            <w:rtl/>
          </w:rPr>
          <w:delText xml:space="preserve">ד</w:delText>
        </w:r>
        <w:r w:rsidRPr="006F178A">
          <w:rPr>
            <w:rFonts w:ascii="Fb Fontext" w:hAnsi="Fb Fontext" w:hint="cs"/>
            <w:rtl/>
          </w:rPr>
          <w:delText xml:space="preserve">הא</w:delText>
        </w:r>
      </w:del>
      <w:r w:rsidRPr="006F178A">
        <w:rPr>
          <w:rFonts w:ascii="Fb Fontext" w:hAnsi="Fb Fontext" w:hint="cs"/>
          <w:rtl/>
        </w:rPr>
        <w:t xml:space="preserve"> </w:t>
      </w:r>
      <w:ins w:id="91523" w:author="קלוד" w:date="2026-10-11T13:11:34Z">
        <w:r>
          <w:rPr>
            <w:rFonts w:ascii="Fb Fontext" w:hAnsi="Fb Fontext" w:hint="cs"/>
            <w:rtl/>
          </w:rPr>
          <w:t xml:space="preserve">שהצלה</w:t>
        </w:r>
      </w:ins>
      <w:del w:id="91524" w:author="קלוד" w:date="2026-10-11T13:11:34Z">
        <w:r w:rsidRPr="006F178A">
          <w:rPr>
            <w:rFonts w:ascii="Fb Fontext" w:hAnsi="Fb Fontext" w:hint="cs"/>
            <w:rtl/>
          </w:rPr>
          <w:delText xml:space="preserve">דצריך</w:delText>
        </w:r>
      </w:del>
      <w:r w:rsidRPr="006F178A">
        <w:rPr>
          <w:rFonts w:ascii="Fb Fontext" w:hAnsi="Fb Fontext" w:hint="cs"/>
          <w:rtl/>
        </w:rPr>
        <w:t xml:space="preserve"> </w:t>
      </w:r>
      <w:ins w:id="91521" w:author="קלוד" w:date="2026-10-11T13:11:34Z">
        <w:r>
          <w:rPr>
            <w:rFonts w:ascii="Fb Fontext" w:hAnsi="Fb Fontext" w:hint="cs"/>
            <w:rtl/>
          </w:rPr>
          <w:t xml:space="preserve">מטינוף</w:t>
        </w:r>
      </w:ins>
      <w:del w:id="91522" w:author="קלוד" w:date="2026-10-11T13:11:34Z">
        <w:r w:rsidRPr="006F178A">
          <w:rPr>
            <w:rFonts w:ascii="Fb Fontext" w:hAnsi="Fb Fontext" w:hint="cs"/>
            <w:rtl/>
          </w:rPr>
          <w:delText xml:space="preserve">ל</w:delText>
        </w:r>
        <w:r w:rsidRPr="006F178A">
          <w:rPr>
            <w:rFonts w:ascii="Fb Fontext" w:hAnsi="Fb Fontext"/>
            <w:rtl/>
          </w:rPr>
          <w:delText xml:space="preserve">אצולי</w:delText>
        </w:r>
      </w:del>
      <w:r w:rsidRPr="006F178A">
        <w:rPr>
          <w:rFonts w:ascii="Fb Fontext" w:hAnsi="Fb Fontext"/>
          <w:rtl/>
        </w:rPr>
        <w:t xml:space="preserve"> </w:t>
      </w:r>
      <w:ins w:id="91519" w:author="קלוד" w:date="2026-10-11T13:11:34Z">
        <w:r>
          <w:rPr>
            <w:rFonts w:ascii="Fb Fontext" w:hAnsi="Fb Fontext"/>
            <w:rtl/>
          </w:rPr>
          <w:t xml:space="preserve">אינה</w:t>
        </w:r>
      </w:ins>
      <w:del w:id="91520" w:author="קלוד" w:date="2026-10-11T13:11:34Z">
        <w:r w:rsidRPr="006F178A">
          <w:rPr>
            <w:rFonts w:ascii="Fb Fontext" w:hAnsi="Fb Fontext"/>
            <w:rtl/>
          </w:rPr>
          <w:delText xml:space="preserve">טינוף</w:delText>
        </w:r>
      </w:del>
      <w:r w:rsidRPr="006F178A">
        <w:rPr>
          <w:rFonts w:ascii="Fb Fontext" w:hAnsi="Fb Fontext"/>
          <w:rtl/>
        </w:rPr>
        <w:t xml:space="preserve"> </w:t>
      </w:r>
      <w:ins w:id="91517" w:author="קלוד" w:date="2026-10-11T13:11:34Z">
        <w:r>
          <w:rPr>
            <w:rFonts w:ascii="Fb Fontext" w:hAnsi="Fb Fontext"/>
            <w:rtl/>
          </w:rPr>
          <w:t xml:space="preserve">חשובה.</w:t>
        </w:r>
      </w:ins>
      <w:del w:id="91518" w:author="קלוד" w:date="2026-10-11T13:11:34Z">
        <w:r w:rsidRPr="006F178A">
          <w:rPr>
            <w:rFonts w:ascii="Fb Fontext" w:hAnsi="Fb Fontext"/>
            <w:rtl/>
          </w:rPr>
          <w:delText xml:space="preserve">לא</w:delText>
        </w:r>
        <w:r w:rsidRPr="006F178A">
          <w:rPr>
            <w:rFonts w:ascii="Fb Fontext" w:hAnsi="Fb Fontext"/>
            <w:rtl/>
          </w:rPr>
          <w:delText xml:space="preserve"> חשיב.</w:delText>
        </w:r>
      </w:del>
    </w:p>
    <w:p w:rsidR="00E9703F" w:rsidRDefault="00E9703F" w:rsidP="00E9703F">
      <w:pPr>
        <w:rPr>
          <w:rtl/>
        </w:rPr>
      </w:pPr>
      <w:ins w:id="91535" w:author="קלוד" w:date="2026-10-11T13:11:34Z">
        <w:r>
          <w:rPr>
            <w:rFonts w:hint="cs"/>
            <w:rtl/>
          </w:rPr>
          <w:t xml:space="preserve">כדתנן:</w:t>
        </w:r>
      </w:ins>
      <w:del w:id="91536" w:author="קלוד" w:date="2026-10-11T13:11:34Z">
        <w:r w:rsidRPr="006F178A">
          <w:rPr>
            <w:rFonts w:hint="cs"/>
            <w:rtl/>
          </w:rPr>
          <w:delText xml:space="preserve">כדתנן</w:delText>
        </w:r>
      </w:del>
      <w:r w:rsidRPr="006F178A">
        <w:rPr>
          <w:rFonts w:hint="cs"/>
          <w:rtl/>
        </w:rPr>
        <w:t xml:space="preserve"> </w:t>
      </w:r>
      <w:ins w:id="91533" w:author="קלוד" w:date="2026-10-11T13:11:34Z">
        <w:r>
          <w:rPr>
            <w:rFonts w:hint="cs"/>
            <w:rtl/>
          </w:rPr>
          <w:t xml:space="preserve">הכופה</w:t>
        </w:r>
      </w:ins>
      <w:del w:id="91534" w:author="קלוד" w:date="2026-10-11T13:11:34Z">
        <w:r w:rsidRPr="006F178A">
          <w:rPr>
            <w:rFonts w:hint="cs"/>
            <w:rtl/>
          </w:rPr>
          <w:delText xml:space="preserve">ד</w:delText>
        </w:r>
        <w:r w:rsidRPr="006F178A">
          <w:rPr>
            <w:rtl/>
          </w:rPr>
          <w:delText xml:space="preserve">כופה</w:delText>
        </w:r>
      </w:del>
      <w:r w:rsidRPr="006F178A">
        <w:rPr>
          <w:rtl/>
        </w:rPr>
        <w:t xml:space="preserve"> קערה על הכותל </w:t>
      </w:r>
      <w:ins w:id="91531" w:author="קלוד" w:date="2026-10-11T13:11:34Z">
        <w:r>
          <w:rPr>
            <w:rStyle w:val="afffffe"/>
            <w:rtl/>
          </w:rPr>
          <w:t xml:space="preserve">בגשמים</w:t>
        </w:r>
        <w:r>
          <w:rPr>
            <w:rtl/>
          </w:rPr>
          <w:t xml:space="preserve"> כדי להגן</w:t>
        </w:r>
      </w:ins>
      <w:del w:id="91532" w:author="קלוד" w:date="2026-10-11T13:11:34Z">
        <w:r w:rsidRPr="006F178A">
          <w:rPr>
            <w:rtl/>
          </w:rPr>
          <w:delText xml:space="preserve">דלהגן</w:delText>
        </w:r>
      </w:del>
      <w:r w:rsidRPr="006F178A">
        <w:rPr>
          <w:rtl/>
        </w:rPr>
        <w:t xml:space="preserve"> על הכותל</w:t>
      </w:r>
      <w:ins w:id="91529" w:author="קלוד" w:date="2026-10-11T13:11:34Z">
        <w:r>
          <w:rPr>
            <w:rtl/>
          </w:rPr>
          <w:t xml:space="preserve"> - </w:t>
        </w:r>
      </w:ins>
      <w:del w:id="91530" w:author="קלוד" w:date="2026-10-11T13:11:34Z">
        <w:r w:rsidRPr="006F178A">
          <w:rPr>
            <w:rtl/>
          </w:rPr>
          <w:delText xml:space="preserve"> </w:delText>
        </w:r>
      </w:del>
      <w:r w:rsidRPr="006F178A">
        <w:rPr>
          <w:rtl/>
        </w:rPr>
        <w:t xml:space="preserve">אי"ז בכי </w:t>
      </w:r>
      <w:ins w:id="91527" w:author="קלוד" w:date="2026-10-11T13:11:34Z">
        <w:r>
          <w:rPr>
            <w:rtl/>
          </w:rPr>
          <w:t xml:space="preserve">יותן.</w:t>
        </w:r>
      </w:ins>
      <w:del w:id="91528" w:author="קלוד" w:date="2026-10-11T13:11:34Z">
        <w:r w:rsidRPr="006F178A">
          <w:rPr>
            <w:rtl/>
          </w:rPr>
          <w:delText xml:space="preserve">יותן</w:delText>
        </w:r>
      </w:del>
    </w:p>
    <w:p>
      <w:pPr>
        <w:pStyle w:val="38"/>
        <w:rPr>
          <w:ins w:id="96554" w:author="מנוע מכני" w:date="2026-10-11T12:04:39Z"/>
        </w:rPr>
      </w:pPr>
      <w:r>
        <w:t xml:space="preserve">- </w:t>
      </w:r>
      <w:r w:rsidRPr="006F178A">
        <w:t>ו</w:t>
      </w:r>
      <w:r>
        <w:t>דחי</w:t>
      </w:r>
      <w:r>
        <w:t>'</w:t>
      </w:r>
    </w:p>
    <w:p w:rsidR="00E9703F" w:rsidRDefault="00E9703F" w:rsidP="00E9703F">
      <w:pPr>
        <w:pStyle w:val="affffb"/>
        <w:rPr>
          <w:rtl/>
        </w:rPr>
      </w:pPr>
      <w:del w:id="96555" w:author="מנוע מכני" w:date="2026-10-11T12:04:39Z">
        <w:r w:rsidRPr="006F178A">
          <w:rPr>
            <w:rFonts w:hint="cs"/>
            <w:rtl/>
          </w:rPr>
          <w:delText xml:space="preserve"> </w:delText>
        </w:r>
      </w:del>
      <w:ins w:id="90823" w:author="מנוע מכני" w:date="2026-10-11T12:04:39Z">
        <w:ins w:id="91547" w:author="קלוד" w:date="2026-10-11T13:11:34Z">
          <w:r>
            <w:rPr>
              <w:rtl/>
            </w:rPr>
            <w:t xml:space="preserve">ששם</w:t>
          </w:r>
        </w:ins>
        <w:del w:id="91548" w:author="קלוד" w:date="2026-10-11T13:11:34Z">
          <w:r>
            <w:rPr>
              <w:rtl/>
            </w:rPr>
            <w:delText xml:space="preserve">דשם</w:delText>
          </w:r>
        </w:del>
      </w:ins>
      <w:del w:id="90824" w:author="מנוע מכני" w:date="2026-10-11T12:04:39Z">
        <w:r w:rsidRPr="006F178A">
          <w:rPr>
            <w:rtl/>
          </w:rPr>
          <w:delText xml:space="preserve">דהתם</w:delText>
        </w:r>
      </w:del>
      <w:r w:rsidRPr="006F178A">
        <w:rPr>
          <w:rtl/>
        </w:rPr>
        <w:t xml:space="preserve"> </w:t>
      </w:r>
      <w:ins w:id="94565" w:author="מנוע מכני" w:date="2026-10-11T12:04:39Z">
        <w:ins w:id="91545" w:author="קלוד" w:date="2026-10-11T13:11:34Z">
          <w:r>
            <w:rPr>
              <w:rtl/>
            </w:rPr>
            <w:t xml:space="preserve">אינו</w:t>
          </w:r>
        </w:ins>
        <w:del w:id="91546" w:author="קלוד" w:date="2026-10-11T13:11:34Z">
          <w:r>
            <w:rPr>
              <w:rtl/>
            </w:rPr>
            <w:delText xml:space="preserve">לא</w:delText>
          </w:r>
        </w:del>
        <w:r>
          <w:rPr>
            <w:rtl/>
          </w:rPr>
          <w:t xml:space="preserve"> צריך</w:t>
        </w:r>
      </w:ins>
      <w:del w:id="94566" w:author="מנוע מכני" w:date="2026-10-11T12:04:39Z">
        <w:r w:rsidRPr="006F178A">
          <w:rPr>
            <w:rtl/>
          </w:rPr>
          <w:delText xml:space="preserve">לא בעי</w:delText>
        </w:r>
      </w:del>
      <w:r w:rsidRPr="006F178A">
        <w:rPr>
          <w:rtl/>
        </w:rPr>
        <w:t xml:space="preserve"> </w:t>
      </w:r>
      <w:ins w:id="92229" w:author="מנוע מכני" w:date="2026-10-11T12:04:39Z">
        <w:r>
          <w:rPr>
            <w:rtl/>
          </w:rPr>
          <w:t xml:space="preserve">לאלו</w:t>
        </w:r>
      </w:ins>
      <w:del w:id="92230" w:author="מנוע מכני" w:date="2026-10-11T12:04:39Z">
        <w:r w:rsidRPr="006F178A">
          <w:rPr>
            <w:rtl/>
          </w:rPr>
          <w:delText xml:space="preserve">להני</w:delText>
        </w:r>
      </w:del>
      <w:r w:rsidRPr="006F178A">
        <w:rPr>
          <w:rtl/>
        </w:rPr>
        <w:t xml:space="preserve"> </w:t>
      </w:r>
      <w:ins w:id="91543" w:author="קלוד" w:date="2026-10-11T13:11:34Z">
        <w:r>
          <w:rPr>
            <w:rtl/>
          </w:rPr>
          <w:t xml:space="preserve">המשקין</w:t>
        </w:r>
      </w:ins>
      <w:del w:id="91544" w:author="קלוד" w:date="2026-10-11T13:11:34Z">
        <w:r w:rsidRPr="006F178A">
          <w:rPr>
            <w:rtl/>
          </w:rPr>
          <w:delText xml:space="preserve">משקין</w:delText>
        </w:r>
      </w:del>
      <w:r w:rsidRPr="006F178A">
        <w:rPr>
          <w:rtl/>
        </w:rPr>
        <w:t xml:space="preserve"> </w:t>
      </w:r>
      <w:ins w:id="91541" w:author="קלוד" w:date="2026-10-11T13:11:34Z">
        <w:r>
          <w:rPr>
            <w:rtl/>
          </w:rPr>
          <w:t xml:space="preserve">כלל,</w:t>
        </w:r>
      </w:ins>
      <w:del w:id="91542" w:author="קלוד" w:date="2026-10-11T13:11:34Z">
        <w:r w:rsidRPr="006F178A">
          <w:rPr>
            <w:rtl/>
          </w:rPr>
          <w:delText xml:space="preserve">כלל</w:delText>
        </w:r>
      </w:del>
      <w:r w:rsidRPr="006F178A">
        <w:rPr>
          <w:rtl/>
        </w:rPr>
        <w:t xml:space="preserve"> </w:t>
      </w:r>
      <w:r w:rsidRPr="006F178A">
        <w:rPr>
          <w:rtl/>
        </w:rPr>
        <w:t xml:space="preserve">משא"כ</w:t>
      </w:r>
      <w:r w:rsidRPr="006F178A">
        <w:rPr>
          <w:rtl/>
        </w:rPr>
        <w:t xml:space="preserve"> בזב </w:t>
      </w:r>
      <w:ins w:id="91539" w:author="קלוד" w:date="2026-10-11T13:11:34Z">
        <w:r>
          <w:rPr>
            <w:rtl/>
          </w:rPr>
          <w:t xml:space="preserve">- צריך</w:t>
        </w:r>
      </w:ins>
      <w:del w:id="91540" w:author="קלוד" w:date="2026-10-11T13:11:34Z">
        <w:r w:rsidRPr="006F178A">
          <w:rPr>
            <w:rtl/>
          </w:rPr>
          <w:delText xml:space="preserve">בעי</w:delText>
        </w:r>
      </w:del>
      <w:r w:rsidRPr="006F178A">
        <w:rPr>
          <w:rtl/>
        </w:rPr>
        <w:t xml:space="preserve"> לכיס</w:t>
      </w:r>
      <w:r w:rsidRPr="006F178A">
        <w:rPr>
          <w:rFonts w:hint="cs"/>
          <w:rtl/>
        </w:rPr>
        <w:t xml:space="preserve"> לקבל </w:t>
      </w:r>
      <w:ins w:id="91537" w:author="קלוד" w:date="2026-10-11T13:11:34Z">
        <w:r>
          <w:rPr>
            <w:rFonts w:hint="cs"/>
            <w:rtl/>
          </w:rPr>
          <w:t xml:space="preserve">זיבה.</w:t>
        </w:r>
      </w:ins>
      <w:del w:id="91538" w:author="קלוד" w:date="2026-10-11T13:11:34Z">
        <w:r w:rsidRPr="006F178A">
          <w:rPr>
            <w:rFonts w:hint="cs"/>
            <w:rtl/>
          </w:rPr>
          <w:delText xml:space="preserve">זיבה</w:delText>
        </w:r>
      </w:del>
    </w:p>
    <w:p w:rsidR="00E9703F" w:rsidRDefault="00E9703F" w:rsidP="00E9703F">
      <w:pPr>
        <w:rPr>
          <w:rFonts w:ascii="Fb Fontext" w:hAnsi="Fb Fontext"/>
          <w:rtl/>
        </w:rPr>
      </w:pPr>
      <w:r w:rsidRPr="006F178A">
        <w:rPr>
          <w:rFonts w:ascii="Fb Fontext" w:hAnsi="Fb Fontext"/>
          <w:rtl/>
        </w:rPr>
        <w:t>ו</w:t>
      </w:r>
      <w:r w:rsidRPr="006F178A">
        <w:rPr>
          <w:rFonts w:ascii="Fb Fontext" w:hAnsi="Fb Fontext" w:hint="cs"/>
          <w:rtl/>
        </w:rPr>
        <w:t>דמי ל</w:t>
      </w:r>
      <w:r w:rsidRPr="006F178A">
        <w:rPr>
          <w:rFonts w:ascii="Fb Fontext" w:hAnsi="Fb Fontext"/>
          <w:rtl/>
        </w:rPr>
        <w:t xml:space="preserve">סיפא דעריבה שירד דלף לתוכה, מים הניתזין והנצפין אינן בכי יותן, ושבתוכה </w:t>
      </w:r>
      <w:r w:rsidRPr="006F178A">
        <w:rPr>
          <w:rFonts w:ascii="Fb Fontext" w:hAnsi="Fb Fontext"/>
          <w:rtl/>
        </w:rPr>
        <w:t xml:space="preserve">הר"ז</w:t>
      </w:r>
      <w:r w:rsidRPr="006F178A">
        <w:rPr>
          <w:rFonts w:ascii="Fb Fontext" w:hAnsi="Fb Fontext"/>
          <w:rtl/>
        </w:rPr>
        <w:t xml:space="preserve"> בכי יותן. [ואע"פ שא"צ להן]</w:t>
      </w:r>
    </w:p>
    <w:p>
      <w:pPr>
        <w:pStyle w:val="38"/>
        <w:rPr>
          <w:ins w:id="96556" w:author="מנוע מכני" w:date="2026-10-11T12:04:39Z"/>
        </w:rPr>
      </w:pPr>
      <w:r w:rsidRPr="006F178A">
        <w:t>ג.</w:t>
      </w:r>
      <w:r w:rsidRPr="006F178A">
        <w:t xml:space="preserve"> אלא אביי ורבא:</w:t>
      </w:r>
    </w:p>
    <w:p w:rsidR="00E9703F" w:rsidRPr="009757B9" w:rsidRDefault="00E9703F" w:rsidP="00E9703F">
      <w:pPr>
        <w:rPr>
          <w:rFonts w:cs="Guttman Vilna"/>
          <w:b/>
          <w:bCs/>
          <w:rtl/>
        </w:rPr>
      </w:pPr>
      <w:del w:id="96557" w:author="מנוע מכני" w:date="2026-10-11T12:04:39Z">
        <w:r w:rsidRPr="006F178A">
          <w:rPr>
            <w:rtl/>
          </w:rPr>
          <w:delText xml:space="preserve"> </w:delText>
        </w:r>
      </w:del>
      <w:ins w:id="91565" w:author="קלוד" w:date="2026-10-11T13:11:34Z">
        <w:r>
          <w:rPr>
            <w:rtl/>
          </w:rPr>
          <w:t xml:space="preserve">זו</w:t>
        </w:r>
      </w:ins>
      <w:del w:id="91566" w:author="קלוד" w:date="2026-10-11T13:11:34Z">
        <w:r w:rsidRPr="006F178A">
          <w:rPr>
            <w:rtl/>
          </w:rPr>
          <w:delText xml:space="preserve">הא</w:delText>
        </w:r>
      </w:del>
      <w:r w:rsidRPr="006F178A">
        <w:rPr>
          <w:rtl/>
        </w:rPr>
        <w:t xml:space="preserve"> </w:t>
      </w:r>
      <w:ins w:id="91563" w:author="קלוד" w:date="2026-10-11T13:11:34Z">
        <w:r>
          <w:rPr>
            <w:rtl/>
          </w:rPr>
          <w:t xml:space="preserve">שמחייבת</w:t>
        </w:r>
      </w:ins>
      <w:del w:id="91564" w:author="קלוד" w:date="2026-10-11T13:11:34Z">
        <w:r w:rsidRPr="006F178A">
          <w:rPr>
            <w:rtl/>
          </w:rPr>
          <w:delText xml:space="preserve">דחייב</w:delText>
        </w:r>
      </w:del>
      <w:r w:rsidRPr="006F178A">
        <w:rPr>
          <w:rtl/>
        </w:rPr>
        <w:t xml:space="preserve"> </w:t>
      </w:r>
      <w:ins w:id="91561" w:author="קלוד" w:date="2026-10-11T13:11:34Z">
        <w:r>
          <w:rPr>
            <w:rStyle w:val="2fb"/>
            <w:rtl/>
          </w:rPr>
          <w:t xml:space="preserve">-</w:t>
        </w:r>
      </w:ins>
      <w:del w:id="91562" w:author="קלוד" w:date="2026-10-11T13:11:34Z">
        <w:r w:rsidRPr="006F178A">
          <w:rPr>
            <w:rStyle w:val="2fb"/>
            <w:rtl/>
          </w:rPr>
          <w:delText xml:space="preserve">כר"י</w:delText>
        </w:r>
      </w:del>
      <w:r w:rsidRPr="006F178A">
        <w:rPr>
          <w:rtl/>
        </w:rPr>
        <w:t xml:space="preserve"> </w:t>
      </w:r>
      <w:ins w:id="91559" w:author="קלוד" w:date="2026-10-11T13:11:34Z">
        <w:r>
          <w:rPr>
            <w:rtl/>
          </w:rPr>
          <w:t xml:space="preserve">כר"י,</w:t>
        </w:r>
      </w:ins>
      <w:del w:id="91560" w:author="קלוד" w:date="2026-10-11T13:11:34Z">
        <w:r w:rsidRPr="006F178A">
          <w:rPr>
            <w:rtl/>
          </w:rPr>
          <w:delText xml:space="preserve">דמלשצ"לג</w:delText>
        </w:r>
      </w:del>
      <w:r w:rsidRPr="006F178A">
        <w:rPr>
          <w:rtl/>
        </w:rPr>
        <w:t xml:space="preserve"> </w:t>
      </w:r>
      <w:ins w:id="91557" w:author="קלוד" w:date="2026-10-11T13:11:34Z">
        <w:r>
          <w:rPr>
            <w:rtl/>
          </w:rPr>
          <w:t xml:space="preserve">שמלשאצל"ג</w:t>
        </w:r>
      </w:ins>
      <w:del w:id="91558" w:author="קלוד" w:date="2026-10-11T13:11:34Z">
        <w:r w:rsidRPr="006F178A">
          <w:rPr>
            <w:rtl/>
          </w:rPr>
          <w:delText xml:space="preserve">חייב,</w:delText>
        </w:r>
      </w:del>
      <w:r w:rsidRPr="006F178A">
        <w:rPr>
          <w:rtl/>
        </w:rPr>
        <w:t xml:space="preserve"> </w:t>
      </w:r>
      <w:ins w:id="91555" w:author="קלוד" w:date="2026-10-11T13:11:34Z">
        <w:r>
          <w:rPr>
            <w:rtl/>
          </w:rPr>
          <w:t xml:space="preserve">חייב;</w:t>
        </w:r>
      </w:ins>
      <w:del w:id="91556" w:author="קלוד" w:date="2026-10-11T13:11:34Z">
        <w:r w:rsidRPr="006F178A">
          <w:rPr>
            <w:rtl/>
          </w:rPr>
          <w:delText xml:space="preserve">והא</w:delText>
        </w:r>
      </w:del>
      <w:r w:rsidRPr="006F178A">
        <w:rPr>
          <w:rtl/>
        </w:rPr>
        <w:t xml:space="preserve"> </w:t>
      </w:r>
      <w:ins w:id="91553" w:author="קלוד" w:date="2026-10-11T13:11:34Z">
        <w:r>
          <w:rPr>
            <w:rtl/>
          </w:rPr>
          <w:t xml:space="preserve">וזו</w:t>
        </w:r>
      </w:ins>
      <w:del w:id="91554" w:author="קלוד" w:date="2026-10-11T13:11:34Z">
        <w:r w:rsidRPr="006F178A">
          <w:rPr>
            <w:rtl/>
          </w:rPr>
          <w:delText xml:space="preserve">דפטר</w:delText>
        </w:r>
      </w:del>
      <w:r w:rsidRPr="006F178A">
        <w:rPr>
          <w:rtl/>
        </w:rPr>
        <w:t xml:space="preserve"> </w:t>
      </w:r>
      <w:ins w:id="91551" w:author="קלוד" w:date="2026-10-11T13:11:34Z">
        <w:r>
          <w:rPr>
            <w:rStyle w:val="2fb"/>
            <w:rtl/>
          </w:rPr>
          <w:t xml:space="preserve">שפוטרת</w:t>
        </w:r>
      </w:ins>
      <w:del w:id="91552" w:author="קלוד" w:date="2026-10-11T13:11:34Z">
        <w:r w:rsidRPr="006F178A">
          <w:rPr>
            <w:rStyle w:val="2fb"/>
            <w:rtl/>
          </w:rPr>
          <w:delText xml:space="preserve">כר"ש</w:delText>
        </w:r>
      </w:del>
      <w:r w:rsidRPr="006F178A">
        <w:rPr>
          <w:rtl/>
        </w:rPr>
        <w:t xml:space="preserve"> </w:t>
      </w:r>
      <w:ins w:id="91549" w:author="קלוד" w:date="2026-10-11T13:11:34Z">
        <w:r>
          <w:rPr>
            <w:rtl/>
          </w:rPr>
          <w:t xml:space="preserve">- כר"ש, שמלשאצל"ג</w:t>
        </w:r>
      </w:ins>
      <w:del w:id="91550" w:author="קלוד" w:date="2026-10-11T13:11:34Z">
        <w:r w:rsidRPr="006F178A">
          <w:rPr>
            <w:rtl/>
          </w:rPr>
          <w:delText xml:space="preserve">דמלשאצל"ג</w:delText>
        </w:r>
      </w:del>
      <w:r w:rsidRPr="006F178A">
        <w:rPr>
          <w:rtl/>
        </w:rPr>
        <w:t xml:space="preserve"> פטור.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יב.</w:t>
      </w:r>
    </w:p>
    <w:p>
      <w:pPr>
        <w:pStyle w:val="afffff8"/>
        <w:rPr>
          <w:ins w:id="91247" w:author="קלוד" w:date="2026-10-11T12:33:55Z"/>
        </w:rPr>
      </w:pPr>
      <w:ins w:id="91248" w:author="קלוד" w:date="2026-10-11T12:33:55Z">
        <w:r>
          <w:rPr>
            <w:color w:val="7B3F00"/>
          </w:rPr>
          <w:t xml:space="preserve">יוצא בתפילין ערב שבת עם חשכה - חיוב משמוש</w:t>
        </w:r>
      </w:ins>
    </w:p>
    <w:p>
      <w:pPr>
        <w:pStyle w:val="38"/>
        <w:rPr>
          <w:ins w:id="96558" w:author="מנוע מכני" w:date="2026-10-11T12:04:39Z"/>
        </w:rPr>
      </w:pPr>
      <w:r w:rsidRPr="006F178A">
        <w:t xml:space="preserve">תדר"י:</w:t>
      </w:r>
    </w:p>
    <w:p w:rsidR="00E9703F" w:rsidRPr="006F178A" w:rsidRDefault="00E9703F" w:rsidP="00E9703F">
      <w:pPr>
        <w:rPr>
          <w:rtl/>
        </w:rPr>
      </w:pPr>
      <w:del w:id="96559" w:author="מנוע מכני" w:date="2026-10-11T12:04:39Z">
        <w:r w:rsidRPr="006F178A">
          <w:rPr>
            <w:rFonts w:ascii="Fb Fontext" w:hAnsi="Fb Fontext"/>
            <w:rtl/>
          </w:rPr>
          <w:delText xml:space="preserve"> </w:delText>
        </w:r>
      </w:del>
      <w:r w:rsidRPr="006F178A">
        <w:rPr>
          <w:rFonts w:ascii="Fb Fontext" w:hAnsi="Fb Fontext"/>
          <w:rtl/>
        </w:rPr>
        <w:t xml:space="preserve">יוצא אדם בתפילין בערב שבת עם חשיכה. </w:t>
      </w:r>
      <w:r w:rsidRPr="006F178A">
        <w:rPr>
          <w:rStyle w:val="2fb"/>
          <w:rFonts w:ascii="Fb Fontext" w:hAnsi="Fb Fontext"/>
          <w:rtl/>
        </w:rPr>
        <w:t xml:space="preserve">כדרבר"ה</w:t>
      </w:r>
      <w:r w:rsidRPr="006F178A">
        <w:rPr>
          <w:rFonts w:ascii="Fb Fontext" w:hAnsi="Fb Fontext"/>
          <w:rtl/>
        </w:rPr>
        <w:t xml:space="preserve"> דחייב אדם למשמש בתפילין כל שעה ושעה, </w:t>
      </w:r>
      <w:r w:rsidRPr="006F178A">
        <w:rPr>
          <w:rFonts w:ascii="Fb Fontext" w:hAnsi="Fb Fontext"/>
          <w:rtl/>
        </w:rPr>
        <w:t xml:space="preserve">ק"ו</w:t>
      </w:r>
      <w:r w:rsidRPr="006F178A">
        <w:rPr>
          <w:rFonts w:ascii="Fb Fontext" w:hAnsi="Fb Fontext"/>
          <w:rtl/>
        </w:rPr>
        <w:t xml:space="preserve"> מציץ שאין בו אלא אזכרה אחת </w:t>
      </w:r>
      <w:r w:rsidRPr="006F178A">
        <w:rPr>
          <w:rFonts w:ascii="Fb Fontext" w:hAnsi="Fb Fontext" w:hint="cs"/>
          <w:rtl/>
        </w:rPr>
        <w:t>וכתיב</w:t>
      </w:r>
      <w:r w:rsidRPr="00C077D2">
        <w:rPr>
          <w:rStyle w:val="afffff0"/>
          <w:rtl/>
        </w:rPr>
        <w:t xml:space="preserve"> </w:t>
      </w:r>
      <w:r w:rsidRPr="00C077D2">
        <w:rPr>
          <w:rStyle w:val="afffff0"/>
          <w:rFonts w:hint="cs"/>
          <w:rtl/>
        </w:rPr>
        <w:t>'</w:t>
      </w:r>
      <w:ins w:id="90801" w:author="Claude - סמנטי" w:date="2026-10-11T12:28:21Z">
        <w:r>
          <w:rPr>
            <w:rStyle w:val="afffff0"/>
            <w:rtl/>
          </w:rPr>
          <w:t xml:space="preserve">וְהָיָה עַל מִצְחוֹ תָּמִיד</w:t>
        </w:r>
      </w:ins>
      <w:del w:id="90802" w:author="Claude - סמנטי" w:date="2026-10-11T12:28:21Z">
        <w:r w:rsidRPr="00C077D2">
          <w:rPr>
            <w:rStyle w:val="afffff0"/>
            <w:rtl/>
          </w:rPr>
          <w:delText xml:space="preserve">והיה על מצחו תמיד</w:delText>
        </w:r>
      </w:del>
      <w:r w:rsidRPr="00C077D2">
        <w:rPr>
          <w:rStyle w:val="afffff0"/>
          <w:rFonts w:hint="cs"/>
          <w:rtl/>
        </w:rPr>
        <w:t>'</w:t>
      </w:r>
      <w:r w:rsidRPr="00C077D2">
        <w:rPr>
          <w:rStyle w:val="afffff0"/>
          <w:rtl/>
        </w:rPr>
        <w:t xml:space="preserve"> </w:t>
      </w:r>
      <w:r w:rsidRPr="006F178A">
        <w:rPr>
          <w:rFonts w:ascii="Fb Fontext" w:hAnsi="Fb Fontext"/>
          <w:rtl/>
        </w:rPr>
        <w:t xml:space="preserve">שלא יסיח דעתו ממנו, לתפילין שיש בהן אזכרות </w:t>
      </w:r>
      <w:ins w:id="91573" w:author="קלוד" w:date="2026-10-11T13:11:34Z">
        <w:r>
          <w:rPr>
            <w:rFonts w:ascii="Fb Fontext" w:hAnsi="Fb Fontext"/>
            <w:rtl/>
          </w:rPr>
          <w:t xml:space="preserve">הרבה,</w:t>
        </w:r>
      </w:ins>
      <w:del w:id="91574" w:author="קלוד" w:date="2026-10-11T13:11:34Z">
        <w:r w:rsidRPr="006F178A">
          <w:rPr>
            <w:rFonts w:ascii="Fb Fontext" w:hAnsi="Fb Fontext"/>
            <w:rtl/>
          </w:rPr>
          <w:delText xml:space="preserve">הרבה</w:delText>
        </w:r>
      </w:del>
      <w:r w:rsidRPr="006F178A">
        <w:rPr>
          <w:rFonts w:ascii="Fb Fontext" w:hAnsi="Fb Fontext"/>
          <w:rtl/>
        </w:rPr>
        <w:t xml:space="preserve"> </w:t>
      </w:r>
      <w:ins w:id="91571" w:author="קלוד" w:date="2026-10-11T13:11:34Z">
        <w:r>
          <w:rPr>
            <w:rFonts w:ascii="Fb Fontext" w:hAnsi="Fb Fontext"/>
            <w:rtl/>
          </w:rPr>
          <w:t xml:space="preserve">ולכן</w:t>
        </w:r>
      </w:ins>
      <w:del w:id="91572" w:author="קלוד" w:date="2026-10-11T13:11:34Z">
        <w:r w:rsidRPr="006F178A">
          <w:rPr>
            <w:rFonts w:ascii="Fb Fontext" w:hAnsi="Fb Fontext"/>
            <w:rtl/>
          </w:rPr>
          <w:delText xml:space="preserve">והלכך</w:delText>
        </w:r>
      </w:del>
      <w:r w:rsidRPr="006F178A">
        <w:rPr>
          <w:rFonts w:ascii="Fb Fontext" w:hAnsi="Fb Fontext"/>
          <w:rtl/>
        </w:rPr>
        <w:t xml:space="preserve"> </w:t>
      </w:r>
      <w:ins w:id="91569" w:author="קלוד" w:date="2026-10-11T13:11:34Z">
        <w:r>
          <w:rPr>
            <w:rFonts w:ascii="Fb Fontext" w:hAnsi="Fb Fontext"/>
            <w:rtl/>
          </w:rPr>
          <w:t xml:space="preserve">זוכר</w:t>
        </w:r>
      </w:ins>
      <w:del w:id="91570" w:author="קלוד" w:date="2026-10-11T13:11:34Z">
        <w:r w:rsidRPr="006F178A">
          <w:rPr>
            <w:rFonts w:ascii="Fb Fontext" w:hAnsi="Fb Fontext"/>
            <w:rtl/>
          </w:rPr>
          <w:delText xml:space="preserve">דכיר</w:delText>
        </w:r>
      </w:del>
      <w:r w:rsidRPr="006F178A">
        <w:rPr>
          <w:rFonts w:ascii="Fb Fontext" w:hAnsi="Fb Fontext"/>
          <w:rtl/>
        </w:rPr>
        <w:t xml:space="preserve"> </w:t>
      </w:r>
      <w:ins w:id="94243" w:author="מנוע מכני" w:date="2026-10-11T12:04:39Z">
        <w:ins w:id="91567" w:author="קלוד" w:date="2026-10-11T13:11:34Z">
          <w:r>
            <w:rPr>
              <w:rFonts w:ascii="Fb Fontext" w:hAnsi="Fb Fontext"/>
              <w:rtl/>
            </w:rPr>
            <w:t xml:space="preserve">אותן.</w:t>
          </w:r>
        </w:ins>
        <w:del w:id="91568" w:author="קלוד" w:date="2026-10-11T13:11:34Z">
          <w:r>
            <w:rPr>
              <w:rFonts w:ascii="Fb Fontext" w:hAnsi="Fb Fontext"/>
              <w:rtl/>
            </w:rPr>
            <w:delText xml:space="preserve">להם</w:delText>
          </w:r>
          <w:r w:rsidRPr="006F178A">
            <w:rPr>
              <w:rFonts w:ascii="Fb Fontext" w:hAnsi="Fb Fontext"/>
              <w:rtl/>
            </w:rPr>
            <w:delText xml:space="preserve">.</w:delText>
          </w:r>
        </w:del>
      </w:ins>
      <w:del w:id="94244" w:author="מנוע מכני" w:date="2026-10-11T12:04:39Z">
        <w:r w:rsidRPr="006F178A">
          <w:rPr>
            <w:rFonts w:ascii="Fb Fontext" w:hAnsi="Fb Fontext"/>
            <w:rtl/>
          </w:rPr>
          <w:delText xml:space="preserve">להו</w:delText>
        </w:r>
      </w:del>
    </w:p>
    <w:p>
      <w:pPr>
        <w:pStyle w:val="38"/>
        <w:rPr>
          <w:ins w:id="96560" w:author="מנוע מכני" w:date="2026-10-11T12:04:39Z"/>
        </w:rPr>
      </w:pPr>
      <w:r w:rsidRPr="00097464">
        <w:t xml:space="preserve">תניא</w:t>
      </w:r>
      <w:r w:rsidRPr="00097464">
        <w:t xml:space="preserve">, חנניא</w:t>
      </w:r>
      <w:del w:id="99381" w:author="מנוע מכני" w:date="2026-10-11T12:04:39Z">
        <w:r w:rsidRPr="00097464">
          <w:delText xml:space="preserve"> אומר</w:delText>
        </w:r>
      </w:del>
      <w:r w:rsidRPr="00097464">
        <w:t xml:space="preserve">:</w:t>
      </w:r>
    </w:p>
    <w:p w:rsidR="00E9703F" w:rsidRPr="00097464" w:rsidRDefault="00E9703F" w:rsidP="00E9703F">
      <w:pPr>
        <w:rPr>
          <w:spacing w:val="-6"/>
          <w:rtl/>
        </w:rPr>
      </w:pPr>
      <w:del w:id="96561" w:author="מנוע מכני" w:date="2026-10-11T12:04:39Z">
        <w:r w:rsidRPr="00097464">
          <w:rPr>
            <w:spacing w:val="-6"/>
            <w:rtl/>
          </w:rPr>
          <w:delText xml:space="preserve"> </w:delText>
        </w:r>
      </w:del>
      <w:r w:rsidRPr="00097464">
        <w:rPr>
          <w:spacing w:val="-6"/>
          <w:rtl/>
        </w:rPr>
        <w:t xml:space="preserve">חייב אדם למשמש בבגדו ערב שבת עם חשכה. | </w:t>
      </w:r>
      <w:r w:rsidRPr="00097464">
        <w:rPr>
          <w:rStyle w:val="2fb"/>
          <w:spacing w:val="-6"/>
          <w:rtl/>
        </w:rPr>
        <w:t xml:space="preserve">רב יוסף</w:t>
      </w:r>
      <w:r w:rsidRPr="00097464">
        <w:rPr>
          <w:spacing w:val="-6"/>
          <w:rtl/>
        </w:rPr>
        <w:t xml:space="preserve">: </w:t>
      </w:r>
      <w:r w:rsidRPr="00097464">
        <w:rPr>
          <w:b/>
          <w:bCs/>
          <w:spacing w:val="-6"/>
          <w:rtl/>
        </w:rPr>
        <w:t>הלכתא</w:t>
      </w:r>
      <w:r w:rsidRPr="00097464">
        <w:rPr>
          <w:spacing w:val="-6"/>
          <w:rtl/>
        </w:rPr>
        <w:t xml:space="preserve"> רבתי לשבת.</w:t>
      </w:r>
    </w:p>
    <w:p w:rsidR="00E9703F" w:rsidRDefault="00E9703F" w:rsidP="00E9703F">
      <w:pPr>
        <w:pStyle w:val="affffd"/>
        <w:spacing w:after="0"/>
        <w:rPr>
          <w:del w:id="90004" w:author="מנוע עיצוב" w:date="2026-10-11T12:09:26Z"/>
          <w:rFonts w:ascii="MS Mincho" w:hAnsi="MS Mincho"/>
          <w:bCs w:val="0"/>
          <w:rtl/>
        </w:rPr>
      </w:pPr>
      <w:del w:id="90003"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70" w:author="קלוד" w:date="2026-10-11T09:07:15Z">
          <w:pPr>
            <w:pStyle w:val="affff1"/>
            <w:rPr>
              <w:rStyle w:val="afffe"/>
              <w:b w:val="0"/>
              <w:bCs/>
              <w:rtl/>
            </w:rPr>
          </w:pPr>
        </w:pPrChange>
      </w:pPr>
      <w:ins w:id="9802" w:author="מספור קטעי משנה" w:date="2026-10-11T09:35:03Z">
        <w:r>
          <w:rPr>
            <w:rStyle w:val="MisparKeta"/>
          </w:rPr>
          <w:t xml:space="preserve">ב. </w:t>
        </w:r>
      </w:ins>
      <w:r w:rsidRPr="00146180">
        <w:rPr>
          <w:rStyle w:val="afffe"/>
          <w:b w:val="0"/>
          <w:rtl/>
        </w:rPr>
        <w:t>לא יפלה את כליו כו'.</w:t>
      </w:r>
    </w:p>
    <w:p>
      <w:pPr>
        <w:pStyle w:val="38"/>
        <w:rPr>
          <w:ins w:id="96562" w:author="מנוע מכני" w:date="2026-10-11T12:04:39Z"/>
        </w:rPr>
      </w:pPr>
      <w:r w:rsidRPr="006F178A">
        <w:t xml:space="preserve">הך</w:t>
      </w:r>
    </w:p>
    <w:p w:rsidR="00E9703F" w:rsidRDefault="00E9703F" w:rsidP="00E9703F">
      <w:pPr>
        <w:rPr>
          <w:rFonts w:ascii="Fb Fontext" w:hAnsi="Fb Fontext"/>
          <w:rtl/>
        </w:rPr>
      </w:pPr>
      <w:del w:id="96563" w:author="מנוע מכני" w:date="2026-10-11T12:04:39Z">
        <w:r w:rsidRPr="006F178A">
          <w:rPr>
            <w:rFonts w:ascii="Fb Fontext" w:hAnsi="Fb Fontext"/>
            <w:rtl/>
          </w:rPr>
          <w:delText xml:space="preserve"> </w:delText>
        </w:r>
      </w:del>
      <w:r w:rsidRPr="006F178A">
        <w:rPr>
          <w:rFonts w:ascii="Fb Fontext" w:hAnsi="Fb Fontext"/>
          <w:rtl/>
        </w:rPr>
        <w:t xml:space="preserve">דלא יפלה את כליו ולא יקרא לאור הנר </w:t>
      </w:r>
      <w:ins w:id="91581" w:author="קלוד" w:date="2026-10-11T13:11:34Z">
        <w:r>
          <w:rPr>
            <w:rFonts w:ascii="Fb Fontext" w:hAnsi="Fb Fontext"/>
            <w:rtl/>
          </w:rPr>
          <w:t xml:space="preserve">- שניהם </w:t>
        </w:r>
        <w:r>
          <w:rPr>
            <w:rStyle w:val="afffffe"/>
            <w:rFonts w:ascii="Fb Fontext" w:hAnsi="Fb Fontext"/>
            <w:rtl/>
          </w:rPr>
          <w:t xml:space="preserve">בלילה</w:t>
        </w:r>
        <w:r>
          <w:rPr>
            <w:rFonts w:ascii="Fb Fontext" w:hAnsi="Fb Fontext"/>
            <w:rtl/>
          </w:rPr>
          <w:t xml:space="preserve"> משום</w:t>
        </w:r>
      </w:ins>
      <w:del w:id="91582" w:author="קלוד" w:date="2026-10-11T13:11:34Z">
        <w:r w:rsidRPr="006F178A">
          <w:rPr>
            <w:rFonts w:ascii="Fb Fontext" w:hAnsi="Fb Fontext"/>
            <w:rtl/>
          </w:rPr>
          <w:delText xml:space="preserve">תרוויהו</w:delText>
        </w:r>
      </w:del>
      <w:r w:rsidRPr="006F178A">
        <w:rPr>
          <w:rFonts w:ascii="Fb Fontext" w:hAnsi="Fb Fontext"/>
          <w:rtl/>
        </w:rPr>
        <w:t xml:space="preserve"> שמא יטה [ואיסור יפלה </w:t>
      </w:r>
      <w:ins w:id="90825" w:author="מנוע מכני" w:date="2026-10-11T12:04:39Z">
        <w:ins w:id="91579" w:author="קלוד" w:date="2026-10-11T13:11:34Z">
          <w:r>
            <w:rPr>
              <w:rFonts w:ascii="Fb Fontext" w:hAnsi="Fb Fontext"/>
              <w:rtl/>
            </w:rPr>
            <w:t xml:space="preserve">אינו</w:t>
          </w:r>
        </w:ins>
        <w:del w:id="91580" w:author="קלוד" w:date="2026-10-11T13:11:34Z">
          <w:r>
            <w:rPr>
              <w:rFonts w:ascii="Fb Fontext" w:hAnsi="Fb Fontext"/>
              <w:rtl/>
            </w:rPr>
            <w:delText xml:space="preserve">לא</w:delText>
          </w:r>
        </w:del>
      </w:ins>
      <w:del w:id="90826" w:author="מנוע מכני" w:date="2026-10-11T12:04:39Z">
        <w:r w:rsidRPr="006F178A">
          <w:rPr>
            <w:rFonts w:ascii="Fb Fontext" w:hAnsi="Fb Fontext"/>
            <w:rtl/>
          </w:rPr>
          <w:delText xml:space="preserve">לאו</w:delText>
        </w:r>
      </w:del>
      <w:r w:rsidRPr="006F178A">
        <w:rPr>
          <w:rFonts w:ascii="Fb Fontext" w:hAnsi="Fb Fontext"/>
          <w:rtl/>
        </w:rPr>
        <w:t xml:space="preserve"> </w:t>
      </w:r>
      <w:ins w:id="91577" w:author="קלוד" w:date="2026-10-11T13:11:34Z">
        <w:r>
          <w:rPr>
            <w:rFonts w:ascii="Fb Fontext" w:hAnsi="Fb Fontext"/>
            <w:rtl/>
          </w:rPr>
          <w:t xml:space="preserve">מטעם</w:t>
        </w:r>
      </w:ins>
      <w:del w:id="91578" w:author="קלוד" w:date="2026-10-11T13:11:34Z">
        <w:r w:rsidRPr="006F178A">
          <w:rPr>
            <w:rFonts w:ascii="Fb Fontext" w:hAnsi="Fb Fontext"/>
            <w:rtl/>
          </w:rPr>
          <w:delText xml:space="preserve">מטעמא</w:delText>
        </w:r>
      </w:del>
      <w:r w:rsidRPr="006F178A">
        <w:rPr>
          <w:rFonts w:ascii="Fb Fontext" w:hAnsi="Fb Fontext"/>
          <w:rtl/>
        </w:rPr>
        <w:t xml:space="preserve"> </w:t>
      </w:r>
      <w:ins w:id="91575" w:author="קלוד" w:date="2026-10-11T13:11:34Z">
        <w:r>
          <w:rPr>
            <w:rStyle w:val="2fb"/>
            <w:rFonts w:ascii="Fb Fontext" w:hAnsi="Fb Fontext"/>
            <w:rtl/>
          </w:rPr>
          <w:t xml:space="preserve">ר"א </w:t>
        </w:r>
        <w:r>
          <w:rPr>
            <w:rStyle w:val="afffffe"/>
            <w:rFonts w:ascii="Fb Fontext" w:hAnsi="Fb Fontext"/>
            <w:rtl/>
          </w:rPr>
          <w:t xml:space="preserve">שההורג כינה</w:t>
        </w:r>
      </w:ins>
      <w:del w:id="91576" w:author="קלוד" w:date="2026-10-11T13:11:34Z">
        <w:r w:rsidRPr="006F178A">
          <w:rPr>
            <w:rStyle w:val="2fb"/>
            <w:rFonts w:ascii="Fb Fontext" w:hAnsi="Fb Fontext"/>
            <w:rtl/>
          </w:rPr>
          <w:delText xml:space="preserve">דר"א</w:delText>
        </w:r>
      </w:del>
      <w:r w:rsidRPr="006F178A">
        <w:rPr>
          <w:rFonts w:ascii="Fb Fontext" w:hAnsi="Fb Fontext"/>
          <w:rtl/>
        </w:rPr>
        <w:t xml:space="preserve"> כאילו הורג גמל]</w:t>
      </w:r>
    </w:p>
    <w:p w:rsidR="00E9703F" w:rsidRPr="006F178A" w:rsidRDefault="00E9703F" w:rsidP="00E9703F">
      <w:pPr>
        <w:rPr>
          <w:rtl/>
        </w:rPr>
      </w:pPr>
      <w:r w:rsidRPr="006F178A">
        <w:rPr>
          <w:rFonts w:ascii="Fb Fontext" w:hAnsi="Fb Fontext"/>
          <w:sz w:val="20"/>
          <w:rtl/>
        </w:rPr>
        <w:t>וש"מ מדתני</w:t>
      </w:r>
      <w:r w:rsidRPr="006F178A">
        <w:rPr>
          <w:rFonts w:ascii="Fb Fontext" w:hAnsi="Fb Fontext" w:hint="cs"/>
          <w:sz w:val="20"/>
          <w:rtl/>
        </w:rPr>
        <w:t>א</w:t>
      </w:r>
      <w:r w:rsidRPr="006F178A">
        <w:rPr>
          <w:rFonts w:ascii="Fb Fontext" w:hAnsi="Fb Fontext"/>
          <w:sz w:val="20"/>
          <w:rtl/>
        </w:rPr>
        <w:t xml:space="preserve"> אין פולין לאור הנר, ואין קורין לאור הנר, אלו מן ההלכות שאמרו בעליית חנניה בן </w:t>
      </w:r>
      <w:r w:rsidRPr="006F178A">
        <w:rPr>
          <w:rStyle w:val="2fb"/>
          <w:rFonts w:ascii="Fb Fontext" w:hAnsi="Fb Fontext"/>
          <w:sz w:val="20"/>
          <w:rtl/>
        </w:rPr>
        <w:t xml:space="preserve">חזקיה</w:t>
      </w:r>
      <w:r w:rsidRPr="006F178A">
        <w:rPr>
          <w:rFonts w:ascii="Fb Fontext" w:hAnsi="Fb Fontext"/>
          <w:sz w:val="20"/>
          <w:rtl/>
        </w:rPr>
        <w:t xml:space="preserve"> בן גרון. </w:t>
      </w:r>
      <w:r w:rsidRPr="006F178A">
        <w:rPr>
          <w:rFonts w:ascii="Fb Fontext" w:hAnsi="Fb Fontext"/>
          <w:sz w:val="20"/>
          <w:rtl/>
        </w:rPr>
        <w:t xml:space="preserve">ש"מ</w:t>
      </w:r>
      <w:r w:rsidRPr="006F178A">
        <w:rPr>
          <w:rFonts w:ascii="Fb Fontext" w:hAnsi="Fb Fontext"/>
          <w:sz w:val="20"/>
          <w:rtl/>
        </w:rPr>
        <w:t xml:space="preserve">.</w:t>
      </w:r>
    </w:p>
    <w:p>
      <w:pPr>
        <w:pStyle w:val="38"/>
        <w:rPr>
          <w:ins w:id="96564" w:author="מנוע מכני" w:date="2026-10-11T12:04:39Z"/>
        </w:rPr>
      </w:pPr>
      <w:r w:rsidRPr="006F178A">
        <w:t xml:space="preserve">ריא"ש:</w:t>
      </w:r>
    </w:p>
    <w:p w:rsidR="00E9703F" w:rsidRPr="00EC3AF0" w:rsidRDefault="00E9703F" w:rsidP="00E9703F">
      <w:pPr>
        <w:rPr>
          <w:b/>
          <w:bCs/>
          <w:rtl/>
        </w:rPr>
      </w:pPr>
      <w:del w:id="96565" w:author="מנוע מכני" w:date="2026-10-11T12:04:39Z">
        <w:r w:rsidRPr="006F178A">
          <w:rPr>
            <w:rFonts w:ascii="Fb Fontext" w:hAnsi="Fb Fontext"/>
            <w:rtl/>
          </w:rPr>
          <w:delText xml:space="preserve"> </w:delText>
        </w:r>
      </w:del>
      <w:ins w:id="90209" w:author="מנוע מכני" w:date="2026-10-11T12:04:39Z">
        <w:ins w:id="91583" w:author="קלוד" w:date="2026-10-11T13:11:34Z">
          <w:r>
            <w:rPr>
              <w:rStyle w:val="afffffe"/>
              <w:rFonts w:ascii="Fb Fontext" w:hAnsi="Fb Fontext"/>
              <w:rtl/>
            </w:rPr>
            <w:t xml:space="preserve">אסור</w:t>
          </w:r>
          <w:r>
            <w:rPr>
              <w:rFonts w:ascii="Fb Fontext" w:hAnsi="Fb Fontext"/>
              <w:rtl/>
            </w:rPr>
            <w:t xml:space="preserve"> אפי'</w:t>
          </w:r>
        </w:ins>
        <w:del w:id="91584" w:author="קלוד" w:date="2026-10-11T13:11:34Z">
          <w:r>
            <w:rPr>
              <w:rFonts w:ascii="Fb Fontext" w:hAnsi="Fb Fontext"/>
              <w:rtl/>
            </w:rPr>
            <w:delText xml:space="preserve">אפי'</w:delText>
          </w:r>
        </w:del>
      </w:ins>
      <w:del w:id="90210" w:author="מנוע מכני" w:date="2026-10-11T12:04:39Z">
        <w:r w:rsidRPr="006F178A">
          <w:rPr>
            <w:rFonts w:ascii="Fb Fontext" w:hAnsi="Fb Fontext"/>
            <w:rtl/>
          </w:rPr>
          <w:delText xml:space="preserve">אפילו</w:delText>
        </w:r>
      </w:del>
      <w:r w:rsidRPr="006F178A">
        <w:rPr>
          <w:rFonts w:ascii="Fb Fontext" w:hAnsi="Fb Fontext"/>
          <w:rtl/>
        </w:rPr>
        <w:t xml:space="preserve"> להבחין בין בגדו לבגדי אשתו.</w:t>
      </w:r>
    </w:p>
    <w:p>
      <w:pPr>
        <w:pStyle w:val="38"/>
        <w:rPr>
          <w:ins w:id="96566" w:author="מנוע מכני" w:date="2026-10-11T12:04:39Z"/>
        </w:rPr>
      </w:pPr>
      <w:r w:rsidRPr="004640F6">
        <w:t>רבא:</w:t>
      </w:r>
    </w:p>
    <w:p w:rsidR="00E9703F" w:rsidRPr="004640F6" w:rsidRDefault="00E9703F" w:rsidP="00E9703F">
      <w:pPr>
        <w:rPr>
          <w:rFonts w:cs="Guttman Vilna"/>
          <w:b/>
          <w:bCs/>
          <w:spacing w:val="-4"/>
          <w:rtl/>
        </w:rPr>
      </w:pPr>
      <w:del w:id="96567" w:author="מנוע מכני" w:date="2026-10-11T12:04:39Z">
        <w:r w:rsidRPr="004640F6">
          <w:rPr>
            <w:spacing w:val="-4"/>
            <w:rtl/>
          </w:rPr>
          <w:delText xml:space="preserve"> </w:delText>
        </w:r>
      </w:del>
      <w:r w:rsidRPr="004640F6">
        <w:rPr>
          <w:spacing w:val="-4"/>
          <w:rtl/>
        </w:rPr>
        <w:t xml:space="preserve">לא</w:t>
      </w:r>
      <w:r w:rsidRPr="004640F6">
        <w:rPr>
          <w:spacing w:val="-4"/>
          <w:rtl/>
        </w:rPr>
        <w:t xml:space="preserve"> </w:t>
      </w:r>
      <w:ins w:id="91595" w:author="קלוד" w:date="2026-10-11T13:11:34Z">
        <w:r>
          <w:rPr>
            <w:spacing w:val="-4"/>
            <w:rtl/>
          </w:rPr>
          <w:t xml:space="preserve">אמרנו</w:t>
        </w:r>
      </w:ins>
      <w:del w:id="91596" w:author="קלוד" w:date="2026-10-11T13:11:34Z">
        <w:r w:rsidRPr="004640F6">
          <w:rPr>
            <w:spacing w:val="-4"/>
            <w:rtl/>
          </w:rPr>
          <w:delText xml:space="preserve">אמרן</w:delText>
        </w:r>
      </w:del>
      <w:r w:rsidRPr="004640F6">
        <w:rPr>
          <w:spacing w:val="-4"/>
          <w:rtl/>
        </w:rPr>
        <w:t xml:space="preserve"> אלא </w:t>
      </w:r>
      <w:ins w:id="91593" w:author="קלוד" w:date="2026-10-11T13:11:34Z">
        <w:r>
          <w:rPr>
            <w:spacing w:val="-4"/>
            <w:rtl/>
          </w:rPr>
          <w:t xml:space="preserve">של בני</w:t>
        </w:r>
      </w:ins>
      <w:del w:id="91594" w:author="קלוד" w:date="2026-10-11T13:11:34Z">
        <w:r w:rsidRPr="004640F6">
          <w:rPr>
            <w:spacing w:val="-4"/>
            <w:rtl/>
          </w:rPr>
          <w:delText xml:space="preserve">דבני</w:delText>
        </w:r>
      </w:del>
      <w:r w:rsidRPr="004640F6">
        <w:rPr>
          <w:spacing w:val="-4"/>
          <w:rtl/>
        </w:rPr>
        <w:t xml:space="preserve"> מחוזא </w:t>
      </w:r>
      <w:ins w:id="91591" w:author="קלוד" w:date="2026-10-11T13:11:34Z">
        <w:r>
          <w:rPr>
            <w:spacing w:val="-4"/>
            <w:rtl/>
          </w:rPr>
          <w:t xml:space="preserve">[שמפונקים</w:t>
        </w:r>
      </w:ins>
      <w:del w:id="91592" w:author="קלוד" w:date="2026-10-11T13:11:34Z">
        <w:r w:rsidRPr="004640F6">
          <w:rPr>
            <w:spacing w:val="-4"/>
            <w:rtl/>
          </w:rPr>
          <w:delText xml:space="preserve">[דמפנקי</w:delText>
        </w:r>
      </w:del>
      <w:r w:rsidRPr="004640F6">
        <w:rPr>
          <w:spacing w:val="-4"/>
          <w:rtl/>
        </w:rPr>
        <w:t xml:space="preserve"> ובגדיהם רחבים], אבל </w:t>
      </w:r>
      <w:ins w:id="91589" w:author="קלוד" w:date="2026-10-11T13:11:34Z">
        <w:r>
          <w:rPr>
            <w:spacing w:val="-4"/>
            <w:rtl/>
          </w:rPr>
          <w:t xml:space="preserve">של</w:t>
        </w:r>
      </w:ins>
      <w:del w:id="91590" w:author="קלוד" w:date="2026-10-11T13:11:34Z">
        <w:r w:rsidRPr="004640F6">
          <w:rPr>
            <w:spacing w:val="-4"/>
            <w:rtl/>
          </w:rPr>
          <w:delText xml:space="preserve">דבני</w:delText>
        </w:r>
      </w:del>
      <w:r w:rsidRPr="004640F6">
        <w:rPr>
          <w:spacing w:val="-4"/>
          <w:rtl/>
        </w:rPr>
        <w:t xml:space="preserve"> </w:t>
      </w:r>
      <w:ins w:id="91587" w:author="קלוד" w:date="2026-10-11T13:11:34Z">
        <w:r>
          <w:rPr>
            <w:spacing w:val="-4"/>
            <w:rtl/>
          </w:rPr>
          <w:t xml:space="preserve">בני הכפר</w:t>
        </w:r>
      </w:ins>
      <w:del w:id="91588" w:author="קלוד" w:date="2026-10-11T13:11:34Z">
        <w:r w:rsidRPr="004640F6">
          <w:rPr>
            <w:spacing w:val="-4"/>
            <w:rtl/>
          </w:rPr>
          <w:delText xml:space="preserve">חקליתא</w:delText>
        </w:r>
      </w:del>
      <w:r w:rsidRPr="004640F6">
        <w:rPr>
          <w:spacing w:val="-4"/>
          <w:rtl/>
        </w:rPr>
        <w:t xml:space="preserve"> [שקצרים הם] </w:t>
      </w:r>
      <w:ins w:id="91585" w:author="קלוד" w:date="2026-10-11T13:11:34Z">
        <w:r>
          <w:rPr>
            <w:spacing w:val="-4"/>
            <w:rtl/>
          </w:rPr>
          <w:t xml:space="preserve">- יודעים </w:t>
        </w:r>
        <w:r>
          <w:rPr>
            <w:rStyle w:val="afffffe"/>
            <w:spacing w:val="-4"/>
            <w:rtl/>
          </w:rPr>
          <w:t xml:space="preserve">להבחין</w:t>
        </w:r>
        <w:r>
          <w:rPr>
            <w:spacing w:val="-4"/>
            <w:rtl/>
          </w:rPr>
          <w:t xml:space="preserve">.</w:t>
        </w:r>
      </w:ins>
      <w:del w:id="91586" w:author="קלוד" w:date="2026-10-11T13:11:34Z">
        <w:r w:rsidRPr="004640F6">
          <w:rPr>
            <w:spacing w:val="-4"/>
            <w:rtl/>
          </w:rPr>
          <w:delText xml:space="preserve">ידעי.</w:delText>
        </w:r>
      </w:del>
    </w:p>
    <w:p w:rsidR="00E9703F" w:rsidRPr="006F178A" w:rsidRDefault="00E9703F" w:rsidP="00E9703F">
      <w:pPr>
        <w:rPr>
          <w:rtl/>
        </w:rPr>
      </w:pPr>
      <w:ins w:id="91607" w:author="קלוד" w:date="2026-10-11T13:11:34Z">
        <w:r>
          <w:rPr>
            <w:rtl/>
          </w:rPr>
          <w:t xml:space="preserve">ובבני</w:t>
        </w:r>
      </w:ins>
      <w:del w:id="91608" w:author="קלוד" w:date="2026-10-11T13:11:34Z">
        <w:r w:rsidRPr="006F178A">
          <w:rPr>
            <w:rtl/>
          </w:rPr>
          <w:delText xml:space="preserve">ודבני</w:delText>
        </w:r>
      </w:del>
      <w:r w:rsidRPr="006F178A">
        <w:rPr>
          <w:rtl/>
        </w:rPr>
        <w:t xml:space="preserve"> מחוזא </w:t>
      </w:r>
      <w:ins w:id="90827" w:author="מנוע מכני" w:date="2026-10-11T12:04:39Z">
        <w:r>
          <w:rPr>
            <w:rtl/>
          </w:rPr>
          <w:t xml:space="preserve">גם</w:t>
        </w:r>
      </w:ins>
      <w:del w:id="90828" w:author="מנוע מכני" w:date="2026-10-11T12:04:39Z">
        <w:r w:rsidRPr="006F178A">
          <w:rPr>
            <w:rtl/>
          </w:rPr>
          <w:delText xml:space="preserve">נמי</w:delText>
        </w:r>
      </w:del>
      <w:r w:rsidRPr="006F178A">
        <w:rPr>
          <w:rtl/>
        </w:rPr>
        <w:t xml:space="preserve"> </w:t>
      </w:r>
      <w:r w:rsidRPr="006F178A">
        <w:rPr>
          <w:rtl/>
        </w:rPr>
        <w:t xml:space="preserve">לא</w:t>
      </w:r>
      <w:r w:rsidRPr="006F178A">
        <w:rPr>
          <w:rtl/>
        </w:rPr>
        <w:t xml:space="preserve"> </w:t>
      </w:r>
      <w:ins w:id="91605" w:author="קלוד" w:date="2026-10-11T13:11:34Z">
        <w:r>
          <w:rPr>
            <w:rtl/>
          </w:rPr>
          <w:t xml:space="preserve">אמרנו</w:t>
        </w:r>
      </w:ins>
      <w:del w:id="91606" w:author="קלוד" w:date="2026-10-11T13:11:34Z">
        <w:r w:rsidRPr="006F178A">
          <w:rPr>
            <w:rtl/>
          </w:rPr>
          <w:delText xml:space="preserve">אמרן</w:delText>
        </w:r>
      </w:del>
      <w:r w:rsidRPr="006F178A">
        <w:rPr>
          <w:rtl/>
        </w:rPr>
        <w:t xml:space="preserve"> אלא </w:t>
      </w:r>
      <w:ins w:id="91603" w:author="קלוד" w:date="2026-10-11T13:11:34Z">
        <w:r>
          <w:rPr>
            <w:rtl/>
          </w:rPr>
          <w:t xml:space="preserve">בשל זקנות,</w:t>
        </w:r>
      </w:ins>
      <w:del w:id="91604" w:author="קלוד" w:date="2026-10-11T13:11:34Z">
        <w:r w:rsidRPr="006F178A">
          <w:rPr>
            <w:rtl/>
          </w:rPr>
          <w:delText xml:space="preserve">דזקנות,</w:delText>
        </w:r>
      </w:del>
      <w:r w:rsidRPr="006F178A">
        <w:rPr>
          <w:rtl/>
        </w:rPr>
        <w:t xml:space="preserve"> אבל </w:t>
      </w:r>
      <w:ins w:id="91601" w:author="קלוד" w:date="2026-10-11T13:11:34Z">
        <w:r>
          <w:rPr>
            <w:rtl/>
          </w:rPr>
          <w:t xml:space="preserve">בשל ילדות</w:t>
        </w:r>
      </w:ins>
      <w:del w:id="91602" w:author="קלוד" w:date="2026-10-11T13:11:34Z">
        <w:r w:rsidRPr="006F178A">
          <w:rPr>
            <w:rtl/>
          </w:rPr>
          <w:delText xml:space="preserve">דילדות</w:delText>
        </w:r>
      </w:del>
      <w:r w:rsidRPr="006F178A">
        <w:rPr>
          <w:rtl/>
        </w:rPr>
        <w:t xml:space="preserve"> [שרחבים הרבה] - </w:t>
      </w:r>
      <w:ins w:id="91599" w:author="קלוד" w:date="2026-10-11T13:11:34Z">
        <w:r>
          <w:rPr>
            <w:rtl/>
          </w:rPr>
          <w:t xml:space="preserve">ודאי</w:t>
        </w:r>
      </w:ins>
      <w:del w:id="91600" w:author="קלוד" w:date="2026-10-11T13:11:34Z">
        <w:r w:rsidRPr="006F178A">
          <w:rPr>
            <w:rtl/>
          </w:rPr>
          <w:delText xml:space="preserve">מידע</w:delText>
        </w:r>
      </w:del>
      <w:r w:rsidRPr="006F178A">
        <w:rPr>
          <w:rtl/>
        </w:rPr>
        <w:t xml:space="preserve"> </w:t>
      </w:r>
      <w:ins w:id="91597" w:author="קלוד" w:date="2026-10-11T13:11:34Z">
        <w:r>
          <w:rPr>
            <w:rtl/>
          </w:rPr>
          <w:t xml:space="preserve">יודעים.</w:t>
        </w:r>
      </w:ins>
      <w:del w:id="91598" w:author="קלוד" w:date="2026-10-11T13:11:34Z">
        <w:r w:rsidRPr="006F178A">
          <w:rPr>
            <w:rtl/>
          </w:rPr>
          <w:delText xml:space="preserve">ידיעי.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45" w:author="קלוד" w:date="2026-10-11T12:33:55Z"/>
        </w:rPr>
      </w:pPr>
      <w:ins w:id="91246" w:author="קלוד" w:date="2026-10-11T12:33:55Z">
        <w:r>
          <w:rPr>
            <w:color w:val="7B3F00"/>
          </w:rPr>
          <w:t xml:space="preserve">פילוי כליו - ברה"ר מפני הכבוד, ומולל וזורק</w:t>
        </w:r>
      </w:ins>
    </w:p>
    <w:p>
      <w:pPr>
        <w:pStyle w:val="38"/>
        <w:rPr>
          <w:ins w:id="96569" w:author="מנוע מכני" w:date="2026-10-11T12:04:39Z"/>
        </w:rPr>
      </w:pPr>
      <w:del w:id="96568" w:author="מנוע מכני" w:date="2026-10-11T12:04:39Z">
        <w:r w:rsidRPr="006F178A">
          <w:delText xml:space="preserve">•</w:delText>
        </w:r>
      </w:del>
      <w:r w:rsidRPr="006F178A">
        <w:t xml:space="preserve"> ת"ר</w:t>
      </w:r>
      <w:r w:rsidRPr="006F178A">
        <w:t xml:space="preserve">:</w:t>
      </w:r>
    </w:p>
    <w:p w:rsidR="00E9703F" w:rsidRDefault="00E9703F" w:rsidP="00E9703F">
      <w:pPr>
        <w:rPr>
          <w:rFonts w:ascii="Fb Fontext" w:hAnsi="Fb Fontext"/>
          <w:rtl/>
        </w:rPr>
      </w:pPr>
      <w:del w:id="96570" w:author="מנוע מכני" w:date="2026-10-11T12:04:39Z">
        <w:r w:rsidRPr="006F178A">
          <w:rPr>
            <w:rFonts w:ascii="Fb Fontext" w:hAnsi="Fb Fontext"/>
            <w:rtl/>
          </w:rPr>
          <w:delText xml:space="preserve"> </w:delText>
        </w:r>
      </w:del>
      <w:r w:rsidRPr="006F178A">
        <w:rPr>
          <w:rFonts w:ascii="Fb Fontext" w:hAnsi="Fb Fontext"/>
          <w:rtl/>
        </w:rPr>
        <w:t xml:space="preserve">אין פולין </w:t>
      </w:r>
      <w:r w:rsidRPr="006F178A">
        <w:rPr>
          <w:rFonts w:ascii="Fb Fontext" w:hAnsi="Fb Fontext"/>
          <w:rtl/>
        </w:rPr>
        <w:t xml:space="preserve">ברה"ר</w:t>
      </w:r>
      <w:r w:rsidRPr="006F178A">
        <w:rPr>
          <w:rFonts w:ascii="Fb Fontext" w:hAnsi="Fb Fontext"/>
          <w:rtl/>
        </w:rPr>
        <w:t xml:space="preserve"> מפני הכבוד</w:t>
      </w:r>
    </w:p>
    <w:p>
      <w:pPr>
        <w:pStyle w:val="38"/>
        <w:rPr>
          <w:ins w:id="96571" w:author="מנוע מכני" w:date="2026-10-11T12:04:39Z"/>
        </w:rPr>
      </w:pPr>
      <w:r w:rsidRPr="006F178A">
        <w:t xml:space="preserve">כיו"ב </w:t>
      </w:r>
      <w:ins w:id="91611" w:author="קלוד" w:date="2026-10-11T13:11:34Z">
        <w:r>
          <w:t xml:space="preserve">אר"י,</w:t>
        </w:r>
      </w:ins>
      <w:del w:id="91612" w:author="קלוד" w:date="2026-10-11T13:11:34Z">
        <w:r w:rsidRPr="006F178A">
          <w:delText xml:space="preserve">אר"י</w:delText>
        </w:r>
      </w:del>
      <w:r w:rsidRPr="006F178A">
        <w:t xml:space="preserve"> </w:t>
      </w:r>
      <w:ins w:id="90829" w:author="מנוע מכני" w:date="2026-10-11T12:04:39Z">
        <w:ins w:id="91609" w:author="קלוד" w:date="2026-10-11T13:11:34Z">
          <w:r>
            <w:t xml:space="preserve">וי"א</w:t>
          </w:r>
        </w:ins>
        <w:del w:id="91610" w:author="קלוד" w:date="2026-10-11T13:11:34Z">
          <w:r>
            <w:delText xml:space="preserve">ואמרו</w:delText>
          </w:r>
          <w:r w:rsidRPr="006F178A">
            <w:delText xml:space="preserve"> לה</w:delText>
          </w:r>
        </w:del>
      </w:ins>
      <w:del w:id="90830" w:author="מנוע מכני" w:date="2026-10-11T12:04:39Z">
        <w:r w:rsidRPr="006F178A">
          <w:delText xml:space="preserve">ואמרי</w:delText>
        </w:r>
      </w:del>
      <w:r w:rsidRPr="006F178A">
        <w:t xml:space="preserve"> ר"נ:</w:t>
      </w:r>
    </w:p>
    <w:p w:rsidR="00E9703F" w:rsidRPr="006F178A" w:rsidRDefault="00E9703F" w:rsidP="00E9703F">
      <w:pPr>
        <w:rPr>
          <w:b/>
          <w:bCs/>
          <w:rtl/>
        </w:rPr>
      </w:pPr>
      <w:del w:id="96572" w:author="מנוע מכני" w:date="2026-10-11T12:04:39Z">
        <w:r w:rsidRPr="006F178A">
          <w:rPr>
            <w:rtl/>
          </w:rPr>
          <w:delText xml:space="preserve"> </w:delText>
        </w:r>
      </w:del>
      <w:r w:rsidRPr="006F178A">
        <w:rPr>
          <w:rtl/>
        </w:rPr>
        <w:t xml:space="preserve">אין עושין אפיקטויזין [הקאה] </w:t>
      </w:r>
      <w:r w:rsidRPr="006F178A">
        <w:rPr>
          <w:rtl/>
        </w:rPr>
        <w:t xml:space="preserve">ברה"ר</w:t>
      </w:r>
      <w:r w:rsidRPr="006F178A">
        <w:rPr>
          <w:rtl/>
        </w:rPr>
        <w:t xml:space="preserve"> מפני הכבוד.</w:t>
      </w:r>
    </w:p>
    <w:p>
      <w:pPr>
        <w:pStyle w:val="38"/>
        <w:rPr>
          <w:ins w:id="96574" w:author="מנוע מכני" w:date="2026-10-11T12:04:39Z"/>
        </w:rPr>
      </w:pPr>
      <w:del w:id="96573"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6575" w:author="מנוע מכני" w:date="2026-10-11T12:04:39Z">
        <w:r w:rsidRPr="006F178A">
          <w:rPr>
            <w:rtl/>
          </w:rPr>
          <w:delText xml:space="preserve"> </w:delText>
        </w:r>
      </w:del>
      <w:r w:rsidRPr="006F178A">
        <w:rPr>
          <w:rtl/>
        </w:rPr>
        <w:t xml:space="preserve">המפלה את כליו מולל [להתישם] וזורק, ובלבד שלא יהרוג [שבות].</w:t>
      </w:r>
    </w:p>
    <w:p w:rsidR="00E9703F" w:rsidRDefault="00E9703F" w:rsidP="00E9703F">
      <w:pPr>
        <w:rPr>
          <w:rtl/>
        </w:rPr>
      </w:pPr>
      <w:r w:rsidRPr="006F178A">
        <w:rPr>
          <w:rtl/>
        </w:rPr>
        <w:lastRenderedPageBreak/>
        <w:t xml:space="preserve">אבא שאול: נוטל וזורק, ובלבד שלא ימלול [</w:t>
      </w:r>
      <w:ins w:id="95087" w:author="מנוע מכני" w:date="2026-10-11T12:04:39Z">
        <w:r>
          <w:rPr>
            <w:rtl/>
          </w:rPr>
          <w:t xml:space="preserve">דסבר</w:t>
        </w:r>
      </w:ins>
      <w:del w:id="95088" w:author="מנוע מכני" w:date="2026-10-11T12:04:39Z">
        <w:r w:rsidRPr="006F178A">
          <w:rPr>
            <w:rtl/>
          </w:rPr>
          <w:lastRenderedPageBreak/>
          <w:delText xml:space="preserve">דס"ל</w:delText>
        </w:r>
      </w:del>
      <w:r w:rsidRPr="006F178A">
        <w:rPr>
          <w:rtl/>
        </w:rPr>
        <w:lastRenderedPageBreak/>
        <w:t xml:space="preserve"> </w:t>
      </w:r>
      <w:r w:rsidRPr="006F178A">
        <w:rPr>
          <w:rStyle w:val="2fb"/>
          <w:rtl/>
        </w:rPr>
        <w:lastRenderedPageBreak/>
        <w:t xml:space="preserve">כר"א</w:t>
      </w:r>
      <w:r w:rsidRPr="006F178A">
        <w:rPr>
          <w:rtl/>
        </w:rPr>
        <w:lastRenderedPageBreak/>
        <w:t xml:space="preserve"> </w:t>
      </w:r>
      <w:ins w:id="90021" w:author="Claude - סמנטי" w:date="2026-10-11T12:28:21Z">
        <w:r>
          <w:rPr>
            <w:rtl/>
          </w:rPr>
          <w:t xml:space="preserve">שהורג</w:t>
        </w:r>
      </w:ins>
      <w:del w:id="90022" w:author="Claude - סמנטי" w:date="2026-10-11T12:28:21Z">
        <w:r w:rsidRPr="006F178A">
          <w:rPr>
            <w:rtl/>
          </w:rPr>
          <w:lastRenderedPageBreak/>
          <w:delText xml:space="preserve">דהורג</w:delText>
        </w:r>
      </w:del>
      <w:r w:rsidRPr="006F178A">
        <w:rPr>
          <w:rtl/>
        </w:rPr>
        <w:lastRenderedPageBreak/>
        <w:t xml:space="preserve"> כינה חייב חטאת </w:t>
      </w:r>
      <w:ins w:id="92231" w:author="מנוע מכני" w:date="2026-10-11T12:04:39Z">
        <w:r>
          <w:rPr>
            <w:rtl/>
          </w:rPr>
          <w:t xml:space="preserve">ולכך</w:t>
        </w:r>
      </w:ins>
      <w:del w:id="92232" w:author="מנוע מכני" w:date="2026-10-11T12:04:39Z">
        <w:r w:rsidRPr="006F178A">
          <w:rPr>
            <w:rtl/>
          </w:rPr>
          <w:lastRenderedPageBreak/>
          <w:delText xml:space="preserve">ולהכי</w:delText>
        </w:r>
      </w:del>
      <w:r w:rsidRPr="006F178A">
        <w:rPr>
          <w:rtl/>
        </w:rPr>
        <w:lastRenderedPageBreak/>
        <w:t xml:space="preserve"> גזרי]</w:t>
      </w:r>
    </w:p>
    <w:p>
      <w:pPr>
        <w:pStyle w:val="38"/>
        <w:rPr>
          <w:ins w:id="96577" w:author="מנוע מכני" w:date="2026-10-11T12:04:39Z"/>
        </w:rPr>
      </w:pPr>
      <w:del w:id="96576" w:author="מנוע מכני" w:date="2026-10-11T12:04:39Z">
        <w:r>
          <w:delText xml:space="preserve">•</w:delText>
        </w:r>
      </w:del>
      <w:r>
        <w:t xml:space="preserve"> ר</w:t>
      </w:r>
      <w:r w:rsidR="00E9703F" w:rsidRPr="006F178A">
        <w:t xml:space="preserve">"ה:</w:t>
      </w:r>
    </w:p>
    <w:p w:rsidR="00E9703F" w:rsidRDefault="00524703" w:rsidP="00E9703F">
      <w:pPr>
        <w:rPr>
          <w:rtl/>
        </w:rPr>
      </w:pPr>
      <w:del w:id="96578" w:author="מנוע מכני" w:date="2026-10-11T12:04:39Z">
        <w:r w:rsidR="00E9703F" w:rsidRPr="006F178A">
          <w:rPr>
            <w:rtl/>
          </w:rPr>
          <w:delText xml:space="preserve"> </w:delText>
        </w:r>
      </w:del>
      <w:r w:rsidR="00E9703F" w:rsidRPr="006F178A">
        <w:rPr>
          <w:rtl/>
        </w:rPr>
        <w:t xml:space="preserve">הלכה - מולל וזורק וזהו כבודו, </w:t>
      </w:r>
      <w:ins w:id="90211" w:author="מנוע מכני" w:date="2026-10-11T12:04:39Z">
        <w:r>
          <w:rPr>
            <w:rtl/>
          </w:rPr>
          <w:t xml:space="preserve">ואפי'</w:t>
        </w:r>
      </w:ins>
      <w:del w:id="90212" w:author="מנוע מכני" w:date="2026-10-11T12:04:39Z">
        <w:r w:rsidR="00E9703F" w:rsidRPr="006F178A">
          <w:rPr>
            <w:rtl/>
          </w:rPr>
          <w:delText xml:space="preserve">ואפילו</w:delText>
        </w:r>
      </w:del>
      <w:r w:rsidR="00E9703F" w:rsidRPr="006F178A">
        <w:rPr>
          <w:rtl/>
        </w:rPr>
        <w:t xml:space="preserve"> בחול. וכן נהגו </w:t>
      </w:r>
      <w:r w:rsidR="00E9703F" w:rsidRPr="006F178A">
        <w:rPr>
          <w:rStyle w:val="2fb"/>
          <w:rtl/>
        </w:rPr>
        <w:t xml:space="preserve">רבה</w:t>
      </w:r>
      <w:r w:rsidR="00E9703F" w:rsidRPr="006F178A">
        <w:rPr>
          <w:rtl/>
        </w:rPr>
        <w:t xml:space="preserve"> </w:t>
      </w:r>
      <w:r w:rsidR="00E9703F" w:rsidRPr="006F178A">
        <w:rPr>
          <w:rStyle w:val="2fb"/>
          <w:rtl/>
        </w:rPr>
        <w:t xml:space="preserve">ור"ש</w:t>
      </w:r>
      <w:r w:rsidR="00E9703F" w:rsidRPr="006F178A">
        <w:rPr>
          <w:rtl/>
        </w:rPr>
        <w:t xml:space="preserve">,</w:t>
      </w:r>
    </w:p>
    <w:p w:rsidR="00E9703F" w:rsidRPr="006F178A" w:rsidRDefault="00E9703F" w:rsidP="00E9703F">
      <w:pPr>
        <w:rPr>
          <w:rtl/>
        </w:rPr>
      </w:pPr>
      <w:r w:rsidRPr="006F178A">
        <w:rPr>
          <w:rStyle w:val="2fb"/>
          <w:rtl/>
        </w:rPr>
        <w:t xml:space="preserve">רבא</w:t>
      </w:r>
      <w:r w:rsidRPr="006F178A">
        <w:rPr>
          <w:rtl/>
        </w:rPr>
        <w:t xml:space="preserve"> היה משליכם לספל מים.</w:t>
      </w:r>
    </w:p>
    <w:p>
      <w:pPr>
        <w:pStyle w:val="38"/>
        <w:rPr>
          <w:ins w:id="96579" w:author="מנוע מכני" w:date="2026-10-11T12:04:39Z"/>
        </w:rPr>
      </w:pPr>
      <w:del w:id="99435" w:author="מנוע מכני" w:date="2026-10-11T12:04:39Z">
        <w:r w:rsidRPr="006F178A">
          <w:delText xml:space="preserve">א"ל </w:delText>
        </w:r>
      </w:del>
      <w:r w:rsidRPr="006F178A">
        <w:t xml:space="preserve">ר"נ לבנתיה:</w:t>
      </w:r>
    </w:p>
    <w:p w:rsidR="00E9703F" w:rsidRPr="006F178A" w:rsidRDefault="00E9703F" w:rsidP="00E9703F">
      <w:pPr>
        <w:rPr>
          <w:rtl/>
        </w:rPr>
      </w:pPr>
      <w:del w:id="96580" w:author="מנוע מכני" w:date="2026-10-11T12:04:39Z">
        <w:r w:rsidRPr="006F178A">
          <w:rPr>
            <w:rtl/>
          </w:rPr>
          <w:delText xml:space="preserve"> </w:delText>
        </w:r>
      </w:del>
      <w:ins w:id="91619" w:author="קלוד" w:date="2026-10-11T13:11:34Z">
        <w:r>
          <w:rPr>
            <w:rtl/>
          </w:rPr>
          <w:t xml:space="preserve">הרגון,</w:t>
        </w:r>
      </w:ins>
      <w:del w:id="91620" w:author="קלוד" w:date="2026-10-11T13:11:34Z">
        <w:r w:rsidRPr="006F178A">
          <w:rPr>
            <w:rtl/>
          </w:rPr>
          <w:delText xml:space="preserve">קטולין,</w:delText>
        </w:r>
      </w:del>
      <w:r w:rsidRPr="006F178A">
        <w:rPr>
          <w:rtl/>
        </w:rPr>
        <w:t xml:space="preserve"> </w:t>
      </w:r>
      <w:ins w:id="91617" w:author="קלוד" w:date="2026-10-11T13:11:34Z">
        <w:r>
          <w:rPr>
            <w:rtl/>
          </w:rPr>
          <w:t xml:space="preserve">והשמיעו</w:t>
        </w:r>
      </w:ins>
      <w:del w:id="91618" w:author="קלוד" w:date="2026-10-11T13:11:34Z">
        <w:r w:rsidRPr="006F178A">
          <w:rPr>
            <w:rtl/>
          </w:rPr>
          <w:delText xml:space="preserve">ואשמעינן</w:delText>
        </w:r>
      </w:del>
      <w:r w:rsidRPr="006F178A">
        <w:rPr>
          <w:rtl/>
        </w:rPr>
        <w:t xml:space="preserve"> לי </w:t>
      </w:r>
      <w:ins w:id="91615" w:author="קלוד" w:date="2026-10-11T13:11:34Z">
        <w:r>
          <w:rPr>
            <w:rtl/>
          </w:rPr>
          <w:t xml:space="preserve">קול</w:t>
        </w:r>
      </w:ins>
      <w:del w:id="91616" w:author="קלוד" w:date="2026-10-11T13:11:34Z">
        <w:r w:rsidRPr="006F178A">
          <w:rPr>
            <w:rtl/>
          </w:rPr>
          <w:delText xml:space="preserve">קלא</w:delText>
        </w:r>
      </w:del>
      <w:r w:rsidRPr="006F178A">
        <w:rPr>
          <w:rtl/>
        </w:rPr>
        <w:t xml:space="preserve"> </w:t>
      </w:r>
      <w:ins w:id="91613" w:author="קלוד" w:date="2026-10-11T13:11:34Z">
        <w:r>
          <w:rPr>
            <w:rtl/>
          </w:rPr>
          <w:t xml:space="preserve">המסרקות.</w:t>
        </w:r>
      </w:ins>
      <w:del w:id="91614" w:author="קלוד" w:date="2026-10-11T13:11:34Z">
        <w:r w:rsidRPr="006F178A">
          <w:rPr>
            <w:rtl/>
          </w:rPr>
          <w:delText xml:space="preserve">דסנוותי.</w:delText>
        </w:r>
      </w:del>
    </w:p>
    <w:p>
      <w:pPr>
        <w:pStyle w:val="afffff8"/>
        <w:rPr>
          <w:ins w:id="91243" w:author="קלוד" w:date="2026-10-11T12:33:55Z"/>
        </w:rPr>
      </w:pPr>
      <w:ins w:id="91244" w:author="קלוד" w:date="2026-10-11T12:33:55Z">
        <w:r>
          <w:rPr>
            <w:color w:val="7B3F00"/>
          </w:rPr>
          <w:t xml:space="preserve">הריגת מאכולת בשבת - ב"ש אוסרים וב"ה מתירין</w:t>
        </w:r>
      </w:ins>
    </w:p>
    <w:p>
      <w:pPr>
        <w:pStyle w:val="38"/>
        <w:rPr>
          <w:ins w:id="96581" w:author="מנוע מכני" w:date="2026-10-11T12:04:39Z"/>
        </w:rPr>
      </w:pPr>
      <w:r w:rsidRPr="006F178A">
        <w:t xml:space="preserve">תניא</w:t>
      </w:r>
      <w:r w:rsidRPr="006F178A">
        <w:t xml:space="preserve">, רשב"א:</w:t>
      </w:r>
    </w:p>
    <w:p w:rsidR="00E9703F" w:rsidRPr="006F178A" w:rsidRDefault="00E9703F" w:rsidP="00E9703F">
      <w:pPr>
        <w:rPr>
          <w:rtl/>
        </w:rPr>
      </w:pPr>
      <w:del w:id="96582" w:author="מנוע מכני" w:date="2026-10-11T12:04:39Z">
        <w:r w:rsidRPr="006F178A">
          <w:rPr>
            <w:rtl/>
          </w:rPr>
          <w:delText xml:space="preserve"> </w:delText>
        </w:r>
      </w:del>
      <w:r w:rsidRPr="006F178A">
        <w:rPr>
          <w:rtl/>
        </w:rPr>
        <w:t xml:space="preserve">אין הורגין את המאכולת בשבת, דברי </w:t>
      </w:r>
      <w:r w:rsidRPr="006F178A">
        <w:rPr>
          <w:rtl/>
        </w:rPr>
        <w:t xml:space="preserve">ב"ש</w:t>
      </w:r>
      <w:r w:rsidRPr="006F178A">
        <w:rPr>
          <w:rtl/>
        </w:rPr>
        <w:t xml:space="preserve">, </w:t>
      </w:r>
      <w:r w:rsidRPr="006F178A">
        <w:rPr>
          <w:rtl/>
        </w:rPr>
        <w:t xml:space="preserve">וב"ה</w:t>
      </w:r>
      <w:r w:rsidRPr="006F178A">
        <w:rPr>
          <w:rtl/>
        </w:rPr>
        <w:t xml:space="preserve"> מתירין.</w:t>
      </w:r>
    </w:p>
    <w:p>
      <w:pPr>
        <w:pStyle w:val="38"/>
        <w:rPr>
          <w:ins w:id="96583" w:author="מנוע מכני" w:date="2026-10-11T12:04:39Z"/>
        </w:rPr>
      </w:pPr>
      <w:r w:rsidRPr="006F178A">
        <w:t xml:space="preserve">וכן היה רשב"א מרשב"ג:</w:t>
      </w:r>
    </w:p>
    <w:p w:rsidR="00E9703F" w:rsidRPr="006F178A" w:rsidRDefault="00E9703F" w:rsidP="00E9703F">
      <w:pPr>
        <w:rPr>
          <w:rtl/>
        </w:rPr>
      </w:pPr>
      <w:del w:id="96584" w:author="מנוע מכני" w:date="2026-10-11T12:04:39Z">
        <w:r w:rsidRPr="006F178A">
          <w:rPr>
            <w:rtl/>
          </w:rPr>
          <w:delText xml:space="preserve"> </w:delText>
        </w:r>
      </w:del>
      <w:r w:rsidRPr="006F178A">
        <w:rPr>
          <w:rtl/>
        </w:rPr>
        <w:t xml:space="preserve">אין משדכין את התינוקות לארס, ולא את התינוק ללמדו ספר </w:t>
      </w:r>
      <w:r w:rsidRPr="004640F6">
        <w:rPr>
          <w:spacing w:val="-4"/>
          <w:rtl/>
        </w:rPr>
        <w:t xml:space="preserve">וללמדו אומנות. ואין מנחמין אבלים, ואין מבקרין חולין בשבת, דברי </w:t>
      </w:r>
      <w:r w:rsidRPr="004640F6">
        <w:rPr>
          <w:spacing w:val="-4"/>
          <w:rtl/>
        </w:rPr>
        <w:t xml:space="preserve">ב"ש</w:t>
      </w:r>
      <w:r w:rsidRPr="004640F6">
        <w:rPr>
          <w:spacing w:val="-4"/>
          <w:rtl/>
        </w:rPr>
        <w:t xml:space="preserve">, </w:t>
      </w:r>
      <w:r w:rsidRPr="004640F6">
        <w:rPr>
          <w:spacing w:val="-4"/>
          <w:rtl/>
        </w:rPr>
        <w:t xml:space="preserve">וב"ה</w:t>
      </w:r>
      <w:r w:rsidRPr="004640F6">
        <w:rPr>
          <w:spacing w:val="-4"/>
          <w:rtl/>
        </w:rPr>
        <w:t xml:space="preserve"> מתירין.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יב.</w:t>
      </w:r>
    </w:p>
    <w:p>
      <w:pPr>
        <w:pStyle w:val="afffff8"/>
        <w:rPr>
          <w:ins w:id="91241" w:author="קלוד" w:date="2026-10-11T12:33:55Z"/>
        </w:rPr>
      </w:pPr>
      <w:ins w:id="91242" w:author="קלוד" w:date="2026-10-11T12:33:55Z">
        <w:r>
          <w:rPr>
            <w:color w:val="7B3F00"/>
          </w:rPr>
          <w:t xml:space="preserve">ביקור חולה בשבת - 'שבת היא מלזעוק'</w:t>
        </w:r>
      </w:ins>
    </w:p>
    <w:p>
      <w:pPr>
        <w:pStyle w:val="38"/>
        <w:rPr>
          <w:ins w:id="96586" w:author="מנוע מכני" w:date="2026-10-11T12:04:39Z"/>
        </w:rPr>
      </w:pPr>
      <w:del w:id="96585" w:author="מנוע מכני" w:date="2026-10-11T12:04:39Z">
        <w:r w:rsidRPr="006F178A">
          <w:delText xml:space="preserve">•</w:delText>
        </w:r>
      </w:del>
      <w:r w:rsidRPr="006F178A">
        <w:t xml:space="preserve"> ת"ר</w:t>
      </w:r>
      <w:r w:rsidRPr="006F178A">
        <w:t xml:space="preserve">:</w:t>
      </w:r>
    </w:p>
    <w:p w:rsidR="00E9703F" w:rsidRDefault="00E9703F" w:rsidP="00E9703F">
      <w:pPr>
        <w:rPr>
          <w:rStyle w:val="afffe"/>
          <w:rFonts w:ascii="Fb Fontext" w:hAnsi="Fb Fontext"/>
          <w:rtl/>
        </w:rPr>
      </w:pPr>
      <w:del w:id="96587" w:author="מנוע מכני" w:date="2026-10-11T12:04:39Z">
        <w:r w:rsidRPr="006F178A">
          <w:rPr>
            <w:rFonts w:ascii="Fb Fontext" w:hAnsi="Fb Fontext"/>
            <w:rtl/>
          </w:rPr>
          <w:delText xml:space="preserve"> </w:delText>
        </w:r>
      </w:del>
      <w:r w:rsidRPr="006F178A">
        <w:rPr>
          <w:rFonts w:ascii="Fb Fontext" w:hAnsi="Fb Fontext"/>
          <w:rtl/>
        </w:rPr>
        <w:t xml:space="preserve">הנכנס לבקר את החולה אומר:</w:t>
      </w:r>
    </w:p>
    <w:p w:rsidR="00E9703F" w:rsidRDefault="00E9703F" w:rsidP="00E9703F">
      <w:pPr>
        <w:rPr>
          <w:rtl/>
        </w:rPr>
      </w:pPr>
      <w:r w:rsidRPr="006F178A">
        <w:rPr>
          <w:rStyle w:val="afffe"/>
          <w:rFonts w:ascii="Fb Fontext" w:hAnsi="Fb Fontext"/>
          <w:b/>
          <w:rtl/>
        </w:rPr>
        <w:t>א.</w:t>
      </w:r>
      <w:r w:rsidRPr="006F178A">
        <w:rPr>
          <w:rStyle w:val="afffe"/>
          <w:rFonts w:ascii="Fb Fontext" w:hAnsi="Fb Fontext"/>
          <w:rtl/>
        </w:rPr>
        <w:t xml:space="preserve"> </w:t>
      </w:r>
      <w:r w:rsidRPr="006F178A">
        <w:rPr>
          <w:rFonts w:hint="cs"/>
          <w:rtl/>
        </w:rPr>
        <w:t>ש</w:t>
      </w:r>
      <w:r w:rsidRPr="006F178A">
        <w:rPr>
          <w:rtl/>
        </w:rPr>
        <w:t>בת היא מלזעוק, ורפואה קרובה לבא,</w:t>
      </w:r>
    </w:p>
    <w:p>
      <w:pPr>
        <w:pStyle w:val="38"/>
        <w:rPr>
          <w:ins w:id="96588" w:author="מנוע מכני" w:date="2026-10-11T12:04:39Z"/>
        </w:rPr>
      </w:pPr>
      <w:r w:rsidRPr="006F178A">
        <w:t>ב.</w:t>
      </w:r>
      <w:r w:rsidRPr="006F178A">
        <w:t xml:space="preserve"> ור"מ:</w:t>
      </w:r>
    </w:p>
    <w:p w:rsidR="00E9703F" w:rsidRDefault="00E9703F" w:rsidP="00E9703F">
      <w:pPr>
        <w:rPr>
          <w:rtl/>
        </w:rPr>
      </w:pPr>
      <w:del w:id="96589" w:author="מנוע מכני" w:date="2026-10-11T12:04:39Z">
        <w:r w:rsidRPr="006F178A">
          <w:rPr>
            <w:rtl/>
          </w:rPr>
          <w:delText xml:space="preserve"> </w:delText>
        </w:r>
      </w:del>
      <w:r w:rsidRPr="006F178A">
        <w:rPr>
          <w:rtl/>
        </w:rPr>
        <w:t xml:space="preserve">יכולה היא שתרחם</w:t>
      </w:r>
    </w:p>
    <w:p>
      <w:pPr>
        <w:pStyle w:val="38"/>
        <w:rPr>
          <w:ins w:id="96590" w:author="מנוע מכני" w:date="2026-10-11T12:04:39Z"/>
        </w:rPr>
      </w:pPr>
      <w:r w:rsidRPr="006F178A">
        <w:t>ג.</w:t>
      </w:r>
      <w:r w:rsidRPr="006F178A">
        <w:t xml:space="preserve"> ר"י:</w:t>
      </w:r>
    </w:p>
    <w:p w:rsidR="00E9703F" w:rsidRPr="006F178A" w:rsidRDefault="00E9703F" w:rsidP="00E9703F">
      <w:pPr>
        <w:rPr>
          <w:rtl/>
        </w:rPr>
      </w:pPr>
      <w:del w:id="96591" w:author="מנוע מכני" w:date="2026-10-11T12:04:39Z">
        <w:r w:rsidRPr="006F178A">
          <w:rPr>
            <w:rtl/>
          </w:rPr>
          <w:delText xml:space="preserve"> </w:delText>
        </w:r>
      </w:del>
      <w:r w:rsidRPr="006F178A">
        <w:rPr>
          <w:rtl/>
        </w:rPr>
        <w:t xml:space="preserve">המקום ירחם עליך ועל חולי ישראל.</w:t>
      </w:r>
    </w:p>
    <w:p>
      <w:pPr>
        <w:pStyle w:val="38"/>
        <w:rPr>
          <w:ins w:id="96592" w:author="מנוע מכני" w:date="2026-10-11T12:04:39Z"/>
        </w:rPr>
      </w:pPr>
      <w:r w:rsidRPr="006F178A">
        <w:t>ד.</w:t>
      </w:r>
      <w:r w:rsidRPr="006F178A">
        <w:t xml:space="preserve"> רבי יוסי:</w:t>
      </w:r>
    </w:p>
    <w:p w:rsidR="00E9703F" w:rsidRPr="006F178A" w:rsidRDefault="00E9703F" w:rsidP="00E9703F">
      <w:pPr>
        <w:rPr>
          <w:rStyle w:val="afffe"/>
          <w:rFonts w:ascii="Fb Fontext" w:hAnsi="Fb Fontext"/>
          <w:b/>
          <w:rtl/>
        </w:rPr>
      </w:pPr>
      <w:del w:id="96593" w:author="מנוע מכני" w:date="2026-10-11T12:04:39Z">
        <w:r w:rsidRPr="006F178A">
          <w:rPr>
            <w:rtl/>
          </w:rPr>
          <w:delText xml:space="preserve"> </w:delText>
        </w:r>
      </w:del>
      <w:r w:rsidRPr="006F178A">
        <w:rPr>
          <w:rtl/>
        </w:rPr>
        <w:t xml:space="preserve">המקום ירחם עליך בתוך חולי ישראל.</w:t>
      </w:r>
    </w:p>
    <w:p w:rsidR="00E9703F" w:rsidRPr="006F178A" w:rsidRDefault="00E9703F" w:rsidP="00824B91">
      <w:pPr>
        <w:rPr>
          <w:rtl/>
        </w:rPr>
      </w:pPr>
      <w:r w:rsidRPr="006F178A">
        <w:rPr>
          <w:rStyle w:val="afffe"/>
          <w:rFonts w:ascii="Fb Fontext" w:hAnsi="Fb Fontext"/>
          <w:b/>
          <w:sz w:val="20"/>
          <w:rtl/>
        </w:rPr>
        <w:t>ה.</w:t>
      </w:r>
      <w:r w:rsidRPr="006F178A">
        <w:rPr>
          <w:rStyle w:val="afffe"/>
          <w:rFonts w:ascii="Fb Fontext" w:hAnsi="Fb Fontext"/>
          <w:sz w:val="20"/>
          <w:rtl/>
        </w:rPr>
        <w:t xml:space="preserve"> </w:t>
      </w:r>
      <w:r w:rsidRPr="006F178A">
        <w:rPr>
          <w:rFonts w:ascii="Fb Fontext" w:hAnsi="Fb Fontext" w:hint="cs"/>
          <w:sz w:val="20"/>
          <w:rtl/>
        </w:rPr>
        <w:t>ש</w:t>
      </w:r>
      <w:r w:rsidRPr="006F178A">
        <w:rPr>
          <w:rFonts w:ascii="Fb Fontext" w:hAnsi="Fb Fontext"/>
          <w:sz w:val="20"/>
          <w:rtl/>
        </w:rPr>
        <w:t>בנא איש ירושלים</w:t>
      </w:r>
      <w:r w:rsidR="00824B91">
        <w:rPr>
          <w:rFonts w:ascii="Fb Fontext" w:hAnsi="Fb Fontext" w:hint="cs"/>
          <w:sz w:val="20"/>
          <w:rtl/>
        </w:rPr>
        <w:t>:</w:t>
      </w:r>
      <w:r w:rsidRPr="006F178A">
        <w:rPr>
          <w:rFonts w:ascii="Fb Fontext" w:hAnsi="Fb Fontext"/>
          <w:sz w:val="20"/>
          <w:rtl/>
        </w:rPr>
        <w:t xml:space="preserve"> </w:t>
      </w:r>
      <w:r w:rsidRPr="00824B91">
        <w:rPr>
          <w:rFonts w:ascii="Fb Fontext" w:hAnsi="Fb Fontext"/>
          <w:b/>
          <w:bCs/>
          <w:sz w:val="20"/>
          <w:rtl/>
        </w:rPr>
        <w:t>בכניסתו</w:t>
      </w:r>
      <w:r w:rsidRPr="006F178A">
        <w:rPr>
          <w:rFonts w:ascii="Fb Fontext" w:hAnsi="Fb Fontext"/>
          <w:sz w:val="20"/>
          <w:rtl/>
        </w:rPr>
        <w:t xml:space="preserve"> אומר שלום.</w:t>
      </w:r>
    </w:p>
    <w:p w:rsidR="00E9703F" w:rsidRPr="00824B91" w:rsidRDefault="00E9703F" w:rsidP="00824B91">
      <w:pPr>
        <w:ind w:firstLine="0"/>
        <w:rPr>
          <w:spacing w:val="-2"/>
          <w:rtl/>
        </w:rPr>
      </w:pPr>
      <w:r w:rsidRPr="00824B91">
        <w:rPr>
          <w:b/>
          <w:bCs/>
          <w:spacing w:val="-2"/>
          <w:rtl/>
        </w:rPr>
        <w:t>וביציאתו</w:t>
      </w:r>
      <w:r w:rsidRPr="00824B91">
        <w:rPr>
          <w:spacing w:val="-2"/>
          <w:rtl/>
        </w:rPr>
        <w:t xml:space="preserve"> אומר שבת היא מלזעוק, ורפואה קרובה לבא, ורחמיו מרובין, ושבתו בשלום.</w:t>
      </w:r>
    </w:p>
    <w:p>
      <w:pPr>
        <w:pStyle w:val="38"/>
        <w:rPr>
          <w:ins w:id="96594" w:author="מנוע מכני" w:date="2026-10-11T12:04:39Z"/>
        </w:rPr>
      </w:pPr>
      <w:r w:rsidRPr="006F178A">
        <w:t>הא דר"</w:t>
      </w:r>
      <w:r w:rsidRPr="006F178A">
        <w:t>ח</w:t>
      </w:r>
      <w:r w:rsidRPr="006F178A">
        <w:t xml:space="preserve">:</w:t>
      </w:r>
    </w:p>
    <w:p w:rsidR="00E9703F" w:rsidRDefault="00E9703F" w:rsidP="00E9703F">
      <w:pPr>
        <w:rPr>
          <w:rFonts w:ascii="Fb Fontext" w:hAnsi="Fb Fontext"/>
          <w:rtl/>
        </w:rPr>
      </w:pPr>
      <w:del w:id="96595" w:author="מנוע מכני" w:date="2026-10-11T12:04:39Z">
        <w:r w:rsidRPr="006F178A">
          <w:rPr>
            <w:rFonts w:ascii="Fb Fontext" w:hAnsi="Fb Fontext"/>
            <w:rtl/>
          </w:rPr>
          <w:delText xml:space="preserve"> </w:delText>
        </w:r>
      </w:del>
      <w:r w:rsidRPr="006F178A">
        <w:rPr>
          <w:rFonts w:ascii="Fb Fontext" w:hAnsi="Fb Fontext"/>
          <w:rtl/>
        </w:rPr>
        <w:t xml:space="preserve">מי שיש לו חולה בתוך ביתו צריך שיערבנו בתוך חולי ישראל. </w:t>
      </w:r>
      <w:r w:rsidRPr="006F178A">
        <w:rPr>
          <w:rStyle w:val="2fb"/>
          <w:rFonts w:ascii="Fb Fontext" w:hAnsi="Fb Fontext"/>
          <w:rtl/>
        </w:rPr>
        <w:t xml:space="preserve">כרבי יוסי</w:t>
      </w:r>
      <w:r w:rsidRPr="006F178A">
        <w:rPr>
          <w:rFonts w:ascii="Fb Fontext" w:hAnsi="Fb Fontext"/>
          <w:rtl/>
        </w:rPr>
        <w:t xml:space="preserve"> [דבתוך חולי ישראל]</w:t>
      </w:r>
    </w:p>
    <w:p>
      <w:pPr>
        <w:pStyle w:val="38"/>
        <w:rPr>
          <w:ins w:id="96596" w:author="מנוע מכני" w:date="2026-10-11T12:04:39Z"/>
        </w:rPr>
      </w:pPr>
      <w:ins w:id="90213" w:author="מנוע מכני" w:date="2026-10-11T12:04:39Z">
        <w:r>
          <w:t xml:space="preserve">ר"ח</w:t>
        </w:r>
      </w:ins>
      <w:del w:id="90214" w:author="מנוע מכני" w:date="2026-10-11T12:04:39Z">
        <w:r w:rsidRPr="006F178A">
          <w:delText xml:space="preserve">רבי חנינא</w:delText>
        </w:r>
      </w:del>
      <w:r w:rsidRPr="006F178A">
        <w:t xml:space="preserve">:</w:t>
      </w:r>
    </w:p>
    <w:p w:rsidR="00E9703F" w:rsidRPr="006F178A" w:rsidRDefault="00E9703F" w:rsidP="00E9703F">
      <w:pPr>
        <w:rPr>
          <w:rtl/>
        </w:rPr>
      </w:pPr>
      <w:del w:id="96597" w:author="מנוע מכני" w:date="2026-10-11T12:04:39Z">
        <w:r w:rsidRPr="006F178A">
          <w:rPr>
            <w:rtl/>
          </w:rPr>
          <w:delText xml:space="preserve"> </w:delText>
        </w:r>
      </w:del>
      <w:r w:rsidRPr="006F178A">
        <w:rPr>
          <w:rtl/>
        </w:rPr>
        <w:t xml:space="preserve">בקושי התירו לנחם אבלים ולבקר חולים בשבת.</w:t>
      </w:r>
    </w:p>
    <w:p>
      <w:pPr>
        <w:pStyle w:val="38"/>
        <w:rPr>
          <w:ins w:id="96598" w:author="מנוע מכני" w:date="2026-10-11T12:04:39Z"/>
        </w:rPr>
      </w:pPr>
      <w:r w:rsidRPr="006F178A">
        <w:t xml:space="preserve">רבב"ח:</w:t>
      </w:r>
    </w:p>
    <w:p w:rsidR="00E9703F" w:rsidRPr="006F178A" w:rsidRDefault="00E9703F" w:rsidP="00824B91">
      <w:pPr>
        <w:rPr>
          <w:rtl/>
        </w:rPr>
      </w:pPr>
      <w:del w:id="96599" w:author="מנוע מכני" w:date="2026-10-11T12:04:39Z">
        <w:r w:rsidRPr="006F178A">
          <w:rPr>
            <w:rtl/>
          </w:rPr>
          <w:delText xml:space="preserve"> </w:delText>
        </w:r>
      </w:del>
      <w:r w:rsidRPr="006F178A">
        <w:rPr>
          <w:rtl/>
        </w:rPr>
        <w:t xml:space="preserve">כשהיה הולך אחר </w:t>
      </w:r>
      <w:r w:rsidRPr="006F178A">
        <w:rPr>
          <w:rStyle w:val="2fb"/>
          <w:rtl/>
        </w:rPr>
        <w:t xml:space="preserve">ר"א</w:t>
      </w:r>
      <w:r w:rsidRPr="006F178A">
        <w:rPr>
          <w:rtl/>
        </w:rPr>
        <w:t xml:space="preserve"> לבקר החולה </w:t>
      </w:r>
      <w:r>
        <w:rPr>
          <w:rtl/>
        </w:rPr>
        <w:t>פעמים</w:t>
      </w:r>
      <w:r w:rsidRPr="006F178A">
        <w:rPr>
          <w:rtl/>
        </w:rPr>
        <w:t xml:space="preserve"> </w:t>
      </w:r>
      <w:r w:rsidRPr="006F178A">
        <w:rPr>
          <w:rtl/>
        </w:rPr>
        <w:t xml:space="preserve">אמר</w:t>
      </w:r>
      <w:r w:rsidRPr="006F178A">
        <w:rPr>
          <w:rtl/>
        </w:rPr>
        <w:t xml:space="preserve"> המקום יפקדך לשלום ו</w:t>
      </w:r>
      <w:r>
        <w:rPr>
          <w:rtl/>
        </w:rPr>
        <w:t>פעמים</w:t>
      </w:r>
      <w:r w:rsidRPr="006F178A">
        <w:rPr>
          <w:rtl/>
        </w:rPr>
        <w:t xml:space="preserve"> </w:t>
      </w:r>
      <w:r w:rsidRPr="006F178A">
        <w:rPr>
          <w:rtl/>
        </w:rPr>
        <w:t xml:space="preserve">אמר</w:t>
      </w:r>
      <w:r w:rsidRPr="006F178A">
        <w:rPr>
          <w:rtl/>
        </w:rPr>
        <w:t xml:space="preserve"> </w:t>
      </w:r>
      <w:ins w:id="92233" w:author="מנוע מכני" w:date="2026-10-11T12:04:39Z">
        <w:r>
          <w:rPr>
            <w:rtl/>
          </w:rPr>
          <w:t xml:space="preserve">התורה</w:t>
        </w:r>
      </w:ins>
      <w:del w:id="92234" w:author="מנוע מכני" w:date="2026-10-11T12:04:39Z">
        <w:r w:rsidRPr="006F178A">
          <w:rPr>
            <w:rtl/>
          </w:rPr>
          <w:delText xml:space="preserve">רחמנא</w:delText>
        </w:r>
      </w:del>
      <w:r w:rsidRPr="006F178A">
        <w:rPr>
          <w:rtl/>
        </w:rPr>
        <w:t xml:space="preserve"> </w:t>
      </w:r>
      <w:r w:rsidR="00824B91">
        <w:rPr>
          <w:rFonts w:hint="cs"/>
          <w:rtl/>
        </w:rPr>
        <w:t>יזכרך</w:t>
      </w:r>
      <w:r w:rsidRPr="006F178A">
        <w:rPr>
          <w:rtl/>
        </w:rPr>
        <w:t xml:space="preserve"> לשלם.</w:t>
      </w:r>
    </w:p>
    <w:p>
      <w:pPr>
        <w:pStyle w:val="afffff8"/>
        <w:rPr>
          <w:ins w:id="91239" w:author="קלוד" w:date="2026-10-11T12:33:55Z"/>
        </w:rPr>
      </w:pPr>
      <w:ins w:id="91240" w:author="קלוד" w:date="2026-10-11T12:33:55Z">
        <w:r>
          <w:rPr>
            <w:color w:val="7B3F00"/>
          </w:rPr>
          <w:t xml:space="preserve">תפילה על חולה בארמית - שכינה סועד את החולה</w:t>
        </w:r>
      </w:ins>
    </w:p>
    <w:p>
      <w:pPr>
        <w:pStyle w:val="38"/>
        <w:rPr>
          <w:ins w:id="96600" w:author="מנוע מכני" w:date="2026-10-11T12:04:39Z"/>
        </w:rPr>
      </w:pPr>
      <w:r w:rsidRPr="006F178A">
        <w:t xml:space="preserve">והך</w:t>
      </w:r>
    </w:p>
    <w:p w:rsidR="00E9703F" w:rsidRPr="006F178A" w:rsidRDefault="00E9703F" w:rsidP="00E9703F">
      <w:pPr>
        <w:rPr>
          <w:rtl/>
        </w:rPr>
      </w:pPr>
      <w:del w:id="96601" w:author="מנוע מכני" w:date="2026-10-11T12:04:39Z">
        <w:r w:rsidRPr="006F178A">
          <w:rPr>
            <w:rtl/>
          </w:rPr>
          <w:delText xml:space="preserve"> </w:delText>
        </w:r>
      </w:del>
      <w:ins w:id="91629" w:author="קלוד" w:date="2026-10-11T13:11:34Z">
        <w:r>
          <w:rPr>
            <w:rtl/>
          </w:rPr>
          <w:t xml:space="preserve">ששואל </w:t>
        </w:r>
        <w:r>
          <w:rPr>
            <w:rStyle w:val="afffffe"/>
            <w:rtl/>
          </w:rPr>
          <w:t xml:space="preserve">על החולה</w:t>
        </w:r>
      </w:ins>
      <w:del w:id="91630" w:author="קלוד" w:date="2026-10-11T13:11:34Z">
        <w:r w:rsidRPr="006F178A">
          <w:rPr>
            <w:rtl/>
          </w:rPr>
          <w:delText xml:space="preserve">דשאל</w:delText>
        </w:r>
      </w:del>
      <w:r w:rsidRPr="006F178A">
        <w:rPr>
          <w:rtl/>
        </w:rPr>
        <w:t xml:space="preserve"> בלשון </w:t>
      </w:r>
      <w:ins w:id="91627" w:author="קלוד" w:date="2026-10-11T13:11:34Z">
        <w:r>
          <w:rPr>
            <w:rtl/>
          </w:rPr>
          <w:t xml:space="preserve">ארמי,</w:t>
        </w:r>
      </w:ins>
      <w:del w:id="91628" w:author="קלוד" w:date="2026-10-11T13:11:34Z">
        <w:r w:rsidRPr="006F178A">
          <w:rPr>
            <w:rtl/>
          </w:rPr>
          <w:delText xml:space="preserve">ארמי</w:delText>
        </w:r>
      </w:del>
      <w:r w:rsidRPr="006F178A">
        <w:rPr>
          <w:rtl/>
        </w:rPr>
        <w:t xml:space="preserve"> </w:t>
      </w:r>
      <w:ins w:id="91625" w:author="קלוד" w:date="2026-10-11T13:11:34Z">
        <w:r>
          <w:rPr>
            <w:rtl/>
          </w:rPr>
          <w:t xml:space="preserve">אף</w:t>
        </w:r>
      </w:ins>
      <w:del w:id="91626" w:author="קלוד" w:date="2026-10-11T13:11:34Z">
        <w:r>
          <w:rPr>
            <w:rtl/>
          </w:rPr>
          <w:delText xml:space="preserve">אפי'</w:delText>
        </w:r>
      </w:del>
      <w:r w:rsidRPr="006F178A">
        <w:rPr>
          <w:rtl/>
        </w:rPr>
        <w:t xml:space="preserve"> </w:t>
      </w:r>
      <w:ins w:id="91623" w:author="קלוד" w:date="2026-10-11T13:11:34Z">
        <w:r>
          <w:rPr>
            <w:rStyle w:val="2fb"/>
            <w:rtl/>
          </w:rPr>
          <w:t xml:space="preserve">שארי"ו:</w:t>
        </w:r>
      </w:ins>
      <w:del w:id="91624" w:author="קלוד" w:date="2026-10-11T13:11:34Z">
        <w:r w:rsidRPr="006F178A">
          <w:rPr>
            <w:rStyle w:val="2fb"/>
            <w:rtl/>
          </w:rPr>
          <w:delText xml:space="preserve">דארי</w:delText>
        </w:r>
        <w:r w:rsidRPr="006F178A">
          <w:rPr>
            <w:rStyle w:val="2fb"/>
            <w:rFonts w:hint="cs"/>
            <w:rtl/>
          </w:rPr>
          <w:delText xml:space="preserve">"</w:delText>
        </w:r>
        <w:r w:rsidRPr="006F178A">
          <w:rPr>
            <w:rStyle w:val="2fb"/>
            <w:rtl/>
          </w:rPr>
          <w:delText xml:space="preserve">ו</w:delText>
        </w:r>
      </w:del>
      <w:r w:rsidRPr="006F178A">
        <w:rPr>
          <w:rtl/>
        </w:rPr>
        <w:t xml:space="preserve"> </w:t>
      </w:r>
      <w:ins w:id="91621" w:author="קלוד" w:date="2026-10-11T13:11:34Z">
        <w:r>
          <w:rPr>
            <w:rtl/>
          </w:rPr>
          <w:t xml:space="preserve">השואל</w:t>
        </w:r>
      </w:ins>
      <w:del w:id="91622" w:author="קלוד" w:date="2026-10-11T13:11:34Z">
        <w:r w:rsidRPr="006F178A">
          <w:rPr>
            <w:rtl/>
          </w:rPr>
          <w:delText xml:space="preserve">דהשואל</w:delText>
        </w:r>
      </w:del>
      <w:r w:rsidRPr="006F178A">
        <w:rPr>
          <w:rtl/>
        </w:rPr>
        <w:t xml:space="preserve"> צרכיו בלשון ארמי אין מלאכי השרת נזקקין לו, שאינם מכירים בלשון ארמי.</w:t>
      </w:r>
    </w:p>
    <w:p w:rsidR="00E9703F" w:rsidRPr="00097464" w:rsidRDefault="00E9703F" w:rsidP="00E9703F">
      <w:pPr>
        <w:pStyle w:val="affffb"/>
        <w:rPr>
          <w:spacing w:val="-6"/>
          <w:rtl/>
        </w:rPr>
      </w:pPr>
      <w:r w:rsidRPr="00097464">
        <w:rPr>
          <w:spacing w:val="-6"/>
          <w:rtl/>
        </w:rPr>
        <w:t xml:space="preserve">- שאני חולה, </w:t>
      </w:r>
      <w:ins w:id="91633" w:author="קלוד" w:date="2026-10-11T13:11:34Z">
        <w:r>
          <w:rPr>
            <w:spacing w:val="-6"/>
            <w:rtl/>
          </w:rPr>
          <w:t xml:space="preserve">שהשכינה</w:t>
        </w:r>
      </w:ins>
      <w:del w:id="91634" w:author="קלוד" w:date="2026-10-11T13:11:34Z">
        <w:r w:rsidRPr="00097464">
          <w:rPr>
            <w:spacing w:val="-6"/>
            <w:rtl/>
          </w:rPr>
          <w:delText xml:space="preserve">דשכינה</w:delText>
        </w:r>
      </w:del>
      <w:r w:rsidRPr="00097464">
        <w:rPr>
          <w:spacing w:val="-6"/>
          <w:rtl/>
        </w:rPr>
        <w:t xml:space="preserve"> עמו. </w:t>
      </w:r>
      <w:r w:rsidRPr="00097464">
        <w:rPr>
          <w:rStyle w:val="2fb"/>
          <w:spacing w:val="-6"/>
          <w:rtl/>
        </w:rPr>
        <w:t xml:space="preserve">וכרב</w:t>
      </w:r>
      <w:r w:rsidRPr="00097464">
        <w:rPr>
          <w:spacing w:val="-6"/>
          <w:rtl/>
        </w:rPr>
        <w:t xml:space="preserve">: ששכינה סועד את החולה </w:t>
      </w:r>
      <w:ins w:id="91631" w:author="קלוד" w:date="2026-10-11T13:11:34Z">
        <w:r>
          <w:rPr>
            <w:spacing w:val="-6"/>
            <w:rtl/>
          </w:rPr>
          <w:t xml:space="preserve">-</w:t>
        </w:r>
      </w:ins>
      <w:del w:id="91632" w:author="קלוד" w:date="2026-10-11T13:11:34Z">
        <w:r w:rsidRPr="00097464">
          <w:rPr>
            <w:spacing w:val="-6"/>
            <w:rtl/>
          </w:rPr>
          <w:delText xml:space="preserve">–</w:delText>
        </w:r>
      </w:del>
      <w:r w:rsidRPr="00097464">
        <w:rPr>
          <w:spacing w:val="-6"/>
          <w:rtl/>
        </w:rPr>
        <w:t xml:space="preserve"> שנא' </w:t>
      </w:r>
      <w:r w:rsidRPr="00824B91">
        <w:rPr>
          <w:rStyle w:val="afffff0"/>
          <w:rFonts w:hint="cs"/>
          <w:rtl/>
        </w:rPr>
        <w:t>'</w:t>
      </w:r>
      <w:r w:rsidRPr="00824B91">
        <w:rPr>
          <w:rStyle w:val="afffff0"/>
          <w:rtl/>
        </w:rPr>
        <w:t xml:space="preserve">ה'</w:t>
      </w:r>
      <w:ins w:id="90803" w:author="Claude - סמנטי" w:date="2026-10-11T12:28:21Z">
        <w:r>
          <w:rPr>
            <w:rStyle w:val="afffff0"/>
            <w:rtl/>
          </w:rPr>
          <w:t xml:space="preserve"> יִסְעָדֶנּוּ עַל עֶרֶשׂ דְּוָי</w:t>
        </w:r>
      </w:ins>
      <w:del w:id="90804" w:author="Claude - סמנטי" w:date="2026-10-11T12:28:21Z">
        <w:r w:rsidRPr="00824B91">
          <w:rPr>
            <w:rStyle w:val="afffff0"/>
            <w:rtl/>
          </w:rPr>
          <w:delText xml:space="preserve"> יסעדנו על ערש דוי</w:delText>
        </w:r>
      </w:del>
      <w:r w:rsidRPr="00824B91">
        <w:rPr>
          <w:rStyle w:val="afffff0"/>
          <w:rFonts w:hint="cs"/>
          <w:rtl/>
        </w:rPr>
        <w:t>'</w:t>
      </w:r>
      <w:r w:rsidRPr="00824B91">
        <w:rPr>
          <w:rStyle w:val="afffff0"/>
          <w:rtl/>
        </w:rPr>
        <w:t>.</w:t>
      </w:r>
    </w:p>
    <w:p w:rsidR="00E9703F" w:rsidRPr="00824B91" w:rsidRDefault="00E9703F" w:rsidP="00E9703F">
      <w:pPr>
        <w:rPr>
          <w:rStyle w:val="afffff0"/>
          <w:rtl/>
        </w:rPr>
      </w:pPr>
      <w:r w:rsidRPr="006F178A">
        <w:rPr>
          <w:rFonts w:ascii="Fb Fontext" w:hAnsi="Fb Fontext"/>
          <w:b/>
          <w:bCs/>
          <w:rtl/>
        </w:rPr>
        <w:t>ותנ"ה</w:t>
      </w:r>
      <w:r w:rsidRPr="006F178A">
        <w:rPr>
          <w:rFonts w:ascii="Fb Fontext" w:hAnsi="Fb Fontext"/>
          <w:rtl/>
        </w:rPr>
        <w:t xml:space="preserve"> הנכנס לבקר את החולה </w:t>
      </w:r>
      <w:r w:rsidRPr="006F178A">
        <w:rPr>
          <w:rFonts w:ascii="Fb Fontext" w:hAnsi="Fb Fontext"/>
          <w:rtl/>
        </w:rPr>
        <w:t xml:space="preserve">לא</w:t>
      </w:r>
      <w:r w:rsidRPr="006F178A">
        <w:rPr>
          <w:rFonts w:ascii="Fb Fontext" w:hAnsi="Fb Fontext"/>
          <w:rtl/>
        </w:rPr>
        <w:t xml:space="preserve"> ישב </w:t>
      </w:r>
      <w:r w:rsidRPr="006F178A">
        <w:rPr>
          <w:rFonts w:ascii="Fb Fontext" w:hAnsi="Fb Fontext"/>
          <w:rtl/>
        </w:rPr>
        <w:t xml:space="preserve">לא</w:t>
      </w:r>
      <w:r w:rsidRPr="006F178A">
        <w:rPr>
          <w:rFonts w:ascii="Fb Fontext" w:hAnsi="Fb Fontext"/>
          <w:rtl/>
        </w:rPr>
        <w:t xml:space="preserve"> </w:t>
      </w:r>
      <w:r w:rsidRPr="006F178A">
        <w:rPr>
          <w:rFonts w:ascii="Fb Fontext" w:hAnsi="Fb Fontext"/>
          <w:rtl/>
        </w:rPr>
        <w:t xml:space="preserve">ע"ג</w:t>
      </w:r>
      <w:r w:rsidRPr="006F178A">
        <w:rPr>
          <w:rFonts w:ascii="Fb Fontext" w:hAnsi="Fb Fontext"/>
          <w:rtl/>
        </w:rPr>
        <w:t xml:space="preserve"> מטה ולא </w:t>
      </w:r>
      <w:r w:rsidRPr="006F178A">
        <w:rPr>
          <w:rFonts w:ascii="Fb Fontext" w:hAnsi="Fb Fontext"/>
          <w:rtl/>
        </w:rPr>
        <w:t xml:space="preserve">ע"ג</w:t>
      </w:r>
      <w:r w:rsidRPr="006F178A">
        <w:rPr>
          <w:rFonts w:ascii="Fb Fontext" w:hAnsi="Fb Fontext"/>
          <w:rtl/>
        </w:rPr>
        <w:t xml:space="preserve"> כסא אלא מתעטף ויושב לפניו,</w:t>
      </w:r>
      <w:ins w:id="94155" w:author="מנוע מכני" w:date="2026-10-11T12:04:39Z">
        <w:r>
          <w:rPr>
            <w:rFonts w:ascii="Fb Fontext" w:hAnsi="Fb Fontext"/>
            <w:rtl/>
          </w:rPr>
          <w:t xml:space="preserve"> </w:t>
        </w:r>
      </w:ins>
      <w:del w:id="94156" w:author="מנוע מכני" w:date="2026-10-11T12:04:39Z">
        <w:r w:rsidRPr="006F178A">
          <w:rPr>
            <w:rFonts w:ascii="Fb Fontext" w:hAnsi="Fb Fontext"/>
            <w:rtl/>
          </w:rPr>
          <w:delText xml:space="preserve"> </w:delText>
        </w:r>
        <w:r>
          <w:rPr>
            <w:rFonts w:ascii="Fb Fontext" w:hAnsi="Fb Fontext" w:hint="cs"/>
            <w:rtl/>
          </w:rPr>
          <w:delText xml:space="preserve"> </w:delText>
        </w:r>
      </w:del>
      <w:r w:rsidRPr="006F178A">
        <w:rPr>
          <w:rFonts w:ascii="Fb Fontext" w:hAnsi="Fb Fontext"/>
          <w:rtl/>
        </w:rPr>
        <w:tab/>
      </w:r>
      <w:r w:rsidRPr="006F178A">
        <w:rPr>
          <w:rFonts w:ascii="Fb Fontext" w:hAnsi="Fb Fontext"/>
          <w:rtl/>
        </w:rPr>
        <w:t xml:space="preserve">מפני ששכינה למעלה מראשותיו של חולה, </w:t>
      </w:r>
      <w:r>
        <w:rPr>
          <w:rFonts w:ascii="Fb Fontext" w:hAnsi="Fb Fontext"/>
          <w:rtl/>
        </w:rPr>
        <w:t xml:space="preserve">שנא'</w:t>
      </w:r>
      <w:r>
        <w:rPr>
          <w:rStyle w:val="afffff0"/>
          <w:rFonts w:ascii="Fb Fontext" w:hAnsi="Fb Fontext"/>
          <w:rtl/>
        </w:rPr>
        <w:t xml:space="preserve"> </w:t>
      </w:r>
      <w:r w:rsidRPr="00824B91">
        <w:rPr>
          <w:rStyle w:val="afffff0"/>
          <w:rtl/>
        </w:rPr>
        <w:t xml:space="preserve">ה</w:t>
      </w:r>
      <w:r w:rsidRPr="00824B91">
        <w:rPr>
          <w:rStyle w:val="afffff0"/>
          <w:rtl/>
        </w:rPr>
        <w:t xml:space="preserve">' יסעדנו על ערש דוי</w:t>
      </w:r>
      <w:r w:rsidRPr="00824B91">
        <w:rPr>
          <w:rStyle w:val="afffff0"/>
          <w:rFonts w:hint="cs"/>
          <w:rtl/>
        </w:rPr>
        <w:t>'</w:t>
      </w:r>
      <w:r w:rsidRPr="00824B91">
        <w:rPr>
          <w:rStyle w:val="afffff0"/>
          <w:rtl/>
        </w:rPr>
        <w:t>.</w:t>
      </w:r>
    </w:p>
    <w:p>
      <w:pPr>
        <w:pStyle w:val="38"/>
        <w:rPr>
          <w:ins w:id="96602" w:author="מנוע מכני" w:date="2026-10-11T12:04:39Z"/>
        </w:rPr>
      </w:pPr>
      <w:r w:rsidRPr="006F178A">
        <w:t xml:space="preserve">רבא </w:t>
      </w:r>
      <w:r>
        <w:t>מ</w:t>
      </w:r>
      <w:r w:rsidRPr="006F178A">
        <w:t xml:space="preserve">רבין:</w:t>
      </w:r>
    </w:p>
    <w:p w:rsidR="00E9703F" w:rsidRPr="006F178A" w:rsidRDefault="00E9703F" w:rsidP="00E9703F">
      <w:pPr>
        <w:rPr>
          <w:rtl/>
        </w:rPr>
      </w:pPr>
      <w:del w:id="96603" w:author="מנוע מכני" w:date="2026-10-11T12:04:39Z">
        <w:r w:rsidRPr="006F178A">
          <w:rPr>
            <w:rtl/>
          </w:rPr>
          <w:delText xml:space="preserve"> </w:delText>
        </w:r>
      </w:del>
      <w:r w:rsidRPr="006F178A">
        <w:rPr>
          <w:rtl/>
        </w:rPr>
        <w:t xml:space="preserve">שהקב"ה זן את החולה </w:t>
      </w:r>
      <w:r>
        <w:rPr>
          <w:rtl/>
        </w:rPr>
        <w:t xml:space="preserve">שנא' </w:t>
      </w:r>
      <w:r>
        <w:rPr>
          <w:rFonts w:hint="cs"/>
          <w:rtl/>
        </w:rPr>
        <w:t>'</w:t>
      </w:r>
      <w:r w:rsidRPr="00824B91">
        <w:rPr>
          <w:rStyle w:val="afffff0"/>
          <w:rtl/>
        </w:rPr>
        <w:t xml:space="preserve">ה'</w:t>
      </w:r>
      <w:ins w:id="90805" w:author="Claude - סמנטי" w:date="2026-10-11T12:28:21Z">
        <w:r>
          <w:rPr>
            <w:rStyle w:val="afffff0"/>
            <w:rtl/>
          </w:rPr>
          <w:t xml:space="preserve"> יִסְעָדֶנּוּ עַל עֶרֶשׂ דְּוָי</w:t>
        </w:r>
      </w:ins>
      <w:del w:id="90806" w:author="Claude - סמנטי" w:date="2026-10-11T12:28:21Z">
        <w:r w:rsidRPr="00824B91">
          <w:rPr>
            <w:rStyle w:val="afffff0"/>
            <w:rtl/>
          </w:rPr>
          <w:delText xml:space="preserve"> יסעדנו על ערש דוי</w:delText>
        </w:r>
      </w:del>
      <w:r w:rsidRPr="00824B91">
        <w:rPr>
          <w:rStyle w:val="afffff0"/>
          <w:rFonts w:hint="cs"/>
          <w:rtl/>
        </w:rPr>
        <w:t>'</w:t>
      </w:r>
      <w:r w:rsidRPr="00824B91">
        <w:rPr>
          <w:rStyle w:val="afffff0"/>
          <w:rtl/>
        </w:rPr>
        <w:t>.</w:t>
      </w:r>
    </w:p>
    <w:p w:rsidR="00E9703F" w:rsidRDefault="00E9703F" w:rsidP="00E9703F">
      <w:pPr>
        <w:pStyle w:val="affffd"/>
        <w:spacing w:after="0"/>
        <w:rPr>
          <w:del w:id="90006" w:author="מנוע עיצוב" w:date="2026-10-11T12:09:26Z"/>
          <w:rFonts w:ascii="MS Mincho" w:hAnsi="MS Mincho"/>
          <w:bCs w:val="0"/>
          <w:rtl/>
        </w:rPr>
      </w:pPr>
      <w:del w:id="90005"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71" w:author="קלוד" w:date="2026-10-11T09:07:15Z">
          <w:pPr>
            <w:pStyle w:val="affff1"/>
            <w:rPr>
              <w:rStyle w:val="afffe"/>
              <w:b w:val="0"/>
              <w:bCs/>
              <w:rtl/>
            </w:rPr>
          </w:pPr>
        </w:pPrChange>
      </w:pPr>
      <w:ins w:id="9803" w:author="מספור קטעי משנה" w:date="2026-10-11T09:35:03Z">
        <w:r>
          <w:rPr>
            <w:rStyle w:val="MisparKeta"/>
          </w:rPr>
          <w:t xml:space="preserve">ב. </w:t>
        </w:r>
      </w:ins>
      <w:r w:rsidRPr="00146180">
        <w:rPr>
          <w:rStyle w:val="afffe"/>
          <w:b w:val="0"/>
          <w:rtl/>
        </w:rPr>
        <w:t>ולא יקרא לאור הנר.</w:t>
      </w:r>
    </w:p>
    <w:p>
      <w:pPr>
        <w:pStyle w:val="38"/>
        <w:rPr>
          <w:ins w:id="96604" w:author="מנוע מכני" w:date="2026-10-11T12:04:39Z"/>
        </w:rPr>
      </w:pPr>
      <w:r w:rsidRPr="006F178A">
        <w:t>רבה:</w:t>
      </w:r>
    </w:p>
    <w:p w:rsidR="00E9703F" w:rsidRPr="006F178A" w:rsidRDefault="00E9703F" w:rsidP="00824B91">
      <w:pPr>
        <w:rPr>
          <w:rtl/>
        </w:rPr>
      </w:pPr>
      <w:del w:id="96605" w:author="מנוע מכני" w:date="2026-10-11T12:04:39Z">
        <w:r w:rsidRPr="00824B91">
          <w:rPr>
            <w:rtl/>
          </w:rPr>
          <w:delText xml:space="preserve"> </w:delText>
        </w:r>
      </w:del>
      <w:r w:rsidRPr="00824B91">
        <w:rPr>
          <w:rtl/>
        </w:rPr>
        <w:t xml:space="preserve">'אפילו גבוה שתי קומות, </w:t>
      </w:r>
      <w:ins w:id="90215" w:author="מנוע מכני" w:date="2026-10-11T12:04:39Z">
        <w:r>
          <w:rPr>
            <w:rtl/>
          </w:rPr>
          <w:t xml:space="preserve">ואפי'</w:t>
        </w:r>
      </w:ins>
      <w:del w:id="90216" w:author="מנוע מכני" w:date="2026-10-11T12:04:39Z">
        <w:r w:rsidRPr="00824B91">
          <w:rPr>
            <w:rtl/>
          </w:rPr>
          <w:delText xml:space="preserve">ואפילו</w:delText>
        </w:r>
      </w:del>
      <w:r w:rsidRPr="00824B91">
        <w:rPr>
          <w:rtl/>
        </w:rPr>
        <w:t xml:space="preserve"> שתי מרדעות, </w:t>
      </w:r>
      <w:ins w:id="90217" w:author="מנוע מכני" w:date="2026-10-11T12:04:39Z">
        <w:r>
          <w:rPr>
            <w:rtl/>
          </w:rPr>
          <w:t xml:space="preserve">ואפי'</w:t>
        </w:r>
      </w:ins>
      <w:del w:id="90218" w:author="מנוע מכני" w:date="2026-10-11T12:04:39Z">
        <w:r w:rsidRPr="00824B91">
          <w:rPr>
            <w:rtl/>
          </w:rPr>
          <w:delText xml:space="preserve">ואפילו</w:delText>
        </w:r>
      </w:del>
      <w:r w:rsidRPr="00824B91">
        <w:rPr>
          <w:rtl/>
        </w:rPr>
        <w:t xml:space="preserve"> עשרה בתים ז</w:t>
      </w:r>
      <w:r w:rsidRPr="00824B91">
        <w:rPr>
          <w:rFonts w:hint="cs"/>
          <w:rtl/>
        </w:rPr>
        <w:t>עג</w:t>
      </w:r>
      <w:r w:rsidRPr="00824B91">
        <w:rPr>
          <w:rtl/>
        </w:rPr>
        <w:t>"</w:t>
      </w:r>
      <w:r w:rsidRPr="00824B91">
        <w:rPr>
          <w:rFonts w:hint="cs"/>
          <w:rtl/>
        </w:rPr>
        <w:t>ז</w:t>
      </w:r>
      <w:r w:rsidRPr="00824B91">
        <w:rPr>
          <w:rtl/>
        </w:rPr>
        <w:t>'.</w:t>
      </w:r>
    </w:p>
    <w:p w:rsidR="00E9703F" w:rsidRPr="009757B9" w:rsidRDefault="00E9703F" w:rsidP="00E9703F">
      <w:pPr>
        <w:rPr>
          <w:rFonts w:cs="Guttman Vilna"/>
          <w:b/>
          <w:bCs/>
          <w:rtl/>
        </w:rPr>
      </w:pPr>
      <w:ins w:id="91651" w:author="קלוד" w:date="2026-10-11T13:11:34Z">
        <w:r>
          <w:rPr>
            <w:rtl/>
          </w:rPr>
          <w:t xml:space="preserve">יחיד</w:t>
        </w:r>
      </w:ins>
      <w:del w:id="91652" w:author="קלוד" w:date="2026-10-11T13:11:34Z">
        <w:r w:rsidRPr="006F178A">
          <w:rPr>
            <w:rtl/>
          </w:rPr>
          <w:delText xml:space="preserve">חד</w:delText>
        </w:r>
      </w:del>
      <w:r w:rsidRPr="006F178A">
        <w:rPr>
          <w:rtl/>
        </w:rPr>
        <w:t xml:space="preserve"> הוא </w:t>
      </w:r>
      <w:ins w:id="91649" w:author="קלוד" w:date="2026-10-11T13:11:34Z">
        <w:r>
          <w:rPr>
            <w:rtl/>
          </w:rPr>
          <w:t xml:space="preserve">שלא</w:t>
        </w:r>
      </w:ins>
      <w:del w:id="91650" w:author="קלוד" w:date="2026-10-11T13:11:34Z">
        <w:r w:rsidRPr="006F178A">
          <w:rPr>
            <w:rtl/>
          </w:rPr>
          <w:delText xml:space="preserve">דלא</w:delText>
        </w:r>
      </w:del>
      <w:r w:rsidRPr="006F178A">
        <w:rPr>
          <w:rtl/>
        </w:rPr>
        <w:t xml:space="preserve"> </w:t>
      </w:r>
      <w:ins w:id="91647" w:author="קלוד" w:date="2026-10-11T13:11:34Z">
        <w:r>
          <w:rPr>
            <w:rtl/>
          </w:rPr>
          <w:t xml:space="preserve">יקרא,</w:t>
        </w:r>
      </w:ins>
      <w:del w:id="91648" w:author="קלוד" w:date="2026-10-11T13:11:34Z">
        <w:r w:rsidRPr="006F178A">
          <w:rPr>
            <w:rtl/>
          </w:rPr>
          <w:delText xml:space="preserve">ליקרי,</w:delText>
        </w:r>
      </w:del>
      <w:r w:rsidRPr="006F178A">
        <w:rPr>
          <w:rtl/>
        </w:rPr>
        <w:t xml:space="preserve"> </w:t>
      </w:r>
      <w:ins w:id="91645" w:author="קלוד" w:date="2026-10-11T13:11:34Z">
        <w:r>
          <w:rPr>
            <w:rtl/>
          </w:rPr>
          <w:t xml:space="preserve">אבל</w:t>
        </w:r>
      </w:ins>
      <w:del w:id="91646" w:author="קלוד" w:date="2026-10-11T13:11:34Z">
        <w:r w:rsidRPr="006F178A">
          <w:rPr>
            <w:rtl/>
          </w:rPr>
          <w:delText xml:space="preserve">הא</w:delText>
        </w:r>
      </w:del>
      <w:r w:rsidRPr="006F178A">
        <w:rPr>
          <w:rtl/>
        </w:rPr>
        <w:t xml:space="preserve"> </w:t>
      </w:r>
      <w:ins w:id="92235" w:author="מנוע מכני" w:date="2026-10-11T12:04:39Z">
        <w:ins w:id="91643" w:author="קלוד" w:date="2026-10-11T13:11:34Z">
          <w:r>
            <w:rPr>
              <w:rtl/>
            </w:rPr>
            <w:t xml:space="preserve">שניים</w:t>
          </w:r>
        </w:ins>
        <w:del w:id="91644" w:author="קלוד" w:date="2026-10-11T13:11:34Z">
          <w:r>
            <w:rPr>
              <w:rtl/>
            </w:rPr>
            <w:delText xml:space="preserve">שני</w:delText>
          </w:r>
        </w:del>
      </w:ins>
      <w:del w:id="92236" w:author="מנוע מכני" w:date="2026-10-11T12:04:39Z">
        <w:r w:rsidRPr="006F178A">
          <w:rPr>
            <w:rtl/>
          </w:rPr>
          <w:delText xml:space="preserve">תרי</w:delText>
        </w:r>
      </w:del>
      <w:r w:rsidRPr="006F178A">
        <w:rPr>
          <w:rtl/>
        </w:rPr>
        <w:t xml:space="preserve"> </w:t>
      </w:r>
      <w:ins w:id="95869" w:author="מנוע מכני" w:date="2026-10-11T12:04:39Z">
        <w:ins w:id="91641" w:author="קלוד" w:date="2026-10-11T13:11:34Z">
          <w:r>
            <w:rPr>
              <w:rtl/>
            </w:rPr>
            <w:t xml:space="preserve">-</w:t>
          </w:r>
        </w:ins>
        <w:del w:id="91642" w:author="קלוד" w:date="2026-10-11T13:11:34Z">
          <w:r>
            <w:rPr>
              <w:rtl/>
            </w:rPr>
            <w:delText xml:space="preserve">יפה</w:delText>
          </w:r>
          <w:r w:rsidRPr="006F178A">
            <w:rPr>
              <w:rtl/>
            </w:rPr>
            <w:delText xml:space="preserve">,</w:delText>
          </w:r>
        </w:del>
      </w:ins>
      <w:del w:id="95870" w:author="מנוע מכני" w:date="2026-10-11T12:04:39Z">
        <w:r w:rsidRPr="006F178A">
          <w:rPr>
            <w:rtl/>
          </w:rPr>
          <w:delText xml:space="preserve">שפיר</w:delText>
        </w:r>
      </w:del>
      <w:r w:rsidRPr="006F178A">
        <w:rPr>
          <w:rtl/>
        </w:rPr>
        <w:t xml:space="preserve"> </w:t>
      </w:r>
      <w:ins w:id="91639" w:author="קלוד" w:date="2026-10-11T13:11:34Z">
        <w:r>
          <w:rPr>
            <w:rtl/>
          </w:rPr>
          <w:t xml:space="preserve">יפה;</w:t>
        </w:r>
      </w:ins>
      <w:del w:id="91640" w:author="קלוד" w:date="2026-10-11T13:11:34Z">
        <w:r w:rsidRPr="006F178A">
          <w:rPr>
            <w:rtl/>
          </w:rPr>
          <w:delText xml:space="preserve">והא</w:delText>
        </w:r>
      </w:del>
      <w:r w:rsidRPr="006F178A">
        <w:rPr>
          <w:rtl/>
        </w:rPr>
        <w:t xml:space="preserve"> </w:t>
      </w:r>
      <w:ins w:id="91637" w:author="קלוד" w:date="2026-10-11T13:11:34Z">
        <w:r>
          <w:rPr>
            <w:rtl/>
          </w:rPr>
          <w:t xml:space="preserve">ומה שאמרו 'אפי'</w:t>
        </w:r>
      </w:ins>
      <w:del w:id="91638" w:author="קלוד" w:date="2026-10-11T13:11:34Z">
        <w:r w:rsidRPr="006F178A">
          <w:rPr>
            <w:rtl/>
          </w:rPr>
          <w:delText xml:space="preserve">ד</w:delText>
        </w:r>
        <w:r>
          <w:rPr>
            <w:rFonts w:hint="cs"/>
            <w:rtl/>
          </w:rPr>
          <w:delText xml:space="preserve">אפי</w:delText>
        </w:r>
        <w:r>
          <w:rPr>
            <w:rtl/>
          </w:rPr>
          <w:delText xml:space="preserve">'</w:delText>
        </w:r>
      </w:del>
      <w:r w:rsidRPr="006F178A">
        <w:rPr>
          <w:rFonts w:hint="cs"/>
          <w:rtl/>
        </w:rPr>
        <w:t xml:space="preserve"> </w:t>
      </w:r>
      <w:r w:rsidRPr="006F178A">
        <w:rPr>
          <w:rtl/>
        </w:rPr>
        <w:t xml:space="preserve">שנים </w:t>
      </w:r>
      <w:ins w:id="91635" w:author="קלוד" w:date="2026-10-11T13:11:34Z">
        <w:r>
          <w:rPr>
            <w:rFonts w:hint="cs"/>
            <w:rtl/>
          </w:rPr>
          <w:t xml:space="preserve">לא' -</w:t>
        </w:r>
      </w:ins>
      <w:del w:id="91636" w:author="קלוד" w:date="2026-10-11T13:11:34Z">
        <w:r w:rsidRPr="006F178A">
          <w:rPr>
            <w:rFonts w:hint="cs"/>
            <w:rtl/>
          </w:rPr>
          <w:delText xml:space="preserve">לא</w:delText>
        </w:r>
      </w:del>
      <w:r w:rsidRPr="006F178A">
        <w:rPr>
          <w:rFonts w:hint="cs"/>
          <w:rtl/>
        </w:rPr>
        <w:t xml:space="preserve"> </w:t>
      </w:r>
      <w:r w:rsidRPr="006F178A">
        <w:rPr>
          <w:rtl/>
        </w:rPr>
        <w:t>היינו בשני ענינים.</w:t>
      </w:r>
    </w:p>
    <w:p>
      <w:pPr>
        <w:pStyle w:val="38"/>
        <w:rPr>
          <w:ins w:id="96606" w:author="מנוע מכני" w:date="2026-10-11T12:04:39Z"/>
        </w:rPr>
      </w:pPr>
      <w:r w:rsidRPr="006F178A">
        <w:t xml:space="preserve">ר"ה:</w:t>
      </w:r>
    </w:p>
    <w:p w:rsidR="00E9703F" w:rsidRDefault="00E9703F" w:rsidP="00E9703F">
      <w:pPr>
        <w:rPr>
          <w:rFonts w:ascii="Fb Fontext" w:hAnsi="Fb Fontext"/>
          <w:sz w:val="20"/>
          <w:rtl/>
        </w:rPr>
      </w:pPr>
      <w:del w:id="96607"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ובמדורה - </w:t>
      </w:r>
      <w:ins w:id="90219" w:author="מנוע מכני" w:date="2026-10-11T12:04:39Z">
        <w:r>
          <w:rPr>
            <w:rFonts w:ascii="Fb Fontext" w:hAnsi="Fb Fontext"/>
            <w:sz w:val="20"/>
            <w:rtl/>
          </w:rPr>
          <w:t xml:space="preserve">אפי'</w:t>
        </w:r>
      </w:ins>
      <w:del w:id="90220" w:author="מנוע מכני" w:date="2026-10-11T12:04:39Z">
        <w:r w:rsidRPr="006F178A">
          <w:rPr>
            <w:rFonts w:ascii="Fb Fontext" w:hAnsi="Fb Fontext"/>
            <w:sz w:val="20"/>
            <w:rtl/>
          </w:rPr>
          <w:delText xml:space="preserve">אפילו</w:delText>
        </w:r>
      </w:del>
      <w:r w:rsidRPr="006F178A">
        <w:rPr>
          <w:rFonts w:ascii="Fb Fontext" w:hAnsi="Fb Fontext"/>
          <w:sz w:val="20"/>
          <w:rtl/>
        </w:rPr>
        <w:t xml:space="preserve"> י' בני אדם אסור. [דמרוחקין זה מזה]</w:t>
      </w:r>
    </w:p>
    <w:p>
      <w:pPr>
        <w:pStyle w:val="afffff8"/>
        <w:rPr>
          <w:ins w:id="91237" w:author="קלוד" w:date="2026-10-11T12:33:55Z"/>
        </w:rPr>
      </w:pPr>
      <w:ins w:id="91238" w:author="קלוד" w:date="2026-10-11T12:33:55Z">
        <w:r>
          <w:rPr>
            <w:color w:val="7B3F00"/>
          </w:rPr>
          <w:t xml:space="preserve">קריאה לאור הנר - אדם חשוב, ור' ישמעאל בן אלישע</w:t>
        </w:r>
      </w:ins>
    </w:p>
    <w:p>
      <w:pPr>
        <w:pStyle w:val="38"/>
        <w:rPr>
          <w:ins w:id="96608" w:author="מנוע מכני" w:date="2026-10-11T12:04:39Z"/>
        </w:rPr>
      </w:pPr>
      <w:r w:rsidRPr="00097464">
        <w:t>רבא:</w:t>
      </w:r>
    </w:p>
    <w:p w:rsidR="00E9703F" w:rsidRPr="00097464" w:rsidRDefault="00E9703F" w:rsidP="00E9703F">
      <w:pPr>
        <w:rPr>
          <w:spacing w:val="-6"/>
          <w:rtl/>
        </w:rPr>
      </w:pPr>
      <w:del w:id="96609" w:author="מנוע מכני" w:date="2026-10-11T12:04:39Z">
        <w:r w:rsidRPr="00097464">
          <w:rPr>
            <w:rFonts w:ascii="Fb Fontext" w:hAnsi="Fb Fontext"/>
            <w:spacing w:val="-6"/>
            <w:rtl/>
          </w:rPr>
          <w:delText xml:space="preserve"> </w:delText>
        </w:r>
      </w:del>
      <w:r w:rsidRPr="00097464">
        <w:rPr>
          <w:rFonts w:ascii="Fb Fontext" w:hAnsi="Fb Fontext"/>
          <w:spacing w:val="-6"/>
          <w:rtl/>
        </w:rPr>
        <w:t xml:space="preserve">אם אדם חשוב הוא מותר. והך </w:t>
      </w:r>
      <w:r w:rsidRPr="00097464">
        <w:rPr>
          <w:rStyle w:val="2fb"/>
          <w:rFonts w:ascii="Fb Fontext" w:hAnsi="Fb Fontext"/>
          <w:spacing w:val="-6"/>
          <w:rtl/>
        </w:rPr>
        <w:t xml:space="preserve">דרבי ישמעאל</w:t>
      </w:r>
      <w:r w:rsidRPr="00097464">
        <w:rPr>
          <w:rFonts w:ascii="Fb Fontext" w:hAnsi="Fb Fontext"/>
          <w:spacing w:val="-6"/>
          <w:rtl/>
        </w:rPr>
        <w:t xml:space="preserve"> בן אלישע שאני דמשים עצמו על ד"ת כהדיוט.</w:t>
      </w:r>
    </w:p>
    <w:p w:rsidR="00E9703F" w:rsidRPr="006F178A" w:rsidRDefault="00E9703F" w:rsidP="00E9703F">
      <w:pPr>
        <w:rPr>
          <w:rtl/>
        </w:rPr>
      </w:pPr>
      <w:ins w:id="91659" w:author="קלוד" w:date="2026-10-11T13:11:34Z">
        <w:r>
          <w:rPr>
            <w:rStyle w:val="2fb"/>
            <w:rtl/>
          </w:rPr>
          <w:t xml:space="preserve">ריב"א </w:t>
        </w:r>
        <w:r>
          <w:rPr>
            <w:rStyle w:val="afffffe"/>
            <w:rtl/>
          </w:rPr>
          <w:t xml:space="preserve">אמר</w:t>
        </w:r>
        <w:r>
          <w:rPr>
            <w:rStyle w:val="2fb"/>
            <w:rtl/>
          </w:rPr>
          <w:t xml:space="preserve">:</w:t>
        </w:r>
      </w:ins>
      <w:del w:id="91660" w:author="קלוד" w:date="2026-10-11T13:11:34Z">
        <w:r w:rsidRPr="006F178A">
          <w:rPr>
            <w:rStyle w:val="2fb"/>
            <w:rtl/>
          </w:rPr>
          <w:delText xml:space="preserve">ריב"א</w:delText>
        </w:r>
      </w:del>
      <w:r w:rsidRPr="006F178A">
        <w:rPr>
          <w:rtl/>
        </w:rPr>
        <w:t xml:space="preserve"> אני אקרא ולא </w:t>
      </w:r>
      <w:ins w:id="91657" w:author="קלוד" w:date="2026-10-11T13:11:34Z">
        <w:r>
          <w:rPr>
            <w:rtl/>
          </w:rPr>
          <w:t xml:space="preserve">אטה.</w:t>
        </w:r>
      </w:ins>
      <w:del w:id="91658" w:author="קלוד" w:date="2026-10-11T13:11:34Z">
        <w:r w:rsidRPr="006F178A">
          <w:rPr>
            <w:rtl/>
          </w:rPr>
          <w:delText xml:space="preserve">אטה</w:delText>
        </w:r>
      </w:del>
      <w:r w:rsidRPr="006F178A">
        <w:rPr>
          <w:rtl/>
        </w:rPr>
        <w:t xml:space="preserve"> פעם אחת קרא </w:t>
      </w:r>
      <w:r w:rsidRPr="006F178A">
        <w:rPr>
          <w:rStyle w:val="afffe"/>
          <w:rFonts w:ascii="Fb Fontext" w:hAnsi="Fb Fontext"/>
          <w:rtl/>
        </w:rPr>
        <w:t xml:space="preserve">ובקש </w:t>
      </w:r>
      <w:ins w:id="91655" w:author="קלוד" w:date="2026-10-11T13:11:34Z">
        <w:r>
          <w:rPr>
            <w:rStyle w:val="afffe"/>
            <w:rFonts w:ascii="Fb Fontext" w:hAnsi="Fb Fontext"/>
            <w:rtl/>
          </w:rPr>
          <w:t xml:space="preserve">להטות,</w:t>
        </w:r>
      </w:ins>
      <w:del w:id="91656" w:author="קלוד" w:date="2026-10-11T13:11:34Z">
        <w:r w:rsidRPr="006F178A">
          <w:rPr>
            <w:rStyle w:val="afffe"/>
            <w:rFonts w:ascii="Fb Fontext" w:hAnsi="Fb Fontext"/>
            <w:rtl/>
          </w:rPr>
          <w:delText xml:space="preserve">להטות</w:delText>
        </w:r>
        <w:r w:rsidRPr="006F178A">
          <w:rPr>
            <w:rtl/>
          </w:rPr>
          <w:delText xml:space="preserve">.</w:delText>
        </w:r>
      </w:del>
      <w:r w:rsidRPr="006F178A">
        <w:rPr>
          <w:rtl/>
        </w:rPr>
        <w:t xml:space="preserve"> </w:t>
      </w:r>
      <w:ins w:id="91653" w:author="קלוד" w:date="2026-10-11T13:11:34Z">
        <w:r>
          <w:rPr>
            <w:rtl/>
          </w:rPr>
          <w:t xml:space="preserve">אמר:</w:t>
        </w:r>
      </w:ins>
      <w:del w:id="91654" w:author="קלוד" w:date="2026-10-11T13:11:34Z">
        <w:r w:rsidRPr="006F178A">
          <w:rPr>
            <w:rtl/>
          </w:rPr>
          <w:delText xml:space="preserve">אמר</w:delText>
        </w:r>
      </w:del>
      <w:r w:rsidRPr="006F178A">
        <w:rPr>
          <w:rtl/>
        </w:rPr>
        <w:t xml:space="preserve"> כמה גדולים דברי חכמים שהיו אומרים </w:t>
      </w:r>
      <w:r w:rsidRPr="006F178A">
        <w:rPr>
          <w:rtl/>
        </w:rPr>
        <w:t xml:space="preserve">לא</w:t>
      </w:r>
      <w:r w:rsidRPr="006F178A">
        <w:rPr>
          <w:rtl/>
        </w:rPr>
        <w:t xml:space="preserve"> יקרא לאור הנר.</w:t>
      </w:r>
    </w:p>
    <w:p>
      <w:pPr>
        <w:pStyle w:val="38"/>
        <w:rPr>
          <w:ins w:id="96610" w:author="מנוע מכני" w:date="2026-10-11T12:04:39Z"/>
        </w:rPr>
      </w:pPr>
      <w:r w:rsidRPr="006F178A">
        <w:t xml:space="preserve">ר"נ:</w:t>
      </w:r>
    </w:p>
    <w:p w:rsidR="00E9703F" w:rsidRPr="006F178A" w:rsidRDefault="00E9703F" w:rsidP="00E9703F">
      <w:pPr>
        <w:rPr>
          <w:rtl/>
        </w:rPr>
      </w:pPr>
      <w:del w:id="96611" w:author="מנוע מכני" w:date="2026-10-11T12:04:39Z">
        <w:r w:rsidRPr="006F178A">
          <w:rPr>
            <w:rFonts w:ascii="Fb Fontext" w:hAnsi="Fb Fontext"/>
            <w:sz w:val="20"/>
            <w:rtl/>
          </w:rPr>
          <w:delText xml:space="preserve"> </w:delText>
        </w:r>
      </w:del>
      <w:r w:rsidRPr="006F178A">
        <w:rPr>
          <w:rStyle w:val="afffe"/>
          <w:rFonts w:ascii="Fb Fontext" w:hAnsi="Fb Fontext"/>
          <w:sz w:val="20"/>
          <w:rtl/>
        </w:rPr>
        <w:t>קרא והטה</w:t>
      </w:r>
      <w:r w:rsidRPr="006F178A">
        <w:rPr>
          <w:rFonts w:ascii="Fb Fontext" w:hAnsi="Fb Fontext"/>
          <w:sz w:val="20"/>
          <w:rtl/>
        </w:rPr>
        <w:t xml:space="preserve"> וכתב על פנקסו אני ישמעאל בן אלישע קריתי והטיתי נר בשבת, לכשיבנה ביהמ"ק אביא חטאת שמנה.</w:t>
      </w:r>
    </w:p>
    <w:p>
      <w:pPr>
        <w:pStyle w:val="38"/>
        <w:rPr>
          <w:ins w:id="96612" w:author="מנוע מכני" w:date="2026-10-11T12:04:39Z"/>
        </w:rPr>
      </w:pPr>
      <w:r w:rsidRPr="006F178A">
        <w:t xml:space="preserve">הך</w:t>
      </w:r>
    </w:p>
    <w:p w:rsidR="00E9703F" w:rsidRDefault="00E9703F" w:rsidP="00E9703F">
      <w:pPr>
        <w:rPr>
          <w:rFonts w:ascii="Fb Fontext" w:hAnsi="Fb Fontext"/>
          <w:rtl/>
        </w:rPr>
      </w:pPr>
      <w:del w:id="96613" w:author="מנוע מכני" w:date="2026-10-11T12:04:39Z">
        <w:r w:rsidRPr="006F178A">
          <w:rPr>
            <w:rFonts w:ascii="Fb Fontext" w:hAnsi="Fb Fontext"/>
            <w:rtl/>
          </w:rPr>
          <w:delText xml:space="preserve"> </w:delText>
        </w:r>
      </w:del>
      <w:r w:rsidRPr="006F178A">
        <w:rPr>
          <w:rFonts w:ascii="Fb Fontext" w:hAnsi="Fb Fontext"/>
          <w:rtl/>
        </w:rPr>
        <w:t xml:space="preserve">דשמש בודק כוסות וקערות לאור הנר היינו בשמש שאינו קבוע</w:t>
      </w:r>
      <w:r w:rsidRPr="006F178A">
        <w:rPr>
          <w:rFonts w:ascii="Fb Fontext" w:hAnsi="Fb Fontext" w:hint="cs"/>
          <w:rtl/>
        </w:rPr>
        <w:t>,</w:t>
      </w:r>
    </w:p>
    <w:p w:rsidR="00E9703F" w:rsidRPr="006F178A" w:rsidRDefault="00E9703F" w:rsidP="00E9703F">
      <w:pPr>
        <w:rPr>
          <w:rStyle w:val="afffe"/>
          <w:rFonts w:ascii="Fb Fontext" w:hAnsi="Fb Fontext"/>
          <w:b/>
          <w:rtl/>
        </w:rPr>
      </w:pPr>
      <w:r w:rsidRPr="006F178A">
        <w:rPr>
          <w:rtl/>
        </w:rPr>
        <w:t>והא דלא יבדוק בשמש קב</w:t>
      </w:r>
      <w:r w:rsidRPr="006F178A">
        <w:rPr>
          <w:rFonts w:hint="cs"/>
          <w:rtl/>
        </w:rPr>
        <w:t>ו</w:t>
      </w:r>
      <w:r w:rsidRPr="006F178A">
        <w:rPr>
          <w:rtl/>
        </w:rPr>
        <w:t>ע שאימת רבו עליו שיהא נקי.</w:t>
      </w:r>
    </w:p>
    <w:p w:rsidR="00E9703F" w:rsidRPr="006F178A" w:rsidRDefault="00E9703F" w:rsidP="00E9703F">
      <w:pPr>
        <w:rPr>
          <w:rtl/>
        </w:rPr>
      </w:pPr>
      <w:r w:rsidRPr="006F178A">
        <w:rPr>
          <w:rStyle w:val="afffe"/>
          <w:rFonts w:ascii="Fb Fontext" w:hAnsi="Fb Fontext" w:hint="cs"/>
          <w:b/>
          <w:rtl/>
        </w:rPr>
        <w:t>ב.</w:t>
      </w:r>
      <w:r w:rsidRPr="006F178A">
        <w:rPr>
          <w:rFonts w:hint="cs"/>
          <w:rtl/>
        </w:rPr>
        <w:t xml:space="preserve"> </w:t>
      </w:r>
      <w:ins w:id="91679" w:author="קלוד" w:date="2026-10-11T13:11:34Z">
        <w:r>
          <w:rPr>
            <w:rtl/>
          </w:rPr>
          <w:t xml:space="preserve">שניהם</w:t>
        </w:r>
      </w:ins>
      <w:del w:id="91680" w:author="קלוד" w:date="2026-10-11T13:11:34Z">
        <w:r w:rsidRPr="006F178A">
          <w:rPr>
            <w:rtl/>
          </w:rPr>
          <w:delText xml:space="preserve">הא</w:delText>
        </w:r>
      </w:del>
      <w:r w:rsidRPr="006F178A">
        <w:rPr>
          <w:rtl/>
        </w:rPr>
        <w:t xml:space="preserve"> </w:t>
      </w:r>
      <w:ins w:id="91677" w:author="קלוד" w:date="2026-10-11T13:11:34Z">
        <w:r>
          <w:rPr>
            <w:rtl/>
          </w:rPr>
          <w:t xml:space="preserve">בקבוע:</w:t>
        </w:r>
      </w:ins>
      <w:del w:id="91678" w:author="קלוד" w:date="2026-10-11T13:11:34Z">
        <w:r w:rsidRPr="006F178A">
          <w:rPr>
            <w:rtl/>
          </w:rPr>
          <w:delText xml:space="preserve">והא</w:delText>
        </w:r>
      </w:del>
      <w:r w:rsidRPr="006F178A">
        <w:rPr>
          <w:rtl/>
        </w:rPr>
        <w:t xml:space="preserve"> </w:t>
      </w:r>
      <w:ins w:id="91675" w:author="קלוד" w:date="2026-10-11T13:11:34Z">
        <w:r>
          <w:rPr>
            <w:rtl/>
          </w:rPr>
          <w:t xml:space="preserve">זה</w:t>
        </w:r>
      </w:ins>
      <w:del w:id="91676" w:author="קלוד" w:date="2026-10-11T13:11:34Z">
        <w:r w:rsidRPr="006F178A">
          <w:rPr>
            <w:rtl/>
          </w:rPr>
          <w:delText xml:space="preserve">בקבוע</w:delText>
        </w:r>
      </w:del>
      <w:r w:rsidRPr="006F178A">
        <w:rPr>
          <w:rtl/>
        </w:rPr>
        <w:t xml:space="preserve"> </w:t>
      </w:r>
      <w:ins w:id="91673" w:author="קלוד" w:date="2026-10-11T13:11:34Z">
        <w:r>
          <w:rPr>
            <w:rtl/>
          </w:rPr>
          <w:t xml:space="preserve">שיבדוק</w:t>
        </w:r>
      </w:ins>
      <w:del w:id="91674" w:author="קלוד" w:date="2026-10-11T13:11:34Z">
        <w:r w:rsidRPr="006F178A">
          <w:rPr>
            <w:rtl/>
          </w:rPr>
          <w:delText xml:space="preserve">והא</w:delText>
        </w:r>
      </w:del>
      <w:r w:rsidRPr="006F178A">
        <w:rPr>
          <w:rtl/>
        </w:rPr>
        <w:t xml:space="preserve"> </w:t>
      </w:r>
      <w:ins w:id="91671" w:author="קלוד" w:date="2026-10-11T13:11:34Z">
        <w:r>
          <w:rPr>
            <w:rtl/>
          </w:rPr>
          <w:t xml:space="preserve">-</w:t>
        </w:r>
      </w:ins>
      <w:del w:id="91672" w:author="קלוד" w:date="2026-10-11T13:11:34Z">
        <w:r w:rsidRPr="006F178A">
          <w:rPr>
            <w:rtl/>
          </w:rPr>
          <w:delText xml:space="preserve">דיבדוק</w:delText>
        </w:r>
      </w:del>
      <w:r w:rsidRPr="006F178A">
        <w:rPr>
          <w:rtl/>
        </w:rPr>
        <w:t xml:space="preserve"> </w:t>
      </w:r>
      <w:ins w:id="91669" w:author="קלוד" w:date="2026-10-11T13:11:34Z">
        <w:r>
          <w:rPr>
            <w:rtl/>
          </w:rPr>
          <w:t xml:space="preserve">בנפט,</w:t>
        </w:r>
      </w:ins>
      <w:del w:id="91670" w:author="קלוד" w:date="2026-10-11T13:11:34Z">
        <w:r w:rsidRPr="006F178A">
          <w:rPr>
            <w:rtl/>
          </w:rPr>
          <w:delText xml:space="preserve">היינו בנפטא</w:delText>
        </w:r>
      </w:del>
      <w:r w:rsidRPr="006F178A">
        <w:rPr>
          <w:rtl/>
        </w:rPr>
        <w:t xml:space="preserve"> שמאוס </w:t>
      </w:r>
      <w:ins w:id="91667" w:author="קלוד" w:date="2026-10-11T13:11:34Z">
        <w:r>
          <w:rPr>
            <w:rStyle w:val="afffffe"/>
            <w:rtl/>
          </w:rPr>
          <w:t xml:space="preserve">ולא</w:t>
        </w:r>
      </w:ins>
      <w:del w:id="91668" w:author="קלוד" w:date="2026-10-11T13:11:34Z">
        <w:r w:rsidRPr="006F178A">
          <w:rPr>
            <w:rtl/>
          </w:rPr>
          <w:delText xml:space="preserve">והא</w:delText>
        </w:r>
      </w:del>
      <w:r w:rsidRPr="006F178A">
        <w:rPr>
          <w:rtl/>
        </w:rPr>
        <w:t xml:space="preserve"> </w:t>
      </w:r>
      <w:ins w:id="91665" w:author="קלוד" w:date="2026-10-11T13:11:34Z">
        <w:r>
          <w:rPr>
            <w:rStyle w:val="afffffe"/>
            <w:rtl/>
          </w:rPr>
          <w:t xml:space="preserve">יטה</w:t>
        </w:r>
        <w:r>
          <w:rPr>
            <w:rtl/>
          </w:rPr>
          <w:t xml:space="preserve">; וזה שלא</w:t>
        </w:r>
      </w:ins>
      <w:del w:id="91666" w:author="קלוד" w:date="2026-10-11T13:11:34Z">
        <w:r w:rsidRPr="006F178A">
          <w:rPr>
            <w:rtl/>
          </w:rPr>
          <w:delText xml:space="preserve">דלא</w:delText>
        </w:r>
      </w:del>
      <w:r w:rsidRPr="006F178A">
        <w:rPr>
          <w:rtl/>
        </w:rPr>
        <w:t xml:space="preserve"> יבדוק </w:t>
      </w:r>
      <w:ins w:id="91663" w:author="קלוד" w:date="2026-10-11T13:11:34Z">
        <w:r>
          <w:rPr>
            <w:rtl/>
          </w:rPr>
          <w:t xml:space="preserve">-</w:t>
        </w:r>
      </w:ins>
      <w:del w:id="91664" w:author="קלוד" w:date="2026-10-11T13:11:34Z">
        <w:r w:rsidRPr="006F178A">
          <w:rPr>
            <w:rtl/>
          </w:rPr>
          <w:delText xml:space="preserve">היינו</w:delText>
        </w:r>
      </w:del>
      <w:r w:rsidRPr="006F178A">
        <w:rPr>
          <w:rtl/>
        </w:rPr>
        <w:t xml:space="preserve"> </w:t>
      </w:r>
      <w:ins w:id="91661" w:author="קלוד" w:date="2026-10-11T13:11:34Z">
        <w:r>
          <w:rPr>
            <w:rtl/>
          </w:rPr>
          <w:t xml:space="preserve">בשמן.</w:t>
        </w:r>
      </w:ins>
      <w:del w:id="91662" w:author="קלוד" w:date="2026-10-11T13:11:34Z">
        <w:r w:rsidRPr="006F178A">
          <w:rPr>
            <w:rtl/>
          </w:rPr>
          <w:delText xml:space="preserve">במשחא.</w:delText>
        </w:r>
      </w:del>
    </w:p>
    <w:p w:rsidR="00E9703F" w:rsidRDefault="00146180" w:rsidP="00146180">
      <w:pPr>
        <w:pStyle w:val="affffd"/>
        <w:rPr>
          <w:rtl/>
        </w:rPr>
      </w:pPr>
      <w:r>
        <w:rPr>
          <w:rFonts w:ascii="MS Mincho" w:hAnsi="MS Mincho" w:hint="cs"/>
          <w:bCs w:val="0"/>
          <w:rtl/>
        </w:rPr>
        <w:t>׻</w:t>
      </w:r>
    </w:p>
    <w:p>
      <w:pPr>
        <w:pStyle w:val="afffff8"/>
        <w:rPr>
          <w:ins w:id="91235" w:author="קלוד" w:date="2026-10-11T12:33:55Z"/>
        </w:rPr>
      </w:pPr>
      <w:ins w:id="91236" w:author="קלוד" w:date="2026-10-11T12:33:55Z">
        <w:r>
          <w:rPr>
            <w:color w:val="7B3F00"/>
          </w:rPr>
          <w:t xml:space="preserve">האם שמש שאינו קבוע בודק לאור נר של משחא?</w:t>
        </w:r>
      </w:ins>
    </w:p>
    <w:p>
      <w:pPr>
        <w:pStyle w:val="38"/>
        <w:rPr>
          <w:ins w:id="96615" w:author="מנוע מכני" w:date="2026-10-11T12:04:39Z"/>
        </w:rPr>
      </w:pPr>
      <w:del w:id="96614" w:author="מנוע מכני" w:date="2026-10-11T12:04:39Z">
        <w:r w:rsidRPr="006F178A">
          <w:delText xml:space="preserve">•</w:delText>
        </w:r>
      </w:del>
      <w:r w:rsidRPr="006F178A">
        <w:t xml:space="preserve"> </w:t>
      </w:r>
      <w:r w:rsidRPr="00910D80">
        <w:t>איבעיא להו</w:t>
      </w:r>
      <w:r w:rsidRPr="006F178A">
        <w:t xml:space="preserve">:</w:t>
      </w:r>
    </w:p>
    <w:p w:rsidR="00E9703F" w:rsidRPr="006F178A" w:rsidRDefault="00E9703F" w:rsidP="00E9703F">
      <w:pPr>
        <w:rPr>
          <w:rtl/>
        </w:rPr>
      </w:pPr>
      <w:del w:id="96616" w:author="מנוע מכני" w:date="2026-10-11T12:04:39Z">
        <w:r w:rsidRPr="006F178A">
          <w:rPr>
            <w:rFonts w:ascii="Fb Fontext" w:hAnsi="Fb Fontext"/>
            <w:rtl/>
          </w:rPr>
          <w:delText xml:space="preserve"> </w:delText>
        </w:r>
      </w:del>
      <w:r w:rsidRPr="006F178A">
        <w:rPr>
          <w:rFonts w:ascii="Fb Fontext" w:hAnsi="Fb Fontext"/>
          <w:rtl/>
        </w:rPr>
        <w:t xml:space="preserve">שמש שאינו </w:t>
      </w:r>
      <w:ins w:id="91685" w:author="קלוד" w:date="2026-10-11T13:11:34Z">
        <w:r>
          <w:rPr>
            <w:rFonts w:ascii="Fb Fontext" w:hAnsi="Fb Fontext"/>
            <w:rtl/>
          </w:rPr>
          <w:t xml:space="preserve">קבוע,</w:t>
        </w:r>
      </w:ins>
      <w:del w:id="91686" w:author="קלוד" w:date="2026-10-11T13:11:34Z">
        <w:r w:rsidRPr="006F178A">
          <w:rPr>
            <w:rFonts w:ascii="Fb Fontext" w:hAnsi="Fb Fontext"/>
            <w:rtl/>
          </w:rPr>
          <w:delText xml:space="preserve">קבוע</w:delText>
        </w:r>
      </w:del>
      <w:r w:rsidRPr="006F178A">
        <w:rPr>
          <w:rFonts w:ascii="Fb Fontext" w:hAnsi="Fb Fontext"/>
          <w:rtl/>
        </w:rPr>
        <w:t xml:space="preserve"> </w:t>
      </w:r>
      <w:ins w:id="91683" w:author="קלוד" w:date="2026-10-11T13:11:34Z">
        <w:r>
          <w:rPr>
            <w:rStyle w:val="afffffe"/>
            <w:rFonts w:ascii="Fb Fontext" w:hAnsi="Fb Fontext"/>
            <w:rtl/>
          </w:rPr>
          <w:t xml:space="preserve">בנר</w:t>
        </w:r>
      </w:ins>
      <w:del w:id="91684" w:author="קלוד" w:date="2026-10-11T13:11:34Z">
        <w:r w:rsidRPr="006F178A">
          <w:rPr>
            <w:rFonts w:ascii="Fb Fontext" w:hAnsi="Fb Fontext"/>
            <w:rtl/>
          </w:rPr>
          <w:delText xml:space="preserve">בדמשחא</w:delText>
        </w:r>
      </w:del>
      <w:r w:rsidRPr="006F178A">
        <w:rPr>
          <w:rFonts w:ascii="Fb Fontext" w:hAnsi="Fb Fontext"/>
          <w:rtl/>
        </w:rPr>
        <w:t xml:space="preserve"> </w:t>
      </w:r>
      <w:ins w:id="91681" w:author="קלוד" w:date="2026-10-11T13:11:34Z">
        <w:r>
          <w:rPr>
            <w:rFonts w:ascii="Fb Fontext" w:hAnsi="Fb Fontext"/>
            <w:rtl/>
          </w:rPr>
          <w:t xml:space="preserve">של שמן מהו?</w:t>
        </w:r>
      </w:ins>
      <w:del w:id="91682" w:author="קלוד" w:date="2026-10-11T13:11:34Z">
        <w:r w:rsidRPr="006F178A">
          <w:rPr>
            <w:rFonts w:ascii="Fb Fontext" w:hAnsi="Fb Fontext"/>
            <w:rtl/>
          </w:rPr>
          <w:delText xml:space="preserve">מהו.</w:delText>
        </w:r>
      </w:del>
    </w:p>
    <w:p>
      <w:pPr>
        <w:pStyle w:val="38"/>
        <w:rPr>
          <w:ins w:id="96617" w:author="מנוע מכני" w:date="2026-10-11T12:04:39Z"/>
        </w:rPr>
      </w:pPr>
      <w:r w:rsidRPr="006F178A">
        <w:t xml:space="preserve">רב:</w:t>
      </w:r>
    </w:p>
    <w:p w:rsidR="00E9703F" w:rsidRPr="006F178A" w:rsidRDefault="00E9703F" w:rsidP="00E9703F">
      <w:pPr>
        <w:rPr>
          <w:rtl/>
        </w:rPr>
      </w:pPr>
      <w:del w:id="96618" w:author="מנוע מכני" w:date="2026-10-11T12:04:39Z">
        <w:r w:rsidRPr="006F178A">
          <w:rPr>
            <w:rtl/>
          </w:rPr>
          <w:delText xml:space="preserve"> </w:delText>
        </w:r>
      </w:del>
      <w:r w:rsidRPr="006F178A">
        <w:rPr>
          <w:rtl/>
        </w:rPr>
        <w:t xml:space="preserve">הלכה ואין מורין כן. | </w:t>
      </w:r>
      <w:r w:rsidRPr="006F178A">
        <w:rPr>
          <w:rStyle w:val="2fb"/>
          <w:rtl/>
        </w:rPr>
        <w:t xml:space="preserve">וריב"א</w:t>
      </w:r>
      <w:r w:rsidRPr="006F178A">
        <w:rPr>
          <w:rtl/>
        </w:rPr>
        <w:t xml:space="preserve">: הלכה ומורין כן.</w:t>
      </w:r>
    </w:p>
    <w:p w:rsidR="00E9703F" w:rsidRPr="004640F6" w:rsidRDefault="00E9703F" w:rsidP="00E9703F">
      <w:pPr>
        <w:rPr>
          <w:spacing w:val="-2"/>
          <w:rtl/>
        </w:rPr>
      </w:pPr>
      <w:r w:rsidRPr="004640F6">
        <w:rPr>
          <w:rStyle w:val="2fb"/>
          <w:spacing w:val="-2"/>
          <w:rtl/>
        </w:rPr>
        <w:t xml:space="preserve">ריב"א</w:t>
      </w:r>
      <w:r w:rsidRPr="004640F6">
        <w:rPr>
          <w:spacing w:val="-2"/>
          <w:rtl/>
        </w:rPr>
        <w:t xml:space="preserve"> הזדמן </w:t>
      </w:r>
      <w:ins w:id="91697" w:author="קלוד" w:date="2026-10-11T13:11:34Z">
        <w:r>
          <w:rPr>
            <w:spacing w:val="-2"/>
            <w:rtl/>
          </w:rPr>
          <w:t xml:space="preserve">לבית</w:t>
        </w:r>
      </w:ins>
      <w:del w:id="91698" w:author="קלוד" w:date="2026-10-11T13:11:34Z">
        <w:r w:rsidRPr="004640F6">
          <w:rPr>
            <w:spacing w:val="-2"/>
            <w:rtl/>
          </w:rPr>
          <w:delText xml:space="preserve">לבי</w:delText>
        </w:r>
      </w:del>
      <w:r w:rsidRPr="004640F6">
        <w:rPr>
          <w:spacing w:val="-2"/>
          <w:rtl/>
        </w:rPr>
        <w:t xml:space="preserve"> </w:t>
      </w:r>
      <w:r w:rsidRPr="004640F6">
        <w:rPr>
          <w:rStyle w:val="2fb"/>
          <w:spacing w:val="-2"/>
          <w:rtl/>
        </w:rPr>
        <w:t xml:space="preserve">רב אסי</w:t>
      </w:r>
      <w:r w:rsidRPr="004640F6">
        <w:rPr>
          <w:spacing w:val="-2"/>
          <w:rtl/>
        </w:rPr>
        <w:t xml:space="preserve">, </w:t>
      </w:r>
      <w:ins w:id="91695" w:author="קלוד" w:date="2026-10-11T13:11:34Z">
        <w:r>
          <w:rPr>
            <w:spacing w:val="-2"/>
            <w:rtl/>
          </w:rPr>
          <w:t xml:space="preserve">ושמשו</w:t>
        </w:r>
      </w:ins>
      <w:del w:id="91696" w:author="קלוד" w:date="2026-10-11T13:11:34Z">
        <w:r w:rsidRPr="004640F6">
          <w:rPr>
            <w:spacing w:val="-2"/>
            <w:rtl/>
          </w:rPr>
          <w:delText xml:space="preserve">ושמעיה</w:delText>
        </w:r>
      </w:del>
      <w:r w:rsidRPr="004640F6">
        <w:rPr>
          <w:spacing w:val="-2"/>
          <w:rtl/>
        </w:rPr>
        <w:t xml:space="preserve"> </w:t>
      </w:r>
      <w:ins w:id="91693" w:author="קלוד" w:date="2026-10-11T13:11:34Z">
        <w:r>
          <w:rPr>
            <w:spacing w:val="-2"/>
            <w:rtl/>
          </w:rPr>
          <w:t xml:space="preserve">בדק</w:t>
        </w:r>
      </w:ins>
      <w:del w:id="91694" w:author="קלוד" w:date="2026-10-11T13:11:34Z">
        <w:r w:rsidRPr="004640F6">
          <w:rPr>
            <w:spacing w:val="-2"/>
            <w:rtl/>
          </w:rPr>
          <w:delText xml:space="preserve">בדיק</w:delText>
        </w:r>
      </w:del>
      <w:r w:rsidRPr="004640F6">
        <w:rPr>
          <w:spacing w:val="-2"/>
          <w:rtl/>
        </w:rPr>
        <w:t xml:space="preserve"> </w:t>
      </w:r>
      <w:ins w:id="91691" w:author="קלוד" w:date="2026-10-11T13:11:34Z">
        <w:r>
          <w:rPr>
            <w:spacing w:val="-2"/>
            <w:rtl/>
          </w:rPr>
          <w:t xml:space="preserve">לאור</w:t>
        </w:r>
      </w:ins>
      <w:del w:id="91692" w:author="קלוד" w:date="2026-10-11T13:11:34Z">
        <w:r w:rsidRPr="004640F6">
          <w:rPr>
            <w:spacing w:val="-2"/>
            <w:rtl/>
          </w:rPr>
          <w:delText xml:space="preserve">לנהורא</w:delText>
        </w:r>
      </w:del>
      <w:r w:rsidRPr="004640F6">
        <w:rPr>
          <w:spacing w:val="-2"/>
          <w:rtl/>
        </w:rPr>
        <w:t xml:space="preserve"> </w:t>
      </w:r>
      <w:ins w:id="91689" w:author="קלוד" w:date="2026-10-11T13:11:34Z">
        <w:r>
          <w:rPr>
            <w:spacing w:val="-2"/>
            <w:rtl/>
          </w:rPr>
          <w:t xml:space="preserve">הנר,</w:t>
        </w:r>
      </w:ins>
      <w:del w:id="91690" w:author="קלוד" w:date="2026-10-11T13:11:34Z">
        <w:r w:rsidRPr="004640F6">
          <w:rPr>
            <w:spacing w:val="-2"/>
            <w:rtl/>
          </w:rPr>
          <w:delText xml:space="preserve">דשרגא</w:delText>
        </w:r>
      </w:del>
      <w:r w:rsidRPr="004640F6">
        <w:rPr>
          <w:spacing w:val="-2"/>
          <w:rtl/>
        </w:rPr>
        <w:t xml:space="preserve"> שנהג כרבו </w:t>
      </w:r>
      <w:r w:rsidRPr="004640F6">
        <w:rPr>
          <w:rStyle w:val="2fb"/>
          <w:spacing w:val="-2"/>
          <w:rtl/>
        </w:rPr>
        <w:t xml:space="preserve">ר' ירמיה</w:t>
      </w:r>
      <w:r w:rsidRPr="004640F6">
        <w:rPr>
          <w:spacing w:val="-2"/>
          <w:rtl/>
        </w:rPr>
        <w:t xml:space="preserve"> </w:t>
      </w:r>
      <w:ins w:id="91687" w:author="קלוד" w:date="2026-10-11T13:11:34Z">
        <w:r>
          <w:rPr>
            <w:spacing w:val="-2"/>
            <w:rtl/>
          </w:rPr>
          <w:t xml:space="preserve">שהלכה</w:t>
        </w:r>
      </w:ins>
      <w:del w:id="91688" w:author="קלוד" w:date="2026-10-11T13:11:34Z">
        <w:r w:rsidRPr="004640F6">
          <w:rPr>
            <w:spacing w:val="-2"/>
            <w:rtl/>
          </w:rPr>
          <w:delText xml:space="preserve">דהלכה</w:delText>
        </w:r>
      </w:del>
      <w:r w:rsidRPr="004640F6">
        <w:rPr>
          <w:spacing w:val="-2"/>
          <w:rtl/>
        </w:rPr>
        <w:t xml:space="preserve"> ומורין כן.</w:t>
      </w:r>
    </w:p>
    <w:p w:rsidR="00E9703F" w:rsidRDefault="00E9703F" w:rsidP="00E9703F">
      <w:pPr>
        <w:pStyle w:val="affffd"/>
        <w:spacing w:after="0"/>
        <w:rPr>
          <w:del w:id="90008" w:author="מנוע עיצוב" w:date="2026-10-11T12:09:26Z"/>
          <w:rFonts w:ascii="MS Mincho" w:hAnsi="MS Mincho"/>
          <w:bCs w:val="0"/>
          <w:rtl/>
        </w:rPr>
      </w:pPr>
      <w:del w:id="90007"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יג.</w:t>
      </w:r>
    </w:p>
    <w:p w:rsidR="00E9703F" w:rsidRPr="009757B9" w:rsidRDefault="00E9703F" w:rsidP="00E9703F">
      <w:pPr>
        <w:pStyle w:val="affff1"/>
        <w:ind w:end="0"/>
        <w:rPr>
          <w:rStyle w:val="afffe"/>
          <w:b w:val="0"/>
          <w:bCs/>
          <w:rtl/>
        </w:rPr>
        <w:pPrChange w:id="20072" w:author="קלוד" w:date="2026-10-11T09:07:15Z">
          <w:pPr>
            <w:pStyle w:val="affff1"/>
            <w:rPr>
              <w:rStyle w:val="afffe"/>
              <w:b w:val="0"/>
              <w:bCs/>
              <w:rtl/>
            </w:rPr>
          </w:pPr>
        </w:pPrChange>
      </w:pPr>
      <w:ins w:id="9804" w:author="מספור קטעי משנה" w:date="2026-10-11T09:35:03Z">
        <w:r>
          <w:rPr>
            <w:rStyle w:val="MisparKeta"/>
          </w:rPr>
          <w:t xml:space="preserve">ב. </w:t>
        </w:r>
      </w:ins>
      <w:r w:rsidRPr="00146180">
        <w:rPr>
          <w:rStyle w:val="afffe"/>
          <w:b w:val="0"/>
          <w:rtl/>
        </w:rPr>
        <w:t>באמת אמרו החזן כו'.</w:t>
      </w:r>
    </w:p>
    <w:p>
      <w:pPr>
        <w:pStyle w:val="38"/>
        <w:rPr>
          <w:ins w:id="96619" w:author="מנוע מכני" w:date="2026-10-11T12:04:39Z"/>
        </w:rPr>
      </w:pPr>
      <w:r w:rsidRPr="006F178A">
        <w:t xml:space="preserve">והך</w:t>
      </w:r>
    </w:p>
    <w:p w:rsidR="00E9703F" w:rsidRPr="006F178A" w:rsidRDefault="00E9703F" w:rsidP="00E9703F">
      <w:pPr>
        <w:rPr>
          <w:rtl/>
        </w:rPr>
      </w:pPr>
      <w:del w:id="96620" w:author="מנוע מכני" w:date="2026-10-11T12:04:39Z">
        <w:r w:rsidRPr="006F178A">
          <w:rPr>
            <w:rFonts w:ascii="Fb Fontext" w:hAnsi="Fb Fontext"/>
            <w:rtl/>
          </w:rPr>
          <w:delText xml:space="preserve"> </w:delText>
        </w:r>
      </w:del>
      <w:r w:rsidRPr="006F178A">
        <w:rPr>
          <w:rFonts w:ascii="Fb Fontext" w:hAnsi="Fb Fontext"/>
          <w:rtl/>
        </w:rPr>
        <w:t xml:space="preserve">דרישא רואה היינו רק לסדר ראשי פרשיותיו. [אבל </w:t>
      </w:r>
      <w:r w:rsidRPr="006F178A">
        <w:rPr>
          <w:rFonts w:ascii="Fb Fontext" w:hAnsi="Fb Fontext"/>
          <w:rtl/>
        </w:rPr>
        <w:t xml:space="preserve">לא</w:t>
      </w:r>
      <w:r w:rsidRPr="006F178A">
        <w:rPr>
          <w:rFonts w:ascii="Fb Fontext" w:hAnsi="Fb Fontext"/>
          <w:rtl/>
        </w:rPr>
        <w:t xml:space="preserve"> קורא] וכן </w:t>
      </w:r>
      <w:r w:rsidRPr="006F178A">
        <w:rPr>
          <w:rStyle w:val="2fb"/>
          <w:rFonts w:ascii="Fb Fontext" w:hAnsi="Fb Fontext"/>
          <w:rtl/>
        </w:rPr>
        <w:t xml:space="preserve">ארב"ש</w:t>
      </w:r>
      <w:r w:rsidRPr="006F178A">
        <w:rPr>
          <w:rFonts w:ascii="Fb Fontext" w:hAnsi="Fb Fontext"/>
          <w:rtl/>
        </w:rPr>
        <w:t xml:space="preserve">.</w:t>
      </w:r>
    </w:p>
    <w:p>
      <w:pPr>
        <w:pStyle w:val="38"/>
        <w:rPr>
          <w:ins w:id="96621" w:author="מנוע מכני" w:date="2026-10-11T12:04:39Z"/>
        </w:rPr>
      </w:pPr>
      <w:r w:rsidRPr="006F178A">
        <w:t xml:space="preserve">והך</w:t>
      </w:r>
    </w:p>
    <w:p w:rsidR="00E9703F" w:rsidRPr="006F178A" w:rsidRDefault="00E9703F" w:rsidP="00E9703F">
      <w:pPr>
        <w:rPr>
          <w:rStyle w:val="afffe"/>
          <w:rFonts w:ascii="Fb Fontext" w:hAnsi="Fb Fontext"/>
          <w:b/>
          <w:rtl/>
        </w:rPr>
      </w:pPr>
      <w:del w:id="96622" w:author="מנוע מכני" w:date="2026-10-11T12:04:39Z">
        <w:r w:rsidRPr="006F178A">
          <w:rPr>
            <w:rtl/>
          </w:rPr>
          <w:delText xml:space="preserve"> </w:delText>
        </w:r>
      </w:del>
      <w:r w:rsidRPr="006F178A">
        <w:rPr>
          <w:rStyle w:val="2fb"/>
          <w:rtl/>
        </w:rPr>
        <w:t xml:space="preserve">דרשב"ג</w:t>
      </w:r>
      <w:r w:rsidRPr="006F178A">
        <w:rPr>
          <w:rtl/>
        </w:rPr>
        <w:t xml:space="preserve"> דתשב"ר היו מסדרין פרשיות וקורין לאור </w:t>
      </w:r>
      <w:ins w:id="91701" w:author="קלוד" w:date="2026-10-11T13:11:34Z">
        <w:r>
          <w:rPr>
            <w:rtl/>
          </w:rPr>
          <w:t xml:space="preserve">הנר:</w:t>
        </w:r>
      </w:ins>
      <w:del w:id="91702" w:author="קלוד" w:date="2026-10-11T13:11:34Z">
        <w:r w:rsidRPr="006F178A">
          <w:rPr>
            <w:rtl/>
          </w:rPr>
          <w:delText xml:space="preserve">הנר</w:delText>
        </w:r>
      </w:del>
      <w:r w:rsidRPr="006F178A">
        <w:rPr>
          <w:rStyle w:val="afffe"/>
          <w:rFonts w:ascii="Fb Fontext" w:hAnsi="Fb Fontext"/>
          <w:rtl/>
        </w:rPr>
        <w:t xml:space="preserve"> </w:t>
      </w:r>
      <w:ins w:id="91699" w:author="קלוד" w:date="2026-10-11T13:11:34Z">
        <w:r>
          <w:rPr>
            <w:rStyle w:val="afffe"/>
            <w:rFonts w:ascii="Fb Fontext" w:hAnsi="Fb Fontext"/>
            <w:rtl/>
          </w:rPr>
          <w:t xml:space="preserve">א. </w:t>
        </w:r>
        <w:r>
          <w:rPr>
            <w:rStyle w:val="afffffe"/>
            <w:rFonts w:ascii="Fb Fontext" w:hAnsi="Fb Fontext"/>
            <w:rtl/>
          </w:rPr>
          <w:t xml:space="preserve">רק</w:t>
        </w:r>
      </w:ins>
      <w:del w:id="91700" w:author="קלוד" w:date="2026-10-11T13:11:34Z">
        <w:r w:rsidRPr="006F178A">
          <w:rPr>
            <w:rStyle w:val="afffe"/>
            <w:rFonts w:ascii="Fb Fontext" w:hAnsi="Fb Fontext"/>
            <w:rtl/>
          </w:rPr>
          <w:delText xml:space="preserve">א.</w:delText>
        </w:r>
      </w:del>
      <w:r w:rsidRPr="006F178A">
        <w:rPr>
          <w:rtl/>
        </w:rPr>
        <w:t xml:space="preserve"> ראשי פרשיות.</w:t>
      </w:r>
    </w:p>
    <w:p w:rsidR="00E9703F" w:rsidRPr="006F178A" w:rsidRDefault="00E9703F" w:rsidP="00E9703F">
      <w:pPr>
        <w:rPr>
          <w:rtl/>
        </w:rPr>
      </w:pPr>
      <w:r w:rsidRPr="006F178A">
        <w:rPr>
          <w:rStyle w:val="afffe"/>
          <w:rFonts w:ascii="Fb Fontext" w:hAnsi="Fb Fontext"/>
          <w:b/>
          <w:rtl/>
        </w:rPr>
        <w:t>ב.</w:t>
      </w:r>
      <w:r w:rsidRPr="006F178A">
        <w:rPr>
          <w:rtl/>
        </w:rPr>
        <w:t xml:space="preserve"> </w:t>
      </w:r>
      <w:ins w:id="91711" w:author="קלוד" w:date="2026-10-11T13:11:34Z">
        <w:r>
          <w:rPr>
            <w:rtl/>
          </w:rPr>
          <w:t xml:space="preserve">תינוקות</w:t>
        </w:r>
      </w:ins>
      <w:del w:id="91712" w:author="קלוד" w:date="2026-10-11T13:11:34Z">
        <w:r w:rsidRPr="006F178A">
          <w:rPr>
            <w:rtl/>
          </w:rPr>
          <w:delText xml:space="preserve">שאני</w:delText>
        </w:r>
      </w:del>
      <w:r w:rsidRPr="006F178A">
        <w:rPr>
          <w:rtl/>
        </w:rPr>
        <w:t xml:space="preserve"> </w:t>
      </w:r>
      <w:ins w:id="91709" w:author="קלוד" w:date="2026-10-11T13:11:34Z">
        <w:r>
          <w:rPr>
            <w:rtl/>
          </w:rPr>
          <w:t xml:space="preserve">שונים,</w:t>
        </w:r>
      </w:ins>
      <w:del w:id="91710" w:author="קלוד" w:date="2026-10-11T13:11:34Z">
        <w:r w:rsidRPr="006F178A">
          <w:rPr>
            <w:rtl/>
          </w:rPr>
          <w:delText xml:space="preserve">תינוקות,</w:delText>
        </w:r>
      </w:del>
      <w:r w:rsidRPr="006F178A">
        <w:rPr>
          <w:rtl/>
        </w:rPr>
        <w:t xml:space="preserve"> הואיל ואימת רבן </w:t>
      </w:r>
      <w:ins w:id="91707" w:author="קלוד" w:date="2026-10-11T13:11:34Z">
        <w:r>
          <w:rPr>
            <w:rtl/>
          </w:rPr>
          <w:t xml:space="preserve">עליהן,</w:t>
        </w:r>
      </w:ins>
      <w:del w:id="91708" w:author="קלוד" w:date="2026-10-11T13:11:34Z">
        <w:r w:rsidRPr="006F178A">
          <w:rPr>
            <w:rtl/>
          </w:rPr>
          <w:delText xml:space="preserve">עליהן</w:delText>
        </w:r>
      </w:del>
      <w:r w:rsidRPr="006F178A">
        <w:rPr>
          <w:rtl/>
        </w:rPr>
        <w:t xml:space="preserve"> </w:t>
      </w:r>
      <w:r w:rsidRPr="006F178A">
        <w:rPr>
          <w:rtl/>
        </w:rPr>
        <w:t xml:space="preserve">לא</w:t>
      </w:r>
      <w:r w:rsidRPr="006F178A">
        <w:rPr>
          <w:rtl/>
        </w:rPr>
        <w:t xml:space="preserve"> </w:t>
      </w:r>
      <w:ins w:id="91705" w:author="קלוד" w:date="2026-10-11T13:11:34Z">
        <w:r>
          <w:rPr>
            <w:rtl/>
          </w:rPr>
          <w:t xml:space="preserve">יבואו</w:t>
        </w:r>
      </w:ins>
      <w:del w:id="91706" w:author="קלוד" w:date="2026-10-11T13:11:34Z">
        <w:r w:rsidRPr="006F178A">
          <w:rPr>
            <w:rtl/>
          </w:rPr>
          <w:delText xml:space="preserve">אתי</w:delText>
        </w:r>
      </w:del>
      <w:r w:rsidRPr="006F178A">
        <w:rPr>
          <w:rtl/>
        </w:rPr>
        <w:t xml:space="preserve"> </w:t>
      </w:r>
      <w:ins w:id="91703" w:author="קלוד" w:date="2026-10-11T13:11:34Z">
        <w:r>
          <w:rPr>
            <w:rtl/>
          </w:rPr>
          <w:t xml:space="preserve">להטות.</w:t>
        </w:r>
      </w:ins>
      <w:del w:id="91704" w:author="קלוד" w:date="2026-10-11T13:11:34Z">
        <w:r w:rsidRPr="006F178A">
          <w:rPr>
            <w:rtl/>
          </w:rPr>
          <w:delText xml:space="preserve">לאצלויי.</w:delText>
        </w:r>
      </w:del>
    </w:p>
    <w:p w:rsidR="00E9703F" w:rsidRDefault="00E9703F" w:rsidP="00E9703F">
      <w:pPr>
        <w:pStyle w:val="affffd"/>
        <w:spacing w:after="0"/>
        <w:rPr>
          <w:del w:id="90010" w:author="מנוע עיצוב" w:date="2026-10-11T12:09:26Z"/>
          <w:rFonts w:ascii="MS Mincho" w:hAnsi="MS Mincho"/>
          <w:bCs w:val="0"/>
          <w:rtl/>
        </w:rPr>
      </w:pPr>
      <w:del w:id="90009"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73" w:author="קלוד" w:date="2026-10-11T09:07:15Z">
          <w:pPr>
            <w:pStyle w:val="affff1"/>
            <w:rPr>
              <w:rStyle w:val="afffe"/>
              <w:b w:val="0"/>
              <w:bCs/>
              <w:rtl/>
            </w:rPr>
          </w:pPr>
        </w:pPrChange>
      </w:pPr>
      <w:ins w:id="9805" w:author="מספור קטעי משנה" w:date="2026-10-11T09:35:03Z">
        <w:r>
          <w:rPr>
            <w:rStyle w:val="MisparKeta"/>
          </w:rPr>
          <w:t xml:space="preserve">א. </w:t>
        </w:r>
      </w:ins>
      <w:r w:rsidRPr="00146180">
        <w:rPr>
          <w:rStyle w:val="afffe"/>
          <w:b w:val="0"/>
          <w:rtl/>
        </w:rPr>
        <w:t>כיוצא בו לא יאכל הזב.</w:t>
      </w:r>
    </w:p>
    <w:p>
      <w:pPr>
        <w:pStyle w:val="38"/>
        <w:rPr>
          <w:ins w:id="96623" w:author="מנוע מכני" w:date="2026-10-11T12:04:39Z"/>
        </w:rPr>
      </w:pPr>
      <w:r w:rsidRPr="006F178A">
        <w:t xml:space="preserve">תניא</w:t>
      </w:r>
      <w:r w:rsidRPr="006F178A">
        <w:t xml:space="preserve">, רשב"א:</w:t>
      </w:r>
    </w:p>
    <w:p w:rsidR="00E9703F" w:rsidRDefault="00E9703F" w:rsidP="00E9703F">
      <w:pPr>
        <w:rPr>
          <w:rFonts w:ascii="Fb Fontext" w:hAnsi="Fb Fontext"/>
          <w:rtl/>
        </w:rPr>
      </w:pPr>
      <w:del w:id="96624" w:author="מנוע מכני" w:date="2026-10-11T12:04:39Z">
        <w:r w:rsidRPr="006F178A">
          <w:rPr>
            <w:rFonts w:ascii="Fb Fontext" w:hAnsi="Fb Fontext"/>
            <w:rtl/>
          </w:rPr>
          <w:delText xml:space="preserve"> </w:delText>
        </w:r>
      </w:del>
      <w:r w:rsidRPr="006F178A">
        <w:rPr>
          <w:rFonts w:ascii="Fb Fontext" w:hAnsi="Fb Fontext"/>
          <w:rtl/>
        </w:rPr>
        <w:t xml:space="preserve">בוא וראה עד היכן פרצה טהרה בישראל,</w:t>
      </w:r>
    </w:p>
    <w:p w:rsidR="00E9703F" w:rsidRPr="004640F6" w:rsidRDefault="00E9703F" w:rsidP="00E9703F">
      <w:pPr>
        <w:pStyle w:val="affffb"/>
        <w:rPr>
          <w:spacing w:val="-2"/>
          <w:rtl/>
        </w:rPr>
      </w:pPr>
      <w:r w:rsidRPr="004640F6">
        <w:rPr>
          <w:spacing w:val="-2"/>
          <w:rtl/>
        </w:rPr>
        <w:t xml:space="preserve">- שלא שנינו: </w:t>
      </w:r>
      <w:r w:rsidRPr="004640F6">
        <w:rPr>
          <w:spacing w:val="-2"/>
          <w:rtl/>
        </w:rPr>
        <w:t xml:space="preserve">לא</w:t>
      </w:r>
      <w:r w:rsidRPr="004640F6">
        <w:rPr>
          <w:spacing w:val="-2"/>
          <w:rtl/>
        </w:rPr>
        <w:t xml:space="preserve"> יאכל הטהור עם הטמאה אלא: </w:t>
      </w:r>
      <w:r w:rsidRPr="004640F6">
        <w:rPr>
          <w:spacing w:val="-2"/>
          <w:rtl/>
        </w:rPr>
        <w:t xml:space="preserve">לא</w:t>
      </w:r>
      <w:r w:rsidRPr="004640F6">
        <w:rPr>
          <w:spacing w:val="-2"/>
          <w:rtl/>
        </w:rPr>
        <w:t xml:space="preserve"> יאכל הזב עם הזבה</w:t>
      </w:r>
      <w:ins w:id="91713" w:author="קלוד" w:date="2026-10-11T13:11:34Z">
        <w:r>
          <w:rPr>
            <w:spacing w:val="-2"/>
            <w:rtl/>
          </w:rPr>
          <w:t xml:space="preserve"> </w:t>
        </w:r>
        <w:r>
          <w:rPr>
            <w:rStyle w:val="afffffe"/>
            <w:spacing w:val="-2"/>
            <w:rtl/>
          </w:rPr>
          <w:t xml:space="preserve">אף ששניהם טמאים</w:t>
        </w:r>
        <w:r>
          <w:rPr>
            <w:spacing w:val="-2"/>
            <w:rtl/>
          </w:rPr>
          <w:t xml:space="preserve"> </w:t>
        </w:r>
      </w:ins>
      <w:del w:id="91714" w:author="קלוד" w:date="2026-10-11T13:11:34Z">
        <w:r w:rsidRPr="004640F6">
          <w:rPr>
            <w:spacing w:val="-2"/>
            <w:rtl/>
          </w:rPr>
          <w:delText xml:space="preserve"> </w:delText>
        </w:r>
      </w:del>
      <w:r w:rsidRPr="004640F6">
        <w:rPr>
          <w:spacing w:val="-2"/>
          <w:rtl/>
        </w:rPr>
        <w:t xml:space="preserve">מפני הרגל עבירה.</w:t>
      </w:r>
    </w:p>
    <w:p w:rsidR="00E9703F" w:rsidRPr="006F178A" w:rsidRDefault="00E9703F" w:rsidP="00E9703F">
      <w:pPr>
        <w:rPr>
          <w:rtl/>
        </w:rPr>
      </w:pPr>
      <w:r w:rsidRPr="006F178A">
        <w:rPr>
          <w:rFonts w:ascii="Fb Fontext" w:hAnsi="Fb Fontext"/>
          <w:rtl/>
        </w:rPr>
        <w:t xml:space="preserve">כיוצא בו, </w:t>
      </w:r>
      <w:r w:rsidRPr="006F178A">
        <w:rPr>
          <w:rFonts w:ascii="Fb Fontext" w:hAnsi="Fb Fontext"/>
          <w:rtl/>
        </w:rPr>
        <w:t xml:space="preserve">לא</w:t>
      </w:r>
      <w:r w:rsidRPr="006F178A">
        <w:rPr>
          <w:rFonts w:ascii="Fb Fontext" w:hAnsi="Fb Fontext"/>
          <w:rtl/>
        </w:rPr>
        <w:t xml:space="preserve"> יאכל זב פרוש עם זב עם הארץ שמא ירגילנו אצלו.</w:t>
      </w:r>
    </w:p>
    <w:p>
      <w:pPr>
        <w:pStyle w:val="38"/>
        <w:rPr>
          <w:ins w:id="96625" w:author="מנוע מכני" w:date="2026-10-11T12:04:39Z"/>
        </w:rPr>
      </w:pPr>
      <w:r w:rsidRPr="002D0727">
        <w:t>לאביי</w:t>
      </w:r>
      <w:r w:rsidRPr="006F178A">
        <w:t xml:space="preserve">:</w:t>
      </w:r>
    </w:p>
    <w:p w:rsidR="00E9703F" w:rsidRPr="009757B9" w:rsidRDefault="00E9703F" w:rsidP="00E9703F">
      <w:pPr>
        <w:rPr>
          <w:rFonts w:cs="Guttman Vilna"/>
          <w:b/>
          <w:bCs/>
          <w:rtl/>
        </w:rPr>
      </w:pPr>
      <w:del w:id="96626" w:author="מנוע מכני" w:date="2026-10-11T12:04:39Z">
        <w:r w:rsidRPr="006F178A">
          <w:rPr>
            <w:rtl/>
          </w:rPr>
          <w:delText xml:space="preserve"> </w:delText>
        </w:r>
      </w:del>
      <w:r w:rsidRPr="006F178A">
        <w:rPr>
          <w:rtl/>
        </w:rPr>
        <w:t xml:space="preserve">גזירה שמא יאכילנו דברים שאינן מתוקנין.</w:t>
      </w:r>
    </w:p>
    <w:p>
      <w:pPr>
        <w:pStyle w:val="38"/>
        <w:rPr>
          <w:ins w:id="96627" w:author="מנוע מכני" w:date="2026-10-11T12:04:39Z"/>
        </w:rPr>
      </w:pPr>
      <w:r w:rsidRPr="002D0727">
        <w:t>לרבא</w:t>
      </w:r>
      <w:r w:rsidRPr="006F178A">
        <w:t xml:space="preserve">:</w:t>
      </w:r>
    </w:p>
    <w:p w:rsidR="00E9703F" w:rsidRPr="009757B9" w:rsidRDefault="00E9703F" w:rsidP="00E9703F">
      <w:pPr>
        <w:rPr>
          <w:rFonts w:cs="Guttman Vilna"/>
          <w:b/>
          <w:bCs/>
          <w:rtl/>
        </w:rPr>
      </w:pPr>
      <w:del w:id="96628" w:author="מנוע מכני" w:date="2026-10-11T12:04:39Z">
        <w:r w:rsidRPr="006F178A">
          <w:rPr>
            <w:rtl/>
          </w:rPr>
          <w:delText xml:space="preserve"> </w:delText>
        </w:r>
      </w:del>
      <w:r w:rsidRPr="006F178A">
        <w:rPr>
          <w:rtl/>
        </w:rPr>
        <w:t xml:space="preserve">רוב עמי הארץ מעשרין הן.</w:t>
      </w:r>
    </w:p>
    <w:p>
      <w:pPr>
        <w:pStyle w:val="38"/>
        <w:rPr>
          <w:ins w:id="96629" w:author="מנוע מכני" w:date="2026-10-11T12:04:39Z"/>
        </w:rPr>
      </w:pPr>
      <w:r w:rsidRPr="006F178A">
        <w:t xml:space="preserve">אלא:</w:t>
      </w:r>
    </w:p>
    <w:p w:rsidR="00E9703F" w:rsidRPr="009757B9" w:rsidRDefault="00E9703F" w:rsidP="00E9703F">
      <w:pPr>
        <w:rPr>
          <w:rFonts w:cs="Guttman Vilna"/>
          <w:b/>
          <w:bCs/>
          <w:rtl/>
        </w:rPr>
      </w:pPr>
      <w:del w:id="96630" w:author="מנוע מכני" w:date="2026-10-11T12:04:39Z">
        <w:r w:rsidRPr="006F178A">
          <w:rPr>
            <w:rtl/>
          </w:rPr>
          <w:delText xml:space="preserve"> </w:delText>
        </w:r>
      </w:del>
      <w:r w:rsidRPr="006F178A">
        <w:rPr>
          <w:rtl/>
        </w:rPr>
        <w:t xml:space="preserve">שמא יהא רגיל אצלו, ויאכילנו דברים טמאין בימי טהרתו.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יג.</w:t>
      </w:r>
    </w:p>
    <w:p>
      <w:pPr>
        <w:pStyle w:val="afffff8"/>
        <w:rPr>
          <w:ins w:id="91233" w:author="קלוד" w:date="2026-10-11T12:33:55Z"/>
        </w:rPr>
      </w:pPr>
      <w:ins w:id="91234" w:author="קלוד" w:date="2026-10-11T12:33:55Z">
        <w:r>
          <w:rPr>
            <w:color w:val="7B3F00"/>
          </w:rPr>
          <w:t xml:space="preserve">האם נדה ישנה עם בעלה, זו בבגדה וזה בבגדו?</w:t>
        </w:r>
      </w:ins>
    </w:p>
    <w:p>
      <w:pPr>
        <w:pStyle w:val="38"/>
        <w:rPr>
          <w:ins w:id="96632" w:author="מנוע מכני" w:date="2026-10-11T12:04:39Z"/>
        </w:rPr>
      </w:pPr>
      <w:del w:id="96631" w:author="מנוע מכני" w:date="2026-10-11T12:04:39Z">
        <w:r w:rsidRPr="006F178A">
          <w:delText xml:space="preserve">•</w:delText>
        </w:r>
      </w:del>
      <w:r w:rsidRPr="006F178A">
        <w:t xml:space="preserve"> </w:t>
      </w:r>
      <w:r w:rsidRPr="00910D80">
        <w:t>איבעיא להו</w:t>
      </w:r>
      <w:r w:rsidRPr="006F178A">
        <w:t xml:space="preserve">:</w:t>
      </w:r>
    </w:p>
    <w:p w:rsidR="00E9703F" w:rsidRPr="006F178A" w:rsidRDefault="00E9703F" w:rsidP="00E9703F">
      <w:pPr>
        <w:rPr>
          <w:rtl/>
        </w:rPr>
      </w:pPr>
      <w:del w:id="96633"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נדה, מהו שתישן עם בעלה היא בבגדה והוא בבגדו.</w:t>
      </w:r>
    </w:p>
    <w:p w:rsidR="00E9703F" w:rsidRPr="004640F6" w:rsidRDefault="00E9703F" w:rsidP="00E9703F">
      <w:pPr>
        <w:rPr>
          <w:spacing w:val="-4"/>
          <w:rtl/>
        </w:rPr>
      </w:pPr>
      <w:r w:rsidRPr="004640F6">
        <w:rPr>
          <w:rFonts w:ascii="Fb Fontext" w:hAnsi="Fb Fontext"/>
          <w:spacing w:val="-4"/>
          <w:rtl/>
        </w:rPr>
        <w:t xml:space="preserve">אין להוכיח </w:t>
      </w:r>
      <w:ins w:id="91719" w:author="קלוד" w:date="2026-10-11T13:11:34Z">
        <w:r>
          <w:rPr>
            <w:rFonts w:ascii="Fb Fontext" w:hAnsi="Fb Fontext"/>
            <w:spacing w:val="-4"/>
            <w:rtl/>
          </w:rPr>
          <w:t xml:space="preserve">ממה</w:t>
        </w:r>
      </w:ins>
      <w:del w:id="91720" w:author="קלוד" w:date="2026-10-11T13:11:34Z">
        <w:r w:rsidRPr="004640F6">
          <w:rPr>
            <w:rFonts w:ascii="Fb Fontext" w:hAnsi="Fb Fontext"/>
            <w:spacing w:val="-4"/>
            <w:rtl/>
          </w:rPr>
          <w:delText xml:space="preserve">מהא</w:delText>
        </w:r>
      </w:del>
      <w:r w:rsidRPr="004640F6">
        <w:rPr>
          <w:rFonts w:ascii="Fb Fontext" w:hAnsi="Fb Fontext"/>
          <w:spacing w:val="-4"/>
          <w:rtl/>
        </w:rPr>
        <w:t xml:space="preserve"> </w:t>
      </w:r>
      <w:ins w:id="91717" w:author="קלוד" w:date="2026-10-11T13:11:34Z">
        <w:r>
          <w:rPr>
            <w:rFonts w:ascii="Fb Fontext" w:hAnsi="Fb Fontext"/>
            <w:spacing w:val="-4"/>
            <w:rtl/>
          </w:rPr>
          <w:t xml:space="preserve">שלב"ש</w:t>
        </w:r>
      </w:ins>
      <w:del w:id="91718" w:author="קלוד" w:date="2026-10-11T13:11:34Z">
        <w:r w:rsidRPr="004640F6">
          <w:rPr>
            <w:rFonts w:ascii="Fb Fontext" w:hAnsi="Fb Fontext"/>
            <w:spacing w:val="-4"/>
            <w:rtl/>
          </w:rPr>
          <w:delText xml:space="preserve">דב"ש</w:delText>
        </w:r>
      </w:del>
      <w:r w:rsidRPr="004640F6">
        <w:rPr>
          <w:rFonts w:ascii="Fb Fontext" w:hAnsi="Fb Fontext"/>
          <w:spacing w:val="-4"/>
          <w:rtl/>
        </w:rPr>
        <w:t xml:space="preserve"> </w:t>
      </w:r>
      <w:ins w:id="91715" w:author="קלוד" w:date="2026-10-11T13:11:34Z">
        <w:r>
          <w:rPr>
            <w:rFonts w:ascii="Fb Fontext" w:hAnsi="Fb Fontext"/>
            <w:spacing w:val="-4"/>
            <w:rtl/>
          </w:rPr>
          <w:t xml:space="preserve">העוף</w:t>
        </w:r>
      </w:ins>
      <w:del w:id="91716" w:author="קלוד" w:date="2026-10-11T13:11:34Z">
        <w:r w:rsidRPr="004640F6">
          <w:rPr>
            <w:rFonts w:ascii="Fb Fontext" w:hAnsi="Fb Fontext"/>
            <w:spacing w:val="-4"/>
            <w:rtl/>
          </w:rPr>
          <w:delText xml:space="preserve">דהעוף</w:delText>
        </w:r>
      </w:del>
      <w:r w:rsidRPr="004640F6">
        <w:rPr>
          <w:rFonts w:ascii="Fb Fontext" w:hAnsi="Fb Fontext"/>
          <w:spacing w:val="-4"/>
          <w:rtl/>
        </w:rPr>
        <w:t xml:space="preserve"> עולה עם הגבינה על השלחן ואינו נאכל, ולב"ה </w:t>
      </w:r>
      <w:r w:rsidRPr="004640F6">
        <w:rPr>
          <w:rStyle w:val="afffe"/>
          <w:rFonts w:ascii="Fb Fontext" w:hAnsi="Fb Fontext"/>
          <w:spacing w:val="-4"/>
          <w:rtl/>
        </w:rPr>
        <w:t xml:space="preserve">לא</w:t>
      </w:r>
      <w:r w:rsidRPr="004640F6">
        <w:rPr>
          <w:rStyle w:val="afffe"/>
          <w:rFonts w:ascii="Fb Fontext" w:hAnsi="Fb Fontext"/>
          <w:spacing w:val="-4"/>
          <w:rtl/>
        </w:rPr>
        <w:t xml:space="preserve"> עולה ולא נאכל</w:t>
      </w:r>
      <w:r w:rsidRPr="004640F6">
        <w:rPr>
          <w:rFonts w:ascii="Fb Fontext" w:hAnsi="Fb Fontext"/>
          <w:spacing w:val="-4"/>
          <w:rtl/>
        </w:rPr>
        <w:t>.</w:t>
      </w:r>
    </w:p>
    <w:p w:rsidR="00E9703F" w:rsidRDefault="00E9703F" w:rsidP="00E9703F">
      <w:pPr>
        <w:pStyle w:val="affffb"/>
        <w:rPr>
          <w:rtl/>
        </w:rPr>
      </w:pPr>
      <w:r>
        <w:rPr>
          <w:rtl/>
        </w:rPr>
        <w:t xml:space="preserve">- </w:t>
      </w:r>
      <w:ins w:id="91725" w:author="קלוד" w:date="2026-10-11T13:11:34Z">
        <w:r>
          <w:rPr>
            <w:rtl/>
          </w:rPr>
          <w:t xml:space="preserve">ששם</w:t>
        </w:r>
      </w:ins>
      <w:del w:id="91726" w:author="קלוד" w:date="2026-10-11T13:11:34Z">
        <w:r w:rsidRPr="006F178A">
          <w:rPr>
            <w:rtl/>
          </w:rPr>
          <w:delText xml:space="preserve">דשאני</w:delText>
        </w:r>
      </w:del>
      <w:r w:rsidRPr="006F178A">
        <w:rPr>
          <w:rtl/>
        </w:rPr>
        <w:t xml:space="preserve"> </w:t>
      </w:r>
      <w:ins w:id="90833" w:author="מנוע מכני" w:date="2026-10-11T12:04:39Z">
        <w:ins w:id="91723" w:author="קלוד" w:date="2026-10-11T13:11:34Z">
          <w:r>
            <w:rPr>
              <w:rtl/>
            </w:rPr>
            <w:t xml:space="preserve">שונה,</w:t>
          </w:r>
        </w:ins>
        <w:del w:id="91724" w:author="קלוד" w:date="2026-10-11T13:11:34Z">
          <w:r>
            <w:rPr>
              <w:rtl/>
            </w:rPr>
            <w:delText xml:space="preserve">שם</w:delText>
          </w:r>
        </w:del>
      </w:ins>
      <w:del w:id="90834" w:author="מנוע מכני" w:date="2026-10-11T12:04:39Z">
        <w:r w:rsidRPr="006F178A">
          <w:rPr>
            <w:rtl/>
          </w:rPr>
          <w:delText xml:space="preserve">התם</w:delText>
        </w:r>
      </w:del>
      <w:r w:rsidRPr="006F178A">
        <w:rPr>
          <w:rtl/>
        </w:rPr>
        <w:t xml:space="preserve"> </w:t>
      </w:r>
      <w:ins w:id="90831" w:author="מנוע מכני" w:date="2026-10-11T12:04:39Z">
        <w:ins w:id="91721" w:author="קלוד" w:date="2026-10-11T13:11:34Z">
          <w:r>
            <w:rPr>
              <w:rtl/>
            </w:rPr>
            <w:t xml:space="preserve">שאין </w:t>
          </w:r>
          <w:r>
            <w:rPr>
              <w:rStyle w:val="afffffe"/>
              <w:rtl/>
            </w:rPr>
            <w:t xml:space="preserve">שתי</w:t>
          </w:r>
        </w:ins>
        <w:del w:id="91722" w:author="קלוד" w:date="2026-10-11T13:11:34Z">
          <w:r>
            <w:rPr>
              <w:rtl/>
            </w:rPr>
            <w:delText xml:space="preserve">דאין</w:delText>
          </w:r>
        </w:del>
      </w:ins>
      <w:del w:id="90832" w:author="מנוע מכני" w:date="2026-10-11T12:04:39Z">
        <w:r w:rsidRPr="006F178A">
          <w:rPr>
            <w:rtl/>
          </w:rPr>
          <w:delText xml:space="preserve">דליכא</w:delText>
        </w:r>
      </w:del>
      <w:r w:rsidRPr="006F178A">
        <w:rPr>
          <w:rtl/>
        </w:rPr>
        <w:t xml:space="preserve"> דיעות [שיזכירו אחד לשני]</w:t>
      </w:r>
    </w:p>
    <w:p w:rsidR="00E9703F" w:rsidRDefault="00E9703F" w:rsidP="00E9703F">
      <w:pPr>
        <w:rPr>
          <w:rFonts w:ascii="Fb Fontext" w:hAnsi="Fb Fontext"/>
          <w:rtl/>
        </w:rPr>
      </w:pPr>
      <w:ins w:id="91731" w:author="קלוד" w:date="2026-10-11T13:11:34Z">
        <w:r>
          <w:rPr>
            <w:rStyle w:val="afffe"/>
            <w:rFonts w:ascii="Fb Fontext" w:hAnsi="Fb Fontext" w:hint="cs"/>
            <w:rtl/>
          </w:rPr>
          <w:t xml:space="preserve">כמוכח</w:t>
        </w:r>
      </w:ins>
      <w:del w:id="91732" w:author="קלוד" w:date="2026-10-11T13:11:34Z">
        <w:r w:rsidRPr="006F178A">
          <w:rPr>
            <w:rStyle w:val="afffe"/>
            <w:rFonts w:ascii="Fb Fontext" w:hAnsi="Fb Fontext" w:hint="cs"/>
            <w:rtl/>
          </w:rPr>
          <w:delText xml:space="preserve">כדמוכח</w:delText>
        </w:r>
      </w:del>
      <w:r w:rsidRPr="006F178A">
        <w:rPr>
          <w:rFonts w:ascii="Fb Fontext" w:hAnsi="Fb Fontext"/>
          <w:rtl/>
        </w:rPr>
        <w:t xml:space="preserve"> </w:t>
      </w:r>
      <w:ins w:id="91729" w:author="קלוד" w:date="2026-10-11T13:11:34Z">
        <w:r>
          <w:rPr>
            <w:rFonts w:ascii="Fb Fontext" w:hAnsi="Fb Fontext"/>
            <w:rtl/>
          </w:rPr>
          <w:t xml:space="preserve">מהסיפא,</w:t>
        </w:r>
      </w:ins>
      <w:del w:id="91730" w:author="קלוד" w:date="2026-10-11T13:11:34Z">
        <w:r w:rsidRPr="006F178A">
          <w:rPr>
            <w:rFonts w:ascii="Fb Fontext" w:hAnsi="Fb Fontext"/>
            <w:rtl/>
          </w:rPr>
          <w:delText xml:space="preserve">מסיפא</w:delText>
        </w:r>
      </w:del>
      <w:r w:rsidRPr="006F178A">
        <w:rPr>
          <w:rFonts w:ascii="Fb Fontext" w:hAnsi="Fb Fontext"/>
          <w:rtl/>
        </w:rPr>
        <w:t xml:space="preserve"> </w:t>
      </w:r>
      <w:ins w:id="91727" w:author="קלוד" w:date="2026-10-11T13:11:34Z">
        <w:r>
          <w:rPr>
            <w:rStyle w:val="2fb"/>
            <w:rFonts w:ascii="Fb Fontext" w:hAnsi="Fb Fontext"/>
            <w:rtl/>
          </w:rPr>
          <w:t xml:space="preserve">שלרשב"ג</w:t>
        </w:r>
      </w:ins>
      <w:del w:id="91728" w:author="קלוד" w:date="2026-10-11T13:11:34Z">
        <w:r w:rsidRPr="006F178A">
          <w:rPr>
            <w:rStyle w:val="2fb"/>
            <w:rFonts w:ascii="Fb Fontext" w:hAnsi="Fb Fontext"/>
            <w:rtl/>
          </w:rPr>
          <w:delText xml:space="preserve">דרשב"ג</w:delText>
        </w:r>
      </w:del>
      <w:r w:rsidRPr="006F178A">
        <w:rPr>
          <w:rFonts w:ascii="Fb Fontext" w:hAnsi="Fb Fontext"/>
          <w:rtl/>
        </w:rPr>
        <w:t xml:space="preserve"> שני אכסנים אוכלין זה בשר וזה גבינה על שלחן אחד,</w:t>
      </w:r>
    </w:p>
    <w:p w:rsidR="00E9703F" w:rsidRPr="006F178A" w:rsidRDefault="00E9703F" w:rsidP="00E9703F">
      <w:pPr>
        <w:rPr>
          <w:rtl/>
        </w:rPr>
      </w:pPr>
      <w:ins w:id="90023" w:author="Claude - סמנטי" w:date="2026-10-11T12:28:21Z">
        <w:ins w:id="91741" w:author="קלוד" w:date="2026-10-11T13:11:34Z">
          <w:r>
            <w:rPr>
              <w:rtl/>
            </w:rPr>
            <w:t xml:space="preserve">ודוחים:</w:t>
          </w:r>
        </w:ins>
        <w:del w:id="91742" w:author="קלוד" w:date="2026-10-11T13:11:34Z">
          <w:r>
            <w:rPr>
              <w:rtl/>
            </w:rPr>
            <w:delText xml:space="preserve">ודוחים</w:delText>
          </w:r>
        </w:del>
      </w:ins>
      <w:del w:id="90024" w:author="Claude - סמנטי" w:date="2026-10-11T12:28:21Z">
        <w:r w:rsidRPr="006F178A">
          <w:rPr>
            <w:rtl/>
          </w:rPr>
          <w:delText xml:space="preserve">ו</w:delText>
        </w:r>
        <w:r w:rsidRPr="006F178A">
          <w:rPr>
            <w:rFonts w:hint="cs"/>
            <w:rtl/>
          </w:rPr>
          <w:delText xml:space="preserve">דחינן</w:delText>
        </w:r>
      </w:del>
      <w:r w:rsidRPr="006F178A">
        <w:rPr>
          <w:rtl/>
        </w:rPr>
        <w:t xml:space="preserve"> </w:t>
      </w:r>
      <w:ins w:id="90837" w:author="מנוע מכני" w:date="2026-10-11T12:04:39Z">
        <w:ins w:id="91739" w:author="קלוד" w:date="2026-10-11T13:11:34Z">
          <w:r>
            <w:rPr>
              <w:rtl/>
            </w:rPr>
            <w:t xml:space="preserve">הרי</w:t>
          </w:r>
        </w:ins>
        <w:del w:id="91740" w:author="קלוד" w:date="2026-10-11T13:11:34Z">
          <w:r>
            <w:rPr>
              <w:rtl/>
            </w:rPr>
            <w:delText xml:space="preserve">שהרי</w:delText>
          </w:r>
        </w:del>
      </w:ins>
      <w:del w:id="90838" w:author="מנוע מכני" w:date="2026-10-11T12:04:39Z">
        <w:r w:rsidRPr="006F178A">
          <w:rPr>
            <w:rtl/>
          </w:rPr>
          <w:delText xml:space="preserve">ד</w:delText>
        </w:r>
        <w:r w:rsidRPr="006F178A">
          <w:rPr>
            <w:rFonts w:hint="cs"/>
            <w:rtl/>
          </w:rPr>
          <w:delText xml:space="preserve">הא</w:delText>
        </w:r>
      </w:del>
      <w:r w:rsidRPr="006F178A">
        <w:rPr>
          <w:rFonts w:hint="cs"/>
          <w:rtl/>
        </w:rPr>
        <w:t xml:space="preserve"> </w:t>
      </w:r>
      <w:r w:rsidRPr="006F178A">
        <w:rPr>
          <w:rStyle w:val="2fb"/>
          <w:rFonts w:hint="cs"/>
          <w:rtl/>
        </w:rPr>
        <w:t xml:space="preserve">ארחב"א</w:t>
      </w:r>
      <w:r w:rsidRPr="006F178A">
        <w:rPr>
          <w:rFonts w:hint="cs"/>
          <w:rtl/>
        </w:rPr>
        <w:t xml:space="preserve"> </w:t>
      </w:r>
      <w:r w:rsidRPr="006F178A">
        <w:rPr>
          <w:rStyle w:val="2fb"/>
          <w:rFonts w:hint="cs"/>
          <w:rtl/>
        </w:rPr>
        <w:t xml:space="preserve">אר"ש</w:t>
      </w:r>
      <w:r w:rsidRPr="006F178A">
        <w:rPr>
          <w:rFonts w:hint="cs"/>
          <w:rtl/>
        </w:rPr>
        <w:t xml:space="preserve"> </w:t>
      </w:r>
      <w:ins w:id="91737" w:author="קלוד" w:date="2026-10-11T13:11:34Z">
        <w:r>
          <w:rPr>
            <w:rFonts w:hint="cs"/>
            <w:rtl/>
          </w:rPr>
          <w:t xml:space="preserve">שדווקא</w:t>
        </w:r>
      </w:ins>
      <w:del w:id="91738" w:author="קלוד" w:date="2026-10-11T13:11:34Z">
        <w:r w:rsidRPr="006F178A">
          <w:rPr>
            <w:rFonts w:hint="cs"/>
            <w:rtl/>
          </w:rPr>
          <w:delText xml:space="preserve">ד</w:delText>
        </w:r>
        <w:r w:rsidRPr="006F178A">
          <w:rPr>
            <w:rtl/>
          </w:rPr>
          <w:delText xml:space="preserve">דווקא</w:delText>
        </w:r>
      </w:del>
      <w:r w:rsidRPr="006F178A">
        <w:rPr>
          <w:rtl/>
        </w:rPr>
        <w:t xml:space="preserve"> בשאין מכירין</w:t>
      </w:r>
      <w:r w:rsidRPr="006F178A">
        <w:rPr>
          <w:rFonts w:hint="cs"/>
          <w:rtl/>
        </w:rPr>
        <w:t xml:space="preserve">, אבל במכירין </w:t>
      </w:r>
      <w:ins w:id="91735" w:author="קלוד" w:date="2026-10-11T13:11:34Z">
        <w:r>
          <w:rPr>
            <w:rFonts w:hint="cs"/>
            <w:rtl/>
          </w:rPr>
          <w:t xml:space="preserve">אסור,</w:t>
        </w:r>
      </w:ins>
      <w:del w:id="91736" w:author="קלוד" w:date="2026-10-11T13:11:34Z">
        <w:r w:rsidRPr="006F178A">
          <w:rPr>
            <w:rFonts w:hint="cs"/>
            <w:rtl/>
          </w:rPr>
          <w:delText xml:space="preserve">אסור</w:delText>
        </w:r>
      </w:del>
      <w:r w:rsidRPr="006F178A">
        <w:rPr>
          <w:rFonts w:hint="cs"/>
          <w:rtl/>
        </w:rPr>
        <w:t xml:space="preserve"> וה"ה </w:t>
      </w:r>
      <w:ins w:id="90835" w:author="מנוע מכני" w:date="2026-10-11T12:04:39Z">
        <w:ins w:id="91733" w:author="קלוד" w:date="2026-10-11T13:11:34Z">
          <w:r>
            <w:rPr>
              <w:rFonts w:hint="cs"/>
              <w:rtl/>
            </w:rPr>
            <w:t xml:space="preserve">כאן </w:t>
          </w:r>
          <w:r>
            <w:rPr>
              <w:rStyle w:val="afffffe"/>
              <w:rFonts w:hint="cs"/>
              <w:rtl/>
            </w:rPr>
            <w:t xml:space="preserve">בבעל ואשתו</w:t>
          </w:r>
          <w:r>
            <w:rPr>
              <w:rFonts w:hint="cs"/>
              <w:rtl/>
            </w:rPr>
            <w:t xml:space="preserve">.</w:t>
          </w:r>
        </w:ins>
        <w:del w:id="91734" w:author="קלוד" w:date="2026-10-11T13:11:34Z">
          <w:r>
            <w:rPr>
              <w:rFonts w:hint="cs"/>
              <w:rtl/>
            </w:rPr>
            <w:delText xml:space="preserve">כאן</w:delText>
          </w:r>
        </w:del>
      </w:ins>
      <w:del w:id="90836" w:author="מנוע מכני" w:date="2026-10-11T12:04:39Z">
        <w:r w:rsidRPr="006F178A">
          <w:rPr>
            <w:rFonts w:hint="cs"/>
            <w:rtl/>
          </w:rPr>
          <w:delText xml:space="preserve">הכא</w:delText>
        </w:r>
      </w:del>
    </w:p>
    <w:p>
      <w:pPr>
        <w:pStyle w:val="38"/>
        <w:rPr>
          <w:ins w:id="96634" w:author="מנוע מכני" w:date="2026-10-11T12:04:39Z"/>
        </w:rPr>
      </w:pPr>
      <w:r w:rsidRPr="006F178A">
        <w:t>ו</w:t>
      </w:r>
      <w:r>
        <w:t>דחי</w:t>
      </w:r>
      <w:r>
        <w:t>'</w:t>
      </w:r>
    </w:p>
    <w:p w:rsidR="00E9703F" w:rsidRPr="006F178A" w:rsidRDefault="00E9703F" w:rsidP="00E9703F">
      <w:pPr>
        <w:rPr>
          <w:rtl/>
        </w:rPr>
      </w:pPr>
      <w:del w:id="96635" w:author="מנוע מכני" w:date="2026-10-11T12:04:39Z">
        <w:r w:rsidRPr="006F178A">
          <w:rPr>
            <w:rFonts w:hint="cs"/>
            <w:rtl/>
          </w:rPr>
          <w:delText xml:space="preserve"> </w:delText>
        </w:r>
      </w:del>
      <w:ins w:id="90841" w:author="מנוע מכני" w:date="2026-10-11T12:04:39Z">
        <w:ins w:id="91749" w:author="קלוד" w:date="2026-10-11T13:11:34Z">
          <w:r>
            <w:rPr>
              <w:rtl/>
            </w:rPr>
            <w:t xml:space="preserve">שכאן</w:t>
          </w:r>
        </w:ins>
        <w:del w:id="91750" w:author="קלוד" w:date="2026-10-11T13:11:34Z">
          <w:r>
            <w:rPr>
              <w:rtl/>
            </w:rPr>
            <w:delText xml:space="preserve">דכאן</w:delText>
          </w:r>
        </w:del>
      </w:ins>
      <w:del w:id="90842" w:author="מנוע מכני" w:date="2026-10-11T12:04:39Z">
        <w:r w:rsidRPr="006F178A">
          <w:rPr>
            <w:rtl/>
          </w:rPr>
          <w:delText xml:space="preserve">דהכא</w:delText>
        </w:r>
      </w:del>
      <w:r w:rsidRPr="006F178A">
        <w:rPr>
          <w:rtl/>
        </w:rPr>
        <w:t xml:space="preserve"> </w:t>
      </w:r>
      <w:ins w:id="91747" w:author="קלוד" w:date="2026-10-11T13:11:34Z">
        <w:r>
          <w:rPr>
            <w:rtl/>
          </w:rPr>
          <w:t xml:space="preserve">אף</w:t>
        </w:r>
      </w:ins>
      <w:del w:id="91748" w:author="קלוד" w:date="2026-10-11T13:11:34Z">
        <w:r w:rsidRPr="006F178A">
          <w:rPr>
            <w:rtl/>
          </w:rPr>
          <w:delText xml:space="preserve">הגם</w:delText>
        </w:r>
      </w:del>
      <w:r w:rsidRPr="006F178A">
        <w:rPr>
          <w:rtl/>
        </w:rPr>
        <w:t xml:space="preserve"> </w:t>
      </w:r>
      <w:ins w:id="91745" w:author="קלוד" w:date="2026-10-11T13:11:34Z">
        <w:r>
          <w:rPr>
            <w:rtl/>
          </w:rPr>
          <w:t xml:space="preserve">שמכירים,</w:t>
        </w:r>
      </w:ins>
      <w:del w:id="91746" w:author="קלוד" w:date="2026-10-11T13:11:34Z">
        <w:r w:rsidRPr="006F178A">
          <w:rPr>
            <w:rtl/>
          </w:rPr>
          <w:delText xml:space="preserve">שמכירים</w:delText>
        </w:r>
      </w:del>
      <w:r w:rsidRPr="006F178A">
        <w:rPr>
          <w:rtl/>
        </w:rPr>
        <w:t xml:space="preserve"> מ"מ </w:t>
      </w:r>
      <w:ins w:id="90839" w:author="מנוע מכני" w:date="2026-10-11T12:04:39Z">
        <w:r>
          <w:rPr>
            <w:rtl/>
          </w:rPr>
          <w:t xml:space="preserve">יש</w:t>
        </w:r>
      </w:ins>
      <w:del w:id="90840" w:author="מנוע מכני" w:date="2026-10-11T12:04:39Z">
        <w:r w:rsidRPr="006F178A">
          <w:rPr>
            <w:rtl/>
          </w:rPr>
          <w:delText xml:space="preserve">איכא</w:delText>
        </w:r>
      </w:del>
      <w:r w:rsidRPr="006F178A">
        <w:rPr>
          <w:rtl/>
        </w:rPr>
        <w:t xml:space="preserve"> שינוי </w:t>
      </w:r>
      <w:ins w:id="91743" w:author="קלוד" w:date="2026-10-11T13:11:34Z">
        <w:r>
          <w:rPr>
            <w:rtl/>
          </w:rPr>
          <w:t xml:space="preserve">[בבגדו],</w:t>
        </w:r>
      </w:ins>
      <w:del w:id="91744" w:author="קלוד" w:date="2026-10-11T13:11:34Z">
        <w:r w:rsidRPr="006F178A">
          <w:rPr>
            <w:rtl/>
          </w:rPr>
          <w:delText xml:space="preserve">[בבגדו]</w:delText>
        </w:r>
      </w:del>
      <w:r w:rsidRPr="006F178A">
        <w:rPr>
          <w:rtl/>
        </w:rPr>
        <w:t xml:space="preserve"> </w:t>
      </w:r>
      <w:r w:rsidRPr="006F178A">
        <w:rPr>
          <w:rtl/>
        </w:rPr>
        <w:t xml:space="preserve">משא"כ</w:t>
      </w:r>
      <w:r w:rsidRPr="006F178A">
        <w:rPr>
          <w:rtl/>
        </w:rPr>
        <w:t xml:space="preserve"> בשולחן.</w:t>
      </w:r>
    </w:p>
    <w:p>
      <w:pPr>
        <w:pStyle w:val="38"/>
        <w:rPr>
          <w:ins w:id="96636" w:author="מנוע מכני" w:date="2026-10-11T12:04:39Z"/>
        </w:rPr>
      </w:pPr>
      <w:r w:rsidRPr="006F178A">
        <w:tab/>
        <w:t>ו</w:t>
      </w:r>
      <w:r w:rsidRPr="004C00C0">
        <w:t xml:space="preserve">א"ד</w:t>
      </w:r>
      <w:r w:rsidRPr="004C00C0">
        <w:t xml:space="preserve">:</w:t>
      </w:r>
    </w:p>
    <w:p w:rsidR="00E9703F" w:rsidRPr="006F178A" w:rsidRDefault="00E9703F" w:rsidP="00E9703F">
      <w:pPr>
        <w:rPr>
          <w:rtl/>
        </w:rPr>
      </w:pPr>
      <w:del w:id="96637" w:author="מנוע מכני" w:date="2026-10-11T12:04:39Z">
        <w:r w:rsidRPr="004C00C0">
          <w:rPr>
            <w:b/>
            <w:bCs/>
            <w:rtl/>
          </w:rPr>
          <w:delText xml:space="preserve"> </w:delText>
        </w:r>
      </w:del>
      <w:ins w:id="91755" w:author="קלוד" w:date="2026-10-11T13:11:34Z">
        <w:r>
          <w:rPr>
            <w:rtl/>
          </w:rPr>
          <w:t xml:space="preserve">שת"ש </w:t>
        </w:r>
        <w:r>
          <w:rPr>
            <w:rStyle w:val="afffffe"/>
            <w:rtl/>
          </w:rPr>
          <w:t xml:space="preserve">לאיסור</w:t>
        </w:r>
      </w:ins>
      <w:del w:id="91756" w:author="קלוד" w:date="2026-10-11T13:11:34Z">
        <w:r w:rsidRPr="006F178A">
          <w:rPr>
            <w:rtl/>
          </w:rPr>
          <w:delText xml:space="preserve">ד</w:delText>
        </w:r>
        <w:r w:rsidRPr="006F178A">
          <w:rPr>
            <w:b/>
            <w:bCs/>
            <w:rtl/>
          </w:rPr>
          <w:delText xml:space="preserve">ת"ש</w:delText>
        </w:r>
      </w:del>
      <w:r w:rsidRPr="006F178A">
        <w:rPr>
          <w:b/>
          <w:bCs/>
          <w:rtl/>
        </w:rPr>
        <w:t xml:space="preserve"> </w:t>
      </w:r>
      <w:r w:rsidRPr="006F178A">
        <w:rPr>
          <w:rStyle w:val="2fb"/>
          <w:rtl/>
        </w:rPr>
        <w:t xml:space="preserve">מרשב"ג</w:t>
      </w:r>
      <w:r w:rsidRPr="006F178A">
        <w:rPr>
          <w:rtl/>
        </w:rPr>
        <w:t xml:space="preserve"> </w:t>
      </w:r>
      <w:r w:rsidRPr="006F178A">
        <w:rPr>
          <w:rStyle w:val="2fb"/>
          <w:rtl/>
        </w:rPr>
        <w:t xml:space="preserve">ו</w:t>
      </w:r>
      <w:r w:rsidRPr="006F178A">
        <w:rPr>
          <w:rStyle w:val="2fb"/>
          <w:rFonts w:hint="cs"/>
          <w:rtl/>
        </w:rPr>
        <w:t xml:space="preserve">רחב"א</w:t>
      </w:r>
      <w:r w:rsidRPr="006F178A">
        <w:rPr>
          <w:rFonts w:hint="cs"/>
          <w:rtl/>
        </w:rPr>
        <w:t xml:space="preserve"> </w:t>
      </w:r>
      <w:ins w:id="91753" w:author="קלוד" w:date="2026-10-11T13:11:34Z">
        <w:r>
          <w:rPr>
            <w:rFonts w:hint="cs"/>
            <w:rtl/>
          </w:rPr>
          <w:t xml:space="preserve">אר"ש,</w:t>
        </w:r>
      </w:ins>
      <w:del w:id="91754" w:author="קלוד" w:date="2026-10-11T13:11:34Z">
        <w:r w:rsidRPr="006F178A">
          <w:rPr>
            <w:rFonts w:hint="cs"/>
            <w:rtl/>
          </w:rPr>
          <w:delText xml:space="preserve">אר"</w:delText>
        </w:r>
        <w:r>
          <w:rPr>
            <w:rFonts w:hint="cs"/>
            <w:rtl/>
          </w:rPr>
          <w:delText xml:space="preserve">שדוחים</w:delText>
        </w:r>
      </w:del>
      <w:ins w:id="90025" w:author="Claude - סמנטי" w:date="2026-10-11T12:28:21Z"/>
      <w:del w:id="90026" w:author="Claude - סמנטי" w:date="2026-10-11T12:28:21Z">
        <w:r w:rsidRPr="006F178A">
          <w:rPr>
            <w:rFonts w:hint="cs"/>
            <w:rtl/>
          </w:rPr>
          <w:delText xml:space="preserve">שו</w:delText>
        </w:r>
        <w:r w:rsidRPr="006F178A">
          <w:rPr>
            <w:rtl/>
          </w:rPr>
          <w:delText xml:space="preserve">דחינן</w:delText>
        </w:r>
      </w:del>
      <w:r w:rsidRPr="006F178A">
        <w:rPr>
          <w:rtl/>
        </w:rPr>
        <w:t xml:space="preserve"> </w:t>
      </w:r>
      <w:ins w:id="90843" w:author="מנוע מכני" w:date="2026-10-11T12:04:39Z">
        <w:ins w:id="91751" w:author="קלוד" w:date="2026-10-11T13:11:34Z">
          <w:r>
            <w:rPr>
              <w:rFonts w:hint="cs"/>
              <w:rtl/>
            </w:rPr>
            <w:t xml:space="preserve">ודוחים שיש</w:t>
          </w:r>
        </w:ins>
        <w:del w:id="91752" w:author="קלוד" w:date="2026-10-11T13:11:34Z">
          <w:r>
            <w:rPr>
              <w:rFonts w:hint="cs"/>
              <w:rtl/>
            </w:rPr>
            <w:delText xml:space="preserve">דיש</w:delText>
          </w:r>
        </w:del>
      </w:ins>
      <w:del w:id="90844" w:author="מנוע מכני" w:date="2026-10-11T12:04:39Z">
        <w:r w:rsidRPr="006F178A">
          <w:rPr>
            <w:rFonts w:hint="cs"/>
            <w:rtl/>
          </w:rPr>
          <w:delText xml:space="preserve">דאיכא</w:delText>
        </w:r>
      </w:del>
      <w:r w:rsidRPr="006F178A">
        <w:rPr>
          <w:rFonts w:hint="cs"/>
          <w:rtl/>
        </w:rPr>
        <w:t xml:space="preserve"> </w:t>
      </w:r>
      <w:r w:rsidRPr="006F178A">
        <w:rPr>
          <w:rtl/>
        </w:rPr>
        <w:t>שינוי.</w:t>
      </w:r>
    </w:p>
    <w:p>
      <w:pPr>
        <w:pStyle w:val="38"/>
        <w:rPr>
          <w:ins w:id="96638" w:author="מנוע מכני" w:date="2026-10-11T12:04:39Z"/>
        </w:rPr>
      </w:pPr>
      <w:r w:rsidRPr="006F178A">
        <w:t>ואין להוכיח</w:t>
      </w:r>
    </w:p>
    <w:p w:rsidR="00E9703F" w:rsidRPr="006F178A" w:rsidRDefault="00E9703F" w:rsidP="00E9703F">
      <w:pPr>
        <w:rPr>
          <w:rtl/>
        </w:rPr>
      </w:pPr>
      <w:del w:id="96639" w:author="מנוע מכני" w:date="2026-10-11T12:04:39Z">
        <w:r w:rsidRPr="006F178A">
          <w:rPr>
            <w:rtl/>
          </w:rPr>
          <w:delText xml:space="preserve"> </w:delText>
        </w:r>
      </w:del>
      <w:ins w:id="91763" w:author="קלוד" w:date="2026-10-11T13:11:34Z">
        <w:r>
          <w:rPr>
            <w:rtl/>
          </w:rPr>
          <w:t xml:space="preserve">ממה</w:t>
        </w:r>
      </w:ins>
      <w:del w:id="91764" w:author="קלוד" w:date="2026-10-11T13:11:34Z">
        <w:r w:rsidRPr="006F178A">
          <w:rPr>
            <w:rtl/>
          </w:rPr>
          <w:delText xml:space="preserve">מהך</w:delText>
        </w:r>
      </w:del>
      <w:r w:rsidRPr="006F178A">
        <w:rPr>
          <w:rtl/>
        </w:rPr>
        <w:t xml:space="preserve"> </w:t>
      </w:r>
      <w:ins w:id="91761" w:author="קלוד" w:date="2026-10-11T13:11:34Z">
        <w:r>
          <w:rPr>
            <w:rtl/>
          </w:rPr>
          <w:t xml:space="preserve">שלא</w:t>
        </w:r>
      </w:ins>
      <w:del w:id="91762" w:author="קלוד" w:date="2026-10-11T13:11:34Z">
        <w:r w:rsidRPr="006F178A">
          <w:rPr>
            <w:rtl/>
          </w:rPr>
          <w:delText xml:space="preserve">דלא</w:delText>
        </w:r>
      </w:del>
      <w:r w:rsidRPr="006F178A">
        <w:rPr>
          <w:rtl/>
        </w:rPr>
        <w:t xml:space="preserve"> יאכל הזב עם הזבה משום הרגל </w:t>
      </w:r>
      <w:ins w:id="91759" w:author="קלוד" w:date="2026-10-11T13:11:34Z">
        <w:r>
          <w:rPr>
            <w:rtl/>
          </w:rPr>
          <w:t xml:space="preserve">עבירה,</w:t>
        </w:r>
      </w:ins>
      <w:del w:id="91760" w:author="קלוד" w:date="2026-10-11T13:11:34Z">
        <w:r w:rsidRPr="006F178A">
          <w:rPr>
            <w:rtl/>
          </w:rPr>
          <w:delText xml:space="preserve">עבירה.</w:delText>
        </w:r>
      </w:del>
      <w:r w:rsidRPr="006F178A">
        <w:rPr>
          <w:rtl/>
        </w:rPr>
        <w:t xml:space="preserve"> </w:t>
      </w:r>
      <w:ins w:id="90847" w:author="מנוע מכני" w:date="2026-10-11T12:04:39Z">
        <w:ins w:id="91757" w:author="קלוד" w:date="2026-10-11T13:11:34Z">
          <w:r>
            <w:rPr>
              <w:rtl/>
            </w:rPr>
            <w:t xml:space="preserve">ששם</w:t>
          </w:r>
        </w:ins>
        <w:del w:id="91758" w:author="קלוד" w:date="2026-10-11T13:11:34Z">
          <w:r>
            <w:rPr>
              <w:rtl/>
            </w:rPr>
            <w:delText xml:space="preserve">דשם</w:delText>
          </w:r>
        </w:del>
      </w:ins>
      <w:del w:id="90848" w:author="מנוע מכני" w:date="2026-10-11T12:04:39Z">
        <w:r w:rsidRPr="006F178A">
          <w:rPr>
            <w:rtl/>
          </w:rPr>
          <w:delText xml:space="preserve">דהתם</w:delText>
        </w:r>
      </w:del>
      <w:r w:rsidRPr="006F178A">
        <w:rPr>
          <w:rtl/>
        </w:rPr>
        <w:t xml:space="preserve"> </w:t>
      </w:r>
      <w:ins w:id="90845" w:author="מנוע מכני" w:date="2026-10-11T12:04:39Z">
        <w:r>
          <w:rPr>
            <w:rtl/>
          </w:rPr>
          <w:t xml:space="preserve">אין</w:t>
        </w:r>
      </w:ins>
      <w:del w:id="90846" w:author="מנוע מכני" w:date="2026-10-11T12:04:39Z">
        <w:r w:rsidRPr="006F178A">
          <w:rPr>
            <w:rtl/>
          </w:rPr>
          <w:delText xml:space="preserve">ליכא</w:delText>
        </w:r>
      </w:del>
      <w:r w:rsidRPr="006F178A">
        <w:rPr>
          <w:rtl/>
        </w:rPr>
        <w:t xml:space="preserve"> שינוי.</w:t>
      </w:r>
    </w:p>
    <w:p>
      <w:pPr>
        <w:pStyle w:val="38"/>
        <w:rPr>
          <w:ins w:id="96640" w:author="מנוע מכני" w:date="2026-10-11T12:04:39Z"/>
        </w:rPr>
      </w:pPr>
      <w:r w:rsidRPr="006F178A">
        <w:t xml:space="preserve">אלא</w:t>
      </w:r>
    </w:p>
    <w:p w:rsidR="00E9703F" w:rsidRPr="006F178A" w:rsidRDefault="00E9703F" w:rsidP="00E9703F">
      <w:pPr>
        <w:rPr>
          <w:rtl/>
        </w:rPr>
      </w:pPr>
      <w:del w:id="96641" w:author="מנוע מכני" w:date="2026-10-11T12:04:39Z">
        <w:r w:rsidRPr="006F178A">
          <w:rPr>
            <w:rStyle w:val="afffe"/>
            <w:rFonts w:ascii="Fb Fontext" w:hAnsi="Fb Fontext"/>
            <w:rtl/>
          </w:rPr>
          <w:delText xml:space="preserve"> </w:delText>
        </w:r>
      </w:del>
      <w:r w:rsidRPr="006F178A">
        <w:rPr>
          <w:rStyle w:val="afffe"/>
          <w:rFonts w:ascii="Fb Fontext" w:hAnsi="Fb Fontext"/>
          <w:rtl/>
        </w:rPr>
        <w:t xml:space="preserve">מוכח </w:t>
      </w:r>
      <w:ins w:id="91777" w:author="קלוד" w:date="2026-10-11T13:11:34Z">
        <w:r>
          <w:rPr>
            <w:rtl/>
          </w:rPr>
          <w:t xml:space="preserve">שאסור,</w:t>
        </w:r>
      </w:ins>
      <w:del w:id="91778" w:author="קלוד" w:date="2026-10-11T13:11:34Z">
        <w:r w:rsidRPr="006F178A">
          <w:rPr>
            <w:rtl/>
          </w:rPr>
          <w:delText xml:space="preserve">דאסור</w:delText>
        </w:r>
      </w:del>
      <w:r w:rsidRPr="006F178A">
        <w:rPr>
          <w:rtl/>
        </w:rPr>
        <w:t xml:space="preserve"> </w:t>
      </w:r>
      <w:ins w:id="91775" w:author="קלוד" w:date="2026-10-11T13:11:34Z">
        <w:r>
          <w:rPr>
            <w:rtl/>
          </w:rPr>
          <w:t xml:space="preserve">ממה</w:t>
        </w:r>
      </w:ins>
      <w:del w:id="91776" w:author="קלוד" w:date="2026-10-11T13:11:34Z">
        <w:r w:rsidRPr="006F178A">
          <w:rPr>
            <w:rtl/>
          </w:rPr>
          <w:delText xml:space="preserve">מהא</w:delText>
        </w:r>
      </w:del>
      <w:r w:rsidRPr="006F178A">
        <w:rPr>
          <w:rtl/>
        </w:rPr>
        <w:t xml:space="preserve"> </w:t>
      </w:r>
      <w:ins w:id="91773" w:author="קלוד" w:date="2026-10-11T13:11:34Z">
        <w:r>
          <w:rPr>
            <w:rtl/>
          </w:rPr>
          <w:t xml:space="preserve">שמקיש</w:t>
        </w:r>
      </w:ins>
      <w:del w:id="91774" w:author="קלוד" w:date="2026-10-11T13:11:34Z">
        <w:r w:rsidRPr="006F178A">
          <w:rPr>
            <w:rtl/>
          </w:rPr>
          <w:delText xml:space="preserve">דמקיש</w:delText>
        </w:r>
      </w:del>
      <w:r w:rsidRPr="006F178A">
        <w:rPr>
          <w:rtl/>
        </w:rPr>
        <w:t xml:space="preserve"> נדה לאשת </w:t>
      </w:r>
      <w:ins w:id="91771" w:author="קלוד" w:date="2026-10-11T13:11:34Z">
        <w:r>
          <w:rPr>
            <w:rtl/>
          </w:rPr>
          <w:t xml:space="preserve">רעהו,</w:t>
        </w:r>
      </w:ins>
      <w:del w:id="91772" w:author="קלוד" w:date="2026-10-11T13:11:34Z">
        <w:r w:rsidRPr="006F178A">
          <w:rPr>
            <w:rtl/>
          </w:rPr>
          <w:delText xml:space="preserve">רעהו</w:delText>
        </w:r>
      </w:del>
      <w:r w:rsidRPr="006F178A">
        <w:rPr>
          <w:rtl/>
        </w:rPr>
        <w:t xml:space="preserve"> </w:t>
      </w:r>
      <w:ins w:id="91769" w:author="קלוד" w:date="2026-10-11T13:11:34Z">
        <w:r>
          <w:rPr>
            <w:rtl/>
          </w:rPr>
          <w:t xml:space="preserve">שאסור</w:t>
        </w:r>
      </w:ins>
      <w:del w:id="91770" w:author="קלוד" w:date="2026-10-11T13:11:34Z">
        <w:r w:rsidRPr="006F178A">
          <w:rPr>
            <w:rtl/>
          </w:rPr>
          <w:delText xml:space="preserve">דאסור</w:delText>
        </w:r>
      </w:del>
      <w:r w:rsidRPr="006F178A">
        <w:rPr>
          <w:rtl/>
        </w:rPr>
        <w:t xml:space="preserve"> </w:t>
      </w:r>
      <w:r>
        <w:rPr>
          <w:rtl/>
        </w:rPr>
        <w:t>אפי'</w:t>
      </w:r>
      <w:r w:rsidRPr="006F178A">
        <w:rPr>
          <w:rtl/>
        </w:rPr>
        <w:t xml:space="preserve"> </w:t>
      </w:r>
      <w:ins w:id="91767" w:author="קלוד" w:date="2026-10-11T13:11:34Z">
        <w:r>
          <w:rPr>
            <w:rtl/>
          </w:rPr>
          <w:t xml:space="preserve">בבגדים:</w:t>
        </w:r>
      </w:ins>
      <w:del w:id="91768" w:author="קלוד" w:date="2026-10-11T13:11:34Z">
        <w:r w:rsidRPr="006F178A">
          <w:rPr>
            <w:rtl/>
          </w:rPr>
          <w:delText xml:space="preserve">בבגדים</w:delText>
        </w:r>
      </w:del>
      <w:r w:rsidRPr="006F178A">
        <w:rPr>
          <w:rtl/>
        </w:rPr>
        <w:t xml:space="preserve"> </w:t>
      </w:r>
      <w:ins w:id="91765" w:author="קלוד" w:date="2026-10-11T13:11:34Z">
        <w:r>
          <w:rPr>
            <w:rStyle w:val="afffff0"/>
            <w:rtl/>
          </w:rPr>
          <w:t xml:space="preserve">'ואת</w:t>
        </w:r>
      </w:ins>
      <w:del w:id="91766" w:author="קלוד" w:date="2026-10-11T13:11:34Z">
        <w:r w:rsidRPr="00306272">
          <w:rPr>
            <w:rStyle w:val="afffff0"/>
            <w:rtl/>
          </w:rPr>
          <w:delText xml:space="preserve">ד</w:delText>
        </w:r>
        <w:r w:rsidRPr="00306272">
          <w:rPr>
            <w:rStyle w:val="afffff0"/>
            <w:rFonts w:hint="cs"/>
            <w:rtl/>
          </w:rPr>
          <w:delText xml:space="preserve">'</w:delText>
        </w:r>
        <w:r w:rsidRPr="00306272">
          <w:rPr>
            <w:rStyle w:val="afffff0"/>
            <w:rtl/>
          </w:rPr>
          <w:delText xml:space="preserve">ואת</w:delText>
        </w:r>
      </w:del>
      <w:r w:rsidRPr="00306272">
        <w:rPr>
          <w:rStyle w:val="afffff0"/>
          <w:rtl/>
        </w:rPr>
        <w:t xml:space="preserve"> אשת רעהו </w:t>
      </w:r>
      <w:r w:rsidRPr="00306272">
        <w:rPr>
          <w:rStyle w:val="afffff0"/>
          <w:rtl/>
        </w:rPr>
        <w:t xml:space="preserve">לא</w:t>
      </w:r>
      <w:r w:rsidRPr="00306272">
        <w:rPr>
          <w:rStyle w:val="afffff0"/>
          <w:rtl/>
        </w:rPr>
        <w:t xml:space="preserve"> טמא ואל אשה נדה </w:t>
      </w:r>
      <w:r w:rsidRPr="00306272">
        <w:rPr>
          <w:rStyle w:val="afffff0"/>
          <w:rtl/>
        </w:rPr>
        <w:t xml:space="preserve">לא</w:t>
      </w:r>
      <w:r w:rsidRPr="00306272">
        <w:rPr>
          <w:rStyle w:val="afffff0"/>
          <w:rtl/>
        </w:rPr>
        <w:t xml:space="preserve"> יקרב</w:t>
      </w:r>
      <w:r w:rsidRPr="00306272">
        <w:rPr>
          <w:rStyle w:val="afffff0"/>
          <w:rFonts w:hint="cs"/>
          <w:rtl/>
        </w:rPr>
        <w:t>'</w:t>
      </w:r>
      <w:r w:rsidRPr="00306272">
        <w:rPr>
          <w:rStyle w:val="afffff0"/>
          <w:rtl/>
        </w:rPr>
        <w:t>.</w:t>
      </w:r>
    </w:p>
    <w:p w:rsidR="00E9703F" w:rsidRPr="006F178A" w:rsidRDefault="00E9703F" w:rsidP="00E9703F">
      <w:pPr>
        <w:rPr>
          <w:rtl/>
        </w:rPr>
      </w:pPr>
      <w:ins w:id="91787" w:author="קלוד" w:date="2026-10-11T13:11:34Z">
        <w:r>
          <w:rPr>
            <w:rStyle w:val="afffffe"/>
            <w:rFonts w:ascii="Fb Fontext" w:hAnsi="Fb Fontext"/>
            <w:sz w:val="20"/>
            <w:rtl/>
          </w:rPr>
          <w:t xml:space="preserve">ומסקנה</w:t>
        </w:r>
      </w:ins>
      <w:del w:id="91788" w:author="קלוד" w:date="2026-10-11T13:11:34Z">
        <w:r w:rsidRPr="006F178A">
          <w:rPr>
            <w:rStyle w:val="afffe"/>
            <w:rFonts w:ascii="Fb Fontext" w:hAnsi="Fb Fontext"/>
            <w:sz w:val="20"/>
            <w:rtl/>
          </w:rPr>
          <w:delText xml:space="preserve">ופליגא</w:delText>
        </w:r>
      </w:del>
      <w:r w:rsidRPr="006F178A">
        <w:rPr>
          <w:rStyle w:val="afffe"/>
          <w:rFonts w:ascii="Fb Fontext" w:hAnsi="Fb Fontext"/>
          <w:sz w:val="20"/>
          <w:rtl/>
        </w:rPr>
        <w:t xml:space="preserve"> </w:t>
      </w:r>
      <w:ins w:id="91785" w:author="קלוד" w:date="2026-10-11T13:11:34Z">
        <w:r>
          <w:rPr>
            <w:rStyle w:val="afffffe"/>
            <w:rFonts w:ascii="Fb Fontext" w:hAnsi="Fb Fontext"/>
            <w:sz w:val="20"/>
            <w:rtl/>
          </w:rPr>
          <w:t xml:space="preserve">זו</w:t>
        </w:r>
      </w:ins>
      <w:del w:id="91786" w:author="קלוד" w:date="2026-10-11T13:11:34Z">
        <w:r w:rsidRPr="006F178A">
          <w:rPr>
            <w:rStyle w:val="2fb"/>
            <w:rFonts w:ascii="Fb Fontext" w:hAnsi="Fb Fontext"/>
            <w:sz w:val="20"/>
            <w:rtl/>
          </w:rPr>
          <w:delText xml:space="preserve">דר</w:delText>
        </w:r>
        <w:r w:rsidRPr="006F178A">
          <w:rPr>
            <w:rStyle w:val="2fb"/>
            <w:rFonts w:ascii="Fb Fontext" w:hAnsi="Fb Fontext" w:hint="cs"/>
            <w:sz w:val="20"/>
            <w:rtl/>
          </w:rPr>
          <w:delText xml:space="preserve">ב</w:delText>
        </w:r>
      </w:del>
      <w:r w:rsidRPr="006F178A">
        <w:rPr>
          <w:rStyle w:val="afffe"/>
          <w:rFonts w:ascii="Fb Fontext" w:hAnsi="Fb Fontext" w:hint="cs"/>
          <w:sz w:val="20"/>
          <w:rtl/>
        </w:rPr>
        <w:t xml:space="preserve"> </w:t>
      </w:r>
      <w:ins w:id="91783" w:author="קלוד" w:date="2026-10-11T13:11:34Z">
        <w:r>
          <w:rPr>
            <w:rStyle w:val="afffe"/>
            <w:rFonts w:ascii="Fb Fontext" w:hAnsi="Fb Fontext" w:hint="cs"/>
            <w:sz w:val="20"/>
            <w:rtl/>
          </w:rPr>
          <w:t xml:space="preserve">חולקת</w:t>
        </w:r>
      </w:ins>
      <w:del w:id="91784" w:author="קלוד" w:date="2026-10-11T13:11:34Z">
        <w:r w:rsidRPr="006F178A">
          <w:rPr>
            <w:rStyle w:val="afffe"/>
            <w:rFonts w:ascii="Fb Fontext" w:hAnsi="Fb Fontext" w:hint="cs"/>
            <w:sz w:val="20"/>
            <w:rtl/>
          </w:rPr>
          <w:delText xml:space="preserve">פדת</w:delText>
        </w:r>
      </w:del>
      <w:r w:rsidRPr="006F178A">
        <w:rPr>
          <w:rFonts w:ascii="Fb Fontext" w:hAnsi="Fb Fontext"/>
          <w:sz w:val="20"/>
          <w:rtl/>
        </w:rPr>
        <w:t xml:space="preserve"> </w:t>
      </w:r>
      <w:ins w:id="91781" w:author="קלוד" w:date="2026-10-11T13:11:34Z">
        <w:r>
          <w:rPr>
            <w:rFonts w:ascii="Fb Fontext" w:hAnsi="Fb Fontext"/>
            <w:sz w:val="20"/>
            <w:rtl/>
          </w:rPr>
          <w:t xml:space="preserve">על רב פדת, שלא</w:t>
        </w:r>
      </w:ins>
      <w:del w:id="91782"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אסרה תורה אלא קורבה של גל"ע </w:t>
      </w:r>
      <w:ins w:id="91779" w:author="קלוד" w:date="2026-10-11T13:11:34Z">
        <w:r>
          <w:rPr>
            <w:rFonts w:ascii="Fb Fontext" w:hAnsi="Fb Fontext"/>
            <w:sz w:val="20"/>
            <w:rtl/>
          </w:rPr>
          <w:t xml:space="preserve">בלבד:</w:t>
        </w:r>
      </w:ins>
      <w:del w:id="91780" w:author="קלוד" w:date="2026-10-11T13:11:34Z">
        <w:r w:rsidRPr="006F178A">
          <w:rPr>
            <w:rFonts w:ascii="Fb Fontext" w:hAnsi="Fb Fontext"/>
            <w:sz w:val="20"/>
            <w:rtl/>
          </w:rPr>
          <w:delText xml:space="preserve">בלבד</w:delText>
        </w:r>
      </w:del>
      <w:r w:rsidRPr="00C077D2">
        <w:rPr>
          <w:rStyle w:val="afffff0"/>
          <w:rFonts w:hint="cs"/>
          <w:rtl/>
        </w:rPr>
        <w:t xml:space="preserve"> '</w:t>
      </w:r>
      <w:ins w:id="90807" w:author="Claude - סמנטי" w:date="2026-10-11T12:28:21Z">
        <w:r>
          <w:rPr>
            <w:rStyle w:val="afffff0"/>
            <w:rtl/>
          </w:rPr>
          <w:t xml:space="preserve">אִישׁ אִישׁ אֶל כָּל שְׁאֵר בְּשָׂרוֹ לֹא תִקְרְבוּ לְגַלּוֹת עֶרְוָה</w:t>
        </w:r>
      </w:ins>
      <w:del w:id="90808" w:author="Claude - סמנטי" w:date="2026-10-11T12:28:21Z">
        <w:r w:rsidRPr="00C077D2">
          <w:rPr>
            <w:rStyle w:val="afffff0"/>
            <w:rtl/>
          </w:rPr>
          <w:delText xml:space="preserve">איש איש אל כל שאר בשרו </w:delText>
        </w:r>
        <w:r w:rsidRPr="00C077D2">
          <w:rPr>
            <w:rStyle w:val="afffff0"/>
            <w:rtl/>
          </w:rPr>
          <w:delText xml:space="preserve">לא</w:delText>
        </w:r>
        <w:r w:rsidRPr="00C077D2">
          <w:rPr>
            <w:rStyle w:val="afffff0"/>
            <w:rtl/>
          </w:rPr>
          <w:delText xml:space="preserve"> תקרבו לגלות ערוה</w:delText>
        </w:r>
      </w:del>
      <w:r w:rsidRPr="00C077D2">
        <w:rPr>
          <w:rStyle w:val="afffff0"/>
          <w:rFonts w:hint="cs"/>
          <w:rtl/>
        </w:rPr>
        <w:t>'</w:t>
      </w:r>
      <w:r w:rsidRPr="00C077D2">
        <w:rPr>
          <w:rStyle w:val="afffff0"/>
          <w:rtl/>
        </w:rPr>
        <w:t>.</w:t>
      </w:r>
    </w:p>
    <w:p w:rsidR="00E9703F" w:rsidRPr="00097464" w:rsidRDefault="00E9703F" w:rsidP="00E9703F">
      <w:pPr>
        <w:rPr>
          <w:spacing w:val="-6"/>
          <w:rtl/>
        </w:rPr>
      </w:pPr>
      <w:r w:rsidRPr="00097464">
        <w:rPr>
          <w:rStyle w:val="2fb"/>
          <w:rFonts w:ascii="Fb Fontext" w:hAnsi="Fb Fontext"/>
          <w:spacing w:val="-6"/>
          <w:rtl/>
        </w:rPr>
        <w:t xml:space="preserve">עולא</w:t>
      </w:r>
      <w:r w:rsidRPr="00097464">
        <w:rPr>
          <w:rFonts w:ascii="Fb Fontext" w:hAnsi="Fb Fontext"/>
          <w:spacing w:val="-6"/>
          <w:rtl/>
        </w:rPr>
        <w:t xml:space="preserve"> כ</w:t>
      </w:r>
      <w:r w:rsidRPr="00097464">
        <w:rPr>
          <w:rFonts w:ascii="Fb Fontext" w:hAnsi="Fb Fontext" w:hint="cs"/>
          <w:spacing w:val="-6"/>
          <w:rtl/>
        </w:rPr>
        <w:t xml:space="preserve">שבא </w:t>
      </w:r>
      <w:ins w:id="91809" w:author="קלוד" w:date="2026-10-11T13:11:34Z">
        <w:r>
          <w:rPr>
            <w:rFonts w:ascii="Fb Fontext" w:hAnsi="Fb Fontext" w:hint="cs"/>
            <w:spacing w:val="-6"/>
            <w:rtl/>
          </w:rPr>
          <w:t xml:space="preserve">מבית</w:t>
        </w:r>
      </w:ins>
      <w:del w:id="91810" w:author="קלוד" w:date="2026-10-11T13:11:34Z">
        <w:r w:rsidRPr="00097464">
          <w:rPr>
            <w:rFonts w:ascii="Fb Fontext" w:hAnsi="Fb Fontext" w:hint="cs"/>
            <w:spacing w:val="-6"/>
            <w:rtl/>
          </w:rPr>
          <w:delText xml:space="preserve">מבי</w:delText>
        </w:r>
      </w:del>
      <w:r w:rsidRPr="00097464">
        <w:rPr>
          <w:rFonts w:ascii="Fb Fontext" w:hAnsi="Fb Fontext" w:hint="cs"/>
          <w:spacing w:val="-6"/>
          <w:rtl/>
        </w:rPr>
        <w:t xml:space="preserve"> </w:t>
      </w:r>
      <w:ins w:id="91807" w:author="קלוד" w:date="2026-10-11T13:11:34Z">
        <w:r>
          <w:rPr>
            <w:rStyle w:val="2fb"/>
            <w:rFonts w:ascii="Fb Fontext" w:hAnsi="Fb Fontext" w:hint="cs"/>
            <w:spacing w:val="-6"/>
            <w:rtl/>
          </w:rPr>
          <w:t xml:space="preserve">רבו</w:t>
        </w:r>
      </w:ins>
      <w:del w:id="91808" w:author="קלוד" w:date="2026-10-11T13:11:34Z">
        <w:r w:rsidRPr="00097464">
          <w:rPr>
            <w:rStyle w:val="2fb"/>
            <w:rFonts w:ascii="Fb Fontext" w:hAnsi="Fb Fontext" w:hint="cs"/>
            <w:spacing w:val="-6"/>
            <w:rtl/>
          </w:rPr>
          <w:delText xml:space="preserve">רב</w:delText>
        </w:r>
      </w:del>
      <w:r w:rsidRPr="00097464">
        <w:rPr>
          <w:rFonts w:ascii="Fb Fontext" w:hAnsi="Fb Fontext" w:hint="cs"/>
          <w:spacing w:val="-6"/>
          <w:rtl/>
        </w:rPr>
        <w:t xml:space="preserve"> היה מנשק לאחותו </w:t>
      </w:r>
      <w:ins w:id="91805" w:author="קלוד" w:date="2026-10-11T13:11:34Z">
        <w:r>
          <w:rPr>
            <w:rFonts w:ascii="Fb Fontext" w:hAnsi="Fb Fontext"/>
            <w:spacing w:val="-6"/>
            <w:rtl/>
          </w:rPr>
          <w:t xml:space="preserve">על</w:t>
        </w:r>
      </w:ins>
      <w:del w:id="91806" w:author="קלוד" w:date="2026-10-11T13:11:34Z">
        <w:r w:rsidRPr="00097464">
          <w:rPr>
            <w:rFonts w:ascii="Fb Fontext" w:hAnsi="Fb Fontext"/>
            <w:spacing w:val="-6"/>
            <w:rtl/>
          </w:rPr>
          <w:delText xml:space="preserve">אבי</w:delText>
        </w:r>
      </w:del>
      <w:r w:rsidRPr="00097464">
        <w:rPr>
          <w:rFonts w:ascii="Fb Fontext" w:hAnsi="Fb Fontext"/>
          <w:spacing w:val="-6"/>
          <w:rtl/>
        </w:rPr>
        <w:t xml:space="preserve"> </w:t>
      </w:r>
      <w:ins w:id="91803" w:author="קלוד" w:date="2026-10-11T13:11:34Z">
        <w:r>
          <w:rPr>
            <w:rFonts w:ascii="Fb Fontext" w:hAnsi="Fb Fontext"/>
            <w:spacing w:val="-6"/>
            <w:rtl/>
          </w:rPr>
          <w:t xml:space="preserve">חזה,</w:t>
        </w:r>
      </w:ins>
      <w:del w:id="91804" w:author="קלוד" w:date="2026-10-11T13:11:34Z">
        <w:r w:rsidRPr="00097464">
          <w:rPr>
            <w:rFonts w:ascii="Fb Fontext" w:hAnsi="Fb Fontext"/>
            <w:spacing w:val="-6"/>
            <w:rtl/>
          </w:rPr>
          <w:delText xml:space="preserve">חדייהו,</w:delText>
        </w:r>
      </w:del>
      <w:r w:rsidRPr="00097464">
        <w:rPr>
          <w:rFonts w:ascii="Fb Fontext" w:hAnsi="Fb Fontext"/>
          <w:spacing w:val="-6"/>
          <w:rtl/>
        </w:rPr>
        <w:t xml:space="preserve"> </w:t>
      </w:r>
      <w:ins w:id="90849" w:author="מנוע מכני" w:date="2026-10-11T12:04:39Z">
        <w:ins w:id="91801" w:author="קלוד" w:date="2026-10-11T13:11:34Z">
          <w:r>
            <w:rPr>
              <w:rFonts w:ascii="Fb Fontext" w:hAnsi="Fb Fontext"/>
              <w:spacing w:val="-6"/>
              <w:rtl/>
            </w:rPr>
            <w:t xml:space="preserve">וי"א</w:t>
          </w:r>
        </w:ins>
        <w:del w:id="91802" w:author="קלוד" w:date="2026-10-11T13:11:34Z">
          <w:r>
            <w:rPr>
              <w:rFonts w:ascii="Fb Fontext" w:hAnsi="Fb Fontext"/>
              <w:spacing w:val="-6"/>
              <w:rtl/>
            </w:rPr>
            <w:delText xml:space="preserve">ואמרו</w:delText>
          </w:r>
        </w:del>
      </w:ins>
      <w:del w:id="90850" w:author="מנוע מכני" w:date="2026-10-11T12:04:39Z">
        <w:r w:rsidRPr="00097464">
          <w:rPr>
            <w:rFonts w:ascii="Fb Fontext" w:hAnsi="Fb Fontext"/>
            <w:spacing w:val="-6"/>
            <w:rtl/>
          </w:rPr>
          <w:delText xml:space="preserve">ואמרי</w:delText>
        </w:r>
      </w:del>
      <w:r w:rsidRPr="00097464">
        <w:rPr>
          <w:rFonts w:ascii="Fb Fontext" w:hAnsi="Fb Fontext"/>
          <w:spacing w:val="-6"/>
          <w:rtl/>
        </w:rPr>
        <w:t xml:space="preserve"> </w:t>
      </w:r>
      <w:ins w:id="91799" w:author="קלוד" w:date="2026-10-11T13:11:34Z">
        <w:r>
          <w:rPr>
            <w:rFonts w:ascii="Fb Fontext" w:hAnsi="Fb Fontext"/>
            <w:spacing w:val="-6"/>
            <w:rtl/>
          </w:rPr>
          <w:t xml:space="preserve">על</w:t>
        </w:r>
      </w:ins>
      <w:del w:id="91800" w:author="קלוד" w:date="2026-10-11T13:11:34Z">
        <w:r w:rsidRPr="00097464">
          <w:rPr>
            <w:rFonts w:ascii="Fb Fontext" w:hAnsi="Fb Fontext"/>
            <w:spacing w:val="-6"/>
            <w:rtl/>
          </w:rPr>
          <w:delText xml:space="preserve">לה</w:delText>
        </w:r>
      </w:del>
      <w:r w:rsidRPr="00097464">
        <w:rPr>
          <w:rFonts w:ascii="Fb Fontext" w:hAnsi="Fb Fontext"/>
          <w:spacing w:val="-6"/>
          <w:rtl/>
        </w:rPr>
        <w:t xml:space="preserve"> </w:t>
      </w:r>
      <w:ins w:id="91797" w:author="קלוד" w:date="2026-10-11T13:11:34Z">
        <w:r>
          <w:rPr>
            <w:rFonts w:ascii="Fb Fontext" w:hAnsi="Fb Fontext"/>
            <w:spacing w:val="-6"/>
            <w:rtl/>
          </w:rPr>
          <w:t xml:space="preserve">ידיה.</w:t>
        </w:r>
      </w:ins>
      <w:del w:id="91798" w:author="קלוד" w:date="2026-10-11T13:11:34Z">
        <w:r w:rsidRPr="00097464">
          <w:rPr>
            <w:rFonts w:ascii="Fb Fontext" w:hAnsi="Fb Fontext"/>
            <w:spacing w:val="-6"/>
            <w:rtl/>
          </w:rPr>
          <w:delText xml:space="preserve">אבי</w:delText>
        </w:r>
      </w:del>
      <w:r w:rsidRPr="00097464">
        <w:rPr>
          <w:rFonts w:ascii="Fb Fontext" w:hAnsi="Fb Fontext"/>
          <w:spacing w:val="-6"/>
          <w:rtl/>
        </w:rPr>
        <w:t xml:space="preserve"> </w:t>
      </w:r>
      <w:ins w:id="91795" w:author="קלוד" w:date="2026-10-11T13:11:34Z">
        <w:r>
          <w:rPr>
            <w:rFonts w:ascii="Fb Fontext" w:hAnsi="Fb Fontext"/>
            <w:spacing w:val="-6"/>
            <w:rtl/>
          </w:rPr>
          <w:t xml:space="preserve">ומעשהו</w:t>
        </w:r>
      </w:ins>
      <w:del w:id="91796" w:author="קלוד" w:date="2026-10-11T13:11:34Z">
        <w:r w:rsidRPr="00097464">
          <w:rPr>
            <w:rFonts w:ascii="Fb Fontext" w:hAnsi="Fb Fontext"/>
            <w:spacing w:val="-6"/>
            <w:rtl/>
          </w:rPr>
          <w:delText xml:space="preserve">ידייהו.</w:delText>
        </w:r>
      </w:del>
      <w:r w:rsidRPr="00097464">
        <w:rPr>
          <w:rFonts w:ascii="Fb Fontext" w:hAnsi="Fb Fontext"/>
          <w:spacing w:val="-6"/>
          <w:rtl/>
        </w:rPr>
        <w:t xml:space="preserve"> </w:t>
      </w:r>
      <w:ins w:id="91793" w:author="קלוד" w:date="2026-10-11T13:11:34Z">
        <w:r>
          <w:rPr>
            <w:rFonts w:ascii="Fb Fontext" w:hAnsi="Fb Fontext"/>
            <w:spacing w:val="-6"/>
            <w:rtl/>
          </w:rPr>
          <w:t xml:space="preserve">חולק</w:t>
        </w:r>
      </w:ins>
      <w:del w:id="91794" w:author="קלוד" w:date="2026-10-11T13:11:34Z">
        <w:r w:rsidRPr="00097464">
          <w:rPr>
            <w:rFonts w:ascii="Fb Fontext" w:hAnsi="Fb Fontext"/>
            <w:spacing w:val="-6"/>
            <w:rtl/>
          </w:rPr>
          <w:delText xml:space="preserve">ופליגא</w:delText>
        </w:r>
      </w:del>
      <w:r w:rsidRPr="00097464">
        <w:rPr>
          <w:rFonts w:ascii="Fb Fontext" w:hAnsi="Fb Fontext"/>
          <w:spacing w:val="-6"/>
          <w:rtl/>
        </w:rPr>
        <w:t xml:space="preserve"> </w:t>
      </w:r>
      <w:ins w:id="92237" w:author="מנוע מכני" w:date="2026-10-11T12:04:39Z">
        <w:ins w:id="91791" w:author="קלוד" w:date="2026-10-11T13:11:34Z">
          <w:r>
            <w:rPr>
              <w:rFonts w:ascii="Fb Fontext" w:hAnsi="Fb Fontext"/>
              <w:spacing w:val="-6"/>
              <w:rtl/>
            </w:rPr>
            <w:t xml:space="preserve">על</w:t>
          </w:r>
        </w:ins>
        <w:del w:id="91792" w:author="קלוד" w:date="2026-10-11T13:11:34Z">
          <w:r>
            <w:rPr>
              <w:rFonts w:ascii="Fb Fontext" w:hAnsi="Fb Fontext"/>
              <w:spacing w:val="-6"/>
              <w:rtl/>
            </w:rPr>
            <w:delText xml:space="preserve">שלו</w:delText>
          </w:r>
        </w:del>
      </w:ins>
      <w:del w:id="92238" w:author="מנוע מכני" w:date="2026-10-11T12:04:39Z">
        <w:r w:rsidRPr="00097464">
          <w:rPr>
            <w:rFonts w:ascii="Fb Fontext" w:hAnsi="Fb Fontext"/>
            <w:spacing w:val="-6"/>
            <w:rtl/>
          </w:rPr>
          <w:delText xml:space="preserve">דידיה</w:delText>
        </w:r>
      </w:del>
      <w:r w:rsidRPr="00097464">
        <w:rPr>
          <w:rFonts w:ascii="Fb Fontext" w:hAnsi="Fb Fontext"/>
          <w:spacing w:val="-6"/>
          <w:rtl/>
        </w:rPr>
        <w:t xml:space="preserve"> </w:t>
      </w:r>
      <w:ins w:id="91789" w:author="קלוד" w:date="2026-10-11T13:11:34Z">
        <w:r>
          <w:rPr>
            <w:rFonts w:ascii="Fb Fontext" w:hAnsi="Fb Fontext"/>
            <w:spacing w:val="-6"/>
            <w:rtl/>
          </w:rPr>
          <w:t xml:space="preserve">דבריו.</w:t>
        </w:r>
      </w:ins>
      <w:del w:id="91790" w:author="קלוד" w:date="2026-10-11T13:11:34Z">
        <w:r w:rsidRPr="00097464">
          <w:rPr>
            <w:rFonts w:ascii="Fb Fontext" w:hAnsi="Fb Fontext"/>
            <w:spacing w:val="-6"/>
            <w:rtl/>
          </w:rPr>
          <w:delText xml:space="preserve">אדידיה.</w:delText>
        </w:r>
      </w:del>
    </w:p>
    <w:p>
      <w:pPr>
        <w:pStyle w:val="38"/>
        <w:rPr>
          <w:ins w:id="96642" w:author="מנוע מכני" w:date="2026-10-11T12:04:39Z"/>
        </w:rPr>
      </w:pPr>
      <w:r w:rsidRPr="006F178A">
        <w:t xml:space="preserve">דאמר עולא:</w:t>
      </w:r>
    </w:p>
    <w:p w:rsidR="00E9703F" w:rsidRPr="006F178A" w:rsidRDefault="00E9703F" w:rsidP="00E9703F">
      <w:pPr>
        <w:rPr>
          <w:rFonts w:ascii="Fb Fontext" w:hAnsi="Fb Fontext"/>
          <w:rtl/>
        </w:rPr>
      </w:pPr>
      <w:del w:id="96643" w:author="מנוע מכני" w:date="2026-10-11T12:04:39Z">
        <w:r w:rsidRPr="006F178A">
          <w:rPr>
            <w:rFonts w:ascii="Fb Fontext" w:hAnsi="Fb Fontext"/>
            <w:rtl/>
          </w:rPr>
          <w:delText xml:space="preserve"> </w:delText>
        </w:r>
      </w:del>
      <w:ins w:id="90221" w:author="מנוע מכני" w:date="2026-10-11T12:04:39Z">
        <w:r>
          <w:rPr>
            <w:rFonts w:ascii="Fb Fontext" w:hAnsi="Fb Fontext"/>
            <w:rtl/>
          </w:rPr>
          <w:t xml:space="preserve">אפי'</w:t>
        </w:r>
      </w:ins>
      <w:del w:id="90222" w:author="מנוע מכני" w:date="2026-10-11T12:04:39Z">
        <w:r w:rsidRPr="006F178A">
          <w:rPr>
            <w:rFonts w:ascii="Fb Fontext" w:hAnsi="Fb Fontext"/>
            <w:rtl/>
          </w:rPr>
          <w:delText xml:space="preserve">אפילו</w:delText>
        </w:r>
      </w:del>
      <w:r w:rsidRPr="006F178A">
        <w:rPr>
          <w:rFonts w:ascii="Fb Fontext" w:hAnsi="Fb Fontext"/>
          <w:rtl/>
        </w:rPr>
        <w:t xml:space="preserve"> שום קורבה אסור, משום </w:t>
      </w:r>
      <w:ins w:id="91821" w:author="קלוד" w:date="2026-10-11T13:11:34Z">
        <w:r>
          <w:rPr>
            <w:rFonts w:ascii="Fb Fontext" w:hAnsi="Fb Fontext"/>
            <w:rtl/>
          </w:rPr>
          <w:t xml:space="preserve">הפתגם:</w:t>
        </w:r>
      </w:ins>
      <w:del w:id="91822" w:author="קלוד" w:date="2026-10-11T13:11:34Z">
        <w:r w:rsidRPr="006F178A">
          <w:rPr>
            <w:rFonts w:ascii="Fb Fontext" w:hAnsi="Fb Fontext"/>
            <w:rtl/>
          </w:rPr>
          <w:delText xml:space="preserve">לך</w:delText>
        </w:r>
      </w:del>
      <w:r w:rsidRPr="006F178A">
        <w:rPr>
          <w:rFonts w:ascii="Fb Fontext" w:hAnsi="Fb Fontext"/>
          <w:rtl/>
        </w:rPr>
        <w:t xml:space="preserve"> לך </w:t>
      </w:r>
      <w:ins w:id="90851" w:author="מנוע מכני" w:date="2026-10-11T12:04:39Z">
        <w:ins w:id="91819" w:author="קלוד" w:date="2026-10-11T13:11:34Z">
          <w:r>
            <w:rPr>
              <w:rFonts w:ascii="Fb Fontext" w:hAnsi="Fb Fontext"/>
              <w:rtl/>
            </w:rPr>
            <w:t xml:space="preserve">לך,</w:t>
          </w:r>
        </w:ins>
        <w:del w:id="91820" w:author="קלוד" w:date="2026-10-11T13:11:34Z">
          <w:r>
            <w:rPr>
              <w:rFonts w:ascii="Fb Fontext" w:hAnsi="Fb Fontext"/>
              <w:rtl/>
            </w:rPr>
            <w:delText xml:space="preserve">אמרו</w:delText>
          </w:r>
        </w:del>
      </w:ins>
      <w:del w:id="90852" w:author="מנוע מכני" w:date="2026-10-11T12:04:39Z">
        <w:r w:rsidRPr="006F178A">
          <w:rPr>
            <w:rFonts w:ascii="Fb Fontext" w:hAnsi="Fb Fontext"/>
            <w:rtl/>
          </w:rPr>
          <w:delText xml:space="preserve">אמרי</w:delText>
        </w:r>
      </w:del>
      <w:r w:rsidRPr="006F178A">
        <w:rPr>
          <w:rFonts w:ascii="Fb Fontext" w:hAnsi="Fb Fontext"/>
          <w:rtl/>
        </w:rPr>
        <w:t xml:space="preserve"> </w:t>
      </w:r>
      <w:ins w:id="91817" w:author="קלוד" w:date="2026-10-11T13:11:34Z">
        <w:r>
          <w:rPr>
            <w:rFonts w:ascii="Fb Fontext" w:hAnsi="Fb Fontext"/>
            <w:rtl/>
          </w:rPr>
          <w:t xml:space="preserve">אומרים</w:t>
        </w:r>
      </w:ins>
      <w:del w:id="91818" w:author="קלוד" w:date="2026-10-11T13:11:34Z">
        <w:r w:rsidRPr="006F178A">
          <w:rPr>
            <w:rFonts w:ascii="Fb Fontext" w:hAnsi="Fb Fontext"/>
            <w:rtl/>
          </w:rPr>
          <w:delText xml:space="preserve">נזירא</w:delText>
        </w:r>
      </w:del>
      <w:r w:rsidRPr="006F178A">
        <w:rPr>
          <w:rFonts w:ascii="Fb Fontext" w:hAnsi="Fb Fontext"/>
          <w:rtl/>
        </w:rPr>
        <w:t xml:space="preserve"> </w:t>
      </w:r>
      <w:ins w:id="91815" w:author="קלוד" w:date="2026-10-11T13:11:34Z">
        <w:r>
          <w:rPr>
            <w:rFonts w:ascii="Fb Fontext" w:hAnsi="Fb Fontext"/>
            <w:rtl/>
          </w:rPr>
          <w:t xml:space="preserve">לנזיר,</w:t>
        </w:r>
      </w:ins>
      <w:del w:id="91816" w:author="קלוד" w:date="2026-10-11T13:11:34Z">
        <w:r w:rsidRPr="006F178A">
          <w:rPr>
            <w:rFonts w:ascii="Fb Fontext" w:hAnsi="Fb Fontext"/>
            <w:rtl/>
          </w:rPr>
          <w:delText xml:space="preserve">סחור</w:delText>
        </w:r>
      </w:del>
      <w:r w:rsidRPr="006F178A">
        <w:rPr>
          <w:rFonts w:ascii="Fb Fontext" w:hAnsi="Fb Fontext"/>
          <w:rtl/>
        </w:rPr>
        <w:t xml:space="preserve"> </w:t>
      </w:r>
      <w:ins w:id="91813" w:author="קלוד" w:date="2026-10-11T13:11:34Z">
        <w:r>
          <w:rPr>
            <w:rFonts w:ascii="Fb Fontext" w:hAnsi="Fb Fontext"/>
            <w:rtl/>
          </w:rPr>
          <w:t xml:space="preserve">סביב</w:t>
        </w:r>
      </w:ins>
      <w:del w:id="91814" w:author="קלוד" w:date="2026-10-11T13:11:34Z">
        <w:r w:rsidRPr="006F178A">
          <w:rPr>
            <w:rFonts w:ascii="Fb Fontext" w:hAnsi="Fb Fontext"/>
            <w:rtl/>
          </w:rPr>
          <w:delText xml:space="preserve">סחור,</w:delText>
        </w:r>
      </w:del>
      <w:r w:rsidRPr="006F178A">
        <w:rPr>
          <w:rFonts w:ascii="Fb Fontext" w:hAnsi="Fb Fontext"/>
          <w:rtl/>
        </w:rPr>
        <w:t xml:space="preserve"> </w:t>
      </w:r>
      <w:ins w:id="91811" w:author="קלוד" w:date="2026-10-11T13:11:34Z">
        <w:r>
          <w:rPr>
            <w:rFonts w:ascii="Fb Fontext" w:hAnsi="Fb Fontext"/>
            <w:rtl/>
          </w:rPr>
          <w:t xml:space="preserve">סביב, ולכרם</w:t>
        </w:r>
      </w:ins>
      <w:del w:id="91812" w:author="קלוד" w:date="2026-10-11T13:11:34Z">
        <w:r w:rsidRPr="006F178A">
          <w:rPr>
            <w:rFonts w:ascii="Fb Fontext" w:hAnsi="Fb Fontext"/>
            <w:rtl/>
          </w:rPr>
          <w:delText xml:space="preserve">לכרמא</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תקרב.</w:t>
      </w:r>
    </w:p>
    <w:p w:rsidR="00E9703F" w:rsidRDefault="00146180" w:rsidP="00146180">
      <w:pPr>
        <w:pStyle w:val="affffd"/>
        <w:rPr>
          <w:rtl/>
        </w:rPr>
      </w:pPr>
      <w:r>
        <w:rPr>
          <w:rFonts w:ascii="MS Mincho" w:hAnsi="MS Mincho" w:hint="cs"/>
          <w:bCs w:val="0"/>
          <w:rtl/>
        </w:rPr>
        <w:t>׻</w:t>
      </w:r>
    </w:p>
    <w:p>
      <w:pPr>
        <w:pStyle w:val="afffff8"/>
        <w:rPr>
          <w:ins w:id="91231" w:author="קלוד" w:date="2026-10-11T12:33:55Z"/>
        </w:rPr>
      </w:pPr>
      <w:ins w:id="91232" w:author="קלוד" w:date="2026-10-11T12:33:55Z">
        <w:r>
          <w:rPr>
            <w:color w:val="7B3F00"/>
          </w:rPr>
          <w:t xml:space="preserve">תלמיד שמת בחצי ימיו - בקירוב בשר בימי לבוניה</w:t>
        </w:r>
      </w:ins>
    </w:p>
    <w:p>
      <w:pPr>
        <w:pStyle w:val="38"/>
        <w:rPr>
          <w:ins w:id="96644" w:author="מנוע מכני" w:date="2026-10-11T12:04:39Z"/>
        </w:rPr>
      </w:pPr>
      <w:r w:rsidRPr="006F178A">
        <w:t xml:space="preserve">תני דבי אליהו:</w:t>
      </w:r>
    </w:p>
    <w:p w:rsidR="00E9703F" w:rsidRPr="006F178A" w:rsidRDefault="00E9703F" w:rsidP="00E9703F">
      <w:pPr>
        <w:rPr>
          <w:rtl/>
        </w:rPr>
      </w:pPr>
      <w:del w:id="96645" w:author="מנוע מכני" w:date="2026-10-11T12:04:39Z">
        <w:r w:rsidRPr="006F178A">
          <w:rPr>
            <w:rFonts w:ascii="Fb Fontext" w:hAnsi="Fb Fontext"/>
            <w:rtl/>
          </w:rPr>
          <w:delText xml:space="preserve"> </w:delText>
        </w:r>
      </w:del>
      <w:r w:rsidRPr="006F178A">
        <w:rPr>
          <w:rFonts w:ascii="Fb Fontext" w:hAnsi="Fb Fontext"/>
          <w:rtl/>
        </w:rPr>
        <w:t xml:space="preserve">מעשה בתלמיד אחד ששנה הרבה וקרא הרבה, ושימש תלמידי חכמים הרבה, ומת בחצי ימיו. והיתה אשתו נוטלת תפיליו ומחזרתם בבתי כנסיות ובבתי מדרשות, ואמרה להם: כתיב בתורה</w:t>
      </w:r>
      <w:r w:rsidRPr="00C077D2">
        <w:rPr>
          <w:rStyle w:val="afffff0"/>
          <w:rtl/>
        </w:rPr>
        <w:t xml:space="preserve"> </w:t>
      </w:r>
      <w:r w:rsidRPr="00C077D2">
        <w:rPr>
          <w:rStyle w:val="afffff0"/>
          <w:rFonts w:hint="cs"/>
          <w:rtl/>
        </w:rPr>
        <w:t>'</w:t>
      </w:r>
      <w:ins w:id="90809" w:author="Claude - סמנטי" w:date="2026-10-11T12:28:21Z">
        <w:r>
          <w:rPr>
            <w:rStyle w:val="afffff0"/>
            <w:rtl/>
          </w:rPr>
          <w:t xml:space="preserve">כִּי הוּא חַיֶּיךָ וְאוֹרֶךְ יָמֶיךָ</w:t>
        </w:r>
      </w:ins>
      <w:del w:id="90810" w:author="Claude - סמנטי" w:date="2026-10-11T12:28:21Z">
        <w:r w:rsidRPr="00C077D2">
          <w:rPr>
            <w:rStyle w:val="afffff0"/>
            <w:rtl/>
          </w:rPr>
          <w:delText xml:space="preserve">כי הוא חייך ואורך ימיך</w:delText>
        </w:r>
      </w:del>
      <w:r w:rsidRPr="00C077D2">
        <w:rPr>
          <w:rStyle w:val="afffff0"/>
          <w:rFonts w:hint="cs"/>
          <w:rtl/>
        </w:rPr>
        <w:t>'</w:t>
      </w:r>
      <w:r w:rsidRPr="00C077D2">
        <w:rPr>
          <w:rStyle w:val="afffff0"/>
          <w:rtl/>
        </w:rPr>
        <w:t>,</w:t>
      </w:r>
      <w:r w:rsidRPr="006F178A">
        <w:rPr>
          <w:rFonts w:ascii="Fb Fontext" w:hAnsi="Fb Fontext"/>
          <w:rtl/>
        </w:rPr>
        <w:t xml:space="preserve"> בעלי ששנה הרבה וקרא הרבה, ושימש תלמידי חכמים הרבה - מפני מה מת בחצי ימיו? ולא היה אדם מחזירה דבר.</w:t>
      </w:r>
    </w:p>
    <w:p w:rsidR="00E9703F" w:rsidRDefault="00E9703F" w:rsidP="00E9703F">
      <w:pPr>
        <w:rPr>
          <w:rtl/>
        </w:rPr>
      </w:pPr>
      <w:r w:rsidRPr="006F178A">
        <w:rPr>
          <w:rtl/>
        </w:rPr>
        <w:t>פעם אחת נתארחתי אצלה והיתה מסיחה כל אותו מאורע. ואמרתי לה: בתי, בימי נדותך מה הוא אצלך?</w:t>
      </w:r>
    </w:p>
    <w:p w:rsidR="00E9703F" w:rsidRPr="006F178A" w:rsidRDefault="00E9703F" w:rsidP="00E9703F">
      <w:pPr>
        <w:rPr>
          <w:rtl/>
        </w:rPr>
      </w:pPr>
      <w:r w:rsidRPr="006F178A">
        <w:rPr>
          <w:rtl/>
        </w:rPr>
        <w:t xml:space="preserve">אמרה לי: חס ושלום, </w:t>
      </w:r>
      <w:ins w:id="90223" w:author="מנוע מכני" w:date="2026-10-11T12:04:39Z">
        <w:r>
          <w:rPr>
            <w:rtl/>
          </w:rPr>
          <w:t xml:space="preserve">אפי'</w:t>
        </w:r>
      </w:ins>
      <w:del w:id="90224" w:author="מנוע מכני" w:date="2026-10-11T12:04:39Z">
        <w:r w:rsidRPr="006F178A">
          <w:rPr>
            <w:rtl/>
          </w:rPr>
          <w:delText xml:space="preserve">אפילו</w:delText>
        </w:r>
      </w:del>
      <w:r w:rsidRPr="006F178A">
        <w:rPr>
          <w:rtl/>
        </w:rPr>
        <w:t xml:space="preserve"> באצבע קטנה </w:t>
      </w:r>
      <w:r w:rsidRPr="006F178A">
        <w:rPr>
          <w:rtl/>
        </w:rPr>
        <w:t xml:space="preserve">לא</w:t>
      </w:r>
      <w:r w:rsidRPr="006F178A">
        <w:rPr>
          <w:rtl/>
        </w:rPr>
        <w:t xml:space="preserve"> נגע בי.</w:t>
      </w:r>
    </w:p>
    <w:p w:rsidR="00E9703F" w:rsidRPr="006F178A" w:rsidRDefault="00844CDB" w:rsidP="00E9703F">
      <w:pPr>
        <w:rPr>
          <w:rtl/>
        </w:rPr>
      </w:pPr>
      <w:r>
        <w:rPr>
          <w:rtl/>
        </w:rPr>
        <w:t xml:space="preserve">בימי לבוניך מהו אצלך? </w:t>
      </w:r>
      <w:r w:rsidR="00E9703F" w:rsidRPr="006F178A">
        <w:rPr>
          <w:rtl/>
        </w:rPr>
        <w:t>אכל עמי, ושתה עמי, וישן עמי בקירוב בשר, ולא עלתה דעתו על דבר אחר.</w:t>
      </w:r>
    </w:p>
    <w:p w:rsidR="00E9703F" w:rsidRPr="006061D7" w:rsidRDefault="00E9703F" w:rsidP="00E9703F">
      <w:pPr>
        <w:rPr>
          <w:rtl/>
        </w:rPr>
      </w:pPr>
      <w:r>
        <w:rPr>
          <w:rtl/>
        </w:rPr>
        <w:t xml:space="preserve">ואמרתי לה: ברוך המקום שהרגו, שלא נשא פנים לתורה, שהרי אמרה תורה </w:t>
      </w:r>
      <w:r>
        <w:rPr>
          <w:rStyle w:val="afffff0"/>
          <w:rtl/>
          <w:rPrChange w:id="9009" w:author="מנוע פסוקים" w:date="2026-10-11T09:34:00Z">
            <w:rPr>
              <w:rtl/>
            </w:rPr>
          </w:rPrChange>
        </w:rPr>
        <w:t xml:space="preserve">ואל אשה בנדת טומאתה </w:t>
      </w:r>
      <w:r>
        <w:rPr>
          <w:rStyle w:val="afffff0"/>
          <w:rtl/>
          <w:rPrChange w:id="9010" w:author="מנוע פסוקים" w:date="2026-10-11T09:34:00Z">
            <w:rPr>
              <w:rtl/>
            </w:rPr>
          </w:rPrChange>
        </w:rPr>
        <w:t xml:space="preserve">לא</w:t>
      </w:r>
      <w:r>
        <w:rPr>
          <w:rStyle w:val="afffff0"/>
          <w:rtl/>
          <w:rPrChange w:id="9011" w:author="מנוע פסוקים" w:date="2026-10-11T09:34:00Z">
            <w:rPr>
              <w:rtl/>
            </w:rPr>
          </w:rPrChange>
        </w:rPr>
        <w:t xml:space="preserve"> תקרב</w:t>
      </w:r>
      <w:r>
        <w:rPr>
          <w:rtl/>
        </w:rPr>
        <w:t xml:space="preserve">.</w:t>
      </w:r>
    </w:p>
    <w:p>
      <w:pPr>
        <w:pStyle w:val="38"/>
        <w:rPr>
          <w:ins w:id="96646" w:author="מנוע מכני" w:date="2026-10-11T12:04:39Z"/>
        </w:rPr>
      </w:pPr>
      <w:r w:rsidRPr="006F178A">
        <w:t>כשבא ר</w:t>
      </w:r>
      <w:r w:rsidRPr="006F178A">
        <w:t>"</w:t>
      </w:r>
      <w:r w:rsidRPr="006F178A">
        <w:t xml:space="preserve">ד</w:t>
      </w:r>
      <w:del w:id="99382" w:author="מנוע מכני" w:date="2026-10-11T12:04:39Z">
        <w:r w:rsidRPr="006F178A">
          <w:delText xml:space="preserve"> אמר</w:delText>
        </w:r>
      </w:del>
      <w:ins w:id="94487" w:author="מנוע מכני" w:date="2026-10-11T12:04:39Z">
        <w:r>
          <w:t xml:space="preserve">:</w:t>
        </w:r>
      </w:ins>
    </w:p>
    <w:p w:rsidR="00E9703F" w:rsidRPr="006F178A" w:rsidRDefault="00E9703F" w:rsidP="00E9703F">
      <w:pPr>
        <w:rPr>
          <w:rtl/>
        </w:rPr>
      </w:pPr>
      <w:del w:id="94488" w:author="מנוע מכני" w:date="2026-10-11T12:04:39Z">
        <w:r w:rsidRPr="006F178A">
          <w:rPr>
            <w:rFonts w:ascii="Fb Fontext" w:hAnsi="Fb Fontext" w:hint="cs"/>
            <w:rtl/>
          </w:rPr>
          <w:delText xml:space="preserve"> </w:delText>
        </w:r>
        <w:r w:rsidRPr="006F178A">
          <w:rPr>
            <w:rFonts w:ascii="Fb Fontext" w:hAnsi="Fb Fontext"/>
            <w:rtl/>
          </w:rPr>
          <w:delText xml:space="preserve">:</w:delText>
        </w:r>
      </w:del>
      <w:del w:id="96647" w:author="מנוע מכני" w:date="2026-10-11T12:04:39Z">
        <w:r w:rsidRPr="006F178A">
          <w:rPr>
            <w:rFonts w:ascii="Fb Fontext" w:hAnsi="Fb Fontext"/>
            <w:rtl/>
          </w:rPr>
          <w:delText xml:space="preserve"> </w:delText>
        </w:r>
      </w:del>
      <w:r w:rsidRPr="006F178A">
        <w:rPr>
          <w:rFonts w:ascii="Fb Fontext" w:hAnsi="Fb Fontext"/>
          <w:rtl/>
        </w:rPr>
        <w:t xml:space="preserve">מטה </w:t>
      </w:r>
      <w:r w:rsidRPr="006F178A">
        <w:rPr>
          <w:rFonts w:ascii="Fb Fontext" w:hAnsi="Fb Fontext" w:hint="cs"/>
          <w:rtl/>
        </w:rPr>
        <w:t xml:space="preserve">אחת היתה </w:t>
      </w:r>
      <w:ins w:id="91825" w:author="קלוד" w:date="2026-10-11T13:11:34Z">
        <w:r>
          <w:rPr>
            <w:rStyle w:val="afffffe"/>
            <w:rFonts w:ascii="Fb Fontext" w:hAnsi="Fb Fontext"/>
            <w:rtl/>
          </w:rPr>
          <w:t xml:space="preserve">ולא</w:t>
        </w:r>
      </w:ins>
      <w:del w:id="91826" w:author="קלוד" w:date="2026-10-11T13:11:34Z">
        <w:r w:rsidRPr="006F178A">
          <w:rPr>
            <w:rFonts w:ascii="Fb Fontext" w:hAnsi="Fb Fontext"/>
            <w:rtl/>
          </w:rPr>
          <w:delText xml:space="preserve">.</w:delText>
        </w:r>
      </w:del>
      <w:r w:rsidRPr="006F178A">
        <w:rPr>
          <w:rFonts w:ascii="Fb Fontext" w:hAnsi="Fb Fontext"/>
          <w:rtl/>
        </w:rPr>
        <w:t xml:space="preserve"> </w:t>
      </w:r>
      <w:ins w:id="91823" w:author="קלוד" w:date="2026-10-11T13:11:34Z">
        <w:r>
          <w:rPr>
            <w:rStyle w:val="afffffe"/>
            <w:rFonts w:ascii="Fb Fontext" w:hAnsi="Fb Fontext"/>
            <w:rtl/>
          </w:rPr>
          <w:t xml:space="preserve">בקירוב בשר</w:t>
        </w:r>
        <w:r>
          <w:rPr>
            <w:rFonts w:ascii="Fb Fontext" w:hAnsi="Fb Fontext"/>
            <w:rtl/>
          </w:rPr>
          <w:t xml:space="preserve">. בא"י</w:t>
        </w:r>
      </w:ins>
      <w:del w:id="91824" w:author="קלוד" w:date="2026-10-11T13:11:34Z">
        <w:r w:rsidRPr="006F178A">
          <w:rPr>
            <w:rFonts w:ascii="Fb Fontext" w:hAnsi="Fb Fontext"/>
            <w:rtl/>
          </w:rPr>
          <w:delText xml:space="preserve">במערבא</w:delText>
        </w:r>
      </w:del>
      <w:r w:rsidRPr="006F178A">
        <w:rPr>
          <w:rFonts w:ascii="Fb Fontext" w:hAnsi="Fb Fontext"/>
          <w:rtl/>
        </w:rPr>
        <w:t xml:space="preserve"> </w:t>
      </w:r>
      <w:ins w:id="90853" w:author="מנוע מכני" w:date="2026-10-11T12:04:39Z">
        <w:r>
          <w:rPr>
            <w:rFonts w:ascii="Fb Fontext" w:hAnsi="Fb Fontext"/>
            <w:rtl/>
          </w:rPr>
          <w:t xml:space="preserve">אמרו</w:t>
        </w:r>
      </w:ins>
      <w:del w:id="90854" w:author="מנוע מכני" w:date="2026-10-11T12:04:39Z">
        <w:r w:rsidRPr="006F178A">
          <w:rPr>
            <w:rFonts w:ascii="Fb Fontext" w:hAnsi="Fb Fontext"/>
            <w:rtl/>
          </w:rPr>
          <w:delText xml:space="preserve">אמרי</w:delText>
        </w:r>
      </w:del>
      <w:r w:rsidRPr="006F178A">
        <w:rPr>
          <w:rFonts w:ascii="Fb Fontext" w:hAnsi="Fb Fontext"/>
          <w:rtl/>
        </w:rPr>
        <w:t xml:space="preserve">, </w:t>
      </w:r>
      <w:r w:rsidRPr="006F178A">
        <w:rPr>
          <w:rStyle w:val="2fb"/>
          <w:rFonts w:ascii="Fb Fontext" w:hAnsi="Fb Fontext"/>
          <w:rtl/>
        </w:rPr>
        <w:t xml:space="preserve">א</w:t>
      </w:r>
      <w:r w:rsidRPr="006F178A">
        <w:rPr>
          <w:rStyle w:val="2fb"/>
          <w:rFonts w:ascii="Fb Fontext" w:hAnsi="Fb Fontext" w:hint="cs"/>
          <w:rtl/>
        </w:rPr>
        <w:t>ריב</w:t>
      </w:r>
      <w:r w:rsidRPr="006F178A">
        <w:rPr>
          <w:rStyle w:val="2fb"/>
          <w:rFonts w:ascii="Fb Fontext" w:hAnsi="Fb Fontext"/>
          <w:rtl/>
        </w:rPr>
        <w:t>"</w:t>
      </w:r>
      <w:r w:rsidRPr="006F178A">
        <w:rPr>
          <w:rStyle w:val="2fb"/>
          <w:rFonts w:ascii="Fb Fontext" w:hAnsi="Fb Fontext" w:hint="cs"/>
          <w:rtl/>
        </w:rPr>
        <w:t>י</w:t>
      </w:r>
      <w:r w:rsidRPr="006F178A">
        <w:rPr>
          <w:rFonts w:ascii="Fb Fontext" w:hAnsi="Fb Fontext"/>
          <w:rtl/>
        </w:rPr>
        <w:t>: סינר מפסיק בינו לבינה.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29" w:author="קלוד" w:date="2026-10-11T12:33:55Z"/>
        </w:rPr>
      </w:pPr>
      <w:ins w:id="91230" w:author="קלוד" w:date="2026-10-11T12:33:55Z">
        <w:r>
          <w:rPr>
            <w:color w:val="7B3F00"/>
          </w:rPr>
          <w:t xml:space="preserve">י"ח דברים שגזרו בעליית חנניה בן חזקיה בן גרון</w:t>
        </w:r>
      </w:ins>
    </w:p>
    <w:p w:rsidR="00E9703F" w:rsidRPr="009757B9" w:rsidRDefault="00E9703F" w:rsidP="00824B91">
      <w:pPr>
        <w:rPr>
          <w:rFonts w:cs="Guttman Vilna"/>
          <w:b/>
          <w:bCs/>
          <w:rtl/>
        </w:rPr>
      </w:pPr>
      <w:r w:rsidRPr="006F178A">
        <w:rPr>
          <w:rStyle w:val="afffe"/>
          <w:rFonts w:ascii="Fb Fontext" w:hAnsi="Fb Fontext"/>
          <w:rtl/>
        </w:rPr>
        <w:t xml:space="preserve">י"ח דברים שגזרו בעליית חנניה בן </w:t>
      </w:r>
      <w:r w:rsidRPr="006F178A">
        <w:rPr>
          <w:rStyle w:val="2fb"/>
          <w:rFonts w:ascii="Fb Fontext" w:hAnsi="Fb Fontext"/>
          <w:rtl/>
        </w:rPr>
        <w:t xml:space="preserve">חזקיה</w:t>
      </w:r>
      <w:r w:rsidRPr="006F178A">
        <w:rPr>
          <w:rStyle w:val="afffe"/>
          <w:rFonts w:ascii="Fb Fontext" w:hAnsi="Fb Fontext"/>
          <w:rtl/>
        </w:rPr>
        <w:t xml:space="preserve"> בן ג</w:t>
      </w:r>
      <w:r w:rsidRPr="006F178A">
        <w:rPr>
          <w:rStyle w:val="afffe"/>
          <w:rFonts w:ascii="Fb Fontext" w:hAnsi="Fb Fontext" w:hint="cs"/>
          <w:rtl/>
        </w:rPr>
        <w:t>ו</w:t>
      </w:r>
      <w:r w:rsidRPr="006F178A">
        <w:rPr>
          <w:rStyle w:val="afffe"/>
          <w:rFonts w:ascii="Fb Fontext" w:hAnsi="Fb Fontext"/>
          <w:rtl/>
        </w:rPr>
        <w:t>ר</w:t>
      </w:r>
      <w:r w:rsidRPr="006F178A">
        <w:rPr>
          <w:rStyle w:val="afffe"/>
          <w:rFonts w:ascii="Fb Fontext" w:hAnsi="Fb Fontext" w:hint="cs"/>
          <w:rtl/>
        </w:rPr>
        <w:t>י</w:t>
      </w:r>
      <w:r w:rsidRPr="006F178A">
        <w:rPr>
          <w:rStyle w:val="afffe"/>
          <w:rFonts w:ascii="Fb Fontext" w:hAnsi="Fb Fontext"/>
          <w:rtl/>
        </w:rPr>
        <w:t>ון.</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יג:</w:t>
      </w:r>
    </w:p>
    <w:p>
      <w:pPr>
        <w:pStyle w:val="MishnaBatzad"/>
        <w:rPr>
          <w:ins w:id="20429" w:author="קלוד" w:date="2026-10-11T09:07:15Z"/>
        </w:rPr>
      </w:pPr>
      <w:ins w:id="20428" w:author="קלוד" w:date="2026-10-11T09:07:15Z">
        <w:r>
          <w:t xml:space="preserve">משנה ד</w:t>
        </w:r>
      </w:ins>
    </w:p>
    <w:p w:rsidR="00E9703F" w:rsidRPr="009757B9" w:rsidRDefault="00E9703F" w:rsidP="00E9703F">
      <w:pPr>
        <w:pStyle w:val="afff9"/>
        <w:rPr>
          <w:del w:id="20147" w:author="קלוד" w:date="2026-10-11T09:07:15Z"/>
          <w:b/>
          <w:rtl/>
        </w:rPr>
      </w:pPr>
      <w:del w:id="20146"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04" w:author="קלוד" w:date="2026-10-11T12:09:42Z">
          <w:pPr>
            <w:pStyle w:val="afff9"/>
          </w:pPr>
        </w:pPrChange>
      </w:pPr>
      <w:r w:rsidRPr="009757B9">
        <w:rPr>
          <w:b/>
          <w:rtl/>
        </w:rPr>
        <w:t>ואלו מן ההלכות שאמרו בעליית חנניה בן חזקיה בן גרון שעלו לבקרו.</w:t>
      </w:r>
    </w:p>
    <w:p w:rsidR="00E9703F" w:rsidRPr="009757B9" w:rsidRDefault="00E9703F" w:rsidP="00E9703F">
      <w:pPr>
        <w:pStyle w:val="afff9"/>
        <w:rPr>
          <w:b/>
          <w:rtl/>
        </w:rPr>
      </w:pPr>
      <w:r w:rsidRPr="009757B9">
        <w:rPr>
          <w:b/>
          <w:rtl/>
        </w:rPr>
        <w:t>נמנו ורבו ב"ש על ב"ה, וי"ח דברים גזרו בו ביום.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ins w:id="91841" w:author="קלוד" w:date="2026-10-11T13:11:34Z">
        <w:r>
          <w:rPr>
            <w:rStyle w:val="afffe"/>
            <w:rFonts w:ascii="Fb Fontext" w:hAnsi="Fb Fontext"/>
            <w:rtl/>
          </w:rPr>
          <w:t xml:space="preserve">'ואלו'</w:t>
        </w:r>
      </w:ins>
      <w:del w:id="91842" w:author="קלוד" w:date="2026-10-11T13:11:34Z">
        <w:r w:rsidRPr="006F178A">
          <w:rPr>
            <w:rStyle w:val="afffe"/>
            <w:rFonts w:ascii="Fb Fontext" w:hAnsi="Fb Fontext"/>
            <w:rtl/>
          </w:rPr>
          <w:delText xml:space="preserve">ו</w:delText>
        </w:r>
        <w:r w:rsidRPr="006F178A">
          <w:rPr>
            <w:rFonts w:ascii="Fb Fontext" w:hAnsi="Fb Fontext"/>
            <w:rtl/>
          </w:rPr>
          <w:delText xml:space="preserve">אלו</w:delText>
        </w:r>
      </w:del>
      <w:r w:rsidRPr="006F178A">
        <w:rPr>
          <w:rFonts w:ascii="Fb Fontext" w:hAnsi="Fb Fontext"/>
          <w:rtl/>
        </w:rPr>
        <w:t xml:space="preserve"> </w:t>
      </w:r>
      <w:ins w:id="91839" w:author="קלוד" w:date="2026-10-11T13:11:34Z">
        <w:r>
          <w:rPr>
            <w:rFonts w:ascii="Fb Fontext" w:hAnsi="Fb Fontext"/>
            <w:rtl/>
          </w:rPr>
          <w:t xml:space="preserve">שנינו</w:t>
        </w:r>
      </w:ins>
      <w:del w:id="91840" w:author="קלוד" w:date="2026-10-11T13:11:34Z">
        <w:r w:rsidRPr="006F178A">
          <w:rPr>
            <w:rFonts w:ascii="Fb Fontext" w:hAnsi="Fb Fontext"/>
            <w:rtl/>
          </w:rPr>
          <w:delText xml:space="preserve">תנן</w:delText>
        </w:r>
      </w:del>
      <w:r w:rsidRPr="006F178A">
        <w:rPr>
          <w:rFonts w:ascii="Fb Fontext" w:hAnsi="Fb Fontext"/>
          <w:rtl/>
        </w:rPr>
        <w:t xml:space="preserve"> - </w:t>
      </w:r>
      <w:ins w:id="92239" w:author="מנוע מכני" w:date="2026-10-11T12:04:39Z">
        <w:r>
          <w:rPr>
            <w:rFonts w:ascii="Fb Fontext" w:hAnsi="Fb Fontext"/>
            <w:rtl/>
          </w:rPr>
          <w:t xml:space="preserve">אלו</w:t>
        </w:r>
      </w:ins>
      <w:del w:id="92240" w:author="מנוע מכני" w:date="2026-10-11T12:04:39Z">
        <w:r w:rsidRPr="006F178A">
          <w:rPr>
            <w:rFonts w:ascii="Fb Fontext" w:hAnsi="Fb Fontext"/>
            <w:rtl/>
          </w:rPr>
          <w:delText xml:space="preserve">הני</w:delText>
        </w:r>
      </w:del>
      <w:r w:rsidRPr="006F178A">
        <w:rPr>
          <w:rFonts w:ascii="Fb Fontext" w:hAnsi="Fb Fontext"/>
          <w:rtl/>
        </w:rPr>
        <w:t xml:space="preserve"> </w:t>
      </w:r>
      <w:ins w:id="91837" w:author="קלוד" w:date="2026-10-11T13:11:34Z">
        <w:r>
          <w:rPr>
            <w:rFonts w:ascii="Fb Fontext" w:hAnsi="Fb Fontext"/>
            <w:rtl/>
          </w:rPr>
          <w:t xml:space="preserve">שאמרנו</w:t>
        </w:r>
      </w:ins>
      <w:del w:id="91838" w:author="קלוד" w:date="2026-10-11T13:11:34Z">
        <w:r w:rsidRPr="006F178A">
          <w:rPr>
            <w:rFonts w:ascii="Fb Fontext" w:hAnsi="Fb Fontext"/>
            <w:rtl/>
          </w:rPr>
          <w:delText xml:space="preserve">דאמרן,</w:delText>
        </w:r>
      </w:del>
      <w:r w:rsidRPr="006F178A">
        <w:rPr>
          <w:rFonts w:ascii="Fb Fontext" w:hAnsi="Fb Fontext"/>
          <w:rtl/>
        </w:rPr>
        <w:t xml:space="preserve"> </w:t>
      </w:r>
      <w:ins w:id="91835" w:author="קלוד" w:date="2026-10-11T13:11:34Z">
        <w:r>
          <w:rPr>
            <w:rStyle w:val="afffffe"/>
            <w:rFonts w:ascii="Fb Fontext" w:hAnsi="Fb Fontext"/>
            <w:rtl/>
          </w:rPr>
          <w:t xml:space="preserve">לעיל</w:t>
        </w:r>
        <w:r>
          <w:rPr>
            <w:rFonts w:ascii="Fb Fontext" w:hAnsi="Fb Fontext"/>
            <w:rtl/>
          </w:rPr>
          <w:t xml:space="preserve">,</w:t>
        </w:r>
      </w:ins>
      <w:del w:id="91836" w:author="קלוד" w:date="2026-10-11T13:11:34Z">
        <w:r w:rsidRPr="006F178A">
          <w:rPr>
            <w:rFonts w:ascii="Fb Fontext" w:hAnsi="Fb Fontext"/>
            <w:rtl/>
          </w:rPr>
          <w:delText xml:space="preserve">וכדמשמע</w:delText>
        </w:r>
      </w:del>
      <w:r w:rsidRPr="006F178A">
        <w:rPr>
          <w:rFonts w:ascii="Fb Fontext" w:hAnsi="Fb Fontext"/>
          <w:rtl/>
        </w:rPr>
        <w:t xml:space="preserve"> </w:t>
      </w:r>
      <w:ins w:id="91833" w:author="קלוד" w:date="2026-10-11T13:11:34Z">
        <w:r>
          <w:rPr>
            <w:rFonts w:ascii="Fb Fontext" w:hAnsi="Fb Fontext"/>
            <w:rtl/>
          </w:rPr>
          <w:t xml:space="preserve">כמשמע</w:t>
        </w:r>
      </w:ins>
      <w:del w:id="91834" w:author="קלוד" w:date="2026-10-11T13:11:34Z">
        <w:r w:rsidRPr="006F178A">
          <w:rPr>
            <w:rFonts w:ascii="Fb Fontext" w:hAnsi="Fb Fontext"/>
            <w:rtl/>
          </w:rPr>
          <w:delText xml:space="preserve">מהא</w:delText>
        </w:r>
      </w:del>
      <w:r w:rsidRPr="006F178A">
        <w:rPr>
          <w:rFonts w:ascii="Fb Fontext" w:hAnsi="Fb Fontext"/>
          <w:rtl/>
        </w:rPr>
        <w:t xml:space="preserve"> </w:t>
      </w:r>
      <w:ins w:id="91831" w:author="קלוד" w:date="2026-10-11T13:11:34Z">
        <w:r>
          <w:rPr>
            <w:rFonts w:ascii="Fb Fontext" w:hAnsi="Fb Fontext"/>
            <w:rtl/>
          </w:rPr>
          <w:t xml:space="preserve">ממה ששנינו: אין</w:t>
        </w:r>
      </w:ins>
      <w:del w:id="91832" w:author="קלוד" w:date="2026-10-11T13:11:34Z">
        <w:r w:rsidRPr="006F178A">
          <w:rPr>
            <w:rFonts w:ascii="Fb Fontext" w:hAnsi="Fb Fontext"/>
            <w:rtl/>
          </w:rPr>
          <w:delText xml:space="preserve">דאין</w:delText>
        </w:r>
      </w:del>
      <w:r w:rsidRPr="006F178A">
        <w:rPr>
          <w:rFonts w:ascii="Fb Fontext" w:hAnsi="Fb Fontext"/>
          <w:rtl/>
        </w:rPr>
        <w:t xml:space="preserve"> פולין לאור הנר, ואין קורין לאור הנר, ואלו מן ההלכות שאמרו בעליית חנניה בן </w:t>
      </w:r>
      <w:r w:rsidRPr="006F178A">
        <w:rPr>
          <w:rStyle w:val="2fb"/>
          <w:rFonts w:ascii="Fb Fontext" w:hAnsi="Fb Fontext"/>
          <w:rtl/>
        </w:rPr>
        <w:t xml:space="preserve">חזקיה</w:t>
      </w:r>
      <w:r w:rsidRPr="006F178A">
        <w:rPr>
          <w:rFonts w:ascii="Fb Fontext" w:hAnsi="Fb Fontext"/>
          <w:rtl/>
        </w:rPr>
        <w:t xml:space="preserve"> בן גרון. </w:t>
      </w:r>
      <w:r w:rsidRPr="006F178A">
        <w:rPr>
          <w:rFonts w:ascii="Fb Fontext" w:hAnsi="Fb Fontext"/>
          <w:rtl/>
        </w:rPr>
        <w:t xml:space="preserve">ש"מ</w:t>
      </w:r>
      <w:r w:rsidRPr="006F178A">
        <w:rPr>
          <w:rFonts w:ascii="Fb Fontext" w:hAnsi="Fb Fontext"/>
          <w:rtl/>
        </w:rPr>
        <w:t xml:space="preserve"> </w:t>
      </w:r>
      <w:ins w:id="91829" w:author="קלוד" w:date="2026-10-11T13:11:34Z">
        <w:r>
          <w:rPr>
            <w:rFonts w:ascii="Fb Fontext" w:hAnsi="Fb Fontext"/>
            <w:rtl/>
          </w:rPr>
          <w:t xml:space="preserve">'ואלו'</w:t>
        </w:r>
      </w:ins>
      <w:del w:id="91830" w:author="קלוד" w:date="2026-10-11T13:11:34Z">
        <w:r w:rsidRPr="006F178A">
          <w:rPr>
            <w:rFonts w:ascii="Fb Fontext" w:hAnsi="Fb Fontext"/>
            <w:rtl/>
          </w:rPr>
          <w:delText xml:space="preserve">ואלו</w:delText>
        </w:r>
      </w:del>
      <w:r w:rsidRPr="006F178A">
        <w:rPr>
          <w:rFonts w:ascii="Fb Fontext" w:hAnsi="Fb Fontext"/>
          <w:rtl/>
        </w:rPr>
        <w:t xml:space="preserve"> </w:t>
      </w:r>
      <w:ins w:id="91827" w:author="קלוד" w:date="2026-10-11T13:11:34Z">
        <w:r>
          <w:rPr>
            <w:rFonts w:ascii="Fb Fontext" w:hAnsi="Fb Fontext"/>
            <w:rtl/>
          </w:rPr>
          <w:t xml:space="preserve">שנינו.</w:t>
        </w:r>
      </w:ins>
      <w:del w:id="91828" w:author="קלוד" w:date="2026-10-11T13:11:34Z">
        <w:r w:rsidRPr="006F178A">
          <w:rPr>
            <w:rFonts w:ascii="Fb Fontext" w:hAnsi="Fb Fontext"/>
            <w:rtl/>
          </w:rPr>
          <w:delText xml:space="preserve">תנן</w:delText>
        </w:r>
        <w:r w:rsidRPr="006F178A">
          <w:rPr>
            <w:rFonts w:ascii="Fb Fontext" w:hAnsi="Fb Fontext"/>
            <w:rtl/>
          </w:rPr>
          <w:delText xml:space="preserve">.</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27" w:author="קלוד" w:date="2026-10-11T12:33:55Z"/>
        </w:rPr>
      </w:pPr>
      <w:ins w:id="91228" w:author="קלוד" w:date="2026-10-11T12:33:55Z">
        <w:r>
          <w:rPr>
            <w:color w:val="7B3F00"/>
          </w:rPr>
          <w:t xml:space="preserve">חנניה בן חזקיה - מגילת תענית וספר יחזקאל</w:t>
        </w:r>
      </w:ins>
    </w:p>
    <w:p w:rsidR="00E9703F" w:rsidRPr="006F178A" w:rsidRDefault="00E9703F" w:rsidP="00E9703F">
      <w:pPr>
        <w:rPr>
          <w:rtl/>
        </w:rPr>
      </w:pPr>
      <w:r w:rsidRPr="006F178A">
        <w:rPr>
          <w:b/>
          <w:rtl/>
        </w:rPr>
        <w:t>•</w:t>
      </w:r>
      <w:r w:rsidRPr="006F178A">
        <w:rPr>
          <w:b/>
          <w:bCs/>
          <w:rtl/>
        </w:rPr>
        <w:t xml:space="preserve"> ת"ר</w:t>
      </w:r>
      <w:r w:rsidRPr="006F178A">
        <w:rPr>
          <w:rFonts w:ascii="Fb Fontext" w:hAnsi="Fb Fontext"/>
          <w:rtl/>
        </w:rPr>
        <w:t xml:space="preserve"> חנניה בן </w:t>
      </w:r>
      <w:r w:rsidRPr="006F178A">
        <w:rPr>
          <w:rStyle w:val="2fb"/>
          <w:rFonts w:ascii="Fb Fontext" w:hAnsi="Fb Fontext"/>
          <w:rtl/>
        </w:rPr>
        <w:t xml:space="preserve">חזקיה</w:t>
      </w:r>
      <w:r w:rsidRPr="006F178A">
        <w:rPr>
          <w:rFonts w:ascii="Fb Fontext" w:hAnsi="Fb Fontext"/>
          <w:rtl/>
        </w:rPr>
        <w:t xml:space="preserve"> וסיעתו, כתבו מגילת תענית שהיו מחבבין את</w:t>
      </w:r>
      <w:ins w:id="91843" w:author="קלוד" w:date="2026-10-11T13:11:34Z">
        <w:r>
          <w:rPr>
            <w:rFonts w:ascii="Fb Fontext" w:hAnsi="Fb Fontext"/>
            <w:rtl/>
          </w:rPr>
          <w:t xml:space="preserve"> </w:t>
        </w:r>
        <w:r>
          <w:rPr>
            <w:rStyle w:val="afffffe"/>
            <w:rFonts w:ascii="Fb Fontext" w:hAnsi="Fb Fontext"/>
            <w:rtl/>
          </w:rPr>
          <w:t xml:space="preserve">זכר</w:t>
        </w:r>
        <w:r>
          <w:rPr>
            <w:rFonts w:ascii="Fb Fontext" w:hAnsi="Fb Fontext"/>
            <w:rtl/>
          </w:rPr>
          <w:t xml:space="preserve"> </w:t>
        </w:r>
      </w:ins>
      <w:del w:id="91844" w:author="קלוד" w:date="2026-10-11T13:11:34Z">
        <w:r w:rsidRPr="006F178A">
          <w:rPr>
            <w:rFonts w:ascii="Fb Fontext" w:hAnsi="Fb Fontext"/>
            <w:rtl/>
          </w:rPr>
          <w:delText xml:space="preserve"> </w:delText>
        </w:r>
      </w:del>
      <w:r w:rsidRPr="006F178A">
        <w:rPr>
          <w:rFonts w:ascii="Fb Fontext" w:hAnsi="Fb Fontext"/>
          <w:rtl/>
        </w:rPr>
        <w:t xml:space="preserve">הצרות.</w:t>
      </w:r>
    </w:p>
    <w:p>
      <w:pPr>
        <w:pStyle w:val="38"/>
        <w:rPr>
          <w:ins w:id="96649" w:author="מנוע מכני" w:date="2026-10-11T12:04:39Z"/>
        </w:rPr>
      </w:pPr>
      <w:del w:id="96648" w:author="מנוע מכני" w:date="2026-10-11T12:04:39Z">
        <w:r>
          <w:delText xml:space="preserve">•</w:delText>
        </w:r>
      </w:del>
      <w:r>
        <w:t xml:space="preserve"> ר</w:t>
      </w:r>
      <w:r w:rsidR="00E9703F" w:rsidRPr="006F178A">
        <w:t xml:space="preserve">שב"ג:</w:t>
      </w:r>
    </w:p>
    <w:p w:rsidR="00E9703F" w:rsidRPr="006F178A" w:rsidRDefault="00524703" w:rsidP="00E9703F">
      <w:pPr>
        <w:rPr>
          <w:rtl/>
        </w:rPr>
      </w:pPr>
      <w:del w:id="96650" w:author="מנוע מכני" w:date="2026-10-11T12:04:39Z">
        <w:r w:rsidR="00E9703F" w:rsidRPr="006F178A">
          <w:rPr>
            <w:rtl/>
          </w:rPr>
          <w:delText xml:space="preserve"> </w:delText>
        </w:r>
      </w:del>
      <w:r w:rsidR="00E9703F" w:rsidRPr="006F178A">
        <w:rPr>
          <w:rtl/>
        </w:rPr>
        <w:t xml:space="preserve">אף אנו מחבבין את הצרות, אבל מה נעשה, שאם באנו לכתוב - אין אנו מספיקין.</w:t>
      </w:r>
    </w:p>
    <w:p w:rsidR="00E9703F" w:rsidRPr="006F178A" w:rsidRDefault="00E9703F" w:rsidP="00E9703F">
      <w:pPr>
        <w:rPr>
          <w:rtl/>
        </w:rPr>
      </w:pPr>
      <w:r w:rsidRPr="006F178A">
        <w:rPr>
          <w:rtl/>
        </w:rPr>
        <w:t>דבר אחר: אין שוטה נפגע. דבר אחר: אין בשר המת שבחי מרגיש באיזמל.</w:t>
      </w:r>
    </w:p>
    <w:p>
      <w:pPr>
        <w:pStyle w:val="38"/>
        <w:rPr>
          <w:ins w:id="96651" w:author="מנוע מכני" w:date="2026-10-11T12:04:39Z"/>
        </w:rPr>
      </w:pPr>
      <w:r w:rsidRPr="006061D7">
        <w:t>[אבל המת מרגיש כ</w:t>
      </w:r>
      <w:r w:rsidRPr="006061D7">
        <w:t xml:space="preserve">דרי"צ:</w:t>
      </w:r>
    </w:p>
    <w:p w:rsidR="00E9703F" w:rsidRPr="006061D7" w:rsidRDefault="00E9703F" w:rsidP="00E9703F">
      <w:pPr>
        <w:rPr>
          <w:rtl/>
        </w:rPr>
      </w:pPr>
      <w:del w:id="96652" w:author="מנוע מכני" w:date="2026-10-11T12:04:39Z">
        <w:r w:rsidRPr="006061D7">
          <w:rPr>
            <w:rtl/>
          </w:rPr>
          <w:delText xml:space="preserve"> </w:delText>
        </w:r>
      </w:del>
      <w:r w:rsidRPr="006061D7">
        <w:rPr>
          <w:rtl/>
        </w:rPr>
        <w:t xml:space="preserve">קשה רימה למת כמחט בבשר החי, </w:t>
      </w:r>
      <w:r>
        <w:rPr>
          <w:rtl/>
        </w:rPr>
        <w:t>שנא'</w:t>
      </w:r>
      <w:r w:rsidRPr="006061D7">
        <w:rPr>
          <w:rtl/>
        </w:rPr>
        <w:t xml:space="preserve"> </w:t>
      </w:r>
      <w:r>
        <w:rPr>
          <w:rFonts w:hint="cs"/>
          <w:rtl/>
        </w:rPr>
        <w:t>'</w:t>
      </w:r>
      <w:ins w:id="90811" w:author="Claude - סמנטי" w:date="2026-10-11T12:28:21Z">
        <w:r>
          <w:rPr>
            <w:rStyle w:val="afffff0"/>
            <w:rtl/>
          </w:rPr>
          <w:t xml:space="preserve">אַךְ בְּשָׂרוֹ עָלָיו יִכְאָב וְנַפְשׁוֹ עָלָיו תֶּאֱבָל</w:t>
        </w:r>
      </w:ins>
      <w:del w:id="90812" w:author="Claude - סמנטי" w:date="2026-10-11T12:28:21Z">
        <w:r w:rsidRPr="006061D7">
          <w:rPr>
            <w:rtl/>
          </w:rPr>
          <w:delText xml:space="preserve">אך בשרו עליו יכאב ונפשו עליו תאבל</w:delText>
        </w:r>
      </w:del>
      <w:r>
        <w:rPr>
          <w:rFonts w:hint="cs"/>
          <w:rtl/>
        </w:rPr>
        <w:t>'</w:t>
      </w:r>
      <w:r w:rsidRPr="006061D7">
        <w:rPr>
          <w:rFonts w:hint="cs"/>
          <w:rtl/>
        </w:rPr>
        <w:t>]</w:t>
      </w:r>
      <w:r w:rsidRPr="006061D7">
        <w:rPr>
          <w:rtl/>
        </w:rPr>
        <w:t>.</w:t>
      </w:r>
    </w:p>
    <w:p>
      <w:pPr>
        <w:pStyle w:val="38"/>
        <w:rPr>
          <w:ins w:id="96654" w:author="מנוע מכני" w:date="2026-10-11T12:04:39Z"/>
        </w:rPr>
      </w:pPr>
      <w:del w:id="96653" w:author="מנוע מכני" w:date="2026-10-11T12:04:39Z">
        <w:r>
          <w:delText xml:space="preserve">•</w:delText>
        </w:r>
      </w:del>
      <w:r>
        <w:t xml:space="preserve"> ר</w:t>
      </w:r>
      <w:r w:rsidR="00E9703F" w:rsidRPr="006F178A">
        <w:t xml:space="preserve">יא"ר:</w:t>
      </w:r>
    </w:p>
    <w:p w:rsidR="00E9703F" w:rsidRPr="006F178A" w:rsidRDefault="00524703" w:rsidP="00E9703F">
      <w:pPr>
        <w:rPr>
          <w:rtl/>
        </w:rPr>
      </w:pPr>
      <w:del w:id="96655"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ברם זכור אותו האיש לטוב, וחנניה בן </w:t>
      </w:r>
      <w:r w:rsidR="00E9703F" w:rsidRPr="006F178A">
        <w:rPr>
          <w:rStyle w:val="2fb"/>
          <w:rFonts w:ascii="Fb Fontext" w:hAnsi="Fb Fontext"/>
          <w:rtl/>
        </w:rPr>
        <w:t xml:space="preserve">חזקיה</w:t>
      </w:r>
      <w:r w:rsidR="00E9703F" w:rsidRPr="006F178A">
        <w:rPr>
          <w:rFonts w:ascii="Fb Fontext" w:hAnsi="Fb Fontext"/>
          <w:rtl/>
        </w:rPr>
        <w:t xml:space="preserve"> שמו, שאלמלא הוא נגנז ספר יחזקאל, שהיו דבריו סותרין דברי תורה. מה עשה? העלו לו שלש מאות גרבי שמן, וישב בעלייה, </w:t>
      </w:r>
      <w:ins w:id="91845" w:author="קלוד" w:date="2026-10-11T13:11:34Z">
        <w:r>
          <w:rPr>
            <w:rFonts w:ascii="Fb Fontext" w:hAnsi="Fb Fontext"/>
            <w:rtl/>
          </w:rPr>
          <w:t xml:space="preserve">ודרשן </w:t>
        </w:r>
        <w:r>
          <w:rPr>
            <w:rStyle w:val="afffffe"/>
            <w:rFonts w:ascii="Fb Fontext" w:hAnsi="Fb Fontext"/>
            <w:rtl/>
          </w:rPr>
          <w:t xml:space="preserve">עד שיישבם</w:t>
        </w:r>
        <w:r>
          <w:rPr>
            <w:rFonts w:ascii="Fb Fontext" w:hAnsi="Fb Fontext"/>
            <w:rtl/>
          </w:rPr>
          <w:t xml:space="preserve">.</w:t>
        </w:r>
      </w:ins>
      <w:del w:id="91846" w:author="קלוד" w:date="2026-10-11T13:11:34Z">
        <w:r w:rsidR="00E9703F" w:rsidRPr="006F178A">
          <w:rPr>
            <w:rFonts w:ascii="Fb Fontext" w:hAnsi="Fb Fontext"/>
            <w:rtl/>
          </w:rPr>
          <w:delText xml:space="preserve">ודרשן.</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25" w:author="קלוד" w:date="2026-10-11T12:33:55Z"/>
        </w:rPr>
      </w:pPr>
      <w:ins w:id="91226" w:author="קלוד" w:date="2026-10-11T12:33:55Z">
        <w:r>
          <w:rPr>
            <w:color w:val="7B3F00"/>
          </w:rPr>
          <w:t xml:space="preserve">הפוסלים את התרומה - אוכל ראשון ושני, שאובין, ספר וידים</w:t>
        </w:r>
      </w:ins>
    </w:p>
    <w:p w:rsidR="00E9703F" w:rsidRPr="006F178A" w:rsidRDefault="00E9703F" w:rsidP="00E9703F">
      <w:pPr>
        <w:rPr>
          <w:rtl/>
        </w:rPr>
      </w:pPr>
      <w:r w:rsidRPr="006F178A">
        <w:rPr>
          <w:rStyle w:val="afffe"/>
          <w:rFonts w:ascii="Fb Fontext" w:hAnsi="Fb Fontext"/>
          <w:b/>
          <w:rtl/>
        </w:rPr>
        <w:t>א.</w:t>
      </w:r>
      <w:r w:rsidRPr="006F178A">
        <w:rPr>
          <w:rFonts w:ascii="Fb Fontext" w:hAnsi="Fb Fontext"/>
          <w:rtl/>
        </w:rPr>
        <w:t xml:space="preserve"> אלו פוסלין את התרומה:</w:t>
      </w:r>
      <w:r w:rsidRPr="006F178A">
        <w:rPr>
          <w:rStyle w:val="afffe"/>
          <w:rFonts w:ascii="Fb Fontext" w:hAnsi="Fb Fontext"/>
          <w:rtl/>
        </w:rPr>
        <w:t xml:space="preserve"> </w:t>
      </w:r>
      <w:r w:rsidRPr="006F178A">
        <w:rPr>
          <w:rStyle w:val="afffe"/>
          <w:rFonts w:ascii="Fb Fontext" w:hAnsi="Fb Fontext" w:hint="cs"/>
          <w:rtl/>
        </w:rPr>
        <w:t>א.</w:t>
      </w:r>
      <w:r w:rsidRPr="006F178A">
        <w:rPr>
          <w:rFonts w:ascii="Fb Fontext" w:hAnsi="Fb Fontext" w:hint="cs"/>
          <w:rtl/>
        </w:rPr>
        <w:t xml:space="preserve"> </w:t>
      </w:r>
      <w:r w:rsidRPr="006F178A">
        <w:rPr>
          <w:rFonts w:ascii="Fb Fontext" w:hAnsi="Fb Fontext"/>
          <w:rtl/>
        </w:rPr>
        <w:t>האוכל אוכל ראשון, והאוכל אוכל שני,</w:t>
      </w:r>
      <w:r w:rsidRPr="006F178A">
        <w:rPr>
          <w:rStyle w:val="afffe"/>
          <w:rFonts w:ascii="Fb Fontext" w:hAnsi="Fb Fontext"/>
          <w:rtl/>
        </w:rPr>
        <w:t xml:space="preserve"> </w:t>
      </w:r>
      <w:r w:rsidRPr="006F178A">
        <w:rPr>
          <w:rStyle w:val="afffe"/>
          <w:rFonts w:ascii="Fb Fontext" w:hAnsi="Fb Fontext" w:hint="cs"/>
          <w:rtl/>
        </w:rPr>
        <w:t>ב.</w:t>
      </w:r>
      <w:r w:rsidRPr="006F178A">
        <w:rPr>
          <w:rFonts w:ascii="Fb Fontext" w:hAnsi="Fb Fontext" w:hint="cs"/>
          <w:rtl/>
        </w:rPr>
        <w:t xml:space="preserve"> </w:t>
      </w:r>
      <w:r w:rsidRPr="006F178A">
        <w:rPr>
          <w:rFonts w:ascii="Fb Fontext" w:hAnsi="Fb Fontext"/>
          <w:rtl/>
        </w:rPr>
        <w:t>והשותה משקין טמאין,</w:t>
      </w:r>
      <w:r w:rsidRPr="006F178A">
        <w:rPr>
          <w:rStyle w:val="afffe"/>
          <w:rFonts w:ascii="Fb Fontext" w:hAnsi="Fb Fontext"/>
          <w:rtl/>
        </w:rPr>
        <w:t xml:space="preserve"> </w:t>
      </w:r>
      <w:r w:rsidRPr="006F178A">
        <w:rPr>
          <w:rStyle w:val="afffe"/>
          <w:rFonts w:ascii="Fb Fontext" w:hAnsi="Fb Fontext" w:hint="cs"/>
          <w:rtl/>
        </w:rPr>
        <w:t>ג.</w:t>
      </w:r>
      <w:r w:rsidRPr="006F178A">
        <w:rPr>
          <w:rFonts w:ascii="Fb Fontext" w:hAnsi="Fb Fontext" w:hint="cs"/>
          <w:rtl/>
        </w:rPr>
        <w:t xml:space="preserve"> </w:t>
      </w:r>
      <w:r w:rsidRPr="006F178A">
        <w:rPr>
          <w:rFonts w:ascii="Fb Fontext" w:hAnsi="Fb Fontext"/>
          <w:rtl/>
        </w:rPr>
        <w:t>והבא ראשו ורובו במים שאובין,</w:t>
      </w:r>
      <w:r w:rsidRPr="006F178A">
        <w:rPr>
          <w:rStyle w:val="afffe"/>
          <w:rFonts w:ascii="Fb Fontext" w:hAnsi="Fb Fontext"/>
          <w:rtl/>
        </w:rPr>
        <w:t xml:space="preserve"> </w:t>
      </w:r>
      <w:r w:rsidRPr="006F178A">
        <w:rPr>
          <w:rStyle w:val="afffe"/>
          <w:rFonts w:ascii="Fb Fontext" w:hAnsi="Fb Fontext" w:hint="cs"/>
          <w:rtl/>
        </w:rPr>
        <w:t>ד.</w:t>
      </w:r>
      <w:r w:rsidRPr="006F178A">
        <w:rPr>
          <w:rFonts w:ascii="Fb Fontext" w:hAnsi="Fb Fontext" w:hint="cs"/>
          <w:rtl/>
        </w:rPr>
        <w:t xml:space="preserve"> </w:t>
      </w:r>
      <w:r w:rsidRPr="006F178A">
        <w:rPr>
          <w:rFonts w:ascii="Fb Fontext" w:hAnsi="Fb Fontext"/>
          <w:rtl/>
        </w:rPr>
        <w:t xml:space="preserve">וטהור שנפלו על ראשו ורובו שלשה </w:t>
      </w:r>
      <w:r w:rsidRPr="00097464">
        <w:rPr>
          <w:rFonts w:ascii="Fb Fontext" w:hAnsi="Fb Fontext"/>
          <w:spacing w:val="-6"/>
          <w:rtl/>
        </w:rPr>
        <w:t>לוגין מים שאובין,</w:t>
      </w:r>
      <w:r w:rsidRPr="00097464">
        <w:rPr>
          <w:rStyle w:val="afffe"/>
          <w:rFonts w:ascii="Fb Fontext" w:hAnsi="Fb Fontext"/>
          <w:spacing w:val="-6"/>
          <w:rtl/>
        </w:rPr>
        <w:t xml:space="preserve"> </w:t>
      </w:r>
      <w:r w:rsidRPr="00097464">
        <w:rPr>
          <w:rStyle w:val="afffe"/>
          <w:rFonts w:ascii="Fb Fontext" w:hAnsi="Fb Fontext" w:hint="cs"/>
          <w:spacing w:val="-6"/>
          <w:rtl/>
        </w:rPr>
        <w:t>ה.</w:t>
      </w:r>
      <w:r w:rsidRPr="00097464">
        <w:rPr>
          <w:rFonts w:ascii="Fb Fontext" w:hAnsi="Fb Fontext" w:hint="cs"/>
          <w:spacing w:val="-6"/>
          <w:rtl/>
        </w:rPr>
        <w:t xml:space="preserve"> </w:t>
      </w:r>
      <w:r w:rsidRPr="00097464">
        <w:rPr>
          <w:rFonts w:ascii="Fb Fontext" w:hAnsi="Fb Fontext"/>
          <w:spacing w:val="-6"/>
          <w:rtl/>
        </w:rPr>
        <w:t>והספר,</w:t>
      </w:r>
      <w:r w:rsidRPr="00097464">
        <w:rPr>
          <w:rStyle w:val="afffe"/>
          <w:rFonts w:ascii="Fb Fontext" w:hAnsi="Fb Fontext"/>
          <w:spacing w:val="-6"/>
          <w:rtl/>
        </w:rPr>
        <w:t xml:space="preserve"> </w:t>
      </w:r>
      <w:r w:rsidRPr="00097464">
        <w:rPr>
          <w:rStyle w:val="afffe"/>
          <w:rFonts w:ascii="Fb Fontext" w:hAnsi="Fb Fontext" w:hint="cs"/>
          <w:spacing w:val="-6"/>
          <w:rtl/>
        </w:rPr>
        <w:t>ו.</w:t>
      </w:r>
      <w:r w:rsidRPr="00097464">
        <w:rPr>
          <w:rFonts w:ascii="Fb Fontext" w:hAnsi="Fb Fontext" w:hint="cs"/>
          <w:spacing w:val="-6"/>
          <w:rtl/>
        </w:rPr>
        <w:t xml:space="preserve"> </w:t>
      </w:r>
      <w:r w:rsidRPr="00097464">
        <w:rPr>
          <w:rFonts w:ascii="Fb Fontext" w:hAnsi="Fb Fontext"/>
          <w:spacing w:val="-6"/>
          <w:rtl/>
        </w:rPr>
        <w:t>והידים והטבול יום,</w:t>
      </w:r>
      <w:r w:rsidRPr="00097464">
        <w:rPr>
          <w:rStyle w:val="afffe"/>
          <w:rFonts w:ascii="Fb Fontext" w:hAnsi="Fb Fontext"/>
          <w:spacing w:val="-6"/>
          <w:rtl/>
        </w:rPr>
        <w:t xml:space="preserve"> </w:t>
      </w:r>
      <w:r w:rsidRPr="00097464">
        <w:rPr>
          <w:rStyle w:val="afffe"/>
          <w:rFonts w:ascii="Fb Fontext" w:hAnsi="Fb Fontext" w:hint="cs"/>
          <w:spacing w:val="-6"/>
          <w:rtl/>
        </w:rPr>
        <w:t>ז.</w:t>
      </w:r>
      <w:r w:rsidRPr="00097464">
        <w:rPr>
          <w:rFonts w:ascii="Fb Fontext" w:hAnsi="Fb Fontext" w:hint="cs"/>
          <w:spacing w:val="-6"/>
          <w:rtl/>
        </w:rPr>
        <w:t xml:space="preserve"> </w:t>
      </w:r>
      <w:r w:rsidRPr="00097464">
        <w:rPr>
          <w:rFonts w:ascii="Fb Fontext" w:hAnsi="Fb Fontext"/>
          <w:spacing w:val="-6"/>
          <w:rtl/>
        </w:rPr>
        <w:t>והאוכלים והכלים שנטמאו במשקין.</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יד.</w:t>
      </w:r>
    </w:p>
    <w:p w:rsidR="00E9703F" w:rsidRPr="006F178A" w:rsidRDefault="00E9703F" w:rsidP="00E9703F">
      <w:pPr>
        <w:rPr>
          <w:rtl/>
        </w:rPr>
      </w:pPr>
      <w:ins w:id="92241" w:author="מנוע מכני" w:date="2026-10-11T12:04:39Z">
        <w:ins w:id="91857" w:author="קלוד" w:date="2026-10-11T13:11:34Z">
          <w:r>
            <w:rPr>
              <w:rFonts w:ascii="Fb Fontext" w:hAnsi="Fb Fontext"/>
              <w:rtl/>
            </w:rPr>
            <w:t xml:space="preserve">התנא</w:t>
          </w:r>
        </w:ins>
        <w:del w:id="91858" w:author="קלוד" w:date="2026-10-11T13:11:34Z">
          <w:r>
            <w:rPr>
              <w:rFonts w:ascii="Fb Fontext" w:hAnsi="Fb Fontext"/>
              <w:rtl/>
            </w:rPr>
            <w:delText xml:space="preserve">זה</w:delText>
          </w:r>
        </w:del>
      </w:ins>
      <w:del w:id="92242" w:author="מנוע מכני" w:date="2026-10-11T12:04:39Z">
        <w:r w:rsidRPr="006F178A">
          <w:rPr>
            <w:rFonts w:ascii="Fb Fontext" w:hAnsi="Fb Fontext"/>
            <w:rtl/>
          </w:rPr>
          <w:delText xml:space="preserve">האי</w:delText>
        </w:r>
      </w:del>
      <w:r w:rsidRPr="006F178A">
        <w:rPr>
          <w:rFonts w:ascii="Fb Fontext" w:hAnsi="Fb Fontext"/>
          <w:rtl/>
        </w:rPr>
        <w:t xml:space="preserve"> </w:t>
      </w:r>
      <w:ins w:id="91855" w:author="קלוד" w:date="2026-10-11T13:11:34Z">
        <w:r>
          <w:rPr>
            <w:rFonts w:ascii="Fb Fontext" w:hAnsi="Fb Fontext"/>
            <w:rtl/>
          </w:rPr>
          <w:t xml:space="preserve">שסובר</w:t>
        </w:r>
      </w:ins>
      <w:del w:id="91856" w:author="קלוד" w:date="2026-10-11T13:11:34Z">
        <w:r w:rsidRPr="006F178A">
          <w:rPr>
            <w:rFonts w:ascii="Fb Fontext" w:hAnsi="Fb Fontext"/>
            <w:rtl/>
          </w:rPr>
          <w:delText xml:space="preserve">תנא</w:delText>
        </w:r>
      </w:del>
      <w:r w:rsidRPr="006F178A">
        <w:rPr>
          <w:rFonts w:ascii="Fb Fontext" w:hAnsi="Fb Fontext"/>
          <w:rtl/>
        </w:rPr>
        <w:t xml:space="preserve"> </w:t>
      </w:r>
      <w:ins w:id="91853" w:author="קלוד" w:date="2026-10-11T13:11:34Z">
        <w:r>
          <w:rPr>
            <w:rFonts w:ascii="Fb Fontext" w:hAnsi="Fb Fontext" w:hint="cs"/>
            <w:rtl/>
          </w:rPr>
          <w:t xml:space="preserve">שהאוכל</w:t>
        </w:r>
      </w:ins>
      <w:del w:id="91854" w:author="קלוד" w:date="2026-10-11T13:11:34Z">
        <w:r w:rsidRPr="006F178A">
          <w:rPr>
            <w:rFonts w:ascii="Fb Fontext" w:hAnsi="Fb Fontext" w:hint="cs"/>
            <w:rtl/>
          </w:rPr>
          <w:delText xml:space="preserve">דה</w:delText>
        </w:r>
        <w:r w:rsidRPr="006F178A">
          <w:rPr>
            <w:rFonts w:ascii="Fb Fontext" w:hAnsi="Fb Fontext"/>
            <w:rtl/>
          </w:rPr>
          <w:delText xml:space="preserve">אוכל</w:delText>
        </w:r>
      </w:del>
      <w:r w:rsidRPr="006F178A">
        <w:rPr>
          <w:rFonts w:ascii="Fb Fontext" w:hAnsi="Fb Fontext"/>
          <w:rtl/>
        </w:rPr>
        <w:t xml:space="preserve"> אוכל ראשון והאוכל אוכל שני - </w:t>
      </w:r>
      <w:ins w:id="91851" w:author="קלוד" w:date="2026-10-11T13:11:34Z">
        <w:r>
          <w:rPr>
            <w:rFonts w:ascii="Fb Fontext" w:hAnsi="Fb Fontext"/>
            <w:rtl/>
          </w:rPr>
          <w:t xml:space="preserve">פוסל</w:t>
        </w:r>
      </w:ins>
      <w:del w:id="91852" w:author="קלוד" w:date="2026-10-11T13:11:34Z">
        <w:r w:rsidRPr="006F178A">
          <w:rPr>
            <w:rFonts w:ascii="Fb Fontext" w:hAnsi="Fb Fontext"/>
            <w:rtl/>
          </w:rPr>
          <w:delText xml:space="preserve">מפסל</w:delText>
        </w:r>
      </w:del>
      <w:r w:rsidRPr="006F178A">
        <w:rPr>
          <w:rFonts w:ascii="Fb Fontext" w:hAnsi="Fb Fontext"/>
          <w:rtl/>
        </w:rPr>
        <w:t xml:space="preserve"> </w:t>
      </w:r>
      <w:ins w:id="91849" w:author="קלוד" w:date="2026-10-11T13:11:34Z">
        <w:r>
          <w:rPr>
            <w:rFonts w:ascii="Fb Fontext" w:hAnsi="Fb Fontext"/>
            <w:rtl/>
          </w:rPr>
          <w:t xml:space="preserve">ואינו</w:t>
        </w:r>
      </w:ins>
      <w:del w:id="91850" w:author="קלוד" w:date="2026-10-11T13:11:34Z">
        <w:r w:rsidRPr="006F178A">
          <w:rPr>
            <w:rFonts w:ascii="Fb Fontext" w:hAnsi="Fb Fontext"/>
            <w:rtl/>
          </w:rPr>
          <w:delText xml:space="preserve">פסלי,</w:delText>
        </w:r>
      </w:del>
      <w:r w:rsidRPr="006F178A">
        <w:rPr>
          <w:rFonts w:ascii="Fb Fontext" w:hAnsi="Fb Fontext"/>
          <w:rtl/>
        </w:rPr>
        <w:t xml:space="preserve"> </w:t>
      </w:r>
      <w:ins w:id="91847" w:author="קלוד" w:date="2026-10-11T13:11:34Z">
        <w:r>
          <w:rPr>
            <w:rFonts w:ascii="Fb Fontext" w:hAnsi="Fb Fontext"/>
            <w:rtl/>
          </w:rPr>
          <w:t xml:space="preserve">מטמא:</w:t>
        </w:r>
      </w:ins>
      <w:del w:id="91848" w:author="קלוד" w:date="2026-10-11T13:11:34Z">
        <w:r w:rsidRPr="006F178A">
          <w:rPr>
            <w:rFonts w:ascii="Fb Fontext" w:hAnsi="Fb Fontext"/>
            <w:rtl/>
          </w:rPr>
          <w:delText xml:space="preserve">טמויי </w:delText>
        </w:r>
        <w:r w:rsidRPr="006F178A">
          <w:rPr>
            <w:rFonts w:ascii="Fb Fontext" w:hAnsi="Fb Fontext"/>
            <w:rtl/>
          </w:rPr>
          <w:delText xml:space="preserve">לא</w:delText>
        </w:r>
        <w:r w:rsidRPr="006F178A">
          <w:rPr>
            <w:rFonts w:ascii="Fb Fontext" w:hAnsi="Fb Fontext"/>
            <w:rtl/>
          </w:rPr>
          <w:delText xml:space="preserve"> מטמו.</w:delText>
        </w:r>
      </w:del>
    </w:p>
    <w:p w:rsidR="00E9703F" w:rsidRPr="006F178A" w:rsidRDefault="00E9703F" w:rsidP="00E9703F">
      <w:pPr>
        <w:rPr>
          <w:rtl/>
        </w:rPr>
      </w:pPr>
      <w:r w:rsidRPr="006F178A">
        <w:rPr>
          <w:rStyle w:val="2fb"/>
          <w:rtl/>
        </w:rPr>
        <w:t xml:space="preserve">רבי</w:t>
      </w:r>
      <w:r w:rsidRPr="006F178A">
        <w:rPr>
          <w:rtl/>
        </w:rPr>
        <w:t xml:space="preserve"> יהושע </w:t>
      </w:r>
      <w:ins w:id="91865" w:author="קלוד" w:date="2026-10-11T13:11:34Z">
        <w:r>
          <w:rPr>
            <w:rtl/>
          </w:rPr>
          <w:t xml:space="preserve">היא,</w:t>
        </w:r>
      </w:ins>
      <w:del w:id="91866" w:author="קלוד" w:date="2026-10-11T13:11:34Z">
        <w:r w:rsidRPr="006F178A">
          <w:rPr>
            <w:rtl/>
          </w:rPr>
          <w:delText xml:space="preserve">היא</w:delText>
        </w:r>
      </w:del>
      <w:r w:rsidRPr="006F178A">
        <w:rPr>
          <w:rtl/>
        </w:rPr>
        <w:t xml:space="preserve"> </w:t>
      </w:r>
      <w:ins w:id="95089" w:author="מנוע מכני" w:date="2026-10-11T12:04:39Z">
        <w:ins w:id="91863" w:author="קלוד" w:date="2026-10-11T13:11:34Z">
          <w:r>
            <w:rPr>
              <w:rtl/>
            </w:rPr>
            <w:t xml:space="preserve">שסובר:</w:t>
          </w:r>
        </w:ins>
        <w:del w:id="91864" w:author="קלוד" w:date="2026-10-11T13:11:34Z">
          <w:r>
            <w:rPr>
              <w:rtl/>
            </w:rPr>
            <w:delText xml:space="preserve">דסבר</w:delText>
          </w:r>
        </w:del>
      </w:ins>
      <w:del w:id="95090" w:author="מנוע מכני" w:date="2026-10-11T12:04:39Z">
        <w:r w:rsidRPr="006F178A">
          <w:rPr>
            <w:rtl/>
          </w:rPr>
          <w:delText xml:space="preserve">דס"ל</w:delText>
        </w:r>
      </w:del>
      <w:r w:rsidRPr="006F178A">
        <w:rPr>
          <w:rtl/>
        </w:rPr>
        <w:t xml:space="preserve"> האוכל אוכל ראשון ואוכל שני</w:t>
      </w:r>
      <w:r w:rsidRPr="006F178A">
        <w:rPr>
          <w:rFonts w:hint="cs"/>
          <w:rtl/>
        </w:rPr>
        <w:t xml:space="preserve"> </w:t>
      </w:r>
      <w:ins w:id="91861" w:author="קלוד" w:date="2026-10-11T13:11:34Z">
        <w:r>
          <w:rPr>
            <w:rtl/>
          </w:rPr>
          <w:t xml:space="preserve">- שני; </w:t>
        </w:r>
        <w:r>
          <w:rPr>
            <w:rStyle w:val="afffffe"/>
            <w:rtl/>
          </w:rPr>
          <w:t xml:space="preserve">אוכל</w:t>
        </w:r>
      </w:ins>
      <w:del w:id="91862" w:author="קלוד" w:date="2026-10-11T13:11:34Z">
        <w:r w:rsidRPr="006F178A">
          <w:rPr>
            <w:rtl/>
          </w:rPr>
          <w:delText xml:space="preserve">שני,</w:delText>
        </w:r>
      </w:del>
      <w:r w:rsidRPr="006F178A">
        <w:rPr>
          <w:rtl/>
        </w:rPr>
        <w:t xml:space="preserve"> שלישי</w:t>
      </w:r>
      <w:r w:rsidRPr="006F178A">
        <w:rPr>
          <w:rFonts w:hint="cs"/>
          <w:rtl/>
        </w:rPr>
        <w:t xml:space="preserve"> [בחולין על טהרת תרומה]</w:t>
      </w:r>
      <w:ins w:id="91859" w:author="קלוד" w:date="2026-10-11T13:11:34Z">
        <w:r>
          <w:rPr>
            <w:rtl/>
          </w:rPr>
          <w:t xml:space="preserve"> - </w:t>
        </w:r>
      </w:ins>
      <w:del w:id="91860" w:author="קלוד" w:date="2026-10-11T13:11:34Z">
        <w:r w:rsidRPr="006F178A">
          <w:rPr>
            <w:rtl/>
          </w:rPr>
          <w:delText xml:space="preserve"> </w:delText>
        </w:r>
      </w:del>
      <w:r w:rsidRPr="006F178A">
        <w:rPr>
          <w:rtl/>
        </w:rPr>
        <w:t xml:space="preserve">שני לקודש ואין שני לתרומה.</w:t>
      </w:r>
    </w:p>
    <w:p w:rsidR="00E9703F" w:rsidRPr="00097464" w:rsidRDefault="00E9703F" w:rsidP="00E9703F">
      <w:pPr>
        <w:rPr>
          <w:spacing w:val="-4"/>
          <w:rtl/>
        </w:rPr>
      </w:pPr>
      <w:r w:rsidRPr="00097464">
        <w:rPr>
          <w:rFonts w:ascii="Fb Fontext" w:hAnsi="Fb Fontext"/>
          <w:spacing w:val="-4"/>
          <w:sz w:val="20"/>
          <w:rtl/>
        </w:rPr>
        <w:t xml:space="preserve">ולא </w:t>
      </w:r>
      <w:r w:rsidRPr="00097464">
        <w:rPr>
          <w:rStyle w:val="2fb"/>
          <w:rFonts w:ascii="Fb Fontext" w:hAnsi="Fb Fontext"/>
          <w:spacing w:val="-4"/>
          <w:sz w:val="20"/>
          <w:rtl/>
        </w:rPr>
        <w:t xml:space="preserve">כר"א</w:t>
      </w:r>
      <w:r w:rsidRPr="00097464">
        <w:rPr>
          <w:rFonts w:ascii="Fb Fontext" w:hAnsi="Fb Fontext"/>
          <w:spacing w:val="-4"/>
          <w:sz w:val="20"/>
          <w:rtl/>
        </w:rPr>
        <w:t xml:space="preserve"> </w:t>
      </w:r>
      <w:ins w:id="91875" w:author="קלוד" w:date="2026-10-11T13:11:34Z">
        <w:r>
          <w:rPr>
            <w:rFonts w:ascii="Fb Fontext" w:hAnsi="Fb Fontext"/>
            <w:spacing w:val="-4"/>
            <w:sz w:val="20"/>
            <w:rtl/>
          </w:rPr>
          <w:t xml:space="preserve">שחולק</w:t>
        </w:r>
      </w:ins>
      <w:del w:id="91876" w:author="קלוד" w:date="2026-10-11T13:11:34Z">
        <w:r w:rsidRPr="00097464">
          <w:rPr>
            <w:rFonts w:ascii="Fb Fontext" w:hAnsi="Fb Fontext"/>
            <w:spacing w:val="-4"/>
            <w:sz w:val="20"/>
            <w:rtl/>
          </w:rPr>
          <w:delText xml:space="preserve">דפליג</w:delText>
        </w:r>
      </w:del>
      <w:r w:rsidRPr="00097464">
        <w:rPr>
          <w:rFonts w:ascii="Fb Fontext" w:hAnsi="Fb Fontext"/>
          <w:spacing w:val="-4"/>
          <w:sz w:val="20"/>
          <w:rtl/>
        </w:rPr>
        <w:t xml:space="preserve"> </w:t>
      </w:r>
      <w:ins w:id="95091" w:author="מנוע מכני" w:date="2026-10-11T12:04:39Z">
        <w:ins w:id="91873" w:author="קלוד" w:date="2026-10-11T13:11:34Z">
          <w:r>
            <w:rPr>
              <w:rFonts w:ascii="Fb Fontext" w:hAnsi="Fb Fontext"/>
              <w:spacing w:val="-4"/>
              <w:sz w:val="20"/>
              <w:rtl/>
            </w:rPr>
            <w:t xml:space="preserve">וסובר</w:t>
          </w:r>
        </w:ins>
        <w:del w:id="91874" w:author="קלוד" w:date="2026-10-11T13:11:34Z">
          <w:r>
            <w:rPr>
              <w:rFonts w:ascii="Fb Fontext" w:hAnsi="Fb Fontext"/>
              <w:spacing w:val="-4"/>
              <w:sz w:val="20"/>
              <w:rtl/>
            </w:rPr>
            <w:delText xml:space="preserve">וסבר</w:delText>
          </w:r>
        </w:del>
      </w:ins>
      <w:del w:id="95092" w:author="מנוע מכני" w:date="2026-10-11T12:04:39Z">
        <w:r w:rsidRPr="00097464">
          <w:rPr>
            <w:rFonts w:ascii="Fb Fontext" w:hAnsi="Fb Fontext"/>
            <w:spacing w:val="-4"/>
            <w:sz w:val="20"/>
            <w:rtl/>
          </w:rPr>
          <w:delText xml:space="preserve">וס"ל</w:delText>
        </w:r>
      </w:del>
      <w:r w:rsidRPr="00097464">
        <w:rPr>
          <w:rFonts w:ascii="Fb Fontext" w:hAnsi="Fb Fontext"/>
          <w:spacing w:val="-4"/>
          <w:sz w:val="20"/>
          <w:rtl/>
        </w:rPr>
        <w:t xml:space="preserve"> </w:t>
      </w:r>
      <w:ins w:id="91871" w:author="קלוד" w:date="2026-10-11T13:11:34Z">
        <w:r>
          <w:rPr>
            <w:rFonts w:ascii="Fb Fontext" w:hAnsi="Fb Fontext"/>
            <w:spacing w:val="-4"/>
            <w:sz w:val="20"/>
            <w:rtl/>
          </w:rPr>
          <w:t xml:space="preserve">שהאוכל</w:t>
        </w:r>
      </w:ins>
      <w:del w:id="91872" w:author="קלוד" w:date="2026-10-11T13:11:34Z">
        <w:r w:rsidRPr="00097464">
          <w:rPr>
            <w:rFonts w:ascii="Fb Fontext" w:hAnsi="Fb Fontext"/>
            <w:spacing w:val="-4"/>
            <w:sz w:val="20"/>
            <w:rtl/>
          </w:rPr>
          <w:delText xml:space="preserve">דהאוכל</w:delText>
        </w:r>
      </w:del>
      <w:r w:rsidRPr="00097464">
        <w:rPr>
          <w:rFonts w:ascii="Fb Fontext" w:hAnsi="Fb Fontext"/>
          <w:spacing w:val="-4"/>
          <w:sz w:val="20"/>
          <w:rtl/>
        </w:rPr>
        <w:t xml:space="preserve"> אוכל </w:t>
      </w:r>
      <w:ins w:id="91869" w:author="קלוד" w:date="2026-10-11T13:11:34Z">
        <w:r>
          <w:rPr>
            <w:rFonts w:ascii="Fb Fontext" w:hAnsi="Fb Fontext"/>
            <w:spacing w:val="-4"/>
            <w:sz w:val="20"/>
            <w:rtl/>
          </w:rPr>
          <w:t xml:space="preserve">ראשון -</w:t>
        </w:r>
      </w:ins>
      <w:del w:id="91870" w:author="קלוד" w:date="2026-10-11T13:11:34Z">
        <w:r w:rsidRPr="00097464">
          <w:rPr>
            <w:rFonts w:ascii="Fb Fontext" w:hAnsi="Fb Fontext"/>
            <w:spacing w:val="-4"/>
            <w:sz w:val="20"/>
            <w:rtl/>
          </w:rPr>
          <w:delText xml:space="preserve">ראשון</w:delText>
        </w:r>
      </w:del>
      <w:r w:rsidRPr="00097464">
        <w:rPr>
          <w:rFonts w:ascii="Fb Fontext" w:hAnsi="Fb Fontext"/>
          <w:spacing w:val="-4"/>
          <w:sz w:val="20"/>
          <w:rtl/>
        </w:rPr>
        <w:t xml:space="preserve"> ראשון, ואוכל אוכל </w:t>
      </w:r>
      <w:ins w:id="91867" w:author="קלוד" w:date="2026-10-11T13:11:34Z">
        <w:r>
          <w:rPr>
            <w:rFonts w:ascii="Fb Fontext" w:hAnsi="Fb Fontext"/>
            <w:spacing w:val="-4"/>
            <w:sz w:val="20"/>
            <w:rtl/>
          </w:rPr>
          <w:t xml:space="preserve">שני -</w:t>
        </w:r>
      </w:ins>
      <w:del w:id="91868" w:author="קלוד" w:date="2026-10-11T13:11:34Z">
        <w:r w:rsidRPr="00097464">
          <w:rPr>
            <w:rFonts w:ascii="Fb Fontext" w:hAnsi="Fb Fontext"/>
            <w:spacing w:val="-4"/>
            <w:sz w:val="20"/>
            <w:rtl/>
          </w:rPr>
          <w:delText xml:space="preserve">שני</w:delText>
        </w:r>
      </w:del>
      <w:r w:rsidRPr="00097464">
        <w:rPr>
          <w:rFonts w:ascii="Fb Fontext" w:hAnsi="Fb Fontext"/>
          <w:spacing w:val="-4"/>
          <w:sz w:val="20"/>
          <w:rtl/>
        </w:rPr>
        <w:t xml:space="preserve"> שני, אוכל שלישי - שלישי.</w:t>
      </w:r>
    </w:p>
    <w:p w:rsidR="00E9703F" w:rsidRPr="006F178A" w:rsidRDefault="00E9703F" w:rsidP="00E9703F">
      <w:pPr>
        <w:rPr>
          <w:rStyle w:val="afffe"/>
          <w:rFonts w:ascii="Fb Fontext" w:hAnsi="Fb Fontext"/>
          <w:rtl/>
        </w:rPr>
      </w:pPr>
      <w:r w:rsidRPr="006F178A">
        <w:rPr>
          <w:rStyle w:val="afffe"/>
          <w:rFonts w:ascii="Fb Fontext" w:hAnsi="Fb Fontext"/>
          <w:rtl/>
        </w:rPr>
        <w:t>אוכל אוכל ראשון, ואוכל אוכל שני.</w:t>
      </w:r>
    </w:p>
    <w:p w:rsidR="00E9703F" w:rsidRPr="009757B9" w:rsidRDefault="00E9703F" w:rsidP="00E9703F">
      <w:pPr>
        <w:rPr>
          <w:rFonts w:cs="Guttman Vilna"/>
          <w:b/>
          <w:bCs/>
          <w:rtl/>
        </w:rPr>
      </w:pPr>
      <w:r w:rsidRPr="006F178A">
        <w:rPr>
          <w:rtl/>
        </w:rPr>
        <w:t xml:space="preserve">גזרו </w:t>
      </w:r>
      <w:ins w:id="92243" w:author="מנוע מכני" w:date="2026-10-11T12:04:39Z">
        <w:r>
          <w:rPr>
            <w:rtl/>
          </w:rPr>
          <w:t xml:space="preserve">בו</w:t>
        </w:r>
      </w:ins>
      <w:del w:id="92244" w:author="מנוע מכני" w:date="2026-10-11T12:04:39Z">
        <w:r w:rsidRPr="006F178A">
          <w:rPr>
            <w:rtl/>
          </w:rPr>
          <w:delText xml:space="preserve">ביה</w:delText>
        </w:r>
      </w:del>
      <w:r w:rsidRPr="006F178A">
        <w:rPr>
          <w:rtl/>
        </w:rPr>
        <w:t xml:space="preserve"> </w:t>
      </w:r>
      <w:ins w:id="91903" w:author="קלוד" w:date="2026-10-11T13:11:34Z">
        <w:r>
          <w:rPr>
            <w:rtl/>
          </w:rPr>
          <w:t xml:space="preserve">חכמים</w:t>
        </w:r>
      </w:ins>
      <w:del w:id="91904" w:author="קלוד" w:date="2026-10-11T13:11:34Z">
        <w:r w:rsidRPr="006F178A">
          <w:rPr>
            <w:rtl/>
          </w:rPr>
          <w:delText xml:space="preserve">רבנן</w:delText>
        </w:r>
      </w:del>
      <w:r w:rsidRPr="006F178A">
        <w:rPr>
          <w:rtl/>
        </w:rPr>
        <w:t xml:space="preserve"> טומאה - </w:t>
      </w:r>
      <w:ins w:id="91901" w:author="קלוד" w:date="2026-10-11T13:11:34Z">
        <w:r>
          <w:rPr>
            <w:rtl/>
          </w:rPr>
          <w:t xml:space="preserve">שפעמים</w:t>
        </w:r>
      </w:ins>
      <w:del w:id="91902" w:author="קלוד" w:date="2026-10-11T13:11:34Z">
        <w:r w:rsidRPr="006F178A">
          <w:rPr>
            <w:rtl/>
          </w:rPr>
          <w:delText xml:space="preserve">ד</w:delText>
        </w:r>
        <w:r>
          <w:rPr>
            <w:rtl/>
          </w:rPr>
          <w:delText xml:space="preserve">פעמים</w:delText>
        </w:r>
      </w:del>
      <w:r w:rsidRPr="006F178A">
        <w:rPr>
          <w:rtl/>
        </w:rPr>
        <w:t xml:space="preserve"> </w:t>
      </w:r>
      <w:ins w:id="91899" w:author="קלוד" w:date="2026-10-11T13:11:34Z">
        <w:r>
          <w:rPr>
            <w:rtl/>
          </w:rPr>
          <w:t xml:space="preserve">אוכל</w:t>
        </w:r>
      </w:ins>
      <w:del w:id="91900" w:author="קלוד" w:date="2026-10-11T13:11:34Z">
        <w:r w:rsidRPr="006F178A">
          <w:rPr>
            <w:rtl/>
          </w:rPr>
          <w:delText xml:space="preserve">דאכיל</w:delText>
        </w:r>
      </w:del>
      <w:r w:rsidRPr="006F178A">
        <w:rPr>
          <w:rtl/>
        </w:rPr>
        <w:t xml:space="preserve"> אוכלין טמאין, </w:t>
      </w:r>
      <w:ins w:id="91897" w:author="קלוד" w:date="2026-10-11T13:11:34Z">
        <w:r>
          <w:rPr>
            <w:rtl/>
          </w:rPr>
          <w:t xml:space="preserve">ולוקח</w:t>
        </w:r>
      </w:ins>
      <w:del w:id="91898" w:author="קלוד" w:date="2026-10-11T13:11:34Z">
        <w:r w:rsidRPr="006F178A">
          <w:rPr>
            <w:rtl/>
          </w:rPr>
          <w:delText xml:space="preserve">ושקיל</w:delText>
        </w:r>
      </w:del>
      <w:r w:rsidRPr="006F178A">
        <w:rPr>
          <w:rtl/>
        </w:rPr>
        <w:t xml:space="preserve"> משקין </w:t>
      </w:r>
      <w:ins w:id="91895" w:author="קלוד" w:date="2026-10-11T13:11:34Z">
        <w:r>
          <w:rPr>
            <w:rtl/>
          </w:rPr>
          <w:t xml:space="preserve">של</w:t>
        </w:r>
      </w:ins>
      <w:del w:id="91896" w:author="קלוד" w:date="2026-10-11T13:11:34Z">
        <w:r w:rsidRPr="006F178A">
          <w:rPr>
            <w:rtl/>
          </w:rPr>
          <w:delText xml:space="preserve">דתרומה</w:delText>
        </w:r>
      </w:del>
      <w:r w:rsidRPr="006F178A">
        <w:rPr>
          <w:rtl/>
        </w:rPr>
        <w:t xml:space="preserve"> </w:t>
      </w:r>
      <w:ins w:id="91893" w:author="קלוד" w:date="2026-10-11T13:11:34Z">
        <w:r>
          <w:rPr>
            <w:rtl/>
          </w:rPr>
          <w:t xml:space="preserve">תרומה ונותן</w:t>
        </w:r>
      </w:ins>
      <w:del w:id="91894" w:author="קלוד" w:date="2026-10-11T13:11:34Z">
        <w:r w:rsidRPr="006F178A">
          <w:rPr>
            <w:rtl/>
          </w:rPr>
          <w:delText xml:space="preserve">ושדי</w:delText>
        </w:r>
      </w:del>
      <w:r w:rsidRPr="006F178A">
        <w:rPr>
          <w:rtl/>
        </w:rPr>
        <w:t xml:space="preserve"> </w:t>
      </w:r>
      <w:ins w:id="95871" w:author="מנוע מכני" w:date="2026-10-11T12:04:39Z">
        <w:r>
          <w:rPr>
            <w:rtl/>
          </w:rPr>
          <w:t xml:space="preserve">לפיו</w:t>
        </w:r>
      </w:ins>
      <w:del w:id="95872" w:author="מנוע מכני" w:date="2026-10-11T12:04:39Z">
        <w:r w:rsidRPr="006F178A">
          <w:rPr>
            <w:rtl/>
          </w:rPr>
          <w:delText xml:space="preserve">לפומיה</w:delText>
        </w:r>
      </w:del>
      <w:r w:rsidRPr="006F178A">
        <w:rPr>
          <w:rtl/>
        </w:rPr>
        <w:t xml:space="preserve">, </w:t>
      </w:r>
      <w:ins w:id="91891" w:author="קלוד" w:date="2026-10-11T13:11:34Z">
        <w:r>
          <w:rPr>
            <w:rtl/>
          </w:rPr>
          <w:t xml:space="preserve">ופוסלם.</w:t>
        </w:r>
      </w:ins>
      <w:del w:id="91892" w:author="קלוד" w:date="2026-10-11T13:11:34Z">
        <w:r w:rsidRPr="006F178A">
          <w:rPr>
            <w:rtl/>
          </w:rPr>
          <w:delText xml:space="preserve">ופסיל </w:delText>
        </w:r>
        <w:r>
          <w:rPr>
            <w:rtl/>
          </w:rPr>
          <w:delText xml:space="preserve">להם</w:delText>
        </w:r>
        <w:r w:rsidRPr="006F178A">
          <w:rPr>
            <w:rtl/>
          </w:rPr>
          <w:delText xml:space="preserve">.</w:delText>
        </w:r>
      </w:del>
      <w:ins w:id="94245" w:author="מנוע מכני" w:date="2026-10-11T12:04:39Z"/>
      <w:del w:id="94246" w:author="מנוע מכני" w:date="2026-10-11T12:04:39Z">
        <w:r w:rsidRPr="006F178A">
          <w:rPr>
            <w:rtl/>
          </w:rPr>
          <w:delText xml:space="preserve">להו</w:delText>
        </w:r>
      </w:del>
      <w:r w:rsidRPr="006F178A">
        <w:rPr>
          <w:rtl/>
        </w:rPr>
        <w:t xml:space="preserve"> וכן להיפך </w:t>
      </w:r>
      <w:ins w:id="91889" w:author="קלוד" w:date="2026-10-11T13:11:34Z">
        <w:r>
          <w:rPr>
            <w:rStyle w:val="afffffe"/>
            <w:rtl/>
          </w:rPr>
          <w:t xml:space="preserve">בשותה</w:t>
        </w:r>
        <w:r>
          <w:rPr>
            <w:rtl/>
          </w:rPr>
          <w:t xml:space="preserve"> משקין </w:t>
        </w:r>
        <w:r>
          <w:rPr>
            <w:rStyle w:val="afffffe"/>
            <w:rtl/>
          </w:rPr>
          <w:t xml:space="preserve">טמאין</w:t>
        </w:r>
        <w:r>
          <w:rPr>
            <w:rtl/>
          </w:rPr>
          <w:t xml:space="preserve">.</w:t>
        </w:r>
      </w:ins>
      <w:del w:id="91890" w:author="קלוד" w:date="2026-10-11T13:11:34Z">
        <w:r w:rsidRPr="006F178A">
          <w:rPr>
            <w:rtl/>
          </w:rPr>
          <w:delText xml:space="preserve">במשקין.</w:delText>
        </w:r>
      </w:del>
      <w:r w:rsidRPr="006F178A">
        <w:rPr>
          <w:rFonts w:hint="cs"/>
          <w:rtl/>
        </w:rPr>
        <w:t xml:space="preserve"> -</w:t>
      </w:r>
      <w:ins w:id="91887" w:author="קלוד" w:date="2026-10-11T13:11:34Z">
        <w:r>
          <w:rPr>
            <w:rFonts w:hint="cs"/>
            <w:rtl/>
          </w:rPr>
          <w:t xml:space="preserve"> </w:t>
        </w:r>
        <w:r>
          <w:rPr>
            <w:rStyle w:val="afffffe"/>
            <w:rFonts w:hint="cs"/>
            <w:rtl/>
          </w:rPr>
          <w:t xml:space="preserve">ונמנו בנפרד,</w:t>
        </w:r>
        <w:r>
          <w:rPr>
            <w:rFonts w:hint="cs"/>
            <w:rtl/>
          </w:rPr>
          <w:t xml:space="preserve"> </w:t>
        </w:r>
      </w:ins>
      <w:del w:id="91888" w:author="קלוד" w:date="2026-10-11T13:11:34Z">
        <w:r w:rsidRPr="006F178A">
          <w:rPr>
            <w:rFonts w:hint="cs"/>
            <w:rtl/>
          </w:rPr>
          <w:delText xml:space="preserve"> </w:delText>
        </w:r>
      </w:del>
      <w:r w:rsidRPr="006F178A">
        <w:rPr>
          <w:rtl/>
        </w:rPr>
        <w:t xml:space="preserve">וקמ"ל</w:t>
      </w:r>
      <w:r w:rsidRPr="006F178A">
        <w:rPr>
          <w:rtl/>
        </w:rPr>
        <w:t xml:space="preserve"> </w:t>
      </w:r>
      <w:ins w:id="91885" w:author="קלוד" w:date="2026-10-11T13:11:34Z">
        <w:r>
          <w:rPr>
            <w:rtl/>
          </w:rPr>
          <w:t xml:space="preserve">שלא</w:t>
        </w:r>
      </w:ins>
      <w:del w:id="91886" w:author="קלוד" w:date="2026-10-11T13:11:34Z">
        <w:r w:rsidRPr="006F178A">
          <w:rPr>
            <w:rtl/>
          </w:rPr>
          <w:delText xml:space="preserve">דלא</w:delText>
        </w:r>
      </w:del>
      <w:r w:rsidRPr="006F178A">
        <w:rPr>
          <w:rtl/>
        </w:rPr>
        <w:t xml:space="preserve"> </w:t>
      </w:r>
      <w:ins w:id="91883" w:author="קלוד" w:date="2026-10-11T13:11:34Z">
        <w:r>
          <w:rPr>
            <w:rtl/>
          </w:rPr>
          <w:t xml:space="preserve">אומרים</w:t>
        </w:r>
      </w:ins>
      <w:del w:id="91884" w:author="קלוד" w:date="2026-10-11T13:11:34Z">
        <w:r>
          <w:rPr>
            <w:rtl/>
          </w:rPr>
          <w:delText xml:space="preserve">אמרי'</w:delText>
        </w:r>
      </w:del>
      <w:r w:rsidRPr="006F178A">
        <w:rPr>
          <w:rtl/>
        </w:rPr>
        <w:t xml:space="preserve"> </w:t>
      </w:r>
      <w:ins w:id="91881" w:author="קלוד" w:date="2026-10-11T13:11:34Z">
        <w:r>
          <w:rPr>
            <w:rtl/>
          </w:rPr>
          <w:t xml:space="preserve">זה</w:t>
        </w:r>
      </w:ins>
      <w:del w:id="91882" w:author="קלוד" w:date="2026-10-11T13:11:34Z">
        <w:r w:rsidRPr="006F178A">
          <w:rPr>
            <w:rtl/>
          </w:rPr>
          <w:delText xml:space="preserve">הא</w:delText>
        </w:r>
      </w:del>
      <w:r w:rsidRPr="006F178A">
        <w:rPr>
          <w:rtl/>
        </w:rPr>
        <w:t xml:space="preserve"> </w:t>
      </w:r>
      <w:ins w:id="91879" w:author="קלוד" w:date="2026-10-11T13:11:34Z">
        <w:r>
          <w:rPr>
            <w:rtl/>
          </w:rPr>
          <w:t xml:space="preserve">מצוי</w:t>
        </w:r>
      </w:ins>
      <w:del w:id="91880" w:author="קלוד" w:date="2026-10-11T13:11:34Z">
        <w:r w:rsidRPr="006F178A">
          <w:rPr>
            <w:rtl/>
          </w:rPr>
          <w:delText xml:space="preserve">שכיח</w:delText>
        </w:r>
      </w:del>
      <w:r w:rsidRPr="006F178A">
        <w:rPr>
          <w:rtl/>
        </w:rPr>
        <w:t xml:space="preserve"> </w:t>
      </w:r>
      <w:ins w:id="91877" w:author="קלוד" w:date="2026-10-11T13:11:34Z">
        <w:r>
          <w:rPr>
            <w:rtl/>
          </w:rPr>
          <w:t xml:space="preserve">וזה</w:t>
        </w:r>
      </w:ins>
      <w:del w:id="91878" w:author="קלוד" w:date="2026-10-11T13:11:34Z">
        <w:r w:rsidRPr="006F178A">
          <w:rPr>
            <w:rtl/>
          </w:rPr>
          <w:delText xml:space="preserve">והא</w:delText>
        </w:r>
      </w:del>
      <w:r w:rsidRPr="006F178A">
        <w:rPr>
          <w:rtl/>
        </w:rPr>
        <w:t xml:space="preserve"> </w:t>
      </w:r>
      <w:r w:rsidRPr="006F178A">
        <w:rPr>
          <w:rtl/>
        </w:rPr>
        <w:t xml:space="preserve">לא</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23" w:author="קלוד" w:date="2026-10-11T12:33:55Z"/>
        </w:rPr>
      </w:pPr>
      <w:ins w:id="91224" w:author="קלוד" w:date="2026-10-11T12:33:55Z">
        <w:r>
          <w:rPr>
            <w:color w:val="7B3F00"/>
          </w:rPr>
          <w:t xml:space="preserve">הבא ראשו ורובו במים שאובין - גזירה</w:t>
        </w:r>
      </w:ins>
    </w:p>
    <w:p w:rsidR="00E9703F" w:rsidRPr="006F178A" w:rsidRDefault="00E9703F" w:rsidP="00E9703F">
      <w:pPr>
        <w:rPr>
          <w:rStyle w:val="afffe"/>
          <w:rFonts w:ascii="Fb Fontext" w:hAnsi="Fb Fontext"/>
          <w:rtl/>
        </w:rPr>
      </w:pPr>
      <w:r w:rsidRPr="006F178A">
        <w:rPr>
          <w:rStyle w:val="afffe"/>
          <w:rFonts w:ascii="Fb Fontext" w:hAnsi="Fb Fontext"/>
          <w:rtl/>
        </w:rPr>
        <w:t>והבא ראשו ורובו במים שאובין.</w:t>
      </w:r>
    </w:p>
    <w:p w:rsidR="00E9703F" w:rsidRPr="006061D7" w:rsidRDefault="00E9703F" w:rsidP="00E9703F">
      <w:pPr>
        <w:rPr>
          <w:rtl/>
        </w:rPr>
      </w:pPr>
      <w:r w:rsidRPr="006061D7">
        <w:rPr>
          <w:rtl/>
        </w:rPr>
        <w:t xml:space="preserve">גזרו </w:t>
      </w:r>
      <w:ins w:id="92245" w:author="מנוע מכני" w:date="2026-10-11T12:04:39Z">
        <w:r>
          <w:rPr>
            <w:rtl/>
          </w:rPr>
          <w:t xml:space="preserve">בו</w:t>
        </w:r>
      </w:ins>
      <w:del w:id="92246" w:author="מנוע מכני" w:date="2026-10-11T12:04:39Z">
        <w:r w:rsidRPr="006061D7">
          <w:rPr>
            <w:rtl/>
          </w:rPr>
          <w:delText xml:space="preserve">ביה</w:delText>
        </w:r>
      </w:del>
      <w:r w:rsidRPr="006061D7">
        <w:rPr>
          <w:rtl/>
        </w:rPr>
        <w:t xml:space="preserve"> </w:t>
      </w:r>
      <w:ins w:id="91905" w:author="קלוד" w:date="2026-10-11T13:11:34Z">
        <w:r>
          <w:rPr>
            <w:rtl/>
          </w:rPr>
          <w:t xml:space="preserve">חכמים</w:t>
        </w:r>
      </w:ins>
      <w:del w:id="91906" w:author="קלוד" w:date="2026-10-11T13:11:34Z">
        <w:r w:rsidRPr="006061D7">
          <w:rPr>
            <w:rtl/>
          </w:rPr>
          <w:delText xml:space="preserve">רבנן</w:delText>
        </w:r>
      </w:del>
      <w:r w:rsidRPr="006061D7">
        <w:rPr>
          <w:rtl/>
        </w:rPr>
        <w:t xml:space="preserve"> טומאה כיוון שהתחילו לעשות מים שאובין קבע</w:t>
      </w:r>
      <w:r w:rsidRPr="006061D7">
        <w:rPr>
          <w:rFonts w:hint="cs"/>
          <w:rtl/>
        </w:rPr>
        <w:t>,</w:t>
      </w:r>
      <w:r w:rsidRPr="006061D7">
        <w:rPr>
          <w:rtl/>
        </w:rPr>
        <w:t xml:space="preserve"> אחר ש</w:t>
      </w:r>
      <w:r w:rsidRPr="006061D7">
        <w:rPr>
          <w:rFonts w:hint="cs"/>
          <w:rtl/>
        </w:rPr>
        <w:t>נהגו לרחוץ בהם אחר הטבילה במי</w:t>
      </w:r>
      <w:r w:rsidRPr="006061D7">
        <w:rPr>
          <w:rtl/>
        </w:rPr>
        <w:t xml:space="preserve"> מערות מכונסין וסרוחין.</w:t>
      </w:r>
    </w:p>
    <w:p>
      <w:pPr>
        <w:pStyle w:val="38"/>
        <w:rPr>
          <w:ins w:id="96656" w:author="מנוע מכני" w:date="2026-10-11T12:04:39Z"/>
        </w:rPr>
      </w:pPr>
      <w:r w:rsidRPr="006F178A">
        <w:tab/>
        <w:t xml:space="preserve">אביי:</w:t>
      </w:r>
    </w:p>
    <w:p w:rsidR="00E9703F" w:rsidRPr="006F178A" w:rsidRDefault="00E9703F" w:rsidP="00E9703F">
      <w:pPr>
        <w:rPr>
          <w:rtl/>
        </w:rPr>
      </w:pPr>
      <w:del w:id="96657" w:author="מנוע מכני" w:date="2026-10-11T12:04:39Z">
        <w:r w:rsidRPr="006F178A">
          <w:rPr>
            <w:rFonts w:ascii="Fb Fontext" w:hAnsi="Fb Fontext"/>
            <w:rtl/>
          </w:rPr>
          <w:tab/>
          <w:delText xml:space="preserve"> </w:delText>
        </w:r>
      </w:del>
      <w:r w:rsidRPr="006F178A">
        <w:rPr>
          <w:rFonts w:ascii="Fb Fontext" w:hAnsi="Fb Fontext"/>
          <w:rtl/>
        </w:rPr>
        <w:tab/>
        <w:t xml:space="preserve">שהיו </w:t>
      </w:r>
      <w:ins w:id="91909" w:author="קלוד" w:date="2026-10-11T13:11:34Z">
        <w:r>
          <w:rPr>
            <w:rFonts w:ascii="Fb Fontext" w:hAnsi="Fb Fontext"/>
            <w:rtl/>
          </w:rPr>
          <w:t xml:space="preserve">אומרים:</w:t>
        </w:r>
      </w:ins>
      <w:del w:id="91910" w:author="קלוד" w:date="2026-10-11T13:11:34Z">
        <w:r w:rsidRPr="006F178A">
          <w:rPr>
            <w:rFonts w:ascii="Fb Fontext" w:hAnsi="Fb Fontext"/>
            <w:rtl/>
          </w:rPr>
          <w:tab/>
          <w:delText xml:space="preserve">אומרים</w:delText>
        </w:r>
      </w:del>
      <w:r w:rsidRPr="006F178A">
        <w:rPr>
          <w:rFonts w:ascii="Fb Fontext" w:hAnsi="Fb Fontext" w:hint="cs"/>
          <w:rtl/>
        </w:rPr>
        <w:t xml:space="preserve"> </w:t>
      </w:r>
      <w:r w:rsidRPr="006F178A">
        <w:rPr>
          <w:rFonts w:ascii="Fb Fontext" w:hAnsi="Fb Fontext"/>
          <w:rtl/>
        </w:rPr>
        <w:t xml:space="preserve">לא</w:t>
      </w:r>
      <w:r w:rsidRPr="006F178A">
        <w:rPr>
          <w:rFonts w:ascii="Fb Fontext" w:hAnsi="Fb Fontext"/>
          <w:rtl/>
        </w:rPr>
        <w:t xml:space="preserve"> </w:t>
      </w:r>
      <w:ins w:id="91907" w:author="קלוד" w:date="2026-10-11T13:11:34Z">
        <w:r>
          <w:rPr>
            <w:rFonts w:ascii="Fb Fontext" w:hAnsi="Fb Fontext"/>
            <w:rtl/>
          </w:rPr>
          <w:t xml:space="preserve">אלו </w:t>
        </w:r>
        <w:r>
          <w:rPr>
            <w:rStyle w:val="afffffe"/>
            <w:rFonts w:ascii="Fb Fontext" w:hAnsi="Fb Fontext"/>
            <w:rtl/>
          </w:rPr>
          <w:t xml:space="preserve">המערות</w:t>
        </w:r>
      </w:ins>
      <w:del w:id="91908" w:author="קלוד" w:date="2026-10-11T13:11:34Z">
        <w:r w:rsidRPr="006F178A">
          <w:rPr>
            <w:rFonts w:ascii="Fb Fontext" w:hAnsi="Fb Fontext"/>
            <w:rtl/>
          </w:rPr>
          <w:delText xml:space="preserve">אלו</w:delText>
        </w:r>
      </w:del>
      <w:r w:rsidRPr="006F178A">
        <w:rPr>
          <w:rFonts w:ascii="Fb Fontext" w:hAnsi="Fb Fontext"/>
          <w:rtl/>
        </w:rPr>
        <w:t xml:space="preserve"> מטהרין - אלא </w:t>
      </w:r>
      <w:r w:rsidRPr="006F178A">
        <w:rPr>
          <w:rFonts w:ascii="Fb Fontext" w:hAnsi="Fb Fontext"/>
          <w:b/>
          <w:bCs/>
          <w:rtl/>
        </w:rPr>
        <w:t xml:space="preserve">אלו ואלו </w:t>
      </w:r>
      <w:r w:rsidRPr="006F178A">
        <w:rPr>
          <w:rFonts w:ascii="Fb Fontext" w:hAnsi="Fb Fontext"/>
          <w:rtl/>
        </w:rPr>
        <w:t>מטהרין.</w:t>
      </w:r>
    </w:p>
    <w:p w:rsidR="00E9703F" w:rsidRPr="006F178A" w:rsidRDefault="00E9703F" w:rsidP="00E9703F">
      <w:pPr>
        <w:rPr>
          <w:rtl/>
        </w:rPr>
      </w:pPr>
      <w:ins w:id="91925" w:author="קלוד" w:date="2026-10-11T13:11:34Z">
        <w:r>
          <w:rPr>
            <w:rStyle w:val="2fb"/>
            <w:rtl/>
          </w:rPr>
          <w:t xml:space="preserve">רבא:</w:t>
        </w:r>
      </w:ins>
      <w:del w:id="91926" w:author="קלוד" w:date="2026-10-11T13:11:34Z">
        <w:r w:rsidRPr="006F178A">
          <w:rPr>
            <w:rStyle w:val="2fb"/>
            <w:rtl/>
          </w:rPr>
          <w:tab/>
          <w:delText xml:space="preserve">רבא</w:delText>
        </w:r>
      </w:del>
      <w:r w:rsidRPr="006F178A">
        <w:rPr>
          <w:rtl/>
        </w:rPr>
        <w:tab/>
        <w:t xml:space="preserve"> </w:t>
      </w:r>
      <w:ins w:id="92247" w:author="מנוע מכני" w:date="2026-10-11T12:04:39Z">
        <w:ins w:id="91923" w:author="קלוד" w:date="2026-10-11T13:11:34Z">
          <w:r>
            <w:rPr>
              <w:rtl/>
            </w:rPr>
            <w:t xml:space="preserve">אין</w:t>
          </w:r>
        </w:ins>
        <w:del w:id="91924" w:author="קלוד" w:date="2026-10-11T13:11:34Z">
          <w:r>
            <w:rPr>
              <w:rtl/>
            </w:rPr>
            <w:delText xml:space="preserve">למה</w:delText>
          </w:r>
        </w:del>
      </w:ins>
      <w:del w:id="92248" w:author="מנוע מכני" w:date="2026-10-11T12:04:39Z">
        <w:r w:rsidRPr="006F178A">
          <w:rPr>
            <w:rtl/>
          </w:rPr>
          <w:tab/>
          <w:delText xml:space="preserve">למאי</w:delText>
        </w:r>
      </w:del>
      <w:r w:rsidRPr="006F178A">
        <w:rPr>
          <w:rtl/>
        </w:rPr>
        <w:tab/>
        <w:t xml:space="preserve"> </w:t>
      </w:r>
      <w:ins w:id="91921" w:author="קלוד" w:date="2026-10-11T13:11:34Z">
        <w:r>
          <w:rPr>
            <w:rtl/>
          </w:rPr>
          <w:t xml:space="preserve">בזה</w:t>
        </w:r>
      </w:ins>
      <w:del w:id="91922" w:author="קלוד" w:date="2026-10-11T13:11:34Z">
        <w:r w:rsidRPr="006F178A">
          <w:rPr>
            <w:rtl/>
          </w:rPr>
          <w:tab/>
          <w:delText xml:space="preserve">נפק"מ</w:delText>
        </w:r>
      </w:del>
      <w:r w:rsidRPr="006F178A">
        <w:rPr>
          <w:rtl/>
        </w:rPr>
        <w:tab/>
        <w:t xml:space="preserve"> </w:t>
      </w:r>
      <w:ins w:id="91919" w:author="קלוד" w:date="2026-10-11T13:11:34Z">
        <w:r>
          <w:rPr>
            <w:rtl/>
          </w:rPr>
          <w:t xml:space="preserve">נפק"מ,</w:t>
        </w:r>
      </w:ins>
      <w:del w:id="91920" w:author="קלוד" w:date="2026-10-11T13:11:34Z">
        <w:r w:rsidRPr="006F178A">
          <w:rPr>
            <w:rtl/>
          </w:rPr>
          <w:tab/>
          <w:delText xml:space="preserve">סו"ס</w:delText>
        </w:r>
      </w:del>
      <w:r w:rsidRPr="006F178A">
        <w:rPr>
          <w:rtl/>
        </w:rPr>
        <w:tab/>
        <w:t xml:space="preserve"> </w:t>
      </w:r>
      <w:ins w:id="92249" w:author="מנוע מכני" w:date="2026-10-11T12:04:39Z">
        <w:ins w:id="91917" w:author="קלוד" w:date="2026-10-11T13:11:34Z">
          <w:r>
            <w:rPr>
              <w:rtl/>
            </w:rPr>
            <w:t xml:space="preserve">שסו"ס טובלים באלו;</w:t>
          </w:r>
        </w:ins>
        <w:del w:id="91918" w:author="קלוד" w:date="2026-10-11T13:11:34Z">
          <w:r>
            <w:rPr>
              <w:rtl/>
            </w:rPr>
            <w:delText xml:space="preserve">מאלו</w:delText>
          </w:r>
        </w:del>
      </w:ins>
      <w:del w:id="92250" w:author="מנוע מכני" w:date="2026-10-11T12:04:39Z">
        <w:r w:rsidRPr="006F178A">
          <w:rPr>
            <w:rtl/>
          </w:rPr>
          <w:tab/>
          <w:delText xml:space="preserve">מהני</w:delText>
        </w:r>
      </w:del>
      <w:r w:rsidRPr="006F178A">
        <w:rPr>
          <w:rtl/>
        </w:rPr>
        <w:tab/>
        <w:t xml:space="preserve"> אלא שהיו </w:t>
      </w:r>
      <w:ins w:id="91915" w:author="קלוד" w:date="2026-10-11T13:11:34Z">
        <w:r>
          <w:rPr>
            <w:rtl/>
          </w:rPr>
          <w:t xml:space="preserve">אומרים:</w:t>
        </w:r>
      </w:ins>
      <w:del w:id="91916" w:author="קלוד" w:date="2026-10-11T13:11:34Z">
        <w:r w:rsidRPr="006F178A">
          <w:rPr>
            <w:rtl/>
          </w:rPr>
          <w:tab/>
          <w:delText xml:space="preserve">אומרין</w:delText>
        </w:r>
      </w:del>
      <w:r w:rsidRPr="006F178A">
        <w:rPr>
          <w:rtl/>
        </w:rPr>
        <w:tab/>
        <w:t xml:space="preserve"> </w:t>
      </w:r>
      <w:r w:rsidRPr="006F178A">
        <w:rPr>
          <w:rtl/>
        </w:rPr>
        <w:tab/>
        <w:t xml:space="preserve">לא</w:t>
      </w:r>
      <w:r w:rsidRPr="006F178A">
        <w:rPr>
          <w:rtl/>
        </w:rPr>
        <w:tab/>
        <w:t xml:space="preserve"> אלו</w:t>
      </w:r>
      <w:ins w:id="91913" w:author="קלוד" w:date="2026-10-11T13:11:34Z">
        <w:r>
          <w:rPr>
            <w:rtl/>
          </w:rPr>
          <w:t xml:space="preserve"> מטהרין, </w:t>
        </w:r>
      </w:ins>
      <w:del w:id="91914" w:author="קלוד" w:date="2026-10-11T13:11:34Z">
        <w:r w:rsidRPr="006F178A">
          <w:rPr>
            <w:rtl/>
          </w:rPr>
          <w:tab/>
          <w:delText xml:space="preserve"> </w:delText>
        </w:r>
      </w:del>
      <w:r w:rsidRPr="006F178A">
        <w:rPr>
          <w:rtl/>
        </w:rPr>
        <w:tab/>
        <w:t xml:space="preserve">אלא אלו </w:t>
      </w:r>
      <w:ins w:id="91911" w:author="קלוד" w:date="2026-10-11T13:11:34Z">
        <w:r>
          <w:rPr>
            <w:rStyle w:val="afffffe"/>
            <w:rtl/>
          </w:rPr>
          <w:t xml:space="preserve">השאובין</w:t>
        </w:r>
        <w:r>
          <w:rPr>
            <w:rtl/>
          </w:rPr>
          <w:t xml:space="preserve">.</w:t>
        </w:r>
      </w:ins>
      <w:del w:id="91912" w:author="קלוד" w:date="2026-10-11T13:11:34Z">
        <w:r w:rsidRPr="006F178A">
          <w:rPr>
            <w:rtl/>
          </w:rPr>
          <w:tab/>
          <w:delText xml:space="preserve">מטהרין.</w:delText>
        </w:r>
      </w:del>
    </w:p>
    <w:p>
      <w:pPr>
        <w:pStyle w:val="afffff8"/>
        <w:rPr>
          <w:ins w:id="91221" w:author="קלוד" w:date="2026-10-11T12:33:55Z"/>
        </w:rPr>
      </w:pPr>
      <w:ins w:id="91222" w:author="קלוד" w:date="2026-10-11T12:33:55Z">
        <w:r>
          <w:rPr>
            <w:color w:val="7B3F00"/>
          </w:rPr>
          <w:t xml:space="preserve">שלשה לוגין שאובין על ראשו ורובו - גזירה</w:t>
        </w:r>
      </w:ins>
    </w:p>
    <w:p w:rsidR="00E9703F" w:rsidRDefault="00E9703F" w:rsidP="00E9703F">
      <w:pPr>
        <w:rPr>
          <w:rtl/>
        </w:rPr>
      </w:pPr>
      <w:r w:rsidRPr="006061D7">
        <w:rPr>
          <w:rtl/>
        </w:rPr>
        <w:t xml:space="preserve">וטהור שנפלו על ראשו ורובו שלשה לוגין מים שאובין</w:t>
      </w:r>
      <w:ins w:id="91939" w:author="קלוד" w:date="2026-10-11T13:11:34Z">
        <w:r>
          <w:rPr>
            <w:rtl/>
          </w:rPr>
          <w:t xml:space="preserve"> - </w:t>
        </w:r>
      </w:ins>
      <w:del w:id="91940" w:author="קלוד" w:date="2026-10-11T13:11:34Z">
        <w:r w:rsidRPr="006061D7">
          <w:rPr>
            <w:rtl/>
          </w:rPr>
          <w:delText xml:space="preserve"> </w:delText>
        </w:r>
      </w:del>
      <w:r w:rsidRPr="006061D7">
        <w:rPr>
          <w:rtl/>
        </w:rPr>
        <w:t xml:space="preserve">גזרו </w:t>
      </w:r>
      <w:ins w:id="91937" w:author="קלוד" w:date="2026-10-11T13:11:34Z">
        <w:r>
          <w:rPr>
            <w:rtl/>
          </w:rPr>
          <w:t xml:space="preserve">חכמים,</w:t>
        </w:r>
      </w:ins>
      <w:del w:id="91938" w:author="קלוד" w:date="2026-10-11T13:11:34Z">
        <w:r w:rsidRPr="006061D7">
          <w:rPr>
            <w:rtl/>
          </w:rPr>
          <w:delText xml:space="preserve">רבנן</w:delText>
        </w:r>
      </w:del>
      <w:r w:rsidRPr="006061D7">
        <w:rPr>
          <w:rtl/>
        </w:rPr>
        <w:t xml:space="preserve"> </w:t>
      </w:r>
      <w:ins w:id="94567" w:author="מנוע מכני" w:date="2026-10-11T12:04:39Z">
        <w:ins w:id="91935" w:author="קלוד" w:date="2026-10-11T13:11:34Z">
          <w:r>
            <w:rPr>
              <w:rtl/>
            </w:rPr>
            <w:t xml:space="preserve">שאם</w:t>
          </w:r>
        </w:ins>
        <w:del w:id="91936" w:author="קלוד" w:date="2026-10-11T13:11:34Z">
          <w:r>
            <w:rPr>
              <w:rtl/>
            </w:rPr>
            <w:delText xml:space="preserve">דאם</w:delText>
          </w:r>
        </w:del>
        <w:r>
          <w:rPr>
            <w:rtl/>
          </w:rPr>
          <w:t xml:space="preserve"> </w:t>
        </w:r>
      </w:ins>
      <w:del w:id="94568" w:author="מנוע מכני" w:date="2026-10-11T12:04:39Z">
        <w:r w:rsidRPr="006061D7">
          <w:rPr>
            <w:rtl/>
          </w:rPr>
          <w:delText xml:space="preserve">דאי </w:delText>
        </w:r>
      </w:del>
      <w:r w:rsidRPr="006061D7">
        <w:rPr>
          <w:rtl/>
        </w:rPr>
        <w:t xml:space="preserve">לא</w:t>
      </w:r>
      <w:r w:rsidRPr="006061D7">
        <w:rPr>
          <w:rtl/>
        </w:rPr>
        <w:t xml:space="preserve"> </w:t>
      </w:r>
      <w:ins w:id="91933" w:author="קלוד" w:date="2026-10-11T13:11:34Z">
        <w:r>
          <w:rPr>
            <w:rStyle w:val="afffffe"/>
            <w:rtl/>
          </w:rPr>
          <w:t xml:space="preserve">גזירה</w:t>
        </w:r>
        <w:r>
          <w:rPr>
            <w:rtl/>
          </w:rPr>
          <w:t xml:space="preserve"> זו</w:t>
        </w:r>
      </w:ins>
      <w:del w:id="91934" w:author="קלוד" w:date="2026-10-11T13:11:34Z">
        <w:r w:rsidRPr="006061D7">
          <w:rPr>
            <w:rtl/>
          </w:rPr>
          <w:delText xml:space="preserve">הא</w:delText>
        </w:r>
      </w:del>
      <w:r w:rsidRPr="006061D7">
        <w:rPr>
          <w:rtl/>
        </w:rPr>
        <w:t xml:space="preserve"> - </w:t>
      </w:r>
      <w:r w:rsidRPr="006061D7">
        <w:rPr>
          <w:rtl/>
        </w:rPr>
        <w:t xml:space="preserve">לא</w:t>
      </w:r>
      <w:r w:rsidRPr="006061D7">
        <w:rPr>
          <w:rtl/>
        </w:rPr>
        <w:t xml:space="preserve"> </w:t>
      </w:r>
      <w:ins w:id="95873" w:author="מנוע מכני" w:date="2026-10-11T12:04:39Z">
        <w:r>
          <w:rPr>
            <w:rtl/>
          </w:rPr>
          <w:t xml:space="preserve">עומדת</w:t>
        </w:r>
      </w:ins>
      <w:del w:id="95874" w:author="מנוע מכני" w:date="2026-10-11T12:04:39Z">
        <w:r w:rsidRPr="006061D7">
          <w:rPr>
            <w:rtl/>
          </w:rPr>
          <w:delText xml:space="preserve">קיימא</w:delText>
        </w:r>
      </w:del>
      <w:r w:rsidRPr="006061D7">
        <w:rPr>
          <w:rtl/>
        </w:rPr>
        <w:t xml:space="preserve"> </w:t>
      </w:r>
      <w:ins w:id="91931" w:author="קלוד" w:date="2026-10-11T13:11:34Z">
        <w:r>
          <w:rPr>
            <w:rtl/>
          </w:rPr>
          <w:t xml:space="preserve">זו</w:t>
        </w:r>
      </w:ins>
      <w:del w:id="91932" w:author="קלוד" w:date="2026-10-11T13:11:34Z">
        <w:r w:rsidRPr="006061D7">
          <w:rPr>
            <w:rtl/>
          </w:rPr>
          <w:delText xml:space="preserve">הא</w:delText>
        </w:r>
      </w:del>
      <w:r w:rsidRPr="006061D7">
        <w:rPr>
          <w:rtl/>
        </w:rPr>
        <w:t xml:space="preserve"> </w:t>
      </w:r>
      <w:ins w:id="91929" w:author="קלוד" w:date="2026-10-11T13:11:34Z">
        <w:r>
          <w:rPr>
            <w:rtl/>
          </w:rPr>
          <w:t xml:space="preserve">[של</w:t>
        </w:r>
      </w:ins>
      <w:del w:id="91930" w:author="קלוד" w:date="2026-10-11T13:11:34Z">
        <w:r w:rsidRPr="006061D7">
          <w:rPr>
            <w:rtl/>
          </w:rPr>
          <w:delText xml:space="preserve">[דראשו</w:delText>
        </w:r>
      </w:del>
      <w:r w:rsidRPr="006061D7">
        <w:rPr>
          <w:rtl/>
        </w:rPr>
        <w:t xml:space="preserve"> </w:t>
      </w:r>
      <w:ins w:id="91927" w:author="קלוד" w:date="2026-10-11T13:11:34Z">
        <w:r>
          <w:rPr>
            <w:rtl/>
          </w:rPr>
          <w:t xml:space="preserve">ראשו ורובו].</w:t>
        </w:r>
      </w:ins>
      <w:del w:id="91928" w:author="קלוד" w:date="2026-10-11T13:11:34Z">
        <w:r w:rsidRPr="006061D7">
          <w:rPr>
            <w:rtl/>
          </w:rPr>
          <w:delText xml:space="preserve">ורובו]</w:delText>
        </w:r>
      </w:del>
    </w:p>
    <w:p>
      <w:pPr>
        <w:pStyle w:val="afffff8"/>
        <w:rPr>
          <w:ins w:id="91219" w:author="קלוד" w:date="2026-10-11T12:33:55Z"/>
        </w:rPr>
      </w:pPr>
      <w:ins w:id="91220" w:author="קלוד" w:date="2026-10-11T12:33:55Z">
        <w:r>
          <w:rPr>
            <w:color w:val="7B3F00"/>
          </w:rPr>
          <w:t xml:space="preserve">גזירות פסול תרומה - ספר, ידים, טבול יום ומשקין</w:t>
        </w:r>
      </w:ins>
    </w:p>
    <w:p w:rsidR="00E9703F" w:rsidRPr="006F178A" w:rsidRDefault="00E9703F" w:rsidP="00E9703F">
      <w:pPr>
        <w:rPr>
          <w:rtl/>
        </w:rPr>
      </w:pPr>
      <w:ins w:id="91955" w:author="קלוד" w:date="2026-10-11T13:11:34Z">
        <w:r>
          <w:rPr>
            <w:rStyle w:val="afffe"/>
            <w:rFonts w:ascii="Fb Fontext" w:hAnsi="Fb Fontext"/>
            <w:rtl/>
          </w:rPr>
          <w:t xml:space="preserve">וספר -</w:t>
        </w:r>
      </w:ins>
      <w:del w:id="91956" w:author="קלוד" w:date="2026-10-11T13:11:34Z">
        <w:r w:rsidRPr="006F178A">
          <w:rPr>
            <w:rStyle w:val="afffe"/>
            <w:rFonts w:ascii="Fb Fontext" w:hAnsi="Fb Fontext"/>
            <w:rtl/>
          </w:rPr>
          <w:delText xml:space="preserve">וספר</w:delText>
        </w:r>
      </w:del>
      <w:r w:rsidRPr="006F178A">
        <w:rPr>
          <w:rtl/>
        </w:rPr>
        <w:t xml:space="preserve"> גזרו </w:t>
      </w:r>
      <w:ins w:id="92251" w:author="מנוע מכני" w:date="2026-10-11T12:04:39Z">
        <w:r>
          <w:rPr>
            <w:rtl/>
          </w:rPr>
          <w:t xml:space="preserve">בו</w:t>
        </w:r>
      </w:ins>
      <w:del w:id="92252" w:author="מנוע מכני" w:date="2026-10-11T12:04:39Z">
        <w:r w:rsidRPr="006F178A">
          <w:rPr>
            <w:rtl/>
          </w:rPr>
          <w:delText xml:space="preserve">ביה</w:delText>
        </w:r>
      </w:del>
      <w:r w:rsidRPr="006F178A">
        <w:rPr>
          <w:rtl/>
        </w:rPr>
        <w:t xml:space="preserve"> </w:t>
      </w:r>
      <w:ins w:id="91953" w:author="קלוד" w:date="2026-10-11T13:11:34Z">
        <w:r>
          <w:rPr>
            <w:rtl/>
          </w:rPr>
          <w:t xml:space="preserve">חכמים</w:t>
        </w:r>
      </w:ins>
      <w:del w:id="91954" w:author="קלוד" w:date="2026-10-11T13:11:34Z">
        <w:r w:rsidRPr="006F178A">
          <w:rPr>
            <w:rtl/>
          </w:rPr>
          <w:delText xml:space="preserve">רבנן</w:delText>
        </w:r>
      </w:del>
      <w:r w:rsidRPr="006F178A">
        <w:rPr>
          <w:rtl/>
        </w:rPr>
        <w:t xml:space="preserve"> </w:t>
      </w:r>
      <w:ins w:id="91951" w:author="קלוד" w:date="2026-10-11T13:11:34Z">
        <w:r>
          <w:rPr>
            <w:rtl/>
          </w:rPr>
          <w:t xml:space="preserve">טומאה,</w:t>
        </w:r>
      </w:ins>
      <w:del w:id="91952" w:author="קלוד" w:date="2026-10-11T13:11:34Z">
        <w:r w:rsidRPr="006F178A">
          <w:rPr>
            <w:rtl/>
          </w:rPr>
          <w:delText xml:space="preserve">טומאה</w:delText>
        </w:r>
      </w:del>
      <w:r w:rsidRPr="006F178A">
        <w:rPr>
          <w:rtl/>
        </w:rPr>
        <w:t xml:space="preserve"> </w:t>
      </w:r>
      <w:ins w:id="91949" w:author="קלוד" w:date="2026-10-11T13:11:34Z">
        <w:r>
          <w:rPr>
            <w:rStyle w:val="2fb"/>
            <w:rtl/>
          </w:rPr>
          <w:t xml:space="preserve">כרב</w:t>
        </w:r>
      </w:ins>
      <w:del w:id="91950" w:author="קלוד" w:date="2026-10-11T13:11:34Z">
        <w:r w:rsidRPr="006F178A">
          <w:rPr>
            <w:rStyle w:val="2fb"/>
            <w:rtl/>
          </w:rPr>
          <w:delText xml:space="preserve">כדרב</w:delText>
        </w:r>
      </w:del>
      <w:r w:rsidRPr="006F178A">
        <w:rPr>
          <w:rtl/>
        </w:rPr>
        <w:t xml:space="preserve"> משרשיא: שלא יאמרו </w:t>
      </w:r>
      <w:ins w:id="91947" w:author="קלוד" w:date="2026-10-11T13:11:34Z">
        <w:r>
          <w:rPr>
            <w:rtl/>
          </w:rPr>
          <w:t xml:space="preserve">שמותר</w:t>
        </w:r>
      </w:ins>
      <w:del w:id="91948" w:author="קלוד" w:date="2026-10-11T13:11:34Z">
        <w:r w:rsidRPr="006F178A">
          <w:rPr>
            <w:rtl/>
          </w:rPr>
          <w:delText xml:space="preserve">דשרי</w:delText>
        </w:r>
      </w:del>
      <w:r w:rsidRPr="006F178A">
        <w:rPr>
          <w:rtl/>
        </w:rPr>
        <w:t xml:space="preserve"> להצניע </w:t>
      </w:r>
      <w:ins w:id="91945" w:author="קלוד" w:date="2026-10-11T13:11:34Z">
        <w:r>
          <w:rPr>
            <w:rStyle w:val="afffffe"/>
            <w:rtl/>
          </w:rPr>
          <w:t xml:space="preserve">תרומה</w:t>
        </w:r>
      </w:ins>
      <w:del w:id="91946" w:author="קלוד" w:date="2026-10-11T13:11:34Z">
        <w:r w:rsidRPr="006F178A">
          <w:rPr>
            <w:rtl/>
          </w:rPr>
          <w:delText xml:space="preserve">בס"ת</w:delText>
        </w:r>
      </w:del>
      <w:r w:rsidRPr="006F178A">
        <w:rPr>
          <w:rtl/>
        </w:rPr>
        <w:t xml:space="preserve"> </w:t>
      </w:r>
      <w:ins w:id="92253" w:author="מנוע מכני" w:date="2026-10-11T12:04:39Z">
        <w:ins w:id="91943" w:author="קלוד" w:date="2026-10-11T13:11:34Z">
          <w:r>
            <w:rPr>
              <w:rtl/>
            </w:rPr>
            <w:t xml:space="preserve">אצל ס"ת, שזה</w:t>
          </w:r>
        </w:ins>
        <w:del w:id="91944" w:author="קלוד" w:date="2026-10-11T13:11:34Z">
          <w:r>
            <w:rPr>
              <w:rtl/>
            </w:rPr>
            <w:delText xml:space="preserve">דזה</w:delText>
          </w:r>
        </w:del>
      </w:ins>
      <w:del w:id="92254" w:author="מנוע מכני" w:date="2026-10-11T12:04:39Z">
        <w:r w:rsidRPr="006F178A">
          <w:rPr>
            <w:rtl/>
          </w:rPr>
          <w:delText xml:space="preserve">דהאי</w:delText>
        </w:r>
      </w:del>
      <w:r w:rsidRPr="006F178A">
        <w:rPr>
          <w:rtl/>
        </w:rPr>
        <w:t xml:space="preserve"> קדש </w:t>
      </w:r>
      <w:ins w:id="92255" w:author="מנוע מכני" w:date="2026-10-11T12:04:39Z">
        <w:r>
          <w:rPr>
            <w:rtl/>
          </w:rPr>
          <w:t xml:space="preserve">וזה</w:t>
        </w:r>
      </w:ins>
      <w:del w:id="92256" w:author="מנוע מכני" w:date="2026-10-11T12:04:39Z">
        <w:r w:rsidRPr="006F178A">
          <w:rPr>
            <w:rtl/>
          </w:rPr>
          <w:delText xml:space="preserve">והאי</w:delText>
        </w:r>
      </w:del>
      <w:r w:rsidRPr="006F178A">
        <w:rPr>
          <w:rtl/>
        </w:rPr>
        <w:t xml:space="preserve"> </w:t>
      </w:r>
      <w:ins w:id="91941" w:author="קלוד" w:date="2026-10-11T13:11:34Z">
        <w:r>
          <w:rPr>
            <w:rtl/>
          </w:rPr>
          <w:t xml:space="preserve">קדש,</w:t>
        </w:r>
      </w:ins>
      <w:del w:id="91942" w:author="קלוד" w:date="2026-10-11T13:11:34Z">
        <w:r w:rsidRPr="006F178A">
          <w:rPr>
            <w:rtl/>
          </w:rPr>
          <w:delText xml:space="preserve">קדש</w:delText>
        </w:r>
      </w:del>
      <w:r w:rsidRPr="006F178A">
        <w:rPr>
          <w:rtl/>
        </w:rPr>
        <w:t xml:space="preserve"> והגיעו ספרים להפסד.</w:t>
      </w:r>
    </w:p>
    <w:p w:rsidR="00E9703F" w:rsidRPr="006F178A" w:rsidRDefault="00E9703F" w:rsidP="00E9703F">
      <w:pPr>
        <w:rPr>
          <w:rtl/>
        </w:rPr>
      </w:pPr>
      <w:r w:rsidRPr="006F178A">
        <w:rPr>
          <w:rStyle w:val="afffe"/>
          <w:rFonts w:ascii="Fb Fontext" w:hAnsi="Fb Fontext"/>
          <w:rtl/>
        </w:rPr>
        <w:t xml:space="preserve">והידים </w:t>
      </w:r>
      <w:r w:rsidRPr="006F178A">
        <w:rPr>
          <w:rtl/>
        </w:rPr>
        <w:t>- מפני שהידים עסקניות הן.</w:t>
      </w:r>
    </w:p>
    <w:p w:rsidR="00E9703F" w:rsidRPr="006061D7" w:rsidRDefault="00E9703F" w:rsidP="00E9703F">
      <w:pPr>
        <w:rPr>
          <w:rtl/>
        </w:rPr>
      </w:pPr>
      <w:r w:rsidRPr="006061D7">
        <w:rPr>
          <w:rtl/>
        </w:rPr>
        <w:t xml:space="preserve">ואף ידים הבאות מחמת ספר פוסלות את </w:t>
      </w:r>
      <w:ins w:id="91965" w:author="קלוד" w:date="2026-10-11T13:11:34Z">
        <w:r>
          <w:rPr>
            <w:rtl/>
          </w:rPr>
          <w:t xml:space="preserve">התרומה,</w:t>
        </w:r>
      </w:ins>
      <w:del w:id="91966" w:author="קלוד" w:date="2026-10-11T13:11:34Z">
        <w:r w:rsidRPr="006061D7">
          <w:rPr>
            <w:rtl/>
          </w:rPr>
          <w:delText xml:space="preserve">הת</w:delText>
        </w:r>
        <w:r w:rsidRPr="006061D7">
          <w:rPr>
            <w:rFonts w:hint="cs"/>
            <w:rtl/>
          </w:rPr>
          <w:delText xml:space="preserve">רומה</w:delText>
        </w:r>
      </w:del>
      <w:r w:rsidRPr="006061D7">
        <w:rPr>
          <w:rtl/>
        </w:rPr>
        <w:t xml:space="preserve"> </w:t>
      </w:r>
      <w:ins w:id="91963" w:author="קלוד" w:date="2026-10-11T13:11:34Z">
        <w:r>
          <w:rPr>
            <w:rStyle w:val="2fb"/>
            <w:rtl/>
          </w:rPr>
          <w:t xml:space="preserve">כרי"ו:</w:t>
        </w:r>
      </w:ins>
      <w:del w:id="91964" w:author="קלוד" w:date="2026-10-11T13:11:34Z">
        <w:r w:rsidRPr="006061D7">
          <w:rPr>
            <w:rStyle w:val="2fb"/>
            <w:rtl/>
          </w:rPr>
          <w:delText xml:space="preserve">כדרי"ו</w:delText>
        </w:r>
      </w:del>
      <w:r w:rsidRPr="006061D7">
        <w:rPr>
          <w:rtl/>
        </w:rPr>
        <w:t xml:space="preserve"> </w:t>
      </w:r>
      <w:ins w:id="91961" w:author="קלוד" w:date="2026-10-11T13:11:34Z">
        <w:r>
          <w:rPr>
            <w:rtl/>
          </w:rPr>
          <w:t xml:space="preserve">האוחז</w:t>
        </w:r>
      </w:ins>
      <w:del w:id="91962" w:author="קלוד" w:date="2026-10-11T13:11:34Z">
        <w:r w:rsidRPr="006061D7">
          <w:rPr>
            <w:rtl/>
          </w:rPr>
          <w:delText xml:space="preserve">דהאוחז</w:delText>
        </w:r>
      </w:del>
      <w:r w:rsidRPr="006061D7">
        <w:rPr>
          <w:rtl/>
        </w:rPr>
        <w:t xml:space="preserve"> ס"ת </w:t>
      </w:r>
      <w:ins w:id="91959" w:author="קלוד" w:date="2026-10-11T13:11:34Z">
        <w:r>
          <w:rPr>
            <w:rtl/>
          </w:rPr>
          <w:t xml:space="preserve">ערום </w:t>
        </w:r>
        <w:r>
          <w:rPr>
            <w:rStyle w:val="afffffe"/>
            <w:rtl/>
          </w:rPr>
          <w:t xml:space="preserve">בלא כיסוי</w:t>
        </w:r>
        <w:r>
          <w:rPr>
            <w:rtl/>
          </w:rPr>
          <w:t xml:space="preserve"> -</w:t>
        </w:r>
      </w:ins>
      <w:del w:id="91960" w:author="קלוד" w:date="2026-10-11T13:11:34Z">
        <w:r w:rsidRPr="006061D7">
          <w:rPr>
            <w:rtl/>
          </w:rPr>
          <w:delText xml:space="preserve">ערום</w:delText>
        </w:r>
      </w:del>
      <w:r w:rsidRPr="006061D7">
        <w:rPr>
          <w:rtl/>
        </w:rPr>
        <w:t xml:space="preserve"> נקבר ערום בלא </w:t>
      </w:r>
      <w:ins w:id="91957" w:author="קלוד" w:date="2026-10-11T13:11:34Z">
        <w:r>
          <w:rPr>
            <w:rtl/>
          </w:rPr>
          <w:t xml:space="preserve">אותה</w:t>
        </w:r>
      </w:ins>
      <w:del w:id="91958" w:author="קלוד" w:date="2026-10-11T13:11:34Z">
        <w:r w:rsidRPr="006061D7">
          <w:rPr>
            <w:rtl/>
          </w:rPr>
          <w:delText xml:space="preserve">אותו</w:delText>
        </w:r>
      </w:del>
      <w:r w:rsidRPr="006061D7">
        <w:rPr>
          <w:rtl/>
        </w:rPr>
        <w:t xml:space="preserve"> מצוה.</w:t>
      </w:r>
    </w:p>
    <w:p w:rsidR="00E9703F" w:rsidRPr="006F178A" w:rsidRDefault="00E9703F" w:rsidP="00E9703F">
      <w:pPr>
        <w:rPr>
          <w:rtl/>
        </w:rPr>
      </w:pPr>
      <w:r w:rsidRPr="006F178A">
        <w:rPr>
          <w:rtl/>
        </w:rPr>
        <w:t xml:space="preserve">וקודם גזרו על ידים </w:t>
      </w:r>
      <w:ins w:id="91973" w:author="קלוד" w:date="2026-10-11T13:11:34Z">
        <w:r>
          <w:rPr>
            <w:rtl/>
          </w:rPr>
          <w:t xml:space="preserve">של ספר,</w:t>
        </w:r>
      </w:ins>
      <w:del w:id="91974" w:author="קלוד" w:date="2026-10-11T13:11:34Z">
        <w:r w:rsidRPr="006F178A">
          <w:rPr>
            <w:rtl/>
          </w:rPr>
          <w:delText xml:space="preserve">דספר</w:delText>
        </w:r>
      </w:del>
      <w:r w:rsidRPr="006F178A">
        <w:rPr>
          <w:rtl/>
        </w:rPr>
        <w:t xml:space="preserve"> </w:t>
      </w:r>
      <w:ins w:id="90855" w:author="מנוע מכני" w:date="2026-10-11T12:04:39Z">
        <w:r>
          <w:rPr>
            <w:rtl/>
          </w:rPr>
          <w:t xml:space="preserve">ואח"כ</w:t>
        </w:r>
      </w:ins>
      <w:del w:id="90856" w:author="מנוע מכני" w:date="2026-10-11T12:04:39Z">
        <w:r w:rsidRPr="006F178A">
          <w:rPr>
            <w:rtl/>
          </w:rPr>
          <w:delText xml:space="preserve">והדר</w:delText>
        </w:r>
      </w:del>
      <w:r w:rsidRPr="006F178A">
        <w:rPr>
          <w:rtl/>
        </w:rPr>
        <w:t xml:space="preserve"> </w:t>
      </w:r>
      <w:ins w:id="91971" w:author="קלוד" w:date="2026-10-11T13:11:34Z">
        <w:r>
          <w:rPr>
            <w:rtl/>
          </w:rPr>
          <w:t xml:space="preserve">גזרו</w:t>
        </w:r>
      </w:ins>
      <w:del w:id="91972" w:author="קלוד" w:date="2026-10-11T13:11:34Z">
        <w:r w:rsidRPr="006F178A">
          <w:rPr>
            <w:rtl/>
          </w:rPr>
          <w:delText xml:space="preserve">גזור</w:delText>
        </w:r>
      </w:del>
      <w:r w:rsidRPr="006F178A">
        <w:rPr>
          <w:rtl/>
        </w:rPr>
        <w:t xml:space="preserve"> </w:t>
      </w:r>
      <w:ins w:id="91969" w:author="קלוד" w:date="2026-10-11T13:11:34Z">
        <w:r>
          <w:rPr>
            <w:rtl/>
          </w:rPr>
          <w:t xml:space="preserve">על</w:t>
        </w:r>
      </w:ins>
      <w:del w:id="91970" w:author="קלוד" w:date="2026-10-11T13:11:34Z">
        <w:r w:rsidRPr="006F178A">
          <w:rPr>
            <w:rtl/>
          </w:rPr>
          <w:delText xml:space="preserve">בכולהו</w:delText>
        </w:r>
      </w:del>
      <w:r w:rsidRPr="006F178A">
        <w:rPr>
          <w:rtl/>
        </w:rPr>
        <w:t xml:space="preserve"> </w:t>
      </w:r>
      <w:ins w:id="91967" w:author="קלוד" w:date="2026-10-11T13:11:34Z">
        <w:r>
          <w:rPr>
            <w:rtl/>
          </w:rPr>
          <w:t xml:space="preserve">כל הידים.</w:t>
        </w:r>
      </w:ins>
      <w:del w:id="91968" w:author="קלוד" w:date="2026-10-11T13:11:34Z">
        <w:r w:rsidRPr="006F178A">
          <w:rPr>
            <w:rtl/>
          </w:rPr>
          <w:delText xml:space="preserve">ידים.</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יד:</w:t>
      </w:r>
    </w:p>
    <w:p w:rsidR="00E9703F" w:rsidRPr="006F178A" w:rsidRDefault="00E9703F" w:rsidP="00E9703F">
      <w:pPr>
        <w:rPr>
          <w:rtl/>
        </w:rPr>
      </w:pPr>
      <w:r w:rsidRPr="006F178A">
        <w:rPr>
          <w:rStyle w:val="afffe"/>
          <w:rFonts w:ascii="Fb Fontext" w:hAnsi="Fb Fontext"/>
          <w:rtl/>
        </w:rPr>
        <w:t xml:space="preserve">וטבול </w:t>
      </w:r>
      <w:ins w:id="91981" w:author="קלוד" w:date="2026-10-11T13:11:34Z">
        <w:r>
          <w:rPr>
            <w:rStyle w:val="afffe"/>
            <w:rFonts w:ascii="Fb Fontext" w:hAnsi="Fb Fontext"/>
            <w:rtl/>
          </w:rPr>
          <w:t xml:space="preserve">יום -</w:t>
        </w:r>
      </w:ins>
      <w:del w:id="91982" w:author="קלוד" w:date="2026-10-11T13:11:34Z">
        <w:r w:rsidRPr="006F178A">
          <w:rPr>
            <w:rStyle w:val="afffe"/>
            <w:rFonts w:ascii="Fb Fontext" w:hAnsi="Fb Fontext"/>
            <w:rtl/>
          </w:rPr>
          <w:delText xml:space="preserve">יום</w:delText>
        </w:r>
        <w:r w:rsidRPr="006F178A">
          <w:rPr>
            <w:rtl/>
          </w:rPr>
          <w:delText xml:space="preserve">-</w:delText>
        </w:r>
      </w:del>
      <w:r w:rsidRPr="006F178A">
        <w:rPr>
          <w:rtl/>
        </w:rPr>
        <w:t xml:space="preserve"> </w:t>
      </w:r>
      <w:r w:rsidRPr="006F178A">
        <w:rPr>
          <w:rFonts w:hint="cs"/>
          <w:rtl/>
        </w:rPr>
        <w:t>מחקו</w:t>
      </w:r>
      <w:r w:rsidRPr="006F178A">
        <w:rPr>
          <w:rtl/>
        </w:rPr>
        <w:t xml:space="preserve"> </w:t>
      </w:r>
      <w:ins w:id="91979" w:author="קלוד" w:date="2026-10-11T13:11:34Z">
        <w:r>
          <w:rPr>
            <w:rtl/>
          </w:rPr>
          <w:t xml:space="preserve">מכאן,</w:t>
        </w:r>
      </w:ins>
      <w:del w:id="91980" w:author="קלוד" w:date="2026-10-11T13:11:34Z">
        <w:r w:rsidRPr="006F178A">
          <w:rPr>
            <w:rtl/>
          </w:rPr>
          <w:delText xml:space="preserve">מכאן</w:delText>
        </w:r>
      </w:del>
      <w:r w:rsidRPr="006F178A">
        <w:rPr>
          <w:rtl/>
        </w:rPr>
        <w:t xml:space="preserve"> </w:t>
      </w:r>
      <w:ins w:id="91977" w:author="קלוד" w:date="2026-10-11T13:11:34Z">
        <w:r>
          <w:rPr>
            <w:rtl/>
          </w:rPr>
          <w:t xml:space="preserve">שדאורייתא</w:t>
        </w:r>
      </w:ins>
      <w:del w:id="91978" w:author="קלוד" w:date="2026-10-11T13:11:34Z">
        <w:r w:rsidRPr="006F178A">
          <w:rPr>
            <w:rtl/>
          </w:rPr>
          <w:delText xml:space="preserve">דדאורייתא</w:delText>
        </w:r>
      </w:del>
      <w:r w:rsidRPr="006F178A">
        <w:rPr>
          <w:rtl/>
        </w:rPr>
        <w:t xml:space="preserve"> </w:t>
      </w:r>
      <w:ins w:id="92257" w:author="מנוע מכני" w:date="2026-10-11T12:04:39Z">
        <w:ins w:id="91975" w:author="קלוד" w:date="2026-10-11T13:11:34Z">
          <w:r>
            <w:rPr>
              <w:rtl/>
            </w:rPr>
            <w:t xml:space="preserve">הוא:</w:t>
          </w:r>
        </w:ins>
        <w:del w:id="91976" w:author="קלוד" w:date="2026-10-11T13:11:34Z">
          <w:r>
            <w:rPr>
              <w:rtl/>
            </w:rPr>
            <w:delText xml:space="preserve">הם</w:delText>
          </w:r>
          <w:r w:rsidRPr="006F178A">
            <w:rPr>
              <w:rtl/>
            </w:rPr>
            <w:delText xml:space="preserve"> –</w:delText>
          </w:r>
        </w:del>
      </w:ins>
      <w:del w:id="92258" w:author="מנוע מכני" w:date="2026-10-11T12:04:39Z">
        <w:r w:rsidRPr="006F178A">
          <w:rPr>
            <w:rtl/>
          </w:rPr>
          <w:delText xml:space="preserve">נינ</w:delText>
        </w:r>
        <w:r w:rsidRPr="006F178A">
          <w:rPr>
            <w:rFonts w:hint="cs"/>
            <w:rtl/>
          </w:rPr>
          <w:delText xml:space="preserve">ה</w:delText>
        </w:r>
        <w:r w:rsidRPr="006F178A">
          <w:rPr>
            <w:rtl/>
          </w:rPr>
          <w:delText xml:space="preserve">ו</w:delText>
        </w:r>
      </w:del>
      <w:r w:rsidRPr="00C077D2">
        <w:rPr>
          <w:rStyle w:val="afffff0"/>
          <w:rtl/>
        </w:rPr>
        <w:t xml:space="preserve"> </w:t>
      </w:r>
      <w:r w:rsidRPr="00C077D2">
        <w:rPr>
          <w:rStyle w:val="afffff0"/>
          <w:rFonts w:hint="cs"/>
          <w:rtl/>
        </w:rPr>
        <w:t>'</w:t>
      </w:r>
      <w:ins w:id="90813" w:author="Claude - סמנטי" w:date="2026-10-11T12:28:21Z">
        <w:r>
          <w:rPr>
            <w:rStyle w:val="afffff0"/>
            <w:rtl/>
          </w:rPr>
          <w:t xml:space="preserve">וּבָא הַשֶּׁמֶשׁ וְטָהֵר</w:t>
        </w:r>
      </w:ins>
      <w:del w:id="90814" w:author="Claude - סמנטי" w:date="2026-10-11T12:28:21Z">
        <w:r w:rsidRPr="00C077D2">
          <w:rPr>
            <w:rStyle w:val="afffff0"/>
            <w:rtl/>
          </w:rPr>
          <w:delText xml:space="preserve">ובא השמש וטהר</w:delText>
        </w:r>
      </w:del>
      <w:r w:rsidRPr="00C077D2">
        <w:rPr>
          <w:rStyle w:val="afffff0"/>
          <w:rFonts w:hint="cs"/>
          <w:rtl/>
        </w:rPr>
        <w:t>'</w:t>
      </w:r>
      <w:r w:rsidRPr="00C077D2">
        <w:rPr>
          <w:rStyle w:val="afffff0"/>
          <w:rtl/>
        </w:rPr>
        <w:t>.</w:t>
      </w:r>
    </w:p>
    <w:p w:rsidR="00E9703F" w:rsidRPr="006F178A" w:rsidRDefault="00E9703F" w:rsidP="00E9703F">
      <w:pPr>
        <w:rPr>
          <w:rtl/>
        </w:rPr>
      </w:pPr>
      <w:r w:rsidRPr="006F178A">
        <w:rPr>
          <w:rStyle w:val="afffe"/>
          <w:rFonts w:ascii="Fb Fontext" w:hAnsi="Fb Fontext"/>
          <w:rtl/>
        </w:rPr>
        <w:t>והאוכלין שנטמאו במשקין</w:t>
      </w:r>
      <w:r w:rsidRPr="006F178A">
        <w:rPr>
          <w:rStyle w:val="afffe"/>
          <w:rFonts w:ascii="Fb Fontext" w:hAnsi="Fb Fontext" w:hint="cs"/>
          <w:rtl/>
        </w:rPr>
        <w:t xml:space="preserve"> </w:t>
      </w:r>
      <w:r w:rsidRPr="006F178A">
        <w:rPr>
          <w:rtl/>
        </w:rPr>
        <w:t xml:space="preserve">- היינו משקין </w:t>
      </w:r>
      <w:ins w:id="91991" w:author="קלוד" w:date="2026-10-11T13:11:34Z">
        <w:r>
          <w:rPr>
            <w:rtl/>
          </w:rPr>
          <w:t xml:space="preserve">של ידים,</w:t>
        </w:r>
      </w:ins>
      <w:del w:id="91992" w:author="קלוד" w:date="2026-10-11T13:11:34Z">
        <w:r w:rsidRPr="006F178A">
          <w:rPr>
            <w:rtl/>
          </w:rPr>
          <w:delText xml:space="preserve">דידים</w:delText>
        </w:r>
      </w:del>
      <w:r w:rsidRPr="006F178A">
        <w:rPr>
          <w:rtl/>
        </w:rPr>
        <w:t xml:space="preserve"> וגזירה משום משקין מחמת </w:t>
      </w:r>
      <w:ins w:id="91989" w:author="קלוד" w:date="2026-10-11T13:11:34Z">
        <w:r>
          <w:rPr>
            <w:rtl/>
          </w:rPr>
          <w:t xml:space="preserve">שרץ,</w:t>
        </w:r>
      </w:ins>
      <w:del w:id="91990" w:author="קלוד" w:date="2026-10-11T13:11:34Z">
        <w:r w:rsidRPr="006F178A">
          <w:rPr>
            <w:rtl/>
          </w:rPr>
          <w:delText xml:space="preserve">שר</w:delText>
        </w:r>
        <w:r w:rsidRPr="006F178A">
          <w:rPr>
            <w:rFonts w:hint="cs"/>
            <w:rtl/>
          </w:rPr>
          <w:delText xml:space="preserve">ץ</w:delText>
        </w:r>
      </w:del>
      <w:r w:rsidRPr="006F178A">
        <w:rPr>
          <w:rtl/>
        </w:rPr>
        <w:t xml:space="preserve"> </w:t>
      </w:r>
      <w:ins w:id="91987" w:author="קלוד" w:date="2026-10-11T13:11:34Z">
        <w:r>
          <w:rPr>
            <w:rtl/>
          </w:rPr>
          <w:t xml:space="preserve">שמדאורייתא</w:t>
        </w:r>
      </w:ins>
      <w:del w:id="91988" w:author="קלוד" w:date="2026-10-11T13:11:34Z">
        <w:r w:rsidRPr="006F178A">
          <w:rPr>
            <w:rtl/>
          </w:rPr>
          <w:delText xml:space="preserve">דדאוריתא</w:delText>
        </w:r>
      </w:del>
      <w:r w:rsidRPr="006F178A">
        <w:rPr>
          <w:rtl/>
        </w:rPr>
        <w:t xml:space="preserve"> </w:t>
      </w:r>
      <w:ins w:id="91985" w:author="קלוד" w:date="2026-10-11T13:11:34Z">
        <w:r>
          <w:rPr>
            <w:rtl/>
          </w:rPr>
          <w:t xml:space="preserve">הם,</w:t>
        </w:r>
      </w:ins>
      <w:del w:id="91986" w:author="קלוד" w:date="2026-10-11T13:11:34Z">
        <w:r w:rsidRPr="006F178A">
          <w:rPr>
            <w:rtl/>
          </w:rPr>
          <w:delText xml:space="preserve">הם</w:delText>
        </w:r>
      </w:del>
      <w:r w:rsidRPr="006F178A">
        <w:rPr>
          <w:rtl/>
        </w:rPr>
        <w:t xml:space="preserve"> </w:t>
      </w:r>
      <w:ins w:id="91983" w:author="קלוד" w:date="2026-10-11T13:11:34Z">
        <w:r>
          <w:rPr>
            <w:rtl/>
          </w:rPr>
          <w:t xml:space="preserve">שנאמר וכל</w:t>
        </w:r>
      </w:ins>
      <w:del w:id="91984" w:author="קלוד" w:date="2026-10-11T13:11:34Z">
        <w:r w:rsidRPr="006F178A">
          <w:rPr>
            <w:rtl/>
          </w:rPr>
          <w:delText xml:space="preserve">דוכל</w:delText>
        </w:r>
      </w:del>
      <w:r w:rsidRPr="006F178A">
        <w:rPr>
          <w:rtl/>
        </w:rPr>
        <w:t xml:space="preserve"> משקה אשר ישתה.</w:t>
      </w:r>
    </w:p>
    <w:p w:rsidR="00E9703F" w:rsidRPr="006F178A" w:rsidRDefault="00E9703F" w:rsidP="00E9703F">
      <w:pPr>
        <w:rPr>
          <w:rtl/>
        </w:rPr>
      </w:pPr>
      <w:r w:rsidRPr="006F178A">
        <w:rPr>
          <w:rStyle w:val="afffe"/>
          <w:rFonts w:ascii="Fb Fontext" w:hAnsi="Fb Fontext"/>
          <w:rtl/>
        </w:rPr>
        <w:lastRenderedPageBreak/>
        <w:t>והכלים שנטמאו במשקין</w:t>
      </w:r>
      <w:r w:rsidRPr="006F178A">
        <w:rPr>
          <w:rFonts w:hint="cs"/>
          <w:rtl/>
        </w:rPr>
        <w:t xml:space="preserve"> </w:t>
      </w:r>
      <w:r w:rsidRPr="006F178A">
        <w:rPr>
          <w:rtl/>
        </w:rPr>
        <w:t xml:space="preserve">- היינו במשקין הבאין מחמת </w:t>
      </w:r>
      <w:ins w:id="92001" w:author="קלוד" w:date="2026-10-11T13:11:34Z">
        <w:r>
          <w:rPr>
            <w:rtl/>
          </w:rPr>
          <w:t xml:space="preserve">שרץ,</w:t>
        </w:r>
      </w:ins>
      <w:del w:id="92002" w:author="קלוד" w:date="2026-10-11T13:11:34Z">
        <w:r w:rsidRPr="006F178A">
          <w:rPr>
            <w:rtl/>
          </w:rPr>
          <w:delText xml:space="preserve">שרץ</w:delText>
        </w:r>
      </w:del>
      <w:r w:rsidRPr="006F178A">
        <w:rPr>
          <w:rtl/>
        </w:rPr>
        <w:t xml:space="preserve"> וגזירה משום משקין </w:t>
      </w:r>
      <w:ins w:id="91999" w:author="קלוד" w:date="2026-10-11T13:11:34Z">
        <w:r>
          <w:rPr>
            <w:rtl/>
          </w:rPr>
          <w:t xml:space="preserve">של</w:t>
        </w:r>
      </w:ins>
      <w:del w:id="92000" w:author="קלוד" w:date="2026-10-11T13:11:34Z">
        <w:r w:rsidRPr="006F178A">
          <w:rPr>
            <w:rtl/>
          </w:rPr>
          <w:delText xml:space="preserve">דזב</w:delText>
        </w:r>
      </w:del>
      <w:r w:rsidRPr="006F178A">
        <w:rPr>
          <w:rtl/>
        </w:rPr>
        <w:t xml:space="preserve"> </w:t>
      </w:r>
      <w:ins w:id="91997" w:author="קלוד" w:date="2026-10-11T13:11:34Z">
        <w:r>
          <w:rPr>
            <w:rtl/>
          </w:rPr>
          <w:t xml:space="preserve">זב,</w:t>
        </w:r>
      </w:ins>
      <w:del w:id="91998" w:author="קלוד" w:date="2026-10-11T13:11:34Z">
        <w:r w:rsidRPr="006F178A">
          <w:rPr>
            <w:rtl/>
          </w:rPr>
          <w:delText xml:space="preserve">דדאור</w:delText>
        </w:r>
        <w:r w:rsidRPr="006F178A">
          <w:rPr>
            <w:rFonts w:hint="cs"/>
            <w:rtl/>
          </w:rPr>
          <w:delText xml:space="preserve">י</w:delText>
        </w:r>
        <w:r w:rsidRPr="006F178A">
          <w:rPr>
            <w:rtl/>
          </w:rPr>
          <w:delText xml:space="preserve">יתא</w:delText>
        </w:r>
      </w:del>
      <w:r w:rsidRPr="006F178A">
        <w:rPr>
          <w:rtl/>
        </w:rPr>
        <w:t xml:space="preserve"> </w:t>
      </w:r>
      <w:ins w:id="92259" w:author="מנוע מכני" w:date="2026-10-11T12:04:39Z">
        <w:ins w:id="91995" w:author="קלוד" w:date="2026-10-11T13:11:34Z">
          <w:r>
            <w:rPr>
              <w:rtl/>
            </w:rPr>
            <w:t xml:space="preserve">שמדאורייתא</w:t>
          </w:r>
        </w:ins>
        <w:del w:id="91996" w:author="קלוד" w:date="2026-10-11T13:11:34Z">
          <w:r>
            <w:rPr>
              <w:rtl/>
            </w:rPr>
            <w:delText xml:space="preserve">הם</w:delText>
          </w:r>
        </w:del>
      </w:ins>
      <w:del w:id="92260" w:author="מנוע מכני" w:date="2026-10-11T12:04:39Z">
        <w:r w:rsidRPr="006F178A">
          <w:rPr>
            <w:rtl/>
          </w:rPr>
          <w:delText xml:space="preserve">נינהו</w:delText>
        </w:r>
      </w:del>
      <w:r w:rsidRPr="006F178A">
        <w:rPr>
          <w:rFonts w:hint="cs"/>
          <w:rtl/>
        </w:rPr>
        <w:t xml:space="preserve"> </w:t>
      </w:r>
      <w:ins w:id="91993" w:author="קלוד" w:date="2026-10-11T13:11:34Z">
        <w:r>
          <w:rPr>
            <w:rStyle w:val="afffffe"/>
            <w:rFonts w:hint="cs"/>
            <w:rtl/>
          </w:rPr>
          <w:t xml:space="preserve">מטמאים כלים</w:t>
        </w:r>
        <w:r>
          <w:rPr>
            <w:rStyle w:val="afffff0"/>
            <w:rFonts w:hint="cs"/>
            <w:rtl/>
          </w:rPr>
          <w:t xml:space="preserve">: 'וְכִי</w:t>
        </w:r>
      </w:ins>
      <w:del w:id="91994" w:author="קלוד" w:date="2026-10-11T13:11:34Z">
        <w:r w:rsidRPr="00306272">
          <w:rPr>
            <w:rStyle w:val="afffff0"/>
            <w:rFonts w:hint="cs"/>
            <w:rtl/>
          </w:rPr>
          <w:delText xml:space="preserve">ד'</w:delText>
        </w:r>
        <w:r>
          <w:rPr>
            <w:rStyle w:val="afffff0"/>
            <w:rtl/>
          </w:rPr>
          <w:delText xml:space="preserve">וְכִי</w:delText>
        </w:r>
      </w:del>
      <w:ins w:id="90815" w:author="Claude - סמנטי" w:date="2026-10-11T12:28:21Z">
        <w:r>
          <w:rPr>
            <w:rStyle w:val="afffff0"/>
            <w:rtl/>
          </w:rPr>
          <w:t xml:space="preserve"> יָרֹק הַזָּב בַּטָּהוֹר</w:t>
        </w:r>
      </w:ins>
      <w:del w:id="90816" w:author="Claude - סמנטי" w:date="2026-10-11T12:28:21Z">
        <w:r w:rsidRPr="00306272">
          <w:rPr>
            <w:rStyle w:val="afffff0"/>
            <w:rtl/>
          </w:rPr>
          <w:delText xml:space="preserve">וכי ירק הזב בטהור</w:delText>
        </w:r>
      </w:del>
      <w:r w:rsidRPr="00306272">
        <w:rPr>
          <w:rStyle w:val="afffff0"/>
          <w:rFonts w:hint="cs"/>
          <w:rtl/>
        </w:rPr>
        <w:t>'</w:t>
      </w:r>
      <w:r w:rsidRPr="00306272">
        <w:rPr>
          <w:rStyle w:val="afffff0"/>
          <w:rtl/>
        </w:rPr>
        <w:t xml:space="preserve"> </w:t>
      </w:r>
      <w:r w:rsidRPr="006F178A">
        <w:rPr>
          <w:rtl/>
        </w:rPr>
        <w:t>- מה שביד טהור טמאתי לך.</w:t>
      </w:r>
    </w:p>
    <w:p>
      <w:pPr>
        <w:pStyle w:val="afffff8"/>
        <w:rPr>
          <w:ins w:id="91217" w:author="קלוד" w:date="2026-10-11T12:33:55Z"/>
        </w:rPr>
      </w:pPr>
      <w:ins w:id="91218" w:author="קלוד" w:date="2026-10-11T12:33:55Z">
        <w:r>
          <w:rPr>
            <w:color w:val="7B3F00"/>
          </w:rPr>
          <w:t xml:space="preserve">גזירת הידים - שמאי והלל, או תלמידיהם</w:t>
        </w:r>
      </w:ins>
    </w:p>
    <w:p w:rsidR="00E9703F" w:rsidRPr="004640F6" w:rsidRDefault="00E9703F" w:rsidP="00E9703F">
      <w:pPr>
        <w:rPr>
          <w:spacing w:val="-6"/>
          <w:rtl/>
        </w:rPr>
      </w:pPr>
      <w:r w:rsidRPr="004640F6">
        <w:rPr>
          <w:spacing w:val="-6"/>
          <w:rtl/>
        </w:rPr>
        <w:t xml:space="preserve">וידים - </w:t>
      </w:r>
      <w:ins w:id="92011" w:author="קלוד" w:date="2026-10-11T13:11:34Z">
        <w:r>
          <w:rPr>
            <w:rFonts w:hint="cs"/>
            <w:spacing w:val="-6"/>
            <w:rtl/>
          </w:rPr>
          <w:t xml:space="preserve">ומה</w:t>
        </w:r>
      </w:ins>
      <w:del w:id="92012" w:author="קלוד" w:date="2026-10-11T13:11:34Z">
        <w:r w:rsidRPr="004640F6">
          <w:rPr>
            <w:rFonts w:hint="cs"/>
            <w:spacing w:val="-6"/>
            <w:rtl/>
          </w:rPr>
          <w:delText xml:space="preserve">והא</w:delText>
        </w:r>
      </w:del>
      <w:r w:rsidRPr="004640F6">
        <w:rPr>
          <w:rFonts w:hint="cs"/>
          <w:spacing w:val="-6"/>
          <w:rtl/>
        </w:rPr>
        <w:t xml:space="preserve"> </w:t>
      </w:r>
      <w:ins w:id="92009" w:author="קלוד" w:date="2026-10-11T13:11:34Z">
        <w:r>
          <w:rPr>
            <w:rFonts w:hint="cs"/>
            <w:spacing w:val="-6"/>
            <w:rtl/>
          </w:rPr>
          <w:t xml:space="preserve">שתניא</w:t>
        </w:r>
      </w:ins>
      <w:del w:id="92010" w:author="קלוד" w:date="2026-10-11T13:11:34Z">
        <w:r w:rsidRPr="004640F6">
          <w:rPr>
            <w:rFonts w:hint="cs"/>
            <w:spacing w:val="-6"/>
            <w:rtl/>
          </w:rPr>
          <w:delText xml:space="preserve">דתניא</w:delText>
        </w:r>
        <w:r w:rsidRPr="004640F6">
          <w:rPr>
            <w:rFonts w:hint="cs"/>
            <w:spacing w:val="-6"/>
            <w:rtl/>
          </w:rPr>
          <w:delText xml:space="preserve">:</w:delText>
        </w:r>
      </w:del>
      <w:r w:rsidRPr="004640F6">
        <w:rPr>
          <w:rStyle w:val="afffff0"/>
          <w:rFonts w:hint="cs"/>
          <w:spacing w:val="-6"/>
          <w:rtl/>
        </w:rPr>
        <w:t xml:space="preserve"> 'שמאי והלל גזרו טומאה על </w:t>
      </w:r>
      <w:ins w:id="92007" w:author="קלוד" w:date="2026-10-11T13:11:34Z">
        <w:r>
          <w:rPr>
            <w:rStyle w:val="afffff0"/>
            <w:rFonts w:hint="cs"/>
            <w:spacing w:val="-6"/>
            <w:rtl/>
          </w:rPr>
          <w:t xml:space="preserve">הידים':</w:t>
        </w:r>
      </w:ins>
      <w:del w:id="92008" w:author="קלוד" w:date="2026-10-11T13:11:34Z">
        <w:r w:rsidRPr="004640F6">
          <w:rPr>
            <w:rStyle w:val="afffff0"/>
            <w:rFonts w:hint="cs"/>
            <w:spacing w:val="-6"/>
            <w:rtl/>
          </w:rPr>
          <w:delText xml:space="preserve">הידים'</w:delText>
        </w:r>
      </w:del>
      <w:r w:rsidRPr="004640F6">
        <w:rPr>
          <w:rStyle w:val="afffff0"/>
          <w:rFonts w:hint="cs"/>
          <w:spacing w:val="-6"/>
          <w:rtl/>
        </w:rPr>
        <w:t xml:space="preserve"> </w:t>
      </w:r>
      <w:r w:rsidRPr="004640F6">
        <w:rPr>
          <w:spacing w:val="-6"/>
          <w:rtl/>
        </w:rPr>
        <w:t xml:space="preserve">לא</w:t>
      </w:r>
      <w:r w:rsidRPr="004640F6">
        <w:rPr>
          <w:spacing w:val="-6"/>
          <w:rtl/>
        </w:rPr>
        <w:t xml:space="preserve"> קבלו </w:t>
      </w:r>
      <w:ins w:id="92261" w:author="מנוע מכני" w:date="2026-10-11T12:04:39Z">
        <w:ins w:id="92005" w:author="קלוד" w:date="2026-10-11T13:11:34Z">
          <w:r>
            <w:rPr>
              <w:spacing w:val="-6"/>
              <w:rtl/>
            </w:rPr>
            <w:t xml:space="preserve">מהם,</w:t>
          </w:r>
        </w:ins>
        <w:del w:id="92006" w:author="קלוד" w:date="2026-10-11T13:11:34Z">
          <w:r>
            <w:rPr>
              <w:spacing w:val="-6"/>
              <w:rtl/>
            </w:rPr>
            <w:delText xml:space="preserve">מהם</w:delText>
          </w:r>
        </w:del>
      </w:ins>
      <w:del w:id="92262" w:author="מנוע מכני" w:date="2026-10-11T12:04:39Z">
        <w:r w:rsidRPr="004640F6">
          <w:rPr>
            <w:spacing w:val="-6"/>
            <w:rtl/>
          </w:rPr>
          <w:delText xml:space="preserve">מינייהו</w:delText>
        </w:r>
      </w:del>
      <w:r w:rsidRPr="004640F6">
        <w:rPr>
          <w:spacing w:val="-6"/>
          <w:rtl/>
        </w:rPr>
        <w:t xml:space="preserve"> </w:t>
      </w:r>
      <w:ins w:id="95875" w:author="מנוע מכני" w:date="2026-10-11T12:04:39Z">
        <w:r>
          <w:rPr>
            <w:spacing w:val="-6"/>
            <w:rtl/>
          </w:rPr>
          <w:t xml:space="preserve">ובאו</w:t>
        </w:r>
      </w:ins>
      <w:del w:id="95876" w:author="מנוע מכני" w:date="2026-10-11T12:04:39Z">
        <w:r w:rsidRPr="004640F6">
          <w:rPr>
            <w:spacing w:val="-6"/>
            <w:rtl/>
          </w:rPr>
          <w:delText xml:space="preserve">ואתו</w:delText>
        </w:r>
      </w:del>
      <w:r w:rsidRPr="004640F6">
        <w:rPr>
          <w:spacing w:val="-6"/>
          <w:rtl/>
        </w:rPr>
        <w:t xml:space="preserve"> </w:t>
      </w:r>
      <w:ins w:id="92003" w:author="קלוד" w:date="2026-10-11T13:11:34Z">
        <w:r>
          <w:rPr>
            <w:spacing w:val="-6"/>
            <w:rtl/>
          </w:rPr>
          <w:t xml:space="preserve">תלמידיהם</w:t>
        </w:r>
      </w:ins>
      <w:del w:id="92004" w:author="קלוד" w:date="2026-10-11T13:11:34Z">
        <w:r w:rsidRPr="004640F6">
          <w:rPr>
            <w:spacing w:val="-6"/>
            <w:rtl/>
          </w:rPr>
          <w:delText xml:space="preserve">תלמידיהו</w:delText>
        </w:r>
      </w:del>
      <w:r w:rsidRPr="004640F6">
        <w:rPr>
          <w:spacing w:val="-6"/>
          <w:rtl/>
        </w:rPr>
        <w:t xml:space="preserve"> וקיבלו </w:t>
      </w:r>
      <w:ins w:id="92263" w:author="מנוע מכני" w:date="2026-10-11T12:04:39Z">
        <w:r>
          <w:rPr>
            <w:spacing w:val="-6"/>
            <w:rtl/>
          </w:rPr>
          <w:t xml:space="preserve">מהם</w:t>
        </w:r>
      </w:ins>
      <w:del w:id="92264" w:author="מנוע מכני" w:date="2026-10-11T12:04:39Z">
        <w:r w:rsidRPr="004640F6">
          <w:rPr>
            <w:spacing w:val="-6"/>
            <w:rtl/>
          </w:rPr>
          <w:delText xml:space="preserve">מינייהו</w:delText>
        </w:r>
      </w:del>
      <w:r w:rsidRPr="004640F6">
        <w:rPr>
          <w:spacing w:val="-6"/>
          <w:rtl/>
        </w:rPr>
        <w:t xml:space="preserve">.</w:t>
      </w:r>
    </w:p>
    <w:p w:rsidR="00E9703F" w:rsidRPr="006061D7" w:rsidRDefault="00E9703F" w:rsidP="00E9703F">
      <w:pPr>
        <w:rPr>
          <w:rtl/>
        </w:rPr>
      </w:pPr>
      <w:del w:id="90089" w:author="מנוע מכני" w:date="2026-10-11T12:04:39Z">
        <w:r w:rsidRPr="006061D7" w:rsidDel="00C712C3">
          <w:rPr>
            <w:rFonts w:hint="cs"/>
            <w:rtl/>
          </w:rPr>
          <w:delText xml:space="preserve"> </w:delText>
        </w:r>
      </w:del>
      <w:r w:rsidRPr="006061D7">
        <w:rPr>
          <w:rFonts w:hint="cs"/>
          <w:rtl/>
        </w:rPr>
        <w:t xml:space="preserve">[ואין לפרש </w:t>
      </w:r>
      <w:ins w:id="92265" w:author="מנוע מכני" w:date="2026-10-11T12:04:39Z">
        <w:ins w:id="92015" w:author="קלוד" w:date="2026-10-11T13:11:34Z">
          <w:r>
            <w:rPr>
              <w:rFonts w:hint="cs"/>
              <w:rtl/>
            </w:rPr>
            <w:t xml:space="preserve">שמאי</w:t>
          </w:r>
        </w:ins>
        <w:del w:id="92016" w:author="קלוד" w:date="2026-10-11T13:11:34Z">
          <w:r>
            <w:rPr>
              <w:rFonts w:hint="cs"/>
              <w:rtl/>
            </w:rPr>
            <w:delText xml:space="preserve">שמה</w:delText>
          </w:r>
        </w:del>
      </w:ins>
      <w:del w:id="92266" w:author="מנוע מכני" w:date="2026-10-11T12:04:39Z">
        <w:r w:rsidRPr="006061D7">
          <w:rPr>
            <w:rFonts w:hint="cs"/>
            <w:rtl/>
          </w:rPr>
          <w:delText xml:space="preserve">שמאי</w:delText>
        </w:r>
      </w:del>
      <w:r w:rsidRPr="006061D7">
        <w:rPr>
          <w:rFonts w:hint="cs"/>
          <w:rtl/>
        </w:rPr>
        <w:t xml:space="preserve"> והלל וסיעתם, </w:t>
      </w:r>
      <w:ins w:id="90857" w:author="מנוע מכני" w:date="2026-10-11T12:04:39Z">
        <w:r>
          <w:rPr>
            <w:rFonts w:hint="cs"/>
            <w:rtl/>
          </w:rPr>
          <w:t xml:space="preserve">שהרי</w:t>
        </w:r>
      </w:ins>
      <w:del w:id="90858" w:author="מנוע מכני" w:date="2026-10-11T12:04:39Z">
        <w:r w:rsidRPr="006061D7">
          <w:rPr>
            <w:rFonts w:hint="cs"/>
            <w:rtl/>
          </w:rPr>
          <w:delText xml:space="preserve">דהא</w:delText>
        </w:r>
      </w:del>
      <w:r w:rsidRPr="006061D7">
        <w:rPr>
          <w:rFonts w:hint="cs"/>
          <w:rtl/>
        </w:rPr>
        <w:t xml:space="preserve"> </w:t>
      </w:r>
      <w:r w:rsidRPr="006061D7">
        <w:rPr>
          <w:rStyle w:val="2fb"/>
          <w:rFonts w:hint="cs"/>
          <w:rtl/>
        </w:rPr>
        <w:t xml:space="preserve">א</w:t>
      </w:r>
      <w:r w:rsidRPr="006061D7">
        <w:rPr>
          <w:rStyle w:val="2fb"/>
          <w:rtl/>
        </w:rPr>
        <w:t xml:space="preserve">ריא"ש</w:t>
      </w:r>
      <w:r w:rsidRPr="006061D7">
        <w:rPr>
          <w:rtl/>
        </w:rPr>
        <w:t xml:space="preserve">: </w:t>
      </w:r>
      <w:ins w:id="92013" w:author="קלוד" w:date="2026-10-11T13:11:34Z">
        <w:r>
          <w:rPr>
            <w:rFonts w:hint="cs"/>
            <w:rtl/>
          </w:rPr>
          <w:t xml:space="preserve">י"ח</w:t>
        </w:r>
      </w:ins>
      <w:del w:id="92014" w:author="קלוד" w:date="2026-10-11T13:11:34Z">
        <w:r w:rsidRPr="006061D7">
          <w:rPr>
            <w:rFonts w:hint="cs"/>
            <w:rtl/>
          </w:rPr>
          <w:delText xml:space="preserve">י'ח</w:delText>
        </w:r>
      </w:del>
      <w:r w:rsidRPr="006061D7">
        <w:rPr>
          <w:rFonts w:hint="cs"/>
          <w:rtl/>
        </w:rPr>
        <w:t xml:space="preserve"> </w:t>
      </w:r>
      <w:r w:rsidRPr="006061D7">
        <w:rPr>
          <w:rtl/>
        </w:rPr>
        <w:t>דבר גזרו וב</w:t>
      </w:r>
      <w:r w:rsidRPr="006061D7">
        <w:rPr>
          <w:rFonts w:hint="cs"/>
          <w:rtl/>
        </w:rPr>
        <w:t>י</w:t>
      </w:r>
      <w:r w:rsidRPr="006061D7">
        <w:rPr>
          <w:rtl/>
        </w:rPr>
        <w:t>"</w:t>
      </w:r>
      <w:r w:rsidRPr="006061D7">
        <w:rPr>
          <w:rFonts w:hint="cs"/>
          <w:rtl/>
        </w:rPr>
        <w:t>ח</w:t>
      </w:r>
      <w:r w:rsidRPr="006061D7">
        <w:rPr>
          <w:rtl/>
        </w:rPr>
        <w:t xml:space="preserve"> נחלקו</w:t>
      </w:r>
      <w:r w:rsidRPr="006061D7">
        <w:rPr>
          <w:rFonts w:hint="cs"/>
          <w:rtl/>
        </w:rPr>
        <w:t>,</w:t>
      </w:r>
      <w:r w:rsidRPr="006061D7">
        <w:rPr>
          <w:rtl/>
        </w:rPr>
        <w:t xml:space="preserve"> והלל ושמאי </w:t>
      </w:r>
      <w:ins w:id="95621" w:author="מנוע מכני" w:date="2026-10-11T12:04:39Z">
        <w:r>
          <w:rPr>
            <w:rtl/>
          </w:rPr>
          <w:t xml:space="preserve">נחלקו רק</w:t>
        </w:r>
      </w:ins>
      <w:del w:id="95622" w:author="מנוע מכני" w:date="2026-10-11T12:04:39Z">
        <w:r w:rsidRPr="006061D7">
          <w:rPr>
            <w:rtl/>
          </w:rPr>
          <w:delText xml:space="preserve">לא נחלקו אלא</w:delText>
        </w:r>
      </w:del>
      <w:r w:rsidRPr="006061D7">
        <w:rPr>
          <w:rtl/>
        </w:rPr>
        <w:t xml:space="preserve"> ב</w:t>
      </w:r>
      <w:r w:rsidRPr="006061D7">
        <w:rPr>
          <w:rFonts w:hint="cs"/>
          <w:rtl/>
        </w:rPr>
        <w:t>ג'</w:t>
      </w:r>
      <w:r w:rsidRPr="006061D7">
        <w:rPr>
          <w:rtl/>
        </w:rPr>
        <w:t>.</w:t>
      </w:r>
    </w:p>
    <w:p>
      <w:pPr>
        <w:pStyle w:val="38"/>
        <w:rPr>
          <w:ins w:id="96658" w:author="מנוע מכני" w:date="2026-10-11T12:04:39Z"/>
        </w:rPr>
      </w:pPr>
      <w:r w:rsidRPr="004640F6">
        <w:tab/>
      </w:r>
      <w:r w:rsidRPr="004640F6">
        <w:t xml:space="preserve">ואין לומר</w:t>
      </w:r>
    </w:p>
    <w:p w:rsidR="00E9703F" w:rsidRPr="004640F6" w:rsidRDefault="00E9703F" w:rsidP="00E9703F">
      <w:pPr>
        <w:rPr>
          <w:spacing w:val="-8"/>
          <w:rtl/>
        </w:rPr>
      </w:pPr>
      <w:del w:id="96659" w:author="מנוע מכני" w:date="2026-10-11T12:04:39Z">
        <w:r w:rsidRPr="004640F6">
          <w:rPr>
            <w:rFonts w:ascii="Fb Fontext" w:hAnsi="Fb Fontext" w:hint="cs"/>
            <w:spacing w:val="-8"/>
            <w:rtl/>
          </w:rPr>
          <w:delText xml:space="preserve"> </w:delText>
        </w:r>
      </w:del>
      <w:r w:rsidRPr="004640F6">
        <w:rPr>
          <w:rFonts w:ascii="Fb Fontext" w:hAnsi="Fb Fontext" w:hint="cs"/>
          <w:spacing w:val="-8"/>
          <w:rtl/>
        </w:rPr>
        <w:t xml:space="preserve">דהם גזרו לתלות ותלמידיהם לשרוף, </w:t>
      </w:r>
      <w:ins w:id="90859" w:author="מנוע מכני" w:date="2026-10-11T12:04:39Z">
        <w:r>
          <w:rPr>
            <w:rFonts w:ascii="Fb Fontext" w:hAnsi="Fb Fontext" w:hint="cs"/>
            <w:spacing w:val="-8"/>
            <w:rtl/>
          </w:rPr>
          <w:t xml:space="preserve">שהרי</w:t>
        </w:r>
      </w:ins>
      <w:del w:id="90860" w:author="מנוע מכני" w:date="2026-10-11T12:04:39Z">
        <w:r w:rsidRPr="004640F6">
          <w:rPr>
            <w:rFonts w:ascii="Fb Fontext" w:hAnsi="Fb Fontext" w:hint="cs"/>
            <w:spacing w:val="-8"/>
            <w:rtl/>
          </w:rPr>
          <w:delText xml:space="preserve">דהא</w:delText>
        </w:r>
      </w:del>
      <w:r w:rsidRPr="004640F6">
        <w:rPr>
          <w:rFonts w:ascii="Fb Fontext" w:hAnsi="Fb Fontext" w:hint="cs"/>
          <w:spacing w:val="-8"/>
          <w:rtl/>
        </w:rPr>
        <w:t xml:space="preserve"> </w:t>
      </w:r>
      <w:r w:rsidRPr="004640F6">
        <w:rPr>
          <w:rFonts w:ascii="Fb Fontext" w:hAnsi="Fb Fontext" w:hint="cs"/>
          <w:spacing w:val="-8"/>
          <w:rtl/>
        </w:rPr>
        <w:t xml:space="preserve">אמר</w:t>
      </w:r>
      <w:r w:rsidRPr="004640F6">
        <w:rPr>
          <w:rFonts w:ascii="Fb Fontext" w:hAnsi="Fb Fontext" w:hint="cs"/>
          <w:spacing w:val="-8"/>
          <w:rtl/>
        </w:rPr>
        <w:t xml:space="preserve"> </w:t>
      </w:r>
      <w:r w:rsidRPr="004640F6">
        <w:rPr>
          <w:rFonts w:ascii="Fb Fontext" w:hAnsi="Fb Fontext"/>
          <w:spacing w:val="-8"/>
          <w:rtl/>
        </w:rPr>
        <w:t>אילפא: ידים תחלת גזירתן לשריפה]</w:t>
      </w:r>
      <w:r w:rsidRPr="004640F6">
        <w:rPr>
          <w:rFonts w:ascii="Fb Fontext" w:hAnsi="Fb Fontext" w:hint="cs"/>
          <w:spacing w:val="-8"/>
          <w:rtl/>
        </w:rPr>
        <w:t>.</w:t>
      </w:r>
    </w:p>
    <w:p>
      <w:pPr>
        <w:pStyle w:val="38"/>
        <w:rPr>
          <w:ins w:id="96660" w:author="מנוע מכני" w:date="2026-10-11T12:04:39Z"/>
        </w:rPr>
      </w:pPr>
      <w:r w:rsidRPr="006F178A">
        <w:t>והא דא</w:t>
      </w:r>
      <w:r w:rsidRPr="006F178A">
        <w:t>ריא"ש</w:t>
      </w:r>
      <w:r w:rsidRPr="006F178A">
        <w:t>:</w:t>
      </w:r>
    </w:p>
    <w:p w:rsidR="00E9703F" w:rsidRDefault="00E9703F" w:rsidP="00E9703F">
      <w:pPr>
        <w:rPr>
          <w:rtl/>
        </w:rPr>
      </w:pPr>
      <w:del w:id="96661" w:author="מנוע מכני" w:date="2026-10-11T12:04:39Z">
        <w:r w:rsidRPr="006F178A">
          <w:rPr>
            <w:rtl/>
          </w:rPr>
          <w:delText xml:space="preserve"> </w:delText>
        </w:r>
      </w:del>
      <w:r w:rsidRPr="006F178A">
        <w:rPr>
          <w:rtl/>
        </w:rPr>
        <w:t xml:space="preserve">בשעה שתיקן שלמה עירובין ונטילת ידים יצתה בת קול ואמרה:</w:t>
      </w:r>
    </w:p>
    <w:p w:rsidR="00E9703F" w:rsidRPr="006F178A" w:rsidRDefault="00E9703F" w:rsidP="00E9703F">
      <w:pPr>
        <w:rPr>
          <w:rtl/>
        </w:rPr>
      </w:pPr>
      <w:r w:rsidRPr="006F178A">
        <w:rPr>
          <w:rtl/>
        </w:rPr>
        <w:tab/>
      </w:r>
      <w:r w:rsidRPr="00523F92">
        <w:rPr>
          <w:rStyle w:val="afffff0"/>
          <w:rFonts w:hint="cs"/>
          <w:rtl/>
        </w:rPr>
        <w:t>'</w:t>
      </w:r>
      <w:r w:rsidRPr="00523F92">
        <w:rPr>
          <w:rStyle w:val="afffff0"/>
          <w:rtl/>
        </w:rPr>
        <w:t>בני אם חכם לבך ישמח לבי גם אני</w:t>
      </w:r>
      <w:r w:rsidRPr="00523F92">
        <w:rPr>
          <w:rStyle w:val="afffff0"/>
          <w:rFonts w:hint="cs"/>
          <w:rtl/>
        </w:rPr>
        <w:t>,</w:t>
      </w:r>
      <w:r w:rsidRPr="00523F92">
        <w:rPr>
          <w:rStyle w:val="afffff0"/>
          <w:rtl/>
        </w:rPr>
        <w:t xml:space="preserve"> חכם בני ושמח לבי ואשיבה חרפי </w:t>
      </w:r>
      <w:ins w:id="92019" w:author="קלוד" w:date="2026-10-11T13:11:34Z">
        <w:r>
          <w:rPr>
            <w:rStyle w:val="afffff0"/>
            <w:rtl/>
          </w:rPr>
          <w:t xml:space="preserve">דבר'</w:t>
        </w:r>
      </w:ins>
      <w:del w:id="92020" w:author="קלוד" w:date="2026-10-11T13:11:34Z">
        <w:r w:rsidRPr="00523F92">
          <w:rPr>
            <w:rStyle w:val="afffff0"/>
            <w:rtl/>
          </w:rPr>
          <w:delText xml:space="preserve">דבר</w:delText>
        </w:r>
        <w:r w:rsidRPr="00523F92">
          <w:rPr>
            <w:rStyle w:val="afffff0"/>
            <w:rFonts w:hint="cs"/>
            <w:rtl/>
          </w:rPr>
          <w:delText xml:space="preserve">',</w:delText>
        </w:r>
      </w:del>
      <w:r w:rsidRPr="006F178A">
        <w:rPr>
          <w:rFonts w:hint="cs"/>
          <w:rtl/>
        </w:rPr>
        <w:t xml:space="preserve"> </w:t>
      </w:r>
      <w:ins w:id="92017" w:author="קלוד" w:date="2026-10-11T13:11:34Z">
        <w:r>
          <w:rPr>
            <w:rFonts w:hint="cs"/>
            <w:rtl/>
          </w:rPr>
          <w:t xml:space="preserve">- </w:t>
        </w:r>
        <w:r>
          <w:rPr>
            <w:rStyle w:val="afffffe"/>
            <w:rFonts w:hint="cs"/>
            <w:rtl/>
          </w:rPr>
          <w:t xml:space="preserve">נטילתו</w:t>
        </w:r>
      </w:ins>
      <w:del w:id="92018" w:author="קלוד" w:date="2026-10-11T13:11:34Z">
        <w:r w:rsidRPr="006F178A">
          <w:rPr>
            <w:rFonts w:hint="cs"/>
            <w:rtl/>
          </w:rPr>
          <w:delText xml:space="preserve">-</w:delText>
        </w:r>
      </w:del>
      <w:r>
        <w:rPr>
          <w:rFonts w:hint="cs"/>
          <w:rtl/>
        </w:rPr>
        <w:t xml:space="preserve"> </w:t>
      </w:r>
      <w:r w:rsidRPr="006F178A">
        <w:rPr>
          <w:rFonts w:hint="cs"/>
          <w:rtl/>
        </w:rPr>
        <w:t>היינו לקדשים.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663" w:author="מנוע מכני" w:date="2026-10-11T12:04:39Z"/>
        </w:rPr>
      </w:pPr>
      <w:del w:id="96662" w:author="מנוע מכני" w:date="2026-10-11T12:04:39Z">
        <w:r w:rsidRPr="006F178A">
          <w:delText xml:space="preserve">•</w:delText>
        </w:r>
      </w:del>
      <w:r w:rsidRPr="006F178A">
        <w:t xml:space="preserve"> </w:t>
      </w:r>
      <w:r w:rsidRPr="00C724C6">
        <w:t>גופא</w:t>
      </w:r>
      <w:r w:rsidRPr="006F178A">
        <w:t xml:space="preserve">, אריא"ש:</w:t>
      </w:r>
    </w:p>
    <w:p w:rsidR="00E9703F" w:rsidRPr="006F178A" w:rsidRDefault="00E9703F" w:rsidP="00E9703F">
      <w:pPr>
        <w:rPr>
          <w:rtl/>
        </w:rPr>
      </w:pPr>
      <w:del w:id="96664" w:author="מנוע מכני" w:date="2026-10-11T12:04:39Z">
        <w:r w:rsidRPr="006F178A">
          <w:rPr>
            <w:rFonts w:ascii="Fb Fontext" w:hAnsi="Fb Fontext"/>
            <w:rtl/>
          </w:rPr>
          <w:delText xml:space="preserve"> </w:delText>
        </w:r>
      </w:del>
      <w:r w:rsidRPr="006F178A">
        <w:rPr>
          <w:rFonts w:ascii="Fb Fontext" w:hAnsi="Fb Fontext"/>
          <w:rtl/>
        </w:rPr>
        <w:t xml:space="preserve">שמנה עשר גזרו, ובשמנה עשר נחלקו. ולמחר הושוו.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טו.</w:t>
      </w:r>
    </w:p>
    <w:p>
      <w:pPr>
        <w:pStyle w:val="afffff8"/>
        <w:rPr>
          <w:ins w:id="91215" w:author="קלוד" w:date="2026-10-11T12:33:55Z"/>
        </w:rPr>
      </w:pPr>
      <w:ins w:id="91216" w:author="קלוד" w:date="2026-10-11T12:33:55Z">
        <w:r>
          <w:rPr>
            <w:color w:val="7B3F00"/>
          </w:rPr>
          <w:t xml:space="preserve">שלשה מקומות שנחלקו שמאי והלל - חלה, שאובין, נדה</w:t>
        </w:r>
      </w:ins>
    </w:p>
    <w:p w:rsidR="00E9703F" w:rsidRPr="006F178A" w:rsidRDefault="00524703" w:rsidP="00E9703F">
      <w:pPr>
        <w:rPr>
          <w:rStyle w:val="afffe"/>
          <w:rFonts w:ascii="Fb Fontext" w:hAnsi="Fb Fontext"/>
          <w:b/>
          <w:rtl/>
        </w:rPr>
      </w:pPr>
      <w:r>
        <w:rPr>
          <w:rFonts w:ascii="Fb Fontext" w:hAnsi="Fb Fontext"/>
          <w:rtl/>
        </w:rPr>
        <w:t xml:space="preserve">• </w:t>
      </w:r>
      <w:r>
        <w:rPr>
          <w:rStyle w:val="2fb"/>
          <w:rFonts w:ascii="Fb Fontext" w:hAnsi="Fb Fontext"/>
          <w:rtl/>
        </w:rPr>
        <w:t xml:space="preserve">ר</w:t>
      </w:r>
      <w:r w:rsidR="00E9703F" w:rsidRPr="006F178A">
        <w:rPr>
          <w:rStyle w:val="2fb"/>
          <w:rFonts w:ascii="Fb Fontext" w:hAnsi="Fb Fontext"/>
          <w:rtl/>
        </w:rPr>
        <w:t xml:space="preserve">"ה</w:t>
      </w:r>
      <w:r w:rsidR="00E9703F" w:rsidRPr="006F178A">
        <w:rPr>
          <w:rFonts w:ascii="Fb Fontext" w:hAnsi="Fb Fontext"/>
          <w:rtl/>
        </w:rPr>
        <w:t xml:space="preserve"> בג' מקומות נחלקו </w:t>
      </w:r>
      <w:ins w:id="92267" w:author="מנוע מכני" w:date="2026-10-11T12:04:39Z">
        <w:r>
          <w:rPr>
            <w:rFonts w:ascii="Fb Fontext" w:hAnsi="Fb Fontext"/>
            <w:rtl/>
          </w:rPr>
          <w:t xml:space="preserve">שמה</w:t>
        </w:r>
      </w:ins>
      <w:del w:id="92268" w:author="מנוע מכני" w:date="2026-10-11T12:04:39Z">
        <w:r w:rsidR="00E9703F" w:rsidRPr="006F178A">
          <w:rPr>
            <w:rFonts w:ascii="Fb Fontext" w:hAnsi="Fb Fontext"/>
            <w:rtl/>
          </w:rPr>
          <w:delText xml:space="preserve">שמאי</w:delText>
        </w:r>
      </w:del>
      <w:r w:rsidR="00E9703F" w:rsidRPr="006F178A">
        <w:rPr>
          <w:rFonts w:ascii="Fb Fontext" w:hAnsi="Fb Fontext"/>
          <w:rtl/>
        </w:rPr>
        <w:t xml:space="preserve"> והלל.</w:t>
      </w:r>
    </w:p>
    <w:p w:rsidR="00E9703F" w:rsidRPr="009757B9" w:rsidRDefault="00E9703F" w:rsidP="00E9703F">
      <w:pPr>
        <w:rPr>
          <w:rFonts w:cs="Guttman Vilna"/>
          <w:b/>
          <w:bCs/>
          <w:rtl/>
        </w:rPr>
      </w:pPr>
      <w:r w:rsidRPr="006F178A">
        <w:rPr>
          <w:rStyle w:val="afffe"/>
          <w:rFonts w:ascii="Fb Fontext" w:hAnsi="Fb Fontext"/>
          <w:b/>
          <w:rtl/>
        </w:rPr>
        <w:t>א.</w:t>
      </w:r>
      <w:r w:rsidRPr="006F178A">
        <w:rPr>
          <w:rtl/>
        </w:rPr>
        <w:t xml:space="preserve"> </w:t>
      </w:r>
      <w:ins w:id="92269" w:author="מנוע מכני" w:date="2026-10-11T12:04:39Z">
        <w:r>
          <w:rPr>
            <w:rtl/>
          </w:rPr>
          <w:t xml:space="preserve">שמה</w:t>
        </w:r>
      </w:ins>
      <w:del w:id="92270" w:author="מנוע מכני" w:date="2026-10-11T12:04:39Z">
        <w:r w:rsidRPr="006F178A">
          <w:rPr>
            <w:rtl/>
          </w:rPr>
          <w:delText xml:space="preserve">שמאי</w:delText>
        </w:r>
      </w:del>
      <w:r w:rsidRPr="006F178A">
        <w:rPr>
          <w:rtl/>
        </w:rPr>
        <w:t xml:space="preserve">: מקב חלה, והלל: מקביים, וחכ"א: </w:t>
      </w:r>
      <w:r w:rsidRPr="006F178A">
        <w:rPr>
          <w:rtl/>
        </w:rPr>
        <w:t xml:space="preserve">לא</w:t>
      </w:r>
      <w:r w:rsidRPr="006F178A">
        <w:rPr>
          <w:rtl/>
        </w:rPr>
        <w:t xml:space="preserve"> כדברי </w:t>
      </w:r>
      <w:r w:rsidRPr="006F178A">
        <w:rPr>
          <w:rFonts w:hint="cs"/>
          <w:rtl/>
        </w:rPr>
        <w:t>שניהם,</w:t>
      </w:r>
      <w:r w:rsidRPr="006F178A">
        <w:rPr>
          <w:rtl/>
        </w:rPr>
        <w:t xml:space="preserve"> אלא קב ומחצה חייב בחלה.</w:t>
      </w:r>
    </w:p>
    <w:p w:rsidR="00E9703F" w:rsidRPr="006F178A" w:rsidRDefault="00E9703F" w:rsidP="00E9703F">
      <w:pPr>
        <w:rPr>
          <w:rtl/>
        </w:rPr>
      </w:pPr>
      <w:r w:rsidRPr="006F178A">
        <w:rPr>
          <w:rtl/>
        </w:rPr>
        <w:t>משהגדילו המדות אמרו: חמשת רבעים קמח חייבין בחלה.</w:t>
      </w:r>
    </w:p>
    <w:p>
      <w:pPr>
        <w:pStyle w:val="38"/>
        <w:rPr>
          <w:ins w:id="96665" w:author="מנוע מכני" w:date="2026-10-11T12:04:39Z"/>
        </w:rPr>
      </w:pPr>
      <w:r w:rsidRPr="006F178A">
        <w:t xml:space="preserve">רבי יוסי</w:t>
      </w:r>
      <w:del w:id="99383" w:author="מנוע מכני" w:date="2026-10-11T12:04:39Z">
        <w:r w:rsidRPr="006F178A">
          <w:delText xml:space="preserve"> אומר</w:delText>
        </w:r>
      </w:del>
      <w:r w:rsidRPr="006F178A">
        <w:t xml:space="preserve">:</w:t>
      </w:r>
    </w:p>
    <w:p w:rsidR="00E9703F" w:rsidRPr="006F178A" w:rsidRDefault="00E9703F" w:rsidP="00E9703F">
      <w:pPr>
        <w:rPr>
          <w:rStyle w:val="afffe"/>
          <w:rFonts w:ascii="Fb Fontext" w:hAnsi="Fb Fontext"/>
          <w:b/>
          <w:rtl/>
        </w:rPr>
      </w:pPr>
      <w:del w:id="96666" w:author="מנוע מכני" w:date="2026-10-11T12:04:39Z">
        <w:r w:rsidRPr="006F178A">
          <w:rPr>
            <w:rtl/>
          </w:rPr>
          <w:delText xml:space="preserve"> </w:delText>
        </w:r>
      </w:del>
      <w:r w:rsidRPr="006F178A">
        <w:rPr>
          <w:rtl/>
        </w:rPr>
        <w:t xml:space="preserve">חמשה - פטורין, חמשה ועוד - חייבין.</w:t>
      </w:r>
    </w:p>
    <w:p w:rsidR="00E9703F" w:rsidRPr="006F178A" w:rsidRDefault="00E9703F" w:rsidP="00E9703F">
      <w:pPr>
        <w:rPr>
          <w:rtl/>
        </w:rPr>
      </w:pPr>
      <w:r w:rsidRPr="006F178A">
        <w:rPr>
          <w:rStyle w:val="afffe"/>
          <w:rFonts w:ascii="Fb Fontext" w:hAnsi="Fb Fontext"/>
          <w:b/>
          <w:rtl/>
        </w:rPr>
        <w:t>ב.</w:t>
      </w:r>
      <w:r w:rsidRPr="006F178A">
        <w:rPr>
          <w:rtl/>
        </w:rPr>
        <w:t xml:space="preserve"> הלל:</w:t>
      </w:r>
      <w:r w:rsidRPr="006F178A">
        <w:rPr>
          <w:rFonts w:hint="cs"/>
          <w:rtl/>
        </w:rPr>
        <w:t xml:space="preserve"> </w:t>
      </w:r>
      <w:r w:rsidRPr="006F178A">
        <w:rPr>
          <w:rtl/>
        </w:rPr>
        <w:t xml:space="preserve">מלא הין מים שאובים פוסלים את המקוה [ולא </w:t>
      </w:r>
      <w:r w:rsidRPr="006F178A">
        <w:rPr>
          <w:rtl/>
        </w:rPr>
        <w:t xml:space="preserve">אמר</w:t>
      </w:r>
      <w:r w:rsidRPr="006F178A">
        <w:rPr>
          <w:rtl/>
        </w:rPr>
        <w:t xml:space="preserve"> י"ב לוגין] שחייב אדם לומר בלשון</w:t>
      </w:r>
      <w:r w:rsidRPr="006F178A">
        <w:rPr>
          <w:rFonts w:hint="cs"/>
          <w:rtl/>
        </w:rPr>
        <w:t xml:space="preserve"> רבו.</w:t>
      </w:r>
    </w:p>
    <w:p w:rsidR="00E9703F" w:rsidRDefault="00E9703F" w:rsidP="00E9703F">
      <w:pPr>
        <w:rPr>
          <w:rtl/>
        </w:rPr>
      </w:pPr>
      <w:ins w:id="92271" w:author="מנוע מכני" w:date="2026-10-11T12:04:39Z">
        <w:r>
          <w:rPr>
            <w:rtl/>
          </w:rPr>
          <w:t xml:space="preserve">שמה</w:t>
        </w:r>
      </w:ins>
      <w:del w:id="92272" w:author="מנוע מכני" w:date="2026-10-11T12:04:39Z">
        <w:r w:rsidRPr="006F178A">
          <w:rPr>
            <w:rtl/>
          </w:rPr>
          <w:delText xml:space="preserve">שמאי</w:delText>
        </w:r>
      </w:del>
      <w:r w:rsidRPr="006F178A">
        <w:rPr>
          <w:rtl/>
        </w:rPr>
        <w:t xml:space="preserve">: תשעה קבין, וחכ"א: </w:t>
      </w:r>
      <w:r w:rsidRPr="006F178A">
        <w:rPr>
          <w:rtl/>
        </w:rPr>
        <w:t xml:space="preserve">לא</w:t>
      </w:r>
      <w:r w:rsidRPr="006F178A">
        <w:rPr>
          <w:rtl/>
        </w:rPr>
        <w:t xml:space="preserve"> כדברי זה ולא כדברי זה, [והיינו שהשאירו בספק]</w:t>
      </w:r>
    </w:p>
    <w:p w:rsidR="00E9703F" w:rsidRPr="006F178A" w:rsidRDefault="00E9703F" w:rsidP="00E9703F">
      <w:pPr>
        <w:rPr>
          <w:rStyle w:val="afffe"/>
          <w:rFonts w:ascii="Fb Fontext" w:hAnsi="Fb Fontext"/>
          <w:b/>
          <w:rtl/>
        </w:rPr>
      </w:pPr>
      <w:r w:rsidRPr="006F178A">
        <w:rPr>
          <w:rtl/>
        </w:rPr>
        <w:t>עד שבאו שני גרדיים משער האשפה שבירושלים, והעידו משום שמעיה ואבטליון שג' לוגין מים שאובין פוסלים את המקוה וקיימו חכמים את דבריהם.</w:t>
      </w:r>
    </w:p>
    <w:p w:rsidR="00E9703F" w:rsidRPr="006F178A" w:rsidRDefault="00E9703F" w:rsidP="00E9703F">
      <w:pPr>
        <w:rPr>
          <w:rtl/>
        </w:rPr>
      </w:pPr>
      <w:r w:rsidRPr="006F178A">
        <w:rPr>
          <w:rStyle w:val="afffe"/>
          <w:rFonts w:ascii="Fb Fontext" w:hAnsi="Fb Fontext"/>
          <w:b/>
          <w:rtl/>
        </w:rPr>
        <w:t>ג.</w:t>
      </w:r>
      <w:r w:rsidRPr="006F178A">
        <w:rPr>
          <w:rtl/>
        </w:rPr>
        <w:t xml:space="preserve"> </w:t>
      </w:r>
      <w:ins w:id="92273" w:author="מנוע מכני" w:date="2026-10-11T12:04:39Z">
        <w:r>
          <w:rPr>
            <w:rtl/>
          </w:rPr>
          <w:t xml:space="preserve">שמה</w:t>
        </w:r>
      </w:ins>
      <w:del w:id="92274" w:author="מנוע מכני" w:date="2026-10-11T12:04:39Z">
        <w:r w:rsidRPr="006F178A">
          <w:rPr>
            <w:rtl/>
          </w:rPr>
          <w:delText xml:space="preserve">שמאי</w:delText>
        </w:r>
      </w:del>
      <w:r w:rsidRPr="006F178A">
        <w:rPr>
          <w:rtl/>
        </w:rPr>
        <w:t xml:space="preserve">: כל הנשים דיין שעתן [בראיתן]</w:t>
      </w:r>
      <w:r w:rsidRPr="006F178A">
        <w:rPr>
          <w:rFonts w:hint="cs"/>
          <w:rtl/>
        </w:rPr>
        <w:t>,</w:t>
      </w:r>
      <w:r w:rsidRPr="006F178A">
        <w:rPr>
          <w:rtl/>
        </w:rPr>
        <w:t xml:space="preserve"> והלל: מפקידה לפקידה, </w:t>
      </w:r>
      <w:ins w:id="90225" w:author="מנוע מכני" w:date="2026-10-11T12:04:39Z">
        <w:r>
          <w:rPr>
            <w:rtl/>
          </w:rPr>
          <w:t xml:space="preserve">ואפי'</w:t>
        </w:r>
      </w:ins>
      <w:del w:id="90226" w:author="מנוע מכני" w:date="2026-10-11T12:04:39Z">
        <w:r w:rsidRPr="006F178A">
          <w:rPr>
            <w:rtl/>
          </w:rPr>
          <w:delText xml:space="preserve">ואפילו</w:delText>
        </w:r>
      </w:del>
      <w:r w:rsidRPr="006F178A">
        <w:rPr>
          <w:rtl/>
        </w:rPr>
        <w:t xml:space="preserve"> לימים הרבה.</w:t>
      </w:r>
    </w:p>
    <w:p>
      <w:pPr>
        <w:pStyle w:val="38"/>
        <w:rPr>
          <w:ins w:id="96667" w:author="מנוע מכני" w:date="2026-10-11T12:04:39Z"/>
        </w:rPr>
      </w:pPr>
      <w:r w:rsidRPr="006F178A">
        <w:t xml:space="preserve">וחכ"א:</w:t>
      </w:r>
    </w:p>
    <w:p w:rsidR="00E9703F" w:rsidRPr="009757B9" w:rsidRDefault="00E9703F" w:rsidP="00E9703F">
      <w:pPr>
        <w:rPr>
          <w:rFonts w:cs="Guttman Vilna"/>
          <w:b/>
          <w:bCs/>
          <w:rtl/>
        </w:rPr>
      </w:pPr>
      <w:del w:id="96668" w:author="מנוע מכני" w:date="2026-10-11T12:04:39Z">
        <w:r w:rsidRPr="006F178A">
          <w:rPr>
            <w:rtl/>
          </w:rPr>
          <w:delText xml:space="preserve"> </w:delText>
        </w:r>
      </w:del>
      <w:r w:rsidRPr="006F178A">
        <w:rPr>
          <w:rtl/>
        </w:rPr>
        <w:t xml:space="preserve">לא</w:t>
      </w:r>
      <w:r w:rsidRPr="006F178A">
        <w:rPr>
          <w:rtl/>
        </w:rPr>
        <w:t xml:space="preserve"> כדברי זה ולא כדברי זה, אלא לעולם לקולא או מעת לעת או מפקידה לפקידה.</w:t>
      </w:r>
    </w:p>
    <w:p w:rsidR="00E9703F" w:rsidRPr="006F178A" w:rsidRDefault="00E9703F" w:rsidP="00E9703F">
      <w:pPr>
        <w:rPr>
          <w:rtl/>
        </w:rPr>
      </w:pPr>
      <w:r w:rsidRPr="006F178A">
        <w:rPr>
          <w:rtl/>
        </w:rPr>
        <w:t xml:space="preserve">ולא </w:t>
      </w:r>
      <w:ins w:id="90033" w:author="Claude - סמנטי" w:date="2026-10-11T12:28:21Z">
        <w:r>
          <w:rPr>
            <w:rtl/>
          </w:rPr>
          <w:t xml:space="preserve">מונים</w:t>
        </w:r>
      </w:ins>
      <w:del w:id="90034" w:author="Claude - סמנטי" w:date="2026-10-11T12:28:21Z">
        <w:r w:rsidRPr="006F178A">
          <w:rPr>
            <w:rtl/>
          </w:rPr>
          <w:delText xml:space="preserve">מנינן</w:delText>
        </w:r>
      </w:del>
      <w:r w:rsidRPr="006F178A">
        <w:rPr>
          <w:rtl/>
        </w:rPr>
        <w:t xml:space="preserve"> </w:t>
      </w:r>
      <w:ins w:id="92033" w:author="קלוד" w:date="2026-10-11T13:11:34Z">
        <w:r>
          <w:rPr>
            <w:rtl/>
          </w:rPr>
          <w:t xml:space="preserve">מחלוקת</w:t>
        </w:r>
      </w:ins>
      <w:del w:id="92034" w:author="קלוד" w:date="2026-10-11T13:11:34Z">
        <w:r w:rsidRPr="006F178A">
          <w:rPr>
            <w:rtl/>
          </w:rPr>
          <w:delText xml:space="preserve">פלוגתת</w:delText>
        </w:r>
      </w:del>
      <w:r w:rsidRPr="006F178A">
        <w:rPr>
          <w:rtl/>
        </w:rPr>
        <w:t xml:space="preserve"> </w:t>
      </w:r>
      <w:ins w:id="92275" w:author="מנוע מכני" w:date="2026-10-11T12:04:39Z">
        <w:r>
          <w:rPr>
            <w:rtl/>
          </w:rPr>
          <w:t xml:space="preserve">שמה</w:t>
        </w:r>
      </w:ins>
      <w:del w:id="92276" w:author="מנוע מכני" w:date="2026-10-11T12:04:39Z">
        <w:r w:rsidRPr="006F178A">
          <w:rPr>
            <w:rtl/>
          </w:rPr>
          <w:delText xml:space="preserve">שמאי</w:delText>
        </w:r>
      </w:del>
      <w:r w:rsidRPr="006F178A">
        <w:rPr>
          <w:rtl/>
        </w:rPr>
        <w:t xml:space="preserve"> והלל אם לסמוך</w:t>
      </w:r>
      <w:ins w:id="92031" w:author="קלוד" w:date="2026-10-11T13:11:34Z">
        <w:r>
          <w:rPr>
            <w:rtl/>
          </w:rPr>
          <w:t xml:space="preserve"> </w:t>
        </w:r>
        <w:r>
          <w:rPr>
            <w:rStyle w:val="afffffe"/>
            <w:rtl/>
          </w:rPr>
          <w:t xml:space="preserve">ביו"ט</w:t>
        </w:r>
        <w:r>
          <w:rPr>
            <w:rtl/>
          </w:rPr>
          <w:t xml:space="preserve"> </w:t>
        </w:r>
      </w:ins>
      <w:del w:id="92032" w:author="קלוד" w:date="2026-10-11T13:11:34Z">
        <w:r w:rsidRPr="006F178A">
          <w:rPr>
            <w:rtl/>
          </w:rPr>
          <w:delText xml:space="preserve"> </w:delText>
        </w:r>
      </w:del>
      <w:r w:rsidRPr="006F178A">
        <w:rPr>
          <w:rtl/>
        </w:rPr>
        <w:t xml:space="preserve">או </w:t>
      </w:r>
      <w:ins w:id="92029" w:author="קלוד" w:date="2026-10-11T13:11:34Z">
        <w:r>
          <w:rPr>
            <w:rtl/>
          </w:rPr>
          <w:t xml:space="preserve">לא,</w:t>
        </w:r>
      </w:ins>
      <w:del w:id="92030" w:author="קלוד" w:date="2026-10-11T13:11:34Z">
        <w:r w:rsidRPr="006F178A">
          <w:rPr>
            <w:rtl/>
          </w:rPr>
          <w:delText xml:space="preserve">לא</w:delText>
        </w:r>
      </w:del>
      <w:r w:rsidRPr="006F178A">
        <w:rPr>
          <w:rFonts w:hint="cs"/>
          <w:rtl/>
        </w:rPr>
        <w:t xml:space="preserve"> </w:t>
      </w:r>
      <w:ins w:id="90861" w:author="מנוע מכני" w:date="2026-10-11T12:04:39Z">
        <w:ins w:id="92027" w:author="קלוד" w:date="2026-10-11T13:11:34Z">
          <w:r>
            <w:rPr>
              <w:rtl/>
            </w:rPr>
            <w:t xml:space="preserve">שכבר</w:t>
          </w:r>
        </w:ins>
        <w:del w:id="92028" w:author="קלוד" w:date="2026-10-11T13:11:34Z">
          <w:r>
            <w:rPr>
              <w:rtl/>
            </w:rPr>
            <w:delText xml:space="preserve">דיש</w:delText>
          </w:r>
        </w:del>
      </w:ins>
      <w:del w:id="90862" w:author="מנוע מכני" w:date="2026-10-11T12:04:39Z">
        <w:r w:rsidRPr="006F178A">
          <w:rPr>
            <w:rtl/>
          </w:rPr>
          <w:delText xml:space="preserve">דאיכא</w:delText>
        </w:r>
      </w:del>
      <w:r w:rsidRPr="006F178A">
        <w:rPr>
          <w:rtl/>
        </w:rPr>
        <w:t xml:space="preserve"> </w:t>
      </w:r>
      <w:ins w:id="90031" w:author="Claude - סמנטי" w:date="2026-10-11T12:28:21Z">
        <w:ins w:id="92025" w:author="קלוד" w:date="2026-10-11T13:11:34Z">
          <w:r>
            <w:rPr>
              <w:rtl/>
            </w:rPr>
            <w:t xml:space="preserve">נחלקו</w:t>
          </w:r>
        </w:ins>
        <w:del w:id="92026" w:author="קלוד" w:date="2026-10-11T13:11:34Z">
          <w:r>
            <w:rPr>
              <w:rtl/>
            </w:rPr>
            <w:delText xml:space="preserve">מחלוקת</w:delText>
          </w:r>
        </w:del>
      </w:ins>
      <w:del w:id="90032" w:author="Claude - סמנטי" w:date="2026-10-11T12:28:21Z">
        <w:r w:rsidRPr="006F178A">
          <w:rPr>
            <w:rtl/>
          </w:rPr>
          <w:delText xml:space="preserve">פלוגתא</w:delText>
        </w:r>
      </w:del>
      <w:r w:rsidRPr="006F178A">
        <w:rPr>
          <w:rtl/>
        </w:rPr>
        <w:t xml:space="preserve"> </w:t>
      </w:r>
      <w:ins w:id="90029" w:author="Claude - סמנטי" w:date="2026-10-11T12:28:21Z">
        <w:ins w:id="92023" w:author="קלוד" w:date="2026-10-11T13:11:34Z">
          <w:r>
            <w:rPr>
              <w:rFonts w:hint="cs"/>
              <w:rtl/>
            </w:rPr>
            <w:t xml:space="preserve">בה</w:t>
          </w:r>
        </w:ins>
        <w:del w:id="92024" w:author="קלוד" w:date="2026-10-11T13:11:34Z">
          <w:r>
            <w:rPr>
              <w:rFonts w:hint="cs"/>
              <w:rtl/>
            </w:rPr>
            <w:delText xml:space="preserve">של</w:delText>
          </w:r>
        </w:del>
        <w:r>
          <w:rPr>
            <w:rFonts w:hint="cs"/>
            <w:rtl/>
          </w:rPr>
          <w:t xml:space="preserve"> </w:t>
        </w:r>
        <w:ins w:id="92021" w:author="קלוד" w:date="2026-10-11T13:11:34Z">
          <w:r>
            <w:rPr>
              <w:rFonts w:hint="cs"/>
              <w:rtl/>
            </w:rPr>
            <w:t xml:space="preserve">רבותיהם.</w:t>
          </w:r>
        </w:ins>
        <w:del w:id="92022" w:author="קלוד" w:date="2026-10-11T13:11:34Z">
          <w:r>
            <w:rPr>
              <w:rFonts w:hint="cs"/>
              <w:rtl/>
            </w:rPr>
            <w:delText xml:space="preserve">רבותינו</w:delText>
          </w:r>
          <w:r w:rsidRPr="006F178A">
            <w:rPr>
              <w:rtl/>
            </w:rPr>
            <w:delText xml:space="preserve"> </w:delText>
          </w:r>
          <w:r>
            <w:rPr>
              <w:rtl/>
            </w:rPr>
            <w:delText xml:space="preserve">ביניהם</w:delText>
          </w:r>
          <w:r w:rsidRPr="006F178A">
            <w:rPr>
              <w:rtl/>
            </w:rPr>
            <w:delText xml:space="preserve">.</w:delText>
          </w:r>
        </w:del>
      </w:ins>
      <w:del w:id="90030" w:author="Claude - סמנטי" w:date="2026-10-11T12:28:21Z">
        <w:r w:rsidRPr="006F178A">
          <w:rPr>
            <w:rFonts w:hint="cs"/>
            <w:rtl/>
          </w:rPr>
          <w:delText xml:space="preserve">ד</w:delText>
        </w:r>
        <w:r w:rsidRPr="006F178A">
          <w:rPr>
            <w:rtl/>
          </w:rPr>
          <w:delText xml:space="preserve">רבוותא</w:delText>
        </w:r>
      </w:del>
      <w:ins w:id="90027" w:author="Claude - סמנטי" w:date="2026-10-11T12:28:21Z"/>
      <w:del w:id="90028" w:author="Claude - סמנטי" w:date="2026-10-11T12:28:21Z">
        <w:r w:rsidRPr="006F178A">
          <w:rPr>
            <w:rtl/>
          </w:rPr>
          <w:delText xml:space="preserve">בהדייהו</w:delText>
        </w:r>
      </w:del>
    </w:p>
    <w:p>
      <w:pPr>
        <w:pStyle w:val="38"/>
        <w:rPr>
          <w:ins w:id="96669" w:author="מנוע מכני" w:date="2026-10-11T12:04:39Z"/>
        </w:rPr>
      </w:pPr>
      <w:r w:rsidRPr="00824B91">
        <w:t xml:space="preserve">והך</w:t>
      </w:r>
    </w:p>
    <w:p w:rsidR="00E9703F" w:rsidRPr="00824B91" w:rsidRDefault="00E9703F" w:rsidP="00E9703F">
      <w:pPr>
        <w:rPr>
          <w:spacing w:val="-2"/>
          <w:rtl/>
        </w:rPr>
      </w:pPr>
      <w:del w:id="96670" w:author="מנוע מכני" w:date="2026-10-11T12:04:39Z">
        <w:r w:rsidRPr="00824B91">
          <w:rPr>
            <w:spacing w:val="-2"/>
            <w:rtl/>
          </w:rPr>
          <w:delText xml:space="preserve"> </w:delText>
        </w:r>
      </w:del>
      <w:r w:rsidRPr="00824B91">
        <w:rPr>
          <w:spacing w:val="-2"/>
          <w:rtl/>
        </w:rPr>
        <w:t xml:space="preserve">דלא </w:t>
      </w:r>
      <w:ins w:id="90035" w:author="Claude - סמנטי" w:date="2026-10-11T12:28:21Z">
        <w:r>
          <w:rPr>
            <w:spacing w:val="-2"/>
            <w:rtl/>
          </w:rPr>
          <w:t xml:space="preserve">מונים</w:t>
        </w:r>
      </w:ins>
      <w:del w:id="90036" w:author="Claude - סמנטי" w:date="2026-10-11T12:28:21Z">
        <w:r w:rsidRPr="00824B91">
          <w:rPr>
            <w:spacing w:val="-2"/>
            <w:rtl/>
          </w:rPr>
          <w:delText xml:space="preserve">מנינן</w:delText>
        </w:r>
      </w:del>
      <w:r w:rsidRPr="00824B91">
        <w:rPr>
          <w:spacing w:val="-2"/>
          <w:rtl/>
        </w:rPr>
        <w:t xml:space="preserve"> הבוצר לגת, </w:t>
      </w:r>
      <w:r w:rsidRPr="00824B91">
        <w:rPr>
          <w:rFonts w:hint="cs"/>
          <w:spacing w:val="-2"/>
          <w:rtl/>
        </w:rPr>
        <w:t>דל</w:t>
      </w:r>
      <w:r w:rsidRPr="00824B91">
        <w:rPr>
          <w:spacing w:val="-2"/>
          <w:rtl/>
        </w:rPr>
        <w:t>שמאי: הוכשר, ו</w:t>
      </w:r>
      <w:r w:rsidRPr="00824B91">
        <w:rPr>
          <w:rFonts w:hint="cs"/>
          <w:spacing w:val="-2"/>
          <w:rtl/>
        </w:rPr>
        <w:t>ל</w:t>
      </w:r>
      <w:r w:rsidRPr="00824B91">
        <w:rPr>
          <w:spacing w:val="-2"/>
          <w:rtl/>
        </w:rPr>
        <w:t xml:space="preserve">הלל: </w:t>
      </w:r>
      <w:r w:rsidRPr="00824B91">
        <w:rPr>
          <w:spacing w:val="-2"/>
          <w:rtl/>
        </w:rPr>
        <w:t xml:space="preserve">לא</w:t>
      </w:r>
      <w:r w:rsidRPr="00824B91">
        <w:rPr>
          <w:spacing w:val="-2"/>
          <w:rtl/>
        </w:rPr>
        <w:t xml:space="preserve"> הוכשר </w:t>
      </w:r>
      <w:ins w:id="90863" w:author="מנוע מכני" w:date="2026-10-11T12:04:39Z">
        <w:ins w:id="92039" w:author="קלוד" w:date="2026-10-11T13:11:34Z">
          <w:r>
            <w:rPr>
              <w:spacing w:val="-2"/>
              <w:rtl/>
            </w:rPr>
            <w:t xml:space="preserve">-</w:t>
          </w:r>
        </w:ins>
        <w:del w:id="92040" w:author="קלוד" w:date="2026-10-11T13:11:34Z">
          <w:r>
            <w:rPr>
              <w:spacing w:val="-2"/>
              <w:rtl/>
            </w:rPr>
            <w:delText xml:space="preserve">דשם</w:delText>
          </w:r>
        </w:del>
      </w:ins>
      <w:del w:id="90864" w:author="מנוע מכני" w:date="2026-10-11T12:04:39Z">
        <w:r w:rsidRPr="00824B91">
          <w:rPr>
            <w:spacing w:val="-2"/>
            <w:rtl/>
          </w:rPr>
          <w:delText xml:space="preserve">דהתם</w:delText>
        </w:r>
      </w:del>
      <w:r w:rsidRPr="00824B91">
        <w:rPr>
          <w:spacing w:val="-2"/>
          <w:rtl/>
        </w:rPr>
        <w:t xml:space="preserve"> </w:t>
      </w:r>
      <w:ins w:id="92037" w:author="קלוד" w:date="2026-10-11T13:11:34Z">
        <w:r>
          <w:rPr>
            <w:spacing w:val="-2"/>
            <w:rtl/>
          </w:rPr>
          <w:t xml:space="preserve">כי</w:t>
        </w:r>
      </w:ins>
      <w:del w:id="92038" w:author="קלוד" w:date="2026-10-11T13:11:34Z">
        <w:r w:rsidRPr="00824B91">
          <w:rPr>
            <w:spacing w:val="-2"/>
            <w:rtl/>
          </w:rPr>
          <w:delText xml:space="preserve">שתיק</w:delText>
        </w:r>
      </w:del>
      <w:r w:rsidRPr="00824B91">
        <w:rPr>
          <w:spacing w:val="-2"/>
          <w:rtl/>
        </w:rPr>
        <w:t xml:space="preserve"> </w:t>
      </w:r>
      <w:ins w:id="92277" w:author="מנוע מכני" w:date="2026-10-11T12:04:39Z">
        <w:ins w:id="92035" w:author="קלוד" w:date="2026-10-11T13:11:34Z">
          <w:r>
            <w:rPr>
              <w:spacing w:val="-2"/>
              <w:rtl/>
            </w:rPr>
            <w:t xml:space="preserve">שם שתק</w:t>
          </w:r>
        </w:ins>
        <w:del w:id="92036" w:author="קלוד" w:date="2026-10-11T13:11:34Z">
          <w:r>
            <w:rPr>
              <w:spacing w:val="-2"/>
              <w:rtl/>
            </w:rPr>
            <w:delText xml:space="preserve">לו</w:delText>
          </w:r>
        </w:del>
      </w:ins>
      <w:del w:id="92278" w:author="מנוע מכני" w:date="2026-10-11T12:04:39Z">
        <w:r w:rsidRPr="00824B91">
          <w:rPr>
            <w:spacing w:val="-2"/>
            <w:rtl/>
          </w:rPr>
          <w:delText xml:space="preserve">ליה</w:delText>
        </w:r>
      </w:del>
      <w:r w:rsidRPr="00824B91">
        <w:rPr>
          <w:spacing w:val="-2"/>
          <w:rtl/>
        </w:rPr>
        <w:t xml:space="preserve"> הלל לשמאי.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טו.</w:t>
      </w:r>
    </w:p>
    <w:p>
      <w:pPr>
        <w:pStyle w:val="afffff8"/>
        <w:rPr>
          <w:ins w:id="91213" w:author="קלוד" w:date="2026-10-11T12:33:55Z"/>
        </w:rPr>
      </w:pPr>
      <w:ins w:id="91214" w:author="קלוד" w:date="2026-10-11T12:33:55Z">
        <w:r>
          <w:rPr>
            <w:color w:val="7B3F00"/>
          </w:rPr>
          <w:t xml:space="preserve">ארץ העמים וכלי זכוכית - גזירת יוסי בן יועזר</w:t>
        </w:r>
      </w:ins>
    </w:p>
    <w:p w:rsidR="00E9703F" w:rsidRPr="00824B91" w:rsidRDefault="00E9703F" w:rsidP="00E9703F">
      <w:pPr>
        <w:rPr>
          <w:spacing w:val="-4"/>
          <w:rtl/>
        </w:rPr>
      </w:pPr>
      <w:r w:rsidRPr="00824B91">
        <w:rPr>
          <w:spacing w:val="-4"/>
          <w:rtl/>
        </w:rPr>
        <w:t>יוסי בן יועזר איש צרידה ויוסי בן יוחנן איש ירושלים גזרו טומאה על ארץ העמים ועל כלי זכוכית.</w:t>
      </w:r>
    </w:p>
    <w:p w:rsidR="00E9703F" w:rsidRPr="00824B91" w:rsidRDefault="00E9703F" w:rsidP="00E9703F">
      <w:pPr>
        <w:rPr>
          <w:rFonts w:ascii="Fb Fontext" w:hAnsi="Fb Fontext"/>
          <w:spacing w:val="-2"/>
          <w:rtl/>
        </w:rPr>
      </w:pPr>
      <w:r w:rsidRPr="00824B91">
        <w:rPr>
          <w:rFonts w:ascii="Fb Fontext" w:hAnsi="Fb Fontext"/>
          <w:spacing w:val="-2"/>
          <w:rtl/>
        </w:rPr>
        <w:t xml:space="preserve">הם </w:t>
      </w:r>
      <w:ins w:id="92047" w:author="קלוד" w:date="2026-10-11T13:11:34Z">
        <w:r>
          <w:rPr>
            <w:rFonts w:ascii="Fb Fontext" w:hAnsi="Fb Fontext" w:hint="cs"/>
            <w:spacing w:val="-2"/>
            <w:rtl/>
          </w:rPr>
          <w:t xml:space="preserve">[שקדמו</w:t>
        </w:r>
      </w:ins>
      <w:del w:id="92048" w:author="קלוד" w:date="2026-10-11T13:11:34Z">
        <w:r w:rsidRPr="00824B91">
          <w:rPr>
            <w:rFonts w:ascii="Fb Fontext" w:hAnsi="Fb Fontext" w:hint="cs"/>
            <w:spacing w:val="-2"/>
            <w:rtl/>
          </w:rPr>
          <w:delText xml:space="preserve">[דקדמי</w:delText>
        </w:r>
      </w:del>
      <w:r w:rsidRPr="00824B91">
        <w:rPr>
          <w:rFonts w:ascii="Fb Fontext" w:hAnsi="Fb Fontext" w:hint="cs"/>
          <w:spacing w:val="-2"/>
          <w:rtl/>
        </w:rPr>
        <w:t xml:space="preserve"> </w:t>
      </w:r>
      <w:ins w:id="92045" w:author="קלוד" w:date="2026-10-11T13:11:34Z">
        <w:r>
          <w:rPr>
            <w:rFonts w:ascii="Fb Fontext" w:hAnsi="Fb Fontext" w:hint="cs"/>
            <w:spacing w:val="-2"/>
            <w:rtl/>
          </w:rPr>
          <w:t xml:space="preserve">להלל,</w:t>
        </w:r>
      </w:ins>
      <w:del w:id="92046" w:author="קלוד" w:date="2026-10-11T13:11:34Z">
        <w:r w:rsidRPr="00824B91">
          <w:rPr>
            <w:rFonts w:ascii="Fb Fontext" w:hAnsi="Fb Fontext" w:hint="cs"/>
            <w:spacing w:val="-2"/>
            <w:rtl/>
          </w:rPr>
          <w:delText xml:space="preserve">להלל</w:delText>
        </w:r>
      </w:del>
      <w:r w:rsidRPr="00824B91">
        <w:rPr>
          <w:rFonts w:ascii="Fb Fontext" w:hAnsi="Fb Fontext" w:hint="cs"/>
          <w:spacing w:val="-2"/>
          <w:rtl/>
        </w:rPr>
        <w:t xml:space="preserve"> שהיה מאה שנה קודם החורבן] </w:t>
      </w:r>
      <w:r w:rsidRPr="00824B91">
        <w:rPr>
          <w:rFonts w:ascii="Fb Fontext" w:hAnsi="Fb Fontext"/>
          <w:spacing w:val="-2"/>
          <w:rtl/>
        </w:rPr>
        <w:t xml:space="preserve">גזרו על </w:t>
      </w:r>
      <w:ins w:id="92043" w:author="קלוד" w:date="2026-10-11T13:11:34Z">
        <w:r>
          <w:rPr>
            <w:rFonts w:ascii="Fb Fontext" w:hAnsi="Fb Fontext"/>
            <w:spacing w:val="-2"/>
            <w:rtl/>
          </w:rPr>
          <w:t xml:space="preserve">הגוש</w:t>
        </w:r>
      </w:ins>
      <w:del w:id="92044" w:author="קלוד" w:date="2026-10-11T13:11:34Z">
        <w:r w:rsidRPr="00824B91">
          <w:rPr>
            <w:rFonts w:ascii="Fb Fontext" w:hAnsi="Fb Fontext"/>
            <w:spacing w:val="-2"/>
            <w:rtl/>
          </w:rPr>
          <w:delText xml:space="preserve">גושה</w:delText>
        </w:r>
      </w:del>
      <w:r w:rsidRPr="00824B91">
        <w:rPr>
          <w:rFonts w:ascii="Fb Fontext" w:hAnsi="Fb Fontext"/>
          <w:spacing w:val="-2"/>
          <w:rtl/>
        </w:rPr>
        <w:t xml:space="preserve"> לתלות</w:t>
      </w:r>
      <w:r w:rsidRPr="00824B91">
        <w:rPr>
          <w:rFonts w:ascii="Fb Fontext" w:hAnsi="Fb Fontext" w:hint="cs"/>
          <w:spacing w:val="-2"/>
          <w:rtl/>
        </w:rPr>
        <w:t xml:space="preserve">, ועל </w:t>
      </w:r>
      <w:ins w:id="92041" w:author="קלוד" w:date="2026-10-11T13:11:34Z">
        <w:r>
          <w:rPr>
            <w:rFonts w:ascii="Fb Fontext" w:hAnsi="Fb Fontext" w:hint="cs"/>
            <w:spacing w:val="-2"/>
            <w:rtl/>
          </w:rPr>
          <w:t xml:space="preserve">האויר</w:t>
        </w:r>
      </w:ins>
      <w:del w:id="92042" w:author="קלוד" w:date="2026-10-11T13:11:34Z">
        <w:r w:rsidRPr="00824B91">
          <w:rPr>
            <w:rFonts w:ascii="Fb Fontext" w:hAnsi="Fb Fontext" w:hint="cs"/>
            <w:spacing w:val="-2"/>
            <w:rtl/>
          </w:rPr>
          <w:delText xml:space="preserve">אויר</w:delText>
        </w:r>
      </w:del>
      <w:r w:rsidRPr="00824B91">
        <w:rPr>
          <w:rFonts w:ascii="Fb Fontext" w:hAnsi="Fb Fontext" w:hint="cs"/>
          <w:spacing w:val="-2"/>
          <w:rtl/>
        </w:rPr>
        <w:t xml:space="preserve"> </w:t>
      </w:r>
      <w:r w:rsidRPr="00824B91">
        <w:rPr>
          <w:rFonts w:ascii="Fb Fontext" w:hAnsi="Fb Fontext" w:hint="cs"/>
          <w:spacing w:val="-2"/>
          <w:rtl/>
        </w:rPr>
        <w:t xml:space="preserve">לא</w:t>
      </w:r>
      <w:r w:rsidRPr="00824B91">
        <w:rPr>
          <w:rFonts w:ascii="Fb Fontext" w:hAnsi="Fb Fontext" w:hint="cs"/>
          <w:spacing w:val="-2"/>
          <w:rtl/>
        </w:rPr>
        <w:t xml:space="preserve"> גזרו כלום</w:t>
      </w:r>
      <w:r w:rsidRPr="00824B91">
        <w:rPr>
          <w:rFonts w:ascii="Fb Fontext" w:hAnsi="Fb Fontext"/>
          <w:spacing w:val="-2"/>
          <w:rtl/>
        </w:rPr>
        <w:t>.</w:t>
      </w:r>
    </w:p>
    <w:p w:rsidR="00E9703F" w:rsidRPr="006F178A" w:rsidRDefault="00E9703F" w:rsidP="00E9703F">
      <w:pPr>
        <w:rPr>
          <w:rFonts w:ascii="Fb Fontext" w:hAnsi="Fb Fontext"/>
          <w:rtl/>
        </w:rPr>
      </w:pPr>
      <w:ins w:id="95877" w:author="מנוע מכני" w:date="2026-10-11T12:04:39Z">
        <w:r>
          <w:rPr>
            <w:rFonts w:ascii="Fb Fontext" w:hAnsi="Fb Fontext"/>
            <w:rtl/>
          </w:rPr>
          <w:t xml:space="preserve">ובאו</w:t>
        </w:r>
      </w:ins>
      <w:del w:id="95878" w:author="מנוע מכני" w:date="2026-10-11T12:04:39Z">
        <w:r w:rsidRPr="006F178A">
          <w:rPr>
            <w:rFonts w:ascii="Fb Fontext" w:hAnsi="Fb Fontext"/>
            <w:rtl/>
          </w:rPr>
          <w:delText xml:space="preserve">ואתו</w:delText>
        </w:r>
      </w:del>
      <w:r w:rsidRPr="006F178A">
        <w:rPr>
          <w:rFonts w:ascii="Fb Fontext" w:hAnsi="Fb Fontext"/>
          <w:rtl/>
        </w:rPr>
        <w:t xml:space="preserve"> </w:t>
      </w:r>
      <w:ins w:id="92057" w:author="קלוד" w:date="2026-10-11T13:11:34Z">
        <w:r>
          <w:rPr>
            <w:rFonts w:ascii="Fb Fontext" w:hAnsi="Fb Fontext"/>
            <w:rtl/>
          </w:rPr>
          <w:t xml:space="preserve">חכמי</w:t>
        </w:r>
      </w:ins>
      <w:del w:id="92058" w:author="קלוד" w:date="2026-10-11T13:11:34Z">
        <w:r w:rsidRPr="006F178A">
          <w:rPr>
            <w:rFonts w:ascii="Fb Fontext" w:hAnsi="Fb Fontext"/>
            <w:rtl/>
          </w:rPr>
          <w:delText xml:space="preserve">רבנן</w:delText>
        </w:r>
      </w:del>
      <w:r w:rsidRPr="006F178A">
        <w:rPr>
          <w:rFonts w:ascii="Fb Fontext" w:hAnsi="Fb Fontext"/>
          <w:rtl/>
        </w:rPr>
        <w:t xml:space="preserve"> </w:t>
      </w:r>
      <w:ins w:id="92055" w:author="קלוד" w:date="2026-10-11T13:11:34Z">
        <w:r>
          <w:rPr>
            <w:rFonts w:ascii="Fb Fontext" w:hAnsi="Fb Fontext"/>
            <w:rtl/>
          </w:rPr>
          <w:t xml:space="preserve">שמונים</w:t>
        </w:r>
      </w:ins>
      <w:del w:id="92056" w:author="קלוד" w:date="2026-10-11T13:11:34Z">
        <w:r w:rsidRPr="006F178A">
          <w:rPr>
            <w:rFonts w:ascii="Fb Fontext" w:hAnsi="Fb Fontext"/>
            <w:rtl/>
          </w:rPr>
          <w:delText xml:space="preserve">דשמונים</w:delText>
        </w:r>
      </w:del>
      <w:r w:rsidRPr="006F178A">
        <w:rPr>
          <w:rFonts w:ascii="Fb Fontext" w:hAnsi="Fb Fontext"/>
          <w:rtl/>
        </w:rPr>
        <w:t xml:space="preserve"> שנה [קודם החורבן] </w:t>
      </w:r>
      <w:ins w:id="92053" w:author="קלוד" w:date="2026-10-11T13:11:34Z">
        <w:r>
          <w:rPr>
            <w:rFonts w:ascii="Fb Fontext" w:hAnsi="Fb Fontext"/>
            <w:rtl/>
          </w:rPr>
          <w:t xml:space="preserve">וגזרו</w:t>
        </w:r>
      </w:ins>
      <w:del w:id="92054" w:author="קלוד" w:date="2026-10-11T13:11:34Z">
        <w:r w:rsidRPr="006F178A">
          <w:rPr>
            <w:rFonts w:ascii="Fb Fontext" w:hAnsi="Fb Fontext"/>
            <w:rtl/>
          </w:rPr>
          <w:delText xml:space="preserve">וגזור</w:delText>
        </w:r>
      </w:del>
      <w:r w:rsidRPr="006F178A">
        <w:rPr>
          <w:rFonts w:ascii="Fb Fontext" w:hAnsi="Fb Fontext"/>
          <w:rtl/>
        </w:rPr>
        <w:t xml:space="preserve"> </w:t>
      </w:r>
      <w:ins w:id="92051" w:author="קלוד" w:date="2026-10-11T13:11:34Z">
        <w:r>
          <w:rPr>
            <w:rFonts w:ascii="Fb Fontext" w:hAnsi="Fb Fontext"/>
            <w:rtl/>
          </w:rPr>
          <w:t xml:space="preserve">על</w:t>
        </w:r>
      </w:ins>
      <w:del w:id="92052" w:author="קלוד" w:date="2026-10-11T13:11:34Z">
        <w:r w:rsidRPr="006F178A">
          <w:rPr>
            <w:rFonts w:ascii="Fb Fontext" w:hAnsi="Fb Fontext"/>
            <w:rtl/>
          </w:rPr>
          <w:delText xml:space="preserve">דאידי</w:delText>
        </w:r>
      </w:del>
      <w:r w:rsidRPr="006F178A">
        <w:rPr>
          <w:rFonts w:ascii="Fb Fontext" w:hAnsi="Fb Fontext"/>
          <w:rtl/>
        </w:rPr>
        <w:t xml:space="preserve"> </w:t>
      </w:r>
      <w:ins w:id="92049" w:author="קלוד" w:date="2026-10-11T13:11:34Z">
        <w:r>
          <w:rPr>
            <w:rFonts w:ascii="Fb Fontext" w:hAnsi="Fb Fontext"/>
            <w:rtl/>
          </w:rPr>
          <w:t xml:space="preserve">זה ועל זה</w:t>
        </w:r>
      </w:ins>
      <w:del w:id="92050" w:author="קלוד" w:date="2026-10-11T13:11:34Z">
        <w:r w:rsidRPr="006F178A">
          <w:rPr>
            <w:rFonts w:ascii="Fb Fontext" w:hAnsi="Fb Fontext"/>
            <w:rtl/>
          </w:rPr>
          <w:delText xml:space="preserve">ואידי</w:delText>
        </w:r>
      </w:del>
      <w:r w:rsidRPr="006F178A">
        <w:rPr>
          <w:rFonts w:ascii="Fb Fontext" w:hAnsi="Fb Fontext"/>
          <w:rtl/>
        </w:rPr>
        <w:t xml:space="preserve"> לתלות.</w:t>
      </w:r>
    </w:p>
    <w:p w:rsidR="00E9703F" w:rsidRPr="006F178A" w:rsidRDefault="00E9703F" w:rsidP="00E9703F">
      <w:pPr>
        <w:rPr>
          <w:rtl/>
        </w:rPr>
      </w:pPr>
      <w:r w:rsidRPr="006F178A">
        <w:rPr>
          <w:rFonts w:ascii="Fb Fontext" w:hAnsi="Fb Fontext"/>
          <w:sz w:val="20"/>
          <w:rtl/>
        </w:rPr>
        <w:t>ו</w:t>
      </w:r>
      <w:r w:rsidRPr="006F178A">
        <w:rPr>
          <w:rFonts w:ascii="Fb Fontext" w:hAnsi="Fb Fontext" w:hint="cs"/>
          <w:sz w:val="20"/>
          <w:rtl/>
        </w:rPr>
        <w:t>בא</w:t>
      </w:r>
      <w:r w:rsidRPr="006F178A">
        <w:rPr>
          <w:rFonts w:ascii="Fb Fontext" w:hAnsi="Fb Fontext"/>
          <w:sz w:val="20"/>
          <w:rtl/>
        </w:rPr>
        <w:t xml:space="preserve">ו באושא וגזרו </w:t>
      </w:r>
      <w:ins w:id="92063" w:author="קלוד" w:date="2026-10-11T13:11:34Z">
        <w:r>
          <w:rPr>
            <w:rFonts w:ascii="Fb Fontext" w:hAnsi="Fb Fontext"/>
            <w:sz w:val="20"/>
            <w:rtl/>
          </w:rPr>
          <w:t xml:space="preserve">על הגוש</w:t>
        </w:r>
      </w:ins>
      <w:del w:id="92064" w:author="קלוד" w:date="2026-10-11T13:11:34Z">
        <w:r w:rsidRPr="006F178A">
          <w:rPr>
            <w:rFonts w:ascii="Fb Fontext" w:hAnsi="Fb Fontext"/>
            <w:sz w:val="20"/>
            <w:rtl/>
          </w:rPr>
          <w:delText xml:space="preserve">אגושה</w:delText>
        </w:r>
      </w:del>
      <w:r w:rsidRPr="006F178A">
        <w:rPr>
          <w:rFonts w:ascii="Fb Fontext" w:hAnsi="Fb Fontext"/>
          <w:sz w:val="20"/>
          <w:rtl/>
        </w:rPr>
        <w:t xml:space="preserve"> לשרוף</w:t>
      </w:r>
      <w:r w:rsidRPr="006F178A">
        <w:rPr>
          <w:rFonts w:ascii="Fb Fontext" w:hAnsi="Fb Fontext" w:hint="cs"/>
          <w:sz w:val="20"/>
          <w:rtl/>
        </w:rPr>
        <w:t>,</w:t>
      </w:r>
      <w:r w:rsidRPr="006F178A">
        <w:rPr>
          <w:rFonts w:ascii="Fb Fontext" w:hAnsi="Fb Fontext"/>
          <w:sz w:val="20"/>
          <w:rtl/>
        </w:rPr>
        <w:t xml:space="preserve"> </w:t>
      </w:r>
      <w:ins w:id="92061" w:author="קלוד" w:date="2026-10-11T13:11:34Z">
        <w:r>
          <w:rPr>
            <w:rFonts w:ascii="Fb Fontext" w:hAnsi="Fb Fontext"/>
            <w:sz w:val="20"/>
            <w:rtl/>
          </w:rPr>
          <w:t xml:space="preserve">ועל</w:t>
        </w:r>
      </w:ins>
      <w:del w:id="92062" w:author="קלוד" w:date="2026-10-11T13:11:34Z">
        <w:r w:rsidRPr="006F178A">
          <w:rPr>
            <w:rFonts w:ascii="Fb Fontext" w:hAnsi="Fb Fontext"/>
            <w:sz w:val="20"/>
            <w:rtl/>
          </w:rPr>
          <w:delText xml:space="preserve">ואאוירא</w:delText>
        </w:r>
      </w:del>
      <w:r w:rsidRPr="006F178A">
        <w:rPr>
          <w:rFonts w:ascii="Fb Fontext" w:hAnsi="Fb Fontext"/>
          <w:sz w:val="20"/>
          <w:rtl/>
        </w:rPr>
        <w:t xml:space="preserve"> </w:t>
      </w:r>
      <w:ins w:id="95879" w:author="מנוע מכני" w:date="2026-10-11T12:04:39Z">
        <w:ins w:id="92059" w:author="קלוד" w:date="2026-10-11T13:11:34Z">
          <w:r>
            <w:rPr>
              <w:rFonts w:ascii="Fb Fontext" w:hAnsi="Fb Fontext"/>
              <w:sz w:val="20"/>
              <w:rtl/>
            </w:rPr>
            <w:t xml:space="preserve">האויר - כמו שעומד</w:t>
          </w:r>
        </w:ins>
        <w:del w:id="92060" w:author="קלוד" w:date="2026-10-11T13:11:34Z">
          <w:r>
            <w:rPr>
              <w:rFonts w:ascii="Fb Fontext" w:hAnsi="Fb Fontext"/>
              <w:sz w:val="20"/>
              <w:rtl/>
            </w:rPr>
            <w:delText xml:space="preserve">כדעומד</w:delText>
          </w:r>
        </w:del>
      </w:ins>
      <w:del w:id="95880" w:author="מנוע מכני" w:date="2026-10-11T12:04:39Z">
        <w:r w:rsidRPr="006F178A">
          <w:rPr>
            <w:rFonts w:ascii="Fb Fontext" w:hAnsi="Fb Fontext"/>
            <w:sz w:val="20"/>
            <w:rtl/>
          </w:rPr>
          <w:delText xml:space="preserve">כדקאי</w:delText>
        </w:r>
      </w:del>
      <w:r w:rsidRPr="006F178A">
        <w:rPr>
          <w:rFonts w:ascii="Fb Fontext" w:hAnsi="Fb Fontext"/>
          <w:sz w:val="20"/>
          <w:rtl/>
        </w:rPr>
        <w:t xml:space="preserve"> </w:t>
      </w:r>
      <w:ins w:id="95881" w:author="מנוע מכני" w:date="2026-10-11T12:04:39Z">
        <w:r>
          <w:rPr>
            <w:rFonts w:ascii="Fb Fontext" w:hAnsi="Fb Fontext"/>
            <w:sz w:val="20"/>
            <w:rtl/>
          </w:rPr>
          <w:t xml:space="preserve">עומד</w:t>
        </w:r>
      </w:ins>
      <w:del w:id="95882" w:author="מנוע מכני" w:date="2026-10-11T12:04:39Z">
        <w:r w:rsidRPr="006F178A">
          <w:rPr>
            <w:rFonts w:ascii="Fb Fontext" w:hAnsi="Fb Fontext"/>
            <w:sz w:val="20"/>
            <w:rtl/>
          </w:rPr>
          <w:delText xml:space="preserve">קאי</w:delText>
        </w:r>
      </w:del>
      <w:r w:rsidRPr="006F178A">
        <w:rPr>
          <w:rFonts w:ascii="Fb Fontext" w:hAnsi="Fb Fontext"/>
          <w:sz w:val="20"/>
          <w:rtl/>
        </w:rPr>
        <w:t xml:space="preserve">.</w:t>
      </w:r>
    </w:p>
    <w:p w:rsidR="00E9703F" w:rsidRDefault="00146180" w:rsidP="00146180">
      <w:pPr>
        <w:pStyle w:val="affffd"/>
        <w:rPr>
          <w:rtl/>
        </w:rPr>
      </w:pPr>
      <w:r>
        <w:rPr>
          <w:rFonts w:ascii="MS Mincho" w:hAnsi="MS Mincho" w:hint="cs"/>
          <w:bCs w:val="0"/>
          <w:rtl/>
        </w:rPr>
        <w:t>׻</w:t>
      </w:r>
    </w:p>
    <w:p w:rsidR="00E9703F" w:rsidRPr="006F178A" w:rsidRDefault="00E9703F" w:rsidP="00E9703F">
      <w:pPr>
        <w:rPr>
          <w:rtl/>
        </w:rPr>
      </w:pPr>
      <w:r w:rsidRPr="006F178A">
        <w:rPr>
          <w:rStyle w:val="2fb"/>
          <w:rFonts w:ascii="Fb Fontext" w:hAnsi="Fb Fontext"/>
          <w:rtl/>
        </w:rPr>
        <w:t xml:space="preserve">כשרשב"י</w:t>
      </w:r>
      <w:r w:rsidRPr="006F178A">
        <w:rPr>
          <w:rFonts w:ascii="Fb Fontext" w:hAnsi="Fb Fontext"/>
          <w:rtl/>
        </w:rPr>
        <w:t xml:space="preserve"> חלה </w:t>
      </w:r>
      <w:r w:rsidRPr="006F178A">
        <w:rPr>
          <w:rFonts w:ascii="Fb Fontext" w:hAnsi="Fb Fontext"/>
          <w:rtl/>
        </w:rPr>
        <w:t xml:space="preserve">אמר</w:t>
      </w:r>
      <w:r w:rsidRPr="006F178A">
        <w:rPr>
          <w:rFonts w:ascii="Fb Fontext" w:hAnsi="Fb Fontext"/>
          <w:rtl/>
        </w:rPr>
        <w:t xml:space="preserve"> בשם אביו </w:t>
      </w:r>
      <w:r w:rsidRPr="006F178A">
        <w:rPr>
          <w:rStyle w:val="2fb"/>
          <w:rFonts w:ascii="Fb Fontext" w:hAnsi="Fb Fontext"/>
          <w:rtl/>
        </w:rPr>
        <w:t xml:space="preserve">רבי יוסי</w:t>
      </w:r>
      <w:r w:rsidRPr="006F178A">
        <w:rPr>
          <w:rFonts w:ascii="Fb Fontext" w:hAnsi="Fb Fontext"/>
          <w:rtl/>
        </w:rPr>
        <w:t xml:space="preserve">.</w:t>
      </w:r>
    </w:p>
    <w:p w:rsidR="00E9703F" w:rsidRPr="006F178A" w:rsidRDefault="00E9703F" w:rsidP="00E9703F">
      <w:pPr>
        <w:rPr>
          <w:rtl/>
        </w:rPr>
      </w:pPr>
      <w:r w:rsidRPr="006F178A">
        <w:rPr>
          <w:rtl/>
        </w:rPr>
        <w:t xml:space="preserve">כך </w:t>
      </w:r>
      <w:r w:rsidRPr="006F178A">
        <w:rPr>
          <w:rtl/>
        </w:rPr>
        <w:t xml:space="preserve">אמר</w:t>
      </w:r>
      <w:r w:rsidRPr="006F178A">
        <w:rPr>
          <w:rtl/>
        </w:rPr>
        <w:t xml:space="preserve"> אבא: מאה ושמנים שנה עד שלא חרב הבית פשטה מלכות הרשעה על ישראל.</w:t>
      </w:r>
    </w:p>
    <w:p w:rsidR="00E9703F" w:rsidRPr="006F178A" w:rsidRDefault="00E9703F" w:rsidP="00E9703F">
      <w:pPr>
        <w:rPr>
          <w:rtl/>
        </w:rPr>
      </w:pPr>
      <w:r w:rsidRPr="006F178A">
        <w:rPr>
          <w:rtl/>
        </w:rPr>
        <w:t>שמנים שנה עד שלא חרב הבית גזרו טומאה על ארץ העמים ועל כלי זכוכית.</w:t>
      </w:r>
    </w:p>
    <w:p w:rsidR="00E9703F" w:rsidRPr="009757B9" w:rsidRDefault="00524703" w:rsidP="00E9703F">
      <w:pPr>
        <w:rPr>
          <w:rFonts w:cs="Guttman Vilna"/>
          <w:b/>
          <w:bCs/>
          <w:rtl/>
        </w:rPr>
      </w:pPr>
      <w:r>
        <w:rPr>
          <w:rtl/>
        </w:rPr>
        <w:t xml:space="preserve">• </w:t>
      </w:r>
      <w:ins w:id="92065" w:author="קלוד" w:date="2026-10-11T13:11:34Z">
        <w:r>
          <w:rPr>
            <w:rtl/>
          </w:rPr>
          <w:t xml:space="preserve">ארבעים</w:t>
        </w:r>
      </w:ins>
      <w:del w:id="92066" w:author="קלוד" w:date="2026-10-11T13:11:34Z">
        <w:r>
          <w:rPr>
            <w:rtl/>
          </w:rPr>
          <w:delText xml:space="preserve">ר</w:delText>
        </w:r>
        <w:r w:rsidR="00E9703F" w:rsidRPr="006F178A">
          <w:rPr>
            <w:rtl/>
          </w:rPr>
          <w:delText xml:space="preserve">בעים</w:delText>
        </w:r>
      </w:del>
      <w:r w:rsidR="00E9703F" w:rsidRPr="006F178A">
        <w:rPr>
          <w:rtl/>
        </w:rPr>
        <w:t xml:space="preserve"> שנה עד שלא חרב הבית גלתה לה סנהדרין וישבה לה בחנויות</w:t>
      </w:r>
      <w:r w:rsidR="00E9703F" w:rsidRPr="006F178A">
        <w:rPr>
          <w:rFonts w:hint="cs"/>
          <w:rtl/>
        </w:rPr>
        <w:t>,</w:t>
      </w:r>
      <w:r w:rsidR="00E9703F" w:rsidRPr="006F178A">
        <w:rPr>
          <w:rtl/>
        </w:rPr>
        <w:t xml:space="preserve"> </w:t>
      </w:r>
      <w:r w:rsidR="00E9703F" w:rsidRPr="006F178A">
        <w:rPr>
          <w:rFonts w:hint="cs"/>
          <w:rtl/>
        </w:rPr>
        <w:t>ו</w:t>
      </w:r>
      <w:r w:rsidR="00E9703F" w:rsidRPr="006F178A">
        <w:rPr>
          <w:rtl/>
        </w:rPr>
        <w:t>לא דנו דיני נפשות.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טו:</w:t>
      </w:r>
    </w:p>
    <w:p>
      <w:pPr>
        <w:pStyle w:val="afffff8"/>
        <w:rPr>
          <w:ins w:id="91211" w:author="קלוד" w:date="2026-10-11T12:33:55Z"/>
        </w:rPr>
      </w:pPr>
      <w:ins w:id="91212" w:author="קלוד" w:date="2026-10-11T12:33:55Z">
        <w:r>
          <w:rPr>
            <w:color w:val="7B3F00"/>
          </w:rPr>
          <w:t xml:space="preserve">ששה ספקות שורפין עליהם תרומה - גזירת אושא</w:t>
        </w:r>
      </w:ins>
    </w:p>
    <w:p>
      <w:pPr>
        <w:pStyle w:val="38"/>
        <w:rPr>
          <w:ins w:id="96671" w:author="מנוע מכני" w:date="2026-10-11T12:04:39Z"/>
        </w:rPr>
      </w:pPr>
      <w:r w:rsidRPr="006F178A">
        <w:t xml:space="preserve">והך</w:t>
      </w:r>
    </w:p>
    <w:p w:rsidR="00E9703F" w:rsidRPr="006F178A" w:rsidRDefault="00E9703F" w:rsidP="00E9703F">
      <w:pPr>
        <w:rPr>
          <w:rStyle w:val="afffe"/>
          <w:rFonts w:ascii="Fb Fontext" w:hAnsi="Fb Fontext"/>
          <w:b/>
          <w:rtl/>
        </w:rPr>
      </w:pPr>
      <w:del w:id="96672" w:author="מנוע מכני" w:date="2026-10-11T12:04:39Z">
        <w:r w:rsidRPr="006F178A">
          <w:rPr>
            <w:rFonts w:ascii="Fb Fontext" w:hAnsi="Fb Fontext"/>
            <w:rtl/>
          </w:rPr>
          <w:delText xml:space="preserve"> </w:delText>
        </w:r>
      </w:del>
      <w:r w:rsidRPr="006F178A">
        <w:rPr>
          <w:rFonts w:ascii="Fb Fontext" w:hAnsi="Fb Fontext"/>
          <w:rtl/>
        </w:rPr>
        <w:t xml:space="preserve">דגזרו באושא אחר החורבן </w:t>
      </w:r>
      <w:ins w:id="92067" w:author="קלוד" w:date="2026-10-11T13:11:34Z">
        <w:r>
          <w:rPr>
            <w:rFonts w:ascii="Fb Fontext" w:hAnsi="Fb Fontext"/>
            <w:rtl/>
          </w:rPr>
          <w:t xml:space="preserve">שעל</w:t>
        </w:r>
      </w:ins>
      <w:del w:id="92068" w:author="קלוד" w:date="2026-10-11T13:11:34Z">
        <w:r w:rsidRPr="006F178A">
          <w:rPr>
            <w:rFonts w:ascii="Fb Fontext" w:hAnsi="Fb Fontext"/>
            <w:rtl/>
          </w:rPr>
          <w:delText xml:space="preserve">דעל</w:delText>
        </w:r>
      </w:del>
      <w:r w:rsidRPr="006F178A">
        <w:rPr>
          <w:rFonts w:ascii="Fb Fontext" w:hAnsi="Fb Fontext"/>
          <w:rtl/>
        </w:rPr>
        <w:t xml:space="preserve"> ששה ספקות שורפין את התרומה.</w:t>
      </w:r>
    </w:p>
    <w:p w:rsidR="00E9703F" w:rsidRPr="009757B9" w:rsidRDefault="00E9703F" w:rsidP="00E9703F">
      <w:pPr>
        <w:rPr>
          <w:rFonts w:cs="Guttman Vilna"/>
          <w:b/>
          <w:bCs/>
          <w:rtl/>
        </w:rPr>
      </w:pPr>
      <w:r w:rsidRPr="006F178A">
        <w:rPr>
          <w:rStyle w:val="afffe"/>
          <w:rFonts w:ascii="Fb Fontext" w:hAnsi="Fb Fontext" w:hint="cs"/>
          <w:b/>
          <w:rtl/>
        </w:rPr>
        <w:t>א.</w:t>
      </w:r>
      <w:r w:rsidRPr="006F178A">
        <w:rPr>
          <w:rFonts w:hint="cs"/>
          <w:rtl/>
        </w:rPr>
        <w:t xml:space="preserve"> </w:t>
      </w:r>
      <w:r w:rsidRPr="006F178A">
        <w:rPr>
          <w:rtl/>
        </w:rPr>
        <w:t xml:space="preserve">על ספק בית הפרס, </w:t>
      </w:r>
      <w:r w:rsidRPr="006F178A">
        <w:rPr>
          <w:rFonts w:hint="cs"/>
          <w:rtl/>
        </w:rPr>
        <w:t xml:space="preserve">ב. </w:t>
      </w:r>
      <w:r w:rsidRPr="006F178A">
        <w:rPr>
          <w:rtl/>
        </w:rPr>
        <w:t xml:space="preserve">ועל ספק עפר הבא מארץ העמים, </w:t>
      </w:r>
      <w:r w:rsidRPr="006F178A">
        <w:rPr>
          <w:rFonts w:hint="cs"/>
          <w:rtl/>
        </w:rPr>
        <w:t xml:space="preserve">ג. </w:t>
      </w:r>
      <w:r w:rsidRPr="006F178A">
        <w:rPr>
          <w:rtl/>
        </w:rPr>
        <w:t xml:space="preserve">ועל ספק בגדי עם הארץ, </w:t>
      </w:r>
      <w:r w:rsidRPr="006F178A">
        <w:rPr>
          <w:rFonts w:hint="cs"/>
          <w:rtl/>
        </w:rPr>
        <w:t xml:space="preserve">ד. </w:t>
      </w:r>
      <w:r w:rsidRPr="004640F6">
        <w:rPr>
          <w:spacing w:val="-6"/>
          <w:rtl/>
        </w:rPr>
        <w:t>ועל ספק כלים הנמצאין</w:t>
      </w:r>
      <w:r w:rsidRPr="004640F6">
        <w:rPr>
          <w:rFonts w:hint="cs"/>
          <w:spacing w:val="-6"/>
          <w:rtl/>
        </w:rPr>
        <w:t xml:space="preserve">, ה. </w:t>
      </w:r>
      <w:r w:rsidRPr="004640F6">
        <w:rPr>
          <w:spacing w:val="-6"/>
          <w:rtl/>
        </w:rPr>
        <w:t xml:space="preserve">ועל ספק הרוקין, </w:t>
      </w:r>
      <w:r w:rsidRPr="004640F6">
        <w:rPr>
          <w:rFonts w:hint="cs"/>
          <w:spacing w:val="-6"/>
          <w:rtl/>
        </w:rPr>
        <w:t xml:space="preserve">ו. </w:t>
      </w:r>
      <w:r w:rsidRPr="004640F6">
        <w:rPr>
          <w:spacing w:val="-6"/>
          <w:rtl/>
        </w:rPr>
        <w:t>ועל ספק מי רגלי אדם שכנגד מי רגלי בהמה.</w:t>
      </w:r>
    </w:p>
    <w:p w:rsidR="00E9703F" w:rsidRPr="009757B9" w:rsidRDefault="00E9703F" w:rsidP="00E9703F">
      <w:pPr>
        <w:rPr>
          <w:rFonts w:cs="Guttman Vilna"/>
          <w:b/>
          <w:bCs/>
          <w:rtl/>
        </w:rPr>
      </w:pPr>
      <w:r w:rsidRPr="006F178A">
        <w:rPr>
          <w:rtl/>
        </w:rPr>
        <w:t xml:space="preserve">על ודאי </w:t>
      </w:r>
      <w:ins w:id="92071" w:author="קלוד" w:date="2026-10-11T13:11:34Z">
        <w:r>
          <w:rPr>
            <w:rtl/>
          </w:rPr>
          <w:t xml:space="preserve">מגען, </w:t>
        </w:r>
        <w:r>
          <w:rPr>
            <w:rStyle w:val="afffffe"/>
            <w:rtl/>
          </w:rPr>
          <w:t xml:space="preserve">אף</w:t>
        </w:r>
      </w:ins>
      <w:del w:id="92072" w:author="קלוד" w:date="2026-10-11T13:11:34Z">
        <w:r w:rsidRPr="006F178A">
          <w:rPr>
            <w:rtl/>
          </w:rPr>
          <w:delText xml:space="preserve">מגען</w:delText>
        </w:r>
      </w:del>
      <w:r w:rsidRPr="006F178A">
        <w:rPr>
          <w:rtl/>
        </w:rPr>
        <w:t xml:space="preserve"> שהוא ספק טומאתן</w:t>
      </w:r>
      <w:ins w:id="92069" w:author="קלוד" w:date="2026-10-11T13:11:34Z">
        <w:r>
          <w:rPr>
            <w:rtl/>
          </w:rPr>
          <w:t xml:space="preserve"> - </w:t>
        </w:r>
      </w:ins>
      <w:del w:id="92070" w:author="קלוד" w:date="2026-10-11T13:11:34Z">
        <w:r w:rsidRPr="006F178A">
          <w:rPr>
            <w:rtl/>
          </w:rPr>
          <w:delText xml:space="preserve"> </w:delText>
        </w:r>
      </w:del>
      <w:r w:rsidRPr="006F178A">
        <w:rPr>
          <w:rtl/>
        </w:rPr>
        <w:t xml:space="preserve">שורפין את התרומה.</w:t>
      </w:r>
    </w:p>
    <w:p>
      <w:pPr>
        <w:pStyle w:val="38"/>
        <w:rPr>
          <w:ins w:id="96673" w:author="מנוע מכני" w:date="2026-10-11T12:04:39Z"/>
        </w:rPr>
      </w:pPr>
      <w:r w:rsidRPr="006F178A">
        <w:t xml:space="preserve">רבי יוסי</w:t>
      </w:r>
      <w:del w:id="99384" w:author="מנוע מכני" w:date="2026-10-11T12:04:39Z">
        <w:r w:rsidRPr="006F178A">
          <w:delText xml:space="preserve"> אומר</w:delText>
        </w:r>
      </w:del>
      <w:r w:rsidRPr="006F178A">
        <w:t xml:space="preserve">:</w:t>
      </w:r>
    </w:p>
    <w:p w:rsidR="00E9703F" w:rsidRPr="009757B9" w:rsidRDefault="00E9703F" w:rsidP="00E9703F">
      <w:pPr>
        <w:rPr>
          <w:rFonts w:cs="Guttman Vilna"/>
          <w:b/>
          <w:bCs/>
          <w:rtl/>
        </w:rPr>
      </w:pPr>
      <w:del w:id="96674" w:author="מנוע מכני" w:date="2026-10-11T12:04:39Z">
        <w:r w:rsidRPr="006F178A">
          <w:rPr>
            <w:rtl/>
          </w:rPr>
          <w:delText xml:space="preserve"> </w:delText>
        </w:r>
      </w:del>
      <w:r w:rsidRPr="006F178A">
        <w:rPr>
          <w:rtl/>
        </w:rPr>
        <w:t xml:space="preserve">אף על ספק מגען ברשות היחיד שורפין.</w:t>
      </w:r>
    </w:p>
    <w:p w:rsidR="00E9703F" w:rsidRPr="009757B9" w:rsidRDefault="00E9703F" w:rsidP="00E9703F">
      <w:pPr>
        <w:rPr>
          <w:rFonts w:cs="Guttman Vilna"/>
          <w:b/>
          <w:bCs/>
          <w:rtl/>
        </w:rPr>
      </w:pPr>
      <w:r w:rsidRPr="006F178A">
        <w:rPr>
          <w:rtl/>
        </w:rPr>
        <w:t>וחכ"א ברשות היחיד - תולין, ברשות הרבים - טהורין.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טז.</w:t>
      </w:r>
    </w:p>
    <w:p>
      <w:pPr>
        <w:pStyle w:val="afffff8"/>
        <w:rPr>
          <w:ins w:id="91209" w:author="קלוד" w:date="2026-10-11T12:33:55Z"/>
        </w:rPr>
      </w:pPr>
      <w:ins w:id="91210" w:author="קלוד" w:date="2026-10-11T12:33:55Z">
        <w:r>
          <w:rPr>
            <w:color w:val="7B3F00"/>
          </w:rPr>
          <w:t xml:space="preserve">כלי זכוכית - טומאה ככלי חרס או ככלי מתכות</w:t>
        </w:r>
      </w:ins>
    </w:p>
    <w:p w:rsidR="00E9703F" w:rsidRPr="004640F6" w:rsidRDefault="00E9703F" w:rsidP="00E9703F">
      <w:pPr>
        <w:rPr>
          <w:spacing w:val="-4"/>
          <w:rtl/>
        </w:rPr>
      </w:pPr>
      <w:r w:rsidRPr="004640F6">
        <w:rPr>
          <w:rFonts w:ascii="Fb Fontext" w:hAnsi="Fb Fontext"/>
          <w:spacing w:val="-4"/>
          <w:rtl/>
        </w:rPr>
        <w:t xml:space="preserve">כלי זכוכית </w:t>
      </w:r>
      <w:ins w:id="92083" w:author="קלוד" w:date="2026-10-11T13:11:34Z">
        <w:r>
          <w:rPr>
            <w:rFonts w:ascii="Fb Fontext" w:hAnsi="Fb Fontext"/>
            <w:spacing w:val="-4"/>
            <w:rtl/>
          </w:rPr>
          <w:t xml:space="preserve">גזרו</w:t>
        </w:r>
      </w:ins>
      <w:del w:id="92084" w:author="קלוד" w:date="2026-10-11T13:11:34Z">
        <w:r w:rsidRPr="004640F6">
          <w:rPr>
            <w:rFonts w:ascii="Fb Fontext" w:hAnsi="Fb Fontext"/>
            <w:spacing w:val="-4"/>
            <w:rtl/>
          </w:rPr>
          <w:delText xml:space="preserve">גזור</w:delText>
        </w:r>
      </w:del>
      <w:r w:rsidRPr="004640F6">
        <w:rPr>
          <w:rFonts w:ascii="Fb Fontext" w:hAnsi="Fb Fontext"/>
          <w:spacing w:val="-4"/>
          <w:rtl/>
        </w:rPr>
        <w:t xml:space="preserve"> </w:t>
      </w:r>
      <w:ins w:id="92279" w:author="מנוע מכני" w:date="2026-10-11T12:04:39Z">
        <w:r>
          <w:rPr>
            <w:rFonts w:ascii="Fb Fontext" w:hAnsi="Fb Fontext"/>
            <w:spacing w:val="-4"/>
            <w:rtl/>
          </w:rPr>
          <w:t xml:space="preserve">בהם</w:t>
        </w:r>
      </w:ins>
      <w:del w:id="92280" w:author="מנוע מכני" w:date="2026-10-11T12:04:39Z">
        <w:r w:rsidRPr="004640F6">
          <w:rPr>
            <w:rFonts w:ascii="Fb Fontext" w:hAnsi="Fb Fontext"/>
            <w:spacing w:val="-4"/>
            <w:rtl/>
          </w:rPr>
          <w:delText xml:space="preserve">בהו</w:delText>
        </w:r>
      </w:del>
      <w:r w:rsidRPr="004640F6">
        <w:rPr>
          <w:rFonts w:ascii="Fb Fontext" w:hAnsi="Fb Fontext"/>
          <w:spacing w:val="-4"/>
          <w:rtl/>
        </w:rPr>
        <w:t xml:space="preserve"> </w:t>
      </w:r>
      <w:ins w:id="92081" w:author="קלוד" w:date="2026-10-11T13:11:34Z">
        <w:r>
          <w:rPr>
            <w:rFonts w:ascii="Fb Fontext" w:hAnsi="Fb Fontext"/>
            <w:spacing w:val="-4"/>
            <w:rtl/>
          </w:rPr>
          <w:t xml:space="preserve">חכמים</w:t>
        </w:r>
      </w:ins>
      <w:del w:id="92082" w:author="קלוד" w:date="2026-10-11T13:11:34Z">
        <w:r w:rsidRPr="004640F6">
          <w:rPr>
            <w:rFonts w:ascii="Fb Fontext" w:hAnsi="Fb Fontext"/>
            <w:spacing w:val="-4"/>
            <w:rtl/>
          </w:rPr>
          <w:delText xml:space="preserve">רבנן</w:delText>
        </w:r>
      </w:del>
      <w:r w:rsidRPr="004640F6">
        <w:rPr>
          <w:rFonts w:ascii="Fb Fontext" w:hAnsi="Fb Fontext"/>
          <w:spacing w:val="-4"/>
          <w:rtl/>
        </w:rPr>
        <w:t xml:space="preserve"> טומאה </w:t>
      </w:r>
      <w:ins w:id="92079" w:author="קלוד" w:date="2026-10-11T13:11:34Z">
        <w:r>
          <w:rPr>
            <w:rStyle w:val="2fb"/>
            <w:rFonts w:ascii="Fb Fontext" w:hAnsi="Fb Fontext"/>
            <w:spacing w:val="-4"/>
            <w:rtl/>
          </w:rPr>
          <w:t xml:space="preserve">כדר"ל:</w:t>
        </w:r>
      </w:ins>
      <w:del w:id="92080" w:author="קלוד" w:date="2026-10-11T13:11:34Z">
        <w:r w:rsidRPr="004640F6">
          <w:rPr>
            <w:rStyle w:val="2fb"/>
            <w:rFonts w:ascii="Fb Fontext" w:hAnsi="Fb Fontext"/>
            <w:spacing w:val="-4"/>
            <w:rtl/>
          </w:rPr>
          <w:delText xml:space="preserve">כדר"ל</w:delText>
        </w:r>
      </w:del>
      <w:r w:rsidRPr="004640F6">
        <w:rPr>
          <w:rFonts w:ascii="Fb Fontext" w:hAnsi="Fb Fontext"/>
          <w:spacing w:val="-4"/>
          <w:rtl/>
        </w:rPr>
        <w:t xml:space="preserve"> הואיל ותחלת ברייתן מן החול - </w:t>
      </w:r>
      <w:ins w:id="92077" w:author="קלוד" w:date="2026-10-11T13:11:34Z">
        <w:r>
          <w:rPr>
            <w:rFonts w:ascii="Fb Fontext" w:hAnsi="Fb Fontext"/>
            <w:spacing w:val="-4"/>
            <w:rtl/>
          </w:rPr>
          <w:t xml:space="preserve">השוום</w:t>
        </w:r>
      </w:ins>
      <w:del w:id="92078" w:author="קלוד" w:date="2026-10-11T13:11:34Z">
        <w:r w:rsidRPr="004640F6">
          <w:rPr>
            <w:rFonts w:ascii="Fb Fontext" w:hAnsi="Fb Fontext"/>
            <w:spacing w:val="-4"/>
            <w:rtl/>
          </w:rPr>
          <w:delText xml:space="preserve">שוינהו</w:delText>
        </w:r>
      </w:del>
      <w:r w:rsidRPr="004640F6">
        <w:rPr>
          <w:rFonts w:ascii="Fb Fontext" w:hAnsi="Fb Fontext"/>
          <w:spacing w:val="-4"/>
          <w:rtl/>
        </w:rPr>
        <w:t xml:space="preserve"> </w:t>
      </w:r>
      <w:ins w:id="92075" w:author="קלוד" w:date="2026-10-11T13:11:34Z">
        <w:r>
          <w:rPr>
            <w:rFonts w:ascii="Fb Fontext" w:hAnsi="Fb Fontext"/>
            <w:spacing w:val="-4"/>
            <w:rtl/>
          </w:rPr>
          <w:t xml:space="preserve">חכמים</w:t>
        </w:r>
      </w:ins>
      <w:del w:id="92076" w:author="קלוד" w:date="2026-10-11T13:11:34Z">
        <w:r w:rsidRPr="004640F6">
          <w:rPr>
            <w:rFonts w:ascii="Fb Fontext" w:hAnsi="Fb Fontext"/>
            <w:spacing w:val="-4"/>
            <w:rtl/>
          </w:rPr>
          <w:delText xml:space="preserve">רבנן</w:delText>
        </w:r>
      </w:del>
      <w:r w:rsidRPr="004640F6">
        <w:rPr>
          <w:rFonts w:ascii="Fb Fontext" w:hAnsi="Fb Fontext"/>
          <w:spacing w:val="-4"/>
          <w:rtl/>
        </w:rPr>
        <w:t xml:space="preserve"> </w:t>
      </w:r>
      <w:ins w:id="92073" w:author="קלוד" w:date="2026-10-11T13:11:34Z">
        <w:r>
          <w:rPr>
            <w:rFonts w:ascii="Fb Fontext" w:hAnsi="Fb Fontext"/>
            <w:spacing w:val="-4"/>
            <w:rtl/>
          </w:rPr>
          <w:t xml:space="preserve">לכלי</w:t>
        </w:r>
      </w:ins>
      <w:del w:id="92074" w:author="קלוד" w:date="2026-10-11T13:11:34Z">
        <w:r w:rsidRPr="004640F6">
          <w:rPr>
            <w:rFonts w:ascii="Fb Fontext" w:hAnsi="Fb Fontext"/>
            <w:spacing w:val="-4"/>
            <w:rtl/>
          </w:rPr>
          <w:delText xml:space="preserve">ככלי</w:delText>
        </w:r>
      </w:del>
      <w:r w:rsidRPr="004640F6">
        <w:rPr>
          <w:rFonts w:ascii="Fb Fontext" w:hAnsi="Fb Fontext"/>
          <w:spacing w:val="-4"/>
          <w:rtl/>
        </w:rPr>
        <w:t xml:space="preserve"> חרס.</w:t>
      </w:r>
    </w:p>
    <w:p w:rsidR="00E9703F" w:rsidRDefault="00E9703F" w:rsidP="00E9703F">
      <w:pPr>
        <w:rPr>
          <w:rtl/>
        </w:rPr>
      </w:pPr>
      <w:r w:rsidRPr="006F178A">
        <w:rPr>
          <w:rtl/>
        </w:rPr>
        <w:t xml:space="preserve">ובאמת </w:t>
      </w:r>
      <w:ins w:id="92283" w:author="מנוע מכני" w:date="2026-10-11T12:04:39Z">
        <w:r>
          <w:rPr>
            <w:rtl/>
          </w:rPr>
          <w:t xml:space="preserve">אין</w:t>
        </w:r>
      </w:ins>
      <w:del w:id="92284" w:author="מנוע מכני" w:date="2026-10-11T12:04:39Z">
        <w:r w:rsidRPr="006F178A">
          <w:rPr>
            <w:rtl/>
          </w:rPr>
          <w:delText xml:space="preserve">לית</w:delText>
        </w:r>
      </w:del>
      <w:r w:rsidRPr="006F178A">
        <w:rPr>
          <w:rtl/>
        </w:rPr>
        <w:t xml:space="preserve"> </w:t>
      </w:r>
      <w:ins w:id="92281" w:author="מנוע מכני" w:date="2026-10-11T12:04:39Z">
        <w:r>
          <w:rPr>
            <w:rtl/>
          </w:rPr>
          <w:t xml:space="preserve">לו</w:t>
        </w:r>
      </w:ins>
      <w:del w:id="92282" w:author="מנוע מכני" w:date="2026-10-11T12:04:39Z">
        <w:r w:rsidRPr="006F178A">
          <w:rPr>
            <w:rtl/>
          </w:rPr>
          <w:delText xml:space="preserve">ליה</w:delText>
        </w:r>
      </w:del>
      <w:r w:rsidRPr="006F178A">
        <w:rPr>
          <w:rtl/>
        </w:rPr>
        <w:t xml:space="preserve"> טהרה במקווה</w:t>
      </w:r>
    </w:p>
    <w:p w:rsidR="00E9703F" w:rsidRDefault="00E9703F" w:rsidP="00E9703F">
      <w:pPr>
        <w:rPr>
          <w:rtl/>
        </w:rPr>
      </w:pPr>
      <w:r w:rsidRPr="006F178A">
        <w:rPr>
          <w:rtl/>
        </w:rPr>
        <w:t xml:space="preserve">והא </w:t>
      </w:r>
      <w:r w:rsidRPr="006F178A">
        <w:rPr>
          <w:rtl/>
        </w:rPr>
        <w:t xml:space="preserve">דתנן</w:t>
      </w:r>
      <w:r w:rsidRPr="009C3FED">
        <w:rPr>
          <w:rStyle w:val="afffff0"/>
          <w:rtl/>
        </w:rPr>
        <w:t xml:space="preserve"> </w:t>
      </w:r>
      <w:r w:rsidRPr="009C3FED">
        <w:rPr>
          <w:rStyle w:val="afffff0"/>
          <w:rFonts w:hint="cs"/>
          <w:rtl/>
        </w:rPr>
        <w:t>'</w:t>
      </w:r>
      <w:r w:rsidRPr="009C3FED">
        <w:rPr>
          <w:rStyle w:val="afffff0"/>
          <w:rtl/>
        </w:rPr>
        <w:t>ואלו חוצצין בכלים: הזפת והמור בכלי זכוכית'</w:t>
      </w:r>
      <w:r w:rsidRPr="009C3FED">
        <w:rPr>
          <w:rStyle w:val="afffff0"/>
          <w:rFonts w:hint="cs"/>
          <w:rtl/>
        </w:rPr>
        <w:t>.</w:t>
      </w:r>
    </w:p>
    <w:p w:rsidR="00E9703F" w:rsidRPr="004640F6" w:rsidRDefault="00E9703F" w:rsidP="00E9703F">
      <w:pPr>
        <w:rPr>
          <w:spacing w:val="-2"/>
          <w:rtl/>
        </w:rPr>
      </w:pPr>
      <w:ins w:id="92089" w:author="קלוד" w:date="2026-10-11T13:11:34Z">
        <w:r>
          <w:rPr>
            <w:rFonts w:ascii="Fb Fontext" w:hAnsi="Fb Fontext"/>
            <w:spacing w:val="-2"/>
            <w:sz w:val="20"/>
            <w:rtl/>
          </w:rPr>
          <w:t xml:space="preserve">מדובר</w:t>
        </w:r>
      </w:ins>
      <w:del w:id="92090" w:author="קלוד" w:date="2026-10-11T13:11:34Z">
        <w:r w:rsidRPr="004640F6">
          <w:rPr>
            <w:rFonts w:ascii="Fb Fontext" w:hAnsi="Fb Fontext"/>
            <w:spacing w:val="-2"/>
            <w:sz w:val="20"/>
            <w:rtl/>
          </w:rPr>
          <w:delText xml:space="preserve">מיירי</w:delText>
        </w:r>
      </w:del>
      <w:r w:rsidRPr="004640F6">
        <w:rPr>
          <w:rFonts w:ascii="Fb Fontext" w:hAnsi="Fb Fontext"/>
          <w:spacing w:val="-2"/>
          <w:sz w:val="20"/>
          <w:rtl/>
        </w:rPr>
        <w:t xml:space="preserve"> כגון שניקבו [והיינו שבירתו] והטיף לתוכן אבר </w:t>
      </w:r>
      <w:ins w:id="92087" w:author="קלוד" w:date="2026-10-11T13:11:34Z">
        <w:r>
          <w:rPr>
            <w:rFonts w:ascii="Fb Fontext" w:hAnsi="Fb Fontext"/>
            <w:spacing w:val="-2"/>
            <w:sz w:val="20"/>
            <w:rtl/>
          </w:rPr>
          <w:t xml:space="preserve">[מתכת],</w:t>
        </w:r>
      </w:ins>
      <w:del w:id="92088" w:author="קלוד" w:date="2026-10-11T13:11:34Z">
        <w:r w:rsidRPr="004640F6">
          <w:rPr>
            <w:rFonts w:ascii="Fb Fontext" w:hAnsi="Fb Fontext"/>
            <w:spacing w:val="-2"/>
            <w:sz w:val="20"/>
            <w:rtl/>
          </w:rPr>
          <w:delText xml:space="preserve">[מתכת]</w:delText>
        </w:r>
      </w:del>
      <w:r w:rsidRPr="004640F6">
        <w:rPr>
          <w:rFonts w:ascii="Fb Fontext" w:hAnsi="Fb Fontext"/>
          <w:spacing w:val="-2"/>
          <w:sz w:val="20"/>
          <w:rtl/>
        </w:rPr>
        <w:t xml:space="preserve"> </w:t>
      </w:r>
      <w:r w:rsidRPr="004640F6">
        <w:rPr>
          <w:rStyle w:val="2fb"/>
          <w:rFonts w:ascii="Fb Fontext" w:hAnsi="Fb Fontext"/>
          <w:spacing w:val="-2"/>
          <w:sz w:val="20"/>
          <w:rtl/>
        </w:rPr>
        <w:t xml:space="preserve">ו</w:t>
      </w:r>
      <w:r w:rsidRPr="004640F6">
        <w:rPr>
          <w:rStyle w:val="2fb"/>
          <w:rFonts w:ascii="Fb Fontext" w:hAnsi="Fb Fontext" w:hint="cs"/>
          <w:spacing w:val="-2"/>
          <w:sz w:val="20"/>
          <w:rtl/>
        </w:rPr>
        <w:t>כ</w:t>
      </w:r>
      <w:r w:rsidRPr="004640F6">
        <w:rPr>
          <w:rStyle w:val="2fb"/>
          <w:rFonts w:ascii="Fb Fontext" w:hAnsi="Fb Fontext"/>
          <w:spacing w:val="-2"/>
          <w:sz w:val="20"/>
          <w:rtl/>
        </w:rPr>
        <w:t xml:space="preserve">ר"מ</w:t>
      </w:r>
      <w:r w:rsidRPr="004640F6">
        <w:rPr>
          <w:rFonts w:ascii="Fb Fontext" w:hAnsi="Fb Fontext"/>
          <w:spacing w:val="-2"/>
          <w:sz w:val="20"/>
          <w:rtl/>
        </w:rPr>
        <w:t xml:space="preserve"> </w:t>
      </w:r>
      <w:ins w:id="92085" w:author="קלוד" w:date="2026-10-11T13:11:34Z">
        <w:r>
          <w:rPr>
            <w:rFonts w:ascii="Fb Fontext" w:hAnsi="Fb Fontext"/>
            <w:spacing w:val="-2"/>
            <w:sz w:val="20"/>
            <w:rtl/>
          </w:rPr>
          <w:t xml:space="preserve">שהכל</w:t>
        </w:r>
      </w:ins>
      <w:del w:id="92086" w:author="קלוד" w:date="2026-10-11T13:11:34Z">
        <w:r w:rsidRPr="004640F6">
          <w:rPr>
            <w:rFonts w:ascii="Fb Fontext" w:hAnsi="Fb Fontext"/>
            <w:spacing w:val="-2"/>
            <w:sz w:val="20"/>
            <w:rtl/>
          </w:rPr>
          <w:delText xml:space="preserve">דהכל</w:delText>
        </w:r>
      </w:del>
      <w:r w:rsidRPr="004640F6">
        <w:rPr>
          <w:rFonts w:ascii="Fb Fontext" w:hAnsi="Fb Fontext"/>
          <w:spacing w:val="-2"/>
          <w:sz w:val="20"/>
          <w:rtl/>
        </w:rPr>
        <w:t xml:space="preserve"> הולך אחר המעמיד.</w:t>
      </w:r>
    </w:p>
    <w:p w:rsidR="00E9703F" w:rsidRPr="002B5789" w:rsidRDefault="00E9703F" w:rsidP="00E9703F">
      <w:pPr>
        <w:rPr>
          <w:b/>
          <w:bCs/>
          <w:rtl/>
        </w:rPr>
      </w:pPr>
      <w:ins w:id="90039" w:author="Claude - סמנטי" w:date="2026-10-11T12:28:21Z">
        <w:ins w:id="92101" w:author="קלוד" w:date="2026-10-11T13:11:34Z">
          <w:r>
            <w:rPr>
              <w:rFonts w:ascii="Fb Fontext" w:hAnsi="Fb Fontext"/>
              <w:rtl/>
            </w:rPr>
            <w:t xml:space="preserve">ודוחים:</w:t>
          </w:r>
        </w:ins>
        <w:del w:id="92102" w:author="קלוד" w:date="2026-10-11T13:11:34Z">
          <w:r>
            <w:rPr>
              <w:rFonts w:ascii="Fb Fontext" w:hAnsi="Fb Fontext"/>
              <w:rtl/>
            </w:rPr>
            <w:delText xml:space="preserve">ודוחים</w:delText>
          </w:r>
        </w:del>
      </w:ins>
      <w:del w:id="90040" w:author="Claude - סמנטי" w:date="2026-10-11T12:28:21Z">
        <w:r w:rsidRPr="006F178A">
          <w:rPr>
            <w:rFonts w:ascii="Fb Fontext" w:hAnsi="Fb Fontext"/>
            <w:rtl/>
          </w:rPr>
          <w:delText xml:space="preserve">ו</w:delText>
        </w:r>
        <w:r w:rsidRPr="006F178A">
          <w:rPr>
            <w:rFonts w:ascii="Fb Fontext" w:hAnsi="Fb Fontext" w:hint="cs"/>
            <w:rtl/>
          </w:rPr>
          <w:delText xml:space="preserve">דחינן</w:delText>
        </w:r>
      </w:del>
      <w:r w:rsidRPr="006F178A">
        <w:rPr>
          <w:rFonts w:ascii="Fb Fontext" w:hAnsi="Fb Fontext" w:hint="cs"/>
          <w:rtl/>
        </w:rPr>
        <w:t xml:space="preserve"> </w:t>
      </w:r>
      <w:ins w:id="92099" w:author="קלוד" w:date="2026-10-11T13:11:34Z">
        <w:r>
          <w:rPr>
            <w:rFonts w:ascii="Fb Fontext" w:hAnsi="Fb Fontext" w:hint="cs"/>
            <w:rtl/>
          </w:rPr>
          <w:t xml:space="preserve">א"כ</w:t>
        </w:r>
      </w:ins>
      <w:del w:id="92100" w:author="קלוד" w:date="2026-10-11T13:11:34Z">
        <w:r w:rsidRPr="006F178A">
          <w:rPr>
            <w:rFonts w:ascii="Fb Fontext" w:hAnsi="Fb Fontext" w:hint="cs"/>
            <w:rtl/>
          </w:rPr>
          <w:delText xml:space="preserve">דא"כ</w:delText>
        </w:r>
      </w:del>
      <w:r w:rsidRPr="006F178A">
        <w:rPr>
          <w:rFonts w:ascii="Fb Fontext" w:hAnsi="Fb Fontext" w:hint="cs"/>
          <w:rtl/>
        </w:rPr>
        <w:t xml:space="preserve"> </w:t>
      </w:r>
      <w:ins w:id="92285" w:author="מנוע מכני" w:date="2026-10-11T12:04:39Z">
        <w:ins w:id="92097" w:author="קלוד" w:date="2026-10-11T13:11:34Z">
          <w:r>
            <w:rPr>
              <w:rFonts w:ascii="Fb Fontext" w:hAnsi="Fb Fontext" w:hint="cs"/>
              <w:rtl/>
            </w:rPr>
            <w:t xml:space="preserve">לא</w:t>
          </w:r>
        </w:ins>
        <w:del w:id="92098" w:author="קלוד" w:date="2026-10-11T13:11:34Z">
          <w:r>
            <w:rPr>
              <w:rFonts w:ascii="Fb Fontext" w:hAnsi="Fb Fontext" w:hint="cs"/>
              <w:rtl/>
            </w:rPr>
            <w:delText xml:space="preserve">למה</w:delText>
          </w:r>
        </w:del>
      </w:ins>
      <w:del w:id="92286" w:author="מנוע מכני" w:date="2026-10-11T12:04:39Z">
        <w:r w:rsidRPr="006F178A">
          <w:rPr>
            <w:rFonts w:ascii="Fb Fontext" w:hAnsi="Fb Fontext" w:hint="cs"/>
            <w:rtl/>
          </w:rPr>
          <w:delText xml:space="preserve">אמאי</w:delText>
        </w:r>
      </w:del>
      <w:r w:rsidRPr="006F178A">
        <w:rPr>
          <w:rFonts w:ascii="Fb Fontext" w:hAnsi="Fb Fontext" w:hint="cs"/>
          <w:rtl/>
        </w:rPr>
        <w:t xml:space="preserve"> </w:t>
      </w:r>
      <w:ins w:id="90037" w:author="Claude - סמנטי" w:date="2026-10-11T12:28:21Z">
        <w:ins w:id="92095" w:author="קלוד" w:date="2026-10-11T13:11:34Z">
          <w:r>
            <w:rPr>
              <w:rFonts w:ascii="Fb Fontext" w:hAnsi="Fb Fontext"/>
              <w:rtl/>
            </w:rPr>
            <w:t xml:space="preserve">יטמאו</w:t>
          </w:r>
        </w:ins>
        <w:del w:id="92096" w:author="קלוד" w:date="2026-10-11T13:11:34Z">
          <w:r>
            <w:rPr>
              <w:rFonts w:ascii="Fb Fontext" w:hAnsi="Fb Fontext"/>
              <w:rtl/>
            </w:rPr>
            <w:delText xml:space="preserve">נטמאים</w:delText>
          </w:r>
        </w:del>
      </w:ins>
      <w:del w:id="90038" w:author="Claude - סמנטי" w:date="2026-10-11T12:28:21Z">
        <w:r w:rsidRPr="006F178A">
          <w:rPr>
            <w:rFonts w:ascii="Fb Fontext" w:hAnsi="Fb Fontext"/>
            <w:rtl/>
          </w:rPr>
          <w:delText xml:space="preserve">מיטמו</w:delText>
        </w:r>
      </w:del>
      <w:r w:rsidRPr="006F178A">
        <w:rPr>
          <w:rFonts w:ascii="Fb Fontext" w:hAnsi="Fb Fontext"/>
          <w:rtl/>
        </w:rPr>
        <w:t xml:space="preserve"> </w:t>
      </w:r>
      <w:ins w:id="92093" w:author="קלוד" w:date="2026-10-11T13:11:34Z">
        <w:r>
          <w:rPr>
            <w:rFonts w:ascii="Fb Fontext" w:hAnsi="Fb Fontext"/>
            <w:rtl/>
          </w:rPr>
          <w:t xml:space="preserve">מגבן,</w:t>
        </w:r>
      </w:ins>
      <w:del w:id="92094" w:author="קלוד" w:date="2026-10-11T13:11:34Z">
        <w:r w:rsidRPr="006F178A">
          <w:rPr>
            <w:rFonts w:ascii="Fb Fontext" w:hAnsi="Fb Fontext"/>
            <w:rtl/>
          </w:rPr>
          <w:delText xml:space="preserve">מגבן, </w:delText>
        </w:r>
        <w:r w:rsidRPr="006F178A">
          <w:rPr>
            <w:rFonts w:ascii="Fb Fontext" w:hAnsi="Fb Fontext" w:hint="cs"/>
            <w:rtl/>
          </w:rPr>
          <w:delText xml:space="preserve">ולא</w:delText>
        </w:r>
      </w:del>
      <w:r w:rsidRPr="006F178A">
        <w:rPr>
          <w:rFonts w:ascii="Fb Fontext" w:hAnsi="Fb Fontext" w:hint="cs"/>
          <w:rtl/>
        </w:rPr>
        <w:t xml:space="preserve"> כ</w:t>
      </w:r>
      <w:r w:rsidRPr="006F178A">
        <w:rPr>
          <w:rFonts w:ascii="Fb Fontext" w:hAnsi="Fb Fontext"/>
          <w:rtl/>
        </w:rPr>
        <w:t xml:space="preserve">כלי חרס וכלי נתר </w:t>
      </w:r>
      <w:ins w:id="92091" w:author="קלוד" w:date="2026-10-11T13:11:34Z">
        <w:r>
          <w:rPr>
            <w:rFonts w:ascii="Fb Fontext" w:hAnsi="Fb Fontext"/>
            <w:rtl/>
          </w:rPr>
          <w:t xml:space="preserve">שמיטמאין</w:t>
        </w:r>
      </w:ins>
      <w:del w:id="92092" w:author="קלוד" w:date="2026-10-11T13:11:34Z">
        <w:r w:rsidRPr="006F178A">
          <w:rPr>
            <w:rFonts w:ascii="Fb Fontext" w:hAnsi="Fb Fontext"/>
            <w:rtl/>
          </w:rPr>
          <w:delText xml:space="preserve">דמיטמאין</w:delText>
        </w:r>
      </w:del>
      <w:r w:rsidRPr="006F178A">
        <w:rPr>
          <w:rFonts w:ascii="Fb Fontext" w:hAnsi="Fb Fontext"/>
          <w:rtl/>
        </w:rPr>
        <w:t xml:space="preserve"> ומטמאין מאויריהן, ומיטמאין מאחוריהן [בחלל האחורי] ואין מיטמאין מגביהן, ושבירתן מטהרתן.</w:t>
      </w:r>
    </w:p>
    <w:p w:rsidR="00E9703F" w:rsidRPr="006F178A" w:rsidRDefault="00E9703F" w:rsidP="00E9703F">
      <w:pPr>
        <w:rPr>
          <w:rtl/>
        </w:rPr>
      </w:pPr>
      <w:r w:rsidRPr="002B5789">
        <w:rPr>
          <w:rFonts w:hint="cs"/>
          <w:b/>
          <w:bCs/>
          <w:rtl/>
        </w:rPr>
        <w:t>א</w:t>
      </w:r>
      <w:r w:rsidRPr="002B5789">
        <w:rPr>
          <w:b/>
          <w:bCs/>
          <w:rtl/>
        </w:rPr>
        <w:t>.</w:t>
      </w:r>
      <w:r w:rsidRPr="006F178A">
        <w:rPr>
          <w:rFonts w:hint="cs"/>
          <w:rtl/>
        </w:rPr>
        <w:t xml:space="preserve"> כיון </w:t>
      </w:r>
      <w:ins w:id="92107" w:author="קלוד" w:date="2026-10-11T13:11:34Z">
        <w:r>
          <w:rPr>
            <w:rFonts w:hint="cs"/>
            <w:rtl/>
          </w:rPr>
          <w:t xml:space="preserve">שכשנשתברו</w:t>
        </w:r>
      </w:ins>
      <w:del w:id="92108" w:author="קלוד" w:date="2026-10-11T13:11:34Z">
        <w:r w:rsidRPr="006F178A">
          <w:rPr>
            <w:rFonts w:hint="cs"/>
            <w:rtl/>
          </w:rPr>
          <w:delText xml:space="preserve">דכי נשתברו</w:delText>
        </w:r>
      </w:del>
      <w:r w:rsidRPr="006F178A">
        <w:rPr>
          <w:rFonts w:hint="cs"/>
          <w:rtl/>
        </w:rPr>
        <w:t xml:space="preserve"> יש להם תקנה </w:t>
      </w:r>
      <w:ins w:id="92105" w:author="קלוד" w:date="2026-10-11T13:11:34Z">
        <w:r>
          <w:rPr>
            <w:rStyle w:val="afffffe"/>
            <w:rFonts w:hint="cs"/>
            <w:rtl/>
          </w:rPr>
          <w:t xml:space="preserve">בהתכה</w:t>
        </w:r>
      </w:ins>
      <w:del w:id="92106" w:author="קלוד" w:date="2026-10-11T13:11:34Z">
        <w:r w:rsidRPr="006F178A">
          <w:rPr>
            <w:rFonts w:hint="cs"/>
            <w:rtl/>
          </w:rPr>
          <w:delText xml:space="preserve">שוינהו</w:delText>
        </w:r>
      </w:del>
      <w:r w:rsidRPr="006F178A">
        <w:rPr>
          <w:rFonts w:hint="cs"/>
          <w:rtl/>
        </w:rPr>
        <w:t xml:space="preserve"> </w:t>
      </w:r>
      <w:ins w:id="92103" w:author="קלוד" w:date="2026-10-11T13:11:34Z">
        <w:r>
          <w:rPr>
            <w:rFonts w:hint="cs"/>
            <w:rtl/>
          </w:rPr>
          <w:t xml:space="preserve">- השוום לכלי</w:t>
        </w:r>
      </w:ins>
      <w:del w:id="92104" w:author="קלוד" w:date="2026-10-11T13:11:34Z">
        <w:r w:rsidRPr="006F178A">
          <w:rPr>
            <w:rFonts w:hint="cs"/>
            <w:rtl/>
          </w:rPr>
          <w:delText xml:space="preserve">ככלי</w:delText>
        </w:r>
      </w:del>
      <w:r w:rsidRPr="006F178A">
        <w:rPr>
          <w:rFonts w:hint="cs"/>
          <w:rtl/>
        </w:rPr>
        <w:t xml:space="preserve"> מתכות</w:t>
      </w:r>
    </w:p>
    <w:p>
      <w:pPr>
        <w:pStyle w:val="38"/>
        <w:rPr>
          <w:ins w:id="96675" w:author="מנוע מכני" w:date="2026-10-11T12:04:39Z"/>
        </w:rPr>
      </w:pPr>
      <w:r w:rsidRPr="006F178A">
        <w:t xml:space="preserve">ולא </w:t>
      </w:r>
      <w:r>
        <w:t>אמרי'</w:t>
      </w:r>
    </w:p>
    <w:p w:rsidR="00E9703F" w:rsidRPr="006F178A" w:rsidRDefault="00E9703F" w:rsidP="00E9703F">
      <w:pPr>
        <w:rPr>
          <w:rtl/>
        </w:rPr>
      </w:pPr>
      <w:del w:id="96676" w:author="מנוע מכני" w:date="2026-10-11T12:04:39Z">
        <w:r w:rsidRPr="006F178A">
          <w:rPr>
            <w:rtl/>
          </w:rPr>
          <w:delText xml:space="preserve"> </w:delText>
        </w:r>
      </w:del>
      <w:r w:rsidRPr="006F178A">
        <w:rPr>
          <w:rtl/>
        </w:rPr>
        <w:t xml:space="preserve">דחוזרין לטומאה ישנה ככלי מתכות</w:t>
      </w:r>
      <w:r w:rsidRPr="006F178A">
        <w:rPr>
          <w:rFonts w:hint="cs"/>
          <w:rtl/>
        </w:rPr>
        <w:t xml:space="preserve">, </w:t>
      </w:r>
      <w:r w:rsidRPr="006F178A">
        <w:rPr>
          <w:rtl/>
        </w:rPr>
        <w:t>דתנן</w:t>
      </w:r>
      <w:r w:rsidRPr="006F178A">
        <w:rPr>
          <w:rFonts w:hint="cs"/>
          <w:rtl/>
        </w:rPr>
        <w:t xml:space="preserve">: </w:t>
      </w:r>
      <w:r w:rsidRPr="006F178A">
        <w:rPr>
          <w:rtl/>
        </w:rPr>
        <w:t>כלי מתכות פשוטיהן ומקבליהן טמאין, נשברו טהרו, חזר ועשה מהן כלים חזרו לטומאתן ישנה</w:t>
      </w:r>
      <w:r w:rsidRPr="006F178A">
        <w:rPr>
          <w:rFonts w:hint="cs"/>
          <w:rtl/>
        </w:rPr>
        <w:t>.</w:t>
      </w:r>
    </w:p>
    <w:p w:rsidR="00E9703F" w:rsidRDefault="00E9703F" w:rsidP="00E9703F">
      <w:pPr>
        <w:rPr>
          <w:rtl/>
        </w:rPr>
      </w:pPr>
      <w:r w:rsidRPr="006F178A">
        <w:rPr>
          <w:rtl/>
        </w:rPr>
        <w:t xml:space="preserve">ואילו גבי כלי זכוכית </w:t>
      </w:r>
      <w:r w:rsidRPr="006F178A">
        <w:rPr>
          <w:rtl/>
        </w:rPr>
        <w:t xml:space="preserve">תנן</w:t>
      </w:r>
      <w:r w:rsidRPr="006F178A">
        <w:rPr>
          <w:rtl/>
        </w:rPr>
        <w:t xml:space="preserve">: כלי עץ וכלי עור וכלי עצם וכלי זכוכית פשוטיהן טהורין ומקבליהן </w:t>
      </w:r>
      <w:r w:rsidRPr="00097464">
        <w:rPr>
          <w:spacing w:val="-4"/>
          <w:rtl/>
        </w:rPr>
        <w:t>טמאין, נשברו - טהרו</w:t>
      </w:r>
      <w:r w:rsidRPr="00097464">
        <w:rPr>
          <w:rFonts w:hint="cs"/>
          <w:spacing w:val="-4"/>
          <w:rtl/>
        </w:rPr>
        <w:t>,</w:t>
      </w:r>
      <w:r w:rsidRPr="00097464" w:rsidDel="00F62AE1">
        <w:rPr>
          <w:spacing w:val="-4"/>
          <w:rtl/>
        </w:rPr>
        <w:t xml:space="preserve"> </w:t>
      </w:r>
      <w:r w:rsidRPr="00097464">
        <w:rPr>
          <w:spacing w:val="-4"/>
          <w:rtl/>
        </w:rPr>
        <w:t>חזר ועשה מהן כלים - מקבלין טומאה מכאן ולהבא. ולא למפרע</w:t>
      </w:r>
    </w:p>
    <w:p w:rsidR="00E9703F" w:rsidRPr="006F178A" w:rsidRDefault="00E9703F" w:rsidP="00E9703F">
      <w:pPr>
        <w:rPr>
          <w:rtl/>
        </w:rPr>
      </w:pPr>
      <w:r w:rsidRPr="006F178A">
        <w:rPr>
          <w:rtl/>
        </w:rPr>
        <w:t xml:space="preserve">דכלי זכוכית טומאה דרבנן </w:t>
      </w:r>
      <w:ins w:id="92109" w:author="קלוד" w:date="2026-10-11T13:11:34Z">
        <w:r>
          <w:rPr>
            <w:rtl/>
          </w:rPr>
          <w:t xml:space="preserve">היא, </w:t>
        </w:r>
        <w:r>
          <w:rPr>
            <w:rStyle w:val="afffffe"/>
            <w:rtl/>
          </w:rPr>
          <w:t xml:space="preserve">ולא הוסיפו עליה</w:t>
        </w:r>
        <w:r>
          <w:rPr>
            <w:rtl/>
          </w:rPr>
          <w:t xml:space="preserve">.</w:t>
        </w:r>
      </w:ins>
      <w:del w:id="92110" w:author="קלוד" w:date="2026-10-11T13:11:34Z">
        <w:r w:rsidRPr="006F178A">
          <w:rPr>
            <w:rtl/>
          </w:rPr>
          <w:delText xml:space="preserve">היא.</w:delText>
        </w:r>
      </w:del>
    </w:p>
    <w:p>
      <w:pPr>
        <w:pStyle w:val="38"/>
        <w:rPr>
          <w:ins w:id="96677" w:author="מנוע מכני" w:date="2026-10-11T12:04:39Z"/>
        </w:rPr>
      </w:pPr>
      <w:r w:rsidRPr="00097464">
        <w:t xml:space="preserve">והך</w:t>
      </w:r>
    </w:p>
    <w:p w:rsidR="00E9703F" w:rsidRPr="00097464" w:rsidRDefault="00E9703F" w:rsidP="00E9703F">
      <w:pPr>
        <w:rPr>
          <w:spacing w:val="-4"/>
          <w:rtl/>
        </w:rPr>
      </w:pPr>
      <w:del w:id="96678" w:author="מנוע מכני" w:date="2026-10-11T12:04:39Z">
        <w:r w:rsidRPr="00097464">
          <w:rPr>
            <w:spacing w:val="-4"/>
            <w:rtl/>
          </w:rPr>
          <w:delText xml:space="preserve"> </w:delText>
        </w:r>
      </w:del>
      <w:r w:rsidRPr="00097464">
        <w:rPr>
          <w:spacing w:val="-4"/>
          <w:rtl/>
        </w:rPr>
        <w:t xml:space="preserve">דפשוטיהן </w:t>
      </w:r>
      <w:r w:rsidRPr="00097464">
        <w:rPr>
          <w:spacing w:val="-4"/>
          <w:rtl/>
        </w:rPr>
        <w:t xml:space="preserve">לא</w:t>
      </w:r>
      <w:r w:rsidRPr="00097464">
        <w:rPr>
          <w:spacing w:val="-4"/>
          <w:rtl/>
        </w:rPr>
        <w:t xml:space="preserve"> </w:t>
      </w:r>
      <w:ins w:id="92123" w:author="קלוד" w:date="2026-10-11T13:11:34Z">
        <w:r>
          <w:rPr>
            <w:spacing w:val="-4"/>
            <w:rtl/>
          </w:rPr>
          <w:t xml:space="preserve">מטמאין,</w:t>
        </w:r>
      </w:ins>
      <w:del w:id="92124" w:author="קלוד" w:date="2026-10-11T13:11:34Z">
        <w:r w:rsidRPr="00097464">
          <w:rPr>
            <w:spacing w:val="-4"/>
            <w:rtl/>
          </w:rPr>
          <w:delText xml:space="preserve">מטמאין</w:delText>
        </w:r>
      </w:del>
      <w:r w:rsidRPr="00097464">
        <w:rPr>
          <w:spacing w:val="-4"/>
          <w:rtl/>
        </w:rPr>
        <w:t xml:space="preserve"> </w:t>
      </w:r>
      <w:ins w:id="92121" w:author="קלוד" w:date="2026-10-11T13:11:34Z">
        <w:r>
          <w:rPr>
            <w:spacing w:val="-4"/>
            <w:rtl/>
          </w:rPr>
          <w:t xml:space="preserve">שעשו</w:t>
        </w:r>
      </w:ins>
      <w:del w:id="92122" w:author="קלוד" w:date="2026-10-11T13:11:34Z">
        <w:r w:rsidRPr="00097464">
          <w:rPr>
            <w:spacing w:val="-4"/>
            <w:rtl/>
          </w:rPr>
          <w:delText xml:space="preserve">דעבדי</w:delText>
        </w:r>
      </w:del>
      <w:r w:rsidRPr="00097464">
        <w:rPr>
          <w:spacing w:val="-4"/>
          <w:rtl/>
        </w:rPr>
        <w:t xml:space="preserve"> </w:t>
      </w:r>
      <w:ins w:id="92289" w:author="מנוע מכני" w:date="2026-10-11T12:04:39Z">
        <w:r>
          <w:rPr>
            <w:spacing w:val="-4"/>
            <w:rtl/>
          </w:rPr>
          <w:t xml:space="preserve">בהם</w:t>
        </w:r>
      </w:ins>
      <w:del w:id="92290" w:author="מנוע מכני" w:date="2026-10-11T12:04:39Z">
        <w:r w:rsidRPr="00097464">
          <w:rPr>
            <w:spacing w:val="-4"/>
            <w:rtl/>
          </w:rPr>
          <w:delText xml:space="preserve">בהו</w:delText>
        </w:r>
      </w:del>
      <w:r w:rsidRPr="00097464">
        <w:rPr>
          <w:spacing w:val="-4"/>
          <w:rtl/>
        </w:rPr>
        <w:t xml:space="preserve"> </w:t>
      </w:r>
      <w:ins w:id="92119" w:author="קלוד" w:date="2026-10-11T13:11:34Z">
        <w:r>
          <w:rPr>
            <w:spacing w:val="-4"/>
            <w:rtl/>
          </w:rPr>
          <w:t xml:space="preserve">חכמים</w:t>
        </w:r>
      </w:ins>
      <w:del w:id="92120" w:author="קלוד" w:date="2026-10-11T13:11:34Z">
        <w:r w:rsidRPr="00097464">
          <w:rPr>
            <w:spacing w:val="-4"/>
            <w:rtl/>
          </w:rPr>
          <w:delText xml:space="preserve">רבנן</w:delText>
        </w:r>
      </w:del>
      <w:r w:rsidRPr="00097464">
        <w:rPr>
          <w:spacing w:val="-4"/>
          <w:rtl/>
        </w:rPr>
        <w:t xml:space="preserve"> </w:t>
      </w:r>
      <w:ins w:id="92117" w:author="קלוד" w:date="2026-10-11T13:11:34Z">
        <w:r>
          <w:rPr>
            <w:spacing w:val="-4"/>
            <w:rtl/>
          </w:rPr>
          <w:t xml:space="preserve">היכר</w:t>
        </w:r>
      </w:ins>
      <w:del w:id="92118" w:author="קלוד" w:date="2026-10-11T13:11:34Z">
        <w:r w:rsidRPr="00097464">
          <w:rPr>
            <w:spacing w:val="-4"/>
            <w:rtl/>
          </w:rPr>
          <w:delText xml:space="preserve">הכירא,</w:delText>
        </w:r>
      </w:del>
      <w:r w:rsidRPr="00097464">
        <w:rPr>
          <w:spacing w:val="-4"/>
          <w:rtl/>
        </w:rPr>
        <w:t xml:space="preserve"> </w:t>
      </w:r>
      <w:ins w:id="92115" w:author="קלוד" w:date="2026-10-11T13:11:34Z">
        <w:r>
          <w:rPr>
            <w:spacing w:val="-4"/>
            <w:rtl/>
          </w:rPr>
          <w:t xml:space="preserve">כדי</w:t>
        </w:r>
      </w:ins>
      <w:del w:id="92116" w:author="קלוד" w:date="2026-10-11T13:11:34Z">
        <w:r w:rsidRPr="00097464">
          <w:rPr>
            <w:spacing w:val="-4"/>
            <w:rtl/>
          </w:rPr>
          <w:delText xml:space="preserve">כי</w:delText>
        </w:r>
      </w:del>
      <w:r w:rsidRPr="00097464">
        <w:rPr>
          <w:spacing w:val="-4"/>
          <w:rtl/>
        </w:rPr>
        <w:t xml:space="preserve"> </w:t>
      </w:r>
      <w:ins w:id="95883" w:author="מנוע מכני" w:date="2026-10-11T12:04:39Z">
        <w:ins w:id="92113" w:author="קלוד" w:date="2026-10-11T13:11:34Z">
          <w:r>
            <w:rPr>
              <w:spacing w:val="-4"/>
              <w:rtl/>
            </w:rPr>
            <w:t xml:space="preserve">שלא</w:t>
          </w:r>
        </w:ins>
        <w:del w:id="92114" w:author="קלוד" w:date="2026-10-11T13:11:34Z">
          <w:r>
            <w:rPr>
              <w:spacing w:val="-4"/>
              <w:rtl/>
            </w:rPr>
            <w:delText xml:space="preserve">איך</w:delText>
          </w:r>
        </w:del>
      </w:ins>
      <w:del w:id="95884" w:author="מנוע מכני" w:date="2026-10-11T12:04:39Z">
        <w:r w:rsidRPr="00097464">
          <w:rPr>
            <w:spacing w:val="-4"/>
            <w:rtl/>
          </w:rPr>
          <w:delText xml:space="preserve">היכי</w:delText>
        </w:r>
      </w:del>
      <w:r w:rsidRPr="00097464">
        <w:rPr>
          <w:spacing w:val="-4"/>
          <w:rtl/>
        </w:rPr>
        <w:t xml:space="preserve"> </w:t>
      </w:r>
      <w:ins w:id="92111" w:author="קלוד" w:date="2026-10-11T13:11:34Z">
        <w:r>
          <w:rPr>
            <w:spacing w:val="-4"/>
            <w:rtl/>
          </w:rPr>
          <w:t xml:space="preserve">ישרפו</w:t>
        </w:r>
      </w:ins>
      <w:del w:id="92112" w:author="קלוד" w:date="2026-10-11T13:11:34Z">
        <w:r w:rsidRPr="00097464">
          <w:rPr>
            <w:spacing w:val="-4"/>
            <w:rtl/>
          </w:rPr>
          <w:delText xml:space="preserve">דלא לשרוף</w:delText>
        </w:r>
      </w:del>
      <w:r w:rsidRPr="00097464">
        <w:rPr>
          <w:spacing w:val="-4"/>
          <w:rtl/>
        </w:rPr>
        <w:t xml:space="preserve"> </w:t>
      </w:r>
      <w:ins w:id="92287" w:author="מנוע מכני" w:date="2026-10-11T12:04:39Z">
        <w:r>
          <w:rPr>
            <w:spacing w:val="-4"/>
            <w:rtl/>
          </w:rPr>
          <w:t xml:space="preserve">עליהם</w:t>
        </w:r>
      </w:ins>
      <w:del w:id="92288" w:author="מנוע מכני" w:date="2026-10-11T12:04:39Z">
        <w:r w:rsidRPr="00097464">
          <w:rPr>
            <w:spacing w:val="-4"/>
            <w:rtl/>
          </w:rPr>
          <w:delText xml:space="preserve">עלייהו</w:delText>
        </w:r>
      </w:del>
      <w:r w:rsidRPr="00097464">
        <w:rPr>
          <w:spacing w:val="-4"/>
          <w:rtl/>
        </w:rPr>
        <w:t xml:space="preserve"> תרומה וקדשים.</w:t>
      </w:r>
    </w:p>
    <w:p>
      <w:pPr>
        <w:pStyle w:val="38"/>
        <w:rPr>
          <w:ins w:id="96679" w:author="מנוע מכני" w:date="2026-10-11T12:04:39Z"/>
        </w:rPr>
      </w:pPr>
      <w:r w:rsidRPr="006F178A">
        <w:t>ב.</w:t>
      </w:r>
      <w:r w:rsidRPr="006F178A">
        <w:t xml:space="preserve"> </w:t>
      </w:r>
      <w:r w:rsidRPr="006F178A">
        <w:t>רב אשי</w:t>
      </w:r>
      <w:r w:rsidRPr="006F178A">
        <w:t>:</w:t>
      </w:r>
    </w:p>
    <w:p w:rsidR="00E9703F" w:rsidRPr="006F178A" w:rsidRDefault="00E9703F" w:rsidP="00E9703F">
      <w:pPr>
        <w:rPr>
          <w:rtl/>
        </w:rPr>
      </w:pPr>
      <w:del w:id="96680" w:author="מנוע מכני" w:date="2026-10-11T12:04:39Z">
        <w:r w:rsidRPr="006F178A">
          <w:rPr>
            <w:rtl/>
          </w:rPr>
          <w:delText xml:space="preserve"> </w:delText>
        </w:r>
      </w:del>
      <w:r w:rsidRPr="006F178A">
        <w:rPr>
          <w:rtl/>
        </w:rPr>
        <w:t xml:space="preserve">לעולם לכלי חרס </w:t>
      </w:r>
      <w:ins w:id="92129" w:author="קלוד" w:date="2026-10-11T13:11:34Z">
        <w:r>
          <w:rPr>
            <w:rtl/>
          </w:rPr>
          <w:t xml:space="preserve">דומים,</w:t>
        </w:r>
      </w:ins>
      <w:del w:id="92130" w:author="קלוד" w:date="2026-10-11T13:11:34Z">
        <w:r w:rsidRPr="006F178A">
          <w:rPr>
            <w:rtl/>
          </w:rPr>
          <w:delText xml:space="preserve">דמו.</w:delText>
        </w:r>
      </w:del>
      <w:r w:rsidRPr="006F178A">
        <w:rPr>
          <w:rtl/>
        </w:rPr>
        <w:t xml:space="preserve"> </w:t>
      </w:r>
      <w:ins w:id="94363" w:author="מנוע מכני" w:date="2026-10-11T12:04:39Z">
        <w:ins w:id="92127" w:author="קלוד" w:date="2026-10-11T13:11:34Z">
          <w:r>
            <w:rPr>
              <w:rtl/>
            </w:rPr>
            <w:t xml:space="preserve">ומגבן</w:t>
          </w:r>
        </w:ins>
        <w:del w:id="92128" w:author="קלוד" w:date="2026-10-11T13:11:34Z">
          <w:r>
            <w:rPr>
              <w:rtl/>
            </w:rPr>
            <w:delText xml:space="preserve">ודקשה</w:delText>
          </w:r>
        </w:del>
      </w:ins>
      <w:del w:id="94364" w:author="מנוע מכני" w:date="2026-10-11T12:04:39Z">
        <w:r w:rsidRPr="006F178A">
          <w:rPr>
            <w:rtl/>
          </w:rPr>
          <w:delText xml:space="preserve">ו</w:delText>
        </w:r>
        <w:r>
          <w:rPr>
            <w:rtl/>
          </w:rPr>
          <w:delText xml:space="preserve">ד</w:delText>
        </w:r>
        <w:r w:rsidRPr="006F178A">
          <w:rPr>
            <w:rtl/>
          </w:rPr>
          <w:delText xml:space="preserve">קשיא</w:delText>
        </w:r>
      </w:del>
      <w:r w:rsidRPr="006F178A">
        <w:rPr>
          <w:rtl/>
        </w:rPr>
        <w:t xml:space="preserve"> </w:t>
      </w:r>
      <w:ins w:id="92125" w:author="קלוד" w:date="2026-10-11T13:11:34Z">
        <w:r>
          <w:rPr>
            <w:rtl/>
          </w:rPr>
          <w:t xml:space="preserve">נטמאים</w:t>
        </w:r>
      </w:ins>
      <w:del w:id="92126" w:author="קלוד" w:date="2026-10-11T13:11:34Z">
        <w:r w:rsidRPr="006F178A">
          <w:rPr>
            <w:rtl/>
          </w:rPr>
          <w:delText xml:space="preserve">לך </w:delText>
        </w:r>
        <w:r w:rsidRPr="006F178A">
          <w:rPr>
            <w:rtl/>
          </w:rPr>
          <w:delText xml:space="preserve">לא</w:delText>
        </w:r>
        <w:r w:rsidRPr="006F178A">
          <w:rPr>
            <w:rtl/>
          </w:rPr>
          <w:delText xml:space="preserve"> </w:delText>
        </w:r>
        <w:r>
          <w:rPr>
            <w:rtl/>
          </w:rPr>
          <w:delText xml:space="preserve">יטמאו</w:delText>
        </w:r>
        <w:r w:rsidRPr="006F178A">
          <w:rPr>
            <w:rtl/>
          </w:rPr>
          <w:delText xml:space="preserve"> מגבן -</w:delText>
        </w:r>
      </w:del>
      <w:ins w:id="90041" w:author="Claude - סמנטי" w:date="2026-10-11T12:28:21Z"/>
      <w:del w:id="90042" w:author="Claude - סמנטי" w:date="2026-10-11T12:28:21Z">
        <w:r w:rsidRPr="006F178A">
          <w:rPr>
            <w:rtl/>
          </w:rPr>
          <w:delText xml:space="preserve">ליטמו</w:delText>
        </w:r>
      </w:del>
      <w:r w:rsidRPr="006F178A">
        <w:rPr>
          <w:rtl/>
        </w:rPr>
        <w:t xml:space="preserve"> הואיל ונראה תוכו כברו.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טז:</w:t>
      </w:r>
    </w:p>
    <w:p>
      <w:pPr>
        <w:pStyle w:val="afffff8"/>
        <w:rPr>
          <w:ins w:id="91207" w:author="קלוד" w:date="2026-10-11T12:33:55Z"/>
        </w:rPr>
      </w:pPr>
      <w:ins w:id="91208" w:author="קלוד" w:date="2026-10-11T12:33:55Z">
        <w:r>
          <w:rPr>
            <w:color w:val="7B3F00"/>
          </w:rPr>
          <w:t xml:space="preserve">טומאת כלי מתכות - ובהתכתן חוזרים לטומאה ישנה</w:t>
        </w:r>
      </w:ins>
    </w:p>
    <w:p w:rsidR="00E9703F" w:rsidRPr="006F178A" w:rsidRDefault="00E9703F" w:rsidP="00E9703F">
      <w:pPr>
        <w:rPr>
          <w:rtl/>
        </w:rPr>
      </w:pPr>
      <w:r w:rsidRPr="006F178A">
        <w:rPr>
          <w:rFonts w:ascii="Fb Fontext" w:hAnsi="Fb Fontext"/>
          <w:rtl/>
        </w:rPr>
        <w:t>שמעון בן שטח תיקן כתובה לאשה וגזר טומאה על כלי מתכות.</w:t>
      </w:r>
    </w:p>
    <w:p w:rsidR="00E9703F" w:rsidRPr="006F178A" w:rsidRDefault="00E9703F" w:rsidP="00E9703F">
      <w:pPr>
        <w:rPr>
          <w:rtl/>
        </w:rPr>
      </w:pPr>
      <w:r w:rsidRPr="006F178A">
        <w:rPr>
          <w:rtl/>
        </w:rPr>
        <w:t xml:space="preserve">כלי </w:t>
      </w:r>
      <w:ins w:id="92141" w:author="קלוד" w:date="2026-10-11T13:11:34Z">
        <w:r>
          <w:rPr>
            <w:rtl/>
          </w:rPr>
          <w:t xml:space="preserve">מתכות -</w:t>
        </w:r>
      </w:ins>
      <w:del w:id="92142" w:author="קלוד" w:date="2026-10-11T13:11:34Z">
        <w:r w:rsidRPr="006F178A">
          <w:rPr>
            <w:rtl/>
          </w:rPr>
          <w:delText xml:space="preserve">מתכות</w:delText>
        </w:r>
      </w:del>
      <w:r w:rsidRPr="006F178A">
        <w:rPr>
          <w:rtl/>
        </w:rPr>
        <w:t xml:space="preserve"> היינו לטומאה </w:t>
      </w:r>
      <w:ins w:id="92139" w:author="קלוד" w:date="2026-10-11T13:11:34Z">
        <w:r>
          <w:rPr>
            <w:rtl/>
          </w:rPr>
          <w:t xml:space="preserve">ישנה,</w:t>
        </w:r>
      </w:ins>
      <w:del w:id="92140" w:author="קלוד" w:date="2026-10-11T13:11:34Z">
        <w:r w:rsidRPr="006F178A">
          <w:rPr>
            <w:rtl/>
          </w:rPr>
          <w:delText xml:space="preserve">ישנה</w:delText>
        </w:r>
      </w:del>
      <w:r w:rsidRPr="006F178A">
        <w:rPr>
          <w:rtl/>
        </w:rPr>
        <w:t xml:space="preserve"> </w:t>
      </w:r>
      <w:ins w:id="92137" w:author="קלוד" w:date="2026-10-11T13:11:34Z">
        <w:r>
          <w:rPr>
            <w:rtl/>
          </w:rPr>
          <w:t xml:space="preserve">שדרבנן</w:t>
        </w:r>
      </w:ins>
      <w:del w:id="92138" w:author="קלוד" w:date="2026-10-11T13:11:34Z">
        <w:r w:rsidRPr="006F178A">
          <w:rPr>
            <w:rtl/>
          </w:rPr>
          <w:delText xml:space="preserve">דדרבנן</w:delText>
        </w:r>
      </w:del>
      <w:r w:rsidRPr="006F178A">
        <w:rPr>
          <w:rtl/>
        </w:rPr>
        <w:t xml:space="preserve"> היא</w:t>
      </w:r>
      <w:r w:rsidRPr="006F178A">
        <w:rPr>
          <w:rFonts w:hint="cs"/>
          <w:rtl/>
        </w:rPr>
        <w:t xml:space="preserve"> </w:t>
      </w:r>
      <w:ins w:id="92135" w:author="קלוד" w:date="2026-10-11T13:11:34Z">
        <w:r>
          <w:rPr>
            <w:rFonts w:hint="cs"/>
            <w:rtl/>
          </w:rPr>
          <w:t xml:space="preserve">[שטומאתם</w:t>
        </w:r>
      </w:ins>
      <w:del w:id="92136" w:author="קלוד" w:date="2026-10-11T13:11:34Z">
        <w:r w:rsidRPr="006F178A">
          <w:rPr>
            <w:rFonts w:hint="cs"/>
            <w:rtl/>
          </w:rPr>
          <w:delText xml:space="preserve">[דטומאתם</w:delText>
        </w:r>
      </w:del>
      <w:r w:rsidRPr="006F178A">
        <w:rPr>
          <w:rFonts w:hint="cs"/>
          <w:rtl/>
        </w:rPr>
        <w:t xml:space="preserve"> </w:t>
      </w:r>
      <w:ins w:id="92133" w:author="קלוד" w:date="2026-10-11T13:11:34Z">
        <w:r>
          <w:rPr>
            <w:rStyle w:val="afffffe"/>
            <w:rFonts w:hint="cs"/>
            <w:rtl/>
          </w:rPr>
          <w:t xml:space="preserve">עצמה</w:t>
        </w:r>
      </w:ins>
      <w:del w:id="92134" w:author="קלוד" w:date="2026-10-11T13:11:34Z">
        <w:r w:rsidRPr="006F178A">
          <w:rPr>
            <w:rFonts w:hint="cs"/>
            <w:rtl/>
          </w:rPr>
          <w:delText xml:space="preserve">כתיב</w:delText>
        </w:r>
      </w:del>
      <w:r w:rsidRPr="006F178A">
        <w:rPr>
          <w:rFonts w:hint="cs"/>
          <w:rtl/>
        </w:rPr>
        <w:t xml:space="preserve"> </w:t>
      </w:r>
      <w:ins w:id="92131" w:author="קלוד" w:date="2026-10-11T13:11:34Z">
        <w:r>
          <w:rPr>
            <w:rFonts w:hint="cs"/>
            <w:rtl/>
          </w:rPr>
          <w:t xml:space="preserve">כתובה בפירוש</w:t>
        </w:r>
      </w:ins>
      <w:del w:id="92132" w:author="קלוד" w:date="2026-10-11T13:11:34Z">
        <w:r w:rsidRPr="006F178A">
          <w:rPr>
            <w:rFonts w:hint="cs"/>
            <w:rtl/>
          </w:rPr>
          <w:delText xml:space="preserve">בהדיא</w:delText>
        </w:r>
      </w:del>
      <w:r w:rsidRPr="006F178A">
        <w:rPr>
          <w:rFonts w:hint="cs"/>
          <w:rtl/>
        </w:rPr>
        <w:t xml:space="preserve"> '</w:t>
      </w:r>
      <w:r w:rsidRPr="006F178A">
        <w:rPr>
          <w:rStyle w:val="afffff0"/>
          <w:rFonts w:hint="cs"/>
          <w:rtl/>
        </w:rPr>
        <w:t xml:space="preserve">אך את הזהב </w:t>
      </w:r>
      <w:r>
        <w:rPr>
          <w:rStyle w:val="afffff0"/>
          <w:rFonts w:hint="cs"/>
          <w:rtl/>
        </w:rPr>
        <w:t>וכו</w:t>
      </w:r>
      <w:r>
        <w:rPr>
          <w:rtl/>
        </w:rPr>
        <w:t>'</w:t>
      </w:r>
      <w:r w:rsidRPr="006F178A">
        <w:rPr>
          <w:rFonts w:hint="cs"/>
          <w:rtl/>
        </w:rPr>
        <w:t>]</w:t>
      </w:r>
      <w:r w:rsidRPr="006F178A">
        <w:rPr>
          <w:rtl/>
        </w:rPr>
        <w:t>.</w:t>
      </w:r>
    </w:p>
    <w:p w:rsidR="00E9703F" w:rsidRPr="006F178A" w:rsidRDefault="00E9703F" w:rsidP="00E9703F">
      <w:pPr>
        <w:rPr>
          <w:rtl/>
        </w:rPr>
      </w:pPr>
      <w:r w:rsidRPr="006F178A">
        <w:rPr>
          <w:rStyle w:val="2fb"/>
          <w:rtl/>
        </w:rPr>
        <w:t xml:space="preserve">דאריא"ר</w:t>
      </w:r>
      <w:r w:rsidRPr="006F178A">
        <w:rPr>
          <w:rtl/>
        </w:rPr>
        <w:t xml:space="preserve"> מעשה בשל ציון המלכה שעשתה משתה לבנה, ונטמאו כל </w:t>
      </w:r>
      <w:ins w:id="92291" w:author="מנוע מכני" w:date="2026-10-11T12:04:39Z">
        <w:r>
          <w:rPr>
            <w:rtl/>
          </w:rPr>
          <w:t xml:space="preserve">כלו</w:t>
        </w:r>
      </w:ins>
      <w:del w:id="92292" w:author="מנוע מכני" w:date="2026-10-11T12:04:39Z">
        <w:r w:rsidRPr="006F178A">
          <w:rPr>
            <w:rtl/>
          </w:rPr>
          <w:delText xml:space="preserve">כליה</w:delText>
        </w:r>
      </w:del>
      <w:r w:rsidRPr="006F178A">
        <w:rPr>
          <w:rtl/>
        </w:rPr>
        <w:t xml:space="preserve">, ושברתן ונתנתן לצורף וריתכן ועשה מהן כלים חדשים, ואמרו חכמים: יחזרו לטומאתן ישנה. </w:t>
      </w:r>
      <w:r w:rsidRPr="006F178A">
        <w:rPr>
          <w:rFonts w:hint="cs"/>
          <w:rtl/>
        </w:rPr>
        <w:t xml:space="preserve">ומשום </w:t>
      </w:r>
      <w:r w:rsidRPr="006F178A">
        <w:rPr>
          <w:rtl/>
        </w:rPr>
        <w:t>גדר מי חטאת נגעו בה.</w:t>
      </w:r>
    </w:p>
    <w:p w:rsidR="00E9703F" w:rsidRPr="00824B91" w:rsidRDefault="00E9703F" w:rsidP="00E9703F">
      <w:pPr>
        <w:rPr>
          <w:b/>
          <w:bCs/>
          <w:spacing w:val="-2"/>
          <w:rtl/>
        </w:rPr>
      </w:pPr>
      <w:r w:rsidRPr="00824B91">
        <w:rPr>
          <w:spacing w:val="-2"/>
          <w:rtl/>
        </w:rPr>
        <w:t xml:space="preserve">ולמ"ד</w:t>
      </w:r>
      <w:r w:rsidRPr="00824B91">
        <w:rPr>
          <w:spacing w:val="-2"/>
          <w:rtl/>
        </w:rPr>
        <w:t xml:space="preserve"> דלכל הטומאות אמרו [ולא רק לטומאת מת] </w:t>
      </w:r>
      <w:r w:rsidRPr="00824B91">
        <w:rPr>
          <w:rStyle w:val="2fb"/>
          <w:b/>
          <w:bCs/>
          <w:spacing w:val="-2"/>
          <w:rtl/>
        </w:rPr>
        <w:t>לאביי</w:t>
      </w:r>
      <w:r w:rsidRPr="00824B91">
        <w:rPr>
          <w:spacing w:val="-2"/>
          <w:rtl/>
        </w:rPr>
        <w:t xml:space="preserve">: גזירה שמא </w:t>
      </w:r>
      <w:r w:rsidRPr="00824B91">
        <w:rPr>
          <w:spacing w:val="-2"/>
          <w:rtl/>
        </w:rPr>
        <w:t xml:space="preserve">לא</w:t>
      </w:r>
      <w:r w:rsidRPr="00824B91">
        <w:rPr>
          <w:spacing w:val="-2"/>
          <w:rtl/>
        </w:rPr>
        <w:t xml:space="preserve"> יקבנו בכדי טהרתו.</w:t>
      </w:r>
    </w:p>
    <w:p>
      <w:pPr>
        <w:pStyle w:val="38"/>
        <w:rPr>
          <w:ins w:id="96681" w:author="מנוע מכני" w:date="2026-10-11T12:04:39Z"/>
        </w:rPr>
      </w:pPr>
      <w:r w:rsidRPr="00EC3AF0">
        <w:t>רבא:</w:t>
      </w:r>
    </w:p>
    <w:p w:rsidR="00E9703F" w:rsidRPr="006F178A" w:rsidRDefault="00E9703F" w:rsidP="00E9703F">
      <w:pPr>
        <w:rPr>
          <w:rtl/>
        </w:rPr>
      </w:pPr>
      <w:del w:id="96682" w:author="מנוע מכני" w:date="2026-10-11T12:04:39Z">
        <w:r w:rsidRPr="006F178A">
          <w:rPr>
            <w:rtl/>
          </w:rPr>
          <w:delText xml:space="preserve"> </w:delText>
        </w:r>
      </w:del>
      <w:r w:rsidRPr="006F178A">
        <w:rPr>
          <w:rtl/>
        </w:rPr>
        <w:t xml:space="preserve">גזירה שמא יאמרו טבילה בת יומא עולה לה.</w:t>
      </w:r>
    </w:p>
    <w:p w:rsidR="00E9703F" w:rsidRPr="006F178A" w:rsidRDefault="00E9703F" w:rsidP="00E9703F">
      <w:pPr>
        <w:rPr>
          <w:rtl/>
        </w:rPr>
      </w:pPr>
      <w:ins w:id="90865" w:author="מנוע מכני" w:date="2026-10-11T12:04:39Z">
        <w:r>
          <w:rPr>
            <w:rtl/>
          </w:rPr>
          <w:t xml:space="preserve">ויש</w:t>
        </w:r>
      </w:ins>
      <w:del w:id="90866" w:author="מנוע מכני" w:date="2026-10-11T12:04:39Z">
        <w:r w:rsidRPr="006F178A">
          <w:rPr>
            <w:rtl/>
          </w:rPr>
          <w:delText xml:space="preserve">ו</w:delText>
        </w:r>
        <w:r w:rsidRPr="00E1368E">
          <w:rPr>
            <w:b/>
            <w:bCs/>
            <w:rtl/>
          </w:rPr>
          <w:delText xml:space="preserve">איכא</w:delText>
        </w:r>
      </w:del>
      <w:r w:rsidRPr="00E1368E">
        <w:rPr>
          <w:b/>
          <w:bCs/>
          <w:rtl/>
        </w:rPr>
        <w:t xml:space="preserve"> </w:t>
      </w:r>
      <w:ins w:id="90043" w:author="Claude - סמנטי" w:date="2026-10-11T12:28:21Z">
        <w:ins w:id="92147" w:author="קלוד" w:date="2026-10-11T13:11:34Z">
          <w:r>
            <w:rPr>
              <w:b/>
              <w:bCs/>
              <w:rtl/>
            </w:rPr>
            <w:t xml:space="preserve">ביניהם:</w:t>
          </w:r>
        </w:ins>
        <w:del w:id="92148" w:author="קלוד" w:date="2026-10-11T13:11:34Z">
          <w:r>
            <w:rPr>
              <w:b/>
              <w:bCs/>
              <w:rtl/>
            </w:rPr>
            <w:delText xml:space="preserve">ביניהם</w:delText>
          </w:r>
        </w:del>
      </w:ins>
      <w:del w:id="90044" w:author="Claude - סמנטי" w:date="2026-10-11T12:28:21Z">
        <w:r w:rsidRPr="00E1368E">
          <w:rPr>
            <w:b/>
            <w:bCs/>
            <w:rtl/>
          </w:rPr>
          <w:delText xml:space="preserve">בינייהו</w:delText>
        </w:r>
      </w:del>
      <w:r w:rsidRPr="006F178A">
        <w:rPr>
          <w:rtl/>
        </w:rPr>
        <w:t xml:space="preserve"> </w:t>
      </w:r>
      <w:ins w:id="92145" w:author="קלוד" w:date="2026-10-11T13:11:34Z">
        <w:r>
          <w:rPr>
            <w:rtl/>
          </w:rPr>
          <w:t xml:space="preserve">כשריסקם</w:t>
        </w:r>
      </w:ins>
      <w:del w:id="92146" w:author="קלוד" w:date="2026-10-11T13:11:34Z">
        <w:r w:rsidRPr="006F178A">
          <w:rPr>
            <w:rtl/>
          </w:rPr>
          <w:delText xml:space="preserve">דרצפינהו</w:delText>
        </w:r>
      </w:del>
      <w:r w:rsidRPr="006F178A">
        <w:rPr>
          <w:rtl/>
        </w:rPr>
        <w:t xml:space="preserve"> </w:t>
      </w:r>
      <w:ins w:id="92143" w:author="קלוד" w:date="2026-10-11T13:11:34Z">
        <w:r>
          <w:rPr>
            <w:rtl/>
          </w:rPr>
          <w:t xml:space="preserve">לגמרי.</w:t>
        </w:r>
      </w:ins>
      <w:del w:id="92144" w:author="קלוד" w:date="2026-10-11T13:11:34Z">
        <w:r w:rsidRPr="006F178A">
          <w:rPr>
            <w:rtl/>
          </w:rPr>
          <w:delText xml:space="preserve">מרצף.</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05" w:author="קלוד" w:date="2026-10-11T12:33:55Z"/>
        </w:rPr>
      </w:pPr>
      <w:ins w:id="91206" w:author="קלוד" w:date="2026-10-11T12:33:55Z">
        <w:r>
          <w:rPr>
            <w:color w:val="7B3F00"/>
          </w:rPr>
          <w:t xml:space="preserve">המניח כלים תחת הצינור - מניח ושוכח לב"ש</w:t>
        </w:r>
      </w:ins>
    </w:p>
    <w:p w:rsidR="00E9703F" w:rsidRPr="00824B91" w:rsidRDefault="00E9703F" w:rsidP="00E9703F">
      <w:pPr>
        <w:rPr>
          <w:spacing w:val="-2"/>
          <w:rtl/>
        </w:rPr>
      </w:pPr>
      <w:ins w:id="92149" w:author="קלוד" w:date="2026-10-11T13:11:34Z">
        <w:r>
          <w:rPr>
            <w:rStyle w:val="afffffe"/>
            <w:rFonts w:ascii="Fb Fontext" w:hAnsi="Fb Fontext"/>
            <w:spacing w:val="-2"/>
            <w:rtl/>
          </w:rPr>
          <w:t xml:space="preserve">גזירה</w:t>
        </w:r>
        <w:r>
          <w:rPr>
            <w:rFonts w:ascii="Fb Fontext" w:hAnsi="Fb Fontext"/>
            <w:spacing w:val="-2"/>
            <w:rtl/>
          </w:rPr>
          <w:t xml:space="preserve"> אחרת,</w:t>
        </w:r>
      </w:ins>
      <w:del w:id="92150" w:author="קלוד" w:date="2026-10-11T13:11:34Z">
        <w:r w:rsidRPr="00824B91">
          <w:rPr>
            <w:rFonts w:ascii="Fb Fontext" w:hAnsi="Fb Fontext"/>
            <w:spacing w:val="-2"/>
            <w:rtl/>
          </w:rPr>
          <w:delText xml:space="preserve">אידך</w:delText>
        </w:r>
      </w:del>
      <w:r w:rsidRPr="00824B91">
        <w:rPr>
          <w:rFonts w:ascii="Fb Fontext" w:hAnsi="Fb Fontext"/>
          <w:spacing w:val="-2"/>
          <w:rtl/>
        </w:rPr>
        <w:t xml:space="preserve"> </w:t>
      </w:r>
      <w:r w:rsidRPr="00824B91">
        <w:rPr>
          <w:rFonts w:ascii="Fb Fontext" w:hAnsi="Fb Fontext"/>
          <w:spacing w:val="-2"/>
          <w:rtl/>
        </w:rPr>
        <w:t xml:space="preserve">דתנן</w:t>
      </w:r>
      <w:r w:rsidRPr="00824B91">
        <w:rPr>
          <w:rFonts w:ascii="Fb Fontext" w:hAnsi="Fb Fontext"/>
          <w:spacing w:val="-2"/>
          <w:rtl/>
        </w:rPr>
        <w:t xml:space="preserve">: המניח כלים תחת הצינור לקבל בהן מי גשמים אחד כלים גדולים ואחד כלים קטנים.</w:t>
      </w:r>
    </w:p>
    <w:p w:rsidR="00E9703F" w:rsidRPr="006F178A" w:rsidRDefault="00E9703F" w:rsidP="00E9703F">
      <w:pPr>
        <w:rPr>
          <w:rtl/>
        </w:rPr>
      </w:pPr>
      <w:ins w:id="90227" w:author="מנוע מכני" w:date="2026-10-11T12:04:39Z">
        <w:r>
          <w:rPr>
            <w:rtl/>
          </w:rPr>
          <w:t xml:space="preserve">ואפי'</w:t>
        </w:r>
      </w:ins>
      <w:del w:id="90228" w:author="מנוע מכני" w:date="2026-10-11T12:04:39Z">
        <w:r w:rsidRPr="006F178A">
          <w:rPr>
            <w:rtl/>
          </w:rPr>
          <w:delText xml:space="preserve">ואפילו</w:delText>
        </w:r>
      </w:del>
      <w:r w:rsidRPr="006F178A">
        <w:rPr>
          <w:rtl/>
        </w:rPr>
        <w:t xml:space="preserve"> כלי אבנים וכלי אדמה וכלי גללים - פוסלין את המקוה.</w:t>
      </w:r>
    </w:p>
    <w:p w:rsidR="00E9703F" w:rsidRPr="006F178A" w:rsidRDefault="00E9703F" w:rsidP="00E9703F">
      <w:pPr>
        <w:rPr>
          <w:rtl/>
        </w:rPr>
      </w:pPr>
      <w:r w:rsidRPr="006F178A">
        <w:rPr>
          <w:rtl/>
        </w:rPr>
        <w:tab/>
      </w:r>
      <w:r w:rsidRPr="00B20210">
        <w:rPr>
          <w:b/>
          <w:bCs/>
          <w:rtl/>
        </w:rPr>
        <w:t xml:space="preserve">ל</w:t>
      </w:r>
      <w:ins w:id="90011" w:author="מנוע מכני" w:date="2026-10-11T12:04:39Z">
        <w:r>
          <w:rPr>
            <w:b/>
            <w:bCs/>
            <w:rtl/>
          </w:rPr>
          <w:t xml:space="preserve">ב"ש</w:t>
        </w:r>
      </w:ins>
      <w:del w:id="90012" w:author="מנוע מכני" w:date="2026-10-11T12:04:39Z">
        <w:r w:rsidRPr="00B20210">
          <w:rPr>
            <w:b/>
            <w:bCs/>
            <w:rtl/>
          </w:rPr>
          <w:delText xml:space="preserve">ב</w:delText>
        </w:r>
        <w:r w:rsidRPr="006F178A">
          <w:rPr>
            <w:rtl/>
          </w:rPr>
          <w:delText xml:space="preserve">"'ש</w:delText>
        </w:r>
      </w:del>
      <w:r w:rsidRPr="006F178A">
        <w:rPr>
          <w:rtl/>
        </w:rPr>
        <w:t xml:space="preserve"> אחד המניח ואחד השוכח, </w:t>
      </w:r>
      <w:r w:rsidRPr="00B20210">
        <w:rPr>
          <w:b/>
          <w:bCs/>
          <w:rtl/>
        </w:rPr>
        <w:t>וב"ה</w:t>
      </w:r>
      <w:r w:rsidRPr="006F178A">
        <w:rPr>
          <w:rtl/>
        </w:rPr>
        <w:t xml:space="preserve"> מטהרין בשוכח.</w:t>
      </w:r>
    </w:p>
    <w:p>
      <w:pPr>
        <w:pStyle w:val="38"/>
        <w:rPr>
          <w:ins w:id="96683" w:author="מנוע מכני" w:date="2026-10-11T12:04:39Z"/>
        </w:rPr>
      </w:pPr>
      <w:r w:rsidRPr="006F178A">
        <w:tab/>
      </w:r>
      <w:r w:rsidRPr="00B20210">
        <w:t>ר"מ:</w:t>
      </w:r>
    </w:p>
    <w:p w:rsidR="00E9703F" w:rsidRPr="006F178A" w:rsidRDefault="00E9703F" w:rsidP="00E9703F">
      <w:pPr>
        <w:rPr>
          <w:rtl/>
        </w:rPr>
      </w:pPr>
      <w:del w:id="96684" w:author="מנוע מכני" w:date="2026-10-11T12:04:39Z">
        <w:r w:rsidRPr="006F178A">
          <w:rPr>
            <w:rtl/>
          </w:rPr>
          <w:delText xml:space="preserve"> </w:delText>
        </w:r>
      </w:del>
      <w:r w:rsidRPr="006F178A">
        <w:rPr>
          <w:rtl/>
        </w:rPr>
        <w:t xml:space="preserve">נמנו ורבו </w:t>
      </w:r>
      <w:r w:rsidRPr="006F178A">
        <w:rPr>
          <w:rtl/>
        </w:rPr>
        <w:t xml:space="preserve">ב"ש</w:t>
      </w:r>
      <w:r w:rsidRPr="006F178A">
        <w:rPr>
          <w:rtl/>
        </w:rPr>
        <w:t xml:space="preserve"> על </w:t>
      </w:r>
      <w:r w:rsidRPr="006F178A">
        <w:rPr>
          <w:rtl/>
        </w:rPr>
        <w:t xml:space="preserve">ב"ה</w:t>
      </w:r>
      <w:r w:rsidRPr="006F178A">
        <w:rPr>
          <w:rtl/>
        </w:rPr>
        <w:t xml:space="preserve"> </w:t>
      </w:r>
      <w:r w:rsidRPr="00B20210">
        <w:rPr>
          <w:b/>
          <w:bCs/>
          <w:rtl/>
        </w:rPr>
        <w:t xml:space="preserve">ומודים </w:t>
      </w:r>
      <w:r w:rsidRPr="00B20210">
        <w:rPr>
          <w:b/>
          <w:bCs/>
          <w:rtl/>
        </w:rPr>
        <w:t xml:space="preserve">ב"ש</w:t>
      </w:r>
      <w:r w:rsidRPr="006F178A">
        <w:rPr>
          <w:rtl/>
        </w:rPr>
        <w:t xml:space="preserve"> בשוכח בחצר, שהוא טהור.</w:t>
      </w:r>
    </w:p>
    <w:p>
      <w:pPr>
        <w:pStyle w:val="38"/>
        <w:rPr>
          <w:ins w:id="96685" w:author="מנוע מכני" w:date="2026-10-11T12:04:39Z"/>
        </w:rPr>
      </w:pPr>
      <w:r w:rsidRPr="006F178A">
        <w:tab/>
      </w:r>
      <w:r w:rsidRPr="00B20210">
        <w:t>רבי</w:t>
      </w:r>
      <w:r w:rsidRPr="006F178A">
        <w:t xml:space="preserve"> </w:t>
      </w:r>
      <w:r w:rsidRPr="00B20210">
        <w:t>יוסי</w:t>
      </w:r>
      <w:r w:rsidRPr="006F178A">
        <w:t xml:space="preserve">:</w:t>
      </w:r>
    </w:p>
    <w:p w:rsidR="00E9703F" w:rsidRDefault="00E9703F" w:rsidP="00E9703F">
      <w:pPr>
        <w:rPr>
          <w:rtl/>
        </w:rPr>
      </w:pPr>
      <w:del w:id="96686" w:author="מנוע מכני" w:date="2026-10-11T12:04:39Z">
        <w:r w:rsidRPr="006F178A">
          <w:rPr>
            <w:rtl/>
          </w:rPr>
          <w:delText xml:space="preserve"> </w:delText>
        </w:r>
      </w:del>
      <w:r w:rsidRPr="006F178A">
        <w:rPr>
          <w:rtl/>
        </w:rPr>
        <w:t xml:space="preserve">עדיין מחלוקת במקומה עומדת.</w:t>
      </w:r>
    </w:p>
    <w:p>
      <w:pPr>
        <w:pStyle w:val="38"/>
        <w:rPr>
          <w:ins w:id="96687" w:author="מנוע מכני" w:date="2026-10-11T12:04:39Z"/>
        </w:rPr>
      </w:pPr>
      <w:r w:rsidRPr="00B20210">
        <w:t>רב משרשיא</w:t>
      </w:r>
      <w:r w:rsidRPr="00B20210">
        <w:t xml:space="preserve">:</w:t>
      </w:r>
    </w:p>
    <w:p w:rsidR="00E9703F" w:rsidRPr="00B20210" w:rsidRDefault="00E9703F" w:rsidP="00B20210">
      <w:pPr>
        <w:rPr>
          <w:rtl/>
        </w:rPr>
      </w:pPr>
      <w:del w:id="96688" w:author="מנוע מכני" w:date="2026-10-11T12:04:39Z">
        <w:r w:rsidRPr="00B20210">
          <w:rPr>
            <w:rtl/>
          </w:rPr>
          <w:delText xml:space="preserve"> </w:delText>
        </w:r>
      </w:del>
      <w:r w:rsidRPr="00B20210">
        <w:rPr>
          <w:b/>
          <w:bCs/>
          <w:rtl/>
        </w:rPr>
        <w:t xml:space="preserve">הכל </w:t>
      </w:r>
      <w:ins w:id="92157" w:author="קלוד" w:date="2026-10-11T13:11:34Z">
        <w:r>
          <w:rPr>
            <w:b/>
            <w:bCs/>
            <w:rtl/>
          </w:rPr>
          <w:t xml:space="preserve">מודים:</w:t>
        </w:r>
      </w:ins>
      <w:del w:id="92158" w:author="קלוד" w:date="2026-10-11T13:11:34Z">
        <w:r w:rsidRPr="00B20210">
          <w:rPr>
            <w:b/>
            <w:bCs/>
            <w:rtl/>
          </w:rPr>
          <w:delText xml:space="preserve">מודים</w:delText>
        </w:r>
      </w:del>
      <w:r w:rsidRPr="00B20210">
        <w:rPr>
          <w:rtl/>
        </w:rPr>
        <w:t xml:space="preserve"> </w:t>
      </w:r>
      <w:ins w:id="92155" w:author="קלוד" w:date="2026-10-11T13:11:34Z">
        <w:r>
          <w:rPr>
            <w:rtl/>
          </w:rPr>
          <w:t xml:space="preserve">הניחם</w:t>
        </w:r>
      </w:ins>
      <w:del w:id="92156" w:author="קלוד" w:date="2026-10-11T13:11:34Z">
        <w:r w:rsidRPr="00B20210">
          <w:rPr>
            <w:rtl/>
          </w:rPr>
          <w:delText xml:space="preserve">כשהניחם</w:delText>
        </w:r>
      </w:del>
      <w:r w:rsidRPr="00B20210">
        <w:rPr>
          <w:rtl/>
        </w:rPr>
        <w:t xml:space="preserve"> בשעת קישור עבים </w:t>
      </w:r>
      <w:ins w:id="92153" w:author="קלוד" w:date="2026-10-11T13:11:34Z">
        <w:r>
          <w:rPr>
            <w:rtl/>
          </w:rPr>
          <w:t xml:space="preserve">- טמאים,</w:t>
        </w:r>
      </w:ins>
      <w:del w:id="92154" w:author="קלוד" w:date="2026-10-11T13:11:34Z">
        <w:r w:rsidRPr="00B20210">
          <w:rPr>
            <w:rtl/>
          </w:rPr>
          <w:delText xml:space="preserve">דטמאים.</w:delText>
        </w:r>
      </w:del>
      <w:r w:rsidRPr="00B20210">
        <w:rPr>
          <w:rtl/>
        </w:rPr>
        <w:t xml:space="preserve"> בשעת פיזור עבים </w:t>
      </w:r>
      <w:ins w:id="92151" w:author="קלוד" w:date="2026-10-11T13:11:34Z">
        <w:r>
          <w:rPr>
            <w:rtl/>
          </w:rPr>
          <w:t xml:space="preserve">- טהורין.</w:t>
        </w:r>
      </w:ins>
      <w:del w:id="92152" w:author="קלוד" w:date="2026-10-11T13:11:34Z">
        <w:r w:rsidRPr="00B20210">
          <w:rPr>
            <w:rtl/>
          </w:rPr>
          <w:delText xml:space="preserve">דטהורין.</w:delText>
        </w:r>
      </w:del>
    </w:p>
    <w:p w:rsidR="00B20210" w:rsidRDefault="00E9703F" w:rsidP="00E9703F">
      <w:pPr>
        <w:rPr>
          <w:rFonts w:ascii="Fb Fontext" w:hAnsi="Fb Fontext"/>
          <w:sz w:val="20"/>
          <w:rtl/>
        </w:rPr>
      </w:pPr>
      <w:r w:rsidRPr="006F178A">
        <w:rPr>
          <w:rFonts w:ascii="Fb Fontext" w:hAnsi="Fb Fontext"/>
          <w:sz w:val="20"/>
          <w:rtl/>
        </w:rPr>
        <w:tab/>
      </w:r>
      <w:r w:rsidR="00B20210">
        <w:rPr>
          <w:rFonts w:ascii="Fb Fontext" w:hAnsi="Fb Fontext"/>
          <w:sz w:val="20"/>
          <w:rtl/>
        </w:rPr>
        <w:tab/>
      </w:r>
      <w:del w:id="90090" w:author="מנוע מכני" w:date="2026-10-11T12:04:39Z">
        <w:r w:rsidR="00B20210">
          <w:rPr>
            <w:rFonts w:ascii="Fb Fontext" w:hAnsi="Fb Fontext" w:hint="cs"/>
            <w:sz w:val="20"/>
            <w:rtl/>
          </w:rPr>
          <w:delText xml:space="preserve">    </w:delText>
        </w:r>
      </w:del>
      <w:r w:rsidRPr="00B20210">
        <w:rPr>
          <w:rFonts w:ascii="Fb Fontext" w:hAnsi="Fb Fontext"/>
          <w:b/>
          <w:bCs/>
          <w:sz w:val="20"/>
          <w:rtl/>
        </w:rPr>
        <w:t>ונחלקו</w:t>
      </w:r>
      <w:r w:rsidRPr="006F178A">
        <w:rPr>
          <w:rFonts w:ascii="Fb Fontext" w:hAnsi="Fb Fontext"/>
          <w:sz w:val="20"/>
          <w:rtl/>
        </w:rPr>
        <w:t xml:space="preserve"> </w:t>
      </w:r>
      <w:r w:rsidR="00B20210">
        <w:rPr>
          <w:rFonts w:ascii="Fb Fontext" w:hAnsi="Fb Fontext"/>
          <w:sz w:val="20"/>
          <w:rtl/>
        </w:rPr>
        <w:tab/>
      </w:r>
      <w:r w:rsidRPr="006F178A">
        <w:rPr>
          <w:rFonts w:ascii="Fb Fontext" w:hAnsi="Fb Fontext"/>
          <w:sz w:val="20"/>
          <w:rtl/>
        </w:rPr>
        <w:t xml:space="preserve">בהניחם בשעת קישור עבים, ונתפזרו, וחזרו ונתקשרו. </w:t>
      </w:r>
    </w:p>
    <w:p w:rsidR="00E9703F" w:rsidRPr="006F178A" w:rsidRDefault="00E9703F" w:rsidP="00B20210">
      <w:pPr>
        <w:ind w:left="1174" w:firstLine="266"/>
        <w:rPr>
          <w:rtl/>
        </w:rPr>
      </w:pPr>
      <w:ins w:id="94569" w:author="מנוע מכני" w:date="2026-10-11T12:04:39Z">
        <w:r>
          <w:rPr>
            <w:rFonts w:ascii="Fb Fontext" w:hAnsi="Fb Fontext"/>
            <w:sz w:val="20"/>
            <w:rtl/>
          </w:rPr>
          <w:t xml:space="preserve">אם </w:t>
        </w:r>
      </w:ins>
      <w:del w:id="94570" w:author="מנוע מכני" w:date="2026-10-11T12:04:39Z">
        <w:r w:rsidRPr="006F178A">
          <w:rPr>
            <w:rFonts w:ascii="Fb Fontext" w:hAnsi="Fb Fontext"/>
            <w:sz w:val="20"/>
            <w:rtl/>
          </w:rPr>
          <w:delText xml:space="preserve">אי </w:delText>
        </w:r>
      </w:del>
      <w:r>
        <w:rPr>
          <w:rFonts w:ascii="Fb Fontext" w:hAnsi="Fb Fontext"/>
          <w:sz w:val="20"/>
          <w:rtl/>
        </w:rPr>
        <w:t>אמרי'</w:t>
      </w:r>
      <w:r w:rsidRPr="006F178A">
        <w:rPr>
          <w:rFonts w:ascii="Fb Fontext" w:hAnsi="Fb Fontext"/>
          <w:sz w:val="20"/>
          <w:rtl/>
        </w:rPr>
        <w:t xml:space="preserve"> בטלה מחשבתו או </w:t>
      </w:r>
      <w:r w:rsidRPr="006F178A">
        <w:rPr>
          <w:rFonts w:ascii="Fb Fontext" w:hAnsi="Fb Fontext"/>
          <w:sz w:val="20"/>
          <w:rtl/>
        </w:rPr>
        <w:t xml:space="preserve">לא</w:t>
      </w:r>
      <w:r w:rsidRPr="006F178A">
        <w:rPr>
          <w:rFonts w:ascii="Fb Fontext" w:hAnsi="Fb Fontext"/>
          <w:sz w:val="20"/>
          <w:rtl/>
        </w:rPr>
        <w:t xml:space="preserve">.</w:t>
      </w:r>
    </w:p>
    <w:p>
      <w:pPr>
        <w:pStyle w:val="38"/>
        <w:rPr>
          <w:ins w:id="96689" w:author="מנוע מכני" w:date="2026-10-11T12:04:39Z"/>
        </w:rPr>
      </w:pPr>
      <w:r w:rsidRPr="00B20210">
        <w:t>ולרבי יוסי</w:t>
      </w:r>
      <w:r w:rsidR="00B20210" w:rsidRPr="00B20210">
        <w:t>:</w:t>
      </w:r>
    </w:p>
    <w:p w:rsidR="00B20210" w:rsidRDefault="00E9703F" w:rsidP="00E9703F">
      <w:pPr>
        <w:rPr>
          <w:rtl/>
        </w:rPr>
      </w:pPr>
      <w:del w:id="96690" w:author="מנוע מכני" w:date="2026-10-11T12:04:39Z">
        <w:r w:rsidRPr="006061D7">
          <w:rPr>
            <w:rtl/>
          </w:rPr>
          <w:delText xml:space="preserve"> </w:delText>
        </w:r>
      </w:del>
      <w:r w:rsidRPr="006061D7">
        <w:rPr>
          <w:rtl/>
        </w:rPr>
        <w:t xml:space="preserve">[דמחלוקת עדיין במקומה עומדת]</w:t>
      </w:r>
      <w:r w:rsidRPr="006061D7">
        <w:rPr>
          <w:rFonts w:hint="cs"/>
          <w:rtl/>
        </w:rPr>
        <w:t xml:space="preserve"> </w:t>
      </w:r>
    </w:p>
    <w:p>
      <w:pPr>
        <w:pStyle w:val="38"/>
        <w:rPr>
          <w:ins w:id="96691" w:author="מנוע מכני" w:date="2026-10-11T12:04:39Z"/>
        </w:rPr>
      </w:pPr>
      <w:r w:rsidRPr="006061D7">
        <w:t xml:space="preserve">הך</w:t>
      </w:r>
    </w:p>
    <w:p w:rsidR="00E9703F" w:rsidRPr="006061D7" w:rsidRDefault="00E9703F" w:rsidP="00B20210">
      <w:pPr>
        <w:ind w:firstLine="0"/>
        <w:rPr>
          <w:rtl/>
        </w:rPr>
      </w:pPr>
      <w:del w:id="96692" w:author="מנוע מכני" w:date="2026-10-11T12:04:39Z">
        <w:r w:rsidRPr="006061D7">
          <w:rPr>
            <w:rtl/>
          </w:rPr>
          <w:delText xml:space="preserve"> </w:delText>
        </w:r>
      </w:del>
      <w:ins w:id="92161" w:author="קלוד" w:date="2026-10-11T13:11:34Z">
        <w:r>
          <w:rPr>
            <w:rStyle w:val="2fb"/>
            <w:rtl/>
          </w:rPr>
          <w:t xml:space="preserve">דרנב"י:</w:t>
        </w:r>
      </w:ins>
      <w:del w:id="92162" w:author="קלוד" w:date="2026-10-11T13:11:34Z">
        <w:r w:rsidRPr="006061D7">
          <w:rPr>
            <w:rStyle w:val="2fb"/>
            <w:rtl/>
          </w:rPr>
          <w:delText xml:space="preserve">דרנב"י</w:delText>
        </w:r>
      </w:del>
      <w:r w:rsidRPr="006061D7">
        <w:rPr>
          <w:rtl/>
        </w:rPr>
        <w:t xml:space="preserve"> </w:t>
      </w:r>
      <w:ins w:id="92159" w:author="קלוד" w:date="2026-10-11T13:11:34Z">
        <w:r>
          <w:rPr>
            <w:rtl/>
          </w:rPr>
          <w:t xml:space="preserve">אף</w:t>
        </w:r>
      </w:ins>
      <w:del w:id="92160" w:author="קלוד" w:date="2026-10-11T13:11:34Z">
        <w:r w:rsidRPr="006061D7">
          <w:rPr>
            <w:rtl/>
          </w:rPr>
          <w:delText xml:space="preserve">דאף</w:delText>
        </w:r>
      </w:del>
      <w:r w:rsidRPr="006061D7">
        <w:rPr>
          <w:rtl/>
        </w:rPr>
        <w:t xml:space="preserve"> בנות כותים נדות מעריסתן</w:t>
      </w:r>
      <w:r w:rsidRPr="006061D7">
        <w:rPr>
          <w:rFonts w:hint="cs"/>
          <w:rtl/>
        </w:rPr>
        <w:t xml:space="preserve"> </w:t>
      </w:r>
      <w:r w:rsidRPr="006061D7">
        <w:rPr>
          <w:rtl/>
        </w:rPr>
        <w:t>-</w:t>
      </w:r>
      <w:r w:rsidRPr="006061D7">
        <w:rPr>
          <w:rFonts w:hint="cs"/>
          <w:rtl/>
        </w:rPr>
        <w:t xml:space="preserve"> </w:t>
      </w:r>
      <w:r w:rsidRPr="006061D7">
        <w:rPr>
          <w:rtl/>
        </w:rPr>
        <w:t>בו ביום גזרו.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יז.</w:t>
      </w:r>
    </w:p>
    <w:p>
      <w:pPr>
        <w:pStyle w:val="afffff8"/>
        <w:rPr>
          <w:ins w:id="91203" w:author="קלוד" w:date="2026-10-11T12:33:55Z"/>
        </w:rPr>
      </w:pPr>
      <w:ins w:id="91204" w:author="קלוד" w:date="2026-10-11T12:33:55Z">
        <w:r>
          <w:rPr>
            <w:color w:val="7B3F00"/>
          </w:rPr>
          <w:t xml:space="preserve">מטלטלין מביאין טומאה בעובי המרדע - ר"ט ור"ע</w:t>
        </w:r>
      </w:ins>
    </w:p>
    <w:p>
      <w:pPr>
        <w:pStyle w:val="38"/>
        <w:rPr>
          <w:ins w:id="96693" w:author="מנוע מכני" w:date="2026-10-11T12:04:39Z"/>
        </w:rPr>
      </w:pPr>
      <w:r w:rsidRPr="006F178A">
        <w:t>ואידך</w:t>
      </w:r>
      <w:r w:rsidRPr="006F178A">
        <w:t xml:space="preserve"> </w:t>
      </w:r>
      <w:r w:rsidRPr="006F178A">
        <w:t xml:space="preserve">דתנן</w:t>
      </w:r>
      <w:r w:rsidRPr="006F178A">
        <w:t xml:space="preserve">:</w:t>
      </w:r>
    </w:p>
    <w:p w:rsidR="00E9703F" w:rsidRPr="006F178A" w:rsidRDefault="00E9703F" w:rsidP="00E9703F">
      <w:pPr>
        <w:rPr>
          <w:rtl/>
        </w:rPr>
      </w:pPr>
      <w:del w:id="96694" w:author="מנוע מכני" w:date="2026-10-11T12:04:39Z">
        <w:r w:rsidRPr="006F178A">
          <w:rPr>
            <w:rFonts w:ascii="Fb Fontext" w:hAnsi="Fb Fontext"/>
            <w:rtl/>
          </w:rPr>
          <w:delText xml:space="preserve"> </w:delText>
        </w:r>
      </w:del>
      <w:r w:rsidRPr="006F178A">
        <w:rPr>
          <w:rFonts w:ascii="Fb Fontext" w:hAnsi="Fb Fontext"/>
          <w:rtl/>
        </w:rPr>
        <w:t xml:space="preserve">כל המטלטלין מביאין את הטומאה בעובי המרדע.</w:t>
      </w:r>
    </w:p>
    <w:p>
      <w:pPr>
        <w:pStyle w:val="38"/>
        <w:rPr>
          <w:ins w:id="96695" w:author="מנוע מכני" w:date="2026-10-11T12:04:39Z"/>
        </w:rPr>
      </w:pPr>
      <w:r w:rsidRPr="006F178A">
        <w:t xml:space="preserve">רבי טרפון:</w:t>
      </w:r>
    </w:p>
    <w:p w:rsidR="00E9703F" w:rsidRPr="006F178A" w:rsidRDefault="00E9703F" w:rsidP="00E9703F">
      <w:pPr>
        <w:rPr>
          <w:rtl/>
        </w:rPr>
      </w:pPr>
      <w:del w:id="96696" w:author="מנוע מכני" w:date="2026-10-11T12:04:39Z">
        <w:r w:rsidRPr="006F178A">
          <w:rPr>
            <w:rtl/>
          </w:rPr>
          <w:delText xml:space="preserve"> </w:delText>
        </w:r>
      </w:del>
      <w:r w:rsidRPr="006F178A">
        <w:rPr>
          <w:rtl/>
        </w:rPr>
        <w:t xml:space="preserve">אקפח את בני שזו הלכה מקופחת, ששמע השומע וטעה.</w:t>
      </w:r>
    </w:p>
    <w:p w:rsidR="00E9703F" w:rsidRPr="006F178A" w:rsidRDefault="00E9703F" w:rsidP="00E9703F">
      <w:pPr>
        <w:rPr>
          <w:rtl/>
        </w:rPr>
      </w:pPr>
      <w:r w:rsidRPr="006F178A">
        <w:rPr>
          <w:rtl/>
        </w:rPr>
        <w:t>האיכר עובר ומרדעו על כתפו</w:t>
      </w:r>
      <w:r w:rsidRPr="006F178A">
        <w:rPr>
          <w:rFonts w:hint="cs"/>
          <w:rtl/>
        </w:rPr>
        <w:t>,</w:t>
      </w:r>
      <w:r w:rsidRPr="006F178A">
        <w:rPr>
          <w:rtl/>
        </w:rPr>
        <w:t xml:space="preserve"> ואיהל צדו אחת על הקבר</w:t>
      </w:r>
      <w:r w:rsidRPr="006F178A">
        <w:rPr>
          <w:rFonts w:hint="cs"/>
          <w:rtl/>
        </w:rPr>
        <w:t>,</w:t>
      </w:r>
      <w:r w:rsidRPr="006F178A">
        <w:rPr>
          <w:rtl/>
        </w:rPr>
        <w:t xml:space="preserve"> טימאו אותו משום כלים המאהילים על המת.</w:t>
      </w:r>
      <w:bookmarkStart w:id="0" w:name="_GoBack"/>
      <w:bookmarkEnd w:id="0"/>
    </w:p>
    <w:p w:rsidR="00E9703F" w:rsidRDefault="00E9703F" w:rsidP="00E9703F">
      <w:pPr>
        <w:rPr>
          <w:rtl/>
        </w:rPr>
      </w:pPr>
      <w:ins w:id="92163" w:author="קלוד" w:date="2026-10-11T13:11:34Z">
        <w:r>
          <w:rPr>
            <w:rtl/>
          </w:rPr>
          <w:t xml:space="preserve">[שהכלי</w:t>
        </w:r>
      </w:ins>
      <w:del w:id="92164" w:author="קלוד" w:date="2026-10-11T13:11:34Z">
        <w:r w:rsidRPr="006F178A">
          <w:rPr>
            <w:rtl/>
          </w:rPr>
          <w:delText xml:space="preserve">[דהכלי</w:delText>
        </w:r>
      </w:del>
      <w:r w:rsidRPr="006F178A">
        <w:rPr>
          <w:rtl/>
        </w:rPr>
        <w:t xml:space="preserve"> עצמו טמא </w:t>
      </w:r>
      <w:r>
        <w:rPr>
          <w:rtl/>
        </w:rPr>
        <w:t>אפי'</w:t>
      </w:r>
      <w:r w:rsidRPr="006F178A">
        <w:rPr>
          <w:rtl/>
        </w:rPr>
        <w:t xml:space="preserve"> בכל שהוא ו</w:t>
      </w:r>
      <w:r w:rsidRPr="006F178A">
        <w:rPr>
          <w:rFonts w:hint="cs"/>
          <w:rtl/>
        </w:rPr>
        <w:t>טמ</w:t>
      </w:r>
      <w:r w:rsidRPr="006F178A">
        <w:rPr>
          <w:rtl/>
        </w:rPr>
        <w:t>אוהו טומאת ערב</w:t>
      </w:r>
      <w:r w:rsidRPr="006F178A">
        <w:rPr>
          <w:rFonts w:hint="cs"/>
          <w:rtl/>
        </w:rPr>
        <w:t xml:space="preserve"> משום שנגע בו</w:t>
      </w:r>
      <w:r w:rsidRPr="006F178A">
        <w:rPr>
          <w:rtl/>
        </w:rPr>
        <w:t>]</w:t>
      </w:r>
    </w:p>
    <w:p>
      <w:pPr>
        <w:pStyle w:val="38"/>
        <w:rPr>
          <w:ins w:id="96697" w:author="מנוע מכני" w:date="2026-10-11T12:04:39Z"/>
        </w:rPr>
      </w:pPr>
      <w:r w:rsidRPr="006F178A">
        <w:t>ר"ע</w:t>
      </w:r>
      <w:r w:rsidRPr="006F178A">
        <w:t>:</w:t>
      </w:r>
    </w:p>
    <w:p w:rsidR="00E9703F" w:rsidRPr="009757B9" w:rsidRDefault="00E9703F" w:rsidP="00E9703F">
      <w:pPr>
        <w:rPr>
          <w:rFonts w:cs="Guttman Vilna"/>
          <w:b/>
          <w:bCs/>
          <w:rtl/>
        </w:rPr>
      </w:pPr>
      <w:del w:id="96698" w:author="מנוע מכני" w:date="2026-10-11T12:04:39Z">
        <w:r w:rsidRPr="006F178A">
          <w:rPr>
            <w:rtl/>
          </w:rPr>
          <w:delText xml:space="preserve"> </w:delText>
        </w:r>
      </w:del>
      <w:r w:rsidRPr="006F178A">
        <w:rPr>
          <w:rtl/>
        </w:rPr>
        <w:t xml:space="preserve">אני אתקן שיהו דברי חכמים קיימים. שיהו כל המטלטלים מביאין את הטומאה על האדם שנושא אותן בעובי המרדע, ועל עצמן - בכל שהן, ועל שאר אדם וכלים - בפותח טפח.</w:t>
      </w:r>
    </w:p>
    <w:p>
      <w:pPr>
        <w:pStyle w:val="38"/>
        <w:rPr>
          <w:ins w:id="96699" w:author="מנוע מכני" w:date="2026-10-11T12:04:39Z"/>
        </w:rPr>
      </w:pPr>
      <w:r w:rsidRPr="006F178A">
        <w:t xml:space="preserve">ואמר רבי ינאי:</w:t>
      </w:r>
    </w:p>
    <w:p w:rsidR="00E9703F" w:rsidRPr="006F178A" w:rsidRDefault="00E9703F" w:rsidP="00E9703F">
      <w:pPr>
        <w:rPr>
          <w:rtl/>
        </w:rPr>
      </w:pPr>
      <w:del w:id="96700" w:author="מנוע מכני" w:date="2026-10-11T12:04:39Z">
        <w:r w:rsidRPr="006F178A">
          <w:rPr>
            <w:rtl/>
          </w:rPr>
          <w:delText xml:space="preserve"> </w:delText>
        </w:r>
      </w:del>
      <w:r w:rsidRPr="006F178A">
        <w:rPr>
          <w:rtl/>
        </w:rPr>
        <w:t xml:space="preserve">ומרדע שאמרו אין בעביו טפח ויש בהיקפו טפח, וגזרו על היקפו משום עביו.</w:t>
      </w:r>
    </w:p>
    <w:p w:rsidR="00E9703F" w:rsidRPr="004640F6" w:rsidRDefault="00E9703F" w:rsidP="00E9703F">
      <w:pPr>
        <w:rPr>
          <w:spacing w:val="-2"/>
          <w:rtl/>
        </w:rPr>
      </w:pPr>
      <w:r w:rsidRPr="004640F6">
        <w:rPr>
          <w:rStyle w:val="2fb"/>
          <w:spacing w:val="-2"/>
          <w:rtl/>
        </w:rPr>
        <w:lastRenderedPageBreak/>
        <w:t xml:space="preserve">ולרבי</w:t>
      </w:r>
      <w:r w:rsidRPr="004640F6">
        <w:rPr>
          <w:spacing w:val="-2"/>
          <w:rtl/>
        </w:rPr>
        <w:lastRenderedPageBreak/>
        <w:t xml:space="preserve"> טרפון, במקום הלכה זו צ"ל בי"ח </w:t>
      </w:r>
      <w:ins w:id="92169" w:author="קלוד" w:date="2026-10-11T13:11:34Z">
        <w:r>
          <w:rPr>
            <w:spacing w:val="-2"/>
            <w:rtl/>
          </w:rPr>
          <w:t xml:space="preserve">דבר:</w:t>
        </w:r>
      </w:ins>
      <w:del w:id="92170" w:author="קלוד" w:date="2026-10-11T13:11:34Z">
        <w:r w:rsidRPr="004640F6">
          <w:rPr>
            <w:spacing w:val="-2"/>
            <w:rtl/>
          </w:rPr>
          <w:lastRenderedPageBreak/>
          <w:delText xml:space="preserve">דבר</w:delText>
        </w:r>
        <w:r w:rsidRPr="004640F6">
          <w:rPr>
            <w:rFonts w:hint="cs"/>
            <w:spacing w:val="-2"/>
            <w:rtl/>
          </w:rPr>
          <w:delText xml:space="preserve">,</w:delText>
        </w:r>
      </w:del>
      <w:r w:rsidRPr="004640F6">
        <w:rPr>
          <w:spacing w:val="-2"/>
          <w:rtl/>
        </w:rPr>
        <w:t xml:space="preserve"> </w:t>
      </w:r>
      <w:ins w:id="92167" w:author="קלוד" w:date="2026-10-11T13:11:34Z">
        <w:r>
          <w:rPr>
            <w:spacing w:val="-2"/>
            <w:rtl/>
          </w:rPr>
          <w:t xml:space="preserve">אף</w:t>
        </w:r>
      </w:ins>
      <w:del w:id="92168" w:author="קלוד" w:date="2026-10-11T13:11:34Z">
        <w:r w:rsidRPr="004640F6">
          <w:rPr>
            <w:spacing w:val="-2"/>
            <w:rtl/>
          </w:rPr>
          <w:delText xml:space="preserve">הך דאף</w:delText>
        </w:r>
      </w:del>
      <w:r w:rsidRPr="004640F6">
        <w:rPr>
          <w:spacing w:val="-2"/>
          <w:rtl/>
        </w:rPr>
        <w:t xml:space="preserve"> בנות כותים נדות מעריסתן</w:t>
      </w:r>
      <w:ins w:id="92165" w:author="קלוד" w:date="2026-10-11T13:11:34Z">
        <w:r>
          <w:rPr>
            <w:spacing w:val="-2"/>
            <w:rtl/>
          </w:rPr>
          <w:t xml:space="preserve"> - </w:t>
        </w:r>
      </w:ins>
      <w:del w:id="92166" w:author="קלוד" w:date="2026-10-11T13:11:34Z">
        <w:r w:rsidRPr="004640F6">
          <w:rPr>
            <w:spacing w:val="-2"/>
            <w:rtl/>
          </w:rPr>
          <w:delText xml:space="preserve"> </w:delText>
        </w:r>
      </w:del>
      <w:r w:rsidRPr="004640F6">
        <w:rPr>
          <w:spacing w:val="-2"/>
          <w:rtl/>
        </w:rPr>
        <w:t xml:space="preserve">בו ביום גזרו.</w:t>
      </w:r>
    </w:p>
    <w:p w:rsidR="00E9703F" w:rsidRPr="006F178A" w:rsidRDefault="00E9703F" w:rsidP="00E9703F">
      <w:pPr>
        <w:rPr>
          <w:rtl/>
        </w:rPr>
      </w:pPr>
      <w:ins w:id="92171" w:author="קלוד" w:date="2026-10-11T13:11:34Z">
        <w:r>
          <w:rPr>
            <w:rtl/>
          </w:rPr>
          <w:t xml:space="preserve">ובאחרת</w:t>
        </w:r>
      </w:ins>
      <w:del w:id="92172" w:author="קלוד" w:date="2026-10-11T13:11:34Z">
        <w:r w:rsidRPr="006F178A">
          <w:rPr>
            <w:rtl/>
          </w:rPr>
          <w:delText xml:space="preserve">ובאידך</w:delText>
        </w:r>
      </w:del>
      <w:r w:rsidRPr="006F178A">
        <w:rPr>
          <w:rFonts w:hint="cs"/>
          <w:rtl/>
        </w:rPr>
        <w:t xml:space="preserve"> </w:t>
      </w:r>
      <w:r w:rsidRPr="006F178A">
        <w:rPr>
          <w:rtl/>
        </w:rPr>
        <w:t>- גזירת השוכח כלים</w:t>
      </w:r>
      <w:r w:rsidRPr="006F178A">
        <w:rPr>
          <w:rFonts w:hint="cs"/>
          <w:rtl/>
        </w:rPr>
        <w:t xml:space="preserve"> </w:t>
      </w:r>
      <w:r w:rsidRPr="006F178A">
        <w:rPr>
          <w:rtl/>
        </w:rPr>
        <w:t xml:space="preserve">- </w:t>
      </w:r>
      <w:ins w:id="95093" w:author="מנוע מכני" w:date="2026-10-11T12:04:39Z">
        <w:r>
          <w:rPr>
            <w:rtl/>
          </w:rPr>
          <w:t xml:space="preserve">סבר</w:t>
        </w:r>
      </w:ins>
      <w:del w:id="95094" w:author="מנוע מכני" w:date="2026-10-11T12:04:39Z">
        <w:r w:rsidRPr="006F178A">
          <w:rPr>
            <w:rtl/>
          </w:rPr>
          <w:delText xml:space="preserve">ס"ל</w:delText>
        </w:r>
      </w:del>
      <w:r w:rsidRPr="006F178A">
        <w:rPr>
          <w:rtl/>
        </w:rPr>
        <w:t xml:space="preserve"> </w:t>
      </w:r>
      <w:ins w:id="90229" w:author="מנוע מכני" w:date="2026-10-11T12:04:39Z">
        <w:r>
          <w:rPr>
            <w:rStyle w:val="2fb"/>
            <w:rtl/>
          </w:rPr>
          <w:t xml:space="preserve">כר"מ</w:t>
        </w:r>
      </w:ins>
      <w:del w:id="90230" w:author="מנוע מכני" w:date="2026-10-11T12:04:39Z">
        <w:r w:rsidRPr="006F178A">
          <w:rPr>
            <w:rtl/>
          </w:rPr>
          <w:delText xml:space="preserve">כרבי מאיר</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201" w:author="קלוד" w:date="2026-10-11T12:33:55Z"/>
        </w:rPr>
      </w:pPr>
      <w:ins w:id="91202" w:author="קלוד" w:date="2026-10-11T12:33:55Z">
        <w:r>
          <w:rPr>
            <w:color w:val="7B3F00"/>
          </w:rPr>
          <w:t xml:space="preserve">הבוצר לגת - הוכשר או לא, ומעשה הלל ושמאי</w:t>
        </w:r>
      </w:ins>
    </w:p>
    <w:p>
      <w:pPr>
        <w:pStyle w:val="38"/>
        <w:rPr>
          <w:ins w:id="96701" w:author="מנוע מכני" w:date="2026-10-11T12:04:39Z"/>
        </w:rPr>
      </w:pPr>
      <w:r w:rsidRPr="006F178A">
        <w:t xml:space="preserve">ואידך הבוצר לגת, </w:t>
      </w:r>
      <w:ins w:id="92293" w:author="מנוע מכני" w:date="2026-10-11T12:04:39Z">
        <w:r>
          <w:t xml:space="preserve">שמה</w:t>
        </w:r>
      </w:ins>
      <w:del w:id="92294" w:author="מנוע מכני" w:date="2026-10-11T12:04:39Z">
        <w:r w:rsidRPr="006F178A">
          <w:delText xml:space="preserve">שמאי</w:delText>
        </w:r>
      </w:del>
      <w:del w:id="99385" w:author="מנוע מכני" w:date="2026-10-11T12:04:39Z">
        <w:r w:rsidRPr="006F178A">
          <w:delText xml:space="preserve"> אומר</w:delText>
        </w:r>
      </w:del>
      <w:r w:rsidRPr="006F178A">
        <w:t xml:space="preserve">:</w:t>
      </w:r>
    </w:p>
    <w:p w:rsidR="00E9703F" w:rsidRPr="006F178A" w:rsidRDefault="00E9703F" w:rsidP="00E9703F">
      <w:pPr>
        <w:rPr>
          <w:rtl/>
        </w:rPr>
      </w:pPr>
      <w:del w:id="96702" w:author="מנוע מכני" w:date="2026-10-11T12:04:39Z">
        <w:r w:rsidRPr="006F178A">
          <w:rPr>
            <w:rFonts w:ascii="Fb Fontext" w:hAnsi="Fb Fontext"/>
            <w:rtl/>
          </w:rPr>
          <w:delText xml:space="preserve"> </w:delText>
        </w:r>
      </w:del>
      <w:r w:rsidRPr="006F178A">
        <w:rPr>
          <w:rFonts w:ascii="Fb Fontext" w:hAnsi="Fb Fontext"/>
          <w:rtl/>
        </w:rPr>
        <w:t xml:space="preserve">הוכשר, הלל אומר: </w:t>
      </w:r>
      <w:r w:rsidRPr="006F178A">
        <w:rPr>
          <w:rFonts w:ascii="Fb Fontext" w:hAnsi="Fb Fontext"/>
          <w:rtl/>
        </w:rPr>
        <w:t xml:space="preserve">לא</w:t>
      </w:r>
      <w:r w:rsidRPr="006F178A">
        <w:rPr>
          <w:rFonts w:ascii="Fb Fontext" w:hAnsi="Fb Fontext"/>
          <w:rtl/>
        </w:rPr>
        <w:t xml:space="preserve"> הוכשר.</w:t>
      </w:r>
    </w:p>
    <w:p>
      <w:pPr>
        <w:pStyle w:val="38"/>
        <w:rPr>
          <w:ins w:id="96703" w:author="מנוע מכני" w:date="2026-10-11T12:04:39Z"/>
        </w:rPr>
      </w:pPr>
      <w:del w:id="99436" w:author="מנוע מכני" w:date="2026-10-11T12:04:39Z">
        <w:r w:rsidRPr="006F178A">
          <w:delText xml:space="preserve">א"ל </w:delText>
        </w:r>
      </w:del>
      <w:r w:rsidRPr="006F178A">
        <w:t xml:space="preserve">הלל לשמאי:</w:t>
      </w:r>
    </w:p>
    <w:p w:rsidR="00E9703F" w:rsidRPr="006F178A" w:rsidRDefault="00E9703F" w:rsidP="00B20210">
      <w:pPr>
        <w:rPr>
          <w:rtl/>
        </w:rPr>
      </w:pPr>
      <w:del w:id="96704"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מפני מה בוצרין </w:t>
      </w:r>
      <w:ins w:id="92181" w:author="קלוד" w:date="2026-10-11T13:11:34Z">
        <w:r>
          <w:rPr>
            <w:rFonts w:ascii="Fb Fontext" w:hAnsi="Fb Fontext"/>
            <w:sz w:val="20"/>
            <w:rtl/>
          </w:rPr>
          <w:t xml:space="preserve">בטהרה</w:t>
        </w:r>
      </w:ins>
      <w:del w:id="92182" w:author="קלוד" w:date="2026-10-11T13:11:34Z">
        <w:r w:rsidRPr="006F178A">
          <w:rPr>
            <w:rFonts w:ascii="Fb Fontext" w:hAnsi="Fb Fontext"/>
            <w:sz w:val="20"/>
            <w:rtl/>
          </w:rPr>
          <w:delText xml:space="preserve">בטהרה,</w:delText>
        </w:r>
      </w:del>
      <w:r w:rsidRPr="006F178A">
        <w:rPr>
          <w:rFonts w:ascii="Fb Fontext" w:hAnsi="Fb Fontext"/>
          <w:sz w:val="20"/>
          <w:rtl/>
        </w:rPr>
        <w:t xml:space="preserve"> ואין מוסקין </w:t>
      </w:r>
      <w:ins w:id="92179" w:author="קלוד" w:date="2026-10-11T13:11:34Z">
        <w:r>
          <w:rPr>
            <w:rFonts w:ascii="Fb Fontext" w:hAnsi="Fb Fontext"/>
            <w:sz w:val="20"/>
            <w:rtl/>
          </w:rPr>
          <w:t xml:space="preserve">בטהרה?</w:t>
        </w:r>
      </w:ins>
      <w:del w:id="92180" w:author="קלוד" w:date="2026-10-11T13:11:34Z">
        <w:r w:rsidRPr="006F178A">
          <w:rPr>
            <w:rFonts w:ascii="Fb Fontext" w:hAnsi="Fb Fontext"/>
            <w:sz w:val="20"/>
            <w:rtl/>
          </w:rPr>
          <w:delText xml:space="preserve">בטהרה</w:delText>
        </w:r>
      </w:del>
      <w:r w:rsidRPr="006F178A">
        <w:rPr>
          <w:rFonts w:ascii="Fb Fontext" w:hAnsi="Fb Fontext"/>
          <w:sz w:val="20"/>
          <w:rtl/>
        </w:rPr>
        <w:t xml:space="preserve"> </w:t>
      </w:r>
      <w:ins w:id="92177" w:author="קלוד" w:date="2026-10-11T13:11:34Z">
        <w:r>
          <w:rPr>
            <w:rFonts w:ascii="Fb Fontext" w:hAnsi="Fb Fontext"/>
            <w:sz w:val="20"/>
            <w:rtl/>
          </w:rPr>
          <w:t xml:space="preserve">א"ל </w:t>
        </w:r>
        <w:r>
          <w:rPr>
            <w:rStyle w:val="afffffe"/>
            <w:rFonts w:ascii="Fb Fontext" w:hAnsi="Fb Fontext"/>
            <w:sz w:val="20"/>
            <w:rtl/>
          </w:rPr>
          <w:t xml:space="preserve">שמאי</w:t>
        </w:r>
        <w:r>
          <w:rPr>
            <w:rFonts w:ascii="Fb Fontext" w:hAnsi="Fb Fontext"/>
            <w:sz w:val="20"/>
            <w:rtl/>
          </w:rPr>
          <w:t xml:space="preserve">:</w:t>
        </w:r>
      </w:ins>
      <w:del w:id="92178" w:author="קלוד" w:date="2026-10-11T13:11:34Z">
        <w:r w:rsidRPr="006F178A">
          <w:rPr>
            <w:rFonts w:ascii="Fb Fontext" w:hAnsi="Fb Fontext"/>
            <w:sz w:val="20"/>
            <w:rtl/>
          </w:rPr>
          <w:delText xml:space="preserve">א"ל</w:delText>
        </w:r>
        <w:r w:rsidRPr="006F178A">
          <w:rPr>
            <w:rFonts w:ascii="Fb Fontext" w:hAnsi="Fb Fontext"/>
            <w:sz w:val="20"/>
            <w:rtl/>
          </w:rPr>
          <w:delText xml:space="preserve">:</w:delText>
        </w:r>
      </w:del>
      <w:r w:rsidRPr="006F178A">
        <w:rPr>
          <w:rFonts w:ascii="Fb Fontext" w:hAnsi="Fb Fontext"/>
          <w:sz w:val="20"/>
          <w:rtl/>
        </w:rPr>
        <w:t xml:space="preserve"> אם תקניטני - גוזרני טומאה אף על המסיקה. נעצו חרב בבית המדרש, אמרו: הנכנס יכנס והיוצא אל יצא. ואותו היום היה הלל כפוף ויושב לפני </w:t>
      </w:r>
      <w:ins w:id="92297" w:author="מנוע מכני" w:date="2026-10-11T12:04:39Z">
        <w:r>
          <w:rPr>
            <w:rFonts w:ascii="Fb Fontext" w:hAnsi="Fb Fontext"/>
            <w:sz w:val="20"/>
            <w:rtl/>
          </w:rPr>
          <w:t xml:space="preserve">שמה</w:t>
        </w:r>
      </w:ins>
      <w:del w:id="92298" w:author="מנוע מכני" w:date="2026-10-11T12:04:39Z">
        <w:r w:rsidRPr="006F178A">
          <w:rPr>
            <w:rFonts w:ascii="Fb Fontext" w:hAnsi="Fb Fontext"/>
            <w:sz w:val="20"/>
            <w:rtl/>
          </w:rPr>
          <w:delText xml:space="preserve">שמאי</w:delText>
        </w:r>
      </w:del>
      <w:r w:rsidRPr="006F178A">
        <w:rPr>
          <w:rFonts w:ascii="Fb Fontext" w:hAnsi="Fb Fontext"/>
          <w:sz w:val="20"/>
          <w:rtl/>
        </w:rPr>
        <w:t xml:space="preserve"> כאחד מן התלמידים, והיה קשה לישראל כיום שנעשה בו העגל. </w:t>
      </w:r>
      <w:ins w:id="92175" w:author="קלוד" w:date="2026-10-11T13:11:34Z">
        <w:r>
          <w:rPr>
            <w:rFonts w:ascii="Fb Fontext" w:hAnsi="Fb Fontext"/>
            <w:sz w:val="20"/>
            <w:rtl/>
          </w:rPr>
          <w:t xml:space="preserve">וגזרו</w:t>
        </w:r>
      </w:ins>
      <w:del w:id="92176" w:author="קלוד" w:date="2026-10-11T13:11:34Z">
        <w:r w:rsidRPr="006F178A">
          <w:rPr>
            <w:rFonts w:ascii="Fb Fontext" w:hAnsi="Fb Fontext"/>
            <w:sz w:val="20"/>
            <w:rtl/>
          </w:rPr>
          <w:delText xml:space="preserve">וג</w:delText>
        </w:r>
        <w:r w:rsidR="00B20210">
          <w:rPr>
            <w:rFonts w:ascii="Fb Fontext" w:hAnsi="Fb Fontext"/>
            <w:sz w:val="20"/>
            <w:rtl/>
          </w:rPr>
          <w:delText xml:space="preserve">זור</w:delText>
        </w:r>
      </w:del>
      <w:r w:rsidR="00B20210">
        <w:rPr>
          <w:rFonts w:ascii="Fb Fontext" w:hAnsi="Fb Fontext"/>
          <w:sz w:val="20"/>
          <w:rtl/>
        </w:rPr>
        <w:t xml:space="preserve"> </w:t>
      </w:r>
      <w:ins w:id="92299" w:author="מנוע מכני" w:date="2026-10-11T12:04:39Z">
        <w:r>
          <w:rPr>
            <w:rFonts w:ascii="Fb Fontext" w:hAnsi="Fb Fontext"/>
            <w:sz w:val="20"/>
            <w:rtl/>
          </w:rPr>
          <w:t xml:space="preserve">שמה</w:t>
        </w:r>
      </w:ins>
      <w:del w:id="92300" w:author="מנוע מכני" w:date="2026-10-11T12:04:39Z">
        <w:r w:rsidR="00B20210">
          <w:rPr>
            <w:rFonts w:ascii="Fb Fontext" w:hAnsi="Fb Fontext"/>
            <w:sz w:val="20"/>
            <w:rtl/>
          </w:rPr>
          <w:delText xml:space="preserve">שמאי</w:delText>
        </w:r>
      </w:del>
      <w:r w:rsidR="00B20210">
        <w:rPr>
          <w:rFonts w:ascii="Fb Fontext" w:hAnsi="Fb Fontext"/>
          <w:sz w:val="20"/>
          <w:rtl/>
        </w:rPr>
        <w:t xml:space="preserve"> והלל - ולא קבלו מ</w:t>
      </w:r>
      <w:r w:rsidR="00B20210">
        <w:rPr>
          <w:rFonts w:ascii="Fb Fontext" w:hAnsi="Fb Fontext" w:hint="cs"/>
          <w:sz w:val="20"/>
          <w:rtl/>
        </w:rPr>
        <w:t>הם</w:t>
      </w:r>
      <w:r w:rsidRPr="006F178A">
        <w:rPr>
          <w:rFonts w:ascii="Fb Fontext" w:hAnsi="Fb Fontext"/>
          <w:sz w:val="20"/>
          <w:rtl/>
        </w:rPr>
        <w:t>, ו</w:t>
      </w:r>
      <w:r w:rsidR="00B20210">
        <w:rPr>
          <w:rFonts w:ascii="Fb Fontext" w:hAnsi="Fb Fontext" w:hint="cs"/>
          <w:sz w:val="20"/>
          <w:rtl/>
        </w:rPr>
        <w:t>בא</w:t>
      </w:r>
      <w:r w:rsidRPr="006F178A">
        <w:rPr>
          <w:rFonts w:ascii="Fb Fontext" w:hAnsi="Fb Fontext"/>
          <w:sz w:val="20"/>
          <w:rtl/>
        </w:rPr>
        <w:t xml:space="preserve">ו </w:t>
      </w:r>
      <w:ins w:id="90045" w:author="Claude - סמנטי" w:date="2026-10-11T12:28:21Z">
        <w:r>
          <w:rPr>
            <w:rFonts w:ascii="Fb Fontext" w:hAnsi="Fb Fontext"/>
            <w:sz w:val="20"/>
            <w:rtl/>
          </w:rPr>
          <w:t xml:space="preserve">תלמידיהם</w:t>
        </w:r>
      </w:ins>
      <w:del w:id="90046" w:author="Claude - סמנטי" w:date="2026-10-11T12:28:21Z">
        <w:r w:rsidRPr="006F178A">
          <w:rPr>
            <w:rFonts w:ascii="Fb Fontext" w:hAnsi="Fb Fontext"/>
            <w:sz w:val="20"/>
            <w:rtl/>
          </w:rPr>
          <w:delText xml:space="preserve">תלמידייהו</w:delText>
        </w:r>
      </w:del>
      <w:r w:rsidRPr="006F178A">
        <w:rPr>
          <w:rFonts w:ascii="Fb Fontext" w:hAnsi="Fb Fontext"/>
          <w:sz w:val="20"/>
          <w:rtl/>
        </w:rPr>
        <w:t xml:space="preserve"> </w:t>
      </w:r>
      <w:ins w:id="92173" w:author="קלוד" w:date="2026-10-11T13:11:34Z">
        <w:r>
          <w:rPr>
            <w:rFonts w:ascii="Fb Fontext" w:hAnsi="Fb Fontext"/>
            <w:sz w:val="20"/>
            <w:rtl/>
          </w:rPr>
          <w:t xml:space="preserve">וגזרו</w:t>
        </w:r>
      </w:ins>
      <w:del w:id="92174" w:author="קלוד" w:date="2026-10-11T13:11:34Z">
        <w:r w:rsidRPr="006F178A">
          <w:rPr>
            <w:rFonts w:ascii="Fb Fontext" w:hAnsi="Fb Fontext"/>
            <w:sz w:val="20"/>
            <w:rtl/>
          </w:rPr>
          <w:delText xml:space="preserve">גזור</w:delText>
        </w:r>
      </w:del>
      <w:r w:rsidRPr="006F178A">
        <w:rPr>
          <w:rFonts w:ascii="Fb Fontext" w:hAnsi="Fb Fontext"/>
          <w:sz w:val="20"/>
          <w:rtl/>
        </w:rPr>
        <w:t xml:space="preserve"> וקבלו </w:t>
      </w:r>
      <w:ins w:id="92295" w:author="מנוע מכני" w:date="2026-10-11T12:04:39Z">
        <w:r>
          <w:rPr>
            <w:rFonts w:ascii="Fb Fontext" w:hAnsi="Fb Fontext"/>
            <w:sz w:val="20"/>
            <w:rtl/>
          </w:rPr>
          <w:t xml:space="preserve">מהם</w:t>
        </w:r>
      </w:ins>
      <w:del w:id="92296" w:author="מנוע מכני" w:date="2026-10-11T12:04:39Z">
        <w:r w:rsidRPr="006F178A">
          <w:rPr>
            <w:rFonts w:ascii="Fb Fontext" w:hAnsi="Fb Fontext"/>
            <w:sz w:val="20"/>
            <w:rtl/>
          </w:rPr>
          <w:delText xml:space="preserve">מינייהו</w:delText>
        </w:r>
      </w:del>
      <w:r w:rsidRPr="006F178A">
        <w:rPr>
          <w:rFonts w:ascii="Fb Fontext" w:hAnsi="Fb Fontext"/>
          <w:sz w:val="20"/>
          <w:rtl/>
        </w:rPr>
        <w:t xml:space="preserve">.</w:t>
      </w:r>
    </w:p>
    <w:p w:rsidR="00E9703F" w:rsidRPr="002B5789" w:rsidRDefault="00E9703F" w:rsidP="00E9703F">
      <w:pPr>
        <w:rPr>
          <w:b/>
          <w:bCs/>
          <w:rtl/>
        </w:rPr>
      </w:pPr>
      <w:r w:rsidRPr="006F178A">
        <w:rPr>
          <w:rFonts w:ascii="Fb Fontext" w:hAnsi="Fb Fontext" w:hint="cs"/>
          <w:rtl/>
        </w:rPr>
        <w:t xml:space="preserve">וטעם הגזירה: </w:t>
      </w:r>
      <w:r w:rsidRPr="006F178A">
        <w:rPr>
          <w:rFonts w:ascii="Fb Fontext" w:hAnsi="Fb Fontext"/>
          <w:rtl/>
        </w:rPr>
        <w:tab/>
      </w:r>
      <w:r w:rsidRPr="006F178A">
        <w:rPr>
          <w:rFonts w:ascii="Fb Fontext" w:hAnsi="Fb Fontext" w:hint="cs"/>
          <w:b/>
          <w:bCs/>
          <w:rtl/>
        </w:rPr>
        <w:t>א</w:t>
      </w:r>
      <w:r w:rsidRPr="006F178A">
        <w:rPr>
          <w:rFonts w:ascii="Fb Fontext" w:hAnsi="Fb Fontext"/>
          <w:b/>
          <w:bCs/>
          <w:rtl/>
        </w:rPr>
        <w:t>.</w:t>
      </w:r>
      <w:r w:rsidRPr="006F178A">
        <w:rPr>
          <w:rFonts w:ascii="Fb Fontext" w:hAnsi="Fb Fontext" w:hint="cs"/>
          <w:rtl/>
        </w:rPr>
        <w:t xml:space="preserve"> </w:t>
      </w:r>
      <w:r w:rsidRPr="006F178A">
        <w:rPr>
          <w:rFonts w:ascii="Fb Fontext" w:hAnsi="Fb Fontext"/>
          <w:rtl/>
        </w:rPr>
        <w:t>שמא יבצרנו בקופות טמאות.</w:t>
      </w:r>
    </w:p>
    <w:p w:rsidR="00E9703F" w:rsidRPr="006F178A" w:rsidRDefault="00E9703F" w:rsidP="00E9703F">
      <w:pPr>
        <w:rPr>
          <w:rStyle w:val="afffe"/>
          <w:rFonts w:ascii="Fb Fontext" w:hAnsi="Fb Fontext"/>
          <w:b/>
          <w:rtl/>
        </w:rPr>
      </w:pPr>
      <w:r w:rsidRPr="002B5789">
        <w:rPr>
          <w:rFonts w:hint="cs"/>
          <w:b/>
          <w:bCs/>
          <w:rtl/>
        </w:rPr>
        <w:t>ב</w:t>
      </w:r>
      <w:r w:rsidRPr="002B5789">
        <w:rPr>
          <w:b/>
          <w:bCs/>
          <w:rtl/>
        </w:rPr>
        <w:t>.</w:t>
      </w:r>
      <w:r>
        <w:rPr>
          <w:rFonts w:hint="cs"/>
          <w:rtl/>
        </w:rPr>
        <w:t xml:space="preserve"> </w:t>
      </w:r>
      <w:r w:rsidRPr="006F178A">
        <w:rPr>
          <w:rtl/>
        </w:rPr>
        <w:t xml:space="preserve">ולמ"ד</w:t>
      </w:r>
      <w:r w:rsidRPr="006F178A">
        <w:rPr>
          <w:rtl/>
        </w:rPr>
        <w:t xml:space="preserve"> אין כלי טמא חושב משקין שמא יבצרנו בקופות מזופפות.</w:t>
      </w:r>
    </w:p>
    <w:p>
      <w:pPr>
        <w:pStyle w:val="38"/>
        <w:rPr>
          <w:ins w:id="96705" w:author="מנוע מכני" w:date="2026-10-11T12:04:39Z"/>
        </w:rPr>
      </w:pPr>
      <w:r w:rsidRPr="006F178A">
        <w:t>ג</w:t>
      </w:r>
      <w:r w:rsidRPr="006F178A">
        <w:t>.</w:t>
      </w:r>
      <w:r>
        <w:t xml:space="preserve"> </w:t>
      </w:r>
      <w:r w:rsidRPr="006F178A">
        <w:t xml:space="preserve">רבא:</w:t>
      </w:r>
    </w:p>
    <w:p w:rsidR="00E9703F" w:rsidRPr="006F178A" w:rsidRDefault="00E9703F" w:rsidP="00E9703F">
      <w:pPr>
        <w:rPr>
          <w:rtl/>
        </w:rPr>
      </w:pPr>
      <w:del w:id="96706" w:author="מנוע מכני" w:date="2026-10-11T12:04:39Z">
        <w:r w:rsidRPr="006F178A">
          <w:rPr>
            <w:rtl/>
          </w:rPr>
          <w:delText xml:space="preserve"> </w:delText>
        </w:r>
      </w:del>
      <w:r w:rsidRPr="006F178A">
        <w:rPr>
          <w:rtl/>
        </w:rPr>
        <w:t xml:space="preserve">גזירה משום הנושכות</w:t>
      </w:r>
      <w:r w:rsidRPr="006F178A">
        <w:rPr>
          <w:rFonts w:hint="cs"/>
          <w:rtl/>
        </w:rPr>
        <w:t>.</w:t>
      </w:r>
    </w:p>
    <w:p>
      <w:pPr>
        <w:pStyle w:val="38"/>
        <w:rPr>
          <w:ins w:id="96707" w:author="מנוע מכני" w:date="2026-10-11T12:04:39Z"/>
        </w:rPr>
      </w:pPr>
      <w:r w:rsidRPr="006061D7">
        <w:t>ד</w:t>
      </w:r>
      <w:r w:rsidRPr="006061D7">
        <w:t>.</w:t>
      </w:r>
      <w:r w:rsidRPr="006061D7">
        <w:t xml:space="preserve"> ר"נ ארב"א:</w:t>
      </w:r>
    </w:p>
    <w:p w:rsidR="00E9703F" w:rsidRPr="006061D7" w:rsidRDefault="00E9703F" w:rsidP="00E9703F">
      <w:pPr>
        <w:rPr>
          <w:rtl/>
        </w:rPr>
      </w:pPr>
      <w:del w:id="96708" w:author="מנוע מכני" w:date="2026-10-11T12:04:39Z">
        <w:r w:rsidRPr="006061D7">
          <w:rPr>
            <w:rFonts w:hint="cs"/>
            <w:rtl/>
          </w:rPr>
          <w:delText xml:space="preserve"> </w:delText>
        </w:r>
      </w:del>
      <w:r w:rsidRPr="006061D7">
        <w:rPr>
          <w:rFonts w:hint="cs"/>
          <w:rtl/>
        </w:rPr>
        <w:t xml:space="preserve">פעמים ש</w:t>
      </w:r>
      <w:r w:rsidRPr="006061D7">
        <w:rPr>
          <w:rtl/>
        </w:rPr>
        <w:t>עדיין משקה ט</w:t>
      </w:r>
      <w:r w:rsidRPr="006061D7">
        <w:rPr>
          <w:rFonts w:hint="cs"/>
          <w:rtl/>
        </w:rPr>
        <w:t>ו</w:t>
      </w:r>
      <w:r w:rsidRPr="006061D7">
        <w:rPr>
          <w:rtl/>
        </w:rPr>
        <w:t>פח עליהם ממה שסחט כדי לבדוק זמן הבצירה.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99" w:author="קלוד" w:date="2026-10-11T12:33:55Z"/>
        </w:rPr>
      </w:pPr>
      <w:ins w:id="91200" w:author="קלוד" w:date="2026-10-11T12:33:55Z">
        <w:r>
          <w:rPr>
            <w:color w:val="7B3F00"/>
          </w:rPr>
          <w:t xml:space="preserve">גידולי תרומה תרומה - גזירת בו ביום</w:t>
        </w:r>
      </w:ins>
    </w:p>
    <w:p>
      <w:pPr>
        <w:pStyle w:val="38"/>
        <w:rPr>
          <w:ins w:id="96709" w:author="מנוע מכני" w:date="2026-10-11T12:04:39Z"/>
        </w:rPr>
      </w:pPr>
      <w:r w:rsidRPr="006F178A">
        <w:t>ואידך כ</w:t>
      </w:r>
      <w:r w:rsidRPr="006F178A">
        <w:t xml:space="preserve">טבי רישבא </w:t>
      </w:r>
      <w:r w:rsidRPr="006F178A">
        <w:t xml:space="preserve">אמר</w:t>
      </w:r>
      <w:r w:rsidRPr="006F178A">
        <w:t xml:space="preserve"> </w:t>
      </w:r>
      <w:r w:rsidRPr="006F178A">
        <w:t xml:space="preserve">שמואל:</w:t>
      </w:r>
    </w:p>
    <w:p w:rsidR="00E9703F" w:rsidRPr="006F178A" w:rsidRDefault="00E9703F" w:rsidP="00E9703F">
      <w:pPr>
        <w:rPr>
          <w:rStyle w:val="afffe"/>
          <w:rFonts w:ascii="Fb Fontext" w:hAnsi="Fb Fontext"/>
          <w:b/>
          <w:rtl/>
        </w:rPr>
      </w:pPr>
      <w:del w:id="96710" w:author="מנוע מכני" w:date="2026-10-11T12:04:39Z">
        <w:r w:rsidRPr="006F178A">
          <w:rPr>
            <w:rFonts w:ascii="Fb Fontext" w:hAnsi="Fb Fontext"/>
            <w:rtl/>
          </w:rPr>
          <w:delText xml:space="preserve"> </w:delText>
        </w:r>
      </w:del>
      <w:r w:rsidRPr="006F178A">
        <w:rPr>
          <w:rFonts w:ascii="Fb Fontext" w:hAnsi="Fb Fontext"/>
          <w:rtl/>
        </w:rPr>
        <w:t xml:space="preserve">אף גידולי תרומה תרומה בו ביום גזרו.</w:t>
      </w:r>
    </w:p>
    <w:p>
      <w:pPr>
        <w:pStyle w:val="38"/>
        <w:rPr>
          <w:ins w:id="96711" w:author="מנוע מכני" w:date="2026-10-11T12:04:39Z"/>
        </w:rPr>
      </w:pPr>
      <w:r w:rsidRPr="006F178A">
        <w:t>א.</w:t>
      </w:r>
      <w:r w:rsidRPr="006F178A">
        <w:t xml:space="preserve"> </w:t>
      </w:r>
      <w:ins w:id="90231" w:author="מנוע מכני" w:date="2026-10-11T12:04:39Z">
        <w:r>
          <w:t xml:space="preserve">ר"ח</w:t>
        </w:r>
      </w:ins>
      <w:del w:id="90232" w:author="מנוע מכני" w:date="2026-10-11T12:04:39Z">
        <w:r w:rsidRPr="006F178A">
          <w:delText xml:space="preserve">רבי חנינא</w:delText>
        </w:r>
      </w:del>
      <w:r w:rsidRPr="006F178A">
        <w:t xml:space="preserve">:</w:t>
      </w:r>
    </w:p>
    <w:p w:rsidR="00E9703F" w:rsidRPr="009757B9" w:rsidRDefault="00E9703F" w:rsidP="00E9703F">
      <w:pPr>
        <w:rPr>
          <w:rFonts w:cs="Guttman Vilna"/>
          <w:b/>
          <w:bCs/>
          <w:rtl/>
        </w:rPr>
      </w:pPr>
      <w:del w:id="96712" w:author="מנוע מכני" w:date="2026-10-11T12:04:39Z">
        <w:r w:rsidRPr="006F178A">
          <w:rPr>
            <w:rtl/>
          </w:rPr>
          <w:delText xml:space="preserve"> </w:delText>
        </w:r>
      </w:del>
      <w:r w:rsidRPr="006F178A">
        <w:rPr>
          <w:rtl/>
        </w:rPr>
        <w:t xml:space="preserve">גזירה משום תרומה טהורה ביד ישראל.</w:t>
      </w:r>
    </w:p>
    <w:p>
      <w:pPr>
        <w:pStyle w:val="38"/>
        <w:rPr>
          <w:ins w:id="96713" w:author="מנוע מכני" w:date="2026-10-11T12:04:39Z"/>
        </w:rPr>
      </w:pPr>
      <w:r w:rsidRPr="006F178A">
        <w:t xml:space="preserve">רבא:</w:t>
      </w:r>
    </w:p>
    <w:p w:rsidR="00E9703F" w:rsidRPr="006F178A" w:rsidRDefault="00E9703F" w:rsidP="00E9703F">
      <w:pPr>
        <w:rPr>
          <w:rStyle w:val="afffe"/>
          <w:rFonts w:ascii="Fb Fontext" w:hAnsi="Fb Fontext"/>
          <w:b/>
          <w:rtl/>
        </w:rPr>
      </w:pPr>
      <w:del w:id="96714" w:author="מנוע מכני" w:date="2026-10-11T12:04:39Z">
        <w:r w:rsidRPr="006F178A">
          <w:rPr>
            <w:rtl/>
          </w:rPr>
          <w:delText xml:space="preserve"> </w:delText>
        </w:r>
      </w:del>
      <w:ins w:id="92193" w:author="קלוד" w:date="2026-10-11T13:11:34Z">
        <w:r>
          <w:rPr>
            <w:rtl/>
          </w:rPr>
          <w:t xml:space="preserve">הקשה:</w:t>
        </w:r>
      </w:ins>
      <w:del w:id="92194" w:author="קלוד" w:date="2026-10-11T13:11:34Z">
        <w:r w:rsidRPr="006F178A">
          <w:rPr>
            <w:rtl/>
          </w:rPr>
          <w:delText xml:space="preserve">הקשה</w:delText>
        </w:r>
      </w:del>
      <w:r w:rsidRPr="006F178A">
        <w:rPr>
          <w:rtl/>
        </w:rPr>
        <w:t xml:space="preserve"> </w:t>
      </w:r>
      <w:ins w:id="92191" w:author="קלוד" w:date="2026-10-11T13:11:34Z">
        <w:r>
          <w:rPr>
            <w:rtl/>
          </w:rPr>
          <w:t xml:space="preserve">שיכלו</w:t>
        </w:r>
      </w:ins>
      <w:del w:id="92192" w:author="קלוד" w:date="2026-10-11T13:11:34Z">
        <w:r w:rsidRPr="006F178A">
          <w:rPr>
            <w:rtl/>
          </w:rPr>
          <w:delText xml:space="preserve">דיכלו</w:delText>
        </w:r>
      </w:del>
      <w:r w:rsidRPr="006F178A">
        <w:rPr>
          <w:rtl/>
        </w:rPr>
        <w:t xml:space="preserve"> </w:t>
      </w:r>
      <w:r w:rsidRPr="006F178A">
        <w:rPr>
          <w:rtl/>
        </w:rPr>
        <w:t xml:space="preserve">לא</w:t>
      </w:r>
      <w:r w:rsidRPr="006F178A">
        <w:rPr>
          <w:rtl/>
        </w:rPr>
        <w:t xml:space="preserve"> להפריש </w:t>
      </w:r>
      <w:ins w:id="92189" w:author="קלוד" w:date="2026-10-11T13:11:34Z">
        <w:r>
          <w:rPr>
            <w:rtl/>
          </w:rPr>
          <w:t xml:space="preserve">כלל,</w:t>
        </w:r>
      </w:ins>
      <w:del w:id="92190" w:author="קלוד" w:date="2026-10-11T13:11:34Z">
        <w:r w:rsidRPr="006F178A">
          <w:rPr>
            <w:rtl/>
          </w:rPr>
          <w:delText xml:space="preserve">כלל</w:delText>
        </w:r>
      </w:del>
      <w:r w:rsidRPr="006F178A">
        <w:rPr>
          <w:rtl/>
        </w:rPr>
        <w:t xml:space="preserve"> </w:t>
      </w:r>
      <w:ins w:id="92187" w:author="קלוד" w:date="2026-10-11T13:11:34Z">
        <w:r>
          <w:rPr>
            <w:rtl/>
          </w:rPr>
          <w:t xml:space="preserve">ומזו</w:t>
        </w:r>
      </w:ins>
      <w:del w:id="92188" w:author="קלוד" w:date="2026-10-11T13:11:34Z">
        <w:r w:rsidRPr="006F178A">
          <w:rPr>
            <w:rtl/>
          </w:rPr>
          <w:delText xml:space="preserve">ומהך</w:delText>
        </w:r>
      </w:del>
      <w:r w:rsidRPr="006F178A">
        <w:rPr>
          <w:rtl/>
        </w:rPr>
        <w:t xml:space="preserve"> </w:t>
      </w:r>
      <w:ins w:id="92185" w:author="קלוד" w:date="2026-10-11T13:11:34Z">
        <w:r>
          <w:rPr>
            <w:rtl/>
          </w:rPr>
          <w:t xml:space="preserve">שהפרישו</w:t>
        </w:r>
      </w:ins>
      <w:del w:id="92186" w:author="קלוד" w:date="2026-10-11T13:11:34Z">
        <w:r w:rsidRPr="006F178A">
          <w:rPr>
            <w:rtl/>
          </w:rPr>
          <w:delText xml:space="preserve">דהפרישו</w:delText>
        </w:r>
      </w:del>
      <w:r w:rsidRPr="006F178A">
        <w:rPr>
          <w:rtl/>
        </w:rPr>
        <w:t xml:space="preserve"> יותר מחיטה אחת </w:t>
      </w:r>
      <w:ins w:id="92183" w:author="קלוד" w:date="2026-10-11T13:11:34Z">
        <w:r>
          <w:rPr>
            <w:rStyle w:val="2fb"/>
            <w:rtl/>
          </w:rPr>
          <w:t xml:space="preserve">כשמואל -</w:t>
        </w:r>
      </w:ins>
      <w:del w:id="92184" w:author="קלוד" w:date="2026-10-11T13:11:34Z">
        <w:r w:rsidRPr="006F178A">
          <w:rPr>
            <w:rStyle w:val="2fb"/>
            <w:rtl/>
          </w:rPr>
          <w:delText xml:space="preserve">כדשמואל</w:delText>
        </w:r>
      </w:del>
      <w:r w:rsidRPr="006F178A">
        <w:rPr>
          <w:rtl/>
        </w:rPr>
        <w:t xml:space="preserve"> נאמנים.</w:t>
      </w:r>
    </w:p>
    <w:p>
      <w:pPr>
        <w:pStyle w:val="38"/>
        <w:rPr>
          <w:ins w:id="96715" w:author="מנוע מכני" w:date="2026-10-11T12:04:39Z"/>
        </w:rPr>
      </w:pPr>
      <w:r w:rsidRPr="006F178A">
        <w:t>ב.</w:t>
      </w:r>
      <w:r w:rsidRPr="006F178A">
        <w:t xml:space="preserve"> אלא:</w:t>
      </w:r>
    </w:p>
    <w:p w:rsidR="00E9703F" w:rsidRPr="009757B9" w:rsidRDefault="00E9703F" w:rsidP="00E9703F">
      <w:pPr>
        <w:rPr>
          <w:rFonts w:cs="Guttman Vilna"/>
          <w:b/>
          <w:bCs/>
          <w:rtl/>
        </w:rPr>
      </w:pPr>
      <w:del w:id="96716" w:author="מנוע מכני" w:date="2026-10-11T12:04:39Z">
        <w:r w:rsidRPr="006F178A">
          <w:rPr>
            <w:rtl/>
          </w:rPr>
          <w:delText xml:space="preserve"> </w:delText>
        </w:r>
      </w:del>
      <w:r w:rsidRPr="006F178A">
        <w:rPr>
          <w:rtl/>
        </w:rPr>
        <w:t xml:space="preserve">גזירה משום תרומה טמאה ביד כהן, </w:t>
      </w:r>
      <w:ins w:id="92301" w:author="מנוע מכני" w:date="2026-10-11T12:04:39Z">
        <w:r>
          <w:rPr>
            <w:rtl/>
          </w:rPr>
          <w:t xml:space="preserve">שמא</w:t>
        </w:r>
      </w:ins>
      <w:del w:id="92302" w:author="מנוע מכני" w:date="2026-10-11T12:04:39Z">
        <w:r w:rsidRPr="006F178A">
          <w:rPr>
            <w:rtl/>
          </w:rPr>
          <w:delText xml:space="preserve">דילמא</w:delText>
        </w:r>
      </w:del>
      <w:r w:rsidRPr="006F178A">
        <w:rPr>
          <w:rtl/>
        </w:rPr>
        <w:t xml:space="preserve"> </w:t>
      </w:r>
      <w:ins w:id="92201" w:author="קלוד" w:date="2026-10-11T13:11:34Z">
        <w:r>
          <w:rPr>
            <w:rtl/>
          </w:rPr>
          <w:t xml:space="preserve">ישהה</w:t>
        </w:r>
      </w:ins>
      <w:del w:id="92202" w:author="קלוד" w:date="2026-10-11T13:11:34Z">
        <w:r w:rsidRPr="006F178A">
          <w:rPr>
            <w:rtl/>
          </w:rPr>
          <w:delText xml:space="preserve">משהי</w:delText>
        </w:r>
      </w:del>
      <w:r w:rsidRPr="006F178A">
        <w:rPr>
          <w:rtl/>
        </w:rPr>
        <w:t xml:space="preserve"> </w:t>
      </w:r>
      <w:ins w:id="92199" w:author="קלוד" w:date="2026-10-11T13:11:34Z">
        <w:r>
          <w:rPr>
            <w:rtl/>
          </w:rPr>
          <w:t xml:space="preserve">אותה</w:t>
        </w:r>
      </w:ins>
      <w:del w:id="92200" w:author="קלוד" w:date="2026-10-11T13:11:34Z">
        <w:r w:rsidRPr="006F178A">
          <w:rPr>
            <w:rtl/>
          </w:rPr>
          <w:delText xml:space="preserve">לה</w:delText>
        </w:r>
      </w:del>
      <w:r w:rsidRPr="006F178A">
        <w:rPr>
          <w:rtl/>
        </w:rPr>
        <w:t xml:space="preserve"> </w:t>
      </w:r>
      <w:ins w:id="92197" w:author="קלוד" w:date="2026-10-11T13:11:34Z">
        <w:r>
          <w:rPr>
            <w:rtl/>
          </w:rPr>
          <w:t xml:space="preserve">אצלו</w:t>
        </w:r>
      </w:ins>
      <w:del w:id="92198" w:author="קלוד" w:date="2026-10-11T13:11:34Z">
        <w:r w:rsidRPr="006F178A">
          <w:rPr>
            <w:rtl/>
          </w:rPr>
          <w:delText xml:space="preserve">גביה</w:delText>
        </w:r>
      </w:del>
      <w:r w:rsidRPr="006F178A">
        <w:rPr>
          <w:rtl/>
        </w:rPr>
        <w:t xml:space="preserve"> </w:t>
      </w:r>
      <w:ins w:id="92195" w:author="קלוד" w:date="2026-10-11T13:11:34Z">
        <w:r>
          <w:rPr>
            <w:rtl/>
          </w:rPr>
          <w:t xml:space="preserve">ויבוא</w:t>
        </w:r>
      </w:ins>
      <w:del w:id="92196" w:author="קלוד" w:date="2026-10-11T13:11:34Z">
        <w:r w:rsidRPr="006F178A">
          <w:rPr>
            <w:rtl/>
          </w:rPr>
          <w:delText xml:space="preserve">ואתי</w:delText>
        </w:r>
      </w:del>
      <w:r w:rsidRPr="006F178A">
        <w:rPr>
          <w:rtl/>
        </w:rPr>
        <w:t xml:space="preserve"> לידי תקלה.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97" w:author="קלוד" w:date="2026-10-11T12:33:55Z"/>
        </w:rPr>
      </w:pPr>
      <w:ins w:id="91198" w:author="קלוד" w:date="2026-10-11T12:33:55Z">
        <w:r>
          <w:rPr>
            <w:color w:val="7B3F00"/>
          </w:rPr>
          <w:t xml:space="preserve">מי שהחשיך בדרך - נותן כיסו לנכרי</w:t>
        </w:r>
      </w:ins>
    </w:p>
    <w:p>
      <w:pPr>
        <w:pStyle w:val="38"/>
        <w:rPr>
          <w:ins w:id="96717" w:author="מנוע מכני" w:date="2026-10-11T12:04:39Z"/>
        </w:rPr>
      </w:pPr>
      <w:r w:rsidRPr="00097464">
        <w:t xml:space="preserve">ואידך דעולא:</w:t>
      </w:r>
    </w:p>
    <w:p w:rsidR="00E9703F" w:rsidRPr="00097464" w:rsidRDefault="00E9703F" w:rsidP="00E9703F">
      <w:pPr>
        <w:rPr>
          <w:spacing w:val="-6"/>
          <w:rtl/>
        </w:rPr>
      </w:pPr>
      <w:del w:id="96718" w:author="מנוע מכני" w:date="2026-10-11T12:04:39Z">
        <w:r w:rsidRPr="00097464">
          <w:rPr>
            <w:rFonts w:ascii="Fb Fontext" w:hAnsi="Fb Fontext"/>
            <w:spacing w:val="-6"/>
            <w:rtl/>
          </w:rPr>
          <w:delText xml:space="preserve"> </w:delText>
        </w:r>
      </w:del>
      <w:ins w:id="92203" w:author="קלוד" w:date="2026-10-11T13:11:34Z">
        <w:r>
          <w:rPr>
            <w:rFonts w:ascii="Fb Fontext" w:hAnsi="Fb Fontext"/>
            <w:spacing w:val="-6"/>
            <w:rtl/>
          </w:rPr>
          <w:t xml:space="preserve">שאף</w:t>
        </w:r>
      </w:ins>
      <w:del w:id="92204" w:author="קלוד" w:date="2026-10-11T13:11:34Z">
        <w:r w:rsidRPr="00097464">
          <w:rPr>
            <w:rFonts w:ascii="Fb Fontext" w:hAnsi="Fb Fontext"/>
            <w:spacing w:val="-6"/>
            <w:rtl/>
          </w:rPr>
          <w:delText xml:space="preserve">דאף</w:delText>
        </w:r>
      </w:del>
      <w:r w:rsidRPr="00097464">
        <w:rPr>
          <w:rFonts w:ascii="Fb Fontext" w:hAnsi="Fb Fontext"/>
          <w:spacing w:val="-6"/>
          <w:rtl/>
        </w:rPr>
        <w:t xml:space="preserve"> מי שהחשיך לו בדרך נותן כיסו לנכרי [ולא יטלטל פחות מד"א] - בו ביום גזרו.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95" w:author="קלוד" w:date="2026-10-11T12:33:55Z"/>
        </w:rPr>
      </w:pPr>
      <w:ins w:id="91196" w:author="קלוד" w:date="2026-10-11T12:33:55Z">
        <w:r>
          <w:rPr>
            <w:color w:val="7B3F00"/>
          </w:rPr>
          <w:t xml:space="preserve">פתן שמנן ויינן ובנותיהן - ומנין הי"ח דבר</w:t>
        </w:r>
      </w:ins>
    </w:p>
    <w:p>
      <w:pPr>
        <w:pStyle w:val="38"/>
        <w:rPr>
          <w:ins w:id="96719" w:author="מנוע מכני" w:date="2026-10-11T12:04:39Z"/>
        </w:rPr>
      </w:pPr>
      <w:r w:rsidRPr="006F178A">
        <w:t xml:space="preserve">ואידך</w:t>
      </w:r>
    </w:p>
    <w:p w:rsidR="00E9703F" w:rsidRPr="006F178A" w:rsidRDefault="00E9703F" w:rsidP="00E9703F">
      <w:pPr>
        <w:rPr>
          <w:rtl/>
        </w:rPr>
      </w:pPr>
      <w:del w:id="96720" w:author="מנוע מכני" w:date="2026-10-11T12:04:39Z">
        <w:r w:rsidRPr="006F178A">
          <w:rPr>
            <w:rFonts w:ascii="Fb Fontext" w:hAnsi="Fb Fontext"/>
            <w:rtl/>
          </w:rPr>
          <w:delText xml:space="preserve"> </w:delText>
        </w:r>
      </w:del>
      <w:r w:rsidRPr="006F178A">
        <w:rPr>
          <w:rStyle w:val="2fb"/>
          <w:rFonts w:ascii="Fb Fontext" w:hAnsi="Fb Fontext"/>
          <w:rtl/>
        </w:rPr>
        <w:t xml:space="preserve">לר"מ</w:t>
      </w:r>
      <w:r w:rsidRPr="006F178A">
        <w:rPr>
          <w:rFonts w:ascii="Fb Fontext" w:hAnsi="Fb Fontext"/>
          <w:rtl/>
        </w:rPr>
        <w:t xml:space="preserve"> -</w:t>
      </w:r>
      <w:r w:rsidRPr="006F178A">
        <w:rPr>
          <w:rFonts w:ascii="Fb Fontext" w:hAnsi="Fb Fontext" w:hint="cs"/>
          <w:rtl/>
        </w:rPr>
        <w:t xml:space="preserve"> </w:t>
      </w:r>
      <w:r w:rsidRPr="006F178A">
        <w:rPr>
          <w:rFonts w:ascii="Fb Fontext" w:hAnsi="Fb Fontext"/>
          <w:rtl/>
        </w:rPr>
        <w:t>פתן ושמנן ויינן ובנותיהן - כולן משמונה עשר דבר הן.</w:t>
      </w:r>
    </w:p>
    <w:p w:rsidR="00E9703F" w:rsidRPr="006061D7" w:rsidRDefault="00E9703F" w:rsidP="00E9703F">
      <w:pPr>
        <w:rPr>
          <w:rtl/>
        </w:rPr>
      </w:pPr>
      <w:r w:rsidRPr="006061D7">
        <w:rPr>
          <w:rStyle w:val="2fb"/>
          <w:rtl/>
        </w:rPr>
        <w:t xml:space="preserve">ולרבי יוסי</w:t>
      </w:r>
      <w:r w:rsidRPr="006061D7">
        <w:rPr>
          <w:rtl/>
        </w:rPr>
        <w:t xml:space="preserve"> </w:t>
      </w:r>
      <w:ins w:id="90867" w:author="מנוע מכני" w:date="2026-10-11T12:04:39Z">
        <w:r>
          <w:rPr>
            <w:rtl/>
          </w:rPr>
          <w:t xml:space="preserve">יש</w:t>
        </w:r>
      </w:ins>
      <w:del w:id="90868" w:author="מנוע מכני" w:date="2026-10-11T12:04:39Z">
        <w:r w:rsidRPr="006061D7">
          <w:rPr>
            <w:rtl/>
          </w:rPr>
          <w:delText xml:space="preserve">איכא</w:delText>
        </w:r>
      </w:del>
      <w:r w:rsidRPr="006061D7">
        <w:rPr>
          <w:rtl/>
        </w:rPr>
        <w:t xml:space="preserve"> </w:t>
      </w:r>
      <w:r w:rsidRPr="006061D7">
        <w:rPr>
          <w:rStyle w:val="2fb"/>
          <w:rtl/>
        </w:rPr>
        <w:t xml:space="preserve">ראב"א</w:t>
      </w:r>
      <w:r w:rsidRPr="006061D7">
        <w:rPr>
          <w:rtl/>
        </w:rPr>
        <w:t xml:space="preserve"> </w:t>
      </w:r>
      <w:r w:rsidRPr="006061D7">
        <w:rPr>
          <w:rStyle w:val="2fb"/>
          <w:rtl/>
        </w:rPr>
        <w:t xml:space="preserve">מרי"צ</w:t>
      </w:r>
      <w:r w:rsidRPr="006061D7">
        <w:rPr>
          <w:rtl/>
        </w:rPr>
        <w:t xml:space="preserve"> </w:t>
      </w:r>
      <w:r w:rsidRPr="006061D7">
        <w:rPr>
          <w:rFonts w:hint="cs"/>
          <w:rtl/>
        </w:rPr>
        <w:t>[</w:t>
      </w:r>
      <w:r w:rsidRPr="006061D7">
        <w:rPr>
          <w:rtl/>
        </w:rPr>
        <w:t xml:space="preserve">דגזרו על פתן ושמנן משום יינן, ועל יינן משום בנותיהן, ועל בנותיהן משום </w:t>
      </w:r>
      <w:ins w:id="94365" w:author="מנוע מכני" w:date="2026-10-11T12:04:39Z">
        <w:r>
          <w:rPr>
            <w:rFonts w:hint="cs"/>
            <w:rtl/>
          </w:rPr>
          <w:t xml:space="preserve">ע"ז</w:t>
        </w:r>
      </w:ins>
      <w:del w:id="94366" w:author="מנוע מכני" w:date="2026-10-11T12:04:39Z">
        <w:r w:rsidRPr="006061D7">
          <w:rPr>
            <w:rFonts w:hint="cs"/>
            <w:rtl/>
          </w:rPr>
          <w:delText xml:space="preserve">עבודה זרה</w:delText>
        </w:r>
      </w:del>
      <w:r w:rsidRPr="006061D7">
        <w:rPr>
          <w:rtl/>
        </w:rPr>
        <w:t>,</w:t>
      </w:r>
      <w:r w:rsidRPr="006061D7">
        <w:rPr>
          <w:rFonts w:hint="cs"/>
          <w:rtl/>
        </w:rPr>
        <w:t>]</w:t>
      </w:r>
      <w:r w:rsidRPr="006061D7">
        <w:rPr>
          <w:rtl/>
        </w:rPr>
        <w:t xml:space="preserve"> </w:t>
      </w:r>
      <w:r w:rsidRPr="006061D7">
        <w:rPr>
          <w:rFonts w:hint="cs"/>
          <w:rtl/>
        </w:rPr>
        <w:t xml:space="preserve">ועל תינוק נכרי שמטמא בזיבה </w:t>
      </w:r>
      <w:r w:rsidRPr="006061D7">
        <w:rPr>
          <w:rtl/>
        </w:rPr>
        <w:t>שלא יהא תינוק ישראל רגיל אצלו במשכב זכור.</w:t>
      </w:r>
    </w:p>
    <w:p w:rsidR="00E9703F" w:rsidRPr="006F178A" w:rsidRDefault="00E9703F" w:rsidP="00E9703F">
      <w:pPr>
        <w:rPr>
          <w:rtl/>
        </w:rPr>
      </w:pPr>
      <w:ins w:id="92211" w:author="קלוד" w:date="2026-10-11T13:11:34Z">
        <w:r>
          <w:rPr>
            <w:rStyle w:val="2fb"/>
            <w:rFonts w:ascii="Fb Fontext" w:hAnsi="Fb Fontext"/>
            <w:sz w:val="20"/>
            <w:rtl/>
          </w:rPr>
          <w:t xml:space="preserve">ולר"מ -</w:t>
        </w:r>
      </w:ins>
      <w:del w:id="92212" w:author="קלוד" w:date="2026-10-11T13:11:34Z">
        <w:r w:rsidRPr="006F178A">
          <w:rPr>
            <w:rStyle w:val="2fb"/>
            <w:rFonts w:ascii="Fb Fontext" w:hAnsi="Fb Fontext"/>
            <w:sz w:val="20"/>
            <w:rtl/>
          </w:rPr>
          <w:delText xml:space="preserve">ולר"מ</w:delText>
        </w:r>
      </w:del>
      <w:r w:rsidRPr="006F178A">
        <w:rPr>
          <w:rFonts w:ascii="Fb Fontext" w:hAnsi="Fb Fontext"/>
          <w:sz w:val="20"/>
          <w:rtl/>
        </w:rPr>
        <w:t xml:space="preserve"> אוכלין וכלים שנטמאו במשקין </w:t>
      </w:r>
      <w:ins w:id="95653" w:author="מנוע מכני" w:date="2026-10-11T12:04:39Z">
        <w:ins w:id="92209" w:author="קלוד" w:date="2026-10-11T13:11:34Z">
          <w:r>
            <w:rPr>
              <w:rFonts w:ascii="Fb Fontext" w:hAnsi="Fb Fontext"/>
              <w:sz w:val="20"/>
              <w:rtl/>
            </w:rPr>
            <w:t xml:space="preserve">נחשבים</w:t>
          </w:r>
        </w:ins>
        <w:del w:id="92210" w:author="קלוד" w:date="2026-10-11T13:11:34Z">
          <w:r>
            <w:rPr>
              <w:rFonts w:ascii="Fb Fontext" w:hAnsi="Fb Fontext"/>
              <w:sz w:val="20"/>
              <w:rtl/>
            </w:rPr>
            <w:delText xml:space="preserve">באחת</w:delText>
          </w:r>
        </w:del>
      </w:ins>
      <w:del w:id="95654" w:author="מנוע מכני" w:date="2026-10-11T12:04:39Z">
        <w:r w:rsidRPr="006F178A">
          <w:rPr>
            <w:rFonts w:ascii="Fb Fontext" w:hAnsi="Fb Fontext"/>
            <w:sz w:val="20"/>
            <w:rtl/>
          </w:rPr>
          <w:delText xml:space="preserve">בחדא</w:delText>
        </w:r>
      </w:del>
      <w:r w:rsidRPr="006F178A">
        <w:rPr>
          <w:rFonts w:ascii="Fb Fontext" w:hAnsi="Fb Fontext"/>
          <w:sz w:val="20"/>
          <w:rtl/>
        </w:rPr>
        <w:t xml:space="preserve"> </w:t>
      </w:r>
      <w:ins w:id="92207" w:author="קלוד" w:date="2026-10-11T13:11:34Z">
        <w:r>
          <w:rPr>
            <w:rFonts w:ascii="Fb Fontext" w:hAnsi="Fb Fontext"/>
            <w:sz w:val="20"/>
            <w:rtl/>
          </w:rPr>
          <w:t xml:space="preserve">לו</w:t>
        </w:r>
      </w:ins>
      <w:del w:id="92208" w:author="קלוד" w:date="2026-10-11T13:11:34Z">
        <w:r w:rsidRPr="006F178A">
          <w:rPr>
            <w:rFonts w:ascii="Fb Fontext" w:hAnsi="Fb Fontext"/>
            <w:sz w:val="20"/>
            <w:rtl/>
          </w:rPr>
          <w:delText xml:space="preserve">חשיב</w:delText>
        </w:r>
      </w:del>
      <w:r w:rsidRPr="006F178A">
        <w:rPr>
          <w:rFonts w:ascii="Fb Fontext" w:hAnsi="Fb Fontext"/>
          <w:sz w:val="20"/>
          <w:rtl/>
        </w:rPr>
        <w:t xml:space="preserve"> </w:t>
      </w:r>
      <w:ins w:id="94247" w:author="מנוע מכני" w:date="2026-10-11T12:04:39Z">
        <w:ins w:id="92205" w:author="קלוד" w:date="2026-10-11T13:11:34Z">
          <w:r>
            <w:rPr>
              <w:rFonts w:ascii="Fb Fontext" w:hAnsi="Fb Fontext"/>
              <w:sz w:val="20"/>
              <w:rtl/>
            </w:rPr>
            <w:t xml:space="preserve">כאחת.</w:t>
          </w:r>
        </w:ins>
        <w:del w:id="92206" w:author="קלוד" w:date="2026-10-11T13:11:34Z">
          <w:r>
            <w:rPr>
              <w:rFonts w:ascii="Fb Fontext" w:hAnsi="Fb Fontext"/>
              <w:sz w:val="20"/>
              <w:rtl/>
            </w:rPr>
            <w:delText xml:space="preserve">להם</w:delText>
          </w:r>
          <w:r w:rsidRPr="006F178A">
            <w:rPr>
              <w:rFonts w:ascii="Fb Fontext" w:hAnsi="Fb Fontext"/>
              <w:sz w:val="20"/>
              <w:rtl/>
            </w:rPr>
            <w:delText xml:space="preserve">.</w:delText>
          </w:r>
        </w:del>
      </w:ins>
      <w:del w:id="94248" w:author="מנוע מכני" w:date="2026-10-11T12:04:39Z">
        <w:r w:rsidRPr="006F178A">
          <w:rPr>
            <w:rFonts w:ascii="Fb Fontext" w:hAnsi="Fb Fontext"/>
            <w:sz w:val="20"/>
            <w:rtl/>
          </w:rPr>
          <w:delText xml:space="preserve">להו</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Style w:val="afffe"/>
          <w:rFonts w:ascii="Fb Fontext" w:hAnsi="Fb Fontext"/>
          <w:rtl/>
        </w:rPr>
      </w:pPr>
      <w:r w:rsidRPr="006F178A">
        <w:rPr>
          <w:rStyle w:val="afffe"/>
          <w:rFonts w:ascii="Fb Fontext" w:hAnsi="Fb Fontext"/>
          <w:rtl/>
        </w:rPr>
        <w:t xml:space="preserve">פלוגתת </w:t>
      </w:r>
      <w:r w:rsidRPr="006F178A">
        <w:rPr>
          <w:rStyle w:val="afffe"/>
          <w:rFonts w:ascii="Fb Fontext" w:hAnsi="Fb Fontext"/>
          <w:rtl/>
        </w:rPr>
        <w:t xml:space="preserve">ב"ש</w:t>
      </w:r>
      <w:r w:rsidRPr="006F178A">
        <w:rPr>
          <w:rStyle w:val="afffe"/>
          <w:rFonts w:ascii="Fb Fontext" w:hAnsi="Fb Fontext"/>
          <w:rtl/>
        </w:rPr>
        <w:t xml:space="preserve"> </w:t>
      </w:r>
      <w:r w:rsidRPr="006F178A">
        <w:rPr>
          <w:rStyle w:val="afffe"/>
          <w:rFonts w:ascii="Fb Fontext" w:hAnsi="Fb Fontext"/>
          <w:rtl/>
        </w:rPr>
        <w:t xml:space="preserve">וב"ה</w:t>
      </w:r>
      <w:r w:rsidRPr="006F178A">
        <w:rPr>
          <w:rStyle w:val="afffe"/>
          <w:rFonts w:ascii="Fb Fontext" w:hAnsi="Fb Fontext"/>
          <w:rtl/>
        </w:rPr>
        <w:t xml:space="preserve"> </w:t>
      </w:r>
      <w:ins w:id="92213" w:author="קלוד" w:date="2026-10-11T13:11:34Z">
        <w:r>
          <w:rPr>
            <w:rStyle w:val="afffe"/>
            <w:rFonts w:ascii="Fb Fontext" w:hAnsi="Fb Fontext"/>
            <w:rtl/>
          </w:rPr>
          <w:t xml:space="preserve">בעושה</w:t>
        </w:r>
      </w:ins>
      <w:del w:id="92214" w:author="קלוד" w:date="2026-10-11T13:11:34Z">
        <w:r w:rsidRPr="006F178A">
          <w:rPr>
            <w:rStyle w:val="afffe"/>
            <w:rFonts w:ascii="Fb Fontext" w:hAnsi="Fb Fontext"/>
            <w:rtl/>
          </w:rPr>
          <w:delText xml:space="preserve">בעביד</w:delText>
        </w:r>
      </w:del>
      <w:r w:rsidRPr="006F178A">
        <w:rPr>
          <w:rStyle w:val="afffe"/>
          <w:rFonts w:ascii="Fb Fontext" w:hAnsi="Fb Fontext"/>
          <w:rtl/>
        </w:rPr>
        <w:t xml:space="preserve"> </w:t>
      </w:r>
      <w:r w:rsidRPr="006F178A">
        <w:rPr>
          <w:rStyle w:val="afffe"/>
          <w:rFonts w:ascii="Fb Fontext" w:hAnsi="Fb Fontext" w:hint="cs"/>
          <w:rtl/>
        </w:rPr>
        <w:t>מלאכות קודם השבת</w:t>
      </w:r>
      <w:r w:rsidRPr="006F178A">
        <w:rPr>
          <w:rStyle w:val="afffe"/>
          <w:rFonts w:ascii="Fb Fontext" w:hAnsi="Fb Fontext"/>
          <w:rtl/>
        </w:rPr>
        <w:t xml:space="preserve"> שתושלם מלאכתם במשך השבת</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יז.</w:t>
      </w:r>
    </w:p>
    <w:p>
      <w:pPr>
        <w:pStyle w:val="MishnaBatzad"/>
        <w:rPr>
          <w:ins w:id="20431" w:author="קלוד" w:date="2026-10-11T09:07:15Z"/>
        </w:rPr>
      </w:pPr>
      <w:ins w:id="20430" w:author="קלוד" w:date="2026-10-11T09:07:15Z">
        <w:r>
          <w:t xml:space="preserve">משנה ה</w:t>
        </w:r>
      </w:ins>
    </w:p>
    <w:p w:rsidR="00E9703F" w:rsidRPr="009757B9" w:rsidRDefault="00E9703F" w:rsidP="00E9703F">
      <w:pPr>
        <w:pStyle w:val="afff9"/>
        <w:rPr>
          <w:del w:id="20149" w:author="קלוד" w:date="2026-10-11T09:07:15Z"/>
          <w:b/>
          <w:rtl/>
        </w:rPr>
      </w:pPr>
      <w:del w:id="20148" w:author="קלוד" w:date="2026-10-11T09:07:15Z">
        <w:r w:rsidRPr="009757B9">
          <w:rPr>
            <w:b/>
            <w:sz w:val="20"/>
            <w:rtl/>
          </w:rPr>
          <w:delText xml:space="preserve">משנה.</w:delText>
        </w:r>
      </w:del>
    </w:p>
    <w:p w:rsidR="00E9703F" w:rsidRPr="00B20210" w:rsidRDefault="00E9703F" w:rsidP="00E9703F">
      <w:pPr>
        <w:pStyle w:val="afff9"/>
        <w:spacing w:before="120"/>
        <w:rPr>
          <w:b/>
          <w:spacing w:val="6"/>
          <w:rtl/>
        </w:rPr>
        <w:pPrChange w:id="90005" w:author="קלוד" w:date="2026-10-11T12:09:42Z">
          <w:pPr>
            <w:pStyle w:val="afff9"/>
          </w:pPr>
        </w:pPrChange>
      </w:pPr>
      <w:r w:rsidRPr="00B20210">
        <w:rPr>
          <w:b/>
          <w:spacing w:val="4"/>
          <w:rtl/>
        </w:rPr>
        <w:t>ב</w:t>
      </w:r>
      <w:r w:rsidRPr="00B20210">
        <w:rPr>
          <w:b/>
          <w:spacing w:val="6"/>
          <w:rtl/>
        </w:rPr>
        <w:t>"ש: אין שורין דיו וסמנים וכרשינין אלא כדי שישורו מבעוד יום, וב"ה מתירין.</w:t>
      </w:r>
    </w:p>
    <w:p w:rsidR="00E9703F" w:rsidRPr="009757B9" w:rsidRDefault="00E9703F" w:rsidP="00E9703F">
      <w:pPr>
        <w:pStyle w:val="afff9"/>
        <w:rPr>
          <w:b/>
          <w:rtl/>
        </w:rPr>
      </w:pPr>
      <w:r w:rsidRPr="009757B9">
        <w:rPr>
          <w:b/>
          <w:rtl/>
        </w:rPr>
        <w:t>ב"ש: אין נותנין אונין של פשתן לתוך התנור אלא כדי שיהבילו מבעו"י ולא הצמר ליורה אלא כדי שיקלוט העין ב"ה מתירין.</w:t>
      </w:r>
    </w:p>
    <w:p w:rsidR="00E9703F" w:rsidRPr="00B20210" w:rsidRDefault="00E9703F" w:rsidP="00E9703F">
      <w:pPr>
        <w:pStyle w:val="afff9"/>
        <w:rPr>
          <w:spacing w:val="6"/>
          <w:rtl/>
        </w:rPr>
      </w:pPr>
      <w:r w:rsidRPr="00B20210">
        <w:rPr>
          <w:spacing w:val="6"/>
          <w:rtl/>
        </w:rPr>
        <w:t>ב"ש: אין פורסין מצודות חיה ועופות ודגים אלא כדי שיצודו מבעוד יום, וב"ה מתירין.</w:t>
      </w:r>
    </w:p>
    <w:p w:rsidR="00E9703F" w:rsidRPr="00824B91" w:rsidRDefault="00E9703F" w:rsidP="00E9703F">
      <w:pPr>
        <w:pStyle w:val="afff9"/>
        <w:rPr>
          <w:spacing w:val="-6"/>
          <w:rtl/>
        </w:rPr>
      </w:pPr>
      <w:r w:rsidRPr="00824B91">
        <w:rPr>
          <w:spacing w:val="-6"/>
          <w:rtl/>
        </w:rPr>
        <w:t>ב"ש: אין מוכרין לנכרי, ואין טוענין עמו, ואין מגביהין עליו אלא כדי שיגיע למקום קרוב, וב"ה מתירין.</w:t>
      </w:r>
    </w:p>
    <w:p w:rsidR="00E9703F" w:rsidRPr="009757B9" w:rsidRDefault="00E9703F" w:rsidP="00E9703F">
      <w:pPr>
        <w:pStyle w:val="afff9"/>
        <w:rPr>
          <w:b/>
          <w:rtl/>
        </w:rPr>
      </w:pPr>
      <w:r w:rsidRPr="009757B9">
        <w:rPr>
          <w:b/>
          <w:rtl/>
          <w:rPrChange w:id="40009" w:author="Claude" w:date="2026-10-11T09:07:39Z">
            <w:rPr>
              <w:b/>
              <w:sz w:val="20"/>
              <w:rtl/>
            </w:rPr>
          </w:rPrChange>
        </w:rPr>
        <w:t>ב"ש: אין נותנין עורות לעבדן, ולא כלים לכובס נכרי אלא כדי שיעשו מבעוד יום, ובכולן ב"ה מתירין עם השמש.</w:t>
      </w:r>
    </w:p>
    <w:p w:rsidR="00E9703F" w:rsidRPr="00632A62" w:rsidRDefault="00E9703F" w:rsidP="00E9703F">
      <w:pPr>
        <w:pStyle w:val="afff9"/>
        <w:rPr>
          <w:b/>
          <w:spacing w:val="0"/>
          <w:rtl/>
        </w:rPr>
      </w:pPr>
      <w:r w:rsidRPr="00632A62">
        <w:rPr>
          <w:b/>
          <w:spacing w:val="0"/>
          <w:rtl/>
        </w:rPr>
        <w:t>ארשב"ג: נוהגין היו בית אבא שהיו נותנין כלי לבן לכובס נכרי שלשה ימים קודם לשבת.</w:t>
      </w:r>
    </w:p>
    <w:p w:rsidR="00E9703F" w:rsidRPr="009757B9" w:rsidRDefault="00E9703F" w:rsidP="00E9703F">
      <w:pPr>
        <w:pStyle w:val="afff9"/>
        <w:rPr>
          <w:b/>
          <w:rtl/>
        </w:rPr>
      </w:pPr>
      <w:r w:rsidRPr="009757B9">
        <w:rPr>
          <w:b/>
          <w:rtl/>
          <w:rPrChange w:id="40010" w:author="Claude" w:date="2026-10-11T09:07:39Z">
            <w:rPr>
              <w:b/>
              <w:sz w:val="20"/>
              <w:rtl/>
            </w:rPr>
          </w:rPrChange>
        </w:rPr>
        <w:t>ושוין אלו ואלו שטוענין קורת בית הבד ועגולי הגת.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יח.</w:t>
      </w:r>
    </w:p>
    <w:p>
      <w:pPr>
        <w:pStyle w:val="afffff8"/>
        <w:rPr>
          <w:ins w:id="91193" w:author="קלוד" w:date="2026-10-11T12:33:55Z"/>
        </w:rPr>
      </w:pPr>
      <w:ins w:id="91194" w:author="קלוד" w:date="2026-10-11T12:33:55Z">
        <w:r>
          <w:rPr>
            <w:color w:val="7B3F00"/>
          </w:rPr>
          <w:t xml:space="preserve">שריית דיו וסמנים - נתינת מים כגבילה</w:t>
        </w:r>
      </w:ins>
    </w:p>
    <w:p>
      <w:pPr>
        <w:pStyle w:val="38"/>
        <w:rPr>
          <w:ins w:id="96721" w:author="מנוע מכני" w:date="2026-10-11T12:04:39Z"/>
        </w:rPr>
      </w:pPr>
      <w:r w:rsidRPr="00097464">
        <w:t xml:space="preserve">הך</w:t>
      </w:r>
    </w:p>
    <w:p w:rsidR="00E9703F" w:rsidRPr="00097464" w:rsidRDefault="00E9703F" w:rsidP="00E9703F">
      <w:pPr>
        <w:rPr>
          <w:rFonts w:ascii="Fb Fontext" w:hAnsi="Fb Fontext"/>
          <w:spacing w:val="-4"/>
          <w:rtl/>
        </w:rPr>
      </w:pPr>
      <w:del w:id="96722" w:author="מנוע מכני" w:date="2026-10-11T12:04:39Z">
        <w:r w:rsidRPr="00097464">
          <w:rPr>
            <w:rFonts w:ascii="Fb Fontext" w:hAnsi="Fb Fontext"/>
            <w:spacing w:val="-4"/>
            <w:rtl/>
          </w:rPr>
          <w:delText xml:space="preserve"> </w:delText>
        </w:r>
      </w:del>
      <w:ins w:id="92227" w:author="קלוד" w:date="2026-10-11T13:11:34Z">
        <w:r>
          <w:rPr>
            <w:rFonts w:ascii="Fb Fontext" w:hAnsi="Fb Fontext"/>
            <w:spacing w:val="-4"/>
            <w:rtl/>
          </w:rPr>
          <w:t xml:space="preserve">שנתינת</w:t>
        </w:r>
      </w:ins>
      <w:del w:id="92228" w:author="קלוד" w:date="2026-10-11T13:11:34Z">
        <w:r w:rsidRPr="00097464">
          <w:rPr>
            <w:rFonts w:ascii="Fb Fontext" w:hAnsi="Fb Fontext"/>
            <w:spacing w:val="-4"/>
            <w:rtl/>
          </w:rPr>
          <w:delText xml:space="preserve">דנתינת</w:delText>
        </w:r>
      </w:del>
      <w:r w:rsidRPr="00097464">
        <w:rPr>
          <w:rFonts w:ascii="Fb Fontext" w:hAnsi="Fb Fontext"/>
          <w:spacing w:val="-4"/>
          <w:rtl/>
        </w:rPr>
        <w:t xml:space="preserve"> מים לדיו זו היא שרייתן</w:t>
      </w:r>
      <w:ins w:id="92225" w:author="קלוד" w:date="2026-10-11T13:11:34Z">
        <w:r>
          <w:rPr>
            <w:rFonts w:ascii="Fb Fontext" w:hAnsi="Fb Fontext"/>
            <w:spacing w:val="-4"/>
            <w:rtl/>
          </w:rPr>
          <w:t xml:space="preserve"> - </w:t>
        </w:r>
      </w:ins>
      <w:del w:id="92226" w:author="קלוד" w:date="2026-10-11T13:11:34Z">
        <w:r w:rsidRPr="00097464">
          <w:rPr>
            <w:rFonts w:ascii="Fb Fontext" w:hAnsi="Fb Fontext"/>
            <w:spacing w:val="-4"/>
            <w:rtl/>
          </w:rPr>
          <w:delText xml:space="preserve"> </w:delText>
        </w:r>
      </w:del>
      <w:r w:rsidRPr="00097464">
        <w:rPr>
          <w:rStyle w:val="2fb"/>
          <w:rFonts w:ascii="Fb Fontext" w:hAnsi="Fb Fontext"/>
          <w:spacing w:val="-4"/>
          <w:rtl/>
        </w:rPr>
        <w:tab/>
        <w:t xml:space="preserve">רבי</w:t>
      </w:r>
      <w:r w:rsidRPr="00097464">
        <w:rPr>
          <w:rFonts w:ascii="Fb Fontext" w:hAnsi="Fb Fontext"/>
          <w:spacing w:val="-4"/>
          <w:rtl/>
        </w:rPr>
        <w:tab/>
        <w:t xml:space="preserve"> </w:t>
      </w:r>
      <w:ins w:id="92223" w:author="קלוד" w:date="2026-10-11T13:11:34Z">
        <w:r>
          <w:rPr>
            <w:rFonts w:ascii="Fb Fontext" w:hAnsi="Fb Fontext"/>
            <w:spacing w:val="-4"/>
            <w:rtl/>
          </w:rPr>
          <w:t xml:space="preserve">היא,</w:t>
        </w:r>
      </w:ins>
      <w:del w:id="92224" w:author="קלוד" w:date="2026-10-11T13:11:34Z">
        <w:r w:rsidRPr="00097464">
          <w:rPr>
            <w:rFonts w:ascii="Fb Fontext" w:hAnsi="Fb Fontext"/>
            <w:spacing w:val="-4"/>
            <w:rtl/>
          </w:rPr>
          <w:tab/>
          <w:delText xml:space="preserve">היא</w:delText>
        </w:r>
        <w:r w:rsidRPr="00097464">
          <w:rPr>
            <w:rFonts w:ascii="Fb Fontext" w:hAnsi="Fb Fontext" w:hint="cs"/>
            <w:spacing w:val="-4"/>
            <w:rtl/>
          </w:rPr>
          <w:delText xml:space="preserve">:</w:delText>
        </w:r>
      </w:del>
      <w:r w:rsidRPr="00097464">
        <w:rPr>
          <w:rFonts w:ascii="Fb Fontext" w:hAnsi="Fb Fontext"/>
          <w:spacing w:val="-4"/>
          <w:rtl/>
        </w:rPr>
        <w:t xml:space="preserve"> </w:t>
      </w:r>
      <w:ins w:id="95095" w:author="מנוע מכני" w:date="2026-10-11T12:04:39Z">
        <w:ins w:id="92221" w:author="קלוד" w:date="2026-10-11T13:11:34Z">
          <w:r>
            <w:rPr>
              <w:rFonts w:ascii="Fb Fontext" w:hAnsi="Fb Fontext"/>
              <w:spacing w:val="-4"/>
              <w:rtl/>
            </w:rPr>
            <w:t xml:space="preserve">שסבר:</w:t>
          </w:r>
        </w:ins>
        <w:del w:id="92222" w:author="קלוד" w:date="2026-10-11T13:11:34Z">
          <w:r>
            <w:rPr>
              <w:rFonts w:ascii="Fb Fontext" w:hAnsi="Fb Fontext"/>
              <w:spacing w:val="-4"/>
              <w:rtl/>
            </w:rPr>
            <w:delText xml:space="preserve">דסבר</w:delText>
          </w:r>
        </w:del>
      </w:ins>
      <w:del w:id="95096" w:author="מנוע מכני" w:date="2026-10-11T12:04:39Z">
        <w:r w:rsidRPr="00097464">
          <w:rPr>
            <w:rFonts w:ascii="Fb Fontext" w:hAnsi="Fb Fontext"/>
            <w:spacing w:val="-4"/>
            <w:rtl/>
          </w:rPr>
          <w:delText xml:space="preserve">דס"ל</w:delText>
        </w:r>
      </w:del>
      <w:r w:rsidRPr="00097464">
        <w:rPr>
          <w:rFonts w:ascii="Fb Fontext" w:hAnsi="Fb Fontext"/>
          <w:spacing w:val="-4"/>
          <w:rtl/>
        </w:rPr>
        <w:t xml:space="preserve"> </w:t>
      </w:r>
      <w:ins w:id="92219" w:author="קלוד" w:date="2026-10-11T13:11:34Z">
        <w:r>
          <w:rPr>
            <w:rFonts w:ascii="Fb Fontext" w:hAnsi="Fb Fontext"/>
            <w:spacing w:val="-4"/>
            <w:rtl/>
          </w:rPr>
          <w:t xml:space="preserve">אחד נותן</w:t>
        </w:r>
      </w:ins>
      <w:del w:id="92220" w:author="קלוד" w:date="2026-10-11T13:11:34Z">
        <w:r w:rsidRPr="00097464">
          <w:rPr>
            <w:rFonts w:ascii="Fb Fontext" w:hAnsi="Fb Fontext"/>
            <w:spacing w:val="-4"/>
            <w:rtl/>
          </w:rPr>
          <w:delText xml:space="preserve">דנותן</w:delText>
        </w:r>
      </w:del>
      <w:r w:rsidRPr="00097464">
        <w:rPr>
          <w:rFonts w:ascii="Fb Fontext" w:hAnsi="Fb Fontext"/>
          <w:spacing w:val="-4"/>
          <w:rtl/>
        </w:rPr>
        <w:t xml:space="preserve"> קמח </w:t>
      </w:r>
      <w:ins w:id="92217" w:author="קלוד" w:date="2026-10-11T13:11:34Z">
        <w:r>
          <w:rPr>
            <w:rFonts w:ascii="Fb Fontext" w:hAnsi="Fb Fontext"/>
            <w:spacing w:val="-4"/>
            <w:rtl/>
          </w:rPr>
          <w:t xml:space="preserve">ואחד נותן</w:t>
        </w:r>
      </w:ins>
      <w:del w:id="92218" w:author="קלוד" w:date="2026-10-11T13:11:34Z">
        <w:r w:rsidRPr="00097464">
          <w:rPr>
            <w:rFonts w:ascii="Fb Fontext" w:hAnsi="Fb Fontext"/>
            <w:spacing w:val="-4"/>
            <w:rtl/>
          </w:rPr>
          <w:delText xml:space="preserve">הנותן</w:delText>
        </w:r>
      </w:del>
      <w:r w:rsidRPr="00097464">
        <w:rPr>
          <w:rFonts w:ascii="Fb Fontext" w:hAnsi="Fb Fontext"/>
          <w:spacing w:val="-4"/>
          <w:rtl/>
        </w:rPr>
        <w:t xml:space="preserve"> אחריו מים</w:t>
      </w:r>
      <w:ins w:id="92215" w:author="קלוד" w:date="2026-10-11T13:11:34Z">
        <w:r>
          <w:rPr>
            <w:rFonts w:ascii="Fb Fontext" w:hAnsi="Fb Fontext"/>
            <w:spacing w:val="-4"/>
            <w:rtl/>
          </w:rPr>
          <w:t xml:space="preserve"> - האחרון </w:t>
        </w:r>
      </w:ins>
      <w:del w:id="92216" w:author="קלוד" w:date="2026-10-11T13:11:34Z">
        <w:r w:rsidRPr="00097464">
          <w:rPr>
            <w:rFonts w:ascii="Fb Fontext" w:hAnsi="Fb Fontext"/>
            <w:spacing w:val="-4"/>
            <w:rtl/>
          </w:rPr>
          <w:delText xml:space="preserve"> </w:delText>
        </w:r>
      </w:del>
      <w:r w:rsidRPr="00097464">
        <w:rPr>
          <w:rFonts w:ascii="Fb Fontext" w:hAnsi="Fb Fontext"/>
          <w:spacing w:val="-4"/>
          <w:rtl/>
        </w:rPr>
        <w:t xml:space="preserve">חייב,</w:t>
      </w:r>
    </w:p>
    <w:p w:rsidR="00E9703F" w:rsidRPr="006F178A" w:rsidRDefault="00E9703F" w:rsidP="00E9703F">
      <w:pPr>
        <w:rPr>
          <w:rtl/>
        </w:rPr>
      </w:pPr>
      <w:r w:rsidRPr="006F178A">
        <w:rPr>
          <w:rtl/>
        </w:rPr>
        <w:tab/>
      </w:r>
      <w:r w:rsidRPr="006F178A">
        <w:rPr>
          <w:rtl/>
        </w:rPr>
        <w:tab/>
      </w:r>
      <w:r w:rsidRPr="006F178A">
        <w:rPr>
          <w:rtl/>
        </w:rPr>
        <w:tab/>
      </w:r>
      <w:r w:rsidRPr="006F178A">
        <w:rPr>
          <w:rtl/>
        </w:rPr>
        <w:tab/>
      </w:r>
      <w:r w:rsidRPr="006F178A">
        <w:rPr>
          <w:rStyle w:val="2fb"/>
          <w:rtl/>
        </w:rPr>
        <w:tab/>
        <w:t>ולר</w:t>
      </w:r>
      <w:r w:rsidRPr="006F178A">
        <w:rPr>
          <w:rStyle w:val="2fb"/>
          <w:rFonts w:hint="cs"/>
          <w:rtl/>
        </w:rPr>
        <w:t>י</w:t>
      </w:r>
      <w:r w:rsidRPr="006F178A">
        <w:rPr>
          <w:rStyle w:val="2fb"/>
          <w:rtl/>
        </w:rPr>
        <w:t>ב</w:t>
      </w:r>
      <w:r w:rsidRPr="006F178A">
        <w:rPr>
          <w:rStyle w:val="2fb"/>
          <w:rFonts w:hint="cs"/>
          <w:rtl/>
        </w:rPr>
        <w:t>"ר</w:t>
      </w:r>
      <w:r w:rsidRPr="006F178A">
        <w:rPr>
          <w:rStyle w:val="2fb"/>
          <w:rtl/>
        </w:rPr>
        <w:t>י</w:t>
      </w:r>
      <w:r w:rsidRPr="006F178A">
        <w:rPr>
          <w:rFonts w:hint="cs"/>
          <w:rtl/>
        </w:rPr>
        <w:t>:</w:t>
      </w:r>
      <w:r w:rsidRPr="006F178A">
        <w:rPr>
          <w:rtl/>
        </w:rPr>
        <w:t xml:space="preserve"> אינו חייב עד שיגבל.</w:t>
      </w:r>
    </w:p>
    <w:p>
      <w:pPr>
        <w:pStyle w:val="38"/>
        <w:rPr>
          <w:ins w:id="96723" w:author="מנוע מכני" w:date="2026-10-11T12:04:39Z"/>
        </w:rPr>
      </w:pPr>
      <w:r w:rsidRPr="006F178A">
        <w:lastRenderedPageBreak/>
        <w:t xml:space="preserve">וא"א</w:t>
      </w:r>
    </w:p>
    <w:p w:rsidR="00E9703F" w:rsidRPr="006F178A" w:rsidRDefault="00E9703F" w:rsidP="00E9703F">
      <w:pPr>
        <w:rPr>
          <w:rtl/>
        </w:rPr>
      </w:pPr>
      <w:del w:id="96724" w:author="מנוע מכני" w:date="2026-10-11T12:04:39Z">
        <w:r w:rsidRPr="006F178A">
          <w:rPr>
            <w:rtl/>
          </w:rPr>
          <w:lastRenderedPageBreak/>
          <w:delText xml:space="preserve"> </w:delText>
        </w:r>
      </w:del>
      <w:ins w:id="92235" w:author="קלוד" w:date="2026-10-11T13:11:34Z">
        <w:r>
          <w:rPr>
            <w:rtl/>
          </w:rPr>
          <w:t xml:space="preserve">שמא גם</w:t>
        </w:r>
      </w:ins>
      <w:del w:id="92236" w:author="קלוד" w:date="2026-10-11T13:11:34Z">
        <w:r w:rsidRPr="006F178A">
          <w:rPr>
            <w:rtl/>
          </w:rPr>
          <w:lastRenderedPageBreak/>
          <w:delText xml:space="preserve">דגם</w:delText>
        </w:r>
      </w:del>
      <w:r w:rsidRPr="006F178A">
        <w:rPr>
          <w:rtl/>
        </w:rPr>
        <w:lastRenderedPageBreak/>
        <w:t xml:space="preserve"> </w:t>
      </w:r>
      <w:r w:rsidRPr="006F178A">
        <w:rPr>
          <w:rStyle w:val="2fb"/>
          <w:rtl/>
        </w:rPr>
        <w:lastRenderedPageBreak/>
        <w:t xml:space="preserve">ר</w:t>
      </w:r>
      <w:r w:rsidRPr="006F178A">
        <w:rPr>
          <w:rStyle w:val="2fb"/>
          <w:rFonts w:hint="cs"/>
          <w:rtl/>
        </w:rPr>
        <w:t>י</w:t>
      </w:r>
      <w:r w:rsidRPr="006F178A">
        <w:rPr>
          <w:rStyle w:val="2fb"/>
          <w:rtl/>
        </w:rPr>
        <w:t>ב</w:t>
      </w:r>
      <w:r w:rsidRPr="006F178A">
        <w:rPr>
          <w:rStyle w:val="2fb"/>
          <w:rFonts w:hint="cs"/>
          <w:rtl/>
        </w:rPr>
        <w:t>"ר</w:t>
      </w:r>
      <w:r w:rsidRPr="006F178A">
        <w:rPr>
          <w:rStyle w:val="2fb"/>
          <w:rtl/>
        </w:rPr>
        <w:t xml:space="preserve">י</w:t>
      </w:r>
      <w:r w:rsidRPr="006F178A">
        <w:rPr>
          <w:rtl/>
        </w:rPr>
        <w:t xml:space="preserve"> יודה בדיו </w:t>
      </w:r>
      <w:ins w:id="90871" w:author="מנוע מכני" w:date="2026-10-11T12:04:39Z">
        <w:ins w:id="92233" w:author="קלוד" w:date="2026-10-11T13:11:34Z">
          <w:r>
            <w:rPr>
              <w:rtl/>
            </w:rPr>
            <w:t xml:space="preserve">שאינו</w:t>
          </w:r>
        </w:ins>
        <w:del w:id="92234" w:author="קלוד" w:date="2026-10-11T13:11:34Z">
          <w:r>
            <w:rPr>
              <w:rtl/>
            </w:rPr>
            <w:delText xml:space="preserve">דלא</w:delText>
          </w:r>
        </w:del>
      </w:ins>
      <w:del w:id="90872" w:author="מנוע מכני" w:date="2026-10-11T12:04:39Z">
        <w:r w:rsidRPr="006F178A">
          <w:rPr>
            <w:rtl/>
          </w:rPr>
          <w:delText xml:space="preserve">דלא</w:delText>
        </w:r>
        <w:r w:rsidRPr="006F178A">
          <w:rPr>
            <w:rFonts w:hint="cs"/>
            <w:rtl/>
          </w:rPr>
          <w:delText xml:space="preserve">ו</w:delText>
        </w:r>
      </w:del>
      <w:r w:rsidRPr="006F178A">
        <w:rPr>
          <w:rtl/>
        </w:rPr>
        <w:t xml:space="preserve"> </w:t>
      </w:r>
      <w:r w:rsidRPr="006F178A">
        <w:rPr>
          <w:rFonts w:hint="cs"/>
          <w:rtl/>
        </w:rPr>
        <w:t xml:space="preserve">בר </w:t>
      </w:r>
      <w:ins w:id="92231" w:author="קלוד" w:date="2026-10-11T13:11:34Z">
        <w:r>
          <w:rPr>
            <w:rFonts w:hint="cs"/>
            <w:rtl/>
          </w:rPr>
          <w:t xml:space="preserve">גיבול. </w:t>
        </w:r>
        <w:r>
          <w:rPr>
            <w:rStyle w:val="afffffe"/>
            <w:rFonts w:hint="cs"/>
            <w:rtl/>
          </w:rPr>
          <w:t xml:space="preserve">ונדחה,</w:t>
        </w:r>
      </w:ins>
      <w:del w:id="92232" w:author="קלוד" w:date="2026-10-11T13:11:34Z">
        <w:r w:rsidRPr="006F178A">
          <w:rPr>
            <w:rFonts w:hint="cs"/>
            <w:rtl/>
          </w:rPr>
          <w:delText xml:space="preserve">גיבול</w:delText>
        </w:r>
      </w:del>
      <w:r w:rsidRPr="006F178A">
        <w:rPr>
          <w:rtl/>
        </w:rPr>
        <w:t xml:space="preserve"> </w:t>
      </w:r>
      <w:ins w:id="90873" w:author="מנוע מכני" w:date="2026-10-11T12:04:39Z">
        <w:r>
          <w:rPr>
            <w:rtl/>
          </w:rPr>
          <w:t xml:space="preserve">שהרי</w:t>
        </w:r>
      </w:ins>
      <w:del w:id="90874" w:author="מנוע מכני" w:date="2026-10-11T12:04:39Z">
        <w:r w:rsidRPr="006F178A">
          <w:rPr>
            <w:rtl/>
          </w:rPr>
          <w:delText xml:space="preserve">ד</w:delText>
        </w:r>
        <w:r w:rsidRPr="006F178A">
          <w:rPr>
            <w:rFonts w:hint="cs"/>
            <w:rtl/>
          </w:rPr>
          <w:delText xml:space="preserve">הא</w:delText>
        </w:r>
      </w:del>
      <w:r w:rsidRPr="006F178A">
        <w:rPr>
          <w:rFonts w:hint="cs"/>
          <w:rtl/>
        </w:rPr>
        <w:t xml:space="preserve"> </w:t>
      </w:r>
      <w:r w:rsidRPr="006F178A">
        <w:rPr>
          <w:rFonts w:hint="cs"/>
          <w:rtl/>
        </w:rPr>
        <w:t xml:space="preserve">תניא</w:t>
      </w:r>
      <w:r w:rsidRPr="006F178A">
        <w:rPr>
          <w:rFonts w:hint="cs"/>
          <w:rtl/>
        </w:rPr>
        <w:t xml:space="preserve"> </w:t>
      </w:r>
      <w:ins w:id="92229" w:author="קלוד" w:date="2026-10-11T13:11:34Z">
        <w:r>
          <w:rPr>
            <w:rtl/>
          </w:rPr>
          <w:t xml:space="preserve">שבאפר</w:t>
        </w:r>
      </w:ins>
      <w:del w:id="92230" w:author="קלוד" w:date="2026-10-11T13:11:34Z">
        <w:r w:rsidRPr="006F178A">
          <w:rPr>
            <w:rtl/>
          </w:rPr>
          <w:delText xml:space="preserve">דבאפר</w:delText>
        </w:r>
      </w:del>
      <w:r w:rsidRPr="006F178A">
        <w:rPr>
          <w:rtl/>
        </w:rPr>
        <w:t xml:space="preserve"> ומים </w:t>
      </w:r>
      <w:ins w:id="90869" w:author="מנוע מכני" w:date="2026-10-11T12:04:39Z">
        <w:r>
          <w:rPr>
            <w:rFonts w:hint="cs"/>
            <w:rtl/>
          </w:rPr>
          <w:t xml:space="preserve">גם</w:t>
        </w:r>
      </w:ins>
      <w:del w:id="90870" w:author="מנוע מכני" w:date="2026-10-11T12:04:39Z">
        <w:r w:rsidRPr="006F178A">
          <w:rPr>
            <w:rFonts w:hint="cs"/>
            <w:rtl/>
          </w:rPr>
          <w:delText xml:space="preserve">נמי</w:delText>
        </w:r>
      </w:del>
      <w:r w:rsidRPr="006F178A">
        <w:rPr>
          <w:rFonts w:hint="cs"/>
          <w:rtl/>
        </w:rPr>
        <w:t xml:space="preserve"> אינו חייב </w:t>
      </w:r>
      <w:r w:rsidRPr="006F178A">
        <w:rPr>
          <w:rStyle w:val="2fb"/>
          <w:rtl/>
        </w:rPr>
        <w:t>לריב"</w:t>
      </w:r>
      <w:r w:rsidRPr="006F178A">
        <w:rPr>
          <w:rStyle w:val="2fb"/>
          <w:rFonts w:hint="cs"/>
          <w:rtl/>
        </w:rPr>
        <w:t>ר</w:t>
      </w:r>
      <w:r w:rsidRPr="006F178A">
        <w:rPr>
          <w:rStyle w:val="2fb"/>
          <w:rtl/>
        </w:rPr>
        <w:t xml:space="preserve">י</w:t>
      </w:r>
      <w:r w:rsidRPr="006F178A">
        <w:rPr>
          <w:rtl/>
        </w:rPr>
        <w:t xml:space="preserve"> עד שיגבל.</w:t>
      </w:r>
    </w:p>
    <w:p>
      <w:pPr>
        <w:pStyle w:val="38"/>
        <w:rPr>
          <w:ins w:id="96725" w:author="מנוע מכני" w:date="2026-10-11T12:04:39Z"/>
        </w:rPr>
      </w:pPr>
      <w:r w:rsidRPr="004640F6">
        <w:t>ודחי'</w:t>
      </w:r>
    </w:p>
    <w:p w:rsidR="00E9703F" w:rsidRPr="004640F6" w:rsidRDefault="00E9703F" w:rsidP="00E9703F">
      <w:pPr>
        <w:rPr>
          <w:spacing w:val="-4"/>
          <w:rtl/>
        </w:rPr>
      </w:pPr>
      <w:del w:id="96726" w:author="מנוע מכני" w:date="2026-10-11T12:04:39Z">
        <w:r w:rsidRPr="004640F6">
          <w:rPr>
            <w:spacing w:val="-4"/>
            <w:rtl/>
          </w:rPr>
          <w:delText xml:space="preserve"> </w:delText>
        </w:r>
      </w:del>
      <w:ins w:id="92243" w:author="קלוד" w:date="2026-10-11T13:11:34Z">
        <w:r>
          <w:rPr>
            <w:spacing w:val="-4"/>
            <w:rtl/>
          </w:rPr>
          <w:t xml:space="preserve">אפשר</w:t>
        </w:r>
      </w:ins>
      <w:del w:id="92244" w:author="קלוד" w:date="2026-10-11T13:11:34Z">
        <w:r w:rsidRPr="004640F6">
          <w:rPr>
            <w:spacing w:val="-4"/>
            <w:rtl/>
          </w:rPr>
          <w:delText xml:space="preserve">דאפשר</w:delText>
        </w:r>
      </w:del>
      <w:r w:rsidRPr="004640F6">
        <w:rPr>
          <w:spacing w:val="-4"/>
          <w:rtl/>
        </w:rPr>
        <w:t xml:space="preserve"> שאפר ה</w:t>
      </w:r>
      <w:r w:rsidRPr="004640F6">
        <w:rPr>
          <w:rFonts w:hint="cs"/>
          <w:spacing w:val="-4"/>
          <w:rtl/>
        </w:rPr>
        <w:t>יינו</w:t>
      </w:r>
      <w:r w:rsidRPr="004640F6">
        <w:rPr>
          <w:spacing w:val="-4"/>
          <w:rtl/>
        </w:rPr>
        <w:t xml:space="preserve"> </w:t>
      </w:r>
      <w:r w:rsidRPr="004640F6">
        <w:rPr>
          <w:b/>
          <w:bCs/>
          <w:spacing w:val="-4"/>
          <w:rtl/>
        </w:rPr>
        <w:t>עפר</w:t>
      </w:r>
      <w:r w:rsidRPr="004640F6">
        <w:rPr>
          <w:spacing w:val="-4"/>
          <w:rtl/>
        </w:rPr>
        <w:t xml:space="preserve"> הראוי לגיבו</w:t>
      </w:r>
      <w:r w:rsidRPr="004640F6">
        <w:rPr>
          <w:rFonts w:hint="cs"/>
          <w:spacing w:val="-4"/>
          <w:rtl/>
        </w:rPr>
        <w:t>ל,</w:t>
      </w:r>
      <w:r w:rsidRPr="004640F6">
        <w:rPr>
          <w:spacing w:val="-4"/>
          <w:rtl/>
        </w:rPr>
        <w:t xml:space="preserve"> </w:t>
      </w:r>
      <w:r w:rsidRPr="004640F6">
        <w:rPr>
          <w:spacing w:val="-4"/>
          <w:rtl/>
        </w:rPr>
        <w:t xml:space="preserve">משא"כ</w:t>
      </w:r>
      <w:r w:rsidRPr="004640F6">
        <w:rPr>
          <w:spacing w:val="-4"/>
          <w:rtl/>
        </w:rPr>
        <w:t xml:space="preserve"> דיו </w:t>
      </w:r>
      <w:ins w:id="92241" w:author="קלוד" w:date="2026-10-11T13:11:34Z">
        <w:r>
          <w:rPr>
            <w:spacing w:val="-4"/>
            <w:rtl/>
          </w:rPr>
          <w:t xml:space="preserve">ואפר,</w:t>
        </w:r>
      </w:ins>
      <w:del w:id="92242" w:author="קלוד" w:date="2026-10-11T13:11:34Z">
        <w:r w:rsidRPr="004640F6">
          <w:rPr>
            <w:spacing w:val="-4"/>
            <w:rtl/>
          </w:rPr>
          <w:delText xml:space="preserve">ואפר</w:delText>
        </w:r>
      </w:del>
      <w:r w:rsidRPr="004640F6">
        <w:rPr>
          <w:spacing w:val="-4"/>
          <w:rtl/>
        </w:rPr>
        <w:t xml:space="preserve"> </w:t>
      </w:r>
      <w:ins w:id="90877" w:author="מנוע מכני" w:date="2026-10-11T12:04:39Z">
        <w:r>
          <w:rPr>
            <w:spacing w:val="-4"/>
            <w:rtl/>
          </w:rPr>
          <w:t xml:space="preserve">שהרי</w:t>
        </w:r>
      </w:ins>
      <w:del w:id="90878" w:author="מנוע מכני" w:date="2026-10-11T12:04:39Z">
        <w:r w:rsidRPr="004640F6">
          <w:rPr>
            <w:spacing w:val="-4"/>
            <w:rtl/>
          </w:rPr>
          <w:delText xml:space="preserve">דהא</w:delText>
        </w:r>
      </w:del>
      <w:r w:rsidRPr="004640F6">
        <w:rPr>
          <w:spacing w:val="-4"/>
          <w:rtl/>
        </w:rPr>
        <w:t xml:space="preserve"> אפר ועפר </w:t>
      </w:r>
      <w:ins w:id="90875" w:author="מנוע מכני" w:date="2026-10-11T12:04:39Z">
        <w:r>
          <w:rPr>
            <w:spacing w:val="-4"/>
            <w:rtl/>
          </w:rPr>
          <w:t xml:space="preserve">לא</w:t>
        </w:r>
      </w:ins>
      <w:del w:id="90876" w:author="מנוע מכני" w:date="2026-10-11T12:04:39Z">
        <w:r w:rsidRPr="004640F6">
          <w:rPr>
            <w:spacing w:val="-4"/>
            <w:rtl/>
          </w:rPr>
          <w:delText xml:space="preserve">לאו</w:delText>
        </w:r>
      </w:del>
      <w:r w:rsidRPr="004640F6">
        <w:rPr>
          <w:spacing w:val="-4"/>
          <w:rtl/>
        </w:rPr>
        <w:t xml:space="preserve"> </w:t>
      </w:r>
      <w:ins w:id="92239" w:author="קלוד" w:date="2026-10-11T13:11:34Z">
        <w:r>
          <w:rPr>
            <w:spacing w:val="-4"/>
            <w:rtl/>
          </w:rPr>
          <w:t xml:space="preserve">זה</w:t>
        </w:r>
      </w:ins>
      <w:del w:id="92240" w:author="קלוד" w:date="2026-10-11T13:11:34Z">
        <w:r w:rsidRPr="004640F6">
          <w:rPr>
            <w:spacing w:val="-4"/>
            <w:rtl/>
          </w:rPr>
          <w:delText xml:space="preserve">גבי</w:delText>
        </w:r>
      </w:del>
      <w:r w:rsidRPr="004640F6">
        <w:rPr>
          <w:spacing w:val="-4"/>
          <w:rtl/>
        </w:rPr>
        <w:t xml:space="preserve"> </w:t>
      </w:r>
      <w:ins w:id="92237" w:author="קלוד" w:date="2026-10-11T13:11:34Z">
        <w:r>
          <w:rPr>
            <w:spacing w:val="-4"/>
            <w:rtl/>
          </w:rPr>
          <w:t xml:space="preserve">אצל זה</w:t>
        </w:r>
      </w:ins>
      <w:del w:id="92238" w:author="קלוד" w:date="2026-10-11T13:11:34Z">
        <w:r w:rsidRPr="004640F6">
          <w:rPr>
            <w:spacing w:val="-4"/>
            <w:rtl/>
          </w:rPr>
          <w:delText xml:space="preserve">הדדי</w:delText>
        </w:r>
      </w:del>
      <w:r w:rsidRPr="004640F6">
        <w:rPr>
          <w:spacing w:val="-4"/>
          <w:rtl/>
        </w:rPr>
        <w:t xml:space="preserve"> </w:t>
      </w:r>
      <w:r w:rsidRPr="004640F6">
        <w:rPr>
          <w:spacing w:val="-4"/>
          <w:rtl/>
        </w:rPr>
        <w:t xml:space="preserve">תניא</w:t>
      </w:r>
      <w:r w:rsidRPr="004640F6">
        <w:rPr>
          <w:spacing w:val="-4"/>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91" w:author="קלוד" w:date="2026-10-11T12:33:55Z"/>
        </w:rPr>
      </w:pPr>
      <w:ins w:id="91192" w:author="קלוד" w:date="2026-10-11T12:33:55Z">
        <w:r>
          <w:rPr>
            <w:color w:val="7B3F00"/>
          </w:rPr>
          <w:t xml:space="preserve">פותקין מים וגפרית ער"ש - ושביתת כלים</w:t>
        </w:r>
      </w:ins>
    </w:p>
    <w:p>
      <w:pPr>
        <w:pStyle w:val="38"/>
        <w:rPr>
          <w:ins w:id="96728" w:author="מנוע מכני" w:date="2026-10-11T12:04:39Z"/>
        </w:rPr>
      </w:pPr>
      <w:del w:id="96727"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6729" w:author="מנוע מכני" w:date="2026-10-11T12:04:39Z">
        <w:r w:rsidRPr="006F178A">
          <w:rPr>
            <w:rFonts w:ascii="Fb Fontext" w:hAnsi="Fb Fontext"/>
            <w:rtl/>
          </w:rPr>
          <w:delText xml:space="preserve"> </w:delText>
        </w:r>
      </w:del>
      <w:r w:rsidRPr="006F178A">
        <w:rPr>
          <w:rFonts w:ascii="Fb Fontext" w:hAnsi="Fb Fontext"/>
          <w:rtl/>
        </w:rPr>
        <w:t xml:space="preserve">פותקין מים לגינה </w:t>
      </w:r>
      <w:r w:rsidRPr="006F178A">
        <w:rPr>
          <w:rStyle w:val="2fb"/>
          <w:rFonts w:ascii="Fb Fontext" w:hAnsi="Fb Fontext"/>
          <w:rtl/>
        </w:rPr>
        <w:t xml:space="preserve">ער"ש</w:t>
      </w:r>
      <w:r w:rsidRPr="006F178A">
        <w:rPr>
          <w:rFonts w:ascii="Fb Fontext" w:hAnsi="Fb Fontext"/>
          <w:rtl/>
        </w:rPr>
        <w:t xml:space="preserve"> ומתמלאת והולכת כל היום כולו.</w:t>
      </w:r>
    </w:p>
    <w:p w:rsidR="00E9703F" w:rsidRPr="006F178A" w:rsidRDefault="00E9703F" w:rsidP="00E9703F">
      <w:pPr>
        <w:rPr>
          <w:rtl/>
        </w:rPr>
      </w:pPr>
      <w:r w:rsidRPr="006F178A">
        <w:rPr>
          <w:rtl/>
        </w:rPr>
        <w:t xml:space="preserve">ומניחין מוגמר תחת הכלים </w:t>
      </w:r>
      <w:r w:rsidRPr="006F178A">
        <w:rPr>
          <w:rStyle w:val="2fb"/>
          <w:rtl/>
        </w:rPr>
        <w:t xml:space="preserve">ער"ש</w:t>
      </w:r>
      <w:r w:rsidRPr="006F178A">
        <w:rPr>
          <w:rtl/>
        </w:rPr>
        <w:t xml:space="preserve"> ומתגמרין והולכין כל היום כולו.</w:t>
      </w:r>
    </w:p>
    <w:p w:rsidR="00E9703F" w:rsidRPr="006F178A" w:rsidRDefault="00E9703F" w:rsidP="00E9703F">
      <w:pPr>
        <w:rPr>
          <w:rtl/>
        </w:rPr>
      </w:pPr>
      <w:r w:rsidRPr="006F178A">
        <w:rPr>
          <w:rtl/>
        </w:rPr>
        <w:t xml:space="preserve">ומניחין גפרית תחת הכלים </w:t>
      </w:r>
      <w:r w:rsidRPr="006F178A">
        <w:rPr>
          <w:rStyle w:val="2fb"/>
          <w:rtl/>
        </w:rPr>
        <w:t xml:space="preserve">ער"ש</w:t>
      </w:r>
      <w:r w:rsidRPr="006F178A">
        <w:rPr>
          <w:rtl/>
        </w:rPr>
        <w:t xml:space="preserve"> ומתגפרין והולכין כל השבת כולה.</w:t>
      </w:r>
    </w:p>
    <w:p w:rsidR="00E9703F" w:rsidRPr="006F178A" w:rsidRDefault="00E9703F" w:rsidP="00E9703F">
      <w:pPr>
        <w:rPr>
          <w:rtl/>
        </w:rPr>
      </w:pPr>
      <w:r w:rsidRPr="006F178A">
        <w:rPr>
          <w:rtl/>
        </w:rPr>
        <w:t xml:space="preserve">ומניחין קילור </w:t>
      </w:r>
      <w:r w:rsidRPr="006F178A">
        <w:rPr>
          <w:rtl/>
        </w:rPr>
        <w:t xml:space="preserve">ע"ג</w:t>
      </w:r>
      <w:r w:rsidRPr="006F178A">
        <w:rPr>
          <w:rtl/>
        </w:rPr>
        <w:t xml:space="preserve"> העין, ואיספלנית </w:t>
      </w:r>
      <w:r w:rsidRPr="006F178A">
        <w:rPr>
          <w:rtl/>
        </w:rPr>
        <w:t xml:space="preserve">ע"ג</w:t>
      </w:r>
      <w:r w:rsidRPr="006F178A">
        <w:rPr>
          <w:rtl/>
        </w:rPr>
        <w:t xml:space="preserve"> מכה </w:t>
      </w:r>
      <w:r w:rsidRPr="006F178A">
        <w:rPr>
          <w:rStyle w:val="2fb"/>
          <w:rtl/>
        </w:rPr>
        <w:t xml:space="preserve">ער"ש</w:t>
      </w:r>
      <w:r w:rsidRPr="006F178A">
        <w:rPr>
          <w:rtl/>
        </w:rPr>
        <w:t xml:space="preserve"> ומתרפאת והולכת כל היום כולו.</w:t>
      </w:r>
    </w:p>
    <w:p w:rsidR="00E9703F" w:rsidRPr="006F178A" w:rsidRDefault="00E9703F" w:rsidP="00E9703F">
      <w:pPr>
        <w:rPr>
          <w:rtl/>
        </w:rPr>
      </w:pPr>
      <w:r w:rsidRPr="006F178A">
        <w:rPr>
          <w:rtl/>
        </w:rPr>
        <w:t>אבל אין נותנין חטין לתוך הריחים של מים אלא בכדי שיטחנו מבעו"י</w:t>
      </w:r>
    </w:p>
    <w:p>
      <w:pPr>
        <w:pStyle w:val="38"/>
        <w:rPr>
          <w:ins w:id="96730" w:author="מנוע מכני" w:date="2026-10-11T12:04:39Z"/>
        </w:rPr>
      </w:pPr>
      <w:r w:rsidRPr="006F178A">
        <w:t xml:space="preserve">- רבה:</w:t>
      </w:r>
    </w:p>
    <w:p w:rsidR="00E9703F" w:rsidRPr="009757B9" w:rsidRDefault="00E9703F" w:rsidP="00E9703F">
      <w:pPr>
        <w:rPr>
          <w:rFonts w:cs="Guttman Vilna"/>
          <w:b/>
          <w:bCs/>
          <w:rtl/>
        </w:rPr>
      </w:pPr>
      <w:del w:id="96731" w:author="מנוע מכני" w:date="2026-10-11T12:04:39Z">
        <w:r w:rsidRPr="006F178A">
          <w:rPr>
            <w:rtl/>
          </w:rPr>
          <w:delText xml:space="preserve"> </w:delText>
        </w:r>
      </w:del>
      <w:r w:rsidRPr="006F178A">
        <w:rPr>
          <w:rtl/>
        </w:rPr>
        <w:t xml:space="preserve">מפני שמשמעת קול.</w:t>
      </w:r>
    </w:p>
    <w:p>
      <w:pPr>
        <w:pStyle w:val="38"/>
        <w:rPr>
          <w:ins w:id="96732" w:author="מנוע מכני" w:date="2026-10-11T12:04:39Z"/>
        </w:rPr>
      </w:pPr>
      <w:r w:rsidRPr="006F178A">
        <w:t>רב יוסף:</w:t>
      </w:r>
    </w:p>
    <w:p w:rsidR="00E9703F" w:rsidRPr="009757B9" w:rsidRDefault="00E9703F" w:rsidP="00E9703F">
      <w:pPr>
        <w:rPr>
          <w:rFonts w:cs="Guttman Vilna"/>
          <w:b/>
          <w:bCs/>
          <w:rtl/>
        </w:rPr>
      </w:pPr>
      <w:del w:id="96733" w:author="מנוע מכני" w:date="2026-10-11T12:04:39Z">
        <w:r w:rsidRPr="00C077D2">
          <w:rPr>
            <w:rStyle w:val="afffff0"/>
            <w:rtl/>
          </w:rPr>
          <w:delText xml:space="preserve"> </w:delText>
        </w:r>
      </w:del>
      <w:r w:rsidRPr="00C077D2">
        <w:rPr>
          <w:rStyle w:val="afffff0"/>
          <w:rtl/>
        </w:rPr>
        <w:t xml:space="preserve">'</w:t>
      </w:r>
      <w:ins w:id="90817" w:author="Claude - סמנטי" w:date="2026-10-11T12:28:21Z">
        <w:r>
          <w:rPr>
            <w:rStyle w:val="afffff0"/>
            <w:rtl/>
          </w:rPr>
          <w:t xml:space="preserve">וּבְכֹל אֲשֶׁר אָמַרְתִּי אֲלֵיכֶם תִּשָּׁמֵרוּ</w:t>
        </w:r>
      </w:ins>
      <w:del w:id="90818" w:author="Claude - סמנטי" w:date="2026-10-11T12:28:21Z">
        <w:r w:rsidRPr="00C077D2">
          <w:rPr>
            <w:rStyle w:val="afffff0"/>
            <w:rtl/>
          </w:rPr>
          <w:delText xml:space="preserve">ובכל אשר אמרתי אליכם תשמרו</w:delText>
        </w:r>
      </w:del>
      <w:r w:rsidRPr="00C077D2">
        <w:rPr>
          <w:rStyle w:val="afffff0"/>
          <w:rtl/>
        </w:rPr>
        <w:t xml:space="preserve">' </w:t>
      </w:r>
      <w:r w:rsidRPr="006F178A">
        <w:rPr>
          <w:rtl/>
        </w:rPr>
        <w:t>לרבות שביתת כלים.</w:t>
      </w:r>
    </w:p>
    <w:p w:rsidR="00E9703F" w:rsidRPr="006061D7" w:rsidRDefault="00E9703F" w:rsidP="00E9703F">
      <w:pPr>
        <w:rPr>
          <w:rtl/>
        </w:rPr>
      </w:pPr>
      <w:r>
        <w:rPr>
          <w:rFonts w:hint="cs"/>
          <w:rtl/>
        </w:rPr>
        <w:t>ואפי</w:t>
      </w:r>
      <w:r>
        <w:rPr>
          <w:rtl/>
        </w:rPr>
        <w:t>'</w:t>
      </w:r>
      <w:r w:rsidRPr="006061D7">
        <w:rPr>
          <w:rFonts w:hint="cs"/>
          <w:rtl/>
        </w:rPr>
        <w:t xml:space="preserve"> </w:t>
      </w:r>
      <w:r w:rsidRPr="006061D7">
        <w:rPr>
          <w:rtl/>
        </w:rPr>
        <w:t xml:space="preserve">לב"ה שביתת כלים </w:t>
      </w:r>
      <w:ins w:id="92255" w:author="קלוד" w:date="2026-10-11T13:11:34Z">
        <w:r>
          <w:rPr>
            <w:rtl/>
          </w:rPr>
          <w:t xml:space="preserve">דאורייתא,</w:t>
        </w:r>
      </w:ins>
      <w:del w:id="92256" w:author="קלוד" w:date="2026-10-11T13:11:34Z">
        <w:r w:rsidRPr="006061D7">
          <w:rPr>
            <w:rtl/>
          </w:rPr>
          <w:delText xml:space="preserve">דאורייתא</w:delText>
        </w:r>
      </w:del>
      <w:r w:rsidRPr="006061D7">
        <w:rPr>
          <w:rtl/>
        </w:rPr>
        <w:t xml:space="preserve"> </w:t>
      </w:r>
      <w:ins w:id="92253" w:author="קלוד" w:date="2026-10-11T13:11:34Z">
        <w:r>
          <w:rPr>
            <w:rFonts w:hint="cs"/>
            <w:rtl/>
          </w:rPr>
          <w:t xml:space="preserve">ומה</w:t>
        </w:r>
      </w:ins>
      <w:del w:id="92254" w:author="קלוד" w:date="2026-10-11T13:11:34Z">
        <w:r w:rsidRPr="006061D7">
          <w:rPr>
            <w:rFonts w:hint="cs"/>
            <w:rtl/>
          </w:rPr>
          <w:delText xml:space="preserve">והא</w:delText>
        </w:r>
      </w:del>
      <w:r w:rsidRPr="006061D7">
        <w:rPr>
          <w:rFonts w:hint="cs"/>
          <w:rtl/>
        </w:rPr>
        <w:t xml:space="preserve"> </w:t>
      </w:r>
      <w:ins w:id="92251" w:author="קלוד" w:date="2026-10-11T13:11:34Z">
        <w:r>
          <w:rPr>
            <w:rFonts w:hint="cs"/>
            <w:rtl/>
          </w:rPr>
          <w:t xml:space="preserve">שהתירו</w:t>
        </w:r>
      </w:ins>
      <w:del w:id="92252" w:author="קלוד" w:date="2026-10-11T13:11:34Z">
        <w:r w:rsidRPr="006061D7">
          <w:rPr>
            <w:rFonts w:hint="cs"/>
            <w:rtl/>
          </w:rPr>
          <w:delText xml:space="preserve">דשרו</w:delText>
        </w:r>
      </w:del>
      <w:r w:rsidRPr="006061D7">
        <w:rPr>
          <w:rFonts w:hint="cs"/>
          <w:rtl/>
        </w:rPr>
        <w:t xml:space="preserve"> </w:t>
      </w:r>
      <w:r w:rsidRPr="006061D7">
        <w:rPr>
          <w:rtl/>
        </w:rPr>
        <w:t xml:space="preserve">גפרית ומוגמר ואונין של פשתן ומצודות [חכה וקוקרי]</w:t>
      </w:r>
      <w:ins w:id="92249" w:author="קלוד" w:date="2026-10-11T13:11:34Z">
        <w:r>
          <w:rPr>
            <w:rtl/>
          </w:rPr>
          <w:t xml:space="preserve"> - </w:t>
        </w:r>
      </w:ins>
      <w:del w:id="92250" w:author="קלוד" w:date="2026-10-11T13:11:34Z">
        <w:r w:rsidRPr="006061D7">
          <w:rPr>
            <w:rtl/>
          </w:rPr>
          <w:delText xml:space="preserve"> </w:delText>
        </w:r>
      </w:del>
      <w:r w:rsidRPr="006061D7">
        <w:rPr>
          <w:rtl/>
        </w:rPr>
        <w:t xml:space="preserve">משום </w:t>
      </w:r>
      <w:ins w:id="92247" w:author="קלוד" w:date="2026-10-11T13:11:34Z">
        <w:r>
          <w:rPr>
            <w:rtl/>
          </w:rPr>
          <w:t xml:space="preserve">שאינם</w:t>
        </w:r>
      </w:ins>
      <w:del w:id="92248" w:author="קלוד" w:date="2026-10-11T13:11:34Z">
        <w:r w:rsidRPr="006061D7">
          <w:rPr>
            <w:rtl/>
          </w:rPr>
          <w:delText xml:space="preserve">דלא</w:delText>
        </w:r>
      </w:del>
      <w:r w:rsidRPr="006061D7">
        <w:rPr>
          <w:rtl/>
        </w:rPr>
        <w:t xml:space="preserve"> </w:t>
      </w:r>
      <w:ins w:id="95547" w:author="מנוע מכני" w:date="2026-10-11T12:04:39Z">
        <w:ins w:id="92245" w:author="קלוד" w:date="2026-10-11T13:11:34Z">
          <w:r>
            <w:rPr>
              <w:rtl/>
            </w:rPr>
            <w:t xml:space="preserve">עושים</w:t>
          </w:r>
        </w:ins>
        <w:del w:id="92246" w:author="קלוד" w:date="2026-10-11T13:11:34Z">
          <w:r>
            <w:rPr>
              <w:rtl/>
            </w:rPr>
            <w:delText xml:space="preserve">עשה</w:delText>
          </w:r>
        </w:del>
      </w:ins>
      <w:del w:id="95548" w:author="מנוע מכני" w:date="2026-10-11T12:04:39Z">
        <w:r w:rsidRPr="006061D7">
          <w:rPr>
            <w:rtl/>
          </w:rPr>
          <w:delText xml:space="preserve">עביד</w:delText>
        </w:r>
      </w:del>
      <w:r w:rsidRPr="006061D7">
        <w:rPr>
          <w:rtl/>
        </w:rPr>
        <w:t xml:space="preserve"> מעשה.</w:t>
      </w:r>
    </w:p>
    <w:p>
      <w:pPr>
        <w:pStyle w:val="38"/>
        <w:rPr>
          <w:ins w:id="96734" w:author="מנוע מכני" w:date="2026-10-11T12:04:39Z"/>
        </w:rPr>
      </w:pPr>
      <w:r w:rsidRPr="006F178A">
        <w:t xml:space="preserve">לרב אסי:</w:t>
      </w:r>
    </w:p>
    <w:p w:rsidR="00E9703F" w:rsidRPr="006F178A" w:rsidRDefault="00E9703F" w:rsidP="00E9703F">
      <w:pPr>
        <w:rPr>
          <w:rtl/>
        </w:rPr>
      </w:pPr>
      <w:del w:id="96735" w:author="מנוע מכני" w:date="2026-10-11T12:04:39Z">
        <w:r w:rsidRPr="006F178A">
          <w:rPr>
            <w:rFonts w:ascii="Fb Fontext" w:hAnsi="Fb Fontext"/>
            <w:rtl/>
          </w:rPr>
          <w:delText xml:space="preserve"> </w:delText>
        </w:r>
      </w:del>
      <w:ins w:id="92269" w:author="קלוד" w:date="2026-10-11T13:11:34Z">
        <w:r>
          <w:rPr>
            <w:rFonts w:ascii="Fb Fontext" w:hAnsi="Fb Fontext"/>
            <w:rtl/>
          </w:rPr>
          <w:t xml:space="preserve">שהתנא</w:t>
        </w:r>
      </w:ins>
      <w:del w:id="92270" w:author="קלוד" w:date="2026-10-11T13:11:34Z">
        <w:r w:rsidRPr="006F178A">
          <w:rPr>
            <w:rFonts w:ascii="Fb Fontext" w:hAnsi="Fb Fontext"/>
            <w:rtl/>
          </w:rPr>
          <w:delText xml:space="preserve">דתנא</w:delText>
        </w:r>
      </w:del>
      <w:r w:rsidRPr="006F178A">
        <w:rPr>
          <w:rFonts w:ascii="Fb Fontext" w:hAnsi="Fb Fontext"/>
          <w:rtl/>
        </w:rPr>
        <w:t xml:space="preserve"> </w:t>
      </w:r>
      <w:ins w:id="92267" w:author="קלוד" w:date="2026-10-11T13:11:34Z">
        <w:r>
          <w:rPr>
            <w:rFonts w:ascii="Fb Fontext" w:hAnsi="Fb Fontext"/>
            <w:rtl/>
          </w:rPr>
          <w:t xml:space="preserve">ששביתת</w:t>
        </w:r>
      </w:ins>
      <w:del w:id="92268" w:author="קלוד" w:date="2026-10-11T13:11:34Z">
        <w:r w:rsidRPr="006F178A">
          <w:rPr>
            <w:rFonts w:ascii="Fb Fontext" w:hAnsi="Fb Fontext"/>
            <w:rtl/>
          </w:rPr>
          <w:delText xml:space="preserve">שביתת</w:delText>
        </w:r>
      </w:del>
      <w:r w:rsidRPr="006F178A">
        <w:rPr>
          <w:rFonts w:ascii="Fb Fontext" w:hAnsi="Fb Fontext"/>
          <w:rtl/>
        </w:rPr>
        <w:t xml:space="preserve"> כלים דאורייתא</w:t>
      </w:r>
      <w:ins w:id="92265" w:author="קלוד" w:date="2026-10-11T13:11:34Z">
        <w:r>
          <w:rPr>
            <w:rFonts w:ascii="Fb Fontext" w:hAnsi="Fb Fontext"/>
            <w:rtl/>
          </w:rPr>
          <w:t xml:space="preserve"> - </w:t>
        </w:r>
      </w:ins>
      <w:del w:id="92266" w:author="קלוד" w:date="2026-10-11T13:11:34Z">
        <w:r w:rsidRPr="006F178A">
          <w:rPr>
            <w:rFonts w:ascii="Fb Fontext" w:hAnsi="Fb Fontext"/>
            <w:rtl/>
          </w:rPr>
          <w:delText xml:space="preserve"> </w:delText>
        </w:r>
      </w:del>
      <w:r w:rsidRPr="006F178A">
        <w:rPr>
          <w:rFonts w:ascii="Fb Fontext" w:hAnsi="Fb Fontext"/>
          <w:rtl/>
        </w:rPr>
        <w:t xml:space="preserve">היינו </w:t>
      </w:r>
      <w:ins w:id="92263" w:author="קלוד" w:date="2026-10-11T13:11:34Z">
        <w:r>
          <w:rPr>
            <w:rFonts w:ascii="Fb Fontext" w:hAnsi="Fb Fontext"/>
            <w:rtl/>
          </w:rPr>
          <w:t xml:space="preserve">ב"ש,</w:t>
        </w:r>
      </w:ins>
      <w:del w:id="92264" w:author="קלוד" w:date="2026-10-11T13:11:34Z">
        <w:r w:rsidRPr="006F178A">
          <w:rPr>
            <w:rFonts w:ascii="Fb Fontext" w:hAnsi="Fb Fontext"/>
            <w:rtl/>
          </w:rPr>
          <w:delText xml:space="preserve">ב"ש</w:delText>
        </w:r>
      </w:del>
      <w:r w:rsidRPr="006F178A">
        <w:rPr>
          <w:rFonts w:ascii="Fb Fontext" w:hAnsi="Fb Fontext"/>
          <w:rtl/>
        </w:rPr>
        <w:t xml:space="preserve"> </w:t>
      </w:r>
      <w:ins w:id="92261" w:author="קלוד" w:date="2026-10-11T13:11:34Z">
        <w:r>
          <w:rPr>
            <w:rFonts w:ascii="Fb Fontext" w:hAnsi="Fb Fontext"/>
            <w:rtl/>
          </w:rPr>
          <w:t xml:space="preserve">וא"כ</w:t>
        </w:r>
      </w:ins>
      <w:del w:id="92262" w:author="קלוד" w:date="2026-10-11T13:11:34Z">
        <w:r w:rsidRPr="006F178A">
          <w:rPr>
            <w:rFonts w:ascii="Fb Fontext" w:hAnsi="Fb Fontext"/>
            <w:rtl/>
          </w:rPr>
          <w:delText xml:space="preserve">א"כ</w:delText>
        </w:r>
      </w:del>
      <w:r w:rsidRPr="006F178A">
        <w:rPr>
          <w:rFonts w:ascii="Fb Fontext" w:hAnsi="Fb Fontext"/>
          <w:rtl/>
        </w:rPr>
        <w:t xml:space="preserve"> לב"ה </w:t>
      </w:r>
      <w:ins w:id="94059" w:author="מנוע מכני" w:date="2026-10-11T12:04:39Z">
        <w:r>
          <w:rPr>
            <w:rFonts w:ascii="Fb Fontext" w:hAnsi="Fb Fontext"/>
            <w:rtl/>
          </w:rPr>
          <w:t xml:space="preserve">אף</w:t>
        </w:r>
      </w:ins>
      <w:del w:id="94060" w:author="מנוע מכני" w:date="2026-10-11T12:04:39Z">
        <w:r w:rsidRPr="006F178A">
          <w:rPr>
            <w:rFonts w:ascii="Fb Fontext" w:hAnsi="Fb Fontext"/>
            <w:rtl/>
          </w:rPr>
          <w:delText xml:space="preserve">אע"ג</w:delText>
        </w:r>
      </w:del>
      <w:r w:rsidRPr="006F178A">
        <w:rPr>
          <w:rFonts w:ascii="Fb Fontext" w:hAnsi="Fb Fontext"/>
          <w:rtl/>
        </w:rPr>
        <w:t xml:space="preserve"> </w:t>
      </w:r>
      <w:ins w:id="92259" w:author="קלוד" w:date="2026-10-11T13:11:34Z">
        <w:r>
          <w:rPr>
            <w:rFonts w:ascii="Fb Fontext" w:hAnsi="Fb Fontext"/>
            <w:rtl/>
          </w:rPr>
          <w:t xml:space="preserve">כשעושה</w:t>
        </w:r>
      </w:ins>
      <w:del w:id="92260" w:author="קלוד" w:date="2026-10-11T13:11:34Z">
        <w:r w:rsidRPr="006F178A">
          <w:rPr>
            <w:rFonts w:ascii="Fb Fontext" w:hAnsi="Fb Fontext"/>
            <w:rtl/>
          </w:rPr>
          <w:delText xml:space="preserve">דקעביד</w:delText>
        </w:r>
      </w:del>
      <w:r w:rsidRPr="006F178A">
        <w:rPr>
          <w:rFonts w:ascii="Fb Fontext" w:hAnsi="Fb Fontext"/>
          <w:rtl/>
        </w:rPr>
        <w:t xml:space="preserve"> מעשה - </w:t>
      </w:r>
      <w:ins w:id="92257" w:author="קלוד" w:date="2026-10-11T13:11:34Z">
        <w:r>
          <w:rPr>
            <w:rFonts w:ascii="Fb Fontext" w:hAnsi="Fb Fontext"/>
            <w:rtl/>
          </w:rPr>
          <w:t xml:space="preserve">מותר.</w:t>
        </w:r>
      </w:ins>
      <w:del w:id="92258" w:author="קלוד" w:date="2026-10-11T13:11:34Z">
        <w:r w:rsidRPr="006F178A">
          <w:rPr>
            <w:rFonts w:ascii="Fb Fontext" w:hAnsi="Fb Fontext"/>
            <w:rtl/>
          </w:rPr>
          <w:delText xml:space="preserve">שרי.</w:delText>
        </w:r>
      </w:del>
    </w:p>
    <w:p w:rsidR="00E9703F" w:rsidRPr="006F178A" w:rsidRDefault="00E9703F" w:rsidP="00E9703F">
      <w:pPr>
        <w:rPr>
          <w:rtl/>
        </w:rPr>
      </w:pPr>
      <w:r w:rsidRPr="006F178A">
        <w:rPr>
          <w:rtl/>
        </w:rPr>
        <w:t xml:space="preserve">ולב"ש </w:t>
      </w:r>
      <w:ins w:id="92279" w:author="קלוד" w:date="2026-10-11T13:11:34Z">
        <w:r>
          <w:rPr>
            <w:rtl/>
          </w:rPr>
          <w:t xml:space="preserve">ששביתת</w:t>
        </w:r>
      </w:ins>
      <w:del w:id="92280" w:author="קלוד" w:date="2026-10-11T13:11:34Z">
        <w:r w:rsidRPr="006F178A">
          <w:rPr>
            <w:rtl/>
          </w:rPr>
          <w:delText xml:space="preserve">דשביתת</w:delText>
        </w:r>
      </w:del>
      <w:r w:rsidRPr="006F178A">
        <w:rPr>
          <w:rtl/>
        </w:rPr>
        <w:t xml:space="preserve"> כלים דאורייתא</w:t>
      </w:r>
      <w:r w:rsidRPr="006F178A">
        <w:rPr>
          <w:rFonts w:hint="cs"/>
          <w:rtl/>
        </w:rPr>
        <w:t xml:space="preserve"> </w:t>
      </w:r>
      <w:r>
        <w:rPr>
          <w:rFonts w:hint="cs"/>
          <w:rtl/>
        </w:rPr>
        <w:t>אפי</w:t>
      </w:r>
      <w:r>
        <w:rPr>
          <w:rtl/>
        </w:rPr>
        <w:t>'</w:t>
      </w:r>
      <w:r w:rsidRPr="006F178A">
        <w:rPr>
          <w:rFonts w:hint="cs"/>
          <w:rtl/>
        </w:rPr>
        <w:t xml:space="preserve"> בלא מעשה</w:t>
      </w:r>
      <w:ins w:id="92277" w:author="קלוד" w:date="2026-10-11T13:11:34Z">
        <w:r>
          <w:rPr>
            <w:rtl/>
          </w:rPr>
          <w:t xml:space="preserve"> - </w:t>
        </w:r>
      </w:ins>
      <w:del w:id="92278" w:author="קלוד" w:date="2026-10-11T13:11:34Z">
        <w:r w:rsidRPr="006F178A">
          <w:rPr>
            <w:rtl/>
          </w:rPr>
          <w:delText xml:space="preserve"> </w:delText>
        </w:r>
      </w:del>
      <w:r w:rsidRPr="006F178A">
        <w:rPr>
          <w:rtl/>
        </w:rPr>
        <w:t xml:space="preserve">מוגמר וגפרית </w:t>
      </w:r>
      <w:ins w:id="92275" w:author="קלוד" w:date="2026-10-11T13:11:34Z">
        <w:r>
          <w:rPr>
            <w:rtl/>
          </w:rPr>
          <w:t xml:space="preserve">התירו,</w:t>
        </w:r>
      </w:ins>
      <w:del w:id="92276" w:author="קלוד" w:date="2026-10-11T13:11:34Z">
        <w:r w:rsidRPr="006F178A">
          <w:rPr>
            <w:rtl/>
          </w:rPr>
          <w:delText xml:space="preserve">שרו</w:delText>
        </w:r>
      </w:del>
      <w:r w:rsidRPr="006F178A">
        <w:rPr>
          <w:rtl/>
        </w:rPr>
        <w:t xml:space="preserve"> כיוון </w:t>
      </w:r>
      <w:ins w:id="92273" w:author="קלוד" w:date="2026-10-11T13:11:34Z">
        <w:r>
          <w:rPr>
            <w:rtl/>
          </w:rPr>
          <w:t xml:space="preserve">שמונחים</w:t>
        </w:r>
      </w:ins>
      <w:del w:id="92274" w:author="קלוד" w:date="2026-10-11T13:11:34Z">
        <w:r w:rsidRPr="006F178A">
          <w:rPr>
            <w:rtl/>
          </w:rPr>
          <w:delText xml:space="preserve">שמנח</w:delText>
        </w:r>
      </w:del>
      <w:r w:rsidRPr="006F178A">
        <w:rPr>
          <w:rtl/>
        </w:rPr>
        <w:t xml:space="preserve"> </w:t>
      </w:r>
      <w:ins w:id="92271" w:author="קלוד" w:date="2026-10-11T13:11:34Z">
        <w:r>
          <w:rPr>
            <w:rtl/>
          </w:rPr>
          <w:t xml:space="preserve">על הקרקע.</w:t>
        </w:r>
      </w:ins>
      <w:del w:id="92272" w:author="קלוד" w:date="2026-10-11T13:11:34Z">
        <w:r w:rsidRPr="006F178A">
          <w:rPr>
            <w:rtl/>
          </w:rPr>
          <w:delText xml:space="preserve">אארעא.</w:delText>
        </w:r>
      </w:del>
    </w:p>
    <w:p w:rsidR="00E9703F" w:rsidRPr="009757B9" w:rsidRDefault="00E9703F" w:rsidP="00E9703F">
      <w:pPr>
        <w:rPr>
          <w:rFonts w:cs="Guttman Vilna"/>
          <w:b/>
          <w:bCs/>
          <w:rtl/>
        </w:rPr>
      </w:pPr>
      <w:r w:rsidRPr="006F178A">
        <w:rPr>
          <w:rtl/>
        </w:rPr>
        <w:t xml:space="preserve">גיגית ונר וקדרה ושפוד </w:t>
      </w:r>
      <w:ins w:id="92285" w:author="קלוד" w:date="2026-10-11T13:11:34Z">
        <w:r>
          <w:rPr>
            <w:rtl/>
          </w:rPr>
          <w:t xml:space="preserve">-</w:t>
        </w:r>
      </w:ins>
      <w:del w:id="92286" w:author="קלוד" w:date="2026-10-11T13:11:34Z">
        <w:r w:rsidRPr="006F178A">
          <w:rPr>
            <w:rtl/>
          </w:rPr>
          <w:delText xml:space="preserve">דמפקר</w:delText>
        </w:r>
      </w:del>
      <w:r w:rsidRPr="006F178A">
        <w:rPr>
          <w:rtl/>
        </w:rPr>
        <w:t xml:space="preserve"> </w:t>
      </w:r>
      <w:ins w:id="94249" w:author="מנוע מכני" w:date="2026-10-11T12:04:39Z">
        <w:ins w:id="92283" w:author="קלוד" w:date="2026-10-11T13:11:34Z">
          <w:r>
            <w:rPr>
              <w:rStyle w:val="afffffe"/>
              <w:rtl/>
            </w:rPr>
            <w:t xml:space="preserve">מותרים,</w:t>
          </w:r>
        </w:ins>
        <w:del w:id="92284" w:author="קלוד" w:date="2026-10-11T13:11:34Z">
          <w:r>
            <w:rPr>
              <w:rtl/>
            </w:rPr>
            <w:delText xml:space="preserve">להם</w:delText>
          </w:r>
        </w:del>
      </w:ins>
      <w:del w:id="94250" w:author="מנוע מכני" w:date="2026-10-11T12:04:39Z">
        <w:r w:rsidRPr="006F178A">
          <w:rPr>
            <w:rtl/>
          </w:rPr>
          <w:delText xml:space="preserve">להו</w:delText>
        </w:r>
      </w:del>
      <w:r w:rsidRPr="006F178A">
        <w:rPr>
          <w:rtl/>
        </w:rPr>
        <w:t xml:space="preserve"> </w:t>
      </w:r>
      <w:ins w:id="92281" w:author="קלוד" w:date="2026-10-11T13:11:34Z">
        <w:r>
          <w:rPr>
            <w:rtl/>
          </w:rPr>
          <w:t xml:space="preserve">שמפקיר אותם.</w:t>
        </w:r>
      </w:ins>
      <w:del w:id="92282" w:author="קלוד" w:date="2026-10-11T13:11:34Z">
        <w:r w:rsidRPr="006F178A">
          <w:rPr>
            <w:rtl/>
          </w:rPr>
          <w:delText xml:space="preserve">אפקורי.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89" w:author="קלוד" w:date="2026-10-11T12:33:55Z"/>
        </w:rPr>
      </w:pPr>
      <w:ins w:id="91190" w:author="קלוד" w:date="2026-10-11T12:33:55Z">
        <w:r>
          <w:rPr>
            <w:color w:val="7B3F00"/>
          </w:rPr>
          <w:t xml:space="preserve">גזירת חיתוי בגחלים - קדרה בתנור ער"ש עם חשכה</w:t>
        </w:r>
      </w:ins>
    </w:p>
    <w:p>
      <w:pPr>
        <w:pStyle w:val="38"/>
        <w:rPr>
          <w:ins w:id="96736" w:author="מנוע מכני" w:date="2026-10-11T12:04:39Z"/>
        </w:rPr>
      </w:pPr>
      <w:r w:rsidRPr="006F178A">
        <w:t xml:space="preserve">הך</w:t>
      </w:r>
    </w:p>
    <w:p w:rsidR="00E9703F" w:rsidRPr="006F178A" w:rsidRDefault="00E9703F" w:rsidP="00E9703F">
      <w:pPr>
        <w:rPr>
          <w:rtl/>
        </w:rPr>
      </w:pPr>
      <w:del w:id="96737" w:author="מנוע מכני" w:date="2026-10-11T12:04:39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תמלא אשה קדרה עססיות ותורמסין ותניח לתוך התנור </w:t>
      </w:r>
      <w:r w:rsidRPr="006F178A">
        <w:rPr>
          <w:rStyle w:val="2fb"/>
          <w:rFonts w:ascii="Fb Fontext" w:hAnsi="Fb Fontext"/>
          <w:rtl/>
        </w:rPr>
        <w:t xml:space="preserve">ער"ש</w:t>
      </w:r>
      <w:r w:rsidRPr="006F178A">
        <w:rPr>
          <w:rFonts w:ascii="Fb Fontext" w:hAnsi="Fb Fontext"/>
          <w:rtl/>
        </w:rPr>
        <w:t xml:space="preserve"> עם חשכה. ואם נתנן למוצ"ש אסורין בכדי שיעשו.</w:t>
      </w:r>
    </w:p>
    <w:p w:rsidR="00E9703F" w:rsidRDefault="00E9703F" w:rsidP="00E9703F">
      <w:pPr>
        <w:rPr>
          <w:rtl/>
        </w:rPr>
      </w:pPr>
      <w:r w:rsidRPr="006F178A">
        <w:rPr>
          <w:rtl/>
        </w:rPr>
        <w:t xml:space="preserve">כיוצ"ב, </w:t>
      </w:r>
      <w:r w:rsidRPr="006F178A">
        <w:rPr>
          <w:rtl/>
        </w:rPr>
        <w:t xml:space="preserve">לא</w:t>
      </w:r>
      <w:r w:rsidRPr="006F178A">
        <w:rPr>
          <w:rtl/>
        </w:rPr>
        <w:t xml:space="preserve"> ימלא נחתום חבית של מים ויניח לתוך התנור </w:t>
      </w:r>
      <w:r w:rsidRPr="006F178A">
        <w:rPr>
          <w:rStyle w:val="2fb"/>
          <w:rtl/>
        </w:rPr>
        <w:t xml:space="preserve">ער"ש</w:t>
      </w:r>
      <w:r w:rsidRPr="006F178A">
        <w:rPr>
          <w:rtl/>
        </w:rPr>
        <w:t xml:space="preserve"> עם חשכה,</w:t>
      </w:r>
    </w:p>
    <w:p w:rsidR="00E9703F" w:rsidRPr="006F178A" w:rsidRDefault="00E9703F" w:rsidP="00E9703F">
      <w:pPr>
        <w:rPr>
          <w:rtl/>
        </w:rPr>
      </w:pPr>
      <w:r w:rsidRPr="006F178A">
        <w:rPr>
          <w:rtl/>
        </w:rPr>
        <w:t>ואם עשה כן למוצ"ש אסורין בכדי שיעשו.</w:t>
      </w:r>
    </w:p>
    <w:p w:rsidR="00E9703F" w:rsidRPr="006F178A" w:rsidRDefault="00E9703F" w:rsidP="00E9703F">
      <w:pPr>
        <w:rPr>
          <w:rtl/>
        </w:rPr>
      </w:pPr>
      <w:r>
        <w:rPr>
          <w:rtl/>
        </w:rPr>
        <w:t>אפי'</w:t>
      </w:r>
      <w:r w:rsidRPr="006F178A">
        <w:rPr>
          <w:rtl/>
        </w:rPr>
        <w:t xml:space="preserve"> כב"ה </w:t>
      </w:r>
      <w:ins w:id="92303" w:author="מנוע מכני" w:date="2026-10-11T12:04:39Z">
        <w:r>
          <w:rPr>
            <w:rtl/>
          </w:rPr>
          <w:t xml:space="preserve">גוזרים</w:t>
        </w:r>
      </w:ins>
      <w:del w:id="92304" w:author="מנוע מכני" w:date="2026-10-11T12:04:39Z">
        <w:r w:rsidRPr="006F178A">
          <w:rPr>
            <w:rtl/>
          </w:rPr>
          <w:delText xml:space="preserve">גזרינן</w:delText>
        </w:r>
      </w:del>
      <w:r w:rsidRPr="006F178A">
        <w:rPr>
          <w:rtl/>
        </w:rPr>
        <w:t xml:space="preserve"> שמא יחתה בגחלים. </w:t>
      </w:r>
      <w:r w:rsidRPr="006F178A">
        <w:rPr>
          <w:rtl/>
        </w:rPr>
        <w:t xml:space="preserve">משא"כ</w:t>
      </w:r>
      <w:r w:rsidRPr="006F178A">
        <w:rPr>
          <w:rtl/>
        </w:rPr>
        <w:t xml:space="preserve"> מוגמר </w:t>
      </w:r>
      <w:ins w:id="92291" w:author="קלוד" w:date="2026-10-11T13:11:34Z">
        <w:r>
          <w:rPr>
            <w:rtl/>
          </w:rPr>
          <w:t xml:space="preserve">וגפרית,</w:t>
        </w:r>
      </w:ins>
      <w:del w:id="92292" w:author="קלוד" w:date="2026-10-11T13:11:34Z">
        <w:r w:rsidRPr="006F178A">
          <w:rPr>
            <w:rtl/>
          </w:rPr>
          <w:delText xml:space="preserve">וגפרית</w:delText>
        </w:r>
      </w:del>
      <w:r w:rsidRPr="006F178A">
        <w:rPr>
          <w:rtl/>
        </w:rPr>
        <w:t xml:space="preserve"> </w:t>
      </w:r>
      <w:ins w:id="92289" w:author="קלוד" w:date="2026-10-11T13:11:34Z">
        <w:r>
          <w:rPr>
            <w:rtl/>
          </w:rPr>
          <w:t xml:space="preserve">שאין</w:t>
        </w:r>
      </w:ins>
      <w:del w:id="92290" w:author="קלוד" w:date="2026-10-11T13:11:34Z">
        <w:r w:rsidRPr="006F178A">
          <w:rPr>
            <w:rtl/>
          </w:rPr>
          <w:delText xml:space="preserve">דלא</w:delText>
        </w:r>
      </w:del>
      <w:r w:rsidRPr="006F178A">
        <w:rPr>
          <w:rtl/>
        </w:rPr>
        <w:t xml:space="preserve"> </w:t>
      </w:r>
      <w:ins w:id="92287" w:author="קלוד" w:date="2026-10-11T13:11:34Z">
        <w:r>
          <w:rPr>
            <w:rtl/>
          </w:rPr>
          <w:t xml:space="preserve">מחתים</w:t>
        </w:r>
      </w:ins>
      <w:del w:id="92288" w:author="קלוד" w:date="2026-10-11T13:11:34Z">
        <w:r w:rsidRPr="006F178A">
          <w:rPr>
            <w:rtl/>
          </w:rPr>
          <w:delText xml:space="preserve">מחתי</w:delText>
        </w:r>
      </w:del>
      <w:r w:rsidRPr="006F178A">
        <w:rPr>
          <w:rtl/>
        </w:rPr>
        <w:t xml:space="preserve"> </w:t>
      </w:r>
      <w:r w:rsidRPr="006F178A">
        <w:rPr>
          <w:rFonts w:hint="cs"/>
          <w:rtl/>
        </w:rPr>
        <w:t>שלא יעלה עשן שקשה להם</w:t>
      </w:r>
      <w:r w:rsidRPr="006F178A">
        <w:rPr>
          <w:rtl/>
        </w:rPr>
        <w:t>.</w:t>
      </w:r>
    </w:p>
    <w:p w:rsidR="00E9703F" w:rsidRPr="009757B9" w:rsidRDefault="00E9703F" w:rsidP="00E9703F">
      <w:pPr>
        <w:rPr>
          <w:rFonts w:cs="Guttman Vilna"/>
          <w:b/>
          <w:bCs/>
          <w:rtl/>
        </w:rPr>
      </w:pPr>
      <w:r w:rsidRPr="006F178A">
        <w:rPr>
          <w:rtl/>
        </w:rPr>
        <w:t xml:space="preserve">וכן </w:t>
      </w:r>
      <w:r w:rsidRPr="006F178A">
        <w:rPr>
          <w:rtl/>
        </w:rPr>
        <w:t xml:space="preserve">לא</w:t>
      </w:r>
      <w:r w:rsidRPr="006F178A">
        <w:rPr>
          <w:rtl/>
        </w:rPr>
        <w:t xml:space="preserve"> </w:t>
      </w:r>
      <w:ins w:id="92305" w:author="קלוד" w:date="2026-10-11T13:11:34Z">
        <w:r>
          <w:rPr>
            <w:rtl/>
          </w:rPr>
          <w:t xml:space="preserve">גזרו</w:t>
        </w:r>
      </w:ins>
      <w:del w:id="92306" w:author="קלוד" w:date="2026-10-11T13:11:34Z">
        <w:r w:rsidRPr="006F178A">
          <w:rPr>
            <w:rtl/>
          </w:rPr>
          <w:delText xml:space="preserve">גזרי</w:delText>
        </w:r>
      </w:del>
      <w:r w:rsidRPr="006F178A">
        <w:rPr>
          <w:rtl/>
        </w:rPr>
        <w:t xml:space="preserve"> באונין של </w:t>
      </w:r>
      <w:ins w:id="92303" w:author="קלוד" w:date="2026-10-11T13:11:34Z">
        <w:r>
          <w:rPr>
            <w:rtl/>
          </w:rPr>
          <w:t xml:space="preserve">פשתן:</w:t>
        </w:r>
      </w:ins>
      <w:del w:id="92304" w:author="קלוד" w:date="2026-10-11T13:11:34Z">
        <w:r w:rsidRPr="006F178A">
          <w:rPr>
            <w:rtl/>
          </w:rPr>
          <w:delText xml:space="preserve">פשתן</w:delText>
        </w:r>
      </w:del>
      <w:r w:rsidRPr="006F178A">
        <w:rPr>
          <w:rtl/>
        </w:rPr>
        <w:t xml:space="preserve"> כיון </w:t>
      </w:r>
      <w:ins w:id="92301" w:author="קלוד" w:date="2026-10-11T13:11:34Z">
        <w:r>
          <w:rPr>
            <w:rtl/>
          </w:rPr>
          <w:t xml:space="preserve">שקשה</w:t>
        </w:r>
      </w:ins>
      <w:del w:id="92302" w:author="קלוד" w:date="2026-10-11T13:11:34Z">
        <w:r w:rsidRPr="006F178A">
          <w:rPr>
            <w:rtl/>
          </w:rPr>
          <w:delText xml:space="preserve">דקשי</w:delText>
        </w:r>
      </w:del>
      <w:r w:rsidRPr="006F178A">
        <w:rPr>
          <w:rtl/>
        </w:rPr>
        <w:t xml:space="preserve"> </w:t>
      </w:r>
      <w:ins w:id="94251" w:author="מנוע מכני" w:date="2026-10-11T12:04:39Z">
        <w:r>
          <w:rPr>
            <w:rtl/>
          </w:rPr>
          <w:t xml:space="preserve">להם</w:t>
        </w:r>
      </w:ins>
      <w:del w:id="94252" w:author="מנוע מכני" w:date="2026-10-11T12:04:39Z">
        <w:r w:rsidRPr="006F178A">
          <w:rPr>
            <w:rtl/>
          </w:rPr>
          <w:delText xml:space="preserve">להו</w:delText>
        </w:r>
      </w:del>
      <w:r w:rsidRPr="006F178A">
        <w:rPr>
          <w:rtl/>
        </w:rPr>
        <w:t xml:space="preserve"> </w:t>
      </w:r>
      <w:ins w:id="92299" w:author="קלוד" w:date="2026-10-11T13:11:34Z">
        <w:r>
          <w:rPr>
            <w:rtl/>
          </w:rPr>
          <w:t xml:space="preserve">הרוח</w:t>
        </w:r>
      </w:ins>
      <w:del w:id="92300" w:author="קלוד" w:date="2026-10-11T13:11:34Z">
        <w:r w:rsidRPr="006F178A">
          <w:rPr>
            <w:rtl/>
          </w:rPr>
          <w:delText xml:space="preserve">זיקא</w:delText>
        </w:r>
      </w:del>
      <w:r w:rsidRPr="006F178A">
        <w:rPr>
          <w:rtl/>
        </w:rPr>
        <w:t xml:space="preserve"> - </w:t>
      </w:r>
      <w:ins w:id="92297" w:author="קלוד" w:date="2026-10-11T13:11:34Z">
        <w:r>
          <w:rPr>
            <w:rtl/>
          </w:rPr>
          <w:t xml:space="preserve">אין</w:t>
        </w:r>
      </w:ins>
      <w:del w:id="92298" w:author="קלוד" w:date="2026-10-11T13:11:34Z">
        <w:r w:rsidRPr="006F178A">
          <w:rPr>
            <w:rtl/>
          </w:rPr>
          <w:delText xml:space="preserve">לא</w:delText>
        </w:r>
      </w:del>
      <w:r w:rsidRPr="006F178A">
        <w:rPr>
          <w:rtl/>
        </w:rPr>
        <w:t xml:space="preserve"> </w:t>
      </w:r>
      <w:ins w:id="92295" w:author="קלוד" w:date="2026-10-11T13:11:34Z">
        <w:r>
          <w:rPr>
            <w:rtl/>
          </w:rPr>
          <w:t xml:space="preserve">מגלים</w:t>
        </w:r>
      </w:ins>
      <w:del w:id="92296" w:author="קלוד" w:date="2026-10-11T13:11:34Z">
        <w:r w:rsidRPr="006F178A">
          <w:rPr>
            <w:rtl/>
          </w:rPr>
          <w:delText xml:space="preserve">מגלו</w:delText>
        </w:r>
      </w:del>
      <w:r w:rsidRPr="006F178A">
        <w:rPr>
          <w:rtl/>
        </w:rPr>
        <w:t xml:space="preserve"> </w:t>
      </w:r>
      <w:ins w:id="92305" w:author="מנוע מכני" w:date="2026-10-11T12:04:39Z">
        <w:ins w:id="92293" w:author="קלוד" w:date="2026-10-11T13:11:34Z">
          <w:r>
            <w:rPr>
              <w:rtl/>
            </w:rPr>
            <w:t xml:space="preserve">אותם.</w:t>
          </w:r>
        </w:ins>
        <w:del w:id="92294" w:author="קלוד" w:date="2026-10-11T13:11:34Z">
          <w:r>
            <w:rPr>
              <w:rtl/>
            </w:rPr>
            <w:delText xml:space="preserve">לו</w:delText>
          </w:r>
          <w:r w:rsidRPr="006F178A">
            <w:rPr>
              <w:rtl/>
            </w:rPr>
            <w:delText xml:space="preserve">.</w:delText>
          </w:r>
        </w:del>
      </w:ins>
      <w:del w:id="92306" w:author="מנוע מכני" w:date="2026-10-11T12:04:39Z">
        <w:r w:rsidRPr="006F178A">
          <w:rPr>
            <w:rtl/>
          </w:rPr>
          <w:delText xml:space="preserve">ליה</w:delText>
        </w:r>
      </w:del>
    </w:p>
    <w:p w:rsidR="00E9703F" w:rsidRPr="009757B9" w:rsidRDefault="00E9703F" w:rsidP="00E9703F">
      <w:pPr>
        <w:rPr>
          <w:rFonts w:cs="Guttman Vilna"/>
          <w:b/>
          <w:bCs/>
          <w:rtl/>
        </w:rPr>
      </w:pPr>
      <w:r w:rsidRPr="006F178A">
        <w:rPr>
          <w:rtl/>
        </w:rPr>
        <w:t xml:space="preserve">וכן </w:t>
      </w:r>
      <w:r w:rsidRPr="006F178A">
        <w:rPr>
          <w:rtl/>
        </w:rPr>
        <w:t xml:space="preserve">לא</w:t>
      </w:r>
      <w:r w:rsidRPr="006F178A">
        <w:rPr>
          <w:rtl/>
        </w:rPr>
        <w:t xml:space="preserve"> </w:t>
      </w:r>
      <w:ins w:id="92317" w:author="קלוד" w:date="2026-10-11T13:11:34Z">
        <w:r>
          <w:rPr>
            <w:rtl/>
          </w:rPr>
          <w:t xml:space="preserve">גזרו</w:t>
        </w:r>
      </w:ins>
      <w:del w:id="92318" w:author="קלוד" w:date="2026-10-11T13:11:34Z">
        <w:r w:rsidRPr="006F178A">
          <w:rPr>
            <w:rtl/>
          </w:rPr>
          <w:delText xml:space="preserve">גזרי</w:delText>
        </w:r>
      </w:del>
      <w:r w:rsidRPr="006F178A">
        <w:rPr>
          <w:rtl/>
        </w:rPr>
        <w:t xml:space="preserve"> בצ</w:t>
      </w:r>
      <w:r w:rsidRPr="006F178A">
        <w:rPr>
          <w:rFonts w:hint="cs"/>
          <w:rtl/>
        </w:rPr>
        <w:t>מ</w:t>
      </w:r>
      <w:r w:rsidRPr="006F178A">
        <w:rPr>
          <w:rtl/>
        </w:rPr>
        <w:t xml:space="preserve">ר </w:t>
      </w:r>
      <w:ins w:id="92315" w:author="קלוד" w:date="2026-10-11T13:11:34Z">
        <w:r>
          <w:rPr>
            <w:rtl/>
          </w:rPr>
          <w:t xml:space="preserve">ליורה,</w:t>
        </w:r>
      </w:ins>
      <w:del w:id="92316" w:author="קלוד" w:date="2026-10-11T13:11:34Z">
        <w:r w:rsidRPr="006F178A">
          <w:rPr>
            <w:rtl/>
          </w:rPr>
          <w:delText xml:space="preserve">ליורה</w:delText>
        </w:r>
      </w:del>
      <w:r w:rsidRPr="006F178A">
        <w:rPr>
          <w:rtl/>
        </w:rPr>
        <w:t xml:space="preserve"> </w:t>
      </w:r>
      <w:ins w:id="92313" w:author="קלוד" w:date="2026-10-11T13:11:34Z">
        <w:r>
          <w:rPr>
            <w:rtl/>
          </w:rPr>
          <w:t xml:space="preserve">שמדובר</w:t>
        </w:r>
      </w:ins>
      <w:del w:id="92314" w:author="קלוד" w:date="2026-10-11T13:11:34Z">
        <w:r w:rsidRPr="006F178A">
          <w:rPr>
            <w:rtl/>
          </w:rPr>
          <w:delText xml:space="preserve">דמיירי</w:delText>
        </w:r>
      </w:del>
      <w:r w:rsidRPr="006F178A">
        <w:rPr>
          <w:rtl/>
        </w:rPr>
        <w:t xml:space="preserve"> ביורה עקורה. ולא </w:t>
      </w:r>
      <w:ins w:id="92311" w:author="קלוד" w:date="2026-10-11T13:11:34Z">
        <w:r>
          <w:rPr>
            <w:rtl/>
          </w:rPr>
          <w:t xml:space="preserve">חוששים</w:t>
        </w:r>
      </w:ins>
      <w:del w:id="92312" w:author="קלוד" w:date="2026-10-11T13:11:34Z">
        <w:r w:rsidRPr="006F178A">
          <w:rPr>
            <w:rtl/>
          </w:rPr>
          <w:delText xml:space="preserve">חייש'</w:delText>
        </w:r>
      </w:del>
      <w:r w:rsidRPr="006F178A">
        <w:rPr>
          <w:rtl/>
        </w:rPr>
        <w:t xml:space="preserve"> </w:t>
      </w:r>
      <w:ins w:id="92309" w:author="קלוד" w:date="2026-10-11T13:11:34Z">
        <w:r>
          <w:rPr>
            <w:rtl/>
          </w:rPr>
          <w:t xml:space="preserve">שמא</w:t>
        </w:r>
      </w:ins>
      <w:del w:id="92310" w:author="קלוד" w:date="2026-10-11T13:11:34Z">
        <w:r w:rsidRPr="006F178A">
          <w:rPr>
            <w:rtl/>
          </w:rPr>
          <w:delText xml:space="preserve">למגיס</w:delText>
        </w:r>
      </w:del>
      <w:r w:rsidRPr="006F178A">
        <w:rPr>
          <w:rtl/>
        </w:rPr>
        <w:t xml:space="preserve"> </w:t>
      </w:r>
      <w:ins w:id="92307" w:author="קלוד" w:date="2026-10-11T13:11:34Z">
        <w:r>
          <w:rPr>
            <w:rtl/>
          </w:rPr>
          <w:t xml:space="preserve">יגיס, שמדובר</w:t>
        </w:r>
      </w:ins>
      <w:del w:id="92308" w:author="קלוד" w:date="2026-10-11T13:11:34Z">
        <w:r w:rsidRPr="006F178A">
          <w:rPr>
            <w:rtl/>
          </w:rPr>
          <w:delText xml:space="preserve">דמיירי</w:delText>
        </w:r>
      </w:del>
      <w:r w:rsidRPr="006F178A">
        <w:rPr>
          <w:rtl/>
        </w:rPr>
        <w:t xml:space="preserve"> בעקורה וטוחה.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ins w:id="92307" w:author="מנוע מכני" w:date="2026-10-11T12:04:39Z">
        <w:r>
          <w:rPr>
            <w:rFonts w:ascii="Fb Fontext" w:hAnsi="Fb Fontext"/>
            <w:rtl/>
          </w:rPr>
          <w:t xml:space="preserve">ועכשיו</w:t>
        </w:r>
      </w:ins>
      <w:del w:id="92308" w:author="מנוע מכני" w:date="2026-10-11T12:04:39Z">
        <w:r w:rsidRPr="006F178A">
          <w:rPr>
            <w:rFonts w:ascii="Fb Fontext" w:hAnsi="Fb Fontext"/>
            <w:rtl/>
          </w:rPr>
          <w:delText xml:space="preserve">והשתא</w:delText>
        </w:r>
      </w:del>
      <w:r w:rsidRPr="006F178A">
        <w:rPr>
          <w:rFonts w:ascii="Fb Fontext" w:hAnsi="Fb Fontext"/>
          <w:rtl/>
        </w:rPr>
        <w:t xml:space="preserve"> </w:t>
      </w:r>
      <w:ins w:id="92319" w:author="קלוד" w:date="2026-10-11T13:11:34Z">
        <w:r>
          <w:rPr>
            <w:rFonts w:ascii="Fb Fontext" w:hAnsi="Fb Fontext"/>
            <w:rtl/>
          </w:rPr>
          <w:t xml:space="preserve">שאמר</w:t>
        </w:r>
      </w:ins>
      <w:del w:id="92320" w:author="קלוד" w:date="2026-10-11T13:11:34Z">
        <w:r w:rsidRPr="006F178A">
          <w:rPr>
            <w:rFonts w:ascii="Fb Fontext" w:hAnsi="Fb Fontext"/>
            <w:rtl/>
          </w:rPr>
          <w:delText xml:space="preserve">דאמר</w:delText>
        </w:r>
      </w:del>
      <w:r w:rsidRPr="006F178A">
        <w:rPr>
          <w:rFonts w:ascii="Fb Fontext" w:hAnsi="Fb Fontext"/>
          <w:rtl/>
        </w:rPr>
        <w:t xml:space="preserve"> מר: גזירה שמא יחתה בגחלים.</w:t>
      </w:r>
    </w:p>
    <w:p w:rsidR="00E9703F" w:rsidRDefault="00E9703F" w:rsidP="00E9703F">
      <w:pPr>
        <w:rPr>
          <w:rtl/>
        </w:rPr>
      </w:pPr>
      <w:r w:rsidRPr="006061D7">
        <w:rPr>
          <w:rtl/>
        </w:rPr>
        <w:t xml:space="preserve">קדרה </w:t>
      </w:r>
      <w:ins w:id="92339" w:author="קלוד" w:date="2026-10-11T13:11:34Z">
        <w:r>
          <w:rPr>
            <w:rtl/>
          </w:rPr>
          <w:t xml:space="preserve">חיה</w:t>
        </w:r>
      </w:ins>
      <w:del w:id="92340" w:author="קלוד" w:date="2026-10-11T13:11:34Z">
        <w:r w:rsidRPr="006061D7">
          <w:rPr>
            <w:rtl/>
          </w:rPr>
          <w:delText xml:space="preserve">חייתא</w:delText>
        </w:r>
      </w:del>
      <w:r w:rsidRPr="006061D7">
        <w:rPr>
          <w:rtl/>
        </w:rPr>
        <w:t xml:space="preserve"> - </w:t>
      </w:r>
      <w:ins w:id="92337" w:author="קלוד" w:date="2026-10-11T13:11:34Z">
        <w:r>
          <w:rPr>
            <w:rtl/>
          </w:rPr>
          <w:t xml:space="preserve">מותר</w:t>
        </w:r>
      </w:ins>
      <w:del w:id="92338" w:author="קלוד" w:date="2026-10-11T13:11:34Z">
        <w:r w:rsidRPr="006061D7">
          <w:rPr>
            <w:rtl/>
          </w:rPr>
          <w:delText xml:space="preserve">שרי</w:delText>
        </w:r>
      </w:del>
      <w:r w:rsidRPr="006061D7">
        <w:rPr>
          <w:rtl/>
        </w:rPr>
        <w:t xml:space="preserve"> </w:t>
      </w:r>
      <w:ins w:id="92335" w:author="קלוד" w:date="2026-10-11T13:11:34Z">
        <w:r>
          <w:rPr>
            <w:rtl/>
          </w:rPr>
          <w:t xml:space="preserve">להניחה</w:t>
        </w:r>
      </w:ins>
      <w:del w:id="92336" w:author="קלוד" w:date="2026-10-11T13:11:34Z">
        <w:r w:rsidRPr="006061D7">
          <w:rPr>
            <w:rtl/>
          </w:rPr>
          <w:delText xml:space="preserve">לאנוחה</w:delText>
        </w:r>
      </w:del>
      <w:r w:rsidRPr="006061D7">
        <w:rPr>
          <w:rtl/>
        </w:rPr>
        <w:t xml:space="preserve"> </w:t>
      </w:r>
      <w:r w:rsidRPr="006061D7">
        <w:rPr>
          <w:rStyle w:val="2fb"/>
          <w:rtl/>
        </w:rPr>
        <w:t xml:space="preserve">ער"ש</w:t>
      </w:r>
      <w:r w:rsidRPr="006061D7">
        <w:rPr>
          <w:rtl/>
        </w:rPr>
        <w:t xml:space="preserve"> עם חשיכה </w:t>
      </w:r>
      <w:ins w:id="92333" w:author="קלוד" w:date="2026-10-11T13:11:34Z">
        <w:r>
          <w:rPr>
            <w:rtl/>
          </w:rPr>
          <w:t xml:space="preserve">בתנור:</w:t>
        </w:r>
      </w:ins>
      <w:del w:id="92334" w:author="קלוד" w:date="2026-10-11T13:11:34Z">
        <w:r w:rsidRPr="006061D7">
          <w:rPr>
            <w:rtl/>
          </w:rPr>
          <w:delText xml:space="preserve">בתנור</w:delText>
        </w:r>
      </w:del>
      <w:r w:rsidRPr="006061D7">
        <w:rPr>
          <w:rtl/>
        </w:rPr>
        <w:t xml:space="preserve"> כיון </w:t>
      </w:r>
      <w:ins w:id="92331" w:author="קלוד" w:date="2026-10-11T13:11:34Z">
        <w:r>
          <w:rPr>
            <w:rtl/>
          </w:rPr>
          <w:t xml:space="preserve">שאינה</w:t>
        </w:r>
      </w:ins>
      <w:del w:id="92332" w:author="קלוד" w:date="2026-10-11T13:11:34Z">
        <w:r w:rsidRPr="006061D7">
          <w:rPr>
            <w:rtl/>
          </w:rPr>
          <w:delText xml:space="preserve">דלא</w:delText>
        </w:r>
      </w:del>
      <w:r w:rsidRPr="006061D7">
        <w:rPr>
          <w:rtl/>
        </w:rPr>
        <w:t xml:space="preserve"> </w:t>
      </w:r>
      <w:ins w:id="92329" w:author="קלוד" w:date="2026-10-11T13:11:34Z">
        <w:r>
          <w:rPr>
            <w:rtl/>
          </w:rPr>
          <w:t xml:space="preserve">ראויה</w:t>
        </w:r>
      </w:ins>
      <w:del w:id="92330" w:author="קלוד" w:date="2026-10-11T13:11:34Z">
        <w:r w:rsidRPr="006061D7">
          <w:rPr>
            <w:rtl/>
          </w:rPr>
          <w:delText xml:space="preserve">חזי</w:delText>
        </w:r>
      </w:del>
      <w:r w:rsidRPr="006061D7">
        <w:rPr>
          <w:rtl/>
        </w:rPr>
        <w:t xml:space="preserve"> ל</w:t>
      </w:r>
      <w:r w:rsidRPr="006061D7">
        <w:rPr>
          <w:rFonts w:hint="cs"/>
          <w:rtl/>
        </w:rPr>
        <w:t xml:space="preserve">ערב</w:t>
      </w:r>
      <w:ins w:id="92327" w:author="קלוד" w:date="2026-10-11T13:11:34Z">
        <w:r>
          <w:rPr>
            <w:rFonts w:hint="cs"/>
            <w:rtl/>
          </w:rPr>
          <w:t xml:space="preserve"> - </w:t>
        </w:r>
      </w:ins>
      <w:del w:id="92328" w:author="קלוד" w:date="2026-10-11T13:11:34Z">
        <w:r w:rsidRPr="006061D7">
          <w:rPr>
            <w:rFonts w:hint="cs"/>
            <w:rtl/>
          </w:rPr>
          <w:delText xml:space="preserve"> </w:delText>
        </w:r>
      </w:del>
      <w:r w:rsidRPr="006061D7">
        <w:rPr>
          <w:rFonts w:hint="cs"/>
          <w:rtl/>
        </w:rPr>
        <w:t xml:space="preserve">מסיח </w:t>
      </w:r>
      <w:ins w:id="92325" w:author="קלוד" w:date="2026-10-11T13:11:34Z">
        <w:r>
          <w:rPr>
            <w:rFonts w:hint="cs"/>
            <w:rtl/>
          </w:rPr>
          <w:t xml:space="preserve">דעתו</w:t>
        </w:r>
      </w:ins>
      <w:del w:id="92326" w:author="קלוד" w:date="2026-10-11T13:11:34Z">
        <w:r w:rsidRPr="006061D7">
          <w:rPr>
            <w:rFonts w:hint="cs"/>
            <w:rtl/>
          </w:rPr>
          <w:delText xml:space="preserve">דעת</w:delText>
        </w:r>
      </w:del>
      <w:r w:rsidRPr="006061D7">
        <w:rPr>
          <w:rFonts w:hint="cs"/>
          <w:rtl/>
        </w:rPr>
        <w:t xml:space="preserve"> </w:t>
      </w:r>
      <w:ins w:id="92323" w:author="קלוד" w:date="2026-10-11T13:11:34Z">
        <w:r>
          <w:rPr>
            <w:rFonts w:hint="cs"/>
            <w:rtl/>
          </w:rPr>
          <w:t xml:space="preserve">ממנה</w:t>
        </w:r>
      </w:ins>
      <w:del w:id="92324" w:author="קלוד" w:date="2026-10-11T13:11:34Z">
        <w:r w:rsidRPr="006061D7">
          <w:rPr>
            <w:rFonts w:hint="cs"/>
            <w:rtl/>
          </w:rPr>
          <w:delText xml:space="preserve">מזה</w:delText>
        </w:r>
      </w:del>
      <w:r w:rsidRPr="006061D7">
        <w:rPr>
          <w:rFonts w:hint="cs"/>
          <w:rtl/>
        </w:rPr>
        <w:t xml:space="preserve"> ולא יבוא </w:t>
      </w:r>
      <w:ins w:id="92321" w:author="קלוד" w:date="2026-10-11T13:11:34Z">
        <w:r>
          <w:rPr>
            <w:rFonts w:hint="cs"/>
            <w:rtl/>
          </w:rPr>
          <w:t xml:space="preserve">לחתות.</w:t>
        </w:r>
      </w:ins>
      <w:del w:id="92322" w:author="קלוד" w:date="2026-10-11T13:11:34Z">
        <w:r w:rsidRPr="006061D7">
          <w:rPr>
            <w:rFonts w:hint="cs"/>
            <w:rtl/>
          </w:rPr>
          <w:delText xml:space="preserve">לחתות</w:delText>
        </w:r>
      </w:del>
    </w:p>
    <w:p w:rsidR="00E9703F" w:rsidRPr="00097464" w:rsidRDefault="00E9703F" w:rsidP="00E9703F">
      <w:pPr>
        <w:rPr>
          <w:rFonts w:ascii="Fb Fontext" w:hAnsi="Fb Fontext"/>
          <w:spacing w:val="-4"/>
          <w:sz w:val="20"/>
          <w:rtl/>
        </w:rPr>
      </w:pPr>
      <w:ins w:id="92361" w:author="קלוד" w:date="2026-10-11T13:11:34Z">
        <w:r>
          <w:rPr>
            <w:rFonts w:ascii="Fb Fontext" w:hAnsi="Fb Fontext"/>
            <w:spacing w:val="-4"/>
            <w:sz w:val="20"/>
            <w:rtl/>
          </w:rPr>
          <w:t xml:space="preserve">ומבושלת</w:t>
        </w:r>
      </w:ins>
      <w:del w:id="92362" w:author="קלוד" w:date="2026-10-11T13:11:34Z">
        <w:r w:rsidRPr="00097464">
          <w:rPr>
            <w:rFonts w:ascii="Fb Fontext" w:hAnsi="Fb Fontext"/>
            <w:spacing w:val="-4"/>
            <w:sz w:val="20"/>
            <w:rtl/>
          </w:rPr>
          <w:delText xml:space="preserve">ובשיל</w:delText>
        </w:r>
      </w:del>
      <w:r w:rsidRPr="00097464">
        <w:rPr>
          <w:rFonts w:ascii="Fb Fontext" w:hAnsi="Fb Fontext"/>
          <w:spacing w:val="-4"/>
          <w:sz w:val="20"/>
          <w:rtl/>
        </w:rPr>
        <w:t xml:space="preserve"> - </w:t>
      </w:r>
      <w:ins w:id="95885" w:author="מנוע מכני" w:date="2026-10-11T12:04:39Z">
        <w:r>
          <w:rPr>
            <w:rFonts w:ascii="Fb Fontext" w:hAnsi="Fb Fontext"/>
            <w:spacing w:val="-4"/>
            <w:sz w:val="20"/>
            <w:rtl/>
          </w:rPr>
          <w:t xml:space="preserve">יפה</w:t>
        </w:r>
      </w:ins>
      <w:del w:id="95886" w:author="מנוע מכני" w:date="2026-10-11T12:04:39Z">
        <w:r w:rsidRPr="00097464">
          <w:rPr>
            <w:rFonts w:ascii="Fb Fontext" w:hAnsi="Fb Fontext"/>
            <w:spacing w:val="-4"/>
            <w:sz w:val="20"/>
            <w:rtl/>
          </w:rPr>
          <w:delText xml:space="preserve">שפיר</w:delText>
        </w:r>
      </w:del>
      <w:r w:rsidRPr="00097464">
        <w:rPr>
          <w:rFonts w:ascii="Fb Fontext" w:hAnsi="Fb Fontext"/>
          <w:spacing w:val="-4"/>
          <w:sz w:val="20"/>
          <w:rtl/>
        </w:rPr>
        <w:t xml:space="preserve"> </w:t>
      </w:r>
      <w:ins w:id="92359" w:author="קלוד" w:date="2026-10-11T13:11:34Z">
        <w:r>
          <w:rPr>
            <w:rFonts w:ascii="Fb Fontext" w:hAnsi="Fb Fontext"/>
            <w:spacing w:val="-4"/>
            <w:sz w:val="20"/>
            <w:rtl/>
          </w:rPr>
          <w:t xml:space="preserve">דמי;</w:t>
        </w:r>
      </w:ins>
      <w:del w:id="92360" w:author="קלוד" w:date="2026-10-11T13:11:34Z">
        <w:r w:rsidRPr="00097464">
          <w:rPr>
            <w:rFonts w:ascii="Fb Fontext" w:hAnsi="Fb Fontext"/>
            <w:spacing w:val="-4"/>
            <w:sz w:val="20"/>
            <w:rtl/>
          </w:rPr>
          <w:delText xml:space="preserve">דמי,</w:delText>
        </w:r>
      </w:del>
      <w:r w:rsidRPr="00097464">
        <w:rPr>
          <w:rFonts w:ascii="Fb Fontext" w:hAnsi="Fb Fontext"/>
          <w:spacing w:val="-4"/>
          <w:sz w:val="20"/>
          <w:rtl/>
        </w:rPr>
        <w:t xml:space="preserve"> </w:t>
      </w:r>
      <w:ins w:id="92357" w:author="קלוד" w:date="2026-10-11T13:11:34Z">
        <w:r>
          <w:rPr>
            <w:rFonts w:ascii="Fb Fontext" w:hAnsi="Fb Fontext"/>
            <w:spacing w:val="-4"/>
            <w:sz w:val="20"/>
            <w:rtl/>
          </w:rPr>
          <w:t xml:space="preserve">מבושלת</w:t>
        </w:r>
      </w:ins>
      <w:del w:id="92358" w:author="קלוד" w:date="2026-10-11T13:11:34Z">
        <w:r w:rsidRPr="00097464">
          <w:rPr>
            <w:rFonts w:ascii="Fb Fontext" w:hAnsi="Fb Fontext"/>
            <w:spacing w:val="-4"/>
            <w:sz w:val="20"/>
            <w:rtl/>
          </w:rPr>
          <w:delText xml:space="preserve">בשיל</w:delText>
        </w:r>
      </w:del>
      <w:r w:rsidRPr="00097464">
        <w:rPr>
          <w:rFonts w:ascii="Fb Fontext" w:hAnsi="Fb Fontext"/>
          <w:spacing w:val="-4"/>
          <w:sz w:val="20"/>
          <w:rtl/>
        </w:rPr>
        <w:t xml:space="preserve"> ולא </w:t>
      </w:r>
      <w:ins w:id="92355" w:author="קלוד" w:date="2026-10-11T13:11:34Z">
        <w:r>
          <w:rPr>
            <w:rFonts w:ascii="Fb Fontext" w:hAnsi="Fb Fontext"/>
            <w:spacing w:val="-4"/>
            <w:sz w:val="20"/>
            <w:rtl/>
          </w:rPr>
          <w:t xml:space="preserve">מבושלת</w:t>
        </w:r>
      </w:ins>
      <w:del w:id="92356" w:author="קלוד" w:date="2026-10-11T13:11:34Z">
        <w:r w:rsidRPr="00097464">
          <w:rPr>
            <w:rFonts w:ascii="Fb Fontext" w:hAnsi="Fb Fontext"/>
            <w:spacing w:val="-4"/>
            <w:sz w:val="20"/>
            <w:rtl/>
          </w:rPr>
          <w:delText xml:space="preserve">בשיל</w:delText>
        </w:r>
      </w:del>
      <w:r w:rsidRPr="00097464">
        <w:rPr>
          <w:rFonts w:ascii="Fb Fontext" w:hAnsi="Fb Fontext"/>
          <w:spacing w:val="-4"/>
          <w:sz w:val="20"/>
          <w:rtl/>
        </w:rPr>
        <w:t xml:space="preserve"> </w:t>
      </w:r>
      <w:ins w:id="92353" w:author="קלוד" w:date="2026-10-11T13:11:34Z">
        <w:r>
          <w:rPr>
            <w:rFonts w:ascii="Fb Fontext" w:hAnsi="Fb Fontext"/>
            <w:spacing w:val="-4"/>
            <w:sz w:val="20"/>
            <w:rtl/>
          </w:rPr>
          <w:t xml:space="preserve">- אסור.</w:t>
        </w:r>
      </w:ins>
      <w:del w:id="92354" w:author="קלוד" w:date="2026-10-11T13:11:34Z">
        <w:r w:rsidRPr="00097464">
          <w:rPr>
            <w:rFonts w:ascii="Fb Fontext" w:hAnsi="Fb Fontext"/>
            <w:spacing w:val="-4"/>
            <w:sz w:val="20"/>
            <w:rtl/>
          </w:rPr>
          <w:delText xml:space="preserve">אסיר.</w:delText>
        </w:r>
      </w:del>
      <w:r w:rsidRPr="00097464">
        <w:rPr>
          <w:rFonts w:ascii="Fb Fontext" w:hAnsi="Fb Fontext"/>
          <w:spacing w:val="-4"/>
          <w:sz w:val="20"/>
          <w:rtl/>
        </w:rPr>
        <w:t xml:space="preserve"> </w:t>
      </w:r>
      <w:ins w:id="94571" w:author="מנוע מכני" w:date="2026-10-11T12:04:39Z">
        <w:r>
          <w:rPr>
            <w:rFonts w:ascii="Fb Fontext" w:hAnsi="Fb Fontext"/>
            <w:spacing w:val="-4"/>
            <w:sz w:val="20"/>
            <w:rtl/>
          </w:rPr>
          <w:t xml:space="preserve">ואם </w:t>
        </w:r>
      </w:ins>
      <w:del w:id="94572" w:author="מנוע מכני" w:date="2026-10-11T12:04:39Z">
        <w:r w:rsidRPr="00097464">
          <w:rPr>
            <w:rFonts w:ascii="Fb Fontext" w:hAnsi="Fb Fontext"/>
            <w:spacing w:val="-4"/>
            <w:sz w:val="20"/>
            <w:rtl/>
          </w:rPr>
          <w:delText xml:space="preserve">ואי </w:delText>
        </w:r>
      </w:del>
      <w:ins w:id="92351" w:author="קלוד" w:date="2026-10-11T13:11:34Z">
        <w:r>
          <w:rPr>
            <w:rFonts w:ascii="Fb Fontext" w:hAnsi="Fb Fontext"/>
            <w:spacing w:val="-4"/>
            <w:sz w:val="20"/>
            <w:rtl/>
          </w:rPr>
          <w:t xml:space="preserve">השליך</w:t>
        </w:r>
      </w:ins>
      <w:del w:id="92352" w:author="קלוד" w:date="2026-10-11T13:11:34Z">
        <w:r w:rsidRPr="00097464">
          <w:rPr>
            <w:rFonts w:ascii="Fb Fontext" w:hAnsi="Fb Fontext"/>
            <w:spacing w:val="-4"/>
            <w:sz w:val="20"/>
            <w:rtl/>
          </w:rPr>
          <w:delText xml:space="preserve">שדא</w:delText>
        </w:r>
      </w:del>
      <w:r w:rsidRPr="00097464">
        <w:rPr>
          <w:rFonts w:ascii="Fb Fontext" w:hAnsi="Fb Fontext"/>
          <w:spacing w:val="-4"/>
          <w:sz w:val="20"/>
          <w:rtl/>
        </w:rPr>
        <w:t xml:space="preserve"> </w:t>
      </w:r>
      <w:ins w:id="92309" w:author="מנוע מכני" w:date="2026-10-11T12:04:39Z">
        <w:ins w:id="92349" w:author="קלוד" w:date="2026-10-11T13:11:34Z">
          <w:r>
            <w:rPr>
              <w:rFonts w:ascii="Fb Fontext" w:hAnsi="Fb Fontext"/>
              <w:spacing w:val="-4"/>
              <w:sz w:val="20"/>
              <w:rtl/>
            </w:rPr>
            <w:t xml:space="preserve">בה</w:t>
          </w:r>
        </w:ins>
        <w:del w:id="92350" w:author="קלוד" w:date="2026-10-11T13:11:34Z">
          <w:r>
            <w:rPr>
              <w:rFonts w:ascii="Fb Fontext" w:hAnsi="Fb Fontext"/>
              <w:spacing w:val="-4"/>
              <w:sz w:val="20"/>
              <w:rtl/>
            </w:rPr>
            <w:delText xml:space="preserve">בו</w:delText>
          </w:r>
        </w:del>
      </w:ins>
      <w:del w:id="92310" w:author="מנוע מכני" w:date="2026-10-11T12:04:39Z">
        <w:r w:rsidRPr="00097464">
          <w:rPr>
            <w:rFonts w:ascii="Fb Fontext" w:hAnsi="Fb Fontext"/>
            <w:spacing w:val="-4"/>
            <w:sz w:val="20"/>
            <w:rtl/>
          </w:rPr>
          <w:delText xml:space="preserve">ביה</w:delText>
        </w:r>
      </w:del>
      <w:r w:rsidRPr="00097464">
        <w:rPr>
          <w:rFonts w:ascii="Fb Fontext" w:hAnsi="Fb Fontext"/>
          <w:spacing w:val="-4"/>
          <w:sz w:val="20"/>
          <w:rtl/>
        </w:rPr>
        <w:t xml:space="preserve"> </w:t>
      </w:r>
      <w:ins w:id="92347" w:author="קלוד" w:date="2026-10-11T13:11:34Z">
        <w:r>
          <w:rPr>
            <w:rFonts w:ascii="Fb Fontext" w:hAnsi="Fb Fontext"/>
            <w:spacing w:val="-4"/>
            <w:sz w:val="20"/>
            <w:rtl/>
          </w:rPr>
          <w:t xml:space="preserve">עצם</w:t>
        </w:r>
      </w:ins>
      <w:del w:id="92348" w:author="קלוד" w:date="2026-10-11T13:11:34Z">
        <w:r w:rsidRPr="00097464">
          <w:rPr>
            <w:rFonts w:ascii="Fb Fontext" w:hAnsi="Fb Fontext"/>
            <w:spacing w:val="-4"/>
            <w:sz w:val="20"/>
            <w:rtl/>
          </w:rPr>
          <w:delText xml:space="preserve">גרמא</w:delText>
        </w:r>
      </w:del>
      <w:r w:rsidRPr="00097464">
        <w:rPr>
          <w:rFonts w:ascii="Fb Fontext" w:hAnsi="Fb Fontext"/>
          <w:spacing w:val="-4"/>
          <w:sz w:val="20"/>
          <w:rtl/>
        </w:rPr>
        <w:t xml:space="preserve"> </w:t>
      </w:r>
      <w:ins w:id="92345" w:author="קלוד" w:date="2026-10-11T13:11:34Z">
        <w:r>
          <w:rPr>
            <w:rFonts w:ascii="Fb Fontext" w:hAnsi="Fb Fontext"/>
            <w:spacing w:val="-4"/>
            <w:sz w:val="20"/>
            <w:rtl/>
          </w:rPr>
          <w:t xml:space="preserve">חיה</w:t>
        </w:r>
      </w:ins>
      <w:del w:id="92346" w:author="קלוד" w:date="2026-10-11T13:11:34Z">
        <w:r w:rsidRPr="00097464">
          <w:rPr>
            <w:rFonts w:ascii="Fb Fontext" w:hAnsi="Fb Fontext"/>
            <w:spacing w:val="-4"/>
            <w:sz w:val="20"/>
            <w:rtl/>
          </w:rPr>
          <w:delText xml:space="preserve">חייא</w:delText>
        </w:r>
      </w:del>
      <w:r w:rsidRPr="00097464">
        <w:rPr>
          <w:rFonts w:ascii="Fb Fontext" w:hAnsi="Fb Fontext"/>
          <w:spacing w:val="-4"/>
          <w:sz w:val="20"/>
          <w:rtl/>
        </w:rPr>
        <w:t xml:space="preserve"> - </w:t>
      </w:r>
      <w:ins w:id="95887" w:author="מנוע מכני" w:date="2026-10-11T12:04:39Z">
        <w:r>
          <w:rPr>
            <w:rFonts w:ascii="Fb Fontext" w:hAnsi="Fb Fontext"/>
            <w:spacing w:val="-4"/>
            <w:sz w:val="20"/>
            <w:rtl/>
          </w:rPr>
          <w:t xml:space="preserve">יפה</w:t>
        </w:r>
      </w:ins>
      <w:del w:id="95888" w:author="מנוע מכני" w:date="2026-10-11T12:04:39Z">
        <w:r w:rsidRPr="00097464">
          <w:rPr>
            <w:rFonts w:ascii="Fb Fontext" w:hAnsi="Fb Fontext"/>
            <w:spacing w:val="-4"/>
            <w:sz w:val="20"/>
            <w:rtl/>
          </w:rPr>
          <w:delText xml:space="preserve">שפיר</w:delText>
        </w:r>
      </w:del>
      <w:r w:rsidRPr="00097464">
        <w:rPr>
          <w:rFonts w:ascii="Fb Fontext" w:hAnsi="Fb Fontext"/>
          <w:spacing w:val="-4"/>
          <w:sz w:val="20"/>
          <w:rtl/>
        </w:rPr>
        <w:t xml:space="preserve"> </w:t>
      </w:r>
      <w:ins w:id="92343" w:author="קלוד" w:date="2026-10-11T13:11:34Z">
        <w:r>
          <w:rPr>
            <w:rFonts w:ascii="Fb Fontext" w:hAnsi="Fb Fontext"/>
            <w:spacing w:val="-4"/>
            <w:sz w:val="20"/>
            <w:rtl/>
          </w:rPr>
          <w:t xml:space="preserve">דמי</w:t>
        </w:r>
      </w:ins>
      <w:del w:id="92344" w:author="קלוד" w:date="2026-10-11T13:11:34Z">
        <w:r w:rsidRPr="00097464">
          <w:rPr>
            <w:rFonts w:ascii="Fb Fontext" w:hAnsi="Fb Fontext"/>
            <w:spacing w:val="-4"/>
            <w:sz w:val="20"/>
            <w:rtl/>
          </w:rPr>
          <w:delText xml:space="preserve">דמי.</w:delText>
        </w:r>
      </w:del>
      <w:r w:rsidRPr="00097464">
        <w:rPr>
          <w:rFonts w:ascii="Fb Fontext" w:hAnsi="Fb Fontext"/>
          <w:spacing w:val="-4"/>
          <w:sz w:val="20"/>
          <w:rtl/>
        </w:rPr>
        <w:t xml:space="preserve"> [מאותו </w:t>
      </w:r>
      <w:ins w:id="92341" w:author="קלוד" w:date="2026-10-11T13:11:34Z">
        <w:r>
          <w:rPr>
            <w:rFonts w:ascii="Fb Fontext" w:hAnsi="Fb Fontext"/>
            <w:spacing w:val="-4"/>
            <w:sz w:val="20"/>
            <w:rtl/>
          </w:rPr>
          <w:t xml:space="preserve">הטעם].</w:t>
        </w:r>
      </w:ins>
      <w:del w:id="92342" w:author="קלוד" w:date="2026-10-11T13:11:34Z">
        <w:r w:rsidRPr="00097464">
          <w:rPr>
            <w:rFonts w:ascii="Fb Fontext" w:hAnsi="Fb Fontext"/>
            <w:spacing w:val="-4"/>
            <w:sz w:val="20"/>
            <w:rtl/>
          </w:rPr>
          <w:delText xml:space="preserve">הטעם]</w:delText>
        </w:r>
      </w:del>
    </w:p>
    <w:p w:rsidR="00E9703F" w:rsidRPr="006F178A" w:rsidRDefault="00E9703F" w:rsidP="00E9703F">
      <w:pPr>
        <w:rPr>
          <w:rtl/>
        </w:rPr>
      </w:pPr>
      <w:ins w:id="92313" w:author="מנוע מכני" w:date="2026-10-11T12:04:39Z">
        <w:r>
          <w:rPr>
            <w:rFonts w:ascii="Fb Fontext" w:hAnsi="Fb Fontext"/>
            <w:rtl/>
          </w:rPr>
          <w:t xml:space="preserve">ועכשיו</w:t>
        </w:r>
      </w:ins>
      <w:del w:id="92314" w:author="מנוע מכני" w:date="2026-10-11T12:04:39Z">
        <w:r w:rsidRPr="006F178A">
          <w:rPr>
            <w:rFonts w:ascii="Fb Fontext" w:hAnsi="Fb Fontext"/>
            <w:rtl/>
          </w:rPr>
          <w:delText xml:space="preserve">והשתא</w:delText>
        </w:r>
      </w:del>
      <w:r w:rsidRPr="006F178A">
        <w:rPr>
          <w:rFonts w:ascii="Fb Fontext" w:hAnsi="Fb Fontext"/>
          <w:rtl/>
        </w:rPr>
        <w:t xml:space="preserve"> </w:t>
      </w:r>
      <w:ins w:id="92375" w:author="קלוד" w:date="2026-10-11T13:11:34Z">
        <w:r>
          <w:rPr>
            <w:rFonts w:ascii="Fb Fontext" w:hAnsi="Fb Fontext"/>
            <w:rtl/>
          </w:rPr>
          <w:t xml:space="preserve">שאמר</w:t>
        </w:r>
      </w:ins>
      <w:del w:id="92376" w:author="קלוד" w:date="2026-10-11T13:11:34Z">
        <w:r w:rsidRPr="006F178A">
          <w:rPr>
            <w:rFonts w:ascii="Fb Fontext" w:hAnsi="Fb Fontext"/>
            <w:rtl/>
          </w:rPr>
          <w:delText xml:space="preserve">דאמר</w:delText>
        </w:r>
      </w:del>
      <w:r w:rsidRPr="006F178A">
        <w:rPr>
          <w:rFonts w:ascii="Fb Fontext" w:hAnsi="Fb Fontext"/>
          <w:rtl/>
        </w:rPr>
        <w:t xml:space="preserve"> מר: כל </w:t>
      </w:r>
      <w:ins w:id="92311" w:author="מנוע מכני" w:date="2026-10-11T12:04:39Z">
        <w:ins w:id="92373" w:author="קלוד" w:date="2026-10-11T13:11:34Z">
          <w:r>
            <w:rPr>
              <w:rFonts w:ascii="Fb Fontext" w:hAnsi="Fb Fontext"/>
              <w:rtl/>
            </w:rPr>
            <w:t xml:space="preserve">דבר</w:t>
          </w:r>
        </w:ins>
        <w:del w:id="92374" w:author="קלוד" w:date="2026-10-11T13:11:34Z">
          <w:r>
            <w:rPr>
              <w:rFonts w:ascii="Fb Fontext" w:hAnsi="Fb Fontext"/>
              <w:rtl/>
            </w:rPr>
            <w:delText xml:space="preserve">כלום</w:delText>
          </w:r>
        </w:del>
      </w:ins>
      <w:del w:id="92312" w:author="מנוע מכני" w:date="2026-10-11T12:04:39Z">
        <w:r w:rsidRPr="006F178A">
          <w:rPr>
            <w:rFonts w:ascii="Fb Fontext" w:hAnsi="Fb Fontext"/>
            <w:rtl/>
          </w:rPr>
          <w:delText xml:space="preserve">מידי</w:delText>
        </w:r>
      </w:del>
      <w:r w:rsidRPr="006F178A">
        <w:rPr>
          <w:rFonts w:ascii="Fb Fontext" w:hAnsi="Fb Fontext"/>
          <w:rtl/>
        </w:rPr>
        <w:t xml:space="preserve"> </w:t>
      </w:r>
      <w:ins w:id="92371" w:author="קלוד" w:date="2026-10-11T13:11:34Z">
        <w:r>
          <w:rPr>
            <w:rFonts w:ascii="Fb Fontext" w:hAnsi="Fb Fontext"/>
            <w:rtl/>
          </w:rPr>
          <w:t xml:space="preserve">שקשה</w:t>
        </w:r>
      </w:ins>
      <w:del w:id="92372" w:author="קלוד" w:date="2026-10-11T13:11:34Z">
        <w:r w:rsidRPr="006F178A">
          <w:rPr>
            <w:rFonts w:ascii="Fb Fontext" w:hAnsi="Fb Fontext"/>
            <w:rtl/>
          </w:rPr>
          <w:delText xml:space="preserve">דקשי</w:delText>
        </w:r>
      </w:del>
      <w:r w:rsidRPr="006F178A">
        <w:rPr>
          <w:rFonts w:ascii="Fb Fontext" w:hAnsi="Fb Fontext"/>
          <w:rtl/>
        </w:rPr>
        <w:t xml:space="preserve"> </w:t>
      </w:r>
      <w:ins w:id="92315" w:author="מנוע מכני" w:date="2026-10-11T12:04:39Z">
        <w:r>
          <w:rPr>
            <w:rFonts w:ascii="Fb Fontext" w:hAnsi="Fb Fontext"/>
            <w:rtl/>
          </w:rPr>
          <w:t xml:space="preserve">לו</w:t>
        </w:r>
      </w:ins>
      <w:del w:id="92316" w:author="מנוע מכני" w:date="2026-10-11T12:04:39Z">
        <w:r w:rsidRPr="006F178A">
          <w:rPr>
            <w:rFonts w:ascii="Fb Fontext" w:hAnsi="Fb Fontext"/>
            <w:rtl/>
          </w:rPr>
          <w:delText xml:space="preserve">ליה</w:delText>
        </w:r>
      </w:del>
      <w:r w:rsidRPr="006F178A">
        <w:rPr>
          <w:rFonts w:ascii="Fb Fontext" w:hAnsi="Fb Fontext"/>
          <w:rtl/>
        </w:rPr>
        <w:t xml:space="preserve"> </w:t>
      </w:r>
      <w:ins w:id="92369" w:author="קלוד" w:date="2026-10-11T13:11:34Z">
        <w:r>
          <w:rPr>
            <w:rFonts w:ascii="Fb Fontext" w:hAnsi="Fb Fontext"/>
            <w:rtl/>
          </w:rPr>
          <w:t xml:space="preserve">הרוח</w:t>
        </w:r>
      </w:ins>
      <w:del w:id="92370" w:author="קלוד" w:date="2026-10-11T13:11:34Z">
        <w:r w:rsidRPr="006F178A">
          <w:rPr>
            <w:rFonts w:ascii="Fb Fontext" w:hAnsi="Fb Fontext"/>
            <w:rtl/>
          </w:rPr>
          <w:delText xml:space="preserve">זיקא</w:delText>
        </w:r>
      </w:del>
      <w:r w:rsidRPr="006F178A">
        <w:rPr>
          <w:rFonts w:ascii="Fb Fontext" w:hAnsi="Fb Fontext"/>
          <w:rtl/>
        </w:rPr>
        <w:t xml:space="preserve"> - </w:t>
      </w:r>
      <w:ins w:id="92367" w:author="קלוד" w:date="2026-10-11T13:11:34Z">
        <w:r>
          <w:rPr>
            <w:rFonts w:ascii="Fb Fontext" w:hAnsi="Fb Fontext"/>
            <w:rtl/>
          </w:rPr>
          <w:t xml:space="preserve">אין</w:t>
        </w:r>
      </w:ins>
      <w:del w:id="92368" w:author="קלוד" w:date="2026-10-11T13:11:34Z">
        <w:r w:rsidRPr="006F178A">
          <w:rPr>
            <w:rFonts w:ascii="Fb Fontext" w:hAnsi="Fb Fontext"/>
            <w:rtl/>
          </w:rPr>
          <w:delText xml:space="preserve">לא</w:delText>
        </w:r>
      </w:del>
      <w:r w:rsidRPr="006F178A">
        <w:rPr>
          <w:rFonts w:ascii="Fb Fontext" w:hAnsi="Fb Fontext"/>
          <w:rtl/>
        </w:rPr>
        <w:t xml:space="preserve"> </w:t>
      </w:r>
      <w:ins w:id="92365" w:author="קלוד" w:date="2026-10-11T13:11:34Z">
        <w:r>
          <w:rPr>
            <w:rFonts w:ascii="Fb Fontext" w:hAnsi="Fb Fontext"/>
            <w:rtl/>
          </w:rPr>
          <w:t xml:space="preserve">מגלים</w:t>
        </w:r>
      </w:ins>
      <w:del w:id="92366" w:author="קלוד" w:date="2026-10-11T13:11:34Z">
        <w:r w:rsidRPr="006F178A">
          <w:rPr>
            <w:rFonts w:ascii="Fb Fontext" w:hAnsi="Fb Fontext"/>
            <w:rtl/>
          </w:rPr>
          <w:delText xml:space="preserve">מגלו</w:delText>
        </w:r>
      </w:del>
      <w:r w:rsidRPr="006F178A">
        <w:rPr>
          <w:rFonts w:ascii="Fb Fontext" w:hAnsi="Fb Fontext"/>
          <w:rtl/>
        </w:rPr>
        <w:t xml:space="preserve"> </w:t>
      </w:r>
      <w:ins w:id="92317" w:author="מנוע מכני" w:date="2026-10-11T12:04:39Z">
        <w:ins w:id="92363" w:author="קלוד" w:date="2026-10-11T13:11:34Z">
          <w:r>
            <w:rPr>
              <w:rFonts w:ascii="Fb Fontext" w:hAnsi="Fb Fontext"/>
              <w:rtl/>
            </w:rPr>
            <w:t xml:space="preserve">אותו.</w:t>
          </w:r>
        </w:ins>
        <w:del w:id="92364" w:author="קלוד" w:date="2026-10-11T13:11:34Z">
          <w:r>
            <w:rPr>
              <w:rFonts w:ascii="Fb Fontext" w:hAnsi="Fb Fontext"/>
              <w:rtl/>
            </w:rPr>
            <w:delText xml:space="preserve">לו</w:delText>
          </w:r>
          <w:r w:rsidRPr="006F178A">
            <w:rPr>
              <w:rFonts w:ascii="Fb Fontext" w:hAnsi="Fb Fontext"/>
              <w:rtl/>
            </w:rPr>
            <w:delText xml:space="preserve">.</w:delText>
          </w:r>
        </w:del>
      </w:ins>
      <w:del w:id="92318" w:author="מנוע מכני" w:date="2026-10-11T12:04:39Z">
        <w:r w:rsidRPr="006F178A">
          <w:rPr>
            <w:rFonts w:ascii="Fb Fontext" w:hAnsi="Fb Fontext"/>
            <w:rtl/>
          </w:rPr>
          <w:delText xml:space="preserve">ליה</w:delText>
        </w:r>
      </w:del>
    </w:p>
    <w:p w:rsidR="00E9703F" w:rsidRPr="006F178A" w:rsidRDefault="00E9703F" w:rsidP="00E9703F">
      <w:pPr>
        <w:rPr>
          <w:rtl/>
        </w:rPr>
      </w:pPr>
      <w:ins w:id="92319" w:author="מנוע מכני" w:date="2026-10-11T12:04:39Z">
        <w:ins w:id="92381" w:author="קלוד" w:date="2026-10-11T13:11:34Z">
          <w:r>
            <w:rPr>
              <w:rtl/>
            </w:rPr>
            <w:t xml:space="preserve">בשר</w:t>
          </w:r>
        </w:ins>
        <w:del w:id="92382" w:author="קלוד" w:date="2026-10-11T13:11:34Z">
          <w:r>
            <w:rPr>
              <w:rtl/>
            </w:rPr>
            <w:delText xml:space="preserve">זה</w:delText>
          </w:r>
        </w:del>
      </w:ins>
      <w:del w:id="92320" w:author="מנוע מכני" w:date="2026-10-11T12:04:39Z">
        <w:r w:rsidRPr="006F178A">
          <w:rPr>
            <w:rtl/>
          </w:rPr>
          <w:delText xml:space="preserve">האי</w:delText>
        </w:r>
      </w:del>
      <w:r w:rsidRPr="006F178A">
        <w:rPr>
          <w:rtl/>
        </w:rPr>
        <w:t xml:space="preserve"> </w:t>
      </w:r>
      <w:ins w:id="92379" w:author="קלוד" w:date="2026-10-11T13:11:34Z">
        <w:r>
          <w:rPr>
            <w:rtl/>
          </w:rPr>
          <w:t xml:space="preserve">גדי</w:t>
        </w:r>
      </w:ins>
      <w:del w:id="92380" w:author="קלוד" w:date="2026-10-11T13:11:34Z">
        <w:r w:rsidRPr="006F178A">
          <w:rPr>
            <w:rtl/>
          </w:rPr>
          <w:delText xml:space="preserve">בשרא דגדיא</w:delText>
        </w:r>
      </w:del>
      <w:r w:rsidRPr="006F178A">
        <w:rPr>
          <w:rtl/>
        </w:rPr>
        <w:t xml:space="preserve"> ושריק [פתח הסתום בטיט] - </w:t>
      </w:r>
      <w:ins w:id="95889" w:author="מנוע מכני" w:date="2026-10-11T12:04:39Z">
        <w:r>
          <w:rPr>
            <w:rtl/>
          </w:rPr>
          <w:t xml:space="preserve">יפה</w:t>
        </w:r>
      </w:ins>
      <w:del w:id="95890" w:author="מנוע מכני" w:date="2026-10-11T12:04:39Z">
        <w:r w:rsidRPr="006F178A">
          <w:rPr>
            <w:rtl/>
          </w:rPr>
          <w:delText xml:space="preserve">שפיר</w:delText>
        </w:r>
      </w:del>
      <w:r w:rsidRPr="006F178A">
        <w:rPr>
          <w:rtl/>
        </w:rPr>
        <w:t xml:space="preserve"> </w:t>
      </w:r>
      <w:ins w:id="92377" w:author="קלוד" w:date="2026-10-11T13:11:34Z">
        <w:r>
          <w:rPr>
            <w:rtl/>
          </w:rPr>
          <w:t xml:space="preserve">דמי;</w:t>
        </w:r>
      </w:ins>
      <w:del w:id="92378" w:author="קלוד" w:date="2026-10-11T13:11:34Z">
        <w:r w:rsidRPr="006F178A">
          <w:rPr>
            <w:rtl/>
          </w:rPr>
          <w:delText xml:space="preserve">דמי,</w:delText>
        </w:r>
      </w:del>
      <w:r w:rsidRPr="006F178A">
        <w:rPr>
          <w:rtl/>
        </w:rPr>
        <w:t xml:space="preserve"> בשר איל [קשה] ולא שריק - אסור.</w:t>
      </w:r>
    </w:p>
    <w:p w:rsidR="00E9703F" w:rsidRDefault="00E9703F" w:rsidP="00E9703F">
      <w:pPr>
        <w:rPr>
          <w:rtl/>
        </w:rPr>
      </w:pPr>
      <w:ins w:id="92393" w:author="קלוד" w:date="2026-10-11T13:11:34Z">
        <w:r>
          <w:rPr>
            <w:rtl/>
          </w:rPr>
          <w:t xml:space="preserve">של גדי</w:t>
        </w:r>
      </w:ins>
      <w:del w:id="92394" w:author="קלוד" w:date="2026-10-11T13:11:34Z">
        <w:r w:rsidRPr="006F178A">
          <w:rPr>
            <w:rtl/>
          </w:rPr>
          <w:delText xml:space="preserve">דגדיא</w:delText>
        </w:r>
      </w:del>
      <w:r w:rsidRPr="006F178A">
        <w:rPr>
          <w:rtl/>
        </w:rPr>
        <w:t xml:space="preserve"> ולא </w:t>
      </w:r>
      <w:ins w:id="92391" w:author="קלוד" w:date="2026-10-11T13:11:34Z">
        <w:r>
          <w:rPr>
            <w:rtl/>
          </w:rPr>
          <w:t xml:space="preserve">שריק,</w:t>
        </w:r>
      </w:ins>
      <w:del w:id="92392" w:author="קלוד" w:date="2026-10-11T13:11:34Z">
        <w:r w:rsidRPr="006F178A">
          <w:rPr>
            <w:rtl/>
          </w:rPr>
          <w:delText xml:space="preserve">שריק</w:delText>
        </w:r>
      </w:del>
      <w:r w:rsidRPr="006F178A">
        <w:rPr>
          <w:rtl/>
        </w:rPr>
        <w:t xml:space="preserve"> </w:t>
      </w:r>
      <w:ins w:id="92389" w:author="קלוד" w:date="2026-10-11T13:11:34Z">
        <w:r>
          <w:rPr>
            <w:rtl/>
          </w:rPr>
          <w:t xml:space="preserve">ושל</w:t>
        </w:r>
      </w:ins>
      <w:del w:id="92390" w:author="קלוד" w:date="2026-10-11T13:11:34Z">
        <w:r w:rsidRPr="006F178A">
          <w:rPr>
            <w:rtl/>
          </w:rPr>
          <w:delText xml:space="preserve">דברחא</w:delText>
        </w:r>
      </w:del>
      <w:r w:rsidRPr="006F178A">
        <w:rPr>
          <w:rtl/>
        </w:rPr>
        <w:t xml:space="preserve"> </w:t>
      </w:r>
      <w:ins w:id="92387" w:author="קלוד" w:date="2026-10-11T13:11:34Z">
        <w:r>
          <w:rPr>
            <w:rtl/>
          </w:rPr>
          <w:t xml:space="preserve">איל ושריק -</w:t>
        </w:r>
      </w:ins>
      <w:del w:id="92388" w:author="קלוד" w:date="2026-10-11T13:11:34Z">
        <w:r w:rsidRPr="006F178A">
          <w:rPr>
            <w:rtl/>
          </w:rPr>
          <w:delText xml:space="preserve">ושריק,</w:delText>
        </w:r>
      </w:del>
      <w:r w:rsidRPr="006F178A">
        <w:rPr>
          <w:rtl/>
        </w:rPr>
        <w:t xml:space="preserve"> </w:t>
      </w:r>
      <w:r w:rsidRPr="006F178A">
        <w:rPr>
          <w:rStyle w:val="2fb"/>
          <w:rtl/>
        </w:rPr>
        <w:t xml:space="preserve">רב</w:t>
      </w:r>
      <w:r w:rsidRPr="006F178A">
        <w:rPr>
          <w:rtl/>
        </w:rPr>
        <w:t xml:space="preserve"> ירמיה מדיפתי </w:t>
      </w:r>
      <w:ins w:id="92385" w:author="קלוד" w:date="2026-10-11T13:11:34Z">
        <w:r>
          <w:rPr>
            <w:rtl/>
          </w:rPr>
          <w:t xml:space="preserve">אוסר,</w:t>
        </w:r>
      </w:ins>
      <w:del w:id="92386" w:author="קלוד" w:date="2026-10-11T13:11:34Z">
        <w:r w:rsidRPr="006F178A">
          <w:rPr>
            <w:rtl/>
          </w:rPr>
          <w:delText xml:space="preserve">אסיר.</w:delText>
        </w:r>
      </w:del>
      <w:ins w:id="94157" w:author="מנוע מכני" w:date="2026-10-11T12:04:39Z">
        <w:ins w:id="94159" w:author="מנוע מכני" w:date="2026-10-11T12:04:39Z">
          <w:r>
            <w:rPr>
              <w:rFonts w:hint="cs"/>
              <w:rtl/>
            </w:rPr>
            <w:t xml:space="preserve"> </w:t>
          </w:r>
        </w:ins>
        <w:del w:id="94160" w:author="מנוע מכני" w:date="2026-10-11T12:04:39Z">
          <w:r>
            <w:rPr>
              <w:rFonts w:hint="cs"/>
              <w:rtl/>
            </w:rPr>
            <w:delText xml:space="preserve"> </w:delText>
          </w:r>
          <w:r w:rsidRPr="006F178A">
            <w:rPr>
              <w:rtl/>
            </w:rPr>
            <w:tab/>
            <w:delText xml:space="preserve"> </w:delText>
          </w:r>
        </w:del>
      </w:ins>
      <w:del w:id="94158" w:author="מנוע מכני" w:date="2026-10-11T12:04:39Z">
        <w:r>
          <w:rPr>
            <w:rFonts w:hint="cs"/>
            <w:rtl/>
          </w:rPr>
          <w:delText xml:space="preserve"> </w:delText>
        </w:r>
        <w:r w:rsidRPr="006F178A">
          <w:rPr>
            <w:rFonts w:hint="cs"/>
            <w:rtl/>
          </w:rPr>
          <w:delText xml:space="preserve"> </w:delText>
        </w:r>
      </w:del>
      <w:r w:rsidRPr="006F178A">
        <w:rPr>
          <w:rStyle w:val="2fb"/>
          <w:rtl/>
        </w:rPr>
        <w:tab/>
        <w:t xml:space="preserve">ולרב אשי</w:t>
      </w:r>
      <w:r w:rsidRPr="006F178A">
        <w:rPr>
          <w:rtl/>
        </w:rPr>
        <w:tab/>
        <w:t xml:space="preserve"> </w:t>
      </w:r>
      <w:ins w:id="92383" w:author="קלוד" w:date="2026-10-11T13:11:34Z">
        <w:r>
          <w:rPr>
            <w:rtl/>
          </w:rPr>
          <w:t xml:space="preserve">מותר.</w:t>
        </w:r>
      </w:ins>
      <w:del w:id="92384" w:author="קלוד" w:date="2026-10-11T13:11:34Z">
        <w:r w:rsidRPr="006F178A">
          <w:rPr>
            <w:rtl/>
          </w:rPr>
          <w:tab/>
          <w:delText xml:space="preserve">שרי,</w:delText>
        </w:r>
      </w:del>
    </w:p>
    <w:p>
      <w:pPr>
        <w:pStyle w:val="38"/>
        <w:rPr>
          <w:ins w:id="96738" w:author="מנוע מכני" w:date="2026-10-11T12:04:39Z"/>
        </w:rPr>
      </w:pPr>
      <w:r w:rsidRPr="006F178A">
        <w:t xml:space="preserve">והך</w:t>
      </w:r>
    </w:p>
    <w:p w:rsidR="00E9703F" w:rsidRPr="006F178A" w:rsidRDefault="00E9703F" w:rsidP="00E9703F">
      <w:pPr>
        <w:rPr>
          <w:rtl/>
        </w:rPr>
      </w:pPr>
      <w:del w:id="96739" w:author="מנוע מכני" w:date="2026-10-11T12:04:39Z">
        <w:r w:rsidRPr="006F178A">
          <w:rPr>
            <w:rFonts w:ascii="Fb Fontext" w:hAnsi="Fb Fontext"/>
            <w:sz w:val="20"/>
            <w:rtl/>
          </w:rPr>
          <w:delText xml:space="preserve"> </w:delText>
        </w:r>
      </w:del>
      <w:ins w:id="92399" w:author="קלוד" w:date="2026-10-11T13:11:34Z">
        <w:r>
          <w:rPr>
            <w:rFonts w:ascii="Fb Fontext" w:hAnsi="Fb Fontext"/>
            <w:sz w:val="20"/>
            <w:rtl/>
          </w:rPr>
          <w:t xml:space="preserve">שאין</w:t>
        </w:r>
      </w:ins>
      <w:del w:id="92400" w:author="קלוד" w:date="2026-10-11T13:11:34Z">
        <w:r w:rsidRPr="006F178A">
          <w:rPr>
            <w:rFonts w:ascii="Fb Fontext" w:hAnsi="Fb Fontext"/>
            <w:sz w:val="20"/>
            <w:rtl/>
          </w:rPr>
          <w:delText xml:space="preserve">דאין</w:delText>
        </w:r>
      </w:del>
      <w:r w:rsidRPr="006F178A">
        <w:rPr>
          <w:rFonts w:ascii="Fb Fontext" w:hAnsi="Fb Fontext"/>
          <w:sz w:val="20"/>
          <w:rtl/>
        </w:rPr>
        <w:t xml:space="preserve"> צולין בשר בצל וביצה אלא כדי שיצולו מבעו"י </w:t>
      </w:r>
      <w:ins w:id="92397" w:author="קלוד" w:date="2026-10-11T13:11:34Z">
        <w:r>
          <w:rPr>
            <w:rFonts w:ascii="Fb Fontext" w:hAnsi="Fb Fontext"/>
            <w:sz w:val="20"/>
            <w:rtl/>
          </w:rPr>
          <w:t xml:space="preserve">-</w:t>
        </w:r>
      </w:ins>
      <w:del w:id="92398" w:author="קלוד" w:date="2026-10-11T13:11:34Z">
        <w:r w:rsidRPr="006F178A">
          <w:rPr>
            <w:rFonts w:ascii="Fb Fontext" w:hAnsi="Fb Fontext"/>
            <w:sz w:val="20"/>
            <w:rtl/>
          </w:rPr>
          <w:delText xml:space="preserve">מיירי</w:delText>
        </w:r>
      </w:del>
      <w:r w:rsidRPr="006F178A">
        <w:rPr>
          <w:rFonts w:ascii="Fb Fontext" w:hAnsi="Fb Fontext"/>
          <w:sz w:val="20"/>
          <w:rtl/>
        </w:rPr>
        <w:t xml:space="preserve"> </w:t>
      </w:r>
      <w:ins w:id="92395" w:author="קלוד" w:date="2026-10-11T13:11:34Z">
        <w:r>
          <w:rPr>
            <w:rFonts w:ascii="Fb Fontext" w:hAnsi="Fb Fontext" w:hint="cs"/>
            <w:sz w:val="20"/>
            <w:rtl/>
          </w:rPr>
          <w:t xml:space="preserve">מדובר באיל</w:t>
        </w:r>
      </w:ins>
      <w:del w:id="92396" w:author="קלוד" w:date="2026-10-11T13:11:34Z">
        <w:r w:rsidRPr="006F178A">
          <w:rPr>
            <w:rFonts w:ascii="Fb Fontext" w:hAnsi="Fb Fontext" w:hint="cs"/>
            <w:sz w:val="20"/>
            <w:rtl/>
          </w:rPr>
          <w:delText xml:space="preserve">ב</w:delText>
        </w:r>
        <w:r w:rsidRPr="006F178A">
          <w:rPr>
            <w:rFonts w:ascii="Fb Fontext" w:hAnsi="Fb Fontext"/>
            <w:sz w:val="20"/>
            <w:rtl/>
          </w:rPr>
          <w:delText xml:space="preserve">ברחא</w:delText>
        </w:r>
      </w:del>
      <w:r w:rsidRPr="006F178A">
        <w:rPr>
          <w:rFonts w:ascii="Fb Fontext" w:hAnsi="Fb Fontext"/>
          <w:sz w:val="20"/>
          <w:rtl/>
        </w:rPr>
        <w:t xml:space="preserve"> ולא שריק.</w:t>
      </w:r>
    </w:p>
    <w:p>
      <w:pPr>
        <w:pStyle w:val="38"/>
        <w:rPr>
          <w:ins w:id="96740" w:author="מנוע מכני" w:date="2026-10-11T12:04:39Z"/>
        </w:rPr>
      </w:pPr>
      <w:r w:rsidRPr="004C00C0">
        <w:t xml:space="preserve">א"ד:</w:t>
      </w:r>
    </w:p>
    <w:p w:rsidR="00E9703F" w:rsidRPr="006F178A" w:rsidRDefault="00E9703F" w:rsidP="00E9703F">
      <w:pPr>
        <w:rPr>
          <w:rtl/>
        </w:rPr>
      </w:pPr>
      <w:del w:id="96741" w:author="מנוע מכני" w:date="2026-10-11T12:04:39Z">
        <w:r w:rsidRPr="004C00C0">
          <w:rPr>
            <w:rFonts w:ascii="Fb Fontext" w:hAnsi="Fb Fontext"/>
            <w:b/>
            <w:bCs/>
            <w:rtl/>
          </w:rPr>
          <w:delText xml:space="preserve"> </w:delText>
        </w:r>
      </w:del>
      <w:ins w:id="92409" w:author="קלוד" w:date="2026-10-11T13:11:34Z">
        <w:r>
          <w:rPr>
            <w:rFonts w:ascii="Fb Fontext" w:hAnsi="Fb Fontext"/>
            <w:rtl/>
          </w:rPr>
          <w:t xml:space="preserve">של גדי,</w:t>
        </w:r>
      </w:ins>
      <w:del w:id="92410" w:author="קלוד" w:date="2026-10-11T13:11:34Z">
        <w:r w:rsidRPr="006F178A">
          <w:rPr>
            <w:rFonts w:ascii="Fb Fontext" w:hAnsi="Fb Fontext"/>
            <w:rtl/>
          </w:rPr>
          <w:delText xml:space="preserve">דגדיא,</w:delText>
        </w:r>
      </w:del>
      <w:r w:rsidRPr="006F178A">
        <w:rPr>
          <w:rFonts w:ascii="Fb Fontext" w:hAnsi="Fb Fontext"/>
          <w:rtl/>
        </w:rPr>
        <w:t xml:space="preserve"> בין שריק בין </w:t>
      </w:r>
      <w:r w:rsidRPr="006F178A">
        <w:rPr>
          <w:rFonts w:ascii="Fb Fontext" w:hAnsi="Fb Fontext"/>
          <w:rtl/>
        </w:rPr>
        <w:t xml:space="preserve">לא</w:t>
      </w:r>
      <w:r w:rsidRPr="006F178A">
        <w:rPr>
          <w:rFonts w:ascii="Fb Fontext" w:hAnsi="Fb Fontext"/>
          <w:rtl/>
        </w:rPr>
        <w:t xml:space="preserve"> שריק - </w:t>
      </w:r>
      <w:ins w:id="95891" w:author="מנוע מכני" w:date="2026-10-11T12:04:39Z">
        <w:r>
          <w:rPr>
            <w:rFonts w:ascii="Fb Fontext" w:hAnsi="Fb Fontext"/>
            <w:rtl/>
          </w:rPr>
          <w:t xml:space="preserve">יפה</w:t>
        </w:r>
      </w:ins>
      <w:del w:id="95892" w:author="מנוע מכני" w:date="2026-10-11T12:04:39Z">
        <w:r w:rsidRPr="006F178A">
          <w:rPr>
            <w:rFonts w:ascii="Fb Fontext" w:hAnsi="Fb Fontext"/>
            <w:rtl/>
          </w:rPr>
          <w:delText xml:space="preserve">שפיר</w:delText>
        </w:r>
      </w:del>
      <w:r w:rsidRPr="006F178A">
        <w:rPr>
          <w:rFonts w:ascii="Fb Fontext" w:hAnsi="Fb Fontext"/>
          <w:rtl/>
        </w:rPr>
        <w:t xml:space="preserve"> </w:t>
      </w:r>
      <w:ins w:id="92407" w:author="קלוד" w:date="2026-10-11T13:11:34Z">
        <w:r>
          <w:rPr>
            <w:rFonts w:ascii="Fb Fontext" w:hAnsi="Fb Fontext"/>
            <w:rtl/>
          </w:rPr>
          <w:t xml:space="preserve">דמי;</w:t>
        </w:r>
      </w:ins>
      <w:del w:id="92408" w:author="קלוד" w:date="2026-10-11T13:11:34Z">
        <w:r w:rsidRPr="006F178A">
          <w:rPr>
            <w:rFonts w:ascii="Fb Fontext" w:hAnsi="Fb Fontext"/>
            <w:rtl/>
          </w:rPr>
          <w:delText xml:space="preserve">דמי,</w:delText>
        </w:r>
      </w:del>
      <w:r w:rsidRPr="006F178A">
        <w:rPr>
          <w:rFonts w:ascii="Fb Fontext" w:hAnsi="Fb Fontext"/>
          <w:rtl/>
        </w:rPr>
        <w:t xml:space="preserve"> </w:t>
      </w:r>
      <w:ins w:id="92405" w:author="קלוד" w:date="2026-10-11T13:11:34Z">
        <w:r>
          <w:rPr>
            <w:rFonts w:ascii="Fb Fontext" w:hAnsi="Fb Fontext"/>
            <w:rtl/>
          </w:rPr>
          <w:t xml:space="preserve">של</w:t>
        </w:r>
      </w:ins>
      <w:del w:id="92406" w:author="קלוד" w:date="2026-10-11T13:11:34Z">
        <w:r w:rsidRPr="006F178A">
          <w:rPr>
            <w:rFonts w:ascii="Fb Fontext" w:hAnsi="Fb Fontext"/>
            <w:rtl/>
          </w:rPr>
          <w:delText xml:space="preserve">דאיל</w:delText>
        </w:r>
      </w:del>
      <w:r w:rsidRPr="006F178A">
        <w:rPr>
          <w:rFonts w:ascii="Fb Fontext" w:hAnsi="Fb Fontext"/>
          <w:rtl/>
        </w:rPr>
        <w:t xml:space="preserve"> </w:t>
      </w:r>
      <w:ins w:id="90879" w:author="מנוע מכני" w:date="2026-10-11T12:04:39Z">
        <w:ins w:id="92403" w:author="קלוד" w:date="2026-10-11T13:11:34Z">
          <w:r>
            <w:rPr>
              <w:rFonts w:ascii="Fb Fontext" w:hAnsi="Fb Fontext"/>
              <w:rtl/>
            </w:rPr>
            <w:t xml:space="preserve">איל</w:t>
          </w:r>
        </w:ins>
        <w:del w:id="92404" w:author="קלוד" w:date="2026-10-11T13:11:34Z">
          <w:r>
            <w:rPr>
              <w:rFonts w:ascii="Fb Fontext" w:hAnsi="Fb Fontext"/>
              <w:rtl/>
            </w:rPr>
            <w:delText xml:space="preserve">גם</w:delText>
          </w:r>
        </w:del>
      </w:ins>
      <w:del w:id="90880" w:author="מנוע מכני" w:date="2026-10-11T12:04:39Z">
        <w:r w:rsidRPr="006F178A">
          <w:rPr>
            <w:rFonts w:ascii="Fb Fontext" w:hAnsi="Fb Fontext"/>
            <w:rtl/>
          </w:rPr>
          <w:delText xml:space="preserve">נמי</w:delText>
        </w:r>
      </w:del>
      <w:r w:rsidRPr="006F178A">
        <w:rPr>
          <w:rFonts w:ascii="Fb Fontext" w:hAnsi="Fb Fontext"/>
          <w:rtl/>
        </w:rPr>
        <w:t xml:space="preserve"> ושריק -</w:t>
      </w:r>
      <w:ins w:id="92401" w:author="קלוד" w:date="2026-10-11T13:11:34Z">
        <w:r>
          <w:rPr>
            <w:rFonts w:ascii="Fb Fontext" w:hAnsi="Fb Fontext"/>
            <w:rtl/>
          </w:rPr>
          <w:t xml:space="preserve"> גם </w:t>
        </w:r>
      </w:ins>
      <w:del w:id="92402" w:author="קלוד" w:date="2026-10-11T13:11:34Z">
        <w:r w:rsidRPr="006F178A">
          <w:rPr>
            <w:rFonts w:ascii="Fb Fontext" w:hAnsi="Fb Fontext"/>
            <w:rtl/>
          </w:rPr>
          <w:delText xml:space="preserve"> </w:delText>
        </w:r>
      </w:del>
      <w:ins w:id="95893" w:author="מנוע מכני" w:date="2026-10-11T12:04:39Z">
        <w:r>
          <w:rPr>
            <w:rFonts w:ascii="Fb Fontext" w:hAnsi="Fb Fontext"/>
            <w:rtl/>
          </w:rPr>
          <w:t xml:space="preserve">יפה</w:t>
        </w:r>
      </w:ins>
      <w:del w:id="95894" w:author="מנוע מכני" w:date="2026-10-11T12:04:39Z">
        <w:r w:rsidRPr="006F178A">
          <w:rPr>
            <w:rFonts w:ascii="Fb Fontext" w:hAnsi="Fb Fontext"/>
            <w:rtl/>
          </w:rPr>
          <w:delText xml:space="preserve">שפיר</w:delText>
        </w:r>
      </w:del>
      <w:r w:rsidRPr="006F178A">
        <w:rPr>
          <w:rFonts w:ascii="Fb Fontext" w:hAnsi="Fb Fontext"/>
          <w:rtl/>
        </w:rPr>
        <w:t xml:space="preserve"> דמי.</w:t>
      </w:r>
    </w:p>
    <w:p w:rsidR="00E9703F" w:rsidRPr="006F178A" w:rsidRDefault="00E9703F" w:rsidP="00E9703F">
      <w:pPr>
        <w:rPr>
          <w:rtl/>
        </w:rPr>
      </w:pPr>
      <w:r w:rsidRPr="006F178A">
        <w:rPr>
          <w:rtl/>
        </w:rPr>
        <w:t xml:space="preserve">ובאיל ולא </w:t>
      </w:r>
      <w:ins w:id="92413" w:author="קלוד" w:date="2026-10-11T13:11:34Z">
        <w:r>
          <w:rPr>
            <w:rtl/>
          </w:rPr>
          <w:t xml:space="preserve">שריק -</w:t>
        </w:r>
      </w:ins>
      <w:del w:id="92414" w:author="קלוד" w:date="2026-10-11T13:11:34Z">
        <w:r w:rsidRPr="006F178A">
          <w:rPr>
            <w:rtl/>
          </w:rPr>
          <w:delText xml:space="preserve">שריק-</w:delText>
        </w:r>
      </w:del>
      <w:r w:rsidRPr="006F178A">
        <w:rPr>
          <w:rtl/>
        </w:rPr>
        <w:t xml:space="preserve"> </w:t>
      </w:r>
      <w:r w:rsidRPr="006F178A">
        <w:rPr>
          <w:rStyle w:val="2fb"/>
          <w:rtl/>
        </w:rPr>
        <w:t xml:space="preserve">רב</w:t>
      </w:r>
      <w:r w:rsidRPr="006F178A">
        <w:rPr>
          <w:rtl/>
        </w:rPr>
        <w:t xml:space="preserve"> ירמיה מדיפתי </w:t>
      </w:r>
      <w:ins w:id="92411" w:author="קלוד" w:date="2026-10-11T13:11:34Z">
        <w:r>
          <w:rPr>
            <w:rtl/>
          </w:rPr>
          <w:t xml:space="preserve">אוסר.</w:t>
        </w:r>
      </w:ins>
      <w:del w:id="92412" w:author="קלוד" w:date="2026-10-11T13:11:34Z">
        <w:r w:rsidRPr="006F178A">
          <w:rPr>
            <w:rtl/>
          </w:rPr>
          <w:delText xml:space="preserve">אסיר.</w:delText>
        </w:r>
      </w:del>
    </w:p>
    <w:p w:rsidR="00E9703F" w:rsidRPr="00097464" w:rsidRDefault="00E9703F" w:rsidP="00E9703F">
      <w:pPr>
        <w:rPr>
          <w:spacing w:val="-4"/>
          <w:rtl/>
        </w:rPr>
      </w:pPr>
      <w:r w:rsidRPr="00097464">
        <w:rPr>
          <w:rStyle w:val="2fb"/>
          <w:spacing w:val="-4"/>
          <w:rtl/>
        </w:rPr>
        <w:t xml:space="preserve">ולרב אשי</w:t>
      </w:r>
      <w:r w:rsidRPr="00097464">
        <w:rPr>
          <w:spacing w:val="-4"/>
          <w:rtl/>
        </w:rPr>
        <w:t xml:space="preserve"> </w:t>
      </w:r>
      <w:ins w:id="92425" w:author="קלוד" w:date="2026-10-11T13:11:34Z">
        <w:r>
          <w:rPr>
            <w:spacing w:val="-4"/>
            <w:rtl/>
          </w:rPr>
          <w:t xml:space="preserve">מותר,</w:t>
        </w:r>
      </w:ins>
      <w:del w:id="92426" w:author="קלוד" w:date="2026-10-11T13:11:34Z">
        <w:r w:rsidRPr="00097464">
          <w:rPr>
            <w:spacing w:val="-4"/>
            <w:rtl/>
          </w:rPr>
          <w:delText xml:space="preserve">שרי,</w:delText>
        </w:r>
      </w:del>
      <w:r w:rsidRPr="00097464">
        <w:rPr>
          <w:spacing w:val="-4"/>
          <w:rtl/>
        </w:rPr>
        <w:t xml:space="preserve"> </w:t>
      </w:r>
      <w:ins w:id="92423" w:author="קלוד" w:date="2026-10-11T13:11:34Z">
        <w:r>
          <w:rPr>
            <w:spacing w:val="-4"/>
            <w:rtl/>
          </w:rPr>
          <w:t xml:space="preserve">ומה</w:t>
        </w:r>
      </w:ins>
      <w:del w:id="92424" w:author="קלוד" w:date="2026-10-11T13:11:34Z">
        <w:r w:rsidRPr="00097464">
          <w:rPr>
            <w:spacing w:val="-4"/>
            <w:rtl/>
          </w:rPr>
          <w:delText xml:space="preserve">והא</w:delText>
        </w:r>
      </w:del>
      <w:r w:rsidRPr="00097464">
        <w:rPr>
          <w:spacing w:val="-4"/>
          <w:rtl/>
        </w:rPr>
        <w:t xml:space="preserve"> </w:t>
      </w:r>
      <w:ins w:id="92421" w:author="קלוד" w:date="2026-10-11T13:11:34Z">
        <w:r>
          <w:rPr>
            <w:spacing w:val="-4"/>
            <w:rtl/>
          </w:rPr>
          <w:t xml:space="preserve">שאין</w:t>
        </w:r>
      </w:ins>
      <w:del w:id="92422" w:author="קלוד" w:date="2026-10-11T13:11:34Z">
        <w:r w:rsidRPr="00097464">
          <w:rPr>
            <w:spacing w:val="-4"/>
            <w:rtl/>
          </w:rPr>
          <w:delText xml:space="preserve">דאין</w:delText>
        </w:r>
      </w:del>
      <w:r w:rsidRPr="00097464">
        <w:rPr>
          <w:spacing w:val="-4"/>
          <w:rtl/>
        </w:rPr>
        <w:t xml:space="preserve"> צולין בשר בצל וביצה אלא כדי שיצולו מבעו"י</w:t>
      </w:r>
      <w:ins w:id="92419" w:author="קלוד" w:date="2026-10-11T13:11:34Z">
        <w:r>
          <w:rPr>
            <w:spacing w:val="-4"/>
            <w:rtl/>
          </w:rPr>
          <w:t xml:space="preserve"> - </w:t>
        </w:r>
      </w:ins>
      <w:del w:id="92420" w:author="קלוד" w:date="2026-10-11T13:11:34Z">
        <w:r w:rsidRPr="00097464">
          <w:rPr>
            <w:spacing w:val="-4"/>
            <w:rtl/>
          </w:rPr>
          <w:delText xml:space="preserve"> </w:delText>
        </w:r>
      </w:del>
      <w:ins w:id="90881" w:author="מנוע מכני" w:date="2026-10-11T12:04:39Z">
        <w:r>
          <w:rPr>
            <w:spacing w:val="-4"/>
            <w:rtl/>
          </w:rPr>
          <w:t xml:space="preserve">שם</w:t>
        </w:r>
      </w:ins>
      <w:del w:id="90882" w:author="מנוע מכני" w:date="2026-10-11T12:04:39Z">
        <w:r w:rsidRPr="00097464">
          <w:rPr>
            <w:spacing w:val="-4"/>
            <w:rtl/>
          </w:rPr>
          <w:delText xml:space="preserve">התם</w:delText>
        </w:r>
      </w:del>
      <w:r w:rsidRPr="00097464">
        <w:rPr>
          <w:spacing w:val="-4"/>
          <w:rtl/>
        </w:rPr>
        <w:t xml:space="preserve"> </w:t>
      </w:r>
      <w:ins w:id="92417" w:author="קלוד" w:date="2026-10-11T13:11:34Z">
        <w:r>
          <w:rPr>
            <w:spacing w:val="-4"/>
            <w:rtl/>
          </w:rPr>
          <w:t xml:space="preserve">בבשר</w:t>
        </w:r>
      </w:ins>
      <w:del w:id="92418" w:author="קלוד" w:date="2026-10-11T13:11:34Z">
        <w:r w:rsidRPr="00097464">
          <w:rPr>
            <w:spacing w:val="-4"/>
            <w:rtl/>
          </w:rPr>
          <w:delText xml:space="preserve">בבשרא</w:delText>
        </w:r>
      </w:del>
      <w:r w:rsidRPr="00097464">
        <w:rPr>
          <w:spacing w:val="-4"/>
          <w:rtl/>
        </w:rPr>
        <w:t xml:space="preserve"> </w:t>
      </w:r>
      <w:ins w:id="92415" w:author="קלוד" w:date="2026-10-11T13:11:34Z">
        <w:r>
          <w:rPr>
            <w:spacing w:val="-4"/>
            <w:rtl/>
          </w:rPr>
          <w:t xml:space="preserve">על הגחלים.</w:t>
        </w:r>
      </w:ins>
      <w:del w:id="92416" w:author="קלוד" w:date="2026-10-11T13:11:34Z">
        <w:r w:rsidRPr="00097464">
          <w:rPr>
            <w:spacing w:val="-4"/>
            <w:rtl/>
          </w:rPr>
          <w:delText xml:space="preserve">אגומרי.</w:delText>
        </w:r>
      </w:del>
    </w:p>
    <w:p>
      <w:pPr>
        <w:pStyle w:val="38"/>
        <w:rPr>
          <w:ins w:id="96742" w:author="מנוע מכני" w:date="2026-10-11T12:04:39Z"/>
        </w:rPr>
      </w:pPr>
      <w:r w:rsidRPr="006F178A">
        <w:t xml:space="preserve">רבינא:</w:t>
      </w:r>
    </w:p>
    <w:p w:rsidR="00E9703F" w:rsidRPr="006F178A" w:rsidRDefault="00E9703F" w:rsidP="00E9703F">
      <w:pPr>
        <w:rPr>
          <w:rtl/>
        </w:rPr>
      </w:pPr>
      <w:del w:id="96743" w:author="מנוע מכני" w:date="2026-10-11T12:04:39Z">
        <w:r w:rsidRPr="006F178A">
          <w:rPr>
            <w:rtl/>
          </w:rPr>
          <w:delText xml:space="preserve"> </w:delText>
        </w:r>
      </w:del>
      <w:ins w:id="92323" w:author="מנוע מכני" w:date="2026-10-11T12:04:39Z">
        <w:ins w:id="92441" w:author="קלוד" w:date="2026-10-11T13:11:34Z">
          <w:r>
            <w:rPr>
              <w:rtl/>
            </w:rPr>
            <w:t xml:space="preserve">דלעת</w:t>
          </w:r>
        </w:ins>
        <w:del w:id="92442" w:author="קלוד" w:date="2026-10-11T13:11:34Z">
          <w:r>
            <w:rPr>
              <w:rtl/>
            </w:rPr>
            <w:delText xml:space="preserve">זה</w:delText>
          </w:r>
        </w:del>
      </w:ins>
      <w:del w:id="92324" w:author="מנוע מכני" w:date="2026-10-11T12:04:39Z">
        <w:r w:rsidRPr="006F178A">
          <w:rPr>
            <w:rtl/>
          </w:rPr>
          <w:delText xml:space="preserve">האי</w:delText>
        </w:r>
      </w:del>
      <w:r w:rsidRPr="006F178A">
        <w:rPr>
          <w:rtl/>
        </w:rPr>
        <w:t xml:space="preserve"> </w:t>
      </w:r>
      <w:ins w:id="92439" w:author="קלוד" w:date="2026-10-11T13:11:34Z">
        <w:r>
          <w:rPr>
            <w:rFonts w:hint="cs"/>
            <w:rtl/>
          </w:rPr>
          <w:t xml:space="preserve">חיה</w:t>
        </w:r>
      </w:ins>
      <w:del w:id="92440" w:author="קלוד" w:date="2026-10-11T13:11:34Z">
        <w:r w:rsidRPr="006F178A">
          <w:rPr>
            <w:rFonts w:hint="cs"/>
            <w:rtl/>
          </w:rPr>
          <w:delText xml:space="preserve">קרא </w:delText>
        </w:r>
        <w:r w:rsidRPr="006F178A">
          <w:rPr>
            <w:rtl/>
          </w:rPr>
          <w:delText xml:space="preserve">חי</w:delText>
        </w:r>
        <w:r w:rsidRPr="006F178A">
          <w:rPr>
            <w:rFonts w:hint="cs"/>
            <w:rtl/>
          </w:rPr>
          <w:delText xml:space="preserve">א</w:delText>
        </w:r>
      </w:del>
      <w:r w:rsidRPr="006F178A">
        <w:rPr>
          <w:rtl/>
        </w:rPr>
        <w:t xml:space="preserve"> - </w:t>
      </w:r>
      <w:ins w:id="95895" w:author="מנוע מכני" w:date="2026-10-11T12:04:39Z">
        <w:r>
          <w:rPr>
            <w:rtl/>
          </w:rPr>
          <w:t xml:space="preserve">יפה</w:t>
        </w:r>
      </w:ins>
      <w:del w:id="95896" w:author="מנוע מכני" w:date="2026-10-11T12:04:39Z">
        <w:r w:rsidRPr="006F178A">
          <w:rPr>
            <w:rtl/>
          </w:rPr>
          <w:delText xml:space="preserve">שפיר</w:delText>
        </w:r>
      </w:del>
      <w:r w:rsidRPr="006F178A">
        <w:rPr>
          <w:rtl/>
        </w:rPr>
        <w:t xml:space="preserve"> דמי, כיון </w:t>
      </w:r>
      <w:ins w:id="92437" w:author="קלוד" w:date="2026-10-11T13:11:34Z">
        <w:r>
          <w:rPr>
            <w:rtl/>
          </w:rPr>
          <w:t xml:space="preserve">שקשה</w:t>
        </w:r>
      </w:ins>
      <w:del w:id="92438" w:author="קלוד" w:date="2026-10-11T13:11:34Z">
        <w:r w:rsidRPr="006F178A">
          <w:rPr>
            <w:rtl/>
          </w:rPr>
          <w:delText xml:space="preserve">דקשי</w:delText>
        </w:r>
      </w:del>
      <w:r w:rsidRPr="006F178A">
        <w:rPr>
          <w:rtl/>
        </w:rPr>
        <w:t xml:space="preserve"> </w:t>
      </w:r>
      <w:ins w:id="92321" w:author="מנוע מכני" w:date="2026-10-11T12:04:39Z">
        <w:ins w:id="92435" w:author="קלוד" w:date="2026-10-11T13:11:34Z">
          <w:r>
            <w:rPr>
              <w:rtl/>
            </w:rPr>
            <w:t xml:space="preserve">לה</w:t>
          </w:r>
        </w:ins>
        <w:del w:id="92436" w:author="קלוד" w:date="2026-10-11T13:11:34Z">
          <w:r>
            <w:rPr>
              <w:rtl/>
            </w:rPr>
            <w:delText xml:space="preserve">לו</w:delText>
          </w:r>
        </w:del>
      </w:ins>
      <w:del w:id="92322" w:author="מנוע מכני" w:date="2026-10-11T12:04:39Z">
        <w:r w:rsidRPr="006F178A">
          <w:rPr>
            <w:rtl/>
          </w:rPr>
          <w:delText xml:space="preserve">ליה</w:delText>
        </w:r>
      </w:del>
      <w:r w:rsidRPr="006F178A">
        <w:rPr>
          <w:rtl/>
        </w:rPr>
        <w:t xml:space="preserve"> </w:t>
      </w:r>
      <w:ins w:id="92433" w:author="קלוד" w:date="2026-10-11T13:11:34Z">
        <w:r>
          <w:rPr>
            <w:rtl/>
          </w:rPr>
          <w:t xml:space="preserve">הרוח,</w:t>
        </w:r>
      </w:ins>
      <w:del w:id="92434" w:author="קלוד" w:date="2026-10-11T13:11:34Z">
        <w:r w:rsidRPr="006F178A">
          <w:rPr>
            <w:rtl/>
          </w:rPr>
          <w:delText xml:space="preserve">זיקא,</w:delText>
        </w:r>
      </w:del>
      <w:r w:rsidRPr="006F178A">
        <w:rPr>
          <w:rtl/>
        </w:rPr>
        <w:t xml:space="preserve"> </w:t>
      </w:r>
      <w:ins w:id="92431" w:author="קלוד" w:date="2026-10-11T13:11:34Z">
        <w:r>
          <w:rPr>
            <w:rtl/>
          </w:rPr>
          <w:t xml:space="preserve">כבשר</w:t>
        </w:r>
      </w:ins>
      <w:del w:id="92432" w:author="קלוד" w:date="2026-10-11T13:11:34Z">
        <w:r w:rsidRPr="006F178A">
          <w:rPr>
            <w:rtl/>
          </w:rPr>
          <w:delText xml:space="preserve">כבשרא</w:delText>
        </w:r>
      </w:del>
      <w:r w:rsidRPr="006F178A">
        <w:rPr>
          <w:rtl/>
        </w:rPr>
        <w:t xml:space="preserve"> </w:t>
      </w:r>
      <w:ins w:id="92429" w:author="קלוד" w:date="2026-10-11T13:11:34Z">
        <w:r>
          <w:rPr>
            <w:rtl/>
          </w:rPr>
          <w:t xml:space="preserve">גדי</w:t>
        </w:r>
      </w:ins>
      <w:del w:id="92430" w:author="קלוד" w:date="2026-10-11T13:11:34Z">
        <w:r w:rsidRPr="006F178A">
          <w:rPr>
            <w:rtl/>
          </w:rPr>
          <w:delText xml:space="preserve">דגדיא</w:delText>
        </w:r>
      </w:del>
      <w:r w:rsidRPr="006F178A">
        <w:rPr>
          <w:rtl/>
        </w:rPr>
        <w:t xml:space="preserve"> </w:t>
      </w:r>
      <w:ins w:id="92427" w:author="קלוד" w:date="2026-10-11T13:11:34Z">
        <w:r>
          <w:rPr>
            <w:rtl/>
          </w:rPr>
          <w:t xml:space="preserve">היא.</w:t>
        </w:r>
      </w:ins>
      <w:del w:id="92428" w:author="קלוד" w:date="2026-10-11T13:11:34Z">
        <w:r w:rsidRPr="006F178A">
          <w:rPr>
            <w:rtl/>
          </w:rPr>
          <w:delText xml:space="preserve">דמי.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87" w:author="קלוד" w:date="2026-10-11T12:33:55Z"/>
        </w:rPr>
      </w:pPr>
      <w:ins w:id="91188" w:author="קלוד" w:date="2026-10-11T12:33:55Z">
        <w:r>
          <w:rPr>
            <w:color w:val="7B3F00"/>
          </w:rPr>
          <w:t xml:space="preserve">אין מוכרין לנכרי - עד כמה: לביתו או לבית הסמוך</w:t>
        </w:r>
      </w:ins>
    </w:p>
    <w:p w:rsidR="00E9703F" w:rsidRPr="006F178A" w:rsidRDefault="00E9703F" w:rsidP="00E9703F">
      <w:pPr>
        <w:rPr>
          <w:rStyle w:val="afffe"/>
          <w:rFonts w:ascii="Fb Fontext" w:hAnsi="Fb Fontext"/>
          <w:rtl/>
        </w:rPr>
      </w:pPr>
      <w:r w:rsidRPr="006F178A">
        <w:rPr>
          <w:rStyle w:val="afffe"/>
          <w:rFonts w:ascii="Fb Fontext" w:hAnsi="Fb Fontext"/>
          <w:rtl/>
        </w:rPr>
        <w:t xml:space="preserve">ב"ש</w:t>
      </w:r>
      <w:r w:rsidRPr="006F178A">
        <w:rPr>
          <w:rStyle w:val="afffe"/>
          <w:rFonts w:ascii="Fb Fontext" w:hAnsi="Fb Fontext"/>
          <w:rtl/>
        </w:rPr>
        <w:t xml:space="preserve"> אומרים אין מוכרין.</w:t>
      </w:r>
    </w:p>
    <w:p w:rsidR="00E9703F" w:rsidRPr="004640F6" w:rsidRDefault="00E9703F" w:rsidP="00E9703F">
      <w:pPr>
        <w:rPr>
          <w:rFonts w:cs="Guttman Vilna"/>
          <w:b/>
          <w:bCs/>
          <w:spacing w:val="-4"/>
          <w:rtl/>
        </w:rPr>
      </w:pPr>
      <w:r w:rsidRPr="004640F6">
        <w:rPr>
          <w:spacing w:val="-4"/>
          <w:rtl/>
        </w:rPr>
        <w:t xml:space="preserve">ב"ש</w:t>
      </w:r>
      <w:r w:rsidRPr="004640F6">
        <w:rPr>
          <w:spacing w:val="-4"/>
          <w:rtl/>
        </w:rPr>
        <w:t xml:space="preserve">: </w:t>
      </w:r>
      <w:r w:rsidRPr="004640F6">
        <w:rPr>
          <w:spacing w:val="-4"/>
          <w:rtl/>
        </w:rPr>
        <w:t xml:space="preserve">לא</w:t>
      </w:r>
      <w:r w:rsidRPr="004640F6">
        <w:rPr>
          <w:spacing w:val="-4"/>
          <w:rtl/>
        </w:rPr>
        <w:t xml:space="preserve"> ימכור אדם חפצו לנכרי, ולא ישאילנו ולא ילונו ולא יתן לו במתנה, אלא כדי שיגיע לביתו.</w:t>
      </w:r>
    </w:p>
    <w:p w:rsidR="00E9703F" w:rsidRPr="004640F6" w:rsidRDefault="00E9703F" w:rsidP="00E9703F">
      <w:pPr>
        <w:rPr>
          <w:rFonts w:cs="Guttman Vilna"/>
          <w:b/>
          <w:bCs/>
          <w:spacing w:val="-6"/>
          <w:rtl/>
        </w:rPr>
      </w:pPr>
      <w:r w:rsidRPr="004640F6">
        <w:rPr>
          <w:spacing w:val="-6"/>
          <w:rtl/>
        </w:rPr>
        <w:t xml:space="preserve">וב"ה</w:t>
      </w:r>
      <w:r w:rsidRPr="004640F6">
        <w:rPr>
          <w:spacing w:val="-6"/>
          <w:rtl/>
        </w:rPr>
        <w:t xml:space="preserve"> כדי שיגיע לבית הסמוך לחומה. </w:t>
      </w:r>
      <w:r w:rsidRPr="004640F6">
        <w:rPr>
          <w:rStyle w:val="2fb"/>
          <w:spacing w:val="-6"/>
          <w:rtl/>
        </w:rPr>
        <w:t xml:space="preserve">ר"ע</w:t>
      </w:r>
      <w:r w:rsidRPr="004640F6">
        <w:rPr>
          <w:spacing w:val="-6"/>
          <w:rtl/>
        </w:rPr>
        <w:t xml:space="preserve">: כדי שיצא מפתח ביתו. - ולא בא אלא לפרש דברי </w:t>
      </w:r>
      <w:r w:rsidRPr="004640F6">
        <w:rPr>
          <w:spacing w:val="-6"/>
          <w:rtl/>
        </w:rPr>
        <w:t xml:space="preserve">ב"ה</w:t>
      </w:r>
      <w:r w:rsidRPr="004640F6">
        <w:rPr>
          <w:spacing w:val="-6"/>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85" w:author="קלוד" w:date="2026-10-11T12:33:55Z"/>
        </w:rPr>
      </w:pPr>
      <w:ins w:id="91186" w:author="קלוד" w:date="2026-10-11T12:33:55Z">
        <w:r>
          <w:rPr>
            <w:color w:val="7B3F00"/>
          </w:rPr>
          <w:t xml:space="preserve">חמץ לנכרי - ב"ש וב"ה, וכותח הבבלי</w:t>
        </w:r>
      </w:ins>
    </w:p>
    <w:p>
      <w:pPr>
        <w:pStyle w:val="38"/>
        <w:rPr>
          <w:ins w:id="96745" w:author="מנוע מכני" w:date="2026-10-11T12:04:39Z"/>
        </w:rPr>
      </w:pPr>
      <w:del w:id="96744" w:author="מנוע מכני" w:date="2026-10-11T12:04:39Z">
        <w:r w:rsidRPr="006F178A">
          <w:delText xml:space="preserve">•</w:delText>
        </w:r>
      </w:del>
      <w:r w:rsidRPr="006F178A">
        <w:t xml:space="preserve"> ת"ר</w:t>
      </w:r>
      <w:r w:rsidRPr="006F178A">
        <w:t xml:space="preserve">, </w:t>
      </w:r>
      <w:r w:rsidRPr="006F178A">
        <w:t xml:space="preserve">ב"ש</w:t>
      </w:r>
      <w:r w:rsidRPr="006F178A">
        <w:t xml:space="preserve">:</w:t>
      </w:r>
    </w:p>
    <w:p w:rsidR="00E9703F" w:rsidRPr="006F178A" w:rsidRDefault="00E9703F" w:rsidP="00E9703F">
      <w:pPr>
        <w:rPr>
          <w:rtl/>
        </w:rPr>
      </w:pPr>
      <w:del w:id="96746" w:author="מנוע מכני" w:date="2026-10-11T12:04:39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ימכור אדם חמצו לנכרי אלא אם כן יודע בו שיכלה קודם הפסח.</w:t>
      </w:r>
    </w:p>
    <w:p w:rsidR="00E9703F" w:rsidRDefault="00E9703F" w:rsidP="00E9703F">
      <w:pPr>
        <w:rPr>
          <w:rtl/>
        </w:rPr>
      </w:pPr>
      <w:r w:rsidRPr="006F178A">
        <w:rPr>
          <w:rtl/>
        </w:rPr>
        <w:lastRenderedPageBreak/>
        <w:t xml:space="preserve">ב"ה</w:t>
      </w:r>
      <w:r w:rsidRPr="006F178A">
        <w:rPr>
          <w:rtl/>
        </w:rPr>
        <w:lastRenderedPageBreak/>
        <w:t xml:space="preserve"> כל זמן שמותר לאוכלו מותר למוכרו,</w:t>
      </w:r>
    </w:p>
    <w:p>
      <w:pPr>
        <w:pStyle w:val="38"/>
        <w:rPr>
          <w:ins w:id="96747" w:author="מנוע מכני" w:date="2026-10-11T12:04:39Z"/>
        </w:rPr>
      </w:pPr>
      <w:r w:rsidRPr="006F178A">
        <w:t xml:space="preserve">ר"י:</w:t>
      </w:r>
    </w:p>
    <w:p w:rsidR="00E9703F" w:rsidRPr="006F178A" w:rsidRDefault="00E9703F" w:rsidP="00E9703F">
      <w:pPr>
        <w:rPr>
          <w:rtl/>
        </w:rPr>
      </w:pPr>
      <w:del w:id="96748" w:author="מנוע מכני" w:date="2026-10-11T12:04:39Z">
        <w:r w:rsidRPr="006F178A">
          <w:rPr>
            <w:rtl/>
          </w:rPr>
          <w:delText xml:space="preserve"> </w:delText>
        </w:r>
      </w:del>
      <w:r w:rsidRPr="006F178A">
        <w:rPr>
          <w:rtl/>
        </w:rPr>
        <w:t xml:space="preserve">כותח הבבלי וכל מיני כותח - אסור למכור שלשים יום קודם הפסח.</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יט.</w:t>
      </w:r>
    </w:p>
    <w:p>
      <w:pPr>
        <w:pStyle w:val="38"/>
        <w:rPr>
          <w:ins w:id="96750" w:author="מנוע מכני" w:date="2026-10-11T12:04:39Z"/>
        </w:rPr>
      </w:pPr>
      <w:del w:id="96749"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6751" w:author="מנוע מכני" w:date="2026-10-11T12:04:39Z">
        <w:r w:rsidRPr="006F178A">
          <w:rPr>
            <w:rFonts w:ascii="Fb Fontext" w:hAnsi="Fb Fontext"/>
            <w:rtl/>
          </w:rPr>
          <w:delText xml:space="preserve"> </w:delText>
        </w:r>
      </w:del>
      <w:r w:rsidRPr="006F178A">
        <w:rPr>
          <w:rFonts w:ascii="Fb Fontext" w:hAnsi="Fb Fontext"/>
          <w:rtl/>
        </w:rPr>
        <w:t xml:space="preserve">נותנין מזונות לפני הכלב בחצר, נטלו ויצא - אין נזקקין לו.</w:t>
      </w:r>
    </w:p>
    <w:p w:rsidR="00E9703F" w:rsidRPr="006F178A" w:rsidRDefault="00E9703F" w:rsidP="00E9703F">
      <w:pPr>
        <w:rPr>
          <w:rtl/>
        </w:rPr>
      </w:pPr>
      <w:r w:rsidRPr="006F178A">
        <w:rPr>
          <w:rtl/>
        </w:rPr>
        <w:t>כיוצא בו, נותנין מזונות לפני הנכרי בחצר, נטלו ויצא - אין נזקקין לו.</w:t>
      </w:r>
    </w:p>
    <w:p w:rsidR="00E9703F" w:rsidRPr="006F178A" w:rsidRDefault="00E9703F" w:rsidP="00E9703F">
      <w:pPr>
        <w:rPr>
          <w:rtl/>
        </w:rPr>
      </w:pPr>
      <w:r w:rsidRPr="006F178A">
        <w:rPr>
          <w:rtl/>
        </w:rPr>
        <w:t xml:space="preserve">וקמ"ל</w:t>
      </w:r>
      <w:r w:rsidRPr="006F178A">
        <w:rPr>
          <w:rtl/>
        </w:rPr>
        <w:t xml:space="preserve"> </w:t>
      </w:r>
      <w:ins w:id="92447" w:author="קלוד" w:date="2026-10-11T13:11:34Z">
        <w:r>
          <w:rPr>
            <w:rStyle w:val="afffffe"/>
            <w:rtl/>
          </w:rPr>
          <w:t xml:space="preserve">שמותר</w:t>
        </w:r>
      </w:ins>
      <w:del w:id="92448" w:author="קלוד" w:date="2026-10-11T13:11:34Z">
        <w:r w:rsidRPr="006F178A">
          <w:rPr>
            <w:rtl/>
          </w:rPr>
          <w:delText xml:space="preserve">דאע"ג</w:delText>
        </w:r>
      </w:del>
      <w:r w:rsidRPr="006F178A">
        <w:rPr>
          <w:rtl/>
        </w:rPr>
        <w:t xml:space="preserve"> </w:t>
      </w:r>
      <w:ins w:id="92445" w:author="קלוד" w:date="2026-10-11T13:11:34Z">
        <w:r>
          <w:rPr>
            <w:rtl/>
          </w:rPr>
          <w:t xml:space="preserve">אע"פ</w:t>
        </w:r>
      </w:ins>
      <w:del w:id="92446" w:author="קלוד" w:date="2026-10-11T13:11:34Z">
        <w:r w:rsidRPr="006F178A">
          <w:rPr>
            <w:rtl/>
          </w:rPr>
          <w:delText xml:space="preserve">דלא</w:delText>
        </w:r>
      </w:del>
      <w:r w:rsidRPr="006F178A">
        <w:rPr>
          <w:rtl/>
        </w:rPr>
        <w:t xml:space="preserve"> </w:t>
      </w:r>
      <w:ins w:id="92443" w:author="קלוד" w:date="2026-10-11T13:11:34Z">
        <w:r>
          <w:rPr>
            <w:rtl/>
          </w:rPr>
          <w:t xml:space="preserve">שאין </w:t>
        </w:r>
        <w:r>
          <w:rPr>
            <w:rStyle w:val="afffffe"/>
            <w:rtl/>
          </w:rPr>
          <w:t xml:space="preserve">מזונותיו</w:t>
        </w:r>
        <w:r>
          <w:rPr>
            <w:rtl/>
          </w:rPr>
          <w:t xml:space="preserve"> מוטלים</w:t>
        </w:r>
      </w:ins>
      <w:del w:id="92444" w:author="קלוד" w:date="2026-10-11T13:11:34Z">
        <w:r w:rsidRPr="006F178A">
          <w:rPr>
            <w:rtl/>
          </w:rPr>
          <w:delText xml:space="preserve">רמי</w:delText>
        </w:r>
      </w:del>
      <w:r w:rsidRPr="006F178A">
        <w:rPr>
          <w:rtl/>
        </w:rPr>
        <w:t xml:space="preserve"> </w:t>
      </w:r>
      <w:ins w:id="92325" w:author="מנוע מכני" w:date="2026-10-11T12:04:39Z">
        <w:r>
          <w:rPr>
            <w:rtl/>
          </w:rPr>
          <w:t xml:space="preserve">עליו</w:t>
        </w:r>
      </w:ins>
      <w:del w:id="92326" w:author="מנוע מכני" w:date="2026-10-11T12:04:39Z">
        <w:r w:rsidRPr="006F178A">
          <w:rPr>
            <w:rtl/>
          </w:rPr>
          <w:delText xml:space="preserve">עליה</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83" w:author="קלוד" w:date="2026-10-11T12:33:55Z"/>
        </w:rPr>
      </w:pPr>
      <w:ins w:id="91184" w:author="קלוד" w:date="2026-10-11T12:33:55Z">
        <w:r>
          <w:rPr>
            <w:color w:val="7B3F00"/>
          </w:rPr>
          <w:t xml:space="preserve">השכרת כלים ושליחת איגרת לנכרי - ער"ש</w:t>
        </w:r>
      </w:ins>
    </w:p>
    <w:p>
      <w:pPr>
        <w:pStyle w:val="38"/>
        <w:rPr>
          <w:ins w:id="96753" w:author="מנוע מכני" w:date="2026-10-11T12:04:39Z"/>
        </w:rPr>
      </w:pPr>
      <w:del w:id="96752"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6754" w:author="מנוע מכני" w:date="2026-10-11T12:04:39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ישכיר אדם כליו לנכרי </w:t>
      </w:r>
      <w:r w:rsidRPr="006F178A">
        <w:rPr>
          <w:rStyle w:val="2fb"/>
          <w:rFonts w:ascii="Fb Fontext" w:hAnsi="Fb Fontext"/>
          <w:rtl/>
        </w:rPr>
        <w:t xml:space="preserve">בער"ש</w:t>
      </w:r>
      <w:r w:rsidRPr="006F178A">
        <w:rPr>
          <w:rFonts w:ascii="Fb Fontext" w:hAnsi="Fb Fontext"/>
          <w:rtl/>
        </w:rPr>
        <w:t xml:space="preserve">, ברביעי ובחמישי מותר.</w:t>
      </w:r>
    </w:p>
    <w:p w:rsidR="00E9703F" w:rsidRPr="006F178A" w:rsidRDefault="00E9703F" w:rsidP="00E9703F">
      <w:pPr>
        <w:rPr>
          <w:rtl/>
        </w:rPr>
      </w:pPr>
      <w:r w:rsidRPr="006F178A">
        <w:rPr>
          <w:rtl/>
        </w:rPr>
        <w:t>כיוצ"</w:t>
      </w:r>
      <w:r w:rsidRPr="006F178A">
        <w:rPr>
          <w:rFonts w:hint="cs"/>
          <w:rtl/>
        </w:rPr>
        <w:t>ב</w:t>
      </w:r>
      <w:r w:rsidRPr="006F178A">
        <w:rPr>
          <w:rtl/>
        </w:rPr>
        <w:t xml:space="preserve"> אין משלחין איגרות ביד נכרי בערב שבת</w:t>
      </w:r>
      <w:r w:rsidRPr="006F178A">
        <w:rPr>
          <w:rFonts w:hint="cs"/>
          <w:rtl/>
        </w:rPr>
        <w:t xml:space="preserve"> </w:t>
      </w:r>
      <w:r w:rsidRPr="006F178A">
        <w:rPr>
          <w:rtl/>
        </w:rPr>
        <w:t xml:space="preserve">[בדלא קביע בי דואר </w:t>
      </w:r>
      <w:ins w:id="90047" w:author="Claude - סמנטי" w:date="2026-10-11T12:28:21Z">
        <w:r>
          <w:rPr>
            <w:rtl/>
          </w:rPr>
          <w:t xml:space="preserve">בעיר</w:t>
        </w:r>
      </w:ins>
      <w:del w:id="90048" w:author="Claude - סמנטי" w:date="2026-10-11T12:28:21Z">
        <w:r w:rsidRPr="006F178A">
          <w:rPr>
            <w:rtl/>
          </w:rPr>
          <w:delText xml:space="preserve">במתא</w:delText>
        </w:r>
      </w:del>
      <w:r w:rsidRPr="006F178A">
        <w:rPr>
          <w:rtl/>
        </w:rPr>
        <w:t xml:space="preserve">], ברביעי ובחמישי מותר.</w:t>
      </w:r>
    </w:p>
    <w:p w:rsidR="00E9703F" w:rsidRPr="00097464" w:rsidRDefault="00E9703F" w:rsidP="00E9703F">
      <w:pPr>
        <w:rPr>
          <w:b/>
          <w:bCs/>
          <w:spacing w:val="-6"/>
          <w:rtl/>
        </w:rPr>
      </w:pPr>
      <w:r w:rsidRPr="00097464">
        <w:rPr>
          <w:spacing w:val="-6"/>
          <w:rtl/>
        </w:rPr>
        <w:t xml:space="preserve">אמרו עליו על </w:t>
      </w:r>
      <w:r w:rsidRPr="00097464">
        <w:rPr>
          <w:rStyle w:val="2fb"/>
          <w:spacing w:val="-6"/>
          <w:rtl/>
        </w:rPr>
        <w:t xml:space="preserve">רבי יוסי</w:t>
      </w:r>
      <w:r w:rsidRPr="00097464">
        <w:rPr>
          <w:spacing w:val="-6"/>
          <w:rtl/>
        </w:rPr>
        <w:t xml:space="preserve"> הכהן, </w:t>
      </w:r>
      <w:ins w:id="90883" w:author="מנוע מכני" w:date="2026-10-11T12:04:39Z">
        <w:r>
          <w:rPr>
            <w:spacing w:val="-6"/>
            <w:rtl/>
          </w:rPr>
          <w:t xml:space="preserve">ואמרו</w:t>
        </w:r>
      </w:ins>
      <w:del w:id="90884" w:author="מנוע מכני" w:date="2026-10-11T12:04:39Z">
        <w:r w:rsidRPr="00097464">
          <w:rPr>
            <w:spacing w:val="-6"/>
            <w:rtl/>
          </w:rPr>
          <w:delText xml:space="preserve">ואמרי</w:delText>
        </w:r>
      </w:del>
      <w:r w:rsidRPr="00097464">
        <w:rPr>
          <w:spacing w:val="-6"/>
          <w:rtl/>
        </w:rPr>
        <w:t xml:space="preserve"> לה על </w:t>
      </w:r>
      <w:r w:rsidRPr="00097464">
        <w:rPr>
          <w:rStyle w:val="2fb"/>
          <w:spacing w:val="-6"/>
          <w:rtl/>
        </w:rPr>
        <w:t xml:space="preserve">רבי יוסי</w:t>
      </w:r>
      <w:r w:rsidRPr="00097464">
        <w:rPr>
          <w:spacing w:val="-6"/>
          <w:rtl/>
        </w:rPr>
        <w:t xml:space="preserve"> החסיד, שלא נמצא כתב ידו ביד נכרי מעולם.</w:t>
      </w:r>
    </w:p>
    <w:p>
      <w:pPr>
        <w:pStyle w:val="38"/>
        <w:rPr>
          <w:ins w:id="96756" w:author="מנוע מכני" w:date="2026-10-11T12:04:39Z"/>
        </w:rPr>
      </w:pPr>
      <w:del w:id="96755"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6757" w:author="מנוע מכני" w:date="2026-10-11T12:04:39Z">
        <w:r w:rsidRPr="006F178A">
          <w:rPr>
            <w:rtl/>
          </w:rPr>
          <w:delText xml:space="preserve"> </w:delText>
        </w:r>
      </w:del>
      <w:r w:rsidRPr="006F178A">
        <w:rPr>
          <w:rtl/>
        </w:rPr>
        <w:t xml:space="preserve">אין משלחין איגרת ביד נכרי ערב שבת</w:t>
      </w:r>
      <w:r w:rsidRPr="006F178A">
        <w:rPr>
          <w:rFonts w:hint="cs"/>
          <w:rtl/>
        </w:rPr>
        <w:t xml:space="preserve"> </w:t>
      </w:r>
      <w:r w:rsidRPr="006F178A">
        <w:rPr>
          <w:rtl/>
        </w:rPr>
        <w:t xml:space="preserve">[בדלא קביע בי דואר </w:t>
      </w:r>
      <w:ins w:id="90049" w:author="Claude - סמנטי" w:date="2026-10-11T12:28:21Z">
        <w:r>
          <w:rPr>
            <w:rtl/>
          </w:rPr>
          <w:t xml:space="preserve">בעיר</w:t>
        </w:r>
      </w:ins>
      <w:del w:id="90050" w:author="Claude - סמנטי" w:date="2026-10-11T12:28:21Z">
        <w:r w:rsidRPr="006F178A">
          <w:rPr>
            <w:rtl/>
          </w:rPr>
          <w:delText xml:space="preserve">במתא</w:delText>
        </w:r>
      </w:del>
      <w:r w:rsidRPr="006F178A">
        <w:rPr>
          <w:rtl/>
        </w:rPr>
        <w:t xml:space="preserve">], אלא אם כן קוצץ לו דמים.</w:t>
      </w:r>
    </w:p>
    <w:p w:rsidR="00E9703F" w:rsidRDefault="00E9703F" w:rsidP="00E9703F">
      <w:pPr>
        <w:rPr>
          <w:rtl/>
        </w:rPr>
      </w:pPr>
      <w:r w:rsidRPr="006F178A">
        <w:rPr>
          <w:rtl/>
        </w:rPr>
        <w:t xml:space="preserve">ואם </w:t>
      </w:r>
      <w:r w:rsidRPr="006F178A">
        <w:rPr>
          <w:rtl/>
        </w:rPr>
        <w:t xml:space="preserve">לא</w:t>
      </w:r>
      <w:r w:rsidRPr="006F178A">
        <w:rPr>
          <w:rtl/>
        </w:rPr>
        <w:t xml:space="preserve"> קצץ לב"ש: כדי שיגיע לביתו,</w:t>
      </w:r>
    </w:p>
    <w:p w:rsidR="00E9703F" w:rsidRDefault="00E9703F" w:rsidP="00E9703F">
      <w:pPr>
        <w:rPr>
          <w:rtl/>
        </w:rPr>
      </w:pPr>
      <w:r w:rsidRPr="006F178A">
        <w:rPr>
          <w:rtl/>
        </w:rPr>
        <w:t xml:space="preserve">ולב"ה: כדי שיגיע לבית הסמוך לחומה. [ומיירי בקביע בי דואר </w:t>
      </w:r>
      <w:ins w:id="90051" w:author="Claude - סמנטי" w:date="2026-10-11T12:28:21Z">
        <w:r>
          <w:rPr>
            <w:rtl/>
          </w:rPr>
          <w:t xml:space="preserve">בעיר</w:t>
        </w:r>
      </w:ins>
      <w:del w:id="90052" w:author="Claude - סמנטי" w:date="2026-10-11T12:28:21Z">
        <w:r w:rsidRPr="006F178A">
          <w:rPr>
            <w:rtl/>
          </w:rPr>
          <w:delText xml:space="preserve">במתא</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81" w:author="קלוד" w:date="2026-10-11T12:33:55Z"/>
        </w:rPr>
      </w:pPr>
      <w:ins w:id="91182" w:author="קלוד" w:date="2026-10-11T12:33:55Z">
        <w:r>
          <w:rPr>
            <w:color w:val="7B3F00"/>
          </w:rPr>
          <w:t xml:space="preserve">הפלגה בספינה - שלשה ימים קודם לשבת</w:t>
        </w:r>
      </w:ins>
    </w:p>
    <w:p>
      <w:pPr>
        <w:pStyle w:val="38"/>
        <w:rPr>
          <w:ins w:id="96759" w:author="מנוע מכני" w:date="2026-10-11T12:04:39Z"/>
        </w:rPr>
      </w:pPr>
      <w:del w:id="96758"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6760" w:author="מנוע מכני" w:date="2026-10-11T12:04:39Z">
        <w:r w:rsidRPr="006F178A">
          <w:rPr>
            <w:rFonts w:ascii="Fb Fontext" w:hAnsi="Fb Fontext"/>
            <w:rtl/>
          </w:rPr>
          <w:delText xml:space="preserve"> </w:delText>
        </w:r>
      </w:del>
      <w:r w:rsidRPr="006F178A">
        <w:rPr>
          <w:rFonts w:ascii="Fb Fontext" w:hAnsi="Fb Fontext"/>
          <w:rtl/>
        </w:rPr>
        <w:t xml:space="preserve">אין מפליגין בספינה פחות מ</w:t>
      </w:r>
      <w:r w:rsidRPr="006F178A">
        <w:rPr>
          <w:rFonts w:ascii="Fb Fontext" w:hAnsi="Fb Fontext" w:hint="cs"/>
          <w:rtl/>
        </w:rPr>
        <w:t>ג'</w:t>
      </w:r>
      <w:r w:rsidRPr="006F178A">
        <w:rPr>
          <w:rFonts w:ascii="Fb Fontext" w:hAnsi="Fb Fontext"/>
          <w:rtl/>
        </w:rPr>
        <w:t xml:space="preserve"> ימים קודם לשבת. </w:t>
      </w:r>
      <w:r w:rsidRPr="006F178A">
        <w:rPr>
          <w:rFonts w:ascii="Fb Fontext" w:hAnsi="Fb Fontext" w:hint="cs"/>
          <w:rtl/>
        </w:rPr>
        <w:t xml:space="preserve">ודווקא </w:t>
      </w:r>
      <w:r w:rsidRPr="006F178A">
        <w:rPr>
          <w:rFonts w:ascii="Fb Fontext" w:hAnsi="Fb Fontext"/>
          <w:rtl/>
        </w:rPr>
        <w:t xml:space="preserve">לדבר הרשות, אבל לדבר מצוה </w:t>
      </w:r>
      <w:r w:rsidRPr="006F178A">
        <w:rPr>
          <w:rFonts w:ascii="Fb Fontext" w:hAnsi="Fb Fontext" w:hint="cs"/>
          <w:rtl/>
        </w:rPr>
        <w:t>יכול</w:t>
      </w:r>
      <w:r w:rsidRPr="006F178A">
        <w:rPr>
          <w:rFonts w:ascii="Fb Fontext" w:hAnsi="Fb Fontext"/>
          <w:rtl/>
        </w:rPr>
        <w:t>.</w:t>
      </w:r>
    </w:p>
    <w:p>
      <w:pPr>
        <w:pStyle w:val="38"/>
        <w:rPr>
          <w:ins w:id="96761" w:author="מנוע מכני" w:date="2026-10-11T12:04:39Z"/>
        </w:rPr>
      </w:pPr>
      <w:r w:rsidRPr="006F178A">
        <w:t xml:space="preserve">לרבי:</w:t>
      </w:r>
    </w:p>
    <w:p w:rsidR="00E9703F" w:rsidRPr="006F178A" w:rsidRDefault="00E9703F" w:rsidP="00E9703F">
      <w:pPr>
        <w:rPr>
          <w:rtl/>
        </w:rPr>
      </w:pPr>
      <w:del w:id="96762" w:author="מנוע מכני" w:date="2026-10-11T12:04:39Z">
        <w:r w:rsidRPr="006F178A">
          <w:rPr>
            <w:rtl/>
          </w:rPr>
          <w:delText xml:space="preserve"> </w:delText>
        </w:r>
      </w:del>
      <w:r w:rsidRPr="006F178A">
        <w:rPr>
          <w:rtl/>
        </w:rPr>
        <w:t xml:space="preserve">פוסק עמו </w:t>
      </w:r>
      <w:ins w:id="90013" w:author="מנוע מכני" w:date="2026-10-11T12:04:39Z">
        <w:r>
          <w:rPr>
            <w:rtl/>
          </w:rPr>
          <w:t xml:space="preserve">ע"מ</w:t>
        </w:r>
      </w:ins>
      <w:del w:id="90014" w:author="מנוע מכני" w:date="2026-10-11T12:04:39Z">
        <w:r w:rsidRPr="006F178A">
          <w:rPr>
            <w:rtl/>
          </w:rPr>
          <w:delText xml:space="preserve">ע"'מ</w:delText>
        </w:r>
      </w:del>
      <w:r w:rsidRPr="006F178A">
        <w:rPr>
          <w:rtl/>
        </w:rPr>
        <w:t xml:space="preserve"> לשבות, ואינו שובת, </w:t>
      </w:r>
      <w:r w:rsidRPr="006F178A">
        <w:rPr>
          <w:rStyle w:val="2fb"/>
          <w:rtl/>
        </w:rPr>
        <w:t xml:space="preserve">ולרשב"ג</w:t>
      </w:r>
      <w:r w:rsidRPr="006F178A">
        <w:rPr>
          <w:rtl/>
        </w:rPr>
        <w:t xml:space="preserve">: אינו צריך.</w:t>
      </w:r>
    </w:p>
    <w:p w:rsidR="00E9703F" w:rsidRPr="006F178A" w:rsidRDefault="00E9703F" w:rsidP="00E9703F">
      <w:pPr>
        <w:rPr>
          <w:rtl/>
        </w:rPr>
      </w:pPr>
      <w:r w:rsidRPr="006F178A">
        <w:rPr>
          <w:rtl/>
        </w:rPr>
        <w:t xml:space="preserve">ומצור לצידן, </w:t>
      </w:r>
      <w:ins w:id="90233" w:author="מנוע מכני" w:date="2026-10-11T12:04:39Z">
        <w:r>
          <w:rPr>
            <w:rtl/>
          </w:rPr>
          <w:t xml:space="preserve">אפי'</w:t>
        </w:r>
      </w:ins>
      <w:del w:id="90234" w:author="מנוע מכני" w:date="2026-10-11T12:04:39Z">
        <w:r w:rsidRPr="006F178A">
          <w:rPr>
            <w:rtl/>
          </w:rPr>
          <w:delText xml:space="preserve">אפילו</w:delText>
        </w:r>
      </w:del>
      <w:r w:rsidRPr="006F178A">
        <w:rPr>
          <w:rtl/>
        </w:rPr>
        <w:t xml:space="preserve"> בערב שבת מותר.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764" w:author="מנוע מכני" w:date="2026-10-11T12:04:39Z"/>
        </w:rPr>
      </w:pPr>
      <w:del w:id="96763" w:author="מנוע מכני" w:date="2026-10-11T12:04:39Z">
        <w:r w:rsidRPr="00097464">
          <w:delText xml:space="preserve">•</w:delText>
        </w:r>
      </w:del>
      <w:r w:rsidRPr="00097464">
        <w:t xml:space="preserve"> ת"ר</w:t>
      </w:r>
      <w:r w:rsidRPr="00097464">
        <w:t xml:space="preserve">:</w:t>
      </w:r>
    </w:p>
    <w:p w:rsidR="00E9703F" w:rsidRPr="00097464" w:rsidRDefault="00E9703F" w:rsidP="00E9703F">
      <w:pPr>
        <w:rPr>
          <w:spacing w:val="-6"/>
          <w:rtl/>
        </w:rPr>
      </w:pPr>
      <w:del w:id="96765" w:author="מנוע מכני" w:date="2026-10-11T12:04:39Z">
        <w:r w:rsidRPr="00097464">
          <w:rPr>
            <w:rFonts w:ascii="Fb Fontext" w:hAnsi="Fb Fontext"/>
            <w:spacing w:val="-6"/>
            <w:rtl/>
          </w:rPr>
          <w:delText xml:space="preserve"> </w:delText>
        </w:r>
      </w:del>
      <w:r w:rsidRPr="00097464">
        <w:rPr>
          <w:rFonts w:ascii="Fb Fontext" w:hAnsi="Fb Fontext"/>
          <w:spacing w:val="-6"/>
          <w:rtl/>
        </w:rPr>
        <w:t xml:space="preserve">אין צרין על עיירות של נכרים פחות משלשה ימים קודם לשבת, ואם התחילו - אין מפסיקין.</w:t>
      </w:r>
    </w:p>
    <w:p w:rsidR="00E9703F" w:rsidRPr="006F178A" w:rsidRDefault="00E9703F" w:rsidP="00E9703F">
      <w:pPr>
        <w:rPr>
          <w:rtl/>
        </w:rPr>
      </w:pPr>
      <w:r w:rsidRPr="006F178A">
        <w:rPr>
          <w:rtl/>
        </w:rPr>
        <w:t xml:space="preserve">וכן היה </w:t>
      </w:r>
      <w:ins w:id="92327" w:author="מנוע מכני" w:date="2026-10-11T12:04:39Z">
        <w:r>
          <w:rPr>
            <w:rtl/>
          </w:rPr>
          <w:t xml:space="preserve">שמה</w:t>
        </w:r>
      </w:ins>
      <w:del w:id="92328" w:author="מנוע מכני" w:date="2026-10-11T12:04:39Z">
        <w:r w:rsidRPr="006F178A">
          <w:rPr>
            <w:rtl/>
          </w:rPr>
          <w:delText xml:space="preserve">שמאי</w:delText>
        </w:r>
      </w:del>
      <w:r w:rsidRPr="006F178A">
        <w:rPr>
          <w:rtl/>
        </w:rPr>
        <w:t xml:space="preserve"> אומר:</w:t>
      </w:r>
      <w:r w:rsidRPr="00C077D2">
        <w:rPr>
          <w:rStyle w:val="afffff0"/>
          <w:rtl/>
        </w:rPr>
        <w:t xml:space="preserve"> '</w:t>
      </w:r>
      <w:ins w:id="90819" w:author="Claude - סמנטי" w:date="2026-10-11T12:28:21Z">
        <w:r>
          <w:rPr>
            <w:rStyle w:val="afffff0"/>
            <w:rtl/>
          </w:rPr>
          <w:t xml:space="preserve">עַד רִדְתָּהּ</w:t>
        </w:r>
      </w:ins>
      <w:del w:id="90820" w:author="Claude - סמנטי" w:date="2026-10-11T12:28:21Z">
        <w:r w:rsidRPr="00C077D2">
          <w:rPr>
            <w:rStyle w:val="afffff0"/>
            <w:rtl/>
          </w:rPr>
          <w:delText xml:space="preserve">עד רדתה</w:delText>
        </w:r>
      </w:del>
      <w:r w:rsidRPr="00C077D2">
        <w:rPr>
          <w:rStyle w:val="afffff0"/>
          <w:rtl/>
        </w:rPr>
        <w:t xml:space="preserve">' </w:t>
      </w:r>
      <w:r w:rsidRPr="006F178A">
        <w:rPr>
          <w:rtl/>
        </w:rPr>
        <w:t xml:space="preserve">- </w:t>
      </w:r>
      <w:ins w:id="90235" w:author="מנוע מכני" w:date="2026-10-11T12:04:39Z">
        <w:r>
          <w:rPr>
            <w:rtl/>
          </w:rPr>
          <w:t xml:space="preserve">אפי'</w:t>
        </w:r>
      </w:ins>
      <w:del w:id="90236" w:author="מנוע מכני" w:date="2026-10-11T12:04:39Z">
        <w:r w:rsidRPr="006F178A">
          <w:rPr>
            <w:rtl/>
          </w:rPr>
          <w:delText xml:space="preserve">אפילו</w:delText>
        </w:r>
      </w:del>
      <w:r w:rsidRPr="006F178A">
        <w:rPr>
          <w:rtl/>
        </w:rPr>
        <w:t xml:space="preserve"> בשבת.</w:t>
      </w:r>
    </w:p>
    <w:p w:rsidR="00E9703F" w:rsidRDefault="00E9703F" w:rsidP="00E9703F">
      <w:pPr>
        <w:pStyle w:val="affffd"/>
        <w:spacing w:after="0"/>
        <w:rPr>
          <w:del w:id="90012" w:author="מנוע עיצוב" w:date="2026-10-11T12:09:26Z"/>
          <w:rFonts w:ascii="MS Mincho" w:hAnsi="MS Mincho"/>
          <w:bCs w:val="0"/>
          <w:rtl/>
        </w:rPr>
      </w:pPr>
      <w:del w:id="90011"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74" w:author="קלוד" w:date="2026-10-11T09:07:15Z">
          <w:pPr>
            <w:pStyle w:val="affff1"/>
            <w:rPr>
              <w:rStyle w:val="afffe"/>
              <w:b w:val="0"/>
              <w:bCs/>
              <w:rtl/>
            </w:rPr>
          </w:pPr>
        </w:pPrChange>
      </w:pPr>
      <w:ins w:id="9806" w:author="מספור קטעי משנה" w:date="2026-10-11T09:35:03Z">
        <w:r>
          <w:rPr>
            <w:rStyle w:val="MisparKeta"/>
          </w:rPr>
          <w:t xml:space="preserve">ה. </w:t>
        </w:r>
      </w:ins>
      <w:r w:rsidRPr="00146180">
        <w:rPr>
          <w:rStyle w:val="afffe"/>
          <w:b w:val="0"/>
          <w:rtl/>
        </w:rPr>
        <w:t>אמר רבן שמעון בן גמליאל נוהגין היו וכו'.</w:t>
      </w:r>
    </w:p>
    <w:p>
      <w:pPr>
        <w:pStyle w:val="38"/>
        <w:rPr>
          <w:ins w:id="96766" w:author="מנוע מכני" w:date="2026-10-11T12:04:39Z"/>
        </w:rPr>
      </w:pPr>
      <w:r w:rsidRPr="006F178A">
        <w:t xml:space="preserve">תניא</w:t>
      </w:r>
      <w:r w:rsidRPr="006F178A">
        <w:t xml:space="preserve">, א</w:t>
      </w:r>
      <w:r w:rsidRPr="006F178A">
        <w:t>ר</w:t>
      </w:r>
      <w:r w:rsidRPr="006F178A">
        <w:t>"</w:t>
      </w:r>
      <w:r w:rsidRPr="006F178A">
        <w:t>צ</w:t>
      </w:r>
      <w:r w:rsidRPr="006F178A">
        <w:t xml:space="preserve">:</w:t>
      </w:r>
    </w:p>
    <w:p w:rsidR="00E9703F" w:rsidRPr="006F178A" w:rsidRDefault="00E9703F" w:rsidP="00E9703F">
      <w:pPr>
        <w:rPr>
          <w:rtl/>
        </w:rPr>
      </w:pPr>
      <w:del w:id="96767" w:author="מנוע מכני" w:date="2026-10-11T12:04:39Z">
        <w:r w:rsidRPr="006F178A">
          <w:rPr>
            <w:rFonts w:ascii="Fb Fontext" w:hAnsi="Fb Fontext"/>
            <w:rtl/>
          </w:rPr>
          <w:delText xml:space="preserve"> </w:delText>
        </w:r>
      </w:del>
      <w:r w:rsidRPr="006F178A">
        <w:rPr>
          <w:rFonts w:ascii="Fb Fontext" w:hAnsi="Fb Fontext"/>
          <w:rtl/>
        </w:rPr>
        <w:t xml:space="preserve">כך היה מנהגו של בית </w:t>
      </w:r>
      <w:ins w:id="90237" w:author="מנוע מכני" w:date="2026-10-11T12:04:39Z">
        <w:r>
          <w:rPr>
            <w:rStyle w:val="2fb"/>
            <w:rFonts w:ascii="Fb Fontext" w:hAnsi="Fb Fontext"/>
            <w:rtl/>
          </w:rPr>
          <w:t xml:space="preserve">ר"ג</w:t>
        </w:r>
      </w:ins>
      <w:del w:id="90238" w:author="מנוע מכני" w:date="2026-10-11T12:04:39Z">
        <w:r w:rsidRPr="006F178A">
          <w:rPr>
            <w:rFonts w:ascii="Fb Fontext" w:hAnsi="Fb Fontext"/>
            <w:rtl/>
          </w:rPr>
          <w:delText xml:space="preserve">רבן גמליאל</w:delText>
        </w:r>
      </w:del>
      <w:r w:rsidRPr="006F178A">
        <w:rPr>
          <w:rFonts w:ascii="Fb Fontext" w:hAnsi="Fb Fontext"/>
          <w:rtl/>
        </w:rPr>
        <w:t xml:space="preserve"> שהיו נותנין כלי לבן לכובס שלשה ימים קודם</w:t>
      </w:r>
      <w:r w:rsidRPr="006F178A">
        <w:rPr>
          <w:rFonts w:ascii="Fb Fontext" w:hAnsi="Fb Fontext" w:hint="cs"/>
          <w:rtl/>
        </w:rPr>
        <w:t xml:space="preserve"> לשבת.</w:t>
      </w:r>
    </w:p>
    <w:p w:rsidR="00E9703F" w:rsidRPr="006F178A" w:rsidRDefault="00E9703F" w:rsidP="00E9703F">
      <w:pPr>
        <w:rPr>
          <w:rtl/>
        </w:rPr>
      </w:pPr>
      <w:r w:rsidRPr="006F178A">
        <w:rPr>
          <w:rtl/>
        </w:rPr>
        <w:t xml:space="preserve">וצבועים </w:t>
      </w:r>
      <w:ins w:id="90239" w:author="מנוע מכני" w:date="2026-10-11T12:04:39Z">
        <w:r>
          <w:rPr>
            <w:rtl/>
          </w:rPr>
          <w:t xml:space="preserve">אפי'</w:t>
        </w:r>
      </w:ins>
      <w:del w:id="90240" w:author="מנוע מכני" w:date="2026-10-11T12:04:39Z">
        <w:r w:rsidRPr="006F178A">
          <w:rPr>
            <w:rtl/>
          </w:rPr>
          <w:delText xml:space="preserve">אפילו</w:delText>
        </w:r>
      </w:del>
      <w:r w:rsidRPr="006F178A">
        <w:rPr>
          <w:rtl/>
        </w:rPr>
        <w:t xml:space="preserve"> בערב שבת. ומדבריהם למדנו שהלבנים קשים לכבסן יותר מן הצבועין.</w:t>
      </w:r>
    </w:p>
    <w:p w:rsidR="00E9703F" w:rsidRDefault="00E9703F" w:rsidP="00E9703F">
      <w:pPr>
        <w:rPr>
          <w:rtl/>
        </w:rPr>
      </w:pPr>
      <w:r w:rsidRPr="006F178A">
        <w:rPr>
          <w:rStyle w:val="2fb"/>
          <w:rtl/>
        </w:rPr>
        <w:t xml:space="preserve">אביי</w:t>
      </w:r>
      <w:r w:rsidRPr="006F178A">
        <w:rPr>
          <w:rtl/>
        </w:rPr>
        <w:t xml:space="preserve"> </w:t>
      </w:r>
      <w:r>
        <w:rPr>
          <w:rFonts w:hint="cs"/>
          <w:rtl/>
        </w:rPr>
        <w:t>נתן</w:t>
      </w:r>
      <w:r>
        <w:rPr>
          <w:rtl/>
        </w:rPr>
        <w:t xml:space="preserve"> </w:t>
      </w:r>
      <w:ins w:id="92461" w:author="קלוד" w:date="2026-10-11T13:11:34Z">
        <w:r>
          <w:rPr>
            <w:rtl/>
          </w:rPr>
          <w:t xml:space="preserve">בגד</w:t>
        </w:r>
      </w:ins>
      <w:del w:id="92462" w:author="קלוד" w:date="2026-10-11T13:11:34Z">
        <w:r>
          <w:rPr>
            <w:rtl/>
          </w:rPr>
          <w:delText xml:space="preserve">ההוא</w:delText>
        </w:r>
      </w:del>
      <w:r>
        <w:rPr>
          <w:rtl/>
        </w:rPr>
        <w:t xml:space="preserve"> </w:t>
      </w:r>
      <w:ins w:id="94367" w:author="מנוע מכני" w:date="2026-10-11T12:04:39Z">
        <w:ins w:id="92459" w:author="קלוד" w:date="2026-10-11T13:11:34Z">
          <w:r>
            <w:rPr>
              <w:rtl/>
            </w:rPr>
            <w:t xml:space="preserve">צבוע</w:t>
          </w:r>
        </w:ins>
        <w:del w:id="92460" w:author="קלוד" w:date="2026-10-11T13:11:34Z">
          <w:r>
            <w:rPr>
              <w:rtl/>
            </w:rPr>
            <w:delText xml:space="preserve">מנין</w:delText>
          </w:r>
          <w:r>
            <w:rPr>
              <w:rtl/>
            </w:rPr>
            <w:delText xml:space="preserve"> דצביעא</w:delText>
          </w:r>
        </w:del>
      </w:ins>
      <w:del w:id="94368" w:author="מנוע מכני" w:date="2026-10-11T12:04:39Z">
        <w:r>
          <w:rPr>
            <w:rtl/>
          </w:rPr>
          <w:delText xml:space="preserve">מנא</w:delText>
        </w:r>
      </w:del>
      <w:r>
        <w:rPr>
          <w:rtl/>
        </w:rPr>
        <w:t xml:space="preserve"> ל</w:t>
      </w:r>
      <w:r>
        <w:rPr>
          <w:rFonts w:hint="cs"/>
          <w:rtl/>
        </w:rPr>
        <w:t>כובס</w:t>
      </w:r>
      <w:r w:rsidRPr="006F178A">
        <w:rPr>
          <w:rtl/>
        </w:rPr>
        <w:t xml:space="preserve">, </w:t>
      </w:r>
      <w:ins w:id="92457" w:author="קלוד" w:date="2026-10-11T13:11:34Z">
        <w:r>
          <w:rPr>
            <w:rFonts w:hint="cs"/>
            <w:rtl/>
          </w:rPr>
          <w:t xml:space="preserve">שאלו:</w:t>
        </w:r>
      </w:ins>
      <w:del w:id="92458" w:author="קלוד" w:date="2026-10-11T13:11:34Z">
        <w:r w:rsidRPr="006F178A">
          <w:rPr>
            <w:rFonts w:hint="cs"/>
            <w:rtl/>
          </w:rPr>
          <w:delText xml:space="preserve">שאלו</w:delText>
        </w:r>
      </w:del>
      <w:r w:rsidRPr="006F178A">
        <w:rPr>
          <w:rFonts w:hint="cs"/>
          <w:rtl/>
        </w:rPr>
        <w:t xml:space="preserve"> כמה</w:t>
      </w:r>
      <w:ins w:id="92455" w:author="קלוד" w:date="2026-10-11T13:11:34Z">
        <w:r>
          <w:rPr>
            <w:rFonts w:hint="cs"/>
            <w:rtl/>
          </w:rPr>
          <w:t xml:space="preserve"> אתה </w:t>
        </w:r>
      </w:ins>
      <w:del w:id="92456" w:author="קלוד" w:date="2026-10-11T13:11:34Z">
        <w:r w:rsidRPr="006F178A">
          <w:rPr>
            <w:rFonts w:hint="cs"/>
            <w:rtl/>
          </w:rPr>
          <w:delText xml:space="preserve"> </w:delText>
        </w:r>
      </w:del>
      <w:r w:rsidRPr="006F178A">
        <w:rPr>
          <w:rFonts w:hint="cs"/>
          <w:rtl/>
        </w:rPr>
        <w:t xml:space="preserve">רוצה </w:t>
      </w:r>
      <w:ins w:id="92453" w:author="קלוד" w:date="2026-10-11T13:11:34Z">
        <w:r>
          <w:rPr>
            <w:rFonts w:hint="cs"/>
            <w:rtl/>
          </w:rPr>
          <w:t xml:space="preserve">עליו?</w:t>
        </w:r>
      </w:ins>
      <w:del w:id="92454" w:author="קלוד" w:date="2026-10-11T13:11:34Z">
        <w:r w:rsidRPr="006F178A">
          <w:rPr>
            <w:rFonts w:hint="cs"/>
            <w:rtl/>
          </w:rPr>
          <w:delText xml:space="preserve">על זה</w:delText>
        </w:r>
      </w:del>
      <w:r w:rsidRPr="006F178A">
        <w:rPr>
          <w:rFonts w:hint="cs"/>
          <w:rtl/>
        </w:rPr>
        <w:t xml:space="preserve"> </w:t>
      </w:r>
      <w:r w:rsidRPr="006F178A">
        <w:rPr>
          <w:rFonts w:hint="cs"/>
          <w:rtl/>
        </w:rPr>
        <w:t xml:space="preserve">אמר</w:t>
      </w:r>
      <w:r w:rsidRPr="006F178A">
        <w:rPr>
          <w:rFonts w:hint="cs"/>
          <w:rtl/>
        </w:rPr>
        <w:t xml:space="preserve"> </w:t>
      </w:r>
      <w:ins w:id="92451" w:author="קלוד" w:date="2026-10-11T13:11:34Z">
        <w:r>
          <w:rPr>
            <w:rFonts w:hint="cs"/>
            <w:rtl/>
          </w:rPr>
          <w:t xml:space="preserve">לו:</w:t>
        </w:r>
      </w:ins>
      <w:del w:id="92452" w:author="קלוד" w:date="2026-10-11T13:11:34Z">
        <w:r w:rsidRPr="006F178A">
          <w:rPr>
            <w:rFonts w:hint="cs"/>
            <w:rtl/>
          </w:rPr>
          <w:delText xml:space="preserve">לו</w:delText>
        </w:r>
      </w:del>
      <w:r w:rsidRPr="006F178A">
        <w:rPr>
          <w:rFonts w:hint="cs"/>
          <w:rtl/>
        </w:rPr>
        <w:t xml:space="preserve"> </w:t>
      </w:r>
      <w:ins w:id="92449" w:author="קלוד" w:date="2026-10-11T13:11:34Z">
        <w:r>
          <w:rPr>
            <w:rFonts w:hint="cs"/>
            <w:rtl/>
          </w:rPr>
          <w:t xml:space="preserve">כלבנים.</w:t>
        </w:r>
      </w:ins>
      <w:del w:id="92450" w:author="קלוד" w:date="2026-10-11T13:11:34Z">
        <w:r w:rsidRPr="006F178A">
          <w:rPr>
            <w:rFonts w:hint="cs"/>
            <w:rtl/>
          </w:rPr>
          <w:delText xml:space="preserve">כלבנים</w:delText>
        </w:r>
      </w:del>
    </w:p>
    <w:p>
      <w:pPr>
        <w:pStyle w:val="38"/>
        <w:rPr>
          <w:ins w:id="96768" w:author="מנוע מכני" w:date="2026-10-11T12:04:39Z"/>
        </w:rPr>
      </w:pPr>
      <w:r w:rsidRPr="006F178A">
        <w:t xml:space="preserve">- </w:t>
      </w:r>
      <w:r w:rsidRPr="006F178A">
        <w:t xml:space="preserve">אמר</w:t>
      </w:r>
      <w:r w:rsidRPr="006F178A">
        <w:t xml:space="preserve"> </w:t>
      </w:r>
      <w:ins w:id="92329" w:author="מנוע מכני" w:date="2026-10-11T12:04:39Z">
        <w:r>
          <w:t xml:space="preserve">לו</w:t>
        </w:r>
      </w:ins>
      <w:del w:id="92330" w:author="מנוע מכני" w:date="2026-10-11T12:04:39Z">
        <w:r w:rsidRPr="006F178A">
          <w:delText xml:space="preserve">ליה</w:delText>
        </w:r>
      </w:del>
      <w:r w:rsidRPr="006F178A">
        <w:t xml:space="preserve">:</w:t>
      </w:r>
    </w:p>
    <w:p w:rsidR="00E9703F" w:rsidRPr="006F178A" w:rsidRDefault="00E9703F" w:rsidP="00E9703F">
      <w:pPr>
        <w:rPr>
          <w:rtl/>
        </w:rPr>
      </w:pPr>
      <w:del w:id="96769" w:author="מנוע מכני" w:date="2026-10-11T12:04:39Z">
        <w:r w:rsidRPr="006F178A">
          <w:rPr>
            <w:rtl/>
          </w:rPr>
          <w:delText xml:space="preserve"> </w:delText>
        </w:r>
      </w:del>
      <w:r w:rsidRPr="006F178A">
        <w:rPr>
          <w:rtl/>
        </w:rPr>
        <w:t xml:space="preserve">כבר קדמוך רבנן.</w:t>
      </w:r>
    </w:p>
    <w:p>
      <w:pPr>
        <w:pStyle w:val="38"/>
        <w:rPr>
          <w:ins w:id="96770" w:author="מנוע מכני" w:date="2026-10-11T12:04:39Z"/>
        </w:rPr>
      </w:pPr>
      <w:del w:id="99386" w:author="מנוע מכני" w:date="2026-10-11T12:04:39Z">
        <w:r w:rsidRPr="006F178A">
          <w:delText xml:space="preserve">אמר </w:delText>
        </w:r>
      </w:del>
      <w:r w:rsidRPr="006F178A">
        <w:t xml:space="preserve">אביי:</w:t>
      </w:r>
    </w:p>
    <w:p w:rsidR="00E9703F" w:rsidRPr="006F178A" w:rsidRDefault="00E9703F" w:rsidP="00E9703F">
      <w:pPr>
        <w:rPr>
          <w:rtl/>
        </w:rPr>
      </w:pPr>
      <w:del w:id="96771" w:author="מנוע מכני" w:date="2026-10-11T12:04:39Z">
        <w:r w:rsidRPr="006F178A">
          <w:rPr>
            <w:rtl/>
          </w:rPr>
          <w:delText xml:space="preserve"> </w:delText>
        </w:r>
      </w:del>
      <w:ins w:id="92333" w:author="מנוע מכני" w:date="2026-10-11T12:04:39Z">
        <w:ins w:id="92471" w:author="קלוד" w:date="2026-10-11T13:11:34Z">
          <w:r>
            <w:rPr>
              <w:rtl/>
            </w:rPr>
            <w:t xml:space="preserve">הנותן</w:t>
          </w:r>
        </w:ins>
        <w:del w:id="92472" w:author="קלוד" w:date="2026-10-11T13:11:34Z">
          <w:r>
            <w:rPr>
              <w:rtl/>
            </w:rPr>
            <w:delText xml:space="preserve">זה</w:delText>
          </w:r>
          <w:r w:rsidRPr="006F178A">
            <w:rPr>
              <w:rtl/>
            </w:rPr>
            <w:delText xml:space="preserve"> מאן דיהיב</w:delText>
          </w:r>
        </w:del>
      </w:ins>
      <w:del w:id="92334" w:author="מנוע מכני" w:date="2026-10-11T12:04:39Z">
        <w:r w:rsidRPr="006F178A">
          <w:rPr>
            <w:rtl/>
          </w:rPr>
          <w:delText xml:space="preserve">האי</w:delText>
        </w:r>
      </w:del>
      <w:r w:rsidRPr="006F178A">
        <w:rPr>
          <w:rtl/>
        </w:rPr>
        <w:t xml:space="preserve"> </w:t>
      </w:r>
      <w:r w:rsidRPr="006F178A">
        <w:rPr>
          <w:rFonts w:hint="cs"/>
          <w:rtl/>
        </w:rPr>
        <w:t>בגד לכובס</w:t>
      </w:r>
      <w:r w:rsidRPr="006F178A">
        <w:rPr>
          <w:rtl/>
        </w:rPr>
        <w:t xml:space="preserve"> - </w:t>
      </w:r>
      <w:ins w:id="92469" w:author="קלוד" w:date="2026-10-11T13:11:34Z">
        <w:r>
          <w:rPr>
            <w:rtl/>
          </w:rPr>
          <w:t xml:space="preserve">במידה</w:t>
        </w:r>
      </w:ins>
      <w:del w:id="92470" w:author="קלוד" w:date="2026-10-11T13:11:34Z">
        <w:r w:rsidRPr="006F178A">
          <w:rPr>
            <w:rtl/>
          </w:rPr>
          <w:delText xml:space="preserve">במשחא</w:delText>
        </w:r>
      </w:del>
      <w:r w:rsidRPr="006F178A">
        <w:rPr>
          <w:rtl/>
        </w:rPr>
        <w:t xml:space="preserve"> </w:t>
      </w:r>
      <w:ins w:id="92467" w:author="קלוד" w:date="2026-10-11T13:11:34Z">
        <w:r>
          <w:rPr>
            <w:rtl/>
          </w:rPr>
          <w:t xml:space="preserve">יתן</w:t>
        </w:r>
      </w:ins>
      <w:del w:id="92468" w:author="קלוד" w:date="2026-10-11T13:11:34Z">
        <w:r w:rsidRPr="006F178A">
          <w:rPr>
            <w:rtl/>
          </w:rPr>
          <w:delText xml:space="preserve">נ</w:delText>
        </w:r>
        <w:r>
          <w:rPr>
            <w:rtl/>
          </w:rPr>
          <w:delText xml:space="preserve">יתן</w:delText>
        </w:r>
      </w:del>
      <w:ins w:id="95507" w:author="מנוע מכני" w:date="2026-10-11T12:04:39Z">
        <w:r>
          <w:rPr>
            <w:rtl/>
          </w:rPr>
          <w:t xml:space="preserve"> לו</w:t>
        </w:r>
      </w:ins>
      <w:del w:id="95508" w:author="מנוע מכני" w:date="2026-10-11T12:04:39Z">
        <w:r w:rsidRPr="006F178A">
          <w:rPr>
            <w:rtl/>
          </w:rPr>
          <w:delText xml:space="preserve">יתיב </w:delText>
        </w:r>
        <w:r>
          <w:rPr>
            <w:rtl/>
          </w:rPr>
          <w:delText xml:space="preserve">לו</w:delText>
        </w:r>
      </w:del>
      <w:ins w:id="92331" w:author="מנוע מכני" w:date="2026-10-11T12:04:39Z"/>
      <w:del w:id="92332" w:author="מנוע מכני" w:date="2026-10-11T12:04:39Z">
        <w:r w:rsidRPr="006F178A">
          <w:rPr>
            <w:rtl/>
          </w:rPr>
          <w:delText xml:space="preserve">ליה</w:delText>
        </w:r>
      </w:del>
      <w:r w:rsidRPr="006F178A">
        <w:rPr>
          <w:rtl/>
        </w:rPr>
        <w:t xml:space="preserve">, </w:t>
      </w:r>
      <w:ins w:id="92465" w:author="קלוד" w:date="2026-10-11T13:11:34Z">
        <w:r>
          <w:rPr>
            <w:rtl/>
          </w:rPr>
          <w:t xml:space="preserve">ובמידה</w:t>
        </w:r>
      </w:ins>
      <w:del w:id="92466" w:author="קלוד" w:date="2026-10-11T13:11:34Z">
        <w:r w:rsidRPr="006F178A">
          <w:rPr>
            <w:rtl/>
          </w:rPr>
          <w:delText xml:space="preserve">ובמשחא</w:delText>
        </w:r>
      </w:del>
      <w:r w:rsidRPr="006F178A">
        <w:rPr>
          <w:rtl/>
        </w:rPr>
        <w:t xml:space="preserve"> </w:t>
      </w:r>
      <w:ins w:id="92463" w:author="קלוד" w:date="2026-10-11T13:11:34Z">
        <w:r>
          <w:rPr>
            <w:rtl/>
          </w:rPr>
          <w:t xml:space="preserve">יקח</w:t>
        </w:r>
      </w:ins>
      <w:del w:id="92464" w:author="קלוד" w:date="2026-10-11T13:11:34Z">
        <w:r w:rsidRPr="006F178A">
          <w:rPr>
            <w:rtl/>
          </w:rPr>
          <w:delText xml:space="preserve">נשקול</w:delText>
        </w:r>
      </w:del>
      <w:r w:rsidRPr="006F178A">
        <w:rPr>
          <w:rtl/>
        </w:rPr>
        <w:t xml:space="preserve"> </w:t>
      </w:r>
      <w:r>
        <w:rPr>
          <w:rtl/>
        </w:rPr>
        <w:t>ממנו</w:t>
      </w:r>
      <w:r w:rsidRPr="006F178A">
        <w:rPr>
          <w:rtl/>
        </w:rPr>
        <w:t>.</w:t>
      </w:r>
    </w:p>
    <w:p w:rsidR="00E9703F" w:rsidRPr="006F178A" w:rsidRDefault="00E9703F" w:rsidP="00E9703F">
      <w:pPr>
        <w:rPr>
          <w:rtl/>
        </w:rPr>
      </w:pPr>
      <w:ins w:id="94573" w:author="מנוע מכני" w:date="2026-10-11T12:04:39Z">
        <w:ins w:id="92483" w:author="קלוד" w:date="2026-10-11T13:11:34Z">
          <w:r>
            <w:rPr>
              <w:rtl/>
            </w:rPr>
            <w:t xml:space="preserve">שאם</w:t>
          </w:r>
        </w:ins>
        <w:del w:id="92484" w:author="קלוד" w:date="2026-10-11T13:11:34Z">
          <w:r>
            <w:rPr>
              <w:rtl/>
            </w:rPr>
            <w:delText xml:space="preserve">דאם</w:delText>
          </w:r>
        </w:del>
        <w:r>
          <w:rPr>
            <w:rtl/>
          </w:rPr>
          <w:t xml:space="preserve"> </w:t>
        </w:r>
      </w:ins>
      <w:del w:id="94574" w:author="מנוע מכני" w:date="2026-10-11T12:04:39Z">
        <w:r w:rsidRPr="006F178A">
          <w:rPr>
            <w:rtl/>
          </w:rPr>
          <w:delText xml:space="preserve">דאי </w:delText>
        </w:r>
      </w:del>
      <w:ins w:id="95897" w:author="מנוע מכני" w:date="2026-10-11T12:04:39Z">
        <w:r>
          <w:rPr>
            <w:rtl/>
          </w:rPr>
          <w:t xml:space="preserve">יותר</w:t>
        </w:r>
      </w:ins>
      <w:del w:id="95898" w:author="מנוע מכני" w:date="2026-10-11T12:04:39Z">
        <w:r w:rsidRPr="006F178A">
          <w:rPr>
            <w:rtl/>
          </w:rPr>
          <w:delText xml:space="preserve">טפי</w:delText>
        </w:r>
      </w:del>
      <w:r w:rsidRPr="006F178A">
        <w:rPr>
          <w:rtl/>
        </w:rPr>
        <w:t xml:space="preserve"> - </w:t>
      </w:r>
      <w:ins w:id="92481" w:author="קלוד" w:date="2026-10-11T13:11:34Z">
        <w:r>
          <w:rPr>
            <w:rtl/>
          </w:rPr>
          <w:t xml:space="preserve">הפסידו,</w:t>
        </w:r>
      </w:ins>
      <w:del w:id="92482" w:author="קלוד" w:date="2026-10-11T13:11:34Z">
        <w:r w:rsidRPr="006F178A">
          <w:rPr>
            <w:rtl/>
          </w:rPr>
          <w:delText xml:space="preserve">אפסדיה,</w:delText>
        </w:r>
      </w:del>
      <w:r w:rsidRPr="006F178A">
        <w:rPr>
          <w:rtl/>
        </w:rPr>
        <w:t xml:space="preserve"> </w:t>
      </w:r>
      <w:ins w:id="92479" w:author="קלוד" w:date="2026-10-11T13:11:34Z">
        <w:r>
          <w:rPr>
            <w:rtl/>
          </w:rPr>
          <w:t xml:space="preserve">שמתחו;</w:t>
        </w:r>
      </w:ins>
      <w:del w:id="92480" w:author="קלוד" w:date="2026-10-11T13:11:34Z">
        <w:r w:rsidRPr="006F178A">
          <w:rPr>
            <w:rtl/>
          </w:rPr>
          <w:delText xml:space="preserve">דמתחיה,</w:delText>
        </w:r>
      </w:del>
      <w:r w:rsidRPr="006F178A">
        <w:rPr>
          <w:rtl/>
        </w:rPr>
        <w:t xml:space="preserve"> </w:t>
      </w:r>
      <w:ins w:id="94575" w:author="מנוע מכני" w:date="2026-10-11T12:04:39Z">
        <w:r>
          <w:rPr>
            <w:rtl/>
          </w:rPr>
          <w:t xml:space="preserve">ואם </w:t>
        </w:r>
      </w:ins>
      <w:del w:id="94576" w:author="מנוע מכני" w:date="2026-10-11T12:04:39Z">
        <w:r w:rsidRPr="006F178A">
          <w:rPr>
            <w:rtl/>
          </w:rPr>
          <w:delText xml:space="preserve">ואי </w:delText>
        </w:r>
      </w:del>
      <w:ins w:id="92477" w:author="קלוד" w:date="2026-10-11T13:11:34Z">
        <w:r>
          <w:rPr>
            <w:rtl/>
          </w:rPr>
          <w:t xml:space="preserve">פחות</w:t>
        </w:r>
      </w:ins>
      <w:del w:id="92478" w:author="קלוד" w:date="2026-10-11T13:11:34Z">
        <w:r w:rsidRPr="006F178A">
          <w:rPr>
            <w:rtl/>
          </w:rPr>
          <w:delText xml:space="preserve">בציר</w:delText>
        </w:r>
      </w:del>
      <w:r w:rsidRPr="006F178A">
        <w:rPr>
          <w:rtl/>
        </w:rPr>
        <w:t xml:space="preserve"> - </w:t>
      </w:r>
      <w:ins w:id="92475" w:author="קלוד" w:date="2026-10-11T13:11:34Z">
        <w:r>
          <w:rPr>
            <w:rtl/>
          </w:rPr>
          <w:t xml:space="preserve">הפסידו,</w:t>
        </w:r>
      </w:ins>
      <w:del w:id="92476" w:author="קלוד" w:date="2026-10-11T13:11:34Z">
        <w:r w:rsidRPr="006F178A">
          <w:rPr>
            <w:rtl/>
          </w:rPr>
          <w:delText xml:space="preserve">אפסדיה,</w:delText>
        </w:r>
      </w:del>
      <w:r w:rsidRPr="006F178A">
        <w:rPr>
          <w:rtl/>
        </w:rPr>
        <w:t xml:space="preserve"> </w:t>
      </w:r>
      <w:ins w:id="92473" w:author="קלוד" w:date="2026-10-11T13:11:34Z">
        <w:r>
          <w:rPr>
            <w:rtl/>
          </w:rPr>
          <w:t xml:space="preserve">שכיווצו.</w:t>
        </w:r>
      </w:ins>
      <w:del w:id="92474" w:author="קלוד" w:date="2026-10-11T13:11:34Z">
        <w:r w:rsidRPr="006F178A">
          <w:rPr>
            <w:rtl/>
          </w:rPr>
          <w:delText xml:space="preserve">דכווציה.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061D7" w:rsidRDefault="00E9703F" w:rsidP="00E9703F">
      <w:pPr>
        <w:rPr>
          <w:rtl/>
        </w:rPr>
      </w:pPr>
      <w:r w:rsidRPr="006061D7">
        <w:rPr>
          <w:rtl/>
        </w:rPr>
        <w:t xml:space="preserve">ושוין אלו ואלו שטוענין קורות בית הבד ועיגולי הגת </w:t>
      </w:r>
      <w:ins w:id="92493" w:author="קלוד" w:date="2026-10-11T13:11:34Z">
        <w:r>
          <w:rPr>
            <w:rtl/>
          </w:rPr>
          <w:t xml:space="preserve">-</w:t>
        </w:r>
      </w:ins>
      <w:del w:id="92494" w:author="קלוד" w:date="2026-10-11T13:11:34Z">
        <w:r w:rsidRPr="006061D7">
          <w:rPr>
            <w:rtl/>
          </w:rPr>
          <w:delText xml:space="preserve">–</w:delText>
        </w:r>
      </w:del>
      <w:r w:rsidRPr="006061D7">
        <w:rPr>
          <w:rtl/>
        </w:rPr>
        <w:t xml:space="preserve"> כיון </w:t>
      </w:r>
      <w:ins w:id="94577" w:author="מנוע מכני" w:date="2026-10-11T12:04:39Z">
        <w:ins w:id="92491" w:author="קלוד" w:date="2026-10-11T13:11:34Z">
          <w:r>
            <w:rPr>
              <w:rtl/>
            </w:rPr>
            <w:t xml:space="preserve">שאם</w:t>
          </w:r>
        </w:ins>
        <w:del w:id="92492" w:author="קלוד" w:date="2026-10-11T13:11:34Z">
          <w:r>
            <w:rPr>
              <w:rtl/>
            </w:rPr>
            <w:delText xml:space="preserve">דאם</w:delText>
          </w:r>
        </w:del>
        <w:r>
          <w:rPr>
            <w:rtl/>
          </w:rPr>
          <w:t xml:space="preserve"> </w:t>
        </w:r>
      </w:ins>
      <w:del w:id="94578" w:author="מנוע מכני" w:date="2026-10-11T12:04:39Z">
        <w:r w:rsidRPr="006061D7">
          <w:rPr>
            <w:rtl/>
          </w:rPr>
          <w:delText xml:space="preserve">דאי </w:delText>
        </w:r>
      </w:del>
      <w:ins w:id="95549" w:author="מנוע מכני" w:date="2026-10-11T12:04:39Z">
        <w:r>
          <w:rPr>
            <w:rtl/>
          </w:rPr>
          <w:t xml:space="preserve">עשה</w:t>
        </w:r>
      </w:ins>
      <w:del w:id="95550" w:author="מנוע מכני" w:date="2026-10-11T12:04:39Z">
        <w:r w:rsidRPr="006061D7">
          <w:rPr>
            <w:rtl/>
          </w:rPr>
          <w:delText xml:space="preserve">עביד</w:delText>
        </w:r>
      </w:del>
      <w:r w:rsidRPr="006061D7">
        <w:rPr>
          <w:rtl/>
        </w:rPr>
        <w:t xml:space="preserve"> בשבת </w:t>
      </w:r>
      <w:ins w:id="92489" w:author="קלוד" w:date="2026-10-11T13:11:34Z">
        <w:r>
          <w:rPr>
            <w:rtl/>
          </w:rPr>
          <w:t xml:space="preserve">אינו</w:t>
        </w:r>
      </w:ins>
      <w:del w:id="92490" w:author="קלוד" w:date="2026-10-11T13:11:34Z">
        <w:r w:rsidRPr="006061D7">
          <w:rPr>
            <w:rtl/>
          </w:rPr>
          <w:delText xml:space="preserve">לא</w:delText>
        </w:r>
      </w:del>
      <w:r w:rsidRPr="006061D7">
        <w:rPr>
          <w:rtl/>
        </w:rPr>
        <w:t xml:space="preserve"> </w:t>
      </w:r>
      <w:ins w:id="95899" w:author="מנוע מכני" w:date="2026-10-11T12:04:39Z">
        <w:ins w:id="92487" w:author="קלוד" w:date="2026-10-11T13:11:34Z">
          <w:r>
            <w:rPr>
              <w:rtl/>
            </w:rPr>
            <w:t xml:space="preserve">חייב</w:t>
          </w:r>
        </w:ins>
        <w:del w:id="92488" w:author="קלוד" w:date="2026-10-11T13:11:34Z">
          <w:r>
            <w:rPr>
              <w:rtl/>
            </w:rPr>
            <w:delText xml:space="preserve">מחוייב</w:delText>
          </w:r>
        </w:del>
      </w:ins>
      <w:del w:id="95900" w:author="מנוע מכני" w:date="2026-10-11T12:04:39Z">
        <w:r w:rsidRPr="006061D7">
          <w:rPr>
            <w:rtl/>
          </w:rPr>
          <w:delText xml:space="preserve">מיחייב</w:delText>
        </w:r>
      </w:del>
      <w:r w:rsidRPr="006061D7">
        <w:rPr>
          <w:rtl/>
        </w:rPr>
        <w:t xml:space="preserve"> </w:t>
      </w:r>
      <w:ins w:id="92485" w:author="קלוד" w:date="2026-10-11T13:11:34Z">
        <w:r>
          <w:rPr>
            <w:rtl/>
          </w:rPr>
          <w:t xml:space="preserve">חטאת,</w:t>
        </w:r>
      </w:ins>
      <w:del w:id="92486" w:author="קלוד" w:date="2026-10-11T13:11:34Z">
        <w:r w:rsidRPr="006061D7">
          <w:rPr>
            <w:rtl/>
          </w:rPr>
          <w:delText xml:space="preserve">חטאת</w:delText>
        </w:r>
      </w:del>
      <w:r w:rsidRPr="006061D7">
        <w:rPr>
          <w:rtl/>
        </w:rPr>
        <w:t xml:space="preserve"> </w:t>
      </w:r>
      <w:r w:rsidRPr="006061D7">
        <w:rPr>
          <w:rtl/>
        </w:rPr>
        <w:t xml:space="preserve">לא</w:t>
      </w:r>
      <w:r w:rsidRPr="006061D7">
        <w:rPr>
          <w:rtl/>
        </w:rPr>
        <w:t xml:space="preserve"> גזרו.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יט:</w:t>
      </w:r>
    </w:p>
    <w:p>
      <w:pPr>
        <w:pStyle w:val="afffff8"/>
        <w:rPr>
          <w:ins w:id="91179" w:author="קלוד" w:date="2026-10-11T12:33:55Z"/>
        </w:rPr>
      </w:pPr>
      <w:ins w:id="91180" w:author="קלוד" w:date="2026-10-11T12:33:55Z">
        <w:r>
          <w:rPr>
            <w:color w:val="7B3F00"/>
          </w:rPr>
          <w:t xml:space="preserve">'כל דאתי ממילא יפה דמי' - אליבא דמאן</w:t>
        </w:r>
      </w:ins>
    </w:p>
    <w:p w:rsidR="00E9703F" w:rsidRPr="006F178A" w:rsidRDefault="00E9703F" w:rsidP="00E9703F">
      <w:pPr>
        <w:rPr>
          <w:rtl/>
        </w:rPr>
      </w:pPr>
      <w:ins w:id="92505" w:author="קלוד" w:date="2026-10-11T13:11:34Z">
        <w:r>
          <w:rPr>
            <w:rFonts w:ascii="Fb Fontext" w:hAnsi="Fb Fontext"/>
            <w:rtl/>
          </w:rPr>
          <w:t xml:space="preserve">מי</w:t>
        </w:r>
      </w:ins>
      <w:del w:id="92506" w:author="קלוד" w:date="2026-10-11T13:11:34Z">
        <w:r w:rsidRPr="006F178A">
          <w:rPr>
            <w:rFonts w:ascii="Fb Fontext" w:hAnsi="Fb Fontext"/>
            <w:rtl/>
          </w:rPr>
          <w:delText xml:space="preserve">מאן</w:delText>
        </w:r>
      </w:del>
      <w:r w:rsidRPr="006F178A">
        <w:rPr>
          <w:rFonts w:ascii="Fb Fontext" w:hAnsi="Fb Fontext"/>
          <w:rtl/>
        </w:rPr>
        <w:t xml:space="preserve"> </w:t>
      </w:r>
      <w:ins w:id="92503" w:author="קלוד" w:date="2026-10-11T13:11:34Z">
        <w:r>
          <w:rPr>
            <w:rFonts w:ascii="Fb Fontext" w:hAnsi="Fb Fontext"/>
            <w:rtl/>
          </w:rPr>
          <w:t xml:space="preserve">התנא</w:t>
        </w:r>
      </w:ins>
      <w:del w:id="92504" w:author="קלוד" w:date="2026-10-11T13:11:34Z">
        <w:r w:rsidRPr="006F178A">
          <w:rPr>
            <w:rFonts w:ascii="Fb Fontext" w:hAnsi="Fb Fontext"/>
            <w:rtl/>
          </w:rPr>
          <w:delText xml:space="preserve">תנא</w:delText>
        </w:r>
      </w:del>
      <w:r w:rsidRPr="006F178A">
        <w:rPr>
          <w:rFonts w:ascii="Fb Fontext" w:hAnsi="Fb Fontext"/>
          <w:rtl/>
        </w:rPr>
        <w:t xml:space="preserve"> </w:t>
      </w:r>
      <w:ins w:id="92501" w:author="קלוד" w:date="2026-10-11T13:11:34Z">
        <w:r>
          <w:rPr>
            <w:rFonts w:ascii="Fb Fontext" w:hAnsi="Fb Fontext"/>
            <w:rtl/>
          </w:rPr>
          <w:t xml:space="preserve">שכל</w:t>
        </w:r>
      </w:ins>
      <w:del w:id="92502" w:author="קלוד" w:date="2026-10-11T13:11:34Z">
        <w:r w:rsidRPr="006F178A">
          <w:rPr>
            <w:rFonts w:ascii="Fb Fontext" w:hAnsi="Fb Fontext"/>
            <w:rtl/>
          </w:rPr>
          <w:delText xml:space="preserve">דכל</w:delText>
        </w:r>
      </w:del>
      <w:r w:rsidRPr="006F178A">
        <w:rPr>
          <w:rFonts w:ascii="Fb Fontext" w:hAnsi="Fb Fontext"/>
          <w:rtl/>
        </w:rPr>
        <w:t xml:space="preserve"> </w:t>
      </w:r>
      <w:ins w:id="92335" w:author="מנוע מכני" w:date="2026-10-11T12:04:39Z">
        <w:ins w:id="92499" w:author="קלוד" w:date="2026-10-11T13:11:34Z">
          <w:r>
            <w:rPr>
              <w:rFonts w:ascii="Fb Fontext" w:hAnsi="Fb Fontext"/>
              <w:rtl/>
            </w:rPr>
            <w:t xml:space="preserve">דבר</w:t>
          </w:r>
        </w:ins>
        <w:del w:id="92500" w:author="קלוד" w:date="2026-10-11T13:11:34Z">
          <w:r>
            <w:rPr>
              <w:rFonts w:ascii="Fb Fontext" w:hAnsi="Fb Fontext"/>
              <w:rtl/>
            </w:rPr>
            <w:delText xml:space="preserve">כלום</w:delText>
          </w:r>
        </w:del>
      </w:ins>
      <w:del w:id="92336" w:author="מנוע מכני" w:date="2026-10-11T12:04:39Z">
        <w:r w:rsidRPr="006F178A">
          <w:rPr>
            <w:rFonts w:ascii="Fb Fontext" w:hAnsi="Fb Fontext"/>
            <w:rtl/>
          </w:rPr>
          <w:delText xml:space="preserve">מידי</w:delText>
        </w:r>
      </w:del>
      <w:r w:rsidRPr="006F178A">
        <w:rPr>
          <w:rFonts w:ascii="Fb Fontext" w:hAnsi="Fb Fontext"/>
          <w:rtl/>
        </w:rPr>
        <w:t xml:space="preserve"> </w:t>
      </w:r>
      <w:ins w:id="92497" w:author="קלוד" w:date="2026-10-11T13:11:34Z">
        <w:r>
          <w:rPr>
            <w:rFonts w:ascii="Fb Fontext" w:hAnsi="Fb Fontext"/>
            <w:rtl/>
          </w:rPr>
          <w:t xml:space="preserve">שבא</w:t>
        </w:r>
      </w:ins>
      <w:del w:id="92498" w:author="קלוד" w:date="2026-10-11T13:11:34Z">
        <w:r w:rsidRPr="006F178A">
          <w:rPr>
            <w:rFonts w:ascii="Fb Fontext" w:hAnsi="Fb Fontext"/>
            <w:rtl/>
          </w:rPr>
          <w:delText xml:space="preserve">דאתי</w:delText>
        </w:r>
      </w:del>
      <w:r w:rsidRPr="006F178A">
        <w:rPr>
          <w:rFonts w:ascii="Fb Fontext" w:hAnsi="Fb Fontext"/>
          <w:rtl/>
        </w:rPr>
        <w:t xml:space="preserve"> </w:t>
      </w:r>
      <w:ins w:id="92495" w:author="קלוד" w:date="2026-10-11T13:11:34Z">
        <w:r>
          <w:rPr>
            <w:rFonts w:ascii="Fb Fontext" w:hAnsi="Fb Fontext"/>
            <w:rtl/>
          </w:rPr>
          <w:t xml:space="preserve">מאליו</w:t>
        </w:r>
      </w:ins>
      <w:del w:id="92496" w:author="קלוד" w:date="2026-10-11T13:11:34Z">
        <w:r w:rsidRPr="006F178A">
          <w:rPr>
            <w:rFonts w:ascii="Fb Fontext" w:hAnsi="Fb Fontext"/>
            <w:rtl/>
          </w:rPr>
          <w:delText xml:space="preserve">ממילא</w:delText>
        </w:r>
      </w:del>
      <w:r w:rsidRPr="006F178A">
        <w:rPr>
          <w:rFonts w:ascii="Fb Fontext" w:hAnsi="Fb Fontext"/>
          <w:rtl/>
        </w:rPr>
        <w:t xml:space="preserve"> </w:t>
      </w:r>
      <w:ins w:id="95901" w:author="מנוע מכני" w:date="2026-10-11T12:04:39Z">
        <w:r>
          <w:rPr>
            <w:rFonts w:ascii="Fb Fontext" w:hAnsi="Fb Fontext"/>
            <w:rtl/>
          </w:rPr>
          <w:t xml:space="preserve">יפה</w:t>
        </w:r>
      </w:ins>
      <w:del w:id="95902" w:author="מנוע מכני" w:date="2026-10-11T12:04:39Z">
        <w:r w:rsidRPr="006F178A">
          <w:rPr>
            <w:rFonts w:ascii="Fb Fontext" w:hAnsi="Fb Fontext"/>
            <w:rtl/>
          </w:rPr>
          <w:delText xml:space="preserve">שפיר</w:delText>
        </w:r>
      </w:del>
      <w:r w:rsidRPr="006F178A">
        <w:rPr>
          <w:rFonts w:ascii="Fb Fontext" w:hAnsi="Fb Fontext"/>
          <w:rtl/>
        </w:rPr>
        <w:t xml:space="preserve"> דמי?</w:t>
      </w:r>
    </w:p>
    <w:p>
      <w:pPr>
        <w:pStyle w:val="38"/>
        <w:rPr>
          <w:ins w:id="96772" w:author="מנוע מכני" w:date="2026-10-11T12:04:39Z"/>
        </w:rPr>
      </w:pPr>
      <w:r w:rsidRPr="006061D7">
        <w:t xml:space="preserve">ריב"ח:</w:t>
      </w:r>
    </w:p>
    <w:p w:rsidR="00E9703F" w:rsidRPr="006061D7" w:rsidRDefault="00E9703F" w:rsidP="00E9703F">
      <w:pPr>
        <w:rPr>
          <w:rtl/>
        </w:rPr>
      </w:pPr>
      <w:del w:id="96773" w:author="מנוע מכני" w:date="2026-10-11T12:04:39Z">
        <w:r w:rsidRPr="006061D7">
          <w:rPr>
            <w:rtl/>
          </w:rPr>
          <w:delText xml:space="preserve"> </w:delText>
        </w:r>
      </w:del>
      <w:r w:rsidRPr="006061D7">
        <w:rPr>
          <w:rStyle w:val="2fb"/>
          <w:rtl/>
        </w:rPr>
        <w:t xml:space="preserve">ר</w:t>
      </w:r>
      <w:r w:rsidRPr="006061D7">
        <w:rPr>
          <w:rStyle w:val="2fb"/>
          <w:rFonts w:hint="cs"/>
          <w:rtl/>
        </w:rPr>
        <w:t>י</w:t>
      </w:r>
      <w:r w:rsidRPr="006061D7">
        <w:rPr>
          <w:rStyle w:val="2fb"/>
          <w:rtl/>
        </w:rPr>
        <w:t>"</w:t>
      </w:r>
      <w:r w:rsidRPr="006061D7">
        <w:rPr>
          <w:rStyle w:val="2fb"/>
          <w:rFonts w:hint="cs"/>
          <w:rtl/>
        </w:rPr>
        <w:t xml:space="preserve">ש</w:t>
      </w:r>
      <w:r w:rsidRPr="006061D7">
        <w:rPr>
          <w:rFonts w:hint="cs"/>
          <w:rtl/>
        </w:rPr>
        <w:t xml:space="preserve"> </w:t>
      </w:r>
      <w:ins w:id="92511" w:author="קלוד" w:date="2026-10-11T13:11:34Z">
        <w:r>
          <w:rPr>
            <w:rtl/>
          </w:rPr>
          <w:t xml:space="preserve">היא:</w:t>
        </w:r>
      </w:ins>
      <w:del w:id="92512" w:author="קלוד" w:date="2026-10-11T13:11:34Z">
        <w:r w:rsidRPr="006061D7">
          <w:rPr>
            <w:rtl/>
          </w:rPr>
          <w:delText xml:space="preserve">היא</w:delText>
        </w:r>
      </w:del>
      <w:r w:rsidRPr="006061D7">
        <w:rPr>
          <w:rtl/>
        </w:rPr>
        <w:t xml:space="preserve"> </w:t>
      </w:r>
      <w:ins w:id="92509" w:author="קלוד" w:date="2026-10-11T13:11:34Z">
        <w:r>
          <w:rPr>
            <w:rFonts w:hint="cs"/>
            <w:rtl/>
          </w:rPr>
          <w:t xml:space="preserve">שהשום</w:t>
        </w:r>
      </w:ins>
      <w:del w:id="92510" w:author="קלוד" w:date="2026-10-11T13:11:34Z">
        <w:r w:rsidRPr="006061D7">
          <w:rPr>
            <w:rFonts w:hint="cs"/>
            <w:rtl/>
          </w:rPr>
          <w:delText xml:space="preserve">ד</w:delText>
        </w:r>
        <w:r w:rsidRPr="006061D7">
          <w:rPr>
            <w:rtl/>
          </w:rPr>
          <w:delText xml:space="preserve">השום</w:delText>
        </w:r>
      </w:del>
      <w:r w:rsidRPr="006061D7">
        <w:rPr>
          <w:rtl/>
        </w:rPr>
        <w:t xml:space="preserve"> והבוסר והמלילות שרסקן מבעוד </w:t>
      </w:r>
      <w:ins w:id="92507" w:author="קלוד" w:date="2026-10-11T13:11:34Z">
        <w:r>
          <w:rPr>
            <w:rtl/>
          </w:rPr>
          <w:t xml:space="preserve">יום -</w:t>
        </w:r>
      </w:ins>
      <w:del w:id="92508" w:author="קלוד" w:date="2026-10-11T13:11:34Z">
        <w:r w:rsidRPr="006061D7">
          <w:rPr>
            <w:rtl/>
          </w:rPr>
          <w:delText xml:space="preserve">יום,</w:delText>
        </w:r>
      </w:del>
      <w:r w:rsidRPr="006061D7">
        <w:rPr>
          <w:rtl/>
        </w:rPr>
        <w:t xml:space="preserve"> </w:t>
      </w:r>
      <w:r w:rsidRPr="006061D7">
        <w:rPr>
          <w:rStyle w:val="2fb"/>
          <w:rtl/>
        </w:rPr>
        <w:t xml:space="preserve">לרי"ש</w:t>
      </w:r>
      <w:r w:rsidRPr="006061D7">
        <w:rPr>
          <w:rtl/>
        </w:rPr>
        <w:t xml:space="preserve"> יגמור משתחשך, </w:t>
      </w:r>
      <w:r w:rsidRPr="006061D7">
        <w:rPr>
          <w:rStyle w:val="2fb"/>
          <w:rtl/>
        </w:rPr>
        <w:t xml:space="preserve">ולר"ע</w:t>
      </w:r>
      <w:r w:rsidRPr="006061D7">
        <w:rPr>
          <w:rtl/>
        </w:rPr>
        <w:t xml:space="preserve"> </w:t>
      </w:r>
      <w:r w:rsidRPr="006061D7">
        <w:rPr>
          <w:rtl/>
        </w:rPr>
        <w:t xml:space="preserve">לא</w:t>
      </w:r>
      <w:r w:rsidRPr="006061D7">
        <w:rPr>
          <w:rtl/>
        </w:rPr>
        <w:t xml:space="preserve"> יגמור.</w:t>
      </w:r>
    </w:p>
    <w:p>
      <w:pPr>
        <w:pStyle w:val="38"/>
        <w:rPr>
          <w:ins w:id="96774" w:author="מנוע מכני" w:date="2026-10-11T12:04:39Z"/>
        </w:rPr>
      </w:pPr>
      <w:r w:rsidRPr="006F178A">
        <w:t>ור"</w:t>
      </w:r>
      <w:r w:rsidRPr="006F178A">
        <w:t>א ר</w:t>
      </w:r>
      <w:r w:rsidRPr="006F178A">
        <w:t>"</w:t>
      </w:r>
      <w:r w:rsidRPr="006F178A">
        <w:t xml:space="preserve">א היא </w:t>
      </w:r>
      <w:r w:rsidRPr="006F178A">
        <w:t xml:space="preserve">דתנן</w:t>
      </w:r>
      <w:r w:rsidRPr="006F178A">
        <w:t xml:space="preserve">:</w:t>
      </w:r>
    </w:p>
    <w:p w:rsidR="00E9703F" w:rsidRPr="006F178A" w:rsidRDefault="00E9703F" w:rsidP="00E9703F">
      <w:pPr>
        <w:rPr>
          <w:rtl/>
        </w:rPr>
      </w:pPr>
      <w:del w:id="96775" w:author="מנוע מכני" w:date="2026-10-11T12:04:39Z">
        <w:r w:rsidRPr="006F178A">
          <w:rPr>
            <w:rFonts w:ascii="Fb Fontext" w:hAnsi="Fb Fontext"/>
            <w:rtl/>
          </w:rPr>
          <w:delText xml:space="preserve"> </w:delText>
        </w:r>
      </w:del>
      <w:r w:rsidRPr="006F178A">
        <w:rPr>
          <w:rFonts w:ascii="Fb Fontext" w:hAnsi="Fb Fontext"/>
          <w:rtl/>
        </w:rPr>
        <w:t xml:space="preserve">חלות דבש שריסקן בערב שבת ויצאו מעצמן אסור, </w:t>
      </w:r>
      <w:ins w:id="90241" w:author="מנוע מכני" w:date="2026-10-11T12:04:39Z">
        <w:r>
          <w:rPr>
            <w:rStyle w:val="2fb"/>
            <w:rFonts w:ascii="Fb Fontext" w:hAnsi="Fb Fontext"/>
            <w:rtl/>
          </w:rPr>
          <w:t xml:space="preserve">ור"א</w:t>
        </w:r>
      </w:ins>
      <w:del w:id="90242" w:author="מנוע מכני" w:date="2026-10-11T12:04:39Z">
        <w:r w:rsidRPr="006F178A">
          <w:rPr>
            <w:rFonts w:ascii="Fb Fontext" w:hAnsi="Fb Fontext"/>
            <w:rtl/>
          </w:rPr>
          <w:delText xml:space="preserve">ורבי אלעזר</w:delText>
        </w:r>
      </w:del>
      <w:r w:rsidRPr="006F178A">
        <w:rPr>
          <w:rFonts w:ascii="Fb Fontext" w:hAnsi="Fb Fontext"/>
          <w:rtl/>
        </w:rPr>
        <w:t xml:space="preserve"> מתיר.</w:t>
      </w:r>
    </w:p>
    <w:p w:rsidR="00E9703F" w:rsidRPr="006061D7" w:rsidRDefault="00E9703F" w:rsidP="00E9703F">
      <w:pPr>
        <w:rPr>
          <w:rtl/>
        </w:rPr>
      </w:pPr>
      <w:r w:rsidRPr="006061D7">
        <w:rPr>
          <w:rStyle w:val="2fb"/>
          <w:rtl/>
        </w:rPr>
        <w:t xml:space="preserve">וריב"ח</w:t>
      </w:r>
      <w:r w:rsidRPr="006061D7">
        <w:rPr>
          <w:rtl/>
        </w:rPr>
        <w:t xml:space="preserve"> </w:t>
      </w:r>
      <w:r w:rsidRPr="006061D7">
        <w:rPr>
          <w:rtl/>
        </w:rPr>
        <w:t xml:space="preserve">לא</w:t>
      </w:r>
      <w:r w:rsidRPr="006061D7">
        <w:rPr>
          <w:rtl/>
        </w:rPr>
        <w:t xml:space="preserve"> </w:t>
      </w:r>
      <w:r w:rsidRPr="006061D7">
        <w:rPr>
          <w:rtl/>
        </w:rPr>
        <w:t xml:space="preserve">אמר</w:t>
      </w:r>
      <w:r w:rsidRPr="006061D7">
        <w:rPr>
          <w:rtl/>
        </w:rPr>
        <w:t xml:space="preserve"> </w:t>
      </w:r>
      <w:ins w:id="92517" w:author="קלוד" w:date="2026-10-11T13:11:34Z">
        <w:r>
          <w:rPr>
            <w:rStyle w:val="2fb"/>
            <w:rtl/>
          </w:rPr>
          <w:t xml:space="preserve">כר"א</w:t>
        </w:r>
      </w:ins>
      <w:del w:id="92518" w:author="קלוד" w:date="2026-10-11T13:11:34Z">
        <w:r w:rsidRPr="006061D7">
          <w:rPr>
            <w:rStyle w:val="2fb"/>
            <w:rtl/>
          </w:rPr>
          <w:delText xml:space="preserve">כר"א</w:delText>
        </w:r>
        <w:r w:rsidRPr="006061D7">
          <w:rPr>
            <w:rFonts w:hint="cs"/>
            <w:rtl/>
          </w:rPr>
          <w:delText xml:space="preserve">-</w:delText>
        </w:r>
      </w:del>
      <w:r w:rsidRPr="006061D7">
        <w:rPr>
          <w:rtl/>
        </w:rPr>
        <w:t xml:space="preserve"> </w:t>
      </w:r>
      <w:ins w:id="92515" w:author="קלוד" w:date="2026-10-11T13:11:34Z">
        <w:r>
          <w:rPr>
            <w:rtl/>
          </w:rPr>
          <w:t xml:space="preserve">- שדווקא</w:t>
        </w:r>
      </w:ins>
      <w:del w:id="92516" w:author="קלוד" w:date="2026-10-11T13:11:34Z">
        <w:r w:rsidRPr="006061D7">
          <w:rPr>
            <w:rtl/>
          </w:rPr>
          <w:delText xml:space="preserve">דדוקא</w:delText>
        </w:r>
      </w:del>
      <w:r w:rsidRPr="006061D7">
        <w:rPr>
          <w:rtl/>
        </w:rPr>
        <w:t xml:space="preserve"> בחלות דבש </w:t>
      </w:r>
      <w:ins w:id="95903" w:author="מנוע מכני" w:date="2026-10-11T12:04:39Z">
        <w:ins w:id="92513" w:author="קלוד" w:date="2026-10-11T13:11:34Z">
          <w:r>
            <w:rPr>
              <w:rStyle w:val="afffffe"/>
              <w:rtl/>
            </w:rPr>
            <w:t xml:space="preserve">התיר</w:t>
          </w:r>
          <w:r>
            <w:rPr>
              <w:rtl/>
            </w:rPr>
            <w:t xml:space="preserve">, שמתחילה</w:t>
          </w:r>
        </w:ins>
        <w:del w:id="92514" w:author="קלוד" w:date="2026-10-11T13:11:34Z">
          <w:r>
            <w:rPr>
              <w:rtl/>
            </w:rPr>
            <w:delText xml:space="preserve">דמתחילה</w:delText>
          </w:r>
        </w:del>
      </w:ins>
      <w:del w:id="95904" w:author="מנוע מכני" w:date="2026-10-11T12:04:39Z">
        <w:r w:rsidRPr="006061D7">
          <w:rPr>
            <w:rtl/>
          </w:rPr>
          <w:delText xml:space="preserve">דמעיקרא</w:delText>
        </w:r>
      </w:del>
      <w:r w:rsidRPr="006061D7">
        <w:rPr>
          <w:rtl/>
        </w:rPr>
        <w:t xml:space="preserve"> אוכל ולבסוף אוכל, </w:t>
      </w:r>
      <w:r w:rsidRPr="006061D7">
        <w:rPr>
          <w:rtl/>
        </w:rPr>
        <w:t xml:space="preserve">משא"כ</w:t>
      </w:r>
      <w:r w:rsidRPr="006061D7">
        <w:rPr>
          <w:rtl/>
        </w:rPr>
        <w:t xml:space="preserve"> </w:t>
      </w:r>
      <w:ins w:id="90885" w:author="מנוע מכני" w:date="2026-10-11T12:04:39Z">
        <w:r>
          <w:rPr>
            <w:rtl/>
          </w:rPr>
          <w:t xml:space="preserve">כאן</w:t>
        </w:r>
      </w:ins>
      <w:del w:id="90886" w:author="מנוע מכני" w:date="2026-10-11T12:04:39Z">
        <w:r w:rsidRPr="006061D7">
          <w:rPr>
            <w:rtl/>
          </w:rPr>
          <w:delText xml:space="preserve">הכא</w:delText>
        </w:r>
      </w:del>
      <w:r w:rsidRPr="006061D7">
        <w:rPr>
          <w:rtl/>
        </w:rPr>
        <w:t xml:space="preserve"> </w:t>
      </w:r>
      <w:r w:rsidRPr="006061D7">
        <w:rPr>
          <w:rFonts w:hint="cs"/>
          <w:rtl/>
        </w:rPr>
        <w:t xml:space="preserve">שעושהו </w:t>
      </w:r>
      <w:r w:rsidRPr="006061D7">
        <w:rPr>
          <w:rtl/>
        </w:rPr>
        <w:t>משקה.</w:t>
      </w:r>
    </w:p>
    <w:p w:rsidR="00E9703F" w:rsidRPr="00097464" w:rsidRDefault="00E9703F" w:rsidP="00E9703F">
      <w:pPr>
        <w:rPr>
          <w:spacing w:val="-4"/>
          <w:rtl/>
        </w:rPr>
      </w:pPr>
      <w:ins w:id="92531" w:author="קלוד" w:date="2026-10-11T13:11:34Z">
        <w:r>
          <w:rPr>
            <w:rStyle w:val="2fb"/>
            <w:spacing w:val="-4"/>
            <w:rtl/>
          </w:rPr>
          <w:t xml:space="preserve">ור"א -</w:t>
        </w:r>
      </w:ins>
      <w:del w:id="92532" w:author="קלוד" w:date="2026-10-11T13:11:34Z">
        <w:r w:rsidRPr="00097464">
          <w:rPr>
            <w:rStyle w:val="2fb"/>
            <w:spacing w:val="-4"/>
            <w:rtl/>
          </w:rPr>
          <w:delText xml:space="preserve">ור"א</w:delText>
        </w:r>
      </w:del>
      <w:r w:rsidRPr="00097464">
        <w:rPr>
          <w:spacing w:val="-4"/>
          <w:rtl/>
        </w:rPr>
        <w:t xml:space="preserve"> </w:t>
      </w:r>
      <w:ins w:id="90053" w:author="Claude - סמנטי" w:date="2026-10-11T12:28:21Z">
        <w:r>
          <w:rPr>
            <w:spacing w:val="-4"/>
            <w:rtl/>
          </w:rPr>
          <w:t xml:space="preserve">שמענו</w:t>
        </w:r>
      </w:ins>
      <w:del w:id="90054" w:author="Claude - סמנטי" w:date="2026-10-11T12:28:21Z">
        <w:r w:rsidRPr="00097464">
          <w:rPr>
            <w:spacing w:val="-4"/>
            <w:rtl/>
          </w:rPr>
          <w:delText xml:space="preserve">שמעינן</w:delText>
        </w:r>
      </w:del>
      <w:r w:rsidRPr="00097464">
        <w:rPr>
          <w:spacing w:val="-4"/>
          <w:rtl/>
        </w:rPr>
        <w:t xml:space="preserve"> </w:t>
      </w:r>
      <w:ins w:id="92529" w:author="קלוד" w:date="2026-10-11T13:11:34Z">
        <w:r>
          <w:rPr>
            <w:rFonts w:hint="cs"/>
            <w:spacing w:val="-4"/>
            <w:rtl/>
          </w:rPr>
          <w:t xml:space="preserve">ממה ששנה</w:t>
        </w:r>
      </w:ins>
      <w:del w:id="92530" w:author="קלוד" w:date="2026-10-11T13:11:34Z">
        <w:r w:rsidRPr="00097464">
          <w:rPr>
            <w:rFonts w:hint="cs"/>
            <w:spacing w:val="-4"/>
            <w:rtl/>
          </w:rPr>
          <w:delText xml:space="preserve">מדתני</w:delText>
        </w:r>
      </w:del>
      <w:r w:rsidRPr="00097464">
        <w:rPr>
          <w:rFonts w:hint="cs"/>
          <w:spacing w:val="-4"/>
          <w:rtl/>
        </w:rPr>
        <w:t xml:space="preserve"> </w:t>
      </w:r>
      <w:r w:rsidRPr="00097464">
        <w:rPr>
          <w:rStyle w:val="2fb"/>
          <w:rFonts w:hint="cs"/>
          <w:spacing w:val="-4"/>
          <w:rtl/>
        </w:rPr>
        <w:t xml:space="preserve">ר"ה</w:t>
      </w:r>
      <w:r w:rsidRPr="00097464">
        <w:rPr>
          <w:rFonts w:hint="cs"/>
          <w:spacing w:val="-4"/>
          <w:rtl/>
        </w:rPr>
        <w:t xml:space="preserve"> מנהרדעא </w:t>
      </w:r>
      <w:ins w:id="92527" w:author="קלוד" w:date="2026-10-11T13:11:34Z">
        <w:r>
          <w:rPr>
            <w:spacing w:val="-4"/>
            <w:rtl/>
          </w:rPr>
          <w:t xml:space="preserve">שאפי'</w:t>
        </w:r>
      </w:ins>
      <w:del w:id="92528" w:author="קלוד" w:date="2026-10-11T13:11:34Z">
        <w:r w:rsidRPr="00097464">
          <w:rPr>
            <w:spacing w:val="-4"/>
            <w:rtl/>
          </w:rPr>
          <w:delText xml:space="preserve">אפי'</w:delText>
        </w:r>
      </w:del>
      <w:r w:rsidRPr="00097464">
        <w:rPr>
          <w:spacing w:val="-4"/>
          <w:rtl/>
        </w:rPr>
        <w:t xml:space="preserve"> זיתים וענבים </w:t>
      </w:r>
      <w:ins w:id="92525" w:author="קלוד" w:date="2026-10-11T13:11:34Z">
        <w:r>
          <w:rPr>
            <w:rStyle w:val="2fb"/>
            <w:spacing w:val="-4"/>
            <w:rtl/>
          </w:rPr>
          <w:t xml:space="preserve">לר"א</w:t>
        </w:r>
      </w:ins>
      <w:del w:id="92526" w:author="קלוד" w:date="2026-10-11T13:11:34Z">
        <w:r w:rsidRPr="00097464">
          <w:rPr>
            <w:rStyle w:val="2fb"/>
            <w:spacing w:val="-4"/>
            <w:rtl/>
          </w:rPr>
          <w:delText xml:space="preserve">דלר"א</w:delText>
        </w:r>
      </w:del>
      <w:r w:rsidRPr="00097464">
        <w:rPr>
          <w:spacing w:val="-4"/>
          <w:rtl/>
        </w:rPr>
        <w:t xml:space="preserve"> </w:t>
      </w:r>
      <w:r w:rsidRPr="00097464">
        <w:rPr>
          <w:rStyle w:val="2fb"/>
          <w:spacing w:val="-4"/>
          <w:rtl/>
        </w:rPr>
        <w:t xml:space="preserve">ור"ש</w:t>
      </w:r>
      <w:r w:rsidRPr="00097464">
        <w:rPr>
          <w:spacing w:val="-4"/>
          <w:rtl/>
        </w:rPr>
        <w:t xml:space="preserve"> </w:t>
      </w:r>
      <w:ins w:id="92523" w:author="קלוד" w:date="2026-10-11T13:11:34Z">
        <w:r>
          <w:rPr>
            <w:spacing w:val="-4"/>
            <w:rtl/>
          </w:rPr>
          <w:t xml:space="preserve">מותר;</w:t>
        </w:r>
      </w:ins>
      <w:del w:id="92524" w:author="קלוד" w:date="2026-10-11T13:11:34Z">
        <w:r w:rsidRPr="00097464">
          <w:rPr>
            <w:spacing w:val="-4"/>
            <w:rtl/>
          </w:rPr>
          <w:delText xml:space="preserve">שרי |</w:delText>
        </w:r>
      </w:del>
      <w:r w:rsidRPr="00097464">
        <w:rPr>
          <w:spacing w:val="-4"/>
          <w:rtl/>
        </w:rPr>
        <w:t xml:space="preserve"> </w:t>
      </w:r>
      <w:r w:rsidRPr="00097464">
        <w:rPr>
          <w:rStyle w:val="2fb"/>
          <w:spacing w:val="-4"/>
          <w:rtl/>
        </w:rPr>
        <w:t xml:space="preserve">וריב"ח</w:t>
      </w:r>
      <w:r w:rsidRPr="00097464">
        <w:rPr>
          <w:spacing w:val="-4"/>
          <w:rtl/>
        </w:rPr>
        <w:t xml:space="preserve"> </w:t>
      </w:r>
      <w:r w:rsidRPr="00097464">
        <w:rPr>
          <w:spacing w:val="-4"/>
          <w:rtl/>
        </w:rPr>
        <w:t xml:space="preserve">לא</w:t>
      </w:r>
      <w:r w:rsidRPr="00097464">
        <w:rPr>
          <w:spacing w:val="-4"/>
          <w:rtl/>
        </w:rPr>
        <w:t xml:space="preserve"> </w:t>
      </w:r>
      <w:ins w:id="92521" w:author="קלוד" w:date="2026-10-11T13:11:34Z">
        <w:r>
          <w:rPr>
            <w:spacing w:val="-4"/>
            <w:rtl/>
          </w:rPr>
          <w:t xml:space="preserve">שמע</w:t>
        </w:r>
      </w:ins>
      <w:del w:id="92522" w:author="קלוד" w:date="2026-10-11T13:11:34Z">
        <w:r w:rsidRPr="00097464">
          <w:rPr>
            <w:spacing w:val="-4"/>
            <w:rtl/>
          </w:rPr>
          <w:delText xml:space="preserve">שמיע</w:delText>
        </w:r>
      </w:del>
      <w:r w:rsidRPr="00097464">
        <w:rPr>
          <w:spacing w:val="-4"/>
          <w:rtl/>
        </w:rPr>
        <w:t xml:space="preserve"> </w:t>
      </w:r>
      <w:ins w:id="92337" w:author="מנוע מכני" w:date="2026-10-11T12:04:39Z">
        <w:ins w:id="92519" w:author="קלוד" w:date="2026-10-11T13:11:34Z">
          <w:r>
            <w:rPr>
              <w:rStyle w:val="afffffe"/>
              <w:spacing w:val="-4"/>
              <w:rtl/>
            </w:rPr>
            <w:t xml:space="preserve">ברייתא זו</w:t>
          </w:r>
          <w:r>
            <w:rPr>
              <w:spacing w:val="-4"/>
              <w:rtl/>
            </w:rPr>
            <w:t xml:space="preserve">.</w:t>
          </w:r>
        </w:ins>
        <w:del w:id="92520" w:author="קלוד" w:date="2026-10-11T13:11:34Z">
          <w:r>
            <w:rPr>
              <w:spacing w:val="-4"/>
              <w:rtl/>
            </w:rPr>
            <w:delText xml:space="preserve">לו</w:delText>
          </w:r>
          <w:r w:rsidRPr="00097464">
            <w:rPr>
              <w:spacing w:val="-4"/>
              <w:rtl/>
            </w:rPr>
            <w:delText xml:space="preserve">.</w:delText>
          </w:r>
        </w:del>
      </w:ins>
      <w:del w:id="92338" w:author="מנוע מכני" w:date="2026-10-11T12:04:39Z">
        <w:r w:rsidRPr="00097464">
          <w:rPr>
            <w:spacing w:val="-4"/>
            <w:rtl/>
          </w:rPr>
          <w:delText xml:space="preserve">ליה</w:delText>
        </w:r>
      </w:del>
    </w:p>
    <w:p>
      <w:pPr>
        <w:pStyle w:val="38"/>
        <w:rPr>
          <w:ins w:id="96776" w:author="מנוע מכני" w:date="2026-10-11T12:04:39Z"/>
        </w:rPr>
      </w:pPr>
      <w:r w:rsidRPr="006F178A">
        <w:lastRenderedPageBreak/>
        <w:t xml:space="preserve">ור"א </w:t>
      </w:r>
      <w:r w:rsidRPr="006F178A">
        <w:lastRenderedPageBreak/>
        <w:t xml:space="preserve">לא</w:t>
      </w:r>
      <w:r w:rsidRPr="006F178A">
        <w:lastRenderedPageBreak/>
        <w:t xml:space="preserve"> </w:t>
      </w:r>
      <w:r w:rsidRPr="006F178A">
        <w:lastRenderedPageBreak/>
        <w:t xml:space="preserve">אמר</w:t>
      </w:r>
      <w:r w:rsidRPr="006F178A">
        <w:lastRenderedPageBreak/>
        <w:t xml:space="preserve"> כריב"ח</w:t>
      </w:r>
      <w:r>
        <w:t>:</w:t>
      </w:r>
    </w:p>
    <w:p w:rsidR="00E9703F" w:rsidRDefault="00E9703F" w:rsidP="00E9703F">
      <w:pPr>
        <w:rPr>
          <w:rtl/>
        </w:rPr>
      </w:pPr>
      <w:del w:id="96777" w:author="מנוע מכני" w:date="2026-10-11T12:04:39Z">
        <w:r w:rsidRPr="006F178A">
          <w:rPr>
            <w:rtl/>
          </w:rPr>
          <w:delText xml:space="preserve"> </w:delText>
        </w:r>
      </w:del>
      <w:ins w:id="92537" w:author="קלוד" w:date="2026-10-11T13:11:34Z">
        <w:r>
          <w:rPr>
            <w:rtl/>
          </w:rPr>
          <w:t xml:space="preserve">שבמחוסרין</w:t>
        </w:r>
      </w:ins>
      <w:del w:id="92538" w:author="קלוד" w:date="2026-10-11T13:11:34Z">
        <w:r w:rsidRPr="006F178A">
          <w:rPr>
            <w:rtl/>
          </w:rPr>
          <w:delText xml:space="preserve">דבמחוסרין</w:delText>
        </w:r>
      </w:del>
      <w:r w:rsidRPr="006F178A">
        <w:rPr>
          <w:rtl/>
        </w:rPr>
        <w:t xml:space="preserve"> דיכה </w:t>
      </w:r>
      <w:r>
        <w:rPr>
          <w:rFonts w:hint="cs"/>
          <w:b/>
          <w:bCs/>
          <w:rtl/>
        </w:rPr>
        <w:t>ל</w:t>
      </w:r>
      <w:r w:rsidRPr="00935E29">
        <w:rPr>
          <w:b/>
          <w:bCs/>
          <w:rtl/>
        </w:rPr>
        <w:t xml:space="preserve">כו"ע</w:t>
      </w:r>
      <w:r w:rsidRPr="00935E29">
        <w:rPr>
          <w:b/>
          <w:bCs/>
          <w:rtl/>
        </w:rPr>
        <w:t xml:space="preserve"> </w:t>
      </w:r>
      <w:ins w:id="92535" w:author="קלוד" w:date="2026-10-11T13:11:34Z">
        <w:r>
          <w:rPr>
            <w:b/>
            <w:bCs/>
            <w:rtl/>
          </w:rPr>
          <w:t xml:space="preserve">אסור,</w:t>
        </w:r>
      </w:ins>
      <w:del w:id="92536" w:author="קלוד" w:date="2026-10-11T13:11:34Z">
        <w:r w:rsidRPr="00935E29">
          <w:rPr>
            <w:b/>
            <w:bCs/>
            <w:rtl/>
          </w:rPr>
          <w:delText xml:space="preserve">אסור</w:delText>
        </w:r>
      </w:del>
      <w:r w:rsidRPr="00935E29">
        <w:rPr>
          <w:b/>
          <w:bCs/>
          <w:rtl/>
        </w:rPr>
        <w:t xml:space="preserve"> </w:t>
      </w:r>
      <w:ins w:id="90887" w:author="מנוע מכני" w:date="2026-10-11T12:04:39Z">
        <w:r>
          <w:rPr>
            <w:rtl/>
          </w:rPr>
          <w:t xml:space="preserve">וכאן</w:t>
        </w:r>
      </w:ins>
      <w:del w:id="90888" w:author="מנוע מכני" w:date="2026-10-11T12:04:39Z">
        <w:r w:rsidRPr="006F178A">
          <w:rPr>
            <w:rtl/>
          </w:rPr>
          <w:delText xml:space="preserve">והכא</w:delText>
        </w:r>
      </w:del>
      <w:r w:rsidRPr="006F178A">
        <w:rPr>
          <w:rtl/>
        </w:rPr>
        <w:t xml:space="preserve"> כמחוסרין דיכה </w:t>
      </w:r>
      <w:ins w:id="92533" w:author="קלוד" w:date="2026-10-11T13:11:34Z">
        <w:r>
          <w:rPr>
            <w:rtl/>
          </w:rPr>
          <w:t xml:space="preserve">הם.</w:t>
        </w:r>
      </w:ins>
      <w:del w:id="92534" w:author="קלוד" w:date="2026-10-11T13:11:34Z">
        <w:r w:rsidRPr="006F178A">
          <w:rPr>
            <w:rtl/>
          </w:rPr>
          <w:delText xml:space="preserve">דמי</w:delText>
        </w:r>
      </w:del>
    </w:p>
    <w:p>
      <w:pPr>
        <w:pStyle w:val="38"/>
        <w:rPr>
          <w:ins w:id="96778" w:author="מנוע מכני" w:date="2026-10-11T12:04:39Z"/>
        </w:rPr>
      </w:pPr>
      <w:ins w:id="90889" w:author="מנוע מכני" w:date="2026-10-11T12:04:39Z">
        <w:r>
          <w:t xml:space="preserve">וחלקו</w:t>
        </w:r>
      </w:ins>
    </w:p>
    <w:p w:rsidR="00E9703F" w:rsidRPr="006F178A" w:rsidRDefault="00E9703F" w:rsidP="00E9703F">
      <w:pPr>
        <w:rPr>
          <w:rtl/>
        </w:rPr>
      </w:pPr>
      <w:del w:id="90890" w:author="מנוע מכני" w:date="2026-10-11T12:04:39Z">
        <w:r w:rsidRPr="00935E29">
          <w:rPr>
            <w:rFonts w:hint="cs"/>
            <w:b/>
            <w:bCs/>
            <w:rtl/>
          </w:rPr>
          <w:delText xml:space="preserve">ו</w:delText>
        </w:r>
        <w:r w:rsidRPr="00935E29">
          <w:rPr>
            <w:b/>
            <w:bCs/>
            <w:rtl/>
          </w:rPr>
          <w:delText xml:space="preserve">פליגי</w:delText>
        </w:r>
      </w:del>
      <w:del w:id="96779" w:author="מנוע מכני" w:date="2026-10-11T12:04:39Z">
        <w:r w:rsidRPr="006F178A">
          <w:rPr>
            <w:rtl/>
          </w:rPr>
          <w:delText xml:space="preserve"> </w:delText>
        </w:r>
      </w:del>
      <w:r w:rsidRPr="006F178A">
        <w:rPr>
          <w:rtl/>
        </w:rPr>
        <w:t xml:space="preserve">במחוסרין שחיקה.</w:t>
      </w:r>
    </w:p>
    <w:p w:rsidR="00E9703F" w:rsidRPr="006F178A" w:rsidRDefault="00E9703F" w:rsidP="00E9703F">
      <w:pPr>
        <w:rPr>
          <w:rtl/>
        </w:rPr>
      </w:pPr>
      <w:r w:rsidRPr="006F178A">
        <w:rPr>
          <w:rFonts w:ascii="MS Mincho" w:hAnsi="MS Mincho" w:hint="cs"/>
          <w:bCs/>
          <w:rtl/>
        </w:rPr>
        <w:t>•</w:t>
      </w:r>
      <w:r w:rsidRPr="006F178A">
        <w:rPr>
          <w:rFonts w:hint="eastAsia"/>
          <w:rtl/>
        </w:rPr>
        <w:t xml:space="preserve"> </w:t>
      </w:r>
      <w:r w:rsidRPr="006F178A">
        <w:rPr>
          <w:rtl/>
        </w:rPr>
        <w:t xml:space="preserve">הורה </w:t>
      </w:r>
      <w:r w:rsidRPr="006F178A">
        <w:rPr>
          <w:rStyle w:val="2fb"/>
          <w:rtl/>
        </w:rPr>
        <w:t xml:space="preserve">ריב"ח</w:t>
      </w:r>
      <w:r w:rsidRPr="006F178A">
        <w:rPr>
          <w:rtl/>
        </w:rPr>
        <w:t xml:space="preserve"> </w:t>
      </w:r>
      <w:r w:rsidRPr="006F178A">
        <w:rPr>
          <w:rStyle w:val="2fb"/>
          <w:rtl/>
        </w:rPr>
        <w:t xml:space="preserve">כרבי ישמעאל</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77" w:author="קלוד" w:date="2026-10-11T12:33:55Z"/>
        </w:rPr>
      </w:pPr>
      <w:ins w:id="91178" w:author="קלוד" w:date="2026-10-11T12:33:55Z">
        <w:r>
          <w:rPr>
            <w:color w:val="7B3F00"/>
          </w:rPr>
          <w:t xml:space="preserve">מחלוקת רב ושמואל במוקצה - שמן, מחצלות, עז לחלבה</w:t>
        </w:r>
      </w:ins>
    </w:p>
    <w:p w:rsidR="00E9703F" w:rsidRPr="006F178A" w:rsidRDefault="00E9703F" w:rsidP="00E9703F">
      <w:pPr>
        <w:rPr>
          <w:rtl/>
        </w:rPr>
      </w:pPr>
      <w:r w:rsidRPr="006F178A">
        <w:rPr>
          <w:rFonts w:ascii="Fb Fontext" w:hAnsi="Fb Fontext"/>
          <w:rtl/>
        </w:rPr>
        <w:t xml:space="preserve">שמן של בדדין ומחצלות של </w:t>
      </w:r>
      <w:ins w:id="92543" w:author="קלוד" w:date="2026-10-11T13:11:34Z">
        <w:r>
          <w:rPr>
            <w:rFonts w:ascii="Fb Fontext" w:hAnsi="Fb Fontext"/>
            <w:rtl/>
          </w:rPr>
          <w:t xml:space="preserve">בדדין -</w:t>
        </w:r>
      </w:ins>
      <w:del w:id="92544" w:author="קלוד" w:date="2026-10-11T13:11:34Z">
        <w:r w:rsidRPr="006F178A">
          <w:rPr>
            <w:rFonts w:ascii="Fb Fontext" w:hAnsi="Fb Fontext"/>
            <w:rtl/>
          </w:rPr>
          <w:delText xml:space="preserve">בדדין,</w:delText>
        </w:r>
      </w:del>
      <w:r w:rsidRPr="006F178A">
        <w:rPr>
          <w:rFonts w:ascii="Fb Fontext" w:hAnsi="Fb Fontext"/>
          <w:rtl/>
        </w:rPr>
        <w:t xml:space="preserve"> </w:t>
      </w:r>
      <w:r w:rsidRPr="006F178A">
        <w:rPr>
          <w:rStyle w:val="2fb"/>
          <w:rFonts w:ascii="Fb Fontext" w:hAnsi="Fb Fontext"/>
          <w:rtl/>
        </w:rPr>
        <w:t xml:space="preserve">רב</w:t>
      </w:r>
      <w:r w:rsidRPr="006F178A">
        <w:rPr>
          <w:rFonts w:ascii="Fb Fontext" w:hAnsi="Fb Fontext"/>
          <w:rtl/>
        </w:rPr>
        <w:t xml:space="preserve"> </w:t>
      </w:r>
      <w:ins w:id="92541" w:author="קלוד" w:date="2026-10-11T13:11:34Z">
        <w:r>
          <w:rPr>
            <w:rFonts w:ascii="Fb Fontext" w:hAnsi="Fb Fontext"/>
            <w:rtl/>
          </w:rPr>
          <w:t xml:space="preserve">אוסר</w:t>
        </w:r>
      </w:ins>
      <w:del w:id="92542" w:author="קלוד" w:date="2026-10-11T13:11:34Z">
        <w:r w:rsidRPr="006F178A">
          <w:rPr>
            <w:rFonts w:ascii="Fb Fontext" w:hAnsi="Fb Fontext"/>
            <w:rtl/>
          </w:rPr>
          <w:delText xml:space="preserve">אסר</w:delText>
        </w:r>
      </w:del>
      <w:r w:rsidRPr="006F178A">
        <w:rPr>
          <w:rFonts w:ascii="Fb Fontext" w:hAnsi="Fb Fontext"/>
          <w:rtl/>
        </w:rPr>
        <w:t xml:space="preserve"> </w:t>
      </w:r>
      <w:r w:rsidRPr="006F178A">
        <w:rPr>
          <w:rStyle w:val="2fb"/>
          <w:rFonts w:ascii="Fb Fontext" w:hAnsi="Fb Fontext"/>
          <w:rtl/>
        </w:rPr>
        <w:t xml:space="preserve">ושמואל</w:t>
      </w:r>
      <w:r w:rsidRPr="006F178A">
        <w:rPr>
          <w:rFonts w:ascii="Fb Fontext" w:hAnsi="Fb Fontext"/>
          <w:rtl/>
        </w:rPr>
        <w:t xml:space="preserve"> </w:t>
      </w:r>
      <w:ins w:id="92539" w:author="קלוד" w:date="2026-10-11T13:11:34Z">
        <w:r>
          <w:rPr>
            <w:rFonts w:ascii="Fb Fontext" w:hAnsi="Fb Fontext"/>
            <w:rtl/>
          </w:rPr>
          <w:t xml:space="preserve">מתיר.</w:t>
        </w:r>
      </w:ins>
      <w:del w:id="92540" w:author="קלוד" w:date="2026-10-11T13:11:34Z">
        <w:r w:rsidRPr="006F178A">
          <w:rPr>
            <w:rFonts w:ascii="Fb Fontext" w:hAnsi="Fb Fontext"/>
            <w:rtl/>
          </w:rPr>
          <w:delText xml:space="preserve">שרי.</w:delText>
        </w:r>
      </w:del>
    </w:p>
    <w:p w:rsidR="00E9703F" w:rsidRPr="006F178A" w:rsidRDefault="00E9703F" w:rsidP="00E9703F">
      <w:pPr>
        <w:rPr>
          <w:rtl/>
        </w:rPr>
      </w:pPr>
      <w:ins w:id="92339" w:author="מנוע מכני" w:date="2026-10-11T12:04:39Z">
        <w:ins w:id="92551" w:author="קלוד" w:date="2026-10-11T13:11:34Z">
          <w:r>
            <w:rPr>
              <w:rtl/>
            </w:rPr>
            <w:t xml:space="preserve">וכן</w:t>
          </w:r>
        </w:ins>
        <w:del w:id="92552" w:author="קלוד" w:date="2026-10-11T13:11:34Z">
          <w:r>
            <w:rPr>
              <w:rtl/>
            </w:rPr>
            <w:delText xml:space="preserve">אלו</w:delText>
          </w:r>
        </w:del>
      </w:ins>
      <w:del w:id="92340" w:author="מנוע מכני" w:date="2026-10-11T12:04:39Z">
        <w:r w:rsidRPr="006F178A">
          <w:rPr>
            <w:rtl/>
          </w:rPr>
          <w:delText xml:space="preserve">הני</w:delText>
        </w:r>
      </w:del>
      <w:r w:rsidRPr="006F178A">
        <w:rPr>
          <w:rtl/>
        </w:rPr>
        <w:t xml:space="preserve"> כרכי </w:t>
      </w:r>
      <w:ins w:id="92549" w:author="קלוד" w:date="2026-10-11T13:11:34Z">
        <w:r>
          <w:rPr>
            <w:rtl/>
          </w:rPr>
          <w:t xml:space="preserve">דזוזי -</w:t>
        </w:r>
      </w:ins>
      <w:del w:id="92550" w:author="קלוד" w:date="2026-10-11T13:11:34Z">
        <w:r w:rsidRPr="006F178A">
          <w:rPr>
            <w:rtl/>
          </w:rPr>
          <w:delText xml:space="preserve">דזוזי,</w:delText>
        </w:r>
      </w:del>
      <w:r w:rsidRPr="006F178A">
        <w:rPr>
          <w:rtl/>
        </w:rPr>
        <w:t xml:space="preserve"> </w:t>
      </w:r>
      <w:r w:rsidRPr="006F178A">
        <w:rPr>
          <w:rStyle w:val="2fb"/>
          <w:rtl/>
        </w:rPr>
        <w:t xml:space="preserve">רב</w:t>
      </w:r>
      <w:r w:rsidRPr="006F178A">
        <w:rPr>
          <w:rtl/>
        </w:rPr>
        <w:t xml:space="preserve"> </w:t>
      </w:r>
      <w:ins w:id="92547" w:author="קלוד" w:date="2026-10-11T13:11:34Z">
        <w:r>
          <w:rPr>
            <w:rtl/>
          </w:rPr>
          <w:t xml:space="preserve">אוסר</w:t>
        </w:r>
      </w:ins>
      <w:del w:id="92548" w:author="קלוד" w:date="2026-10-11T13:11:34Z">
        <w:r w:rsidRPr="006F178A">
          <w:rPr>
            <w:rtl/>
          </w:rPr>
          <w:delText xml:space="preserve">אסר</w:delText>
        </w:r>
      </w:del>
      <w:r w:rsidRPr="006F178A">
        <w:rPr>
          <w:rtl/>
        </w:rPr>
        <w:t xml:space="preserve"> </w:t>
      </w:r>
      <w:r w:rsidRPr="006F178A">
        <w:rPr>
          <w:rStyle w:val="2fb"/>
          <w:rtl/>
        </w:rPr>
        <w:t xml:space="preserve">ושמואל</w:t>
      </w:r>
      <w:r w:rsidRPr="006F178A">
        <w:rPr>
          <w:rtl/>
        </w:rPr>
        <w:t xml:space="preserve"> </w:t>
      </w:r>
      <w:ins w:id="92545" w:author="קלוד" w:date="2026-10-11T13:11:34Z">
        <w:r>
          <w:rPr>
            <w:rtl/>
          </w:rPr>
          <w:t xml:space="preserve">מתיר.</w:t>
        </w:r>
      </w:ins>
      <w:del w:id="92546" w:author="קלוד" w:date="2026-10-11T13:11:34Z">
        <w:r w:rsidRPr="006F178A">
          <w:rPr>
            <w:rtl/>
          </w:rPr>
          <w:delText xml:space="preserve">שרי.</w:delText>
        </w:r>
      </w:del>
    </w:p>
    <w:p>
      <w:pPr>
        <w:pStyle w:val="38"/>
        <w:rPr>
          <w:ins w:id="96780" w:author="מנוע מכני" w:date="2026-10-11T12:04:39Z"/>
        </w:rPr>
      </w:pPr>
      <w:ins w:id="90243" w:author="מנוע מכני" w:date="2026-10-11T12:04:39Z">
        <w:r>
          <w:t xml:space="preserve">ר"נ</w:t>
        </w:r>
      </w:ins>
      <w:del w:id="90244" w:author="מנוע מכני" w:date="2026-10-11T12:04:39Z">
        <w:r w:rsidRPr="006F178A">
          <w:delText xml:space="preserve">רב נחמן</w:delText>
        </w:r>
      </w:del>
      <w:r w:rsidRPr="006F178A">
        <w:t xml:space="preserve">:</w:t>
      </w:r>
    </w:p>
    <w:p w:rsidR="00E9703F" w:rsidRDefault="00E9703F" w:rsidP="00E9703F">
      <w:pPr>
        <w:rPr>
          <w:rtl/>
        </w:rPr>
      </w:pPr>
      <w:del w:id="96781" w:author="מנוע מכני" w:date="2026-10-11T12:04:39Z">
        <w:r w:rsidRPr="006F178A">
          <w:rPr>
            <w:rtl/>
          </w:rPr>
          <w:delText xml:space="preserve"> </w:delText>
        </w:r>
      </w:del>
      <w:r w:rsidRPr="006F178A">
        <w:rPr>
          <w:rtl/>
        </w:rPr>
        <w:t xml:space="preserve">עז לחלבה, ורחל לגיזתה ותרנגולת לביצתה, </w:t>
      </w:r>
      <w:ins w:id="92557" w:author="קלוד" w:date="2026-10-11T13:11:34Z">
        <w:r>
          <w:rPr>
            <w:rtl/>
          </w:rPr>
          <w:t xml:space="preserve">ושוורי</w:t>
        </w:r>
      </w:ins>
      <w:del w:id="92558" w:author="קלוד" w:date="2026-10-11T13:11:34Z">
        <w:r w:rsidRPr="006F178A">
          <w:rPr>
            <w:rtl/>
          </w:rPr>
          <w:delText xml:space="preserve">ותורי</w:delText>
        </w:r>
      </w:del>
      <w:r w:rsidRPr="006F178A">
        <w:rPr>
          <w:rtl/>
        </w:rPr>
        <w:t xml:space="preserve"> </w:t>
      </w:r>
      <w:ins w:id="92555" w:author="קלוד" w:date="2026-10-11T13:11:34Z">
        <w:r>
          <w:rPr>
            <w:rtl/>
          </w:rPr>
          <w:t xml:space="preserve">חרישה,</w:t>
        </w:r>
      </w:ins>
      <w:del w:id="92556" w:author="קלוד" w:date="2026-10-11T13:11:34Z">
        <w:r w:rsidRPr="006F178A">
          <w:rPr>
            <w:rtl/>
          </w:rPr>
          <w:delText xml:space="preserve">דרידיא,</w:delText>
        </w:r>
      </w:del>
      <w:r w:rsidRPr="006F178A">
        <w:rPr>
          <w:rtl/>
        </w:rPr>
        <w:t xml:space="preserve"> ותמרי </w:t>
      </w:r>
      <w:ins w:id="92553" w:author="קלוד" w:date="2026-10-11T13:11:34Z">
        <w:r>
          <w:rPr>
            <w:rtl/>
          </w:rPr>
          <w:t xml:space="preserve">מסחר</w:t>
        </w:r>
      </w:ins>
      <w:del w:id="92554" w:author="קלוד" w:date="2026-10-11T13:11:34Z">
        <w:r w:rsidRPr="006F178A">
          <w:rPr>
            <w:rtl/>
          </w:rPr>
          <w:delText xml:space="preserve">דעיסקא</w:delText>
        </w:r>
      </w:del>
    </w:p>
    <w:p w:rsidR="00E9703F" w:rsidRPr="006F178A" w:rsidRDefault="00E9703F" w:rsidP="00E9703F">
      <w:pPr>
        <w:pStyle w:val="affffb"/>
        <w:rPr>
          <w:rtl/>
        </w:rPr>
      </w:pPr>
      <w:r>
        <w:rPr>
          <w:rtl/>
        </w:rPr>
        <w:t xml:space="preserve">- </w:t>
      </w:r>
      <w:r w:rsidRPr="006F178A">
        <w:rPr>
          <w:rStyle w:val="2fb"/>
          <w:rtl/>
        </w:rPr>
        <w:t xml:space="preserve">רב</w:t>
      </w:r>
      <w:r w:rsidRPr="006F178A">
        <w:rPr>
          <w:rtl/>
        </w:rPr>
        <w:t xml:space="preserve"> אסר, </w:t>
      </w:r>
      <w:r w:rsidRPr="006F178A">
        <w:rPr>
          <w:rStyle w:val="2fb"/>
          <w:rtl/>
        </w:rPr>
        <w:t xml:space="preserve">ושמואל</w:t>
      </w:r>
      <w:r w:rsidRPr="006F178A">
        <w:rPr>
          <w:rtl/>
        </w:rPr>
        <w:t xml:space="preserve"> </w:t>
      </w:r>
      <w:r w:rsidRPr="006F178A">
        <w:rPr>
          <w:rtl/>
        </w:rPr>
        <w:t xml:space="preserve">אמר</w:t>
      </w:r>
      <w:r w:rsidRPr="006F178A">
        <w:rPr>
          <w:rtl/>
        </w:rPr>
        <w:t xml:space="preserve">: מותר.</w:t>
      </w:r>
    </w:p>
    <w:p>
      <w:pPr>
        <w:pStyle w:val="38"/>
        <w:rPr>
          <w:ins w:id="96782" w:author="מנוע מכני" w:date="2026-10-11T12:04:39Z"/>
        </w:rPr>
      </w:pPr>
      <w:ins w:id="90891" w:author="מנוע מכני" w:date="2026-10-11T12:04:39Z">
        <w:r>
          <w:t xml:space="preserve">וחלקו</w:t>
        </w:r>
      </w:ins>
    </w:p>
    <w:p w:rsidR="00E9703F" w:rsidRPr="006F178A" w:rsidRDefault="00E9703F" w:rsidP="00E9703F">
      <w:pPr>
        <w:rPr>
          <w:rtl/>
        </w:rPr>
      </w:pPr>
      <w:del w:id="90892" w:author="מנוע מכני" w:date="2026-10-11T12:04:39Z">
        <w:r w:rsidRPr="006F178A">
          <w:rPr>
            <w:rFonts w:ascii="Fb Fontext" w:hAnsi="Fb Fontext"/>
            <w:b/>
            <w:bCs/>
            <w:rtl/>
          </w:rPr>
          <w:delText xml:space="preserve">ופליגי</w:delText>
        </w:r>
      </w:del>
      <w:del w:id="96783" w:author="מנוע מכני" w:date="2026-10-11T12:04:39Z">
        <w:r w:rsidRPr="006F178A">
          <w:rPr>
            <w:rFonts w:ascii="Fb Fontext" w:hAnsi="Fb Fontext"/>
            <w:rtl/>
          </w:rPr>
          <w:delText xml:space="preserve"> </w:delText>
        </w:r>
      </w:del>
      <w:r w:rsidRPr="006F178A">
        <w:rPr>
          <w:rFonts w:ascii="Fb Fontext" w:hAnsi="Fb Fontext"/>
          <w:rtl/>
        </w:rPr>
        <w:t xml:space="preserve">בפלוגתת </w:t>
      </w:r>
      <w:r w:rsidRPr="006F178A">
        <w:rPr>
          <w:rStyle w:val="2fb"/>
          <w:rFonts w:ascii="Fb Fontext" w:hAnsi="Fb Fontext"/>
          <w:rtl/>
        </w:rPr>
        <w:t xml:space="preserve">ר"י</w:t>
      </w:r>
      <w:r w:rsidRPr="006F178A">
        <w:rPr>
          <w:rFonts w:ascii="Fb Fontext" w:hAnsi="Fb Fontext"/>
          <w:rtl/>
        </w:rPr>
        <w:t xml:space="preserve"> </w:t>
      </w:r>
      <w:r w:rsidRPr="006F178A">
        <w:rPr>
          <w:rStyle w:val="2fb"/>
          <w:rFonts w:ascii="Fb Fontext" w:hAnsi="Fb Fontext"/>
          <w:rtl/>
        </w:rPr>
        <w:t xml:space="preserve">ור"ש</w:t>
      </w:r>
      <w:r w:rsidRPr="006F178A">
        <w:rPr>
          <w:rFonts w:ascii="Fb Fontext" w:hAnsi="Fb Fontext"/>
          <w:rtl/>
        </w:rPr>
        <w:t xml:space="preserve"> </w:t>
      </w:r>
      <w:ins w:id="94579" w:author="מנוע מכני" w:date="2026-10-11T12:04:39Z">
        <w:r>
          <w:rPr>
            <w:rFonts w:ascii="Fb Fontext" w:hAnsi="Fb Fontext"/>
            <w:rtl/>
          </w:rPr>
          <w:t xml:space="preserve">אם </w:t>
        </w:r>
      </w:ins>
      <w:del w:id="94580" w:author="מנוע מכני" w:date="2026-10-11T12:04:39Z">
        <w:r w:rsidRPr="006F178A">
          <w:rPr>
            <w:rFonts w:ascii="Fb Fontext" w:hAnsi="Fb Fontext"/>
            <w:rtl/>
          </w:rPr>
          <w:delText xml:space="preserve">אי </w:delText>
        </w:r>
      </w:del>
      <w:r w:rsidRPr="006F178A">
        <w:rPr>
          <w:rFonts w:ascii="Fb Fontext" w:hAnsi="Fb Fontext" w:hint="cs"/>
          <w:rtl/>
        </w:rPr>
        <w:t>הוי</w:t>
      </w:r>
      <w:r w:rsidRPr="006F178A">
        <w:rPr>
          <w:rFonts w:ascii="Fb Fontext" w:hAnsi="Fb Fontext"/>
          <w:rtl/>
        </w:rPr>
        <w:t xml:space="preserve"> מוקצה.</w:t>
      </w:r>
    </w:p>
    <w:p w:rsidR="00E9703F" w:rsidRPr="006F178A" w:rsidRDefault="00E9703F" w:rsidP="00E9703F">
      <w:pPr>
        <w:rPr>
          <w:rtl/>
        </w:rPr>
      </w:pPr>
      <w:r w:rsidRPr="006F178A">
        <w:rPr>
          <w:rStyle w:val="2fb"/>
          <w:rtl/>
        </w:rPr>
        <w:t xml:space="preserve">ורב המנונא</w:t>
      </w:r>
      <w:r w:rsidRPr="006F178A">
        <w:rPr>
          <w:rtl/>
        </w:rPr>
        <w:t xml:space="preserve"> </w:t>
      </w:r>
      <w:ins w:id="92565" w:author="קלוד" w:date="2026-10-11T13:11:34Z">
        <w:r>
          <w:rPr>
            <w:rtl/>
          </w:rPr>
          <w:t xml:space="preserve">החרים</w:t>
        </w:r>
      </w:ins>
      <w:del w:id="92566" w:author="קלוד" w:date="2026-10-11T13:11:34Z">
        <w:r w:rsidRPr="006F178A">
          <w:rPr>
            <w:rtl/>
          </w:rPr>
          <w:delText xml:space="preserve">שמתיה לאותו</w:delText>
        </w:r>
      </w:del>
      <w:r w:rsidRPr="006F178A">
        <w:rPr>
          <w:rtl/>
        </w:rPr>
        <w:t xml:space="preserve"> תלמיד </w:t>
      </w:r>
      <w:ins w:id="90055" w:author="Claude - סמנטי" w:date="2026-10-11T12:28:21Z">
        <w:r>
          <w:rPr>
            <w:rtl/>
          </w:rPr>
          <w:t xml:space="preserve">שהורה</w:t>
        </w:r>
      </w:ins>
      <w:del w:id="90056" w:author="Claude - סמנטי" w:date="2026-10-11T12:28:21Z">
        <w:r w:rsidRPr="006F178A">
          <w:rPr>
            <w:rtl/>
          </w:rPr>
          <w:delText xml:space="preserve">דהורה</w:delText>
        </w:r>
      </w:del>
      <w:r w:rsidRPr="006F178A">
        <w:rPr>
          <w:rtl/>
        </w:rPr>
        <w:t xml:space="preserve"> </w:t>
      </w:r>
      <w:r w:rsidRPr="006F178A">
        <w:rPr>
          <w:rStyle w:val="2fb"/>
          <w:rtl/>
        </w:rPr>
        <w:t xml:space="preserve">כר"ש</w:t>
      </w:r>
      <w:ins w:id="92563" w:author="קלוד" w:date="2026-10-11T13:11:34Z">
        <w:r>
          <w:rPr>
            <w:rtl/>
          </w:rPr>
          <w:t xml:space="preserve"> </w:t>
        </w:r>
        <w:r>
          <w:rPr>
            <w:rStyle w:val="afffffe"/>
            <w:rtl/>
          </w:rPr>
          <w:t xml:space="preserve">אף שפוסקים כמותו</w:t>
        </w:r>
        <w:r>
          <w:rPr>
            <w:rtl/>
          </w:rPr>
          <w:t xml:space="preserve">, </w:t>
        </w:r>
      </w:ins>
      <w:del w:id="92564" w:author="קלוד" w:date="2026-10-11T13:11:34Z">
        <w:r w:rsidRPr="006F178A">
          <w:rPr>
            <w:rtl/>
          </w:rPr>
          <w:delText xml:space="preserve"> </w:delText>
        </w:r>
      </w:del>
      <w:r w:rsidRPr="006F178A">
        <w:rPr>
          <w:rtl/>
        </w:rPr>
        <w:t xml:space="preserve">כיוון </w:t>
      </w:r>
      <w:ins w:id="92561" w:author="קלוד" w:date="2026-10-11T13:11:34Z">
        <w:r>
          <w:rPr>
            <w:rtl/>
          </w:rPr>
          <w:t xml:space="preserve">שבמקומו</w:t>
        </w:r>
      </w:ins>
      <w:del w:id="92562" w:author="קלוד" w:date="2026-10-11T13:11:34Z">
        <w:r w:rsidRPr="006F178A">
          <w:rPr>
            <w:rtl/>
          </w:rPr>
          <w:delText xml:space="preserve">דאתריה</w:delText>
        </w:r>
      </w:del>
      <w:r w:rsidRPr="006F178A">
        <w:rPr>
          <w:rtl/>
        </w:rPr>
        <w:t xml:space="preserve"> </w:t>
      </w:r>
      <w:ins w:id="92559" w:author="קלוד" w:date="2026-10-11T13:11:34Z">
        <w:r>
          <w:rPr>
            <w:rStyle w:val="2fb"/>
            <w:rtl/>
          </w:rPr>
          <w:t xml:space="preserve">של רב</w:t>
        </w:r>
      </w:ins>
      <w:del w:id="92560" w:author="קלוד" w:date="2026-10-11T13:11:34Z">
        <w:r w:rsidRPr="006F178A">
          <w:rPr>
            <w:rStyle w:val="2fb"/>
            <w:rtl/>
          </w:rPr>
          <w:delText xml:space="preserve">דרב</w:delText>
        </w:r>
      </w:del>
      <w:r w:rsidRPr="006F178A">
        <w:rPr>
          <w:rtl/>
        </w:rPr>
        <w:t xml:space="preserve"> </w:t>
      </w:r>
      <w:ins w:id="95395" w:author="מנוע מכני" w:date="2026-10-11T12:04:39Z">
        <w:r>
          <w:rPr>
            <w:rtl/>
          </w:rPr>
          <w:t xml:space="preserve">היה</w:t>
        </w:r>
      </w:ins>
      <w:del w:id="95396" w:author="מנוע מכני" w:date="2026-10-11T12:04:39Z">
        <w:r w:rsidRPr="006F178A">
          <w:rPr>
            <w:rtl/>
          </w:rPr>
          <w:delText xml:space="preserve">הוה</w:delText>
        </w:r>
      </w:del>
      <w:r w:rsidRPr="006F178A">
        <w:rPr>
          <w:rtl/>
        </w:rPr>
        <w:t xml:space="preserve">.</w:t>
      </w:r>
    </w:p>
    <w:p w:rsidR="00E9703F" w:rsidRPr="006061D7" w:rsidRDefault="00E9703F" w:rsidP="00E9703F">
      <w:pPr>
        <w:rPr>
          <w:rtl/>
        </w:rPr>
      </w:pPr>
      <w:ins w:id="92341" w:author="מנוע מכני" w:date="2026-10-11T12:04:39Z">
        <w:ins w:id="92585" w:author="קלוד" w:date="2026-10-11T13:11:34Z">
          <w:r>
            <w:rPr>
              <w:rtl/>
            </w:rPr>
            <w:t xml:space="preserve">שני</w:t>
          </w:r>
        </w:ins>
        <w:del w:id="92586" w:author="קלוד" w:date="2026-10-11T13:11:34Z">
          <w:r>
            <w:rPr>
              <w:rtl/>
            </w:rPr>
            <w:delText xml:space="preserve">אלו</w:delText>
          </w:r>
          <w:r w:rsidRPr="006061D7">
            <w:rPr>
              <w:rtl/>
            </w:rPr>
            <w:delText xml:space="preserve"> </w:delText>
          </w:r>
          <w:r>
            <w:rPr>
              <w:rtl/>
            </w:rPr>
            <w:delText xml:space="preserve">שני</w:delText>
          </w:r>
        </w:del>
      </w:ins>
      <w:del w:id="92342" w:author="מנוע מכני" w:date="2026-10-11T12:04:39Z">
        <w:r w:rsidRPr="006061D7">
          <w:rPr>
            <w:rtl/>
          </w:rPr>
          <w:delText xml:space="preserve">הני</w:delText>
        </w:r>
      </w:del>
      <w:ins w:id="92343" w:author="מנוע מכני" w:date="2026-10-11T12:04:39Z"/>
      <w:del w:id="92344" w:author="מנוע מכני" w:date="2026-10-11T12:04:39Z">
        <w:r w:rsidRPr="006061D7">
          <w:rPr>
            <w:rtl/>
          </w:rPr>
          <w:delText xml:space="preserve">תרי</w:delText>
        </w:r>
      </w:del>
      <w:r w:rsidRPr="006061D7">
        <w:rPr>
          <w:rtl/>
        </w:rPr>
        <w:t xml:space="preserve"> </w:t>
      </w:r>
      <w:ins w:id="92583" w:author="קלוד" w:date="2026-10-11T13:11:34Z">
        <w:r>
          <w:rPr>
            <w:rtl/>
          </w:rPr>
          <w:t xml:space="preserve">תלמידים:</w:t>
        </w:r>
      </w:ins>
      <w:del w:id="92584" w:author="קלוד" w:date="2026-10-11T13:11:34Z">
        <w:r w:rsidRPr="006061D7">
          <w:rPr>
            <w:rtl/>
          </w:rPr>
          <w:delText xml:space="preserve">תלמידי,</w:delText>
        </w:r>
      </w:del>
      <w:r w:rsidRPr="006061D7">
        <w:rPr>
          <w:rtl/>
        </w:rPr>
        <w:t xml:space="preserve"> </w:t>
      </w:r>
      <w:ins w:id="92581" w:author="קלוד" w:date="2026-10-11T13:11:34Z">
        <w:r>
          <w:rPr>
            <w:rtl/>
          </w:rPr>
          <w:t xml:space="preserve">אחד</w:t>
        </w:r>
      </w:ins>
      <w:del w:id="92582" w:author="קלוד" w:date="2026-10-11T13:11:34Z">
        <w:r w:rsidRPr="006061D7">
          <w:rPr>
            <w:rtl/>
          </w:rPr>
          <w:delText xml:space="preserve">חד</w:delText>
        </w:r>
      </w:del>
      <w:r w:rsidRPr="006061D7">
        <w:rPr>
          <w:rtl/>
        </w:rPr>
        <w:t xml:space="preserve"> מציל </w:t>
      </w:r>
      <w:ins w:id="92579" w:author="קלוד" w:date="2026-10-11T13:11:34Z">
        <w:r>
          <w:rPr>
            <w:rStyle w:val="afffffe"/>
            <w:rtl/>
          </w:rPr>
          <w:t xml:space="preserve">מדליקה</w:t>
        </w:r>
      </w:ins>
      <w:del w:id="92580" w:author="קלוד" w:date="2026-10-11T13:11:34Z">
        <w:r w:rsidRPr="006061D7">
          <w:rPr>
            <w:rtl/>
          </w:rPr>
          <w:delText xml:space="preserve">בחד</w:delText>
        </w:r>
      </w:del>
      <w:r w:rsidRPr="006061D7">
        <w:rPr>
          <w:rtl/>
        </w:rPr>
        <w:t xml:space="preserve"> </w:t>
      </w:r>
      <w:ins w:id="94369" w:author="מנוע מכני" w:date="2026-10-11T12:04:39Z">
        <w:ins w:id="92577" w:author="קלוד" w:date="2026-10-11T13:11:34Z">
          <w:r>
            <w:rPr>
              <w:rtl/>
            </w:rPr>
            <w:t xml:space="preserve">בכלי</w:t>
          </w:r>
        </w:ins>
        <w:del w:id="92578" w:author="קלוד" w:date="2026-10-11T13:11:34Z">
          <w:r>
            <w:rPr>
              <w:rtl/>
            </w:rPr>
            <w:delText xml:space="preserve">מנין</w:delText>
          </w:r>
        </w:del>
      </w:ins>
      <w:del w:id="94370" w:author="מנוע מכני" w:date="2026-10-11T12:04:39Z">
        <w:r w:rsidRPr="006061D7">
          <w:rPr>
            <w:rtl/>
          </w:rPr>
          <w:delText xml:space="preserve">מנא</w:delText>
        </w:r>
      </w:del>
      <w:r w:rsidRPr="006061D7">
        <w:rPr>
          <w:rtl/>
        </w:rPr>
        <w:t xml:space="preserve"> </w:t>
      </w:r>
      <w:ins w:id="92575" w:author="קלוד" w:date="2026-10-11T13:11:34Z">
        <w:r>
          <w:rPr>
            <w:rtl/>
          </w:rPr>
          <w:t xml:space="preserve">אחד, ואחד</w:t>
        </w:r>
      </w:ins>
      <w:del w:id="92576" w:author="קלוד" w:date="2026-10-11T13:11:34Z">
        <w:r w:rsidRPr="006061D7">
          <w:rPr>
            <w:rtl/>
          </w:rPr>
          <w:delText xml:space="preserve">וחד</w:delText>
        </w:r>
      </w:del>
      <w:r w:rsidRPr="006061D7">
        <w:rPr>
          <w:rtl/>
        </w:rPr>
        <w:t xml:space="preserve"> מציל </w:t>
      </w:r>
      <w:ins w:id="92573" w:author="קלוד" w:date="2026-10-11T13:11:34Z">
        <w:r>
          <w:rPr>
            <w:rtl/>
          </w:rPr>
          <w:t xml:space="preserve">בארבעה</w:t>
        </w:r>
      </w:ins>
      <w:del w:id="92574" w:author="קלוד" w:date="2026-10-11T13:11:34Z">
        <w:r w:rsidRPr="006061D7">
          <w:rPr>
            <w:rtl/>
          </w:rPr>
          <w:delText xml:space="preserve">בארבע</w:delText>
        </w:r>
      </w:del>
      <w:r w:rsidRPr="006061D7">
        <w:rPr>
          <w:rtl/>
        </w:rPr>
        <w:t xml:space="preserve"> </w:t>
      </w:r>
      <w:ins w:id="92571" w:author="קלוד" w:date="2026-10-11T13:11:34Z">
        <w:r>
          <w:rPr>
            <w:rtl/>
          </w:rPr>
          <w:t xml:space="preserve">וחמשה</w:t>
        </w:r>
      </w:ins>
      <w:del w:id="92572" w:author="קלוד" w:date="2026-10-11T13:11:34Z">
        <w:r w:rsidRPr="006061D7">
          <w:rPr>
            <w:rtl/>
          </w:rPr>
          <w:delText xml:space="preserve">וחמש</w:delText>
        </w:r>
      </w:del>
      <w:r w:rsidRPr="006061D7">
        <w:rPr>
          <w:rtl/>
        </w:rPr>
        <w:t xml:space="preserve"> </w:t>
      </w:r>
      <w:ins w:id="92569" w:author="קלוד" w:date="2026-10-11T13:11:34Z">
        <w:r>
          <w:rPr>
            <w:rtl/>
          </w:rPr>
          <w:t xml:space="preserve">כלים.</w:t>
        </w:r>
      </w:ins>
      <w:del w:id="92570" w:author="קלוד" w:date="2026-10-11T13:11:34Z">
        <w:r w:rsidRPr="006061D7">
          <w:rPr>
            <w:rtl/>
          </w:rPr>
          <w:delText xml:space="preserve">מאני.</w:delText>
        </w:r>
      </w:del>
      <w:r w:rsidRPr="006061D7">
        <w:rPr>
          <w:rtl/>
        </w:rPr>
        <w:t xml:space="preserve"> </w:t>
      </w:r>
      <w:ins w:id="90893" w:author="מנוע מכני" w:date="2026-10-11T12:04:39Z">
        <w:r>
          <w:rPr>
            <w:b/>
            <w:bCs/>
            <w:rtl/>
          </w:rPr>
          <w:t xml:space="preserve">וחלקו</w:t>
        </w:r>
      </w:ins>
      <w:del w:id="90894" w:author="מנוע מכני" w:date="2026-10-11T12:04:39Z">
        <w:r w:rsidRPr="00E6185C">
          <w:rPr>
            <w:b/>
            <w:bCs/>
            <w:rtl/>
          </w:rPr>
          <w:delText xml:space="preserve">ופל</w:delText>
        </w:r>
        <w:r w:rsidRPr="00E6185C">
          <w:rPr>
            <w:rFonts w:hint="cs"/>
            <w:b/>
            <w:bCs/>
            <w:rtl/>
          </w:rPr>
          <w:delText xml:space="preserve">י</w:delText>
        </w:r>
        <w:r w:rsidRPr="00E6185C">
          <w:rPr>
            <w:b/>
            <w:bCs/>
            <w:rtl/>
          </w:rPr>
          <w:delText xml:space="preserve">גי</w:delText>
        </w:r>
      </w:del>
      <w:r w:rsidRPr="006061D7">
        <w:rPr>
          <w:rtl/>
        </w:rPr>
        <w:t xml:space="preserve"> </w:t>
      </w:r>
      <w:ins w:id="90057" w:author="Claude - סמנטי" w:date="2026-10-11T12:28:21Z">
        <w:r>
          <w:rPr>
            <w:rtl/>
          </w:rPr>
          <w:t xml:space="preserve">במחלוקת</w:t>
        </w:r>
      </w:ins>
      <w:del w:id="90058" w:author="Claude - סמנטי" w:date="2026-10-11T12:28:21Z">
        <w:r w:rsidRPr="006061D7">
          <w:rPr>
            <w:rtl/>
          </w:rPr>
          <w:delText xml:space="preserve">בפלוגתא</w:delText>
        </w:r>
      </w:del>
      <w:r w:rsidRPr="006061D7">
        <w:rPr>
          <w:rtl/>
        </w:rPr>
        <w:t xml:space="preserve"> </w:t>
      </w:r>
      <w:ins w:id="92567" w:author="קלוד" w:date="2026-10-11T13:11:34Z">
        <w:r>
          <w:rPr>
            <w:rStyle w:val="2fb"/>
            <w:rtl/>
          </w:rPr>
          <w:t xml:space="preserve">רבה</w:t>
        </w:r>
      </w:ins>
      <w:del w:id="92568" w:author="קלוד" w:date="2026-10-11T13:11:34Z">
        <w:r w:rsidRPr="006061D7">
          <w:rPr>
            <w:rStyle w:val="2fb"/>
            <w:rtl/>
          </w:rPr>
          <w:delText xml:space="preserve">דרבה</w:delText>
        </w:r>
      </w:del>
      <w:r w:rsidRPr="006061D7">
        <w:rPr>
          <w:rtl/>
        </w:rPr>
        <w:t xml:space="preserve"> בר</w:t>
      </w:r>
      <w:r w:rsidRPr="006061D7">
        <w:rPr>
          <w:rFonts w:hint="cs"/>
          <w:rtl/>
        </w:rPr>
        <w:t xml:space="preserve"> זבדא </w:t>
      </w:r>
      <w:r w:rsidRPr="006061D7">
        <w:rPr>
          <w:rStyle w:val="2fb"/>
          <w:rtl/>
        </w:rPr>
        <w:t>ור"</w:t>
      </w:r>
      <w:r w:rsidRPr="006061D7">
        <w:rPr>
          <w:rStyle w:val="2fb"/>
          <w:rFonts w:hint="cs"/>
          <w:rtl/>
        </w:rPr>
        <w:t>ה</w:t>
      </w:r>
      <w:r w:rsidRPr="006061D7">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יט:</w:t>
      </w:r>
    </w:p>
    <w:p>
      <w:pPr>
        <w:pStyle w:val="MishnaBatzad"/>
        <w:rPr>
          <w:ins w:id="20433" w:author="קלוד" w:date="2026-10-11T09:07:15Z"/>
        </w:rPr>
      </w:pPr>
      <w:ins w:id="20432" w:author="קלוד" w:date="2026-10-11T09:07:15Z">
        <w:r>
          <w:t xml:space="preserve">משנה י</w:t>
        </w:r>
      </w:ins>
    </w:p>
    <w:p w:rsidR="00E9703F" w:rsidRPr="009757B9" w:rsidRDefault="00E9703F" w:rsidP="00E9703F">
      <w:pPr>
        <w:pStyle w:val="afff9"/>
        <w:spacing w:before="120"/>
        <w:rPr>
          <w:b/>
          <w:rtl/>
        </w:rPr>
        <w:pPrChange w:id="90006" w:author="קלוד" w:date="2026-10-11T12:09:42Z">
          <w:pPr>
            <w:pStyle w:val="afff9"/>
          </w:pPr>
        </w:pPrChange>
      </w:pPr>
      <w:del w:id="100449" w:author="Claude" w:date="2026-10-11T09:08:03Z">
        <w:r>
          <w:rPr>
            <w:rFonts w:hint="cs"/>
            <w:b/>
            <w:rtl/>
            <w:rPrChange w:id="40011" w:author="Claude" w:date="2026-10-11T09:07:39Z">
              <w:rPr>
                <w:rFonts w:hint="cs"/>
                <w:b/>
                <w:sz w:val="20"/>
                <w:rtl/>
              </w:rPr>
            </w:rPrChange>
          </w:rPr>
          <w:delText xml:space="preserve"> כ. </w:delText>
        </w:r>
      </w:del>
      <w:r w:rsidRPr="009757B9">
        <w:rPr>
          <w:b/>
          <w:rtl/>
          <w:rPrChange w:id="40012" w:author="Claude" w:date="2026-10-11T09:07:39Z">
            <w:rPr>
              <w:b/>
              <w:sz w:val="20"/>
              <w:rtl/>
            </w:rPr>
          </w:rPrChange>
        </w:rPr>
        <w:t>משנה.</w:t>
      </w:r>
    </w:p>
    <w:p w:rsidR="00E9703F" w:rsidRPr="009757B9" w:rsidRDefault="00E9703F" w:rsidP="00E9703F">
      <w:pPr>
        <w:pStyle w:val="afff9"/>
        <w:rPr>
          <w:b/>
          <w:rtl/>
        </w:rPr>
      </w:pPr>
      <w:r w:rsidRPr="009757B9">
        <w:rPr>
          <w:b/>
          <w:rtl/>
        </w:rPr>
        <w:t>אין צולין בשר בצל וביצה אלא כדי שיצולו מבעו"י.</w:t>
      </w:r>
    </w:p>
    <w:p w:rsidR="00E9703F" w:rsidRPr="00B20210" w:rsidRDefault="00E9703F" w:rsidP="00E9703F">
      <w:pPr>
        <w:pStyle w:val="afff9"/>
        <w:rPr>
          <w:spacing w:val="6"/>
          <w:rtl/>
        </w:rPr>
      </w:pPr>
      <w:r w:rsidRPr="00B20210">
        <w:rPr>
          <w:spacing w:val="6"/>
          <w:rtl/>
        </w:rPr>
        <w:t>אין נותנין פת לתנור עם חשכה ולא חררה ע"ג גחלים אלא כדי שיקרמו פניה מבעו"י,</w:t>
      </w:r>
    </w:p>
    <w:p w:rsidR="00E9703F" w:rsidRPr="009757B9" w:rsidRDefault="00E9703F" w:rsidP="00E9703F">
      <w:pPr>
        <w:pStyle w:val="afff9"/>
        <w:rPr>
          <w:b/>
          <w:rtl/>
        </w:rPr>
      </w:pPr>
      <w:r>
        <w:rPr>
          <w:rStyle w:val="TanaimMishna"/>
          <w:b/>
          <w:rtl/>
          <w:rPrChange w:id="100450" w:author="Claude" w:date="2026-10-11T09:08:03Z">
            <w:rPr>
              <w:b/>
              <w:rtl/>
            </w:rPr>
          </w:rPrChange>
        </w:rPr>
        <w:t xml:space="preserve">ר"א</w:t>
      </w:r>
      <w:r>
        <w:rPr>
          <w:rStyle w:val="TanaimMishna"/>
          <w:b/>
          <w:rtl/>
          <w:rPrChange w:id="100451" w:author="Claude" w:date="2026-10-11T09:08:03Z">
            <w:rPr>
              <w:b/>
              <w:rtl/>
            </w:rPr>
          </w:rPrChange>
        </w:rPr>
        <w:t xml:space="preserve">:</w:t>
      </w:r>
      <w:r>
        <w:rPr>
          <w:b/>
          <w:rtl/>
          <w:rPrChange w:id="40013" w:author="Claude" w:date="2026-10-11T09:07:39Z">
            <w:rPr>
              <w:b/>
              <w:sz w:val="20"/>
              <w:rtl/>
            </w:rPr>
          </w:rPrChange>
        </w:rPr>
        <w:t xml:space="preserve"> כדי שיקרום התחתון שלה.</w:t>
      </w:r>
    </w:p>
    <w:p w:rsidR="00E9703F" w:rsidRPr="004640F6" w:rsidRDefault="00E9703F" w:rsidP="00E9703F">
      <w:pPr>
        <w:pStyle w:val="afff9"/>
        <w:rPr>
          <w:b/>
          <w:rtl/>
        </w:rPr>
      </w:pPr>
      <w:r w:rsidRPr="004640F6">
        <w:rPr>
          <w:b/>
          <w:rtl/>
        </w:rPr>
        <w:t>משלשלין את הפסח בתנור עם חשכה, ומאחיזין את האור במדורת בית המוקד.</w:t>
      </w:r>
    </w:p>
    <w:p w:rsidR="00E9703F" w:rsidRPr="00B20210" w:rsidRDefault="00E9703F" w:rsidP="00E9703F">
      <w:pPr>
        <w:pStyle w:val="afff9"/>
        <w:rPr>
          <w:b/>
          <w:spacing w:val="6"/>
          <w:rtl/>
        </w:rPr>
      </w:pPr>
      <w:r>
        <w:rPr>
          <w:b/>
          <w:spacing w:val="6"/>
          <w:rtl/>
        </w:rPr>
        <w:t xml:space="preserve">ובגבולין - כדי שתאחוז האור ברובו. </w:t>
      </w:r>
      <w:r>
        <w:rPr>
          <w:rStyle w:val="TanaimMishna"/>
          <w:b/>
          <w:spacing w:val="6"/>
          <w:rtl/>
          <w:rPrChange w:id="20001" w:author="קלוד" w:date="2026-10-11T09:07:15Z">
            <w:rPr>
              <w:b/>
              <w:spacing w:val="6"/>
              <w:rtl/>
            </w:rPr>
          </w:rPrChange>
        </w:rPr>
        <w:t xml:space="preserve">רבי יהודה</w:t>
      </w:r>
      <w:r>
        <w:rPr>
          <w:b/>
          <w:spacing w:val="6"/>
          <w:rtl/>
        </w:rPr>
        <w:t xml:space="preserve"> אומר</w:t>
      </w:r>
      <w:r>
        <w:rPr>
          <w:rStyle w:val="TanaimMishna"/>
          <w:b/>
          <w:spacing w:val="6"/>
          <w:rtl/>
          <w:rPrChange w:id="100452" w:author="Claude" w:date="2026-10-11T09:08:03Z">
            <w:rPr>
              <w:b/>
              <w:spacing w:val="6"/>
              <w:rtl/>
            </w:rPr>
          </w:rPrChange>
        </w:rPr>
        <w:t xml:space="preserve">:</w:t>
      </w:r>
      <w:r>
        <w:rPr>
          <w:b/>
          <w:spacing w:val="6"/>
          <w:rtl/>
        </w:rPr>
        <w:t xml:space="preserve"> בפחמין כל שהוא.</w:t>
      </w:r>
    </w:p>
    <w:p w:rsidR="00E9703F" w:rsidRDefault="00E9703F" w:rsidP="00E9703F">
      <w:pPr>
        <w:pStyle w:val="affffd"/>
        <w:spacing w:after="0"/>
        <w:rPr>
          <w:del w:id="90014" w:author="מנוע עיצוב" w:date="2026-10-11T12:09:26Z"/>
          <w:rFonts w:ascii="MS Mincho" w:hAnsi="MS Mincho"/>
          <w:bCs w:val="0"/>
          <w:rtl/>
        </w:rPr>
      </w:pPr>
      <w:del w:id="90013"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75" w:author="קלוד" w:date="2026-10-11T09:07:15Z">
          <w:pPr>
            <w:pStyle w:val="affff1"/>
            <w:rPr>
              <w:rStyle w:val="afffe"/>
              <w:b w:val="0"/>
              <w:bCs/>
              <w:rtl/>
            </w:rPr>
          </w:pPr>
        </w:pPrChange>
      </w:pPr>
      <w:ins w:id="9807" w:author="מספור קטעי משנה" w:date="2026-10-11T09:35:03Z">
        <w:r>
          <w:rPr>
            <w:rStyle w:val="MisparKeta"/>
          </w:rPr>
          <w:t xml:space="preserve">ב. </w:t>
        </w:r>
      </w:ins>
      <w:r w:rsidRPr="00146180">
        <w:rPr>
          <w:rStyle w:val="afffe"/>
          <w:b w:val="0"/>
          <w:rtl/>
        </w:rPr>
        <w:t>אין צולין בשר.</w:t>
      </w:r>
    </w:p>
    <w:p>
      <w:pPr>
        <w:pStyle w:val="38"/>
        <w:rPr>
          <w:ins w:id="96784" w:author="מנוע מכני" w:date="2026-10-11T12:04:39Z"/>
        </w:rPr>
      </w:pPr>
      <w:r w:rsidRPr="006F178A">
        <w:t xml:space="preserve">רב:</w:t>
      </w:r>
    </w:p>
    <w:p w:rsidR="00E9703F" w:rsidRPr="006F178A" w:rsidRDefault="00E9703F" w:rsidP="00E9703F">
      <w:pPr>
        <w:rPr>
          <w:rtl/>
        </w:rPr>
      </w:pPr>
      <w:del w:id="96785" w:author="מנוע מכני" w:date="2026-10-11T12:04:39Z">
        <w:r w:rsidRPr="006F178A">
          <w:rPr>
            <w:rFonts w:ascii="Fb Fontext" w:hAnsi="Fb Fontext"/>
            <w:rtl/>
          </w:rPr>
          <w:delText xml:space="preserve"> </w:delText>
        </w:r>
      </w:del>
      <w:r w:rsidRPr="006F178A">
        <w:rPr>
          <w:rFonts w:ascii="Fb Fontext" w:hAnsi="Fb Fontext"/>
          <w:rtl/>
        </w:rPr>
        <w:t xml:space="preserve">כדי שיצולו מבעו"י כמאכל בן דרוסאי.</w:t>
      </w:r>
    </w:p>
    <w:p>
      <w:pPr>
        <w:pStyle w:val="afffff8"/>
        <w:rPr>
          <w:ins w:id="91175" w:author="קלוד" w:date="2026-10-11T12:33:55Z"/>
        </w:rPr>
      </w:pPr>
      <w:ins w:id="91176" w:author="קלוד" w:date="2026-10-11T12:33:55Z">
        <w:r>
          <w:rPr>
            <w:color w:val="7B3F00"/>
          </w:rPr>
          <w:t xml:space="preserve">'כמאכל בן דרוסאי' - שיעור צליית בשר מבעוד יום</w:t>
        </w:r>
      </w:ins>
    </w:p>
    <w:p>
      <w:pPr>
        <w:pStyle w:val="38"/>
        <w:rPr>
          <w:ins w:id="96786" w:author="מנוע מכני" w:date="2026-10-11T12:04:39Z"/>
        </w:rPr>
      </w:pPr>
      <w:r w:rsidRPr="006F178A">
        <w:t xml:space="preserve">וכן איתמר מרי"ו:</w:t>
      </w:r>
    </w:p>
    <w:p w:rsidR="00E9703F" w:rsidRPr="009757B9" w:rsidRDefault="00E9703F" w:rsidP="00E9703F">
      <w:pPr>
        <w:rPr>
          <w:rFonts w:cs="Guttman Vilna"/>
          <w:b/>
          <w:bCs/>
          <w:rtl/>
        </w:rPr>
      </w:pPr>
      <w:del w:id="96787" w:author="מנוע מכני" w:date="2026-10-11T12:04:39Z">
        <w:r w:rsidRPr="006F178A">
          <w:rPr>
            <w:rtl/>
          </w:rPr>
          <w:delText xml:space="preserve"> </w:delText>
        </w:r>
      </w:del>
      <w:r w:rsidRPr="006F178A">
        <w:rPr>
          <w:rtl/>
        </w:rPr>
        <w:t xml:space="preserve">כל שהוא כמאכל בן דרוסאי - אין בו משום בישולי נכרים.</w:t>
      </w:r>
    </w:p>
    <w:p w:rsidR="00E9703F" w:rsidRPr="00097464" w:rsidRDefault="00E9703F" w:rsidP="00E9703F">
      <w:pPr>
        <w:rPr>
          <w:rFonts w:cs="Guttman Vilna"/>
          <w:b/>
          <w:bCs/>
          <w:spacing w:val="-6"/>
          <w:rtl/>
        </w:rPr>
      </w:pPr>
      <w:r w:rsidRPr="00097464">
        <w:rPr>
          <w:spacing w:val="-6"/>
          <w:rtl/>
        </w:rPr>
        <w:t xml:space="preserve">חנניא אומר: כל שהוא כמאכל בן דרוסאי מותר להשהותו </w:t>
      </w:r>
      <w:r w:rsidRPr="00097464">
        <w:rPr>
          <w:spacing w:val="-6"/>
          <w:rtl/>
        </w:rPr>
        <w:t xml:space="preserve">ע"ג</w:t>
      </w:r>
      <w:r w:rsidRPr="00097464">
        <w:rPr>
          <w:spacing w:val="-6"/>
          <w:rtl/>
        </w:rPr>
        <w:t xml:space="preserve"> כירה, ואע"פ שאין גרופה וקטומה.</w:t>
      </w:r>
    </w:p>
    <w:p w:rsidR="00E9703F" w:rsidRDefault="00E9703F" w:rsidP="00E9703F">
      <w:pPr>
        <w:pStyle w:val="affffd"/>
        <w:spacing w:after="0"/>
        <w:rPr>
          <w:del w:id="90016" w:author="מנוע עיצוב" w:date="2026-10-11T12:09:26Z"/>
          <w:rFonts w:ascii="MS Mincho" w:hAnsi="MS Mincho"/>
          <w:bCs w:val="0"/>
          <w:rtl/>
        </w:rPr>
      </w:pPr>
      <w:del w:id="90015"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76" w:author="קלוד" w:date="2026-10-11T09:07:15Z">
          <w:pPr>
            <w:pStyle w:val="affff1"/>
            <w:rPr>
              <w:rStyle w:val="afffe"/>
              <w:b w:val="0"/>
              <w:bCs/>
              <w:rtl/>
            </w:rPr>
          </w:pPr>
        </w:pPrChange>
      </w:pPr>
      <w:ins w:id="9808" w:author="מספור קטעי משנה" w:date="2026-10-11T09:35:03Z">
        <w:r>
          <w:rPr>
            <w:rStyle w:val="MisparKeta"/>
          </w:rPr>
          <w:t xml:space="preserve">ב. </w:t>
        </w:r>
      </w:ins>
      <w:r w:rsidRPr="00146180">
        <w:rPr>
          <w:rStyle w:val="afffe"/>
          <w:rFonts w:hint="cs"/>
          <w:b w:val="0"/>
          <w:rtl/>
        </w:rPr>
        <w:t>כדי שיקרום התחתון</w:t>
      </w:r>
      <w:r w:rsidRPr="00146180">
        <w:rPr>
          <w:rStyle w:val="afffe"/>
          <w:b w:val="0"/>
          <w:rtl/>
        </w:rPr>
        <w:t>.</w:t>
      </w:r>
    </w:p>
    <w:p w:rsidR="00E9703F" w:rsidRDefault="00E9703F" w:rsidP="00E9703F">
      <w:pPr>
        <w:rPr>
          <w:rFonts w:ascii="Fb Fontext" w:hAnsi="Fb Fontext"/>
          <w:rtl/>
        </w:rPr>
      </w:pPr>
      <w:r w:rsidRPr="006F178A">
        <w:rPr>
          <w:rFonts w:ascii="Fb Fontext" w:hAnsi="Fb Fontext"/>
          <w:rtl/>
        </w:rPr>
        <w:t xml:space="preserve">היינו פניה המדובקין בתנור </w:t>
      </w:r>
      <w:r w:rsidRPr="006F178A">
        <w:rPr>
          <w:rFonts w:ascii="Fb Fontext" w:hAnsi="Fb Fontext" w:hint="cs"/>
          <w:rtl/>
        </w:rPr>
        <w:t>[</w:t>
      </w:r>
      <w:r w:rsidRPr="006F178A">
        <w:rPr>
          <w:rFonts w:ascii="Fb Fontext" w:hAnsi="Fb Fontext"/>
          <w:rtl/>
        </w:rPr>
        <w:t xml:space="preserve">והיינו חומרא </w:t>
      </w:r>
      <w:r w:rsidRPr="006F178A">
        <w:rPr>
          <w:rFonts w:ascii="Fb Fontext" w:hAnsi="Fb Fontext" w:hint="cs"/>
          <w:rtl/>
        </w:rPr>
        <w:t>ד</w:t>
      </w:r>
      <w:r w:rsidRPr="006F178A">
        <w:rPr>
          <w:rFonts w:ascii="Fb Fontext" w:hAnsi="Fb Fontext"/>
          <w:rtl/>
        </w:rPr>
        <w:t>לא רק דלצד האור]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Style w:val="afffe"/>
          <w:rFonts w:ascii="Fb Fontext" w:hAnsi="Fb Fontext"/>
          <w:rtl/>
        </w:rPr>
      </w:pPr>
      <w:r w:rsidRPr="006F178A">
        <w:rPr>
          <w:rStyle w:val="afffe"/>
          <w:rFonts w:ascii="Fb Fontext" w:hAnsi="Fb Fontext"/>
          <w:rtl/>
        </w:rPr>
        <w:t xml:space="preserve">משלשלין את </w:t>
      </w:r>
      <w:ins w:id="92589" w:author="קלוד" w:date="2026-10-11T13:11:34Z">
        <w:r>
          <w:rPr>
            <w:rStyle w:val="afffe"/>
            <w:rFonts w:ascii="Fb Fontext" w:hAnsi="Fb Fontext"/>
            <w:rtl/>
          </w:rPr>
          <w:t xml:space="preserve">הפסח -</w:t>
        </w:r>
      </w:ins>
      <w:del w:id="92590" w:author="קלוד" w:date="2026-10-11T13:11:34Z">
        <w:r w:rsidRPr="006F178A">
          <w:rPr>
            <w:rStyle w:val="afffe"/>
            <w:rFonts w:ascii="Fb Fontext" w:hAnsi="Fb Fontext"/>
            <w:rtl/>
          </w:rPr>
          <w:delText xml:space="preserve">הפסח.</w:delText>
        </w:r>
      </w:del>
      <w:r w:rsidRPr="006F178A">
        <w:rPr>
          <w:rStyle w:val="afffe"/>
          <w:rFonts w:ascii="Fb Fontext" w:hAnsi="Fb Fontext"/>
          <w:rtl/>
        </w:rPr>
        <w:t xml:space="preserve"> </w:t>
      </w:r>
      <w:r w:rsidRPr="006F178A">
        <w:rPr>
          <w:rFonts w:ascii="Fb Fontext" w:hAnsi="Fb Fontext"/>
          <w:rtl/>
        </w:rPr>
        <w:t xml:space="preserve">דווקא משום </w:t>
      </w:r>
      <w:ins w:id="92587" w:author="קלוד" w:date="2026-10-11T13:11:34Z">
        <w:r>
          <w:rPr>
            <w:rFonts w:ascii="Fb Fontext" w:hAnsi="Fb Fontext"/>
            <w:rtl/>
          </w:rPr>
          <w:t xml:space="preserve">שבני</w:t>
        </w:r>
      </w:ins>
      <w:del w:id="92588" w:author="קלוד" w:date="2026-10-11T13:11:34Z">
        <w:r w:rsidRPr="006F178A">
          <w:rPr>
            <w:rFonts w:ascii="Fb Fontext" w:hAnsi="Fb Fontext"/>
            <w:rtl/>
          </w:rPr>
          <w:delText xml:space="preserve">דבני</w:delText>
        </w:r>
      </w:del>
      <w:r w:rsidRPr="006F178A">
        <w:rPr>
          <w:rFonts w:ascii="Fb Fontext" w:hAnsi="Fb Fontext"/>
          <w:rtl/>
        </w:rPr>
        <w:t xml:space="preserve"> חבורה זריזין הן</w:t>
      </w:r>
      <w:r w:rsidRPr="006F178A">
        <w:rPr>
          <w:rStyle w:val="afffe"/>
          <w:rFonts w:ascii="Fb Fontext" w:hAnsi="Fb Fontext"/>
          <w:rtl/>
        </w:rPr>
        <w:t>.</w:t>
      </w:r>
    </w:p>
    <w:p>
      <w:pPr>
        <w:pStyle w:val="38"/>
        <w:rPr>
          <w:ins w:id="96788" w:author="מנוע מכני" w:date="2026-10-11T12:04:39Z"/>
        </w:rPr>
      </w:pPr>
      <w:r w:rsidRPr="006F178A">
        <w:t xml:space="preserve">והך</w:t>
      </w:r>
    </w:p>
    <w:p w:rsidR="00E9703F" w:rsidRPr="009757B9" w:rsidRDefault="00E9703F" w:rsidP="00E9703F">
      <w:pPr>
        <w:rPr>
          <w:rFonts w:cs="Guttman Vilna"/>
          <w:b/>
          <w:bCs/>
          <w:rtl/>
        </w:rPr>
      </w:pPr>
      <w:del w:id="96789" w:author="מנוע מכני" w:date="2026-10-11T12:04:39Z">
        <w:r w:rsidRPr="006F178A">
          <w:rPr>
            <w:rtl/>
          </w:rPr>
          <w:delText xml:space="preserve"> </w:delText>
        </w:r>
      </w:del>
      <w:ins w:id="92601" w:author="קלוד" w:date="2026-10-11T13:11:34Z">
        <w:r>
          <w:rPr>
            <w:rtl/>
          </w:rPr>
          <w:t xml:space="preserve">שגדי</w:t>
        </w:r>
      </w:ins>
      <w:del w:id="92602" w:author="קלוד" w:date="2026-10-11T13:11:34Z">
        <w:r w:rsidRPr="006F178A">
          <w:rPr>
            <w:rtl/>
          </w:rPr>
          <w:delText xml:space="preserve">דגדיא</w:delText>
        </w:r>
      </w:del>
      <w:r w:rsidRPr="006F178A">
        <w:rPr>
          <w:rtl/>
        </w:rPr>
        <w:t xml:space="preserve"> בין שריק בין </w:t>
      </w:r>
      <w:r w:rsidRPr="006F178A">
        <w:rPr>
          <w:rtl/>
        </w:rPr>
        <w:t xml:space="preserve">לא</w:t>
      </w:r>
      <w:r w:rsidRPr="006F178A">
        <w:rPr>
          <w:rtl/>
        </w:rPr>
        <w:t xml:space="preserve"> שריק </w:t>
      </w:r>
      <w:ins w:id="92599" w:author="קלוד" w:date="2026-10-11T13:11:34Z">
        <w:r>
          <w:rPr>
            <w:rFonts w:hint="cs"/>
            <w:rtl/>
          </w:rPr>
          <w:t xml:space="preserve">מותר -</w:t>
        </w:r>
      </w:ins>
      <w:del w:id="92600" w:author="קלוד" w:date="2026-10-11T13:11:34Z">
        <w:r w:rsidRPr="006F178A">
          <w:rPr>
            <w:rFonts w:hint="cs"/>
            <w:rtl/>
          </w:rPr>
          <w:delText xml:space="preserve">שרי</w:delText>
        </w:r>
      </w:del>
      <w:r w:rsidRPr="006F178A">
        <w:rPr>
          <w:rFonts w:hint="cs"/>
          <w:rtl/>
        </w:rPr>
        <w:t xml:space="preserve"> </w:t>
      </w:r>
      <w:r w:rsidRPr="006F178A">
        <w:rPr>
          <w:rtl/>
        </w:rPr>
        <w:t xml:space="preserve">כיון </w:t>
      </w:r>
      <w:ins w:id="90895" w:author="מנוע מכני" w:date="2026-10-11T12:04:39Z">
        <w:ins w:id="92597" w:author="קלוד" w:date="2026-10-11T13:11:34Z">
          <w:r>
            <w:rPr>
              <w:rtl/>
            </w:rPr>
            <w:t xml:space="preserve">ששם</w:t>
          </w:r>
        </w:ins>
        <w:del w:id="92598" w:author="קלוד" w:date="2026-10-11T13:11:34Z">
          <w:r>
            <w:rPr>
              <w:rtl/>
            </w:rPr>
            <w:delText xml:space="preserve">דשם</w:delText>
          </w:r>
        </w:del>
      </w:ins>
      <w:del w:id="90896" w:author="מנוע מכני" w:date="2026-10-11T12:04:39Z">
        <w:r w:rsidRPr="006F178A">
          <w:rPr>
            <w:rtl/>
          </w:rPr>
          <w:delText xml:space="preserve">דהתם</w:delText>
        </w:r>
      </w:del>
      <w:r w:rsidRPr="006F178A">
        <w:rPr>
          <w:rtl/>
        </w:rPr>
        <w:t xml:space="preserve"> </w:t>
      </w:r>
      <w:ins w:id="92595" w:author="קלוד" w:date="2026-10-11T13:11:34Z">
        <w:r>
          <w:rPr>
            <w:rtl/>
          </w:rPr>
          <w:t xml:space="preserve">מנותח,</w:t>
        </w:r>
      </w:ins>
      <w:del w:id="92596" w:author="קלוד" w:date="2026-10-11T13:11:34Z">
        <w:r w:rsidRPr="006F178A">
          <w:rPr>
            <w:rtl/>
          </w:rPr>
          <w:delText xml:space="preserve">מנתח</w:delText>
        </w:r>
      </w:del>
      <w:r w:rsidRPr="006F178A">
        <w:rPr>
          <w:rtl/>
        </w:rPr>
        <w:t xml:space="preserve"> </w:t>
      </w:r>
      <w:r w:rsidRPr="006F178A">
        <w:rPr>
          <w:rtl/>
        </w:rPr>
        <w:t xml:space="preserve">משא"כ</w:t>
      </w:r>
      <w:r w:rsidRPr="006F178A">
        <w:rPr>
          <w:rtl/>
        </w:rPr>
        <w:t xml:space="preserve"> </w:t>
      </w:r>
      <w:ins w:id="90897" w:author="מנוע מכני" w:date="2026-10-11T12:04:39Z">
        <w:r>
          <w:rPr>
            <w:rtl/>
          </w:rPr>
          <w:t xml:space="preserve">כאן</w:t>
        </w:r>
      </w:ins>
      <w:del w:id="90898" w:author="מנוע מכני" w:date="2026-10-11T12:04:39Z">
        <w:r w:rsidRPr="006F178A">
          <w:rPr>
            <w:rtl/>
          </w:rPr>
          <w:delText xml:space="preserve">הכא</w:delText>
        </w:r>
      </w:del>
      <w:r w:rsidRPr="006F178A">
        <w:rPr>
          <w:rtl/>
        </w:rPr>
        <w:t xml:space="preserve"> </w:t>
      </w:r>
      <w:ins w:id="92593" w:author="קלוד" w:date="2026-10-11T13:11:34Z">
        <w:r>
          <w:rPr>
            <w:rStyle w:val="afffffe"/>
            <w:rtl/>
          </w:rPr>
          <w:t xml:space="preserve">בפסח</w:t>
        </w:r>
      </w:ins>
      <w:del w:id="92594" w:author="קלוד" w:date="2026-10-11T13:11:34Z">
        <w:r w:rsidRPr="006F178A">
          <w:rPr>
            <w:rtl/>
          </w:rPr>
          <w:delText xml:space="preserve">דלא</w:delText>
        </w:r>
      </w:del>
      <w:r w:rsidRPr="006F178A">
        <w:rPr>
          <w:rtl/>
        </w:rPr>
        <w:t xml:space="preserve"> </w:t>
      </w:r>
      <w:ins w:id="92591" w:author="קלוד" w:date="2026-10-11T13:11:34Z">
        <w:r>
          <w:rPr>
            <w:rtl/>
          </w:rPr>
          <w:t xml:space="preserve">שאינו מנותח.</w:t>
        </w:r>
      </w:ins>
      <w:del w:id="92592" w:author="קלוד" w:date="2026-10-11T13:11:34Z">
        <w:r w:rsidRPr="006F178A">
          <w:rPr>
            <w:rtl/>
          </w:rPr>
          <w:delText xml:space="preserve">מינתח.</w:delText>
        </w:r>
      </w:del>
    </w:p>
    <w:p w:rsidR="00E9703F" w:rsidRDefault="00E9703F" w:rsidP="00E9703F">
      <w:pPr>
        <w:pStyle w:val="affffd"/>
        <w:spacing w:after="0"/>
        <w:rPr>
          <w:del w:id="90018" w:author="מנוע עיצוב" w:date="2026-10-11T12:09:26Z"/>
          <w:rFonts w:ascii="MS Mincho" w:hAnsi="MS Mincho"/>
          <w:bCs w:val="0"/>
          <w:rtl/>
        </w:rPr>
      </w:pPr>
      <w:del w:id="90017"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77" w:author="קלוד" w:date="2026-10-11T09:07:15Z">
          <w:pPr>
            <w:pStyle w:val="affff1"/>
            <w:rPr>
              <w:rStyle w:val="afffe"/>
              <w:b w:val="0"/>
              <w:bCs/>
              <w:rtl/>
            </w:rPr>
          </w:pPr>
        </w:pPrChange>
      </w:pPr>
      <w:ins w:id="9809" w:author="מספור קטעי משנה" w:date="2026-10-11T09:35:03Z">
        <w:r>
          <w:rPr>
            <w:rStyle w:val="MisparKeta"/>
          </w:rPr>
          <w:t xml:space="preserve">ד. </w:t>
        </w:r>
      </w:ins>
      <w:r w:rsidRPr="00146180">
        <w:rPr>
          <w:rStyle w:val="afffe"/>
          <w:b w:val="0"/>
          <w:rtl/>
        </w:rPr>
        <w:t>ומאחיזין את האור וכו'.</w:t>
      </w:r>
    </w:p>
    <w:p>
      <w:pPr>
        <w:pStyle w:val="38"/>
        <w:rPr>
          <w:ins w:id="96790" w:author="מנוע מכני" w:date="2026-10-11T12:04:39Z"/>
        </w:rPr>
      </w:pPr>
      <w:r w:rsidRPr="006061D7">
        <w:t>ר"ה:</w:t>
      </w:r>
    </w:p>
    <w:p w:rsidR="00E9703F" w:rsidRPr="006061D7" w:rsidRDefault="00E9703F" w:rsidP="00E9703F">
      <w:pPr>
        <w:rPr>
          <w:rtl/>
        </w:rPr>
      </w:pPr>
      <w:del w:id="96791" w:author="מנוע מכני" w:date="2026-10-11T12:04:39Z">
        <w:r w:rsidRPr="00C077D2">
          <w:rPr>
            <w:rStyle w:val="afffff0"/>
            <w:rtl/>
          </w:rPr>
          <w:delText xml:space="preserve"> </w:delText>
        </w:r>
      </w:del>
      <w:r w:rsidRPr="00C077D2">
        <w:rPr>
          <w:rStyle w:val="afffff0"/>
          <w:rtl/>
        </w:rPr>
        <w:t xml:space="preserve">'</w:t>
      </w:r>
      <w:r w:rsidRPr="00C077D2">
        <w:rPr>
          <w:rStyle w:val="afffff0"/>
          <w:rtl/>
        </w:rPr>
        <w:t xml:space="preserve">לא תבערו אש בכל משבתיכם</w:t>
      </w:r>
      <w:r w:rsidRPr="00C077D2">
        <w:rPr>
          <w:rStyle w:val="afffff0"/>
          <w:rtl/>
        </w:rPr>
        <w:t xml:space="preserve">'</w:t>
      </w:r>
      <w:r w:rsidRPr="00C077D2">
        <w:rPr>
          <w:rStyle w:val="afffff0"/>
          <w:rFonts w:hint="cs"/>
          <w:rtl/>
        </w:rPr>
        <w:t>,</w:t>
      </w:r>
      <w:r w:rsidRPr="006061D7">
        <w:rPr>
          <w:rtl/>
        </w:rPr>
        <w:t xml:space="preserve"> בכל מושבותיכם אי אתה מבעיר</w:t>
      </w:r>
      <w:r w:rsidRPr="006061D7">
        <w:rPr>
          <w:rFonts w:hint="cs"/>
          <w:rtl/>
        </w:rPr>
        <w:t xml:space="preserve"> </w:t>
      </w:r>
      <w:r w:rsidRPr="006061D7">
        <w:rPr>
          <w:rtl/>
        </w:rPr>
        <w:t>אבל אתה מבעיר במדורת בית המוקד</w:t>
      </w:r>
    </w:p>
    <w:p>
      <w:pPr>
        <w:pStyle w:val="38"/>
        <w:rPr>
          <w:ins w:id="96792" w:author="מנוע מכני" w:date="2026-10-11T12:04:39Z"/>
        </w:rPr>
      </w:pPr>
      <w:r w:rsidRPr="004640F6">
        <w:t xml:space="preserve">ולר"ח:</w:t>
      </w:r>
    </w:p>
    <w:p w:rsidR="00E9703F" w:rsidRPr="004640F6" w:rsidRDefault="00E9703F" w:rsidP="00E9703F">
      <w:pPr>
        <w:rPr>
          <w:spacing w:val="-6"/>
          <w:rtl/>
        </w:rPr>
      </w:pPr>
      <w:del w:id="96793" w:author="מנוע מכני" w:date="2026-10-11T12:04:39Z">
        <w:r w:rsidRPr="004640F6">
          <w:rPr>
            <w:spacing w:val="-6"/>
            <w:rtl/>
          </w:rPr>
          <w:delText xml:space="preserve"> </w:delText>
        </w:r>
      </w:del>
      <w:ins w:id="92615" w:author="קלוד" w:date="2026-10-11T13:11:34Z">
        <w:r>
          <w:rPr>
            <w:spacing w:val="-6"/>
            <w:rtl/>
          </w:rPr>
          <w:t xml:space="preserve">הפסוק</w:t>
        </w:r>
      </w:ins>
      <w:del w:id="92616" w:author="קלוד" w:date="2026-10-11T13:11:34Z">
        <w:r w:rsidRPr="004640F6">
          <w:rPr>
            <w:spacing w:val="-6"/>
            <w:rtl/>
          </w:rPr>
          <w:delText xml:space="preserve">קרא</w:delText>
        </w:r>
      </w:del>
      <w:r w:rsidRPr="004640F6">
        <w:rPr>
          <w:spacing w:val="-6"/>
          <w:rtl/>
        </w:rPr>
        <w:t xml:space="preserve"> </w:t>
      </w:r>
      <w:ins w:id="92613" w:author="קלוד" w:date="2026-10-11T13:11:34Z">
        <w:r>
          <w:rPr>
            <w:rFonts w:hint="cs"/>
            <w:spacing w:val="-6"/>
            <w:rtl/>
          </w:rPr>
          <w:t xml:space="preserve">בא</w:t>
        </w:r>
      </w:ins>
      <w:del w:id="92614" w:author="קלוד" w:date="2026-10-11T13:11:34Z">
        <w:r w:rsidRPr="004640F6">
          <w:rPr>
            <w:rFonts w:hint="cs"/>
            <w:spacing w:val="-6"/>
            <w:rtl/>
          </w:rPr>
          <w:delText xml:space="preserve">בא </w:delText>
        </w:r>
        <w:r w:rsidRPr="004640F6">
          <w:rPr>
            <w:spacing w:val="-6"/>
            <w:rtl/>
          </w:rPr>
          <w:delText xml:space="preserve">-</w:delText>
        </w:r>
      </w:del>
      <w:r w:rsidRPr="004640F6">
        <w:rPr>
          <w:spacing w:val="-6"/>
          <w:rtl/>
        </w:rPr>
        <w:t xml:space="preserve"> </w:t>
      </w:r>
      <w:ins w:id="90059" w:author="Claude - סמנטי" w:date="2026-10-11T12:28:21Z">
        <w:r>
          <w:rPr>
            <w:spacing w:val="-6"/>
            <w:rtl/>
          </w:rPr>
          <w:t xml:space="preserve">להתיר</w:t>
        </w:r>
      </w:ins>
      <w:del w:id="90060" w:author="Claude - סמנטי" w:date="2026-10-11T12:28:21Z">
        <w:r w:rsidRPr="004640F6">
          <w:rPr>
            <w:spacing w:val="-6"/>
            <w:rtl/>
          </w:rPr>
          <w:delText xml:space="preserve">למישרי</w:delText>
        </w:r>
      </w:del>
      <w:r w:rsidRPr="004640F6">
        <w:rPr>
          <w:spacing w:val="-6"/>
          <w:rtl/>
        </w:rPr>
        <w:t xml:space="preserve"> אברים </w:t>
      </w:r>
      <w:ins w:id="92611" w:author="קלוד" w:date="2026-10-11T13:11:34Z">
        <w:r>
          <w:rPr>
            <w:spacing w:val="-6"/>
            <w:rtl/>
          </w:rPr>
          <w:t xml:space="preserve">ופדרים,</w:t>
        </w:r>
      </w:ins>
      <w:del w:id="92612" w:author="קלוד" w:date="2026-10-11T13:11:34Z">
        <w:r w:rsidRPr="004640F6">
          <w:rPr>
            <w:spacing w:val="-6"/>
            <w:rtl/>
          </w:rPr>
          <w:delText xml:space="preserve">ופדרים</w:delText>
        </w:r>
      </w:del>
      <w:r w:rsidRPr="004640F6">
        <w:rPr>
          <w:spacing w:val="-6"/>
          <w:rtl/>
        </w:rPr>
        <w:t xml:space="preserve"> </w:t>
      </w:r>
      <w:ins w:id="90899" w:author="מנוע מכני" w:date="2026-10-11T12:04:39Z">
        <w:r>
          <w:rPr>
            <w:spacing w:val="-6"/>
            <w:rtl/>
          </w:rPr>
          <w:t xml:space="preserve">וכאן</w:t>
        </w:r>
      </w:ins>
      <w:del w:id="90900" w:author="מנוע מכני" w:date="2026-10-11T12:04:39Z">
        <w:r w:rsidRPr="004640F6">
          <w:rPr>
            <w:spacing w:val="-6"/>
            <w:rtl/>
          </w:rPr>
          <w:delText xml:space="preserve">והכא</w:delText>
        </w:r>
      </w:del>
      <w:r w:rsidRPr="004640F6">
        <w:rPr>
          <w:spacing w:val="-6"/>
          <w:rtl/>
        </w:rPr>
        <w:t xml:space="preserve"> </w:t>
      </w:r>
      <w:ins w:id="92609" w:author="קלוד" w:date="2026-10-11T13:11:34Z">
        <w:r>
          <w:rPr>
            <w:spacing w:val="-6"/>
            <w:rtl/>
          </w:rPr>
          <w:t xml:space="preserve">הטעם</w:t>
        </w:r>
      </w:ins>
      <w:del w:id="92610" w:author="קלוד" w:date="2026-10-11T13:11:34Z">
        <w:r w:rsidRPr="004640F6">
          <w:rPr>
            <w:spacing w:val="-6"/>
            <w:rtl/>
          </w:rPr>
          <w:delText xml:space="preserve">טעמא</w:delText>
        </w:r>
      </w:del>
      <w:r w:rsidRPr="004640F6">
        <w:rPr>
          <w:spacing w:val="-6"/>
          <w:rtl/>
        </w:rPr>
        <w:t xml:space="preserve"> </w:t>
      </w:r>
      <w:ins w:id="92607" w:author="קלוד" w:date="2026-10-11T13:11:34Z">
        <w:r>
          <w:rPr>
            <w:spacing w:val="-6"/>
            <w:rtl/>
          </w:rPr>
          <w:t xml:space="preserve">שכהנים</w:t>
        </w:r>
      </w:ins>
      <w:del w:id="92608" w:author="קלוד" w:date="2026-10-11T13:11:34Z">
        <w:r w:rsidRPr="004640F6">
          <w:rPr>
            <w:spacing w:val="-6"/>
            <w:rtl/>
          </w:rPr>
          <w:delText xml:space="preserve">דכהנים</w:delText>
        </w:r>
      </w:del>
      <w:r w:rsidRPr="004640F6">
        <w:rPr>
          <w:spacing w:val="-6"/>
          <w:rtl/>
        </w:rPr>
        <w:t xml:space="preserve"> זריזין הן </w:t>
      </w:r>
      <w:ins w:id="92605" w:author="קלוד" w:date="2026-10-11T13:11:34Z">
        <w:r>
          <w:rPr>
            <w:spacing w:val="-6"/>
            <w:rtl/>
          </w:rPr>
          <w:t xml:space="preserve">[שאם</w:t>
        </w:r>
      </w:ins>
      <w:del w:id="92606" w:author="קלוד" w:date="2026-10-11T13:11:34Z">
        <w:r w:rsidRPr="004640F6">
          <w:rPr>
            <w:spacing w:val="-6"/>
            <w:rtl/>
          </w:rPr>
          <w:delText xml:space="preserve">[</w:delText>
        </w:r>
        <w:r>
          <w:rPr>
            <w:spacing w:val="-6"/>
            <w:rtl/>
          </w:rPr>
          <w:delText xml:space="preserve">דאם</w:delText>
        </w:r>
      </w:del>
      <w:ins w:id="94581" w:author="מנוע מכני" w:date="2026-10-11T12:04:39Z">
        <w:r>
          <w:rPr>
            <w:spacing w:val="-6"/>
            <w:rtl/>
          </w:rPr>
          <w:t xml:space="preserve"> </w:t>
        </w:r>
      </w:ins>
      <w:del w:id="94582" w:author="מנוע מכני" w:date="2026-10-11T12:04:39Z">
        <w:r w:rsidRPr="004640F6">
          <w:rPr>
            <w:spacing w:val="-6"/>
            <w:rtl/>
          </w:rPr>
          <w:delText xml:space="preserve">דא</w:delText>
        </w:r>
        <w:r w:rsidRPr="004640F6">
          <w:rPr>
            <w:rFonts w:hint="cs"/>
            <w:spacing w:val="-6"/>
            <w:rtl/>
          </w:rPr>
          <w:delText xml:space="preserve">י </w:delText>
        </w:r>
      </w:del>
      <w:r w:rsidRPr="004640F6">
        <w:rPr>
          <w:rStyle w:val="2fb"/>
          <w:rFonts w:hint="cs"/>
          <w:spacing w:val="-6"/>
          <w:rtl/>
        </w:rPr>
        <w:t xml:space="preserve">כר"ה</w:t>
      </w:r>
      <w:r w:rsidRPr="004640F6">
        <w:rPr>
          <w:spacing w:val="-6"/>
          <w:rtl/>
        </w:rPr>
        <w:t xml:space="preserve"> </w:t>
      </w:r>
      <w:ins w:id="92603" w:author="קלוד" w:date="2026-10-11T13:11:34Z">
        <w:r>
          <w:rPr>
            <w:rFonts w:hint="cs"/>
            <w:spacing w:val="-6"/>
            <w:rtl/>
          </w:rPr>
          <w:t xml:space="preserve">מותר</w:t>
        </w:r>
      </w:ins>
      <w:del w:id="92604" w:author="קלוד" w:date="2026-10-11T13:11:34Z">
        <w:r w:rsidRPr="004640F6">
          <w:rPr>
            <w:rFonts w:hint="cs"/>
            <w:spacing w:val="-6"/>
            <w:rtl/>
          </w:rPr>
          <w:delText xml:space="preserve">שרי</w:delText>
        </w:r>
      </w:del>
      <w:r w:rsidRPr="004640F6">
        <w:rPr>
          <w:rFonts w:hint="cs"/>
          <w:spacing w:val="-6"/>
          <w:rtl/>
        </w:rPr>
        <w:t xml:space="preserve"> אפי</w:t>
      </w:r>
      <w:r w:rsidRPr="004640F6">
        <w:rPr>
          <w:spacing w:val="-6"/>
          <w:rtl/>
        </w:rPr>
        <w:t>' בשבת]</w:t>
      </w:r>
      <w:r w:rsidRPr="004640F6">
        <w:rPr>
          <w:rFonts w:hint="cs"/>
          <w:spacing w:val="-6"/>
          <w:rtl/>
        </w:rPr>
        <w:t>.</w:t>
      </w:r>
    </w:p>
    <w:p w:rsidR="00E9703F" w:rsidRDefault="00E9703F" w:rsidP="00E9703F">
      <w:pPr>
        <w:pStyle w:val="affffd"/>
        <w:spacing w:after="0"/>
        <w:rPr>
          <w:del w:id="90020" w:author="מנוע עיצוב" w:date="2026-10-11T12:09:26Z"/>
          <w:rFonts w:ascii="MS Mincho" w:hAnsi="MS Mincho"/>
          <w:bCs w:val="0"/>
          <w:rtl/>
        </w:rPr>
      </w:pPr>
      <w:del w:id="90019"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78" w:author="קלוד" w:date="2026-10-11T09:07:15Z">
          <w:pPr>
            <w:pStyle w:val="affff1"/>
            <w:rPr>
              <w:rStyle w:val="afffe"/>
              <w:b w:val="0"/>
              <w:bCs/>
              <w:rtl/>
            </w:rPr>
          </w:pPr>
        </w:pPrChange>
      </w:pPr>
      <w:ins w:id="9810" w:author="מספור קטעי משנה" w:date="2026-10-11T09:35:03Z">
        <w:r>
          <w:rPr>
            <w:rStyle w:val="MisparKeta"/>
          </w:rPr>
          <w:t xml:space="preserve">ה. </w:t>
        </w:r>
      </w:ins>
      <w:r w:rsidRPr="00146180">
        <w:rPr>
          <w:rStyle w:val="afffe"/>
          <w:b w:val="0"/>
          <w:rtl/>
        </w:rPr>
        <w:t>ובגבולין כדי שתאחוז כו'.</w:t>
      </w:r>
    </w:p>
    <w:p>
      <w:pPr>
        <w:pStyle w:val="38"/>
        <w:rPr>
          <w:ins w:id="96794" w:author="מנוע מכני" w:date="2026-10-11T12:04:39Z"/>
        </w:rPr>
      </w:pPr>
      <w:r w:rsidRPr="006F178A">
        <w:t>רובן</w:t>
      </w:r>
      <w:r w:rsidRPr="006F178A">
        <w:t xml:space="preserve"> רב:</w:t>
      </w:r>
    </w:p>
    <w:p w:rsidR="00E9703F" w:rsidRPr="006F178A" w:rsidRDefault="00E9703F" w:rsidP="00E9703F">
      <w:pPr>
        <w:rPr>
          <w:rtl/>
        </w:rPr>
      </w:pPr>
      <w:del w:id="96795" w:author="מנוע מכני" w:date="2026-10-11T12:04:39Z">
        <w:r w:rsidRPr="006F178A">
          <w:rPr>
            <w:rFonts w:ascii="Fb Fontext" w:hAnsi="Fb Fontext"/>
            <w:rtl/>
          </w:rPr>
          <w:delText xml:space="preserve"> </w:delText>
        </w:r>
      </w:del>
      <w:r w:rsidRPr="006F178A">
        <w:rPr>
          <w:rFonts w:ascii="Fb Fontext" w:hAnsi="Fb Fontext"/>
          <w:rtl/>
        </w:rPr>
        <w:t xml:space="preserve">רוב כל אחד ואחד. </w:t>
      </w:r>
      <w:r w:rsidRPr="006F178A">
        <w:rPr>
          <w:rStyle w:val="2fb"/>
          <w:rFonts w:ascii="Fb Fontext" w:hAnsi="Fb Fontext"/>
          <w:rtl/>
        </w:rPr>
        <w:t xml:space="preserve">ושמואל</w:t>
      </w:r>
      <w:r w:rsidRPr="006F178A">
        <w:rPr>
          <w:rFonts w:ascii="Fb Fontext" w:hAnsi="Fb Fontext"/>
          <w:rtl/>
        </w:rPr>
        <w:t xml:space="preserve">: כדי שלא יאמרו הבא עצים ונניח תחתיהן.</w:t>
      </w:r>
    </w:p>
    <w:p>
      <w:pPr>
        <w:pStyle w:val="38"/>
        <w:rPr>
          <w:ins w:id="96796" w:author="מנוע מכני" w:date="2026-10-11T12:04:39Z"/>
        </w:rPr>
      </w:pPr>
      <w:r w:rsidRPr="006F178A">
        <w:t xml:space="preserve">תנא ר"ח לסיועיה לשמואל:</w:t>
      </w:r>
    </w:p>
    <w:p w:rsidR="00E9703F" w:rsidRPr="006F178A" w:rsidRDefault="00E9703F" w:rsidP="00E9703F">
      <w:pPr>
        <w:rPr>
          <w:rtl/>
        </w:rPr>
      </w:pPr>
      <w:del w:id="96797" w:author="מנוע מכני" w:date="2026-10-11T12:04:39Z">
        <w:r w:rsidRPr="006F178A">
          <w:rPr>
            <w:rtl/>
          </w:rPr>
          <w:delText xml:space="preserve"> </w:delText>
        </w:r>
      </w:del>
      <w:r w:rsidRPr="006F178A">
        <w:rPr>
          <w:rtl/>
        </w:rPr>
        <w:t xml:space="preserve">כדי שתהא שלהבת עולה מאיליה, ולא </w:t>
      </w:r>
      <w:r w:rsidRPr="006F178A">
        <w:rPr>
          <w:rtl/>
        </w:rPr>
        <w:t xml:space="preserve">ע"י</w:t>
      </w:r>
      <w:r w:rsidRPr="006F178A">
        <w:rPr>
          <w:rtl/>
        </w:rPr>
        <w:t xml:space="preserve"> דבר אחר.</w:t>
      </w:r>
    </w:p>
    <w:p>
      <w:pPr>
        <w:pStyle w:val="afffff8"/>
        <w:rPr>
          <w:ins w:id="91173" w:author="קלוד" w:date="2026-10-11T12:33:55Z"/>
        </w:rPr>
      </w:pPr>
      <w:ins w:id="91174" w:author="קלוד" w:date="2026-10-11T12:33:55Z">
        <w:r>
          <w:rPr>
            <w:color w:val="7B3F00"/>
          </w:rPr>
          <w:t xml:space="preserve">עץ יחידי במדורת הגבולין - רוב עביו או היקפו</w:t>
        </w:r>
      </w:ins>
    </w:p>
    <w:p>
      <w:pPr>
        <w:pStyle w:val="38"/>
        <w:rPr>
          <w:ins w:id="96798" w:author="מנוע מכני" w:date="2026-10-11T12:04:39Z"/>
        </w:rPr>
      </w:pPr>
      <w:r w:rsidRPr="006F178A">
        <w:t>עץ יחידי</w:t>
      </w:r>
      <w:r w:rsidRPr="006F178A">
        <w:t xml:space="preserve">, רב:</w:t>
      </w:r>
    </w:p>
    <w:p w:rsidR="00E9703F" w:rsidRPr="006F178A" w:rsidRDefault="00E9703F" w:rsidP="00E9703F">
      <w:pPr>
        <w:rPr>
          <w:rtl/>
        </w:rPr>
      </w:pPr>
      <w:del w:id="96799" w:author="מנוע מכני" w:date="2026-10-11T12:04:39Z">
        <w:r w:rsidRPr="006F178A">
          <w:rPr>
            <w:rtl/>
          </w:rPr>
          <w:delText xml:space="preserve"> </w:delText>
        </w:r>
      </w:del>
      <w:r w:rsidRPr="006F178A">
        <w:rPr>
          <w:rtl/>
        </w:rPr>
        <w:t xml:space="preserve">רוב עביו. </w:t>
      </w:r>
      <w:ins w:id="90901" w:author="מנוע מכני" w:date="2026-10-11T12:04:39Z">
        <w:ins w:id="92627" w:author="קלוד" w:date="2026-10-11T13:11:34Z">
          <w:r>
            <w:rPr>
              <w:rtl/>
            </w:rPr>
            <w:t xml:space="preserve">ויש</w:t>
          </w:r>
        </w:ins>
        <w:del w:id="92628" w:author="קלוד" w:date="2026-10-11T13:11:34Z">
          <w:r>
            <w:rPr>
              <w:rtl/>
            </w:rPr>
            <w:delText xml:space="preserve">ואמרו</w:delText>
          </w:r>
        </w:del>
      </w:ins>
      <w:del w:id="90902" w:author="מנוע מכני" w:date="2026-10-11T12:04:39Z">
        <w:r w:rsidRPr="006F178A">
          <w:rPr>
            <w:rtl/>
          </w:rPr>
          <w:delText xml:space="preserve">ואמרי</w:delText>
        </w:r>
      </w:del>
      <w:r w:rsidRPr="006F178A">
        <w:rPr>
          <w:rtl/>
        </w:rPr>
        <w:t xml:space="preserve"> </w:t>
      </w:r>
      <w:ins w:id="92625" w:author="קלוד" w:date="2026-10-11T13:11:34Z">
        <w:r>
          <w:rPr>
            <w:rtl/>
          </w:rPr>
          <w:t xml:space="preserve">אומרים:</w:t>
        </w:r>
      </w:ins>
      <w:del w:id="92626" w:author="קלוד" w:date="2026-10-11T13:11:34Z">
        <w:r w:rsidRPr="006F178A">
          <w:rPr>
            <w:rtl/>
          </w:rPr>
          <w:delText xml:space="preserve">לה:</w:delText>
        </w:r>
      </w:del>
      <w:r w:rsidRPr="006F178A">
        <w:rPr>
          <w:rtl/>
        </w:rPr>
        <w:t xml:space="preserve"> ברוב היקפו. </w:t>
      </w:r>
      <w:ins w:id="92623" w:author="קלוד" w:date="2026-10-11T13:11:34Z">
        <w:r>
          <w:rPr>
            <w:rStyle w:val="2fb"/>
            <w:rtl/>
          </w:rPr>
          <w:t xml:space="preserve">ר"פ:</w:t>
        </w:r>
      </w:ins>
      <w:del w:id="92624" w:author="קלוד" w:date="2026-10-11T13:11:34Z">
        <w:r w:rsidRPr="006F178A">
          <w:rPr>
            <w:rStyle w:val="2fb"/>
            <w:rtl/>
          </w:rPr>
          <w:delText xml:space="preserve">ר"פ</w:delText>
        </w:r>
      </w:del>
      <w:r w:rsidRPr="006F178A">
        <w:rPr>
          <w:rtl/>
        </w:rPr>
        <w:t xml:space="preserve"> הלכך </w:t>
      </w:r>
      <w:ins w:id="92621" w:author="קלוד" w:date="2026-10-11T13:11:34Z">
        <w:r>
          <w:rPr>
            <w:rtl/>
          </w:rPr>
          <w:t xml:space="preserve">צריך</w:t>
        </w:r>
      </w:ins>
      <w:del w:id="92622" w:author="קלוד" w:date="2026-10-11T13:11:34Z">
        <w:r w:rsidRPr="006F178A">
          <w:rPr>
            <w:rtl/>
          </w:rPr>
          <w:delText xml:space="preserve">בעי'</w:delText>
        </w:r>
      </w:del>
      <w:r w:rsidRPr="006F178A">
        <w:rPr>
          <w:rtl/>
        </w:rPr>
        <w:t xml:space="preserve"> </w:t>
      </w:r>
      <w:ins w:id="90903" w:author="מנוע מכני" w:date="2026-10-11T12:04:39Z">
        <w:ins w:id="92619" w:author="קלוד" w:date="2026-10-11T13:11:34Z">
          <w:r>
            <w:rPr>
              <w:rtl/>
            </w:rPr>
            <w:t xml:space="preserve">רוב</w:t>
          </w:r>
        </w:ins>
        <w:del w:id="92620" w:author="קלוד" w:date="2026-10-11T13:11:34Z">
          <w:r>
            <w:rPr>
              <w:rtl/>
            </w:rPr>
            <w:delText xml:space="preserve">לרוב</w:delText>
          </w:r>
        </w:del>
      </w:ins>
      <w:del w:id="90904" w:author="מנוע מכני" w:date="2026-10-11T12:04:39Z">
        <w:r w:rsidRPr="006F178A">
          <w:rPr>
            <w:rtl/>
          </w:rPr>
          <w:delText xml:space="preserve">לרובא</w:delText>
        </w:r>
      </w:del>
      <w:r w:rsidRPr="006F178A">
        <w:rPr>
          <w:rtl/>
        </w:rPr>
        <w:t xml:space="preserve"> </w:t>
      </w:r>
      <w:ins w:id="92617" w:author="קלוד" w:date="2026-10-11T13:11:34Z">
        <w:r>
          <w:rPr>
            <w:rtl/>
          </w:rPr>
          <w:t xml:space="preserve">שניהם.</w:t>
        </w:r>
      </w:ins>
      <w:del w:id="92618" w:author="קלוד" w:date="2026-10-11T13:11:34Z">
        <w:r w:rsidRPr="006F178A">
          <w:rPr>
            <w:rtl/>
          </w:rPr>
          <w:delText xml:space="preserve">דתרוויהו.</w:delText>
        </w:r>
      </w:del>
    </w:p>
    <w:p>
      <w:pPr>
        <w:pStyle w:val="38"/>
        <w:rPr>
          <w:ins w:id="96800" w:author="מנוע מכני" w:date="2026-10-11T12:04:39Z"/>
        </w:rPr>
      </w:pPr>
      <w:r w:rsidRPr="006F178A">
        <w:t xml:space="preserve">כתנאי, ר"ח:</w:t>
      </w:r>
    </w:p>
    <w:p w:rsidR="00E9703F" w:rsidRDefault="00E9703F" w:rsidP="00E9703F">
      <w:pPr>
        <w:rPr>
          <w:rFonts w:ascii="Fb Fontext" w:hAnsi="Fb Fontext"/>
          <w:sz w:val="20"/>
          <w:rtl/>
        </w:rPr>
      </w:pPr>
      <w:del w:id="96801"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כדי שישחת העץ ממלאכת האומן. [עוביו]</w:t>
      </w:r>
    </w:p>
    <w:p>
      <w:pPr>
        <w:pStyle w:val="38"/>
        <w:rPr>
          <w:ins w:id="96802" w:author="מנוע מכני" w:date="2026-10-11T12:04:39Z"/>
        </w:rPr>
      </w:pPr>
      <w:r w:rsidRPr="00097464">
        <w:lastRenderedPageBreak/>
        <w:t xml:space="preserve">ריב"ב:</w:t>
      </w:r>
    </w:p>
    <w:p w:rsidR="00E9703F" w:rsidRPr="00097464" w:rsidRDefault="00E9703F" w:rsidP="00E9703F">
      <w:pPr>
        <w:rPr>
          <w:rStyle w:val="afffff0"/>
          <w:spacing w:val="-6"/>
          <w:rtl/>
        </w:rPr>
      </w:pPr>
      <w:del w:id="96803" w:author="מנוע מכני" w:date="2026-10-11T12:04:39Z">
        <w:r w:rsidRPr="00097464">
          <w:rPr>
            <w:spacing w:val="-6"/>
            <w:rtl/>
          </w:rPr>
          <w:lastRenderedPageBreak/>
          <w:delText xml:space="preserve"> </w:delText>
        </w:r>
      </w:del>
      <w:r w:rsidRPr="00097464">
        <w:rPr>
          <w:spacing w:val="-6"/>
          <w:rtl/>
        </w:rPr>
        <w:lastRenderedPageBreak/>
        <w:t xml:space="preserve">כדי שתאחז האש משני צדדין. זכר לדבר:</w:t>
      </w:r>
      <w:r w:rsidRPr="00097464">
        <w:rPr>
          <w:rStyle w:val="afffff0"/>
          <w:spacing w:val="-6"/>
          <w:rtl/>
        </w:rPr>
        <w:t xml:space="preserve"> '</w:t>
      </w:r>
      <w:ins w:id="90821" w:author="Claude - סמנטי" w:date="2026-10-11T12:28:21Z">
        <w:r>
          <w:rPr>
            <w:rStyle w:val="afffff0"/>
            <w:spacing w:val="-6"/>
            <w:rtl/>
          </w:rPr>
          <w:t xml:space="preserve">אֵת שְׁנֵי קְצוֹתָיו אָכְלָה הָאֵשׁ וְתוֹכוֹ נָחָר הֲיִצְלַח לִמְלָאכָה</w:t>
        </w:r>
      </w:ins>
      <w:del w:id="90822" w:author="Claude - סמנטי" w:date="2026-10-11T12:28:21Z">
        <w:r w:rsidRPr="00097464">
          <w:rPr>
            <w:rStyle w:val="afffff0"/>
            <w:spacing w:val="-6"/>
            <w:rtl/>
          </w:rPr>
          <w:delText xml:space="preserve">את שני קצותיו אכלה האש ותוכו נחר היצלח</w:delText>
        </w:r>
        <w:r w:rsidRPr="00097464">
          <w:rPr>
            <w:rStyle w:val="afffff0"/>
            <w:rFonts w:hint="cs"/>
            <w:spacing w:val="-6"/>
            <w:rtl/>
          </w:rPr>
          <w:delText xml:space="preserve"> למלאכה</w:delText>
        </w:r>
      </w:del>
      <w:r w:rsidRPr="00097464">
        <w:rPr>
          <w:rStyle w:val="afffff0"/>
          <w:rFonts w:hint="cs"/>
          <w:spacing w:val="-6"/>
          <w:rtl/>
        </w:rPr>
        <w:t xml:space="preserve">'</w:t>
      </w:r>
    </w:p>
    <w:p w:rsidR="00E9703F" w:rsidRDefault="00E9703F" w:rsidP="00E9703F">
      <w:pPr>
        <w:rPr>
          <w:rFonts w:ascii="Fb Fontext" w:hAnsi="Fb Fontext"/>
          <w:rtl/>
        </w:rPr>
      </w:pPr>
      <w:r w:rsidRPr="00523F92">
        <w:rPr>
          <w:rStyle w:val="afffff0"/>
          <w:rtl/>
        </w:rPr>
        <w:t xml:space="preserve">'</w:t>
      </w:r>
      <w:ins w:id="90823" w:author="Claude - סמנטי" w:date="2026-10-11T12:28:21Z">
        <w:r>
          <w:rPr>
            <w:rStyle w:val="afffff0"/>
            <w:rtl/>
          </w:rPr>
          <w:t xml:space="preserve">וְהָאָח לְפָנָיו מְבֹעָרֶת</w:t>
        </w:r>
      </w:ins>
      <w:del w:id="90824" w:author="Claude - סמנטי" w:date="2026-10-11T12:28:21Z">
        <w:r w:rsidRPr="00523F92">
          <w:rPr>
            <w:rStyle w:val="afffff0"/>
            <w:rtl/>
          </w:rPr>
          <w:delText xml:space="preserve">והאח לפניו מבערת</w:delText>
        </w:r>
      </w:del>
      <w:r w:rsidRPr="00523F92">
        <w:rPr>
          <w:rStyle w:val="afffff0"/>
          <w:rtl/>
        </w:rPr>
        <w:t xml:space="preserve">'.</w:t>
      </w:r>
      <w:r w:rsidRPr="006F178A">
        <w:rPr>
          <w:rFonts w:ascii="Fb Fontext" w:hAnsi="Fb Fontext"/>
          <w:rtl/>
        </w:rPr>
        <w:t xml:space="preserve"> אח- </w:t>
      </w:r>
      <w:r w:rsidRPr="006F178A">
        <w:rPr>
          <w:rStyle w:val="2fb"/>
          <w:rFonts w:ascii="Fb Fontext" w:hAnsi="Fb Fontext"/>
          <w:rtl/>
        </w:rPr>
        <w:t xml:space="preserve">רב</w:t>
      </w:r>
      <w:r w:rsidRPr="006F178A">
        <w:rPr>
          <w:rFonts w:ascii="Fb Fontext" w:hAnsi="Fb Fontext"/>
          <w:rtl/>
        </w:rPr>
        <w:t xml:space="preserve">: </w:t>
      </w:r>
      <w:r w:rsidRPr="006F178A">
        <w:rPr>
          <w:rFonts w:ascii="Fb Fontext" w:hAnsi="Fb Fontext" w:hint="cs"/>
          <w:rtl/>
        </w:rPr>
        <w:t>אחוונא [</w:t>
      </w:r>
      <w:r w:rsidRPr="006F178A">
        <w:rPr>
          <w:rFonts w:ascii="Fb Fontext" w:hAnsi="Fb Fontext"/>
          <w:rtl/>
        </w:rPr>
        <w:t>ערבה</w:t>
      </w:r>
      <w:r w:rsidRPr="006F178A">
        <w:rPr>
          <w:rFonts w:ascii="Fb Fontext" w:hAnsi="Fb Fontext" w:hint="cs"/>
          <w:rtl/>
        </w:rPr>
        <w:t>]</w:t>
      </w:r>
      <w:r w:rsidRPr="006F178A">
        <w:rPr>
          <w:rFonts w:ascii="Fb Fontext" w:hAnsi="Fb Fontext"/>
          <w:rtl/>
        </w:rPr>
        <w:t xml:space="preserve"> | </w:t>
      </w:r>
      <w:r w:rsidRPr="006F178A">
        <w:rPr>
          <w:rStyle w:val="2fb"/>
          <w:rFonts w:ascii="Fb Fontext" w:hAnsi="Fb Fontext"/>
          <w:rtl/>
        </w:rPr>
        <w:tab/>
        <w:t xml:space="preserve">ושמואל</w:t>
      </w:r>
      <w:del w:id="100453" w:author="Claude" w:date="2026-10-11T09:08:03Z">
        <w:r>
          <w:rPr>
            <w:rFonts w:ascii="Fb Fontext" w:hAnsi="Fb Fontext"/>
            <w:rtl/>
          </w:rPr>
          <w:delText xml:space="preserve">	</w:delText>
        </w:r>
      </w:del>
      <w:r>
        <w:rPr>
          <w:rFonts w:ascii="Fb Fontext" w:hAnsi="Fb Fontext"/>
          <w:rtl/>
        </w:rPr>
        <w:t xml:space="preserve">: עצים שנדלקו באחוו</w:t>
      </w:r>
      <w:r w:rsidRPr="006F178A">
        <w:rPr>
          <w:rFonts w:ascii="Fb Fontext" w:hAnsi="Fb Fontext" w:hint="cs"/>
          <w:rtl/>
        </w:rPr>
        <w:t>ה</w:t>
      </w:r>
      <w:r w:rsidRPr="006F178A">
        <w:rPr>
          <w:rFonts w:ascii="Fb Fontext" w:hAnsi="Fb Fontext"/>
          <w:rtl/>
        </w:rPr>
        <w:t xml:space="preserve"> [קטן מגדול]</w:t>
      </w:r>
    </w:p>
    <w:p w:rsidR="00E9703F" w:rsidRPr="006F178A" w:rsidRDefault="00E9703F" w:rsidP="00E9703F">
      <w:pPr>
        <w:rPr>
          <w:rtl/>
        </w:rPr>
      </w:pPr>
      <w:ins w:id="92641" w:author="קלוד" w:date="2026-10-11T13:11:34Z">
        <w:r>
          <w:rPr>
            <w:rFonts w:ascii="Fb Fontext" w:hAnsi="Fb Fontext"/>
            <w:sz w:val="20"/>
            <w:rtl/>
          </w:rPr>
          <w:t xml:space="preserve">אחד</w:t>
        </w:r>
      </w:ins>
      <w:del w:id="92642" w:author="קלוד" w:date="2026-10-11T13:11:34Z">
        <w:r w:rsidRPr="006F178A">
          <w:rPr>
            <w:rFonts w:ascii="Fb Fontext" w:hAnsi="Fb Fontext"/>
            <w:sz w:val="20"/>
            <w:rtl/>
          </w:rPr>
          <w:delText xml:space="preserve">ההוא</w:delText>
        </w:r>
      </w:del>
      <w:r w:rsidRPr="006F178A">
        <w:rPr>
          <w:rFonts w:ascii="Fb Fontext" w:hAnsi="Fb Fontext"/>
          <w:sz w:val="20"/>
          <w:rtl/>
        </w:rPr>
        <w:t xml:space="preserve"> </w:t>
      </w:r>
      <w:ins w:id="92639" w:author="קלוד" w:date="2026-10-11T13:11:34Z">
        <w:r>
          <w:rPr>
            <w:rFonts w:ascii="Fb Fontext" w:hAnsi="Fb Fontext"/>
            <w:sz w:val="20"/>
            <w:rtl/>
          </w:rPr>
          <w:t xml:space="preserve">אמר</w:t>
        </w:r>
      </w:ins>
      <w:del w:id="92640" w:author="קלוד" w:date="2026-10-11T13:11:34Z">
        <w:r w:rsidRPr="006F178A">
          <w:rPr>
            <w:rFonts w:ascii="Fb Fontext" w:hAnsi="Fb Fontext"/>
            <w:sz w:val="20"/>
            <w:rtl/>
          </w:rPr>
          <w:delText xml:space="preserve">דאמר</w:delText>
        </w:r>
      </w:del>
      <w:r w:rsidRPr="006F178A">
        <w:rPr>
          <w:rFonts w:ascii="Fb Fontext" w:hAnsi="Fb Fontext"/>
          <w:sz w:val="20"/>
          <w:rtl/>
        </w:rPr>
        <w:t xml:space="preserve"> </w:t>
      </w:r>
      <w:ins w:id="94253" w:author="מנוע מכני" w:date="2026-10-11T12:04:39Z">
        <w:r>
          <w:rPr>
            <w:rFonts w:ascii="Fb Fontext" w:hAnsi="Fb Fontext"/>
            <w:sz w:val="20"/>
            <w:rtl/>
          </w:rPr>
          <w:t xml:space="preserve">להם</w:t>
        </w:r>
      </w:ins>
      <w:del w:id="94254" w:author="מנוע מכני" w:date="2026-10-11T12:04:39Z">
        <w:r w:rsidRPr="006F178A">
          <w:rPr>
            <w:rFonts w:ascii="Fb Fontext" w:hAnsi="Fb Fontext"/>
            <w:sz w:val="20"/>
            <w:rtl/>
          </w:rPr>
          <w:delText xml:space="preserve">להו</w:delText>
        </w:r>
      </w:del>
      <w:r w:rsidRPr="006F178A">
        <w:rPr>
          <w:rFonts w:ascii="Fb Fontext" w:hAnsi="Fb Fontext"/>
          <w:sz w:val="20"/>
          <w:rtl/>
        </w:rPr>
        <w:t xml:space="preserve">: </w:t>
      </w:r>
      <w:ins w:id="92637" w:author="קלוד" w:date="2026-10-11T13:11:34Z">
        <w:r>
          <w:rPr>
            <w:rFonts w:ascii="Fb Fontext" w:hAnsi="Fb Fontext"/>
            <w:sz w:val="20"/>
            <w:rtl/>
          </w:rPr>
          <w:t xml:space="preserve">מי</w:t>
        </w:r>
      </w:ins>
      <w:del w:id="92638" w:author="קלוד" w:date="2026-10-11T13:11:34Z">
        <w:r w:rsidRPr="006F178A">
          <w:rPr>
            <w:rFonts w:ascii="Fb Fontext" w:hAnsi="Fb Fontext"/>
            <w:sz w:val="20"/>
            <w:rtl/>
          </w:rPr>
          <w:delText xml:space="preserve">מאן</w:delText>
        </w:r>
      </w:del>
      <w:r w:rsidRPr="006F178A">
        <w:rPr>
          <w:rFonts w:ascii="Fb Fontext" w:hAnsi="Fb Fontext"/>
          <w:sz w:val="20"/>
          <w:rtl/>
        </w:rPr>
        <w:t xml:space="preserve"> </w:t>
      </w:r>
      <w:ins w:id="92635" w:author="קלוד" w:date="2026-10-11T13:11:34Z">
        <w:r>
          <w:rPr>
            <w:rFonts w:ascii="Fb Fontext" w:hAnsi="Fb Fontext"/>
            <w:sz w:val="20"/>
            <w:rtl/>
          </w:rPr>
          <w:t xml:space="preserve">רוצה</w:t>
        </w:r>
      </w:ins>
      <w:del w:id="92636" w:author="קלוד" w:date="2026-10-11T13:11:34Z">
        <w:r w:rsidRPr="006F178A">
          <w:rPr>
            <w:rFonts w:ascii="Fb Fontext" w:hAnsi="Fb Fontext"/>
            <w:sz w:val="20"/>
            <w:rtl/>
          </w:rPr>
          <w:delText xml:space="preserve">בעי</w:delText>
        </w:r>
      </w:del>
      <w:r w:rsidRPr="006F178A">
        <w:rPr>
          <w:rFonts w:ascii="Fb Fontext" w:hAnsi="Fb Fontext"/>
          <w:sz w:val="20"/>
          <w:rtl/>
        </w:rPr>
        <w:t xml:space="preserve"> </w:t>
      </w:r>
      <w:ins w:id="92633" w:author="קלוד" w:date="2026-10-11T13:11:34Z">
        <w:r>
          <w:rPr>
            <w:rFonts w:ascii="Fb Fontext" w:hAnsi="Fb Fontext"/>
            <w:sz w:val="20"/>
            <w:rtl/>
          </w:rPr>
          <w:t xml:space="preserve">אחוונא?</w:t>
        </w:r>
      </w:ins>
      <w:del w:id="92634" w:author="קלוד" w:date="2026-10-11T13:11:34Z">
        <w:r w:rsidRPr="006F178A">
          <w:rPr>
            <w:rFonts w:ascii="Fb Fontext" w:hAnsi="Fb Fontext"/>
            <w:sz w:val="20"/>
            <w:rtl/>
          </w:rPr>
          <w:delText xml:space="preserve">אחוונא.</w:delText>
        </w:r>
      </w:del>
      <w:r w:rsidRPr="006F178A">
        <w:rPr>
          <w:rFonts w:ascii="Fb Fontext" w:hAnsi="Fb Fontext"/>
          <w:sz w:val="20"/>
          <w:rtl/>
        </w:rPr>
        <w:t xml:space="preserve"> </w:t>
      </w:r>
      <w:ins w:id="92631" w:author="קלוד" w:date="2026-10-11T13:11:34Z">
        <w:r>
          <w:rPr>
            <w:rFonts w:ascii="Fb Fontext" w:hAnsi="Fb Fontext"/>
            <w:sz w:val="20"/>
            <w:rtl/>
          </w:rPr>
          <w:t xml:space="preserve">ונמצא</w:t>
        </w:r>
      </w:ins>
      <w:del w:id="92632" w:author="קלוד" w:date="2026-10-11T13:11:34Z">
        <w:r w:rsidRPr="006F178A">
          <w:rPr>
            <w:rFonts w:ascii="Fb Fontext" w:hAnsi="Fb Fontext"/>
            <w:sz w:val="20"/>
            <w:rtl/>
          </w:rPr>
          <w:delText xml:space="preserve">אשתכח</w:delText>
        </w:r>
      </w:del>
      <w:r w:rsidRPr="006F178A">
        <w:rPr>
          <w:rFonts w:ascii="Fb Fontext" w:hAnsi="Fb Fontext"/>
          <w:sz w:val="20"/>
          <w:rtl/>
        </w:rPr>
        <w:t xml:space="preserve"> </w:t>
      </w:r>
      <w:ins w:id="92629" w:author="קלוד" w:date="2026-10-11T13:11:34Z">
        <w:r>
          <w:rPr>
            <w:rFonts w:ascii="Fb Fontext" w:hAnsi="Fb Fontext"/>
            <w:sz w:val="20"/>
            <w:rtl/>
          </w:rPr>
          <w:t xml:space="preserve">ערבה.</w:t>
        </w:r>
      </w:ins>
      <w:del w:id="92630" w:author="קלוד" w:date="2026-10-11T13:11:34Z">
        <w:r w:rsidRPr="006F178A">
          <w:rPr>
            <w:rFonts w:ascii="Fb Fontext" w:hAnsi="Fb Fontext"/>
            <w:sz w:val="20"/>
            <w:rtl/>
          </w:rPr>
          <w:delText xml:space="preserve">ערבתא.</w:delText>
        </w:r>
      </w:del>
    </w:p>
    <w:p>
      <w:pPr>
        <w:pStyle w:val="afffff8"/>
        <w:rPr>
          <w:ins w:id="91171" w:author="קלוד" w:date="2026-10-11T12:33:55Z"/>
        </w:rPr>
      </w:pPr>
      <w:ins w:id="91172" w:author="קלוד" w:date="2026-10-11T12:33:55Z">
        <w:r>
          <w:rPr>
            <w:color w:val="7B3F00"/>
          </w:rPr>
          <w:t xml:space="preserve">קנים וגרעינין - אגדן ונתנן בחותלות, לענין רוב</w:t>
        </w:r>
      </w:ins>
    </w:p>
    <w:p>
      <w:pPr>
        <w:pStyle w:val="38"/>
        <w:rPr>
          <w:ins w:id="96804" w:author="מנוע מכני" w:date="2026-10-11T12:04:39Z"/>
        </w:rPr>
      </w:pPr>
      <w:r w:rsidRPr="006F178A">
        <w:t xml:space="preserve">ר"ה:</w:t>
      </w:r>
    </w:p>
    <w:p w:rsidR="00E9703F" w:rsidRPr="006F178A" w:rsidRDefault="00E9703F" w:rsidP="00E9703F">
      <w:pPr>
        <w:rPr>
          <w:rtl/>
        </w:rPr>
      </w:pPr>
      <w:del w:id="96805" w:author="מנוע מכני" w:date="2026-10-11T12:04:39Z">
        <w:r w:rsidRPr="006F178A">
          <w:rPr>
            <w:rFonts w:ascii="Fb Fontext" w:hAnsi="Fb Fontext"/>
            <w:rtl/>
          </w:rPr>
          <w:delText xml:space="preserve"> </w:delText>
        </w:r>
      </w:del>
      <w:r w:rsidRPr="006F178A">
        <w:rPr>
          <w:rFonts w:ascii="Fb Fontext" w:hAnsi="Fb Fontext"/>
          <w:rtl/>
        </w:rPr>
        <w:t xml:space="preserve">קנים אין צריכין רוב, אגדן - צריכין רוב.</w:t>
      </w:r>
    </w:p>
    <w:p w:rsidR="00E9703F" w:rsidRPr="006F178A" w:rsidRDefault="00E9703F" w:rsidP="00E9703F">
      <w:pPr>
        <w:rPr>
          <w:rtl/>
        </w:rPr>
      </w:pPr>
      <w:r w:rsidRPr="006F178A">
        <w:rPr>
          <w:rtl/>
        </w:rPr>
        <w:t>גרעינין אין צריכין רוב, נתנן בחותלות - צריכין רוב.</w:t>
      </w:r>
    </w:p>
    <w:p w:rsidR="00E9703F" w:rsidRPr="006061D7" w:rsidRDefault="00E9703F" w:rsidP="00E9703F">
      <w:pPr>
        <w:rPr>
          <w:rtl/>
        </w:rPr>
      </w:pPr>
      <w:r w:rsidRPr="006061D7">
        <w:rPr>
          <w:rtl/>
        </w:rPr>
        <w:t xml:space="preserve">והקשה </w:t>
      </w:r>
      <w:r w:rsidRPr="006061D7">
        <w:rPr>
          <w:rStyle w:val="2fb"/>
          <w:rtl/>
        </w:rPr>
        <w:t xml:space="preserve">ר"ח</w:t>
      </w:r>
      <w:r w:rsidRPr="006061D7">
        <w:rPr>
          <w:rtl/>
        </w:rPr>
        <w:t xml:space="preserve"> </w:t>
      </w:r>
      <w:ins w:id="92657" w:author="קלוד" w:date="2026-10-11T13:11:34Z">
        <w:r>
          <w:rPr>
            <w:rtl/>
          </w:rPr>
          <w:t xml:space="preserve">שאיפכא</w:t>
        </w:r>
      </w:ins>
      <w:del w:id="92658" w:author="קלוד" w:date="2026-10-11T13:11:34Z">
        <w:r w:rsidRPr="006061D7">
          <w:rPr>
            <w:rtl/>
          </w:rPr>
          <w:delText xml:space="preserve">דאיפכא</w:delText>
        </w:r>
      </w:del>
      <w:r w:rsidRPr="006061D7">
        <w:rPr>
          <w:rtl/>
        </w:rPr>
        <w:t xml:space="preserve"> </w:t>
      </w:r>
      <w:ins w:id="95905" w:author="מנוע מכני" w:date="2026-10-11T12:04:39Z">
        <w:ins w:id="92655" w:author="קלוד" w:date="2026-10-11T13:11:34Z">
          <w:r>
            <w:rPr>
              <w:rtl/>
            </w:rPr>
            <w:t xml:space="preserve">מסתבר:</w:t>
          </w:r>
        </w:ins>
        <w:del w:id="92656" w:author="קלוד" w:date="2026-10-11T13:11:34Z">
          <w:r>
            <w:rPr>
              <w:rtl/>
            </w:rPr>
            <w:delText xml:space="preserve">מסתבר</w:delText>
          </w:r>
          <w:r w:rsidRPr="006061D7">
            <w:rPr>
              <w:rtl/>
            </w:rPr>
            <w:delText xml:space="preserve">.</w:delText>
          </w:r>
        </w:del>
      </w:ins>
      <w:del w:id="95906" w:author="מנוע מכני" w:date="2026-10-11T12:04:39Z">
        <w:r w:rsidRPr="006061D7">
          <w:rPr>
            <w:rtl/>
          </w:rPr>
          <w:delText xml:space="preserve">מסתברא</w:delText>
        </w:r>
      </w:del>
      <w:r w:rsidRPr="006061D7">
        <w:rPr>
          <w:rtl/>
        </w:rPr>
        <w:t xml:space="preserve"> קנים </w:t>
      </w:r>
      <w:ins w:id="92653" w:author="קלוד" w:date="2026-10-11T13:11:34Z">
        <w:r>
          <w:rPr>
            <w:rtl/>
          </w:rPr>
          <w:t xml:space="preserve">- מתפזרים,</w:t>
        </w:r>
      </w:ins>
      <w:del w:id="92654" w:author="קלוד" w:date="2026-10-11T13:11:34Z">
        <w:r w:rsidRPr="006061D7">
          <w:rPr>
            <w:rtl/>
          </w:rPr>
          <w:delText xml:space="preserve">מבדרן,</w:delText>
        </w:r>
      </w:del>
      <w:r w:rsidRPr="006061D7">
        <w:rPr>
          <w:rtl/>
        </w:rPr>
        <w:t xml:space="preserve"> אגדן </w:t>
      </w:r>
      <w:ins w:id="92651" w:author="קלוד" w:date="2026-10-11T13:11:34Z">
        <w:r>
          <w:rPr>
            <w:rtl/>
          </w:rPr>
          <w:t xml:space="preserve">-</w:t>
        </w:r>
      </w:ins>
      <w:del w:id="92652" w:author="קלוד" w:date="2026-10-11T13:11:34Z">
        <w:r w:rsidRPr="006061D7">
          <w:rPr>
            <w:rtl/>
          </w:rPr>
          <w:delText xml:space="preserve">לא</w:delText>
        </w:r>
      </w:del>
      <w:r w:rsidRPr="006061D7">
        <w:rPr>
          <w:rtl/>
        </w:rPr>
        <w:t xml:space="preserve"> </w:t>
      </w:r>
      <w:ins w:id="92649" w:author="קלוד" w:date="2026-10-11T13:11:34Z">
        <w:r>
          <w:rPr>
            <w:rtl/>
          </w:rPr>
          <w:t xml:space="preserve">אינם מתפזרים;</w:t>
        </w:r>
      </w:ins>
      <w:del w:id="92650" w:author="קלוד" w:date="2026-10-11T13:11:34Z">
        <w:r w:rsidRPr="006061D7">
          <w:rPr>
            <w:rtl/>
          </w:rPr>
          <w:delText xml:space="preserve">מבדרן:</w:delText>
        </w:r>
      </w:del>
      <w:r>
        <w:rPr>
          <w:rtl/>
        </w:rPr>
        <w:t xml:space="preserve"> </w:t>
      </w:r>
      <w:r w:rsidRPr="006061D7">
        <w:rPr>
          <w:rtl/>
        </w:rPr>
        <w:t xml:space="preserve">גרעינין </w:t>
      </w:r>
      <w:ins w:id="92647" w:author="קלוד" w:date="2026-10-11T13:11:34Z">
        <w:r>
          <w:rPr>
            <w:rtl/>
          </w:rPr>
          <w:t xml:space="preserve">- מתפזרים,</w:t>
        </w:r>
      </w:ins>
      <w:del w:id="92648" w:author="קלוד" w:date="2026-10-11T13:11:34Z">
        <w:r w:rsidRPr="006061D7">
          <w:rPr>
            <w:rtl/>
          </w:rPr>
          <w:delText xml:space="preserve">מבדרן,</w:delText>
        </w:r>
      </w:del>
      <w:r w:rsidRPr="006061D7">
        <w:rPr>
          <w:rtl/>
        </w:rPr>
        <w:t xml:space="preserve"> נתנן בחותלות - </w:t>
      </w:r>
      <w:ins w:id="92645" w:author="קלוד" w:date="2026-10-11T13:11:34Z">
        <w:r>
          <w:rPr>
            <w:rtl/>
          </w:rPr>
          <w:t xml:space="preserve">אינם</w:t>
        </w:r>
      </w:ins>
      <w:del w:id="92646" w:author="קלוד" w:date="2026-10-11T13:11:34Z">
        <w:r w:rsidRPr="006061D7">
          <w:rPr>
            <w:rtl/>
          </w:rPr>
          <w:delText xml:space="preserve">לא</w:delText>
        </w:r>
      </w:del>
      <w:r w:rsidRPr="006061D7">
        <w:rPr>
          <w:rtl/>
        </w:rPr>
        <w:t xml:space="preserve"> </w:t>
      </w:r>
      <w:ins w:id="92643" w:author="קלוד" w:date="2026-10-11T13:11:34Z">
        <w:r>
          <w:rPr>
            <w:rtl/>
          </w:rPr>
          <w:t xml:space="preserve">מתפזרים.</w:t>
        </w:r>
      </w:ins>
      <w:del w:id="92644" w:author="קלוד" w:date="2026-10-11T13:11:34Z">
        <w:r w:rsidRPr="006061D7">
          <w:rPr>
            <w:rtl/>
          </w:rPr>
          <w:delText xml:space="preserve">מבדרן.</w:delText>
        </w:r>
      </w:del>
    </w:p>
    <w:p>
      <w:pPr>
        <w:pStyle w:val="38"/>
        <w:rPr>
          <w:ins w:id="96806" w:author="מנוע מכני" w:date="2026-10-11T12:04:39Z"/>
        </w:rPr>
      </w:pPr>
      <w:r w:rsidRPr="006F178A">
        <w:t>ר</w:t>
      </w:r>
      <w:r w:rsidRPr="006F178A">
        <w:t>"</w:t>
      </w:r>
      <w:r w:rsidRPr="006F178A">
        <w:t>כ</w:t>
      </w:r>
      <w:r w:rsidRPr="006F178A">
        <w:t xml:space="preserve">:</w:t>
      </w:r>
    </w:p>
    <w:p w:rsidR="00E9703F" w:rsidRDefault="00E9703F" w:rsidP="00E9703F">
      <w:pPr>
        <w:rPr>
          <w:rFonts w:ascii="Fb Fontext" w:hAnsi="Fb Fontext"/>
          <w:rtl/>
        </w:rPr>
      </w:pPr>
      <w:del w:id="96807" w:author="מנוע מכני" w:date="2026-10-11T12:04:39Z">
        <w:r w:rsidRPr="006F178A">
          <w:rPr>
            <w:rFonts w:ascii="Fb Fontext" w:hAnsi="Fb Fontext"/>
            <w:rtl/>
          </w:rPr>
          <w:delText xml:space="preserve"> </w:delText>
        </w:r>
      </w:del>
      <w:r w:rsidRPr="006F178A">
        <w:rPr>
          <w:rFonts w:ascii="Fb Fontext" w:hAnsi="Fb Fontext"/>
          <w:rtl/>
        </w:rPr>
        <w:t xml:space="preserve">קנים שאגדן צריכין רוב, </w:t>
      </w:r>
      <w:r w:rsidRPr="006F178A">
        <w:rPr>
          <w:rFonts w:ascii="Fb Fontext" w:hAnsi="Fb Fontext"/>
          <w:rtl/>
        </w:rPr>
        <w:t xml:space="preserve">לא</w:t>
      </w:r>
      <w:r w:rsidRPr="006F178A">
        <w:rPr>
          <w:rFonts w:ascii="Fb Fontext" w:hAnsi="Fb Fontext"/>
          <w:rtl/>
        </w:rPr>
        <w:t xml:space="preserve"> אגדן אין צריכין רוב</w:t>
      </w:r>
      <w:r w:rsidRPr="006F178A">
        <w:rPr>
          <w:rFonts w:ascii="Fb Fontext" w:hAnsi="Fb Fontext" w:hint="cs"/>
          <w:rtl/>
        </w:rPr>
        <w:t>.</w:t>
      </w:r>
      <w:r w:rsidRPr="006F178A">
        <w:rPr>
          <w:rFonts w:ascii="Fb Fontext" w:hAnsi="Fb Fontext"/>
          <w:rtl/>
        </w:rPr>
        <w:t xml:space="preserve"> [</w:t>
      </w:r>
      <w:r w:rsidRPr="006F178A">
        <w:rPr>
          <w:rStyle w:val="2fb"/>
          <w:rFonts w:ascii="Fb Fontext" w:hAnsi="Fb Fontext"/>
          <w:rtl/>
        </w:rPr>
        <w:t xml:space="preserve">כר"ה</w:t>
      </w:r>
      <w:r w:rsidRPr="006F178A">
        <w:rPr>
          <w:rFonts w:ascii="Fb Fontext" w:hAnsi="Fb Fontext"/>
          <w:rtl/>
        </w:rPr>
        <w:t xml:space="preserve"> וכיוון שארוכין </w:t>
      </w:r>
      <w:r w:rsidRPr="006F178A">
        <w:rPr>
          <w:rFonts w:ascii="Fb Fontext" w:hAnsi="Fb Fontext"/>
          <w:rtl/>
        </w:rPr>
        <w:t xml:space="preserve">לא</w:t>
      </w:r>
      <w:r w:rsidRPr="006F178A">
        <w:rPr>
          <w:rFonts w:ascii="Fb Fontext" w:hAnsi="Fb Fontext"/>
          <w:rtl/>
        </w:rPr>
        <w:t xml:space="preserve"> מתפזרים]</w:t>
      </w:r>
    </w:p>
    <w:p w:rsidR="00E9703F" w:rsidRPr="00097464" w:rsidRDefault="00E9703F" w:rsidP="00E9703F">
      <w:pPr>
        <w:rPr>
          <w:spacing w:val="-8"/>
          <w:rtl/>
        </w:rPr>
      </w:pPr>
      <w:r w:rsidRPr="00097464">
        <w:rPr>
          <w:spacing w:val="-8"/>
          <w:rtl/>
        </w:rPr>
        <w:tab/>
        <w:t>גרעינין</w:t>
      </w:r>
      <w:r w:rsidRPr="00097464">
        <w:rPr>
          <w:rFonts w:hint="cs"/>
          <w:spacing w:val="-8"/>
          <w:rtl/>
        </w:rPr>
        <w:t xml:space="preserve"> </w:t>
      </w:r>
      <w:r w:rsidRPr="00097464">
        <w:rPr>
          <w:spacing w:val="-8"/>
          <w:rtl/>
        </w:rPr>
        <w:t>צריכין רוב, נתנן בחותלות אין צריכין רוב</w:t>
      </w:r>
      <w:r w:rsidRPr="00097464">
        <w:rPr>
          <w:rFonts w:hint="cs"/>
          <w:spacing w:val="-8"/>
          <w:rtl/>
        </w:rPr>
        <w:t xml:space="preserve"> [</w:t>
      </w:r>
      <w:r w:rsidRPr="00097464">
        <w:rPr>
          <w:rStyle w:val="2fb"/>
          <w:rFonts w:hint="cs"/>
          <w:spacing w:val="-8"/>
          <w:rtl/>
        </w:rPr>
        <w:t xml:space="preserve">כ</w:t>
      </w:r>
      <w:r w:rsidRPr="00097464">
        <w:rPr>
          <w:rStyle w:val="2fb"/>
          <w:spacing w:val="-8"/>
          <w:rtl/>
        </w:rPr>
        <w:t xml:space="preserve">ר"ח</w:t>
      </w:r>
      <w:r w:rsidRPr="00097464">
        <w:rPr>
          <w:spacing w:val="-8"/>
          <w:rtl/>
        </w:rPr>
        <w:t xml:space="preserve"> שנוחין לידלק ובלא חותלות </w:t>
      </w:r>
      <w:ins w:id="92659" w:author="קלוד" w:date="2026-10-11T13:11:34Z">
        <w:r>
          <w:rPr>
            <w:spacing w:val="-8"/>
            <w:rtl/>
          </w:rPr>
          <w:t xml:space="preserve">מתפזרים]</w:t>
        </w:r>
      </w:ins>
      <w:del w:id="92660" w:author="קלוד" w:date="2026-10-11T13:11:34Z">
        <w:r w:rsidRPr="00097464">
          <w:rPr>
            <w:spacing w:val="-8"/>
            <w:rtl/>
          </w:rPr>
          <w:delText xml:space="preserve">מבדרי]</w:delText>
        </w:r>
      </w:del>
    </w:p>
    <w:p w:rsidR="00E9703F" w:rsidRPr="006F178A" w:rsidRDefault="00E9703F" w:rsidP="00E9703F">
      <w:pPr>
        <w:rPr>
          <w:rtl/>
        </w:rPr>
      </w:pPr>
      <w:r w:rsidRPr="006F178A">
        <w:rPr>
          <w:rtl/>
        </w:rPr>
        <w:t xml:space="preserve">תני </w:t>
      </w:r>
      <w:r w:rsidRPr="006F178A">
        <w:rPr>
          <w:rStyle w:val="2fb"/>
          <w:rtl/>
        </w:rPr>
        <w:t xml:space="preserve">רב יוסף</w:t>
      </w:r>
      <w:r w:rsidRPr="006F178A">
        <w:rPr>
          <w:rtl/>
        </w:rPr>
        <w:t xml:space="preserve">, ד' מדורות אין צריכין רוב: זפת, גפרית, גבינה, ורבב [שומן ושעוה]</w:t>
      </w:r>
    </w:p>
    <w:p w:rsidR="00E9703F" w:rsidRPr="006F178A" w:rsidRDefault="00E9703F" w:rsidP="00E9703F">
      <w:pPr>
        <w:rPr>
          <w:rtl/>
        </w:rPr>
      </w:pPr>
      <w:r w:rsidRPr="006F178A">
        <w:rPr>
          <w:rFonts w:ascii="Fb Fontext" w:hAnsi="Fb Fontext" w:hint="cs"/>
          <w:sz w:val="20"/>
          <w:rtl/>
        </w:rPr>
        <w:t>ב</w:t>
      </w:r>
      <w:r w:rsidRPr="006F178A">
        <w:rPr>
          <w:rFonts w:ascii="Fb Fontext" w:hAnsi="Fb Fontext"/>
          <w:sz w:val="20"/>
          <w:rtl/>
        </w:rPr>
        <w:t>מתניתא תנא: אף של קש ושל גבבא.</w:t>
      </w:r>
    </w:p>
    <w:p>
      <w:pPr>
        <w:pStyle w:val="afffff8"/>
        <w:rPr>
          <w:ins w:id="91169" w:author="קלוד" w:date="2026-10-11T12:33:55Z"/>
        </w:rPr>
      </w:pPr>
      <w:ins w:id="91170" w:author="קלוד" w:date="2026-10-11T12:33:55Z">
        <w:r>
          <w:rPr>
            <w:color w:val="7B3F00"/>
          </w:rPr>
          <w:t xml:space="preserve">עצים של בבל - אין צריכין רוב, שצמר שבינהן מבעירן</w:t>
        </w:r>
      </w:ins>
    </w:p>
    <w:p>
      <w:pPr>
        <w:pStyle w:val="38"/>
        <w:rPr>
          <w:ins w:id="96809" w:author="מנוע מכני" w:date="2026-10-11T12:04:39Z"/>
        </w:rPr>
      </w:pPr>
      <w:del w:id="96808" w:author="מנוע מכני" w:date="2026-10-11T12:04:39Z">
        <w:r>
          <w:delText xml:space="preserve">•</w:delText>
        </w:r>
      </w:del>
      <w:r>
        <w:t xml:space="preserve"> ר</w:t>
      </w:r>
      <w:r w:rsidR="00E9703F" w:rsidRPr="006F178A">
        <w:t xml:space="preserve">י"ו:</w:t>
      </w:r>
    </w:p>
    <w:p w:rsidR="00E9703F" w:rsidRPr="006F178A" w:rsidRDefault="00524703" w:rsidP="00E9703F">
      <w:pPr>
        <w:rPr>
          <w:rtl/>
        </w:rPr>
      </w:pPr>
      <w:del w:id="96810"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עצים של בבל אין צריכין רוב.</w:t>
      </w:r>
    </w:p>
    <w:p w:rsidR="00E9703F" w:rsidRPr="006F178A" w:rsidRDefault="00E9703F" w:rsidP="00E9703F">
      <w:pPr>
        <w:rPr>
          <w:rtl/>
        </w:rPr>
      </w:pPr>
      <w:r w:rsidRPr="006F178A">
        <w:rPr>
          <w:rtl/>
        </w:rPr>
        <w:t xml:space="preserve">והקשה </w:t>
      </w:r>
      <w:r w:rsidRPr="006F178A">
        <w:rPr>
          <w:rStyle w:val="2fb"/>
          <w:rtl/>
        </w:rPr>
        <w:t xml:space="preserve">רב </w:t>
      </w:r>
      <w:ins w:id="92669" w:author="קלוד" w:date="2026-10-11T13:11:34Z">
        <w:r>
          <w:rPr>
            <w:rStyle w:val="2fb"/>
            <w:rtl/>
          </w:rPr>
          <w:t xml:space="preserve">יוסף:</w:t>
        </w:r>
      </w:ins>
      <w:del w:id="92670" w:author="קלוד" w:date="2026-10-11T13:11:34Z">
        <w:r w:rsidRPr="006F178A">
          <w:rPr>
            <w:rStyle w:val="2fb"/>
            <w:rtl/>
          </w:rPr>
          <w:delText xml:space="preserve">יוסף</w:delText>
        </w:r>
      </w:del>
      <w:r w:rsidRPr="006F178A">
        <w:rPr>
          <w:rtl/>
        </w:rPr>
        <w:t xml:space="preserve"> </w:t>
      </w:r>
      <w:ins w:id="94583" w:author="מנוע מכני" w:date="2026-10-11T12:04:39Z">
        <w:ins w:id="92667" w:author="קלוד" w:date="2026-10-11T13:11:34Z">
          <w:r>
            <w:rPr>
              <w:rtl/>
            </w:rPr>
            <w:t xml:space="preserve">אם</w:t>
          </w:r>
        </w:ins>
        <w:del w:id="92668" w:author="קלוד" w:date="2026-10-11T13:11:34Z">
          <w:r>
            <w:rPr>
              <w:rtl/>
            </w:rPr>
            <w:delText xml:space="preserve">דאם</w:delText>
          </w:r>
        </w:del>
        <w:r>
          <w:rPr>
            <w:rtl/>
          </w:rPr>
          <w:t xml:space="preserve"> </w:t>
        </w:r>
      </w:ins>
      <w:del w:id="94584" w:author="מנוע מכני" w:date="2026-10-11T12:04:39Z">
        <w:r w:rsidRPr="006F178A">
          <w:rPr>
            <w:rtl/>
          </w:rPr>
          <w:delText xml:space="preserve">דאי </w:delText>
        </w:r>
      </w:del>
      <w:r w:rsidRPr="006F178A">
        <w:rPr>
          <w:rtl/>
        </w:rPr>
        <w:t xml:space="preserve">בדקים </w:t>
      </w:r>
      <w:ins w:id="92665" w:author="קלוד" w:date="2026-10-11T13:11:34Z">
        <w:r>
          <w:rPr>
            <w:rtl/>
          </w:rPr>
          <w:t xml:space="preserve">- הרי</w:t>
        </w:r>
      </w:ins>
      <w:del w:id="92666" w:author="קלוד" w:date="2026-10-11T13:11:34Z">
        <w:r w:rsidRPr="006F178A">
          <w:rPr>
            <w:rtl/>
          </w:rPr>
          <w:delText xml:space="preserve">הא</w:delText>
        </w:r>
      </w:del>
      <w:r w:rsidRPr="006F178A">
        <w:rPr>
          <w:rtl/>
        </w:rPr>
        <w:t xml:space="preserve"> </w:t>
      </w:r>
      <w:r>
        <w:rPr>
          <w:rtl/>
        </w:rPr>
        <w:t>אפי'</w:t>
      </w:r>
      <w:r w:rsidRPr="006F178A">
        <w:rPr>
          <w:rtl/>
        </w:rPr>
        <w:t xml:space="preserve"> </w:t>
      </w:r>
      <w:ins w:id="92663" w:author="קלוד" w:date="2026-10-11T13:11:34Z">
        <w:r>
          <w:rPr>
            <w:rtl/>
          </w:rPr>
          <w:t xml:space="preserve">בפתילה</w:t>
        </w:r>
      </w:ins>
      <w:del w:id="92664" w:author="קלוד" w:date="2026-10-11T13:11:34Z">
        <w:r w:rsidRPr="006F178A">
          <w:rPr>
            <w:rtl/>
          </w:rPr>
          <w:delText xml:space="preserve">פתילה</w:delText>
        </w:r>
      </w:del>
      <w:r w:rsidRPr="006F178A">
        <w:rPr>
          <w:rtl/>
        </w:rPr>
        <w:t xml:space="preserve"> בשמן</w:t>
      </w:r>
      <w:r>
        <w:rPr>
          <w:rtl/>
        </w:rPr>
        <w:t xml:space="preserve"> </w:t>
      </w:r>
      <w:r w:rsidRPr="006F178A">
        <w:rPr>
          <w:rtl/>
        </w:rPr>
        <w:t xml:space="preserve">אמר</w:t>
      </w:r>
      <w:r w:rsidRPr="006F178A">
        <w:rPr>
          <w:rtl/>
        </w:rPr>
        <w:t xml:space="preserve"> </w:t>
      </w:r>
      <w:r w:rsidRPr="006F178A">
        <w:rPr>
          <w:rStyle w:val="2fb"/>
          <w:rFonts w:hint="cs"/>
          <w:rtl/>
        </w:rPr>
        <w:t xml:space="preserve">עולא</w:t>
      </w:r>
      <w:r w:rsidRPr="006F178A">
        <w:rPr>
          <w:rFonts w:hint="cs"/>
          <w:rtl/>
        </w:rPr>
        <w:t xml:space="preserve"> </w:t>
      </w:r>
      <w:ins w:id="92661" w:author="קלוד" w:date="2026-10-11T13:11:34Z">
        <w:r>
          <w:rPr>
            <w:rtl/>
          </w:rPr>
          <w:t xml:space="preserve">שצריך</w:t>
        </w:r>
      </w:ins>
      <w:del w:id="92662" w:author="קלוד" w:date="2026-10-11T13:11:34Z">
        <w:r w:rsidRPr="006F178A">
          <w:rPr>
            <w:rtl/>
          </w:rPr>
          <w:delText xml:space="preserve">דצריך</w:delText>
        </w:r>
      </w:del>
      <w:r w:rsidRPr="006F178A">
        <w:rPr>
          <w:rtl/>
        </w:rPr>
        <w:t xml:space="preserve"> ברוב היוצא.</w:t>
      </w:r>
    </w:p>
    <w:p>
      <w:pPr>
        <w:pStyle w:val="38"/>
        <w:rPr>
          <w:ins w:id="96811" w:author="מנוע מכני" w:date="2026-10-11T12:04:39Z"/>
        </w:rPr>
      </w:pPr>
      <w:r w:rsidRPr="006F178A">
        <w:t xml:space="preserve">אלא </w:t>
      </w:r>
      <w:r w:rsidRPr="006F178A">
        <w:t xml:space="preserve">אמר</w:t>
      </w:r>
      <w:r w:rsidRPr="006F178A">
        <w:t xml:space="preserve"> רב יוסף:</w:t>
      </w:r>
    </w:p>
    <w:p w:rsidR="00E9703F" w:rsidRDefault="00E9703F" w:rsidP="00E9703F">
      <w:pPr>
        <w:rPr>
          <w:rtl/>
        </w:rPr>
      </w:pPr>
      <w:del w:id="96812" w:author="מנוע מכני" w:date="2026-10-11T12:04:39Z">
        <w:r w:rsidRPr="006F178A">
          <w:rPr>
            <w:rtl/>
          </w:rPr>
          <w:delText xml:space="preserve"> </w:delText>
        </w:r>
      </w:del>
      <w:r w:rsidRPr="006F178A">
        <w:rPr>
          <w:rtl/>
        </w:rPr>
        <w:t xml:space="preserve">היינו שוכא דארזא. [שצמר שבינהן מבעירן]</w:t>
      </w:r>
    </w:p>
    <w:p w:rsidR="00E9703F" w:rsidRDefault="00E9703F" w:rsidP="00E9703F">
      <w:pPr>
        <w:rPr>
          <w:rtl/>
        </w:rPr>
      </w:pPr>
      <w:r w:rsidRPr="006F178A">
        <w:rPr>
          <w:rtl/>
        </w:rPr>
        <w:t xml:space="preserve">רמי בר אבא </w:t>
      </w:r>
      <w:r w:rsidRPr="006F178A">
        <w:rPr>
          <w:rtl/>
        </w:rPr>
        <w:t xml:space="preserve">אמר</w:t>
      </w:r>
      <w:r w:rsidRPr="006F178A">
        <w:rPr>
          <w:rtl/>
        </w:rPr>
        <w:t xml:space="preserve">: זאזא [חזזית שעל העצים]</w:t>
      </w:r>
    </w:p>
    <w:p w:rsidR="00E9703F" w:rsidRDefault="00E9703F" w:rsidP="00146180">
      <w:pPr>
        <w:pStyle w:val="affffd"/>
        <w:rPr>
          <w:del w:id="90023" w:author="מנוע עיצוב" w:date="2026-10-11T12:09:26Z"/>
          <w:rtl/>
        </w:rPr>
      </w:pPr>
      <w:del w:id="90021" w:author="מנוע עיצוב" w:date="2026-10-11T12:09:26Z">
        <w:r w:rsidRPr="006F178A">
          <w:rPr>
            <w:rFonts w:hint="cs"/>
            <w:rtl/>
          </w:rPr>
          <w:delText xml:space="preserve"> </w:delText>
        </w:r>
      </w:del>
      <w:del w:id="90022" w:author="מנוע עיצוב" w:date="2026-10-11T12:09:26Z">
        <w:r w:rsidR="00146180">
          <w:rPr>
            <w:rFonts w:ascii="MS Mincho" w:hAnsi="MS Mincho" w:hint="cs"/>
            <w:bCs w:val="0"/>
            <w:rtl/>
          </w:rPr>
          <w:delText xml:space="preserve">׻</w:delText>
        </w:r>
      </w:del>
    </w:p>
    <w:p w:rsidR="00E9703F" w:rsidRPr="006F178A" w:rsidRDefault="00E9703F" w:rsidP="00E9703F">
      <w:pPr>
        <w:pStyle w:val="affff"/>
        <w:rPr>
          <w:rStyle w:val="afffe"/>
          <w:sz w:val="20"/>
          <w:rtl/>
        </w:rPr>
        <w:sectPr w:rsidR="00E9703F" w:rsidRPr="006F178A" w:rsidSect="00FB6CBE">
          <w:headerReference w:type="default" r:id="rId8"/>
          <w:pgSz w:w="6804" w:h="11907" w:code="8"/>
          <w:pgMar w:top="567" w:right="567" w:bottom="284" w:left="567" w:header="284" w:footer="284" w:gutter="0"/>
          <w:pgNumType w:start="1"/>
          <w:cols w:space="284"/>
          <w:bidi/>
          <w:rtlGutter/>
          <w:docGrid w:linePitch="360"/>
        </w:sectPr>
      </w:pPr>
    </w:p>
    <w:p w:rsidR="00E9703F" w:rsidRPr="006F178A" w:rsidRDefault="00E9703F" w:rsidP="00E9703F">
      <w:pPr>
        <w:pStyle w:val="Hadran"/>
        <w:rPr>
          <w:rStyle w:val="afffe"/>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Change w:id="101666" w:author="Claude" w:date="2026-10-11T09:08:22Z">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PrChange>
      </w:pPr>
      <w:r w:rsidRPr="006F178A">
        <w:rPr>
          <w:rStyle w:val="afffe"/>
          <w:sz w:val="20"/>
          <w:rtl/>
        </w:rPr>
        <w:t>הדרן עלך</w:t>
      </w:r>
      <w:r w:rsidRPr="006F178A">
        <w:rPr>
          <w:rStyle w:val="afffe"/>
          <w:rFonts w:hint="cs"/>
          <w:sz w:val="20"/>
          <w:rtl/>
        </w:rPr>
        <w:t xml:space="preserve"> יציאות השבת</w:t>
      </w:r>
    </w:p>
    <w:p w:rsidR="00E9703F" w:rsidRDefault="00E9703F" w:rsidP="00E9703F">
      <w:pPr>
        <w:pStyle w:val="affff"/>
        <w:rPr>
          <w:sz w:val="20"/>
          <w:rtl/>
        </w:rPr>
        <w:sectPr w:rsidR="00E9703F" w:rsidSect="00FB6CBE">
          <w:type w:val="continuous"/>
          <w:pgSz w:w="6804" w:h="11907" w:code="8"/>
          <w:pgMar w:top="567" w:right="567" w:bottom="284" w:left="567" w:header="284" w:footer="284" w:gutter="0"/>
          <w:pgNumType w:start="1"/>
          <w:cols w:space="284"/>
          <w:bidi/>
          <w:rtlGutter/>
          <w:docGrid w:linePitch="360"/>
        </w:sectPr>
      </w:pPr>
    </w:p>
    <w:p w:rsidR="00E9703F" w:rsidRPr="006F178A" w:rsidRDefault="00E9703F" w:rsidP="00E9703F">
      <w:pPr>
        <w:pStyle w:val="afff6"/>
        <w:framePr w:wrap="around"/>
        <w:spacing w:line="276" w:lineRule="auto"/>
        <w:rPr>
          <w:del w:id="100522" w:author="Claude" w:date="2026-10-11T09:08:03Z"/>
          <w:sz w:val="20"/>
          <w:rtl/>
        </w:rPr>
      </w:pPr>
      <w:del w:id="100521" w:author="Claude" w:date="2026-10-11T09:08:03Z">
        <w:r w:rsidRPr="006F178A">
          <w:rPr>
            <w:rFonts w:hint="cs"/>
            <w:sz w:val="20"/>
            <w:rtl/>
          </w:rPr>
          <w:lastRenderedPageBreak/>
          <w:delText xml:space="preserve">פרק שני</w:delText>
        </w:r>
      </w:del>
    </w:p>
    <w:p w:rsidR="00E9703F" w:rsidRPr="006F178A" w:rsidRDefault="00E9703F" w:rsidP="00E9703F">
      <w:pPr>
        <w:pStyle w:val="afff7"/>
        <w:framePr w:wrap="around"/>
        <w:spacing w:line="276" w:lineRule="auto"/>
        <w:rPr>
          <w:del w:id="100524" w:author="Claude" w:date="2026-10-11T09:08:03Z"/>
          <w:sz w:val="20"/>
          <w:rtl/>
        </w:rPr>
      </w:pPr>
      <w:del w:id="100523" w:author="Claude" w:date="2026-10-11T09:08:03Z">
        <w:r w:rsidRPr="006F178A">
          <w:rPr>
            <w:rFonts w:hint="cs"/>
            <w:sz w:val="20"/>
            <w:rtl/>
          </w:rPr>
          <w:delText xml:space="preserve">במה מדליקין</w:delText>
        </w:r>
      </w:del>
    </w:p>
    <w:p>
      <w:pPr>
        <w:pStyle w:val="PetichatPerek"/>
        <w:rPr>
          <w:ins w:id="100520" w:author="Claude" w:date="2026-10-11T09:08:03Z"/>
        </w:rPr>
      </w:pPr>
      <w:ins w:id="100519" w:author="Claude" w:date="2026-10-11T09:08:03Z">
        <w:r>
          <w:rPr>
            <w:rFonts w:hint="cs"/>
            <w:sz w:val="20"/>
            <w:rtl/>
          </w:rPr>
          <w:t xml:space="preserve">פרק שני</w:t>
        </w:r>
        <w:r>
          <w:rPr>
            <w:rFonts w:hint="cs"/>
            <w:sz w:val="20"/>
            <w:rtl/>
          </w:rPr>
          <w:t xml:space="preserve"> - </w:t>
        </w:r>
        <w:r>
          <w:rPr>
            <w:rFonts w:hint="cs"/>
            <w:sz w:val="20"/>
            <w:rtl/>
          </w:rPr>
          <w:t xml:space="preserve">במה מדליקין</w:t>
        </w:r>
      </w:ins>
    </w:p>
    <w:p w:rsidR="00E9703F" w:rsidRPr="009757B9" w:rsidRDefault="00E9703F" w:rsidP="00E9703F">
      <w:pPr>
        <w:pStyle w:val="afff9"/>
        <w:spacing w:before="120"/>
        <w:rPr>
          <w:b/>
          <w:rtl/>
        </w:rPr>
        <w:pPrChange w:id="90007" w:author="קלוד" w:date="2026-10-11T12:09:42Z">
          <w:pPr>
            <w:pStyle w:val="afff9"/>
          </w:pPr>
        </w:pPrChange>
      </w:pPr>
      <w:r w:rsidRPr="009757B9">
        <w:rPr>
          <w:b/>
          <w:rtl/>
          <w:rPrChange w:id="40014" w:author="Claude" w:date="2026-10-11T09:07:39Z">
            <w:rPr>
              <w:b/>
              <w:sz w:val="20"/>
              <w:rtl/>
            </w:rPr>
          </w:rPrChange>
        </w:rPr>
        <w:t>משנה.</w:t>
      </w:r>
    </w:p>
    <w:p w:rsidR="00E9703F" w:rsidRPr="006F178A" w:rsidRDefault="00632A62" w:rsidP="00E9703F">
      <w:pPr>
        <w:pStyle w:val="afff8"/>
        <w:framePr w:wrap="around"/>
        <w:spacing w:after="0" w:line="276" w:lineRule="auto"/>
        <w:rPr>
          <w:rtl/>
        </w:rPr>
      </w:pPr>
      <w:r>
        <w:rPr>
          <w:rFonts w:hint="cs"/>
          <w:rtl/>
        </w:rPr>
        <w:t>(</w:t>
      </w:r>
      <w:r w:rsidR="00E9703F" w:rsidRPr="006F178A">
        <w:rPr>
          <w:rFonts w:hint="cs"/>
          <w:rtl/>
        </w:rPr>
        <w:t>כ:-לה.</w:t>
      </w:r>
      <w:r>
        <w:rPr>
          <w:rFonts w:hint="cs"/>
          <w:rtl/>
        </w:rPr>
        <w:t>)</w:t>
      </w:r>
    </w:p>
    <w:p>
      <w:pPr>
        <w:pStyle w:val="MishnaBatzad"/>
        <w:rPr>
          <w:ins w:id="20435" w:author="קלוד" w:date="2026-10-11T09:07:15Z"/>
        </w:rPr>
      </w:pPr>
      <w:ins w:id="20434" w:author="קלוד" w:date="2026-10-11T09:07:15Z">
        <w:r>
          <w:t xml:space="preserve">משנה א</w:t>
        </w:r>
      </w:ins>
    </w:p>
    <w:p w:rsidR="00E9703F" w:rsidRPr="009757B9" w:rsidRDefault="00E9703F" w:rsidP="00E9703F">
      <w:pPr>
        <w:pStyle w:val="afff9"/>
        <w:rPr>
          <w:b/>
          <w:rtl/>
        </w:rPr>
      </w:pPr>
      <w:r w:rsidRPr="009757B9">
        <w:rPr>
          <w:b/>
          <w:rtl/>
          <w:rPrChange w:id="40015" w:author="Claude" w:date="2026-10-11T09:07:39Z">
            <w:rPr>
              <w:b/>
              <w:sz w:val="20"/>
              <w:rtl/>
            </w:rPr>
          </w:rPrChange>
        </w:rPr>
        <w:t>במה מדליקין ובמה אין מדליקין.</w:t>
      </w:r>
    </w:p>
    <w:p w:rsidR="00E9703F" w:rsidRPr="009757B9" w:rsidRDefault="00E9703F" w:rsidP="00E9703F">
      <w:pPr>
        <w:pStyle w:val="afff9"/>
        <w:rPr>
          <w:b/>
          <w:rtl/>
        </w:rPr>
      </w:pPr>
      <w:r>
        <w:rPr>
          <w:rStyle w:val="affff2"/>
          <w:b/>
          <w:rtl/>
          <w:rPrChange w:id="9001" w:author="עריכה מהאתר" w:date="2026-10-26T17:55:53Z">
            <w:rPr>
              <w:rStyle w:val="affff2"/>
              <w:b/>
              <w:rtl/>
            </w:rPr>
          </w:rPrChange>
        </w:rPr>
        <w:t xml:space="preserve">אין מדליקין לא בלכש</w:t>
      </w:r>
      <w:r>
        <w:rPr>
          <w:b/>
          <w:rtl/>
        </w:rPr>
        <w:t xml:space="preserve">, ולא בחוסן, ולא בכלך, ולא בפתילת האידן, ולא בפתילת המדבר, ולא בירוקה שעל פני המים.</w:t>
      </w:r>
    </w:p>
    <w:p w:rsidR="00E9703F" w:rsidRPr="009757B9" w:rsidRDefault="00E9703F" w:rsidP="00E9703F">
      <w:pPr>
        <w:pStyle w:val="afff9"/>
        <w:rPr>
          <w:b/>
          <w:rtl/>
        </w:rPr>
      </w:pPr>
      <w:r w:rsidRPr="009757B9">
        <w:rPr>
          <w:b/>
          <w:rtl/>
        </w:rPr>
        <w:t>ולא בזפת, ולא בשעוה, ולא בשמן קיק, ולא בשמן שריפה, ולא באליה, ולא בחלב.</w:t>
      </w:r>
    </w:p>
    <w:p w:rsidR="00E9703F" w:rsidRPr="009757B9" w:rsidRDefault="00E9703F" w:rsidP="00E9703F">
      <w:pPr>
        <w:pStyle w:val="afff9"/>
        <w:rPr>
          <w:b/>
          <w:rtl/>
        </w:rPr>
      </w:pPr>
      <w:r w:rsidRPr="009757B9">
        <w:rPr>
          <w:b/>
          <w:rtl/>
        </w:rPr>
        <w:t>נחום המדי אומר: מדליקין בחלב מבושל.</w:t>
      </w:r>
    </w:p>
    <w:p w:rsidR="00E9703F" w:rsidRPr="009757B9" w:rsidRDefault="00E9703F" w:rsidP="00E9703F">
      <w:pPr>
        <w:pStyle w:val="afff9"/>
        <w:rPr>
          <w:b/>
          <w:rtl/>
        </w:rPr>
      </w:pPr>
      <w:r w:rsidRPr="009757B9">
        <w:rPr>
          <w:b/>
          <w:rtl/>
        </w:rPr>
        <w:t>וחכ"א: אחד מבושל ואחד שאינו מבושל - אין מדליקין בו.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67" w:author="קלוד" w:date="2026-10-11T12:33:55Z"/>
        </w:rPr>
      </w:pPr>
      <w:ins w:id="91168" w:author="קלוד" w:date="2026-10-11T12:33:55Z">
        <w:r>
          <w:rPr>
            <w:color w:val="7B3F00"/>
          </w:rPr>
          <w:t xml:space="preserve">פתילות שאין מדליקין בהן - לכש, חוסן, כלך ועוד</w:t>
        </w:r>
      </w:ins>
    </w:p>
    <w:p w:rsidR="00E9703F" w:rsidRPr="006F178A" w:rsidRDefault="00E9703F" w:rsidP="00E9703F">
      <w:pPr>
        <w:rPr>
          <w:ins w:id="9502" w:author="עריכה מהאתר" w:date="2026-10-26T17:55:19Z"/>
          <w:rtl/>
        </w:rPr>
      </w:pPr>
      <w:del w:id="9001" w:author="עריכה מהאתר" w:date="2026-10-26T17:55:57Z">
        <w:r>
          <w:rPr>
            <w:rFonts w:ascii="Fb Fontext" w:hAnsi="Fb Fontext" w:hint="cs"/>
            <w:rtl/>
            <w:rPrChange w:id="9003" w:author="עריכה מהאתר" w:date="2026-10-26T17:44:30Z">
              <w:rPr>
                <w:rFonts w:ascii="Fb Fontext" w:hAnsi="Fb Fontext" w:hint="cs"/>
                <w:rtl/>
              </w:rPr>
            </w:rPrChange>
          </w:rPr>
          <w:delText xml:space="preserve">לא</w:delText>
        </w:r>
      </w:del>
      <w:del w:id="9002" w:author="עריכה מהאתר" w:date="2026-10-26T17:55:57Z">
        <w:r>
          <w:rPr>
            <w:rFonts w:ascii="Fb Fontext" w:hAnsi="Fb Fontext" w:hint="cs"/>
            <w:rtl/>
            <w:rPrChange w:id="9004" w:author="עריכה מהאתר" w:date="2026-10-26T17:44:30Z">
              <w:rPr>
                <w:rFonts w:ascii="Fb Fontext" w:hAnsi="Fb Fontext" w:hint="cs"/>
                <w:rtl/>
              </w:rPr>
            </w:rPrChange>
          </w:rPr>
          <w:delText xml:space="preserve"> ב</w:delText>
        </w:r>
      </w:del>
      <w:del w:id="9003" w:author="עריכה מהאתר" w:date="2026-10-26T17:55:57Z">
        <w:r>
          <w:rPr>
            <w:rFonts w:ascii="Fb Fontext" w:hAnsi="Fb Fontext"/>
            <w:rtl/>
            <w:rPrChange w:id="9005" w:author="עריכה מהאתר" w:date="2026-10-26T17:44:30Z">
              <w:rPr>
                <w:rFonts w:ascii="Fb Fontext" w:hAnsi="Fb Fontext"/>
                <w:rtl/>
              </w:rPr>
            </w:rPrChange>
          </w:rPr>
          <w:delText xml:space="preserve">לכש</w:delText>
        </w:r>
      </w:del>
      <w:del w:id="9004" w:author="עריכה מהאתר" w:date="2026-10-26T17:55:57Z">
        <w:r>
          <w:rPr>
            <w:rFonts w:ascii="Fb Fontext" w:hAnsi="Fb Fontext"/>
            <w:rtl/>
          </w:rPr>
          <w:delText xml:space="preserve"> - </w:delText>
        </w:r>
      </w:del>
      <w:r>
        <w:rPr>
          <w:rFonts w:ascii="Fb Fontext" w:hAnsi="Fb Fontext"/>
          <w:rtl/>
        </w:rPr>
        <w:t xml:space="preserve">סיבים של צמר הנמצאים בין קליפת הארז לעץ.</w:t>
      </w:r>
    </w:p>
    <w:p>
      <w:pPr>
        <w:pStyle w:val="afffff8"/>
        <w:rPr>
          <w:rtl/>
        </w:rPr>
      </w:pPr>
      <w:ins w:id="9501" w:author="עריכה מהאתר" w:date="2026-10-26T17:55:19Z">
        <w:r>
          <w:t xml:space="preserve">ולא בחוסן </w:t>
        </w:r>
      </w:ins>
    </w:p>
    <w:p>
      <w:pPr>
        <w:pStyle w:val="38"/>
        <w:rPr>
          <w:ins w:id="96813" w:author="מנוע מכני" w:date="2026-10-11T12:04:39Z"/>
        </w:rPr>
      </w:pPr>
      <w:del w:id="9001" w:author="עריכה מהאתר" w:date="2026-10-26T17:55:22Z">
        <w:r>
          <w:delText xml:space="preserve">ולא בחוסן</w:delText>
        </w:r>
      </w:del>
      <w:del w:id="9002" w:author="עריכה מהאתר" w:date="2026-10-26T17:55:22Z">
        <w:r>
          <w:delText xml:space="preserve"> -</w:delText>
        </w:r>
      </w:del>
      <w:del w:id="9003" w:author="עריכה מהאתר" w:date="2026-10-26T17:55:22Z">
        <w:r>
          <w:delText xml:space="preserve"> </w:delText>
        </w:r>
      </w:del>
      <w:r w:rsidRPr="006F178A">
        <w:t xml:space="preserve">רב יוסף:</w:t>
      </w:r>
    </w:p>
    <w:p w:rsidR="00E9703F" w:rsidRPr="002D0727" w:rsidRDefault="00E9703F" w:rsidP="00E9703F">
      <w:pPr>
        <w:rPr>
          <w:b/>
          <w:bCs/>
          <w:rtl/>
        </w:rPr>
      </w:pPr>
      <w:del w:id="96814" w:author="מנוע מכני" w:date="2026-10-11T12:04:39Z">
        <w:r w:rsidRPr="006F178A">
          <w:rPr>
            <w:rtl/>
          </w:rPr>
          <w:delText xml:space="preserve"> </w:delText>
        </w:r>
      </w:del>
      <w:r w:rsidRPr="006F178A">
        <w:rPr>
          <w:rtl/>
        </w:rPr>
        <w:t xml:space="preserve">נעורת של פשתן.</w:t>
      </w:r>
    </w:p>
    <w:p>
      <w:pPr>
        <w:pStyle w:val="38"/>
        <w:rPr>
          <w:ins w:id="96815" w:author="מנוע מכני" w:date="2026-10-11T12:04:39Z"/>
        </w:rPr>
      </w:pPr>
      <w:r w:rsidRPr="002D0727">
        <w:t>אביי</w:t>
      </w:r>
      <w:r w:rsidRPr="006F178A">
        <w:t>:</w:t>
      </w:r>
    </w:p>
    <w:p w:rsidR="00E9703F" w:rsidRPr="009757B9" w:rsidRDefault="00E9703F" w:rsidP="00E9703F">
      <w:pPr>
        <w:rPr>
          <w:rFonts w:cs="Guttman Vilna"/>
          <w:b/>
          <w:bCs/>
          <w:rtl/>
        </w:rPr>
      </w:pPr>
      <w:del w:id="96816" w:author="מנוע מכני" w:date="2026-10-11T12:04:39Z">
        <w:r w:rsidRPr="006F178A">
          <w:rPr>
            <w:rtl/>
          </w:rPr>
          <w:delText xml:space="preserve"> </w:delText>
        </w:r>
      </w:del>
      <w:ins w:id="92681" w:author="קלוד" w:date="2026-10-11T13:11:34Z">
        <w:r>
          <w:rPr>
            <w:rtl/>
          </w:rPr>
          <w:t xml:space="preserve">דחה:</w:t>
        </w:r>
      </w:ins>
      <w:del w:id="92682" w:author="קלוד" w:date="2026-10-11T13:11:34Z">
        <w:r w:rsidRPr="006F178A">
          <w:rPr>
            <w:rtl/>
          </w:rPr>
          <w:delText xml:space="preserve">דחה</w:delText>
        </w:r>
      </w:del>
      <w:r w:rsidRPr="006F178A">
        <w:rPr>
          <w:rtl/>
        </w:rPr>
        <w:t xml:space="preserve"> </w:t>
      </w:r>
      <w:ins w:id="92679" w:author="קלוד" w:date="2026-10-11T13:11:34Z">
        <w:r>
          <w:rPr>
            <w:rStyle w:val="afffff0"/>
            <w:rtl/>
          </w:rPr>
          <w:t xml:space="preserve">'וְהָיָה</w:t>
        </w:r>
      </w:ins>
      <w:del w:id="92680" w:author="קלוד" w:date="2026-10-11T13:11:34Z">
        <w:r w:rsidRPr="00306272">
          <w:rPr>
            <w:rStyle w:val="afffff0"/>
            <w:rtl/>
          </w:rPr>
          <w:delText xml:space="preserve">ד</w:delText>
        </w:r>
        <w:r w:rsidRPr="00306272">
          <w:rPr>
            <w:rStyle w:val="afffff0"/>
            <w:rFonts w:hint="cs"/>
            <w:rtl/>
          </w:rPr>
          <w:delText xml:space="preserve">'</w:delText>
        </w:r>
        <w:r>
          <w:rPr>
            <w:rStyle w:val="afffff0"/>
            <w:rtl/>
          </w:rPr>
          <w:delText xml:space="preserve">וְהָיָה</w:delText>
        </w:r>
      </w:del>
      <w:ins w:id="90825" w:author="Claude - סמנטי" w:date="2026-10-11T12:28:21Z">
        <w:r>
          <w:rPr>
            <w:rStyle w:val="afffff0"/>
            <w:rtl/>
          </w:rPr>
          <w:t xml:space="preserve"> הֶחָסוֹן לִנְעוֹרֶת</w:t>
        </w:r>
      </w:ins>
      <w:del w:id="90826" w:author="Claude - סמנטי" w:date="2026-10-11T12:28:21Z">
        <w:r w:rsidRPr="00306272">
          <w:rPr>
            <w:rStyle w:val="afffff0"/>
            <w:rtl/>
          </w:rPr>
          <w:delText xml:space="preserve">והיה החסון לנעורת</w:delText>
        </w:r>
      </w:del>
      <w:r w:rsidRPr="00306272">
        <w:rPr>
          <w:rStyle w:val="afffff0"/>
          <w:rFonts w:hint="cs"/>
          <w:rtl/>
        </w:rPr>
        <w:t>'</w:t>
      </w:r>
      <w:ins w:id="92677" w:author="קלוד" w:date="2026-10-11T13:11:34Z">
        <w:r>
          <w:rPr>
            <w:rStyle w:val="afffff0"/>
            <w:rtl/>
          </w:rPr>
          <w:t xml:space="preserve"> </w:t>
        </w:r>
        <w:r>
          <w:rPr>
            <w:rStyle w:val="afffffe"/>
            <w:rtl/>
          </w:rPr>
          <w:t xml:space="preserve">משמע שאינו נעורת</w:t>
        </w:r>
        <w:r>
          <w:rPr>
            <w:rStyle w:val="afffff0"/>
            <w:rtl/>
          </w:rPr>
          <w:t xml:space="preserve">, </w:t>
        </w:r>
      </w:ins>
      <w:del w:id="92678" w:author="קלוד" w:date="2026-10-11T13:11:34Z">
        <w:r w:rsidRPr="00306272">
          <w:rPr>
            <w:rStyle w:val="afffff0"/>
            <w:rtl/>
          </w:rPr>
          <w:delText xml:space="preserve"> </w:delText>
        </w:r>
      </w:del>
      <w:r w:rsidRPr="006F178A">
        <w:rPr>
          <w:rtl/>
        </w:rPr>
        <w:t xml:space="preserve">אלא היינו </w:t>
      </w:r>
      <w:ins w:id="92675" w:author="קלוד" w:date="2026-10-11T13:11:34Z">
        <w:r>
          <w:rPr>
            <w:rtl/>
          </w:rPr>
          <w:t xml:space="preserve">פשתן</w:t>
        </w:r>
      </w:ins>
      <w:del w:id="92676" w:author="קלוד" w:date="2026-10-11T13:11:34Z">
        <w:r w:rsidRPr="006F178A">
          <w:rPr>
            <w:rtl/>
          </w:rPr>
          <w:delText xml:space="preserve">כיתנא</w:delText>
        </w:r>
      </w:del>
      <w:r w:rsidRPr="006F178A">
        <w:rPr>
          <w:rtl/>
        </w:rPr>
        <w:t xml:space="preserve"> </w:t>
      </w:r>
      <w:ins w:id="92673" w:author="קלוד" w:date="2026-10-11T13:11:34Z">
        <w:r>
          <w:rPr>
            <w:rtl/>
          </w:rPr>
          <w:t xml:space="preserve">שנכתש</w:t>
        </w:r>
      </w:ins>
      <w:del w:id="92674" w:author="קלוד" w:date="2026-10-11T13:11:34Z">
        <w:r w:rsidRPr="006F178A">
          <w:rPr>
            <w:rtl/>
          </w:rPr>
          <w:delText xml:space="preserve">דדייק</w:delText>
        </w:r>
      </w:del>
      <w:r w:rsidRPr="006F178A">
        <w:rPr>
          <w:rtl/>
        </w:rPr>
        <w:t xml:space="preserve"> ולא </w:t>
      </w:r>
      <w:ins w:id="92671" w:author="קלוד" w:date="2026-10-11T13:11:34Z">
        <w:r>
          <w:rPr>
            <w:rtl/>
          </w:rPr>
          <w:t xml:space="preserve">ננפץ.</w:t>
        </w:r>
      </w:ins>
      <w:del w:id="92672" w:author="קלוד" w:date="2026-10-11T13:11:34Z">
        <w:r w:rsidRPr="006F178A">
          <w:rPr>
            <w:rtl/>
          </w:rPr>
          <w:delText xml:space="preserve">נפיץ.</w:delText>
        </w:r>
      </w:del>
    </w:p>
    <w:p>
      <w:pPr>
        <w:pStyle w:val="38"/>
        <w:rPr>
          <w:ins w:id="96817" w:author="מנוע מכני" w:date="2026-10-11T12:04:39Z"/>
        </w:rPr>
      </w:pPr>
      <w:r w:rsidRPr="004640F6">
        <w:t>ולא בכלך</w:t>
      </w:r>
      <w:r w:rsidRPr="004640F6">
        <w:t xml:space="preserve"> </w:t>
      </w:r>
      <w:r w:rsidR="00844CDB">
        <w:t xml:space="preserve">- שמואל:</w:t>
      </w:r>
    </w:p>
    <w:p w:rsidR="00E9703F" w:rsidRPr="004640F6" w:rsidRDefault="00E9703F" w:rsidP="00844CDB">
      <w:pPr>
        <w:rPr>
          <w:spacing w:val="-2"/>
          <w:rtl/>
        </w:rPr>
      </w:pPr>
      <w:del w:id="96818" w:author="מנוע מכני" w:date="2026-10-11T12:04:39Z">
        <w:r w:rsidR="00844CDB">
          <w:rPr>
            <w:spacing w:val="-2"/>
            <w:rtl/>
          </w:rPr>
          <w:delText xml:space="preserve"> </w:delText>
        </w:r>
      </w:del>
      <w:r w:rsidR="00844CDB">
        <w:rPr>
          <w:spacing w:val="-2"/>
          <w:rtl/>
        </w:rPr>
        <w:t xml:space="preserve">שאלתי</w:t>
      </w:r>
      <w:r w:rsidRPr="004640F6">
        <w:rPr>
          <w:spacing w:val="-2"/>
          <w:rtl/>
        </w:rPr>
        <w:t xml:space="preserve"> לכל </w:t>
      </w:r>
      <w:r w:rsidR="00844CDB">
        <w:rPr>
          <w:rFonts w:hint="cs"/>
          <w:spacing w:val="-2"/>
          <w:rtl/>
        </w:rPr>
        <w:t>יורדי הים</w:t>
      </w:r>
      <w:r w:rsidRPr="004640F6">
        <w:rPr>
          <w:spacing w:val="-2"/>
          <w:rtl/>
        </w:rPr>
        <w:t xml:space="preserve">, </w:t>
      </w:r>
      <w:ins w:id="92685" w:author="קלוד" w:date="2026-10-11T13:11:34Z">
        <w:r>
          <w:rPr>
            <w:spacing w:val="-2"/>
            <w:rtl/>
          </w:rPr>
          <w:t xml:space="preserve">ואמרו לי:</w:t>
        </w:r>
      </w:ins>
      <w:del w:id="92686" w:author="קלוד" w:date="2026-10-11T13:11:34Z">
        <w:r w:rsidRPr="004640F6">
          <w:rPr>
            <w:spacing w:val="-2"/>
            <w:rtl/>
          </w:rPr>
          <w:delText xml:space="preserve">וא"ל</w:delText>
        </w:r>
      </w:del>
      <w:r w:rsidRPr="004640F6">
        <w:rPr>
          <w:spacing w:val="-2"/>
          <w:rtl/>
        </w:rPr>
        <w:t xml:space="preserve"> כולכא </w:t>
      </w:r>
      <w:ins w:id="92683" w:author="קלוד" w:date="2026-10-11T13:11:34Z">
        <w:r>
          <w:rPr>
            <w:spacing w:val="-2"/>
            <w:rtl/>
          </w:rPr>
          <w:t xml:space="preserve">שמו</w:t>
        </w:r>
      </w:ins>
      <w:del w:id="92684" w:author="קלוד" w:date="2026-10-11T13:11:34Z">
        <w:r w:rsidRPr="004640F6">
          <w:rPr>
            <w:spacing w:val="-2"/>
            <w:rtl/>
          </w:rPr>
          <w:delText xml:space="preserve">שמיה</w:delText>
        </w:r>
      </w:del>
      <w:r w:rsidRPr="004640F6">
        <w:rPr>
          <w:spacing w:val="-2"/>
          <w:rtl/>
        </w:rPr>
        <w:t xml:space="preserve"> [סיב הגדל על אבנים שבים]</w:t>
      </w:r>
    </w:p>
    <w:p>
      <w:pPr>
        <w:pStyle w:val="38"/>
        <w:rPr>
          <w:ins w:id="96819" w:author="מנוע מכני" w:date="2026-10-11T12:04:39Z"/>
        </w:rPr>
      </w:pPr>
      <w:r w:rsidRPr="006F178A">
        <w:t xml:space="preserve">ריב"ז:</w:t>
      </w:r>
    </w:p>
    <w:p w:rsidR="00E9703F" w:rsidRDefault="00E9703F" w:rsidP="00E9703F">
      <w:pPr>
        <w:rPr>
          <w:rFonts w:ascii="Fb Fontext" w:hAnsi="Fb Fontext"/>
          <w:sz w:val="20"/>
          <w:rtl/>
        </w:rPr>
      </w:pPr>
      <w:del w:id="96820" w:author="מנוע מכני" w:date="2026-10-11T12:04:39Z">
        <w:r w:rsidRPr="006F178A">
          <w:rPr>
            <w:rFonts w:ascii="Fb Fontext" w:hAnsi="Fb Fontext"/>
            <w:sz w:val="20"/>
            <w:rtl/>
          </w:rPr>
          <w:delText xml:space="preserve"> </w:delText>
        </w:r>
      </w:del>
      <w:r>
        <w:rPr>
          <w:rFonts w:ascii="Fb Fontext" w:hAnsi="Fb Fontext"/>
          <w:sz w:val="20"/>
          <w:rtl/>
        </w:rPr>
        <w:t xml:space="preserve">גושקרא. </w:t>
      </w:r>
      <w:r>
        <w:rPr>
          <w:rStyle w:val="afffffe"/>
          <w:rFonts w:ascii="Fb Fontext" w:hAnsi="Fb Fontext"/>
          <w:sz w:val="20"/>
          <w:rtl/>
          <w:rPrChange w:id="9006" w:author="עריכה מהאתר" w:date="2026-10-26T17:44:30Z">
            <w:rPr>
              <w:rStyle w:val="afffffe"/>
              <w:rFonts w:ascii="Fb Fontext" w:hAnsi="Fb Fontext"/>
              <w:sz w:val="20"/>
              <w:rtl/>
            </w:rPr>
          </w:rPrChange>
        </w:rPr>
        <w:t xml:space="preserve">[פסולת משי]</w:t>
      </w:r>
    </w:p>
    <w:p w:rsidR="00E9703F" w:rsidRPr="006F178A" w:rsidRDefault="00E9703F" w:rsidP="00844CDB">
      <w:pPr>
        <w:rPr>
          <w:del w:id="9501" w:author="עריכה מהאתר" w:date="2026-10-26T17:55:35Z"/>
          <w:rtl/>
        </w:rPr>
      </w:pPr>
      <w:r w:rsidRPr="006F178A">
        <w:rPr>
          <w:rStyle w:val="2fb"/>
          <w:rFonts w:ascii="Fb Fontext" w:hAnsi="Fb Fontext"/>
          <w:rtl/>
        </w:rPr>
        <w:t xml:space="preserve">רבין</w:t>
      </w:r>
      <w:r w:rsidRPr="006F178A">
        <w:rPr>
          <w:rFonts w:ascii="Fb Fontext" w:hAnsi="Fb Fontext"/>
          <w:rtl/>
        </w:rPr>
        <w:t xml:space="preserve"> </w:t>
      </w:r>
      <w:r w:rsidRPr="006F178A">
        <w:rPr>
          <w:rStyle w:val="2fb"/>
          <w:rFonts w:ascii="Fb Fontext" w:hAnsi="Fb Fontext"/>
          <w:rtl/>
        </w:rPr>
        <w:t xml:space="preserve">ואביי</w:t>
      </w:r>
      <w:r w:rsidRPr="006F178A">
        <w:rPr>
          <w:rFonts w:ascii="Fb Fontext" w:hAnsi="Fb Fontext"/>
          <w:rtl/>
        </w:rPr>
        <w:t xml:space="preserve"> ישבו </w:t>
      </w:r>
      <w:r w:rsidR="00844CDB">
        <w:rPr>
          <w:rFonts w:ascii="Fb Fontext" w:hAnsi="Fb Fontext"/>
          <w:rtl/>
        </w:rPr>
        <w:t>לפני</w:t>
      </w:r>
      <w:r w:rsidRPr="006F178A">
        <w:rPr>
          <w:rFonts w:ascii="Fb Fontext" w:hAnsi="Fb Fontext"/>
          <w:rtl/>
        </w:rPr>
        <w:t xml:space="preserve"> </w:t>
      </w:r>
      <w:ins w:id="92691" w:author="קלוד" w:date="2026-10-11T13:11:34Z">
        <w:r>
          <w:rPr>
            <w:rFonts w:ascii="Fb Fontext" w:hAnsi="Fb Fontext"/>
            <w:rtl/>
          </w:rPr>
          <w:t xml:space="preserve">רבנא</w:t>
        </w:r>
      </w:ins>
      <w:del w:id="92692" w:author="קלוד" w:date="2026-10-11T13:11:34Z">
        <w:r w:rsidRPr="006F178A">
          <w:rPr>
            <w:rFonts w:ascii="Fb Fontext" w:hAnsi="Fb Fontext"/>
            <w:rtl/>
          </w:rPr>
          <w:delText xml:space="preserve">דרבנא</w:delText>
        </w:r>
      </w:del>
      <w:r w:rsidRPr="006F178A">
        <w:rPr>
          <w:rFonts w:ascii="Fb Fontext" w:hAnsi="Fb Fontext"/>
          <w:rtl/>
        </w:rPr>
        <w:t xml:space="preserve"> נחמיה </w:t>
      </w:r>
      <w:ins w:id="92689" w:author="קלוד" w:date="2026-10-11T13:11:34Z">
        <w:r>
          <w:rPr>
            <w:rFonts w:ascii="Fb Fontext" w:hAnsi="Fb Fontext"/>
            <w:rtl/>
          </w:rPr>
          <w:t xml:space="preserve">אחי</w:t>
        </w:r>
      </w:ins>
      <w:del w:id="92690" w:author="קלוד" w:date="2026-10-11T13:11:34Z">
        <w:r w:rsidRPr="006F178A">
          <w:rPr>
            <w:rFonts w:ascii="Fb Fontext" w:hAnsi="Fb Fontext"/>
            <w:rtl/>
          </w:rPr>
          <w:delText xml:space="preserve">אחוה</w:delText>
        </w:r>
      </w:del>
      <w:r w:rsidRPr="006F178A">
        <w:rPr>
          <w:rFonts w:ascii="Fb Fontext" w:hAnsi="Fb Fontext"/>
          <w:rtl/>
        </w:rPr>
        <w:t xml:space="preserve"> </w:t>
      </w:r>
      <w:ins w:id="92687" w:author="קלוד" w:date="2026-10-11T13:11:34Z">
        <w:r>
          <w:rPr>
            <w:rFonts w:ascii="Fb Fontext" w:hAnsi="Fb Fontext"/>
            <w:rtl/>
          </w:rPr>
          <w:t xml:space="preserve">ריש</w:t>
        </w:r>
      </w:ins>
      <w:del w:id="92688" w:author="קלוד" w:date="2026-10-11T13:11:34Z">
        <w:r w:rsidRPr="006F178A">
          <w:rPr>
            <w:rFonts w:ascii="Fb Fontext" w:hAnsi="Fb Fontext"/>
            <w:rtl/>
          </w:rPr>
          <w:delText xml:space="preserve">דריש</w:delText>
        </w:r>
      </w:del>
      <w:r w:rsidRPr="006F178A">
        <w:rPr>
          <w:rFonts w:ascii="Fb Fontext" w:hAnsi="Fb Fontext"/>
          <w:rtl/>
        </w:rPr>
        <w:t xml:space="preserve"> </w:t>
      </w:r>
      <w:ins w:id="95907" w:author="מנוע מכני" w:date="2026-10-11T12:04:39Z">
        <w:r>
          <w:rPr>
            <w:rFonts w:ascii="Fb Fontext" w:hAnsi="Fb Fontext"/>
            <w:rtl/>
          </w:rPr>
          <w:t xml:space="preserve">גלות</w:t>
        </w:r>
      </w:ins>
      <w:del w:id="95908" w:author="מנוע מכני" w:date="2026-10-11T12:04:39Z">
        <w:r w:rsidRPr="006F178A">
          <w:rPr>
            <w:rFonts w:ascii="Fb Fontext" w:hAnsi="Fb Fontext"/>
            <w:rtl/>
          </w:rPr>
          <w:delText xml:space="preserve">גלותא</w:delText>
        </w:r>
      </w:del>
      <w:r w:rsidRPr="006F178A">
        <w:rPr>
          <w:rFonts w:ascii="Fb Fontext" w:hAnsi="Fb Fontext"/>
          <w:rtl/>
        </w:rPr>
        <w:t xml:space="preserve">, </w:t>
      </w:r>
      <w:r w:rsidR="00844CDB">
        <w:rPr>
          <w:rFonts w:ascii="Fb Fontext" w:hAnsi="Fb Fontext" w:hint="cs"/>
          <w:rtl/>
        </w:rPr>
        <w:t>ראה שלבש</w:t>
      </w:r>
      <w:r w:rsidRPr="006F178A">
        <w:rPr>
          <w:rFonts w:ascii="Fb Fontext" w:hAnsi="Fb Fontext"/>
          <w:rtl/>
        </w:rPr>
        <w:t xml:space="preserve"> מטכסא.</w:t>
      </w:r>
    </w:p>
    <w:p>
      <w:pPr>
        <w:pStyle w:val="a3"/>
        <w:rPr>
          <w:del w:id="9501" w:author="עריכה מהאתר" w:date="2026-10-26T17:55:39Z"/>
        </w:rPr>
        <w:pPrChange w:id="9801" w:author="עריכה מהאתר" w:date="2026-10-26T17:55:31Z">
          <w:pPr>
            <w:pStyle w:val="38"/>
            <w:rPr>
              <w:ins w:id="96821" w:author="מנוע מכני" w:date="2026-10-11T12:04:39Z"/>
            </w:rPr>
          </w:pPr>
        </w:pPrChange>
      </w:pPr>
      <w:del w:id="99437" w:author="מנוע מכני" w:date="2026-10-11T12:04:39Z">
        <w:r w:rsidRPr="006F178A">
          <w:delText xml:space="preserve">א"ל </w:delText>
        </w:r>
      </w:del>
      <w:r w:rsidRPr="006F178A">
        <w:t xml:space="preserve">רבין לאביי:</w:t>
      </w:r>
    </w:p>
    <w:p w:rsidR="00E9703F" w:rsidRPr="006F178A" w:rsidRDefault="00E9703F" w:rsidP="00E9703F">
      <w:pPr>
        <w:rPr>
          <w:rtl/>
        </w:rPr>
      </w:pPr>
      <w:del w:id="96822" w:author="מנוע מכני" w:date="2026-10-11T12:04:39Z">
        <w:r w:rsidRPr="006F178A">
          <w:rPr>
            <w:rtl/>
          </w:rPr>
          <w:delText xml:space="preserve"> </w:delText>
        </w:r>
      </w:del>
      <w:ins w:id="92699" w:author="קלוד" w:date="2026-10-11T13:11:34Z">
        <w:r>
          <w:rPr>
            <w:rtl/>
          </w:rPr>
          <w:t xml:space="preserve">זהו</w:t>
        </w:r>
      </w:ins>
      <w:del w:id="92700" w:author="קלוד" w:date="2026-10-11T13:11:34Z">
        <w:r w:rsidRPr="006F178A">
          <w:rPr>
            <w:rtl/>
          </w:rPr>
          <w:delText xml:space="preserve">היינו</w:delText>
        </w:r>
      </w:del>
      <w:r w:rsidRPr="006F178A">
        <w:rPr>
          <w:rtl/>
        </w:rPr>
        <w:t xml:space="preserve"> כלך </w:t>
      </w:r>
      <w:ins w:id="92697" w:author="קלוד" w:date="2026-10-11T13:11:34Z">
        <w:r>
          <w:rPr>
            <w:rtl/>
          </w:rPr>
          <w:t xml:space="preserve">ששנינו.</w:t>
        </w:r>
      </w:ins>
      <w:del w:id="92698" w:author="קלוד" w:date="2026-10-11T13:11:34Z">
        <w:r w:rsidRPr="006F178A">
          <w:rPr>
            <w:rtl/>
          </w:rPr>
          <w:delText xml:space="preserve">דתנן</w:delText>
        </w:r>
        <w:r w:rsidRPr="006F178A">
          <w:rPr>
            <w:rtl/>
          </w:rPr>
          <w:delText xml:space="preserve">.</w:delText>
        </w:r>
      </w:del>
      <w:r w:rsidRPr="006F178A">
        <w:rPr>
          <w:rtl/>
        </w:rPr>
        <w:t xml:space="preserve"> </w:t>
      </w:r>
      <w:ins w:id="92695" w:author="קלוד" w:date="2026-10-11T13:11:34Z">
        <w:r>
          <w:rPr>
            <w:rtl/>
          </w:rPr>
          <w:t xml:space="preserve">וא"ל</w:t>
        </w:r>
      </w:ins>
      <w:del w:id="92696" w:author="קלוד" w:date="2026-10-11T13:11:34Z">
        <w:r w:rsidRPr="006F178A">
          <w:rPr>
            <w:rtl/>
          </w:rPr>
          <w:delText xml:space="preserve">וא"ל</w:delText>
        </w:r>
        <w:r w:rsidRPr="006F178A">
          <w:rPr>
            <w:rtl/>
          </w:rPr>
          <w:delText xml:space="preserve">:</w:delText>
        </w:r>
      </w:del>
      <w:r w:rsidRPr="006F178A">
        <w:rPr>
          <w:rtl/>
        </w:rPr>
        <w:t xml:space="preserve"> </w:t>
      </w:r>
      <w:ins w:id="92693" w:author="קלוד" w:date="2026-10-11T13:11:34Z">
        <w:r>
          <w:rPr>
            <w:rStyle w:val="afffffe"/>
            <w:rtl/>
          </w:rPr>
          <w:t xml:space="preserve">אביי</w:t>
        </w:r>
        <w:r>
          <w:rPr>
            <w:rtl/>
          </w:rPr>
          <w:t xml:space="preserve">: אנו</w:t>
        </w:r>
      </w:ins>
      <w:del w:id="92694" w:author="קלוד" w:date="2026-10-11T13:11:34Z">
        <w:r w:rsidRPr="006F178A">
          <w:rPr>
            <w:rtl/>
          </w:rPr>
          <w:delText xml:space="preserve">אנן</w:delText>
        </w:r>
      </w:del>
      <w:r w:rsidRPr="006F178A">
        <w:rPr>
          <w:rtl/>
        </w:rPr>
        <w:t xml:space="preserve"> שירא פרנדא </w:t>
      </w:r>
      <w:ins w:id="90061" w:author="Claude - סמנטי" w:date="2026-10-11T12:28:21Z">
        <w:r>
          <w:rPr>
            <w:rtl/>
          </w:rPr>
          <w:t xml:space="preserve">קוראים</w:t>
        </w:r>
      </w:ins>
      <w:del w:id="90062" w:author="Claude - סמנטי" w:date="2026-10-11T12:28:21Z">
        <w:r w:rsidRPr="006F178A">
          <w:rPr>
            <w:rtl/>
          </w:rPr>
          <w:delText xml:space="preserve">קרינן</w:delText>
        </w:r>
      </w:del>
      <w:r w:rsidRPr="006F178A">
        <w:rPr>
          <w:rtl/>
        </w:rPr>
        <w:t xml:space="preserve"> </w:t>
      </w:r>
      <w:ins w:id="92345" w:author="מנוע מכני" w:date="2026-10-11T12:04:39Z">
        <w:r>
          <w:rPr>
            <w:rtl/>
          </w:rPr>
          <w:t xml:space="preserve">לו</w:t>
        </w:r>
      </w:ins>
      <w:del w:id="92346" w:author="מנוע מכני" w:date="2026-10-11T12:04:39Z">
        <w:r w:rsidRPr="006F178A">
          <w:rPr>
            <w:rtl/>
          </w:rPr>
          <w:delText xml:space="preserve">ליה</w:delText>
        </w:r>
      </w:del>
      <w:r w:rsidRPr="006F178A">
        <w:rPr>
          <w:rtl/>
        </w:rPr>
        <w:t xml:space="preserve">.</w:t>
      </w:r>
    </w:p>
    <w:p>
      <w:pPr>
        <w:pStyle w:val="38"/>
        <w:rPr>
          <w:ins w:id="96823" w:author="מנוע מכני" w:date="2026-10-11T12:04:39Z"/>
        </w:rPr>
      </w:pPr>
      <w:r w:rsidRPr="006F178A">
        <w:t xml:space="preserve">מיתיבי:</w:t>
      </w:r>
    </w:p>
    <w:p w:rsidR="00E9703F" w:rsidRPr="006F178A" w:rsidRDefault="00E9703F" w:rsidP="00E9703F">
      <w:pPr>
        <w:rPr>
          <w:rtl/>
        </w:rPr>
      </w:pPr>
      <w:del w:id="96824" w:author="מנוע מכני" w:date="2026-10-11T12:04:39Z">
        <w:r w:rsidRPr="006F178A">
          <w:rPr>
            <w:rtl/>
          </w:rPr>
          <w:delText xml:space="preserve"> </w:delText>
        </w:r>
      </w:del>
      <w:r>
        <w:rPr>
          <w:rtl/>
        </w:rPr>
        <w:t xml:space="preserve">השיראים והכלך והסיריקין חייבין בציצי</w:t>
      </w:r>
      <w:del w:id="9001" w:author="עריכה מהאתר" w:date="2026-10-26T17:56:07Z">
        <w:r>
          <w:rPr>
            <w:rtl/>
          </w:rPr>
          <w:delText xml:space="preserve">ת.</w:delText>
        </w:r>
      </w:del>
      <w:ins w:id="9002" w:author="עריכה מהאתר" w:date="2026-10-26T17:56:07Z">
        <w:r>
          <w:rPr>
            <w:rtl/>
          </w:rPr>
          <w:t xml:space="preserve">ת</w:t>
        </w:r>
      </w:ins>
      <w:r>
        <w:rPr>
          <w:rtl/>
        </w:rPr>
        <w:t xml:space="preserve"> </w:t>
      </w:r>
      <w:ins w:id="92705" w:author="קלוד" w:date="2026-10-11T13:11:34Z">
        <w:r>
          <w:rPr>
            <w:rtl/>
          </w:rPr>
          <w:t xml:space="preserve">-</w:t>
        </w:r>
      </w:ins>
      <w:del w:id="92706" w:author="קלוד" w:date="2026-10-11T13:11:34Z">
        <w:r w:rsidRPr="006F178A">
          <w:rPr>
            <w:rtl/>
          </w:rPr>
          <w:delText xml:space="preserve">-(תיובתא</w:delText>
        </w:r>
      </w:del>
      <w:r w:rsidRPr="006F178A">
        <w:rPr>
          <w:rtl/>
        </w:rPr>
        <w:t xml:space="preserve"> </w:t>
      </w:r>
      <w:ins w:id="92703" w:author="קלוד" w:date="2026-10-11T13:11:34Z">
        <w:r>
          <w:rPr>
            <w:rtl/>
            <w:rPrChange w:id="9001" w:author="עריכה מהאתר" w:date="2026-10-26T17:56:11Z">
              <w:rPr>
                <w:rStyle w:val="2fb"/>
                <w:rtl/>
              </w:rPr>
            </w:rPrChange>
          </w:rPr>
          <w:t xml:space="preserve">תיובתא</w:t>
        </w:r>
      </w:ins>
      <w:del w:id="92704" w:author="קלוד" w:date="2026-10-11T13:11:34Z">
        <w:r w:rsidRPr="006F178A">
          <w:rPr>
            <w:rStyle w:val="2fb"/>
            <w:rtl/>
          </w:rPr>
          <w:delText xml:space="preserve">דרבין</w:delText>
        </w:r>
        <w:r w:rsidRPr="006F178A">
          <w:rPr>
            <w:rtl/>
          </w:rPr>
          <w:delText xml:space="preserve">)</w:delText>
        </w:r>
      </w:del>
      <w:r w:rsidRPr="006F178A">
        <w:rPr>
          <w:rtl/>
        </w:rPr>
        <w:t xml:space="preserve"> </w:t>
      </w:r>
      <w:ins w:id="92701" w:author="קלוד" w:date="2026-10-11T13:11:34Z">
        <w:r>
          <w:rPr>
            <w:rtl/>
          </w:rPr>
          <w:t xml:space="preserve">דרבין.</w:t>
        </w:r>
      </w:ins>
      <w:del w:id="92702" w:author="קלוד" w:date="2026-10-11T13:11:34Z">
        <w:r w:rsidRPr="006F178A">
          <w:rPr>
            <w:rtl/>
          </w:rPr>
          <w:delText xml:space="preserve">תיובתא.</w:delText>
        </w:r>
      </w:del>
    </w:p>
    <w:p>
      <w:pPr>
        <w:pStyle w:val="38"/>
        <w:rPr>
          <w:ins w:id="96825" w:author="מנוע מכני" w:date="2026-10-11T12:04:39Z"/>
        </w:rPr>
      </w:pPr>
      <w:r w:rsidRPr="006F178A">
        <w:t>ו</w:t>
      </w:r>
      <w:r w:rsidRPr="00910D80">
        <w:t>אב"א</w:t>
      </w:r>
      <w:r w:rsidRPr="006F178A">
        <w:t xml:space="preserve">:</w:t>
      </w:r>
    </w:p>
    <w:p w:rsidR="00E9703F" w:rsidRPr="006F178A" w:rsidRDefault="00E9703F" w:rsidP="00E9703F">
      <w:pPr>
        <w:rPr>
          <w:rtl/>
        </w:rPr>
      </w:pPr>
      <w:del w:id="96826" w:author="מנוע מכני" w:date="2026-10-11T12:04:39Z">
        <w:r w:rsidRPr="006F178A">
          <w:rPr>
            <w:rtl/>
          </w:rPr>
          <w:delText xml:space="preserve"> </w:delText>
        </w:r>
      </w:del>
      <w:r w:rsidRPr="006F178A">
        <w:rPr>
          <w:rtl/>
        </w:rPr>
        <w:t xml:space="preserve">שירא לחוד ושירא פרנדא לחוד.</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r w:rsidRPr="006F178A">
        <w:rPr>
          <w:rStyle w:val="afffe"/>
          <w:rFonts w:ascii="Fb Fontext" w:hAnsi="Fb Fontext"/>
          <w:rtl/>
        </w:rPr>
        <w:t>ולא בפתילת האידן</w:t>
      </w:r>
      <w:r>
        <w:rPr>
          <w:rFonts w:ascii="Fb Fontext" w:hAnsi="Fb Fontext"/>
          <w:rtl/>
        </w:rPr>
        <w:t xml:space="preserve"> - אחוינא. </w:t>
      </w:r>
      <w:r>
        <w:rPr>
          <w:rStyle w:val="afffffe"/>
          <w:rFonts w:ascii="Fb Fontext" w:hAnsi="Fb Fontext"/>
          <w:rtl/>
          <w:rPrChange w:id="9007" w:author="עריכה מהאתר" w:date="2026-10-26T17:44:30Z">
            <w:rPr>
              <w:rStyle w:val="afffffe"/>
              <w:rFonts w:ascii="Fb Fontext" w:hAnsi="Fb Fontext"/>
              <w:rtl/>
            </w:rPr>
          </w:rPrChange>
        </w:rPr>
        <w:t xml:space="preserve">[סיבים בין הקל</w:t>
      </w:r>
      <w:r>
        <w:rPr>
          <w:rStyle w:val="afffffe"/>
          <w:rFonts w:ascii="Fb Fontext" w:hAnsi="Fb Fontext" w:hint="cs"/>
          <w:rtl/>
          <w:rPrChange w:id="9008" w:author="עריכה מהאתר" w:date="2026-10-26T17:44:30Z">
            <w:rPr>
              <w:rStyle w:val="afffffe"/>
              <w:rFonts w:ascii="Fb Fontext" w:hAnsi="Fb Fontext" w:hint="cs"/>
              <w:rtl/>
            </w:rPr>
          </w:rPrChange>
        </w:rPr>
        <w:t xml:space="preserve">י</w:t>
      </w:r>
      <w:r>
        <w:rPr>
          <w:rStyle w:val="afffffe"/>
          <w:rFonts w:ascii="Fb Fontext" w:hAnsi="Fb Fontext"/>
          <w:rtl/>
          <w:rPrChange w:id="9009" w:author="עריכה מהאתר" w:date="2026-10-26T17:44:30Z">
            <w:rPr>
              <w:rStyle w:val="afffffe"/>
              <w:rFonts w:ascii="Fb Fontext" w:hAnsi="Fb Fontext"/>
              <w:rtl/>
            </w:rPr>
          </w:rPrChange>
        </w:rPr>
        <w:t xml:space="preserve">פה לעץ הערבה]</w:t>
      </w:r>
    </w:p>
    <w:p w:rsidR="00E9703F" w:rsidRPr="006F178A" w:rsidRDefault="00E9703F" w:rsidP="00E9703F">
      <w:pPr>
        <w:rPr>
          <w:rtl/>
        </w:rPr>
      </w:pPr>
      <w:r w:rsidRPr="006F178A">
        <w:rPr>
          <w:rtl/>
        </w:rPr>
        <w:tab/>
      </w:r>
      <w:del w:id="90091" w:author="מנוע מכני" w:date="2026-10-11T12:04:39Z">
        <w:r w:rsidRPr="006F178A">
          <w:rPr>
            <w:rtl/>
          </w:rPr>
          <w:tab/>
          <w:delText xml:space="preserve"> </w:delText>
        </w:r>
      </w:del>
      <w:r w:rsidRPr="006F178A">
        <w:rPr>
          <w:rtl/>
        </w:rPr>
        <w:tab/>
        <w:t xml:space="preserve">וכן הראה </w:t>
      </w:r>
      <w:r w:rsidRPr="006F178A">
        <w:rPr>
          <w:rStyle w:val="2fb"/>
          <w:rtl/>
        </w:rPr>
        <w:tab/>
        <w:t xml:space="preserve">רבין</w:t>
      </w:r>
      <w:r w:rsidRPr="006F178A">
        <w:rPr>
          <w:rtl/>
        </w:rPr>
        <w:tab/>
        <w:t xml:space="preserve"> </w:t>
      </w:r>
      <w:r w:rsidRPr="006F178A">
        <w:rPr>
          <w:rStyle w:val="2fb"/>
          <w:rtl/>
        </w:rPr>
        <w:tab/>
        <w:t xml:space="preserve">לאביי</w:t>
      </w:r>
      <w:r w:rsidRPr="006F178A">
        <w:rPr>
          <w:rtl/>
        </w:rPr>
        <w:tab/>
        <w:t xml:space="preserve"> בבקעת טמרוריתא.</w:t>
      </w:r>
    </w:p>
    <w:p w:rsidR="00E9703F" w:rsidRDefault="00E9703F" w:rsidP="00E9703F">
      <w:pPr>
        <w:rPr>
          <w:rtl/>
        </w:rPr>
      </w:pPr>
      <w:r w:rsidRPr="006F178A">
        <w:rPr>
          <w:rStyle w:val="afffe"/>
          <w:rFonts w:ascii="Fb Fontext" w:hAnsi="Fb Fontext"/>
          <w:rtl/>
        </w:rPr>
        <w:t>ולא בפתילת המדבר</w:t>
      </w:r>
      <w:r w:rsidRPr="006F178A">
        <w:rPr>
          <w:rtl/>
        </w:rPr>
        <w:t xml:space="preserve"> - שברא.</w:t>
      </w:r>
      <w:r>
        <w:rPr>
          <w:rFonts w:hint="cs"/>
          <w:rtl/>
        </w:rPr>
        <w:t xml:space="preserve"> </w:t>
      </w:r>
      <w:r>
        <w:rPr>
          <w:rStyle w:val="afffffe"/>
          <w:rFonts w:hint="cs"/>
          <w:rtl/>
          <w:rPrChange w:id="9010" w:author="עריכה מהאתר" w:date="2026-10-26T17:44:30Z">
            <w:rPr>
              <w:rStyle w:val="afffffe"/>
              <w:rFonts w:hint="cs"/>
              <w:rtl/>
            </w:rPr>
          </w:rPrChange>
        </w:rPr>
        <w:t xml:space="preserve">[</w:t>
      </w:r>
      <w:r>
        <w:rPr>
          <w:rStyle w:val="afffffe"/>
          <w:rtl/>
          <w:rPrChange w:id="9011" w:author="עריכה מהאתר" w:date="2026-10-26T17:44:30Z">
            <w:rPr>
              <w:rStyle w:val="afffffe"/>
              <w:rtl/>
            </w:rPr>
          </w:rPrChange>
        </w:rPr>
        <w:t xml:space="preserve">מין עשב ארוך</w:t>
      </w:r>
      <w:r>
        <w:rPr>
          <w:rtl/>
        </w:rPr>
        <w:t xml:space="preserve">]</w:t>
      </w:r>
    </w:p>
    <w:p w:rsidR="00E9703F" w:rsidRDefault="00E9703F" w:rsidP="00E9703F">
      <w:pPr>
        <w:rPr>
          <w:rtl/>
        </w:rPr>
      </w:pPr>
      <w:r w:rsidRPr="006F178A">
        <w:rPr>
          <w:rStyle w:val="afffe"/>
          <w:rFonts w:ascii="Fb Fontext" w:hAnsi="Fb Fontext"/>
          <w:rtl/>
        </w:rPr>
        <w:t xml:space="preserve">ולא בירוקה שעל </w:t>
      </w:r>
      <w:r w:rsidRPr="006F178A">
        <w:rPr>
          <w:rStyle w:val="afffe"/>
          <w:rFonts w:ascii="Fb Fontext" w:hAnsi="Fb Fontext" w:hint="cs"/>
          <w:rtl/>
        </w:rPr>
        <w:t>פני המים</w:t>
      </w:r>
      <w:r w:rsidRPr="006F178A">
        <w:rPr>
          <w:rtl/>
        </w:rPr>
        <w:t xml:space="preserve"> </w:t>
      </w:r>
      <w:r w:rsidRPr="006F178A">
        <w:rPr>
          <w:rFonts w:hint="cs"/>
          <w:rtl/>
        </w:rPr>
        <w:t xml:space="preserve">- </w:t>
      </w:r>
      <w:r w:rsidRPr="006F178A">
        <w:rPr>
          <w:rStyle w:val="2fb"/>
          <w:rtl/>
        </w:rPr>
        <w:t xml:space="preserve">ר"פ</w:t>
      </w:r>
      <w:r>
        <w:rPr>
          <w:rtl/>
        </w:rPr>
        <w:t xml:space="preserve"> אוכמתא דארבא. </w:t>
      </w:r>
      <w:r>
        <w:rPr>
          <w:rStyle w:val="afffffe"/>
          <w:rtl/>
          <w:rPrChange w:id="9012" w:author="עריכה מהאתר" w:date="2026-10-26T17:44:30Z">
            <w:rPr>
              <w:rStyle w:val="afffffe"/>
              <w:rtl/>
            </w:rPr>
          </w:rPrChange>
        </w:rPr>
        <w:t xml:space="preserve">[ירוקת שתחת הספינה]</w:t>
      </w:r>
    </w:p>
    <w:p>
      <w:pPr>
        <w:pStyle w:val="38"/>
        <w:rPr>
          <w:ins w:id="96827" w:author="מנוע מכני" w:date="2026-10-11T12:04:39Z"/>
        </w:rPr>
      </w:pPr>
      <w:r w:rsidRPr="006F178A">
        <w:t xml:space="preserve">תנא:</w:t>
      </w:r>
    </w:p>
    <w:p w:rsidR="00E9703F" w:rsidRPr="006F178A" w:rsidRDefault="00E9703F" w:rsidP="00E9703F">
      <w:pPr>
        <w:rPr>
          <w:rtl/>
        </w:rPr>
      </w:pPr>
      <w:del w:id="96828" w:author="מנוע מכני" w:date="2026-10-11T12:04:39Z">
        <w:r w:rsidRPr="006F178A">
          <w:rPr>
            <w:rtl/>
          </w:rPr>
          <w:delText xml:space="preserve"> </w:delText>
        </w:r>
      </w:del>
      <w:r w:rsidRPr="006F178A">
        <w:rPr>
          <w:rtl/>
        </w:rPr>
        <w:t xml:space="preserve">הוסיפו עליהן של צמר ושל שער.</w:t>
      </w:r>
    </w:p>
    <w:p w:rsidR="00E9703F" w:rsidRPr="006F178A" w:rsidRDefault="00E9703F" w:rsidP="00E9703F">
      <w:pPr>
        <w:rPr>
          <w:ins w:id="9704" w:author="עריכה מהאתר" w:date="2026-10-26T16:04:52Z"/>
          <w:rtl/>
        </w:rPr>
      </w:pPr>
      <w:r w:rsidRPr="006F178A">
        <w:rPr>
          <w:rtl/>
        </w:rPr>
        <w:t xml:space="preserve">- ותנא </w:t>
      </w:r>
      <w:ins w:id="92715" w:author="קלוד" w:date="2026-10-11T13:11:34Z">
        <w:r>
          <w:rPr>
            <w:rtl/>
          </w:rPr>
          <w:t xml:space="preserve">שלנו</w:t>
        </w:r>
      </w:ins>
      <w:del w:id="92716" w:author="קלוד" w:date="2026-10-11T13:11:34Z">
        <w:r w:rsidRPr="006F178A">
          <w:rPr>
            <w:rtl/>
          </w:rPr>
          <w:delText xml:space="preserve">דידן</w:delText>
        </w:r>
      </w:del>
      <w:r w:rsidRPr="006F178A">
        <w:rPr>
          <w:rtl/>
        </w:rPr>
        <w:t xml:space="preserve"> </w:t>
      </w:r>
      <w:r w:rsidRPr="006F178A">
        <w:rPr>
          <w:rtl/>
        </w:rPr>
        <w:t xml:space="preserve">לא</w:t>
      </w:r>
      <w:r w:rsidRPr="006F178A">
        <w:rPr>
          <w:rtl/>
        </w:rPr>
        <w:t xml:space="preserve"> </w:t>
      </w:r>
      <w:ins w:id="92713" w:author="קלוד" w:date="2026-10-11T13:11:34Z">
        <w:r>
          <w:rPr>
            <w:rtl/>
          </w:rPr>
          <w:t xml:space="preserve">הזכירם,</w:t>
        </w:r>
      </w:ins>
      <w:del w:id="92714" w:author="קלוד" w:date="2026-10-11T13:11:34Z">
        <w:r w:rsidRPr="006F178A">
          <w:rPr>
            <w:rtl/>
          </w:rPr>
          <w:delText xml:space="preserve">הזכיר לזה</w:delText>
        </w:r>
      </w:del>
      <w:r w:rsidRPr="006F178A">
        <w:rPr>
          <w:rtl/>
        </w:rPr>
        <w:t xml:space="preserve"> כיוון </w:t>
      </w:r>
      <w:ins w:id="92711" w:author="קלוד" w:date="2026-10-11T13:11:34Z">
        <w:r>
          <w:rPr>
            <w:rtl/>
          </w:rPr>
          <w:t xml:space="preserve">שצמר</w:t>
        </w:r>
      </w:ins>
      <w:del w:id="92712" w:author="קלוד" w:date="2026-10-11T13:11:34Z">
        <w:r w:rsidRPr="006F178A">
          <w:rPr>
            <w:rtl/>
          </w:rPr>
          <w:delText xml:space="preserve">דצמר</w:delText>
        </w:r>
      </w:del>
      <w:r w:rsidRPr="006F178A">
        <w:rPr>
          <w:rtl/>
        </w:rPr>
        <w:t xml:space="preserve"> - </w:t>
      </w:r>
      <w:ins w:id="92709" w:author="קלוד" w:date="2026-10-11T13:11:34Z">
        <w:r>
          <w:rPr>
            <w:rtl/>
          </w:rPr>
          <w:t xml:space="preserve">מתכווץ,</w:t>
        </w:r>
      </w:ins>
      <w:del w:id="92710" w:author="קלוד" w:date="2026-10-11T13:11:34Z">
        <w:r w:rsidRPr="006F178A">
          <w:rPr>
            <w:rtl/>
          </w:rPr>
          <w:delText xml:space="preserve">מכווץ כוויץ,</w:delText>
        </w:r>
      </w:del>
      <w:r w:rsidRPr="006F178A">
        <w:rPr>
          <w:rtl/>
        </w:rPr>
        <w:t xml:space="preserve"> ושיער -</w:t>
      </w:r>
      <w:ins w:id="92707" w:author="קלוד" w:date="2026-10-11T13:11:34Z">
        <w:r>
          <w:rPr>
            <w:rtl/>
          </w:rPr>
          <w:t xml:space="preserve"> </w:t>
        </w:r>
      </w:ins>
      <w:del w:id="92708" w:author="קלוד" w:date="2026-10-11T13:11:34Z">
        <w:r w:rsidRPr="006F178A">
          <w:rPr>
            <w:rtl/>
          </w:rPr>
          <w:delText xml:space="preserve"> איחרוכי </w:delText>
        </w:r>
      </w:del>
      <w:ins w:id="90063" w:author="Claude - סמנטי" w:date="2026-10-11T12:28:21Z">
        <w:r>
          <w:rPr>
            <w:rtl/>
          </w:rPr>
          <w:t xml:space="preserve">נחרך</w:t>
        </w:r>
      </w:ins>
      <w:del w:id="90064" w:author="Claude - סמנטי" w:date="2026-10-11T12:28:21Z">
        <w:r w:rsidRPr="006F178A">
          <w:rPr>
            <w:rtl/>
          </w:rPr>
          <w:delText xml:space="preserve">מיחרך</w:delText>
        </w:r>
      </w:del>
      <w:r w:rsidRPr="006F178A">
        <w:rPr>
          <w:rtl/>
        </w:rPr>
        <w:t xml:space="preserve">.</w:t>
      </w:r>
    </w:p>
    <w:p>
      <w:pPr>
        <w:pStyle w:val="afffff8"/>
        <w:rPr>
          <w:rtl/>
        </w:rPr>
      </w:pPr>
      <w:ins w:id="9703" w:author="עריכה מהאתר" w:date="2026-10-26T16:04:52Z">
        <w:r>
          <w:t xml:space="preserve">ולא בזפת</w:t>
        </w:r>
      </w:ins>
    </w:p>
    <w:p w:rsidR="00E9703F" w:rsidRDefault="00E9703F" w:rsidP="00E9703F">
      <w:pPr>
        <w:pStyle w:val="affffd"/>
        <w:spacing w:after="0"/>
        <w:rPr>
          <w:del w:id="9702" w:author="עריכה מהאתר" w:date="2026-10-26T16:04:52Z"/>
          <w:rFonts w:ascii="MS Mincho" w:hAnsi="MS Mincho"/>
          <w:bCs w:val="0"/>
          <w:rtl/>
        </w:rPr>
      </w:pPr>
      <w:del w:id="9701" w:author="עריכה מהאתר" w:date="2026-10-26T16:04:52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כא.</w:t>
      </w:r>
    </w:p>
    <w:p w:rsidR="00E9703F" w:rsidRPr="006F178A" w:rsidRDefault="00E9703F" w:rsidP="00E9703F">
      <w:pPr>
        <w:rPr>
          <w:rtl/>
        </w:rPr>
      </w:pPr>
      <w:del w:id="9001" w:author="עריכה מהאתר" w:date="2026-10-26T17:56:22Z">
        <w:r>
          <w:rPr>
            <w:rStyle w:val="afffe"/>
            <w:rFonts w:ascii="Fb Fontext" w:hAnsi="Fb Fontext"/>
            <w:rtl/>
          </w:rPr>
          <w:delText xml:space="preserve">ולא בזפת</w:delText>
        </w:r>
      </w:del>
      <w:ins w:id="9002" w:author="עריכה מהאתר" w:date="2026-10-26T17:56:22Z">
        <w:r>
          <w:rPr>
            <w:rStyle w:val="afffe"/>
            <w:rFonts w:ascii="Fb Fontext" w:hAnsi="Fb Fontext"/>
            <w:rtl/>
          </w:rPr>
          <w:t xml:space="preserve">זיפתא, שעוה - קירותא, וראויה לפתילות, ומכאן ואילך שמנים</w:t>
        </w:r>
      </w:ins>
      <w:del w:id="9003" w:author="עריכה מהאתר" w:date="2026-10-26T17:56:22Z">
        <w:r>
          <w:rPr>
            <w:rFonts w:ascii="Fb Fontext" w:hAnsi="Fb Fontext"/>
            <w:rtl/>
          </w:rPr>
          <w:delText xml:space="preserve">- זיפתא שעוה - קירותא. ומכאן ואילך פסול שמנים </w:delText>
        </w:r>
      </w:del>
      <w:del w:id="9004" w:author="עריכה מהאתר" w:date="2026-10-26T17:56:22Z">
        <w:r>
          <w:rPr>
            <w:rFonts w:ascii="Fb Fontext" w:hAnsi="Fb Fontext"/>
            <w:rtl/>
          </w:rPr>
          <w:delText xml:space="preserve">וקמ"ל</w:delText>
        </w:r>
      </w:del>
      <w:del w:id="9005" w:author="עריכה מהאתר" w:date="2026-10-26T17:56:22Z">
        <w:r>
          <w:rPr>
            <w:rFonts w:ascii="Fb Fontext" w:hAnsi="Fb Fontext"/>
            <w:rtl/>
          </w:rPr>
          <w:delText xml:space="preserve"> שעוה דראויה לפתילות</w:delText>
        </w:r>
      </w:del>
      <w:r>
        <w:rPr>
          <w:rFonts w:ascii="Fb Fontext" w:hAnsi="Fb Fontext"/>
          <w:rtl/>
        </w:rPr>
        <w:t xml:space="preserve">.</w:t>
      </w:r>
    </w:p>
    <w:p w:rsidR="00E9703F" w:rsidRPr="009757B9" w:rsidRDefault="00E9703F" w:rsidP="00E9703F">
      <w:pPr>
        <w:rPr>
          <w:del w:id="9501" w:author="עריכה מהאתר" w:date="2026-10-26T17:56:18Z"/>
          <w:rFonts w:cs="Guttman Vilna"/>
          <w:b/>
          <w:bCs/>
          <w:rtl/>
        </w:rPr>
      </w:pPr>
      <w:r w:rsidRPr="006F178A">
        <w:rPr>
          <w:rtl/>
        </w:rPr>
        <w:t xml:space="preserve">רמי בר אבין: </w:t>
      </w:r>
      <w:ins w:id="92725" w:author="קלוד" w:date="2026-10-11T13:11:34Z">
        <w:r>
          <w:rPr>
            <w:rtl/>
          </w:rPr>
          <w:t xml:space="preserve">עטרן</w:t>
        </w:r>
      </w:ins>
      <w:del w:id="92726" w:author="קלוד" w:date="2026-10-11T13:11:34Z">
        <w:r w:rsidRPr="006F178A">
          <w:rPr>
            <w:rtl/>
          </w:rPr>
          <w:delText xml:space="preserve">עטרנא</w:delText>
        </w:r>
      </w:del>
      <w:r w:rsidRPr="006F178A">
        <w:rPr>
          <w:rtl/>
        </w:rPr>
        <w:t xml:space="preserve"> - </w:t>
      </w:r>
      <w:ins w:id="92723" w:author="קלוד" w:date="2026-10-11T13:11:34Z">
        <w:r>
          <w:rPr>
            <w:rtl/>
          </w:rPr>
          <w:t xml:space="preserve">פסולת</w:t>
        </w:r>
      </w:ins>
      <w:del w:id="92724" w:author="קלוד" w:date="2026-10-11T13:11:34Z">
        <w:r w:rsidRPr="006F178A">
          <w:rPr>
            <w:rtl/>
          </w:rPr>
          <w:delText xml:space="preserve">פסולתא</w:delText>
        </w:r>
      </w:del>
      <w:r w:rsidRPr="006F178A">
        <w:rPr>
          <w:rtl/>
        </w:rPr>
        <w:t xml:space="preserve"> </w:t>
      </w:r>
      <w:ins w:id="92721" w:author="קלוד" w:date="2026-10-11T13:11:34Z">
        <w:r>
          <w:rPr>
            <w:rtl/>
          </w:rPr>
          <w:t xml:space="preserve">הזפת,</w:t>
        </w:r>
      </w:ins>
      <w:del w:id="92722" w:author="קלוד" w:date="2026-10-11T13:11:34Z">
        <w:r w:rsidRPr="006F178A">
          <w:rPr>
            <w:rtl/>
          </w:rPr>
          <w:delText xml:space="preserve">דזיפתא,</w:delText>
        </w:r>
      </w:del>
      <w:r w:rsidRPr="006F178A">
        <w:rPr>
          <w:rtl/>
        </w:rPr>
        <w:t xml:space="preserve"> שעוה - </w:t>
      </w:r>
      <w:ins w:id="92719" w:author="קלוד" w:date="2026-10-11T13:11:34Z">
        <w:r>
          <w:rPr>
            <w:rtl/>
          </w:rPr>
          <w:t xml:space="preserve">פסולת</w:t>
        </w:r>
      </w:ins>
      <w:del w:id="92720" w:author="קלוד" w:date="2026-10-11T13:11:34Z">
        <w:r w:rsidRPr="006F178A">
          <w:rPr>
            <w:rtl/>
          </w:rPr>
          <w:delText xml:space="preserve">פסולתא</w:delText>
        </w:r>
      </w:del>
      <w:r w:rsidRPr="006F178A">
        <w:rPr>
          <w:rtl/>
        </w:rPr>
        <w:t xml:space="preserve"> </w:t>
      </w:r>
      <w:ins w:id="92717" w:author="קלוד" w:date="2026-10-11T13:11:34Z">
        <w:r>
          <w:rPr>
            <w:rtl/>
          </w:rPr>
          <w:t xml:space="preserve">הדבש.</w:t>
        </w:r>
      </w:ins>
      <w:del w:id="92718" w:author="קלוד" w:date="2026-10-11T13:11:34Z">
        <w:r w:rsidRPr="006F178A">
          <w:rPr>
            <w:rtl/>
          </w:rPr>
          <w:delText xml:space="preserve">דדובשא.</w:delText>
        </w:r>
      </w:del>
    </w:p>
    <w:p w:rsidR="00E9703F" w:rsidRPr="006F178A" w:rsidRDefault="00E9703F" w:rsidP="00E9703F">
      <w:pPr>
        <w:rPr>
          <w:rtl/>
        </w:rPr>
      </w:pPr>
      <w:r w:rsidRPr="006F178A">
        <w:rPr>
          <w:rFonts w:ascii="Fb Fontext" w:hAnsi="Fb Fontext"/>
          <w:sz w:val="20"/>
          <w:rtl/>
        </w:rPr>
        <w:t xml:space="preserve">ונפק"מ</w:t>
      </w:r>
      <w:r w:rsidRPr="006F178A">
        <w:rPr>
          <w:rFonts w:ascii="Fb Fontext" w:hAnsi="Fb Fontext"/>
          <w:sz w:val="20"/>
          <w:rtl/>
        </w:rPr>
        <w:t xml:space="preserve"> - למקח וממכר.</w:t>
      </w:r>
    </w:p>
    <w:p>
      <w:pPr>
        <w:pStyle w:val="afffff8"/>
        <w:rPr>
          <w:ins w:id="91165" w:author="קלוד" w:date="2026-10-11T12:33:55Z"/>
        </w:rPr>
      </w:pPr>
      <w:ins w:id="91166" w:author="קלוד" w:date="2026-10-11T12:33:55Z">
        <w:r>
          <w:rPr>
            <w:color w:val="7B3F00"/>
          </w:rPr>
          <w:t xml:space="preserve">פתילות ושמנים פסולים - מותר לעשות מהן מדורה</w:t>
        </w:r>
      </w:ins>
    </w:p>
    <w:p>
      <w:pPr>
        <w:pStyle w:val="38"/>
        <w:rPr>
          <w:ins w:id="96830" w:author="מנוע מכני" w:date="2026-10-11T12:04:39Z"/>
        </w:rPr>
      </w:pPr>
      <w:del w:id="96829"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6831" w:author="מנוע מכני" w:date="2026-10-11T12:04:39Z">
        <w:r w:rsidRPr="006F178A">
          <w:rPr>
            <w:rFonts w:ascii="Fb Fontext" w:hAnsi="Fb Fontext"/>
            <w:rtl/>
          </w:rPr>
          <w:delText xml:space="preserve"> </w:delText>
        </w:r>
      </w:del>
      <w:r w:rsidRPr="006F178A">
        <w:rPr>
          <w:rFonts w:ascii="Fb Fontext" w:hAnsi="Fb Fontext"/>
          <w:rtl/>
        </w:rPr>
        <w:t xml:space="preserve">כל אלו שאמרו אין מדליקין בהן בשבת אבל עושין מהן מדורה, בין להתחמם כנגדה בין להשתמש לאורה, בין </w:t>
      </w:r>
      <w:r w:rsidRPr="006F178A">
        <w:rPr>
          <w:rFonts w:ascii="Fb Fontext" w:hAnsi="Fb Fontext"/>
          <w:rtl/>
        </w:rPr>
        <w:t xml:space="preserve">ע"ג</w:t>
      </w:r>
      <w:r w:rsidRPr="006F178A">
        <w:rPr>
          <w:rFonts w:ascii="Fb Fontext" w:hAnsi="Fb Fontext"/>
          <w:rtl/>
        </w:rPr>
        <w:t xml:space="preserve"> קרקע בין </w:t>
      </w:r>
      <w:r w:rsidRPr="006F178A">
        <w:rPr>
          <w:rFonts w:ascii="Fb Fontext" w:hAnsi="Fb Fontext"/>
          <w:rtl/>
        </w:rPr>
        <w:t xml:space="preserve">ע"ג</w:t>
      </w:r>
      <w:r w:rsidRPr="006F178A">
        <w:rPr>
          <w:rFonts w:ascii="Fb Fontext" w:hAnsi="Fb Fontext"/>
          <w:rtl/>
        </w:rPr>
        <w:t xml:space="preserve"> כירה, ולא אסרו אלא לעשות מהן פתילה לנר בלבד.</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63" w:author="קלוד" w:date="2026-10-11T12:33:55Z"/>
        </w:rPr>
      </w:pPr>
      <w:ins w:id="91164" w:author="קלוד" w:date="2026-10-11T12:33:55Z">
        <w:r>
          <w:rPr>
            <w:color w:val="7B3F00"/>
          </w:rPr>
          <w:t xml:space="preserve">שמן קיק - עוף, גרעיני צמר גפן, או קיקיון דיונה</w:t>
        </w:r>
      </w:ins>
    </w:p>
    <w:p>
      <w:pPr>
        <w:pStyle w:val="38"/>
        <w:rPr>
          <w:ins w:id="96832" w:author="מנוע מכני" w:date="2026-10-11T12:04:39Z"/>
        </w:rPr>
      </w:pPr>
      <w:del w:id="9001" w:author="עריכה מהאתר" w:date="2026-10-26T17:56:35Z">
        <w:r>
          <w:delText xml:space="preserve">ולא בשמן קיק</w:delText>
        </w:r>
      </w:del>
      <w:ins w:id="9002" w:author="עריכה מהאתר" w:date="2026-10-26T17:56:35Z">
        <w:r>
          <w:t xml:space="preserve"> </w:t>
        </w:r>
      </w:ins>
      <w:del w:id="9003" w:author="עריכה מהאתר" w:date="2026-10-26T17:56:35Z">
        <w:r>
          <w:delText xml:space="preserve"> - </w:delText>
        </w:r>
      </w:del>
      <w:r>
        <w:t xml:space="preserve">שמואל:</w:t>
      </w:r>
    </w:p>
    <w:p w:rsidR="00E9703F" w:rsidRPr="004640F6" w:rsidRDefault="00E9703F" w:rsidP="00E9703F">
      <w:pPr>
        <w:rPr>
          <w:spacing w:val="-4"/>
          <w:rtl/>
        </w:rPr>
      </w:pPr>
      <w:del w:id="96833" w:author="מנוע מכני" w:date="2026-10-11T12:04:39Z">
        <w:r w:rsidRPr="004640F6">
          <w:rPr>
            <w:rFonts w:ascii="Fb Fontext" w:hAnsi="Fb Fontext"/>
            <w:spacing w:val="-4"/>
            <w:rtl/>
          </w:rPr>
          <w:delText xml:space="preserve"> </w:delText>
        </w:r>
      </w:del>
      <w:ins w:id="92733" w:author="קלוד" w:date="2026-10-11T13:11:34Z">
        <w:r>
          <w:rPr>
            <w:rFonts w:ascii="Fb Fontext" w:hAnsi="Fb Fontext"/>
            <w:spacing w:val="-4"/>
            <w:rtl/>
          </w:rPr>
          <w:t xml:space="preserve">שאלתי</w:t>
        </w:r>
      </w:ins>
      <w:del w:id="92734" w:author="קלוד" w:date="2026-10-11T13:11:34Z">
        <w:r w:rsidRPr="004640F6">
          <w:rPr>
            <w:rFonts w:ascii="Fb Fontext" w:hAnsi="Fb Fontext"/>
            <w:spacing w:val="-4"/>
            <w:rtl/>
          </w:rPr>
          <w:delText xml:space="preserve">שאילתינהו</w:delText>
        </w:r>
      </w:del>
      <w:r w:rsidRPr="004640F6">
        <w:rPr>
          <w:rFonts w:ascii="Fb Fontext" w:hAnsi="Fb Fontext"/>
          <w:spacing w:val="-4"/>
          <w:rtl/>
        </w:rPr>
        <w:t xml:space="preserve"> </w:t>
      </w:r>
      <w:ins w:id="92731" w:author="קלוד" w:date="2026-10-11T13:11:34Z">
        <w:r>
          <w:rPr>
            <w:rFonts w:ascii="Fb Fontext" w:hAnsi="Fb Fontext"/>
            <w:spacing w:val="-4"/>
            <w:rtl/>
          </w:rPr>
          <w:t xml:space="preserve">את</w:t>
        </w:r>
      </w:ins>
      <w:del w:id="92732" w:author="קלוד" w:date="2026-10-11T13:11:34Z">
        <w:r w:rsidRPr="004640F6">
          <w:rPr>
            <w:rFonts w:ascii="Fb Fontext" w:hAnsi="Fb Fontext"/>
            <w:spacing w:val="-4"/>
            <w:rtl/>
          </w:rPr>
          <w:delText xml:space="preserve">לכל</w:delText>
        </w:r>
      </w:del>
      <w:r w:rsidRPr="004640F6">
        <w:rPr>
          <w:rFonts w:ascii="Fb Fontext" w:hAnsi="Fb Fontext"/>
          <w:spacing w:val="-4"/>
          <w:rtl/>
        </w:rPr>
        <w:t xml:space="preserve"> </w:t>
      </w:r>
      <w:ins w:id="92729" w:author="קלוד" w:date="2026-10-11T13:11:34Z">
        <w:r>
          <w:rPr>
            <w:rFonts w:ascii="Fb Fontext" w:hAnsi="Fb Fontext"/>
            <w:spacing w:val="-4"/>
            <w:rtl/>
          </w:rPr>
          <w:t xml:space="preserve">כל</w:t>
        </w:r>
      </w:ins>
      <w:del w:id="92730" w:author="קלוד" w:date="2026-10-11T13:11:34Z">
        <w:r w:rsidRPr="004640F6">
          <w:rPr>
            <w:rFonts w:ascii="Fb Fontext" w:hAnsi="Fb Fontext"/>
            <w:spacing w:val="-4"/>
            <w:rtl/>
          </w:rPr>
          <w:delText xml:space="preserve">נחותי</w:delText>
        </w:r>
      </w:del>
      <w:r w:rsidRPr="004640F6">
        <w:rPr>
          <w:rFonts w:ascii="Fb Fontext" w:hAnsi="Fb Fontext"/>
          <w:spacing w:val="-4"/>
          <w:rtl/>
        </w:rPr>
        <w:t xml:space="preserve"> </w:t>
      </w:r>
      <w:ins w:id="92727" w:author="קלוד" w:date="2026-10-11T13:11:34Z">
        <w:r>
          <w:rPr>
            <w:rFonts w:ascii="Fb Fontext" w:hAnsi="Fb Fontext"/>
            <w:spacing w:val="-4"/>
            <w:rtl/>
          </w:rPr>
          <w:t xml:space="preserve">יורדי הים</w:t>
        </w:r>
      </w:ins>
      <w:del w:id="92728" w:author="קלוד" w:date="2026-10-11T13:11:34Z">
        <w:r w:rsidRPr="004640F6">
          <w:rPr>
            <w:rFonts w:ascii="Fb Fontext" w:hAnsi="Fb Fontext"/>
            <w:spacing w:val="-4"/>
            <w:rtl/>
          </w:rPr>
          <w:delText xml:space="preserve">ימא</w:delText>
        </w:r>
      </w:del>
      <w:r w:rsidRPr="004640F6">
        <w:rPr>
          <w:rFonts w:ascii="Fb Fontext" w:hAnsi="Fb Fontext"/>
          <w:spacing w:val="-4"/>
          <w:rtl/>
        </w:rPr>
        <w:t xml:space="preserve"> ואמרו לי: עוף אחד יש בכרכי הים וקיק שמו.</w:t>
      </w:r>
    </w:p>
    <w:p>
      <w:pPr>
        <w:pStyle w:val="38"/>
        <w:rPr>
          <w:ins w:id="96834" w:author="מנוע מכני" w:date="2026-10-11T12:04:39Z"/>
        </w:rPr>
      </w:pPr>
      <w:del w:id="90092" w:author="מנוע מכני" w:date="2026-10-11T12:04:39Z">
        <w:r w:rsidRPr="006F178A">
          <w:tab/>
          <w:delText xml:space="preserve"> </w:delText>
        </w:r>
      </w:del>
      <w:r w:rsidRPr="006F178A">
        <w:tab/>
        <w:t xml:space="preserve">ריצבדר"י:</w:t>
      </w:r>
    </w:p>
    <w:p w:rsidR="00E9703F" w:rsidRDefault="00E9703F" w:rsidP="00E9703F">
      <w:pPr>
        <w:rPr>
          <w:rtl/>
        </w:rPr>
      </w:pPr>
      <w:del w:id="96835" w:author="מנוע מכני" w:date="2026-10-11T12:04:39Z">
        <w:r w:rsidRPr="006F178A">
          <w:rPr>
            <w:rtl/>
          </w:rPr>
          <w:tab/>
          <w:delText xml:space="preserve"> </w:delText>
        </w:r>
      </w:del>
      <w:ins w:id="92737" w:author="קלוד" w:date="2026-10-11T13:11:34Z">
        <w:r>
          <w:rPr>
            <w:rtl/>
          </w:rPr>
          <w:t xml:space="preserve">שמן</w:t>
        </w:r>
      </w:ins>
      <w:del w:id="92738" w:author="קלוד" w:date="2026-10-11T13:11:34Z">
        <w:r w:rsidRPr="006F178A">
          <w:rPr>
            <w:rtl/>
          </w:rPr>
          <w:tab/>
          <w:delText xml:space="preserve">משחא</w:delText>
        </w:r>
      </w:del>
      <w:r w:rsidRPr="006F178A">
        <w:rPr>
          <w:rtl/>
        </w:rPr>
        <w:tab/>
        <w:t xml:space="preserve"> </w:t>
      </w:r>
      <w:ins w:id="92735" w:author="קלוד" w:date="2026-10-11T13:11:34Z">
        <w:r>
          <w:rPr>
            <w:rtl/>
          </w:rPr>
          <w:t xml:space="preserve">קאזא.</w:t>
        </w:r>
      </w:ins>
      <w:del w:id="92736" w:author="קלוד" w:date="2026-10-11T13:11:34Z">
        <w:r w:rsidRPr="006F178A">
          <w:rPr>
            <w:rtl/>
          </w:rPr>
          <w:tab/>
          <w:delText xml:space="preserve">דקאזא.</w:delText>
        </w:r>
      </w:del>
      <w:r w:rsidRPr="006F178A">
        <w:rPr>
          <w:rtl/>
        </w:rPr>
        <w:tab/>
        <w:t xml:space="preserve"> [גרעיני צמר גפן]</w:t>
      </w:r>
    </w:p>
    <w:p>
      <w:pPr>
        <w:pStyle w:val="38"/>
        <w:rPr>
          <w:ins w:id="96836" w:author="מנוע מכני" w:date="2026-10-11T12:04:39Z"/>
        </w:rPr>
      </w:pPr>
      <w:del w:id="90093" w:author="מנוע מכני" w:date="2026-10-11T12:04:39Z">
        <w:r w:rsidRPr="006F178A">
          <w:tab/>
          <w:delText xml:space="preserve"> </w:delText>
        </w:r>
      </w:del>
      <w:r w:rsidRPr="006F178A">
        <w:tab/>
        <w:t xml:space="preserve">ר"ל:</w:t>
      </w:r>
    </w:p>
    <w:p w:rsidR="00E9703F" w:rsidRPr="006F178A" w:rsidRDefault="00E9703F" w:rsidP="00632A62">
      <w:pPr>
        <w:tabs>
          <w:tab w:val="left" w:pos="720"/>
          <w:tab w:val="left" w:pos="1440"/>
          <w:tab w:val="center" w:pos="2835"/>
        </w:tabs>
        <w:rPr>
          <w:rtl/>
        </w:rPr>
      </w:pPr>
      <w:del w:id="96837" w:author="מנוע מכני" w:date="2026-10-11T12:04:39Z">
        <w:r w:rsidRPr="006F178A">
          <w:rPr>
            <w:rtl/>
          </w:rPr>
          <w:tab/>
          <w:delText xml:space="preserve"> </w:delText>
        </w:r>
      </w:del>
      <w:r w:rsidRPr="006F178A">
        <w:rPr>
          <w:rtl/>
        </w:rPr>
        <w:tab/>
        <w:t xml:space="preserve">קיקיון דיונה.</w:t>
      </w:r>
      <w:r w:rsidR="00632A62">
        <w:rPr>
          <w:rtl/>
        </w:rPr>
        <w:tab/>
      </w:r>
    </w:p>
    <w:p>
      <w:pPr>
        <w:pStyle w:val="38"/>
        <w:rPr>
          <w:ins w:id="96838" w:author="מנוע מכני" w:date="2026-10-11T12:04:39Z"/>
        </w:rPr>
      </w:pPr>
      <w:r w:rsidRPr="006F178A">
        <w:t xml:space="preserve">רבב"ח:</w:t>
      </w:r>
    </w:p>
    <w:p w:rsidR="00E9703F" w:rsidRPr="006F178A" w:rsidRDefault="00E9703F" w:rsidP="00E9703F">
      <w:pPr>
        <w:rPr>
          <w:rtl/>
        </w:rPr>
      </w:pPr>
      <w:del w:id="96839" w:author="מנוע מכני" w:date="2026-10-11T12:04:39Z">
        <w:r w:rsidRPr="006F178A">
          <w:rPr>
            <w:rtl/>
          </w:rPr>
          <w:delText xml:space="preserve"> </w:delText>
        </w:r>
      </w:del>
      <w:ins w:id="92347" w:author="מנוע מכני" w:date="2026-10-11T12:04:39Z">
        <w:ins w:id="92749" w:author="קלוד" w:date="2026-10-11T13:11:34Z">
          <w:r>
            <w:rPr>
              <w:rtl/>
            </w:rPr>
            <w:t xml:space="preserve">אני</w:t>
          </w:r>
        </w:ins>
        <w:del w:id="92750" w:author="קלוד" w:date="2026-10-11T13:11:34Z">
          <w:r>
            <w:rPr>
              <w:rtl/>
            </w:rPr>
            <w:delText xml:space="preserve">לי</w:delText>
          </w:r>
        </w:del>
      </w:ins>
      <w:del w:id="92348" w:author="מנוע מכני" w:date="2026-10-11T12:04:39Z">
        <w:r w:rsidRPr="006F178A">
          <w:rPr>
            <w:rtl/>
          </w:rPr>
          <w:delText xml:space="preserve">לדידי</w:delText>
        </w:r>
      </w:del>
      <w:r w:rsidRPr="006F178A">
        <w:rPr>
          <w:rtl/>
        </w:rPr>
        <w:t xml:space="preserve"> </w:t>
      </w:r>
      <w:ins w:id="92747" w:author="קלוד" w:date="2026-10-11T13:11:34Z">
        <w:r>
          <w:rPr>
            <w:rtl/>
          </w:rPr>
          <w:t xml:space="preserve">ראיתי</w:t>
        </w:r>
      </w:ins>
      <w:del w:id="92748" w:author="קלוד" w:date="2026-10-11T13:11:34Z">
        <w:r w:rsidRPr="006F178A">
          <w:rPr>
            <w:rtl/>
          </w:rPr>
          <w:delText xml:space="preserve">חזי לי</w:delText>
        </w:r>
      </w:del>
      <w:r w:rsidRPr="006F178A">
        <w:rPr>
          <w:rtl/>
        </w:rPr>
        <w:t xml:space="preserve"> קיקיון דיונה, </w:t>
      </w:r>
      <w:ins w:id="92745" w:author="קלוד" w:date="2026-10-11T13:11:34Z">
        <w:r>
          <w:rPr>
            <w:rtl/>
          </w:rPr>
          <w:t xml:space="preserve">ודומה</w:t>
        </w:r>
      </w:ins>
      <w:del w:id="92746" w:author="קלוד" w:date="2026-10-11T13:11:34Z">
        <w:r w:rsidRPr="006F178A">
          <w:rPr>
            <w:rtl/>
          </w:rPr>
          <w:delText xml:space="preserve">ול</w:delText>
        </w:r>
        <w:r w:rsidRPr="006F178A">
          <w:rPr>
            <w:rFonts w:hint="cs"/>
            <w:rtl/>
          </w:rPr>
          <w:delText xml:space="preserve">צלוליבא</w:delText>
        </w:r>
      </w:del>
      <w:r w:rsidRPr="006F178A">
        <w:rPr>
          <w:rtl/>
        </w:rPr>
        <w:t xml:space="preserve"> </w:t>
      </w:r>
      <w:ins w:id="92743" w:author="קלוד" w:date="2026-10-11T13:11:34Z">
        <w:r>
          <w:rPr>
            <w:rtl/>
          </w:rPr>
          <w:t xml:space="preserve">לצלוליבא,</w:t>
        </w:r>
      </w:ins>
      <w:del w:id="92744" w:author="קלוד" w:date="2026-10-11T13:11:34Z">
        <w:r w:rsidRPr="006F178A">
          <w:rPr>
            <w:rtl/>
          </w:rPr>
          <w:delText xml:space="preserve">דמי,</w:delText>
        </w:r>
      </w:del>
      <w:r w:rsidRPr="006F178A">
        <w:rPr>
          <w:rtl/>
        </w:rPr>
        <w:t xml:space="preserve"> וגדל בין בצעי המים, ומדלים אותו בפתחי </w:t>
      </w:r>
      <w:ins w:id="92741" w:author="קלוד" w:date="2026-10-11T13:11:34Z">
        <w:r>
          <w:rPr>
            <w:rtl/>
          </w:rPr>
          <w:t xml:space="preserve">חנויות,</w:t>
        </w:r>
      </w:ins>
      <w:del w:id="92742" w:author="קלוד" w:date="2026-10-11T13:11:34Z">
        <w:r w:rsidRPr="006F178A">
          <w:rPr>
            <w:rtl/>
          </w:rPr>
          <w:delText xml:space="preserve">חנויות</w:delText>
        </w:r>
      </w:del>
      <w:r w:rsidRPr="006F178A">
        <w:rPr>
          <w:rtl/>
        </w:rPr>
        <w:t xml:space="preserve"> ומגרעיניו עושים </w:t>
      </w:r>
      <w:r w:rsidRPr="006F178A">
        <w:rPr>
          <w:rFonts w:hint="cs"/>
          <w:rtl/>
        </w:rPr>
        <w:t>שמן</w:t>
      </w:r>
      <w:r w:rsidRPr="006F178A">
        <w:rPr>
          <w:rtl/>
        </w:rPr>
        <w:t>, ו</w:t>
      </w:r>
      <w:r w:rsidRPr="006F178A">
        <w:rPr>
          <w:rFonts w:hint="cs"/>
          <w:rtl/>
        </w:rPr>
        <w:t>ב</w:t>
      </w:r>
      <w:r w:rsidRPr="006F178A">
        <w:rPr>
          <w:rtl/>
        </w:rPr>
        <w:t xml:space="preserve">ענפיו נחים חולי </w:t>
      </w:r>
      <w:ins w:id="92739" w:author="קלוד" w:date="2026-10-11T13:11:34Z">
        <w:r>
          <w:rPr>
            <w:rtl/>
          </w:rPr>
          <w:t xml:space="preserve">ארץ ישראל.</w:t>
        </w:r>
      </w:ins>
      <w:del w:id="92740" w:author="קלוד" w:date="2026-10-11T13:11:34Z">
        <w:r w:rsidRPr="006F178A">
          <w:rPr>
            <w:rtl/>
          </w:rPr>
          <w:delText xml:space="preserve">מערבא.</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61" w:author="קלוד" w:date="2026-10-11T12:33:55Z"/>
        </w:rPr>
      </w:pPr>
      <w:ins w:id="91162" w:author="קלוד" w:date="2026-10-11T12:33:55Z">
        <w:r>
          <w:rPr>
            <w:color w:val="7B3F00"/>
          </w:rPr>
          <w:t xml:space="preserve">פסול פתילות ושמנים - הטעם, ושמן כשר שנתן לתוכן</w:t>
        </w:r>
      </w:ins>
    </w:p>
    <w:p>
      <w:pPr>
        <w:pStyle w:val="38"/>
        <w:rPr>
          <w:ins w:id="96840" w:author="מנוע מכני" w:date="2026-10-11T12:04:39Z"/>
        </w:rPr>
      </w:pPr>
      <w:r w:rsidRPr="006F178A">
        <w:t xml:space="preserve">רבה:</w:t>
      </w:r>
    </w:p>
    <w:p w:rsidR="00E9703F" w:rsidRPr="006F178A" w:rsidRDefault="00E9703F" w:rsidP="00E9703F">
      <w:pPr>
        <w:rPr>
          <w:rtl/>
        </w:rPr>
      </w:pPr>
      <w:del w:id="96841" w:author="מנוע מכני" w:date="2026-10-11T12:04:39Z">
        <w:r w:rsidRPr="006F178A">
          <w:rPr>
            <w:rFonts w:ascii="Fb Fontext" w:hAnsi="Fb Fontext"/>
            <w:rtl/>
          </w:rPr>
          <w:delText xml:space="preserve"> </w:delText>
        </w:r>
      </w:del>
      <w:r w:rsidRPr="006F178A">
        <w:rPr>
          <w:rFonts w:ascii="Fb Fontext" w:hAnsi="Fb Fontext"/>
          <w:b/>
          <w:bCs/>
          <w:rtl/>
        </w:rPr>
        <w:t>פתילות</w:t>
      </w:r>
      <w:r w:rsidRPr="006F178A">
        <w:rPr>
          <w:rFonts w:ascii="Fb Fontext" w:hAnsi="Fb Fontext"/>
          <w:rtl/>
        </w:rPr>
        <w:t xml:space="preserve"> שאמרו חכמים אין מדליקין בהן בשבת </w:t>
      </w:r>
      <w:r w:rsidRPr="006F178A">
        <w:rPr>
          <w:rFonts w:ascii="Fb Fontext" w:hAnsi="Fb Fontext"/>
          <w:rtl/>
        </w:rPr>
        <w:tab/>
        <w:t>- מפני שהאור מסכסכת בהן.</w:t>
      </w:r>
    </w:p>
    <w:p w:rsidR="00E9703F" w:rsidRPr="006F178A" w:rsidRDefault="00E9703F" w:rsidP="00632A62">
      <w:pPr>
        <w:rPr>
          <w:rtl/>
        </w:rPr>
      </w:pPr>
      <w:r w:rsidRPr="006F178A">
        <w:rPr>
          <w:rFonts w:ascii="Fb Fontext" w:hAnsi="Fb Fontext"/>
          <w:sz w:val="20"/>
          <w:rtl/>
        </w:rPr>
        <w:tab/>
      </w:r>
      <w:r w:rsidRPr="006F178A">
        <w:rPr>
          <w:rFonts w:ascii="Fb Fontext" w:hAnsi="Fb Fontext"/>
          <w:b/>
          <w:bCs/>
          <w:sz w:val="20"/>
          <w:rtl/>
        </w:rPr>
        <w:t>שמנים</w:t>
      </w:r>
      <w:r w:rsidRPr="006F178A">
        <w:rPr>
          <w:rFonts w:ascii="Fb Fontext" w:hAnsi="Fb Fontext"/>
          <w:sz w:val="20"/>
          <w:rtl/>
        </w:rPr>
        <w:t xml:space="preserve"> שאמרו חכמים אין מדליקין בהן</w:t>
      </w:r>
      <w:ins w:id="94161" w:author="מנוע מכני" w:date="2026-10-11T12:04:39Z">
        <w:r>
          <w:rPr>
            <w:rFonts w:ascii="Fb Fontext" w:hAnsi="Fb Fontext"/>
            <w:sz w:val="20"/>
            <w:rtl/>
          </w:rPr>
          <w:t xml:space="preserve"> </w:t>
        </w:r>
      </w:ins>
      <w:del w:id="94162" w:author="מנוע מכני" w:date="2026-10-11T12:04:39Z">
        <w:r>
          <w:rPr>
            <w:rFonts w:ascii="Fb Fontext" w:hAnsi="Fb Fontext"/>
            <w:sz w:val="20"/>
            <w:rtl/>
          </w:rPr>
          <w:delText xml:space="preserve"> </w:delText>
        </w:r>
        <w:r w:rsidRPr="006F178A">
          <w:rPr>
            <w:rFonts w:ascii="Fb Fontext" w:hAnsi="Fb Fontext"/>
            <w:sz w:val="20"/>
            <w:rtl/>
          </w:rPr>
          <w:tab/>
          <w:delText xml:space="preserve"> </w:delText>
        </w:r>
      </w:del>
      <w:r w:rsidRPr="006F178A">
        <w:rPr>
          <w:rFonts w:ascii="Fb Fontext" w:hAnsi="Fb Fontext"/>
          <w:sz w:val="20"/>
          <w:rtl/>
        </w:rPr>
        <w:tab/>
        <w:t xml:space="preserve">מפני שאין נמשכין אחר הפתילה.</w:t>
      </w:r>
    </w:p>
    <w:p>
      <w:pPr>
        <w:pStyle w:val="38"/>
        <w:rPr>
          <w:ins w:id="96842" w:author="מנוע מכני" w:date="2026-10-11T12:04:39Z"/>
        </w:rPr>
      </w:pPr>
      <w:r w:rsidRPr="006F178A">
        <w:t xml:space="preserve">רבה:</w:t>
      </w:r>
    </w:p>
    <w:p w:rsidR="00E9703F" w:rsidRPr="006F178A" w:rsidRDefault="00E9703F" w:rsidP="00E9703F">
      <w:pPr>
        <w:rPr>
          <w:rtl/>
        </w:rPr>
      </w:pPr>
      <w:del w:id="96843" w:author="מנוע מכני" w:date="2026-10-11T12:04:39Z">
        <w:r w:rsidRPr="006F178A">
          <w:rPr>
            <w:rFonts w:ascii="Fb Fontext" w:hAnsi="Fb Fontext"/>
            <w:rtl/>
          </w:rPr>
          <w:delText xml:space="preserve"> </w:delText>
        </w:r>
      </w:del>
      <w:r w:rsidRPr="006F178A">
        <w:rPr>
          <w:rFonts w:ascii="Fb Fontext" w:hAnsi="Fb Fontext"/>
          <w:rtl/>
        </w:rPr>
        <w:t xml:space="preserve">ובשמנים שאמרו חכמים אין מדליקין בהן בשבת, אין מדליקין אף </w:t>
      </w:r>
      <w:ins w:id="94585" w:author="מנוע מכני" w:date="2026-10-11T12:04:39Z">
        <w:r>
          <w:rPr>
            <w:rFonts w:ascii="Fb Fontext" w:hAnsi="Fb Fontext"/>
            <w:rtl/>
          </w:rPr>
          <w:t xml:space="preserve">אם </w:t>
        </w:r>
      </w:ins>
      <w:del w:id="94586" w:author="מנוע מכני" w:date="2026-10-11T12:04:39Z">
        <w:r w:rsidRPr="006F178A">
          <w:rPr>
            <w:rFonts w:ascii="Fb Fontext" w:hAnsi="Fb Fontext"/>
            <w:rtl/>
          </w:rPr>
          <w:delText xml:space="preserve">אי </w:delText>
        </w:r>
      </w:del>
      <w:r w:rsidRPr="006F178A">
        <w:rPr>
          <w:rFonts w:ascii="Fb Fontext" w:hAnsi="Fb Fontext"/>
          <w:rtl/>
        </w:rPr>
        <w:t xml:space="preserve">נתן לתוכן שמן כל שהוא.</w:t>
      </w:r>
    </w:p>
    <w:p>
      <w:pPr>
        <w:pStyle w:val="38"/>
        <w:rPr>
          <w:ins w:id="96844" w:author="מנוע מכני" w:date="2026-10-11T12:04:39Z"/>
        </w:rPr>
      </w:pPr>
      <w:r w:rsidRPr="006F178A">
        <w:lastRenderedPageBreak/>
        <w:t xml:space="preserve">והך</w:t>
      </w:r>
    </w:p>
    <w:p w:rsidR="00E9703F" w:rsidRPr="006F178A" w:rsidRDefault="00E9703F" w:rsidP="00E9703F">
      <w:pPr>
        <w:rPr>
          <w:rtl/>
        </w:rPr>
      </w:pPr>
      <w:del w:id="96845" w:author="מנוע מכני" w:date="2026-10-11T12:04:39Z">
        <w:r w:rsidRPr="006F178A">
          <w:rPr>
            <w:rtl/>
          </w:rPr>
          <w:lastRenderedPageBreak/>
          <w:delText xml:space="preserve"> </w:delText>
        </w:r>
      </w:del>
      <w:r w:rsidRPr="006F178A">
        <w:rPr>
          <w:rtl/>
        </w:rPr>
        <w:lastRenderedPageBreak/>
        <w:t xml:space="preserve">דכרך דבר שמדליקין בו </w:t>
      </w:r>
      <w:r w:rsidRPr="006F178A">
        <w:rPr>
          <w:rtl/>
        </w:rPr>
        <w:lastRenderedPageBreak/>
        <w:t xml:space="preserve">ע"ג</w:t>
      </w:r>
      <w:r w:rsidRPr="006F178A">
        <w:rPr>
          <w:rtl/>
        </w:rPr>
        <w:lastRenderedPageBreak/>
        <w:t xml:space="preserve"> דבר שאין מדליקין בו - אין מדליקין בו. </w:t>
      </w:r>
      <w:r w:rsidRPr="006F178A">
        <w:rPr>
          <w:rtl/>
        </w:rPr>
        <w:lastRenderedPageBreak/>
        <w:t xml:space="preserve">בד"א</w:t>
      </w:r>
      <w:r w:rsidRPr="006F178A">
        <w:rPr>
          <w:rtl/>
        </w:rPr>
        <w:lastRenderedPageBreak/>
        <w:t xml:space="preserve"> להדליק.</w:t>
      </w:r>
    </w:p>
    <w:p w:rsidR="00E9703F" w:rsidRPr="006F178A" w:rsidRDefault="00E9703F" w:rsidP="00E9703F">
      <w:pPr>
        <w:rPr>
          <w:rtl/>
        </w:rPr>
      </w:pPr>
      <w:r w:rsidRPr="006F178A">
        <w:rPr>
          <w:rtl/>
        </w:rPr>
        <w:t xml:space="preserve">אבל להקפות - מותר, </w:t>
      </w:r>
      <w:r w:rsidRPr="006F178A">
        <w:rPr>
          <w:rStyle w:val="2fb"/>
          <w:rtl/>
        </w:rPr>
        <w:t xml:space="preserve">שרשב"ג</w:t>
      </w:r>
      <w:r w:rsidRPr="006F178A">
        <w:rPr>
          <w:rtl/>
        </w:rPr>
        <w:t xml:space="preserve"> </w:t>
      </w:r>
      <w:ins w:id="92751" w:author="קלוד" w:date="2026-10-11T13:11:34Z">
        <w:r>
          <w:rPr>
            <w:rtl/>
          </w:rPr>
          <w:t xml:space="preserve">אומר:</w:t>
        </w:r>
      </w:ins>
      <w:del w:id="92752" w:author="קלוד" w:date="2026-10-11T13:11:34Z">
        <w:r w:rsidRPr="006F178A">
          <w:rPr>
            <w:rtl/>
          </w:rPr>
          <w:delText xml:space="preserve">אומר</w:delText>
        </w:r>
      </w:del>
      <w:r w:rsidRPr="006F178A">
        <w:rPr>
          <w:rtl/>
        </w:rPr>
        <w:t xml:space="preserve"> של בית אבא היו כורכין פתילה </w:t>
      </w:r>
      <w:r w:rsidRPr="006F178A">
        <w:rPr>
          <w:rtl/>
        </w:rPr>
        <w:t xml:space="preserve">ע"ג</w:t>
      </w:r>
      <w:r w:rsidRPr="006F178A">
        <w:rPr>
          <w:rtl/>
        </w:rPr>
        <w:t xml:space="preserve"> אגוז.</w:t>
      </w:r>
    </w:p>
    <w:p w:rsidR="00E9703F" w:rsidRDefault="00E9703F" w:rsidP="00E9703F">
      <w:pPr>
        <w:rPr>
          <w:rtl/>
        </w:rPr>
      </w:pPr>
      <w:ins w:id="92757" w:author="קלוד" w:date="2026-10-11T13:11:34Z">
        <w:r>
          <w:rPr>
            <w:rtl/>
            <w:rPrChange w:id="9011" w:author="עריכה מהאתר" w:date="2026-10-26T17:56:45Z">
              <w:rPr>
                <w:rStyle w:val="afffffe"/>
                <w:rtl/>
              </w:rPr>
            </w:rPrChange>
          </w:rPr>
          <w:t xml:space="preserve">[ואין</w:t>
        </w:r>
      </w:ins>
      <w:del w:id="92758" w:author="קלוד" w:date="2026-10-11T13:11:34Z">
        <w:r w:rsidRPr="006F178A">
          <w:rPr>
            <w:rtl/>
          </w:rPr>
          <w:delText xml:space="preserve">[ולא</w:delText>
        </w:r>
      </w:del>
      <w:r>
        <w:rPr>
          <w:rtl/>
          <w:rPrChange w:id="9012" w:author="עריכה מהאתר" w:date="2026-10-26T17:56:45Z">
            <w:rPr>
              <w:rStyle w:val="afffffe"/>
              <w:rtl/>
            </w:rPr>
          </w:rPrChange>
        </w:rPr>
        <w:t xml:space="preserve"> </w:t>
      </w:r>
      <w:ins w:id="92755" w:author="קלוד" w:date="2026-10-11T13:11:34Z">
        <w:r>
          <w:rPr>
            <w:rtl/>
            <w:rPrChange w:id="9013" w:author="עריכה מהאתר" w:date="2026-10-26T17:56:45Z">
              <w:rPr>
                <w:rStyle w:val="afffffe"/>
                <w:rtl/>
              </w:rPr>
            </w:rPrChange>
          </w:rPr>
          <w:t xml:space="preserve">גורסים</w:t>
        </w:r>
      </w:ins>
      <w:del w:id="92756" w:author="קלוד" w:date="2026-10-11T13:11:34Z">
        <w:r w:rsidRPr="006F178A">
          <w:rPr>
            <w:rtl/>
          </w:rPr>
          <w:delText xml:space="preserve">גרסי</w:delText>
        </w:r>
      </w:del>
      <w:r>
        <w:rPr>
          <w:rtl/>
          <w:rPrChange w:id="9014" w:author="עריכה מהאתר" w:date="2026-10-26T17:56:45Z">
            <w:rPr>
              <w:rStyle w:val="afffffe"/>
              <w:rtl/>
            </w:rPr>
          </w:rPrChange>
        </w:rPr>
        <w:t xml:space="preserve"> בזה </w:t>
      </w:r>
      <w:ins w:id="92753" w:author="קלוד" w:date="2026-10-11T13:11:34Z">
        <w:r>
          <w:rPr>
            <w:rtl/>
            <w:rPrChange w:id="9015" w:author="עריכה מהאתר" w:date="2026-10-26T17:56:45Z">
              <w:rPr>
                <w:rStyle w:val="afffffe"/>
                <w:rtl/>
              </w:rPr>
            </w:rPrChange>
          </w:rPr>
          <w:t xml:space="preserve">מחלוקת</w:t>
        </w:r>
      </w:ins>
      <w:del w:id="92754" w:author="קלוד" w:date="2026-10-11T13:11:34Z">
        <w:r w:rsidRPr="006F178A">
          <w:rPr>
            <w:rtl/>
          </w:rPr>
          <w:delText xml:space="preserve">פלוגתת</w:delText>
        </w:r>
      </w:del>
      <w:r>
        <w:rPr>
          <w:rStyle w:val="afffffe"/>
          <w:rtl/>
          <w:rPrChange w:id="9006" w:author="עריכה מהאתר" w:date="2026-10-26T17:56:45Z">
            <w:rPr>
              <w:rStyle w:val="afffffe"/>
              <w:rtl/>
            </w:rPr>
          </w:rPrChange>
        </w:rPr>
        <w:t xml:space="preserve"> </w:t>
      </w:r>
      <w:r>
        <w:rPr>
          <w:rStyle w:val="afffffe"/>
          <w:rtl/>
          <w:rPrChange w:id="9007" w:author="עריכה מהאתר" w:date="2026-10-26T17:56:45Z">
            <w:rPr>
              <w:rtl/>
            </w:rPr>
          </w:rPrChange>
        </w:rPr>
        <w:t xml:space="preserve">ת"ק</w:t>
      </w:r>
      <w:r>
        <w:rPr>
          <w:rStyle w:val="afffffe"/>
          <w:rtl/>
          <w:rPrChange w:id="9008" w:author="עריכה מהאתר" w:date="2026-10-26T17:56:45Z">
            <w:rPr>
              <w:rStyle w:val="afffffe"/>
              <w:rtl/>
            </w:rPr>
          </w:rPrChange>
        </w:rPr>
        <w:t xml:space="preserve"> </w:t>
      </w:r>
      <w:r>
        <w:rPr>
          <w:rStyle w:val="afffffe"/>
          <w:rtl/>
          <w:rPrChange w:id="9009" w:author="עריכה מהאתר" w:date="2026-10-26T17:56:45Z">
            <w:rPr>
              <w:rtl/>
            </w:rPr>
          </w:rPrChange>
        </w:rPr>
        <w:t xml:space="preserve">ורשב"ג</w:t>
      </w:r>
      <w:r>
        <w:rPr>
          <w:rtl/>
          <w:rPrChange w:id="9016" w:author="עריכה מהאתר" w:date="2026-10-26T17:56:45Z">
            <w:rPr>
              <w:rStyle w:val="afffffe"/>
              <w:rtl/>
            </w:rPr>
          </w:rPrChange>
        </w:rPr>
        <w:t xml:space="preserve">]</w:t>
      </w:r>
    </w:p>
    <w:p>
      <w:pPr>
        <w:pStyle w:val="38"/>
        <w:rPr>
          <w:ins w:id="96846" w:author="מנוע מכני" w:date="2026-10-11T12:04:39Z"/>
        </w:rPr>
      </w:pPr>
      <w:r w:rsidRPr="004640F6">
        <w:t xml:space="preserve">והך דרב:</w:t>
      </w:r>
    </w:p>
    <w:p w:rsidR="00E9703F" w:rsidRPr="004640F6" w:rsidRDefault="00E9703F" w:rsidP="00E9703F">
      <w:pPr>
        <w:rPr>
          <w:spacing w:val="-4"/>
          <w:rtl/>
        </w:rPr>
      </w:pPr>
      <w:del w:id="96847" w:author="מנוע מכני" w:date="2026-10-11T12:04:39Z">
        <w:r w:rsidRPr="004640F6">
          <w:rPr>
            <w:spacing w:val="-4"/>
            <w:rtl/>
          </w:rPr>
          <w:delText xml:space="preserve"> </w:delText>
        </w:r>
      </w:del>
      <w:r w:rsidRPr="004640F6">
        <w:rPr>
          <w:spacing w:val="-4"/>
          <w:rtl/>
        </w:rPr>
        <w:t xml:space="preserve">חלב מהותך וקרבי דגים שנמוחו, אדם נותן לתוכו קצת שמן </w:t>
      </w:r>
      <w:ins w:id="92761" w:author="קלוד" w:date="2026-10-11T13:11:34Z">
        <w:r>
          <w:rPr>
            <w:spacing w:val="-4"/>
            <w:rtl/>
          </w:rPr>
          <w:t xml:space="preserve">ומדליק,</w:t>
        </w:r>
      </w:ins>
      <w:del w:id="92762" w:author="קלוד" w:date="2026-10-11T13:11:34Z">
        <w:r w:rsidRPr="004640F6">
          <w:rPr>
            <w:spacing w:val="-4"/>
            <w:rtl/>
          </w:rPr>
          <w:delText xml:space="preserve">ומדליק</w:delText>
        </w:r>
      </w:del>
      <w:r w:rsidRPr="004640F6">
        <w:rPr>
          <w:spacing w:val="-4"/>
          <w:rtl/>
        </w:rPr>
        <w:t xml:space="preserve"> </w:t>
      </w:r>
      <w:ins w:id="92759" w:author="קלוד" w:date="2026-10-11T13:11:34Z">
        <w:r>
          <w:rPr>
            <w:spacing w:val="-4"/>
            <w:rtl/>
          </w:rPr>
          <w:t xml:space="preserve">שנמשכים </w:t>
        </w:r>
        <w:r>
          <w:rPr>
            <w:rStyle w:val="afffffe"/>
            <w:spacing w:val="-4"/>
            <w:rtl/>
          </w:rPr>
          <w:t xml:space="preserve">אף</w:t>
        </w:r>
      </w:ins>
      <w:del w:id="92760" w:author="קלוד" w:date="2026-10-11T13:11:34Z">
        <w:r w:rsidRPr="004640F6">
          <w:rPr>
            <w:spacing w:val="-4"/>
            <w:rtl/>
          </w:rPr>
          <w:delText xml:space="preserve">דמימשכי</w:delText>
        </w:r>
      </w:del>
      <w:r w:rsidRPr="004640F6">
        <w:rPr>
          <w:spacing w:val="-4"/>
          <w:rtl/>
        </w:rPr>
        <w:t xml:space="preserve"> </w:t>
      </w:r>
      <w:ins w:id="90065" w:author="Claude - סמנטי" w:date="2026-10-11T12:28:21Z">
        <w:r>
          <w:rPr>
            <w:spacing w:val="-4"/>
            <w:rtl/>
          </w:rPr>
          <w:t xml:space="preserve">בעינם</w:t>
        </w:r>
      </w:ins>
      <w:del w:id="90066" w:author="Claude - סמנטי" w:date="2026-10-11T12:28:21Z">
        <w:r w:rsidRPr="004640F6">
          <w:rPr>
            <w:spacing w:val="-4"/>
            <w:rtl/>
          </w:rPr>
          <w:delText xml:space="preserve">בעינייהו</w:delText>
        </w:r>
      </w:del>
      <w:r w:rsidRPr="004640F6">
        <w:rPr>
          <w:spacing w:val="-4"/>
          <w:rtl/>
        </w:rPr>
        <w:t xml:space="preserve">.</w:t>
      </w:r>
    </w:p>
    <w:p w:rsidR="00E9703F" w:rsidRPr="006F178A" w:rsidRDefault="00E9703F" w:rsidP="00E9703F">
      <w:pPr>
        <w:rPr>
          <w:rtl/>
        </w:rPr>
      </w:pPr>
      <w:r w:rsidRPr="006F178A">
        <w:rPr>
          <w:rtl/>
        </w:rPr>
        <w:t xml:space="preserve">ולא </w:t>
      </w:r>
      <w:ins w:id="92769" w:author="קלוד" w:date="2026-10-11T13:11:34Z">
        <w:r>
          <w:rPr>
            <w:rtl/>
          </w:rPr>
          <w:t xml:space="preserve">גוזרים</w:t>
        </w:r>
      </w:ins>
      <w:del w:id="92770" w:author="קלוד" w:date="2026-10-11T13:11:34Z">
        <w:r w:rsidRPr="006F178A">
          <w:rPr>
            <w:rtl/>
          </w:rPr>
          <w:delText xml:space="preserve">גזרי</w:delText>
        </w:r>
      </w:del>
      <w:r w:rsidRPr="006F178A">
        <w:rPr>
          <w:rtl/>
        </w:rPr>
        <w:t xml:space="preserve"> חלב מהותך שנתן לתוכן שמן </w:t>
      </w:r>
      <w:ins w:id="92767" w:author="קלוד" w:date="2026-10-11T13:11:34Z">
        <w:r>
          <w:rPr>
            <w:rtl/>
          </w:rPr>
          <w:t xml:space="preserve">משום</w:t>
        </w:r>
      </w:ins>
      <w:del w:id="92768" w:author="קלוד" w:date="2026-10-11T13:11:34Z">
        <w:r w:rsidRPr="006F178A">
          <w:rPr>
            <w:rtl/>
          </w:rPr>
          <w:delText xml:space="preserve">אטו</w:delText>
        </w:r>
      </w:del>
      <w:r w:rsidRPr="006F178A">
        <w:rPr>
          <w:rtl/>
        </w:rPr>
        <w:t xml:space="preserve"> חלב </w:t>
      </w:r>
      <w:r w:rsidRPr="006F178A">
        <w:rPr>
          <w:rFonts w:hint="cs"/>
          <w:rtl/>
        </w:rPr>
        <w:t xml:space="preserve">מהותך </w:t>
      </w:r>
      <w:r w:rsidRPr="006F178A">
        <w:rPr>
          <w:rtl/>
        </w:rPr>
        <w:t xml:space="preserve">שלא נתן לתוכן </w:t>
      </w:r>
      <w:ins w:id="92765" w:author="קלוד" w:date="2026-10-11T13:11:34Z">
        <w:r>
          <w:rPr>
            <w:rtl/>
          </w:rPr>
          <w:t xml:space="preserve">שמן,</w:t>
        </w:r>
      </w:ins>
      <w:del w:id="92766" w:author="קלוד" w:date="2026-10-11T13:11:34Z">
        <w:r w:rsidRPr="006F178A">
          <w:rPr>
            <w:rtl/>
          </w:rPr>
          <w:delText xml:space="preserve">שמן</w:delText>
        </w:r>
      </w:del>
      <w:r w:rsidRPr="006F178A">
        <w:rPr>
          <w:rtl/>
        </w:rPr>
        <w:t xml:space="preserve"> </w:t>
      </w:r>
      <w:ins w:id="92763" w:author="קלוד" w:date="2026-10-11T13:11:34Z">
        <w:r>
          <w:rPr>
            <w:rStyle w:val="afffffe"/>
            <w:rtl/>
          </w:rPr>
          <w:t xml:space="preserve">שאיסורו עצמו גזירה</w:t>
        </w:r>
        <w:r>
          <w:rPr>
            <w:rtl/>
          </w:rPr>
          <w:t xml:space="preserve">, ואין</w:t>
        </w:r>
      </w:ins>
      <w:del w:id="92764" w:author="קלוד" w:date="2026-10-11T13:11:34Z">
        <w:r w:rsidRPr="006F178A">
          <w:rPr>
            <w:rtl/>
          </w:rPr>
          <w:delText xml:space="preserve">דלא</w:delText>
        </w:r>
      </w:del>
      <w:r w:rsidRPr="006F178A">
        <w:rPr>
          <w:rtl/>
        </w:rPr>
        <w:t xml:space="preserve"> </w:t>
      </w:r>
      <w:ins w:id="92349" w:author="מנוע מכני" w:date="2026-10-11T12:04:39Z">
        <w:r>
          <w:rPr>
            <w:rtl/>
          </w:rPr>
          <w:t xml:space="preserve">גוזרים</w:t>
        </w:r>
      </w:ins>
      <w:del w:id="92350" w:author="מנוע מכני" w:date="2026-10-11T12:04:39Z">
        <w:r w:rsidRPr="006F178A">
          <w:rPr>
            <w:rtl/>
          </w:rPr>
          <w:delText xml:space="preserve">גזרינן</w:delText>
        </w:r>
      </w:del>
      <w:r w:rsidRPr="006F178A">
        <w:rPr>
          <w:rtl/>
        </w:rPr>
        <w:t xml:space="preserve"> גזירה לגזירה.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59" w:author="קלוד" w:date="2026-10-11T12:33:55Z"/>
        </w:rPr>
      </w:pPr>
      <w:ins w:id="91160" w:author="קלוד" w:date="2026-10-11T12:33:55Z">
        <w:r>
          <w:rPr>
            <w:color w:val="7B3F00"/>
          </w:rPr>
          <w:t xml:space="preserve">פתילות ושמנים פסולים במקדש - 'להעלות נר תמיד'</w:t>
        </w:r>
      </w:ins>
    </w:p>
    <w:p>
      <w:pPr>
        <w:pStyle w:val="38"/>
        <w:rPr>
          <w:ins w:id="9803" w:author="עריכה מהאתר" w:date="2026-10-26T17:56:48Z"/>
        </w:rPr>
      </w:pPr>
      <w:ins w:id="9804" w:author="עריכה מהאתר" w:date="2026-10-26T17:56:48Z">
        <w:r>
          <w:t xml:space="preserve">רמב"ח:</w:t>
        </w:r>
      </w:ins>
    </w:p>
    <w:p w:rsidR="00E9703F" w:rsidRPr="006F178A" w:rsidRDefault="00E9703F" w:rsidP="00E9703F">
      <w:pPr>
        <w:rPr>
          <w:rtl/>
        </w:rPr>
      </w:pPr>
      <w:del w:id="9801" w:author="עריכה מהאתר" w:date="2026-10-26T17:56:48Z">
        <w:r>
          <w:rPr>
            <w:rStyle w:val="2fb"/>
            <w:rFonts w:ascii="Fb Fontext" w:hAnsi="Fb Fontext"/>
            <w:sz w:val="20"/>
            <w:rtl/>
          </w:rPr>
          <w:delText xml:space="preserve">רמב"ח</w:delText>
        </w:r>
      </w:del>
      <w:del w:id="9802" w:author="עריכה מהאתר" w:date="2026-10-26T17:56:48Z">
        <w:r>
          <w:rPr>
            <w:rFonts w:ascii="Fb Fontext" w:hAnsi="Fb Fontext"/>
            <w:sz w:val="20"/>
            <w:rtl/>
          </w:rPr>
          <w:delText xml:space="preserve">: </w:delText>
        </w:r>
      </w:del>
      <w:r>
        <w:rPr>
          <w:rFonts w:ascii="Fb Fontext" w:hAnsi="Fb Fontext"/>
          <w:sz w:val="20"/>
          <w:rtl/>
        </w:rPr>
        <w:t xml:space="preserve">פתילות ושמנים שאמרו חכמים אין מדליקין בהן בשבת - אין מדליקין בהן במקדש, </w:t>
      </w:r>
      <w:r>
        <w:rPr>
          <w:rFonts w:ascii="Fb Fontext" w:hAnsi="Fb Fontext"/>
          <w:sz w:val="20"/>
          <w:rtl/>
        </w:rPr>
        <w:t>שנא'</w:t>
      </w:r>
      <w:r w:rsidRPr="006F178A">
        <w:rPr>
          <w:rFonts w:ascii="Fb Fontext" w:hAnsi="Fb Fontext"/>
          <w:sz w:val="20"/>
          <w:rtl/>
        </w:rPr>
        <w:t xml:space="preserve"> </w:t>
      </w:r>
      <w:r>
        <w:rPr>
          <w:rFonts w:ascii="Fb Fontext" w:hAnsi="Fb Fontext" w:hint="cs"/>
          <w:sz w:val="20"/>
          <w:rtl/>
        </w:rPr>
        <w:t>'</w:t>
      </w:r>
      <w:ins w:id="90827" w:author="Claude - סמנטי" w:date="2026-10-11T12:28:21Z">
        <w:r>
          <w:rPr>
            <w:rStyle w:val="afffff0"/>
            <w:rFonts w:ascii="Fb Fontext" w:hAnsi="Fb Fontext"/>
            <w:sz w:val="20"/>
            <w:rtl/>
          </w:rPr>
          <w:t xml:space="preserve">לְהַעֲלוֹת נֵר תָּמִיד</w:t>
        </w:r>
      </w:ins>
      <w:del w:id="90828" w:author="Claude - סמנטי" w:date="2026-10-11T12:28:21Z">
        <w:r w:rsidRPr="006F178A">
          <w:rPr>
            <w:rFonts w:ascii="Fb Fontext" w:hAnsi="Fb Fontext"/>
            <w:sz w:val="20"/>
            <w:rtl/>
          </w:rPr>
          <w:delText xml:space="preserve">להעלות נר תמי</w:delText>
        </w:r>
        <w:r w:rsidRPr="00306272">
          <w:rPr>
            <w:rStyle w:val="afffff0"/>
            <w:rtl/>
          </w:rPr>
          <w:delText xml:space="preserve">ד</w:delText>
        </w:r>
      </w:del>
      <w:r w:rsidRPr="00306272">
        <w:rPr>
          <w:rStyle w:val="afffff0"/>
          <w:rFonts w:hint="cs"/>
          <w:rtl/>
        </w:rPr>
        <w:t>'</w:t>
      </w:r>
      <w:r w:rsidRPr="00306272">
        <w:rPr>
          <w:rStyle w:val="afffff0"/>
          <w:rtl/>
        </w:rPr>
        <w:t xml:space="preserve">, </w:t>
      </w:r>
      <w:r w:rsidRPr="00306272">
        <w:rPr>
          <w:rStyle w:val="afffff0"/>
          <w:rFonts w:hint="cs"/>
          <w:rtl/>
        </w:rPr>
        <w:t>ופי'</w:t>
      </w:r>
      <w:r w:rsidRPr="00306272">
        <w:rPr>
          <w:rStyle w:val="afffff0"/>
          <w:rtl/>
        </w:rPr>
        <w:t xml:space="preserve"> </w:t>
      </w:r>
      <w:r w:rsidRPr="006F178A">
        <w:rPr>
          <w:rFonts w:ascii="Fb Fontext" w:hAnsi="Fb Fontext"/>
          <w:sz w:val="20"/>
          <w:rtl/>
        </w:rPr>
        <w:t xml:space="preserve">שתהא שלהבת עולה מאיליה, ולא </w:t>
      </w:r>
      <w:r w:rsidRPr="006F178A">
        <w:rPr>
          <w:rFonts w:ascii="Fb Fontext" w:hAnsi="Fb Fontext"/>
          <w:sz w:val="20"/>
          <w:rtl/>
        </w:rPr>
        <w:t xml:space="preserve">ע"י</w:t>
      </w:r>
      <w:r w:rsidRPr="006F178A">
        <w:rPr>
          <w:rFonts w:ascii="Fb Fontext" w:hAnsi="Fb Fontext"/>
          <w:sz w:val="20"/>
          <w:rtl/>
        </w:rPr>
        <w:t xml:space="preserve"> דבר אחר.</w:t>
      </w:r>
    </w:p>
    <w:p>
      <w:pPr>
        <w:pStyle w:val="38"/>
        <w:rPr>
          <w:ins w:id="96848" w:author="מנוע מכני" w:date="2026-10-11T12:04:39Z"/>
        </w:rPr>
      </w:pPr>
      <w:r w:rsidRPr="004640F6">
        <w:t>והך</w:t>
      </w:r>
    </w:p>
    <w:p w:rsidR="00E9703F" w:rsidRPr="004640F6" w:rsidRDefault="00E9703F" w:rsidP="00E9703F">
      <w:pPr>
        <w:rPr>
          <w:spacing w:val="-2"/>
          <w:rtl/>
        </w:rPr>
      </w:pPr>
      <w:del w:id="96849" w:author="מנוע מכני" w:date="2026-10-11T12:04:39Z">
        <w:r w:rsidRPr="004640F6">
          <w:rPr>
            <w:rFonts w:ascii="Fb Fontext" w:hAnsi="Fb Fontext"/>
            <w:spacing w:val="-2"/>
            <w:rtl/>
          </w:rPr>
          <w:delText xml:space="preserve"> </w:delText>
        </w:r>
      </w:del>
      <w:r w:rsidRPr="004640F6">
        <w:rPr>
          <w:rFonts w:ascii="Fb Fontext" w:hAnsi="Fb Fontext" w:hint="cs"/>
          <w:spacing w:val="-2"/>
          <w:rtl/>
        </w:rPr>
        <w:t>ד</w:t>
      </w:r>
      <w:r w:rsidRPr="004640F6">
        <w:rPr>
          <w:rFonts w:ascii="Fb Fontext" w:hAnsi="Fb Fontext"/>
          <w:spacing w:val="-2"/>
          <w:rtl/>
        </w:rPr>
        <w:t xml:space="preserve">מבלאי מכנסי כהנים ומהמיניהם היו מפקיעין, ומהן מדליקין</w:t>
      </w:r>
      <w:ins w:id="92773" w:author="קלוד" w:date="2026-10-11T13:11:34Z">
        <w:r>
          <w:rPr>
            <w:rFonts w:ascii="Fb Fontext" w:hAnsi="Fb Fontext"/>
            <w:spacing w:val="-2"/>
            <w:rtl/>
          </w:rPr>
          <w:t xml:space="preserve"> </w:t>
        </w:r>
        <w:r>
          <w:rPr>
            <w:rStyle w:val="afffffe"/>
            <w:rFonts w:ascii="Fb Fontext" w:hAnsi="Fb Fontext"/>
            <w:spacing w:val="-2"/>
            <w:rtl/>
          </w:rPr>
          <w:t xml:space="preserve">ובהם צמר</w:t>
        </w:r>
        <w:r>
          <w:rPr>
            <w:rFonts w:ascii="Fb Fontext" w:hAnsi="Fb Fontext"/>
            <w:spacing w:val="-2"/>
            <w:rtl/>
          </w:rPr>
          <w:t xml:space="preserve"> </w:t>
        </w:r>
      </w:ins>
      <w:del w:id="92774" w:author="קלוד" w:date="2026-10-11T13:11:34Z">
        <w:r w:rsidRPr="004640F6">
          <w:rPr>
            <w:rFonts w:ascii="Fb Fontext" w:hAnsi="Fb Fontext"/>
            <w:spacing w:val="-2"/>
            <w:rtl/>
          </w:rPr>
          <w:delText xml:space="preserve"> </w:delText>
        </w:r>
      </w:del>
      <w:r w:rsidRPr="004640F6">
        <w:rPr>
          <w:rFonts w:ascii="Fb Fontext" w:hAnsi="Fb Fontext"/>
          <w:spacing w:val="-2"/>
          <w:rtl/>
        </w:rPr>
        <w:t xml:space="preserve">- שמחת בית השואבה </w:t>
      </w:r>
      <w:ins w:id="92771" w:author="קלוד" w:date="2026-10-11T13:11:34Z">
        <w:r>
          <w:rPr>
            <w:rFonts w:ascii="Fb Fontext" w:hAnsi="Fb Fontext"/>
            <w:spacing w:val="-2"/>
            <w:rtl/>
          </w:rPr>
          <w:t xml:space="preserve">שונה.</w:t>
        </w:r>
      </w:ins>
      <w:del w:id="92772" w:author="קלוד" w:date="2026-10-11T13:11:34Z">
        <w:r w:rsidRPr="004640F6">
          <w:rPr>
            <w:rFonts w:ascii="Fb Fontext" w:hAnsi="Fb Fontext"/>
            <w:spacing w:val="-2"/>
            <w:rtl/>
          </w:rPr>
          <w:delText xml:space="preserve">שאני.</w:delText>
        </w:r>
      </w:del>
    </w:p>
    <w:p w:rsidR="00E9703F" w:rsidRPr="006F178A" w:rsidRDefault="00E9703F" w:rsidP="00E9703F">
      <w:pPr>
        <w:rPr>
          <w:rtl/>
        </w:rPr>
      </w:pPr>
      <w:ins w:id="92781" w:author="קלוד" w:date="2026-10-11T13:11:34Z">
        <w:r>
          <w:rPr>
            <w:rFonts w:hint="cs"/>
            <w:rtl/>
          </w:rPr>
          <w:t xml:space="preserve">ומה</w:t>
        </w:r>
      </w:ins>
      <w:del w:id="92782" w:author="קלוד" w:date="2026-10-11T13:11:34Z">
        <w:r w:rsidRPr="006F178A">
          <w:rPr>
            <w:rFonts w:hint="cs"/>
            <w:rtl/>
          </w:rPr>
          <w:delText xml:space="preserve">והא</w:delText>
        </w:r>
      </w:del>
      <w:r w:rsidRPr="006F178A">
        <w:rPr>
          <w:rFonts w:hint="cs"/>
          <w:rtl/>
        </w:rPr>
        <w:t xml:space="preserve"> </w:t>
      </w:r>
      <w:ins w:id="92779" w:author="קלוד" w:date="2026-10-11T13:11:34Z">
        <w:r>
          <w:rPr>
            <w:rFonts w:hint="cs"/>
            <w:rtl/>
          </w:rPr>
          <w:t xml:space="preserve">ששנה</w:t>
        </w:r>
      </w:ins>
      <w:del w:id="92780" w:author="קלוד" w:date="2026-10-11T13:11:34Z">
        <w:r w:rsidRPr="006F178A">
          <w:rPr>
            <w:rFonts w:hint="cs"/>
            <w:rtl/>
          </w:rPr>
          <w:delText xml:space="preserve">דתני</w:delText>
        </w:r>
      </w:del>
      <w:r w:rsidRPr="006F178A">
        <w:rPr>
          <w:rFonts w:hint="cs"/>
          <w:rtl/>
        </w:rPr>
        <w:t xml:space="preserve"> </w:t>
      </w:r>
      <w:r w:rsidRPr="006F178A">
        <w:rPr>
          <w:rStyle w:val="2fb"/>
          <w:rFonts w:hint="cs"/>
          <w:rtl/>
        </w:rPr>
        <w:t xml:space="preserve">רב"מ</w:t>
      </w:r>
      <w:r w:rsidRPr="006F178A">
        <w:rPr>
          <w:rFonts w:hint="cs"/>
          <w:rtl/>
        </w:rPr>
        <w:t xml:space="preserve"> </w:t>
      </w:r>
      <w:ins w:id="92777" w:author="קלוד" w:date="2026-10-11T13:11:34Z">
        <w:r>
          <w:rPr>
            <w:rFonts w:hint="cs"/>
            <w:rtl/>
          </w:rPr>
          <w:t xml:space="preserve">שמהם</w:t>
        </w:r>
      </w:ins>
      <w:del w:id="92778" w:author="קלוד" w:date="2026-10-11T13:11:34Z">
        <w:r w:rsidRPr="006F178A">
          <w:rPr>
            <w:rFonts w:hint="cs"/>
            <w:rtl/>
          </w:rPr>
          <w:delText xml:space="preserve">דמהם</w:delText>
        </w:r>
      </w:del>
      <w:r w:rsidRPr="006F178A">
        <w:rPr>
          <w:rFonts w:hint="cs"/>
          <w:rtl/>
        </w:rPr>
        <w:t xml:space="preserve"> עשו פתילות </w:t>
      </w:r>
      <w:ins w:id="92775" w:author="קלוד" w:date="2026-10-11T13:11:34Z">
        <w:r>
          <w:rPr>
            <w:rFonts w:hint="cs"/>
            <w:rtl/>
          </w:rPr>
          <w:t xml:space="preserve">למקדש -</w:t>
        </w:r>
      </w:ins>
      <w:del w:id="92776" w:author="קלוד" w:date="2026-10-11T13:11:34Z">
        <w:r w:rsidRPr="006F178A">
          <w:rPr>
            <w:rFonts w:hint="cs"/>
            <w:rtl/>
          </w:rPr>
          <w:delText xml:space="preserve">למקדש</w:delText>
        </w:r>
      </w:del>
      <w:r w:rsidRPr="006F178A">
        <w:rPr>
          <w:rFonts w:hint="cs"/>
          <w:rtl/>
        </w:rPr>
        <w:t xml:space="preserve"> </w:t>
      </w:r>
      <w:r w:rsidRPr="006F178A">
        <w:rPr>
          <w:rtl/>
        </w:rPr>
        <w:t>היינו מ</w:t>
      </w:r>
      <w:r w:rsidRPr="006F178A">
        <w:rPr>
          <w:rFonts w:hint="cs"/>
          <w:rtl/>
        </w:rPr>
        <w:t>בגדי ה</w:t>
      </w:r>
      <w:r w:rsidRPr="006F178A">
        <w:rPr>
          <w:rtl/>
        </w:rPr>
        <w:t>בוץ ולא מכלאיים</w:t>
      </w:r>
      <w:r w:rsidRPr="006F178A">
        <w:rPr>
          <w:rFonts w:hint="cs"/>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57" w:author="קלוד" w:date="2026-10-11T12:33:55Z"/>
        </w:rPr>
      </w:pPr>
      <w:ins w:id="91158" w:author="קלוד" w:date="2026-10-11T12:33:55Z">
        <w:r>
          <w:rPr>
            <w:color w:val="7B3F00"/>
          </w:rPr>
          <w:t xml:space="preserve">פתילות פסולות בחנוכה - האם כבתה זקוק לה</w:t>
        </w:r>
      </w:ins>
    </w:p>
    <w:p w:rsidR="00E9703F" w:rsidRPr="006F178A" w:rsidRDefault="00E9703F" w:rsidP="00E9703F">
      <w:pPr>
        <w:rPr>
          <w:rtl/>
        </w:rPr>
      </w:pPr>
      <w:r w:rsidRPr="006F178A">
        <w:rPr>
          <w:rFonts w:ascii="Fb Fontext" w:hAnsi="Fb Fontext"/>
          <w:rtl/>
        </w:rPr>
        <w:t>פתילות ושמנים שאמרו חכמים אין מדליקין בהן בשבת.</w:t>
      </w:r>
    </w:p>
    <w:p w:rsidR="00E9703F" w:rsidRPr="004640F6" w:rsidRDefault="00E9703F" w:rsidP="00E9703F">
      <w:pPr>
        <w:rPr>
          <w:spacing w:val="-6"/>
          <w:rtl/>
        </w:rPr>
      </w:pPr>
      <w:r w:rsidRPr="004640F6">
        <w:rPr>
          <w:rStyle w:val="2fb"/>
          <w:spacing w:val="-6"/>
          <w:rtl/>
        </w:rPr>
        <w:t xml:space="preserve">לר"ה</w:t>
      </w:r>
      <w:r w:rsidRPr="004640F6">
        <w:rPr>
          <w:spacing w:val="-6"/>
          <w:rtl/>
        </w:rPr>
        <w:t xml:space="preserve"> אין מדליקין בהן בחנוכה בין בשבת בין בחול -</w:t>
      </w:r>
      <w:r w:rsidRPr="004640F6">
        <w:rPr>
          <w:rFonts w:hint="cs"/>
          <w:spacing w:val="-6"/>
          <w:rtl/>
        </w:rPr>
        <w:t xml:space="preserve"> </w:t>
      </w:r>
      <w:ins w:id="95097" w:author="מנוע מכני" w:date="2026-10-11T12:04:39Z">
        <w:r>
          <w:rPr>
            <w:spacing w:val="-6"/>
            <w:rtl/>
          </w:rPr>
          <w:t xml:space="preserve">דסבר</w:t>
        </w:r>
      </w:ins>
      <w:del w:id="95098" w:author="מנוע מכני" w:date="2026-10-11T12:04:39Z">
        <w:r w:rsidRPr="004640F6">
          <w:rPr>
            <w:spacing w:val="-6"/>
            <w:rtl/>
          </w:rPr>
          <w:delText xml:space="preserve">דס"ל</w:delText>
        </w:r>
      </w:del>
      <w:r w:rsidRPr="004640F6">
        <w:rPr>
          <w:spacing w:val="-6"/>
          <w:rtl/>
        </w:rPr>
        <w:t xml:space="preserve"> כבתה זקוק לה, ומותר להשתמש לאורה.</w:t>
      </w:r>
    </w:p>
    <w:p>
      <w:pPr>
        <w:pStyle w:val="38"/>
        <w:rPr>
          <w:ins w:id="96850" w:author="מנוע מכני" w:date="2026-10-11T12:04:39Z"/>
        </w:rPr>
      </w:pPr>
      <w:r w:rsidRPr="006F178A">
        <w:t xml:space="preserve">ור"ח:</w:t>
      </w:r>
    </w:p>
    <w:p w:rsidR="00E9703F" w:rsidRPr="006F178A" w:rsidRDefault="00E9703F" w:rsidP="00E9703F">
      <w:pPr>
        <w:rPr>
          <w:rtl/>
        </w:rPr>
      </w:pPr>
      <w:del w:id="96851" w:author="מנוע מכני" w:date="2026-10-11T12:04:39Z">
        <w:r w:rsidRPr="006F178A">
          <w:rPr>
            <w:rtl/>
          </w:rPr>
          <w:delText xml:space="preserve"> </w:delText>
        </w:r>
      </w:del>
      <w:r w:rsidRPr="006F178A">
        <w:rPr>
          <w:rtl/>
        </w:rPr>
        <w:t xml:space="preserve">מדליקין בהן בחול אבל </w:t>
      </w:r>
      <w:r w:rsidRPr="006F178A">
        <w:rPr>
          <w:rtl/>
        </w:rPr>
        <w:t xml:space="preserve">לא</w:t>
      </w:r>
      <w:r w:rsidRPr="006F178A">
        <w:rPr>
          <w:rtl/>
        </w:rPr>
        <w:t xml:space="preserve"> בשבת</w:t>
      </w:r>
      <w:r w:rsidRPr="006F178A">
        <w:rPr>
          <w:rFonts w:hint="cs"/>
          <w:rtl/>
        </w:rPr>
        <w:t xml:space="preserve"> - </w:t>
      </w:r>
      <w:ins w:id="95099" w:author="מנוע מכני" w:date="2026-10-11T12:04:39Z">
        <w:ins w:id="92785" w:author="קלוד" w:date="2026-10-11T13:11:34Z">
          <w:r>
            <w:rPr>
              <w:rFonts w:hint="cs"/>
              <w:rtl/>
            </w:rPr>
            <w:t xml:space="preserve">שסובר</w:t>
          </w:r>
        </w:ins>
        <w:del w:id="92786" w:author="קלוד" w:date="2026-10-11T13:11:34Z">
          <w:r>
            <w:rPr>
              <w:rFonts w:hint="cs"/>
              <w:rtl/>
            </w:rPr>
            <w:delText xml:space="preserve">דסבר</w:delText>
          </w:r>
        </w:del>
      </w:ins>
      <w:del w:id="95100" w:author="מנוע מכני" w:date="2026-10-11T12:04:39Z">
        <w:r w:rsidRPr="006F178A">
          <w:rPr>
            <w:rFonts w:hint="cs"/>
            <w:rtl/>
          </w:rPr>
          <w:delText xml:space="preserve">דס"ל</w:delText>
        </w:r>
      </w:del>
      <w:r w:rsidRPr="006F178A">
        <w:rPr>
          <w:rFonts w:hint="cs"/>
          <w:rtl/>
        </w:rPr>
        <w:t xml:space="preserve"> </w:t>
      </w:r>
      <w:r w:rsidRPr="006F178A">
        <w:rPr>
          <w:rtl/>
        </w:rPr>
        <w:t xml:space="preserve">כבתה אין זקוק לה, ומותר להשתמש </w:t>
      </w:r>
      <w:ins w:id="92783" w:author="קלוד" w:date="2026-10-11T13:11:34Z">
        <w:r>
          <w:rPr>
            <w:rtl/>
          </w:rPr>
          <w:t xml:space="preserve">לאורה </w:t>
        </w:r>
        <w:r>
          <w:rPr>
            <w:rStyle w:val="afffffe"/>
            <w:rtl/>
          </w:rPr>
          <w:t xml:space="preserve">ושמא יטה</w:t>
        </w:r>
        <w:r>
          <w:rPr>
            <w:rtl/>
          </w:rPr>
          <w:t xml:space="preserve">.</w:t>
        </w:r>
      </w:ins>
      <w:del w:id="92784" w:author="קלוד" w:date="2026-10-11T13:11:34Z">
        <w:r w:rsidRPr="006F178A">
          <w:rPr>
            <w:rtl/>
          </w:rPr>
          <w:delText xml:space="preserve">לאורה.</w:delText>
        </w:r>
      </w:del>
    </w:p>
    <w:p>
      <w:pPr>
        <w:pStyle w:val="38"/>
        <w:rPr>
          <w:ins w:id="96852" w:author="מנוע מכני" w:date="2026-10-11T12:04:39Z"/>
        </w:rPr>
      </w:pPr>
      <w:r w:rsidRPr="006F178A">
        <w:t xml:space="preserve">ר"ז מרב:</w:t>
      </w:r>
    </w:p>
    <w:p w:rsidR="00E9703F" w:rsidRPr="006F178A" w:rsidRDefault="00E9703F" w:rsidP="00E9703F">
      <w:pPr>
        <w:rPr>
          <w:rtl/>
        </w:rPr>
      </w:pPr>
      <w:del w:id="96853" w:author="מנוע מכני" w:date="2026-10-11T12:04:39Z">
        <w:r w:rsidRPr="006F178A">
          <w:rPr>
            <w:rtl/>
          </w:rPr>
          <w:delText xml:space="preserve"> </w:delText>
        </w:r>
      </w:del>
      <w:r w:rsidRPr="006F178A">
        <w:rPr>
          <w:rtl/>
        </w:rPr>
        <w:t xml:space="preserve">מדליקין בהן בחנוכה בין בחול בין בשבת </w:t>
      </w:r>
      <w:r w:rsidRPr="006F178A">
        <w:rPr>
          <w:rFonts w:hint="cs"/>
          <w:rtl/>
        </w:rPr>
        <w:t xml:space="preserve">- </w:t>
      </w:r>
      <w:ins w:id="95101" w:author="מנוע מכני" w:date="2026-10-11T12:04:39Z">
        <w:r>
          <w:rPr>
            <w:rFonts w:hint="cs"/>
            <w:rtl/>
          </w:rPr>
          <w:t xml:space="preserve">דסבר</w:t>
        </w:r>
      </w:ins>
      <w:del w:id="95102" w:author="מנוע מכני" w:date="2026-10-11T12:04:39Z">
        <w:r w:rsidRPr="006F178A">
          <w:rPr>
            <w:rFonts w:hint="cs"/>
            <w:rtl/>
          </w:rPr>
          <w:delText xml:space="preserve">ד</w:delText>
        </w:r>
        <w:r w:rsidRPr="006F178A">
          <w:rPr>
            <w:rtl/>
          </w:rPr>
          <w:delText xml:space="preserve">ס"ל</w:delText>
        </w:r>
      </w:del>
      <w:r w:rsidRPr="006F178A">
        <w:rPr>
          <w:rtl/>
        </w:rPr>
        <w:t xml:space="preserve"> כבתה אין זקוק לה ואסור להשתמש לאורה.</w:t>
      </w:r>
    </w:p>
    <w:p w:rsidR="00E9703F" w:rsidRPr="006F178A" w:rsidRDefault="00E9703F" w:rsidP="00E9703F">
      <w:pPr>
        <w:rPr>
          <w:rtl/>
        </w:rPr>
      </w:pPr>
      <w:r w:rsidRPr="006F178A">
        <w:rPr>
          <w:rtl/>
        </w:rPr>
        <w:t xml:space="preserve">כשאמרו לפני </w:t>
      </w:r>
      <w:r w:rsidRPr="006F178A">
        <w:rPr>
          <w:rStyle w:val="2fb"/>
          <w:rtl/>
        </w:rPr>
        <w:t xml:space="preserve">אביי</w:t>
      </w:r>
      <w:r w:rsidRPr="006F178A">
        <w:rPr>
          <w:rtl/>
        </w:rPr>
        <w:t xml:space="preserve"> </w:t>
      </w:r>
      <w:ins w:id="92351" w:author="מנוע מכני" w:date="2026-10-11T12:04:39Z">
        <w:r>
          <w:rPr>
            <w:rtl/>
          </w:rPr>
          <w:t xml:space="preserve">משמו</w:t>
        </w:r>
      </w:ins>
      <w:del w:id="92352" w:author="מנוע מכני" w:date="2026-10-11T12:04:39Z">
        <w:r w:rsidRPr="006F178A">
          <w:rPr>
            <w:rtl/>
          </w:rPr>
          <w:delText xml:space="preserve">משמיה</w:delText>
        </w:r>
      </w:del>
      <w:r w:rsidRPr="006F178A">
        <w:rPr>
          <w:rtl/>
        </w:rPr>
        <w:t xml:space="preserve"> </w:t>
      </w:r>
      <w:ins w:id="92795" w:author="קלוד" w:date="2026-10-11T13:11:34Z">
        <w:r>
          <w:rPr>
            <w:rStyle w:val="2fb"/>
            <w:rtl/>
          </w:rPr>
          <w:t xml:space="preserve">של רי"ר -</w:t>
        </w:r>
      </w:ins>
      <w:del w:id="92796" w:author="קלוד" w:date="2026-10-11T13:11:34Z">
        <w:r w:rsidRPr="006F178A">
          <w:rPr>
            <w:rStyle w:val="2fb"/>
            <w:rtl/>
          </w:rPr>
          <w:delText xml:space="preserve">דרי"ר</w:delText>
        </w:r>
      </w:del>
      <w:r w:rsidRPr="006F178A">
        <w:rPr>
          <w:rtl/>
        </w:rPr>
        <w:t xml:space="preserve"> </w:t>
      </w:r>
      <w:r w:rsidRPr="006F178A">
        <w:rPr>
          <w:rtl/>
        </w:rPr>
        <w:t xml:space="preserve">לא</w:t>
      </w:r>
      <w:r w:rsidRPr="006F178A">
        <w:rPr>
          <w:rtl/>
        </w:rPr>
        <w:t xml:space="preserve"> </w:t>
      </w:r>
      <w:ins w:id="92793" w:author="קלוד" w:date="2026-10-11T13:11:34Z">
        <w:r>
          <w:rPr>
            <w:rtl/>
          </w:rPr>
          <w:t xml:space="preserve">קיבלה,</w:t>
        </w:r>
      </w:ins>
      <w:del w:id="92794" w:author="קלוד" w:date="2026-10-11T13:11:34Z">
        <w:r w:rsidRPr="006F178A">
          <w:rPr>
            <w:rtl/>
          </w:rPr>
          <w:delText xml:space="preserve">קיבל</w:delText>
        </w:r>
      </w:del>
      <w:r w:rsidRPr="006F178A">
        <w:rPr>
          <w:rtl/>
        </w:rPr>
        <w:t xml:space="preserve"> </w:t>
      </w:r>
      <w:ins w:id="92791" w:author="קלוד" w:date="2026-10-11T13:11:34Z">
        <w:r>
          <w:rPr>
            <w:rtl/>
          </w:rPr>
          <w:t xml:space="preserve">וכשאמרו</w:t>
        </w:r>
      </w:ins>
      <w:del w:id="92792" w:author="קלוד" w:date="2026-10-11T13:11:34Z">
        <w:r w:rsidRPr="006F178A">
          <w:rPr>
            <w:rtl/>
          </w:rPr>
          <w:delText xml:space="preserve">רק כשאמרו</w:delText>
        </w:r>
      </w:del>
      <w:r w:rsidRPr="006F178A">
        <w:rPr>
          <w:rtl/>
        </w:rPr>
        <w:t xml:space="preserve"> </w:t>
      </w:r>
      <w:ins w:id="92353" w:author="מנוע מכני" w:date="2026-10-11T12:04:39Z">
        <w:r>
          <w:rPr>
            <w:rtl/>
          </w:rPr>
          <w:t xml:space="preserve">משמו</w:t>
        </w:r>
      </w:ins>
      <w:del w:id="92354" w:author="מנוע מכני" w:date="2026-10-11T12:04:39Z">
        <w:r w:rsidRPr="006F178A">
          <w:rPr>
            <w:rtl/>
          </w:rPr>
          <w:delText xml:space="preserve">משמיה</w:delText>
        </w:r>
      </w:del>
      <w:r w:rsidRPr="006F178A">
        <w:rPr>
          <w:rtl/>
        </w:rPr>
        <w:t xml:space="preserve"> </w:t>
      </w:r>
      <w:ins w:id="92789" w:author="קלוד" w:date="2026-10-11T13:11:34Z">
        <w:r>
          <w:rPr>
            <w:rStyle w:val="2fb"/>
            <w:rtl/>
          </w:rPr>
          <w:t xml:space="preserve">של</w:t>
        </w:r>
      </w:ins>
      <w:del w:id="92790" w:author="קלוד" w:date="2026-10-11T13:11:34Z">
        <w:r w:rsidRPr="006F178A">
          <w:rPr>
            <w:rStyle w:val="2fb"/>
            <w:rtl/>
          </w:rPr>
          <w:delText xml:space="preserve">דרי"ו</w:delText>
        </w:r>
      </w:del>
      <w:r w:rsidRPr="006F178A">
        <w:rPr>
          <w:rtl/>
        </w:rPr>
        <w:t xml:space="preserve"> </w:t>
      </w:r>
      <w:ins w:id="92787" w:author="קלוד" w:date="2026-10-11T13:11:34Z">
        <w:r>
          <w:rPr>
            <w:rtl/>
          </w:rPr>
          <w:t xml:space="preserve">רי"ו - קיבלה.</w:t>
        </w:r>
      </w:ins>
      <w:del w:id="92788" w:author="קלוד" w:date="2026-10-11T13:11:34Z">
        <w:r w:rsidRPr="006F178A">
          <w:rPr>
            <w:rtl/>
          </w:rPr>
          <w:delText xml:space="preserve">וקיבלה.</w:delText>
        </w:r>
      </w:del>
    </w:p>
    <w:p w:rsidR="00E9703F" w:rsidRPr="006F178A" w:rsidRDefault="00E9703F" w:rsidP="00E9703F">
      <w:pPr>
        <w:rPr>
          <w:rtl/>
        </w:rPr>
      </w:pPr>
      <w:ins w:id="92811" w:author="קלוד" w:date="2026-10-11T13:11:34Z">
        <w:r>
          <w:rPr>
            <w:rFonts w:ascii="Fb Fontext" w:hAnsi="Fb Fontext"/>
            <w:sz w:val="20"/>
            <w:rtl/>
          </w:rPr>
          <w:t xml:space="preserve">ואמר:</w:t>
        </w:r>
      </w:ins>
      <w:del w:id="92812" w:author="קלוד" w:date="2026-10-11T13:11:34Z">
        <w:r w:rsidRPr="006F178A">
          <w:rPr>
            <w:rFonts w:ascii="Fb Fontext" w:hAnsi="Fb Fontext"/>
            <w:sz w:val="20"/>
            <w:rtl/>
          </w:rPr>
          <w:delText xml:space="preserve">ואמר</w:delText>
        </w:r>
      </w:del>
      <w:r w:rsidRPr="006F178A">
        <w:rPr>
          <w:rFonts w:ascii="Fb Fontext" w:hAnsi="Fb Fontext"/>
          <w:sz w:val="20"/>
          <w:rtl/>
        </w:rPr>
        <w:t xml:space="preserve"> </w:t>
      </w:r>
      <w:ins w:id="94587" w:author="מנוע מכני" w:date="2026-10-11T12:04:39Z">
        <w:ins w:id="92809" w:author="קלוד" w:date="2026-10-11T13:11:34Z">
          <w:r>
            <w:rPr>
              <w:rFonts w:ascii="Fb Fontext" w:hAnsi="Fb Fontext"/>
              <w:sz w:val="20"/>
              <w:rtl/>
            </w:rPr>
            <w:t xml:space="preserve">אילו</w:t>
          </w:r>
        </w:ins>
        <w:del w:id="92810" w:author="קלוד" w:date="2026-10-11T13:11:34Z">
          <w:r>
            <w:rPr>
              <w:rFonts w:ascii="Fb Fontext" w:hAnsi="Fb Fontext"/>
              <w:sz w:val="20"/>
              <w:rtl/>
            </w:rPr>
            <w:delText xml:space="preserve">דאם</w:delText>
          </w:r>
        </w:del>
        <w:r>
          <w:rPr>
            <w:rFonts w:ascii="Fb Fontext" w:hAnsi="Fb Fontext"/>
            <w:sz w:val="20"/>
            <w:rtl/>
          </w:rPr>
          <w:t xml:space="preserve"> </w:t>
        </w:r>
      </w:ins>
      <w:del w:id="94588" w:author="מנוע מכני" w:date="2026-10-11T12:04:39Z">
        <w:r w:rsidRPr="006F178A">
          <w:rPr>
            <w:rFonts w:ascii="Fb Fontext" w:hAnsi="Fb Fontext"/>
            <w:sz w:val="20"/>
            <w:rtl/>
          </w:rPr>
          <w:delText xml:space="preserve">דאי </w:delText>
        </w:r>
      </w:del>
      <w:ins w:id="92807" w:author="קלוד" w:date="2026-10-11T13:11:34Z">
        <w:r>
          <w:rPr>
            <w:rFonts w:ascii="Fb Fontext" w:hAnsi="Fb Fontext"/>
            <w:sz w:val="20"/>
            <w:rtl/>
          </w:rPr>
          <w:t xml:space="preserve">זכיתי</w:t>
        </w:r>
      </w:ins>
      <w:del w:id="92808" w:author="קלוד" w:date="2026-10-11T13:11:34Z">
        <w:r w:rsidRPr="006F178A">
          <w:rPr>
            <w:rFonts w:ascii="Fb Fontext" w:hAnsi="Fb Fontext"/>
            <w:sz w:val="20"/>
            <w:rtl/>
          </w:rPr>
          <w:delText xml:space="preserve">זכאי</w:delText>
        </w:r>
      </w:del>
      <w:r w:rsidRPr="006F178A">
        <w:rPr>
          <w:rFonts w:ascii="Fb Fontext" w:hAnsi="Fb Fontext"/>
          <w:sz w:val="20"/>
          <w:rtl/>
        </w:rPr>
        <w:t xml:space="preserve"> </w:t>
      </w:r>
      <w:ins w:id="92805" w:author="קלוד" w:date="2026-10-11T13:11:34Z">
        <w:r>
          <w:rPr>
            <w:rFonts w:ascii="Fb Fontext" w:hAnsi="Fb Fontext"/>
            <w:sz w:val="20"/>
            <w:rtl/>
          </w:rPr>
          <w:t xml:space="preserve">הייתי</w:t>
        </w:r>
      </w:ins>
      <w:del w:id="92806" w:author="קלוד" w:date="2026-10-11T13:11:34Z">
        <w:r w:rsidRPr="006F178A">
          <w:rPr>
            <w:rFonts w:ascii="Fb Fontext" w:hAnsi="Fb Fontext"/>
            <w:sz w:val="20"/>
            <w:rtl/>
          </w:rPr>
          <w:delText xml:space="preserve">היה</w:delText>
        </w:r>
      </w:del>
      <w:r w:rsidRPr="006F178A">
        <w:rPr>
          <w:rFonts w:ascii="Fb Fontext" w:hAnsi="Fb Fontext"/>
          <w:sz w:val="20"/>
          <w:rtl/>
        </w:rPr>
        <w:t xml:space="preserve"> </w:t>
      </w:r>
      <w:ins w:id="92803" w:author="קלוד" w:date="2026-10-11T13:11:34Z">
        <w:r>
          <w:rPr>
            <w:rFonts w:ascii="Fb Fontext" w:hAnsi="Fb Fontext"/>
            <w:sz w:val="20"/>
            <w:rtl/>
          </w:rPr>
          <w:t xml:space="preserve">לומדה</w:t>
        </w:r>
      </w:ins>
      <w:del w:id="92804" w:author="קלוד" w:date="2026-10-11T13:11:34Z">
        <w:r w:rsidRPr="006F178A">
          <w:rPr>
            <w:rFonts w:ascii="Fb Fontext" w:hAnsi="Fb Fontext"/>
            <w:sz w:val="20"/>
            <w:rtl/>
          </w:rPr>
          <w:delText xml:space="preserve">משננן</w:delText>
        </w:r>
      </w:del>
      <w:r w:rsidRPr="006F178A">
        <w:rPr>
          <w:rFonts w:ascii="Fb Fontext" w:hAnsi="Fb Fontext"/>
          <w:sz w:val="20"/>
          <w:rtl/>
        </w:rPr>
        <w:t xml:space="preserve"> </w:t>
      </w:r>
      <w:ins w:id="95909" w:author="מנוע מכני" w:date="2026-10-11T12:04:39Z">
        <w:ins w:id="92801" w:author="קלוד" w:date="2026-10-11T13:11:34Z">
          <w:r>
            <w:rPr>
              <w:rFonts w:ascii="Fb Fontext" w:hAnsi="Fb Fontext"/>
              <w:sz w:val="20"/>
              <w:rtl/>
            </w:rPr>
            <w:t xml:space="preserve">מתחילה.</w:t>
          </w:r>
        </w:ins>
        <w:del w:id="92802" w:author="קלוד" w:date="2026-10-11T13:11:34Z">
          <w:r>
            <w:rPr>
              <w:rFonts w:ascii="Fb Fontext" w:hAnsi="Fb Fontext"/>
              <w:sz w:val="20"/>
              <w:rtl/>
            </w:rPr>
            <w:delText xml:space="preserve">מתחילה</w:delText>
          </w:r>
        </w:del>
      </w:ins>
      <w:del w:id="95910" w:author="מנוע מכני" w:date="2026-10-11T12:04:39Z">
        <w:r w:rsidRPr="006F178A">
          <w:rPr>
            <w:rFonts w:ascii="Fb Fontext" w:hAnsi="Fb Fontext"/>
            <w:sz w:val="20"/>
            <w:rtl/>
          </w:rPr>
          <w:delText xml:space="preserve">מעיקרא</w:delText>
        </w:r>
      </w:del>
      <w:r w:rsidRPr="006F178A">
        <w:rPr>
          <w:rFonts w:ascii="Fb Fontext" w:hAnsi="Fb Fontext"/>
          <w:sz w:val="20"/>
          <w:rtl/>
        </w:rPr>
        <w:t xml:space="preserve"> </w:t>
      </w:r>
      <w:ins w:id="92799" w:author="קלוד" w:date="2026-10-11T13:11:34Z">
        <w:r>
          <w:rPr>
            <w:rStyle w:val="afffffe"/>
            <w:rFonts w:ascii="Fb Fontext" w:hAnsi="Fb Fontext"/>
            <w:sz w:val="20"/>
            <w:rtl/>
          </w:rPr>
          <w:t xml:space="preserve">ואף</w:t>
        </w:r>
      </w:ins>
      <w:del w:id="92800" w:author="קלוד" w:date="2026-10-11T13:11:34Z">
        <w:r w:rsidRPr="006F178A">
          <w:rPr>
            <w:rFonts w:ascii="Fb Fontext" w:hAnsi="Fb Fontext"/>
            <w:sz w:val="20"/>
            <w:rtl/>
          </w:rPr>
          <w:delText xml:space="preserve">כן</w:delText>
        </w:r>
      </w:del>
      <w:r w:rsidRPr="006F178A">
        <w:rPr>
          <w:rFonts w:ascii="Fb Fontext" w:hAnsi="Fb Fontext"/>
          <w:sz w:val="20"/>
          <w:rtl/>
        </w:rPr>
        <w:t xml:space="preserve"> </w:t>
      </w:r>
      <w:ins w:id="92797" w:author="קלוד" w:date="2026-10-11T13:11:34Z">
        <w:r>
          <w:rPr>
            <w:rStyle w:val="afffffe"/>
            <w:rFonts w:ascii="Fb Fontext" w:hAnsi="Fb Fontext"/>
            <w:sz w:val="20"/>
            <w:rtl/>
          </w:rPr>
          <w:t xml:space="preserve">שלמדה</w:t>
        </w:r>
        <w:r>
          <w:rPr>
            <w:rFonts w:ascii="Fb Fontext" w:hAnsi="Fb Fontext"/>
            <w:sz w:val="20"/>
            <w:rtl/>
          </w:rPr>
          <w:t xml:space="preserve">, נפק"מ</w:t>
        </w:r>
      </w:ins>
      <w:del w:id="92798" w:author="קלוד" w:date="2026-10-11T13:11:34Z">
        <w:r w:rsidRPr="006F178A">
          <w:rPr>
            <w:rFonts w:ascii="Fb Fontext" w:hAnsi="Fb Fontext"/>
            <w:sz w:val="20"/>
            <w:rtl/>
          </w:rPr>
          <w:delText xml:space="preserve">ונפק"מ</w:delText>
        </w:r>
      </w:del>
      <w:r w:rsidRPr="006F178A">
        <w:rPr>
          <w:rFonts w:ascii="Fb Fontext" w:hAnsi="Fb Fontext"/>
          <w:sz w:val="20"/>
          <w:rtl/>
        </w:rPr>
        <w:t xml:space="preserve"> לגירסא </w:t>
      </w:r>
      <w:ins w:id="90067" w:author="Claude - סמנטי" w:date="2026-10-11T12:28:21Z">
        <w:r>
          <w:rPr>
            <w:rFonts w:ascii="Fb Fontext" w:hAnsi="Fb Fontext"/>
            <w:sz w:val="20"/>
            <w:rtl/>
          </w:rPr>
          <w:t xml:space="preserve">של ילדות</w:t>
        </w:r>
      </w:ins>
      <w:del w:id="90068" w:author="Claude - סמנטי" w:date="2026-10-11T12:28:21Z">
        <w:r w:rsidRPr="006F178A">
          <w:rPr>
            <w:rFonts w:ascii="Fb Fontext" w:hAnsi="Fb Fontext"/>
            <w:sz w:val="20"/>
            <w:rtl/>
          </w:rPr>
          <w:delText xml:space="preserve">דינקותא</w:delText>
        </w:r>
      </w:del>
      <w:r w:rsidRPr="006F178A">
        <w:rPr>
          <w:rFonts w:ascii="Fb Fontext" w:hAnsi="Fb Fontext"/>
          <w:sz w:val="20"/>
          <w:rtl/>
        </w:rPr>
        <w:t xml:space="preserve">.</w:t>
      </w:r>
    </w:p>
    <w:p w:rsidR="00E9703F" w:rsidRPr="004640F6" w:rsidRDefault="00E9703F" w:rsidP="00E9703F">
      <w:pPr>
        <w:rPr>
          <w:rStyle w:val="afffe"/>
          <w:rFonts w:ascii="Fb Fontext" w:hAnsi="Fb Fontext"/>
          <w:b/>
          <w:spacing w:val="-4"/>
          <w:rtl/>
        </w:rPr>
      </w:pPr>
      <w:r w:rsidRPr="004640F6">
        <w:rPr>
          <w:rFonts w:ascii="Fb Fontext" w:hAnsi="Fb Fontext"/>
          <w:spacing w:val="-4"/>
          <w:rtl/>
        </w:rPr>
        <w:t>וכבתה אין זקוק לה</w:t>
      </w:r>
      <w:r w:rsidRPr="004640F6">
        <w:rPr>
          <w:rFonts w:ascii="Fb Fontext" w:hAnsi="Fb Fontext" w:hint="cs"/>
          <w:spacing w:val="-4"/>
          <w:rtl/>
        </w:rPr>
        <w:t xml:space="preserve"> </w:t>
      </w:r>
      <w:r w:rsidRPr="004640F6">
        <w:rPr>
          <w:rFonts w:ascii="Fb Fontext" w:hAnsi="Fb Fontext"/>
          <w:spacing w:val="-4"/>
          <w:rtl/>
        </w:rPr>
        <w:t>- והא דמצותה משתשקע החמה עד שתכלה רגל מן השוק</w:t>
      </w:r>
      <w:r w:rsidRPr="004640F6">
        <w:rPr>
          <w:rFonts w:ascii="Fb Fontext" w:hAnsi="Fb Fontext" w:hint="cs"/>
          <w:spacing w:val="-4"/>
          <w:rtl/>
        </w:rPr>
        <w:t xml:space="preserve"> [ריגלא דתרמודאי]</w:t>
      </w:r>
      <w:r w:rsidRPr="004640F6">
        <w:rPr>
          <w:rFonts w:ascii="Fb Fontext" w:hAnsi="Fb Fontext"/>
          <w:spacing w:val="-4"/>
          <w:rtl/>
        </w:rPr>
        <w:t>.</w:t>
      </w:r>
    </w:p>
    <w:p w:rsidR="00E9703F" w:rsidRPr="006F178A" w:rsidRDefault="00E9703F" w:rsidP="00E9703F">
      <w:pPr>
        <w:rPr>
          <w:rtl/>
        </w:rPr>
      </w:pPr>
      <w:r w:rsidRPr="006F178A">
        <w:rPr>
          <w:rStyle w:val="afffe"/>
          <w:rFonts w:ascii="Fb Fontext" w:hAnsi="Fb Fontext"/>
          <w:b/>
          <w:rtl/>
        </w:rPr>
        <w:t>א.</w:t>
      </w:r>
      <w:r w:rsidRPr="006F178A">
        <w:rPr>
          <w:rtl/>
        </w:rPr>
        <w:t xml:space="preserve"> היינו </w:t>
      </w:r>
      <w:ins w:id="94589" w:author="מנוע מכני" w:date="2026-10-11T12:04:39Z">
        <w:ins w:id="92819" w:author="קלוד" w:date="2026-10-11T13:11:34Z">
          <w:r>
            <w:rPr>
              <w:rFonts w:hint="cs"/>
              <w:rtl/>
            </w:rPr>
            <w:t xml:space="preserve">שאם</w:t>
          </w:r>
        </w:ins>
        <w:del w:id="92820" w:author="קלוד" w:date="2026-10-11T13:11:34Z">
          <w:r>
            <w:rPr>
              <w:rFonts w:hint="cs"/>
              <w:rtl/>
            </w:rPr>
            <w:delText xml:space="preserve">דאם</w:delText>
          </w:r>
        </w:del>
        <w:r>
          <w:rPr>
            <w:rFonts w:hint="cs"/>
            <w:rtl/>
          </w:rPr>
          <w:t xml:space="preserve"> </w:t>
        </w:r>
      </w:ins>
      <w:del w:id="94590" w:author="מנוע מכני" w:date="2026-10-11T12:04:39Z">
        <w:r w:rsidRPr="006F178A">
          <w:rPr>
            <w:rFonts w:hint="cs"/>
            <w:rtl/>
          </w:rPr>
          <w:delText xml:space="preserve">דאי </w:delText>
        </w:r>
      </w:del>
      <w:r w:rsidRPr="006F178A">
        <w:rPr>
          <w:rFonts w:hint="cs"/>
          <w:rtl/>
        </w:rPr>
        <w:t xml:space="preserve">לא</w:t>
      </w:r>
      <w:r w:rsidRPr="006F178A">
        <w:rPr>
          <w:rFonts w:hint="cs"/>
          <w:rtl/>
        </w:rPr>
        <w:t xml:space="preserve"> </w:t>
      </w:r>
      <w:ins w:id="92817" w:author="קלוד" w:date="2026-10-11T13:11:34Z">
        <w:r>
          <w:rPr>
            <w:rFonts w:hint="cs"/>
            <w:rtl/>
          </w:rPr>
          <w:t xml:space="preserve">הדליק</w:t>
        </w:r>
      </w:ins>
      <w:del w:id="92818" w:author="קלוד" w:date="2026-10-11T13:11:34Z">
        <w:r w:rsidRPr="006F178A">
          <w:rPr>
            <w:rFonts w:hint="cs"/>
            <w:rtl/>
          </w:rPr>
          <w:delText xml:space="preserve">אדליק</w:delText>
        </w:r>
      </w:del>
      <w:r w:rsidRPr="006F178A">
        <w:rPr>
          <w:rFonts w:hint="cs"/>
          <w:rtl/>
        </w:rPr>
        <w:t xml:space="preserve"> </w:t>
      </w:r>
      <w:ins w:id="92815" w:author="קלוד" w:date="2026-10-11T13:11:34Z">
        <w:r>
          <w:rPr>
            <w:rFonts w:hint="cs"/>
            <w:rtl/>
          </w:rPr>
          <w:t xml:space="preserve">- מדליק.</w:t>
        </w:r>
      </w:ins>
      <w:del w:id="92816" w:author="קלוד" w:date="2026-10-11T13:11:34Z">
        <w:r w:rsidRPr="006F178A">
          <w:rPr>
            <w:rFonts w:hint="cs"/>
            <w:rtl/>
          </w:rPr>
          <w:delText xml:space="preserve">מדליק</w:delText>
        </w:r>
      </w:del>
      <w:r w:rsidRPr="006F178A">
        <w:rPr>
          <w:rStyle w:val="afffe"/>
          <w:rFonts w:ascii="Fb Fontext" w:hAnsi="Fb Fontext"/>
          <w:rtl/>
        </w:rPr>
        <w:t xml:space="preserve"> ב.</w:t>
      </w:r>
      <w:r w:rsidRPr="006F178A">
        <w:rPr>
          <w:rtl/>
        </w:rPr>
        <w:t xml:space="preserve"> היינו </w:t>
      </w:r>
      <w:ins w:id="92813" w:author="קלוד" w:date="2026-10-11T13:11:34Z">
        <w:r>
          <w:rPr>
            <w:rtl/>
          </w:rPr>
          <w:t xml:space="preserve">שיעורה </w:t>
        </w:r>
        <w:r>
          <w:rPr>
            <w:rStyle w:val="afffffe"/>
            <w:rtl/>
          </w:rPr>
          <w:t xml:space="preserve">של ההדלקה</w:t>
        </w:r>
        <w:r>
          <w:rPr>
            <w:rtl/>
          </w:rPr>
          <w:t xml:space="preserve">.</w:t>
        </w:r>
      </w:ins>
      <w:del w:id="92814" w:author="קלוד" w:date="2026-10-11T13:11:34Z">
        <w:r w:rsidRPr="006F178A">
          <w:rPr>
            <w:rtl/>
          </w:rPr>
          <w:delText xml:space="preserve">שיעורה.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כא:</w:t>
      </w:r>
    </w:p>
    <w:p>
      <w:pPr>
        <w:pStyle w:val="afffff8"/>
        <w:rPr>
          <w:ins w:id="91155" w:author="קלוד" w:date="2026-10-11T12:33:55Z"/>
        </w:rPr>
      </w:pPr>
      <w:ins w:id="91156" w:author="קלוד" w:date="2026-10-11T12:33:55Z">
        <w:r>
          <w:rPr>
            <w:color w:val="7B3F00"/>
          </w:rPr>
          <w:t xml:space="preserve">נר חנוכה - מהדרין, ב"ש וב"ה במנין הימים</w:t>
        </w:r>
      </w:ins>
    </w:p>
    <w:p>
      <w:pPr>
        <w:pStyle w:val="38"/>
        <w:rPr>
          <w:ins w:id="96855" w:author="מנוע מכני" w:date="2026-10-11T12:04:39Z"/>
        </w:rPr>
      </w:pPr>
      <w:del w:id="96854"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6856" w:author="מנוע מכני" w:date="2026-10-11T12:04:39Z">
        <w:r w:rsidRPr="006F178A">
          <w:rPr>
            <w:rFonts w:ascii="Fb Fontext" w:hAnsi="Fb Fontext"/>
            <w:rtl/>
          </w:rPr>
          <w:delText xml:space="preserve"> </w:delText>
        </w:r>
      </w:del>
      <w:r w:rsidRPr="006F178A">
        <w:rPr>
          <w:rFonts w:ascii="Fb Fontext" w:hAnsi="Fb Fontext"/>
          <w:rtl/>
        </w:rPr>
        <w:t xml:space="preserve">מצות חנוכה נר איש וביתו. והמהדרין - נר לכל אחד ואחד.</w:t>
      </w:r>
    </w:p>
    <w:p w:rsidR="00E9703F" w:rsidRPr="006F178A" w:rsidRDefault="00E9703F" w:rsidP="00E9703F">
      <w:pPr>
        <w:rPr>
          <w:rtl/>
        </w:rPr>
      </w:pPr>
      <w:r w:rsidRPr="006F178A">
        <w:rPr>
          <w:rtl/>
        </w:rPr>
        <w:t>והמהדרין מן המהדרי</w:t>
      </w:r>
      <w:r w:rsidRPr="006F178A">
        <w:rPr>
          <w:rFonts w:hint="cs"/>
          <w:rtl/>
        </w:rPr>
        <w:t>ן:</w:t>
      </w:r>
    </w:p>
    <w:p w:rsidR="00E9703F" w:rsidRPr="006F178A" w:rsidRDefault="00E9703F" w:rsidP="00E9703F">
      <w:pPr>
        <w:rPr>
          <w:rtl/>
        </w:rPr>
      </w:pPr>
      <w:r w:rsidRPr="006F178A">
        <w:rPr>
          <w:b/>
          <w:bCs/>
          <w:rtl/>
        </w:rPr>
        <w:t xml:space="preserve">ב"ש</w:t>
      </w:r>
      <w:r w:rsidRPr="006F178A">
        <w:rPr>
          <w:b/>
          <w:bCs/>
          <w:rtl/>
        </w:rPr>
        <w:t xml:space="preserve">:</w:t>
      </w:r>
      <w:r w:rsidRPr="006F178A">
        <w:rPr>
          <w:rtl/>
        </w:rPr>
        <w:t xml:space="preserve"> יום ראשון מדליק שמנה, מכאן ואילך פוחת והולך.</w:t>
      </w:r>
    </w:p>
    <w:p w:rsidR="00E9703F" w:rsidRPr="006F178A" w:rsidRDefault="00E9703F" w:rsidP="00E9703F">
      <w:pPr>
        <w:rPr>
          <w:rtl/>
        </w:rPr>
      </w:pPr>
      <w:r w:rsidRPr="006F178A">
        <w:rPr>
          <w:b/>
          <w:bCs/>
          <w:rtl/>
        </w:rPr>
        <w:t xml:space="preserve">ב"ה</w:t>
      </w:r>
      <w:r w:rsidRPr="006F178A">
        <w:rPr>
          <w:b/>
          <w:bCs/>
          <w:rtl/>
        </w:rPr>
        <w:t xml:space="preserve">: </w:t>
      </w:r>
      <w:r w:rsidRPr="006F178A">
        <w:rPr>
          <w:rtl/>
        </w:rPr>
        <w:t>יום ראשון מדליק אחת, מכאן ואילך מוסיף והולך.</w:t>
      </w:r>
    </w:p>
    <w:p w:rsidR="00E9703F" w:rsidRPr="006F178A" w:rsidRDefault="00E9703F" w:rsidP="00E9703F">
      <w:pPr>
        <w:rPr>
          <w:rtl/>
        </w:rPr>
      </w:pPr>
      <w:r w:rsidRPr="006F178A">
        <w:rPr>
          <w:rFonts w:hint="cs"/>
          <w:b/>
          <w:bCs/>
          <w:rtl/>
        </w:rPr>
        <w:t>וטעמם</w:t>
      </w:r>
      <w:r w:rsidRPr="006F178A">
        <w:rPr>
          <w:rFonts w:hint="cs"/>
          <w:rtl/>
        </w:rPr>
        <w:t xml:space="preserve">: </w:t>
      </w:r>
      <w:r w:rsidRPr="006F178A">
        <w:rPr>
          <w:rStyle w:val="2fb"/>
          <w:rtl/>
        </w:rPr>
        <w:t xml:space="preserve">עולא</w:t>
      </w:r>
      <w:r w:rsidRPr="006F178A">
        <w:rPr>
          <w:rtl/>
        </w:rPr>
        <w:t xml:space="preserve">: </w:t>
      </w:r>
      <w:ins w:id="90905" w:author="מנוע מכני" w:date="2026-10-11T12:04:39Z">
        <w:r>
          <w:rPr>
            <w:rtl/>
          </w:rPr>
          <w:t xml:space="preserve">חלקו</w:t>
        </w:r>
      </w:ins>
      <w:del w:id="90906" w:author="מנוע מכני" w:date="2026-10-11T12:04:39Z">
        <w:r w:rsidRPr="006F178A">
          <w:rPr>
            <w:rtl/>
          </w:rPr>
          <w:delText xml:space="preserve">פליגי</w:delText>
        </w:r>
      </w:del>
      <w:r w:rsidRPr="006F178A">
        <w:rPr>
          <w:rtl/>
        </w:rPr>
        <w:t xml:space="preserve"> בה </w:t>
      </w:r>
      <w:ins w:id="92355" w:author="מנוע מכני" w:date="2026-10-11T12:04:39Z">
        <w:r>
          <w:rPr>
            <w:rtl/>
          </w:rPr>
          <w:t xml:space="preserve">שני</w:t>
        </w:r>
      </w:ins>
      <w:del w:id="92356" w:author="מנוע מכני" w:date="2026-10-11T12:04:39Z">
        <w:r w:rsidRPr="006F178A">
          <w:rPr>
            <w:rtl/>
          </w:rPr>
          <w:delText xml:space="preserve">תרי</w:delText>
        </w:r>
      </w:del>
      <w:r w:rsidRPr="006F178A">
        <w:rPr>
          <w:rtl/>
        </w:rPr>
        <w:t xml:space="preserve"> אמוראי במערבא, </w:t>
      </w:r>
      <w:r w:rsidRPr="006F178A">
        <w:rPr>
          <w:rStyle w:val="2fb"/>
          <w:rtl/>
        </w:rPr>
        <w:t xml:space="preserve">רבי יוסי</w:t>
      </w:r>
      <w:r w:rsidRPr="006F178A">
        <w:rPr>
          <w:rtl/>
        </w:rPr>
        <w:t xml:space="preserve"> בר אבין </w:t>
      </w:r>
      <w:r w:rsidRPr="006F178A">
        <w:rPr>
          <w:rStyle w:val="2fb"/>
          <w:rtl/>
        </w:rPr>
        <w:t xml:space="preserve">ורבי יוסי</w:t>
      </w:r>
      <w:r w:rsidRPr="006F178A">
        <w:rPr>
          <w:rtl/>
        </w:rPr>
        <w:t xml:space="preserve"> בר זבידא.</w:t>
      </w:r>
    </w:p>
    <w:p w:rsidR="00E9703F" w:rsidRPr="006F178A" w:rsidRDefault="00E9703F" w:rsidP="00E9703F">
      <w:pPr>
        <w:rPr>
          <w:rtl/>
        </w:rPr>
      </w:pPr>
      <w:ins w:id="92829" w:author="קלוד" w:date="2026-10-11T13:11:34Z">
        <w:r>
          <w:rPr>
            <w:rtl/>
          </w:rPr>
          <w:t xml:space="preserve">אחד</w:t>
        </w:r>
      </w:ins>
      <w:del w:id="92830" w:author="קלוד" w:date="2026-10-11T13:11:34Z">
        <w:r w:rsidRPr="006F178A">
          <w:rPr>
            <w:rtl/>
          </w:rPr>
          <w:delText xml:space="preserve">חד</w:delText>
        </w:r>
      </w:del>
      <w:r w:rsidRPr="006F178A">
        <w:rPr>
          <w:rtl/>
        </w:rPr>
        <w:t xml:space="preserve"> </w:t>
      </w:r>
      <w:r w:rsidRPr="006F178A">
        <w:rPr>
          <w:rtl/>
        </w:rPr>
        <w:t xml:space="preserve">אמר</w:t>
      </w:r>
      <w:r w:rsidRPr="006F178A">
        <w:rPr>
          <w:rtl/>
        </w:rPr>
        <w:t xml:space="preserve">: </w:t>
      </w:r>
      <w:ins w:id="92827" w:author="קלוד" w:date="2026-10-11T13:11:34Z">
        <w:r>
          <w:rPr>
            <w:rtl/>
          </w:rPr>
          <w:t xml:space="preserve">טעם</w:t>
        </w:r>
      </w:ins>
      <w:del w:id="92828" w:author="קלוד" w:date="2026-10-11T13:11:34Z">
        <w:r w:rsidRPr="006F178A">
          <w:rPr>
            <w:rtl/>
          </w:rPr>
          <w:delText xml:space="preserve">טעמא</w:delText>
        </w:r>
      </w:del>
      <w:r w:rsidRPr="006F178A">
        <w:rPr>
          <w:rtl/>
        </w:rPr>
        <w:t xml:space="preserve"> </w:t>
      </w:r>
      <w:ins w:id="92825" w:author="קלוד" w:date="2026-10-11T13:11:34Z">
        <w:r>
          <w:rPr>
            <w:rtl/>
          </w:rPr>
          <w:t xml:space="preserve">ב"ש</w:t>
        </w:r>
      </w:ins>
      <w:del w:id="92826" w:author="קלוד" w:date="2026-10-11T13:11:34Z">
        <w:r w:rsidRPr="006F178A">
          <w:rPr>
            <w:rtl/>
          </w:rPr>
          <w:delText xml:space="preserve">דב"ש</w:delText>
        </w:r>
      </w:del>
      <w:r w:rsidRPr="006F178A">
        <w:rPr>
          <w:rtl/>
        </w:rPr>
        <w:t xml:space="preserve"> - כנגד ימים הנכנסין, </w:t>
      </w:r>
      <w:ins w:id="92823" w:author="קלוד" w:date="2026-10-11T13:11:34Z">
        <w:r>
          <w:rPr>
            <w:rtl/>
          </w:rPr>
          <w:t xml:space="preserve">וטעם</w:t>
        </w:r>
      </w:ins>
      <w:del w:id="92824" w:author="קלוד" w:date="2026-10-11T13:11:34Z">
        <w:r w:rsidRPr="006F178A">
          <w:rPr>
            <w:rtl/>
          </w:rPr>
          <w:delText xml:space="preserve">וטעמא</w:delText>
        </w:r>
      </w:del>
      <w:r w:rsidRPr="006F178A">
        <w:rPr>
          <w:rtl/>
        </w:rPr>
        <w:t xml:space="preserve"> </w:t>
      </w:r>
      <w:ins w:id="92821" w:author="קלוד" w:date="2026-10-11T13:11:34Z">
        <w:r>
          <w:rPr>
            <w:rtl/>
          </w:rPr>
          <w:t xml:space="preserve">ב"ה</w:t>
        </w:r>
      </w:ins>
      <w:del w:id="92822" w:author="קלוד" w:date="2026-10-11T13:11:34Z">
        <w:r w:rsidRPr="006F178A">
          <w:rPr>
            <w:rtl/>
          </w:rPr>
          <w:delText xml:space="preserve">דב"ה</w:delText>
        </w:r>
      </w:del>
      <w:r w:rsidRPr="006F178A">
        <w:rPr>
          <w:rtl/>
        </w:rPr>
        <w:t xml:space="preserve"> - כנגד ימים היוצאין.</w:t>
      </w:r>
    </w:p>
    <w:p w:rsidR="00E9703F" w:rsidRPr="006F178A" w:rsidRDefault="00E9703F" w:rsidP="00E9703F">
      <w:pPr>
        <w:rPr>
          <w:rtl/>
        </w:rPr>
      </w:pPr>
      <w:ins w:id="92841" w:author="קלוד" w:date="2026-10-11T13:11:34Z">
        <w:r>
          <w:rPr>
            <w:rtl/>
          </w:rPr>
          <w:t xml:space="preserve">ואחד</w:t>
        </w:r>
      </w:ins>
      <w:del w:id="92842" w:author="קלוד" w:date="2026-10-11T13:11:34Z">
        <w:r w:rsidRPr="006F178A">
          <w:rPr>
            <w:rtl/>
          </w:rPr>
          <w:delText xml:space="preserve">וחד</w:delText>
        </w:r>
      </w:del>
      <w:r w:rsidRPr="006F178A">
        <w:rPr>
          <w:rtl/>
        </w:rPr>
        <w:t xml:space="preserve"> </w:t>
      </w:r>
      <w:r w:rsidRPr="006F178A">
        <w:rPr>
          <w:rtl/>
        </w:rPr>
        <w:t xml:space="preserve">אמר</w:t>
      </w:r>
      <w:r w:rsidRPr="006F178A">
        <w:rPr>
          <w:rtl/>
        </w:rPr>
        <w:t xml:space="preserve">: </w:t>
      </w:r>
      <w:ins w:id="92839" w:author="קלוד" w:date="2026-10-11T13:11:34Z">
        <w:r>
          <w:rPr>
            <w:rtl/>
          </w:rPr>
          <w:t xml:space="preserve">טעם</w:t>
        </w:r>
      </w:ins>
      <w:del w:id="92840" w:author="קלוד" w:date="2026-10-11T13:11:34Z">
        <w:r w:rsidRPr="006F178A">
          <w:rPr>
            <w:rtl/>
          </w:rPr>
          <w:delText xml:space="preserve">טעמא</w:delText>
        </w:r>
      </w:del>
      <w:r w:rsidRPr="006F178A">
        <w:rPr>
          <w:rtl/>
        </w:rPr>
        <w:t xml:space="preserve"> </w:t>
      </w:r>
      <w:ins w:id="92837" w:author="קלוד" w:date="2026-10-11T13:11:34Z">
        <w:r>
          <w:rPr>
            <w:rtl/>
          </w:rPr>
          <w:t xml:space="preserve">ב"ש</w:t>
        </w:r>
      </w:ins>
      <w:del w:id="92838" w:author="קלוד" w:date="2026-10-11T13:11:34Z">
        <w:r w:rsidRPr="006F178A">
          <w:rPr>
            <w:rtl/>
          </w:rPr>
          <w:delText xml:space="preserve">דב"ש</w:delText>
        </w:r>
      </w:del>
      <w:r w:rsidRPr="006F178A">
        <w:rPr>
          <w:rtl/>
        </w:rPr>
        <w:t xml:space="preserve"> - כנגד פרי החג, </w:t>
      </w:r>
      <w:ins w:id="92835" w:author="קלוד" w:date="2026-10-11T13:11:34Z">
        <w:r>
          <w:rPr>
            <w:rtl/>
          </w:rPr>
          <w:t xml:space="preserve">וטעם</w:t>
        </w:r>
      </w:ins>
      <w:del w:id="92836" w:author="קלוד" w:date="2026-10-11T13:11:34Z">
        <w:r w:rsidRPr="006F178A">
          <w:rPr>
            <w:rtl/>
          </w:rPr>
          <w:delText xml:space="preserve">וטעמא</w:delText>
        </w:r>
      </w:del>
      <w:r w:rsidRPr="006F178A">
        <w:rPr>
          <w:rtl/>
        </w:rPr>
        <w:t xml:space="preserve"> </w:t>
      </w:r>
      <w:ins w:id="92833" w:author="קלוד" w:date="2026-10-11T13:11:34Z">
        <w:r>
          <w:rPr>
            <w:rtl/>
          </w:rPr>
          <w:t xml:space="preserve">ב"ה</w:t>
        </w:r>
      </w:ins>
      <w:del w:id="92834" w:author="קלוד" w:date="2026-10-11T13:11:34Z">
        <w:r w:rsidRPr="006F178A">
          <w:rPr>
            <w:rtl/>
          </w:rPr>
          <w:delText xml:space="preserve">דב"ה</w:delText>
        </w:r>
      </w:del>
      <w:r w:rsidRPr="006F178A">
        <w:rPr>
          <w:rtl/>
        </w:rPr>
        <w:t xml:space="preserve"> - </w:t>
      </w:r>
      <w:ins w:id="92831" w:author="קלוד" w:date="2026-10-11T13:11:34Z">
        <w:r>
          <w:rPr>
            <w:rtl/>
          </w:rPr>
          <w:t xml:space="preserve">שמעלין</w:t>
        </w:r>
      </w:ins>
      <w:del w:id="92832" w:author="קלוד" w:date="2026-10-11T13:11:34Z">
        <w:r w:rsidRPr="006F178A">
          <w:rPr>
            <w:rtl/>
          </w:rPr>
          <w:delText xml:space="preserve">דמעלין</w:delText>
        </w:r>
      </w:del>
      <w:r w:rsidRPr="006F178A">
        <w:rPr>
          <w:rtl/>
        </w:rPr>
        <w:t xml:space="preserve"> בקדש ואין מורידין.</w:t>
      </w:r>
    </w:p>
    <w:p>
      <w:pPr>
        <w:pStyle w:val="38"/>
        <w:rPr>
          <w:ins w:id="96857" w:author="מנוע מכני" w:date="2026-10-11T12:04:39Z"/>
        </w:rPr>
      </w:pPr>
      <w:r w:rsidRPr="006F178A">
        <w:t xml:space="preserve">רבב"ח מרי"ו:</w:t>
      </w:r>
    </w:p>
    <w:p w:rsidR="00E9703F" w:rsidRPr="006F178A" w:rsidRDefault="00E9703F" w:rsidP="00E9703F">
      <w:pPr>
        <w:rPr>
          <w:rtl/>
        </w:rPr>
      </w:pPr>
      <w:del w:id="96858" w:author="מנוע מכני" w:date="2026-10-11T12:04:39Z">
        <w:r w:rsidRPr="006F178A">
          <w:rPr>
            <w:rtl/>
          </w:rPr>
          <w:delText xml:space="preserve"> </w:delText>
        </w:r>
      </w:del>
      <w:r w:rsidRPr="006F178A">
        <w:rPr>
          <w:rtl/>
        </w:rPr>
        <w:t xml:space="preserve">שני זקנים היו בצידן, </w:t>
      </w:r>
      <w:ins w:id="92845" w:author="קלוד" w:date="2026-10-11T13:11:34Z">
        <w:r>
          <w:rPr>
            <w:rtl/>
          </w:rPr>
          <w:t xml:space="preserve">אחד</w:t>
        </w:r>
      </w:ins>
      <w:del w:id="92846" w:author="קלוד" w:date="2026-10-11T13:11:34Z">
        <w:r w:rsidRPr="006F178A">
          <w:rPr>
            <w:rtl/>
          </w:rPr>
          <w:delText xml:space="preserve">חד</w:delText>
        </w:r>
      </w:del>
      <w:r w:rsidRPr="006F178A">
        <w:rPr>
          <w:rtl/>
        </w:rPr>
        <w:t xml:space="preserve"> עשה כב"ש ונתן טעם לדבריו </w:t>
      </w:r>
      <w:ins w:id="92843" w:author="קלוד" w:date="2026-10-11T13:11:34Z">
        <w:r>
          <w:rPr>
            <w:rtl/>
          </w:rPr>
          <w:t xml:space="preserve">כנגד</w:t>
        </w:r>
      </w:ins>
      <w:del w:id="92844" w:author="קלוד" w:date="2026-10-11T13:11:34Z">
        <w:r w:rsidRPr="006F178A">
          <w:rPr>
            <w:rtl/>
          </w:rPr>
          <w:delText xml:space="preserve">דכנגד</w:delText>
        </w:r>
      </w:del>
      <w:r w:rsidRPr="006F178A">
        <w:rPr>
          <w:rtl/>
        </w:rPr>
        <w:t xml:space="preserve"> פרי החג.</w:t>
      </w:r>
    </w:p>
    <w:p w:rsidR="00E9703F" w:rsidRPr="006F178A" w:rsidRDefault="00E9703F" w:rsidP="00E9703F">
      <w:pPr>
        <w:rPr>
          <w:rtl/>
        </w:rPr>
      </w:pPr>
      <w:r w:rsidRPr="006F178A">
        <w:rPr>
          <w:rtl/>
        </w:rPr>
        <w:tab/>
      </w:r>
      <w:r w:rsidRPr="006F178A">
        <w:rPr>
          <w:rtl/>
        </w:rPr>
        <w:tab/>
      </w:r>
      <w:ins w:id="92849" w:author="קלוד" w:date="2026-10-11T13:11:34Z">
        <w:r>
          <w:rPr>
            <w:rtl/>
          </w:rPr>
          <w:t xml:space="preserve">ואחד</w:t>
        </w:r>
      </w:ins>
      <w:del w:id="92850" w:author="קלוד" w:date="2026-10-11T13:11:34Z">
        <w:r w:rsidRPr="006F178A">
          <w:rPr>
            <w:rtl/>
          </w:rPr>
          <w:tab/>
          <w:delText xml:space="preserve">וחד</w:delText>
        </w:r>
      </w:del>
      <w:r w:rsidRPr="006F178A">
        <w:rPr>
          <w:rtl/>
        </w:rPr>
        <w:tab/>
        <w:t xml:space="preserve"> עשה כב"ה ונתן טעם לדבריו </w:t>
      </w:r>
      <w:ins w:id="92847" w:author="קלוד" w:date="2026-10-11T13:11:34Z">
        <w:r>
          <w:rPr>
            <w:rtl/>
          </w:rPr>
          <w:t xml:space="preserve">שמעלין</w:t>
        </w:r>
      </w:ins>
      <w:del w:id="92848" w:author="קלוד" w:date="2026-10-11T13:11:34Z">
        <w:r w:rsidRPr="006F178A">
          <w:rPr>
            <w:rtl/>
          </w:rPr>
          <w:tab/>
          <w:delText xml:space="preserve">דמעלין</w:delText>
        </w:r>
      </w:del>
      <w:r w:rsidRPr="006F178A">
        <w:rPr>
          <w:rtl/>
        </w:rPr>
        <w:tab/>
        <w:t xml:space="preserve"> בקודש ואין מורידין.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53" w:author="קלוד" w:date="2026-10-11T12:33:55Z"/>
        </w:rPr>
      </w:pPr>
      <w:ins w:id="91154" w:author="קלוד" w:date="2026-10-11T12:33:55Z">
        <w:r>
          <w:rPr>
            <w:color w:val="7B3F00"/>
          </w:rPr>
          <w:t xml:space="preserve">מקום הנחת נר חנוכה - פתח הבית, וחלון בעלייה</w:t>
        </w:r>
      </w:ins>
    </w:p>
    <w:p>
      <w:pPr>
        <w:pStyle w:val="38"/>
        <w:rPr>
          <w:ins w:id="96860" w:author="מנוע מכני" w:date="2026-10-11T12:04:39Z"/>
        </w:rPr>
      </w:pPr>
      <w:del w:id="96859"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6861" w:author="מנוע מכני" w:date="2026-10-11T12:04:39Z">
        <w:r w:rsidRPr="006F178A">
          <w:rPr>
            <w:rFonts w:ascii="Fb Fontext" w:hAnsi="Fb Fontext"/>
            <w:rtl/>
          </w:rPr>
          <w:delText xml:space="preserve"> </w:delText>
        </w:r>
      </w:del>
      <w:r w:rsidRPr="006F178A">
        <w:rPr>
          <w:rFonts w:ascii="Fb Fontext" w:hAnsi="Fb Fontext"/>
          <w:rtl/>
        </w:rPr>
        <w:t xml:space="preserve">נר חנוכה מצוה להניחה על פתח ביתו מבחוץ.</w:t>
      </w:r>
    </w:p>
    <w:p w:rsidR="00E9703F" w:rsidRPr="006F178A" w:rsidRDefault="00E9703F" w:rsidP="00E9703F">
      <w:pPr>
        <w:rPr>
          <w:rtl/>
        </w:rPr>
      </w:pPr>
      <w:r w:rsidRPr="006F178A">
        <w:rPr>
          <w:rtl/>
        </w:rPr>
        <w:t>אם היה דר בעלייה - מניחה בחלון הסמוכה לרשות הרבים.</w:t>
      </w:r>
    </w:p>
    <w:p w:rsidR="00E9703F" w:rsidRPr="00EC3AF0" w:rsidRDefault="00E9703F" w:rsidP="00E9703F">
      <w:pPr>
        <w:rPr>
          <w:b/>
          <w:bCs/>
          <w:rtl/>
        </w:rPr>
      </w:pPr>
      <w:r w:rsidRPr="006F178A">
        <w:rPr>
          <w:rtl/>
        </w:rPr>
        <w:t>ובשעת הסכנה - מניחה על שלחנו, ודיו.</w:t>
      </w:r>
    </w:p>
    <w:p>
      <w:pPr>
        <w:pStyle w:val="38"/>
        <w:rPr>
          <w:ins w:id="96862" w:author="מנוע מכני" w:date="2026-10-11T12:04:39Z"/>
        </w:rPr>
      </w:pPr>
      <w:r w:rsidRPr="00EC3AF0">
        <w:t>רבא:</w:t>
      </w:r>
    </w:p>
    <w:p w:rsidR="00E9703F" w:rsidRPr="009757B9" w:rsidRDefault="00E9703F" w:rsidP="00E9703F">
      <w:pPr>
        <w:rPr>
          <w:rFonts w:cs="Guttman Vilna"/>
          <w:b/>
          <w:bCs/>
          <w:rtl/>
        </w:rPr>
      </w:pPr>
      <w:del w:id="96863" w:author="מנוע מכני" w:date="2026-10-11T12:04:39Z">
        <w:r w:rsidRPr="006F178A">
          <w:rPr>
            <w:rtl/>
          </w:rPr>
          <w:delText xml:space="preserve"> </w:delText>
        </w:r>
      </w:del>
      <w:r w:rsidRPr="006F178A">
        <w:rPr>
          <w:rFonts w:hint="cs"/>
          <w:rtl/>
        </w:rPr>
        <w:t xml:space="preserve">[במניחה על שולחנו] </w:t>
      </w:r>
      <w:r w:rsidRPr="006F178A">
        <w:rPr>
          <w:rtl/>
        </w:rPr>
        <w:t xml:space="preserve">צריך נר אחרת להשתמש לאורה. </w:t>
      </w:r>
      <w:ins w:id="94591" w:author="מנוע מכני" w:date="2026-10-11T12:04:39Z">
        <w:r>
          <w:rPr>
            <w:rtl/>
          </w:rPr>
          <w:t xml:space="preserve">ואם </w:t>
        </w:r>
      </w:ins>
      <w:del w:id="94592" w:author="מנוע מכני" w:date="2026-10-11T12:04:39Z">
        <w:r w:rsidRPr="006F178A">
          <w:rPr>
            <w:rtl/>
          </w:rPr>
          <w:delText xml:space="preserve">ואי </w:delText>
        </w:r>
      </w:del>
      <w:ins w:id="90907" w:author="מנוע מכני" w:date="2026-10-11T12:04:39Z">
        <w:r>
          <w:rPr>
            <w:rtl/>
          </w:rPr>
          <w:t xml:space="preserve">יש</w:t>
        </w:r>
      </w:ins>
      <w:del w:id="90908" w:author="מנוע מכני" w:date="2026-10-11T12:04:39Z">
        <w:r w:rsidRPr="006F178A">
          <w:rPr>
            <w:rtl/>
          </w:rPr>
          <w:delText xml:space="preserve">איכא</w:delText>
        </w:r>
      </w:del>
      <w:r w:rsidRPr="006F178A">
        <w:rPr>
          <w:rtl/>
        </w:rPr>
        <w:t xml:space="preserve"> מדורה - </w:t>
      </w:r>
      <w:r w:rsidRPr="006F178A">
        <w:rPr>
          <w:rtl/>
        </w:rPr>
        <w:t xml:space="preserve">לא</w:t>
      </w:r>
      <w:r w:rsidRPr="006F178A">
        <w:rPr>
          <w:rtl/>
        </w:rPr>
        <w:t xml:space="preserve"> צריך.</w:t>
      </w:r>
    </w:p>
    <w:p w:rsidR="00E9703F" w:rsidRPr="009757B9" w:rsidRDefault="00E9703F" w:rsidP="00E9703F">
      <w:pPr>
        <w:rPr>
          <w:rFonts w:cs="Guttman Vilna"/>
          <w:b/>
          <w:bCs/>
          <w:rtl/>
        </w:rPr>
      </w:pPr>
      <w:ins w:id="94593" w:author="מנוע מכני" w:date="2026-10-11T12:04:39Z">
        <w:r>
          <w:rPr>
            <w:rtl/>
          </w:rPr>
          <w:t xml:space="preserve">ואם </w:t>
        </w:r>
      </w:ins>
      <w:del w:id="94594" w:author="מנוע מכני" w:date="2026-10-11T12:04:39Z">
        <w:r w:rsidRPr="006F178A">
          <w:rPr>
            <w:rtl/>
          </w:rPr>
          <w:delText xml:space="preserve">ואי </w:delText>
        </w:r>
      </w:del>
      <w:r w:rsidRPr="006F178A">
        <w:rPr>
          <w:rtl/>
        </w:rPr>
        <w:t xml:space="preserve">אדם חשוב הוא, </w:t>
      </w:r>
      <w:ins w:id="94061" w:author="מנוע מכני" w:date="2026-10-11T12:04:39Z">
        <w:r>
          <w:rPr>
            <w:rtl/>
          </w:rPr>
          <w:t xml:space="preserve">אף</w:t>
        </w:r>
      </w:ins>
      <w:del w:id="94062" w:author="מנוע מכני" w:date="2026-10-11T12:04:39Z">
        <w:r w:rsidRPr="006F178A">
          <w:rPr>
            <w:rtl/>
          </w:rPr>
          <w:delText xml:space="preserve">אע"ג</w:delText>
        </w:r>
      </w:del>
      <w:r w:rsidRPr="006F178A">
        <w:rPr>
          <w:rtl/>
        </w:rPr>
        <w:t xml:space="preserve"> </w:t>
      </w:r>
      <w:ins w:id="90909" w:author="מנוע מכני" w:date="2026-10-11T12:04:39Z">
        <w:ins w:id="92851" w:author="קלוד" w:date="2026-10-11T13:11:34Z">
          <w:r>
            <w:rPr>
              <w:rtl/>
            </w:rPr>
            <w:t xml:space="preserve">שיש</w:t>
          </w:r>
        </w:ins>
        <w:del w:id="92852" w:author="קלוד" w:date="2026-10-11T13:11:34Z">
          <w:r>
            <w:rPr>
              <w:rtl/>
            </w:rPr>
            <w:delText xml:space="preserve">דיש</w:delText>
          </w:r>
        </w:del>
      </w:ins>
      <w:del w:id="90910" w:author="מנוע מכני" w:date="2026-10-11T12:04:39Z">
        <w:r w:rsidRPr="006F178A">
          <w:rPr>
            <w:rtl/>
          </w:rPr>
          <w:delText xml:space="preserve">דאיכא</w:delText>
        </w:r>
      </w:del>
      <w:r w:rsidRPr="006F178A">
        <w:rPr>
          <w:rtl/>
        </w:rPr>
        <w:t xml:space="preserve"> מדורה - צריך נר אחרת.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51" w:author="קלוד" w:date="2026-10-11T12:33:55Z"/>
        </w:rPr>
      </w:pPr>
      <w:ins w:id="91152" w:author="קלוד" w:date="2026-10-11T12:33:55Z">
        <w:r>
          <w:rPr>
            <w:color w:val="7B3F00"/>
          </w:rPr>
          <w:t xml:space="preserve">מה חנוכה - פך השמן ושמונת הימים</w:t>
        </w:r>
      </w:ins>
    </w:p>
    <w:p w:rsidR="00E9703F" w:rsidRPr="006F178A" w:rsidRDefault="00E9703F" w:rsidP="00E9703F">
      <w:pPr>
        <w:rPr>
          <w:rtl/>
        </w:rPr>
      </w:pPr>
      <w:ins w:id="92357" w:author="מנוע מכני" w:date="2026-10-11T12:04:39Z">
        <w:ins w:id="92869" w:author="קלוד" w:date="2026-10-11T13:11:34Z">
          <w:r>
            <w:rPr>
              <w:rFonts w:ascii="Fb Fontext" w:hAnsi="Fb Fontext"/>
              <w:b/>
              <w:bCs/>
              <w:rtl/>
            </w:rPr>
            <w:t xml:space="preserve">מהי</w:t>
          </w:r>
        </w:ins>
        <w:del w:id="92870" w:author="קלוד" w:date="2026-10-11T13:11:34Z">
          <w:r>
            <w:rPr>
              <w:rFonts w:ascii="Fb Fontext" w:hAnsi="Fb Fontext"/>
              <w:b/>
              <w:bCs/>
              <w:rtl/>
            </w:rPr>
            <w:delText xml:space="preserve">מה</w:delText>
          </w:r>
        </w:del>
      </w:ins>
      <w:del w:id="92358" w:author="מנוע מכני" w:date="2026-10-11T12:04:39Z">
        <w:r w:rsidRPr="006F178A">
          <w:rPr>
            <w:rFonts w:ascii="Fb Fontext" w:hAnsi="Fb Fontext"/>
            <w:b/>
            <w:bCs/>
            <w:rtl/>
          </w:rPr>
          <w:delText xml:space="preserve">מאי</w:delText>
        </w:r>
      </w:del>
      <w:r w:rsidRPr="006F178A">
        <w:rPr>
          <w:rFonts w:ascii="Fb Fontext" w:hAnsi="Fb Fontext"/>
          <w:b/>
          <w:bCs/>
          <w:rtl/>
        </w:rPr>
        <w:t xml:space="preserve"> חנוכה?</w:t>
      </w:r>
      <w:r w:rsidRPr="006F178A">
        <w:rPr>
          <w:rFonts w:ascii="Fb Fontext" w:hAnsi="Fb Fontext"/>
          <w:rtl/>
        </w:rPr>
        <w:t xml:space="preserve"> </w:t>
      </w:r>
      <w:ins w:id="92867" w:author="קלוד" w:date="2026-10-11T13:11:34Z">
        <w:r>
          <w:rPr>
            <w:rFonts w:ascii="Fb Fontext" w:hAnsi="Fb Fontext"/>
            <w:rtl/>
          </w:rPr>
          <w:t xml:space="preserve">שת"ר:</w:t>
        </w:r>
      </w:ins>
      <w:del w:id="92868" w:author="קלוד" w:date="2026-10-11T13:11:34Z">
        <w:r w:rsidRPr="006F178A">
          <w:rPr>
            <w:rFonts w:ascii="Fb Fontext" w:hAnsi="Fb Fontext"/>
            <w:rtl/>
          </w:rPr>
          <w:delText xml:space="preserve">דת"ר:</w:delText>
        </w:r>
      </w:del>
      <w:r w:rsidRPr="006F178A">
        <w:rPr>
          <w:rFonts w:ascii="Fb Fontext" w:hAnsi="Fb Fontext"/>
          <w:rtl/>
        </w:rPr>
        <w:t xml:space="preserve"> בכ"ה בכסליו </w:t>
      </w:r>
      <w:ins w:id="92865" w:author="קלוד" w:date="2026-10-11T13:11:34Z">
        <w:r>
          <w:rPr>
            <w:rFonts w:ascii="Fb Fontext" w:hAnsi="Fb Fontext"/>
            <w:rtl/>
          </w:rPr>
          <w:t xml:space="preserve">ימי</w:t>
        </w:r>
      </w:ins>
      <w:del w:id="92866" w:author="קלוד" w:date="2026-10-11T13:11:34Z">
        <w:r w:rsidRPr="006F178A">
          <w:rPr>
            <w:rFonts w:ascii="Fb Fontext" w:hAnsi="Fb Fontext"/>
            <w:rtl/>
          </w:rPr>
          <w:delText xml:space="preserve">יומי</w:delText>
        </w:r>
      </w:del>
      <w:r w:rsidRPr="006F178A">
        <w:rPr>
          <w:rFonts w:ascii="Fb Fontext" w:hAnsi="Fb Fontext"/>
          <w:rtl/>
        </w:rPr>
        <w:t xml:space="preserve"> </w:t>
      </w:r>
      <w:ins w:id="92863" w:author="קלוד" w:date="2026-10-11T13:11:34Z">
        <w:r>
          <w:rPr>
            <w:rFonts w:ascii="Fb Fontext" w:hAnsi="Fb Fontext"/>
            <w:rtl/>
          </w:rPr>
          <w:t xml:space="preserve">החנוכה</w:t>
        </w:r>
      </w:ins>
      <w:del w:id="92864" w:author="קלוד" w:date="2026-10-11T13:11:34Z">
        <w:r w:rsidRPr="006F178A">
          <w:rPr>
            <w:rFonts w:ascii="Fb Fontext" w:hAnsi="Fb Fontext"/>
            <w:rtl/>
          </w:rPr>
          <w:delText xml:space="preserve">דחנוכה</w:delText>
        </w:r>
      </w:del>
      <w:r w:rsidRPr="006F178A">
        <w:rPr>
          <w:rFonts w:ascii="Fb Fontext" w:hAnsi="Fb Fontext"/>
          <w:rtl/>
        </w:rPr>
        <w:t xml:space="preserve"> </w:t>
      </w:r>
      <w:r w:rsidRPr="006F178A">
        <w:rPr>
          <w:rFonts w:ascii="Fb Fontext" w:hAnsi="Fb Fontext" w:hint="cs"/>
          <w:rtl/>
        </w:rPr>
        <w:t xml:space="preserve">שמונה </w:t>
      </w:r>
      <w:ins w:id="92861" w:author="קלוד" w:date="2026-10-11T13:11:34Z">
        <w:r>
          <w:rPr>
            <w:rFonts w:ascii="Fb Fontext" w:hAnsi="Fb Fontext" w:hint="cs"/>
            <w:rtl/>
          </w:rPr>
          <w:t xml:space="preserve">הם,</w:t>
        </w:r>
      </w:ins>
      <w:del w:id="92862" w:author="קלוד" w:date="2026-10-11T13:11:34Z">
        <w:r w:rsidRPr="006F178A">
          <w:rPr>
            <w:rFonts w:ascii="Fb Fontext" w:hAnsi="Fb Fontext" w:hint="cs"/>
            <w:rtl/>
          </w:rPr>
          <w:delText xml:space="preserve">הן</w:delText>
        </w:r>
        <w:r w:rsidRPr="006F178A">
          <w:rPr>
            <w:rFonts w:ascii="Fb Fontext" w:hAnsi="Fb Fontext"/>
            <w:rtl/>
          </w:rPr>
          <w:delText xml:space="preserve">,</w:delText>
        </w:r>
      </w:del>
      <w:r w:rsidRPr="006F178A">
        <w:rPr>
          <w:rFonts w:ascii="Fb Fontext" w:hAnsi="Fb Fontext"/>
          <w:rtl/>
        </w:rPr>
        <w:t xml:space="preserve"> </w:t>
      </w:r>
      <w:ins w:id="92859" w:author="קלוד" w:date="2026-10-11T13:11:34Z">
        <w:r>
          <w:rPr>
            <w:rFonts w:ascii="Fb Fontext" w:hAnsi="Fb Fontext"/>
            <w:rtl/>
          </w:rPr>
          <w:t xml:space="preserve">שאין</w:t>
        </w:r>
      </w:ins>
      <w:del w:id="92860" w:author="קלוד" w:date="2026-10-11T13:11:34Z">
        <w:r w:rsidRPr="006F178A">
          <w:rPr>
            <w:rFonts w:ascii="Fb Fontext" w:hAnsi="Fb Fontext"/>
            <w:rtl/>
          </w:rPr>
          <w:delText xml:space="preserve">דלא</w:delText>
        </w:r>
      </w:del>
      <w:r w:rsidRPr="006F178A">
        <w:rPr>
          <w:rFonts w:ascii="Fb Fontext" w:hAnsi="Fb Fontext"/>
          <w:rtl/>
        </w:rPr>
        <w:t xml:space="preserve"> </w:t>
      </w:r>
      <w:ins w:id="92857" w:author="קלוד" w:date="2026-10-11T13:11:34Z">
        <w:r>
          <w:rPr>
            <w:rFonts w:ascii="Fb Fontext" w:hAnsi="Fb Fontext"/>
            <w:rtl/>
          </w:rPr>
          <w:t xml:space="preserve">מספידין</w:t>
        </w:r>
      </w:ins>
      <w:del w:id="92858" w:author="קלוד" w:date="2026-10-11T13:11:34Z">
        <w:r w:rsidRPr="006F178A">
          <w:rPr>
            <w:rFonts w:ascii="Fb Fontext" w:hAnsi="Fb Fontext"/>
            <w:rtl/>
          </w:rPr>
          <w:delText xml:space="preserve">ל</w:delText>
        </w:r>
        <w:r w:rsidRPr="006F178A">
          <w:rPr>
            <w:rFonts w:ascii="Fb Fontext" w:hAnsi="Fb Fontext" w:hint="cs"/>
            <w:rtl/>
          </w:rPr>
          <w:delText xml:space="preserve">הספיד</w:delText>
        </w:r>
      </w:del>
      <w:r w:rsidRPr="006F178A">
        <w:rPr>
          <w:rFonts w:ascii="Fb Fontext" w:hAnsi="Fb Fontext" w:hint="cs"/>
          <w:rtl/>
        </w:rPr>
        <w:t xml:space="preserve"> </w:t>
      </w:r>
      <w:ins w:id="92855" w:author="קלוד" w:date="2026-10-11T13:11:34Z">
        <w:r>
          <w:rPr>
            <w:rFonts w:ascii="Fb Fontext" w:hAnsi="Fb Fontext" w:hint="cs"/>
            <w:rtl/>
          </w:rPr>
          <w:t xml:space="preserve">ואין</w:t>
        </w:r>
      </w:ins>
      <w:del w:id="92856" w:author="קלוד" w:date="2026-10-11T13:11:34Z">
        <w:r w:rsidRPr="006F178A">
          <w:rPr>
            <w:rFonts w:ascii="Fb Fontext" w:hAnsi="Fb Fontext" w:hint="cs"/>
            <w:rtl/>
          </w:rPr>
          <w:delText xml:space="preserve">ולהתענון</w:delText>
        </w:r>
      </w:del>
      <w:r w:rsidRPr="006F178A">
        <w:rPr>
          <w:rFonts w:ascii="Fb Fontext" w:hAnsi="Fb Fontext" w:hint="cs"/>
          <w:rtl/>
        </w:rPr>
        <w:t xml:space="preserve"> </w:t>
      </w:r>
      <w:ins w:id="92853" w:author="קלוד" w:date="2026-10-11T13:11:34Z">
        <w:r>
          <w:rPr>
            <w:rFonts w:ascii="Fb Fontext" w:hAnsi="Fb Fontext"/>
            <w:rtl/>
          </w:rPr>
          <w:t xml:space="preserve">מתענין בהם.</w:t>
        </w:r>
      </w:ins>
      <w:del w:id="92854" w:author="קלוד" w:date="2026-10-11T13:11:34Z">
        <w:r w:rsidRPr="006F178A">
          <w:rPr>
            <w:rFonts w:ascii="Fb Fontext" w:hAnsi="Fb Fontext"/>
            <w:rtl/>
          </w:rPr>
          <w:delText xml:space="preserve">בהן.</w:delText>
        </w:r>
      </w:del>
    </w:p>
    <w:p w:rsidR="00E9703F" w:rsidRPr="006F178A" w:rsidRDefault="00E9703F" w:rsidP="00E9703F">
      <w:pPr>
        <w:rPr>
          <w:rtl/>
        </w:rPr>
      </w:pPr>
      <w:r w:rsidRPr="006F178A">
        <w:rPr>
          <w:rtl/>
        </w:rPr>
        <w:t>שכשנכנסו יוונים להיכל טמאו כל השמנים שבהיכל, וכשגברה מלכות בית חשמונאי ונצחום, בדקו ולא מצאו אלא פך אחד של שמן שהיה מונח בחותמו של כהן גדול, ולא היה בו אלא להדליק יום אחד, נעשה בו נס והדליקו ממנו שמונה ימים. לשנה אחרת קבעום ועשאום ימים טובים בהלל והודאה.</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pPr>
        <w:pStyle w:val="38"/>
        <w:rPr>
          <w:ins w:id="96864" w:author="מנוע מכני" w:date="2026-10-11T12:04:39Z"/>
        </w:rPr>
      </w:pPr>
      <w:r w:rsidRPr="006F178A">
        <w:t xml:space="preserve">תנן</w:t>
      </w:r>
      <w:r w:rsidRPr="006F178A">
        <w:t xml:space="preserve"> </w:t>
      </w:r>
      <w:ins w:id="90911" w:author="מנוע מכני" w:date="2026-10-11T12:04:39Z">
        <w:r>
          <w:t xml:space="preserve">שם</w:t>
        </w:r>
      </w:ins>
      <w:del w:id="90912" w:author="מנוע מכני" w:date="2026-10-11T12:04:39Z">
        <w:r w:rsidRPr="006F178A">
          <w:delText xml:space="preserve">התם</w:delText>
        </w:r>
      </w:del>
      <w:r w:rsidRPr="006F178A">
        <w:t xml:space="preserve">:</w:t>
      </w:r>
    </w:p>
    <w:p w:rsidR="00E9703F" w:rsidRPr="006F178A" w:rsidRDefault="00E9703F" w:rsidP="00E9703F">
      <w:pPr>
        <w:rPr>
          <w:rtl/>
        </w:rPr>
      </w:pPr>
      <w:del w:id="96865" w:author="מנוע מכני" w:date="2026-10-11T12:04:39Z">
        <w:r w:rsidRPr="006F178A">
          <w:rPr>
            <w:rFonts w:ascii="Fb Fontext" w:hAnsi="Fb Fontext"/>
            <w:rtl/>
          </w:rPr>
          <w:delText xml:space="preserve"> </w:delText>
        </w:r>
      </w:del>
      <w:r w:rsidRPr="006F178A">
        <w:rPr>
          <w:rFonts w:ascii="Fb Fontext" w:hAnsi="Fb Fontext"/>
          <w:rtl/>
        </w:rPr>
        <w:t xml:space="preserve">גץ היוצא מתחת הפטיש ויצא והזיק - חייב.</w:t>
      </w:r>
    </w:p>
    <w:p w:rsidR="00E9703F" w:rsidRPr="006F178A" w:rsidRDefault="00E9703F" w:rsidP="00E9703F">
      <w:pPr>
        <w:rPr>
          <w:rtl/>
        </w:rPr>
      </w:pPr>
      <w:r w:rsidRPr="006F178A">
        <w:rPr>
          <w:rtl/>
        </w:rPr>
        <w:t xml:space="preserve">פשתן שעל הגמל שעבר </w:t>
      </w:r>
      <w:r w:rsidRPr="006F178A">
        <w:rPr>
          <w:rtl/>
        </w:rPr>
        <w:t xml:space="preserve">ברה"ר</w:t>
      </w:r>
      <w:r w:rsidRPr="006F178A">
        <w:rPr>
          <w:rtl/>
        </w:rPr>
        <w:t xml:space="preserve"> ונכנס לחנות ודלק בנר של חנווני חייב בעל הגמל.</w:t>
      </w:r>
    </w:p>
    <w:p w:rsidR="00E9703F" w:rsidRPr="006F178A" w:rsidRDefault="00E9703F" w:rsidP="00E9703F">
      <w:pPr>
        <w:rPr>
          <w:rtl/>
        </w:rPr>
      </w:pPr>
      <w:r w:rsidRPr="006F178A">
        <w:rPr>
          <w:rFonts w:ascii="Fb Fontext" w:hAnsi="Fb Fontext"/>
          <w:sz w:val="20"/>
          <w:rtl/>
        </w:rPr>
        <w:t xml:space="preserve">הניח חנוני את נרו מבחוץ - חנוני חייב. </w:t>
      </w:r>
      <w:r w:rsidRPr="006F178A">
        <w:rPr>
          <w:rStyle w:val="2fb"/>
          <w:rFonts w:ascii="Fb Fontext" w:hAnsi="Fb Fontext"/>
          <w:sz w:val="20"/>
          <w:rtl/>
        </w:rPr>
        <w:t xml:space="preserve">ר"י</w:t>
      </w:r>
      <w:r w:rsidRPr="006F178A">
        <w:rPr>
          <w:rFonts w:ascii="Fb Fontext" w:hAnsi="Fb Fontext"/>
          <w:sz w:val="20"/>
          <w:rtl/>
        </w:rPr>
        <w:t xml:space="preserve">: בנר חנוכה פטור.</w:t>
      </w:r>
    </w:p>
    <w:p>
      <w:pPr>
        <w:pStyle w:val="38"/>
        <w:rPr>
          <w:ins w:id="96866" w:author="מנוע מכני" w:date="2026-10-11T12:04:39Z"/>
        </w:rPr>
      </w:pPr>
      <w:r w:rsidRPr="004640F6">
        <w:t>רבינא</w:t>
      </w:r>
      <w:r w:rsidRPr="004640F6">
        <w:t xml:space="preserve">:</w:t>
      </w:r>
    </w:p>
    <w:p w:rsidR="00E9703F" w:rsidRPr="004640F6" w:rsidRDefault="00E9703F" w:rsidP="00E9703F">
      <w:pPr>
        <w:rPr>
          <w:spacing w:val="-4"/>
          <w:rtl/>
        </w:rPr>
      </w:pPr>
      <w:del w:id="96867" w:author="מנוע מכני" w:date="2026-10-11T12:04:39Z">
        <w:r w:rsidRPr="004640F6">
          <w:rPr>
            <w:rFonts w:ascii="Fb Fontext" w:hAnsi="Fb Fontext" w:hint="cs"/>
            <w:spacing w:val="-4"/>
            <w:rtl/>
          </w:rPr>
          <w:delText xml:space="preserve"> </w:delText>
        </w:r>
      </w:del>
      <w:r w:rsidRPr="004640F6">
        <w:rPr>
          <w:rFonts w:ascii="Fb Fontext" w:hAnsi="Fb Fontext"/>
          <w:spacing w:val="-4"/>
          <w:rtl/>
        </w:rPr>
        <w:t xml:space="preserve">ז"א </w:t>
      </w:r>
      <w:ins w:id="92877" w:author="קלוד" w:date="2026-10-11T13:11:34Z">
        <w:r>
          <w:rPr>
            <w:rFonts w:ascii="Fb Fontext" w:hAnsi="Fb Fontext"/>
            <w:spacing w:val="-4"/>
            <w:rtl/>
          </w:rPr>
          <w:t xml:space="preserve">שמצוה</w:t>
        </w:r>
      </w:ins>
      <w:del w:id="92878" w:author="קלוד" w:date="2026-10-11T13:11:34Z">
        <w:r w:rsidRPr="004640F6">
          <w:rPr>
            <w:rFonts w:ascii="Fb Fontext" w:hAnsi="Fb Fontext"/>
            <w:spacing w:val="-4"/>
            <w:rtl/>
          </w:rPr>
          <w:delText xml:space="preserve">דמצוה</w:delText>
        </w:r>
      </w:del>
      <w:r w:rsidRPr="004640F6">
        <w:rPr>
          <w:rFonts w:ascii="Fb Fontext" w:hAnsi="Fb Fontext"/>
          <w:spacing w:val="-4"/>
          <w:rtl/>
        </w:rPr>
        <w:t xml:space="preserve"> להניחה בתוך י'. </w:t>
      </w:r>
      <w:ins w:id="94595" w:author="מנוע מכני" w:date="2026-10-11T12:04:39Z">
        <w:ins w:id="92875" w:author="קלוד" w:date="2026-10-11T13:11:34Z">
          <w:r>
            <w:rPr>
              <w:rFonts w:ascii="Fb Fontext" w:hAnsi="Fb Fontext"/>
              <w:spacing w:val="-4"/>
              <w:rtl/>
            </w:rPr>
            <w:t xml:space="preserve">שאם </w:t>
          </w:r>
          <w:r>
            <w:rPr>
              <w:rStyle w:val="afffffe"/>
              <w:rFonts w:ascii="Fb Fontext" w:hAnsi="Fb Fontext"/>
              <w:spacing w:val="-4"/>
              <w:rtl/>
            </w:rPr>
            <w:t xml:space="preserve">מותר</w:t>
          </w:r>
        </w:ins>
        <w:del w:id="92876" w:author="קלוד" w:date="2026-10-11T13:11:34Z">
          <w:r>
            <w:rPr>
              <w:rFonts w:ascii="Fb Fontext" w:hAnsi="Fb Fontext"/>
              <w:spacing w:val="-4"/>
              <w:rtl/>
            </w:rPr>
            <w:delText xml:space="preserve">דאם</w:delText>
          </w:r>
        </w:del>
        <w:r>
          <w:rPr>
            <w:rFonts w:ascii="Fb Fontext" w:hAnsi="Fb Fontext"/>
            <w:spacing w:val="-4"/>
            <w:rtl/>
          </w:rPr>
          <w:t xml:space="preserve"> </w:t>
        </w:r>
      </w:ins>
      <w:del w:id="94596" w:author="מנוע מכני" w:date="2026-10-11T12:04:39Z">
        <w:r w:rsidRPr="004640F6">
          <w:rPr>
            <w:rFonts w:ascii="Fb Fontext" w:hAnsi="Fb Fontext"/>
            <w:spacing w:val="-4"/>
            <w:rtl/>
          </w:rPr>
          <w:delText xml:space="preserve">דאי </w:delText>
        </w:r>
      </w:del>
      <w:r w:rsidRPr="004640F6">
        <w:rPr>
          <w:rFonts w:ascii="Fb Fontext" w:hAnsi="Fb Fontext"/>
          <w:spacing w:val="-4"/>
          <w:rtl/>
        </w:rPr>
        <w:t xml:space="preserve">למעלה מי' </w:t>
      </w:r>
      <w:ins w:id="92873" w:author="קלוד" w:date="2026-10-11T13:11:34Z">
        <w:r>
          <w:rPr>
            <w:rFonts w:ascii="Fb Fontext" w:hAnsi="Fb Fontext"/>
            <w:spacing w:val="-4"/>
            <w:rtl/>
          </w:rPr>
          <w:t xml:space="preserve">-</w:t>
        </w:r>
      </w:ins>
      <w:del w:id="92874" w:author="קלוד" w:date="2026-10-11T13:11:34Z">
        <w:r w:rsidRPr="004640F6">
          <w:rPr>
            <w:rFonts w:ascii="Fb Fontext" w:hAnsi="Fb Fontext"/>
            <w:spacing w:val="-4"/>
            <w:rtl/>
          </w:rPr>
          <w:delText xml:space="preserve">לימא</w:delText>
        </w:r>
      </w:del>
      <w:r w:rsidRPr="004640F6">
        <w:rPr>
          <w:rFonts w:ascii="Fb Fontext" w:hAnsi="Fb Fontext"/>
          <w:spacing w:val="-4"/>
          <w:rtl/>
        </w:rPr>
        <w:t xml:space="preserve"> </w:t>
      </w:r>
      <w:ins w:id="92359" w:author="מנוע מכני" w:date="2026-10-11T12:04:39Z">
        <w:ins w:id="92871" w:author="קלוד" w:date="2026-10-11T13:11:34Z">
          <w:r>
            <w:rPr>
              <w:rFonts w:ascii="Fb Fontext" w:hAnsi="Fb Fontext"/>
              <w:spacing w:val="-4"/>
              <w:rtl/>
            </w:rPr>
            <w:t xml:space="preserve">יאמר לו:</w:t>
          </w:r>
        </w:ins>
        <w:del w:id="92872" w:author="קלוד" w:date="2026-10-11T13:11:34Z">
          <w:r>
            <w:rPr>
              <w:rFonts w:ascii="Fb Fontext" w:hAnsi="Fb Fontext"/>
              <w:spacing w:val="-4"/>
              <w:rtl/>
            </w:rPr>
            <w:delText xml:space="preserve">לו</w:delText>
          </w:r>
        </w:del>
      </w:ins>
      <w:del w:id="92360" w:author="מנוע מכני" w:date="2026-10-11T12:04:39Z">
        <w:r w:rsidRPr="004640F6">
          <w:rPr>
            <w:rFonts w:ascii="Fb Fontext" w:hAnsi="Fb Fontext"/>
            <w:spacing w:val="-4"/>
            <w:rtl/>
          </w:rPr>
          <w:delText xml:space="preserve">ליה</w:delText>
        </w:r>
      </w:del>
      <w:r w:rsidRPr="004640F6">
        <w:rPr>
          <w:rFonts w:ascii="Fb Fontext" w:hAnsi="Fb Fontext"/>
          <w:spacing w:val="-4"/>
          <w:rtl/>
        </w:rPr>
        <w:t xml:space="preserve"> היה לך להניח למעלה מגמל ורוכבו.</w:t>
      </w:r>
    </w:p>
    <w:p w:rsidR="00E9703F" w:rsidRPr="006F178A" w:rsidRDefault="00E9703F" w:rsidP="00E9703F">
      <w:pPr>
        <w:rPr>
          <w:rtl/>
        </w:rPr>
      </w:pPr>
      <w:r w:rsidRPr="006F178A">
        <w:rPr>
          <w:rFonts w:ascii="Fb Fontext" w:hAnsi="Fb Fontext"/>
          <w:sz w:val="20"/>
          <w:rtl/>
        </w:rPr>
        <w:t xml:space="preserve">ודחתה </w:t>
      </w:r>
      <w:ins w:id="92889" w:author="קלוד" w:date="2026-10-11T13:11:34Z">
        <w:r>
          <w:rPr>
            <w:rFonts w:ascii="Fb Fontext" w:hAnsi="Fb Fontext"/>
            <w:sz w:val="20"/>
            <w:rtl/>
          </w:rPr>
          <w:t xml:space="preserve">הגמ':</w:t>
        </w:r>
      </w:ins>
      <w:del w:id="92890" w:author="קלוד" w:date="2026-10-11T13:11:34Z">
        <w:r w:rsidRPr="006F178A">
          <w:rPr>
            <w:rFonts w:ascii="Fb Fontext" w:hAnsi="Fb Fontext"/>
            <w:sz w:val="20"/>
            <w:rtl/>
          </w:rPr>
          <w:delText xml:space="preserve">הגמ'</w:delText>
        </w:r>
      </w:del>
      <w:r w:rsidRPr="006F178A">
        <w:rPr>
          <w:rFonts w:ascii="Fb Fontext" w:hAnsi="Fb Fontext"/>
          <w:sz w:val="20"/>
          <w:rtl/>
        </w:rPr>
        <w:t xml:space="preserve"> </w:t>
      </w:r>
      <w:ins w:id="92361" w:author="מנוע מכני" w:date="2026-10-11T12:04:39Z">
        <w:ins w:id="92887" w:author="קלוד" w:date="2026-10-11T13:11:34Z">
          <w:r>
            <w:rPr>
              <w:rFonts w:ascii="Fb Fontext" w:hAnsi="Fb Fontext"/>
              <w:sz w:val="20"/>
              <w:rtl/>
            </w:rPr>
            <w:t xml:space="preserve">שמא</w:t>
          </w:r>
        </w:ins>
        <w:del w:id="92888" w:author="קלוד" w:date="2026-10-11T13:11:34Z">
          <w:r>
            <w:rPr>
              <w:rFonts w:ascii="Fb Fontext" w:hAnsi="Fb Fontext"/>
              <w:sz w:val="20"/>
              <w:rtl/>
            </w:rPr>
            <w:delText xml:space="preserve">דשמא</w:delText>
          </w:r>
          <w:r w:rsidRPr="006F178A">
            <w:rPr>
              <w:rFonts w:ascii="Fb Fontext" w:hAnsi="Fb Fontext"/>
              <w:sz w:val="20"/>
              <w:rtl/>
            </w:rPr>
            <w:delText xml:space="preserve">:</w:delText>
          </w:r>
        </w:del>
      </w:ins>
      <w:del w:id="92362" w:author="מנוע מכני" w:date="2026-10-11T12:04:39Z">
        <w:r w:rsidRPr="006F178A">
          <w:rPr>
            <w:rFonts w:ascii="Fb Fontext" w:hAnsi="Fb Fontext"/>
            <w:sz w:val="20"/>
            <w:rtl/>
          </w:rPr>
          <w:delText xml:space="preserve">דדילמא</w:delText>
        </w:r>
      </w:del>
      <w:r w:rsidRPr="006F178A">
        <w:rPr>
          <w:rFonts w:ascii="Fb Fontext" w:hAnsi="Fb Fontext"/>
          <w:sz w:val="20"/>
          <w:rtl/>
        </w:rPr>
        <w:t xml:space="preserve"> </w:t>
      </w:r>
      <w:ins w:id="94597" w:author="מנוע מכני" w:date="2026-10-11T12:04:39Z">
        <w:r>
          <w:rPr>
            <w:rFonts w:ascii="Fb Fontext" w:hAnsi="Fb Fontext"/>
            <w:sz w:val="20"/>
            <w:rtl/>
          </w:rPr>
          <w:t xml:space="preserve">אם </w:t>
        </w:r>
      </w:ins>
      <w:del w:id="94598" w:author="מנוע מכני" w:date="2026-10-11T12:04:39Z">
        <w:r w:rsidRPr="006F178A">
          <w:rPr>
            <w:rFonts w:ascii="Fb Fontext" w:hAnsi="Fb Fontext"/>
            <w:sz w:val="20"/>
            <w:rtl/>
          </w:rPr>
          <w:delText xml:space="preserve">אי </w:delText>
        </w:r>
      </w:del>
      <w:ins w:id="90069" w:author="Claude - סמנטי" w:date="2026-10-11T12:28:21Z">
        <w:ins w:id="92885" w:author="קלוד" w:date="2026-10-11T13:11:34Z">
          <w:r>
            <w:rPr>
              <w:rFonts w:ascii="Fb Fontext" w:hAnsi="Fb Fontext"/>
              <w:sz w:val="20"/>
              <w:rtl/>
            </w:rPr>
            <w:t xml:space="preserve">יטריחוהו</w:t>
          </w:r>
        </w:ins>
        <w:del w:id="92886" w:author="קלוד" w:date="2026-10-11T13:11:34Z">
          <w:r>
            <w:rPr>
              <w:rFonts w:ascii="Fb Fontext" w:hAnsi="Fb Fontext"/>
              <w:sz w:val="20"/>
              <w:rtl/>
            </w:rPr>
            <w:delText xml:space="preserve">טרחה</w:delText>
          </w:r>
          <w:r w:rsidRPr="006F178A">
            <w:rPr>
              <w:rFonts w:ascii="Fb Fontext" w:hAnsi="Fb Fontext"/>
              <w:sz w:val="20"/>
              <w:rtl/>
            </w:rPr>
            <w:delText xml:space="preserve"> </w:delText>
          </w:r>
          <w:r>
            <w:rPr>
              <w:rFonts w:ascii="Fb Fontext" w:hAnsi="Fb Fontext"/>
              <w:sz w:val="20"/>
              <w:rtl/>
            </w:rPr>
            <w:delText xml:space="preserve">לו</w:delText>
          </w:r>
        </w:del>
      </w:ins>
      <w:del w:id="90070" w:author="Claude - סמנטי" w:date="2026-10-11T12:28:21Z">
        <w:r w:rsidRPr="006F178A">
          <w:rPr>
            <w:rFonts w:ascii="Fb Fontext" w:hAnsi="Fb Fontext"/>
            <w:sz w:val="20"/>
            <w:rtl/>
          </w:rPr>
          <w:delText xml:space="preserve">מיטרחא</w:delText>
        </w:r>
      </w:del>
      <w:ins w:id="92363" w:author="מנוע מכני" w:date="2026-10-11T12:04:39Z"/>
      <w:del w:id="92364"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 </w:t>
      </w:r>
      <w:ins w:id="90913" w:author="מנוע מכני" w:date="2026-10-11T12:04:39Z">
        <w:r>
          <w:rPr>
            <w:rFonts w:ascii="Fb Fontext" w:hAnsi="Fb Fontext"/>
            <w:sz w:val="20"/>
            <w:rtl/>
          </w:rPr>
          <w:t xml:space="preserve">הרבה</w:t>
        </w:r>
      </w:ins>
      <w:del w:id="90914" w:author="מנוע מכני" w:date="2026-10-11T12:04:39Z">
        <w:r w:rsidRPr="006F178A">
          <w:rPr>
            <w:rFonts w:ascii="Fb Fontext" w:hAnsi="Fb Fontext"/>
            <w:sz w:val="20"/>
            <w:rtl/>
          </w:rPr>
          <w:delText xml:space="preserve">טובא</w:delText>
        </w:r>
      </w:del>
      <w:r w:rsidRPr="006F178A">
        <w:rPr>
          <w:rFonts w:ascii="Fb Fontext" w:hAnsi="Fb Fontext"/>
          <w:sz w:val="20"/>
          <w:rtl/>
        </w:rPr>
        <w:t xml:space="preserve"> </w:t>
      </w:r>
      <w:ins w:id="92883" w:author="קלוד" w:date="2026-10-11T13:11:34Z">
        <w:r>
          <w:rPr>
            <w:rFonts w:ascii="Fb Fontext" w:hAnsi="Fb Fontext"/>
            <w:sz w:val="20"/>
            <w:rtl/>
          </w:rPr>
          <w:t xml:space="preserve">-</w:t>
        </w:r>
      </w:ins>
      <w:del w:id="92884" w:author="קלוד" w:date="2026-10-11T13:11:34Z">
        <w:r w:rsidRPr="006F178A">
          <w:rPr>
            <w:rFonts w:ascii="Fb Fontext" w:hAnsi="Fb Fontext"/>
            <w:sz w:val="20"/>
            <w:rtl/>
          </w:rPr>
          <w:delText xml:space="preserve">אתי</w:delText>
        </w:r>
      </w:del>
      <w:r w:rsidRPr="006F178A">
        <w:rPr>
          <w:rFonts w:ascii="Fb Fontext" w:hAnsi="Fb Fontext"/>
          <w:sz w:val="20"/>
          <w:rtl/>
        </w:rPr>
        <w:t xml:space="preserve"> </w:t>
      </w:r>
      <w:ins w:id="92881" w:author="קלוד" w:date="2026-10-11T13:11:34Z">
        <w:r>
          <w:rPr>
            <w:rFonts w:ascii="Fb Fontext" w:hAnsi="Fb Fontext"/>
            <w:sz w:val="20"/>
            <w:rtl/>
          </w:rPr>
          <w:t xml:space="preserve">יבוא</w:t>
        </w:r>
      </w:ins>
      <w:del w:id="92882" w:author="קלוד" w:date="2026-10-11T13:11:34Z">
        <w:r w:rsidRPr="006F178A">
          <w:rPr>
            <w:rFonts w:ascii="Fb Fontext" w:hAnsi="Fb Fontext"/>
            <w:sz w:val="20"/>
            <w:rtl/>
          </w:rPr>
          <w:delText xml:space="preserve">לאימנועי</w:delText>
        </w:r>
      </w:del>
      <w:r w:rsidRPr="006F178A">
        <w:rPr>
          <w:rFonts w:ascii="Fb Fontext" w:hAnsi="Fb Fontext"/>
          <w:sz w:val="20"/>
          <w:rtl/>
        </w:rPr>
        <w:t xml:space="preserve"> </w:t>
      </w:r>
      <w:ins w:id="92879" w:author="קלוד" w:date="2026-10-11T13:11:34Z">
        <w:r>
          <w:rPr>
            <w:rFonts w:ascii="Fb Fontext" w:hAnsi="Fb Fontext"/>
            <w:sz w:val="20"/>
            <w:rtl/>
          </w:rPr>
          <w:t xml:space="preserve">להימנע מן המצוה.</w:t>
        </w:r>
      </w:ins>
      <w:del w:id="92880" w:author="קלוד" w:date="2026-10-11T13:11:34Z">
        <w:r w:rsidRPr="006F178A">
          <w:rPr>
            <w:rFonts w:ascii="Fb Fontext" w:hAnsi="Fb Fontext"/>
            <w:sz w:val="20"/>
            <w:rtl/>
          </w:rPr>
          <w:delText xml:space="preserve">ממצוה.</w:delText>
        </w:r>
      </w:del>
    </w:p>
    <w:p>
      <w:pPr>
        <w:pStyle w:val="38"/>
        <w:rPr>
          <w:ins w:id="96868" w:author="מנוע מכני" w:date="2026-10-11T12:04:39Z"/>
        </w:rPr>
      </w:pPr>
      <w:ins w:id="90245" w:author="מנוע מכני" w:date="2026-10-11T12:04:39Z">
        <w:r>
          <w:t xml:space="preserve">ר"כ</w:t>
        </w:r>
      </w:ins>
      <w:del w:id="90246" w:author="מנוע מכני" w:date="2026-10-11T12:04:39Z">
        <w:r w:rsidRPr="004640F6">
          <w:delText xml:space="preserve">רב כהנא</w:delText>
        </w:r>
      </w:del>
      <w:r w:rsidRPr="004640F6">
        <w:t xml:space="preserve"> מרנב"מ מר"ת</w:t>
      </w:r>
      <w:r w:rsidRPr="004640F6">
        <w:t>:</w:t>
      </w:r>
    </w:p>
    <w:p w:rsidR="00E9703F" w:rsidRPr="004640F6" w:rsidRDefault="00E9703F" w:rsidP="00E9703F">
      <w:pPr>
        <w:rPr>
          <w:spacing w:val="-2"/>
          <w:rtl/>
        </w:rPr>
      </w:pPr>
      <w:del w:id="96869" w:author="מנוע מכני" w:date="2026-10-11T12:04:39Z">
        <w:r w:rsidRPr="004640F6">
          <w:rPr>
            <w:rFonts w:ascii="Fb Fontext" w:hAnsi="Fb Fontext"/>
            <w:spacing w:val="-2"/>
            <w:rtl/>
          </w:rPr>
          <w:delText xml:space="preserve"> </w:delText>
        </w:r>
      </w:del>
      <w:r w:rsidRPr="004640F6">
        <w:rPr>
          <w:rFonts w:ascii="Fb Fontext" w:hAnsi="Fb Fontext"/>
          <w:spacing w:val="-2"/>
          <w:rtl/>
        </w:rPr>
        <w:t xml:space="preserve">נר של חנוכה שהניחה למעלה מעשרים אמה - פסולה, כסוכה וכמבוי.</w:t>
      </w:r>
    </w:p>
    <w:p>
      <w:pPr>
        <w:pStyle w:val="38"/>
        <w:rPr>
          <w:ins w:id="96870" w:author="מנוע מכני" w:date="2026-10-11T12:04:39Z"/>
        </w:rPr>
      </w:pPr>
      <w:ins w:id="90247" w:author="מנוע מכני" w:date="2026-10-11T12:04:39Z">
        <w:r>
          <w:t xml:space="preserve">ר"כ</w:t>
        </w:r>
      </w:ins>
      <w:del w:id="90248" w:author="מנוע מכני" w:date="2026-10-11T12:04:39Z">
        <w:r w:rsidRPr="006F178A">
          <w:delText xml:space="preserve">רב כהנא</w:delText>
        </w:r>
      </w:del>
      <w:r w:rsidRPr="006F178A">
        <w:t xml:space="preserve"> מרנב"מ מר"ת</w:t>
      </w:r>
      <w:r w:rsidRPr="006F178A">
        <w:t>:</w:t>
      </w:r>
    </w:p>
    <w:p w:rsidR="00E9703F" w:rsidRPr="006F178A" w:rsidRDefault="00E9703F" w:rsidP="00E9703F">
      <w:pPr>
        <w:rPr>
          <w:rtl/>
        </w:rPr>
      </w:pPr>
      <w:del w:id="96871" w:author="מנוע מכני" w:date="2026-10-11T12:04:39Z">
        <w:r w:rsidRPr="006F178A">
          <w:rPr>
            <w:rtl/>
          </w:rPr>
          <w:delText xml:space="preserve"> </w:delText>
        </w:r>
      </w:del>
      <w:r w:rsidRPr="006F178A">
        <w:rPr>
          <w:rtl/>
        </w:rPr>
        <w:t xml:space="preserve">והבור רק אין בו מים. מים אין בו, אבל נחשים ועקרבים יש בו.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כב.</w:t>
      </w:r>
    </w:p>
    <w:p>
      <w:pPr>
        <w:pStyle w:val="afffff8"/>
        <w:rPr>
          <w:ins w:id="91149" w:author="קלוד" w:date="2026-10-11T12:33:55Z"/>
        </w:rPr>
      </w:pPr>
      <w:ins w:id="91150" w:author="קלוד" w:date="2026-10-11T12:33:55Z">
        <w:r>
          <w:rPr>
            <w:color w:val="7B3F00"/>
          </w:rPr>
          <w:t xml:space="preserve">נר חנוכה בטפח הסמוך לפתח - מימין או משמאל</w:t>
        </w:r>
      </w:ins>
    </w:p>
    <w:p>
      <w:pPr>
        <w:pStyle w:val="38"/>
        <w:rPr>
          <w:ins w:id="96872" w:author="מנוע מכני" w:date="2026-10-11T12:04:39Z"/>
        </w:rPr>
      </w:pPr>
      <w:r w:rsidRPr="006F178A">
        <w:t xml:space="preserve">רבה:</w:t>
      </w:r>
    </w:p>
    <w:p w:rsidR="00E9703F" w:rsidRPr="006F178A" w:rsidRDefault="00E9703F" w:rsidP="00E9703F">
      <w:pPr>
        <w:rPr>
          <w:rStyle w:val="afffe"/>
          <w:rFonts w:ascii="Fb Fontext" w:hAnsi="Fb Fontext"/>
          <w:rtl/>
        </w:rPr>
      </w:pPr>
      <w:del w:id="96873" w:author="מנוע מכני" w:date="2026-10-11T12:04:39Z">
        <w:r w:rsidRPr="006F178A">
          <w:rPr>
            <w:rFonts w:ascii="Fb Fontext" w:hAnsi="Fb Fontext"/>
            <w:rtl/>
          </w:rPr>
          <w:delText xml:space="preserve"> </w:delText>
        </w:r>
      </w:del>
      <w:r w:rsidRPr="006F178A">
        <w:rPr>
          <w:rFonts w:ascii="Fb Fontext" w:hAnsi="Fb Fontext"/>
          <w:b/>
          <w:bCs/>
          <w:rtl/>
        </w:rPr>
        <w:t>נר חנוכה מצוה להניחה בטפח הסמוכה לפתח</w:t>
      </w:r>
      <w:r w:rsidRPr="006F178A">
        <w:rPr>
          <w:rFonts w:ascii="Fb Fontext" w:hAnsi="Fb Fontext"/>
          <w:rtl/>
        </w:rPr>
        <w:t>.</w:t>
      </w:r>
    </w:p>
    <w:p w:rsidR="00E9703F" w:rsidRPr="009757B9" w:rsidRDefault="00E9703F" w:rsidP="00E9703F">
      <w:pPr>
        <w:rPr>
          <w:rFonts w:cs="Guttman Vilna"/>
          <w:b/>
          <w:bCs/>
          <w:rtl/>
        </w:rPr>
      </w:pPr>
      <w:r w:rsidRPr="006F178A">
        <w:rPr>
          <w:rStyle w:val="2fb"/>
          <w:rtl/>
        </w:rPr>
        <w:t xml:space="preserve">ראבד"ר</w:t>
      </w:r>
      <w:r w:rsidRPr="006F178A">
        <w:rPr>
          <w:rtl/>
        </w:rPr>
        <w:t xml:space="preserve">: מימין.</w:t>
      </w:r>
    </w:p>
    <w:p>
      <w:pPr>
        <w:pStyle w:val="38"/>
        <w:rPr>
          <w:ins w:id="96874" w:author="מנוע מכני" w:date="2026-10-11T12:04:39Z"/>
        </w:rPr>
      </w:pPr>
      <w:r w:rsidRPr="006F178A">
        <w:t xml:space="preserve">רב שמואל מדפתי:</w:t>
      </w:r>
    </w:p>
    <w:p w:rsidR="00E9703F" w:rsidRPr="009757B9" w:rsidRDefault="00E9703F" w:rsidP="00E9703F">
      <w:pPr>
        <w:rPr>
          <w:rFonts w:cs="Guttman Vilna"/>
          <w:b/>
          <w:bCs/>
          <w:rtl/>
        </w:rPr>
      </w:pPr>
      <w:del w:id="96875" w:author="מנוע מכני" w:date="2026-10-11T12:04:39Z">
        <w:r w:rsidRPr="006F178A">
          <w:rPr>
            <w:rtl/>
          </w:rPr>
          <w:delText xml:space="preserve"> </w:delText>
        </w:r>
      </w:del>
      <w:r w:rsidRPr="006F178A">
        <w:rPr>
          <w:rtl/>
        </w:rPr>
        <w:t xml:space="preserve">משמאל. </w:t>
      </w:r>
      <w:r w:rsidRPr="006F178A">
        <w:rPr>
          <w:b/>
          <w:rtl/>
        </w:rPr>
        <w:t>והילכתא - משמאל, כדי שתהא נר חנוכה משמאל ומזוזה מימין</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876" w:author="מנוע מכני" w:date="2026-10-11T12:04:39Z"/>
        </w:rPr>
      </w:pPr>
      <w:r w:rsidRPr="006F178A">
        <w:t xml:space="preserve">ר"י מרב אסי:</w:t>
      </w:r>
    </w:p>
    <w:p w:rsidR="00E9703F" w:rsidRPr="006F178A" w:rsidRDefault="00E9703F" w:rsidP="00E9703F">
      <w:pPr>
        <w:rPr>
          <w:rtl/>
        </w:rPr>
      </w:pPr>
      <w:del w:id="96877" w:author="מנוע מכני" w:date="2026-10-11T12:04:39Z">
        <w:r w:rsidRPr="006F178A">
          <w:rPr>
            <w:rFonts w:ascii="Fb Fontext" w:hAnsi="Fb Fontext"/>
            <w:rtl/>
          </w:rPr>
          <w:delText xml:space="preserve"> </w:delText>
        </w:r>
      </w:del>
      <w:r w:rsidRPr="006F178A">
        <w:rPr>
          <w:rFonts w:ascii="Fb Fontext" w:hAnsi="Fb Fontext"/>
          <w:rtl/>
        </w:rPr>
        <w:t xml:space="preserve">אסור להרצות מעות כנגד נר חנוכה.</w:t>
      </w:r>
    </w:p>
    <w:p w:rsidR="00E9703F" w:rsidRPr="004640F6" w:rsidRDefault="00E9703F" w:rsidP="00E9703F">
      <w:pPr>
        <w:rPr>
          <w:spacing w:val="-2"/>
          <w:rtl/>
        </w:rPr>
      </w:pPr>
      <w:r w:rsidRPr="004640F6">
        <w:rPr>
          <w:spacing w:val="-2"/>
          <w:rtl/>
        </w:rPr>
        <w:t xml:space="preserve">וכן אסור להסתפק מנויי סוכה כל שבעה [עד מוציו"ט האחרון של חג] </w:t>
      </w:r>
      <w:ins w:id="94599" w:author="מנוע מכני" w:date="2026-10-11T12:04:39Z">
        <w:r>
          <w:rPr>
            <w:spacing w:val="-2"/>
            <w:rtl/>
          </w:rPr>
          <w:t xml:space="preserve">ואם </w:t>
        </w:r>
      </w:ins>
      <w:del w:id="94600" w:author="מנוע מכני" w:date="2026-10-11T12:04:39Z">
        <w:r w:rsidRPr="004640F6">
          <w:rPr>
            <w:spacing w:val="-2"/>
            <w:rtl/>
          </w:rPr>
          <w:delText xml:space="preserve">ואי </w:delText>
        </w:r>
      </w:del>
      <w:r w:rsidRPr="004640F6">
        <w:rPr>
          <w:spacing w:val="-2"/>
          <w:rtl/>
        </w:rPr>
        <w:t xml:space="preserve">התנה הכל לפי תנאו.</w:t>
      </w:r>
    </w:p>
    <w:p w:rsidR="00E9703F" w:rsidRPr="006F178A" w:rsidRDefault="00E9703F" w:rsidP="00E9703F">
      <w:pPr>
        <w:rPr>
          <w:rtl/>
        </w:rPr>
      </w:pPr>
      <w:ins w:id="92897" w:author="קלוד" w:date="2026-10-11T13:11:34Z">
        <w:r>
          <w:rPr>
            <w:rStyle w:val="afffe"/>
            <w:rFonts w:ascii="Fb Fontext" w:hAnsi="Fb Fontext"/>
            <w:rtl/>
          </w:rPr>
          <w:t xml:space="preserve">ואביהם</w:t>
        </w:r>
      </w:ins>
      <w:del w:id="92898" w:author="קלוד" w:date="2026-10-11T13:11:34Z">
        <w:r w:rsidRPr="006F178A">
          <w:rPr>
            <w:rStyle w:val="afffe"/>
            <w:rFonts w:ascii="Fb Fontext" w:hAnsi="Fb Fontext"/>
            <w:rtl/>
          </w:rPr>
          <w:delText xml:space="preserve">ואבוהון</w:delText>
        </w:r>
      </w:del>
      <w:r w:rsidRPr="006F178A">
        <w:rPr>
          <w:rStyle w:val="afffe"/>
          <w:rFonts w:ascii="Fb Fontext" w:hAnsi="Fb Fontext"/>
          <w:rtl/>
        </w:rPr>
        <w:t xml:space="preserve"> </w:t>
      </w:r>
      <w:ins w:id="90915" w:author="מנוע מכני" w:date="2026-10-11T12:04:39Z">
        <w:ins w:id="92895" w:author="קלוד" w:date="2026-10-11T13:11:34Z">
          <w:r>
            <w:rPr>
              <w:rStyle w:val="afffe"/>
              <w:rFonts w:ascii="Fb Fontext" w:hAnsi="Fb Fontext"/>
              <w:rtl/>
            </w:rPr>
            <w:t xml:space="preserve">של</w:t>
          </w:r>
        </w:ins>
        <w:del w:id="92896" w:author="קלוד" w:date="2026-10-11T13:11:34Z">
          <w:r>
            <w:rPr>
              <w:rStyle w:val="afffe"/>
              <w:rFonts w:ascii="Fb Fontext" w:hAnsi="Fb Fontext"/>
              <w:rtl/>
            </w:rPr>
            <w:delText xml:space="preserve">דכולם</w:delText>
          </w:r>
        </w:del>
      </w:ins>
      <w:del w:id="90916" w:author="מנוע מכני" w:date="2026-10-11T12:04:39Z">
        <w:r w:rsidRPr="006F178A">
          <w:rPr>
            <w:rStyle w:val="afffe"/>
            <w:rFonts w:ascii="Fb Fontext" w:hAnsi="Fb Fontext"/>
            <w:rtl/>
          </w:rPr>
          <w:delText xml:space="preserve">דכולהו</w:delText>
        </w:r>
      </w:del>
      <w:r w:rsidRPr="006F178A">
        <w:rPr>
          <w:rtl/>
        </w:rPr>
        <w:t xml:space="preserve"> </w:t>
      </w:r>
      <w:ins w:id="92893" w:author="קלוד" w:date="2026-10-11T13:11:34Z">
        <w:r>
          <w:rPr>
            <w:rtl/>
          </w:rPr>
          <w:t xml:space="preserve">כולם</w:t>
        </w:r>
      </w:ins>
      <w:del w:id="92894" w:author="קלוד" w:date="2026-10-11T13:11:34Z">
        <w:r w:rsidRPr="006F178A">
          <w:rPr>
            <w:rtl/>
          </w:rPr>
          <w:delText xml:space="preserve">דם</w:delText>
        </w:r>
      </w:del>
      <w:r w:rsidRPr="006F178A">
        <w:rPr>
          <w:rtl/>
        </w:rPr>
        <w:t xml:space="preserve"> </w:t>
      </w:r>
      <w:ins w:id="92891" w:author="קלוד" w:date="2026-10-11T13:11:34Z">
        <w:r>
          <w:rPr>
            <w:rStyle w:val="afffff0"/>
            <w:rtl/>
          </w:rPr>
          <w:t xml:space="preserve">- דם, ש'ושפך</w:t>
        </w:r>
      </w:ins>
      <w:del w:id="92892" w:author="קלוד" w:date="2026-10-11T13:11:34Z">
        <w:r w:rsidRPr="00306272">
          <w:rPr>
            <w:rStyle w:val="afffff0"/>
            <w:rtl/>
          </w:rPr>
          <w:delText xml:space="preserve">ד</w:delText>
        </w:r>
        <w:r w:rsidRPr="00306272">
          <w:rPr>
            <w:rStyle w:val="afffff0"/>
            <w:rFonts w:hint="cs"/>
            <w:rtl/>
          </w:rPr>
          <w:delText xml:space="preserve">'</w:delText>
        </w:r>
        <w:r w:rsidRPr="00306272">
          <w:rPr>
            <w:rStyle w:val="afffff0"/>
            <w:rtl/>
          </w:rPr>
          <w:delText xml:space="preserve">ושפך</w:delText>
        </w:r>
      </w:del>
      <w:r w:rsidRPr="00306272">
        <w:rPr>
          <w:rStyle w:val="afffff0"/>
          <w:rtl/>
        </w:rPr>
        <w:t xml:space="preserve"> וכסה</w:t>
      </w:r>
      <w:r w:rsidRPr="00306272">
        <w:rPr>
          <w:rStyle w:val="afffff0"/>
          <w:rFonts w:hint="cs"/>
          <w:rtl/>
        </w:rPr>
        <w:t xml:space="preserve">' </w:t>
      </w:r>
      <w:r w:rsidRPr="006F178A">
        <w:rPr>
          <w:rtl/>
        </w:rPr>
        <w:t>- במה ששפך יכסה, שלא יכסנו ברגל, שלא יהו מצות בזויות עליו.</w:t>
      </w:r>
    </w:p>
    <w:p w:rsidR="00E9703F" w:rsidRDefault="00E9703F" w:rsidP="00E9703F">
      <w:pPr>
        <w:rPr>
          <w:rtl/>
        </w:rPr>
      </w:pPr>
      <w:r w:rsidRPr="006F178A">
        <w:rPr>
          <w:rtl/>
        </w:rPr>
        <w:t>[ולא מצד שיש בזה קדושה]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47" w:author="קלוד" w:date="2026-10-11T12:33:55Z"/>
        </w:rPr>
      </w:pPr>
      <w:ins w:id="91148" w:author="קלוד" w:date="2026-10-11T12:33:55Z">
        <w:r>
          <w:rPr>
            <w:color w:val="7B3F00"/>
          </w:rPr>
          <w:t xml:space="preserve">רב ושמואל - הדלקה מנר לנר, ציצית וגרירה</w:t>
        </w:r>
      </w:ins>
    </w:p>
    <w:p>
      <w:pPr>
        <w:pStyle w:val="38"/>
        <w:rPr>
          <w:ins w:id="96878" w:author="מנוע מכני" w:date="2026-10-11T12:04:39Z"/>
        </w:rPr>
      </w:pPr>
      <w:r w:rsidRPr="00B20210">
        <w:t>רב</w:t>
      </w:r>
      <w:r w:rsidRPr="006F178A">
        <w:t xml:space="preserve">:</w:t>
      </w:r>
    </w:p>
    <w:p w:rsidR="00E9703F" w:rsidRPr="006F178A" w:rsidRDefault="00E9703F" w:rsidP="00E9703F">
      <w:pPr>
        <w:rPr>
          <w:rtl/>
        </w:rPr>
      </w:pPr>
      <w:del w:id="96879" w:author="מנוע מכני" w:date="2026-10-11T12:04:39Z">
        <w:r w:rsidRPr="006F178A">
          <w:rPr>
            <w:rFonts w:ascii="Fb Fontext" w:hAnsi="Fb Fontext"/>
            <w:rtl/>
          </w:rPr>
          <w:delText xml:space="preserve"> </w:delText>
        </w:r>
      </w:del>
      <w:r w:rsidRPr="006F178A">
        <w:rPr>
          <w:rFonts w:ascii="Fb Fontext" w:hAnsi="Fb Fontext"/>
          <w:rtl/>
        </w:rPr>
        <w:t xml:space="preserve">אין מדליקין מנר לנר, </w:t>
      </w:r>
      <w:r w:rsidR="00B20210">
        <w:rPr>
          <w:rFonts w:ascii="Fb Fontext" w:hAnsi="Fb Fontext"/>
          <w:rtl/>
        </w:rPr>
        <w:tab/>
      </w:r>
      <w:r w:rsidR="00B20210">
        <w:rPr>
          <w:rFonts w:ascii="Fb Fontext" w:hAnsi="Fb Fontext"/>
          <w:rtl/>
        </w:rPr>
        <w:tab/>
      </w:r>
      <w:r w:rsidRPr="00B20210">
        <w:rPr>
          <w:rStyle w:val="2fb"/>
          <w:rFonts w:ascii="Fb Fontext" w:hAnsi="Fb Fontext"/>
          <w:b/>
          <w:bCs/>
          <w:rtl/>
        </w:rPr>
        <w:t>ולשמואל</w:t>
      </w:r>
      <w:r w:rsidRPr="006F178A">
        <w:rPr>
          <w:rFonts w:ascii="Fb Fontext" w:hAnsi="Fb Fontext"/>
          <w:rtl/>
        </w:rPr>
        <w:t>: מדליקין.</w:t>
      </w:r>
    </w:p>
    <w:p>
      <w:pPr>
        <w:pStyle w:val="38"/>
        <w:rPr>
          <w:ins w:id="96880" w:author="מנוע מכני" w:date="2026-10-11T12:04:39Z"/>
        </w:rPr>
      </w:pPr>
      <w:r w:rsidRPr="00B20210">
        <w:t>רב</w:t>
      </w:r>
      <w:r w:rsidRPr="006F178A">
        <w:t xml:space="preserve">:</w:t>
      </w:r>
    </w:p>
    <w:p w:rsidR="00E9703F" w:rsidRPr="006F178A" w:rsidRDefault="00E9703F" w:rsidP="00E9703F">
      <w:pPr>
        <w:rPr>
          <w:rtl/>
        </w:rPr>
      </w:pPr>
      <w:del w:id="96881" w:author="מנוע מכני" w:date="2026-10-11T12:04:39Z">
        <w:r w:rsidRPr="006F178A">
          <w:rPr>
            <w:rtl/>
          </w:rPr>
          <w:delText xml:space="preserve"> </w:delText>
        </w:r>
      </w:del>
      <w:r w:rsidRPr="006F178A">
        <w:rPr>
          <w:rtl/>
        </w:rPr>
        <w:t xml:space="preserve">אין מתירין ציצית מבגד לבגד, </w:t>
      </w:r>
      <w:r w:rsidR="00B20210">
        <w:rPr>
          <w:rtl/>
        </w:rPr>
        <w:tab/>
      </w:r>
      <w:r w:rsidRPr="00B20210">
        <w:rPr>
          <w:rStyle w:val="2fb"/>
          <w:b/>
          <w:bCs/>
          <w:rtl/>
        </w:rPr>
        <w:t>ולשמואל</w:t>
      </w:r>
      <w:r w:rsidRPr="006F178A">
        <w:rPr>
          <w:rtl/>
        </w:rPr>
        <w:t>: מתירין.</w:t>
      </w:r>
    </w:p>
    <w:p>
      <w:pPr>
        <w:pStyle w:val="38"/>
        <w:rPr>
          <w:ins w:id="96882" w:author="מנוע מכני" w:date="2026-10-11T12:04:39Z"/>
        </w:rPr>
      </w:pPr>
      <w:r w:rsidRPr="00B20210">
        <w:t>רב</w:t>
      </w:r>
      <w:r w:rsidRPr="006F178A">
        <w:t xml:space="preserve">:</w:t>
      </w:r>
    </w:p>
    <w:p w:rsidR="00E9703F" w:rsidRPr="002D0727" w:rsidRDefault="00E9703F" w:rsidP="00E9703F">
      <w:pPr>
        <w:rPr>
          <w:b/>
          <w:bCs/>
          <w:rtl/>
        </w:rPr>
      </w:pPr>
      <w:del w:id="96883" w:author="מנוע מכני" w:date="2026-10-11T12:04:39Z">
        <w:r w:rsidRPr="006F178A">
          <w:rPr>
            <w:rtl/>
          </w:rPr>
          <w:delText xml:space="preserve"> </w:delText>
        </w:r>
      </w:del>
      <w:r w:rsidRPr="006F178A">
        <w:rPr>
          <w:rtl/>
        </w:rPr>
        <w:t xml:space="preserve">אין הלכה </w:t>
      </w:r>
      <w:ins w:id="90249" w:author="מנוע מכני" w:date="2026-10-11T12:04:39Z">
        <w:r>
          <w:rPr>
            <w:rStyle w:val="2fb"/>
            <w:rtl/>
          </w:rPr>
          <w:t xml:space="preserve">כר"ש</w:t>
        </w:r>
      </w:ins>
      <w:del w:id="90250" w:author="מנוע מכני" w:date="2026-10-11T12:04:39Z">
        <w:r w:rsidRPr="006F178A">
          <w:rPr>
            <w:rtl/>
          </w:rPr>
          <w:delText xml:space="preserve">כרבי שמעון</w:delText>
        </w:r>
      </w:del>
      <w:r w:rsidRPr="006F178A">
        <w:rPr>
          <w:rtl/>
        </w:rPr>
        <w:t xml:space="preserve"> בגרירה, </w:t>
      </w:r>
      <w:r w:rsidR="00B20210">
        <w:rPr>
          <w:rtl/>
        </w:rPr>
        <w:tab/>
      </w:r>
      <w:r w:rsidRPr="00B20210">
        <w:rPr>
          <w:rStyle w:val="2fb"/>
          <w:b/>
          <w:bCs/>
          <w:rtl/>
        </w:rPr>
        <w:t>ושמואל</w:t>
      </w:r>
      <w:r w:rsidRPr="006F178A">
        <w:rPr>
          <w:rtl/>
        </w:rPr>
        <w:t xml:space="preserve">: הלכה </w:t>
      </w:r>
      <w:r w:rsidRPr="006F178A">
        <w:rPr>
          <w:rStyle w:val="2fb"/>
          <w:rtl/>
        </w:rPr>
        <w:t xml:space="preserve">כר"ש</w:t>
      </w:r>
      <w:r w:rsidRPr="006F178A">
        <w:rPr>
          <w:rtl/>
        </w:rPr>
        <w:t xml:space="preserve"> בגרירה.</w:t>
      </w:r>
    </w:p>
    <w:p>
      <w:pPr>
        <w:pStyle w:val="38"/>
        <w:rPr>
          <w:ins w:id="96884" w:author="מנוע מכני" w:date="2026-10-11T12:04:39Z"/>
        </w:rPr>
      </w:pPr>
      <w:r w:rsidRPr="002D0727">
        <w:t>אביי</w:t>
      </w:r>
      <w:r w:rsidRPr="006F178A">
        <w:t xml:space="preserve">:</w:t>
      </w:r>
    </w:p>
    <w:p w:rsidR="00E9703F" w:rsidRPr="006F178A" w:rsidRDefault="00E9703F" w:rsidP="00E9703F">
      <w:pPr>
        <w:rPr>
          <w:rtl/>
        </w:rPr>
      </w:pPr>
      <w:del w:id="96885" w:author="מנוע מכני" w:date="2026-10-11T12:04:39Z">
        <w:r w:rsidRPr="006F178A">
          <w:rPr>
            <w:rtl/>
          </w:rPr>
          <w:delText xml:space="preserve"> </w:delText>
        </w:r>
      </w:del>
      <w:r w:rsidRPr="006F178A">
        <w:rPr>
          <w:rtl/>
        </w:rPr>
        <w:t xml:space="preserve">כל </w:t>
      </w:r>
      <w:ins w:id="92365" w:author="מנוע מכני" w:date="2026-10-11T12:04:39Z">
        <w:ins w:id="92907" w:author="קלוד" w:date="2026-10-11T13:11:34Z">
          <w:r>
            <w:rPr>
              <w:rtl/>
            </w:rPr>
            <w:t xml:space="preserve">הדברים</w:t>
          </w:r>
        </w:ins>
        <w:del w:id="92908" w:author="קלוד" w:date="2026-10-11T13:11:34Z">
          <w:r>
            <w:rPr>
              <w:rtl/>
            </w:rPr>
            <w:delText xml:space="preserve">דברים</w:delText>
          </w:r>
        </w:del>
      </w:ins>
      <w:del w:id="92366" w:author="מנוע מכני" w:date="2026-10-11T12:04:39Z">
        <w:r w:rsidRPr="006F178A">
          <w:rPr>
            <w:rtl/>
          </w:rPr>
          <w:delText xml:space="preserve">מילי</w:delText>
        </w:r>
      </w:del>
      <w:r w:rsidRPr="006F178A">
        <w:rPr>
          <w:rtl/>
        </w:rPr>
        <w:t xml:space="preserve"> </w:t>
      </w:r>
      <w:ins w:id="92905" w:author="קלוד" w:date="2026-10-11T13:11:34Z">
        <w:r>
          <w:rPr>
            <w:rtl/>
          </w:rPr>
          <w:t xml:space="preserve">שמר </w:t>
        </w:r>
        <w:r>
          <w:rPr>
            <w:rStyle w:val="2fb"/>
            <w:rtl/>
            <w:rPrChange w:id="9025" w:author="עריכה מהאתר" w:date="2026-10-26T17:44:30Z">
              <w:rPr>
                <w:rStyle w:val="2fb"/>
                <w:rtl/>
              </w:rPr>
            </w:rPrChange>
          </w:rPr>
          <w:t xml:space="preserve">רבה</w:t>
        </w:r>
      </w:ins>
      <w:del w:id="92906" w:author="קלוד" w:date="2026-10-11T13:11:34Z">
        <w:r w:rsidRPr="006F178A">
          <w:rPr>
            <w:rtl/>
          </w:rPr>
          <w:delText xml:space="preserve">דמר</w:delText>
        </w:r>
      </w:del>
      <w:r w:rsidRPr="006F178A">
        <w:rPr>
          <w:rtl/>
        </w:rPr>
        <w:t xml:space="preserve"> </w:t>
      </w:r>
      <w:ins w:id="95551" w:author="מנוע מכני" w:date="2026-10-11T12:04:39Z">
        <w:r>
          <w:rPr>
            <w:rtl/>
          </w:rPr>
          <w:t xml:space="preserve">עשה</w:t>
        </w:r>
      </w:ins>
      <w:del w:id="95552" w:author="מנוע מכני" w:date="2026-10-11T12:04:39Z">
        <w:r w:rsidRPr="006F178A">
          <w:rPr>
            <w:rtl/>
          </w:rPr>
          <w:delText xml:space="preserve">עביד</w:delText>
        </w:r>
      </w:del>
      <w:r w:rsidRPr="006F178A">
        <w:rPr>
          <w:rtl/>
        </w:rPr>
        <w:t xml:space="preserve"> </w:t>
      </w:r>
      <w:r w:rsidRPr="006F178A">
        <w:rPr>
          <w:rStyle w:val="2fb"/>
          <w:rtl/>
        </w:rPr>
        <w:t xml:space="preserve">כרב</w:t>
      </w:r>
      <w:r w:rsidRPr="006F178A">
        <w:rPr>
          <w:rtl/>
        </w:rPr>
        <w:t xml:space="preserve">, </w:t>
      </w:r>
      <w:ins w:id="94489" w:author="מנוע מכני" w:date="2026-10-11T12:04:39Z">
        <w:r>
          <w:rPr>
            <w:rtl/>
          </w:rPr>
          <w:t xml:space="preserve">חוץ </w:t>
        </w:r>
        <w:ins w:id="92903" w:author="קלוד" w:date="2026-10-11T13:11:34Z">
          <w:r>
            <w:rPr>
              <w:rtl/>
            </w:rPr>
            <w:t xml:space="preserve">משלושה</w:t>
          </w:r>
        </w:ins>
        <w:del w:id="92904" w:author="קלוד" w:date="2026-10-11T13:11:34Z">
          <w:r>
            <w:rPr>
              <w:rtl/>
            </w:rPr>
            <w:delText xml:space="preserve">מ</w:delText>
          </w:r>
          <w:r>
            <w:rPr>
              <w:rtl/>
            </w:rPr>
            <w:delText xml:space="preserve">אלו</w:delText>
          </w:r>
        </w:del>
      </w:ins>
      <w:del w:id="94490" w:author="מנוע מכני" w:date="2026-10-11T12:04:39Z">
        <w:r w:rsidRPr="006F178A">
          <w:rPr>
            <w:rtl/>
          </w:rPr>
          <w:delText xml:space="preserve">לבר </w:delText>
        </w:r>
        <w:r>
          <w:rPr>
            <w:rtl/>
          </w:rPr>
          <w:delText xml:space="preserve">מ</w:delText>
        </w:r>
      </w:del>
      <w:ins w:id="92367" w:author="מנוע מכני" w:date="2026-10-11T12:04:39Z"/>
      <w:del w:id="92368" w:author="מנוע מכני" w:date="2026-10-11T12:04:39Z">
        <w:r w:rsidRPr="006F178A">
          <w:rPr>
            <w:rtl/>
          </w:rPr>
          <w:delText xml:space="preserve">מהני</w:delText>
        </w:r>
      </w:del>
      <w:r w:rsidRPr="006F178A">
        <w:rPr>
          <w:rtl/>
        </w:rPr>
        <w:t xml:space="preserve"> </w:t>
      </w:r>
      <w:ins w:id="92901" w:author="קלוד" w:date="2026-10-11T13:11:34Z">
        <w:r>
          <w:rPr>
            <w:rtl/>
          </w:rPr>
          <w:t xml:space="preserve">אלו</w:t>
        </w:r>
      </w:ins>
      <w:del w:id="92902" w:author="קלוד" w:date="2026-10-11T13:11:34Z">
        <w:r w:rsidRPr="006F178A">
          <w:rPr>
            <w:rtl/>
          </w:rPr>
          <w:delText xml:space="preserve">תלת</w:delText>
        </w:r>
      </w:del>
      <w:r w:rsidRPr="006F178A">
        <w:rPr>
          <w:rtl/>
        </w:rPr>
        <w:t xml:space="preserve"> </w:t>
      </w:r>
      <w:ins w:id="95553" w:author="מנוע מכני" w:date="2026-10-11T12:04:39Z">
        <w:ins w:id="92899" w:author="קלוד" w:date="2026-10-11T13:11:34Z">
          <w:r>
            <w:rPr>
              <w:rtl/>
            </w:rPr>
            <w:t xml:space="preserve">שעשה</w:t>
          </w:r>
        </w:ins>
        <w:del w:id="92900" w:author="קלוד" w:date="2026-10-11T13:11:34Z">
          <w:r>
            <w:rPr>
              <w:rtl/>
            </w:rPr>
            <w:delText xml:space="preserve">דעשה</w:delText>
          </w:r>
        </w:del>
      </w:ins>
      <w:del w:id="95554" w:author="מנוע מכני" w:date="2026-10-11T12:04:39Z">
        <w:r w:rsidRPr="006F178A">
          <w:rPr>
            <w:rtl/>
          </w:rPr>
          <w:delText xml:space="preserve">דעביד</w:delText>
        </w:r>
      </w:del>
      <w:r w:rsidRPr="006F178A">
        <w:rPr>
          <w:rtl/>
        </w:rPr>
        <w:t xml:space="preserve"> </w:t>
      </w:r>
      <w:r w:rsidRPr="006F178A">
        <w:rPr>
          <w:rStyle w:val="2fb"/>
          <w:rtl/>
        </w:rPr>
        <w:t xml:space="preserve">כשמואל</w:t>
      </w:r>
      <w:r w:rsidRPr="006F178A">
        <w:rPr>
          <w:rtl/>
        </w:rPr>
        <w:t xml:space="preserve">.</w:t>
      </w:r>
    </w:p>
    <w:p>
      <w:pPr>
        <w:pStyle w:val="38"/>
        <w:rPr>
          <w:ins w:id="96886" w:author="מנוע מכני" w:date="2026-10-11T12:04:39Z"/>
        </w:rPr>
      </w:pPr>
      <w:r w:rsidRPr="006F178A">
        <w:t xml:space="preserve">דתניא</w:t>
      </w:r>
      <w:r w:rsidRPr="006F178A">
        <w:t xml:space="preserve">:</w:t>
      </w:r>
    </w:p>
    <w:p w:rsidR="00E9703F" w:rsidRPr="006F178A" w:rsidRDefault="00E9703F" w:rsidP="00E9703F">
      <w:pPr>
        <w:rPr>
          <w:rtl/>
        </w:rPr>
      </w:pPr>
      <w:del w:id="96887" w:author="מנוע מכני" w:date="2026-10-11T12:04:39Z">
        <w:r w:rsidRPr="006F178A">
          <w:rPr>
            <w:rFonts w:ascii="Fb Fontext" w:hAnsi="Fb Fontext"/>
            <w:sz w:val="20"/>
            <w:rtl/>
          </w:rPr>
          <w:delText xml:space="preserve"> </w:delText>
        </w:r>
      </w:del>
      <w:r w:rsidRPr="006F178A">
        <w:rPr>
          <w:rStyle w:val="2fb"/>
          <w:rFonts w:ascii="Fb Fontext" w:hAnsi="Fb Fontext"/>
          <w:sz w:val="20"/>
          <w:rtl/>
        </w:rPr>
        <w:t xml:space="preserve">ר"ש</w:t>
      </w:r>
      <w:r w:rsidRPr="006F178A">
        <w:rPr>
          <w:rFonts w:ascii="Fb Fontext" w:hAnsi="Fb Fontext"/>
          <w:sz w:val="20"/>
          <w:rtl/>
        </w:rPr>
        <w:t xml:space="preserve">: גורר אדם מטה כסא וספסל, ובלבד שלא יתכוין לעשות חריץ.</w:t>
      </w:r>
    </w:p>
    <w:p w:rsidR="00E9703F" w:rsidRPr="006F178A" w:rsidRDefault="00E9703F" w:rsidP="00844CDB">
      <w:pPr>
        <w:rPr>
          <w:rtl/>
        </w:rPr>
      </w:pPr>
      <w:ins w:id="92919" w:author="קלוד" w:date="2026-10-11T13:11:34Z">
        <w:r>
          <w:rPr>
            <w:rFonts w:ascii="Fb Fontext" w:hAnsi="Fb Fontext"/>
            <w:rtl/>
          </w:rPr>
          <w:t xml:space="preserve">אחד</w:t>
        </w:r>
      </w:ins>
      <w:del w:id="92920" w:author="קלוד" w:date="2026-10-11T13:11:34Z">
        <w:r w:rsidRPr="006F178A">
          <w:rPr>
            <w:rFonts w:ascii="Fb Fontext" w:hAnsi="Fb Fontext"/>
            <w:rtl/>
          </w:rPr>
          <w:delText xml:space="preserve">ההוא</w:delText>
        </w:r>
      </w:del>
      <w:r w:rsidRPr="006F178A">
        <w:rPr>
          <w:rFonts w:ascii="Fb Fontext" w:hAnsi="Fb Fontext"/>
          <w:rtl/>
        </w:rPr>
        <w:t xml:space="preserve"> </w:t>
      </w:r>
      <w:ins w:id="92917" w:author="קלוד" w:date="2026-10-11T13:11:34Z">
        <w:r>
          <w:rPr>
            <w:rFonts w:ascii="Fb Fontext" w:hAnsi="Fb Fontext"/>
            <w:rtl/>
          </w:rPr>
          <w:t xml:space="preserve">מהחכמים</w:t>
        </w:r>
      </w:ins>
      <w:del w:id="92918" w:author="קלוד" w:date="2026-10-11T13:11:34Z">
        <w:r w:rsidRPr="006F178A">
          <w:rPr>
            <w:rFonts w:ascii="Fb Fontext" w:hAnsi="Fb Fontext"/>
            <w:rtl/>
          </w:rPr>
          <w:delText xml:space="preserve">מרבנן</w:delText>
        </w:r>
      </w:del>
      <w:r w:rsidRPr="006F178A">
        <w:rPr>
          <w:rFonts w:ascii="Fb Fontext" w:hAnsi="Fb Fontext"/>
          <w:rtl/>
        </w:rPr>
        <w:t xml:space="preserve"> </w:t>
      </w:r>
      <w:ins w:id="92915" w:author="קלוד" w:date="2026-10-11T13:11:34Z">
        <w:r>
          <w:rPr>
            <w:rFonts w:ascii="Fb Fontext" w:hAnsi="Fb Fontext"/>
            <w:rtl/>
          </w:rPr>
          <w:t xml:space="preserve">ישב</w:t>
        </w:r>
      </w:ins>
      <w:del w:id="92916" w:author="קלוד" w:date="2026-10-11T13:11:34Z">
        <w:r w:rsidRPr="006F178A">
          <w:rPr>
            <w:rFonts w:ascii="Fb Fontext" w:hAnsi="Fb Fontext"/>
            <w:rtl/>
          </w:rPr>
          <w:delText xml:space="preserve">די</w:delText>
        </w:r>
        <w:r w:rsidR="00844CDB">
          <w:rPr>
            <w:rFonts w:ascii="Fb Fontext" w:hAnsi="Fb Fontext" w:hint="cs"/>
            <w:rtl/>
          </w:rPr>
          <w:delText xml:space="preserve">שב</w:delText>
        </w:r>
      </w:del>
      <w:r w:rsidR="00844CDB">
        <w:rPr>
          <w:rFonts w:ascii="Fb Fontext" w:hAnsi="Fb Fontext" w:hint="cs"/>
          <w:rtl/>
        </w:rPr>
        <w:t xml:space="preserve"> לפני</w:t>
      </w:r>
      <w:r w:rsidRPr="006F178A">
        <w:rPr>
          <w:rFonts w:ascii="Fb Fontext" w:hAnsi="Fb Fontext"/>
          <w:rtl/>
        </w:rPr>
        <w:t xml:space="preserve"> </w:t>
      </w:r>
      <w:ins w:id="92913" w:author="קלוד" w:date="2026-10-11T13:11:34Z">
        <w:r>
          <w:rPr>
            <w:rStyle w:val="2fb"/>
            <w:rFonts w:ascii="Fb Fontext" w:hAnsi="Fb Fontext"/>
            <w:rtl/>
          </w:rPr>
          <w:t xml:space="preserve">ראב"א</w:t>
        </w:r>
      </w:ins>
      <w:del w:id="92914" w:author="קלוד" w:date="2026-10-11T13:11:34Z">
        <w:r w:rsidRPr="006F178A">
          <w:rPr>
            <w:rStyle w:val="2fb"/>
            <w:rFonts w:ascii="Fb Fontext" w:hAnsi="Fb Fontext"/>
            <w:rtl/>
          </w:rPr>
          <w:delText xml:space="preserve">דר</w:delText>
        </w:r>
        <w:r w:rsidRPr="00910D80">
          <w:rPr>
            <w:rStyle w:val="2fb"/>
            <w:rFonts w:ascii="Fb Fontext" w:hAnsi="Fb Fontext"/>
            <w:b/>
            <w:bCs/>
            <w:rtl/>
          </w:rPr>
          <w:delText xml:space="preserve">אב"א</w:delText>
        </w:r>
      </w:del>
      <w:r w:rsidRPr="006F178A">
        <w:rPr>
          <w:rFonts w:ascii="Fb Fontext" w:hAnsi="Fb Fontext"/>
          <w:rtl/>
        </w:rPr>
        <w:t xml:space="preserve"> </w:t>
      </w:r>
      <w:ins w:id="92911" w:author="קלוד" w:date="2026-10-11T13:11:34Z">
        <w:r>
          <w:rPr>
            <w:rStyle w:val="afffffe"/>
            <w:rFonts w:ascii="Fb Fontext" w:hAnsi="Fb Fontext"/>
            <w:rtl/>
          </w:rPr>
          <w:t xml:space="preserve">ואמר:</w:t>
        </w:r>
      </w:ins>
      <w:del w:id="92912" w:author="קלוד" w:date="2026-10-11T13:11:34Z">
        <w:r w:rsidRPr="006F178A">
          <w:rPr>
            <w:rFonts w:ascii="Fb Fontext" w:hAnsi="Fb Fontext"/>
            <w:rtl/>
          </w:rPr>
          <w:delText xml:space="preserve">טעמא</w:delText>
        </w:r>
      </w:del>
      <w:r w:rsidRPr="006F178A">
        <w:rPr>
          <w:rFonts w:ascii="Fb Fontext" w:hAnsi="Fb Fontext"/>
          <w:rtl/>
        </w:rPr>
        <w:t xml:space="preserve"> </w:t>
      </w:r>
      <w:ins w:id="92909" w:author="קלוד" w:date="2026-10-11T13:11:34Z">
        <w:r>
          <w:rPr>
            <w:rStyle w:val="2fb"/>
            <w:rFonts w:ascii="Fb Fontext" w:hAnsi="Fb Fontext"/>
            <w:rtl/>
          </w:rPr>
          <w:t xml:space="preserve">טעמו של רב</w:t>
        </w:r>
      </w:ins>
      <w:del w:id="92910" w:author="קלוד" w:date="2026-10-11T13:11:34Z">
        <w:r w:rsidRPr="006F178A">
          <w:rPr>
            <w:rStyle w:val="2fb"/>
            <w:rFonts w:ascii="Fb Fontext" w:hAnsi="Fb Fontext"/>
            <w:rtl/>
          </w:rPr>
          <w:delText xml:space="preserve">דרב</w:delText>
        </w:r>
      </w:del>
      <w:r w:rsidRPr="006F178A">
        <w:rPr>
          <w:rFonts w:ascii="Fb Fontext" w:hAnsi="Fb Fontext"/>
          <w:rtl/>
        </w:rPr>
        <w:t xml:space="preserve"> - משום ביזוי מצוה.</w:t>
      </w:r>
    </w:p>
    <w:p>
      <w:pPr>
        <w:pStyle w:val="38"/>
        <w:rPr>
          <w:ins w:id="96888" w:author="מנוע מכני" w:date="2026-10-11T12:04:39Z"/>
        </w:rPr>
      </w:pPr>
      <w:r w:rsidRPr="006F178A">
        <w:t xml:space="preserve">אמר</w:t>
      </w:r>
      <w:r w:rsidRPr="006F178A">
        <w:t xml:space="preserve"> </w:t>
      </w:r>
      <w:ins w:id="94255" w:author="מנוע מכני" w:date="2026-10-11T12:04:39Z">
        <w:r>
          <w:t xml:space="preserve">להם</w:t>
        </w:r>
      </w:ins>
      <w:del w:id="94256" w:author="מנוע מכני" w:date="2026-10-11T12:04:39Z">
        <w:r w:rsidRPr="006F178A">
          <w:delText xml:space="preserve">להו</w:delText>
        </w:r>
      </w:del>
      <w:r w:rsidRPr="006F178A">
        <w:t xml:space="preserve">:</w:t>
      </w:r>
    </w:p>
    <w:p w:rsidR="00E9703F" w:rsidRPr="006F178A" w:rsidRDefault="00E9703F" w:rsidP="00E9703F">
      <w:pPr>
        <w:rPr>
          <w:rtl/>
        </w:rPr>
      </w:pPr>
      <w:del w:id="96889" w:author="מנוע מכני" w:date="2026-10-11T12:04:39Z">
        <w:r w:rsidRPr="006F178A">
          <w:rPr>
            <w:rtl/>
          </w:rPr>
          <w:delText xml:space="preserve"> </w:delText>
        </w:r>
      </w:del>
      <w:ins w:id="92931" w:author="קלוד" w:date="2026-10-11T13:11:34Z">
        <w:r>
          <w:rPr>
            <w:rtl/>
          </w:rPr>
          <w:t xml:space="preserve">אל</w:t>
        </w:r>
      </w:ins>
      <w:del w:id="92932" w:author="קלוד" w:date="2026-10-11T13:11:34Z">
        <w:r w:rsidRPr="006F178A">
          <w:rPr>
            <w:rtl/>
          </w:rPr>
          <w:delText xml:space="preserve">לא</w:delText>
        </w:r>
      </w:del>
      <w:r w:rsidRPr="006F178A">
        <w:rPr>
          <w:rtl/>
        </w:rPr>
        <w:t xml:space="preserve"> </w:t>
      </w:r>
      <w:ins w:id="92929" w:author="קלוד" w:date="2026-10-11T13:11:34Z">
        <w:r>
          <w:rPr>
            <w:rtl/>
          </w:rPr>
          <w:t xml:space="preserve">תשמעו</w:t>
        </w:r>
      </w:ins>
      <w:del w:id="92930" w:author="קלוד" w:date="2026-10-11T13:11:34Z">
        <w:r w:rsidRPr="006F178A">
          <w:rPr>
            <w:rtl/>
          </w:rPr>
          <w:delText xml:space="preserve">תציתו</w:delText>
        </w:r>
      </w:del>
      <w:r w:rsidRPr="006F178A">
        <w:rPr>
          <w:rtl/>
        </w:rPr>
        <w:t xml:space="preserve"> </w:t>
      </w:r>
      <w:ins w:id="92369" w:author="מנוע מכני" w:date="2026-10-11T12:04:39Z">
        <w:r>
          <w:rPr>
            <w:rtl/>
          </w:rPr>
          <w:t xml:space="preserve">לו</w:t>
        </w:r>
      </w:ins>
      <w:del w:id="92370" w:author="מנוע מכני" w:date="2026-10-11T12:04:39Z">
        <w:r w:rsidRPr="006F178A">
          <w:rPr>
            <w:rtl/>
          </w:rPr>
          <w:delText xml:space="preserve">ליה</w:delText>
        </w:r>
      </w:del>
      <w:r w:rsidRPr="006F178A">
        <w:rPr>
          <w:rtl/>
        </w:rPr>
        <w:t xml:space="preserve">, </w:t>
      </w:r>
      <w:ins w:id="92927" w:author="קלוד" w:date="2026-10-11T13:11:34Z">
        <w:r>
          <w:rPr>
            <w:rtl/>
          </w:rPr>
          <w:t xml:space="preserve">טעמו</w:t>
        </w:r>
      </w:ins>
      <w:del w:id="92928" w:author="קלוד" w:date="2026-10-11T13:11:34Z">
        <w:r w:rsidRPr="006F178A">
          <w:rPr>
            <w:rtl/>
          </w:rPr>
          <w:delText xml:space="preserve">טעמיה</w:delText>
        </w:r>
      </w:del>
      <w:r w:rsidRPr="006F178A">
        <w:rPr>
          <w:rtl/>
        </w:rPr>
        <w:t xml:space="preserve"> </w:t>
      </w:r>
      <w:ins w:id="92925" w:author="קלוד" w:date="2026-10-11T13:11:34Z">
        <w:r>
          <w:rPr>
            <w:rStyle w:val="2fb"/>
            <w:rtl/>
          </w:rPr>
          <w:t xml:space="preserve">של רב</w:t>
        </w:r>
      </w:ins>
      <w:del w:id="92926" w:author="קלוד" w:date="2026-10-11T13:11:34Z">
        <w:r w:rsidRPr="006F178A">
          <w:rPr>
            <w:rStyle w:val="2fb"/>
            <w:rtl/>
          </w:rPr>
          <w:delText xml:space="preserve">דרב</w:delText>
        </w:r>
      </w:del>
      <w:r w:rsidRPr="006F178A">
        <w:rPr>
          <w:rtl/>
        </w:rPr>
        <w:t xml:space="preserve"> - משום </w:t>
      </w:r>
      <w:ins w:id="92923" w:author="קלוד" w:date="2026-10-11T13:11:34Z">
        <w:r>
          <w:rPr>
            <w:rtl/>
          </w:rPr>
          <w:t xml:space="preserve">שמכחיש</w:t>
        </w:r>
      </w:ins>
      <w:del w:id="92924" w:author="קלוד" w:date="2026-10-11T13:11:34Z">
        <w:r>
          <w:rPr>
            <w:rtl/>
          </w:rPr>
          <w:delText xml:space="preserve">ד</w:delText>
        </w:r>
        <w:r w:rsidRPr="006F178A">
          <w:rPr>
            <w:rtl/>
          </w:rPr>
          <w:delText xml:space="preserve">מכחיש</w:delText>
        </w:r>
      </w:del>
      <w:r w:rsidRPr="006F178A">
        <w:rPr>
          <w:rtl/>
        </w:rPr>
        <w:t xml:space="preserve"> </w:t>
      </w:r>
      <w:ins w:id="92921" w:author="קלוד" w:date="2026-10-11T13:11:34Z">
        <w:r>
          <w:rPr>
            <w:rtl/>
          </w:rPr>
          <w:t xml:space="preserve">מצוה </w:t>
        </w:r>
        <w:r>
          <w:rPr>
            <w:rStyle w:val="afffffe"/>
            <w:rtl/>
          </w:rPr>
          <w:t xml:space="preserve">שמפחית משמנה</w:t>
        </w:r>
        <w:r>
          <w:rPr>
            <w:rtl/>
          </w:rPr>
          <w:t xml:space="preserve">.</w:t>
        </w:r>
      </w:ins>
      <w:del w:id="92922" w:author="קלוד" w:date="2026-10-11T13:11:34Z">
        <w:r w:rsidRPr="006F178A">
          <w:rPr>
            <w:rtl/>
          </w:rPr>
          <w:delText xml:space="preserve">מצוה.</w:delText>
        </w:r>
      </w:del>
    </w:p>
    <w:p w:rsidR="00E9703F" w:rsidRDefault="00E9703F" w:rsidP="00B20210">
      <w:pPr>
        <w:rPr>
          <w:rFonts w:ascii="Fb Fontext" w:hAnsi="Fb Fontext"/>
          <w:sz w:val="20"/>
          <w:rtl/>
        </w:rPr>
      </w:pPr>
      <w:ins w:id="90917" w:author="מנוע מכני" w:date="2026-10-11T12:04:39Z">
        <w:r>
          <w:rPr>
            <w:rFonts w:ascii="Fb Fontext" w:hAnsi="Fb Fontext"/>
            <w:sz w:val="20"/>
            <w:rtl/>
          </w:rPr>
          <w:t xml:space="preserve">ויש</w:t>
        </w:r>
      </w:ins>
      <w:del w:id="90918" w:author="מנוע מכני" w:date="2026-10-11T12:04:39Z">
        <w:r w:rsidRPr="006F178A">
          <w:rPr>
            <w:rFonts w:ascii="Fb Fontext" w:hAnsi="Fb Fontext"/>
            <w:sz w:val="20"/>
            <w:rtl/>
          </w:rPr>
          <w:delText xml:space="preserve">ו</w:delText>
        </w:r>
        <w:r w:rsidRPr="00E1368E">
          <w:rPr>
            <w:rFonts w:ascii="Fb Fontext" w:hAnsi="Fb Fontext"/>
            <w:b/>
            <w:bCs/>
            <w:sz w:val="20"/>
            <w:rtl/>
          </w:rPr>
          <w:delText xml:space="preserve">איכא</w:delText>
        </w:r>
      </w:del>
      <w:r w:rsidRPr="00E1368E">
        <w:rPr>
          <w:rFonts w:ascii="Fb Fontext" w:hAnsi="Fb Fontext"/>
          <w:b/>
          <w:bCs/>
          <w:sz w:val="20"/>
          <w:rtl/>
        </w:rPr>
        <w:t xml:space="preserve"> </w:t>
      </w:r>
      <w:ins w:id="90071" w:author="Claude - סמנטי" w:date="2026-10-11T12:28:21Z">
        <w:r>
          <w:rPr>
            <w:rFonts w:ascii="Fb Fontext" w:hAnsi="Fb Fontext"/>
            <w:b/>
            <w:bCs/>
            <w:sz w:val="20"/>
            <w:rtl/>
          </w:rPr>
          <w:t xml:space="preserve">ביניהם</w:t>
        </w:r>
      </w:ins>
      <w:del w:id="90072" w:author="Claude - סמנטי" w:date="2026-10-11T12:28:21Z">
        <w:r w:rsidRPr="00E1368E">
          <w:rPr>
            <w:rFonts w:ascii="Fb Fontext" w:hAnsi="Fb Fontext"/>
            <w:b/>
            <w:bCs/>
            <w:sz w:val="20"/>
            <w:rtl/>
          </w:rPr>
          <w:delText xml:space="preserve">בינייהו</w:delText>
        </w:r>
      </w:del>
      <w:r w:rsidRPr="006F178A">
        <w:rPr>
          <w:rFonts w:ascii="Fb Fontext" w:hAnsi="Fb Fontext"/>
          <w:sz w:val="20"/>
          <w:rtl/>
        </w:rPr>
        <w:t xml:space="preserve">: </w:t>
      </w:r>
      <w:ins w:id="92939" w:author="קלוד" w:date="2026-10-11T13:11:34Z">
        <w:r>
          <w:rPr>
            <w:rFonts w:ascii="Fb Fontext" w:hAnsi="Fb Fontext"/>
            <w:sz w:val="20"/>
            <w:rtl/>
          </w:rPr>
          <w:t xml:space="preserve">המדליק</w:t>
        </w:r>
      </w:ins>
      <w:del w:id="92940" w:author="קלוד" w:date="2026-10-11T13:11:34Z">
        <w:r>
          <w:rPr>
            <w:rFonts w:ascii="Fb Fontext" w:hAnsi="Fb Fontext"/>
            <w:sz w:val="20"/>
            <w:rtl/>
          </w:rPr>
          <w:delText xml:space="preserve">ד</w:delText>
        </w:r>
        <w:r w:rsidRPr="006F178A">
          <w:rPr>
            <w:rFonts w:ascii="Fb Fontext" w:hAnsi="Fb Fontext"/>
            <w:sz w:val="20"/>
            <w:rtl/>
          </w:rPr>
          <w:delText xml:space="preserve">מדליק</w:delText>
        </w:r>
      </w:del>
      <w:r w:rsidRPr="006F178A">
        <w:rPr>
          <w:rFonts w:ascii="Fb Fontext" w:hAnsi="Fb Fontext"/>
          <w:sz w:val="20"/>
          <w:rtl/>
        </w:rPr>
        <w:t xml:space="preserve"> מ</w:t>
      </w:r>
      <w:r w:rsidR="00B20210">
        <w:rPr>
          <w:rFonts w:ascii="Fb Fontext" w:hAnsi="Fb Fontext" w:hint="cs"/>
          <w:sz w:val="20"/>
          <w:rtl/>
        </w:rPr>
        <w:t>נר לנר</w:t>
      </w:r>
      <w:r w:rsidRPr="006F178A">
        <w:rPr>
          <w:rFonts w:ascii="Fb Fontext" w:hAnsi="Fb Fontext"/>
          <w:sz w:val="20"/>
          <w:rtl/>
        </w:rPr>
        <w:t xml:space="preserve">. </w:t>
      </w:r>
      <w:ins w:id="92937" w:author="קלוד" w:date="2026-10-11T13:11:34Z">
        <w:r>
          <w:rPr>
            <w:rFonts w:ascii="Fb Fontext" w:hAnsi="Fb Fontext"/>
            <w:sz w:val="20"/>
            <w:rtl/>
          </w:rPr>
          <w:t xml:space="preserve">[שאין</w:t>
        </w:r>
      </w:ins>
      <w:del w:id="92938" w:author="קלוד" w:date="2026-10-11T13:11:34Z">
        <w:r w:rsidRPr="006F178A">
          <w:rPr>
            <w:rFonts w:ascii="Fb Fontext" w:hAnsi="Fb Fontext"/>
            <w:sz w:val="20"/>
            <w:rtl/>
          </w:rPr>
          <w:delText xml:space="preserve">[דאין</w:delText>
        </w:r>
      </w:del>
      <w:r w:rsidRPr="006F178A">
        <w:rPr>
          <w:rFonts w:ascii="Fb Fontext" w:hAnsi="Fb Fontext"/>
          <w:sz w:val="20"/>
          <w:rtl/>
        </w:rPr>
        <w:t xml:space="preserve"> בזה ביזוי </w:t>
      </w:r>
      <w:ins w:id="92935" w:author="קלוד" w:date="2026-10-11T13:11:34Z">
        <w:r>
          <w:rPr>
            <w:rFonts w:ascii="Fb Fontext" w:hAnsi="Fb Fontext"/>
            <w:sz w:val="20"/>
            <w:rtl/>
          </w:rPr>
          <w:t xml:space="preserve">מצווה,</w:t>
        </w:r>
      </w:ins>
      <w:del w:id="92936" w:author="קלוד" w:date="2026-10-11T13:11:34Z">
        <w:r w:rsidRPr="006F178A">
          <w:rPr>
            <w:rFonts w:ascii="Fb Fontext" w:hAnsi="Fb Fontext"/>
            <w:sz w:val="20"/>
            <w:rtl/>
          </w:rPr>
          <w:delText xml:space="preserve">מצווה</w:delText>
        </w:r>
      </w:del>
      <w:r w:rsidRPr="006F178A">
        <w:rPr>
          <w:rFonts w:ascii="Fb Fontext" w:hAnsi="Fb Fontext"/>
          <w:sz w:val="20"/>
          <w:rtl/>
        </w:rPr>
        <w:t xml:space="preserve"> שאין זה </w:t>
      </w:r>
      <w:ins w:id="92933" w:author="קלוד" w:date="2026-10-11T13:11:34Z">
        <w:r>
          <w:rPr>
            <w:rFonts w:ascii="Fb Fontext" w:hAnsi="Fb Fontext"/>
            <w:sz w:val="20"/>
            <w:rtl/>
          </w:rPr>
          <w:t xml:space="preserve">ע"י</w:t>
        </w:r>
      </w:ins>
      <w:del w:id="92934" w:author="קלוד" w:date="2026-10-11T13:11:34Z">
        <w:r w:rsidRPr="006F178A">
          <w:rPr>
            <w:rFonts w:ascii="Fb Fontext" w:hAnsi="Fb Fontext"/>
            <w:sz w:val="20"/>
            <w:rtl/>
          </w:rPr>
          <w:delText xml:space="preserve">ע'י</w:delText>
        </w:r>
      </w:del>
      <w:r w:rsidRPr="006F178A">
        <w:rPr>
          <w:rFonts w:ascii="Fb Fontext" w:hAnsi="Fb Fontext"/>
          <w:sz w:val="20"/>
          <w:rtl/>
        </w:rPr>
        <w:t xml:space="preserve"> קיסם]</w:t>
      </w:r>
    </w:p>
    <w:p>
      <w:pPr>
        <w:pStyle w:val="38"/>
        <w:rPr>
          <w:ins w:id="96890" w:author="מנוע מכני" w:date="2026-10-11T12:04:39Z"/>
        </w:rPr>
      </w:pPr>
      <w:r w:rsidRPr="006F178A">
        <w:t xml:space="preserve">והך</w:t>
      </w:r>
    </w:p>
    <w:p w:rsidR="00E9703F" w:rsidRPr="006F178A" w:rsidRDefault="00E9703F" w:rsidP="00E9703F">
      <w:pPr>
        <w:rPr>
          <w:rtl/>
        </w:rPr>
      </w:pPr>
      <w:del w:id="96891" w:author="מנוע מכני" w:date="2026-10-11T12:04:39Z">
        <w:r w:rsidRPr="006F178A">
          <w:rPr>
            <w:rFonts w:ascii="Fb Fontext" w:hAnsi="Fb Fontext"/>
            <w:rtl/>
          </w:rPr>
          <w:delText xml:space="preserve"> </w:delText>
        </w:r>
      </w:del>
      <w:r w:rsidRPr="006F178A">
        <w:rPr>
          <w:rFonts w:ascii="Fb Fontext" w:hAnsi="Fb Fontext"/>
          <w:rtl/>
        </w:rPr>
        <w:t xml:space="preserve">דסלע של מעשר שני אין שוקלין כנגדו דנרי זהב, </w:t>
      </w:r>
      <w:ins w:id="90251" w:author="מנוע מכני" w:date="2026-10-11T12:04:39Z">
        <w:r>
          <w:rPr>
            <w:rFonts w:ascii="Fb Fontext" w:hAnsi="Fb Fontext"/>
            <w:rtl/>
          </w:rPr>
          <w:t xml:space="preserve">ואפי'</w:t>
        </w:r>
      </w:ins>
      <w:del w:id="90252" w:author="מנוע מכני" w:date="2026-10-11T12:04:39Z">
        <w:r w:rsidRPr="006F178A">
          <w:rPr>
            <w:rFonts w:ascii="Fb Fontext" w:hAnsi="Fb Fontext"/>
            <w:rtl/>
          </w:rPr>
          <w:delText xml:space="preserve">ואפילו</w:delText>
        </w:r>
      </w:del>
      <w:r w:rsidRPr="006F178A">
        <w:rPr>
          <w:rFonts w:ascii="Fb Fontext" w:hAnsi="Fb Fontext"/>
          <w:rtl/>
        </w:rPr>
        <w:t xml:space="preserve"> לחלל עליו מעשר שני אחר.</w:t>
      </w:r>
    </w:p>
    <w:p w:rsidR="00E9703F" w:rsidRPr="006F178A" w:rsidRDefault="00E9703F" w:rsidP="00E9703F">
      <w:pPr>
        <w:rPr>
          <w:rtl/>
        </w:rPr>
      </w:pPr>
      <w:r w:rsidRPr="006F178A">
        <w:rPr>
          <w:rtl/>
        </w:rPr>
        <w:t xml:space="preserve">למ"ד</w:t>
      </w:r>
      <w:r w:rsidRPr="006F178A">
        <w:rPr>
          <w:rtl/>
        </w:rPr>
        <w:t xml:space="preserve"> </w:t>
      </w:r>
      <w:ins w:id="90919" w:author="מנוע מכני" w:date="2026-10-11T12:04:39Z">
        <w:r>
          <w:rPr>
            <w:rtl/>
          </w:rPr>
          <w:t xml:space="preserve">חלקו</w:t>
        </w:r>
      </w:ins>
      <w:del w:id="90920" w:author="מנוע מכני" w:date="2026-10-11T12:04:39Z">
        <w:r w:rsidRPr="006F178A">
          <w:rPr>
            <w:rtl/>
          </w:rPr>
          <w:delText xml:space="preserve">פליגי</w:delText>
        </w:r>
      </w:del>
      <w:r w:rsidRPr="006F178A">
        <w:rPr>
          <w:rtl/>
        </w:rPr>
        <w:t xml:space="preserve"> דווקא מנר </w:t>
      </w:r>
      <w:ins w:id="92943" w:author="קלוד" w:date="2026-10-11T13:11:34Z">
        <w:r>
          <w:rPr>
            <w:rtl/>
          </w:rPr>
          <w:t xml:space="preserve">לנר,</w:t>
        </w:r>
      </w:ins>
      <w:del w:id="92944" w:author="קלוד" w:date="2026-10-11T13:11:34Z">
        <w:r w:rsidRPr="006F178A">
          <w:rPr>
            <w:rtl/>
          </w:rPr>
          <w:delText xml:space="preserve">לנר</w:delText>
        </w:r>
      </w:del>
      <w:r w:rsidRPr="006F178A">
        <w:rPr>
          <w:rtl/>
        </w:rPr>
        <w:t xml:space="preserve"> </w:t>
      </w:r>
      <w:r w:rsidRPr="006F178A">
        <w:rPr>
          <w:rFonts w:hint="cs"/>
          <w:rtl/>
        </w:rPr>
        <w:t xml:space="preserve">ובקיסם </w:t>
      </w:r>
      <w:r w:rsidRPr="006F178A">
        <w:rPr>
          <w:rFonts w:hint="cs"/>
          <w:rtl/>
        </w:rPr>
        <w:t xml:space="preserve">כו"ע</w:t>
      </w:r>
      <w:r w:rsidRPr="006F178A">
        <w:rPr>
          <w:rFonts w:hint="cs"/>
          <w:rtl/>
        </w:rPr>
        <w:t xml:space="preserve"> </w:t>
      </w:r>
      <w:ins w:id="92941" w:author="קלוד" w:date="2026-10-11T13:11:34Z">
        <w:r>
          <w:rPr>
            <w:rFonts w:hint="cs"/>
            <w:rtl/>
          </w:rPr>
          <w:t xml:space="preserve">אוסרים</w:t>
        </w:r>
      </w:ins>
      <w:del w:id="92942" w:author="קלוד" w:date="2026-10-11T13:11:34Z">
        <w:r w:rsidRPr="006F178A">
          <w:rPr>
            <w:rFonts w:hint="cs"/>
            <w:rtl/>
          </w:rPr>
          <w:delText xml:space="preserve">אסרי</w:delText>
        </w:r>
      </w:del>
      <w:r w:rsidRPr="006F178A">
        <w:rPr>
          <w:rFonts w:hint="cs"/>
          <w:rtl/>
        </w:rPr>
        <w:t xml:space="preserve"> </w:t>
      </w:r>
      <w:ins w:id="95911" w:author="מנוע מכני" w:date="2026-10-11T12:04:39Z">
        <w:r>
          <w:rPr>
            <w:rtl/>
          </w:rPr>
          <w:t xml:space="preserve">יפה</w:t>
        </w:r>
      </w:ins>
      <w:del w:id="95912" w:author="מנוע מכני" w:date="2026-10-11T12:04:39Z">
        <w:r w:rsidRPr="006F178A">
          <w:rPr>
            <w:rtl/>
          </w:rPr>
          <w:delText xml:space="preserve">שפיר</w:delText>
        </w:r>
      </w:del>
      <w:r w:rsidRPr="006F178A">
        <w:rPr>
          <w:rtl/>
        </w:rPr>
        <w:t xml:space="preserve">.</w:t>
      </w:r>
    </w:p>
    <w:p w:rsidR="00E9703F" w:rsidRPr="009757B9" w:rsidRDefault="00E9703F" w:rsidP="00E9703F">
      <w:pPr>
        <w:rPr>
          <w:rFonts w:cs="Guttman Vilna"/>
          <w:b/>
          <w:bCs/>
          <w:rtl/>
        </w:rPr>
      </w:pPr>
      <w:r w:rsidRPr="006F178A">
        <w:rPr>
          <w:rtl/>
        </w:rPr>
        <w:t>ולמ"ד</w:t>
      </w:r>
      <w:r w:rsidRPr="006F178A">
        <w:rPr>
          <w:rFonts w:hint="cs"/>
          <w:rtl/>
        </w:rPr>
        <w:t xml:space="preserve"> </w:t>
      </w:r>
      <w:ins w:id="92947" w:author="קלוד" w:date="2026-10-11T13:11:34Z">
        <w:r>
          <w:rPr>
            <w:rStyle w:val="2fb"/>
            <w:rtl/>
          </w:rPr>
          <w:t xml:space="preserve">ששמואל</w:t>
        </w:r>
      </w:ins>
      <w:del w:id="92948" w:author="קלוד" w:date="2026-10-11T13:11:34Z">
        <w:r w:rsidRPr="006F178A">
          <w:rPr>
            <w:rStyle w:val="2fb"/>
            <w:rtl/>
          </w:rPr>
          <w:delText xml:space="preserve">דשמואל</w:delText>
        </w:r>
      </w:del>
      <w:r w:rsidRPr="006F178A">
        <w:rPr>
          <w:rtl/>
        </w:rPr>
        <w:t xml:space="preserve"> מתיר </w:t>
      </w:r>
      <w:r w:rsidRPr="006F178A">
        <w:rPr>
          <w:rFonts w:hint="cs"/>
          <w:rtl/>
        </w:rPr>
        <w:t xml:space="preserve">אף </w:t>
      </w:r>
      <w:ins w:id="92945" w:author="קלוד" w:date="2026-10-11T13:11:34Z">
        <w:r>
          <w:rPr>
            <w:rFonts w:hint="cs"/>
            <w:rtl/>
          </w:rPr>
          <w:t xml:space="preserve">בקיסם -</w:t>
        </w:r>
      </w:ins>
      <w:del w:id="92946" w:author="קלוד" w:date="2026-10-11T13:11:34Z">
        <w:r w:rsidRPr="006F178A">
          <w:rPr>
            <w:rFonts w:hint="cs"/>
            <w:rtl/>
          </w:rPr>
          <w:delText xml:space="preserve">בקיסם</w:delText>
        </w:r>
      </w:del>
      <w:r w:rsidRPr="006F178A">
        <w:rPr>
          <w:rFonts w:hint="cs"/>
          <w:rtl/>
        </w:rPr>
        <w:t xml:space="preserve"> </w:t>
      </w:r>
      <w:ins w:id="90921" w:author="מנוע מכני" w:date="2026-10-11T12:04:39Z">
        <w:r>
          <w:rPr>
            <w:rtl/>
          </w:rPr>
          <w:t xml:space="preserve">כאן</w:t>
        </w:r>
      </w:ins>
      <w:del w:id="90922" w:author="מנוע מכני" w:date="2026-10-11T12:04:39Z">
        <w:r w:rsidRPr="006F178A">
          <w:rPr>
            <w:rtl/>
          </w:rPr>
          <w:delText xml:space="preserve">הכא</w:delText>
        </w:r>
      </w:del>
      <w:r w:rsidRPr="006F178A">
        <w:rPr>
          <w:rtl/>
        </w:rPr>
        <w:t xml:space="preserve"> אסר גזירה שמא </w:t>
      </w:r>
      <w:r w:rsidRPr="006F178A">
        <w:rPr>
          <w:rtl/>
        </w:rPr>
        <w:t xml:space="preserve">לא</w:t>
      </w:r>
      <w:r w:rsidRPr="006F178A">
        <w:rPr>
          <w:rtl/>
        </w:rPr>
        <w:t xml:space="preserve"> יכ</w:t>
      </w:r>
      <w:r w:rsidRPr="006F178A">
        <w:rPr>
          <w:rFonts w:hint="cs"/>
          <w:rtl/>
        </w:rPr>
        <w:t>ו</w:t>
      </w:r>
      <w:r w:rsidRPr="006F178A">
        <w:rPr>
          <w:rtl/>
        </w:rPr>
        <w:t>ון משקלותיו, ו</w:t>
      </w:r>
      <w:r w:rsidRPr="006F178A">
        <w:rPr>
          <w:rFonts w:hint="cs"/>
          <w:rtl/>
        </w:rPr>
        <w:t>נמצא שהיה שלא לצורך</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45" w:author="קלוד" w:date="2026-10-11T12:33:55Z"/>
        </w:rPr>
      </w:pPr>
      <w:ins w:id="91146" w:author="קלוד" w:date="2026-10-11T12:33:55Z">
        <w:r>
          <w:rPr>
            <w:color w:val="7B3F00"/>
          </w:rPr>
          <w:t xml:space="preserve">נר מערבי - 'עדות' שהשכינה שורה בישראל</w:t>
        </w:r>
      </w:ins>
    </w:p>
    <w:p w:rsidR="00E9703F" w:rsidRPr="006F178A" w:rsidRDefault="00E9703F" w:rsidP="00E9703F">
      <w:pPr>
        <w:rPr>
          <w:rtl/>
        </w:rPr>
      </w:pPr>
      <w:r w:rsidRPr="00523F92">
        <w:rPr>
          <w:rStyle w:val="afffff0"/>
          <w:rFonts w:hint="cs"/>
          <w:rtl/>
        </w:rPr>
        <w:t>'</w:t>
      </w:r>
      <w:r w:rsidRPr="00523F92">
        <w:rPr>
          <w:rStyle w:val="afffff0"/>
          <w:rtl/>
        </w:rPr>
        <w:t>מחוץ לפרוכת העדת יערך</w:t>
      </w:r>
      <w:r w:rsidRPr="00523F92">
        <w:rPr>
          <w:rStyle w:val="afffff0"/>
          <w:rFonts w:hint="cs"/>
          <w:rtl/>
        </w:rPr>
        <w:t>'</w:t>
      </w:r>
      <w:r w:rsidRPr="00523F92">
        <w:rPr>
          <w:rStyle w:val="afffff0"/>
          <w:rtl/>
        </w:rPr>
        <w:t xml:space="preserve"> </w:t>
      </w:r>
      <w:r w:rsidRPr="006F178A">
        <w:rPr>
          <w:rFonts w:ascii="Fb Fontext" w:hAnsi="Fb Fontext"/>
          <w:rtl/>
        </w:rPr>
        <w:t xml:space="preserve">וכי לאורה הוא צריך והלא כל ארבעים שנה שהלכו בני ישראל במדבר </w:t>
      </w:r>
      <w:r w:rsidRPr="006F178A">
        <w:rPr>
          <w:rFonts w:ascii="Fb Fontext" w:hAnsi="Fb Fontext"/>
          <w:rtl/>
        </w:rPr>
        <w:t xml:space="preserve">לא</w:t>
      </w:r>
      <w:r w:rsidRPr="006F178A">
        <w:rPr>
          <w:rFonts w:ascii="Fb Fontext" w:hAnsi="Fb Fontext"/>
          <w:rtl/>
        </w:rPr>
        <w:t xml:space="preserve"> הלכו אלא לאורו. אלא עדות היא לבאי עולם שהשכינה שורה בישראל.</w:t>
      </w:r>
    </w:p>
    <w:p w:rsidR="00E9703F" w:rsidRPr="006F178A" w:rsidRDefault="00E9703F" w:rsidP="00E9703F">
      <w:pPr>
        <w:pStyle w:val="afffff"/>
        <w:rPr>
          <w:rtl/>
        </w:rPr>
      </w:pPr>
      <w:r w:rsidRPr="006F178A">
        <w:rPr>
          <w:rFonts w:hint="cs"/>
          <w:rtl/>
        </w:rPr>
        <w:t>'</w:t>
      </w:r>
      <w:r w:rsidRPr="006F178A">
        <w:rPr>
          <w:rtl/>
        </w:rPr>
        <w:t>עדות</w:t>
      </w:r>
      <w:r w:rsidRPr="006F178A">
        <w:rPr>
          <w:rFonts w:hint="cs"/>
          <w:rtl/>
        </w:rPr>
        <w:t>'</w:t>
      </w:r>
      <w:r w:rsidRPr="006F178A">
        <w:rPr>
          <w:rtl/>
        </w:rPr>
        <w:t>- זו נר מערבי, שנותן בה שמן כמדת חברותיה, וממנה היה מדליק ובה היה מסיים.</w:t>
      </w:r>
    </w:p>
    <w:p w:rsidR="00E9703F" w:rsidRPr="004640F6" w:rsidRDefault="00E9703F" w:rsidP="00E9703F">
      <w:pPr>
        <w:rPr>
          <w:spacing w:val="-2"/>
          <w:rtl/>
        </w:rPr>
      </w:pPr>
      <w:r w:rsidRPr="004640F6">
        <w:rPr>
          <w:spacing w:val="-2"/>
          <w:rtl/>
        </w:rPr>
        <w:t>וצ"ל לשני המ"ד שהפתילות ארוכות להדליק מהם</w:t>
      </w:r>
      <w:r w:rsidRPr="004640F6">
        <w:rPr>
          <w:rFonts w:hint="cs"/>
          <w:spacing w:val="-2"/>
          <w:rtl/>
        </w:rPr>
        <w:t>,</w:t>
      </w:r>
      <w:r w:rsidRPr="004640F6">
        <w:rPr>
          <w:spacing w:val="-2"/>
          <w:rtl/>
        </w:rPr>
        <w:t xml:space="preserve"> </w:t>
      </w:r>
      <w:ins w:id="94371" w:author="מנוע מכני" w:date="2026-10-11T12:04:39Z">
        <w:r>
          <w:rPr>
            <w:spacing w:val="-2"/>
            <w:rtl/>
          </w:rPr>
          <w:t xml:space="preserve">וקשה</w:t>
        </w:r>
      </w:ins>
      <w:del w:id="94372" w:author="מנוע מכני" w:date="2026-10-11T12:04:39Z">
        <w:r w:rsidRPr="004640F6">
          <w:rPr>
            <w:spacing w:val="-2"/>
            <w:rtl/>
          </w:rPr>
          <w:delText xml:space="preserve">וקשיא</w:delText>
        </w:r>
      </w:del>
      <w:r w:rsidRPr="004640F6">
        <w:rPr>
          <w:spacing w:val="-2"/>
          <w:rtl/>
        </w:rPr>
        <w:t xml:space="preserve"> </w:t>
      </w:r>
      <w:r w:rsidRPr="004640F6">
        <w:rPr>
          <w:spacing w:val="-2"/>
          <w:rtl/>
        </w:rPr>
        <w:t xml:space="preserve">למ"ד</w:t>
      </w:r>
      <w:r w:rsidRPr="004640F6">
        <w:rPr>
          <w:spacing w:val="-2"/>
          <w:rtl/>
        </w:rPr>
        <w:t xml:space="preserve"> אכחושי [</w:t>
      </w:r>
      <w:r w:rsidRPr="004640F6">
        <w:rPr>
          <w:rFonts w:hint="cs"/>
          <w:spacing w:val="-2"/>
          <w:rtl/>
        </w:rPr>
        <w:t>דאסר אפי</w:t>
      </w:r>
      <w:r w:rsidRPr="004640F6">
        <w:rPr>
          <w:spacing w:val="-2"/>
          <w:rtl/>
        </w:rPr>
        <w:t>'</w:t>
      </w:r>
      <w:r w:rsidRPr="004640F6">
        <w:rPr>
          <w:rFonts w:hint="cs"/>
          <w:spacing w:val="-2"/>
          <w:rtl/>
        </w:rPr>
        <w:t xml:space="preserve"> מנר לנר</w:t>
      </w:r>
      <w:r w:rsidRPr="004640F6">
        <w:rPr>
          <w:spacing w:val="-2"/>
          <w:rtl/>
        </w:rPr>
        <w:t>]</w:t>
      </w:r>
    </w:p>
    <w:p w:rsidR="00E9703F" w:rsidRPr="006F178A" w:rsidRDefault="00E9703F" w:rsidP="00E9703F">
      <w:pPr>
        <w:rPr>
          <w:rtl/>
        </w:rPr>
      </w:pPr>
      <w:r w:rsidRPr="006F178A">
        <w:rPr>
          <w:rStyle w:val="2fb"/>
          <w:rtl/>
        </w:rPr>
        <w:t xml:space="preserve">רהבדר"י</w:t>
      </w:r>
      <w:r w:rsidRPr="006F178A">
        <w:rPr>
          <w:rtl/>
        </w:rPr>
        <w:t xml:space="preserve"> </w:t>
      </w:r>
      <w:ins w:id="92955" w:author="קלוד" w:date="2026-10-11T13:11:34Z">
        <w:r>
          <w:rPr>
            <w:rtl/>
          </w:rPr>
          <w:t xml:space="preserve">תלה:</w:t>
        </w:r>
      </w:ins>
      <w:del w:id="92956" w:author="קלוד" w:date="2026-10-11T13:11:34Z">
        <w:r w:rsidRPr="006F178A">
          <w:rPr>
            <w:rtl/>
          </w:rPr>
          <w:delText xml:space="preserve">תלה</w:delText>
        </w:r>
      </w:del>
      <w:r w:rsidRPr="006F178A">
        <w:rPr>
          <w:rtl/>
        </w:rPr>
        <w:t xml:space="preserve"> </w:t>
      </w:r>
      <w:ins w:id="94601" w:author="מנוע מכני" w:date="2026-10-11T12:04:39Z">
        <w:ins w:id="92953" w:author="קלוד" w:date="2026-10-11T13:11:34Z">
          <w:r>
            <w:rPr>
              <w:rtl/>
            </w:rPr>
            <w:t xml:space="preserve">אם</w:t>
          </w:r>
        </w:ins>
        <w:del w:id="92954" w:author="קלוד" w:date="2026-10-11T13:11:34Z">
          <w:r>
            <w:rPr>
              <w:rtl/>
            </w:rPr>
            <w:delText xml:space="preserve">דאם</w:delText>
          </w:r>
        </w:del>
        <w:r>
          <w:rPr>
            <w:rtl/>
          </w:rPr>
          <w:t xml:space="preserve"> </w:t>
        </w:r>
      </w:ins>
      <w:del w:id="94602" w:author="מנוע מכני" w:date="2026-10-11T12:04:39Z">
        <w:r w:rsidRPr="006F178A">
          <w:rPr>
            <w:rtl/>
          </w:rPr>
          <w:delText xml:space="preserve">דאי </w:delText>
        </w:r>
      </w:del>
      <w:r w:rsidRPr="006F178A">
        <w:rPr>
          <w:rtl/>
        </w:rPr>
        <w:t xml:space="preserve">הדלקה עושה מצווה </w:t>
      </w:r>
      <w:ins w:id="92951" w:author="קלוד" w:date="2026-10-11T13:11:34Z">
        <w:r>
          <w:rPr>
            <w:rtl/>
          </w:rPr>
          <w:t xml:space="preserve">- מדליקין,</w:t>
        </w:r>
      </w:ins>
      <w:del w:id="92952" w:author="קלוד" w:date="2026-10-11T13:11:34Z">
        <w:r w:rsidRPr="006F178A">
          <w:rPr>
            <w:rtl/>
          </w:rPr>
          <w:delText xml:space="preserve">מדליקין</w:delText>
        </w:r>
      </w:del>
      <w:r w:rsidRPr="006F178A">
        <w:rPr>
          <w:rtl/>
        </w:rPr>
        <w:t xml:space="preserve"> </w:t>
      </w:r>
      <w:ins w:id="94603" w:author="מנוע מכני" w:date="2026-10-11T12:04:39Z">
        <w:r>
          <w:rPr>
            <w:rtl/>
          </w:rPr>
          <w:t xml:space="preserve">ואם </w:t>
        </w:r>
      </w:ins>
      <w:del w:id="94604" w:author="מנוע מכני" w:date="2026-10-11T12:04:39Z">
        <w:r w:rsidRPr="006F178A">
          <w:rPr>
            <w:rtl/>
          </w:rPr>
          <w:delText xml:space="preserve">ואי </w:delText>
        </w:r>
      </w:del>
      <w:r w:rsidRPr="006F178A">
        <w:rPr>
          <w:rtl/>
        </w:rPr>
        <w:t xml:space="preserve">הנחה עושה מצווה</w:t>
      </w:r>
      <w:ins w:id="92949" w:author="קלוד" w:date="2026-10-11T13:11:34Z">
        <w:r>
          <w:rPr>
            <w:rtl/>
          </w:rPr>
          <w:t xml:space="preserve"> - </w:t>
        </w:r>
      </w:ins>
      <w:del w:id="92950" w:author="קלוד" w:date="2026-10-11T13:11:34Z">
        <w:r w:rsidRPr="006F178A">
          <w:rPr>
            <w:rtl/>
          </w:rPr>
          <w:delText xml:space="preserve"> </w:delText>
        </w:r>
      </w:del>
      <w:r w:rsidRPr="006F178A">
        <w:rPr>
          <w:rtl/>
        </w:rPr>
        <w:t xml:space="preserve">אין מדליקין.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כג.</w:t>
      </w:r>
    </w:p>
    <w:p>
      <w:pPr>
        <w:pStyle w:val="afffff8"/>
        <w:rPr>
          <w:ins w:id="91143" w:author="קלוד" w:date="2026-10-11T12:33:55Z"/>
        </w:rPr>
      </w:pPr>
      <w:ins w:id="91144" w:author="קלוד" w:date="2026-10-11T12:33:55Z">
        <w:r>
          <w:rPr>
            <w:color w:val="7B3F00"/>
          </w:rPr>
          <w:t xml:space="preserve">האם הדלקה עושה מצוה או הנחה עושה מצוה?</w:t>
        </w:r>
      </w:ins>
    </w:p>
    <w:p w:rsidR="00E9703F" w:rsidRPr="006F178A" w:rsidRDefault="00E9703F" w:rsidP="00E9703F">
      <w:pPr>
        <w:rPr>
          <w:rtl/>
        </w:rPr>
      </w:pPr>
      <w:r w:rsidRPr="006F178A">
        <w:rPr>
          <w:rFonts w:ascii="Fb Fontext" w:hAnsi="Fb Fontext"/>
          <w:b/>
          <w:bCs/>
          <w:rtl/>
        </w:rPr>
        <w:t>ד</w:t>
      </w:r>
      <w:r w:rsidRPr="00910D80">
        <w:rPr>
          <w:rFonts w:ascii="Fb Fontext" w:hAnsi="Fb Fontext"/>
          <w:b/>
          <w:bCs/>
          <w:rtl/>
        </w:rPr>
        <w:t>איבעיא להו</w:t>
      </w:r>
      <w:r w:rsidRPr="006F178A">
        <w:rPr>
          <w:rFonts w:ascii="Fb Fontext" w:hAnsi="Fb Fontext"/>
          <w:rtl/>
        </w:rPr>
        <w:t>: הדלקה עושה מצוה או הנחה עושה מצוה.</w:t>
      </w:r>
    </w:p>
    <w:p>
      <w:pPr>
        <w:pStyle w:val="38"/>
        <w:rPr>
          <w:ins w:id="96892" w:author="מנוע מכני" w:date="2026-10-11T12:04:39Z"/>
        </w:rPr>
      </w:pPr>
      <w:r w:rsidRPr="006061D7">
        <w:t xml:space="preserve">הך</w:t>
      </w:r>
    </w:p>
    <w:p w:rsidR="00E9703F" w:rsidRPr="006061D7" w:rsidRDefault="00E9703F" w:rsidP="00E9703F">
      <w:pPr>
        <w:rPr>
          <w:rtl/>
        </w:rPr>
      </w:pPr>
      <w:del w:id="96893" w:author="מנוע מכני" w:date="2026-10-11T12:04:39Z">
        <w:r w:rsidRPr="006061D7">
          <w:rPr>
            <w:rtl/>
          </w:rPr>
          <w:delText xml:space="preserve"> </w:delText>
        </w:r>
      </w:del>
      <w:r w:rsidRPr="006061D7">
        <w:rPr>
          <w:rtl/>
        </w:rPr>
        <w:t xml:space="preserve">דהיה תפוש נר חנוכה ועומד - </w:t>
      </w:r>
      <w:r w:rsidRPr="006061D7">
        <w:rPr>
          <w:rtl/>
        </w:rPr>
        <w:t xml:space="preserve">לא</w:t>
      </w:r>
      <w:r w:rsidRPr="006061D7">
        <w:rPr>
          <w:rtl/>
        </w:rPr>
        <w:t xml:space="preserve"> עשה</w:t>
      </w:r>
      <w:r w:rsidRPr="006061D7">
        <w:rPr>
          <w:rFonts w:hint="cs"/>
          <w:rtl/>
        </w:rPr>
        <w:t xml:space="preserve"> </w:t>
      </w:r>
      <w:r w:rsidRPr="006061D7">
        <w:rPr>
          <w:rtl/>
        </w:rPr>
        <w:t>כלום</w:t>
      </w:r>
      <w:r w:rsidRPr="006061D7">
        <w:rPr>
          <w:rFonts w:hint="cs"/>
          <w:rtl/>
        </w:rPr>
        <w:t xml:space="preserve"> </w:t>
      </w:r>
      <w:ins w:id="92963" w:author="קלוד" w:date="2026-10-11T13:11:34Z">
        <w:r>
          <w:rPr>
            <w:rFonts w:hint="cs"/>
            <w:rtl/>
          </w:rPr>
          <w:t xml:space="preserve">[שהנחה</w:t>
        </w:r>
      </w:ins>
      <w:del w:id="92964" w:author="קלוד" w:date="2026-10-11T13:11:34Z">
        <w:r w:rsidRPr="006061D7">
          <w:rPr>
            <w:rFonts w:hint="cs"/>
            <w:rtl/>
          </w:rPr>
          <w:delText xml:space="preserve">[דהנחה</w:delText>
        </w:r>
      </w:del>
      <w:r w:rsidRPr="006061D7">
        <w:rPr>
          <w:rFonts w:hint="cs"/>
          <w:rtl/>
        </w:rPr>
        <w:t xml:space="preserve"> מצוה]</w:t>
      </w:r>
      <w:r w:rsidRPr="006061D7">
        <w:rPr>
          <w:rtl/>
        </w:rPr>
        <w:t>. אפ</w:t>
      </w:r>
      <w:r w:rsidRPr="006061D7">
        <w:rPr>
          <w:rFonts w:hint="cs"/>
          <w:rtl/>
        </w:rPr>
        <w:t>'</w:t>
      </w:r>
      <w:r w:rsidRPr="006061D7">
        <w:rPr>
          <w:rtl/>
        </w:rPr>
        <w:t xml:space="preserve"> </w:t>
      </w:r>
      <w:r w:rsidRPr="006061D7">
        <w:rPr>
          <w:rFonts w:hint="cs"/>
          <w:rtl/>
        </w:rPr>
        <w:t xml:space="preserve">משום </w:t>
      </w:r>
      <w:ins w:id="92961" w:author="קלוד" w:date="2026-10-11T13:11:34Z">
        <w:r>
          <w:rPr>
            <w:rtl/>
          </w:rPr>
          <w:t xml:space="preserve">שהרואה</w:t>
        </w:r>
      </w:ins>
      <w:del w:id="92962" w:author="קלוד" w:date="2026-10-11T13:11:34Z">
        <w:r w:rsidRPr="006061D7">
          <w:rPr>
            <w:rtl/>
          </w:rPr>
          <w:delText xml:space="preserve">דהרואה</w:delText>
        </w:r>
      </w:del>
      <w:r w:rsidRPr="006061D7">
        <w:rPr>
          <w:rtl/>
        </w:rPr>
        <w:t xml:space="preserve"> </w:t>
      </w:r>
      <w:ins w:id="92959" w:author="קלוד" w:date="2026-10-11T13:11:34Z">
        <w:r>
          <w:rPr>
            <w:rtl/>
          </w:rPr>
          <w:t xml:space="preserve">אומר:</w:t>
        </w:r>
      </w:ins>
      <w:del w:id="92960" w:author="קלוד" w:date="2026-10-11T13:11:34Z">
        <w:r w:rsidRPr="006061D7">
          <w:rPr>
            <w:rtl/>
          </w:rPr>
          <w:delText xml:space="preserve">אומר</w:delText>
        </w:r>
      </w:del>
      <w:r w:rsidRPr="006061D7">
        <w:rPr>
          <w:rtl/>
        </w:rPr>
        <w:t xml:space="preserve"> לצורכו </w:t>
      </w:r>
      <w:ins w:id="92957" w:author="קלוד" w:date="2026-10-11T13:11:34Z">
        <w:r>
          <w:rPr>
            <w:rtl/>
          </w:rPr>
          <w:t xml:space="preserve">אוחזה.</w:t>
        </w:r>
      </w:ins>
      <w:del w:id="92958" w:author="קלוד" w:date="2026-10-11T13:11:34Z">
        <w:r w:rsidRPr="006061D7">
          <w:rPr>
            <w:rtl/>
          </w:rPr>
          <w:delText xml:space="preserve">נקיט לה.</w:delText>
        </w:r>
      </w:del>
    </w:p>
    <w:p>
      <w:pPr>
        <w:pStyle w:val="38"/>
        <w:rPr>
          <w:ins w:id="96894" w:author="מנוע מכני" w:date="2026-10-11T12:04:39Z"/>
        </w:rPr>
      </w:pPr>
      <w:r w:rsidRPr="006061D7">
        <w:t xml:space="preserve">והך</w:t>
      </w:r>
    </w:p>
    <w:p w:rsidR="00E9703F" w:rsidRPr="006061D7" w:rsidRDefault="00E9703F" w:rsidP="00E9703F">
      <w:pPr>
        <w:rPr>
          <w:rtl/>
        </w:rPr>
      </w:pPr>
      <w:del w:id="96895" w:author="מנוע מכני" w:date="2026-10-11T12:04:39Z">
        <w:r w:rsidRPr="006061D7">
          <w:rPr>
            <w:rtl/>
          </w:rPr>
          <w:delText xml:space="preserve"> </w:delText>
        </w:r>
      </w:del>
      <w:r w:rsidRPr="006061D7">
        <w:rPr>
          <w:rtl/>
        </w:rPr>
        <w:t xml:space="preserve">דהדליקה בפנים והוציאה - </w:t>
      </w:r>
      <w:r w:rsidRPr="006061D7">
        <w:rPr>
          <w:rtl/>
        </w:rPr>
        <w:t xml:space="preserve">לא</w:t>
      </w:r>
      <w:r w:rsidRPr="006061D7">
        <w:rPr>
          <w:rtl/>
        </w:rPr>
        <w:t xml:space="preserve"> עשה כלום</w:t>
      </w:r>
      <w:r w:rsidRPr="006061D7">
        <w:rPr>
          <w:rFonts w:hint="cs"/>
          <w:rtl/>
        </w:rPr>
        <w:t xml:space="preserve"> </w:t>
      </w:r>
      <w:ins w:id="92971" w:author="קלוד" w:date="2026-10-11T13:11:34Z">
        <w:r>
          <w:rPr>
            <w:rFonts w:hint="cs"/>
            <w:rtl/>
          </w:rPr>
          <w:t xml:space="preserve">[שהדלקה</w:t>
        </w:r>
      </w:ins>
      <w:del w:id="92972" w:author="קלוד" w:date="2026-10-11T13:11:34Z">
        <w:r w:rsidRPr="006061D7">
          <w:rPr>
            <w:rFonts w:hint="cs"/>
            <w:rtl/>
          </w:rPr>
          <w:delText xml:space="preserve">[דהדלקה</w:delText>
        </w:r>
      </w:del>
      <w:r w:rsidRPr="006061D7">
        <w:rPr>
          <w:rFonts w:hint="cs"/>
          <w:rtl/>
        </w:rPr>
        <w:t xml:space="preserve"> מצוה]</w:t>
      </w:r>
      <w:r w:rsidRPr="006061D7">
        <w:rPr>
          <w:rtl/>
        </w:rPr>
        <w:t>. אפ</w:t>
      </w:r>
      <w:r w:rsidRPr="006061D7">
        <w:rPr>
          <w:rFonts w:hint="cs"/>
          <w:rtl/>
        </w:rPr>
        <w:t>'</w:t>
      </w:r>
      <w:r w:rsidRPr="006061D7">
        <w:rPr>
          <w:rtl/>
        </w:rPr>
        <w:t xml:space="preserve"> </w:t>
      </w:r>
      <w:r w:rsidRPr="006061D7">
        <w:rPr>
          <w:rFonts w:hint="cs"/>
          <w:rtl/>
        </w:rPr>
        <w:t xml:space="preserve">משום </w:t>
      </w:r>
      <w:ins w:id="92969" w:author="קלוד" w:date="2026-10-11T13:11:34Z">
        <w:r>
          <w:rPr>
            <w:rtl/>
          </w:rPr>
          <w:t xml:space="preserve">שהרואה</w:t>
        </w:r>
      </w:ins>
      <w:del w:id="92970" w:author="קלוד" w:date="2026-10-11T13:11:34Z">
        <w:r w:rsidRPr="006061D7">
          <w:rPr>
            <w:rtl/>
          </w:rPr>
          <w:delText xml:space="preserve">דהרואה</w:delText>
        </w:r>
      </w:del>
      <w:r w:rsidRPr="006061D7">
        <w:rPr>
          <w:rFonts w:hint="cs"/>
          <w:rtl/>
        </w:rPr>
        <w:t xml:space="preserve"> </w:t>
      </w:r>
      <w:ins w:id="92967" w:author="קלוד" w:date="2026-10-11T13:11:34Z">
        <w:r>
          <w:rPr>
            <w:rtl/>
          </w:rPr>
          <w:t xml:space="preserve">אומר:</w:t>
        </w:r>
      </w:ins>
      <w:del w:id="92968" w:author="קלוד" w:date="2026-10-11T13:11:34Z">
        <w:r w:rsidRPr="006061D7">
          <w:rPr>
            <w:rtl/>
          </w:rPr>
          <w:delText xml:space="preserve">אומר</w:delText>
        </w:r>
      </w:del>
      <w:r w:rsidRPr="006061D7">
        <w:rPr>
          <w:rtl/>
        </w:rPr>
        <w:t xml:space="preserve"> לצורכו </w:t>
      </w:r>
      <w:ins w:id="92965" w:author="קלוד" w:date="2026-10-11T13:11:34Z">
        <w:r>
          <w:rPr>
            <w:rtl/>
          </w:rPr>
          <w:t xml:space="preserve">הדליקה.</w:t>
        </w:r>
      </w:ins>
      <w:del w:id="92966" w:author="קלוד" w:date="2026-10-11T13:11:34Z">
        <w:r w:rsidRPr="006061D7">
          <w:rPr>
            <w:rtl/>
          </w:rPr>
          <w:delText xml:space="preserve">אדלקה.</w:delText>
        </w:r>
      </w:del>
    </w:p>
    <w:p w:rsidR="00E9703F" w:rsidRPr="006061D7" w:rsidRDefault="00E9703F" w:rsidP="00E9703F">
      <w:pPr>
        <w:rPr>
          <w:rtl/>
        </w:rPr>
      </w:pPr>
      <w:r w:rsidRPr="006061D7">
        <w:rPr>
          <w:rtl/>
        </w:rPr>
        <w:lastRenderedPageBreak/>
        <w:t xml:space="preserve">ת"ש </w:t>
      </w:r>
      <w:ins w:id="92979" w:author="קלוד" w:date="2026-10-11T13:11:34Z">
        <w:r>
          <w:rPr>
            <w:rStyle w:val="2fb"/>
            <w:rtl/>
          </w:rPr>
          <w:t xml:space="preserve">מריב"ל:</w:t>
        </w:r>
      </w:ins>
      <w:del w:id="92980" w:author="קלוד" w:date="2026-10-11T13:11:34Z">
        <w:r w:rsidRPr="006061D7">
          <w:rPr>
            <w:rStyle w:val="2fb"/>
            <w:rtl/>
          </w:rPr>
          <w:lastRenderedPageBreak/>
          <w:delText xml:space="preserve">מריב"ל</w:delText>
        </w:r>
      </w:del>
      <w:r w:rsidRPr="006061D7">
        <w:rPr>
          <w:rtl/>
        </w:rPr>
        <w:lastRenderedPageBreak/>
        <w:t xml:space="preserve"> </w:t>
      </w:r>
      <w:ins w:id="92977" w:author="קלוד" w:date="2026-10-11T13:11:34Z">
        <w:r>
          <w:rPr>
            <w:rtl/>
          </w:rPr>
          <w:t xml:space="preserve">עששית</w:t>
        </w:r>
      </w:ins>
      <w:del w:id="92978" w:author="קלוד" w:date="2026-10-11T13:11:34Z">
        <w:r w:rsidRPr="006061D7">
          <w:rPr>
            <w:rtl/>
          </w:rPr>
          <w:lastRenderedPageBreak/>
          <w:delText xml:space="preserve">דעששית</w:delText>
        </w:r>
      </w:del>
      <w:r w:rsidRPr="006061D7">
        <w:rPr>
          <w:rtl/>
        </w:rPr>
        <w:lastRenderedPageBreak/>
        <w:t xml:space="preserve"> שהיתה דולקת והולכת כל היום כולו, למוצ"</w:t>
      </w:r>
      <w:r w:rsidRPr="006061D7">
        <w:rPr>
          <w:rFonts w:hint="cs"/>
          <w:rtl/>
        </w:rPr>
        <w:t>ש</w:t>
      </w:r>
      <w:r w:rsidRPr="006061D7">
        <w:rPr>
          <w:rtl/>
        </w:rPr>
        <w:t xml:space="preserve"> מכבה </w:t>
      </w:r>
      <w:ins w:id="92975" w:author="קלוד" w:date="2026-10-11T13:11:34Z">
        <w:r>
          <w:rPr>
            <w:rtl/>
          </w:rPr>
          <w:t xml:space="preserve">ומדליקה,</w:t>
        </w:r>
      </w:ins>
      <w:del w:id="92976" w:author="קלוד" w:date="2026-10-11T13:11:34Z">
        <w:r w:rsidRPr="006061D7">
          <w:rPr>
            <w:rtl/>
          </w:rPr>
          <w:delText xml:space="preserve">ומדליקה</w:delText>
        </w:r>
      </w:del>
      <w:r w:rsidRPr="006061D7">
        <w:rPr>
          <w:rFonts w:hint="cs"/>
          <w:rtl/>
        </w:rPr>
        <w:t xml:space="preserve"> וא</w:t>
      </w:r>
      <w:r w:rsidRPr="006061D7">
        <w:rPr>
          <w:rtl/>
        </w:rPr>
        <w:t>"</w:t>
      </w:r>
      <w:r w:rsidRPr="006061D7">
        <w:rPr>
          <w:rFonts w:hint="cs"/>
          <w:rtl/>
        </w:rPr>
        <w:t>צ ל</w:t>
      </w:r>
      <w:r w:rsidRPr="006061D7">
        <w:rPr>
          <w:rtl/>
        </w:rPr>
        <w:t xml:space="preserve">הגביה </w:t>
      </w:r>
      <w:ins w:id="92973" w:author="קלוד" w:date="2026-10-11T13:11:34Z">
        <w:r>
          <w:rPr>
            <w:rtl/>
          </w:rPr>
          <w:t xml:space="preserve">- ש"מ </w:t>
        </w:r>
        <w:r>
          <w:rPr>
            <w:rStyle w:val="afffffe"/>
            <w:rtl/>
          </w:rPr>
          <w:t xml:space="preserve">הדלקה מצוה</w:t>
        </w:r>
        <w:r>
          <w:rPr>
            <w:rtl/>
          </w:rPr>
          <w:t xml:space="preserve">.</w:t>
        </w:r>
      </w:ins>
      <w:del w:id="92974" w:author="קלוד" w:date="2026-10-11T13:11:34Z">
        <w:r w:rsidRPr="006061D7">
          <w:rPr>
            <w:rtl/>
          </w:rPr>
          <w:delText xml:space="preserve">ש"מ</w:delText>
        </w:r>
        <w:r w:rsidRPr="006061D7">
          <w:rPr>
            <w:rFonts w:hint="cs"/>
            <w:rtl/>
          </w:rPr>
          <w:delText xml:space="preserve">.</w:delText>
        </w:r>
      </w:del>
    </w:p>
    <w:p w:rsidR="00E9703F" w:rsidRPr="006F178A" w:rsidRDefault="00E9703F" w:rsidP="00E9703F">
      <w:pPr>
        <w:rPr>
          <w:rtl/>
        </w:rPr>
      </w:pPr>
      <w:r w:rsidRPr="006F178A">
        <w:rPr>
          <w:rFonts w:ascii="Fb Fontext" w:hAnsi="Fb Fontext"/>
          <w:sz w:val="20"/>
          <w:rtl/>
        </w:rPr>
        <w:t xml:space="preserve">ועוד </w:t>
      </w:r>
      <w:ins w:id="90073" w:author="Claude - סמנטי" w:date="2026-10-11T12:28:21Z">
        <w:r>
          <w:rPr>
            <w:rFonts w:ascii="Fb Fontext" w:hAnsi="Fb Fontext"/>
            <w:sz w:val="20"/>
            <w:rtl/>
          </w:rPr>
          <w:t xml:space="preserve">מכיון שמברכים</w:t>
        </w:r>
      </w:ins>
      <w:del w:id="90074" w:author="Claude - סמנטי" w:date="2026-10-11T12:28:21Z">
        <w:r w:rsidRPr="006F178A">
          <w:rPr>
            <w:rFonts w:ascii="Fb Fontext" w:hAnsi="Fb Fontext"/>
            <w:sz w:val="20"/>
            <w:rtl/>
          </w:rPr>
          <w:delText xml:space="preserve">מ</w:delText>
        </w:r>
        <w:r>
          <w:rPr>
            <w:rFonts w:ascii="Fb Fontext" w:hAnsi="Fb Fontext"/>
            <w:sz w:val="20"/>
            <w:rtl/>
          </w:rPr>
          <w:delText xml:space="preserve">ד</w:delText>
        </w:r>
        <w:r w:rsidRPr="006F178A">
          <w:rPr>
            <w:rFonts w:ascii="Fb Fontext" w:hAnsi="Fb Fontext"/>
            <w:sz w:val="20"/>
            <w:rtl/>
          </w:rPr>
          <w:delText xml:space="preserve">מברכינן</w:delText>
        </w:r>
      </w:del>
      <w:r w:rsidRPr="006F178A">
        <w:rPr>
          <w:rFonts w:ascii="Fb Fontext" w:hAnsi="Fb Fontext"/>
          <w:sz w:val="20"/>
          <w:rtl/>
        </w:rPr>
        <w:t xml:space="preserve"> אקב"ו </w:t>
      </w:r>
      <w:r w:rsidRPr="006F178A">
        <w:rPr>
          <w:rStyle w:val="afffe"/>
          <w:rFonts w:ascii="Fb Fontext" w:hAnsi="Fb Fontext"/>
          <w:sz w:val="20"/>
          <w:rtl/>
        </w:rPr>
        <w:t>להדליק</w:t>
      </w:r>
      <w:r w:rsidRPr="006F178A">
        <w:rPr>
          <w:rFonts w:ascii="Fb Fontext" w:hAnsi="Fb Fontext"/>
          <w:sz w:val="20"/>
          <w:rtl/>
        </w:rPr>
        <w:t xml:space="preserve"> נר של חנוכה </w:t>
      </w:r>
      <w:r w:rsidRPr="006F178A">
        <w:rPr>
          <w:rFonts w:ascii="Fb Fontext" w:hAnsi="Fb Fontext"/>
          <w:sz w:val="20"/>
          <w:rtl/>
        </w:rPr>
        <w:t xml:space="preserve">ש"מ</w:t>
      </w:r>
      <w:r w:rsidRPr="006F178A">
        <w:rPr>
          <w:rFonts w:ascii="Fb Fontext" w:hAnsi="Fb Fontext"/>
          <w:sz w:val="20"/>
          <w:rtl/>
        </w:rPr>
        <w:t xml:space="preserve"> הדלקה עושה מצוה </w:t>
      </w:r>
      <w:r w:rsidRPr="006F178A">
        <w:rPr>
          <w:rFonts w:ascii="Fb Fontext" w:hAnsi="Fb Fontext"/>
          <w:sz w:val="20"/>
          <w:rtl/>
        </w:rPr>
        <w:t xml:space="preserve">ש"מ</w:t>
      </w:r>
      <w:r w:rsidRPr="006F178A">
        <w:rPr>
          <w:rFonts w:ascii="Fb Fontext" w:hAnsi="Fb Fontext"/>
          <w:sz w:val="20"/>
          <w:rtl/>
        </w:rPr>
        <w:t xml:space="preserve">.</w:t>
      </w:r>
    </w:p>
    <w:p w:rsidR="00E9703F" w:rsidRPr="006F178A" w:rsidRDefault="00E9703F" w:rsidP="00E9703F">
      <w:pPr>
        <w:rPr>
          <w:rtl/>
        </w:rPr>
      </w:pPr>
      <w:ins w:id="92371" w:author="מנוע מכני" w:date="2026-10-11T12:04:39Z">
        <w:r>
          <w:rPr>
            <w:rFonts w:ascii="Fb Fontext" w:hAnsi="Fb Fontext"/>
            <w:rtl/>
          </w:rPr>
          <w:t xml:space="preserve">ועכשיו</w:t>
        </w:r>
      </w:ins>
      <w:del w:id="92372" w:author="מנוע מכני" w:date="2026-10-11T12:04:39Z">
        <w:r w:rsidRPr="006F178A">
          <w:rPr>
            <w:rFonts w:ascii="Fb Fontext" w:hAnsi="Fb Fontext"/>
            <w:rtl/>
          </w:rPr>
          <w:delText xml:space="preserve">והשתא</w:delText>
        </w:r>
      </w:del>
      <w:r w:rsidRPr="006F178A">
        <w:rPr>
          <w:rFonts w:ascii="Fb Fontext" w:hAnsi="Fb Fontext"/>
          <w:rtl/>
        </w:rPr>
        <w:t xml:space="preserve"> </w:t>
      </w:r>
      <w:ins w:id="90923" w:author="מנוע מכני" w:date="2026-10-11T12:04:39Z">
        <w:r>
          <w:rPr>
            <w:rFonts w:ascii="Fb Fontext" w:hAnsi="Fb Fontext"/>
            <w:rtl/>
          </w:rPr>
          <w:t xml:space="preserve">דאומרים</w:t>
        </w:r>
      </w:ins>
      <w:del w:id="90924" w:author="מנוע מכני" w:date="2026-10-11T12:04:39Z">
        <w:r w:rsidRPr="006F178A">
          <w:rPr>
            <w:rFonts w:ascii="Fb Fontext" w:hAnsi="Fb Fontext"/>
            <w:rtl/>
          </w:rPr>
          <w:delText xml:space="preserve">דאמרינן</w:delText>
        </w:r>
      </w:del>
      <w:r w:rsidRPr="006F178A">
        <w:rPr>
          <w:rFonts w:ascii="Fb Fontext" w:hAnsi="Fb Fontext"/>
          <w:rtl/>
        </w:rPr>
        <w:t xml:space="preserve"> הדלקה עושה מצוה, הדליקה חרש שוטה וקטן - </w:t>
      </w:r>
      <w:r w:rsidRPr="006F178A">
        <w:rPr>
          <w:rFonts w:ascii="Fb Fontext" w:hAnsi="Fb Fontext"/>
          <w:rtl/>
        </w:rPr>
        <w:t xml:space="preserve">לא</w:t>
      </w:r>
      <w:r w:rsidRPr="006F178A">
        <w:rPr>
          <w:rFonts w:ascii="Fb Fontext" w:hAnsi="Fb Fontext"/>
          <w:rtl/>
        </w:rPr>
        <w:t xml:space="preserve"> עשה ולא כלום.</w:t>
      </w:r>
    </w:p>
    <w:p>
      <w:pPr>
        <w:pStyle w:val="38"/>
        <w:rPr>
          <w:ins w:id="96896" w:author="מנוע מכני" w:date="2026-10-11T12:04:39Z"/>
        </w:rPr>
      </w:pPr>
      <w:r w:rsidRPr="006F178A">
        <w:t xml:space="preserve">אשה ודאי מדליקה, דאריב"ל:</w:t>
      </w:r>
    </w:p>
    <w:p w:rsidR="00E9703F" w:rsidRPr="006F178A" w:rsidRDefault="00E9703F" w:rsidP="00E9703F">
      <w:pPr>
        <w:rPr>
          <w:rtl/>
        </w:rPr>
      </w:pPr>
      <w:del w:id="96897" w:author="מנוע מכני" w:date="2026-10-11T12:04:39Z">
        <w:r w:rsidRPr="006F178A">
          <w:rPr>
            <w:rtl/>
          </w:rPr>
          <w:delText xml:space="preserve"> </w:delText>
        </w:r>
      </w:del>
      <w:r w:rsidRPr="006F178A">
        <w:rPr>
          <w:rtl/>
        </w:rPr>
        <w:t xml:space="preserve">נשים חייבות בנר חנוכה, שאף הן היו באותו הנס.</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898" w:author="מנוע מכני" w:date="2026-10-11T12:04:39Z"/>
        </w:rPr>
      </w:pPr>
      <w:r w:rsidRPr="006F178A">
        <w:t xml:space="preserve">רב ששת:</w:t>
      </w:r>
    </w:p>
    <w:p w:rsidR="00E9703F" w:rsidRPr="006F178A" w:rsidRDefault="00E9703F" w:rsidP="00E9703F">
      <w:pPr>
        <w:rPr>
          <w:rtl/>
        </w:rPr>
      </w:pPr>
      <w:del w:id="96899" w:author="מנוע מכני" w:date="2026-10-11T12:04:39Z">
        <w:r w:rsidRPr="006F178A">
          <w:rPr>
            <w:rFonts w:ascii="Fb Fontext" w:hAnsi="Fb Fontext"/>
            <w:rtl/>
          </w:rPr>
          <w:delText xml:space="preserve"> </w:delText>
        </w:r>
      </w:del>
      <w:r w:rsidRPr="006F178A">
        <w:rPr>
          <w:rFonts w:ascii="Fb Fontext" w:hAnsi="Fb Fontext"/>
          <w:rtl/>
        </w:rPr>
        <w:t xml:space="preserve">אכסנאי חייב בנר חנוכה.</w:t>
      </w:r>
    </w:p>
    <w:p>
      <w:pPr>
        <w:pStyle w:val="38"/>
        <w:rPr>
          <w:ins w:id="96900" w:author="מנוע מכני" w:date="2026-10-11T12:04:39Z"/>
        </w:rPr>
      </w:pPr>
      <w:r w:rsidRPr="006F178A">
        <w:t xml:space="preserve">ר"ז:</w:t>
      </w:r>
    </w:p>
    <w:p w:rsidR="00E9703F" w:rsidRPr="006F178A" w:rsidRDefault="00E9703F" w:rsidP="00E9703F">
      <w:pPr>
        <w:rPr>
          <w:rtl/>
        </w:rPr>
      </w:pPr>
      <w:del w:id="96901" w:author="מנוע מכני" w:date="2026-10-11T12:04:39Z">
        <w:r w:rsidRPr="006F178A">
          <w:rPr>
            <w:rtl/>
          </w:rPr>
          <w:delText xml:space="preserve"> </w:delText>
        </w:r>
      </w:del>
      <w:ins w:id="92993" w:author="קלוד" w:date="2026-10-11T13:11:34Z">
        <w:r>
          <w:rPr>
            <w:rtl/>
          </w:rPr>
          <w:t xml:space="preserve">מתחילה</w:t>
        </w:r>
      </w:ins>
      <w:del w:id="92994" w:author="קלוד" w:date="2026-10-11T13:11:34Z">
        <w:r w:rsidRPr="006F178A">
          <w:rPr>
            <w:rtl/>
          </w:rPr>
          <w:delText xml:space="preserve">מריש</w:delText>
        </w:r>
      </w:del>
      <w:r w:rsidRPr="006F178A">
        <w:rPr>
          <w:rtl/>
        </w:rPr>
        <w:t xml:space="preserve"> </w:t>
      </w:r>
      <w:ins w:id="92991" w:author="קלוד" w:date="2026-10-11T13:11:34Z">
        <w:r>
          <w:rPr>
            <w:rtl/>
          </w:rPr>
          <w:t xml:space="preserve">כשהייתי</w:t>
        </w:r>
      </w:ins>
      <w:del w:id="92992" w:author="קלוד" w:date="2026-10-11T13:11:34Z">
        <w:r w:rsidRPr="006F178A">
          <w:rPr>
            <w:rtl/>
          </w:rPr>
          <w:delText xml:space="preserve">כי</w:delText>
        </w:r>
      </w:del>
      <w:r w:rsidRPr="006F178A">
        <w:rPr>
          <w:rtl/>
        </w:rPr>
        <w:t xml:space="preserve"> </w:t>
      </w:r>
      <w:ins w:id="92989" w:author="קלוד" w:date="2026-10-11T13:11:34Z">
        <w:r>
          <w:rPr>
            <w:rtl/>
          </w:rPr>
          <w:t xml:space="preserve">בבית</w:t>
        </w:r>
      </w:ins>
      <w:del w:id="92990" w:author="קלוד" w:date="2026-10-11T13:11:34Z">
        <w:r w:rsidRPr="006F178A">
          <w:rPr>
            <w:rtl/>
          </w:rPr>
          <w:delText xml:space="preserve">הוינא בי</w:delText>
        </w:r>
      </w:del>
      <w:r w:rsidRPr="006F178A">
        <w:rPr>
          <w:rtl/>
        </w:rPr>
        <w:t xml:space="preserve"> </w:t>
      </w:r>
      <w:r w:rsidRPr="006F178A">
        <w:rPr>
          <w:rStyle w:val="2fb"/>
          <w:rtl/>
        </w:rPr>
        <w:t xml:space="preserve">רב</w:t>
      </w:r>
      <w:r w:rsidRPr="006F178A">
        <w:rPr>
          <w:rtl/>
        </w:rPr>
        <w:t xml:space="preserve"> </w:t>
      </w:r>
      <w:ins w:id="92987" w:author="קלוד" w:date="2026-10-11T13:11:34Z">
        <w:r>
          <w:rPr>
            <w:rtl/>
          </w:rPr>
          <w:t xml:space="preserve">-</w:t>
        </w:r>
      </w:ins>
      <w:del w:id="92988" w:author="קלוד" w:date="2026-10-11T13:11:34Z">
        <w:r w:rsidRPr="006F178A">
          <w:rPr>
            <w:rtl/>
          </w:rPr>
          <w:delText xml:space="preserve">משתתפנא</w:delText>
        </w:r>
      </w:del>
      <w:r w:rsidRPr="006F178A">
        <w:rPr>
          <w:rtl/>
        </w:rPr>
        <w:t xml:space="preserve"> </w:t>
      </w:r>
      <w:ins w:id="92985" w:author="קלוד" w:date="2026-10-11T13:11:34Z">
        <w:r>
          <w:rPr>
            <w:rtl/>
          </w:rPr>
          <w:t xml:space="preserve">הייתי</w:t>
        </w:r>
      </w:ins>
      <w:del w:id="92986" w:author="קלוד" w:date="2026-10-11T13:11:34Z">
        <w:r w:rsidRPr="006F178A">
          <w:rPr>
            <w:rtl/>
          </w:rPr>
          <w:delText xml:space="preserve">בפריטי</w:delText>
        </w:r>
      </w:del>
      <w:r w:rsidRPr="006F178A">
        <w:rPr>
          <w:rtl/>
        </w:rPr>
        <w:t xml:space="preserve"> </w:t>
      </w:r>
      <w:ins w:id="92983" w:author="קלוד" w:date="2026-10-11T13:11:34Z">
        <w:r>
          <w:rPr>
            <w:rtl/>
          </w:rPr>
          <w:t xml:space="preserve">משתתף</w:t>
        </w:r>
      </w:ins>
      <w:del w:id="92984" w:author="קלוד" w:date="2026-10-11T13:11:34Z">
        <w:r w:rsidRPr="006F178A">
          <w:rPr>
            <w:rtl/>
          </w:rPr>
          <w:delText xml:space="preserve">בהדי</w:delText>
        </w:r>
      </w:del>
      <w:r w:rsidRPr="006F178A">
        <w:rPr>
          <w:rtl/>
        </w:rPr>
        <w:t xml:space="preserve"> </w:t>
      </w:r>
      <w:ins w:id="92981" w:author="קלוד" w:date="2026-10-11T13:11:34Z">
        <w:r>
          <w:rPr>
            <w:rtl/>
          </w:rPr>
          <w:t xml:space="preserve">בפרוטות עם בעל האכסניה.</w:t>
        </w:r>
      </w:ins>
      <w:del w:id="92982" w:author="קלוד" w:date="2026-10-11T13:11:34Z">
        <w:r w:rsidRPr="006F178A">
          <w:rPr>
            <w:rtl/>
          </w:rPr>
          <w:delText xml:space="preserve">אושפיזא.</w:delText>
        </w:r>
      </w:del>
    </w:p>
    <w:p w:rsidR="00E9703F" w:rsidRPr="006F178A" w:rsidRDefault="00E9703F" w:rsidP="00E9703F">
      <w:pPr>
        <w:rPr>
          <w:rtl/>
        </w:rPr>
      </w:pPr>
      <w:r w:rsidRPr="006F178A">
        <w:rPr>
          <w:rFonts w:hint="cs"/>
          <w:rtl/>
        </w:rPr>
        <w:t xml:space="preserve">אחר שנשאתי </w:t>
      </w:r>
      <w:ins w:id="93001" w:author="קלוד" w:date="2026-10-11T13:11:34Z">
        <w:r>
          <w:rPr>
            <w:rFonts w:hint="cs"/>
            <w:rtl/>
          </w:rPr>
          <w:t xml:space="preserve">אשה</w:t>
        </w:r>
      </w:ins>
      <w:del w:id="93002" w:author="קלוד" w:date="2026-10-11T13:11:34Z">
        <w:r w:rsidRPr="006F178A">
          <w:rPr>
            <w:rFonts w:hint="cs"/>
            <w:rtl/>
          </w:rPr>
          <w:delText xml:space="preserve">אשתי</w:delText>
        </w:r>
      </w:del>
      <w:r w:rsidRPr="006F178A">
        <w:rPr>
          <w:rFonts w:hint="cs"/>
          <w:rtl/>
        </w:rPr>
        <w:t xml:space="preserve"> </w:t>
      </w:r>
      <w:ins w:id="92999" w:author="קלוד" w:date="2026-10-11T13:11:34Z">
        <w:r>
          <w:rPr>
            <w:rFonts w:hint="cs"/>
            <w:rtl/>
          </w:rPr>
          <w:t xml:space="preserve">אמרתי:</w:t>
        </w:r>
      </w:ins>
      <w:del w:id="93000" w:author="קלוד" w:date="2026-10-11T13:11:34Z">
        <w:r w:rsidRPr="006F178A">
          <w:rPr>
            <w:rFonts w:hint="cs"/>
            <w:rtl/>
          </w:rPr>
          <w:delText xml:space="preserve">אמרתי</w:delText>
        </w:r>
      </w:del>
      <w:r w:rsidRPr="006F178A">
        <w:rPr>
          <w:rFonts w:hint="cs"/>
          <w:rtl/>
        </w:rPr>
        <w:t xml:space="preserve"> </w:t>
      </w:r>
      <w:ins w:id="92997" w:author="קלוד" w:date="2026-10-11T13:11:34Z">
        <w:r>
          <w:rPr>
            <w:rFonts w:hint="cs"/>
            <w:rtl/>
          </w:rPr>
          <w:t xml:space="preserve">עכשיו</w:t>
        </w:r>
      </w:ins>
      <w:del w:id="92998" w:author="קלוד" w:date="2026-10-11T13:11:34Z">
        <w:r w:rsidRPr="006F178A">
          <w:rPr>
            <w:rFonts w:hint="cs"/>
            <w:rtl/>
          </w:rPr>
          <w:delText xml:space="preserve">דעכשיו</w:delText>
        </w:r>
      </w:del>
      <w:r w:rsidRPr="006F178A">
        <w:rPr>
          <w:rFonts w:hint="cs"/>
          <w:rtl/>
        </w:rPr>
        <w:t xml:space="preserve"> </w:t>
      </w:r>
      <w:r w:rsidRPr="006F178A">
        <w:rPr>
          <w:rtl/>
        </w:rPr>
        <w:t xml:space="preserve">ודאי </w:t>
      </w:r>
      <w:r w:rsidRPr="006F178A">
        <w:rPr>
          <w:rFonts w:hint="cs"/>
          <w:rtl/>
        </w:rPr>
        <w:t xml:space="preserve">איני </w:t>
      </w:r>
      <w:ins w:id="92995" w:author="קלוד" w:date="2026-10-11T13:11:34Z">
        <w:r>
          <w:rPr>
            <w:rFonts w:hint="cs"/>
            <w:rtl/>
          </w:rPr>
          <w:t xml:space="preserve">צריך,</w:t>
        </w:r>
      </w:ins>
      <w:del w:id="92996" w:author="קלוד" w:date="2026-10-11T13:11:34Z">
        <w:r w:rsidRPr="006F178A">
          <w:rPr>
            <w:rFonts w:hint="cs"/>
            <w:rtl/>
          </w:rPr>
          <w:delText xml:space="preserve">צריך</w:delText>
        </w:r>
      </w:del>
      <w:r w:rsidRPr="006F178A">
        <w:rPr>
          <w:rFonts w:hint="cs"/>
          <w:rtl/>
        </w:rPr>
        <w:t xml:space="preserve"> שמדליקים </w:t>
      </w:r>
      <w:r w:rsidRPr="006F178A">
        <w:rPr>
          <w:rtl/>
        </w:rPr>
        <w:t>עלי בביתי.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41" w:author="קלוד" w:date="2026-10-11T12:33:55Z"/>
        </w:rPr>
      </w:pPr>
      <w:ins w:id="91142" w:author="קלוד" w:date="2026-10-11T12:33:55Z">
        <w:r>
          <w:rPr>
            <w:color w:val="7B3F00"/>
          </w:rPr>
          <w:t xml:space="preserve">שמן לנר ולדיו - כל השמנים יפין, ושמן זית מובחר</w:t>
        </w:r>
      </w:ins>
    </w:p>
    <w:p>
      <w:pPr>
        <w:pStyle w:val="38"/>
        <w:rPr>
          <w:ins w:id="96903" w:author="מנוע מכני" w:date="2026-10-11T12:04:39Z"/>
        </w:rPr>
      </w:pPr>
      <w:del w:id="96902" w:author="מנוע מכני" w:date="2026-10-11T12:04:39Z">
        <w:r>
          <w:delText xml:space="preserve">•</w:delText>
        </w:r>
      </w:del>
      <w:r>
        <w:t xml:space="preserve"> ר</w:t>
      </w:r>
      <w:r w:rsidR="00E9703F" w:rsidRPr="006F178A">
        <w:t xml:space="preserve">יב"ל:</w:t>
      </w:r>
    </w:p>
    <w:p w:rsidR="00E9703F" w:rsidRPr="002D0727" w:rsidRDefault="00524703" w:rsidP="00E9703F">
      <w:pPr>
        <w:rPr>
          <w:b/>
          <w:bCs/>
          <w:rtl/>
        </w:rPr>
      </w:pPr>
      <w:del w:id="96904"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כל השמנים כולן יפין לנר, ושמן זית מן המובחר.</w:t>
      </w:r>
    </w:p>
    <w:p w:rsidR="00E9703F" w:rsidRPr="004640F6" w:rsidRDefault="00E9703F" w:rsidP="00E9703F">
      <w:pPr>
        <w:rPr>
          <w:spacing w:val="-4"/>
          <w:rtl/>
        </w:rPr>
      </w:pPr>
      <w:r w:rsidRPr="004640F6">
        <w:rPr>
          <w:rStyle w:val="2fb"/>
          <w:b/>
          <w:bCs/>
          <w:spacing w:val="-4"/>
          <w:rtl/>
        </w:rPr>
        <w:t>אביי</w:t>
      </w:r>
      <w:r w:rsidRPr="004640F6">
        <w:rPr>
          <w:spacing w:val="-4"/>
          <w:rtl/>
        </w:rPr>
        <w:t xml:space="preserve"> בתחילה הידר אחר שמן שומשמין דמשיך אורו ואחר דברי </w:t>
      </w:r>
      <w:r w:rsidRPr="004640F6">
        <w:rPr>
          <w:rStyle w:val="2fb"/>
          <w:spacing w:val="-4"/>
          <w:rtl/>
        </w:rPr>
        <w:t xml:space="preserve">ריב"ל</w:t>
      </w:r>
      <w:r w:rsidRPr="004640F6">
        <w:rPr>
          <w:spacing w:val="-4"/>
          <w:rtl/>
        </w:rPr>
        <w:t xml:space="preserve"> הידר אחר שמן זית דצליל.</w:t>
      </w:r>
    </w:p>
    <w:p w:rsidR="00E9703F" w:rsidRPr="004640F6" w:rsidRDefault="00E9703F" w:rsidP="00E9703F">
      <w:pPr>
        <w:rPr>
          <w:spacing w:val="-2"/>
          <w:rtl/>
        </w:rPr>
      </w:pPr>
      <w:ins w:id="93007" w:author="קלוד" w:date="2026-10-11T13:11:34Z">
        <w:r>
          <w:rPr>
            <w:rStyle w:val="2fb"/>
            <w:spacing w:val="-2"/>
            <w:rtl/>
          </w:rPr>
          <w:t xml:space="preserve">ואריב"ל:</w:t>
        </w:r>
      </w:ins>
      <w:del w:id="93008" w:author="קלוד" w:date="2026-10-11T13:11:34Z">
        <w:r w:rsidRPr="004640F6">
          <w:rPr>
            <w:rStyle w:val="2fb"/>
            <w:spacing w:val="-2"/>
            <w:rtl/>
          </w:rPr>
          <w:delText xml:space="preserve">ואריב"ל</w:delText>
        </w:r>
      </w:del>
      <w:r w:rsidRPr="004640F6">
        <w:rPr>
          <w:spacing w:val="-2"/>
          <w:rtl/>
        </w:rPr>
        <w:t xml:space="preserve"> כל השמנים יפין לדיו, ושמן זית מן </w:t>
      </w:r>
      <w:ins w:id="93005" w:author="קלוד" w:date="2026-10-11T13:11:34Z">
        <w:r>
          <w:rPr>
            <w:spacing w:val="-2"/>
            <w:rtl/>
          </w:rPr>
          <w:t xml:space="preserve">המובחר,</w:t>
        </w:r>
      </w:ins>
      <w:del w:id="93006" w:author="קלוד" w:date="2026-10-11T13:11:34Z">
        <w:r w:rsidRPr="004640F6">
          <w:rPr>
            <w:spacing w:val="-2"/>
            <w:rtl/>
          </w:rPr>
          <w:delText xml:space="preserve">המובחר.</w:delText>
        </w:r>
      </w:del>
      <w:r w:rsidRPr="004640F6">
        <w:rPr>
          <w:spacing w:val="-2"/>
          <w:rtl/>
        </w:rPr>
        <w:t xml:space="preserve"> </w:t>
      </w:r>
      <w:ins w:id="93003" w:author="קלוד" w:date="2026-10-11T13:11:34Z">
        <w:r>
          <w:rPr>
            <w:spacing w:val="-2"/>
            <w:rtl/>
          </w:rPr>
          <w:t xml:space="preserve">והיינו</w:t>
        </w:r>
      </w:ins>
      <w:del w:id="93004" w:author="קלוד" w:date="2026-10-11T13:11:34Z">
        <w:r w:rsidRPr="004640F6">
          <w:rPr>
            <w:spacing w:val="-2"/>
            <w:rtl/>
          </w:rPr>
          <w:delText xml:space="preserve">–והיינו</w:delText>
        </w:r>
      </w:del>
      <w:r w:rsidRPr="004640F6">
        <w:rPr>
          <w:spacing w:val="-2"/>
          <w:rtl/>
        </w:rPr>
        <w:t xml:space="preserve"> גם לערבב הפיח וגם לעשן בפיח.</w:t>
      </w:r>
    </w:p>
    <w:p w:rsidR="00E9703F" w:rsidRPr="006F178A" w:rsidRDefault="00E9703F" w:rsidP="00E9703F">
      <w:pPr>
        <w:rPr>
          <w:rtl/>
        </w:rPr>
      </w:pPr>
      <w:r w:rsidRPr="006F178A">
        <w:rPr>
          <w:rStyle w:val="2fb"/>
          <w:rtl/>
        </w:rPr>
        <w:t xml:space="preserve">ר"ה</w:t>
      </w:r>
      <w:r w:rsidRPr="006F178A">
        <w:rPr>
          <w:rtl/>
        </w:rPr>
        <w:t xml:space="preserve"> כל השרפין יפין לדיו, ושרף קטף יפה מכולם.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39" w:author="קלוד" w:date="2026-10-11T12:33:55Z"/>
        </w:rPr>
      </w:pPr>
      <w:ins w:id="91140" w:author="קלוד" w:date="2026-10-11T12:33:55Z">
        <w:r>
          <w:rPr>
            <w:color w:val="7B3F00"/>
          </w:rPr>
          <w:t xml:space="preserve">ברכת נר חנוכה - המדליק והרואה, ובימי החג</w:t>
        </w:r>
      </w:ins>
    </w:p>
    <w:p>
      <w:pPr>
        <w:pStyle w:val="38"/>
        <w:rPr>
          <w:ins w:id="96905" w:author="מנוע מכני" w:date="2026-10-11T12:04:39Z"/>
        </w:rPr>
      </w:pPr>
      <w:r w:rsidRPr="006F178A">
        <w:t xml:space="preserve">רחב"א מרב:</w:t>
      </w:r>
    </w:p>
    <w:p w:rsidR="00E9703F" w:rsidRPr="006F178A" w:rsidRDefault="00E9703F" w:rsidP="00E9703F">
      <w:pPr>
        <w:rPr>
          <w:rtl/>
        </w:rPr>
      </w:pPr>
      <w:del w:id="96906" w:author="מנוע מכני" w:date="2026-10-11T12:04:39Z">
        <w:r w:rsidRPr="006F178A">
          <w:rPr>
            <w:rFonts w:ascii="Fb Fontext" w:hAnsi="Fb Fontext"/>
            <w:rtl/>
          </w:rPr>
          <w:delText xml:space="preserve"> </w:delText>
        </w:r>
      </w:del>
      <w:r w:rsidRPr="006F178A">
        <w:rPr>
          <w:rFonts w:ascii="Fb Fontext" w:hAnsi="Fb Fontext"/>
          <w:b/>
          <w:bCs/>
          <w:rtl/>
        </w:rPr>
        <w:t>המדליק</w:t>
      </w:r>
      <w:r w:rsidRPr="006F178A">
        <w:rPr>
          <w:rFonts w:ascii="Fb Fontext" w:hAnsi="Fb Fontext"/>
          <w:rtl/>
        </w:rPr>
        <w:t xml:space="preserve"> נר של חנוכה צריך לברך.</w:t>
      </w:r>
    </w:p>
    <w:p w:rsidR="00E9703F" w:rsidRPr="006F178A" w:rsidRDefault="00E9703F" w:rsidP="00E9703F">
      <w:pPr>
        <w:rPr>
          <w:rtl/>
        </w:rPr>
      </w:pPr>
      <w:r w:rsidRPr="006F178A">
        <w:rPr>
          <w:rtl/>
        </w:rPr>
        <w:tab/>
      </w:r>
      <w:del w:id="90094" w:author="מנוע מכני" w:date="2026-10-11T12:04:39Z">
        <w:r>
          <w:rPr>
            <w:rFonts w:hint="cs"/>
            <w:rtl/>
          </w:rPr>
          <w:delText xml:space="preserve"> </w:delText>
        </w:r>
        <w:r w:rsidRPr="006F178A">
          <w:rPr>
            <w:rFonts w:hint="cs"/>
            <w:rtl/>
          </w:rPr>
          <w:delText xml:space="preserve"> </w:delText>
        </w:r>
      </w:del>
      <w:r w:rsidRPr="006F178A">
        <w:rPr>
          <w:rStyle w:val="2fb"/>
          <w:rtl/>
        </w:rPr>
        <w:t xml:space="preserve">רי"ר</w:t>
      </w:r>
      <w:r w:rsidRPr="006F178A">
        <w:rPr>
          <w:rtl/>
        </w:rPr>
        <w:t xml:space="preserve">: </w:t>
      </w:r>
      <w:r w:rsidRPr="006F178A">
        <w:rPr>
          <w:b/>
          <w:bCs/>
          <w:rtl/>
        </w:rPr>
        <w:t>הרואה</w:t>
      </w:r>
      <w:r w:rsidRPr="006F178A">
        <w:rPr>
          <w:rtl/>
        </w:rPr>
        <w:t xml:space="preserve"> נר של חנוכה צריך לברך.</w:t>
      </w:r>
    </w:p>
    <w:p>
      <w:pPr>
        <w:pStyle w:val="38"/>
        <w:rPr>
          <w:ins w:id="96907" w:author="מנוע מכני" w:date="2026-10-11T12:04:39Z"/>
        </w:rPr>
      </w:pPr>
      <w:r w:rsidRPr="006F178A">
        <w:tab/>
      </w:r>
      <w:del w:id="90095" w:author="מנוע מכני" w:date="2026-10-11T12:04:39Z">
        <w:r>
          <w:delText xml:space="preserve">   </w:delText>
        </w:r>
      </w:del>
      <w:r w:rsidRPr="006F178A">
        <w:t xml:space="preserve">ר"י:</w:t>
      </w:r>
    </w:p>
    <w:p w:rsidR="00E9703F" w:rsidRPr="006F178A" w:rsidRDefault="00E9703F" w:rsidP="00E9703F">
      <w:pPr>
        <w:rPr>
          <w:rtl/>
        </w:rPr>
      </w:pPr>
      <w:del w:id="96908" w:author="מנוע מכני" w:date="2026-10-11T12:04:39Z">
        <w:r w:rsidRPr="006F178A">
          <w:rPr>
            <w:rtl/>
          </w:rPr>
          <w:delText xml:space="preserve"> </w:delText>
        </w:r>
      </w:del>
      <w:r w:rsidRPr="006F178A">
        <w:rPr>
          <w:rtl/>
        </w:rPr>
        <w:t xml:space="preserve">יום ראשון - הרואה מברך שתים, ומדליק מברך שלש.</w:t>
      </w:r>
    </w:p>
    <w:p w:rsidR="00E9703F" w:rsidRPr="006F178A" w:rsidRDefault="00E9703F" w:rsidP="00E9703F">
      <w:pPr>
        <w:rPr>
          <w:rtl/>
        </w:rPr>
      </w:pPr>
      <w:r w:rsidRPr="006F178A">
        <w:rPr>
          <w:rtl/>
        </w:rPr>
        <w:t>מכאן ואילך - מדליק מברך שתים, ורואה מברך אחת.</w:t>
      </w:r>
    </w:p>
    <w:p w:rsidR="00E9703F" w:rsidRPr="006F178A" w:rsidRDefault="00E9703F" w:rsidP="00E9703F">
      <w:pPr>
        <w:rPr>
          <w:rtl/>
        </w:rPr>
      </w:pPr>
      <w:r w:rsidRPr="006F178A">
        <w:rPr>
          <w:rtl/>
        </w:rPr>
        <w:t xml:space="preserve">וממעט </w:t>
      </w:r>
      <w:ins w:id="93015" w:author="קלוד" w:date="2026-10-11T13:11:34Z">
        <w:r>
          <w:rPr>
            <w:rStyle w:val="afffffe"/>
            <w:rtl/>
          </w:rPr>
          <w:t xml:space="preserve">ברכת</w:t>
        </w:r>
        <w:r>
          <w:rPr>
            <w:rtl/>
          </w:rPr>
          <w:t xml:space="preserve"> זמן,</w:t>
        </w:r>
      </w:ins>
      <w:del w:id="93016" w:author="קלוד" w:date="2026-10-11T13:11:34Z">
        <w:r w:rsidRPr="006F178A">
          <w:rPr>
            <w:rtl/>
          </w:rPr>
          <w:delText xml:space="preserve">זמן.</w:delText>
        </w:r>
      </w:del>
      <w:r w:rsidRPr="006F178A">
        <w:rPr>
          <w:rtl/>
        </w:rPr>
        <w:t xml:space="preserve"> </w:t>
      </w:r>
      <w:r w:rsidRPr="006F178A">
        <w:rPr>
          <w:rFonts w:hint="cs"/>
          <w:rtl/>
        </w:rPr>
        <w:t>ו</w:t>
      </w:r>
      <w:r w:rsidRPr="006F178A">
        <w:rPr>
          <w:rtl/>
        </w:rPr>
        <w:t xml:space="preserve">לא </w:t>
      </w:r>
      <w:ins w:id="93013" w:author="קלוד" w:date="2026-10-11T13:11:34Z">
        <w:r>
          <w:rPr>
            <w:rtl/>
          </w:rPr>
          <w:t xml:space="preserve">נס,</w:t>
        </w:r>
      </w:ins>
      <w:del w:id="93014" w:author="קלוד" w:date="2026-10-11T13:11:34Z">
        <w:r w:rsidRPr="006F178A">
          <w:rPr>
            <w:rtl/>
          </w:rPr>
          <w:delText xml:space="preserve">נס</w:delText>
        </w:r>
      </w:del>
      <w:r w:rsidRPr="006F178A">
        <w:rPr>
          <w:rtl/>
        </w:rPr>
        <w:t xml:space="preserve"> </w:t>
      </w:r>
      <w:ins w:id="95913" w:author="מנוע מכני" w:date="2026-10-11T12:04:39Z">
        <w:ins w:id="93011" w:author="קלוד" w:date="2026-10-11T13:11:34Z">
          <w:r>
            <w:rPr>
              <w:rtl/>
            </w:rPr>
            <w:t xml:space="preserve">שישנו</w:t>
          </w:r>
        </w:ins>
        <w:del w:id="93012" w:author="קלוד" w:date="2026-10-11T13:11:34Z">
          <w:r>
            <w:rPr>
              <w:rtl/>
            </w:rPr>
            <w:delText xml:space="preserve">דישנו</w:delText>
          </w:r>
        </w:del>
      </w:ins>
      <w:del w:id="95914" w:author="מנוע מכני" w:date="2026-10-11T12:04:39Z">
        <w:r w:rsidRPr="006F178A">
          <w:rPr>
            <w:rtl/>
          </w:rPr>
          <w:delText xml:space="preserve">דאיתא</w:delText>
        </w:r>
      </w:del>
      <w:r w:rsidRPr="006F178A">
        <w:rPr>
          <w:rtl/>
        </w:rPr>
        <w:t xml:space="preserve"> בכל </w:t>
      </w:r>
      <w:ins w:id="93009" w:author="קלוד" w:date="2026-10-11T13:11:34Z">
        <w:r>
          <w:rPr>
            <w:rtl/>
          </w:rPr>
          <w:t xml:space="preserve">יום.</w:t>
        </w:r>
      </w:ins>
      <w:del w:id="93010" w:author="קלוד" w:date="2026-10-11T13:11:34Z">
        <w:r w:rsidRPr="006F178A">
          <w:rPr>
            <w:rtl/>
          </w:rPr>
          <w:delText xml:space="preserve">יום .</w:delText>
        </w:r>
      </w:del>
    </w:p>
    <w:p w:rsidR="00E9703F" w:rsidRPr="006F178A" w:rsidRDefault="00E9703F" w:rsidP="00E9703F">
      <w:pPr>
        <w:rPr>
          <w:rtl/>
        </w:rPr>
      </w:pPr>
      <w:r w:rsidRPr="006F178A">
        <w:rPr>
          <w:rtl/>
        </w:rPr>
        <w:t xml:space="preserve">ומברך אשר קדשנו במצותיו </w:t>
      </w:r>
      <w:r w:rsidRPr="006F178A">
        <w:rPr>
          <w:b/>
          <w:bCs/>
          <w:rtl/>
        </w:rPr>
        <w:t>וצונו</w:t>
      </w:r>
      <w:r w:rsidRPr="006F178A">
        <w:rPr>
          <w:rtl/>
        </w:rPr>
        <w:t xml:space="preserve"> להדליק נר של חנוכה.</w:t>
      </w:r>
    </w:p>
    <w:p>
      <w:pPr>
        <w:pStyle w:val="38"/>
        <w:rPr>
          <w:ins w:id="96909" w:author="מנוע מכני" w:date="2026-10-11T12:04:39Z"/>
        </w:rPr>
      </w:pPr>
      <w:r w:rsidRPr="006F178A">
        <w:t>והיכן צונו</w:t>
      </w:r>
      <w:r w:rsidRPr="006F178A">
        <w:t>-</w:t>
      </w:r>
      <w:r w:rsidRPr="006F178A">
        <w:t xml:space="preserve"> רב אויא</w:t>
      </w:r>
      <w:r w:rsidRPr="006F178A">
        <w:t>:</w:t>
      </w:r>
    </w:p>
    <w:p w:rsidR="00E9703F" w:rsidRPr="006F178A" w:rsidRDefault="00E9703F" w:rsidP="00E9703F">
      <w:pPr>
        <w:rPr>
          <w:rtl/>
        </w:rPr>
      </w:pPr>
      <w:del w:id="96910" w:author="מנוע מכני" w:date="2026-10-11T12:04:39Z">
        <w:r w:rsidRPr="006F178A">
          <w:rPr>
            <w:rtl/>
          </w:rPr>
          <w:delText xml:space="preserve"> </w:delText>
        </w:r>
      </w:del>
      <w:r w:rsidRPr="006F178A">
        <w:rPr>
          <w:rtl/>
        </w:rPr>
        <w:t xml:space="preserve">מלא תסור.</w:t>
      </w:r>
    </w:p>
    <w:p>
      <w:pPr>
        <w:pStyle w:val="38"/>
        <w:rPr>
          <w:ins w:id="96911" w:author="מנוע מכני" w:date="2026-10-11T12:04:39Z"/>
        </w:rPr>
      </w:pPr>
      <w:r w:rsidRPr="006F178A">
        <w:tab/>
      </w:r>
      <w:r w:rsidRPr="006F178A">
        <w:tab/>
      </w:r>
      <w:del w:id="90096" w:author="מנוע מכני" w:date="2026-10-11T12:04:39Z">
        <w:r>
          <w:delText xml:space="preserve">  </w:delText>
        </w:r>
      </w:del>
      <w:r w:rsidRPr="006F178A">
        <w:t>רב נחמיה</w:t>
      </w:r>
      <w:r w:rsidRPr="006F178A">
        <w:t>:</w:t>
      </w:r>
    </w:p>
    <w:p w:rsidR="00E9703F" w:rsidRPr="006F178A" w:rsidRDefault="00E9703F" w:rsidP="00E9703F">
      <w:pPr>
        <w:rPr>
          <w:rtl/>
        </w:rPr>
      </w:pPr>
      <w:del w:id="96912" w:author="מנוע מכני" w:date="2026-10-11T12:04:39Z">
        <w:r w:rsidRPr="006F178A">
          <w:rPr>
            <w:rFonts w:ascii="Fb Fontext" w:hAnsi="Fb Fontext"/>
            <w:sz w:val="20"/>
            <w:rtl/>
          </w:rPr>
          <w:delText xml:space="preserve"> </w:delText>
        </w:r>
      </w:del>
      <w:r>
        <w:rPr>
          <w:rStyle w:val="afffff0"/>
          <w:rFonts w:ascii="Fb Fontext" w:hAnsi="Fb Fontext"/>
          <w:sz w:val="20"/>
          <w:rtl/>
          <w:rPrChange w:id="9012" w:author="מנוע פסוקים" w:date="2026-10-11T09:34:00Z">
            <w:rPr>
              <w:rFonts w:ascii="Fb Fontext" w:hAnsi="Fb Fontext"/>
              <w:sz w:val="20"/>
              <w:rtl/>
            </w:rPr>
          </w:rPrChange>
        </w:rPr>
        <w:t xml:space="preserve">שאל אביך ויגדך זקניך ויאמרו לך</w:t>
      </w:r>
      <w:r>
        <w:rPr>
          <w:rFonts w:ascii="Fb Fontext" w:hAnsi="Fb Fontext"/>
          <w:sz w:val="20"/>
          <w:rtl/>
        </w:rPr>
        <w:t xml:space="preserve">.</w:t>
      </w:r>
    </w:p>
    <w:p w:rsidR="00E9703F" w:rsidRDefault="00E9703F" w:rsidP="00E9703F">
      <w:pPr>
        <w:rPr>
          <w:rFonts w:ascii="Fb Fontext" w:hAnsi="Fb Fontext"/>
          <w:rtl/>
        </w:rPr>
      </w:pPr>
      <w:ins w:id="93019" w:author="קלוד" w:date="2026-10-11T13:11:34Z">
        <w:r>
          <w:rPr>
            <w:rFonts w:ascii="Fb Fontext" w:hAnsi="Fb Fontext"/>
            <w:rtl/>
          </w:rPr>
          <w:t xml:space="preserve">ומה</w:t>
        </w:r>
      </w:ins>
      <w:del w:id="93020" w:author="קלוד" w:date="2026-10-11T13:11:34Z">
        <w:r w:rsidRPr="006F178A">
          <w:rPr>
            <w:rFonts w:ascii="Fb Fontext" w:hAnsi="Fb Fontext"/>
            <w:rtl/>
          </w:rPr>
          <w:delText xml:space="preserve">והא</w:delText>
        </w:r>
      </w:del>
      <w:r w:rsidRPr="006F178A">
        <w:rPr>
          <w:rFonts w:ascii="Fb Fontext" w:hAnsi="Fb Fontext"/>
          <w:rtl/>
        </w:rPr>
        <w:t xml:space="preserve"> </w:t>
      </w:r>
      <w:ins w:id="93017" w:author="קלוד" w:date="2026-10-11T13:11:34Z">
        <w:r>
          <w:rPr>
            <w:rFonts w:ascii="Fb Fontext" w:hAnsi="Fb Fontext"/>
            <w:rtl/>
          </w:rPr>
          <w:t xml:space="preserve">שדמאי -</w:t>
        </w:r>
      </w:ins>
      <w:del w:id="93018" w:author="קלוד" w:date="2026-10-11T13:11:34Z">
        <w:r w:rsidRPr="006F178A">
          <w:rPr>
            <w:rFonts w:ascii="Fb Fontext" w:hAnsi="Fb Fontext"/>
            <w:rtl/>
          </w:rPr>
          <w:delText xml:space="preserve">דדמאי</w:delText>
        </w:r>
      </w:del>
      <w:r w:rsidRPr="006F178A">
        <w:rPr>
          <w:rFonts w:ascii="Fb Fontext" w:hAnsi="Fb Fontext"/>
          <w:rtl/>
        </w:rPr>
        <w:t xml:space="preserve"> מערבין ומשתתפין בו ומברכין ומזמנין עליו,</w:t>
      </w:r>
    </w:p>
    <w:p w:rsidR="00E9703F" w:rsidRPr="006F178A" w:rsidRDefault="00E9703F" w:rsidP="00E9703F">
      <w:pPr>
        <w:rPr>
          <w:rStyle w:val="afffe"/>
          <w:rFonts w:ascii="Fb Fontext" w:hAnsi="Fb Fontext"/>
          <w:b/>
          <w:rtl/>
        </w:rPr>
      </w:pPr>
      <w:r w:rsidRPr="006F178A">
        <w:rPr>
          <w:rtl/>
        </w:rPr>
        <w:t xml:space="preserve">ומפרישין אותו ערום </w:t>
      </w:r>
      <w:r w:rsidRPr="006F178A">
        <w:rPr>
          <w:rFonts w:hint="cs"/>
          <w:rtl/>
        </w:rPr>
        <w:t xml:space="preserve">[</w:t>
      </w:r>
      <w:ins w:id="94605" w:author="מנוע מכני" w:date="2026-10-11T12:04:39Z">
        <w:r>
          <w:rPr>
            <w:rFonts w:hint="cs"/>
            <w:rtl/>
          </w:rPr>
          <w:t xml:space="preserve">דלא צריך</w:t>
        </w:r>
      </w:ins>
      <w:del w:id="94606" w:author="מנוע מכני" w:date="2026-10-11T12:04:39Z">
        <w:r w:rsidRPr="006F178A">
          <w:rPr>
            <w:rFonts w:hint="cs"/>
            <w:rtl/>
          </w:rPr>
          <w:delText xml:space="preserve">דלא בעי</w:delText>
        </w:r>
      </w:del>
      <w:r w:rsidRPr="006F178A">
        <w:rPr>
          <w:rFonts w:hint="cs"/>
          <w:rtl/>
        </w:rPr>
        <w:t xml:space="preserve"> ברכה] </w:t>
      </w:r>
      <w:r w:rsidRPr="006F178A">
        <w:rPr>
          <w:rtl/>
        </w:rPr>
        <w:t>ובין השמשות.</w:t>
      </w:r>
    </w:p>
    <w:p w:rsidR="00E9703F" w:rsidRPr="009757B9" w:rsidRDefault="00E9703F" w:rsidP="00E9703F">
      <w:pPr>
        <w:rPr>
          <w:rFonts w:cs="Guttman Vilna"/>
          <w:b/>
          <w:bCs/>
          <w:rtl/>
        </w:rPr>
      </w:pPr>
      <w:r w:rsidRPr="006F178A">
        <w:rPr>
          <w:rStyle w:val="afffe"/>
          <w:rFonts w:ascii="Fb Fontext" w:hAnsi="Fb Fontext"/>
          <w:b/>
          <w:rtl/>
        </w:rPr>
        <w:t>א.</w:t>
      </w:r>
      <w:r w:rsidRPr="006F178A">
        <w:rPr>
          <w:rtl/>
        </w:rPr>
        <w:t xml:space="preserve"> </w:t>
      </w:r>
      <w:ins w:id="94063" w:author="מנוע מכני" w:date="2026-10-11T12:04:39Z">
        <w:r>
          <w:rPr>
            <w:rtl/>
          </w:rPr>
          <w:t xml:space="preserve">אף</w:t>
        </w:r>
      </w:ins>
      <w:del w:id="94064" w:author="מנוע מכני" w:date="2026-10-11T12:04:39Z">
        <w:r w:rsidRPr="006F178A">
          <w:rPr>
            <w:rtl/>
          </w:rPr>
          <w:delText xml:space="preserve">אע"ג</w:delText>
        </w:r>
      </w:del>
      <w:r w:rsidRPr="006F178A">
        <w:rPr>
          <w:rtl/>
        </w:rPr>
        <w:t xml:space="preserve"> </w:t>
      </w:r>
      <w:ins w:id="93025" w:author="קלוד" w:date="2026-10-11T13:11:34Z">
        <w:r>
          <w:rPr>
            <w:rtl/>
          </w:rPr>
          <w:t xml:space="preserve">שבדרבנן</w:t>
        </w:r>
      </w:ins>
      <w:del w:id="93026" w:author="קלוד" w:date="2026-10-11T13:11:34Z">
        <w:r w:rsidRPr="006F178A">
          <w:rPr>
            <w:rtl/>
          </w:rPr>
          <w:delText xml:space="preserve">דבדרבנן</w:delText>
        </w:r>
      </w:del>
      <w:r w:rsidRPr="006F178A">
        <w:rPr>
          <w:rtl/>
        </w:rPr>
        <w:t xml:space="preserve"> </w:t>
      </w:r>
      <w:ins w:id="93023" w:author="קלוד" w:date="2026-10-11T13:11:34Z">
        <w:r>
          <w:rPr>
            <w:rtl/>
          </w:rPr>
          <w:t xml:space="preserve">צריך</w:t>
        </w:r>
      </w:ins>
      <w:del w:id="93024" w:author="קלוד" w:date="2026-10-11T13:11:34Z">
        <w:r w:rsidRPr="006F178A">
          <w:rPr>
            <w:rtl/>
          </w:rPr>
          <w:delText xml:space="preserve">בעי</w:delText>
        </w:r>
      </w:del>
      <w:r w:rsidRPr="006F178A">
        <w:rPr>
          <w:rtl/>
        </w:rPr>
        <w:t xml:space="preserve"> </w:t>
      </w:r>
      <w:ins w:id="93021" w:author="קלוד" w:date="2026-10-11T13:11:34Z">
        <w:r>
          <w:rPr>
            <w:rtl/>
          </w:rPr>
          <w:t xml:space="preserve">ברכה,</w:t>
        </w:r>
      </w:ins>
      <w:del w:id="93022" w:author="קלוד" w:date="2026-10-11T13:11:34Z">
        <w:r w:rsidRPr="006F178A">
          <w:rPr>
            <w:rtl/>
          </w:rPr>
          <w:delText xml:space="preserve">ברכה</w:delText>
        </w:r>
      </w:del>
      <w:r w:rsidRPr="006F178A">
        <w:rPr>
          <w:rtl/>
        </w:rPr>
        <w:t xml:space="preserve"> היינו דווקא בודאי דבריהם ולא בספק דבריהם.</w:t>
      </w:r>
    </w:p>
    <w:p w:rsidR="00E9703F" w:rsidRPr="006F178A" w:rsidRDefault="00E9703F" w:rsidP="00E9703F">
      <w:pPr>
        <w:rPr>
          <w:rStyle w:val="afffe"/>
          <w:rFonts w:ascii="Fb Fontext" w:hAnsi="Fb Fontext"/>
          <w:b/>
          <w:rtl/>
        </w:rPr>
      </w:pPr>
      <w:ins w:id="93039" w:author="קלוד" w:date="2026-10-11T13:11:34Z">
        <w:r>
          <w:rPr>
            <w:rtl/>
          </w:rPr>
          <w:t xml:space="preserve">ומה</w:t>
        </w:r>
      </w:ins>
      <w:del w:id="93040" w:author="קלוד" w:date="2026-10-11T13:11:34Z">
        <w:r w:rsidRPr="006F178A">
          <w:rPr>
            <w:rtl/>
          </w:rPr>
          <w:tab/>
          <w:delText xml:space="preserve">והא</w:delText>
        </w:r>
      </w:del>
      <w:r w:rsidRPr="006F178A">
        <w:rPr>
          <w:rtl/>
        </w:rPr>
        <w:tab/>
        <w:t xml:space="preserve"> </w:t>
      </w:r>
      <w:ins w:id="93037" w:author="קלוד" w:date="2026-10-11T13:11:34Z">
        <w:r>
          <w:rPr>
            <w:rtl/>
          </w:rPr>
          <w:t xml:space="preserve">שמברך</w:t>
        </w:r>
      </w:ins>
      <w:del w:id="93038" w:author="קלוד" w:date="2026-10-11T13:11:34Z">
        <w:r w:rsidRPr="006F178A">
          <w:rPr>
            <w:rtl/>
          </w:rPr>
          <w:tab/>
          <w:delText xml:space="preserve">דמברך</w:delText>
        </w:r>
      </w:del>
      <w:r w:rsidRPr="006F178A">
        <w:rPr>
          <w:rtl/>
        </w:rPr>
        <w:tab/>
        <w:t xml:space="preserve"> ביו"ט שני</w:t>
      </w:r>
      <w:ins w:id="93035" w:author="קלוד" w:date="2026-10-11T13:11:34Z">
        <w:r>
          <w:rPr>
            <w:rtl/>
          </w:rPr>
          <w:t xml:space="preserve"> </w:t>
        </w:r>
        <w:r>
          <w:rPr>
            <w:rStyle w:val="afffffe"/>
            <w:rtl/>
          </w:rPr>
          <w:t xml:space="preserve">אף שהוא ספק</w:t>
        </w:r>
        <w:r>
          <w:rPr>
            <w:rtl/>
          </w:rPr>
          <w:t xml:space="preserve"> - </w:t>
        </w:r>
      </w:ins>
      <w:del w:id="93036" w:author="קלוד" w:date="2026-10-11T13:11:34Z">
        <w:r w:rsidRPr="006F178A">
          <w:rPr>
            <w:rtl/>
          </w:rPr>
          <w:tab/>
          <w:delText xml:space="preserve"> </w:delText>
        </w:r>
      </w:del>
      <w:r w:rsidRPr="006F178A">
        <w:rPr>
          <w:rtl/>
        </w:rPr>
        <w:tab/>
        <w:t xml:space="preserve">היינו </w:t>
      </w:r>
      <w:ins w:id="93033" w:author="קלוד" w:date="2026-10-11T13:11:34Z">
        <w:r>
          <w:rPr>
            <w:rtl/>
          </w:rPr>
          <w:t xml:space="preserve">כדי</w:t>
        </w:r>
      </w:ins>
      <w:del w:id="93034" w:author="קלוד" w:date="2026-10-11T13:11:34Z">
        <w:r w:rsidRPr="006F178A">
          <w:rPr>
            <w:rtl/>
          </w:rPr>
          <w:tab/>
          <w:delText xml:space="preserve">כי</w:delText>
        </w:r>
      </w:del>
      <w:r w:rsidRPr="006F178A">
        <w:rPr>
          <w:rtl/>
        </w:rPr>
        <w:tab/>
        <w:t xml:space="preserve"> </w:t>
      </w:r>
      <w:ins w:id="95915" w:author="מנוע מכני" w:date="2026-10-11T12:04:39Z">
        <w:ins w:id="93031" w:author="קלוד" w:date="2026-10-11T13:11:34Z">
          <w:r>
            <w:rPr>
              <w:rtl/>
            </w:rPr>
            <w:t xml:space="preserve">שלא</w:t>
          </w:r>
        </w:ins>
        <w:del w:id="93032" w:author="קלוד" w:date="2026-10-11T13:11:34Z">
          <w:r>
            <w:rPr>
              <w:rtl/>
            </w:rPr>
            <w:delText xml:space="preserve">איך</w:delText>
          </w:r>
        </w:del>
      </w:ins>
      <w:del w:id="95916" w:author="מנוע מכני" w:date="2026-10-11T12:04:39Z">
        <w:r w:rsidRPr="006F178A">
          <w:rPr>
            <w:rtl/>
          </w:rPr>
          <w:tab/>
          <w:delText xml:space="preserve">היכי</w:delText>
        </w:r>
      </w:del>
      <w:r w:rsidRPr="006F178A">
        <w:rPr>
          <w:rtl/>
        </w:rPr>
        <w:tab/>
        <w:t xml:space="preserve"> </w:t>
      </w:r>
      <w:ins w:id="93029" w:author="קלוד" w:date="2026-10-11T13:11:34Z">
        <w:r>
          <w:rPr>
            <w:rtl/>
          </w:rPr>
          <w:t xml:space="preserve">יזלזלו</w:t>
        </w:r>
      </w:ins>
      <w:del w:id="93030" w:author="קלוד" w:date="2026-10-11T13:11:34Z">
        <w:r w:rsidRPr="006F178A">
          <w:rPr>
            <w:rtl/>
          </w:rPr>
          <w:tab/>
          <w:delText xml:space="preserve">דלא</w:delText>
        </w:r>
      </w:del>
      <w:r w:rsidRPr="006F178A">
        <w:rPr>
          <w:rtl/>
        </w:rPr>
        <w:tab/>
        <w:t xml:space="preserve"> </w:t>
      </w:r>
      <w:ins w:id="93027" w:author="קלוד" w:date="2026-10-11T13:11:34Z">
        <w:r>
          <w:rPr>
            <w:rtl/>
          </w:rPr>
          <w:t xml:space="preserve">בו.</w:t>
        </w:r>
      </w:ins>
      <w:del w:id="93028" w:author="קלוד" w:date="2026-10-11T13:11:34Z">
        <w:r w:rsidRPr="006F178A">
          <w:rPr>
            <w:rtl/>
          </w:rPr>
          <w:tab/>
          <w:delText xml:space="preserve">לזילזולי בה.</w:delText>
        </w:r>
      </w:del>
    </w:p>
    <w:p>
      <w:pPr>
        <w:pStyle w:val="38"/>
        <w:rPr>
          <w:ins w:id="96913" w:author="מנוע מכני" w:date="2026-10-11T12:04:39Z"/>
        </w:rPr>
      </w:pPr>
      <w:r w:rsidRPr="006F178A">
        <w:t>ב.</w:t>
      </w:r>
      <w:r w:rsidRPr="006F178A">
        <w:t xml:space="preserve"> </w:t>
      </w:r>
      <w:r w:rsidRPr="0092079A">
        <w:t>ולרבא</w:t>
      </w:r>
      <w:r w:rsidRPr="006F178A">
        <w:t xml:space="preserve">:</w:t>
      </w:r>
    </w:p>
    <w:p w:rsidR="00E9703F" w:rsidRDefault="00E9703F" w:rsidP="00E9703F">
      <w:pPr>
        <w:rPr>
          <w:rtl/>
        </w:rPr>
      </w:pPr>
      <w:del w:id="96914" w:author="מנוע מכני" w:date="2026-10-11T12:04:39Z">
        <w:r w:rsidRPr="006F178A">
          <w:rPr>
            <w:rtl/>
          </w:rPr>
          <w:delText xml:space="preserve"> </w:delText>
        </w:r>
      </w:del>
      <w:r w:rsidRPr="006F178A">
        <w:rPr>
          <w:rtl/>
        </w:rPr>
        <w:t xml:space="preserve">רוב עמי הארץ מעשרין הן. [</w:t>
      </w:r>
      <w:ins w:id="92373" w:author="מנוע מכני" w:date="2026-10-11T12:04:39Z">
        <w:r>
          <w:rPr>
            <w:rtl/>
          </w:rPr>
          <w:t xml:space="preserve">ולכך</w:t>
        </w:r>
      </w:ins>
      <w:del w:id="92374" w:author="מנוע מכני" w:date="2026-10-11T12:04:39Z">
        <w:r w:rsidRPr="006F178A">
          <w:rPr>
            <w:rtl/>
          </w:rPr>
          <w:delText xml:space="preserve">ולהכי</w:delText>
        </w:r>
      </w:del>
      <w:r w:rsidRPr="006F178A">
        <w:rPr>
          <w:rtl/>
        </w:rPr>
        <w:t xml:space="preserve"> </w:t>
      </w:r>
      <w:r w:rsidRPr="006F178A">
        <w:rPr>
          <w:rtl/>
        </w:rPr>
        <w:t xml:space="preserve">א"צ</w:t>
      </w:r>
      <w:r w:rsidRPr="006F178A">
        <w:rPr>
          <w:rtl/>
        </w:rPr>
        <w:t xml:space="preserve"> לברך]</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כג.</w:t>
      </w:r>
    </w:p>
    <w:p>
      <w:pPr>
        <w:pStyle w:val="afffff8"/>
        <w:rPr>
          <w:ins w:id="91137" w:author="קלוד" w:date="2026-10-11T12:33:55Z"/>
        </w:rPr>
      </w:pPr>
      <w:ins w:id="91138" w:author="קלוד" w:date="2026-10-11T12:33:55Z">
        <w:r>
          <w:rPr>
            <w:color w:val="7B3F00"/>
          </w:rPr>
          <w:t xml:space="preserve">חצר בשני פתחים - שתי נרות, משום חשד</w:t>
        </w:r>
      </w:ins>
    </w:p>
    <w:p>
      <w:pPr>
        <w:pStyle w:val="38"/>
        <w:rPr>
          <w:ins w:id="96916" w:author="מנוע מכני" w:date="2026-10-11T12:04:39Z"/>
        </w:rPr>
      </w:pPr>
      <w:del w:id="96915" w:author="מנוע מכני" w:date="2026-10-11T12:04:39Z">
        <w:r>
          <w:delText xml:space="preserve">•</w:delText>
        </w:r>
      </w:del>
      <w:r>
        <w:t xml:space="preserve"> ר</w:t>
      </w:r>
      <w:r w:rsidR="00E9703F" w:rsidRPr="006F178A">
        <w:t>"</w:t>
      </w:r>
      <w:r w:rsidR="00E9703F" w:rsidRPr="006F178A">
        <w:t>ה</w:t>
      </w:r>
      <w:r w:rsidR="00E9703F" w:rsidRPr="006F178A">
        <w:t xml:space="preserve">:</w:t>
      </w:r>
    </w:p>
    <w:p w:rsidR="00E9703F" w:rsidRPr="006F178A" w:rsidRDefault="00524703" w:rsidP="00E9703F">
      <w:pPr>
        <w:rPr>
          <w:rStyle w:val="afffe"/>
          <w:rFonts w:ascii="Fb Fontext" w:hAnsi="Fb Fontext"/>
          <w:rtl/>
        </w:rPr>
      </w:pPr>
      <w:del w:id="96917"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חצר שיש לה שני פתחים - צריכה שתי נרות.</w:t>
      </w:r>
    </w:p>
    <w:p>
      <w:pPr>
        <w:pStyle w:val="38"/>
        <w:rPr>
          <w:ins w:id="96918" w:author="מנוע מכני" w:date="2026-10-11T12:04:39Z"/>
        </w:rPr>
      </w:pPr>
      <w:r w:rsidRPr="00B3644D">
        <w:t xml:space="preserve">רבא:</w:t>
      </w:r>
    </w:p>
    <w:p w:rsidR="00E9703F" w:rsidRPr="00B3644D" w:rsidRDefault="00E9703F" w:rsidP="00E9703F">
      <w:pPr>
        <w:rPr>
          <w:rFonts w:cs="Guttman Vilna"/>
          <w:b/>
          <w:bCs/>
          <w:spacing w:val="-2"/>
          <w:rtl/>
        </w:rPr>
      </w:pPr>
      <w:del w:id="96919" w:author="מנוע מכני" w:date="2026-10-11T12:04:39Z">
        <w:r w:rsidRPr="00B3644D">
          <w:rPr>
            <w:spacing w:val="-2"/>
            <w:rtl/>
          </w:rPr>
          <w:delText xml:space="preserve"> </w:delText>
        </w:r>
      </w:del>
      <w:r w:rsidRPr="00B3644D">
        <w:rPr>
          <w:spacing w:val="-2"/>
          <w:rtl/>
        </w:rPr>
        <w:t xml:space="preserve">דוקא משתי רוחות, אבל מרוח אחת </w:t>
      </w:r>
      <w:ins w:id="93053" w:author="קלוד" w:date="2026-10-11T13:11:34Z">
        <w:r>
          <w:rPr>
            <w:spacing w:val="-2"/>
            <w:rtl/>
          </w:rPr>
          <w:t xml:space="preserve">א"צ.</w:t>
        </w:r>
      </w:ins>
      <w:del w:id="93054" w:author="קלוד" w:date="2026-10-11T13:11:34Z">
        <w:r w:rsidRPr="00B3644D">
          <w:rPr>
            <w:spacing w:val="-2"/>
            <w:rtl/>
          </w:rPr>
          <w:delText xml:space="preserve">א"צ</w:delText>
        </w:r>
      </w:del>
      <w:r w:rsidRPr="00B3644D">
        <w:rPr>
          <w:spacing w:val="-2"/>
          <w:rtl/>
        </w:rPr>
        <w:t xml:space="preserve"> והיינו </w:t>
      </w:r>
      <w:ins w:id="93051" w:author="קלוד" w:date="2026-10-11T13:11:34Z">
        <w:r>
          <w:rPr>
            <w:spacing w:val="-2"/>
            <w:rtl/>
          </w:rPr>
          <w:t xml:space="preserve">משום</w:t>
        </w:r>
      </w:ins>
      <w:del w:id="93052" w:author="קלוד" w:date="2026-10-11T13:11:34Z">
        <w:r w:rsidRPr="00B3644D">
          <w:rPr>
            <w:spacing w:val="-2"/>
            <w:rtl/>
          </w:rPr>
          <w:delText xml:space="preserve">מחשדא</w:delText>
        </w:r>
      </w:del>
      <w:r w:rsidRPr="00B3644D">
        <w:rPr>
          <w:spacing w:val="-2"/>
          <w:rtl/>
        </w:rPr>
        <w:t xml:space="preserve"> </w:t>
      </w:r>
      <w:ins w:id="93049" w:author="קלוד" w:date="2026-10-11T13:11:34Z">
        <w:r>
          <w:rPr>
            <w:spacing w:val="-2"/>
            <w:rtl/>
          </w:rPr>
          <w:t xml:space="preserve">חשד</w:t>
        </w:r>
      </w:ins>
      <w:del w:id="93050" w:author="קלוד" w:date="2026-10-11T13:11:34Z">
        <w:r w:rsidRPr="00B3644D">
          <w:rPr>
            <w:spacing w:val="-2"/>
            <w:rtl/>
          </w:rPr>
          <w:delText xml:space="preserve">דבני</w:delText>
        </w:r>
      </w:del>
      <w:r w:rsidRPr="00B3644D">
        <w:rPr>
          <w:spacing w:val="-2"/>
          <w:rtl/>
        </w:rPr>
        <w:t xml:space="preserve"> </w:t>
      </w:r>
      <w:ins w:id="90075" w:author="Claude - סמנטי" w:date="2026-10-11T12:28:21Z">
        <w:ins w:id="93047" w:author="קלוד" w:date="2026-10-11T13:11:34Z">
          <w:r>
            <w:rPr>
              <w:spacing w:val="-2"/>
              <w:rtl/>
            </w:rPr>
            <w:t xml:space="preserve">בני</w:t>
          </w:r>
        </w:ins>
        <w:del w:id="93048" w:author="קלוד" w:date="2026-10-11T13:11:34Z">
          <w:r>
            <w:rPr>
              <w:spacing w:val="-2"/>
              <w:rtl/>
            </w:rPr>
            <w:delText xml:space="preserve">העיר</w:delText>
          </w:r>
        </w:del>
      </w:ins>
      <w:del w:id="90076" w:author="Claude - סמנטי" w:date="2026-10-11T12:28:21Z">
        <w:r w:rsidRPr="00B3644D">
          <w:rPr>
            <w:spacing w:val="-2"/>
            <w:rtl/>
          </w:rPr>
          <w:delText xml:space="preserve">מתא</w:delText>
        </w:r>
      </w:del>
      <w:r w:rsidRPr="00B3644D">
        <w:rPr>
          <w:spacing w:val="-2"/>
          <w:rtl/>
        </w:rPr>
        <w:t xml:space="preserve"> </w:t>
      </w:r>
      <w:ins w:id="93045" w:author="קלוד" w:date="2026-10-11T13:11:34Z">
        <w:r>
          <w:rPr>
            <w:spacing w:val="-2"/>
            <w:rtl/>
          </w:rPr>
          <w:t xml:space="preserve">העיר,</w:t>
        </w:r>
      </w:ins>
      <w:del w:id="93046" w:author="קלוד" w:date="2026-10-11T13:11:34Z">
        <w:r w:rsidRPr="00B3644D">
          <w:rPr>
            <w:spacing w:val="-2"/>
            <w:rtl/>
          </w:rPr>
          <w:delText xml:space="preserve">דחלפי</w:delText>
        </w:r>
      </w:del>
      <w:r w:rsidRPr="00B3644D">
        <w:rPr>
          <w:spacing w:val="-2"/>
          <w:rtl/>
        </w:rPr>
        <w:t xml:space="preserve"> </w:t>
      </w:r>
      <w:ins w:id="93043" w:author="קלוד" w:date="2026-10-11T13:11:34Z">
        <w:r>
          <w:rPr>
            <w:spacing w:val="-2"/>
            <w:rtl/>
          </w:rPr>
          <w:t xml:space="preserve">שעוברים בזה</w:t>
        </w:r>
      </w:ins>
      <w:del w:id="93044" w:author="קלוד" w:date="2026-10-11T13:11:34Z">
        <w:r w:rsidRPr="00B3644D">
          <w:rPr>
            <w:spacing w:val="-2"/>
            <w:rtl/>
          </w:rPr>
          <w:delText xml:space="preserve">בהאי</w:delText>
        </w:r>
      </w:del>
      <w:r w:rsidRPr="00B3644D">
        <w:rPr>
          <w:spacing w:val="-2"/>
          <w:rtl/>
        </w:rPr>
        <w:t xml:space="preserve"> ולא </w:t>
      </w:r>
      <w:ins w:id="93041" w:author="קלוד" w:date="2026-10-11T13:11:34Z">
        <w:r>
          <w:rPr>
            <w:spacing w:val="-2"/>
            <w:rtl/>
          </w:rPr>
          <w:t xml:space="preserve">בזה </w:t>
        </w:r>
        <w:r>
          <w:rPr>
            <w:rStyle w:val="afffffe"/>
            <w:spacing w:val="-2"/>
            <w:rtl/>
          </w:rPr>
          <w:t xml:space="preserve">ואומרים: לא הדליק</w:t>
        </w:r>
        <w:r>
          <w:rPr>
            <w:spacing w:val="-2"/>
            <w:rtl/>
          </w:rPr>
          <w:t xml:space="preserve">.</w:t>
        </w:r>
      </w:ins>
      <w:del w:id="93042" w:author="קלוד" w:date="2026-10-11T13:11:34Z">
        <w:r w:rsidRPr="00B3644D">
          <w:rPr>
            <w:spacing w:val="-2"/>
            <w:rtl/>
          </w:rPr>
          <w:delText xml:space="preserve">בהאי.</w:delText>
        </w:r>
      </w:del>
    </w:p>
    <w:p>
      <w:pPr>
        <w:pStyle w:val="38"/>
        <w:rPr>
          <w:ins w:id="96920" w:author="מנוע מכני" w:date="2026-10-11T12:04:39Z"/>
        </w:rPr>
      </w:pPr>
      <w:ins w:id="92375" w:author="מנוע מכני" w:date="2026-10-11T12:04:39Z">
        <w:r>
          <w:t xml:space="preserve">וחוששים</w:t>
        </w:r>
      </w:ins>
      <w:del w:id="92376" w:author="מנוע מכני" w:date="2026-10-11T12:04:39Z">
        <w:r w:rsidRPr="006F178A">
          <w:delText xml:space="preserve">וחיישינן</w:delText>
        </w:r>
      </w:del>
      <w:r w:rsidRPr="006F178A">
        <w:t xml:space="preserve"> לחשד כדתניא, אר"ש:</w:t>
      </w:r>
    </w:p>
    <w:p w:rsidR="00E9703F" w:rsidRPr="009757B9" w:rsidRDefault="00E9703F" w:rsidP="00E9703F">
      <w:pPr>
        <w:rPr>
          <w:rFonts w:cs="Guttman Vilna"/>
          <w:b/>
          <w:bCs/>
          <w:rtl/>
        </w:rPr>
      </w:pPr>
      <w:del w:id="96921" w:author="מנוע מכני" w:date="2026-10-11T12:04:39Z">
        <w:r w:rsidRPr="006F178A">
          <w:rPr>
            <w:rtl/>
          </w:rPr>
          <w:delText xml:space="preserve"> </w:delText>
        </w:r>
      </w:del>
      <w:r w:rsidRPr="006F178A">
        <w:rPr>
          <w:rtl/>
        </w:rPr>
        <w:t xml:space="preserve">בשביל ארבעה דברים אמרה תורה להניח פיאה בסוף שדהו.</w:t>
      </w:r>
    </w:p>
    <w:p w:rsidR="00E9703F" w:rsidRPr="009757B9" w:rsidRDefault="00E9703F" w:rsidP="00E9703F">
      <w:pPr>
        <w:rPr>
          <w:rFonts w:cs="Guttman Vilna"/>
          <w:b/>
          <w:bCs/>
          <w:rtl/>
        </w:rPr>
      </w:pPr>
      <w:r w:rsidRPr="006F178A">
        <w:rPr>
          <w:rtl/>
        </w:rPr>
        <w:tab/>
        <w:t xml:space="preserve">מפני גזל עניים - שלא יראה </w:t>
      </w:r>
      <w:ins w:id="90253" w:author="מנוע מכני" w:date="2026-10-11T12:04:39Z">
        <w:r>
          <w:rPr>
            <w:rtl/>
          </w:rPr>
          <w:t xml:space="preserve">בעה"ב</w:t>
        </w:r>
      </w:ins>
      <w:del w:id="90254" w:author="מנוע מכני" w:date="2026-10-11T12:04:39Z">
        <w:r w:rsidRPr="006F178A">
          <w:rPr>
            <w:rtl/>
          </w:rPr>
          <w:tab/>
          <w:delText xml:space="preserve">בעל הבית</w:delText>
        </w:r>
      </w:del>
      <w:r w:rsidRPr="006F178A">
        <w:rPr>
          <w:rtl/>
        </w:rPr>
        <w:tab/>
        <w:t xml:space="preserve"> שעה פנוייה, ויאמר לקרובו עני: הרי זו פאה.</w:t>
      </w:r>
    </w:p>
    <w:p w:rsidR="00E9703F" w:rsidRPr="009757B9" w:rsidRDefault="00E9703F" w:rsidP="00E9703F">
      <w:pPr>
        <w:rPr>
          <w:rFonts w:cs="Guttman Vilna"/>
          <w:b/>
          <w:bCs/>
          <w:rtl/>
        </w:rPr>
      </w:pPr>
      <w:r w:rsidRPr="006F178A">
        <w:rPr>
          <w:rtl/>
        </w:rPr>
        <w:tab/>
        <w:t xml:space="preserve">ומפני ביטול עניים - שלא יהו עניים יושבין ומשמרין: עכשיו מניח </w:t>
      </w:r>
      <w:ins w:id="90255" w:author="מנוע מכני" w:date="2026-10-11T12:04:39Z">
        <w:r>
          <w:rPr>
            <w:rtl/>
          </w:rPr>
          <w:t xml:space="preserve">בעה"ב</w:t>
        </w:r>
      </w:ins>
      <w:del w:id="90256" w:author="מנוע מכני" w:date="2026-10-11T12:04:39Z">
        <w:r w:rsidRPr="006F178A">
          <w:rPr>
            <w:rtl/>
          </w:rPr>
          <w:tab/>
          <w:delText xml:space="preserve">בעל הבית</w:delText>
        </w:r>
      </w:del>
      <w:r w:rsidRPr="006F178A">
        <w:rPr>
          <w:rtl/>
        </w:rPr>
        <w:tab/>
        <w:t xml:space="preserve"> פאה.</w:t>
      </w:r>
    </w:p>
    <w:p w:rsidR="00E9703F" w:rsidRPr="00097464" w:rsidRDefault="00E9703F" w:rsidP="00E9703F">
      <w:pPr>
        <w:rPr>
          <w:rFonts w:cs="Guttman Vilna"/>
          <w:b/>
          <w:bCs/>
          <w:spacing w:val="-2"/>
          <w:rtl/>
        </w:rPr>
      </w:pPr>
      <w:r w:rsidRPr="00097464">
        <w:rPr>
          <w:spacing w:val="-2"/>
          <w:rtl/>
        </w:rPr>
        <w:tab/>
        <w:t>ומפני חשד - שלא יהיו עוברין ושבין אומרים: תבא מארה לאדם שלא הניח פאה בשדהו.</w:t>
      </w:r>
    </w:p>
    <w:p w:rsidR="00E9703F" w:rsidRPr="009757B9" w:rsidRDefault="00E9703F" w:rsidP="00E9703F">
      <w:pPr>
        <w:rPr>
          <w:rFonts w:cs="Guttman Vilna"/>
          <w:b/>
          <w:bCs/>
          <w:rtl/>
        </w:rPr>
      </w:pPr>
      <w:r w:rsidRPr="006F178A">
        <w:rPr>
          <w:rtl/>
        </w:rPr>
        <w:tab/>
        <w:t>ומשום בל תכלה. היינו מפני הרמאין.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922" w:author="מנוע מכני" w:date="2026-10-11T12:04:39Z"/>
        </w:rPr>
      </w:pPr>
      <w:r w:rsidRPr="006F178A">
        <w:t xml:space="preserve">ריב"ר מר"ה:</w:t>
      </w:r>
    </w:p>
    <w:p w:rsidR="00E9703F" w:rsidRPr="00EC3AF0" w:rsidRDefault="00E9703F" w:rsidP="00E9703F">
      <w:pPr>
        <w:rPr>
          <w:b/>
          <w:bCs/>
          <w:rtl/>
        </w:rPr>
      </w:pPr>
      <w:del w:id="96923" w:author="מנוע מכני" w:date="2026-10-11T12:04:39Z">
        <w:r w:rsidRPr="006F178A">
          <w:rPr>
            <w:rFonts w:ascii="Fb Fontext" w:hAnsi="Fb Fontext"/>
            <w:rtl/>
          </w:rPr>
          <w:delText xml:space="preserve"> </w:delText>
        </w:r>
      </w:del>
      <w:r w:rsidRPr="006F178A">
        <w:rPr>
          <w:rFonts w:ascii="Fb Fontext" w:hAnsi="Fb Fontext"/>
          <w:rtl/>
        </w:rPr>
        <w:t xml:space="preserve">נר שיש לה שני פיות - עולה לשני בני אדם.</w:t>
      </w:r>
    </w:p>
    <w:p>
      <w:pPr>
        <w:pStyle w:val="38"/>
        <w:rPr>
          <w:ins w:id="96924" w:author="מנוע מכני" w:date="2026-10-11T12:04:39Z"/>
        </w:rPr>
      </w:pPr>
      <w:r w:rsidRPr="00EC3AF0">
        <w:t>רבא:</w:t>
      </w:r>
    </w:p>
    <w:p w:rsidR="00E9703F" w:rsidRPr="006F178A" w:rsidRDefault="00E9703F" w:rsidP="00E9703F">
      <w:pPr>
        <w:rPr>
          <w:rtl/>
        </w:rPr>
      </w:pPr>
      <w:del w:id="96925" w:author="מנוע מכני" w:date="2026-10-11T12:04:39Z">
        <w:r w:rsidRPr="006F178A">
          <w:rPr>
            <w:rtl/>
          </w:rPr>
          <w:delText xml:space="preserve"> </w:delText>
        </w:r>
      </w:del>
      <w:r w:rsidRPr="006F178A">
        <w:rPr>
          <w:rtl/>
        </w:rPr>
        <w:t xml:space="preserve">מילא קערה שמן והקיפה פתילות, כפה </w:t>
      </w:r>
      <w:ins w:id="92377" w:author="מנוע מכני" w:date="2026-10-11T12:04:39Z">
        <w:r>
          <w:rPr>
            <w:rtl/>
          </w:rPr>
          <w:t xml:space="preserve">עליו</w:t>
        </w:r>
      </w:ins>
      <w:del w:id="92378" w:author="מנוע מכני" w:date="2026-10-11T12:04:39Z">
        <w:r w:rsidRPr="006F178A">
          <w:rPr>
            <w:rtl/>
          </w:rPr>
          <w:delText xml:space="preserve">עליה</w:delText>
        </w:r>
      </w:del>
      <w:r w:rsidRPr="006F178A">
        <w:rPr>
          <w:rtl/>
        </w:rPr>
        <w:t xml:space="preserve"> כלי - עולה לכמה בני אדם.</w:t>
      </w:r>
    </w:p>
    <w:p w:rsidR="00E9703F" w:rsidRPr="006F178A" w:rsidRDefault="00E9703F" w:rsidP="00E9703F">
      <w:pPr>
        <w:rPr>
          <w:rtl/>
        </w:rPr>
      </w:pPr>
      <w:r w:rsidRPr="006F178A">
        <w:rPr>
          <w:rtl/>
        </w:rPr>
        <w:t xml:space="preserve">לא</w:t>
      </w:r>
      <w:r w:rsidRPr="006F178A">
        <w:rPr>
          <w:rtl/>
        </w:rPr>
        <w:t xml:space="preserve"> כפה </w:t>
      </w:r>
      <w:ins w:id="92379" w:author="מנוע מכני" w:date="2026-10-11T12:04:39Z">
        <w:r>
          <w:rPr>
            <w:rtl/>
          </w:rPr>
          <w:t xml:space="preserve">עליו</w:t>
        </w:r>
      </w:ins>
      <w:del w:id="92380" w:author="מנוע מכני" w:date="2026-10-11T12:04:39Z">
        <w:r w:rsidRPr="006F178A">
          <w:rPr>
            <w:rtl/>
          </w:rPr>
          <w:delText xml:space="preserve">עליה</w:delText>
        </w:r>
      </w:del>
      <w:r w:rsidRPr="006F178A">
        <w:rPr>
          <w:rtl/>
        </w:rPr>
        <w:t xml:space="preserve"> כלי - עשאה כמין מדורה, </w:t>
      </w:r>
      <w:ins w:id="90257" w:author="מנוע מכני" w:date="2026-10-11T12:04:39Z">
        <w:r>
          <w:rPr>
            <w:rtl/>
          </w:rPr>
          <w:t xml:space="preserve">ואפי'</w:t>
        </w:r>
      </w:ins>
      <w:del w:id="90258" w:author="מנוע מכני" w:date="2026-10-11T12:04:39Z">
        <w:r w:rsidRPr="006F178A">
          <w:rPr>
            <w:rtl/>
          </w:rPr>
          <w:delText xml:space="preserve">ואפילו</w:delText>
        </w:r>
      </w:del>
      <w:r w:rsidRPr="006F178A">
        <w:rPr>
          <w:rtl/>
        </w:rPr>
        <w:t xml:space="preserve"> לאחד</w:t>
      </w:r>
      <w:ins w:id="93055" w:author="קלוד" w:date="2026-10-11T13:11:34Z">
        <w:r>
          <w:rPr>
            <w:rtl/>
          </w:rPr>
          <w:t xml:space="preserve"> </w:t>
        </w:r>
      </w:ins>
      <w:del w:id="93056" w:author="קלוד" w:date="2026-10-11T13:11:34Z">
        <w:r w:rsidRPr="006F178A">
          <w:rPr>
            <w:rtl/>
          </w:rPr>
          <w:delText xml:space="preserve"> </w:delText>
        </w:r>
        <w:r>
          <w:rPr>
            <w:rtl/>
          </w:rPr>
          <w:delText xml:space="preserve">גם</w:delText>
        </w:r>
        <w:r w:rsidRPr="006F178A">
          <w:rPr>
            <w:rtl/>
          </w:rPr>
          <w:delText xml:space="preserve"> </w:delText>
        </w:r>
      </w:del>
      <w:ins w:id="90925" w:author="מנוע מכני" w:date="2026-10-11T12:04:39Z"/>
      <w:del w:id="90926" w:author="מנוע מכני" w:date="2026-10-11T12:04:39Z">
        <w:r w:rsidRPr="006F178A">
          <w:rPr>
            <w:rtl/>
          </w:rPr>
          <w:delText xml:space="preserve">נמי</w:delText>
        </w:r>
      </w:del>
      <w:r w:rsidRPr="006F178A">
        <w:rPr>
          <w:rtl/>
        </w:rPr>
        <w:t xml:space="preserve">אינה עולה.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35" w:author="קלוד" w:date="2026-10-11T12:33:55Z"/>
        </w:rPr>
      </w:pPr>
      <w:ins w:id="91136" w:author="קלוד" w:date="2026-10-11T12:33:55Z">
        <w:r>
          <w:rPr>
            <w:color w:val="7B3F00"/>
          </w:rPr>
          <w:t xml:space="preserve">נר ביתו מול נר חנוכה וקידוש היום - מי עדיף</w:t>
        </w:r>
      </w:ins>
    </w:p>
    <w:p>
      <w:pPr>
        <w:pStyle w:val="38"/>
        <w:rPr>
          <w:ins w:id="96926" w:author="מנוע מכני" w:date="2026-10-11T12:04:39Z"/>
        </w:rPr>
      </w:pPr>
      <w:r w:rsidRPr="006F178A">
        <w:t xml:space="preserve">רבא, פשיטא לי:</w:t>
      </w:r>
    </w:p>
    <w:p w:rsidR="00E9703F" w:rsidRPr="006F178A" w:rsidRDefault="00E9703F" w:rsidP="00E9703F">
      <w:pPr>
        <w:rPr>
          <w:rtl/>
        </w:rPr>
      </w:pPr>
      <w:del w:id="96927" w:author="מנוע מכני" w:date="2026-10-11T12:04:39Z">
        <w:r w:rsidRPr="006F178A">
          <w:rPr>
            <w:rFonts w:ascii="Fb Fontext" w:hAnsi="Fb Fontext"/>
            <w:rtl/>
          </w:rPr>
          <w:delText xml:space="preserve"> </w:delText>
        </w:r>
      </w:del>
      <w:r w:rsidRPr="006F178A">
        <w:rPr>
          <w:rFonts w:ascii="Fb Fontext" w:hAnsi="Fb Fontext"/>
          <w:rtl/>
        </w:rPr>
        <w:t xml:space="preserve">נר ביתו ונר </w:t>
      </w:r>
      <w:ins w:id="93057" w:author="קלוד" w:date="2026-10-11T13:11:34Z">
        <w:r>
          <w:rPr>
            <w:rFonts w:ascii="Fb Fontext" w:hAnsi="Fb Fontext"/>
            <w:rtl/>
          </w:rPr>
          <w:t xml:space="preserve">חנוכה -</w:t>
        </w:r>
      </w:ins>
      <w:del w:id="93058" w:author="קלוד" w:date="2026-10-11T13:11:34Z">
        <w:r w:rsidRPr="006F178A">
          <w:rPr>
            <w:rFonts w:ascii="Fb Fontext" w:hAnsi="Fb Fontext"/>
            <w:rtl/>
          </w:rPr>
          <w:delText xml:space="preserve">חנוכה</w:delText>
        </w:r>
      </w:del>
      <w:r w:rsidRPr="006F178A">
        <w:rPr>
          <w:rFonts w:ascii="Fb Fontext" w:hAnsi="Fb Fontext"/>
          <w:rtl/>
        </w:rPr>
        <w:t xml:space="preserve"> נר ביתו עדיף, משום שלום ביתו.</w:t>
      </w:r>
    </w:p>
    <w:p w:rsidR="00E9703F" w:rsidRPr="006F178A" w:rsidRDefault="00E9703F" w:rsidP="00E9703F">
      <w:pPr>
        <w:rPr>
          <w:rtl/>
        </w:rPr>
      </w:pPr>
      <w:r w:rsidRPr="006F178A">
        <w:rPr>
          <w:rtl/>
        </w:rPr>
        <w:t>נר ביתו וקידוש היום - נר ביתו עדיף, משום שלום ביתו.</w:t>
      </w:r>
    </w:p>
    <w:p w:rsidR="00E9703F" w:rsidRPr="006061D7" w:rsidRDefault="00E9703F" w:rsidP="00E9703F">
      <w:pPr>
        <w:rPr>
          <w:rtl/>
        </w:rPr>
      </w:pPr>
      <w:ins w:id="95655" w:author="מנוע מכני" w:date="2026-10-11T12:04:39Z">
        <w:r>
          <w:rPr>
            <w:rtl/>
          </w:rPr>
          <w:t xml:space="preserve">ואחר</w:t>
        </w:r>
      </w:ins>
      <w:del w:id="95656" w:author="מנוע מכני" w:date="2026-10-11T12:04:39Z">
        <w:r w:rsidRPr="006061D7">
          <w:rPr>
            <w:rtl/>
          </w:rPr>
          <w:lastRenderedPageBreak/>
          <w:delText xml:space="preserve">ובתר</w:delText>
        </w:r>
      </w:del>
      <w:r w:rsidRPr="006061D7">
        <w:rPr>
          <w:rtl/>
        </w:rPr>
        <w:lastRenderedPageBreak/>
        <w:t xml:space="preserve"> </w:t>
      </w:r>
      <w:ins w:id="93067" w:author="קלוד" w:date="2026-10-11T13:11:34Z">
        <w:r>
          <w:rPr>
            <w:rtl/>
          </w:rPr>
          <w:t xml:space="preserve">שהסתפק</w:t>
        </w:r>
      </w:ins>
      <w:del w:id="93068" w:author="קלוד" w:date="2026-10-11T13:11:34Z">
        <w:r w:rsidRPr="006061D7">
          <w:rPr>
            <w:rtl/>
          </w:rPr>
          <w:lastRenderedPageBreak/>
          <w:delText xml:space="preserve">דאבעיא</w:delText>
        </w:r>
      </w:del>
      <w:r w:rsidRPr="006061D7">
        <w:rPr>
          <w:rtl/>
        </w:rPr>
        <w:lastRenderedPageBreak/>
        <w:t xml:space="preserve"> </w:t>
      </w:r>
      <w:ins w:id="93065" w:author="קלוד" w:date="2026-10-11T13:11:34Z">
        <w:r>
          <w:rPr>
            <w:rtl/>
          </w:rPr>
          <w:t xml:space="preserve">חזר</w:t>
        </w:r>
      </w:ins>
      <w:del w:id="93066" w:author="קלוד" w:date="2026-10-11T13:11:34Z">
        <w:r w:rsidRPr="006061D7">
          <w:rPr>
            <w:rtl/>
          </w:rPr>
          <w:lastRenderedPageBreak/>
          <w:delText xml:space="preserve">הדר</w:delText>
        </w:r>
      </w:del>
      <w:r w:rsidRPr="006061D7">
        <w:rPr>
          <w:rtl/>
        </w:rPr>
        <w:lastRenderedPageBreak/>
        <w:t xml:space="preserve"> </w:t>
      </w:r>
      <w:ins w:id="93063" w:author="קלוד" w:date="2026-10-11T13:11:34Z">
        <w:r>
          <w:rPr>
            <w:rtl/>
          </w:rPr>
          <w:t xml:space="preserve">ופשטה:</w:t>
        </w:r>
      </w:ins>
      <w:del w:id="93064" w:author="קלוד" w:date="2026-10-11T13:11:34Z">
        <w:r w:rsidRPr="006061D7">
          <w:rPr>
            <w:rtl/>
          </w:rPr>
          <w:lastRenderedPageBreak/>
          <w:delText xml:space="preserve">פשטה:</w:delText>
        </w:r>
      </w:del>
      <w:r w:rsidRPr="006061D7">
        <w:rPr>
          <w:rtl/>
        </w:rPr>
        <w:lastRenderedPageBreak/>
        <w:t xml:space="preserve"> </w:t>
      </w:r>
      <w:r w:rsidRPr="006061D7">
        <w:rPr>
          <w:rFonts w:hint="cs"/>
          <w:rtl/>
        </w:rPr>
        <w:t xml:space="preserve">נר חנוכה וקידוש היום</w:t>
      </w:r>
      <w:ins w:id="93061" w:author="קלוד" w:date="2026-10-11T13:11:34Z">
        <w:r>
          <w:rPr>
            <w:rFonts w:hint="cs"/>
            <w:rtl/>
          </w:rPr>
          <w:t xml:space="preserve"> - </w:t>
        </w:r>
      </w:ins>
      <w:del w:id="93062" w:author="קלוד" w:date="2026-10-11T13:11:34Z">
        <w:r w:rsidRPr="006061D7">
          <w:rPr>
            <w:rFonts w:hint="cs"/>
            <w:rtl/>
          </w:rPr>
          <w:delText xml:space="preserve"> </w:delText>
        </w:r>
      </w:del>
      <w:r w:rsidRPr="006061D7">
        <w:rPr>
          <w:rtl/>
        </w:rPr>
        <w:t>נר חנוכה עדיף</w:t>
      </w:r>
      <w:r w:rsidRPr="006061D7">
        <w:rPr>
          <w:rFonts w:hint="cs"/>
          <w:rtl/>
        </w:rPr>
        <w:t xml:space="preserve"> [אף </w:t>
      </w:r>
      <w:ins w:id="93059" w:author="קלוד" w:date="2026-10-11T13:11:34Z">
        <w:r>
          <w:rPr>
            <w:rFonts w:hint="cs"/>
            <w:rtl/>
          </w:rPr>
          <w:t xml:space="preserve">שקידוש</w:t>
        </w:r>
      </w:ins>
      <w:del w:id="93060" w:author="קלוד" w:date="2026-10-11T13:11:34Z">
        <w:r w:rsidRPr="006061D7">
          <w:rPr>
            <w:rFonts w:hint="cs"/>
            <w:rtl/>
          </w:rPr>
          <w:delText xml:space="preserve">דקידוש</w:delText>
        </w:r>
      </w:del>
      <w:r w:rsidRPr="006061D7">
        <w:rPr>
          <w:rFonts w:hint="cs"/>
          <w:rtl/>
        </w:rPr>
        <w:t xml:space="preserve"> תדיר]</w:t>
      </w:r>
      <w:r w:rsidRPr="006061D7">
        <w:rPr>
          <w:rtl/>
        </w:rPr>
        <w:t>, משום פרסומי ניסא.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929" w:author="מנוע מכני" w:date="2026-10-11T12:04:39Z"/>
        </w:rPr>
      </w:pPr>
      <w:del w:id="96928" w:author="מנוע מכני" w:date="2026-10-11T12:04:39Z">
        <w:r>
          <w:delText xml:space="preserve">•</w:delText>
        </w:r>
      </w:del>
      <w:r>
        <w:t xml:space="preserve"> ר</w:t>
      </w:r>
      <w:r w:rsidR="00E9703F" w:rsidRPr="006F178A">
        <w:t xml:space="preserve">"ה:</w:t>
      </w:r>
    </w:p>
    <w:p w:rsidR="00E9703F" w:rsidRPr="006F178A" w:rsidRDefault="00524703" w:rsidP="00E9703F">
      <w:pPr>
        <w:rPr>
          <w:rtl/>
        </w:rPr>
      </w:pPr>
      <w:del w:id="96930"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הרגיל בנר </w:t>
      </w:r>
      <w:ins w:id="93069" w:author="קלוד" w:date="2026-10-11T13:11:34Z">
        <w:r>
          <w:rPr>
            <w:rFonts w:ascii="Fb Fontext" w:hAnsi="Fb Fontext"/>
            <w:rtl/>
          </w:rPr>
          <w:t xml:space="preserve">- יהיו</w:t>
        </w:r>
      </w:ins>
      <w:del w:id="93070" w:author="קלוד" w:date="2026-10-11T13:11:34Z">
        <w:r w:rsidR="00E9703F" w:rsidRPr="006F178A">
          <w:rPr>
            <w:rFonts w:ascii="Fb Fontext" w:hAnsi="Fb Fontext"/>
            <w:rtl/>
          </w:rPr>
          <w:delText xml:space="preserve">הויין</w:delText>
        </w:r>
      </w:del>
      <w:r w:rsidR="00E9703F" w:rsidRPr="006F178A">
        <w:rPr>
          <w:rFonts w:ascii="Fb Fontext" w:hAnsi="Fb Fontext"/>
          <w:rtl/>
        </w:rPr>
        <w:t xml:space="preserve"> </w:t>
      </w:r>
      <w:ins w:id="92381" w:author="מנוע מכני" w:date="2026-10-11T12:04:39Z">
        <w:r>
          <w:rPr>
            <w:rFonts w:ascii="Fb Fontext" w:hAnsi="Fb Fontext"/>
            <w:rtl/>
          </w:rPr>
          <w:t xml:space="preserve">לו</w:t>
        </w:r>
      </w:ins>
      <w:del w:id="92382" w:author="מנוע מכני" w:date="2026-10-11T12:04:39Z">
        <w:r w:rsidR="00E9703F" w:rsidRPr="006F178A">
          <w:rPr>
            <w:rFonts w:ascii="Fb Fontext" w:hAnsi="Fb Fontext"/>
            <w:rtl/>
          </w:rPr>
          <w:delText xml:space="preserve">ליה</w:delText>
        </w:r>
      </w:del>
      <w:r w:rsidR="00E9703F" w:rsidRPr="006F178A">
        <w:rPr>
          <w:rFonts w:ascii="Fb Fontext" w:hAnsi="Fb Fontext"/>
          <w:rtl/>
        </w:rPr>
        <w:t xml:space="preserve"> בנים </w:t>
      </w:r>
      <w:r w:rsidR="00E9703F" w:rsidRPr="006F178A">
        <w:rPr>
          <w:rFonts w:ascii="Fb Fontext" w:hAnsi="Fb Fontext"/>
          <w:rtl/>
        </w:rPr>
        <w:t xml:space="preserve">ת"ח</w:t>
      </w:r>
      <w:r w:rsidR="00E9703F" w:rsidRPr="006F178A">
        <w:rPr>
          <w:rFonts w:ascii="Fb Fontext" w:hAnsi="Fb Fontext"/>
          <w:rtl/>
        </w:rPr>
        <w:t xml:space="preserve">.</w:t>
      </w:r>
    </w:p>
    <w:p w:rsidR="00E9703F" w:rsidRPr="006F178A" w:rsidRDefault="00E9703F" w:rsidP="00E9703F">
      <w:pPr>
        <w:rPr>
          <w:rtl/>
        </w:rPr>
      </w:pPr>
      <w:r w:rsidRPr="006F178A">
        <w:rPr>
          <w:rtl/>
        </w:rPr>
        <w:t>הזהיר במזוזה - זוכה לדירה נאה.</w:t>
      </w:r>
    </w:p>
    <w:p w:rsidR="00E9703F" w:rsidRPr="006F178A" w:rsidRDefault="00E9703F" w:rsidP="00E9703F">
      <w:pPr>
        <w:rPr>
          <w:rtl/>
        </w:rPr>
      </w:pPr>
      <w:r w:rsidRPr="006F178A">
        <w:rPr>
          <w:rtl/>
        </w:rPr>
        <w:t>הזהיר בציצית - זוכה לטלית נאה.</w:t>
      </w:r>
    </w:p>
    <w:p w:rsidR="00E9703F" w:rsidRPr="006F178A" w:rsidRDefault="00E9703F" w:rsidP="00E9703F">
      <w:pPr>
        <w:rPr>
          <w:rtl/>
        </w:rPr>
      </w:pPr>
      <w:r w:rsidRPr="006F178A">
        <w:rPr>
          <w:rtl/>
        </w:rPr>
        <w:t>הזהיר בקידוש היום - זוכה וממלא גרבי יין.</w:t>
      </w:r>
    </w:p>
    <w:p w:rsidR="00E9703F" w:rsidRPr="004640F6" w:rsidRDefault="00E9703F" w:rsidP="00E9703F">
      <w:pPr>
        <w:rPr>
          <w:spacing w:val="-4"/>
          <w:rtl/>
        </w:rPr>
      </w:pPr>
      <w:r w:rsidRPr="004640F6">
        <w:rPr>
          <w:rStyle w:val="2fb"/>
          <w:spacing w:val="-4"/>
          <w:rtl/>
        </w:rPr>
        <w:t xml:space="preserve">ר"ה</w:t>
      </w:r>
      <w:r w:rsidRPr="004640F6">
        <w:rPr>
          <w:spacing w:val="-4"/>
          <w:rtl/>
        </w:rPr>
        <w:t xml:space="preserve"> כשראה </w:t>
      </w:r>
      <w:r w:rsidRPr="004640F6">
        <w:rPr>
          <w:rStyle w:val="2fb"/>
          <w:spacing w:val="-4"/>
          <w:rtl/>
        </w:rPr>
        <w:t xml:space="preserve">שרבי</w:t>
      </w:r>
      <w:r w:rsidRPr="004640F6">
        <w:rPr>
          <w:spacing w:val="-4"/>
          <w:rtl/>
        </w:rPr>
        <w:t xml:space="preserve"> אבין רגיל בנרות </w:t>
      </w:r>
      <w:ins w:id="90929" w:author="מנוע מכני" w:date="2026-10-11T12:04:39Z">
        <w:r>
          <w:rPr>
            <w:spacing w:val="-4"/>
            <w:rtl/>
          </w:rPr>
          <w:t xml:space="preserve">הרבה</w:t>
        </w:r>
      </w:ins>
      <w:del w:id="90930" w:author="מנוע מכני" w:date="2026-10-11T12:04:39Z">
        <w:r w:rsidRPr="004640F6">
          <w:rPr>
            <w:spacing w:val="-4"/>
            <w:rtl/>
          </w:rPr>
          <w:delText xml:space="preserve">טובא</w:delText>
        </w:r>
      </w:del>
      <w:r w:rsidRPr="004640F6">
        <w:rPr>
          <w:spacing w:val="-4"/>
          <w:rtl/>
        </w:rPr>
        <w:t xml:space="preserve"> </w:t>
      </w:r>
      <w:r w:rsidRPr="004640F6">
        <w:rPr>
          <w:spacing w:val="-4"/>
          <w:rtl/>
        </w:rPr>
        <w:t xml:space="preserve">אמר</w:t>
      </w:r>
      <w:r w:rsidRPr="004640F6">
        <w:rPr>
          <w:spacing w:val="-4"/>
          <w:rtl/>
        </w:rPr>
        <w:t xml:space="preserve"> </w:t>
      </w:r>
      <w:ins w:id="92383" w:author="מנוע מכני" w:date="2026-10-11T12:04:39Z">
        <w:r>
          <w:rPr>
            <w:spacing w:val="-4"/>
            <w:rtl/>
          </w:rPr>
          <w:t xml:space="preserve">דשני</w:t>
        </w:r>
      </w:ins>
      <w:del w:id="92384" w:author="מנוע מכני" w:date="2026-10-11T12:04:39Z">
        <w:r w:rsidRPr="004640F6">
          <w:rPr>
            <w:spacing w:val="-4"/>
            <w:rtl/>
          </w:rPr>
          <w:delText xml:space="preserve">דתרי</w:delText>
        </w:r>
      </w:del>
      <w:r w:rsidRPr="004640F6">
        <w:rPr>
          <w:spacing w:val="-4"/>
          <w:rtl/>
        </w:rPr>
        <w:t xml:space="preserve"> </w:t>
      </w:r>
      <w:ins w:id="90927" w:author="מנוע מכני" w:date="2026-10-11T12:04:39Z">
        <w:r>
          <w:rPr>
            <w:spacing w:val="-4"/>
            <w:rtl/>
          </w:rPr>
          <w:t xml:space="preserve">אנשים</w:t>
        </w:r>
      </w:ins>
      <w:del w:id="90928" w:author="מנוע מכני" w:date="2026-10-11T12:04:39Z">
        <w:r w:rsidRPr="004640F6">
          <w:rPr>
            <w:spacing w:val="-4"/>
            <w:rtl/>
          </w:rPr>
          <w:delText xml:space="preserve">גברי</w:delText>
        </w:r>
      </w:del>
      <w:r w:rsidRPr="004640F6">
        <w:rPr>
          <w:spacing w:val="-4"/>
          <w:rtl/>
        </w:rPr>
        <w:t xml:space="preserve"> </w:t>
      </w:r>
      <w:r w:rsidRPr="004640F6">
        <w:rPr>
          <w:rFonts w:hint="cs"/>
          <w:spacing w:val="-4"/>
          <w:rtl/>
        </w:rPr>
        <w:t>יצאו מכאן</w:t>
      </w:r>
      <w:r w:rsidRPr="004640F6">
        <w:rPr>
          <w:spacing w:val="-4"/>
          <w:rtl/>
        </w:rPr>
        <w:t>. ו</w:t>
      </w:r>
      <w:r w:rsidRPr="004640F6">
        <w:rPr>
          <w:rFonts w:hint="cs"/>
          <w:spacing w:val="-4"/>
          <w:rtl/>
        </w:rPr>
        <w:t>יצא</w:t>
      </w:r>
      <w:r w:rsidRPr="004640F6">
        <w:rPr>
          <w:spacing w:val="-4"/>
          <w:rtl/>
        </w:rPr>
        <w:t xml:space="preserve"> ממנו </w:t>
      </w:r>
      <w:r w:rsidRPr="004640F6">
        <w:rPr>
          <w:rStyle w:val="2fb"/>
          <w:spacing w:val="-4"/>
          <w:rtl/>
        </w:rPr>
        <w:t xml:space="preserve">ראב"א</w:t>
      </w:r>
      <w:r w:rsidRPr="004640F6">
        <w:rPr>
          <w:spacing w:val="-4"/>
          <w:rtl/>
        </w:rPr>
        <w:t xml:space="preserve"> </w:t>
      </w:r>
      <w:r w:rsidRPr="004640F6">
        <w:rPr>
          <w:rStyle w:val="2fb"/>
          <w:spacing w:val="-4"/>
          <w:rtl/>
        </w:rPr>
        <w:t xml:space="preserve">ורחב"א</w:t>
      </w:r>
      <w:r w:rsidRPr="004640F6">
        <w:rPr>
          <w:spacing w:val="-4"/>
          <w:rtl/>
        </w:rPr>
        <w:t xml:space="preserve">.</w:t>
      </w:r>
    </w:p>
    <w:p w:rsidR="00E9703F" w:rsidRPr="006061D7" w:rsidRDefault="00E9703F" w:rsidP="00E9703F">
      <w:pPr>
        <w:rPr>
          <w:rtl/>
        </w:rPr>
      </w:pPr>
      <w:r w:rsidRPr="006061D7">
        <w:rPr>
          <w:rtl/>
        </w:rPr>
        <w:t xml:space="preserve">וכן </w:t>
      </w:r>
      <w:r w:rsidRPr="006061D7">
        <w:rPr>
          <w:rStyle w:val="2fb"/>
          <w:rtl/>
        </w:rPr>
        <w:t xml:space="preserve">ר"ח</w:t>
      </w:r>
      <w:r w:rsidRPr="006061D7">
        <w:rPr>
          <w:rtl/>
        </w:rPr>
        <w:t xml:space="preserve"> כשראה שאבי [חמיו] </w:t>
      </w:r>
      <w:r w:rsidRPr="006061D7">
        <w:rPr>
          <w:rStyle w:val="2fb"/>
          <w:rtl/>
        </w:rPr>
        <w:t xml:space="preserve">דרב</w:t>
      </w:r>
      <w:r w:rsidRPr="006061D7">
        <w:rPr>
          <w:rtl/>
        </w:rPr>
        <w:t xml:space="preserve"> שיזבי רגיל </w:t>
      </w:r>
      <w:ins w:id="93073" w:author="קלוד" w:date="2026-10-11T13:11:34Z">
        <w:r>
          <w:rPr>
            <w:rtl/>
          </w:rPr>
          <w:t xml:space="preserve">בנרות</w:t>
        </w:r>
      </w:ins>
      <w:del w:id="93074" w:author="קלוד" w:date="2026-10-11T13:11:34Z">
        <w:r w:rsidRPr="006061D7">
          <w:rPr>
            <w:rtl/>
          </w:rPr>
          <w:delText xml:space="preserve">בשרגי</w:delText>
        </w:r>
      </w:del>
      <w:r w:rsidRPr="006061D7">
        <w:rPr>
          <w:rtl/>
        </w:rPr>
        <w:t xml:space="preserve"> </w:t>
      </w:r>
      <w:ins w:id="90931" w:author="מנוע מכני" w:date="2026-10-11T12:04:39Z">
        <w:r>
          <w:rPr>
            <w:rtl/>
          </w:rPr>
          <w:t xml:space="preserve">הרבה</w:t>
        </w:r>
      </w:ins>
      <w:del w:id="90932" w:author="מנוע מכני" w:date="2026-10-11T12:04:39Z">
        <w:r w:rsidRPr="006061D7">
          <w:rPr>
            <w:rtl/>
          </w:rPr>
          <w:delText xml:space="preserve">טובא</w:delText>
        </w:r>
      </w:del>
      <w:r w:rsidRPr="006061D7">
        <w:rPr>
          <w:rtl/>
        </w:rPr>
        <w:t xml:space="preserve">, </w:t>
      </w:r>
      <w:r w:rsidRPr="006061D7">
        <w:rPr>
          <w:rtl/>
        </w:rPr>
        <w:t xml:space="preserve">אמר</w:t>
      </w:r>
      <w:r w:rsidRPr="006061D7">
        <w:rPr>
          <w:rtl/>
        </w:rPr>
        <w:t xml:space="preserve"> </w:t>
      </w:r>
      <w:ins w:id="95917" w:author="מנוע מכני" w:date="2026-10-11T12:04:39Z">
        <w:r>
          <w:rPr>
            <w:rtl/>
          </w:rPr>
          <w:t xml:space="preserve">שאדם</w:t>
        </w:r>
      </w:ins>
      <w:del w:id="95918" w:author="מנוע מכני" w:date="2026-10-11T12:04:39Z">
        <w:r w:rsidRPr="006061D7">
          <w:rPr>
            <w:rtl/>
          </w:rPr>
          <w:delText xml:space="preserve">שגברא</w:delText>
        </w:r>
      </w:del>
      <w:r w:rsidRPr="006061D7">
        <w:rPr>
          <w:rtl/>
        </w:rPr>
        <w:t xml:space="preserve"> </w:t>
      </w:r>
      <w:ins w:id="93071" w:author="קלוד" w:date="2026-10-11T13:11:34Z">
        <w:r>
          <w:rPr>
            <w:rStyle w:val="2fb"/>
            <w:rtl/>
          </w:rPr>
          <w:t xml:space="preserve">גדול</w:t>
        </w:r>
      </w:ins>
      <w:del w:id="93072" w:author="קלוד" w:date="2026-10-11T13:11:34Z">
        <w:r w:rsidRPr="006061D7">
          <w:rPr>
            <w:rStyle w:val="2fb"/>
            <w:rtl/>
          </w:rPr>
          <w:delText xml:space="preserve">רבא</w:delText>
        </w:r>
      </w:del>
      <w:r w:rsidRPr="006061D7">
        <w:rPr>
          <w:rtl/>
        </w:rPr>
        <w:t xml:space="preserve"> </w:t>
      </w:r>
      <w:ins w:id="95919" w:author="מנוע מכני" w:date="2026-10-11T12:04:39Z">
        <w:r>
          <w:rPr>
            <w:rtl/>
          </w:rPr>
          <w:t xml:space="preserve">יצא</w:t>
        </w:r>
      </w:ins>
      <w:del w:id="95920" w:author="מנוע מכני" w:date="2026-10-11T12:04:39Z">
        <w:r w:rsidRPr="006061D7">
          <w:rPr>
            <w:rtl/>
          </w:rPr>
          <w:delText xml:space="preserve">נפק</w:delText>
        </w:r>
      </w:del>
      <w:r w:rsidRPr="006061D7">
        <w:rPr>
          <w:rtl/>
        </w:rPr>
        <w:t xml:space="preserve"> </w:t>
      </w:r>
      <w:ins w:id="90933" w:author="מנוע מכני" w:date="2026-10-11T12:04:39Z">
        <w:r>
          <w:rPr>
            <w:rtl/>
          </w:rPr>
          <w:t xml:space="preserve">מכאן</w:t>
        </w:r>
      </w:ins>
      <w:del w:id="90934" w:author="מנוע מכני" w:date="2026-10-11T12:04:39Z">
        <w:r w:rsidRPr="006061D7">
          <w:rPr>
            <w:rtl/>
          </w:rPr>
          <w:delText xml:space="preserve">מהכא</w:delText>
        </w:r>
      </w:del>
      <w:r w:rsidRPr="006061D7">
        <w:rPr>
          <w:rtl/>
        </w:rPr>
        <w:t xml:space="preserve">. ו</w:t>
      </w:r>
      <w:r>
        <w:rPr>
          <w:rtl/>
        </w:rPr>
        <w:t>יצא</w:t>
      </w:r>
      <w:r w:rsidRPr="006061D7">
        <w:rPr>
          <w:rtl/>
        </w:rPr>
        <w:t xml:space="preserve"> </w:t>
      </w:r>
      <w:r w:rsidRPr="006061D7">
        <w:rPr>
          <w:rStyle w:val="2fb"/>
          <w:rtl/>
        </w:rPr>
        <w:t xml:space="preserve">רב</w:t>
      </w:r>
      <w:r w:rsidRPr="006061D7">
        <w:rPr>
          <w:rtl/>
        </w:rPr>
        <w:t xml:space="preserve"> שיזבי.</w:t>
      </w:r>
    </w:p>
    <w:p w:rsidR="00E9703F" w:rsidRPr="00EC3AF0" w:rsidRDefault="00E9703F" w:rsidP="00E9703F">
      <w:pPr>
        <w:rPr>
          <w:b/>
          <w:bCs/>
          <w:rtl/>
        </w:rPr>
      </w:pPr>
      <w:ins w:id="93101" w:author="קלוד" w:date="2026-10-11T13:11:34Z">
        <w:r>
          <w:rPr>
            <w:rtl/>
          </w:rPr>
          <w:t xml:space="preserve">אשתו</w:t>
        </w:r>
      </w:ins>
      <w:del w:id="93102" w:author="קלוד" w:date="2026-10-11T13:11:34Z">
        <w:r w:rsidRPr="006061D7">
          <w:rPr>
            <w:rtl/>
          </w:rPr>
          <w:delText xml:space="preserve">דביתהו</w:delText>
        </w:r>
      </w:del>
      <w:r w:rsidRPr="006061D7">
        <w:rPr>
          <w:rtl/>
        </w:rPr>
        <w:t xml:space="preserve"> </w:t>
      </w:r>
      <w:ins w:id="93099" w:author="קלוד" w:date="2026-10-11T13:11:34Z">
        <w:r>
          <w:rPr>
            <w:rStyle w:val="2fb"/>
            <w:rtl/>
          </w:rPr>
          <w:t xml:space="preserve">של רב</w:t>
        </w:r>
      </w:ins>
      <w:del w:id="93100" w:author="קלוד" w:date="2026-10-11T13:11:34Z">
        <w:r w:rsidRPr="006061D7">
          <w:rPr>
            <w:rStyle w:val="2fb"/>
            <w:rtl/>
          </w:rPr>
          <w:delText xml:space="preserve">דרב</w:delText>
        </w:r>
      </w:del>
      <w:r w:rsidRPr="006061D7">
        <w:rPr>
          <w:rStyle w:val="2fb"/>
          <w:rtl/>
        </w:rPr>
        <w:t xml:space="preserve"> יוסף</w:t>
      </w:r>
      <w:r w:rsidRPr="006061D7">
        <w:rPr>
          <w:rtl/>
        </w:rPr>
        <w:t xml:space="preserve"> </w:t>
      </w:r>
      <w:ins w:id="93097" w:author="קלוד" w:date="2026-10-11T13:11:34Z">
        <w:r>
          <w:rPr>
            <w:rtl/>
          </w:rPr>
          <w:t xml:space="preserve">היתה</w:t>
        </w:r>
      </w:ins>
      <w:del w:id="93098" w:author="קלוד" w:date="2026-10-11T13:11:34Z">
        <w:r w:rsidRPr="006061D7">
          <w:rPr>
            <w:rtl/>
          </w:rPr>
          <w:delText xml:space="preserve">הות</w:delText>
        </w:r>
      </w:del>
      <w:r w:rsidRPr="006061D7">
        <w:rPr>
          <w:rtl/>
        </w:rPr>
        <w:t xml:space="preserve"> </w:t>
      </w:r>
      <w:ins w:id="93095" w:author="קלוד" w:date="2026-10-11T13:11:34Z">
        <w:r>
          <w:rPr>
            <w:rtl/>
          </w:rPr>
          <w:t xml:space="preserve">מאחרת</w:t>
        </w:r>
      </w:ins>
      <w:del w:id="93096" w:author="קלוד" w:date="2026-10-11T13:11:34Z">
        <w:r w:rsidRPr="006061D7">
          <w:rPr>
            <w:rtl/>
          </w:rPr>
          <w:delText xml:space="preserve">מאחרא</w:delText>
        </w:r>
      </w:del>
      <w:r w:rsidRPr="006061D7">
        <w:rPr>
          <w:rtl/>
        </w:rPr>
        <w:t xml:space="preserve"> </w:t>
      </w:r>
      <w:ins w:id="93093" w:author="קלוד" w:date="2026-10-11T13:11:34Z">
        <w:r>
          <w:rPr>
            <w:rtl/>
          </w:rPr>
          <w:t xml:space="preserve">ומדליקה,</w:t>
        </w:r>
      </w:ins>
      <w:del w:id="93094" w:author="קלוד" w:date="2026-10-11T13:11:34Z">
        <w:r w:rsidRPr="006061D7">
          <w:rPr>
            <w:rtl/>
          </w:rPr>
          <w:delText xml:space="preserve">ומדלקת לה,</w:delText>
        </w:r>
      </w:del>
      <w:r w:rsidRPr="006061D7">
        <w:rPr>
          <w:rtl/>
        </w:rPr>
        <w:t xml:space="preserve"> </w:t>
      </w:r>
      <w:r w:rsidRPr="006061D7">
        <w:rPr>
          <w:rtl/>
        </w:rPr>
        <w:t xml:space="preserve">וא"ל</w:t>
      </w:r>
      <w:r w:rsidRPr="006061D7">
        <w:rPr>
          <w:rtl/>
        </w:rPr>
        <w:t xml:space="preserve"> </w:t>
      </w:r>
      <w:ins w:id="93091" w:author="קלוד" w:date="2026-10-11T13:11:34Z">
        <w:r>
          <w:rPr>
            <w:rStyle w:val="2fb"/>
            <w:rtl/>
          </w:rPr>
          <w:t xml:space="preserve">ר"י:</w:t>
        </w:r>
      </w:ins>
      <w:del w:id="93092" w:author="קלוד" w:date="2026-10-11T13:11:34Z">
        <w:r w:rsidRPr="006061D7">
          <w:rPr>
            <w:rStyle w:val="2fb"/>
            <w:rtl/>
          </w:rPr>
          <w:delText xml:space="preserve">ר"י</w:delText>
        </w:r>
      </w:del>
      <w:r w:rsidRPr="006061D7">
        <w:rPr>
          <w:rtl/>
        </w:rPr>
        <w:t xml:space="preserve"> </w:t>
      </w:r>
      <w:ins w:id="93089" w:author="קלוד" w:date="2026-10-11T13:11:34Z">
        <w:r>
          <w:rPr>
            <w:rStyle w:val="afffff0"/>
            <w:rtl/>
          </w:rPr>
          <w:t xml:space="preserve">'לֹא</w:t>
        </w:r>
      </w:ins>
      <w:del w:id="93090" w:author="קלוד" w:date="2026-10-11T13:11:34Z">
        <w:r w:rsidRPr="00306272">
          <w:rPr>
            <w:rStyle w:val="afffff0"/>
            <w:rtl/>
          </w:rPr>
          <w:delText xml:space="preserve">ד</w:delText>
        </w:r>
        <w:r w:rsidRPr="00306272">
          <w:rPr>
            <w:rStyle w:val="afffff0"/>
            <w:rFonts w:hint="cs"/>
            <w:rtl/>
          </w:rPr>
          <w:delText xml:space="preserve">'</w:delText>
        </w:r>
        <w:r>
          <w:rPr>
            <w:rStyle w:val="afffff0"/>
            <w:rtl/>
          </w:rPr>
          <w:delText xml:space="preserve">לֹא</w:delText>
        </w:r>
      </w:del>
      <w:ins w:id="90829" w:author="Claude - סמנטי" w:date="2026-10-11T12:28:21Z">
        <w:r>
          <w:rPr>
            <w:rStyle w:val="afffff0"/>
            <w:rtl/>
          </w:rPr>
          <w:t xml:space="preserve"> יָמִישׁ עַמּוּד הֶעָנָן יוֹמָם וְעַמּוּד הָאֵשׁ לָיְלָה</w:t>
        </w:r>
      </w:ins>
      <w:del w:id="90830" w:author="Claude - סמנטי" w:date="2026-10-11T12:28:21Z">
        <w:r w:rsidRPr="00306272">
          <w:rPr>
            <w:rStyle w:val="afffff0"/>
            <w:rtl/>
          </w:rPr>
          <w:delText xml:space="preserve">לא ימיש עמוד הענן יומם ועמוד האש לילה</w:delText>
        </w:r>
      </w:del>
      <w:r w:rsidRPr="00306272">
        <w:rPr>
          <w:rStyle w:val="afffff0"/>
          <w:rFonts w:hint="cs"/>
          <w:rtl/>
        </w:rPr>
        <w:t>'</w:t>
      </w:r>
      <w:r w:rsidRPr="00306272">
        <w:rPr>
          <w:rStyle w:val="afffff0"/>
          <w:rtl/>
        </w:rPr>
        <w:t xml:space="preserve"> </w:t>
      </w:r>
      <w:ins w:id="93087" w:author="קלוד" w:date="2026-10-11T13:11:34Z">
        <w:r>
          <w:rPr>
            <w:rtl/>
          </w:rPr>
          <w:t xml:space="preserve">- שעמוד</w:t>
        </w:r>
      </w:ins>
      <w:del w:id="93088" w:author="קלוד" w:date="2026-10-11T13:11:34Z">
        <w:r w:rsidRPr="006061D7">
          <w:rPr>
            <w:rtl/>
          </w:rPr>
          <w:delText xml:space="preserve">-שעמוד</w:delText>
        </w:r>
      </w:del>
      <w:r w:rsidRPr="006061D7">
        <w:rPr>
          <w:rtl/>
        </w:rPr>
        <w:t xml:space="preserve"> ענן משלים לעמוד האש, ועמוד האש משלים לעמוד הענן. </w:t>
      </w:r>
      <w:ins w:id="93085" w:author="קלוד" w:date="2026-10-11T13:11:34Z">
        <w:r>
          <w:rPr>
            <w:rtl/>
          </w:rPr>
          <w:t xml:space="preserve">ועם זאת</w:t>
        </w:r>
      </w:ins>
      <w:del w:id="93086" w:author="קלוד" w:date="2026-10-11T13:11:34Z">
        <w:r w:rsidRPr="006061D7">
          <w:rPr>
            <w:rtl/>
          </w:rPr>
          <w:delText xml:space="preserve">ועדיין</w:delText>
        </w:r>
      </w:del>
      <w:r w:rsidRPr="006061D7">
        <w:rPr>
          <w:rtl/>
        </w:rPr>
        <w:t xml:space="preserve"> </w:t>
      </w:r>
      <w:r w:rsidRPr="006061D7">
        <w:rPr>
          <w:rtl/>
        </w:rPr>
        <w:t xml:space="preserve">לא</w:t>
      </w:r>
      <w:r w:rsidRPr="006061D7">
        <w:rPr>
          <w:rtl/>
        </w:rPr>
        <w:t xml:space="preserve"> </w:t>
      </w:r>
      <w:ins w:id="93083" w:author="קלוד" w:date="2026-10-11T13:11:34Z">
        <w:r>
          <w:rPr>
            <w:rtl/>
          </w:rPr>
          <w:t xml:space="preserve">להקדים,</w:t>
        </w:r>
      </w:ins>
      <w:del w:id="93084" w:author="קלוד" w:date="2026-10-11T13:11:34Z">
        <w:r w:rsidRPr="006061D7">
          <w:rPr>
            <w:rtl/>
          </w:rPr>
          <w:delText xml:space="preserve">לאקדומה,</w:delText>
        </w:r>
      </w:del>
      <w:r w:rsidRPr="006061D7">
        <w:rPr>
          <w:rtl/>
        </w:rPr>
        <w:t xml:space="preserve"> </w:t>
      </w:r>
      <w:ins w:id="93081" w:author="קלוד" w:date="2026-10-11T13:11:34Z">
        <w:r>
          <w:rPr>
            <w:rtl/>
          </w:rPr>
          <w:t xml:space="preserve">כמו</w:t>
        </w:r>
      </w:ins>
      <w:del w:id="93082" w:author="קלוד" w:date="2026-10-11T13:11:34Z">
        <w:r w:rsidRPr="006061D7">
          <w:rPr>
            <w:rtl/>
          </w:rPr>
          <w:delText xml:space="preserve">כדאמ"ל</w:delText>
        </w:r>
      </w:del>
      <w:r w:rsidRPr="006061D7">
        <w:rPr>
          <w:rtl/>
        </w:rPr>
        <w:t xml:space="preserve"> </w:t>
      </w:r>
      <w:ins w:id="93079" w:author="קלוד" w:date="2026-10-11T13:11:34Z">
        <w:r>
          <w:rPr>
            <w:rtl/>
          </w:rPr>
          <w:t xml:space="preserve">שאמר</w:t>
        </w:r>
      </w:ins>
      <w:del w:id="93080" w:author="קלוד" w:date="2026-10-11T13:11:34Z">
        <w:r w:rsidRPr="006061D7">
          <w:rPr>
            <w:rtl/>
          </w:rPr>
          <w:delText xml:space="preserve">ההוא</w:delText>
        </w:r>
      </w:del>
      <w:r w:rsidRPr="006061D7">
        <w:rPr>
          <w:rtl/>
        </w:rPr>
        <w:t xml:space="preserve"> </w:t>
      </w:r>
      <w:ins w:id="93077" w:author="קלוד" w:date="2026-10-11T13:11:34Z">
        <w:r>
          <w:rPr>
            <w:rtl/>
          </w:rPr>
          <w:t xml:space="preserve">אותו</w:t>
        </w:r>
      </w:ins>
      <w:del w:id="93078" w:author="קלוד" w:date="2026-10-11T13:11:34Z">
        <w:r w:rsidRPr="006061D7">
          <w:rPr>
            <w:rtl/>
          </w:rPr>
          <w:delText xml:space="preserve">סבא</w:delText>
        </w:r>
      </w:del>
      <w:r w:rsidRPr="006061D7">
        <w:rPr>
          <w:rtl/>
        </w:rPr>
        <w:t xml:space="preserve"> </w:t>
      </w:r>
      <w:ins w:id="93075" w:author="קלוד" w:date="2026-10-11T13:11:34Z">
        <w:r>
          <w:rPr>
            <w:rtl/>
          </w:rPr>
          <w:t xml:space="preserve">זקן: ובלבד</w:t>
        </w:r>
      </w:ins>
      <w:del w:id="93076" w:author="קלוד" w:date="2026-10-11T13:11:34Z">
        <w:r w:rsidRPr="006061D7">
          <w:rPr>
            <w:rtl/>
          </w:rPr>
          <w:delText xml:space="preserve">דבלבד</w:delText>
        </w:r>
      </w:del>
      <w:r w:rsidRPr="006061D7">
        <w:rPr>
          <w:rtl/>
        </w:rPr>
        <w:t xml:space="preserve"> שלא יקדים ולא יאחר.</w:t>
      </w:r>
    </w:p>
    <w:p>
      <w:pPr>
        <w:pStyle w:val="38"/>
        <w:rPr>
          <w:ins w:id="96931" w:author="מנוע מכני" w:date="2026-10-11T12:04:39Z"/>
        </w:rPr>
      </w:pPr>
      <w:r w:rsidRPr="00EC3AF0">
        <w:t>רבא:</w:t>
      </w:r>
    </w:p>
    <w:p w:rsidR="00E9703F" w:rsidRPr="006F178A" w:rsidRDefault="00E9703F" w:rsidP="00E9703F">
      <w:pPr>
        <w:rPr>
          <w:rtl/>
        </w:rPr>
      </w:pPr>
      <w:del w:id="96932" w:author="מנוע מכני" w:date="2026-10-11T12:04:39Z">
        <w:r w:rsidRPr="006F178A">
          <w:rPr>
            <w:rFonts w:ascii="Fb Fontext" w:hAnsi="Fb Fontext" w:hint="cs"/>
            <w:rtl/>
          </w:rPr>
          <w:delText xml:space="preserve"> </w:delText>
        </w:r>
      </w:del>
      <w:ins w:id="93117" w:author="קלוד" w:date="2026-10-11T13:11:34Z">
        <w:r>
          <w:rPr>
            <w:rFonts w:ascii="Fb Fontext" w:hAnsi="Fb Fontext" w:hint="cs"/>
            <w:rtl/>
          </w:rPr>
          <w:t xml:space="preserve">האוהב</w:t>
        </w:r>
      </w:ins>
      <w:del w:id="93118" w:author="קלוד" w:date="2026-10-11T13:11:34Z">
        <w:r w:rsidRPr="006F178A">
          <w:rPr>
            <w:rFonts w:ascii="Fb Fontext" w:hAnsi="Fb Fontext" w:hint="cs"/>
            <w:rtl/>
          </w:rPr>
          <w:delText xml:space="preserve">אוהב</w:delText>
        </w:r>
      </w:del>
      <w:r w:rsidRPr="006F178A">
        <w:rPr>
          <w:rFonts w:ascii="Fb Fontext" w:hAnsi="Fb Fontext"/>
          <w:rtl/>
        </w:rPr>
        <w:t xml:space="preserve"> רבנן </w:t>
      </w:r>
      <w:ins w:id="93115" w:author="קלוד" w:date="2026-10-11T13:11:34Z">
        <w:r>
          <w:rPr>
            <w:rFonts w:ascii="Fb Fontext" w:hAnsi="Fb Fontext"/>
            <w:rtl/>
          </w:rPr>
          <w:t xml:space="preserve">-</w:t>
        </w:r>
      </w:ins>
      <w:del w:id="93116" w:author="קלוד" w:date="2026-10-11T13:11:34Z">
        <w:r w:rsidRPr="006F178A">
          <w:rPr>
            <w:rFonts w:ascii="Fb Fontext" w:hAnsi="Fb Fontext"/>
            <w:rtl/>
          </w:rPr>
          <w:delText xml:space="preserve">ה</w:delText>
        </w:r>
        <w:r w:rsidRPr="006F178A">
          <w:rPr>
            <w:rFonts w:ascii="Fb Fontext" w:hAnsi="Fb Fontext" w:hint="cs"/>
            <w:rtl/>
          </w:rPr>
          <w:delText xml:space="preserve">ו</w:delText>
        </w:r>
        <w:r w:rsidRPr="006F178A">
          <w:rPr>
            <w:rFonts w:ascii="Fb Fontext" w:hAnsi="Fb Fontext"/>
            <w:rtl/>
          </w:rPr>
          <w:delText xml:space="preserve">"</w:delText>
        </w:r>
        <w:r w:rsidRPr="006F178A">
          <w:rPr>
            <w:rFonts w:ascii="Fb Fontext" w:hAnsi="Fb Fontext" w:hint="cs"/>
            <w:rtl/>
          </w:rPr>
          <w:delText xml:space="preserve">ל</w:delText>
        </w:r>
      </w:del>
      <w:r w:rsidRPr="006F178A">
        <w:rPr>
          <w:rFonts w:ascii="Fb Fontext" w:hAnsi="Fb Fontext"/>
          <w:rtl/>
        </w:rPr>
        <w:t xml:space="preserve"> </w:t>
      </w:r>
      <w:ins w:id="93113" w:author="קלוד" w:date="2026-10-11T13:11:34Z">
        <w:r>
          <w:rPr>
            <w:rFonts w:ascii="Fb Fontext" w:hAnsi="Fb Fontext"/>
            <w:rtl/>
          </w:rPr>
          <w:t xml:space="preserve">יהיו לו בנים</w:t>
        </w:r>
      </w:ins>
      <w:del w:id="93114" w:author="קלוד" w:date="2026-10-11T13:11:34Z">
        <w:r w:rsidRPr="006F178A">
          <w:rPr>
            <w:rFonts w:ascii="Fb Fontext" w:hAnsi="Fb Fontext"/>
            <w:rtl/>
          </w:rPr>
          <w:delText xml:space="preserve">בנין</w:delText>
        </w:r>
      </w:del>
      <w:r w:rsidRPr="006F178A">
        <w:rPr>
          <w:rFonts w:ascii="Fb Fontext" w:hAnsi="Fb Fontext"/>
          <w:rtl/>
        </w:rPr>
        <w:t xml:space="preserve"> רבנן</w:t>
      </w:r>
      <w:r w:rsidRPr="006F178A">
        <w:rPr>
          <w:rFonts w:ascii="Fb Fontext" w:hAnsi="Fb Fontext" w:hint="cs"/>
          <w:rtl/>
        </w:rPr>
        <w:t>.</w:t>
      </w:r>
      <w:r w:rsidRPr="006F178A">
        <w:rPr>
          <w:rFonts w:ascii="Fb Fontext" w:hAnsi="Fb Fontext"/>
          <w:rtl/>
        </w:rPr>
        <w:t xml:space="preserve"> </w:t>
      </w:r>
      <w:ins w:id="93111" w:author="קלוד" w:date="2026-10-11T13:11:34Z">
        <w:r>
          <w:rPr>
            <w:rFonts w:ascii="Fb Fontext" w:hAnsi="Fb Fontext"/>
            <w:rtl/>
          </w:rPr>
          <w:t xml:space="preserve">המוקיר</w:t>
        </w:r>
      </w:ins>
      <w:del w:id="93112" w:author="קלוד" w:date="2026-10-11T13:11:34Z">
        <w:r w:rsidRPr="006F178A">
          <w:rPr>
            <w:rFonts w:ascii="Fb Fontext" w:hAnsi="Fb Fontext"/>
            <w:rtl/>
          </w:rPr>
          <w:delText xml:space="preserve">דמוקיר</w:delText>
        </w:r>
      </w:del>
      <w:r w:rsidRPr="006F178A">
        <w:rPr>
          <w:rFonts w:ascii="Fb Fontext" w:hAnsi="Fb Fontext"/>
          <w:rtl/>
        </w:rPr>
        <w:t xml:space="preserve"> רבנן </w:t>
      </w:r>
      <w:ins w:id="93109" w:author="קלוד" w:date="2026-10-11T13:11:34Z">
        <w:r>
          <w:rPr>
            <w:rFonts w:ascii="Fb Fontext" w:hAnsi="Fb Fontext"/>
            <w:rtl/>
          </w:rPr>
          <w:t xml:space="preserve">- יהיו לו</w:t>
        </w:r>
      </w:ins>
      <w:del w:id="93110" w:author="קלוד" w:date="2026-10-11T13:11:34Z">
        <w:r w:rsidRPr="006F178A">
          <w:rPr>
            <w:rFonts w:ascii="Fb Fontext" w:hAnsi="Fb Fontext"/>
            <w:rtl/>
          </w:rPr>
          <w:delText xml:space="preserve">ה</w:delText>
        </w:r>
        <w:r w:rsidRPr="006F178A">
          <w:rPr>
            <w:rFonts w:ascii="Fb Fontext" w:hAnsi="Fb Fontext" w:hint="cs"/>
            <w:rtl/>
          </w:rPr>
          <w:delText xml:space="preserve">ו</w:delText>
        </w:r>
        <w:r w:rsidRPr="006F178A">
          <w:rPr>
            <w:rFonts w:ascii="Fb Fontext" w:hAnsi="Fb Fontext"/>
            <w:rtl/>
          </w:rPr>
          <w:delText xml:space="preserve">"ל</w:delText>
        </w:r>
      </w:del>
      <w:r w:rsidRPr="006F178A">
        <w:rPr>
          <w:rFonts w:ascii="Fb Fontext" w:hAnsi="Fb Fontext"/>
          <w:rtl/>
        </w:rPr>
        <w:t xml:space="preserve"> חתנ</w:t>
      </w:r>
      <w:r w:rsidRPr="006F178A">
        <w:rPr>
          <w:rFonts w:ascii="Fb Fontext" w:hAnsi="Fb Fontext" w:hint="cs"/>
          <w:rtl/>
        </w:rPr>
        <w:t>ים</w:t>
      </w:r>
      <w:r w:rsidRPr="006F178A">
        <w:rPr>
          <w:rFonts w:ascii="Fb Fontext" w:hAnsi="Fb Fontext"/>
          <w:rtl/>
        </w:rPr>
        <w:t xml:space="preserve"> רבנן</w:t>
      </w:r>
      <w:r w:rsidRPr="006F178A">
        <w:rPr>
          <w:rFonts w:ascii="Fb Fontext" w:hAnsi="Fb Fontext" w:hint="cs"/>
          <w:rtl/>
        </w:rPr>
        <w:t>.</w:t>
      </w:r>
      <w:r w:rsidRPr="006F178A">
        <w:rPr>
          <w:rFonts w:ascii="Fb Fontext" w:hAnsi="Fb Fontext"/>
          <w:rtl/>
        </w:rPr>
        <w:t xml:space="preserve"> </w:t>
      </w:r>
      <w:ins w:id="93107" w:author="קלוד" w:date="2026-10-11T13:11:34Z">
        <w:r>
          <w:rPr>
            <w:rFonts w:ascii="Fb Fontext" w:hAnsi="Fb Fontext"/>
            <w:rtl/>
          </w:rPr>
          <w:t xml:space="preserve">הירא</w:t>
        </w:r>
      </w:ins>
      <w:del w:id="93108" w:author="קלוד" w:date="2026-10-11T13:11:34Z">
        <w:r w:rsidRPr="006F178A">
          <w:rPr>
            <w:rFonts w:ascii="Fb Fontext" w:hAnsi="Fb Fontext"/>
            <w:rtl/>
          </w:rPr>
          <w:delText xml:space="preserve">דדחיל</w:delText>
        </w:r>
      </w:del>
      <w:r w:rsidRPr="006F178A">
        <w:rPr>
          <w:rFonts w:ascii="Fb Fontext" w:hAnsi="Fb Fontext"/>
          <w:rtl/>
        </w:rPr>
        <w:t xml:space="preserve"> מרבנן </w:t>
      </w:r>
      <w:ins w:id="95103" w:author="מנוע מכני" w:date="2026-10-11T12:04:39Z">
        <w:ins w:id="93105" w:author="קלוד" w:date="2026-10-11T13:11:34Z">
          <w:r>
            <w:rPr>
              <w:rFonts w:ascii="Fb Fontext" w:hAnsi="Fb Fontext"/>
              <w:rtl/>
            </w:rPr>
            <w:t xml:space="preserve">-</w:t>
          </w:r>
        </w:ins>
        <w:del w:id="93106" w:author="קלוד" w:date="2026-10-11T13:11:34Z">
          <w:r>
            <w:rPr>
              <w:rFonts w:ascii="Fb Fontext" w:hAnsi="Fb Fontext"/>
              <w:rtl/>
            </w:rPr>
            <w:delText xml:space="preserve">גופו</w:delText>
          </w:r>
        </w:del>
      </w:ins>
      <w:del w:id="95104" w:author="מנוע מכני" w:date="2026-10-11T12:04:39Z">
        <w:r w:rsidRPr="006F178A">
          <w:rPr>
            <w:rFonts w:ascii="Fb Fontext" w:hAnsi="Fb Fontext"/>
            <w:rtl/>
          </w:rPr>
          <w:delText xml:space="preserve">גופי</w:delText>
        </w:r>
        <w:r w:rsidRPr="006F178A">
          <w:rPr>
            <w:rFonts w:ascii="Fb Fontext" w:hAnsi="Fb Fontext" w:hint="cs"/>
            <w:rtl/>
          </w:rPr>
          <w:delText xml:space="preserve">ה</w:delText>
        </w:r>
      </w:del>
      <w:r w:rsidRPr="006F178A">
        <w:rPr>
          <w:rFonts w:ascii="Fb Fontext" w:hAnsi="Fb Fontext" w:hint="cs"/>
          <w:rtl/>
        </w:rPr>
        <w:t xml:space="preserve"> </w:t>
      </w:r>
      <w:ins w:id="93103" w:author="קלוד" w:date="2026-10-11T13:11:34Z">
        <w:r>
          <w:rPr>
            <w:rFonts w:ascii="Fb Fontext" w:hAnsi="Fb Fontext"/>
            <w:rtl/>
          </w:rPr>
          <w:t xml:space="preserve">הוא עצמו יהיה</w:t>
        </w:r>
      </w:ins>
      <w:del w:id="93104" w:author="קלוד" w:date="2026-10-11T13:11:34Z">
        <w:r w:rsidRPr="006F178A">
          <w:rPr>
            <w:rFonts w:ascii="Fb Fontext" w:hAnsi="Fb Fontext"/>
            <w:rtl/>
          </w:rPr>
          <w:delText xml:space="preserve">הוי</w:delText>
        </w:r>
      </w:del>
      <w:r w:rsidRPr="006F178A">
        <w:rPr>
          <w:rFonts w:ascii="Fb Fontext" w:hAnsi="Fb Fontext"/>
          <w:rtl/>
        </w:rPr>
        <w:t xml:space="preserve"> צורבא מרבנן</w:t>
      </w:r>
      <w:r w:rsidRPr="006F178A">
        <w:rPr>
          <w:rFonts w:ascii="Fb Fontext" w:hAnsi="Fb Fontext" w:hint="cs"/>
          <w:rtl/>
        </w:rPr>
        <w:t>,</w:t>
      </w:r>
    </w:p>
    <w:p w:rsidR="00E9703F" w:rsidRPr="006F178A" w:rsidRDefault="00E9703F" w:rsidP="00E9703F">
      <w:pPr>
        <w:rPr>
          <w:rtl/>
        </w:rPr>
      </w:pPr>
      <w:ins w:id="94607" w:author="מנוע מכני" w:date="2026-10-11T12:04:39Z">
        <w:r>
          <w:rPr>
            <w:rtl/>
          </w:rPr>
          <w:t xml:space="preserve">ואם </w:t>
        </w:r>
      </w:ins>
      <w:del w:id="94608" w:author="מנוע מכני" w:date="2026-10-11T12:04:39Z">
        <w:r w:rsidRPr="006F178A">
          <w:rPr>
            <w:rtl/>
          </w:rPr>
          <w:delText xml:space="preserve">ואי </w:delText>
        </w:r>
      </w:del>
      <w:ins w:id="90935" w:author="מנוע מכני" w:date="2026-10-11T12:04:39Z">
        <w:ins w:id="93129" w:author="קלוד" w:date="2026-10-11T13:11:34Z">
          <w:r>
            <w:rPr>
              <w:rtl/>
            </w:rPr>
            <w:t xml:space="preserve">אינו</w:t>
          </w:r>
        </w:ins>
        <w:del w:id="93130" w:author="קלוד" w:date="2026-10-11T13:11:34Z">
          <w:r>
            <w:rPr>
              <w:rtl/>
            </w:rPr>
            <w:delText xml:space="preserve">לא</w:delText>
          </w:r>
        </w:del>
      </w:ins>
      <w:del w:id="90936" w:author="מנוע מכני" w:date="2026-10-11T12:04:39Z">
        <w:r w:rsidRPr="006F178A">
          <w:rPr>
            <w:rtl/>
          </w:rPr>
          <w:delText xml:space="preserve">לאו</w:delText>
        </w:r>
      </w:del>
      <w:r w:rsidRPr="006F178A">
        <w:rPr>
          <w:rtl/>
        </w:rPr>
        <w:t xml:space="preserve"> </w:t>
      </w:r>
      <w:ins w:id="93127" w:author="קלוד" w:date="2026-10-11T13:11:34Z">
        <w:r>
          <w:rPr>
            <w:rtl/>
          </w:rPr>
          <w:t xml:space="preserve">ראוי</w:t>
        </w:r>
      </w:ins>
      <w:del w:id="93128" w:author="קלוד" w:date="2026-10-11T13:11:34Z">
        <w:r w:rsidRPr="006F178A">
          <w:rPr>
            <w:rtl/>
          </w:rPr>
          <w:delText xml:space="preserve">בר</w:delText>
        </w:r>
      </w:del>
      <w:r w:rsidRPr="006F178A">
        <w:rPr>
          <w:rtl/>
        </w:rPr>
        <w:t xml:space="preserve"> </w:t>
      </w:r>
      <w:ins w:id="92385" w:author="מנוע מכני" w:date="2026-10-11T12:04:39Z">
        <w:ins w:id="93125" w:author="קלוד" w:date="2026-10-11T13:11:34Z">
          <w:r>
            <w:rPr>
              <w:rtl/>
            </w:rPr>
            <w:t xml:space="preserve">לכך</w:t>
          </w:r>
        </w:ins>
        <w:del w:id="93126" w:author="קלוד" w:date="2026-10-11T13:11:34Z">
          <w:r>
            <w:rPr>
              <w:rtl/>
            </w:rPr>
            <w:delText xml:space="preserve">כך</w:delText>
          </w:r>
        </w:del>
      </w:ins>
      <w:del w:id="92386" w:author="מנוע מכני" w:date="2026-10-11T12:04:39Z">
        <w:r w:rsidRPr="006F178A">
          <w:rPr>
            <w:rtl/>
          </w:rPr>
          <w:delText xml:space="preserve">הכי</w:delText>
        </w:r>
      </w:del>
      <w:r w:rsidRPr="006F178A">
        <w:rPr>
          <w:rtl/>
        </w:rPr>
        <w:t xml:space="preserve"> </w:t>
      </w:r>
      <w:ins w:id="93123" w:author="קלוד" w:date="2026-10-11T13:11:34Z">
        <w:r>
          <w:rPr>
            <w:rtl/>
          </w:rPr>
          <w:t xml:space="preserve">-</w:t>
        </w:r>
      </w:ins>
      <w:del w:id="93124" w:author="קלוד" w:date="2026-10-11T13:11:34Z">
        <w:r w:rsidRPr="006F178A">
          <w:rPr>
            <w:rtl/>
          </w:rPr>
          <w:delText xml:space="preserve">הוא</w:delText>
        </w:r>
      </w:del>
      <w:r w:rsidRPr="006F178A">
        <w:rPr>
          <w:rtl/>
        </w:rPr>
        <w:t xml:space="preserve"> </w:t>
      </w:r>
      <w:ins w:id="93121" w:author="קלוד" w:date="2026-10-11T13:11:34Z">
        <w:r>
          <w:rPr>
            <w:rtl/>
          </w:rPr>
          <w:t xml:space="preserve">נשמעים</w:t>
        </w:r>
      </w:ins>
      <w:del w:id="93122" w:author="קלוד" w:date="2026-10-11T13:11:34Z">
        <w:r w:rsidRPr="006F178A">
          <w:rPr>
            <w:rtl/>
          </w:rPr>
          <w:delText xml:space="preserve">משתמען</w:delText>
        </w:r>
      </w:del>
      <w:r w:rsidRPr="006F178A">
        <w:rPr>
          <w:rtl/>
        </w:rPr>
        <w:t xml:space="preserve"> </w:t>
      </w:r>
      <w:ins w:id="93119" w:author="קלוד" w:date="2026-10-11T13:11:34Z">
        <w:r>
          <w:rPr>
            <w:rtl/>
          </w:rPr>
          <w:t xml:space="preserve">דבריו</w:t>
        </w:r>
      </w:ins>
      <w:del w:id="93120" w:author="קלוד" w:date="2026-10-11T13:11:34Z">
        <w:r w:rsidRPr="006F178A">
          <w:rPr>
            <w:rtl/>
          </w:rPr>
          <w:delText xml:space="preserve">מיליה</w:delText>
        </w:r>
      </w:del>
      <w:r w:rsidRPr="006F178A">
        <w:rPr>
          <w:rtl/>
        </w:rPr>
        <w:t xml:space="preserve"> כצורבא מרבנן.</w:t>
      </w:r>
    </w:p>
    <w:p w:rsidR="00E9703F" w:rsidRDefault="00E9703F" w:rsidP="00E9703F">
      <w:pPr>
        <w:pStyle w:val="affffd"/>
        <w:spacing w:after="0"/>
        <w:rPr>
          <w:del w:id="90025" w:author="מנוע עיצוב" w:date="2026-10-11T12:09:26Z"/>
          <w:rFonts w:ascii="MS Mincho" w:hAnsi="MS Mincho"/>
          <w:bCs w:val="0"/>
          <w:rtl/>
        </w:rPr>
      </w:pPr>
      <w:del w:id="90024"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79" w:author="קלוד" w:date="2026-10-11T09:07:15Z">
          <w:pPr>
            <w:pStyle w:val="affff1"/>
            <w:rPr>
              <w:rStyle w:val="afffe"/>
              <w:b w:val="0"/>
              <w:bCs/>
              <w:rtl/>
            </w:rPr>
          </w:pPr>
        </w:pPrChange>
      </w:pPr>
      <w:ins w:id="9811" w:author="מספור קטעי משנה" w:date="2026-10-11T09:35:03Z">
        <w:r>
          <w:rPr>
            <w:rStyle w:val="MisparKeta"/>
          </w:rPr>
          <w:t xml:space="preserve">ד. </w:t>
        </w:r>
      </w:ins>
      <w:r w:rsidRPr="00146180">
        <w:rPr>
          <w:rStyle w:val="afffe"/>
          <w:b w:val="0"/>
          <w:rtl/>
        </w:rPr>
        <w:t>ולא בשמן שריפה וכו'.</w:t>
      </w:r>
    </w:p>
    <w:p>
      <w:pPr>
        <w:pStyle w:val="38"/>
        <w:rPr>
          <w:ins w:id="99320" w:author="מנוע מכני" w:date="2026-10-11T12:04:39Z"/>
        </w:rPr>
      </w:pPr>
      <w:r w:rsidRPr="006061D7">
        <w:t xml:space="preserve">רבה</w:t>
      </w:r>
    </w:p>
    <w:p w:rsidR="00E9703F" w:rsidRPr="006061D7" w:rsidRDefault="00E9703F" w:rsidP="00E9703F">
      <w:pPr>
        <w:rPr>
          <w:rtl/>
        </w:rPr>
      </w:pPr>
      <w:del w:id="99321" w:author="מנוע מכני" w:date="2026-10-11T12:04:39Z">
        <w:r w:rsidRPr="006061D7">
          <w:rPr>
            <w:rtl/>
          </w:rPr>
          <w:delText xml:space="preserve"> </w:delText>
        </w:r>
      </w:del>
      <w:r w:rsidRPr="006061D7">
        <w:rPr>
          <w:rtl/>
        </w:rPr>
        <w:t xml:space="preserve">- שמן של תרומה שנטמאה.</w:t>
      </w:r>
      <w:r w:rsidRPr="006061D7">
        <w:rPr>
          <w:rFonts w:hint="cs"/>
          <w:rtl/>
        </w:rPr>
        <w:t xml:space="preserve"> </w:t>
      </w:r>
      <w:ins w:id="93141" w:author="קלוד" w:date="2026-10-11T13:11:34Z">
        <w:r>
          <w:rPr>
            <w:rtl/>
          </w:rPr>
          <w:t xml:space="preserve">ונקרא</w:t>
        </w:r>
      </w:ins>
      <w:del w:id="93142" w:author="קלוד" w:date="2026-10-11T13:11:34Z">
        <w:r w:rsidRPr="006061D7">
          <w:rPr>
            <w:rtl/>
          </w:rPr>
          <w:delText xml:space="preserve">וקרי </w:delText>
        </w:r>
        <w:r>
          <w:rPr>
            <w:rtl/>
          </w:rPr>
          <w:delText xml:space="preserve">לו</w:delText>
        </w:r>
      </w:del>
      <w:ins w:id="92387" w:author="מנוע מכני" w:date="2026-10-11T12:04:39Z"/>
      <w:del w:id="92388" w:author="מנוע מכני" w:date="2026-10-11T12:04:39Z">
        <w:r w:rsidRPr="006061D7">
          <w:rPr>
            <w:rtl/>
          </w:rPr>
          <w:delText xml:space="preserve">ליה</w:delText>
        </w:r>
      </w:del>
      <w:r w:rsidRPr="006061D7">
        <w:rPr>
          <w:rtl/>
        </w:rPr>
        <w:t xml:space="preserve"> שריפה </w:t>
      </w:r>
      <w:ins w:id="93139" w:author="קלוד" w:date="2026-10-11T13:11:34Z">
        <w:r>
          <w:rPr>
            <w:rtl/>
          </w:rPr>
          <w:t xml:space="preserve">שלשריפה</w:t>
        </w:r>
      </w:ins>
      <w:del w:id="93140" w:author="קלוד" w:date="2026-10-11T13:11:34Z">
        <w:r w:rsidRPr="006061D7">
          <w:rPr>
            <w:rtl/>
          </w:rPr>
          <w:delText xml:space="preserve">דלשריפה</w:delText>
        </w:r>
      </w:del>
      <w:r w:rsidRPr="006061D7">
        <w:rPr>
          <w:rtl/>
        </w:rPr>
        <w:t xml:space="preserve"> </w:t>
      </w:r>
      <w:ins w:id="93137" w:author="קלוד" w:date="2026-10-11T13:11:34Z">
        <w:r>
          <w:rPr>
            <w:rtl/>
          </w:rPr>
          <w:t xml:space="preserve">עומד.</w:t>
        </w:r>
      </w:ins>
      <w:del w:id="93138" w:author="קלוד" w:date="2026-10-11T13:11:34Z">
        <w:r w:rsidRPr="006061D7">
          <w:rPr>
            <w:rtl/>
          </w:rPr>
          <w:delText xml:space="preserve">עומד</w:delText>
        </w:r>
      </w:del>
      <w:r w:rsidRPr="006061D7">
        <w:rPr>
          <w:rtl/>
        </w:rPr>
        <w:t xml:space="preserve"> ובשבת </w:t>
      </w:r>
      <w:ins w:id="93135" w:author="קלוד" w:date="2026-10-11T13:11:34Z">
        <w:r>
          <w:rPr>
            <w:rtl/>
          </w:rPr>
          <w:t xml:space="preserve">אין מדליקין בו,</w:t>
        </w:r>
      </w:ins>
      <w:del w:id="93136" w:author="קלוד" w:date="2026-10-11T13:11:34Z">
        <w:r w:rsidRPr="006061D7">
          <w:rPr>
            <w:rtl/>
          </w:rPr>
          <w:delText xml:space="preserve">לא</w:delText>
        </w:r>
        <w:r w:rsidRPr="006061D7">
          <w:rPr>
            <w:rFonts w:hint="cs"/>
            <w:rtl/>
          </w:rPr>
          <w:delText xml:space="preserve">,</w:delText>
        </w:r>
      </w:del>
      <w:r w:rsidRPr="006061D7">
        <w:rPr>
          <w:rtl/>
        </w:rPr>
        <w:t xml:space="preserve"> כי</w:t>
      </w:r>
      <w:r w:rsidRPr="006061D7">
        <w:rPr>
          <w:rFonts w:hint="cs"/>
          <w:rtl/>
        </w:rPr>
        <w:t>ו</w:t>
      </w:r>
      <w:r w:rsidRPr="006061D7">
        <w:rPr>
          <w:rtl/>
        </w:rPr>
        <w:t xml:space="preserve">ון </w:t>
      </w:r>
      <w:ins w:id="93133" w:author="קלוד" w:date="2026-10-11T13:11:34Z">
        <w:r>
          <w:rPr>
            <w:rtl/>
          </w:rPr>
          <w:t xml:space="preserve">שמצווה</w:t>
        </w:r>
      </w:ins>
      <w:del w:id="93134" w:author="קלוד" w:date="2026-10-11T13:11:34Z">
        <w:r w:rsidRPr="006061D7">
          <w:rPr>
            <w:rtl/>
          </w:rPr>
          <w:delText xml:space="preserve">ד</w:delText>
        </w:r>
        <w:r w:rsidRPr="006061D7">
          <w:rPr>
            <w:rFonts w:hint="cs"/>
            <w:rtl/>
          </w:rPr>
          <w:delText xml:space="preserve">מצווה</w:delText>
        </w:r>
      </w:del>
      <w:r w:rsidRPr="006061D7">
        <w:rPr>
          <w:rFonts w:hint="cs"/>
          <w:rtl/>
        </w:rPr>
        <w:t xml:space="preserve"> לבערו</w:t>
      </w:r>
      <w:r w:rsidRPr="006061D7">
        <w:rPr>
          <w:rtl/>
        </w:rPr>
        <w:t xml:space="preserve"> </w:t>
      </w:r>
      <w:ins w:id="93131" w:author="קלוד" w:date="2026-10-11T13:11:34Z">
        <w:r>
          <w:rPr>
            <w:rtl/>
          </w:rPr>
          <w:t xml:space="preserve">חוששים</w:t>
        </w:r>
      </w:ins>
      <w:del w:id="93132" w:author="קלוד" w:date="2026-10-11T13:11:34Z">
        <w:r>
          <w:rPr>
            <w:rtl/>
          </w:rPr>
          <w:delText xml:space="preserve">חיישי'</w:delText>
        </w:r>
      </w:del>
      <w:r w:rsidRPr="006061D7">
        <w:rPr>
          <w:rtl/>
        </w:rPr>
        <w:t xml:space="preserve"> שמא יטה.</w:t>
      </w:r>
    </w:p>
    <w:p>
      <w:pPr>
        <w:pStyle w:val="afffff8"/>
        <w:rPr>
          <w:ins w:id="91133" w:author="קלוד" w:date="2026-10-11T12:33:55Z"/>
        </w:rPr>
      </w:pPr>
      <w:ins w:id="91134" w:author="קלוד" w:date="2026-10-11T12:33:55Z">
        <w:r>
          <w:rPr>
            <w:color w:val="7B3F00"/>
          </w:rPr>
          <w:t xml:space="preserve">שמן שריפה ביו"ט - משום שבת או שאין שורפין קדשים</w:t>
        </w:r>
      </w:ins>
    </w:p>
    <w:p>
      <w:pPr>
        <w:pStyle w:val="38"/>
        <w:rPr>
          <w:ins w:id="96933" w:author="מנוע מכני" w:date="2026-10-11T12:04:39Z"/>
        </w:rPr>
      </w:pPr>
      <w:r w:rsidRPr="006F178A">
        <w:t xml:space="preserve">והך</w:t>
      </w:r>
    </w:p>
    <w:p w:rsidR="00E9703F" w:rsidRPr="006F178A" w:rsidRDefault="00E9703F" w:rsidP="00E9703F">
      <w:pPr>
        <w:rPr>
          <w:rtl/>
        </w:rPr>
      </w:pPr>
      <w:del w:id="96934"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דביו"ט אסור גזירה משום שבת.</w:t>
      </w:r>
    </w:p>
    <w:p>
      <w:pPr>
        <w:pStyle w:val="38"/>
        <w:rPr>
          <w:ins w:id="96935" w:author="מנוע מכני" w:date="2026-10-11T12:04:39Z"/>
        </w:rPr>
      </w:pPr>
      <w:r w:rsidRPr="006F178A">
        <w:t xml:space="preserve">ר"ח:</w:t>
      </w:r>
    </w:p>
    <w:p w:rsidR="00E9703F" w:rsidRPr="006F178A" w:rsidRDefault="00E9703F" w:rsidP="00E9703F">
      <w:pPr>
        <w:rPr>
          <w:rtl/>
        </w:rPr>
      </w:pPr>
      <w:del w:id="96936" w:author="מנוע מכני" w:date="2026-10-11T12:04:39Z">
        <w:r w:rsidRPr="006F178A">
          <w:rPr>
            <w:rFonts w:ascii="Fb Fontext" w:hAnsi="Fb Fontext"/>
            <w:rtl/>
          </w:rPr>
          <w:delText xml:space="preserve"> </w:delText>
        </w:r>
      </w:del>
      <w:r w:rsidRPr="006F178A">
        <w:rPr>
          <w:rFonts w:ascii="Fb Fontext" w:hAnsi="Fb Fontext"/>
          <w:rtl/>
        </w:rPr>
        <w:t xml:space="preserve">לשמא יטה </w:t>
      </w:r>
      <w:r w:rsidRPr="006F178A">
        <w:rPr>
          <w:rFonts w:ascii="Fb Fontext" w:hAnsi="Fb Fontext"/>
          <w:rtl/>
        </w:rPr>
        <w:t xml:space="preserve">לא</w:t>
      </w:r>
      <w:r w:rsidRPr="006F178A">
        <w:rPr>
          <w:rFonts w:ascii="Fb Fontext" w:hAnsi="Fb Fontext"/>
          <w:rtl/>
        </w:rPr>
        <w:t xml:space="preserve"> </w:t>
      </w:r>
      <w:ins w:id="92389" w:author="מנוע מכני" w:date="2026-10-11T12:04:39Z">
        <w:r>
          <w:rPr>
            <w:rFonts w:ascii="Fb Fontext" w:hAnsi="Fb Fontext"/>
            <w:rtl/>
          </w:rPr>
          <w:t xml:space="preserve">חוששים</w:t>
        </w:r>
      </w:ins>
      <w:del w:id="92390" w:author="מנוע מכני" w:date="2026-10-11T12:04:39Z">
        <w:r w:rsidRPr="006F178A">
          <w:rPr>
            <w:rFonts w:ascii="Fb Fontext" w:hAnsi="Fb Fontext"/>
            <w:rtl/>
          </w:rPr>
          <w:delText xml:space="preserve">חיישינן</w:delText>
        </w:r>
      </w:del>
      <w:r w:rsidRPr="006F178A">
        <w:rPr>
          <w:rFonts w:ascii="Fb Fontext" w:hAnsi="Fb Fontext"/>
          <w:rtl/>
        </w:rPr>
        <w:t xml:space="preserve">. </w:t>
      </w:r>
      <w:ins w:id="90937" w:author="מנוע מכני" w:date="2026-10-11T12:04:39Z">
        <w:r>
          <w:rPr>
            <w:rFonts w:ascii="Fb Fontext" w:hAnsi="Fb Fontext"/>
            <w:rtl/>
          </w:rPr>
          <w:t xml:space="preserve">וכאן</w:t>
        </w:r>
      </w:ins>
      <w:del w:id="90938" w:author="מנוע מכני" w:date="2026-10-11T12:04:39Z">
        <w:r w:rsidRPr="006F178A">
          <w:rPr>
            <w:rFonts w:ascii="Fb Fontext" w:hAnsi="Fb Fontext"/>
            <w:rtl/>
          </w:rPr>
          <w:delText xml:space="preserve">והכא</w:delText>
        </w:r>
      </w:del>
      <w:ins w:id="93145" w:author="קלוד" w:date="2026-10-11T13:11:34Z">
        <w:r>
          <w:rPr>
            <w:rFonts w:ascii="Fb Fontext" w:hAnsi="Fb Fontext"/>
            <w:rtl/>
          </w:rPr>
          <w:t xml:space="preserve"> </w:t>
        </w:r>
        <w:r>
          <w:rPr>
            <w:rStyle w:val="afffffe"/>
            <w:rFonts w:ascii="Fb Fontext" w:hAnsi="Fb Fontext"/>
            <w:rtl/>
          </w:rPr>
          <w:t xml:space="preserve">מדובר</w:t>
        </w:r>
        <w:r>
          <w:rPr>
            <w:rFonts w:ascii="Fb Fontext" w:hAnsi="Fb Fontext"/>
            <w:rtl/>
          </w:rPr>
          <w:t xml:space="preserve"> </w:t>
        </w:r>
      </w:ins>
      <w:del w:id="93146" w:author="קלוד" w:date="2026-10-11T13:11:34Z">
        <w:r w:rsidRPr="006F178A">
          <w:rPr>
            <w:rFonts w:ascii="Fb Fontext" w:hAnsi="Fb Fontext"/>
            <w:rtl/>
          </w:rPr>
          <w:delText xml:space="preserve"> </w:delText>
        </w:r>
      </w:del>
      <w:r w:rsidRPr="006F178A">
        <w:rPr>
          <w:rFonts w:ascii="Fb Fontext" w:hAnsi="Fb Fontext"/>
          <w:rtl/>
        </w:rPr>
        <w:t xml:space="preserve">ביו"ט שחל ל</w:t>
      </w:r>
      <w:r w:rsidRPr="006F178A">
        <w:rPr>
          <w:rFonts w:ascii="Fb Fontext" w:hAnsi="Fb Fontext" w:hint="cs"/>
          <w:rtl/>
        </w:rPr>
        <w:t>ה</w:t>
      </w:r>
      <w:r w:rsidRPr="006F178A">
        <w:rPr>
          <w:rFonts w:ascii="Fb Fontext" w:hAnsi="Fb Fontext"/>
          <w:rtl/>
        </w:rPr>
        <w:t xml:space="preserve">יות </w:t>
      </w:r>
      <w:ins w:id="93143" w:author="קלוד" w:date="2026-10-11T13:11:34Z">
        <w:r>
          <w:rPr>
            <w:rStyle w:val="2fb"/>
            <w:rFonts w:ascii="Fb Fontext" w:hAnsi="Fb Fontext"/>
            <w:rtl/>
          </w:rPr>
          <w:t xml:space="preserve">ער"ש, </w:t>
        </w:r>
        <w:r>
          <w:rPr>
            <w:rStyle w:val="afffffe"/>
            <w:rFonts w:ascii="Fb Fontext" w:hAnsi="Fb Fontext"/>
            <w:rtl/>
          </w:rPr>
          <w:t xml:space="preserve">ואין מדליקין</w:t>
        </w:r>
      </w:ins>
      <w:del w:id="93144" w:author="קלוד" w:date="2026-10-11T13:11:34Z">
        <w:r w:rsidRPr="006F178A">
          <w:rPr>
            <w:rStyle w:val="2fb"/>
            <w:rFonts w:ascii="Fb Fontext" w:hAnsi="Fb Fontext"/>
            <w:rtl/>
          </w:rPr>
          <w:delText xml:space="preserve">ער"ש</w:delText>
        </w:r>
      </w:del>
      <w:r w:rsidRPr="006F178A">
        <w:rPr>
          <w:rFonts w:ascii="Fb Fontext" w:hAnsi="Fb Fontext"/>
          <w:rtl/>
        </w:rPr>
        <w:t xml:space="preserve"> לפי שאין שורפין קדשים ביו"ט.</w:t>
      </w:r>
    </w:p>
    <w:p w:rsidR="00E9703F" w:rsidRPr="006F178A" w:rsidRDefault="00E9703F" w:rsidP="00E9703F">
      <w:pPr>
        <w:rPr>
          <w:rtl/>
        </w:rPr>
      </w:pPr>
      <w:ins w:id="93155" w:author="קלוד" w:date="2026-10-11T13:11:34Z">
        <w:r>
          <w:rPr>
            <w:rtl/>
          </w:rPr>
          <w:t xml:space="preserve">והרי</w:t>
        </w:r>
      </w:ins>
      <w:del w:id="93156" w:author="קלוד" w:date="2026-10-11T13:11:34Z">
        <w:r w:rsidRPr="006F178A">
          <w:rPr>
            <w:rtl/>
          </w:rPr>
          <w:delText xml:space="preserve">והא</w:delText>
        </w:r>
      </w:del>
      <w:r w:rsidRPr="006F178A">
        <w:rPr>
          <w:rtl/>
        </w:rPr>
        <w:t xml:space="preserve"> </w:t>
      </w:r>
      <w:ins w:id="93153" w:author="קלוד" w:date="2026-10-11T13:11:34Z">
        <w:r>
          <w:rPr>
            <w:rtl/>
          </w:rPr>
          <w:t xml:space="preserve">ממה</w:t>
        </w:r>
      </w:ins>
      <w:del w:id="93154" w:author="קלוד" w:date="2026-10-11T13:11:34Z">
        <w:r w:rsidRPr="006F178A">
          <w:rPr>
            <w:rtl/>
          </w:rPr>
          <w:delText xml:space="preserve">מדקתני</w:delText>
        </w:r>
      </w:del>
      <w:r w:rsidRPr="006F178A">
        <w:rPr>
          <w:rtl/>
        </w:rPr>
        <w:t xml:space="preserve"> </w:t>
      </w:r>
      <w:ins w:id="93151" w:author="קלוד" w:date="2026-10-11T13:11:34Z">
        <w:r>
          <w:rPr>
            <w:rtl/>
          </w:rPr>
          <w:t xml:space="preserve">ששנה בסיפא</w:t>
        </w:r>
      </w:ins>
      <w:del w:id="93152" w:author="קלוד" w:date="2026-10-11T13:11:34Z">
        <w:r w:rsidRPr="006F178A">
          <w:rPr>
            <w:rtl/>
          </w:rPr>
          <w:delText xml:space="preserve">סיפא</w:delText>
        </w:r>
      </w:del>
      <w:r w:rsidRPr="006F178A">
        <w:rPr>
          <w:rtl/>
        </w:rPr>
        <w:t xml:space="preserve"> אין מדליקין בשמן שריפה ביו"ט</w:t>
      </w:r>
      <w:ins w:id="93149" w:author="קלוד" w:date="2026-10-11T13:11:34Z">
        <w:r>
          <w:rPr>
            <w:rtl/>
          </w:rPr>
          <w:t xml:space="preserve"> - </w:t>
        </w:r>
      </w:ins>
      <w:del w:id="93150" w:author="קלוד" w:date="2026-10-11T13:11:34Z">
        <w:r w:rsidRPr="006F178A">
          <w:rPr>
            <w:rtl/>
          </w:rPr>
          <w:delText xml:space="preserve"> </w:delText>
        </w:r>
      </w:del>
      <w:r w:rsidRPr="006F178A">
        <w:rPr>
          <w:rtl/>
        </w:rPr>
        <w:t xml:space="preserve">מכלל </w:t>
      </w:r>
      <w:ins w:id="93147" w:author="קלוד" w:date="2026-10-11T13:11:34Z">
        <w:r>
          <w:rPr>
            <w:rtl/>
          </w:rPr>
          <w:t xml:space="preserve">שהרישא</w:t>
        </w:r>
      </w:ins>
      <w:del w:id="93148" w:author="קלוד" w:date="2026-10-11T13:11:34Z">
        <w:r w:rsidRPr="006F178A">
          <w:rPr>
            <w:rtl/>
          </w:rPr>
          <w:delText xml:space="preserve">דרישא</w:delText>
        </w:r>
      </w:del>
      <w:r w:rsidRPr="006F178A">
        <w:rPr>
          <w:rtl/>
        </w:rPr>
        <w:t xml:space="preserve"> </w:t>
      </w:r>
      <w:ins w:id="90939" w:author="מנוע מכני" w:date="2026-10-11T12:04:39Z">
        <w:r>
          <w:rPr>
            <w:rtl/>
          </w:rPr>
          <w:t xml:space="preserve">לא</w:t>
        </w:r>
      </w:ins>
      <w:del w:id="90940" w:author="מנוע מכני" w:date="2026-10-11T12:04:39Z">
        <w:r w:rsidRPr="006F178A">
          <w:rPr>
            <w:rtl/>
          </w:rPr>
          <w:delText xml:space="preserve">לאו</w:delText>
        </w:r>
      </w:del>
      <w:r w:rsidRPr="006F178A">
        <w:rPr>
          <w:rtl/>
        </w:rPr>
        <w:t xml:space="preserve"> ביו"ט </w:t>
      </w:r>
      <w:ins w:id="92391" w:author="מנוע מכני" w:date="2026-10-11T12:04:39Z">
        <w:r>
          <w:rPr>
            <w:rtl/>
          </w:rPr>
          <w:t xml:space="preserve">מדובר</w:t>
        </w:r>
      </w:ins>
      <w:del w:id="92392" w:author="מנוע מכני" w:date="2026-10-11T12:04:39Z">
        <w:r w:rsidRPr="006F178A">
          <w:rPr>
            <w:rtl/>
          </w:rPr>
          <w:delText xml:space="preserve">עסקינן</w:delText>
        </w:r>
      </w:del>
      <w:r w:rsidRPr="006F178A">
        <w:rPr>
          <w:rtl/>
        </w:rPr>
        <w:t xml:space="preserve">.</w:t>
      </w:r>
    </w:p>
    <w:p>
      <w:pPr>
        <w:pStyle w:val="38"/>
        <w:rPr>
          <w:ins w:id="96937" w:author="מנוע מכני" w:date="2026-10-11T12:04:39Z"/>
        </w:rPr>
      </w:pPr>
      <w:r w:rsidRPr="006F178A">
        <w:t xml:space="preserve">- ר"ח מסורא:</w:t>
      </w:r>
    </w:p>
    <w:p w:rsidR="00E9703F" w:rsidRPr="006F178A" w:rsidRDefault="00E9703F" w:rsidP="00E9703F">
      <w:pPr>
        <w:rPr>
          <w:rtl/>
        </w:rPr>
      </w:pPr>
      <w:del w:id="96938" w:author="מנוע מכני" w:date="2026-10-11T12:04:39Z">
        <w:r w:rsidRPr="006F178A">
          <w:rPr>
            <w:rtl/>
          </w:rPr>
          <w:delText xml:space="preserve"> </w:delText>
        </w:r>
      </w:del>
      <w:r w:rsidRPr="006F178A">
        <w:rPr>
          <w:rtl/>
        </w:rPr>
        <w:t xml:space="preserve">מה טעם אין מדליקין בשמן שריפה ביו"ט - לפי שאין שורפין קדשים ביו"ט.</w:t>
      </w:r>
    </w:p>
    <w:p>
      <w:pPr>
        <w:pStyle w:val="38"/>
        <w:rPr>
          <w:ins w:id="96939" w:author="מנוע מכני" w:date="2026-10-11T12:04:39Z"/>
        </w:rPr>
      </w:pPr>
      <w:r w:rsidRPr="006F178A">
        <w:t xml:space="preserve">ות"כ דר"ח:</w:t>
      </w:r>
    </w:p>
    <w:p w:rsidR="00E9703F" w:rsidRDefault="00E9703F" w:rsidP="00E9703F">
      <w:pPr>
        <w:rPr>
          <w:rtl/>
        </w:rPr>
      </w:pPr>
      <w:del w:id="96940" w:author="מנוע מכני" w:date="2026-10-11T12:04:39Z">
        <w:r w:rsidRPr="006F178A">
          <w:rPr>
            <w:rtl/>
          </w:rPr>
          <w:delText xml:space="preserve"> </w:delText>
        </w:r>
      </w:del>
      <w:r w:rsidRPr="006F178A">
        <w:rPr>
          <w:rtl/>
        </w:rPr>
        <w:t xml:space="preserve">כל אלו שאמרו אין מדליקין בהן בשבת מדליקין בהן ביו"ט, חוץ משמן שריפה,</w:t>
      </w:r>
    </w:p>
    <w:p w:rsidR="00E9703F" w:rsidRPr="009757B9" w:rsidRDefault="00E9703F" w:rsidP="00E9703F">
      <w:pPr>
        <w:rPr>
          <w:rFonts w:cs="Guttman Vilna"/>
          <w:b/>
          <w:bCs/>
          <w:rtl/>
        </w:rPr>
      </w:pPr>
      <w:r w:rsidRPr="006F178A">
        <w:rPr>
          <w:rtl/>
        </w:rPr>
        <w:t>לפי שאין שורפין קדשים ביו"ט.</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כד.</w:t>
      </w:r>
    </w:p>
    <w:p>
      <w:pPr>
        <w:pStyle w:val="afffff8"/>
        <w:rPr>
          <w:ins w:id="91131" w:author="קלוד" w:date="2026-10-11T12:33:55Z"/>
        </w:rPr>
      </w:pPr>
      <w:ins w:id="91132" w:author="קלוד" w:date="2026-10-11T12:33:55Z">
        <w:r>
          <w:rPr>
            <w:color w:val="7B3F00"/>
          </w:rPr>
          <w:t xml:space="preserve">הזכרת חנוכה בברכת המזון - בהודאה ולא בבונה</w:t>
        </w:r>
      </w:ins>
    </w:p>
    <w:p w:rsidR="00E9703F" w:rsidRPr="00097464" w:rsidRDefault="00E9703F" w:rsidP="00E9703F">
      <w:pPr>
        <w:rPr>
          <w:spacing w:val="-8"/>
          <w:rtl/>
        </w:rPr>
      </w:pPr>
      <w:r w:rsidRPr="00097464">
        <w:rPr>
          <w:rFonts w:ascii="Fb Fontext" w:hAnsi="Fb Fontext"/>
          <w:spacing w:val="-8"/>
          <w:rtl/>
        </w:rPr>
        <w:t xml:space="preserve">להזכיר של חנוכה בברכת </w:t>
      </w:r>
      <w:ins w:id="93167" w:author="קלוד" w:date="2026-10-11T13:11:34Z">
        <w:r>
          <w:rPr>
            <w:rFonts w:ascii="Fb Fontext" w:hAnsi="Fb Fontext"/>
            <w:spacing w:val="-8"/>
            <w:rtl/>
          </w:rPr>
          <w:t xml:space="preserve">המזון:</w:t>
        </w:r>
      </w:ins>
      <w:del w:id="93168" w:author="קלוד" w:date="2026-10-11T13:11:34Z">
        <w:r w:rsidRPr="00097464">
          <w:rPr>
            <w:rFonts w:ascii="Fb Fontext" w:hAnsi="Fb Fontext"/>
            <w:spacing w:val="-8"/>
            <w:rtl/>
          </w:rPr>
          <w:delText xml:space="preserve">המזון</w:delText>
        </w:r>
      </w:del>
      <w:r w:rsidRPr="00097464">
        <w:rPr>
          <w:rFonts w:ascii="Fb Fontext" w:hAnsi="Fb Fontext"/>
          <w:spacing w:val="-8"/>
          <w:rtl/>
        </w:rPr>
        <w:t xml:space="preserve"> </w:t>
      </w:r>
      <w:ins w:id="94065" w:author="מנוע מכני" w:date="2026-10-11T12:04:39Z">
        <w:r>
          <w:rPr>
            <w:rFonts w:ascii="Fb Fontext" w:hAnsi="Fb Fontext"/>
            <w:spacing w:val="-8"/>
            <w:rtl/>
          </w:rPr>
          <w:t xml:space="preserve">אף</w:t>
        </w:r>
      </w:ins>
      <w:del w:id="94066" w:author="מנוע מכני" w:date="2026-10-11T12:04:39Z">
        <w:r w:rsidRPr="00097464">
          <w:rPr>
            <w:rFonts w:ascii="Fb Fontext" w:hAnsi="Fb Fontext"/>
            <w:spacing w:val="-8"/>
            <w:rtl/>
          </w:rPr>
          <w:delText xml:space="preserve">אע"ג</w:delText>
        </w:r>
      </w:del>
      <w:r w:rsidRPr="00097464">
        <w:rPr>
          <w:rFonts w:ascii="Fb Fontext" w:hAnsi="Fb Fontext"/>
          <w:spacing w:val="-8"/>
          <w:rtl/>
        </w:rPr>
        <w:t xml:space="preserve"> </w:t>
      </w:r>
      <w:ins w:id="93165" w:author="קלוד" w:date="2026-10-11T13:11:34Z">
        <w:r>
          <w:rPr>
            <w:rFonts w:ascii="Fb Fontext" w:hAnsi="Fb Fontext"/>
            <w:spacing w:val="-8"/>
            <w:rtl/>
          </w:rPr>
          <w:t xml:space="preserve">שהוא</w:t>
        </w:r>
      </w:ins>
      <w:del w:id="93166" w:author="קלוד" w:date="2026-10-11T13:11:34Z">
        <w:r w:rsidRPr="00097464">
          <w:rPr>
            <w:rFonts w:ascii="Fb Fontext" w:hAnsi="Fb Fontext"/>
            <w:spacing w:val="-8"/>
            <w:rtl/>
          </w:rPr>
          <w:delText xml:space="preserve">דמשום</w:delText>
        </w:r>
      </w:del>
      <w:r w:rsidRPr="00097464">
        <w:rPr>
          <w:rFonts w:ascii="Fb Fontext" w:hAnsi="Fb Fontext"/>
          <w:spacing w:val="-8"/>
          <w:rtl/>
        </w:rPr>
        <w:t xml:space="preserve"> </w:t>
      </w:r>
      <w:ins w:id="93163" w:author="קלוד" w:date="2026-10-11T13:11:34Z">
        <w:r>
          <w:rPr>
            <w:rFonts w:ascii="Fb Fontext" w:hAnsi="Fb Fontext"/>
            <w:spacing w:val="-8"/>
            <w:rtl/>
          </w:rPr>
          <w:t xml:space="preserve">משום</w:t>
        </w:r>
      </w:ins>
      <w:del w:id="93164" w:author="קלוד" w:date="2026-10-11T13:11:34Z">
        <w:r w:rsidRPr="00097464">
          <w:rPr>
            <w:rFonts w:ascii="Fb Fontext" w:hAnsi="Fb Fontext"/>
            <w:spacing w:val="-8"/>
            <w:rtl/>
          </w:rPr>
          <w:delText xml:space="preserve">פרסומי</w:delText>
        </w:r>
      </w:del>
      <w:r w:rsidRPr="00097464">
        <w:rPr>
          <w:rFonts w:ascii="Fb Fontext" w:hAnsi="Fb Fontext"/>
          <w:spacing w:val="-8"/>
          <w:rtl/>
        </w:rPr>
        <w:t xml:space="preserve"> </w:t>
      </w:r>
      <w:ins w:id="93161" w:author="קלוד" w:date="2026-10-11T13:11:34Z">
        <w:r>
          <w:rPr>
            <w:rFonts w:ascii="Fb Fontext" w:hAnsi="Fb Fontext"/>
            <w:spacing w:val="-8"/>
            <w:rtl/>
          </w:rPr>
          <w:t xml:space="preserve">פרסום</w:t>
        </w:r>
      </w:ins>
      <w:del w:id="93162" w:author="קלוד" w:date="2026-10-11T13:11:34Z">
        <w:r w:rsidRPr="00097464">
          <w:rPr>
            <w:rFonts w:ascii="Fb Fontext" w:hAnsi="Fb Fontext"/>
            <w:spacing w:val="-8"/>
            <w:rtl/>
          </w:rPr>
          <w:delText xml:space="preserve">ניסא</w:delText>
        </w:r>
      </w:del>
      <w:r w:rsidRPr="00097464">
        <w:rPr>
          <w:rFonts w:ascii="Fb Fontext" w:hAnsi="Fb Fontext"/>
          <w:spacing w:val="-8"/>
          <w:rtl/>
        </w:rPr>
        <w:t xml:space="preserve"> </w:t>
      </w:r>
      <w:ins w:id="93159" w:author="קלוד" w:date="2026-10-11T13:11:34Z">
        <w:r>
          <w:rPr>
            <w:rFonts w:ascii="Fb Fontext" w:hAnsi="Fb Fontext"/>
            <w:spacing w:val="-8"/>
            <w:rtl/>
          </w:rPr>
          <w:t xml:space="preserve">הנס,</w:t>
        </w:r>
      </w:ins>
      <w:del w:id="93160" w:author="קלוד" w:date="2026-10-11T13:11:34Z">
        <w:r w:rsidRPr="00097464">
          <w:rPr>
            <w:rFonts w:ascii="Fb Fontext" w:hAnsi="Fb Fontext"/>
            <w:spacing w:val="-8"/>
            <w:rtl/>
          </w:rPr>
          <w:delText xml:space="preserve">הוא</w:delText>
        </w:r>
      </w:del>
      <w:r w:rsidRPr="00097464">
        <w:rPr>
          <w:rFonts w:ascii="Fb Fontext" w:hAnsi="Fb Fontext"/>
          <w:spacing w:val="-8"/>
          <w:rtl/>
        </w:rPr>
        <w:t xml:space="preserve"> מ"מ אינו </w:t>
      </w:r>
      <w:ins w:id="93157" w:author="קלוד" w:date="2026-10-11T13:11:34Z">
        <w:r>
          <w:rPr>
            <w:rFonts w:ascii="Fb Fontext" w:hAnsi="Fb Fontext"/>
            <w:spacing w:val="-8"/>
            <w:rtl/>
          </w:rPr>
          <w:t xml:space="preserve">מזכיר,</w:t>
        </w:r>
      </w:ins>
      <w:del w:id="93158" w:author="קלוד" w:date="2026-10-11T13:11:34Z">
        <w:r w:rsidRPr="00097464">
          <w:rPr>
            <w:rFonts w:ascii="Fb Fontext" w:hAnsi="Fb Fontext"/>
            <w:spacing w:val="-8"/>
            <w:rtl/>
          </w:rPr>
          <w:delText xml:space="preserve">מזכיר</w:delText>
        </w:r>
      </w:del>
      <w:r w:rsidRPr="00097464">
        <w:rPr>
          <w:rFonts w:ascii="Fb Fontext" w:hAnsi="Fb Fontext"/>
          <w:spacing w:val="-8"/>
          <w:rtl/>
        </w:rPr>
        <w:t xml:space="preserve"> כיון שהוא מדרבנן.</w:t>
      </w:r>
    </w:p>
    <w:p w:rsidR="00E9703F" w:rsidRPr="006F178A" w:rsidRDefault="00E9703F" w:rsidP="00E9703F">
      <w:pPr>
        <w:rPr>
          <w:rtl/>
        </w:rPr>
      </w:pPr>
      <w:r w:rsidRPr="006F178A">
        <w:rPr>
          <w:rtl/>
        </w:rPr>
        <w:t>ואם בא להזכיר מזכיר בהודאה</w:t>
      </w:r>
      <w:r w:rsidRPr="006F178A">
        <w:rPr>
          <w:rFonts w:hint="cs"/>
          <w:rtl/>
        </w:rPr>
        <w:t xml:space="preserve"> [ולא בבונה ירושלים]</w:t>
      </w:r>
      <w:r w:rsidRPr="006F178A">
        <w:rPr>
          <w:rtl/>
        </w:rPr>
        <w:t>.</w:t>
      </w:r>
    </w:p>
    <w:p w:rsidR="00E9703F" w:rsidRPr="00097464" w:rsidRDefault="00E9703F" w:rsidP="00E9703F">
      <w:pPr>
        <w:rPr>
          <w:spacing w:val="-4"/>
          <w:rtl/>
        </w:rPr>
      </w:pPr>
      <w:r w:rsidRPr="00097464">
        <w:rPr>
          <w:spacing w:val="-4"/>
          <w:rtl/>
        </w:rPr>
        <w:t xml:space="preserve">וכן </w:t>
      </w:r>
      <w:r w:rsidRPr="00097464">
        <w:rPr>
          <w:spacing w:val="-4"/>
          <w:rtl/>
        </w:rPr>
        <w:t xml:space="preserve">אמר</w:t>
      </w:r>
      <w:r w:rsidRPr="00097464">
        <w:rPr>
          <w:spacing w:val="-4"/>
          <w:rtl/>
        </w:rPr>
        <w:t xml:space="preserve"> </w:t>
      </w:r>
      <w:r w:rsidRPr="00097464">
        <w:rPr>
          <w:rStyle w:val="2fb"/>
          <w:spacing w:val="-4"/>
          <w:rtl/>
        </w:rPr>
        <w:t xml:space="preserve">ר"ש</w:t>
      </w:r>
      <w:r w:rsidRPr="00097464">
        <w:rPr>
          <w:spacing w:val="-4"/>
          <w:rtl/>
        </w:rPr>
        <w:t xml:space="preserve"> </w:t>
      </w:r>
      <w:r w:rsidRPr="00097464">
        <w:rPr>
          <w:rStyle w:val="2fb"/>
          <w:spacing w:val="-4"/>
          <w:rtl/>
        </w:rPr>
        <w:t xml:space="preserve">לרהב"י</w:t>
      </w:r>
      <w:r w:rsidRPr="00097464">
        <w:rPr>
          <w:spacing w:val="-4"/>
          <w:rtl/>
        </w:rPr>
        <w:t xml:space="preserve"> </w:t>
      </w:r>
      <w:ins w:id="93175" w:author="קלוד" w:date="2026-10-11T13:11:34Z">
        <w:r>
          <w:rPr>
            <w:spacing w:val="-4"/>
            <w:rtl/>
          </w:rPr>
          <w:t xml:space="preserve">בבית</w:t>
        </w:r>
      </w:ins>
      <w:del w:id="93176" w:author="קלוד" w:date="2026-10-11T13:11:34Z">
        <w:r w:rsidRPr="00097464">
          <w:rPr>
            <w:spacing w:val="-4"/>
            <w:rtl/>
          </w:rPr>
          <w:delText xml:space="preserve">בבי</w:delText>
        </w:r>
      </w:del>
      <w:r w:rsidRPr="00097464">
        <w:rPr>
          <w:spacing w:val="-4"/>
          <w:rtl/>
        </w:rPr>
        <w:t xml:space="preserve"> </w:t>
      </w:r>
      <w:ins w:id="93173" w:author="קלוד" w:date="2026-10-11T13:11:34Z">
        <w:r>
          <w:rPr>
            <w:rStyle w:val="2fb"/>
            <w:spacing w:val="-4"/>
            <w:rtl/>
          </w:rPr>
          <w:t xml:space="preserve">רבא:</w:t>
        </w:r>
      </w:ins>
      <w:del w:id="93174" w:author="קלוד" w:date="2026-10-11T13:11:34Z">
        <w:r w:rsidRPr="00097464">
          <w:rPr>
            <w:rStyle w:val="2fb"/>
            <w:spacing w:val="-4"/>
            <w:rtl/>
          </w:rPr>
          <w:delText xml:space="preserve">רבא</w:delText>
        </w:r>
      </w:del>
      <w:r w:rsidRPr="00097464">
        <w:rPr>
          <w:spacing w:val="-4"/>
          <w:rtl/>
        </w:rPr>
        <w:t xml:space="preserve"> </w:t>
      </w:r>
      <w:ins w:id="90077" w:author="Claude - סמנטי" w:date="2026-10-11T12:28:21Z">
        <w:ins w:id="93171" w:author="קלוד" w:date="2026-10-11T13:11:34Z">
          <w:r>
            <w:rPr>
              <w:spacing w:val="-4"/>
              <w:rtl/>
            </w:rPr>
            <w:t xml:space="preserve">כתפלה;</w:t>
          </w:r>
        </w:ins>
        <w:del w:id="93172" w:author="קלוד" w:date="2026-10-11T13:11:34Z">
          <w:r>
            <w:rPr>
              <w:spacing w:val="-4"/>
              <w:rtl/>
            </w:rPr>
            <w:delText xml:space="preserve">שהוא</w:delText>
          </w:r>
          <w:r w:rsidRPr="00097464">
            <w:rPr>
              <w:spacing w:val="-4"/>
              <w:rtl/>
            </w:rPr>
            <w:delText xml:space="preserve"> כתפלה,</w:delText>
          </w:r>
        </w:del>
      </w:ins>
      <w:del w:id="90078" w:author="Claude - סמנטי" w:date="2026-10-11T12:28:21Z">
        <w:r w:rsidRPr="00097464">
          <w:rPr>
            <w:spacing w:val="-4"/>
            <w:rtl/>
          </w:rPr>
          <w:delText xml:space="preserve">דהוא</w:delText>
        </w:r>
      </w:del>
      <w:r w:rsidRPr="00097464">
        <w:rPr>
          <w:spacing w:val="-4"/>
          <w:rtl/>
        </w:rPr>
        <w:t xml:space="preserve"> מה תפלה - בהודאה, אף ברכת המזון </w:t>
      </w:r>
      <w:ins w:id="93169" w:author="קלוד" w:date="2026-10-11T13:11:34Z">
        <w:r>
          <w:rPr>
            <w:spacing w:val="-4"/>
            <w:rtl/>
          </w:rPr>
          <w:t xml:space="preserve">-</w:t>
        </w:r>
      </w:ins>
      <w:del w:id="93170" w:author="קלוד" w:date="2026-10-11T13:11:34Z">
        <w:r w:rsidRPr="00097464">
          <w:rPr>
            <w:spacing w:val="-4"/>
            <w:rtl/>
          </w:rPr>
          <w:delText xml:space="preserve">–</w:delText>
        </w:r>
      </w:del>
      <w:r w:rsidRPr="00097464">
        <w:rPr>
          <w:spacing w:val="-4"/>
          <w:rtl/>
        </w:rPr>
        <w:t xml:space="preserve"> בהודאה.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29" w:author="קלוד" w:date="2026-10-11T12:33:55Z"/>
        </w:rPr>
      </w:pPr>
      <w:ins w:id="91130" w:author="קלוד" w:date="2026-10-11T12:33:55Z">
        <w:r>
          <w:rPr>
            <w:color w:val="7B3F00"/>
          </w:rPr>
          <w:t xml:space="preserve">האם מזכירים ר"ח בברכת המזון, כשאינו אסור במלאכה?</w:t>
        </w:r>
      </w:ins>
    </w:p>
    <w:p>
      <w:pPr>
        <w:pStyle w:val="38"/>
        <w:rPr>
          <w:ins w:id="96942" w:author="מנוע מכני" w:date="2026-10-11T12:04:39Z"/>
        </w:rPr>
      </w:pPr>
      <w:del w:id="96941" w:author="מנוע מכני" w:date="2026-10-11T12:04:39Z">
        <w:r w:rsidRPr="00097464">
          <w:delText xml:space="preserve">•</w:delText>
        </w:r>
      </w:del>
      <w:r w:rsidRPr="00097464">
        <w:t xml:space="preserve"> איבעיא להו</w:t>
      </w:r>
      <w:r w:rsidRPr="00097464">
        <w:t xml:space="preserve">:</w:t>
      </w:r>
    </w:p>
    <w:p w:rsidR="00E9703F" w:rsidRPr="00097464" w:rsidRDefault="00E9703F" w:rsidP="00E9703F">
      <w:pPr>
        <w:rPr>
          <w:spacing w:val="-4"/>
          <w:rtl/>
        </w:rPr>
      </w:pPr>
      <w:del w:id="96943" w:author="מנוע מכני" w:date="2026-10-11T12:04:39Z">
        <w:r w:rsidRPr="00097464">
          <w:rPr>
            <w:rFonts w:ascii="Fb Fontext" w:hAnsi="Fb Fontext"/>
            <w:spacing w:val="-4"/>
            <w:rtl/>
          </w:rPr>
          <w:delText xml:space="preserve"> </w:delText>
        </w:r>
      </w:del>
      <w:r w:rsidRPr="00097464">
        <w:rPr>
          <w:rFonts w:ascii="Fb Fontext" w:hAnsi="Fb Fontext"/>
          <w:spacing w:val="-4"/>
          <w:rtl/>
        </w:rPr>
        <w:t xml:space="preserve">מהו להזכיר </w:t>
      </w:r>
      <w:r w:rsidRPr="00097464">
        <w:rPr>
          <w:rStyle w:val="2fb"/>
          <w:rFonts w:ascii="Fb Fontext" w:hAnsi="Fb Fontext"/>
          <w:spacing w:val="-4"/>
          <w:rtl/>
        </w:rPr>
        <w:t xml:space="preserve">ר"ח</w:t>
      </w:r>
      <w:r w:rsidRPr="00097464">
        <w:rPr>
          <w:rFonts w:ascii="Fb Fontext" w:hAnsi="Fb Fontext"/>
          <w:spacing w:val="-4"/>
          <w:rtl/>
        </w:rPr>
        <w:t xml:space="preserve"> </w:t>
      </w:r>
      <w:ins w:id="93183" w:author="קלוד" w:date="2026-10-11T13:11:34Z">
        <w:r>
          <w:rPr>
            <w:rStyle w:val="2fb"/>
            <w:rFonts w:ascii="Fb Fontext" w:hAnsi="Fb Fontext"/>
            <w:spacing w:val="-4"/>
            <w:rtl/>
          </w:rPr>
          <w:t xml:space="preserve">בברכהמ"ז?</w:t>
        </w:r>
      </w:ins>
      <w:del w:id="93184" w:author="קלוד" w:date="2026-10-11T13:11:34Z">
        <w:r w:rsidRPr="00097464">
          <w:rPr>
            <w:rStyle w:val="2fb"/>
            <w:rFonts w:ascii="Fb Fontext" w:hAnsi="Fb Fontext"/>
            <w:spacing w:val="-4"/>
            <w:rtl/>
          </w:rPr>
          <w:delText xml:space="preserve">בברכהמ"ז</w:delText>
        </w:r>
      </w:del>
      <w:r w:rsidRPr="00097464">
        <w:rPr>
          <w:rFonts w:ascii="Fb Fontext" w:hAnsi="Fb Fontext"/>
          <w:spacing w:val="-4"/>
          <w:rtl/>
        </w:rPr>
        <w:t xml:space="preserve"> </w:t>
      </w:r>
      <w:r w:rsidRPr="00097464">
        <w:rPr>
          <w:rFonts w:ascii="Fb Fontext" w:hAnsi="Fb Fontext"/>
          <w:spacing w:val="-4"/>
          <w:rtl/>
        </w:rPr>
        <w:t xml:space="preserve">את"ל</w:t>
      </w:r>
      <w:r w:rsidRPr="00097464">
        <w:rPr>
          <w:rFonts w:ascii="Fb Fontext" w:hAnsi="Fb Fontext"/>
          <w:spacing w:val="-4"/>
          <w:rtl/>
        </w:rPr>
        <w:t xml:space="preserve"> בחנוכה </w:t>
      </w:r>
      <w:ins w:id="93181" w:author="קלוד" w:date="2026-10-11T13:11:34Z">
        <w:r>
          <w:rPr>
            <w:rFonts w:ascii="Fb Fontext" w:hAnsi="Fb Fontext"/>
            <w:spacing w:val="-4"/>
            <w:rtl/>
          </w:rPr>
          <w:t xml:space="preserve">שמדרבנן</w:t>
        </w:r>
      </w:ins>
      <w:del w:id="93182" w:author="קלוד" w:date="2026-10-11T13:11:34Z">
        <w:r w:rsidRPr="00097464">
          <w:rPr>
            <w:rFonts w:ascii="Fb Fontext" w:hAnsi="Fb Fontext"/>
            <w:spacing w:val="-4"/>
            <w:rtl/>
          </w:rPr>
          <w:delText xml:space="preserve">דרבנן</w:delText>
        </w:r>
      </w:del>
      <w:r w:rsidRPr="00097464">
        <w:rPr>
          <w:rFonts w:ascii="Fb Fontext" w:hAnsi="Fb Fontext"/>
          <w:spacing w:val="-4"/>
          <w:rtl/>
        </w:rPr>
        <w:t xml:space="preserve"> </w:t>
      </w:r>
      <w:r w:rsidRPr="00097464">
        <w:rPr>
          <w:rFonts w:ascii="Fb Fontext" w:hAnsi="Fb Fontext"/>
          <w:spacing w:val="-4"/>
          <w:rtl/>
        </w:rPr>
        <w:t xml:space="preserve">לא</w:t>
      </w:r>
      <w:r w:rsidRPr="00097464">
        <w:rPr>
          <w:rFonts w:ascii="Fb Fontext" w:hAnsi="Fb Fontext"/>
          <w:spacing w:val="-4"/>
          <w:rtl/>
        </w:rPr>
        <w:t xml:space="preserve"> </w:t>
      </w:r>
      <w:ins w:id="93179" w:author="קלוד" w:date="2026-10-11T13:11:34Z">
        <w:r>
          <w:rPr>
            <w:rFonts w:ascii="Fb Fontext" w:hAnsi="Fb Fontext"/>
            <w:spacing w:val="-4"/>
            <w:rtl/>
          </w:rPr>
          <w:t xml:space="preserve">צריך -</w:t>
        </w:r>
      </w:ins>
      <w:del w:id="93180" w:author="קלוד" w:date="2026-10-11T13:11:34Z">
        <w:r w:rsidRPr="00097464">
          <w:rPr>
            <w:rFonts w:ascii="Fb Fontext" w:hAnsi="Fb Fontext"/>
            <w:spacing w:val="-4"/>
            <w:rtl/>
          </w:rPr>
          <w:delText xml:space="preserve">צריך,</w:delText>
        </w:r>
      </w:del>
      <w:r w:rsidRPr="00097464">
        <w:rPr>
          <w:rFonts w:ascii="Fb Fontext" w:hAnsi="Fb Fontext"/>
          <w:spacing w:val="-4"/>
          <w:rtl/>
        </w:rPr>
        <w:t xml:space="preserve"> </w:t>
      </w:r>
      <w:r w:rsidRPr="00097464">
        <w:rPr>
          <w:rStyle w:val="2fb"/>
          <w:rFonts w:ascii="Fb Fontext" w:hAnsi="Fb Fontext"/>
          <w:spacing w:val="-4"/>
          <w:rtl/>
        </w:rPr>
        <w:t xml:space="preserve">ר"ח</w:t>
      </w:r>
      <w:r w:rsidRPr="00097464">
        <w:rPr>
          <w:rFonts w:ascii="Fb Fontext" w:hAnsi="Fb Fontext"/>
          <w:spacing w:val="-4"/>
          <w:rtl/>
        </w:rPr>
        <w:t xml:space="preserve"> </w:t>
      </w:r>
      <w:ins w:id="93177" w:author="קלוד" w:date="2026-10-11T13:11:34Z">
        <w:r>
          <w:rPr>
            <w:rFonts w:ascii="Fb Fontext" w:hAnsi="Fb Fontext"/>
            <w:spacing w:val="-4"/>
            <w:rtl/>
          </w:rPr>
          <w:t xml:space="preserve">שמדאורייתא</w:t>
        </w:r>
      </w:ins>
      <w:del w:id="93178" w:author="קלוד" w:date="2026-10-11T13:11:34Z">
        <w:r w:rsidRPr="00097464">
          <w:rPr>
            <w:rFonts w:ascii="Fb Fontext" w:hAnsi="Fb Fontext"/>
            <w:spacing w:val="-4"/>
            <w:rtl/>
          </w:rPr>
          <w:delText xml:space="preserve">דאורייתא</w:delText>
        </w:r>
      </w:del>
      <w:r w:rsidRPr="00097464">
        <w:rPr>
          <w:rFonts w:ascii="Fb Fontext" w:hAnsi="Fb Fontext"/>
          <w:spacing w:val="-4"/>
          <w:rtl/>
        </w:rPr>
        <w:t xml:space="preserve"> צריך.</w:t>
      </w:r>
    </w:p>
    <w:p>
      <w:pPr>
        <w:pStyle w:val="38"/>
        <w:rPr>
          <w:ins w:id="96944" w:author="מנוע מכני" w:date="2026-10-11T12:04:39Z"/>
        </w:rPr>
      </w:pPr>
      <w:r w:rsidRPr="004C00C0">
        <w:t xml:space="preserve">א"ד:</w:t>
      </w:r>
    </w:p>
    <w:p w:rsidR="00E9703F" w:rsidRPr="006F178A" w:rsidRDefault="00E9703F" w:rsidP="00E9703F">
      <w:pPr>
        <w:rPr>
          <w:rtl/>
        </w:rPr>
      </w:pPr>
      <w:del w:id="96945" w:author="מנוע מכני" w:date="2026-10-11T12:04:39Z">
        <w:r w:rsidRPr="004C00C0">
          <w:rPr>
            <w:b/>
            <w:bCs/>
            <w:rtl/>
          </w:rPr>
          <w:delText xml:space="preserve"> </w:delText>
        </w:r>
      </w:del>
      <w:r w:rsidRPr="006F178A">
        <w:rPr>
          <w:rtl/>
        </w:rPr>
        <w:t xml:space="preserve">כיון </w:t>
      </w:r>
      <w:ins w:id="93187" w:author="קלוד" w:date="2026-10-11T13:11:34Z">
        <w:r>
          <w:rPr>
            <w:rtl/>
          </w:rPr>
          <w:t xml:space="preserve">שאינו</w:t>
        </w:r>
      </w:ins>
      <w:del w:id="93188" w:author="קלוד" w:date="2026-10-11T13:11:34Z">
        <w:r w:rsidRPr="006F178A">
          <w:rPr>
            <w:rtl/>
          </w:rPr>
          <w:delText xml:space="preserve">דלא</w:delText>
        </w:r>
      </w:del>
      <w:r w:rsidRPr="006F178A">
        <w:rPr>
          <w:rtl/>
        </w:rPr>
        <w:t xml:space="preserve"> אסור בעשיית מלאכה - </w:t>
      </w:r>
      <w:ins w:id="93185" w:author="קלוד" w:date="2026-10-11T13:11:34Z">
        <w:r>
          <w:rPr>
            <w:rtl/>
          </w:rPr>
          <w:t xml:space="preserve">אין</w:t>
        </w:r>
      </w:ins>
      <w:del w:id="93186" w:author="קלוד" w:date="2026-10-11T13:11:34Z">
        <w:r w:rsidRPr="006F178A">
          <w:rPr>
            <w:rtl/>
          </w:rPr>
          <w:delText xml:space="preserve">לא</w:delText>
        </w:r>
      </w:del>
      <w:r w:rsidRPr="006F178A">
        <w:rPr>
          <w:rtl/>
        </w:rPr>
        <w:t xml:space="preserve"> </w:t>
      </w:r>
      <w:ins w:id="90079" w:author="Claude - סמנטי" w:date="2026-10-11T12:28:21Z">
        <w:r>
          <w:rPr>
            <w:rtl/>
          </w:rPr>
          <w:t xml:space="preserve">מזכירים</w:t>
        </w:r>
      </w:ins>
      <w:del w:id="90080" w:author="Claude - סמנטי" w:date="2026-10-11T12:28:21Z">
        <w:r w:rsidRPr="006F178A">
          <w:rPr>
            <w:rtl/>
          </w:rPr>
          <w:delText xml:space="preserve">מזכרינן</w:delText>
        </w:r>
      </w:del>
      <w:r w:rsidRPr="006F178A">
        <w:rPr>
          <w:rtl/>
        </w:rPr>
        <w:t xml:space="preserve">?</w:t>
      </w:r>
    </w:p>
    <w:p>
      <w:pPr>
        <w:pStyle w:val="38"/>
        <w:rPr>
          <w:ins w:id="96946" w:author="מנוע מכני" w:date="2026-10-11T12:04:39Z"/>
        </w:rPr>
      </w:pPr>
      <w:r w:rsidRPr="006F178A">
        <w:t xml:space="preserve">רב</w:t>
      </w:r>
      <w:del w:id="99387" w:author="מנוע מכני" w:date="2026-10-11T12:04:39Z">
        <w:r w:rsidRPr="006F178A">
          <w:delText xml:space="preserve"> אמר</w:delText>
        </w:r>
      </w:del>
      <w:r w:rsidRPr="006F178A">
        <w:t xml:space="preserve">:</w:t>
      </w:r>
    </w:p>
    <w:p w:rsidR="00E9703F" w:rsidRPr="006F178A" w:rsidRDefault="00E9703F" w:rsidP="00E9703F">
      <w:pPr>
        <w:rPr>
          <w:rtl/>
        </w:rPr>
      </w:pPr>
      <w:del w:id="96947" w:author="מנוע מכני" w:date="2026-10-11T12:04:39Z">
        <w:r w:rsidRPr="006F178A">
          <w:rPr>
            <w:rFonts w:ascii="Fb Fontext" w:hAnsi="Fb Fontext"/>
            <w:sz w:val="20"/>
            <w:rtl/>
          </w:rPr>
          <w:delText xml:space="preserve"> </w:delText>
        </w:r>
      </w:del>
      <w:ins w:id="93195" w:author="קלוד" w:date="2026-10-11T13:11:34Z">
        <w:r>
          <w:rPr>
            <w:rFonts w:ascii="Fb Fontext" w:hAnsi="Fb Fontext"/>
            <w:sz w:val="20"/>
            <w:rtl/>
          </w:rPr>
          <w:t xml:space="preserve">מזכיר;</w:t>
        </w:r>
      </w:ins>
      <w:del w:id="93196" w:author="קלוד" w:date="2026-10-11T13:11:34Z">
        <w:r w:rsidRPr="006F178A">
          <w:rPr>
            <w:rFonts w:ascii="Fb Fontext" w:hAnsi="Fb Fontext"/>
            <w:sz w:val="20"/>
            <w:rtl/>
          </w:rPr>
          <w:delText xml:space="preserve">מזכיר,</w:delText>
        </w:r>
      </w:del>
      <w:r w:rsidRPr="006F178A">
        <w:rPr>
          <w:rFonts w:ascii="Fb Fontext" w:hAnsi="Fb Fontext"/>
          <w:sz w:val="20"/>
          <w:rtl/>
        </w:rPr>
        <w:t xml:space="preserve"> </w:t>
      </w:r>
      <w:ins w:id="90259" w:author="מנוע מכני" w:date="2026-10-11T12:04:39Z">
        <w:r>
          <w:rPr>
            <w:rStyle w:val="2fb"/>
            <w:rFonts w:ascii="Fb Fontext" w:hAnsi="Fb Fontext"/>
            <w:sz w:val="20"/>
            <w:rtl/>
          </w:rPr>
          <w:t xml:space="preserve">ר"ח</w:t>
        </w:r>
      </w:ins>
      <w:del w:id="90260" w:author="מנוע מכני" w:date="2026-10-11T12:04:39Z">
        <w:r w:rsidRPr="006F178A">
          <w:rPr>
            <w:rFonts w:ascii="Fb Fontext" w:hAnsi="Fb Fontext"/>
            <w:sz w:val="20"/>
            <w:rtl/>
          </w:rPr>
          <w:delText xml:space="preserve">רבי חנינא</w:delText>
        </w:r>
      </w:del>
      <w:r w:rsidRPr="006F178A">
        <w:rPr>
          <w:rFonts w:ascii="Fb Fontext" w:hAnsi="Fb Fontext"/>
          <w:sz w:val="20"/>
          <w:rtl/>
        </w:rPr>
        <w:t xml:space="preserve"> </w:t>
      </w:r>
      <w:r w:rsidRPr="006F178A">
        <w:rPr>
          <w:rFonts w:ascii="Fb Fontext" w:hAnsi="Fb Fontext"/>
          <w:sz w:val="20"/>
          <w:rtl/>
        </w:rPr>
        <w:t xml:space="preserve">אמר</w:t>
      </w:r>
      <w:r w:rsidRPr="006F178A">
        <w:rPr>
          <w:rFonts w:ascii="Fb Fontext" w:hAnsi="Fb Fontext"/>
          <w:sz w:val="20"/>
          <w:rtl/>
        </w:rPr>
        <w:t xml:space="preserve">: אינו מזכיר.</w:t>
      </w:r>
      <w:r w:rsidRPr="006F178A">
        <w:rPr>
          <w:rFonts w:ascii="Fb Fontext" w:hAnsi="Fb Fontext" w:hint="cs"/>
          <w:sz w:val="20"/>
          <w:rtl/>
        </w:rPr>
        <w:t xml:space="preserve"> </w:t>
      </w:r>
      <w:ins w:id="93193" w:author="קלוד" w:date="2026-10-11T13:11:34Z">
        <w:r>
          <w:rPr>
            <w:rStyle w:val="2fb"/>
            <w:rFonts w:ascii="Fb Fontext" w:hAnsi="Fb Fontext" w:hint="cs"/>
            <w:sz w:val="20"/>
            <w:rtl/>
            <w:rPrChange w:id="9026" w:author="עריכה מהאתר" w:date="2026-10-26T17:44:30Z">
              <w:rPr>
                <w:rStyle w:val="2fb"/>
                <w:rFonts w:ascii="Fb Fontext" w:hAnsi="Fb Fontext" w:hint="cs"/>
                <w:sz w:val="20"/>
                <w:rtl/>
              </w:rPr>
            </w:rPrChange>
          </w:rPr>
          <w:t xml:space="preserve">אר"ז:</w:t>
        </w:r>
      </w:ins>
      <w:del w:id="93194" w:author="קלוד" w:date="2026-10-11T13:11:34Z">
        <w:r w:rsidRPr="006F178A">
          <w:rPr>
            <w:rFonts w:ascii="Fb Fontext" w:hAnsi="Fb Fontext" w:hint="cs"/>
            <w:sz w:val="20"/>
            <w:rtl/>
          </w:rPr>
          <w:delText xml:space="preserve">-</w:delText>
        </w:r>
      </w:del>
      <w:r w:rsidRPr="006F178A">
        <w:rPr>
          <w:rFonts w:ascii="Fb Fontext" w:hAnsi="Fb Fontext" w:hint="cs"/>
          <w:sz w:val="20"/>
          <w:rtl/>
        </w:rPr>
        <w:t xml:space="preserve"> </w:t>
      </w:r>
      <w:ins w:id="93191" w:author="קלוד" w:date="2026-10-11T13:11:34Z">
        <w:r>
          <w:rPr>
            <w:rStyle w:val="2fb"/>
            <w:rFonts w:ascii="Fb Fontext" w:hAnsi="Fb Fontext" w:hint="cs"/>
            <w:sz w:val="20"/>
            <w:rtl/>
          </w:rPr>
          <w:t xml:space="preserve">החזק</w:t>
        </w:r>
      </w:ins>
      <w:del w:id="93192" w:author="קלוד" w:date="2026-10-11T13:11:34Z">
        <w:r w:rsidRPr="006F178A">
          <w:rPr>
            <w:rStyle w:val="2fb"/>
            <w:rFonts w:ascii="Fb Fontext" w:hAnsi="Fb Fontext" w:hint="cs"/>
            <w:sz w:val="20"/>
            <w:rtl/>
          </w:rPr>
          <w:delText xml:space="preserve">אר</w:delText>
        </w:r>
        <w:r w:rsidRPr="006F178A">
          <w:rPr>
            <w:rStyle w:val="2fb"/>
            <w:rFonts w:ascii="Fb Fontext" w:hAnsi="Fb Fontext"/>
            <w:sz w:val="20"/>
            <w:rtl/>
          </w:rPr>
          <w:delText xml:space="preserve">"</w:delText>
        </w:r>
        <w:r w:rsidRPr="006F178A">
          <w:rPr>
            <w:rStyle w:val="2fb"/>
            <w:rFonts w:ascii="Fb Fontext" w:hAnsi="Fb Fontext" w:hint="cs"/>
            <w:sz w:val="20"/>
            <w:rtl/>
          </w:rPr>
          <w:delText xml:space="preserve">ז</w:delText>
        </w:r>
        <w:r w:rsidRPr="006F178A">
          <w:rPr>
            <w:rFonts w:ascii="Fb Fontext" w:hAnsi="Fb Fontext" w:hint="cs"/>
            <w:sz w:val="20"/>
            <w:rtl/>
          </w:rPr>
          <w:delText xml:space="preserve"> נקוט</w:delText>
        </w:r>
      </w:del>
      <w:r w:rsidRPr="006F178A">
        <w:rPr>
          <w:rFonts w:ascii="Fb Fontext" w:hAnsi="Fb Fontext" w:hint="cs"/>
          <w:sz w:val="20"/>
          <w:rtl/>
        </w:rPr>
        <w:t xml:space="preserve"> </w:t>
      </w:r>
      <w:r w:rsidRPr="006F178A">
        <w:rPr>
          <w:rStyle w:val="2fb"/>
          <w:rFonts w:ascii="Fb Fontext" w:hAnsi="Fb Fontext" w:hint="cs"/>
          <w:sz w:val="20"/>
          <w:rtl/>
        </w:rPr>
        <w:t xml:space="preserve">דרב</w:t>
      </w:r>
      <w:r w:rsidRPr="006F178A">
        <w:rPr>
          <w:rFonts w:ascii="Fb Fontext" w:hAnsi="Fb Fontext" w:hint="cs"/>
          <w:sz w:val="20"/>
          <w:rtl/>
        </w:rPr>
        <w:t xml:space="preserve"> בידך, </w:t>
      </w:r>
      <w:ins w:id="93189" w:author="קלוד" w:date="2026-10-11T13:11:34Z">
        <w:r>
          <w:rPr>
            <w:rStyle w:val="2fb"/>
            <w:rFonts w:ascii="Fb Fontext" w:hAnsi="Fb Fontext" w:hint="cs"/>
            <w:sz w:val="20"/>
            <w:rtl/>
          </w:rPr>
          <w:t xml:space="preserve">שר"א</w:t>
        </w:r>
      </w:ins>
      <w:del w:id="93190" w:author="קלוד" w:date="2026-10-11T13:11:34Z">
        <w:r w:rsidRPr="006F178A">
          <w:rPr>
            <w:rStyle w:val="2fb"/>
            <w:rFonts w:ascii="Fb Fontext" w:hAnsi="Fb Fontext" w:hint="cs"/>
            <w:sz w:val="20"/>
            <w:rtl/>
          </w:rPr>
          <w:delText xml:space="preserve">דר</w:delText>
        </w:r>
        <w:r w:rsidRPr="006F178A">
          <w:rPr>
            <w:rStyle w:val="2fb"/>
            <w:rFonts w:ascii="Fb Fontext" w:hAnsi="Fb Fontext"/>
            <w:sz w:val="20"/>
            <w:rtl/>
          </w:rPr>
          <w:delText xml:space="preserve">"</w:delText>
        </w:r>
        <w:r w:rsidRPr="006F178A">
          <w:rPr>
            <w:rStyle w:val="2fb"/>
            <w:rFonts w:ascii="Fb Fontext" w:hAnsi="Fb Fontext" w:hint="cs"/>
            <w:sz w:val="20"/>
            <w:rtl/>
          </w:rPr>
          <w:delText xml:space="preserve">א</w:delText>
        </w:r>
      </w:del>
      <w:r w:rsidRPr="006F178A">
        <w:rPr>
          <w:rFonts w:ascii="Fb Fontext" w:hAnsi="Fb Fontext" w:hint="cs"/>
          <w:sz w:val="20"/>
          <w:rtl/>
        </w:rPr>
        <w:t xml:space="preserve"> </w:t>
      </w:r>
      <w:ins w:id="92393" w:author="מנוע מכני" w:date="2026-10-11T12:04:39Z">
        <w:r>
          <w:rPr>
            <w:rFonts w:ascii="Fb Fontext" w:hAnsi="Fb Fontext" w:hint="cs"/>
            <w:sz w:val="20"/>
            <w:rtl/>
          </w:rPr>
          <w:t xml:space="preserve">כמותו</w:t>
        </w:r>
      </w:ins>
      <w:del w:id="92394" w:author="מנוע מכני" w:date="2026-10-11T12:04:39Z">
        <w:r w:rsidRPr="006F178A">
          <w:rPr>
            <w:rFonts w:ascii="Fb Fontext" w:hAnsi="Fb Fontext" w:hint="cs"/>
            <w:sz w:val="20"/>
            <w:rtl/>
          </w:rPr>
          <w:delText xml:space="preserve">כוותיה</w:delText>
        </w:r>
      </w:del>
    </w:p>
    <w:p w:rsidR="00E9703F" w:rsidRPr="006F178A" w:rsidRDefault="00E9703F" w:rsidP="00E9703F">
      <w:pPr>
        <w:rPr>
          <w:rtl/>
        </w:rPr>
      </w:pPr>
      <w:ins w:id="93199" w:author="קלוד" w:date="2026-10-11T13:11:34Z">
        <w:r>
          <w:rPr>
            <w:rFonts w:ascii="Fb Fontext" w:hAnsi="Fb Fontext"/>
            <w:rtl/>
          </w:rPr>
          <w:t xml:space="preserve">ששנה</w:t>
        </w:r>
      </w:ins>
      <w:del w:id="93200" w:author="קלוד" w:date="2026-10-11T13:11:34Z">
        <w:r w:rsidRPr="006F178A">
          <w:rPr>
            <w:rFonts w:ascii="Fb Fontext" w:hAnsi="Fb Fontext"/>
            <w:rtl/>
          </w:rPr>
          <w:delText xml:space="preserve">דתני</w:delText>
        </w:r>
      </w:del>
      <w:r w:rsidRPr="006F178A">
        <w:rPr>
          <w:rFonts w:ascii="Fb Fontext" w:hAnsi="Fb Fontext"/>
          <w:rtl/>
        </w:rPr>
        <w:t xml:space="preserve"> </w:t>
      </w:r>
      <w:r w:rsidRPr="006F178A">
        <w:rPr>
          <w:rStyle w:val="2fb"/>
          <w:rFonts w:ascii="Fb Fontext" w:hAnsi="Fb Fontext"/>
          <w:rtl/>
        </w:rPr>
        <w:t xml:space="preserve">רבי</w:t>
      </w:r>
      <w:r w:rsidRPr="006F178A">
        <w:rPr>
          <w:rFonts w:ascii="Fb Fontext" w:hAnsi="Fb Fontext"/>
          <w:rtl/>
        </w:rPr>
        <w:t xml:space="preserve"> </w:t>
      </w:r>
      <w:ins w:id="93197" w:author="קלוד" w:date="2026-10-11T13:11:34Z">
        <w:r>
          <w:rPr>
            <w:rFonts w:ascii="Fb Fontext" w:hAnsi="Fb Fontext"/>
            <w:rtl/>
          </w:rPr>
          <w:t xml:space="preserve">אושעיא:</w:t>
        </w:r>
      </w:ins>
      <w:del w:id="93198" w:author="קלוד" w:date="2026-10-11T13:11:34Z">
        <w:r w:rsidRPr="006F178A">
          <w:rPr>
            <w:rFonts w:ascii="Fb Fontext" w:hAnsi="Fb Fontext"/>
            <w:rtl/>
          </w:rPr>
          <w:delText xml:space="preserve">אושעיא.</w:delText>
        </w:r>
      </w:del>
    </w:p>
    <w:p w:rsidR="00E9703F" w:rsidRPr="009757B9" w:rsidRDefault="00E9703F" w:rsidP="00E9703F">
      <w:pPr>
        <w:rPr>
          <w:rFonts w:cs="Guttman Vilna"/>
          <w:b/>
          <w:bCs/>
          <w:rtl/>
        </w:rPr>
      </w:pPr>
      <w:r w:rsidRPr="006F178A">
        <w:rPr>
          <w:rtl/>
        </w:rPr>
        <w:t xml:space="preserve">ימים </w:t>
      </w:r>
      <w:r w:rsidRPr="006F178A">
        <w:rPr>
          <w:rStyle w:val="afffe"/>
          <w:rtl/>
        </w:rPr>
        <w:t xml:space="preserve">שיש </w:t>
      </w:r>
      <w:r w:rsidRPr="006F178A">
        <w:rPr>
          <w:rtl/>
        </w:rPr>
        <w:t xml:space="preserve">בהן קרבן מוסף כגון </w:t>
      </w:r>
      <w:r w:rsidRPr="006F178A">
        <w:rPr>
          <w:rStyle w:val="2fb"/>
          <w:rtl/>
        </w:rPr>
        <w:t xml:space="preserve">ר"ח</w:t>
      </w:r>
      <w:r w:rsidRPr="006F178A">
        <w:rPr>
          <w:rtl/>
        </w:rPr>
        <w:t xml:space="preserve"> וחו</w:t>
      </w:r>
      <w:r w:rsidRPr="006F178A">
        <w:rPr>
          <w:rFonts w:hint="cs"/>
          <w:rtl/>
        </w:rPr>
        <w:t>ה</w:t>
      </w:r>
      <w:r w:rsidRPr="006F178A">
        <w:rPr>
          <w:rtl/>
        </w:rPr>
        <w:t>"</w:t>
      </w:r>
      <w:r w:rsidRPr="006F178A">
        <w:rPr>
          <w:rFonts w:hint="cs"/>
          <w:rtl/>
        </w:rPr>
        <w:t xml:space="preserve">מ </w:t>
      </w:r>
      <w:r w:rsidRPr="006F178A">
        <w:rPr>
          <w:rtl/>
        </w:rPr>
        <w:t>ערבית ושחרית ומנחה מתפלל י"ח, ואומר מעין המאורע בעבודה.</w:t>
      </w:r>
    </w:p>
    <w:p w:rsidR="00E9703F" w:rsidRPr="006F178A" w:rsidRDefault="00E9703F" w:rsidP="00E9703F">
      <w:pPr>
        <w:rPr>
          <w:rtl/>
        </w:rPr>
      </w:pPr>
      <w:r w:rsidRPr="006F178A">
        <w:rPr>
          <w:rFonts w:ascii="Fb Fontext" w:hAnsi="Fb Fontext"/>
          <w:rtl/>
        </w:rPr>
        <w:t xml:space="preserve">ואם </w:t>
      </w:r>
      <w:r w:rsidRPr="006F178A">
        <w:rPr>
          <w:rFonts w:ascii="Fb Fontext" w:hAnsi="Fb Fontext"/>
          <w:rtl/>
        </w:rPr>
        <w:t xml:space="preserve">לא</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 מחזירין אותו, ואין בהן קדושה על הכוס, ויש בהן הזכרה בברכת המזון.</w:t>
      </w:r>
    </w:p>
    <w:p w:rsidR="00E9703F" w:rsidRPr="006F178A" w:rsidRDefault="00E9703F" w:rsidP="00E9703F">
      <w:pPr>
        <w:rPr>
          <w:rtl/>
        </w:rPr>
      </w:pPr>
      <w:r w:rsidRPr="006F178A">
        <w:rPr>
          <w:rtl/>
        </w:rPr>
        <w:t xml:space="preserve">ימים </w:t>
      </w:r>
      <w:r w:rsidRPr="006F178A">
        <w:rPr>
          <w:rStyle w:val="afffe"/>
          <w:rFonts w:ascii="Fb Fontext" w:hAnsi="Fb Fontext"/>
          <w:rtl/>
        </w:rPr>
        <w:t>שאין</w:t>
      </w:r>
      <w:r w:rsidRPr="006F178A">
        <w:rPr>
          <w:rtl/>
        </w:rPr>
        <w:t xml:space="preserve"> בהן קרבן מוסף, כגון שני וחמישי ושני של תעניות ומעמדות.</w:t>
      </w:r>
    </w:p>
    <w:p w:rsidR="00E9703F" w:rsidRPr="006F178A" w:rsidRDefault="00E9703F" w:rsidP="00E9703F">
      <w:pPr>
        <w:rPr>
          <w:rtl/>
        </w:rPr>
      </w:pPr>
      <w:r w:rsidRPr="006F178A">
        <w:rPr>
          <w:rtl/>
        </w:rPr>
        <w:t>ערבית ושחרית ומנחה מתפלל שמונה עשרה, ואומר מעין המאורע בשומע תפלה.</w:t>
      </w:r>
    </w:p>
    <w:p w:rsidR="00E9703F" w:rsidRPr="006F178A" w:rsidRDefault="00E9703F" w:rsidP="00E9703F">
      <w:pPr>
        <w:rPr>
          <w:rtl/>
        </w:rPr>
      </w:pPr>
      <w:r w:rsidRPr="006F178A">
        <w:rPr>
          <w:rtl/>
        </w:rPr>
        <w:t xml:space="preserve">ואם </w:t>
      </w:r>
      <w:r w:rsidRPr="006F178A">
        <w:rPr>
          <w:rtl/>
        </w:rPr>
        <w:t xml:space="preserve">לא</w:t>
      </w:r>
      <w:r w:rsidRPr="006F178A">
        <w:rPr>
          <w:rtl/>
        </w:rPr>
        <w:t xml:space="preserve"> </w:t>
      </w:r>
      <w:r w:rsidRPr="006F178A">
        <w:rPr>
          <w:rtl/>
        </w:rPr>
        <w:t xml:space="preserve">אמר</w:t>
      </w:r>
      <w:r w:rsidRPr="006F178A">
        <w:rPr>
          <w:rtl/>
        </w:rPr>
        <w:t xml:space="preserve"> - אין מחזירין אותו. ואין בהן קדושה על הכוס ואין בהן הזכרה </w:t>
      </w:r>
      <w:r w:rsidRPr="006F178A">
        <w:rPr>
          <w:rStyle w:val="2fb"/>
          <w:rtl/>
        </w:rPr>
        <w:t xml:space="preserve">בברכ</w:t>
      </w:r>
      <w:r w:rsidRPr="006F178A">
        <w:rPr>
          <w:rStyle w:val="2fb"/>
          <w:rFonts w:hint="cs"/>
          <w:rtl/>
        </w:rPr>
        <w:t>ה</w:t>
      </w:r>
      <w:r w:rsidRPr="006F178A">
        <w:rPr>
          <w:rStyle w:val="2fb"/>
          <w:rtl/>
        </w:rPr>
        <w:t>"</w:t>
      </w:r>
      <w:r w:rsidRPr="006F178A">
        <w:rPr>
          <w:rStyle w:val="2fb"/>
          <w:rFonts w:hint="cs"/>
          <w:rtl/>
        </w:rPr>
        <w:t>מ</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27" w:author="קלוד" w:date="2026-10-11T12:33:55Z"/>
        </w:rPr>
      </w:pPr>
      <w:ins w:id="91128" w:author="קלוד" w:date="2026-10-11T12:33:55Z">
        <w:r>
          <w:rPr>
            <w:color w:val="7B3F00"/>
          </w:rPr>
          <w:t xml:space="preserve">האם מזכירים חנוכה במוסף - ויום חייב בארבע תפלות</w:t>
        </w:r>
      </w:ins>
    </w:p>
    <w:p>
      <w:pPr>
        <w:pStyle w:val="38"/>
        <w:rPr>
          <w:ins w:id="96949" w:author="מנוע מכני" w:date="2026-10-11T12:04:39Z"/>
        </w:rPr>
      </w:pPr>
      <w:del w:id="96948" w:author="מנוע מכני" w:date="2026-10-11T12:04:39Z">
        <w:r w:rsidRPr="006F178A">
          <w:delText xml:space="preserve">•</w:delText>
        </w:r>
      </w:del>
      <w:r w:rsidRPr="006F178A">
        <w:t xml:space="preserve"> </w:t>
      </w:r>
      <w:r w:rsidRPr="00910D80">
        <w:t>איבעיא להו</w:t>
      </w:r>
      <w:r w:rsidRPr="006F178A">
        <w:t xml:space="preserve">:</w:t>
      </w:r>
    </w:p>
    <w:p w:rsidR="00E9703F" w:rsidRDefault="00E9703F" w:rsidP="00E9703F">
      <w:pPr>
        <w:rPr>
          <w:rFonts w:ascii="Fb Fontext" w:hAnsi="Fb Fontext"/>
          <w:rtl/>
        </w:rPr>
      </w:pPr>
      <w:del w:id="96950" w:author="מנוע מכני" w:date="2026-10-11T12:04:39Z">
        <w:r w:rsidRPr="006F178A">
          <w:rPr>
            <w:rFonts w:ascii="Fb Fontext" w:hAnsi="Fb Fontext"/>
            <w:rtl/>
          </w:rPr>
          <w:delText xml:space="preserve"> </w:delText>
        </w:r>
      </w:del>
      <w:r w:rsidRPr="006F178A">
        <w:rPr>
          <w:rFonts w:ascii="Fb Fontext" w:hAnsi="Fb Fontext"/>
          <w:rtl/>
        </w:rPr>
        <w:t xml:space="preserve">מהו להזכיר של חנוכה במוספין</w:t>
      </w:r>
      <w:ins w:id="93209" w:author="קלוד" w:date="2026-10-11T13:11:34Z">
        <w:r>
          <w:rPr>
            <w:rFonts w:ascii="Fb Fontext" w:hAnsi="Fb Fontext"/>
            <w:rtl/>
          </w:rPr>
          <w:t xml:space="preserve"> </w:t>
        </w:r>
        <w:r>
          <w:rPr>
            <w:rStyle w:val="afffffe"/>
            <w:rFonts w:ascii="Fb Fontext" w:hAnsi="Fb Fontext"/>
            <w:rtl/>
          </w:rPr>
          <w:t xml:space="preserve">של שבת ור"ח</w:t>
        </w:r>
        <w:r>
          <w:rPr>
            <w:rFonts w:ascii="Fb Fontext" w:hAnsi="Fb Fontext"/>
            <w:rtl/>
          </w:rPr>
          <w:t xml:space="preserve">? </w:t>
        </w:r>
      </w:ins>
      <w:del w:id="93210" w:author="קלוד" w:date="2026-10-11T13:11:34Z">
        <w:r w:rsidRPr="006F178A">
          <w:rPr>
            <w:rFonts w:ascii="Fb Fontext" w:hAnsi="Fb Fontext"/>
            <w:rtl/>
          </w:rPr>
          <w:delText xml:space="preserve"> </w:delText>
        </w:r>
      </w:del>
      <w:r w:rsidRPr="006F178A">
        <w:rPr>
          <w:rFonts w:ascii="Fb Fontext" w:hAnsi="Fb Fontext"/>
          <w:rtl/>
        </w:rPr>
        <w:t xml:space="preserve">כיון </w:t>
      </w:r>
      <w:ins w:id="92397" w:author="מנוע מכני" w:date="2026-10-11T12:04:39Z">
        <w:ins w:id="93207" w:author="קלוד" w:date="2026-10-11T13:11:34Z">
          <w:r>
            <w:rPr>
              <w:rFonts w:ascii="Fb Fontext" w:hAnsi="Fb Fontext"/>
              <w:rtl/>
            </w:rPr>
            <w:t xml:space="preserve">שאין</w:t>
          </w:r>
        </w:ins>
        <w:del w:id="93208" w:author="קלוד" w:date="2026-10-11T13:11:34Z">
          <w:r>
            <w:rPr>
              <w:rFonts w:ascii="Fb Fontext" w:hAnsi="Fb Fontext"/>
              <w:rtl/>
            </w:rPr>
            <w:delText xml:space="preserve">דאין</w:delText>
          </w:r>
        </w:del>
      </w:ins>
      <w:del w:id="92398" w:author="מנוע מכני" w:date="2026-10-11T12:04:39Z">
        <w:r w:rsidRPr="006F178A">
          <w:rPr>
            <w:rFonts w:ascii="Fb Fontext" w:hAnsi="Fb Fontext"/>
            <w:rtl/>
          </w:rPr>
          <w:delText xml:space="preserve">דלית</w:delText>
        </w:r>
      </w:del>
      <w:r w:rsidRPr="006F178A">
        <w:rPr>
          <w:rFonts w:ascii="Fb Fontext" w:hAnsi="Fb Fontext"/>
          <w:rtl/>
        </w:rPr>
        <w:t xml:space="preserve"> </w:t>
      </w:r>
      <w:ins w:id="92395" w:author="מנוע מכני" w:date="2026-10-11T12:04:39Z">
        <w:ins w:id="93205" w:author="קלוד" w:date="2026-10-11T13:11:34Z">
          <w:r>
            <w:rPr>
              <w:rFonts w:ascii="Fb Fontext" w:hAnsi="Fb Fontext"/>
              <w:rtl/>
            </w:rPr>
            <w:t xml:space="preserve">בה</w:t>
          </w:r>
        </w:ins>
        <w:del w:id="93206" w:author="קלוד" w:date="2026-10-11T13:11:34Z">
          <w:r>
            <w:rPr>
              <w:rFonts w:ascii="Fb Fontext" w:hAnsi="Fb Fontext"/>
              <w:rtl/>
            </w:rPr>
            <w:delText xml:space="preserve">בו</w:delText>
          </w:r>
        </w:del>
      </w:ins>
      <w:del w:id="92396" w:author="מנוע מכני" w:date="2026-10-11T12:04:39Z">
        <w:r w:rsidRPr="006F178A">
          <w:rPr>
            <w:rFonts w:ascii="Fb Fontext" w:hAnsi="Fb Fontext"/>
            <w:rtl/>
          </w:rPr>
          <w:delText xml:space="preserve">ביה</w:delText>
        </w:r>
      </w:del>
      <w:r w:rsidRPr="006F178A">
        <w:rPr>
          <w:rFonts w:ascii="Fb Fontext" w:hAnsi="Fb Fontext"/>
          <w:rtl/>
        </w:rPr>
        <w:t xml:space="preserve"> מוסף </w:t>
      </w:r>
      <w:ins w:id="93203" w:author="קלוד" w:date="2026-10-11T13:11:34Z">
        <w:r>
          <w:rPr>
            <w:rFonts w:ascii="Fb Fontext" w:hAnsi="Fb Fontext"/>
            <w:rtl/>
          </w:rPr>
          <w:t xml:space="preserve">משלה</w:t>
        </w:r>
      </w:ins>
      <w:del w:id="93204" w:author="קלוד" w:date="2026-10-11T13:11:34Z">
        <w:r w:rsidRPr="006F178A">
          <w:rPr>
            <w:rFonts w:ascii="Fb Fontext" w:hAnsi="Fb Fontext"/>
            <w:rtl/>
          </w:rPr>
          <w:delText xml:space="preserve">בדידיה</w:delText>
        </w:r>
      </w:del>
      <w:r w:rsidRPr="006F178A">
        <w:rPr>
          <w:rFonts w:ascii="Fb Fontext" w:hAnsi="Fb Fontext"/>
          <w:rtl/>
        </w:rPr>
        <w:t xml:space="preserve"> </w:t>
      </w:r>
      <w:ins w:id="93201" w:author="קלוד" w:date="2026-10-11T13:11:34Z">
        <w:r>
          <w:rPr>
            <w:rFonts w:ascii="Fb Fontext" w:hAnsi="Fb Fontext"/>
            <w:rtl/>
          </w:rPr>
          <w:t xml:space="preserve">- אין</w:t>
        </w:r>
      </w:ins>
      <w:del w:id="93202" w:author="קלוד" w:date="2026-10-11T13:11:34Z">
        <w:r w:rsidRPr="006F178A">
          <w:rPr>
            <w:rFonts w:ascii="Fb Fontext" w:hAnsi="Fb Fontext"/>
            <w:rtl/>
          </w:rPr>
          <w:delText xml:space="preserve">לא</w:delText>
        </w:r>
      </w:del>
      <w:r w:rsidRPr="006F178A">
        <w:rPr>
          <w:rFonts w:ascii="Fb Fontext" w:hAnsi="Fb Fontext"/>
          <w:rtl/>
        </w:rPr>
        <w:t xml:space="preserve"> </w:t>
      </w:r>
      <w:ins w:id="90081" w:author="Claude - סמנטי" w:date="2026-10-11T12:28:21Z">
        <w:r>
          <w:rPr>
            <w:rFonts w:ascii="Fb Fontext" w:hAnsi="Fb Fontext"/>
            <w:rtl/>
          </w:rPr>
          <w:t xml:space="preserve">מזכירים</w:t>
        </w:r>
      </w:ins>
      <w:del w:id="90082" w:author="Claude - סמנטי" w:date="2026-10-11T12:28:21Z">
        <w:r w:rsidRPr="006F178A">
          <w:rPr>
            <w:rFonts w:ascii="Fb Fontext" w:hAnsi="Fb Fontext"/>
            <w:rtl/>
          </w:rPr>
          <w:delText xml:space="preserve">מדכרינן</w:delText>
        </w:r>
      </w:del>
      <w:r w:rsidRPr="006F178A">
        <w:rPr>
          <w:rFonts w:ascii="Fb Fontext" w:hAnsi="Fb Fontext"/>
          <w:rtl/>
        </w:rPr>
        <w:t xml:space="preserve">,</w:t>
      </w:r>
    </w:p>
    <w:p>
      <w:pPr>
        <w:pStyle w:val="38"/>
        <w:rPr>
          <w:ins w:id="96951" w:author="מנוע מכני" w:date="2026-10-11T12:04:39Z"/>
        </w:rPr>
      </w:pPr>
      <w:r w:rsidRPr="006F178A">
        <w:lastRenderedPageBreak/>
        <w:t xml:space="preserve">א"ד:</w:t>
      </w:r>
    </w:p>
    <w:p w:rsidR="00E9703F" w:rsidRPr="009757B9" w:rsidRDefault="00E9703F" w:rsidP="00E9703F">
      <w:pPr>
        <w:rPr>
          <w:rFonts w:cs="Guttman Vilna"/>
          <w:b/>
          <w:bCs/>
          <w:rtl/>
        </w:rPr>
      </w:pPr>
      <w:del w:id="96952" w:author="מנוע מכני" w:date="2026-10-11T12:04:39Z">
        <w:r w:rsidRPr="006F178A">
          <w:rPr>
            <w:rtl/>
          </w:rPr>
          <w:lastRenderedPageBreak/>
          <w:delText xml:space="preserve"> </w:delText>
        </w:r>
      </w:del>
      <w:r w:rsidRPr="006F178A">
        <w:rPr>
          <w:rtl/>
        </w:rPr>
        <w:lastRenderedPageBreak/>
        <w:t xml:space="preserve">יום הוא שחייב בד' תפלות?</w:t>
      </w:r>
    </w:p>
    <w:p>
      <w:pPr>
        <w:pStyle w:val="38"/>
        <w:rPr>
          <w:ins w:id="96953" w:author="מנוע מכני" w:date="2026-10-11T12:04:39Z"/>
        </w:rPr>
      </w:pPr>
      <w:r w:rsidRPr="006F178A">
        <w:t xml:space="preserve">ר"ה ור"י </w:t>
      </w:r>
      <w:ins w:id="90945" w:author="מנוע מכני" w:date="2026-10-11T12:04:39Z">
        <w:r>
          <w:t xml:space="preserve">דאמרו</w:t>
        </w:r>
      </w:ins>
      <w:del w:id="90946" w:author="מנוע מכני" w:date="2026-10-11T12:04:39Z">
        <w:r w:rsidRPr="006F178A">
          <w:delText xml:space="preserve">דאמרי</w:delText>
        </w:r>
      </w:del>
      <w:r w:rsidRPr="006F178A">
        <w:t xml:space="preserve"> </w:t>
      </w:r>
      <w:ins w:id="90941" w:author="מנוע מכני" w:date="2026-10-11T12:04:39Z">
        <w:r>
          <w:t xml:space="preserve">שניהם</w:t>
        </w:r>
      </w:ins>
      <w:del w:id="90942" w:author="מנוע מכני" w:date="2026-10-11T12:04:39Z">
        <w:r w:rsidRPr="006F178A">
          <w:delText xml:space="preserve">תרוייהו</w:delText>
        </w:r>
      </w:del>
      <w:r w:rsidRPr="006F178A">
        <w:t xml:space="preserve">:</w:t>
      </w:r>
    </w:p>
    <w:p w:rsidR="00E9703F" w:rsidRPr="006F178A" w:rsidRDefault="00E9703F" w:rsidP="00E9703F">
      <w:pPr>
        <w:rPr>
          <w:rtl/>
        </w:rPr>
      </w:pPr>
      <w:del w:id="96954" w:author="מנוע מכני" w:date="2026-10-11T12:04:39Z">
        <w:r w:rsidRPr="006F178A">
          <w:rPr>
            <w:rtl/>
          </w:rPr>
          <w:delText xml:space="preserve"> </w:delText>
        </w:r>
      </w:del>
      <w:r w:rsidRPr="006F178A">
        <w:rPr>
          <w:rtl/>
        </w:rPr>
        <w:t xml:space="preserve">אינו מזכיר, |</w:t>
      </w:r>
      <w:r w:rsidRPr="006F178A">
        <w:rPr>
          <w:rFonts w:hint="cs"/>
          <w:rtl/>
        </w:rPr>
        <w:t xml:space="preserve"> </w:t>
      </w:r>
      <w:r w:rsidRPr="006F178A">
        <w:rPr>
          <w:rStyle w:val="2fb"/>
          <w:rtl/>
        </w:rPr>
        <w:t xml:space="preserve">ר"נ</w:t>
      </w:r>
      <w:r w:rsidRPr="006F178A">
        <w:rPr>
          <w:rtl/>
        </w:rPr>
        <w:t xml:space="preserve"> </w:t>
      </w:r>
      <w:r w:rsidRPr="006F178A">
        <w:rPr>
          <w:rStyle w:val="2fb"/>
          <w:rtl/>
        </w:rPr>
        <w:t xml:space="preserve">ור"יו</w:t>
      </w:r>
      <w:r w:rsidRPr="006F178A">
        <w:rPr>
          <w:rtl/>
        </w:rPr>
        <w:t xml:space="preserve"> </w:t>
      </w:r>
      <w:ins w:id="90947" w:author="מנוע מכני" w:date="2026-10-11T12:04:39Z">
        <w:ins w:id="93211" w:author="קלוד" w:date="2026-10-11T13:11:34Z">
          <w:r>
            <w:rPr>
              <w:rtl/>
            </w:rPr>
            <w:t xml:space="preserve">שאמרו</w:t>
          </w:r>
        </w:ins>
        <w:del w:id="93212" w:author="קלוד" w:date="2026-10-11T13:11:34Z">
          <w:r>
            <w:rPr>
              <w:rtl/>
            </w:rPr>
            <w:delText xml:space="preserve">דאמרו</w:delText>
          </w:r>
        </w:del>
      </w:ins>
      <w:del w:id="90948" w:author="מנוע מכני" w:date="2026-10-11T12:04:39Z">
        <w:r w:rsidRPr="006F178A">
          <w:rPr>
            <w:rtl/>
          </w:rPr>
          <w:delText xml:space="preserve">דאמרי</w:delText>
        </w:r>
      </w:del>
      <w:r w:rsidRPr="006F178A">
        <w:rPr>
          <w:rtl/>
        </w:rPr>
        <w:t xml:space="preserve"> </w:t>
      </w:r>
      <w:ins w:id="90943" w:author="מנוע מכני" w:date="2026-10-11T12:04:39Z">
        <w:r>
          <w:rPr>
            <w:rtl/>
          </w:rPr>
          <w:t xml:space="preserve">שניהם</w:t>
        </w:r>
      </w:ins>
      <w:del w:id="90944" w:author="מנוע מכני" w:date="2026-10-11T12:04:39Z">
        <w:r w:rsidRPr="006F178A">
          <w:rPr>
            <w:rtl/>
          </w:rPr>
          <w:delText xml:space="preserve">תרוייהו</w:delText>
        </w:r>
      </w:del>
      <w:r w:rsidRPr="006F178A">
        <w:rPr>
          <w:rtl/>
        </w:rPr>
        <w:t xml:space="preserve">: מזכיר.</w:t>
      </w:r>
    </w:p>
    <w:p>
      <w:pPr>
        <w:pStyle w:val="38"/>
        <w:rPr>
          <w:ins w:id="96955" w:author="מנוע מכני" w:date="2026-10-11T12:04:39Z"/>
        </w:rPr>
      </w:pPr>
      <w:r w:rsidRPr="002D0727">
        <w:t>לאביי</w:t>
      </w:r>
      <w:r w:rsidRPr="006F178A">
        <w:t xml:space="preserve">:</w:t>
      </w:r>
    </w:p>
    <w:p w:rsidR="00E9703F" w:rsidRPr="006F178A" w:rsidRDefault="00E9703F" w:rsidP="00E9703F">
      <w:pPr>
        <w:rPr>
          <w:rtl/>
        </w:rPr>
      </w:pPr>
      <w:del w:id="96956" w:author="מנוע מכני" w:date="2026-10-11T12:04:39Z">
        <w:r w:rsidRPr="006F178A">
          <w:rPr>
            <w:rtl/>
          </w:rPr>
          <w:delText xml:space="preserve"> </w:delText>
        </w:r>
      </w:del>
      <w:ins w:id="93223" w:author="קלוד" w:date="2026-10-11T13:11:34Z">
        <w:r>
          <w:rPr>
            <w:rtl/>
          </w:rPr>
          <w:t xml:space="preserve">זו</w:t>
        </w:r>
      </w:ins>
      <w:del w:id="93224" w:author="קלוד" w:date="2026-10-11T13:11:34Z">
        <w:r w:rsidRPr="006F178A">
          <w:rPr>
            <w:rtl/>
          </w:rPr>
          <w:delText xml:space="preserve">הא</w:delText>
        </w:r>
      </w:del>
      <w:r w:rsidRPr="006F178A">
        <w:rPr>
          <w:rtl/>
        </w:rPr>
        <w:t xml:space="preserve"> </w:t>
      </w:r>
      <w:ins w:id="93221" w:author="קלוד" w:date="2026-10-11T13:11:34Z">
        <w:r>
          <w:rPr>
            <w:rStyle w:val="2fb"/>
            <w:rtl/>
          </w:rPr>
          <w:t xml:space="preserve">של ר"ה</w:t>
        </w:r>
      </w:ins>
      <w:del w:id="93222" w:author="קלוד" w:date="2026-10-11T13:11:34Z">
        <w:r w:rsidRPr="006F178A">
          <w:rPr>
            <w:rStyle w:val="2fb"/>
            <w:rtl/>
          </w:rPr>
          <w:delText xml:space="preserve">דר"ה</w:delText>
        </w:r>
      </w:del>
      <w:r w:rsidRPr="006F178A">
        <w:rPr>
          <w:rtl/>
        </w:rPr>
        <w:t xml:space="preserve"> </w:t>
      </w:r>
      <w:r w:rsidRPr="006F178A">
        <w:rPr>
          <w:rStyle w:val="2fb"/>
          <w:rtl/>
        </w:rPr>
        <w:t xml:space="preserve">ור"י</w:t>
      </w:r>
      <w:r w:rsidRPr="006F178A">
        <w:rPr>
          <w:rtl/>
        </w:rPr>
        <w:t xml:space="preserve"> </w:t>
      </w:r>
      <w:ins w:id="93219" w:author="קלוד" w:date="2026-10-11T13:11:34Z">
        <w:r>
          <w:rPr>
            <w:rStyle w:val="2fb"/>
            <w:rtl/>
          </w:rPr>
          <w:t xml:space="preserve">-</w:t>
        </w:r>
      </w:ins>
      <w:del w:id="93220" w:author="קלוד" w:date="2026-10-11T13:11:34Z">
        <w:r w:rsidRPr="006F178A">
          <w:rPr>
            <w:rStyle w:val="2fb"/>
            <w:rtl/>
          </w:rPr>
          <w:delText xml:space="preserve">דרב</w:delText>
        </w:r>
      </w:del>
      <w:r w:rsidRPr="006F178A">
        <w:rPr>
          <w:rtl/>
        </w:rPr>
        <w:t xml:space="preserve"> </w:t>
      </w:r>
      <w:ins w:id="93217" w:author="קלוד" w:date="2026-10-11T13:11:34Z">
        <w:r>
          <w:rPr>
            <w:rtl/>
          </w:rPr>
          <w:t xml:space="preserve">משל</w:t>
        </w:r>
      </w:ins>
      <w:del w:id="93218" w:author="קלוד" w:date="2026-10-11T13:11:34Z">
        <w:r w:rsidRPr="006F178A">
          <w:rPr>
            <w:rtl/>
          </w:rPr>
          <w:delText xml:space="preserve">הוא</w:delText>
        </w:r>
      </w:del>
      <w:r w:rsidRPr="006F178A">
        <w:rPr>
          <w:rtl/>
        </w:rPr>
        <w:t xml:space="preserve"> </w:t>
      </w:r>
      <w:ins w:id="93215" w:author="קלוד" w:date="2026-10-11T13:11:34Z">
        <w:r>
          <w:rPr>
            <w:rStyle w:val="2fb"/>
            <w:rtl/>
          </w:rPr>
          <w:t xml:space="preserve">רב היא, שאמר: ר"ח</w:t>
        </w:r>
      </w:ins>
      <w:del w:id="93216" w:author="קלוד" w:date="2026-10-11T13:11:34Z">
        <w:r w:rsidRPr="006F178A">
          <w:rPr>
            <w:rStyle w:val="2fb"/>
            <w:rtl/>
          </w:rPr>
          <w:delText xml:space="preserve">דר"ח</w:delText>
        </w:r>
      </w:del>
      <w:r w:rsidRPr="006F178A">
        <w:rPr>
          <w:rtl/>
        </w:rPr>
        <w:t xml:space="preserve"> שחל להיות בשבת - המפטיר בנביא בשבת אינו צריך להזכיר של </w:t>
      </w:r>
      <w:r w:rsidRPr="006F178A">
        <w:rPr>
          <w:rStyle w:val="2fb"/>
          <w:rtl/>
        </w:rPr>
        <w:t xml:space="preserve">ר"ח</w:t>
      </w:r>
      <w:r w:rsidRPr="006F178A">
        <w:rPr>
          <w:rtl/>
        </w:rPr>
        <w:t xml:space="preserve">, שאילמלא שבת - אין נביא בראש </w:t>
      </w:r>
      <w:ins w:id="93213" w:author="קלוד" w:date="2026-10-11T13:11:34Z">
        <w:r>
          <w:rPr>
            <w:rtl/>
          </w:rPr>
          <w:t xml:space="preserve">חדש; </w:t>
        </w:r>
        <w:r>
          <w:rPr>
            <w:rStyle w:val="afffffe"/>
            <w:rtl/>
          </w:rPr>
          <w:t xml:space="preserve">וכך במוסף חנוכה</w:t>
        </w:r>
        <w:r>
          <w:rPr>
            <w:rtl/>
          </w:rPr>
          <w:t xml:space="preserve">.</w:t>
        </w:r>
      </w:ins>
      <w:del w:id="93214" w:author="קלוד" w:date="2026-10-11T13:11:34Z">
        <w:r w:rsidRPr="006F178A">
          <w:rPr>
            <w:rtl/>
          </w:rPr>
          <w:delText xml:space="preserve">חדש.</w:delText>
        </w:r>
      </w:del>
    </w:p>
    <w:p w:rsidR="00E9703F" w:rsidRDefault="00E9703F" w:rsidP="00E9703F">
      <w:pPr>
        <w:rPr>
          <w:rtl/>
        </w:rPr>
      </w:pPr>
      <w:r w:rsidRPr="006F178A">
        <w:rPr>
          <w:rStyle w:val="2fb"/>
          <w:rtl/>
        </w:rPr>
        <w:t xml:space="preserve">ורב יוסף</w:t>
      </w:r>
      <w:r w:rsidRPr="006F178A">
        <w:rPr>
          <w:rtl/>
        </w:rPr>
        <w:t xml:space="preserve"> </w:t>
      </w:r>
      <w:ins w:id="93231" w:author="קלוד" w:date="2026-10-11T13:11:34Z">
        <w:r>
          <w:rPr>
            <w:rtl/>
          </w:rPr>
          <w:t xml:space="preserve">דחה:</w:t>
        </w:r>
      </w:ins>
      <w:del w:id="93232" w:author="קלוד" w:date="2026-10-11T13:11:34Z">
        <w:r w:rsidRPr="006F178A">
          <w:rPr>
            <w:rtl/>
          </w:rPr>
          <w:delText xml:space="preserve">דחה</w:delText>
        </w:r>
      </w:del>
      <w:r w:rsidRPr="006F178A">
        <w:rPr>
          <w:rtl/>
        </w:rPr>
        <w:t xml:space="preserve"> </w:t>
      </w:r>
      <w:ins w:id="90951" w:author="מנוע מכני" w:date="2026-10-11T12:04:39Z">
        <w:ins w:id="93229" w:author="קלוד" w:date="2026-10-11T13:11:34Z">
          <w:r>
            <w:rPr>
              <w:rtl/>
            </w:rPr>
            <w:t xml:space="preserve">שם</w:t>
          </w:r>
        </w:ins>
        <w:del w:id="93230" w:author="קלוד" w:date="2026-10-11T13:11:34Z">
          <w:r>
            <w:rPr>
              <w:rtl/>
            </w:rPr>
            <w:delText xml:space="preserve">דשם</w:delText>
          </w:r>
        </w:del>
      </w:ins>
      <w:del w:id="90952" w:author="מנוע מכני" w:date="2026-10-11T12:04:39Z">
        <w:r w:rsidRPr="006F178A">
          <w:rPr>
            <w:rtl/>
          </w:rPr>
          <w:delText xml:space="preserve">דהתם</w:delText>
        </w:r>
      </w:del>
      <w:r w:rsidRPr="006F178A">
        <w:rPr>
          <w:rtl/>
        </w:rPr>
        <w:t xml:space="preserve"> - נביא </w:t>
      </w:r>
      <w:ins w:id="93227" w:author="קלוד" w:date="2026-10-11T13:11:34Z">
        <w:r>
          <w:rPr>
            <w:rtl/>
          </w:rPr>
          <w:t xml:space="preserve">בראש</w:t>
        </w:r>
      </w:ins>
      <w:del w:id="93228" w:author="קלוד" w:date="2026-10-11T13:11:34Z">
        <w:r w:rsidRPr="006F178A">
          <w:rPr>
            <w:rtl/>
          </w:rPr>
          <w:delText xml:space="preserve">בדראש</w:delText>
        </w:r>
      </w:del>
      <w:r w:rsidRPr="006F178A">
        <w:rPr>
          <w:rtl/>
        </w:rPr>
        <w:t xml:space="preserve"> חדש </w:t>
      </w:r>
      <w:ins w:id="90949" w:author="מנוע מכני" w:date="2026-10-11T12:04:39Z">
        <w:r>
          <w:rPr>
            <w:rtl/>
          </w:rPr>
          <w:t xml:space="preserve">אין</w:t>
        </w:r>
      </w:ins>
      <w:del w:id="90950" w:author="מנוע מכני" w:date="2026-10-11T12:04:39Z">
        <w:r w:rsidRPr="006F178A">
          <w:rPr>
            <w:rtl/>
          </w:rPr>
          <w:delText xml:space="preserve">ליכא</w:delText>
        </w:r>
      </w:del>
      <w:r w:rsidRPr="006F178A">
        <w:rPr>
          <w:rtl/>
        </w:rPr>
        <w:t xml:space="preserve"> כלל, </w:t>
      </w:r>
      <w:ins w:id="90953" w:author="מנוע מכני" w:date="2026-10-11T12:04:39Z">
        <w:r>
          <w:rPr>
            <w:rtl/>
          </w:rPr>
          <w:t xml:space="preserve">כאן</w:t>
        </w:r>
      </w:ins>
      <w:del w:id="90954" w:author="מנוע מכני" w:date="2026-10-11T12:04:39Z">
        <w:r w:rsidRPr="006F178A">
          <w:rPr>
            <w:rtl/>
          </w:rPr>
          <w:delText xml:space="preserve">הכא</w:delText>
        </w:r>
      </w:del>
      <w:r w:rsidRPr="006F178A">
        <w:rPr>
          <w:rtl/>
        </w:rPr>
        <w:t xml:space="preserve"> - </w:t>
      </w:r>
      <w:ins w:id="95105" w:author="מנוע מכני" w:date="2026-10-11T12:04:39Z">
        <w:ins w:id="93225" w:author="קלוד" w:date="2026-10-11T13:11:34Z">
          <w:r>
            <w:rPr>
              <w:rStyle w:val="afffffe"/>
              <w:rtl/>
            </w:rPr>
            <w:t xml:space="preserve">הזכרת חנוכה</w:t>
          </w:r>
          <w:r>
            <w:rPr>
              <w:rtl/>
            </w:rPr>
            <w:t xml:space="preserve"> ישנה</w:t>
          </w:r>
        </w:ins>
        <w:del w:id="93226" w:author="קלוד" w:date="2026-10-11T13:11:34Z">
          <w:r>
            <w:rPr>
              <w:rtl/>
            </w:rPr>
            <w:delText xml:space="preserve">ישנו</w:delText>
          </w:r>
        </w:del>
      </w:ins>
      <w:del w:id="95106" w:author="מנוע מכני" w:date="2026-10-11T12:04:39Z">
        <w:r w:rsidRPr="006F178A">
          <w:rPr>
            <w:rtl/>
          </w:rPr>
          <w:delText xml:space="preserve">איתיה</w:delText>
        </w:r>
      </w:del>
      <w:r w:rsidRPr="006F178A">
        <w:rPr>
          <w:rtl/>
        </w:rPr>
        <w:t xml:space="preserve"> בערבית ושחרית ומנחה</w:t>
      </w:r>
    </w:p>
    <w:p>
      <w:pPr>
        <w:pStyle w:val="38"/>
        <w:rPr>
          <w:ins w:id="96957" w:author="מנוע מכני" w:date="2026-10-11T12:04:39Z"/>
        </w:rPr>
      </w:pPr>
      <w:r w:rsidRPr="006F178A">
        <w:t xml:space="preserve">אלא, </w:t>
      </w:r>
      <w:ins w:id="93237" w:author="קלוד" w:date="2026-10-11T13:11:34Z">
        <w:r>
          <w:t xml:space="preserve">דומה</w:t>
        </w:r>
      </w:ins>
      <w:del w:id="93238" w:author="קלוד" w:date="2026-10-11T13:11:34Z">
        <w:r w:rsidRPr="006F178A">
          <w:delText xml:space="preserve">דמיא</w:delText>
        </w:r>
      </w:del>
      <w:r w:rsidRPr="006F178A">
        <w:t xml:space="preserve"> </w:t>
      </w:r>
      <w:ins w:id="93235" w:author="קלוד" w:date="2026-10-11T13:11:34Z">
        <w:r>
          <w:t xml:space="preserve">לזו</w:t>
        </w:r>
      </w:ins>
      <w:del w:id="93236" w:author="קלוד" w:date="2026-10-11T13:11:34Z">
        <w:r w:rsidRPr="006F178A">
          <w:delText xml:space="preserve">להך</w:delText>
        </w:r>
      </w:del>
      <w:r w:rsidRPr="006F178A">
        <w:t xml:space="preserve"> </w:t>
      </w:r>
      <w:ins w:id="93233" w:author="קלוד" w:date="2026-10-11T13:11:34Z">
        <w:r>
          <w:t xml:space="preserve">של רב:</w:t>
        </w:r>
      </w:ins>
      <w:del w:id="93234" w:author="קלוד" w:date="2026-10-11T13:11:34Z">
        <w:r w:rsidRPr="006F178A">
          <w:delText xml:space="preserve">דרב:</w:delText>
        </w:r>
      </w:del>
    </w:p>
    <w:p w:rsidR="00E9703F" w:rsidRDefault="00E9703F" w:rsidP="00E9703F">
      <w:pPr>
        <w:rPr>
          <w:rtl/>
        </w:rPr>
      </w:pPr>
      <w:del w:id="96958" w:author="מנוע מכני" w:date="2026-10-11T12:04:39Z">
        <w:r w:rsidRPr="006F178A">
          <w:rPr>
            <w:rtl/>
          </w:rPr>
          <w:delText xml:space="preserve"> </w:delText>
        </w:r>
      </w:del>
      <w:r w:rsidRPr="006F178A">
        <w:rPr>
          <w:rtl/>
        </w:rPr>
        <w:t xml:space="preserve">יו"ט שחל להיות בשבת המפטיר בנביא במנחה בשבת</w:t>
      </w:r>
    </w:p>
    <w:p w:rsidR="00E9703F" w:rsidRPr="006F178A" w:rsidRDefault="00E9703F" w:rsidP="00E9703F">
      <w:pPr>
        <w:rPr>
          <w:rtl/>
        </w:rPr>
      </w:pPr>
      <w:r w:rsidRPr="006F178A">
        <w:rPr>
          <w:rFonts w:ascii="Fb Fontext" w:hAnsi="Fb Fontext" w:hint="cs"/>
          <w:sz w:val="20"/>
          <w:rtl/>
        </w:rPr>
        <w:t>-</w:t>
      </w:r>
      <w:ins w:id="94163" w:author="מנוע מכני" w:date="2026-10-11T12:04:39Z">
        <w:r>
          <w:rPr>
            <w:rFonts w:ascii="Fb Fontext" w:hAnsi="Fb Fontext" w:hint="cs"/>
            <w:sz w:val="20"/>
            <w:rtl/>
          </w:rPr>
          <w:t xml:space="preserve"> </w:t>
        </w:r>
      </w:ins>
      <w:del w:id="94164" w:author="מנוע מכני" w:date="2026-10-11T12:04:39Z">
        <w:r>
          <w:rPr>
            <w:rFonts w:ascii="Fb Fontext" w:hAnsi="Fb Fontext" w:hint="cs"/>
            <w:sz w:val="20"/>
            <w:rtl/>
          </w:rPr>
          <w:delText xml:space="preserve">  </w:delText>
        </w:r>
      </w:del>
      <w:r w:rsidRPr="006F178A">
        <w:rPr>
          <w:rFonts w:ascii="Fb Fontext" w:hAnsi="Fb Fontext"/>
          <w:sz w:val="20"/>
          <w:rtl/>
        </w:rPr>
        <w:t xml:space="preserve">א"צ</w:t>
      </w:r>
      <w:r w:rsidRPr="006F178A">
        <w:rPr>
          <w:rFonts w:ascii="Fb Fontext" w:hAnsi="Fb Fontext"/>
          <w:sz w:val="20"/>
          <w:rtl/>
        </w:rPr>
        <w:t xml:space="preserve"> להזכיר של יו"ט שאילמלא שבת - אין נביא במנחה ביו"ט.</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כד.</w:t>
      </w:r>
    </w:p>
    <w:p w:rsidR="00E9703F" w:rsidRPr="006F178A" w:rsidRDefault="00E9703F" w:rsidP="00E9703F">
      <w:pPr>
        <w:rPr>
          <w:rtl/>
        </w:rPr>
      </w:pPr>
      <w:ins w:id="92401" w:author="מנוע מכני" w:date="2026-10-11T12:04:39Z">
        <w:r>
          <w:rPr>
            <w:rFonts w:ascii="Fb Fontext" w:hAnsi="Fb Fontext"/>
            <w:rtl/>
          </w:rPr>
          <w:t xml:space="preserve">ואין</w:t>
        </w:r>
      </w:ins>
      <w:del w:id="92402" w:author="מנוע מכני" w:date="2026-10-11T12:04:39Z">
        <w:r w:rsidRPr="006F178A">
          <w:rPr>
            <w:rFonts w:ascii="Fb Fontext" w:hAnsi="Fb Fontext"/>
            <w:rtl/>
          </w:rPr>
          <w:delText xml:space="preserve">ולית</w:delText>
        </w:r>
      </w:del>
      <w:r w:rsidRPr="006F178A">
        <w:rPr>
          <w:rFonts w:ascii="Fb Fontext" w:hAnsi="Fb Fontext"/>
          <w:rtl/>
        </w:rPr>
        <w:t xml:space="preserve"> הילכתא ככל </w:t>
      </w:r>
      <w:ins w:id="92399" w:author="מנוע מכני" w:date="2026-10-11T12:04:39Z">
        <w:r>
          <w:rPr>
            <w:rFonts w:ascii="Fb Fontext" w:hAnsi="Fb Fontext"/>
            <w:rtl/>
          </w:rPr>
          <w:t xml:space="preserve">אלו</w:t>
        </w:r>
      </w:ins>
      <w:del w:id="92400" w:author="מנוע מכני" w:date="2026-10-11T12:04:39Z">
        <w:r w:rsidRPr="006F178A">
          <w:rPr>
            <w:rFonts w:ascii="Fb Fontext" w:hAnsi="Fb Fontext"/>
            <w:rtl/>
          </w:rPr>
          <w:delText xml:space="preserve">הני</w:delText>
        </w:r>
      </w:del>
      <w:r w:rsidRPr="006F178A">
        <w:rPr>
          <w:rFonts w:ascii="Fb Fontext" w:hAnsi="Fb Fontext"/>
          <w:rtl/>
        </w:rPr>
        <w:t xml:space="preserve"> </w:t>
      </w:r>
      <w:ins w:id="94373" w:author="מנוע מכני" w:date="2026-10-11T12:04:39Z">
        <w:ins w:id="93247" w:author="קלוד" w:date="2026-10-11T13:11:34Z">
          <w:r>
            <w:rPr>
              <w:rFonts w:ascii="Fb Fontext" w:hAnsi="Fb Fontext"/>
              <w:rtl/>
            </w:rPr>
            <w:t xml:space="preserve">השמועות,</w:t>
          </w:r>
        </w:ins>
        <w:del w:id="93248" w:author="קלוד" w:date="2026-10-11T13:11:34Z">
          <w:r>
            <w:rPr>
              <w:rFonts w:ascii="Fb Fontext" w:hAnsi="Fb Fontext"/>
              <w:rtl/>
            </w:rPr>
            <w:delText xml:space="preserve">שמועה</w:delText>
          </w:r>
          <w:r w:rsidRPr="006F178A">
            <w:rPr>
              <w:rFonts w:ascii="Fb Fontext" w:hAnsi="Fb Fontext"/>
              <w:rtl/>
            </w:rPr>
            <w:delText xml:space="preserve">,</w:delText>
          </w:r>
        </w:del>
      </w:ins>
      <w:del w:id="94374" w:author="מנוע מכני" w:date="2026-10-11T12:04:39Z">
        <w:r w:rsidRPr="006F178A">
          <w:rPr>
            <w:rFonts w:ascii="Fb Fontext" w:hAnsi="Fb Fontext"/>
            <w:rtl/>
          </w:rPr>
          <w:delText xml:space="preserve">שמעתתא</w:delText>
        </w:r>
      </w:del>
      <w:r w:rsidRPr="006F178A">
        <w:rPr>
          <w:rFonts w:ascii="Fb Fontext" w:hAnsi="Fb Fontext"/>
          <w:rtl/>
        </w:rPr>
        <w:t xml:space="preserve"> אלא </w:t>
      </w:r>
      <w:ins w:id="93245" w:author="קלוד" w:date="2026-10-11T13:11:34Z">
        <w:r>
          <w:rPr>
            <w:rFonts w:ascii="Fb Fontext" w:hAnsi="Fb Fontext"/>
            <w:rtl/>
          </w:rPr>
          <w:t xml:space="preserve">כזו</w:t>
        </w:r>
      </w:ins>
      <w:del w:id="93246" w:author="קלוד" w:date="2026-10-11T13:11:34Z">
        <w:r w:rsidRPr="006F178A">
          <w:rPr>
            <w:rFonts w:ascii="Fb Fontext" w:hAnsi="Fb Fontext"/>
            <w:rtl/>
          </w:rPr>
          <w:delText xml:space="preserve">כי</w:delText>
        </w:r>
      </w:del>
      <w:r w:rsidRPr="006F178A">
        <w:rPr>
          <w:rFonts w:ascii="Fb Fontext" w:hAnsi="Fb Fontext"/>
          <w:rtl/>
        </w:rPr>
        <w:t xml:space="preserve"> </w:t>
      </w:r>
      <w:ins w:id="93243" w:author="קלוד" w:date="2026-10-11T13:11:34Z">
        <w:r>
          <w:rPr>
            <w:rFonts w:ascii="Fb Fontext" w:hAnsi="Fb Fontext"/>
            <w:rtl/>
          </w:rPr>
          <w:t xml:space="preserve">של</w:t>
        </w:r>
      </w:ins>
      <w:del w:id="93244" w:author="קלוד" w:date="2026-10-11T13:11:34Z">
        <w:r w:rsidRPr="006F178A">
          <w:rPr>
            <w:rFonts w:ascii="Fb Fontext" w:hAnsi="Fb Fontext"/>
            <w:rtl/>
          </w:rPr>
          <w:delText xml:space="preserve">הא</w:delText>
        </w:r>
      </w:del>
      <w:r w:rsidRPr="006F178A">
        <w:rPr>
          <w:rFonts w:ascii="Fb Fontext" w:hAnsi="Fb Fontext"/>
          <w:rtl/>
        </w:rPr>
        <w:t xml:space="preserve"> </w:t>
      </w:r>
      <w:ins w:id="93241" w:author="קלוד" w:date="2026-10-11T13:11:34Z">
        <w:r>
          <w:rPr>
            <w:rStyle w:val="2fb"/>
            <w:rFonts w:ascii="Fb Fontext" w:hAnsi="Fb Fontext"/>
            <w:rtl/>
          </w:rPr>
          <w:t xml:space="preserve">ריב"ל:</w:t>
        </w:r>
      </w:ins>
      <w:del w:id="93242" w:author="קלוד" w:date="2026-10-11T13:11:34Z">
        <w:r w:rsidRPr="006F178A">
          <w:rPr>
            <w:rStyle w:val="2fb"/>
            <w:rFonts w:ascii="Fb Fontext" w:hAnsi="Fb Fontext"/>
            <w:rtl/>
          </w:rPr>
          <w:delText xml:space="preserve">דריב"ל</w:delText>
        </w:r>
        <w:r w:rsidRPr="006F178A">
          <w:rPr>
            <w:rFonts w:ascii="Fb Fontext" w:hAnsi="Fb Fontext"/>
            <w:rtl/>
          </w:rPr>
          <w:delText xml:space="preserve">:</w:delText>
        </w:r>
      </w:del>
      <w:r w:rsidRPr="006F178A">
        <w:rPr>
          <w:rFonts w:ascii="Fb Fontext" w:hAnsi="Fb Fontext"/>
          <w:rtl/>
        </w:rPr>
        <w:t xml:space="preserve"> יוה"כ שחל להיות בשבת המתפלל נעילה צריך להזכיר של שבת, </w:t>
      </w:r>
      <w:ins w:id="93239" w:author="קלוד" w:date="2026-10-11T13:11:34Z">
        <w:r>
          <w:rPr>
            <w:rFonts w:ascii="Fb Fontext" w:hAnsi="Fb Fontext"/>
            <w:rtl/>
          </w:rPr>
          <w:t xml:space="preserve">שיום</w:t>
        </w:r>
      </w:ins>
      <w:del w:id="93240" w:author="קלוד" w:date="2026-10-11T13:11:34Z">
        <w:r w:rsidRPr="006F178A">
          <w:rPr>
            <w:rFonts w:ascii="Fb Fontext" w:hAnsi="Fb Fontext"/>
            <w:rtl/>
          </w:rPr>
          <w:delText xml:space="preserve">דיום</w:delText>
        </w:r>
      </w:del>
      <w:r w:rsidRPr="006F178A">
        <w:rPr>
          <w:rFonts w:ascii="Fb Fontext" w:hAnsi="Fb Fontext"/>
          <w:rtl/>
        </w:rPr>
        <w:t xml:space="preserve"> הוא שנתחייב בארבע תפלות.</w:t>
      </w:r>
    </w:p>
    <w:p>
      <w:pPr>
        <w:pStyle w:val="38"/>
        <w:rPr>
          <w:ins w:id="96959" w:author="מנוע מכני" w:date="2026-10-11T12:04:39Z"/>
        </w:rPr>
      </w:pPr>
      <w:r w:rsidRPr="006F178A">
        <w:t xml:space="preserve">ול"ק </w:t>
      </w:r>
      <w:ins w:id="93251" w:author="קלוד" w:date="2026-10-11T13:11:34Z">
        <w:r>
          <w:t xml:space="preserve">על</w:t>
        </w:r>
      </w:ins>
      <w:del w:id="93252" w:author="קלוד" w:date="2026-10-11T13:11:34Z">
        <w:r w:rsidRPr="006F178A">
          <w:delText xml:space="preserve">אהילכתא</w:delText>
        </w:r>
      </w:del>
      <w:r w:rsidRPr="006F178A">
        <w:t xml:space="preserve"> </w:t>
      </w:r>
      <w:ins w:id="93249" w:author="קלוד" w:date="2026-10-11T13:11:34Z">
        <w:r>
          <w:t xml:space="preserve">הילכתא של רבא:</w:t>
        </w:r>
      </w:ins>
      <w:del w:id="93250" w:author="קלוד" w:date="2026-10-11T13:11:34Z">
        <w:r w:rsidRPr="006F178A">
          <w:delText xml:space="preserve">דרבא:</w:delText>
        </w:r>
      </w:del>
    </w:p>
    <w:p w:rsidR="00E9703F" w:rsidRPr="006F178A" w:rsidRDefault="00E9703F" w:rsidP="00E9703F">
      <w:pPr>
        <w:rPr>
          <w:rtl/>
        </w:rPr>
      </w:pPr>
      <w:del w:id="96960" w:author="מנוע מכני" w:date="2026-10-11T12:04:39Z">
        <w:r w:rsidRPr="006F178A">
          <w:rPr>
            <w:rtl/>
          </w:rPr>
          <w:delText xml:space="preserve"> </w:delText>
        </w:r>
      </w:del>
      <w:ins w:id="93253" w:author="קלוד" w:date="2026-10-11T13:11:34Z">
        <w:r>
          <w:rPr>
            <w:rtl/>
          </w:rPr>
          <w:t xml:space="preserve">שיו"ט</w:t>
        </w:r>
      </w:ins>
      <w:del w:id="93254" w:author="קלוד" w:date="2026-10-11T13:11:34Z">
        <w:r w:rsidRPr="006F178A">
          <w:rPr>
            <w:rtl/>
          </w:rPr>
          <w:delText xml:space="preserve">דיו"ט</w:delText>
        </w:r>
      </w:del>
      <w:r w:rsidRPr="006F178A">
        <w:rPr>
          <w:rtl/>
        </w:rPr>
        <w:t xml:space="preserve"> שחל להיות בשבת, ש"ץ היורד לפני התיבה ערבית </w:t>
      </w:r>
      <w:r w:rsidRPr="006F178A">
        <w:rPr>
          <w:rtl/>
        </w:rPr>
        <w:t xml:space="preserve">א"צ</w:t>
      </w:r>
      <w:r w:rsidRPr="006F178A">
        <w:rPr>
          <w:rtl/>
        </w:rPr>
        <w:t xml:space="preserve"> להזכיר של יו"ט, שאילמלא שבת אין ש"ץ יורד ערבית ביו"ט.</w:t>
      </w:r>
    </w:p>
    <w:p w:rsidR="00E9703F" w:rsidRPr="006F178A" w:rsidRDefault="00E9703F" w:rsidP="00E9703F">
      <w:pPr>
        <w:rPr>
          <w:rtl/>
        </w:rPr>
      </w:pPr>
      <w:r w:rsidRPr="006F178A">
        <w:rPr>
          <w:rFonts w:hint="cs"/>
          <w:rtl/>
        </w:rPr>
        <w:t xml:space="preserve">- </w:t>
      </w:r>
      <w:r w:rsidRPr="006F178A">
        <w:rPr>
          <w:rFonts w:hint="cs"/>
          <w:rtl/>
        </w:rPr>
        <w:tab/>
      </w:r>
      <w:ins w:id="90955" w:author="מנוע מכני" w:date="2026-10-11T12:04:39Z">
        <w:ins w:id="93261" w:author="קלוד" w:date="2026-10-11T13:11:34Z">
          <w:r>
            <w:rPr>
              <w:rtl/>
            </w:rPr>
            <w:t xml:space="preserve">ששם</w:t>
          </w:r>
        </w:ins>
        <w:del w:id="93262" w:author="קלוד" w:date="2026-10-11T13:11:34Z">
          <w:r>
            <w:rPr>
              <w:rtl/>
            </w:rPr>
            <w:delText xml:space="preserve">דשם</w:delText>
          </w:r>
        </w:del>
      </w:ins>
      <w:del w:id="90956" w:author="מנוע מכני" w:date="2026-10-11T12:04:39Z">
        <w:r w:rsidRPr="006F178A">
          <w:rPr>
            <w:rtl/>
          </w:rPr>
          <w:delText xml:space="preserve">דהתם</w:delText>
        </w:r>
      </w:del>
      <w:r w:rsidRPr="006F178A">
        <w:rPr>
          <w:rtl/>
        </w:rPr>
        <w:t xml:space="preserve"> רבנן </w:t>
      </w:r>
      <w:ins w:id="93259" w:author="קלוד" w:date="2026-10-11T13:11:34Z">
        <w:r>
          <w:rPr>
            <w:rtl/>
          </w:rPr>
          <w:t xml:space="preserve">הם</w:t>
        </w:r>
      </w:ins>
      <w:del w:id="93260" w:author="קלוד" w:date="2026-10-11T13:11:34Z">
        <w:r w:rsidRPr="006F178A">
          <w:rPr>
            <w:rtl/>
          </w:rPr>
          <w:delText xml:space="preserve">הוא</w:delText>
        </w:r>
      </w:del>
      <w:r w:rsidRPr="006F178A">
        <w:rPr>
          <w:rtl/>
        </w:rPr>
        <w:t xml:space="preserve"> </w:t>
      </w:r>
      <w:ins w:id="93257" w:author="קלוד" w:date="2026-10-11T13:11:34Z">
        <w:r>
          <w:rPr>
            <w:rtl/>
          </w:rPr>
          <w:t xml:space="preserve">שתקנו </w:t>
        </w:r>
        <w:r>
          <w:rPr>
            <w:rStyle w:val="afffffe"/>
            <w:rtl/>
          </w:rPr>
          <w:t xml:space="preserve">ירידת ש"ץ</w:t>
        </w:r>
      </w:ins>
      <w:del w:id="93258" w:author="קלוד" w:date="2026-10-11T13:11:34Z">
        <w:r w:rsidRPr="006F178A">
          <w:rPr>
            <w:rtl/>
          </w:rPr>
          <w:delText xml:space="preserve">דתקון</w:delText>
        </w:r>
      </w:del>
      <w:r w:rsidRPr="006F178A">
        <w:rPr>
          <w:rtl/>
        </w:rPr>
        <w:t xml:space="preserve"> משום </w:t>
      </w:r>
      <w:ins w:id="93255" w:author="קלוד" w:date="2026-10-11T13:11:34Z">
        <w:r>
          <w:rPr>
            <w:rtl/>
          </w:rPr>
          <w:t xml:space="preserve">סכנה,</w:t>
        </w:r>
      </w:ins>
      <w:del w:id="93256" w:author="קלוד" w:date="2026-10-11T13:11:34Z">
        <w:r w:rsidRPr="006F178A">
          <w:rPr>
            <w:rtl/>
          </w:rPr>
          <w:delText xml:space="preserve">סכנה</w:delText>
        </w:r>
      </w:del>
      <w:r w:rsidRPr="006F178A">
        <w:rPr>
          <w:rtl/>
        </w:rPr>
        <w:t xml:space="preserve"> אבל </w:t>
      </w:r>
      <w:ins w:id="90957" w:author="מנוע מכני" w:date="2026-10-11T12:04:39Z">
        <w:r>
          <w:rPr>
            <w:rtl/>
          </w:rPr>
          <w:t xml:space="preserve">כאן</w:t>
        </w:r>
      </w:ins>
      <w:del w:id="90958" w:author="מנוע מכני" w:date="2026-10-11T12:04:39Z">
        <w:r w:rsidRPr="006F178A">
          <w:rPr>
            <w:rtl/>
          </w:rPr>
          <w:delText xml:space="preserve">הכא</w:delText>
        </w:r>
      </w:del>
      <w:r w:rsidRPr="006F178A">
        <w:rPr>
          <w:rtl/>
        </w:rPr>
        <w:t xml:space="preserve"> - יום הוא שנתחייב בארבע תפלות.</w:t>
      </w:r>
    </w:p>
    <w:p w:rsidR="00E9703F" w:rsidRDefault="00E9703F" w:rsidP="00E9703F">
      <w:pPr>
        <w:pStyle w:val="affffd"/>
        <w:spacing w:after="0"/>
        <w:rPr>
          <w:del w:id="90027" w:author="מנוע עיצוב" w:date="2026-10-11T12:09:26Z"/>
          <w:rFonts w:ascii="MS Mincho" w:hAnsi="MS Mincho"/>
          <w:bCs w:val="0"/>
          <w:rtl/>
        </w:rPr>
      </w:pPr>
      <w:del w:id="90026"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80" w:author="קלוד" w:date="2026-10-11T09:07:15Z">
          <w:pPr>
            <w:pStyle w:val="affff1"/>
            <w:rPr>
              <w:rStyle w:val="afffe"/>
              <w:b w:val="0"/>
              <w:bCs/>
              <w:rtl/>
            </w:rPr>
          </w:pPr>
        </w:pPrChange>
      </w:pPr>
      <w:ins w:id="9812" w:author="מספור קטעי משנה" w:date="2026-10-11T09:35:03Z">
        <w:r>
          <w:rPr>
            <w:rStyle w:val="MisparKeta"/>
          </w:rPr>
          <w:t xml:space="preserve">א. </w:t>
        </w:r>
      </w:ins>
      <w:r w:rsidRPr="00146180">
        <w:rPr>
          <w:rStyle w:val="afffe"/>
          <w:b w:val="0"/>
          <w:rtl/>
        </w:rPr>
        <w:t>ולא באליה כו'.</w:t>
      </w:r>
    </w:p>
    <w:p w:rsidR="00E9703F" w:rsidRPr="006F178A" w:rsidRDefault="00E9703F" w:rsidP="00E9703F">
      <w:pPr>
        <w:rPr>
          <w:rtl/>
        </w:rPr>
      </w:pPr>
      <w:ins w:id="90959" w:author="מנוע מכני" w:date="2026-10-11T12:04:39Z">
        <w:r>
          <w:rPr>
            <w:rFonts w:ascii="Fb Fontext" w:hAnsi="Fb Fontext"/>
            <w:rtl/>
          </w:rPr>
          <w:t xml:space="preserve">יש</w:t>
        </w:r>
      </w:ins>
      <w:del w:id="90960" w:author="מנוע מכני" w:date="2026-10-11T12:04:39Z">
        <w:r w:rsidRPr="006F178A">
          <w:rPr>
            <w:rFonts w:ascii="Fb Fontext" w:hAnsi="Fb Fontext"/>
            <w:rtl/>
          </w:rPr>
          <w:delText xml:space="preserve">איכא</w:delText>
        </w:r>
      </w:del>
      <w:r w:rsidRPr="006F178A">
        <w:rPr>
          <w:rFonts w:ascii="Fb Fontext" w:hAnsi="Fb Fontext"/>
          <w:rtl/>
        </w:rPr>
        <w:t xml:space="preserve"> בין חכמים </w:t>
      </w:r>
      <w:r w:rsidRPr="006F178A">
        <w:rPr>
          <w:rStyle w:val="2fb"/>
          <w:rFonts w:ascii="Fb Fontext" w:hAnsi="Fb Fontext"/>
          <w:rtl/>
        </w:rPr>
        <w:t xml:space="preserve">לת"</w:t>
      </w:r>
      <w:r w:rsidRPr="006F178A">
        <w:rPr>
          <w:rStyle w:val="2fb"/>
          <w:rFonts w:ascii="Fb Fontext" w:hAnsi="Fb Fontext" w:hint="cs"/>
          <w:rtl/>
        </w:rPr>
        <w:t>ק</w:t>
      </w:r>
      <w:r w:rsidRPr="006F178A">
        <w:rPr>
          <w:rFonts w:ascii="Fb Fontext" w:hAnsi="Fb Fontext"/>
          <w:rtl/>
        </w:rPr>
        <w:t xml:space="preserve"> </w:t>
      </w:r>
      <w:ins w:id="93271" w:author="קלוד" w:date="2026-10-11T13:11:34Z">
        <w:r>
          <w:rPr>
            <w:rFonts w:ascii="Fb Fontext" w:hAnsi="Fb Fontext"/>
            <w:rtl/>
          </w:rPr>
          <w:t xml:space="preserve">זו</w:t>
        </w:r>
      </w:ins>
      <w:del w:id="93272" w:author="קלוד" w:date="2026-10-11T13:11:34Z">
        <w:r w:rsidRPr="006F178A">
          <w:rPr>
            <w:rFonts w:ascii="Fb Fontext" w:hAnsi="Fb Fontext"/>
            <w:rtl/>
          </w:rPr>
          <w:delText xml:space="preserve">הך</w:delText>
        </w:r>
      </w:del>
      <w:r w:rsidRPr="006F178A">
        <w:rPr>
          <w:rFonts w:ascii="Fb Fontext" w:hAnsi="Fb Fontext"/>
          <w:rtl/>
        </w:rPr>
        <w:t xml:space="preserve"> </w:t>
      </w:r>
      <w:ins w:id="93269" w:author="קלוד" w:date="2026-10-11T13:11:34Z">
        <w:r>
          <w:rPr>
            <w:rStyle w:val="2fb"/>
            <w:rFonts w:ascii="Fb Fontext" w:hAnsi="Fb Fontext"/>
            <w:rtl/>
          </w:rPr>
          <w:t xml:space="preserve">של רב</w:t>
        </w:r>
      </w:ins>
      <w:del w:id="93270" w:author="קלוד" w:date="2026-10-11T13:11:34Z">
        <w:r w:rsidRPr="006F178A">
          <w:rPr>
            <w:rStyle w:val="2fb"/>
            <w:rFonts w:ascii="Fb Fontext" w:hAnsi="Fb Fontext"/>
            <w:rtl/>
          </w:rPr>
          <w:delText xml:space="preserve">דרב</w:delText>
        </w:r>
      </w:del>
      <w:r w:rsidRPr="006F178A">
        <w:rPr>
          <w:rFonts w:ascii="Fb Fontext" w:hAnsi="Fb Fontext"/>
          <w:rtl/>
        </w:rPr>
        <w:t xml:space="preserve"> ברונא </w:t>
      </w:r>
      <w:r w:rsidRPr="006F178A">
        <w:rPr>
          <w:rStyle w:val="2fb"/>
          <w:rFonts w:ascii="Fb Fontext" w:hAnsi="Fb Fontext"/>
          <w:rtl/>
        </w:rPr>
        <w:t xml:space="preserve">מרב</w:t>
      </w:r>
      <w:r w:rsidRPr="006F178A">
        <w:rPr>
          <w:rFonts w:ascii="Fb Fontext" w:hAnsi="Fb Fontext"/>
          <w:rtl/>
        </w:rPr>
        <w:t xml:space="preserve">,</w:t>
      </w:r>
      <w:r w:rsidRPr="006F178A">
        <w:rPr>
          <w:rFonts w:ascii="Fb Fontext" w:hAnsi="Fb Fontext" w:hint="cs"/>
          <w:rtl/>
        </w:rPr>
        <w:t xml:space="preserve"> </w:t>
      </w:r>
      <w:ins w:id="93267" w:author="קלוד" w:date="2026-10-11T13:11:34Z">
        <w:r>
          <w:rPr>
            <w:rFonts w:ascii="Fb Fontext" w:hAnsi="Fb Fontext"/>
            <w:rtl/>
          </w:rPr>
          <w:t xml:space="preserve">שמתיר </w:t>
        </w:r>
        <w:r>
          <w:rPr>
            <w:rStyle w:val="afffffe"/>
            <w:rFonts w:ascii="Fb Fontext" w:hAnsi="Fb Fontext"/>
            <w:rtl/>
          </w:rPr>
          <w:t xml:space="preserve">חלב מהותך</w:t>
        </w:r>
      </w:ins>
      <w:del w:id="93268" w:author="קלוד" w:date="2026-10-11T13:11:34Z">
        <w:r w:rsidRPr="006F178A">
          <w:rPr>
            <w:rFonts w:ascii="Fb Fontext" w:hAnsi="Fb Fontext"/>
            <w:rtl/>
          </w:rPr>
          <w:delText xml:space="preserve">דשרי</w:delText>
        </w:r>
      </w:del>
      <w:r w:rsidRPr="006F178A">
        <w:rPr>
          <w:rFonts w:ascii="Fb Fontext" w:hAnsi="Fb Fontext"/>
          <w:rtl/>
        </w:rPr>
        <w:t xml:space="preserve"> </w:t>
      </w:r>
      <w:r w:rsidRPr="006F178A">
        <w:rPr>
          <w:rFonts w:ascii="Fb Fontext" w:hAnsi="Fb Fontext"/>
          <w:rtl/>
        </w:rPr>
        <w:t xml:space="preserve">ע"י</w:t>
      </w:r>
      <w:r w:rsidRPr="006F178A">
        <w:rPr>
          <w:rFonts w:ascii="Fb Fontext" w:hAnsi="Fb Fontext"/>
          <w:rtl/>
        </w:rPr>
        <w:t xml:space="preserve"> תערובת כל </w:t>
      </w:r>
      <w:ins w:id="93265" w:author="קלוד" w:date="2026-10-11T13:11:34Z">
        <w:r>
          <w:rPr>
            <w:rFonts w:ascii="Fb Fontext" w:hAnsi="Fb Fontext"/>
            <w:rtl/>
          </w:rPr>
          <w:t xml:space="preserve">שהוא,</w:t>
        </w:r>
      </w:ins>
      <w:del w:id="93266" w:author="קלוד" w:date="2026-10-11T13:11:34Z">
        <w:r w:rsidRPr="006F178A">
          <w:rPr>
            <w:rFonts w:ascii="Fb Fontext" w:hAnsi="Fb Fontext"/>
            <w:rtl/>
          </w:rPr>
          <w:delText xml:space="preserve">שהוא</w:delText>
        </w:r>
      </w:del>
      <w:r w:rsidRPr="006F178A">
        <w:rPr>
          <w:rFonts w:ascii="Fb Fontext" w:hAnsi="Fb Fontext"/>
          <w:rtl/>
        </w:rPr>
        <w:t xml:space="preserve"> ולא </w:t>
      </w:r>
      <w:ins w:id="93263" w:author="קלוד" w:date="2026-10-11T13:11:34Z">
        <w:r>
          <w:rPr>
            <w:rFonts w:ascii="Fb Fontext" w:hAnsi="Fb Fontext"/>
            <w:rtl/>
          </w:rPr>
          <w:t xml:space="preserve">מבואר מי מהם.</w:t>
        </w:r>
      </w:ins>
      <w:del w:id="93264" w:author="קלוד" w:date="2026-10-11T13:11:34Z">
        <w:r w:rsidRPr="006F178A">
          <w:rPr>
            <w:rFonts w:ascii="Fb Fontext" w:hAnsi="Fb Fontext"/>
            <w:rtl/>
          </w:rPr>
          <w:delText xml:space="preserve">מסיימי.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37" w:author="קלוד" w:date="2026-10-11T09:07:15Z"/>
        </w:rPr>
      </w:pPr>
      <w:ins w:id="20436" w:author="קלוד" w:date="2026-10-11T09:07:15Z">
        <w:r>
          <w:t xml:space="preserve">משנה ב</w:t>
        </w:r>
      </w:ins>
    </w:p>
    <w:p w:rsidR="00E9703F" w:rsidRPr="009757B9" w:rsidRDefault="00E9703F" w:rsidP="00E9703F">
      <w:pPr>
        <w:pStyle w:val="afff9"/>
        <w:rPr>
          <w:del w:id="20151" w:author="קלוד" w:date="2026-10-11T09:07:15Z"/>
          <w:b/>
          <w:rtl/>
        </w:rPr>
      </w:pPr>
      <w:del w:id="20150"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08" w:author="קלוד" w:date="2026-10-11T12:09:42Z">
          <w:pPr>
            <w:pStyle w:val="afff9"/>
          </w:pPr>
        </w:pPrChange>
      </w:pPr>
      <w:r w:rsidRPr="009757B9">
        <w:rPr>
          <w:b/>
          <w:rtl/>
        </w:rPr>
        <w:t>אין מדליקין בשמן שריפה ביו"ט.</w:t>
      </w:r>
    </w:p>
    <w:p w:rsidR="00E9703F" w:rsidRPr="009757B9" w:rsidRDefault="00E9703F" w:rsidP="00E9703F">
      <w:pPr>
        <w:pStyle w:val="afff9"/>
        <w:rPr>
          <w:b/>
          <w:rtl/>
        </w:rPr>
      </w:pPr>
      <w:r>
        <w:rPr>
          <w:rStyle w:val="TanaimMishna"/>
          <w:b/>
          <w:rtl/>
          <w:rPrChange w:id="20002" w:author="קלוד" w:date="2026-10-11T09:07:15Z">
            <w:rPr>
              <w:b/>
              <w:rtl/>
            </w:rPr>
          </w:rPrChange>
        </w:rPr>
        <w:t xml:space="preserve">רבי ישמעאל</w:t>
      </w:r>
      <w:r>
        <w:rPr>
          <w:b/>
          <w:rtl/>
        </w:rPr>
        <w:t xml:space="preserve"> אומר</w:t>
      </w:r>
      <w:r>
        <w:rPr>
          <w:rStyle w:val="TanaimMishna"/>
          <w:b/>
          <w:rtl/>
          <w:rPrChange w:id="100454" w:author="Claude" w:date="2026-10-11T09:08:03Z">
            <w:rPr>
              <w:b/>
              <w:rtl/>
            </w:rPr>
          </w:rPrChange>
        </w:rPr>
        <w:t xml:space="preserve">:</w:t>
      </w:r>
      <w:r>
        <w:rPr>
          <w:b/>
          <w:rtl/>
        </w:rPr>
        <w:t xml:space="preserve"> אין מדליקין בעטרן, מפני כבוד השבת.</w:t>
      </w:r>
    </w:p>
    <w:p w:rsidR="00E9703F" w:rsidRPr="009757B9" w:rsidRDefault="00E9703F" w:rsidP="00E9703F">
      <w:pPr>
        <w:pStyle w:val="afff9"/>
        <w:rPr>
          <w:b/>
          <w:rtl/>
        </w:rPr>
      </w:pPr>
      <w:r>
        <w:rPr>
          <w:b/>
          <w:rtl/>
        </w:rPr>
        <w:t xml:space="preserve">ו</w:t>
      </w:r>
      <w:r>
        <w:rPr>
          <w:rStyle w:val="TanaimMishna"/>
          <w:b/>
          <w:rtl/>
          <w:rPrChange w:id="20003" w:author="קלוד" w:date="2026-10-11T09:07:15Z">
            <w:rPr>
              <w:b/>
              <w:rtl/>
            </w:rPr>
          </w:rPrChange>
        </w:rPr>
        <w:t xml:space="preserve">חכמים</w:t>
      </w:r>
      <w:r>
        <w:rPr>
          <w:b/>
          <w:rtl/>
        </w:rPr>
        <w:t xml:space="preserve"> מתירין בכל השמנים. בשמן שומשמין, בשמן אגוזים, בשמן צנונות, בשמן דגים, בשמן פקועות, בעטרן ובנפט.</w:t>
      </w:r>
    </w:p>
    <w:p w:rsidR="00E9703F" w:rsidRPr="009757B9" w:rsidRDefault="00E9703F" w:rsidP="00E9703F">
      <w:pPr>
        <w:pStyle w:val="afff9"/>
        <w:rPr>
          <w:b/>
          <w:rtl/>
        </w:rPr>
      </w:pPr>
      <w:r>
        <w:rPr>
          <w:rStyle w:val="TanaimMishna"/>
          <w:b/>
          <w:rtl/>
          <w:rPrChange w:id="20004" w:author="קלוד" w:date="2026-10-11T09:07:15Z">
            <w:rPr>
              <w:b/>
              <w:rtl/>
            </w:rPr>
          </w:rPrChange>
        </w:rPr>
        <w:t xml:space="preserve">רבי טרפון</w:t>
      </w:r>
      <w:r>
        <w:rPr>
          <w:b/>
          <w:rtl/>
        </w:rPr>
        <w:t xml:space="preserve"> אומר</w:t>
      </w:r>
      <w:r>
        <w:rPr>
          <w:rStyle w:val="TanaimMishna"/>
          <w:b/>
          <w:rtl/>
          <w:rPrChange w:id="100455" w:author="Claude" w:date="2026-10-11T09:08:03Z">
            <w:rPr>
              <w:b/>
              <w:rtl/>
            </w:rPr>
          </w:rPrChange>
        </w:rPr>
        <w:t xml:space="preserve">:</w:t>
      </w:r>
      <w:r>
        <w:rPr>
          <w:b/>
          <w:rtl/>
        </w:rPr>
        <w:t xml:space="preserve"> אין מדליקין אלא בשמן זית בלבד.</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25" w:author="קלוד" w:date="2026-10-11T12:33:55Z"/>
        </w:rPr>
      </w:pPr>
      <w:ins w:id="91126" w:author="קלוד" w:date="2026-10-11T12:33:55Z">
        <w:r>
          <w:rPr>
            <w:color w:val="7B3F00"/>
          </w:rPr>
          <w:t xml:space="preserve">שמן שריפה ביו"ט - מנין שאין שורפין קדשים ביו"ט</w:t>
        </w:r>
      </w:ins>
    </w:p>
    <w:p w:rsidR="00E9703F" w:rsidRPr="006F178A" w:rsidRDefault="00E9703F" w:rsidP="00E9703F">
      <w:pPr>
        <w:rPr>
          <w:rStyle w:val="afffe"/>
          <w:rFonts w:ascii="Fb Fontext" w:hAnsi="Fb Fontext"/>
          <w:b/>
          <w:rtl/>
        </w:rPr>
      </w:pPr>
      <w:r w:rsidRPr="006F178A">
        <w:rPr>
          <w:rStyle w:val="afffe"/>
          <w:rFonts w:ascii="Fb Fontext" w:hAnsi="Fb Fontext"/>
          <w:rtl/>
        </w:rPr>
        <w:t>אין מדליקין בשמן שריפה ביו"ט-</w:t>
      </w:r>
      <w:r w:rsidRPr="006F178A">
        <w:rPr>
          <w:rFonts w:ascii="Fb Fontext" w:hAnsi="Fb Fontext"/>
          <w:rtl/>
        </w:rPr>
        <w:t xml:space="preserve"> לפי שאין שורפין קדשים ביו"ט.</w:t>
      </w:r>
    </w:p>
    <w:p>
      <w:pPr>
        <w:pStyle w:val="38"/>
        <w:rPr>
          <w:ins w:id="96961" w:author="מנוע מכני" w:date="2026-10-11T12:04:39Z"/>
        </w:rPr>
      </w:pPr>
      <w:r w:rsidRPr="00097464">
        <w:t>א.</w:t>
      </w:r>
      <w:r w:rsidRPr="00097464">
        <w:t xml:space="preserve"> ת"ד חזקיה:</w:t>
      </w:r>
    </w:p>
    <w:p w:rsidR="00E9703F" w:rsidRPr="00097464" w:rsidRDefault="00E9703F" w:rsidP="00E9703F">
      <w:pPr>
        <w:rPr>
          <w:rFonts w:cs="Guttman Vilna"/>
          <w:b/>
          <w:bCs/>
          <w:spacing w:val="-6"/>
          <w:rtl/>
        </w:rPr>
      </w:pPr>
      <w:del w:id="96962" w:author="מנוע מכני" w:date="2026-10-11T12:04:39Z">
        <w:r w:rsidRPr="00097464">
          <w:rPr>
            <w:rStyle w:val="afffff0"/>
            <w:spacing w:val="-6"/>
            <w:rtl/>
          </w:rPr>
          <w:delText xml:space="preserve"> </w:delText>
        </w:r>
      </w:del>
      <w:r w:rsidRPr="00097464">
        <w:rPr>
          <w:rStyle w:val="afffff0"/>
          <w:rFonts w:hint="cs"/>
          <w:spacing w:val="-6"/>
          <w:rtl/>
        </w:rPr>
        <w:t>'</w:t>
      </w:r>
      <w:ins w:id="90831" w:author="Claude - סמנטי" w:date="2026-10-11T12:28:21Z">
        <w:r>
          <w:rPr>
            <w:rStyle w:val="afffff0"/>
            <w:spacing w:val="-6"/>
            <w:rtl/>
          </w:rPr>
          <w:t xml:space="preserve">לֹא תוֹתִירוּ מִמֶּנּוּ עַד בֹּקֶר וְהַנֹּתָר מִמֶּנּוּ עַד </w:t>
        </w:r>
        <w:ins w:id="93275" w:author="קלוד" w:date="2026-10-11T13:11:34Z">
          <w:r>
            <w:rPr>
              <w:rStyle w:val="afffff0"/>
              <w:spacing w:val="-6"/>
              <w:rtl/>
            </w:rPr>
            <w:t xml:space="preserve">בֹּקֶר'</w:t>
          </w:r>
        </w:ins>
        <w:del w:id="93276" w:author="קלוד" w:date="2026-10-11T13:11:34Z">
          <w:r>
            <w:rPr>
              <w:rStyle w:val="afffff0"/>
              <w:spacing w:val="-6"/>
              <w:rtl/>
            </w:rPr>
            <w:delText xml:space="preserve">בֹּקֶר</w:delText>
          </w:r>
          <w:r w:rsidRPr="00097464">
            <w:rPr>
              <w:rStyle w:val="afffff0"/>
              <w:rFonts w:hint="cs"/>
              <w:spacing w:val="-6"/>
              <w:rtl/>
            </w:rPr>
            <w:delText xml:space="preserve">'</w:delText>
          </w:r>
          <w:r w:rsidRPr="00097464">
            <w:rPr>
              <w:rStyle w:val="afffff0"/>
              <w:spacing w:val="-6"/>
              <w:rtl/>
            </w:rPr>
            <w:delText xml:space="preserve">,</w:delText>
          </w:r>
        </w:del>
      </w:ins>
      <w:del w:id="90832" w:author="Claude - סמנטי" w:date="2026-10-11T12:28:21Z">
        <w:r w:rsidRPr="00097464">
          <w:rPr>
            <w:rStyle w:val="afffff0"/>
            <w:spacing w:val="-6"/>
            <w:rtl/>
          </w:rPr>
          <w:delText xml:space="preserve">לא תותירו ממנו עד בקר והנתר ממנו עד בקר</w:delText>
        </w:r>
      </w:del>
      <w:r w:rsidRPr="00097464">
        <w:rPr>
          <w:spacing w:val="-6"/>
          <w:rtl/>
        </w:rPr>
        <w:t xml:space="preserve"> -</w:t>
      </w:r>
      <w:r w:rsidRPr="00097464">
        <w:rPr>
          <w:rFonts w:hint="cs"/>
          <w:spacing w:val="-6"/>
          <w:rtl/>
        </w:rPr>
        <w:t xml:space="preserve"> </w:t>
      </w:r>
      <w:ins w:id="93273" w:author="קלוד" w:date="2026-10-11T13:11:34Z">
        <w:r>
          <w:rPr>
            <w:spacing w:val="-6"/>
            <w:rtl/>
          </w:rPr>
          <w:t xml:space="preserve">שבא</w:t>
        </w:r>
      </w:ins>
      <w:del w:id="93274" w:author="קלוד" w:date="2026-10-11T13:11:34Z">
        <w:r w:rsidRPr="00097464">
          <w:rPr>
            <w:spacing w:val="-6"/>
            <w:rtl/>
          </w:rPr>
          <w:delText xml:space="preserve">דבא</w:delText>
        </w:r>
      </w:del>
      <w:r w:rsidRPr="00097464">
        <w:rPr>
          <w:spacing w:val="-6"/>
          <w:rtl/>
        </w:rPr>
        <w:t xml:space="preserve"> הכתוב ליתן לו בקר שני לשריפתו.</w:t>
      </w:r>
    </w:p>
    <w:p w:rsidR="00E9703F" w:rsidRDefault="00E9703F" w:rsidP="00E9703F">
      <w:pPr>
        <w:rPr>
          <w:rtl/>
        </w:rPr>
      </w:pPr>
      <w:r w:rsidRPr="006F178A">
        <w:rPr>
          <w:rtl/>
        </w:rPr>
        <w:t>[היינו בחוה"מ]</w:t>
      </w:r>
    </w:p>
    <w:p>
      <w:pPr>
        <w:pStyle w:val="38"/>
        <w:rPr>
          <w:ins w:id="96963" w:author="מנוע מכני" w:date="2026-10-11T12:04:39Z"/>
        </w:rPr>
      </w:pPr>
      <w:r w:rsidRPr="006F178A">
        <w:t>ב.</w:t>
      </w:r>
      <w:r w:rsidRPr="006F178A">
        <w:t xml:space="preserve"> אביי:</w:t>
      </w:r>
    </w:p>
    <w:p w:rsidR="00E9703F" w:rsidRPr="006F178A" w:rsidRDefault="00E9703F" w:rsidP="00E9703F">
      <w:pPr>
        <w:rPr>
          <w:rStyle w:val="afffe"/>
          <w:rFonts w:ascii="Fb Fontext" w:hAnsi="Fb Fontext"/>
          <w:b/>
          <w:rtl/>
        </w:rPr>
      </w:pPr>
      <w:del w:id="96964" w:author="מנוע מכני" w:date="2026-10-11T12:04:39Z">
        <w:r w:rsidRPr="00C077D2">
          <w:rPr>
            <w:rStyle w:val="afffff0"/>
            <w:rtl/>
          </w:rPr>
          <w:delText xml:space="preserve"> </w:delText>
        </w:r>
      </w:del>
      <w:r w:rsidRPr="00C077D2">
        <w:rPr>
          <w:rStyle w:val="afffff0"/>
          <w:rFonts w:hint="cs"/>
          <w:rtl/>
        </w:rPr>
        <w:t>'</w:t>
      </w:r>
      <w:ins w:id="90833" w:author="Claude - סמנטי" w:date="2026-10-11T12:28:21Z">
        <w:r>
          <w:rPr>
            <w:rStyle w:val="afffff0"/>
            <w:rtl/>
          </w:rPr>
          <w:t xml:space="preserve">עֹלַת שַׁבַּת בְּשַׁבַּתּוֹ</w:t>
        </w:r>
      </w:ins>
      <w:del w:id="90834" w:author="Claude - סמנטי" w:date="2026-10-11T12:28:21Z">
        <w:r w:rsidRPr="00C077D2">
          <w:rPr>
            <w:rStyle w:val="afffff0"/>
            <w:rtl/>
          </w:rPr>
          <w:delText xml:space="preserve">עלת שבת בשבתו</w:delText>
        </w:r>
      </w:del>
      <w:r w:rsidRPr="00C077D2">
        <w:rPr>
          <w:rStyle w:val="afffff0"/>
          <w:rFonts w:hint="cs"/>
          <w:rtl/>
        </w:rPr>
        <w:t>'</w:t>
      </w:r>
      <w:r w:rsidRPr="00C077D2">
        <w:rPr>
          <w:rStyle w:val="afffff0"/>
          <w:rtl/>
        </w:rPr>
        <w:t xml:space="preserve"> </w:t>
      </w:r>
      <w:r w:rsidRPr="006F178A">
        <w:rPr>
          <w:rtl/>
        </w:rPr>
        <w:t>- ולא עולת חול בשבת, ולא עולת חול ביו"ט.</w:t>
      </w:r>
    </w:p>
    <w:p>
      <w:pPr>
        <w:pStyle w:val="38"/>
        <w:rPr>
          <w:ins w:id="96965" w:author="מנוע מכני" w:date="2026-10-11T12:04:39Z"/>
        </w:rPr>
      </w:pPr>
      <w:r w:rsidRPr="006F178A">
        <w:t>ג.</w:t>
      </w:r>
      <w:r w:rsidRPr="006F178A">
        <w:t xml:space="preserve"> רבא:</w:t>
      </w:r>
    </w:p>
    <w:p w:rsidR="00E9703F" w:rsidRPr="009757B9" w:rsidRDefault="00E9703F" w:rsidP="00E9703F">
      <w:pPr>
        <w:rPr>
          <w:rFonts w:cs="Guttman Vilna"/>
          <w:b/>
          <w:bCs/>
          <w:rtl/>
        </w:rPr>
      </w:pPr>
      <w:del w:id="96966" w:author="מנוע מכני" w:date="2026-10-11T12:04:39Z">
        <w:r w:rsidRPr="00C077D2">
          <w:rPr>
            <w:rStyle w:val="afffff0"/>
            <w:rtl/>
          </w:rPr>
          <w:delText xml:space="preserve"> </w:delText>
        </w:r>
      </w:del>
      <w:r w:rsidRPr="00C077D2">
        <w:rPr>
          <w:rStyle w:val="afffff0"/>
          <w:rFonts w:hint="cs"/>
          <w:rtl/>
        </w:rPr>
        <w:t>'</w:t>
      </w:r>
      <w:ins w:id="90835" w:author="Claude - סמנטי" w:date="2026-10-11T12:28:21Z">
        <w:r>
          <w:rPr>
            <w:rStyle w:val="afffff0"/>
            <w:rtl/>
          </w:rPr>
          <w:t xml:space="preserve">הוּא לְבַדּוֹ יֵעָשֶׂה לָכֶם</w:t>
        </w:r>
      </w:ins>
      <w:del w:id="90836" w:author="Claude - סמנטי" w:date="2026-10-11T12:28:21Z">
        <w:r w:rsidRPr="00C077D2">
          <w:rPr>
            <w:rStyle w:val="afffff0"/>
            <w:rtl/>
          </w:rPr>
          <w:delText xml:space="preserve">הוא לבדו יעשה לכם</w:delText>
        </w:r>
      </w:del>
      <w:r w:rsidRPr="00C077D2">
        <w:rPr>
          <w:rStyle w:val="afffff0"/>
          <w:rFonts w:hint="cs"/>
          <w:rtl/>
        </w:rPr>
        <w:t>'</w:t>
      </w:r>
      <w:r w:rsidRPr="00C077D2">
        <w:rPr>
          <w:rStyle w:val="afffff0"/>
          <w:rtl/>
        </w:rPr>
        <w:t>,</w:t>
      </w:r>
      <w:r w:rsidRPr="006F178A">
        <w:rPr>
          <w:rtl/>
        </w:rPr>
        <w:t xml:space="preserve"> </w:t>
      </w:r>
      <w:r w:rsidRPr="006F178A">
        <w:rPr>
          <w:rStyle w:val="afffe"/>
          <w:rFonts w:ascii="Fb Fontext" w:hAnsi="Fb Fontext"/>
          <w:rtl/>
        </w:rPr>
        <w:t>הוא</w:t>
      </w:r>
      <w:r w:rsidRPr="006F178A">
        <w:rPr>
          <w:rtl/>
        </w:rPr>
        <w:t xml:space="preserve"> ולא מכשירין, </w:t>
      </w:r>
      <w:r w:rsidRPr="006F178A">
        <w:rPr>
          <w:rStyle w:val="afffe"/>
          <w:rFonts w:ascii="Fb Fontext" w:hAnsi="Fb Fontext"/>
          <w:rtl/>
        </w:rPr>
        <w:t>לבדו</w:t>
      </w:r>
      <w:r w:rsidRPr="006F178A">
        <w:rPr>
          <w:rtl/>
        </w:rPr>
        <w:t xml:space="preserve"> - ולא מילה שלא בזמנה, </w:t>
      </w:r>
      <w:ins w:id="95921" w:author="מנוע מכני" w:date="2026-10-11T12:04:39Z">
        <w:ins w:id="93277" w:author="קלוד" w:date="2026-10-11T13:11:34Z">
          <w:r>
            <w:rPr>
              <w:rtl/>
            </w:rPr>
            <w:t xml:space="preserve">שבאה</w:t>
          </w:r>
        </w:ins>
        <w:del w:id="93278" w:author="קלוד" w:date="2026-10-11T13:11:34Z">
          <w:r>
            <w:rPr>
              <w:rtl/>
            </w:rPr>
            <w:delText xml:space="preserve">דבאה</w:delText>
          </w:r>
        </w:del>
      </w:ins>
      <w:del w:id="95922" w:author="מנוע מכני" w:date="2026-10-11T12:04:39Z">
        <w:r w:rsidRPr="006F178A">
          <w:rPr>
            <w:rtl/>
          </w:rPr>
          <w:delText xml:space="preserve">דאתיא</w:delText>
        </w:r>
      </w:del>
      <w:r w:rsidRPr="006F178A">
        <w:rPr>
          <w:rtl/>
        </w:rPr>
        <w:t xml:space="preserve"> בק"ו.</w:t>
      </w:r>
    </w:p>
    <w:p w:rsidR="00E9703F" w:rsidRDefault="00E9703F" w:rsidP="00E9703F">
      <w:pPr>
        <w:rPr>
          <w:rtl/>
        </w:rPr>
      </w:pPr>
      <w:r w:rsidRPr="006F178A">
        <w:rPr>
          <w:rtl/>
        </w:rPr>
        <w:t xml:space="preserve">[והיינו דגם </w:t>
      </w:r>
      <w:r w:rsidRPr="006F178A">
        <w:rPr>
          <w:rtl/>
        </w:rPr>
        <w:t xml:space="preserve">לא</w:t>
      </w:r>
      <w:r w:rsidRPr="006F178A">
        <w:rPr>
          <w:rtl/>
        </w:rPr>
        <w:t xml:space="preserve"> שריפה]</w:t>
      </w:r>
    </w:p>
    <w:p>
      <w:pPr>
        <w:pStyle w:val="38"/>
        <w:rPr>
          <w:ins w:id="96967" w:author="מנוע מכני" w:date="2026-10-11T12:04:39Z"/>
        </w:rPr>
      </w:pPr>
      <w:r w:rsidRPr="00097464">
        <w:t>ד.</w:t>
      </w:r>
      <w:r w:rsidRPr="00097464">
        <w:t xml:space="preserve"> רב אשי:</w:t>
      </w:r>
    </w:p>
    <w:p w:rsidR="00E9703F" w:rsidRPr="00097464" w:rsidRDefault="00E9703F" w:rsidP="00E9703F">
      <w:pPr>
        <w:rPr>
          <w:rFonts w:cs="Guttman Vilna"/>
          <w:b/>
          <w:bCs/>
          <w:spacing w:val="-4"/>
          <w:rtl/>
        </w:rPr>
      </w:pPr>
      <w:del w:id="96968" w:author="מנוע מכני" w:date="2026-10-11T12:04:39Z">
        <w:r w:rsidRPr="00097464">
          <w:rPr>
            <w:rStyle w:val="afffff0"/>
            <w:spacing w:val="-4"/>
            <w:rtl/>
          </w:rPr>
          <w:delText xml:space="preserve"> </w:delText>
        </w:r>
      </w:del>
      <w:r w:rsidRPr="00097464">
        <w:rPr>
          <w:rStyle w:val="afffff0"/>
          <w:rFonts w:hint="cs"/>
          <w:spacing w:val="-4"/>
          <w:rtl/>
        </w:rPr>
        <w:t>'</w:t>
      </w:r>
      <w:ins w:id="90837" w:author="Claude - סמנטי" w:date="2026-10-11T12:28:21Z">
        <w:r>
          <w:rPr>
            <w:rStyle w:val="afffff0"/>
            <w:spacing w:val="-4"/>
            <w:rtl/>
          </w:rPr>
          <w:t xml:space="preserve">שַׁבַּת שַׁבָּתוֹן</w:t>
        </w:r>
      </w:ins>
      <w:del w:id="90838" w:author="Claude - סמנטי" w:date="2026-10-11T12:28:21Z">
        <w:r w:rsidRPr="00097464">
          <w:rPr>
            <w:rStyle w:val="afffff0"/>
            <w:spacing w:val="-4"/>
            <w:rtl/>
          </w:rPr>
          <w:delText xml:space="preserve">שבת שבתון</w:delText>
        </w:r>
      </w:del>
      <w:r w:rsidRPr="00097464">
        <w:rPr>
          <w:rStyle w:val="afffff0"/>
          <w:rFonts w:hint="cs"/>
          <w:spacing w:val="-4"/>
          <w:rtl/>
        </w:rPr>
        <w:t>'</w:t>
      </w:r>
      <w:r w:rsidRPr="00097464">
        <w:rPr>
          <w:rStyle w:val="afffff0"/>
          <w:spacing w:val="-4"/>
          <w:rtl/>
        </w:rPr>
        <w:t xml:space="preserve"> </w:t>
      </w:r>
      <w:r w:rsidRPr="00097464">
        <w:rPr>
          <w:spacing w:val="-4"/>
          <w:rtl/>
        </w:rPr>
        <w:t xml:space="preserve">- עשה, </w:t>
      </w:r>
      <w:ins w:id="95397" w:author="מנוע מכני" w:date="2026-10-11T12:04:39Z">
        <w:ins w:id="93281" w:author="קלוד" w:date="2026-10-11T13:11:34Z">
          <w:r>
            <w:rPr>
              <w:spacing w:val="-4"/>
              <w:rtl/>
            </w:rPr>
            <w:t xml:space="preserve">ונמצא</w:t>
          </w:r>
        </w:ins>
        <w:del w:id="93282" w:author="קלוד" w:date="2026-10-11T13:11:34Z">
          <w:r>
            <w:rPr>
              <w:spacing w:val="-4"/>
              <w:rtl/>
            </w:rPr>
            <w:delText xml:space="preserve">והיה</w:delText>
          </w:r>
          <w:r w:rsidRPr="00097464">
            <w:rPr>
              <w:spacing w:val="-4"/>
              <w:rtl/>
            </w:rPr>
            <w:delText xml:space="preserve"> </w:delText>
          </w:r>
          <w:r>
            <w:rPr>
              <w:spacing w:val="-4"/>
              <w:rtl/>
            </w:rPr>
            <w:delText xml:space="preserve">לו</w:delText>
          </w:r>
        </w:del>
      </w:ins>
      <w:del w:id="95398" w:author="מנוע מכני" w:date="2026-10-11T12:04:39Z">
        <w:r w:rsidRPr="00097464">
          <w:rPr>
            <w:spacing w:val="-4"/>
            <w:rtl/>
          </w:rPr>
          <w:delText xml:space="preserve">והוה</w:delText>
        </w:r>
      </w:del>
      <w:ins w:id="92403" w:author="מנוע מכני" w:date="2026-10-11T12:04:39Z"/>
      <w:del w:id="92404" w:author="מנוע מכני" w:date="2026-10-11T12:04:39Z">
        <w:r w:rsidRPr="00097464">
          <w:rPr>
            <w:spacing w:val="-4"/>
            <w:rtl/>
          </w:rPr>
          <w:delText xml:space="preserve">ליה</w:delText>
        </w:r>
      </w:del>
      <w:r w:rsidRPr="00097464">
        <w:rPr>
          <w:spacing w:val="-4"/>
          <w:rtl/>
        </w:rPr>
        <w:t xml:space="preserve"> יו"ט עשה ולא תעשה, ואין עשה</w:t>
      </w:r>
      <w:ins w:id="93279" w:author="קלוד" w:date="2026-10-11T13:11:34Z">
        <w:r>
          <w:rPr>
            <w:spacing w:val="-4"/>
            <w:rtl/>
          </w:rPr>
          <w:t xml:space="preserve"> </w:t>
        </w:r>
        <w:r>
          <w:rPr>
            <w:rStyle w:val="afffffe"/>
            <w:spacing w:val="-4"/>
            <w:rtl/>
          </w:rPr>
          <w:t xml:space="preserve">השריפה</w:t>
        </w:r>
        <w:r>
          <w:rPr>
            <w:spacing w:val="-4"/>
            <w:rtl/>
          </w:rPr>
          <w:t xml:space="preserve"> </w:t>
        </w:r>
      </w:ins>
      <w:del w:id="93280" w:author="קלוד" w:date="2026-10-11T13:11:34Z">
        <w:r w:rsidRPr="00097464">
          <w:rPr>
            <w:spacing w:val="-4"/>
            <w:rtl/>
          </w:rPr>
          <w:delText xml:space="preserve"> </w:delText>
        </w:r>
      </w:del>
      <w:r w:rsidRPr="00097464">
        <w:rPr>
          <w:spacing w:val="-4"/>
          <w:rtl/>
        </w:rPr>
        <w:t xml:space="preserve">דוחה את ל"</w:t>
      </w:r>
      <w:r w:rsidRPr="00097464">
        <w:rPr>
          <w:rFonts w:hint="cs"/>
          <w:spacing w:val="-4"/>
          <w:rtl/>
        </w:rPr>
        <w:t>ת</w:t>
      </w:r>
      <w:r w:rsidRPr="00097464">
        <w:rPr>
          <w:spacing w:val="-4"/>
          <w:rtl/>
        </w:rPr>
        <w:t xml:space="preserve"> ועשה.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כה.</w:t>
      </w:r>
    </w:p>
    <w:p w:rsidR="00E9703F" w:rsidRPr="006F178A" w:rsidRDefault="00E9703F" w:rsidP="00E9703F">
      <w:pPr>
        <w:rPr>
          <w:rtl/>
        </w:rPr>
      </w:pPr>
      <w:r w:rsidRPr="006F178A">
        <w:rPr>
          <w:rFonts w:ascii="Fb Fontext" w:hAnsi="Fb Fontext"/>
          <w:rtl/>
        </w:rPr>
        <w:t xml:space="preserve">ביו"ט הוא </w:t>
      </w:r>
      <w:ins w:id="93287" w:author="קלוד" w:date="2026-10-11T13:11:34Z">
        <w:r>
          <w:rPr>
            <w:rFonts w:ascii="Fb Fontext" w:hAnsi="Fb Fontext"/>
            <w:rtl/>
          </w:rPr>
          <w:t xml:space="preserve">שאסור,</w:t>
        </w:r>
      </w:ins>
      <w:del w:id="93288" w:author="קלוד" w:date="2026-10-11T13:11:34Z">
        <w:r w:rsidRPr="006F178A">
          <w:rPr>
            <w:rFonts w:ascii="Fb Fontext" w:hAnsi="Fb Fontext"/>
            <w:rtl/>
          </w:rPr>
          <w:delText xml:space="preserve">דאסיר,</w:delText>
        </w:r>
      </w:del>
      <w:r w:rsidRPr="006F178A">
        <w:rPr>
          <w:rFonts w:ascii="Fb Fontext" w:hAnsi="Fb Fontext"/>
          <w:rtl/>
        </w:rPr>
        <w:t xml:space="preserve"> </w:t>
      </w:r>
      <w:ins w:id="93285" w:author="קלוד" w:date="2026-10-11T13:11:34Z">
        <w:r>
          <w:rPr>
            <w:rFonts w:ascii="Fb Fontext" w:hAnsi="Fb Fontext"/>
            <w:rtl/>
          </w:rPr>
          <w:t xml:space="preserve">אבל</w:t>
        </w:r>
      </w:ins>
      <w:del w:id="93286" w:author="קלוד" w:date="2026-10-11T13:11:34Z">
        <w:r w:rsidRPr="006F178A">
          <w:rPr>
            <w:rFonts w:ascii="Fb Fontext" w:hAnsi="Fb Fontext"/>
            <w:rtl/>
          </w:rPr>
          <w:delText xml:space="preserve">הא</w:delText>
        </w:r>
      </w:del>
      <w:r w:rsidRPr="006F178A">
        <w:rPr>
          <w:rFonts w:ascii="Fb Fontext" w:hAnsi="Fb Fontext"/>
          <w:rtl/>
        </w:rPr>
        <w:t xml:space="preserve"> בחול </w:t>
      </w:r>
      <w:ins w:id="95923" w:author="מנוע מכני" w:date="2026-10-11T12:04:39Z">
        <w:ins w:id="93283" w:author="קלוד" w:date="2026-10-11T13:11:34Z">
          <w:r>
            <w:rPr>
              <w:rFonts w:ascii="Fb Fontext" w:hAnsi="Fb Fontext"/>
              <w:rtl/>
            </w:rPr>
            <w:t xml:space="preserve">מותר.</w:t>
          </w:r>
        </w:ins>
        <w:del w:id="93284" w:author="קלוד" w:date="2026-10-11T13:11:34Z">
          <w:r>
            <w:rPr>
              <w:rFonts w:ascii="Fb Fontext" w:hAnsi="Fb Fontext"/>
              <w:rtl/>
            </w:rPr>
            <w:delText xml:space="preserve">יפה</w:delText>
          </w:r>
          <w:r w:rsidRPr="006F178A">
            <w:rPr>
              <w:rFonts w:ascii="Fb Fontext" w:hAnsi="Fb Fontext"/>
              <w:rtl/>
            </w:rPr>
            <w:delText xml:space="preserve">.</w:delText>
          </w:r>
        </w:del>
      </w:ins>
      <w:del w:id="95924" w:author="מנוע מכני" w:date="2026-10-11T12:04:39Z">
        <w:r w:rsidRPr="006F178A">
          <w:rPr>
            <w:rFonts w:ascii="Fb Fontext" w:hAnsi="Fb Fontext"/>
            <w:rtl/>
          </w:rPr>
          <w:delText xml:space="preserve">שפיר</w:delText>
        </w:r>
      </w:del>
    </w:p>
    <w:p>
      <w:pPr>
        <w:pStyle w:val="afffff8"/>
        <w:rPr>
          <w:ins w:id="91123" w:author="קלוד" w:date="2026-10-11T12:33:55Z"/>
        </w:rPr>
      </w:pPr>
      <w:ins w:id="91124" w:author="קלוד" w:date="2026-10-11T12:33:55Z">
        <w:r>
          <w:rPr>
            <w:color w:val="7B3F00"/>
          </w:rPr>
          <w:t xml:space="preserve">שריפת תרומה שנטמאת - מצוה, ובשעת ביעורה תיהני ממנה</w:t>
        </w:r>
      </w:ins>
    </w:p>
    <w:p>
      <w:pPr>
        <w:pStyle w:val="38"/>
        <w:rPr>
          <w:ins w:id="96969" w:author="מנוע מכני" w:date="2026-10-11T12:04:39Z"/>
        </w:rPr>
      </w:pPr>
      <w:r w:rsidRPr="006F178A">
        <w:t xml:space="preserve">רב:</w:t>
      </w:r>
    </w:p>
    <w:p w:rsidR="00E9703F" w:rsidRPr="006F178A" w:rsidRDefault="00E9703F" w:rsidP="00E9703F">
      <w:pPr>
        <w:rPr>
          <w:rtl/>
        </w:rPr>
      </w:pPr>
      <w:del w:id="96970" w:author="מנוע מכני" w:date="2026-10-11T12:04:39Z">
        <w:r w:rsidRPr="006F178A">
          <w:rPr>
            <w:rtl/>
          </w:rPr>
          <w:delText xml:space="preserve"> </w:delText>
        </w:r>
      </w:del>
      <w:r w:rsidRPr="006F178A">
        <w:rPr>
          <w:rtl/>
        </w:rPr>
        <w:t xml:space="preserve">כשם שמצוה לשרוף הקדשים שנטמאו, כך מצוה לשרוף את התרומה שנטמאת.</w:t>
      </w:r>
    </w:p>
    <w:p w:rsidR="00E9703F" w:rsidRPr="006F178A" w:rsidRDefault="00E9703F" w:rsidP="00E9703F">
      <w:pPr>
        <w:rPr>
          <w:rStyle w:val="afffe"/>
          <w:rFonts w:ascii="Fb Fontext" w:hAnsi="Fb Fontext"/>
          <w:b/>
          <w:rtl/>
        </w:rPr>
      </w:pPr>
      <w:r w:rsidRPr="006F178A">
        <w:rPr>
          <w:rtl/>
        </w:rPr>
        <w:t>ואמרה תורה: בשעת ביעורה תיהני ממנה.</w:t>
      </w:r>
    </w:p>
    <w:p>
      <w:pPr>
        <w:pStyle w:val="38"/>
        <w:rPr>
          <w:ins w:id="96971" w:author="מנוע מכני" w:date="2026-10-11T12:04:39Z"/>
        </w:rPr>
      </w:pPr>
      <w:r w:rsidRPr="006061D7">
        <w:t>א. דרב"א:</w:t>
      </w:r>
    </w:p>
    <w:p w:rsidR="00E9703F" w:rsidRPr="006061D7" w:rsidRDefault="00E9703F" w:rsidP="00E9703F">
      <w:pPr>
        <w:rPr>
          <w:rtl/>
        </w:rPr>
      </w:pPr>
      <w:del w:id="96972" w:author="מנוע מכני" w:date="2026-10-11T12:04:39Z">
        <w:r w:rsidRPr="00C077D2">
          <w:rPr>
            <w:rStyle w:val="afffff0"/>
            <w:rtl/>
          </w:rPr>
          <w:delText xml:space="preserve"> </w:delText>
        </w:r>
      </w:del>
      <w:r w:rsidRPr="00C077D2">
        <w:rPr>
          <w:rStyle w:val="afffff0"/>
          <w:rFonts w:hint="cs"/>
          <w:rtl/>
        </w:rPr>
        <w:t>'</w:t>
      </w:r>
      <w:ins w:id="90839" w:author="Claude - סמנטי" w:date="2026-10-11T12:28:21Z">
        <w:r>
          <w:rPr>
            <w:rStyle w:val="afffff0"/>
            <w:rtl/>
          </w:rPr>
          <w:t xml:space="preserve">וַאֲנִי הִנֵּה נָתַתִּי לְךָ אֶת מִשְׁמֶרֶת תְּרוּמֹתָי</w:t>
        </w:r>
      </w:ins>
      <w:del w:id="90840" w:author="Claude - סמנטי" w:date="2026-10-11T12:28:21Z">
        <w:r w:rsidRPr="00C077D2">
          <w:rPr>
            <w:rStyle w:val="afffff0"/>
            <w:rtl/>
          </w:rPr>
          <w:delText xml:space="preserve">ואני הנה נתתי לך את משמרת תרומתי</w:delText>
        </w:r>
      </w:del>
      <w:r w:rsidRPr="00C077D2">
        <w:rPr>
          <w:rStyle w:val="afffff0"/>
          <w:rFonts w:hint="cs"/>
          <w:rtl/>
        </w:rPr>
        <w:t>'</w:t>
      </w:r>
      <w:r w:rsidRPr="00C077D2">
        <w:rPr>
          <w:rStyle w:val="afffff0"/>
          <w:rtl/>
        </w:rPr>
        <w:t xml:space="preserve"> </w:t>
      </w:r>
      <w:ins w:id="93299" w:author="קלוד" w:date="2026-10-11T13:11:34Z">
        <w:r>
          <w:rPr>
            <w:rtl/>
          </w:rPr>
          <w:t xml:space="preserve">-</w:t>
        </w:r>
      </w:ins>
      <w:del w:id="93300" w:author="קלוד" w:date="2026-10-11T13:11:34Z">
        <w:r w:rsidRPr="006061D7">
          <w:rPr>
            <w:rtl/>
          </w:rPr>
          <w:delText xml:space="preserve">והיינו</w:delText>
        </w:r>
      </w:del>
      <w:r w:rsidRPr="006061D7">
        <w:rPr>
          <w:rtl/>
        </w:rPr>
        <w:t xml:space="preserve"> </w:t>
      </w:r>
      <w:ins w:id="93297" w:author="קלוד" w:date="2026-10-11T13:11:34Z">
        <w:r>
          <w:rPr>
            <w:rtl/>
          </w:rPr>
          <w:t xml:space="preserve">בשתי</w:t>
        </w:r>
      </w:ins>
      <w:del w:id="93298" w:author="קלוד" w:date="2026-10-11T13:11:34Z">
        <w:r w:rsidRPr="006061D7">
          <w:rPr>
            <w:rtl/>
          </w:rPr>
          <w:delText xml:space="preserve">בשני</w:delText>
        </w:r>
      </w:del>
      <w:r w:rsidRPr="006061D7">
        <w:rPr>
          <w:rtl/>
        </w:rPr>
        <w:t xml:space="preserve"> </w:t>
      </w:r>
      <w:ins w:id="93295" w:author="קלוד" w:date="2026-10-11T13:11:34Z">
        <w:r>
          <w:rPr>
            <w:rtl/>
          </w:rPr>
          <w:t xml:space="preserve">תרומות,</w:t>
        </w:r>
      </w:ins>
      <w:del w:id="93296" w:author="קלוד" w:date="2026-10-11T13:11:34Z">
        <w:r w:rsidRPr="006061D7">
          <w:rPr>
            <w:rtl/>
          </w:rPr>
          <w:delText xml:space="preserve">תרומות</w:delText>
        </w:r>
      </w:del>
      <w:r w:rsidRPr="006061D7">
        <w:rPr>
          <w:rtl/>
        </w:rPr>
        <w:t xml:space="preserve"> טהורה </w:t>
      </w:r>
      <w:ins w:id="93293" w:author="קלוד" w:date="2026-10-11T13:11:34Z">
        <w:r>
          <w:rPr>
            <w:rtl/>
          </w:rPr>
          <w:t xml:space="preserve">וטמאה;</w:t>
        </w:r>
      </w:ins>
      <w:del w:id="93294" w:author="קלוד" w:date="2026-10-11T13:11:34Z">
        <w:r w:rsidRPr="006061D7">
          <w:rPr>
            <w:rtl/>
          </w:rPr>
          <w:delText xml:space="preserve">וטמאה,</w:delText>
        </w:r>
      </w:del>
      <w:r w:rsidRPr="006061D7">
        <w:rPr>
          <w:rtl/>
        </w:rPr>
        <w:t xml:space="preserve"> לך</w:t>
      </w:r>
      <w:ins w:id="93291" w:author="קלוד" w:date="2026-10-11T13:11:34Z">
        <w:r>
          <w:rPr>
            <w:rtl/>
          </w:rPr>
          <w:t xml:space="preserve"> - </w:t>
        </w:r>
      </w:ins>
      <w:del w:id="93292" w:author="קלוד" w:date="2026-10-11T13:11:34Z">
        <w:r w:rsidRPr="006061D7">
          <w:rPr>
            <w:rtl/>
          </w:rPr>
          <w:delText xml:space="preserve"> </w:delText>
        </w:r>
      </w:del>
      <w:r w:rsidRPr="006061D7">
        <w:rPr>
          <w:rtl/>
        </w:rPr>
        <w:t xml:space="preserve">שלך </w:t>
      </w:r>
      <w:ins w:id="93289" w:author="קלוד" w:date="2026-10-11T13:11:34Z">
        <w:r>
          <w:rPr>
            <w:rtl/>
          </w:rPr>
          <w:t xml:space="preserve">תהא,</w:t>
        </w:r>
      </w:ins>
      <w:del w:id="93290" w:author="קלוד" w:date="2026-10-11T13:11:34Z">
        <w:r w:rsidRPr="006061D7">
          <w:rPr>
            <w:rtl/>
          </w:rPr>
          <w:delText xml:space="preserve">תהא</w:delText>
        </w:r>
      </w:del>
      <w:r w:rsidRPr="006061D7">
        <w:rPr>
          <w:rtl/>
        </w:rPr>
        <w:t xml:space="preserve"> להסיקה תחת תבשילך.</w:t>
      </w:r>
    </w:p>
    <w:p>
      <w:pPr>
        <w:pStyle w:val="38"/>
        <w:rPr>
          <w:ins w:id="96973" w:author="מנוע מכני" w:date="2026-10-11T12:04:39Z"/>
        </w:rPr>
      </w:pPr>
      <w:r w:rsidRPr="006F178A">
        <w:t>ב.</w:t>
      </w:r>
      <w:r>
        <w:t xml:space="preserve"> </w:t>
      </w:r>
      <w:del w:id="9001" w:author="עריכה מהאתר" w:date="2026-10-26T17:56:55Z">
        <w:r>
          <w:delText xml:space="preserve">ו</w:delText>
        </w:r>
      </w:del>
      <w:ins w:id="9002" w:author="עריכה מהאתר" w:date="2026-10-26T17:56:55Z">
        <w:r>
          <w:t xml:space="preserve">מ</w:t>
        </w:r>
      </w:ins>
      <w:del w:id="9003" w:author="עריכה מהאתר" w:date="2026-10-26T17:56:55Z">
        <w:r>
          <w:delText xml:space="preserve">אב"א</w:delText>
        </w:r>
      </w:del>
      <w:del w:id="9004" w:author="עריכה מהאתר" w:date="2026-10-26T17:56:55Z">
        <w:r>
          <w:delText xml:space="preserve"> מדר"א דא</w:delText>
        </w:r>
      </w:del>
      <w:r>
        <w:t xml:space="preserve">רי"ו:</w:t>
      </w:r>
    </w:p>
    <w:p w:rsidR="00E9703F" w:rsidRPr="006F178A" w:rsidRDefault="00E9703F" w:rsidP="00E9703F">
      <w:pPr>
        <w:rPr>
          <w:rtl/>
        </w:rPr>
      </w:pPr>
      <w:del w:id="96974" w:author="מנוע מכני" w:date="2026-10-11T12:04:39Z">
        <w:r w:rsidRPr="00C077D2">
          <w:rPr>
            <w:rStyle w:val="afffff0"/>
            <w:rtl/>
          </w:rPr>
          <w:delText xml:space="preserve"> </w:delText>
        </w:r>
      </w:del>
      <w:r w:rsidRPr="00C077D2">
        <w:rPr>
          <w:rStyle w:val="afffff0"/>
          <w:rFonts w:hint="cs"/>
          <w:rtl/>
        </w:rPr>
        <w:t>'</w:t>
      </w:r>
      <w:ins w:id="90841" w:author="Claude - סמנטי" w:date="2026-10-11T12:28:21Z">
        <w:r>
          <w:rPr>
            <w:rStyle w:val="afffff0"/>
            <w:rtl/>
          </w:rPr>
          <w:t xml:space="preserve">וְלֹא בִעַרְתִּי מִמֶּנּוּ בְּטָמֵא</w:t>
        </w:r>
      </w:ins>
      <w:del w:id="90842" w:author="Claude - סמנטי" w:date="2026-10-11T12:28:21Z">
        <w:r w:rsidRPr="00C077D2">
          <w:rPr>
            <w:rStyle w:val="afffff0"/>
            <w:rtl/>
          </w:rPr>
          <w:delText xml:space="preserve">ולא בערתי ממנו בטמא</w:delText>
        </w:r>
      </w:del>
      <w:r w:rsidRPr="00C077D2">
        <w:rPr>
          <w:rStyle w:val="afffff0"/>
          <w:rFonts w:hint="cs"/>
          <w:rtl/>
        </w:rPr>
        <w:t>'</w:t>
      </w:r>
      <w:r w:rsidRPr="00C077D2">
        <w:rPr>
          <w:rStyle w:val="afffff0"/>
          <w:rtl/>
        </w:rPr>
        <w:t xml:space="preserve"> </w:t>
      </w:r>
      <w:r w:rsidRPr="006F178A">
        <w:rPr>
          <w:rFonts w:ascii="Fb Fontext" w:hAnsi="Fb Fontext"/>
          <w:rtl/>
        </w:rPr>
        <w:t>- ממנו אי אתה מבעיר, אבל אתה מבעיר שמן של תרומה שנטמאת.</w:t>
      </w:r>
    </w:p>
    <w:p w:rsidR="00E9703F" w:rsidRPr="006F178A" w:rsidRDefault="00E9703F" w:rsidP="00E9703F">
      <w:pPr>
        <w:rPr>
          <w:rtl/>
        </w:rPr>
      </w:pPr>
      <w:r w:rsidRPr="006F178A">
        <w:rPr>
          <w:rtl/>
        </w:rPr>
        <w:t>[ו</w:t>
      </w:r>
      <w:r w:rsidRPr="006F178A">
        <w:rPr>
          <w:rFonts w:hint="cs"/>
          <w:rtl/>
        </w:rPr>
        <w:t xml:space="preserve">לא </w:t>
      </w:r>
      <w:ins w:id="90083" w:author="Claude - סמנטי" w:date="2026-10-11T12:28:21Z">
        <w:r>
          <w:rPr>
            <w:rtl/>
          </w:rPr>
          <w:t xml:space="preserve">ממעטים</w:t>
        </w:r>
      </w:ins>
      <w:del w:id="90084" w:author="Claude - סמנטי" w:date="2026-10-11T12:28:21Z">
        <w:r w:rsidRPr="006F178A">
          <w:rPr>
            <w:rtl/>
          </w:rPr>
          <w:delText xml:space="preserve">ממעטינן</w:delText>
        </w:r>
      </w:del>
      <w:r w:rsidRPr="006F178A">
        <w:rPr>
          <w:rtl/>
        </w:rPr>
        <w:t xml:space="preserve"> שמן של </w:t>
      </w:r>
      <w:ins w:id="93311" w:author="קלוד" w:date="2026-10-11T13:11:34Z">
        <w:r>
          <w:rPr>
            <w:rtl/>
          </w:rPr>
          <w:t xml:space="preserve">קודש,</w:t>
        </w:r>
      </w:ins>
      <w:del w:id="93312" w:author="קלוד" w:date="2026-10-11T13:11:34Z">
        <w:r w:rsidRPr="006F178A">
          <w:rPr>
            <w:rtl/>
          </w:rPr>
          <w:delText xml:space="preserve">קודש</w:delText>
        </w:r>
      </w:del>
      <w:r w:rsidRPr="006F178A">
        <w:rPr>
          <w:rtl/>
        </w:rPr>
        <w:t xml:space="preserve"> </w:t>
      </w:r>
      <w:ins w:id="93309" w:author="קלוד" w:date="2026-10-11T13:11:34Z">
        <w:r>
          <w:rPr>
            <w:rFonts w:hint="cs"/>
            <w:rtl/>
          </w:rPr>
          <w:t xml:space="preserve">שק"ו</w:t>
        </w:r>
      </w:ins>
      <w:del w:id="93310" w:author="קלוד" w:date="2026-10-11T13:11:34Z">
        <w:r w:rsidRPr="006F178A">
          <w:rPr>
            <w:rFonts w:hint="cs"/>
            <w:rtl/>
          </w:rPr>
          <w:delText xml:space="preserve">דק"ו</w:delText>
        </w:r>
      </w:del>
      <w:r w:rsidRPr="006F178A">
        <w:rPr>
          <w:rFonts w:hint="cs"/>
          <w:rtl/>
        </w:rPr>
        <w:t xml:space="preserve"> ממעשר </w:t>
      </w:r>
      <w:ins w:id="93307" w:author="קלוד" w:date="2026-10-11T13:11:34Z">
        <w:r>
          <w:rPr>
            <w:rFonts w:hint="cs"/>
            <w:rtl/>
          </w:rPr>
          <w:t xml:space="preserve">הקל;</w:t>
        </w:r>
      </w:ins>
      <w:del w:id="93308" w:author="קלוד" w:date="2026-10-11T13:11:34Z">
        <w:r w:rsidRPr="006F178A">
          <w:rPr>
            <w:rFonts w:hint="cs"/>
            <w:rtl/>
          </w:rPr>
          <w:delText xml:space="preserve">הקל,</w:delText>
        </w:r>
      </w:del>
      <w:r w:rsidRPr="006F178A">
        <w:rPr>
          <w:rFonts w:hint="cs"/>
          <w:rtl/>
        </w:rPr>
        <w:t xml:space="preserve"> וממעטים </w:t>
      </w:r>
      <w:ins w:id="93305" w:author="קלוד" w:date="2026-10-11T13:11:34Z">
        <w:r>
          <w:rPr>
            <w:rFonts w:hint="cs"/>
            <w:rtl/>
          </w:rPr>
          <w:t xml:space="preserve">תרומה,</w:t>
        </w:r>
      </w:ins>
      <w:del w:id="93306" w:author="קלוד" w:date="2026-10-11T13:11:34Z">
        <w:r w:rsidRPr="006F178A">
          <w:rPr>
            <w:rFonts w:hint="cs"/>
            <w:rtl/>
          </w:rPr>
          <w:delText xml:space="preserve">תרומה</w:delText>
        </w:r>
      </w:del>
      <w:r w:rsidRPr="006F178A">
        <w:rPr>
          <w:rFonts w:hint="cs"/>
          <w:rtl/>
        </w:rPr>
        <w:t xml:space="preserve"> </w:t>
      </w:r>
      <w:ins w:id="93303" w:author="קלוד" w:date="2026-10-11T13:11:34Z">
        <w:r>
          <w:rPr>
            <w:rFonts w:hint="cs"/>
            <w:rtl/>
          </w:rPr>
          <w:t xml:space="preserve">שבקודש</w:t>
        </w:r>
      </w:ins>
      <w:del w:id="93304" w:author="קלוד" w:date="2026-10-11T13:11:34Z">
        <w:r w:rsidRPr="006F178A">
          <w:rPr>
            <w:rFonts w:hint="cs"/>
            <w:rtl/>
          </w:rPr>
          <w:delText xml:space="preserve">דקודש</w:delText>
        </w:r>
      </w:del>
      <w:r w:rsidRPr="006F178A">
        <w:rPr>
          <w:rtl/>
        </w:rPr>
        <w:t xml:space="preserve"> </w:t>
      </w:r>
      <w:ins w:id="93301" w:author="קלוד" w:date="2026-10-11T13:11:34Z">
        <w:r>
          <w:rPr>
            <w:rFonts w:hint="cs"/>
            <w:rtl/>
          </w:rPr>
          <w:t xml:space="preserve">מרובות</w:t>
        </w:r>
      </w:ins>
      <w:del w:id="93302" w:author="קלוד" w:date="2026-10-11T13:11:34Z">
        <w:r w:rsidRPr="006F178A">
          <w:rPr>
            <w:rFonts w:hint="cs"/>
            <w:rtl/>
          </w:rPr>
          <w:delText xml:space="preserve">נפישן</w:delText>
        </w:r>
      </w:del>
      <w:r w:rsidRPr="006F178A">
        <w:rPr>
          <w:rFonts w:hint="cs"/>
          <w:rtl/>
        </w:rPr>
        <w:t xml:space="preserve"> חומרותיו</w:t>
      </w:r>
    </w:p>
    <w:p w:rsidR="00E9703F" w:rsidRPr="006F178A" w:rsidRDefault="00E9703F" w:rsidP="00E9703F">
      <w:pPr>
        <w:pStyle w:val="affffb"/>
        <w:rPr>
          <w:rtl/>
        </w:rPr>
      </w:pPr>
      <w:r>
        <w:rPr>
          <w:rStyle w:val="afffe"/>
          <w:rtl/>
        </w:rPr>
        <w:t xml:space="preserve">- </w:t>
      </w:r>
      <w:r w:rsidRPr="006F178A">
        <w:rPr>
          <w:rStyle w:val="afffe"/>
          <w:rtl/>
        </w:rPr>
        <w:t>א.</w:t>
      </w:r>
      <w:r w:rsidRPr="006F178A">
        <w:rPr>
          <w:rStyle w:val="afffe"/>
          <w:rFonts w:hint="cs"/>
          <w:rtl/>
        </w:rPr>
        <w:t xml:space="preserve"> </w:t>
      </w:r>
      <w:r w:rsidRPr="006F178A">
        <w:rPr>
          <w:rtl/>
        </w:rPr>
        <w:t>פגול,</w:t>
      </w:r>
      <w:r w:rsidRPr="006F178A">
        <w:rPr>
          <w:rStyle w:val="afffe"/>
          <w:rtl/>
        </w:rPr>
        <w:t xml:space="preserve"> ב.</w:t>
      </w:r>
      <w:r w:rsidRPr="006F178A">
        <w:rPr>
          <w:rStyle w:val="afffe"/>
          <w:rFonts w:hint="cs"/>
          <w:rtl/>
        </w:rPr>
        <w:t xml:space="preserve"> </w:t>
      </w:r>
      <w:r w:rsidRPr="006F178A">
        <w:rPr>
          <w:rtl/>
        </w:rPr>
        <w:t>נותר,</w:t>
      </w:r>
      <w:r w:rsidRPr="006F178A">
        <w:rPr>
          <w:rStyle w:val="afffe"/>
          <w:rtl/>
        </w:rPr>
        <w:t xml:space="preserve"> ג.</w:t>
      </w:r>
      <w:r w:rsidRPr="006F178A">
        <w:rPr>
          <w:rStyle w:val="afffe"/>
          <w:rFonts w:hint="cs"/>
          <w:rtl/>
        </w:rPr>
        <w:t xml:space="preserve"> </w:t>
      </w:r>
      <w:r w:rsidRPr="006F178A">
        <w:rPr>
          <w:rtl/>
        </w:rPr>
        <w:t>קרבן</w:t>
      </w:r>
      <w:r>
        <w:rPr>
          <w:rStyle w:val="afffe"/>
          <w:rtl/>
        </w:rPr>
        <w:t xml:space="preserve"> </w:t>
      </w:r>
      <w:r>
        <w:rPr>
          <w:rStyle w:val="2fb"/>
          <w:rtl/>
          <w:rPrChange w:id="9027" w:author="עריכה מהאתר" w:date="2026-10-26T17:44:30Z">
            <w:rPr>
              <w:rStyle w:val="2fb"/>
              <w:rtl/>
            </w:rPr>
          </w:rPrChange>
        </w:rPr>
        <w:t xml:space="preserve">ד.</w:t>
      </w:r>
      <w:r w:rsidRPr="006F178A">
        <w:rPr>
          <w:rStyle w:val="afffe"/>
          <w:rFonts w:hint="cs"/>
          <w:rtl/>
        </w:rPr>
        <w:t xml:space="preserve"> </w:t>
      </w:r>
      <w:r w:rsidRPr="006F178A">
        <w:rPr>
          <w:rtl/>
        </w:rPr>
        <w:t>מעילה,</w:t>
      </w:r>
      <w:r w:rsidRPr="006F178A">
        <w:rPr>
          <w:rStyle w:val="afffe"/>
          <w:rtl/>
        </w:rPr>
        <w:t xml:space="preserve"> ה.</w:t>
      </w:r>
      <w:r w:rsidRPr="006F178A">
        <w:rPr>
          <w:rStyle w:val="afffe"/>
          <w:rFonts w:hint="cs"/>
          <w:rtl/>
        </w:rPr>
        <w:t xml:space="preserve"> </w:t>
      </w:r>
      <w:r w:rsidRPr="006F178A">
        <w:rPr>
          <w:rtl/>
        </w:rPr>
        <w:t>וכרת,</w:t>
      </w:r>
      <w:r w:rsidRPr="006F178A">
        <w:rPr>
          <w:rStyle w:val="afffe"/>
          <w:rtl/>
        </w:rPr>
        <w:t xml:space="preserve"> ו.</w:t>
      </w:r>
      <w:r w:rsidRPr="006F178A">
        <w:rPr>
          <w:rStyle w:val="afffe"/>
          <w:rFonts w:hint="cs"/>
          <w:rtl/>
        </w:rPr>
        <w:t xml:space="preserve"> </w:t>
      </w:r>
      <w:r w:rsidRPr="006F178A">
        <w:rPr>
          <w:rtl/>
        </w:rPr>
        <w:t>אסור לאונן.</w:t>
      </w:r>
    </w:p>
    <w:p w:rsidR="00E9703F" w:rsidRPr="006F178A" w:rsidRDefault="00E9703F" w:rsidP="00E9703F">
      <w:pPr>
        <w:rPr>
          <w:rtl/>
        </w:rPr>
      </w:pPr>
      <w:r w:rsidRPr="006F178A">
        <w:rPr>
          <w:rFonts w:ascii="Fb Fontext" w:hAnsi="Fb Fontext"/>
          <w:rtl/>
        </w:rPr>
        <w:t xml:space="preserve">משא"כ</w:t>
      </w:r>
      <w:r w:rsidRPr="006F178A">
        <w:rPr>
          <w:rFonts w:ascii="Fb Fontext" w:hAnsi="Fb Fontext"/>
          <w:rtl/>
        </w:rPr>
        <w:t xml:space="preserve"> </w:t>
      </w:r>
      <w:ins w:id="93317" w:author="קלוד" w:date="2026-10-11T13:11:34Z">
        <w:r>
          <w:rPr>
            <w:rFonts w:ascii="Fb Fontext" w:hAnsi="Fb Fontext"/>
            <w:rtl/>
          </w:rPr>
          <w:t xml:space="preserve">תרומה,</w:t>
        </w:r>
      </w:ins>
      <w:del w:id="93318" w:author="קלוד" w:date="2026-10-11T13:11:34Z">
        <w:r w:rsidRPr="006F178A">
          <w:rPr>
            <w:rFonts w:ascii="Fb Fontext" w:hAnsi="Fb Fontext"/>
            <w:rtl/>
          </w:rPr>
          <w:delText xml:space="preserve">תרומה</w:delText>
        </w:r>
      </w:del>
      <w:r w:rsidRPr="006F178A">
        <w:rPr>
          <w:rFonts w:ascii="Fb Fontext" w:hAnsi="Fb Fontext"/>
          <w:rtl/>
        </w:rPr>
        <w:t xml:space="preserve"> </w:t>
      </w:r>
      <w:ins w:id="93315" w:author="קלוד" w:date="2026-10-11T13:11:34Z">
        <w:r>
          <w:rPr>
            <w:rFonts w:ascii="Fb Fontext" w:hAnsi="Fb Fontext"/>
            <w:rtl/>
          </w:rPr>
          <w:t xml:space="preserve">שבה</w:t>
        </w:r>
      </w:ins>
      <w:del w:id="93316" w:author="קלוד" w:date="2026-10-11T13:11:34Z">
        <w:r w:rsidRPr="006F178A">
          <w:rPr>
            <w:rFonts w:ascii="Fb Fontext" w:hAnsi="Fb Fontext"/>
            <w:rtl/>
          </w:rPr>
          <w:delText xml:space="preserve">ששיך</w:delText>
        </w:r>
      </w:del>
      <w:r w:rsidRPr="006F178A">
        <w:rPr>
          <w:rFonts w:ascii="Fb Fontext" w:hAnsi="Fb Fontext"/>
          <w:rtl/>
        </w:rPr>
        <w:t xml:space="preserve"> </w:t>
      </w:r>
      <w:ins w:id="93313" w:author="קלוד" w:date="2026-10-11T13:11:34Z">
        <w:r>
          <w:rPr>
            <w:rStyle w:val="afffffe"/>
            <w:rFonts w:ascii="Fb Fontext" w:hAnsi="Fb Fontext"/>
            <w:rtl/>
          </w:rPr>
          <w:t xml:space="preserve">רק</w:t>
        </w:r>
      </w:ins>
      <w:del w:id="93314" w:author="קלוד" w:date="2026-10-11T13:11:34Z">
        <w:r w:rsidRPr="006F178A">
          <w:rPr>
            <w:rFonts w:ascii="Fb Fontext" w:hAnsi="Fb Fontext"/>
            <w:rtl/>
          </w:rPr>
          <w:delText xml:space="preserve">בה</w:delText>
        </w:r>
      </w:del>
      <w:r w:rsidRPr="006F178A">
        <w:rPr>
          <w:rStyle w:val="afffe"/>
          <w:rFonts w:ascii="Fb Fontext" w:hAnsi="Fb Fontext"/>
          <w:rtl/>
        </w:rPr>
        <w:t xml:space="preserve"> א.</w:t>
      </w:r>
      <w:r w:rsidRPr="006F178A">
        <w:rPr>
          <w:rFonts w:ascii="Fb Fontext" w:hAnsi="Fb Fontext" w:hint="cs"/>
          <w:rtl/>
        </w:rPr>
        <w:t xml:space="preserve"> </w:t>
      </w:r>
      <w:r w:rsidRPr="006F178A">
        <w:rPr>
          <w:rFonts w:ascii="Fb Fontext" w:hAnsi="Fb Fontext"/>
          <w:rtl/>
        </w:rPr>
        <w:t>מיתה,</w:t>
      </w:r>
      <w:r w:rsidRPr="006F178A">
        <w:rPr>
          <w:rStyle w:val="afffe"/>
          <w:rFonts w:ascii="Fb Fontext" w:hAnsi="Fb Fontext"/>
          <w:rtl/>
        </w:rPr>
        <w:t xml:space="preserve"> ב.</w:t>
      </w:r>
      <w:r w:rsidRPr="006F178A">
        <w:rPr>
          <w:rFonts w:ascii="Fb Fontext" w:hAnsi="Fb Fontext"/>
          <w:rtl/>
        </w:rPr>
        <w:t xml:space="preserve"> חומש </w:t>
      </w:r>
      <w:r w:rsidRPr="006F178A">
        <w:rPr>
          <w:rFonts w:ascii="Fb Fontext" w:hAnsi="Fb Fontext" w:hint="cs"/>
          <w:b/>
          <w:bCs/>
          <w:rtl/>
        </w:rPr>
        <w:t>ג</w:t>
      </w:r>
      <w:r w:rsidRPr="006F178A">
        <w:rPr>
          <w:rFonts w:ascii="Fb Fontext" w:hAnsi="Fb Fontext"/>
          <w:b/>
          <w:bCs/>
          <w:rtl/>
        </w:rPr>
        <w:t>.</w:t>
      </w:r>
      <w:r w:rsidRPr="006F178A">
        <w:rPr>
          <w:rFonts w:ascii="Fb Fontext" w:hAnsi="Fb Fontext" w:hint="cs"/>
          <w:rtl/>
        </w:rPr>
        <w:t xml:space="preserve"> </w:t>
      </w:r>
      <w:r w:rsidRPr="006F178A">
        <w:rPr>
          <w:rFonts w:ascii="Fb Fontext" w:hAnsi="Fb Fontext"/>
          <w:rtl/>
        </w:rPr>
        <w:t xml:space="preserve">ואין לה פדיון, </w:t>
      </w:r>
      <w:r w:rsidRPr="006F178A">
        <w:rPr>
          <w:rStyle w:val="afffe"/>
          <w:rFonts w:ascii="Fb Fontext" w:hAnsi="Fb Fontext" w:hint="cs"/>
          <w:rtl/>
        </w:rPr>
        <w:t>ד.</w:t>
      </w:r>
      <w:r w:rsidRPr="006F178A">
        <w:rPr>
          <w:rFonts w:ascii="Fb Fontext" w:hAnsi="Fb Fontext"/>
          <w:rtl/>
        </w:rPr>
        <w:t xml:space="preserve"> ואסורה לזרים.</w:t>
      </w:r>
    </w:p>
    <w:p w:rsidR="00E9703F" w:rsidRPr="006F178A" w:rsidRDefault="00E9703F" w:rsidP="00E9703F">
      <w:pPr>
        <w:rPr>
          <w:rtl/>
        </w:rPr>
      </w:pPr>
      <w:r w:rsidRPr="006F178A">
        <w:rPr>
          <w:rStyle w:val="afffe"/>
          <w:rFonts w:ascii="Fb Fontext" w:hAnsi="Fb Fontext"/>
          <w:rtl/>
        </w:rPr>
        <w:t>ועוד</w:t>
      </w:r>
      <w:r w:rsidRPr="006F178A">
        <w:rPr>
          <w:rtl/>
        </w:rPr>
        <w:t xml:space="preserve"> דקודש חמור שכן ענוש כרת.</w:t>
      </w:r>
    </w:p>
    <w:p>
      <w:pPr>
        <w:pStyle w:val="38"/>
        <w:rPr>
          <w:ins w:id="96975" w:author="מנוע מכני" w:date="2026-10-11T12:04:39Z"/>
        </w:rPr>
      </w:pPr>
      <w:r w:rsidRPr="006F178A">
        <w:t>ג</w:t>
      </w:r>
      <w:r w:rsidRPr="006F178A">
        <w:t>.</w:t>
      </w:r>
      <w:r w:rsidRPr="006F178A">
        <w:t xml:space="preserve"> </w:t>
      </w:r>
      <w:r w:rsidRPr="006F178A">
        <w:t xml:space="preserve">רנב"י:</w:t>
      </w:r>
    </w:p>
    <w:p w:rsidR="00E9703F" w:rsidRPr="006F178A" w:rsidRDefault="00E9703F" w:rsidP="00E9703F">
      <w:pPr>
        <w:rPr>
          <w:rtl/>
        </w:rPr>
      </w:pPr>
      <w:del w:id="96976" w:author="מנוע מכני" w:date="2026-10-11T12:04:39Z">
        <w:r w:rsidRPr="006F178A">
          <w:rPr>
            <w:rtl/>
          </w:rPr>
          <w:delText xml:space="preserve"> </w:delText>
        </w:r>
      </w:del>
      <w:r w:rsidRPr="006F178A">
        <w:rPr>
          <w:rtl/>
        </w:rPr>
        <w:t xml:space="preserve">תתן לו, לו ולא לאורו, מכלל </w:t>
      </w:r>
      <w:ins w:id="93323" w:author="קלוד" w:date="2026-10-11T13:11:34Z">
        <w:r>
          <w:rPr>
            <w:rtl/>
          </w:rPr>
          <w:t xml:space="preserve">ש</w:t>
        </w:r>
        <w:r>
          <w:rPr>
            <w:rStyle w:val="afffffe"/>
            <w:rtl/>
          </w:rPr>
          <w:t xml:space="preserve">טמאה</w:t>
        </w:r>
      </w:ins>
      <w:del w:id="93324" w:author="קלוד" w:date="2026-10-11T13:11:34Z">
        <w:r w:rsidRPr="006F178A">
          <w:rPr>
            <w:rtl/>
          </w:rPr>
          <w:delText xml:space="preserve">דבת</w:delText>
        </w:r>
      </w:del>
      <w:r w:rsidRPr="006F178A">
        <w:rPr>
          <w:rtl/>
        </w:rPr>
        <w:t xml:space="preserve"> </w:t>
      </w:r>
      <w:ins w:id="93321" w:author="קלוד" w:date="2026-10-11T13:11:34Z">
        <w:r>
          <w:rPr>
            <w:rtl/>
          </w:rPr>
          <w:t xml:space="preserve">ראויה</w:t>
        </w:r>
      </w:ins>
      <w:del w:id="93322" w:author="קלוד" w:date="2026-10-11T13:11:34Z">
        <w:r w:rsidRPr="006F178A">
          <w:rPr>
            <w:rtl/>
          </w:rPr>
          <w:delText xml:space="preserve">אורו</w:delText>
        </w:r>
      </w:del>
      <w:r w:rsidRPr="006F178A">
        <w:rPr>
          <w:rtl/>
        </w:rPr>
        <w:t xml:space="preserve"> </w:t>
      </w:r>
      <w:ins w:id="93319" w:author="קלוד" w:date="2026-10-11T13:11:34Z">
        <w:r>
          <w:rPr>
            <w:rtl/>
          </w:rPr>
          <w:t xml:space="preserve">לאורו.</w:t>
        </w:r>
      </w:ins>
      <w:del w:id="93320" w:author="קלוד" w:date="2026-10-11T13:11:34Z">
        <w:r w:rsidRPr="006F178A">
          <w:rPr>
            <w:rtl/>
          </w:rPr>
          <w:delText xml:space="preserve">הוא.</w:delText>
        </w:r>
      </w:del>
    </w:p>
    <w:p w:rsidR="00E9703F" w:rsidRDefault="00E9703F" w:rsidP="00E9703F">
      <w:pPr>
        <w:pStyle w:val="affffd"/>
        <w:spacing w:after="0"/>
        <w:rPr>
          <w:del w:id="90029" w:author="מנוע עיצוב" w:date="2026-10-11T12:09:26Z"/>
          <w:rFonts w:ascii="MS Mincho" w:hAnsi="MS Mincho"/>
          <w:bCs w:val="0"/>
          <w:rtl/>
        </w:rPr>
      </w:pPr>
      <w:del w:id="90028" w:author="מנוע עיצוב" w:date="2026-10-11T12:09:26Z">
        <w:r>
          <w:rPr>
            <w:rFonts w:ascii="MS Mincho" w:hAnsi="MS Mincho" w:hint="cs"/>
            <w:bCs w:val="0"/>
            <w:rtl/>
          </w:rPr>
          <w:lastRenderedPageBreak/>
          <w:delText xml:space="preserve"> ׻</w:delText>
        </w:r>
      </w:del>
    </w:p>
    <w:p w:rsidR="00E9703F"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כה:</w:t>
      </w:r>
    </w:p>
    <w:p w:rsidR="00E9703F" w:rsidRPr="006F178A" w:rsidRDefault="00E9703F" w:rsidP="00E9703F">
      <w:pPr>
        <w:pStyle w:val="affff1"/>
        <w:ind w:end="0"/>
        <w:rPr>
          <w:rStyle w:val="afffe"/>
          <w:rFonts w:cs="FontbitDavid"/>
          <w:b w:val="0"/>
          <w:bCs/>
          <w:rtl/>
        </w:rPr>
        <w:pPrChange w:id="20081" w:author="קלוד" w:date="2026-10-11T09:07:15Z">
          <w:pPr>
            <w:pStyle w:val="affff1"/>
            <w:rPr>
              <w:rStyle w:val="afffe"/>
              <w:rFonts w:cs="FontbitDavid"/>
              <w:b w:val="0"/>
              <w:bCs/>
              <w:rtl/>
            </w:rPr>
          </w:pPr>
        </w:pPrChange>
      </w:pPr>
      <w:ins w:id="9813" w:author="מספור קטעי משנה" w:date="2026-10-11T09:35:03Z">
        <w:r>
          <w:rPr>
            <w:rStyle w:val="MisparKeta"/>
          </w:rPr>
          <w:t xml:space="preserve">א. </w:t>
        </w:r>
      </w:ins>
      <w:r w:rsidRPr="00146180">
        <w:rPr>
          <w:rStyle w:val="afffe"/>
          <w:b w:val="0"/>
          <w:rtl/>
        </w:rPr>
        <w:t>רבי ישמעאל אומר כו'</w:t>
      </w:r>
      <w:r w:rsidRPr="006F178A">
        <w:rPr>
          <w:rStyle w:val="afffe"/>
          <w:rFonts w:cs="FontbitDavid"/>
          <w:rtl/>
        </w:rPr>
        <w:t>.</w:t>
      </w:r>
    </w:p>
    <w:p>
      <w:pPr>
        <w:pStyle w:val="38"/>
        <w:rPr>
          <w:ins w:id="96977" w:author="מנוע מכני" w:date="2026-10-11T12:04:39Z"/>
        </w:rPr>
      </w:pPr>
      <w:r w:rsidRPr="006F178A">
        <w:t xml:space="preserve">כדרבא:</w:t>
      </w:r>
    </w:p>
    <w:p w:rsidR="00E9703F" w:rsidRPr="006F178A" w:rsidRDefault="00E9703F" w:rsidP="00E9703F">
      <w:pPr>
        <w:rPr>
          <w:rtl/>
        </w:rPr>
      </w:pPr>
      <w:del w:id="96978" w:author="מנוע מכני" w:date="2026-10-11T12:04:39Z">
        <w:r w:rsidRPr="006F178A">
          <w:rPr>
            <w:rtl/>
          </w:rPr>
          <w:delText xml:space="preserve"> </w:delText>
        </w:r>
      </w:del>
      <w:r w:rsidRPr="006F178A">
        <w:rPr>
          <w:rtl/>
        </w:rPr>
        <w:t xml:space="preserve">מתוך שריחו רע, גזרה שמא יניחנה ויצא. </w:t>
      </w:r>
      <w:ins w:id="95107" w:author="מנוע מכני" w:date="2026-10-11T12:04:39Z">
        <w:r>
          <w:rPr>
            <w:rFonts w:hint="cs"/>
            <w:rtl/>
          </w:rPr>
          <w:t xml:space="preserve">וסבר</w:t>
        </w:r>
      </w:ins>
      <w:del w:id="95108" w:author="מנוע מכני" w:date="2026-10-11T12:04:39Z">
        <w:r w:rsidRPr="006F178A">
          <w:rPr>
            <w:rFonts w:hint="cs"/>
            <w:rtl/>
          </w:rPr>
          <w:delText xml:space="preserve">וס"ל</w:delText>
        </w:r>
      </w:del>
      <w:r w:rsidRPr="006F178A">
        <w:rPr>
          <w:rFonts w:hint="cs"/>
          <w:rtl/>
        </w:rPr>
        <w:t xml:space="preserve"> </w:t>
      </w:r>
      <w:ins w:id="93327" w:author="קלוד" w:date="2026-10-11T13:11:34Z">
        <w:r>
          <w:rPr>
            <w:rFonts w:hint="cs"/>
            <w:rtl/>
          </w:rPr>
          <w:t xml:space="preserve">שהדלקת</w:t>
        </w:r>
      </w:ins>
      <w:del w:id="93328" w:author="קלוד" w:date="2026-10-11T13:11:34Z">
        <w:r w:rsidRPr="006F178A">
          <w:rPr>
            <w:rFonts w:hint="cs"/>
            <w:rtl/>
          </w:rPr>
          <w:delText xml:space="preserve">ד</w:delText>
        </w:r>
        <w:r w:rsidRPr="006F178A">
          <w:rPr>
            <w:rtl/>
          </w:rPr>
          <w:delText xml:space="preserve">הדלקת</w:delText>
        </w:r>
      </w:del>
      <w:r w:rsidRPr="006F178A">
        <w:rPr>
          <w:rtl/>
        </w:rPr>
        <w:t xml:space="preserve"> </w:t>
      </w:r>
      <w:ins w:id="93325" w:author="קלוד" w:date="2026-10-11T13:11:34Z">
        <w:r>
          <w:rPr>
            <w:rtl/>
          </w:rPr>
          <w:t xml:space="preserve">נר</w:t>
        </w:r>
      </w:ins>
      <w:del w:id="93326" w:author="קלוד" w:date="2026-10-11T13:11:34Z">
        <w:r w:rsidRPr="006F178A">
          <w:rPr>
            <w:rtl/>
          </w:rPr>
          <w:delText xml:space="preserve">נרות</w:delText>
        </w:r>
      </w:del>
      <w:r w:rsidRPr="006F178A">
        <w:rPr>
          <w:rtl/>
        </w:rPr>
        <w:t xml:space="preserve"> בשבת חובה.</w:t>
      </w:r>
    </w:p>
    <w:p>
      <w:pPr>
        <w:pStyle w:val="afffff8"/>
        <w:rPr>
          <w:ins w:id="91121" w:author="קלוד" w:date="2026-10-11T12:33:55Z"/>
        </w:rPr>
      </w:pPr>
      <w:ins w:id="91122" w:author="קלוד" w:date="2026-10-11T12:33:55Z">
        <w:r>
          <w:rPr>
            <w:color w:val="7B3F00"/>
          </w:rPr>
          <w:t xml:space="preserve">הדלקת נר בשבת - חובה, ורחיצה בחמין - מצוה</w:t>
        </w:r>
      </w:ins>
    </w:p>
    <w:p>
      <w:pPr>
        <w:pStyle w:val="38"/>
        <w:rPr>
          <w:ins w:id="96979" w:author="מנוע מכני" w:date="2026-10-11T12:04:39Z"/>
        </w:rPr>
      </w:pPr>
      <w:r w:rsidRPr="006F178A">
        <w:t xml:space="preserve">כרנב"ר מרב:</w:t>
      </w:r>
    </w:p>
    <w:p w:rsidR="00E9703F" w:rsidRPr="006F178A" w:rsidRDefault="00E9703F" w:rsidP="00E9703F">
      <w:pPr>
        <w:rPr>
          <w:rFonts w:ascii="Fb Fontext" w:hAnsi="Fb Fontext"/>
          <w:rtl/>
        </w:rPr>
      </w:pPr>
      <w:del w:id="96980" w:author="מנוע מכני" w:date="2026-10-11T12:04:39Z">
        <w:r w:rsidRPr="006F178A">
          <w:rPr>
            <w:rFonts w:ascii="Fb Fontext" w:hAnsi="Fb Fontext"/>
            <w:rtl/>
          </w:rPr>
          <w:delText xml:space="preserve"> </w:delText>
        </w:r>
      </w:del>
      <w:r w:rsidRPr="006F178A">
        <w:rPr>
          <w:rFonts w:ascii="Fb Fontext" w:hAnsi="Fb Fontext"/>
          <w:rtl/>
        </w:rPr>
        <w:t xml:space="preserve">הדלקת נר בשבת - חובה, רחיצת ידים ורגלים בחמין ערבית - רשות, ואני אומר: מצוה.</w:t>
      </w:r>
    </w:p>
    <w:p w:rsidR="00E9703F" w:rsidRDefault="00E9703F" w:rsidP="00E9703F">
      <w:pPr>
        <w:rPr>
          <w:rFonts w:ascii="Fb Fontext" w:hAnsi="Fb Fontext"/>
          <w:rtl/>
        </w:rPr>
      </w:pPr>
      <w:ins w:id="93335" w:author="קלוד" w:date="2026-10-11T13:11:34Z">
        <w:r>
          <w:rPr>
            <w:rFonts w:ascii="Fb Fontext" w:hAnsi="Fb Fontext"/>
            <w:rtl/>
          </w:rPr>
          <w:t xml:space="preserve">ומצוה</w:t>
        </w:r>
      </w:ins>
      <w:del w:id="93336" w:author="קלוד" w:date="2026-10-11T13:11:34Z">
        <w:r w:rsidRPr="006F178A">
          <w:rPr>
            <w:rFonts w:ascii="Fb Fontext" w:hAnsi="Fb Fontext"/>
            <w:rtl/>
          </w:rPr>
          <w:delText xml:space="preserve">ומצווה</w:delText>
        </w:r>
      </w:del>
      <w:r w:rsidRPr="006F178A">
        <w:rPr>
          <w:rFonts w:ascii="Fb Fontext" w:hAnsi="Fb Fontext"/>
          <w:rtl/>
        </w:rPr>
        <w:t xml:space="preserve"> </w:t>
      </w:r>
      <w:ins w:id="93333" w:author="קלוד" w:date="2026-10-11T13:11:34Z">
        <w:r>
          <w:rPr>
            <w:rStyle w:val="2fb"/>
            <w:rFonts w:ascii="Fb Fontext" w:hAnsi="Fb Fontext"/>
            <w:rtl/>
          </w:rPr>
          <w:t xml:space="preserve">- כמו שאריא"ר:</w:t>
        </w:r>
      </w:ins>
      <w:del w:id="93334" w:author="קלוד" w:date="2026-10-11T13:11:34Z">
        <w:r w:rsidRPr="006F178A">
          <w:rPr>
            <w:rStyle w:val="2fb"/>
            <w:rFonts w:ascii="Fb Fontext" w:hAnsi="Fb Fontext"/>
            <w:rtl/>
          </w:rPr>
          <w:delText xml:space="preserve">כדאריא"ר</w:delText>
        </w:r>
      </w:del>
      <w:r>
        <w:rPr>
          <w:rFonts w:ascii="Fb Fontext" w:hAnsi="Fb Fontext"/>
          <w:rtl/>
        </w:rPr>
        <w:t xml:space="preserve"> </w:t>
      </w:r>
      <w:r>
        <w:rPr>
          <w:rFonts w:ascii="Fb Fontext" w:hAnsi="Fb Fontext"/>
          <w:rtl/>
          <w:rPrChange w:id="9004" w:author="עריכה מהאתר" w:date="2026-10-26T17:56:59Z">
            <w:rPr>
              <w:rStyle w:val="2fb"/>
              <w:rFonts w:ascii="Fb Fontext" w:hAnsi="Fb Fontext"/>
              <w:rtl/>
            </w:rPr>
          </w:rPrChange>
        </w:rPr>
        <w:t xml:space="preserve">כך היה מנהגו של</w:t>
      </w:r>
      <w:r>
        <w:rPr>
          <w:rStyle w:val="2fb"/>
          <w:rFonts w:ascii="Fb Fontext" w:hAnsi="Fb Fontext"/>
          <w:rtl/>
          <w:rPrChange w:id="9001" w:author="עריכה מהאתר" w:date="2026-10-26T17:56:59Z">
            <w:rPr>
              <w:rStyle w:val="2fb"/>
              <w:rFonts w:ascii="Fb Fontext" w:hAnsi="Fb Fontext"/>
              <w:rtl/>
            </w:rPr>
          </w:rPrChange>
        </w:rPr>
        <w:t xml:space="preserve"> </w:t>
      </w:r>
      <w:ins w:id="90261" w:author="מנוע מכני" w:date="2026-10-11T12:04:39Z">
        <w:r>
          <w:rPr>
            <w:rStyle w:val="2fb"/>
            <w:rFonts w:ascii="Fb Fontext" w:hAnsi="Fb Fontext"/>
            <w:rtl/>
            <w:rPrChange w:id="9002" w:author="עריכה מהאתר" w:date="2026-10-26T17:56:59Z">
              <w:rPr>
                <w:rFonts w:ascii="Fb Fontext" w:hAnsi="Fb Fontext"/>
                <w:rtl/>
              </w:rPr>
            </w:rPrChange>
          </w:rPr>
          <w:t xml:space="preserve">ר"י</w:t>
        </w:r>
      </w:ins>
      <w:del w:id="90262" w:author="מנוע מכני" w:date="2026-10-11T12:04:39Z">
        <w:r w:rsidRPr="006F178A">
          <w:rPr>
            <w:rFonts w:ascii="Fb Fontext" w:hAnsi="Fb Fontext"/>
            <w:rtl/>
          </w:rPr>
          <w:delText xml:space="preserve">רבי יהודה</w:delText>
        </w:r>
      </w:del>
      <w:r>
        <w:rPr>
          <w:rStyle w:val="2fb"/>
          <w:rFonts w:ascii="Fb Fontext" w:hAnsi="Fb Fontext"/>
          <w:rtl/>
          <w:rPrChange w:id="9003" w:author="עריכה מהאתר" w:date="2026-10-26T17:56:59Z">
            <w:rPr>
              <w:rStyle w:val="2fb"/>
              <w:rFonts w:ascii="Fb Fontext" w:hAnsi="Fb Fontext"/>
              <w:rtl/>
            </w:rPr>
          </w:rPrChange>
        </w:rPr>
        <w:t xml:space="preserve"> </w:t>
      </w:r>
      <w:r>
        <w:rPr>
          <w:rFonts w:ascii="Fb Fontext" w:hAnsi="Fb Fontext"/>
          <w:rtl/>
          <w:rPrChange w:id="9005" w:author="עריכה מהאתר" w:date="2026-10-26T17:56:59Z">
            <w:rPr>
              <w:rStyle w:val="2fb"/>
              <w:rFonts w:ascii="Fb Fontext" w:hAnsi="Fb Fontext"/>
              <w:rtl/>
            </w:rPr>
          </w:rPrChange>
        </w:rPr>
        <w:t xml:space="preserve">בר אלעאי,</w:t>
      </w:r>
      <w:r>
        <w:rPr>
          <w:rFonts w:ascii="Fb Fontext" w:hAnsi="Fb Fontext"/>
          <w:rtl/>
        </w:rPr>
        <w:t xml:space="preserve"> </w:t>
      </w:r>
      <w:r w:rsidRPr="006F178A">
        <w:rPr>
          <w:rStyle w:val="2fb"/>
          <w:rFonts w:ascii="Fb Fontext" w:hAnsi="Fb Fontext"/>
          <w:rtl/>
        </w:rPr>
        <w:t xml:space="preserve">ער"ש</w:t>
      </w:r>
      <w:r w:rsidRPr="006F178A">
        <w:rPr>
          <w:rFonts w:ascii="Fb Fontext" w:hAnsi="Fb Fontext"/>
          <w:rtl/>
        </w:rPr>
        <w:t xml:space="preserve"> מביאים לו עריבה מלאה חמין, ורוחץ פניו ידיו ורגליו, ומתעטף ויושב בסדינין המצוייצין, ודומה למלאך</w:t>
      </w:r>
      <w:r>
        <w:rPr>
          <w:rFonts w:ascii="Fb Fontext" w:hAnsi="Fb Fontext"/>
          <w:rtl/>
        </w:rPr>
        <w:t xml:space="preserve"> ה'</w:t>
      </w:r>
      <w:r w:rsidRPr="006F178A">
        <w:rPr>
          <w:rFonts w:ascii="Fb Fontext" w:hAnsi="Fb Fontext"/>
          <w:rtl/>
        </w:rPr>
        <w:t xml:space="preserve"> צבאות, והיו תלמידיו </w:t>
      </w:r>
      <w:ins w:id="93331" w:author="קלוד" w:date="2026-10-11T13:11:34Z">
        <w:r>
          <w:rPr>
            <w:rFonts w:ascii="Fb Fontext" w:hAnsi="Fb Fontext"/>
            <w:rtl/>
          </w:rPr>
          <w:t xml:space="preserve">מסתירים</w:t>
        </w:r>
      </w:ins>
      <w:del w:id="93332" w:author="קלוד" w:date="2026-10-11T13:11:34Z">
        <w:r w:rsidRPr="006F178A">
          <w:rPr>
            <w:rFonts w:ascii="Fb Fontext" w:hAnsi="Fb Fontext"/>
            <w:rtl/>
          </w:rPr>
          <w:delText xml:space="preserve">מחבין</w:delText>
        </w:r>
      </w:del>
      <w:r w:rsidRPr="006F178A">
        <w:rPr>
          <w:rFonts w:ascii="Fb Fontext" w:hAnsi="Fb Fontext"/>
          <w:rtl/>
        </w:rPr>
        <w:t xml:space="preserve"> ממנו כנפי כסותן, [שלא יראה שלא </w:t>
      </w:r>
      <w:ins w:id="93329" w:author="קלוד" w:date="2026-10-11T13:11:34Z">
        <w:r>
          <w:rPr>
            <w:rFonts w:ascii="Fb Fontext" w:hAnsi="Fb Fontext"/>
            <w:rtl/>
          </w:rPr>
          <w:t xml:space="preserve">הטילו </w:t>
        </w:r>
        <w:r>
          <w:rPr>
            <w:rStyle w:val="afffffe"/>
            <w:rFonts w:ascii="Fb Fontext" w:hAnsi="Fb Fontext"/>
            <w:rtl/>
          </w:rPr>
          <w:t xml:space="preserve">ציצית</w:t>
        </w:r>
        <w:r>
          <w:rPr>
            <w:rFonts w:ascii="Fb Fontext" w:hAnsi="Fb Fontext"/>
            <w:rtl/>
          </w:rPr>
          <w:t xml:space="preserve">]</w:t>
        </w:r>
      </w:ins>
      <w:del w:id="93330" w:author="קלוד" w:date="2026-10-11T13:11:34Z">
        <w:r w:rsidRPr="006F178A">
          <w:rPr>
            <w:rFonts w:ascii="Fb Fontext" w:hAnsi="Fb Fontext"/>
            <w:rtl/>
          </w:rPr>
          <w:delText xml:space="preserve">הטילו]</w:delText>
        </w:r>
      </w:del>
    </w:p>
    <w:p>
      <w:pPr>
        <w:pStyle w:val="38"/>
        <w:rPr>
          <w:ins w:id="9803" w:author="עריכה מהאתר" w:date="2026-10-26T17:57:03Z"/>
        </w:rPr>
      </w:pPr>
      <w:ins w:id="9804" w:author="עריכה מהאתר" w:date="2026-10-26T17:57:03Z">
        <w:r>
          <w:t xml:space="preserve">וא"ל:</w:t>
        </w:r>
      </w:ins>
    </w:p>
    <w:p w:rsidR="00E9703F" w:rsidRPr="006F178A" w:rsidRDefault="00E9703F" w:rsidP="00E9703F">
      <w:pPr>
        <w:rPr>
          <w:rFonts w:ascii="Fb Fontext" w:hAnsi="Fb Fontext"/>
          <w:rtl/>
        </w:rPr>
      </w:pPr>
      <w:del w:id="9801" w:author="עריכה מהאתר" w:date="2026-10-26T17:57:03Z">
        <w:r>
          <w:rPr>
            <w:rFonts w:ascii="Fb Fontext" w:hAnsi="Fb Fontext"/>
            <w:rtl/>
          </w:rPr>
          <w:delText xml:space="preserve">וא"ל</w:delText>
        </w:r>
      </w:del>
      <w:del w:id="9802" w:author="עריכה מהאתר" w:date="2026-10-26T17:57:03Z">
        <w:r>
          <w:rPr>
            <w:rFonts w:ascii="Fb Fontext" w:hAnsi="Fb Fontext"/>
            <w:rtl/>
          </w:rPr>
          <w:delText xml:space="preserve">: </w:delText>
        </w:r>
      </w:del>
      <w:r>
        <w:rPr>
          <w:rFonts w:ascii="Fb Fontext" w:hAnsi="Fb Fontext"/>
          <w:rtl/>
        </w:rPr>
        <w:t xml:space="preserve">בני, </w:t>
      </w:r>
      <w:r>
        <w:rPr>
          <w:rStyle w:val="2fb"/>
          <w:rFonts w:ascii="Fb Fontext" w:hAnsi="Fb Fontext"/>
          <w:rtl/>
          <w:rPrChange w:id="9001" w:author="עריכה מהאתר" w:date="2026-10-26T17:57:06Z">
            <w:rPr>
              <w:rStyle w:val="2fb"/>
              <w:rFonts w:ascii="Fb Fontext" w:hAnsi="Fb Fontext"/>
              <w:rtl/>
            </w:rPr>
          </w:rPrChange>
        </w:rPr>
        <w:t xml:space="preserve">לא</w:t>
      </w:r>
      <w:r>
        <w:rPr>
          <w:rStyle w:val="2fb"/>
          <w:rFonts w:ascii="Fb Fontext" w:hAnsi="Fb Fontext"/>
          <w:rtl/>
          <w:rPrChange w:id="9002" w:author="עריכה מהאתר" w:date="2026-10-26T17:57:06Z">
            <w:rPr>
              <w:rStyle w:val="2fb"/>
              <w:rFonts w:ascii="Fb Fontext" w:hAnsi="Fb Fontext"/>
              <w:rtl/>
            </w:rPr>
          </w:rPrChange>
        </w:rPr>
        <w:t xml:space="preserve"> כך שניתי </w:t>
      </w:r>
      <w:ins w:id="93343" w:author="קלוד" w:date="2026-10-11T13:11:34Z">
        <w:r>
          <w:rPr>
            <w:rStyle w:val="2fb"/>
            <w:rFonts w:ascii="Fb Fontext" w:hAnsi="Fb Fontext"/>
            <w:rtl/>
            <w:rPrChange w:id="9003" w:author="עריכה מהאתר" w:date="2026-10-26T17:57:06Z">
              <w:rPr>
                <w:rStyle w:val="2fb"/>
                <w:rFonts w:ascii="Fb Fontext" w:hAnsi="Fb Fontext"/>
                <w:rtl/>
              </w:rPr>
            </w:rPrChange>
          </w:rPr>
          <w:t xml:space="preserve">לכם:</w:t>
        </w:r>
      </w:ins>
      <w:del w:id="93344" w:author="קלוד" w:date="2026-10-11T13:11:34Z">
        <w:r w:rsidRPr="006F178A">
          <w:rPr>
            <w:rFonts w:ascii="Fb Fontext" w:hAnsi="Fb Fontext"/>
            <w:rtl/>
          </w:rPr>
          <w:delText xml:space="preserve">לכם,</w:delText>
        </w:r>
      </w:del>
      <w:r w:rsidRPr="006F178A">
        <w:rPr>
          <w:rFonts w:ascii="Fb Fontext" w:hAnsi="Fb Fontext"/>
          <w:rtl/>
        </w:rPr>
        <w:t xml:space="preserve"> סדין </w:t>
      </w:r>
      <w:ins w:id="93341" w:author="קלוד" w:date="2026-10-11T13:11:34Z">
        <w:r>
          <w:rPr>
            <w:rFonts w:ascii="Fb Fontext" w:hAnsi="Fb Fontext"/>
            <w:rtl/>
          </w:rPr>
          <w:t xml:space="preserve">בציצית -</w:t>
        </w:r>
      </w:ins>
      <w:del w:id="93342" w:author="קלוד" w:date="2026-10-11T13:11:34Z">
        <w:r w:rsidRPr="006F178A">
          <w:rPr>
            <w:rFonts w:ascii="Fb Fontext" w:hAnsi="Fb Fontext"/>
            <w:rtl/>
          </w:rPr>
          <w:delText xml:space="preserve">בציצית.</w:delText>
        </w:r>
      </w:del>
      <w:r w:rsidRPr="006F178A">
        <w:rPr>
          <w:rFonts w:ascii="Fb Fontext" w:hAnsi="Fb Fontext"/>
          <w:rtl/>
        </w:rPr>
        <w:t xml:space="preserve"> </w:t>
      </w:r>
      <w:r>
        <w:rPr>
          <w:rStyle w:val="2fb"/>
          <w:rFonts w:ascii="Fb Fontext" w:hAnsi="Fb Fontext"/>
          <w:rtl/>
          <w:rPrChange w:id="9004" w:author="עריכה מהאתר" w:date="2026-10-26T17:57:06Z">
            <w:rPr>
              <w:rStyle w:val="2fb"/>
              <w:rFonts w:ascii="Fb Fontext" w:hAnsi="Fb Fontext"/>
              <w:rtl/>
            </w:rPr>
          </w:rPrChange>
        </w:rPr>
        <w:t xml:space="preserve">ב"ש</w:t>
      </w:r>
      <w:r w:rsidRPr="006F178A">
        <w:rPr>
          <w:rFonts w:ascii="Fb Fontext" w:hAnsi="Fb Fontext"/>
          <w:rtl/>
        </w:rPr>
        <w:t xml:space="preserve"> </w:t>
      </w:r>
      <w:ins w:id="93339" w:author="קלוד" w:date="2026-10-11T13:11:34Z">
        <w:r>
          <w:rPr>
            <w:rFonts w:ascii="Fb Fontext" w:hAnsi="Fb Fontext"/>
            <w:rtl/>
          </w:rPr>
          <w:t xml:space="preserve">פוטרין,</w:t>
        </w:r>
      </w:ins>
      <w:del w:id="93340" w:author="קלוד" w:date="2026-10-11T13:11:34Z">
        <w:r w:rsidRPr="006F178A">
          <w:rPr>
            <w:rFonts w:ascii="Fb Fontext" w:hAnsi="Fb Fontext"/>
            <w:rtl/>
          </w:rPr>
          <w:delText xml:space="preserve">פוטרין</w:delText>
        </w:r>
      </w:del>
      <w:r>
        <w:rPr>
          <w:rFonts w:ascii="Fb Fontext" w:hAnsi="Fb Fontext"/>
          <w:rtl/>
        </w:rPr>
        <w:t xml:space="preserve"> והלכה </w:t>
      </w:r>
      <w:r>
        <w:rPr>
          <w:rStyle w:val="2fb"/>
          <w:rFonts w:ascii="Fb Fontext" w:hAnsi="Fb Fontext"/>
          <w:rtl/>
          <w:rPrChange w:id="9005" w:author="עריכה מהאתר" w:date="2026-10-26T17:57:06Z">
            <w:rPr>
              <w:rStyle w:val="2fb"/>
              <w:rFonts w:ascii="Fb Fontext" w:hAnsi="Fb Fontext"/>
              <w:rtl/>
            </w:rPr>
          </w:rPrChange>
        </w:rPr>
        <w:t xml:space="preserve">כב"ה</w:t>
      </w:r>
      <w:r>
        <w:rPr>
          <w:rFonts w:ascii="Fb Fontext" w:hAnsi="Fb Fontext"/>
          <w:rtl/>
        </w:rPr>
        <w:t xml:space="preserve"> </w:t>
      </w:r>
      <w:ins w:id="93337" w:author="קלוד" w:date="2026-10-11T13:11:34Z">
        <w:r>
          <w:rPr>
            <w:rFonts w:ascii="Fb Fontext" w:hAnsi="Fb Fontext"/>
            <w:rtl/>
          </w:rPr>
          <w:t xml:space="preserve">שמחייבין.</w:t>
        </w:r>
      </w:ins>
      <w:del w:id="93338" w:author="קלוד" w:date="2026-10-11T13:11:34Z">
        <w:r w:rsidRPr="006F178A">
          <w:rPr>
            <w:rFonts w:ascii="Fb Fontext" w:hAnsi="Fb Fontext"/>
            <w:rtl/>
          </w:rPr>
          <w:delText xml:space="preserve">דמחייבין.</w:delText>
        </w:r>
      </w:del>
    </w:p>
    <w:p w:rsidR="00E9703F" w:rsidRPr="00097464" w:rsidRDefault="00E9703F" w:rsidP="00E9703F">
      <w:pPr>
        <w:rPr>
          <w:rFonts w:ascii="Fb Fontext" w:hAnsi="Fb Fontext"/>
          <w:spacing w:val="-8"/>
          <w:rtl/>
        </w:rPr>
      </w:pPr>
      <w:ins w:id="95925" w:author="מנוע מכני" w:date="2026-10-11T12:04:39Z">
        <w:r>
          <w:rPr>
            <w:rFonts w:ascii="Fb Fontext" w:hAnsi="Fb Fontext"/>
            <w:spacing w:val="-8"/>
            <w:rtl/>
          </w:rPr>
          <w:t xml:space="preserve">והם</w:t>
        </w:r>
      </w:ins>
      <w:del w:id="95926" w:author="מנוע מכני" w:date="2026-10-11T12:04:39Z">
        <w:r w:rsidRPr="00097464">
          <w:rPr>
            <w:rFonts w:ascii="Fb Fontext" w:hAnsi="Fb Fontext"/>
            <w:spacing w:val="-8"/>
            <w:rtl/>
          </w:rPr>
          <w:delText xml:space="preserve">ואינהו</w:delText>
        </w:r>
      </w:del>
      <w:r w:rsidRPr="00097464">
        <w:rPr>
          <w:rFonts w:ascii="Fb Fontext" w:hAnsi="Fb Fontext"/>
          <w:spacing w:val="-8"/>
          <w:rtl/>
        </w:rPr>
        <w:t xml:space="preserve"> </w:t>
      </w:r>
      <w:ins w:id="93349" w:author="קלוד" w:date="2026-10-11T13:11:34Z">
        <w:r>
          <w:rPr>
            <w:rFonts w:ascii="Fb Fontext" w:hAnsi="Fb Fontext"/>
            <w:spacing w:val="-8"/>
            <w:rtl/>
          </w:rPr>
          <w:t xml:space="preserve">סברו:</w:t>
        </w:r>
      </w:ins>
      <w:del w:id="93350" w:author="קלוד" w:date="2026-10-11T13:11:34Z">
        <w:r w:rsidRPr="00097464">
          <w:rPr>
            <w:rFonts w:ascii="Fb Fontext" w:hAnsi="Fb Fontext"/>
            <w:spacing w:val="-8"/>
            <w:rtl/>
          </w:rPr>
          <w:delText xml:space="preserve">סברי</w:delText>
        </w:r>
      </w:del>
      <w:r w:rsidRPr="00097464">
        <w:rPr>
          <w:rFonts w:ascii="Fb Fontext" w:hAnsi="Fb Fontext"/>
          <w:spacing w:val="-8"/>
          <w:rtl/>
        </w:rPr>
        <w:t xml:space="preserve"> גזירה משום כסות </w:t>
      </w:r>
      <w:ins w:id="93347" w:author="קלוד" w:date="2026-10-11T13:11:34Z">
        <w:r>
          <w:rPr>
            <w:rFonts w:ascii="Fb Fontext" w:hAnsi="Fb Fontext"/>
            <w:spacing w:val="-8"/>
            <w:rtl/>
          </w:rPr>
          <w:t xml:space="preserve">לילה,</w:t>
        </w:r>
      </w:ins>
      <w:del w:id="93348" w:author="קלוד" w:date="2026-10-11T13:11:34Z">
        <w:r w:rsidRPr="00097464">
          <w:rPr>
            <w:rFonts w:ascii="Fb Fontext" w:hAnsi="Fb Fontext"/>
            <w:spacing w:val="-8"/>
            <w:rtl/>
          </w:rPr>
          <w:delText xml:space="preserve">לילה</w:delText>
        </w:r>
      </w:del>
      <w:r w:rsidRPr="00097464">
        <w:rPr>
          <w:rFonts w:ascii="Fb Fontext" w:hAnsi="Fb Fontext"/>
          <w:spacing w:val="-8"/>
          <w:rtl/>
        </w:rPr>
        <w:t xml:space="preserve"> שיטילו כלאיים בדבר </w:t>
      </w:r>
      <w:ins w:id="93345" w:author="קלוד" w:date="2026-10-11T13:11:34Z">
        <w:r>
          <w:rPr>
            <w:rFonts w:ascii="Fb Fontext" w:hAnsi="Fb Fontext"/>
            <w:spacing w:val="-8"/>
            <w:rtl/>
          </w:rPr>
          <w:t xml:space="preserve">הפטור,</w:t>
        </w:r>
      </w:ins>
      <w:del w:id="93346" w:author="קלוד" w:date="2026-10-11T13:11:34Z">
        <w:r w:rsidRPr="00097464">
          <w:rPr>
            <w:rFonts w:ascii="Fb Fontext" w:hAnsi="Fb Fontext"/>
            <w:spacing w:val="-8"/>
            <w:rtl/>
          </w:rPr>
          <w:delText xml:space="preserve">הפטור</w:delText>
        </w:r>
      </w:del>
      <w:r w:rsidRPr="00097464">
        <w:rPr>
          <w:rFonts w:ascii="Fb Fontext" w:hAnsi="Fb Fontext"/>
          <w:spacing w:val="-8"/>
          <w:rtl/>
        </w:rPr>
        <w:t xml:space="preserve"> </w:t>
      </w:r>
      <w:ins w:id="92405" w:author="מנוע מכני" w:date="2026-10-11T12:04:39Z">
        <w:r>
          <w:rPr>
            <w:rFonts w:ascii="Fb Fontext" w:hAnsi="Fb Fontext"/>
            <w:spacing w:val="-8"/>
            <w:rtl/>
          </w:rPr>
          <w:t xml:space="preserve">ולכך</w:t>
        </w:r>
      </w:ins>
      <w:del w:id="92406" w:author="מנוע מכני" w:date="2026-10-11T12:04:39Z">
        <w:r w:rsidRPr="00097464">
          <w:rPr>
            <w:rFonts w:ascii="Fb Fontext" w:hAnsi="Fb Fontext"/>
            <w:spacing w:val="-8"/>
            <w:rtl/>
          </w:rPr>
          <w:delText xml:space="preserve">ולהכי</w:delText>
        </w:r>
      </w:del>
      <w:r w:rsidRPr="00097464">
        <w:rPr>
          <w:rFonts w:ascii="Fb Fontext" w:hAnsi="Fb Fontext"/>
          <w:spacing w:val="-8"/>
          <w:rtl/>
        </w:rPr>
        <w:t xml:space="preserve"> עקרו רבנן החיוב בשוא"ת]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19" w:author="קלוד" w:date="2026-10-11T12:33:55Z"/>
        </w:rPr>
      </w:pPr>
      <w:ins w:id="91120" w:author="קלוד" w:date="2026-10-11T12:33:55Z">
        <w:r>
          <w:rPr>
            <w:color w:val="7B3F00"/>
          </w:rPr>
          <w:t xml:space="preserve">'ותזנח משלום נפשי' - נר שבת, מרחץ ומטה נאה</w:t>
        </w:r>
      </w:ins>
    </w:p>
    <w:p w:rsidR="00E9703F" w:rsidRPr="006F178A" w:rsidRDefault="00E9703F" w:rsidP="00E9703F">
      <w:pPr>
        <w:rPr>
          <w:rtl/>
        </w:rPr>
      </w:pPr>
      <w:r w:rsidRPr="00523F92">
        <w:rPr>
          <w:rStyle w:val="afffff0"/>
          <w:rFonts w:hint="cs"/>
          <w:rtl/>
        </w:rPr>
        <w:t>'</w:t>
      </w:r>
      <w:ins w:id="90843" w:author="Claude - סמנטי" w:date="2026-10-11T12:28:21Z">
        <w:r>
          <w:rPr>
            <w:rStyle w:val="afffff0"/>
            <w:rtl/>
          </w:rPr>
          <w:t xml:space="preserve">וַתִּזְנַח מִשָּׁלוֹם נַפְשִׁי</w:t>
        </w:r>
      </w:ins>
      <w:del w:id="90844" w:author="Claude - סמנטי" w:date="2026-10-11T12:28:21Z">
        <w:r w:rsidRPr="00523F92">
          <w:rPr>
            <w:rStyle w:val="afffff0"/>
            <w:rtl/>
          </w:rPr>
          <w:delText xml:space="preserve">ותזנח משלום נפשי</w:delText>
        </w:r>
      </w:del>
      <w:r w:rsidRPr="00523F92">
        <w:rPr>
          <w:rStyle w:val="afffff0"/>
          <w:rFonts w:hint="cs"/>
          <w:rtl/>
        </w:rPr>
        <w:t>'</w:t>
      </w:r>
      <w:r w:rsidRPr="00523F92">
        <w:rPr>
          <w:rStyle w:val="afffff0"/>
          <w:rtl/>
        </w:rPr>
        <w:t xml:space="preserve"> </w:t>
      </w: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רבי אבהו</w:t>
      </w:r>
      <w:r w:rsidRPr="006F178A">
        <w:rPr>
          <w:rFonts w:ascii="Fb Fontext" w:hAnsi="Fb Fontext"/>
          <w:rtl/>
        </w:rPr>
        <w:t xml:space="preserve">: זו הדלקת נר בשבת.</w:t>
      </w:r>
    </w:p>
    <w:p w:rsidR="00E9703F" w:rsidRPr="006F178A" w:rsidRDefault="00E9703F" w:rsidP="00E9703F">
      <w:pPr>
        <w:rPr>
          <w:rtl/>
        </w:rPr>
      </w:pPr>
      <w:r w:rsidRPr="00523F92">
        <w:rPr>
          <w:rStyle w:val="afffff0"/>
          <w:rFonts w:hint="cs"/>
          <w:rtl/>
        </w:rPr>
        <w:t>'</w:t>
      </w:r>
      <w:ins w:id="90845" w:author="Claude - סמנטי" w:date="2026-10-11T12:28:21Z">
        <w:r>
          <w:rPr>
            <w:rStyle w:val="afffff0"/>
            <w:rtl/>
          </w:rPr>
          <w:t xml:space="preserve">נָשִׁיתִי טוֹבָה</w:t>
        </w:r>
      </w:ins>
      <w:del w:id="90846" w:author="Claude - סמנטי" w:date="2026-10-11T12:28:21Z">
        <w:r w:rsidRPr="00523F92">
          <w:rPr>
            <w:rStyle w:val="afffff0"/>
            <w:rtl/>
          </w:rPr>
          <w:delText xml:space="preserve">נשיתי טובה</w:delText>
        </w:r>
      </w:del>
      <w:r w:rsidRPr="00523F92">
        <w:rPr>
          <w:rStyle w:val="afffff0"/>
          <w:rFonts w:hint="cs"/>
          <w:rtl/>
        </w:rPr>
        <w:t>'</w:t>
      </w:r>
      <w:r w:rsidRPr="00523F92">
        <w:rPr>
          <w:rStyle w:val="afffff0"/>
          <w:rtl/>
        </w:rPr>
        <w:t xml:space="preserve"> </w:t>
      </w:r>
      <w:r w:rsidRPr="006F178A">
        <w:rPr>
          <w:rFonts w:hint="cs"/>
          <w:rtl/>
        </w:rPr>
        <w:t xml:space="preserve">- </w:t>
      </w:r>
      <w:r w:rsidRPr="006F178A">
        <w:rPr>
          <w:rStyle w:val="2fb"/>
          <w:rtl/>
        </w:rPr>
        <w:tab/>
        <w:t xml:space="preserve">רי"ר</w:t>
      </w:r>
      <w:del w:id="100456" w:author="Claude" w:date="2026-10-11T09:08:03Z">
        <w:r>
          <w:rPr>
            <w:rtl/>
          </w:rPr>
          <w:delText xml:space="preserve">	</w:delText>
        </w:r>
      </w:del>
      <w:r>
        <w:rPr>
          <w:rtl/>
        </w:rPr>
        <w:t xml:space="preserve">: זו בית המרחץ.</w:t>
      </w:r>
    </w:p>
    <w:p w:rsidR="00E9703F" w:rsidRPr="006F178A" w:rsidRDefault="00E9703F" w:rsidP="00E9703F">
      <w:pPr>
        <w:rPr>
          <w:rtl/>
        </w:rPr>
      </w:pPr>
      <w:r w:rsidRPr="006F178A">
        <w:rPr>
          <w:rtl/>
        </w:rPr>
        <w:tab/>
      </w:r>
      <w:r w:rsidRPr="006F178A">
        <w:rPr>
          <w:rtl/>
        </w:rPr>
        <w:tab/>
      </w:r>
      <w:r w:rsidRPr="006F178A">
        <w:rPr>
          <w:rStyle w:val="2fb"/>
          <w:rtl/>
        </w:rPr>
        <w:tab/>
        <w:t xml:space="preserve">רי"ו</w:t>
      </w:r>
      <w:r w:rsidRPr="006F178A">
        <w:rPr>
          <w:rtl/>
        </w:rPr>
        <w:tab/>
        <w:t xml:space="preserve"> זו רחיצת ידים ורגלים בחמין.</w:t>
      </w:r>
    </w:p>
    <w:p w:rsidR="00E9703F" w:rsidRPr="006F178A" w:rsidRDefault="00E9703F" w:rsidP="00E9703F">
      <w:pPr>
        <w:rPr>
          <w:rtl/>
        </w:rPr>
      </w:pPr>
      <w:r w:rsidRPr="006F178A">
        <w:rPr>
          <w:rtl/>
        </w:rPr>
        <w:tab/>
      </w:r>
      <w:r w:rsidRPr="006F178A">
        <w:rPr>
          <w:rtl/>
        </w:rPr>
        <w:tab/>
      </w:r>
      <w:r w:rsidRPr="006F178A">
        <w:rPr>
          <w:rStyle w:val="2fb"/>
          <w:rtl/>
        </w:rPr>
        <w:tab/>
        <w:t xml:space="preserve">רי"נ</w:t>
      </w:r>
      <w:del w:id="100457" w:author="Claude" w:date="2026-10-11T09:08:03Z">
        <w:r>
          <w:rPr>
            <w:rtl/>
          </w:rPr>
          <w:delText xml:space="preserve">	</w:delText>
        </w:r>
      </w:del>
      <w:r>
        <w:rPr>
          <w:rtl/>
        </w:rPr>
        <w:t xml:space="preserve">: זו מטה נאה וכלים נאים </w:t>
      </w:r>
      <w:ins w:id="92407" w:author="מנוע מכני" w:date="2026-10-11T12:04:39Z">
        <w:r>
          <w:rPr>
            <w:rtl/>
          </w:rPr>
          <w:t xml:space="preserve">שעליו</w:t>
        </w:r>
      </w:ins>
      <w:del w:id="92408" w:author="מנוע מכני" w:date="2026-10-11T12:04:39Z">
        <w:r w:rsidRPr="006F178A">
          <w:rPr>
            <w:rtl/>
          </w:rPr>
          <w:tab/>
          <w:delText xml:space="preserve">שעליה</w:delText>
        </w:r>
      </w:del>
      <w:r w:rsidRPr="006F178A">
        <w:rPr>
          <w:rtl/>
        </w:rPr>
        <w:tab/>
        <w:t xml:space="preserve">.</w:t>
      </w:r>
    </w:p>
    <w:p>
      <w:pPr>
        <w:pStyle w:val="38"/>
        <w:rPr>
          <w:ins w:id="96981" w:author="מנוע מכני" w:date="2026-10-11T12:04:39Z"/>
        </w:rPr>
      </w:pPr>
      <w:r w:rsidRPr="006F178A">
        <w:tab/>
      </w:r>
      <w:r w:rsidRPr="006F178A">
        <w:tab/>
      </w:r>
      <w:r w:rsidRPr="006F178A">
        <w:tab/>
        <w:t xml:space="preserve">רבי אבא:</w:t>
      </w:r>
    </w:p>
    <w:p w:rsidR="00E9703F" w:rsidRPr="006F178A" w:rsidRDefault="00E9703F" w:rsidP="00E9703F">
      <w:pPr>
        <w:rPr>
          <w:rtl/>
        </w:rPr>
      </w:pPr>
      <w:del w:id="96982" w:author="מנוע מכני" w:date="2026-10-11T12:04:39Z">
        <w:r w:rsidRPr="006F178A">
          <w:rPr>
            <w:rtl/>
          </w:rPr>
          <w:tab/>
          <w:delText xml:space="preserve"> </w:delText>
        </w:r>
      </w:del>
      <w:r w:rsidRPr="006F178A">
        <w:rPr>
          <w:rtl/>
        </w:rPr>
        <w:tab/>
        <w:t xml:space="preserve">זו מטה מוצעת ואשה מקושטת לתלמידי חכמים.</w:t>
      </w:r>
    </w:p>
    <w:p>
      <w:pPr>
        <w:pStyle w:val="afffff8"/>
        <w:rPr>
          <w:ins w:id="91117" w:author="קלוד" w:date="2026-10-11T12:33:55Z"/>
        </w:rPr>
      </w:pPr>
      <w:ins w:id="91118" w:author="קלוד" w:date="2026-10-11T12:33:55Z">
        <w:r>
          <w:rPr>
            <w:color w:val="7B3F00"/>
          </w:rPr>
          <w:t xml:space="preserve">איזה עשיר - דעות ר"מ, ר"ט, ר"ע ורבי יוסי</w:t>
        </w:r>
      </w:ins>
    </w:p>
    <w:p>
      <w:pPr>
        <w:pStyle w:val="38"/>
        <w:rPr>
          <w:ins w:id="96984" w:author="מנוע מכני" w:date="2026-10-11T12:04:39Z"/>
        </w:rPr>
      </w:pPr>
      <w:del w:id="96983" w:author="מנוע מכני" w:date="2026-10-11T12:04:39Z">
        <w:r w:rsidRPr="006F178A">
          <w:delText xml:space="preserve">•</w:delText>
        </w:r>
      </w:del>
      <w:r w:rsidRPr="006F178A">
        <w:t xml:space="preserve"> ת"ר</w:t>
      </w:r>
      <w:r w:rsidRPr="006F178A">
        <w:t xml:space="preserve">:</w:t>
      </w:r>
    </w:p>
    <w:p w:rsidR="00E9703F" w:rsidRDefault="00E9703F" w:rsidP="00E9703F">
      <w:pPr>
        <w:rPr>
          <w:rtl/>
        </w:rPr>
      </w:pPr>
      <w:del w:id="96985" w:author="מנוע מכני" w:date="2026-10-11T12:04:39Z">
        <w:r w:rsidRPr="006F178A">
          <w:rPr>
            <w:rtl/>
          </w:rPr>
          <w:delText xml:space="preserve"> </w:delText>
        </w:r>
      </w:del>
      <w:r w:rsidRPr="006F178A">
        <w:rPr>
          <w:rtl/>
        </w:rPr>
        <w:t xml:space="preserve">איזה עשיר </w:t>
      </w:r>
      <w:r w:rsidRPr="006F178A">
        <w:rPr>
          <w:rStyle w:val="2fb"/>
          <w:rtl/>
        </w:rPr>
        <w:t xml:space="preserve">ר"מ</w:t>
      </w:r>
      <w:r w:rsidRPr="006F178A">
        <w:rPr>
          <w:rFonts w:hint="cs"/>
          <w:rtl/>
        </w:rPr>
        <w:t>:</w:t>
      </w:r>
      <w:r w:rsidRPr="006F178A">
        <w:rPr>
          <w:rtl/>
        </w:rPr>
        <w:t xml:space="preserve"> כל שיש לו נחת רוח בעשרו,</w:t>
      </w:r>
    </w:p>
    <w:p w:rsidR="00E9703F" w:rsidRPr="00B3644D" w:rsidRDefault="00E9703F" w:rsidP="00E9703F">
      <w:pPr>
        <w:rPr>
          <w:spacing w:val="-2"/>
          <w:rtl/>
        </w:rPr>
      </w:pPr>
      <w:r w:rsidRPr="00B3644D">
        <w:rPr>
          <w:b/>
          <w:bCs/>
          <w:spacing w:val="-2"/>
          <w:rtl/>
        </w:rPr>
        <w:tab/>
      </w:r>
      <w:r w:rsidRPr="00B3644D">
        <w:rPr>
          <w:b/>
          <w:bCs/>
          <w:spacing w:val="-2"/>
          <w:rtl/>
        </w:rPr>
        <w:tab/>
      </w:r>
      <w:r w:rsidRPr="00B3644D">
        <w:rPr>
          <w:b/>
          <w:bCs/>
          <w:spacing w:val="-2"/>
          <w:rtl/>
        </w:rPr>
        <w:tab/>
      </w:r>
      <w:r w:rsidRPr="00B3644D">
        <w:rPr>
          <w:rStyle w:val="2fb"/>
          <w:spacing w:val="-2"/>
          <w:rtl/>
        </w:rPr>
        <w:t xml:space="preserve">ר"ט</w:t>
      </w:r>
      <w:r w:rsidRPr="00B3644D">
        <w:rPr>
          <w:spacing w:val="-2"/>
          <w:rtl/>
        </w:rPr>
        <w:t xml:space="preserve">: כל שיש לו מאה כרמים ומאה שדות, ומאה עבדים שעובדין בהן.</w:t>
      </w:r>
    </w:p>
    <w:p>
      <w:pPr>
        <w:pStyle w:val="38"/>
        <w:rPr>
          <w:ins w:id="96986" w:author="מנוע מכני" w:date="2026-10-11T12:04:39Z"/>
        </w:rPr>
      </w:pPr>
      <w:r w:rsidRPr="006F178A">
        <w:tab/>
        <w:t xml:space="preserve">ר"ע:</w:t>
      </w:r>
    </w:p>
    <w:p w:rsidR="00E9703F" w:rsidRPr="006F178A" w:rsidRDefault="00E9703F" w:rsidP="00E9703F">
      <w:pPr>
        <w:rPr>
          <w:rtl/>
        </w:rPr>
      </w:pPr>
      <w:del w:id="96987" w:author="מנוע מכני" w:date="2026-10-11T12:04:39Z">
        <w:r w:rsidRPr="006F178A">
          <w:rPr>
            <w:rtl/>
          </w:rPr>
          <w:tab/>
          <w:delText xml:space="preserve"> </w:delText>
        </w:r>
      </w:del>
      <w:r w:rsidRPr="006F178A">
        <w:rPr>
          <w:rtl/>
        </w:rPr>
        <w:tab/>
        <w:t xml:space="preserve">כל שיש לו אשה נאה במעשים.</w:t>
      </w:r>
    </w:p>
    <w:p>
      <w:pPr>
        <w:pStyle w:val="38"/>
        <w:rPr>
          <w:ins w:id="96988" w:author="מנוע מכני" w:date="2026-10-11T12:04:39Z"/>
        </w:rPr>
      </w:pPr>
      <w:r w:rsidRPr="006F178A">
        <w:tab/>
        <w:t xml:space="preserve">רבי יוסי:</w:t>
      </w:r>
    </w:p>
    <w:p w:rsidR="00E9703F" w:rsidRPr="009757B9" w:rsidRDefault="00E9703F" w:rsidP="00E9703F">
      <w:pPr>
        <w:rPr>
          <w:rFonts w:cs="Guttman Vilna"/>
          <w:b/>
          <w:bCs/>
          <w:rtl/>
        </w:rPr>
      </w:pPr>
      <w:del w:id="96989" w:author="מנוע מכני" w:date="2026-10-11T12:04:39Z">
        <w:r w:rsidRPr="006F178A">
          <w:rPr>
            <w:rtl/>
          </w:rPr>
          <w:tab/>
          <w:delText xml:space="preserve"> </w:delText>
        </w:r>
      </w:del>
      <w:r w:rsidRPr="006F178A">
        <w:rPr>
          <w:rtl/>
        </w:rPr>
        <w:tab/>
        <w:t xml:space="preserve">כל שיש לו בית הכסא סמוך לשולחנו.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כו.</w:t>
      </w:r>
    </w:p>
    <w:p>
      <w:pPr>
        <w:pStyle w:val="afffff8"/>
        <w:rPr>
          <w:ins w:id="91115" w:author="קלוד" w:date="2026-10-11T12:33:55Z"/>
        </w:rPr>
      </w:pPr>
      <w:ins w:id="91116" w:author="קלוד" w:date="2026-10-11T12:33:55Z">
        <w:r>
          <w:rPr>
            <w:color w:val="7B3F00"/>
          </w:rPr>
          <w:t xml:space="preserve">אין מדליקין בצרי - מפני שהוא עף וריחו נודף</w:t>
        </w:r>
      </w:ins>
    </w:p>
    <w:p>
      <w:pPr>
        <w:pStyle w:val="38"/>
        <w:rPr>
          <w:ins w:id="96990" w:author="מנוע מכני" w:date="2026-10-11T12:04:39Z"/>
        </w:rPr>
      </w:pPr>
      <w:r w:rsidRPr="006F178A">
        <w:t xml:space="preserve">תניא</w:t>
      </w:r>
      <w:r w:rsidRPr="006F178A">
        <w:t xml:space="preserve">, רשב"א:</w:t>
      </w:r>
    </w:p>
    <w:p w:rsidR="00E9703F" w:rsidRDefault="00E9703F" w:rsidP="00E9703F">
      <w:pPr>
        <w:rPr>
          <w:rFonts w:ascii="Fb Fontext" w:hAnsi="Fb Fontext"/>
          <w:rtl/>
        </w:rPr>
      </w:pPr>
      <w:del w:id="96991" w:author="מנוע מכני" w:date="2026-10-11T12:04:39Z">
        <w:r w:rsidRPr="006F178A">
          <w:rPr>
            <w:rFonts w:ascii="Fb Fontext" w:hAnsi="Fb Fontext"/>
            <w:rtl/>
          </w:rPr>
          <w:delText xml:space="preserve"> </w:delText>
        </w:r>
      </w:del>
      <w:r w:rsidRPr="006F178A">
        <w:rPr>
          <w:rFonts w:ascii="Fb Fontext" w:hAnsi="Fb Fontext"/>
          <w:rtl/>
        </w:rPr>
        <w:t xml:space="preserve">אין מדליקין בצרי. </w:t>
      </w:r>
      <w:r w:rsidRPr="006F178A">
        <w:rPr>
          <w:rFonts w:ascii="Fb Fontext" w:hAnsi="Fb Fontext" w:hint="cs"/>
          <w:rtl/>
        </w:rPr>
        <w:t>מפני שהוא עף</w:t>
      </w:r>
      <w:r w:rsidRPr="006F178A">
        <w:rPr>
          <w:rFonts w:ascii="Fb Fontext" w:hAnsi="Fb Fontext"/>
          <w:rtl/>
        </w:rPr>
        <w:t>,</w:t>
      </w:r>
    </w:p>
    <w:p w:rsidR="00E9703F" w:rsidRDefault="00E9703F" w:rsidP="00E9703F">
      <w:pPr>
        <w:rPr>
          <w:rtl/>
        </w:rPr>
      </w:pPr>
      <w:r w:rsidRPr="006F178A">
        <w:rPr>
          <w:rtl/>
        </w:rPr>
        <w:tab/>
      </w:r>
      <w:r w:rsidRPr="006F178A">
        <w:rPr>
          <w:rFonts w:hint="cs"/>
          <w:rtl/>
        </w:rPr>
        <w:t xml:space="preserve">והוסיף </w:t>
      </w:r>
      <w:r w:rsidRPr="006F178A">
        <w:rPr>
          <w:rStyle w:val="2fb"/>
          <w:rFonts w:hint="cs"/>
          <w:rtl/>
        </w:rPr>
        <w:t xml:space="preserve">רבה</w:t>
      </w:r>
      <w:r w:rsidRPr="006F178A">
        <w:rPr>
          <w:rFonts w:hint="cs"/>
          <w:rtl/>
        </w:rPr>
        <w:t xml:space="preserve"> מפני שריחו נודף</w:t>
      </w:r>
      <w:r w:rsidRPr="006F178A">
        <w:rPr>
          <w:rtl/>
        </w:rPr>
        <w:t xml:space="preserve"> גזרה שמא יסתפק ממנו. [מכבה]</w:t>
      </w:r>
    </w:p>
    <w:p w:rsidR="00E9703F" w:rsidRPr="006061D7" w:rsidRDefault="00E9703F" w:rsidP="00E9703F">
      <w:pPr>
        <w:rPr>
          <w:rtl/>
        </w:rPr>
      </w:pPr>
      <w:r w:rsidRPr="006061D7">
        <w:rPr>
          <w:rtl/>
        </w:rPr>
        <w:t>חמ</w:t>
      </w:r>
      <w:r w:rsidRPr="006061D7">
        <w:rPr>
          <w:rFonts w:hint="cs"/>
          <w:rtl/>
        </w:rPr>
        <w:t>ו</w:t>
      </w:r>
      <w:r w:rsidRPr="006061D7">
        <w:rPr>
          <w:rtl/>
        </w:rPr>
        <w:t xml:space="preserve">ת </w:t>
      </w:r>
      <w:r w:rsidRPr="006061D7">
        <w:rPr>
          <w:rFonts w:hint="cs"/>
          <w:rtl/>
        </w:rPr>
        <w:t>ששנאה</w:t>
      </w:r>
      <w:r w:rsidRPr="006061D7">
        <w:rPr>
          <w:rtl/>
        </w:rPr>
        <w:t xml:space="preserve"> לכלתה,</w:t>
      </w:r>
      <w:r w:rsidRPr="006061D7">
        <w:rPr>
          <w:rFonts w:hint="cs"/>
          <w:rtl/>
        </w:rPr>
        <w:t xml:space="preserve"> </w:t>
      </w:r>
      <w:r w:rsidRPr="006061D7">
        <w:rPr>
          <w:rtl/>
        </w:rPr>
        <w:t xml:space="preserve">וא"ל</w:t>
      </w:r>
      <w:r w:rsidRPr="006061D7">
        <w:rPr>
          <w:rtl/>
        </w:rPr>
        <w:t xml:space="preserve"> ל</w:t>
      </w:r>
      <w:r w:rsidRPr="006061D7">
        <w:rPr>
          <w:rFonts w:hint="cs"/>
          <w:rtl/>
        </w:rPr>
        <w:t>התקשט בשמן אפרסמון</w:t>
      </w:r>
      <w:r w:rsidRPr="006061D7">
        <w:rPr>
          <w:rtl/>
        </w:rPr>
        <w:t xml:space="preserve">. </w:t>
      </w:r>
      <w:r w:rsidRPr="006061D7">
        <w:rPr>
          <w:rtl/>
        </w:rPr>
        <w:t xml:space="preserve">ואח"כ</w:t>
      </w:r>
      <w:r w:rsidRPr="006061D7">
        <w:rPr>
          <w:rtl/>
        </w:rPr>
        <w:t xml:space="preserve"> </w:t>
      </w:r>
      <w:r w:rsidRPr="006061D7">
        <w:rPr>
          <w:rtl/>
        </w:rPr>
        <w:t xml:space="preserve">א"ל</w:t>
      </w:r>
      <w:r w:rsidRPr="006061D7">
        <w:rPr>
          <w:rtl/>
        </w:rPr>
        <w:t xml:space="preserve"> לתלות הנר ונתפסה בה האש ונשרפה.</w:t>
      </w:r>
    </w:p>
    <w:p w:rsidR="00E9703F" w:rsidRPr="006F178A" w:rsidRDefault="00E9703F" w:rsidP="00E9703F">
      <w:pPr>
        <w:rPr>
          <w:rtl/>
        </w:rPr>
      </w:pPr>
      <w:r w:rsidRPr="006F178A">
        <w:rPr>
          <w:rStyle w:val="2fb"/>
          <w:rFonts w:ascii="Fb Fontext" w:hAnsi="Fb Fontext"/>
          <w:rtl/>
        </w:rPr>
        <w:t>רב יוסף</w:t>
      </w:r>
      <w:r w:rsidRPr="00C077D2">
        <w:rPr>
          <w:rStyle w:val="afffff0"/>
          <w:rtl/>
        </w:rPr>
        <w:t xml:space="preserve"> </w:t>
      </w:r>
      <w:r w:rsidRPr="00C077D2">
        <w:rPr>
          <w:rStyle w:val="afffff0"/>
          <w:rFonts w:hint="cs"/>
          <w:rtl/>
        </w:rPr>
        <w:t>'</w:t>
      </w:r>
      <w:r w:rsidRPr="00C077D2">
        <w:rPr>
          <w:rStyle w:val="afffff0"/>
          <w:rtl/>
        </w:rPr>
        <w:t xml:space="preserve">ומדלת הארץ השאיר נבוזראדן </w:t>
      </w:r>
      <w:r w:rsidRPr="00C077D2">
        <w:rPr>
          <w:rStyle w:val="afffff0"/>
          <w:rtl/>
        </w:rPr>
        <w:t xml:space="preserve">רב</w:t>
      </w:r>
      <w:r w:rsidRPr="00C077D2">
        <w:rPr>
          <w:rStyle w:val="afffff0"/>
          <w:rtl/>
        </w:rPr>
        <w:t xml:space="preserve"> טבחים לכרמים וליגבים</w:t>
      </w:r>
      <w:r w:rsidRPr="00C077D2">
        <w:rPr>
          <w:rStyle w:val="afffff0"/>
          <w:rFonts w:hint="cs"/>
          <w:rtl/>
        </w:rPr>
        <w:t>'</w:t>
      </w:r>
      <w:r w:rsidRPr="00C077D2">
        <w:rPr>
          <w:rStyle w:val="afffff0"/>
          <w:rtl/>
        </w:rPr>
        <w:t>.</w:t>
      </w:r>
    </w:p>
    <w:p w:rsidR="00E9703F" w:rsidRPr="006F178A" w:rsidRDefault="00E9703F" w:rsidP="00E9703F">
      <w:pPr>
        <w:rPr>
          <w:rtl/>
        </w:rPr>
      </w:pPr>
      <w:r w:rsidRPr="006F178A">
        <w:rPr>
          <w:rtl/>
        </w:rPr>
        <w:tab/>
        <w:t>כורמים</w:t>
      </w:r>
      <w:r w:rsidRPr="006F178A">
        <w:rPr>
          <w:rFonts w:hint="cs"/>
          <w:rtl/>
        </w:rPr>
        <w:t xml:space="preserve"> -</w:t>
      </w:r>
      <w:r w:rsidRPr="006F178A">
        <w:rPr>
          <w:rtl/>
        </w:rPr>
        <w:t xml:space="preserve"> אלו מלקטי אפרסמון מעין גדי ועד רמתא.</w:t>
      </w:r>
    </w:p>
    <w:p w:rsidR="00E9703F" w:rsidRPr="006F178A" w:rsidRDefault="00E9703F" w:rsidP="00E9703F">
      <w:pPr>
        <w:rPr>
          <w:rtl/>
        </w:rPr>
      </w:pPr>
      <w:r w:rsidRPr="006F178A">
        <w:rPr>
          <w:rtl/>
        </w:rPr>
        <w:tab/>
        <w:t>יוגבים</w:t>
      </w:r>
      <w:r w:rsidRPr="006F178A">
        <w:rPr>
          <w:rFonts w:hint="cs"/>
          <w:rtl/>
        </w:rPr>
        <w:t xml:space="preserve"> -</w:t>
      </w:r>
      <w:r w:rsidRPr="006F178A">
        <w:rPr>
          <w:rtl/>
        </w:rPr>
        <w:t xml:space="preserve"> אלו ציידי חלזון, מסולמות של צור ועד חיפה.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13" w:author="קלוד" w:date="2026-10-11T12:33:55Z"/>
        </w:rPr>
      </w:pPr>
      <w:ins w:id="91114" w:author="קלוד" w:date="2026-10-11T12:33:55Z">
        <w:r>
          <w:rPr>
            <w:color w:val="7B3F00"/>
          </w:rPr>
          <w:t xml:space="preserve">אין מדליקין בטבל טמא ובנפט לבן - אפי' בחול</w:t>
        </w:r>
      </w:ins>
    </w:p>
    <w:p>
      <w:pPr>
        <w:pStyle w:val="38"/>
        <w:rPr>
          <w:ins w:id="96993" w:author="מנוע מכני" w:date="2026-10-11T12:04:39Z"/>
        </w:rPr>
      </w:pPr>
      <w:del w:id="96992" w:author="מנוע מכני" w:date="2026-10-11T12:04:39Z">
        <w:r w:rsidRPr="006F178A">
          <w:delText xml:space="preserve">•</w:delText>
        </w:r>
      </w:del>
      <w:r w:rsidRPr="006F178A">
        <w:t xml:space="preserve"> ת"ר</w:t>
      </w:r>
      <w:r w:rsidRPr="006F178A">
        <w:t xml:space="preserve">:</w:t>
      </w:r>
    </w:p>
    <w:p w:rsidR="00E9703F" w:rsidRDefault="00E9703F" w:rsidP="00E9703F">
      <w:pPr>
        <w:rPr>
          <w:rFonts w:ascii="Fb Fontext" w:hAnsi="Fb Fontext"/>
          <w:rtl/>
        </w:rPr>
      </w:pPr>
      <w:del w:id="96994" w:author="מנוע מכני" w:date="2026-10-11T12:04:39Z">
        <w:r w:rsidRPr="006F178A">
          <w:rPr>
            <w:rFonts w:ascii="Fb Fontext" w:hAnsi="Fb Fontext"/>
            <w:rtl/>
          </w:rPr>
          <w:delText xml:space="preserve"> </w:delText>
        </w:r>
      </w:del>
      <w:r w:rsidRPr="006F178A">
        <w:rPr>
          <w:rFonts w:ascii="Fb Fontext" w:hAnsi="Fb Fontext"/>
          <w:rtl/>
        </w:rPr>
        <w:t xml:space="preserve">אין מדליקין בטבל טמא בחול, </w:t>
      </w:r>
      <w:r w:rsidRPr="006F178A">
        <w:rPr>
          <w:rFonts w:ascii="Fb Fontext" w:hAnsi="Fb Fontext"/>
          <w:rtl/>
        </w:rPr>
        <w:t xml:space="preserve">ואצ"ל</w:t>
      </w:r>
      <w:r w:rsidRPr="006F178A">
        <w:rPr>
          <w:rFonts w:ascii="Fb Fontext" w:hAnsi="Fb Fontext"/>
          <w:rtl/>
        </w:rPr>
        <w:t xml:space="preserve"> בשבת. כיוצ"ב: אין מדליקין בנפט לבן בחול, </w:t>
      </w:r>
      <w:r w:rsidRPr="006F178A">
        <w:rPr>
          <w:rFonts w:ascii="Fb Fontext" w:hAnsi="Fb Fontext"/>
          <w:rtl/>
        </w:rPr>
        <w:t xml:space="preserve">ואצ"ל</w:t>
      </w:r>
      <w:r w:rsidRPr="006F178A">
        <w:rPr>
          <w:rFonts w:ascii="Fb Fontext" w:hAnsi="Fb Fontext"/>
          <w:rtl/>
        </w:rPr>
        <w:t xml:space="preserve"> בשבת. [- מפני שהוא עף]</w:t>
      </w:r>
    </w:p>
    <w:p w:rsidR="00E9703F" w:rsidRPr="009757B9" w:rsidRDefault="00E9703F" w:rsidP="00E9703F">
      <w:pPr>
        <w:rPr>
          <w:rFonts w:cs="Guttman Vilna"/>
          <w:b/>
          <w:bCs/>
          <w:i/>
          <w:iCs/>
        </w:rPr>
      </w:pPr>
      <w:r w:rsidRPr="006F178A">
        <w:rPr>
          <w:rtl/>
        </w:rPr>
        <w:t xml:space="preserve">טבל טמא </w:t>
      </w:r>
      <w:ins w:id="93361" w:author="קלוד" w:date="2026-10-11T13:11:34Z">
        <w:r>
          <w:rPr>
            <w:rtl/>
          </w:rPr>
          <w:t xml:space="preserve">-</w:t>
        </w:r>
      </w:ins>
      <w:del w:id="93362" w:author="קלוד" w:date="2026-10-11T13:11:34Z">
        <w:r w:rsidRPr="006F178A">
          <w:rPr>
            <w:rtl/>
          </w:rPr>
          <w:delText xml:space="preserve">לא</w:delText>
        </w:r>
      </w:del>
      <w:r w:rsidRPr="006F178A">
        <w:rPr>
          <w:rtl/>
        </w:rPr>
        <w:t xml:space="preserve"> </w:t>
      </w:r>
      <w:ins w:id="93359" w:author="קלוד" w:date="2026-10-11T13:11:34Z">
        <w:r>
          <w:rPr>
            <w:rStyle w:val="afffff0"/>
            <w:rtl/>
          </w:rPr>
          <w:t xml:space="preserve">לא, מ'וַאֲנִי</w:t>
        </w:r>
      </w:ins>
      <w:del w:id="93360" w:author="קלוד" w:date="2026-10-11T13:11:34Z">
        <w:r w:rsidRPr="00306272">
          <w:rPr>
            <w:rStyle w:val="afffff0"/>
            <w:rtl/>
          </w:rPr>
          <w:delText xml:space="preserve">ד</w:delText>
        </w:r>
        <w:r w:rsidRPr="00306272">
          <w:rPr>
            <w:rStyle w:val="afffff0"/>
            <w:rFonts w:hint="cs"/>
            <w:rtl/>
          </w:rPr>
          <w:delText xml:space="preserve">'</w:delText>
        </w:r>
        <w:r>
          <w:rPr>
            <w:rStyle w:val="afffff0"/>
            <w:rtl/>
          </w:rPr>
          <w:delText xml:space="preserve">וַאֲנִי</w:delText>
        </w:r>
      </w:del>
      <w:ins w:id="90847" w:author="Claude - סמנטי" w:date="2026-10-11T12:28:21Z">
        <w:r>
          <w:rPr>
            <w:rStyle w:val="afffff0"/>
            <w:rtl/>
          </w:rPr>
          <w:t xml:space="preserve"> הִנֵּה נָתַתִּי לְךָ אֶת מִשְׁמֶרֶת תְּרוּמֹתָי</w:t>
        </w:r>
      </w:ins>
      <w:del w:id="90848" w:author="Claude - סמנטי" w:date="2026-10-11T12:28:21Z">
        <w:r w:rsidRPr="00306272">
          <w:rPr>
            <w:rStyle w:val="afffff0"/>
            <w:rtl/>
          </w:rPr>
          <w:delText xml:space="preserve">ואני הנה נתתי לך את משמרת תרומתי</w:delText>
        </w:r>
      </w:del>
      <w:r w:rsidRPr="00306272">
        <w:rPr>
          <w:rStyle w:val="afffff0"/>
          <w:rFonts w:hint="cs"/>
          <w:rtl/>
        </w:rPr>
        <w:t>'</w:t>
      </w:r>
      <w:r w:rsidRPr="00306272">
        <w:rPr>
          <w:rStyle w:val="afffff0"/>
          <w:rtl/>
        </w:rPr>
        <w:t xml:space="preserve"> </w:t>
      </w:r>
      <w:r w:rsidRPr="006F178A">
        <w:rPr>
          <w:rtl/>
        </w:rPr>
        <w:t xml:space="preserve">- ב' </w:t>
      </w:r>
      <w:ins w:id="93357" w:author="קלוד" w:date="2026-10-11T13:11:34Z">
        <w:r>
          <w:rPr>
            <w:rtl/>
          </w:rPr>
          <w:t xml:space="preserve">תרומות,</w:t>
        </w:r>
      </w:ins>
      <w:del w:id="93358" w:author="קלוד" w:date="2026-10-11T13:11:34Z">
        <w:r w:rsidRPr="006F178A">
          <w:rPr>
            <w:rtl/>
          </w:rPr>
          <w:delText xml:space="preserve">תרומות</w:delText>
        </w:r>
      </w:del>
      <w:r w:rsidRPr="006F178A">
        <w:rPr>
          <w:rtl/>
        </w:rPr>
        <w:t xml:space="preserve"> טמאה </w:t>
      </w:r>
      <w:ins w:id="93355" w:author="קלוד" w:date="2026-10-11T13:11:34Z">
        <w:r>
          <w:rPr>
            <w:rtl/>
          </w:rPr>
          <w:t xml:space="preserve">כטהורה:</w:t>
        </w:r>
      </w:ins>
      <w:del w:id="93356" w:author="קלוד" w:date="2026-10-11T13:11:34Z">
        <w:r w:rsidRPr="006F178A">
          <w:rPr>
            <w:rtl/>
          </w:rPr>
          <w:delText xml:space="preserve">כטהורה</w:delText>
        </w:r>
      </w:del>
      <w:r w:rsidRPr="006F178A">
        <w:rPr>
          <w:rtl/>
        </w:rPr>
        <w:t xml:space="preserve"> </w:t>
      </w:r>
      <w:ins w:id="93353" w:author="קלוד" w:date="2026-10-11T13:11:34Z">
        <w:r>
          <w:rPr>
            <w:rtl/>
          </w:rPr>
          <w:t xml:space="preserve">אין</w:t>
        </w:r>
      </w:ins>
      <w:del w:id="93354" w:author="קלוד" w:date="2026-10-11T13:11:34Z">
        <w:r w:rsidRPr="006F178A">
          <w:rPr>
            <w:rtl/>
          </w:rPr>
          <w:delText xml:space="preserve">דיש</w:delText>
        </w:r>
      </w:del>
      <w:r w:rsidRPr="006F178A">
        <w:rPr>
          <w:rtl/>
        </w:rPr>
        <w:t xml:space="preserve"> לך בה </w:t>
      </w:r>
      <w:ins w:id="93351" w:author="קלוד" w:date="2026-10-11T13:11:34Z">
        <w:r>
          <w:rPr>
            <w:rtl/>
          </w:rPr>
          <w:t xml:space="preserve">אלא</w:t>
        </w:r>
      </w:ins>
      <w:del w:id="93352" w:author="קלוד" w:date="2026-10-11T13:11:34Z">
        <w:r w:rsidRPr="006F178A">
          <w:rPr>
            <w:rtl/>
          </w:rPr>
          <w:delText xml:space="preserve">רק</w:delText>
        </w:r>
      </w:del>
      <w:r w:rsidRPr="006F178A">
        <w:rPr>
          <w:rtl/>
        </w:rPr>
        <w:t xml:space="preserve"> משעת הרמה ואילך</w:t>
      </w:r>
      <w:r w:rsidRPr="006F178A">
        <w:rPr>
          <w:rFonts w:ascii="Fb Fontext" w:hAnsi="Fb Fontext"/>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6995" w:author="מנוע מכני" w:date="2026-10-11T12:04:39Z"/>
        </w:rPr>
      </w:pPr>
      <w:r w:rsidRPr="006F178A">
        <w:t xml:space="preserve">רשב"א:</w:t>
      </w:r>
    </w:p>
    <w:p w:rsidR="00E9703F" w:rsidRPr="006F178A" w:rsidRDefault="00E9703F" w:rsidP="00E9703F">
      <w:pPr>
        <w:rPr>
          <w:rtl/>
        </w:rPr>
      </w:pPr>
      <w:del w:id="96996" w:author="מנוע מכני" w:date="2026-10-11T12:04:39Z">
        <w:r w:rsidRPr="006F178A">
          <w:rPr>
            <w:rFonts w:ascii="Fb Fontext" w:hAnsi="Fb Fontext"/>
            <w:rtl/>
          </w:rPr>
          <w:delText xml:space="preserve"> </w:delText>
        </w:r>
      </w:del>
      <w:r w:rsidRPr="006F178A">
        <w:rPr>
          <w:rFonts w:ascii="Fb Fontext" w:hAnsi="Fb Fontext"/>
          <w:rtl/>
        </w:rPr>
        <w:t xml:space="preserve">אין מדליקין בצרי. וכן היה אומר דצרי אינו אלא שרף מעצי הקטף.</w:t>
      </w:r>
    </w:p>
    <w:p>
      <w:pPr>
        <w:pStyle w:val="afffff8"/>
        <w:rPr>
          <w:ins w:id="91111" w:author="קלוד" w:date="2026-10-11T12:33:55Z"/>
        </w:rPr>
      </w:pPr>
      <w:ins w:id="91112" w:author="קלוד" w:date="2026-10-11T12:33:55Z">
        <w:r>
          <w:rPr>
            <w:color w:val="7B3F00"/>
          </w:rPr>
          <w:t xml:space="preserve">שמנים שמדליקין בהם - ר"ט, רי"ש, ור' יוחנן בן נורי</w:t>
        </w:r>
      </w:ins>
    </w:p>
    <w:p>
      <w:pPr>
        <w:pStyle w:val="38"/>
        <w:rPr>
          <w:ins w:id="96997" w:author="מנוע מכני" w:date="2026-10-11T12:04:39Z"/>
        </w:rPr>
      </w:pPr>
      <w:r w:rsidRPr="006F178A">
        <w:t xml:space="preserve">רי"ש:</w:t>
      </w:r>
    </w:p>
    <w:p w:rsidR="00E9703F" w:rsidRPr="006F178A" w:rsidRDefault="00E9703F" w:rsidP="00E9703F">
      <w:pPr>
        <w:rPr>
          <w:rtl/>
        </w:rPr>
      </w:pPr>
      <w:del w:id="96998" w:author="מנוע מכני" w:date="2026-10-11T12:04:39Z">
        <w:r w:rsidRPr="006F178A">
          <w:rPr>
            <w:rtl/>
          </w:rPr>
          <w:delText xml:space="preserve"> </w:delText>
        </w:r>
      </w:del>
      <w:r w:rsidRPr="006F178A">
        <w:rPr>
          <w:rtl/>
        </w:rPr>
        <w:t xml:space="preserve">כל היוצא מן העץ אין מדליקין בו. </w:t>
      </w:r>
      <w:r w:rsidRPr="006F178A">
        <w:rPr>
          <w:rStyle w:val="2fb"/>
          <w:rtl/>
        </w:rPr>
        <w:t xml:space="preserve">ריב"ב</w:t>
      </w:r>
      <w:r w:rsidRPr="006F178A">
        <w:rPr>
          <w:rtl/>
        </w:rPr>
        <w:t xml:space="preserve">: אין מדליקין אלא ביוצא מן הפרי.</w:t>
      </w:r>
    </w:p>
    <w:p w:rsidR="00E9703F" w:rsidRPr="006F178A" w:rsidRDefault="00E9703F" w:rsidP="00E9703F">
      <w:pPr>
        <w:rPr>
          <w:rtl/>
        </w:rPr>
      </w:pPr>
      <w:r w:rsidRPr="006F178A">
        <w:rPr>
          <w:rStyle w:val="2fb"/>
          <w:rtl/>
        </w:rPr>
        <w:t xml:space="preserve">ר"ט</w:t>
      </w:r>
      <w:r w:rsidRPr="006F178A">
        <w:rPr>
          <w:rtl/>
        </w:rPr>
        <w:t xml:space="preserve">: אין מדליקין אלא בשמן זית בלבד.</w:t>
      </w:r>
    </w:p>
    <w:p w:rsidR="00E9703F" w:rsidRDefault="00E9703F" w:rsidP="00E9703F">
      <w:pPr>
        <w:rPr>
          <w:rtl/>
        </w:rPr>
      </w:pPr>
      <w:r>
        <w:rPr>
          <w:rtl/>
          <w:rPrChange w:id="9004" w:author="עריכה מהאתר" w:date="2026-10-26T17:57:13Z">
            <w:rPr>
              <w:rStyle w:val="2fb"/>
              <w:rtl/>
            </w:rPr>
          </w:rPrChange>
        </w:rPr>
        <w:t xml:space="preserve">עמד</w:t>
      </w:r>
      <w:r>
        <w:rPr>
          <w:rStyle w:val="2fb"/>
          <w:rtl/>
          <w:rPrChange w:id="9001" w:author="עריכה מהאתר" w:date="2026-10-26T17:57:13Z">
            <w:rPr>
              <w:rStyle w:val="2fb"/>
              <w:rtl/>
            </w:rPr>
          </w:rPrChange>
        </w:rPr>
        <w:t xml:space="preserve"> </w:t>
      </w:r>
      <w:r>
        <w:rPr>
          <w:rStyle w:val="2fb"/>
          <w:rtl/>
          <w:rPrChange w:id="9002" w:author="עריכה מהאתר" w:date="2026-10-26T17:57:13Z">
            <w:rPr>
              <w:rtl/>
            </w:rPr>
          </w:rPrChange>
        </w:rPr>
        <w:t xml:space="preserve">רי"ו</w:t>
      </w:r>
      <w:r>
        <w:rPr>
          <w:rStyle w:val="2fb"/>
          <w:rtl/>
          <w:rPrChange w:id="9003" w:author="עריכה מהאתר" w:date="2026-10-26T17:57:13Z">
            <w:rPr>
              <w:rStyle w:val="2fb"/>
              <w:rtl/>
            </w:rPr>
          </w:rPrChange>
        </w:rPr>
        <w:t xml:space="preserve"> </w:t>
      </w:r>
      <w:r>
        <w:rPr>
          <w:rtl/>
          <w:rPrChange w:id="9005" w:author="עריכה מהאתר" w:date="2026-10-26T17:57:13Z">
            <w:rPr>
              <w:rStyle w:val="2fb"/>
              <w:rtl/>
            </w:rPr>
          </w:rPrChange>
        </w:rPr>
        <w:t xml:space="preserve">בן נורי על רגליו ואמר:</w:t>
      </w:r>
      <w:r>
        <w:rPr>
          <w:rtl/>
        </w:rPr>
        <w:t xml:space="preserve"> מה יעשו אנשי בבל שאין להם אלא שמן שומשמין, ומה יעשו אנשי מדי שאין להם אלא שמן אגוזים, ומה יעשו אנשי אלכסנדריא שאין להם אלא שמן צנונות, ומה יעשו אנשי קפוטקיא שאין להם </w:t>
      </w:r>
      <w:r w:rsidRPr="006F178A">
        <w:rPr>
          <w:rtl/>
        </w:rPr>
        <w:t xml:space="preserve">לא</w:t>
      </w:r>
      <w:r w:rsidRPr="006F178A">
        <w:rPr>
          <w:rtl/>
        </w:rPr>
        <w:t xml:space="preserve"> כך ולא כך אלא נפט?</w:t>
      </w:r>
    </w:p>
    <w:p>
      <w:pPr>
        <w:pStyle w:val="38"/>
        <w:rPr>
          <w:ins w:id="96999" w:author="מנוע מכני" w:date="2026-10-11T12:04:39Z"/>
        </w:rPr>
      </w:pPr>
      <w:r w:rsidRPr="006F178A">
        <w:tab/>
        <w:t xml:space="preserve">אלא:</w:t>
      </w:r>
    </w:p>
    <w:p w:rsidR="00E9703F" w:rsidRPr="006F178A" w:rsidRDefault="00E9703F" w:rsidP="00E9703F">
      <w:pPr>
        <w:rPr>
          <w:rtl/>
        </w:rPr>
      </w:pPr>
      <w:del w:id="97000" w:author="מנוע מכני" w:date="2026-10-11T12:04:39Z">
        <w:r w:rsidRPr="006F178A">
          <w:rPr>
            <w:rtl/>
          </w:rPr>
          <w:tab/>
          <w:delText xml:space="preserve"> </w:delText>
        </w:r>
      </w:del>
      <w:r w:rsidRPr="006F178A">
        <w:rPr>
          <w:rtl/>
        </w:rPr>
        <w:tab/>
        <w:t xml:space="preserve">אין לך אלא מה שאמרו חכמים אין מדליקין. ומדליקין בשמן דגים ובעטרן.</w:t>
      </w:r>
    </w:p>
    <w:p>
      <w:pPr>
        <w:pStyle w:val="38"/>
        <w:rPr>
          <w:ins w:id="97001" w:author="מנוע מכני" w:date="2026-10-11T12:04:39Z"/>
        </w:rPr>
      </w:pPr>
      <w:r w:rsidRPr="006F178A">
        <w:t xml:space="preserve">ר"ש שזורי:</w:t>
      </w:r>
    </w:p>
    <w:p w:rsidR="00E9703F" w:rsidRPr="006F178A" w:rsidRDefault="00E9703F" w:rsidP="00E9703F">
      <w:pPr>
        <w:rPr>
          <w:rtl/>
        </w:rPr>
      </w:pPr>
      <w:del w:id="97002" w:author="מנוע מכני" w:date="2026-10-11T12:04:39Z">
        <w:r w:rsidRPr="006F178A">
          <w:rPr>
            <w:rtl/>
          </w:rPr>
          <w:delText xml:space="preserve"> </w:delText>
        </w:r>
      </w:del>
      <w:r w:rsidRPr="006F178A">
        <w:rPr>
          <w:rtl/>
        </w:rPr>
        <w:t xml:space="preserve">מדליקין בשמן פקועות ובנפט.</w:t>
      </w:r>
    </w:p>
    <w:p w:rsidR="00E9703F" w:rsidRPr="006F178A" w:rsidRDefault="00E9703F" w:rsidP="00E9703F">
      <w:pPr>
        <w:rPr>
          <w:rtl/>
        </w:rPr>
      </w:pPr>
      <w:r>
        <w:rPr>
          <w:rStyle w:val="2fb"/>
          <w:rtl/>
          <w:rPrChange w:id="9041" w:author="עריכה מהאתר" w:date="2026-10-26T17:44:30Z">
            <w:rPr>
              <w:rStyle w:val="2fb"/>
              <w:rtl/>
            </w:rPr>
          </w:rPrChange>
        </w:rPr>
        <w:t xml:space="preserve">סומכוס אומר:</w:t>
      </w:r>
      <w:r>
        <w:rPr>
          <w:rtl/>
        </w:rPr>
        <w:t xml:space="preserve"> כל היוצא מן הבשר אין מדליקין בו, אלא בשמן דגים.</w:t>
      </w:r>
      <w:r w:rsidRPr="006F178A">
        <w:rPr>
          <w:rFonts w:hint="cs"/>
          <w:rtl/>
        </w:rPr>
        <w:t xml:space="preserve"> </w:t>
      </w:r>
      <w:ins w:id="93375" w:author="קלוד" w:date="2026-10-11T13:11:34Z">
        <w:r>
          <w:rPr>
            <w:rtl/>
          </w:rPr>
          <w:t xml:space="preserve">ואינו</w:t>
        </w:r>
      </w:ins>
      <w:del w:id="93376" w:author="קלוד" w:date="2026-10-11T13:11:34Z">
        <w:r w:rsidRPr="006F178A">
          <w:rPr>
            <w:rtl/>
          </w:rPr>
          <w:delText xml:space="preserve">ולא</w:delText>
        </w:r>
      </w:del>
      <w:r w:rsidRPr="006F178A">
        <w:rPr>
          <w:rtl/>
        </w:rPr>
        <w:t xml:space="preserve"> </w:t>
      </w:r>
      <w:ins w:id="93373" w:author="קלוד" w:date="2026-10-11T13:11:34Z">
        <w:r>
          <w:rPr>
            <w:rStyle w:val="2fb"/>
            <w:rtl/>
          </w:rPr>
          <w:t xml:space="preserve">כת"ק,</w:t>
        </w:r>
      </w:ins>
      <w:del w:id="93374" w:author="קלוד" w:date="2026-10-11T13:11:34Z">
        <w:r w:rsidRPr="006F178A">
          <w:rPr>
            <w:rStyle w:val="2fb"/>
            <w:rtl/>
          </w:rPr>
          <w:delText xml:space="preserve">כת"ק</w:delText>
        </w:r>
      </w:del>
      <w:r w:rsidRPr="006F178A">
        <w:rPr>
          <w:rtl/>
        </w:rPr>
        <w:t xml:space="preserve"> </w:t>
      </w:r>
      <w:ins w:id="90961" w:author="מנוע מכני" w:date="2026-10-11T12:04:39Z">
        <w:ins w:id="93371" w:author="קלוד" w:date="2026-10-11T13:11:34Z">
          <w:r>
            <w:rPr>
              <w:rtl/>
            </w:rPr>
            <w:t xml:space="preserve">שחלקו</w:t>
          </w:r>
        </w:ins>
        <w:del w:id="93372" w:author="קלוד" w:date="2026-10-11T13:11:34Z">
          <w:r>
            <w:rPr>
              <w:rtl/>
            </w:rPr>
            <w:delText xml:space="preserve">דחלקו</w:delText>
          </w:r>
        </w:del>
      </w:ins>
      <w:del w:id="90962" w:author="מנוע מכני" w:date="2026-10-11T12:04:39Z">
        <w:r w:rsidRPr="006F178A">
          <w:rPr>
            <w:rtl/>
          </w:rPr>
          <w:delText xml:space="preserve">דפליגי</w:delText>
        </w:r>
      </w:del>
      <w:r w:rsidRPr="006F178A">
        <w:rPr>
          <w:rtl/>
        </w:rPr>
        <w:t xml:space="preserve"> </w:t>
      </w:r>
      <w:ins w:id="93369" w:author="קלוד" w:date="2026-10-11T13:11:34Z">
        <w:r>
          <w:rPr>
            <w:rtl/>
          </w:rPr>
          <w:t xml:space="preserve">בזו של רב</w:t>
        </w:r>
      </w:ins>
      <w:del w:id="93370" w:author="קלוד" w:date="2026-10-11T13:11:34Z">
        <w:r w:rsidRPr="006F178A">
          <w:rPr>
            <w:rtl/>
          </w:rPr>
          <w:delText xml:space="preserve">בדרב</w:delText>
        </w:r>
      </w:del>
      <w:r w:rsidRPr="006F178A">
        <w:rPr>
          <w:rtl/>
        </w:rPr>
        <w:t xml:space="preserve"> ברונא </w:t>
      </w:r>
      <w:r w:rsidRPr="006F178A">
        <w:rPr>
          <w:rStyle w:val="2fb"/>
          <w:rtl/>
        </w:rPr>
        <w:t xml:space="preserve">מרב</w:t>
      </w:r>
      <w:r w:rsidRPr="006F178A">
        <w:rPr>
          <w:rtl/>
        </w:rPr>
        <w:t xml:space="preserve"> [ולא </w:t>
      </w:r>
      <w:ins w:id="93367" w:author="קלוד" w:date="2026-10-11T13:11:34Z">
        <w:r>
          <w:rPr>
            <w:rtl/>
          </w:rPr>
          <w:t xml:space="preserve">מבואר מי מהם]:</w:t>
        </w:r>
      </w:ins>
      <w:del w:id="93368" w:author="קלוד" w:date="2026-10-11T13:11:34Z">
        <w:r w:rsidRPr="006F178A">
          <w:rPr>
            <w:rtl/>
          </w:rPr>
          <w:delText xml:space="preserve">מסיימי]</w:delText>
        </w:r>
      </w:del>
      <w:r w:rsidRPr="006F178A">
        <w:rPr>
          <w:rtl/>
        </w:rPr>
        <w:t xml:space="preserve"> </w:t>
      </w:r>
      <w:r w:rsidRPr="006F178A">
        <w:rPr>
          <w:rFonts w:hint="cs"/>
          <w:b/>
          <w:bCs/>
          <w:rtl/>
        </w:rPr>
        <w:t>א.</w:t>
      </w:r>
      <w:r w:rsidRPr="006F178A">
        <w:rPr>
          <w:rFonts w:hint="cs"/>
          <w:rtl/>
        </w:rPr>
        <w:t xml:space="preserve"> </w:t>
      </w:r>
      <w:r w:rsidRPr="006F178A">
        <w:rPr>
          <w:rtl/>
        </w:rPr>
        <w:t xml:space="preserve">בחלב מהותך בתערובת </w:t>
      </w:r>
      <w:ins w:id="93365" w:author="קלוד" w:date="2026-10-11T13:11:34Z">
        <w:r>
          <w:rPr>
            <w:rtl/>
          </w:rPr>
          <w:t xml:space="preserve">שמן,</w:t>
        </w:r>
      </w:ins>
      <w:del w:id="93366" w:author="קלוד" w:date="2026-10-11T13:11:34Z">
        <w:r w:rsidRPr="006F178A">
          <w:rPr>
            <w:rtl/>
          </w:rPr>
          <w:delText xml:space="preserve">שמן</w:delText>
        </w:r>
      </w:del>
      <w:r w:rsidRPr="006F178A">
        <w:rPr>
          <w:rtl/>
        </w:rPr>
        <w:t xml:space="preserve"> </w:t>
      </w:r>
      <w:r>
        <w:rPr>
          <w:rStyle w:val="2fb"/>
          <w:rFonts w:hint="cs"/>
          <w:b/>
          <w:bCs/>
          <w:rtl/>
          <w:rPrChange w:id="9001" w:author="עריכה מהאתר" w:date="2026-10-26T17:57:24Z">
            <w:rPr>
              <w:rStyle w:val="2fb"/>
              <w:rFonts w:hint="cs"/>
              <w:b/>
              <w:bCs/>
              <w:rtl/>
            </w:rPr>
          </w:rPrChange>
        </w:rPr>
        <w:t xml:space="preserve">ב</w:t>
      </w:r>
      <w:r>
        <w:rPr>
          <w:rStyle w:val="2fb"/>
          <w:rFonts w:hint="cs"/>
          <w:rtl/>
          <w:rPrChange w:id="9002" w:author="עריכה מהאתר" w:date="2026-10-26T17:57:24Z">
            <w:rPr>
              <w:rStyle w:val="2fb"/>
              <w:rFonts w:hint="cs"/>
              <w:rtl/>
            </w:rPr>
          </w:rPrChange>
        </w:rPr>
        <w:t xml:space="preserve">.</w:t>
      </w:r>
      <w:r>
        <w:rPr>
          <w:rFonts w:hint="cs"/>
          <w:rtl/>
        </w:rPr>
        <w:t xml:space="preserve"> </w:t>
      </w:r>
      <w:r w:rsidRPr="006F178A">
        <w:rPr>
          <w:rtl/>
        </w:rPr>
        <w:t xml:space="preserve">בשמן דגים </w:t>
      </w:r>
      <w:ins w:id="93363" w:author="קלוד" w:date="2026-10-11T13:11:34Z">
        <w:r>
          <w:rPr>
            <w:rFonts w:hint="cs"/>
            <w:rtl/>
          </w:rPr>
          <w:t xml:space="preserve">כמות שהוא.</w:t>
        </w:r>
      </w:ins>
      <w:del w:id="93364" w:author="קלוד" w:date="2026-10-11T13:11:34Z">
        <w:r w:rsidRPr="006F178A">
          <w:rPr>
            <w:rFonts w:hint="cs"/>
            <w:rtl/>
          </w:rPr>
          <w:delText xml:space="preserve">בעיניה</w:delText>
        </w:r>
        <w:r w:rsidRPr="006F178A">
          <w:rPr>
            <w:rtl/>
          </w:rPr>
          <w:delText xml:space="preserve">.</w:delText>
        </w:r>
      </w:del>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כו:</w:t>
      </w:r>
    </w:p>
    <w:p>
      <w:pPr>
        <w:pStyle w:val="afffff8"/>
        <w:rPr>
          <w:ins w:id="91109" w:author="קלוד" w:date="2026-10-11T12:33:55Z"/>
        </w:rPr>
      </w:pPr>
      <w:ins w:id="91110" w:author="קלוד" w:date="2026-10-11T12:33:55Z">
        <w:r>
          <w:rPr>
            <w:color w:val="7B3F00"/>
          </w:rPr>
          <w:t xml:space="preserve">כל היוצא מן העץ - אין בו שלש על שלש</w:t>
        </w:r>
      </w:ins>
    </w:p>
    <w:p>
      <w:pPr>
        <w:pStyle w:val="38"/>
        <w:rPr>
          <w:ins w:id="97003" w:author="מנוע מכני" w:date="2026-10-11T12:04:39Z"/>
        </w:rPr>
      </w:pPr>
      <w:r w:rsidRPr="006F178A">
        <w:t xml:space="preserve">תניא</w:t>
      </w:r>
      <w:r w:rsidRPr="006F178A">
        <w:t xml:space="preserve">, רשב"א:</w:t>
      </w:r>
    </w:p>
    <w:p w:rsidR="00E9703F" w:rsidRPr="006F178A" w:rsidRDefault="00E9703F" w:rsidP="00E9703F">
      <w:pPr>
        <w:rPr>
          <w:rtl/>
        </w:rPr>
      </w:pPr>
      <w:del w:id="97004" w:author="מנוע מכני" w:date="2026-10-11T12:04:39Z">
        <w:r w:rsidRPr="006F178A">
          <w:rPr>
            <w:rFonts w:ascii="Fb Fontext" w:hAnsi="Fb Fontext"/>
            <w:rtl/>
          </w:rPr>
          <w:delText xml:space="preserve"> </w:delText>
        </w:r>
      </w:del>
      <w:r w:rsidRPr="006F178A">
        <w:rPr>
          <w:rFonts w:ascii="Fb Fontext" w:hAnsi="Fb Fontext"/>
          <w:rtl/>
        </w:rPr>
        <w:t xml:space="preserve">כל היוצא מן העץ - אין בו משום שלש על שלש, ומסככין בו, חוץ מפשתן.</w:t>
      </w:r>
    </w:p>
    <w:p>
      <w:pPr>
        <w:pStyle w:val="38"/>
        <w:rPr>
          <w:ins w:id="97005" w:author="מנוע מכני" w:date="2026-10-11T12:04:39Z"/>
        </w:rPr>
      </w:pPr>
      <w:r w:rsidRPr="006F178A">
        <w:t>אביי:</w:t>
      </w:r>
    </w:p>
    <w:p w:rsidR="00E9703F" w:rsidRPr="006F178A" w:rsidRDefault="00E9703F" w:rsidP="00E9703F">
      <w:pPr>
        <w:rPr>
          <w:rtl/>
        </w:rPr>
      </w:pPr>
      <w:del w:id="97006" w:author="מנוע מכני" w:date="2026-10-11T12:04:39Z">
        <w:r w:rsidRPr="006F178A">
          <w:rPr>
            <w:rtl/>
          </w:rPr>
          <w:delText xml:space="preserve"> </w:delText>
        </w:r>
      </w:del>
      <w:r w:rsidRPr="006F178A">
        <w:rPr>
          <w:rtl/>
        </w:rPr>
        <w:t xml:space="preserve">- </w:t>
      </w:r>
      <w:r w:rsidRPr="006F178A">
        <w:rPr>
          <w:rStyle w:val="2fb"/>
          <w:rtl/>
        </w:rPr>
        <w:t xml:space="preserve">רשב"א</w:t>
      </w:r>
      <w:r w:rsidRPr="006F178A">
        <w:rPr>
          <w:rtl/>
        </w:rPr>
        <w:t xml:space="preserve"> </w:t>
      </w:r>
      <w:r w:rsidRPr="006F178A">
        <w:rPr>
          <w:rStyle w:val="2fb"/>
          <w:rtl/>
        </w:rPr>
        <w:t xml:space="preserve">ותדר"י</w:t>
      </w:r>
      <w:r w:rsidRPr="006F178A">
        <w:rPr>
          <w:rtl/>
        </w:rPr>
        <w:t xml:space="preserve"> אמרו דבר אחד. </w:t>
      </w:r>
      <w:ins w:id="93381" w:author="קלוד" w:date="2026-10-11T13:11:34Z">
        <w:r>
          <w:rPr>
            <w:rStyle w:val="2fb"/>
            <w:rtl/>
            <w:rPrChange w:id="9044" w:author="עריכה מהאתר" w:date="2026-10-26T17:44:30Z">
              <w:rPr>
                <w:rStyle w:val="2fb"/>
                <w:rtl/>
              </w:rPr>
            </w:rPrChange>
          </w:rPr>
          <w:t xml:space="preserve">תדר"י</w:t>
        </w:r>
      </w:ins>
      <w:del w:id="93382" w:author="קלוד" w:date="2026-10-11T13:11:34Z">
        <w:r w:rsidRPr="006F178A">
          <w:rPr>
            <w:rtl/>
          </w:rPr>
          <w:delText xml:space="preserve">דאמר</w:delText>
        </w:r>
      </w:del>
      <w:r>
        <w:rPr>
          <w:rStyle w:val="2fb"/>
          <w:rtl/>
          <w:rPrChange w:id="9045" w:author="עריכה מהאתר" w:date="2026-10-26T17:44:30Z">
            <w:rPr>
              <w:rStyle w:val="2fb"/>
              <w:rtl/>
            </w:rPr>
          </w:rPrChange>
        </w:rPr>
        <w:t xml:space="preserve"> </w:t>
      </w:r>
      <w:ins w:id="90087" w:author="Claude - סמנטי" w:date="2026-10-11T12:28:21Z">
        <w:ins w:id="93379" w:author="קלוד" w:date="2026-10-11T13:11:34Z">
          <w:r>
            <w:rPr>
              <w:rStyle w:val="2fb"/>
              <w:rtl/>
              <w:rPrChange w:id="9046" w:author="עריכה מהאתר" w:date="2026-10-26T17:44:30Z">
                <w:rPr>
                  <w:rStyle w:val="2fb"/>
                  <w:rtl/>
                </w:rPr>
              </w:rPrChange>
            </w:rPr>
            <w:t xml:space="preserve">אמר:</w:t>
          </w:r>
          <w:r>
            <w:rPr>
              <w:rtl/>
            </w:rPr>
            <w:t xml:space="preserve"> הואיל</w:t>
          </w:r>
        </w:ins>
        <w:del w:id="93380" w:author="קלוד" w:date="2026-10-11T13:11:34Z">
          <w:r>
            <w:rPr>
              <w:rtl/>
            </w:rPr>
            <w:delText xml:space="preserve">שהואיל</w:delText>
          </w:r>
        </w:del>
      </w:ins>
      <w:del w:id="90088" w:author="Claude - סמנטי" w:date="2026-10-11T12:28:21Z">
        <w:r w:rsidRPr="006F178A">
          <w:rPr>
            <w:rtl/>
          </w:rPr>
          <w:delText xml:space="preserve">דהואיל</w:delText>
        </w:r>
      </w:del>
      <w:r w:rsidRPr="006F178A">
        <w:rPr>
          <w:rtl/>
        </w:rPr>
        <w:t xml:space="preserve"> ונאמרו בגדים בתורה סתם, ופרט לך הכתוב באחד מהן</w:t>
      </w:r>
      <w:r w:rsidRPr="00C077D2">
        <w:rPr>
          <w:rStyle w:val="afffff0"/>
          <w:rtl/>
        </w:rPr>
        <w:t xml:space="preserve"> </w:t>
      </w:r>
      <w:r w:rsidRPr="00C077D2">
        <w:rPr>
          <w:rStyle w:val="afffff0"/>
          <w:rFonts w:hint="cs"/>
          <w:rtl/>
        </w:rPr>
        <w:t>'</w:t>
      </w:r>
      <w:ins w:id="90085" w:author="Claude - סמנטי" w:date="2026-10-11T12:28:21Z">
        <w:r>
          <w:rPr>
            <w:rStyle w:val="afffff0"/>
            <w:rtl/>
          </w:rPr>
          <w:t xml:space="preserve">צֶמֶר וּפִשְׁתִּים</w:t>
        </w:r>
      </w:ins>
      <w:del w:id="90086" w:author="Claude - סמנטי" w:date="2026-10-11T12:28:21Z">
        <w:r w:rsidRPr="00C077D2">
          <w:rPr>
            <w:rStyle w:val="afffff0"/>
            <w:rtl/>
          </w:rPr>
          <w:delText xml:space="preserve">צמר ופשתים</w:delText>
        </w:r>
      </w:del>
      <w:r w:rsidRPr="00C077D2">
        <w:rPr>
          <w:rStyle w:val="afffff0"/>
          <w:rFonts w:hint="cs"/>
          <w:rtl/>
        </w:rPr>
        <w:t>'</w:t>
      </w:r>
      <w:r w:rsidRPr="00C077D2">
        <w:rPr>
          <w:rStyle w:val="afffff0"/>
          <w:rtl/>
        </w:rPr>
        <w:t>,</w:t>
      </w:r>
      <w:r w:rsidRPr="006F178A">
        <w:rPr>
          <w:rtl/>
        </w:rPr>
        <w:t xml:space="preserve"> מה להלן - צמר ופשתים, אף כל</w:t>
      </w:r>
      <w:ins w:id="93377" w:author="קלוד" w:date="2026-10-11T13:11:34Z">
        <w:r>
          <w:rPr>
            <w:rtl/>
          </w:rPr>
          <w:t xml:space="preserve"> </w:t>
        </w:r>
        <w:r>
          <w:rPr>
            <w:rStyle w:val="afffffe"/>
            <w:rtl/>
          </w:rPr>
          <w:t xml:space="preserve">בגדים</w:t>
        </w:r>
        <w:r>
          <w:rPr>
            <w:rtl/>
          </w:rPr>
          <w:t xml:space="preserve"> </w:t>
        </w:r>
      </w:ins>
      <w:del w:id="93378" w:author="קלוד" w:date="2026-10-11T13:11:34Z">
        <w:r w:rsidRPr="006F178A">
          <w:rPr>
            <w:rtl/>
          </w:rPr>
          <w:delText xml:space="preserve"> </w:delText>
        </w:r>
      </w:del>
      <w:r w:rsidRPr="006F178A">
        <w:rPr>
          <w:rtl/>
        </w:rPr>
        <w:t xml:space="preserve">- צמר ופשתים.</w:t>
      </w:r>
    </w:p>
    <w:p>
      <w:pPr>
        <w:pStyle w:val="38"/>
        <w:rPr>
          <w:ins w:id="97007" w:author="מנוע מכני" w:date="2026-10-11T12:04:39Z"/>
        </w:rPr>
      </w:pPr>
      <w:r w:rsidRPr="006F178A">
        <w:t>רבא:</w:t>
      </w:r>
    </w:p>
    <w:p w:rsidR="00E9703F" w:rsidRPr="006F178A" w:rsidRDefault="00E9703F" w:rsidP="00E9703F">
      <w:pPr>
        <w:rPr>
          <w:rtl/>
        </w:rPr>
      </w:pPr>
      <w:del w:id="97008"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שלשה על שלשה</w:t>
      </w:r>
      <w:ins w:id="93395" w:author="קלוד" w:date="2026-10-11T13:11:34Z">
        <w:r>
          <w:rPr>
            <w:rFonts w:ascii="Fb Fontext" w:hAnsi="Fb Fontext"/>
            <w:sz w:val="20"/>
            <w:rtl/>
          </w:rPr>
          <w:t xml:space="preserve"> </w:t>
        </w:r>
        <w:r>
          <w:rPr>
            <w:rStyle w:val="afffffe"/>
            <w:rFonts w:ascii="Fb Fontext" w:hAnsi="Fb Fontext"/>
            <w:sz w:val="20"/>
            <w:rtl/>
          </w:rPr>
          <w:t xml:space="preserve">טפחים</w:t>
        </w:r>
        <w:r>
          <w:rPr>
            <w:rFonts w:ascii="Fb Fontext" w:hAnsi="Fb Fontext"/>
            <w:sz w:val="20"/>
            <w:rtl/>
          </w:rPr>
          <w:t xml:space="preserve"> </w:t>
        </w:r>
      </w:ins>
      <w:del w:id="93396" w:author="קלוד" w:date="2026-10-11T13:11:34Z">
        <w:r w:rsidRPr="006F178A">
          <w:rPr>
            <w:rFonts w:ascii="Fb Fontext" w:hAnsi="Fb Fontext"/>
            <w:sz w:val="20"/>
            <w:rtl/>
          </w:rPr>
          <w:delText xml:space="preserve"> </w:delText>
        </w:r>
      </w:del>
      <w:r w:rsidRPr="006F178A">
        <w:rPr>
          <w:rFonts w:ascii="Fb Fontext" w:hAnsi="Fb Fontext"/>
          <w:sz w:val="20"/>
          <w:rtl/>
        </w:rPr>
        <w:t xml:space="preserve">בשאר </w:t>
      </w:r>
      <w:ins w:id="93393" w:author="קלוד" w:date="2026-10-11T13:11:34Z">
        <w:r>
          <w:rPr>
            <w:rFonts w:ascii="Fb Fontext" w:hAnsi="Fb Fontext"/>
            <w:sz w:val="20"/>
            <w:rtl/>
          </w:rPr>
          <w:t xml:space="preserve">בגדים</w:t>
        </w:r>
      </w:ins>
      <w:del w:id="93394" w:author="קלוד" w:date="2026-10-11T13:11:34Z">
        <w:r w:rsidRPr="006F178A">
          <w:rPr>
            <w:rFonts w:ascii="Fb Fontext" w:hAnsi="Fb Fontext"/>
            <w:sz w:val="20"/>
            <w:rtl/>
          </w:rPr>
          <w:delText xml:space="preserve">בגדים,</w:delText>
        </w:r>
      </w:del>
      <w:r w:rsidRPr="006F178A">
        <w:rPr>
          <w:rFonts w:ascii="Fb Fontext" w:hAnsi="Fb Fontext"/>
          <w:sz w:val="20"/>
          <w:rtl/>
        </w:rPr>
        <w:t xml:space="preserve"> </w:t>
      </w:r>
      <w:r w:rsidRPr="006F178A">
        <w:rPr>
          <w:rFonts w:ascii="Fb Fontext" w:hAnsi="Fb Fontext"/>
          <w:sz w:val="20"/>
          <w:rtl/>
        </w:rPr>
        <w:tab/>
      </w:r>
      <w:ins w:id="90963" w:author="מנוע מכני" w:date="2026-10-11T12:04:39Z">
        <w:r>
          <w:rPr>
            <w:rFonts w:ascii="Fb Fontext" w:hAnsi="Fb Fontext"/>
            <w:b/>
            <w:bCs/>
            <w:sz w:val="20"/>
            <w:rtl/>
          </w:rPr>
          <w:t xml:space="preserve">יש</w:t>
        </w:r>
      </w:ins>
      <w:del w:id="90964" w:author="מנוע מכני" w:date="2026-10-11T12:04:39Z">
        <w:r w:rsidRPr="006F178A">
          <w:rPr>
            <w:rFonts w:ascii="Fb Fontext" w:hAnsi="Fb Fontext"/>
            <w:b/>
            <w:bCs/>
            <w:sz w:val="20"/>
            <w:rtl/>
          </w:rPr>
          <w:delText xml:space="preserve">איכא</w:delText>
        </w:r>
      </w:del>
      <w:r w:rsidRPr="006F178A">
        <w:rPr>
          <w:rFonts w:ascii="Fb Fontext" w:hAnsi="Fb Fontext"/>
          <w:b/>
          <w:bCs/>
          <w:sz w:val="20"/>
          <w:rtl/>
        </w:rPr>
        <w:t xml:space="preserve"> </w:t>
      </w:r>
      <w:ins w:id="90089" w:author="Claude - סמנטי" w:date="2026-10-11T12:28:21Z">
        <w:ins w:id="93391" w:author="קלוד" w:date="2026-10-11T13:11:34Z">
          <w:r>
            <w:rPr>
              <w:rFonts w:ascii="Fb Fontext" w:hAnsi="Fb Fontext"/>
              <w:b/>
              <w:bCs/>
              <w:sz w:val="20"/>
              <w:rtl/>
            </w:rPr>
            <w:t xml:space="preserve">ביניהם:</w:t>
          </w:r>
        </w:ins>
        <w:del w:id="93392" w:author="קלוד" w:date="2026-10-11T13:11:34Z">
          <w:r>
            <w:rPr>
              <w:rFonts w:ascii="Fb Fontext" w:hAnsi="Fb Fontext"/>
              <w:b/>
              <w:bCs/>
              <w:sz w:val="20"/>
              <w:rtl/>
            </w:rPr>
            <w:delText xml:space="preserve">ביניהם</w:delText>
          </w:r>
          <w:r w:rsidRPr="006F178A">
            <w:rPr>
              <w:rFonts w:ascii="Fb Fontext" w:hAnsi="Fb Fontext"/>
              <w:sz w:val="20"/>
              <w:rtl/>
            </w:rPr>
            <w:delText xml:space="preserve">,</w:delText>
          </w:r>
        </w:del>
      </w:ins>
      <w:del w:id="90090" w:author="Claude - סמנטי" w:date="2026-10-11T12:28:21Z">
        <w:r w:rsidRPr="006F178A">
          <w:rPr>
            <w:rFonts w:ascii="Fb Fontext" w:hAnsi="Fb Fontext"/>
            <w:b/>
            <w:bCs/>
            <w:sz w:val="20"/>
            <w:rtl/>
          </w:rPr>
          <w:delText xml:space="preserve">בינייהו</w:delText>
        </w:r>
      </w:del>
      <w:r w:rsidRPr="006F178A">
        <w:rPr>
          <w:rFonts w:ascii="Fb Fontext" w:hAnsi="Fb Fontext"/>
          <w:sz w:val="20"/>
          <w:rtl/>
        </w:rPr>
        <w:t xml:space="preserve"> </w:t>
      </w:r>
      <w:ins w:id="93389" w:author="קלוד" w:date="2026-10-11T13:11:34Z">
        <w:r>
          <w:rPr>
            <w:rStyle w:val="2fb"/>
            <w:rFonts w:ascii="Fb Fontext" w:hAnsi="Fb Fontext"/>
            <w:sz w:val="20"/>
            <w:rtl/>
          </w:rPr>
          <w:t xml:space="preserve">לרשב"א</w:t>
        </w:r>
      </w:ins>
      <w:del w:id="93390" w:author="קלוד" w:date="2026-10-11T13:11:34Z">
        <w:r w:rsidRPr="006F178A">
          <w:rPr>
            <w:rStyle w:val="2fb"/>
            <w:rFonts w:ascii="Fb Fontext" w:hAnsi="Fb Fontext"/>
            <w:sz w:val="20"/>
            <w:rtl/>
          </w:rPr>
          <w:delText xml:space="preserve">דלרשב"א</w:delText>
        </w:r>
      </w:del>
      <w:r w:rsidRPr="006F178A">
        <w:rPr>
          <w:rFonts w:ascii="Fb Fontext" w:hAnsi="Fb Fontext"/>
          <w:sz w:val="20"/>
          <w:rtl/>
        </w:rPr>
        <w:t xml:space="preserve"> </w:t>
      </w:r>
      <w:ins w:id="93387" w:author="קלוד" w:date="2026-10-11T13:11:34Z">
        <w:r>
          <w:rPr>
            <w:rFonts w:ascii="Fb Fontext" w:hAnsi="Fb Fontext"/>
            <w:sz w:val="20"/>
            <w:rtl/>
          </w:rPr>
          <w:t xml:space="preserve">מיטמאים,</w:t>
        </w:r>
      </w:ins>
      <w:del w:id="93388" w:author="קלוד" w:date="2026-10-11T13:11:34Z">
        <w:r w:rsidRPr="006F178A">
          <w:rPr>
            <w:rFonts w:ascii="Fb Fontext" w:hAnsi="Fb Fontext"/>
            <w:sz w:val="20"/>
            <w:rtl/>
          </w:rPr>
          <w:delText xml:space="preserve">מיטמאים</w:delText>
        </w:r>
      </w:del>
      <w:r w:rsidRPr="006F178A">
        <w:rPr>
          <w:rFonts w:ascii="Fb Fontext" w:hAnsi="Fb Fontext"/>
          <w:sz w:val="20"/>
          <w:rtl/>
        </w:rPr>
        <w:t xml:space="preserve"> </w:t>
      </w:r>
      <w:r w:rsidRPr="006F178A">
        <w:rPr>
          <w:rStyle w:val="2fb"/>
          <w:rFonts w:ascii="Fb Fontext" w:hAnsi="Fb Fontext"/>
          <w:sz w:val="20"/>
          <w:rtl/>
        </w:rPr>
        <w:t xml:space="preserve">ולתדר"י</w:t>
      </w:r>
      <w:r w:rsidRPr="006F178A">
        <w:rPr>
          <w:rFonts w:ascii="Fb Fontext" w:hAnsi="Fb Fontext"/>
          <w:sz w:val="20"/>
          <w:rtl/>
        </w:rPr>
        <w:t xml:space="preserve"> </w:t>
      </w:r>
      <w:ins w:id="93385" w:author="קלוד" w:date="2026-10-11T13:11:34Z">
        <w:r>
          <w:rPr>
            <w:rFonts w:ascii="Fb Fontext" w:hAnsi="Fb Fontext"/>
            <w:sz w:val="20"/>
            <w:rtl/>
          </w:rPr>
          <w:t xml:space="preserve">אינם</w:t>
        </w:r>
      </w:ins>
      <w:del w:id="93386" w:author="קלוד" w:date="2026-10-11T13:11:34Z">
        <w:r w:rsidRPr="006F178A">
          <w:rPr>
            <w:rFonts w:ascii="Fb Fontext" w:hAnsi="Fb Fontext"/>
            <w:sz w:val="20"/>
            <w:rtl/>
          </w:rPr>
          <w:delText xml:space="preserve">לא</w:delText>
        </w:r>
      </w:del>
      <w:r w:rsidRPr="006F178A">
        <w:rPr>
          <w:rFonts w:ascii="Fb Fontext" w:hAnsi="Fb Fontext"/>
          <w:sz w:val="20"/>
          <w:rtl/>
        </w:rPr>
        <w:t xml:space="preserve"> </w:t>
      </w:r>
      <w:ins w:id="93383" w:author="קלוד" w:date="2026-10-11T13:11:34Z">
        <w:r>
          <w:rPr>
            <w:rFonts w:ascii="Fb Fontext" w:hAnsi="Fb Fontext"/>
            <w:sz w:val="20"/>
            <w:rtl/>
          </w:rPr>
          <w:t xml:space="preserve">מיטמאים.</w:t>
        </w:r>
      </w:ins>
      <w:del w:id="93384" w:author="קלוד" w:date="2026-10-11T13:11:34Z">
        <w:r w:rsidRPr="006F178A">
          <w:rPr>
            <w:rFonts w:ascii="Fb Fontext" w:hAnsi="Fb Fontext"/>
            <w:sz w:val="20"/>
            <w:rtl/>
          </w:rPr>
          <w:delText xml:space="preserve">מטמאין.</w:delText>
        </w:r>
      </w:del>
    </w:p>
    <w:p>
      <w:pPr>
        <w:pStyle w:val="38"/>
        <w:rPr>
          <w:ins w:id="9804" w:author="עריכה מהאתר" w:date="2026-10-26T17:57:28Z"/>
        </w:rPr>
      </w:pPr>
      <w:ins w:id="9805" w:author="עריכה מהאתר" w:date="2026-10-26T17:57:28Z">
        <w:r>
          <w:t xml:space="preserve">אבל לכו"ע</w:t>
        </w:r>
      </w:ins>
    </w:p>
    <w:p w:rsidR="00E9703F" w:rsidRPr="006F178A" w:rsidRDefault="00E9703F" w:rsidP="00E9703F">
      <w:pPr>
        <w:rPr>
          <w:rtl/>
        </w:rPr>
      </w:pPr>
      <w:del w:id="9801" w:author="עריכה מהאתר" w:date="2026-10-26T17:57:28Z">
        <w:r>
          <w:rPr>
            <w:rFonts w:ascii="Fb Fontext" w:hAnsi="Fb Fontext"/>
            <w:rtl/>
          </w:rPr>
          <w:delText xml:space="preserve">אבל </w:delText>
        </w:r>
      </w:del>
      <w:del w:id="9802" w:author="עריכה מהאתר" w:date="2026-10-26T17:57:28Z">
        <w:r>
          <w:rPr>
            <w:rFonts w:ascii="Fb Fontext" w:hAnsi="Fb Fontext"/>
            <w:b/>
            <w:bCs/>
            <w:rtl/>
          </w:rPr>
          <w:delText xml:space="preserve">לכו"ע</w:delText>
        </w:r>
      </w:del>
      <w:del w:id="9803" w:author="עריכה מהאתר" w:date="2026-10-26T17:57:28Z">
        <w:r>
          <w:rPr>
            <w:rFonts w:ascii="Fb Fontext" w:hAnsi="Fb Fontext"/>
            <w:rtl/>
          </w:rPr>
          <w:delText xml:space="preserve"> </w:delText>
        </w:r>
      </w:del>
      <w:r>
        <w:rPr>
          <w:rFonts w:ascii="Fb Fontext" w:hAnsi="Fb Fontext"/>
          <w:rtl/>
        </w:rPr>
        <w:t xml:space="preserve">שלוש על שלוש</w:t>
      </w:r>
      <w:ins w:id="93399" w:author="קלוד" w:date="2026-10-11T13:11:34Z">
        <w:r>
          <w:rPr>
            <w:rFonts w:ascii="Fb Fontext" w:hAnsi="Fb Fontext"/>
            <w:rtl/>
          </w:rPr>
          <w:t xml:space="preserve"> </w:t>
        </w:r>
        <w:r>
          <w:rPr>
            <w:rStyle w:val="afffffe"/>
            <w:rFonts w:ascii="Fb Fontext" w:hAnsi="Fb Fontext"/>
            <w:rtl/>
          </w:rPr>
          <w:t xml:space="preserve">אצבעות</w:t>
        </w:r>
        <w:r>
          <w:rPr>
            <w:rFonts w:ascii="Fb Fontext" w:hAnsi="Fb Fontext"/>
            <w:rtl/>
          </w:rPr>
          <w:t xml:space="preserve"> </w:t>
        </w:r>
      </w:ins>
      <w:del w:id="93400" w:author="קלוד" w:date="2026-10-11T13:11:34Z">
        <w:r w:rsidRPr="006F178A">
          <w:rPr>
            <w:rFonts w:ascii="Fb Fontext" w:hAnsi="Fb Fontext"/>
            <w:rtl/>
          </w:rPr>
          <w:delText xml:space="preserve"> </w:delText>
        </w:r>
      </w:del>
      <w:r w:rsidRPr="006F178A">
        <w:rPr>
          <w:rFonts w:ascii="Fb Fontext" w:hAnsi="Fb Fontext"/>
          <w:rtl/>
        </w:rPr>
        <w:t xml:space="preserve">בצמר ופשתים מיטמא בנגעים </w:t>
      </w:r>
      <w:ins w:id="93397" w:author="קלוד" w:date="2026-10-11T13:11:34Z">
        <w:r>
          <w:rPr>
            <w:rFonts w:ascii="Fb Fontext" w:hAnsi="Fb Fontext"/>
            <w:rtl/>
          </w:rPr>
          <w:t xml:space="preserve">-</w:t>
        </w:r>
      </w:ins>
      <w:del w:id="93398" w:author="קלוד" w:date="2026-10-11T13:11:34Z">
        <w:r w:rsidRPr="006F178A">
          <w:rPr>
            <w:rFonts w:ascii="Fb Fontext" w:hAnsi="Fb Fontext"/>
            <w:rtl/>
          </w:rPr>
          <w:delText xml:space="preserve">–</w:delText>
        </w:r>
      </w:del>
      <w:r w:rsidRPr="00C077D2">
        <w:rPr>
          <w:rStyle w:val="afffff0"/>
          <w:rtl/>
        </w:rPr>
        <w:t xml:space="preserve"> </w:t>
      </w:r>
      <w:r w:rsidRPr="00C077D2">
        <w:rPr>
          <w:rStyle w:val="afffff0"/>
          <w:rFonts w:hint="cs"/>
          <w:rtl/>
        </w:rPr>
        <w:t>'</w:t>
      </w:r>
      <w:ins w:id="90091" w:author="Claude - סמנטי" w:date="2026-10-11T12:28:21Z">
        <w:r>
          <w:rPr>
            <w:rStyle w:val="afffff0"/>
            <w:rtl/>
          </w:rPr>
          <w:t xml:space="preserve">וְהַבֶּגֶד</w:t>
        </w:r>
      </w:ins>
      <w:del w:id="90092" w:author="Claude - סמנטי" w:date="2026-10-11T12:28:21Z">
        <w:r w:rsidRPr="00C077D2">
          <w:rPr>
            <w:rStyle w:val="afffff0"/>
            <w:rtl/>
          </w:rPr>
          <w:delText xml:space="preserve">והבגד</w:delText>
        </w:r>
      </w:del>
      <w:r w:rsidRPr="00C077D2">
        <w:rPr>
          <w:rStyle w:val="afffff0"/>
          <w:rFonts w:hint="cs"/>
          <w:rtl/>
        </w:rPr>
        <w:t>'</w:t>
      </w:r>
      <w:r w:rsidRPr="00C077D2">
        <w:rPr>
          <w:rStyle w:val="afffff0"/>
          <w:rtl/>
        </w:rPr>
        <w:t xml:space="preserve"> </w:t>
      </w:r>
      <w:r w:rsidRPr="006F178A">
        <w:rPr>
          <w:rFonts w:ascii="Fb Fontext" w:hAnsi="Fb Fontext"/>
          <w:rtl/>
        </w:rPr>
        <w:t>לרבות שלש על שלש.</w:t>
      </w:r>
    </w:p>
    <w:p w:rsidR="00E9703F" w:rsidRPr="006F178A" w:rsidRDefault="00E9703F" w:rsidP="00E9703F">
      <w:pPr>
        <w:rPr>
          <w:rtl/>
        </w:rPr>
      </w:pPr>
      <w:ins w:id="90093" w:author="Claude - סמנטי" w:date="2026-10-11T12:28:21Z">
        <w:r>
          <w:rPr>
            <w:rtl/>
          </w:rPr>
          <w:t xml:space="preserve">ומרבים</w:t>
        </w:r>
      </w:ins>
      <w:del w:id="90094" w:author="Claude - סמנטי" w:date="2026-10-11T12:28:21Z">
        <w:r w:rsidRPr="006F178A">
          <w:rPr>
            <w:rtl/>
          </w:rPr>
          <w:delText xml:space="preserve">ומרבינן</w:delText>
        </w:r>
      </w:del>
      <w:r w:rsidRPr="006F178A">
        <w:rPr>
          <w:rtl/>
        </w:rPr>
        <w:t xml:space="preserve"> שלוש על שלוש </w:t>
      </w:r>
      <w:ins w:id="93403" w:author="קלוד" w:date="2026-10-11T13:11:34Z">
        <w:r>
          <w:rPr>
            <w:rtl/>
          </w:rPr>
          <w:t xml:space="preserve">אצבעות,</w:t>
        </w:r>
      </w:ins>
      <w:del w:id="93404" w:author="קלוד" w:date="2026-10-11T13:11:34Z">
        <w:r w:rsidRPr="006F178A">
          <w:rPr>
            <w:rtl/>
          </w:rPr>
          <w:delText xml:space="preserve">אצבעות</w:delText>
        </w:r>
      </w:del>
      <w:r w:rsidRPr="006F178A">
        <w:rPr>
          <w:rtl/>
        </w:rPr>
        <w:t xml:space="preserve"> </w:t>
      </w:r>
      <w:ins w:id="93401" w:author="קלוד" w:date="2026-10-11T13:11:34Z">
        <w:r>
          <w:rPr>
            <w:rtl/>
          </w:rPr>
          <w:t xml:space="preserve">שראויות</w:t>
        </w:r>
      </w:ins>
      <w:del w:id="93402" w:author="קלוד" w:date="2026-10-11T13:11:34Z">
        <w:r w:rsidRPr="006F178A">
          <w:rPr>
            <w:rtl/>
          </w:rPr>
          <w:delText xml:space="preserve">דחזו</w:delText>
        </w:r>
      </w:del>
      <w:r w:rsidRPr="006F178A">
        <w:rPr>
          <w:rtl/>
        </w:rPr>
        <w:t xml:space="preserve"> </w:t>
      </w:r>
      <w:r w:rsidRPr="006F178A">
        <w:rPr>
          <w:rFonts w:hint="cs"/>
          <w:rtl/>
        </w:rPr>
        <w:t xml:space="preserve">רק </w:t>
      </w:r>
      <w:r w:rsidRPr="006F178A">
        <w:rPr>
          <w:rtl/>
        </w:rPr>
        <w:t>לעניים</w:t>
      </w:r>
      <w:r w:rsidRPr="006F178A">
        <w:rPr>
          <w:rFonts w:hint="cs"/>
          <w:rtl/>
        </w:rPr>
        <w:t>,</w:t>
      </w:r>
    </w:p>
    <w:p w:rsidR="00E9703F" w:rsidRPr="006F178A" w:rsidRDefault="00E9703F" w:rsidP="00E9703F">
      <w:pPr>
        <w:rPr>
          <w:rtl/>
        </w:rPr>
      </w:pPr>
      <w:ins w:id="93413" w:author="קלוד" w:date="2026-10-11T13:11:34Z">
        <w:r>
          <w:rPr>
            <w:rFonts w:hint="cs"/>
            <w:rtl/>
          </w:rPr>
          <w:t xml:space="preserve">כי שלושה</w:t>
        </w:r>
      </w:ins>
      <w:del w:id="93414" w:author="קלוד" w:date="2026-10-11T13:11:34Z">
        <w:r w:rsidRPr="006F178A">
          <w:rPr>
            <w:rFonts w:hint="cs"/>
            <w:rtl/>
          </w:rPr>
          <w:delText xml:space="preserve">ד</w:delText>
        </w:r>
        <w:r w:rsidRPr="006F178A">
          <w:rPr>
            <w:rtl/>
          </w:rPr>
          <w:delText xml:space="preserve">שלושה</w:delText>
        </w:r>
      </w:del>
      <w:r w:rsidRPr="006F178A">
        <w:rPr>
          <w:rtl/>
        </w:rPr>
        <w:t xml:space="preserve"> על שלושה </w:t>
      </w:r>
      <w:ins w:id="93411" w:author="קלוד" w:date="2026-10-11T13:11:34Z">
        <w:r>
          <w:rPr>
            <w:rtl/>
          </w:rPr>
          <w:t xml:space="preserve">טפחים,</w:t>
        </w:r>
      </w:ins>
      <w:del w:id="93412" w:author="קלוד" w:date="2026-10-11T13:11:34Z">
        <w:r w:rsidRPr="006F178A">
          <w:rPr>
            <w:rtl/>
          </w:rPr>
          <w:delText xml:space="preserve">טפחים</w:delText>
        </w:r>
      </w:del>
      <w:r w:rsidRPr="006F178A">
        <w:rPr>
          <w:rtl/>
        </w:rPr>
        <w:t xml:space="preserve"> </w:t>
      </w:r>
      <w:ins w:id="93409" w:author="קלוד" w:date="2026-10-11T13:11:34Z">
        <w:r>
          <w:rPr>
            <w:rtl/>
          </w:rPr>
          <w:t xml:space="preserve">הראויים</w:t>
        </w:r>
      </w:ins>
      <w:del w:id="93410" w:author="קלוד" w:date="2026-10-11T13:11:34Z">
        <w:r w:rsidRPr="006F178A">
          <w:rPr>
            <w:rtl/>
          </w:rPr>
          <w:delText xml:space="preserve">דחזייא</w:delText>
        </w:r>
      </w:del>
      <w:r w:rsidRPr="006F178A">
        <w:rPr>
          <w:rtl/>
        </w:rPr>
        <w:t xml:space="preserve"> אף </w:t>
      </w:r>
      <w:ins w:id="93407" w:author="קלוד" w:date="2026-10-11T13:11:34Z">
        <w:r>
          <w:rPr>
            <w:rtl/>
          </w:rPr>
          <w:t xml:space="preserve">לעשירים,</w:t>
        </w:r>
      </w:ins>
      <w:del w:id="93408" w:author="קלוד" w:date="2026-10-11T13:11:34Z">
        <w:r w:rsidRPr="006F178A">
          <w:rPr>
            <w:rtl/>
          </w:rPr>
          <w:delText xml:space="preserve">לעשירים</w:delText>
        </w:r>
      </w:del>
      <w:r w:rsidRPr="006F178A">
        <w:rPr>
          <w:rtl/>
        </w:rPr>
        <w:t xml:space="preserve"> </w:t>
      </w:r>
      <w:ins w:id="93405" w:author="קלוד" w:date="2026-10-11T13:11:34Z">
        <w:r>
          <w:rPr>
            <w:rtl/>
          </w:rPr>
          <w:t xml:space="preserve">באים</w:t>
        </w:r>
      </w:ins>
      <w:del w:id="93406" w:author="קלוד" w:date="2026-10-11T13:11:34Z">
        <w:r w:rsidRPr="006F178A">
          <w:rPr>
            <w:rtl/>
          </w:rPr>
          <w:delText xml:space="preserve">אתי</w:delText>
        </w:r>
      </w:del>
      <w:r w:rsidRPr="006F178A">
        <w:rPr>
          <w:rtl/>
        </w:rPr>
        <w:t xml:space="preserve"> בק"ו</w:t>
      </w:r>
      <w:r w:rsidRPr="006F178A">
        <w:rPr>
          <w:rFonts w:hint="cs"/>
          <w:rtl/>
        </w:rPr>
        <w:t xml:space="preserve"> משתי וערב</w:t>
      </w:r>
      <w:r w:rsidRPr="006F178A">
        <w:rPr>
          <w:rtl/>
        </w:rPr>
        <w:t>.</w:t>
      </w:r>
    </w:p>
    <w:p w:rsidR="00E9703F" w:rsidRDefault="00E9703F" w:rsidP="00E9703F">
      <w:pPr>
        <w:rPr>
          <w:rtl/>
        </w:rPr>
      </w:pPr>
      <w:r w:rsidRPr="006F178A">
        <w:rPr>
          <w:rtl/>
        </w:rPr>
        <w:t xml:space="preserve">ולא </w:t>
      </w:r>
      <w:ins w:id="90097" w:author="Claude - סמנטי" w:date="2026-10-11T12:28:21Z">
        <w:r>
          <w:rPr>
            <w:rtl/>
          </w:rPr>
          <w:t xml:space="preserve">מרבים</w:t>
        </w:r>
      </w:ins>
      <w:del w:id="90098" w:author="Claude - סמנטי" w:date="2026-10-11T12:28:21Z">
        <w:r w:rsidRPr="006F178A">
          <w:rPr>
            <w:rtl/>
          </w:rPr>
          <w:delText xml:space="preserve">מרבינן</w:delText>
        </w:r>
      </w:del>
      <w:r w:rsidRPr="006F178A">
        <w:rPr>
          <w:rtl/>
        </w:rPr>
        <w:t xml:space="preserve"> </w:t>
      </w:r>
      <w:ins w:id="93425" w:author="קלוד" w:date="2026-10-11T13:11:34Z">
        <w:r>
          <w:rPr>
            <w:rtl/>
          </w:rPr>
          <w:t xml:space="preserve">שאר</w:t>
        </w:r>
      </w:ins>
      <w:del w:id="93426" w:author="קלוד" w:date="2026-10-11T13:11:34Z">
        <w:r w:rsidRPr="006F178A">
          <w:rPr>
            <w:rtl/>
          </w:rPr>
          <w:delText xml:space="preserve">לשאר</w:delText>
        </w:r>
      </w:del>
      <w:r w:rsidRPr="006F178A">
        <w:rPr>
          <w:rtl/>
        </w:rPr>
        <w:t xml:space="preserve"> </w:t>
      </w:r>
      <w:ins w:id="93423" w:author="קלוד" w:date="2026-10-11T13:11:34Z">
        <w:r>
          <w:rPr>
            <w:rtl/>
          </w:rPr>
          <w:t xml:space="preserve">בגדים,</w:t>
        </w:r>
      </w:ins>
      <w:del w:id="93424" w:author="קלוד" w:date="2026-10-11T13:11:34Z">
        <w:r w:rsidRPr="006F178A">
          <w:rPr>
            <w:rtl/>
          </w:rPr>
          <w:delText xml:space="preserve">בגדים</w:delText>
        </w:r>
      </w:del>
      <w:r w:rsidRPr="006F178A">
        <w:rPr>
          <w:rtl/>
        </w:rPr>
        <w:t xml:space="preserve"> </w:t>
      </w:r>
      <w:ins w:id="93421" w:author="קלוד" w:date="2026-10-11T13:11:34Z">
        <w:r>
          <w:rPr>
            <w:rStyle w:val="afffff0"/>
            <w:rtl/>
          </w:rPr>
          <w:t xml:space="preserve">ש'צֶמֶר</w:t>
        </w:r>
      </w:ins>
      <w:del w:id="93422" w:author="קלוד" w:date="2026-10-11T13:11:34Z">
        <w:r w:rsidRPr="00306272">
          <w:rPr>
            <w:rStyle w:val="afffff0"/>
            <w:rtl/>
          </w:rPr>
          <w:delText xml:space="preserve">ד</w:delText>
        </w:r>
        <w:r w:rsidRPr="00306272">
          <w:rPr>
            <w:rStyle w:val="afffff0"/>
            <w:rFonts w:hint="cs"/>
            <w:rtl/>
          </w:rPr>
          <w:delText xml:space="preserve">'</w:delText>
        </w:r>
        <w:r>
          <w:rPr>
            <w:rStyle w:val="afffff0"/>
            <w:rtl/>
          </w:rPr>
          <w:delText xml:space="preserve">צֶמֶר</w:delText>
        </w:r>
      </w:del>
      <w:ins w:id="90095" w:author="Claude - סמנטי" w:date="2026-10-11T12:28:21Z">
        <w:r>
          <w:rPr>
            <w:rStyle w:val="afffff0"/>
            <w:rtl/>
          </w:rPr>
          <w:t xml:space="preserve"> וּפִשְׁתִּים</w:t>
        </w:r>
      </w:ins>
      <w:del w:id="90096" w:author="Claude - סמנטי" w:date="2026-10-11T12:28:21Z">
        <w:r w:rsidRPr="00306272">
          <w:rPr>
            <w:rStyle w:val="afffff0"/>
            <w:rtl/>
          </w:rPr>
          <w:delText xml:space="preserve">צמר ופשתים</w:delText>
        </w:r>
      </w:del>
      <w:r w:rsidRPr="00306272">
        <w:rPr>
          <w:rStyle w:val="afffff0"/>
          <w:rFonts w:hint="cs"/>
          <w:rtl/>
        </w:rPr>
        <w:t>'</w:t>
      </w:r>
      <w:r w:rsidRPr="00306272">
        <w:rPr>
          <w:rStyle w:val="afffff0"/>
          <w:rtl/>
        </w:rPr>
        <w:t xml:space="preserve"> </w:t>
      </w:r>
      <w:ins w:id="93419" w:author="קלוד" w:date="2026-10-11T13:11:34Z">
        <w:r>
          <w:rPr>
            <w:rtl/>
          </w:rPr>
          <w:t xml:space="preserve">-</w:t>
        </w:r>
      </w:ins>
      <w:del w:id="93420" w:author="קלוד" w:date="2026-10-11T13:11:34Z">
        <w:r w:rsidRPr="006F178A">
          <w:rPr>
            <w:rtl/>
          </w:rPr>
          <w:delText xml:space="preserve">אין</w:delText>
        </w:r>
      </w:del>
      <w:r w:rsidRPr="006F178A">
        <w:rPr>
          <w:rtl/>
        </w:rPr>
        <w:t xml:space="preserve"> </w:t>
      </w:r>
      <w:ins w:id="92409" w:author="מנוע מכני" w:date="2026-10-11T12:04:39Z">
        <w:ins w:id="93417" w:author="קלוד" w:date="2026-10-11T13:11:34Z">
          <w:r>
            <w:rPr>
              <w:rtl/>
            </w:rPr>
            <w:t xml:space="preserve">כן,</w:t>
          </w:r>
        </w:ins>
        <w:del w:id="93418" w:author="קלוד" w:date="2026-10-11T13:11:34Z">
          <w:r>
            <w:rPr>
              <w:rtl/>
            </w:rPr>
            <w:delText xml:space="preserve">כלום</w:delText>
          </w:r>
        </w:del>
      </w:ins>
      <w:del w:id="92410" w:author="מנוע מכני" w:date="2026-10-11T12:04:39Z">
        <w:r w:rsidRPr="006F178A">
          <w:rPr>
            <w:rtl/>
          </w:rPr>
          <w:delText xml:space="preserve">מידי</w:delText>
        </w:r>
      </w:del>
      <w:r w:rsidRPr="006F178A">
        <w:rPr>
          <w:rtl/>
        </w:rPr>
        <w:t xml:space="preserve"> </w:t>
      </w:r>
      <w:ins w:id="93415" w:author="קלוד" w:date="2026-10-11T13:11:34Z">
        <w:r>
          <w:rPr>
            <w:rtl/>
          </w:rPr>
          <w:t xml:space="preserve">דבר אחר -</w:t>
        </w:r>
      </w:ins>
      <w:del w:id="93416" w:author="קלוד" w:date="2026-10-11T13:11:34Z">
        <w:r w:rsidRPr="006F178A">
          <w:rPr>
            <w:rtl/>
          </w:rPr>
          <w:delText xml:space="preserve">אחרינא</w:delText>
        </w:r>
      </w:del>
      <w:r w:rsidRPr="006F178A">
        <w:rPr>
          <w:rtl/>
        </w:rPr>
        <w:t xml:space="preserve"> </w:t>
      </w:r>
      <w:r w:rsidRPr="006F178A">
        <w:rPr>
          <w:rtl/>
        </w:rPr>
        <w:t xml:space="preserve">לא</w:t>
      </w:r>
      <w:r w:rsidRPr="006F178A">
        <w:rPr>
          <w:rFonts w:hint="cs"/>
          <w:rtl/>
        </w:rPr>
        <w:t>,</w:t>
      </w:r>
    </w:p>
    <w:p w:rsidR="00E9703F" w:rsidRPr="006F178A" w:rsidRDefault="00E9703F" w:rsidP="00E9703F">
      <w:pPr>
        <w:rPr>
          <w:rtl/>
        </w:rPr>
      </w:pPr>
      <w:ins w:id="90099" w:author="Claude - סמנטי" w:date="2026-10-11T12:28:21Z">
        <w:r>
          <w:rPr>
            <w:b/>
            <w:bCs/>
            <w:rtl/>
          </w:rPr>
          <w:t xml:space="preserve">וממעטים</w:t>
        </w:r>
      </w:ins>
      <w:del w:id="90100" w:author="Claude - סמנטי" w:date="2026-10-11T12:28:21Z">
        <w:r w:rsidRPr="006F178A">
          <w:rPr>
            <w:b/>
            <w:bCs/>
            <w:rtl/>
          </w:rPr>
          <w:delText xml:space="preserve">וממעטינן</w:delText>
        </w:r>
      </w:del>
      <w:r w:rsidRPr="006F178A">
        <w:rPr>
          <w:rtl/>
        </w:rPr>
        <w:t xml:space="preserve"> אף ג"ט </w:t>
      </w:r>
      <w:r w:rsidRPr="006F178A">
        <w:rPr>
          <w:rFonts w:hint="cs"/>
          <w:rtl/>
        </w:rPr>
        <w:t xml:space="preserve">על ג"ט </w:t>
      </w:r>
      <w:ins w:id="92411" w:author="מנוע מכני" w:date="2026-10-11T12:04:39Z">
        <w:ins w:id="93429" w:author="קלוד" w:date="2026-10-11T13:11:34Z">
          <w:r>
            <w:rPr>
              <w:rStyle w:val="afffffe"/>
              <w:rtl/>
            </w:rPr>
            <w:t xml:space="preserve">בשאר בגדים</w:t>
          </w:r>
          <w:r>
            <w:rPr>
              <w:rtl/>
            </w:rPr>
            <w:t xml:space="preserve">, ששני</w:t>
          </w:r>
        </w:ins>
        <w:del w:id="93430" w:author="קלוד" w:date="2026-10-11T13:11:34Z">
          <w:r>
            <w:rPr>
              <w:rtl/>
            </w:rPr>
            <w:delText xml:space="preserve">דשני</w:delText>
          </w:r>
        </w:del>
      </w:ins>
      <w:del w:id="92412" w:author="מנוע מכני" w:date="2026-10-11T12:04:39Z">
        <w:r w:rsidRPr="006F178A">
          <w:rPr>
            <w:rtl/>
          </w:rPr>
          <w:delText xml:space="preserve">דתרי</w:delText>
        </w:r>
      </w:del>
      <w:r w:rsidRPr="00C077D2">
        <w:rPr>
          <w:rStyle w:val="afffff0"/>
          <w:rtl/>
        </w:rPr>
        <w:t xml:space="preserve"> </w:t>
      </w:r>
      <w:r w:rsidRPr="00C077D2">
        <w:rPr>
          <w:rStyle w:val="afffff0"/>
          <w:rFonts w:hint="cs"/>
          <w:rtl/>
        </w:rPr>
        <w:t>'</w:t>
      </w:r>
      <w:r w:rsidRPr="00C077D2">
        <w:rPr>
          <w:rStyle w:val="afffff0"/>
          <w:rtl/>
        </w:rPr>
        <w:t>צמר</w:t>
      </w:r>
      <w:r w:rsidRPr="00C077D2">
        <w:rPr>
          <w:rStyle w:val="afffff0"/>
          <w:rFonts w:hint="cs"/>
          <w:rtl/>
        </w:rPr>
        <w:t>..</w:t>
      </w:r>
      <w:r w:rsidRPr="00C077D2">
        <w:rPr>
          <w:rStyle w:val="afffff0"/>
          <w:rtl/>
        </w:rPr>
        <w:t xml:space="preserve"> פשתים</w:t>
      </w:r>
      <w:r w:rsidRPr="00C077D2">
        <w:rPr>
          <w:rStyle w:val="afffff0"/>
          <w:rFonts w:hint="cs"/>
          <w:rtl/>
        </w:rPr>
        <w:t xml:space="preserve">' </w:t>
      </w:r>
      <w:ins w:id="93427" w:author="קלוד" w:date="2026-10-11T13:11:34Z">
        <w:r>
          <w:rPr>
            <w:rFonts w:hint="cs"/>
            <w:rtl/>
          </w:rPr>
          <w:t xml:space="preserve">כתובים.</w:t>
        </w:r>
      </w:ins>
      <w:del w:id="93428" w:author="קלוד" w:date="2026-10-11T13:11:34Z">
        <w:r w:rsidRPr="006F178A">
          <w:rPr>
            <w:rFonts w:hint="cs"/>
            <w:rtl/>
          </w:rPr>
          <w:delText xml:space="preserve">כתיבי</w:delText>
        </w:r>
        <w:r w:rsidRPr="006F178A">
          <w:rPr>
            <w:rtl/>
          </w:rPr>
          <w:delText xml:space="preserve">.</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כז.</w:t>
      </w:r>
    </w:p>
    <w:p w:rsidR="00E9703F" w:rsidRDefault="00E9703F" w:rsidP="00E9703F">
      <w:pPr>
        <w:rPr>
          <w:rFonts w:ascii="Fb Fontext" w:hAnsi="Fb Fontext"/>
          <w:rtl/>
        </w:rPr>
      </w:pPr>
      <w:r w:rsidRPr="0092079A">
        <w:rPr>
          <w:rStyle w:val="2fb"/>
          <w:rFonts w:ascii="Fb Fontext" w:hAnsi="Fb Fontext"/>
          <w:b/>
          <w:bCs/>
          <w:rtl/>
        </w:rPr>
        <w:t>ולרבא</w:t>
      </w:r>
      <w:r w:rsidRPr="006F178A">
        <w:rPr>
          <w:rFonts w:ascii="Fb Fontext" w:hAnsi="Fb Fontext"/>
          <w:rtl/>
        </w:rPr>
        <w:t xml:space="preserve">, </w:t>
      </w:r>
      <w:ins w:id="95109" w:author="מנוע מכני" w:date="2026-10-11T12:04:39Z">
        <w:r>
          <w:rPr>
            <w:rFonts w:ascii="Fb Fontext" w:hAnsi="Fb Fontext"/>
            <w:rtl/>
          </w:rPr>
          <w:t xml:space="preserve">דסבר</w:t>
        </w:r>
      </w:ins>
      <w:del w:id="95110" w:author="מנוע מכני" w:date="2026-10-11T12:04:39Z">
        <w:r w:rsidRPr="006F178A">
          <w:rPr>
            <w:rFonts w:ascii="Fb Fontext" w:hAnsi="Fb Fontext"/>
            <w:rtl/>
          </w:rPr>
          <w:delText xml:space="preserve">דס"ל</w:delText>
        </w:r>
      </w:del>
      <w:r w:rsidRPr="006F178A">
        <w:rPr>
          <w:rFonts w:ascii="Fb Fontext" w:hAnsi="Fb Fontext"/>
          <w:rtl/>
        </w:rPr>
        <w:t xml:space="preserve"> ג"ט אג"ט בשאר בגדים </w:t>
      </w:r>
      <w:r w:rsidRPr="006F178A">
        <w:rPr>
          <w:rStyle w:val="2fb"/>
          <w:rFonts w:ascii="Fb Fontext" w:hAnsi="Fb Fontext"/>
          <w:rtl/>
        </w:rPr>
        <w:t xml:space="preserve">דלרשב"א</w:t>
      </w:r>
      <w:r w:rsidRPr="006F178A">
        <w:rPr>
          <w:rFonts w:ascii="Fb Fontext" w:hAnsi="Fb Fontext"/>
          <w:rtl/>
        </w:rPr>
        <w:t xml:space="preserve"> </w:t>
      </w:r>
      <w:ins w:id="92415" w:author="מנוע מכני" w:date="2026-10-11T12:04:39Z">
        <w:r>
          <w:rPr>
            <w:rFonts w:ascii="Fb Fontext" w:hAnsi="Fb Fontext"/>
            <w:rtl/>
          </w:rPr>
          <w:t xml:space="preserve">יש</w:t>
        </w:r>
      </w:ins>
      <w:del w:id="92416" w:author="מנוע מכני" w:date="2026-10-11T12:04:39Z">
        <w:r w:rsidRPr="006F178A">
          <w:rPr>
            <w:rFonts w:ascii="Fb Fontext" w:hAnsi="Fb Fontext"/>
            <w:rtl/>
          </w:rPr>
          <w:delText xml:space="preserve">אית</w:delText>
        </w:r>
      </w:del>
      <w:r w:rsidRPr="006F178A">
        <w:rPr>
          <w:rFonts w:ascii="Fb Fontext" w:hAnsi="Fb Fontext"/>
          <w:rtl/>
        </w:rPr>
        <w:t xml:space="preserve"> </w:t>
      </w:r>
      <w:ins w:id="92413" w:author="מנוע מכני" w:date="2026-10-11T12:04:39Z">
        <w:r>
          <w:rPr>
            <w:rFonts w:ascii="Fb Fontext" w:hAnsi="Fb Fontext"/>
            <w:rtl/>
          </w:rPr>
          <w:t xml:space="preserve">לו</w:t>
        </w:r>
      </w:ins>
      <w:del w:id="92414" w:author="מנוע מכני" w:date="2026-10-11T12:04:39Z">
        <w:r w:rsidRPr="006F178A">
          <w:rPr>
            <w:rFonts w:ascii="Fb Fontext" w:hAnsi="Fb Fontext"/>
            <w:rtl/>
          </w:rPr>
          <w:delText xml:space="preserve">ליה</w:delText>
        </w:r>
      </w:del>
      <w:r w:rsidRPr="006F178A">
        <w:rPr>
          <w:rFonts w:ascii="Fb Fontext" w:hAnsi="Fb Fontext" w:hint="cs"/>
          <w:rtl/>
        </w:rPr>
        <w:t xml:space="preserve"> [בשרצים]</w:t>
      </w:r>
      <w:r w:rsidRPr="006F178A">
        <w:rPr>
          <w:rFonts w:ascii="Fb Fontext" w:hAnsi="Fb Fontext"/>
          <w:rtl/>
        </w:rPr>
        <w:t>,</w:t>
      </w:r>
    </w:p>
    <w:p w:rsidR="00E9703F" w:rsidRPr="006F178A" w:rsidRDefault="00E9703F" w:rsidP="00E9703F">
      <w:pPr>
        <w:pStyle w:val="affffb"/>
        <w:rPr>
          <w:rtl/>
        </w:rPr>
      </w:pPr>
      <w:r>
        <w:rPr>
          <w:rtl/>
        </w:rPr>
        <w:t xml:space="preserve">- </w:t>
      </w:r>
      <w:ins w:id="93431" w:author="קלוד" w:date="2026-10-11T13:11:34Z">
        <w:r>
          <w:rPr>
            <w:rtl/>
          </w:rPr>
          <w:t xml:space="preserve">נלמד</w:t>
        </w:r>
      </w:ins>
      <w:del w:id="93432" w:author="קלוד" w:date="2026-10-11T13:11:34Z">
        <w:r w:rsidRPr="006F178A">
          <w:rPr>
            <w:rtl/>
          </w:rPr>
          <w:delText xml:space="preserve">נפיק</w:delText>
        </w:r>
      </w:del>
      <w:r w:rsidRPr="006F178A">
        <w:rPr>
          <w:rtl/>
        </w:rPr>
        <w:t xml:space="preserve"> </w:t>
      </w:r>
      <w:ins w:id="92417" w:author="מנוע מכני" w:date="2026-10-11T12:04:39Z">
        <w:r>
          <w:rPr>
            <w:rtl/>
          </w:rPr>
          <w:t xml:space="preserve">לו</w:t>
        </w:r>
      </w:ins>
      <w:del w:id="92418" w:author="מנוע מכני" w:date="2026-10-11T12:04:39Z">
        <w:r w:rsidRPr="006F178A">
          <w:rPr>
            <w:rtl/>
          </w:rPr>
          <w:delText xml:space="preserve">ליה</w:delText>
        </w:r>
      </w:del>
      <w:r w:rsidRPr="006F178A">
        <w:rPr>
          <w:rtl/>
        </w:rPr>
        <w:t xml:space="preserve"> </w:t>
      </w:r>
      <w:r w:rsidRPr="0046139D">
        <w:rPr>
          <w:rStyle w:val="afffff0"/>
          <w:rtl/>
        </w:rPr>
        <w:t>מ</w:t>
      </w:r>
      <w:r w:rsidRPr="0046139D">
        <w:rPr>
          <w:rStyle w:val="afffff0"/>
          <w:rFonts w:hint="cs"/>
          <w:rtl/>
        </w:rPr>
        <w:t>'</w:t>
      </w:r>
      <w:r w:rsidRPr="0046139D">
        <w:rPr>
          <w:rStyle w:val="afffff0"/>
          <w:rtl/>
        </w:rPr>
        <w:t>או בגד</w:t>
      </w:r>
      <w:r w:rsidRPr="0046139D">
        <w:rPr>
          <w:rStyle w:val="afffff0"/>
          <w:rFonts w:hint="cs"/>
          <w:rtl/>
        </w:rPr>
        <w:t>'</w:t>
      </w:r>
      <w:r w:rsidRPr="0046139D">
        <w:rPr>
          <w:rStyle w:val="afffff0"/>
          <w:rtl/>
        </w:rPr>
        <w:t>.</w:t>
      </w:r>
    </w:p>
    <w:p>
      <w:pPr>
        <w:pStyle w:val="38"/>
        <w:rPr>
          <w:ins w:id="9802" w:author="עריכה מהאתר" w:date="2026-10-26T17:57:35Z"/>
        </w:rPr>
      </w:pPr>
      <w:ins w:id="9803" w:author="עריכה מהאתר" w:date="2026-10-26T17:57:35Z">
        <w:r>
          <w:t xml:space="preserve">-</w:t>
        </w:r>
      </w:ins>
    </w:p>
    <w:p w:rsidR="00E9703F" w:rsidRPr="00097464" w:rsidRDefault="00E9703F" w:rsidP="00E9703F">
      <w:pPr>
        <w:pStyle w:val="affffb"/>
        <w:rPr>
          <w:spacing w:val="-8"/>
          <w:rtl/>
        </w:rPr>
      </w:pPr>
      <w:del w:id="9801" w:author="עריכה מהאתר" w:date="2026-10-26T17:57:35Z">
        <w:r>
          <w:rPr>
            <w:spacing w:val="-8"/>
            <w:rtl/>
          </w:rPr>
          <w:delText xml:space="preserve">- </w:delText>
        </w:r>
      </w:del>
      <w:r>
        <w:rPr>
          <w:rFonts w:hint="cs"/>
          <w:spacing w:val="-8"/>
          <w:rtl/>
          <w:rPrChange w:id="9024" w:author="עריכה מהאתר" w:date="2026-10-26T17:57:31Z">
            <w:rPr>
              <w:rStyle w:val="afffffe"/>
              <w:rFonts w:hint="cs"/>
              <w:spacing w:val="-8"/>
              <w:rtl/>
            </w:rPr>
          </w:rPrChange>
        </w:rPr>
        <w:t xml:space="preserve">[ושלש על שלש בצו"פ </w:t>
      </w:r>
      <w:ins w:id="93453" w:author="קלוד" w:date="2026-10-11T13:11:34Z">
        <w:r>
          <w:rPr>
            <w:rFonts w:hint="cs"/>
            <w:spacing w:val="-8"/>
            <w:rtl/>
            <w:rPrChange w:id="9025" w:author="עריכה מהאתר" w:date="2026-10-26T17:57:31Z">
              <w:rPr>
                <w:rStyle w:val="afffffe"/>
                <w:rFonts w:hint="cs"/>
                <w:spacing w:val="-8"/>
                <w:rtl/>
              </w:rPr>
            </w:rPrChange>
          </w:rPr>
          <w:t xml:space="preserve">לומד</w:t>
        </w:r>
      </w:ins>
      <w:del w:id="93454" w:author="קלוד" w:date="2026-10-11T13:11:34Z">
        <w:r w:rsidRPr="00097464">
          <w:rPr>
            <w:rFonts w:hint="cs"/>
            <w:spacing w:val="-8"/>
            <w:rtl/>
          </w:rPr>
          <w:delText xml:space="preserve">יליף</w:delText>
        </w:r>
      </w:del>
      <w:r>
        <w:rPr>
          <w:rFonts w:hint="cs"/>
          <w:spacing w:val="-8"/>
          <w:rtl/>
          <w:rPrChange w:id="9026" w:author="עריכה מהאתר" w:date="2026-10-26T17:57:31Z">
            <w:rPr>
              <w:rStyle w:val="afffffe"/>
              <w:rFonts w:hint="cs"/>
              <w:spacing w:val="-8"/>
              <w:rtl/>
            </w:rPr>
          </w:rPrChange>
        </w:rPr>
        <w:t xml:space="preserve"> </w:t>
      </w:r>
      <w:ins w:id="93451" w:author="קלוד" w:date="2026-10-11T13:11:34Z">
        <w:r>
          <w:rPr>
            <w:rFonts w:hint="cs"/>
            <w:spacing w:val="-8"/>
            <w:rtl/>
            <w:rPrChange w:id="9027" w:author="עריכה מהאתר" w:date="2026-10-26T17:57:31Z">
              <w:rPr>
                <w:rStyle w:val="afffffe"/>
                <w:rFonts w:hint="cs"/>
                <w:spacing w:val="-8"/>
                <w:rtl/>
              </w:rPr>
            </w:rPrChange>
          </w:rPr>
          <w:t xml:space="preserve">מנגעים,</w:t>
        </w:r>
      </w:ins>
      <w:del w:id="93452" w:author="קלוד" w:date="2026-10-11T13:11:34Z">
        <w:r w:rsidRPr="00097464">
          <w:rPr>
            <w:rFonts w:hint="cs"/>
            <w:spacing w:val="-8"/>
            <w:rtl/>
          </w:rPr>
          <w:delText xml:space="preserve">מנגעים</w:delText>
        </w:r>
      </w:del>
      <w:r>
        <w:rPr>
          <w:rFonts w:hint="cs"/>
          <w:spacing w:val="-8"/>
          <w:rtl/>
          <w:rPrChange w:id="9028" w:author="עריכה מהאתר" w:date="2026-10-26T17:57:31Z">
            <w:rPr>
              <w:rStyle w:val="afffffe"/>
              <w:rFonts w:hint="cs"/>
              <w:spacing w:val="-8"/>
              <w:rtl/>
            </w:rPr>
          </w:rPrChange>
        </w:rPr>
        <w:t xml:space="preserve"> </w:t>
      </w:r>
      <w:ins w:id="93449" w:author="קלוד" w:date="2026-10-11T13:11:34Z">
        <w:r>
          <w:rPr>
            <w:rFonts w:hint="cs"/>
            <w:spacing w:val="-8"/>
            <w:rtl/>
            <w:rPrChange w:id="9029" w:author="עריכה מהאתר" w:date="2026-10-26T17:57:31Z">
              <w:rPr>
                <w:rStyle w:val="afffffe"/>
                <w:rFonts w:hint="cs"/>
                <w:spacing w:val="-8"/>
                <w:rtl/>
              </w:rPr>
            </w:rPrChange>
          </w:rPr>
          <w:t xml:space="preserve">שע"כ</w:t>
        </w:r>
      </w:ins>
      <w:del w:id="93450" w:author="קלוד" w:date="2026-10-11T13:11:34Z">
        <w:r w:rsidRPr="00097464">
          <w:rPr>
            <w:rFonts w:hint="cs"/>
            <w:spacing w:val="-8"/>
            <w:rtl/>
          </w:rPr>
          <w:delText xml:space="preserve">דע"כ</w:delText>
        </w:r>
      </w:del>
      <w:r>
        <w:rPr>
          <w:rFonts w:hint="cs"/>
          <w:spacing w:val="-8"/>
          <w:rtl/>
          <w:rPrChange w:id="9030" w:author="עריכה מהאתר" w:date="2026-10-26T17:57:31Z">
            <w:rPr>
              <w:rStyle w:val="afffffe"/>
              <w:rFonts w:hint="cs"/>
              <w:spacing w:val="-8"/>
              <w:rtl/>
            </w:rPr>
          </w:rPrChange>
        </w:rPr>
        <w:t xml:space="preserve"> </w:t>
      </w:r>
      <w:ins w:id="93447" w:author="קלוד" w:date="2026-10-11T13:11:34Z">
        <w:r>
          <w:rPr>
            <w:rFonts w:hint="cs"/>
            <w:spacing w:val="-8"/>
            <w:rtl/>
            <w:rPrChange w:id="9031" w:author="עריכה מהאתר" w:date="2026-10-26T17:57:31Z">
              <w:rPr>
                <w:rStyle w:val="afffffe"/>
                <w:rFonts w:hint="cs"/>
                <w:spacing w:val="-8"/>
                <w:rtl/>
              </w:rPr>
            </w:rPrChange>
          </w:rPr>
          <w:t xml:space="preserve">אינם</w:t>
        </w:r>
      </w:ins>
      <w:del w:id="93448" w:author="קלוד" w:date="2026-10-11T13:11:34Z">
        <w:r w:rsidRPr="00097464">
          <w:rPr>
            <w:rFonts w:hint="cs"/>
            <w:spacing w:val="-8"/>
            <w:rtl/>
          </w:rPr>
          <w:delText xml:space="preserve">לא</w:delText>
        </w:r>
      </w:del>
      <w:r>
        <w:rPr>
          <w:rFonts w:hint="cs"/>
          <w:spacing w:val="-8"/>
          <w:rtl/>
          <w:rPrChange w:id="9032" w:author="עריכה מהאתר" w:date="2026-10-26T17:57:31Z">
            <w:rPr>
              <w:rStyle w:val="afffffe"/>
              <w:rFonts w:hint="cs"/>
              <w:spacing w:val="-8"/>
              <w:rtl/>
            </w:rPr>
          </w:rPrChange>
        </w:rPr>
        <w:t xml:space="preserve"> </w:t>
      </w:r>
      <w:ins w:id="93445" w:author="קלוד" w:date="2026-10-11T13:11:34Z">
        <w:r>
          <w:rPr>
            <w:rFonts w:hint="cs"/>
            <w:spacing w:val="-8"/>
            <w:rtl/>
            <w:rPrChange w:id="9033" w:author="עריכה מהאתר" w:date="2026-10-26T17:57:31Z">
              <w:rPr>
                <w:rStyle w:val="afffffe"/>
                <w:rFonts w:hint="cs"/>
                <w:spacing w:val="-8"/>
                <w:rtl/>
              </w:rPr>
            </w:rPrChange>
          </w:rPr>
          <w:t xml:space="preserve">חמורים</w:t>
        </w:r>
      </w:ins>
      <w:del w:id="93446" w:author="קלוד" w:date="2026-10-11T13:11:34Z">
        <w:r w:rsidRPr="00097464">
          <w:rPr>
            <w:rFonts w:hint="cs"/>
            <w:spacing w:val="-8"/>
            <w:rtl/>
          </w:rPr>
          <w:delText xml:space="preserve">חמירי</w:delText>
        </w:r>
      </w:del>
      <w:r>
        <w:rPr>
          <w:rFonts w:hint="cs"/>
          <w:spacing w:val="-8"/>
          <w:rtl/>
          <w:rPrChange w:id="9034" w:author="עריכה מהאתר" w:date="2026-10-26T17:57:31Z">
            <w:rPr>
              <w:rStyle w:val="afffffe"/>
              <w:rFonts w:hint="cs"/>
              <w:spacing w:val="-8"/>
              <w:rtl/>
            </w:rPr>
          </w:rPrChange>
        </w:rPr>
        <w:t xml:space="preserve"> </w:t>
      </w:r>
      <w:ins w:id="93443" w:author="קלוד" w:date="2026-10-11T13:11:34Z">
        <w:r>
          <w:rPr>
            <w:rFonts w:hint="cs"/>
            <w:spacing w:val="-8"/>
            <w:rtl/>
            <w:rPrChange w:id="9035" w:author="עריכה מהאתר" w:date="2026-10-26T17:57:31Z">
              <w:rPr>
                <w:rStyle w:val="afffffe"/>
                <w:rFonts w:hint="cs"/>
                <w:spacing w:val="-8"/>
                <w:rtl/>
              </w:rPr>
            </w:rPrChange>
          </w:rPr>
          <w:t xml:space="preserve">משרצים,</w:t>
        </w:r>
      </w:ins>
      <w:del w:id="93444" w:author="קלוד" w:date="2026-10-11T13:11:34Z">
        <w:r w:rsidRPr="00097464">
          <w:rPr>
            <w:rFonts w:hint="cs"/>
            <w:spacing w:val="-8"/>
            <w:rtl/>
          </w:rPr>
          <w:delText xml:space="preserve">משרצים</w:delText>
        </w:r>
      </w:del>
      <w:r>
        <w:rPr>
          <w:rFonts w:hint="cs"/>
          <w:spacing w:val="-8"/>
          <w:rtl/>
          <w:rPrChange w:id="9036" w:author="עריכה מהאתר" w:date="2026-10-26T17:57:31Z">
            <w:rPr>
              <w:rStyle w:val="afffffe"/>
              <w:rFonts w:hint="cs"/>
              <w:spacing w:val="-8"/>
              <w:rtl/>
            </w:rPr>
          </w:rPrChange>
        </w:rPr>
        <w:t xml:space="preserve"> </w:t>
      </w:r>
      <w:ins w:id="93441" w:author="קלוד" w:date="2026-10-11T13:11:34Z">
        <w:r>
          <w:rPr>
            <w:rFonts w:hint="cs"/>
            <w:spacing w:val="-8"/>
            <w:rtl/>
            <w:rPrChange w:id="9037" w:author="עריכה מהאתר" w:date="2026-10-26T17:57:31Z">
              <w:rPr>
                <w:rStyle w:val="afffffe"/>
                <w:rFonts w:hint="cs"/>
                <w:spacing w:val="-8"/>
                <w:rtl/>
              </w:rPr>
            </w:rPrChange>
          </w:rPr>
          <w:t xml:space="preserve">שא"כ</w:t>
        </w:r>
      </w:ins>
      <w:del w:id="93442" w:author="קלוד" w:date="2026-10-11T13:11:34Z">
        <w:r w:rsidRPr="00097464">
          <w:rPr>
            <w:rFonts w:hint="cs"/>
            <w:spacing w:val="-8"/>
            <w:rtl/>
          </w:rPr>
          <w:delText xml:space="preserve">דא"כ</w:delText>
        </w:r>
      </w:del>
      <w:r>
        <w:rPr>
          <w:rFonts w:hint="cs"/>
          <w:spacing w:val="-8"/>
          <w:rtl/>
          <w:rPrChange w:id="9038" w:author="עריכה מהאתר" w:date="2026-10-26T17:57:31Z">
            <w:rPr>
              <w:rStyle w:val="afffffe"/>
              <w:rFonts w:hint="cs"/>
              <w:spacing w:val="-8"/>
              <w:rtl/>
            </w:rPr>
          </w:rPrChange>
        </w:rPr>
        <w:t xml:space="preserve"> </w:t>
      </w:r>
      <w:ins w:id="93439" w:author="קלוד" w:date="2026-10-11T13:11:34Z">
        <w:r>
          <w:rPr>
            <w:rFonts w:hint="cs"/>
            <w:spacing w:val="-8"/>
            <w:rtl/>
            <w:rPrChange w:id="9039" w:author="עריכה מהאתר" w:date="2026-10-26T17:57:31Z">
              <w:rPr>
                <w:rStyle w:val="afffffe"/>
                <w:rFonts w:hint="cs"/>
                <w:spacing w:val="-8"/>
                <w:rtl/>
              </w:rPr>
            </w:rPrChange>
          </w:rPr>
          <w:t xml:space="preserve">יכתוב</w:t>
        </w:r>
      </w:ins>
      <w:del w:id="93440" w:author="קלוד" w:date="2026-10-11T13:11:34Z">
        <w:r w:rsidRPr="00097464">
          <w:rPr>
            <w:rFonts w:hint="cs"/>
            <w:spacing w:val="-8"/>
            <w:rtl/>
          </w:rPr>
          <w:delText xml:space="preserve">לכתוב</w:delText>
        </w:r>
      </w:del>
      <w:r>
        <w:rPr>
          <w:rFonts w:hint="cs"/>
          <w:spacing w:val="-8"/>
          <w:rtl/>
          <w:rPrChange w:id="9040" w:author="עריכה מהאתר" w:date="2026-10-26T17:57:31Z">
            <w:rPr>
              <w:rStyle w:val="afffffe"/>
              <w:rFonts w:hint="cs"/>
              <w:spacing w:val="-8"/>
              <w:rtl/>
            </w:rPr>
          </w:rPrChange>
        </w:rPr>
        <w:t xml:space="preserve"> </w:t>
      </w:r>
      <w:ins w:id="93437" w:author="קלוד" w:date="2026-10-11T13:11:34Z">
        <w:r>
          <w:rPr>
            <w:rFonts w:hint="cs"/>
            <w:spacing w:val="-8"/>
            <w:rtl/>
            <w:rPrChange w:id="9041" w:author="עריכה מהאתר" w:date="2026-10-26T17:57:31Z">
              <w:rPr>
                <w:rStyle w:val="afffffe"/>
                <w:rFonts w:hint="cs"/>
                <w:spacing w:val="-8"/>
                <w:rtl/>
              </w:rPr>
            </w:rPrChange>
          </w:rPr>
          <w:t xml:space="preserve">הכתוב</w:t>
        </w:r>
      </w:ins>
      <w:del w:id="93438" w:author="קלוד" w:date="2026-10-11T13:11:34Z">
        <w:r w:rsidRPr="00097464">
          <w:rPr>
            <w:rFonts w:hint="cs"/>
            <w:spacing w:val="-8"/>
            <w:rtl/>
          </w:rPr>
          <w:delText xml:space="preserve">קרא</w:delText>
        </w:r>
      </w:del>
      <w:r>
        <w:rPr>
          <w:rFonts w:hint="cs"/>
          <w:spacing w:val="-8"/>
          <w:rtl/>
          <w:rPrChange w:id="9042" w:author="עריכה מהאתר" w:date="2026-10-26T17:57:31Z">
            <w:rPr>
              <w:rStyle w:val="afffffe"/>
              <w:rFonts w:hint="cs"/>
              <w:spacing w:val="-8"/>
              <w:rtl/>
            </w:rPr>
          </w:rPrChange>
        </w:rPr>
        <w:t xml:space="preserve"> </w:t>
      </w:r>
      <w:ins w:id="93435" w:author="קלוד" w:date="2026-10-11T13:11:34Z">
        <w:r>
          <w:rPr>
            <w:rFonts w:hint="cs"/>
            <w:spacing w:val="-8"/>
            <w:rtl/>
            <w:rPrChange w:id="9043" w:author="עריכה מהאתר" w:date="2026-10-26T17:57:31Z">
              <w:rPr>
                <w:rStyle w:val="afffffe"/>
                <w:rFonts w:hint="cs"/>
                <w:spacing w:val="-8"/>
                <w:rtl/>
              </w:rPr>
            </w:rPrChange>
          </w:rPr>
          <w:t xml:space="preserve">בשרצים</w:t>
        </w:r>
      </w:ins>
      <w:del w:id="93436" w:author="קלוד" w:date="2026-10-11T13:11:34Z">
        <w:r w:rsidRPr="00097464">
          <w:rPr>
            <w:rFonts w:hint="cs"/>
            <w:spacing w:val="-8"/>
            <w:rtl/>
          </w:rPr>
          <w:delText xml:space="preserve">רק</w:delText>
        </w:r>
      </w:del>
      <w:r>
        <w:rPr>
          <w:rStyle w:val="afffffe"/>
          <w:rFonts w:hint="cs"/>
          <w:spacing w:val="-8"/>
          <w:rtl/>
          <w:rPrChange w:id="9021" w:author="עריכה מהאתר" w:date="2026-10-26T17:57:31Z">
            <w:rPr>
              <w:rStyle w:val="afffffe"/>
              <w:rFonts w:hint="cs"/>
              <w:spacing w:val="-8"/>
              <w:rtl/>
            </w:rPr>
          </w:rPrChange>
        </w:rPr>
        <w:t xml:space="preserve"> </w:t>
      </w:r>
      <w:ins w:id="93433" w:author="קלוד" w:date="2026-10-11T13:11:34Z">
        <w:r>
          <w:rPr>
            <w:rStyle w:val="afffffe"/>
            <w:rFonts w:hint="cs"/>
            <w:spacing w:val="-8"/>
            <w:rtl/>
            <w:rPrChange w:id="9022" w:author="עריכה מהאתר" w:date="2026-10-26T17:57:31Z">
              <w:rPr>
                <w:rFonts w:hint="cs"/>
                <w:spacing w:val="-8"/>
                <w:rtl/>
              </w:rPr>
            </w:rPrChange>
          </w:rPr>
          <w:t xml:space="preserve">וילמדו מהם נגעים</w:t>
        </w:r>
        <w:r>
          <w:rPr>
            <w:rFonts w:hint="cs"/>
            <w:spacing w:val="-8"/>
            <w:rtl/>
            <w:rPrChange w:id="9044" w:author="עריכה מהאתר" w:date="2026-10-26T17:57:31Z">
              <w:rPr>
                <w:rStyle w:val="afffffe"/>
                <w:rFonts w:hint="cs"/>
                <w:spacing w:val="-8"/>
                <w:rtl/>
              </w:rPr>
            </w:rPrChange>
          </w:rPr>
          <w:t xml:space="preserve">]</w:t>
        </w:r>
      </w:ins>
      <w:del w:id="93434" w:author="קלוד" w:date="2026-10-11T13:11:34Z">
        <w:r w:rsidRPr="00097464">
          <w:rPr>
            <w:rFonts w:hint="cs"/>
            <w:spacing w:val="-8"/>
            <w:rtl/>
          </w:rPr>
          <w:delText xml:space="preserve">בשרצים]</w:delText>
        </w:r>
      </w:del>
    </w:p>
    <w:p>
      <w:pPr>
        <w:pStyle w:val="38"/>
        <w:rPr>
          <w:ins w:id="9803" w:author="עריכה מהאתר" w:date="2026-10-26T17:57:38Z"/>
        </w:rPr>
      </w:pPr>
      <w:ins w:id="9804" w:author="עריכה מהאתר" w:date="2026-10-26T17:57:38Z">
        <w:r>
          <w:t xml:space="preserve">ולאביי</w:t>
        </w:r>
      </w:ins>
    </w:p>
    <w:p w:rsidR="00E9703F" w:rsidRPr="006F178A" w:rsidRDefault="00E9703F" w:rsidP="00E9703F">
      <w:pPr>
        <w:rPr>
          <w:rtl/>
        </w:rPr>
      </w:pPr>
      <w:del w:id="9801" w:author="עריכה מהאתר" w:date="2026-10-26T17:57:38Z">
        <w:r>
          <w:rPr>
            <w:rStyle w:val="2fb"/>
            <w:rFonts w:ascii="Fb Fontext" w:hAnsi="Fb Fontext"/>
            <w:b/>
            <w:bCs/>
            <w:rtl/>
          </w:rPr>
          <w:delText xml:space="preserve">ולאביי</w:delText>
        </w:r>
      </w:del>
      <w:del w:id="9802" w:author="עריכה מהאתר" w:date="2026-10-26T17:57:38Z">
        <w:r>
          <w:rPr>
            <w:rFonts w:ascii="Fb Fontext" w:hAnsi="Fb Fontext"/>
            <w:rtl/>
          </w:rPr>
          <w:delText xml:space="preserve"> </w:delText>
        </w:r>
      </w:del>
      <w:ins w:id="93461" w:author="קלוד" w:date="2026-10-11T13:11:34Z">
        <w:r>
          <w:rPr>
            <w:rFonts w:ascii="Fb Fontext" w:hAnsi="Fb Fontext"/>
            <w:rtl/>
          </w:rPr>
          <w:t xml:space="preserve">ה'או'</w:t>
        </w:r>
      </w:ins>
      <w:del w:id="93462" w:author="קלוד" w:date="2026-10-11T13:11:34Z">
        <w:r w:rsidRPr="006F178A">
          <w:rPr>
            <w:rFonts w:ascii="Fb Fontext" w:hAnsi="Fb Fontext"/>
            <w:rtl/>
          </w:rPr>
          <w:delText xml:space="preserve">הך</w:delText>
        </w:r>
      </w:del>
      <w:r w:rsidRPr="00C077D2">
        <w:rPr>
          <w:rStyle w:val="afffff0"/>
          <w:rtl/>
        </w:rPr>
        <w:t xml:space="preserve"> </w:t>
      </w:r>
      <w:ins w:id="93459" w:author="קלוד" w:date="2026-10-11T13:11:34Z">
        <w:r>
          <w:rPr>
            <w:rStyle w:val="afffff0"/>
            <w:rFonts w:hint="cs"/>
            <w:rtl/>
          </w:rPr>
          <w:t xml:space="preserve">בא</w:t>
        </w:r>
      </w:ins>
      <w:del w:id="93460" w:author="קלוד" w:date="2026-10-11T13:11:34Z">
        <w:r w:rsidRPr="00C077D2">
          <w:rPr>
            <w:rStyle w:val="afffff0"/>
            <w:rFonts w:hint="cs"/>
            <w:rtl/>
          </w:rPr>
          <w:delText xml:space="preserve">'</w:delText>
        </w:r>
        <w:r w:rsidRPr="00C077D2">
          <w:rPr>
            <w:rStyle w:val="afffff0"/>
            <w:rtl/>
          </w:rPr>
          <w:delText xml:space="preserve">או</w:delText>
        </w:r>
        <w:r w:rsidRPr="00C077D2">
          <w:rPr>
            <w:rStyle w:val="afffff0"/>
            <w:rFonts w:hint="cs"/>
            <w:rtl/>
          </w:rPr>
          <w:delText xml:space="preserve">'</w:delText>
        </w:r>
      </w:del>
      <w:r w:rsidRPr="00C077D2">
        <w:rPr>
          <w:rStyle w:val="afffff0"/>
          <w:rtl/>
        </w:rPr>
        <w:t xml:space="preserve"> </w:t>
      </w:r>
      <w:r w:rsidRPr="006F178A">
        <w:rPr>
          <w:rFonts w:ascii="Fb Fontext" w:hAnsi="Fb Fontext"/>
          <w:rtl/>
        </w:rPr>
        <w:t xml:space="preserve">לרבות שלוש על שלוש בצמר </w:t>
      </w:r>
      <w:ins w:id="93457" w:author="קלוד" w:date="2026-10-11T13:11:34Z">
        <w:r>
          <w:rPr>
            <w:rFonts w:ascii="Fb Fontext" w:hAnsi="Fb Fontext"/>
            <w:rtl/>
          </w:rPr>
          <w:t xml:space="preserve">ופשתים,</w:t>
        </w:r>
      </w:ins>
      <w:del w:id="93458" w:author="קלוד" w:date="2026-10-11T13:11:34Z">
        <w:r w:rsidRPr="006F178A">
          <w:rPr>
            <w:rFonts w:ascii="Fb Fontext" w:hAnsi="Fb Fontext"/>
            <w:rtl/>
          </w:rPr>
          <w:delText xml:space="preserve">ופשתים</w:delText>
        </w:r>
      </w:del>
      <w:r w:rsidRPr="006F178A">
        <w:rPr>
          <w:rFonts w:ascii="Fb Fontext" w:hAnsi="Fb Fontext"/>
          <w:rtl/>
        </w:rPr>
        <w:t xml:space="preserve"> </w:t>
      </w:r>
      <w:ins w:id="93455" w:author="קלוד" w:date="2026-10-11T13:11:34Z">
        <w:r>
          <w:rPr>
            <w:rFonts w:ascii="Fb Fontext" w:hAnsi="Fb Fontext"/>
            <w:rtl/>
          </w:rPr>
          <w:t xml:space="preserve">שמטמא</w:t>
        </w:r>
      </w:ins>
      <w:del w:id="93456" w:author="קלוד" w:date="2026-10-11T13:11:34Z">
        <w:r w:rsidRPr="006F178A">
          <w:rPr>
            <w:rFonts w:ascii="Fb Fontext" w:hAnsi="Fb Fontext"/>
            <w:rtl/>
          </w:rPr>
          <w:delText xml:space="preserve">דמטמא</w:delText>
        </w:r>
      </w:del>
      <w:r w:rsidRPr="006F178A">
        <w:rPr>
          <w:rFonts w:ascii="Fb Fontext" w:hAnsi="Fb Fontext"/>
          <w:rtl/>
        </w:rPr>
        <w:t xml:space="preserve"> בשרצים.</w:t>
      </w:r>
    </w:p>
    <w:p>
      <w:pPr>
        <w:pStyle w:val="38"/>
        <w:rPr>
          <w:ins w:id="97009" w:author="מנוע מכני" w:date="2026-10-11T12:04:39Z"/>
        </w:rPr>
      </w:pPr>
      <w:r>
        <w:t xml:space="preserve">- </w:t>
      </w:r>
      <w:r w:rsidRPr="006F178A">
        <w:t xml:space="preserve">וא"א</w:t>
      </w:r>
    </w:p>
    <w:p w:rsidR="00E9703F" w:rsidRPr="006F178A" w:rsidRDefault="00E9703F" w:rsidP="00E9703F">
      <w:pPr>
        <w:pStyle w:val="affffb"/>
        <w:rPr>
          <w:rtl/>
        </w:rPr>
      </w:pPr>
      <w:del w:id="97010" w:author="מנוע מכני" w:date="2026-10-11T12:04:39Z">
        <w:r w:rsidRPr="006F178A">
          <w:rPr>
            <w:rtl/>
          </w:rPr>
          <w:delText xml:space="preserve"> </w:delText>
        </w:r>
      </w:del>
      <w:r w:rsidRPr="006F178A">
        <w:rPr>
          <w:rtl/>
        </w:rPr>
        <w:t xml:space="preserve">לילף מנגעים שכן שתי וערב מטמא בהם.</w:t>
      </w:r>
    </w:p>
    <w:p w:rsidR="00E9703F" w:rsidRPr="006F178A" w:rsidRDefault="00E9703F" w:rsidP="00E9703F">
      <w:pPr>
        <w:rPr>
          <w:rtl/>
        </w:rPr>
      </w:pPr>
      <w:del w:id="90097" w:author="מנוע מכני" w:date="2026-10-11T12:04:39Z">
        <w:r>
          <w:rPr>
            <w:rFonts w:ascii="Fb Fontext" w:hAnsi="Fb Fontext" w:hint="cs"/>
            <w:rtl/>
          </w:rPr>
          <w:delText xml:space="preserve">  </w:delText>
        </w:r>
      </w:del>
      <w:r w:rsidRPr="006F178A">
        <w:rPr>
          <w:rFonts w:ascii="Fb Fontext" w:hAnsi="Fb Fontext"/>
          <w:rtl/>
        </w:rPr>
        <w:tab/>
      </w:r>
      <w:r w:rsidRPr="006F178A">
        <w:rPr>
          <w:rFonts w:ascii="Fb Fontext" w:hAnsi="Fb Fontext"/>
          <w:rtl/>
        </w:rPr>
        <w:tab/>
        <w:t xml:space="preserve">ונגעים משרצים </w:t>
      </w:r>
      <w:r w:rsidRPr="006F178A">
        <w:rPr>
          <w:rFonts w:ascii="Fb Fontext" w:hAnsi="Fb Fontext"/>
          <w:rtl/>
        </w:rPr>
        <w:tab/>
        <w:t xml:space="preserve">לא</w:t>
      </w:r>
      <w:r w:rsidRPr="006F178A">
        <w:rPr>
          <w:rFonts w:ascii="Fb Fontext" w:hAnsi="Fb Fontext"/>
          <w:rtl/>
        </w:rPr>
        <w:tab/>
        <w:t xml:space="preserve"> </w:t>
      </w:r>
      <w:ins w:id="95927" w:author="מנוע מכני" w:date="2026-10-11T12:04:39Z">
        <w:r>
          <w:rPr>
            <w:rFonts w:ascii="Fb Fontext" w:hAnsi="Fb Fontext"/>
            <w:rtl/>
          </w:rPr>
          <w:t xml:space="preserve">באו</w:t>
        </w:r>
      </w:ins>
      <w:del w:id="95928" w:author="מנוע מכני" w:date="2026-10-11T12:04:39Z">
        <w:r w:rsidRPr="006F178A">
          <w:rPr>
            <w:rFonts w:ascii="Fb Fontext" w:hAnsi="Fb Fontext"/>
            <w:rtl/>
          </w:rPr>
          <w:tab/>
          <w:delText xml:space="preserve">אתו</w:delText>
        </w:r>
      </w:del>
      <w:r w:rsidRPr="006F178A">
        <w:rPr>
          <w:rFonts w:ascii="Fb Fontext" w:hAnsi="Fb Fontext"/>
          <w:rtl/>
        </w:rPr>
        <w:tab/>
        <w:t xml:space="preserve"> </w:t>
      </w:r>
      <w:ins w:id="90965" w:author="מנוע מכני" w:date="2026-10-11T12:04:39Z">
        <w:r>
          <w:rPr>
            <w:rFonts w:ascii="Fb Fontext" w:hAnsi="Fb Fontext"/>
            <w:rtl/>
          </w:rPr>
          <w:t xml:space="preserve">דיש</w:t>
        </w:r>
      </w:ins>
      <w:del w:id="90966" w:author="מנוע מכני" w:date="2026-10-11T12:04:39Z">
        <w:r w:rsidRPr="006F178A">
          <w:rPr>
            <w:rFonts w:ascii="Fb Fontext" w:hAnsi="Fb Fontext"/>
            <w:rtl/>
          </w:rPr>
          <w:tab/>
          <w:delText xml:space="preserve">דאיכא</w:delText>
        </w:r>
      </w:del>
      <w:r w:rsidRPr="006F178A">
        <w:rPr>
          <w:rFonts w:ascii="Fb Fontext" w:hAnsi="Fb Fontext"/>
          <w:rtl/>
        </w:rPr>
        <w:tab/>
        <w:t xml:space="preserve"> </w:t>
      </w:r>
      <w:ins w:id="96297" w:author="מנוע מכני" w:date="2026-10-11T12:04:39Z">
        <w:r>
          <w:rPr>
            <w:rFonts w:ascii="Fb Fontext" w:hAnsi="Fb Fontext"/>
            <w:rtl/>
          </w:rPr>
          <w:t xml:space="preserve">להקשות</w:t>
        </w:r>
      </w:ins>
      <w:del w:id="96298" w:author="מנוע מכני" w:date="2026-10-11T12:04:39Z">
        <w:r w:rsidRPr="006F178A">
          <w:rPr>
            <w:rFonts w:ascii="Fb Fontext" w:hAnsi="Fb Fontext"/>
            <w:rtl/>
          </w:rPr>
          <w:tab/>
          <w:delText xml:space="preserve">למיפרך</w:delText>
        </w:r>
      </w:del>
      <w:r w:rsidRPr="006F178A">
        <w:rPr>
          <w:rFonts w:ascii="Fb Fontext" w:hAnsi="Fb Fontext"/>
          <w:rtl/>
        </w:rPr>
        <w:tab/>
        <w:t xml:space="preserve"> מה לשרצים</w:t>
      </w:r>
      <w:r w:rsidRPr="006F178A">
        <w:rPr>
          <w:rFonts w:ascii="Fb Fontext" w:hAnsi="Fb Fontext" w:hint="cs"/>
          <w:rtl/>
        </w:rPr>
        <w:t xml:space="preserve"> </w:t>
      </w:r>
      <w:r w:rsidRPr="006F178A">
        <w:rPr>
          <w:rFonts w:ascii="Fb Fontext" w:hAnsi="Fb Fontext"/>
          <w:rtl/>
        </w:rPr>
        <w:t>שכן מטמא בכעדשה.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011" w:author="מנוע מכני" w:date="2026-10-11T12:04:39Z"/>
        </w:rPr>
      </w:pPr>
      <w:r w:rsidRPr="0092079A">
        <w:t>ולאביי</w:t>
      </w:r>
      <w:del w:id="9001" w:author="עריכה מהאתר" w:date="2026-10-26T17:58:10Z">
        <w:r>
          <w:delText xml:space="preserve">:</w:delText>
        </w:r>
      </w:del>
      <w:ins w:id="9002" w:author="עריכה מהאתר" w:date="2026-10-26T17:58:10Z">
        <w:r>
          <w:t xml:space="preserve">: רשב"א</w:t>
        </w:r>
      </w:ins>
    </w:p>
    <w:p w:rsidR="00E9703F" w:rsidRDefault="00E9703F" w:rsidP="00E9703F">
      <w:pPr>
        <w:rPr>
          <w:rFonts w:ascii="Fb Fontext" w:hAnsi="Fb Fontext"/>
          <w:rtl/>
        </w:rPr>
      </w:pPr>
      <w:del w:id="97012" w:author="מנוע מכני" w:date="2026-10-11T12:04:39Z">
        <w:r w:rsidRPr="006F178A">
          <w:rPr>
            <w:rFonts w:ascii="Fb Fontext" w:hAnsi="Fb Fontext"/>
            <w:rtl/>
          </w:rPr>
          <w:delText xml:space="preserve"> </w:delText>
        </w:r>
      </w:del>
      <w:ins w:id="92419" w:author="מנוע מכני" w:date="2026-10-11T12:04:39Z">
        <w:ins w:id="93469" w:author="קלוד" w:date="2026-10-11T13:11:34Z">
          <w:r>
            <w:rPr>
              <w:rFonts w:ascii="Fb Fontext" w:hAnsi="Fb Fontext"/>
              <w:rtl/>
            </w:rPr>
            <w:t xml:space="preserve">תדר"י זה</w:t>
          </w:r>
        </w:ins>
        <w:del w:id="93470" w:author="קלוד" w:date="2026-10-11T13:11:34Z">
          <w:r>
            <w:rPr>
              <w:rFonts w:ascii="Fb Fontext" w:hAnsi="Fb Fontext"/>
              <w:rtl/>
            </w:rPr>
            <w:delText xml:space="preserve">זה</w:delText>
          </w:r>
        </w:del>
      </w:ins>
      <w:del w:id="92420" w:author="מנוע מכני" w:date="2026-10-11T12:04:39Z">
        <w:r w:rsidRPr="006F178A">
          <w:rPr>
            <w:rFonts w:ascii="Fb Fontext" w:hAnsi="Fb Fontext"/>
            <w:rtl/>
          </w:rPr>
          <w:delText xml:space="preserve">האי</w:delText>
        </w:r>
      </w:del>
      <w:r w:rsidRPr="006F178A">
        <w:rPr>
          <w:rFonts w:ascii="Fb Fontext" w:hAnsi="Fb Fontext"/>
          <w:rtl/>
        </w:rPr>
        <w:t xml:space="preserve"> </w:t>
      </w:r>
      <w:ins w:id="93467" w:author="קלוד" w:date="2026-10-11T13:11:34Z">
        <w:r>
          <w:rPr>
            <w:rStyle w:val="2fb"/>
            <w:rFonts w:ascii="Fb Fontext" w:hAnsi="Fb Fontext"/>
            <w:rtl/>
          </w:rPr>
          <w:t xml:space="preserve">חולק</w:t>
        </w:r>
      </w:ins>
      <w:del w:id="93468" w:author="קלוד" w:date="2026-10-11T13:11:34Z">
        <w:r w:rsidRPr="006F178A">
          <w:rPr>
            <w:rStyle w:val="2fb"/>
            <w:rFonts w:ascii="Fb Fontext" w:hAnsi="Fb Fontext"/>
            <w:rtl/>
          </w:rPr>
          <w:delText xml:space="preserve">תדר"י</w:delText>
        </w:r>
      </w:del>
      <w:r w:rsidRPr="006F178A">
        <w:rPr>
          <w:rFonts w:ascii="Fb Fontext" w:hAnsi="Fb Fontext"/>
          <w:rtl/>
        </w:rPr>
        <w:t xml:space="preserve"> </w:t>
      </w:r>
      <w:ins w:id="93465" w:author="קלוד" w:date="2026-10-11T13:11:34Z">
        <w:r>
          <w:rPr>
            <w:rFonts w:ascii="Fb Fontext" w:hAnsi="Fb Fontext"/>
            <w:rtl/>
          </w:rPr>
          <w:t xml:space="preserve">על</w:t>
        </w:r>
      </w:ins>
      <w:del w:id="93466" w:author="קלוד" w:date="2026-10-11T13:11:34Z">
        <w:r w:rsidRPr="006F178A">
          <w:rPr>
            <w:rFonts w:ascii="Fb Fontext" w:hAnsi="Fb Fontext"/>
            <w:rtl/>
          </w:rPr>
          <w:delText xml:space="preserve">מפיק מאידך</w:delText>
        </w:r>
      </w:del>
      <w:r w:rsidRPr="006F178A">
        <w:rPr>
          <w:rFonts w:ascii="Fb Fontext" w:hAnsi="Fb Fontext"/>
          <w:rtl/>
        </w:rPr>
        <w:t xml:space="preserve"> </w:t>
      </w:r>
      <w:ins w:id="93463" w:author="קלוד" w:date="2026-10-11T13:11:34Z">
        <w:r>
          <w:rPr>
            <w:rStyle w:val="2fb"/>
            <w:rFonts w:ascii="Fb Fontext" w:hAnsi="Fb Fontext"/>
            <w:rtl/>
          </w:rPr>
          <w:t xml:space="preserve">תנדר"י אחר,</w:t>
        </w:r>
      </w:ins>
      <w:del w:id="93464" w:author="קלוד" w:date="2026-10-11T13:11:34Z">
        <w:r w:rsidRPr="006F178A">
          <w:rPr>
            <w:rStyle w:val="2fb"/>
            <w:rFonts w:ascii="Fb Fontext" w:hAnsi="Fb Fontext"/>
            <w:rtl/>
          </w:rPr>
          <w:delText xml:space="preserve">תנדר"י</w:delText>
        </w:r>
      </w:del>
    </w:p>
    <w:p w:rsidR="00E9703F" w:rsidRPr="00EC3AF0" w:rsidRDefault="00E9703F" w:rsidP="00E9703F">
      <w:pPr>
        <w:rPr>
          <w:b/>
          <w:bCs/>
          <w:rtl/>
        </w:rPr>
      </w:pPr>
      <w:ins w:id="93479" w:author="קלוד" w:date="2026-10-11T13:11:34Z">
        <w:r>
          <w:rPr>
            <w:rStyle w:val="afffff0"/>
            <w:rtl/>
          </w:rPr>
          <w:t xml:space="preserve">ש'או</w:t>
        </w:r>
      </w:ins>
      <w:del w:id="93480" w:author="קלוד" w:date="2026-10-11T13:11:34Z">
        <w:r w:rsidRPr="00306272">
          <w:rPr>
            <w:rStyle w:val="afffff0"/>
            <w:rtl/>
          </w:rPr>
          <w:delText xml:space="preserve">ד</w:delText>
        </w:r>
        <w:r w:rsidRPr="00306272">
          <w:rPr>
            <w:rStyle w:val="afffff0"/>
            <w:rFonts w:hint="cs"/>
            <w:rtl/>
          </w:rPr>
          <w:delText xml:space="preserve">'</w:delText>
        </w:r>
        <w:r w:rsidRPr="00306272">
          <w:rPr>
            <w:rStyle w:val="afffff0"/>
            <w:rtl/>
          </w:rPr>
          <w:delText xml:space="preserve">או</w:delText>
        </w:r>
      </w:del>
      <w:r w:rsidRPr="00306272">
        <w:rPr>
          <w:rStyle w:val="afffff0"/>
          <w:rtl/>
        </w:rPr>
        <w:t xml:space="preserve"> בגד</w:t>
      </w:r>
      <w:r w:rsidRPr="00306272">
        <w:rPr>
          <w:rStyle w:val="afffff0"/>
          <w:rFonts w:hint="cs"/>
          <w:rtl/>
        </w:rPr>
        <w:t>'</w:t>
      </w:r>
      <w:r w:rsidRPr="00306272">
        <w:rPr>
          <w:rStyle w:val="afffff0"/>
          <w:rtl/>
        </w:rPr>
        <w:t xml:space="preserve"> </w:t>
      </w:r>
      <w:ins w:id="93477" w:author="קלוד" w:date="2026-10-11T13:11:34Z">
        <w:r>
          <w:rPr>
            <w:rtl/>
          </w:rPr>
          <w:t xml:space="preserve">בא</w:t>
        </w:r>
      </w:ins>
      <w:del w:id="93478" w:author="קלוד" w:date="2026-10-11T13:11:34Z">
        <w:r w:rsidRPr="006F178A">
          <w:rPr>
            <w:rtl/>
          </w:rPr>
          <w:delText xml:space="preserve">היינו</w:delText>
        </w:r>
      </w:del>
      <w:r w:rsidRPr="006F178A">
        <w:rPr>
          <w:rtl/>
        </w:rPr>
        <w:t xml:space="preserve"> לרבות צמר גמלים וצמר </w:t>
      </w:r>
      <w:ins w:id="93475" w:author="קלוד" w:date="2026-10-11T13:11:34Z">
        <w:r>
          <w:rPr>
            <w:rtl/>
          </w:rPr>
          <w:t xml:space="preserve">ארנבים,</w:t>
        </w:r>
      </w:ins>
      <w:del w:id="93476" w:author="קלוד" w:date="2026-10-11T13:11:34Z">
        <w:r w:rsidRPr="006F178A">
          <w:rPr>
            <w:rtl/>
          </w:rPr>
          <w:delText xml:space="preserve">ארנבים</w:delText>
        </w:r>
      </w:del>
      <w:r w:rsidRPr="006F178A">
        <w:rPr>
          <w:rtl/>
        </w:rPr>
        <w:t xml:space="preserve"> נוצה של </w:t>
      </w:r>
      <w:ins w:id="93473" w:author="קלוד" w:date="2026-10-11T13:11:34Z">
        <w:r>
          <w:rPr>
            <w:rtl/>
          </w:rPr>
          <w:t xml:space="preserve">עזים,</w:t>
        </w:r>
      </w:ins>
      <w:del w:id="93474" w:author="קלוד" w:date="2026-10-11T13:11:34Z">
        <w:r w:rsidRPr="006F178A">
          <w:rPr>
            <w:rtl/>
          </w:rPr>
          <w:delText xml:space="preserve">עזים</w:delText>
        </w:r>
      </w:del>
      <w:r w:rsidRPr="006F178A">
        <w:rPr>
          <w:rtl/>
        </w:rPr>
        <w:t xml:space="preserve"> והשירין והכלך </w:t>
      </w:r>
      <w:ins w:id="93471" w:author="קלוד" w:date="2026-10-11T13:11:34Z">
        <w:r>
          <w:rPr>
            <w:rtl/>
          </w:rPr>
          <w:t xml:space="preserve">והסריקין </w:t>
        </w:r>
        <w:r>
          <w:rPr>
            <w:rStyle w:val="afffffe"/>
            <w:rtl/>
          </w:rPr>
          <w:t xml:space="preserve">מיני משי</w:t>
        </w:r>
        <w:r>
          <w:rPr>
            <w:rtl/>
          </w:rPr>
          <w:t xml:space="preserve">.</w:t>
        </w:r>
      </w:ins>
      <w:del w:id="93472" w:author="קלוד" w:date="2026-10-11T13:11:34Z">
        <w:r w:rsidRPr="006F178A">
          <w:rPr>
            <w:rtl/>
          </w:rPr>
          <w:delText xml:space="preserve">והסריקין.</w:delText>
        </w:r>
      </w:del>
    </w:p>
    <w:p>
      <w:pPr>
        <w:pStyle w:val="38"/>
        <w:rPr>
          <w:ins w:id="97013" w:author="מנוע מכני" w:date="2026-10-11T12:04:39Z"/>
        </w:rPr>
      </w:pPr>
      <w:r w:rsidRPr="00EC3AF0">
        <w:t>רבא:</w:t>
      </w:r>
    </w:p>
    <w:p w:rsidR="00E9703F" w:rsidRDefault="00E9703F" w:rsidP="00E9703F">
      <w:pPr>
        <w:rPr>
          <w:rtl/>
        </w:rPr>
      </w:pPr>
      <w:del w:id="97014" w:author="מנוע מכני" w:date="2026-10-11T12:04:39Z">
        <w:r w:rsidRPr="006F178A">
          <w:rPr>
            <w:rtl/>
          </w:rPr>
          <w:delText xml:space="preserve"> </w:delText>
        </w:r>
      </w:del>
      <w:ins w:id="92425" w:author="מנוע מכני" w:date="2026-10-11T12:04:39Z">
        <w:ins w:id="93487" w:author="קלוד" w:date="2026-10-11T13:11:34Z">
          <w:r>
            <w:rPr>
              <w:rtl/>
            </w:rPr>
            <w:t xml:space="preserve">לתנא</w:t>
          </w:r>
        </w:ins>
        <w:del w:id="93488" w:author="קלוד" w:date="2026-10-11T13:11:34Z">
          <w:r>
            <w:rPr>
              <w:rtl/>
            </w:rPr>
            <w:delText xml:space="preserve">דלזה</w:delText>
          </w:r>
        </w:del>
      </w:ins>
      <w:del w:id="92426" w:author="מנוע מכני" w:date="2026-10-11T12:04:39Z">
        <w:r w:rsidRPr="006F178A">
          <w:rPr>
            <w:rtl/>
          </w:rPr>
          <w:delText xml:space="preserve">דלהאי</w:delText>
        </w:r>
      </w:del>
      <w:r w:rsidRPr="006F178A">
        <w:rPr>
          <w:rtl/>
        </w:rPr>
        <w:t xml:space="preserve"> </w:t>
      </w:r>
      <w:ins w:id="93485" w:author="קלוד" w:date="2026-10-11T13:11:34Z">
        <w:r>
          <w:rPr>
            <w:rtl/>
          </w:rPr>
          <w:t xml:space="preserve">זה </w:t>
        </w:r>
        <w:r>
          <w:rPr>
            <w:rStyle w:val="afffffe"/>
            <w:rtl/>
          </w:rPr>
          <w:t xml:space="preserve">בשאר בגדים</w:t>
        </w:r>
      </w:ins>
      <w:del w:id="93486" w:author="קלוד" w:date="2026-10-11T13:11:34Z">
        <w:r w:rsidRPr="006F178A">
          <w:rPr>
            <w:rtl/>
          </w:rPr>
          <w:delText xml:space="preserve">תנא</w:delText>
        </w:r>
      </w:del>
      <w:r w:rsidRPr="006F178A">
        <w:rPr>
          <w:rtl/>
        </w:rPr>
        <w:t xml:space="preserve"> </w:t>
      </w:r>
      <w:ins w:id="92427" w:author="מנוע מכני" w:date="2026-10-11T12:04:39Z">
        <w:r>
          <w:rPr>
            <w:rtl/>
          </w:rPr>
          <w:t xml:space="preserve">אין</w:t>
        </w:r>
      </w:ins>
      <w:del w:id="92428" w:author="מנוע מכני" w:date="2026-10-11T12:04:39Z">
        <w:r w:rsidRPr="006F178A">
          <w:rPr>
            <w:rtl/>
          </w:rPr>
          <w:delText xml:space="preserve">לית</w:delText>
        </w:r>
      </w:del>
      <w:r w:rsidRPr="006F178A">
        <w:rPr>
          <w:rtl/>
        </w:rPr>
        <w:t xml:space="preserve"> </w:t>
      </w:r>
      <w:ins w:id="92421" w:author="מנוע מכני" w:date="2026-10-11T12:04:39Z">
        <w:r>
          <w:rPr>
            <w:rtl/>
          </w:rPr>
          <w:t xml:space="preserve">לו</w:t>
        </w:r>
      </w:ins>
      <w:del w:id="92422" w:author="מנוע מכני" w:date="2026-10-11T12:04:39Z">
        <w:r w:rsidRPr="006F178A">
          <w:rPr>
            <w:rtl/>
          </w:rPr>
          <w:delText xml:space="preserve">ליה</w:delText>
        </w:r>
      </w:del>
      <w:r w:rsidRPr="006F178A">
        <w:rPr>
          <w:rtl/>
        </w:rPr>
        <w:t xml:space="preserve"> שלוש על </w:t>
      </w:r>
      <w:ins w:id="93483" w:author="קלוד" w:date="2026-10-11T13:11:34Z">
        <w:r>
          <w:rPr>
            <w:rtl/>
          </w:rPr>
          <w:t xml:space="preserve">שלוש,</w:t>
        </w:r>
      </w:ins>
      <w:del w:id="93484" w:author="קלוד" w:date="2026-10-11T13:11:34Z">
        <w:r w:rsidRPr="006F178A">
          <w:rPr>
            <w:rtl/>
          </w:rPr>
          <w:delText xml:space="preserve">שלוש</w:delText>
        </w:r>
      </w:del>
      <w:r w:rsidRPr="006F178A">
        <w:rPr>
          <w:rtl/>
        </w:rPr>
        <w:t xml:space="preserve"> אבל </w:t>
      </w:r>
      <w:ins w:id="92429" w:author="מנוע מכני" w:date="2026-10-11T12:04:39Z">
        <w:r>
          <w:rPr>
            <w:rtl/>
          </w:rPr>
          <w:t xml:space="preserve">יש</w:t>
        </w:r>
      </w:ins>
      <w:del w:id="92430" w:author="מנוע מכני" w:date="2026-10-11T12:04:39Z">
        <w:r w:rsidRPr="006F178A">
          <w:rPr>
            <w:rtl/>
          </w:rPr>
          <w:delText xml:space="preserve">אית</w:delText>
        </w:r>
      </w:del>
      <w:r w:rsidRPr="006F178A">
        <w:rPr>
          <w:rtl/>
        </w:rPr>
        <w:t xml:space="preserve"> </w:t>
      </w:r>
      <w:ins w:id="92423" w:author="מנוע מכני" w:date="2026-10-11T12:04:39Z">
        <w:r>
          <w:rPr>
            <w:rtl/>
          </w:rPr>
          <w:t xml:space="preserve">לו</w:t>
        </w:r>
      </w:ins>
      <w:del w:id="92424" w:author="מנוע מכני" w:date="2026-10-11T12:04:39Z">
        <w:r w:rsidRPr="006F178A">
          <w:rPr>
            <w:rtl/>
          </w:rPr>
          <w:delText xml:space="preserve">ליה</w:delText>
        </w:r>
      </w:del>
      <w:r w:rsidRPr="006F178A">
        <w:rPr>
          <w:rtl/>
        </w:rPr>
        <w:t xml:space="preserve"> שלושה על </w:t>
      </w:r>
      <w:ins w:id="93481" w:author="קלוד" w:date="2026-10-11T13:11:34Z">
        <w:r>
          <w:rPr>
            <w:rtl/>
          </w:rPr>
          <w:t xml:space="preserve">שלשה.</w:t>
        </w:r>
      </w:ins>
      <w:del w:id="93482" w:author="קלוד" w:date="2026-10-11T13:11:34Z">
        <w:r w:rsidRPr="006F178A">
          <w:rPr>
            <w:rtl/>
          </w:rPr>
          <w:delText xml:space="preserve">שלשה</w:delText>
        </w:r>
      </w:del>
    </w:p>
    <w:p w:rsidR="00E9703F" w:rsidRPr="009757B9" w:rsidRDefault="00E9703F" w:rsidP="00E9703F">
      <w:pPr>
        <w:rPr>
          <w:rFonts w:cs="Guttman Vilna"/>
          <w:b/>
          <w:bCs/>
          <w:rtl/>
        </w:rPr>
      </w:pPr>
      <w:ins w:id="90967" w:author="מנוע מכני" w:date="2026-10-11T12:04:39Z">
        <w:ins w:id="93493" w:author="קלוד" w:date="2026-10-11T13:11:34Z">
          <w:r>
            <w:rPr>
              <w:rtl/>
            </w:rPr>
            <w:t xml:space="preserve">ואח"כ חזר</w:t>
          </w:r>
        </w:ins>
        <w:del w:id="93494" w:author="קלוד" w:date="2026-10-11T13:11:34Z">
          <w:r>
            <w:rPr>
              <w:rtl/>
            </w:rPr>
            <w:delText xml:space="preserve">ואח"כ</w:delText>
          </w:r>
        </w:del>
      </w:ins>
      <w:del w:id="90968" w:author="מנוע מכני" w:date="2026-10-11T12:04:39Z">
        <w:r w:rsidRPr="006F178A">
          <w:rPr>
            <w:rtl/>
          </w:rPr>
          <w:delText xml:space="preserve">והדר</w:delText>
        </w:r>
      </w:del>
      <w:r w:rsidRPr="006F178A">
        <w:rPr>
          <w:rtl/>
        </w:rPr>
        <w:t xml:space="preserve"> </w:t>
      </w:r>
      <w:ins w:id="92433" w:author="מנוע מכני" w:date="2026-10-11T12:04:39Z">
        <w:r>
          <w:rPr>
            <w:rtl/>
          </w:rPr>
          <w:t xml:space="preserve">בו</w:t>
        </w:r>
      </w:ins>
      <w:del w:id="92434" w:author="מנוע מכני" w:date="2026-10-11T12:04:39Z">
        <w:r w:rsidRPr="006F178A">
          <w:rPr>
            <w:rtl/>
          </w:rPr>
          <w:delText xml:space="preserve">ביה</w:delText>
        </w:r>
      </w:del>
      <w:r w:rsidRPr="006F178A">
        <w:rPr>
          <w:rtl/>
        </w:rPr>
        <w:t xml:space="preserve"> </w:t>
      </w:r>
      <w:ins w:id="93491" w:author="קלוד" w:date="2026-10-11T13:11:34Z">
        <w:r>
          <w:rPr>
            <w:rtl/>
          </w:rPr>
          <w:t xml:space="preserve">ממה</w:t>
        </w:r>
      </w:ins>
      <w:del w:id="93492" w:author="קלוד" w:date="2026-10-11T13:11:34Z">
        <w:r w:rsidRPr="006F178A">
          <w:rPr>
            <w:rtl/>
          </w:rPr>
          <w:delText xml:space="preserve">מההיא</w:delText>
        </w:r>
      </w:del>
      <w:r w:rsidRPr="006F178A">
        <w:rPr>
          <w:rtl/>
        </w:rPr>
        <w:t xml:space="preserve"> </w:t>
      </w:r>
      <w:ins w:id="93489" w:author="קלוד" w:date="2026-10-11T13:11:34Z">
        <w:r>
          <w:rPr>
            <w:rStyle w:val="2fb"/>
            <w:rtl/>
          </w:rPr>
          <w:t xml:space="preserve">שאמר שלתדר"י</w:t>
        </w:r>
      </w:ins>
      <w:del w:id="93490" w:author="קלוד" w:date="2026-10-11T13:11:34Z">
        <w:r w:rsidRPr="006F178A">
          <w:rPr>
            <w:rStyle w:val="2fb"/>
            <w:rtl/>
          </w:rPr>
          <w:delText xml:space="preserve">דלתדר"י</w:delText>
        </w:r>
      </w:del>
      <w:r w:rsidRPr="006F178A">
        <w:rPr>
          <w:rtl/>
        </w:rPr>
        <w:t xml:space="preserve"> </w:t>
      </w:r>
      <w:ins w:id="92435" w:author="מנוע מכני" w:date="2026-10-11T12:04:39Z">
        <w:r>
          <w:rPr>
            <w:rtl/>
          </w:rPr>
          <w:t xml:space="preserve">אין</w:t>
        </w:r>
      </w:ins>
      <w:del w:id="92436" w:author="מנוע מכני" w:date="2026-10-11T12:04:39Z">
        <w:r w:rsidRPr="006F178A">
          <w:rPr>
            <w:rtl/>
          </w:rPr>
          <w:delText xml:space="preserve">לית</w:delText>
        </w:r>
      </w:del>
      <w:r w:rsidRPr="006F178A">
        <w:rPr>
          <w:rtl/>
        </w:rPr>
        <w:t xml:space="preserve"> </w:t>
      </w:r>
      <w:ins w:id="92431" w:author="מנוע מכני" w:date="2026-10-11T12:04:39Z">
        <w:r>
          <w:rPr>
            <w:rtl/>
          </w:rPr>
          <w:t xml:space="preserve">לו</w:t>
        </w:r>
      </w:ins>
      <w:del w:id="92432" w:author="מנוע מכני" w:date="2026-10-11T12:04:39Z">
        <w:r w:rsidRPr="006F178A">
          <w:rPr>
            <w:rtl/>
          </w:rPr>
          <w:delText xml:space="preserve">ליה</w:delText>
        </w:r>
      </w:del>
      <w:r w:rsidRPr="006F178A">
        <w:rPr>
          <w:rtl/>
        </w:rPr>
        <w:t xml:space="preserve">.</w:t>
      </w:r>
    </w:p>
    <w:p>
      <w:pPr>
        <w:pStyle w:val="38"/>
        <w:rPr>
          <w:ins w:id="97015" w:author="מנוע מכני" w:date="2026-10-11T12:04:39Z"/>
        </w:rPr>
      </w:pPr>
      <w:r w:rsidRPr="006F178A">
        <w:t>ו</w:t>
      </w:r>
      <w:r w:rsidRPr="00910D80">
        <w:t>אב"א</w:t>
      </w:r>
    </w:p>
    <w:p w:rsidR="00E9703F" w:rsidRPr="009757B9" w:rsidRDefault="00E9703F" w:rsidP="00E9703F">
      <w:pPr>
        <w:rPr>
          <w:rFonts w:cs="Guttman Vilna"/>
          <w:b/>
          <w:bCs/>
          <w:rtl/>
        </w:rPr>
      </w:pPr>
      <w:del w:id="97016" w:author="מנוע מכני" w:date="2026-10-11T12:04:39Z">
        <w:r w:rsidRPr="006F178A">
          <w:rPr>
            <w:rtl/>
          </w:rPr>
          <w:delText xml:space="preserve"> </w:delText>
        </w:r>
      </w:del>
      <w:ins w:id="93501" w:author="קלוד" w:date="2026-10-11T13:11:34Z">
        <w:r>
          <w:rPr>
            <w:rtl/>
          </w:rPr>
          <w:t xml:space="preserve">דברי</w:t>
        </w:r>
      </w:ins>
      <w:del w:id="93502" w:author="קלוד" w:date="2026-10-11T13:11:34Z">
        <w:r w:rsidRPr="006F178A">
          <w:rPr>
            <w:rtl/>
          </w:rPr>
          <w:delText xml:space="preserve">הא</w:delText>
        </w:r>
      </w:del>
      <w:r w:rsidRPr="006F178A">
        <w:rPr>
          <w:rtl/>
        </w:rPr>
        <w:t xml:space="preserve"> </w:t>
      </w:r>
      <w:ins w:id="93499" w:author="קלוד" w:date="2026-10-11T13:11:34Z">
        <w:r>
          <w:rPr>
            <w:rStyle w:val="2fb"/>
            <w:rtl/>
          </w:rPr>
          <w:t xml:space="preserve">רבא</w:t>
        </w:r>
      </w:ins>
      <w:del w:id="93500" w:author="קלוד" w:date="2026-10-11T13:11:34Z">
        <w:r w:rsidRPr="006F178A">
          <w:rPr>
            <w:rStyle w:val="2fb"/>
            <w:rtl/>
          </w:rPr>
          <w:delText xml:space="preserve">דרבא</w:delText>
        </w:r>
      </w:del>
      <w:r w:rsidRPr="006F178A">
        <w:rPr>
          <w:rtl/>
        </w:rPr>
        <w:t xml:space="preserve"> </w:t>
      </w:r>
      <w:ins w:id="93497" w:author="קלוד" w:date="2026-10-11T13:11:34Z">
        <w:r>
          <w:rPr>
            <w:rStyle w:val="afffffe"/>
            <w:rtl/>
            <w:rPrChange w:id="9071" w:author="עריכה מהאתר" w:date="2026-10-26T17:44:30Z">
              <w:rPr>
                <w:rStyle w:val="afffffe"/>
                <w:rtl/>
              </w:rPr>
            </w:rPrChange>
          </w:rPr>
          <w:t xml:space="preserve">[שכאן]</w:t>
        </w:r>
      </w:ins>
      <w:del w:id="93498" w:author="קלוד" w:date="2026-10-11T13:11:34Z">
        <w:r w:rsidRPr="006F178A">
          <w:rPr>
            <w:rtl/>
          </w:rPr>
          <w:delText xml:space="preserve">[דכאן]</w:delText>
        </w:r>
      </w:del>
      <w:r w:rsidRPr="006F178A">
        <w:rPr>
          <w:rtl/>
        </w:rPr>
        <w:t xml:space="preserve"> </w:t>
      </w:r>
      <w:ins w:id="90263" w:author="מנוע מכני" w:date="2026-10-11T12:04:39Z">
        <w:r>
          <w:rPr>
            <w:rStyle w:val="2fb"/>
            <w:rtl/>
          </w:rPr>
          <w:t xml:space="preserve">ר"פ</w:t>
        </w:r>
      </w:ins>
      <w:del w:id="90264" w:author="מנוע מכני" w:date="2026-10-11T12:04:39Z">
        <w:r w:rsidRPr="006F178A">
          <w:rPr>
            <w:rtl/>
          </w:rPr>
          <w:delText xml:space="preserve">רב פפא</w:delText>
        </w:r>
      </w:del>
      <w:r w:rsidRPr="006F178A">
        <w:rPr>
          <w:rtl/>
        </w:rPr>
        <w:t xml:space="preserve"> </w:t>
      </w:r>
      <w:ins w:id="93495" w:author="קלוד" w:date="2026-10-11T13:11:34Z">
        <w:r>
          <w:rPr>
            <w:rtl/>
          </w:rPr>
          <w:t xml:space="preserve">אמרם.</w:t>
        </w:r>
      </w:ins>
      <w:del w:id="93496" w:author="קלוד" w:date="2026-10-11T13:11:34Z">
        <w:r w:rsidRPr="006F178A">
          <w:rPr>
            <w:rtl/>
          </w:rPr>
          <w:delText xml:space="preserve">אמרה.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07" w:author="קלוד" w:date="2026-10-11T12:33:55Z"/>
        </w:rPr>
      </w:pPr>
      <w:ins w:id="91108" w:author="קלוד" w:date="2026-10-11T12:33:55Z">
        <w:r>
          <w:rPr>
            <w:color w:val="7B3F00"/>
          </w:rPr>
          <w:t xml:space="preserve">'אף כל' - לרבות כלאים לרב פפא</w:t>
        </w:r>
      </w:ins>
    </w:p>
    <w:p>
      <w:pPr>
        <w:pStyle w:val="38"/>
        <w:rPr>
          <w:ins w:id="97017" w:author="מנוע מכני" w:date="2026-10-11T12:04:39Z"/>
        </w:rPr>
      </w:pPr>
      <w:r w:rsidRPr="006F178A">
        <w:t>ר"</w:t>
      </w:r>
      <w:r w:rsidRPr="006F178A">
        <w:t>פ</w:t>
      </w:r>
      <w:r w:rsidRPr="006F178A">
        <w:t xml:space="preserve">:</w:t>
      </w:r>
    </w:p>
    <w:p w:rsidR="00E9703F" w:rsidRPr="00805615" w:rsidRDefault="00E9703F" w:rsidP="00E9703F">
      <w:pPr>
        <w:rPr>
          <w:rStyle w:val="afffff0"/>
          <w:rtl/>
        </w:rPr>
      </w:pPr>
      <w:del w:id="97018" w:author="מנוע מכני" w:date="2026-10-11T12:04:39Z">
        <w:r w:rsidRPr="006F178A">
          <w:rPr>
            <w:rFonts w:ascii="Fb Fontext" w:hAnsi="Fb Fontext"/>
            <w:rtl/>
          </w:rPr>
          <w:delText xml:space="preserve"> </w:delText>
        </w:r>
      </w:del>
      <w:r w:rsidRPr="006F178A">
        <w:rPr>
          <w:rFonts w:ascii="Fb Fontext" w:hAnsi="Fb Fontext"/>
          <w:rtl/>
        </w:rPr>
        <w:t xml:space="preserve">אף כל - </w:t>
      </w:r>
      <w:ins w:id="93509" w:author="קלוד" w:date="2026-10-11T13:11:34Z">
        <w:r>
          <w:rPr>
            <w:rFonts w:ascii="Fb Fontext" w:hAnsi="Fb Fontext"/>
            <w:rtl/>
          </w:rPr>
          <w:t xml:space="preserve">להביא</w:t>
        </w:r>
      </w:ins>
      <w:del w:id="93510" w:author="קלוד" w:date="2026-10-11T13:11:34Z">
        <w:r w:rsidRPr="006F178A">
          <w:rPr>
            <w:rFonts w:ascii="Fb Fontext" w:hAnsi="Fb Fontext"/>
            <w:rtl/>
          </w:rPr>
          <w:delText xml:space="preserve">לאתויי</w:delText>
        </w:r>
      </w:del>
      <w:r w:rsidRPr="006F178A">
        <w:rPr>
          <w:rFonts w:ascii="Fb Fontext" w:hAnsi="Fb Fontext"/>
          <w:rtl/>
        </w:rPr>
        <w:t xml:space="preserve"> כלאים. </w:t>
      </w:r>
      <w:ins w:id="90103" w:author="Claude - סמנטי" w:date="2026-10-11T12:28:21Z">
        <w:r>
          <w:rPr>
            <w:rFonts w:ascii="Fb Fontext" w:hAnsi="Fb Fontext"/>
            <w:rtl/>
          </w:rPr>
          <w:t xml:space="preserve">ושקר</w:t>
        </w:r>
      </w:ins>
      <w:del w:id="90104" w:author="Claude - סמנטי" w:date="2026-10-11T12:28:21Z">
        <w:r w:rsidRPr="006F178A">
          <w:rPr>
            <w:rFonts w:ascii="Fb Fontext" w:hAnsi="Fb Fontext"/>
            <w:rtl/>
          </w:rPr>
          <w:delText xml:space="preserve">ובדותא</w:delText>
        </w:r>
      </w:del>
      <w:r w:rsidRPr="006F178A">
        <w:rPr>
          <w:rFonts w:ascii="Fb Fontext" w:hAnsi="Fb Fontext"/>
          <w:rtl/>
        </w:rPr>
        <w:t xml:space="preserve"> </w:t>
      </w:r>
      <w:ins w:id="93507" w:author="קלוד" w:date="2026-10-11T13:11:34Z">
        <w:r>
          <w:rPr>
            <w:rFonts w:ascii="Fb Fontext" w:hAnsi="Fb Fontext"/>
            <w:rtl/>
          </w:rPr>
          <w:t xml:space="preserve">היא,</w:t>
        </w:r>
      </w:ins>
      <w:del w:id="93508" w:author="קלוד" w:date="2026-10-11T13:11:34Z">
        <w:r w:rsidRPr="006F178A">
          <w:rPr>
            <w:rFonts w:ascii="Fb Fontext" w:hAnsi="Fb Fontext"/>
            <w:rtl/>
          </w:rPr>
          <w:delText xml:space="preserve">היא</w:delText>
        </w:r>
      </w:del>
      <w:r w:rsidRPr="006F178A">
        <w:rPr>
          <w:rFonts w:ascii="Fb Fontext" w:hAnsi="Fb Fontext"/>
          <w:rtl/>
        </w:rPr>
        <w:t xml:space="preserve"> </w:t>
      </w:r>
      <w:ins w:id="93505" w:author="קלוד" w:date="2026-10-11T13:11:34Z">
        <w:r>
          <w:rPr>
            <w:rFonts w:ascii="Fb Fontext" w:hAnsi="Fb Fontext"/>
            <w:rtl/>
          </w:rPr>
          <w:t xml:space="preserve">שבמפורש</w:t>
        </w:r>
      </w:ins>
      <w:del w:id="93506" w:author="קלוד" w:date="2026-10-11T13:11:34Z">
        <w:r w:rsidRPr="006F178A">
          <w:rPr>
            <w:rFonts w:ascii="Fb Fontext" w:hAnsi="Fb Fontext"/>
            <w:rtl/>
          </w:rPr>
          <w:delText xml:space="preserve">דבהדיא</w:delText>
        </w:r>
      </w:del>
      <w:r w:rsidRPr="006F178A">
        <w:rPr>
          <w:rFonts w:ascii="Fb Fontext" w:hAnsi="Fb Fontext"/>
          <w:rtl/>
        </w:rPr>
        <w:t xml:space="preserve"> </w:t>
      </w:r>
      <w:ins w:id="93503" w:author="קלוד" w:date="2026-10-11T13:11:34Z">
        <w:r>
          <w:rPr>
            <w:rFonts w:ascii="Fb Fontext" w:hAnsi="Fb Fontext"/>
            <w:rtl/>
          </w:rPr>
          <w:t xml:space="preserve">כתוב</w:t>
        </w:r>
      </w:ins>
      <w:del w:id="93504" w:author="קלוד" w:date="2026-10-11T13:11:34Z">
        <w:r w:rsidRPr="006F178A">
          <w:rPr>
            <w:rFonts w:ascii="Fb Fontext" w:hAnsi="Fb Fontext"/>
            <w:rtl/>
          </w:rPr>
          <w:delText xml:space="preserve">כתיב</w:delText>
        </w:r>
      </w:del>
      <w:r w:rsidRPr="00805615">
        <w:rPr>
          <w:rStyle w:val="afffff0"/>
          <w:rtl/>
        </w:rPr>
        <w:t xml:space="preserve"> </w:t>
      </w:r>
      <w:r w:rsidRPr="00805615">
        <w:rPr>
          <w:rStyle w:val="afffff0"/>
          <w:rFonts w:hint="cs"/>
          <w:rtl/>
        </w:rPr>
        <w:t>'</w:t>
      </w:r>
      <w:ins w:id="90101" w:author="Claude - סמנטי" w:date="2026-10-11T12:28:21Z">
        <w:r>
          <w:rPr>
            <w:rStyle w:val="afffff0"/>
            <w:rtl/>
          </w:rPr>
          <w:t xml:space="preserve">לֹא תִלְבַּשׁ שַׁעַטְנֵז צֶמֶר וּפִשְׁתִּים יַחְדָּיו</w:t>
        </w:r>
      </w:ins>
      <w:del w:id="90102" w:author="Claude - סמנטי" w:date="2026-10-11T12:28:21Z">
        <w:r w:rsidRPr="00805615">
          <w:rPr>
            <w:rStyle w:val="afffff0"/>
            <w:rtl/>
          </w:rPr>
          <w:delText xml:space="preserve">לא תלבש שעטנז צמר ופשתים יחדיו</w:delText>
        </w:r>
      </w:del>
      <w:r w:rsidRPr="00805615">
        <w:rPr>
          <w:rStyle w:val="afffff0"/>
          <w:rFonts w:hint="cs"/>
          <w:rtl/>
        </w:rPr>
        <w:t>'</w:t>
      </w:r>
    </w:p>
    <w:p>
      <w:pPr>
        <w:pStyle w:val="38"/>
        <w:rPr>
          <w:ins w:id="97019" w:author="מנוע מכני" w:date="2026-10-11T12:04:39Z"/>
        </w:rPr>
      </w:pPr>
      <w:r w:rsidRPr="006061D7">
        <w:t xml:space="preserve">וא"א</w:t>
      </w:r>
    </w:p>
    <w:p w:rsidR="00E9703F" w:rsidRPr="006061D7" w:rsidRDefault="00E9703F" w:rsidP="00E9703F">
      <w:pPr>
        <w:rPr>
          <w:rtl/>
        </w:rPr>
      </w:pPr>
      <w:del w:id="97020" w:author="מנוע מכני" w:date="2026-10-11T12:04:39Z">
        <w:r w:rsidRPr="006061D7">
          <w:rPr>
            <w:rtl/>
          </w:rPr>
          <w:delText xml:space="preserve"> </w:delText>
        </w:r>
      </w:del>
      <w:r w:rsidRPr="006061D7">
        <w:rPr>
          <w:rtl/>
        </w:rPr>
        <w:t xml:space="preserve">לומר </w:t>
      </w:r>
      <w:ins w:id="93527" w:author="קלוד" w:date="2026-10-11T13:11:34Z">
        <w:r>
          <w:rPr>
            <w:rtl/>
          </w:rPr>
          <w:t xml:space="preserve">שקמ"ל</w:t>
        </w:r>
      </w:ins>
      <w:del w:id="93528" w:author="קלוד" w:date="2026-10-11T13:11:34Z">
        <w:r w:rsidRPr="006061D7">
          <w:rPr>
            <w:rtl/>
          </w:rPr>
          <w:delText xml:space="preserve">דקמ"ל</w:delText>
        </w:r>
      </w:del>
      <w:r w:rsidRPr="006061D7">
        <w:rPr>
          <w:rtl/>
        </w:rPr>
        <w:t xml:space="preserve"> </w:t>
      </w:r>
      <w:ins w:id="93525" w:author="קלוד" w:date="2026-10-11T13:11:34Z">
        <w:r>
          <w:rPr>
            <w:rtl/>
          </w:rPr>
          <w:t xml:space="preserve">שבהעלאה </w:t>
        </w:r>
        <w:r>
          <w:rPr>
            <w:rStyle w:val="afffffe"/>
            <w:rtl/>
          </w:rPr>
          <w:t xml:space="preserve">כל שני מינים</w:t>
        </w:r>
      </w:ins>
      <w:del w:id="93526" w:author="קלוד" w:date="2026-10-11T13:11:34Z">
        <w:r w:rsidRPr="006061D7">
          <w:rPr>
            <w:rtl/>
          </w:rPr>
          <w:delText xml:space="preserve">דבהעלאה</w:delText>
        </w:r>
      </w:del>
      <w:r w:rsidRPr="006061D7">
        <w:rPr>
          <w:rtl/>
        </w:rPr>
        <w:t xml:space="preserve"> אסור, </w:t>
      </w:r>
      <w:ins w:id="93523" w:author="קלוד" w:date="2026-10-11T13:11:34Z">
        <w:r>
          <w:rPr>
            <w:rtl/>
          </w:rPr>
          <w:t xml:space="preserve">שק"ו</w:t>
        </w:r>
      </w:ins>
      <w:del w:id="93524" w:author="קלוד" w:date="2026-10-11T13:11:34Z">
        <w:r w:rsidRPr="006061D7">
          <w:rPr>
            <w:rtl/>
          </w:rPr>
          <w:delText xml:space="preserve">דק"ו</w:delText>
        </w:r>
      </w:del>
      <w:r w:rsidRPr="006061D7">
        <w:rPr>
          <w:rtl/>
        </w:rPr>
        <w:t xml:space="preserve"> </w:t>
      </w:r>
      <w:ins w:id="93521" w:author="קלוד" w:date="2026-10-11T13:11:34Z">
        <w:r>
          <w:rPr>
            <w:rtl/>
          </w:rPr>
          <w:t xml:space="preserve">מלבישה,</w:t>
        </w:r>
      </w:ins>
      <w:del w:id="93522" w:author="קלוד" w:date="2026-10-11T13:11:34Z">
        <w:r w:rsidRPr="006061D7">
          <w:rPr>
            <w:rtl/>
          </w:rPr>
          <w:delText xml:space="preserve">מלבישה</w:delText>
        </w:r>
      </w:del>
      <w:r w:rsidRPr="006061D7">
        <w:rPr>
          <w:rtl/>
        </w:rPr>
        <w:t xml:space="preserve"> </w:t>
      </w:r>
      <w:ins w:id="93519" w:author="קלוד" w:date="2026-10-11T13:11:34Z">
        <w:r>
          <w:rPr>
            <w:rtl/>
          </w:rPr>
          <w:t xml:space="preserve">שנהנה</w:t>
        </w:r>
      </w:ins>
      <w:del w:id="93520" w:author="קלוד" w:date="2026-10-11T13:11:34Z">
        <w:r w:rsidRPr="006061D7">
          <w:rPr>
            <w:rtl/>
          </w:rPr>
          <w:delText xml:space="preserve">דמיתהני</w:delText>
        </w:r>
      </w:del>
      <w:r w:rsidRPr="006061D7">
        <w:rPr>
          <w:rtl/>
        </w:rPr>
        <w:t xml:space="preserve"> </w:t>
      </w:r>
      <w:ins w:id="93517" w:author="קלוד" w:date="2026-10-11T13:11:34Z">
        <w:r>
          <w:rPr>
            <w:rtl/>
          </w:rPr>
          <w:t xml:space="preserve">כל</w:t>
        </w:r>
      </w:ins>
      <w:del w:id="93518" w:author="קלוד" w:date="2026-10-11T13:11:34Z">
        <w:r w:rsidRPr="006061D7">
          <w:rPr>
            <w:rtl/>
          </w:rPr>
          <w:delText xml:space="preserve">כולי</w:delText>
        </w:r>
      </w:del>
      <w:r w:rsidRPr="006061D7">
        <w:rPr>
          <w:rtl/>
        </w:rPr>
        <w:t xml:space="preserve"> </w:t>
      </w:r>
      <w:ins w:id="95111" w:author="מנוע מכני" w:date="2026-10-11T12:04:39Z">
        <w:r>
          <w:rPr>
            <w:rtl/>
          </w:rPr>
          <w:t xml:space="preserve">גופו</w:t>
        </w:r>
      </w:ins>
      <w:del w:id="95112" w:author="מנוע מכני" w:date="2026-10-11T12:04:39Z">
        <w:r w:rsidRPr="006061D7">
          <w:rPr>
            <w:rtl/>
          </w:rPr>
          <w:delText xml:space="preserve">גופיה</w:delText>
        </w:r>
      </w:del>
      <w:r w:rsidRPr="006061D7">
        <w:rPr>
          <w:rtl/>
        </w:rPr>
        <w:t xml:space="preserve"> מכלאים, ואעפ"כ </w:t>
      </w:r>
      <w:ins w:id="92437" w:author="מנוע מכני" w:date="2026-10-11T12:04:39Z">
        <w:ins w:id="93515" w:author="קלוד" w:date="2026-10-11T13:11:34Z">
          <w:r>
            <w:rPr>
              <w:rtl/>
            </w:rPr>
            <w:t xml:space="preserve">דבר</w:t>
          </w:r>
        </w:ins>
        <w:del w:id="93516" w:author="קלוד" w:date="2026-10-11T13:11:34Z">
          <w:r>
            <w:rPr>
              <w:rtl/>
            </w:rPr>
            <w:delText xml:space="preserve">כלום</w:delText>
          </w:r>
        </w:del>
      </w:ins>
      <w:del w:id="92438" w:author="מנוע מכני" w:date="2026-10-11T12:04:39Z">
        <w:r w:rsidRPr="006061D7">
          <w:rPr>
            <w:rtl/>
          </w:rPr>
          <w:delText xml:space="preserve">מידי</w:delText>
        </w:r>
      </w:del>
      <w:r w:rsidRPr="006061D7">
        <w:rPr>
          <w:rtl/>
        </w:rPr>
        <w:t xml:space="preserve"> </w:t>
      </w:r>
      <w:ins w:id="93513" w:author="קלוד" w:date="2026-10-11T13:11:34Z">
        <w:r>
          <w:rPr>
            <w:rtl/>
          </w:rPr>
          <w:t xml:space="preserve">אחר -</w:t>
        </w:r>
      </w:ins>
      <w:del w:id="93514" w:author="קלוד" w:date="2026-10-11T13:11:34Z">
        <w:r w:rsidRPr="006061D7">
          <w:rPr>
            <w:rtl/>
          </w:rPr>
          <w:delText xml:space="preserve">אחרינא</w:delText>
        </w:r>
      </w:del>
      <w:r w:rsidRPr="006061D7">
        <w:rPr>
          <w:rtl/>
        </w:rPr>
        <w:t xml:space="preserve"> </w:t>
      </w:r>
      <w:r w:rsidRPr="006061D7">
        <w:rPr>
          <w:rtl/>
        </w:rPr>
        <w:t xml:space="preserve">לא</w:t>
      </w:r>
      <w:r w:rsidRPr="006061D7">
        <w:rPr>
          <w:rtl/>
        </w:rPr>
        <w:t xml:space="preserve">, העלאה </w:t>
      </w:r>
      <w:r w:rsidRPr="006061D7">
        <w:rPr>
          <w:rtl/>
        </w:rPr>
        <w:t xml:space="preserve">כ"ש</w:t>
      </w:r>
      <w:r w:rsidRPr="006061D7">
        <w:rPr>
          <w:rtl/>
        </w:rPr>
        <w:t xml:space="preserve"> </w:t>
      </w:r>
      <w:ins w:id="93511" w:author="קלוד" w:date="2026-10-11T13:11:34Z">
        <w:r>
          <w:rPr>
            <w:rtl/>
          </w:rPr>
          <w:t xml:space="preserve">שמותר.</w:t>
        </w:r>
      </w:ins>
      <w:del w:id="93512" w:author="קלוד" w:date="2026-10-11T13:11:34Z">
        <w:r w:rsidRPr="006061D7">
          <w:rPr>
            <w:rtl/>
          </w:rPr>
          <w:delText xml:space="preserve">דמותר.</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כז:</w:t>
      </w:r>
    </w:p>
    <w:p>
      <w:pPr>
        <w:pStyle w:val="38"/>
        <w:rPr>
          <w:ins w:id="97021" w:author="מנוע מכני" w:date="2026-10-11T12:04:39Z"/>
        </w:rPr>
      </w:pPr>
      <w:r w:rsidRPr="006F178A">
        <w:t>רנב"י:</w:t>
      </w:r>
    </w:p>
    <w:p w:rsidR="00E9703F" w:rsidRPr="006F178A" w:rsidRDefault="00E9703F" w:rsidP="00E9703F">
      <w:pPr>
        <w:rPr>
          <w:rtl/>
        </w:rPr>
      </w:pPr>
      <w:del w:id="97022" w:author="מנוע מכני" w:date="2026-10-11T12:04:39Z">
        <w:r w:rsidRPr="00C077D2">
          <w:rPr>
            <w:rStyle w:val="afffff0"/>
            <w:rtl/>
          </w:rPr>
          <w:delText xml:space="preserve"> </w:delText>
        </w:r>
      </w:del>
      <w:r w:rsidRPr="00C077D2">
        <w:rPr>
          <w:rStyle w:val="afffff0"/>
          <w:rFonts w:hint="cs"/>
          <w:rtl/>
        </w:rPr>
        <w:t>'</w:t>
      </w:r>
      <w:r w:rsidRPr="00C077D2">
        <w:rPr>
          <w:rStyle w:val="afffff0"/>
          <w:rtl/>
        </w:rPr>
        <w:t>אף כל</w:t>
      </w:r>
      <w:r w:rsidRPr="00C077D2">
        <w:rPr>
          <w:rStyle w:val="afffff0"/>
          <w:rFonts w:hint="cs"/>
          <w:rtl/>
        </w:rPr>
        <w:t>'</w:t>
      </w:r>
      <w:r w:rsidRPr="00C077D2">
        <w:rPr>
          <w:rStyle w:val="afffff0"/>
          <w:rtl/>
        </w:rPr>
        <w:t xml:space="preserve"> </w:t>
      </w:r>
      <w:ins w:id="93543" w:author="קלוד" w:date="2026-10-11T13:11:34Z">
        <w:r>
          <w:rPr>
            <w:rFonts w:ascii="Fb Fontext" w:hAnsi="Fb Fontext"/>
            <w:rtl/>
          </w:rPr>
          <w:t xml:space="preserve">-</w:t>
        </w:r>
      </w:ins>
      <w:del w:id="93544" w:author="קלוד" w:date="2026-10-11T13:11:34Z">
        <w:r w:rsidRPr="006F178A">
          <w:rPr>
            <w:rFonts w:ascii="Fb Fontext" w:hAnsi="Fb Fontext"/>
            <w:rtl/>
          </w:rPr>
          <w:delText xml:space="preserve">לאתויי</w:delText>
        </w:r>
      </w:del>
      <w:r w:rsidRPr="006F178A">
        <w:rPr>
          <w:rFonts w:ascii="Fb Fontext" w:hAnsi="Fb Fontext"/>
          <w:rtl/>
        </w:rPr>
        <w:t xml:space="preserve"> </w:t>
      </w:r>
      <w:ins w:id="93541" w:author="קלוד" w:date="2026-10-11T13:11:34Z">
        <w:r>
          <w:rPr>
            <w:rFonts w:ascii="Fb Fontext" w:hAnsi="Fb Fontext"/>
            <w:rtl/>
          </w:rPr>
          <w:t xml:space="preserve">להביא</w:t>
        </w:r>
      </w:ins>
      <w:del w:id="93542" w:author="קלוד" w:date="2026-10-11T13:11:34Z">
        <w:r w:rsidRPr="006F178A">
          <w:rPr>
            <w:rFonts w:ascii="Fb Fontext" w:hAnsi="Fb Fontext"/>
            <w:rtl/>
          </w:rPr>
          <w:delText xml:space="preserve">ציצית</w:delText>
        </w:r>
      </w:del>
      <w:r w:rsidRPr="006F178A">
        <w:rPr>
          <w:rFonts w:ascii="Fb Fontext" w:hAnsi="Fb Fontext"/>
          <w:rtl/>
        </w:rPr>
        <w:t xml:space="preserve"> </w:t>
      </w:r>
      <w:ins w:id="93539" w:author="קלוד" w:date="2026-10-11T13:11:34Z">
        <w:r>
          <w:rPr>
            <w:rFonts w:ascii="Fb Fontext" w:hAnsi="Fb Fontext"/>
            <w:rtl/>
          </w:rPr>
          <w:t xml:space="preserve">ציצית,</w:t>
        </w:r>
      </w:ins>
      <w:del w:id="93540" w:author="קלוד" w:date="2026-10-11T13:11:34Z">
        <w:r w:rsidRPr="006F178A">
          <w:rPr>
            <w:rFonts w:ascii="Fb Fontext" w:hAnsi="Fb Fontext"/>
            <w:rtl/>
          </w:rPr>
          <w:delText xml:space="preserve">ואע"ג</w:delText>
        </w:r>
      </w:del>
      <w:r w:rsidRPr="006F178A">
        <w:rPr>
          <w:rFonts w:ascii="Fb Fontext" w:hAnsi="Fb Fontext"/>
          <w:rtl/>
        </w:rPr>
        <w:t xml:space="preserve"> </w:t>
      </w:r>
      <w:ins w:id="93537" w:author="קלוד" w:date="2026-10-11T13:11:34Z">
        <w:r>
          <w:rPr>
            <w:rFonts w:ascii="Fb Fontext" w:hAnsi="Fb Fontext"/>
            <w:rtl/>
          </w:rPr>
          <w:t xml:space="preserve">ואע"פ</w:t>
        </w:r>
      </w:ins>
      <w:del w:id="93538" w:author="קלוד" w:date="2026-10-11T13:11:34Z">
        <w:r w:rsidRPr="006F178A">
          <w:rPr>
            <w:rFonts w:ascii="Fb Fontext" w:hAnsi="Fb Fontext"/>
            <w:rtl/>
          </w:rPr>
          <w:delText xml:space="preserve">דכתיב</w:delText>
        </w:r>
      </w:del>
      <w:r w:rsidRPr="006F178A">
        <w:rPr>
          <w:rFonts w:ascii="Fb Fontext" w:hAnsi="Fb Fontext"/>
          <w:rtl/>
        </w:rPr>
        <w:t xml:space="preserve"> </w:t>
      </w:r>
      <w:ins w:id="93535" w:author="קלוד" w:date="2026-10-11T13:11:34Z">
        <w:r>
          <w:rPr>
            <w:rFonts w:ascii="Fb Fontext" w:hAnsi="Fb Fontext"/>
            <w:rtl/>
          </w:rPr>
          <w:t xml:space="preserve">שכתוב במפורש</w:t>
        </w:r>
      </w:ins>
      <w:del w:id="93536" w:author="קלוד" w:date="2026-10-11T13:11:34Z">
        <w:r w:rsidRPr="006F178A">
          <w:rPr>
            <w:rFonts w:ascii="Fb Fontext" w:hAnsi="Fb Fontext"/>
            <w:rtl/>
          </w:rPr>
          <w:delText xml:space="preserve">בהדיא</w:delText>
        </w:r>
      </w:del>
      <w:r w:rsidRPr="00C077D2">
        <w:rPr>
          <w:rStyle w:val="afffff0"/>
          <w:rtl/>
        </w:rPr>
        <w:t xml:space="preserve"> </w:t>
      </w:r>
      <w:r w:rsidRPr="00C077D2">
        <w:rPr>
          <w:rStyle w:val="afffff0"/>
          <w:rFonts w:hint="cs"/>
          <w:rtl/>
        </w:rPr>
        <w:t>'</w:t>
      </w:r>
      <w:ins w:id="90851" w:author="Claude - סמנטי" w:date="2026-10-11T12:28:21Z">
        <w:r>
          <w:rPr>
            <w:rStyle w:val="afffff0"/>
            <w:rtl/>
          </w:rPr>
          <w:t xml:space="preserve">לֹא תִלְבַּשׁ שַׁעַטְנֵז צֶמֶר וּפִשְׁתִּים</w:t>
        </w:r>
      </w:ins>
      <w:del w:id="90852" w:author="Claude - סמנטי" w:date="2026-10-11T12:28:21Z">
        <w:r w:rsidRPr="00C077D2">
          <w:rPr>
            <w:rStyle w:val="afffff0"/>
            <w:rtl/>
          </w:rPr>
          <w:delText xml:space="preserve">לא תלבש שעטנז צמר ופשתים</w:delText>
        </w:r>
      </w:del>
      <w:r w:rsidRPr="00C077D2">
        <w:rPr>
          <w:rStyle w:val="afffff0"/>
          <w:rFonts w:hint="cs"/>
          <w:rtl/>
        </w:rPr>
        <w:t>'</w:t>
      </w:r>
      <w:r w:rsidRPr="00C077D2">
        <w:rPr>
          <w:rStyle w:val="afffff0"/>
          <w:rtl/>
        </w:rPr>
        <w:t xml:space="preserve"> </w:t>
      </w:r>
      <w:ins w:id="93533" w:author="קלוד" w:date="2026-10-11T13:11:34Z">
        <w:r>
          <w:rPr>
            <w:rFonts w:ascii="Fb Fontext" w:hAnsi="Fb Fontext"/>
            <w:rtl/>
          </w:rPr>
          <w:t xml:space="preserve">וכתוב</w:t>
        </w:r>
      </w:ins>
      <w:del w:id="93534" w:author="קלוד" w:date="2026-10-11T13:11:34Z">
        <w:r w:rsidRPr="006F178A">
          <w:rPr>
            <w:rFonts w:ascii="Fb Fontext" w:hAnsi="Fb Fontext"/>
            <w:rtl/>
          </w:rPr>
          <w:delText xml:space="preserve">וכתיב</w:delText>
        </w:r>
      </w:del>
      <w:r w:rsidRPr="00C077D2">
        <w:rPr>
          <w:rStyle w:val="afffff0"/>
          <w:rtl/>
        </w:rPr>
        <w:t xml:space="preserve"> </w:t>
      </w:r>
      <w:r w:rsidRPr="00C077D2">
        <w:rPr>
          <w:rStyle w:val="afffff0"/>
          <w:rFonts w:hint="cs"/>
          <w:rtl/>
        </w:rPr>
        <w:t>'</w:t>
      </w:r>
      <w:ins w:id="90849" w:author="Claude - סמנטי" w:date="2026-10-11T12:28:21Z">
        <w:r>
          <w:rPr>
            <w:rStyle w:val="afffff0"/>
            <w:rtl/>
          </w:rPr>
          <w:t xml:space="preserve">גְּדִלִים תַּעֲשֶׂה </w:t>
        </w:r>
        <w:ins w:id="93531" w:author="קלוד" w:date="2026-10-11T13:11:34Z">
          <w:r>
            <w:rPr>
              <w:rStyle w:val="afffff0"/>
              <w:rtl/>
            </w:rPr>
            <w:t xml:space="preserve">לָּךְ',</w:t>
          </w:r>
        </w:ins>
        <w:del w:id="93532" w:author="קלוד" w:date="2026-10-11T13:11:34Z">
          <w:r>
            <w:rPr>
              <w:rStyle w:val="afffff0"/>
              <w:rtl/>
            </w:rPr>
            <w:delText xml:space="preserve">לָּךְ</w:delText>
          </w:r>
          <w:r w:rsidRPr="00C077D2">
            <w:rPr>
              <w:rStyle w:val="afffff0"/>
              <w:rFonts w:hint="cs"/>
              <w:rtl/>
            </w:rPr>
            <w:delText xml:space="preserve">'</w:delText>
          </w:r>
        </w:del>
      </w:ins>
      <w:del w:id="90850" w:author="Claude - סמנטי" w:date="2026-10-11T12:28:21Z">
        <w:r w:rsidRPr="00C077D2">
          <w:rPr>
            <w:rStyle w:val="afffff0"/>
            <w:rtl/>
          </w:rPr>
          <w:delText xml:space="preserve">גדלים תעשה לך</w:delText>
        </w:r>
      </w:del>
      <w:r w:rsidRPr="00C077D2">
        <w:rPr>
          <w:rStyle w:val="afffff0"/>
          <w:rtl/>
        </w:rPr>
        <w:t xml:space="preserve"> </w:t>
      </w:r>
      <w:r w:rsidRPr="006F178A">
        <w:rPr>
          <w:rFonts w:ascii="Fb Fontext" w:hAnsi="Fb Fontext"/>
          <w:rtl/>
        </w:rPr>
        <w:t xml:space="preserve">קמ"ל</w:t>
      </w:r>
      <w:r w:rsidRPr="006F178A">
        <w:rPr>
          <w:rFonts w:ascii="Fb Fontext" w:hAnsi="Fb Fontext"/>
          <w:rtl/>
        </w:rPr>
        <w:t xml:space="preserve"> </w:t>
      </w:r>
      <w:ins w:id="93529" w:author="קלוד" w:date="2026-10-11T13:11:34Z">
        <w:r>
          <w:rPr>
            <w:rFonts w:ascii="Fb Fontext" w:hAnsi="Fb Fontext"/>
            <w:rtl/>
          </w:rPr>
          <w:t xml:space="preserve">שלא</w:t>
        </w:r>
      </w:ins>
      <w:del w:id="93530" w:author="קלוד" w:date="2026-10-11T13:11:34Z">
        <w:r w:rsidRPr="006F178A">
          <w:rPr>
            <w:rFonts w:ascii="Fb Fontext" w:hAnsi="Fb Fontext"/>
            <w:rtl/>
          </w:rPr>
          <w:delText xml:space="preserve">דלא</w:delText>
        </w:r>
      </w:del>
      <w:r w:rsidRPr="006F178A">
        <w:rPr>
          <w:rFonts w:ascii="Fb Fontext" w:hAnsi="Fb Fontext"/>
          <w:rtl/>
        </w:rPr>
        <w:t xml:space="preserve"> </w:t>
      </w:r>
      <w:r w:rsidRPr="006F178A">
        <w:rPr>
          <w:rStyle w:val="2fb"/>
          <w:rFonts w:ascii="Fb Fontext" w:hAnsi="Fb Fontext"/>
          <w:rtl/>
        </w:rPr>
        <w:t xml:space="preserve">כרבא</w:t>
      </w:r>
      <w:r w:rsidRPr="006F178A">
        <w:rPr>
          <w:rFonts w:ascii="Fb Fontext" w:hAnsi="Fb Fontext"/>
          <w:rtl/>
        </w:rPr>
        <w:t xml:space="preserve">.</w:t>
      </w:r>
    </w:p>
    <w:p w:rsidR="00E9703F" w:rsidRPr="006F178A" w:rsidRDefault="00E9703F" w:rsidP="00E9703F">
      <w:pPr>
        <w:rPr>
          <w:rtl/>
        </w:rPr>
      </w:pPr>
      <w:ins w:id="93565" w:author="קלוד" w:date="2026-10-11T13:11:34Z">
        <w:r>
          <w:rPr>
            <w:rtl/>
          </w:rPr>
          <w:t xml:space="preserve">שהקשה:</w:t>
        </w:r>
      </w:ins>
      <w:del w:id="93566" w:author="קלוד" w:date="2026-10-11T13:11:34Z">
        <w:r w:rsidRPr="006F178A">
          <w:rPr>
            <w:rtl/>
          </w:rPr>
          <w:delText xml:space="preserve">דרמי</w:delText>
        </w:r>
      </w:del>
      <w:r w:rsidRPr="00C077D2">
        <w:rPr>
          <w:rStyle w:val="afffff0"/>
          <w:rtl/>
        </w:rPr>
        <w:t xml:space="preserve"> </w:t>
      </w:r>
      <w:r w:rsidRPr="00C077D2">
        <w:rPr>
          <w:rStyle w:val="afffff0"/>
          <w:rFonts w:hint="cs"/>
          <w:rtl/>
        </w:rPr>
        <w:t>'</w:t>
      </w:r>
      <w:ins w:id="90107" w:author="Claude - סמנטי" w:date="2026-10-11T12:28:21Z">
        <w:r>
          <w:rPr>
            <w:rStyle w:val="afffff0"/>
            <w:rtl/>
          </w:rPr>
          <w:t xml:space="preserve">הַכָּנָף</w:t>
        </w:r>
      </w:ins>
      <w:del w:id="90108" w:author="Claude - סמנטי" w:date="2026-10-11T12:28:21Z">
        <w:r w:rsidRPr="00C077D2">
          <w:rPr>
            <w:rStyle w:val="afffff0"/>
            <w:rtl/>
          </w:rPr>
          <w:delText xml:space="preserve">הכנף</w:delText>
        </w:r>
      </w:del>
      <w:r w:rsidRPr="00C077D2">
        <w:rPr>
          <w:rStyle w:val="afffff0"/>
          <w:rFonts w:hint="cs"/>
          <w:rtl/>
        </w:rPr>
        <w:t>'</w:t>
      </w:r>
      <w:r w:rsidRPr="00C077D2">
        <w:rPr>
          <w:rStyle w:val="afffff0"/>
          <w:rtl/>
        </w:rPr>
        <w:t xml:space="preserve"> </w:t>
      </w:r>
      <w:r w:rsidRPr="006F178A">
        <w:rPr>
          <w:rtl/>
        </w:rPr>
        <w:t xml:space="preserve">- מין כנף, </w:t>
      </w:r>
      <w:ins w:id="93563" w:author="קלוד" w:date="2026-10-11T13:11:34Z">
        <w:r>
          <w:rPr>
            <w:rtl/>
          </w:rPr>
          <w:t xml:space="preserve">וכתוב</w:t>
        </w:r>
      </w:ins>
      <w:del w:id="93564" w:author="קלוד" w:date="2026-10-11T13:11:34Z">
        <w:r w:rsidRPr="006F178A">
          <w:rPr>
            <w:rtl/>
          </w:rPr>
          <w:delText xml:space="preserve">וכתיב</w:delText>
        </w:r>
      </w:del>
      <w:r w:rsidRPr="00C077D2">
        <w:rPr>
          <w:rStyle w:val="afffff0"/>
          <w:rtl/>
        </w:rPr>
        <w:t xml:space="preserve"> </w:t>
      </w:r>
      <w:r w:rsidRPr="00C077D2">
        <w:rPr>
          <w:rStyle w:val="afffff0"/>
          <w:rFonts w:hint="cs"/>
          <w:rtl/>
        </w:rPr>
        <w:t>'</w:t>
      </w:r>
      <w:ins w:id="90105" w:author="Claude - סמנטי" w:date="2026-10-11T12:28:21Z">
        <w:r>
          <w:rPr>
            <w:rStyle w:val="afffff0"/>
            <w:rtl/>
          </w:rPr>
          <w:t xml:space="preserve">צֶמֶר וּפִשְׁתִּים </w:t>
        </w:r>
        <w:ins w:id="93561" w:author="קלוד" w:date="2026-10-11T13:11:34Z">
          <w:r>
            <w:rPr>
              <w:rStyle w:val="afffff0"/>
              <w:rtl/>
            </w:rPr>
            <w:t xml:space="preserve">יַחְדָּיו'.</w:t>
          </w:r>
        </w:ins>
        <w:del w:id="93562" w:author="קלוד" w:date="2026-10-11T13:11:34Z">
          <w:r>
            <w:rPr>
              <w:rStyle w:val="afffff0"/>
              <w:rtl/>
            </w:rPr>
            <w:delText xml:space="preserve">יַחְדָּיו</w:delText>
          </w:r>
          <w:r w:rsidRPr="00C077D2">
            <w:rPr>
              <w:rStyle w:val="afffff0"/>
              <w:rFonts w:hint="cs"/>
              <w:rtl/>
            </w:rPr>
            <w:delText xml:space="preserve">'</w:delText>
          </w:r>
        </w:del>
      </w:ins>
      <w:del w:id="90106" w:author="Claude - סמנטי" w:date="2026-10-11T12:28:21Z">
        <w:r w:rsidRPr="00C077D2">
          <w:rPr>
            <w:rStyle w:val="afffff0"/>
            <w:rtl/>
          </w:rPr>
          <w:delText xml:space="preserve">צמר ופשתים יחדיו</w:delText>
        </w:r>
      </w:del>
      <w:r w:rsidRPr="00C077D2">
        <w:rPr>
          <w:rStyle w:val="afffff0"/>
          <w:rtl/>
        </w:rPr>
        <w:t xml:space="preserve"> </w:t>
      </w:r>
      <w:ins w:id="92439" w:author="מנוע מכני" w:date="2026-10-11T12:04:39Z">
        <w:r>
          <w:rPr>
            <w:rtl/>
          </w:rPr>
          <w:t xml:space="preserve">ולכך</w:t>
        </w:r>
      </w:ins>
      <w:del w:id="92440" w:author="מנוע מכני" w:date="2026-10-11T12:04:39Z">
        <w:r w:rsidRPr="006F178A">
          <w:rPr>
            <w:rtl/>
          </w:rPr>
          <w:delText xml:space="preserve">ולהכי</w:delText>
        </w:r>
      </w:del>
      <w:r w:rsidRPr="006F178A">
        <w:rPr>
          <w:rtl/>
        </w:rPr>
        <w:t xml:space="preserve"> </w:t>
      </w:r>
      <w:ins w:id="93559" w:author="קלוד" w:date="2026-10-11T13:11:34Z">
        <w:r>
          <w:rPr>
            <w:rtl/>
          </w:rPr>
          <w:t xml:space="preserve">אמר:</w:t>
        </w:r>
      </w:ins>
      <w:del w:id="93560" w:author="קלוד" w:date="2026-10-11T13:11:34Z">
        <w:r w:rsidRPr="006F178A">
          <w:rPr>
            <w:rtl/>
          </w:rPr>
          <w:delText xml:space="preserve">אמר</w:delText>
        </w:r>
      </w:del>
      <w:r w:rsidRPr="006F178A">
        <w:rPr>
          <w:rtl/>
        </w:rPr>
        <w:t xml:space="preserve"> </w:t>
      </w:r>
      <w:ins w:id="93557" w:author="קלוד" w:date="2026-10-11T13:11:34Z">
        <w:r>
          <w:rPr>
            <w:rtl/>
          </w:rPr>
          <w:t xml:space="preserve">צמר</w:t>
        </w:r>
      </w:ins>
      <w:del w:id="93558" w:author="קלוד" w:date="2026-10-11T13:11:34Z">
        <w:r w:rsidRPr="006F178A">
          <w:rPr>
            <w:rtl/>
          </w:rPr>
          <w:delText xml:space="preserve">דהיינו דצמר</w:delText>
        </w:r>
      </w:del>
      <w:r w:rsidRPr="006F178A">
        <w:rPr>
          <w:rtl/>
        </w:rPr>
        <w:t xml:space="preserve"> ופשתים פוטרין בין במינן בין שלא </w:t>
      </w:r>
      <w:ins w:id="93555" w:author="קלוד" w:date="2026-10-11T13:11:34Z">
        <w:r>
          <w:rPr>
            <w:rtl/>
          </w:rPr>
          <w:t xml:space="preserve">במינן,</w:t>
        </w:r>
      </w:ins>
      <w:del w:id="93556" w:author="קלוד" w:date="2026-10-11T13:11:34Z">
        <w:r w:rsidRPr="006F178A">
          <w:rPr>
            <w:rtl/>
          </w:rPr>
          <w:delText xml:space="preserve">במינן</w:delText>
        </w:r>
      </w:del>
      <w:r w:rsidRPr="006F178A">
        <w:rPr>
          <w:rtl/>
        </w:rPr>
        <w:t xml:space="preserve"> </w:t>
      </w:r>
      <w:ins w:id="93553" w:author="קלוד" w:date="2026-10-11T13:11:34Z">
        <w:r>
          <w:rPr>
            <w:rtl/>
          </w:rPr>
          <w:t xml:space="preserve">ושאר</w:t>
        </w:r>
      </w:ins>
      <w:del w:id="93554" w:author="קלוד" w:date="2026-10-11T13:11:34Z">
        <w:r w:rsidRPr="006F178A">
          <w:rPr>
            <w:rtl/>
          </w:rPr>
          <w:delText xml:space="preserve">משא"כ</w:delText>
        </w:r>
      </w:del>
      <w:r w:rsidRPr="006F178A">
        <w:rPr>
          <w:rtl/>
        </w:rPr>
        <w:t xml:space="preserve"> </w:t>
      </w:r>
      <w:ins w:id="93551" w:author="קלוד" w:date="2026-10-11T13:11:34Z">
        <w:r>
          <w:rPr>
            <w:rtl/>
          </w:rPr>
          <w:t xml:space="preserve">מינין</w:t>
        </w:r>
      </w:ins>
      <w:del w:id="93552" w:author="קלוד" w:date="2026-10-11T13:11:34Z">
        <w:r w:rsidRPr="006F178A">
          <w:rPr>
            <w:rtl/>
          </w:rPr>
          <w:delText xml:space="preserve">שאר</w:delText>
        </w:r>
      </w:del>
      <w:r w:rsidRPr="006F178A">
        <w:rPr>
          <w:rtl/>
        </w:rPr>
        <w:t xml:space="preserve"> </w:t>
      </w:r>
      <w:ins w:id="93549" w:author="קלוד" w:date="2026-10-11T13:11:34Z">
        <w:r>
          <w:rPr>
            <w:rtl/>
          </w:rPr>
          <w:t xml:space="preserve">-</w:t>
        </w:r>
      </w:ins>
      <w:del w:id="93550" w:author="קלוד" w:date="2026-10-11T13:11:34Z">
        <w:r w:rsidRPr="006F178A">
          <w:rPr>
            <w:rtl/>
          </w:rPr>
          <w:delText xml:space="preserve">מינין,</w:delText>
        </w:r>
      </w:del>
      <w:r w:rsidRPr="006F178A">
        <w:rPr>
          <w:rtl/>
        </w:rPr>
        <w:t xml:space="preserve"> </w:t>
      </w:r>
      <w:ins w:id="93547" w:author="קלוד" w:date="2026-10-11T13:11:34Z">
        <w:r>
          <w:rPr>
            <w:rtl/>
          </w:rPr>
          <w:t xml:space="preserve">רק</w:t>
        </w:r>
      </w:ins>
      <w:del w:id="93548" w:author="קלוד" w:date="2026-10-11T13:11:34Z">
        <w:r w:rsidRPr="006F178A">
          <w:rPr>
            <w:rtl/>
          </w:rPr>
          <w:delText xml:space="preserve">דרק</w:delText>
        </w:r>
      </w:del>
      <w:r w:rsidRPr="006F178A">
        <w:rPr>
          <w:rtl/>
        </w:rPr>
        <w:t xml:space="preserve"> </w:t>
      </w:r>
      <w:ins w:id="93545" w:author="קלוד" w:date="2026-10-11T13:11:34Z">
        <w:r>
          <w:rPr>
            <w:rtl/>
          </w:rPr>
          <w:t xml:space="preserve">במינן.</w:t>
        </w:r>
      </w:ins>
      <w:del w:id="93546" w:author="קלוד" w:date="2026-10-11T13:11:34Z">
        <w:r w:rsidRPr="006F178A">
          <w:rPr>
            <w:rtl/>
          </w:rPr>
          <w:delText xml:space="preserve">במינן פוטרין.</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803" w:author="עריכה מהאתר" w:date="2026-10-26T17:57:42Z"/>
        </w:rPr>
      </w:pPr>
      <w:ins w:id="9804" w:author="עריכה מהאתר" w:date="2026-10-26T17:57:42Z">
        <w:r>
          <w:t xml:space="preserve">ראב"דר:</w:t>
        </w:r>
      </w:ins>
    </w:p>
    <w:p w:rsidR="00E9703F" w:rsidRPr="006F178A" w:rsidRDefault="00E9703F" w:rsidP="00E9703F">
      <w:del w:id="9801" w:author="עריכה מהאתר" w:date="2026-10-26T17:57:42Z">
        <w:r>
          <w:rPr>
            <w:rStyle w:val="2fb"/>
            <w:rFonts w:ascii="Fb Fontext" w:hAnsi="Fb Fontext"/>
            <w:rtl/>
          </w:rPr>
          <w:delText xml:space="preserve">ראב"דר</w:delText>
        </w:r>
      </w:del>
      <w:del w:id="9802" w:author="עריכה מהאתר" w:date="2026-10-26T17:57:42Z">
        <w:r>
          <w:rPr>
            <w:rFonts w:ascii="Fb Fontext" w:hAnsi="Fb Fontext"/>
            <w:rtl/>
          </w:rPr>
          <w:delText xml:space="preserve">: </w:delText>
        </w:r>
      </w:del>
      <w:r w:rsidRPr="006F178A">
        <w:rPr>
          <w:rStyle w:val="2fb"/>
          <w:rFonts w:ascii="Fb Fontext" w:hAnsi="Fb Fontext"/>
          <w:rtl/>
        </w:rPr>
        <w:t xml:space="preserve">לתדבר"י</w:t>
      </w:r>
      <w:r w:rsidRPr="00C077D2">
        <w:rPr>
          <w:rStyle w:val="afffff0"/>
          <w:rtl/>
        </w:rPr>
        <w:t xml:space="preserve"> </w:t>
      </w:r>
      <w:r w:rsidRPr="00C077D2">
        <w:rPr>
          <w:rStyle w:val="afffff0"/>
          <w:rFonts w:hint="cs"/>
          <w:rtl/>
        </w:rPr>
        <w:t>'</w:t>
      </w:r>
      <w:r w:rsidRPr="00C077D2">
        <w:rPr>
          <w:rStyle w:val="afffff0"/>
          <w:rtl/>
        </w:rPr>
        <w:t>או בגד</w:t>
      </w:r>
      <w:r w:rsidRPr="00C077D2">
        <w:rPr>
          <w:rStyle w:val="afffff0"/>
          <w:rFonts w:hint="cs"/>
          <w:rtl/>
        </w:rPr>
        <w:t>'</w:t>
      </w:r>
      <w:r w:rsidRPr="00C077D2">
        <w:rPr>
          <w:rStyle w:val="afffff0"/>
          <w:rtl/>
        </w:rPr>
        <w:t xml:space="preserve"> </w:t>
      </w:r>
      <w:r w:rsidRPr="006F178A">
        <w:rPr>
          <w:rFonts w:ascii="Fb Fontext" w:hAnsi="Fb Fontext"/>
          <w:rtl/>
        </w:rPr>
        <w:t>לרבות שאר בגדים לענין טומאה.</w:t>
      </w:r>
    </w:p>
    <w:p w:rsidR="00E9703F" w:rsidRPr="006F178A" w:rsidRDefault="00E9703F" w:rsidP="00E9703F">
      <w:pPr>
        <w:rPr>
          <w:rtl/>
        </w:rPr>
      </w:pPr>
      <w:ins w:id="93575" w:author="קלוד" w:date="2026-10-11T13:11:34Z">
        <w:r>
          <w:rPr>
            <w:rFonts w:hint="cs"/>
            <w:rtl/>
          </w:rPr>
          <w:t xml:space="preserve">ולא</w:t>
        </w:r>
      </w:ins>
      <w:del w:id="93576" w:author="קלוד" w:date="2026-10-11T13:11:34Z">
        <w:r w:rsidRPr="006F178A">
          <w:rPr>
            <w:rFonts w:hint="cs"/>
            <w:rtl/>
          </w:rPr>
          <w:delText xml:space="preserve">והא</w:delText>
        </w:r>
      </w:del>
      <w:r w:rsidRPr="006F178A">
        <w:rPr>
          <w:rFonts w:hint="cs"/>
          <w:rtl/>
        </w:rPr>
        <w:t xml:space="preserve"> </w:t>
      </w:r>
      <w:ins w:id="93573" w:author="קלוד" w:date="2026-10-11T13:11:34Z">
        <w:r>
          <w:rPr>
            <w:rFonts w:hint="cs"/>
            <w:rtl/>
          </w:rPr>
          <w:t xml:space="preserve">ריבה</w:t>
        </w:r>
      </w:ins>
      <w:del w:id="93574" w:author="קלוד" w:date="2026-10-11T13:11:34Z">
        <w:r w:rsidRPr="006F178A">
          <w:rPr>
            <w:rFonts w:hint="cs"/>
            <w:rtl/>
          </w:rPr>
          <w:delText xml:space="preserve">דלא </w:delText>
        </w:r>
        <w:r w:rsidRPr="006F178A">
          <w:rPr>
            <w:rStyle w:val="2fb"/>
            <w:rFonts w:hint="cs"/>
            <w:rtl/>
          </w:rPr>
          <w:delText xml:space="preserve">מרבה</w:delText>
        </w:r>
      </w:del>
      <w:r w:rsidRPr="006F178A">
        <w:rPr>
          <w:rFonts w:hint="cs"/>
          <w:rtl/>
        </w:rPr>
        <w:t xml:space="preserve"> כן גם בציצית מ'</w:t>
      </w:r>
      <w:ins w:id="90853" w:author="Claude - סמנטי" w:date="2026-10-11T12:28:21Z">
        <w:r>
          <w:rPr>
            <w:rStyle w:val="afffff0"/>
            <w:rFonts w:hint="cs"/>
            <w:rtl/>
          </w:rPr>
          <w:t xml:space="preserve">אֲשֶׁר תְּכַסֶּה </w:t>
        </w:r>
        <w:ins w:id="93571" w:author="קלוד" w:date="2026-10-11T13:11:34Z">
          <w:r>
            <w:rPr>
              <w:rStyle w:val="afffff0"/>
              <w:rFonts w:hint="cs"/>
              <w:rtl/>
            </w:rPr>
            <w:t xml:space="preserve">בָּהּ',</w:t>
          </w:r>
        </w:ins>
        <w:del w:id="93572" w:author="קלוד" w:date="2026-10-11T13:11:34Z">
          <w:r>
            <w:rPr>
              <w:rStyle w:val="afffff0"/>
              <w:rFonts w:hint="cs"/>
              <w:rtl/>
            </w:rPr>
            <w:delText xml:space="preserve">בָּהּ</w:delText>
          </w:r>
          <w:r w:rsidRPr="006F178A">
            <w:rPr>
              <w:rFonts w:hint="cs"/>
              <w:rtl/>
            </w:rPr>
            <w:delText xml:space="preserve">'</w:delText>
          </w:r>
        </w:del>
      </w:ins>
      <w:del w:id="90854" w:author="Claude - סמנטי" w:date="2026-10-11T12:28:21Z">
        <w:r w:rsidRPr="006F178A">
          <w:rPr>
            <w:rFonts w:hint="cs"/>
            <w:rtl/>
          </w:rPr>
          <w:delText xml:space="preserve">אשר תכסה בה</w:delText>
        </w:r>
      </w:del>
      <w:r w:rsidRPr="006F178A">
        <w:rPr>
          <w:rFonts w:hint="cs"/>
          <w:rtl/>
        </w:rPr>
        <w:t xml:space="preserve"> </w:t>
      </w:r>
      <w:ins w:id="93569" w:author="קלוד" w:date="2026-10-11T13:11:34Z">
        <w:r>
          <w:rPr>
            <w:rFonts w:hint="cs"/>
            <w:rtl/>
          </w:rPr>
          <w:t xml:space="preserve">שהוא</w:t>
        </w:r>
      </w:ins>
      <w:del w:id="93570" w:author="קלוד" w:date="2026-10-11T13:11:34Z">
        <w:r w:rsidRPr="006F178A">
          <w:rPr>
            <w:rFonts w:hint="cs"/>
            <w:rtl/>
          </w:rPr>
          <w:delText xml:space="preserve">דאתי</w:delText>
        </w:r>
      </w:del>
      <w:r w:rsidRPr="006F178A">
        <w:rPr>
          <w:rFonts w:hint="cs"/>
          <w:rtl/>
        </w:rPr>
        <w:t xml:space="preserve"> </w:t>
      </w:r>
      <w:ins w:id="93567" w:author="קלוד" w:date="2026-10-11T13:11:34Z">
        <w:r>
          <w:rPr>
            <w:rFonts w:hint="cs"/>
            <w:rtl/>
          </w:rPr>
          <w:t xml:space="preserve">בא לדרשה,</w:t>
        </w:r>
      </w:ins>
      <w:del w:id="93568" w:author="קלוד" w:date="2026-10-11T13:11:34Z">
        <w:r w:rsidRPr="006F178A">
          <w:rPr>
            <w:rFonts w:hint="cs"/>
            <w:rtl/>
          </w:rPr>
          <w:delText xml:space="preserve">לדרשה</w:delText>
        </w:r>
      </w:del>
      <w:r w:rsidRPr="006F178A">
        <w:rPr>
          <w:rFonts w:hint="cs"/>
          <w:rtl/>
        </w:rPr>
        <w:t xml:space="preserve"> כדתניא:</w:t>
      </w:r>
    </w:p>
    <w:p w:rsidR="00E9703F" w:rsidRPr="006F178A" w:rsidRDefault="00E9703F" w:rsidP="00E9703F">
      <w:pPr>
        <w:rPr>
          <w:rtl/>
        </w:rPr>
      </w:pPr>
      <w:r w:rsidRPr="00523F92">
        <w:rPr>
          <w:rStyle w:val="afffff0"/>
          <w:rFonts w:hint="cs"/>
          <w:rtl/>
        </w:rPr>
        <w:t>'</w:t>
      </w:r>
      <w:ins w:id="90855" w:author="Claude - סמנטי" w:date="2026-10-11T12:28:21Z">
        <w:r>
          <w:rPr>
            <w:rStyle w:val="afffff0"/>
            <w:rtl/>
          </w:rPr>
          <w:t xml:space="preserve">אֲשֶׁר תְּכַסֶּה בָּהּ</w:t>
        </w:r>
      </w:ins>
      <w:del w:id="90856" w:author="Claude - סמנטי" w:date="2026-10-11T12:28:21Z">
        <w:r w:rsidRPr="00523F92">
          <w:rPr>
            <w:rStyle w:val="afffff0"/>
            <w:rtl/>
          </w:rPr>
          <w:delText xml:space="preserve">אשר תכסה בה</w:delText>
        </w:r>
      </w:del>
      <w:r w:rsidRPr="00523F92">
        <w:rPr>
          <w:rStyle w:val="afffff0"/>
          <w:rFonts w:hint="cs"/>
          <w:rtl/>
        </w:rPr>
        <w:t>'</w:t>
      </w:r>
      <w:r w:rsidRPr="00523F92">
        <w:rPr>
          <w:rStyle w:val="afffff0"/>
          <w:rtl/>
        </w:rPr>
        <w:t xml:space="preserve"> </w:t>
      </w:r>
      <w:r w:rsidRPr="006F178A">
        <w:rPr>
          <w:rtl/>
        </w:rPr>
        <w:t>- לאתויי כסות סומא</w:t>
      </w:r>
      <w:r w:rsidRPr="006F178A">
        <w:rPr>
          <w:rFonts w:hint="cs"/>
          <w:rtl/>
        </w:rPr>
        <w:t xml:space="preserve"> [דישנה בראיה אצל אחרים]</w:t>
      </w:r>
      <w:r w:rsidRPr="006F178A">
        <w:rPr>
          <w:rtl/>
        </w:rPr>
        <w:t>.</w:t>
      </w:r>
    </w:p>
    <w:p w:rsidR="00E9703F" w:rsidRPr="006F178A" w:rsidRDefault="00E9703F" w:rsidP="00E9703F">
      <w:pPr>
        <w:rPr>
          <w:rtl/>
        </w:rPr>
      </w:pPr>
      <w:r w:rsidRPr="00523F92">
        <w:rPr>
          <w:rStyle w:val="afffff0"/>
          <w:rFonts w:hint="cs"/>
          <w:rtl/>
        </w:rPr>
        <w:t>'</w:t>
      </w:r>
      <w:ins w:id="90857" w:author="Claude - סמנטי" w:date="2026-10-11T12:28:21Z">
        <w:r>
          <w:rPr>
            <w:rStyle w:val="afffff0"/>
            <w:rtl/>
          </w:rPr>
          <w:t xml:space="preserve">וּרְאִיתֶם אֹתוֹ</w:t>
        </w:r>
      </w:ins>
      <w:del w:id="90858" w:author="Claude - סמנטי" w:date="2026-10-11T12:28:21Z">
        <w:r w:rsidRPr="00523F92">
          <w:rPr>
            <w:rStyle w:val="afffff0"/>
            <w:rtl/>
          </w:rPr>
          <w:delText xml:space="preserve">וראיתם אתו</w:delText>
        </w:r>
      </w:del>
      <w:r w:rsidRPr="00523F92">
        <w:rPr>
          <w:rStyle w:val="afffff0"/>
          <w:rFonts w:hint="cs"/>
          <w:rtl/>
        </w:rPr>
        <w:t>'</w:t>
      </w:r>
      <w:r w:rsidRPr="00523F92">
        <w:rPr>
          <w:rStyle w:val="afffff0"/>
          <w:rtl/>
        </w:rPr>
        <w:t xml:space="preserve"> </w:t>
      </w:r>
      <w:r w:rsidRPr="006F178A">
        <w:rPr>
          <w:rtl/>
        </w:rPr>
        <w:t>- פרט לכסות לילה</w:t>
      </w:r>
      <w:r>
        <w:rPr>
          <w:rFonts w:hint="cs"/>
          <w:rtl/>
        </w:rPr>
        <w:t xml:space="preserve"> </w:t>
      </w:r>
      <w:r>
        <w:rPr>
          <w:rStyle w:val="afffffe"/>
          <w:rFonts w:hint="cs"/>
          <w:rtl/>
          <w:rPrChange w:id="9072" w:author="עריכה מהאתר" w:date="2026-10-26T17:44:30Z">
            <w:rPr>
              <w:rStyle w:val="afffffe"/>
              <w:rFonts w:hint="cs"/>
              <w:rtl/>
            </w:rPr>
          </w:rPrChange>
        </w:rPr>
        <w:t xml:space="preserve">[דאינה בראיה אצל אחרים]</w:t>
      </w:r>
      <w:r>
        <w:rPr>
          <w:rStyle w:val="afffffe"/>
          <w:rtl/>
          <w:rPrChange w:id="9073" w:author="עריכה מהאתר" w:date="2026-10-26T17:44:30Z">
            <w:rPr>
              <w:rStyle w:val="afffffe"/>
              <w:rtl/>
            </w:rPr>
          </w:rPrChange>
        </w:rPr>
        <w:t xml:space="preserve">.</w:t>
      </w:r>
    </w:p>
    <w:p w:rsidR="00E9703F" w:rsidRPr="006F178A" w:rsidRDefault="00E9703F" w:rsidP="00E9703F">
      <w:pPr>
        <w:rPr>
          <w:rtl/>
        </w:rPr>
      </w:pPr>
      <w:r w:rsidRPr="006F178A">
        <w:rPr>
          <w:rFonts w:hint="cs"/>
          <w:rtl/>
        </w:rPr>
        <w:t xml:space="preserve">ועדיף לרבות זה </w:t>
      </w:r>
      <w:ins w:id="93581" w:author="קלוד" w:date="2026-10-11T13:11:34Z">
        <w:r>
          <w:rPr>
            <w:rStyle w:val="afffffe"/>
            <w:rFonts w:hint="cs"/>
            <w:rtl/>
          </w:rPr>
          <w:t xml:space="preserve">סומא</w:t>
        </w:r>
        <w:r>
          <w:rPr>
            <w:rFonts w:hint="cs"/>
            <w:rtl/>
          </w:rPr>
          <w:t xml:space="preserve">,</w:t>
        </w:r>
      </w:ins>
      <w:del w:id="93582" w:author="קלוד" w:date="2026-10-11T13:11:34Z">
        <w:r w:rsidRPr="006F178A">
          <w:rPr>
            <w:rFonts w:hint="cs"/>
            <w:rtl/>
          </w:rPr>
          <w:delText xml:space="preserve">ד</w:delText>
        </w:r>
        <w:r w:rsidRPr="006F178A">
          <w:rPr>
            <w:rtl/>
          </w:rPr>
          <w:delText xml:space="preserve">בזה</w:delText>
        </w:r>
      </w:del>
      <w:r w:rsidRPr="006F178A">
        <w:rPr>
          <w:rtl/>
        </w:rPr>
        <w:t xml:space="preserve"> </w:t>
      </w:r>
      <w:ins w:id="93579" w:author="קלוד" w:date="2026-10-11T13:11:34Z">
        <w:r>
          <w:rPr>
            <w:rtl/>
          </w:rPr>
          <w:t xml:space="preserve">שבזה</w:t>
        </w:r>
      </w:ins>
      <w:del w:id="93580" w:author="קלוד" w:date="2026-10-11T13:11:34Z">
        <w:r w:rsidRPr="006F178A">
          <w:rPr>
            <w:rtl/>
          </w:rPr>
          <w:delText xml:space="preserve">מיירי</w:delText>
        </w:r>
      </w:del>
      <w:r>
        <w:rPr>
          <w:rtl/>
        </w:rPr>
        <w:t xml:space="preserve"> </w:t>
      </w:r>
      <w:r>
        <w:rPr>
          <w:rStyle w:val="afffffe"/>
          <w:rtl/>
          <w:rPrChange w:id="9074" w:author="עריכה מהאתר" w:date="2026-10-26T17:44:30Z">
            <w:rPr>
              <w:rStyle w:val="afffffe"/>
              <w:rtl/>
            </w:rPr>
          </w:rPrChange>
        </w:rPr>
        <w:t xml:space="preserve">[צמר </w:t>
      </w:r>
      <w:ins w:id="93577" w:author="קלוד" w:date="2026-10-11T13:11:34Z">
        <w:r>
          <w:rPr>
            <w:rStyle w:val="afffffe"/>
            <w:rtl/>
            <w:rPrChange w:id="9075" w:author="עריכה מהאתר" w:date="2026-10-26T17:44:30Z">
              <w:rPr>
                <w:rStyle w:val="afffffe"/>
                <w:rtl/>
              </w:rPr>
            </w:rPrChange>
          </w:rPr>
          <w:t xml:space="preserve">ופשתים]</w:t>
        </w:r>
        <w:r>
          <w:rPr>
            <w:rtl/>
          </w:rPr>
          <w:t xml:space="preserve"> מדובר,</w:t>
        </w:r>
      </w:ins>
      <w:del w:id="93578" w:author="קלוד" w:date="2026-10-11T13:11:34Z">
        <w:r w:rsidRPr="006F178A">
          <w:rPr>
            <w:rtl/>
          </w:rPr>
          <w:delText xml:space="preserve">ופשתים]</w:delText>
        </w:r>
      </w:del>
      <w:r w:rsidRPr="006F178A">
        <w:rPr>
          <w:rtl/>
        </w:rPr>
        <w:t xml:space="preserve"> ולא שאר בגדים.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05" w:author="קלוד" w:date="2026-10-11T12:33:55Z"/>
        </w:rPr>
      </w:pPr>
      <w:ins w:id="91106" w:author="קלוד" w:date="2026-10-11T12:33:55Z">
        <w:r>
          <w:rPr>
            <w:color w:val="7B3F00"/>
          </w:rPr>
          <w:t xml:space="preserve">רשב"א וסומכוס - אין מסככין במה שמטמא בנגעים</w:t>
        </w:r>
      </w:ins>
    </w:p>
    <w:p>
      <w:pPr>
        <w:pStyle w:val="38"/>
        <w:rPr>
          <w:ins w:id="97023" w:author="מנוע מכני" w:date="2026-10-11T12:04:39Z"/>
        </w:rPr>
      </w:pPr>
      <w:r w:rsidRPr="006F178A">
        <w:t xml:space="preserve">אביי:</w:t>
      </w:r>
    </w:p>
    <w:p w:rsidR="00E9703F" w:rsidRPr="006F178A" w:rsidRDefault="00E9703F" w:rsidP="00E9703F">
      <w:pPr>
        <w:rPr>
          <w:rtl/>
        </w:rPr>
      </w:pPr>
      <w:del w:id="97024" w:author="מנוע מכני" w:date="2026-10-11T12:04:39Z">
        <w:r w:rsidRPr="006F178A">
          <w:rPr>
            <w:rFonts w:ascii="Fb Fontext" w:hAnsi="Fb Fontext"/>
            <w:rtl/>
          </w:rPr>
          <w:delText xml:space="preserve"> </w:delText>
        </w:r>
      </w:del>
      <w:r w:rsidRPr="006F178A">
        <w:rPr>
          <w:rStyle w:val="2fb"/>
          <w:rFonts w:ascii="Fb Fontext" w:hAnsi="Fb Fontext"/>
          <w:rtl/>
        </w:rPr>
        <w:t xml:space="preserve">רשב"א</w:t>
      </w:r>
      <w:r w:rsidRPr="006F178A">
        <w:rPr>
          <w:rFonts w:ascii="Fb Fontext" w:hAnsi="Fb Fontext"/>
          <w:rtl/>
        </w:rPr>
        <w:t xml:space="preserve"> וסומכוס אמרו דבר אחד.</w:t>
      </w:r>
    </w:p>
    <w:p w:rsidR="00E9703F" w:rsidRPr="006F178A" w:rsidRDefault="00E9703F" w:rsidP="00E9703F">
      <w:pPr>
        <w:rPr>
          <w:rtl/>
        </w:rPr>
      </w:pPr>
      <w:del w:id="9001" w:author="עריכה מהאתר" w:date="2026-10-26T17:58:00Z">
        <w:r>
          <w:rPr>
            <w:rFonts w:ascii="Fb Fontext" w:hAnsi="Fb Fontext"/>
            <w:rtl/>
            <w:rPrChange w:id="9078" w:author="עריכה מהאתר" w:date="2026-10-26T17:44:30Z">
              <w:rPr>
                <w:rFonts w:ascii="Fb Fontext" w:hAnsi="Fb Fontext"/>
                <w:rtl/>
              </w:rPr>
            </w:rPrChange>
          </w:rPr>
          <w:delText xml:space="preserve">רשב"א</w:delText>
        </w:r>
      </w:del>
      <w:del w:id="9002" w:author="עריכה מהאתר" w:date="2026-10-26T17:58:00Z">
        <w:r>
          <w:rPr>
            <w:rtl/>
          </w:rPr>
          <w:delText xml:space="preserve"> </w:delText>
        </w:r>
      </w:del>
      <w:r>
        <w:rPr>
          <w:rtl/>
        </w:rPr>
        <w:t xml:space="preserve">הא דאמרן, דחוץ מפשתן </w:t>
      </w:r>
      <w:r>
        <w:rPr>
          <w:rStyle w:val="afffffe"/>
          <w:rtl/>
          <w:rPrChange w:id="9001" w:author="עריכה מהאתר" w:date="2026-10-26T17:58:03Z">
            <w:rPr>
              <w:rStyle w:val="afffffe"/>
              <w:rtl/>
            </w:rPr>
          </w:rPrChange>
        </w:rPr>
        <w:t xml:space="preserve">[ולא מבגד פשתן</w:t>
      </w:r>
      <w:r>
        <w:rPr>
          <w:rStyle w:val="afffffe"/>
          <w:rFonts w:hint="cs"/>
          <w:rtl/>
          <w:rPrChange w:id="9002" w:author="עריכה מהאתר" w:date="2026-10-26T17:58:03Z">
            <w:rPr>
              <w:rStyle w:val="afffffe"/>
              <w:rFonts w:hint="cs"/>
              <w:rtl/>
            </w:rPr>
          </w:rPrChange>
        </w:rPr>
        <w:t xml:space="preserve">]</w:t>
      </w:r>
      <w:r w:rsidRPr="006F178A">
        <w:rPr>
          <w:rtl/>
        </w:rPr>
        <w:t xml:space="preserve"> ד</w:t>
      </w:r>
      <w:r>
        <w:rPr>
          <w:rtl/>
        </w:rPr>
        <w:t>אפי'</w:t>
      </w:r>
      <w:r w:rsidRPr="006F178A">
        <w:rPr>
          <w:rtl/>
        </w:rPr>
        <w:t xml:space="preserve"> אונין של פשתן דאינם מטמאים בטומאת שרץ ומטמאין בטומאת צרעת אין מסככין בהן.</w:t>
      </w:r>
    </w:p>
    <w:p>
      <w:pPr>
        <w:pStyle w:val="38"/>
        <w:rPr>
          <w:ins w:id="9803" w:author="עריכה מהאתר" w:date="2026-10-26T17:58:06Z"/>
        </w:rPr>
      </w:pPr>
      <w:ins w:id="9804" w:author="עריכה מהאתר" w:date="2026-10-26T17:58:06Z">
        <w:r>
          <w:t xml:space="preserve">סומכוס</w:t>
        </w:r>
      </w:ins>
    </w:p>
    <w:p w:rsidR="00E9703F" w:rsidRPr="006F178A" w:rsidRDefault="00E9703F" w:rsidP="00E9703F">
      <w:pPr>
        <w:rPr>
          <w:rtl/>
        </w:rPr>
      </w:pPr>
      <w:del w:id="9801" w:author="עריכה מהאתר" w:date="2026-10-26T17:58:06Z">
        <w:r>
          <w:rPr>
            <w:rStyle w:val="afffe"/>
            <w:rFonts w:ascii="Fb Fontext" w:hAnsi="Fb Fontext"/>
            <w:rtl/>
          </w:rPr>
          <w:delText xml:space="preserve">סומכוס</w:delText>
        </w:r>
      </w:del>
      <w:del w:id="9802" w:author="עריכה מהאתר" w:date="2026-10-26T17:58:06Z">
        <w:r>
          <w:rPr>
            <w:rtl/>
          </w:rPr>
          <w:delText xml:space="preserve"> </w:delText>
        </w:r>
      </w:del>
      <w:r>
        <w:rPr>
          <w:rtl/>
        </w:rPr>
        <w:t xml:space="preserve">דאמר סיככה בטווי - פסולה, מפני שמטמאה בנגעים.</w:t>
      </w:r>
    </w:p>
    <w:p>
      <w:pPr>
        <w:pStyle w:val="38"/>
        <w:rPr>
          <w:ins w:id="97025" w:author="מנוע מכני" w:date="2026-10-11T12:04:39Z"/>
        </w:rPr>
      </w:pPr>
      <w:r w:rsidRPr="006F178A">
        <w:t>ו</w:t>
      </w:r>
      <w:r w:rsidRPr="006F178A">
        <w:t>כר"מ</w:t>
      </w:r>
      <w:r w:rsidRPr="006F178A">
        <w:t xml:space="preserve"> </w:t>
      </w:r>
      <w:r w:rsidRPr="006F178A">
        <w:t xml:space="preserve">דתנן</w:t>
      </w:r>
      <w:r w:rsidRPr="006F178A">
        <w:t xml:space="preserve">:</w:t>
      </w:r>
    </w:p>
    <w:p w:rsidR="00E9703F" w:rsidRPr="006F178A" w:rsidRDefault="00E9703F" w:rsidP="00E9703F">
      <w:pPr>
        <w:rPr>
          <w:rtl/>
        </w:rPr>
      </w:pPr>
      <w:del w:id="97026" w:author="מנוע מכני" w:date="2026-10-11T12:04:39Z">
        <w:r w:rsidRPr="006F178A">
          <w:rPr>
            <w:rtl/>
          </w:rPr>
          <w:delText xml:space="preserve"> </w:delText>
        </w:r>
      </w:del>
      <w:r w:rsidRPr="006F178A">
        <w:rPr>
          <w:rtl/>
        </w:rPr>
        <w:t xml:space="preserve">שתי וערב מטמא בנגעים מיד,</w:t>
      </w:r>
    </w:p>
    <w:p>
      <w:pPr>
        <w:pStyle w:val="38"/>
        <w:rPr>
          <w:ins w:id="97027" w:author="מנוע מכני" w:date="2026-10-11T12:04:39Z"/>
        </w:rPr>
      </w:pPr>
      <w:r w:rsidRPr="006F178A">
        <w:t>ור"י</w:t>
      </w:r>
      <w:r w:rsidRPr="006F178A">
        <w:t>:</w:t>
      </w:r>
    </w:p>
    <w:p w:rsidR="00E9703F" w:rsidRPr="006F178A" w:rsidRDefault="00E9703F" w:rsidP="00E9703F">
      <w:pPr>
        <w:rPr>
          <w:rtl/>
        </w:rPr>
      </w:pPr>
      <w:del w:id="97028" w:author="מנוע מכני" w:date="2026-10-11T12:04:39Z">
        <w:r w:rsidRPr="006F178A">
          <w:rPr>
            <w:rtl/>
          </w:rPr>
          <w:delText xml:space="preserve"> </w:delText>
        </w:r>
      </w:del>
      <w:r w:rsidRPr="006F178A">
        <w:rPr>
          <w:rtl/>
        </w:rPr>
        <w:t xml:space="preserve">השתי משישלה, והערב מיד, | והאונין של פשתן משיתלבנו.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39" w:author="קלוד" w:date="2026-10-11T09:07:15Z"/>
        </w:rPr>
      </w:pPr>
      <w:ins w:id="20438" w:author="קלוד" w:date="2026-10-11T09:07:15Z">
        <w:r>
          <w:t xml:space="preserve">משנה ג</w:t>
        </w:r>
      </w:ins>
    </w:p>
    <w:p w:rsidR="00E9703F" w:rsidRPr="009757B9" w:rsidRDefault="00E9703F" w:rsidP="00E9703F">
      <w:pPr>
        <w:pStyle w:val="afff9"/>
        <w:rPr>
          <w:del w:id="20153" w:author="קלוד" w:date="2026-10-11T09:07:15Z"/>
          <w:rStyle w:val="afffe"/>
          <w:rFonts w:ascii="Fb Fontext" w:hAnsi="Fb Fontext"/>
          <w:b/>
          <w:bCs w:val="0"/>
          <w:sz w:val="20"/>
          <w:rtl/>
        </w:rPr>
      </w:pPr>
      <w:del w:id="20152"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09" w:author="קלוד" w:date="2026-10-11T12:09:42Z">
          <w:pPr>
            <w:pStyle w:val="afff9"/>
          </w:pPr>
        </w:pPrChange>
      </w:pPr>
      <w:r w:rsidRPr="00146180">
        <w:rPr>
          <w:rStyle w:val="afffe"/>
          <w:rFonts w:ascii="Fb Fontext" w:hAnsi="Fb Fontext"/>
          <w:bCs w:val="0"/>
          <w:rtl/>
          <w:rPrChange w:id="40016" w:author="Claude" w:date="2026-10-11T09:07:39Z">
            <w:rPr>
              <w:rStyle w:val="afffe"/>
              <w:rFonts w:ascii="Fb Fontext" w:hAnsi="Fb Fontext"/>
              <w:bCs w:val="0"/>
              <w:sz w:val="20"/>
              <w:rtl/>
            </w:rPr>
          </w:rPrChange>
        </w:rPr>
        <w:t>כל היוצא מן העץ - אין מדליקין בו, אלא פשתן.</w:t>
      </w:r>
    </w:p>
    <w:p w:rsidR="00E9703F" w:rsidRPr="009757B9" w:rsidRDefault="00E9703F" w:rsidP="00E9703F">
      <w:pPr>
        <w:pStyle w:val="afff9"/>
        <w:rPr>
          <w:b/>
          <w:rtl/>
        </w:rPr>
      </w:pPr>
      <w:r w:rsidRPr="00146180">
        <w:rPr>
          <w:rStyle w:val="afffe"/>
          <w:rFonts w:ascii="Fb Fontext" w:hAnsi="Fb Fontext"/>
          <w:bCs w:val="0"/>
          <w:rtl/>
          <w:rPrChange w:id="40017" w:author="Claude" w:date="2026-10-11T09:07:39Z">
            <w:rPr>
              <w:rStyle w:val="afffe"/>
              <w:rFonts w:ascii="Fb Fontext" w:hAnsi="Fb Fontext"/>
              <w:bCs w:val="0"/>
              <w:sz w:val="20"/>
              <w:rtl/>
            </w:rPr>
          </w:rPrChange>
        </w:rPr>
        <w:t>וכל היוצא מן העץ אינו מטמא טומאת אהלים אלא פשתן</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029" w:author="מנוע מכני" w:date="2026-10-11T12:04:39Z"/>
        </w:rPr>
      </w:pPr>
      <w:r w:rsidRPr="006F178A">
        <w:t>פשתן איקרי עץ</w:t>
      </w:r>
      <w:r w:rsidRPr="006F178A">
        <w:t xml:space="preserve"> </w:t>
      </w:r>
      <w:r w:rsidRPr="006F178A">
        <w:t>- מ"ז</w:t>
      </w:r>
      <w:r w:rsidRPr="006F178A">
        <w:t>:</w:t>
      </w:r>
    </w:p>
    <w:p w:rsidR="00E9703F" w:rsidRPr="006F178A" w:rsidRDefault="00E9703F" w:rsidP="00E9703F">
      <w:pPr>
        <w:rPr>
          <w:rtl/>
        </w:rPr>
      </w:pPr>
      <w:del w:id="97030" w:author="מנוע מכני" w:date="2026-10-11T12:04:39Z">
        <w:r w:rsidRPr="00C077D2">
          <w:rPr>
            <w:rStyle w:val="afffff0"/>
            <w:rtl/>
          </w:rPr>
          <w:delText xml:space="preserve"> </w:delText>
        </w:r>
      </w:del>
      <w:r w:rsidRPr="00C077D2">
        <w:rPr>
          <w:rStyle w:val="afffff0"/>
          <w:rFonts w:hint="cs"/>
          <w:rtl/>
        </w:rPr>
        <w:t>'</w:t>
      </w:r>
      <w:ins w:id="90859" w:author="Claude - סמנטי" w:date="2026-10-11T12:28:21Z">
        <w:r>
          <w:rPr>
            <w:rStyle w:val="afffff0"/>
            <w:rtl/>
          </w:rPr>
          <w:t xml:space="preserve">וְהִיא הֶעֱלָתַם הַגָּגָה וַתִּטְמְנֵם בְּפִשְׁתֵּי הָעֵץ</w:t>
        </w:r>
      </w:ins>
      <w:del w:id="90860" w:author="Claude - סמנטי" w:date="2026-10-11T12:28:21Z">
        <w:r w:rsidRPr="00C077D2">
          <w:rPr>
            <w:rStyle w:val="afffff0"/>
            <w:rtl/>
          </w:rPr>
          <w:delText xml:space="preserve">והיא העלתם הגגה ותטמנם בפשתי העץ</w:delText>
        </w:r>
      </w:del>
      <w:r w:rsidRPr="00C077D2">
        <w:rPr>
          <w:rStyle w:val="afffff0"/>
          <w:rFonts w:hint="cs"/>
          <w:rtl/>
        </w:rPr>
        <w:t>'</w:t>
      </w:r>
      <w:r w:rsidRPr="00C077D2">
        <w:rPr>
          <w:rStyle w:val="afffff0"/>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כח.</w:t>
      </w:r>
    </w:p>
    <w:p>
      <w:pPr>
        <w:pStyle w:val="afffff8"/>
        <w:rPr>
          <w:ins w:id="91103" w:author="קלוד" w:date="2026-10-11T12:33:55Z"/>
        </w:rPr>
      </w:pPr>
      <w:ins w:id="91104" w:author="קלוד" w:date="2026-10-11T12:33:55Z">
        <w:r>
          <w:rPr>
            <w:color w:val="7B3F00"/>
          </w:rPr>
          <w:t xml:space="preserve">יוצא מן העץ שאינו מטמא אהלים - גז"ש 'אהל' 'אהל' ממשכן</w:t>
        </w:r>
      </w:ins>
    </w:p>
    <w:p w:rsidR="00E9703F" w:rsidRDefault="00E9703F" w:rsidP="00E9703F">
      <w:pPr>
        <w:rPr>
          <w:rFonts w:ascii="Fb Fontext" w:hAnsi="Fb Fontext"/>
          <w:rtl/>
        </w:rPr>
      </w:pPr>
      <w:r w:rsidRPr="006F178A">
        <w:rPr>
          <w:rFonts w:ascii="Fb Fontext" w:hAnsi="Fb Fontext"/>
          <w:rtl/>
        </w:rPr>
        <w:t xml:space="preserve">והיוצא מן העץ אינו מטמא טומאת אהלים אלא פשתן </w:t>
      </w:r>
      <w:r w:rsidRPr="006F178A">
        <w:rPr>
          <w:rStyle w:val="2fb"/>
          <w:rFonts w:ascii="Fb Fontext" w:hAnsi="Fb Fontext"/>
          <w:rtl/>
        </w:rPr>
        <w:t xml:space="preserve">כר"א</w:t>
      </w:r>
      <w:r w:rsidRPr="006F178A">
        <w:rPr>
          <w:rFonts w:ascii="Fb Fontext" w:hAnsi="Fb Fontext"/>
          <w:rtl/>
        </w:rPr>
        <w:t xml:space="preserve">: גמר</w:t>
      </w:r>
      <w:r w:rsidRPr="00C077D2">
        <w:rPr>
          <w:rStyle w:val="afffff0"/>
          <w:rtl/>
        </w:rPr>
        <w:t xml:space="preserve"> </w:t>
      </w:r>
      <w:r w:rsidRPr="00C077D2">
        <w:rPr>
          <w:rStyle w:val="afffff0"/>
          <w:rFonts w:hint="cs"/>
          <w:rtl/>
        </w:rPr>
        <w:t>'</w:t>
      </w:r>
      <w:ins w:id="90863" w:author="Claude - סמנטי" w:date="2026-10-11T12:28:21Z">
        <w:r>
          <w:rPr>
            <w:rStyle w:val="afffff0"/>
            <w:rtl/>
          </w:rPr>
          <w:t xml:space="preserve">אֹהֶל</w:t>
        </w:r>
      </w:ins>
      <w:del w:id="90864" w:author="Claude - סמנטי" w:date="2026-10-11T12:28:21Z">
        <w:r w:rsidRPr="00C077D2">
          <w:rPr>
            <w:rStyle w:val="afffff0"/>
            <w:rtl/>
          </w:rPr>
          <w:delText xml:space="preserve">אהל</w:delText>
        </w:r>
      </w:del>
      <w:r w:rsidRPr="00C077D2">
        <w:rPr>
          <w:rStyle w:val="afffff0"/>
          <w:rFonts w:hint="cs"/>
          <w:rtl/>
        </w:rPr>
        <w:t>'</w:t>
      </w:r>
      <w:r w:rsidRPr="00C077D2">
        <w:rPr>
          <w:rStyle w:val="afffff0"/>
          <w:rtl/>
        </w:rPr>
        <w:t xml:space="preserve"> </w:t>
      </w:r>
      <w:r w:rsidRPr="00523F92">
        <w:rPr>
          <w:rStyle w:val="afffff0"/>
          <w:rFonts w:hint="cs"/>
          <w:rtl/>
        </w:rPr>
        <w:t>'</w:t>
      </w:r>
      <w:ins w:id="90861" w:author="Claude - סמנטי" w:date="2026-10-11T12:28:21Z">
        <w:r>
          <w:rPr>
            <w:rStyle w:val="afffff0"/>
            <w:rtl/>
          </w:rPr>
          <w:t xml:space="preserve">אֹהֶל</w:t>
        </w:r>
      </w:ins>
      <w:del w:id="90862" w:author="Claude - סמנטי" w:date="2026-10-11T12:28:21Z">
        <w:r w:rsidRPr="00523F92">
          <w:rPr>
            <w:rStyle w:val="afffff0"/>
            <w:rtl/>
          </w:rPr>
          <w:delText xml:space="preserve">אהל</w:delText>
        </w:r>
      </w:del>
      <w:r w:rsidRPr="00523F92">
        <w:rPr>
          <w:rStyle w:val="afffff0"/>
          <w:rFonts w:hint="cs"/>
          <w:rtl/>
        </w:rPr>
        <w:t>'</w:t>
      </w:r>
      <w:r w:rsidRPr="00523F92">
        <w:rPr>
          <w:rStyle w:val="afffff0"/>
          <w:rtl/>
        </w:rPr>
        <w:t xml:space="preserve"> </w:t>
      </w:r>
      <w:r w:rsidRPr="006F178A">
        <w:rPr>
          <w:rFonts w:ascii="Fb Fontext" w:hAnsi="Fb Fontext"/>
          <w:rtl/>
        </w:rPr>
        <w:t>ממשכן</w:t>
      </w:r>
    </w:p>
    <w:p w:rsidR="00E9703F" w:rsidRDefault="00E9703F" w:rsidP="00E9703F">
      <w:pPr>
        <w:rPr>
          <w:rtl/>
        </w:rPr>
      </w:pPr>
      <w:r w:rsidRPr="00306272">
        <w:rPr>
          <w:rStyle w:val="afffff0"/>
          <w:rFonts w:hint="cs"/>
          <w:rtl/>
        </w:rPr>
        <w:t>ד'</w:t>
      </w:r>
      <w:ins w:id="90865" w:author="Claude - סמנטי" w:date="2026-10-11T12:28:21Z">
        <w:r>
          <w:rPr>
            <w:rStyle w:val="afffff0"/>
            <w:rtl/>
          </w:rPr>
          <w:t xml:space="preserve">וַיִּפְרֹשׂ אֶת הָאֹהֶל עַל הַמִּשְׁכָּן</w:t>
        </w:r>
      </w:ins>
      <w:del w:id="90866" w:author="Claude - סמנטי" w:date="2026-10-11T12:28:21Z">
        <w:r w:rsidRPr="00306272">
          <w:rPr>
            <w:rStyle w:val="afffff0"/>
            <w:rtl/>
          </w:rPr>
          <w:delText xml:space="preserve">ויפרש את האהל על המשכן</w:delText>
        </w:r>
      </w:del>
      <w:r w:rsidRPr="00306272">
        <w:rPr>
          <w:rStyle w:val="afffff0"/>
          <w:rFonts w:hint="cs"/>
          <w:rtl/>
        </w:rPr>
        <w:t>'</w:t>
      </w:r>
      <w:r w:rsidRPr="00306272">
        <w:rPr>
          <w:rStyle w:val="afffff0"/>
          <w:rtl/>
        </w:rPr>
        <w:t>.</w:t>
      </w:r>
      <w:r w:rsidRPr="006F178A">
        <w:rPr>
          <w:rtl/>
        </w:rPr>
        <w:t xml:space="preserve"> מה להלן של פשתן קרוי אהל,</w:t>
      </w:r>
    </w:p>
    <w:p w:rsidR="00E9703F" w:rsidRPr="006F178A" w:rsidRDefault="00E9703F" w:rsidP="00E9703F">
      <w:pPr>
        <w:rPr>
          <w:rtl/>
        </w:rPr>
      </w:pPr>
      <w:r w:rsidRPr="006F178A">
        <w:rPr>
          <w:rFonts w:ascii="Fb Fontext" w:hAnsi="Fb Fontext"/>
          <w:sz w:val="20"/>
          <w:rtl/>
        </w:rPr>
        <w:t>אף כאן</w:t>
      </w:r>
      <w:r w:rsidRPr="00C077D2">
        <w:rPr>
          <w:rStyle w:val="afffff0"/>
          <w:rtl/>
        </w:rPr>
        <w:t xml:space="preserve"> </w:t>
      </w:r>
      <w:r w:rsidRPr="00C077D2">
        <w:rPr>
          <w:rStyle w:val="afffff0"/>
          <w:rFonts w:hint="cs"/>
          <w:rtl/>
        </w:rPr>
        <w:t>'</w:t>
      </w:r>
      <w:ins w:id="90867" w:author="Claude - סמנטי" w:date="2026-10-11T12:28:21Z">
        <w:r>
          <w:rPr>
            <w:rStyle w:val="afffff0"/>
            <w:rtl/>
          </w:rPr>
          <w:t xml:space="preserve">זֹאת הַתּוֹרָה אָדָם כִּי יָמוּת בְּאוֹהֶל</w:t>
        </w:r>
      </w:ins>
      <w:del w:id="90868" w:author="Claude - סמנטי" w:date="2026-10-11T12:28:21Z">
        <w:r w:rsidRPr="00C077D2">
          <w:rPr>
            <w:rStyle w:val="afffff0"/>
            <w:rtl/>
          </w:rPr>
          <w:delText xml:space="preserve">זאת התורה אדם כי ימות באוהל</w:delText>
        </w:r>
      </w:del>
      <w:r w:rsidRPr="00C077D2">
        <w:rPr>
          <w:rStyle w:val="afffff0"/>
          <w:rFonts w:hint="cs"/>
          <w:rtl/>
        </w:rPr>
        <w:t>'</w:t>
      </w:r>
      <w:r w:rsidRPr="00C077D2">
        <w:rPr>
          <w:rStyle w:val="afffff0"/>
          <w:rtl/>
        </w:rPr>
        <w:t xml:space="preserve"> </w:t>
      </w:r>
      <w:r w:rsidRPr="006F178A">
        <w:rPr>
          <w:rFonts w:ascii="Fb Fontext" w:hAnsi="Fb Fontext"/>
          <w:sz w:val="20"/>
          <w:rtl/>
        </w:rPr>
        <w:t>של פשתן קרוי אהל.</w:t>
      </w:r>
    </w:p>
    <w:p>
      <w:pPr>
        <w:pStyle w:val="38"/>
        <w:rPr>
          <w:ins w:id="97031" w:author="מנוע מכני" w:date="2026-10-11T12:04:39Z"/>
        </w:rPr>
      </w:pPr>
      <w:r w:rsidRPr="006F178A">
        <w:t xml:space="preserve">ולא </w:t>
      </w:r>
      <w:r>
        <w:t>אמרי'</w:t>
      </w:r>
    </w:p>
    <w:p w:rsidR="00E9703F" w:rsidRPr="006F178A" w:rsidRDefault="00E9703F" w:rsidP="00E9703F">
      <w:pPr>
        <w:rPr>
          <w:rtl/>
        </w:rPr>
      </w:pPr>
      <w:del w:id="97032" w:author="מנוע מכני" w:date="2026-10-11T12:04:39Z">
        <w:r w:rsidRPr="006F178A">
          <w:rPr>
            <w:rFonts w:ascii="Fb Fontext" w:hAnsi="Fb Fontext"/>
            <w:rtl/>
          </w:rPr>
          <w:delText xml:space="preserve"> </w:delText>
        </w:r>
      </w:del>
      <w:ins w:id="93587" w:author="קלוד" w:date="2026-10-11T13:11:34Z">
        <w:r>
          <w:rPr>
            <w:rFonts w:ascii="Fb Fontext" w:hAnsi="Fb Fontext"/>
            <w:rtl/>
          </w:rPr>
          <w:t xml:space="preserve">שאף</w:t>
        </w:r>
      </w:ins>
      <w:del w:id="93588" w:author="קלוד" w:date="2026-10-11T13:11:34Z">
        <w:r w:rsidRPr="006F178A">
          <w:rPr>
            <w:rFonts w:ascii="Fb Fontext" w:hAnsi="Fb Fontext"/>
            <w:rtl/>
          </w:rPr>
          <w:delText xml:space="preserve">דאף</w:delText>
        </w:r>
      </w:del>
      <w:r w:rsidRPr="006F178A">
        <w:rPr>
          <w:rFonts w:ascii="Fb Fontext" w:hAnsi="Fb Fontext"/>
          <w:rtl/>
        </w:rPr>
        <w:t xml:space="preserve"> </w:t>
      </w:r>
      <w:ins w:id="93585" w:author="קלוד" w:date="2026-10-11T13:11:34Z">
        <w:r>
          <w:rPr>
            <w:rFonts w:ascii="Fb Fontext" w:hAnsi="Fb Fontext"/>
            <w:rtl/>
          </w:rPr>
          <w:t xml:space="preserve">כאן </w:t>
        </w:r>
        <w:r>
          <w:rPr>
            <w:rStyle w:val="afffffe"/>
            <w:rFonts w:ascii="Fb Fontext" w:hAnsi="Fb Fontext"/>
            <w:rtl/>
          </w:rPr>
          <w:t xml:space="preserve">צריך</w:t>
        </w:r>
      </w:ins>
      <w:del w:id="93586" w:author="קלוד" w:date="2026-10-11T13:11:34Z">
        <w:r w:rsidRPr="006F178A">
          <w:rPr>
            <w:rFonts w:ascii="Fb Fontext" w:hAnsi="Fb Fontext"/>
            <w:rtl/>
          </w:rPr>
          <w:delText xml:space="preserve">כאן</w:delText>
        </w:r>
      </w:del>
      <w:r w:rsidRPr="006F178A">
        <w:rPr>
          <w:rFonts w:ascii="Fb Fontext" w:hAnsi="Fb Fontext"/>
          <w:rtl/>
        </w:rPr>
        <w:t xml:space="preserve"> שזורין וחוטן כפול ששה</w:t>
      </w:r>
      <w:r w:rsidRPr="006F178A">
        <w:rPr>
          <w:rFonts w:ascii="Fb Fontext" w:hAnsi="Fb Fontext" w:hint="cs"/>
          <w:rtl/>
        </w:rPr>
        <w:t>,</w:t>
      </w:r>
      <w:r w:rsidRPr="006F178A">
        <w:rPr>
          <w:rFonts w:ascii="Fb Fontext" w:hAnsi="Fb Fontext"/>
          <w:rtl/>
        </w:rPr>
        <w:t xml:space="preserve"> </w:t>
      </w:r>
      <w:ins w:id="93583" w:author="קלוד" w:date="2026-10-11T13:11:34Z">
        <w:r>
          <w:rPr>
            <w:rFonts w:ascii="Fb Fontext" w:hAnsi="Fb Fontext"/>
            <w:rtl/>
          </w:rPr>
          <w:t xml:space="preserve">ש'אֹהֶל'</w:t>
        </w:r>
      </w:ins>
      <w:del w:id="93584" w:author="קלוד" w:date="2026-10-11T13:11:34Z">
        <w:r w:rsidRPr="006F178A">
          <w:rPr>
            <w:rFonts w:ascii="Fb Fontext" w:hAnsi="Fb Fontext"/>
            <w:rtl/>
          </w:rPr>
          <w:delText xml:space="preserve">ד</w:delText>
        </w:r>
        <w:r w:rsidRPr="006F178A">
          <w:rPr>
            <w:rFonts w:ascii="Fb Fontext" w:hAnsi="Fb Fontext" w:hint="cs"/>
            <w:rtl/>
          </w:rPr>
          <w:delText xml:space="preserve">'</w:delText>
        </w:r>
        <w:r>
          <w:rPr>
            <w:rStyle w:val="afffff0"/>
            <w:rFonts w:ascii="Fb Fontext" w:hAnsi="Fb Fontext"/>
            <w:rtl/>
          </w:rPr>
          <w:delText xml:space="preserve">אֹהֶל</w:delText>
        </w:r>
        <w:r w:rsidRPr="006F178A">
          <w:rPr>
            <w:rFonts w:ascii="Fb Fontext" w:hAnsi="Fb Fontext" w:hint="cs"/>
            <w:rtl/>
          </w:rPr>
          <w:delText xml:space="preserve">'</w:delText>
        </w:r>
      </w:del>
      <w:ins w:id="90871" w:author="Claude - סמנטי" w:date="2026-10-11T12:28:21Z"/>
      <w:del w:id="90872" w:author="Claude - סמנטי" w:date="2026-10-11T12:28:21Z">
        <w:r w:rsidRPr="006F178A">
          <w:rPr>
            <w:rFonts w:ascii="Fb Fontext" w:hAnsi="Fb Fontext"/>
            <w:rtl/>
          </w:rPr>
          <w:delText xml:space="preserve">אהל</w:delText>
        </w:r>
      </w:del>
      <w:r w:rsidRPr="00C077D2">
        <w:rPr>
          <w:rStyle w:val="afffff0"/>
          <w:rtl/>
        </w:rPr>
        <w:t xml:space="preserve"> </w:t>
      </w:r>
      <w:r w:rsidRPr="00C077D2">
        <w:rPr>
          <w:rStyle w:val="afffff0"/>
          <w:rFonts w:hint="cs"/>
          <w:rtl/>
        </w:rPr>
        <w:t>'</w:t>
      </w:r>
      <w:ins w:id="90869" w:author="Claude - סמנטי" w:date="2026-10-11T12:28:21Z">
        <w:r>
          <w:rPr>
            <w:rStyle w:val="afffff0"/>
            <w:rtl/>
          </w:rPr>
          <w:t xml:space="preserve">אֹהֶל</w:t>
        </w:r>
      </w:ins>
      <w:del w:id="90870" w:author="Claude - סמנטי" w:date="2026-10-11T12:28:21Z">
        <w:r w:rsidRPr="00C077D2">
          <w:rPr>
            <w:rStyle w:val="afffff0"/>
            <w:rtl/>
          </w:rPr>
          <w:delText xml:space="preserve">אהל</w:delText>
        </w:r>
      </w:del>
      <w:r w:rsidRPr="00C077D2">
        <w:rPr>
          <w:rStyle w:val="afffff0"/>
          <w:rFonts w:hint="cs"/>
          <w:rtl/>
        </w:rPr>
        <w:t>'</w:t>
      </w:r>
      <w:r w:rsidRPr="00C077D2">
        <w:rPr>
          <w:rStyle w:val="afffff0"/>
          <w:rtl/>
        </w:rPr>
        <w:t xml:space="preserve"> </w:t>
      </w:r>
      <w:r w:rsidRPr="006F178A">
        <w:rPr>
          <w:rFonts w:ascii="Fb Fontext" w:hAnsi="Fb Fontext"/>
          <w:rtl/>
        </w:rPr>
        <w:t>ריבה.</w:t>
      </w:r>
    </w:p>
    <w:p>
      <w:pPr>
        <w:pStyle w:val="38"/>
        <w:rPr>
          <w:ins w:id="97033" w:author="מנוע מכני" w:date="2026-10-11T12:04:39Z"/>
        </w:rPr>
      </w:pPr>
      <w:r w:rsidRPr="006F178A">
        <w:t xml:space="preserve">ולא </w:t>
      </w:r>
      <w:r>
        <w:t>אמרי'</w:t>
      </w:r>
    </w:p>
    <w:p w:rsidR="00E9703F" w:rsidRDefault="00E9703F" w:rsidP="00E9703F">
      <w:pPr>
        <w:rPr>
          <w:rtl/>
        </w:rPr>
      </w:pPr>
      <w:del w:id="97034" w:author="מנוע מכני" w:date="2026-10-11T12:04:39Z">
        <w:r w:rsidRPr="006F178A">
          <w:rPr>
            <w:rtl/>
          </w:rPr>
          <w:delText xml:space="preserve"> </w:delText>
        </w:r>
      </w:del>
      <w:r w:rsidRPr="006F178A">
        <w:rPr>
          <w:rtl/>
        </w:rPr>
        <w:t xml:space="preserve">לכל </w:t>
      </w:r>
      <w:ins w:id="92441" w:author="מנוע מכני" w:date="2026-10-11T12:04:39Z">
        <w:ins w:id="93595" w:author="קלוד" w:date="2026-10-11T13:11:34Z">
          <w:r>
            <w:rPr>
              <w:rtl/>
            </w:rPr>
            <w:t xml:space="preserve">דברים,</w:t>
          </w:r>
        </w:ins>
        <w:del w:id="93596" w:author="קלוד" w:date="2026-10-11T13:11:34Z">
          <w:r>
            <w:rPr>
              <w:rtl/>
            </w:rPr>
            <w:delText xml:space="preserve">דברים</w:delText>
          </w:r>
        </w:del>
      </w:ins>
      <w:del w:id="92442" w:author="מנוע מכני" w:date="2026-10-11T12:04:39Z">
        <w:r w:rsidRPr="006F178A">
          <w:rPr>
            <w:rtl/>
          </w:rPr>
          <w:delText xml:space="preserve">מילי</w:delText>
        </w:r>
      </w:del>
      <w:r w:rsidRPr="006F178A">
        <w:rPr>
          <w:rtl/>
        </w:rPr>
        <w:t xml:space="preserve"> </w:t>
      </w:r>
      <w:ins w:id="93593" w:author="קלוד" w:date="2026-10-11T13:11:34Z">
        <w:r>
          <w:rPr>
            <w:rtl/>
          </w:rPr>
          <w:t xml:space="preserve">שא"כ</w:t>
        </w:r>
      </w:ins>
      <w:del w:id="93594" w:author="קלוד" w:date="2026-10-11T13:11:34Z">
        <w:r w:rsidRPr="006F178A">
          <w:rPr>
            <w:rtl/>
          </w:rPr>
          <w:delText xml:space="preserve">דא"כ</w:delText>
        </w:r>
      </w:del>
      <w:r w:rsidRPr="006F178A">
        <w:rPr>
          <w:rtl/>
        </w:rPr>
        <w:t xml:space="preserve"> גז"ש </w:t>
      </w:r>
      <w:ins w:id="92443" w:author="מנוע מכני" w:date="2026-10-11T12:04:39Z">
        <w:ins w:id="93591" w:author="קלוד" w:date="2026-10-11T13:11:34Z">
          <w:r>
            <w:rPr>
              <w:rtl/>
            </w:rPr>
            <w:t xml:space="preserve">מה</w:t>
          </w:r>
        </w:ins>
        <w:del w:id="93592" w:author="קלוד" w:date="2026-10-11T13:11:34Z">
          <w:r>
            <w:rPr>
              <w:rtl/>
            </w:rPr>
            <w:delText xml:space="preserve">למה</w:delText>
          </w:r>
        </w:del>
      </w:ins>
      <w:del w:id="92444" w:author="מנוע מכני" w:date="2026-10-11T12:04:39Z">
        <w:r w:rsidRPr="006F178A">
          <w:rPr>
            <w:rtl/>
          </w:rPr>
          <w:delText xml:space="preserve">למאי</w:delText>
        </w:r>
      </w:del>
      <w:r w:rsidRPr="006F178A">
        <w:rPr>
          <w:rtl/>
        </w:rPr>
        <w:t xml:space="preserve"> </w:t>
      </w:r>
      <w:ins w:id="95657" w:author="מנוע מכני" w:date="2026-10-11T12:04:39Z">
        <w:ins w:id="93589" w:author="קלוד" w:date="2026-10-11T13:11:34Z">
          <w:r>
            <w:rPr>
              <w:rtl/>
            </w:rPr>
            <w:t xml:space="preserve">הועילה.</w:t>
          </w:r>
        </w:ins>
        <w:del w:id="93590" w:author="קלוד" w:date="2026-10-11T13:11:34Z">
          <w:r>
            <w:rPr>
              <w:rtl/>
            </w:rPr>
            <w:delText xml:space="preserve">הועיל</w:delText>
          </w:r>
        </w:del>
      </w:ins>
      <w:del w:id="95658" w:author="מנוע מכני" w:date="2026-10-11T12:04:39Z">
        <w:r w:rsidRPr="006F178A">
          <w:rPr>
            <w:rtl/>
          </w:rPr>
          <w:delText xml:space="preserve">אהני</w:delText>
        </w:r>
      </w:del>
    </w:p>
    <w:p w:rsidR="00E9703F" w:rsidRPr="006061D7" w:rsidRDefault="00E9703F" w:rsidP="00E9703F">
      <w:pPr>
        <w:rPr>
          <w:rtl/>
        </w:rPr>
      </w:pPr>
      <w:r w:rsidRPr="006061D7">
        <w:rPr>
          <w:rFonts w:hint="cs"/>
          <w:rtl/>
        </w:rPr>
        <w:t xml:space="preserve">ולא </w:t>
      </w:r>
      <w:ins w:id="93609" w:author="קלוד" w:date="2026-10-11T13:11:34Z">
        <w:r>
          <w:rPr>
            <w:rFonts w:hint="cs"/>
            <w:rtl/>
          </w:rPr>
          <w:t xml:space="preserve">לומדים</w:t>
        </w:r>
      </w:ins>
      <w:del w:id="93610" w:author="קלוד" w:date="2026-10-11T13:11:34Z">
        <w:r>
          <w:rPr>
            <w:rFonts w:hint="cs"/>
            <w:rtl/>
          </w:rPr>
          <w:delText xml:space="preserve">ילפי</w:delText>
        </w:r>
        <w:r>
          <w:rPr>
            <w:rtl/>
          </w:rPr>
          <w:delText xml:space="preserve">'</w:delText>
        </w:r>
      </w:del>
      <w:r w:rsidRPr="006061D7">
        <w:rPr>
          <w:rFonts w:hint="cs"/>
          <w:rtl/>
        </w:rPr>
        <w:t xml:space="preserve"> </w:t>
      </w:r>
      <w:ins w:id="93607" w:author="קלוד" w:date="2026-10-11T13:11:34Z">
        <w:r>
          <w:rPr>
            <w:rFonts w:hint="cs"/>
            <w:rtl/>
          </w:rPr>
          <w:t xml:space="preserve">מקרשים שכל</w:t>
        </w:r>
      </w:ins>
      <w:del w:id="93608" w:author="קלוד" w:date="2026-10-11T13:11:34Z">
        <w:r w:rsidRPr="006061D7">
          <w:rPr>
            <w:rFonts w:hint="cs"/>
            <w:rtl/>
          </w:rPr>
          <w:delText xml:space="preserve">דכל</w:delText>
        </w:r>
      </w:del>
      <w:r w:rsidRPr="006061D7">
        <w:rPr>
          <w:rFonts w:hint="cs"/>
          <w:rtl/>
        </w:rPr>
        <w:t xml:space="preserve"> עץ </w:t>
      </w:r>
      <w:ins w:id="93605" w:author="קלוד" w:date="2026-10-11T13:11:34Z">
        <w:r>
          <w:rPr>
            <w:rFonts w:hint="cs"/>
            <w:rtl/>
          </w:rPr>
          <w:t xml:space="preserve">הוא</w:t>
        </w:r>
      </w:ins>
      <w:del w:id="93606" w:author="קלוד" w:date="2026-10-11T13:11:34Z">
        <w:r w:rsidRPr="006061D7">
          <w:rPr>
            <w:rFonts w:hint="cs"/>
            <w:rtl/>
          </w:rPr>
          <w:delText xml:space="preserve">הוי</w:delText>
        </w:r>
      </w:del>
      <w:r w:rsidRPr="006061D7">
        <w:rPr>
          <w:rFonts w:hint="cs"/>
          <w:rtl/>
        </w:rPr>
        <w:t xml:space="preserve"> </w:t>
      </w:r>
      <w:ins w:id="93603" w:author="קלוד" w:date="2026-10-11T13:11:34Z">
        <w:r>
          <w:rPr>
            <w:rFonts w:hint="cs"/>
            <w:rtl/>
          </w:rPr>
          <w:t xml:space="preserve">אהל,</w:t>
        </w:r>
      </w:ins>
      <w:del w:id="93604" w:author="קלוד" w:date="2026-10-11T13:11:34Z">
        <w:r w:rsidRPr="006061D7">
          <w:rPr>
            <w:rFonts w:hint="cs"/>
            <w:rtl/>
          </w:rPr>
          <w:delText xml:space="preserve">אהל</w:delText>
        </w:r>
      </w:del>
      <w:r w:rsidRPr="006061D7">
        <w:rPr>
          <w:rFonts w:hint="cs"/>
          <w:rtl/>
        </w:rPr>
        <w:t xml:space="preserve"> </w:t>
      </w:r>
      <w:ins w:id="93601" w:author="קלוד" w:date="2026-10-11T13:11:34Z">
        <w:r>
          <w:rPr>
            <w:rFonts w:hint="cs"/>
            <w:rtl/>
          </w:rPr>
          <w:t xml:space="preserve">ש'</w:t>
        </w:r>
        <w:r>
          <w:rPr>
            <w:rStyle w:val="afffff0"/>
            <w:rFonts w:hint="cs"/>
            <w:rtl/>
            <w:rPrChange w:id="9001" w:author="עריכה מהאתר" w:date="2026-10-19T12:38:32Z">
              <w:rPr>
                <w:rFonts w:hint="cs"/>
                <w:rtl/>
              </w:rPr>
            </w:rPrChange>
          </w:rPr>
          <w:t xml:space="preserve">ועשית</w:t>
        </w:r>
      </w:ins>
      <w:del w:id="93602" w:author="קלוד" w:date="2026-10-11T13:11:34Z">
        <w:r w:rsidRPr="006061D7">
          <w:rPr>
            <w:rFonts w:hint="cs"/>
            <w:rtl/>
          </w:rPr>
          <w:delText xml:space="preserve">מ</w:delText>
        </w:r>
        <w:r w:rsidRPr="006061D7">
          <w:rPr>
            <w:rtl/>
          </w:rPr>
          <w:delText xml:space="preserve">קרשים </w:delText>
        </w:r>
        <w:r w:rsidRPr="00306272">
          <w:rPr>
            <w:rStyle w:val="afffff0"/>
            <w:rtl/>
          </w:rPr>
          <w:delText xml:space="preserve">ד</w:delText>
        </w:r>
        <w:r w:rsidRPr="00306272">
          <w:rPr>
            <w:rStyle w:val="afffff0"/>
            <w:rFonts w:hint="cs"/>
            <w:rtl/>
          </w:rPr>
          <w:delText xml:space="preserve">'</w:delText>
        </w:r>
        <w:r w:rsidRPr="00306272">
          <w:rPr>
            <w:rStyle w:val="afffff0"/>
            <w:rtl/>
          </w:rPr>
          <w:delText xml:space="preserve">ועשית</w:delText>
        </w:r>
      </w:del>
      <w:r>
        <w:rPr>
          <w:rStyle w:val="afffff0"/>
          <w:rtl/>
          <w:rPrChange w:id="9002" w:author="עריכה מהאתר" w:date="2026-10-19T12:38:32Z">
            <w:rPr>
              <w:rStyle w:val="afffff0"/>
              <w:rtl/>
            </w:rPr>
          </w:rPrChange>
        </w:rPr>
        <w:t xml:space="preserve"> </w:t>
      </w:r>
      <w:r>
        <w:rPr>
          <w:rtl/>
          <w:rPrChange w:id="9005" w:author="עריכה מהאתר" w:date="2026-10-19T12:38:32Z">
            <w:rPr>
              <w:rStyle w:val="afffff0"/>
              <w:rtl/>
            </w:rPr>
          </w:rPrChange>
        </w:rPr>
        <w:t xml:space="preserve">קרשים </w:t>
      </w:r>
      <w:ins w:id="93599" w:author="קלוד" w:date="2026-10-11T13:11:34Z">
        <w:r>
          <w:rPr>
            <w:rtl/>
            <w:rPrChange w:id="9006" w:author="עריכה מהאתר" w:date="2026-10-19T12:38:32Z">
              <w:rPr>
                <w:rStyle w:val="afffff0"/>
                <w:rtl/>
              </w:rPr>
            </w:rPrChange>
          </w:rPr>
          <w:t xml:space="preserve">למשכן'</w:t>
        </w:r>
        <w:r>
          <w:rPr>
            <w:rtl/>
            <w:rPrChange w:id="9007" w:author="עריכה מהאתר" w:date="2026-10-19T12:38:32Z">
              <w:rPr>
                <w:rStyle w:val="afffff0"/>
                <w:rtl/>
              </w:rPr>
            </w:rPrChange>
          </w:rPr>
          <w:t xml:space="preserve"> </w:t>
        </w:r>
        <w:r>
          <w:rPr>
            <w:rtl/>
            <w:rPrChange w:id="9008" w:author="עריכה מהאתר" w:date="2026-10-19T12:38:32Z">
              <w:rPr>
                <w:rStyle w:val="afffff0"/>
                <w:rtl/>
              </w:rPr>
            </w:rPrChange>
          </w:rPr>
          <w:t xml:space="preserve">-</w:t>
        </w:r>
      </w:ins>
      <w:del w:id="93600" w:author="קלוד" w:date="2026-10-11T13:11:34Z">
        <w:r w:rsidRPr="00306272">
          <w:rPr>
            <w:rStyle w:val="afffff0"/>
            <w:rtl/>
          </w:rPr>
          <w:delText xml:space="preserve">למשכן</w:delText>
        </w:r>
        <w:r w:rsidRPr="00306272">
          <w:rPr>
            <w:rStyle w:val="afffff0"/>
            <w:rFonts w:hint="cs"/>
            <w:rtl/>
          </w:rPr>
          <w:delText xml:space="preserve">'</w:delText>
        </w:r>
        <w:r w:rsidRPr="00306272">
          <w:rPr>
            <w:rStyle w:val="afffff0"/>
            <w:rtl/>
          </w:rPr>
          <w:delText xml:space="preserve">,</w:delText>
        </w:r>
      </w:del>
      <w:r w:rsidRPr="006061D7">
        <w:rPr>
          <w:rtl/>
        </w:rPr>
        <w:t xml:space="preserve"> משכן קרוי </w:t>
      </w:r>
      <w:ins w:id="93597" w:author="קלוד" w:date="2026-10-11T13:11:34Z">
        <w:r>
          <w:rPr>
            <w:rtl/>
          </w:rPr>
          <w:t xml:space="preserve">משכן,</w:t>
        </w:r>
      </w:ins>
      <w:del w:id="93598" w:author="קלוד" w:date="2026-10-11T13:11:34Z">
        <w:r w:rsidRPr="006061D7">
          <w:rPr>
            <w:rtl/>
          </w:rPr>
          <w:delText xml:space="preserve">משכן</w:delText>
        </w:r>
      </w:del>
      <w:r w:rsidRPr="006061D7">
        <w:rPr>
          <w:rtl/>
        </w:rPr>
        <w:t xml:space="preserve"> ואין קרשים קרויין משכן.</w:t>
      </w:r>
    </w:p>
    <w:p w:rsidR="00E9703F" w:rsidRDefault="00E9703F" w:rsidP="00E9703F">
      <w:pPr>
        <w:rPr>
          <w:rFonts w:ascii="Fb Fontext" w:hAnsi="Fb Fontext"/>
          <w:rtl/>
        </w:rPr>
      </w:pPr>
      <w:r w:rsidRPr="006F178A">
        <w:rPr>
          <w:rFonts w:ascii="Fb Fontext" w:hAnsi="Fb Fontext" w:hint="cs"/>
          <w:rtl/>
        </w:rPr>
        <w:t xml:space="preserve">אבל </w:t>
      </w:r>
      <w:r w:rsidRPr="006F178A">
        <w:rPr>
          <w:rFonts w:ascii="Fb Fontext" w:hAnsi="Fb Fontext"/>
          <w:rtl/>
        </w:rPr>
        <w:t xml:space="preserve">מכסה </w:t>
      </w:r>
      <w:r w:rsidRPr="006F178A">
        <w:rPr>
          <w:rFonts w:ascii="Fb Fontext" w:hAnsi="Fb Fontext" w:hint="cs"/>
          <w:rtl/>
        </w:rPr>
        <w:t>קרוי</w:t>
      </w:r>
      <w:r w:rsidRPr="006F178A">
        <w:rPr>
          <w:rFonts w:ascii="Fb Fontext" w:hAnsi="Fb Fontext"/>
          <w:rtl/>
        </w:rPr>
        <w:t xml:space="preserve"> אוהל</w:t>
      </w:r>
      <w:r w:rsidRPr="006F178A">
        <w:rPr>
          <w:rFonts w:ascii="Fb Fontext" w:hAnsi="Fb Fontext" w:hint="cs"/>
          <w:rtl/>
        </w:rPr>
        <w:t xml:space="preserve"> </w:t>
      </w:r>
      <w:ins w:id="93625" w:author="קלוד" w:date="2026-10-11T13:11:34Z">
        <w:r>
          <w:rPr>
            <w:rFonts w:ascii="Fb Fontext" w:hAnsi="Fb Fontext" w:hint="cs"/>
            <w:rtl/>
          </w:rPr>
          <w:t xml:space="preserve">[ממה ששאל</w:t>
        </w:r>
      </w:ins>
      <w:del w:id="93626" w:author="קלוד" w:date="2026-10-11T13:11:34Z">
        <w:r w:rsidRPr="006F178A">
          <w:rPr>
            <w:rFonts w:ascii="Fb Fontext" w:hAnsi="Fb Fontext" w:hint="cs"/>
            <w:rtl/>
          </w:rPr>
          <w:delText xml:space="preserve">[מדבעי</w:delText>
        </w:r>
      </w:del>
      <w:r w:rsidRPr="006F178A">
        <w:rPr>
          <w:rFonts w:ascii="Fb Fontext" w:hAnsi="Fb Fontext" w:hint="cs"/>
          <w:rtl/>
        </w:rPr>
        <w:t xml:space="preserve"> </w:t>
      </w:r>
      <w:ins w:id="93623" w:author="קלוד" w:date="2026-10-11T13:11:34Z">
        <w:r>
          <w:rPr>
            <w:rFonts w:ascii="Fb Fontext" w:hAnsi="Fb Fontext"/>
            <w:rtl/>
            <w:rPrChange w:id="9017" w:author="עריכה מהאתר" w:date="2026-10-19T12:38:32Z">
              <w:rPr>
                <w:rStyle w:val="2fb"/>
                <w:rFonts w:ascii="Fb Fontext" w:hAnsi="Fb Fontext"/>
                <w:rtl/>
              </w:rPr>
            </w:rPrChange>
          </w:rPr>
          <w:t xml:space="preserve">ר"א אם</w:t>
        </w:r>
      </w:ins>
      <w:del w:id="93624" w:author="קלוד" w:date="2026-10-11T13:11:34Z">
        <w:r w:rsidRPr="006F178A">
          <w:rPr>
            <w:rStyle w:val="2fb"/>
            <w:rFonts w:ascii="Fb Fontext" w:hAnsi="Fb Fontext"/>
            <w:rtl/>
          </w:rPr>
          <w:delText xml:space="preserve">ר"א</w:delText>
        </w:r>
      </w:del>
      <w:r w:rsidRPr="006F178A">
        <w:rPr>
          <w:rFonts w:ascii="Fb Fontext" w:hAnsi="Fb Fontext"/>
          <w:rtl/>
        </w:rPr>
        <w:t xml:space="preserve"> עור בהמה טמאה</w:t>
      </w:r>
      <w:ins w:id="93621" w:author="קלוד" w:date="2026-10-11T13:11:34Z">
        <w:r>
          <w:rPr>
            <w:rFonts w:ascii="Fb Fontext" w:hAnsi="Fb Fontext"/>
            <w:rtl/>
          </w:rPr>
          <w:t xml:space="preserve"> </w:t>
        </w:r>
      </w:ins>
      <w:del w:id="93622" w:author="קלוד" w:date="2026-10-11T13:11:34Z">
        <w:r w:rsidRPr="006F178A">
          <w:rPr>
            <w:rFonts w:ascii="Fb Fontext" w:hAnsi="Fb Fontext"/>
            <w:rtl/>
          </w:rPr>
          <w:delText xml:space="preserve"> </w:delText>
        </w:r>
        <w:r>
          <w:rPr>
            <w:rFonts w:ascii="Fb Fontext" w:hAnsi="Fb Fontext"/>
            <w:rtl/>
          </w:rPr>
          <w:delText xml:space="preserve">אם </w:delText>
        </w:r>
      </w:del>
      <w:ins w:id="94609" w:author="מנוע מכני" w:date="2026-10-11T12:04:39Z"/>
      <w:del w:id="94610" w:author="מנוע מכני" w:date="2026-10-11T12:04:39Z">
        <w:r w:rsidRPr="006F178A">
          <w:rPr>
            <w:rFonts w:ascii="Fb Fontext" w:hAnsi="Fb Fontext"/>
            <w:rtl/>
          </w:rPr>
          <w:delText xml:space="preserve">אי </w:delText>
        </w:r>
      </w:del>
      <w:r w:rsidRPr="006F178A">
        <w:rPr>
          <w:rFonts w:ascii="Fb Fontext" w:hAnsi="Fb Fontext"/>
          <w:rtl/>
        </w:rPr>
        <w:t xml:space="preserve">מטמא </w:t>
      </w:r>
      <w:ins w:id="93619" w:author="קלוד" w:date="2026-10-11T13:11:34Z">
        <w:r>
          <w:rPr>
            <w:rFonts w:ascii="Fb Fontext" w:hAnsi="Fb Fontext"/>
            <w:rtl/>
          </w:rPr>
          <w:t xml:space="preserve">באהל,</w:t>
        </w:r>
      </w:ins>
      <w:del w:id="93620" w:author="קלוד" w:date="2026-10-11T13:11:34Z">
        <w:r w:rsidRPr="006F178A">
          <w:rPr>
            <w:rFonts w:ascii="Fb Fontext" w:hAnsi="Fb Fontext"/>
            <w:rtl/>
          </w:rPr>
          <w:delText xml:space="preserve">באהל</w:delText>
        </w:r>
      </w:del>
      <w:r w:rsidRPr="006F178A">
        <w:rPr>
          <w:rFonts w:ascii="Fb Fontext" w:hAnsi="Fb Fontext"/>
          <w:rtl/>
        </w:rPr>
        <w:t xml:space="preserve"> </w:t>
      </w:r>
      <w:r w:rsidRPr="006F178A">
        <w:rPr>
          <w:rFonts w:ascii="Fb Fontext" w:hAnsi="Fb Fontext" w:hint="cs"/>
          <w:rtl/>
        </w:rPr>
        <w:t xml:space="preserve">מבו' </w:t>
      </w:r>
      <w:ins w:id="93617" w:author="קלוד" w:date="2026-10-11T13:11:34Z">
        <w:r>
          <w:rPr>
            <w:rFonts w:ascii="Fb Fontext" w:hAnsi="Fb Fontext" w:hint="cs"/>
            <w:rtl/>
          </w:rPr>
          <w:t xml:space="preserve">שבבהמה</w:t>
        </w:r>
      </w:ins>
      <w:del w:id="93618" w:author="קלוד" w:date="2026-10-11T13:11:34Z">
        <w:r w:rsidRPr="006F178A">
          <w:rPr>
            <w:rFonts w:ascii="Fb Fontext" w:hAnsi="Fb Fontext" w:hint="cs"/>
            <w:rtl/>
          </w:rPr>
          <w:delText xml:space="preserve">דב</w:delText>
        </w:r>
        <w:r w:rsidRPr="006F178A">
          <w:rPr>
            <w:rFonts w:ascii="Fb Fontext" w:hAnsi="Fb Fontext"/>
            <w:rtl/>
          </w:rPr>
          <w:delText xml:space="preserve">בהמה</w:delText>
        </w:r>
      </w:del>
      <w:r w:rsidRPr="006F178A">
        <w:rPr>
          <w:rFonts w:ascii="Fb Fontext" w:hAnsi="Fb Fontext"/>
          <w:rtl/>
        </w:rPr>
        <w:t xml:space="preserve"> טהורה</w:t>
      </w:r>
      <w:r w:rsidRPr="006F178A">
        <w:rPr>
          <w:rFonts w:ascii="Fb Fontext" w:hAnsi="Fb Fontext" w:hint="cs"/>
          <w:rtl/>
        </w:rPr>
        <w:t xml:space="preserve"> </w:t>
      </w:r>
      <w:ins w:id="93615" w:author="קלוד" w:date="2026-10-11T13:11:34Z">
        <w:r>
          <w:rPr>
            <w:rFonts w:ascii="Fb Fontext" w:hAnsi="Fb Fontext" w:hint="cs"/>
            <w:rtl/>
          </w:rPr>
          <w:t xml:space="preserve">פשוט</w:t>
        </w:r>
      </w:ins>
      <w:del w:id="93616" w:author="קלוד" w:date="2026-10-11T13:11:34Z">
        <w:r w:rsidRPr="006F178A">
          <w:rPr>
            <w:rFonts w:ascii="Fb Fontext" w:hAnsi="Fb Fontext" w:hint="cs"/>
            <w:rtl/>
          </w:rPr>
          <w:delText xml:space="preserve">פשיטא</w:delText>
        </w:r>
      </w:del>
      <w:r w:rsidRPr="006F178A">
        <w:rPr>
          <w:rFonts w:ascii="Fb Fontext" w:hAnsi="Fb Fontext" w:hint="cs"/>
          <w:rtl/>
        </w:rPr>
        <w:t xml:space="preserve"> </w:t>
      </w:r>
      <w:ins w:id="92445" w:author="מנוע מכני" w:date="2026-10-11T12:04:39Z">
        <w:ins w:id="93613" w:author="קלוד" w:date="2026-10-11T13:11:34Z">
          <w:r>
            <w:rPr>
              <w:rFonts w:ascii="Fb Fontext" w:hAnsi="Fb Fontext" w:hint="cs"/>
              <w:rtl/>
            </w:rPr>
            <w:t xml:space="preserve">לו],</w:t>
          </w:r>
        </w:ins>
        <w:del w:id="93614" w:author="קלוד" w:date="2026-10-11T13:11:34Z">
          <w:r>
            <w:rPr>
              <w:rFonts w:ascii="Fb Fontext" w:hAnsi="Fb Fontext" w:hint="cs"/>
              <w:rtl/>
            </w:rPr>
            <w:delText xml:space="preserve">לו</w:delText>
          </w:r>
          <w:r w:rsidRPr="006F178A">
            <w:rPr>
              <w:rFonts w:ascii="Fb Fontext" w:hAnsi="Fb Fontext" w:hint="cs"/>
              <w:rtl/>
            </w:rPr>
            <w:delText xml:space="preserve">]</w:delText>
          </w:r>
        </w:del>
      </w:ins>
      <w:del w:id="92446" w:author="מנוע מכני" w:date="2026-10-11T12:04:39Z">
        <w:r w:rsidRPr="006F178A">
          <w:rPr>
            <w:rFonts w:ascii="Fb Fontext" w:hAnsi="Fb Fontext" w:hint="cs"/>
            <w:rtl/>
          </w:rPr>
          <w:delText xml:space="preserve">ליה</w:delText>
        </w:r>
      </w:del>
      <w:r w:rsidRPr="006F178A">
        <w:rPr>
          <w:rFonts w:ascii="Fb Fontext" w:hAnsi="Fb Fontext"/>
          <w:rtl/>
        </w:rPr>
        <w:t xml:space="preserve"> </w:t>
      </w:r>
      <w:ins w:id="94067" w:author="מנוע מכני" w:date="2026-10-11T12:04:39Z">
        <w:r>
          <w:rPr>
            <w:rFonts w:ascii="Fb Fontext" w:hAnsi="Fb Fontext" w:hint="cs"/>
            <w:rtl/>
          </w:rPr>
          <w:t xml:space="preserve">אף</w:t>
        </w:r>
      </w:ins>
      <w:del w:id="94068" w:author="מנוע מכני" w:date="2026-10-11T12:04:39Z">
        <w:r w:rsidRPr="006F178A">
          <w:rPr>
            <w:rFonts w:ascii="Fb Fontext" w:hAnsi="Fb Fontext" w:hint="cs"/>
            <w:rtl/>
          </w:rPr>
          <w:delText xml:space="preserve">אע"ג</w:delText>
        </w:r>
      </w:del>
      <w:r w:rsidRPr="006F178A">
        <w:rPr>
          <w:rFonts w:ascii="Fb Fontext" w:hAnsi="Fb Fontext" w:hint="cs"/>
          <w:rtl/>
        </w:rPr>
        <w:t xml:space="preserve"> </w:t>
      </w:r>
      <w:ins w:id="93611" w:author="קלוד" w:date="2026-10-11T13:11:34Z">
        <w:r>
          <w:rPr>
            <w:rFonts w:hint="cs"/>
            <w:rtl/>
            <w:rPrChange w:id="9018" w:author="עריכה מהאתר" w:date="2026-10-19T12:38:32Z">
              <w:rPr>
                <w:rStyle w:val="afffff0"/>
                <w:rFonts w:hint="cs"/>
                <w:rtl/>
              </w:rPr>
            </w:rPrChange>
          </w:rPr>
          <w:t xml:space="preserve">על פי ש</w:t>
        </w:r>
        <w:r>
          <w:rPr>
            <w:rFonts w:hint="cs"/>
            <w:rtl/>
            <w:rPrChange w:id="9019" w:author="עריכה מהאתר" w:date="2026-10-19T12:38:32Z">
              <w:rPr>
                <w:rStyle w:val="afffff0"/>
                <w:rFonts w:hint="cs"/>
                <w:rtl/>
              </w:rPr>
            </w:rPrChange>
          </w:rPr>
          <w:t xml:space="preserve">'ועשית</w:t>
        </w:r>
      </w:ins>
      <w:del w:id="93612" w:author="קלוד" w:date="2026-10-11T13:11:34Z">
        <w:r w:rsidRPr="00306272">
          <w:rPr>
            <w:rStyle w:val="afffff0"/>
            <w:rFonts w:hint="cs"/>
            <w:rtl/>
          </w:rPr>
          <w:delText xml:space="preserve">ד</w:delText>
        </w:r>
        <w:r w:rsidRPr="00306272">
          <w:rPr>
            <w:rStyle w:val="afffff0"/>
            <w:rtl/>
          </w:rPr>
          <w:delText xml:space="preserve">'</w:delText>
        </w:r>
        <w:r w:rsidRPr="00306272">
          <w:rPr>
            <w:rStyle w:val="afffff0"/>
            <w:rFonts w:hint="cs"/>
            <w:rtl/>
          </w:rPr>
          <w:delText xml:space="preserve">ועשית</w:delText>
        </w:r>
      </w:del>
      <w:r>
        <w:rPr>
          <w:rFonts w:hint="cs"/>
          <w:rtl/>
          <w:rPrChange w:id="9020" w:author="עריכה מהאתר" w:date="2026-10-19T12:38:32Z">
            <w:rPr>
              <w:rStyle w:val="afffff0"/>
              <w:rFonts w:hint="cs"/>
              <w:rtl/>
            </w:rPr>
          </w:rPrChange>
        </w:rPr>
        <w:t xml:space="preserve"> מכסה לאהל',</w:t>
      </w:r>
    </w:p>
    <w:p w:rsidR="00E9703F" w:rsidRPr="00805615" w:rsidRDefault="00E9703F" w:rsidP="00E9703F">
      <w:pPr>
        <w:rPr>
          <w:rStyle w:val="afffff0"/>
          <w:rtl/>
        </w:rPr>
      </w:pPr>
      <w:ins w:id="93629" w:author="קלוד" w:date="2026-10-11T13:11:34Z">
        <w:r>
          <w:rPr>
            <w:rtl/>
          </w:rPr>
          <w:t xml:space="preserve">שונה</w:t>
        </w:r>
      </w:ins>
      <w:del w:id="93630" w:author="קלוד" w:date="2026-10-11T13:11:34Z">
        <w:r w:rsidRPr="006F178A">
          <w:rPr>
            <w:rtl/>
          </w:rPr>
          <w:delText xml:space="preserve">שאני</w:delText>
        </w:r>
      </w:del>
      <w:r w:rsidRPr="006F178A">
        <w:rPr>
          <w:rtl/>
        </w:rPr>
        <w:t xml:space="preserve"> </w:t>
      </w:r>
      <w:ins w:id="90969" w:author="מנוע מכני" w:date="2026-10-11T12:04:39Z">
        <w:ins w:id="93627" w:author="קלוד" w:date="2026-10-11T13:11:34Z">
          <w:r>
            <w:rPr>
              <w:rtl/>
            </w:rPr>
            <w:t xml:space="preserve">שם:</w:t>
          </w:r>
        </w:ins>
        <w:del w:id="93628" w:author="קלוד" w:date="2026-10-11T13:11:34Z">
          <w:r>
            <w:rPr>
              <w:rtl/>
            </w:rPr>
            <w:delText xml:space="preserve">שם</w:delText>
          </w:r>
        </w:del>
      </w:ins>
      <w:del w:id="90970" w:author="מנוע מכני" w:date="2026-10-11T12:04:39Z">
        <w:r w:rsidRPr="006F178A">
          <w:rPr>
            <w:rtl/>
          </w:rPr>
          <w:delText xml:space="preserve">התם</w:delText>
        </w:r>
      </w:del>
      <w:r w:rsidRPr="00805615">
        <w:rPr>
          <w:rStyle w:val="afffff0"/>
          <w:rtl/>
        </w:rPr>
        <w:t xml:space="preserve"> </w:t>
      </w:r>
      <w:r w:rsidRPr="00805615">
        <w:rPr>
          <w:rStyle w:val="afffff0"/>
          <w:rFonts w:hint="cs"/>
          <w:rtl/>
        </w:rPr>
        <w:t>'</w:t>
      </w:r>
      <w:ins w:id="90873" w:author="Claude - סמנטי" w:date="2026-10-11T12:28:21Z">
        <w:r>
          <w:rPr>
            <w:rStyle w:val="afffff0"/>
            <w:rtl/>
          </w:rPr>
          <w:t xml:space="preserve">וְאֶת אֹהֶל מוֹעֵד מִכְסֵהוּ וּמִכְסֵה הַתַּחַשׁ אֲשֶׁר עָלָיו</w:t>
        </w:r>
      </w:ins>
      <w:del w:id="90874" w:author="Claude - סמנטי" w:date="2026-10-11T12:28:21Z">
        <w:r w:rsidRPr="00805615">
          <w:rPr>
            <w:rStyle w:val="afffff0"/>
            <w:rtl/>
          </w:rPr>
          <w:delText xml:space="preserve">ואת אהל מועד מכסהו ומכסה התחש אשר עליו</w:delText>
        </w:r>
      </w:del>
      <w:r w:rsidRPr="00805615">
        <w:rPr>
          <w:rStyle w:val="afffff0"/>
          <w:rFonts w:hint="cs"/>
          <w:rtl/>
        </w:rPr>
        <w:t>'</w:t>
      </w:r>
    </w:p>
    <w:p w:rsidR="00E9703F" w:rsidRPr="006F178A" w:rsidRDefault="00E9703F" w:rsidP="00E9703F">
      <w:pPr>
        <w:rPr>
          <w:rtl/>
        </w:rPr>
      </w:pPr>
      <w:r w:rsidRPr="006F178A">
        <w:rPr>
          <w:rtl/>
        </w:rPr>
        <w:t>מקיש עליון לתחתון, מה תחתון קרוי אהל - אף עליון קרוי אהל.</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101" w:author="קלוד" w:date="2026-10-11T12:33:55Z"/>
        </w:rPr>
      </w:pPr>
      <w:ins w:id="91102" w:author="קלוד" w:date="2026-10-11T12:33:55Z">
        <w:r>
          <w:rPr>
            <w:color w:val="7B3F00"/>
          </w:rPr>
          <w:t xml:space="preserve">האם עור בהמה טמאה מטמא טומאת אהלים?</w:t>
        </w:r>
      </w:ins>
    </w:p>
    <w:p>
      <w:pPr>
        <w:pStyle w:val="38"/>
        <w:rPr>
          <w:ins w:id="97036" w:author="מנוע מכני" w:date="2026-10-11T12:04:39Z"/>
        </w:rPr>
      </w:pPr>
      <w:del w:id="97035" w:author="מנוע מכני" w:date="2026-10-11T12:04:39Z">
        <w:r w:rsidRPr="006F178A">
          <w:delText xml:space="preserve">•</w:delText>
        </w:r>
      </w:del>
      <w:r w:rsidRPr="006F178A">
        <w:t xml:space="preserve"> </w:t>
      </w:r>
      <w:r w:rsidRPr="00621243">
        <w:t>בעי</w:t>
      </w:r>
      <w:r w:rsidRPr="00621243">
        <w:t xml:space="preserve"> </w:t>
      </w:r>
      <w:ins w:id="90265" w:author="מנוע מכני" w:date="2026-10-11T12:04:39Z">
        <w:r>
          <w:t xml:space="preserve">ר"א</w:t>
        </w:r>
      </w:ins>
      <w:del w:id="90266" w:author="מנוע מכני" w:date="2026-10-11T12:04:39Z">
        <w:r w:rsidRPr="00621243">
          <w:delText xml:space="preserve">רבי אלעזר</w:delText>
        </w:r>
      </w:del>
      <w:r w:rsidRPr="006F178A">
        <w:t xml:space="preserve">:</w:t>
      </w:r>
    </w:p>
    <w:p w:rsidR="00E9703F" w:rsidRDefault="00E9703F" w:rsidP="00E9703F">
      <w:pPr>
        <w:rPr>
          <w:rFonts w:ascii="Fb Fontext" w:hAnsi="Fb Fontext"/>
          <w:rtl/>
        </w:rPr>
      </w:pPr>
      <w:del w:id="97037" w:author="מנוע מכני" w:date="2026-10-11T12:04:39Z">
        <w:r w:rsidRPr="006F178A">
          <w:rPr>
            <w:rFonts w:ascii="Fb Fontext" w:hAnsi="Fb Fontext"/>
            <w:rtl/>
          </w:rPr>
          <w:delText xml:space="preserve"> </w:delText>
        </w:r>
      </w:del>
      <w:r>
        <w:rPr>
          <w:rFonts w:ascii="Fb Fontext" w:hAnsi="Fb Fontext"/>
          <w:rtl/>
        </w:rPr>
        <w:t xml:space="preserve">עור בהמה טמאה מהו שיטמא טומאת אהלין </w:t>
      </w:r>
      <w:r>
        <w:rPr>
          <w:rStyle w:val="afffffe"/>
          <w:rFonts w:ascii="Fb Fontext" w:hAnsi="Fb Fontext"/>
          <w:rtl/>
          <w:rPrChange w:id="9009" w:author="עריכה מהאתר" w:date="2026-10-19T12:38:32Z">
            <w:rPr>
              <w:rFonts w:ascii="Fb Fontext" w:hAnsi="Fb Fontext"/>
              <w:rtl/>
            </w:rPr>
          </w:rPrChange>
        </w:rPr>
        <w:t xml:space="preserve">[</w:t>
      </w:r>
      <w:r>
        <w:rPr>
          <w:rStyle w:val="afffffe"/>
          <w:rFonts w:ascii="Fb Fontext" w:hAnsi="Fb Fontext" w:hint="cs"/>
          <w:rtl/>
          <w:rPrChange w:id="9010" w:author="עריכה מהאתר" w:date="2026-10-19T12:38:32Z">
            <w:rPr>
              <w:rFonts w:ascii="Fb Fontext" w:hAnsi="Fb Fontext" w:hint="cs"/>
              <w:rtl/>
            </w:rPr>
          </w:rPrChange>
        </w:rPr>
        <w:t xml:space="preserve">ותלוי </w:t>
      </w:r>
      <w:ins w:id="94611" w:author="מנוע מכני" w:date="2026-10-11T12:04:39Z">
        <w:r>
          <w:rPr>
            <w:rStyle w:val="afffffe"/>
            <w:rFonts w:ascii="Fb Fontext" w:hAnsi="Fb Fontext" w:hint="cs"/>
            <w:rtl/>
            <w:rPrChange w:id="9011" w:author="עריכה מהאתר" w:date="2026-10-19T12:38:32Z">
              <w:rPr>
                <w:rFonts w:ascii="Fb Fontext" w:hAnsi="Fb Fontext" w:hint="cs"/>
                <w:rtl/>
              </w:rPr>
            </w:rPrChange>
          </w:rPr>
          <w:t xml:space="preserve">אם </w:t>
        </w:r>
      </w:ins>
      <w:del w:id="94612" w:author="מנוע מכני" w:date="2026-10-11T12:04:39Z">
        <w:r w:rsidRPr="006F178A">
          <w:rPr>
            <w:rFonts w:ascii="Fb Fontext" w:hAnsi="Fb Fontext" w:hint="cs"/>
            <w:rtl/>
          </w:rPr>
          <w:delText xml:space="preserve">אי </w:delText>
        </w:r>
      </w:del>
      <w:r>
        <w:rPr>
          <w:rStyle w:val="afffffe"/>
          <w:rFonts w:ascii="Fb Fontext" w:hAnsi="Fb Fontext" w:hint="cs"/>
          <w:rtl/>
          <w:rPrChange w:id="9012" w:author="עריכה מהאתר" w:date="2026-10-19T12:38:32Z">
            <w:rPr>
              <w:rFonts w:ascii="Fb Fontext" w:hAnsi="Fb Fontext" w:hint="cs"/>
              <w:rtl/>
            </w:rPr>
          </w:rPrChange>
        </w:rPr>
        <w:t xml:space="preserve">תחש טהור היה</w:t>
      </w:r>
      <w:r>
        <w:rPr>
          <w:rStyle w:val="afffffe"/>
          <w:rFonts w:ascii="Fb Fontext" w:hAnsi="Fb Fontext"/>
          <w:rtl/>
          <w:rPrChange w:id="9013" w:author="עריכה מהאתר" w:date="2026-10-19T12:38:32Z">
            <w:rPr>
              <w:rFonts w:ascii="Fb Fontext" w:hAnsi="Fb Fontext"/>
              <w:rtl/>
            </w:rPr>
          </w:rPrChange>
        </w:rPr>
        <w:t xml:space="preserve">]</w:t>
      </w:r>
      <w:r>
        <w:rPr>
          <w:rStyle w:val="afffffe"/>
          <w:rFonts w:ascii="Fb Fontext" w:hAnsi="Fb Fontext" w:hint="cs"/>
          <w:rtl/>
          <w:rPrChange w:id="9014" w:author="עריכה מהאתר" w:date="2026-10-19T12:38:32Z">
            <w:rPr>
              <w:rFonts w:ascii="Fb Fontext" w:hAnsi="Fb Fontext" w:hint="cs"/>
              <w:rtl/>
            </w:rPr>
          </w:rPrChange>
        </w:rPr>
        <w:t xml:space="preserve">?</w:t>
      </w:r>
    </w:p>
    <w:p w:rsidR="00E9703F" w:rsidRPr="00B3644D" w:rsidRDefault="00E9703F" w:rsidP="00E9703F">
      <w:pPr>
        <w:rPr>
          <w:spacing w:val="-4"/>
          <w:rtl/>
        </w:rPr>
      </w:pPr>
      <w:r w:rsidRPr="00B3644D">
        <w:rPr>
          <w:spacing w:val="-4"/>
          <w:rtl/>
        </w:rPr>
        <w:t xml:space="preserve">ופשט </w:t>
      </w:r>
      <w:r w:rsidRPr="00B3644D">
        <w:rPr>
          <w:rStyle w:val="2fb"/>
          <w:spacing w:val="-4"/>
          <w:rtl/>
        </w:rPr>
        <w:t xml:space="preserve">רב יוסף</w:t>
      </w:r>
      <w:r w:rsidRPr="00B3644D">
        <w:rPr>
          <w:spacing w:val="-4"/>
          <w:rtl/>
        </w:rPr>
        <w:t xml:space="preserve"> </w:t>
      </w:r>
      <w:ins w:id="93637" w:author="קלוד" w:date="2026-10-11T13:11:34Z">
        <w:r>
          <w:rPr>
            <w:spacing w:val="-4"/>
            <w:rtl/>
          </w:rPr>
          <w:t xml:space="preserve">שטהור</w:t>
        </w:r>
      </w:ins>
      <w:del w:id="93638" w:author="קלוד" w:date="2026-10-11T13:11:34Z">
        <w:r w:rsidRPr="00B3644D">
          <w:rPr>
            <w:spacing w:val="-4"/>
            <w:rtl/>
          </w:rPr>
          <w:delText xml:space="preserve">דטהור</w:delText>
        </w:r>
      </w:del>
      <w:r w:rsidRPr="00B3644D">
        <w:rPr>
          <w:spacing w:val="-4"/>
          <w:rtl/>
        </w:rPr>
        <w:t xml:space="preserve"> </w:t>
      </w:r>
      <w:ins w:id="93635" w:author="קלוד" w:date="2026-10-11T13:11:34Z">
        <w:r>
          <w:rPr>
            <w:spacing w:val="-4"/>
            <w:rtl/>
          </w:rPr>
          <w:t xml:space="preserve">היה,</w:t>
        </w:r>
      </w:ins>
      <w:del w:id="93636" w:author="קלוד" w:date="2026-10-11T13:11:34Z">
        <w:r w:rsidRPr="00B3644D">
          <w:rPr>
            <w:spacing w:val="-4"/>
            <w:rtl/>
          </w:rPr>
          <w:delText xml:space="preserve">היה</w:delText>
        </w:r>
      </w:del>
      <w:r w:rsidRPr="00B3644D">
        <w:rPr>
          <w:spacing w:val="-4"/>
          <w:rtl/>
        </w:rPr>
        <w:t xml:space="preserve"> </w:t>
      </w:r>
      <w:ins w:id="93633" w:author="קלוד" w:date="2026-10-11T13:11:34Z">
        <w:r>
          <w:rPr>
            <w:spacing w:val="-4"/>
            <w:rtl/>
          </w:rPr>
          <w:t xml:space="preserve">ממה</w:t>
        </w:r>
      </w:ins>
      <w:del w:id="93634" w:author="קלוד" w:date="2026-10-11T13:11:34Z">
        <w:r w:rsidRPr="00B3644D">
          <w:rPr>
            <w:spacing w:val="-4"/>
            <w:rtl/>
          </w:rPr>
          <w:delText xml:space="preserve">מהך</w:delText>
        </w:r>
      </w:del>
      <w:r w:rsidRPr="00B3644D">
        <w:rPr>
          <w:spacing w:val="-4"/>
          <w:rtl/>
        </w:rPr>
        <w:t xml:space="preserve"> </w:t>
      </w:r>
      <w:ins w:id="93631" w:author="קלוד" w:date="2026-10-11T13:11:34Z">
        <w:r>
          <w:rPr>
            <w:spacing w:val="-4"/>
            <w:rtl/>
          </w:rPr>
          <w:t xml:space="preserve">ששנינו:</w:t>
        </w:r>
      </w:ins>
      <w:del w:id="93632" w:author="קלוד" w:date="2026-10-11T13:11:34Z">
        <w:r w:rsidRPr="00B3644D">
          <w:rPr>
            <w:spacing w:val="-4"/>
            <w:rtl/>
          </w:rPr>
          <w:delText xml:space="preserve">דתנינא</w:delText>
        </w:r>
      </w:del>
      <w:r w:rsidRPr="00B3644D">
        <w:rPr>
          <w:spacing w:val="-4"/>
          <w:rtl/>
        </w:rPr>
        <w:t xml:space="preserve"> </w:t>
      </w:r>
      <w:r w:rsidRPr="00B3644D">
        <w:rPr>
          <w:spacing w:val="-4"/>
          <w:rtl/>
        </w:rPr>
        <w:t xml:space="preserve">לא</w:t>
      </w:r>
      <w:r w:rsidRPr="00B3644D">
        <w:rPr>
          <w:spacing w:val="-4"/>
          <w:rtl/>
        </w:rPr>
        <w:t xml:space="preserve"> הוכשרו למלאכת שמים אלא עור בהמה טהורה בלבד.</w:t>
      </w:r>
    </w:p>
    <w:p>
      <w:pPr>
        <w:pStyle w:val="38"/>
        <w:rPr>
          <w:ins w:id="97038" w:author="מנוע מכני" w:date="2026-10-11T12:04:39Z"/>
        </w:rPr>
      </w:pPr>
      <w:r w:rsidRPr="006F178A">
        <w:t xml:space="preserve">והא דר"י:</w:t>
      </w:r>
    </w:p>
    <w:p w:rsidR="00E9703F" w:rsidRPr="006F178A" w:rsidRDefault="00E9703F" w:rsidP="00E9703F">
      <w:pPr>
        <w:rPr>
          <w:rtl/>
        </w:rPr>
      </w:pPr>
      <w:del w:id="97039" w:author="מנוע מכני" w:date="2026-10-11T12:04:39Z">
        <w:r w:rsidRPr="006F178A">
          <w:rPr>
            <w:rtl/>
          </w:rPr>
          <w:delText xml:space="preserve"> </w:delText>
        </w:r>
      </w:del>
      <w:r w:rsidRPr="006F178A">
        <w:rPr>
          <w:rtl/>
        </w:rPr>
        <w:t xml:space="preserve">שני מכסאות היו, אחד של עורות אילים מאדמים ואחד של עורות תחשים.</w:t>
      </w:r>
    </w:p>
    <w:p>
      <w:pPr>
        <w:pStyle w:val="38"/>
        <w:rPr>
          <w:ins w:id="97040" w:author="מנוע מכני" w:date="2026-10-11T12:04:39Z"/>
        </w:rPr>
      </w:pPr>
      <w:r w:rsidRPr="006F178A">
        <w:t xml:space="preserve">ולרבי נחמיה:</w:t>
      </w:r>
    </w:p>
    <w:p w:rsidR="00E9703F" w:rsidRDefault="00E9703F" w:rsidP="00E9703F">
      <w:pPr>
        <w:rPr>
          <w:rtl/>
        </w:rPr>
      </w:pPr>
      <w:del w:id="97041" w:author="מנוע מכני" w:date="2026-10-11T12:04:39Z">
        <w:r w:rsidRPr="006F178A">
          <w:rPr>
            <w:rtl/>
          </w:rPr>
          <w:delText xml:space="preserve"> </w:delText>
        </w:r>
      </w:del>
      <w:r w:rsidRPr="006F178A">
        <w:rPr>
          <w:rtl/>
        </w:rPr>
        <w:t xml:space="preserve">מכסה אחד היה, ודומה </w:t>
      </w:r>
      <w:r w:rsidRPr="006F178A">
        <w:rPr>
          <w:rStyle w:val="afffe"/>
          <w:rFonts w:ascii="Fb Fontext" w:hAnsi="Fb Fontext"/>
          <w:rtl/>
        </w:rPr>
        <w:t>כמין</w:t>
      </w:r>
      <w:r w:rsidRPr="006F178A">
        <w:rPr>
          <w:rtl/>
        </w:rPr>
        <w:t xml:space="preserve"> תלא אילן שיש בו גוונין הרבה. [ולא תלא אילן עצמו דטמא]</w:t>
      </w:r>
    </w:p>
    <w:p>
      <w:pPr>
        <w:pStyle w:val="38"/>
        <w:rPr>
          <w:ins w:id="97042" w:author="מנוע מכני" w:date="2026-10-11T12:04:39Z"/>
        </w:rPr>
      </w:pPr>
      <w:r w:rsidRPr="006F178A">
        <w:t xml:space="preserve">רב יוסף:</w:t>
      </w:r>
    </w:p>
    <w:p w:rsidR="00E9703F" w:rsidRPr="006F178A" w:rsidRDefault="00E9703F" w:rsidP="00E9703F">
      <w:pPr>
        <w:rPr>
          <w:rtl/>
        </w:rPr>
      </w:pPr>
      <w:del w:id="97043" w:author="מנוע מכני" w:date="2026-10-11T12:04:39Z">
        <w:r w:rsidRPr="006F178A">
          <w:rPr>
            <w:rtl/>
          </w:rPr>
          <w:delText xml:space="preserve"> </w:delText>
        </w:r>
      </w:del>
      <w:ins w:id="90971" w:author="מנוע מכני" w:date="2026-10-11T12:04:39Z">
        <w:r>
          <w:rPr>
            <w:rtl/>
          </w:rPr>
          <w:t xml:space="preserve">א"כ</w:t>
        </w:r>
      </w:ins>
      <w:del w:id="90972" w:author="מנוע מכני" w:date="2026-10-11T12:04:39Z">
        <w:r w:rsidRPr="006F178A">
          <w:rPr>
            <w:rtl/>
          </w:rPr>
          <w:delText xml:space="preserve">אי הכי</w:delText>
        </w:r>
      </w:del>
      <w:r w:rsidRPr="006F178A">
        <w:rPr>
          <w:rtl/>
        </w:rPr>
        <w:t xml:space="preserve"> </w:t>
      </w:r>
      <w:ins w:id="93641" w:author="קלוד" w:date="2026-10-11T13:11:34Z">
        <w:r>
          <w:rPr>
            <w:rtl/>
          </w:rPr>
          <w:t xml:space="preserve">זהו</w:t>
        </w:r>
      </w:ins>
      <w:del w:id="93642" w:author="קלוד" w:date="2026-10-11T13:11:34Z">
        <w:r w:rsidRPr="006F178A">
          <w:rPr>
            <w:rtl/>
          </w:rPr>
          <w:delText xml:space="preserve">היינו</w:delText>
        </w:r>
      </w:del>
      <w:r w:rsidRPr="006F178A">
        <w:rPr>
          <w:rtl/>
        </w:rPr>
        <w:t xml:space="preserve"> </w:t>
      </w:r>
      <w:ins w:id="90109" w:author="Claude - סמנטי" w:date="2026-10-11T12:28:21Z">
        <w:r>
          <w:rPr>
            <w:rtl/>
          </w:rPr>
          <w:t xml:space="preserve">שמתרגמים</w:t>
        </w:r>
      </w:ins>
      <w:del w:id="90110" w:author="Claude - סמנטי" w:date="2026-10-11T12:28:21Z">
        <w:r w:rsidRPr="006F178A">
          <w:rPr>
            <w:rtl/>
          </w:rPr>
          <w:delText xml:space="preserve">דמתרגמינן</w:delText>
        </w:r>
      </w:del>
      <w:r w:rsidRPr="006F178A">
        <w:rPr>
          <w:rtl/>
        </w:rPr>
        <w:t xml:space="preserve"> </w:t>
      </w:r>
      <w:ins w:id="93639" w:author="קלוד" w:date="2026-10-11T13:11:34Z">
        <w:r>
          <w:rPr>
            <w:rStyle w:val="afffffe"/>
            <w:rtl/>
          </w:rPr>
          <w:t xml:space="preserve">תחש</w:t>
        </w:r>
        <w:r>
          <w:rPr>
            <w:rtl/>
          </w:rPr>
          <w:t xml:space="preserve"> 'ססגונא' - ששש</w:t>
        </w:r>
      </w:ins>
      <w:del w:id="93640" w:author="קלוד" w:date="2026-10-11T13:11:34Z">
        <w:r w:rsidRPr="006F178A">
          <w:rPr>
            <w:rtl/>
          </w:rPr>
          <w:delText xml:space="preserve">ססגונא-ששש</w:delText>
        </w:r>
      </w:del>
      <w:r w:rsidRPr="006F178A">
        <w:rPr>
          <w:rtl/>
        </w:rPr>
        <w:t xml:space="preserve"> בגוונין הרבה</w:t>
      </w:r>
      <w:r w:rsidRPr="006F178A">
        <w:rPr>
          <w:rFonts w:hint="cs"/>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044" w:author="מנוע מכני" w:date="2026-10-11T12:04:39Z"/>
        </w:rPr>
      </w:pPr>
      <w:r w:rsidRPr="006F178A">
        <w:t xml:space="preserve">רבא</w:t>
      </w:r>
      <w:del w:id="99388" w:author="מנוע מכני" w:date="2026-10-11T12:04:39Z">
        <w:r w:rsidRPr="006F178A">
          <w:delText xml:space="preserve"> אמר</w:delText>
        </w:r>
      </w:del>
      <w:r w:rsidRPr="006F178A">
        <w:t xml:space="preserve">:</w:t>
      </w:r>
    </w:p>
    <w:p w:rsidR="00E9703F" w:rsidRPr="006F178A" w:rsidRDefault="00E9703F" w:rsidP="00E9703F">
      <w:pPr>
        <w:rPr>
          <w:rtl/>
        </w:rPr>
      </w:pPr>
      <w:del w:id="97045" w:author="מנוע מכני" w:date="2026-10-11T12:04:39Z">
        <w:r w:rsidRPr="006F178A">
          <w:rPr>
            <w:rFonts w:ascii="Fb Fontext" w:hAnsi="Fb Fontext"/>
            <w:rtl/>
          </w:rPr>
          <w:delText xml:space="preserve"> </w:delText>
        </w:r>
      </w:del>
      <w:r w:rsidRPr="006F178A">
        <w:rPr>
          <w:rFonts w:ascii="Fb Fontext" w:hAnsi="Fb Fontext"/>
          <w:rtl/>
        </w:rPr>
        <w:t xml:space="preserve">עור בהמה טמאה דמטמא באהל המת </w:t>
      </w:r>
      <w:ins w:id="90973" w:author="מנוע מכני" w:date="2026-10-11T12:04:39Z">
        <w:r>
          <w:rPr>
            <w:rFonts w:ascii="Fb Fontext" w:hAnsi="Fb Fontext"/>
            <w:rtl/>
          </w:rPr>
          <w:t xml:space="preserve">מכאן</w:t>
        </w:r>
      </w:ins>
      <w:del w:id="90974" w:author="מנוע מכני" w:date="2026-10-11T12:04:39Z">
        <w:r w:rsidRPr="006F178A">
          <w:rPr>
            <w:rFonts w:ascii="Fb Fontext" w:hAnsi="Fb Fontext"/>
            <w:rtl/>
          </w:rPr>
          <w:delText xml:space="preserve">מהכא</w:delText>
        </w:r>
      </w:del>
      <w:r w:rsidRPr="006F178A">
        <w:rPr>
          <w:rFonts w:ascii="Fb Fontext" w:hAnsi="Fb Fontext" w:hint="cs"/>
          <w:rtl/>
        </w:rPr>
        <w:t>:</w:t>
      </w:r>
    </w:p>
    <w:p w:rsidR="00E9703F" w:rsidRPr="006F178A" w:rsidRDefault="00E9703F" w:rsidP="00E9703F">
      <w:pPr>
        <w:rPr>
          <w:rtl/>
        </w:rPr>
      </w:pPr>
      <w:r w:rsidRPr="006F178A">
        <w:rPr>
          <w:rFonts w:ascii="Fb Fontext" w:hAnsi="Fb Fontext"/>
          <w:sz w:val="20"/>
          <w:rtl/>
        </w:rPr>
        <w:t xml:space="preserve">א"א </w:t>
      </w:r>
      <w:ins w:id="90115" w:author="Claude - סמנטי" w:date="2026-10-11T12:28:21Z">
        <w:r>
          <w:rPr>
            <w:rFonts w:ascii="Fb Fontext" w:hAnsi="Fb Fontext"/>
            <w:sz w:val="20"/>
            <w:rtl/>
          </w:rPr>
          <w:t xml:space="preserve">ללמוד</w:t>
        </w:r>
      </w:ins>
      <w:del w:id="90116" w:author="Claude - סמנטי" w:date="2026-10-11T12:28:21Z">
        <w:r w:rsidRPr="006F178A">
          <w:rPr>
            <w:rFonts w:ascii="Fb Fontext" w:hAnsi="Fb Fontext"/>
            <w:sz w:val="20"/>
            <w:rtl/>
          </w:rPr>
          <w:delText xml:space="preserve">למילף</w:delText>
        </w:r>
      </w:del>
      <w:r w:rsidRPr="006F178A">
        <w:rPr>
          <w:rFonts w:ascii="Fb Fontext" w:hAnsi="Fb Fontext"/>
          <w:sz w:val="20"/>
          <w:rtl/>
        </w:rPr>
        <w:t xml:space="preserve"> מ</w:t>
      </w:r>
      <w:r w:rsidRPr="006F178A">
        <w:rPr>
          <w:rFonts w:ascii="Fb Fontext" w:hAnsi="Fb Fontext" w:hint="cs"/>
          <w:sz w:val="20"/>
          <w:rtl/>
        </w:rPr>
        <w:t xml:space="preserve">נגעים </w:t>
      </w:r>
      <w:r w:rsidRPr="00306272">
        <w:rPr>
          <w:rStyle w:val="afffff0"/>
          <w:rFonts w:hint="cs"/>
          <w:rtl/>
        </w:rPr>
        <w:t>ד'</w:t>
      </w:r>
      <w:ins w:id="90113" w:author="Claude - סמנטי" w:date="2026-10-11T12:28:21Z">
        <w:r>
          <w:rPr>
            <w:rStyle w:val="afffff0"/>
            <w:rtl/>
          </w:rPr>
          <w:t xml:space="preserve">אוֹ בָעוֹר</w:t>
        </w:r>
      </w:ins>
      <w:del w:id="90114" w:author="Claude - סמנטי" w:date="2026-10-11T12:28:21Z">
        <w:r w:rsidRPr="00306272">
          <w:rPr>
            <w:rStyle w:val="afffff0"/>
            <w:rtl/>
          </w:rPr>
          <w:delText xml:space="preserve">או בעור</w:delText>
        </w:r>
      </w:del>
      <w:r w:rsidRPr="00306272">
        <w:rPr>
          <w:rStyle w:val="afffff0"/>
          <w:rFonts w:hint="cs"/>
          <w:rtl/>
        </w:rPr>
        <w:t>'</w:t>
      </w:r>
      <w:r w:rsidRPr="00306272">
        <w:rPr>
          <w:rStyle w:val="afffff0"/>
          <w:rtl/>
        </w:rPr>
        <w:t xml:space="preserve"> </w:t>
      </w:r>
      <w:r w:rsidRPr="006F178A">
        <w:rPr>
          <w:rFonts w:ascii="Fb Fontext" w:hAnsi="Fb Fontext"/>
          <w:sz w:val="20"/>
          <w:rtl/>
        </w:rPr>
        <w:t>ריבה עור בהמה טמאה, ושלקה [העור] ביד כהן.</w:t>
      </w:r>
      <w:r w:rsidRPr="006F178A">
        <w:rPr>
          <w:rFonts w:ascii="Fb Fontext" w:hAnsi="Fb Fontext" w:hint="cs"/>
          <w:sz w:val="20"/>
          <w:rtl/>
        </w:rPr>
        <w:t xml:space="preserve"> [</w:t>
      </w:r>
      <w:r w:rsidRPr="006F178A">
        <w:rPr>
          <w:rFonts w:ascii="Fb Fontext" w:hAnsi="Fb Fontext"/>
          <w:sz w:val="20"/>
          <w:rtl/>
        </w:rPr>
        <w:t xml:space="preserve">קצץ מכולן ועשה אחת מהן [בגד] </w:t>
      </w:r>
      <w:r w:rsidRPr="006F178A">
        <w:rPr>
          <w:rFonts w:ascii="Fb Fontext" w:hAnsi="Fb Fontext" w:hint="cs"/>
          <w:sz w:val="20"/>
          <w:rtl/>
        </w:rPr>
        <w:t>מ'</w:t>
      </w:r>
      <w:ins w:id="90111" w:author="Claude - סמנטי" w:date="2026-10-11T12:28:21Z">
        <w:r>
          <w:rPr>
            <w:rStyle w:val="afffff0"/>
            <w:rFonts w:ascii="Fb Fontext" w:hAnsi="Fb Fontext"/>
            <w:sz w:val="20"/>
            <w:rtl/>
          </w:rPr>
          <w:t xml:space="preserve">אוֹ בְּכָל מְלֶאכֶת עוֹר</w:t>
        </w:r>
      </w:ins>
      <w:del w:id="90112" w:author="Claude - סמנטי" w:date="2026-10-11T12:28:21Z">
        <w:r w:rsidRPr="006F178A">
          <w:rPr>
            <w:rFonts w:ascii="Fb Fontext" w:hAnsi="Fb Fontext"/>
            <w:sz w:val="20"/>
            <w:rtl/>
          </w:rPr>
          <w:delText xml:space="preserve">או בכל מלאכת עור</w:delText>
        </w:r>
      </w:del>
      <w:r w:rsidRPr="006F178A">
        <w:rPr>
          <w:rFonts w:ascii="Fb Fontext" w:hAnsi="Fb Fontext" w:hint="cs"/>
          <w:sz w:val="20"/>
          <w:rtl/>
        </w:rPr>
        <w:t>']</w:t>
      </w:r>
      <w:r w:rsidRPr="006F178A">
        <w:rPr>
          <w:rFonts w:ascii="Fb Fontext" w:hAnsi="Fb Fontext"/>
          <w:sz w:val="20"/>
          <w:rtl/>
        </w:rPr>
        <w:t xml:space="preserve">. </w:t>
      </w:r>
      <w:ins w:id="90975" w:author="מנוע מכני" w:date="2026-10-11T12:04:39Z">
        <w:r>
          <w:rPr>
            <w:rFonts w:ascii="Fb Fontext" w:hAnsi="Fb Fontext"/>
            <w:sz w:val="20"/>
            <w:rtl/>
          </w:rPr>
          <w:t xml:space="preserve">דיש</w:t>
        </w:r>
      </w:ins>
      <w:del w:id="90976" w:author="מנוע מכני" w:date="2026-10-11T12:04:39Z">
        <w:r w:rsidRPr="006F178A">
          <w:rPr>
            <w:rFonts w:ascii="Fb Fontext" w:hAnsi="Fb Fontext"/>
            <w:sz w:val="20"/>
            <w:rtl/>
          </w:rPr>
          <w:delText xml:space="preserve">דאיכא</w:delText>
        </w:r>
      </w:del>
      <w:r w:rsidRPr="006F178A">
        <w:rPr>
          <w:rFonts w:ascii="Fb Fontext" w:hAnsi="Fb Fontext"/>
          <w:sz w:val="20"/>
          <w:rtl/>
        </w:rPr>
        <w:t xml:space="preserve"> </w:t>
      </w:r>
      <w:ins w:id="96299" w:author="מנוע מכני" w:date="2026-10-11T12:04:39Z">
        <w:r>
          <w:rPr>
            <w:rFonts w:ascii="Fb Fontext" w:hAnsi="Fb Fontext"/>
            <w:sz w:val="20"/>
            <w:rtl/>
          </w:rPr>
          <w:t xml:space="preserve">להקשות</w:t>
        </w:r>
      </w:ins>
      <w:del w:id="96300" w:author="מנוע מכני" w:date="2026-10-11T12:04:39Z">
        <w:r w:rsidRPr="006F178A">
          <w:rPr>
            <w:rFonts w:ascii="Fb Fontext" w:hAnsi="Fb Fontext"/>
            <w:sz w:val="20"/>
            <w:rtl/>
          </w:rPr>
          <w:delText xml:space="preserve">למיפרך</w:delText>
        </w:r>
      </w:del>
      <w:r w:rsidRPr="006F178A">
        <w:rPr>
          <w:rFonts w:ascii="Fb Fontext" w:hAnsi="Fb Fontext"/>
          <w:sz w:val="20"/>
          <w:rtl/>
        </w:rPr>
        <w:t xml:space="preserve">: מה לנגעים - שכן שתי וערב טמא בהן.</w:t>
      </w:r>
    </w:p>
    <w:p>
      <w:pPr>
        <w:pStyle w:val="38"/>
        <w:rPr>
          <w:ins w:id="97046" w:author="מנוע מכני" w:date="2026-10-11T12:04:39Z"/>
        </w:rPr>
      </w:pPr>
      <w:r w:rsidRPr="006F178A">
        <w:t>אלא</w:t>
      </w:r>
      <w:r w:rsidRPr="006F178A">
        <w:t xml:space="preserve"> משרצים, </w:t>
      </w:r>
      <w:r w:rsidRPr="006F178A">
        <w:t xml:space="preserve">דתניא</w:t>
      </w:r>
      <w:r w:rsidRPr="006F178A">
        <w:t xml:space="preserve">:</w:t>
      </w:r>
    </w:p>
    <w:p w:rsidR="00E9703F" w:rsidRPr="006F178A" w:rsidRDefault="00E9703F" w:rsidP="00E9703F">
      <w:pPr>
        <w:rPr>
          <w:rtl/>
        </w:rPr>
      </w:pPr>
      <w:del w:id="97047" w:author="מנוע מכני" w:date="2026-10-11T12:04:39Z">
        <w:r w:rsidRPr="006F178A">
          <w:rPr>
            <w:rFonts w:ascii="Fb Fontext" w:hAnsi="Fb Fontext"/>
            <w:rtl/>
          </w:rPr>
          <w:delText xml:space="preserve"> </w:delText>
        </w:r>
      </w:del>
      <w:ins w:id="93651" w:author="קלוד" w:date="2026-10-11T13:11:34Z">
        <w:r>
          <w:rPr>
            <w:rStyle w:val="afffe"/>
            <w:rFonts w:ascii="Fb Fontext" w:hAnsi="Fb Fontext"/>
            <w:rtl/>
          </w:rPr>
          <w:t xml:space="preserve">'או</w:t>
        </w:r>
      </w:ins>
      <w:del w:id="93652" w:author="קלוד" w:date="2026-10-11T13:11:34Z">
        <w:r w:rsidRPr="006F178A">
          <w:rPr>
            <w:rStyle w:val="afffe"/>
            <w:rFonts w:ascii="Fb Fontext" w:hAnsi="Fb Fontext"/>
            <w:rtl/>
          </w:rPr>
          <w:delText xml:space="preserve">או</w:delText>
        </w:r>
      </w:del>
      <w:r w:rsidRPr="006F178A">
        <w:rPr>
          <w:rFonts w:ascii="Fb Fontext" w:hAnsi="Fb Fontext"/>
          <w:rtl/>
        </w:rPr>
        <w:t xml:space="preserve"> </w:t>
      </w:r>
      <w:ins w:id="93649" w:author="קלוד" w:date="2026-10-11T13:11:34Z">
        <w:r>
          <w:rPr>
            <w:rFonts w:ascii="Fb Fontext" w:hAnsi="Fb Fontext"/>
            <w:rtl/>
          </w:rPr>
          <w:t xml:space="preserve">עור'</w:t>
        </w:r>
      </w:ins>
      <w:del w:id="93650" w:author="קלוד" w:date="2026-10-11T13:11:34Z">
        <w:r w:rsidRPr="006F178A">
          <w:rPr>
            <w:rFonts w:ascii="Fb Fontext" w:hAnsi="Fb Fontext"/>
            <w:rtl/>
          </w:rPr>
          <w:delText xml:space="preserve">עור</w:delText>
        </w:r>
      </w:del>
      <w:r w:rsidRPr="006F178A">
        <w:rPr>
          <w:rFonts w:ascii="Fb Fontext" w:hAnsi="Fb Fontext"/>
          <w:rtl/>
        </w:rPr>
        <w:t xml:space="preserve"> </w:t>
      </w:r>
      <w:ins w:id="93647" w:author="קלוד" w:date="2026-10-11T13:11:34Z">
        <w:r>
          <w:rPr>
            <w:rFonts w:ascii="Fb Fontext" w:hAnsi="Fb Fontext"/>
            <w:rtl/>
          </w:rPr>
          <w:t xml:space="preserve">- אף</w:t>
        </w:r>
      </w:ins>
      <w:del w:id="93648" w:author="קלוד" w:date="2026-10-11T13:11:34Z">
        <w:r w:rsidRPr="006F178A">
          <w:rPr>
            <w:rFonts w:ascii="Fb Fontext" w:hAnsi="Fb Fontext"/>
            <w:rtl/>
          </w:rPr>
          <w:delText xml:space="preserve">דאף</w:delText>
        </w:r>
      </w:del>
      <w:r w:rsidRPr="006F178A">
        <w:rPr>
          <w:rFonts w:ascii="Fb Fontext" w:hAnsi="Fb Fontext"/>
          <w:rtl/>
        </w:rPr>
        <w:t xml:space="preserve"> לבהמה </w:t>
      </w:r>
      <w:ins w:id="93645" w:author="קלוד" w:date="2026-10-11T13:11:34Z">
        <w:r>
          <w:rPr>
            <w:rFonts w:ascii="Fb Fontext" w:hAnsi="Fb Fontext"/>
            <w:rtl/>
          </w:rPr>
          <w:t xml:space="preserve">טמאה.</w:t>
        </w:r>
      </w:ins>
      <w:del w:id="93646" w:author="קלוד" w:date="2026-10-11T13:11:34Z">
        <w:r w:rsidRPr="006F178A">
          <w:rPr>
            <w:rFonts w:ascii="Fb Fontext" w:hAnsi="Fb Fontext"/>
            <w:rtl/>
          </w:rPr>
          <w:delText xml:space="preserve">טמאה</w:delText>
        </w:r>
      </w:del>
      <w:r w:rsidRPr="006F178A">
        <w:rPr>
          <w:rFonts w:ascii="Fb Fontext" w:hAnsi="Fb Fontext"/>
          <w:rtl/>
        </w:rPr>
        <w:t xml:space="preserve"> וא"א </w:t>
      </w:r>
      <w:ins w:id="96301" w:author="מנוע מכני" w:date="2026-10-11T12:04:39Z">
        <w:r>
          <w:rPr>
            <w:rFonts w:ascii="Fb Fontext" w:hAnsi="Fb Fontext"/>
            <w:rtl/>
          </w:rPr>
          <w:t xml:space="preserve">להקשות</w:t>
        </w:r>
      </w:ins>
      <w:del w:id="96302" w:author="מנוע מכני" w:date="2026-10-11T12:04:39Z">
        <w:r w:rsidRPr="006F178A">
          <w:rPr>
            <w:rFonts w:ascii="Fb Fontext" w:hAnsi="Fb Fontext"/>
            <w:rtl/>
          </w:rPr>
          <w:delText xml:space="preserve">למיפרך</w:delText>
        </w:r>
      </w:del>
      <w:r w:rsidRPr="006F178A">
        <w:rPr>
          <w:rFonts w:ascii="Fb Fontext" w:hAnsi="Fb Fontext"/>
          <w:rtl/>
        </w:rPr>
        <w:t xml:space="preserve">: מה לשרצים שמטמאין בכעדשה, </w:t>
      </w:r>
      <w:ins w:id="93643" w:author="קלוד" w:date="2026-10-11T13:11:34Z">
        <w:r>
          <w:rPr>
            <w:rFonts w:ascii="Fb Fontext" w:hAnsi="Fb Fontext"/>
            <w:rtl/>
          </w:rPr>
          <w:t xml:space="preserve">שנגעים</w:t>
        </w:r>
      </w:ins>
      <w:del w:id="93644" w:author="קלוד" w:date="2026-10-11T13:11:34Z">
        <w:r w:rsidRPr="006F178A">
          <w:rPr>
            <w:rFonts w:ascii="Fb Fontext" w:hAnsi="Fb Fontext"/>
            <w:rtl/>
          </w:rPr>
          <w:delText xml:space="preserve">דנגעים</w:delText>
        </w:r>
      </w:del>
      <w:r w:rsidRPr="006F178A">
        <w:rPr>
          <w:rFonts w:ascii="Fb Fontext" w:hAnsi="Fb Fontext"/>
          <w:rtl/>
        </w:rPr>
        <w:t xml:space="preserve"> יוכיחו. וחזר הדין, </w:t>
      </w:r>
      <w:r w:rsidRPr="006F178A">
        <w:rPr>
          <w:rFonts w:ascii="Fb Fontext" w:hAnsi="Fb Fontext"/>
          <w:rtl/>
        </w:rPr>
        <w:t xml:space="preserve">לא</w:t>
      </w:r>
      <w:r w:rsidRPr="006F178A">
        <w:rPr>
          <w:rFonts w:ascii="Fb Fontext" w:hAnsi="Fb Fontext"/>
          <w:rtl/>
        </w:rPr>
        <w:t xml:space="preserve"> ראי זה כראי זה, הצד השוה שבהן שעור טמא, ועור בהמה טמאה כעור בהמה טהורה.</w:t>
      </w:r>
    </w:p>
    <w:p w:rsidR="00E9703F" w:rsidRPr="006F178A" w:rsidRDefault="00E9703F" w:rsidP="00E9703F">
      <w:pPr>
        <w:rPr>
          <w:rtl/>
        </w:rPr>
      </w:pPr>
      <w:r w:rsidRPr="006F178A">
        <w:rPr>
          <w:rFonts w:ascii="Fb Fontext" w:hAnsi="Fb Fontext"/>
          <w:sz w:val="20"/>
          <w:rtl/>
        </w:rPr>
        <w:t>אף אני אביא אהל המת, שעור טמא בו, ונעשה בו עור בהמה טמאה כעור בהמה טהורה.</w:t>
      </w:r>
    </w:p>
    <w:p w:rsidR="00E9703F" w:rsidRPr="006061D7" w:rsidRDefault="00E9703F" w:rsidP="00E9703F">
      <w:pPr>
        <w:rPr>
          <w:rtl/>
        </w:rPr>
      </w:pPr>
      <w:r w:rsidRPr="006061D7">
        <w:rPr>
          <w:rtl/>
        </w:rPr>
        <w:t>והקשה</w:t>
      </w:r>
      <w:r w:rsidRPr="006061D7">
        <w:rPr>
          <w:rFonts w:hint="cs"/>
          <w:rtl/>
        </w:rPr>
        <w:t xml:space="preserve"> </w:t>
      </w:r>
      <w:r w:rsidRPr="006061D7">
        <w:rPr>
          <w:rStyle w:val="2fb"/>
          <w:rtl/>
        </w:rPr>
        <w:t xml:space="preserve">רבא</w:t>
      </w:r>
      <w:r w:rsidRPr="006061D7">
        <w:rPr>
          <w:rtl/>
        </w:rPr>
        <w:t xml:space="preserve"> מברניש דמה לצד השוה שבהן שכן טמאין בפחות מכזית, תאמר במת שאינו מטמא אלא בכזית</w:t>
      </w:r>
    </w:p>
    <w:p>
      <w:pPr>
        <w:pStyle w:val="38"/>
        <w:rPr>
          <w:ins w:id="97048" w:author="מנוע מכני" w:date="2026-10-11T12:04:39Z"/>
        </w:rPr>
      </w:pPr>
      <w:r w:rsidRPr="006F178A">
        <w:t>אלא</w:t>
      </w:r>
    </w:p>
    <w:p w:rsidR="00E9703F" w:rsidRPr="006F178A" w:rsidRDefault="00E9703F" w:rsidP="00E9703F">
      <w:pPr>
        <w:rPr>
          <w:rtl/>
        </w:rPr>
      </w:pPr>
      <w:del w:id="97049" w:author="מנוע מכני" w:date="2026-10-11T12:04:39Z">
        <w:r w:rsidRPr="006F178A">
          <w:rPr>
            <w:rtl/>
          </w:rPr>
          <w:delText xml:space="preserve"> </w:delText>
        </w:r>
      </w:del>
      <w:ins w:id="95929" w:author="מנוע מכני" w:date="2026-10-11T12:04:39Z">
        <w:r>
          <w:rPr>
            <w:rtl/>
          </w:rPr>
          <w:t xml:space="preserve">באה</w:t>
        </w:r>
      </w:ins>
      <w:del w:id="95930" w:author="מנוע מכני" w:date="2026-10-11T12:04:39Z">
        <w:r w:rsidRPr="006F178A">
          <w:rPr>
            <w:rtl/>
          </w:rPr>
          <w:delText xml:space="preserve">אתיא</w:delText>
        </w:r>
      </w:del>
      <w:r w:rsidRPr="006F178A">
        <w:rPr>
          <w:rtl/>
        </w:rPr>
        <w:t xml:space="preserve"> בק"ו מנוצה של עזים שאין מטמא בנגעים מטמא באהל המת, לעור בהמה טמאה שמטמאה בנ</w:t>
      </w:r>
      <w:r w:rsidRPr="006F178A">
        <w:rPr>
          <w:rFonts w:hint="cs"/>
          <w:rtl/>
        </w:rPr>
        <w:t>געים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כח:</w:t>
      </w:r>
    </w:p>
    <w:p>
      <w:pPr>
        <w:pStyle w:val="afffff8"/>
        <w:rPr>
          <w:ins w:id="91099" w:author="קלוד" w:date="2026-10-11T12:33:55Z"/>
        </w:rPr>
      </w:pPr>
      <w:ins w:id="91100" w:author="קלוד" w:date="2026-10-11T12:33:55Z">
        <w:r>
          <w:rPr>
            <w:color w:val="7B3F00"/>
          </w:rPr>
          <w:t xml:space="preserve">עור בהמה טהורה בלבד - למלאכת שמים ולתפילין</w:t>
        </w:r>
      </w:ins>
    </w:p>
    <w:p>
      <w:pPr>
        <w:pStyle w:val="38"/>
        <w:rPr>
          <w:ins w:id="97050" w:author="מנוע מכני" w:date="2026-10-11T12:04:39Z"/>
        </w:rPr>
      </w:pPr>
      <w:r w:rsidRPr="006F178A">
        <w:t xml:space="preserve">הך דתני רב יוסף:</w:t>
      </w:r>
    </w:p>
    <w:p w:rsidR="00E9703F" w:rsidRPr="006F178A" w:rsidRDefault="00E9703F" w:rsidP="00E9703F">
      <w:pPr>
        <w:rPr>
          <w:rtl/>
        </w:rPr>
      </w:pPr>
      <w:del w:id="97051" w:author="מנוע מכני" w:date="2026-10-11T12:04:39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הוכשרו במלאכת שמים אלא עור בהמה טהורה בלבד.</w:t>
      </w:r>
    </w:p>
    <w:p w:rsidR="00E9703F" w:rsidRPr="006F178A" w:rsidRDefault="00E9703F" w:rsidP="00E9703F">
      <w:pPr>
        <w:rPr>
          <w:rtl/>
        </w:rPr>
      </w:pPr>
      <w:r w:rsidRPr="006F178A">
        <w:rPr>
          <w:b/>
          <w:bCs/>
          <w:rtl/>
        </w:rPr>
        <w:t>הלכתא</w:t>
      </w:r>
      <w:r w:rsidRPr="006F178A">
        <w:rPr>
          <w:rtl/>
        </w:rPr>
        <w:t xml:space="preserve"> לרצועות </w:t>
      </w:r>
      <w:ins w:id="93657" w:author="קלוד" w:date="2026-10-11T13:11:34Z">
        <w:r>
          <w:rPr>
            <w:rtl/>
          </w:rPr>
          <w:t xml:space="preserve">טהורות,</w:t>
        </w:r>
      </w:ins>
      <w:del w:id="93658" w:author="קלוד" w:date="2026-10-11T13:11:34Z">
        <w:r w:rsidRPr="006F178A">
          <w:rPr>
            <w:rtl/>
          </w:rPr>
          <w:delText xml:space="preserve">טהורות</w:delText>
        </w:r>
      </w:del>
      <w:r w:rsidRPr="006F178A">
        <w:rPr>
          <w:rFonts w:hint="cs"/>
          <w:rtl/>
        </w:rPr>
        <w:t xml:space="preserve"> </w:t>
      </w:r>
      <w:ins w:id="93655" w:author="קלוד" w:date="2026-10-11T13:11:34Z">
        <w:r>
          <w:rPr>
            <w:rFonts w:hint="cs"/>
            <w:rtl/>
          </w:rPr>
          <w:t xml:space="preserve">שלא</w:t>
        </w:r>
      </w:ins>
      <w:del w:id="93656" w:author="קלוד" w:date="2026-10-11T13:11:34Z">
        <w:r w:rsidRPr="006F178A">
          <w:rPr>
            <w:rFonts w:hint="cs"/>
            <w:rtl/>
          </w:rPr>
          <w:delText xml:space="preserve">דלא</w:delText>
        </w:r>
      </w:del>
      <w:r w:rsidRPr="006F178A">
        <w:rPr>
          <w:rFonts w:hint="cs"/>
          <w:rtl/>
        </w:rPr>
        <w:t xml:space="preserve"> </w:t>
      </w:r>
      <w:ins w:id="93653" w:author="קלוד" w:date="2026-10-11T13:11:34Z">
        <w:r>
          <w:rPr>
            <w:rFonts w:hint="cs"/>
            <w:rtl/>
          </w:rPr>
          <w:t xml:space="preserve">למדנו</w:t>
        </w:r>
      </w:ins>
      <w:del w:id="93654" w:author="קלוד" w:date="2026-10-11T13:11:34Z">
        <w:r w:rsidRPr="006F178A">
          <w:rPr>
            <w:rFonts w:hint="cs"/>
            <w:rtl/>
          </w:rPr>
          <w:delText xml:space="preserve">גמירי</w:delText>
        </w:r>
      </w:del>
      <w:r w:rsidRPr="006F178A">
        <w:rPr>
          <w:rFonts w:hint="cs"/>
          <w:rtl/>
        </w:rPr>
        <w:t xml:space="preserve"> אלא שחורות</w:t>
      </w:r>
      <w:r w:rsidRPr="006F178A">
        <w:rPr>
          <w:rtl/>
        </w:rPr>
        <w:t>.</w:t>
      </w:r>
    </w:p>
    <w:p w:rsidR="00E9703F" w:rsidRPr="006F178A" w:rsidRDefault="00E9703F" w:rsidP="00E9703F">
      <w:pPr>
        <w:rPr>
          <w:rtl/>
        </w:rPr>
      </w:pPr>
      <w:ins w:id="93665" w:author="קלוד" w:date="2026-10-11T13:11:34Z">
        <w:r>
          <w:rPr>
            <w:rtl/>
          </w:rPr>
          <w:t xml:space="preserve">שבתפילין</w:t>
        </w:r>
      </w:ins>
      <w:del w:id="93666" w:author="קלוד" w:date="2026-10-11T13:11:34Z">
        <w:r w:rsidRPr="006F178A">
          <w:rPr>
            <w:rtl/>
          </w:rPr>
          <w:delText xml:space="preserve">דלתפילין</w:delText>
        </w:r>
      </w:del>
      <w:r w:rsidRPr="006F178A">
        <w:rPr>
          <w:rtl/>
        </w:rPr>
        <w:t xml:space="preserve"> </w:t>
      </w:r>
      <w:ins w:id="95113" w:author="מנוע מכני" w:date="2026-10-11T12:04:39Z">
        <w:ins w:id="93663" w:author="קלוד" w:date="2026-10-11T13:11:34Z">
          <w:r>
            <w:rPr>
              <w:rtl/>
            </w:rPr>
            <w:t xml:space="preserve">עצמן</w:t>
          </w:r>
        </w:ins>
        <w:del w:id="93664" w:author="קלוד" w:date="2026-10-11T13:11:34Z">
          <w:r>
            <w:rPr>
              <w:rtl/>
            </w:rPr>
            <w:delText xml:space="preserve">גופו</w:delText>
          </w:r>
        </w:del>
      </w:ins>
      <w:del w:id="95114" w:author="מנוע מכני" w:date="2026-10-11T12:04:39Z">
        <w:r w:rsidRPr="006F178A">
          <w:rPr>
            <w:rtl/>
          </w:rPr>
          <w:delText xml:space="preserve">גופיה</w:delText>
        </w:r>
      </w:del>
      <w:r w:rsidRPr="006F178A">
        <w:rPr>
          <w:rtl/>
        </w:rPr>
        <w:t xml:space="preserve"> </w:t>
      </w:r>
      <w:ins w:id="93661" w:author="קלוד" w:date="2026-10-11T13:11:34Z">
        <w:r>
          <w:rPr>
            <w:rtl/>
          </w:rPr>
          <w:t xml:space="preserve">כתוב</w:t>
        </w:r>
      </w:ins>
      <w:del w:id="93662" w:author="קלוד" w:date="2026-10-11T13:11:34Z">
        <w:r w:rsidRPr="006F178A">
          <w:rPr>
            <w:rtl/>
          </w:rPr>
          <w:delText xml:space="preserve">כתיב</w:delText>
        </w:r>
      </w:del>
      <w:r w:rsidRPr="006F178A">
        <w:rPr>
          <w:rtl/>
        </w:rPr>
        <w:t xml:space="preserve"> </w:t>
      </w:r>
      <w:ins w:id="93659" w:author="קלוד" w:date="2026-10-11T13:11:34Z">
        <w:r>
          <w:rPr>
            <w:rtl/>
          </w:rPr>
          <w:t xml:space="preserve">במפורש</w:t>
        </w:r>
      </w:ins>
      <w:del w:id="93660" w:author="קלוד" w:date="2026-10-11T13:11:34Z">
        <w:r w:rsidRPr="006F178A">
          <w:rPr>
            <w:rtl/>
          </w:rPr>
          <w:delText xml:space="preserve">בהדיא</w:delText>
        </w:r>
      </w:del>
      <w:r w:rsidRPr="00C077D2">
        <w:rPr>
          <w:rStyle w:val="afffff0"/>
          <w:rtl/>
        </w:rPr>
        <w:t xml:space="preserve"> </w:t>
      </w:r>
      <w:r w:rsidRPr="00C077D2">
        <w:rPr>
          <w:rStyle w:val="afffff0"/>
          <w:rFonts w:hint="cs"/>
          <w:rtl/>
        </w:rPr>
        <w:t>'</w:t>
      </w:r>
      <w:ins w:id="90875" w:author="Claude - סמנטי" w:date="2026-10-11T12:28:21Z">
        <w:r>
          <w:rPr>
            <w:rStyle w:val="afffff0"/>
            <w:rtl/>
          </w:rPr>
          <w:t xml:space="preserve">תּוֹרַת ה</w:t>
        </w:r>
      </w:ins>
      <w:del w:id="90876" w:author="Claude - סמנטי" w:date="2026-10-11T12:28:21Z">
        <w:r w:rsidRPr="00C077D2">
          <w:rPr>
            <w:rStyle w:val="afffff0"/>
            <w:rtl/>
          </w:rPr>
          <w:delText xml:space="preserve">תורת </w:delText>
        </w:r>
        <w:r>
          <w:rPr>
            <w:rStyle w:val="afffff0"/>
            <w:rtl/>
          </w:rPr>
          <w:delText xml:space="preserve">ה</w:delText>
        </w:r>
      </w:del>
      <w:r>
        <w:rPr>
          <w:rStyle w:val="afffff0"/>
          <w:rtl/>
        </w:rPr>
        <w:t xml:space="preserve">'</w:t>
      </w:r>
      <w:r w:rsidRPr="00C077D2">
        <w:rPr>
          <w:rStyle w:val="afffff0"/>
          <w:rtl/>
        </w:rPr>
        <w:t xml:space="preserve"> בפיך</w:t>
      </w:r>
      <w:r w:rsidRPr="00C077D2">
        <w:rPr>
          <w:rStyle w:val="afffff0"/>
          <w:rFonts w:hint="cs"/>
          <w:rtl/>
        </w:rPr>
        <w:t>'</w:t>
      </w:r>
      <w:r w:rsidRPr="00C077D2">
        <w:rPr>
          <w:rStyle w:val="afffff0"/>
          <w:rtl/>
        </w:rPr>
        <w:t xml:space="preserve"> </w:t>
      </w:r>
      <w:r w:rsidRPr="006F178A">
        <w:rPr>
          <w:rtl/>
        </w:rPr>
        <w:t>- מן המותר בפיך</w:t>
      </w:r>
      <w:r w:rsidRPr="006F178A">
        <w:rPr>
          <w:rFonts w:hint="cs"/>
          <w:rtl/>
        </w:rPr>
        <w:t>.</w:t>
      </w:r>
    </w:p>
    <w:p>
      <w:pPr>
        <w:pStyle w:val="38"/>
        <w:rPr>
          <w:ins w:id="97052" w:author="מנוע מכני" w:date="2026-10-11T12:04:39Z"/>
        </w:rPr>
      </w:pPr>
      <w:r w:rsidRPr="006F178A">
        <w:t xml:space="preserve">וא"א</w:t>
      </w:r>
    </w:p>
    <w:p w:rsidR="00E9703F" w:rsidRPr="006F178A" w:rsidRDefault="00E9703F" w:rsidP="00E9703F">
      <w:pPr>
        <w:rPr>
          <w:rtl/>
        </w:rPr>
      </w:pPr>
      <w:del w:id="97053" w:author="מנוע מכני" w:date="2026-10-11T12:04:39Z">
        <w:r w:rsidRPr="006F178A">
          <w:rPr>
            <w:rtl/>
          </w:rPr>
          <w:delText xml:space="preserve"> </w:delText>
        </w:r>
      </w:del>
      <w:ins w:id="93677" w:author="קלוד" w:date="2026-10-11T13:11:34Z">
        <w:r>
          <w:rPr>
            <w:rtl/>
          </w:rPr>
          <w:t xml:space="preserve">לעורן,</w:t>
        </w:r>
      </w:ins>
      <w:del w:id="93678" w:author="קלוד" w:date="2026-10-11T13:11:34Z">
        <w:r w:rsidRPr="006F178A">
          <w:rPr>
            <w:rtl/>
          </w:rPr>
          <w:delText xml:space="preserve">לעורן</w:delText>
        </w:r>
      </w:del>
      <w:r w:rsidRPr="006F178A">
        <w:rPr>
          <w:rtl/>
        </w:rPr>
        <w:t xml:space="preserve"> </w:t>
      </w:r>
      <w:ins w:id="93675" w:author="קלוד" w:date="2026-10-11T13:11:34Z">
        <w:r>
          <w:rPr>
            <w:rtl/>
          </w:rPr>
          <w:t xml:space="preserve">שהרי שי"ן</w:t>
        </w:r>
      </w:ins>
      <w:del w:id="93676" w:author="קלוד" w:date="2026-10-11T13:11:34Z">
        <w:r w:rsidRPr="006F178A">
          <w:rPr>
            <w:rtl/>
          </w:rPr>
          <w:delText xml:space="preserve">דשי"ן</w:delText>
        </w:r>
      </w:del>
      <w:r w:rsidRPr="006F178A">
        <w:rPr>
          <w:rtl/>
        </w:rPr>
        <w:t xml:space="preserve"> של תפילין </w:t>
      </w:r>
      <w:ins w:id="93673" w:author="קלוד" w:date="2026-10-11T13:11:34Z">
        <w:r>
          <w:rPr>
            <w:rtl/>
          </w:rPr>
          <w:t xml:space="preserve">הללמ"מ;</w:t>
        </w:r>
      </w:ins>
      <w:del w:id="93674" w:author="קלוד" w:date="2026-10-11T13:11:34Z">
        <w:r w:rsidRPr="006F178A">
          <w:rPr>
            <w:rtl/>
          </w:rPr>
          <w:delText xml:space="preserve">הללמ"מ</w:delText>
        </w:r>
      </w:del>
      <w:r w:rsidRPr="006F178A">
        <w:rPr>
          <w:rtl/>
        </w:rPr>
        <w:t xml:space="preserve"> או לכורכן בשערן ולתופרן </w:t>
      </w:r>
      <w:ins w:id="93671" w:author="קלוד" w:date="2026-10-11T13:11:34Z">
        <w:r>
          <w:rPr>
            <w:rtl/>
          </w:rPr>
          <w:t xml:space="preserve">בגידן,</w:t>
        </w:r>
      </w:ins>
      <w:del w:id="93672" w:author="קלוד" w:date="2026-10-11T13:11:34Z">
        <w:r w:rsidRPr="006F178A">
          <w:rPr>
            <w:rtl/>
          </w:rPr>
          <w:delText xml:space="preserve">בגידן</w:delText>
        </w:r>
      </w:del>
      <w:r w:rsidRPr="006F178A">
        <w:rPr>
          <w:rtl/>
        </w:rPr>
        <w:t xml:space="preserve"> </w:t>
      </w:r>
      <w:ins w:id="90117" w:author="Claude - סמנטי" w:date="2026-10-11T12:28:21Z">
        <w:ins w:id="93669" w:author="קלוד" w:date="2026-10-11T13:11:34Z">
          <w:r>
            <w:rPr>
              <w:rFonts w:hint="cs"/>
              <w:rtl/>
            </w:rPr>
            <w:t xml:space="preserve">שגם</w:t>
          </w:r>
        </w:ins>
        <w:del w:id="93670" w:author="קלוד" w:date="2026-10-11T13:11:34Z">
          <w:r>
            <w:rPr>
              <w:rFonts w:hint="cs"/>
              <w:rtl/>
            </w:rPr>
            <w:delText xml:space="preserve">שהוא</w:delText>
          </w:r>
        </w:del>
      </w:ins>
      <w:del w:id="90118" w:author="Claude - סמנטי" w:date="2026-10-11T12:28:21Z">
        <w:r w:rsidRPr="006F178A">
          <w:rPr>
            <w:rFonts w:hint="cs"/>
            <w:rtl/>
          </w:rPr>
          <w:delText xml:space="preserve">דהוי</w:delText>
        </w:r>
      </w:del>
      <w:r w:rsidRPr="006F178A">
        <w:rPr>
          <w:rFonts w:hint="cs"/>
          <w:rtl/>
        </w:rPr>
        <w:t xml:space="preserve"> </w:t>
      </w:r>
      <w:ins w:id="90977" w:author="מנוע מכני" w:date="2026-10-11T12:04:39Z">
        <w:ins w:id="93667" w:author="קלוד" w:date="2026-10-11T13:11:34Z">
          <w:r>
            <w:rPr>
              <w:rFonts w:hint="cs"/>
              <w:rtl/>
            </w:rPr>
            <w:t xml:space="preserve">הוא</w:t>
          </w:r>
        </w:ins>
        <w:del w:id="93668" w:author="קלוד" w:date="2026-10-11T13:11:34Z">
          <w:r>
            <w:rPr>
              <w:rFonts w:hint="cs"/>
              <w:rtl/>
            </w:rPr>
            <w:delText xml:space="preserve">גם</w:delText>
          </w:r>
        </w:del>
      </w:ins>
      <w:del w:id="90978" w:author="מנוע מכני" w:date="2026-10-11T12:04:39Z">
        <w:r w:rsidRPr="006F178A">
          <w:rPr>
            <w:rFonts w:hint="cs"/>
            <w:rtl/>
          </w:rPr>
          <w:delText xml:space="preserve">נמי</w:delText>
        </w:r>
      </w:del>
      <w:r w:rsidRPr="006F178A">
        <w:rPr>
          <w:rFonts w:hint="cs"/>
          <w:rtl/>
        </w:rPr>
        <w:t xml:space="preserve"> הלל"מ</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97" w:author="קלוד" w:date="2026-10-11T12:33:55Z"/>
        </w:rPr>
      </w:pPr>
      <w:ins w:id="91098" w:author="קלוד" w:date="2026-10-11T12:33:55Z">
        <w:r>
          <w:rPr>
            <w:color w:val="7B3F00"/>
          </w:rPr>
          <w:t xml:space="preserve">תחש שבימי משה - בריה בפני עצמה וקרן אחת במצחו</w:t>
        </w:r>
      </w:ins>
    </w:p>
    <w:p>
      <w:pPr>
        <w:pStyle w:val="38"/>
        <w:rPr>
          <w:ins w:id="97054" w:author="מנוע מכני" w:date="2026-10-11T12:04:39Z"/>
        </w:rPr>
      </w:pPr>
      <w:r w:rsidRPr="006F178A">
        <w:t>ר"מ</w:t>
      </w:r>
      <w:r w:rsidRPr="006F178A">
        <w:t>:</w:t>
      </w:r>
    </w:p>
    <w:p w:rsidR="00E9703F" w:rsidRPr="006F178A" w:rsidRDefault="00E9703F" w:rsidP="00E9703F">
      <w:pPr>
        <w:rPr>
          <w:rtl/>
        </w:rPr>
      </w:pPr>
      <w:del w:id="97055" w:author="מנוע מכני" w:date="2026-10-11T12:04:39Z">
        <w:r w:rsidRPr="006F178A">
          <w:rPr>
            <w:rFonts w:ascii="Fb Fontext" w:hAnsi="Fb Fontext"/>
            <w:rtl/>
          </w:rPr>
          <w:delText xml:space="preserve"> </w:delText>
        </w:r>
      </w:del>
      <w:r w:rsidRPr="006F178A">
        <w:rPr>
          <w:rFonts w:ascii="Fb Fontext" w:hAnsi="Fb Fontext"/>
          <w:rtl/>
        </w:rPr>
        <w:t xml:space="preserve">תחש שהיה בימי משה בריה בפני עצמה היה, ולא הכריעו בה חכמים אם מין חיה הוא אם מין בהמה הוא, וקרן אחת היתה לו במצחו, ולפי שעה נזדמן לו למשה, ועשה ממנו משכן ונגנז.</w:t>
      </w:r>
    </w:p>
    <w:p w:rsidR="00E9703F" w:rsidRPr="006F178A" w:rsidRDefault="00E9703F" w:rsidP="00E9703F">
      <w:pPr>
        <w:rPr>
          <w:rtl/>
        </w:rPr>
      </w:pPr>
      <w:ins w:id="93695" w:author="קלוד" w:date="2026-10-11T13:11:34Z">
        <w:r>
          <w:rPr>
            <w:rtl/>
          </w:rPr>
          <w:t xml:space="preserve">וממה שאמר</w:t>
        </w:r>
      </w:ins>
      <w:del w:id="93696" w:author="קלוד" w:date="2026-10-11T13:11:34Z">
        <w:r w:rsidRPr="006F178A">
          <w:rPr>
            <w:rtl/>
          </w:rPr>
          <w:delText xml:space="preserve">ומ</w:delText>
        </w:r>
        <w:r>
          <w:rPr>
            <w:rtl/>
          </w:rPr>
          <w:delText xml:space="preserve">דאמר</w:delText>
        </w:r>
      </w:del>
      <w:r w:rsidRPr="006F178A">
        <w:rPr>
          <w:rtl/>
        </w:rPr>
        <w:t xml:space="preserve"> קרן אחת היתה לו במצחו</w:t>
      </w:r>
      <w:ins w:id="93693" w:author="קלוד" w:date="2026-10-11T13:11:34Z">
        <w:r>
          <w:rPr>
            <w:rtl/>
          </w:rPr>
          <w:t xml:space="preserve"> - </w:t>
        </w:r>
      </w:ins>
      <w:del w:id="93694" w:author="קלוד" w:date="2026-10-11T13:11:34Z">
        <w:r w:rsidRPr="006F178A">
          <w:rPr>
            <w:rtl/>
          </w:rPr>
          <w:delText xml:space="preserve"> </w:delText>
        </w:r>
      </w:del>
      <w:r w:rsidRPr="006F178A">
        <w:rPr>
          <w:rtl/>
        </w:rPr>
        <w:t xml:space="preserve">ש"מ</w:t>
      </w:r>
      <w:r w:rsidRPr="006F178A">
        <w:rPr>
          <w:rtl/>
        </w:rPr>
        <w:t xml:space="preserve"> </w:t>
      </w:r>
      <w:ins w:id="93691" w:author="קלוד" w:date="2026-10-11T13:11:34Z">
        <w:r>
          <w:rPr>
            <w:rtl/>
          </w:rPr>
          <w:t xml:space="preserve">שטהור</w:t>
        </w:r>
      </w:ins>
      <w:del w:id="93692" w:author="קלוד" w:date="2026-10-11T13:11:34Z">
        <w:r w:rsidRPr="006F178A">
          <w:rPr>
            <w:rtl/>
          </w:rPr>
          <w:delText xml:space="preserve">דטהור</w:delText>
        </w:r>
      </w:del>
      <w:r w:rsidRPr="006F178A">
        <w:rPr>
          <w:rtl/>
        </w:rPr>
        <w:t xml:space="preserve"> היה, </w:t>
      </w:r>
      <w:ins w:id="93689" w:author="קלוד" w:date="2026-10-11T13:11:34Z">
        <w:r>
          <w:rPr>
            <w:rStyle w:val="2fb"/>
            <w:rtl/>
          </w:rPr>
          <w:t xml:space="preserve">כדר"י:</w:t>
        </w:r>
      </w:ins>
      <w:del w:id="93690" w:author="קלוד" w:date="2026-10-11T13:11:34Z">
        <w:r w:rsidRPr="006F178A">
          <w:rPr>
            <w:rStyle w:val="2fb"/>
            <w:rtl/>
          </w:rPr>
          <w:delText xml:space="preserve">כדר"י</w:delText>
        </w:r>
      </w:del>
      <w:r w:rsidRPr="006F178A">
        <w:rPr>
          <w:rtl/>
        </w:rPr>
        <w:t xml:space="preserve"> </w:t>
      </w:r>
      <w:ins w:id="93687" w:author="קלוד" w:date="2026-10-11T13:11:34Z">
        <w:r>
          <w:rPr>
            <w:rtl/>
          </w:rPr>
          <w:t xml:space="preserve">שור</w:t>
        </w:r>
      </w:ins>
      <w:del w:id="93688" w:author="קלוד" w:date="2026-10-11T13:11:34Z">
        <w:r w:rsidRPr="006F178A">
          <w:rPr>
            <w:rtl/>
          </w:rPr>
          <w:delText xml:space="preserve">דשור</w:delText>
        </w:r>
      </w:del>
      <w:r w:rsidRPr="006F178A">
        <w:rPr>
          <w:rtl/>
        </w:rPr>
        <w:t xml:space="preserve"> שהקריב אדם הראשון קרן אחת היתה לו במצחו, </w:t>
      </w:r>
      <w:r>
        <w:rPr>
          <w:rtl/>
        </w:rPr>
        <w:t>שנא'</w:t>
      </w:r>
      <w:r w:rsidRPr="006F178A">
        <w:rPr>
          <w:rtl/>
        </w:rPr>
        <w:t xml:space="preserve"> </w:t>
      </w:r>
      <w:r>
        <w:rPr>
          <w:rFonts w:hint="cs"/>
          <w:rtl/>
        </w:rPr>
        <w:t>'</w:t>
      </w:r>
      <w:ins w:id="90877" w:author="Claude - סמנטי" w:date="2026-10-11T12:28:21Z">
        <w:r>
          <w:rPr>
            <w:rStyle w:val="afffff0"/>
            <w:rtl/>
          </w:rPr>
          <w:t xml:space="preserve">וְתִיטַב לה</w:t>
        </w:r>
      </w:ins>
      <w:del w:id="90878" w:author="Claude - סמנטי" w:date="2026-10-11T12:28:21Z">
        <w:r w:rsidRPr="006F178A">
          <w:rPr>
            <w:rtl/>
          </w:rPr>
          <w:delText xml:space="preserve">ותיטב לה</w:delText>
        </w:r>
      </w:del>
      <w:r>
        <w:rPr>
          <w:rtl/>
        </w:rPr>
        <w:t xml:space="preserve">' </w:t>
      </w:r>
      <w:r>
        <w:rPr>
          <w:rStyle w:val="afffff0"/>
          <w:rtl/>
          <w:rPrChange w:id="9021" w:author="עריכה מהאתר" w:date="2026-10-19T12:38:32Z">
            <w:rPr>
              <w:rtl/>
            </w:rPr>
          </w:rPrChange>
        </w:rPr>
        <w:t xml:space="preserve">משור פר מקרן מפריס</w:t>
      </w:r>
      <w:r>
        <w:rPr>
          <w:rStyle w:val="afffff0"/>
          <w:rFonts w:hint="cs"/>
          <w:rtl/>
          <w:rPrChange w:id="9022" w:author="עריכה מהאתר" w:date="2026-10-19T12:38:32Z">
            <w:rPr>
              <w:rFonts w:hint="cs"/>
              <w:rtl/>
            </w:rPr>
          </w:rPrChange>
        </w:rPr>
        <w:t xml:space="preserve">'</w:t>
      </w:r>
      <w:r>
        <w:rPr>
          <w:rStyle w:val="afffff0"/>
          <w:rtl/>
          <w:rPrChange w:id="9023" w:author="עריכה מהאתר" w:date="2026-10-19T12:38:32Z">
            <w:rPr>
              <w:rtl/>
            </w:rPr>
          </w:rPrChange>
        </w:rPr>
        <w:t xml:space="preserve">.</w:t>
      </w:r>
      <w:r>
        <w:rPr>
          <w:rtl/>
        </w:rPr>
        <w:t xml:space="preserve"> </w:t>
      </w:r>
      <w:r w:rsidRPr="006F178A">
        <w:rPr>
          <w:rStyle w:val="2fb"/>
          <w:rFonts w:hint="cs"/>
          <w:rtl/>
        </w:rPr>
        <w:t>ו</w:t>
      </w:r>
      <w:r w:rsidRPr="006F178A">
        <w:rPr>
          <w:rStyle w:val="2fb"/>
          <w:rtl/>
        </w:rPr>
        <w:t xml:space="preserve">רנב"י</w:t>
      </w:r>
      <w:r w:rsidRPr="006F178A">
        <w:rPr>
          <w:rtl/>
        </w:rPr>
        <w:t xml:space="preserve">:</w:t>
      </w:r>
      <w:ins w:id="93685" w:author="קלוד" w:date="2026-10-11T13:11:34Z">
        <w:r>
          <w:rPr>
            <w:rtl/>
          </w:rPr>
          <w:t xml:space="preserve"> </w:t>
        </w:r>
        <w:r>
          <w:rPr>
            <w:rStyle w:val="afffffe"/>
            <w:rtl/>
          </w:rPr>
          <w:t xml:space="preserve">אף שמקרין שתים,</w:t>
        </w:r>
        <w:r>
          <w:rPr>
            <w:rtl/>
          </w:rPr>
          <w:t xml:space="preserve"> </w:t>
        </w:r>
      </w:ins>
      <w:del w:id="93686" w:author="קלוד" w:date="2026-10-11T13:11:34Z">
        <w:r w:rsidRPr="006F178A">
          <w:rPr>
            <w:rtl/>
          </w:rPr>
          <w:delText xml:space="preserve"> </w:delText>
        </w:r>
      </w:del>
      <w:r w:rsidRPr="006F178A">
        <w:rPr>
          <w:rtl/>
        </w:rPr>
        <w:t xml:space="preserve">מקרן </w:t>
      </w:r>
      <w:ins w:id="93683" w:author="קלוד" w:date="2026-10-11T13:11:34Z">
        <w:r>
          <w:rPr>
            <w:rtl/>
          </w:rPr>
          <w:t xml:space="preserve">כתיב,</w:t>
        </w:r>
      </w:ins>
      <w:del w:id="93684" w:author="קלוד" w:date="2026-10-11T13:11:34Z">
        <w:r w:rsidRPr="006F178A">
          <w:rPr>
            <w:rtl/>
          </w:rPr>
          <w:delText xml:space="preserve">כתיב</w:delText>
        </w:r>
      </w:del>
      <w:r w:rsidRPr="006F178A">
        <w:rPr>
          <w:rFonts w:hint="cs"/>
          <w:rtl/>
        </w:rPr>
        <w:t xml:space="preserve"> </w:t>
      </w:r>
      <w:ins w:id="93681" w:author="קלוד" w:date="2026-10-11T13:11:34Z">
        <w:r>
          <w:rPr>
            <w:rFonts w:hint="cs"/>
            <w:rtl/>
          </w:rPr>
          <w:t xml:space="preserve">שמשמעו</w:t>
        </w:r>
      </w:ins>
      <w:del w:id="93682" w:author="קלוד" w:date="2026-10-11T13:11:34Z">
        <w:r w:rsidRPr="006F178A">
          <w:rPr>
            <w:rFonts w:hint="cs"/>
            <w:rtl/>
          </w:rPr>
          <w:delText xml:space="preserve">דמשמע</w:delText>
        </w:r>
      </w:del>
      <w:r w:rsidRPr="006F178A">
        <w:rPr>
          <w:rFonts w:hint="cs"/>
          <w:rtl/>
        </w:rPr>
        <w:t xml:space="preserve"> </w:t>
      </w:r>
      <w:ins w:id="93679" w:author="קלוד" w:date="2026-10-11T13:11:34Z">
        <w:r>
          <w:rPr>
            <w:rFonts w:hint="cs"/>
            <w:rtl/>
          </w:rPr>
          <w:t xml:space="preserve">אחת.</w:t>
        </w:r>
      </w:ins>
      <w:del w:id="93680" w:author="קלוד" w:date="2026-10-11T13:11:34Z">
        <w:r w:rsidRPr="006F178A">
          <w:rPr>
            <w:rFonts w:hint="cs"/>
            <w:rtl/>
          </w:rPr>
          <w:delText xml:space="preserve">חד</w:delText>
        </w:r>
        <w:r w:rsidRPr="006F178A">
          <w:rPr>
            <w:rtl/>
          </w:rPr>
          <w:delText xml:space="preserve">.</w:delText>
        </w:r>
      </w:del>
    </w:p>
    <w:p>
      <w:pPr>
        <w:pStyle w:val="38"/>
        <w:rPr>
          <w:ins w:id="97056" w:author="מנוע מכני" w:date="2026-10-11T12:04:39Z"/>
        </w:rPr>
      </w:pPr>
      <w:r w:rsidRPr="006F178A">
        <w:t xml:space="preserve">וא"א</w:t>
      </w:r>
    </w:p>
    <w:p w:rsidR="00E9703F" w:rsidRPr="006F178A" w:rsidRDefault="00E9703F" w:rsidP="00E9703F">
      <w:pPr>
        <w:rPr>
          <w:rtl/>
        </w:rPr>
      </w:pPr>
      <w:del w:id="97057" w:author="מנוע מכני" w:date="2026-10-11T12:04:39Z">
        <w:r w:rsidRPr="006F178A">
          <w:rPr>
            <w:rtl/>
          </w:rPr>
          <w:delText xml:space="preserve"> </w:delText>
        </w:r>
      </w:del>
      <w:r w:rsidRPr="006F178A">
        <w:rPr>
          <w:rtl/>
        </w:rPr>
        <w:t xml:space="preserve">לפשוט </w:t>
      </w:r>
      <w:ins w:id="93709" w:author="קלוד" w:date="2026-10-11T13:11:34Z">
        <w:r>
          <w:rPr>
            <w:rtl/>
          </w:rPr>
          <w:t xml:space="preserve">שבהמה</w:t>
        </w:r>
      </w:ins>
      <w:del w:id="93710" w:author="קלוד" w:date="2026-10-11T13:11:34Z">
        <w:r w:rsidRPr="006F178A">
          <w:rPr>
            <w:rtl/>
          </w:rPr>
          <w:delText xml:space="preserve">דבהמה</w:delText>
        </w:r>
      </w:del>
      <w:r w:rsidRPr="006F178A">
        <w:rPr>
          <w:rtl/>
        </w:rPr>
        <w:t xml:space="preserve"> </w:t>
      </w:r>
      <w:ins w:id="93707" w:author="קלוד" w:date="2026-10-11T13:11:34Z">
        <w:r>
          <w:rPr>
            <w:rtl/>
          </w:rPr>
          <w:t xml:space="preserve">הוא,</w:t>
        </w:r>
      </w:ins>
      <w:del w:id="93708" w:author="קלוד" w:date="2026-10-11T13:11:34Z">
        <w:r w:rsidRPr="006F178A">
          <w:rPr>
            <w:rtl/>
          </w:rPr>
          <w:delText xml:space="preserve">הוא</w:delText>
        </w:r>
      </w:del>
      <w:r w:rsidRPr="006F178A">
        <w:rPr>
          <w:rtl/>
        </w:rPr>
        <w:t xml:space="preserve"> כיון </w:t>
      </w:r>
      <w:ins w:id="90979" w:author="מנוע מכני" w:date="2026-10-11T12:04:39Z">
        <w:ins w:id="93705" w:author="קלוד" w:date="2026-10-11T13:11:34Z">
          <w:r>
            <w:rPr>
              <w:rtl/>
            </w:rPr>
            <w:t xml:space="preserve">שיש</w:t>
          </w:r>
        </w:ins>
        <w:del w:id="93706" w:author="קלוד" w:date="2026-10-11T13:11:34Z">
          <w:r>
            <w:rPr>
              <w:rtl/>
            </w:rPr>
            <w:delText xml:space="preserve">דיש</w:delText>
          </w:r>
        </w:del>
      </w:ins>
      <w:del w:id="90980" w:author="מנוע מכני" w:date="2026-10-11T12:04:39Z">
        <w:r w:rsidRPr="006F178A">
          <w:rPr>
            <w:rtl/>
          </w:rPr>
          <w:delText xml:space="preserve">דאיכא</w:delText>
        </w:r>
      </w:del>
      <w:r w:rsidRPr="006F178A">
        <w:rPr>
          <w:rtl/>
        </w:rPr>
        <w:t xml:space="preserve"> קרש </w:t>
      </w:r>
      <w:ins w:id="93703" w:author="קלוד" w:date="2026-10-11T13:11:34Z">
        <w:r>
          <w:rPr>
            <w:rtl/>
          </w:rPr>
          <w:t xml:space="preserve">שמין</w:t>
        </w:r>
      </w:ins>
      <w:del w:id="93704" w:author="קלוד" w:date="2026-10-11T13:11:34Z">
        <w:r w:rsidRPr="006F178A">
          <w:rPr>
            <w:rtl/>
          </w:rPr>
          <w:delText xml:space="preserve">דמין</w:delText>
        </w:r>
      </w:del>
      <w:r w:rsidRPr="006F178A">
        <w:rPr>
          <w:rtl/>
        </w:rPr>
        <w:t xml:space="preserve"> חיה הוא </w:t>
      </w:r>
      <w:ins w:id="92449" w:author="מנוע מכני" w:date="2026-10-11T12:04:39Z">
        <w:r>
          <w:rPr>
            <w:rtl/>
          </w:rPr>
          <w:t xml:space="preserve">ויש</w:t>
        </w:r>
      </w:ins>
      <w:del w:id="92450" w:author="מנוע מכני" w:date="2026-10-11T12:04:39Z">
        <w:r w:rsidRPr="006F178A">
          <w:rPr>
            <w:rtl/>
          </w:rPr>
          <w:delText xml:space="preserve">ואית</w:delText>
        </w:r>
      </w:del>
      <w:r w:rsidRPr="006F178A">
        <w:rPr>
          <w:rtl/>
        </w:rPr>
        <w:t xml:space="preserve"> </w:t>
      </w:r>
      <w:ins w:id="93701" w:author="קלוד" w:date="2026-10-11T13:11:34Z">
        <w:r>
          <w:rPr>
            <w:rtl/>
          </w:rPr>
          <w:t xml:space="preserve">לו</w:t>
        </w:r>
      </w:ins>
      <w:del w:id="93702" w:author="קלוד" w:date="2026-10-11T13:11:34Z">
        <w:r w:rsidRPr="006F178A">
          <w:rPr>
            <w:rtl/>
          </w:rPr>
          <w:delText xml:space="preserve">לה</w:delText>
        </w:r>
      </w:del>
      <w:r w:rsidRPr="006F178A">
        <w:rPr>
          <w:rtl/>
        </w:rPr>
        <w:t xml:space="preserve"> </w:t>
      </w:r>
      <w:ins w:id="92447" w:author="מנוע מכני" w:date="2026-10-11T12:04:39Z">
        <w:ins w:id="93699" w:author="קלוד" w:date="2026-10-11T13:11:34Z">
          <w:r>
            <w:rPr>
              <w:rtl/>
            </w:rPr>
            <w:t xml:space="preserve">קרן</w:t>
          </w:r>
        </w:ins>
        <w:del w:id="93700" w:author="קלוד" w:date="2026-10-11T13:11:34Z">
          <w:r>
            <w:rPr>
              <w:rtl/>
            </w:rPr>
            <w:delText xml:space="preserve">אחת</w:delText>
          </w:r>
        </w:del>
      </w:ins>
      <w:del w:id="92448" w:author="מנוע מכני" w:date="2026-10-11T12:04:39Z">
        <w:r w:rsidRPr="006F178A">
          <w:rPr>
            <w:rtl/>
          </w:rPr>
          <w:delText xml:space="preserve">חדא</w:delText>
        </w:r>
      </w:del>
      <w:r w:rsidRPr="006F178A">
        <w:rPr>
          <w:rtl/>
        </w:rPr>
        <w:t xml:space="preserve"> </w:t>
      </w:r>
      <w:ins w:id="93697" w:author="קלוד" w:date="2026-10-11T13:11:34Z">
        <w:r>
          <w:rPr>
            <w:rtl/>
          </w:rPr>
          <w:t xml:space="preserve">אחת.</w:t>
        </w:r>
      </w:ins>
      <w:del w:id="93698" w:author="קלוד" w:date="2026-10-11T13:11:34Z">
        <w:r w:rsidRPr="006F178A">
          <w:rPr>
            <w:rtl/>
          </w:rPr>
          <w:delText xml:space="preserve">קרן.</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41" w:author="קלוד" w:date="2026-10-11T09:07:15Z"/>
        </w:rPr>
      </w:pPr>
      <w:ins w:id="20440" w:author="קלוד" w:date="2026-10-11T09:07:15Z">
        <w:r>
          <w:t xml:space="preserve">משנה ג</w:t>
        </w:r>
      </w:ins>
    </w:p>
    <w:p w:rsidR="00E9703F" w:rsidRPr="009757B9" w:rsidRDefault="00E9703F" w:rsidP="00E9703F">
      <w:pPr>
        <w:pStyle w:val="afff9"/>
        <w:rPr>
          <w:del w:id="20155" w:author="קלוד" w:date="2026-10-11T09:07:15Z"/>
          <w:b/>
          <w:rtl/>
        </w:rPr>
      </w:pPr>
      <w:del w:id="20154" w:author="קלוד" w:date="2026-10-11T09:07:15Z">
        <w:r w:rsidRPr="009757B9">
          <w:rPr>
            <w:b/>
            <w:sz w:val="20"/>
            <w:rtl/>
          </w:rPr>
          <w:delText xml:space="preserve">משנה.</w:delText>
        </w:r>
      </w:del>
    </w:p>
    <w:p w:rsidR="00E9703F" w:rsidRDefault="00E9703F" w:rsidP="00E9703F">
      <w:pPr>
        <w:pStyle w:val="afff9"/>
        <w:spacing w:before="120"/>
        <w:rPr>
          <w:b/>
          <w:rtl/>
        </w:rPr>
        <w:pPrChange w:id="90010" w:author="קלוד" w:date="2026-10-11T12:09:42Z">
          <w:pPr>
            <w:pStyle w:val="afff9"/>
          </w:pPr>
        </w:pPrChange>
      </w:pPr>
      <w:r w:rsidRPr="009757B9">
        <w:rPr>
          <w:b/>
          <w:rtl/>
        </w:rPr>
        <w:t>פתילת הבגד שקפלה ולא הבהבה,</w:t>
      </w:r>
    </w:p>
    <w:p w:rsidR="00E9703F" w:rsidRPr="009757B9" w:rsidRDefault="00E9703F" w:rsidP="00E9703F">
      <w:pPr>
        <w:pStyle w:val="afff9"/>
        <w:rPr>
          <w:b/>
          <w:rtl/>
        </w:rPr>
      </w:pPr>
      <w:r>
        <w:rPr>
          <w:rStyle w:val="TanaimMishna"/>
          <w:b/>
          <w:rtl/>
          <w:rPrChange w:id="100458" w:author="Claude" w:date="2026-10-11T09:08:03Z">
            <w:rPr>
              <w:b/>
              <w:rtl/>
            </w:rPr>
          </w:rPrChange>
        </w:rPr>
        <w:t xml:space="preserve">ר"א</w:t>
      </w:r>
      <w:r>
        <w:rPr>
          <w:rStyle w:val="TanaimMishna"/>
          <w:b/>
          <w:rtl/>
          <w:rPrChange w:id="100459" w:author="Claude" w:date="2026-10-11T09:08:03Z">
            <w:rPr>
              <w:b/>
              <w:rtl/>
            </w:rPr>
          </w:rPrChange>
        </w:rPr>
        <w:t xml:space="preserve">:</w:t>
      </w:r>
      <w:r>
        <w:rPr>
          <w:b/>
          <w:rtl/>
        </w:rPr>
        <w:t xml:space="preserve"> טמאה היא ואין מדליקין בה.</w:t>
      </w:r>
    </w:p>
    <w:p w:rsidR="00E9703F" w:rsidRPr="009757B9" w:rsidRDefault="00E9703F" w:rsidP="00E9703F">
      <w:pPr>
        <w:pStyle w:val="afff9"/>
        <w:rPr>
          <w:b/>
          <w:rtl/>
        </w:rPr>
      </w:pPr>
      <w:r>
        <w:rPr>
          <w:rStyle w:val="TanaimMishna"/>
          <w:b/>
          <w:rtl/>
          <w:rPrChange w:id="100460" w:author="Claude" w:date="2026-10-11T09:08:03Z">
            <w:rPr>
              <w:b/>
              <w:rtl/>
            </w:rPr>
          </w:rPrChange>
        </w:rPr>
        <w:t xml:space="preserve">ר"ע</w:t>
      </w:r>
      <w:r>
        <w:rPr>
          <w:rStyle w:val="TanaimMishna"/>
          <w:b/>
          <w:rtl/>
          <w:rPrChange w:id="100461" w:author="Claude" w:date="2026-10-11T09:08:03Z">
            <w:rPr>
              <w:b/>
              <w:rtl/>
            </w:rPr>
          </w:rPrChange>
        </w:rPr>
        <w:t xml:space="preserve">:</w:t>
      </w:r>
      <w:r>
        <w:rPr>
          <w:b/>
          <w:rtl/>
        </w:rPr>
        <w:t xml:space="preserve"> טהורה היא ומדליקין בה.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058" w:author="מנוע מכני" w:date="2026-10-11T12:04:39Z"/>
        </w:rPr>
      </w:pPr>
      <w:r w:rsidRPr="006F178A">
        <w:t>א</w:t>
      </w:r>
      <w:r w:rsidRPr="006F178A">
        <w:t>.</w:t>
      </w:r>
      <w:r w:rsidRPr="006F178A">
        <w:t xml:space="preserve"> </w:t>
      </w:r>
      <w:r w:rsidRPr="006F178A">
        <w:t xml:space="preserve">לענין טומאה </w:t>
      </w:r>
      <w:ins w:id="90981" w:author="מנוע מכני" w:date="2026-10-11T12:04:39Z">
        <w:r>
          <w:t xml:space="preserve">חלקו</w:t>
        </w:r>
      </w:ins>
      <w:del w:id="90982" w:author="מנוע מכני" w:date="2026-10-11T12:04:39Z">
        <w:r w:rsidRPr="006F178A">
          <w:delText xml:space="preserve">פ</w:delText>
        </w:r>
        <w:r w:rsidRPr="006F178A">
          <w:delText xml:space="preserve">ליגי</w:delText>
        </w:r>
      </w:del>
      <w:r w:rsidRPr="006F178A">
        <w:t xml:space="preserve">, ד</w:t>
      </w:r>
      <w:r w:rsidRPr="006F178A">
        <w:t>ל</w:t>
      </w:r>
      <w:r w:rsidRPr="006F178A">
        <w:t xml:space="preserve">ר"א:</w:t>
      </w:r>
    </w:p>
    <w:p w:rsidR="00E9703F" w:rsidRPr="006F178A" w:rsidRDefault="00E9703F" w:rsidP="00E9703F">
      <w:pPr>
        <w:rPr>
          <w:rtl/>
        </w:rPr>
      </w:pPr>
      <w:del w:id="97059" w:author="מנוע מכני" w:date="2026-10-11T12:04:39Z">
        <w:r w:rsidRPr="006F178A">
          <w:rPr>
            <w:rFonts w:ascii="Fb Fontext" w:hAnsi="Fb Fontext"/>
            <w:rtl/>
          </w:rPr>
          <w:delText xml:space="preserve"> </w:delText>
        </w:r>
      </w:del>
      <w:r w:rsidRPr="006F178A">
        <w:rPr>
          <w:rFonts w:ascii="Fb Fontext" w:hAnsi="Fb Fontext"/>
          <w:rtl/>
        </w:rPr>
        <w:t xml:space="preserve">קיפול אינו מועיל, </w:t>
      </w:r>
      <w:ins w:id="93713" w:author="קלוד" w:date="2026-10-11T13:11:34Z">
        <w:r>
          <w:rPr>
            <w:rFonts w:ascii="Fb Fontext" w:hAnsi="Fb Fontext"/>
            <w:rtl/>
          </w:rPr>
          <w:t xml:space="preserve">ובמצבה</w:t>
        </w:r>
      </w:ins>
      <w:del w:id="93714" w:author="קלוד" w:date="2026-10-11T13:11:34Z">
        <w:r w:rsidRPr="006F178A">
          <w:rPr>
            <w:rFonts w:ascii="Fb Fontext" w:hAnsi="Fb Fontext"/>
            <w:rtl/>
          </w:rPr>
          <w:delText xml:space="preserve">ובמילתיה</w:delText>
        </w:r>
      </w:del>
      <w:r w:rsidRPr="006F178A">
        <w:rPr>
          <w:rFonts w:ascii="Fb Fontext" w:hAnsi="Fb Fontext"/>
          <w:rtl/>
        </w:rPr>
        <w:t xml:space="preserve"> </w:t>
      </w:r>
      <w:ins w:id="94375" w:author="מנוע מכני" w:date="2026-10-11T12:04:39Z">
        <w:ins w:id="93711" w:author="קלוד" w:date="2026-10-11T13:11:34Z">
          <w:r>
            <w:rPr>
              <w:rFonts w:ascii="Fb Fontext" w:hAnsi="Fb Fontext"/>
              <w:rtl/>
            </w:rPr>
            <w:t xml:space="preserve">הראשון</w:t>
          </w:r>
        </w:ins>
        <w:del w:id="93712" w:author="קלוד" w:date="2026-10-11T13:11:34Z">
          <w:r>
            <w:rPr>
              <w:rFonts w:ascii="Fb Fontext" w:hAnsi="Fb Fontext"/>
              <w:rtl/>
            </w:rPr>
            <w:delText xml:space="preserve">ראשונה</w:delText>
          </w:r>
        </w:del>
      </w:ins>
      <w:del w:id="94376" w:author="מנוע מכני" w:date="2026-10-11T12:04:39Z">
        <w:r w:rsidRPr="006F178A">
          <w:rPr>
            <w:rFonts w:ascii="Fb Fontext" w:hAnsi="Fb Fontext"/>
            <w:rtl/>
          </w:rPr>
          <w:delText xml:space="preserve">קמייתא</w:delText>
        </w:r>
      </w:del>
      <w:r w:rsidRPr="006F178A">
        <w:rPr>
          <w:rFonts w:ascii="Fb Fontext" w:hAnsi="Fb Fontext"/>
          <w:rtl/>
        </w:rPr>
        <w:t xml:space="preserve"> </w:t>
      </w:r>
      <w:ins w:id="95931" w:author="מנוע מכני" w:date="2026-10-11T12:04:39Z">
        <w:r>
          <w:rPr>
            <w:rFonts w:ascii="Fb Fontext" w:hAnsi="Fb Fontext"/>
            <w:rtl/>
          </w:rPr>
          <w:t xml:space="preserve">עומדת</w:t>
        </w:r>
      </w:ins>
      <w:del w:id="95932" w:author="מנוע מכני" w:date="2026-10-11T12:04:39Z">
        <w:r w:rsidRPr="006F178A">
          <w:rPr>
            <w:rFonts w:ascii="Fb Fontext" w:hAnsi="Fb Fontext"/>
            <w:rtl/>
          </w:rPr>
          <w:delText xml:space="preserve">קיימא</w:delText>
        </w:r>
      </w:del>
      <w:r w:rsidRPr="006F178A">
        <w:rPr>
          <w:rFonts w:ascii="Fb Fontext" w:hAnsi="Fb Fontext"/>
          <w:rtl/>
        </w:rPr>
        <w:t xml:space="preserve">.</w:t>
      </w:r>
    </w:p>
    <w:p>
      <w:pPr>
        <w:pStyle w:val="38"/>
        <w:rPr>
          <w:ins w:id="97060" w:author="מנוע מכני" w:date="2026-10-11T12:04:39Z"/>
        </w:rPr>
      </w:pPr>
      <w:del w:id="90098" w:author="מנוע מכני" w:date="2026-10-11T12:04:39Z">
        <w:r>
          <w:delText xml:space="preserve">  </w:delText>
        </w:r>
      </w:del>
      <w:r w:rsidRPr="006F178A">
        <w:t xml:space="preserve">ור"ע:</w:t>
      </w:r>
    </w:p>
    <w:p w:rsidR="00E9703F" w:rsidRPr="009757B9" w:rsidRDefault="00E9703F" w:rsidP="00E9703F">
      <w:pPr>
        <w:rPr>
          <w:rFonts w:cs="Guttman Vilna"/>
          <w:b/>
          <w:bCs/>
          <w:rtl/>
        </w:rPr>
      </w:pPr>
      <w:del w:id="97061" w:author="מנוע מכני" w:date="2026-10-11T12:04:39Z">
        <w:r w:rsidRPr="006F178A">
          <w:rPr>
            <w:rtl/>
          </w:rPr>
          <w:delText xml:space="preserve"> </w:delText>
        </w:r>
      </w:del>
      <w:r w:rsidRPr="006F178A">
        <w:rPr>
          <w:rtl/>
        </w:rPr>
        <w:t xml:space="preserve">קיפול </w:t>
      </w:r>
      <w:ins w:id="93719" w:author="קלוד" w:date="2026-10-11T13:11:34Z">
        <w:r>
          <w:rPr>
            <w:rtl/>
          </w:rPr>
          <w:t xml:space="preserve">מועיל,</w:t>
        </w:r>
      </w:ins>
      <w:del w:id="93720" w:author="קלוד" w:date="2026-10-11T13:11:34Z">
        <w:r w:rsidRPr="006F178A">
          <w:rPr>
            <w:rtl/>
          </w:rPr>
          <w:delText xml:space="preserve">מועיל</w:delText>
        </w:r>
      </w:del>
      <w:r w:rsidRPr="006F178A">
        <w:rPr>
          <w:rtl/>
        </w:rPr>
        <w:t xml:space="preserve"> </w:t>
      </w:r>
      <w:ins w:id="93717" w:author="קלוד" w:date="2026-10-11T13:11:34Z">
        <w:r>
          <w:rPr>
            <w:rtl/>
          </w:rPr>
          <w:t xml:space="preserve">ובטלה</w:t>
        </w:r>
      </w:ins>
      <w:del w:id="93718" w:author="קלוד" w:date="2026-10-11T13:11:34Z">
        <w:r w:rsidRPr="006F178A">
          <w:rPr>
            <w:rtl/>
          </w:rPr>
          <w:delText xml:space="preserve">ובטולי</w:delText>
        </w:r>
      </w:del>
      <w:r w:rsidRPr="006F178A">
        <w:rPr>
          <w:rtl/>
        </w:rPr>
        <w:t xml:space="preserve"> </w:t>
      </w:r>
      <w:ins w:id="93715" w:author="קלוד" w:date="2026-10-11T13:11:34Z">
        <w:r>
          <w:rPr>
            <w:rStyle w:val="afffffe"/>
            <w:rtl/>
          </w:rPr>
          <w:t xml:space="preserve">מתורת בגד</w:t>
        </w:r>
        <w:r>
          <w:rPr>
            <w:rtl/>
          </w:rPr>
          <w:t xml:space="preserve">.</w:t>
        </w:r>
      </w:ins>
      <w:del w:id="93716" w:author="קלוד" w:date="2026-10-11T13:11:34Z">
        <w:r w:rsidRPr="006F178A">
          <w:rPr>
            <w:rtl/>
          </w:rPr>
          <w:delText xml:space="preserve">בטיל.</w:delText>
        </w:r>
      </w:del>
    </w:p>
    <w:p>
      <w:pPr>
        <w:pStyle w:val="38"/>
        <w:rPr>
          <w:ins w:id="97062" w:author="מנוע מכני" w:date="2026-10-11T12:04:39Z"/>
        </w:rPr>
      </w:pPr>
      <w:r w:rsidRPr="006F178A">
        <w:t xml:space="preserve">לענין הדלקה ר"ר מר"א:</w:t>
      </w:r>
    </w:p>
    <w:p w:rsidR="00E9703F" w:rsidRPr="006F178A" w:rsidRDefault="00E9703F" w:rsidP="00E9703F">
      <w:pPr>
        <w:rPr>
          <w:rtl/>
        </w:rPr>
      </w:pPr>
      <w:del w:id="97063" w:author="מנוע מכני" w:date="2026-10-11T12:04:39Z">
        <w:r w:rsidRPr="006F178A">
          <w:rPr>
            <w:rtl/>
          </w:rPr>
          <w:delText xml:space="preserve"> </w:delText>
        </w:r>
      </w:del>
      <w:ins w:id="90983" w:author="מנוע מכני" w:date="2026-10-11T12:04:39Z">
        <w:ins w:id="93725" w:author="קלוד" w:date="2026-10-11T13:11:34Z">
          <w:r>
            <w:rPr>
              <w:rtl/>
            </w:rPr>
            <w:t xml:space="preserve">כאן עוסקים</w:t>
          </w:r>
        </w:ins>
        <w:del w:id="93726" w:author="קלוד" w:date="2026-10-11T13:11:34Z">
          <w:r>
            <w:rPr>
              <w:rtl/>
            </w:rPr>
            <w:delText xml:space="preserve">כאן</w:delText>
          </w:r>
        </w:del>
      </w:ins>
      <w:del w:id="90984" w:author="מנוע מכני" w:date="2026-10-11T12:04:39Z">
        <w:r w:rsidRPr="006F178A">
          <w:rPr>
            <w:rtl/>
          </w:rPr>
          <w:delText xml:space="preserve">הכא</w:delText>
        </w:r>
      </w:del>
      <w:r w:rsidRPr="006F178A">
        <w:rPr>
          <w:rtl/>
        </w:rPr>
        <w:t xml:space="preserve"> בשלוש על שלוש </w:t>
      </w:r>
      <w:ins w:id="93723" w:author="קלוד" w:date="2026-10-11T13:11:34Z">
        <w:r>
          <w:rPr>
            <w:rtl/>
          </w:rPr>
          <w:t xml:space="preserve">מצומצמות,</w:t>
        </w:r>
      </w:ins>
      <w:del w:id="93724" w:author="קלוד" w:date="2026-10-11T13:11:34Z">
        <w:r w:rsidRPr="006F178A">
          <w:rPr>
            <w:rtl/>
          </w:rPr>
          <w:delText xml:space="preserve">מצומצמות</w:delText>
        </w:r>
      </w:del>
      <w:r w:rsidRPr="006F178A">
        <w:rPr>
          <w:rtl/>
        </w:rPr>
        <w:t xml:space="preserve"> ובי"ט שחל להיות </w:t>
      </w:r>
      <w:ins w:id="93721" w:author="קלוד" w:date="2026-10-11T13:11:34Z">
        <w:r>
          <w:rPr>
            <w:rStyle w:val="2fb"/>
            <w:rtl/>
          </w:rPr>
          <w:t xml:space="preserve">ער"ש.</w:t>
        </w:r>
      </w:ins>
      <w:del w:id="93722" w:author="קלוד" w:date="2026-10-11T13:11:34Z">
        <w:r w:rsidRPr="006F178A">
          <w:rPr>
            <w:rStyle w:val="2fb"/>
            <w:rtl/>
          </w:rPr>
          <w:delText xml:space="preserve">ער"ש</w:delText>
        </w:r>
        <w:r w:rsidRPr="006F178A">
          <w:rPr>
            <w:rtl/>
          </w:rPr>
          <w:delText xml:space="preserve"> עסקי'.</w:delText>
        </w:r>
      </w:del>
    </w:p>
    <w:p w:rsidR="00E9703F" w:rsidRPr="006F178A" w:rsidRDefault="00E9703F" w:rsidP="00E9703F">
      <w:pPr>
        <w:rPr>
          <w:rtl/>
        </w:rPr>
      </w:pPr>
      <w:ins w:id="93733" w:author="קלוד" w:date="2026-10-11T13:11:34Z">
        <w:r>
          <w:rPr>
            <w:rtl/>
          </w:rPr>
          <w:t xml:space="preserve">וכו"ע</w:t>
        </w:r>
      </w:ins>
      <w:del w:id="93734" w:author="קלוד" w:date="2026-10-11T13:11:34Z">
        <w:r w:rsidRPr="006F178A">
          <w:rPr>
            <w:rtl/>
          </w:rPr>
          <w:delText xml:space="preserve">דכו"ע</w:delText>
        </w:r>
      </w:del>
      <w:r w:rsidRPr="006F178A">
        <w:rPr>
          <w:rtl/>
        </w:rPr>
        <w:t xml:space="preserve"> </w:t>
      </w:r>
      <w:ins w:id="92451" w:author="מנוע מכני" w:date="2026-10-11T12:04:39Z">
        <w:ins w:id="93731" w:author="קלוד" w:date="2026-10-11T13:11:34Z">
          <w:r>
            <w:rPr>
              <w:rtl/>
            </w:rPr>
            <w:t xml:space="preserve">סוברים</w:t>
          </w:r>
        </w:ins>
        <w:del w:id="93732" w:author="קלוד" w:date="2026-10-11T13:11:34Z">
          <w:r>
            <w:rPr>
              <w:rtl/>
            </w:rPr>
            <w:delText xml:space="preserve">יש</w:delText>
          </w:r>
        </w:del>
      </w:ins>
      <w:del w:id="92452" w:author="מנוע מכני" w:date="2026-10-11T12:04:39Z">
        <w:r w:rsidRPr="006F178A">
          <w:rPr>
            <w:rtl/>
          </w:rPr>
          <w:delText xml:space="preserve">אית</w:delText>
        </w:r>
      </w:del>
      <w:r w:rsidRPr="006F178A">
        <w:rPr>
          <w:rtl/>
        </w:rPr>
        <w:t xml:space="preserve"> </w:t>
      </w:r>
      <w:ins w:id="94257" w:author="מנוע מכני" w:date="2026-10-11T12:04:39Z">
        <w:ins w:id="93729" w:author="קלוד" w:date="2026-10-11T13:11:34Z">
          <w:r>
            <w:rPr>
              <w:rStyle w:val="2fb"/>
              <w:rtl/>
              <w:rPrChange w:id="9024" w:author="עריכה מהאתר" w:date="2026-10-19T12:38:32Z">
                <w:rPr>
                  <w:rtl/>
                </w:rPr>
              </w:rPrChange>
            </w:rPr>
            <w:t xml:space="preserve">כר"י:</w:t>
          </w:r>
        </w:ins>
        <w:del w:id="93730" w:author="קלוד" w:date="2026-10-11T13:11:34Z">
          <w:r>
            <w:rPr>
              <w:rtl/>
            </w:rPr>
            <w:delText xml:space="preserve">להם</w:delText>
          </w:r>
        </w:del>
      </w:ins>
      <w:del w:id="94258" w:author="מנוע מכני" w:date="2026-10-11T12:04:39Z">
        <w:r w:rsidRPr="006F178A">
          <w:rPr>
            <w:rtl/>
          </w:rPr>
          <w:delText xml:space="preserve">להו</w:delText>
        </w:r>
      </w:del>
      <w:r w:rsidRPr="006F178A">
        <w:rPr>
          <w:rtl/>
        </w:rPr>
        <w:t xml:space="preserve"> </w:t>
      </w:r>
      <w:ins w:id="93727" w:author="קלוד" w:date="2026-10-11T13:11:34Z">
        <w:r>
          <w:rPr>
            <w:rStyle w:val="2fb"/>
            <w:rtl/>
          </w:rPr>
          <w:t xml:space="preserve">מסיקין</w:t>
        </w:r>
      </w:ins>
      <w:del w:id="93728" w:author="קלוד" w:date="2026-10-11T13:11:34Z">
        <w:r w:rsidRPr="006F178A">
          <w:rPr>
            <w:rStyle w:val="2fb"/>
            <w:rtl/>
          </w:rPr>
          <w:delText xml:space="preserve">דר"י</w:delText>
        </w:r>
        <w:r w:rsidRPr="006F178A">
          <w:rPr>
            <w:rtl/>
          </w:rPr>
          <w:delText xml:space="preserve"> דמסיקין</w:delText>
        </w:r>
      </w:del>
      <w:r w:rsidRPr="006F178A">
        <w:rPr>
          <w:rtl/>
        </w:rPr>
        <w:t xml:space="preserve"> בכלים ואין מסיקין בשברי כלים,</w:t>
      </w:r>
    </w:p>
    <w:p w:rsidR="00E9703F" w:rsidRPr="006F178A" w:rsidRDefault="00E9703F" w:rsidP="00E9703F">
      <w:pPr>
        <w:rPr>
          <w:rtl/>
        </w:rPr>
      </w:pPr>
      <w:ins w:id="93743" w:author="קלוד" w:date="2026-10-11T13:11:34Z">
        <w:r>
          <w:rPr>
            <w:rtl/>
          </w:rPr>
          <w:t xml:space="preserve">וכו"ע</w:t>
        </w:r>
      </w:ins>
      <w:del w:id="93744" w:author="קלוד" w:date="2026-10-11T13:11:34Z">
        <w:r w:rsidRPr="006F178A">
          <w:rPr>
            <w:rtl/>
          </w:rPr>
          <w:delText xml:space="preserve">ודכו"ע</w:delText>
        </w:r>
      </w:del>
      <w:r w:rsidRPr="006F178A">
        <w:rPr>
          <w:rtl/>
        </w:rPr>
        <w:t xml:space="preserve"> </w:t>
      </w:r>
      <w:ins w:id="92453" w:author="מנוע מכני" w:date="2026-10-11T12:04:39Z">
        <w:ins w:id="93741" w:author="קלוד" w:date="2026-10-11T13:11:34Z">
          <w:r>
            <w:rPr>
              <w:rtl/>
            </w:rPr>
            <w:t xml:space="preserve">סוברים</w:t>
          </w:r>
        </w:ins>
        <w:del w:id="93742" w:author="קלוד" w:date="2026-10-11T13:11:34Z">
          <w:r>
            <w:rPr>
              <w:rtl/>
            </w:rPr>
            <w:delText xml:space="preserve">יש</w:delText>
          </w:r>
        </w:del>
      </w:ins>
      <w:del w:id="92454" w:author="מנוע מכני" w:date="2026-10-11T12:04:39Z">
        <w:r w:rsidRPr="006F178A">
          <w:rPr>
            <w:rtl/>
          </w:rPr>
          <w:delText xml:space="preserve">אית</w:delText>
        </w:r>
      </w:del>
      <w:r w:rsidRPr="006F178A">
        <w:rPr>
          <w:rtl/>
        </w:rPr>
        <w:t xml:space="preserve"> </w:t>
      </w:r>
      <w:ins w:id="94259" w:author="מנוע מכני" w:date="2026-10-11T12:04:39Z">
        <w:ins w:id="93739" w:author="קלוד" w:date="2026-10-11T13:11:34Z">
          <w:r>
            <w:rPr>
              <w:rtl/>
            </w:rPr>
            <w:t xml:space="preserve">כעולא:</w:t>
          </w:r>
        </w:ins>
        <w:del w:id="93740" w:author="קלוד" w:date="2026-10-11T13:11:34Z">
          <w:r>
            <w:rPr>
              <w:rtl/>
            </w:rPr>
            <w:delText xml:space="preserve">להם</w:delText>
          </w:r>
        </w:del>
      </w:ins>
      <w:del w:id="94260" w:author="מנוע מכני" w:date="2026-10-11T12:04:39Z">
        <w:r w:rsidRPr="006F178A">
          <w:rPr>
            <w:rtl/>
          </w:rPr>
          <w:delText xml:space="preserve">להו</w:delText>
        </w:r>
      </w:del>
      <w:r w:rsidRPr="006F178A">
        <w:rPr>
          <w:rtl/>
        </w:rPr>
        <w:t xml:space="preserve"> </w:t>
      </w:r>
      <w:ins w:id="93737" w:author="קלוד" w:date="2026-10-11T13:11:34Z">
        <w:r>
          <w:rPr>
            <w:rStyle w:val="2fb"/>
            <w:rtl/>
          </w:rPr>
          <w:t xml:space="preserve">המדליק</w:t>
        </w:r>
      </w:ins>
      <w:del w:id="93738" w:author="קלוד" w:date="2026-10-11T13:11:34Z">
        <w:r w:rsidRPr="006F178A">
          <w:rPr>
            <w:rStyle w:val="2fb"/>
            <w:rtl/>
          </w:rPr>
          <w:delText xml:space="preserve">דעולא</w:delText>
        </w:r>
        <w:r w:rsidRPr="006F178A">
          <w:rPr>
            <w:rtl/>
          </w:rPr>
          <w:delText xml:space="preserve"> דהמדליק</w:delText>
        </w:r>
      </w:del>
      <w:r w:rsidRPr="006F178A">
        <w:rPr>
          <w:rtl/>
        </w:rPr>
        <w:t xml:space="preserve"> צריך שידליק ברוב</w:t>
      </w:r>
      <w:ins w:id="93735" w:author="קלוד" w:date="2026-10-11T13:11:34Z">
        <w:r>
          <w:rPr>
            <w:rtl/>
          </w:rPr>
          <w:t xml:space="preserve"> </w:t>
        </w:r>
        <w:r>
          <w:rPr>
            <w:rStyle w:val="afffffe"/>
            <w:rtl/>
          </w:rPr>
          <w:t xml:space="preserve">הפתילה</w:t>
        </w:r>
        <w:r>
          <w:rPr>
            <w:rtl/>
          </w:rPr>
          <w:t xml:space="preserve"> </w:t>
        </w:r>
      </w:ins>
      <w:del w:id="93736" w:author="קלוד" w:date="2026-10-11T13:11:34Z">
        <w:r w:rsidRPr="006F178A">
          <w:rPr>
            <w:rtl/>
          </w:rPr>
          <w:delText xml:space="preserve"> </w:delText>
        </w:r>
      </w:del>
      <w:r w:rsidRPr="006F178A">
        <w:rPr>
          <w:rtl/>
        </w:rPr>
        <w:t xml:space="preserve">היוצא.</w:t>
      </w:r>
    </w:p>
    <w:p>
      <w:pPr>
        <w:pStyle w:val="38"/>
        <w:rPr>
          <w:ins w:id="97064" w:author="מנוע מכני" w:date="2026-10-11T12:04:39Z"/>
        </w:rPr>
      </w:pPr>
      <w:r w:rsidRPr="00B3644D">
        <w:t>ר"</w:t>
      </w:r>
      <w:r w:rsidRPr="00B3644D">
        <w:t>א</w:t>
      </w:r>
      <w:r w:rsidRPr="00B3644D">
        <w:t xml:space="preserve">:</w:t>
      </w:r>
    </w:p>
    <w:p w:rsidR="00E9703F" w:rsidRPr="00B3644D" w:rsidRDefault="00E9703F" w:rsidP="00E9703F">
      <w:pPr>
        <w:rPr>
          <w:spacing w:val="-4"/>
          <w:rtl/>
        </w:rPr>
      </w:pPr>
      <w:del w:id="97065" w:author="מנוע מכני" w:date="2026-10-11T12:04:39Z">
        <w:r w:rsidRPr="00B3644D">
          <w:rPr>
            <w:spacing w:val="-4"/>
            <w:rtl/>
          </w:rPr>
          <w:delText xml:space="preserve"> </w:delText>
        </w:r>
      </w:del>
      <w:r w:rsidRPr="00B3644D">
        <w:rPr>
          <w:spacing w:val="-4"/>
          <w:rtl/>
        </w:rPr>
        <w:t xml:space="preserve">קיפול אינו מועיל, וכיון </w:t>
      </w:r>
      <w:ins w:id="93749" w:author="קלוד" w:date="2026-10-11T13:11:34Z">
        <w:r>
          <w:rPr>
            <w:spacing w:val="-4"/>
            <w:rtl/>
          </w:rPr>
          <w:t xml:space="preserve">שהדליק</w:t>
        </w:r>
      </w:ins>
      <w:del w:id="93750" w:author="קלוד" w:date="2026-10-11T13:11:34Z">
        <w:r w:rsidRPr="00B3644D">
          <w:rPr>
            <w:spacing w:val="-4"/>
            <w:rtl/>
          </w:rPr>
          <w:delText xml:space="preserve">דאדליק</w:delText>
        </w:r>
      </w:del>
      <w:r w:rsidRPr="00B3644D">
        <w:rPr>
          <w:spacing w:val="-4"/>
          <w:rtl/>
        </w:rPr>
        <w:t xml:space="preserve"> </w:t>
      </w:r>
      <w:ins w:id="92455" w:author="מנוע מכני" w:date="2026-10-11T12:04:39Z">
        <w:r>
          <w:rPr>
            <w:spacing w:val="-4"/>
            <w:rtl/>
          </w:rPr>
          <w:t xml:space="preserve">בו</w:t>
        </w:r>
      </w:ins>
      <w:del w:id="92456" w:author="מנוע מכני" w:date="2026-10-11T12:04:39Z">
        <w:r w:rsidRPr="00B3644D">
          <w:rPr>
            <w:spacing w:val="-4"/>
            <w:rtl/>
          </w:rPr>
          <w:delText xml:space="preserve">ביה</w:delText>
        </w:r>
      </w:del>
      <w:r w:rsidRPr="00B3644D">
        <w:rPr>
          <w:spacing w:val="-4"/>
          <w:rtl/>
        </w:rPr>
        <w:t xml:space="preserve"> </w:t>
      </w:r>
      <w:ins w:id="90119" w:author="Claude - סמנטי" w:date="2026-10-11T12:28:21Z">
        <w:r>
          <w:rPr>
            <w:spacing w:val="-4"/>
            <w:rtl/>
          </w:rPr>
          <w:t xml:space="preserve">מעט</w:t>
        </w:r>
      </w:ins>
      <w:del w:id="90120" w:author="Claude - סמנטי" w:date="2026-10-11T12:28:21Z">
        <w:r w:rsidRPr="00B3644D">
          <w:rPr>
            <w:spacing w:val="-4"/>
            <w:rtl/>
          </w:rPr>
          <w:delText xml:space="preserve">פורתא</w:delText>
        </w:r>
      </w:del>
      <w:r w:rsidRPr="00B3644D">
        <w:rPr>
          <w:rFonts w:hint="cs"/>
          <w:spacing w:val="-4"/>
          <w:rtl/>
        </w:rPr>
        <w:t xml:space="preserve"> </w:t>
      </w:r>
      <w:ins w:id="93747" w:author="קלוד" w:date="2026-10-11T13:11:34Z">
        <w:r>
          <w:rPr>
            <w:rFonts w:hint="cs"/>
            <w:spacing w:val="-4"/>
            <w:rtl/>
          </w:rPr>
          <w:t xml:space="preserve">נעשה</w:t>
        </w:r>
      </w:ins>
      <w:del w:id="93748" w:author="קלוד" w:date="2026-10-11T13:11:34Z">
        <w:r w:rsidRPr="00B3644D">
          <w:rPr>
            <w:rFonts w:hint="cs"/>
            <w:spacing w:val="-4"/>
            <w:rtl/>
          </w:rPr>
          <w:delText xml:space="preserve">הו</w:delText>
        </w:r>
        <w:r w:rsidRPr="00B3644D">
          <w:rPr>
            <w:spacing w:val="-4"/>
            <w:rtl/>
          </w:rPr>
          <w:delText xml:space="preserve">"</w:delText>
        </w:r>
        <w:r w:rsidRPr="00B3644D">
          <w:rPr>
            <w:rFonts w:hint="cs"/>
            <w:spacing w:val="-4"/>
            <w:rtl/>
          </w:rPr>
          <w:delText xml:space="preserve">ל</w:delText>
        </w:r>
      </w:del>
      <w:r w:rsidRPr="00B3644D">
        <w:rPr>
          <w:spacing w:val="-4"/>
          <w:rtl/>
        </w:rPr>
        <w:t xml:space="preserve"> שבר כלי, וכ</w:t>
      </w:r>
      <w:r w:rsidRPr="00B3644D">
        <w:rPr>
          <w:rFonts w:hint="cs"/>
          <w:spacing w:val="-4"/>
          <w:rtl/>
        </w:rPr>
        <w:t>ש</w:t>
      </w:r>
      <w:r w:rsidRPr="00B3644D">
        <w:rPr>
          <w:spacing w:val="-4"/>
          <w:rtl/>
        </w:rPr>
        <w:t>מדליק</w:t>
      </w:r>
      <w:r w:rsidRPr="00B3644D">
        <w:rPr>
          <w:rFonts w:hint="cs"/>
          <w:spacing w:val="-4"/>
          <w:rtl/>
        </w:rPr>
        <w:t xml:space="preserve"> -</w:t>
      </w:r>
      <w:r w:rsidRPr="00B3644D">
        <w:rPr>
          <w:spacing w:val="-4"/>
          <w:rtl/>
        </w:rPr>
        <w:t xml:space="preserve"> בשבר כלי </w:t>
      </w:r>
      <w:ins w:id="93745" w:author="קלוד" w:date="2026-10-11T13:11:34Z">
        <w:r>
          <w:rPr>
            <w:spacing w:val="-4"/>
            <w:rtl/>
          </w:rPr>
          <w:t xml:space="preserve">מדליק.</w:t>
        </w:r>
      </w:ins>
      <w:del w:id="93746" w:author="קלוד" w:date="2026-10-11T13:11:34Z">
        <w:r w:rsidRPr="00B3644D">
          <w:rPr>
            <w:spacing w:val="-4"/>
            <w:rtl/>
          </w:rPr>
          <w:delText xml:space="preserve">קמדליק.</w:delText>
        </w:r>
      </w:del>
    </w:p>
    <w:p>
      <w:pPr>
        <w:pStyle w:val="38"/>
        <w:rPr>
          <w:ins w:id="97066" w:author="מנוע מכני" w:date="2026-10-11T12:04:39Z"/>
        </w:rPr>
      </w:pPr>
      <w:r w:rsidRPr="006F178A">
        <w:t>ולר</w:t>
      </w:r>
      <w:r w:rsidRPr="006F178A">
        <w:t>"</w:t>
      </w:r>
      <w:r w:rsidRPr="006F178A">
        <w:t>ע</w:t>
      </w:r>
      <w:r w:rsidRPr="006F178A">
        <w:t xml:space="preserve">:</w:t>
      </w:r>
    </w:p>
    <w:p w:rsidR="00E9703F" w:rsidRPr="006F178A" w:rsidRDefault="00E9703F" w:rsidP="00E9703F">
      <w:pPr>
        <w:rPr>
          <w:rtl/>
        </w:rPr>
      </w:pPr>
      <w:del w:id="97067"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קיפול מועיל, ואין תורת כלי עליו, וכ</w:t>
      </w:r>
      <w:r w:rsidRPr="006F178A">
        <w:rPr>
          <w:rFonts w:ascii="Fb Fontext" w:hAnsi="Fb Fontext" w:hint="cs"/>
          <w:sz w:val="20"/>
          <w:rtl/>
        </w:rPr>
        <w:t>ש</w:t>
      </w:r>
      <w:r w:rsidRPr="006F178A">
        <w:rPr>
          <w:rFonts w:ascii="Fb Fontext" w:hAnsi="Fb Fontext"/>
          <w:sz w:val="20"/>
          <w:rtl/>
        </w:rPr>
        <w:t xml:space="preserve">מדליק - בעץ </w:t>
      </w:r>
      <w:ins w:id="92457" w:author="מנוע מכני" w:date="2026-10-11T12:04:39Z">
        <w:r>
          <w:rPr>
            <w:rFonts w:ascii="Fb Fontext" w:hAnsi="Fb Fontext"/>
            <w:sz w:val="20"/>
            <w:rtl/>
          </w:rPr>
          <w:t xml:space="preserve">סתם</w:t>
        </w:r>
      </w:ins>
      <w:del w:id="92458" w:author="מנוע מכני" w:date="2026-10-11T12:04:39Z">
        <w:r w:rsidRPr="006F178A">
          <w:rPr>
            <w:rFonts w:ascii="Fb Fontext" w:hAnsi="Fb Fontext"/>
            <w:sz w:val="20"/>
            <w:rtl/>
          </w:rPr>
          <w:delText xml:space="preserve">בעלמא</w:delText>
        </w:r>
      </w:del>
      <w:r w:rsidRPr="006F178A">
        <w:rPr>
          <w:rFonts w:ascii="Fb Fontext" w:hAnsi="Fb Fontext"/>
          <w:sz w:val="20"/>
          <w:rtl/>
        </w:rPr>
        <w:t xml:space="preserve"> </w:t>
      </w:r>
      <w:ins w:id="93751" w:author="קלוד" w:date="2026-10-11T13:11:34Z">
        <w:r>
          <w:rPr>
            <w:rFonts w:ascii="Fb Fontext" w:hAnsi="Fb Fontext"/>
            <w:sz w:val="20"/>
            <w:rtl/>
          </w:rPr>
          <w:t xml:space="preserve">מדליק.</w:t>
        </w:r>
      </w:ins>
      <w:del w:id="93752" w:author="קלוד" w:date="2026-10-11T13:11:34Z">
        <w:r w:rsidRPr="006F178A">
          <w:rPr>
            <w:rFonts w:ascii="Fb Fontext" w:hAnsi="Fb Fontext"/>
            <w:sz w:val="20"/>
            <w:rtl/>
          </w:rPr>
          <w:delText xml:space="preserve">קמדליק.</w:delText>
        </w:r>
      </w:del>
    </w:p>
    <w:p>
      <w:pPr>
        <w:pStyle w:val="38"/>
        <w:rPr>
          <w:ins w:id="97068" w:author="מנוע מכני" w:date="2026-10-11T12:04:39Z"/>
        </w:rPr>
      </w:pPr>
      <w:del w:id="99389" w:author="מנוע מכני" w:date="2026-10-11T12:04:39Z">
        <w:r w:rsidRPr="006F178A">
          <w:delText xml:space="preserve">אמר </w:delText>
        </w:r>
      </w:del>
      <w:r w:rsidRPr="006F178A">
        <w:t xml:space="preserve">רב יוסף:</w:t>
      </w:r>
    </w:p>
    <w:p w:rsidR="00E9703F" w:rsidRPr="006F178A" w:rsidRDefault="00E9703F" w:rsidP="00E9703F">
      <w:pPr>
        <w:rPr>
          <w:rtl/>
        </w:rPr>
      </w:pPr>
      <w:del w:id="97069" w:author="מנוע מכני" w:date="2026-10-11T12:04:39Z">
        <w:r w:rsidRPr="006F178A">
          <w:rPr>
            <w:rFonts w:ascii="Fb Fontext" w:hAnsi="Fb Fontext"/>
            <w:rtl/>
          </w:rPr>
          <w:delText xml:space="preserve"> </w:delText>
        </w:r>
      </w:del>
      <w:ins w:id="93761" w:author="קלוד" w:date="2026-10-11T13:11:34Z">
        <w:r>
          <w:rPr>
            <w:rFonts w:ascii="Fb Fontext" w:hAnsi="Fb Fontext"/>
            <w:rtl/>
          </w:rPr>
          <w:t xml:space="preserve">זהו</w:t>
        </w:r>
      </w:ins>
      <w:del w:id="93762" w:author="קלוד" w:date="2026-10-11T13:11:34Z">
        <w:r w:rsidRPr="006F178A">
          <w:rPr>
            <w:rFonts w:ascii="Fb Fontext" w:hAnsi="Fb Fontext"/>
            <w:rtl/>
          </w:rPr>
          <w:delText xml:space="preserve">היינו</w:delText>
        </w:r>
      </w:del>
      <w:r w:rsidRPr="006F178A">
        <w:rPr>
          <w:rFonts w:ascii="Fb Fontext" w:hAnsi="Fb Fontext"/>
          <w:rtl/>
        </w:rPr>
        <w:t xml:space="preserve"> </w:t>
      </w:r>
      <w:ins w:id="93759" w:author="קלוד" w:date="2026-10-11T13:11:34Z">
        <w:r>
          <w:rPr>
            <w:rFonts w:ascii="Fb Fontext" w:hAnsi="Fb Fontext"/>
            <w:rtl/>
          </w:rPr>
          <w:t xml:space="preserve">ששנינו</w:t>
        </w:r>
      </w:ins>
      <w:del w:id="93760" w:author="קלוד" w:date="2026-10-11T13:11:34Z">
        <w:r w:rsidRPr="006F178A">
          <w:rPr>
            <w:rFonts w:ascii="Fb Fontext" w:hAnsi="Fb Fontext"/>
            <w:rtl/>
          </w:rPr>
          <w:delText xml:space="preserve">דתנינא</w:delText>
        </w:r>
      </w:del>
      <w:r w:rsidRPr="006F178A">
        <w:rPr>
          <w:rFonts w:ascii="Fb Fontext" w:hAnsi="Fb Fontext"/>
          <w:rtl/>
        </w:rPr>
        <w:t xml:space="preserve"> </w:t>
      </w:r>
      <w:ins w:id="93757" w:author="קלוד" w:date="2026-10-11T13:11:34Z">
        <w:r>
          <w:rPr>
            <w:rFonts w:ascii="Fb Fontext" w:hAnsi="Fb Fontext"/>
            <w:rtl/>
          </w:rPr>
          <w:t xml:space="preserve">'שלוש</w:t>
        </w:r>
      </w:ins>
      <w:del w:id="93758" w:author="קלוד" w:date="2026-10-11T13:11:34Z">
        <w:r w:rsidRPr="006F178A">
          <w:rPr>
            <w:rFonts w:ascii="Fb Fontext" w:hAnsi="Fb Fontext"/>
            <w:rtl/>
          </w:rPr>
          <w:delText xml:space="preserve">שלוש</w:delText>
        </w:r>
      </w:del>
      <w:r w:rsidRPr="006F178A">
        <w:rPr>
          <w:rFonts w:ascii="Fb Fontext" w:hAnsi="Fb Fontext"/>
          <w:rtl/>
        </w:rPr>
        <w:t xml:space="preserve"> על שלוש </w:t>
      </w:r>
      <w:ins w:id="93755" w:author="קלוד" w:date="2026-10-11T13:11:34Z">
        <w:r>
          <w:rPr>
            <w:rFonts w:ascii="Fb Fontext" w:hAnsi="Fb Fontext"/>
            <w:rtl/>
          </w:rPr>
          <w:t xml:space="preserve">מצומצמות'</w:t>
        </w:r>
      </w:ins>
      <w:del w:id="93756" w:author="קלוד" w:date="2026-10-11T13:11:34Z">
        <w:r w:rsidRPr="006F178A">
          <w:rPr>
            <w:rFonts w:ascii="Fb Fontext" w:hAnsi="Fb Fontext"/>
            <w:rtl/>
          </w:rPr>
          <w:delText xml:space="preserve">מצומצמות</w:delText>
        </w:r>
      </w:del>
      <w:r w:rsidRPr="006F178A">
        <w:rPr>
          <w:rFonts w:ascii="Fb Fontext" w:hAnsi="Fb Fontext"/>
          <w:rtl/>
        </w:rPr>
        <w:t xml:space="preserve"> ולא </w:t>
      </w:r>
      <w:ins w:id="93753" w:author="קלוד" w:date="2026-10-11T13:11:34Z">
        <w:r>
          <w:rPr>
            <w:rFonts w:ascii="Fb Fontext" w:hAnsi="Fb Fontext"/>
            <w:rtl/>
          </w:rPr>
          <w:t xml:space="preserve">ידעתי</w:t>
        </w:r>
      </w:ins>
      <w:del w:id="93754" w:author="קלוד" w:date="2026-10-11T13:11:34Z">
        <w:r w:rsidRPr="006F178A">
          <w:rPr>
            <w:rFonts w:ascii="Fb Fontext" w:hAnsi="Fb Fontext"/>
            <w:rtl/>
          </w:rPr>
          <w:delText xml:space="preserve">ידענא</w:delText>
        </w:r>
      </w:del>
      <w:r w:rsidRPr="006F178A">
        <w:rPr>
          <w:rFonts w:ascii="Fb Fontext" w:hAnsi="Fb Fontext"/>
          <w:rtl/>
        </w:rPr>
        <w:t xml:space="preserve"> </w:t>
      </w:r>
      <w:ins w:id="92459" w:author="מנוע מכני" w:date="2026-10-11T12:04:39Z">
        <w:r>
          <w:rPr>
            <w:rFonts w:ascii="Fb Fontext" w:hAnsi="Fb Fontext"/>
            <w:rtl/>
          </w:rPr>
          <w:t xml:space="preserve">למה</w:t>
        </w:r>
      </w:ins>
      <w:del w:id="92460" w:author="מנוע מכני" w:date="2026-10-11T12:04:39Z">
        <w:r w:rsidRPr="006F178A">
          <w:rPr>
            <w:rFonts w:ascii="Fb Fontext" w:hAnsi="Fb Fontext"/>
            <w:rtl/>
          </w:rPr>
          <w:delText xml:space="preserve">למאי</w:delText>
        </w:r>
      </w:del>
      <w:r w:rsidRPr="006F178A">
        <w:rPr>
          <w:rFonts w:ascii="Fb Fontext" w:hAnsi="Fb Fontext"/>
          <w:rtl/>
        </w:rPr>
        <w:t xml:space="preserve"> הלכתא.</w:t>
      </w:r>
    </w:p>
    <w:p w:rsidR="00E9703F" w:rsidRPr="006F178A" w:rsidRDefault="00E9703F" w:rsidP="00E9703F">
      <w:pPr>
        <w:rPr>
          <w:rtl/>
        </w:rPr>
      </w:pPr>
      <w:ins w:id="93771" w:author="קלוד" w:date="2026-10-11T13:11:34Z">
        <w:r>
          <w:rPr>
            <w:rtl/>
          </w:rPr>
          <w:t xml:space="preserve">ומה</w:t>
        </w:r>
      </w:ins>
      <w:del w:id="93772" w:author="קלוד" w:date="2026-10-11T13:11:34Z">
        <w:r w:rsidRPr="006F178A">
          <w:rPr>
            <w:rtl/>
          </w:rPr>
          <w:delText xml:space="preserve">ו</w:delText>
        </w:r>
        <w:r w:rsidRPr="006F178A">
          <w:rPr>
            <w:rFonts w:hint="cs"/>
            <w:rtl/>
          </w:rPr>
          <w:delText xml:space="preserve">הא</w:delText>
        </w:r>
      </w:del>
      <w:r w:rsidRPr="006F178A">
        <w:rPr>
          <w:rFonts w:hint="cs"/>
          <w:rtl/>
        </w:rPr>
        <w:t xml:space="preserve"> </w:t>
      </w:r>
      <w:ins w:id="93769" w:author="קלוד" w:date="2026-10-11T13:11:34Z">
        <w:r>
          <w:rPr>
            <w:rtl/>
          </w:rPr>
          <w:t xml:space="preserve">שמתרץ</w:t>
        </w:r>
      </w:ins>
      <w:del w:id="93770" w:author="קלוד" w:date="2026-10-11T13:11:34Z">
        <w:r w:rsidRPr="006F178A">
          <w:rPr>
            <w:rtl/>
          </w:rPr>
          <w:delText xml:space="preserve">דמתרץ</w:delText>
        </w:r>
      </w:del>
      <w:r w:rsidRPr="006F178A">
        <w:rPr>
          <w:rtl/>
        </w:rPr>
        <w:t xml:space="preserve"> </w:t>
      </w:r>
      <w:r w:rsidRPr="006F178A">
        <w:rPr>
          <w:rStyle w:val="2fb"/>
          <w:rtl/>
        </w:rPr>
        <w:t xml:space="preserve">ר</w:t>
      </w:r>
      <w:r w:rsidRPr="00910D80">
        <w:rPr>
          <w:rStyle w:val="2fb"/>
          <w:b/>
          <w:bCs/>
          <w:rtl/>
        </w:rPr>
        <w:t>אב"א</w:t>
      </w:r>
      <w:r w:rsidRPr="006F178A">
        <w:rPr>
          <w:rtl/>
        </w:rPr>
        <w:t xml:space="preserve"> </w:t>
      </w:r>
      <w:ins w:id="93767" w:author="קלוד" w:date="2026-10-11T13:11:34Z">
        <w:r>
          <w:rPr>
            <w:rtl/>
          </w:rPr>
          <w:t xml:space="preserve">לשיטת</w:t>
        </w:r>
      </w:ins>
      <w:del w:id="93768" w:author="קלוד" w:date="2026-10-11T13:11:34Z">
        <w:r w:rsidRPr="006F178A">
          <w:rPr>
            <w:rtl/>
          </w:rPr>
          <w:delText xml:space="preserve">אליבא</w:delText>
        </w:r>
      </w:del>
      <w:r w:rsidRPr="006F178A">
        <w:rPr>
          <w:rtl/>
        </w:rPr>
        <w:t xml:space="preserve"> </w:t>
      </w:r>
      <w:ins w:id="93765" w:author="קלוד" w:date="2026-10-11T13:11:34Z">
        <w:r>
          <w:rPr>
            <w:rStyle w:val="2fb"/>
            <w:rtl/>
          </w:rPr>
          <w:t xml:space="preserve">ר"י -</w:t>
        </w:r>
      </w:ins>
      <w:del w:id="93766" w:author="קלוד" w:date="2026-10-11T13:11:34Z">
        <w:r w:rsidRPr="006F178A">
          <w:rPr>
            <w:rStyle w:val="2fb"/>
            <w:rtl/>
          </w:rPr>
          <w:delText xml:space="preserve">דר"י</w:delText>
        </w:r>
      </w:del>
      <w:r w:rsidRPr="006F178A">
        <w:rPr>
          <w:rtl/>
        </w:rPr>
        <w:t xml:space="preserve"> </w:t>
      </w:r>
      <w:r w:rsidRPr="006F178A">
        <w:rPr>
          <w:rFonts w:hint="cs"/>
          <w:rtl/>
        </w:rPr>
        <w:t xml:space="preserve">לא</w:t>
      </w:r>
      <w:r w:rsidRPr="006F178A">
        <w:rPr>
          <w:rFonts w:hint="cs"/>
          <w:rtl/>
        </w:rPr>
        <w:t xml:space="preserve"> </w:t>
      </w:r>
      <w:ins w:id="95115" w:author="מנוע מכני" w:date="2026-10-11T12:04:39Z">
        <w:ins w:id="93763" w:author="קלוד" w:date="2026-10-11T13:11:34Z">
          <w:r>
            <w:rPr>
              <w:rFonts w:hint="cs"/>
              <w:rtl/>
            </w:rPr>
            <w:t xml:space="preserve">משום שסבר</w:t>
          </w:r>
        </w:ins>
        <w:del w:id="93764" w:author="קלוד" w:date="2026-10-11T13:11:34Z">
          <w:r>
            <w:rPr>
              <w:rFonts w:hint="cs"/>
              <w:rtl/>
            </w:rPr>
            <w:delText xml:space="preserve">דסבר</w:delText>
          </w:r>
        </w:del>
      </w:ins>
      <w:del w:id="95116" w:author="מנוע מכני" w:date="2026-10-11T12:04:39Z">
        <w:r w:rsidRPr="006F178A">
          <w:rPr>
            <w:rFonts w:hint="cs"/>
            <w:rtl/>
          </w:rPr>
          <w:delText xml:space="preserve">דס"ל</w:delText>
        </w:r>
      </w:del>
      <w:r w:rsidRPr="006F178A">
        <w:rPr>
          <w:rFonts w:hint="cs"/>
          <w:rtl/>
        </w:rPr>
        <w:t xml:space="preserve"> </w:t>
      </w:r>
      <w:ins w:id="92461" w:author="מנוע מכני" w:date="2026-10-11T12:04:39Z">
        <w:r>
          <w:rPr>
            <w:rFonts w:hint="cs"/>
            <w:rtl/>
          </w:rPr>
          <w:t xml:space="preserve">כמותו</w:t>
        </w:r>
      </w:ins>
      <w:del w:id="92462" w:author="מנוע מכני" w:date="2026-10-11T12:04:39Z">
        <w:r w:rsidRPr="006F178A">
          <w:rPr>
            <w:rFonts w:hint="cs"/>
            <w:rtl/>
          </w:rPr>
          <w:delText xml:space="preserve">כוותיה</w:delText>
        </w:r>
      </w:del>
      <w:r w:rsidRPr="006F178A">
        <w:rPr>
          <w:rFonts w:hint="cs"/>
          <w:rtl/>
        </w:rPr>
        <w:t xml:space="preserve">,</w:t>
      </w:r>
    </w:p>
    <w:p>
      <w:pPr>
        <w:pStyle w:val="38"/>
        <w:rPr>
          <w:ins w:id="97070" w:author="מנוע מכני" w:date="2026-10-11T12:04:39Z"/>
        </w:rPr>
      </w:pPr>
      <w:ins w:id="90985" w:author="מנוע מכני" w:date="2026-10-11T12:04:39Z">
        <w:r>
          <w:t xml:space="preserve">שהרי</w:t>
        </w:r>
      </w:ins>
      <w:del w:id="90986" w:author="מנוע מכני" w:date="2026-10-11T12:04:39Z">
        <w:r w:rsidRPr="006F178A">
          <w:delText xml:space="preserve">ד</w:delText>
        </w:r>
        <w:r w:rsidRPr="006F178A">
          <w:delText xml:space="preserve">הא</w:delText>
        </w:r>
      </w:del>
      <w:r w:rsidRPr="006F178A">
        <w:t xml:space="preserve"> א</w:t>
      </w:r>
      <w:r w:rsidRPr="006F178A">
        <w:t>ר</w:t>
      </w:r>
      <w:r w:rsidRPr="00910D80">
        <w:t>אב"א</w:t>
      </w:r>
      <w:r w:rsidRPr="006F178A">
        <w:t>:</w:t>
      </w:r>
    </w:p>
    <w:p w:rsidR="00E9703F" w:rsidRPr="006F178A" w:rsidRDefault="00E9703F" w:rsidP="00E9703F">
      <w:pPr>
        <w:rPr>
          <w:rtl/>
        </w:rPr>
      </w:pPr>
      <w:del w:id="97071" w:author="מנוע מכני" w:date="2026-10-11T12:04:39Z">
        <w:r w:rsidRPr="006F178A">
          <w:rPr>
            <w:rtl/>
          </w:rPr>
          <w:delText xml:space="preserve"> </w:delText>
        </w:r>
      </w:del>
      <w:r w:rsidRPr="006F178A">
        <w:rPr>
          <w:rtl/>
        </w:rPr>
        <w:t xml:space="preserve">נכרי שחקק קב בבקעת</w:t>
      </w:r>
      <w:ins w:id="93785" w:author="קלוד" w:date="2026-10-11T13:11:34Z">
        <w:r>
          <w:rPr>
            <w:rtl/>
          </w:rPr>
          <w:t xml:space="preserve"> - </w:t>
        </w:r>
      </w:ins>
      <w:del w:id="93786" w:author="קלוד" w:date="2026-10-11T13:11:34Z">
        <w:r w:rsidRPr="006F178A">
          <w:rPr>
            <w:rtl/>
          </w:rPr>
          <w:delText xml:space="preserve"> </w:delText>
        </w:r>
      </w:del>
      <w:r w:rsidRPr="006F178A">
        <w:rPr>
          <w:rtl/>
        </w:rPr>
        <w:t xml:space="preserve">ישראל מסיקה </w:t>
      </w:r>
      <w:ins w:id="93783" w:author="קלוד" w:date="2026-10-11T13:11:34Z">
        <w:r>
          <w:rPr>
            <w:rtl/>
          </w:rPr>
          <w:t xml:space="preserve">ביו"ט </w:t>
        </w:r>
        <w:r>
          <w:rPr>
            <w:rStyle w:val="afffffe"/>
            <w:rtl/>
          </w:rPr>
          <w:t xml:space="preserve">אף שנולד</w:t>
        </w:r>
        <w:r>
          <w:rPr>
            <w:rtl/>
          </w:rPr>
          <w:t xml:space="preserve">;</w:t>
        </w:r>
      </w:ins>
      <w:del w:id="93784" w:author="קלוד" w:date="2026-10-11T13:11:34Z">
        <w:r w:rsidRPr="006F178A">
          <w:rPr>
            <w:rtl/>
          </w:rPr>
          <w:delText xml:space="preserve">ביו"ט</w:delText>
        </w:r>
        <w:r w:rsidRPr="006F178A">
          <w:rPr>
            <w:rFonts w:hint="cs"/>
            <w:rtl/>
          </w:rPr>
          <w:delText xml:space="preserve">,</w:delText>
        </w:r>
      </w:del>
      <w:r w:rsidRPr="006F178A">
        <w:rPr>
          <w:rtl/>
        </w:rPr>
        <w:t xml:space="preserve"> </w:t>
      </w:r>
      <w:r w:rsidRPr="006F178A">
        <w:rPr>
          <w:rFonts w:hint="cs"/>
          <w:rtl/>
        </w:rPr>
        <w:t xml:space="preserve">אלא </w:t>
      </w:r>
      <w:ins w:id="93781" w:author="קלוד" w:date="2026-10-11T13:11:34Z">
        <w:r>
          <w:rPr>
            <w:rtl/>
          </w:rPr>
          <w:t xml:space="preserve">לדברי</w:t>
        </w:r>
      </w:ins>
      <w:del w:id="93782" w:author="קלוד" w:date="2026-10-11T13:11:34Z">
        <w:r w:rsidRPr="006F178A">
          <w:rPr>
            <w:rtl/>
          </w:rPr>
          <w:delText xml:space="preserve">לדבריהם</w:delText>
        </w:r>
      </w:del>
      <w:r w:rsidRPr="006F178A">
        <w:rPr>
          <w:rtl/>
        </w:rPr>
        <w:t xml:space="preserve"> </w:t>
      </w:r>
      <w:ins w:id="93779" w:author="קלוד" w:date="2026-10-11T13:11:34Z">
        <w:r>
          <w:rPr>
            <w:rStyle w:val="2fb"/>
            <w:rtl/>
          </w:rPr>
          <w:t xml:space="preserve">ר"א</w:t>
        </w:r>
      </w:ins>
      <w:del w:id="93780" w:author="קלוד" w:date="2026-10-11T13:11:34Z">
        <w:r w:rsidRPr="006F178A">
          <w:rPr>
            <w:rStyle w:val="2fb"/>
            <w:rtl/>
          </w:rPr>
          <w:delText xml:space="preserve">דר"א</w:delText>
        </w:r>
      </w:del>
      <w:r w:rsidRPr="006F178A">
        <w:rPr>
          <w:rtl/>
        </w:rPr>
        <w:t xml:space="preserve"> </w:t>
      </w:r>
      <w:r w:rsidRPr="006F178A">
        <w:rPr>
          <w:rStyle w:val="2fb"/>
          <w:rtl/>
        </w:rPr>
        <w:t xml:space="preserve">ור"ע</w:t>
      </w:r>
      <w:r w:rsidRPr="006F178A">
        <w:rPr>
          <w:rtl/>
        </w:rPr>
        <w:t xml:space="preserve"> </w:t>
      </w:r>
      <w:ins w:id="92463" w:author="מנוע מכני" w:date="2026-10-11T12:04:39Z">
        <w:ins w:id="93777" w:author="קלוד" w:date="2026-10-11T13:11:34Z">
          <w:r>
            <w:rPr>
              <w:rStyle w:val="afffffe"/>
              <w:rtl/>
            </w:rPr>
            <w:t xml:space="preserve">אמר</w:t>
          </w:r>
          <w:r>
            <w:rPr>
              <w:rtl/>
            </w:rPr>
            <w:t xml:space="preserve">,</w:t>
          </w:r>
        </w:ins>
        <w:del w:id="93778" w:author="קלוד" w:date="2026-10-11T13:11:34Z">
          <w:r>
            <w:rPr>
              <w:rtl/>
            </w:rPr>
            <w:delText xml:space="preserve">ולו</w:delText>
          </w:r>
        </w:del>
      </w:ins>
      <w:del w:id="92464" w:author="מנוע מכני" w:date="2026-10-11T12:04:39Z">
        <w:r w:rsidRPr="006F178A">
          <w:rPr>
            <w:rtl/>
          </w:rPr>
          <w:delText xml:space="preserve">וליה</w:delText>
        </w:r>
      </w:del>
      <w:r w:rsidRPr="006F178A">
        <w:rPr>
          <w:rtl/>
        </w:rPr>
        <w:t xml:space="preserve"> </w:t>
      </w:r>
      <w:ins w:id="93775" w:author="קלוד" w:date="2026-10-11T13:11:34Z">
        <w:r>
          <w:rPr>
            <w:rtl/>
          </w:rPr>
          <w:t xml:space="preserve">והוא</w:t>
        </w:r>
      </w:ins>
      <w:del w:id="93776" w:author="קלוד" w:date="2026-10-11T13:11:34Z">
        <w:r w:rsidRPr="006F178A">
          <w:rPr>
            <w:rtl/>
          </w:rPr>
          <w:delText xml:space="preserve">לא</w:delText>
        </w:r>
      </w:del>
      <w:r w:rsidRPr="006F178A">
        <w:rPr>
          <w:rtl/>
        </w:rPr>
        <w:t xml:space="preserve"> </w:t>
      </w:r>
      <w:ins w:id="95117" w:author="מנוע מכני" w:date="2026-10-11T12:04:39Z">
        <w:ins w:id="93773" w:author="קלוד" w:date="2026-10-11T13:11:34Z">
          <w:r>
            <w:rPr>
              <w:rtl/>
            </w:rPr>
            <w:t xml:space="preserve">עצמו אינו סובר כן.</w:t>
          </w:r>
        </w:ins>
        <w:del w:id="93774" w:author="קלוד" w:date="2026-10-11T13:11:34Z">
          <w:r>
            <w:rPr>
              <w:rtl/>
            </w:rPr>
            <w:delText xml:space="preserve">סבר</w:delText>
          </w:r>
          <w:r w:rsidRPr="006F178A">
            <w:rPr>
              <w:rtl/>
            </w:rPr>
            <w:delText xml:space="preserve">.</w:delText>
          </w:r>
        </w:del>
      </w:ins>
      <w:del w:id="95118" w:author="מנוע מכני" w:date="2026-10-11T12:04:39Z">
        <w:r w:rsidRPr="006F178A">
          <w:rPr>
            <w:rtl/>
          </w:rPr>
          <w:delText xml:space="preserve">ס"ל</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כט.</w:t>
      </w:r>
    </w:p>
    <w:p>
      <w:pPr>
        <w:pStyle w:val="38"/>
        <w:rPr>
          <w:ins w:id="97072" w:author="מנוע מכני" w:date="2026-10-11T12:04:39Z"/>
        </w:rPr>
      </w:pPr>
      <w:r w:rsidRPr="006061D7">
        <w:t>ב</w:t>
      </w:r>
      <w:r w:rsidRPr="006061D7">
        <w:t>.</w:t>
      </w:r>
      <w:r w:rsidRPr="006061D7">
        <w:t xml:space="preserve"> </w:t>
      </w:r>
      <w:r w:rsidRPr="006061D7">
        <w:t xml:space="preserve">רבא:</w:t>
      </w:r>
    </w:p>
    <w:p w:rsidR="00E9703F" w:rsidRPr="006061D7" w:rsidRDefault="00E9703F" w:rsidP="00E9703F">
      <w:pPr>
        <w:rPr>
          <w:rtl/>
        </w:rPr>
      </w:pPr>
      <w:del w:id="97073" w:author="מנוע מכני" w:date="2026-10-11T12:04:39Z">
        <w:r w:rsidRPr="006061D7">
          <w:rPr>
            <w:rtl/>
          </w:rPr>
          <w:delText xml:space="preserve"> </w:delText>
        </w:r>
      </w:del>
      <w:r w:rsidRPr="006061D7">
        <w:rPr>
          <w:rtl/>
        </w:rPr>
        <w:t xml:space="preserve">היינו טעמא </w:t>
      </w:r>
      <w:r w:rsidRPr="006061D7">
        <w:rPr>
          <w:rStyle w:val="2fb"/>
          <w:rtl/>
        </w:rPr>
        <w:t xml:space="preserve">דר"א</w:t>
      </w:r>
      <w:r w:rsidRPr="006061D7">
        <w:rPr>
          <w:rtl/>
        </w:rPr>
        <w:t xml:space="preserve"> - לפי שאין מדליקין בפתילה שאינה מחורכת, ולא בסמרטוטין שאינן מחורכין.</w:t>
      </w:r>
    </w:p>
    <w:p w:rsidR="00E9703F" w:rsidRPr="006F178A" w:rsidRDefault="00E9703F" w:rsidP="00E9703F">
      <w:pPr>
        <w:rPr>
          <w:rtl/>
        </w:rPr>
      </w:pPr>
      <w:ins w:id="93791" w:author="קלוד" w:date="2026-10-11T13:11:34Z">
        <w:r>
          <w:rPr>
            <w:rFonts w:ascii="Fb Fontext" w:hAnsi="Fb Fontext"/>
            <w:rtl/>
          </w:rPr>
          <w:t xml:space="preserve">ומה</w:t>
        </w:r>
      </w:ins>
      <w:del w:id="93792" w:author="קלוד" w:date="2026-10-11T13:11:34Z">
        <w:r w:rsidRPr="006F178A">
          <w:rPr>
            <w:rFonts w:ascii="Fb Fontext" w:hAnsi="Fb Fontext"/>
            <w:rtl/>
          </w:rPr>
          <w:delText xml:space="preserve">הא</w:delText>
        </w:r>
      </w:del>
      <w:r w:rsidRPr="006F178A">
        <w:rPr>
          <w:rFonts w:ascii="Fb Fontext" w:hAnsi="Fb Fontext"/>
          <w:rtl/>
        </w:rPr>
        <w:t xml:space="preserve"> </w:t>
      </w:r>
      <w:ins w:id="93789" w:author="קלוד" w:date="2026-10-11T13:11:34Z">
        <w:r>
          <w:rPr>
            <w:rFonts w:ascii="Fb Fontext" w:hAnsi="Fb Fontext"/>
            <w:rtl/>
          </w:rPr>
          <w:t xml:space="preserve">ששנה</w:t>
        </w:r>
      </w:ins>
      <w:del w:id="93790" w:author="קלוד" w:date="2026-10-11T13:11:34Z">
        <w:r w:rsidRPr="006F178A">
          <w:rPr>
            <w:rFonts w:ascii="Fb Fontext" w:hAnsi="Fb Fontext"/>
            <w:rtl/>
          </w:rPr>
          <w:delText xml:space="preserve">דתני</w:delText>
        </w:r>
      </w:del>
      <w:r w:rsidRPr="006F178A">
        <w:rPr>
          <w:rFonts w:ascii="Fb Fontext" w:hAnsi="Fb Fontext"/>
          <w:rtl/>
        </w:rPr>
        <w:t xml:space="preserve"> </w:t>
      </w:r>
      <w:r w:rsidRPr="006F178A">
        <w:rPr>
          <w:rStyle w:val="2fb"/>
          <w:rFonts w:ascii="Fb Fontext" w:hAnsi="Fb Fontext"/>
          <w:rtl/>
        </w:rPr>
        <w:t xml:space="preserve">רב יוסף</w:t>
      </w:r>
      <w:r w:rsidRPr="006F178A">
        <w:rPr>
          <w:rFonts w:ascii="Fb Fontext" w:hAnsi="Fb Fontext"/>
          <w:rtl/>
        </w:rPr>
        <w:t xml:space="preserve"> ג' על ג' מצומצמות</w:t>
      </w:r>
      <w:ins w:id="93787" w:author="קלוד" w:date="2026-10-11T13:11:34Z">
        <w:r>
          <w:rPr>
            <w:rFonts w:ascii="Fb Fontext" w:hAnsi="Fb Fontext"/>
            <w:rtl/>
          </w:rPr>
          <w:t xml:space="preserve"> - </w:t>
        </w:r>
      </w:ins>
      <w:del w:id="93788" w:author="קלוד" w:date="2026-10-11T13:11:34Z">
        <w:r w:rsidRPr="006F178A">
          <w:rPr>
            <w:rFonts w:ascii="Fb Fontext" w:hAnsi="Fb Fontext"/>
            <w:rtl/>
          </w:rPr>
          <w:delText xml:space="preserve"> </w:delText>
        </w:r>
      </w:del>
      <w:r w:rsidRPr="006F178A">
        <w:rPr>
          <w:rFonts w:ascii="Fb Fontext" w:hAnsi="Fb Fontext"/>
          <w:rtl/>
        </w:rPr>
        <w:t xml:space="preserve">לענין טומאה.</w:t>
      </w:r>
    </w:p>
    <w:p>
      <w:pPr>
        <w:pStyle w:val="38"/>
        <w:rPr>
          <w:ins w:id="97074" w:author="מנוע מכני" w:date="2026-10-11T12:04:39Z"/>
        </w:rPr>
      </w:pPr>
      <w:r w:rsidRPr="006F178A">
        <w:t xml:space="preserve">דתנן</w:t>
      </w:r>
      <w:r w:rsidRPr="006F178A">
        <w:t xml:space="preserve">:</w:t>
      </w:r>
    </w:p>
    <w:p w:rsidR="00E9703F" w:rsidRPr="006F178A" w:rsidRDefault="00E9703F" w:rsidP="00E9703F">
      <w:pPr>
        <w:rPr>
          <w:rtl/>
        </w:rPr>
      </w:pPr>
      <w:del w:id="97075" w:author="מנוע מכני" w:date="2026-10-11T12:04:39Z">
        <w:r w:rsidRPr="006F178A">
          <w:rPr>
            <w:rtl/>
          </w:rPr>
          <w:delText xml:space="preserve"> </w:delText>
        </w:r>
      </w:del>
      <w:r w:rsidRPr="006F178A">
        <w:rPr>
          <w:rtl/>
        </w:rPr>
        <w:t xml:space="preserve">ג' על ג' שאמרו </w:t>
      </w:r>
      <w:ins w:id="93793" w:author="קלוד" w:date="2026-10-11T13:11:34Z">
        <w:r>
          <w:rPr>
            <w:rtl/>
          </w:rPr>
          <w:t xml:space="preserve">-</w:t>
        </w:r>
      </w:ins>
      <w:del w:id="93794" w:author="קלוד" w:date="2026-10-11T13:11:34Z">
        <w:r w:rsidRPr="006F178A">
          <w:rPr>
            <w:rtl/>
          </w:rPr>
          <w:delText xml:space="preserve">–</w:delText>
        </w:r>
      </w:del>
      <w:r w:rsidRPr="006F178A">
        <w:rPr>
          <w:rtl/>
        </w:rPr>
        <w:t xml:space="preserve"> </w:t>
      </w:r>
      <w:r w:rsidRPr="006F178A">
        <w:rPr>
          <w:rStyle w:val="2fb"/>
          <w:rFonts w:hint="cs"/>
          <w:rtl/>
        </w:rPr>
        <w:t>לר</w:t>
      </w:r>
      <w:r w:rsidRPr="006F178A">
        <w:rPr>
          <w:rStyle w:val="2fb"/>
          <w:rtl/>
        </w:rPr>
        <w:t>"</w:t>
      </w:r>
      <w:r w:rsidRPr="006F178A">
        <w:rPr>
          <w:rStyle w:val="2fb"/>
          <w:rFonts w:hint="cs"/>
          <w:rtl/>
        </w:rPr>
        <w:t xml:space="preserve">ש</w:t>
      </w:r>
      <w:r w:rsidRPr="006F178A">
        <w:rPr>
          <w:rFonts w:hint="cs"/>
          <w:rtl/>
        </w:rPr>
        <w:t xml:space="preserve">: </w:t>
      </w:r>
      <w:r w:rsidRPr="006F178A">
        <w:rPr>
          <w:rtl/>
        </w:rPr>
        <w:t>חוץ מן המלל. וחכ"א: שלש על שלש מכוונות.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95" w:author="קלוד" w:date="2026-10-11T12:33:55Z"/>
        </w:rPr>
      </w:pPr>
      <w:ins w:id="91096" w:author="קלוד" w:date="2026-10-11T12:33:55Z">
        <w:r>
          <w:rPr>
            <w:color w:val="7B3F00"/>
          </w:rPr>
          <w:t xml:space="preserve">מסיקין בשברי כלים - גרעינין וקליפי אגוזים</w:t>
        </w:r>
      </w:ins>
    </w:p>
    <w:p>
      <w:pPr>
        <w:pStyle w:val="38"/>
        <w:rPr>
          <w:ins w:id="97077" w:author="מנוע מכני" w:date="2026-10-11T12:04:39Z"/>
        </w:rPr>
      </w:pPr>
      <w:del w:id="97076" w:author="מנוע מכני" w:date="2026-10-11T12:04:39Z">
        <w:r>
          <w:delText xml:space="preserve">•</w:delText>
        </w:r>
      </w:del>
      <w:r>
        <w:t xml:space="preserve"> ר</w:t>
      </w:r>
      <w:r w:rsidR="00E9703F" w:rsidRPr="006F178A">
        <w:t xml:space="preserve">יא"ר:</w:t>
      </w:r>
    </w:p>
    <w:p w:rsidR="00E9703F" w:rsidRPr="006F178A" w:rsidRDefault="00524703" w:rsidP="00E9703F">
      <w:pPr>
        <w:rPr>
          <w:rtl/>
        </w:rPr>
      </w:pPr>
      <w:del w:id="97078"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מסיקין בכלים ואין מסיקין בשברי כלים, דברי </w:t>
      </w:r>
      <w:r w:rsidR="00E9703F" w:rsidRPr="006F178A">
        <w:rPr>
          <w:rStyle w:val="2fb"/>
          <w:rFonts w:ascii="Fb Fontext" w:hAnsi="Fb Fontext"/>
          <w:rtl/>
        </w:rPr>
        <w:t xml:space="preserve">ר"י</w:t>
      </w:r>
      <w:r w:rsidR="00E9703F" w:rsidRPr="006F178A">
        <w:rPr>
          <w:rFonts w:ascii="Fb Fontext" w:hAnsi="Fb Fontext"/>
          <w:rtl/>
        </w:rPr>
        <w:t xml:space="preserve">, </w:t>
      </w:r>
      <w:r w:rsidR="00E9703F" w:rsidRPr="006F178A">
        <w:rPr>
          <w:rStyle w:val="2fb"/>
          <w:rFonts w:ascii="Fb Fontext" w:hAnsi="Fb Fontext"/>
          <w:rtl/>
        </w:rPr>
        <w:t xml:space="preserve">ור"ש</w:t>
      </w:r>
      <w:r w:rsidR="00E9703F" w:rsidRPr="006F178A">
        <w:rPr>
          <w:rFonts w:ascii="Fb Fontext" w:hAnsi="Fb Fontext"/>
          <w:rtl/>
        </w:rPr>
        <w:t xml:space="preserve"> מתיר.</w:t>
      </w:r>
    </w:p>
    <w:p w:rsidR="00E9703F" w:rsidRPr="006F178A" w:rsidRDefault="00E9703F" w:rsidP="00E9703F">
      <w:pPr>
        <w:rPr>
          <w:rtl/>
        </w:rPr>
      </w:pPr>
      <w:r w:rsidRPr="006F178A">
        <w:rPr>
          <w:rtl/>
        </w:rPr>
        <w:t>מסיקין בתמרין, אכלן - אין מסיקין בגרעיניהן</w:t>
      </w:r>
      <w:r w:rsidRPr="006F178A">
        <w:rPr>
          <w:rFonts w:hint="cs"/>
          <w:rtl/>
        </w:rPr>
        <w:t xml:space="preserve"> [</w:t>
      </w:r>
      <w:r w:rsidRPr="006F178A">
        <w:rPr>
          <w:rtl/>
        </w:rPr>
        <w:t xml:space="preserve">נולד] דברי </w:t>
      </w:r>
      <w:r w:rsidRPr="006F178A">
        <w:rPr>
          <w:rStyle w:val="2fb"/>
          <w:rtl/>
        </w:rPr>
        <w:t xml:space="preserve">ר"י</w:t>
      </w:r>
      <w:r w:rsidRPr="006F178A">
        <w:rPr>
          <w:rtl/>
        </w:rPr>
        <w:t xml:space="preserve">, </w:t>
      </w:r>
      <w:r w:rsidRPr="006F178A">
        <w:rPr>
          <w:rStyle w:val="2fb"/>
          <w:rtl/>
        </w:rPr>
        <w:t xml:space="preserve">ור"ש</w:t>
      </w:r>
      <w:r w:rsidRPr="006F178A">
        <w:rPr>
          <w:rtl/>
        </w:rPr>
        <w:t xml:space="preserve"> מתיר.</w:t>
      </w:r>
    </w:p>
    <w:p w:rsidR="00E9703F" w:rsidRPr="006F178A" w:rsidRDefault="00E9703F" w:rsidP="00E9703F">
      <w:pPr>
        <w:rPr>
          <w:rtl/>
        </w:rPr>
      </w:pPr>
      <w:r w:rsidRPr="006F178A">
        <w:rPr>
          <w:rtl/>
        </w:rPr>
        <w:t xml:space="preserve">מסיקין באגוזים, אכלן - אין מסיקין בקליפותיהן דברי </w:t>
      </w:r>
      <w:r w:rsidRPr="006F178A">
        <w:rPr>
          <w:rStyle w:val="2fb"/>
          <w:rtl/>
        </w:rPr>
        <w:t xml:space="preserve">ר"י</w:t>
      </w:r>
      <w:r w:rsidRPr="006F178A">
        <w:rPr>
          <w:rFonts w:hint="cs"/>
          <w:rtl/>
        </w:rPr>
        <w:t>,</w:t>
      </w:r>
      <w:r w:rsidRPr="006F178A">
        <w:rPr>
          <w:rtl/>
        </w:rPr>
        <w:t xml:space="preserve"> </w:t>
      </w:r>
      <w:r w:rsidRPr="006F178A">
        <w:rPr>
          <w:rStyle w:val="2fb"/>
          <w:rtl/>
        </w:rPr>
        <w:t xml:space="preserve">ור"ש</w:t>
      </w:r>
      <w:r w:rsidRPr="006F178A">
        <w:rPr>
          <w:rtl/>
        </w:rPr>
        <w:t xml:space="preserve"> מתיר.</w:t>
      </w:r>
    </w:p>
    <w:p w:rsidR="00E9703F" w:rsidRPr="006F178A" w:rsidRDefault="00E9703F" w:rsidP="00E9703F">
      <w:pPr>
        <w:rPr>
          <w:rtl/>
        </w:rPr>
      </w:pPr>
      <w:ins w:id="93807" w:author="קלוד" w:date="2026-10-11T13:11:34Z">
        <w:r>
          <w:rPr>
            <w:rFonts w:ascii="Fb Fontext" w:hAnsi="Fb Fontext"/>
            <w:b/>
            <w:bCs/>
            <w:sz w:val="20"/>
            <w:rtl/>
          </w:rPr>
          <w:t xml:space="preserve">וצריכא:</w:t>
        </w:r>
      </w:ins>
      <w:del w:id="93808" w:author="קלוד" w:date="2026-10-11T13:11:34Z">
        <w:r w:rsidRPr="00E1368E">
          <w:rPr>
            <w:rFonts w:ascii="Fb Fontext" w:hAnsi="Fb Fontext"/>
            <w:b/>
            <w:bCs/>
            <w:sz w:val="20"/>
            <w:rtl/>
          </w:rPr>
          <w:delText xml:space="preserve">וצריכא</w:delText>
        </w:r>
      </w:del>
      <w:r w:rsidRPr="006F178A">
        <w:rPr>
          <w:rFonts w:ascii="Fb Fontext" w:hAnsi="Fb Fontext"/>
          <w:sz w:val="20"/>
          <w:rtl/>
        </w:rPr>
        <w:t xml:space="preserve"> אף </w:t>
      </w:r>
      <w:ins w:id="93805" w:author="קלוד" w:date="2026-10-11T13:11:34Z">
        <w:r>
          <w:rPr>
            <w:rFonts w:ascii="Fb Fontext" w:hAnsi="Fb Fontext"/>
            <w:sz w:val="20"/>
            <w:rtl/>
          </w:rPr>
          <w:t xml:space="preserve">בתמרים,</w:t>
        </w:r>
      </w:ins>
      <w:del w:id="93806" w:author="קלוד" w:date="2026-10-11T13:11:34Z">
        <w:r w:rsidRPr="006F178A">
          <w:rPr>
            <w:rFonts w:ascii="Fb Fontext" w:hAnsi="Fb Fontext"/>
            <w:sz w:val="20"/>
            <w:rtl/>
          </w:rPr>
          <w:delText xml:space="preserve">לתמרים</w:delText>
        </w:r>
      </w:del>
      <w:r w:rsidRPr="006F178A">
        <w:rPr>
          <w:rFonts w:ascii="Fb Fontext" w:hAnsi="Fb Fontext"/>
          <w:sz w:val="20"/>
          <w:rtl/>
        </w:rPr>
        <w:t xml:space="preserve"> </w:t>
      </w:r>
      <w:ins w:id="93803" w:author="קלוד" w:date="2026-10-11T13:11:34Z">
        <w:r>
          <w:rPr>
            <w:rFonts w:ascii="Fb Fontext" w:hAnsi="Fb Fontext"/>
            <w:sz w:val="20"/>
            <w:rtl/>
          </w:rPr>
          <w:t xml:space="preserve">שגם</w:t>
        </w:r>
      </w:ins>
      <w:del w:id="93804" w:author="קלוד" w:date="2026-10-11T13:11:34Z">
        <w:r w:rsidRPr="006F178A">
          <w:rPr>
            <w:rFonts w:ascii="Fb Fontext" w:hAnsi="Fb Fontext"/>
            <w:sz w:val="20"/>
            <w:rtl/>
          </w:rPr>
          <w:delText xml:space="preserve">דגם</w:delText>
        </w:r>
      </w:del>
      <w:r w:rsidRPr="006F178A">
        <w:rPr>
          <w:rFonts w:ascii="Fb Fontext" w:hAnsi="Fb Fontext"/>
          <w:sz w:val="20"/>
          <w:rtl/>
        </w:rPr>
        <w:t xml:space="preserve"> </w:t>
      </w:r>
      <w:ins w:id="95933" w:author="מנוע מכני" w:date="2026-10-11T12:04:39Z">
        <w:r>
          <w:rPr>
            <w:rFonts w:ascii="Fb Fontext" w:hAnsi="Fb Fontext"/>
            <w:sz w:val="20"/>
            <w:rtl/>
          </w:rPr>
          <w:t xml:space="preserve">מתחילה</w:t>
        </w:r>
      </w:ins>
      <w:del w:id="95934" w:author="מנוע מכני" w:date="2026-10-11T12:04:39Z">
        <w:r w:rsidRPr="006F178A">
          <w:rPr>
            <w:rFonts w:ascii="Fb Fontext" w:hAnsi="Fb Fontext"/>
            <w:sz w:val="20"/>
            <w:rtl/>
          </w:rPr>
          <w:delText xml:space="preserve">מעיקרא</w:delText>
        </w:r>
      </w:del>
      <w:r w:rsidRPr="006F178A">
        <w:rPr>
          <w:rFonts w:ascii="Fb Fontext" w:hAnsi="Fb Fontext"/>
          <w:sz w:val="20"/>
          <w:rtl/>
        </w:rPr>
        <w:t xml:space="preserve"> היו</w:t>
      </w:r>
      <w:ins w:id="93801" w:author="קלוד" w:date="2026-10-11T13:11:34Z">
        <w:r>
          <w:rPr>
            <w:rFonts w:ascii="Fb Fontext" w:hAnsi="Fb Fontext"/>
            <w:sz w:val="20"/>
            <w:rtl/>
          </w:rPr>
          <w:t xml:space="preserve"> </w:t>
        </w:r>
        <w:r>
          <w:rPr>
            <w:rStyle w:val="afffffe"/>
            <w:rFonts w:ascii="Fb Fontext" w:hAnsi="Fb Fontext"/>
            <w:sz w:val="20"/>
            <w:rtl/>
          </w:rPr>
          <w:t xml:space="preserve">הגרעינים</w:t>
        </w:r>
        <w:r>
          <w:rPr>
            <w:rFonts w:ascii="Fb Fontext" w:hAnsi="Fb Fontext"/>
            <w:sz w:val="20"/>
            <w:rtl/>
          </w:rPr>
          <w:t xml:space="preserve">; </w:t>
        </w:r>
      </w:ins>
      <w:del w:id="93802" w:author="קלוד" w:date="2026-10-11T13:11:34Z">
        <w:r w:rsidRPr="006F178A">
          <w:rPr>
            <w:rFonts w:ascii="Fb Fontext" w:hAnsi="Fb Fontext"/>
            <w:sz w:val="20"/>
            <w:rtl/>
          </w:rPr>
          <w:delText xml:space="preserve"> </w:delText>
        </w:r>
      </w:del>
      <w:r w:rsidRPr="006F178A">
        <w:rPr>
          <w:rFonts w:ascii="Fb Fontext" w:hAnsi="Fb Fontext"/>
          <w:sz w:val="20"/>
          <w:rtl/>
        </w:rPr>
        <w:t xml:space="preserve">ואף </w:t>
      </w:r>
      <w:ins w:id="93799" w:author="קלוד" w:date="2026-10-11T13:11:34Z">
        <w:r>
          <w:rPr>
            <w:rFonts w:ascii="Fb Fontext" w:hAnsi="Fb Fontext"/>
            <w:sz w:val="20"/>
            <w:rtl/>
          </w:rPr>
          <w:t xml:space="preserve">באגוזים,</w:t>
        </w:r>
      </w:ins>
      <w:del w:id="93800" w:author="קלוד" w:date="2026-10-11T13:11:34Z">
        <w:r w:rsidRPr="006F178A">
          <w:rPr>
            <w:rFonts w:ascii="Fb Fontext" w:hAnsi="Fb Fontext"/>
            <w:sz w:val="20"/>
            <w:rtl/>
          </w:rPr>
          <w:delText xml:space="preserve">לאגוזים</w:delText>
        </w:r>
      </w:del>
      <w:r w:rsidRPr="006F178A">
        <w:rPr>
          <w:rFonts w:ascii="Fb Fontext" w:hAnsi="Fb Fontext"/>
          <w:sz w:val="20"/>
          <w:rtl/>
        </w:rPr>
        <w:t xml:space="preserve"> </w:t>
      </w:r>
      <w:ins w:id="93797" w:author="קלוד" w:date="2026-10-11T13:11:34Z">
        <w:r>
          <w:rPr>
            <w:rFonts w:ascii="Fb Fontext" w:hAnsi="Fb Fontext"/>
            <w:sz w:val="20"/>
            <w:rtl/>
          </w:rPr>
          <w:t xml:space="preserve">אע"ג</w:t>
        </w:r>
      </w:ins>
      <w:del w:id="93798" w:author="קלוד" w:date="2026-10-11T13:11:34Z">
        <w:r w:rsidRPr="006F178A">
          <w:rPr>
            <w:rFonts w:ascii="Fb Fontext" w:hAnsi="Fb Fontext"/>
            <w:sz w:val="20"/>
            <w:rtl/>
          </w:rPr>
          <w:delText xml:space="preserve">ואע"ג</w:delText>
        </w:r>
      </w:del>
      <w:r w:rsidRPr="006F178A">
        <w:rPr>
          <w:rFonts w:ascii="Fb Fontext" w:hAnsi="Fb Fontext"/>
          <w:sz w:val="20"/>
          <w:rtl/>
        </w:rPr>
        <w:t xml:space="preserve"> </w:t>
      </w:r>
      <w:ins w:id="93795" w:author="קלוד" w:date="2026-10-11T13:11:34Z">
        <w:r>
          <w:rPr>
            <w:rStyle w:val="afffffe"/>
            <w:rFonts w:ascii="Fb Fontext" w:hAnsi="Fb Fontext"/>
            <w:sz w:val="20"/>
            <w:rtl/>
          </w:rPr>
          <w:t xml:space="preserve">שגם מתחילה</w:t>
        </w:r>
        <w:r>
          <w:rPr>
            <w:rFonts w:ascii="Fb Fontext" w:hAnsi="Fb Fontext"/>
            <w:sz w:val="20"/>
            <w:rtl/>
          </w:rPr>
          <w:t xml:space="preserve"> מגולים.</w:t>
        </w:r>
      </w:ins>
      <w:del w:id="93796" w:author="קלוד" w:date="2026-10-11T13:11:34Z">
        <w:r w:rsidRPr="006F178A">
          <w:rPr>
            <w:rFonts w:ascii="Fb Fontext" w:hAnsi="Fb Fontext"/>
            <w:sz w:val="20"/>
            <w:rtl/>
          </w:rPr>
          <w:delText xml:space="preserve">דמיגליין.</w:delText>
        </w:r>
      </w:del>
    </w:p>
    <w:p w:rsidR="00E9703F" w:rsidRPr="006F178A" w:rsidRDefault="00E9703F" w:rsidP="00E9703F">
      <w:pPr>
        <w:rPr>
          <w:rtl/>
        </w:rPr>
      </w:pPr>
      <w:ins w:id="93825" w:author="קלוד" w:date="2026-10-11T13:11:34Z">
        <w:r>
          <w:rPr>
            <w:rFonts w:ascii="Fb Fontext" w:hAnsi="Fb Fontext"/>
            <w:rtl/>
          </w:rPr>
          <w:t xml:space="preserve">ודברי</w:t>
        </w:r>
      </w:ins>
      <w:del w:id="93826" w:author="קלוד" w:date="2026-10-11T13:11:34Z">
        <w:r w:rsidRPr="006F178A">
          <w:rPr>
            <w:rFonts w:ascii="Fb Fontext" w:hAnsi="Fb Fontext"/>
            <w:rtl/>
          </w:rPr>
          <w:delText xml:space="preserve">והא</w:delText>
        </w:r>
      </w:del>
      <w:r w:rsidRPr="006F178A">
        <w:rPr>
          <w:rFonts w:ascii="Fb Fontext" w:hAnsi="Fb Fontext"/>
          <w:rtl/>
        </w:rPr>
        <w:t xml:space="preserve"> </w:t>
      </w:r>
      <w:ins w:id="93823" w:author="קלוד" w:date="2026-10-11T13:11:34Z">
        <w:r>
          <w:rPr>
            <w:rStyle w:val="2fb"/>
            <w:rFonts w:ascii="Fb Fontext" w:hAnsi="Fb Fontext"/>
            <w:rtl/>
          </w:rPr>
          <w:t xml:space="preserve">רב</w:t>
        </w:r>
      </w:ins>
      <w:del w:id="93824" w:author="קלוד" w:date="2026-10-11T13:11:34Z">
        <w:r w:rsidRPr="006F178A">
          <w:rPr>
            <w:rStyle w:val="2fb"/>
            <w:rFonts w:ascii="Fb Fontext" w:hAnsi="Fb Fontext"/>
            <w:rtl/>
          </w:rPr>
          <w:delText xml:space="preserve">דרב</w:delText>
        </w:r>
      </w:del>
      <w:r w:rsidRPr="006F178A">
        <w:rPr>
          <w:rFonts w:ascii="Fb Fontext" w:hAnsi="Fb Fontext"/>
          <w:rtl/>
        </w:rPr>
        <w:t xml:space="preserve"> </w:t>
      </w:r>
      <w:ins w:id="93821" w:author="קלוד" w:date="2026-10-11T13:11:34Z">
        <w:r>
          <w:rPr>
            <w:rFonts w:ascii="Fb Fontext" w:hAnsi="Fb Fontext"/>
            <w:rtl/>
          </w:rPr>
          <w:t xml:space="preserve">-</w:t>
        </w:r>
      </w:ins>
      <w:del w:id="93822" w:author="קלוד" w:date="2026-10-11T13:11:34Z">
        <w:r w:rsidRPr="006F178A">
          <w:rPr>
            <w:rFonts w:ascii="Fb Fontext" w:hAnsi="Fb Fontext"/>
            <w:rtl/>
          </w:rPr>
          <w:delText xml:space="preserve">מכללא</w:delText>
        </w:r>
      </w:del>
      <w:r w:rsidRPr="006F178A">
        <w:rPr>
          <w:rFonts w:ascii="Fb Fontext" w:hAnsi="Fb Fontext"/>
          <w:rtl/>
        </w:rPr>
        <w:t xml:space="preserve"> </w:t>
      </w:r>
      <w:ins w:id="93819" w:author="קלוד" w:date="2026-10-11T13:11:34Z">
        <w:r>
          <w:rPr>
            <w:rFonts w:ascii="Fb Fontext" w:hAnsi="Fb Fontext"/>
            <w:rtl/>
          </w:rPr>
          <w:t xml:space="preserve">מכלל</w:t>
        </w:r>
      </w:ins>
      <w:del w:id="93820" w:author="קלוד" w:date="2026-10-11T13:11:34Z">
        <w:r w:rsidRPr="006F178A">
          <w:rPr>
            <w:rFonts w:ascii="Fb Fontext" w:hAnsi="Fb Fontext"/>
            <w:rtl/>
          </w:rPr>
          <w:delText xml:space="preserve">איתמר</w:delText>
        </w:r>
        <w:r w:rsidRPr="006F178A">
          <w:rPr>
            <w:rFonts w:ascii="Fb Fontext" w:hAnsi="Fb Fontext" w:hint="cs"/>
            <w:rtl/>
          </w:rPr>
          <w:delText xml:space="preserve">,</w:delText>
        </w:r>
      </w:del>
      <w:r w:rsidRPr="006F178A">
        <w:rPr>
          <w:rFonts w:ascii="Fb Fontext" w:hAnsi="Fb Fontext"/>
          <w:rtl/>
        </w:rPr>
        <w:t xml:space="preserve"> </w:t>
      </w:r>
      <w:ins w:id="93817" w:author="קלוד" w:date="2026-10-11T13:11:34Z">
        <w:r>
          <w:rPr>
            <w:rStyle w:val="afffffe"/>
            <w:rFonts w:ascii="Fb Fontext" w:hAnsi="Fb Fontext"/>
            <w:rtl/>
          </w:rPr>
          <w:t xml:space="preserve">מעשה</w:t>
        </w:r>
        <w:r>
          <w:rPr>
            <w:rStyle w:val="2fb"/>
            <w:rFonts w:ascii="Fb Fontext" w:hAnsi="Fb Fontext"/>
            <w:rtl/>
          </w:rPr>
          <w:t xml:space="preserve"> נאמרו: רב</w:t>
        </w:r>
      </w:ins>
      <w:del w:id="93818" w:author="קלוד" w:date="2026-10-11T13:11:34Z">
        <w:r w:rsidRPr="006F178A">
          <w:rPr>
            <w:rStyle w:val="2fb"/>
            <w:rFonts w:ascii="Fb Fontext" w:hAnsi="Fb Fontext"/>
            <w:rtl/>
          </w:rPr>
          <w:delText xml:space="preserve">דרב</w:delText>
        </w:r>
      </w:del>
      <w:r w:rsidRPr="006F178A">
        <w:rPr>
          <w:rFonts w:ascii="Fb Fontext" w:hAnsi="Fb Fontext"/>
          <w:rtl/>
        </w:rPr>
        <w:t xml:space="preserve"> אכל </w:t>
      </w:r>
      <w:ins w:id="93815" w:author="קלוד" w:date="2026-10-11T13:11:34Z">
        <w:r>
          <w:rPr>
            <w:rFonts w:ascii="Fb Fontext" w:hAnsi="Fb Fontext"/>
            <w:rtl/>
          </w:rPr>
          <w:t xml:space="preserve">תמרים</w:t>
        </w:r>
      </w:ins>
      <w:del w:id="93816" w:author="קלוד" w:date="2026-10-11T13:11:34Z">
        <w:r w:rsidRPr="006F178A">
          <w:rPr>
            <w:rFonts w:ascii="Fb Fontext" w:hAnsi="Fb Fontext"/>
            <w:rtl/>
          </w:rPr>
          <w:delText xml:space="preserve">תמרי</w:delText>
        </w:r>
      </w:del>
      <w:r w:rsidRPr="006F178A">
        <w:rPr>
          <w:rFonts w:ascii="Fb Fontext" w:hAnsi="Fb Fontext"/>
          <w:rtl/>
        </w:rPr>
        <w:t xml:space="preserve"> </w:t>
      </w:r>
      <w:ins w:id="93813" w:author="קלוד" w:date="2026-10-11T13:11:34Z">
        <w:r>
          <w:rPr>
            <w:rFonts w:ascii="Fb Fontext" w:hAnsi="Fb Fontext"/>
            <w:rtl/>
          </w:rPr>
          <w:t xml:space="preserve">וזרק</w:t>
        </w:r>
      </w:ins>
      <w:del w:id="93814" w:author="קלוד" w:date="2026-10-11T13:11:34Z">
        <w:r w:rsidRPr="006F178A">
          <w:rPr>
            <w:rFonts w:ascii="Fb Fontext" w:hAnsi="Fb Fontext"/>
            <w:rtl/>
          </w:rPr>
          <w:delText xml:space="preserve">ושדא</w:delText>
        </w:r>
      </w:del>
      <w:r w:rsidRPr="006F178A">
        <w:rPr>
          <w:rFonts w:ascii="Fb Fontext" w:hAnsi="Fb Fontext"/>
          <w:rtl/>
        </w:rPr>
        <w:t xml:space="preserve"> </w:t>
      </w:r>
      <w:ins w:id="90121" w:author="Claude - סמנטי" w:date="2026-10-11T12:28:21Z">
        <w:r>
          <w:rPr>
            <w:rFonts w:ascii="Fb Fontext" w:hAnsi="Fb Fontext"/>
            <w:rtl/>
          </w:rPr>
          <w:t xml:space="preserve">גרעין</w:t>
        </w:r>
      </w:ins>
      <w:del w:id="90122" w:author="Claude - סמנטי" w:date="2026-10-11T12:28:21Z">
        <w:r w:rsidRPr="006F178A">
          <w:rPr>
            <w:rFonts w:ascii="Fb Fontext" w:hAnsi="Fb Fontext"/>
            <w:rtl/>
          </w:rPr>
          <w:delText xml:space="preserve">קשייתא</w:delText>
        </w:r>
      </w:del>
      <w:r w:rsidRPr="006F178A">
        <w:rPr>
          <w:rFonts w:ascii="Fb Fontext" w:hAnsi="Fb Fontext"/>
          <w:rtl/>
        </w:rPr>
        <w:t xml:space="preserve"> </w:t>
      </w:r>
      <w:ins w:id="93811" w:author="קלוד" w:date="2026-10-11T13:11:34Z">
        <w:r>
          <w:rPr>
            <w:rFonts w:ascii="Fb Fontext" w:hAnsi="Fb Fontext"/>
            <w:rtl/>
          </w:rPr>
          <w:t xml:space="preserve">לתנור,</w:t>
        </w:r>
      </w:ins>
      <w:del w:id="93812" w:author="קלוד" w:date="2026-10-11T13:11:34Z">
        <w:r w:rsidRPr="006F178A">
          <w:rPr>
            <w:rFonts w:ascii="Fb Fontext" w:hAnsi="Fb Fontext"/>
            <w:rtl/>
          </w:rPr>
          <w:delText xml:space="preserve">לבוכיא,</w:delText>
        </w:r>
      </w:del>
      <w:r w:rsidRPr="006F178A">
        <w:rPr>
          <w:rFonts w:ascii="Fb Fontext" w:hAnsi="Fb Fontext"/>
          <w:rtl/>
        </w:rPr>
        <w:t xml:space="preserve"> והעיר לו </w:t>
      </w:r>
      <w:r w:rsidRPr="006F178A">
        <w:rPr>
          <w:rStyle w:val="2fb"/>
          <w:rFonts w:ascii="Fb Fontext" w:hAnsi="Fb Fontext"/>
          <w:rtl/>
        </w:rPr>
        <w:t xml:space="preserve">ר"ח</w:t>
      </w:r>
      <w:r w:rsidRPr="006F178A">
        <w:rPr>
          <w:rFonts w:ascii="Fb Fontext" w:hAnsi="Fb Fontext"/>
          <w:rtl/>
        </w:rPr>
        <w:t xml:space="preserve"> </w:t>
      </w:r>
      <w:ins w:id="93809" w:author="קלוד" w:date="2026-10-11T13:11:34Z">
        <w:r>
          <w:rPr>
            <w:rFonts w:ascii="Fb Fontext" w:hAnsi="Fb Fontext"/>
            <w:rtl/>
          </w:rPr>
          <w:t xml:space="preserve">שכנגדו</w:t>
        </w:r>
      </w:ins>
      <w:del w:id="93810" w:author="קלוד" w:date="2026-10-11T13:11:34Z">
        <w:r w:rsidRPr="006F178A">
          <w:rPr>
            <w:rFonts w:ascii="Fb Fontext" w:hAnsi="Fb Fontext"/>
            <w:rtl/>
          </w:rPr>
          <w:delText xml:space="preserve">דכנגדו</w:delText>
        </w:r>
      </w:del>
      <w:r w:rsidRPr="006F178A">
        <w:rPr>
          <w:rFonts w:ascii="Fb Fontext" w:hAnsi="Fb Fontext"/>
          <w:rtl/>
        </w:rPr>
        <w:t xml:space="preserve"> ביו"ט - אסור.</w:t>
      </w:r>
    </w:p>
    <w:p>
      <w:pPr>
        <w:pStyle w:val="38"/>
        <w:rPr>
          <w:ins w:id="97079" w:author="מנוע מכני" w:date="2026-10-11T12:04:39Z"/>
        </w:rPr>
      </w:pPr>
      <w:r w:rsidRPr="00B3644D">
        <w:t xml:space="preserve">ואין להוכיח</w:t>
      </w:r>
    </w:p>
    <w:p w:rsidR="00E9703F" w:rsidRPr="00B3644D" w:rsidRDefault="00E9703F" w:rsidP="00E9703F">
      <w:pPr>
        <w:rPr>
          <w:rFonts w:ascii="Fb Fontext" w:hAnsi="Fb Fontext"/>
          <w:spacing w:val="-4"/>
          <w:sz w:val="20"/>
          <w:rtl/>
        </w:rPr>
      </w:pPr>
      <w:del w:id="97080" w:author="מנוע מכני" w:date="2026-10-11T12:04:39Z">
        <w:r w:rsidRPr="00B3644D">
          <w:rPr>
            <w:rFonts w:ascii="Fb Fontext" w:hAnsi="Fb Fontext"/>
            <w:spacing w:val="-4"/>
            <w:sz w:val="20"/>
            <w:rtl/>
          </w:rPr>
          <w:delText xml:space="preserve"> </w:delText>
        </w:r>
      </w:del>
      <w:ins w:id="93841" w:author="קלוד" w:date="2026-10-11T13:11:34Z">
        <w:r>
          <w:rPr>
            <w:rFonts w:ascii="Fb Fontext" w:hAnsi="Fb Fontext"/>
            <w:spacing w:val="-4"/>
            <w:sz w:val="20"/>
            <w:rtl/>
          </w:rPr>
          <w:t xml:space="preserve">שלא</w:t>
        </w:r>
      </w:ins>
      <w:del w:id="93842" w:author="קלוד" w:date="2026-10-11T13:11:34Z">
        <w:r w:rsidRPr="00B3644D">
          <w:rPr>
            <w:rFonts w:ascii="Fb Fontext" w:hAnsi="Fb Fontext"/>
            <w:spacing w:val="-4"/>
            <w:sz w:val="20"/>
            <w:rtl/>
          </w:rPr>
          <w:delText xml:space="preserve">ד</w:delText>
        </w:r>
        <w:r w:rsidRPr="00B3644D">
          <w:rPr>
            <w:rFonts w:ascii="Fb Fontext" w:hAnsi="Fb Fontext" w:hint="cs"/>
            <w:spacing w:val="-4"/>
            <w:sz w:val="20"/>
            <w:rtl/>
          </w:rPr>
          <w:delText xml:space="preserve">לא</w:delText>
        </w:r>
      </w:del>
      <w:r w:rsidRPr="00B3644D">
        <w:rPr>
          <w:rFonts w:ascii="Fb Fontext" w:hAnsi="Fb Fontext" w:hint="cs"/>
          <w:spacing w:val="-4"/>
          <w:sz w:val="20"/>
          <w:rtl/>
        </w:rPr>
        <w:t xml:space="preserve"> </w:t>
      </w:r>
      <w:ins w:id="93839" w:author="קלוד" w:date="2026-10-11T13:11:34Z">
        <w:r>
          <w:rPr>
            <w:rFonts w:ascii="Fb Fontext" w:hAnsi="Fb Fontext"/>
            <w:spacing w:val="-4"/>
            <w:sz w:val="20"/>
            <w:rtl/>
          </w:rPr>
          <w:t xml:space="preserve">קיבלה,</w:t>
        </w:r>
      </w:ins>
      <w:del w:id="93840" w:author="קלוד" w:date="2026-10-11T13:11:34Z">
        <w:r w:rsidRPr="00B3644D">
          <w:rPr>
            <w:rFonts w:ascii="Fb Fontext" w:hAnsi="Fb Fontext"/>
            <w:spacing w:val="-4"/>
            <w:sz w:val="20"/>
            <w:rtl/>
          </w:rPr>
          <w:delText xml:space="preserve">קבלה</w:delText>
        </w:r>
      </w:del>
      <w:r w:rsidRPr="00B3644D">
        <w:rPr>
          <w:rFonts w:ascii="Fb Fontext" w:hAnsi="Fb Fontext"/>
          <w:spacing w:val="-4"/>
          <w:sz w:val="20"/>
          <w:rtl/>
        </w:rPr>
        <w:t xml:space="preserve"> </w:t>
      </w:r>
      <w:ins w:id="93837" w:author="קלוד" w:date="2026-10-11T13:11:34Z">
        <w:r>
          <w:rPr>
            <w:rFonts w:ascii="Fb Fontext" w:hAnsi="Fb Fontext"/>
            <w:spacing w:val="-4"/>
            <w:sz w:val="20"/>
            <w:rtl/>
          </w:rPr>
          <w:t xml:space="preserve">ממה</w:t>
        </w:r>
      </w:ins>
      <w:del w:id="93838" w:author="קלוד" w:date="2026-10-11T13:11:34Z">
        <w:r w:rsidRPr="00B3644D">
          <w:rPr>
            <w:rFonts w:ascii="Fb Fontext" w:hAnsi="Fb Fontext"/>
            <w:spacing w:val="-4"/>
            <w:sz w:val="20"/>
            <w:rtl/>
          </w:rPr>
          <w:delText xml:space="preserve">מהא</w:delText>
        </w:r>
      </w:del>
      <w:r w:rsidRPr="00B3644D">
        <w:rPr>
          <w:rFonts w:ascii="Fb Fontext" w:hAnsi="Fb Fontext"/>
          <w:spacing w:val="-4"/>
          <w:sz w:val="20"/>
          <w:rtl/>
        </w:rPr>
        <w:t xml:space="preserve"> </w:t>
      </w:r>
      <w:ins w:id="93835" w:author="קלוד" w:date="2026-10-11T13:11:34Z">
        <w:r>
          <w:rPr>
            <w:rFonts w:ascii="Fb Fontext" w:hAnsi="Fb Fontext"/>
            <w:spacing w:val="-4"/>
            <w:sz w:val="20"/>
            <w:rtl/>
          </w:rPr>
          <w:t xml:space="preserve">שבבבל</w:t>
        </w:r>
      </w:ins>
      <w:del w:id="93836" w:author="קלוד" w:date="2026-10-11T13:11:34Z">
        <w:r w:rsidRPr="00B3644D">
          <w:rPr>
            <w:rFonts w:ascii="Fb Fontext" w:hAnsi="Fb Fontext"/>
            <w:spacing w:val="-4"/>
            <w:sz w:val="20"/>
            <w:rtl/>
          </w:rPr>
          <w:delText xml:space="preserve">דבבבל</w:delText>
        </w:r>
      </w:del>
      <w:r w:rsidRPr="00B3644D">
        <w:rPr>
          <w:rFonts w:ascii="Fb Fontext" w:hAnsi="Fb Fontext"/>
          <w:spacing w:val="-4"/>
          <w:sz w:val="20"/>
          <w:rtl/>
        </w:rPr>
        <w:t xml:space="preserve"> זרק </w:t>
      </w:r>
      <w:ins w:id="90123" w:author="Claude - סמנטי" w:date="2026-10-11T12:28:21Z">
        <w:r>
          <w:rPr>
            <w:rFonts w:ascii="Fb Fontext" w:hAnsi="Fb Fontext" w:hint="cs"/>
            <w:spacing w:val="-4"/>
            <w:sz w:val="20"/>
            <w:rtl/>
          </w:rPr>
          <w:t xml:space="preserve">גרעין</w:t>
        </w:r>
      </w:ins>
      <w:del w:id="90124" w:author="Claude - סמנטי" w:date="2026-10-11T12:28:21Z">
        <w:r w:rsidRPr="00B3644D">
          <w:rPr>
            <w:rFonts w:ascii="Fb Fontext" w:hAnsi="Fb Fontext" w:hint="cs"/>
            <w:spacing w:val="-4"/>
            <w:sz w:val="20"/>
            <w:rtl/>
          </w:rPr>
          <w:delText xml:space="preserve">קשייתא</w:delText>
        </w:r>
      </w:del>
      <w:r w:rsidRPr="00B3644D">
        <w:rPr>
          <w:rFonts w:ascii="Fb Fontext" w:hAnsi="Fb Fontext" w:hint="cs"/>
          <w:spacing w:val="-4"/>
          <w:sz w:val="20"/>
          <w:rtl/>
        </w:rPr>
        <w:t xml:space="preserve"> לחיות,</w:t>
      </w:r>
      <w:r w:rsidRPr="00B3644D">
        <w:rPr>
          <w:rFonts w:ascii="Fb Fontext" w:hAnsi="Fb Fontext"/>
          <w:spacing w:val="-4"/>
          <w:sz w:val="20"/>
          <w:rtl/>
        </w:rPr>
        <w:t xml:space="preserve"> </w:t>
      </w:r>
      <w:ins w:id="93833" w:author="קלוד" w:date="2026-10-11T13:11:34Z">
        <w:r>
          <w:rPr>
            <w:rFonts w:ascii="Fb Fontext" w:hAnsi="Fb Fontext" w:hint="cs"/>
            <w:spacing w:val="-4"/>
            <w:sz w:val="20"/>
            <w:rtl/>
          </w:rPr>
          <w:t xml:space="preserve">שאפשר</w:t>
        </w:r>
      </w:ins>
      <w:del w:id="93834" w:author="קלוד" w:date="2026-10-11T13:11:34Z">
        <w:r w:rsidRPr="00B3644D">
          <w:rPr>
            <w:rFonts w:ascii="Fb Fontext" w:hAnsi="Fb Fontext" w:hint="cs"/>
            <w:spacing w:val="-4"/>
            <w:sz w:val="20"/>
            <w:rtl/>
          </w:rPr>
          <w:delText xml:space="preserve">דאפשר</w:delText>
        </w:r>
      </w:del>
      <w:r w:rsidRPr="00B3644D">
        <w:rPr>
          <w:rFonts w:ascii="Fb Fontext" w:hAnsi="Fb Fontext" w:hint="cs"/>
          <w:spacing w:val="-4"/>
          <w:sz w:val="20"/>
          <w:rtl/>
        </w:rPr>
        <w:t xml:space="preserve"> </w:t>
      </w:r>
      <w:ins w:id="93831" w:author="קלוד" w:date="2026-10-11T13:11:34Z">
        <w:r>
          <w:rPr>
            <w:rFonts w:ascii="Fb Fontext" w:hAnsi="Fb Fontext" w:hint="cs"/>
            <w:spacing w:val="-4"/>
            <w:sz w:val="20"/>
            <w:rtl/>
          </w:rPr>
          <w:t xml:space="preserve">שהיו</w:t>
        </w:r>
      </w:ins>
      <w:del w:id="93832" w:author="קלוד" w:date="2026-10-11T13:11:34Z">
        <w:r w:rsidRPr="00B3644D">
          <w:rPr>
            <w:rFonts w:ascii="Fb Fontext" w:hAnsi="Fb Fontext" w:hint="cs"/>
            <w:spacing w:val="-4"/>
            <w:sz w:val="20"/>
            <w:rtl/>
          </w:rPr>
          <w:delText xml:space="preserve">דהיה</w:delText>
        </w:r>
      </w:del>
      <w:r w:rsidRPr="00B3644D">
        <w:rPr>
          <w:rFonts w:ascii="Fb Fontext" w:hAnsi="Fb Fontext"/>
          <w:spacing w:val="-4"/>
          <w:sz w:val="20"/>
          <w:rtl/>
        </w:rPr>
        <w:t xml:space="preserve"> </w:t>
      </w:r>
      <w:ins w:id="93829" w:author="קלוד" w:date="2026-10-11T13:11:34Z">
        <w:r>
          <w:rPr>
            <w:rFonts w:ascii="Fb Fontext" w:hAnsi="Fb Fontext"/>
            <w:spacing w:val="-4"/>
            <w:sz w:val="20"/>
            <w:rtl/>
          </w:rPr>
          <w:t xml:space="preserve">תמרים ארמיים</w:t>
        </w:r>
      </w:ins>
      <w:del w:id="93830" w:author="קלוד" w:date="2026-10-11T13:11:34Z">
        <w:r w:rsidRPr="00B3644D">
          <w:rPr>
            <w:rFonts w:ascii="Fb Fontext" w:hAnsi="Fb Fontext"/>
            <w:spacing w:val="-4"/>
            <w:sz w:val="20"/>
            <w:rtl/>
          </w:rPr>
          <w:delText xml:space="preserve">ארמיאתא</w:delText>
        </w:r>
      </w:del>
      <w:r w:rsidRPr="00B3644D">
        <w:rPr>
          <w:rFonts w:ascii="Fb Fontext" w:hAnsi="Fb Fontext"/>
          <w:spacing w:val="-4"/>
          <w:sz w:val="20"/>
          <w:rtl/>
        </w:rPr>
        <w:t xml:space="preserve"> </w:t>
      </w:r>
      <w:r w:rsidRPr="00B3644D">
        <w:rPr>
          <w:rFonts w:ascii="Fb Fontext" w:hAnsi="Fb Fontext" w:hint="cs"/>
          <w:spacing w:val="-4"/>
          <w:sz w:val="20"/>
          <w:rtl/>
        </w:rPr>
        <w:t xml:space="preserve">[ולא </w:t>
      </w:r>
      <w:ins w:id="93827" w:author="קלוד" w:date="2026-10-11T13:11:34Z">
        <w:r>
          <w:rPr>
            <w:rFonts w:ascii="Fb Fontext" w:hAnsi="Fb Fontext" w:hint="cs"/>
            <w:spacing w:val="-4"/>
            <w:sz w:val="20"/>
            <w:rtl/>
          </w:rPr>
          <w:t xml:space="preserve">פרסיים]</w:t>
        </w:r>
      </w:ins>
      <w:del w:id="93828" w:author="קלוד" w:date="2026-10-11T13:11:34Z">
        <w:r w:rsidRPr="00B3644D">
          <w:rPr>
            <w:rFonts w:ascii="Fb Fontext" w:hAnsi="Fb Fontext" w:hint="cs"/>
            <w:spacing w:val="-4"/>
            <w:sz w:val="20"/>
            <w:rtl/>
          </w:rPr>
          <w:delText xml:space="preserve">פרסייתא]</w:delText>
        </w:r>
      </w:del>
    </w:p>
    <w:p w:rsidR="00E9703F" w:rsidRPr="009757B9" w:rsidRDefault="00E9703F" w:rsidP="00E9703F">
      <w:pPr>
        <w:rPr>
          <w:rFonts w:cs="Guttman Vilna"/>
          <w:b/>
          <w:bCs/>
          <w:rtl/>
        </w:rPr>
      </w:pPr>
      <w:ins w:id="93845" w:author="קלוד" w:date="2026-10-11T13:11:34Z">
        <w:r>
          <w:rPr>
            <w:rtl/>
          </w:rPr>
          <w:t xml:space="preserve">שמותרים,</w:t>
        </w:r>
      </w:ins>
      <w:del w:id="93846" w:author="קלוד" w:date="2026-10-11T13:11:34Z">
        <w:r w:rsidRPr="006F178A">
          <w:rPr>
            <w:rtl/>
          </w:rPr>
          <w:delText xml:space="preserve">דשרי</w:delText>
        </w:r>
      </w:del>
      <w:r w:rsidRPr="006F178A">
        <w:rPr>
          <w:rtl/>
        </w:rPr>
        <w:t xml:space="preserve"> הואיל </w:t>
      </w:r>
      <w:ins w:id="93843" w:author="קלוד" w:date="2026-10-11T13:11:34Z">
        <w:r>
          <w:rPr>
            <w:rtl/>
          </w:rPr>
          <w:t xml:space="preserve">וראויים</w:t>
        </w:r>
      </w:ins>
      <w:del w:id="93844" w:author="קלוד" w:date="2026-10-11T13:11:34Z">
        <w:r w:rsidRPr="006F178A">
          <w:rPr>
            <w:rtl/>
          </w:rPr>
          <w:delText xml:space="preserve">וחזי</w:delText>
        </w:r>
      </w:del>
      <w:r w:rsidRPr="006F178A">
        <w:rPr>
          <w:rtl/>
        </w:rPr>
        <w:t xml:space="preserve"> אגב </w:t>
      </w:r>
      <w:ins w:id="90125" w:author="Claude - סמנטי" w:date="2026-10-11T12:28:21Z">
        <w:r>
          <w:rPr>
            <w:rtl/>
          </w:rPr>
          <w:t xml:space="preserve">אמם</w:t>
        </w:r>
      </w:ins>
      <w:del w:id="90126" w:author="Claude - סמנטי" w:date="2026-10-11T12:28:21Z">
        <w:r w:rsidRPr="006F178A">
          <w:rPr>
            <w:rtl/>
          </w:rPr>
          <w:delText xml:space="preserve">אימייהו</w:delText>
        </w:r>
      </w:del>
      <w:r w:rsidRPr="006F178A">
        <w:rPr>
          <w:rtl/>
        </w:rPr>
        <w:t xml:space="preserve">.</w:t>
      </w:r>
    </w:p>
    <w:p w:rsidR="00E9703F" w:rsidRDefault="00E9703F" w:rsidP="00E9703F">
      <w:pPr>
        <w:rPr>
          <w:rFonts w:ascii="Fb Fontext" w:hAnsi="Fb Fontext"/>
          <w:rtl/>
        </w:rPr>
      </w:pPr>
      <w:r w:rsidRPr="006F178A">
        <w:rPr>
          <w:rStyle w:val="2fb"/>
          <w:rFonts w:ascii="Fb Fontext" w:hAnsi="Fb Fontext"/>
          <w:rtl/>
        </w:rPr>
        <w:lastRenderedPageBreak/>
        <w:t xml:space="preserve">ולר"י</w:t>
      </w:r>
      <w:r w:rsidRPr="006F178A">
        <w:rPr>
          <w:rFonts w:ascii="Fb Fontext" w:hAnsi="Fb Fontext"/>
          <w:rtl/>
        </w:rPr>
        <w:lastRenderedPageBreak/>
        <w:t xml:space="preserve"> ד</w:t>
      </w:r>
      <w:r w:rsidRPr="006F178A">
        <w:rPr>
          <w:rFonts w:ascii="Fb Fontext" w:hAnsi="Fb Fontext" w:hint="cs"/>
          <w:rtl/>
        </w:rPr>
        <w:t xml:space="preserve">אמר </w:t>
      </w:r>
      <w:r w:rsidRPr="006F178A">
        <w:rPr>
          <w:rFonts w:ascii="Fb Fontext" w:hAnsi="Fb Fontext"/>
          <w:rtl/>
        </w:rPr>
        <w:t xml:space="preserve">מסיקין בכלים, </w:t>
      </w:r>
      <w:r w:rsidRPr="006F178A">
        <w:rPr>
          <w:rFonts w:ascii="Fb Fontext" w:hAnsi="Fb Fontext" w:hint="cs"/>
          <w:rtl/>
        </w:rPr>
        <w:t>דווקא כשמרבה עצים מוכנים</w:t>
      </w:r>
    </w:p>
    <w:p w:rsidR="00E9703F" w:rsidRDefault="00E9703F" w:rsidP="00E9703F">
      <w:pPr>
        <w:rPr>
          <w:rtl/>
        </w:rPr>
      </w:pPr>
      <w:ins w:id="94613" w:author="מנוע מכני" w:date="2026-10-11T12:04:39Z">
        <w:ins w:id="93853" w:author="קלוד" w:date="2026-10-11T13:11:34Z">
          <w:r>
            <w:rPr>
              <w:rFonts w:hint="cs"/>
              <w:rtl/>
            </w:rPr>
            <w:t xml:space="preserve">שאם</w:t>
          </w:r>
        </w:ins>
        <w:del w:id="93854" w:author="קלוד" w:date="2026-10-11T13:11:34Z">
          <w:r>
            <w:rPr>
              <w:rFonts w:hint="cs"/>
              <w:rtl/>
            </w:rPr>
            <w:delText xml:space="preserve">דאם</w:delText>
          </w:r>
        </w:del>
        <w:r>
          <w:rPr>
            <w:rFonts w:hint="cs"/>
            <w:rtl/>
          </w:rPr>
          <w:t xml:space="preserve"> </w:t>
        </w:r>
      </w:ins>
      <w:del w:id="94614" w:author="מנוע מכני" w:date="2026-10-11T12:04:39Z">
        <w:r w:rsidRPr="006F178A">
          <w:rPr>
            <w:rFonts w:hint="cs"/>
            <w:rtl/>
          </w:rPr>
          <w:delText xml:space="preserve">דאי </w:delText>
        </w:r>
      </w:del>
      <w:ins w:id="90987" w:author="מנוע מכני" w:date="2026-10-11T12:04:39Z">
        <w:r>
          <w:rPr>
            <w:rFonts w:hint="cs"/>
            <w:rtl/>
          </w:rPr>
          <w:t xml:space="preserve">לא</w:t>
        </w:r>
      </w:ins>
      <w:del w:id="90988" w:author="מנוע מכני" w:date="2026-10-11T12:04:39Z">
        <w:r w:rsidRPr="006F178A">
          <w:rPr>
            <w:rFonts w:hint="cs"/>
            <w:rtl/>
          </w:rPr>
          <w:delText xml:space="preserve">לאו</w:delText>
        </w:r>
      </w:del>
      <w:r w:rsidRPr="006F178A">
        <w:rPr>
          <w:rFonts w:hint="cs"/>
          <w:rtl/>
        </w:rPr>
        <w:t xml:space="preserve"> </w:t>
      </w:r>
      <w:ins w:id="92467" w:author="מנוע מכני" w:date="2026-10-11T12:04:39Z">
        <w:ins w:id="93851" w:author="קלוד" w:date="2026-10-11T13:11:34Z">
          <w:r>
            <w:rPr>
              <w:rFonts w:hint="cs"/>
              <w:rtl/>
            </w:rPr>
            <w:t xml:space="preserve">כך,</w:t>
          </w:r>
        </w:ins>
        <w:del w:id="93852" w:author="קלוד" w:date="2026-10-11T13:11:34Z">
          <w:r>
            <w:rPr>
              <w:rFonts w:hint="cs"/>
              <w:rtl/>
            </w:rPr>
            <w:delText xml:space="preserve">כך</w:delText>
          </w:r>
        </w:del>
      </w:ins>
      <w:del w:id="92468" w:author="מנוע מכני" w:date="2026-10-11T12:04:39Z">
        <w:r w:rsidRPr="006F178A">
          <w:rPr>
            <w:rFonts w:hint="cs"/>
            <w:rtl/>
          </w:rPr>
          <w:delText xml:space="preserve">הכי</w:delText>
        </w:r>
      </w:del>
      <w:r w:rsidRPr="006F178A">
        <w:rPr>
          <w:rFonts w:hint="cs"/>
          <w:rtl/>
        </w:rPr>
        <w:t xml:space="preserve"> </w:t>
      </w:r>
      <w:r w:rsidRPr="006F178A">
        <w:rPr>
          <w:rtl/>
        </w:rPr>
        <w:t xml:space="preserve">כיון </w:t>
      </w:r>
      <w:ins w:id="93849" w:author="קלוד" w:date="2026-10-11T13:11:34Z">
        <w:r>
          <w:rPr>
            <w:rtl/>
          </w:rPr>
          <w:t xml:space="preserve">שהדליק</w:t>
        </w:r>
      </w:ins>
      <w:del w:id="93850" w:author="קלוד" w:date="2026-10-11T13:11:34Z">
        <w:r w:rsidRPr="006F178A">
          <w:rPr>
            <w:rtl/>
          </w:rPr>
          <w:delText xml:space="preserve">דאדליק</w:delText>
        </w:r>
      </w:del>
      <w:r w:rsidRPr="006F178A">
        <w:rPr>
          <w:rtl/>
        </w:rPr>
        <w:t xml:space="preserve"> </w:t>
      </w:r>
      <w:ins w:id="92465" w:author="מנוע מכני" w:date="2026-10-11T12:04:39Z">
        <w:r>
          <w:rPr>
            <w:rtl/>
          </w:rPr>
          <w:t xml:space="preserve">בהם</w:t>
        </w:r>
      </w:ins>
      <w:del w:id="92466" w:author="מנוע מכני" w:date="2026-10-11T12:04:39Z">
        <w:r w:rsidRPr="006F178A">
          <w:rPr>
            <w:rtl/>
          </w:rPr>
          <w:delText xml:space="preserve">בהו</w:delText>
        </w:r>
      </w:del>
      <w:r w:rsidRPr="006F178A">
        <w:rPr>
          <w:rtl/>
        </w:rPr>
        <w:t xml:space="preserve"> </w:t>
      </w:r>
      <w:ins w:id="90127" w:author="Claude - סמנטי" w:date="2026-10-11T12:28:21Z">
        <w:r>
          <w:rPr>
            <w:rtl/>
          </w:rPr>
          <w:t xml:space="preserve">מעט</w:t>
        </w:r>
      </w:ins>
      <w:del w:id="90128" w:author="Claude - סמנטי" w:date="2026-10-11T12:28:21Z">
        <w:r w:rsidRPr="006F178A">
          <w:rPr>
            <w:rtl/>
          </w:rPr>
          <w:delText xml:space="preserve">פורתא</w:delText>
        </w:r>
      </w:del>
      <w:r w:rsidRPr="006F178A">
        <w:rPr>
          <w:rtl/>
        </w:rPr>
        <w:t xml:space="preserve"> </w:t>
      </w:r>
      <w:ins w:id="93847" w:author="קלוד" w:date="2026-10-11T13:11:34Z">
        <w:r>
          <w:rPr>
            <w:rtl/>
          </w:rPr>
          <w:t xml:space="preserve">נעשו</w:t>
        </w:r>
      </w:ins>
      <w:del w:id="93848" w:author="קלוד" w:date="2026-10-11T13:11:34Z">
        <w:r w:rsidRPr="006F178A">
          <w:rPr>
            <w:rtl/>
          </w:rPr>
          <w:delText xml:space="preserve">הו"ל</w:delText>
        </w:r>
      </w:del>
      <w:r w:rsidRPr="006F178A">
        <w:rPr>
          <w:rtl/>
        </w:rPr>
        <w:t xml:space="preserve"> שברי כלים,</w:t>
      </w:r>
    </w:p>
    <w:p w:rsidR="00E9703F" w:rsidRDefault="00E9703F" w:rsidP="00E9703F">
      <w:pPr>
        <w:rPr>
          <w:rtl/>
        </w:rPr>
      </w:pPr>
      <w:r w:rsidRPr="006F178A">
        <w:rPr>
          <w:rtl/>
        </w:rPr>
        <w:t xml:space="preserve">וכשמהפך - </w:t>
      </w:r>
      <w:ins w:id="93855" w:author="קלוד" w:date="2026-10-11T13:11:34Z">
        <w:r>
          <w:rPr>
            <w:rtl/>
          </w:rPr>
          <w:t xml:space="preserve">באיסור</w:t>
        </w:r>
      </w:ins>
      <w:del w:id="93856" w:author="קלוד" w:date="2026-10-11T13:11:34Z">
        <w:r w:rsidRPr="006F178A">
          <w:rPr>
            <w:rtl/>
          </w:rPr>
          <w:delText xml:space="preserve">באיסורא</w:delText>
        </w:r>
      </w:del>
      <w:r>
        <w:rPr>
          <w:rtl/>
        </w:rPr>
        <w:t xml:space="preserve"> </w:t>
      </w:r>
      <w:r w:rsidRPr="006F178A">
        <w:rPr>
          <w:rtl/>
        </w:rPr>
        <w:t>מהפך</w:t>
      </w:r>
      <w:r w:rsidRPr="006F178A">
        <w:rPr>
          <w:rFonts w:hint="cs"/>
          <w:rtl/>
        </w:rPr>
        <w:t>,</w:t>
      </w:r>
    </w:p>
    <w:p>
      <w:pPr>
        <w:pStyle w:val="38"/>
        <w:rPr>
          <w:ins w:id="97081" w:author="מנוע מכני" w:date="2026-10-11T12:04:39Z"/>
        </w:rPr>
      </w:pPr>
      <w:r w:rsidRPr="006F178A">
        <w:t>וכדר"</w:t>
      </w:r>
      <w:r w:rsidRPr="006F178A">
        <w:t>מ מ</w:t>
      </w:r>
      <w:r w:rsidRPr="006F178A">
        <w:t xml:space="preserve">רב:</w:t>
      </w:r>
    </w:p>
    <w:p w:rsidR="00E9703F" w:rsidRPr="006F178A" w:rsidRDefault="00E9703F" w:rsidP="00E9703F">
      <w:pPr>
        <w:rPr>
          <w:rtl/>
        </w:rPr>
      </w:pPr>
      <w:del w:id="97082" w:author="מנוע מכני" w:date="2026-10-11T12:04:39Z">
        <w:r w:rsidRPr="006F178A">
          <w:rPr>
            <w:rtl/>
          </w:rPr>
          <w:delText xml:space="preserve"> </w:delText>
        </w:r>
      </w:del>
      <w:r w:rsidRPr="006F178A">
        <w:rPr>
          <w:rtl/>
        </w:rPr>
        <w:t xml:space="preserve">עצים שנשרו מן הדקל לתנור ביו"ט </w:t>
      </w:r>
      <w:r w:rsidRPr="006F178A">
        <w:rPr>
          <w:rStyle w:val="2fb"/>
          <w:rtl/>
        </w:rPr>
        <w:t xml:space="preserve">מרבה</w:t>
      </w:r>
      <w:r w:rsidRPr="006F178A">
        <w:rPr>
          <w:rtl/>
        </w:rPr>
        <w:t xml:space="preserve"> עצים מוכנין, ומסיקן.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כט:</w:t>
      </w:r>
    </w:p>
    <w:p>
      <w:pPr>
        <w:pStyle w:val="afffff8"/>
        <w:rPr>
          <w:ins w:id="91093" w:author="קלוד" w:date="2026-10-11T12:33:55Z"/>
        </w:rPr>
      </w:pPr>
      <w:ins w:id="91094" w:author="קלוד" w:date="2026-10-11T12:33:55Z">
        <w:r>
          <w:rPr>
            <w:color w:val="7B3F00"/>
          </w:rPr>
          <w:t xml:space="preserve">פחות משלוש על שלוש - מוכן ושלא מן המוכן</w:t>
        </w:r>
      </w:ins>
    </w:p>
    <w:p>
      <w:pPr>
        <w:pStyle w:val="38"/>
        <w:rPr>
          <w:ins w:id="9807" w:author="עריכה מהאתר" w:date="2026-10-26T17:58:14Z"/>
        </w:rPr>
      </w:pPr>
      <w:ins w:id="9808" w:author="עריכה מהאתר" w:date="2026-10-26T17:58:14Z">
        <w:r>
          <w:t xml:space="preserve">ג. רב המנונא אמר,</w:t>
        </w:r>
      </w:ins>
    </w:p>
    <w:p w:rsidR="00E9703F" w:rsidRPr="006F178A" w:rsidRDefault="00E9703F" w:rsidP="00E9703F">
      <w:pPr>
        <w:rPr>
          <w:rtl/>
        </w:rPr>
      </w:pPr>
      <w:del w:id="9801" w:author="עריכה מהאתר" w:date="2026-10-26T17:58:14Z">
        <w:r>
          <w:rPr>
            <w:rStyle w:val="afffe"/>
            <w:rFonts w:ascii="Fb Fontext" w:hAnsi="Fb Fontext" w:hint="cs"/>
            <w:b/>
            <w:rtl/>
          </w:rPr>
          <w:delText xml:space="preserve">ג.</w:delText>
        </w:r>
      </w:del>
      <w:del w:id="9802" w:author="עריכה מהאתר" w:date="2026-10-26T17:58:14Z">
        <w:r>
          <w:rPr>
            <w:rFonts w:ascii="Fb Fontext" w:hAnsi="Fb Fontext" w:hint="cs"/>
            <w:rtl/>
          </w:rPr>
          <w:delText xml:space="preserve"> </w:delText>
        </w:r>
      </w:del>
      <w:del w:id="9803" w:author="עריכה מהאתר" w:date="2026-10-26T17:58:14Z">
        <w:r>
          <w:rPr>
            <w:rStyle w:val="2fb"/>
            <w:rFonts w:ascii="Fb Fontext" w:hAnsi="Fb Fontext"/>
            <w:rtl/>
          </w:rPr>
          <w:delText xml:space="preserve">רב המנונא</w:delText>
        </w:r>
      </w:del>
      <w:del w:id="9804" w:author="עריכה מהאתר" w:date="2026-10-26T17:58:14Z">
        <w:r>
          <w:rPr>
            <w:rFonts w:ascii="Fb Fontext" w:hAnsi="Fb Fontext"/>
            <w:rtl/>
          </w:rPr>
          <w:delText xml:space="preserve"> </w:delText>
        </w:r>
      </w:del>
      <w:del w:id="9805" w:author="עריכה מהאתר" w:date="2026-10-26T17:58:14Z">
        <w:r>
          <w:rPr>
            <w:rFonts w:ascii="Fb Fontext" w:hAnsi="Fb Fontext"/>
            <w:rtl/>
          </w:rPr>
          <w:delText xml:space="preserve">אמר</w:delText>
        </w:r>
      </w:del>
      <w:del w:id="9806" w:author="עריכה מהאתר" w:date="2026-10-26T17:58:14Z">
        <w:r>
          <w:rPr>
            <w:rFonts w:ascii="Fb Fontext" w:hAnsi="Fb Fontext"/>
            <w:rtl/>
          </w:rPr>
          <w:delText xml:space="preserve">, </w:delText>
        </w:r>
      </w:del>
      <w:ins w:id="90989" w:author="מנוע מכני" w:date="2026-10-11T12:04:39Z">
        <w:r>
          <w:rPr>
            <w:rFonts w:ascii="Fb Fontext" w:hAnsi="Fb Fontext"/>
            <w:rtl/>
          </w:rPr>
          <w:t xml:space="preserve">כאן</w:t>
        </w:r>
      </w:ins>
      <w:del w:id="90990" w:author="מנוע מכני" w:date="2026-10-11T12:04:39Z">
        <w:r w:rsidRPr="006F178A">
          <w:rPr>
            <w:rFonts w:ascii="Fb Fontext" w:hAnsi="Fb Fontext"/>
            <w:rtl/>
          </w:rPr>
          <w:delText xml:space="preserve">הכא</w:delText>
        </w:r>
      </w:del>
      <w:r w:rsidRPr="006F178A">
        <w:rPr>
          <w:rFonts w:ascii="Fb Fontext" w:hAnsi="Fb Fontext"/>
          <w:rtl/>
        </w:rPr>
        <w:t xml:space="preserve"> בפחות משלשה על שלשה </w:t>
      </w:r>
      <w:ins w:id="92469" w:author="מנוע מכני" w:date="2026-10-11T12:04:39Z">
        <w:r>
          <w:rPr>
            <w:rFonts w:ascii="Fb Fontext" w:hAnsi="Fb Fontext"/>
            <w:rtl/>
          </w:rPr>
          <w:t xml:space="preserve">מדובר</w:t>
        </w:r>
      </w:ins>
      <w:del w:id="92470" w:author="מנוע מכני" w:date="2026-10-11T12:04:39Z">
        <w:r w:rsidRPr="006F178A">
          <w:rPr>
            <w:rFonts w:ascii="Fb Fontext" w:hAnsi="Fb Fontext"/>
            <w:rtl/>
          </w:rPr>
          <w:delText xml:space="preserve">עסקינן</w:delText>
        </w:r>
      </w:del>
      <w:r w:rsidRPr="006F178A">
        <w:rPr>
          <w:rFonts w:ascii="Fb Fontext" w:hAnsi="Fb Fontext"/>
          <w:rtl/>
        </w:rPr>
        <w:t xml:space="preserve">, ומקולי מטלניות שנו כאן.</w:t>
      </w:r>
    </w:p>
    <w:p w:rsidR="00E9703F" w:rsidRPr="006F178A" w:rsidRDefault="00E9703F" w:rsidP="00E9703F">
      <w:pPr>
        <w:rPr>
          <w:rtl/>
        </w:rPr>
      </w:pPr>
      <w:ins w:id="92471" w:author="מנוע מכני" w:date="2026-10-11T12:04:39Z">
        <w:ins w:id="93859" w:author="קלוד" w:date="2026-10-11T13:11:34Z">
          <w:r>
            <w:rPr>
              <w:rStyle w:val="afffffe"/>
              <w:rtl/>
            </w:rPr>
            <w:t xml:space="preserve">ור"א</w:t>
          </w:r>
        </w:ins>
        <w:del w:id="93860" w:author="קלוד" w:date="2026-10-11T13:11:34Z">
          <w:r>
            <w:rPr>
              <w:rtl/>
            </w:rPr>
            <w:delText xml:space="preserve">ולשיטתם</w:delText>
          </w:r>
        </w:del>
      </w:ins>
      <w:del w:id="92472" w:author="מנוע מכני" w:date="2026-10-11T12:04:39Z">
        <w:r w:rsidRPr="006F178A">
          <w:rPr>
            <w:rtl/>
          </w:rPr>
          <w:delText xml:space="preserve">ולטעמייהו</w:delText>
        </w:r>
      </w:del>
      <w:r w:rsidRPr="006F178A">
        <w:rPr>
          <w:rtl/>
        </w:rPr>
        <w:t xml:space="preserve"> </w:t>
      </w:r>
      <w:ins w:id="93857" w:author="קלוד" w:date="2026-10-11T13:11:34Z">
        <w:r>
          <w:rPr>
            <w:rStyle w:val="afffffe"/>
            <w:rtl/>
          </w:rPr>
          <w:t xml:space="preserve">ור"ע</w:t>
        </w:r>
        <w:r>
          <w:rPr>
            <w:rtl/>
          </w:rPr>
          <w:t xml:space="preserve"> לשיטתם, שכן שנינו:</w:t>
        </w:r>
      </w:ins>
      <w:del w:id="93858" w:author="קלוד" w:date="2026-10-11T13:11:34Z">
        <w:r w:rsidRPr="006F178A">
          <w:rPr>
            <w:rtl/>
          </w:rPr>
          <w:delText xml:space="preserve">דתנן</w:delText>
        </w:r>
        <w:r w:rsidRPr="006F178A">
          <w:rPr>
            <w:rtl/>
          </w:rPr>
          <w:delText xml:space="preserve">:</w:delText>
        </w:r>
      </w:del>
      <w:r w:rsidRPr="006F178A">
        <w:rPr>
          <w:rtl/>
        </w:rPr>
        <w:t xml:space="preserve"> פחות משלשה על שלשה שהתקינו לפקק בו את המרחץ, ולנער בו את הקדירה, ולקנח בו את הרחיים.</w:t>
      </w:r>
    </w:p>
    <w:p w:rsidR="00E9703F" w:rsidRDefault="00E9703F" w:rsidP="00E9703F">
      <w:pPr>
        <w:rPr>
          <w:rtl/>
        </w:rPr>
      </w:pPr>
      <w:r w:rsidRPr="006F178A">
        <w:rPr>
          <w:rStyle w:val="2fb"/>
          <w:rtl/>
        </w:rPr>
        <w:t xml:space="preserve">לר"א</w:t>
      </w:r>
      <w:r w:rsidRPr="006F178A">
        <w:rPr>
          <w:rtl/>
        </w:rPr>
        <w:t xml:space="preserve"> בין מן המוכן ובין שאין מן המוכן טמא, </w:t>
      </w:r>
      <w:r w:rsidRPr="006F178A">
        <w:rPr>
          <w:rStyle w:val="2fb"/>
          <w:rtl/>
        </w:rPr>
        <w:t xml:space="preserve">ולרבי</w:t>
      </w:r>
      <w:r w:rsidRPr="006F178A">
        <w:rPr>
          <w:rtl/>
        </w:rPr>
        <w:t xml:space="preserve"> יהושע טהור,</w:t>
      </w:r>
    </w:p>
    <w:p w:rsidR="00E9703F" w:rsidRPr="006F178A" w:rsidRDefault="00E9703F" w:rsidP="00E9703F">
      <w:pPr>
        <w:rPr>
          <w:rtl/>
        </w:rPr>
      </w:pPr>
      <w:r w:rsidRPr="006F178A">
        <w:rPr>
          <w:rStyle w:val="2fb"/>
          <w:rFonts w:ascii="Fb Fontext" w:hAnsi="Fb Fontext"/>
          <w:sz w:val="20"/>
          <w:rtl/>
        </w:rPr>
        <w:t xml:space="preserve">ולר"ע</w:t>
      </w:r>
      <w:r w:rsidRPr="006F178A">
        <w:rPr>
          <w:rFonts w:ascii="Fb Fontext" w:hAnsi="Fb Fontext"/>
          <w:sz w:val="20"/>
          <w:rtl/>
        </w:rPr>
        <w:t xml:space="preserve"> מן המוכן - טמא, ושלא מן המוכן - טהור.</w:t>
      </w:r>
    </w:p>
    <w:p>
      <w:pPr>
        <w:pStyle w:val="38"/>
        <w:rPr>
          <w:ins w:id="97083" w:author="מנוע מכני" w:date="2026-10-11T12:04:39Z"/>
        </w:rPr>
      </w:pPr>
      <w:r w:rsidRPr="006F178A">
        <w:t xml:space="preserve">וארי"ו:</w:t>
      </w:r>
    </w:p>
    <w:p w:rsidR="00E9703F" w:rsidRPr="006F178A" w:rsidRDefault="00E9703F" w:rsidP="00E9703F">
      <w:pPr>
        <w:rPr>
          <w:rtl/>
        </w:rPr>
      </w:pPr>
      <w:del w:id="97084" w:author="מנוע מכני" w:date="2026-10-11T12:04:39Z">
        <w:r w:rsidRPr="006F178A">
          <w:rPr>
            <w:rFonts w:ascii="Fb Fontext" w:hAnsi="Fb Fontext"/>
            <w:rtl/>
          </w:rPr>
          <w:delText xml:space="preserve"> </w:delText>
        </w:r>
      </w:del>
      <w:r w:rsidRPr="006F178A">
        <w:rPr>
          <w:rFonts w:ascii="Fb Fontext" w:hAnsi="Fb Fontext"/>
          <w:rtl/>
        </w:rPr>
        <w:t xml:space="preserve">זרקו באשפה - </w:t>
      </w:r>
      <w:r w:rsidRPr="0086545C">
        <w:rPr>
          <w:rFonts w:ascii="Fb Fontext" w:hAnsi="Fb Fontext"/>
          <w:b/>
          <w:bCs/>
          <w:rtl/>
        </w:rPr>
        <w:t>דברי הכל</w:t>
      </w:r>
      <w:r w:rsidRPr="006F178A">
        <w:rPr>
          <w:rFonts w:ascii="Fb Fontext" w:hAnsi="Fb Fontext"/>
          <w:rtl/>
        </w:rPr>
        <w:t xml:space="preserve"> טהור, הניחו בקופסא - </w:t>
      </w:r>
      <w:r w:rsidRPr="0086545C">
        <w:rPr>
          <w:rFonts w:ascii="Fb Fontext" w:hAnsi="Fb Fontext"/>
          <w:b/>
          <w:bCs/>
          <w:rtl/>
        </w:rPr>
        <w:t>דברי הכל</w:t>
      </w:r>
      <w:r w:rsidRPr="006F178A">
        <w:rPr>
          <w:rFonts w:ascii="Fb Fontext" w:hAnsi="Fb Fontext"/>
          <w:rtl/>
        </w:rPr>
        <w:t xml:space="preserve"> טמא.</w:t>
      </w:r>
    </w:p>
    <w:p w:rsidR="00E9703F" w:rsidRDefault="00E9703F" w:rsidP="00E9703F">
      <w:pPr>
        <w:rPr>
          <w:rtl/>
        </w:rPr>
      </w:pPr>
      <w:r w:rsidRPr="006F178A">
        <w:rPr>
          <w:rtl/>
        </w:rPr>
        <w:t>נחלקו בתלאו במגוד או שהניחו לאחורי הדלת</w:t>
      </w:r>
    </w:p>
    <w:p>
      <w:pPr>
        <w:pStyle w:val="38"/>
        <w:rPr>
          <w:ins w:id="97085" w:author="מנוע מכני" w:date="2026-10-11T12:04:39Z"/>
        </w:rPr>
      </w:pPr>
      <w:r w:rsidRPr="006F178A">
        <w:t>דל</w:t>
      </w:r>
      <w:r w:rsidRPr="006F178A">
        <w:t xml:space="preserve">ר"א:</w:t>
      </w:r>
    </w:p>
    <w:p w:rsidR="00E9703F" w:rsidRPr="009757B9" w:rsidRDefault="00E9703F" w:rsidP="00E9703F">
      <w:pPr>
        <w:rPr>
          <w:rFonts w:cs="Guttman Vilna"/>
          <w:b/>
          <w:bCs/>
          <w:rtl/>
        </w:rPr>
      </w:pPr>
      <w:del w:id="97086" w:author="מנוע מכני" w:date="2026-10-11T12:04:39Z">
        <w:r w:rsidRPr="006F178A">
          <w:rPr>
            <w:rtl/>
          </w:rPr>
          <w:delText xml:space="preserve"> </w:delText>
        </w:r>
      </w:del>
      <w:ins w:id="93877" w:author="קלוד" w:date="2026-10-11T13:11:34Z">
        <w:r>
          <w:rPr>
            <w:rtl/>
          </w:rPr>
          <w:t xml:space="preserve">מכיון שלא</w:t>
        </w:r>
      </w:ins>
      <w:del w:id="93878" w:author="קלוד" w:date="2026-10-11T13:11:34Z">
        <w:r w:rsidRPr="006F178A">
          <w:rPr>
            <w:rtl/>
          </w:rPr>
          <w:delText xml:space="preserve">מדלא</w:delText>
        </w:r>
      </w:del>
      <w:r w:rsidRPr="006F178A">
        <w:rPr>
          <w:rtl/>
        </w:rPr>
        <w:t xml:space="preserve"> זרקו באשפה</w:t>
      </w:r>
      <w:ins w:id="93875" w:author="קלוד" w:date="2026-10-11T13:11:34Z">
        <w:r>
          <w:rPr>
            <w:rtl/>
          </w:rPr>
          <w:t xml:space="preserve"> - </w:t>
        </w:r>
      </w:ins>
      <w:del w:id="93876" w:author="קלוד" w:date="2026-10-11T13:11:34Z">
        <w:r w:rsidRPr="006F178A">
          <w:rPr>
            <w:rtl/>
          </w:rPr>
          <w:delText xml:space="preserve"> </w:delText>
        </w:r>
      </w:del>
      <w:ins w:id="95119" w:author="מנוע מכני" w:date="2026-10-11T12:04:39Z">
        <w:r>
          <w:rPr>
            <w:rtl/>
          </w:rPr>
          <w:t xml:space="preserve">דעתו</w:t>
        </w:r>
      </w:ins>
      <w:del w:id="95120" w:author="מנוע מכני" w:date="2026-10-11T12:04:39Z">
        <w:r w:rsidRPr="006F178A">
          <w:rPr>
            <w:rtl/>
          </w:rPr>
          <w:delText xml:space="preserve">דעתיה</w:delText>
        </w:r>
      </w:del>
      <w:r w:rsidRPr="006F178A">
        <w:rPr>
          <w:rtl/>
        </w:rPr>
        <w:t xml:space="preserve"> </w:t>
      </w:r>
      <w:ins w:id="93873" w:author="קלוד" w:date="2026-10-11T13:11:34Z">
        <w:r>
          <w:rPr>
            <w:rtl/>
          </w:rPr>
          <w:t xml:space="preserve">עליו,</w:t>
        </w:r>
      </w:ins>
      <w:del w:id="93874" w:author="קלוד" w:date="2026-10-11T13:11:34Z">
        <w:r w:rsidRPr="006F178A">
          <w:rPr>
            <w:rtl/>
          </w:rPr>
          <w:delText xml:space="preserve">עילויה,</w:delText>
        </w:r>
      </w:del>
      <w:r w:rsidRPr="006F178A">
        <w:rPr>
          <w:rtl/>
        </w:rPr>
        <w:t xml:space="preserve"> </w:t>
      </w:r>
      <w:ins w:id="93871" w:author="קלוד" w:date="2026-10-11T13:11:34Z">
        <w:r>
          <w:rPr>
            <w:rtl/>
          </w:rPr>
          <w:t xml:space="preserve">וקורא</w:t>
        </w:r>
      </w:ins>
      <w:del w:id="93872" w:author="קלוד" w:date="2026-10-11T13:11:34Z">
        <w:r w:rsidRPr="006F178A">
          <w:rPr>
            <w:rtl/>
          </w:rPr>
          <w:delText xml:space="preserve">ו</w:delText>
        </w:r>
        <w:r w:rsidRPr="006F178A">
          <w:rPr>
            <w:rFonts w:hint="cs"/>
            <w:rtl/>
          </w:rPr>
          <w:delText xml:space="preserve">קרי</w:delText>
        </w:r>
      </w:del>
      <w:r w:rsidRPr="006F178A">
        <w:rPr>
          <w:rFonts w:hint="cs"/>
          <w:rtl/>
        </w:rPr>
        <w:t xml:space="preserve"> </w:t>
      </w:r>
      <w:ins w:id="92473" w:author="מנוע מכני" w:date="2026-10-11T12:04:39Z">
        <w:r>
          <w:rPr>
            <w:rFonts w:hint="cs"/>
            <w:rtl/>
          </w:rPr>
          <w:t xml:space="preserve">לו</w:t>
        </w:r>
      </w:ins>
      <w:del w:id="92474" w:author="מנוע מכני" w:date="2026-10-11T12:04:39Z">
        <w:r w:rsidRPr="006F178A">
          <w:rPr>
            <w:rFonts w:hint="cs"/>
            <w:rtl/>
          </w:rPr>
          <w:delText xml:space="preserve">ליה</w:delText>
        </w:r>
      </w:del>
      <w:r w:rsidRPr="006F178A">
        <w:rPr>
          <w:rFonts w:hint="cs"/>
          <w:rtl/>
        </w:rPr>
        <w:t xml:space="preserve"> </w:t>
      </w:r>
      <w:ins w:id="93869" w:author="קלוד" w:date="2026-10-11T13:11:34Z">
        <w:r>
          <w:rPr>
            <w:rFonts w:hint="cs"/>
            <w:rtl/>
          </w:rPr>
          <w:t xml:space="preserve">'שלא</w:t>
        </w:r>
      </w:ins>
      <w:del w:id="93870" w:author="קלוד" w:date="2026-10-11T13:11:34Z">
        <w:r w:rsidRPr="006F178A">
          <w:rPr>
            <w:rFonts w:hint="cs"/>
            <w:rtl/>
          </w:rPr>
          <w:delText xml:space="preserve">אינו</w:delText>
        </w:r>
      </w:del>
      <w:r w:rsidRPr="006F178A">
        <w:rPr>
          <w:rFonts w:hint="cs"/>
          <w:rtl/>
        </w:rPr>
        <w:t xml:space="preserve"> </w:t>
      </w:r>
      <w:ins w:id="93867" w:author="קלוד" w:date="2026-10-11T13:11:34Z">
        <w:r>
          <w:rPr>
            <w:rFonts w:hint="cs"/>
            <w:rtl/>
          </w:rPr>
          <w:t xml:space="preserve">מן המוכן'</w:t>
        </w:r>
      </w:ins>
      <w:del w:id="93868" w:author="קלוד" w:date="2026-10-11T13:11:34Z">
        <w:r w:rsidRPr="006F178A">
          <w:rPr>
            <w:rFonts w:hint="cs"/>
            <w:rtl/>
          </w:rPr>
          <w:delText xml:space="preserve">מוכן</w:delText>
        </w:r>
      </w:del>
      <w:r w:rsidRPr="006F178A">
        <w:rPr>
          <w:rFonts w:hint="cs"/>
          <w:rtl/>
        </w:rPr>
        <w:t xml:space="preserve"> - </w:t>
      </w:r>
      <w:ins w:id="93865" w:author="קלוד" w:date="2026-10-11T13:11:34Z">
        <w:r>
          <w:rPr>
            <w:rtl/>
          </w:rPr>
          <w:t xml:space="preserve">שלגבי</w:t>
        </w:r>
      </w:ins>
      <w:del w:id="93866" w:author="קלוד" w:date="2026-10-11T13:11:34Z">
        <w:r w:rsidRPr="006F178A">
          <w:rPr>
            <w:rtl/>
          </w:rPr>
          <w:delText xml:space="preserve">לגבי</w:delText>
        </w:r>
      </w:del>
      <w:r w:rsidRPr="006F178A">
        <w:rPr>
          <w:rtl/>
        </w:rPr>
        <w:t xml:space="preserve"> קופסא </w:t>
      </w:r>
      <w:ins w:id="90991" w:author="מנוע מכני" w:date="2026-10-11T12:04:39Z">
        <w:ins w:id="93863" w:author="קלוד" w:date="2026-10-11T13:11:34Z">
          <w:r>
            <w:rPr>
              <w:rtl/>
            </w:rPr>
            <w:t xml:space="preserve">אינו</w:t>
          </w:r>
        </w:ins>
        <w:del w:id="93864" w:author="קלוד" w:date="2026-10-11T13:11:34Z">
          <w:r>
            <w:rPr>
              <w:rtl/>
            </w:rPr>
            <w:delText xml:space="preserve">לא</w:delText>
          </w:r>
        </w:del>
      </w:ins>
      <w:del w:id="90992" w:author="מנוע מכני" w:date="2026-10-11T12:04:39Z">
        <w:r w:rsidRPr="006F178A">
          <w:rPr>
            <w:rtl/>
          </w:rPr>
          <w:delText xml:space="preserve">לאו</w:delText>
        </w:r>
      </w:del>
      <w:r w:rsidRPr="006F178A">
        <w:rPr>
          <w:rtl/>
        </w:rPr>
        <w:t xml:space="preserve"> </w:t>
      </w:r>
      <w:ins w:id="93861" w:author="קלוד" w:date="2026-10-11T13:11:34Z">
        <w:r>
          <w:rPr>
            <w:rtl/>
          </w:rPr>
          <w:t xml:space="preserve">מוכן.</w:t>
        </w:r>
      </w:ins>
      <w:del w:id="93862" w:author="קלוד" w:date="2026-10-11T13:11:34Z">
        <w:r w:rsidRPr="006F178A">
          <w:rPr>
            <w:rtl/>
          </w:rPr>
          <w:delText xml:space="preserve">מוכן הוא.</w:delText>
        </w:r>
      </w:del>
    </w:p>
    <w:p>
      <w:pPr>
        <w:pStyle w:val="38"/>
        <w:rPr>
          <w:ins w:id="97087" w:author="מנוע מכני" w:date="2026-10-11T12:04:39Z"/>
        </w:rPr>
      </w:pPr>
      <w:r w:rsidRPr="006F178A">
        <w:t xml:space="preserve">ור"יה:</w:t>
      </w:r>
    </w:p>
    <w:p w:rsidR="00E9703F" w:rsidRPr="009757B9" w:rsidRDefault="00E9703F" w:rsidP="00E9703F">
      <w:pPr>
        <w:rPr>
          <w:rFonts w:cs="Guttman Vilna"/>
          <w:b/>
          <w:bCs/>
          <w:rtl/>
        </w:rPr>
      </w:pPr>
      <w:del w:id="97088" w:author="מנוע מכני" w:date="2026-10-11T12:04:39Z">
        <w:r w:rsidRPr="006F178A">
          <w:rPr>
            <w:rtl/>
          </w:rPr>
          <w:delText xml:space="preserve"> </w:delText>
        </w:r>
      </w:del>
      <w:ins w:id="93889" w:author="קלוד" w:date="2026-10-11T13:11:34Z">
        <w:r>
          <w:rPr>
            <w:rtl/>
          </w:rPr>
          <w:t xml:space="preserve">מכיון שלא</w:t>
        </w:r>
      </w:ins>
      <w:del w:id="93890" w:author="קלוד" w:date="2026-10-11T13:11:34Z">
        <w:r w:rsidRPr="006F178A">
          <w:rPr>
            <w:rtl/>
          </w:rPr>
          <w:delText xml:space="preserve">מדלא</w:delText>
        </w:r>
      </w:del>
      <w:r w:rsidRPr="006F178A">
        <w:rPr>
          <w:rtl/>
        </w:rPr>
        <w:t xml:space="preserve"> הניחו בקופסא</w:t>
      </w:r>
      <w:r w:rsidRPr="006F178A">
        <w:rPr>
          <w:rFonts w:hint="cs"/>
          <w:rtl/>
        </w:rPr>
        <w:t xml:space="preserve"> </w:t>
      </w:r>
      <w:ins w:id="93887" w:author="קלוד" w:date="2026-10-11T13:11:34Z">
        <w:r>
          <w:rPr>
            <w:rtl/>
          </w:rPr>
          <w:t xml:space="preserve">-</w:t>
        </w:r>
      </w:ins>
      <w:del w:id="93888" w:author="קלוד" w:date="2026-10-11T13:11:34Z">
        <w:r w:rsidRPr="006F178A">
          <w:rPr>
            <w:rtl/>
          </w:rPr>
          <w:delText xml:space="preserve">בטולי</w:delText>
        </w:r>
      </w:del>
      <w:r w:rsidRPr="006F178A">
        <w:rPr>
          <w:rtl/>
        </w:rPr>
        <w:t xml:space="preserve"> </w:t>
      </w:r>
      <w:ins w:id="93885" w:author="קלוד" w:date="2026-10-11T13:11:34Z">
        <w:r>
          <w:rPr>
            <w:rtl/>
          </w:rPr>
          <w:t xml:space="preserve">ביטלו,</w:t>
        </w:r>
      </w:ins>
      <w:del w:id="93886" w:author="קלוד" w:date="2026-10-11T13:11:34Z">
        <w:r w:rsidRPr="006F178A">
          <w:rPr>
            <w:rtl/>
          </w:rPr>
          <w:delText xml:space="preserve">בטליה,</w:delText>
        </w:r>
      </w:del>
      <w:r w:rsidRPr="006F178A">
        <w:rPr>
          <w:rtl/>
        </w:rPr>
        <w:t xml:space="preserve"> </w:t>
      </w:r>
      <w:ins w:id="93883" w:author="קלוד" w:date="2026-10-11T13:11:34Z">
        <w:r>
          <w:rPr>
            <w:rtl/>
          </w:rPr>
          <w:t xml:space="preserve">וקורא</w:t>
        </w:r>
      </w:ins>
      <w:del w:id="93884" w:author="קלוד" w:date="2026-10-11T13:11:34Z">
        <w:r w:rsidRPr="006F178A">
          <w:rPr>
            <w:rtl/>
          </w:rPr>
          <w:delText xml:space="preserve">וקרי</w:delText>
        </w:r>
      </w:del>
      <w:r w:rsidRPr="006F178A">
        <w:rPr>
          <w:rtl/>
        </w:rPr>
        <w:t xml:space="preserve"> </w:t>
      </w:r>
      <w:ins w:id="92475" w:author="מנוע מכני" w:date="2026-10-11T12:04:39Z">
        <w:r>
          <w:rPr>
            <w:rtl/>
          </w:rPr>
          <w:t xml:space="preserve">לו</w:t>
        </w:r>
      </w:ins>
      <w:del w:id="92476" w:author="מנוע מכני" w:date="2026-10-11T12:04:39Z">
        <w:r w:rsidRPr="006F178A">
          <w:rPr>
            <w:rtl/>
          </w:rPr>
          <w:delText xml:space="preserve">ליה</w:delText>
        </w:r>
      </w:del>
      <w:r w:rsidRPr="006F178A">
        <w:rPr>
          <w:rtl/>
        </w:rPr>
        <w:t xml:space="preserve"> </w:t>
      </w:r>
      <w:ins w:id="93881" w:author="קלוד" w:date="2026-10-11T13:11:34Z">
        <w:r>
          <w:rPr>
            <w:rtl/>
          </w:rPr>
          <w:t xml:space="preserve">'מוכן'</w:t>
        </w:r>
      </w:ins>
      <w:del w:id="93882" w:author="קלוד" w:date="2026-10-11T13:11:34Z">
        <w:r w:rsidRPr="006F178A">
          <w:rPr>
            <w:rtl/>
          </w:rPr>
          <w:delText xml:space="preserve">מוכן</w:delText>
        </w:r>
      </w:del>
      <w:r w:rsidRPr="006F178A">
        <w:rPr>
          <w:rtl/>
        </w:rPr>
        <w:t xml:space="preserve"> - </w:t>
      </w:r>
      <w:ins w:id="93879" w:author="קלוד" w:date="2026-10-11T13:11:34Z">
        <w:r>
          <w:rPr>
            <w:rtl/>
          </w:rPr>
          <w:t xml:space="preserve">שלגבי</w:t>
        </w:r>
      </w:ins>
      <w:del w:id="93880" w:author="קלוד" w:date="2026-10-11T13:11:34Z">
        <w:r w:rsidRPr="006F178A">
          <w:rPr>
            <w:rtl/>
          </w:rPr>
          <w:delText xml:space="preserve">דלגבי</w:delText>
        </w:r>
      </w:del>
      <w:r w:rsidRPr="006F178A">
        <w:rPr>
          <w:rtl/>
        </w:rPr>
        <w:t xml:space="preserve"> אשפה מוכן הוא.</w:t>
      </w:r>
    </w:p>
    <w:p w:rsidR="00E9703F" w:rsidRPr="009757B9" w:rsidRDefault="00E9703F" w:rsidP="00E9703F">
      <w:pPr>
        <w:rPr>
          <w:rFonts w:cs="Guttman Vilna"/>
          <w:b/>
          <w:bCs/>
          <w:rtl/>
        </w:rPr>
      </w:pPr>
      <w:r w:rsidRPr="006F178A">
        <w:rPr>
          <w:rStyle w:val="2fb"/>
          <w:rtl/>
        </w:rPr>
        <w:t xml:space="preserve">ור"ע</w:t>
      </w:r>
      <w:r w:rsidRPr="006F178A">
        <w:rPr>
          <w:rtl/>
        </w:rPr>
        <w:t xml:space="preserve">, בתלאו במגוד - סבר </w:t>
      </w:r>
      <w:r w:rsidRPr="006F178A">
        <w:rPr>
          <w:rStyle w:val="2fb"/>
          <w:rtl/>
        </w:rPr>
        <w:t xml:space="preserve">כר"א</w:t>
      </w:r>
      <w:r w:rsidRPr="006F178A">
        <w:rPr>
          <w:rtl/>
        </w:rPr>
        <w:t xml:space="preserve">, בהניחו אחורי הדלת - סבר לה </w:t>
      </w:r>
      <w:r w:rsidRPr="006F178A">
        <w:rPr>
          <w:rStyle w:val="2fb"/>
          <w:rtl/>
        </w:rPr>
        <w:t xml:space="preserve">כר"י</w:t>
      </w:r>
      <w:r w:rsidRPr="006F178A">
        <w:rPr>
          <w:rtl/>
        </w:rPr>
        <w:t xml:space="preserve">.</w:t>
      </w:r>
    </w:p>
    <w:p w:rsidR="00E9703F" w:rsidRPr="00B3644D" w:rsidRDefault="00E9703F" w:rsidP="00E9703F">
      <w:pPr>
        <w:rPr>
          <w:spacing w:val="-2"/>
          <w:rtl/>
        </w:rPr>
      </w:pPr>
      <w:ins w:id="90993" w:author="מנוע מכני" w:date="2026-10-11T12:04:39Z">
        <w:ins w:id="93909" w:author="קלוד" w:date="2026-10-11T13:11:34Z">
          <w:r>
            <w:rPr>
              <w:spacing w:val="-2"/>
              <w:rtl/>
            </w:rPr>
            <w:t xml:space="preserve">וחזר</w:t>
          </w:r>
        </w:ins>
        <w:del w:id="93910" w:author="קלוד" w:date="2026-10-11T13:11:34Z">
          <w:r>
            <w:rPr>
              <w:spacing w:val="-2"/>
              <w:rtl/>
            </w:rPr>
            <w:delText xml:space="preserve">ואח"כ</w:delText>
          </w:r>
        </w:del>
      </w:ins>
      <w:del w:id="90994" w:author="מנוע מכני" w:date="2026-10-11T12:04:39Z">
        <w:r w:rsidRPr="00B3644D">
          <w:rPr>
            <w:spacing w:val="-2"/>
            <w:rtl/>
          </w:rPr>
          <w:delText xml:space="preserve">והדר</w:delText>
        </w:r>
      </w:del>
      <w:r w:rsidRPr="00B3644D">
        <w:rPr>
          <w:spacing w:val="-2"/>
          <w:rtl/>
        </w:rPr>
        <w:t xml:space="preserve"> </w:t>
      </w:r>
      <w:ins w:id="92477" w:author="מנוע מכני" w:date="2026-10-11T12:04:39Z">
        <w:r>
          <w:rPr>
            <w:spacing w:val="-2"/>
            <w:rtl/>
          </w:rPr>
          <w:t xml:space="preserve">בו</w:t>
        </w:r>
      </w:ins>
      <w:del w:id="92478" w:author="מנוע מכני" w:date="2026-10-11T12:04:39Z">
        <w:r w:rsidRPr="00B3644D">
          <w:rPr>
            <w:spacing w:val="-2"/>
            <w:rtl/>
          </w:rPr>
          <w:delText xml:space="preserve">ביה</w:delText>
        </w:r>
      </w:del>
      <w:r w:rsidRPr="00B3644D">
        <w:rPr>
          <w:spacing w:val="-2"/>
          <w:rtl/>
        </w:rPr>
        <w:t xml:space="preserve"> </w:t>
      </w:r>
      <w:r w:rsidRPr="00B3644D">
        <w:rPr>
          <w:rStyle w:val="2fb"/>
          <w:spacing w:val="-2"/>
          <w:rtl/>
        </w:rPr>
        <w:t xml:space="preserve">ר"ע</w:t>
      </w:r>
      <w:r w:rsidRPr="00B3644D">
        <w:rPr>
          <w:spacing w:val="-2"/>
          <w:rtl/>
        </w:rPr>
        <w:t xml:space="preserve"> </w:t>
      </w:r>
      <w:ins w:id="93907" w:author="קלוד" w:date="2026-10-11T13:11:34Z">
        <w:r>
          <w:rPr>
            <w:spacing w:val="-2"/>
            <w:rtl/>
          </w:rPr>
          <w:t xml:space="preserve">אצל</w:t>
        </w:r>
      </w:ins>
      <w:del w:id="93908" w:author="קלוד" w:date="2026-10-11T13:11:34Z">
        <w:r w:rsidRPr="00B3644D">
          <w:rPr>
            <w:spacing w:val="-2"/>
            <w:rtl/>
          </w:rPr>
          <w:delText xml:space="preserve">לגביה</w:delText>
        </w:r>
      </w:del>
      <w:r w:rsidRPr="00B3644D">
        <w:rPr>
          <w:spacing w:val="-2"/>
          <w:rtl/>
        </w:rPr>
        <w:t xml:space="preserve"> </w:t>
      </w:r>
      <w:ins w:id="93905" w:author="קלוד" w:date="2026-10-11T13:11:34Z">
        <w:r>
          <w:rPr>
            <w:rStyle w:val="2fb"/>
            <w:spacing w:val="-2"/>
            <w:rtl/>
          </w:rPr>
          <w:t xml:space="preserve">ר"יה,</w:t>
        </w:r>
      </w:ins>
      <w:del w:id="93906" w:author="קלוד" w:date="2026-10-11T13:11:34Z">
        <w:r w:rsidRPr="00B3644D">
          <w:rPr>
            <w:rStyle w:val="2fb"/>
            <w:spacing w:val="-2"/>
            <w:rtl/>
          </w:rPr>
          <w:delText xml:space="preserve">דר"יה</w:delText>
        </w:r>
        <w:r w:rsidRPr="00B3644D">
          <w:rPr>
            <w:spacing w:val="-2"/>
            <w:rtl/>
          </w:rPr>
          <w:delText xml:space="preserve">.</w:delText>
        </w:r>
      </w:del>
      <w:r w:rsidRPr="00B3644D">
        <w:rPr>
          <w:spacing w:val="-2"/>
          <w:rtl/>
        </w:rPr>
        <w:t xml:space="preserve"> </w:t>
      </w:r>
      <w:ins w:id="93903" w:author="קלוד" w:date="2026-10-11T13:11:34Z">
        <w:r>
          <w:rPr>
            <w:spacing w:val="-2"/>
            <w:rtl/>
          </w:rPr>
          <w:t xml:space="preserve">ששנה</w:t>
        </w:r>
      </w:ins>
      <w:del w:id="93904" w:author="קלוד" w:date="2026-10-11T13:11:34Z">
        <w:r w:rsidRPr="00B3644D">
          <w:rPr>
            <w:spacing w:val="-2"/>
            <w:rtl/>
          </w:rPr>
          <w:delText xml:space="preserve">דקתני</w:delText>
        </w:r>
      </w:del>
      <w:r w:rsidRPr="00B3644D">
        <w:rPr>
          <w:spacing w:val="-2"/>
          <w:rtl/>
        </w:rPr>
        <w:t xml:space="preserve"> </w:t>
      </w:r>
      <w:ins w:id="93901" w:author="קלוד" w:date="2026-10-11T13:11:34Z">
        <w:r>
          <w:rPr>
            <w:spacing w:val="-2"/>
            <w:rtl/>
          </w:rPr>
          <w:t xml:space="preserve">'פתילת</w:t>
        </w:r>
      </w:ins>
      <w:del w:id="93902" w:author="קלוד" w:date="2026-10-11T13:11:34Z">
        <w:r w:rsidRPr="00B3644D">
          <w:rPr>
            <w:spacing w:val="-2"/>
            <w:rtl/>
          </w:rPr>
          <w:delText xml:space="preserve">פתילת</w:delText>
        </w:r>
      </w:del>
      <w:r w:rsidRPr="00B3644D">
        <w:rPr>
          <w:spacing w:val="-2"/>
          <w:rtl/>
        </w:rPr>
        <w:t xml:space="preserve"> </w:t>
      </w:r>
      <w:ins w:id="93899" w:author="קלוד" w:date="2026-10-11T13:11:34Z">
        <w:r>
          <w:rPr>
            <w:spacing w:val="-2"/>
            <w:rtl/>
          </w:rPr>
          <w:t xml:space="preserve">הבגד',</w:t>
        </w:r>
      </w:ins>
      <w:del w:id="93900" w:author="קלוד" w:date="2026-10-11T13:11:34Z">
        <w:r w:rsidRPr="00B3644D">
          <w:rPr>
            <w:spacing w:val="-2"/>
            <w:rtl/>
          </w:rPr>
          <w:delText xml:space="preserve">הבגד,</w:delText>
        </w:r>
      </w:del>
      <w:r w:rsidRPr="00B3644D">
        <w:rPr>
          <w:spacing w:val="-2"/>
          <w:rtl/>
        </w:rPr>
        <w:t xml:space="preserve"> ולא </w:t>
      </w:r>
      <w:ins w:id="93897" w:author="קלוד" w:date="2026-10-11T13:11:34Z">
        <w:r>
          <w:rPr>
            <w:spacing w:val="-2"/>
            <w:rtl/>
          </w:rPr>
          <w:t xml:space="preserve">'פתילה</w:t>
        </w:r>
      </w:ins>
      <w:del w:id="93898" w:author="קלוד" w:date="2026-10-11T13:11:34Z">
        <w:r w:rsidRPr="00B3644D">
          <w:rPr>
            <w:spacing w:val="-2"/>
            <w:rtl/>
          </w:rPr>
          <w:delText xml:space="preserve">פתילה</w:delText>
        </w:r>
      </w:del>
      <w:r w:rsidRPr="00B3644D">
        <w:rPr>
          <w:spacing w:val="-2"/>
          <w:rtl/>
        </w:rPr>
        <w:t xml:space="preserve"> של </w:t>
      </w:r>
      <w:ins w:id="93895" w:author="קלוד" w:date="2026-10-11T13:11:34Z">
        <w:r>
          <w:rPr>
            <w:spacing w:val="-2"/>
            <w:rtl/>
          </w:rPr>
          <w:t xml:space="preserve">בגד'</w:t>
        </w:r>
      </w:ins>
      <w:del w:id="93896" w:author="קלוד" w:date="2026-10-11T13:11:34Z">
        <w:r w:rsidRPr="00B3644D">
          <w:rPr>
            <w:spacing w:val="-2"/>
            <w:rtl/>
          </w:rPr>
          <w:delText xml:space="preserve">בגד</w:delText>
        </w:r>
      </w:del>
      <w:r w:rsidRPr="00B3644D">
        <w:rPr>
          <w:spacing w:val="-2"/>
          <w:rtl/>
        </w:rPr>
        <w:t xml:space="preserve"> </w:t>
      </w:r>
      <w:ins w:id="93893" w:author="קלוד" w:date="2026-10-11T13:11:34Z">
        <w:r>
          <w:rPr>
            <w:spacing w:val="-2"/>
            <w:rtl/>
          </w:rPr>
          <w:t xml:space="preserve">-</w:t>
        </w:r>
      </w:ins>
      <w:del w:id="93894" w:author="קלוד" w:date="2026-10-11T13:11:34Z">
        <w:r w:rsidRPr="00B3644D">
          <w:rPr>
            <w:spacing w:val="-2"/>
            <w:rtl/>
          </w:rPr>
          <w:delText xml:space="preserve">דמשמע</w:delText>
        </w:r>
      </w:del>
      <w:r w:rsidRPr="00B3644D">
        <w:rPr>
          <w:spacing w:val="-2"/>
          <w:rtl/>
        </w:rPr>
        <w:t xml:space="preserve"> </w:t>
      </w:r>
      <w:ins w:id="93891" w:author="קלוד" w:date="2026-10-11T13:11:34Z">
        <w:r>
          <w:rPr>
            <w:spacing w:val="-2"/>
            <w:rtl/>
          </w:rPr>
          <w:t xml:space="preserve">שמשמע שעדיין</w:t>
        </w:r>
      </w:ins>
      <w:del w:id="93892" w:author="קלוד" w:date="2026-10-11T13:11:34Z">
        <w:r w:rsidRPr="00B3644D">
          <w:rPr>
            <w:spacing w:val="-2"/>
            <w:rtl/>
          </w:rPr>
          <w:delText xml:space="preserve">דעדיין</w:delText>
        </w:r>
      </w:del>
      <w:r w:rsidRPr="00B3644D">
        <w:rPr>
          <w:spacing w:val="-2"/>
          <w:rtl/>
        </w:rPr>
        <w:t xml:space="preserve"> בגד הוא.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43" w:author="קלוד" w:date="2026-10-11T09:07:15Z"/>
        </w:rPr>
      </w:pPr>
      <w:ins w:id="20442" w:author="קלוד" w:date="2026-10-11T09:07:15Z">
        <w:r>
          <w:t xml:space="preserve">משנה ד</w:t>
        </w:r>
      </w:ins>
    </w:p>
    <w:p w:rsidR="00E9703F" w:rsidRPr="009757B9" w:rsidRDefault="00E9703F" w:rsidP="00E9703F">
      <w:pPr>
        <w:pStyle w:val="afff9"/>
        <w:rPr>
          <w:del w:id="20157" w:author="קלוד" w:date="2026-10-11T09:07:15Z"/>
          <w:b/>
          <w:rtl/>
        </w:rPr>
      </w:pPr>
      <w:del w:id="20156"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11" w:author="קלוד" w:date="2026-10-11T12:09:42Z">
          <w:pPr>
            <w:pStyle w:val="afff9"/>
          </w:pPr>
        </w:pPrChange>
      </w:pPr>
      <w:r>
        <w:rPr>
          <w:b/>
          <w:rtl/>
        </w:rPr>
        <w:t xml:space="preserve">לא יקוב אדם שפופרת של ביצה וימלאנה שמן ויתננה על פי הנר בשביל שתהא מנטפת, ואפילו היא של חרס, ו</w:t>
      </w:r>
      <w:r>
        <w:rPr>
          <w:rStyle w:val="TanaimMishna"/>
          <w:b/>
          <w:rtl/>
          <w:rPrChange w:id="20005" w:author="קלוד" w:date="2026-10-11T09:07:15Z">
            <w:rPr>
              <w:b/>
              <w:rtl/>
            </w:rPr>
          </w:rPrChange>
        </w:rPr>
        <w:t xml:space="preserve">רבי יהודה</w:t>
      </w:r>
      <w:r>
        <w:rPr>
          <w:b/>
          <w:rtl/>
        </w:rPr>
        <w:t xml:space="preserve"> מתיר.</w:t>
      </w:r>
    </w:p>
    <w:p w:rsidR="00E9703F" w:rsidRPr="009757B9" w:rsidRDefault="00E9703F" w:rsidP="00E9703F">
      <w:pPr>
        <w:pStyle w:val="afff9"/>
        <w:rPr>
          <w:b/>
          <w:rtl/>
        </w:rPr>
      </w:pPr>
      <w:r w:rsidRPr="009757B9">
        <w:rPr>
          <w:b/>
          <w:rtl/>
        </w:rPr>
        <w:t>אבל אם חברה היוצר מתחילה מותר, מפני שהוא כלי אחד.</w:t>
      </w:r>
    </w:p>
    <w:p w:rsidR="00E9703F" w:rsidRPr="009757B9" w:rsidRDefault="00E9703F" w:rsidP="00E9703F">
      <w:pPr>
        <w:pStyle w:val="afff9"/>
        <w:rPr>
          <w:b/>
          <w:rtl/>
        </w:rPr>
      </w:pPr>
      <w:r>
        <w:rPr>
          <w:b/>
          <w:rtl/>
        </w:rPr>
        <w:t xml:space="preserve">לא ימלא אדם קערה של שמן ויתננה בצד הנר ויתן ראש הפתילה בתוכה בשביל שתהא שואבת, ו</w:t>
      </w:r>
      <w:r>
        <w:rPr>
          <w:rStyle w:val="TanaimMishna"/>
          <w:b/>
          <w:rtl/>
          <w:rPrChange w:id="100462" w:author="Claude" w:date="2026-10-11T09:08:03Z">
            <w:rPr>
              <w:b/>
              <w:rtl/>
            </w:rPr>
          </w:rPrChange>
        </w:rPr>
        <w:t xml:space="preserve">ר"י</w:t>
      </w:r>
      <w:r>
        <w:rPr>
          <w:b/>
          <w:rtl/>
        </w:rPr>
        <w:t xml:space="preserve"> מתיר.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9322" w:author="מנוע מכני" w:date="2026-10-11T12:04:39Z"/>
        </w:rPr>
      </w:pPr>
      <w:r w:rsidRPr="00E1368E">
        <w:t>וצריכא</w:t>
      </w:r>
      <w:r w:rsidRPr="006F178A">
        <w:t xml:space="preserve">,</w:t>
      </w:r>
    </w:p>
    <w:p w:rsidR="00E9703F" w:rsidRPr="006F178A" w:rsidRDefault="00E9703F" w:rsidP="00E9703F">
      <w:pPr>
        <w:rPr>
          <w:rtl/>
        </w:rPr>
      </w:pPr>
      <w:del w:id="99323" w:author="מנוע מכני" w:date="2026-10-11T12:04:39Z">
        <w:r w:rsidRPr="006F178A">
          <w:rPr>
            <w:rFonts w:ascii="Fb Fontext" w:hAnsi="Fb Fontext"/>
            <w:rtl/>
          </w:rPr>
          <w:delText xml:space="preserve"> </w:delText>
        </w:r>
      </w:del>
      <w:r w:rsidRPr="006F178A">
        <w:rPr>
          <w:rFonts w:ascii="Fb Fontext" w:hAnsi="Fb Fontext"/>
          <w:rtl/>
        </w:rPr>
        <w:t xml:space="preserve">שפופרת של חרס ד</w:t>
      </w:r>
      <w:r>
        <w:rPr>
          <w:rFonts w:ascii="Fb Fontext" w:hAnsi="Fb Fontext" w:hint="cs"/>
          <w:rtl/>
        </w:rPr>
        <w:t xml:space="preserve">א</w:t>
      </w:r>
      <w:del w:id="9001" w:author="עריכה מהאתר" w:date="2026-10-19T12:38:29Z">
        <w:r>
          <w:rPr>
            <w:rFonts w:ascii="Fb Fontext" w:hAnsi="Fb Fontext" w:hint="cs"/>
            <w:rtl/>
          </w:rPr>
          <w:delText xml:space="preserve">ע"ג דמאיסא</w:delText>
        </w:r>
      </w:del>
      <w:ins w:id="9002" w:author="עריכה מהאתר" w:date="2026-10-19T12:38:29Z">
        <w:r>
          <w:rPr>
            <w:rFonts w:ascii="Fb Fontext" w:hAnsi="Fb Fontext" w:hint="cs"/>
            <w:rtl/>
          </w:rPr>
          <w:t xml:space="preserve">ף שמאוסה</w:t>
        </w:r>
      </w:ins>
      <w:r>
        <w:rPr>
          <w:rFonts w:ascii="Fb Fontext" w:hAnsi="Fb Fontext" w:hint="cs"/>
          <w:rtl/>
        </w:rPr>
        <w:t xml:space="preserve"> </w:t>
      </w:r>
      <w:r w:rsidRPr="006F178A">
        <w:rPr>
          <w:rFonts w:ascii="Fb Fontext" w:hAnsi="Fb Fontext"/>
          <w:rtl/>
        </w:rPr>
        <w:t xml:space="preserve">לא</w:t>
      </w:r>
      <w:r w:rsidRPr="006F178A">
        <w:rPr>
          <w:rFonts w:ascii="Fb Fontext" w:hAnsi="Fb Fontext"/>
          <w:rtl/>
        </w:rPr>
        <w:t xml:space="preserve"> מודו רבנן </w:t>
      </w:r>
      <w:r w:rsidRPr="006F178A">
        <w:rPr>
          <w:rStyle w:val="2fb"/>
          <w:rFonts w:ascii="Fb Fontext" w:hAnsi="Fb Fontext"/>
          <w:rtl/>
        </w:rPr>
        <w:t xml:space="preserve">לר"י</w:t>
      </w:r>
      <w:r w:rsidRPr="006F178A">
        <w:rPr>
          <w:rFonts w:ascii="Fb Fontext" w:hAnsi="Fb Fontext"/>
          <w:rtl/>
        </w:rPr>
        <w:t xml:space="preserve"> ושפופרת של ביצה דלא מודו רבנן </w:t>
      </w:r>
      <w:r w:rsidRPr="006F178A">
        <w:rPr>
          <w:rStyle w:val="2fb"/>
          <w:rFonts w:ascii="Fb Fontext" w:hAnsi="Fb Fontext"/>
          <w:rtl/>
        </w:rPr>
        <w:t xml:space="preserve">לר"י</w:t>
      </w:r>
      <w:r w:rsidRPr="006F178A">
        <w:rPr>
          <w:rFonts w:ascii="Fb Fontext" w:hAnsi="Fb Fontext"/>
          <w:rtl/>
        </w:rPr>
        <w:t xml:space="preserve">.</w:t>
      </w:r>
    </w:p>
    <w:p w:rsidR="00E9703F" w:rsidRPr="006F178A" w:rsidRDefault="00E9703F" w:rsidP="00E9703F">
      <w:pPr>
        <w:rPr>
          <w:rtl/>
        </w:rPr>
      </w:pPr>
      <w:ins w:id="93931" w:author="קלוד" w:date="2026-10-11T13:11:34Z">
        <w:r>
          <w:rPr>
            <w:rtl/>
          </w:rPr>
          <w:t xml:space="preserve">ושתי</w:t>
        </w:r>
      </w:ins>
      <w:del w:id="93932" w:author="קלוד" w:date="2026-10-11T13:11:34Z">
        <w:r w:rsidRPr="006F178A">
          <w:rPr>
            <w:rtl/>
          </w:rPr>
          <w:delText xml:space="preserve">והנך</w:delText>
        </w:r>
      </w:del>
      <w:r w:rsidRPr="006F178A">
        <w:rPr>
          <w:rtl/>
        </w:rPr>
        <w:t xml:space="preserve"> </w:t>
      </w:r>
      <w:ins w:id="92479" w:author="מנוע מכני" w:date="2026-10-11T12:04:39Z">
        <w:ins w:id="93929" w:author="קלוד" w:date="2026-10-11T13:11:34Z">
          <w:r>
            <w:rPr>
              <w:rtl/>
            </w:rPr>
            <w:t xml:space="preserve">אלה</w:t>
          </w:r>
        </w:ins>
        <w:del w:id="93930" w:author="קלוד" w:date="2026-10-11T13:11:34Z">
          <w:r>
            <w:rPr>
              <w:rtl/>
            </w:rPr>
            <w:delText xml:space="preserve">שני</w:delText>
          </w:r>
        </w:del>
      </w:ins>
      <w:del w:id="92480" w:author="מנוע מכני" w:date="2026-10-11T12:04:39Z">
        <w:r w:rsidRPr="006F178A">
          <w:rPr>
            <w:rtl/>
          </w:rPr>
          <w:delText xml:space="preserve">תרי</w:delText>
        </w:r>
      </w:del>
      <w:r w:rsidRPr="006F178A">
        <w:rPr>
          <w:rtl/>
        </w:rPr>
        <w:t xml:space="preserve"> </w:t>
      </w:r>
      <w:ins w:id="93927" w:author="קלוד" w:date="2026-10-11T13:11:34Z">
        <w:r>
          <w:rPr>
            <w:rtl/>
          </w:rPr>
          <w:t xml:space="preserve">-</w:t>
        </w:r>
      </w:ins>
      <w:del w:id="93928" w:author="קלוד" w:date="2026-10-11T13:11:34Z">
        <w:r w:rsidRPr="006F178A">
          <w:rPr>
            <w:rtl/>
          </w:rPr>
          <w:delText xml:space="preserve">דלא</w:delText>
        </w:r>
      </w:del>
      <w:r w:rsidRPr="006F178A">
        <w:rPr>
          <w:rtl/>
        </w:rPr>
        <w:t xml:space="preserve"> </w:t>
      </w:r>
      <w:ins w:id="93925" w:author="קלוד" w:date="2026-10-11T13:11:34Z">
        <w:r>
          <w:rPr>
            <w:rtl/>
          </w:rPr>
          <w:t xml:space="preserve">שלא</w:t>
        </w:r>
      </w:ins>
      <w:del w:id="93926" w:author="קלוד" w:date="2026-10-11T13:11:34Z">
        <w:r w:rsidRPr="006F178A">
          <w:rPr>
            <w:rtl/>
          </w:rPr>
          <w:delText xml:space="preserve">לימא</w:delText>
        </w:r>
      </w:del>
      <w:r w:rsidRPr="006F178A">
        <w:rPr>
          <w:rtl/>
        </w:rPr>
        <w:t xml:space="preserve"> </w:t>
      </w:r>
      <w:ins w:id="93923" w:author="קלוד" w:date="2026-10-11T13:11:34Z">
        <w:r>
          <w:rPr>
            <w:rtl/>
          </w:rPr>
          <w:t xml:space="preserve">נאמר שמודים</w:t>
        </w:r>
      </w:ins>
      <w:del w:id="93924" w:author="קלוד" w:date="2026-10-11T13:11:34Z">
        <w:r w:rsidRPr="006F178A">
          <w:rPr>
            <w:rtl/>
          </w:rPr>
          <w:delText xml:space="preserve">דמודו</w:delText>
        </w:r>
      </w:del>
      <w:r w:rsidRPr="006F178A">
        <w:rPr>
          <w:rtl/>
        </w:rPr>
        <w:t xml:space="preserve"> רבנן </w:t>
      </w:r>
      <w:r w:rsidRPr="006F178A">
        <w:rPr>
          <w:rStyle w:val="2fb"/>
          <w:rtl/>
        </w:rPr>
        <w:t xml:space="preserve">לר"י</w:t>
      </w:r>
      <w:r w:rsidRPr="006F178A">
        <w:rPr>
          <w:rtl/>
        </w:rPr>
        <w:t xml:space="preserve"> </w:t>
      </w:r>
      <w:r w:rsidRPr="006F178A">
        <w:rPr>
          <w:rFonts w:hint="cs"/>
          <w:rtl/>
        </w:rPr>
        <w:t xml:space="preserve">כיון </w:t>
      </w:r>
      <w:ins w:id="93921" w:author="קלוד" w:date="2026-10-11T13:11:34Z">
        <w:r>
          <w:rPr>
            <w:rFonts w:hint="cs"/>
            <w:rtl/>
          </w:rPr>
          <w:t xml:space="preserve">שאינה</w:t>
        </w:r>
      </w:ins>
      <w:del w:id="93922" w:author="קלוד" w:date="2026-10-11T13:11:34Z">
        <w:r w:rsidRPr="006F178A">
          <w:rPr>
            <w:rFonts w:hint="cs"/>
            <w:rtl/>
          </w:rPr>
          <w:delText xml:space="preserve">דלא</w:delText>
        </w:r>
      </w:del>
      <w:r w:rsidRPr="006F178A">
        <w:rPr>
          <w:rFonts w:hint="cs"/>
          <w:rtl/>
        </w:rPr>
        <w:t xml:space="preserve"> </w:t>
      </w:r>
      <w:ins w:id="93919" w:author="קלוד" w:date="2026-10-11T13:11:34Z">
        <w:r>
          <w:rPr>
            <w:rFonts w:hint="cs"/>
            <w:rtl/>
          </w:rPr>
          <w:t xml:space="preserve">מופסקת;</w:t>
        </w:r>
      </w:ins>
      <w:del w:id="93920" w:author="קלוד" w:date="2026-10-11T13:11:34Z">
        <w:r w:rsidRPr="006F178A">
          <w:rPr>
            <w:rFonts w:hint="cs"/>
            <w:rtl/>
          </w:rPr>
          <w:delText xml:space="preserve">מיפסקא,</w:delText>
        </w:r>
      </w:del>
      <w:r w:rsidRPr="006F178A">
        <w:rPr>
          <w:rFonts w:hint="cs"/>
          <w:rtl/>
        </w:rPr>
        <w:t xml:space="preserve"> </w:t>
      </w:r>
      <w:r w:rsidRPr="006F178A">
        <w:rPr>
          <w:rtl/>
        </w:rPr>
        <w:t xml:space="preserve">וקערה </w:t>
      </w:r>
      <w:ins w:id="93917" w:author="קלוד" w:date="2026-10-11T13:11:34Z">
        <w:r>
          <w:rPr>
            <w:rtl/>
          </w:rPr>
          <w:t xml:space="preserve">-</w:t>
        </w:r>
      </w:ins>
      <w:del w:id="93918" w:author="קלוד" w:date="2026-10-11T13:11:34Z">
        <w:r w:rsidRPr="006F178A">
          <w:rPr>
            <w:rtl/>
          </w:rPr>
          <w:delText xml:space="preserve">דלא</w:delText>
        </w:r>
      </w:del>
      <w:r w:rsidRPr="006F178A">
        <w:rPr>
          <w:rtl/>
        </w:rPr>
        <w:t xml:space="preserve"> </w:t>
      </w:r>
      <w:ins w:id="93915" w:author="קלוד" w:date="2026-10-11T13:11:34Z">
        <w:r>
          <w:rPr>
            <w:rtl/>
          </w:rPr>
          <w:t xml:space="preserve">שלא</w:t>
        </w:r>
      </w:ins>
      <w:del w:id="93916" w:author="קלוד" w:date="2026-10-11T13:11:34Z">
        <w:r w:rsidRPr="006F178A">
          <w:rPr>
            <w:rtl/>
          </w:rPr>
          <w:delText xml:space="preserve">לימא</w:delText>
        </w:r>
      </w:del>
      <w:r w:rsidRPr="006F178A">
        <w:rPr>
          <w:rtl/>
        </w:rPr>
        <w:t xml:space="preserve"> </w:t>
      </w:r>
      <w:ins w:id="93913" w:author="קלוד" w:date="2026-10-11T13:11:34Z">
        <w:r>
          <w:rPr>
            <w:rtl/>
          </w:rPr>
          <w:t xml:space="preserve">נאמר שמודה</w:t>
        </w:r>
      </w:ins>
      <w:del w:id="93914" w:author="קלוד" w:date="2026-10-11T13:11:34Z">
        <w:r w:rsidRPr="006F178A">
          <w:rPr>
            <w:rtl/>
          </w:rPr>
          <w:delText xml:space="preserve">דמודה</w:delText>
        </w:r>
      </w:del>
      <w:r w:rsidRPr="006F178A">
        <w:rPr>
          <w:rtl/>
        </w:rPr>
        <w:t xml:space="preserve"> </w:t>
      </w:r>
      <w:r w:rsidRPr="006F178A">
        <w:rPr>
          <w:rStyle w:val="2fb"/>
          <w:rtl/>
        </w:rPr>
        <w:t xml:space="preserve">ר"י</w:t>
      </w:r>
      <w:r w:rsidRPr="006F178A">
        <w:rPr>
          <w:rtl/>
        </w:rPr>
        <w:t xml:space="preserve"> </w:t>
      </w:r>
      <w:ins w:id="93911" w:author="קלוד" w:date="2026-10-11T13:11:34Z">
        <w:r>
          <w:rPr>
            <w:rtl/>
          </w:rPr>
          <w:t xml:space="preserve">לרבנן </w:t>
        </w:r>
        <w:r>
          <w:rPr>
            <w:rStyle w:val="afffffe"/>
            <w:rtl/>
          </w:rPr>
          <w:t xml:space="preserve">כיון שמופסקת</w:t>
        </w:r>
        <w:r>
          <w:rPr>
            <w:rtl/>
          </w:rPr>
          <w:t xml:space="preserve">.</w:t>
        </w:r>
      </w:ins>
      <w:del w:id="93912" w:author="קלוד" w:date="2026-10-11T13:11:34Z">
        <w:r w:rsidRPr="006F178A">
          <w:rPr>
            <w:rtl/>
          </w:rPr>
          <w:delText xml:space="preserve">לרבנן.</w:delText>
        </w:r>
      </w:del>
    </w:p>
    <w:p w:rsidR="00E9703F" w:rsidRDefault="00E9703F" w:rsidP="00E9703F">
      <w:pPr>
        <w:pStyle w:val="affffd"/>
        <w:spacing w:after="0"/>
        <w:rPr>
          <w:del w:id="90031" w:author="מנוע עיצוב" w:date="2026-10-11T12:09:26Z"/>
          <w:rFonts w:ascii="MS Mincho" w:hAnsi="MS Mincho"/>
          <w:bCs w:val="0"/>
          <w:rtl/>
        </w:rPr>
      </w:pPr>
      <w:del w:id="90030" w:author="מנוע עיצוב" w:date="2026-10-11T12:09:26Z">
        <w:r>
          <w:rPr>
            <w:rFonts w:ascii="MS Mincho" w:hAnsi="MS Mincho" w:hint="cs"/>
            <w:bCs w:val="0"/>
            <w:rtl/>
          </w:rPr>
          <w:delText xml:space="preserve"> ׻</w:delText>
        </w:r>
      </w:del>
    </w:p>
    <w:p w:rsidR="00E9703F" w:rsidRPr="006F178A" w:rsidRDefault="00E9703F" w:rsidP="00E9703F">
      <w:pPr>
        <w:pStyle w:val="affff1"/>
        <w:ind w:end="0"/>
        <w:rPr>
          <w:rStyle w:val="afffe"/>
          <w:rFonts w:cs="FontbitDavid"/>
          <w:b w:val="0"/>
          <w:bCs/>
          <w:rtl/>
        </w:rPr>
        <w:pPrChange w:id="20082" w:author="קלוד" w:date="2026-10-11T09:07:15Z">
          <w:pPr>
            <w:pStyle w:val="affff1"/>
            <w:rPr>
              <w:rStyle w:val="afffe"/>
              <w:rFonts w:cs="FontbitDavid"/>
              <w:b w:val="0"/>
              <w:bCs/>
              <w:rtl/>
            </w:rPr>
          </w:pPr>
        </w:pPrChange>
      </w:pPr>
      <w:ins w:id="9814" w:author="מספור קטעי משנה" w:date="2026-10-11T09:35:03Z">
        <w:r>
          <w:rPr>
            <w:rStyle w:val="MisparKeta"/>
          </w:rPr>
          <w:t xml:space="preserve">ב. </w:t>
        </w:r>
      </w:ins>
      <w:r w:rsidRPr="00146180">
        <w:rPr>
          <w:rStyle w:val="afffe"/>
          <w:b w:val="0"/>
          <w:rtl/>
        </w:rPr>
        <w:t>ואם חברה היוצר מתחלה מותר וכו'</w:t>
      </w:r>
      <w:r w:rsidRPr="006F178A">
        <w:rPr>
          <w:rStyle w:val="afffe"/>
          <w:rFonts w:cs="FontbitDavid"/>
          <w:rtl/>
        </w:rPr>
        <w:t>.</w:t>
      </w:r>
    </w:p>
    <w:p>
      <w:pPr>
        <w:pStyle w:val="38"/>
        <w:rPr>
          <w:ins w:id="99324" w:author="מנוע מכני" w:date="2026-10-11T12:04:39Z"/>
        </w:rPr>
      </w:pPr>
      <w:r w:rsidRPr="006F178A">
        <w:t xml:space="preserve">לא</w:t>
      </w:r>
      <w:r w:rsidRPr="006F178A">
        <w:t xml:space="preserve"> יוצר ממש,</w:t>
      </w:r>
    </w:p>
    <w:p w:rsidR="00E9703F" w:rsidRPr="006F178A" w:rsidRDefault="00E9703F" w:rsidP="00E9703F">
      <w:pPr>
        <w:rPr>
          <w:rtl/>
        </w:rPr>
      </w:pPr>
      <w:del w:id="99325" w:author="מנוע מכני" w:date="2026-10-11T12:04:39Z">
        <w:r w:rsidRPr="006F178A">
          <w:rPr>
            <w:rFonts w:ascii="Fb Fontext" w:hAnsi="Fb Fontext" w:hint="cs"/>
            <w:rtl/>
          </w:rPr>
          <w:delText xml:space="preserve"> </w:delText>
        </w:r>
      </w:del>
      <w:r w:rsidRPr="006F178A">
        <w:rPr>
          <w:rFonts w:ascii="Fb Fontext" w:hAnsi="Fb Fontext" w:hint="cs"/>
          <w:rtl/>
        </w:rPr>
        <w:t xml:space="preserve">אלא כעין יוצר והיינו שחיברה </w:t>
      </w:r>
      <w:r w:rsidRPr="006F178A">
        <w:rPr>
          <w:rFonts w:ascii="Fb Fontext" w:hAnsi="Fb Fontext"/>
          <w:rtl/>
        </w:rPr>
        <w:t>בסיד ובחרסית.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Style w:val="2fb"/>
          <w:rFonts w:ascii="Fb Fontext" w:hAnsi="Fb Fontext"/>
          <w:rtl/>
        </w:rPr>
        <w:t xml:space="preserve">ר"י</w:t>
      </w:r>
      <w:r w:rsidRPr="006F178A">
        <w:rPr>
          <w:rFonts w:ascii="Fb Fontext" w:hAnsi="Fb Fontext"/>
          <w:rtl/>
        </w:rPr>
        <w:t xml:space="preserve"> דחה ראיית רבנן מהא דבית נתזה בלוד שנקבו שפופרת של ביצה והניחו ע"פ הנר דשאני בית נתזה דזריזין הן.</w:t>
      </w:r>
    </w:p>
    <w:p>
      <w:pPr>
        <w:pStyle w:val="afffff8"/>
        <w:rPr>
          <w:ins w:id="91091" w:author="קלוד" w:date="2026-10-11T12:33:55Z"/>
        </w:rPr>
      </w:pPr>
      <w:ins w:id="91092" w:author="קלוד" w:date="2026-10-11T12:33:55Z">
        <w:r>
          <w:rPr>
            <w:color w:val="7B3F00"/>
          </w:rPr>
          <w:t xml:space="preserve">גרירת ספסל - קטן וגדול, 'שלא יתכוין לעשות חריץ'</w:t>
        </w:r>
      </w:ins>
    </w:p>
    <w:p>
      <w:pPr>
        <w:pStyle w:val="38"/>
        <w:rPr>
          <w:ins w:id="9803" w:author="עריכה מהאתר" w:date="2026-10-19T14:06:47Z"/>
        </w:rPr>
      </w:pPr>
      <w:ins w:id="9804" w:author="עריכה מהאתר" w:date="2026-10-19T14:06:47Z">
        <w:r>
          <w:t xml:space="preserve">ריב"א העיר</w:t>
        </w:r>
      </w:ins>
    </w:p>
    <w:p w:rsidR="00E9703F" w:rsidRPr="006F178A" w:rsidRDefault="00E9703F" w:rsidP="00E9703F">
      <w:pPr>
        <w:rPr>
          <w:rtl/>
        </w:rPr>
      </w:pPr>
      <w:del w:id="9801" w:author="עריכה מהאתר" w:date="2026-10-19T14:06:47Z">
        <w:r>
          <w:rPr>
            <w:rStyle w:val="2fb"/>
            <w:rtl/>
          </w:rPr>
          <w:delText xml:space="preserve">ריב"א</w:delText>
        </w:r>
      </w:del>
      <w:del w:id="9802" w:author="עריכה מהאתר" w:date="2026-10-19T14:06:47Z">
        <w:r>
          <w:rPr>
            <w:rtl/>
          </w:rPr>
          <w:delText xml:space="preserve"> העיר </w:delText>
        </w:r>
      </w:del>
      <w:r>
        <w:rPr>
          <w:rtl/>
        </w:rPr>
        <w:t xml:space="preserve">לאבין ציפוראה שגרר ספסל ברצפת שיש</w:t>
      </w:r>
      <w:ins w:id="93941" w:author="קלוד" w:date="2026-10-11T13:11:34Z">
        <w:r>
          <w:rPr>
            <w:rtl/>
          </w:rPr>
          <w:t xml:space="preserve"> - </w:t>
        </w:r>
      </w:ins>
      <w:del w:id="93942" w:author="קלוד" w:date="2026-10-11T13:11:34Z">
        <w:r w:rsidRPr="006F178A">
          <w:rPr>
            <w:rtl/>
          </w:rPr>
          <w:delText xml:space="preserve"> </w:delText>
        </w:r>
      </w:del>
      <w:r w:rsidRPr="006F178A">
        <w:rPr>
          <w:rtl/>
        </w:rPr>
        <w:t xml:space="preserve">גזירה משום רצפה סתם </w:t>
      </w:r>
      <w:ins w:id="93939" w:author="קלוד" w:date="2026-10-11T13:11:34Z">
        <w:r>
          <w:rPr>
            <w:rtl/>
          </w:rPr>
          <w:t xml:space="preserve">שאסור;</w:t>
        </w:r>
      </w:ins>
      <w:del w:id="93940" w:author="קלוד" w:date="2026-10-11T13:11:34Z">
        <w:r w:rsidRPr="006F178A">
          <w:rPr>
            <w:rtl/>
          </w:rPr>
          <w:delText xml:space="preserve">דאסיר</w:delText>
        </w:r>
      </w:del>
      <w:r w:rsidRPr="006F178A">
        <w:rPr>
          <w:rtl/>
        </w:rPr>
        <w:t xml:space="preserve"> ולא שתק </w:t>
      </w:r>
      <w:ins w:id="93937" w:author="קלוד" w:date="2026-10-11T13:11:34Z">
        <w:r>
          <w:rPr>
            <w:rtl/>
          </w:rPr>
          <w:t xml:space="preserve">לו,</w:t>
        </w:r>
      </w:ins>
      <w:del w:id="93938" w:author="קלוד" w:date="2026-10-11T13:11:34Z">
        <w:r w:rsidRPr="006F178A">
          <w:rPr>
            <w:rtl/>
          </w:rPr>
          <w:delText xml:space="preserve">לו</w:delText>
        </w:r>
      </w:del>
      <w:r w:rsidRPr="006F178A">
        <w:rPr>
          <w:rtl/>
        </w:rPr>
        <w:t xml:space="preserve"> </w:t>
      </w:r>
      <w:r w:rsidRPr="006F178A">
        <w:rPr>
          <w:rFonts w:hint="cs"/>
          <w:rtl/>
        </w:rPr>
        <w:t xml:space="preserve">שלא ילמדו </w:t>
      </w:r>
      <w:ins w:id="93935" w:author="קלוד" w:date="2026-10-11T13:11:34Z">
        <w:r>
          <w:rPr>
            <w:rFonts w:hint="cs"/>
            <w:rtl/>
          </w:rPr>
          <w:t xml:space="preserve">ממנו,</w:t>
        </w:r>
      </w:ins>
      <w:del w:id="93936" w:author="קלוד" w:date="2026-10-11T13:11:34Z">
        <w:r w:rsidRPr="006F178A">
          <w:rPr>
            <w:rFonts w:hint="cs"/>
            <w:rtl/>
          </w:rPr>
          <w:delText xml:space="preserve">ממנו</w:delText>
        </w:r>
      </w:del>
      <w:r w:rsidRPr="006F178A">
        <w:rPr>
          <w:rFonts w:hint="cs"/>
          <w:rtl/>
        </w:rPr>
        <w:t xml:space="preserve"> </w:t>
      </w:r>
      <w:ins w:id="93933" w:author="קלוד" w:date="2026-10-11T13:11:34Z">
        <w:r>
          <w:rPr>
            <w:rtl/>
          </w:rPr>
          <w:t xml:space="preserve">כמו ששתקו</w:t>
        </w:r>
      </w:ins>
      <w:del w:id="93934" w:author="קלוד" w:date="2026-10-11T13:11:34Z">
        <w:r w:rsidRPr="006F178A">
          <w:rPr>
            <w:rtl/>
          </w:rPr>
          <w:delText xml:space="preserve">כדשתקו</w:delText>
        </w:r>
      </w:del>
      <w:r w:rsidRPr="006F178A">
        <w:rPr>
          <w:rtl/>
        </w:rPr>
        <w:t xml:space="preserve"> חכמים </w:t>
      </w:r>
      <w:r w:rsidRPr="006F178A">
        <w:rPr>
          <w:rStyle w:val="2fb"/>
          <w:rtl/>
        </w:rPr>
        <w:t xml:space="preserve">לר"י</w:t>
      </w:r>
      <w:r w:rsidRPr="006F178A">
        <w:rPr>
          <w:rtl/>
        </w:rPr>
        <w:t xml:space="preserve">.</w:t>
      </w:r>
    </w:p>
    <w:p w:rsidR="00E9703F" w:rsidRPr="00B3644D" w:rsidRDefault="00E9703F" w:rsidP="00E9703F">
      <w:pPr>
        <w:rPr>
          <w:spacing w:val="-4"/>
          <w:rtl/>
        </w:rPr>
      </w:pPr>
      <w:r w:rsidRPr="00B3644D">
        <w:rPr>
          <w:rStyle w:val="2fb"/>
          <w:spacing w:val="-4"/>
          <w:rtl/>
        </w:rPr>
        <w:t xml:space="preserve">רב</w:t>
      </w:r>
      <w:r w:rsidRPr="00B3644D">
        <w:rPr>
          <w:spacing w:val="-4"/>
          <w:rtl/>
        </w:rPr>
        <w:t xml:space="preserve"> ירמיה </w:t>
      </w:r>
      <w:ins w:id="93957" w:author="קלוד" w:date="2026-10-11T13:11:34Z">
        <w:r>
          <w:rPr>
            <w:spacing w:val="-4"/>
            <w:rtl/>
          </w:rPr>
          <w:t xml:space="preserve">העיר</w:t>
        </w:r>
      </w:ins>
      <w:del w:id="93958" w:author="קלוד" w:date="2026-10-11T13:11:34Z">
        <w:r w:rsidRPr="00B3644D">
          <w:rPr>
            <w:spacing w:val="-4"/>
            <w:rtl/>
          </w:rPr>
          <w:delText xml:space="preserve">שהעיר</w:delText>
        </w:r>
      </w:del>
      <w:r w:rsidRPr="00B3644D">
        <w:rPr>
          <w:spacing w:val="-4"/>
          <w:rtl/>
        </w:rPr>
        <w:t xml:space="preserve"> </w:t>
      </w:r>
      <w:ins w:id="93955" w:author="קלוד" w:date="2026-10-11T13:11:34Z">
        <w:r>
          <w:rPr>
            <w:spacing w:val="-4"/>
            <w:rtl/>
          </w:rPr>
          <w:t xml:space="preserve">לראש</w:t>
        </w:r>
      </w:ins>
      <w:del w:id="93956" w:author="קלוד" w:date="2026-10-11T13:11:34Z">
        <w:r w:rsidRPr="00B3644D">
          <w:rPr>
            <w:spacing w:val="-4"/>
            <w:rtl/>
          </w:rPr>
          <w:delText xml:space="preserve">לריש</w:delText>
        </w:r>
      </w:del>
      <w:r w:rsidRPr="00B3644D">
        <w:rPr>
          <w:spacing w:val="-4"/>
          <w:rtl/>
        </w:rPr>
        <w:t xml:space="preserve"> </w:t>
      </w:r>
      <w:ins w:id="90129" w:author="Claude - סמנטי" w:date="2026-10-11T12:28:21Z">
        <w:r>
          <w:rPr>
            <w:spacing w:val="-4"/>
            <w:rtl/>
          </w:rPr>
          <w:t xml:space="preserve">בית הכנסת</w:t>
        </w:r>
      </w:ins>
      <w:del w:id="90130" w:author="Claude - סמנטי" w:date="2026-10-11T12:28:21Z">
        <w:r w:rsidRPr="00B3644D">
          <w:rPr>
            <w:spacing w:val="-4"/>
            <w:rtl/>
          </w:rPr>
          <w:delText xml:space="preserve">כנישתא</w:delText>
        </w:r>
      </w:del>
      <w:r w:rsidRPr="00B3644D">
        <w:rPr>
          <w:spacing w:val="-4"/>
          <w:rtl/>
        </w:rPr>
        <w:t xml:space="preserve"> </w:t>
      </w:r>
      <w:ins w:id="93953" w:author="קלוד" w:date="2026-10-11T13:11:34Z">
        <w:r>
          <w:rPr>
            <w:spacing w:val="-4"/>
            <w:rtl/>
          </w:rPr>
          <w:t xml:space="preserve">של בצרה</w:t>
        </w:r>
      </w:ins>
      <w:del w:id="93954" w:author="קלוד" w:date="2026-10-11T13:11:34Z">
        <w:r w:rsidRPr="00B3644D">
          <w:rPr>
            <w:spacing w:val="-4"/>
            <w:rtl/>
          </w:rPr>
          <w:delText xml:space="preserve">דבצרה</w:delText>
        </w:r>
      </w:del>
      <w:r w:rsidRPr="00B3644D">
        <w:rPr>
          <w:spacing w:val="-4"/>
          <w:rtl/>
        </w:rPr>
        <w:t xml:space="preserve"> שגרר ספסל </w:t>
      </w:r>
      <w:ins w:id="93951" w:author="קלוד" w:date="2026-10-11T13:11:34Z">
        <w:r>
          <w:rPr>
            <w:spacing w:val="-4"/>
            <w:rtl/>
          </w:rPr>
          <w:t xml:space="preserve">קטן,</w:t>
        </w:r>
      </w:ins>
      <w:del w:id="93952" w:author="קלוד" w:date="2026-10-11T13:11:34Z">
        <w:r w:rsidRPr="00B3644D">
          <w:rPr>
            <w:spacing w:val="-4"/>
            <w:rtl/>
          </w:rPr>
          <w:delText xml:space="preserve">קטן</w:delText>
        </w:r>
      </w:del>
      <w:r w:rsidRPr="00B3644D">
        <w:rPr>
          <w:spacing w:val="-4"/>
          <w:rtl/>
        </w:rPr>
        <w:t xml:space="preserve"> </w:t>
      </w:r>
      <w:ins w:id="95121" w:author="מנוע מכני" w:date="2026-10-11T12:04:39Z">
        <w:ins w:id="93949" w:author="קלוד" w:date="2026-10-11T13:11:34Z">
          <w:r>
            <w:rPr>
              <w:spacing w:val="-4"/>
              <w:rtl/>
            </w:rPr>
            <w:t xml:space="preserve">שסבר</w:t>
          </w:r>
        </w:ins>
        <w:del w:id="93950" w:author="קלוד" w:date="2026-10-11T13:11:34Z">
          <w:r>
            <w:rPr>
              <w:spacing w:val="-4"/>
              <w:rtl/>
            </w:rPr>
            <w:delText xml:space="preserve">דסבר</w:delText>
          </w:r>
        </w:del>
      </w:ins>
      <w:del w:id="95122" w:author="מנוע מכני" w:date="2026-10-11T12:04:39Z">
        <w:r w:rsidRPr="00B3644D">
          <w:rPr>
            <w:spacing w:val="-4"/>
            <w:rtl/>
          </w:rPr>
          <w:delText xml:space="preserve">דס"ל</w:delText>
        </w:r>
      </w:del>
      <w:r w:rsidRPr="00B3644D">
        <w:rPr>
          <w:spacing w:val="-4"/>
          <w:rtl/>
        </w:rPr>
        <w:t xml:space="preserve"> </w:t>
      </w:r>
      <w:ins w:id="93947" w:author="קלוד" w:date="2026-10-11T13:11:34Z">
        <w:r>
          <w:rPr>
            <w:rStyle w:val="2fb"/>
            <w:spacing w:val="-4"/>
            <w:rtl/>
          </w:rPr>
          <w:t xml:space="preserve">שלר"ש</w:t>
        </w:r>
      </w:ins>
      <w:del w:id="93948" w:author="קלוד" w:date="2026-10-11T13:11:34Z">
        <w:r w:rsidRPr="00B3644D">
          <w:rPr>
            <w:rStyle w:val="2fb"/>
            <w:spacing w:val="-4"/>
            <w:rtl/>
          </w:rPr>
          <w:delText xml:space="preserve">דלר"ש</w:delText>
        </w:r>
      </w:del>
      <w:r w:rsidRPr="00B3644D">
        <w:rPr>
          <w:spacing w:val="-4"/>
          <w:rtl/>
        </w:rPr>
        <w:t xml:space="preserve"> מותר רק </w:t>
      </w:r>
      <w:ins w:id="93945" w:author="קלוד" w:date="2026-10-11T13:11:34Z">
        <w:r>
          <w:rPr>
            <w:spacing w:val="-4"/>
            <w:rtl/>
          </w:rPr>
          <w:t xml:space="preserve">בגדול,</w:t>
        </w:r>
      </w:ins>
      <w:del w:id="93946" w:author="קלוד" w:date="2026-10-11T13:11:34Z">
        <w:r w:rsidRPr="00B3644D">
          <w:rPr>
            <w:spacing w:val="-4"/>
            <w:rtl/>
          </w:rPr>
          <w:delText xml:space="preserve">בגדול</w:delText>
        </w:r>
      </w:del>
      <w:r w:rsidRPr="00B3644D">
        <w:rPr>
          <w:spacing w:val="-4"/>
          <w:rtl/>
        </w:rPr>
        <w:t xml:space="preserve"> כיון </w:t>
      </w:r>
      <w:ins w:id="93943" w:author="קלוד" w:date="2026-10-11T13:11:34Z">
        <w:r>
          <w:rPr>
            <w:spacing w:val="-4"/>
            <w:rtl/>
          </w:rPr>
          <w:t xml:space="preserve">שא"א </w:t>
        </w:r>
        <w:r>
          <w:rPr>
            <w:rStyle w:val="afffffe"/>
            <w:spacing w:val="-4"/>
            <w:rtl/>
          </w:rPr>
          <w:t xml:space="preserve">לשאתו</w:t>
        </w:r>
        <w:r>
          <w:rPr>
            <w:spacing w:val="-4"/>
            <w:rtl/>
          </w:rPr>
          <w:t xml:space="preserve">.</w:t>
        </w:r>
      </w:ins>
      <w:del w:id="93944" w:author="קלוד" w:date="2026-10-11T13:11:34Z">
        <w:r w:rsidRPr="00B3644D">
          <w:rPr>
            <w:spacing w:val="-4"/>
            <w:rtl/>
          </w:rPr>
          <w:delText xml:space="preserve">דא"א.</w:delText>
        </w:r>
      </w:del>
    </w:p>
    <w:p w:rsidR="00E9703F" w:rsidRPr="006F178A" w:rsidRDefault="00E9703F" w:rsidP="00E9703F">
      <w:pPr>
        <w:rPr>
          <w:rtl/>
        </w:rPr>
      </w:pPr>
      <w:ins w:id="95659" w:author="מנוע מכני" w:date="2026-10-11T12:04:39Z">
        <w:r>
          <w:rPr>
            <w:rFonts w:ascii="Fb Fontext" w:hAnsi="Fb Fontext"/>
            <w:sz w:val="20"/>
            <w:rtl/>
          </w:rPr>
          <w:t xml:space="preserve">וחולק</w:t>
        </w:r>
      </w:ins>
      <w:del w:id="95660" w:author="מנוע מכני" w:date="2026-10-11T12:04:39Z">
        <w:r w:rsidRPr="006F178A">
          <w:rPr>
            <w:rFonts w:ascii="Fb Fontext" w:hAnsi="Fb Fontext"/>
            <w:sz w:val="20"/>
            <w:rtl/>
          </w:rPr>
          <w:delText xml:space="preserve">ופליג</w:delText>
        </w:r>
      </w:del>
      <w:r w:rsidRPr="006F178A">
        <w:rPr>
          <w:rFonts w:ascii="Fb Fontext" w:hAnsi="Fb Fontext"/>
          <w:sz w:val="20"/>
          <w:rtl/>
        </w:rPr>
        <w:t xml:space="preserve"> </w:t>
      </w:r>
      <w:del w:id="9003" w:author="עריכה מהאתר" w:date="2026-10-19T12:38:29Z">
        <w:r>
          <w:rPr>
            <w:rStyle w:val="2fb"/>
            <w:rFonts w:ascii="Fb Fontext" w:hAnsi="Fb Fontext"/>
            <w:sz w:val="20"/>
            <w:rtl/>
          </w:rPr>
          <w:delText xml:space="preserve">רי"ר</w:delText>
        </w:r>
      </w:del>
      <w:del w:id="9004" w:author="עריכה מהאתר" w:date="2026-10-19T12:38:29Z">
        <w:r>
          <w:rPr>
            <w:rFonts w:ascii="Fb Fontext" w:hAnsi="Fb Fontext"/>
            <w:sz w:val="20"/>
            <w:rtl/>
          </w:rPr>
          <w:delText xml:space="preserve"> </w:delText>
        </w:r>
      </w:del>
      <w:ins w:id="93963" w:author="קלוד" w:date="2026-10-11T13:11:34Z">
        <w:r>
          <w:rPr>
            <w:rFonts w:ascii="Fb Fontext" w:hAnsi="Fb Fontext"/>
            <w:sz w:val="20"/>
            <w:rtl/>
          </w:rPr>
          <w:t xml:space="preserve">על</w:t>
        </w:r>
      </w:ins>
      <w:del w:id="93964" w:author="קלוד" w:date="2026-10-11T13:11:34Z">
        <w:r w:rsidRPr="006F178A">
          <w:rPr>
            <w:rFonts w:ascii="Fb Fontext" w:hAnsi="Fb Fontext"/>
            <w:sz w:val="20"/>
            <w:rtl/>
          </w:rPr>
          <w:delText xml:space="preserve">אעולא</w:delText>
        </w:r>
      </w:del>
      <w:r w:rsidRPr="006F178A">
        <w:rPr>
          <w:rFonts w:ascii="Fb Fontext" w:hAnsi="Fb Fontext"/>
          <w:sz w:val="20"/>
          <w:rtl/>
        </w:rPr>
        <w:t xml:space="preserve"> </w:t>
      </w:r>
      <w:ins w:id="95123" w:author="מנוע מכני" w:date="2026-10-11T12:04:39Z">
        <w:ins w:id="93961" w:author="קלוד" w:date="2026-10-11T13:11:34Z">
          <w:r>
            <w:rPr>
              <w:rFonts w:ascii="Fb Fontext" w:hAnsi="Fb Fontext"/>
              <w:sz w:val="20"/>
              <w:rtl/>
            </w:rPr>
            <w:t xml:space="preserve">עולא, שסבר:</w:t>
          </w:r>
        </w:ins>
        <w:del w:id="93962" w:author="קלוד" w:date="2026-10-11T13:11:34Z">
          <w:r>
            <w:rPr>
              <w:rFonts w:ascii="Fb Fontext" w:hAnsi="Fb Fontext"/>
              <w:sz w:val="20"/>
              <w:rtl/>
            </w:rPr>
            <w:delText xml:space="preserve">דסבר</w:delText>
          </w:r>
        </w:del>
      </w:ins>
      <w:del w:id="95124" w:author="מנוע מכני" w:date="2026-10-11T12:04:39Z">
        <w:r w:rsidRPr="006F178A">
          <w:rPr>
            <w:rFonts w:ascii="Fb Fontext" w:hAnsi="Fb Fontext"/>
            <w:sz w:val="20"/>
            <w:rtl/>
          </w:rPr>
          <w:delText xml:space="preserve">דס"ל</w:delText>
        </w:r>
      </w:del>
      <w:r w:rsidRPr="006F178A">
        <w:rPr>
          <w:rFonts w:ascii="Fb Fontext" w:hAnsi="Fb Fontext"/>
          <w:sz w:val="20"/>
          <w:rtl/>
        </w:rPr>
        <w:t xml:space="preserve"> מחלוקת </w:t>
      </w:r>
      <w:ins w:id="93959" w:author="קלוד" w:date="2026-10-11T13:11:34Z">
        <w:r>
          <w:rPr>
            <w:rFonts w:ascii="Fb Fontext" w:hAnsi="Fb Fontext"/>
            <w:sz w:val="20"/>
            <w:rtl/>
          </w:rPr>
          <w:t xml:space="preserve">בקטנים,</w:t>
        </w:r>
      </w:ins>
      <w:del w:id="93960" w:author="קלוד" w:date="2026-10-11T13:11:34Z">
        <w:r w:rsidRPr="006F178A">
          <w:rPr>
            <w:rFonts w:ascii="Fb Fontext" w:hAnsi="Fb Fontext"/>
            <w:sz w:val="20"/>
            <w:rtl/>
          </w:rPr>
          <w:delText xml:space="preserve">בקטנים</w:delText>
        </w:r>
      </w:del>
      <w:r w:rsidRPr="006F178A">
        <w:rPr>
          <w:rFonts w:ascii="Fb Fontext" w:hAnsi="Fb Fontext"/>
          <w:sz w:val="20"/>
          <w:rtl/>
        </w:rPr>
        <w:t xml:space="preserve"> אבל בגדולים </w:t>
      </w:r>
      <w:r w:rsidRPr="0086545C">
        <w:rPr>
          <w:rFonts w:ascii="Fb Fontext" w:hAnsi="Fb Fontext"/>
          <w:b/>
          <w:bCs/>
          <w:sz w:val="20"/>
          <w:rtl/>
        </w:rPr>
        <w:t>דברי הכל</w:t>
      </w:r>
      <w:r w:rsidRPr="006F178A">
        <w:rPr>
          <w:rFonts w:ascii="Fb Fontext" w:hAnsi="Fb Fontext"/>
          <w:sz w:val="20"/>
          <w:rtl/>
        </w:rPr>
        <w:t xml:space="preserve"> מותר.</w:t>
      </w:r>
    </w:p>
    <w:p>
      <w:pPr>
        <w:pStyle w:val="38"/>
        <w:rPr>
          <w:ins w:id="97089" w:author="מנוע מכני" w:date="2026-10-11T12:04:39Z"/>
        </w:rPr>
      </w:pPr>
      <w:r w:rsidRPr="006F178A">
        <w:t xml:space="preserve">והך</w:t>
      </w:r>
    </w:p>
    <w:p w:rsidR="00E9703F" w:rsidRPr="006F178A" w:rsidRDefault="00E9703F" w:rsidP="00E9703F">
      <w:pPr>
        <w:rPr>
          <w:rtl/>
        </w:rPr>
      </w:pPr>
      <w:del w:id="97090" w:author="מנוע מכני" w:date="2026-10-11T12:04:39Z">
        <w:r w:rsidRPr="006F178A">
          <w:rPr>
            <w:rFonts w:ascii="Fb Fontext" w:hAnsi="Fb Fontext"/>
            <w:rtl/>
          </w:rPr>
          <w:delText xml:space="preserve"> </w:delText>
        </w:r>
      </w:del>
      <w:r w:rsidRPr="006F178A">
        <w:rPr>
          <w:rStyle w:val="2fb"/>
          <w:rFonts w:ascii="Fb Fontext" w:hAnsi="Fb Fontext"/>
          <w:rtl/>
        </w:rPr>
        <w:t xml:space="preserve">דר"ש</w:t>
      </w:r>
      <w:r w:rsidRPr="006F178A">
        <w:rPr>
          <w:rFonts w:ascii="Fb Fontext" w:hAnsi="Fb Fontext"/>
          <w:rtl/>
        </w:rPr>
        <w:t xml:space="preserve"> גורר אדם מטה </w:t>
      </w:r>
      <w:r w:rsidRPr="006F178A">
        <w:rPr>
          <w:rStyle w:val="afffe"/>
          <w:rFonts w:ascii="Fb Fontext" w:hAnsi="Fb Fontext"/>
          <w:rtl/>
        </w:rPr>
        <w:t>כסא, וספסל,</w:t>
      </w:r>
      <w:r w:rsidRPr="006F178A">
        <w:rPr>
          <w:rFonts w:ascii="Fb Fontext" w:hAnsi="Fb Fontext"/>
          <w:rtl/>
        </w:rPr>
        <w:t xml:space="preserve"> ובלבד שלא יתכוין לעשות </w:t>
      </w:r>
      <w:ins w:id="93965" w:author="קלוד" w:date="2026-10-11T13:11:34Z">
        <w:r>
          <w:rPr>
            <w:rFonts w:ascii="Fb Fontext" w:hAnsi="Fb Fontext"/>
            <w:rtl/>
          </w:rPr>
          <w:t xml:space="preserve">חריץ - </w:t>
        </w:r>
        <w:r>
          <w:rPr>
            <w:rStyle w:val="afffffe"/>
            <w:rFonts w:ascii="Fb Fontext" w:hAnsi="Fb Fontext"/>
            <w:rtl/>
          </w:rPr>
          <w:t xml:space="preserve">קשה לשניהם</w:t>
        </w:r>
        <w:r>
          <w:rPr>
            <w:rFonts w:ascii="Fb Fontext" w:hAnsi="Fb Fontext"/>
            <w:rtl/>
          </w:rPr>
          <w:t xml:space="preserve">.</w:t>
        </w:r>
      </w:ins>
      <w:del w:id="93966" w:author="קלוד" w:date="2026-10-11T13:11:34Z">
        <w:r w:rsidRPr="006F178A">
          <w:rPr>
            <w:rFonts w:ascii="Fb Fontext" w:hAnsi="Fb Fontext"/>
            <w:rtl/>
          </w:rPr>
          <w:delText xml:space="preserve">חריץ.</w:delText>
        </w:r>
      </w:del>
    </w:p>
    <w:p>
      <w:pPr>
        <w:pStyle w:val="38"/>
        <w:rPr>
          <w:ins w:id="97091" w:author="מנוע מכני" w:date="2026-10-11T12:04:39Z"/>
        </w:rPr>
      </w:pPr>
      <w:r w:rsidRPr="006F178A">
        <w:t xml:space="preserve">עולא מתרץ </w:t>
      </w:r>
      <w:ins w:id="90995" w:author="מנוע מכני" w:date="2026-10-11T12:04:39Z">
        <w:r>
          <w:t xml:space="preserve">לשיטתו</w:t>
        </w:r>
      </w:ins>
      <w:del w:id="90996" w:author="מנוע מכני" w:date="2026-10-11T12:04:39Z">
        <w:r w:rsidRPr="006F178A">
          <w:delText xml:space="preserve">לטעמיה</w:delText>
        </w:r>
      </w:del>
      <w:r w:rsidRPr="006F178A">
        <w:t xml:space="preserve">:</w:t>
      </w:r>
    </w:p>
    <w:p w:rsidR="00E9703F" w:rsidRPr="006F178A" w:rsidRDefault="00E9703F" w:rsidP="00E9703F">
      <w:pPr>
        <w:rPr>
          <w:rtl/>
        </w:rPr>
      </w:pPr>
      <w:del w:id="97092" w:author="מנוע מכני" w:date="2026-10-11T12:04:39Z">
        <w:r w:rsidRPr="006F178A">
          <w:rPr>
            <w:rtl/>
          </w:rPr>
          <w:delText xml:space="preserve"> </w:delText>
        </w:r>
      </w:del>
      <w:r w:rsidRPr="006F178A">
        <w:rPr>
          <w:rtl/>
        </w:rPr>
        <w:t xml:space="preserve">מטה </w:t>
      </w:r>
      <w:ins w:id="93971" w:author="קלוד" w:date="2026-10-11T13:11:34Z">
        <w:r>
          <w:rPr>
            <w:rtl/>
          </w:rPr>
          <w:t xml:space="preserve">דומה</w:t>
        </w:r>
      </w:ins>
      <w:del w:id="93972" w:author="קלוד" w:date="2026-10-11T13:11:34Z">
        <w:r w:rsidRPr="006F178A">
          <w:rPr>
            <w:rtl/>
          </w:rPr>
          <w:delText xml:space="preserve">דומיא</w:delText>
        </w:r>
      </w:del>
      <w:r w:rsidRPr="006F178A">
        <w:rPr>
          <w:rtl/>
        </w:rPr>
        <w:t xml:space="preserve"> </w:t>
      </w:r>
      <w:ins w:id="93969" w:author="קלוד" w:date="2026-10-11T13:11:34Z">
        <w:r>
          <w:rPr>
            <w:rtl/>
          </w:rPr>
          <w:t xml:space="preserve">לכסא, </w:t>
        </w:r>
        <w:r>
          <w:rPr>
            <w:rStyle w:val="afffffe"/>
            <w:rtl/>
          </w:rPr>
          <w:t xml:space="preserve">קטנה</w:t>
        </w:r>
        <w:r>
          <w:rPr>
            <w:rtl/>
          </w:rPr>
          <w:t xml:space="preserve">;</w:t>
        </w:r>
      </w:ins>
      <w:del w:id="93970" w:author="קלוד" w:date="2026-10-11T13:11:34Z">
        <w:r w:rsidRPr="006F178A">
          <w:rPr>
            <w:rtl/>
          </w:rPr>
          <w:delText xml:space="preserve">דכסא</w:delText>
        </w:r>
      </w:del>
      <w:r w:rsidRPr="006F178A">
        <w:rPr>
          <w:rtl/>
        </w:rPr>
        <w:t xml:space="preserve"> והיינו </w:t>
      </w:r>
      <w:ins w:id="93967" w:author="קלוד" w:date="2026-10-11T13:11:34Z">
        <w:r>
          <w:rPr>
            <w:rtl/>
          </w:rPr>
          <w:t xml:space="preserve">שבקטנים</w:t>
        </w:r>
      </w:ins>
      <w:del w:id="93968" w:author="קלוד" w:date="2026-10-11T13:11:34Z">
        <w:r w:rsidRPr="006F178A">
          <w:rPr>
            <w:rtl/>
          </w:rPr>
          <w:delText xml:space="preserve">דבקטנים</w:delText>
        </w:r>
      </w:del>
      <w:r w:rsidRPr="006F178A">
        <w:rPr>
          <w:rtl/>
        </w:rPr>
        <w:t xml:space="preserve"> רק </w:t>
      </w:r>
      <w:r w:rsidRPr="006F178A">
        <w:rPr>
          <w:rStyle w:val="2fb"/>
          <w:rtl/>
        </w:rPr>
        <w:t xml:space="preserve">ר"ש</w:t>
      </w:r>
      <w:r w:rsidRPr="006F178A">
        <w:rPr>
          <w:rtl/>
        </w:rPr>
        <w:t xml:space="preserve"> מתיר.</w:t>
      </w:r>
    </w:p>
    <w:p w:rsidR="00E9703F" w:rsidRPr="006F178A" w:rsidRDefault="00E9703F" w:rsidP="00E9703F">
      <w:pPr>
        <w:rPr>
          <w:rtl/>
        </w:rPr>
      </w:pPr>
      <w:r w:rsidRPr="006F178A">
        <w:rPr>
          <w:rStyle w:val="2fb"/>
          <w:rFonts w:ascii="Fb Fontext" w:hAnsi="Fb Fontext"/>
          <w:sz w:val="20"/>
          <w:rtl/>
        </w:rPr>
        <w:t xml:space="preserve">ורי"ר</w:t>
      </w:r>
      <w:r w:rsidRPr="006F178A">
        <w:rPr>
          <w:rFonts w:ascii="Fb Fontext" w:hAnsi="Fb Fontext"/>
          <w:sz w:val="20"/>
          <w:rtl/>
        </w:rPr>
        <w:t xml:space="preserve"> מתרץ </w:t>
      </w:r>
      <w:ins w:id="90997" w:author="מנוע מכני" w:date="2026-10-11T12:04:39Z">
        <w:r>
          <w:rPr>
            <w:rFonts w:ascii="Fb Fontext" w:hAnsi="Fb Fontext"/>
            <w:sz w:val="20"/>
            <w:rtl/>
          </w:rPr>
          <w:t xml:space="preserve">לשיטתו</w:t>
        </w:r>
      </w:ins>
      <w:del w:id="90998" w:author="מנוע מכני" w:date="2026-10-11T12:04:39Z">
        <w:r w:rsidRPr="006F178A">
          <w:rPr>
            <w:rFonts w:ascii="Fb Fontext" w:hAnsi="Fb Fontext"/>
            <w:sz w:val="20"/>
            <w:rtl/>
          </w:rPr>
          <w:delText xml:space="preserve">לטעמיה</w:delText>
        </w:r>
      </w:del>
      <w:r w:rsidRPr="006F178A">
        <w:rPr>
          <w:rFonts w:ascii="Fb Fontext" w:hAnsi="Fb Fontext"/>
          <w:sz w:val="20"/>
          <w:rtl/>
        </w:rPr>
        <w:t xml:space="preserve">: כסא </w:t>
      </w:r>
      <w:ins w:id="93977" w:author="קלוד" w:date="2026-10-11T13:11:34Z">
        <w:r>
          <w:rPr>
            <w:rFonts w:ascii="Fb Fontext" w:hAnsi="Fb Fontext"/>
            <w:sz w:val="20"/>
            <w:rtl/>
          </w:rPr>
          <w:t xml:space="preserve">דומה</w:t>
        </w:r>
      </w:ins>
      <w:del w:id="93978" w:author="קלוד" w:date="2026-10-11T13:11:34Z">
        <w:r w:rsidRPr="006F178A">
          <w:rPr>
            <w:rFonts w:ascii="Fb Fontext" w:hAnsi="Fb Fontext"/>
            <w:sz w:val="20"/>
            <w:rtl/>
          </w:rPr>
          <w:delText xml:space="preserve">דומיא</w:delText>
        </w:r>
      </w:del>
      <w:r w:rsidRPr="006F178A">
        <w:rPr>
          <w:rFonts w:ascii="Fb Fontext" w:hAnsi="Fb Fontext"/>
          <w:sz w:val="20"/>
          <w:rtl/>
        </w:rPr>
        <w:t xml:space="preserve"> </w:t>
      </w:r>
      <w:ins w:id="93975" w:author="קלוד" w:date="2026-10-11T13:11:34Z">
        <w:r>
          <w:rPr>
            <w:rFonts w:ascii="Fb Fontext" w:hAnsi="Fb Fontext"/>
            <w:sz w:val="20"/>
            <w:rtl/>
          </w:rPr>
          <w:t xml:space="preserve">למטה, </w:t>
        </w:r>
        <w:r>
          <w:rPr>
            <w:rStyle w:val="afffffe"/>
            <w:rFonts w:ascii="Fb Fontext" w:hAnsi="Fb Fontext"/>
            <w:sz w:val="20"/>
            <w:rtl/>
          </w:rPr>
          <w:t xml:space="preserve">כבד</w:t>
        </w:r>
        <w:r>
          <w:rPr>
            <w:rFonts w:ascii="Fb Fontext" w:hAnsi="Fb Fontext"/>
            <w:sz w:val="20"/>
            <w:rtl/>
          </w:rPr>
          <w:t xml:space="preserve">;</w:t>
        </w:r>
      </w:ins>
      <w:del w:id="93976" w:author="קלוד" w:date="2026-10-11T13:11:34Z">
        <w:r w:rsidRPr="006F178A">
          <w:rPr>
            <w:rFonts w:ascii="Fb Fontext" w:hAnsi="Fb Fontext"/>
            <w:sz w:val="20"/>
            <w:rtl/>
          </w:rPr>
          <w:delText xml:space="preserve">דמטה.</w:delText>
        </w:r>
      </w:del>
      <w:r w:rsidRPr="006F178A">
        <w:rPr>
          <w:rFonts w:ascii="Fb Fontext" w:hAnsi="Fb Fontext"/>
          <w:sz w:val="20"/>
          <w:rtl/>
        </w:rPr>
        <w:t xml:space="preserve"> והיינו </w:t>
      </w:r>
      <w:ins w:id="93973" w:author="קלוד" w:date="2026-10-11T13:11:34Z">
        <w:r>
          <w:rPr>
            <w:rFonts w:ascii="Fb Fontext" w:hAnsi="Fb Fontext"/>
            <w:sz w:val="20"/>
            <w:rtl/>
          </w:rPr>
          <w:t xml:space="preserve">שרק</w:t>
        </w:r>
      </w:ins>
      <w:del w:id="93974" w:author="קלוד" w:date="2026-10-11T13:11:34Z">
        <w:r w:rsidRPr="006F178A">
          <w:rPr>
            <w:rFonts w:ascii="Fb Fontext" w:hAnsi="Fb Fontext"/>
            <w:sz w:val="20"/>
            <w:rtl/>
          </w:rPr>
          <w:delText xml:space="preserve">ד</w:delText>
        </w:r>
        <w:r w:rsidRPr="006F178A">
          <w:rPr>
            <w:rFonts w:ascii="Fb Fontext" w:hAnsi="Fb Fontext" w:hint="cs"/>
            <w:sz w:val="20"/>
            <w:rtl/>
          </w:rPr>
          <w:delText xml:space="preserve">רק</w:delText>
        </w:r>
      </w:del>
      <w:r w:rsidRPr="006F178A">
        <w:rPr>
          <w:rFonts w:ascii="Fb Fontext" w:hAnsi="Fb Fontext" w:hint="cs"/>
          <w:sz w:val="20"/>
          <w:rtl/>
        </w:rPr>
        <w:t xml:space="preserve"> </w:t>
      </w:r>
      <w:r w:rsidRPr="006F178A">
        <w:rPr>
          <w:rFonts w:ascii="Fb Fontext" w:hAnsi="Fb Fontext"/>
          <w:sz w:val="20"/>
          <w:rtl/>
        </w:rPr>
        <w:t xml:space="preserve">בגדולים </w:t>
      </w:r>
      <w:r w:rsidRPr="006F178A">
        <w:rPr>
          <w:rStyle w:val="2fb"/>
          <w:rFonts w:ascii="Fb Fontext" w:hAnsi="Fb Fontext"/>
          <w:sz w:val="20"/>
          <w:rtl/>
        </w:rPr>
        <w:t xml:space="preserve">ר"ש</w:t>
      </w:r>
      <w:r w:rsidRPr="006F178A">
        <w:rPr>
          <w:rFonts w:ascii="Fb Fontext" w:hAnsi="Fb Fontext"/>
          <w:sz w:val="20"/>
          <w:rtl/>
        </w:rPr>
        <w:t xml:space="preserve"> מתיר.</w:t>
      </w:r>
    </w:p>
    <w:p w:rsidR="00E9703F" w:rsidRDefault="00E9703F" w:rsidP="00E9703F">
      <w:pPr>
        <w:rPr>
          <w:rFonts w:ascii="Fb Fontext" w:hAnsi="Fb Fontext"/>
          <w:rtl/>
        </w:rPr>
      </w:pPr>
      <w:r w:rsidRPr="006F178A">
        <w:rPr>
          <w:rFonts w:ascii="Fb Fontext" w:hAnsi="Fb Fontext"/>
          <w:rtl/>
        </w:rPr>
        <w:t xml:space="preserve">מתיב </w:t>
      </w:r>
      <w:r w:rsidRPr="006F178A">
        <w:rPr>
          <w:rStyle w:val="2fb"/>
          <w:rFonts w:ascii="Fb Fontext" w:hAnsi="Fb Fontext"/>
          <w:rtl/>
        </w:rPr>
        <w:t xml:space="preserve">רבה</w:t>
      </w:r>
      <w:r w:rsidRPr="006F178A">
        <w:rPr>
          <w:rFonts w:ascii="Fb Fontext" w:hAnsi="Fb Fontext"/>
          <w:rtl/>
        </w:rPr>
        <w:t xml:space="preserve"> </w:t>
      </w:r>
      <w:ins w:id="93987" w:author="קלוד" w:date="2026-10-11T13:11:34Z">
        <w:r>
          <w:rPr>
            <w:rStyle w:val="afffffe"/>
            <w:rFonts w:ascii="Fb Fontext" w:hAnsi="Fb Fontext"/>
            <w:rtl/>
          </w:rPr>
          <w:t xml:space="preserve">לרי"ר</w:t>
        </w:r>
        <w:r>
          <w:rPr>
            <w:rStyle w:val="2fb"/>
            <w:rFonts w:ascii="Fb Fontext" w:hAnsi="Fb Fontext"/>
            <w:rtl/>
          </w:rPr>
          <w:t xml:space="preserve">,</w:t>
        </w:r>
      </w:ins>
      <w:del w:id="93988" w:author="קלוד" w:date="2026-10-11T13:11:34Z">
        <w:r w:rsidRPr="006F178A">
          <w:rPr>
            <w:rStyle w:val="2fb"/>
            <w:rFonts w:ascii="Fb Fontext" w:hAnsi="Fb Fontext"/>
            <w:rtl/>
          </w:rPr>
          <w:delText xml:space="preserve">אר"ש</w:delText>
        </w:r>
      </w:del>
      <w:r w:rsidRPr="006F178A">
        <w:rPr>
          <w:rFonts w:ascii="Fb Fontext" w:hAnsi="Fb Fontext"/>
          <w:rtl/>
        </w:rPr>
        <w:t xml:space="preserve"> </w:t>
      </w:r>
      <w:ins w:id="95125" w:author="מנוע מכני" w:date="2026-10-11T12:04:39Z">
        <w:ins w:id="93985" w:author="קלוד" w:date="2026-10-11T13:11:34Z">
          <w:r>
            <w:rPr>
              <w:rFonts w:ascii="Fb Fontext" w:hAnsi="Fb Fontext"/>
              <w:rtl/>
            </w:rPr>
            <w:t xml:space="preserve">שסבר</w:t>
          </w:r>
        </w:ins>
        <w:del w:id="93986" w:author="קלוד" w:date="2026-10-11T13:11:34Z">
          <w:r>
            <w:rPr>
              <w:rFonts w:ascii="Fb Fontext" w:hAnsi="Fb Fontext"/>
              <w:rtl/>
            </w:rPr>
            <w:delText xml:space="preserve">דסבר</w:delText>
          </w:r>
        </w:del>
      </w:ins>
      <w:del w:id="95126" w:author="מנוע מכני" w:date="2026-10-11T12:04:39Z">
        <w:r w:rsidRPr="006F178A">
          <w:rPr>
            <w:rFonts w:ascii="Fb Fontext" w:hAnsi="Fb Fontext"/>
            <w:rtl/>
          </w:rPr>
          <w:delText xml:space="preserve">דס"ל</w:delText>
        </w:r>
      </w:del>
      <w:r w:rsidRPr="006F178A">
        <w:rPr>
          <w:rFonts w:ascii="Fb Fontext" w:hAnsi="Fb Fontext"/>
          <w:rtl/>
        </w:rPr>
        <w:t xml:space="preserve"> </w:t>
      </w:r>
      <w:ins w:id="93983" w:author="קלוד" w:date="2026-10-11T13:11:34Z">
        <w:r>
          <w:rPr>
            <w:rFonts w:ascii="Fb Fontext" w:hAnsi="Fb Fontext"/>
            <w:rtl/>
          </w:rPr>
          <w:t xml:space="preserve">שלר"ש</w:t>
        </w:r>
      </w:ins>
      <w:del w:id="93984" w:author="קלוד" w:date="2026-10-11T13:11:34Z">
        <w:r w:rsidRPr="006F178A">
          <w:rPr>
            <w:rFonts w:ascii="Fb Fontext" w:hAnsi="Fb Fontext"/>
            <w:rtl/>
          </w:rPr>
          <w:delText xml:space="preserve">דפטור</w:delText>
        </w:r>
      </w:del>
      <w:r w:rsidRPr="006F178A">
        <w:rPr>
          <w:rFonts w:ascii="Fb Fontext" w:hAnsi="Fb Fontext"/>
          <w:rtl/>
        </w:rPr>
        <w:t xml:space="preserve"> אינו מתכו</w:t>
      </w:r>
      <w:r w:rsidRPr="006F178A">
        <w:rPr>
          <w:rFonts w:ascii="Fb Fontext" w:hAnsi="Fb Fontext" w:hint="cs"/>
          <w:rtl/>
        </w:rPr>
        <w:t>ו</w:t>
      </w:r>
      <w:r w:rsidRPr="006F178A">
        <w:rPr>
          <w:rFonts w:ascii="Fb Fontext" w:hAnsi="Fb Fontext"/>
          <w:rtl/>
        </w:rPr>
        <w:t xml:space="preserve">ן</w:t>
      </w:r>
      <w:ins w:id="93981" w:author="קלוד" w:date="2026-10-11T13:11:34Z">
        <w:r>
          <w:rPr>
            <w:rFonts w:ascii="Fb Fontext" w:hAnsi="Fb Fontext"/>
            <w:rtl/>
          </w:rPr>
          <w:t xml:space="preserve"> פטור </w:t>
        </w:r>
      </w:ins>
      <w:del w:id="93982" w:author="קלוד" w:date="2026-10-11T13:11:34Z">
        <w:r w:rsidRPr="006F178A">
          <w:rPr>
            <w:rFonts w:ascii="Fb Fontext" w:hAnsi="Fb Fontext"/>
            <w:rtl/>
          </w:rPr>
          <w:delText xml:space="preserve"> </w:delText>
        </w:r>
      </w:del>
      <w:r w:rsidRPr="006F178A">
        <w:rPr>
          <w:rFonts w:ascii="Fb Fontext" w:hAnsi="Fb Fontext"/>
          <w:rtl/>
        </w:rPr>
        <w:t xml:space="preserve">רק </w:t>
      </w:r>
      <w:ins w:id="90999" w:author="מנוע מכני" w:date="2026-10-11T12:04:39Z">
        <w:ins w:id="93979" w:author="קלוד" w:date="2026-10-11T13:11:34Z">
          <w:r>
            <w:rPr>
              <w:rFonts w:ascii="Fb Fontext" w:hAnsi="Fb Fontext"/>
              <w:rtl/>
            </w:rPr>
            <w:t xml:space="preserve">במקום</w:t>
          </w:r>
        </w:ins>
        <w:del w:id="93980" w:author="קלוד" w:date="2026-10-11T13:11:34Z">
          <w:r>
            <w:rPr>
              <w:rFonts w:ascii="Fb Fontext" w:hAnsi="Fb Fontext"/>
              <w:rtl/>
            </w:rPr>
            <w:delText xml:space="preserve">מקום</w:delText>
          </w:r>
        </w:del>
      </w:ins>
      <w:del w:id="91000" w:author="מנוע מכני" w:date="2026-10-11T12:04:39Z">
        <w:r w:rsidRPr="006F178A">
          <w:rPr>
            <w:rFonts w:ascii="Fb Fontext" w:hAnsi="Fb Fontext"/>
            <w:rtl/>
          </w:rPr>
          <w:delText xml:space="preserve">היכא</w:delText>
        </w:r>
      </w:del>
      <w:r w:rsidRPr="006F178A">
        <w:rPr>
          <w:rFonts w:ascii="Fb Fontext" w:hAnsi="Fb Fontext"/>
          <w:rtl/>
        </w:rPr>
        <w:t xml:space="preserve"> שא"א בענין אחר</w:t>
      </w:r>
      <w:r w:rsidRPr="006F178A">
        <w:rPr>
          <w:rFonts w:ascii="Fb Fontext" w:hAnsi="Fb Fontext" w:hint="cs"/>
          <w:rtl/>
        </w:rPr>
        <w:t>,</w:t>
      </w:r>
    </w:p>
    <w:p w:rsidR="00E9703F" w:rsidRPr="006F178A" w:rsidRDefault="00E9703F" w:rsidP="00E9703F">
      <w:pPr>
        <w:rPr>
          <w:rtl/>
        </w:rPr>
      </w:pPr>
      <w:ins w:id="93993" w:author="קלוד" w:date="2026-10-11T13:11:34Z">
        <w:r>
          <w:rPr>
            <w:rtl/>
          </w:rPr>
          <w:t xml:space="preserve">ממה</w:t>
        </w:r>
      </w:ins>
      <w:del w:id="93994" w:author="קלוד" w:date="2026-10-11T13:11:34Z">
        <w:r w:rsidRPr="006F178A">
          <w:rPr>
            <w:rtl/>
          </w:rPr>
          <w:lastRenderedPageBreak/>
          <w:delText xml:space="preserve">מהא</w:delText>
        </w:r>
      </w:del>
      <w:r w:rsidRPr="006F178A">
        <w:rPr>
          <w:rtl/>
        </w:rPr>
        <w:lastRenderedPageBreak/>
        <w:t xml:space="preserve"> </w:t>
      </w:r>
      <w:ins w:id="93991" w:author="קלוד" w:date="2026-10-11T13:11:34Z">
        <w:r>
          <w:rPr>
            <w:rtl/>
          </w:rPr>
          <w:t xml:space="preserve">ששנינו: מוכרי</w:t>
        </w:r>
      </w:ins>
      <w:del w:id="93992" w:author="קלוד" w:date="2026-10-11T13:11:34Z">
        <w:r w:rsidRPr="006F178A">
          <w:rPr>
            <w:rtl/>
          </w:rPr>
          <w:lastRenderedPageBreak/>
          <w:delText xml:space="preserve">דמוכרי</w:delText>
        </w:r>
      </w:del>
      <w:r w:rsidRPr="006F178A">
        <w:rPr>
          <w:rtl/>
        </w:rPr>
        <w:lastRenderedPageBreak/>
        <w:t xml:space="preserve"> כסות מוכרין כדרכן, ובלבד שלא יתכוין בחמה מפני החמה ובגשמים מפני הגשמים, והצנועין מפשילין במקל </w:t>
      </w:r>
      <w:ins w:id="93989" w:author="קלוד" w:date="2026-10-11T13:11:34Z">
        <w:r>
          <w:rPr>
            <w:rtl/>
          </w:rPr>
          <w:t xml:space="preserve">לאחוריהן - </w:t>
        </w:r>
        <w:r>
          <w:rPr>
            <w:rStyle w:val="afffffe"/>
            <w:rtl/>
          </w:rPr>
          <w:t xml:space="preserve">הרי שאפשר, ומותר</w:t>
        </w:r>
        <w:r>
          <w:rPr>
            <w:rtl/>
          </w:rPr>
          <w:t xml:space="preserve">.</w:t>
        </w:r>
      </w:ins>
      <w:del w:id="93990" w:author="קלוד" w:date="2026-10-11T13:11:34Z">
        <w:r w:rsidRPr="006F178A">
          <w:rPr>
            <w:rtl/>
          </w:rPr>
          <w:lastRenderedPageBreak/>
          <w:delText xml:space="preserve">לאחוריהן.</w:delText>
        </w:r>
      </w:del>
    </w:p>
    <w:p w:rsidR="00E9703F" w:rsidRPr="006F178A" w:rsidRDefault="00E9703F" w:rsidP="00E9703F">
      <w:pPr>
        <w:rPr>
          <w:rtl/>
        </w:rPr>
      </w:pPr>
      <w:r w:rsidRPr="006F178A">
        <w:rPr>
          <w:rFonts w:ascii="Fb Fontext" w:hAnsi="Fb Fontext"/>
          <w:rtl/>
        </w:rPr>
        <w:t xml:space="preserve">תיובתא </w:t>
      </w:r>
      <w:r w:rsidRPr="006F178A">
        <w:rPr>
          <w:rStyle w:val="2fb"/>
          <w:rFonts w:ascii="Fb Fontext" w:hAnsi="Fb Fontext"/>
          <w:rtl/>
        </w:rPr>
        <w:t xml:space="preserve">דרבי ירמיה</w:t>
      </w:r>
      <w:r w:rsidRPr="006F178A">
        <w:rPr>
          <w:rFonts w:ascii="Fb Fontext" w:hAnsi="Fb Fontext"/>
          <w:rtl/>
        </w:rPr>
        <w:t xml:space="preserve"> </w:t>
      </w:r>
      <w:r w:rsidRPr="006F178A">
        <w:rPr>
          <w:rStyle w:val="2fb"/>
          <w:rFonts w:ascii="Fb Fontext" w:hAnsi="Fb Fontext"/>
          <w:rtl/>
        </w:rPr>
        <w:t xml:space="preserve">רבה</w:t>
      </w:r>
      <w:r w:rsidRPr="006F178A">
        <w:rPr>
          <w:rFonts w:ascii="Fb Fontext" w:hAnsi="Fb Fontext"/>
          <w:rtl/>
        </w:rPr>
        <w:t xml:space="preserve">! תיובתא.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45" w:author="קלוד" w:date="2026-10-11T09:07:15Z"/>
        </w:rPr>
      </w:pPr>
      <w:ins w:id="20444" w:author="קלוד" w:date="2026-10-11T09:07:15Z">
        <w:r>
          <w:t xml:space="preserve">משנה ה</w:t>
        </w:r>
      </w:ins>
    </w:p>
    <w:p w:rsidR="00E9703F" w:rsidRPr="009757B9" w:rsidRDefault="00E9703F" w:rsidP="00E9703F">
      <w:pPr>
        <w:pStyle w:val="afff9"/>
        <w:rPr>
          <w:del w:id="20159" w:author="קלוד" w:date="2026-10-11T09:07:15Z"/>
          <w:b/>
          <w:rtl/>
        </w:rPr>
      </w:pPr>
      <w:del w:id="20158"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12" w:author="קלוד" w:date="2026-10-11T12:09:42Z">
          <w:pPr>
            <w:pStyle w:val="afff9"/>
          </w:pPr>
        </w:pPrChange>
      </w:pPr>
      <w:r w:rsidRPr="009757B9">
        <w:rPr>
          <w:b/>
          <w:rtl/>
        </w:rPr>
        <w:t>המכבה את הנר מפני שהוא מתירא מפני נכרים ומפני ליסטים, מפני רוח רעה, מפני החולה שיישן - פטור.</w:t>
      </w:r>
    </w:p>
    <w:p w:rsidR="00E9703F" w:rsidRPr="009757B9" w:rsidRDefault="00E9703F" w:rsidP="00E9703F">
      <w:pPr>
        <w:pStyle w:val="afff9"/>
        <w:rPr>
          <w:b/>
          <w:rtl/>
        </w:rPr>
      </w:pPr>
      <w:r w:rsidRPr="009757B9">
        <w:rPr>
          <w:b/>
          <w:rtl/>
        </w:rPr>
        <w:t>כחס על הנר, כחס על השמן, כחס על הפתילה - חייב.</w:t>
      </w:r>
    </w:p>
    <w:p w:rsidR="00E9703F" w:rsidRPr="009757B9" w:rsidRDefault="00E9703F" w:rsidP="00E9703F">
      <w:pPr>
        <w:pStyle w:val="afff9"/>
        <w:rPr>
          <w:b/>
          <w:rtl/>
        </w:rPr>
      </w:pPr>
      <w:r>
        <w:rPr>
          <w:rStyle w:val="TanaimMishna"/>
          <w:b/>
          <w:rtl/>
          <w:rPrChange w:id="20006" w:author="קלוד" w:date="2026-10-11T09:07:15Z">
            <w:rPr>
              <w:b/>
              <w:rtl/>
            </w:rPr>
          </w:rPrChange>
        </w:rPr>
        <w:t xml:space="preserve">רבי יוסי</w:t>
      </w:r>
      <w:r>
        <w:rPr>
          <w:b/>
          <w:rtl/>
        </w:rPr>
        <w:t xml:space="preserve"> פוטר בכולן, חוץ מן הפתילה, מפני שהוא עושה פחם.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w:t>
      </w:r>
    </w:p>
    <w:p w:rsidR="00E9703F" w:rsidRPr="006F178A" w:rsidRDefault="00E9703F" w:rsidP="00E9703F">
      <w:pPr>
        <w:rPr>
          <w:rtl/>
        </w:rPr>
      </w:pPr>
      <w:r w:rsidRPr="006F178A">
        <w:rPr>
          <w:rFonts w:ascii="Fb Fontext" w:hAnsi="Fb Fontext"/>
          <w:rtl/>
        </w:rPr>
        <w:t xml:space="preserve">מתני' </w:t>
      </w:r>
      <w:r w:rsidRPr="006F178A">
        <w:rPr>
          <w:rStyle w:val="2fb"/>
          <w:rFonts w:ascii="Fb Fontext" w:hAnsi="Fb Fontext"/>
          <w:rtl/>
        </w:rPr>
        <w:t xml:space="preserve">ר"י</w:t>
      </w:r>
      <w:r w:rsidRPr="006F178A">
        <w:rPr>
          <w:rFonts w:ascii="Fb Fontext" w:hAnsi="Fb Fontext"/>
          <w:rtl/>
        </w:rPr>
        <w:t xml:space="preserve"> היא </w:t>
      </w:r>
      <w:ins w:id="92481" w:author="מנוע מכני" w:date="2026-10-11T12:04:39Z">
        <w:r>
          <w:rPr>
            <w:rFonts w:ascii="Fb Fontext" w:hAnsi="Fb Fontext"/>
            <w:rtl/>
          </w:rPr>
          <w:t xml:space="preserve">ולכך</w:t>
        </w:r>
      </w:ins>
      <w:del w:id="92482" w:author="מנוע מכני" w:date="2026-10-11T12:04:39Z">
        <w:r w:rsidRPr="006F178A">
          <w:rPr>
            <w:rFonts w:ascii="Fb Fontext" w:hAnsi="Fb Fontext"/>
            <w:rtl/>
          </w:rPr>
          <w:delText xml:space="preserve">ולהכי</w:delText>
        </w:r>
      </w:del>
      <w:r w:rsidRPr="006F178A">
        <w:rPr>
          <w:rFonts w:ascii="Fb Fontext" w:hAnsi="Fb Fontext"/>
          <w:rtl/>
        </w:rPr>
        <w:t xml:space="preserve"> כחס על השמן או על הפתילה חייב.</w:t>
      </w:r>
    </w:p>
    <w:p>
      <w:pPr>
        <w:pStyle w:val="38"/>
        <w:rPr>
          <w:ins w:id="97093" w:author="מנוע מכני" w:date="2026-10-11T12:04:39Z"/>
        </w:rPr>
      </w:pPr>
      <w:r w:rsidRPr="006F178A">
        <w:t xml:space="preserve">ורישא</w:t>
      </w:r>
    </w:p>
    <w:p w:rsidR="00E9703F" w:rsidRDefault="00E9703F" w:rsidP="00E9703F">
      <w:pPr>
        <w:rPr>
          <w:rFonts w:ascii="Fb Fontext" w:hAnsi="Fb Fontext"/>
          <w:sz w:val="20"/>
          <w:rtl/>
        </w:rPr>
      </w:pPr>
      <w:del w:id="97094" w:author="מנוע מכני" w:date="2026-10-11T12:04:39Z">
        <w:r w:rsidRPr="006F178A">
          <w:rPr>
            <w:rFonts w:ascii="Fb Fontext" w:hAnsi="Fb Fontext"/>
            <w:sz w:val="20"/>
            <w:rtl/>
          </w:rPr>
          <w:delText xml:space="preserve"> </w:delText>
        </w:r>
      </w:del>
      <w:ins w:id="94007" w:author="קלוד" w:date="2026-10-11T13:11:34Z">
        <w:r>
          <w:rPr>
            <w:rFonts w:ascii="Fb Fontext" w:hAnsi="Fb Fontext"/>
            <w:sz w:val="20"/>
            <w:rtl/>
          </w:rPr>
          <w:t xml:space="preserve">בחולה</w:t>
        </w:r>
      </w:ins>
      <w:del w:id="94008" w:author="קלוד" w:date="2026-10-11T13:11:34Z">
        <w:r w:rsidRPr="006F178A">
          <w:rPr>
            <w:rFonts w:ascii="Fb Fontext" w:hAnsi="Fb Fontext"/>
            <w:sz w:val="20"/>
            <w:rtl/>
          </w:rPr>
          <w:delText xml:space="preserve">מיירי בחולה</w:delText>
        </w:r>
      </w:del>
      <w:r w:rsidRPr="006F178A">
        <w:rPr>
          <w:rFonts w:ascii="Fb Fontext" w:hAnsi="Fb Fontext"/>
          <w:sz w:val="20"/>
          <w:rtl/>
        </w:rPr>
        <w:t xml:space="preserve"> שיש בו סכנה </w:t>
      </w:r>
      <w:ins w:id="94005" w:author="קלוד" w:date="2026-10-11T13:11:34Z">
        <w:r>
          <w:rPr>
            <w:rFonts w:ascii="Fb Fontext" w:hAnsi="Fb Fontext"/>
            <w:sz w:val="20"/>
            <w:rtl/>
          </w:rPr>
          <w:t xml:space="preserve">מדובר,</w:t>
        </w:r>
      </w:ins>
      <w:del w:id="94006" w:author="קלוד" w:date="2026-10-11T13:11:34Z">
        <w:r w:rsidRPr="006F178A">
          <w:rPr>
            <w:rFonts w:ascii="Fb Fontext" w:hAnsi="Fb Fontext"/>
            <w:sz w:val="20"/>
            <w:rtl/>
          </w:rPr>
          <w:delText xml:space="preserve">ואיידי</w:delText>
        </w:r>
      </w:del>
      <w:r w:rsidRPr="006F178A">
        <w:rPr>
          <w:rFonts w:ascii="Fb Fontext" w:hAnsi="Fb Fontext"/>
          <w:sz w:val="20"/>
          <w:rtl/>
        </w:rPr>
        <w:t xml:space="preserve"> </w:t>
      </w:r>
      <w:ins w:id="94003" w:author="קלוד" w:date="2026-10-11T13:11:34Z">
        <w:r>
          <w:rPr>
            <w:rFonts w:ascii="Fb Fontext" w:hAnsi="Fb Fontext"/>
            <w:sz w:val="20"/>
            <w:rtl/>
          </w:rPr>
          <w:t xml:space="preserve">ומתוך</w:t>
        </w:r>
      </w:ins>
      <w:del w:id="94004" w:author="קלוד" w:date="2026-10-11T13:11:34Z">
        <w:r w:rsidRPr="006F178A">
          <w:rPr>
            <w:rFonts w:ascii="Fb Fontext" w:hAnsi="Fb Fontext"/>
            <w:sz w:val="20"/>
            <w:rtl/>
          </w:rPr>
          <w:delText xml:space="preserve">דסיפא</w:delText>
        </w:r>
      </w:del>
      <w:r w:rsidRPr="006F178A">
        <w:rPr>
          <w:rFonts w:ascii="Fb Fontext" w:hAnsi="Fb Fontext"/>
          <w:sz w:val="20"/>
          <w:rtl/>
        </w:rPr>
        <w:t xml:space="preserve"> </w:t>
      </w:r>
      <w:ins w:id="94001" w:author="קלוד" w:date="2026-10-11T13:11:34Z">
        <w:r>
          <w:rPr>
            <w:rFonts w:ascii="Fb Fontext" w:hAnsi="Fb Fontext"/>
            <w:sz w:val="20"/>
            <w:rtl/>
          </w:rPr>
          <w:t xml:space="preserve">שבסיפא</w:t>
        </w:r>
      </w:ins>
      <w:del w:id="94002" w:author="קלוד" w:date="2026-10-11T13:11:34Z">
        <w:r w:rsidRPr="006F178A">
          <w:rPr>
            <w:rFonts w:ascii="Fb Fontext" w:hAnsi="Fb Fontext"/>
            <w:sz w:val="20"/>
            <w:rtl/>
          </w:rPr>
          <w:delText xml:space="preserve">כתיב</w:delText>
        </w:r>
      </w:del>
      <w:r w:rsidRPr="006F178A">
        <w:rPr>
          <w:rFonts w:ascii="Fb Fontext" w:hAnsi="Fb Fontext"/>
          <w:sz w:val="20"/>
          <w:rtl/>
        </w:rPr>
        <w:t xml:space="preserve"> </w:t>
      </w:r>
      <w:ins w:id="93999" w:author="קלוד" w:date="2026-10-11T13:11:34Z">
        <w:r>
          <w:rPr>
            <w:rFonts w:ascii="Fb Fontext" w:hAnsi="Fb Fontext"/>
            <w:sz w:val="20"/>
            <w:rtl/>
          </w:rPr>
          <w:t xml:space="preserve">כתוב</w:t>
        </w:r>
      </w:ins>
      <w:del w:id="94000" w:author="קלוד" w:date="2026-10-11T13:11:34Z">
        <w:r w:rsidRPr="006F178A">
          <w:rPr>
            <w:rFonts w:ascii="Fb Fontext" w:hAnsi="Fb Fontext"/>
            <w:sz w:val="20"/>
            <w:rtl/>
          </w:rPr>
          <w:delText xml:space="preserve">חייב,</w:delText>
        </w:r>
      </w:del>
      <w:r w:rsidRPr="006F178A">
        <w:rPr>
          <w:rFonts w:ascii="Fb Fontext" w:hAnsi="Fb Fontext"/>
          <w:sz w:val="20"/>
          <w:rtl/>
        </w:rPr>
        <w:t xml:space="preserve"> </w:t>
      </w:r>
      <w:ins w:id="93997" w:author="קלוד" w:date="2026-10-11T13:11:34Z">
        <w:r>
          <w:rPr>
            <w:rFonts w:ascii="Fb Fontext" w:hAnsi="Fb Fontext"/>
            <w:sz w:val="20"/>
            <w:rtl/>
          </w:rPr>
          <w:t xml:space="preserve">חייב</w:t>
        </w:r>
      </w:ins>
      <w:del w:id="93998" w:author="קלוד" w:date="2026-10-11T13:11:34Z">
        <w:r w:rsidRPr="006F178A">
          <w:rPr>
            <w:rFonts w:ascii="Fb Fontext" w:hAnsi="Fb Fontext"/>
            <w:sz w:val="20"/>
            <w:rtl/>
          </w:rPr>
          <w:delText xml:space="preserve">רישא</w:delText>
        </w:r>
      </w:del>
      <w:r w:rsidRPr="006F178A">
        <w:rPr>
          <w:rFonts w:ascii="Fb Fontext" w:hAnsi="Fb Fontext"/>
          <w:sz w:val="20"/>
          <w:rtl/>
        </w:rPr>
        <w:t xml:space="preserve"> </w:t>
      </w:r>
      <w:ins w:id="93995" w:author="קלוד" w:date="2026-10-11T13:11:34Z">
        <w:r>
          <w:rPr>
            <w:rFonts w:ascii="Fb Fontext" w:hAnsi="Fb Fontext"/>
            <w:sz w:val="20"/>
            <w:rtl/>
          </w:rPr>
          <w:t xml:space="preserve">- ברישא כתוב</w:t>
        </w:r>
      </w:ins>
      <w:del w:id="93996" w:author="קלוד" w:date="2026-10-11T13:11:34Z">
        <w:r w:rsidRPr="006F178A">
          <w:rPr>
            <w:rFonts w:ascii="Fb Fontext" w:hAnsi="Fb Fontext"/>
            <w:sz w:val="20"/>
            <w:rtl/>
          </w:rPr>
          <w:delText xml:space="preserve">כתיב</w:delText>
        </w:r>
      </w:del>
      <w:r w:rsidRPr="006F178A">
        <w:rPr>
          <w:rFonts w:ascii="Fb Fontext" w:hAnsi="Fb Fontext"/>
          <w:sz w:val="20"/>
          <w:rtl/>
        </w:rPr>
        <w:t xml:space="preserve"> פטור [ולא מותר]</w:t>
      </w:r>
    </w:p>
    <w:p>
      <w:pPr>
        <w:pStyle w:val="38"/>
        <w:rPr>
          <w:ins w:id="97095" w:author="מנוע מכני" w:date="2026-10-11T12:04:39Z"/>
        </w:rPr>
      </w:pPr>
      <w:r w:rsidRPr="006F178A">
        <w:t>ו</w:t>
      </w:r>
      <w:r w:rsidRPr="006F178A">
        <w:t xml:space="preserve">הך</w:t>
      </w:r>
    </w:p>
    <w:p w:rsidR="00E9703F" w:rsidRDefault="00E9703F" w:rsidP="00E9703F">
      <w:pPr>
        <w:rPr>
          <w:rFonts w:ascii="Fb Fontext" w:hAnsi="Fb Fontext"/>
          <w:rtl/>
        </w:rPr>
      </w:pPr>
      <w:del w:id="97096" w:author="מנוע מכני" w:date="2026-10-11T12:04:39Z">
        <w:r w:rsidRPr="006F178A">
          <w:rPr>
            <w:rFonts w:ascii="Fb Fontext" w:hAnsi="Fb Fontext"/>
            <w:rtl/>
          </w:rPr>
          <w:delText xml:space="preserve"> </w:delText>
        </w:r>
      </w:del>
      <w:ins w:id="94017" w:author="קלוד" w:date="2026-10-11T13:11:34Z">
        <w:r>
          <w:rPr>
            <w:rStyle w:val="2fb"/>
            <w:rFonts w:ascii="Fb Fontext" w:hAnsi="Fb Fontext"/>
            <w:rtl/>
          </w:rPr>
          <w:t xml:space="preserve">דר"א:</w:t>
        </w:r>
      </w:ins>
      <w:del w:id="94018" w:author="קלוד" w:date="2026-10-11T13:11:34Z">
        <w:r w:rsidRPr="006F178A">
          <w:rPr>
            <w:rStyle w:val="2fb"/>
            <w:rFonts w:ascii="Fb Fontext" w:hAnsi="Fb Fontext"/>
            <w:rtl/>
          </w:rPr>
          <w:delText xml:space="preserve">דר</w:delText>
        </w:r>
        <w:r w:rsidRPr="006F178A">
          <w:rPr>
            <w:rStyle w:val="2fb"/>
            <w:rFonts w:ascii="Fb Fontext" w:hAnsi="Fb Fontext" w:hint="cs"/>
            <w:rtl/>
          </w:rPr>
          <w:delText xml:space="preserve">"</w:delText>
        </w:r>
        <w:r w:rsidRPr="006F178A">
          <w:rPr>
            <w:rStyle w:val="2fb"/>
            <w:rFonts w:ascii="Fb Fontext" w:hAnsi="Fb Fontext"/>
            <w:rtl/>
          </w:rPr>
          <w:delText xml:space="preserve">א</w:delText>
        </w:r>
      </w:del>
      <w:r w:rsidRPr="006F178A">
        <w:rPr>
          <w:rFonts w:ascii="Fb Fontext" w:hAnsi="Fb Fontext"/>
          <w:rtl/>
        </w:rPr>
        <w:t xml:space="preserve"> </w:t>
      </w:r>
      <w:ins w:id="94015" w:author="קלוד" w:date="2026-10-11T13:11:34Z">
        <w:r>
          <w:rPr>
            <w:rFonts w:ascii="Fb Fontext" w:hAnsi="Fb Fontext"/>
            <w:rtl/>
          </w:rPr>
          <w:t xml:space="preserve">בשביל</w:t>
        </w:r>
      </w:ins>
      <w:del w:id="94016" w:author="קלוד" w:date="2026-10-11T13:11:34Z">
        <w:r w:rsidRPr="006F178A">
          <w:rPr>
            <w:rFonts w:ascii="Fb Fontext" w:hAnsi="Fb Fontext"/>
            <w:rtl/>
          </w:rPr>
          <w:delText xml:space="preserve">דבשביל</w:delText>
        </w:r>
      </w:del>
      <w:r w:rsidRPr="006F178A">
        <w:rPr>
          <w:rFonts w:ascii="Fb Fontext" w:hAnsi="Fb Fontext"/>
          <w:rtl/>
        </w:rPr>
        <w:t xml:space="preserve"> החולה שיישן</w:t>
      </w:r>
      <w:ins w:id="94013" w:author="קלוד" w:date="2026-10-11T13:11:34Z">
        <w:r>
          <w:rPr>
            <w:rFonts w:ascii="Fb Fontext" w:hAnsi="Fb Fontext"/>
            <w:rtl/>
          </w:rPr>
          <w:t xml:space="preserve"> - </w:t>
        </w:r>
      </w:ins>
      <w:del w:id="94014" w:author="קלוד" w:date="2026-10-11T13:11:34Z">
        <w:r w:rsidRPr="006F178A">
          <w:rPr>
            <w:rFonts w:ascii="Fb Fontext" w:hAnsi="Fb Fontext"/>
            <w:rtl/>
          </w:rPr>
          <w:delText xml:space="preserve"> </w:delText>
        </w:r>
      </w:del>
      <w:r w:rsidRPr="006F178A">
        <w:rPr>
          <w:rFonts w:ascii="Fb Fontext" w:hAnsi="Fb Fontext"/>
          <w:rtl/>
        </w:rPr>
        <w:t xml:space="preserve">פטור אבל </w:t>
      </w:r>
      <w:ins w:id="94011" w:author="קלוד" w:date="2026-10-11T13:11:34Z">
        <w:r>
          <w:rPr>
            <w:rFonts w:ascii="Fb Fontext" w:hAnsi="Fb Fontext"/>
            <w:rtl/>
          </w:rPr>
          <w:t xml:space="preserve">אסור,</w:t>
        </w:r>
      </w:ins>
      <w:del w:id="94012" w:author="קלוד" w:date="2026-10-11T13:11:34Z">
        <w:r w:rsidRPr="006F178A">
          <w:rPr>
            <w:rFonts w:ascii="Fb Fontext" w:hAnsi="Fb Fontext"/>
            <w:rtl/>
          </w:rPr>
          <w:delText xml:space="preserve">אסור מיירי</w:delText>
        </w:r>
      </w:del>
      <w:r w:rsidRPr="006F178A">
        <w:rPr>
          <w:rFonts w:ascii="Fb Fontext" w:hAnsi="Fb Fontext"/>
          <w:rtl/>
        </w:rPr>
        <w:t xml:space="preserve"> בחולה שאין בו סכנה</w:t>
      </w:r>
      <w:ins w:id="94009" w:author="קלוד" w:date="2026-10-11T13:11:34Z">
        <w:r>
          <w:rPr>
            <w:rFonts w:ascii="Fb Fontext" w:hAnsi="Fb Fontext"/>
            <w:rtl/>
          </w:rPr>
          <w:t xml:space="preserve"> מדובר, </w:t>
        </w:r>
      </w:ins>
      <w:del w:id="94010" w:author="קלוד" w:date="2026-10-11T13:11:34Z">
        <w:r w:rsidRPr="006F178A">
          <w:rPr>
            <w:rFonts w:ascii="Fb Fontext" w:hAnsi="Fb Fontext"/>
            <w:rtl/>
          </w:rPr>
          <w:delText xml:space="preserve"> </w:delText>
        </w:r>
      </w:del>
      <w:r w:rsidRPr="006F178A">
        <w:rPr>
          <w:rStyle w:val="2fb"/>
          <w:rFonts w:ascii="Fb Fontext" w:hAnsi="Fb Fontext"/>
          <w:rtl/>
        </w:rPr>
        <w:t xml:space="preserve">וכר"ש</w:t>
      </w:r>
      <w:r w:rsidRPr="006F178A">
        <w:rPr>
          <w:rFonts w:ascii="Fb Fontext" w:hAnsi="Fb Fontext"/>
          <w:rtl/>
        </w:rPr>
        <w:t xml:space="preserve"> [ולא </w:t>
      </w:r>
      <w:r w:rsidRPr="006F178A">
        <w:rPr>
          <w:rStyle w:val="2fb"/>
          <w:rFonts w:ascii="Fb Fontext" w:hAnsi="Fb Fontext"/>
          <w:rtl/>
        </w:rPr>
        <w:t xml:space="preserve">כר"י</w:t>
      </w:r>
      <w:r w:rsidRPr="006F178A">
        <w:rPr>
          <w:rFonts w:ascii="Fb Fontext" w:hAnsi="Fb Fontext"/>
          <w:rtl/>
        </w:rPr>
        <w:t xml:space="preserve"> דמחייב]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89" w:author="קלוד" w:date="2026-10-11T12:33:55Z"/>
        </w:rPr>
      </w:pPr>
      <w:ins w:id="91090" w:author="קלוד" w:date="2026-10-11T12:33:55Z">
        <w:r>
          <w:rPr>
            <w:color w:val="7B3F00"/>
          </w:rPr>
          <w:t xml:space="preserve">דרשת ר' תנחום - 'לא המתים יהללו י-ה' וכיבוי נר לחולה</w:t>
        </w:r>
      </w:ins>
    </w:p>
    <w:p>
      <w:pPr>
        <w:pStyle w:val="38"/>
        <w:rPr>
          <w:ins w:id="97097" w:author="מנוע מכני" w:date="2026-10-11T12:04:39Z"/>
        </w:rPr>
      </w:pPr>
      <w:r w:rsidRPr="006F178A">
        <w:t xml:space="preserve">כשדרש רבי תנחום דמן נוי:</w:t>
      </w:r>
    </w:p>
    <w:p w:rsidR="00E9703F" w:rsidRDefault="00E9703F" w:rsidP="00E9703F">
      <w:pPr>
        <w:rPr>
          <w:rFonts w:ascii="Fb Fontext" w:hAnsi="Fb Fontext"/>
          <w:rtl/>
        </w:rPr>
      </w:pPr>
      <w:del w:id="97098" w:author="מנוע מכני" w:date="2026-10-11T12:04:39Z">
        <w:r w:rsidRPr="006F178A">
          <w:rPr>
            <w:rFonts w:ascii="Fb Fontext" w:hAnsi="Fb Fontext"/>
            <w:rtl/>
          </w:rPr>
          <w:delText xml:space="preserve"> </w:delText>
        </w:r>
      </w:del>
      <w:r w:rsidRPr="006F178A">
        <w:rPr>
          <w:rFonts w:ascii="Fb Fontext" w:hAnsi="Fb Fontext"/>
          <w:rtl/>
        </w:rPr>
        <w:t xml:space="preserve">אמר</w:t>
      </w:r>
      <w:r w:rsidRPr="006F178A">
        <w:rPr>
          <w:rFonts w:ascii="Fb Fontext" w:hAnsi="Fb Fontext"/>
          <w:rtl/>
        </w:rPr>
        <w:t xml:space="preserve"> שנשאל בדין כיבוי הנר לפני החולה בשבת</w:t>
      </w:r>
    </w:p>
    <w:p w:rsidR="00E9703F" w:rsidRPr="006F178A" w:rsidRDefault="00E9703F" w:rsidP="00E9703F">
      <w:pPr>
        <w:rPr>
          <w:rtl/>
        </w:rPr>
      </w:pPr>
      <w:r w:rsidRPr="006F178A">
        <w:rPr>
          <w:rtl/>
        </w:rPr>
        <w:t xml:space="preserve">ודרש ששלמה סתר דברי אביו שאמר </w:t>
      </w:r>
      <w:r w:rsidRPr="006F178A">
        <w:rPr>
          <w:rtl/>
        </w:rPr>
        <w:t xml:space="preserve">לא</w:t>
      </w:r>
      <w:r w:rsidRPr="006F178A">
        <w:rPr>
          <w:rtl/>
        </w:rPr>
        <w:t xml:space="preserve"> המתים יהללו י</w:t>
      </w:r>
      <w:r w:rsidRPr="006F178A">
        <w:rPr>
          <w:rFonts w:hint="cs"/>
          <w:rtl/>
        </w:rPr>
        <w:t>-</w:t>
      </w:r>
      <w:r w:rsidRPr="006F178A">
        <w:rPr>
          <w:rtl/>
        </w:rPr>
        <w:t>ה</w:t>
      </w:r>
      <w:r w:rsidRPr="006F178A">
        <w:rPr>
          <w:rFonts w:hint="cs"/>
          <w:rtl/>
        </w:rPr>
        <w:t>,</w:t>
      </w:r>
      <w:r w:rsidRPr="006F178A">
        <w:rPr>
          <w:rtl/>
        </w:rPr>
        <w:t xml:space="preserve"> ושלמה </w:t>
      </w:r>
      <w:r w:rsidRPr="006F178A">
        <w:rPr>
          <w:rtl/>
        </w:rPr>
        <w:t xml:space="preserve">אמר</w:t>
      </w:r>
      <w:r>
        <w:rPr>
          <w:rtl/>
        </w:rPr>
        <w:t xml:space="preserve"> </w:t>
      </w:r>
      <w:r>
        <w:rPr>
          <w:rStyle w:val="afffff0"/>
          <w:rtl/>
          <w:rPrChange w:id="9013" w:author="מנוע פסוקים" w:date="2026-10-11T09:34:00Z">
            <w:rPr>
              <w:rtl/>
            </w:rPr>
          </w:rPrChange>
        </w:rPr>
        <w:t xml:space="preserve">ושבח אני את המתים שכבר מתו</w:t>
      </w:r>
      <w:r>
        <w:rPr>
          <w:rtl/>
        </w:rPr>
        <w:t xml:space="preserve">, וחזר ואמר </w:t>
      </w:r>
      <w:r>
        <w:rPr>
          <w:rStyle w:val="afffff0"/>
          <w:rtl/>
          <w:rPrChange w:id="9014" w:author="מנוע פסוקים" w:date="2026-10-11T09:34:00Z">
            <w:rPr>
              <w:rtl/>
            </w:rPr>
          </w:rPrChange>
        </w:rPr>
        <w:t xml:space="preserve">כי לכלב חי הוא טוב מן האריה המת</w:t>
      </w:r>
      <w:r>
        <w:rPr>
          <w:rtl/>
        </w:rPr>
        <w:t xml:space="preserve">.</w:t>
      </w:r>
    </w:p>
    <w:p w:rsidR="00E9703F" w:rsidRDefault="00E9703F" w:rsidP="00E9703F">
      <w:pPr>
        <w:rPr>
          <w:rtl/>
        </w:rPr>
      </w:pPr>
      <w:ins w:id="94025" w:author="קלוד" w:date="2026-10-11T13:11:34Z">
        <w:r>
          <w:rPr>
            <w:rtl/>
          </w:rPr>
          <w:t xml:space="preserve">ותירץ:</w:t>
        </w:r>
      </w:ins>
      <w:del w:id="94026" w:author="קלוד" w:date="2026-10-11T13:11:34Z">
        <w:r w:rsidRPr="006F178A">
          <w:rPr>
            <w:rtl/>
          </w:rPr>
          <w:delText xml:space="preserve">ותירץ</w:delText>
        </w:r>
      </w:del>
      <w:r w:rsidRPr="006F178A">
        <w:rPr>
          <w:rtl/>
        </w:rPr>
        <w:t xml:space="preserve"> </w:t>
      </w:r>
      <w:ins w:id="94023" w:author="קלוד" w:date="2026-10-11T13:11:34Z">
        <w:r>
          <w:rPr>
            <w:rtl/>
          </w:rPr>
          <w:t xml:space="preserve">מה</w:t>
        </w:r>
      </w:ins>
      <w:del w:id="94024" w:author="קלוד" w:date="2026-10-11T13:11:34Z">
        <w:r w:rsidRPr="006F178A">
          <w:rPr>
            <w:rtl/>
          </w:rPr>
          <w:delText xml:space="preserve">דהך</w:delText>
        </w:r>
      </w:del>
      <w:r w:rsidRPr="006F178A">
        <w:rPr>
          <w:rtl/>
        </w:rPr>
        <w:t xml:space="preserve"> </w:t>
      </w:r>
      <w:ins w:id="94021" w:author="קלוד" w:date="2026-10-11T13:11:34Z">
        <w:r>
          <w:rPr>
            <w:rtl/>
          </w:rPr>
          <w:t xml:space="preserve">שאמר דוד</w:t>
        </w:r>
      </w:ins>
      <w:del w:id="94022" w:author="קלוד" w:date="2026-10-11T13:11:34Z">
        <w:r w:rsidRPr="006F178A">
          <w:rPr>
            <w:rtl/>
          </w:rPr>
          <w:delText xml:space="preserve">דדוד</w:delText>
        </w:r>
      </w:del>
      <w:r w:rsidRPr="006F178A">
        <w:rPr>
          <w:rtl/>
        </w:rPr>
        <w:t xml:space="preserve"> </w:t>
      </w:r>
      <w:r w:rsidRPr="006F178A">
        <w:rPr>
          <w:rtl/>
        </w:rPr>
        <w:t xml:space="preserve">לא</w:t>
      </w:r>
      <w:r w:rsidRPr="006F178A">
        <w:rPr>
          <w:rtl/>
        </w:rPr>
        <w:t xml:space="preserve"> המתים יהללו </w:t>
      </w:r>
      <w:ins w:id="94019" w:author="קלוד" w:date="2026-10-11T13:11:34Z">
        <w:r>
          <w:rPr>
            <w:rFonts w:hint="cs"/>
            <w:rtl/>
          </w:rPr>
          <w:t xml:space="preserve">י-ה -</w:t>
        </w:r>
      </w:ins>
      <w:del w:id="94020" w:author="קלוד" w:date="2026-10-11T13:11:34Z">
        <w:r w:rsidRPr="006F178A">
          <w:rPr>
            <w:rFonts w:hint="cs"/>
            <w:rtl/>
          </w:rPr>
          <w:delText xml:space="preserve">י-</w:delText>
        </w:r>
        <w:r w:rsidRPr="006F178A">
          <w:rPr>
            <w:rtl/>
          </w:rPr>
          <w:delText xml:space="preserve">ה</w:delText>
        </w:r>
      </w:del>
      <w:r w:rsidRPr="006F178A">
        <w:rPr>
          <w:rtl/>
        </w:rPr>
        <w:t xml:space="preserve"> </w:t>
      </w:r>
      <w:r w:rsidRPr="006F178A">
        <w:rPr>
          <w:rtl/>
        </w:rPr>
        <w:t xml:space="preserve">ה"ק</w:t>
      </w:r>
      <w:r w:rsidRPr="006F178A">
        <w:rPr>
          <w:rtl/>
        </w:rPr>
        <w:t xml:space="preserve">: לעולם יעסוק אדם בתורה ובמצות קודם שימות, שכיון שמת - בטל מן התורה ומן המצות, ואין להקב"ה שבח בו,</w:t>
      </w:r>
    </w:p>
    <w:p>
      <w:pPr>
        <w:pStyle w:val="38"/>
        <w:rPr>
          <w:ins w:id="97099" w:author="מנוע מכני" w:date="2026-10-11T12:04:39Z"/>
        </w:rPr>
      </w:pPr>
      <w:r w:rsidRPr="006F178A">
        <w:t xml:space="preserve">והיינו</w:t>
      </w:r>
    </w:p>
    <w:p w:rsidR="00E9703F" w:rsidRPr="006F178A" w:rsidRDefault="00E9703F" w:rsidP="00E9703F">
      <w:pPr>
        <w:rPr>
          <w:rtl/>
        </w:rPr>
      </w:pPr>
      <w:del w:id="97100" w:author="מנוע מכני" w:date="2026-10-11T12:04:39Z">
        <w:r w:rsidRPr="006F178A">
          <w:rPr>
            <w:rtl/>
          </w:rPr>
          <w:delText xml:space="preserve"> </w:delText>
        </w:r>
      </w:del>
      <w:ins w:id="94027" w:author="קלוד" w:date="2026-10-11T13:11:34Z">
        <w:r>
          <w:rPr>
            <w:rStyle w:val="2fb"/>
            <w:rtl/>
          </w:rPr>
          <w:t xml:space="preserve">שארי"ו:</w:t>
        </w:r>
      </w:ins>
      <w:del w:id="94028" w:author="קלוד" w:date="2026-10-11T13:11:34Z">
        <w:r w:rsidRPr="006F178A">
          <w:rPr>
            <w:rStyle w:val="2fb"/>
            <w:rtl/>
          </w:rPr>
          <w:delText xml:space="preserve">דארי"ו</w:delText>
        </w:r>
        <w:r w:rsidRPr="006F178A">
          <w:rPr>
            <w:rtl/>
          </w:rPr>
          <w:delText xml:space="preserve">, -</w:delText>
        </w:r>
      </w:del>
      <w:r w:rsidRPr="006F178A">
        <w:rPr>
          <w:rtl/>
        </w:rPr>
        <w:t xml:space="preserve"> במתים חפשי - כיון שמת אדם נעשה חפשי מן התורה ומן המצות.</w:t>
      </w:r>
    </w:p>
    <w:p>
      <w:pPr>
        <w:pStyle w:val="38"/>
        <w:rPr>
          <w:ins w:id="97101" w:author="מנוע מכני" w:date="2026-10-11T12:04:39Z"/>
        </w:rPr>
      </w:pPr>
      <w:r w:rsidRPr="006F178A">
        <w:t xml:space="preserve">והך</w:t>
      </w:r>
    </w:p>
    <w:p w:rsidR="00E9703F" w:rsidRDefault="00E9703F" w:rsidP="00E9703F">
      <w:pPr>
        <w:rPr>
          <w:rtl/>
        </w:rPr>
      </w:pPr>
      <w:del w:id="97102" w:author="מנוע מכני" w:date="2026-10-11T12:04:39Z">
        <w:r w:rsidRPr="006F178A">
          <w:rPr>
            <w:rtl/>
          </w:rPr>
          <w:delText xml:space="preserve"> </w:delText>
        </w:r>
      </w:del>
      <w:r w:rsidRPr="006F178A">
        <w:rPr>
          <w:rtl/>
        </w:rPr>
        <w:t xml:space="preserve">דשלמה</w:t>
      </w:r>
      <w:r w:rsidRPr="00C077D2">
        <w:rPr>
          <w:rStyle w:val="afffff0"/>
          <w:rtl/>
        </w:rPr>
        <w:t xml:space="preserve"> </w:t>
      </w:r>
      <w:r w:rsidRPr="00C077D2">
        <w:rPr>
          <w:rStyle w:val="afffff0"/>
          <w:rFonts w:hint="cs"/>
          <w:rtl/>
        </w:rPr>
        <w:t>'</w:t>
      </w:r>
      <w:ins w:id="90879" w:author="Claude - סמנטי" w:date="2026-10-11T12:28:21Z">
        <w:r>
          <w:rPr>
            <w:rStyle w:val="afffff0"/>
            <w:rtl/>
          </w:rPr>
          <w:t xml:space="preserve">וְשַׁבֵּחַ אֲנִי אֶת הַמֵּתִים שֶׁכְּבָר מֵתוּ</w:t>
        </w:r>
      </w:ins>
      <w:del w:id="90880" w:author="Claude - סמנטי" w:date="2026-10-11T12:28:21Z">
        <w:r w:rsidRPr="00C077D2">
          <w:rPr>
            <w:rStyle w:val="afffff0"/>
            <w:rtl/>
          </w:rPr>
          <w:delText xml:space="preserve">ושבח אני את המתים שכבר מתו</w:delText>
        </w:r>
      </w:del>
      <w:r w:rsidRPr="00C077D2">
        <w:rPr>
          <w:rStyle w:val="afffff0"/>
          <w:rFonts w:hint="cs"/>
          <w:rtl/>
        </w:rPr>
        <w:t>'</w:t>
      </w:r>
      <w:r w:rsidRPr="00C077D2">
        <w:rPr>
          <w:rStyle w:val="afffff0"/>
          <w:rtl/>
        </w:rPr>
        <w:t xml:space="preserve"> </w:t>
      </w:r>
      <w:r w:rsidRPr="006F178A">
        <w:rPr>
          <w:rtl/>
        </w:rPr>
        <w:t>-</w:t>
      </w:r>
    </w:p>
    <w:p w:rsidR="00E9703F" w:rsidRPr="006F178A" w:rsidRDefault="00E9703F" w:rsidP="00E9703F">
      <w:pPr>
        <w:rPr>
          <w:rStyle w:val="afffe"/>
          <w:rFonts w:ascii="Fb Fontext" w:hAnsi="Fb Fontext"/>
          <w:b/>
          <w:rtl/>
        </w:rPr>
      </w:pPr>
      <w:r w:rsidRPr="006F178A">
        <w:rPr>
          <w:rFonts w:hint="cs"/>
          <w:b/>
          <w:bCs/>
          <w:rtl/>
        </w:rPr>
        <w:t>א</w:t>
      </w:r>
      <w:r w:rsidRPr="006F178A">
        <w:rPr>
          <w:b/>
          <w:bCs/>
          <w:rtl/>
        </w:rPr>
        <w:t>.</w:t>
      </w:r>
      <w:r w:rsidRPr="006F178A">
        <w:rPr>
          <w:rFonts w:hint="cs"/>
          <w:rtl/>
        </w:rPr>
        <w:t xml:space="preserve"> </w:t>
      </w:r>
      <w:r w:rsidRPr="006F178A">
        <w:rPr>
          <w:rtl/>
        </w:rPr>
        <w:t xml:space="preserve">שכשחטאו ישראל במדבר עמד משה לפני </w:t>
      </w:r>
      <w:r w:rsidRPr="006F178A">
        <w:rPr>
          <w:rtl/>
        </w:rPr>
        <w:t xml:space="preserve">הקב"ה</w:t>
      </w:r>
      <w:r w:rsidRPr="006F178A">
        <w:rPr>
          <w:rtl/>
        </w:rPr>
        <w:t xml:space="preserve">, ואמר כמה תפלות ותחנונים לפניו ולא נענה, וכשאמר זכור לאברהם ליצחק ולישראל עבדיך - מיד נענה.</w:t>
      </w:r>
    </w:p>
    <w:p w:rsidR="00E9703F" w:rsidRPr="006F178A" w:rsidRDefault="00E9703F" w:rsidP="00E9703F">
      <w:pPr>
        <w:rPr>
          <w:rtl/>
        </w:rPr>
      </w:pPr>
      <w:r w:rsidRPr="006F178A">
        <w:rPr>
          <w:rStyle w:val="afffe"/>
          <w:rFonts w:ascii="Fb Fontext" w:hAnsi="Fb Fontext"/>
          <w:b/>
          <w:rtl/>
        </w:rPr>
        <w:t>ב.</w:t>
      </w:r>
      <w:r w:rsidRPr="006F178A">
        <w:rPr>
          <w:rtl/>
        </w:rPr>
        <w:t xml:space="preserve"> מנהגו של עולם, שר בש"ו גוזר </w:t>
      </w:r>
      <w:ins w:id="94031" w:author="קלוד" w:date="2026-10-11T13:11:34Z">
        <w:r>
          <w:rPr>
            <w:rtl/>
          </w:rPr>
          <w:t xml:space="preserve">גזרה -</w:t>
        </w:r>
      </w:ins>
      <w:del w:id="94032" w:author="קלוד" w:date="2026-10-11T13:11:34Z">
        <w:r w:rsidRPr="006F178A">
          <w:rPr>
            <w:rtl/>
          </w:rPr>
          <w:delText xml:space="preserve">גזרה</w:delText>
        </w:r>
      </w:del>
      <w:r w:rsidRPr="006F178A">
        <w:rPr>
          <w:rtl/>
        </w:rPr>
        <w:t xml:space="preserve"> ספק מקיימין אותה ספק אין מקיימין אותה, ואת"ל מקיימין</w:t>
      </w:r>
      <w:ins w:id="94029" w:author="קלוד" w:date="2026-10-11T13:11:34Z">
        <w:r>
          <w:rPr>
            <w:rtl/>
          </w:rPr>
          <w:t xml:space="preserve"> - </w:t>
        </w:r>
        <w:r>
          <w:rPr>
            <w:rStyle w:val="afffffe"/>
            <w:rtl/>
          </w:rPr>
          <w:t xml:space="preserve">בחייו</w:t>
        </w:r>
        <w:r>
          <w:rPr>
            <w:rtl/>
          </w:rPr>
          <w:t xml:space="preserve">, </w:t>
        </w:r>
      </w:ins>
      <w:del w:id="94030" w:author="קלוד" w:date="2026-10-11T13:11:34Z">
        <w:r w:rsidRPr="006F178A">
          <w:rPr>
            <w:rtl/>
          </w:rPr>
          <w:delText xml:space="preserve"> </w:delText>
        </w:r>
      </w:del>
      <w:r w:rsidRPr="006F178A">
        <w:rPr>
          <w:rtl/>
        </w:rPr>
        <w:t xml:space="preserve">אבל </w:t>
      </w:r>
      <w:r w:rsidRPr="006F178A">
        <w:rPr>
          <w:rtl/>
        </w:rPr>
        <w:t xml:space="preserve">לא</w:t>
      </w:r>
      <w:r w:rsidRPr="006F178A">
        <w:rPr>
          <w:rtl/>
        </w:rPr>
        <w:t xml:space="preserve"> במותו.</w:t>
      </w:r>
    </w:p>
    <w:p w:rsidR="00E9703F" w:rsidRPr="006F178A" w:rsidRDefault="00E9703F" w:rsidP="00E9703F">
      <w:pPr>
        <w:rPr>
          <w:b/>
          <w:bCs/>
          <w:rtl/>
        </w:rPr>
      </w:pPr>
      <w:r w:rsidRPr="006F178A">
        <w:rPr>
          <w:rtl/>
        </w:rPr>
        <w:t>ואילו משה רבינו, גזר כמה גזירות ותיקן כמה תקנות, וקיימות הם לעולם ולעולמי עולמים.</w:t>
      </w:r>
    </w:p>
    <w:p>
      <w:pPr>
        <w:pStyle w:val="38"/>
        <w:rPr>
          <w:ins w:id="97103" w:author="מנוע מכני" w:date="2026-10-11T12:04:39Z"/>
        </w:rPr>
      </w:pPr>
      <w:r w:rsidRPr="006F178A">
        <w:t>ג.</w:t>
      </w:r>
      <w:r w:rsidRPr="006F178A">
        <w:t xml:space="preserve"> כדריא"ר</w:t>
      </w:r>
      <w:r w:rsidRPr="006F178A">
        <w:t>:</w:t>
      </w:r>
    </w:p>
    <w:p w:rsidR="00E9703F" w:rsidRPr="006F178A" w:rsidRDefault="00E9703F" w:rsidP="00E9703F">
      <w:pPr>
        <w:rPr>
          <w:rtl/>
        </w:rPr>
      </w:pPr>
      <w:del w:id="97104" w:author="מנוע מכני" w:date="2026-10-11T12:04:39Z">
        <w:r w:rsidRPr="00C077D2">
          <w:rPr>
            <w:rStyle w:val="afffff0"/>
            <w:rtl/>
          </w:rPr>
          <w:delText xml:space="preserve"> </w:delText>
        </w:r>
      </w:del>
      <w:r w:rsidRPr="00C077D2">
        <w:rPr>
          <w:rStyle w:val="afffff0"/>
          <w:rFonts w:hint="cs"/>
          <w:rtl/>
        </w:rPr>
        <w:t>'</w:t>
      </w:r>
      <w:ins w:id="90133" w:author="Claude - סמנטי" w:date="2026-10-11T12:28:21Z">
        <w:r>
          <w:rPr>
            <w:rStyle w:val="afffff0"/>
            <w:rtl/>
          </w:rPr>
          <w:t xml:space="preserve">עֲשֵׂה עִמִּי אוֹת לְטוֹבָה וְיִרְאוּ שֹׂנְאַי וְיֵבוֹשׁוּ</w:t>
        </w:r>
      </w:ins>
      <w:del w:id="90134" w:author="Claude - סמנטי" w:date="2026-10-11T12:28:21Z">
        <w:r w:rsidRPr="00C077D2">
          <w:rPr>
            <w:rStyle w:val="afffff0"/>
            <w:rtl/>
          </w:rPr>
          <w:delText xml:space="preserve">עשה עמי אות לטובה ויראו שנאי ויבושו</w:delText>
        </w:r>
      </w:del>
      <w:r w:rsidRPr="00C077D2">
        <w:rPr>
          <w:rStyle w:val="afffff0"/>
          <w:rFonts w:hint="cs"/>
          <w:rtl/>
        </w:rPr>
        <w:t xml:space="preserve">' </w:t>
      </w:r>
      <w:r w:rsidRPr="006F178A">
        <w:rPr>
          <w:rtl/>
        </w:rPr>
        <w:t xml:space="preserve">שביקש </w:t>
      </w:r>
      <w:r w:rsidRPr="006F178A">
        <w:rPr>
          <w:rFonts w:hint="cs"/>
          <w:rtl/>
        </w:rPr>
        <w:t xml:space="preserve">דוד </w:t>
      </w:r>
      <w:r w:rsidRPr="006F178A">
        <w:rPr>
          <w:rtl/>
        </w:rPr>
        <w:t>מהקב"ה למחול עוונו</w:t>
      </w:r>
      <w:r w:rsidRPr="006F178A">
        <w:rPr>
          <w:rFonts w:hint="cs"/>
          <w:rtl/>
        </w:rPr>
        <w:t>,</w:t>
      </w:r>
      <w:r w:rsidRPr="006F178A">
        <w:rPr>
          <w:rtl/>
        </w:rPr>
        <w:t xml:space="preserve"> </w:t>
      </w:r>
      <w:r w:rsidRPr="006F178A">
        <w:rPr>
          <w:rtl/>
        </w:rPr>
        <w:t xml:space="preserve">ואח"כ</w:t>
      </w:r>
      <w:r w:rsidRPr="006F178A">
        <w:rPr>
          <w:rtl/>
        </w:rPr>
        <w:t xml:space="preserve"> ביקש להראות לו אות</w:t>
      </w:r>
      <w:r w:rsidRPr="006F178A">
        <w:rPr>
          <w:rFonts w:hint="cs"/>
          <w:rtl/>
        </w:rPr>
        <w:t>,</w:t>
      </w:r>
      <w:r w:rsidRPr="006F178A">
        <w:rPr>
          <w:rtl/>
        </w:rPr>
        <w:t xml:space="preserve"> </w:t>
      </w:r>
      <w:r w:rsidRPr="006F178A">
        <w:rPr>
          <w:rtl/>
        </w:rPr>
        <w:t xml:space="preserve">וא"ל</w:t>
      </w:r>
      <w:r w:rsidRPr="006F178A">
        <w:rPr>
          <w:rtl/>
        </w:rPr>
        <w:t xml:space="preserve"> </w:t>
      </w:r>
      <w:r w:rsidRPr="006F178A">
        <w:rPr>
          <w:rtl/>
        </w:rPr>
        <w:t xml:space="preserve">הקב"ה</w:t>
      </w:r>
      <w:r w:rsidRPr="006F178A">
        <w:rPr>
          <w:rtl/>
        </w:rPr>
        <w:t xml:space="preserve"> </w:t>
      </w:r>
      <w:ins w:id="94041" w:author="קלוד" w:date="2026-10-11T13:11:34Z">
        <w:r>
          <w:rPr>
            <w:rtl/>
          </w:rPr>
          <w:t xml:space="preserve">שרק</w:t>
        </w:r>
      </w:ins>
      <w:del w:id="94042" w:author="קלוד" w:date="2026-10-11T13:11:34Z">
        <w:r w:rsidRPr="006F178A">
          <w:rPr>
            <w:rtl/>
          </w:rPr>
          <w:delText xml:space="preserve">דרק</w:delText>
        </w:r>
      </w:del>
      <w:r w:rsidRPr="006F178A">
        <w:rPr>
          <w:rtl/>
        </w:rPr>
        <w:t xml:space="preserve"> בחיי בנו </w:t>
      </w:r>
      <w:ins w:id="94039" w:author="קלוד" w:date="2026-10-11T13:11:34Z">
        <w:r>
          <w:rPr>
            <w:rtl/>
          </w:rPr>
          <w:t xml:space="preserve">שלמה </w:t>
        </w:r>
        <w:r>
          <w:rPr>
            <w:rStyle w:val="afffffe"/>
            <w:rtl/>
          </w:rPr>
          <w:t xml:space="preserve">יודיע</w:t>
        </w:r>
        <w:r>
          <w:rPr>
            <w:rtl/>
          </w:rPr>
          <w:t xml:space="preserve">.</w:t>
        </w:r>
      </w:ins>
      <w:del w:id="94040" w:author="קלוד" w:date="2026-10-11T13:11:34Z">
        <w:r w:rsidRPr="006F178A">
          <w:rPr>
            <w:rtl/>
          </w:rPr>
          <w:delText xml:space="preserve">שלמה</w:delText>
        </w:r>
      </w:del>
      <w:r w:rsidRPr="006F178A">
        <w:rPr>
          <w:rtl/>
        </w:rPr>
        <w:t xml:space="preserve"> ואכן כשבנה שלמה ביהמ"ק וביקש להכניס ארון לבית קדשי הקדשים, דבקו שערים זה בזה. </w:t>
      </w:r>
      <w:r w:rsidRPr="006F178A">
        <w:rPr>
          <w:rtl/>
        </w:rPr>
        <w:t xml:space="preserve">אמר</w:t>
      </w:r>
      <w:r>
        <w:rPr>
          <w:rtl/>
        </w:rPr>
        <w:t xml:space="preserve"> שלמה עשרים וארבעה רננות ולא נענה. וכשאמר </w:t>
      </w:r>
      <w:r>
        <w:rPr>
          <w:rStyle w:val="afffff0"/>
          <w:rtl/>
          <w:rPrChange w:id="9015" w:author="מנוע פסוקים" w:date="2026-10-11T09:34:00Z">
            <w:rPr>
              <w:rtl/>
            </w:rPr>
          </w:rPrChange>
        </w:rPr>
        <w:t xml:space="preserve">שאו שערים ראשיכם והנשאו פתחי עולם ויבא מלך הכבוד</w:t>
      </w:r>
      <w:r>
        <w:rPr>
          <w:rtl/>
        </w:rPr>
        <w:t xml:space="preserve">, </w:t>
      </w:r>
      <w:ins w:id="94037" w:author="קלוד" w:date="2026-10-11T13:11:34Z">
        <w:r>
          <w:rPr>
            <w:rtl/>
          </w:rPr>
          <w:t xml:space="preserve">רצו</w:t>
        </w:r>
      </w:ins>
      <w:del w:id="94038" w:author="קלוד" w:date="2026-10-11T13:11:34Z">
        <w:r>
          <w:rPr>
            <w:rtl/>
          </w:rPr>
          <w:delText xml:space="preserve">רהטו</w:delText>
        </w:r>
      </w:del>
      <w:r>
        <w:rPr>
          <w:rtl/>
        </w:rPr>
        <w:t xml:space="preserve"> </w:t>
      </w:r>
      <w:ins w:id="94035" w:author="קלוד" w:date="2026-10-11T13:11:34Z">
        <w:r>
          <w:rPr>
            <w:rtl/>
          </w:rPr>
          <w:t xml:space="preserve">אחריו</w:t>
        </w:r>
      </w:ins>
      <w:del w:id="94036" w:author="קלוד" w:date="2026-10-11T13:11:34Z">
        <w:r>
          <w:rPr>
            <w:rtl/>
          </w:rPr>
          <w:delText xml:space="preserve">בתריה</w:delText>
        </w:r>
      </w:del>
      <w:r>
        <w:rPr>
          <w:rtl/>
        </w:rPr>
        <w:t xml:space="preserve"> </w:t>
      </w:r>
      <w:ins w:id="90131" w:author="Claude - סמנטי" w:date="2026-10-11T12:28:21Z">
        <w:ins w:id="94033" w:author="קלוד" w:date="2026-10-11T13:11:34Z">
          <w:r>
            <w:rPr>
              <w:rtl/>
            </w:rPr>
            <w:t xml:space="preserve">לבולעו,</w:t>
          </w:r>
        </w:ins>
        <w:del w:id="94034" w:author="קלוד" w:date="2026-10-11T13:11:34Z">
          <w:r>
            <w:rPr>
              <w:rtl/>
            </w:rPr>
            <w:delText xml:space="preserve">לבלוע אותו</w:delText>
          </w:r>
          <w:r w:rsidRPr="006F178A">
            <w:rPr>
              <w:rtl/>
            </w:rPr>
            <w:delText xml:space="preserve">,</w:delText>
          </w:r>
        </w:del>
      </w:ins>
      <w:del w:id="90132" w:author="Claude - סמנטי" w:date="2026-10-11T12:28:21Z">
        <w:r w:rsidRPr="006F178A">
          <w:rPr>
            <w:rtl/>
          </w:rPr>
          <w:delText xml:space="preserve">למיבלעיה</w:delText>
        </w:r>
      </w:del>
      <w:r w:rsidRPr="006F178A">
        <w:rPr>
          <w:rtl/>
        </w:rPr>
        <w:t xml:space="preserve"> אמרו: מי הוא זה מלך הכבוד? </w:t>
      </w:r>
      <w:r w:rsidRPr="006F178A">
        <w:rPr>
          <w:rtl/>
        </w:rPr>
        <w:t xml:space="preserve">אמר</w:t>
      </w:r>
      <w:r w:rsidRPr="006F178A">
        <w:rPr>
          <w:rtl/>
        </w:rPr>
        <w:t xml:space="preserve"> </w:t>
      </w:r>
      <w:ins w:id="94261" w:author="מנוע מכני" w:date="2026-10-11T12:04:39Z">
        <w:r>
          <w:rPr>
            <w:rtl/>
          </w:rPr>
          <w:t xml:space="preserve">להם</w:t>
        </w:r>
      </w:ins>
      <w:del w:id="94262" w:author="מנוע מכני" w:date="2026-10-11T12:04:39Z">
        <w:r w:rsidRPr="006F178A">
          <w:rPr>
            <w:rtl/>
          </w:rPr>
          <w:delText xml:space="preserve">להו</w:delText>
        </w:r>
      </w:del>
      <w:r w:rsidRPr="006F178A">
        <w:rPr>
          <w:rtl/>
        </w:rPr>
        <w:t xml:space="preserve">:</w:t>
      </w:r>
      <w:r>
        <w:rPr>
          <w:rtl/>
        </w:rPr>
        <w:t xml:space="preserve"> ה'</w:t>
      </w:r>
      <w:r w:rsidRPr="006F178A">
        <w:rPr>
          <w:rtl/>
        </w:rPr>
        <w:t xml:space="preserve"> עזוז וגבור. חזר ואמר: שאו שערים </w:t>
      </w:r>
      <w:r>
        <w:rPr>
          <w:rtl/>
        </w:rPr>
        <w:t>וגו'</w:t>
      </w:r>
      <w:r w:rsidRPr="006F178A">
        <w:rPr>
          <w:rtl/>
        </w:rPr>
        <w:t xml:space="preserve"> ולא נענה.</w:t>
      </w:r>
    </w:p>
    <w:p w:rsidR="00E9703F" w:rsidRPr="006F178A" w:rsidRDefault="00E9703F" w:rsidP="00E9703F">
      <w:pPr>
        <w:rPr>
          <w:rtl/>
        </w:rPr>
      </w:pPr>
      <w:r w:rsidRPr="006F178A">
        <w:rPr>
          <w:rFonts w:ascii="Fb Fontext" w:hAnsi="Fb Fontext"/>
          <w:sz w:val="20"/>
          <w:rtl/>
        </w:rPr>
        <w:t>כיון שאמר</w:t>
      </w:r>
      <w:r>
        <w:rPr>
          <w:rFonts w:ascii="Fb Fontext" w:hAnsi="Fb Fontext"/>
          <w:sz w:val="20"/>
          <w:rtl/>
        </w:rPr>
        <w:t xml:space="preserve"> </w:t>
      </w:r>
      <w:r w:rsidRPr="00E46213">
        <w:rPr>
          <w:rStyle w:val="afffff0"/>
          <w:rtl/>
        </w:rPr>
        <w:t>ה' אלהים אל תשב פני משיחך זכרה לחסדי דוד עבדך</w:t>
      </w:r>
      <w:r w:rsidRPr="006F178A">
        <w:rPr>
          <w:rFonts w:ascii="Fb Fontext" w:hAnsi="Fb Fontext"/>
          <w:sz w:val="20"/>
          <w:rtl/>
        </w:rPr>
        <w:t xml:space="preserve"> - מיד נענה. ובאותה שעה נהפכו פני כל שונאי דוד כשולי קדירה, וידעו כל העם וכל ישראל שמחל לו </w:t>
      </w:r>
      <w:r w:rsidRPr="006F178A">
        <w:rPr>
          <w:rFonts w:ascii="Fb Fontext" w:hAnsi="Fb Fontext"/>
          <w:sz w:val="20"/>
          <w:rtl/>
        </w:rPr>
        <w:t xml:space="preserve">הקב"ה</w:t>
      </w:r>
      <w:ins w:id="94043" w:author="קלוד" w:date="2026-10-11T13:11:34Z">
        <w:r>
          <w:rPr>
            <w:rFonts w:ascii="Fb Fontext" w:hAnsi="Fb Fontext"/>
            <w:sz w:val="20"/>
            <w:rtl/>
          </w:rPr>
          <w:t xml:space="preserve"> </w:t>
        </w:r>
      </w:ins>
      <w:del w:id="94044" w:author="קלוד" w:date="2026-10-11T13:11:34Z">
        <w:r w:rsidRPr="006F178A">
          <w:rPr>
            <w:rFonts w:ascii="Fb Fontext" w:hAnsi="Fb Fontext"/>
            <w:sz w:val="20"/>
            <w:rtl/>
          </w:rPr>
          <w:delText xml:space="preserve"> הוא </w:delText>
        </w:r>
      </w:del>
      <w:r w:rsidRPr="006F178A">
        <w:rPr>
          <w:rFonts w:ascii="Fb Fontext" w:hAnsi="Fb Fontext"/>
          <w:sz w:val="20"/>
          <w:rtl/>
        </w:rPr>
        <w:t xml:space="preserve">על אותו עון.</w:t>
      </w:r>
    </w:p>
    <w:p>
      <w:pPr>
        <w:pStyle w:val="38"/>
        <w:rPr>
          <w:ins w:id="97105" w:author="מנוע מכני" w:date="2026-10-11T12:04:39Z"/>
        </w:rPr>
      </w:pPr>
      <w:r w:rsidRPr="006F178A">
        <w:t xml:space="preserve">והיינו</w:t>
      </w:r>
    </w:p>
    <w:p w:rsidR="00E9703F" w:rsidRPr="006F178A" w:rsidRDefault="00E9703F" w:rsidP="00E9703F">
      <w:pPr>
        <w:rPr>
          <w:rtl/>
        </w:rPr>
      </w:pPr>
      <w:del w:id="97106" w:author="מנוע מכני" w:date="2026-10-11T12:04:39Z">
        <w:r w:rsidRPr="006F178A">
          <w:rPr>
            <w:rFonts w:ascii="Fb Fontext" w:hAnsi="Fb Fontext"/>
            <w:rtl/>
          </w:rPr>
          <w:delText xml:space="preserve"> </w:delText>
        </w:r>
      </w:del>
      <w:r w:rsidRPr="00306272">
        <w:rPr>
          <w:rStyle w:val="afffff0"/>
          <w:rtl/>
        </w:rPr>
        <w:t xml:space="preserve">ד'</w:t>
      </w:r>
      <w:ins w:id="90881" w:author="Claude - סמנטי" w:date="2026-10-11T12:28:21Z">
        <w:r>
          <w:rPr>
            <w:rStyle w:val="afffff0"/>
            <w:rtl/>
          </w:rPr>
          <w:t xml:space="preserve">בַּיּוֹם הַשְּׁמִינִי שִׁלַּח אֶת הָעָם וַיְבָרְכוּ אֶת הַמֶּלֶךְ וַיֵּלְכוּ לְאָהֳלֵיהֶם</w:t>
        </w:r>
      </w:ins>
      <w:del w:id="90882" w:author="Claude - סמנטי" w:date="2026-10-11T12:28:21Z">
        <w:r w:rsidRPr="00306272">
          <w:rPr>
            <w:rStyle w:val="afffff0"/>
            <w:rtl/>
          </w:rPr>
          <w:delText xml:space="preserve">ביום השמיני שלח את העם ויברכו את המלך וילכו לאהליהם</w:delText>
        </w:r>
      </w:del>
      <w:r w:rsidRPr="00306272">
        <w:rPr>
          <w:rStyle w:val="afffff0"/>
          <w:rFonts w:hint="cs"/>
          <w:rtl/>
        </w:rPr>
        <w:t>'</w:t>
      </w:r>
      <w:r w:rsidRPr="00306272">
        <w:rPr>
          <w:rStyle w:val="afffff0"/>
          <w:rtl/>
        </w:rPr>
        <w:t xml:space="preserve"> </w:t>
      </w:r>
      <w:r w:rsidRPr="006F178A">
        <w:rPr>
          <w:rFonts w:ascii="Fb Fontext" w:hAnsi="Fb Fontext"/>
          <w:rtl/>
        </w:rPr>
        <w:t>שמצאו נשותיהן בטהרה.</w:t>
      </w:r>
    </w:p>
    <w:p w:rsidR="00E9703F" w:rsidRPr="006F178A" w:rsidRDefault="00E9703F" w:rsidP="00E9703F">
      <w:pPr>
        <w:rPr>
          <w:rtl/>
        </w:rPr>
      </w:pPr>
      <w:r w:rsidRPr="00523F92">
        <w:rPr>
          <w:rStyle w:val="afffff0"/>
          <w:rFonts w:hint="cs"/>
          <w:rtl/>
        </w:rPr>
        <w:t>'</w:t>
      </w:r>
      <w:ins w:id="90883" w:author="Claude - סמנטי" w:date="2026-10-11T12:28:21Z">
        <w:r>
          <w:rPr>
            <w:rStyle w:val="afffff0"/>
            <w:rtl/>
          </w:rPr>
          <w:t xml:space="preserve">שְׂמֵחִים</w:t>
        </w:r>
      </w:ins>
      <w:del w:id="90884" w:author="Claude - סמנטי" w:date="2026-10-11T12:28:21Z">
        <w:r w:rsidRPr="00523F92">
          <w:rPr>
            <w:rStyle w:val="afffff0"/>
            <w:rtl/>
          </w:rPr>
          <w:delText xml:space="preserve">שמחים</w:delText>
        </w:r>
      </w:del>
      <w:r w:rsidRPr="00523F92">
        <w:rPr>
          <w:rStyle w:val="afffff0"/>
          <w:rFonts w:hint="cs"/>
          <w:rtl/>
        </w:rPr>
        <w:t>'</w:t>
      </w:r>
      <w:r w:rsidRPr="00523F92">
        <w:rPr>
          <w:rStyle w:val="afffff0"/>
          <w:rtl/>
        </w:rPr>
        <w:t xml:space="preserve"> </w:t>
      </w:r>
      <w:r w:rsidRPr="006F178A">
        <w:rPr>
          <w:rtl/>
        </w:rPr>
        <w:t>- שנהנו מזיו השכינה.</w:t>
      </w:r>
    </w:p>
    <w:p w:rsidR="00E9703F" w:rsidRPr="006F178A" w:rsidRDefault="00E9703F" w:rsidP="00E9703F">
      <w:pPr>
        <w:rPr>
          <w:rtl/>
        </w:rPr>
      </w:pPr>
      <w:r w:rsidRPr="00523F92">
        <w:rPr>
          <w:rStyle w:val="afffff0"/>
          <w:rFonts w:hint="cs"/>
          <w:rtl/>
        </w:rPr>
        <w:t>'</w:t>
      </w:r>
      <w:ins w:id="90885" w:author="Claude - סמנטי" w:date="2026-10-11T12:28:21Z">
        <w:r>
          <w:rPr>
            <w:rStyle w:val="afffff0"/>
            <w:rtl/>
          </w:rPr>
          <w:t xml:space="preserve">וְטוֹבֵי לֵב</w:t>
        </w:r>
      </w:ins>
      <w:del w:id="90886" w:author="Claude - סמנטי" w:date="2026-10-11T12:28:21Z">
        <w:r w:rsidRPr="00523F92">
          <w:rPr>
            <w:rStyle w:val="afffff0"/>
            <w:rtl/>
          </w:rPr>
          <w:delText xml:space="preserve">וטובי לב</w:delText>
        </w:r>
      </w:del>
      <w:r w:rsidRPr="00523F92">
        <w:rPr>
          <w:rStyle w:val="afffff0"/>
          <w:rFonts w:hint="cs"/>
          <w:rtl/>
        </w:rPr>
        <w:t>'</w:t>
      </w:r>
      <w:r w:rsidRPr="00523F92">
        <w:rPr>
          <w:rStyle w:val="afffff0"/>
          <w:rtl/>
        </w:rPr>
        <w:t xml:space="preserve"> </w:t>
      </w:r>
      <w:r w:rsidRPr="006F178A">
        <w:rPr>
          <w:rtl/>
        </w:rPr>
        <w:t>שנתעברו נשותיהן של כאו"א וילדה זכר.</w:t>
      </w:r>
    </w:p>
    <w:p w:rsidR="00E9703F" w:rsidRDefault="00E9703F" w:rsidP="00E9703F">
      <w:pPr>
        <w:rPr>
          <w:rtl/>
        </w:rPr>
      </w:pPr>
      <w:r w:rsidRPr="00523F92">
        <w:rPr>
          <w:rStyle w:val="afffff0"/>
          <w:rFonts w:hint="cs"/>
          <w:rtl/>
        </w:rPr>
        <w:t>'</w:t>
      </w:r>
      <w:ins w:id="90887" w:author="Claude - סמנטי" w:date="2026-10-11T12:28:21Z">
        <w:r>
          <w:rPr>
            <w:rStyle w:val="afffff0"/>
            <w:rtl/>
          </w:rPr>
          <w:t xml:space="preserve">עַל כָּל הַטּוֹבָה אֲשֶׁר עָשָׂה ה</w:t>
        </w:r>
      </w:ins>
      <w:del w:id="90888" w:author="Claude - סמנטי" w:date="2026-10-11T12:28:21Z">
        <w:r w:rsidRPr="00523F92">
          <w:rPr>
            <w:rStyle w:val="afffff0"/>
            <w:rtl/>
          </w:rPr>
          <w:delText xml:space="preserve">על כל הטובה אשר עשה </w:delText>
        </w:r>
        <w:r>
          <w:rPr>
            <w:rStyle w:val="afffff0"/>
            <w:rtl/>
          </w:rPr>
          <w:delText xml:space="preserve">ה</w:delText>
        </w:r>
      </w:del>
      <w:r>
        <w:rPr>
          <w:rStyle w:val="afffff0"/>
          <w:rtl/>
        </w:rPr>
        <w:t xml:space="preserve">'</w:t>
      </w:r>
      <w:r w:rsidRPr="00523F92">
        <w:rPr>
          <w:rStyle w:val="afffff0"/>
          <w:rtl/>
        </w:rPr>
        <w:t xml:space="preserve"> לדוד עבדו</w:t>
      </w:r>
      <w:r w:rsidRPr="00523F92">
        <w:rPr>
          <w:rStyle w:val="afffff0"/>
          <w:rFonts w:hint="cs"/>
          <w:rtl/>
        </w:rPr>
        <w:t>'</w:t>
      </w:r>
      <w:r w:rsidRPr="00523F92">
        <w:rPr>
          <w:rStyle w:val="afffff0"/>
          <w:rtl/>
        </w:rPr>
        <w:t xml:space="preserve"> </w:t>
      </w:r>
      <w:r w:rsidRPr="006F178A">
        <w:rPr>
          <w:rtl/>
        </w:rPr>
        <w:t>- שמחל לו על אותו עון,</w:t>
      </w:r>
    </w:p>
    <w:p w:rsidR="00E9703F" w:rsidRPr="006F178A" w:rsidRDefault="00E9703F" w:rsidP="00E9703F">
      <w:pPr>
        <w:rPr>
          <w:rtl/>
        </w:rPr>
      </w:pPr>
      <w:r w:rsidRPr="00523F92">
        <w:rPr>
          <w:rStyle w:val="afffff0"/>
          <w:rFonts w:hint="cs"/>
          <w:rtl/>
        </w:rPr>
        <w:t>'</w:t>
      </w:r>
      <w:ins w:id="90889" w:author="Claude - סמנטי" w:date="2026-10-11T12:28:21Z">
        <w:r>
          <w:rPr>
            <w:rStyle w:val="afffff0"/>
            <w:rtl/>
          </w:rPr>
          <w:t xml:space="preserve">וּלְיִשְׂרָאֵל עַמּוֹ</w:t>
        </w:r>
      </w:ins>
      <w:del w:id="90890" w:author="Claude - סמנטי" w:date="2026-10-11T12:28:21Z">
        <w:r w:rsidRPr="00523F92">
          <w:rPr>
            <w:rStyle w:val="afffff0"/>
            <w:rtl/>
          </w:rPr>
          <w:delText xml:space="preserve">ולישראל עמו</w:delText>
        </w:r>
      </w:del>
      <w:r w:rsidRPr="00523F92">
        <w:rPr>
          <w:rStyle w:val="afffff0"/>
          <w:rFonts w:hint="cs"/>
          <w:rtl/>
        </w:rPr>
        <w:t>'</w:t>
      </w:r>
      <w:r w:rsidRPr="00523F92">
        <w:rPr>
          <w:rStyle w:val="afffff0"/>
          <w:rtl/>
        </w:rPr>
        <w:t xml:space="preserve"> </w:t>
      </w:r>
      <w:r w:rsidRPr="006F178A">
        <w:rPr>
          <w:rFonts w:ascii="Fb Fontext" w:hAnsi="Fb Fontext"/>
          <w:sz w:val="20"/>
          <w:rtl/>
        </w:rPr>
        <w:t xml:space="preserve">- </w:t>
      </w:r>
      <w:ins w:id="94047" w:author="קלוד" w:date="2026-10-11T13:11:34Z">
        <w:r>
          <w:rPr>
            <w:rFonts w:ascii="Fb Fontext" w:hAnsi="Fb Fontext"/>
            <w:sz w:val="20"/>
            <w:rtl/>
          </w:rPr>
          <w:t xml:space="preserve">שמחל</w:t>
        </w:r>
      </w:ins>
      <w:del w:id="94048" w:author="קלוד" w:date="2026-10-11T13:11:34Z">
        <w:r w:rsidRPr="006F178A">
          <w:rPr>
            <w:rFonts w:ascii="Fb Fontext" w:hAnsi="Fb Fontext"/>
            <w:sz w:val="20"/>
            <w:rtl/>
          </w:rPr>
          <w:delText xml:space="preserve">דאחיל</w:delText>
        </w:r>
      </w:del>
      <w:r w:rsidRPr="006F178A">
        <w:rPr>
          <w:rFonts w:ascii="Fb Fontext" w:hAnsi="Fb Fontext"/>
          <w:sz w:val="20"/>
          <w:rtl/>
        </w:rPr>
        <w:t xml:space="preserve"> </w:t>
      </w:r>
      <w:ins w:id="94263" w:author="מנוע מכני" w:date="2026-10-11T12:04:39Z">
        <w:r>
          <w:rPr>
            <w:rFonts w:ascii="Fb Fontext" w:hAnsi="Fb Fontext"/>
            <w:sz w:val="20"/>
            <w:rtl/>
          </w:rPr>
          <w:t xml:space="preserve">להם</w:t>
        </w:r>
      </w:ins>
      <w:del w:id="94264" w:author="מנוע מכני" w:date="2026-10-11T12:04:39Z">
        <w:r w:rsidRPr="006F178A">
          <w:rPr>
            <w:rFonts w:ascii="Fb Fontext" w:hAnsi="Fb Fontext"/>
            <w:sz w:val="20"/>
            <w:rtl/>
          </w:rPr>
          <w:delText xml:space="preserve">להו</w:delText>
        </w:r>
      </w:del>
      <w:r w:rsidRPr="006F178A">
        <w:rPr>
          <w:rFonts w:ascii="Fb Fontext" w:hAnsi="Fb Fontext"/>
          <w:sz w:val="20"/>
          <w:rtl/>
        </w:rPr>
        <w:t xml:space="preserve"> עון </w:t>
      </w:r>
      <w:ins w:id="94045" w:author="קלוד" w:date="2026-10-11T13:11:34Z">
        <w:r>
          <w:rPr>
            <w:rFonts w:ascii="Fb Fontext" w:hAnsi="Fb Fontext"/>
            <w:sz w:val="20"/>
            <w:rtl/>
          </w:rPr>
          <w:t xml:space="preserve">יום</w:t>
        </w:r>
      </w:ins>
      <w:del w:id="94046" w:author="קלוד" w:date="2026-10-11T13:11:34Z">
        <w:r w:rsidRPr="006F178A">
          <w:rPr>
            <w:rFonts w:ascii="Fb Fontext" w:hAnsi="Fb Fontext"/>
            <w:sz w:val="20"/>
            <w:rtl/>
          </w:rPr>
          <w:delText xml:space="preserve">דיום</w:delText>
        </w:r>
      </w:del>
      <w:r w:rsidRPr="006F178A">
        <w:rPr>
          <w:rFonts w:ascii="Fb Fontext" w:hAnsi="Fb Fontext"/>
          <w:sz w:val="20"/>
          <w:rtl/>
        </w:rPr>
        <w:t xml:space="preserve"> הכפורים.</w:t>
      </w:r>
    </w:p>
    <w:p w:rsidR="00E9703F" w:rsidRDefault="00E9703F" w:rsidP="00E9703F">
      <w:pPr>
        <w:rPr>
          <w:rFonts w:ascii="Fb Fontext" w:hAnsi="Fb Fontext"/>
          <w:rtl/>
        </w:rPr>
      </w:pPr>
      <w:r w:rsidRPr="00523F92">
        <w:rPr>
          <w:rStyle w:val="afffff0"/>
          <w:rFonts w:hint="cs"/>
          <w:rtl/>
        </w:rPr>
        <w:t>'</w:t>
      </w:r>
      <w:ins w:id="90893" w:author="Claude - סמנטי" w:date="2026-10-11T12:28:21Z">
        <w:r>
          <w:rPr>
            <w:rStyle w:val="afffff0"/>
            <w:rtl/>
          </w:rPr>
          <w:t xml:space="preserve">כִּי לְכֶלֶב חַי הוּא טוֹב מִן הָאַרְיֵה הַמֵּת</w:t>
        </w:r>
      </w:ins>
      <w:del w:id="90894" w:author="Claude - סמנטי" w:date="2026-10-11T12:28:21Z">
        <w:r w:rsidRPr="00523F92">
          <w:rPr>
            <w:rStyle w:val="afffff0"/>
            <w:rtl/>
          </w:rPr>
          <w:delText xml:space="preserve">כי לכלב חי הוא טוב מן האריה המת</w:delText>
        </w:r>
      </w:del>
      <w:r w:rsidRPr="00523F92">
        <w:rPr>
          <w:rStyle w:val="afffff0"/>
          <w:rFonts w:hint="cs"/>
          <w:rtl/>
        </w:rPr>
        <w:t>'</w:t>
      </w:r>
      <w:r w:rsidRPr="00523F92">
        <w:rPr>
          <w:rStyle w:val="afffff0"/>
          <w:rtl/>
        </w:rPr>
        <w:t xml:space="preserve"> </w:t>
      </w:r>
      <w:ins w:id="94053" w:author="קלוד" w:date="2026-10-11T13:11:34Z">
        <w:r>
          <w:rPr>
            <w:rFonts w:ascii="Fb Fontext" w:hAnsi="Fb Fontext"/>
            <w:rtl/>
          </w:rPr>
          <w:t xml:space="preserve">-</w:t>
        </w:r>
      </w:ins>
      <w:del w:id="94054" w:author="קלוד" w:date="2026-10-11T13:11:34Z">
        <w:r w:rsidRPr="006F178A">
          <w:rPr>
            <w:rFonts w:ascii="Fb Fontext" w:hAnsi="Fb Fontext"/>
            <w:rtl/>
          </w:rPr>
          <w:delText xml:space="preserve">–</w:delText>
        </w:r>
      </w:del>
      <w:r w:rsidRPr="006F178A">
        <w:rPr>
          <w:rFonts w:ascii="Fb Fontext" w:hAnsi="Fb Fontext"/>
          <w:rtl/>
        </w:rPr>
        <w:t xml:space="preserve"> </w:t>
      </w:r>
      <w:r w:rsidRPr="006F178A">
        <w:rPr>
          <w:rStyle w:val="2fb"/>
          <w:rFonts w:ascii="Fb Fontext" w:hAnsi="Fb Fontext"/>
          <w:rtl/>
        </w:rPr>
        <w:t xml:space="preserve">כדריא"ר</w:t>
      </w:r>
      <w:r w:rsidRPr="006F178A">
        <w:rPr>
          <w:rFonts w:ascii="Fb Fontext" w:hAnsi="Fb Fontext"/>
          <w:rtl/>
        </w:rPr>
        <w:t xml:space="preserve"> </w:t>
      </w:r>
      <w:ins w:id="94051" w:author="קלוד" w:date="2026-10-11T13:11:34Z">
        <w:r>
          <w:rPr>
            <w:rStyle w:val="afffff0"/>
            <w:rtl/>
          </w:rPr>
          <w:t xml:space="preserve">ש'הוֹדִיעֵנִי</w:t>
        </w:r>
      </w:ins>
      <w:del w:id="94052" w:author="קלוד" w:date="2026-10-11T13:11:34Z">
        <w:r w:rsidRPr="00306272">
          <w:rPr>
            <w:rStyle w:val="afffff0"/>
            <w:rtl/>
          </w:rPr>
          <w:delText xml:space="preserve">ד</w:delText>
        </w:r>
        <w:r w:rsidRPr="00306272">
          <w:rPr>
            <w:rStyle w:val="afffff0"/>
            <w:rFonts w:hint="cs"/>
            <w:rtl/>
          </w:rPr>
          <w:delText xml:space="preserve">'</w:delText>
        </w:r>
        <w:r>
          <w:rPr>
            <w:rStyle w:val="afffff0"/>
            <w:rtl/>
          </w:rPr>
          <w:delText xml:space="preserve">הוֹדִיעֵנִי</w:delText>
        </w:r>
      </w:del>
      <w:ins w:id="90891" w:author="Claude - סמנטי" w:date="2026-10-11T12:28:21Z">
        <w:r>
          <w:rPr>
            <w:rStyle w:val="afffff0"/>
            <w:rtl/>
          </w:rPr>
          <w:t xml:space="preserve"> ה</w:t>
        </w:r>
      </w:ins>
      <w:del w:id="90892" w:author="Claude - סמנטי" w:date="2026-10-11T12:28:21Z">
        <w:r w:rsidRPr="00306272">
          <w:rPr>
            <w:rStyle w:val="afffff0"/>
            <w:rtl/>
          </w:rPr>
          <w:delText xml:space="preserve">הודיעני </w:delText>
        </w:r>
        <w:r>
          <w:rPr>
            <w:rStyle w:val="afffff0"/>
            <w:rtl/>
          </w:rPr>
          <w:delText xml:space="preserve">ה</w:delText>
        </w:r>
      </w:del>
      <w:r>
        <w:rPr>
          <w:rStyle w:val="afffff0"/>
          <w:rtl/>
        </w:rPr>
        <w:t xml:space="preserve">'</w:t>
      </w:r>
      <w:r w:rsidRPr="00306272">
        <w:rPr>
          <w:rStyle w:val="afffff0"/>
          <w:rtl/>
        </w:rPr>
        <w:t xml:space="preserve"> קצי</w:t>
      </w:r>
      <w:r w:rsidRPr="00306272">
        <w:rPr>
          <w:rStyle w:val="afffff0"/>
          <w:rFonts w:hint="cs"/>
          <w:rtl/>
        </w:rPr>
        <w:t>'</w:t>
      </w:r>
      <w:r w:rsidRPr="00306272">
        <w:rPr>
          <w:rStyle w:val="afffff0"/>
          <w:rtl/>
        </w:rPr>
        <w:t xml:space="preserve"> </w:t>
      </w:r>
      <w:r w:rsidRPr="006F178A">
        <w:rPr>
          <w:rFonts w:ascii="Fb Fontext" w:hAnsi="Fb Fontext"/>
          <w:rtl/>
        </w:rPr>
        <w:t xml:space="preserve">[</w:t>
      </w:r>
      <w:r w:rsidRPr="006F178A">
        <w:rPr>
          <w:rFonts w:ascii="Fb Fontext" w:hAnsi="Fb Fontext"/>
          <w:rtl/>
        </w:rPr>
        <w:t xml:space="preserve">וא"ל</w:t>
      </w:r>
      <w:r w:rsidRPr="006F178A">
        <w:rPr>
          <w:rFonts w:ascii="Fb Fontext" w:hAnsi="Fb Fontext"/>
          <w:rtl/>
        </w:rPr>
        <w:t xml:space="preserve"> גזרה היא מלפני שאין מודיעין]</w:t>
      </w:r>
      <w:r w:rsidRPr="00C077D2">
        <w:rPr>
          <w:rStyle w:val="afffff0"/>
          <w:rtl/>
        </w:rPr>
        <w:t xml:space="preserve"> </w:t>
      </w:r>
      <w:r w:rsidRPr="00C077D2">
        <w:rPr>
          <w:rStyle w:val="afffff0"/>
          <w:rFonts w:hint="cs"/>
          <w:rtl/>
        </w:rPr>
        <w:t>'</w:t>
      </w:r>
      <w:r w:rsidRPr="00C077D2">
        <w:rPr>
          <w:rStyle w:val="afffff0"/>
          <w:rtl/>
        </w:rPr>
        <w:t>ומדת ימי מה היא</w:t>
      </w:r>
      <w:r w:rsidRPr="00C077D2">
        <w:rPr>
          <w:rStyle w:val="afffff0"/>
          <w:rFonts w:hint="cs"/>
          <w:rtl/>
        </w:rPr>
        <w:t>'</w:t>
      </w:r>
      <w:r w:rsidRPr="00C077D2">
        <w:rPr>
          <w:rStyle w:val="afffff0"/>
          <w:rtl/>
        </w:rPr>
        <w:t xml:space="preserve"> </w:t>
      </w:r>
      <w:r w:rsidRPr="006F178A">
        <w:rPr>
          <w:rFonts w:ascii="Fb Fontext" w:hAnsi="Fb Fontext"/>
          <w:rtl/>
        </w:rPr>
        <w:t xml:space="preserve">[</w:t>
      </w:r>
      <w:r w:rsidRPr="006F178A">
        <w:rPr>
          <w:rFonts w:ascii="Fb Fontext" w:hAnsi="Fb Fontext"/>
          <w:rtl/>
        </w:rPr>
        <w:t xml:space="preserve">וא"ל</w:t>
      </w:r>
      <w:r w:rsidRPr="006F178A">
        <w:rPr>
          <w:rFonts w:ascii="Fb Fontext" w:hAnsi="Fb Fontext"/>
          <w:rtl/>
        </w:rPr>
        <w:t xml:space="preserve"> </w:t>
      </w:r>
      <w:ins w:id="94049" w:author="קלוד" w:date="2026-10-11T13:11:34Z">
        <w:r>
          <w:rPr>
            <w:rFonts w:ascii="Fb Fontext" w:hAnsi="Fb Fontext"/>
            <w:rtl/>
          </w:rPr>
          <w:t xml:space="preserve">גזרה</w:t>
        </w:r>
      </w:ins>
      <w:del w:id="94050" w:author="קלוד" w:date="2026-10-11T13:11:34Z">
        <w:r w:rsidRPr="006F178A">
          <w:rPr>
            <w:rFonts w:ascii="Fb Fontext" w:hAnsi="Fb Fontext"/>
            <w:rtl/>
          </w:rPr>
          <w:delText xml:space="preserve">דגזרה</w:delText>
        </w:r>
      </w:del>
      <w:r w:rsidRPr="006F178A">
        <w:rPr>
          <w:rFonts w:ascii="Fb Fontext" w:hAnsi="Fb Fontext"/>
          <w:rtl/>
        </w:rPr>
        <w:t xml:space="preserve"> היא שאין מודיעין]</w:t>
      </w:r>
    </w:p>
    <w:p w:rsidR="00E9703F" w:rsidRPr="006F178A" w:rsidRDefault="00E9703F" w:rsidP="00E9703F">
      <w:pPr>
        <w:rPr>
          <w:rtl/>
        </w:rPr>
      </w:pPr>
      <w:r w:rsidRPr="00523F92">
        <w:rPr>
          <w:rStyle w:val="afffff0"/>
          <w:rFonts w:hint="cs"/>
          <w:rtl/>
        </w:rPr>
        <w:lastRenderedPageBreak/>
        <w:t>'</w:t>
      </w:r>
      <w:ins w:id="90895" w:author="Claude - סמנטי" w:date="2026-10-11T12:28:21Z">
        <w:r>
          <w:rPr>
            <w:rStyle w:val="afffff0"/>
            <w:rtl/>
          </w:rPr>
          <w:t xml:space="preserve">וְאֵדְעָה מֶה חָדֵל אָנִי</w:t>
        </w:r>
      </w:ins>
      <w:del w:id="90896" w:author="Claude - סמנטי" w:date="2026-10-11T12:28:21Z">
        <w:r w:rsidRPr="00523F92">
          <w:rPr>
            <w:rStyle w:val="afffff0"/>
            <w:rtl/>
          </w:rPr>
          <w:delText xml:space="preserve">ואדעה מה חדל אני</w:delText>
        </w:r>
      </w:del>
      <w:r w:rsidRPr="00523F92">
        <w:rPr>
          <w:rStyle w:val="afffff0"/>
          <w:rFonts w:hint="cs"/>
          <w:rtl/>
        </w:rPr>
        <w:t>'</w:t>
      </w:r>
      <w:r w:rsidRPr="00523F92">
        <w:rPr>
          <w:rStyle w:val="afffff0"/>
          <w:rtl/>
        </w:rPr>
        <w:t>,</w:t>
      </w:r>
      <w:r w:rsidRPr="006F178A">
        <w:rPr>
          <w:rFonts w:ascii="Fb Fontext" w:hAnsi="Fb Fontext"/>
          <w:sz w:val="20"/>
          <w:rtl/>
        </w:rPr>
        <w:t xml:space="preserve"> [</w:t>
      </w:r>
      <w:r w:rsidRPr="006F178A">
        <w:rPr>
          <w:rFonts w:ascii="Fb Fontext" w:hAnsi="Fb Fontext"/>
          <w:sz w:val="20"/>
          <w:rtl/>
        </w:rPr>
        <w:t xml:space="preserve">א"ל</w:t>
      </w:r>
      <w:r w:rsidRPr="006F178A">
        <w:rPr>
          <w:rFonts w:ascii="Fb Fontext" w:hAnsi="Fb Fontext"/>
          <w:sz w:val="20"/>
          <w:rtl/>
        </w:rPr>
        <w:t xml:space="preserve"> בשבת תמות ולא באחד בשבת דכבר הגיע מלכות שלמה בנך, ואין מלכות נוגעת בחברתה </w:t>
      </w:r>
      <w:ins w:id="90267" w:author="מנוע מכני" w:date="2026-10-11T12:04:39Z">
        <w:r>
          <w:rPr>
            <w:rFonts w:ascii="Fb Fontext" w:hAnsi="Fb Fontext"/>
            <w:sz w:val="20"/>
            <w:rtl/>
          </w:rPr>
          <w:t xml:space="preserve">אפי'</w:t>
        </w:r>
      </w:ins>
      <w:del w:id="90268" w:author="מנוע מכני" w:date="2026-10-11T12:04:39Z">
        <w:r w:rsidRPr="006F178A">
          <w:rPr>
            <w:rFonts w:ascii="Fb Fontext" w:hAnsi="Fb Fontext"/>
            <w:sz w:val="20"/>
            <w:rtl/>
          </w:rPr>
          <w:delText xml:space="preserve">אפילו</w:delText>
        </w:r>
      </w:del>
      <w:r w:rsidRPr="006F178A">
        <w:rPr>
          <w:rFonts w:ascii="Fb Fontext" w:hAnsi="Fb Fontext"/>
          <w:sz w:val="20"/>
          <w:rtl/>
        </w:rPr>
        <w:t xml:space="preserve"> כמלא נימא.</w:t>
      </w:r>
      <w:r w:rsidRPr="006F178A">
        <w:rPr>
          <w:rFonts w:ascii="Fb Fontext" w:hAnsi="Fb Fontext" w:hint="cs"/>
          <w:sz w:val="20"/>
          <w:rtl/>
        </w:rPr>
        <w:t xml:space="preserve"> </w:t>
      </w:r>
      <w:r w:rsidRPr="006F178A">
        <w:rPr>
          <w:rFonts w:ascii="Fb Fontext" w:hAnsi="Fb Fontext"/>
          <w:sz w:val="20"/>
          <w:rtl/>
        </w:rPr>
        <w:t xml:space="preserve">ולא </w:t>
      </w:r>
      <w:r w:rsidRPr="006F178A">
        <w:rPr>
          <w:rStyle w:val="2fb"/>
          <w:rFonts w:ascii="Fb Fontext" w:hAnsi="Fb Fontext"/>
          <w:sz w:val="20"/>
          <w:rtl/>
        </w:rPr>
        <w:t xml:space="preserve">בער"ש</w:t>
      </w:r>
      <w:r w:rsidRPr="006F178A">
        <w:rPr>
          <w:rFonts w:ascii="Fb Fontext" w:hAnsi="Fb Fontext"/>
          <w:sz w:val="20"/>
          <w:rtl/>
        </w:rPr>
        <w:t xml:space="preserve"> </w:t>
      </w:r>
      <w:r w:rsidRPr="006F178A">
        <w:rPr>
          <w:rFonts w:ascii="Fb Fontext" w:hAnsi="Fb Fontext"/>
          <w:sz w:val="20"/>
          <w:rtl/>
        </w:rPr>
        <w:t xml:space="preserve">דא"ל</w:t>
      </w:r>
      <w:r w:rsidRPr="006F178A">
        <w:rPr>
          <w:rFonts w:ascii="Fb Fontext" w:hAnsi="Fb Fontext"/>
          <w:sz w:val="20"/>
          <w:rtl/>
        </w:rPr>
        <w:t xml:space="preserve"> כי טוב יום בחצריך מאלף. טוב לי יום אחד שאתה יושב ועוסק בתורה מאלף עולות שעתיד שלמה בנך להקריב לפני </w:t>
      </w:r>
      <w:r w:rsidRPr="006F178A">
        <w:rPr>
          <w:rFonts w:ascii="Fb Fontext" w:hAnsi="Fb Fontext"/>
          <w:sz w:val="20"/>
          <w:rtl/>
        </w:rPr>
        <w:t xml:space="preserve">ע"ג</w:t>
      </w:r>
      <w:r w:rsidRPr="006F178A">
        <w:rPr>
          <w:rFonts w:ascii="Fb Fontext" w:hAnsi="Fb Fontext"/>
          <w:sz w:val="20"/>
          <w:rtl/>
        </w:rPr>
        <w:t xml:space="preserve"> המזבח.</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w:t>
      </w:r>
    </w:p>
    <w:p w:rsidR="00E9703F" w:rsidRDefault="00E9703F" w:rsidP="00E9703F">
      <w:pPr>
        <w:rPr>
          <w:rFonts w:ascii="Fb Fontext" w:hAnsi="Fb Fontext"/>
          <w:sz w:val="20"/>
          <w:rtl/>
        </w:rPr>
      </w:pPr>
      <w:r w:rsidRPr="006F178A">
        <w:rPr>
          <w:rFonts w:ascii="Fb Fontext" w:hAnsi="Fb Fontext"/>
          <w:sz w:val="20"/>
          <w:rtl/>
        </w:rPr>
        <w:t xml:space="preserve">ומלאך המוות </w:t>
      </w:r>
      <w:r w:rsidRPr="006F178A">
        <w:rPr>
          <w:rFonts w:ascii="Fb Fontext" w:hAnsi="Fb Fontext"/>
          <w:sz w:val="20"/>
          <w:rtl/>
        </w:rPr>
        <w:t xml:space="preserve">לא</w:t>
      </w:r>
      <w:r w:rsidRPr="006F178A">
        <w:rPr>
          <w:rFonts w:ascii="Fb Fontext" w:hAnsi="Fb Fontext"/>
          <w:sz w:val="20"/>
          <w:rtl/>
        </w:rPr>
        <w:t xml:space="preserve"> יכל להתקרב אליו מחמת שגרס</w:t>
      </w:r>
      <w:ins w:id="94063" w:author="קלוד" w:date="2026-10-11T13:11:34Z">
        <w:r>
          <w:rPr>
            <w:rFonts w:ascii="Fb Fontext" w:hAnsi="Fb Fontext"/>
            <w:sz w:val="20"/>
            <w:rtl/>
          </w:rPr>
          <w:t xml:space="preserve"> </w:t>
        </w:r>
        <w:r>
          <w:rPr>
            <w:rStyle w:val="afffffe"/>
            <w:rFonts w:ascii="Fb Fontext" w:hAnsi="Fb Fontext"/>
            <w:sz w:val="20"/>
            <w:rtl/>
          </w:rPr>
          <w:t xml:space="preserve">בשבת</w:t>
        </w:r>
        <w:r>
          <w:rPr>
            <w:rFonts w:ascii="Fb Fontext" w:hAnsi="Fb Fontext"/>
            <w:sz w:val="20"/>
            <w:rtl/>
          </w:rPr>
          <w:t xml:space="preserve"> </w:t>
        </w:r>
      </w:ins>
      <w:del w:id="94064" w:author="קלוד" w:date="2026-10-11T13:11:34Z">
        <w:r w:rsidRPr="006F178A">
          <w:rPr>
            <w:rFonts w:ascii="Fb Fontext" w:hAnsi="Fb Fontext"/>
            <w:sz w:val="20"/>
            <w:rtl/>
          </w:rPr>
          <w:delText xml:space="preserve"> </w:delText>
        </w:r>
      </w:del>
      <w:r w:rsidRPr="006F178A">
        <w:rPr>
          <w:rFonts w:ascii="Fb Fontext" w:hAnsi="Fb Fontext"/>
          <w:sz w:val="20"/>
          <w:rtl/>
        </w:rPr>
        <w:t xml:space="preserve">כל </w:t>
      </w:r>
      <w:ins w:id="94061" w:author="קלוד" w:date="2026-10-11T13:11:34Z">
        <w:r>
          <w:rPr>
            <w:rFonts w:ascii="Fb Fontext" w:hAnsi="Fb Fontext"/>
            <w:sz w:val="20"/>
            <w:rtl/>
          </w:rPr>
          <w:t xml:space="preserve">היום,</w:t>
        </w:r>
      </w:ins>
      <w:del w:id="94062" w:author="קלוד" w:date="2026-10-11T13:11:34Z">
        <w:r w:rsidRPr="006F178A">
          <w:rPr>
            <w:rFonts w:ascii="Fb Fontext" w:hAnsi="Fb Fontext"/>
            <w:sz w:val="20"/>
            <w:rtl/>
          </w:rPr>
          <w:delText xml:space="preserve">היום</w:delText>
        </w:r>
      </w:del>
      <w:r w:rsidRPr="006F178A">
        <w:rPr>
          <w:rFonts w:ascii="Fb Fontext" w:hAnsi="Fb Fontext"/>
          <w:sz w:val="20"/>
          <w:rtl/>
        </w:rPr>
        <w:t xml:space="preserve"> עד שהרעיש </w:t>
      </w:r>
      <w:ins w:id="94059" w:author="קלוד" w:date="2026-10-11T13:11:34Z">
        <w:r>
          <w:rPr>
            <w:rStyle w:val="afffffe"/>
            <w:rFonts w:ascii="Fb Fontext" w:hAnsi="Fb Fontext"/>
            <w:sz w:val="20"/>
            <w:rtl/>
          </w:rPr>
          <w:t xml:space="preserve">באילנות</w:t>
        </w:r>
        <w:r>
          <w:rPr>
            <w:rFonts w:ascii="Fb Fontext" w:hAnsi="Fb Fontext"/>
            <w:sz w:val="20"/>
            <w:rtl/>
          </w:rPr>
          <w:t xml:space="preserve"> בבוסתנו,</w:t>
        </w:r>
      </w:ins>
      <w:del w:id="94060" w:author="קלוד" w:date="2026-10-11T13:11:34Z">
        <w:r w:rsidRPr="006F178A">
          <w:rPr>
            <w:rFonts w:ascii="Fb Fontext" w:hAnsi="Fb Fontext"/>
            <w:sz w:val="20"/>
            <w:rtl/>
          </w:rPr>
          <w:delText xml:space="preserve">בבוסתנו</w:delText>
        </w:r>
      </w:del>
      <w:r w:rsidRPr="006F178A">
        <w:rPr>
          <w:rFonts w:ascii="Fb Fontext" w:hAnsi="Fb Fontext"/>
          <w:sz w:val="20"/>
          <w:rtl/>
        </w:rPr>
        <w:t xml:space="preserve"> וכשיצא לראות נפל </w:t>
      </w:r>
      <w:ins w:id="94057" w:author="קלוד" w:date="2026-10-11T13:11:34Z">
        <w:r>
          <w:rPr>
            <w:rFonts w:ascii="Fb Fontext" w:hAnsi="Fb Fontext" w:hint="cs"/>
            <w:sz w:val="20"/>
            <w:rtl/>
          </w:rPr>
          <w:t xml:space="preserve">ונפטר.</w:t>
        </w:r>
      </w:ins>
      <w:del w:id="94058" w:author="קלוד" w:date="2026-10-11T13:11:34Z">
        <w:r w:rsidRPr="006F178A">
          <w:rPr>
            <w:rFonts w:ascii="Fb Fontext" w:hAnsi="Fb Fontext" w:hint="cs"/>
            <w:sz w:val="20"/>
            <w:rtl/>
          </w:rPr>
          <w:delText xml:space="preserve">ו</w:delText>
        </w:r>
        <w:r w:rsidRPr="006F178A">
          <w:rPr>
            <w:rFonts w:ascii="Fb Fontext" w:hAnsi="Fb Fontext"/>
            <w:sz w:val="20"/>
            <w:rtl/>
          </w:rPr>
          <w:delText xml:space="preserve">נפטר</w:delText>
        </w:r>
        <w:r w:rsidRPr="006F178A">
          <w:rPr>
            <w:rFonts w:ascii="Fb Fontext" w:hAnsi="Fb Fontext" w:hint="cs"/>
            <w:sz w:val="20"/>
            <w:rtl/>
          </w:rPr>
          <w:delText xml:space="preserve">,</w:delText>
        </w:r>
      </w:del>
      <w:r w:rsidRPr="006F178A">
        <w:rPr>
          <w:rFonts w:ascii="Fb Fontext" w:hAnsi="Fb Fontext"/>
          <w:sz w:val="20"/>
          <w:rtl/>
        </w:rPr>
        <w:t xml:space="preserve"> ושלמה בנו שלח </w:t>
      </w:r>
      <w:ins w:id="94055" w:author="קלוד" w:date="2026-10-11T13:11:34Z">
        <w:r>
          <w:rPr>
            <w:rFonts w:ascii="Fb Fontext" w:hAnsi="Fb Fontext"/>
            <w:sz w:val="20"/>
            <w:rtl/>
          </w:rPr>
          <w:t xml:space="preserve">לביהמ"ד:</w:t>
        </w:r>
      </w:ins>
      <w:del w:id="94056" w:author="קלוד" w:date="2026-10-11T13:11:34Z">
        <w:r w:rsidRPr="006F178A">
          <w:rPr>
            <w:rFonts w:ascii="Fb Fontext" w:hAnsi="Fb Fontext"/>
            <w:sz w:val="20"/>
            <w:rtl/>
          </w:rPr>
          <w:delText xml:space="preserve">לביהמ"ד</w:delText>
        </w:r>
      </w:del>
      <w:r w:rsidRPr="006F178A">
        <w:rPr>
          <w:rFonts w:ascii="Fb Fontext" w:hAnsi="Fb Fontext"/>
          <w:sz w:val="20"/>
          <w:rtl/>
        </w:rPr>
        <w:t xml:space="preserve"> אבא מת ומוטל בחמה, וכלבים של בית אבא רעבים,</w:t>
      </w:r>
    </w:p>
    <w:p w:rsidR="00E9703F" w:rsidRPr="009757B9" w:rsidRDefault="00E9703F" w:rsidP="00E9703F">
      <w:pPr>
        <w:rPr>
          <w:rFonts w:cs="Guttman Vilna"/>
          <w:b/>
          <w:bCs/>
          <w:rtl/>
        </w:rPr>
      </w:pPr>
      <w:r w:rsidRPr="006F178A">
        <w:rPr>
          <w:rtl/>
        </w:rPr>
        <w:tab/>
        <w:t xml:space="preserve">וא"ל</w:t>
      </w:r>
      <w:r w:rsidRPr="006F178A">
        <w:rPr>
          <w:rtl/>
        </w:rPr>
        <w:tab/>
        <w:t xml:space="preserve"> חתוך נבלה והנח לפני הכלבים, ואביך - הנח עליו ככר או תינוק וטלטלו.</w:t>
      </w:r>
    </w:p>
    <w:p w:rsidR="00E9703F" w:rsidRPr="006F178A" w:rsidRDefault="00E9703F" w:rsidP="00E9703F">
      <w:pPr>
        <w:rPr>
          <w:rtl/>
        </w:rPr>
      </w:pPr>
      <w:ins w:id="94069" w:author="קלוד" w:date="2026-10-11T13:11:34Z">
        <w:r>
          <w:rPr>
            <w:rFonts w:ascii="Fb Fontext" w:hAnsi="Fb Fontext"/>
            <w:rtl/>
          </w:rPr>
          <w:t xml:space="preserve">ולשאלה</w:t>
        </w:r>
      </w:ins>
      <w:del w:id="94070" w:author="קלוד" w:date="2026-10-11T13:11:34Z">
        <w:r w:rsidRPr="006F178A">
          <w:rPr>
            <w:rFonts w:ascii="Fb Fontext" w:hAnsi="Fb Fontext"/>
            <w:rtl/>
          </w:rPr>
          <w:delText xml:space="preserve">ושאלה</w:delText>
        </w:r>
      </w:del>
      <w:r w:rsidRPr="006F178A">
        <w:rPr>
          <w:rFonts w:ascii="Fb Fontext" w:hAnsi="Fb Fontext"/>
          <w:rtl/>
        </w:rPr>
        <w:t xml:space="preserve"> </w:t>
      </w:r>
      <w:ins w:id="94067" w:author="קלוד" w:date="2026-10-11T13:11:34Z">
        <w:r>
          <w:rPr>
            <w:rFonts w:ascii="Fb Fontext" w:hAnsi="Fb Fontext"/>
            <w:rtl/>
          </w:rPr>
          <w:t xml:space="preserve">ששאלתי</w:t>
        </w:r>
      </w:ins>
      <w:del w:id="94068" w:author="קלוד" w:date="2026-10-11T13:11:34Z">
        <w:r w:rsidRPr="006F178A">
          <w:rPr>
            <w:rFonts w:ascii="Fb Fontext" w:hAnsi="Fb Fontext"/>
            <w:rtl/>
          </w:rPr>
          <w:delText xml:space="preserve">דשאילנא</w:delText>
        </w:r>
      </w:del>
      <w:r w:rsidRPr="006F178A">
        <w:rPr>
          <w:rFonts w:ascii="Fb Fontext" w:hAnsi="Fb Fontext"/>
          <w:rtl/>
        </w:rPr>
        <w:t xml:space="preserve"> </w:t>
      </w:r>
      <w:ins w:id="94065" w:author="קלוד" w:date="2026-10-11T13:11:34Z">
        <w:r>
          <w:rPr>
            <w:rFonts w:ascii="Fb Fontext" w:hAnsi="Fb Fontext"/>
            <w:rtl/>
          </w:rPr>
          <w:t xml:space="preserve">לפניכם:</w:t>
        </w:r>
      </w:ins>
      <w:del w:id="94066" w:author="קלוד" w:date="2026-10-11T13:11:34Z">
        <w:r w:rsidRPr="006F178A">
          <w:rPr>
            <w:rFonts w:ascii="Fb Fontext" w:hAnsi="Fb Fontext"/>
            <w:rtl/>
          </w:rPr>
          <w:delText xml:space="preserve">קדמיכון:</w:delText>
        </w:r>
      </w:del>
      <w:r w:rsidRPr="006F178A">
        <w:rPr>
          <w:rFonts w:ascii="Fb Fontext" w:hAnsi="Fb Fontext"/>
          <w:rtl/>
        </w:rPr>
        <w:t xml:space="preserve"> נר קרויה נר, ונשמתו של אדם קרויה נר, מוטב תכבה נר של בשר ודם מפני נרו של </w:t>
      </w:r>
      <w:r w:rsidRPr="006F178A">
        <w:rPr>
          <w:rFonts w:ascii="Fb Fontext" w:hAnsi="Fb Fontext"/>
          <w:rtl/>
        </w:rPr>
        <w:t xml:space="preserve">הקב"ה</w:t>
      </w:r>
      <w:r w:rsidRPr="006F178A">
        <w:rPr>
          <w:rFonts w:ascii="Fb Fontext" w:hAnsi="Fb Fontext"/>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87" w:author="קלוד" w:date="2026-10-11T12:33:55Z"/>
        </w:rPr>
      </w:pPr>
      <w:ins w:id="91088" w:author="קלוד" w:date="2026-10-11T12:33:55Z">
        <w:r>
          <w:rPr>
            <w:color w:val="7B3F00"/>
          </w:rPr>
          <w:t xml:space="preserve">ספר קהלת - מדוע לא נגנז</w:t>
        </w:r>
      </w:ins>
    </w:p>
    <w:p>
      <w:pPr>
        <w:pStyle w:val="38"/>
        <w:rPr>
          <w:ins w:id="97107" w:author="מנוע מכני" w:date="2026-10-11T12:04:39Z"/>
        </w:rPr>
      </w:pPr>
      <w:r w:rsidRPr="006F178A">
        <w:t xml:space="preserve">רשב"ש מרב:</w:t>
      </w:r>
    </w:p>
    <w:p w:rsidR="00E9703F" w:rsidRDefault="00E9703F" w:rsidP="00E9703F">
      <w:pPr>
        <w:rPr>
          <w:rFonts w:ascii="Fb Fontext" w:hAnsi="Fb Fontext"/>
          <w:rtl/>
        </w:rPr>
      </w:pPr>
      <w:del w:id="97108" w:author="מנוע מכני" w:date="2026-10-11T12:04:39Z">
        <w:r w:rsidRPr="006F178A">
          <w:rPr>
            <w:rFonts w:ascii="Fb Fontext" w:hAnsi="Fb Fontext"/>
            <w:rtl/>
          </w:rPr>
          <w:delText xml:space="preserve"> </w:delText>
        </w:r>
      </w:del>
      <w:r w:rsidRPr="006F178A">
        <w:rPr>
          <w:rFonts w:ascii="Fb Fontext" w:hAnsi="Fb Fontext"/>
          <w:rtl/>
        </w:rPr>
        <w:t xml:space="preserve">בקשו חכמים לגנוז ספר קהלת מפני שדבריו סותרין זה את זה,</w:t>
      </w:r>
    </w:p>
    <w:p w:rsidR="00E9703F" w:rsidRPr="006F178A" w:rsidRDefault="00E9703F" w:rsidP="00E9703F">
      <w:pPr>
        <w:rPr>
          <w:rtl/>
        </w:rPr>
      </w:pPr>
      <w:r w:rsidRPr="006F178A">
        <w:rPr>
          <w:rtl/>
        </w:rPr>
        <w:tab/>
        <w:t xml:space="preserve">ומפני מה </w:t>
      </w:r>
      <w:r w:rsidRPr="006F178A">
        <w:rPr>
          <w:rtl/>
        </w:rPr>
        <w:tab/>
        <w:t xml:space="preserve">לא</w:t>
      </w:r>
      <w:r w:rsidRPr="006F178A">
        <w:rPr>
          <w:rtl/>
        </w:rPr>
        <w:tab/>
        <w:t xml:space="preserve"> גנזוהו - מפני שתחילתו דברי תורה וסופו דברי תורה.</w:t>
      </w:r>
    </w:p>
    <w:p w:rsidR="00E9703F" w:rsidRPr="006F178A" w:rsidRDefault="00E9703F" w:rsidP="00E9703F">
      <w:pPr>
        <w:rPr>
          <w:rtl/>
        </w:rPr>
      </w:pPr>
      <w:r w:rsidRPr="006F178A">
        <w:rPr>
          <w:rStyle w:val="afffe"/>
          <w:rFonts w:ascii="Fb Fontext" w:hAnsi="Fb Fontext"/>
          <w:rtl/>
        </w:rPr>
        <w:t>תחילתו דברי תורה</w:t>
      </w:r>
      <w:r w:rsidRPr="00C077D2">
        <w:rPr>
          <w:rStyle w:val="afffff0"/>
          <w:rtl/>
        </w:rPr>
        <w:t xml:space="preserve"> </w:t>
      </w:r>
      <w:r w:rsidRPr="00C077D2">
        <w:rPr>
          <w:rStyle w:val="afffff0"/>
          <w:rFonts w:hint="cs"/>
          <w:rtl/>
        </w:rPr>
        <w:t>'</w:t>
      </w:r>
      <w:ins w:id="90897" w:author="Claude - סמנטי" w:date="2026-10-11T12:28:21Z">
        <w:r>
          <w:rPr>
            <w:rStyle w:val="afffff0"/>
            <w:rtl/>
          </w:rPr>
          <w:t xml:space="preserve">מַה יִּתְרוֹן לָאָדָם בְּכָל עֲמָלוֹ שֶׁיַּעֲמוֹל תַּחַת הַשָּׁמֶשׁ</w:t>
        </w:r>
      </w:ins>
      <w:del w:id="90898" w:author="Claude - סמנטי" w:date="2026-10-11T12:28:21Z">
        <w:r w:rsidRPr="00C077D2">
          <w:rPr>
            <w:rStyle w:val="afffff0"/>
            <w:rtl/>
          </w:rPr>
          <w:delText xml:space="preserve">מה יתרון לאדם בכל עמלו שיעמול תחת השמש</w:delText>
        </w:r>
      </w:del>
      <w:r w:rsidRPr="00C077D2">
        <w:rPr>
          <w:rStyle w:val="afffff0"/>
          <w:rFonts w:hint="cs"/>
          <w:rtl/>
        </w:rPr>
        <w:t>'</w:t>
      </w:r>
      <w:r w:rsidRPr="00C077D2">
        <w:rPr>
          <w:rStyle w:val="afffff0"/>
          <w:rtl/>
        </w:rPr>
        <w:t xml:space="preserve"> </w:t>
      </w:r>
      <w:r w:rsidRPr="006F178A">
        <w:rPr>
          <w:rtl/>
        </w:rPr>
        <w:t xml:space="preserve">- </w:t>
      </w:r>
      <w:r w:rsidRPr="006F178A">
        <w:rPr>
          <w:rStyle w:val="2fb"/>
          <w:rtl/>
        </w:rPr>
        <w:t xml:space="preserve">ודברי"נ</w:t>
      </w:r>
      <w:r w:rsidRPr="006F178A">
        <w:rPr>
          <w:rtl/>
        </w:rPr>
        <w:t xml:space="preserve">: </w:t>
      </w:r>
      <w:ins w:id="94073" w:author="קלוד" w:date="2026-10-11T13:11:34Z">
        <w:r>
          <w:rPr>
            <w:rtl/>
          </w:rPr>
          <w:t xml:space="preserve">תחת השמש</w:t>
        </w:r>
      </w:ins>
      <w:del w:id="94074" w:author="קלוד" w:date="2026-10-11T13:11:34Z">
        <w:r w:rsidRPr="006F178A">
          <w:rPr>
            <w:rtl/>
          </w:rPr>
          <w:delText xml:space="preserve">דאז</w:delText>
        </w:r>
      </w:del>
      <w:r w:rsidRPr="006F178A">
        <w:rPr>
          <w:rtl/>
        </w:rPr>
        <w:t xml:space="preserve"> אין </w:t>
      </w:r>
      <w:ins w:id="94071" w:author="קלוד" w:date="2026-10-11T13:11:34Z">
        <w:r>
          <w:rPr>
            <w:rtl/>
          </w:rPr>
          <w:t xml:space="preserve">לו,</w:t>
        </w:r>
      </w:ins>
      <w:del w:id="94072" w:author="קלוד" w:date="2026-10-11T13:11:34Z">
        <w:r w:rsidRPr="006F178A">
          <w:rPr>
            <w:rtl/>
          </w:rPr>
          <w:delText xml:space="preserve">לו</w:delText>
        </w:r>
      </w:del>
      <w:r w:rsidRPr="006F178A">
        <w:rPr>
          <w:rtl/>
        </w:rPr>
        <w:t xml:space="preserve"> אבל </w:t>
      </w:r>
      <w:r w:rsidRPr="006F178A">
        <w:rPr>
          <w:rFonts w:hint="cs"/>
          <w:rtl/>
        </w:rPr>
        <w:t xml:space="preserve">[בתורה שהיא] </w:t>
      </w:r>
      <w:r w:rsidRPr="006F178A">
        <w:rPr>
          <w:rtl/>
        </w:rPr>
        <w:t>קודם שמש יש לו.</w:t>
      </w:r>
    </w:p>
    <w:p w:rsidR="00E9703F" w:rsidRPr="006F178A" w:rsidRDefault="00E9703F" w:rsidP="00E9703F">
      <w:pPr>
        <w:rPr>
          <w:rtl/>
        </w:rPr>
      </w:pPr>
      <w:r w:rsidRPr="006F178A">
        <w:rPr>
          <w:rStyle w:val="afffe"/>
          <w:rFonts w:ascii="Fb Fontext" w:hAnsi="Fb Fontext"/>
          <w:rtl/>
        </w:rPr>
        <w:t>סופו דברי תורה</w:t>
      </w:r>
      <w:r>
        <w:rPr>
          <w:rtl/>
        </w:rPr>
        <w:t xml:space="preserve"> </w:t>
      </w:r>
      <w:r>
        <w:rPr>
          <w:rStyle w:val="afffff0"/>
          <w:rtl/>
          <w:rPrChange w:id="9016" w:author="מנוע פסוקים" w:date="2026-10-11T09:34:00Z">
            <w:rPr>
              <w:rtl/>
            </w:rPr>
          </w:rPrChange>
        </w:rPr>
        <w:t xml:space="preserve">סוף דבר הכל נשמע את האלהים ירא ואת מצותיו שמור</w:t>
      </w:r>
      <w:r>
        <w:rPr>
          <w:rtl/>
        </w:rPr>
        <w:t xml:space="preserve"> </w:t>
      </w:r>
      <w:ins w:id="95509" w:author="מנוע מכני" w:date="2026-10-11T12:04:39Z">
        <w:r>
          <w:rPr>
            <w:rtl/>
          </w:rPr>
          <w:t xml:space="preserve">כה</w:t>
        </w:r>
      </w:ins>
      <w:del w:id="95510" w:author="מנוע מכני" w:date="2026-10-11T12:04:39Z">
        <w:r w:rsidRPr="006F178A">
          <w:rPr>
            <w:rtl/>
          </w:rPr>
          <w:delText xml:space="preserve">כי זה</w:delText>
        </w:r>
      </w:del>
      <w:r w:rsidRPr="006F178A">
        <w:rPr>
          <w:rtl/>
        </w:rPr>
        <w:t xml:space="preserve"> כל האדם.</w:t>
      </w:r>
    </w:p>
    <w:p w:rsidR="00E9703F" w:rsidRPr="006F178A" w:rsidRDefault="00E9703F" w:rsidP="00E9703F">
      <w:pPr>
        <w:rPr>
          <w:rtl/>
        </w:rPr>
      </w:pPr>
      <w:r w:rsidRPr="00523F92">
        <w:rPr>
          <w:rStyle w:val="afffff0"/>
          <w:rFonts w:hint="cs"/>
          <w:rtl/>
        </w:rPr>
        <w:t>'</w:t>
      </w:r>
      <w:ins w:id="95511" w:author="מנוע מכני" w:date="2026-10-11T12:04:39Z">
        <w:r>
          <w:rPr>
            <w:rStyle w:val="afffff0"/>
            <w:rtl/>
          </w:rPr>
          <w:t xml:space="preserve">כה</w:t>
        </w:r>
      </w:ins>
      <w:del w:id="95512" w:author="מנוע מכני" w:date="2026-10-11T12:04:39Z">
        <w:r w:rsidRPr="00523F92">
          <w:rPr>
            <w:rStyle w:val="afffff0"/>
            <w:rtl/>
          </w:rPr>
          <w:delText xml:space="preserve">כי זה</w:delText>
        </w:r>
      </w:del>
      <w:r w:rsidRPr="00523F92">
        <w:rPr>
          <w:rStyle w:val="afffff0"/>
          <w:rtl/>
        </w:rPr>
        <w:t xml:space="preserve"> כל האדם</w:t>
      </w:r>
      <w:r w:rsidRPr="00523F92">
        <w:rPr>
          <w:rStyle w:val="afffff0"/>
          <w:rFonts w:hint="cs"/>
          <w:rtl/>
        </w:rPr>
        <w:t>'</w:t>
      </w:r>
      <w:r w:rsidRPr="00523F92">
        <w:rPr>
          <w:rStyle w:val="afffff0"/>
          <w:rtl/>
        </w:rPr>
        <w:t xml:space="preserve"> </w:t>
      </w:r>
      <w:r w:rsidRPr="006F178A">
        <w:rPr>
          <w:rStyle w:val="2fb"/>
          <w:rtl/>
        </w:rPr>
        <w:t xml:space="preserve">אר"א</w:t>
      </w:r>
      <w:r w:rsidRPr="006F178A">
        <w:rPr>
          <w:rtl/>
        </w:rPr>
        <w:t xml:space="preserve"> כל העולם כולו </w:t>
      </w:r>
      <w:r w:rsidRPr="006F178A">
        <w:rPr>
          <w:rtl/>
        </w:rPr>
        <w:t xml:space="preserve">לא</w:t>
      </w:r>
      <w:r w:rsidRPr="006F178A">
        <w:rPr>
          <w:rtl/>
        </w:rPr>
        <w:t xml:space="preserve"> נברא אלא בשביל זה.</w:t>
      </w:r>
    </w:p>
    <w:p>
      <w:pPr>
        <w:pStyle w:val="38"/>
        <w:rPr>
          <w:ins w:id="97109" w:author="מנוע מכני" w:date="2026-10-11T12:04:39Z"/>
        </w:rPr>
      </w:pPr>
      <w:r w:rsidRPr="006F178A">
        <w:t xml:space="preserve">ראב"כ:</w:t>
      </w:r>
    </w:p>
    <w:p w:rsidR="00E9703F" w:rsidRPr="009757B9" w:rsidRDefault="00E9703F" w:rsidP="00E9703F">
      <w:pPr>
        <w:rPr>
          <w:rFonts w:cs="Guttman Vilna"/>
          <w:b/>
          <w:bCs/>
          <w:rtl/>
        </w:rPr>
      </w:pPr>
      <w:del w:id="97110" w:author="מנוע מכני" w:date="2026-10-11T12:04:39Z">
        <w:r w:rsidRPr="006F178A">
          <w:rPr>
            <w:rtl/>
          </w:rPr>
          <w:delText xml:space="preserve"> </w:delText>
        </w:r>
      </w:del>
      <w:r w:rsidRPr="006F178A">
        <w:rPr>
          <w:rtl/>
        </w:rPr>
        <w:t xml:space="preserve">שקול זה כנגד כל העולם כולו.</w:t>
      </w:r>
    </w:p>
    <w:p w:rsidR="00E9703F" w:rsidRPr="009757B9" w:rsidRDefault="00E9703F" w:rsidP="00E9703F">
      <w:pPr>
        <w:rPr>
          <w:rFonts w:cs="Guttman Vilna"/>
          <w:b/>
          <w:bCs/>
          <w:rtl/>
        </w:rPr>
      </w:pPr>
      <w:r w:rsidRPr="006F178A">
        <w:rPr>
          <w:rtl/>
        </w:rPr>
        <w:t xml:space="preserve">שב"ע: </w:t>
      </w:r>
      <w:r w:rsidRPr="006F178A">
        <w:rPr>
          <w:rtl/>
        </w:rPr>
        <w:t xml:space="preserve">לא</w:t>
      </w:r>
      <w:r w:rsidRPr="006F178A">
        <w:rPr>
          <w:rtl/>
        </w:rPr>
        <w:t xml:space="preserve"> נברא כל העולם כולו אלא לצוות לזה.</w:t>
      </w:r>
    </w:p>
    <w:p w:rsidR="00E9703F" w:rsidRPr="006F178A" w:rsidRDefault="00E9703F" w:rsidP="00E9703F">
      <w:pPr>
        <w:rPr>
          <w:rtl/>
        </w:rPr>
      </w:pPr>
      <w:r w:rsidRPr="006F178A">
        <w:rPr>
          <w:rtl/>
        </w:rPr>
        <w:t>דבריו סותרין זה את זה</w:t>
      </w:r>
      <w:r w:rsidRPr="006F178A">
        <w:rPr>
          <w:rFonts w:hint="cs"/>
          <w:rtl/>
        </w:rPr>
        <w:t xml:space="preserve"> </w:t>
      </w:r>
      <w:r w:rsidRPr="006F178A">
        <w:rPr>
          <w:rtl/>
        </w:rPr>
        <w:t>-</w:t>
      </w:r>
      <w:r w:rsidRPr="00C077D2">
        <w:rPr>
          <w:rStyle w:val="afffff0"/>
          <w:rtl/>
        </w:rPr>
        <w:t xml:space="preserve"> </w:t>
      </w:r>
      <w:r w:rsidRPr="00C077D2">
        <w:rPr>
          <w:rStyle w:val="afffff0"/>
          <w:rFonts w:hint="cs"/>
          <w:rtl/>
        </w:rPr>
        <w:t>'</w:t>
      </w:r>
      <w:ins w:id="90901" w:author="Claude - סמנטי" w:date="2026-10-11T12:28:21Z">
        <w:r>
          <w:rPr>
            <w:rStyle w:val="afffff0"/>
            <w:rtl/>
          </w:rPr>
          <w:t xml:space="preserve">טוֹב כַּעַס מִשְּׂחוֹק</w:t>
        </w:r>
      </w:ins>
      <w:del w:id="90902" w:author="Claude - סמנטי" w:date="2026-10-11T12:28:21Z">
        <w:r w:rsidRPr="00C077D2">
          <w:rPr>
            <w:rStyle w:val="afffff0"/>
            <w:rtl/>
          </w:rPr>
          <w:delText xml:space="preserve">טוב כעס משחוק</w:delText>
        </w:r>
      </w:del>
      <w:r w:rsidRPr="00C077D2">
        <w:rPr>
          <w:rStyle w:val="afffff0"/>
          <w:rFonts w:hint="cs"/>
          <w:rtl/>
        </w:rPr>
        <w:t>'</w:t>
      </w:r>
      <w:r w:rsidRPr="00C077D2">
        <w:rPr>
          <w:rStyle w:val="afffff0"/>
          <w:rtl/>
        </w:rPr>
        <w:t xml:space="preserve"> </w:t>
      </w:r>
      <w:r w:rsidRPr="006F178A">
        <w:rPr>
          <w:rtl/>
        </w:rPr>
        <w:t>וכתיב</w:t>
      </w:r>
      <w:r w:rsidRPr="00C077D2">
        <w:rPr>
          <w:rStyle w:val="afffff0"/>
          <w:rtl/>
        </w:rPr>
        <w:t xml:space="preserve"> </w:t>
      </w:r>
      <w:r w:rsidRPr="00C077D2">
        <w:rPr>
          <w:rStyle w:val="afffff0"/>
          <w:rFonts w:hint="cs"/>
          <w:rtl/>
        </w:rPr>
        <w:t>'</w:t>
      </w:r>
      <w:ins w:id="90899" w:author="Claude - סמנטי" w:date="2026-10-11T12:28:21Z">
        <w:r>
          <w:rPr>
            <w:rStyle w:val="afffff0"/>
            <w:rtl/>
          </w:rPr>
          <w:t xml:space="preserve">לִשְׂחוֹק אָמַרְתִּי מְהוֹלָל</w:t>
        </w:r>
      </w:ins>
      <w:del w:id="90900" w:author="Claude - סמנטי" w:date="2026-10-11T12:28:21Z">
        <w:r w:rsidRPr="00C077D2">
          <w:rPr>
            <w:rStyle w:val="afffff0"/>
            <w:rtl/>
          </w:rPr>
          <w:delText xml:space="preserve">לשחוק אמרתי מהולל</w:delText>
        </w:r>
      </w:del>
      <w:r w:rsidRPr="00C077D2">
        <w:rPr>
          <w:rStyle w:val="afffff0"/>
          <w:rFonts w:hint="cs"/>
          <w:rtl/>
        </w:rPr>
        <w:t>'</w:t>
      </w:r>
      <w:r w:rsidRPr="00C077D2">
        <w:rPr>
          <w:rStyle w:val="afffff0"/>
          <w:rtl/>
        </w:rPr>
        <w:t>.</w:t>
      </w:r>
    </w:p>
    <w:p w:rsidR="00E9703F" w:rsidRPr="006F178A" w:rsidRDefault="00E9703F" w:rsidP="00E9703F">
      <w:pPr>
        <w:rPr>
          <w:rtl/>
        </w:rPr>
      </w:pPr>
      <w:r w:rsidRPr="006F178A">
        <w:rPr>
          <w:rtl/>
        </w:rPr>
        <w:t>טוב כעס משחוק</w:t>
      </w:r>
      <w:r w:rsidRPr="006F178A">
        <w:rPr>
          <w:rFonts w:hint="cs"/>
          <w:rtl/>
        </w:rPr>
        <w:t xml:space="preserve"> </w:t>
      </w:r>
      <w:r w:rsidRPr="006F178A">
        <w:rPr>
          <w:rtl/>
        </w:rPr>
        <w:t xml:space="preserve">- טוב כעס </w:t>
      </w:r>
      <w:r w:rsidRPr="006F178A">
        <w:rPr>
          <w:rtl/>
        </w:rPr>
        <w:t xml:space="preserve">הקב"ה</w:t>
      </w:r>
      <w:r w:rsidRPr="006F178A">
        <w:rPr>
          <w:rtl/>
        </w:rPr>
        <w:t xml:space="preserve"> על הצדיקים בעוה"ז, משחוק שמשחק </w:t>
      </w:r>
      <w:r w:rsidRPr="006F178A">
        <w:rPr>
          <w:rtl/>
        </w:rPr>
        <w:t xml:space="preserve">הקב"ה</w:t>
      </w:r>
      <w:r w:rsidRPr="006F178A">
        <w:rPr>
          <w:rtl/>
        </w:rPr>
        <w:t xml:space="preserve"> על הרשעים בעוה"ז.</w:t>
      </w:r>
    </w:p>
    <w:p w:rsidR="00E9703F" w:rsidRPr="006F178A" w:rsidRDefault="00E9703F" w:rsidP="00E9703F">
      <w:pPr>
        <w:rPr>
          <w:rtl/>
        </w:rPr>
      </w:pPr>
      <w:r w:rsidRPr="00523F92">
        <w:rPr>
          <w:rStyle w:val="afffff0"/>
          <w:rFonts w:hint="cs"/>
          <w:rtl/>
        </w:rPr>
        <w:t>'</w:t>
      </w:r>
      <w:ins w:id="90903" w:author="Claude - סמנטי" w:date="2026-10-11T12:28:21Z">
        <w:r>
          <w:rPr>
            <w:rStyle w:val="afffff0"/>
            <w:rtl/>
          </w:rPr>
          <w:t xml:space="preserve">וְלִשְׂחוֹק אָמַרְתִּי מְהוֹלָל</w:t>
        </w:r>
      </w:ins>
      <w:del w:id="90904" w:author="Claude - סמנטי" w:date="2026-10-11T12:28:21Z">
        <w:r w:rsidRPr="00523F92">
          <w:rPr>
            <w:rStyle w:val="afffff0"/>
            <w:rtl/>
          </w:rPr>
          <w:delText xml:space="preserve">ולשחוק אמרתי מהולל</w:delText>
        </w:r>
      </w:del>
      <w:r w:rsidRPr="00523F92">
        <w:rPr>
          <w:rStyle w:val="afffff0"/>
          <w:rFonts w:hint="cs"/>
          <w:rtl/>
        </w:rPr>
        <w:t xml:space="preserve">' </w:t>
      </w:r>
      <w:r w:rsidRPr="006F178A">
        <w:rPr>
          <w:rFonts w:ascii="Fb Fontext" w:hAnsi="Fb Fontext"/>
          <w:sz w:val="20"/>
          <w:rtl/>
        </w:rPr>
        <w:t xml:space="preserve">- זה שחוק שמשחק </w:t>
      </w:r>
      <w:r w:rsidRPr="006F178A">
        <w:rPr>
          <w:rFonts w:ascii="Fb Fontext" w:hAnsi="Fb Fontext"/>
          <w:sz w:val="20"/>
          <w:rtl/>
        </w:rPr>
        <w:t xml:space="preserve">הקב"ה</w:t>
      </w:r>
      <w:r w:rsidRPr="006F178A">
        <w:rPr>
          <w:rFonts w:ascii="Fb Fontext" w:hAnsi="Fb Fontext"/>
          <w:sz w:val="20"/>
          <w:rtl/>
        </w:rPr>
        <w:t xml:space="preserve"> עם הצדיקים בעוה"ב.</w:t>
      </w:r>
    </w:p>
    <w:p w:rsidR="00E9703F" w:rsidRPr="006F178A" w:rsidRDefault="00E9703F" w:rsidP="00E9703F">
      <w:pPr>
        <w:rPr>
          <w:rtl/>
        </w:rPr>
      </w:pPr>
      <w:r w:rsidRPr="00523F92">
        <w:rPr>
          <w:rStyle w:val="afffff0"/>
          <w:rFonts w:hint="cs"/>
          <w:rtl/>
        </w:rPr>
        <w:t>'</w:t>
      </w:r>
      <w:ins w:id="90905" w:author="Claude - סמנטי" w:date="2026-10-11T12:28:21Z">
        <w:r>
          <w:rPr>
            <w:rStyle w:val="afffff0"/>
            <w:rtl/>
          </w:rPr>
          <w:t xml:space="preserve">וְשִׁבַּחְתִּי אֲנִי אֶת הַשִּׂמְחָה</w:t>
        </w:r>
      </w:ins>
      <w:del w:id="90906" w:author="Claude - סמנטי" w:date="2026-10-11T12:28:21Z">
        <w:r w:rsidRPr="00523F92">
          <w:rPr>
            <w:rStyle w:val="afffff0"/>
            <w:rtl/>
          </w:rPr>
          <w:delText xml:space="preserve">ושבחתי אני את השמחה</w:delText>
        </w:r>
      </w:del>
      <w:r w:rsidRPr="00523F92">
        <w:rPr>
          <w:rStyle w:val="afffff0"/>
          <w:rFonts w:hint="cs"/>
          <w:rtl/>
        </w:rPr>
        <w:t xml:space="preserve">' </w:t>
      </w:r>
      <w:r w:rsidRPr="006F178A">
        <w:rPr>
          <w:rFonts w:ascii="Fb Fontext" w:hAnsi="Fb Fontext"/>
          <w:rtl/>
        </w:rPr>
        <w:t>- שמחה של מצוה,</w:t>
      </w:r>
    </w:p>
    <w:p w:rsidR="00E9703F" w:rsidRPr="006F178A" w:rsidRDefault="00E9703F" w:rsidP="00E9703F">
      <w:pPr>
        <w:rPr>
          <w:rtl/>
        </w:rPr>
      </w:pPr>
      <w:r w:rsidRPr="00523F92">
        <w:rPr>
          <w:rStyle w:val="afffff0"/>
          <w:rFonts w:hint="cs"/>
          <w:rtl/>
        </w:rPr>
        <w:t>'</w:t>
      </w:r>
      <w:ins w:id="90907" w:author="Claude - סמנטי" w:date="2026-10-11T12:28:21Z">
        <w:r>
          <w:rPr>
            <w:rStyle w:val="afffff0"/>
            <w:rtl/>
          </w:rPr>
          <w:t xml:space="preserve">וּלְשִׂמְחָה מַה זֹּה עֹשָׂה</w:t>
        </w:r>
      </w:ins>
      <w:del w:id="90908" w:author="Claude - סמנטי" w:date="2026-10-11T12:28:21Z">
        <w:r w:rsidRPr="00523F92">
          <w:rPr>
            <w:rStyle w:val="afffff0"/>
            <w:rtl/>
          </w:rPr>
          <w:delText xml:space="preserve">ולשמחה מה זה עשה</w:delText>
        </w:r>
      </w:del>
      <w:r w:rsidRPr="00523F92">
        <w:rPr>
          <w:rStyle w:val="afffff0"/>
          <w:rFonts w:hint="cs"/>
          <w:rtl/>
        </w:rPr>
        <w:t xml:space="preserve">' </w:t>
      </w:r>
      <w:r w:rsidRPr="006F178A">
        <w:rPr>
          <w:rtl/>
        </w:rPr>
        <w:t>- זו שמחה שאינה של מצוה.</w:t>
      </w:r>
    </w:p>
    <w:p w:rsidR="00E9703F" w:rsidRPr="009757B9" w:rsidRDefault="00E9703F" w:rsidP="00E9703F">
      <w:pPr>
        <w:rPr>
          <w:rFonts w:cs="Guttman Vilna"/>
          <w:b/>
          <w:bCs/>
          <w:rtl/>
        </w:rPr>
      </w:pPr>
      <w:r w:rsidRPr="006F178A">
        <w:rPr>
          <w:rtl/>
        </w:rPr>
        <w:t xml:space="preserve">ללמדך שאין שכינה שורה </w:t>
      </w:r>
      <w:r w:rsidRPr="006F178A">
        <w:rPr>
          <w:rtl/>
        </w:rPr>
        <w:t xml:space="preserve">לא</w:t>
      </w:r>
      <w:r w:rsidRPr="006F178A">
        <w:rPr>
          <w:rtl/>
        </w:rPr>
        <w:t xml:space="preserve"> מתוך עצבות ולא מתוך עצלות ולא מתוך שחוק ולא מתוך קלות ראש ולא מתוך שיחה ולא מתוך דברים בטלים, אלא מתוך דבר שמחה של מצוה, </w:t>
      </w:r>
      <w:r>
        <w:rPr>
          <w:rtl/>
        </w:rPr>
        <w:t>שנא'</w:t>
      </w:r>
      <w:r w:rsidRPr="00EB49C5">
        <w:rPr>
          <w:rStyle w:val="afffff0"/>
          <w:rtl/>
        </w:rPr>
        <w:t xml:space="preserve"> </w:t>
      </w:r>
      <w:r w:rsidRPr="00EB49C5">
        <w:rPr>
          <w:rStyle w:val="afffff0"/>
          <w:rFonts w:hint="cs"/>
          <w:rtl/>
        </w:rPr>
        <w:t>'</w:t>
      </w:r>
      <w:ins w:id="90909" w:author="Claude - סמנטי" w:date="2026-10-11T12:28:21Z">
        <w:r>
          <w:rPr>
            <w:rStyle w:val="afffff0"/>
            <w:rtl/>
          </w:rPr>
          <w:t xml:space="preserve">וְעַתָּה קְחוּ לִי מְנַגֵּן וְהָיָה כְּנַגֵּן הַמְנַגֵּן וַתְּהִי עָלָיו יַד ה</w:t>
        </w:r>
      </w:ins>
      <w:del w:id="90910" w:author="Claude - סמנטי" w:date="2026-10-11T12:28:21Z">
        <w:r w:rsidRPr="00EB49C5">
          <w:rPr>
            <w:rStyle w:val="afffff0"/>
            <w:rtl/>
          </w:rPr>
          <w:delText xml:space="preserve">ועתה קחו לי מנגן והיה כנגן המנגן ותהי עליו יד </w:delText>
        </w:r>
        <w:r>
          <w:rPr>
            <w:rStyle w:val="afffff0"/>
            <w:rtl/>
          </w:rPr>
          <w:delText xml:space="preserve">ה</w:delText>
        </w:r>
      </w:del>
      <w:r>
        <w:rPr>
          <w:rStyle w:val="afffff0"/>
          <w:rtl/>
        </w:rPr>
        <w:t xml:space="preserve">'</w:t>
      </w:r>
      <w:r w:rsidRPr="00EB49C5">
        <w:rPr>
          <w:rStyle w:val="afffff0"/>
          <w:rtl/>
        </w:rPr>
        <w:t>.</w:t>
      </w:r>
    </w:p>
    <w:p>
      <w:pPr>
        <w:pStyle w:val="38"/>
        <w:rPr>
          <w:ins w:id="97112" w:author="מנוע מכני" w:date="2026-10-11T12:04:39Z"/>
        </w:rPr>
      </w:pPr>
      <w:del w:id="97111" w:author="מנוע מכני" w:date="2026-10-11T12:04:39Z">
        <w:r>
          <w:delText xml:space="preserve">•</w:delText>
        </w:r>
      </w:del>
      <w:r>
        <w:t xml:space="preserve"> ר</w:t>
      </w:r>
      <w:r w:rsidR="00E9703F" w:rsidRPr="006F178A">
        <w:t xml:space="preserve">"י:</w:t>
      </w:r>
    </w:p>
    <w:p w:rsidR="00E9703F" w:rsidRPr="00EC3AF0" w:rsidRDefault="00524703" w:rsidP="00E9703F">
      <w:pPr>
        <w:rPr>
          <w:b/>
          <w:bCs/>
          <w:rtl/>
        </w:rPr>
      </w:pPr>
      <w:del w:id="97113" w:author="מנוע מכני" w:date="2026-10-11T12:04:39Z">
        <w:r w:rsidR="00E9703F" w:rsidRPr="006F178A">
          <w:rPr>
            <w:rtl/>
          </w:rPr>
          <w:delText xml:space="preserve"> </w:delText>
        </w:r>
      </w:del>
      <w:ins w:id="94075" w:author="קלוד" w:date="2026-10-11T13:11:34Z">
        <w:r>
          <w:rPr>
            <w:rtl/>
          </w:rPr>
          <w:t xml:space="preserve">וכן </w:t>
        </w:r>
        <w:r>
          <w:rPr>
            <w:rStyle w:val="afffffe"/>
            <w:rtl/>
          </w:rPr>
          <w:t xml:space="preserve">פותחים בשמחה</w:t>
        </w:r>
      </w:ins>
      <w:del w:id="94076" w:author="קלוד" w:date="2026-10-11T13:11:34Z">
        <w:r w:rsidR="00E9703F" w:rsidRPr="006F178A">
          <w:rPr>
            <w:rtl/>
          </w:rPr>
          <w:delText xml:space="preserve">וכן</w:delText>
        </w:r>
      </w:del>
      <w:r w:rsidR="00E9703F" w:rsidRPr="006F178A">
        <w:rPr>
          <w:rtl/>
        </w:rPr>
        <w:t xml:space="preserve"> לדבר הלכה.</w:t>
      </w:r>
    </w:p>
    <w:p>
      <w:pPr>
        <w:pStyle w:val="38"/>
        <w:rPr>
          <w:ins w:id="97114" w:author="מנוע מכני" w:date="2026-10-11T12:04:39Z"/>
        </w:rPr>
      </w:pPr>
      <w:r w:rsidRPr="00EC3AF0">
        <w:t>רבא:</w:t>
      </w:r>
    </w:p>
    <w:p w:rsidR="00E9703F" w:rsidRPr="006F178A" w:rsidRDefault="00E9703F" w:rsidP="00E9703F">
      <w:pPr>
        <w:rPr>
          <w:rtl/>
        </w:rPr>
      </w:pPr>
      <w:del w:id="97115"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וכן לחלום טוב.</w:t>
      </w:r>
    </w:p>
    <w:p>
      <w:pPr>
        <w:pStyle w:val="38"/>
        <w:rPr>
          <w:ins w:id="97116" w:author="מנוע מכני" w:date="2026-10-11T12:04:39Z"/>
        </w:rPr>
      </w:pPr>
      <w:r w:rsidRPr="006F178A">
        <w:t xml:space="preserve">והא דר"ג מרב:</w:t>
      </w:r>
    </w:p>
    <w:p w:rsidR="00E9703F" w:rsidRDefault="00E9703F" w:rsidP="00E9703F">
      <w:pPr>
        <w:rPr>
          <w:rFonts w:ascii="Fb Fontext" w:hAnsi="Fb Fontext"/>
          <w:rtl/>
        </w:rPr>
      </w:pPr>
      <w:del w:id="97117" w:author="מנוע מכני" w:date="2026-10-11T12:04:39Z">
        <w:r w:rsidRPr="006F178A">
          <w:rPr>
            <w:rFonts w:ascii="Fb Fontext" w:hAnsi="Fb Fontext"/>
            <w:rtl/>
          </w:rPr>
          <w:delText xml:space="preserve"> </w:delText>
        </w:r>
      </w:del>
      <w:r w:rsidRPr="006F178A">
        <w:rPr>
          <w:rFonts w:ascii="Fb Fontext" w:hAnsi="Fb Fontext"/>
          <w:rtl/>
        </w:rPr>
        <w:t xml:space="preserve">כל </w:t>
      </w:r>
      <w:r w:rsidRPr="006F178A">
        <w:rPr>
          <w:rFonts w:ascii="Fb Fontext" w:hAnsi="Fb Fontext"/>
          <w:rtl/>
        </w:rPr>
        <w:t xml:space="preserve">ת"ח</w:t>
      </w:r>
      <w:r w:rsidRPr="006F178A">
        <w:rPr>
          <w:rFonts w:ascii="Fb Fontext" w:hAnsi="Fb Fontext"/>
          <w:rtl/>
        </w:rPr>
        <w:t xml:space="preserve"> שיושב לפני רבו ואין שפתותיו נוטפות מר - תכוינה,</w:t>
      </w:r>
    </w:p>
    <w:p w:rsidR="00E9703F" w:rsidRPr="006F178A" w:rsidRDefault="00E9703F" w:rsidP="00E9703F">
      <w:pPr>
        <w:pStyle w:val="afffff"/>
        <w:rPr>
          <w:b/>
          <w:bCs/>
          <w:rtl/>
        </w:rPr>
      </w:pPr>
      <w:r>
        <w:rPr>
          <w:rtl/>
        </w:rPr>
        <w:t>שנא'</w:t>
      </w:r>
      <w:r w:rsidRPr="006F178A">
        <w:rPr>
          <w:rtl/>
        </w:rPr>
        <w:t xml:space="preserve"> </w:t>
      </w:r>
      <w:r>
        <w:rPr>
          <w:rFonts w:hint="cs"/>
          <w:rtl/>
        </w:rPr>
        <w:t>'</w:t>
      </w:r>
      <w:r>
        <w:rPr>
          <w:rStyle w:val="afffff0"/>
          <w:rtl/>
          <w:rPrChange w:id="9017" w:author="מנוע פסוקים" w:date="2026-10-11T09:34:00Z">
            <w:rPr>
              <w:rtl/>
            </w:rPr>
          </w:rPrChange>
        </w:rPr>
        <w:t xml:space="preserve">שפתותיו</w:t>
      </w:r>
      <w:r>
        <w:rPr>
          <w:rStyle w:val="afffff0"/>
          <w:rtl/>
          <w:rPrChange w:id="9018" w:author="מנוע פסוקים" w:date="2026-10-11T09:34:00Z">
            <w:rPr>
              <w:rtl/>
            </w:rPr>
          </w:rPrChange>
        </w:rPr>
        <w:t xml:space="preserve"> שושנים נטפות מור עבר</w:t>
      </w:r>
      <w:r w:rsidRPr="00C47109">
        <w:rPr>
          <w:rFonts w:hint="cs"/>
          <w:rtl/>
        </w:rPr>
        <w:t>'</w:t>
      </w:r>
      <w:r w:rsidRPr="00C47109">
        <w:rPr>
          <w:rtl/>
        </w:rPr>
        <w:t>.</w:t>
      </w:r>
      <w:r w:rsidRPr="006F178A">
        <w:rPr>
          <w:rFonts w:hint="cs"/>
          <w:rtl/>
        </w:rPr>
        <w:t xml:space="preserve"> תקרי</w:t>
      </w:r>
      <w:r w:rsidRPr="006F178A">
        <w:rPr>
          <w:rtl/>
        </w:rPr>
        <w:t xml:space="preserve"> מר </w:t>
      </w:r>
      <w:r w:rsidRPr="006F178A">
        <w:rPr>
          <w:rFonts w:hint="cs"/>
          <w:rtl/>
        </w:rPr>
        <w:t>בוער</w:t>
      </w:r>
      <w:r w:rsidRPr="006F178A">
        <w:rPr>
          <w:rtl/>
        </w:rPr>
        <w:t xml:space="preserve">, </w:t>
      </w:r>
      <w:r w:rsidRPr="006F178A">
        <w:rPr>
          <w:rFonts w:hint="cs"/>
          <w:rtl/>
        </w:rPr>
        <w:t xml:space="preserve">ותקרי </w:t>
      </w:r>
      <w:r w:rsidRPr="006F178A">
        <w:rPr>
          <w:rtl/>
        </w:rPr>
        <w:t>ששונים.</w:t>
      </w:r>
    </w:p>
    <w:p>
      <w:pPr>
        <w:pStyle w:val="38"/>
        <w:rPr>
          <w:ins w:id="97118" w:author="מנוע מכני" w:date="2026-10-11T12:04:39Z"/>
        </w:rPr>
      </w:pPr>
      <w:r w:rsidRPr="006F178A">
        <w:t>א.</w:t>
      </w:r>
      <w:r w:rsidRPr="006F178A">
        <w:t xml:space="preserve"> </w:t>
      </w:r>
      <w:r w:rsidRPr="006F178A">
        <w:t xml:space="preserve">ל</w:t>
      </w:r>
      <w:r w:rsidRPr="006F178A">
        <w:t>"</w:t>
      </w:r>
      <w:r w:rsidRPr="006F178A">
        <w:t>ק</w:t>
      </w:r>
    </w:p>
    <w:p w:rsidR="00E9703F" w:rsidRPr="006F178A" w:rsidRDefault="00E9703F" w:rsidP="00E9703F">
      <w:pPr>
        <w:rPr>
          <w:rStyle w:val="afffe"/>
          <w:rFonts w:ascii="Fb Fontext" w:hAnsi="Fb Fontext"/>
          <w:b/>
          <w:rtl/>
        </w:rPr>
      </w:pPr>
      <w:del w:id="97119" w:author="מנוע מכני" w:date="2026-10-11T12:04:39Z">
        <w:r w:rsidRPr="006F178A">
          <w:rPr>
            <w:rtl/>
          </w:rPr>
          <w:delText xml:space="preserve"> </w:delText>
        </w:r>
      </w:del>
      <w:ins w:id="94081" w:author="קלוד" w:date="2026-10-11T13:11:34Z">
        <w:r>
          <w:rPr>
            <w:rtl/>
          </w:rPr>
          <w:t xml:space="preserve">זו</w:t>
        </w:r>
      </w:ins>
      <w:del w:id="94082" w:author="קלוד" w:date="2026-10-11T13:11:34Z">
        <w:r w:rsidRPr="006F178A">
          <w:rPr>
            <w:rtl/>
          </w:rPr>
          <w:delText xml:space="preserve">הא</w:delText>
        </w:r>
      </w:del>
      <w:r w:rsidRPr="006F178A">
        <w:rPr>
          <w:rtl/>
        </w:rPr>
        <w:t xml:space="preserve"> </w:t>
      </w:r>
      <w:ins w:id="94079" w:author="קלוד" w:date="2026-10-11T13:11:34Z">
        <w:r>
          <w:rPr>
            <w:rStyle w:val="afffffe"/>
            <w:rtl/>
          </w:rPr>
          <w:t xml:space="preserve">השמחה</w:t>
        </w:r>
      </w:ins>
      <w:del w:id="94080" w:author="קלוד" w:date="2026-10-11T13:11:34Z">
        <w:r w:rsidRPr="006F178A">
          <w:rPr>
            <w:rtl/>
          </w:rPr>
          <w:delText xml:space="preserve">ברבה</w:delText>
        </w:r>
      </w:del>
      <w:r w:rsidRPr="006F178A">
        <w:rPr>
          <w:rtl/>
        </w:rPr>
        <w:t xml:space="preserve"> </w:t>
      </w:r>
      <w:ins w:id="94077" w:author="קלוד" w:date="2026-10-11T13:11:34Z">
        <w:r>
          <w:rPr>
            <w:rtl/>
          </w:rPr>
          <w:t xml:space="preserve">ברב, וזו </w:t>
        </w:r>
        <w:r>
          <w:rPr>
            <w:rStyle w:val="afffffe"/>
            <w:rtl/>
          </w:rPr>
          <w:t xml:space="preserve">המרירות</w:t>
        </w:r>
      </w:ins>
      <w:del w:id="94078" w:author="קלוד" w:date="2026-10-11T13:11:34Z">
        <w:r w:rsidRPr="006F178A">
          <w:rPr>
            <w:rtl/>
          </w:rPr>
          <w:delText xml:space="preserve">והא</w:delText>
        </w:r>
      </w:del>
      <w:r w:rsidRPr="006F178A">
        <w:rPr>
          <w:rtl/>
        </w:rPr>
        <w:t xml:space="preserve"> בתלמיד.</w:t>
      </w:r>
    </w:p>
    <w:p w:rsidR="00E9703F" w:rsidRPr="00B3644D" w:rsidRDefault="00E9703F" w:rsidP="00E9703F">
      <w:pPr>
        <w:rPr>
          <w:spacing w:val="-4"/>
          <w:rtl/>
        </w:rPr>
      </w:pPr>
      <w:r w:rsidRPr="00B3644D">
        <w:rPr>
          <w:rStyle w:val="afffe"/>
          <w:rFonts w:ascii="Fb Fontext" w:hAnsi="Fb Fontext"/>
          <w:b/>
          <w:spacing w:val="-4"/>
          <w:rtl/>
        </w:rPr>
        <w:t>ב.</w:t>
      </w:r>
      <w:r w:rsidRPr="00B3644D">
        <w:rPr>
          <w:spacing w:val="-4"/>
          <w:rtl/>
        </w:rPr>
        <w:t xml:space="preserve"> </w:t>
      </w:r>
      <w:ins w:id="94101" w:author="קלוד" w:date="2026-10-11T13:11:34Z">
        <w:r>
          <w:rPr>
            <w:spacing w:val="-4"/>
            <w:rtl/>
          </w:rPr>
          <w:t xml:space="preserve">שתיהן</w:t>
        </w:r>
      </w:ins>
      <w:del w:id="94102" w:author="קלוד" w:date="2026-10-11T13:11:34Z">
        <w:r w:rsidRPr="00B3644D">
          <w:rPr>
            <w:spacing w:val="-4"/>
            <w:rtl/>
          </w:rPr>
          <w:delText xml:space="preserve">הא</w:delText>
        </w:r>
      </w:del>
      <w:r w:rsidRPr="00B3644D">
        <w:rPr>
          <w:spacing w:val="-4"/>
          <w:rtl/>
        </w:rPr>
        <w:t xml:space="preserve"> </w:t>
      </w:r>
      <w:ins w:id="94099" w:author="קלוד" w:date="2026-10-11T13:11:34Z">
        <w:r>
          <w:rPr>
            <w:spacing w:val="-4"/>
            <w:rtl/>
          </w:rPr>
          <w:t xml:space="preserve">ברב,</w:t>
        </w:r>
      </w:ins>
      <w:del w:id="94100" w:author="קלוד" w:date="2026-10-11T13:11:34Z">
        <w:r w:rsidRPr="00B3644D">
          <w:rPr>
            <w:spacing w:val="-4"/>
            <w:rtl/>
          </w:rPr>
          <w:delText xml:space="preserve">והא</w:delText>
        </w:r>
      </w:del>
      <w:r w:rsidRPr="00B3644D">
        <w:rPr>
          <w:spacing w:val="-4"/>
          <w:rtl/>
        </w:rPr>
        <w:t xml:space="preserve"> </w:t>
      </w:r>
      <w:ins w:id="94097" w:author="קלוד" w:date="2026-10-11T13:11:34Z">
        <w:r>
          <w:rPr>
            <w:spacing w:val="-4"/>
            <w:rtl/>
          </w:rPr>
          <w:t xml:space="preserve">ול"ק:</w:t>
        </w:r>
      </w:ins>
      <w:del w:id="94098" w:author="קלוד" w:date="2026-10-11T13:11:34Z">
        <w:r w:rsidRPr="00B3644D">
          <w:rPr>
            <w:spacing w:val="-4"/>
            <w:rtl/>
          </w:rPr>
          <w:delText xml:space="preserve">ברבה</w:delText>
        </w:r>
      </w:del>
      <w:r w:rsidRPr="00B3644D">
        <w:rPr>
          <w:rFonts w:hint="cs"/>
          <w:spacing w:val="-4"/>
          <w:rtl/>
        </w:rPr>
        <w:t xml:space="preserve"> </w:t>
      </w:r>
      <w:ins w:id="94095" w:author="קלוד" w:date="2026-10-11T13:11:34Z">
        <w:r>
          <w:rPr>
            <w:spacing w:val="-4"/>
            <w:rtl/>
          </w:rPr>
          <w:t xml:space="preserve">זו</w:t>
        </w:r>
      </w:ins>
      <w:del w:id="94096" w:author="קלוד" w:date="2026-10-11T13:11:34Z">
        <w:r w:rsidRPr="00B3644D">
          <w:rPr>
            <w:spacing w:val="-4"/>
            <w:rtl/>
          </w:rPr>
          <w:delText xml:space="preserve">ול"</w:delText>
        </w:r>
        <w:r w:rsidRPr="00B3644D">
          <w:rPr>
            <w:rFonts w:hint="cs"/>
            <w:spacing w:val="-4"/>
            <w:rtl/>
          </w:rPr>
          <w:delText xml:space="preserve">ק</w:delText>
        </w:r>
      </w:del>
      <w:r w:rsidRPr="00B3644D">
        <w:rPr>
          <w:spacing w:val="-4"/>
          <w:rtl/>
        </w:rPr>
        <w:t xml:space="preserve"> </w:t>
      </w:r>
      <w:ins w:id="94093" w:author="קלוד" w:date="2026-10-11T13:11:34Z">
        <w:r>
          <w:rPr>
            <w:spacing w:val="-4"/>
            <w:rtl/>
          </w:rPr>
          <w:t xml:space="preserve">קודם</w:t>
        </w:r>
      </w:ins>
      <w:del w:id="94094" w:author="קלוד" w:date="2026-10-11T13:11:34Z">
        <w:r w:rsidRPr="00B3644D">
          <w:rPr>
            <w:spacing w:val="-4"/>
            <w:rtl/>
          </w:rPr>
          <w:delText xml:space="preserve">הא</w:delText>
        </w:r>
      </w:del>
      <w:r w:rsidRPr="00B3644D">
        <w:rPr>
          <w:spacing w:val="-4"/>
          <w:rtl/>
        </w:rPr>
        <w:t xml:space="preserve"> </w:t>
      </w:r>
      <w:ins w:id="94091" w:author="קלוד" w:date="2026-10-11T13:11:34Z">
        <w:r>
          <w:rPr>
            <w:spacing w:val="-4"/>
            <w:rtl/>
          </w:rPr>
          <w:t xml:space="preserve">שפתח,</w:t>
        </w:r>
      </w:ins>
      <w:del w:id="94092" w:author="קלוד" w:date="2026-10-11T13:11:34Z">
        <w:r w:rsidRPr="00B3644D">
          <w:rPr>
            <w:spacing w:val="-4"/>
            <w:rtl/>
          </w:rPr>
          <w:delText xml:space="preserve">מקמי,</w:delText>
        </w:r>
      </w:del>
      <w:r w:rsidRPr="00B3644D">
        <w:rPr>
          <w:spacing w:val="-4"/>
          <w:rtl/>
        </w:rPr>
        <w:t xml:space="preserve"> </w:t>
      </w:r>
      <w:ins w:id="94089" w:author="קלוד" w:date="2026-10-11T13:11:34Z">
        <w:r>
          <w:rPr>
            <w:spacing w:val="-4"/>
            <w:rtl/>
          </w:rPr>
          <w:t xml:space="preserve">וזו</w:t>
        </w:r>
      </w:ins>
      <w:del w:id="94090" w:author="קלוד" w:date="2026-10-11T13:11:34Z">
        <w:r w:rsidRPr="00B3644D">
          <w:rPr>
            <w:spacing w:val="-4"/>
            <w:rtl/>
          </w:rPr>
          <w:delText xml:space="preserve">הא</w:delText>
        </w:r>
      </w:del>
      <w:r w:rsidRPr="00B3644D">
        <w:rPr>
          <w:spacing w:val="-4"/>
          <w:rtl/>
        </w:rPr>
        <w:t xml:space="preserve"> </w:t>
      </w:r>
      <w:ins w:id="95661" w:author="מנוע מכני" w:date="2026-10-11T12:04:39Z">
        <w:r>
          <w:rPr>
            <w:spacing w:val="-4"/>
            <w:rtl/>
          </w:rPr>
          <w:t xml:space="preserve">לאחר</w:t>
        </w:r>
      </w:ins>
      <w:del w:id="95662" w:author="מנוע מכני" w:date="2026-10-11T12:04:39Z">
        <w:r w:rsidRPr="00B3644D">
          <w:rPr>
            <w:spacing w:val="-4"/>
            <w:rtl/>
          </w:rPr>
          <w:delText xml:space="preserve">לבתר</w:delText>
        </w:r>
      </w:del>
      <w:r w:rsidRPr="00B3644D">
        <w:rPr>
          <w:spacing w:val="-4"/>
          <w:rtl/>
        </w:rPr>
        <w:t xml:space="preserve"> </w:t>
      </w:r>
      <w:ins w:id="94087" w:author="קלוד" w:date="2026-10-11T13:11:34Z">
        <w:r>
          <w:rPr>
            <w:spacing w:val="-4"/>
            <w:rtl/>
          </w:rPr>
          <w:t xml:space="preserve">שפתח.</w:t>
        </w:r>
      </w:ins>
      <w:del w:id="94088" w:author="קלוד" w:date="2026-10-11T13:11:34Z">
        <w:r w:rsidRPr="00B3644D">
          <w:rPr>
            <w:spacing w:val="-4"/>
            <w:rtl/>
          </w:rPr>
          <w:delText xml:space="preserve">דפתח.</w:delText>
        </w:r>
      </w:del>
      <w:r w:rsidRPr="00B3644D">
        <w:rPr>
          <w:spacing w:val="-4"/>
          <w:rtl/>
        </w:rPr>
        <w:t xml:space="preserve"> </w:t>
      </w:r>
      <w:ins w:id="94085" w:author="קלוד" w:date="2026-10-11T13:11:34Z">
        <w:r>
          <w:rPr>
            <w:rStyle w:val="2fb"/>
            <w:rFonts w:hint="cs"/>
            <w:spacing w:val="-4"/>
            <w:rtl/>
          </w:rPr>
          <w:t xml:space="preserve">כרבה</w:t>
        </w:r>
      </w:ins>
      <w:del w:id="94086" w:author="קלוד" w:date="2026-10-11T13:11:34Z">
        <w:r w:rsidRPr="00B3644D">
          <w:rPr>
            <w:rStyle w:val="2fb"/>
            <w:rFonts w:hint="cs"/>
            <w:spacing w:val="-4"/>
            <w:rtl/>
          </w:rPr>
          <w:delText xml:space="preserve">כ</w:delText>
        </w:r>
        <w:r w:rsidRPr="00B3644D">
          <w:rPr>
            <w:rStyle w:val="2fb"/>
            <w:spacing w:val="-4"/>
            <w:rtl/>
          </w:rPr>
          <w:delText xml:space="preserve">דרבה</w:delText>
        </w:r>
      </w:del>
      <w:r w:rsidRPr="00B3644D">
        <w:rPr>
          <w:spacing w:val="-4"/>
          <w:rtl/>
        </w:rPr>
        <w:t xml:space="preserve"> </w:t>
      </w:r>
      <w:ins w:id="94083" w:author="קלוד" w:date="2026-10-11T13:11:34Z">
        <w:r>
          <w:rPr>
            <w:spacing w:val="-4"/>
            <w:rtl/>
          </w:rPr>
          <w:t xml:space="preserve">שפתח</w:t>
        </w:r>
      </w:ins>
      <w:del w:id="94084" w:author="קלוד" w:date="2026-10-11T13:11:34Z">
        <w:r w:rsidRPr="00B3644D">
          <w:rPr>
            <w:spacing w:val="-4"/>
            <w:rtl/>
          </w:rPr>
          <w:delText xml:space="preserve">פתח</w:delText>
        </w:r>
      </w:del>
      <w:r w:rsidRPr="00B3644D">
        <w:rPr>
          <w:spacing w:val="-4"/>
          <w:rtl/>
        </w:rPr>
        <w:t xml:space="preserve"> </w:t>
      </w:r>
      <w:ins w:id="90137" w:author="Claude - סמנטי" w:date="2026-10-11T12:28:21Z">
        <w:r>
          <w:rPr>
            <w:spacing w:val="-4"/>
            <w:rtl/>
          </w:rPr>
          <w:t xml:space="preserve">בשחוק</w:t>
        </w:r>
      </w:ins>
      <w:del w:id="90138" w:author="Claude - סמנטי" w:date="2026-10-11T12:28:21Z">
        <w:r w:rsidRPr="00B3644D">
          <w:rPr>
            <w:spacing w:val="-4"/>
            <w:rtl/>
          </w:rPr>
          <w:delText xml:space="preserve">בבדיחותא</w:delText>
        </w:r>
      </w:del>
      <w:r w:rsidRPr="00B3644D">
        <w:rPr>
          <w:spacing w:val="-4"/>
          <w:rtl/>
        </w:rPr>
        <w:t xml:space="preserve"> ולבסוף </w:t>
      </w:r>
      <w:ins w:id="95399" w:author="מנוע מכני" w:date="2026-10-11T12:04:39Z">
        <w:r>
          <w:rPr>
            <w:spacing w:val="-4"/>
            <w:rtl/>
          </w:rPr>
          <w:t xml:space="preserve">ישב</w:t>
        </w:r>
      </w:ins>
      <w:del w:id="95400" w:author="מנוע מכני" w:date="2026-10-11T12:04:39Z">
        <w:r w:rsidRPr="00B3644D">
          <w:rPr>
            <w:spacing w:val="-4"/>
            <w:rtl/>
          </w:rPr>
          <w:delText xml:space="preserve">יתיב</w:delText>
        </w:r>
      </w:del>
      <w:r w:rsidRPr="00B3644D">
        <w:rPr>
          <w:spacing w:val="-4"/>
          <w:rtl/>
        </w:rPr>
        <w:t xml:space="preserve"> </w:t>
      </w:r>
      <w:ins w:id="90135" w:author="Claude - סמנטי" w:date="2026-10-11T12:28:21Z">
        <w:r>
          <w:rPr>
            <w:spacing w:val="-4"/>
            <w:rtl/>
          </w:rPr>
          <w:t xml:space="preserve">באימה</w:t>
        </w:r>
      </w:ins>
      <w:del w:id="90136" w:author="Claude - סמנטי" w:date="2026-10-11T12:28:21Z">
        <w:r w:rsidRPr="00B3644D">
          <w:rPr>
            <w:spacing w:val="-4"/>
            <w:rtl/>
          </w:rPr>
          <w:delText xml:space="preserve">באימתא</w:delText>
        </w:r>
      </w:del>
      <w:r w:rsidRPr="00B3644D">
        <w:rPr>
          <w:spacing w:val="-4"/>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85" w:author="קלוד" w:date="2026-10-11T12:33:55Z"/>
        </w:rPr>
      </w:pPr>
      <w:ins w:id="91086" w:author="קלוד" w:date="2026-10-11T12:33:55Z">
        <w:r>
          <w:rPr>
            <w:color w:val="7B3F00"/>
          </w:rPr>
          <w:t xml:space="preserve">ספר משלי - 'אל תען כסיל' ו'ענה כסיל'</w:t>
        </w:r>
      </w:ins>
    </w:p>
    <w:p w:rsidR="00E9703F" w:rsidRPr="006F178A" w:rsidRDefault="00E9703F" w:rsidP="00E9703F">
      <w:pPr>
        <w:rPr>
          <w:rtl/>
        </w:rPr>
      </w:pPr>
      <w:r w:rsidRPr="006F178A">
        <w:rPr>
          <w:rFonts w:ascii="Fb Fontext" w:hAnsi="Fb Fontext"/>
          <w:sz w:val="20"/>
          <w:rtl/>
        </w:rPr>
        <w:t xml:space="preserve">ואף ספר משלי בקשו לגנוז, שהיו דבריו סותרין זה את זה. ומפני מה </w:t>
      </w:r>
      <w:r w:rsidRPr="006F178A">
        <w:rPr>
          <w:rFonts w:ascii="Fb Fontext" w:hAnsi="Fb Fontext"/>
          <w:sz w:val="20"/>
          <w:rtl/>
        </w:rPr>
        <w:t xml:space="preserve">לא</w:t>
      </w:r>
      <w:r w:rsidRPr="006F178A">
        <w:rPr>
          <w:rFonts w:ascii="Fb Fontext" w:hAnsi="Fb Fontext"/>
          <w:sz w:val="20"/>
          <w:rtl/>
        </w:rPr>
        <w:t xml:space="preserve"> גנזוהו - </w:t>
      </w:r>
      <w:ins w:id="91001" w:author="מנוע מכני" w:date="2026-10-11T12:04:39Z">
        <w:r>
          <w:rPr>
            <w:rFonts w:ascii="Fb Fontext" w:hAnsi="Fb Fontext"/>
            <w:sz w:val="20"/>
            <w:rtl/>
          </w:rPr>
          <w:t xml:space="preserve">אמרו</w:t>
        </w:r>
      </w:ins>
      <w:del w:id="91002" w:author="מנוע מכני" w:date="2026-10-11T12:04:39Z">
        <w:r w:rsidRPr="006F178A">
          <w:rPr>
            <w:rFonts w:ascii="Fb Fontext" w:hAnsi="Fb Fontext"/>
            <w:sz w:val="20"/>
            <w:rtl/>
          </w:rPr>
          <w:delText xml:space="preserve">אמרי</w:delText>
        </w:r>
      </w:del>
      <w:r w:rsidRPr="006F178A">
        <w:rPr>
          <w:rFonts w:ascii="Fb Fontext" w:hAnsi="Fb Fontext"/>
          <w:sz w:val="20"/>
          <w:rtl/>
        </w:rPr>
        <w:t xml:space="preserve">: </w:t>
      </w:r>
      <w:ins w:id="94107" w:author="קלוד" w:date="2026-10-11T13:11:34Z">
        <w:r>
          <w:rPr>
            <w:rFonts w:ascii="Fb Fontext" w:hAnsi="Fb Fontext"/>
            <w:sz w:val="20"/>
            <w:rtl/>
          </w:rPr>
          <w:t xml:space="preserve">כשם שבספר</w:t>
        </w:r>
      </w:ins>
      <w:del w:id="94108" w:author="קלוד" w:date="2026-10-11T13:11:34Z">
        <w:r w:rsidRPr="006F178A">
          <w:rPr>
            <w:rFonts w:ascii="Fb Fontext" w:hAnsi="Fb Fontext"/>
            <w:sz w:val="20"/>
            <w:rtl/>
          </w:rPr>
          <w:delText xml:space="preserve">ספר</w:delText>
        </w:r>
      </w:del>
      <w:r w:rsidRPr="006F178A">
        <w:rPr>
          <w:rFonts w:ascii="Fb Fontext" w:hAnsi="Fb Fontext"/>
          <w:sz w:val="20"/>
          <w:rtl/>
        </w:rPr>
        <w:t xml:space="preserve"> </w:t>
      </w:r>
      <w:ins w:id="94105" w:author="קלוד" w:date="2026-10-11T13:11:34Z">
        <w:r>
          <w:rPr>
            <w:rFonts w:ascii="Fb Fontext" w:hAnsi="Fb Fontext"/>
            <w:sz w:val="20"/>
            <w:rtl/>
          </w:rPr>
          <w:t xml:space="preserve">קהלת</w:t>
        </w:r>
      </w:ins>
      <w:del w:id="94106" w:author="קלוד" w:date="2026-10-11T13:11:34Z">
        <w:r w:rsidRPr="006F178A">
          <w:rPr>
            <w:rFonts w:ascii="Fb Fontext" w:hAnsi="Fb Fontext"/>
            <w:sz w:val="20"/>
            <w:rtl/>
          </w:rPr>
          <w:delText xml:space="preserve">קהלת </w:delText>
        </w:r>
        <w:r>
          <w:rPr>
            <w:rFonts w:ascii="Fb Fontext" w:hAnsi="Fb Fontext"/>
            <w:sz w:val="20"/>
            <w:rtl/>
          </w:rPr>
          <w:delText xml:space="preserve">לא</w:delText>
        </w:r>
      </w:del>
      <w:ins w:id="91007" w:author="מנוע מכני" w:date="2026-10-11T12:04:39Z"/>
      <w:del w:id="91008" w:author="מנוע מכני" w:date="2026-10-11T12:04:39Z">
        <w:r w:rsidRPr="006F178A">
          <w:rPr>
            <w:rFonts w:ascii="Fb Fontext" w:hAnsi="Fb Fontext"/>
            <w:sz w:val="20"/>
            <w:rtl/>
          </w:rPr>
          <w:delText xml:space="preserve">לאו</w:delText>
        </w:r>
      </w:del>
      <w:r w:rsidRPr="006F178A">
        <w:rPr>
          <w:rFonts w:ascii="Fb Fontext" w:hAnsi="Fb Fontext"/>
          <w:sz w:val="20"/>
          <w:rtl/>
        </w:rPr>
        <w:t xml:space="preserve"> </w:t>
      </w:r>
      <w:ins w:id="90143" w:author="Claude - סמנטי" w:date="2026-10-11T12:28:21Z">
        <w:r>
          <w:rPr>
            <w:rFonts w:ascii="Fb Fontext" w:hAnsi="Fb Fontext"/>
            <w:sz w:val="20"/>
            <w:rtl/>
          </w:rPr>
          <w:t xml:space="preserve">עיינו</w:t>
        </w:r>
      </w:ins>
      <w:del w:id="90144" w:author="Claude - סמנטי" w:date="2026-10-11T12:28:21Z">
        <w:r w:rsidRPr="006F178A">
          <w:rPr>
            <w:rFonts w:ascii="Fb Fontext" w:hAnsi="Fb Fontext"/>
            <w:sz w:val="20"/>
            <w:rtl/>
          </w:rPr>
          <w:delText xml:space="preserve">עיינינן</w:delText>
        </w:r>
      </w:del>
      <w:r w:rsidRPr="006F178A">
        <w:rPr>
          <w:rFonts w:ascii="Fb Fontext" w:hAnsi="Fb Fontext"/>
          <w:sz w:val="20"/>
          <w:rtl/>
        </w:rPr>
        <w:t xml:space="preserve"> </w:t>
      </w:r>
      <w:ins w:id="90141" w:author="Claude - סמנטי" w:date="2026-10-11T12:28:21Z">
        <w:r>
          <w:rPr>
            <w:rFonts w:ascii="Fb Fontext" w:hAnsi="Fb Fontext"/>
            <w:sz w:val="20"/>
            <w:rtl/>
          </w:rPr>
          <w:t xml:space="preserve">ומצאנו</w:t>
        </w:r>
      </w:ins>
      <w:del w:id="90142" w:author="Claude - סמנטי" w:date="2026-10-11T12:28:21Z">
        <w:r w:rsidRPr="006F178A">
          <w:rPr>
            <w:rFonts w:ascii="Fb Fontext" w:hAnsi="Fb Fontext"/>
            <w:sz w:val="20"/>
            <w:rtl/>
          </w:rPr>
          <w:delText xml:space="preserve">ואשכחינן</w:delText>
        </w:r>
      </w:del>
      <w:r w:rsidRPr="006F178A">
        <w:rPr>
          <w:rFonts w:ascii="Fb Fontext" w:hAnsi="Fb Fontext"/>
          <w:sz w:val="20"/>
          <w:rtl/>
        </w:rPr>
        <w:t xml:space="preserve"> </w:t>
      </w:r>
      <w:ins w:id="94103" w:author="קלוד" w:date="2026-10-11T13:11:34Z">
        <w:r>
          <w:rPr>
            <w:rFonts w:ascii="Fb Fontext" w:hAnsi="Fb Fontext"/>
            <w:sz w:val="20"/>
            <w:rtl/>
          </w:rPr>
          <w:t xml:space="preserve">טעם,</w:t>
        </w:r>
      </w:ins>
      <w:del w:id="94104" w:author="קלוד" w:date="2026-10-11T13:11:34Z">
        <w:r w:rsidRPr="006F178A">
          <w:rPr>
            <w:rFonts w:ascii="Fb Fontext" w:hAnsi="Fb Fontext"/>
            <w:sz w:val="20"/>
            <w:rtl/>
          </w:rPr>
          <w:delText xml:space="preserve">טעמא?</w:delText>
        </w:r>
      </w:del>
      <w:r w:rsidRPr="006F178A">
        <w:rPr>
          <w:rFonts w:ascii="Fb Fontext" w:hAnsi="Fb Fontext"/>
          <w:sz w:val="20"/>
          <w:rtl/>
        </w:rPr>
        <w:t xml:space="preserve"> </w:t>
      </w:r>
      <w:ins w:id="91003" w:author="מנוע מכני" w:date="2026-10-11T12:04:39Z">
        <w:r>
          <w:rPr>
            <w:rFonts w:ascii="Fb Fontext" w:hAnsi="Fb Fontext"/>
            <w:sz w:val="20"/>
            <w:rtl/>
          </w:rPr>
          <w:t xml:space="preserve">כאן</w:t>
        </w:r>
      </w:ins>
      <w:del w:id="91004" w:author="מנוע מכני" w:date="2026-10-11T12:04:39Z">
        <w:r w:rsidRPr="006F178A">
          <w:rPr>
            <w:rFonts w:ascii="Fb Fontext" w:hAnsi="Fb Fontext"/>
            <w:sz w:val="20"/>
            <w:rtl/>
          </w:rPr>
          <w:delText xml:space="preserve">הכא</w:delText>
        </w:r>
      </w:del>
      <w:r w:rsidRPr="006F178A">
        <w:rPr>
          <w:rFonts w:ascii="Fb Fontext" w:hAnsi="Fb Fontext"/>
          <w:sz w:val="20"/>
          <w:rtl/>
        </w:rPr>
        <w:t xml:space="preserve"> </w:t>
      </w:r>
      <w:ins w:id="91005" w:author="מנוע מכני" w:date="2026-10-11T12:04:39Z">
        <w:r>
          <w:rPr>
            <w:rFonts w:ascii="Fb Fontext" w:hAnsi="Fb Fontext"/>
            <w:sz w:val="20"/>
            <w:rtl/>
          </w:rPr>
          <w:t xml:space="preserve">גם</w:t>
        </w:r>
      </w:ins>
      <w:del w:id="91006" w:author="מנוע מכני" w:date="2026-10-11T12:04:39Z">
        <w:r w:rsidRPr="006F178A">
          <w:rPr>
            <w:rFonts w:ascii="Fb Fontext" w:hAnsi="Fb Fontext"/>
            <w:sz w:val="20"/>
            <w:rtl/>
          </w:rPr>
          <w:delText xml:space="preserve">נמי</w:delText>
        </w:r>
      </w:del>
      <w:r w:rsidRPr="006F178A">
        <w:rPr>
          <w:rFonts w:ascii="Fb Fontext" w:hAnsi="Fb Fontext"/>
          <w:sz w:val="20"/>
          <w:rtl/>
        </w:rPr>
        <w:t xml:space="preserve"> </w:t>
      </w:r>
      <w:ins w:id="90139" w:author="Claude - סמנטי" w:date="2026-10-11T12:28:21Z">
        <w:r>
          <w:rPr>
            <w:rFonts w:ascii="Fb Fontext" w:hAnsi="Fb Fontext"/>
            <w:sz w:val="20"/>
            <w:rtl/>
          </w:rPr>
          <w:t xml:space="preserve">נעיין</w:t>
        </w:r>
      </w:ins>
      <w:del w:id="90140" w:author="Claude - סמנטי" w:date="2026-10-11T12:28:21Z">
        <w:r w:rsidRPr="006F178A">
          <w:rPr>
            <w:rFonts w:ascii="Fb Fontext" w:hAnsi="Fb Fontext"/>
            <w:sz w:val="20"/>
            <w:rtl/>
          </w:rPr>
          <w:delText xml:space="preserve">ליעיינן</w:delText>
        </w:r>
      </w:del>
      <w:r w:rsidRPr="006F178A">
        <w:rPr>
          <w:rFonts w:ascii="Fb Fontext" w:hAnsi="Fb Fontext"/>
          <w:sz w:val="20"/>
          <w:rtl/>
        </w:rPr>
        <w:t xml:space="preserve">.</w:t>
      </w:r>
    </w:p>
    <w:p w:rsidR="00E9703F" w:rsidRPr="006F178A" w:rsidRDefault="00E9703F" w:rsidP="00E9703F">
      <w:pPr>
        <w:rPr>
          <w:rtl/>
        </w:rPr>
      </w:pPr>
      <w:r w:rsidRPr="006F178A">
        <w:rPr>
          <w:rFonts w:ascii="Fb Fontext" w:hAnsi="Fb Fontext"/>
          <w:rtl/>
        </w:rPr>
        <w:t>דבריו סותרים זה את זה - כתיב:</w:t>
      </w:r>
      <w:r w:rsidRPr="00C077D2">
        <w:rPr>
          <w:rStyle w:val="afffff0"/>
          <w:rtl/>
        </w:rPr>
        <w:t xml:space="preserve"> </w:t>
      </w:r>
      <w:r w:rsidRPr="00C077D2">
        <w:rPr>
          <w:rStyle w:val="afffff0"/>
          <w:rFonts w:hint="cs"/>
          <w:rtl/>
        </w:rPr>
        <w:t>'</w:t>
      </w:r>
      <w:ins w:id="90913" w:author="Claude - סמנטי" w:date="2026-10-11T12:28:21Z">
        <w:r>
          <w:rPr>
            <w:rStyle w:val="afffff0"/>
            <w:rtl/>
          </w:rPr>
          <w:t xml:space="preserve">אַל תַּעַן כְּסִיל כְּאִוַּלְתּוֹ</w:t>
        </w:r>
      </w:ins>
      <w:del w:id="90914" w:author="Claude - סמנטי" w:date="2026-10-11T12:28:21Z">
        <w:r w:rsidRPr="00C077D2">
          <w:rPr>
            <w:rStyle w:val="afffff0"/>
            <w:rtl/>
          </w:rPr>
          <w:delText xml:space="preserve">אל תען כסיל כאולתו</w:delText>
        </w:r>
      </w:del>
      <w:r w:rsidRPr="00C077D2">
        <w:rPr>
          <w:rStyle w:val="afffff0"/>
          <w:rFonts w:hint="cs"/>
          <w:rtl/>
        </w:rPr>
        <w:t>'</w:t>
      </w:r>
      <w:r w:rsidRPr="00C077D2">
        <w:rPr>
          <w:rStyle w:val="afffff0"/>
          <w:rtl/>
        </w:rPr>
        <w:t>,</w:t>
      </w:r>
      <w:r w:rsidRPr="006F178A">
        <w:rPr>
          <w:rFonts w:ascii="Fb Fontext" w:hAnsi="Fb Fontext"/>
          <w:rtl/>
        </w:rPr>
        <w:t xml:space="preserve"> וכתיב</w:t>
      </w:r>
      <w:r w:rsidRPr="00C077D2">
        <w:rPr>
          <w:rStyle w:val="afffff0"/>
          <w:rtl/>
        </w:rPr>
        <w:t xml:space="preserve"> </w:t>
      </w:r>
      <w:r w:rsidRPr="00C077D2">
        <w:rPr>
          <w:rStyle w:val="afffff0"/>
          <w:rFonts w:hint="cs"/>
          <w:rtl/>
        </w:rPr>
        <w:t>'</w:t>
      </w:r>
      <w:ins w:id="90911" w:author="Claude - סמנטי" w:date="2026-10-11T12:28:21Z">
        <w:r>
          <w:rPr>
            <w:rStyle w:val="afffff0"/>
            <w:rtl/>
          </w:rPr>
          <w:t xml:space="preserve">עֲנֵה כְסִיל כְּאִוַּלְתּוֹ</w:t>
        </w:r>
      </w:ins>
      <w:del w:id="90912" w:author="Claude - סמנטי" w:date="2026-10-11T12:28:21Z">
        <w:r w:rsidRPr="00C077D2">
          <w:rPr>
            <w:rStyle w:val="afffff0"/>
            <w:rtl/>
          </w:rPr>
          <w:delText xml:space="preserve">ענה כסיל כאולתו</w:delText>
        </w:r>
      </w:del>
      <w:r w:rsidRPr="00C077D2">
        <w:rPr>
          <w:rStyle w:val="afffff0"/>
          <w:rFonts w:hint="cs"/>
          <w:rtl/>
        </w:rPr>
        <w:t>'</w:t>
      </w:r>
      <w:r w:rsidRPr="00C077D2">
        <w:rPr>
          <w:rStyle w:val="afffff0"/>
          <w:rtl/>
        </w:rPr>
        <w:t>.</w:t>
      </w:r>
    </w:p>
    <w:p w:rsidR="00E9703F" w:rsidRPr="006F178A" w:rsidRDefault="00E9703F" w:rsidP="00E9703F">
      <w:pPr>
        <w:rPr>
          <w:rtl/>
        </w:rPr>
      </w:pPr>
      <w:ins w:id="94115" w:author="קלוד" w:date="2026-10-11T13:11:34Z">
        <w:r>
          <w:rPr>
            <w:rStyle w:val="afffffe"/>
            <w:rtl/>
          </w:rPr>
          <w:t xml:space="preserve">ענה</w:t>
        </w:r>
      </w:ins>
      <w:del w:id="94116" w:author="קלוד" w:date="2026-10-11T13:11:34Z">
        <w:r w:rsidRPr="006F178A">
          <w:rPr>
            <w:rtl/>
          </w:rPr>
          <w:delText xml:space="preserve">הא</w:delText>
        </w:r>
      </w:del>
      <w:r w:rsidRPr="006F178A">
        <w:rPr>
          <w:rtl/>
        </w:rPr>
        <w:t xml:space="preserve"> בדברי תורה, </w:t>
      </w:r>
      <w:ins w:id="94113" w:author="קלוד" w:date="2026-10-11T13:11:34Z">
        <w:r>
          <w:rPr>
            <w:rStyle w:val="afffffe"/>
            <w:rtl/>
          </w:rPr>
          <w:t xml:space="preserve">ואל</w:t>
        </w:r>
      </w:ins>
      <w:del w:id="94114" w:author="קלוד" w:date="2026-10-11T13:11:34Z">
        <w:r w:rsidRPr="006F178A">
          <w:rPr>
            <w:rtl/>
          </w:rPr>
          <w:delText xml:space="preserve">הא</w:delText>
        </w:r>
      </w:del>
      <w:r w:rsidRPr="006F178A">
        <w:rPr>
          <w:rtl/>
        </w:rPr>
        <w:t xml:space="preserve"> </w:t>
      </w:r>
      <w:ins w:id="94111" w:author="קלוד" w:date="2026-10-11T13:11:34Z">
        <w:r>
          <w:rPr>
            <w:rStyle w:val="afffffe"/>
            <w:rtl/>
          </w:rPr>
          <w:t xml:space="preserve">תען</w:t>
        </w:r>
      </w:ins>
      <w:del w:id="94112" w:author="קלוד" w:date="2026-10-11T13:11:34Z">
        <w:r w:rsidRPr="006F178A">
          <w:rPr>
            <w:rtl/>
          </w:rPr>
          <w:delText xml:space="preserve">במילי</w:delText>
        </w:r>
      </w:del>
      <w:r w:rsidRPr="006F178A">
        <w:rPr>
          <w:rtl/>
        </w:rPr>
        <w:t xml:space="preserve"> </w:t>
      </w:r>
      <w:ins w:id="94377" w:author="מנוע מכני" w:date="2026-10-11T12:04:39Z">
        <w:ins w:id="94109" w:author="קלוד" w:date="2026-10-11T13:11:34Z">
          <w:r>
            <w:rPr>
              <w:rtl/>
            </w:rPr>
            <w:t xml:space="preserve">בענייני העולם.</w:t>
          </w:r>
        </w:ins>
        <w:del w:id="94110" w:author="קלוד" w:date="2026-10-11T13:11:34Z">
          <w:r>
            <w:rPr>
              <w:rtl/>
            </w:rPr>
            <w:delText xml:space="preserve">דעולם</w:delText>
          </w:r>
          <w:r w:rsidRPr="006F178A">
            <w:rPr>
              <w:rtl/>
            </w:rPr>
            <w:delText xml:space="preserve">.</w:delText>
          </w:r>
        </w:del>
      </w:ins>
      <w:del w:id="94378" w:author="מנוע מכני" w:date="2026-10-11T12:04:39Z">
        <w:r w:rsidRPr="006F178A">
          <w:rPr>
            <w:rtl/>
          </w:rPr>
          <w:delText xml:space="preserve">דעלמא</w:delText>
        </w:r>
      </w:del>
    </w:p>
    <w:p w:rsidR="00E9703F" w:rsidRDefault="00E9703F" w:rsidP="00E9703F">
      <w:pPr>
        <w:rPr>
          <w:rStyle w:val="afffe"/>
          <w:rFonts w:ascii="Fb Fontext" w:hAnsi="Fb Fontext"/>
          <w:rtl/>
        </w:rPr>
      </w:pPr>
      <w:ins w:id="94119" w:author="קלוד" w:date="2026-10-11T13:11:34Z">
        <w:r>
          <w:rPr>
            <w:rStyle w:val="afffe"/>
            <w:rFonts w:ascii="Fb Fontext" w:hAnsi="Fb Fontext"/>
            <w:rtl/>
          </w:rPr>
          <w:t xml:space="preserve">בענייני</w:t>
        </w:r>
      </w:ins>
      <w:del w:id="94120" w:author="קלוד" w:date="2026-10-11T13:11:34Z">
        <w:r w:rsidRPr="006F178A">
          <w:rPr>
            <w:rStyle w:val="afffe"/>
            <w:rFonts w:ascii="Fb Fontext" w:hAnsi="Fb Fontext"/>
            <w:rtl/>
          </w:rPr>
          <w:delText xml:space="preserve">במילי</w:delText>
        </w:r>
      </w:del>
      <w:r w:rsidRPr="006F178A">
        <w:rPr>
          <w:rStyle w:val="afffe"/>
          <w:rFonts w:ascii="Fb Fontext" w:hAnsi="Fb Fontext"/>
          <w:rtl/>
        </w:rPr>
        <w:t xml:space="preserve"> </w:t>
      </w:r>
      <w:ins w:id="94379" w:author="מנוע מכני" w:date="2026-10-11T12:04:39Z">
        <w:ins w:id="94117" w:author="קלוד" w:date="2026-10-11T13:11:34Z">
          <w:r>
            <w:rPr>
              <w:rStyle w:val="afffe"/>
              <w:rFonts w:ascii="Fb Fontext" w:hAnsi="Fb Fontext"/>
              <w:rtl/>
            </w:rPr>
            <w:t xml:space="preserve">העולם:</w:t>
          </w:r>
        </w:ins>
        <w:del w:id="94118" w:author="קלוד" w:date="2026-10-11T13:11:34Z">
          <w:r>
            <w:rPr>
              <w:rStyle w:val="afffe"/>
              <w:rFonts w:ascii="Fb Fontext" w:hAnsi="Fb Fontext"/>
              <w:rtl/>
            </w:rPr>
            <w:delText xml:space="preserve">דעולם</w:delText>
          </w:r>
          <w:r w:rsidRPr="006F178A">
            <w:rPr>
              <w:rStyle w:val="afffe"/>
              <w:rFonts w:ascii="Fb Fontext" w:hAnsi="Fb Fontext" w:hint="cs"/>
              <w:rtl/>
            </w:rPr>
            <w:delText xml:space="preserve">:</w:delText>
          </w:r>
        </w:del>
      </w:ins>
      <w:del w:id="94380" w:author="מנוע מכני" w:date="2026-10-11T12:04:39Z">
        <w:r w:rsidRPr="006F178A">
          <w:rPr>
            <w:rStyle w:val="afffe"/>
            <w:rFonts w:ascii="Fb Fontext" w:hAnsi="Fb Fontext"/>
            <w:rtl/>
          </w:rPr>
          <w:delText xml:space="preserve">דעלמא</w:delText>
        </w:r>
      </w:del>
    </w:p>
    <w:p w:rsidR="00E9703F" w:rsidRPr="00B3644D" w:rsidRDefault="00E9703F" w:rsidP="00E9703F">
      <w:pPr>
        <w:rPr>
          <w:spacing w:val="-2"/>
          <w:rtl/>
        </w:rPr>
      </w:pPr>
      <w:ins w:id="94123" w:author="קלוד" w:date="2026-10-11T13:11:34Z">
        <w:r>
          <w:rPr>
            <w:spacing w:val="-2"/>
            <w:rtl/>
          </w:rPr>
          <w:t xml:space="preserve">כאותו</w:t>
        </w:r>
      </w:ins>
      <w:del w:id="94124" w:author="קלוד" w:date="2026-10-11T13:11:34Z">
        <w:r w:rsidRPr="00B3644D">
          <w:rPr>
            <w:spacing w:val="-2"/>
            <w:rtl/>
          </w:rPr>
          <w:delText xml:space="preserve">כההוא</w:delText>
        </w:r>
      </w:del>
      <w:r w:rsidRPr="00B3644D">
        <w:rPr>
          <w:spacing w:val="-2"/>
          <w:rtl/>
        </w:rPr>
        <w:t xml:space="preserve"> </w:t>
      </w:r>
      <w:r w:rsidRPr="00B3644D">
        <w:rPr>
          <w:rFonts w:hint="cs"/>
          <w:spacing w:val="-2"/>
          <w:rtl/>
        </w:rPr>
        <w:t xml:space="preserve">שבא לפני </w:t>
      </w:r>
      <w:r w:rsidRPr="00B3644D">
        <w:rPr>
          <w:rStyle w:val="2fb"/>
          <w:spacing w:val="-2"/>
          <w:rtl/>
        </w:rPr>
        <w:t xml:space="preserve">רבי</w:t>
      </w:r>
      <w:r w:rsidRPr="00B3644D">
        <w:rPr>
          <w:spacing w:val="-2"/>
          <w:rtl/>
        </w:rPr>
        <w:t xml:space="preserve">, </w:t>
      </w:r>
      <w:r w:rsidRPr="00B3644D">
        <w:rPr>
          <w:spacing w:val="-2"/>
          <w:rtl/>
        </w:rPr>
        <w:t xml:space="preserve">וא"ל</w:t>
      </w:r>
      <w:r w:rsidRPr="00B3644D">
        <w:rPr>
          <w:spacing w:val="-2"/>
          <w:rtl/>
        </w:rPr>
        <w:t xml:space="preserve"> אשתך אשתי ובניך בני. והציע לו </w:t>
      </w:r>
      <w:r w:rsidRPr="00B3644D">
        <w:rPr>
          <w:rStyle w:val="2fb"/>
          <w:spacing w:val="-2"/>
          <w:rtl/>
        </w:rPr>
        <w:t xml:space="preserve">רבי</w:t>
      </w:r>
      <w:r w:rsidRPr="00B3644D">
        <w:rPr>
          <w:spacing w:val="-2"/>
          <w:rtl/>
        </w:rPr>
        <w:t xml:space="preserve"> לשתות כוס </w:t>
      </w:r>
      <w:ins w:id="94121" w:author="קלוד" w:date="2026-10-11T13:11:34Z">
        <w:r>
          <w:rPr>
            <w:spacing w:val="-2"/>
            <w:rtl/>
          </w:rPr>
          <w:t xml:space="preserve">יין,</w:t>
        </w:r>
      </w:ins>
      <w:del w:id="94122" w:author="קלוד" w:date="2026-10-11T13:11:34Z">
        <w:r w:rsidRPr="00B3644D">
          <w:rPr>
            <w:spacing w:val="-2"/>
            <w:rtl/>
          </w:rPr>
          <w:delText xml:space="preserve">יין</w:delText>
        </w:r>
      </w:del>
      <w:r w:rsidRPr="00B3644D">
        <w:rPr>
          <w:spacing w:val="-2"/>
          <w:rtl/>
        </w:rPr>
        <w:t xml:space="preserve"> ושתה ופקע.</w:t>
      </w:r>
    </w:p>
    <w:p w:rsidR="00E9703F" w:rsidRPr="00B3644D" w:rsidRDefault="00E9703F" w:rsidP="00E9703F">
      <w:pPr>
        <w:rPr>
          <w:spacing w:val="-4"/>
          <w:rtl/>
        </w:rPr>
      </w:pPr>
      <w:r w:rsidRPr="00B3644D">
        <w:rPr>
          <w:spacing w:val="-4"/>
          <w:rtl/>
        </w:rPr>
        <w:t xml:space="preserve">וכן </w:t>
      </w:r>
      <w:ins w:id="94133" w:author="קלוד" w:date="2026-10-11T13:11:34Z">
        <w:r>
          <w:rPr>
            <w:spacing w:val="-4"/>
            <w:rtl/>
          </w:rPr>
          <w:t xml:space="preserve">אותו</w:t>
        </w:r>
      </w:ins>
      <w:del w:id="94134" w:author="קלוד" w:date="2026-10-11T13:11:34Z">
        <w:r w:rsidRPr="00B3644D">
          <w:rPr>
            <w:spacing w:val="-4"/>
            <w:rtl/>
          </w:rPr>
          <w:delText xml:space="preserve">ההוא</w:delText>
        </w:r>
      </w:del>
      <w:r w:rsidRPr="00B3644D">
        <w:rPr>
          <w:spacing w:val="-4"/>
          <w:rtl/>
        </w:rPr>
        <w:t xml:space="preserve"> שבא לפני </w:t>
      </w:r>
      <w:ins w:id="94131" w:author="קלוד" w:date="2026-10-11T13:11:34Z">
        <w:r>
          <w:rPr>
            <w:rStyle w:val="2fb"/>
            <w:spacing w:val="-4"/>
            <w:rtl/>
          </w:rPr>
          <w:t xml:space="preserve">ר"ח,</w:t>
        </w:r>
      </w:ins>
      <w:del w:id="94132" w:author="קלוד" w:date="2026-10-11T13:11:34Z">
        <w:r w:rsidRPr="00B3644D">
          <w:rPr>
            <w:rStyle w:val="2fb"/>
            <w:spacing w:val="-4"/>
            <w:rtl/>
          </w:rPr>
          <w:delText xml:space="preserve">דר"ח</w:delText>
        </w:r>
      </w:del>
      <w:r w:rsidRPr="00B3644D">
        <w:rPr>
          <w:spacing w:val="-4"/>
          <w:rtl/>
        </w:rPr>
        <w:t xml:space="preserve"> </w:t>
      </w:r>
      <w:r w:rsidRPr="00B3644D">
        <w:rPr>
          <w:spacing w:val="-4"/>
          <w:rtl/>
        </w:rPr>
        <w:t xml:space="preserve">וא"ל</w:t>
      </w:r>
      <w:r w:rsidRPr="00B3644D">
        <w:rPr>
          <w:spacing w:val="-4"/>
          <w:rtl/>
        </w:rPr>
        <w:t xml:space="preserve"> אמך אשתי ואתה </w:t>
      </w:r>
      <w:ins w:id="94129" w:author="קלוד" w:date="2026-10-11T13:11:34Z">
        <w:r>
          <w:rPr>
            <w:spacing w:val="-4"/>
            <w:rtl/>
          </w:rPr>
          <w:t xml:space="preserve">בני.</w:t>
        </w:r>
      </w:ins>
      <w:del w:id="94130" w:author="קלוד" w:date="2026-10-11T13:11:34Z">
        <w:r w:rsidRPr="00B3644D">
          <w:rPr>
            <w:spacing w:val="-4"/>
            <w:rtl/>
          </w:rPr>
          <w:delText xml:space="preserve">בני</w:delText>
        </w:r>
      </w:del>
      <w:r w:rsidRPr="00B3644D">
        <w:rPr>
          <w:rFonts w:hint="cs"/>
          <w:spacing w:val="-4"/>
          <w:rtl/>
        </w:rPr>
        <w:t xml:space="preserve"> </w:t>
      </w:r>
      <w:ins w:id="94127" w:author="קלוד" w:date="2026-10-11T13:11:34Z">
        <w:r>
          <w:rPr>
            <w:spacing w:val="-4"/>
            <w:rtl/>
          </w:rPr>
          <w:t xml:space="preserve">א"ל:</w:t>
        </w:r>
      </w:ins>
      <w:del w:id="94128" w:author="קלוד" w:date="2026-10-11T13:11:34Z">
        <w:r w:rsidRPr="00B3644D">
          <w:rPr>
            <w:spacing w:val="-4"/>
            <w:rtl/>
          </w:rPr>
          <w:delText xml:space="preserve">א"ל</w:delText>
        </w:r>
      </w:del>
      <w:r w:rsidRPr="00B3644D">
        <w:rPr>
          <w:spacing w:val="-4"/>
          <w:rtl/>
        </w:rPr>
        <w:t xml:space="preserve"> רצונך שתשתה כוס של </w:t>
      </w:r>
      <w:ins w:id="94125" w:author="קלוד" w:date="2026-10-11T13:11:34Z">
        <w:r>
          <w:rPr>
            <w:spacing w:val="-4"/>
            <w:rtl/>
          </w:rPr>
          <w:t xml:space="preserve">יין?</w:t>
        </w:r>
      </w:ins>
      <w:del w:id="94126" w:author="קלוד" w:date="2026-10-11T13:11:34Z">
        <w:r w:rsidRPr="00B3644D">
          <w:rPr>
            <w:spacing w:val="-4"/>
            <w:rtl/>
          </w:rPr>
          <w:delText xml:space="preserve">יין</w:delText>
        </w:r>
      </w:del>
      <w:r w:rsidRPr="00B3644D">
        <w:rPr>
          <w:spacing w:val="-4"/>
          <w:rtl/>
        </w:rPr>
        <w:t xml:space="preserve"> שתה ופקע.</w:t>
      </w:r>
    </w:p>
    <w:p>
      <w:pPr>
        <w:pStyle w:val="38"/>
        <w:rPr>
          <w:ins w:id="97120" w:author="מנוע מכני" w:date="2026-10-11T12:04:39Z"/>
        </w:rPr>
      </w:pPr>
      <w:r w:rsidRPr="006F178A">
        <w:t xml:space="preserve">ר"ח:</w:t>
      </w:r>
    </w:p>
    <w:p w:rsidR="00E9703F" w:rsidRPr="006F178A" w:rsidRDefault="00E9703F" w:rsidP="00E9703F">
      <w:pPr>
        <w:rPr>
          <w:rtl/>
        </w:rPr>
      </w:pPr>
      <w:del w:id="97121" w:author="מנוע מכני" w:date="2026-10-11T12:04:39Z">
        <w:r w:rsidRPr="006F178A">
          <w:rPr>
            <w:rtl/>
          </w:rPr>
          <w:delText xml:space="preserve"> </w:delText>
        </w:r>
      </w:del>
      <w:ins w:id="94143" w:author="קלוד" w:date="2026-10-11T13:11:34Z">
        <w:r>
          <w:rPr>
            <w:rtl/>
          </w:rPr>
          <w:t xml:space="preserve">הועילה</w:t>
        </w:r>
      </w:ins>
      <w:del w:id="94144" w:author="קלוד" w:date="2026-10-11T13:11:34Z">
        <w:r w:rsidRPr="006F178A">
          <w:rPr>
            <w:rtl/>
          </w:rPr>
          <w:delText xml:space="preserve">אהניא </w:delText>
        </w:r>
        <w:r>
          <w:rPr>
            <w:rtl/>
          </w:rPr>
          <w:delText xml:space="preserve">לו</w:delText>
        </w:r>
        <w:r w:rsidRPr="006F178A">
          <w:rPr>
            <w:rtl/>
          </w:rPr>
          <w:delText xml:space="preserve"> צלותיה</w:delText>
        </w:r>
      </w:del>
      <w:ins w:id="92483" w:author="מנוע מכני" w:date="2026-10-11T12:04:39Z"/>
      <w:del w:id="92484" w:author="מנוע מכני" w:date="2026-10-11T12:04:39Z">
        <w:r w:rsidRPr="006F178A">
          <w:rPr>
            <w:rtl/>
          </w:rPr>
          <w:delText xml:space="preserve">ליה</w:delText>
        </w:r>
      </w:del>
      <w:r w:rsidRPr="006F178A">
        <w:rPr>
          <w:rtl/>
        </w:rPr>
        <w:t xml:space="preserve"> </w:t>
      </w:r>
      <w:r w:rsidRPr="006F178A">
        <w:rPr>
          <w:rStyle w:val="2fb"/>
          <w:rtl/>
        </w:rPr>
        <w:t xml:space="preserve">לרבי</w:t>
      </w:r>
      <w:r w:rsidRPr="006F178A">
        <w:rPr>
          <w:rtl/>
        </w:rPr>
        <w:t xml:space="preserve"> </w:t>
      </w:r>
      <w:ins w:id="94141" w:author="קלוד" w:date="2026-10-11T13:11:34Z">
        <w:r>
          <w:rPr>
            <w:rtl/>
          </w:rPr>
          <w:t xml:space="preserve">תפילתו,</w:t>
        </w:r>
      </w:ins>
      <w:del w:id="94142" w:author="קלוד" w:date="2026-10-11T13:11:34Z">
        <w:r w:rsidRPr="006F178A">
          <w:rPr>
            <w:rtl/>
          </w:rPr>
          <w:delText xml:space="preserve">דלא</w:delText>
        </w:r>
      </w:del>
      <w:r w:rsidRPr="006F178A">
        <w:rPr>
          <w:rtl/>
        </w:rPr>
        <w:t xml:space="preserve"> </w:t>
      </w:r>
      <w:ins w:id="94139" w:author="קלוד" w:date="2026-10-11T13:11:34Z">
        <w:r>
          <w:rPr>
            <w:rtl/>
          </w:rPr>
          <w:t xml:space="preserve">שלא</w:t>
        </w:r>
      </w:ins>
      <w:del w:id="94140" w:author="קלוד" w:date="2026-10-11T13:11:34Z">
        <w:r w:rsidRPr="006F178A">
          <w:rPr>
            <w:rtl/>
          </w:rPr>
          <w:delText xml:space="preserve">לשווייה</w:delText>
        </w:r>
      </w:del>
      <w:r w:rsidRPr="006F178A">
        <w:rPr>
          <w:rtl/>
        </w:rPr>
        <w:t xml:space="preserve"> </w:t>
      </w:r>
      <w:ins w:id="94137" w:author="קלוד" w:date="2026-10-11T13:11:34Z">
        <w:r>
          <w:rPr>
            <w:rtl/>
          </w:rPr>
          <w:t xml:space="preserve">יעשה</w:t>
        </w:r>
      </w:ins>
      <w:del w:id="94138" w:author="קלוד" w:date="2026-10-11T13:11:34Z">
        <w:r w:rsidRPr="006F178A">
          <w:rPr>
            <w:rtl/>
          </w:rPr>
          <w:delText xml:space="preserve">בני</w:delText>
        </w:r>
      </w:del>
      <w:r w:rsidRPr="006F178A">
        <w:rPr>
          <w:rtl/>
        </w:rPr>
        <w:t xml:space="preserve"> </w:t>
      </w:r>
      <w:ins w:id="94135" w:author="קלוד" w:date="2026-10-11T13:11:34Z">
        <w:r>
          <w:rPr>
            <w:rStyle w:val="afffffe"/>
            <w:rtl/>
          </w:rPr>
          <w:t xml:space="preserve">האיש</w:t>
        </w:r>
        <w:r>
          <w:rPr>
            <w:rtl/>
          </w:rPr>
          <w:t xml:space="preserve"> את בניו ממזרים.</w:t>
        </w:r>
      </w:ins>
      <w:del w:id="94136" w:author="קלוד" w:date="2026-10-11T13:11:34Z">
        <w:r w:rsidRPr="006F178A">
          <w:rPr>
            <w:rtl/>
          </w:rPr>
          <w:delText xml:space="preserve">ממזירי.</w:delText>
        </w:r>
      </w:del>
    </w:p>
    <w:p>
      <w:pPr>
        <w:pStyle w:val="38"/>
        <w:rPr>
          <w:ins w:id="97122" w:author="מנוע מכני" w:date="2026-10-11T12:04:39Z"/>
        </w:rPr>
      </w:pPr>
      <w:ins w:id="94147" w:author="קלוד" w:date="2026-10-11T13:11:34Z">
        <w:r>
          <w:t xml:space="preserve">שרבי</w:t>
        </w:r>
      </w:ins>
      <w:del w:id="94148" w:author="קלוד" w:date="2026-10-11T13:11:34Z">
        <w:r w:rsidRPr="006F178A">
          <w:delText xml:space="preserve">דרבי</w:delText>
        </w:r>
      </w:del>
      <w:r w:rsidRPr="006F178A">
        <w:t xml:space="preserve"> כשהיה </w:t>
      </w:r>
      <w:ins w:id="94145" w:author="קלוד" w:date="2026-10-11T13:11:34Z">
        <w:r>
          <w:t xml:space="preserve">מתפלל:</w:t>
        </w:r>
      </w:ins>
      <w:del w:id="94146" w:author="קלוד" w:date="2026-10-11T13:11:34Z">
        <w:r w:rsidRPr="006F178A">
          <w:delText xml:space="preserve">מצלי,</w:delText>
        </w:r>
        <w:r w:rsidRPr="006F178A">
          <w:delText xml:space="preserve">:</w:delText>
        </w:r>
      </w:del>
      <w:del w:id="99390" w:author="מנוע מכני" w:date="2026-10-11T12:04:39Z">
        <w:r w:rsidRPr="006F178A">
          <w:delText xml:space="preserve"> אמר</w:delText>
        </w:r>
      </w:del>
    </w:p>
    <w:p w:rsidR="00E9703F" w:rsidRPr="006F178A" w:rsidRDefault="00E9703F" w:rsidP="00E9703F">
      <w:pPr>
        <w:rPr>
          <w:rtl/>
        </w:rPr>
      </w:pPr>
      <w:del w:id="97123"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יהי רצון מלפניך</w:t>
      </w:r>
      <w:r>
        <w:rPr>
          <w:rFonts w:ascii="Fb Fontext" w:hAnsi="Fb Fontext"/>
          <w:sz w:val="20"/>
          <w:rtl/>
        </w:rPr>
        <w:t xml:space="preserve"> ה'</w:t>
      </w:r>
      <w:r w:rsidRPr="006F178A">
        <w:rPr>
          <w:rFonts w:ascii="Fb Fontext" w:hAnsi="Fb Fontext"/>
          <w:sz w:val="20"/>
          <w:rtl/>
        </w:rPr>
        <w:t xml:space="preserve"> אלהינו שתצילני היום מעזי פנים ומעזות פנים.</w:t>
      </w:r>
    </w:p>
    <w:p w:rsidR="00E9703F" w:rsidRDefault="00E9703F" w:rsidP="00E9703F">
      <w:pPr>
        <w:rPr>
          <w:rStyle w:val="afffe"/>
          <w:rFonts w:ascii="Fb Fontext" w:hAnsi="Fb Fontext"/>
          <w:rtl/>
        </w:rPr>
      </w:pPr>
      <w:r w:rsidRPr="006F178A">
        <w:rPr>
          <w:rStyle w:val="afffe"/>
          <w:rFonts w:ascii="Fb Fontext" w:hAnsi="Fb Fontext"/>
          <w:rtl/>
        </w:rPr>
        <w:lastRenderedPageBreak/>
        <w:t>בד"ת</w:t>
      </w:r>
      <w:r w:rsidRPr="006F178A">
        <w:rPr>
          <w:rStyle w:val="afffe"/>
          <w:rFonts w:ascii="Fb Fontext" w:hAnsi="Fb Fontext" w:hint="cs"/>
          <w:rtl/>
        </w:rPr>
        <w:t>:</w:t>
      </w:r>
    </w:p>
    <w:p>
      <w:pPr>
        <w:pStyle w:val="38"/>
        <w:rPr>
          <w:ins w:id="97124" w:author="מנוע מכני" w:date="2026-10-11T12:04:39Z"/>
        </w:rPr>
      </w:pPr>
      <w:ins w:id="94153" w:author="קלוד" w:date="2026-10-11T13:11:34Z">
        <w:r>
          <w:t xml:space="preserve">כמעשה</w:t>
        </w:r>
      </w:ins>
      <w:del w:id="94154" w:author="קלוד" w:date="2026-10-11T13:11:34Z">
        <w:r w:rsidRPr="006F178A">
          <w:delText xml:space="preserve">כי</w:delText>
        </w:r>
      </w:del>
      <w:r w:rsidRPr="006F178A">
        <w:t xml:space="preserve"> </w:t>
      </w:r>
      <w:ins w:id="94151" w:author="קלוד" w:date="2026-10-11T13:11:34Z">
        <w:r>
          <w:t xml:space="preserve">שישב</w:t>
        </w:r>
      </w:ins>
      <w:del w:id="94152" w:author="קלוד" w:date="2026-10-11T13:11:34Z">
        <w:r w:rsidRPr="006F178A">
          <w:delText xml:space="preserve">הא די</w:delText>
        </w:r>
        <w:r w:rsidR="00E46213">
          <w:delText xml:space="preserve">ש</w:delText>
        </w:r>
        <w:r w:rsidRPr="006F178A">
          <w:delText xml:space="preserve">ב</w:delText>
        </w:r>
      </w:del>
      <w:r w:rsidRPr="006F178A">
        <w:t xml:space="preserve"> </w:t>
      </w:r>
      <w:ins w:id="90269" w:author="מנוע מכני" w:date="2026-10-11T12:04:39Z">
        <w:r>
          <w:t xml:space="preserve">ר"ג</w:t>
        </w:r>
      </w:ins>
      <w:del w:id="90270" w:author="מנוע מכני" w:date="2026-10-11T12:04:39Z">
        <w:r w:rsidRPr="006F178A">
          <w:delText xml:space="preserve">רבן גמליאל</w:delText>
        </w:r>
      </w:del>
      <w:r w:rsidRPr="006F178A">
        <w:t xml:space="preserve"> </w:t>
      </w:r>
      <w:ins w:id="94149" w:author="קלוד" w:date="2026-10-11T13:11:34Z">
        <w:r>
          <w:t xml:space="preserve">ודרש:</w:t>
        </w:r>
      </w:ins>
      <w:del w:id="94150" w:author="קלוד" w:date="2026-10-11T13:11:34Z">
        <w:r w:rsidRPr="006F178A">
          <w:delText xml:space="preserve">ו</w:delText>
        </w:r>
        <w:r w:rsidRPr="006F178A">
          <w:delText xml:space="preserve">ד</w:delText>
        </w:r>
        <w:r w:rsidRPr="006F178A">
          <w:delText xml:space="preserve">ריש:</w:delText>
        </w:r>
      </w:del>
    </w:p>
    <w:p w:rsidR="00E9703F" w:rsidRPr="006F178A" w:rsidRDefault="00E9703F" w:rsidP="00E46213">
      <w:pPr>
        <w:rPr>
          <w:rtl/>
        </w:rPr>
      </w:pPr>
      <w:del w:id="97125" w:author="מנוע מכני" w:date="2026-10-11T12:04:39Z">
        <w:r w:rsidRPr="006F178A">
          <w:rPr>
            <w:rtl/>
          </w:rPr>
          <w:delText xml:space="preserve"> </w:delText>
        </w:r>
      </w:del>
      <w:r w:rsidRPr="006F178A">
        <w:rPr>
          <w:rtl/>
        </w:rPr>
        <w:t xml:space="preserve">עתידה אשה שתלד בכל יום, </w:t>
      </w:r>
      <w:r>
        <w:rPr>
          <w:rtl/>
        </w:rPr>
        <w:t>שנא'</w:t>
      </w:r>
      <w:r w:rsidRPr="009C3FED">
        <w:rPr>
          <w:rStyle w:val="afffff0"/>
          <w:rtl/>
        </w:rPr>
        <w:t xml:space="preserve"> </w:t>
      </w:r>
      <w:r w:rsidRPr="009C3FED">
        <w:rPr>
          <w:rStyle w:val="afffff0"/>
          <w:rFonts w:hint="cs"/>
          <w:rtl/>
        </w:rPr>
        <w:t>'</w:t>
      </w:r>
      <w:ins w:id="90915" w:author="Claude - סמנטי" w:date="2026-10-11T12:28:21Z">
        <w:r>
          <w:rPr>
            <w:rStyle w:val="afffff0"/>
            <w:rtl/>
          </w:rPr>
          <w:t xml:space="preserve">הָרָה וְיוֹלֶדֶת יַחְדָּיו</w:t>
        </w:r>
      </w:ins>
      <w:del w:id="90916" w:author="Claude - סמנטי" w:date="2026-10-11T12:28:21Z">
        <w:r w:rsidRPr="009C3FED">
          <w:rPr>
            <w:rStyle w:val="afffff0"/>
            <w:rtl/>
          </w:rPr>
          <w:delText xml:space="preserve">הרה ויולדת יחדיו</w:delText>
        </w:r>
      </w:del>
      <w:r w:rsidRPr="009C3FED">
        <w:rPr>
          <w:rStyle w:val="afffff0"/>
          <w:rFonts w:hint="cs"/>
          <w:rtl/>
        </w:rPr>
        <w:t>'</w:t>
      </w:r>
      <w:r w:rsidRPr="009C3FED">
        <w:rPr>
          <w:rStyle w:val="afffff0"/>
          <w:rtl/>
        </w:rPr>
        <w:t>.</w:t>
      </w:r>
    </w:p>
    <w:p w:rsidR="00E9703F" w:rsidRPr="00824B91" w:rsidRDefault="00E9703F" w:rsidP="00E46213">
      <w:pPr>
        <w:rPr>
          <w:rtl/>
        </w:rPr>
      </w:pPr>
      <w:r w:rsidRPr="00824B91">
        <w:rPr>
          <w:rtl/>
        </w:rPr>
        <w:t xml:space="preserve">ליגלג עליו אותו תלמיד, </w:t>
      </w:r>
      <w:r w:rsidRPr="00824B91">
        <w:rPr>
          <w:rtl/>
        </w:rPr>
        <w:t xml:space="preserve">אמר</w:t>
      </w:r>
      <w:r w:rsidRPr="00824B91">
        <w:rPr>
          <w:rtl/>
        </w:rPr>
        <w:t xml:space="preserve">: אין כל חדש תחת </w:t>
      </w:r>
      <w:ins w:id="94157" w:author="קלוד" w:date="2026-10-11T13:11:34Z">
        <w:r>
          <w:rPr>
            <w:rtl/>
          </w:rPr>
          <w:t xml:space="preserve">השמש.</w:t>
        </w:r>
      </w:ins>
      <w:del w:id="94158" w:author="קלוד" w:date="2026-10-11T13:11:34Z">
        <w:r w:rsidRPr="00824B91">
          <w:rPr>
            <w:rtl/>
          </w:rPr>
          <w:delText xml:space="preserve">השמש</w:delText>
        </w:r>
        <w:r w:rsidRPr="00824B91">
          <w:rPr>
            <w:rFonts w:hint="cs"/>
            <w:rtl/>
          </w:rPr>
          <w:delText xml:space="preserve">,</w:delText>
        </w:r>
      </w:del>
      <w:r w:rsidRPr="00824B91">
        <w:rPr>
          <w:rtl/>
        </w:rPr>
        <w:t xml:space="preserve"> הראה לו דוגמתן בעוה"ז </w:t>
      </w:r>
      <w:ins w:id="94155" w:author="קלוד" w:date="2026-10-11T13:11:34Z">
        <w:r>
          <w:rPr>
            <w:rtl/>
          </w:rPr>
          <w:t xml:space="preserve">בתרנגולת </w:t>
        </w:r>
        <w:r>
          <w:rPr>
            <w:rStyle w:val="afffffe"/>
            <w:rtl/>
          </w:rPr>
          <w:t xml:space="preserve">המטילה בכל יום</w:t>
        </w:r>
        <w:r>
          <w:rPr>
            <w:rtl/>
          </w:rPr>
          <w:t xml:space="preserve">.</w:t>
        </w:r>
      </w:ins>
      <w:del w:id="94156" w:author="קלוד" w:date="2026-10-11T13:11:34Z">
        <w:r w:rsidRPr="00824B91">
          <w:rPr>
            <w:rtl/>
          </w:rPr>
          <w:delText xml:space="preserve">בתרנגולת.</w:delText>
        </w:r>
      </w:del>
    </w:p>
    <w:p>
      <w:pPr>
        <w:pStyle w:val="38"/>
        <w:rPr>
          <w:ins w:id="97126" w:author="מנוע מכני" w:date="2026-10-11T12:04:39Z"/>
        </w:rPr>
      </w:pPr>
      <w:ins w:id="94161" w:author="קלוד" w:date="2026-10-11T13:11:34Z">
        <w:r>
          <w:t xml:space="preserve">ועוד</w:t>
        </w:r>
      </w:ins>
      <w:del w:id="94162" w:author="קלוד" w:date="2026-10-11T13:11:34Z">
        <w:r w:rsidRPr="006061D7">
          <w:delText xml:space="preserve">ותו</w:delText>
        </w:r>
      </w:del>
      <w:r w:rsidRPr="006061D7">
        <w:t xml:space="preserve"> </w:t>
      </w:r>
      <w:ins w:id="94159" w:author="קלוד" w:date="2026-10-11T13:11:34Z">
        <w:r>
          <w:t xml:space="preserve">דרש</w:t>
        </w:r>
      </w:ins>
      <w:del w:id="94160" w:author="קלוד" w:date="2026-10-11T13:11:34Z">
        <w:r w:rsidRPr="006061D7">
          <w:delText xml:space="preserve">דריש</w:delText>
        </w:r>
      </w:del>
      <w:r w:rsidRPr="006061D7">
        <w:t xml:space="preserve"> ר"ג:</w:t>
      </w:r>
    </w:p>
    <w:p w:rsidR="00E9703F" w:rsidRPr="006061D7" w:rsidRDefault="00E9703F" w:rsidP="00E9703F">
      <w:pPr>
        <w:rPr>
          <w:rtl/>
        </w:rPr>
      </w:pPr>
      <w:del w:id="97127" w:author="מנוע מכני" w:date="2026-10-11T12:04:39Z">
        <w:r w:rsidRPr="006061D7">
          <w:rPr>
            <w:rtl/>
          </w:rPr>
          <w:delText xml:space="preserve"> </w:delText>
        </w:r>
      </w:del>
      <w:r w:rsidRPr="006061D7">
        <w:rPr>
          <w:rtl/>
        </w:rPr>
        <w:t xml:space="preserve">עתידים אילנות שמוציאין פירות בכל יום, </w:t>
      </w:r>
      <w:r>
        <w:rPr>
          <w:rtl/>
        </w:rPr>
        <w:t>שנא'</w:t>
      </w:r>
      <w:r w:rsidRPr="00C077D2">
        <w:rPr>
          <w:rStyle w:val="afffff0"/>
          <w:rtl/>
        </w:rPr>
        <w:t xml:space="preserve"> </w:t>
      </w:r>
      <w:r w:rsidRPr="00C077D2">
        <w:rPr>
          <w:rStyle w:val="afffff0"/>
          <w:rFonts w:hint="cs"/>
          <w:rtl/>
        </w:rPr>
        <w:t>'</w:t>
      </w:r>
      <w:r w:rsidRPr="00C077D2">
        <w:rPr>
          <w:rStyle w:val="afffff0"/>
          <w:rtl/>
        </w:rPr>
        <w:t>ונשא ענף ועשה פרי</w:t>
      </w:r>
      <w:r w:rsidRPr="00C077D2">
        <w:rPr>
          <w:rStyle w:val="afffff0"/>
          <w:rFonts w:hint="cs"/>
          <w:rtl/>
        </w:rPr>
        <w:t>'</w:t>
      </w:r>
      <w:r w:rsidRPr="00C077D2">
        <w:rPr>
          <w:rStyle w:val="afffff0"/>
          <w:rtl/>
        </w:rPr>
        <w:t>,</w:t>
      </w:r>
      <w:r w:rsidRPr="006061D7">
        <w:rPr>
          <w:rtl/>
        </w:rPr>
        <w:t xml:space="preserve"> מה ענף בכל יום</w:t>
      </w:r>
      <w:r w:rsidRPr="006061D7">
        <w:rPr>
          <w:rFonts w:hint="cs"/>
          <w:rtl/>
        </w:rPr>
        <w:t xml:space="preserve"> </w:t>
      </w:r>
      <w:r w:rsidRPr="006061D7">
        <w:rPr>
          <w:rtl/>
        </w:rPr>
        <w:t>אף פרי</w:t>
      </w:r>
    </w:p>
    <w:p w:rsidR="00E9703F" w:rsidRPr="00097464" w:rsidRDefault="00E9703F" w:rsidP="00E9703F">
      <w:pPr>
        <w:rPr>
          <w:spacing w:val="-6"/>
          <w:rtl/>
        </w:rPr>
      </w:pPr>
      <w:r w:rsidRPr="00097464">
        <w:rPr>
          <w:rFonts w:ascii="Fb Fontext" w:hAnsi="Fb Fontext"/>
          <w:spacing w:val="-6"/>
          <w:rtl/>
        </w:rPr>
        <w:t xml:space="preserve">ליגלג עליו אותו תלמיד, </w:t>
      </w:r>
      <w:r w:rsidRPr="00097464">
        <w:rPr>
          <w:rFonts w:ascii="Fb Fontext" w:hAnsi="Fb Fontext"/>
          <w:spacing w:val="-6"/>
          <w:rtl/>
        </w:rPr>
        <w:t xml:space="preserve">אמר</w:t>
      </w:r>
      <w:r w:rsidRPr="00097464">
        <w:rPr>
          <w:rFonts w:ascii="Fb Fontext" w:hAnsi="Fb Fontext"/>
          <w:spacing w:val="-6"/>
          <w:rtl/>
        </w:rPr>
        <w:t xml:space="preserve">: והכתיב</w:t>
      </w:r>
      <w:r w:rsidRPr="00097464">
        <w:rPr>
          <w:rStyle w:val="afffff0"/>
          <w:spacing w:val="-6"/>
          <w:rtl/>
        </w:rPr>
        <w:t xml:space="preserve"> </w:t>
      </w:r>
      <w:r w:rsidRPr="00097464">
        <w:rPr>
          <w:rStyle w:val="afffff0"/>
          <w:rFonts w:hint="cs"/>
          <w:spacing w:val="-6"/>
          <w:rtl/>
        </w:rPr>
        <w:t>'</w:t>
      </w:r>
      <w:ins w:id="90917" w:author="Claude - סמנטי" w:date="2026-10-11T12:28:21Z">
        <w:r>
          <w:rPr>
            <w:rStyle w:val="afffff0"/>
            <w:spacing w:val="-6"/>
            <w:rtl/>
          </w:rPr>
          <w:t xml:space="preserve">אֵין כָּל חָדָשׁ תַּחַת </w:t>
        </w:r>
        <w:ins w:id="94165" w:author="קלוד" w:date="2026-10-11T13:11:34Z">
          <w:r>
            <w:rPr>
              <w:rStyle w:val="afffff0"/>
              <w:spacing w:val="-6"/>
              <w:rtl/>
            </w:rPr>
            <w:t xml:space="preserve">הַשָּׁמֶשׁ'.</w:t>
          </w:r>
        </w:ins>
        <w:del w:id="94166" w:author="קלוד" w:date="2026-10-11T13:11:34Z">
          <w:r>
            <w:rPr>
              <w:rStyle w:val="afffff0"/>
              <w:spacing w:val="-6"/>
              <w:rtl/>
            </w:rPr>
            <w:delText xml:space="preserve">הַשָּׁמֶשׁ</w:delText>
          </w:r>
          <w:r w:rsidRPr="00097464">
            <w:rPr>
              <w:rStyle w:val="afffff0"/>
              <w:rFonts w:hint="cs"/>
              <w:spacing w:val="-6"/>
              <w:rtl/>
            </w:rPr>
            <w:delText xml:space="preserve">',</w:delText>
          </w:r>
        </w:del>
      </w:ins>
      <w:del w:id="90918" w:author="Claude - סמנטי" w:date="2026-10-11T12:28:21Z">
        <w:r w:rsidRPr="00097464">
          <w:rPr>
            <w:rStyle w:val="afffff0"/>
            <w:spacing w:val="-6"/>
            <w:rtl/>
          </w:rPr>
          <w:delText xml:space="preserve">אין כל חדש תחת השמש</w:delText>
        </w:r>
      </w:del>
      <w:ins w:id="94165" w:author="מנוע מכני" w:date="2026-10-11T12:04:39Z">
        <w:ins w:id="94167" w:author="מנוע מכני" w:date="2026-10-11T12:04:39Z">
          <w:r>
            <w:rPr>
              <w:rFonts w:ascii="Fb Fontext" w:hAnsi="Fb Fontext" w:hint="cs"/>
              <w:spacing w:val="-6"/>
              <w:rtl/>
            </w:rPr>
            <w:t xml:space="preserve"> </w:t>
          </w:r>
        </w:ins>
        <w:del w:id="94168" w:author="מנוע מכני" w:date="2026-10-11T12:04:39Z">
          <w:r>
            <w:rPr>
              <w:rFonts w:ascii="Fb Fontext" w:hAnsi="Fb Fontext" w:hint="cs"/>
              <w:spacing w:val="-6"/>
              <w:rtl/>
            </w:rPr>
            <w:delText xml:space="preserve"> </w:delText>
          </w:r>
          <w:r w:rsidRPr="00097464">
            <w:rPr>
              <w:rFonts w:ascii="Fb Fontext" w:hAnsi="Fb Fontext" w:hint="cs"/>
              <w:spacing w:val="-6"/>
              <w:rtl/>
            </w:rPr>
            <w:delText xml:space="preserve"> </w:delText>
          </w:r>
        </w:del>
      </w:ins>
      <w:del w:id="94166" w:author="מנוע מכני" w:date="2026-10-11T12:04:39Z">
        <w:r w:rsidRPr="00097464">
          <w:rPr>
            <w:rFonts w:ascii="Fb Fontext" w:hAnsi="Fb Fontext" w:hint="cs"/>
            <w:spacing w:val="-6"/>
            <w:rtl/>
          </w:rPr>
          <w:delText xml:space="preserve">  </w:delText>
        </w:r>
      </w:del>
      <w:r w:rsidRPr="00097464">
        <w:rPr>
          <w:rFonts w:ascii="Fb Fontext" w:hAnsi="Fb Fontext"/>
          <w:spacing w:val="-6"/>
          <w:rtl/>
        </w:rPr>
        <w:t>והראה לו דוגמתם בעו</w:t>
      </w:r>
      <w:r w:rsidRPr="00097464">
        <w:rPr>
          <w:rFonts w:ascii="Fb Fontext" w:hAnsi="Fb Fontext" w:hint="cs"/>
          <w:spacing w:val="-6"/>
          <w:rtl/>
        </w:rPr>
        <w:t>ה</w:t>
      </w:r>
      <w:r w:rsidRPr="00097464">
        <w:rPr>
          <w:rFonts w:ascii="Fb Fontext" w:hAnsi="Fb Fontext"/>
          <w:spacing w:val="-6"/>
          <w:rtl/>
        </w:rPr>
        <w:t>"</w:t>
      </w:r>
      <w:r w:rsidRPr="00097464">
        <w:rPr>
          <w:rFonts w:ascii="Fb Fontext" w:hAnsi="Fb Fontext" w:hint="cs"/>
          <w:spacing w:val="-6"/>
          <w:rtl/>
        </w:rPr>
        <w:t>ז</w:t>
      </w:r>
      <w:r w:rsidRPr="00097464">
        <w:rPr>
          <w:rFonts w:ascii="Fb Fontext" w:hAnsi="Fb Fontext"/>
          <w:spacing w:val="-6"/>
          <w:rtl/>
        </w:rPr>
        <w:t xml:space="preserve"> </w:t>
      </w:r>
      <w:ins w:id="94163" w:author="קלוד" w:date="2026-10-11T13:11:34Z">
        <w:r>
          <w:rPr>
            <w:rFonts w:ascii="Fb Fontext" w:hAnsi="Fb Fontext"/>
            <w:spacing w:val="-6"/>
            <w:rtl/>
          </w:rPr>
          <w:t xml:space="preserve">בצלף </w:t>
        </w:r>
        <w:r>
          <w:rPr>
            <w:rStyle w:val="afffffe"/>
            <w:rFonts w:ascii="Fb Fontext" w:hAnsi="Fb Fontext"/>
            <w:spacing w:val="-6"/>
            <w:rtl/>
          </w:rPr>
          <w:t xml:space="preserve">הנאכל בכל עונה</w:t>
        </w:r>
        <w:r>
          <w:rPr>
            <w:rFonts w:ascii="Fb Fontext" w:hAnsi="Fb Fontext"/>
            <w:spacing w:val="-6"/>
            <w:rtl/>
          </w:rPr>
          <w:t xml:space="preserve">.</w:t>
        </w:r>
      </w:ins>
      <w:del w:id="94164" w:author="קלוד" w:date="2026-10-11T13:11:34Z">
        <w:r w:rsidRPr="00097464">
          <w:rPr>
            <w:rFonts w:ascii="Fb Fontext" w:hAnsi="Fb Fontext"/>
            <w:spacing w:val="-6"/>
            <w:rtl/>
          </w:rPr>
          <w:delText xml:space="preserve">בצלף.</w:delText>
        </w:r>
      </w:del>
    </w:p>
    <w:p w:rsidR="00E9703F" w:rsidRPr="00805615" w:rsidRDefault="00E9703F" w:rsidP="00E9703F">
      <w:pPr>
        <w:rPr>
          <w:rStyle w:val="afffff0"/>
          <w:rtl/>
        </w:rPr>
      </w:pPr>
      <w:ins w:id="94171" w:author="קלוד" w:date="2026-10-11T13:11:34Z">
        <w:r>
          <w:rPr>
            <w:b/>
            <w:bCs/>
            <w:rtl/>
          </w:rPr>
          <w:t xml:space="preserve">ועוד</w:t>
        </w:r>
      </w:ins>
      <w:del w:id="94172" w:author="קלוד" w:date="2026-10-11T13:11:34Z">
        <w:r w:rsidRPr="006F178A">
          <w:rPr>
            <w:b/>
            <w:bCs/>
            <w:rtl/>
          </w:rPr>
          <w:delText xml:space="preserve">ותו</w:delText>
        </w:r>
      </w:del>
      <w:r w:rsidRPr="006F178A">
        <w:rPr>
          <w:b/>
          <w:bCs/>
          <w:rtl/>
        </w:rPr>
        <w:t xml:space="preserve"> </w:t>
      </w:r>
      <w:ins w:id="94169" w:author="קלוד" w:date="2026-10-11T13:11:34Z">
        <w:r>
          <w:rPr>
            <w:b/>
            <w:bCs/>
            <w:rtl/>
          </w:rPr>
          <w:t xml:space="preserve">דרש</w:t>
        </w:r>
      </w:ins>
      <w:del w:id="94170" w:author="קלוד" w:date="2026-10-11T13:11:34Z">
        <w:r w:rsidRPr="006F178A">
          <w:rPr>
            <w:b/>
            <w:bCs/>
            <w:rtl/>
          </w:rPr>
          <w:delText xml:space="preserve">דריש</w:delText>
        </w:r>
      </w:del>
      <w:r w:rsidRPr="006F178A">
        <w:rPr>
          <w:b/>
          <w:bCs/>
          <w:rtl/>
        </w:rPr>
        <w:t xml:space="preserve"> </w:t>
      </w:r>
      <w:ins w:id="94167" w:author="קלוד" w:date="2026-10-11T13:11:34Z">
        <w:r>
          <w:rPr>
            <w:rStyle w:val="2fb"/>
            <w:rtl/>
          </w:rPr>
          <w:t xml:space="preserve">ר"ג:</w:t>
        </w:r>
      </w:ins>
      <w:del w:id="94168" w:author="קלוד" w:date="2026-10-11T13:11:34Z">
        <w:r w:rsidRPr="006F178A">
          <w:rPr>
            <w:rStyle w:val="2fb"/>
            <w:rtl/>
          </w:rPr>
          <w:delText xml:space="preserve">ר"ג</w:delText>
        </w:r>
      </w:del>
      <w:r w:rsidRPr="006F178A">
        <w:rPr>
          <w:rtl/>
        </w:rPr>
        <w:t xml:space="preserve"> עתידה </w:t>
      </w:r>
      <w:ins w:id="90271" w:author="מנוע מכני" w:date="2026-10-11T12:04:39Z">
        <w:r>
          <w:rPr>
            <w:rtl/>
          </w:rPr>
          <w:t xml:space="preserve">א"י</w:t>
        </w:r>
      </w:ins>
      <w:del w:id="90272" w:author="מנוע מכני" w:date="2026-10-11T12:04:39Z">
        <w:r w:rsidRPr="006F178A">
          <w:rPr>
            <w:rtl/>
          </w:rPr>
          <w:delText xml:space="preserve">ארץ ישראל</w:delText>
        </w:r>
      </w:del>
      <w:r w:rsidRPr="006F178A">
        <w:rPr>
          <w:rtl/>
        </w:rPr>
        <w:t xml:space="preserve"> שתוציא גלוסקאות וכלי מילת, </w:t>
      </w:r>
      <w:r>
        <w:rPr>
          <w:rtl/>
        </w:rPr>
        <w:t>שנא'</w:t>
      </w:r>
      <w:r w:rsidRPr="00805615">
        <w:rPr>
          <w:rStyle w:val="afffff0"/>
          <w:rtl/>
        </w:rPr>
        <w:t xml:space="preserve"> </w:t>
      </w:r>
      <w:r w:rsidRPr="00805615">
        <w:rPr>
          <w:rStyle w:val="afffff0"/>
          <w:rFonts w:hint="cs"/>
          <w:rtl/>
        </w:rPr>
        <w:t>'</w:t>
      </w:r>
      <w:ins w:id="90919" w:author="Claude - סמנטי" w:date="2026-10-11T12:28:21Z">
        <w:r>
          <w:rPr>
            <w:rStyle w:val="afffff0"/>
            <w:rtl/>
          </w:rPr>
          <w:t xml:space="preserve">יְהִי פִסַּת בַּר בָּאָרֶץ</w:t>
        </w:r>
      </w:ins>
      <w:del w:id="90920" w:author="Claude - סמנטי" w:date="2026-10-11T12:28:21Z">
        <w:r w:rsidRPr="00805615">
          <w:rPr>
            <w:rStyle w:val="afffff0"/>
            <w:rtl/>
          </w:rPr>
          <w:delText xml:space="preserve">יהי פסת בר בארץ</w:delText>
        </w:r>
      </w:del>
      <w:r w:rsidRPr="00805615">
        <w:rPr>
          <w:rStyle w:val="afffff0"/>
          <w:rFonts w:hint="cs"/>
          <w:rtl/>
        </w:rPr>
        <w:t>'</w:t>
      </w:r>
    </w:p>
    <w:p w:rsidR="00E9703F" w:rsidRPr="00805615" w:rsidRDefault="00E9703F" w:rsidP="00E9703F">
      <w:pPr>
        <w:rPr>
          <w:rStyle w:val="afffff0"/>
          <w:rtl/>
        </w:rPr>
      </w:pPr>
      <w:r w:rsidRPr="006F178A">
        <w:rPr>
          <w:rtl/>
        </w:rPr>
        <w:t>ליגלג עליו אותו תלמיד, ואמר:</w:t>
      </w:r>
      <w:r w:rsidRPr="00805615">
        <w:rPr>
          <w:rStyle w:val="afffff0"/>
          <w:rtl/>
        </w:rPr>
        <w:t xml:space="preserve"> </w:t>
      </w:r>
      <w:r w:rsidRPr="00805615">
        <w:rPr>
          <w:rStyle w:val="afffff0"/>
          <w:rFonts w:hint="cs"/>
          <w:rtl/>
        </w:rPr>
        <w:t>'</w:t>
      </w:r>
      <w:ins w:id="90921" w:author="Claude - סמנטי" w:date="2026-10-11T12:28:21Z">
        <w:r>
          <w:rPr>
            <w:rStyle w:val="afffff0"/>
            <w:rtl/>
          </w:rPr>
          <w:t xml:space="preserve">אֵין כָּל חָדָשׁ תַּחַת הַשָּׁמֶשׁ</w:t>
        </w:r>
      </w:ins>
      <w:del w:id="90922" w:author="Claude - סמנטי" w:date="2026-10-11T12:28:21Z">
        <w:r w:rsidRPr="00805615">
          <w:rPr>
            <w:rStyle w:val="afffff0"/>
            <w:rtl/>
          </w:rPr>
          <w:delText xml:space="preserve">אין כל חדש תחת השמש</w:delText>
        </w:r>
      </w:del>
      <w:r w:rsidRPr="00805615">
        <w:rPr>
          <w:rStyle w:val="afffff0"/>
          <w:rFonts w:hint="cs"/>
          <w:rtl/>
        </w:rPr>
        <w:t>'</w:t>
      </w:r>
    </w:p>
    <w:p w:rsidR="00E9703F" w:rsidRPr="006F178A" w:rsidRDefault="00E9703F" w:rsidP="00E9703F">
      <w:pPr>
        <w:rPr>
          <w:rtl/>
        </w:rPr>
      </w:pPr>
      <w:r w:rsidRPr="006F178A">
        <w:rPr>
          <w:rtl/>
        </w:rPr>
        <w:t xml:space="preserve">א"ל</w:t>
      </w:r>
      <w:r w:rsidRPr="006F178A">
        <w:rPr>
          <w:rtl/>
        </w:rPr>
        <w:t xml:space="preserve"> בא ואראך דוגמתן בעוה"ז </w:t>
      </w:r>
      <w:r w:rsidRPr="006F178A">
        <w:rPr>
          <w:rFonts w:hint="cs"/>
          <w:rtl/>
        </w:rPr>
        <w:t>יצא והראהו</w:t>
      </w:r>
      <w:r w:rsidRPr="006F178A">
        <w:rPr>
          <w:rtl/>
        </w:rPr>
        <w:t xml:space="preserve"> כמיהין ופטריות, ו</w:t>
      </w:r>
      <w:r w:rsidRPr="006F178A">
        <w:rPr>
          <w:rFonts w:hint="cs"/>
          <w:rtl/>
        </w:rPr>
        <w:t>ל</w:t>
      </w:r>
      <w:r w:rsidRPr="006F178A">
        <w:rPr>
          <w:rtl/>
        </w:rPr>
        <w:t>כלי מילת</w:t>
      </w:r>
      <w:r>
        <w:rPr>
          <w:rtl/>
        </w:rPr>
        <w:t xml:space="preserve"> </w:t>
      </w:r>
      <w:r w:rsidRPr="006F178A">
        <w:rPr>
          <w:rFonts w:hint="cs"/>
          <w:rtl/>
        </w:rPr>
        <w:t>- סיב של דקל</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לא.</w:t>
      </w:r>
    </w:p>
    <w:p>
      <w:pPr>
        <w:pStyle w:val="afffff8"/>
        <w:rPr>
          <w:ins w:id="91083" w:author="קלוד" w:date="2026-10-11T12:33:55Z"/>
        </w:rPr>
      </w:pPr>
      <w:ins w:id="91084" w:author="קלוד" w:date="2026-10-11T12:33:55Z">
        <w:r>
          <w:rPr>
            <w:color w:val="7B3F00"/>
          </w:rPr>
          <w:t xml:space="preserve">ענוותנותו של הלל - המהמרים על ארבע מאות זוז</w:t>
        </w:r>
      </w:ins>
    </w:p>
    <w:p w:rsidR="00E9703F" w:rsidRPr="00E46213" w:rsidRDefault="00E9703F" w:rsidP="00E9703F">
      <w:pPr>
        <w:rPr>
          <w:bCs/>
          <w:rtl/>
        </w:rPr>
      </w:pPr>
      <w:r w:rsidRPr="00E46213">
        <w:rPr>
          <w:rFonts w:ascii="Fb Fontext" w:hAnsi="Fb Fontext"/>
          <w:bCs/>
          <w:rtl/>
        </w:rPr>
        <w:t>• ת"ר לעולם יהא אדם ענוותן כהלל ואל יהא קפדן כשמאי.</w:t>
      </w:r>
    </w:p>
    <w:p w:rsidR="00E9703F" w:rsidRDefault="00E9703F" w:rsidP="00E9703F">
      <w:pPr>
        <w:rPr>
          <w:rtl/>
        </w:rPr>
      </w:pPr>
      <w:r w:rsidRPr="006F178A">
        <w:rPr>
          <w:rtl/>
        </w:rPr>
        <w:t xml:space="preserve">ומעשה בב' בנ"א </w:t>
      </w:r>
      <w:r w:rsidRPr="006F178A">
        <w:rPr>
          <w:rFonts w:hint="cs"/>
          <w:rtl/>
        </w:rPr>
        <w:t>ש</w:t>
      </w:r>
      <w:r w:rsidRPr="006F178A">
        <w:rPr>
          <w:rtl/>
        </w:rPr>
        <w:t xml:space="preserve">המרו זה את זה בד' </w:t>
      </w:r>
      <w:r w:rsidRPr="006F178A">
        <w:rPr>
          <w:rFonts w:hint="cs"/>
          <w:rtl/>
        </w:rPr>
        <w:t>מ</w:t>
      </w:r>
      <w:r w:rsidRPr="006F178A">
        <w:rPr>
          <w:rtl/>
        </w:rPr>
        <w:t xml:space="preserve">אות זוז למי שיצליח להקניט את </w:t>
      </w:r>
      <w:ins w:id="94179" w:author="קלוד" w:date="2026-10-11T13:11:34Z">
        <w:r>
          <w:rPr>
            <w:rtl/>
          </w:rPr>
          <w:t xml:space="preserve">הלל.</w:t>
        </w:r>
      </w:ins>
      <w:del w:id="94180" w:author="קלוד" w:date="2026-10-11T13:11:34Z">
        <w:r w:rsidRPr="006F178A">
          <w:rPr>
            <w:rtl/>
          </w:rPr>
          <w:delText xml:space="preserve">הלל</w:delText>
        </w:r>
      </w:del>
      <w:r w:rsidRPr="006F178A">
        <w:rPr>
          <w:rtl/>
        </w:rPr>
        <w:t xml:space="preserve"> והלך </w:t>
      </w:r>
      <w:ins w:id="94177" w:author="קלוד" w:date="2026-10-11T13:11:34Z">
        <w:r>
          <w:rPr>
            <w:rtl/>
          </w:rPr>
          <w:t xml:space="preserve">אחד</w:t>
        </w:r>
      </w:ins>
      <w:del w:id="94178" w:author="קלוד" w:date="2026-10-11T13:11:34Z">
        <w:r w:rsidRPr="006F178A">
          <w:rPr>
            <w:rtl/>
          </w:rPr>
          <w:delText xml:space="preserve">חד</w:delText>
        </w:r>
      </w:del>
      <w:r w:rsidRPr="006F178A">
        <w:rPr>
          <w:rtl/>
        </w:rPr>
        <w:t xml:space="preserve"> </w:t>
      </w:r>
      <w:ins w:id="94175" w:author="קלוד" w:date="2026-10-11T13:11:34Z">
        <w:r>
          <w:rPr>
            <w:rStyle w:val="2fb"/>
            <w:rtl/>
          </w:rPr>
          <w:t xml:space="preserve">בער"ש </w:t>
        </w:r>
        <w:r>
          <w:rPr>
            <w:rStyle w:val="afffffe"/>
            <w:rtl/>
          </w:rPr>
          <w:t xml:space="preserve">כשהלל חופף ראשו</w:t>
        </w:r>
      </w:ins>
      <w:del w:id="94176" w:author="קלוד" w:date="2026-10-11T13:11:34Z">
        <w:r w:rsidRPr="006F178A">
          <w:rPr>
            <w:rStyle w:val="2fb"/>
            <w:rtl/>
          </w:rPr>
          <w:delText xml:space="preserve">בער"ש</w:delText>
        </w:r>
      </w:del>
      <w:r w:rsidRPr="006F178A">
        <w:rPr>
          <w:rtl/>
        </w:rPr>
        <w:t xml:space="preserve"> ועבר על </w:t>
      </w:r>
      <w:ins w:id="94173" w:author="קלוד" w:date="2026-10-11T13:11:34Z">
        <w:r>
          <w:rPr>
            <w:rtl/>
          </w:rPr>
          <w:t xml:space="preserve">ביתו,</w:t>
        </w:r>
      </w:ins>
      <w:del w:id="94174" w:author="קלוד" w:date="2026-10-11T13:11:34Z">
        <w:r w:rsidRPr="006F178A">
          <w:rPr>
            <w:rtl/>
          </w:rPr>
          <w:delText xml:space="preserve">ביתו</w:delText>
        </w:r>
      </w:del>
      <w:r w:rsidRPr="006F178A">
        <w:rPr>
          <w:rtl/>
        </w:rPr>
        <w:t xml:space="preserve"> ובתחילה הטרידו</w:t>
      </w:r>
    </w:p>
    <w:p w:rsidR="00E9703F" w:rsidRDefault="00E9703F" w:rsidP="00E9703F">
      <w:pPr>
        <w:rPr>
          <w:rtl/>
        </w:rPr>
      </w:pPr>
      <w:r w:rsidRPr="006F178A">
        <w:rPr>
          <w:b/>
          <w:bCs/>
          <w:rtl/>
        </w:rPr>
        <w:t>ושאלו</w:t>
      </w:r>
      <w:r w:rsidRPr="006F178A">
        <w:rPr>
          <w:rtl/>
        </w:rPr>
        <w:t xml:space="preserve"> מפני מה ראשיהן של </w:t>
      </w:r>
      <w:r w:rsidRPr="00E46213">
        <w:rPr>
          <w:b/>
          <w:bCs/>
          <w:rtl/>
        </w:rPr>
        <w:t>בבליים</w:t>
      </w:r>
      <w:r w:rsidRPr="006F178A">
        <w:rPr>
          <w:rtl/>
        </w:rPr>
        <w:t xml:space="preserve"> סגלגלות?</w:t>
      </w:r>
      <w:r>
        <w:rPr>
          <w:rFonts w:hint="cs"/>
          <w:rtl/>
        </w:rPr>
        <w:t xml:space="preserve"> </w:t>
      </w:r>
      <w:r>
        <w:rPr>
          <w:rFonts w:hint="cs"/>
          <w:rtl/>
        </w:rPr>
        <w:t xml:space="preserve">ו</w:t>
      </w:r>
      <w:r w:rsidRPr="006F178A">
        <w:rPr>
          <w:rtl/>
        </w:rPr>
        <w:t xml:space="preserve">א"ל</w:t>
      </w:r>
      <w:ins w:id="94183" w:author="קלוד" w:date="2026-10-11T13:11:34Z">
        <w:r>
          <w:rPr>
            <w:rtl/>
          </w:rPr>
          <w:t xml:space="preserve"> </w:t>
        </w:r>
      </w:ins>
      <w:del w:id="94184" w:author="קלוד" w:date="2026-10-11T13:11:34Z">
        <w:r w:rsidRPr="006F178A">
          <w:rPr>
            <w:rtl/>
          </w:rPr>
          <w:delText xml:space="preserve"> שהוא </w:delText>
        </w:r>
      </w:del>
      <w:r w:rsidRPr="006F178A">
        <w:rPr>
          <w:rtl/>
        </w:rPr>
        <w:t xml:space="preserve">מפני שאין להם חיות</w:t>
      </w:r>
      <w:ins w:id="94181" w:author="קלוד" w:date="2026-10-11T13:11:34Z">
        <w:r>
          <w:rPr>
            <w:rtl/>
          </w:rPr>
          <w:t xml:space="preserve"> </w:t>
        </w:r>
        <w:r>
          <w:rPr>
            <w:rStyle w:val="afffffe"/>
            <w:rtl/>
          </w:rPr>
          <w:t xml:space="preserve">מיילדות</w:t>
        </w:r>
        <w:r>
          <w:rPr>
            <w:rtl/>
          </w:rPr>
          <w:t xml:space="preserve"> </w:t>
        </w:r>
      </w:ins>
      <w:del w:id="94182" w:author="קלוד" w:date="2026-10-11T13:11:34Z">
        <w:r w:rsidRPr="006F178A">
          <w:rPr>
            <w:rtl/>
          </w:rPr>
          <w:delText xml:space="preserve"> </w:delText>
        </w:r>
      </w:del>
      <w:r w:rsidRPr="006F178A">
        <w:rPr>
          <w:rtl/>
        </w:rPr>
        <w:t xml:space="preserve">פקחות</w:t>
      </w:r>
    </w:p>
    <w:p w:rsidR="00E9703F" w:rsidRPr="006F178A" w:rsidRDefault="00E9703F" w:rsidP="00E9703F">
      <w:pPr>
        <w:rPr>
          <w:rtl/>
        </w:rPr>
      </w:pPr>
      <w:r w:rsidRPr="006F178A">
        <w:rPr>
          <w:b/>
          <w:bCs/>
          <w:rtl/>
        </w:rPr>
        <w:t>ושוב חזר ושאלו</w:t>
      </w:r>
      <w:r w:rsidRPr="006F178A">
        <w:rPr>
          <w:rtl/>
        </w:rPr>
        <w:t xml:space="preserve"> מפני מה עיניהן של </w:t>
      </w:r>
      <w:r w:rsidRPr="00E46213">
        <w:rPr>
          <w:b/>
          <w:bCs/>
          <w:rtl/>
        </w:rPr>
        <w:t>תרמודיין</w:t>
      </w:r>
      <w:r w:rsidRPr="006F178A">
        <w:rPr>
          <w:rtl/>
        </w:rPr>
        <w:t xml:space="preserve"> תרוטות </w:t>
      </w:r>
      <w:r w:rsidRPr="006F178A">
        <w:rPr>
          <w:rtl/>
        </w:rPr>
        <w:tab/>
        <w:t xml:space="preserve">וא"ל</w:t>
      </w:r>
      <w:r w:rsidRPr="006F178A">
        <w:rPr>
          <w:rtl/>
        </w:rPr>
        <w:tab/>
        <w:t xml:space="preserve"> מפני שדרין בין החולות.</w:t>
      </w:r>
    </w:p>
    <w:p w:rsidR="00E9703F" w:rsidRPr="006F178A" w:rsidRDefault="00E9703F" w:rsidP="00E9703F">
      <w:pPr>
        <w:rPr>
          <w:rtl/>
        </w:rPr>
      </w:pPr>
      <w:r w:rsidRPr="006F178A">
        <w:rPr>
          <w:b/>
          <w:bCs/>
          <w:rtl/>
        </w:rPr>
        <w:t>ושוב חזר ושאלו</w:t>
      </w:r>
      <w:r w:rsidRPr="006F178A">
        <w:rPr>
          <w:rtl/>
        </w:rPr>
        <w:t xml:space="preserve"> מפני מה רגליהם של </w:t>
      </w:r>
      <w:r w:rsidRPr="00E46213">
        <w:rPr>
          <w:b/>
          <w:bCs/>
          <w:rtl/>
        </w:rPr>
        <w:t>אפרקיים</w:t>
      </w:r>
      <w:r w:rsidRPr="006F178A">
        <w:rPr>
          <w:rtl/>
        </w:rPr>
        <w:t xml:space="preserve"> רחבות </w:t>
      </w:r>
      <w:r w:rsidRPr="006F178A">
        <w:rPr>
          <w:rtl/>
        </w:rPr>
        <w:tab/>
        <w:t xml:space="preserve">וא"ל</w:t>
      </w:r>
      <w:r w:rsidRPr="006F178A">
        <w:rPr>
          <w:rtl/>
        </w:rPr>
        <w:tab/>
        <w:t xml:space="preserve"> מפני שדרין בין בצעי המים.</w:t>
      </w:r>
    </w:p>
    <w:p w:rsidR="00E9703F" w:rsidRPr="006F178A" w:rsidRDefault="00E9703F" w:rsidP="00E9703F">
      <w:pPr>
        <w:rPr>
          <w:rtl/>
        </w:rPr>
      </w:pPr>
      <w:r w:rsidRPr="006F178A">
        <w:rPr>
          <w:rtl/>
        </w:rPr>
        <w:t xml:space="preserve">ולבסוף </w:t>
      </w:r>
      <w:ins w:id="94185" w:author="קלוד" w:date="2026-10-11T13:11:34Z">
        <w:r>
          <w:rPr>
            <w:rtl/>
          </w:rPr>
          <w:t xml:space="preserve">א"ל</w:t>
        </w:r>
      </w:ins>
      <w:del w:id="94186" w:author="קלוד" w:date="2026-10-11T13:11:34Z">
        <w:r w:rsidRPr="006F178A">
          <w:rPr>
            <w:rtl/>
          </w:rPr>
          <w:delText xml:space="preserve">א"ל</w:delText>
        </w:r>
        <w:r w:rsidRPr="006F178A">
          <w:rPr>
            <w:rtl/>
          </w:rPr>
          <w:delText xml:space="preserve"> הרבה</w:delText>
        </w:r>
      </w:del>
      <w:r w:rsidRPr="006F178A">
        <w:rPr>
          <w:rtl/>
        </w:rPr>
        <w:t xml:space="preserve"> שאלות הרבה יש לי לשאול, ומתירא אני שמא תכעוס.</w:t>
      </w:r>
    </w:p>
    <w:p w:rsidR="00E9703F" w:rsidRDefault="00E9703F" w:rsidP="00E9703F">
      <w:pPr>
        <w:rPr>
          <w:rtl/>
        </w:rPr>
      </w:pPr>
      <w:r w:rsidRPr="006F178A">
        <w:rPr>
          <w:rtl/>
        </w:rPr>
        <w:t xml:space="preserve">נתעטף וישב לפניו - </w:t>
      </w:r>
      <w:ins w:id="94189" w:author="קלוד" w:date="2026-10-11T13:11:34Z">
        <w:r>
          <w:rPr>
            <w:rtl/>
          </w:rPr>
          <w:t xml:space="preserve">א"ל:</w:t>
        </w:r>
      </w:ins>
      <w:del w:id="94190" w:author="קלוד" w:date="2026-10-11T13:11:34Z">
        <w:r w:rsidRPr="006F178A">
          <w:rPr>
            <w:rtl/>
          </w:rPr>
          <w:delText xml:space="preserve">א"ל</w:delText>
        </w:r>
      </w:del>
      <w:r w:rsidRPr="006F178A">
        <w:rPr>
          <w:rtl/>
        </w:rPr>
        <w:t xml:space="preserve"> כל שאלות שיש לך </w:t>
      </w:r>
      <w:ins w:id="94187" w:author="קלוד" w:date="2026-10-11T13:11:34Z">
        <w:r>
          <w:rPr>
            <w:rtl/>
          </w:rPr>
          <w:t xml:space="preserve">לשאול - שאל.</w:t>
        </w:r>
      </w:ins>
      <w:del w:id="94188" w:author="קלוד" w:date="2026-10-11T13:11:34Z">
        <w:r w:rsidRPr="006F178A">
          <w:rPr>
            <w:rtl/>
          </w:rPr>
          <w:delText xml:space="preserve">לשאול</w:delText>
        </w:r>
      </w:del>
    </w:p>
    <w:p w:rsidR="00E9703F" w:rsidRPr="00B3644D" w:rsidRDefault="00E9703F" w:rsidP="00E9703F">
      <w:pPr>
        <w:rPr>
          <w:spacing w:val="-4"/>
          <w:rtl/>
        </w:rPr>
      </w:pPr>
      <w:r w:rsidRPr="00B3644D">
        <w:rPr>
          <w:spacing w:val="-4"/>
          <w:rtl/>
        </w:rPr>
        <w:t xml:space="preserve">וא"ל</w:t>
      </w:r>
      <w:r w:rsidRPr="00B3644D">
        <w:rPr>
          <w:spacing w:val="-4"/>
          <w:rtl/>
        </w:rPr>
        <w:t xml:space="preserve"> אתה הוא הלל שקורין אותך נשיא ישראל </w:t>
      </w:r>
      <w:r w:rsidRPr="00B3644D">
        <w:rPr>
          <w:spacing w:val="-4"/>
          <w:rtl/>
        </w:rPr>
        <w:t xml:space="preserve">א"ל</w:t>
      </w:r>
      <w:r w:rsidRPr="00B3644D">
        <w:rPr>
          <w:spacing w:val="-4"/>
          <w:rtl/>
        </w:rPr>
        <w:t xml:space="preserve"> הן </w:t>
      </w:r>
      <w:r w:rsidRPr="00B3644D">
        <w:rPr>
          <w:spacing w:val="-4"/>
          <w:rtl/>
        </w:rPr>
        <w:t xml:space="preserve">א"ל</w:t>
      </w:r>
      <w:r w:rsidRPr="00B3644D">
        <w:rPr>
          <w:spacing w:val="-4"/>
          <w:rtl/>
        </w:rPr>
        <w:t xml:space="preserve"> אם אתה הוא </w:t>
      </w:r>
      <w:r w:rsidRPr="00B3644D">
        <w:rPr>
          <w:spacing w:val="-4"/>
          <w:rtl/>
        </w:rPr>
        <w:t xml:space="preserve">לא</w:t>
      </w:r>
      <w:r w:rsidRPr="00B3644D">
        <w:rPr>
          <w:spacing w:val="-4"/>
          <w:rtl/>
        </w:rPr>
        <w:t xml:space="preserve"> ירבו כמותך בישראל.</w:t>
      </w:r>
    </w:p>
    <w:p w:rsidR="00E9703F" w:rsidRPr="006F178A" w:rsidRDefault="00E9703F" w:rsidP="00E9703F">
      <w:pPr>
        <w:rPr>
          <w:rtl/>
        </w:rPr>
      </w:pPr>
      <w:r w:rsidRPr="006F178A">
        <w:rPr>
          <w:rtl/>
        </w:rPr>
        <w:t xml:space="preserve">א"ל</w:t>
      </w:r>
      <w:r w:rsidRPr="006F178A">
        <w:rPr>
          <w:rtl/>
        </w:rPr>
        <w:t xml:space="preserve"> בני, מפני מה </w:t>
      </w:r>
      <w:r w:rsidRPr="006F178A">
        <w:rPr>
          <w:rtl/>
        </w:rPr>
        <w:t xml:space="preserve">א"ל</w:t>
      </w:r>
      <w:r w:rsidRPr="006F178A">
        <w:rPr>
          <w:rtl/>
        </w:rPr>
        <w:t xml:space="preserve"> מפני שאבדתי על ידך ארבע מאות זוז.</w:t>
      </w:r>
    </w:p>
    <w:p w:rsidR="00E9703F" w:rsidRPr="006F178A" w:rsidRDefault="00E9703F" w:rsidP="00E9703F">
      <w:pPr>
        <w:rPr>
          <w:rtl/>
        </w:rPr>
      </w:pPr>
      <w:r w:rsidRPr="006F178A">
        <w:rPr>
          <w:rtl/>
        </w:rPr>
        <w:t xml:space="preserve">א"ל</w:t>
      </w:r>
      <w:r w:rsidRPr="006F178A">
        <w:rPr>
          <w:rtl/>
        </w:rPr>
        <w:t xml:space="preserve"> הוי זהיר ברוחך, כדי הוא הלל שתאבד על ידו </w:t>
      </w:r>
      <w:r w:rsidRPr="006F178A">
        <w:rPr>
          <w:rFonts w:hint="cs"/>
          <w:rtl/>
        </w:rPr>
        <w:t>ד'</w:t>
      </w:r>
      <w:r w:rsidRPr="006F178A">
        <w:rPr>
          <w:rtl/>
        </w:rPr>
        <w:t xml:space="preserve"> מאות זוז ו</w:t>
      </w:r>
      <w:r w:rsidRPr="006F178A">
        <w:rPr>
          <w:rFonts w:hint="cs"/>
          <w:rtl/>
        </w:rPr>
        <w:t>ד'</w:t>
      </w:r>
      <w:r w:rsidRPr="006F178A">
        <w:rPr>
          <w:rtl/>
        </w:rPr>
        <w:t xml:space="preserve"> מאות זוז - והלל </w:t>
      </w:r>
      <w:r w:rsidRPr="006F178A">
        <w:rPr>
          <w:rtl/>
        </w:rPr>
        <w:t xml:space="preserve">לא</w:t>
      </w:r>
      <w:r w:rsidRPr="006F178A">
        <w:rPr>
          <w:rtl/>
        </w:rPr>
        <w:t xml:space="preserve"> יקפיד.</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לא.</w:t>
      </w:r>
    </w:p>
    <w:p>
      <w:pPr>
        <w:pStyle w:val="afffff8"/>
        <w:rPr>
          <w:ins w:id="91081" w:author="קלוד" w:date="2026-10-11T12:33:55Z"/>
        </w:rPr>
      </w:pPr>
      <w:ins w:id="91082" w:author="קלוד" w:date="2026-10-11T12:33:55Z">
        <w:r>
          <w:rPr>
            <w:color w:val="7B3F00"/>
          </w:rPr>
          <w:t xml:space="preserve">נכרים לפני שמאי והלל - 'כל התורה כולה על רגל אחת'</w:t>
        </w:r>
      </w:ins>
    </w:p>
    <w:p w:rsidR="00E9703F" w:rsidRPr="006F178A" w:rsidRDefault="00E9703F" w:rsidP="00E9703F">
      <w:pPr>
        <w:rPr>
          <w:rtl/>
        </w:rPr>
      </w:pPr>
      <w:r w:rsidRPr="006F178A">
        <w:rPr>
          <w:rFonts w:ascii="Fb Fontext" w:hAnsi="Fb Fontext"/>
          <w:b/>
          <w:rtl/>
        </w:rPr>
        <w:t>•</w:t>
      </w:r>
      <w:r w:rsidRPr="006F178A">
        <w:rPr>
          <w:rFonts w:ascii="Fb Fontext" w:hAnsi="Fb Fontext"/>
          <w:b/>
          <w:bCs/>
          <w:rtl/>
        </w:rPr>
        <w:t xml:space="preserve"> ת"ר</w:t>
      </w:r>
      <w:r w:rsidRPr="006F178A">
        <w:rPr>
          <w:rFonts w:ascii="Fb Fontext" w:hAnsi="Fb Fontext"/>
          <w:rtl/>
        </w:rPr>
        <w:t xml:space="preserve"> מעשה בנכרי אחד שבא לפני </w:t>
      </w:r>
      <w:ins w:id="92485" w:author="מנוע מכני" w:date="2026-10-11T12:04:39Z">
        <w:r>
          <w:rPr>
            <w:rFonts w:ascii="Fb Fontext" w:hAnsi="Fb Fontext"/>
            <w:rtl/>
          </w:rPr>
          <w:t xml:space="preserve">שמה</w:t>
        </w:r>
      </w:ins>
      <w:del w:id="92486" w:author="מנוע מכני" w:date="2026-10-11T12:04:39Z">
        <w:r w:rsidRPr="006F178A">
          <w:rPr>
            <w:rFonts w:ascii="Fb Fontext" w:hAnsi="Fb Fontext"/>
            <w:rtl/>
          </w:rPr>
          <w:delText xml:space="preserve">שמאי</w:delText>
        </w:r>
      </w:del>
      <w:r w:rsidRPr="006F178A">
        <w:rPr>
          <w:rFonts w:ascii="Fb Fontext" w:hAnsi="Fb Fontext"/>
          <w:rtl/>
        </w:rPr>
        <w:t xml:space="preserve">, ולא האמינו לתורה שבע"פ וביקש ללמוד רק תורה שבכתב וה</w:t>
      </w:r>
      <w:r w:rsidRPr="006F178A">
        <w:rPr>
          <w:rFonts w:ascii="Fb Fontext" w:hAnsi="Fb Fontext" w:hint="cs"/>
          <w:rtl/>
        </w:rPr>
        <w:t>ו</w:t>
      </w:r>
      <w:r w:rsidRPr="006F178A">
        <w:rPr>
          <w:rFonts w:ascii="Fb Fontext" w:hAnsi="Fb Fontext"/>
          <w:rtl/>
        </w:rPr>
        <w:t>ציאו בנזיפה.</w:t>
      </w:r>
    </w:p>
    <w:p w:rsidR="00E9703F" w:rsidRPr="00B3644D" w:rsidRDefault="00E9703F" w:rsidP="00E9703F">
      <w:pPr>
        <w:rPr>
          <w:spacing w:val="-4"/>
          <w:rtl/>
        </w:rPr>
      </w:pPr>
      <w:r w:rsidRPr="00B3644D">
        <w:rPr>
          <w:rFonts w:ascii="Fb Fontext" w:hAnsi="Fb Fontext"/>
          <w:spacing w:val="-4"/>
          <w:sz w:val="20"/>
          <w:rtl/>
        </w:rPr>
        <w:t xml:space="preserve">וכשבא לפני הלל </w:t>
      </w:r>
      <w:ins w:id="94209" w:author="קלוד" w:date="2026-10-11T13:11:34Z">
        <w:r>
          <w:rPr>
            <w:rStyle w:val="afffffe"/>
            <w:rFonts w:ascii="Fb Fontext" w:hAnsi="Fb Fontext"/>
            <w:spacing w:val="-4"/>
            <w:sz w:val="20"/>
            <w:rtl/>
          </w:rPr>
          <w:t xml:space="preserve">גיירו</w:t>
        </w:r>
        <w:r>
          <w:rPr>
            <w:rFonts w:ascii="Fb Fontext" w:hAnsi="Fb Fontext"/>
            <w:spacing w:val="-4"/>
            <w:sz w:val="20"/>
            <w:rtl/>
          </w:rPr>
          <w:t xml:space="preserve"> ולמדו</w:t>
        </w:r>
      </w:ins>
      <w:del w:id="94210" w:author="קלוד" w:date="2026-10-11T13:11:34Z">
        <w:r w:rsidRPr="00B3644D">
          <w:rPr>
            <w:rFonts w:ascii="Fb Fontext" w:hAnsi="Fb Fontext"/>
            <w:spacing w:val="-4"/>
            <w:sz w:val="20"/>
            <w:rtl/>
          </w:rPr>
          <w:delText xml:space="preserve">למדו</w:delText>
        </w:r>
      </w:del>
      <w:r w:rsidRPr="00B3644D">
        <w:rPr>
          <w:rFonts w:ascii="Fb Fontext" w:hAnsi="Fb Fontext"/>
          <w:spacing w:val="-4"/>
          <w:sz w:val="20"/>
          <w:rtl/>
        </w:rPr>
        <w:t xml:space="preserve"> א"ב ג"ד, </w:t>
      </w:r>
      <w:ins w:id="94207" w:author="קלוד" w:date="2026-10-11T13:11:34Z">
        <w:r>
          <w:rPr>
            <w:rFonts w:ascii="Fb Fontext" w:hAnsi="Fb Fontext"/>
            <w:spacing w:val="-4"/>
            <w:sz w:val="20"/>
            <w:rtl/>
          </w:rPr>
          <w:t xml:space="preserve">ולמחר</w:t>
        </w:r>
      </w:ins>
      <w:del w:id="94208" w:author="קלוד" w:date="2026-10-11T13:11:34Z">
        <w:r w:rsidRPr="00B3644D">
          <w:rPr>
            <w:rFonts w:ascii="Fb Fontext" w:hAnsi="Fb Fontext"/>
            <w:spacing w:val="-4"/>
            <w:sz w:val="20"/>
            <w:rtl/>
          </w:rPr>
          <w:delText xml:space="preserve">למחר</w:delText>
        </w:r>
      </w:del>
      <w:r w:rsidRPr="00B3644D">
        <w:rPr>
          <w:rFonts w:ascii="Fb Fontext" w:hAnsi="Fb Fontext"/>
          <w:spacing w:val="-4"/>
          <w:sz w:val="20"/>
          <w:rtl/>
        </w:rPr>
        <w:t xml:space="preserve"> </w:t>
      </w:r>
      <w:ins w:id="94205" w:author="קלוד" w:date="2026-10-11T13:11:34Z">
        <w:r>
          <w:rPr>
            <w:rFonts w:ascii="Fb Fontext" w:hAnsi="Fb Fontext"/>
            <w:spacing w:val="-4"/>
            <w:sz w:val="20"/>
            <w:rtl/>
          </w:rPr>
          <w:t xml:space="preserve">הפך</w:t>
        </w:r>
      </w:ins>
      <w:del w:id="94206" w:author="קלוד" w:date="2026-10-11T13:11:34Z">
        <w:r w:rsidRPr="00B3644D">
          <w:rPr>
            <w:rFonts w:ascii="Fb Fontext" w:hAnsi="Fb Fontext"/>
            <w:spacing w:val="-4"/>
            <w:sz w:val="20"/>
            <w:rtl/>
          </w:rPr>
          <w:delText xml:space="preserve">אפיך</w:delText>
        </w:r>
      </w:del>
      <w:r w:rsidRPr="00B3644D">
        <w:rPr>
          <w:rFonts w:ascii="Fb Fontext" w:hAnsi="Fb Fontext"/>
          <w:spacing w:val="-4"/>
          <w:sz w:val="20"/>
          <w:rtl/>
        </w:rPr>
        <w:t xml:space="preserve"> </w:t>
      </w:r>
      <w:ins w:id="92487" w:author="מנוע מכני" w:date="2026-10-11T12:04:39Z">
        <w:ins w:id="94203" w:author="קלוד" w:date="2026-10-11T13:11:34Z">
          <w:r>
            <w:rPr>
              <w:rFonts w:ascii="Fb Fontext" w:hAnsi="Fb Fontext"/>
              <w:spacing w:val="-4"/>
              <w:sz w:val="20"/>
              <w:rtl/>
            </w:rPr>
            <w:t xml:space="preserve">לו</w:t>
          </w:r>
        </w:ins>
        <w:del w:id="94204" w:author="קלוד" w:date="2026-10-11T13:11:34Z">
          <w:r>
            <w:rPr>
              <w:rFonts w:ascii="Fb Fontext" w:hAnsi="Fb Fontext"/>
              <w:spacing w:val="-4"/>
              <w:sz w:val="20"/>
              <w:rtl/>
            </w:rPr>
            <w:delText xml:space="preserve">לו</w:delText>
          </w:r>
          <w:r w:rsidRPr="00B3644D">
            <w:rPr>
              <w:rFonts w:ascii="Fb Fontext" w:hAnsi="Fb Fontext"/>
              <w:spacing w:val="-4"/>
              <w:sz w:val="20"/>
              <w:rtl/>
            </w:rPr>
            <w:delText xml:space="preserve">.</w:delText>
          </w:r>
        </w:del>
      </w:ins>
      <w:del w:id="92488" w:author="מנוע מכני" w:date="2026-10-11T12:04:39Z">
        <w:r w:rsidRPr="00B3644D">
          <w:rPr>
            <w:rFonts w:ascii="Fb Fontext" w:hAnsi="Fb Fontext"/>
            <w:spacing w:val="-4"/>
            <w:sz w:val="20"/>
            <w:rtl/>
          </w:rPr>
          <w:delText xml:space="preserve">ליה</w:delText>
        </w:r>
      </w:del>
      <w:r w:rsidRPr="00B3644D">
        <w:rPr>
          <w:rFonts w:ascii="Fb Fontext" w:hAnsi="Fb Fontext"/>
          <w:spacing w:val="-4"/>
          <w:sz w:val="20"/>
          <w:rtl/>
        </w:rPr>
        <w:t xml:space="preserve"> </w:t>
      </w:r>
      <w:ins w:id="94201" w:author="קלוד" w:date="2026-10-11T13:11:34Z">
        <w:r>
          <w:rPr>
            <w:rStyle w:val="afffffe"/>
            <w:rFonts w:ascii="Fb Fontext" w:hAnsi="Fb Fontext"/>
            <w:spacing w:val="-4"/>
            <w:sz w:val="20"/>
            <w:rtl/>
          </w:rPr>
          <w:t xml:space="preserve">הסדר</w:t>
        </w:r>
        <w:r>
          <w:rPr>
            <w:rFonts w:ascii="Fb Fontext" w:hAnsi="Fb Fontext"/>
            <w:spacing w:val="-4"/>
            <w:sz w:val="20"/>
            <w:rtl/>
          </w:rPr>
          <w:t xml:space="preserve">.</w:t>
        </w:r>
      </w:ins>
      <w:del w:id="94202" w:author="קלוד" w:date="2026-10-11T13:11:34Z">
        <w:r w:rsidRPr="00B3644D">
          <w:rPr>
            <w:rFonts w:ascii="Fb Fontext" w:hAnsi="Fb Fontext"/>
            <w:spacing w:val="-4"/>
            <w:sz w:val="20"/>
            <w:rtl/>
          </w:rPr>
          <w:delText xml:space="preserve">וא"ל</w:delText>
        </w:r>
      </w:del>
      <w:r w:rsidRPr="00B3644D">
        <w:rPr>
          <w:rFonts w:ascii="Fb Fontext" w:hAnsi="Fb Fontext"/>
          <w:spacing w:val="-4"/>
          <w:sz w:val="20"/>
          <w:rtl/>
        </w:rPr>
        <w:t xml:space="preserve"> </w:t>
      </w:r>
      <w:ins w:id="91011" w:author="מנוע מכני" w:date="2026-10-11T12:04:39Z">
        <w:ins w:id="94199" w:author="קלוד" w:date="2026-10-11T13:11:34Z">
          <w:r>
            <w:rPr>
              <w:rStyle w:val="afffffe"/>
              <w:rFonts w:ascii="Fb Fontext" w:hAnsi="Fb Fontext"/>
              <w:spacing w:val="-4"/>
              <w:sz w:val="20"/>
              <w:rtl/>
            </w:rPr>
            <w:t xml:space="preserve">וכשתמה</w:t>
          </w:r>
          <w:r>
            <w:rPr>
              <w:rFonts w:ascii="Fb Fontext" w:hAnsi="Fb Fontext"/>
              <w:spacing w:val="-4"/>
              <w:sz w:val="20"/>
              <w:rtl/>
            </w:rPr>
            <w:t xml:space="preserve"> א"ל: הרי</w:t>
          </w:r>
        </w:ins>
        <w:del w:id="94200" w:author="קלוד" w:date="2026-10-11T13:11:34Z">
          <w:r>
            <w:rPr>
              <w:rFonts w:ascii="Fb Fontext" w:hAnsi="Fb Fontext"/>
              <w:spacing w:val="-4"/>
              <w:sz w:val="20"/>
              <w:rtl/>
            </w:rPr>
            <w:delText xml:space="preserve">לא</w:delText>
          </w:r>
        </w:del>
      </w:ins>
      <w:del w:id="91012" w:author="מנוע מכני" w:date="2026-10-11T12:04:39Z">
        <w:r w:rsidRPr="00B3644D">
          <w:rPr>
            <w:rFonts w:ascii="Fb Fontext" w:hAnsi="Fb Fontext"/>
            <w:spacing w:val="-4"/>
            <w:sz w:val="20"/>
            <w:rtl/>
          </w:rPr>
          <w:delText xml:space="preserve">לאו</w:delText>
        </w:r>
      </w:del>
      <w:r w:rsidRPr="00B3644D">
        <w:rPr>
          <w:rFonts w:ascii="Fb Fontext" w:hAnsi="Fb Fontext"/>
          <w:spacing w:val="-4"/>
          <w:sz w:val="20"/>
          <w:rtl/>
        </w:rPr>
        <w:t xml:space="preserve"> עלי </w:t>
      </w:r>
      <w:ins w:id="94197" w:author="קלוד" w:date="2026-10-11T13:11:34Z">
        <w:r>
          <w:rPr>
            <w:rFonts w:ascii="Fb Fontext" w:hAnsi="Fb Fontext"/>
            <w:spacing w:val="-4"/>
            <w:sz w:val="20"/>
            <w:rtl/>
          </w:rPr>
          <w:t xml:space="preserve">אתה</w:t>
        </w:r>
      </w:ins>
      <w:del w:id="94198" w:author="קלוד" w:date="2026-10-11T13:11:34Z">
        <w:r w:rsidRPr="00B3644D">
          <w:rPr>
            <w:rFonts w:ascii="Fb Fontext" w:hAnsi="Fb Fontext"/>
            <w:spacing w:val="-4"/>
            <w:sz w:val="20"/>
            <w:rtl/>
          </w:rPr>
          <w:delText xml:space="preserve">דידי</w:delText>
        </w:r>
      </w:del>
      <w:r w:rsidRPr="00B3644D">
        <w:rPr>
          <w:rFonts w:ascii="Fb Fontext" w:hAnsi="Fb Fontext"/>
          <w:spacing w:val="-4"/>
          <w:sz w:val="20"/>
          <w:rtl/>
        </w:rPr>
        <w:t xml:space="preserve"> </w:t>
      </w:r>
      <w:ins w:id="94195" w:author="קלוד" w:date="2026-10-11T13:11:34Z">
        <w:r>
          <w:rPr>
            <w:rFonts w:ascii="Fb Fontext" w:hAnsi="Fb Fontext"/>
            <w:spacing w:val="-4"/>
            <w:sz w:val="20"/>
            <w:rtl/>
          </w:rPr>
          <w:t xml:space="preserve">סומך,</w:t>
        </w:r>
      </w:ins>
      <w:del w:id="94196" w:author="קלוד" w:date="2026-10-11T13:11:34Z">
        <w:r w:rsidRPr="00B3644D">
          <w:rPr>
            <w:rFonts w:ascii="Fb Fontext" w:hAnsi="Fb Fontext"/>
            <w:spacing w:val="-4"/>
            <w:sz w:val="20"/>
            <w:rtl/>
          </w:rPr>
          <w:delText xml:space="preserve">סמכת,</w:delText>
        </w:r>
      </w:del>
      <w:r w:rsidRPr="00B3644D">
        <w:rPr>
          <w:rFonts w:ascii="Fb Fontext" w:hAnsi="Fb Fontext"/>
          <w:spacing w:val="-4"/>
          <w:sz w:val="20"/>
          <w:rtl/>
        </w:rPr>
        <w:t xml:space="preserve"> </w:t>
      </w:r>
      <w:ins w:id="94193" w:author="קלוד" w:date="2026-10-11T13:11:34Z">
        <w:r>
          <w:rPr>
            <w:rFonts w:ascii="Fb Fontext" w:hAnsi="Fb Fontext"/>
            <w:spacing w:val="-4"/>
            <w:sz w:val="20"/>
            <w:rtl/>
          </w:rPr>
          <w:t xml:space="preserve">אף</w:t>
        </w:r>
      </w:ins>
      <w:del w:id="94194" w:author="קלוד" w:date="2026-10-11T13:11:34Z">
        <w:r w:rsidRPr="00B3644D">
          <w:rPr>
            <w:rFonts w:ascii="Fb Fontext" w:hAnsi="Fb Fontext"/>
            <w:spacing w:val="-4"/>
            <w:sz w:val="20"/>
            <w:rtl/>
          </w:rPr>
          <w:delText xml:space="preserve">דע"פ</w:delText>
        </w:r>
      </w:del>
      <w:r w:rsidRPr="00B3644D">
        <w:rPr>
          <w:rFonts w:ascii="Fb Fontext" w:hAnsi="Fb Fontext"/>
          <w:spacing w:val="-4"/>
          <w:sz w:val="20"/>
          <w:rtl/>
        </w:rPr>
        <w:t xml:space="preserve"> </w:t>
      </w:r>
      <w:ins w:id="91009" w:author="מנוע מכני" w:date="2026-10-11T12:04:39Z">
        <w:ins w:id="94191" w:author="קלוד" w:date="2026-10-11T13:11:34Z">
          <w:r>
            <w:rPr>
              <w:rFonts w:ascii="Fb Fontext" w:hAnsi="Fb Fontext"/>
              <w:spacing w:val="-4"/>
              <w:sz w:val="20"/>
              <w:rtl/>
            </w:rPr>
            <w:t xml:space="preserve">בשבע"פ</w:t>
          </w:r>
        </w:ins>
        <w:del w:id="94192" w:author="קלוד" w:date="2026-10-11T13:11:34Z">
          <w:r>
            <w:rPr>
              <w:rFonts w:ascii="Fb Fontext" w:hAnsi="Fb Fontext"/>
              <w:spacing w:val="-4"/>
              <w:sz w:val="20"/>
              <w:rtl/>
            </w:rPr>
            <w:delText xml:space="preserve">גם</w:delText>
          </w:r>
        </w:del>
      </w:ins>
      <w:del w:id="91010" w:author="מנוע מכני" w:date="2026-10-11T12:04:39Z">
        <w:r w:rsidRPr="00B3644D">
          <w:rPr>
            <w:rFonts w:ascii="Fb Fontext" w:hAnsi="Fb Fontext"/>
            <w:spacing w:val="-4"/>
            <w:sz w:val="20"/>
            <w:rtl/>
          </w:rPr>
          <w:delText xml:space="preserve">נמי</w:delText>
        </w:r>
      </w:del>
      <w:r w:rsidRPr="00B3644D">
        <w:rPr>
          <w:rFonts w:ascii="Fb Fontext" w:hAnsi="Fb Fontext"/>
          <w:spacing w:val="-4"/>
          <w:sz w:val="20"/>
          <w:rtl/>
        </w:rPr>
        <w:t xml:space="preserve"> סמוך עלי.</w:t>
      </w:r>
    </w:p>
    <w:p w:rsidR="00E9703F" w:rsidRPr="006F178A" w:rsidRDefault="00E9703F" w:rsidP="00E9703F">
      <w:pPr>
        <w:rPr>
          <w:rtl/>
        </w:rPr>
      </w:pPr>
      <w:r w:rsidRPr="006F178A">
        <w:rPr>
          <w:rtl/>
        </w:rPr>
        <w:t xml:space="preserve">שוב מעשה בנכרי אחד שבא לפני </w:t>
      </w:r>
      <w:ins w:id="92489" w:author="מנוע מכני" w:date="2026-10-11T12:04:39Z">
        <w:r>
          <w:rPr>
            <w:rtl/>
          </w:rPr>
          <w:t xml:space="preserve">שמה</w:t>
        </w:r>
      </w:ins>
      <w:del w:id="92490" w:author="מנוע מכני" w:date="2026-10-11T12:04:39Z">
        <w:r w:rsidRPr="006F178A">
          <w:rPr>
            <w:rtl/>
          </w:rPr>
          <w:delText xml:space="preserve">שמאי</w:delText>
        </w:r>
      </w:del>
      <w:r w:rsidRPr="006F178A">
        <w:rPr>
          <w:rtl/>
        </w:rPr>
        <w:t xml:space="preserve"> </w:t>
      </w:r>
      <w:r w:rsidRPr="006F178A">
        <w:rPr>
          <w:rtl/>
        </w:rPr>
        <w:t xml:space="preserve">א"ל</w:t>
      </w:r>
      <w:r w:rsidRPr="006F178A">
        <w:rPr>
          <w:rtl/>
        </w:rPr>
        <w:t xml:space="preserve">: גיירני על מנת שתלמדני כל התורה כולה כשאני עומד על רגל אחת.</w:t>
      </w:r>
    </w:p>
    <w:p w:rsidR="00E9703F" w:rsidRPr="006F178A" w:rsidRDefault="00E9703F" w:rsidP="00E9703F">
      <w:pPr>
        <w:rPr>
          <w:rtl/>
        </w:rPr>
      </w:pPr>
      <w:r w:rsidRPr="006F178A">
        <w:rPr>
          <w:rFonts w:ascii="Fb Fontext" w:hAnsi="Fb Fontext"/>
          <w:rtl/>
        </w:rPr>
        <w:t>דחפו באמת הבנין שבידו. בא לפני הלל, גייר</w:t>
      </w:r>
      <w:r w:rsidRPr="006F178A">
        <w:rPr>
          <w:rFonts w:ascii="Fb Fontext" w:hAnsi="Fb Fontext" w:hint="cs"/>
          <w:rtl/>
        </w:rPr>
        <w:t>ו</w:t>
      </w:r>
      <w:r w:rsidRPr="006F178A">
        <w:rPr>
          <w:rFonts w:ascii="Fb Fontext" w:hAnsi="Fb Fontext"/>
          <w:rtl/>
        </w:rPr>
        <w:t>.</w:t>
      </w:r>
    </w:p>
    <w:p>
      <w:pPr>
        <w:pStyle w:val="38"/>
        <w:rPr>
          <w:ins w:id="97128" w:author="מנוע מכני" w:date="2026-10-11T12:04:39Z"/>
        </w:rPr>
      </w:pPr>
      <w:r w:rsidRPr="006F178A">
        <w:t xml:space="preserve">א"ל</w:t>
      </w:r>
      <w:r w:rsidRPr="006F178A">
        <w:t xml:space="preserve">:</w:t>
      </w:r>
    </w:p>
    <w:p w:rsidR="00E9703F" w:rsidRPr="006F178A" w:rsidRDefault="00E9703F" w:rsidP="00E9703F">
      <w:pPr>
        <w:rPr>
          <w:rtl/>
        </w:rPr>
      </w:pPr>
      <w:del w:id="97129" w:author="מנוע מכני" w:date="2026-10-11T12:04:39Z">
        <w:r w:rsidRPr="006F178A">
          <w:rPr>
            <w:rFonts w:ascii="Fb Fontext" w:hAnsi="Fb Fontext"/>
            <w:sz w:val="20"/>
            <w:rtl/>
          </w:rPr>
          <w:delText xml:space="preserve"> </w:delText>
        </w:r>
      </w:del>
      <w:ins w:id="94221" w:author="קלוד" w:date="2026-10-11T13:11:34Z">
        <w:r>
          <w:rPr>
            <w:rFonts w:ascii="Fb Fontext" w:hAnsi="Fb Fontext"/>
            <w:sz w:val="20"/>
            <w:rtl/>
          </w:rPr>
          <w:t xml:space="preserve">מה</w:t>
        </w:r>
      </w:ins>
      <w:del w:id="94222" w:author="קלוד" w:date="2026-10-11T13:11:34Z">
        <w:r w:rsidRPr="006F178A">
          <w:rPr>
            <w:rFonts w:ascii="Fb Fontext" w:hAnsi="Fb Fontext"/>
            <w:sz w:val="20"/>
            <w:rtl/>
          </w:rPr>
          <w:delText xml:space="preserve">דעלך</w:delText>
        </w:r>
      </w:del>
      <w:r w:rsidRPr="006F178A">
        <w:rPr>
          <w:rFonts w:ascii="Fb Fontext" w:hAnsi="Fb Fontext"/>
          <w:sz w:val="20"/>
          <w:rtl/>
        </w:rPr>
        <w:t xml:space="preserve"> </w:t>
      </w:r>
      <w:ins w:id="94219" w:author="קלוד" w:date="2026-10-11T13:11:34Z">
        <w:r>
          <w:rPr>
            <w:rFonts w:ascii="Fb Fontext" w:hAnsi="Fb Fontext"/>
            <w:sz w:val="20"/>
            <w:rtl/>
          </w:rPr>
          <w:t xml:space="preserve">ששנוא</w:t>
        </w:r>
      </w:ins>
      <w:del w:id="94220" w:author="קלוד" w:date="2026-10-11T13:11:34Z">
        <w:r w:rsidRPr="006F178A">
          <w:rPr>
            <w:rFonts w:ascii="Fb Fontext" w:hAnsi="Fb Fontext"/>
            <w:sz w:val="20"/>
            <w:rtl/>
          </w:rPr>
          <w:delText xml:space="preserve">סני</w:delText>
        </w:r>
      </w:del>
      <w:r w:rsidRPr="006F178A">
        <w:rPr>
          <w:rFonts w:ascii="Fb Fontext" w:hAnsi="Fb Fontext"/>
          <w:sz w:val="20"/>
          <w:rtl/>
        </w:rPr>
        <w:t xml:space="preserve"> </w:t>
      </w:r>
      <w:ins w:id="94217" w:author="קלוד" w:date="2026-10-11T13:11:34Z">
        <w:r>
          <w:rPr>
            <w:rFonts w:ascii="Fb Fontext" w:hAnsi="Fb Fontext"/>
            <w:sz w:val="20"/>
            <w:rtl/>
          </w:rPr>
          <w:t xml:space="preserve">עליך</w:t>
        </w:r>
      </w:ins>
      <w:del w:id="94218" w:author="קלוד" w:date="2026-10-11T13:11:34Z">
        <w:r w:rsidRPr="006F178A">
          <w:rPr>
            <w:rFonts w:ascii="Fb Fontext" w:hAnsi="Fb Fontext"/>
            <w:sz w:val="20"/>
            <w:rtl/>
          </w:rPr>
          <w:delText xml:space="preserve">לחברך</w:delText>
        </w:r>
      </w:del>
      <w:r w:rsidRPr="006F178A">
        <w:rPr>
          <w:rFonts w:ascii="Fb Fontext" w:hAnsi="Fb Fontext"/>
          <w:sz w:val="20"/>
          <w:rtl/>
        </w:rPr>
        <w:t xml:space="preserve"> </w:t>
      </w:r>
      <w:r w:rsidRPr="006F178A">
        <w:rPr>
          <w:rFonts w:ascii="Fb Fontext" w:hAnsi="Fb Fontext"/>
          <w:sz w:val="20"/>
          <w:rtl/>
        </w:rPr>
        <w:t xml:space="preserve">לא</w:t>
      </w:r>
      <w:r w:rsidRPr="006F178A">
        <w:rPr>
          <w:rFonts w:ascii="Fb Fontext" w:hAnsi="Fb Fontext"/>
          <w:sz w:val="20"/>
          <w:rtl/>
        </w:rPr>
        <w:t xml:space="preserve"> </w:t>
      </w:r>
      <w:ins w:id="94215" w:author="קלוד" w:date="2026-10-11T13:11:34Z">
        <w:r>
          <w:rPr>
            <w:rFonts w:ascii="Fb Fontext" w:hAnsi="Fb Fontext"/>
            <w:sz w:val="20"/>
            <w:rtl/>
          </w:rPr>
          <w:t xml:space="preserve">תעשה לחברך</w:t>
        </w:r>
      </w:ins>
      <w:del w:id="94216" w:author="קלוד" w:date="2026-10-11T13:11:34Z">
        <w:r w:rsidRPr="006F178A">
          <w:rPr>
            <w:rFonts w:ascii="Fb Fontext" w:hAnsi="Fb Fontext"/>
            <w:sz w:val="20"/>
            <w:rtl/>
          </w:rPr>
          <w:delText xml:space="preserve">תעביד</w:delText>
        </w:r>
      </w:del>
      <w:r w:rsidRPr="006F178A">
        <w:rPr>
          <w:rFonts w:ascii="Fb Fontext" w:hAnsi="Fb Fontext"/>
          <w:sz w:val="20"/>
          <w:rtl/>
        </w:rPr>
        <w:t xml:space="preserve"> - זו היא כל התורה כולה, </w:t>
      </w:r>
      <w:ins w:id="94213" w:author="קלוד" w:date="2026-10-11T13:11:34Z">
        <w:r>
          <w:rPr>
            <w:rFonts w:ascii="Fb Fontext" w:hAnsi="Fb Fontext"/>
            <w:sz w:val="20"/>
            <w:rtl/>
          </w:rPr>
          <w:t xml:space="preserve">והשאר</w:t>
        </w:r>
      </w:ins>
      <w:del w:id="94214" w:author="קלוד" w:date="2026-10-11T13:11:34Z">
        <w:r w:rsidRPr="006F178A">
          <w:rPr>
            <w:rFonts w:ascii="Fb Fontext" w:hAnsi="Fb Fontext"/>
            <w:sz w:val="20"/>
            <w:rtl/>
          </w:rPr>
          <w:delText xml:space="preserve">ואידך</w:delText>
        </w:r>
      </w:del>
      <w:r w:rsidRPr="006F178A">
        <w:rPr>
          <w:rFonts w:ascii="Fb Fontext" w:hAnsi="Fb Fontext"/>
          <w:sz w:val="20"/>
          <w:rtl/>
        </w:rPr>
        <w:t xml:space="preserve"> - פירושה הוא, </w:t>
      </w:r>
      <w:ins w:id="95663" w:author="מנוע מכני" w:date="2026-10-11T12:04:39Z">
        <w:r>
          <w:rPr>
            <w:rFonts w:ascii="Fb Fontext" w:hAnsi="Fb Fontext"/>
            <w:sz w:val="20"/>
            <w:rtl/>
          </w:rPr>
          <w:t xml:space="preserve">לך</w:t>
        </w:r>
      </w:ins>
      <w:del w:id="95664" w:author="מנוע מכני" w:date="2026-10-11T12:04:39Z">
        <w:r w:rsidRPr="006F178A">
          <w:rPr>
            <w:rFonts w:ascii="Fb Fontext" w:hAnsi="Fb Fontext"/>
            <w:sz w:val="20"/>
            <w:rtl/>
          </w:rPr>
          <w:delText xml:space="preserve">זיל</w:delText>
        </w:r>
      </w:del>
      <w:r w:rsidRPr="006F178A">
        <w:rPr>
          <w:rFonts w:ascii="Fb Fontext" w:hAnsi="Fb Fontext"/>
          <w:sz w:val="20"/>
          <w:rtl/>
        </w:rPr>
        <w:t xml:space="preserve"> </w:t>
      </w:r>
      <w:ins w:id="94211" w:author="קלוד" w:date="2026-10-11T13:11:34Z">
        <w:r>
          <w:rPr>
            <w:rFonts w:ascii="Fb Fontext" w:hAnsi="Fb Fontext"/>
            <w:sz w:val="20"/>
            <w:rtl/>
          </w:rPr>
          <w:t xml:space="preserve">ולמד.</w:t>
        </w:r>
      </w:ins>
      <w:del w:id="94212" w:author="קלוד" w:date="2026-10-11T13:11:34Z">
        <w:r w:rsidRPr="006F178A">
          <w:rPr>
            <w:rFonts w:ascii="Fb Fontext" w:hAnsi="Fb Fontext"/>
            <w:sz w:val="20"/>
            <w:rtl/>
          </w:rPr>
          <w:delText xml:space="preserve">גמור.</w:delText>
        </w:r>
      </w:del>
    </w:p>
    <w:p w:rsidR="00E9703F" w:rsidRPr="006F178A" w:rsidRDefault="00E9703F" w:rsidP="00E9703F">
      <w:pPr>
        <w:rPr>
          <w:rtl/>
        </w:rPr>
      </w:pPr>
      <w:r w:rsidRPr="006F178A">
        <w:rPr>
          <w:rFonts w:ascii="Fb Fontext" w:hAnsi="Fb Fontext"/>
          <w:rtl/>
        </w:rPr>
        <w:t>שוב מעשה בנכרי אחד שהיה עובר אחורי ביהמ"ד, ושמע קול סופר שהיה אומר</w:t>
      </w:r>
      <w:r w:rsidRPr="00C81A01">
        <w:rPr>
          <w:rStyle w:val="afffff0"/>
          <w:rtl/>
        </w:rPr>
        <w:t xml:space="preserve"> </w:t>
      </w:r>
      <w:r w:rsidRPr="00C81A01">
        <w:rPr>
          <w:rStyle w:val="afffff0"/>
          <w:rFonts w:hint="cs"/>
          <w:rtl/>
        </w:rPr>
        <w:t>'</w:t>
      </w:r>
      <w:ins w:id="90923" w:author="Claude - סמנטי" w:date="2026-10-11T12:28:21Z">
        <w:r>
          <w:rPr>
            <w:rStyle w:val="afffff0"/>
            <w:rtl/>
          </w:rPr>
          <w:t xml:space="preserve">וְאֵלֶּה הַבְּגָדִים אֲשֶׁר יַעֲשׂוּ חֹשֶׁן וְאֵפוֹד</w:t>
        </w:r>
      </w:ins>
      <w:del w:id="90924" w:author="Claude - סמנטי" w:date="2026-10-11T12:28:21Z">
        <w:r w:rsidRPr="00C81A01">
          <w:rPr>
            <w:rStyle w:val="afffff0"/>
            <w:rtl/>
          </w:rPr>
          <w:delText xml:space="preserve">ואלה הבגדים אשר יעשו חשן ואפוד</w:delText>
        </w:r>
      </w:del>
      <w:r w:rsidRPr="00C81A01">
        <w:rPr>
          <w:rStyle w:val="afffff0"/>
          <w:rFonts w:hint="cs"/>
          <w:rtl/>
        </w:rPr>
        <w:t>'</w:t>
      </w:r>
      <w:r w:rsidRPr="00C81A01">
        <w:rPr>
          <w:rStyle w:val="afffff0"/>
          <w:rtl/>
        </w:rPr>
        <w:t>.</w:t>
      </w:r>
    </w:p>
    <w:p>
      <w:pPr>
        <w:pStyle w:val="38"/>
        <w:rPr>
          <w:ins w:id="97130" w:author="מנוע מכני" w:date="2026-10-11T12:04:39Z"/>
        </w:rPr>
      </w:pPr>
      <w:r w:rsidRPr="006F178A">
        <w:t xml:space="preserve">אמר</w:t>
      </w:r>
      <w:r w:rsidRPr="006F178A">
        <w:t xml:space="preserve">:</w:t>
      </w:r>
    </w:p>
    <w:p w:rsidR="00E9703F" w:rsidRPr="006F178A" w:rsidRDefault="00E9703F" w:rsidP="00E9703F">
      <w:pPr>
        <w:rPr>
          <w:rtl/>
        </w:rPr>
      </w:pPr>
      <w:del w:id="97131" w:author="מנוע מכני" w:date="2026-10-11T12:04:39Z">
        <w:r w:rsidRPr="006F178A">
          <w:rPr>
            <w:rtl/>
          </w:rPr>
          <w:delText xml:space="preserve"> </w:delText>
        </w:r>
      </w:del>
      <w:r w:rsidRPr="006F178A">
        <w:rPr>
          <w:rtl/>
        </w:rPr>
        <w:t xml:space="preserve">הללו </w:t>
      </w:r>
      <w:ins w:id="94233" w:author="קלוד" w:date="2026-10-11T13:11:34Z">
        <w:r>
          <w:rPr>
            <w:rtl/>
          </w:rPr>
          <w:t xml:space="preserve">למי?</w:t>
        </w:r>
      </w:ins>
      <w:del w:id="94234" w:author="קלוד" w:date="2026-10-11T13:11:34Z">
        <w:r w:rsidRPr="006F178A">
          <w:rPr>
            <w:rtl/>
          </w:rPr>
          <w:delText xml:space="preserve">למי</w:delText>
        </w:r>
      </w:del>
      <w:r w:rsidRPr="006F178A">
        <w:rPr>
          <w:rtl/>
        </w:rPr>
        <w:t xml:space="preserve"> </w:t>
      </w:r>
      <w:r w:rsidRPr="006F178A">
        <w:rPr>
          <w:rtl/>
        </w:rPr>
        <w:t xml:space="preserve">א"ל</w:t>
      </w:r>
      <w:r w:rsidRPr="006F178A">
        <w:rPr>
          <w:rtl/>
        </w:rPr>
        <w:t xml:space="preserve">: לכהן </w:t>
      </w:r>
      <w:ins w:id="94231" w:author="קלוד" w:date="2026-10-11T13:11:34Z">
        <w:r>
          <w:rPr>
            <w:rtl/>
          </w:rPr>
          <w:t xml:space="preserve">גדול.</w:t>
        </w:r>
      </w:ins>
      <w:del w:id="94232" w:author="קלוד" w:date="2026-10-11T13:11:34Z">
        <w:r w:rsidRPr="006F178A">
          <w:rPr>
            <w:rtl/>
          </w:rPr>
          <w:delText xml:space="preserve">גדול,</w:delText>
        </w:r>
      </w:del>
      <w:r w:rsidRPr="006F178A">
        <w:rPr>
          <w:rtl/>
        </w:rPr>
        <w:t xml:space="preserve"> </w:t>
      </w:r>
      <w:r w:rsidRPr="006F178A">
        <w:rPr>
          <w:rtl/>
        </w:rPr>
        <w:t xml:space="preserve">אמר</w:t>
      </w:r>
      <w:r w:rsidRPr="006F178A">
        <w:rPr>
          <w:rtl/>
        </w:rPr>
        <w:t xml:space="preserve"> אותו נכרי </w:t>
      </w:r>
      <w:ins w:id="94229" w:author="קלוד" w:date="2026-10-11T13:11:34Z">
        <w:r>
          <w:rPr>
            <w:rtl/>
          </w:rPr>
          <w:t xml:space="preserve">בעצמו:</w:t>
        </w:r>
      </w:ins>
      <w:del w:id="94230" w:author="קלוד" w:date="2026-10-11T13:11:34Z">
        <w:r w:rsidRPr="006F178A">
          <w:rPr>
            <w:rtl/>
          </w:rPr>
          <w:delText xml:space="preserve">בעצמו,</w:delText>
        </w:r>
      </w:del>
      <w:r w:rsidRPr="006F178A">
        <w:rPr>
          <w:rtl/>
        </w:rPr>
        <w:t xml:space="preserve"> אלך </w:t>
      </w:r>
      <w:ins w:id="94227" w:author="קלוד" w:date="2026-10-11T13:11:34Z">
        <w:r>
          <w:rPr>
            <w:rtl/>
          </w:rPr>
          <w:t xml:space="preserve">ואתגייר</w:t>
        </w:r>
      </w:ins>
      <w:del w:id="94228" w:author="קלוד" w:date="2026-10-11T13:11:34Z">
        <w:r w:rsidRPr="006F178A">
          <w:rPr>
            <w:rtl/>
          </w:rPr>
          <w:delText xml:space="preserve">ואתגייר,</w:delText>
        </w:r>
      </w:del>
      <w:r w:rsidRPr="006F178A">
        <w:rPr>
          <w:rtl/>
        </w:rPr>
        <w:t xml:space="preserve"> בשביל שישימוני </w:t>
      </w:r>
      <w:ins w:id="94225" w:author="קלוד" w:date="2026-10-11T13:11:34Z">
        <w:r>
          <w:rPr>
            <w:spacing w:val="-6"/>
            <w:rtl/>
          </w:rPr>
          <w:t xml:space="preserve">כה"ג.</w:t>
        </w:r>
      </w:ins>
      <w:del w:id="94226" w:author="קלוד" w:date="2026-10-11T13:11:34Z">
        <w:r w:rsidRPr="00B3644D">
          <w:rPr>
            <w:spacing w:val="-6"/>
            <w:rtl/>
          </w:rPr>
          <w:delText xml:space="preserve">כה"ג</w:delText>
        </w:r>
      </w:del>
      <w:r w:rsidRPr="00B3644D">
        <w:rPr>
          <w:spacing w:val="-6"/>
          <w:rtl/>
        </w:rPr>
        <w:t xml:space="preserve"> וכשבא לפני </w:t>
      </w:r>
      <w:ins w:id="92491" w:author="מנוע מכני" w:date="2026-10-11T12:04:39Z">
        <w:r>
          <w:rPr>
            <w:spacing w:val="-6"/>
            <w:rtl/>
          </w:rPr>
          <w:t xml:space="preserve">שמה</w:t>
        </w:r>
      </w:ins>
      <w:del w:id="92492" w:author="מנוע מכני" w:date="2026-10-11T12:04:39Z">
        <w:r w:rsidRPr="00B3644D">
          <w:rPr>
            <w:spacing w:val="-6"/>
            <w:rtl/>
          </w:rPr>
          <w:delText xml:space="preserve">שמאי</w:delText>
        </w:r>
      </w:del>
      <w:r w:rsidRPr="00B3644D">
        <w:rPr>
          <w:spacing w:val="-6"/>
          <w:rtl/>
        </w:rPr>
        <w:t xml:space="preserve"> </w:t>
      </w:r>
      <w:ins w:id="94223" w:author="קלוד" w:date="2026-10-11T13:11:34Z">
        <w:r>
          <w:rPr>
            <w:spacing w:val="-6"/>
            <w:rtl/>
          </w:rPr>
          <w:t xml:space="preserve">א"ל:</w:t>
        </w:r>
      </w:ins>
      <w:del w:id="94224" w:author="קלוד" w:date="2026-10-11T13:11:34Z">
        <w:r w:rsidRPr="00B3644D">
          <w:rPr>
            <w:spacing w:val="-6"/>
            <w:rtl/>
          </w:rPr>
          <w:delText xml:space="preserve">וא"ל</w:delText>
        </w:r>
      </w:del>
      <w:r w:rsidRPr="00B3644D">
        <w:rPr>
          <w:spacing w:val="-6"/>
          <w:rtl/>
        </w:rPr>
        <w:t xml:space="preserve"> גיירני על מנת שתשימני כהן גדול. דחפו באמת הבנין שבידו.</w:t>
      </w:r>
    </w:p>
    <w:p w:rsidR="00E9703F" w:rsidRPr="006F178A" w:rsidRDefault="00E9703F" w:rsidP="00E9703F">
      <w:pPr>
        <w:rPr>
          <w:rtl/>
        </w:rPr>
      </w:pPr>
      <w:r w:rsidRPr="006F178A">
        <w:rPr>
          <w:rtl/>
        </w:rPr>
        <w:t xml:space="preserve">בא לפני </w:t>
      </w:r>
      <w:ins w:id="94245" w:author="קלוד" w:date="2026-10-11T13:11:34Z">
        <w:r>
          <w:rPr>
            <w:rtl/>
          </w:rPr>
          <w:t xml:space="preserve">הלל,</w:t>
        </w:r>
      </w:ins>
      <w:del w:id="94246" w:author="קלוד" w:date="2026-10-11T13:11:34Z">
        <w:r w:rsidRPr="006F178A">
          <w:rPr>
            <w:rtl/>
          </w:rPr>
          <w:delText xml:space="preserve">הלל</w:delText>
        </w:r>
      </w:del>
      <w:r w:rsidRPr="006F178A">
        <w:rPr>
          <w:rtl/>
        </w:rPr>
        <w:t xml:space="preserve"> </w:t>
      </w:r>
      <w:ins w:id="94243" w:author="קלוד" w:date="2026-10-11T13:11:34Z">
        <w:r>
          <w:rPr>
            <w:rtl/>
          </w:rPr>
          <w:t xml:space="preserve">גיירו</w:t>
        </w:r>
      </w:ins>
      <w:del w:id="94244" w:author="קלוד" w:date="2026-10-11T13:11:34Z">
        <w:r w:rsidRPr="006F178A">
          <w:rPr>
            <w:rtl/>
          </w:rPr>
          <w:delText xml:space="preserve">גייריה</w:delText>
        </w:r>
      </w:del>
      <w:r w:rsidRPr="006F178A">
        <w:rPr>
          <w:rtl/>
        </w:rPr>
        <w:t xml:space="preserve"> </w:t>
      </w:r>
      <w:ins w:id="94241" w:author="קלוד" w:date="2026-10-11T13:11:34Z">
        <w:r>
          <w:rPr>
            <w:rtl/>
          </w:rPr>
          <w:t xml:space="preserve">וא"ל:</w:t>
        </w:r>
      </w:ins>
      <w:del w:id="94242" w:author="קלוד" w:date="2026-10-11T13:11:34Z">
        <w:r w:rsidRPr="006F178A">
          <w:rPr>
            <w:rtl/>
          </w:rPr>
          <w:delText xml:space="preserve">א"ל</w:delText>
        </w:r>
        <w:r w:rsidRPr="006F178A">
          <w:rPr>
            <w:rtl/>
          </w:rPr>
          <w:delText xml:space="preserve">:</w:delText>
        </w:r>
      </w:del>
      <w:r w:rsidRPr="006F178A">
        <w:rPr>
          <w:rtl/>
        </w:rPr>
        <w:t xml:space="preserve"> </w:t>
      </w:r>
      <w:ins w:id="94239" w:author="קלוד" w:date="2026-10-11T13:11:34Z">
        <w:r>
          <w:rPr>
            <w:rtl/>
          </w:rPr>
          <w:t xml:space="preserve">אין</w:t>
        </w:r>
      </w:ins>
      <w:del w:id="94240" w:author="קלוד" w:date="2026-10-11T13:11:34Z">
        <w:r w:rsidRPr="006F178A">
          <w:rPr>
            <w:rtl/>
          </w:rPr>
          <w:delText xml:space="preserve">כלום</w:delText>
        </w:r>
      </w:del>
      <w:r w:rsidRPr="006F178A">
        <w:rPr>
          <w:rtl/>
        </w:rPr>
        <w:t xml:space="preserve"> מעמידין מלך אלא מי שיודע טכסיסי </w:t>
      </w:r>
      <w:ins w:id="94237" w:author="קלוד" w:date="2026-10-11T13:11:34Z">
        <w:r>
          <w:rPr>
            <w:rtl/>
          </w:rPr>
          <w:t xml:space="preserve">מלכות,</w:t>
        </w:r>
      </w:ins>
      <w:del w:id="94238" w:author="קלוד" w:date="2026-10-11T13:11:34Z">
        <w:r w:rsidRPr="006F178A">
          <w:rPr>
            <w:rtl/>
          </w:rPr>
          <w:delText xml:space="preserve">מלכות?</w:delText>
        </w:r>
      </w:del>
      <w:r w:rsidRPr="006F178A">
        <w:rPr>
          <w:rtl/>
        </w:rPr>
        <w:t xml:space="preserve"> לך למוד טכסיסי </w:t>
      </w:r>
      <w:ins w:id="94235" w:author="קלוד" w:date="2026-10-11T13:11:34Z">
        <w:r>
          <w:rPr>
            <w:rtl/>
          </w:rPr>
          <w:t xml:space="preserve">מלכות </w:t>
        </w:r>
        <w:r>
          <w:rPr>
            <w:rStyle w:val="afffffe"/>
            <w:rtl/>
          </w:rPr>
          <w:t xml:space="preserve">בתורה</w:t>
        </w:r>
        <w:r>
          <w:rPr>
            <w:rtl/>
          </w:rPr>
          <w:t xml:space="preserve">.</w:t>
        </w:r>
      </w:ins>
      <w:del w:id="94236" w:author="קלוד" w:date="2026-10-11T13:11:34Z">
        <w:r w:rsidRPr="006F178A">
          <w:rPr>
            <w:rtl/>
          </w:rPr>
          <w:delText xml:space="preserve">מלכות.</w:delText>
        </w:r>
      </w:del>
    </w:p>
    <w:p w:rsidR="00E9703F" w:rsidRPr="006061D7" w:rsidRDefault="00E9703F" w:rsidP="00E9703F">
      <w:pPr>
        <w:rPr>
          <w:rtl/>
        </w:rPr>
      </w:pPr>
      <w:r w:rsidRPr="006061D7">
        <w:rPr>
          <w:rtl/>
        </w:rPr>
        <w:t>הלך וקרא, כיון שהגיע</w:t>
      </w:r>
      <w:r w:rsidRPr="00C81A01">
        <w:rPr>
          <w:rStyle w:val="afffff0"/>
          <w:rtl/>
        </w:rPr>
        <w:t xml:space="preserve"> </w:t>
      </w:r>
      <w:r w:rsidRPr="00C81A01">
        <w:rPr>
          <w:rStyle w:val="afffff0"/>
          <w:rFonts w:hint="cs"/>
          <w:rtl/>
        </w:rPr>
        <w:t>'</w:t>
      </w:r>
      <w:ins w:id="90925" w:author="Claude - סמנטי" w:date="2026-10-11T12:28:21Z">
        <w:r>
          <w:rPr>
            <w:rStyle w:val="afffff0"/>
            <w:rtl/>
          </w:rPr>
          <w:t xml:space="preserve">וְהַזָּר הַקָּרֵב יוּמָת</w:t>
        </w:r>
      </w:ins>
      <w:del w:id="90926" w:author="Claude - סמנטי" w:date="2026-10-11T12:28:21Z">
        <w:r w:rsidRPr="00C81A01">
          <w:rPr>
            <w:rStyle w:val="afffff0"/>
            <w:rtl/>
          </w:rPr>
          <w:delText xml:space="preserve">והזר הקרב יומת</w:delText>
        </w:r>
      </w:del>
      <w:r w:rsidRPr="00C81A01">
        <w:rPr>
          <w:rStyle w:val="afffff0"/>
          <w:rFonts w:hint="cs"/>
          <w:rtl/>
        </w:rPr>
        <w:t>'</w:t>
      </w:r>
      <w:r w:rsidRPr="00C81A01">
        <w:rPr>
          <w:rStyle w:val="afffff0"/>
          <w:rtl/>
        </w:rPr>
        <w:t xml:space="preserve"> </w:t>
      </w:r>
      <w:r w:rsidRPr="006061D7">
        <w:rPr>
          <w:rtl/>
        </w:rPr>
        <w:t xml:space="preserve">אמר</w:t>
      </w:r>
      <w:r w:rsidRPr="006061D7">
        <w:rPr>
          <w:rtl/>
        </w:rPr>
        <w:t xml:space="preserve"> </w:t>
      </w:r>
      <w:ins w:id="92493" w:author="מנוע מכני" w:date="2026-10-11T12:04:39Z">
        <w:r>
          <w:rPr>
            <w:rtl/>
          </w:rPr>
          <w:t xml:space="preserve">לו</w:t>
        </w:r>
      </w:ins>
      <w:del w:id="92494" w:author="מנוע מכני" w:date="2026-10-11T12:04:39Z">
        <w:r w:rsidRPr="006061D7">
          <w:rPr>
            <w:rtl/>
          </w:rPr>
          <w:delText xml:space="preserve">ליה</w:delText>
        </w:r>
      </w:del>
      <w:r w:rsidRPr="006061D7">
        <w:rPr>
          <w:rtl/>
        </w:rPr>
        <w:t xml:space="preserve">: מקרא זה על מי נאמר? </w:t>
      </w:r>
      <w:r w:rsidRPr="006061D7">
        <w:rPr>
          <w:rtl/>
        </w:rPr>
        <w:t xml:space="preserve">א"ל</w:t>
      </w:r>
      <w:r w:rsidRPr="006061D7">
        <w:rPr>
          <w:rtl/>
        </w:rPr>
        <w:t xml:space="preserve"> </w:t>
      </w:r>
      <w:ins w:id="90273" w:author="מנוע מכני" w:date="2026-10-11T12:04:39Z">
        <w:r>
          <w:rPr>
            <w:rtl/>
          </w:rPr>
          <w:t xml:space="preserve">אפי'</w:t>
        </w:r>
      </w:ins>
      <w:del w:id="90274" w:author="מנוע מכני" w:date="2026-10-11T12:04:39Z">
        <w:r w:rsidRPr="006061D7">
          <w:rPr>
            <w:rtl/>
          </w:rPr>
          <w:delText xml:space="preserve">אפילו</w:delText>
        </w:r>
      </w:del>
      <w:r w:rsidRPr="006061D7">
        <w:rPr>
          <w:rtl/>
        </w:rPr>
        <w:t xml:space="preserve"> על דוד מלך ישראל.</w:t>
      </w:r>
    </w:p>
    <w:p w:rsidR="00E9703F" w:rsidRPr="006F178A" w:rsidRDefault="00E9703F" w:rsidP="00E9703F">
      <w:pPr>
        <w:rPr>
          <w:rtl/>
        </w:rPr>
      </w:pPr>
      <w:r w:rsidRPr="006F178A">
        <w:rPr>
          <w:rFonts w:ascii="Fb Fontext" w:hAnsi="Fb Fontext"/>
          <w:rtl/>
        </w:rPr>
        <w:t xml:space="preserve">נשא אותו גר </w:t>
      </w:r>
      <w:r w:rsidRPr="006F178A">
        <w:rPr>
          <w:rFonts w:ascii="Fb Fontext" w:hAnsi="Fb Fontext"/>
          <w:rtl/>
        </w:rPr>
        <w:t xml:space="preserve">ק"ו</w:t>
      </w:r>
      <w:r w:rsidRPr="006F178A">
        <w:rPr>
          <w:rFonts w:ascii="Fb Fontext" w:hAnsi="Fb Fontext"/>
          <w:rtl/>
        </w:rPr>
        <w:t xml:space="preserve"> בעצמו: ומה ישראל שנקראו בנים למקום, ומתוך אהבה שאהבם קרא להם</w:t>
      </w:r>
      <w:r w:rsidRPr="00C81A01">
        <w:rPr>
          <w:rStyle w:val="afffff0"/>
          <w:rtl/>
        </w:rPr>
        <w:t xml:space="preserve"> </w:t>
      </w:r>
      <w:r w:rsidRPr="00C81A01">
        <w:rPr>
          <w:rStyle w:val="afffff0"/>
          <w:rFonts w:hint="cs"/>
          <w:rtl/>
        </w:rPr>
        <w:t>'</w:t>
      </w:r>
      <w:ins w:id="90929" w:author="Claude - סמנטי" w:date="2026-10-11T12:28:21Z">
        <w:r>
          <w:rPr>
            <w:rStyle w:val="afffff0"/>
            <w:rtl/>
          </w:rPr>
          <w:t xml:space="preserve">בְּנִי בְכֹרִי יִשְׂרָאֵל</w:t>
        </w:r>
      </w:ins>
      <w:del w:id="90930" w:author="Claude - סמנטי" w:date="2026-10-11T12:28:21Z">
        <w:r w:rsidRPr="00C81A01">
          <w:rPr>
            <w:rStyle w:val="afffff0"/>
            <w:rtl/>
          </w:rPr>
          <w:delText xml:space="preserve">בני בכרי ישראל</w:delText>
        </w:r>
      </w:del>
      <w:r w:rsidRPr="00C81A01">
        <w:rPr>
          <w:rStyle w:val="afffff0"/>
          <w:rFonts w:hint="cs"/>
          <w:rtl/>
        </w:rPr>
        <w:t>'</w:t>
      </w:r>
      <w:r w:rsidRPr="00C81A01">
        <w:rPr>
          <w:rStyle w:val="afffff0"/>
          <w:rtl/>
        </w:rPr>
        <w:t xml:space="preserve"> </w:t>
      </w:r>
      <w:r w:rsidRPr="006F178A">
        <w:rPr>
          <w:rFonts w:ascii="Fb Fontext" w:hAnsi="Fb Fontext"/>
          <w:rtl/>
        </w:rPr>
        <w:t>- כתיב עליהם</w:t>
      </w:r>
      <w:r w:rsidRPr="00C81A01">
        <w:rPr>
          <w:rStyle w:val="afffff0"/>
          <w:rtl/>
        </w:rPr>
        <w:t xml:space="preserve"> </w:t>
      </w:r>
      <w:r w:rsidRPr="00C81A01">
        <w:rPr>
          <w:rStyle w:val="afffff0"/>
          <w:rFonts w:hint="cs"/>
          <w:rtl/>
        </w:rPr>
        <w:t>'</w:t>
      </w:r>
      <w:ins w:id="90927" w:author="Claude - סמנטי" w:date="2026-10-11T12:28:21Z">
        <w:r>
          <w:rPr>
            <w:rStyle w:val="afffff0"/>
            <w:rtl/>
          </w:rPr>
          <w:t xml:space="preserve">וְהַזָּר הַקָּרֵב יוּמָת</w:t>
        </w:r>
      </w:ins>
      <w:del w:id="90928" w:author="Claude - סמנטי" w:date="2026-10-11T12:28:21Z">
        <w:r w:rsidRPr="00C81A01">
          <w:rPr>
            <w:rStyle w:val="afffff0"/>
            <w:rtl/>
          </w:rPr>
          <w:delText xml:space="preserve">והזר הקרב יומת</w:delText>
        </w:r>
      </w:del>
      <w:r w:rsidRPr="00C81A01">
        <w:rPr>
          <w:rStyle w:val="afffff0"/>
          <w:rFonts w:hint="cs"/>
          <w:rtl/>
        </w:rPr>
        <w:t>'</w:t>
      </w:r>
      <w:r w:rsidRPr="00C81A01">
        <w:rPr>
          <w:rStyle w:val="afffff0"/>
          <w:rtl/>
        </w:rPr>
        <w:t>,</w:t>
      </w:r>
      <w:r w:rsidRPr="006F178A">
        <w:rPr>
          <w:rFonts w:ascii="Fb Fontext" w:hAnsi="Fb Fontext"/>
          <w:rtl/>
        </w:rPr>
        <w:t xml:space="preserve"> </w:t>
      </w:r>
      <w:ins w:id="90035" w:author="מנוע מכני" w:date="2026-10-11T12:04:39Z">
        <w:r>
          <w:rPr>
            <w:rFonts w:ascii="Fb Fontext" w:hAnsi="Fb Fontext" w:hint="cs"/>
            <w:rtl/>
          </w:rPr>
          <w:t xml:space="preserve">כ"ש</w:t>
        </w:r>
      </w:ins>
      <w:del w:id="90036" w:author="מנוע מכני" w:date="2026-10-11T12:04:39Z">
        <w:r w:rsidR="00E46213">
          <w:rPr>
            <w:rFonts w:ascii="Fb Fontext" w:hAnsi="Fb Fontext" w:hint="cs"/>
            <w:rtl/>
          </w:rPr>
          <w:delText xml:space="preserve">כ''ש</w:delText>
        </w:r>
      </w:del>
      <w:r w:rsidR="00E46213">
        <w:rPr>
          <w:rFonts w:ascii="Fb Fontext" w:hAnsi="Fb Fontext" w:hint="cs"/>
          <w:rtl/>
        </w:rPr>
        <w:t xml:space="preserve"> </w:t>
      </w:r>
      <w:r w:rsidRPr="006F178A">
        <w:rPr>
          <w:rFonts w:ascii="Fb Fontext" w:hAnsi="Fb Fontext"/>
          <w:rtl/>
        </w:rPr>
        <w:t>גר הקל שבא במקלו ובתרמילו</w:t>
      </w:r>
      <w:r w:rsidR="00E46213">
        <w:rPr>
          <w:rFonts w:ascii="Fb Fontext" w:hAnsi="Fb Fontext" w:hint="cs"/>
          <w:rtl/>
        </w:rPr>
        <w:t>.</w:t>
      </w:r>
    </w:p>
    <w:p w:rsidR="00E9703F" w:rsidRPr="00805615" w:rsidRDefault="00E9703F" w:rsidP="00E9703F">
      <w:pPr>
        <w:rPr>
          <w:rStyle w:val="afffff0"/>
          <w:rtl/>
        </w:rPr>
      </w:pPr>
      <w:r w:rsidRPr="006F178A">
        <w:rPr>
          <w:rtl/>
        </w:rPr>
        <w:t xml:space="preserve">בא לפני </w:t>
      </w:r>
      <w:ins w:id="92495" w:author="מנוע מכני" w:date="2026-10-11T12:04:39Z">
        <w:r>
          <w:rPr>
            <w:rtl/>
          </w:rPr>
          <w:t xml:space="preserve">שמה</w:t>
        </w:r>
      </w:ins>
      <w:del w:id="92496" w:author="מנוע מכני" w:date="2026-10-11T12:04:39Z">
        <w:r w:rsidRPr="006F178A">
          <w:rPr>
            <w:rtl/>
          </w:rPr>
          <w:delText xml:space="preserve">שמאי</w:delText>
        </w:r>
      </w:del>
      <w:r w:rsidRPr="006F178A">
        <w:rPr>
          <w:rtl/>
        </w:rPr>
        <w:t xml:space="preserve">, </w:t>
      </w:r>
      <w:r w:rsidRPr="006F178A">
        <w:rPr>
          <w:rtl/>
        </w:rPr>
        <w:t xml:space="preserve">א"ל</w:t>
      </w:r>
      <w:r w:rsidRPr="006F178A">
        <w:rPr>
          <w:rtl/>
        </w:rPr>
        <w:t xml:space="preserve"> כלום ראוי אני להיות כהן גדול? והלא כתיב בתורה</w:t>
      </w:r>
      <w:r w:rsidRPr="00805615">
        <w:rPr>
          <w:rStyle w:val="afffff0"/>
          <w:rtl/>
        </w:rPr>
        <w:t xml:space="preserve"> </w:t>
      </w:r>
      <w:r w:rsidRPr="00805615">
        <w:rPr>
          <w:rStyle w:val="afffff0"/>
          <w:rFonts w:hint="cs"/>
          <w:rtl/>
        </w:rPr>
        <w:t>'</w:t>
      </w:r>
      <w:ins w:id="90931" w:author="Claude - סמנטי" w:date="2026-10-11T12:28:21Z">
        <w:r>
          <w:rPr>
            <w:rStyle w:val="afffff0"/>
            <w:rtl/>
          </w:rPr>
          <w:t xml:space="preserve">וְהַזָּר הַקָּרֵב יוּמָת</w:t>
        </w:r>
      </w:ins>
      <w:del w:id="90932" w:author="Claude - סמנטי" w:date="2026-10-11T12:28:21Z">
        <w:r w:rsidRPr="00805615">
          <w:rPr>
            <w:rStyle w:val="afffff0"/>
            <w:rtl/>
          </w:rPr>
          <w:delText xml:space="preserve">והזר הקרב יומת</w:delText>
        </w:r>
      </w:del>
      <w:r w:rsidRPr="00805615">
        <w:rPr>
          <w:rStyle w:val="afffff0"/>
          <w:rFonts w:hint="cs"/>
          <w:rtl/>
        </w:rPr>
        <w:t>'</w:t>
      </w:r>
    </w:p>
    <w:p w:rsidR="00E9703F" w:rsidRPr="006F178A" w:rsidRDefault="00E9703F" w:rsidP="00E9703F">
      <w:pPr>
        <w:rPr>
          <w:rtl/>
        </w:rPr>
      </w:pPr>
      <w:r w:rsidRPr="006F178A">
        <w:rPr>
          <w:rtl/>
        </w:rPr>
        <w:t xml:space="preserve">בא לפני הלל, </w:t>
      </w:r>
      <w:r w:rsidRPr="006F178A">
        <w:rPr>
          <w:rtl/>
        </w:rPr>
        <w:t xml:space="preserve">א"ל</w:t>
      </w:r>
      <w:r w:rsidRPr="006F178A">
        <w:rPr>
          <w:rtl/>
        </w:rPr>
        <w:t xml:space="preserve"> ענוותן הלל, ינוחו לך ברכות על ראשך שהקרבתני תחת כנפי השכינה.</w:t>
      </w:r>
    </w:p>
    <w:p w:rsidR="00E9703F" w:rsidRPr="006F178A" w:rsidRDefault="00E9703F" w:rsidP="00E9703F">
      <w:pPr>
        <w:rPr>
          <w:rtl/>
        </w:rPr>
      </w:pPr>
      <w:r w:rsidRPr="006F178A">
        <w:rPr>
          <w:rtl/>
        </w:rPr>
        <w:t xml:space="preserve">לימים נזדווגו שלשתן למקום אחד, אמרו: קפדנותו של </w:t>
      </w:r>
      <w:ins w:id="92497" w:author="מנוע מכני" w:date="2026-10-11T12:04:39Z">
        <w:r>
          <w:rPr>
            <w:rtl/>
          </w:rPr>
          <w:t xml:space="preserve">שמה</w:t>
        </w:r>
      </w:ins>
      <w:del w:id="92498" w:author="מנוע מכני" w:date="2026-10-11T12:04:39Z">
        <w:r w:rsidRPr="006F178A">
          <w:rPr>
            <w:rtl/>
          </w:rPr>
          <w:delText xml:space="preserve">שמאי</w:delText>
        </w:r>
      </w:del>
      <w:r w:rsidRPr="006F178A">
        <w:rPr>
          <w:rtl/>
        </w:rPr>
        <w:t xml:space="preserve"> בקשה לטורדנו מן העולם, ענוותנותו של הלל קרבנו תחת כנפי השכינה.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79" w:author="קלוד" w:date="2026-10-11T12:33:55Z"/>
        </w:rPr>
      </w:pPr>
      <w:ins w:id="91080" w:author="קלוד" w:date="2026-10-11T12:33:55Z">
        <w:r>
          <w:rPr>
            <w:color w:val="7B3F00"/>
          </w:rPr>
          <w:t xml:space="preserve">ששה סדרים ב'אמונת עתיך' - ויראת ה' אוצרו</w:t>
        </w:r>
      </w:ins>
    </w:p>
    <w:p>
      <w:pPr>
        <w:pStyle w:val="38"/>
        <w:rPr>
          <w:ins w:id="97132" w:author="מנוע מכני" w:date="2026-10-11T12:04:39Z"/>
        </w:rPr>
      </w:pPr>
      <w:r w:rsidRPr="006F178A">
        <w:lastRenderedPageBreak/>
        <w:t>ר"ל</w:t>
      </w:r>
      <w:r>
        <w:t>:</w:t>
      </w:r>
    </w:p>
    <w:p w:rsidR="00E9703F" w:rsidRPr="006F178A" w:rsidRDefault="00E9703F" w:rsidP="00E9703F">
      <w:pPr>
        <w:rPr>
          <w:rtl/>
        </w:rPr>
      </w:pPr>
      <w:del w:id="97133" w:author="מנוע מכני" w:date="2026-10-11T12:04:39Z">
        <w:r w:rsidRPr="00784B8D">
          <w:rPr>
            <w:rStyle w:val="afffff0"/>
            <w:rtl/>
          </w:rPr>
          <w:delText xml:space="preserve"> </w:delText>
        </w:r>
      </w:del>
      <w:r w:rsidRPr="00784B8D">
        <w:rPr>
          <w:rStyle w:val="afffff0"/>
          <w:rFonts w:hint="cs"/>
          <w:rtl/>
        </w:rPr>
        <w:t>'</w:t>
      </w:r>
      <w:r w:rsidRPr="00784B8D">
        <w:rPr>
          <w:rStyle w:val="afffff0"/>
          <w:rtl/>
        </w:rPr>
        <w:t xml:space="preserve">והיה אמונת עתיך חסן ישועות חכמת ודעת </w:t>
      </w:r>
      <w:r>
        <w:rPr>
          <w:rStyle w:val="afffff0"/>
          <w:rtl/>
        </w:rPr>
        <w:t xml:space="preserve">וגו</w:t>
      </w:r>
      <w:r>
        <w:rPr>
          <w:rStyle w:val="afffff0"/>
          <w:rtl/>
        </w:rPr>
        <w:t xml:space="preserve">'</w:t>
      </w:r>
      <w:r w:rsidRPr="00784B8D">
        <w:rPr>
          <w:rStyle w:val="afffff0"/>
          <w:rFonts w:hint="cs"/>
          <w:rtl/>
        </w:rPr>
        <w:t>'</w:t>
      </w:r>
      <w:r w:rsidRPr="00784B8D">
        <w:rPr>
          <w:rStyle w:val="afffff0"/>
          <w:rtl/>
        </w:rPr>
        <w:t>.</w:t>
      </w:r>
    </w:p>
    <w:p w:rsidR="00E9703F" w:rsidRPr="00EC3AF0" w:rsidRDefault="00E9703F" w:rsidP="00E9703F">
      <w:pPr>
        <w:rPr>
          <w:b/>
          <w:bCs/>
          <w:rtl/>
        </w:rPr>
      </w:pPr>
      <w:r w:rsidRPr="00523F92">
        <w:rPr>
          <w:rStyle w:val="afffff0"/>
          <w:rFonts w:hint="cs"/>
          <w:rtl/>
        </w:rPr>
        <w:t>'</w:t>
      </w:r>
      <w:ins w:id="90945" w:author="Claude - סמנטי" w:date="2026-10-11T12:28:21Z">
        <w:r>
          <w:rPr>
            <w:rStyle w:val="afffff0"/>
            <w:rtl/>
          </w:rPr>
          <w:t xml:space="preserve">אֱמוּנַת</w:t>
        </w:r>
      </w:ins>
      <w:del w:id="90946" w:author="Claude - סמנטי" w:date="2026-10-11T12:28:21Z">
        <w:r w:rsidRPr="00523F92">
          <w:rPr>
            <w:rStyle w:val="afffff0"/>
            <w:rtl/>
          </w:rPr>
          <w:delText xml:space="preserve">אמונת</w:delText>
        </w:r>
      </w:del>
      <w:r w:rsidRPr="00523F92">
        <w:rPr>
          <w:rStyle w:val="afffff0"/>
          <w:rFonts w:hint="cs"/>
          <w:rtl/>
        </w:rPr>
        <w:t>'</w:t>
      </w:r>
      <w:r w:rsidRPr="00523F92">
        <w:rPr>
          <w:rStyle w:val="afffff0"/>
          <w:rtl/>
        </w:rPr>
        <w:t xml:space="preserve"> </w:t>
      </w:r>
      <w:r w:rsidRPr="006F178A">
        <w:rPr>
          <w:rtl/>
        </w:rPr>
        <w:t>- זה סדר זרעים, |</w:t>
      </w:r>
      <w:r w:rsidRPr="00784B8D">
        <w:rPr>
          <w:rStyle w:val="afffff0"/>
          <w:rtl/>
        </w:rPr>
        <w:t xml:space="preserve"> </w:t>
      </w:r>
      <w:r w:rsidRPr="00784B8D">
        <w:rPr>
          <w:rStyle w:val="afffff0"/>
          <w:rFonts w:hint="cs"/>
          <w:rtl/>
        </w:rPr>
        <w:t>'</w:t>
      </w:r>
      <w:ins w:id="90943" w:author="Claude - סמנטי" w:date="2026-10-11T12:28:21Z">
        <w:r>
          <w:rPr>
            <w:rStyle w:val="afffff0"/>
            <w:rtl/>
          </w:rPr>
          <w:t xml:space="preserve">עִתֶּיךָ</w:t>
        </w:r>
      </w:ins>
      <w:del w:id="90944" w:author="Claude - סמנטי" w:date="2026-10-11T12:28:21Z">
        <w:r w:rsidRPr="00784B8D">
          <w:rPr>
            <w:rStyle w:val="afffff0"/>
            <w:rtl/>
          </w:rPr>
          <w:delText xml:space="preserve">עתיך</w:delText>
        </w:r>
      </w:del>
      <w:r w:rsidRPr="00784B8D">
        <w:rPr>
          <w:rStyle w:val="afffff0"/>
          <w:rFonts w:hint="cs"/>
          <w:rtl/>
        </w:rPr>
        <w:t>'</w:t>
      </w:r>
      <w:r w:rsidRPr="00784B8D">
        <w:rPr>
          <w:rStyle w:val="afffff0"/>
          <w:rtl/>
        </w:rPr>
        <w:t xml:space="preserve"> </w:t>
      </w:r>
      <w:r w:rsidRPr="006F178A">
        <w:rPr>
          <w:rtl/>
        </w:rPr>
        <w:t>זה סדר מועד, |</w:t>
      </w:r>
      <w:r w:rsidRPr="00784B8D">
        <w:rPr>
          <w:rStyle w:val="afffff0"/>
          <w:rtl/>
        </w:rPr>
        <w:t xml:space="preserve"> </w:t>
      </w:r>
      <w:r w:rsidRPr="00784B8D">
        <w:rPr>
          <w:rStyle w:val="afffff0"/>
          <w:rFonts w:hint="cs"/>
          <w:rtl/>
        </w:rPr>
        <w:t>'</w:t>
      </w:r>
      <w:ins w:id="90941" w:author="Claude - סמנטי" w:date="2026-10-11T12:28:21Z">
        <w:r>
          <w:rPr>
            <w:rStyle w:val="afffff0"/>
            <w:rtl/>
          </w:rPr>
          <w:t xml:space="preserve">חֹסֶן</w:t>
        </w:r>
      </w:ins>
      <w:del w:id="90942" w:author="Claude - סמנטי" w:date="2026-10-11T12:28:21Z">
        <w:r w:rsidRPr="00784B8D">
          <w:rPr>
            <w:rStyle w:val="afffff0"/>
            <w:rtl/>
          </w:rPr>
          <w:delText xml:space="preserve">חסן</w:delText>
        </w:r>
      </w:del>
      <w:r w:rsidRPr="00784B8D">
        <w:rPr>
          <w:rStyle w:val="afffff0"/>
          <w:rFonts w:hint="cs"/>
          <w:rtl/>
        </w:rPr>
        <w:t>'</w:t>
      </w:r>
      <w:r w:rsidRPr="00784B8D">
        <w:rPr>
          <w:rStyle w:val="afffff0"/>
          <w:rtl/>
        </w:rPr>
        <w:t xml:space="preserve"> </w:t>
      </w:r>
      <w:r w:rsidRPr="006F178A">
        <w:rPr>
          <w:rtl/>
        </w:rPr>
        <w:t>זה סדר נשים,|</w:t>
      </w:r>
      <w:r w:rsidRPr="00784B8D">
        <w:rPr>
          <w:rStyle w:val="afffff0"/>
          <w:rtl/>
        </w:rPr>
        <w:t xml:space="preserve"> </w:t>
      </w:r>
      <w:r w:rsidRPr="00784B8D">
        <w:rPr>
          <w:rStyle w:val="afffff0"/>
          <w:rFonts w:hint="cs"/>
          <w:rtl/>
        </w:rPr>
        <w:t>'</w:t>
      </w:r>
      <w:ins w:id="90939" w:author="Claude - סמנטי" w:date="2026-10-11T12:28:21Z">
        <w:r>
          <w:rPr>
            <w:rStyle w:val="afffff0"/>
            <w:rtl/>
          </w:rPr>
          <w:t xml:space="preserve">יְשׁוּעוֹת</w:t>
        </w:r>
      </w:ins>
      <w:del w:id="90940" w:author="Claude - סמנטי" w:date="2026-10-11T12:28:21Z">
        <w:r w:rsidRPr="00784B8D">
          <w:rPr>
            <w:rStyle w:val="afffff0"/>
            <w:rtl/>
          </w:rPr>
          <w:delText xml:space="preserve">ישועות</w:delText>
        </w:r>
      </w:del>
      <w:r w:rsidRPr="00784B8D">
        <w:rPr>
          <w:rStyle w:val="afffff0"/>
          <w:rFonts w:hint="cs"/>
          <w:rtl/>
        </w:rPr>
        <w:t>'</w:t>
      </w:r>
      <w:r w:rsidRPr="00784B8D">
        <w:rPr>
          <w:rStyle w:val="afffff0"/>
          <w:rtl/>
        </w:rPr>
        <w:t xml:space="preserve"> </w:t>
      </w:r>
      <w:r w:rsidRPr="006F178A">
        <w:rPr>
          <w:rtl/>
        </w:rPr>
        <w:t>- זה סדר נזיקין |</w:t>
      </w:r>
      <w:r w:rsidRPr="00784B8D">
        <w:rPr>
          <w:rStyle w:val="afffff0"/>
          <w:rtl/>
        </w:rPr>
        <w:t xml:space="preserve"> </w:t>
      </w:r>
      <w:r w:rsidRPr="00784B8D">
        <w:rPr>
          <w:rStyle w:val="afffff0"/>
          <w:rFonts w:hint="cs"/>
          <w:rtl/>
        </w:rPr>
        <w:t>'</w:t>
      </w:r>
      <w:ins w:id="90937" w:author="Claude - סמנטי" w:date="2026-10-11T12:28:21Z">
        <w:r>
          <w:rPr>
            <w:rStyle w:val="afffff0"/>
            <w:rtl/>
          </w:rPr>
          <w:t xml:space="preserve">חָכְמַת</w:t>
        </w:r>
      </w:ins>
      <w:del w:id="90938" w:author="Claude - סמנטי" w:date="2026-10-11T12:28:21Z">
        <w:r w:rsidRPr="00784B8D">
          <w:rPr>
            <w:rStyle w:val="afffff0"/>
            <w:rtl/>
          </w:rPr>
          <w:delText xml:space="preserve">חכמת</w:delText>
        </w:r>
      </w:del>
      <w:r w:rsidRPr="00784B8D">
        <w:rPr>
          <w:rStyle w:val="afffff0"/>
          <w:rFonts w:hint="cs"/>
          <w:rtl/>
        </w:rPr>
        <w:t>'</w:t>
      </w:r>
      <w:r w:rsidRPr="00784B8D">
        <w:rPr>
          <w:rStyle w:val="afffff0"/>
          <w:rtl/>
        </w:rPr>
        <w:t xml:space="preserve"> </w:t>
      </w:r>
      <w:r w:rsidRPr="006F178A">
        <w:rPr>
          <w:rtl/>
        </w:rPr>
        <w:t>- זה סדר קדשים,|</w:t>
      </w:r>
      <w:r w:rsidRPr="00784B8D">
        <w:rPr>
          <w:rStyle w:val="afffff0"/>
          <w:rtl/>
        </w:rPr>
        <w:t xml:space="preserve"> </w:t>
      </w:r>
      <w:r w:rsidRPr="00784B8D">
        <w:rPr>
          <w:rStyle w:val="afffff0"/>
          <w:rFonts w:hint="cs"/>
          <w:rtl/>
        </w:rPr>
        <w:t>'</w:t>
      </w:r>
      <w:ins w:id="90935" w:author="Claude - סמנטי" w:date="2026-10-11T12:28:21Z">
        <w:r>
          <w:rPr>
            <w:rStyle w:val="afffff0"/>
            <w:rtl/>
          </w:rPr>
          <w:t xml:space="preserve">וָדָעַת</w:t>
        </w:r>
      </w:ins>
      <w:del w:id="90936" w:author="Claude - סמנטי" w:date="2026-10-11T12:28:21Z">
        <w:r w:rsidRPr="00784B8D">
          <w:rPr>
            <w:rStyle w:val="afffff0"/>
            <w:rtl/>
          </w:rPr>
          <w:delText xml:space="preserve">ודעת</w:delText>
        </w:r>
      </w:del>
      <w:r w:rsidRPr="00784B8D">
        <w:rPr>
          <w:rStyle w:val="afffff0"/>
          <w:rFonts w:hint="cs"/>
          <w:rtl/>
        </w:rPr>
        <w:t>'</w:t>
      </w:r>
      <w:r w:rsidRPr="00784B8D">
        <w:rPr>
          <w:rStyle w:val="afffff0"/>
          <w:rtl/>
        </w:rPr>
        <w:t xml:space="preserve"> </w:t>
      </w:r>
      <w:r w:rsidRPr="006F178A">
        <w:rPr>
          <w:rtl/>
        </w:rPr>
        <w:t xml:space="preserve">- זה סדר טהרות.| </w:t>
      </w:r>
      <w:ins w:id="90275" w:author="מנוע מכני" w:date="2026-10-11T12:04:39Z">
        <w:r>
          <w:rPr>
            <w:rtl/>
          </w:rPr>
          <w:t xml:space="preserve">ואפי'</w:t>
        </w:r>
      </w:ins>
      <w:del w:id="90276" w:author="מנוע מכני" w:date="2026-10-11T12:04:39Z">
        <w:r w:rsidRPr="006F178A">
          <w:rPr>
            <w:rtl/>
          </w:rPr>
          <w:delText xml:space="preserve">ואפילו</w:delText>
        </w:r>
      </w:del>
      <w:r w:rsidRPr="006F178A">
        <w:rPr>
          <w:rtl/>
        </w:rPr>
        <w:t xml:space="preserve"> </w:t>
      </w:r>
      <w:ins w:id="92499" w:author="מנוע מכני" w:date="2026-10-11T12:04:39Z">
        <w:r>
          <w:rPr>
            <w:rtl/>
          </w:rPr>
          <w:t xml:space="preserve">כך</w:t>
        </w:r>
      </w:ins>
      <w:del w:id="92500" w:author="מנוע מכני" w:date="2026-10-11T12:04:39Z">
        <w:r w:rsidRPr="006F178A">
          <w:rPr>
            <w:rtl/>
          </w:rPr>
          <w:delText xml:space="preserve">הכי</w:delText>
        </w:r>
      </w:del>
      <w:r w:rsidRPr="00784B8D">
        <w:rPr>
          <w:rStyle w:val="afffff0"/>
          <w:rtl/>
        </w:rPr>
        <w:t xml:space="preserve"> </w:t>
      </w:r>
      <w:r w:rsidRPr="00784B8D">
        <w:rPr>
          <w:rStyle w:val="afffff0"/>
          <w:rFonts w:hint="cs"/>
          <w:rtl/>
        </w:rPr>
        <w:t>'</w:t>
      </w:r>
      <w:r w:rsidRPr="00784B8D">
        <w:rPr>
          <w:rStyle w:val="afffff0"/>
          <w:rtl/>
        </w:rPr>
        <w:t xml:space="preserve">יראת </w:t>
      </w:r>
      <w:r>
        <w:rPr>
          <w:rStyle w:val="afffff0"/>
          <w:rtl/>
        </w:rPr>
        <w:t>ה'</w:t>
      </w:r>
      <w:ins w:id="90933" w:author="Claude - סמנטי" w:date="2026-10-11T12:28:21Z">
        <w:r>
          <w:rPr>
            <w:rStyle w:val="afffff0"/>
            <w:rtl/>
          </w:rPr>
          <w:t xml:space="preserve"> הִיא אוֹצָרוֹ</w:t>
        </w:r>
      </w:ins>
      <w:del w:id="90934" w:author="Claude - סמנטי" w:date="2026-10-11T12:28:21Z">
        <w:r w:rsidRPr="00784B8D">
          <w:rPr>
            <w:rStyle w:val="afffff0"/>
            <w:rtl/>
          </w:rPr>
          <w:delText xml:space="preserve"> היא אוצרו</w:delText>
        </w:r>
      </w:del>
      <w:r w:rsidRPr="00784B8D">
        <w:rPr>
          <w:rStyle w:val="afffff0"/>
          <w:rFonts w:hint="cs"/>
          <w:rtl/>
        </w:rPr>
        <w:t>'</w:t>
      </w:r>
      <w:r w:rsidRPr="00784B8D">
        <w:rPr>
          <w:rStyle w:val="afffff0"/>
          <w:rtl/>
        </w:rPr>
        <w:t>.</w:t>
      </w:r>
    </w:p>
    <w:p>
      <w:pPr>
        <w:pStyle w:val="38"/>
        <w:rPr>
          <w:ins w:id="97134" w:author="מנוע מכני" w:date="2026-10-11T12:04:39Z"/>
        </w:rPr>
      </w:pPr>
      <w:r w:rsidRPr="00EC3AF0">
        <w:t>רבא:</w:t>
      </w:r>
    </w:p>
    <w:p w:rsidR="00E9703F" w:rsidRPr="006061D7" w:rsidRDefault="00E9703F" w:rsidP="00E9703F">
      <w:pPr>
        <w:rPr>
          <w:rtl/>
        </w:rPr>
      </w:pPr>
      <w:del w:id="97135" w:author="מנוע מכני" w:date="2026-10-11T12:04:39Z">
        <w:r w:rsidRPr="006061D7">
          <w:rPr>
            <w:rtl/>
          </w:rPr>
          <w:delText xml:space="preserve"> </w:delText>
        </w:r>
      </w:del>
      <w:r w:rsidRPr="006061D7">
        <w:rPr>
          <w:rtl/>
        </w:rPr>
        <w:t xml:space="preserve">בשעה שמכניסין אדם לדין </w:t>
      </w:r>
      <w:r w:rsidRPr="006061D7">
        <w:rPr>
          <w:rtl/>
        </w:rPr>
        <w:t xml:space="preserve">א"ל</w:t>
      </w:r>
      <w:r w:rsidRPr="006061D7">
        <w:rPr>
          <w:rtl/>
        </w:rPr>
        <w:t xml:space="preserve"> נשאת ונתת באמונה, קבעת עתים לתורה, עסקת בפריה ורביה, צפית לישועה, פלפלת בחכמה, הבנת דבר מתוך דבר. ואפ"ה </w:t>
      </w:r>
      <w:ins w:id="94615" w:author="מנוע מכני" w:date="2026-10-11T12:04:39Z">
        <w:r>
          <w:rPr>
            <w:rtl/>
          </w:rPr>
          <w:t xml:space="preserve">אם </w:t>
        </w:r>
      </w:ins>
      <w:del w:id="94616" w:author="מנוע מכני" w:date="2026-10-11T12:04:39Z">
        <w:r w:rsidRPr="006061D7">
          <w:rPr>
            <w:rtl/>
          </w:rPr>
          <w:delText xml:space="preserve">אי </w:delText>
        </w:r>
      </w:del>
      <w:r w:rsidRPr="006061D7">
        <w:rPr>
          <w:rtl/>
        </w:rPr>
        <w:t xml:space="preserve">יראת</w:t>
      </w:r>
      <w:r>
        <w:rPr>
          <w:rtl/>
        </w:rPr>
        <w:t xml:space="preserve"> ה'</w:t>
      </w:r>
      <w:r w:rsidRPr="006061D7">
        <w:rPr>
          <w:rtl/>
        </w:rPr>
        <w:t xml:space="preserve"> היא אוצרו </w:t>
      </w:r>
      <w:ins w:id="94251" w:author="קלוד" w:date="2026-10-11T13:11:34Z">
        <w:r>
          <w:rPr>
            <w:rtl/>
          </w:rPr>
          <w:t xml:space="preserve">-</w:t>
        </w:r>
      </w:ins>
      <w:del w:id="94252" w:author="קלוד" w:date="2026-10-11T13:11:34Z">
        <w:r w:rsidRPr="006061D7">
          <w:rPr>
            <w:rtl/>
          </w:rPr>
          <w:delText xml:space="preserve">אין,</w:delText>
        </w:r>
      </w:del>
      <w:r w:rsidRPr="006061D7">
        <w:rPr>
          <w:rtl/>
        </w:rPr>
        <w:t xml:space="preserve"> </w:t>
      </w:r>
      <w:ins w:id="94617" w:author="מנוע מכני" w:date="2026-10-11T12:04:39Z">
        <w:ins w:id="94249" w:author="קלוד" w:date="2026-10-11T13:11:34Z">
          <w:r>
            <w:rPr>
              <w:rtl/>
            </w:rPr>
            <w:t xml:space="preserve">כן, ואם</w:t>
          </w:r>
        </w:ins>
        <w:del w:id="94250" w:author="קלוד" w:date="2026-10-11T13:11:34Z">
          <w:r>
            <w:rPr>
              <w:rtl/>
            </w:rPr>
            <w:delText xml:space="preserve">אם</w:delText>
          </w:r>
        </w:del>
        <w:r>
          <w:rPr>
            <w:rtl/>
          </w:rPr>
          <w:t xml:space="preserve"> </w:t>
        </w:r>
      </w:ins>
      <w:del w:id="94618" w:author="מנוע מכני" w:date="2026-10-11T12:04:39Z">
        <w:r w:rsidRPr="006061D7">
          <w:rPr>
            <w:rtl/>
          </w:rPr>
          <w:delText xml:space="preserve">אי </w:delText>
        </w:r>
      </w:del>
      <w:r w:rsidRPr="006061D7">
        <w:rPr>
          <w:rtl/>
        </w:rPr>
        <w:t xml:space="preserve">לא</w:t>
      </w:r>
      <w:ins w:id="94247" w:author="קלוד" w:date="2026-10-11T13:11:34Z">
        <w:r>
          <w:rPr>
            <w:rtl/>
          </w:rPr>
          <w:t xml:space="preserve"> - </w:t>
        </w:r>
      </w:ins>
      <w:del w:id="94248" w:author="קלוד" w:date="2026-10-11T13:11:34Z">
        <w:r w:rsidRPr="006061D7">
          <w:rPr>
            <w:rtl/>
          </w:rPr>
          <w:delText xml:space="preserve"> </w:delText>
        </w:r>
      </w:del>
      <w:r w:rsidRPr="006061D7">
        <w:rPr>
          <w:rtl/>
        </w:rPr>
        <w:t xml:space="preserve">לא</w:t>
      </w:r>
      <w:r w:rsidRPr="006061D7">
        <w:rPr>
          <w:rtl/>
        </w:rPr>
        <w:t xml:space="preserve">.</w:t>
      </w:r>
    </w:p>
    <w:p w:rsidR="00E9703F" w:rsidRPr="006F178A" w:rsidRDefault="00E9703F" w:rsidP="00E9703F">
      <w:pPr>
        <w:rPr>
          <w:rtl/>
        </w:rPr>
      </w:pPr>
      <w:r w:rsidRPr="006F178A">
        <w:rPr>
          <w:rFonts w:ascii="Fb Fontext" w:hAnsi="Fb Fontext"/>
          <w:rtl/>
        </w:rPr>
        <w:t xml:space="preserve">משל לאדם שאמר לשלוחו: העלה לי כור חיטין לעלייה. הלך והעלה לו. </w:t>
      </w:r>
      <w:ins w:id="94263" w:author="קלוד" w:date="2026-10-11T13:11:34Z">
        <w:r>
          <w:rPr>
            <w:rFonts w:ascii="Fb Fontext" w:hAnsi="Fb Fontext"/>
            <w:rtl/>
          </w:rPr>
          <w:t xml:space="preserve">א"ל:</w:t>
        </w:r>
      </w:ins>
      <w:del w:id="94264" w:author="קלוד" w:date="2026-10-11T13:11:34Z">
        <w:r w:rsidRPr="006F178A">
          <w:rPr>
            <w:rFonts w:ascii="Fb Fontext" w:hAnsi="Fb Fontext"/>
            <w:rtl/>
          </w:rPr>
          <w:delText xml:space="preserve">א"ל</w:delText>
        </w:r>
      </w:del>
      <w:r w:rsidRPr="006F178A">
        <w:rPr>
          <w:rFonts w:ascii="Fb Fontext" w:hAnsi="Fb Fontext"/>
          <w:rtl/>
        </w:rPr>
        <w:t xml:space="preserve"> עירבת לי בהן קב חומטון </w:t>
      </w:r>
      <w:ins w:id="94261" w:author="קלוד" w:date="2026-10-11T13:11:34Z">
        <w:r>
          <w:rPr>
            <w:rStyle w:val="afffffe"/>
            <w:rFonts w:ascii="Fb Fontext" w:hAnsi="Fb Fontext"/>
            <w:rtl/>
          </w:rPr>
          <w:t xml:space="preserve">נגד תולעים</w:t>
        </w:r>
        <w:r>
          <w:rPr>
            <w:rFonts w:ascii="Fb Fontext" w:hAnsi="Fb Fontext"/>
            <w:rtl/>
          </w:rPr>
          <w:t xml:space="preserve">? א"ל:</w:t>
        </w:r>
      </w:ins>
      <w:del w:id="94262" w:author="קלוד" w:date="2026-10-11T13:11:34Z">
        <w:r w:rsidRPr="006F178A">
          <w:rPr>
            <w:rFonts w:ascii="Fb Fontext" w:hAnsi="Fb Fontext"/>
            <w:rtl/>
          </w:rPr>
          <w:delText xml:space="preserve">א"ל</w:delText>
        </w:r>
      </w:del>
      <w:r w:rsidRPr="006F178A">
        <w:rPr>
          <w:rFonts w:ascii="Fb Fontext" w:hAnsi="Fb Fontext"/>
          <w:rtl/>
        </w:rPr>
        <w:t xml:space="preserve"> </w:t>
      </w:r>
      <w:ins w:id="91013" w:author="מנוע מכני" w:date="2026-10-11T12:04:39Z">
        <w:r>
          <w:rPr>
            <w:rFonts w:ascii="Fb Fontext" w:hAnsi="Fb Fontext"/>
            <w:rtl/>
          </w:rPr>
          <w:t xml:space="preserve">לא</w:t>
        </w:r>
      </w:ins>
      <w:del w:id="91014" w:author="מנוע מכני" w:date="2026-10-11T12:04:39Z">
        <w:r w:rsidRPr="006F178A">
          <w:rPr>
            <w:rFonts w:ascii="Fb Fontext" w:hAnsi="Fb Fontext"/>
            <w:rtl/>
          </w:rPr>
          <w:delText xml:space="preserve">לאו</w:delText>
        </w:r>
      </w:del>
      <w:r w:rsidRPr="006F178A">
        <w:rPr>
          <w:rFonts w:ascii="Fb Fontext" w:hAnsi="Fb Fontext"/>
          <w:rtl/>
        </w:rPr>
        <w:t xml:space="preserve">. </w:t>
      </w:r>
      <w:ins w:id="94259" w:author="קלוד" w:date="2026-10-11T13:11:34Z">
        <w:r>
          <w:rPr>
            <w:rFonts w:ascii="Fb Fontext" w:hAnsi="Fb Fontext"/>
            <w:rtl/>
          </w:rPr>
          <w:t xml:space="preserve">א"ל:</w:t>
        </w:r>
      </w:ins>
      <w:del w:id="94260" w:author="קלוד" w:date="2026-10-11T13:11:34Z">
        <w:r w:rsidRPr="006F178A">
          <w:rPr>
            <w:rFonts w:ascii="Fb Fontext" w:hAnsi="Fb Fontext"/>
            <w:rtl/>
          </w:rPr>
          <w:delText xml:space="preserve">א"ל</w:delText>
        </w:r>
      </w:del>
      <w:r w:rsidRPr="006F178A">
        <w:rPr>
          <w:rFonts w:ascii="Fb Fontext" w:hAnsi="Fb Fontext"/>
          <w:rtl/>
        </w:rPr>
        <w:t xml:space="preserve"> מוטב אם </w:t>
      </w:r>
      <w:r w:rsidRPr="006F178A">
        <w:rPr>
          <w:rFonts w:ascii="Fb Fontext" w:hAnsi="Fb Fontext"/>
          <w:rtl/>
        </w:rPr>
        <w:t xml:space="preserve">לא</w:t>
      </w:r>
      <w:r w:rsidRPr="006F178A">
        <w:rPr>
          <w:rFonts w:ascii="Fb Fontext" w:hAnsi="Fb Fontext"/>
          <w:rtl/>
        </w:rPr>
        <w:t xml:space="preserve"> </w:t>
      </w:r>
      <w:ins w:id="94257" w:author="קלוד" w:date="2026-10-11T13:11:34Z">
        <w:r>
          <w:rPr>
            <w:rFonts w:ascii="Fb Fontext" w:hAnsi="Fb Fontext"/>
            <w:rtl/>
          </w:rPr>
          <w:t xml:space="preserve">העליתה.</w:t>
        </w:r>
      </w:ins>
      <w:del w:id="94258" w:author="קלוד" w:date="2026-10-11T13:11:34Z">
        <w:r w:rsidRPr="006F178A">
          <w:rPr>
            <w:rFonts w:ascii="Fb Fontext" w:hAnsi="Fb Fontext"/>
            <w:rtl/>
          </w:rPr>
          <w:delText xml:space="preserve">העליתה</w:delText>
        </w:r>
      </w:del>
      <w:r w:rsidRPr="006F178A">
        <w:rPr>
          <w:rFonts w:ascii="Fb Fontext" w:hAnsi="Fb Fontext"/>
          <w:rtl/>
        </w:rPr>
        <w:t xml:space="preserve"> </w:t>
      </w:r>
      <w:ins w:id="94255" w:author="קלוד" w:date="2026-10-11T13:11:34Z">
        <w:r>
          <w:rPr>
            <w:rStyle w:val="2fb"/>
            <w:rFonts w:ascii="Fb Fontext" w:hAnsi="Fb Fontext"/>
            <w:rtl/>
          </w:rPr>
          <w:t xml:space="preserve">תנדר"י:</w:t>
        </w:r>
      </w:ins>
      <w:del w:id="94256" w:author="קלוד" w:date="2026-10-11T13:11:34Z">
        <w:r w:rsidRPr="006F178A">
          <w:rPr>
            <w:rStyle w:val="2fb"/>
            <w:rFonts w:ascii="Fb Fontext" w:hAnsi="Fb Fontext"/>
            <w:rtl/>
          </w:rPr>
          <w:delText xml:space="preserve">תנדר"י</w:delText>
        </w:r>
      </w:del>
      <w:r w:rsidRPr="006F178A">
        <w:rPr>
          <w:rFonts w:ascii="Fb Fontext" w:hAnsi="Fb Fontext"/>
          <w:rtl/>
        </w:rPr>
        <w:t xml:space="preserve"> מערב אדם קב חומטון בכור של תבואה, ואינו </w:t>
      </w:r>
      <w:ins w:id="94253" w:author="קלוד" w:date="2026-10-11T13:11:34Z">
        <w:r>
          <w:rPr>
            <w:rFonts w:ascii="Fb Fontext" w:hAnsi="Fb Fontext"/>
            <w:rtl/>
          </w:rPr>
          <w:t xml:space="preserve">חושש </w:t>
        </w:r>
        <w:r>
          <w:rPr>
            <w:rStyle w:val="afffffe"/>
            <w:rFonts w:ascii="Fb Fontext" w:hAnsi="Fb Fontext"/>
            <w:rtl/>
          </w:rPr>
          <w:t xml:space="preserve">לגזל</w:t>
        </w:r>
        <w:r>
          <w:rPr>
            <w:rFonts w:ascii="Fb Fontext" w:hAnsi="Fb Fontext"/>
            <w:rtl/>
          </w:rPr>
          <w:t xml:space="preserve">.</w:t>
        </w:r>
      </w:ins>
      <w:del w:id="94254" w:author="קלוד" w:date="2026-10-11T13:11:34Z">
        <w:r w:rsidRPr="006F178A">
          <w:rPr>
            <w:rFonts w:ascii="Fb Fontext" w:hAnsi="Fb Fontext"/>
            <w:rtl/>
          </w:rPr>
          <w:delText xml:space="preserve">חושש.</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לא:</w:t>
      </w:r>
    </w:p>
    <w:p w:rsidR="00E9703F" w:rsidRPr="006F178A" w:rsidRDefault="00E9703F" w:rsidP="00E9703F">
      <w:pPr>
        <w:rPr>
          <w:rtl/>
        </w:rPr>
      </w:pPr>
      <w:ins w:id="94265" w:author="קלוד" w:date="2026-10-11T13:11:34Z">
        <w:r>
          <w:rPr>
            <w:rStyle w:val="2fb"/>
            <w:rFonts w:ascii="Fb Fontext" w:hAnsi="Fb Fontext"/>
            <w:rtl/>
          </w:rPr>
          <w:t xml:space="preserve">רבר"ה:</w:t>
        </w:r>
      </w:ins>
      <w:del w:id="94266" w:author="קלוד" w:date="2026-10-11T13:11:34Z">
        <w:r w:rsidRPr="006F178A">
          <w:rPr>
            <w:rStyle w:val="2fb"/>
            <w:rFonts w:ascii="Fb Fontext" w:hAnsi="Fb Fontext"/>
            <w:rtl/>
          </w:rPr>
          <w:delText xml:space="preserve">רבר"ה</w:delText>
        </w:r>
      </w:del>
      <w:r w:rsidRPr="006F178A">
        <w:rPr>
          <w:rFonts w:ascii="Fb Fontext" w:hAnsi="Fb Fontext"/>
          <w:rtl/>
        </w:rPr>
        <w:t xml:space="preserve"> כל אדם שיש בו תורה ואין בו יראת שמים, דומה לגזבר שמסרו לו מפתחות הפנימיות ומפתחות החיצונות </w:t>
      </w:r>
      <w:r w:rsidRPr="006F178A">
        <w:rPr>
          <w:rFonts w:ascii="Fb Fontext" w:hAnsi="Fb Fontext"/>
          <w:rtl/>
        </w:rPr>
        <w:t xml:space="preserve">לא</w:t>
      </w:r>
      <w:r w:rsidRPr="006F178A">
        <w:rPr>
          <w:rFonts w:ascii="Fb Fontext" w:hAnsi="Fb Fontext"/>
          <w:rtl/>
        </w:rPr>
        <w:t xml:space="preserve"> מסרו לו. ב</w:t>
      </w:r>
      <w:r w:rsidRPr="006F178A">
        <w:rPr>
          <w:rFonts w:ascii="Fb Fontext" w:hAnsi="Fb Fontext" w:hint="cs"/>
          <w:rtl/>
        </w:rPr>
        <w:t>מה יכנס</w:t>
      </w:r>
      <w:r w:rsidRPr="006F178A">
        <w:rPr>
          <w:rFonts w:ascii="Fb Fontext" w:hAnsi="Fb Fontext"/>
          <w:rtl/>
        </w:rPr>
        <w:t>?</w:t>
      </w:r>
    </w:p>
    <w:p>
      <w:pPr>
        <w:pStyle w:val="38"/>
        <w:rPr>
          <w:ins w:id="97136" w:author="מנוע מכני" w:date="2026-10-11T12:04:39Z"/>
        </w:rPr>
      </w:pPr>
      <w:r w:rsidRPr="006F178A">
        <w:t xml:space="preserve">מכריז רבי ינאי:</w:t>
      </w:r>
    </w:p>
    <w:p w:rsidR="00E9703F" w:rsidRPr="006F178A" w:rsidRDefault="00E9703F" w:rsidP="00E9703F">
      <w:pPr>
        <w:rPr>
          <w:rtl/>
        </w:rPr>
      </w:pPr>
      <w:del w:id="97137" w:author="מנוע מכני" w:date="2026-10-11T12:04:39Z">
        <w:r w:rsidRPr="006F178A">
          <w:rPr>
            <w:rtl/>
          </w:rPr>
          <w:delText xml:space="preserve"> </w:delText>
        </w:r>
      </w:del>
      <w:r w:rsidRPr="006F178A">
        <w:rPr>
          <w:rtl/>
        </w:rPr>
        <w:t xml:space="preserve">חבל על </w:t>
      </w:r>
      <w:ins w:id="92503" w:author="מנוע מכני" w:date="2026-10-11T12:04:39Z">
        <w:ins w:id="94271" w:author="קלוד" w:date="2026-10-11T13:11:34Z">
          <w:r>
            <w:rPr>
              <w:rtl/>
            </w:rPr>
            <w:t xml:space="preserve">מי שאין</w:t>
          </w:r>
        </w:ins>
        <w:del w:id="94272" w:author="קלוד" w:date="2026-10-11T13:11:34Z">
          <w:r>
            <w:rPr>
              <w:rtl/>
            </w:rPr>
            <w:delText xml:space="preserve">דאין</w:delText>
          </w:r>
        </w:del>
      </w:ins>
      <w:del w:id="92504" w:author="מנוע מכני" w:date="2026-10-11T12:04:39Z">
        <w:r w:rsidRPr="006F178A">
          <w:rPr>
            <w:rtl/>
          </w:rPr>
          <w:delText xml:space="preserve">דלית</w:delText>
        </w:r>
      </w:del>
      <w:r w:rsidRPr="006F178A">
        <w:rPr>
          <w:rtl/>
        </w:rPr>
        <w:t xml:space="preserve"> </w:t>
      </w:r>
      <w:ins w:id="92501" w:author="מנוע מכני" w:date="2026-10-11T12:04:39Z">
        <w:r>
          <w:rPr>
            <w:rtl/>
          </w:rPr>
          <w:t xml:space="preserve">לו</w:t>
        </w:r>
      </w:ins>
      <w:del w:id="92502" w:author="מנוע מכני" w:date="2026-10-11T12:04:39Z">
        <w:r w:rsidRPr="006F178A">
          <w:rPr>
            <w:rtl/>
          </w:rPr>
          <w:delText xml:space="preserve">ליה</w:delText>
        </w:r>
      </w:del>
      <w:r w:rsidRPr="006F178A">
        <w:rPr>
          <w:rtl/>
        </w:rPr>
        <w:t xml:space="preserve"> </w:t>
      </w:r>
      <w:ins w:id="90147" w:author="Claude - סמנטי" w:date="2026-10-11T12:28:21Z">
        <w:r>
          <w:rPr>
            <w:rtl/>
          </w:rPr>
          <w:t xml:space="preserve">חצר</w:t>
        </w:r>
      </w:ins>
      <w:del w:id="90148" w:author="Claude - סמנטי" w:date="2026-10-11T12:28:21Z">
        <w:r w:rsidRPr="006F178A">
          <w:rPr>
            <w:rtl/>
          </w:rPr>
          <w:delText xml:space="preserve">דרתא</w:delText>
        </w:r>
      </w:del>
      <w:r w:rsidRPr="006F178A">
        <w:rPr>
          <w:rtl/>
        </w:rPr>
        <w:t xml:space="preserve">, </w:t>
      </w:r>
      <w:ins w:id="94269" w:author="קלוד" w:date="2026-10-11T13:11:34Z">
        <w:r>
          <w:rPr>
            <w:rtl/>
          </w:rPr>
          <w:t xml:space="preserve">ושער</w:t>
        </w:r>
      </w:ins>
      <w:del w:id="94270" w:author="קלוד" w:date="2026-10-11T13:11:34Z">
        <w:r w:rsidRPr="006F178A">
          <w:rPr>
            <w:rtl/>
          </w:rPr>
          <w:delText xml:space="preserve">ותרעא</w:delText>
        </w:r>
      </w:del>
      <w:r w:rsidRPr="006F178A">
        <w:rPr>
          <w:rtl/>
        </w:rPr>
        <w:t xml:space="preserve"> </w:t>
      </w:r>
      <w:ins w:id="90145" w:author="Claude - סמנטי" w:date="2026-10-11T12:28:21Z">
        <w:r>
          <w:rPr>
            <w:rtl/>
          </w:rPr>
          <w:t xml:space="preserve">לחצר</w:t>
        </w:r>
      </w:ins>
      <w:del w:id="90146" w:author="Claude - סמנטי" w:date="2026-10-11T12:28:21Z">
        <w:r w:rsidRPr="006F178A">
          <w:rPr>
            <w:rtl/>
          </w:rPr>
          <w:delText xml:space="preserve">לדרתא</w:delText>
        </w:r>
      </w:del>
      <w:r w:rsidRPr="006F178A">
        <w:rPr>
          <w:rtl/>
        </w:rPr>
        <w:t xml:space="preserve"> </w:t>
      </w:r>
      <w:ins w:id="95555" w:author="מנוע מכני" w:date="2026-10-11T12:04:39Z">
        <w:ins w:id="94267" w:author="קלוד" w:date="2026-10-11T13:11:34Z">
          <w:r>
            <w:rPr>
              <w:rtl/>
            </w:rPr>
            <w:t xml:space="preserve">עושה.</w:t>
          </w:r>
        </w:ins>
        <w:del w:id="94268" w:author="קלוד" w:date="2026-10-11T13:11:34Z">
          <w:r>
            <w:rPr>
              <w:rtl/>
            </w:rPr>
            <w:delText xml:space="preserve">עשה</w:delText>
          </w:r>
          <w:r w:rsidRPr="006F178A">
            <w:rPr>
              <w:rtl/>
            </w:rPr>
            <w:delText xml:space="preserve">.</w:delText>
          </w:r>
        </w:del>
      </w:ins>
      <w:del w:id="95556" w:author="מנוע מכני" w:date="2026-10-11T12:04:39Z">
        <w:r w:rsidRPr="006F178A">
          <w:rPr>
            <w:rtl/>
          </w:rPr>
          <w:delText xml:space="preserve">עביד</w:delText>
        </w:r>
      </w:del>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"י</w:t>
      </w:r>
      <w:r w:rsidR="00E9703F" w:rsidRPr="006F178A">
        <w:rPr>
          <w:rtl/>
        </w:rPr>
        <w:t xml:space="preserve"> </w:t>
      </w:r>
      <w:r w:rsidR="00E9703F" w:rsidRPr="006F178A">
        <w:rPr>
          <w:rtl/>
        </w:rPr>
        <w:t xml:space="preserve">לא</w:t>
      </w:r>
      <w:r w:rsidR="00E9703F" w:rsidRPr="006F178A">
        <w:rPr>
          <w:rtl/>
        </w:rPr>
        <w:t xml:space="preserve"> ברא </w:t>
      </w:r>
      <w:r w:rsidR="00E9703F" w:rsidRPr="006F178A">
        <w:rPr>
          <w:rtl/>
        </w:rPr>
        <w:t xml:space="preserve">הקב"ה</w:t>
      </w:r>
      <w:r w:rsidR="00E9703F" w:rsidRPr="006F178A">
        <w:rPr>
          <w:rtl/>
        </w:rPr>
        <w:t xml:space="preserve"> עולמו אלא כדי שייראו מלפניו, </w:t>
      </w:r>
      <w:r w:rsidR="00E9703F">
        <w:rPr>
          <w:rtl/>
        </w:rPr>
        <w:t>שנא'</w:t>
      </w:r>
      <w:r w:rsidR="00E9703F" w:rsidRPr="00784B8D">
        <w:rPr>
          <w:rStyle w:val="afffff0"/>
          <w:rtl/>
        </w:rPr>
        <w:t xml:space="preserve"> </w:t>
      </w:r>
      <w:r w:rsidR="00E9703F" w:rsidRPr="00784B8D">
        <w:rPr>
          <w:rStyle w:val="afffff0"/>
          <w:rFonts w:hint="cs"/>
          <w:rtl/>
        </w:rPr>
        <w:t>'</w:t>
      </w:r>
      <w:ins w:id="90947" w:author="Claude - סמנטי" w:date="2026-10-11T12:28:21Z">
        <w:r>
          <w:rPr>
            <w:rStyle w:val="afffff0"/>
            <w:rtl/>
          </w:rPr>
          <w:t xml:space="preserve">וְהָאֱלֹהִים עָשָׂה שֶׁיִּרְאוּ מִלְּפָנָיו</w:t>
        </w:r>
      </w:ins>
      <w:del w:id="90948" w:author="Claude - סמנטי" w:date="2026-10-11T12:28:21Z">
        <w:r w:rsidR="00E9703F" w:rsidRPr="00784B8D">
          <w:rPr>
            <w:rStyle w:val="afffff0"/>
            <w:rtl/>
          </w:rPr>
          <w:delText xml:space="preserve">והאלהים עשה שיראו מלפניו</w:delText>
        </w:r>
      </w:del>
      <w:r w:rsidR="00E9703F" w:rsidRPr="00784B8D">
        <w:rPr>
          <w:rStyle w:val="afffff0"/>
          <w:rFonts w:hint="cs"/>
          <w:rtl/>
        </w:rPr>
        <w:t>'</w:t>
      </w:r>
      <w:r w:rsidR="00E9703F" w:rsidRPr="00784B8D">
        <w:rPr>
          <w:rStyle w:val="afffff0"/>
          <w:rtl/>
        </w:rPr>
        <w:t>.</w:t>
      </w:r>
    </w:p>
    <w:p w:rsidR="00E9703F" w:rsidRPr="00B3644D" w:rsidRDefault="00E9703F" w:rsidP="00E9703F">
      <w:pPr>
        <w:rPr>
          <w:spacing w:val="-4"/>
          <w:rtl/>
        </w:rPr>
      </w:pPr>
      <w:r w:rsidRPr="00B3644D">
        <w:rPr>
          <w:rStyle w:val="2fb"/>
          <w:spacing w:val="-4"/>
          <w:rtl/>
        </w:rPr>
        <w:t xml:space="preserve">ר"א</w:t>
      </w:r>
      <w:r w:rsidRPr="00B3644D">
        <w:rPr>
          <w:spacing w:val="-4"/>
          <w:rtl/>
        </w:rPr>
        <w:t xml:space="preserve"> </w:t>
      </w:r>
      <w:r w:rsidRPr="00B3644D">
        <w:rPr>
          <w:spacing w:val="-4"/>
          <w:rtl/>
        </w:rPr>
        <w:t xml:space="preserve">אמר</w:t>
      </w:r>
      <w:r w:rsidRPr="00B3644D">
        <w:rPr>
          <w:spacing w:val="-4"/>
          <w:rtl/>
        </w:rPr>
        <w:t xml:space="preserve"> </w:t>
      </w:r>
      <w:ins w:id="94281" w:author="קלוד" w:date="2026-10-11T13:11:34Z">
        <w:r>
          <w:rPr>
            <w:rStyle w:val="2fb"/>
            <w:spacing w:val="-4"/>
            <w:rtl/>
          </w:rPr>
          <w:t xml:space="preserve">לר"ס:</w:t>
        </w:r>
      </w:ins>
      <w:del w:id="94282" w:author="קלוד" w:date="2026-10-11T13:11:34Z">
        <w:r w:rsidRPr="00B3644D">
          <w:rPr>
            <w:rStyle w:val="2fb"/>
            <w:spacing w:val="-4"/>
            <w:rtl/>
          </w:rPr>
          <w:delText xml:space="preserve">לר"ס</w:delText>
        </w:r>
      </w:del>
      <w:r w:rsidRPr="00B3644D">
        <w:rPr>
          <w:spacing w:val="-4"/>
          <w:rtl/>
        </w:rPr>
        <w:t xml:space="preserve"> </w:t>
      </w:r>
      <w:ins w:id="94279" w:author="קלוד" w:date="2026-10-11T13:11:34Z">
        <w:r>
          <w:rPr>
            <w:spacing w:val="-4"/>
            <w:rtl/>
          </w:rPr>
          <w:t xml:space="preserve">נקום</w:t>
        </w:r>
      </w:ins>
      <w:del w:id="94280" w:author="קלוד" w:date="2026-10-11T13:11:34Z">
        <w:r w:rsidRPr="00B3644D">
          <w:rPr>
            <w:spacing w:val="-4"/>
            <w:rtl/>
          </w:rPr>
          <w:delText xml:space="preserve">לקום</w:delText>
        </w:r>
      </w:del>
      <w:r w:rsidRPr="00B3644D">
        <w:rPr>
          <w:spacing w:val="-4"/>
          <w:rtl/>
        </w:rPr>
        <w:t xml:space="preserve"> מפני </w:t>
      </w:r>
      <w:r w:rsidRPr="00B3644D">
        <w:rPr>
          <w:rStyle w:val="2fb"/>
          <w:spacing w:val="-4"/>
          <w:rtl/>
        </w:rPr>
        <w:t xml:space="preserve">רבי</w:t>
      </w:r>
      <w:r w:rsidRPr="00B3644D">
        <w:rPr>
          <w:spacing w:val="-4"/>
          <w:rtl/>
        </w:rPr>
        <w:t xml:space="preserve"> יעקב ב</w:t>
      </w:r>
      <w:r w:rsidRPr="00B3644D">
        <w:rPr>
          <w:rFonts w:hint="cs"/>
          <w:spacing w:val="-4"/>
          <w:rtl/>
        </w:rPr>
        <w:t>ר</w:t>
      </w:r>
      <w:r w:rsidRPr="00B3644D">
        <w:rPr>
          <w:spacing w:val="-4"/>
          <w:rtl/>
        </w:rPr>
        <w:t xml:space="preserve"> אחא </w:t>
      </w:r>
      <w:ins w:id="94277" w:author="קלוד" w:date="2026-10-11T13:11:34Z">
        <w:r>
          <w:rPr>
            <w:spacing w:val="-4"/>
            <w:rtl/>
          </w:rPr>
          <w:t xml:space="preserve">שירא</w:t>
        </w:r>
      </w:ins>
      <w:del w:id="94278" w:author="קלוד" w:date="2026-10-11T13:11:34Z">
        <w:r w:rsidRPr="00B3644D">
          <w:rPr>
            <w:spacing w:val="-4"/>
            <w:rtl/>
          </w:rPr>
          <w:delText xml:space="preserve">ד</w:delText>
        </w:r>
        <w:r w:rsidRPr="00B3644D">
          <w:rPr>
            <w:rFonts w:hint="cs"/>
            <w:spacing w:val="-4"/>
            <w:rtl/>
          </w:rPr>
          <w:delText xml:space="preserve">ירא</w:delText>
        </w:r>
      </w:del>
      <w:r w:rsidRPr="00B3644D">
        <w:rPr>
          <w:rFonts w:hint="cs"/>
          <w:spacing w:val="-4"/>
          <w:rtl/>
        </w:rPr>
        <w:t xml:space="preserve"> שמים </w:t>
      </w:r>
      <w:ins w:id="94275" w:author="קלוד" w:date="2026-10-11T13:11:34Z">
        <w:r>
          <w:rPr>
            <w:rFonts w:hint="cs"/>
            <w:spacing w:val="-4"/>
            <w:rtl/>
          </w:rPr>
          <w:t xml:space="preserve">הוא.</w:t>
        </w:r>
      </w:ins>
      <w:del w:id="94276" w:author="קלוד" w:date="2026-10-11T13:11:34Z">
        <w:r w:rsidRPr="00B3644D">
          <w:rPr>
            <w:rFonts w:hint="cs"/>
            <w:spacing w:val="-4"/>
            <w:rtl/>
          </w:rPr>
          <w:delText xml:space="preserve">הוא,</w:delText>
        </w:r>
      </w:del>
      <w:r w:rsidRPr="00B3644D">
        <w:rPr>
          <w:rFonts w:hint="cs"/>
          <w:spacing w:val="-4"/>
          <w:rtl/>
        </w:rPr>
        <w:t xml:space="preserve"> </w:t>
      </w:r>
      <w:r w:rsidRPr="00B3644D">
        <w:rPr>
          <w:rFonts w:hint="cs"/>
          <w:spacing w:val="-4"/>
          <w:rtl/>
        </w:rPr>
        <w:t xml:space="preserve">א</w:t>
      </w:r>
      <w:r w:rsidRPr="00B3644D">
        <w:rPr>
          <w:spacing w:val="-4"/>
          <w:rtl/>
        </w:rPr>
        <w:t xml:space="preserve">"ל</w:t>
      </w:r>
      <w:r w:rsidRPr="00B3644D">
        <w:rPr>
          <w:spacing w:val="-4"/>
          <w:rtl/>
        </w:rPr>
        <w:t xml:space="preserve"> </w:t>
      </w:r>
      <w:ins w:id="94273" w:author="קלוד" w:date="2026-10-11T13:11:34Z">
        <w:r>
          <w:rPr>
            <w:rStyle w:val="2fb"/>
            <w:spacing w:val="-4"/>
            <w:rtl/>
          </w:rPr>
          <w:t xml:space="preserve">ר"ס:</w:t>
        </w:r>
      </w:ins>
      <w:del w:id="94274" w:author="קלוד" w:date="2026-10-11T13:11:34Z">
        <w:r w:rsidRPr="00B3644D">
          <w:rPr>
            <w:rStyle w:val="2fb"/>
            <w:spacing w:val="-4"/>
            <w:rtl/>
          </w:rPr>
          <w:delText xml:space="preserve">ר"ס</w:delText>
        </w:r>
      </w:del>
      <w:r w:rsidRPr="00B3644D">
        <w:rPr>
          <w:rFonts w:hint="cs"/>
          <w:spacing w:val="-4"/>
          <w:rtl/>
        </w:rPr>
        <w:t xml:space="preserve"> נעמוד מפני שת</w:t>
      </w:r>
      <w:r w:rsidRPr="00B3644D">
        <w:rPr>
          <w:spacing w:val="-4"/>
          <w:rtl/>
        </w:rPr>
        <w:t>"</w:t>
      </w:r>
      <w:r w:rsidRPr="00B3644D">
        <w:rPr>
          <w:rFonts w:hint="cs"/>
          <w:spacing w:val="-4"/>
          <w:rtl/>
        </w:rPr>
        <w:t xml:space="preserve">ח </w:t>
      </w:r>
      <w:r w:rsidRPr="00B3644D">
        <w:rPr>
          <w:spacing w:val="-4"/>
          <w:rtl/>
        </w:rPr>
        <w:t>הוא.</w:t>
      </w:r>
    </w:p>
    <w:p w:rsidR="00E9703F" w:rsidRDefault="00E9703F" w:rsidP="00E9703F">
      <w:pPr>
        <w:rPr>
          <w:rtl/>
        </w:rPr>
      </w:pPr>
      <w:del w:id="99433" w:author="מנוע מכני" w:date="2026-10-11T12:04:39Z">
        <w:r w:rsidRPr="006F178A">
          <w:rPr>
            <w:rtl/>
          </w:rPr>
          <w:delText xml:space="preserve">א"ל </w:delText>
        </w:r>
      </w:del>
      <w:r w:rsidRPr="006F178A">
        <w:rPr>
          <w:rtl/>
        </w:rPr>
        <w:t xml:space="preserve">אמ</w:t>
      </w:r>
      <w:r w:rsidRPr="006F178A">
        <w:rPr>
          <w:rFonts w:hint="cs"/>
          <w:rtl/>
        </w:rPr>
        <w:t>רתי לך שירא שמים הוא ואתה אומר לי שת</w:t>
      </w:r>
      <w:r w:rsidRPr="006F178A">
        <w:rPr>
          <w:rtl/>
        </w:rPr>
        <w:t>"</w:t>
      </w:r>
      <w:r w:rsidRPr="006F178A">
        <w:rPr>
          <w:rFonts w:hint="cs"/>
          <w:rtl/>
        </w:rPr>
        <w:t>ח הוא</w:t>
      </w:r>
    </w:p>
    <w:p w:rsidR="00E9703F" w:rsidRDefault="00E9703F" w:rsidP="00E9703F">
      <w:pPr>
        <w:pStyle w:val="afffff"/>
        <w:rPr>
          <w:rtl/>
        </w:rPr>
      </w:pPr>
      <w:r w:rsidRPr="006F178A">
        <w:rPr>
          <w:rtl/>
        </w:rPr>
        <w:t>תסתיים דר"א דאמר דגבר דחיל חטאין מהא דאר"א אין לו להקב</w:t>
      </w:r>
      <w:r w:rsidRPr="006F178A">
        <w:rPr>
          <w:rFonts w:hint="cs"/>
          <w:rtl/>
        </w:rPr>
        <w:t>"</w:t>
      </w:r>
      <w:r w:rsidRPr="006F178A">
        <w:rPr>
          <w:rtl/>
        </w:rPr>
        <w:t xml:space="preserve">ה בעולמו אלא ירא"ש בלבד </w:t>
      </w:r>
      <w:r>
        <w:rPr>
          <w:rtl/>
        </w:rPr>
        <w:t>שנא'</w:t>
      </w:r>
      <w:r w:rsidRPr="006F178A">
        <w:rPr>
          <w:rtl/>
        </w:rPr>
        <w:t xml:space="preserve"> </w:t>
      </w:r>
      <w:r w:rsidRPr="006F178A">
        <w:rPr>
          <w:rFonts w:hint="cs"/>
          <w:rtl/>
        </w:rPr>
        <w:t>'</w:t>
      </w:r>
      <w:r>
        <w:rPr>
          <w:rStyle w:val="afffff0"/>
          <w:rtl/>
          <w:rPrChange w:id="9019" w:author="מנוע פסוקים" w:date="2026-10-11T09:34:00Z">
            <w:rPr>
              <w:rtl/>
            </w:rPr>
          </w:rPrChange>
        </w:rPr>
        <w:t xml:space="preserve">ועתה ישראל מה</w:t>
      </w:r>
      <w:r>
        <w:rPr>
          <w:rStyle w:val="afffff0"/>
          <w:rtl/>
          <w:rPrChange w:id="9020" w:author="מנוע פסוקים" w:date="2026-10-11T09:34:00Z">
            <w:rPr>
              <w:rtl/>
            </w:rPr>
          </w:rPrChange>
        </w:rPr>
        <w:t xml:space="preserve"> ה'</w:t>
      </w:r>
      <w:r>
        <w:rPr>
          <w:rStyle w:val="afffff0"/>
          <w:rtl/>
          <w:rPrChange w:id="9021" w:author="מנוע פסוקים" w:date="2026-10-11T09:34:00Z">
            <w:rPr>
              <w:rtl/>
            </w:rPr>
          </w:rPrChange>
        </w:rPr>
        <w:t xml:space="preserve"> אלהיך שואל מעמך כי אם ליראה</w:t>
      </w:r>
      <w:r>
        <w:rPr>
          <w:rtl/>
        </w:rPr>
        <w:t xml:space="preserve"> </w:t>
      </w:r>
      <w:r>
        <w:rPr>
          <w:rtl/>
        </w:rPr>
        <w:t>וגו'</w:t>
      </w:r>
    </w:p>
    <w:p w:rsidR="00E9703F" w:rsidRPr="006F178A" w:rsidRDefault="00E9703F" w:rsidP="00E9703F">
      <w:pPr>
        <w:pStyle w:val="afffff"/>
        <w:rPr>
          <w:rtl/>
        </w:rPr>
      </w:pPr>
      <w:r w:rsidRPr="006F178A">
        <w:rPr>
          <w:rtl/>
        </w:rPr>
        <w:t xml:space="preserve">וכתיב </w:t>
      </w:r>
      <w:r w:rsidRPr="006F178A">
        <w:rPr>
          <w:rFonts w:hint="cs"/>
          <w:rtl/>
        </w:rPr>
        <w:t>'</w:t>
      </w:r>
      <w:r>
        <w:rPr>
          <w:rStyle w:val="afffff0"/>
          <w:rtl/>
          <w:rPrChange w:id="9022" w:author="מנוע פסוקים" w:date="2026-10-11T09:34:00Z">
            <w:rPr>
              <w:rtl/>
            </w:rPr>
          </w:rPrChange>
        </w:rPr>
        <w:t xml:space="preserve">ויאמר לאדם </w:t>
      </w:r>
      <w:r>
        <w:rPr>
          <w:rStyle w:val="afffff0"/>
          <w:rtl/>
          <w:rPrChange w:id="9023" w:author="מנוע פסוקים" w:date="2026-10-11T09:34:00Z">
            <w:rPr>
              <w:rStyle w:val="afffe"/>
              <w:rtl/>
            </w:rPr>
          </w:rPrChange>
        </w:rPr>
        <w:t xml:space="preserve">הן</w:t>
      </w:r>
      <w:r>
        <w:rPr>
          <w:rStyle w:val="afffff0"/>
          <w:rtl/>
          <w:rPrChange w:id="9024" w:author="מנוע פסוקים" w:date="2026-10-11T09:34:00Z">
            <w:rPr>
              <w:rtl/>
            </w:rPr>
          </w:rPrChange>
        </w:rPr>
        <w:t xml:space="preserve"> יראת</w:t>
      </w:r>
      <w:r>
        <w:rPr>
          <w:rtl/>
        </w:rPr>
        <w:t xml:space="preserve"> ה'</w:t>
      </w:r>
      <w:r w:rsidRPr="006F178A">
        <w:rPr>
          <w:rtl/>
        </w:rPr>
        <w:t xml:space="preserve"> היא חכמה </w:t>
      </w:r>
      <w:r>
        <w:rPr>
          <w:rtl/>
        </w:rPr>
        <w:t>וגו'</w:t>
      </w:r>
      <w:r w:rsidRPr="006F178A">
        <w:rPr>
          <w:rtl/>
        </w:rPr>
        <w:t>, - ובלשון יוני קורין לאחת הן.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138" w:author="מנוע מכני" w:date="2026-10-11T12:04:39Z"/>
        </w:rPr>
      </w:pPr>
      <w:r w:rsidRPr="006F178A">
        <w:t>ר"</w:t>
      </w:r>
      <w:r w:rsidRPr="006F178A">
        <w:t>ע</w:t>
      </w:r>
      <w:r w:rsidRPr="006F178A">
        <w:t>:</w:t>
      </w:r>
    </w:p>
    <w:p w:rsidR="00E9703F" w:rsidRPr="006F178A" w:rsidRDefault="00E9703F" w:rsidP="00E9703F">
      <w:pPr>
        <w:rPr>
          <w:rtl/>
        </w:rPr>
      </w:pPr>
      <w:del w:id="97139" w:author="מנוע מכני" w:date="2026-10-11T12:04:39Z">
        <w:r w:rsidRPr="00806933">
          <w:rPr>
            <w:rStyle w:val="afffff0"/>
            <w:rtl/>
          </w:rPr>
          <w:delText xml:space="preserve"> </w:delText>
        </w:r>
      </w:del>
      <w:r w:rsidRPr="00806933">
        <w:rPr>
          <w:rStyle w:val="afffff0"/>
          <w:rFonts w:hint="cs"/>
          <w:rtl/>
        </w:rPr>
        <w:t>'</w:t>
      </w:r>
      <w:r w:rsidRPr="00806933">
        <w:rPr>
          <w:rStyle w:val="afffff0"/>
          <w:rtl/>
        </w:rPr>
        <w:t xml:space="preserve">אל תרשע הרבה </w:t>
      </w:r>
      <w:ins w:id="94287" w:author="קלוד" w:date="2026-10-11T13:11:34Z">
        <w:r>
          <w:rPr>
            <w:rStyle w:val="afffff0"/>
            <w:rtl/>
          </w:rPr>
          <w:t xml:space="preserve">וגו'</w:t>
        </w:r>
      </w:ins>
      <w:del w:id="94288" w:author="קלוד" w:date="2026-10-11T13:11:34Z">
        <w:r>
          <w:rPr>
            <w:rStyle w:val="afffff0"/>
            <w:rtl/>
          </w:rPr>
          <w:delText xml:space="preserve">וגו</w:delText>
        </w:r>
        <w:r>
          <w:rPr>
            <w:rStyle w:val="afffff0"/>
            <w:rtl/>
          </w:rPr>
          <w:delText xml:space="preserve">'</w:delText>
        </w:r>
        <w:r w:rsidRPr="00806933">
          <w:rPr>
            <w:rStyle w:val="afffff0"/>
            <w:rtl/>
          </w:rPr>
          <w:delText xml:space="preserve">,</w:delText>
        </w:r>
      </w:del>
      <w:r w:rsidRPr="006F178A">
        <w:rPr>
          <w:rFonts w:ascii="Fb Fontext" w:hAnsi="Fb Fontext"/>
          <w:rtl/>
        </w:rPr>
        <w:t xml:space="preserve"> </w:t>
      </w:r>
      <w:ins w:id="94285" w:author="קלוד" w:date="2026-10-11T13:11:34Z">
        <w:r>
          <w:rPr>
            <w:rFonts w:ascii="Fb Fontext" w:hAnsi="Fb Fontext"/>
            <w:rtl/>
          </w:rPr>
          <w:t xml:space="preserve">-</w:t>
        </w:r>
      </w:ins>
      <w:del w:id="94286" w:author="קלוד" w:date="2026-10-11T13:11:34Z">
        <w:r w:rsidRPr="006F178A">
          <w:rPr>
            <w:rFonts w:ascii="Fb Fontext" w:hAnsi="Fb Fontext"/>
            <w:rtl/>
          </w:rPr>
          <w:delText xml:space="preserve">והיינו</w:delText>
        </w:r>
      </w:del>
      <w:r w:rsidRPr="006F178A">
        <w:rPr>
          <w:rFonts w:ascii="Fb Fontext" w:hAnsi="Fb Fontext"/>
          <w:rtl/>
        </w:rPr>
        <w:t xml:space="preserve"> </w:t>
      </w:r>
      <w:ins w:id="94283" w:author="קלוד" w:date="2026-10-11T13:11:34Z">
        <w:r>
          <w:rPr>
            <w:rStyle w:val="afffffe"/>
            <w:rFonts w:ascii="Fb Fontext" w:hAnsi="Fb Fontext"/>
            <w:rtl/>
          </w:rPr>
          <w:t xml:space="preserve">אם רשעת מעט</w:t>
        </w:r>
        <w:r>
          <w:rPr>
            <w:rFonts w:ascii="Fb Fontext" w:hAnsi="Fb Fontext"/>
            <w:rtl/>
          </w:rPr>
          <w:t xml:space="preserve">, כמי</w:t>
        </w:r>
      </w:ins>
      <w:del w:id="94284" w:author="קלוד" w:date="2026-10-11T13:11:34Z">
        <w:r w:rsidRPr="006F178A">
          <w:rPr>
            <w:rFonts w:ascii="Fb Fontext" w:hAnsi="Fb Fontext"/>
            <w:rtl/>
          </w:rPr>
          <w:delText xml:space="preserve">דמי</w:delText>
        </w:r>
      </w:del>
      <w:r w:rsidRPr="006F178A">
        <w:rPr>
          <w:rFonts w:ascii="Fb Fontext" w:hAnsi="Fb Fontext"/>
          <w:rtl/>
        </w:rPr>
        <w:t xml:space="preserve"> שאכל שום וריחו נודף, </w:t>
      </w:r>
      <w:r w:rsidRPr="006F178A">
        <w:rPr>
          <w:rFonts w:ascii="Fb Fontext" w:hAnsi="Fb Fontext"/>
          <w:rtl/>
        </w:rPr>
        <w:t xml:space="preserve">לא</w:t>
      </w:r>
      <w:r w:rsidRPr="006F178A">
        <w:rPr>
          <w:rFonts w:ascii="Fb Fontext" w:hAnsi="Fb Fontext"/>
          <w:rtl/>
        </w:rPr>
        <w:t xml:space="preserve"> יחזור ויאכל שום אחר ויהא ריחו נודף.</w:t>
      </w:r>
    </w:p>
    <w:p>
      <w:pPr>
        <w:pStyle w:val="38"/>
        <w:rPr>
          <w:ins w:id="97140" w:author="מנוע מכני" w:date="2026-10-11T12:04:39Z"/>
        </w:rPr>
      </w:pPr>
      <w:r w:rsidRPr="006F178A">
        <w:t>רבר"ע:</w:t>
      </w:r>
    </w:p>
    <w:p w:rsidR="00E9703F" w:rsidRPr="006F178A" w:rsidRDefault="00E9703F" w:rsidP="00E9703F">
      <w:pPr>
        <w:rPr>
          <w:rFonts w:ascii="Fb Fontext" w:hAnsi="Fb Fontext"/>
          <w:rtl/>
        </w:rPr>
      </w:pPr>
      <w:del w:id="97141" w:author="מנוע מכני" w:date="2026-10-11T12:04:39Z">
        <w:r w:rsidRPr="00784B8D">
          <w:rPr>
            <w:rStyle w:val="afffff0"/>
            <w:rtl/>
          </w:rPr>
          <w:delText xml:space="preserve"> </w:delText>
        </w:r>
      </w:del>
      <w:r w:rsidRPr="00784B8D">
        <w:rPr>
          <w:rStyle w:val="afffff0"/>
          <w:rFonts w:hint="cs"/>
          <w:rtl/>
        </w:rPr>
        <w:t>'</w:t>
      </w:r>
      <w:ins w:id="90149" w:author="Claude - סמנטי" w:date="2026-10-11T12:28:21Z">
        <w:r>
          <w:rPr>
            <w:rStyle w:val="afffff0"/>
            <w:rtl/>
          </w:rPr>
          <w:t xml:space="preserve">כִּי אֵין חַרְצֻבּוֹת לְמוֹתָם וּבָרִיא אוּלָם</w:t>
        </w:r>
      </w:ins>
      <w:del w:id="90150" w:author="Claude - סמנטי" w:date="2026-10-11T12:28:21Z">
        <w:r w:rsidRPr="00784B8D">
          <w:rPr>
            <w:rStyle w:val="afffff0"/>
            <w:rtl/>
          </w:rPr>
          <w:delText xml:space="preserve">כי אין חרצבות למותם ובריא אולם</w:delText>
        </w:r>
      </w:del>
      <w:r w:rsidRPr="00784B8D">
        <w:rPr>
          <w:rStyle w:val="afffff0"/>
          <w:rFonts w:hint="cs"/>
          <w:rtl/>
        </w:rPr>
        <w:t>'</w:t>
      </w:r>
      <w:r w:rsidRPr="00784B8D">
        <w:rPr>
          <w:rStyle w:val="afffff0"/>
          <w:rtl/>
        </w:rPr>
        <w:t xml:space="preserve"> </w:t>
      </w:r>
      <w:r w:rsidRPr="006F178A">
        <w:rPr>
          <w:rFonts w:ascii="Fb Fontext" w:hAnsi="Fb Fontext" w:hint="cs"/>
          <w:rtl/>
        </w:rPr>
        <w:t xml:space="preserve">אמר</w:t>
      </w:r>
      <w:r w:rsidRPr="006F178A">
        <w:rPr>
          <w:rFonts w:ascii="Fb Fontext" w:hAnsi="Fb Fontext" w:hint="cs"/>
          <w:rtl/>
        </w:rPr>
        <w:t xml:space="preserve"> </w:t>
      </w:r>
      <w:r w:rsidRPr="006F178A">
        <w:rPr>
          <w:rFonts w:ascii="Fb Fontext" w:hAnsi="Fb Fontext"/>
          <w:rtl/>
        </w:rPr>
        <w:t xml:space="preserve">הקב"ה</w:t>
      </w:r>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דיין לרשעים שאינן חרדין ועצבין מיום המיתה, אלא שלבם בריא להן כאולם.</w:t>
      </w:r>
    </w:p>
    <w:p>
      <w:pPr>
        <w:pStyle w:val="38"/>
        <w:rPr>
          <w:ins w:id="97142" w:author="מנוע מכני" w:date="2026-10-11T12:04:39Z"/>
        </w:rPr>
      </w:pPr>
      <w:r w:rsidRPr="006F178A">
        <w:t>וכדרבה:</w:t>
      </w:r>
    </w:p>
    <w:p w:rsidR="00E9703F" w:rsidRPr="006F178A" w:rsidRDefault="00E9703F" w:rsidP="00E9703F">
      <w:pPr>
        <w:rPr>
          <w:rFonts w:ascii="Fb Fontext" w:hAnsi="Fb Fontext"/>
          <w:rtl/>
        </w:rPr>
      </w:pPr>
      <w:del w:id="97143" w:author="מנוע מכני" w:date="2026-10-11T12:04:39Z">
        <w:r w:rsidRPr="00784B8D">
          <w:rPr>
            <w:rStyle w:val="afffff0"/>
            <w:rtl/>
          </w:rPr>
          <w:delText xml:space="preserve"> </w:delText>
        </w:r>
      </w:del>
      <w:r w:rsidRPr="00784B8D">
        <w:rPr>
          <w:rStyle w:val="afffff0"/>
          <w:rFonts w:hint="cs"/>
          <w:rtl/>
        </w:rPr>
        <w:t>'</w:t>
      </w:r>
      <w:ins w:id="90151" w:author="Claude - סמנטי" w:date="2026-10-11T12:28:21Z">
        <w:r>
          <w:rPr>
            <w:rStyle w:val="afffff0"/>
            <w:rtl/>
          </w:rPr>
          <w:t xml:space="preserve">זֶה דַרְכָּם כֵּסֶל לָמוֹ</w:t>
        </w:r>
      </w:ins>
      <w:del w:id="90152" w:author="Claude - סמנטי" w:date="2026-10-11T12:28:21Z">
        <w:r w:rsidRPr="00784B8D">
          <w:rPr>
            <w:rStyle w:val="afffff0"/>
            <w:rtl/>
          </w:rPr>
          <w:delText xml:space="preserve">זה דרכם כסל למו</w:delText>
        </w:r>
      </w:del>
      <w:r w:rsidRPr="00784B8D">
        <w:rPr>
          <w:rStyle w:val="afffff0"/>
          <w:rFonts w:hint="cs"/>
          <w:rtl/>
        </w:rPr>
        <w:t>'</w:t>
      </w:r>
      <w:r w:rsidRPr="00784B8D">
        <w:rPr>
          <w:rStyle w:val="afffff0"/>
          <w:rtl/>
        </w:rPr>
        <w:t xml:space="preserve"> </w:t>
      </w:r>
      <w:r w:rsidRPr="006F178A">
        <w:rPr>
          <w:rFonts w:ascii="Fb Fontext" w:hAnsi="Fb Fontext"/>
          <w:rtl/>
        </w:rPr>
        <w:t>יודעין רשעים שדרכם למיתה, ויש להם חלב על כסלם.</w:t>
      </w:r>
    </w:p>
    <w:p w:rsidR="00E9703F" w:rsidRPr="006F178A" w:rsidRDefault="00E9703F" w:rsidP="00E9703F">
      <w:pPr>
        <w:rPr>
          <w:rFonts w:ascii="Fb Fontext" w:hAnsi="Fb Fontext"/>
          <w:rtl/>
        </w:rPr>
      </w:pPr>
      <w:r w:rsidRPr="006F178A">
        <w:rPr>
          <w:rFonts w:ascii="Fb Fontext" w:hAnsi="Fb Fontext"/>
          <w:rtl/>
        </w:rPr>
        <w:t xml:space="preserve">שמא תאמר שכחה היא מהן – </w:t>
      </w:r>
      <w:r w:rsidRPr="006F178A">
        <w:rPr>
          <w:rFonts w:ascii="Fb Fontext" w:hAnsi="Fb Fontext"/>
          <w:rtl/>
        </w:rPr>
        <w:t xml:space="preserve">ת"ל</w:t>
      </w:r>
      <w:r w:rsidRPr="00784B8D">
        <w:rPr>
          <w:rStyle w:val="afffff0"/>
          <w:rtl/>
        </w:rPr>
        <w:t xml:space="preserve"> </w:t>
      </w:r>
      <w:r w:rsidRPr="00784B8D">
        <w:rPr>
          <w:rStyle w:val="afffff0"/>
          <w:rFonts w:hint="cs"/>
          <w:rtl/>
        </w:rPr>
        <w:t>'</w:t>
      </w:r>
      <w:ins w:id="90949" w:author="Claude - סמנטי" w:date="2026-10-11T12:28:21Z">
        <w:r>
          <w:rPr>
            <w:rStyle w:val="afffff0"/>
            <w:rtl/>
          </w:rPr>
          <w:t xml:space="preserve">וְאַחֲרֵיהֶם בְּפִיהֶם יִרְצוּ סֶלָה</w:t>
        </w:r>
      </w:ins>
      <w:del w:id="90950" w:author="Claude - סמנטי" w:date="2026-10-11T12:28:21Z">
        <w:r w:rsidRPr="00784B8D">
          <w:rPr>
            <w:rStyle w:val="afffff0"/>
            <w:rtl/>
          </w:rPr>
          <w:delText xml:space="preserve">ואחריהם בפיהם ירצו סלה</w:delText>
        </w:r>
      </w:del>
      <w:r w:rsidRPr="00784B8D">
        <w:rPr>
          <w:rStyle w:val="afffff0"/>
          <w:rFonts w:hint="cs"/>
          <w:rtl/>
        </w:rPr>
        <w:t>'</w:t>
      </w:r>
      <w:r w:rsidRPr="00784B8D">
        <w:rPr>
          <w:rStyle w:val="afffff0"/>
          <w:rtl/>
        </w:rPr>
        <w:t>.</w:t>
      </w:r>
    </w:p>
    <w:p w:rsidR="00E9703F" w:rsidRDefault="00E9703F" w:rsidP="00E9703F">
      <w:pPr>
        <w:pStyle w:val="affffd"/>
        <w:spacing w:after="0"/>
        <w:rPr>
          <w:del w:id="90033" w:author="מנוע עיצוב" w:date="2026-10-11T12:09:26Z"/>
          <w:rFonts w:ascii="MS Mincho" w:hAnsi="MS Mincho"/>
          <w:bCs w:val="0"/>
          <w:rtl/>
        </w:rPr>
      </w:pPr>
      <w:del w:id="90032"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83" w:author="קלוד" w:date="2026-10-11T09:07:15Z">
          <w:pPr>
            <w:pStyle w:val="affff1"/>
            <w:rPr>
              <w:rStyle w:val="afffe"/>
              <w:b w:val="0"/>
              <w:bCs/>
              <w:rtl/>
            </w:rPr>
          </w:pPr>
        </w:pPrChange>
      </w:pPr>
      <w:ins w:id="9815" w:author="מספור קטעי משנה" w:date="2026-10-11T09:35:03Z">
        <w:r>
          <w:rPr>
            <w:rStyle w:val="MisparKeta"/>
          </w:rPr>
          <w:t xml:space="preserve">ב. </w:t>
        </w:r>
      </w:ins>
      <w:r w:rsidRPr="00146180">
        <w:rPr>
          <w:rStyle w:val="afffe"/>
          <w:b w:val="0"/>
          <w:rtl/>
        </w:rPr>
        <w:t>כחס על הנר כו'.</w:t>
      </w:r>
    </w:p>
    <w:p w:rsidR="00E9703F" w:rsidRDefault="00E9703F" w:rsidP="00E9703F">
      <w:pPr>
        <w:rPr>
          <w:rFonts w:ascii="Fb Fontext" w:hAnsi="Fb Fontext"/>
          <w:rtl/>
        </w:rPr>
      </w:pPr>
      <w:r w:rsidRPr="006F178A">
        <w:rPr>
          <w:rStyle w:val="afffe"/>
          <w:rFonts w:ascii="Fb Fontext" w:hAnsi="Fb Fontext"/>
          <w:b/>
          <w:rtl/>
        </w:rPr>
        <w:t>א.</w:t>
      </w:r>
      <w:r w:rsidRPr="006F178A">
        <w:rPr>
          <w:rFonts w:ascii="Fb Fontext" w:hAnsi="Fb Fontext"/>
          <w:rtl/>
        </w:rPr>
        <w:t xml:space="preserve"> </w:t>
      </w:r>
      <w:r w:rsidRPr="006F178A">
        <w:rPr>
          <w:rStyle w:val="2fb"/>
          <w:rFonts w:ascii="Fb Fontext" w:hAnsi="Fb Fontext"/>
          <w:rtl/>
        </w:rPr>
        <w:t xml:space="preserve">רבי יוסי</w:t>
      </w:r>
      <w:r w:rsidRPr="006F178A">
        <w:rPr>
          <w:rFonts w:ascii="Fb Fontext" w:hAnsi="Fb Fontext"/>
          <w:rtl/>
        </w:rPr>
        <w:t xml:space="preserve"> </w:t>
      </w:r>
      <w:ins w:id="95127" w:author="מנוע מכני" w:date="2026-10-11T12:04:39Z">
        <w:ins w:id="94305" w:author="קלוד" w:date="2026-10-11T13:11:34Z">
          <w:r>
            <w:rPr>
              <w:rFonts w:ascii="Fb Fontext" w:hAnsi="Fb Fontext"/>
              <w:b/>
              <w:bCs/>
              <w:rtl/>
            </w:rPr>
            <w:t xml:space="preserve">סובר</w:t>
          </w:r>
        </w:ins>
        <w:del w:id="94306" w:author="קלוד" w:date="2026-10-11T13:11:34Z">
          <w:r>
            <w:rPr>
              <w:rFonts w:ascii="Fb Fontext" w:hAnsi="Fb Fontext"/>
              <w:b/>
              <w:bCs/>
              <w:rtl/>
            </w:rPr>
            <w:delText xml:space="preserve">סבר</w:delText>
          </w:r>
        </w:del>
      </w:ins>
      <w:del w:id="95128" w:author="מנוע מכני" w:date="2026-10-11T12:04:39Z">
        <w:r w:rsidRPr="006F178A">
          <w:rPr>
            <w:rFonts w:ascii="Fb Fontext" w:hAnsi="Fb Fontext"/>
            <w:b/>
            <w:bCs/>
            <w:rtl/>
          </w:rPr>
          <w:delText xml:space="preserve">ס"ל</w:delText>
        </w:r>
      </w:del>
      <w:r w:rsidRPr="006F178A">
        <w:rPr>
          <w:rFonts w:ascii="Fb Fontext" w:hAnsi="Fb Fontext"/>
          <w:b/>
          <w:bCs/>
          <w:rtl/>
        </w:rPr>
        <w:t xml:space="preserve"> </w:t>
      </w:r>
      <w:ins w:id="94303" w:author="קלוד" w:date="2026-10-11T13:11:34Z">
        <w:r>
          <w:rPr>
            <w:rStyle w:val="2fb"/>
            <w:rFonts w:ascii="Fb Fontext" w:hAnsi="Fb Fontext"/>
            <w:b/>
            <w:bCs/>
            <w:rtl/>
          </w:rPr>
          <w:t xml:space="preserve">כר"י,</w:t>
        </w:r>
      </w:ins>
      <w:del w:id="94304" w:author="קלוד" w:date="2026-10-11T13:11:34Z">
        <w:r w:rsidRPr="006F178A">
          <w:rPr>
            <w:rStyle w:val="2fb"/>
            <w:rFonts w:ascii="Fb Fontext" w:hAnsi="Fb Fontext"/>
            <w:b/>
            <w:bCs/>
            <w:rtl/>
          </w:rPr>
          <w:delText xml:space="preserve">כר"י</w:delText>
        </w:r>
      </w:del>
      <w:r w:rsidRPr="006F178A">
        <w:rPr>
          <w:rFonts w:ascii="Fb Fontext" w:hAnsi="Fb Fontext"/>
          <w:b/>
          <w:bCs/>
          <w:rtl/>
        </w:rPr>
        <w:t xml:space="preserve"> </w:t>
      </w:r>
      <w:ins w:id="95129" w:author="מנוע מכני" w:date="2026-10-11T12:04:39Z">
        <w:ins w:id="94301" w:author="קלוד" w:date="2026-10-11T13:11:34Z">
          <w:r>
            <w:rPr>
              <w:rFonts w:ascii="Fb Fontext" w:hAnsi="Fb Fontext"/>
              <w:rtl/>
            </w:rPr>
            <w:t xml:space="preserve">וסובר</w:t>
          </w:r>
        </w:ins>
        <w:del w:id="94302" w:author="קלוד" w:date="2026-10-11T13:11:34Z">
          <w:r>
            <w:rPr>
              <w:rFonts w:ascii="Fb Fontext" w:hAnsi="Fb Fontext"/>
              <w:rtl/>
            </w:rPr>
            <w:delText xml:space="preserve">וסבר</w:delText>
          </w:r>
        </w:del>
      </w:ins>
      <w:del w:id="95130" w:author="מנוע מכני" w:date="2026-10-11T12:04:39Z">
        <w:r w:rsidRPr="006F178A">
          <w:rPr>
            <w:rFonts w:ascii="Fb Fontext" w:hAnsi="Fb Fontext"/>
            <w:rtl/>
          </w:rPr>
          <w:delText xml:space="preserve">וס"ל</w:delText>
        </w:r>
      </w:del>
      <w:r w:rsidRPr="006F178A">
        <w:rPr>
          <w:rFonts w:ascii="Fb Fontext" w:hAnsi="Fb Fontext"/>
          <w:rtl/>
        </w:rPr>
        <w:t xml:space="preserve"> </w:t>
      </w:r>
      <w:ins w:id="94299" w:author="קלוד" w:date="2026-10-11T13:11:34Z">
        <w:r>
          <w:rPr>
            <w:rFonts w:ascii="Fb Fontext" w:hAnsi="Fb Fontext"/>
            <w:rtl/>
          </w:rPr>
          <w:t xml:space="preserve">שדוקא</w:t>
        </w:r>
      </w:ins>
      <w:del w:id="94300" w:author="קלוד" w:date="2026-10-11T13:11:34Z">
        <w:r w:rsidRPr="006F178A">
          <w:rPr>
            <w:rFonts w:ascii="Fb Fontext" w:hAnsi="Fb Fontext"/>
            <w:rtl/>
          </w:rPr>
          <w:delText xml:space="preserve">דדוקא</w:delText>
        </w:r>
      </w:del>
      <w:r w:rsidRPr="006F178A">
        <w:rPr>
          <w:rFonts w:ascii="Fb Fontext" w:hAnsi="Fb Fontext"/>
          <w:rtl/>
        </w:rPr>
        <w:t xml:space="preserve"> סותר ע"מ לבנות במקומו </w:t>
      </w:r>
      <w:ins w:id="94297" w:author="קלוד" w:date="2026-10-11T13:11:34Z">
        <w:r>
          <w:rPr>
            <w:rFonts w:ascii="Fb Fontext" w:hAnsi="Fb Fontext"/>
            <w:rtl/>
          </w:rPr>
          <w:t xml:space="preserve">חייב,</w:t>
        </w:r>
      </w:ins>
      <w:del w:id="94298" w:author="קלוד" w:date="2026-10-11T13:11:34Z">
        <w:r w:rsidRPr="006F178A">
          <w:rPr>
            <w:rFonts w:ascii="Fb Fontext" w:hAnsi="Fb Fontext"/>
            <w:rtl/>
          </w:rPr>
          <w:delText xml:space="preserve">חייב</w:delText>
        </w:r>
      </w:del>
      <w:r w:rsidRPr="006F178A">
        <w:rPr>
          <w:rFonts w:ascii="Fb Fontext" w:hAnsi="Fb Fontext"/>
          <w:rtl/>
        </w:rPr>
        <w:t xml:space="preserve"> ושלא במקומו פטור </w:t>
      </w:r>
      <w:ins w:id="94295" w:author="קלוד" w:date="2026-10-11T13:11:34Z">
        <w:r>
          <w:rPr>
            <w:rFonts w:ascii="Fb Fontext" w:hAnsi="Fb Fontext"/>
            <w:rtl/>
          </w:rPr>
          <w:t xml:space="preserve">[שאם</w:t>
        </w:r>
      </w:ins>
      <w:del w:id="94296" w:author="קלוד" w:date="2026-10-11T13:11:34Z">
        <w:r w:rsidRPr="006F178A">
          <w:rPr>
            <w:rFonts w:ascii="Fb Fontext" w:hAnsi="Fb Fontext"/>
            <w:rtl/>
          </w:rPr>
          <w:delText xml:space="preserve">[</w:delText>
        </w:r>
        <w:r>
          <w:rPr>
            <w:rFonts w:ascii="Fb Fontext" w:hAnsi="Fb Fontext"/>
            <w:rtl/>
          </w:rPr>
          <w:delText xml:space="preserve">דאם</w:delText>
        </w:r>
      </w:del>
      <w:ins w:id="94619" w:author="מנוע מכני" w:date="2026-10-11T12:04:39Z">
        <w:r>
          <w:rPr>
            <w:rFonts w:ascii="Fb Fontext" w:hAnsi="Fb Fontext"/>
            <w:rtl/>
          </w:rPr>
          <w:t xml:space="preserve"> </w:t>
        </w:r>
      </w:ins>
      <w:del w:id="94620" w:author="מנוע מכני" w:date="2026-10-11T12:04:39Z">
        <w:r w:rsidRPr="006F178A">
          <w:rPr>
            <w:rFonts w:ascii="Fb Fontext" w:hAnsi="Fb Fontext"/>
            <w:rtl/>
          </w:rPr>
          <w:delText xml:space="preserve">דאי </w:delText>
        </w:r>
      </w:del>
      <w:r w:rsidRPr="006F178A">
        <w:rPr>
          <w:rStyle w:val="2fb"/>
          <w:rFonts w:ascii="Fb Fontext" w:hAnsi="Fb Fontext"/>
          <w:rtl/>
        </w:rPr>
        <w:t xml:space="preserve">כר"ש</w:t>
      </w:r>
      <w:ins w:id="94293" w:author="קלוד" w:date="2026-10-11T13:11:34Z">
        <w:r>
          <w:rPr>
            <w:rFonts w:ascii="Fb Fontext" w:hAnsi="Fb Fontext"/>
            <w:rtl/>
          </w:rPr>
          <w:t xml:space="preserve"> - </w:t>
        </w:r>
      </w:ins>
      <w:del w:id="94294" w:author="קלוד" w:date="2026-10-11T13:11:34Z">
        <w:r w:rsidRPr="006F178A">
          <w:rPr>
            <w:rFonts w:ascii="Fb Fontext" w:hAnsi="Fb Fontext"/>
            <w:rtl/>
          </w:rPr>
          <w:delText xml:space="preserve"> </w:delText>
        </w:r>
      </w:del>
      <w:r w:rsidRPr="006F178A">
        <w:rPr>
          <w:rFonts w:ascii="Fb Fontext" w:hAnsi="Fb Fontext"/>
          <w:rtl/>
        </w:rPr>
        <w:t xml:space="preserve">גם </w:t>
      </w:r>
      <w:ins w:id="94291" w:author="קלוד" w:date="2026-10-11T13:11:34Z">
        <w:r>
          <w:rPr>
            <w:rFonts w:ascii="Fb Fontext" w:hAnsi="Fb Fontext"/>
            <w:rtl/>
          </w:rPr>
          <w:t xml:space="preserve">על</w:t>
        </w:r>
      </w:ins>
      <w:del w:id="94292" w:author="קלוד" w:date="2026-10-11T13:11:34Z">
        <w:r w:rsidRPr="006F178A">
          <w:rPr>
            <w:rFonts w:ascii="Fb Fontext" w:hAnsi="Fb Fontext"/>
            <w:rtl/>
          </w:rPr>
          <w:delText xml:space="preserve">אפתילה</w:delText>
        </w:r>
      </w:del>
      <w:r w:rsidRPr="006F178A">
        <w:rPr>
          <w:rFonts w:ascii="Fb Fontext" w:hAnsi="Fb Fontext"/>
          <w:rtl/>
        </w:rPr>
        <w:t xml:space="preserve"> </w:t>
      </w:r>
      <w:ins w:id="94289" w:author="קלוד" w:date="2026-10-11T13:11:34Z">
        <w:r>
          <w:rPr>
            <w:rFonts w:ascii="Fb Fontext" w:hAnsi="Fb Fontext"/>
            <w:rtl/>
          </w:rPr>
          <w:t xml:space="preserve">פתילה ייפטר]</w:t>
        </w:r>
      </w:ins>
      <w:del w:id="94290" w:author="קלוד" w:date="2026-10-11T13:11:34Z">
        <w:r w:rsidRPr="006F178A">
          <w:rPr>
            <w:rFonts w:ascii="Fb Fontext" w:hAnsi="Fb Fontext"/>
            <w:rtl/>
          </w:rPr>
          <w:delText xml:space="preserve">ליפטר]</w:delText>
        </w:r>
      </w:del>
    </w:p>
    <w:p>
      <w:pPr>
        <w:pStyle w:val="38"/>
        <w:rPr>
          <w:ins w:id="97144" w:author="מנוע מכני" w:date="2026-10-11T12:04:39Z"/>
        </w:rPr>
      </w:pPr>
      <w:ins w:id="94307" w:author="קלוד" w:date="2026-10-11T13:11:34Z">
        <w:r>
          <w:t xml:space="preserve">והמשכן</w:t>
        </w:r>
      </w:ins>
      <w:del w:id="94308" w:author="קלוד" w:date="2026-10-11T13:11:34Z">
        <w:r w:rsidRPr="006F178A">
          <w:delText xml:space="preserve">והך</w:delText>
        </w:r>
      </w:del>
    </w:p>
    <w:p w:rsidR="00E9703F" w:rsidRPr="006F178A" w:rsidRDefault="00E9703F" w:rsidP="00E9703F">
      <w:pPr>
        <w:rPr>
          <w:rStyle w:val="afffe"/>
          <w:rFonts w:ascii="Fb Fontext" w:hAnsi="Fb Fontext"/>
          <w:b/>
          <w:rtl/>
        </w:rPr>
      </w:pPr>
      <w:del w:id="97145" w:author="מנוע מכני" w:date="2026-10-11T12:04:39Z">
        <w:r w:rsidRPr="006F178A">
          <w:rPr>
            <w:rtl/>
          </w:rPr>
          <w:delText xml:space="preserve"> </w:delText>
        </w:r>
      </w:del>
      <w:ins w:id="94313" w:author="קלוד" w:date="2026-10-11T13:11:34Z">
        <w:r>
          <w:rPr>
            <w:rStyle w:val="afffffe"/>
            <w:rtl/>
          </w:rPr>
          <w:t xml:space="preserve">שלא במקומו</w:t>
        </w:r>
        <w:r>
          <w:rPr>
            <w:rtl/>
          </w:rPr>
          <w:t xml:space="preserve"> -</w:t>
        </w:r>
      </w:ins>
      <w:del w:id="94314" w:author="קלוד" w:date="2026-10-11T13:11:34Z">
        <w:r w:rsidRPr="006F178A">
          <w:rPr>
            <w:rtl/>
          </w:rPr>
          <w:delText xml:space="preserve">דמשכן</w:delText>
        </w:r>
      </w:del>
      <w:r w:rsidRPr="006F178A">
        <w:rPr>
          <w:rtl/>
        </w:rPr>
        <w:t xml:space="preserve"> כסותר ע"מ לבנות במקומו </w:t>
      </w:r>
      <w:ins w:id="94311" w:author="קלוד" w:date="2026-10-11T13:11:34Z">
        <w:r>
          <w:rPr>
            <w:rtl/>
          </w:rPr>
          <w:t xml:space="preserve">נחשב,</w:t>
        </w:r>
      </w:ins>
      <w:del w:id="94312" w:author="קלוד" w:date="2026-10-11T13:11:34Z">
        <w:r w:rsidRPr="006F178A">
          <w:rPr>
            <w:rtl/>
          </w:rPr>
          <w:delText xml:space="preserve">דמי</w:delText>
        </w:r>
      </w:del>
      <w:r w:rsidRPr="006F178A">
        <w:rPr>
          <w:rtl/>
        </w:rPr>
        <w:t xml:space="preserve"> </w:t>
      </w:r>
      <w:ins w:id="94309" w:author="קלוד" w:date="2026-10-11T13:11:34Z">
        <w:r>
          <w:rPr>
            <w:rStyle w:val="afffff0"/>
            <w:rtl/>
          </w:rPr>
          <w:t xml:space="preserve">כי 'עַל</w:t>
        </w:r>
      </w:ins>
      <w:del w:id="94310" w:author="קלוד" w:date="2026-10-11T13:11:34Z">
        <w:r w:rsidRPr="00306272">
          <w:rPr>
            <w:rStyle w:val="afffff0"/>
            <w:rtl/>
          </w:rPr>
          <w:delText xml:space="preserve">ד</w:delText>
        </w:r>
        <w:r w:rsidRPr="00306272">
          <w:rPr>
            <w:rStyle w:val="afffff0"/>
            <w:rFonts w:hint="cs"/>
            <w:rtl/>
          </w:rPr>
          <w:delText xml:space="preserve">'</w:delText>
        </w:r>
        <w:r>
          <w:rPr>
            <w:rStyle w:val="afffff0"/>
            <w:rtl/>
          </w:rPr>
          <w:delText xml:space="preserve">עַל</w:delText>
        </w:r>
      </w:del>
      <w:ins w:id="90951" w:author="Claude - סמנטי" w:date="2026-10-11T12:28:21Z">
        <w:r>
          <w:rPr>
            <w:rStyle w:val="afffff0"/>
            <w:rtl/>
          </w:rPr>
          <w:t xml:space="preserve"> פִּי ה</w:t>
        </w:r>
      </w:ins>
      <w:del w:id="90952" w:author="Claude - סמנטי" w:date="2026-10-11T12:28:21Z">
        <w:r w:rsidRPr="00306272">
          <w:rPr>
            <w:rStyle w:val="afffff0"/>
            <w:rtl/>
          </w:rPr>
          <w:delText xml:space="preserve">על פי </w:delText>
        </w:r>
        <w:r>
          <w:rPr>
            <w:rStyle w:val="afffff0"/>
            <w:rtl/>
          </w:rPr>
          <w:delText xml:space="preserve">ה</w:delText>
        </w:r>
      </w:del>
      <w:r>
        <w:rPr>
          <w:rStyle w:val="afffff0"/>
          <w:rtl/>
        </w:rPr>
        <w:t xml:space="preserve">'</w:t>
      </w:r>
      <w:r w:rsidRPr="00306272">
        <w:rPr>
          <w:rStyle w:val="afffff0"/>
          <w:rtl/>
        </w:rPr>
        <w:t xml:space="preserve"> יחנו</w:t>
      </w:r>
      <w:r w:rsidRPr="00306272">
        <w:rPr>
          <w:rStyle w:val="afffff0"/>
          <w:rFonts w:hint="cs"/>
          <w:rtl/>
        </w:rPr>
        <w:t>'</w:t>
      </w:r>
      <w:r w:rsidRPr="00306272">
        <w:rPr>
          <w:rStyle w:val="afffff0"/>
          <w:rtl/>
        </w:rPr>
        <w:t>.</w:t>
      </w:r>
    </w:p>
    <w:p w:rsidR="00E9703F" w:rsidRPr="009757B9" w:rsidRDefault="00E9703F" w:rsidP="00E9703F">
      <w:pPr>
        <w:rPr>
          <w:rFonts w:cs="Guttman Vilna"/>
          <w:b/>
          <w:bCs/>
          <w:rtl/>
        </w:rPr>
      </w:pPr>
      <w:r w:rsidRPr="006F178A">
        <w:rPr>
          <w:rStyle w:val="afffe"/>
          <w:rFonts w:ascii="Fb Fontext" w:hAnsi="Fb Fontext"/>
          <w:b/>
          <w:rtl/>
        </w:rPr>
        <w:t>ב.</w:t>
      </w:r>
      <w:r w:rsidRPr="006F178A">
        <w:rPr>
          <w:rtl/>
        </w:rPr>
        <w:t xml:space="preserve"> </w:t>
      </w:r>
      <w:r w:rsidRPr="006F178A">
        <w:rPr>
          <w:rStyle w:val="2fb"/>
          <w:rtl/>
        </w:rPr>
        <w:t xml:space="preserve">לרי"ו</w:t>
      </w:r>
      <w:r w:rsidRPr="006F178A">
        <w:rPr>
          <w:rtl/>
        </w:rPr>
        <w:t xml:space="preserve"> לעולם </w:t>
      </w:r>
      <w:r w:rsidRPr="006F178A">
        <w:rPr>
          <w:rStyle w:val="2fb"/>
          <w:b/>
          <w:bCs/>
          <w:rtl/>
        </w:rPr>
        <w:t xml:space="preserve">כר"ש</w:t>
      </w:r>
      <w:r w:rsidRPr="006F178A">
        <w:rPr>
          <w:b/>
          <w:bCs/>
          <w:rtl/>
        </w:rPr>
        <w:t xml:space="preserve"> </w:t>
      </w:r>
      <w:ins w:id="95131" w:author="מנוע מכני" w:date="2026-10-11T12:04:39Z">
        <w:ins w:id="94329" w:author="קלוד" w:date="2026-10-11T13:11:34Z">
          <w:r>
            <w:rPr>
              <w:b/>
              <w:bCs/>
              <w:rtl/>
            </w:rPr>
            <w:t xml:space="preserve">סובר,</w:t>
          </w:r>
        </w:ins>
        <w:del w:id="94330" w:author="קלוד" w:date="2026-10-11T13:11:34Z">
          <w:r>
            <w:rPr>
              <w:b/>
              <w:bCs/>
              <w:rtl/>
            </w:rPr>
            <w:delText xml:space="preserve">סבר</w:delText>
          </w:r>
        </w:del>
      </w:ins>
      <w:del w:id="95132" w:author="מנוע מכני" w:date="2026-10-11T12:04:39Z">
        <w:r w:rsidRPr="006F178A">
          <w:rPr>
            <w:b/>
            <w:bCs/>
            <w:rtl/>
          </w:rPr>
          <w:delText xml:space="preserve">ס"ל</w:delText>
        </w:r>
      </w:del>
      <w:r w:rsidRPr="006F178A">
        <w:rPr>
          <w:b/>
          <w:bCs/>
          <w:rtl/>
        </w:rPr>
        <w:t xml:space="preserve"> </w:t>
      </w:r>
      <w:ins w:id="94327" w:author="קלוד" w:date="2026-10-11T13:11:34Z">
        <w:r>
          <w:rPr>
            <w:rtl/>
          </w:rPr>
          <w:t xml:space="preserve">ושונה</w:t>
        </w:r>
      </w:ins>
      <w:del w:id="94328" w:author="קלוד" w:date="2026-10-11T13:11:34Z">
        <w:r w:rsidRPr="006F178A">
          <w:rPr>
            <w:rtl/>
          </w:rPr>
          <w:delText xml:space="preserve">וש</w:delText>
        </w:r>
        <w:r w:rsidRPr="006F178A">
          <w:rPr>
            <w:rFonts w:hint="cs"/>
            <w:rtl/>
          </w:rPr>
          <w:delText xml:space="preserve">אני</w:delText>
        </w:r>
      </w:del>
      <w:r w:rsidRPr="006F178A">
        <w:rPr>
          <w:rtl/>
        </w:rPr>
        <w:t xml:space="preserve"> </w:t>
      </w:r>
      <w:ins w:id="94325" w:author="קלוד" w:date="2026-10-11T13:11:34Z">
        <w:r>
          <w:rPr>
            <w:rtl/>
          </w:rPr>
          <w:t xml:space="preserve">פתילה,</w:t>
        </w:r>
      </w:ins>
      <w:del w:id="94326" w:author="קלוד" w:date="2026-10-11T13:11:34Z">
        <w:r w:rsidRPr="006F178A">
          <w:rPr>
            <w:rtl/>
          </w:rPr>
          <w:delText xml:space="preserve">פתילה</w:delText>
        </w:r>
      </w:del>
      <w:r w:rsidRPr="006F178A">
        <w:rPr>
          <w:rtl/>
        </w:rPr>
        <w:t xml:space="preserve"> </w:t>
      </w:r>
      <w:ins w:id="94323" w:author="קלוד" w:date="2026-10-11T13:11:34Z">
        <w:r>
          <w:rPr>
            <w:rStyle w:val="2fb"/>
            <w:rtl/>
          </w:rPr>
          <w:t xml:space="preserve">כדראב"א:</w:t>
        </w:r>
      </w:ins>
      <w:del w:id="94324" w:author="קלוד" w:date="2026-10-11T13:11:34Z">
        <w:r w:rsidRPr="006F178A">
          <w:rPr>
            <w:rStyle w:val="2fb"/>
            <w:rtl/>
          </w:rPr>
          <w:delText xml:space="preserve">כדר</w:delText>
        </w:r>
        <w:r w:rsidRPr="00910D80">
          <w:rPr>
            <w:rStyle w:val="2fb"/>
            <w:b/>
            <w:bCs/>
            <w:rtl/>
          </w:rPr>
          <w:delText xml:space="preserve">אב"א</w:delText>
        </w:r>
      </w:del>
      <w:r w:rsidRPr="006F178A">
        <w:rPr>
          <w:rtl/>
        </w:rPr>
        <w:t xml:space="preserve"> </w:t>
      </w:r>
      <w:ins w:id="91015" w:author="מנוע מכני" w:date="2026-10-11T12:04:39Z">
        <w:ins w:id="94321" w:author="קלוד" w:date="2026-10-11T13:11:34Z">
          <w:r>
            <w:rPr>
              <w:rtl/>
            </w:rPr>
            <w:t xml:space="preserve">כאן</w:t>
          </w:r>
        </w:ins>
        <w:del w:id="94322" w:author="קלוד" w:date="2026-10-11T13:11:34Z">
          <w:r>
            <w:rPr>
              <w:rtl/>
            </w:rPr>
            <w:delText xml:space="preserve">דכאן</w:delText>
          </w:r>
        </w:del>
      </w:ins>
      <w:del w:id="91016" w:author="מנוע מכני" w:date="2026-10-11T12:04:39Z">
        <w:r w:rsidRPr="006F178A">
          <w:rPr>
            <w:rtl/>
          </w:rPr>
          <w:delText xml:space="preserve">דהכא</w:delText>
        </w:r>
      </w:del>
      <w:r w:rsidRPr="006F178A">
        <w:rPr>
          <w:rtl/>
        </w:rPr>
        <w:t xml:space="preserve"> בפתילה שצריך להבהבה </w:t>
      </w:r>
      <w:ins w:id="94319" w:author="קלוד" w:date="2026-10-11T13:11:34Z">
        <w:r>
          <w:rPr>
            <w:rtl/>
          </w:rPr>
          <w:t xml:space="preserve">עוסקים,</w:t>
        </w:r>
      </w:ins>
      <w:del w:id="94320" w:author="קלוד" w:date="2026-10-11T13:11:34Z">
        <w:r w:rsidRPr="006F178A">
          <w:rPr>
            <w:rtl/>
          </w:rPr>
          <w:delText xml:space="preserve">עסקי</w:delText>
        </w:r>
        <w:r w:rsidRPr="006F178A">
          <w:rPr>
            <w:rFonts w:hint="cs"/>
            <w:rtl/>
          </w:rPr>
          <w:delText xml:space="preserve">'</w:delText>
        </w:r>
      </w:del>
      <w:r w:rsidRPr="006F178A">
        <w:rPr>
          <w:rtl/>
        </w:rPr>
        <w:t xml:space="preserve"> </w:t>
      </w:r>
      <w:ins w:id="94317" w:author="קלוד" w:date="2026-10-11T13:11:34Z">
        <w:r>
          <w:rPr>
            <w:rStyle w:val="afffffe"/>
            <w:rtl/>
          </w:rPr>
          <w:t xml:space="preserve">ובזו</w:t>
        </w:r>
      </w:ins>
      <w:del w:id="94318" w:author="קלוד" w:date="2026-10-11T13:11:34Z">
        <w:r w:rsidRPr="006F178A">
          <w:rPr>
            <w:rtl/>
          </w:rPr>
          <w:delText xml:space="preserve">דכמתקן</w:delText>
        </w:r>
      </w:del>
      <w:r w:rsidRPr="006F178A">
        <w:rPr>
          <w:rtl/>
        </w:rPr>
        <w:t xml:space="preserve"> </w:t>
      </w:r>
      <w:ins w:id="94381" w:author="מנוע מכני" w:date="2026-10-11T12:04:39Z">
        <w:ins w:id="94315" w:author="קלוד" w:date="2026-10-11T13:11:34Z">
          <w:r>
            <w:rPr>
              <w:rStyle w:val="afffffe"/>
              <w:rtl/>
            </w:rPr>
            <w:t xml:space="preserve">מודה ר"ש</w:t>
          </w:r>
          <w:r>
            <w:rPr>
              <w:rtl/>
            </w:rPr>
            <w:t xml:space="preserve"> שכמתקן כלי.</w:t>
          </w:r>
        </w:ins>
        <w:del w:id="94316" w:author="קלוד" w:date="2026-10-11T13:11:34Z">
          <w:r>
            <w:rPr>
              <w:rtl/>
            </w:rPr>
            <w:delText xml:space="preserve">מנין</w:delText>
          </w:r>
          <w:r w:rsidRPr="006F178A">
            <w:rPr>
              <w:rtl/>
            </w:rPr>
            <w:delText xml:space="preserve">.</w:delText>
          </w:r>
        </w:del>
      </w:ins>
      <w:del w:id="94382" w:author="מנוע מכני" w:date="2026-10-11T12:04:39Z">
        <w:r w:rsidRPr="006F178A">
          <w:rPr>
            <w:rtl/>
          </w:rPr>
          <w:delText xml:space="preserve">מנא</w:delText>
        </w:r>
      </w:del>
    </w:p>
    <w:p>
      <w:pPr>
        <w:pStyle w:val="38"/>
        <w:rPr>
          <w:ins w:id="97146" w:author="מנוע מכני" w:date="2026-10-11T12:04:39Z"/>
        </w:rPr>
      </w:pPr>
      <w:r w:rsidRPr="006F178A">
        <w:t>רבא</w:t>
      </w:r>
      <w:r w:rsidRPr="006F178A">
        <w:t>:</w:t>
      </w:r>
    </w:p>
    <w:p w:rsidR="00E9703F" w:rsidRDefault="00E9703F" w:rsidP="00E9703F">
      <w:pPr>
        <w:rPr>
          <w:rtl/>
        </w:rPr>
      </w:pPr>
      <w:del w:id="97147" w:author="מנוע מכני" w:date="2026-10-11T12:04:39Z">
        <w:r>
          <w:rPr>
            <w:rFonts w:hint="cs"/>
            <w:rtl/>
          </w:rPr>
          <w:delText xml:space="preserve"> </w:delText>
        </w:r>
      </w:del>
      <w:ins w:id="94333" w:author="קלוד" w:date="2026-10-11T13:11:34Z">
        <w:r>
          <w:rPr>
            <w:rtl/>
          </w:rPr>
          <w:t xml:space="preserve">מדויק</w:t>
        </w:r>
      </w:ins>
      <w:del w:id="94334" w:author="קלוד" w:date="2026-10-11T13:11:34Z">
        <w:r w:rsidRPr="006F178A">
          <w:rPr>
            <w:rtl/>
          </w:rPr>
          <w:delText xml:space="preserve">דיקא</w:delText>
        </w:r>
      </w:del>
      <w:r w:rsidRPr="006F178A">
        <w:rPr>
          <w:rtl/>
        </w:rPr>
        <w:t xml:space="preserve"> </w:t>
      </w:r>
      <w:ins w:id="91017" w:author="מנוע מכני" w:date="2026-10-11T12:04:39Z">
        <w:r>
          <w:rPr>
            <w:rtl/>
          </w:rPr>
          <w:t xml:space="preserve">גם</w:t>
        </w:r>
      </w:ins>
      <w:del w:id="91018" w:author="מנוע מכני" w:date="2026-10-11T12:04:39Z">
        <w:r w:rsidRPr="006F178A">
          <w:rPr>
            <w:rtl/>
          </w:rPr>
          <w:delText xml:space="preserve">נמי</w:delText>
        </w:r>
      </w:del>
      <w:r w:rsidRPr="006F178A">
        <w:rPr>
          <w:rtl/>
        </w:rPr>
        <w:t xml:space="preserve"> </w:t>
      </w:r>
      <w:ins w:id="94331" w:author="קלוד" w:date="2026-10-11T13:11:34Z">
        <w:r>
          <w:rPr>
            <w:rtl/>
          </w:rPr>
          <w:t xml:space="preserve">ששנינו</w:t>
        </w:r>
      </w:ins>
      <w:del w:id="94332" w:author="קלוד" w:date="2026-10-11T13:11:34Z">
        <w:r w:rsidRPr="006F178A">
          <w:rPr>
            <w:rtl/>
          </w:rPr>
          <w:delText xml:space="preserve">דקתני</w:delText>
        </w:r>
      </w:del>
      <w:r w:rsidRPr="006F178A">
        <w:rPr>
          <w:rtl/>
        </w:rPr>
        <w:t xml:space="preserve"> שהוא </w:t>
      </w:r>
      <w:r w:rsidRPr="006F178A">
        <w:rPr>
          <w:rStyle w:val="afffe"/>
          <w:rFonts w:ascii="Fb Fontext" w:hAnsi="Fb Fontext"/>
          <w:rtl/>
        </w:rPr>
        <w:t>עושה</w:t>
      </w:r>
      <w:r w:rsidRPr="006F178A">
        <w:rPr>
          <w:rStyle w:val="afffe"/>
          <w:rFonts w:ascii="Fb Fontext" w:hAnsi="Fb Fontext" w:hint="cs"/>
          <w:rtl/>
        </w:rPr>
        <w:t>ּ</w:t>
      </w:r>
      <w:r w:rsidR="00E46213">
        <w:rPr>
          <w:rStyle w:val="afffe"/>
          <w:rFonts w:ascii="Fb Fontext" w:hAnsi="Fb Fontext" w:hint="cs"/>
          <w:vertAlign w:val="subscript"/>
          <w:rtl/>
        </w:rPr>
        <w:t xml:space="preserve"> </w:t>
      </w:r>
      <w:r w:rsidRPr="006F178A">
        <w:rPr>
          <w:rtl/>
        </w:rPr>
        <w:t>פחם [ולא שנעשית]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47" w:author="קלוד" w:date="2026-10-11T09:07:15Z"/>
        </w:rPr>
      </w:pPr>
      <w:ins w:id="20446" w:author="קלוד" w:date="2026-10-11T09:07:15Z">
        <w:r>
          <w:t xml:space="preserve">משנה ו</w:t>
        </w:r>
      </w:ins>
    </w:p>
    <w:p w:rsidR="00E9703F" w:rsidRPr="009757B9" w:rsidRDefault="00E9703F" w:rsidP="00E9703F">
      <w:pPr>
        <w:pStyle w:val="afff9"/>
        <w:rPr>
          <w:del w:id="20161" w:author="קלוד" w:date="2026-10-11T09:07:15Z"/>
          <w:b/>
          <w:rtl/>
        </w:rPr>
      </w:pPr>
      <w:del w:id="20160"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13" w:author="קלוד" w:date="2026-10-11T12:09:42Z">
          <w:pPr>
            <w:pStyle w:val="afff9"/>
          </w:pPr>
        </w:pPrChange>
      </w:pPr>
      <w:r w:rsidRPr="00632A62">
        <w:rPr>
          <w:b/>
          <w:spacing w:val="2"/>
          <w:rtl/>
        </w:rPr>
        <w:t>על שלש עבירות נשים מתות בשעת לידתן: על שאינן זהירות בנדה, בחלה, ובהדלקת הנר</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לב.</w:t>
      </w:r>
    </w:p>
    <w:p>
      <w:pPr>
        <w:pStyle w:val="afffff8"/>
        <w:rPr>
          <w:ins w:id="91077" w:author="קלוד" w:date="2026-10-11T12:33:55Z"/>
        </w:rPr>
      </w:pPr>
      <w:ins w:id="91078" w:author="קלוד" w:date="2026-10-11T12:33:55Z">
        <w:r>
          <w:rPr>
            <w:color w:val="7B3F00"/>
          </w:rPr>
          <w:t xml:space="preserve">נשים מתות בלידתן - נדה, חלה והדלקת הנר</w:t>
        </w:r>
      </w:ins>
    </w:p>
    <w:p>
      <w:pPr>
        <w:pStyle w:val="38"/>
        <w:rPr>
          <w:ins w:id="97148" w:author="מנוע מכני" w:date="2026-10-11T12:04:39Z"/>
        </w:rPr>
      </w:pPr>
      <w:r w:rsidRPr="006F178A">
        <w:t>נדה</w:t>
      </w:r>
      <w:r w:rsidRPr="006F178A">
        <w:t xml:space="preserve"> אר"יצ:</w:t>
      </w:r>
    </w:p>
    <w:p w:rsidR="00E9703F" w:rsidRPr="006F178A" w:rsidRDefault="00E9703F" w:rsidP="00E9703F">
      <w:pPr>
        <w:rPr>
          <w:rtl/>
        </w:rPr>
      </w:pPr>
      <w:del w:id="97149" w:author="מנוע מכני" w:date="2026-10-11T12:04:39Z">
        <w:r w:rsidRPr="006F178A">
          <w:rPr>
            <w:rFonts w:ascii="Fb Fontext" w:hAnsi="Fb Fontext"/>
            <w:rtl/>
          </w:rPr>
          <w:delText xml:space="preserve"> </w:delText>
        </w:r>
      </w:del>
      <w:r w:rsidRPr="006F178A">
        <w:rPr>
          <w:rFonts w:ascii="Fb Fontext" w:hAnsi="Fb Fontext"/>
          <w:rtl/>
        </w:rPr>
        <w:t xml:space="preserve">היא קלקלה בחדרי בטנה - לפיכך תלקה בחדרי בטנה.</w:t>
      </w:r>
    </w:p>
    <w:p w:rsidR="00E9703F" w:rsidRDefault="00E9703F" w:rsidP="00E9703F">
      <w:pPr>
        <w:rPr>
          <w:rtl/>
        </w:rPr>
      </w:pPr>
      <w:r w:rsidRPr="006F178A">
        <w:rPr>
          <w:rStyle w:val="afffe"/>
          <w:rFonts w:ascii="Fb Fontext" w:hAnsi="Fb Fontext"/>
          <w:rtl/>
        </w:rPr>
        <w:t>חלה</w:t>
      </w:r>
      <w:r w:rsidRPr="006F178A">
        <w:rPr>
          <w:rtl/>
        </w:rPr>
        <w:t xml:space="preserve"> </w:t>
      </w:r>
      <w:r w:rsidRPr="006F178A">
        <w:rPr>
          <w:rStyle w:val="afffe"/>
          <w:rFonts w:ascii="Fb Fontext" w:hAnsi="Fb Fontext"/>
          <w:rtl/>
        </w:rPr>
        <w:t>והדלקת</w:t>
      </w:r>
      <w:r w:rsidRPr="006F178A">
        <w:rPr>
          <w:rtl/>
        </w:rPr>
        <w:t xml:space="preserve"> </w:t>
      </w:r>
      <w:r w:rsidRPr="006F178A">
        <w:rPr>
          <w:rStyle w:val="afffe"/>
          <w:rFonts w:ascii="Fb Fontext" w:hAnsi="Fb Fontext"/>
          <w:rtl/>
        </w:rPr>
        <w:t>הנר</w:t>
      </w:r>
    </w:p>
    <w:p w:rsidR="00E9703F" w:rsidRPr="00097464" w:rsidRDefault="00E9703F" w:rsidP="00E9703F">
      <w:pPr>
        <w:rPr>
          <w:spacing w:val="-6"/>
          <w:rtl/>
        </w:rPr>
      </w:pPr>
      <w:ins w:id="94347" w:author="קלוד" w:date="2026-10-11T13:11:34Z">
        <w:r>
          <w:rPr>
            <w:spacing w:val="-6"/>
            <w:rtl/>
          </w:rPr>
          <w:t xml:space="preserve">כפי</w:t>
        </w:r>
      </w:ins>
      <w:del w:id="94348" w:author="קלוד" w:date="2026-10-11T13:11:34Z">
        <w:r w:rsidRPr="00097464">
          <w:rPr>
            <w:spacing w:val="-6"/>
            <w:rtl/>
          </w:rPr>
          <w:delText xml:space="preserve">כדדרש</w:delText>
        </w:r>
      </w:del>
      <w:r w:rsidRPr="00097464">
        <w:rPr>
          <w:spacing w:val="-6"/>
          <w:rtl/>
        </w:rPr>
        <w:t xml:space="preserve"> </w:t>
      </w:r>
      <w:ins w:id="94345" w:author="קלוד" w:date="2026-10-11T13:11:34Z">
        <w:r>
          <w:rPr>
            <w:spacing w:val="-6"/>
            <w:rtl/>
          </w:rPr>
          <w:t xml:space="preserve">שדרש</w:t>
        </w:r>
      </w:ins>
      <w:del w:id="94346" w:author="קלוד" w:date="2026-10-11T13:11:34Z">
        <w:r w:rsidRPr="00097464">
          <w:rPr>
            <w:spacing w:val="-6"/>
            <w:rtl/>
          </w:rPr>
          <w:delText xml:space="preserve">ההוא</w:delText>
        </w:r>
      </w:del>
      <w:r w:rsidRPr="00097464">
        <w:rPr>
          <w:spacing w:val="-6"/>
          <w:rtl/>
        </w:rPr>
        <w:t xml:space="preserve"> </w:t>
      </w:r>
      <w:ins w:id="94343" w:author="קלוד" w:date="2026-10-11T13:11:34Z">
        <w:r>
          <w:rPr>
            <w:spacing w:val="-6"/>
            <w:rtl/>
          </w:rPr>
          <w:t xml:space="preserve">אותו</w:t>
        </w:r>
      </w:ins>
      <w:del w:id="94344" w:author="קלוד" w:date="2026-10-11T13:11:34Z">
        <w:r w:rsidRPr="00097464">
          <w:rPr>
            <w:spacing w:val="-6"/>
            <w:rtl/>
          </w:rPr>
          <w:delText xml:space="preserve">גלילאה</w:delText>
        </w:r>
      </w:del>
      <w:r w:rsidRPr="00097464">
        <w:rPr>
          <w:spacing w:val="-6"/>
          <w:rtl/>
        </w:rPr>
        <w:t xml:space="preserve"> </w:t>
      </w:r>
      <w:ins w:id="92505" w:author="מנוע מכני" w:date="2026-10-11T12:04:39Z">
        <w:ins w:id="94341" w:author="קלוד" w:date="2026-10-11T13:11:34Z">
          <w:r>
            <w:rPr>
              <w:spacing w:val="-6"/>
              <w:rtl/>
            </w:rPr>
            <w:t xml:space="preserve">גלילי</w:t>
          </w:r>
        </w:ins>
        <w:del w:id="94342" w:author="קלוד" w:date="2026-10-11T13:11:34Z">
          <w:r>
            <w:rPr>
              <w:spacing w:val="-6"/>
              <w:rtl/>
            </w:rPr>
            <w:delText xml:space="preserve">עליו</w:delText>
          </w:r>
        </w:del>
      </w:ins>
      <w:del w:id="92506" w:author="מנוע מכני" w:date="2026-10-11T12:04:39Z">
        <w:r w:rsidRPr="00097464">
          <w:rPr>
            <w:spacing w:val="-6"/>
            <w:rtl/>
          </w:rPr>
          <w:delText xml:space="preserve">עליה</w:delText>
        </w:r>
      </w:del>
      <w:r w:rsidRPr="00097464">
        <w:rPr>
          <w:spacing w:val="-6"/>
          <w:rtl/>
        </w:rPr>
        <w:t xml:space="preserve"> </w:t>
      </w:r>
      <w:ins w:id="94339" w:author="קלוד" w:date="2026-10-11T13:11:34Z">
        <w:r>
          <w:rPr>
            <w:rStyle w:val="2fb"/>
            <w:spacing w:val="-6"/>
            <w:rtl/>
          </w:rPr>
          <w:t xml:space="preserve">לפני ר"ח:</w:t>
        </w:r>
      </w:ins>
      <w:del w:id="94340" w:author="קלוד" w:date="2026-10-11T13:11:34Z">
        <w:r w:rsidRPr="00097464">
          <w:rPr>
            <w:rStyle w:val="2fb"/>
            <w:spacing w:val="-6"/>
            <w:rtl/>
          </w:rPr>
          <w:delText xml:space="preserve">דר"ח</w:delText>
        </w:r>
      </w:del>
      <w:r w:rsidRPr="00097464">
        <w:rPr>
          <w:spacing w:val="-6"/>
          <w:rtl/>
        </w:rPr>
        <w:t xml:space="preserve"> </w:t>
      </w:r>
      <w:r w:rsidRPr="00097464">
        <w:rPr>
          <w:spacing w:val="-6"/>
          <w:rtl/>
        </w:rPr>
        <w:t xml:space="preserve">אמר</w:t>
      </w:r>
      <w:r w:rsidRPr="00097464">
        <w:rPr>
          <w:spacing w:val="-6"/>
          <w:rtl/>
        </w:rPr>
        <w:t xml:space="preserve"> </w:t>
      </w:r>
      <w:ins w:id="94337" w:author="קלוד" w:date="2026-10-11T13:11:34Z">
        <w:r>
          <w:rPr>
            <w:spacing w:val="-6"/>
            <w:rtl/>
          </w:rPr>
          <w:t xml:space="preserve">הקב"ה:</w:t>
        </w:r>
      </w:ins>
      <w:del w:id="94338" w:author="קלוד" w:date="2026-10-11T13:11:34Z">
        <w:r w:rsidRPr="00097464">
          <w:rPr>
            <w:spacing w:val="-6"/>
            <w:rtl/>
          </w:rPr>
          <w:delText xml:space="preserve">הקב"ה</w:delText>
        </w:r>
      </w:del>
      <w:r w:rsidRPr="00097464">
        <w:rPr>
          <w:spacing w:val="-6"/>
          <w:rtl/>
        </w:rPr>
        <w:t xml:space="preserve"> רביעית דם נתתי בכם - על עסקי דם</w:t>
      </w:r>
      <w:ins w:id="94335" w:author="קלוד" w:date="2026-10-11T13:11:34Z">
        <w:r>
          <w:rPr>
            <w:spacing w:val="-6"/>
            <w:rtl/>
          </w:rPr>
          <w:t xml:space="preserve"> </w:t>
        </w:r>
        <w:r>
          <w:rPr>
            <w:rStyle w:val="afffffe"/>
            <w:spacing w:val="-6"/>
            <w:rtl/>
          </w:rPr>
          <w:t xml:space="preserve">נדה</w:t>
        </w:r>
        <w:r>
          <w:rPr>
            <w:spacing w:val="-6"/>
            <w:rtl/>
          </w:rPr>
          <w:t xml:space="preserve"> </w:t>
        </w:r>
      </w:ins>
      <w:del w:id="94336" w:author="קלוד" w:date="2026-10-11T13:11:34Z">
        <w:r w:rsidRPr="00097464">
          <w:rPr>
            <w:spacing w:val="-6"/>
            <w:rtl/>
          </w:rPr>
          <w:delText xml:space="preserve"> </w:delText>
        </w:r>
      </w:del>
      <w:r w:rsidRPr="00097464">
        <w:rPr>
          <w:spacing w:val="-6"/>
          <w:rtl/>
        </w:rPr>
        <w:t xml:space="preserve">הזהרתי אתכם.</w:t>
      </w:r>
    </w:p>
    <w:p w:rsidR="00E9703F" w:rsidRPr="006F178A" w:rsidRDefault="00E9703F" w:rsidP="00E9703F">
      <w:pPr>
        <w:rPr>
          <w:rtl/>
        </w:rPr>
      </w:pPr>
      <w:r w:rsidRPr="00523F92">
        <w:rPr>
          <w:rStyle w:val="afffff0"/>
          <w:rFonts w:hint="cs"/>
          <w:rtl/>
        </w:rPr>
        <w:t>'</w:t>
      </w:r>
      <w:r w:rsidRPr="00523F92">
        <w:rPr>
          <w:rStyle w:val="afffff0"/>
          <w:rtl/>
        </w:rPr>
        <w:t>ראשית</w:t>
      </w:r>
      <w:r w:rsidRPr="00523F92">
        <w:rPr>
          <w:rStyle w:val="afffff0"/>
          <w:rFonts w:hint="cs"/>
          <w:rtl/>
        </w:rPr>
        <w:t>'</w:t>
      </w:r>
      <w:r w:rsidRPr="00523F92">
        <w:rPr>
          <w:rStyle w:val="afffff0"/>
          <w:rtl/>
        </w:rPr>
        <w:t xml:space="preserve"> </w:t>
      </w:r>
      <w:r w:rsidRPr="006F178A">
        <w:rPr>
          <w:rtl/>
        </w:rPr>
        <w:t xml:space="preserve">קראתי אתכם - על עסקי ראשית</w:t>
      </w:r>
      <w:ins w:id="94349" w:author="קלוד" w:date="2026-10-11T13:11:34Z">
        <w:r>
          <w:rPr>
            <w:rtl/>
          </w:rPr>
          <w:t xml:space="preserve"> </w:t>
        </w:r>
        <w:r>
          <w:rPr>
            <w:rStyle w:val="afffffe"/>
            <w:rtl/>
          </w:rPr>
          <w:t xml:space="preserve">חלה</w:t>
        </w:r>
        <w:r>
          <w:rPr>
            <w:rtl/>
          </w:rPr>
          <w:t xml:space="preserve"> </w:t>
        </w:r>
      </w:ins>
      <w:del w:id="94350" w:author="קלוד" w:date="2026-10-11T13:11:34Z">
        <w:r w:rsidRPr="006F178A">
          <w:rPr>
            <w:rtl/>
          </w:rPr>
          <w:delText xml:space="preserve"> </w:delText>
        </w:r>
      </w:del>
      <w:r w:rsidRPr="006F178A">
        <w:rPr>
          <w:rtl/>
        </w:rPr>
        <w:t xml:space="preserve">הזהרתי אתכם.</w:t>
      </w:r>
    </w:p>
    <w:p w:rsidR="00E9703F" w:rsidRPr="006F178A" w:rsidRDefault="00E9703F" w:rsidP="00E9703F">
      <w:pPr>
        <w:rPr>
          <w:rtl/>
        </w:rPr>
      </w:pPr>
      <w:r w:rsidRPr="006F178A">
        <w:rPr>
          <w:rtl/>
        </w:rPr>
        <w:t>נשמה שנתתי בכם קרויה</w:t>
      </w:r>
      <w:r w:rsidRPr="00784B8D">
        <w:rPr>
          <w:rStyle w:val="afffff0"/>
          <w:rtl/>
        </w:rPr>
        <w:t xml:space="preserve"> </w:t>
      </w:r>
      <w:r w:rsidRPr="00784B8D">
        <w:rPr>
          <w:rStyle w:val="afffff0"/>
          <w:rFonts w:hint="cs"/>
          <w:rtl/>
        </w:rPr>
        <w:t>'</w:t>
      </w:r>
      <w:r w:rsidRPr="00784B8D">
        <w:rPr>
          <w:rStyle w:val="afffff0"/>
          <w:rtl/>
        </w:rPr>
        <w:t>נר</w:t>
      </w:r>
      <w:r w:rsidRPr="00784B8D">
        <w:rPr>
          <w:rStyle w:val="afffff0"/>
          <w:rFonts w:hint="cs"/>
          <w:rtl/>
        </w:rPr>
        <w:t>'</w:t>
      </w:r>
      <w:ins w:id="94353" w:author="קלוד" w:date="2026-10-11T13:11:34Z">
        <w:r>
          <w:rPr>
            <w:rStyle w:val="afffff0"/>
            <w:rtl/>
          </w:rPr>
          <w:t xml:space="preserve"> - </w:t>
        </w:r>
      </w:ins>
      <w:del w:id="94354" w:author="קלוד" w:date="2026-10-11T13:11:34Z">
        <w:r w:rsidRPr="00784B8D">
          <w:rPr>
            <w:rStyle w:val="afffff0"/>
            <w:rtl/>
          </w:rPr>
          <w:delText xml:space="preserve"> </w:delText>
        </w:r>
      </w:del>
      <w:r w:rsidRPr="006F178A">
        <w:rPr>
          <w:rtl/>
        </w:rPr>
        <w:t xml:space="preserve">על עסקי נר</w:t>
      </w:r>
      <w:ins w:id="94351" w:author="קלוד" w:date="2026-10-11T13:11:34Z">
        <w:r>
          <w:rPr>
            <w:rtl/>
          </w:rPr>
          <w:t xml:space="preserve"> </w:t>
        </w:r>
        <w:r>
          <w:rPr>
            <w:rStyle w:val="afffffe"/>
            <w:rtl/>
          </w:rPr>
          <w:t xml:space="preserve">שבת</w:t>
        </w:r>
        <w:r>
          <w:rPr>
            <w:rtl/>
          </w:rPr>
          <w:t xml:space="preserve"> </w:t>
        </w:r>
      </w:ins>
      <w:del w:id="94352" w:author="קלוד" w:date="2026-10-11T13:11:34Z">
        <w:r w:rsidRPr="006F178A">
          <w:rPr>
            <w:rtl/>
          </w:rPr>
          <w:delText xml:space="preserve"> </w:delText>
        </w:r>
      </w:del>
      <w:r w:rsidRPr="006F178A">
        <w:rPr>
          <w:rtl/>
        </w:rPr>
        <w:t xml:space="preserve">הזהרתי אתכם.</w:t>
      </w:r>
    </w:p>
    <w:p w:rsidR="00E9703F" w:rsidRPr="006F178A" w:rsidRDefault="00E9703F" w:rsidP="00E9703F">
      <w:pPr>
        <w:rPr>
          <w:rtl/>
        </w:rPr>
      </w:pPr>
      <w:r w:rsidRPr="006F178A">
        <w:rPr>
          <w:rtl/>
        </w:rPr>
        <w:lastRenderedPageBreak/>
        <w:t xml:space="preserve">אם אתם מקיימים אותם מוטב, ואם </w:t>
      </w:r>
      <w:ins w:id="91019" w:author="מנוע מכני" w:date="2026-10-11T12:04:39Z">
        <w:r>
          <w:rPr>
            <w:rtl/>
          </w:rPr>
          <w:t xml:space="preserve">לא</w:t>
        </w:r>
      </w:ins>
      <w:del w:id="91020" w:author="מנוע מכני" w:date="2026-10-11T12:04:39Z">
        <w:r w:rsidRPr="006F178A">
          <w:rPr>
            <w:rtl/>
          </w:rPr>
          <w:lastRenderedPageBreak/>
          <w:delText xml:space="preserve">לאו</w:delText>
        </w:r>
      </w:del>
      <w:r w:rsidRPr="006F178A">
        <w:rPr>
          <w:rtl/>
        </w:rPr>
        <w:lastRenderedPageBreak/>
        <w:t xml:space="preserve"> הריני נוטל נשמתכם.</w:t>
      </w:r>
    </w:p>
    <w:p w:rsidR="00E9703F" w:rsidRDefault="00E9703F" w:rsidP="00E9703F">
      <w:pPr>
        <w:rPr>
          <w:rtl/>
        </w:rPr>
      </w:pPr>
      <w:ins w:id="94355" w:author="קלוד" w:date="2026-10-11T13:11:34Z">
        <w:r>
          <w:rPr>
            <w:rStyle w:val="afffffe"/>
            <w:rFonts w:ascii="Fb Fontext" w:hAnsi="Fb Fontext"/>
            <w:rtl/>
          </w:rPr>
          <w:t xml:space="preserve">ומדוע דווקא</w:t>
        </w:r>
        <w:r>
          <w:rPr>
            <w:rStyle w:val="afffe"/>
            <w:rFonts w:ascii="Fb Fontext" w:hAnsi="Fb Fontext"/>
            <w:rtl/>
          </w:rPr>
          <w:t xml:space="preserve"> בשעת</w:t>
        </w:r>
      </w:ins>
      <w:del w:id="94356" w:author="קלוד" w:date="2026-10-11T13:11:34Z">
        <w:r w:rsidRPr="006F178A">
          <w:rPr>
            <w:rStyle w:val="afffe"/>
            <w:rFonts w:ascii="Fb Fontext" w:hAnsi="Fb Fontext"/>
            <w:rtl/>
          </w:rPr>
          <w:delText xml:space="preserve">בשעת</w:delText>
        </w:r>
      </w:del>
      <w:r w:rsidRPr="006F178A">
        <w:rPr>
          <w:rtl/>
        </w:rPr>
        <w:t xml:space="preserve"> </w:t>
      </w:r>
      <w:r w:rsidRPr="006F178A">
        <w:rPr>
          <w:rStyle w:val="afffe"/>
          <w:rFonts w:ascii="Fb Fontext" w:hAnsi="Fb Fontext"/>
          <w:rtl/>
        </w:rPr>
        <w:t>לידתן</w:t>
      </w:r>
      <w:r w:rsidRPr="006F178A">
        <w:rPr>
          <w:rtl/>
        </w:rPr>
        <w:t>:</w:t>
      </w:r>
    </w:p>
    <w:p>
      <w:pPr>
        <w:pStyle w:val="38"/>
        <w:rPr>
          <w:ins w:id="97150" w:author="מנוע מכני" w:date="2026-10-11T12:04:39Z"/>
        </w:rPr>
      </w:pPr>
      <w:r w:rsidRPr="00EC3AF0">
        <w:t>רבא</w:t>
      </w:r>
      <w:r w:rsidRPr="00EC3AF0">
        <w:t>:</w:t>
      </w:r>
    </w:p>
    <w:p w:rsidR="00E9703F" w:rsidRPr="002D0727" w:rsidRDefault="00E9703F" w:rsidP="00E9703F">
      <w:pPr>
        <w:rPr>
          <w:b/>
          <w:bCs/>
          <w:rtl/>
        </w:rPr>
      </w:pPr>
      <w:del w:id="97151" w:author="מנוע מכני" w:date="2026-10-11T12:04:39Z">
        <w:r w:rsidRPr="006F178A">
          <w:rPr>
            <w:rtl/>
          </w:rPr>
          <w:delText xml:space="preserve"> </w:delText>
        </w:r>
      </w:del>
      <w:r w:rsidRPr="006F178A">
        <w:rPr>
          <w:rtl/>
        </w:rPr>
        <w:t xml:space="preserve">נפל </w:t>
      </w:r>
      <w:ins w:id="94359" w:author="קלוד" w:date="2026-10-11T13:11:34Z">
        <w:r>
          <w:rPr>
            <w:rtl/>
          </w:rPr>
          <w:t xml:space="preserve">השור</w:t>
        </w:r>
      </w:ins>
      <w:del w:id="94360" w:author="קלוד" w:date="2026-10-11T13:11:34Z">
        <w:r w:rsidRPr="006F178A">
          <w:rPr>
            <w:rtl/>
          </w:rPr>
          <w:delText xml:space="preserve">תורא</w:delText>
        </w:r>
      </w:del>
      <w:r w:rsidRPr="006F178A">
        <w:rPr>
          <w:rtl/>
        </w:rPr>
        <w:t xml:space="preserve"> - חדד </w:t>
      </w:r>
      <w:ins w:id="94357" w:author="קלוד" w:date="2026-10-11T13:11:34Z">
        <w:r>
          <w:rPr>
            <w:rtl/>
          </w:rPr>
          <w:t xml:space="preserve">את הסכין.</w:t>
        </w:r>
      </w:ins>
      <w:del w:id="94358" w:author="קלוד" w:date="2026-10-11T13:11:34Z">
        <w:r w:rsidRPr="006F178A">
          <w:rPr>
            <w:rtl/>
          </w:rPr>
          <w:delText xml:space="preserve">לסכינא.</w:delText>
        </w:r>
      </w:del>
    </w:p>
    <w:p>
      <w:pPr>
        <w:pStyle w:val="38"/>
        <w:rPr>
          <w:ins w:id="97152" w:author="מנוע מכני" w:date="2026-10-11T12:04:39Z"/>
        </w:rPr>
      </w:pPr>
      <w:r w:rsidRPr="002D0727">
        <w:t>אביי</w:t>
      </w:r>
      <w:r w:rsidRPr="006F178A">
        <w:t xml:space="preserve">:</w:t>
      </w:r>
    </w:p>
    <w:p w:rsidR="00E9703F" w:rsidRPr="006F178A" w:rsidRDefault="00E9703F" w:rsidP="00E9703F">
      <w:pPr>
        <w:rPr>
          <w:rtl/>
        </w:rPr>
      </w:pPr>
      <w:del w:id="97153" w:author="מנוע מכני" w:date="2026-10-11T12:04:39Z">
        <w:r w:rsidRPr="006F178A">
          <w:rPr>
            <w:rtl/>
          </w:rPr>
          <w:delText xml:space="preserve"> </w:delText>
        </w:r>
      </w:del>
      <w:ins w:id="94361" w:author="קלוד" w:date="2026-10-11T13:11:34Z">
        <w:r>
          <w:rPr>
            <w:rtl/>
          </w:rPr>
          <w:t xml:space="preserve">כששפחה</w:t>
        </w:r>
      </w:ins>
      <w:del w:id="94362" w:author="קלוד" w:date="2026-10-11T13:11:34Z">
        <w:r w:rsidRPr="006F178A">
          <w:rPr>
            <w:rtl/>
          </w:rPr>
          <w:delText xml:space="preserve">כשששפחה</w:delText>
        </w:r>
      </w:del>
      <w:r w:rsidRPr="006F178A">
        <w:rPr>
          <w:rtl/>
        </w:rPr>
        <w:t xml:space="preserve"> לוקה</w:t>
      </w:r>
      <w:r w:rsidRPr="006F178A">
        <w:rPr>
          <w:rFonts w:hint="cs"/>
          <w:rtl/>
        </w:rPr>
        <w:t>,</w:t>
      </w:r>
      <w:r w:rsidRPr="006F178A">
        <w:rPr>
          <w:rtl/>
        </w:rPr>
        <w:t xml:space="preserve"> </w:t>
      </w:r>
      <w:r w:rsidRPr="006F178A">
        <w:rPr>
          <w:rFonts w:hint="cs"/>
          <w:rtl/>
        </w:rPr>
        <w:t xml:space="preserve">לוקה </w:t>
      </w:r>
      <w:r w:rsidRPr="006F178A">
        <w:rPr>
          <w:rtl/>
        </w:rPr>
        <w:t>על כל פשעיה</w:t>
      </w:r>
      <w:r w:rsidRPr="006F178A">
        <w:rPr>
          <w:rFonts w:hint="cs"/>
          <w:rtl/>
        </w:rPr>
        <w:t>.</w:t>
      </w:r>
    </w:p>
    <w:p>
      <w:pPr>
        <w:pStyle w:val="38"/>
        <w:rPr>
          <w:ins w:id="97154" w:author="מנוע מכני" w:date="2026-10-11T12:04:39Z"/>
        </w:rPr>
      </w:pPr>
      <w:r w:rsidRPr="006F178A">
        <w:t>ר"ח</w:t>
      </w:r>
      <w:r w:rsidRPr="006F178A">
        <w:t>:</w:t>
      </w:r>
    </w:p>
    <w:p w:rsidR="00E9703F" w:rsidRPr="006F178A" w:rsidRDefault="00E9703F" w:rsidP="00E9703F">
      <w:pPr>
        <w:rPr>
          <w:rtl/>
        </w:rPr>
      </w:pPr>
      <w:del w:id="97155" w:author="מנוע מכני" w:date="2026-10-11T12:04:39Z">
        <w:r w:rsidRPr="006F178A">
          <w:rPr>
            <w:rtl/>
          </w:rPr>
          <w:delText xml:space="preserve"> </w:delText>
        </w:r>
      </w:del>
      <w:ins w:id="94365" w:author="קלוד" w:date="2026-10-11T13:11:34Z">
        <w:r>
          <w:rPr>
            <w:rtl/>
          </w:rPr>
          <w:t xml:space="preserve">עזוב</w:t>
        </w:r>
      </w:ins>
      <w:del w:id="94366" w:author="קלוד" w:date="2026-10-11T13:11:34Z">
        <w:r w:rsidRPr="006F178A">
          <w:rPr>
            <w:rtl/>
          </w:rPr>
          <w:delText xml:space="preserve">שבקיה</w:delText>
        </w:r>
      </w:del>
      <w:r w:rsidRPr="006F178A">
        <w:rPr>
          <w:rtl/>
        </w:rPr>
        <w:t xml:space="preserve"> </w:t>
      </w:r>
      <w:ins w:id="94363" w:author="קלוד" w:date="2026-10-11T13:11:34Z">
        <w:r>
          <w:rPr>
            <w:rtl/>
          </w:rPr>
          <w:t xml:space="preserve">את השיכור,</w:t>
        </w:r>
      </w:ins>
      <w:del w:id="94364" w:author="קלוד" w:date="2026-10-11T13:11:34Z">
        <w:r w:rsidRPr="006F178A">
          <w:rPr>
            <w:rtl/>
          </w:rPr>
          <w:delText xml:space="preserve">לשיכור</w:delText>
        </w:r>
        <w:r w:rsidRPr="006F178A">
          <w:rPr>
            <w:rFonts w:hint="cs"/>
            <w:rtl/>
          </w:rPr>
          <w:delText xml:space="preserve">,</w:delText>
        </w:r>
      </w:del>
      <w:r w:rsidRPr="006F178A">
        <w:rPr>
          <w:rtl/>
        </w:rPr>
        <w:t xml:space="preserve"> שמעצמו יפול</w:t>
      </w:r>
      <w:r w:rsidRPr="006F178A">
        <w:rPr>
          <w:rFonts w:hint="cs"/>
          <w:rtl/>
        </w:rPr>
        <w:t>.</w:t>
      </w:r>
    </w:p>
    <w:p w:rsidR="00E9703F" w:rsidRPr="006F178A" w:rsidRDefault="00E9703F" w:rsidP="00E9703F">
      <w:pPr>
        <w:rPr>
          <w:rtl/>
        </w:rPr>
      </w:pPr>
      <w:r w:rsidRPr="006F178A">
        <w:rPr>
          <w:rtl/>
        </w:rPr>
        <w:t>מ"ע</w:t>
      </w:r>
      <w:r w:rsidRPr="006F178A">
        <w:rPr>
          <w:rFonts w:hint="cs"/>
          <w:rtl/>
        </w:rPr>
        <w:t>:</w:t>
      </w:r>
      <w:r w:rsidRPr="006F178A">
        <w:rPr>
          <w:rtl/>
        </w:rPr>
        <w:t xml:space="preserve"> הממהרים לרוץ</w:t>
      </w:r>
      <w:r w:rsidRPr="006F178A">
        <w:rPr>
          <w:rFonts w:hint="cs"/>
          <w:rtl/>
        </w:rPr>
        <w:t>,</w:t>
      </w:r>
      <w:r w:rsidRPr="006F178A">
        <w:rPr>
          <w:rtl/>
        </w:rPr>
        <w:t xml:space="preserve"> לוקים בשער</w:t>
      </w:r>
      <w:r w:rsidRPr="006F178A">
        <w:rPr>
          <w:rFonts w:hint="cs"/>
          <w:rtl/>
        </w:rPr>
        <w:t>.</w:t>
      </w:r>
    </w:p>
    <w:p>
      <w:pPr>
        <w:pStyle w:val="38"/>
        <w:rPr>
          <w:ins w:id="97156" w:author="מנוע מכני" w:date="2026-10-11T12:04:39Z"/>
        </w:rPr>
      </w:pPr>
      <w:r w:rsidRPr="006F178A">
        <w:t>ר"פ</w:t>
      </w:r>
      <w:r w:rsidRPr="006F178A">
        <w:t>:</w:t>
      </w:r>
    </w:p>
    <w:p w:rsidR="00E9703F" w:rsidRPr="009757B9" w:rsidRDefault="00E9703F" w:rsidP="00E9703F">
      <w:pPr>
        <w:rPr>
          <w:rFonts w:cs="Guttman Vilna"/>
          <w:b/>
          <w:bCs/>
          <w:rtl/>
        </w:rPr>
      </w:pPr>
      <w:del w:id="97157" w:author="מנוע מכני" w:date="2026-10-11T12:04:39Z">
        <w:r w:rsidRPr="006F178A">
          <w:rPr>
            <w:rtl/>
          </w:rPr>
          <w:delText xml:space="preserve"> </w:delText>
        </w:r>
      </w:del>
      <w:r w:rsidRPr="006F178A">
        <w:rPr>
          <w:rtl/>
        </w:rPr>
        <w:t xml:space="preserve">במקום עשירות הכל אוהבים</w:t>
      </w:r>
      <w:r w:rsidRPr="006F178A">
        <w:rPr>
          <w:rFonts w:hint="cs"/>
          <w:rtl/>
        </w:rPr>
        <w:t>,</w:t>
      </w:r>
      <w:r w:rsidRPr="006F178A">
        <w:rPr>
          <w:rtl/>
        </w:rPr>
        <w:t xml:space="preserve"> ובמקום עניות </w:t>
      </w:r>
      <w:r w:rsidRPr="006F178A">
        <w:rPr>
          <w:rFonts w:hint="cs"/>
          <w:rtl/>
        </w:rPr>
        <w:t>אין</w:t>
      </w:r>
      <w:r w:rsidRPr="006F178A">
        <w:rPr>
          <w:rtl/>
        </w:rPr>
        <w:t xml:space="preserve"> א</w:t>
      </w:r>
      <w:r w:rsidRPr="006F178A">
        <w:rPr>
          <w:rFonts w:hint="cs"/>
          <w:rtl/>
        </w:rPr>
        <w:t>ח</w:t>
      </w:r>
      <w:r w:rsidRPr="006F178A">
        <w:rPr>
          <w:rtl/>
        </w:rPr>
        <w:t>ים ו</w:t>
      </w:r>
      <w:r w:rsidRPr="006F178A">
        <w:rPr>
          <w:rFonts w:hint="cs"/>
          <w:rtl/>
        </w:rPr>
        <w:t>אין</w:t>
      </w:r>
      <w:r w:rsidRPr="006F178A">
        <w:rPr>
          <w:rtl/>
        </w:rPr>
        <w:t xml:space="preserve"> מרחמים.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75" w:author="קלוד" w:date="2026-10-11T12:33:55Z"/>
        </w:rPr>
      </w:pPr>
      <w:ins w:id="91076" w:author="קלוד" w:date="2026-10-11T12:33:55Z">
        <w:r>
          <w:rPr>
            <w:color w:val="7B3F00"/>
          </w:rPr>
          <w:t xml:space="preserve">העובר במקום סכנה - רב, שמואל ורבי ינאי</w:t>
        </w:r>
      </w:ins>
    </w:p>
    <w:p w:rsidR="00E9703F" w:rsidRPr="006F178A" w:rsidRDefault="00E9703F" w:rsidP="00E9703F">
      <w:pPr>
        <w:rPr>
          <w:rtl/>
        </w:rPr>
      </w:pPr>
      <w:ins w:id="91021" w:author="מנוע מכני" w:date="2026-10-11T12:04:39Z">
        <w:ins w:id="94371" w:author="קלוד" w:date="2026-10-11T13:11:34Z">
          <w:r>
            <w:rPr>
              <w:rFonts w:ascii="Fb Fontext" w:hAnsi="Fb Fontext"/>
              <w:rtl/>
            </w:rPr>
            <w:t xml:space="preserve">ולר"ל: אנשים</w:t>
          </w:r>
        </w:ins>
        <w:del w:id="94372" w:author="קלוד" w:date="2026-10-11T13:11:34Z">
          <w:r>
            <w:rPr>
              <w:rFonts w:ascii="Fb Fontext" w:hAnsi="Fb Fontext"/>
              <w:rtl/>
            </w:rPr>
            <w:delText xml:space="preserve">אנשים</w:delText>
          </w:r>
        </w:del>
      </w:ins>
      <w:del w:id="91022" w:author="מנוע מכני" w:date="2026-10-11T12:04:39Z">
        <w:r w:rsidRPr="006F178A">
          <w:rPr>
            <w:rFonts w:ascii="Fb Fontext" w:hAnsi="Fb Fontext"/>
            <w:rtl/>
          </w:rPr>
          <w:delText xml:space="preserve">גברי</w:delText>
        </w:r>
      </w:del>
      <w:r w:rsidRPr="006F178A">
        <w:rPr>
          <w:rFonts w:ascii="Fb Fontext" w:hAnsi="Fb Fontext"/>
          <w:rtl/>
        </w:rPr>
        <w:t xml:space="preserve"> </w:t>
      </w:r>
      <w:ins w:id="94369" w:author="קלוד" w:date="2026-10-11T13:11:34Z">
        <w:r>
          <w:rPr>
            <w:rFonts w:ascii="Fb Fontext" w:hAnsi="Fb Fontext"/>
            <w:rtl/>
          </w:rPr>
          <w:t xml:space="preserve">נבדקים</w:t>
        </w:r>
      </w:ins>
      <w:del w:id="94370" w:author="קלוד" w:date="2026-10-11T13:11:34Z">
        <w:r w:rsidRPr="006F178A">
          <w:rPr>
            <w:rFonts w:ascii="Fb Fontext" w:hAnsi="Fb Fontext"/>
            <w:rtl/>
          </w:rPr>
          <w:delText xml:space="preserve">מיבדקי</w:delText>
        </w:r>
      </w:del>
      <w:r w:rsidRPr="006F178A">
        <w:rPr>
          <w:rFonts w:ascii="Fb Fontext" w:hAnsi="Fb Fontext"/>
          <w:rtl/>
        </w:rPr>
        <w:t xml:space="preserve"> </w:t>
      </w:r>
      <w:ins w:id="94367" w:author="קלוד" w:date="2026-10-11T13:11:34Z">
        <w:r>
          <w:rPr>
            <w:rStyle w:val="afffffe"/>
            <w:rFonts w:ascii="Fb Fontext" w:hAnsi="Fb Fontext"/>
            <w:rtl/>
          </w:rPr>
          <w:t xml:space="preserve">לדין</w:t>
        </w:r>
      </w:ins>
      <w:del w:id="94368" w:author="קלוד" w:date="2026-10-11T13:11:34Z">
        <w:r w:rsidRPr="006F178A">
          <w:rPr>
            <w:rStyle w:val="2fb"/>
            <w:rFonts w:ascii="Fb Fontext" w:hAnsi="Fb Fontext"/>
            <w:rtl/>
          </w:rPr>
          <w:delText xml:space="preserve">לר"ל</w:delText>
        </w:r>
      </w:del>
      <w:r w:rsidRPr="006F178A">
        <w:rPr>
          <w:rFonts w:ascii="Fb Fontext" w:hAnsi="Fb Fontext"/>
          <w:rtl/>
        </w:rPr>
        <w:t xml:space="preserve"> בכעין גשר.</w:t>
      </w:r>
    </w:p>
    <w:p w:rsidR="00E9703F" w:rsidRPr="006F178A" w:rsidRDefault="00E9703F" w:rsidP="00E9703F">
      <w:pPr>
        <w:rPr>
          <w:rtl/>
        </w:rPr>
      </w:pPr>
      <w:r w:rsidRPr="006F178A">
        <w:rPr>
          <w:rStyle w:val="2fb"/>
          <w:rtl/>
        </w:rPr>
        <w:t xml:space="preserve">רב</w:t>
      </w:r>
      <w:r w:rsidRPr="006F178A">
        <w:rPr>
          <w:rtl/>
        </w:rPr>
        <w:t xml:space="preserve"> </w:t>
      </w:r>
      <w:r w:rsidRPr="006F178A">
        <w:rPr>
          <w:rtl/>
        </w:rPr>
        <w:t xml:space="preserve">לא</w:t>
      </w:r>
      <w:r w:rsidRPr="006F178A">
        <w:rPr>
          <w:rtl/>
        </w:rPr>
        <w:t xml:space="preserve"> עבר </w:t>
      </w:r>
      <w:ins w:id="94389" w:author="קלוד" w:date="2026-10-11T13:11:34Z">
        <w:r>
          <w:rPr>
            <w:rtl/>
          </w:rPr>
          <w:t xml:space="preserve">במעבורת</w:t>
        </w:r>
      </w:ins>
      <w:del w:id="94390" w:author="קלוד" w:date="2026-10-11T13:11:34Z">
        <w:r w:rsidRPr="006F178A">
          <w:rPr>
            <w:rtl/>
          </w:rPr>
          <w:delText xml:space="preserve">במברא</w:delText>
        </w:r>
      </w:del>
      <w:r w:rsidRPr="006F178A">
        <w:rPr>
          <w:rtl/>
        </w:rPr>
        <w:t xml:space="preserve"> </w:t>
      </w:r>
      <w:ins w:id="95401" w:author="מנוע מכני" w:date="2026-10-11T12:04:39Z">
        <w:ins w:id="94387" w:author="קלוד" w:date="2026-10-11T13:11:34Z">
          <w:r>
            <w:rPr>
              <w:rtl/>
            </w:rPr>
            <w:t xml:space="preserve">שישב</w:t>
          </w:r>
        </w:ins>
        <w:del w:id="94388" w:author="קלוד" w:date="2026-10-11T13:11:34Z">
          <w:r>
            <w:rPr>
              <w:rtl/>
            </w:rPr>
            <w:delText xml:space="preserve">דישב</w:delText>
          </w:r>
        </w:del>
      </w:ins>
      <w:del w:id="95402" w:author="מנוע מכני" w:date="2026-10-11T12:04:39Z">
        <w:r w:rsidRPr="006F178A">
          <w:rPr>
            <w:rtl/>
          </w:rPr>
          <w:delText xml:space="preserve">דיתיב</w:delText>
        </w:r>
      </w:del>
      <w:r w:rsidRPr="006F178A">
        <w:rPr>
          <w:rtl/>
        </w:rPr>
        <w:t xml:space="preserve"> </w:t>
      </w:r>
      <w:ins w:id="92513" w:author="מנוע מכני" w:date="2026-10-11T12:04:39Z">
        <w:ins w:id="94385" w:author="קלוד" w:date="2026-10-11T13:11:34Z">
          <w:r>
            <w:rPr>
              <w:rtl/>
            </w:rPr>
            <w:t xml:space="preserve">בה</w:t>
          </w:r>
        </w:ins>
        <w:del w:id="94386" w:author="קלוד" w:date="2026-10-11T13:11:34Z">
          <w:r>
            <w:rPr>
              <w:rtl/>
            </w:rPr>
            <w:delText xml:space="preserve">בו</w:delText>
          </w:r>
        </w:del>
      </w:ins>
      <w:del w:id="92514" w:author="מנוע מכני" w:date="2026-10-11T12:04:39Z">
        <w:r w:rsidRPr="006F178A">
          <w:rPr>
            <w:rtl/>
          </w:rPr>
          <w:delText xml:space="preserve">ביה</w:delText>
        </w:r>
      </w:del>
      <w:r w:rsidRPr="006F178A">
        <w:rPr>
          <w:rtl/>
        </w:rPr>
        <w:t xml:space="preserve"> גוי, </w:t>
      </w:r>
      <w:ins w:id="92507" w:author="מנוע מכני" w:date="2026-10-11T12:04:39Z">
        <w:ins w:id="94383" w:author="קלוד" w:date="2026-10-11T13:11:34Z">
          <w:r>
            <w:rPr>
              <w:rtl/>
            </w:rPr>
            <w:t xml:space="preserve">שמא</w:t>
          </w:r>
        </w:ins>
        <w:del w:id="94384" w:author="קלוד" w:date="2026-10-11T13:11:34Z">
          <w:r>
            <w:rPr>
              <w:rtl/>
            </w:rPr>
            <w:delText xml:space="preserve">דשמא</w:delText>
          </w:r>
        </w:del>
      </w:ins>
      <w:del w:id="92508" w:author="מנוע מכני" w:date="2026-10-11T12:04:39Z">
        <w:r w:rsidRPr="006F178A">
          <w:rPr>
            <w:rtl/>
          </w:rPr>
          <w:delText xml:space="preserve">דדילמא</w:delText>
        </w:r>
      </w:del>
      <w:r w:rsidRPr="006F178A">
        <w:rPr>
          <w:rtl/>
        </w:rPr>
        <w:t xml:space="preserve"> </w:t>
      </w:r>
      <w:ins w:id="94381" w:author="קלוד" w:date="2026-10-11T13:11:34Z">
        <w:r>
          <w:rPr>
            <w:rtl/>
          </w:rPr>
          <w:t xml:space="preserve">נגזר</w:t>
        </w:r>
      </w:ins>
      <w:del w:id="94382" w:author="קלוד" w:date="2026-10-11T13:11:34Z">
        <w:r w:rsidRPr="006F178A">
          <w:rPr>
            <w:rtl/>
          </w:rPr>
          <w:delText xml:space="preserve">מיפקיד</w:delText>
        </w:r>
      </w:del>
      <w:r w:rsidRPr="006F178A">
        <w:rPr>
          <w:rtl/>
        </w:rPr>
        <w:t xml:space="preserve"> </w:t>
      </w:r>
      <w:ins w:id="92511" w:author="מנוע מכני" w:date="2026-10-11T12:04:39Z">
        <w:ins w:id="94379" w:author="קלוד" w:date="2026-10-11T13:11:34Z">
          <w:r>
            <w:rPr>
              <w:rtl/>
            </w:rPr>
            <w:t xml:space="preserve">עליו</w:t>
          </w:r>
        </w:ins>
        <w:del w:id="94380" w:author="קלוד" w:date="2026-10-11T13:11:34Z">
          <w:r>
            <w:rPr>
              <w:rtl/>
            </w:rPr>
            <w:delText xml:space="preserve">לו</w:delText>
          </w:r>
        </w:del>
      </w:ins>
      <w:del w:id="92512" w:author="מנוע מכני" w:date="2026-10-11T12:04:39Z">
        <w:r w:rsidRPr="006F178A">
          <w:rPr>
            <w:rtl/>
          </w:rPr>
          <w:delText xml:space="preserve">ליה</w:delText>
        </w:r>
      </w:del>
      <w:r w:rsidRPr="006F178A">
        <w:rPr>
          <w:rtl/>
        </w:rPr>
        <w:t xml:space="preserve"> </w:t>
      </w:r>
      <w:ins w:id="94377" w:author="קלוד" w:date="2026-10-11T13:11:34Z">
        <w:r>
          <w:rPr>
            <w:rtl/>
          </w:rPr>
          <w:t xml:space="preserve">דין</w:t>
        </w:r>
      </w:ins>
      <w:del w:id="94378" w:author="קלוד" w:date="2026-10-11T13:11:34Z">
        <w:r w:rsidRPr="006F178A">
          <w:rPr>
            <w:rtl/>
          </w:rPr>
          <w:delText xml:space="preserve">דינא</w:delText>
        </w:r>
      </w:del>
      <w:r w:rsidRPr="006F178A">
        <w:rPr>
          <w:rtl/>
        </w:rPr>
        <w:t xml:space="preserve"> </w:t>
      </w:r>
      <w:ins w:id="92509" w:author="מנוע מכני" w:date="2026-10-11T12:04:39Z">
        <w:ins w:id="94375" w:author="קלוד" w:date="2026-10-11T13:11:34Z">
          <w:r>
            <w:rPr>
              <w:rtl/>
            </w:rPr>
            <w:t xml:space="preserve">ואתפס</w:t>
          </w:r>
        </w:ins>
        <w:del w:id="94376" w:author="קלוד" w:date="2026-10-11T13:11:34Z">
          <w:r>
            <w:rPr>
              <w:rtl/>
            </w:rPr>
            <w:delText xml:space="preserve">עליו</w:delText>
          </w:r>
          <w:r w:rsidRPr="006F178A">
            <w:rPr>
              <w:rtl/>
            </w:rPr>
            <w:delText xml:space="preserve">,</w:delText>
          </w:r>
        </w:del>
      </w:ins>
      <w:del w:id="92510" w:author="מנוע מכני" w:date="2026-10-11T12:04:39Z">
        <w:r w:rsidRPr="006F178A">
          <w:rPr>
            <w:rtl/>
          </w:rPr>
          <w:delText xml:space="preserve">עליה</w:delText>
        </w:r>
      </w:del>
      <w:r w:rsidRPr="006F178A">
        <w:rPr>
          <w:rtl/>
        </w:rPr>
        <w:t xml:space="preserve"> </w:t>
      </w:r>
      <w:ins w:id="94373" w:author="קלוד" w:date="2026-10-11T13:11:34Z">
        <w:r>
          <w:rPr>
            <w:rtl/>
          </w:rPr>
          <w:t xml:space="preserve">עמו.</w:t>
        </w:r>
      </w:ins>
      <w:del w:id="94374" w:author="קלוד" w:date="2026-10-11T13:11:34Z">
        <w:r w:rsidRPr="006F178A">
          <w:rPr>
            <w:rtl/>
          </w:rPr>
          <w:delText xml:space="preserve">ומתפיסנא בהדיה.</w:delText>
        </w:r>
      </w:del>
    </w:p>
    <w:p w:rsidR="00E9703F" w:rsidRPr="006F178A" w:rsidRDefault="00E9703F" w:rsidP="00E9703F">
      <w:pPr>
        <w:rPr>
          <w:rtl/>
        </w:rPr>
      </w:pPr>
      <w:r w:rsidRPr="006F178A">
        <w:rPr>
          <w:rStyle w:val="2fb"/>
          <w:rtl/>
        </w:rPr>
        <w:t xml:space="preserve">שמואל</w:t>
      </w:r>
      <w:r w:rsidRPr="006F178A">
        <w:rPr>
          <w:rtl/>
        </w:rPr>
        <w:t xml:space="preserve"> </w:t>
      </w:r>
      <w:r w:rsidRPr="006F178A">
        <w:rPr>
          <w:rtl/>
        </w:rPr>
        <w:t xml:space="preserve">לא</w:t>
      </w:r>
      <w:r w:rsidRPr="006F178A">
        <w:rPr>
          <w:rtl/>
        </w:rPr>
        <w:t xml:space="preserve"> עבר אלא </w:t>
      </w:r>
      <w:ins w:id="94395" w:author="קלוד" w:date="2026-10-11T13:11:34Z">
        <w:r>
          <w:rPr>
            <w:rtl/>
          </w:rPr>
          <w:t xml:space="preserve">במעבורת</w:t>
        </w:r>
      </w:ins>
      <w:del w:id="94396" w:author="קלוד" w:date="2026-10-11T13:11:34Z">
        <w:r w:rsidRPr="006F178A">
          <w:rPr>
            <w:rtl/>
          </w:rPr>
          <w:delText xml:space="preserve">במברא</w:delText>
        </w:r>
      </w:del>
      <w:r w:rsidRPr="006F178A">
        <w:rPr>
          <w:rtl/>
        </w:rPr>
        <w:t xml:space="preserve"> </w:t>
      </w:r>
      <w:ins w:id="92517" w:author="מנוע מכני" w:date="2026-10-11T12:04:39Z">
        <w:ins w:id="94393" w:author="קלוד" w:date="2026-10-11T13:11:34Z">
          <w:r>
            <w:rPr>
              <w:rtl/>
            </w:rPr>
            <w:t xml:space="preserve">שיש</w:t>
          </w:r>
        </w:ins>
        <w:del w:id="94394" w:author="קלוד" w:date="2026-10-11T13:11:34Z">
          <w:r>
            <w:rPr>
              <w:rtl/>
            </w:rPr>
            <w:delText xml:space="preserve">דיש</w:delText>
          </w:r>
        </w:del>
      </w:ins>
      <w:del w:id="92518" w:author="מנוע מכני" w:date="2026-10-11T12:04:39Z">
        <w:r w:rsidRPr="006F178A">
          <w:rPr>
            <w:rtl/>
          </w:rPr>
          <w:delText xml:space="preserve">דאית</w:delText>
        </w:r>
      </w:del>
      <w:r w:rsidRPr="006F178A">
        <w:rPr>
          <w:rtl/>
        </w:rPr>
        <w:t xml:space="preserve"> </w:t>
      </w:r>
      <w:ins w:id="92515" w:author="מנוע מכני" w:date="2026-10-11T12:04:39Z">
        <w:ins w:id="94391" w:author="קלוד" w:date="2026-10-11T13:11:34Z">
          <w:r>
            <w:rPr>
              <w:rtl/>
            </w:rPr>
            <w:t xml:space="preserve">בה</w:t>
          </w:r>
        </w:ins>
        <w:del w:id="94392" w:author="קלוד" w:date="2026-10-11T13:11:34Z">
          <w:r>
            <w:rPr>
              <w:rtl/>
            </w:rPr>
            <w:delText xml:space="preserve">בו</w:delText>
          </w:r>
        </w:del>
      </w:ins>
      <w:del w:id="92516" w:author="מנוע מכני" w:date="2026-10-11T12:04:39Z">
        <w:r w:rsidRPr="006F178A">
          <w:rPr>
            <w:rtl/>
          </w:rPr>
          <w:delText xml:space="preserve">ביה</w:delText>
        </w:r>
      </w:del>
      <w:r w:rsidRPr="006F178A">
        <w:rPr>
          <w:rtl/>
        </w:rPr>
        <w:t xml:space="preserve"> גוי, </w:t>
      </w:r>
      <w:r w:rsidRPr="006F178A">
        <w:rPr>
          <w:rFonts w:hint="cs"/>
          <w:rtl/>
        </w:rPr>
        <w:t xml:space="preserve">שהשטן </w:t>
      </w:r>
      <w:r w:rsidRPr="006F178A">
        <w:rPr>
          <w:rFonts w:hint="cs"/>
          <w:rtl/>
        </w:rPr>
        <w:t xml:space="preserve">לא</w:t>
      </w:r>
      <w:r w:rsidRPr="006F178A">
        <w:rPr>
          <w:rFonts w:hint="cs"/>
          <w:rtl/>
        </w:rPr>
        <w:t xml:space="preserve"> שולט בשני אומות</w:t>
      </w:r>
      <w:r w:rsidRPr="006F178A">
        <w:rPr>
          <w:rtl/>
        </w:rPr>
        <w:t>.</w:t>
      </w:r>
    </w:p>
    <w:p w:rsidR="00E9703F" w:rsidRPr="009757B9" w:rsidRDefault="00E9703F" w:rsidP="00E9703F">
      <w:pPr>
        <w:rPr>
          <w:rFonts w:cs="Guttman Vilna"/>
          <w:b/>
          <w:bCs/>
          <w:rtl/>
        </w:rPr>
      </w:pPr>
      <w:r w:rsidRPr="006F178A">
        <w:rPr>
          <w:rStyle w:val="2fb"/>
          <w:rtl/>
        </w:rPr>
        <w:t xml:space="preserve">רבי ינאי</w:t>
      </w:r>
      <w:r w:rsidRPr="006F178A">
        <w:rPr>
          <w:rtl/>
        </w:rPr>
        <w:t xml:space="preserve"> בדיק ועבר. </w:t>
      </w:r>
      <w:ins w:id="91023" w:author="מנוע מכני" w:date="2026-10-11T12:04:39Z">
        <w:r>
          <w:rPr>
            <w:rtl/>
          </w:rPr>
          <w:t xml:space="preserve">ולשיטתו</w:t>
        </w:r>
      </w:ins>
      <w:del w:id="91024" w:author="מנוע מכני" w:date="2026-10-11T12:04:39Z">
        <w:r w:rsidRPr="006F178A">
          <w:rPr>
            <w:rtl/>
          </w:rPr>
          <w:delText xml:space="preserve">ולטעמיה</w:delText>
        </w:r>
      </w:del>
      <w:r w:rsidRPr="006F178A">
        <w:rPr>
          <w:rtl/>
        </w:rPr>
        <w:t xml:space="preserve"> דלעולם אל יעמוד אדם במקום סכנה לומר שעושין לו נס - שמא אין עושין לו נס.</w:t>
      </w:r>
    </w:p>
    <w:p w:rsidR="00E9703F" w:rsidRPr="006F178A" w:rsidRDefault="00E9703F" w:rsidP="00E9703F">
      <w:pPr>
        <w:rPr>
          <w:rtl/>
        </w:rPr>
      </w:pPr>
      <w:r w:rsidRPr="006F178A">
        <w:rPr>
          <w:rtl/>
        </w:rPr>
        <w:t xml:space="preserve">ואם עושין לו נס - מנכין לו מזכיותיו. </w:t>
      </w:r>
      <w:ins w:id="94399" w:author="קלוד" w:date="2026-10-11T13:11:34Z">
        <w:r>
          <w:rPr>
            <w:rStyle w:val="2fb"/>
            <w:rtl/>
          </w:rPr>
          <w:t xml:space="preserve">וכדברי</w:t>
        </w:r>
      </w:ins>
      <w:del w:id="94400" w:author="קלוד" w:date="2026-10-11T13:11:34Z">
        <w:r w:rsidRPr="006F178A">
          <w:rPr>
            <w:rStyle w:val="2fb"/>
            <w:rtl/>
          </w:rPr>
          <w:delText xml:space="preserve">וכר"ח</w:delText>
        </w:r>
      </w:del>
      <w:r w:rsidRPr="006F178A">
        <w:rPr>
          <w:rtl/>
        </w:rPr>
        <w:t xml:space="preserve"> </w:t>
      </w:r>
      <w:ins w:id="94397" w:author="קלוד" w:date="2026-10-11T13:11:34Z">
        <w:r>
          <w:rPr>
            <w:rtl/>
          </w:rPr>
          <w:t xml:space="preserve">ר"ח: קטנתי</w:t>
        </w:r>
      </w:ins>
      <w:del w:id="94398" w:author="קלוד" w:date="2026-10-11T13:11:34Z">
        <w:r w:rsidRPr="006F178A">
          <w:rPr>
            <w:rtl/>
          </w:rPr>
          <w:delText xml:space="preserve">דקטנתי</w:delText>
        </w:r>
      </w:del>
      <w:r w:rsidRPr="006F178A">
        <w:rPr>
          <w:rtl/>
        </w:rPr>
        <w:t xml:space="preserve"> מכל החסדים ומכל האמת.</w:t>
      </w:r>
    </w:p>
    <w:p w:rsidR="00E9703F" w:rsidRPr="006F178A" w:rsidRDefault="00E9703F" w:rsidP="00E9703F">
      <w:pPr>
        <w:rPr>
          <w:rtl/>
        </w:rPr>
      </w:pPr>
      <w:r w:rsidRPr="006F178A">
        <w:rPr>
          <w:rStyle w:val="2fb"/>
          <w:rtl/>
        </w:rPr>
        <w:t xml:space="preserve">רבי זירא</w:t>
      </w:r>
      <w:r w:rsidRPr="006F178A">
        <w:rPr>
          <w:rtl/>
        </w:rPr>
        <w:t xml:space="preserve"> </w:t>
      </w:r>
      <w:ins w:id="94409" w:author="קלוד" w:date="2026-10-11T13:11:34Z">
        <w:r>
          <w:rPr>
            <w:rtl/>
          </w:rPr>
          <w:t xml:space="preserve">ביום</w:t>
        </w:r>
      </w:ins>
      <w:del w:id="94410" w:author="קלוד" w:date="2026-10-11T13:11:34Z">
        <w:r w:rsidRPr="006F178A">
          <w:rPr>
            <w:rtl/>
          </w:rPr>
          <w:delText xml:space="preserve">ביומא</w:delText>
        </w:r>
      </w:del>
      <w:r w:rsidRPr="006F178A">
        <w:rPr>
          <w:rtl/>
        </w:rPr>
        <w:t xml:space="preserve"> </w:t>
      </w:r>
      <w:ins w:id="94407" w:author="קלוד" w:date="2026-10-11T13:11:34Z">
        <w:r>
          <w:rPr>
            <w:rtl/>
          </w:rPr>
          <w:t xml:space="preserve">רוח דרומית</w:t>
        </w:r>
      </w:ins>
      <w:del w:id="94408" w:author="קלוד" w:date="2026-10-11T13:11:34Z">
        <w:r w:rsidRPr="006F178A">
          <w:rPr>
            <w:rtl/>
          </w:rPr>
          <w:delText xml:space="preserve">דשותא</w:delText>
        </w:r>
      </w:del>
      <w:r w:rsidRPr="006F178A">
        <w:rPr>
          <w:rtl/>
        </w:rPr>
        <w:t xml:space="preserve"> </w:t>
      </w:r>
      <w:r w:rsidRPr="006F178A">
        <w:rPr>
          <w:rtl/>
        </w:rPr>
        <w:t xml:space="preserve">לא</w:t>
      </w:r>
      <w:r w:rsidRPr="006F178A">
        <w:rPr>
          <w:rtl/>
        </w:rPr>
        <w:t xml:space="preserve"> </w:t>
      </w:r>
      <w:ins w:id="94405" w:author="קלוד" w:date="2026-10-11T13:11:34Z">
        <w:r>
          <w:rPr>
            <w:rtl/>
          </w:rPr>
          <w:t xml:space="preserve">יצא</w:t>
        </w:r>
      </w:ins>
      <w:del w:id="94406" w:author="קלוד" w:date="2026-10-11T13:11:34Z">
        <w:r w:rsidRPr="006F178A">
          <w:rPr>
            <w:rtl/>
          </w:rPr>
          <w:delText xml:space="preserve">נפיק</w:delText>
        </w:r>
      </w:del>
      <w:r w:rsidRPr="006F178A">
        <w:rPr>
          <w:rtl/>
        </w:rPr>
        <w:t xml:space="preserve"> </w:t>
      </w:r>
      <w:ins w:id="94403" w:author="קלוד" w:date="2026-10-11T13:11:34Z">
        <w:r>
          <w:rPr>
            <w:rtl/>
          </w:rPr>
          <w:t xml:space="preserve">בין</w:t>
        </w:r>
      </w:ins>
      <w:del w:id="94404" w:author="קלוד" w:date="2026-10-11T13:11:34Z">
        <w:r w:rsidRPr="006F178A">
          <w:rPr>
            <w:rtl/>
          </w:rPr>
          <w:delText xml:space="preserve">לביני</w:delText>
        </w:r>
      </w:del>
      <w:r w:rsidRPr="006F178A">
        <w:rPr>
          <w:rtl/>
        </w:rPr>
        <w:t xml:space="preserve"> </w:t>
      </w:r>
      <w:ins w:id="94401" w:author="קלוד" w:date="2026-10-11T13:11:34Z">
        <w:r>
          <w:rPr>
            <w:rtl/>
          </w:rPr>
          <w:t xml:space="preserve">הדקלים.</w:t>
        </w:r>
      </w:ins>
      <w:del w:id="94402" w:author="קלוד" w:date="2026-10-11T13:11:34Z">
        <w:r w:rsidRPr="006F178A">
          <w:rPr>
            <w:rtl/>
          </w:rPr>
          <w:delText xml:space="preserve">דיקלא.</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73" w:author="קלוד" w:date="2026-10-11T12:33:55Z"/>
        </w:rPr>
      </w:pPr>
      <w:ins w:id="91074" w:author="קלוד" w:date="2026-10-11T12:33:55Z">
        <w:r>
          <w:rPr>
            <w:color w:val="7B3F00"/>
          </w:rPr>
          <w:t xml:space="preserve">מי שחלה - 'הבא זכות והפטר'</w:t>
        </w:r>
      </w:ins>
    </w:p>
    <w:p>
      <w:pPr>
        <w:pStyle w:val="38"/>
        <w:rPr>
          <w:ins w:id="97158" w:author="מנוע מכני" w:date="2026-10-11T12:04:39Z"/>
        </w:rPr>
      </w:pPr>
      <w:r w:rsidRPr="006F178A">
        <w:t xml:space="preserve">ר"יצ בדר"י:</w:t>
      </w:r>
    </w:p>
    <w:p w:rsidR="00E9703F" w:rsidRPr="006F178A" w:rsidRDefault="00E9703F" w:rsidP="00E9703F">
      <w:pPr>
        <w:rPr>
          <w:rtl/>
        </w:rPr>
      </w:pPr>
      <w:del w:id="97159" w:author="מנוע מכני" w:date="2026-10-11T12:04:39Z">
        <w:r w:rsidRPr="006F178A">
          <w:rPr>
            <w:rFonts w:ascii="Fb Fontext" w:hAnsi="Fb Fontext"/>
            <w:rtl/>
          </w:rPr>
          <w:delText xml:space="preserve"> </w:delText>
        </w:r>
      </w:del>
      <w:r w:rsidRPr="006F178A">
        <w:rPr>
          <w:rFonts w:ascii="Fb Fontext" w:hAnsi="Fb Fontext"/>
          <w:rtl/>
        </w:rPr>
        <w:t xml:space="preserve">לעולם יבקש אדם רחמים שלא יחלה, שאם יחלה אומרים לו: הבא זכות והפטר.</w:t>
      </w:r>
    </w:p>
    <w:p w:rsidR="00E9703F" w:rsidRPr="006F178A" w:rsidRDefault="00E9703F" w:rsidP="00E9703F">
      <w:pPr>
        <w:rPr>
          <w:rtl/>
        </w:rPr>
      </w:pPr>
      <w:r w:rsidRPr="006F178A">
        <w:rPr>
          <w:rtl/>
        </w:rPr>
        <w:t xml:space="preserve">מ"ע כי יפל הנפל </w:t>
      </w:r>
      <w:r w:rsidRPr="006F178A">
        <w:rPr>
          <w:rStyle w:val="afffe"/>
          <w:rFonts w:ascii="Fb Fontext" w:hAnsi="Fb Fontext"/>
          <w:rtl/>
        </w:rPr>
        <w:t>ממנו</w:t>
      </w:r>
      <w:r w:rsidRPr="006F178A">
        <w:rPr>
          <w:rtl/>
        </w:rPr>
        <w:t xml:space="preserve"> - ממנו להביא ראיה.</w:t>
      </w:r>
    </w:p>
    <w:p w:rsidR="00E9703F" w:rsidRPr="006F178A" w:rsidRDefault="00E9703F" w:rsidP="00E9703F">
      <w:pPr>
        <w:rPr>
          <w:b/>
          <w:bCs/>
          <w:rtl/>
        </w:rPr>
      </w:pPr>
      <w:r w:rsidRPr="006F178A">
        <w:rPr>
          <w:rStyle w:val="2fb"/>
          <w:rtl/>
        </w:rPr>
        <w:t xml:space="preserve">תדר"יש</w:t>
      </w:r>
      <w:r w:rsidRPr="006F178A">
        <w:rPr>
          <w:rtl/>
        </w:rPr>
        <w:t xml:space="preserve"> כי יפל </w:t>
      </w:r>
      <w:r w:rsidRPr="006F178A">
        <w:rPr>
          <w:rStyle w:val="afffe"/>
          <w:rFonts w:ascii="Fb Fontext" w:hAnsi="Fb Fontext"/>
          <w:rtl/>
        </w:rPr>
        <w:t>הנפל</w:t>
      </w:r>
      <w:r w:rsidRPr="006F178A">
        <w:rPr>
          <w:rtl/>
        </w:rPr>
        <w:t xml:space="preserve"> ממנו -</w:t>
      </w:r>
      <w:r w:rsidRPr="006F178A">
        <w:rPr>
          <w:rFonts w:hint="cs"/>
          <w:rtl/>
        </w:rPr>
        <w:t xml:space="preserve"> </w:t>
      </w:r>
      <w:r w:rsidRPr="006F178A">
        <w:rPr>
          <w:rtl/>
        </w:rPr>
        <w:t>ראוי זה ליפול מששת ימי בראשית, אלא שמגלגלין זכות על ידי זכאי וחובה על ידי חייב.</w:t>
      </w:r>
    </w:p>
    <w:p w:rsidR="00E9703F" w:rsidRPr="006F178A" w:rsidRDefault="00E9703F" w:rsidP="00E9703F">
      <w:pPr>
        <w:rPr>
          <w:b/>
          <w:rtl/>
        </w:rPr>
      </w:pPr>
    </w:p>
    <w:p>
      <w:pPr>
        <w:pStyle w:val="afffff8"/>
        <w:rPr>
          <w:ins w:id="91071" w:author="קלוד" w:date="2026-10-11T12:33:55Z"/>
        </w:rPr>
      </w:pPr>
      <w:ins w:id="91072" w:author="קלוד" w:date="2026-10-11T12:33:55Z">
        <w:r>
          <w:rPr>
            <w:color w:val="7B3F00"/>
          </w:rPr>
          <w:t xml:space="preserve">פרקליטין של אדם - תשובה ומעשים טובים</w:t>
        </w:r>
      </w:ins>
    </w:p>
    <w:p>
      <w:pPr>
        <w:pStyle w:val="38"/>
        <w:rPr>
          <w:ins w:id="97161" w:author="מנוע מכני" w:date="2026-10-11T12:04:39Z"/>
        </w:rPr>
      </w:pPr>
      <w:del w:id="97160"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7162" w:author="מנוע מכני" w:date="2026-10-11T12:04:39Z">
        <w:r w:rsidRPr="006F178A">
          <w:rPr>
            <w:rtl/>
          </w:rPr>
          <w:delText xml:space="preserve"> </w:delText>
        </w:r>
      </w:del>
      <w:r w:rsidRPr="006F178A">
        <w:rPr>
          <w:rtl/>
        </w:rPr>
        <w:t xml:space="preserve">מי </w:t>
      </w:r>
      <w:r w:rsidRPr="006F178A">
        <w:rPr>
          <w:rStyle w:val="afffe"/>
          <w:rFonts w:ascii="Fb Fontext" w:hAnsi="Fb Fontext"/>
          <w:rtl/>
        </w:rPr>
        <w:t>שחלה</w:t>
      </w:r>
      <w:r w:rsidRPr="006F178A">
        <w:rPr>
          <w:rtl/>
        </w:rPr>
        <w:t xml:space="preserve"> ונטה למות אומרים לו: הת</w:t>
      </w:r>
      <w:r w:rsidRPr="006F178A">
        <w:rPr>
          <w:rFonts w:hint="cs"/>
          <w:rtl/>
        </w:rPr>
        <w:t>ו</w:t>
      </w:r>
      <w:r w:rsidRPr="006F178A">
        <w:rPr>
          <w:rtl/>
        </w:rPr>
        <w:t>ודה, שכן כל המומתין מתודין.</w:t>
      </w:r>
    </w:p>
    <w:p w:rsidR="00E9703F" w:rsidRPr="006F178A" w:rsidRDefault="00E9703F" w:rsidP="00E9703F">
      <w:pPr>
        <w:rPr>
          <w:rtl/>
        </w:rPr>
      </w:pPr>
      <w:r w:rsidRPr="006F178A">
        <w:rPr>
          <w:rtl/>
        </w:rPr>
        <w:t xml:space="preserve">אדם </w:t>
      </w:r>
      <w:r w:rsidRPr="006F178A">
        <w:rPr>
          <w:rStyle w:val="afffe"/>
          <w:rFonts w:ascii="Fb Fontext" w:hAnsi="Fb Fontext"/>
          <w:rtl/>
        </w:rPr>
        <w:t>יוצא לשוק</w:t>
      </w:r>
      <w:r w:rsidRPr="006F178A">
        <w:rPr>
          <w:rtl/>
        </w:rPr>
        <w:t xml:space="preserve"> - יהי דומה בעיניו כמי שנמסר לסרדיוט,</w:t>
      </w:r>
    </w:p>
    <w:p w:rsidR="00E9703F" w:rsidRPr="006F178A" w:rsidRDefault="00E9703F" w:rsidP="00E9703F">
      <w:pPr>
        <w:rPr>
          <w:rtl/>
        </w:rPr>
      </w:pPr>
      <w:r w:rsidRPr="006F178A">
        <w:rPr>
          <w:rStyle w:val="afffe"/>
          <w:rFonts w:ascii="Fb Fontext" w:hAnsi="Fb Fontext" w:hint="cs"/>
          <w:rtl/>
        </w:rPr>
        <w:t>ח</w:t>
      </w:r>
      <w:r w:rsidRPr="006F178A">
        <w:rPr>
          <w:rStyle w:val="afffe"/>
          <w:rFonts w:ascii="Fb Fontext" w:hAnsi="Fb Fontext"/>
          <w:rtl/>
        </w:rPr>
        <w:t>ש בראשו</w:t>
      </w:r>
      <w:r w:rsidRPr="006F178A">
        <w:rPr>
          <w:rtl/>
        </w:rPr>
        <w:t xml:space="preserve"> - יהי דומה בעיניו כמי שנתנוהו בקולר,</w:t>
      </w:r>
    </w:p>
    <w:p w:rsidR="00E9703F" w:rsidRPr="006F178A" w:rsidRDefault="00E9703F" w:rsidP="00E9703F">
      <w:pPr>
        <w:rPr>
          <w:rtl/>
        </w:rPr>
      </w:pPr>
      <w:r w:rsidRPr="006F178A">
        <w:rPr>
          <w:rStyle w:val="afffe"/>
          <w:rFonts w:ascii="Fb Fontext" w:hAnsi="Fb Fontext"/>
          <w:rtl/>
        </w:rPr>
        <w:t xml:space="preserve">עלה למטה </w:t>
      </w:r>
      <w:ins w:id="94415" w:author="קלוד" w:date="2026-10-11T13:11:34Z">
        <w:r>
          <w:rPr>
            <w:rStyle w:val="afffe"/>
            <w:rFonts w:ascii="Fb Fontext" w:hAnsi="Fb Fontext"/>
            <w:rtl/>
          </w:rPr>
          <w:t xml:space="preserve">ונפל -</w:t>
        </w:r>
      </w:ins>
      <w:del w:id="94416" w:author="קלוד" w:date="2026-10-11T13:11:34Z">
        <w:r w:rsidRPr="006F178A">
          <w:rPr>
            <w:rStyle w:val="afffe"/>
            <w:rFonts w:ascii="Fb Fontext" w:hAnsi="Fb Fontext"/>
            <w:rtl/>
          </w:rPr>
          <w:delText xml:space="preserve">ונפל</w:delText>
        </w:r>
      </w:del>
      <w:r w:rsidRPr="006F178A">
        <w:rPr>
          <w:rtl/>
        </w:rPr>
        <w:t xml:space="preserve"> יהי דומה בעיניו </w:t>
      </w:r>
      <w:ins w:id="94413" w:author="קלוד" w:date="2026-10-11T13:11:34Z">
        <w:r>
          <w:rPr>
            <w:rtl/>
          </w:rPr>
          <w:t xml:space="preserve">כמי</w:t>
        </w:r>
      </w:ins>
      <w:del w:id="94414" w:author="קלוד" w:date="2026-10-11T13:11:34Z">
        <w:r w:rsidRPr="006F178A">
          <w:rPr>
            <w:rtl/>
          </w:rPr>
          <w:delText xml:space="preserve">כמו</w:delText>
        </w:r>
      </w:del>
      <w:r w:rsidRPr="006F178A">
        <w:rPr>
          <w:rtl/>
        </w:rPr>
        <w:t xml:space="preserve"> שהעלוהו לגרדום </w:t>
      </w:r>
      <w:ins w:id="94411" w:author="קלוד" w:date="2026-10-11T13:11:34Z">
        <w:r>
          <w:rPr>
            <w:rtl/>
          </w:rPr>
          <w:t xml:space="preserve">לידון,</w:t>
        </w:r>
      </w:ins>
      <w:del w:id="94412" w:author="קלוד" w:date="2026-10-11T13:11:34Z">
        <w:r w:rsidRPr="006F178A">
          <w:rPr>
            <w:rtl/>
          </w:rPr>
          <w:delText xml:space="preserve">לידון</w:delText>
        </w:r>
      </w:del>
      <w:r w:rsidRPr="006F178A">
        <w:rPr>
          <w:rtl/>
        </w:rPr>
        <w:t xml:space="preserve"> שכל העולה לגרדום לידון, אם יש לו פרקליטין גדולים - ניצול, ואם </w:t>
      </w:r>
      <w:ins w:id="91025" w:author="מנוע מכני" w:date="2026-10-11T12:04:39Z">
        <w:r>
          <w:rPr>
            <w:rtl/>
          </w:rPr>
          <w:t xml:space="preserve">לא</w:t>
        </w:r>
      </w:ins>
      <w:del w:id="91026" w:author="מנוע מכני" w:date="2026-10-11T12:04:39Z">
        <w:r w:rsidRPr="006F178A">
          <w:rPr>
            <w:rtl/>
          </w:rPr>
          <w:delText xml:space="preserve">לאו</w:delText>
        </w:r>
      </w:del>
      <w:r w:rsidRPr="006F178A">
        <w:rPr>
          <w:rtl/>
        </w:rPr>
        <w:t xml:space="preserve"> - אינו ניצול.</w:t>
      </w:r>
    </w:p>
    <w:p w:rsidR="00E9703F" w:rsidRPr="006F178A" w:rsidRDefault="00E9703F" w:rsidP="00E9703F">
      <w:pPr>
        <w:rPr>
          <w:rtl/>
        </w:rPr>
      </w:pPr>
      <w:r w:rsidRPr="006F178A">
        <w:rPr>
          <w:rtl/>
        </w:rPr>
        <w:t>ואלו הן פרקליטין של אדם - תשובה ומעשים טובים.</w:t>
      </w:r>
    </w:p>
    <w:p w:rsidR="00E9703F" w:rsidRPr="009757B9" w:rsidRDefault="00E9703F" w:rsidP="00E9703F">
      <w:pPr>
        <w:rPr>
          <w:rFonts w:cs="Guttman Vilna"/>
          <w:b/>
          <w:bCs/>
          <w:rtl/>
        </w:rPr>
      </w:pPr>
      <w:ins w:id="90277" w:author="מנוע מכני" w:date="2026-10-11T12:04:39Z">
        <w:r>
          <w:rPr>
            <w:rtl/>
          </w:rPr>
          <w:t xml:space="preserve">ואפי'</w:t>
        </w:r>
      </w:ins>
      <w:del w:id="90278" w:author="מנוע מכני" w:date="2026-10-11T12:04:39Z">
        <w:r w:rsidRPr="006F178A">
          <w:rPr>
            <w:rtl/>
          </w:rPr>
          <w:delText xml:space="preserve">ואפילו</w:delText>
        </w:r>
      </w:del>
      <w:r w:rsidRPr="006F178A">
        <w:rPr>
          <w:rtl/>
        </w:rPr>
        <w:t xml:space="preserve"> </w:t>
      </w:r>
      <w:r w:rsidRPr="006F178A">
        <w:rPr>
          <w:rFonts w:hint="cs"/>
          <w:rtl/>
        </w:rPr>
        <w:t>תתקצ</w:t>
      </w:r>
      <w:r w:rsidRPr="006F178A">
        <w:rPr>
          <w:rtl/>
        </w:rPr>
        <w:t>"</w:t>
      </w:r>
      <w:r w:rsidRPr="006F178A">
        <w:rPr>
          <w:rFonts w:hint="cs"/>
          <w:rtl/>
        </w:rPr>
        <w:t>ט</w:t>
      </w:r>
      <w:r w:rsidRPr="006F178A">
        <w:rPr>
          <w:rtl/>
        </w:rPr>
        <w:t xml:space="preserve"> מלמדים עליו חובה, ואחד מלמד עליו זכות - ניצול, </w:t>
      </w:r>
      <w:r>
        <w:rPr>
          <w:rtl/>
        </w:rPr>
        <w:t>שנא'</w:t>
      </w:r>
      <w:r w:rsidRPr="009C3FED">
        <w:rPr>
          <w:rStyle w:val="afffff0"/>
          <w:rtl/>
        </w:rPr>
        <w:t xml:space="preserve"> </w:t>
      </w:r>
      <w:r w:rsidRPr="009C3FED">
        <w:rPr>
          <w:rStyle w:val="afffff0"/>
          <w:rFonts w:hint="cs"/>
          <w:rtl/>
        </w:rPr>
        <w:t>'</w:t>
      </w:r>
      <w:r w:rsidRPr="009C3FED">
        <w:rPr>
          <w:rStyle w:val="afffff0"/>
          <w:rtl/>
        </w:rPr>
        <w:t xml:space="preserve">אם יש עליו מלאך מליץ אחד מני אלף להגיד לאדם ישרו ויחננו ויאמר פדעהו מרדת שחת וגו</w:t>
      </w:r>
      <w:r w:rsidRPr="009C3FED">
        <w:rPr>
          <w:rStyle w:val="afffff0"/>
          <w:rtl/>
        </w:rPr>
        <w:t xml:space="preserve">'.</w:t>
      </w:r>
    </w:p>
    <w:p>
      <w:pPr>
        <w:pStyle w:val="38"/>
        <w:rPr>
          <w:ins w:id="97163" w:author="מנוע מכני" w:date="2026-10-11T12:04:39Z"/>
        </w:rPr>
      </w:pPr>
      <w:r w:rsidRPr="006061D7">
        <w:t xml:space="preserve">ר"א בנו של ריה"ג:</w:t>
      </w:r>
    </w:p>
    <w:p w:rsidR="00E9703F" w:rsidRPr="006061D7" w:rsidRDefault="00E9703F" w:rsidP="00E9703F">
      <w:pPr>
        <w:rPr>
          <w:rtl/>
        </w:rPr>
      </w:pPr>
      <w:del w:id="97164" w:author="מנוע מכני" w:date="2026-10-11T12:04:39Z">
        <w:r w:rsidRPr="006061D7">
          <w:rPr>
            <w:rtl/>
          </w:rPr>
          <w:delText xml:space="preserve"> </w:delText>
        </w:r>
      </w:del>
      <w:ins w:id="90279" w:author="מנוע מכני" w:date="2026-10-11T12:04:39Z">
        <w:r>
          <w:rPr>
            <w:rtl/>
          </w:rPr>
          <w:t xml:space="preserve">אפי'</w:t>
        </w:r>
      </w:ins>
      <w:del w:id="90280" w:author="מנוע מכני" w:date="2026-10-11T12:04:39Z">
        <w:r w:rsidRPr="006061D7">
          <w:rPr>
            <w:rtl/>
          </w:rPr>
          <w:delText xml:space="preserve">אפילו</w:delText>
        </w:r>
      </w:del>
      <w:r w:rsidRPr="006061D7">
        <w:rPr>
          <w:rtl/>
        </w:rPr>
        <w:t xml:space="preserve"> </w:t>
      </w:r>
      <w:r w:rsidRPr="006061D7">
        <w:rPr>
          <w:rFonts w:hint="cs"/>
          <w:rtl/>
        </w:rPr>
        <w:t xml:space="preserve">תתקצ'ט </w:t>
      </w:r>
      <w:ins w:id="94417" w:author="קלוד" w:date="2026-10-11T13:11:34Z">
        <w:r>
          <w:rPr>
            <w:rStyle w:val="afffffe"/>
            <w:rFonts w:hint="cs"/>
            <w:rtl/>
          </w:rPr>
          <w:t xml:space="preserve">חלקים</w:t>
        </w:r>
        <w:r>
          <w:rPr>
            <w:rFonts w:hint="cs"/>
            <w:rtl/>
          </w:rPr>
          <w:t xml:space="preserve"> באותו</w:t>
        </w:r>
      </w:ins>
      <w:del w:id="94418" w:author="קלוד" w:date="2026-10-11T13:11:34Z">
        <w:r w:rsidRPr="006061D7">
          <w:rPr>
            <w:rFonts w:hint="cs"/>
            <w:rtl/>
          </w:rPr>
          <w:delText xml:space="preserve">ב</w:delText>
        </w:r>
        <w:r w:rsidRPr="006061D7">
          <w:rPr>
            <w:rtl/>
          </w:rPr>
          <w:delText xml:space="preserve">באותו</w:delText>
        </w:r>
      </w:del>
      <w:r w:rsidRPr="006061D7">
        <w:rPr>
          <w:rtl/>
        </w:rPr>
        <w:t xml:space="preserve"> מלאך לחובה ואחד לזכות - ניצול, </w:t>
      </w:r>
      <w:r>
        <w:rPr>
          <w:rtl/>
        </w:rPr>
        <w:t>שנא'</w:t>
      </w:r>
      <w:r w:rsidRPr="009C3FED">
        <w:rPr>
          <w:rStyle w:val="afffff0"/>
          <w:rtl/>
        </w:rPr>
        <w:t xml:space="preserve"> </w:t>
      </w:r>
      <w:r w:rsidRPr="009C3FED">
        <w:rPr>
          <w:rStyle w:val="afffff0"/>
          <w:rFonts w:hint="cs"/>
          <w:rtl/>
        </w:rPr>
        <w:t>'</w:t>
      </w:r>
      <w:ins w:id="90953" w:author="Claude - סמנטי" w:date="2026-10-11T12:28:21Z">
        <w:r>
          <w:rPr>
            <w:rStyle w:val="afffff0"/>
            <w:rtl/>
          </w:rPr>
          <w:t xml:space="preserve">מֵלִיץ אֶחָד מִנִּי אָלֶף</w:t>
        </w:r>
      </w:ins>
      <w:del w:id="90954" w:author="Claude - סמנטי" w:date="2026-10-11T12:28:21Z">
        <w:r w:rsidRPr="009C3FED">
          <w:rPr>
            <w:rStyle w:val="afffff0"/>
            <w:rtl/>
          </w:rPr>
          <w:delText xml:space="preserve">מליץ אחד מני אלף</w:delText>
        </w:r>
      </w:del>
      <w:r w:rsidRPr="009C3FED">
        <w:rPr>
          <w:rStyle w:val="afffff0"/>
          <w:rFonts w:hint="cs"/>
          <w:rtl/>
        </w:rPr>
        <w:t>'</w:t>
      </w:r>
      <w:r w:rsidRPr="009C3FED">
        <w:rPr>
          <w:rStyle w:val="afffff0"/>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69" w:author="קלוד" w:date="2026-10-11T12:33:55Z"/>
        </w:rPr>
      </w:pPr>
      <w:ins w:id="91070" w:author="קלוד" w:date="2026-10-11T12:33:55Z">
        <w:r>
          <w:rPr>
            <w:color w:val="7B3F00"/>
          </w:rPr>
          <w:t xml:space="preserve">נשים מתות - קריאת הארון 'ארנא' וביהכ"נ 'בית עם'</w:t>
        </w:r>
      </w:ins>
    </w:p>
    <w:p>
      <w:pPr>
        <w:pStyle w:val="38"/>
        <w:rPr>
          <w:ins w:id="97166" w:author="מנוע מכני" w:date="2026-10-11T12:04:39Z"/>
        </w:rPr>
      </w:pPr>
      <w:del w:id="97165"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7167" w:author="מנוע מכני" w:date="2026-10-11T12:04:39Z">
        <w:r w:rsidRPr="006F178A">
          <w:rPr>
            <w:rFonts w:ascii="Fb Fontext" w:hAnsi="Fb Fontext"/>
            <w:rtl/>
          </w:rPr>
          <w:delText xml:space="preserve"> </w:delText>
        </w:r>
      </w:del>
      <w:r w:rsidRPr="006F178A">
        <w:rPr>
          <w:rFonts w:ascii="Fb Fontext" w:hAnsi="Fb Fontext"/>
          <w:rtl/>
        </w:rPr>
        <w:t xml:space="preserve">על שלש עבירות נשים מתות יולדות, |</w:t>
      </w:r>
      <w:r w:rsidRPr="006F178A">
        <w:rPr>
          <w:rStyle w:val="2fb"/>
          <w:rFonts w:ascii="Fb Fontext" w:hAnsi="Fb Fontext"/>
          <w:rtl/>
        </w:rPr>
        <w:t xml:space="preserve">ר"א</w:t>
      </w:r>
      <w:r w:rsidRPr="006F178A">
        <w:rPr>
          <w:rFonts w:ascii="Fb Fontext" w:hAnsi="Fb Fontext"/>
          <w:rtl/>
        </w:rPr>
        <w:t xml:space="preserve">: נשים מתות </w:t>
      </w:r>
      <w:ins w:id="94419" w:author="קלוד" w:date="2026-10-11T13:11:34Z">
        <w:r>
          <w:rPr>
            <w:rFonts w:ascii="Fb Fontext" w:hAnsi="Fb Fontext"/>
            <w:rtl/>
          </w:rPr>
          <w:t xml:space="preserve">ילדות </w:t>
        </w:r>
        <w:r>
          <w:rPr>
            <w:rStyle w:val="afffffe"/>
            <w:rFonts w:ascii="Fb Fontext" w:hAnsi="Fb Fontext"/>
            <w:rtl/>
          </w:rPr>
          <w:t xml:space="preserve">צעירות</w:t>
        </w:r>
        <w:r>
          <w:rPr>
            <w:rFonts w:ascii="Fb Fontext" w:hAnsi="Fb Fontext"/>
            <w:rtl/>
          </w:rPr>
          <w:t xml:space="preserve">.</w:t>
        </w:r>
      </w:ins>
      <w:del w:id="94420" w:author="קלוד" w:date="2026-10-11T13:11:34Z">
        <w:r w:rsidRPr="006F178A">
          <w:rPr>
            <w:rFonts w:ascii="Fb Fontext" w:hAnsi="Fb Fontext"/>
            <w:rtl/>
          </w:rPr>
          <w:delText xml:space="preserve">ילדות.</w:delText>
        </w:r>
      </w:del>
    </w:p>
    <w:p>
      <w:pPr>
        <w:pStyle w:val="38"/>
        <w:rPr>
          <w:ins w:id="97169" w:author="מנוע מכני" w:date="2026-10-11T12:04:39Z"/>
        </w:rPr>
      </w:pPr>
      <w:del w:id="97168" w:author="מנוע מכני" w:date="2026-10-11T12:04:39Z">
        <w:r w:rsidRPr="006F178A">
          <w:delText xml:space="preserve">•</w:delText>
        </w:r>
      </w:del>
      <w:r w:rsidRPr="006F178A">
        <w:t xml:space="preserve"> </w:t>
      </w:r>
      <w:r w:rsidRPr="006F178A">
        <w:t xml:space="preserve">רבי אחא:</w:t>
      </w:r>
    </w:p>
    <w:p w:rsidR="00E9703F" w:rsidRPr="006F178A" w:rsidRDefault="00E9703F" w:rsidP="00E9703F">
      <w:pPr>
        <w:rPr>
          <w:rtl/>
        </w:rPr>
      </w:pPr>
      <w:del w:id="97170" w:author="מנוע מכני" w:date="2026-10-11T12:04:39Z">
        <w:r w:rsidRPr="006F178A">
          <w:rPr>
            <w:rtl/>
          </w:rPr>
          <w:delText xml:space="preserve"> </w:delText>
        </w:r>
      </w:del>
      <w:r w:rsidRPr="006F178A">
        <w:rPr>
          <w:rtl/>
        </w:rPr>
        <w:t xml:space="preserve">בעון שמכבסות צואת בניהם בשבת, וי"א: על שקורין לארון הקודש ארנא.</w:t>
      </w:r>
    </w:p>
    <w:p>
      <w:pPr>
        <w:pStyle w:val="38"/>
        <w:rPr>
          <w:ins w:id="97172" w:author="מנוע מכני" w:date="2026-10-11T12:04:39Z"/>
        </w:rPr>
      </w:pPr>
      <w:del w:id="97171" w:author="מנוע מכני" w:date="2026-10-11T12:04:39Z">
        <w:r w:rsidRPr="006F178A">
          <w:delText xml:space="preserve">•</w:delText>
        </w:r>
      </w:del>
      <w:r w:rsidRPr="006F178A">
        <w:t xml:space="preserve"> </w:t>
      </w:r>
      <w:r w:rsidRPr="006F178A">
        <w:t xml:space="preserve">רשב"א:</w:t>
      </w:r>
    </w:p>
    <w:p w:rsidR="00E9703F" w:rsidRPr="006F178A" w:rsidRDefault="00E9703F" w:rsidP="00E9703F">
      <w:pPr>
        <w:rPr>
          <w:rtl/>
        </w:rPr>
      </w:pPr>
      <w:del w:id="97173" w:author="מנוע מכני" w:date="2026-10-11T12:04:39Z">
        <w:r w:rsidRPr="006F178A">
          <w:rPr>
            <w:rtl/>
          </w:rPr>
          <w:delText xml:space="preserve"> </w:delText>
        </w:r>
      </w:del>
      <w:r w:rsidRPr="006F178A">
        <w:rPr>
          <w:rtl/>
        </w:rPr>
        <w:t xml:space="preserve">בעון </w:t>
      </w:r>
      <w:r w:rsidRPr="006F178A">
        <w:rPr>
          <w:rFonts w:hint="cs"/>
          <w:rtl/>
        </w:rPr>
        <w:t xml:space="preserve">ב' </w:t>
      </w:r>
      <w:r w:rsidRPr="006F178A">
        <w:rPr>
          <w:rtl/>
        </w:rPr>
        <w:t xml:space="preserve">דברים עמי הארצות מתים על שקורין </w:t>
      </w:r>
      <w:r w:rsidRPr="006F178A">
        <w:rPr>
          <w:rStyle w:val="2fb"/>
          <w:rtl/>
        </w:rPr>
        <w:t xml:space="preserve">לאר</w:t>
      </w:r>
      <w:r w:rsidRPr="006F178A">
        <w:rPr>
          <w:rStyle w:val="2fb"/>
          <w:rFonts w:hint="cs"/>
          <w:rtl/>
        </w:rPr>
        <w:t>ה</w:t>
      </w:r>
      <w:r w:rsidRPr="006F178A">
        <w:rPr>
          <w:rStyle w:val="2fb"/>
          <w:rtl/>
        </w:rPr>
        <w:t>"</w:t>
      </w:r>
      <w:r w:rsidRPr="006F178A">
        <w:rPr>
          <w:rStyle w:val="2fb"/>
          <w:rFonts w:hint="cs"/>
          <w:rtl/>
        </w:rPr>
        <w:t xml:space="preserve">ק</w:t>
      </w:r>
      <w:r w:rsidRPr="006F178A">
        <w:rPr>
          <w:rFonts w:hint="cs"/>
          <w:rtl/>
        </w:rPr>
        <w:t xml:space="preserve"> ארנא</w:t>
      </w:r>
      <w:r w:rsidRPr="006F178A">
        <w:rPr>
          <w:rtl/>
        </w:rPr>
        <w:t>, ועל שקורין לבי</w:t>
      </w:r>
      <w:r w:rsidRPr="006F178A">
        <w:rPr>
          <w:rFonts w:hint="cs"/>
          <w:rtl/>
        </w:rPr>
        <w:t>הכנ</w:t>
      </w:r>
      <w:r w:rsidRPr="006F178A">
        <w:rPr>
          <w:rtl/>
        </w:rPr>
        <w:t>"</w:t>
      </w:r>
      <w:r w:rsidRPr="006F178A">
        <w:rPr>
          <w:rFonts w:hint="cs"/>
          <w:rtl/>
        </w:rPr>
        <w:t xml:space="preserve">ס </w:t>
      </w:r>
      <w:r w:rsidRPr="006F178A">
        <w:rPr>
          <w:rtl/>
        </w:rPr>
        <w:t>בית</w:t>
      </w:r>
      <w:r w:rsidRPr="006F178A">
        <w:rPr>
          <w:rFonts w:hint="cs"/>
          <w:rtl/>
        </w:rPr>
        <w:t xml:space="preserve"> </w:t>
      </w:r>
      <w:r w:rsidRPr="006F178A">
        <w:rPr>
          <w:rtl/>
        </w:rPr>
        <w:t>עם.</w:t>
      </w:r>
    </w:p>
    <w:p>
      <w:pPr>
        <w:pStyle w:val="38"/>
        <w:rPr>
          <w:ins w:id="97175" w:author="מנוע מכני" w:date="2026-10-11T12:04:39Z"/>
        </w:rPr>
      </w:pPr>
      <w:del w:id="97174" w:author="מנוע מכני" w:date="2026-10-11T12:04:39Z">
        <w:r w:rsidRPr="006F178A">
          <w:delText xml:space="preserve">•</w:delText>
        </w:r>
      </w:del>
      <w:r w:rsidRPr="006F178A">
        <w:t xml:space="preserve"> </w:t>
      </w:r>
      <w:r w:rsidRPr="006F178A">
        <w:t xml:space="preserve">רבי יוסי:</w:t>
      </w:r>
    </w:p>
    <w:p w:rsidR="00E9703F" w:rsidRPr="006F178A" w:rsidRDefault="00E9703F" w:rsidP="00E9703F">
      <w:pPr>
        <w:rPr>
          <w:rtl/>
        </w:rPr>
      </w:pPr>
      <w:del w:id="97176" w:author="מנוע מכני" w:date="2026-10-11T12:04:39Z">
        <w:r w:rsidRPr="006F178A">
          <w:rPr>
            <w:rtl/>
          </w:rPr>
          <w:delText xml:space="preserve"> </w:delText>
        </w:r>
      </w:del>
      <w:r w:rsidRPr="006F178A">
        <w:rPr>
          <w:rFonts w:hint="cs"/>
          <w:rtl/>
        </w:rPr>
        <w:t>ג'</w:t>
      </w:r>
      <w:r w:rsidRPr="006F178A">
        <w:rPr>
          <w:rtl/>
        </w:rPr>
        <w:t xml:space="preserve"> </w:t>
      </w:r>
      <w:r w:rsidRPr="006F178A">
        <w:rPr>
          <w:rStyle w:val="afffe"/>
          <w:rFonts w:ascii="Fb Fontext" w:hAnsi="Fb Fontext"/>
          <w:rtl/>
        </w:rPr>
        <w:t>בדקי</w:t>
      </w:r>
      <w:r w:rsidRPr="006F178A">
        <w:rPr>
          <w:rtl/>
        </w:rPr>
        <w:t xml:space="preserve"> מיתה נבראו באשה, </w:t>
      </w:r>
      <w:ins w:id="91027" w:author="מנוע מכני" w:date="2026-10-11T12:04:39Z">
        <w:ins w:id="94421" w:author="קלוד" w:date="2026-10-11T13:11:34Z">
          <w:r>
            <w:rPr>
              <w:rtl/>
            </w:rPr>
            <w:t xml:space="preserve">וי"א:</w:t>
          </w:r>
        </w:ins>
        <w:del w:id="94422" w:author="קלוד" w:date="2026-10-11T13:11:34Z">
          <w:r>
            <w:rPr>
              <w:rtl/>
            </w:rPr>
            <w:delText xml:space="preserve">ואמרו</w:delText>
          </w:r>
          <w:r w:rsidRPr="006F178A">
            <w:rPr>
              <w:rtl/>
            </w:rPr>
            <w:delText xml:space="preserve"> לה:</w:delText>
          </w:r>
        </w:del>
      </w:ins>
      <w:del w:id="91028" w:author="מנוע מכני" w:date="2026-10-11T12:04:39Z">
        <w:r w:rsidRPr="006F178A">
          <w:rPr>
            <w:rtl/>
          </w:rPr>
          <w:delText xml:space="preserve">ואמרי</w:delText>
        </w:r>
      </w:del>
      <w:r w:rsidRPr="006F178A">
        <w:rPr>
          <w:rtl/>
        </w:rPr>
        <w:t xml:space="preserve"> </w:t>
      </w:r>
      <w:r w:rsidRPr="006F178A">
        <w:rPr>
          <w:rFonts w:hint="cs"/>
          <w:rtl/>
        </w:rPr>
        <w:t xml:space="preserve">ג' </w:t>
      </w:r>
      <w:r w:rsidRPr="006F178A">
        <w:rPr>
          <w:rStyle w:val="afffe"/>
          <w:rFonts w:ascii="Fb Fontext" w:hAnsi="Fb Fontext"/>
          <w:rtl/>
        </w:rPr>
        <w:t>דבקי</w:t>
      </w:r>
      <w:r w:rsidRPr="006F178A">
        <w:rPr>
          <w:rtl/>
        </w:rPr>
        <w:t xml:space="preserve"> מיתה, נדה וחלה והדלקת הנר.</w:t>
      </w:r>
    </w:p>
    <w:p w:rsidR="00E9703F" w:rsidRPr="006F178A" w:rsidRDefault="00E9703F" w:rsidP="00E9703F">
      <w:pPr>
        <w:rPr>
          <w:rtl/>
        </w:rPr>
      </w:pPr>
      <w:ins w:id="92519" w:author="מנוע מכני" w:date="2026-10-11T12:04:39Z">
        <w:ins w:id="94425" w:author="קלוד" w:date="2026-10-11T13:11:34Z">
          <w:r>
            <w:rPr>
              <w:rtl/>
            </w:rPr>
            <w:t xml:space="preserve">אחת </w:t>
          </w:r>
          <w:r>
            <w:rPr>
              <w:rStyle w:val="afffffe"/>
              <w:rtl/>
            </w:rPr>
            <w:t xml:space="preserve">דבקי</w:t>
          </w:r>
        </w:ins>
        <w:del w:id="94426" w:author="קלוד" w:date="2026-10-11T13:11:34Z">
          <w:r>
            <w:rPr>
              <w:rtl/>
            </w:rPr>
            <w:delText xml:space="preserve">אחת</w:delText>
          </w:r>
        </w:del>
      </w:ins>
      <w:del w:id="92520" w:author="מנוע מכני" w:date="2026-10-11T12:04:39Z">
        <w:r w:rsidRPr="006F178A">
          <w:rPr>
            <w:rtl/>
          </w:rPr>
          <w:delText xml:space="preserve">חדא</w:delText>
        </w:r>
      </w:del>
      <w:r w:rsidRPr="006F178A">
        <w:rPr>
          <w:rtl/>
        </w:rPr>
        <w:t xml:space="preserve"> </w:t>
      </w:r>
      <w:ins w:id="90281" w:author="מנוע מכני" w:date="2026-10-11T12:04:39Z">
        <w:r>
          <w:rPr>
            <w:rStyle w:val="2fb"/>
            <w:rtl/>
          </w:rPr>
          <w:t xml:space="preserve">כר"א</w:t>
        </w:r>
      </w:ins>
      <w:del w:id="90282" w:author="מנוע מכני" w:date="2026-10-11T12:04:39Z">
        <w:r w:rsidRPr="006F178A">
          <w:rPr>
            <w:rtl/>
          </w:rPr>
          <w:delText xml:space="preserve">כרבי אלעזר</w:delText>
        </w:r>
      </w:del>
      <w:r w:rsidRPr="006F178A">
        <w:rPr>
          <w:rtl/>
        </w:rPr>
        <w:t xml:space="preserve">, </w:t>
      </w:r>
      <w:ins w:id="92521" w:author="מנוע מכני" w:date="2026-10-11T12:04:39Z">
        <w:r>
          <w:rPr>
            <w:rtl/>
          </w:rPr>
          <w:t xml:space="preserve">ואחת</w:t>
        </w:r>
      </w:ins>
      <w:del w:id="92522" w:author="מנוע מכני" w:date="2026-10-11T12:04:39Z">
        <w:r w:rsidRPr="006F178A">
          <w:rPr>
            <w:rtl/>
          </w:rPr>
          <w:delText xml:space="preserve">וחדא</w:delText>
        </w:r>
      </w:del>
      <w:ins w:id="94423" w:author="קלוד" w:date="2026-10-11T13:11:34Z">
        <w:r>
          <w:rPr>
            <w:rtl/>
          </w:rPr>
          <w:t xml:space="preserve"> </w:t>
        </w:r>
        <w:r>
          <w:rPr>
            <w:rStyle w:val="afffffe"/>
            <w:rtl/>
          </w:rPr>
          <w:t xml:space="preserve">בדקי</w:t>
        </w:r>
        <w:r>
          <w:rPr>
            <w:rtl/>
          </w:rPr>
          <w:t xml:space="preserve"> </w:t>
        </w:r>
      </w:ins>
      <w:del w:id="94424" w:author="קלוד" w:date="2026-10-11T13:11:34Z">
        <w:r w:rsidRPr="006F178A">
          <w:rPr>
            <w:rtl/>
          </w:rPr>
          <w:delText xml:space="preserve"> </w:delText>
        </w:r>
      </w:del>
      <w:r w:rsidRPr="006F178A">
        <w:rPr>
          <w:rtl/>
        </w:rPr>
        <w:t xml:space="preserve">כרבנן.</w:t>
      </w:r>
    </w:p>
    <w:p>
      <w:pPr>
        <w:pStyle w:val="38"/>
        <w:rPr>
          <w:ins w:id="97178" w:author="מנוע מכני" w:date="2026-10-11T12:04:39Z"/>
        </w:rPr>
      </w:pPr>
      <w:del w:id="97177" w:author="מנוע מכני" w:date="2026-10-11T12:04:39Z">
        <w:r w:rsidRPr="006F178A">
          <w:delText xml:space="preserve">•</w:delText>
        </w:r>
      </w:del>
      <w:r w:rsidRPr="006F178A">
        <w:t xml:space="preserve"> </w:t>
      </w:r>
      <w:r w:rsidRPr="006F178A">
        <w:t xml:space="preserve">רשב"א:</w:t>
      </w:r>
    </w:p>
    <w:p w:rsidR="00E9703F" w:rsidRPr="006F178A" w:rsidRDefault="00E9703F" w:rsidP="00E9703F">
      <w:pPr>
        <w:rPr>
          <w:rtl/>
        </w:rPr>
      </w:pPr>
      <w:del w:id="97179" w:author="מנוע מכני" w:date="2026-10-11T12:04:39Z">
        <w:r w:rsidRPr="006F178A">
          <w:rPr>
            <w:rtl/>
          </w:rPr>
          <w:delText xml:space="preserve"> </w:delText>
        </w:r>
      </w:del>
      <w:r w:rsidRPr="006F178A">
        <w:rPr>
          <w:rtl/>
        </w:rPr>
        <w:t xml:space="preserve">הלכות הקדש תרומות ומעשרות הן הן גופי תורה ונמסרו לעמי הארץ.</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לב:</w:t>
      </w:r>
    </w:p>
    <w:p>
      <w:pPr>
        <w:pStyle w:val="38"/>
        <w:rPr>
          <w:ins w:id="97180" w:author="מנוע מכני" w:date="2026-10-11T12:04:39Z"/>
        </w:rPr>
      </w:pPr>
      <w:r w:rsidRPr="006F178A">
        <w:t>בעון נדרים</w:t>
      </w:r>
      <w:r w:rsidRPr="006F178A">
        <w:t xml:space="preserve"> </w:t>
      </w:r>
      <w:r w:rsidRPr="006F178A">
        <w:t xml:space="preserve">- ר"נ:</w:t>
      </w:r>
    </w:p>
    <w:p w:rsidR="00E9703F" w:rsidRPr="006F178A" w:rsidRDefault="00E9703F" w:rsidP="00E9703F">
      <w:pPr>
        <w:rPr>
          <w:rtl/>
        </w:rPr>
      </w:pPr>
      <w:del w:id="97181" w:author="מנוע מכני" w:date="2026-10-11T12:04:39Z">
        <w:r w:rsidRPr="006F178A">
          <w:rPr>
            <w:rFonts w:ascii="Fb Fontext" w:hAnsi="Fb Fontext"/>
            <w:rtl/>
          </w:rPr>
          <w:delText xml:space="preserve"> </w:delText>
        </w:r>
      </w:del>
      <w:r w:rsidRPr="006F178A">
        <w:rPr>
          <w:rFonts w:ascii="Fb Fontext" w:hAnsi="Fb Fontext"/>
          <w:rtl/>
        </w:rPr>
        <w:t xml:space="preserve">מתה אשה של אדם, </w:t>
      </w:r>
      <w:r>
        <w:rPr>
          <w:rFonts w:ascii="Fb Fontext" w:hAnsi="Fb Fontext"/>
          <w:rtl/>
        </w:rPr>
        <w:t>שנא'</w:t>
      </w:r>
      <w:r w:rsidRPr="00784B8D">
        <w:rPr>
          <w:rStyle w:val="afffff0"/>
          <w:rtl/>
        </w:rPr>
        <w:t xml:space="preserve"> </w:t>
      </w:r>
      <w:r w:rsidRPr="00784B8D">
        <w:rPr>
          <w:rStyle w:val="afffff0"/>
          <w:rFonts w:hint="cs"/>
          <w:rtl/>
        </w:rPr>
        <w:t>'</w:t>
      </w:r>
      <w:ins w:id="90955" w:author="Claude - סמנטי" w:date="2026-10-11T12:28:21Z">
        <w:r>
          <w:rPr>
            <w:rStyle w:val="afffff0"/>
            <w:rtl/>
          </w:rPr>
          <w:t xml:space="preserve">אִם אֵין לְךָ לְשַׁלֵּם לָמָּה יִקַּח מִשְׁכָּבְךָ מִתַּחְתֶּיךָ</w:t>
        </w:r>
      </w:ins>
      <w:del w:id="90956" w:author="Claude - סמנטי" w:date="2026-10-11T12:28:21Z">
        <w:r w:rsidRPr="00784B8D">
          <w:rPr>
            <w:rStyle w:val="afffff0"/>
            <w:rtl/>
          </w:rPr>
          <w:delText xml:space="preserve">אם אין לך לשלם למה יקח משכבך מתחתיך</w:delText>
        </w:r>
      </w:del>
      <w:r w:rsidRPr="00784B8D">
        <w:rPr>
          <w:rStyle w:val="afffff0"/>
          <w:rFonts w:hint="cs"/>
          <w:rtl/>
        </w:rPr>
        <w:t>'</w:t>
      </w:r>
      <w:r w:rsidRPr="00784B8D">
        <w:rPr>
          <w:rStyle w:val="afffff0"/>
          <w:rtl/>
        </w:rPr>
        <w:t>.</w:t>
      </w:r>
    </w:p>
    <w:p>
      <w:pPr>
        <w:pStyle w:val="38"/>
        <w:rPr>
          <w:ins w:id="97182" w:author="מנוע מכני" w:date="2026-10-11T12:04:39Z"/>
        </w:rPr>
      </w:pPr>
      <w:r w:rsidRPr="006F178A">
        <w:t xml:space="preserve">רבי:</w:t>
      </w:r>
    </w:p>
    <w:p w:rsidR="00E9703F" w:rsidRDefault="00E9703F" w:rsidP="00E9703F">
      <w:pPr>
        <w:rPr>
          <w:rtl/>
        </w:rPr>
      </w:pPr>
      <w:del w:id="97183" w:author="מנוע מכני" w:date="2026-10-11T12:04:39Z">
        <w:r w:rsidRPr="006F178A">
          <w:rPr>
            <w:rtl/>
          </w:rPr>
          <w:delText xml:space="preserve"> </w:delText>
        </w:r>
      </w:del>
      <w:r w:rsidRPr="006F178A">
        <w:rPr>
          <w:rtl/>
        </w:rPr>
        <w:t xml:space="preserve">בנים מתים כשהן קטנים, </w:t>
      </w:r>
      <w:r>
        <w:rPr>
          <w:rtl/>
        </w:rPr>
        <w:t>שנא'</w:t>
      </w:r>
      <w:r w:rsidRPr="00784B8D">
        <w:rPr>
          <w:rStyle w:val="afffff0"/>
          <w:rtl/>
        </w:rPr>
        <w:t xml:space="preserve"> </w:t>
      </w:r>
      <w:r w:rsidRPr="00784B8D">
        <w:rPr>
          <w:rStyle w:val="afffff0"/>
          <w:rFonts w:hint="cs"/>
          <w:rtl/>
        </w:rPr>
        <w:t>'</w:t>
      </w:r>
      <w:ins w:id="90957" w:author="Claude - סמנטי" w:date="2026-10-11T12:28:21Z">
        <w:r>
          <w:rPr>
            <w:rStyle w:val="afffff0"/>
            <w:rtl/>
          </w:rPr>
          <w:t xml:space="preserve">אַל תִּתֵּן אֶת פִּיךָ לַחֲטִיא אֶת בְּשָׂרֶךָ</w:t>
        </w:r>
      </w:ins>
      <w:del w:id="90958" w:author="Claude - סמנטי" w:date="2026-10-11T12:28:21Z">
        <w:r w:rsidRPr="00784B8D">
          <w:rPr>
            <w:rStyle w:val="afffff0"/>
            <w:rtl/>
          </w:rPr>
          <w:delText xml:space="preserve">אל תתן את פיך לחטיא את בשרך</w:delText>
        </w:r>
      </w:del>
      <w:r w:rsidRPr="00784B8D">
        <w:rPr>
          <w:rStyle w:val="afffff0"/>
          <w:rFonts w:hint="cs"/>
          <w:rtl/>
        </w:rPr>
        <w:t>'</w:t>
      </w:r>
      <w:r w:rsidRPr="00784B8D">
        <w:rPr>
          <w:rStyle w:val="afffff0"/>
          <w:rtl/>
        </w:rPr>
        <w:t xml:space="preserve"> </w:t>
      </w:r>
      <w:r>
        <w:rPr>
          <w:rtl/>
        </w:rPr>
        <w:t>וגו'</w:t>
      </w:r>
    </w:p>
    <w:p w:rsidR="00E9703F" w:rsidRPr="009757B9" w:rsidRDefault="00E9703F" w:rsidP="00E9703F">
      <w:pPr>
        <w:rPr>
          <w:rFonts w:cs="Guttman Vilna"/>
          <w:b/>
          <w:bCs/>
          <w:rtl/>
        </w:rPr>
      </w:pPr>
      <w:r w:rsidRPr="006F178A">
        <w:rPr>
          <w:rFonts w:hint="cs"/>
          <w:rtl/>
        </w:rPr>
        <w:t>'</w:t>
      </w:r>
      <w:r w:rsidRPr="00661902">
        <w:rPr>
          <w:rStyle w:val="afffff0"/>
          <w:rtl/>
        </w:rPr>
        <w:t>וחבל מעשה ידיך</w:t>
      </w:r>
      <w:r w:rsidRPr="00661902">
        <w:rPr>
          <w:rStyle w:val="afffff0"/>
          <w:rFonts w:hint="cs"/>
          <w:rtl/>
        </w:rPr>
        <w:t>'</w:t>
      </w:r>
      <w:r w:rsidRPr="006F178A">
        <w:rPr>
          <w:rtl/>
        </w:rPr>
        <w:t>- והיינו בניו ובנותיו.</w:t>
      </w:r>
    </w:p>
    <w:p>
      <w:pPr>
        <w:pStyle w:val="afffff8"/>
        <w:rPr>
          <w:ins w:id="91067" w:author="קלוד" w:date="2026-10-11T12:33:55Z"/>
        </w:rPr>
      </w:pPr>
      <w:ins w:id="91068" w:author="קלוד" w:date="2026-10-11T12:33:55Z">
        <w:r>
          <w:rPr>
            <w:color w:val="7B3F00"/>
          </w:rPr>
          <w:t xml:space="preserve">מיתת בנים - 'לשוא הכיתי' ביטול תורה, מזוזה וציצית</w:t>
        </w:r>
      </w:ins>
    </w:p>
    <w:p>
      <w:pPr>
        <w:pStyle w:val="38"/>
        <w:rPr>
          <w:ins w:id="97184" w:author="מנוע מכני" w:date="2026-10-11T12:04:39Z"/>
        </w:rPr>
      </w:pPr>
      <w:r w:rsidRPr="006F178A">
        <w:t>ראבר"ש:</w:t>
      </w:r>
    </w:p>
    <w:p w:rsidR="00E9703F" w:rsidRPr="006F178A" w:rsidRDefault="00E9703F" w:rsidP="00E9703F">
      <w:pPr>
        <w:rPr>
          <w:rtl/>
        </w:rPr>
      </w:pPr>
      <w:del w:id="97185" w:author="מנוע מכני" w:date="2026-10-11T12:04:39Z">
        <w:r w:rsidRPr="00784B8D">
          <w:rPr>
            <w:rStyle w:val="afffff0"/>
            <w:rtl/>
          </w:rPr>
          <w:delText xml:space="preserve"> </w:delText>
        </w:r>
      </w:del>
      <w:r w:rsidRPr="00784B8D">
        <w:rPr>
          <w:rStyle w:val="afffff0"/>
          <w:rFonts w:hint="cs"/>
          <w:rtl/>
        </w:rPr>
        <w:t>'</w:t>
      </w:r>
      <w:ins w:id="90959" w:author="Claude - סמנטי" w:date="2026-10-11T12:28:21Z">
        <w:r>
          <w:rPr>
            <w:rStyle w:val="afffff0"/>
            <w:rtl/>
          </w:rPr>
          <w:t xml:space="preserve">לַשָּׁוְא הִכֵּיתִי אֶת בְּנֵיכֶם</w:t>
        </w:r>
      </w:ins>
      <w:del w:id="90960" w:author="Claude - סמנטי" w:date="2026-10-11T12:28:21Z">
        <w:r w:rsidRPr="00784B8D">
          <w:rPr>
            <w:rStyle w:val="afffff0"/>
            <w:rtl/>
          </w:rPr>
          <w:delText xml:space="preserve">לשוא הכיתי את בניכם</w:delText>
        </w:r>
      </w:del>
      <w:r w:rsidRPr="00784B8D">
        <w:rPr>
          <w:rStyle w:val="afffff0"/>
          <w:rFonts w:hint="cs"/>
          <w:rtl/>
        </w:rPr>
        <w:t>'</w:t>
      </w:r>
      <w:r w:rsidRPr="00784B8D">
        <w:rPr>
          <w:rStyle w:val="afffff0"/>
          <w:rtl/>
        </w:rPr>
        <w:t xml:space="preserve"> </w:t>
      </w:r>
      <w:r w:rsidRPr="006F178A">
        <w:rPr>
          <w:rtl/>
        </w:rPr>
        <w:t>-</w:t>
      </w:r>
      <w:r w:rsidRPr="006F178A">
        <w:rPr>
          <w:rFonts w:hint="cs"/>
          <w:rtl/>
        </w:rPr>
        <w:t xml:space="preserve"> </w:t>
      </w:r>
      <w:r w:rsidRPr="006F178A">
        <w:rPr>
          <w:rtl/>
        </w:rPr>
        <w:t>על עסקי שוא.</w:t>
      </w:r>
    </w:p>
    <w:p>
      <w:pPr>
        <w:pStyle w:val="38"/>
        <w:rPr>
          <w:ins w:id="97186" w:author="מנוע מכני" w:date="2026-10-11T12:04:39Z"/>
        </w:rPr>
      </w:pPr>
      <w:r w:rsidRPr="006F178A">
        <w:lastRenderedPageBreak/>
        <w:t xml:space="preserve">ור"י הנשיא:</w:t>
      </w:r>
    </w:p>
    <w:p w:rsidR="00E9703F" w:rsidRPr="006F178A" w:rsidRDefault="00E9703F" w:rsidP="00E9703F">
      <w:pPr>
        <w:rPr>
          <w:rtl/>
        </w:rPr>
      </w:pPr>
      <w:del w:id="97187" w:author="מנוע מכני" w:date="2026-10-11T12:04:39Z">
        <w:r w:rsidRPr="006F178A">
          <w:rPr>
            <w:rtl/>
          </w:rPr>
          <w:lastRenderedPageBreak/>
          <w:delText xml:space="preserve"> </w:delText>
        </w:r>
      </w:del>
      <w:r w:rsidRPr="006F178A">
        <w:rPr>
          <w:rtl/>
        </w:rPr>
        <w:lastRenderedPageBreak/>
        <w:t xml:space="preserve">בעון ביטול תורה -</w:t>
      </w:r>
      <w:r w:rsidRPr="00784B8D">
        <w:rPr>
          <w:rStyle w:val="afffff0"/>
          <w:rFonts w:hint="cs"/>
          <w:rtl/>
        </w:rPr>
        <w:t xml:space="preserve"> '</w:t>
      </w:r>
      <w:r w:rsidRPr="00784B8D">
        <w:rPr>
          <w:rStyle w:val="afffff0"/>
          <w:rtl/>
        </w:rPr>
        <w:t xml:space="preserve">לשוא הכיתי את בניכם מוסר </w:t>
      </w:r>
      <w:r w:rsidRPr="00784B8D">
        <w:rPr>
          <w:rStyle w:val="afffff0"/>
          <w:rtl/>
        </w:rPr>
        <w:t xml:space="preserve">לא</w:t>
      </w:r>
      <w:r w:rsidRPr="00784B8D">
        <w:rPr>
          <w:rStyle w:val="afffff0"/>
          <w:rtl/>
        </w:rPr>
        <w:t xml:space="preserve"> לקחו</w:t>
      </w:r>
      <w:r w:rsidRPr="00784B8D">
        <w:rPr>
          <w:rStyle w:val="afffff0"/>
          <w:rFonts w:hint="cs"/>
          <w:rtl/>
        </w:rPr>
        <w:t>'</w:t>
      </w:r>
      <w:r w:rsidRPr="00784B8D">
        <w:rPr>
          <w:rStyle w:val="afffff0"/>
          <w:rtl/>
        </w:rPr>
        <w:t>.</w:t>
      </w:r>
    </w:p>
    <w:p w:rsidR="00E9703F" w:rsidRPr="006F178A" w:rsidRDefault="00E9703F" w:rsidP="00E9703F">
      <w:pPr>
        <w:rPr>
          <w:rtl/>
        </w:rPr>
      </w:pPr>
      <w:ins w:id="91029" w:author="מנוע מכני" w:date="2026-10-11T12:04:39Z">
        <w:r>
          <w:rPr>
            <w:b/>
            <w:bCs/>
            <w:rtl/>
          </w:rPr>
          <w:t xml:space="preserve">חלקו</w:t>
        </w:r>
      </w:ins>
      <w:del w:id="91030" w:author="מנוע מכני" w:date="2026-10-11T12:04:39Z">
        <w:r w:rsidRPr="007759E1">
          <w:rPr>
            <w:b/>
            <w:bCs/>
            <w:rtl/>
          </w:rPr>
          <w:delText xml:space="preserve">פליגי</w:delText>
        </w:r>
      </w:del>
      <w:r w:rsidRPr="007759E1">
        <w:rPr>
          <w:b/>
          <w:bCs/>
          <w:rtl/>
        </w:rPr>
        <w:t xml:space="preserve"> בה</w:t>
      </w:r>
      <w:r w:rsidRPr="006F178A">
        <w:rPr>
          <w:rtl/>
        </w:rPr>
        <w:t xml:space="preserve"> ר"חב"א </w:t>
      </w:r>
      <w:r w:rsidRPr="006F178A">
        <w:rPr>
          <w:rStyle w:val="2fb"/>
          <w:rtl/>
        </w:rPr>
        <w:t xml:space="preserve">ורבי יוסי</w:t>
      </w:r>
      <w:r w:rsidRPr="006F178A">
        <w:rPr>
          <w:rtl/>
        </w:rPr>
        <w:t xml:space="preserve"> </w:t>
      </w:r>
      <w:ins w:id="94621" w:author="מנוע מכני" w:date="2026-10-11T12:04:39Z">
        <w:r>
          <w:rPr>
            <w:rtl/>
          </w:rPr>
          <w:t xml:space="preserve">אם </w:t>
        </w:r>
      </w:ins>
      <w:del w:id="94622" w:author="מנוע מכני" w:date="2026-10-11T12:04:39Z">
        <w:r w:rsidRPr="006F178A">
          <w:rPr>
            <w:rtl/>
          </w:rPr>
          <w:delText xml:space="preserve">אי </w:delText>
        </w:r>
      </w:del>
      <w:r w:rsidRPr="006F178A">
        <w:rPr>
          <w:rtl/>
        </w:rPr>
        <w:t xml:space="preserve">בעוון מזוזה או ב</w:t>
      </w:r>
      <w:r w:rsidRPr="006F178A">
        <w:rPr>
          <w:rFonts w:hint="cs"/>
          <w:rtl/>
        </w:rPr>
        <w:t>יטול תורה</w:t>
      </w:r>
      <w:r w:rsidRPr="006F178A">
        <w:rPr>
          <w:rtl/>
        </w:rPr>
        <w:t>.</w:t>
      </w:r>
    </w:p>
    <w:p w:rsidR="00E9703F" w:rsidRPr="009757B9" w:rsidRDefault="00E9703F" w:rsidP="00E9703F">
      <w:pPr>
        <w:rPr>
          <w:rFonts w:cs="Guttman Vilna"/>
          <w:b/>
          <w:bCs/>
          <w:rtl/>
        </w:rPr>
      </w:pPr>
      <w:r w:rsidRPr="006F178A">
        <w:rPr>
          <w:rtl/>
        </w:rPr>
        <w:t xml:space="preserve">למ"ד</w:t>
      </w:r>
      <w:r w:rsidRPr="006F178A">
        <w:rPr>
          <w:rtl/>
        </w:rPr>
        <w:t xml:space="preserve"> בעון מזוזה - מקרא נדרש לפניו</w:t>
      </w:r>
      <w:ins w:id="94427" w:author="קלוד" w:date="2026-10-11T13:11:34Z">
        <w:r>
          <w:rPr>
            <w:rtl/>
          </w:rPr>
          <w:t xml:space="preserve"> </w:t>
        </w:r>
        <w:r>
          <w:rPr>
            <w:rStyle w:val="afffffe"/>
            <w:rtl/>
          </w:rPr>
          <w:t xml:space="preserve">'וכתבתם על מזוזות'</w:t>
        </w:r>
        <w:r>
          <w:rPr>
            <w:rtl/>
          </w:rPr>
          <w:t xml:space="preserve"> </w:t>
        </w:r>
      </w:ins>
      <w:del w:id="94428" w:author="קלוד" w:date="2026-10-11T13:11:34Z">
        <w:r w:rsidRPr="006F178A">
          <w:rPr>
            <w:rtl/>
          </w:rPr>
          <w:delText xml:space="preserve"> </w:delText>
        </w:r>
      </w:del>
      <w:r w:rsidRPr="006F178A">
        <w:rPr>
          <w:rtl/>
        </w:rPr>
        <w:t xml:space="preserve">ולא לפני פניו.</w:t>
      </w:r>
    </w:p>
    <w:p w:rsidR="00E9703F" w:rsidRPr="006F178A" w:rsidRDefault="00E9703F" w:rsidP="00E9703F">
      <w:pPr>
        <w:rPr>
          <w:rtl/>
        </w:rPr>
      </w:pPr>
      <w:r w:rsidRPr="006F178A">
        <w:rPr>
          <w:rFonts w:ascii="Fb Fontext" w:hAnsi="Fb Fontext"/>
          <w:sz w:val="20"/>
          <w:rtl/>
        </w:rPr>
        <w:t xml:space="preserve">ולמ"ד</w:t>
      </w:r>
      <w:r w:rsidRPr="006F178A">
        <w:rPr>
          <w:rFonts w:ascii="Fb Fontext" w:hAnsi="Fb Fontext"/>
          <w:sz w:val="20"/>
          <w:rtl/>
        </w:rPr>
        <w:t xml:space="preserve"> בעון ביטול תורה - מקרא נדרש לפניו ולפני </w:t>
      </w:r>
      <w:ins w:id="94429" w:author="קלוד" w:date="2026-10-11T13:11:34Z">
        <w:r>
          <w:rPr>
            <w:rFonts w:ascii="Fb Fontext" w:hAnsi="Fb Fontext"/>
            <w:sz w:val="20"/>
            <w:rtl/>
          </w:rPr>
          <w:t xml:space="preserve">פניו </w:t>
        </w:r>
        <w:r>
          <w:rPr>
            <w:rStyle w:val="afffffe"/>
            <w:rFonts w:ascii="Fb Fontext" w:hAnsi="Fb Fontext"/>
            <w:sz w:val="20"/>
            <w:rtl/>
          </w:rPr>
          <w:t xml:space="preserve">'ולמדתם אותם'</w:t>
        </w:r>
        <w:r>
          <w:rPr>
            <w:rFonts w:ascii="Fb Fontext" w:hAnsi="Fb Fontext"/>
            <w:sz w:val="20"/>
            <w:rtl/>
          </w:rPr>
          <w:t xml:space="preserve">.</w:t>
        </w:r>
      </w:ins>
      <w:del w:id="94430" w:author="קלוד" w:date="2026-10-11T13:11:34Z">
        <w:r w:rsidRPr="006F178A">
          <w:rPr>
            <w:rFonts w:ascii="Fb Fontext" w:hAnsi="Fb Fontext"/>
            <w:sz w:val="20"/>
            <w:rtl/>
          </w:rPr>
          <w:delText xml:space="preserve">פניו.</w:delText>
        </w:r>
      </w:del>
    </w:p>
    <w:p>
      <w:pPr>
        <w:pStyle w:val="38"/>
        <w:rPr>
          <w:ins w:id="97188" w:author="מנוע מכני" w:date="2026-10-11T12:04:39Z"/>
        </w:rPr>
      </w:pPr>
      <w:ins w:id="91031" w:author="מנוע מכני" w:date="2026-10-11T12:04:39Z">
        <w:r>
          <w:t xml:space="preserve">חלקו</w:t>
        </w:r>
      </w:ins>
      <w:del w:id="91032" w:author="מנוע מכני" w:date="2026-10-11T12:04:39Z">
        <w:r w:rsidRPr="007759E1">
          <w:delText xml:space="preserve">פליגי</w:delText>
        </w:r>
      </w:del>
      <w:r w:rsidRPr="007759E1">
        <w:t xml:space="preserve"> בה</w:t>
      </w:r>
      <w:r w:rsidRPr="006F178A">
        <w:t xml:space="preserve"> ר"מ ור"י </w:t>
      </w:r>
      <w:r w:rsidRPr="006F178A">
        <w:t xml:space="preserve">- </w:t>
      </w:r>
      <w:r w:rsidRPr="006F178A">
        <w:t xml:space="preserve">חד</w:t>
      </w:r>
      <w:del w:id="99391" w:author="מנוע מכני" w:date="2026-10-11T12:04:39Z">
        <w:r w:rsidRPr="006F178A">
          <w:delText xml:space="preserve"> אמר</w:delText>
        </w:r>
      </w:del>
      <w:r w:rsidRPr="006F178A">
        <w:t xml:space="preserve">:</w:t>
      </w:r>
    </w:p>
    <w:p w:rsidR="00E9703F" w:rsidRPr="006F178A" w:rsidRDefault="00E9703F" w:rsidP="00E9703F">
      <w:pPr>
        <w:rPr>
          <w:rtl/>
        </w:rPr>
      </w:pPr>
      <w:del w:id="97189" w:author="מנוע מכני" w:date="2026-10-11T12:04:39Z">
        <w:r w:rsidRPr="006F178A">
          <w:rPr>
            <w:rFonts w:ascii="Fb Fontext" w:hAnsi="Fb Fontext"/>
            <w:rtl/>
          </w:rPr>
          <w:delText xml:space="preserve"> </w:delText>
        </w:r>
      </w:del>
      <w:r w:rsidRPr="006F178A">
        <w:rPr>
          <w:rFonts w:ascii="Fb Fontext" w:hAnsi="Fb Fontext"/>
          <w:rtl/>
        </w:rPr>
        <w:t xml:space="preserve">בעון מזוזה, </w:t>
      </w:r>
      <w:ins w:id="94431" w:author="קלוד" w:date="2026-10-11T13:11:34Z">
        <w:r>
          <w:rPr>
            <w:rFonts w:ascii="Fb Fontext" w:hAnsi="Fb Fontext"/>
            <w:rtl/>
          </w:rPr>
          <w:t xml:space="preserve">והאחר</w:t>
        </w:r>
      </w:ins>
      <w:del w:id="94432" w:author="קלוד" w:date="2026-10-11T13:11:34Z">
        <w:r w:rsidRPr="006F178A">
          <w:rPr>
            <w:rFonts w:ascii="Fb Fontext" w:hAnsi="Fb Fontext"/>
            <w:rtl/>
          </w:rPr>
          <w:delText xml:space="preserve">וחד</w:delText>
        </w:r>
      </w:del>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בעון ציצית.</w:t>
      </w:r>
    </w:p>
    <w:p w:rsidR="00E9703F" w:rsidRPr="006F178A" w:rsidRDefault="00E9703F" w:rsidP="00E9703F">
      <w:pPr>
        <w:rPr>
          <w:rtl/>
        </w:rPr>
      </w:pPr>
      <w:r w:rsidRPr="006F178A">
        <w:rPr>
          <w:rtl/>
        </w:rPr>
        <w:t xml:space="preserve">למ"ד</w:t>
      </w:r>
      <w:r w:rsidRPr="006F178A">
        <w:rPr>
          <w:rtl/>
        </w:rPr>
        <w:t xml:space="preserve"> בעון מזוזה</w:t>
      </w:r>
      <w:r w:rsidRPr="00784B8D">
        <w:rPr>
          <w:rStyle w:val="afffff0"/>
          <w:rtl/>
        </w:rPr>
        <w:t xml:space="preserve"> </w:t>
      </w:r>
      <w:r w:rsidRPr="00784B8D">
        <w:rPr>
          <w:rStyle w:val="afffff0"/>
          <w:rFonts w:hint="cs"/>
          <w:rtl/>
        </w:rPr>
        <w:t>'</w:t>
      </w:r>
      <w:ins w:id="90963" w:author="Claude - סמנטי" w:date="2026-10-11T12:28:21Z">
        <w:r>
          <w:rPr>
            <w:rStyle w:val="afffff0"/>
            <w:rtl/>
          </w:rPr>
          <w:t xml:space="preserve">וּכְתַבְתָּם עַל מְזוּזוֹת בֵּיתֶךָ</w:t>
        </w:r>
      </w:ins>
      <w:del w:id="90964" w:author="Claude - סמנטי" w:date="2026-10-11T12:28:21Z">
        <w:r w:rsidRPr="00784B8D">
          <w:rPr>
            <w:rStyle w:val="afffff0"/>
            <w:rtl/>
          </w:rPr>
          <w:delText xml:space="preserve">וכתבתם על מזוזות ביתך</w:delText>
        </w:r>
      </w:del>
      <w:r w:rsidRPr="00784B8D">
        <w:rPr>
          <w:rStyle w:val="afffff0"/>
          <w:rFonts w:hint="cs"/>
          <w:rtl/>
        </w:rPr>
        <w:t>'</w:t>
      </w:r>
      <w:r w:rsidRPr="00784B8D">
        <w:rPr>
          <w:rStyle w:val="afffff0"/>
          <w:rtl/>
        </w:rPr>
        <w:t xml:space="preserve"> </w:t>
      </w:r>
      <w:r w:rsidRPr="006F178A">
        <w:rPr>
          <w:rtl/>
        </w:rPr>
        <w:t>וכתיב בתריה</w:t>
      </w:r>
      <w:r w:rsidRPr="00784B8D">
        <w:rPr>
          <w:rStyle w:val="afffff0"/>
          <w:rtl/>
        </w:rPr>
        <w:t xml:space="preserve"> </w:t>
      </w:r>
      <w:r w:rsidRPr="00784B8D">
        <w:rPr>
          <w:rStyle w:val="afffff0"/>
          <w:rFonts w:hint="cs"/>
          <w:rtl/>
        </w:rPr>
        <w:t>'</w:t>
      </w:r>
      <w:ins w:id="90961" w:author="Claude - סמנטי" w:date="2026-10-11T12:28:21Z">
        <w:r>
          <w:rPr>
            <w:rStyle w:val="afffff0"/>
            <w:rtl/>
          </w:rPr>
          <w:t xml:space="preserve">לְמַעַן יִרְבּוּ יְמֵיכֶם וִימֵי בְנֵיכֶם</w:t>
        </w:r>
      </w:ins>
      <w:del w:id="90962" w:author="Claude - סמנטי" w:date="2026-10-11T12:28:21Z">
        <w:r w:rsidRPr="00784B8D">
          <w:rPr>
            <w:rStyle w:val="afffff0"/>
            <w:rtl/>
          </w:rPr>
          <w:delText xml:space="preserve">למען ירבו ימיכם וימי בניכם</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Style w:val="2fb"/>
          <w:rtl/>
        </w:rPr>
        <w:t>ולרנב"י</w:t>
      </w:r>
      <w:r w:rsidRPr="00784B8D">
        <w:rPr>
          <w:rStyle w:val="afffff0"/>
          <w:rtl/>
        </w:rPr>
        <w:t xml:space="preserve"> </w:t>
      </w:r>
      <w:ins w:id="94435" w:author="קלוד" w:date="2026-10-11T13:11:34Z">
        <w:r>
          <w:rPr>
            <w:rStyle w:val="afffffe"/>
            <w:rFonts w:hint="cs"/>
            <w:rtl/>
          </w:rPr>
          <w:t xml:space="preserve">ראיה למזוזה</w:t>
        </w:r>
        <w:r>
          <w:rPr>
            <w:rStyle w:val="afffff0"/>
            <w:rFonts w:hint="cs"/>
            <w:rtl/>
          </w:rPr>
          <w:t xml:space="preserve"> מ'לֹא</w:t>
        </w:r>
      </w:ins>
      <w:del w:id="94436" w:author="קלוד" w:date="2026-10-11T13:11:34Z">
        <w:r w:rsidRPr="00784B8D">
          <w:rPr>
            <w:rStyle w:val="afffff0"/>
            <w:rFonts w:hint="cs"/>
            <w:rtl/>
          </w:rPr>
          <w:delText xml:space="preserve">'</w:delText>
        </w:r>
        <w:r>
          <w:rPr>
            <w:rStyle w:val="afffff0"/>
            <w:rtl/>
          </w:rPr>
          <w:delText xml:space="preserve">לֹא</w:delText>
        </w:r>
      </w:del>
      <w:ins w:id="90965" w:author="Claude - סמנטי" w:date="2026-10-11T12:28:21Z">
        <w:r>
          <w:rPr>
            <w:rStyle w:val="afffff0"/>
            <w:rtl/>
          </w:rPr>
          <w:t xml:space="preserve"> בַמַּחְתֶּרֶת מְצָאתִים</w:t>
        </w:r>
      </w:ins>
      <w:del w:id="90966" w:author="Claude - סמנטי" w:date="2026-10-11T12:28:21Z">
        <w:r w:rsidRPr="00784B8D">
          <w:rPr>
            <w:rStyle w:val="afffff0"/>
            <w:rtl/>
          </w:rPr>
          <w:delText xml:space="preserve">לא במחתרת מצאתים</w:delText>
        </w:r>
      </w:del>
      <w:r w:rsidRPr="00784B8D">
        <w:rPr>
          <w:rStyle w:val="afffff0"/>
          <w:rFonts w:hint="cs"/>
          <w:rtl/>
        </w:rPr>
        <w:t>'</w:t>
      </w:r>
      <w:r w:rsidRPr="00784B8D">
        <w:rPr>
          <w:rStyle w:val="afffff0"/>
          <w:rtl/>
        </w:rPr>
        <w:t xml:space="preserve"> </w:t>
      </w:r>
      <w:r w:rsidRPr="006F178A">
        <w:rPr>
          <w:rtl/>
        </w:rPr>
        <w:t xml:space="preserve">- שעשו פתחים </w:t>
      </w:r>
      <w:ins w:id="94433" w:author="קלוד" w:date="2026-10-11T13:11:34Z">
        <w:r>
          <w:rPr>
            <w:rtl/>
          </w:rPr>
          <w:t xml:space="preserve">כמחתרת </w:t>
        </w:r>
        <w:r>
          <w:rPr>
            <w:rStyle w:val="afffffe"/>
            <w:rtl/>
          </w:rPr>
          <w:t xml:space="preserve">בלי מזוזה</w:t>
        </w:r>
        <w:r>
          <w:rPr>
            <w:rtl/>
          </w:rPr>
          <w:t xml:space="preserve">.</w:t>
        </w:r>
      </w:ins>
      <w:del w:id="94434" w:author="קלוד" w:date="2026-10-11T13:11:34Z">
        <w:r w:rsidRPr="006F178A">
          <w:rPr>
            <w:rtl/>
          </w:rPr>
          <w:delText xml:space="preserve">כמחתרת.</w:delText>
        </w:r>
      </w:del>
    </w:p>
    <w:p w:rsidR="00E9703F" w:rsidRPr="006F178A" w:rsidRDefault="00E9703F" w:rsidP="00E9703F">
      <w:pPr>
        <w:rPr>
          <w:rtl/>
        </w:rPr>
      </w:pPr>
      <w:r w:rsidRPr="006F178A">
        <w:rPr>
          <w:rFonts w:ascii="Fb Fontext" w:hAnsi="Fb Fontext"/>
          <w:sz w:val="20"/>
          <w:rtl/>
        </w:rPr>
        <w:t xml:space="preserve">ולמ"ד</w:t>
      </w:r>
      <w:r w:rsidRPr="006F178A">
        <w:rPr>
          <w:rFonts w:ascii="Fb Fontext" w:hAnsi="Fb Fontext"/>
          <w:sz w:val="20"/>
          <w:rtl/>
        </w:rPr>
        <w:t xml:space="preserve"> בעון ציצית, </w:t>
      </w:r>
      <w:r w:rsidRPr="006F178A">
        <w:rPr>
          <w:rStyle w:val="2fb"/>
          <w:rFonts w:ascii="Fb Fontext" w:hAnsi="Fb Fontext"/>
          <w:sz w:val="20"/>
          <w:rtl/>
        </w:rPr>
        <w:t xml:space="preserve">כר"כ</w:t>
      </w:r>
      <w:r w:rsidRPr="00784B8D">
        <w:rPr>
          <w:rStyle w:val="afffff0"/>
          <w:rtl/>
        </w:rPr>
        <w:t xml:space="preserve"> </w:t>
      </w:r>
      <w:r w:rsidRPr="00784B8D">
        <w:rPr>
          <w:rStyle w:val="afffff0"/>
          <w:rFonts w:hint="cs"/>
          <w:rtl/>
        </w:rPr>
        <w:t>'</w:t>
      </w:r>
      <w:ins w:id="90967" w:author="Claude - סמנטי" w:date="2026-10-11T12:28:21Z">
        <w:r>
          <w:rPr>
            <w:rStyle w:val="afffff0"/>
            <w:rtl/>
          </w:rPr>
          <w:t xml:space="preserve">גַּם בִּכְנָפַיִךְ נִמְצְאוּ דַּם נַפְשׁוֹת אֶבְיוֹנִים </w:t>
        </w:r>
        <w:ins w:id="94437" w:author="קלוד" w:date="2026-10-11T13:11:34Z">
          <w:r>
            <w:rPr>
              <w:rStyle w:val="afffff0"/>
              <w:rtl/>
            </w:rPr>
            <w:t xml:space="preserve">נְקִיִּים' - </w:t>
          </w:r>
          <w:r>
            <w:rPr>
              <w:rStyle w:val="afffffe"/>
              <w:rtl/>
            </w:rPr>
            <w:t xml:space="preserve">הם הקטנים</w:t>
          </w:r>
          <w:r>
            <w:rPr>
              <w:rStyle w:val="afffff0"/>
              <w:rtl/>
            </w:rPr>
            <w:t xml:space="preserve">.</w:t>
          </w:r>
        </w:ins>
        <w:del w:id="94438" w:author="קלוד" w:date="2026-10-11T13:11:34Z">
          <w:r>
            <w:rPr>
              <w:rStyle w:val="afffff0"/>
              <w:rtl/>
            </w:rPr>
            <w:delText xml:space="preserve">נְקִיִּים</w:delText>
          </w:r>
          <w:r w:rsidRPr="00784B8D">
            <w:rPr>
              <w:rStyle w:val="afffff0"/>
              <w:rFonts w:hint="cs"/>
              <w:rtl/>
            </w:rPr>
            <w:delText xml:space="preserve">'</w:delText>
          </w:r>
          <w:r w:rsidRPr="00784B8D">
            <w:rPr>
              <w:rStyle w:val="afffff0"/>
              <w:rtl/>
            </w:rPr>
            <w:delText xml:space="preserve">.</w:delText>
          </w:r>
        </w:del>
      </w:ins>
      <w:del w:id="90968" w:author="Claude - סמנטי" w:date="2026-10-11T12:28:21Z">
        <w:r w:rsidRPr="00784B8D">
          <w:rPr>
            <w:rStyle w:val="afffff0"/>
            <w:rtl/>
          </w:rPr>
          <w:delText xml:space="preserve">גם בכנפיך נמצאו דם נפשות אביונים נקיים</w:delText>
        </w:r>
      </w:del>
    </w:p>
    <w:p>
      <w:pPr>
        <w:pStyle w:val="38"/>
        <w:rPr>
          <w:ins w:id="97190" w:author="מנוע מכני" w:date="2026-10-11T12:04:39Z"/>
        </w:rPr>
      </w:pPr>
      <w:r w:rsidRPr="006061D7">
        <w:t xml:space="preserve">ר"ל:</w:t>
      </w:r>
    </w:p>
    <w:p w:rsidR="00E9703F" w:rsidRPr="006061D7" w:rsidRDefault="00E9703F" w:rsidP="00E9703F">
      <w:pPr>
        <w:rPr>
          <w:rtl/>
        </w:rPr>
      </w:pPr>
      <w:del w:id="97191" w:author="מנוע מכני" w:date="2026-10-11T12:04:39Z">
        <w:r w:rsidRPr="006061D7">
          <w:rPr>
            <w:rtl/>
          </w:rPr>
          <w:delText xml:space="preserve"> </w:delText>
        </w:r>
      </w:del>
      <w:r w:rsidRPr="006061D7">
        <w:rPr>
          <w:rtl/>
        </w:rPr>
        <w:t xml:space="preserve">כל הזהיר בציצית זוכה ומשמשין לו </w:t>
      </w:r>
      <w:r w:rsidRPr="006061D7">
        <w:rPr>
          <w:rFonts w:hint="cs"/>
          <w:rtl/>
        </w:rPr>
        <w:t xml:space="preserve">ב' </w:t>
      </w:r>
      <w:r>
        <w:rPr>
          <w:rStyle w:val="afffff0"/>
          <w:rtl/>
          <w:rPrChange w:id="9025" w:author="מנוע פסוקים" w:date="2026-10-11T09:34:00Z">
            <w:rPr>
              <w:rtl/>
            </w:rPr>
          </w:rPrChange>
        </w:rPr>
        <w:t xml:space="preserve">אלפים ושמונה מאות</w:t>
      </w:r>
      <w:r>
        <w:rPr>
          <w:rtl/>
        </w:rPr>
        <w:t xml:space="preserve"> עבדים, </w:t>
      </w:r>
      <w:ins w:id="94439" w:author="קלוד" w:date="2026-10-11T13:11:34Z">
        <w:r>
          <w:rPr>
            <w:rtl/>
          </w:rPr>
          <w:t xml:space="preserve">שנא' 'כה</w:t>
        </w:r>
      </w:ins>
      <w:del w:id="94440" w:author="קלוד" w:date="2026-10-11T13:11:34Z">
        <w:r>
          <w:rPr>
            <w:rtl/>
          </w:rPr>
          <w:delText xml:space="preserve">-</w:delText>
        </w:r>
        <w:r w:rsidRPr="006061D7">
          <w:rPr>
            <w:rFonts w:hint="cs"/>
            <w:rtl/>
          </w:rPr>
          <w:delText xml:space="preserve">'</w:delText>
        </w:r>
        <w:r w:rsidRPr="006061D7">
          <w:rPr>
            <w:rtl/>
          </w:rPr>
          <w:delText xml:space="preserve">כה</w:delText>
        </w:r>
      </w:del>
      <w:r w:rsidRPr="006061D7">
        <w:rPr>
          <w:rtl/>
        </w:rPr>
        <w:t xml:space="preserve"> </w:t>
      </w:r>
      <w:r w:rsidRPr="006061D7">
        <w:rPr>
          <w:rtl/>
        </w:rPr>
        <w:t xml:space="preserve">אמר</w:t>
      </w:r>
      <w:r>
        <w:rPr>
          <w:rtl/>
        </w:rPr>
        <w:t xml:space="preserve"> ה'</w:t>
      </w:r>
      <w:r w:rsidRPr="006061D7">
        <w:rPr>
          <w:rStyle w:val="afffff0"/>
          <w:rtl/>
        </w:rPr>
        <w:t xml:space="preserve"> צבאות בימים ההמה אשר יחזיקו עשרה אנשים מכל לשנות הגוים והחזיקו בכנף איש יהודי לאמר נלכה עמכם </w:t>
      </w:r>
      <w:r>
        <w:rPr>
          <w:rStyle w:val="afffff0"/>
          <w:rtl/>
        </w:rPr>
        <w:t xml:space="preserve">וגו</w:t>
      </w:r>
      <w:r>
        <w:rPr>
          <w:rtl/>
        </w:rPr>
        <w:t xml:space="preserve">'</w:t>
      </w:r>
      <w:r w:rsidRPr="006061D7">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סימן: שנא חלה תרומה נגזלת דינא שבועה שיפוכתא גילויא ונבלותא.</w:t>
      </w:r>
    </w:p>
    <w:p>
      <w:pPr>
        <w:pStyle w:val="afffff8"/>
        <w:rPr>
          <w:ins w:id="91065" w:author="קלוד" w:date="2026-10-11T12:33:55Z"/>
        </w:rPr>
      </w:pPr>
      <w:ins w:id="91066" w:author="קלוד" w:date="2026-10-11T12:33:55Z">
        <w:r>
          <w:rPr>
            <w:color w:val="7B3F00"/>
          </w:rPr>
          <w:t xml:space="preserve">עוונות וצרות - שנאת חנם, חלה, מעשרות וגזל</w:t>
        </w:r>
      </w:ins>
    </w:p>
    <w:p>
      <w:pPr>
        <w:pStyle w:val="38"/>
        <w:rPr>
          <w:ins w:id="97192" w:author="מנוע מכני" w:date="2026-10-11T12:04:39Z"/>
        </w:rPr>
      </w:pPr>
      <w:r w:rsidRPr="006F178A">
        <w:t xml:space="preserve">ר"נ:</w:t>
      </w:r>
    </w:p>
    <w:p w:rsidR="00E9703F" w:rsidRPr="006F178A" w:rsidRDefault="00E9703F" w:rsidP="00E9703F">
      <w:pPr>
        <w:rPr>
          <w:rtl/>
        </w:rPr>
      </w:pPr>
      <w:del w:id="97193" w:author="מנוע מכני" w:date="2026-10-11T12:04:39Z">
        <w:r w:rsidRPr="006F178A">
          <w:rPr>
            <w:rtl/>
          </w:rPr>
          <w:delText xml:space="preserve"> </w:delText>
        </w:r>
      </w:del>
      <w:r w:rsidRPr="006F178A">
        <w:rPr>
          <w:rStyle w:val="afffe"/>
          <w:rFonts w:ascii="Fb Fontext" w:hAnsi="Fb Fontext"/>
          <w:rtl/>
        </w:rPr>
        <w:t>בעון שנאת חנם</w:t>
      </w:r>
      <w:r w:rsidRPr="006F178A">
        <w:rPr>
          <w:rtl/>
        </w:rPr>
        <w:t xml:space="preserve"> - מריבה </w:t>
      </w:r>
      <w:r w:rsidRPr="006F178A">
        <w:rPr>
          <w:rStyle w:val="2fb"/>
          <w:rtl/>
        </w:rPr>
        <w:t xml:space="preserve">רבה</w:t>
      </w:r>
      <w:r w:rsidRPr="006F178A">
        <w:rPr>
          <w:rtl/>
        </w:rPr>
        <w:t xml:space="preserve"> בתוך ביתו של אדם, ואשתו מפלת נפלים, ובניו ובנותיו מתים קטנים.</w:t>
      </w:r>
    </w:p>
    <w:p>
      <w:pPr>
        <w:pStyle w:val="38"/>
        <w:rPr>
          <w:ins w:id="97194" w:author="מנוע מכני" w:date="2026-10-11T12:04:39Z"/>
        </w:rPr>
      </w:pPr>
      <w:r w:rsidRPr="00B3644D">
        <w:t xml:space="preserve">ראב"י:</w:t>
      </w:r>
    </w:p>
    <w:p w:rsidR="00E9703F" w:rsidRPr="00B3644D" w:rsidRDefault="00E9703F" w:rsidP="00E9703F">
      <w:pPr>
        <w:rPr>
          <w:spacing w:val="-2"/>
          <w:rtl/>
        </w:rPr>
      </w:pPr>
      <w:del w:id="97195" w:author="מנוע מכני" w:date="2026-10-11T12:04:39Z">
        <w:r w:rsidRPr="00B3644D">
          <w:rPr>
            <w:spacing w:val="-2"/>
            <w:rtl/>
          </w:rPr>
          <w:delText xml:space="preserve"> </w:delText>
        </w:r>
      </w:del>
      <w:r w:rsidRPr="00B3644D">
        <w:rPr>
          <w:rStyle w:val="afffe"/>
          <w:rFonts w:ascii="Fb Fontext" w:hAnsi="Fb Fontext"/>
          <w:spacing w:val="-2"/>
          <w:rtl/>
        </w:rPr>
        <w:t>בעון חלה</w:t>
      </w:r>
      <w:r w:rsidRPr="00B3644D">
        <w:rPr>
          <w:spacing w:val="-2"/>
          <w:rtl/>
        </w:rPr>
        <w:t xml:space="preserve"> אין ברכה במכונס, ומארה משתלחת בשערים, וזורעין זרעים ואחרים אוכלין,</w:t>
      </w:r>
    </w:p>
    <w:p w:rsidR="00E9703F" w:rsidRPr="009757B9" w:rsidRDefault="00E9703F" w:rsidP="00E9703F">
      <w:pPr>
        <w:rPr>
          <w:rFonts w:cs="Guttman Vilna"/>
          <w:b/>
          <w:bCs/>
          <w:rtl/>
        </w:rPr>
      </w:pPr>
      <w:r>
        <w:rPr>
          <w:rtl/>
        </w:rPr>
        <w:t>שנא'</w:t>
      </w:r>
      <w:r w:rsidRPr="00784B8D">
        <w:rPr>
          <w:rStyle w:val="afffff0"/>
          <w:rtl/>
        </w:rPr>
        <w:t xml:space="preserve"> </w:t>
      </w:r>
      <w:r w:rsidRPr="00784B8D">
        <w:rPr>
          <w:rStyle w:val="afffff0"/>
          <w:rFonts w:hint="cs"/>
          <w:rtl/>
        </w:rPr>
        <w:t>'</w:t>
      </w:r>
      <w:r w:rsidRPr="00784B8D">
        <w:rPr>
          <w:rStyle w:val="afffff0"/>
          <w:rtl/>
        </w:rPr>
        <w:t xml:space="preserve">אף אני אעשה זאת לכם והפקדתי עליכם בהלה </w:t>
      </w:r>
      <w:ins w:id="94443" w:author="קלוד" w:date="2026-10-11T13:11:34Z">
        <w:r>
          <w:rPr>
            <w:rStyle w:val="afffff0"/>
            <w:rtl/>
          </w:rPr>
          <w:t xml:space="preserve">וגו'', אל</w:t>
        </w:r>
      </w:ins>
      <w:del w:id="94444" w:author="קלוד" w:date="2026-10-11T13:11:34Z">
        <w:r>
          <w:rPr>
            <w:rStyle w:val="afffff0"/>
            <w:rtl/>
          </w:rPr>
          <w:delText xml:space="preserve">וגו</w:delText>
        </w:r>
        <w:r>
          <w:rPr>
            <w:rStyle w:val="afffff0"/>
            <w:rtl/>
          </w:rPr>
          <w:delText xml:space="preserve">'</w:delText>
        </w:r>
      </w:del>
      <w:r w:rsidRPr="00784B8D">
        <w:rPr>
          <w:rStyle w:val="afffff0"/>
          <w:rtl/>
        </w:rPr>
        <w:t xml:space="preserve"> תקרי </w:t>
      </w:r>
      <w:ins w:id="94441" w:author="קלוד" w:date="2026-10-11T13:11:34Z">
        <w:r>
          <w:rPr>
            <w:rStyle w:val="afffff0"/>
            <w:rtl/>
          </w:rPr>
          <w:t xml:space="preserve">'בהלה' אלא 'בחלה'.</w:t>
        </w:r>
      </w:ins>
      <w:del w:id="94442" w:author="קלוד" w:date="2026-10-11T13:11:34Z">
        <w:r w:rsidRPr="00784B8D">
          <w:rPr>
            <w:rStyle w:val="afffff0"/>
            <w:rtl/>
          </w:rPr>
          <w:delText xml:space="preserve">בחלה</w:delText>
        </w:r>
        <w:r w:rsidRPr="00784B8D">
          <w:rPr>
            <w:rStyle w:val="afffff0"/>
            <w:rFonts w:hint="cs"/>
            <w:rtl/>
          </w:rPr>
          <w:delText xml:space="preserve">'</w:delText>
        </w:r>
        <w:r w:rsidRPr="00784B8D">
          <w:rPr>
            <w:rStyle w:val="afffff0"/>
            <w:rtl/>
          </w:rPr>
          <w:delText xml:space="preserve">.</w:delText>
        </w:r>
      </w:del>
    </w:p>
    <w:p w:rsidR="00E9703F" w:rsidRPr="009757B9" w:rsidRDefault="00E9703F" w:rsidP="00E9703F">
      <w:pPr>
        <w:rPr>
          <w:rFonts w:cs="Guttman Vilna"/>
          <w:b/>
          <w:bCs/>
          <w:rtl/>
        </w:rPr>
      </w:pPr>
      <w:r w:rsidRPr="006F178A">
        <w:rPr>
          <w:rtl/>
        </w:rPr>
        <w:t xml:space="preserve">ואם נותנין מתברכין, </w:t>
      </w:r>
      <w:r>
        <w:rPr>
          <w:rtl/>
        </w:rPr>
        <w:t>שנא'</w:t>
      </w:r>
      <w:r w:rsidRPr="009C3FED">
        <w:rPr>
          <w:rStyle w:val="afffff0"/>
          <w:rtl/>
        </w:rPr>
        <w:t xml:space="preserve"> </w:t>
      </w:r>
      <w:r w:rsidRPr="009C3FED">
        <w:rPr>
          <w:rStyle w:val="afffff0"/>
          <w:rFonts w:hint="cs"/>
          <w:rtl/>
        </w:rPr>
        <w:t>'</w:t>
      </w:r>
      <w:ins w:id="90969" w:author="Claude - סמנטי" w:date="2026-10-11T12:28:21Z">
        <w:r>
          <w:rPr>
            <w:rStyle w:val="afffff0"/>
            <w:rtl/>
          </w:rPr>
          <w:t xml:space="preserve">וְרֵאשִׁית עֲרִיסוֹתֵיכֶם תִּתְּנוּ לַכֹּהֵן לְהָנִיחַ בְּרָכָה אֶל בֵּיתֶךָ</w:t>
        </w:r>
      </w:ins>
      <w:del w:id="90970" w:author="Claude - סמנטי" w:date="2026-10-11T12:28:21Z">
        <w:r w:rsidRPr="009C3FED">
          <w:rPr>
            <w:rStyle w:val="afffff0"/>
            <w:rtl/>
          </w:rPr>
          <w:delText xml:space="preserve">וראשית עריסותיכם תתנו לכהן להניח ברכה אל ביתך</w:delText>
        </w:r>
      </w:del>
      <w:r w:rsidRPr="009C3FED">
        <w:rPr>
          <w:rStyle w:val="afffff0"/>
          <w:rFonts w:hint="cs"/>
          <w:rtl/>
        </w:rPr>
        <w:t>'</w:t>
      </w:r>
      <w:r w:rsidRPr="009C3FED">
        <w:rPr>
          <w:rStyle w:val="afffff0"/>
          <w:rtl/>
        </w:rPr>
        <w:t>.</w:t>
      </w:r>
    </w:p>
    <w:p w:rsidR="00E9703F" w:rsidRPr="006F178A" w:rsidRDefault="00E9703F" w:rsidP="00E9703F">
      <w:pPr>
        <w:rPr>
          <w:rtl/>
        </w:rPr>
      </w:pPr>
      <w:r w:rsidRPr="006F178A">
        <w:rPr>
          <w:rStyle w:val="afffe"/>
          <w:rFonts w:ascii="Fb Fontext" w:hAnsi="Fb Fontext"/>
          <w:rtl/>
        </w:rPr>
        <w:t xml:space="preserve">בעון ביטול תרומות </w:t>
      </w:r>
      <w:ins w:id="94447" w:author="קלוד" w:date="2026-10-11T13:11:34Z">
        <w:r>
          <w:rPr>
            <w:rStyle w:val="afffe"/>
            <w:rFonts w:ascii="Fb Fontext" w:hAnsi="Fb Fontext"/>
            <w:rtl/>
          </w:rPr>
          <w:t xml:space="preserve">ומעשרות -</w:t>
        </w:r>
      </w:ins>
      <w:del w:id="94448" w:author="קלוד" w:date="2026-10-11T13:11:34Z">
        <w:r w:rsidRPr="006F178A">
          <w:rPr>
            <w:rStyle w:val="afffe"/>
            <w:rFonts w:ascii="Fb Fontext" w:hAnsi="Fb Fontext"/>
            <w:rtl/>
          </w:rPr>
          <w:delText xml:space="preserve">ומעשרות</w:delText>
        </w:r>
        <w:r w:rsidRPr="006F178A">
          <w:rPr>
            <w:rFonts w:hint="cs"/>
            <w:rtl/>
          </w:rPr>
          <w:delText xml:space="preserve">-</w:delText>
        </w:r>
      </w:del>
      <w:r>
        <w:rPr>
          <w:rFonts w:hint="cs"/>
          <w:rtl/>
        </w:rPr>
        <w:t xml:space="preserve"> </w:t>
      </w:r>
      <w:r w:rsidRPr="006F178A">
        <w:rPr>
          <w:rtl/>
        </w:rPr>
        <w:t xml:space="preserve">שמים נעצרין מלהוריד טל ומטר, והיוקר </w:t>
      </w:r>
      <w:ins w:id="95403" w:author="מנוע מכני" w:date="2026-10-11T12:04:39Z">
        <w:ins w:id="94445" w:author="קלוד" w:date="2026-10-11T13:11:34Z">
          <w:r>
            <w:rPr>
              <w:rtl/>
            </w:rPr>
            <w:t xml:space="preserve">הווה,</w:t>
          </w:r>
        </w:ins>
        <w:del w:id="94446" w:author="קלוד" w:date="2026-10-11T13:11:34Z">
          <w:r>
            <w:rPr>
              <w:rtl/>
            </w:rPr>
            <w:delText xml:space="preserve">היה</w:delText>
          </w:r>
          <w:r w:rsidRPr="006F178A">
            <w:rPr>
              <w:rtl/>
            </w:rPr>
            <w:delText xml:space="preserve">,</w:delText>
          </w:r>
        </w:del>
      </w:ins>
      <w:del w:id="95404" w:author="מנוע מכני" w:date="2026-10-11T12:04:39Z">
        <w:r w:rsidRPr="006F178A">
          <w:rPr>
            <w:rtl/>
          </w:rPr>
          <w:delText xml:space="preserve">הוה</w:delText>
        </w:r>
      </w:del>
      <w:r w:rsidRPr="006F178A">
        <w:rPr>
          <w:rtl/>
        </w:rPr>
        <w:t xml:space="preserve"> והשכר אבד, ובני אדם רצין אחר פרנסתן ואין מגיעין, </w:t>
      </w:r>
      <w:r>
        <w:rPr>
          <w:rtl/>
        </w:rPr>
        <w:t>שנא'</w:t>
      </w:r>
      <w:r w:rsidRPr="00784B8D">
        <w:rPr>
          <w:rStyle w:val="afffff0"/>
          <w:rtl/>
        </w:rPr>
        <w:t xml:space="preserve"> </w:t>
      </w:r>
      <w:r w:rsidRPr="00784B8D">
        <w:rPr>
          <w:rStyle w:val="afffff0"/>
          <w:rFonts w:hint="cs"/>
          <w:rtl/>
        </w:rPr>
        <w:t>'</w:t>
      </w:r>
      <w:r w:rsidRPr="00784B8D">
        <w:rPr>
          <w:rStyle w:val="afffff0"/>
          <w:rtl/>
        </w:rPr>
        <w:t>ציה גם חם יגזלו מימי שלג שאול חטאו</w:t>
      </w:r>
      <w:r w:rsidRPr="00784B8D">
        <w:rPr>
          <w:rStyle w:val="afffff0"/>
          <w:rFonts w:hint="cs"/>
          <w:rtl/>
        </w:rPr>
        <w:t>'</w:t>
      </w:r>
      <w:r w:rsidRPr="00784B8D">
        <w:rPr>
          <w:rStyle w:val="afffff0"/>
          <w:rtl/>
        </w:rPr>
        <w:t>.</w:t>
      </w:r>
    </w:p>
    <w:p w:rsidR="00E9703F" w:rsidRPr="00B3644D" w:rsidRDefault="00E9703F" w:rsidP="00E9703F">
      <w:pPr>
        <w:rPr>
          <w:spacing w:val="-8"/>
          <w:rtl/>
        </w:rPr>
      </w:pPr>
      <w:ins w:id="94455" w:author="קלוד" w:date="2026-10-11T13:11:34Z">
        <w:r>
          <w:rPr>
            <w:rStyle w:val="2fb"/>
            <w:spacing w:val="-8"/>
            <w:rtl/>
          </w:rPr>
          <w:t xml:space="preserve">וכתדר"י:</w:t>
        </w:r>
      </w:ins>
      <w:del w:id="94456" w:author="קלוד" w:date="2026-10-11T13:11:34Z">
        <w:r w:rsidRPr="00B3644D">
          <w:rPr>
            <w:rStyle w:val="2fb"/>
            <w:spacing w:val="-8"/>
            <w:rtl/>
          </w:rPr>
          <w:delText xml:space="preserve">וכתדר"י</w:delText>
        </w:r>
      </w:del>
      <w:r w:rsidRPr="00B3644D">
        <w:rPr>
          <w:spacing w:val="-8"/>
          <w:rtl/>
        </w:rPr>
        <w:t xml:space="preserve"> </w:t>
      </w:r>
      <w:ins w:id="94453" w:author="קלוד" w:date="2026-10-11T13:11:34Z">
        <w:r>
          <w:rPr>
            <w:spacing w:val="-8"/>
            <w:rtl/>
          </w:rPr>
          <w:t xml:space="preserve">בשביל</w:t>
        </w:r>
      </w:ins>
      <w:del w:id="94454" w:author="קלוד" w:date="2026-10-11T13:11:34Z">
        <w:r w:rsidRPr="00B3644D">
          <w:rPr>
            <w:spacing w:val="-8"/>
            <w:rtl/>
          </w:rPr>
          <w:delText xml:space="preserve">דבשביל</w:delText>
        </w:r>
      </w:del>
      <w:r w:rsidRPr="00B3644D">
        <w:rPr>
          <w:spacing w:val="-8"/>
          <w:rtl/>
        </w:rPr>
        <w:t xml:space="preserve"> דברים שצויתי אתכם בימות החמה</w:t>
      </w:r>
      <w:ins w:id="94451" w:author="קלוד" w:date="2026-10-11T13:11:34Z">
        <w:r>
          <w:rPr>
            <w:spacing w:val="-8"/>
            <w:rtl/>
          </w:rPr>
          <w:t xml:space="preserve"> </w:t>
        </w:r>
        <w:r>
          <w:rPr>
            <w:rStyle w:val="afffffe"/>
            <w:spacing w:val="-8"/>
            <w:rtl/>
          </w:rPr>
          <w:t xml:space="preserve">תרומות ומעשרות</w:t>
        </w:r>
        <w:r>
          <w:rPr>
            <w:spacing w:val="-8"/>
            <w:rtl/>
          </w:rPr>
          <w:t xml:space="preserve"> </w:t>
        </w:r>
      </w:ins>
      <w:del w:id="94452" w:author="קלוד" w:date="2026-10-11T13:11:34Z">
        <w:r w:rsidRPr="00B3644D">
          <w:rPr>
            <w:spacing w:val="-8"/>
            <w:rtl/>
          </w:rPr>
          <w:delText xml:space="preserve"> </w:delText>
        </w:r>
      </w:del>
      <w:r w:rsidRPr="00B3644D">
        <w:rPr>
          <w:spacing w:val="-8"/>
          <w:rtl/>
        </w:rPr>
        <w:t xml:space="preserve">ולא </w:t>
      </w:r>
      <w:ins w:id="94449" w:author="קלוד" w:date="2026-10-11T13:11:34Z">
        <w:r>
          <w:rPr>
            <w:spacing w:val="-8"/>
            <w:rtl/>
          </w:rPr>
          <w:t xml:space="preserve">עשיתם,</w:t>
        </w:r>
      </w:ins>
      <w:del w:id="94450" w:author="קלוד" w:date="2026-10-11T13:11:34Z">
        <w:r w:rsidRPr="00B3644D">
          <w:rPr>
            <w:spacing w:val="-8"/>
            <w:rtl/>
          </w:rPr>
          <w:delText xml:space="preserve">עשיתם</w:delText>
        </w:r>
      </w:del>
      <w:r w:rsidRPr="00B3644D">
        <w:rPr>
          <w:spacing w:val="-8"/>
          <w:rtl/>
        </w:rPr>
        <w:t xml:space="preserve"> יגזלו מכם מימי שלג בימות הגשמים.</w:t>
      </w:r>
    </w:p>
    <w:p w:rsidR="00E9703F" w:rsidRPr="006F178A" w:rsidRDefault="00E9703F" w:rsidP="00E9703F">
      <w:pPr>
        <w:rPr>
          <w:rtl/>
        </w:rPr>
      </w:pPr>
      <w:r w:rsidRPr="006F178A">
        <w:rPr>
          <w:rFonts w:ascii="Fb Fontext" w:hAnsi="Fb Fontext"/>
          <w:sz w:val="20"/>
          <w:rtl/>
        </w:rPr>
        <w:t xml:space="preserve">ואם נותנין - מתברכין, </w:t>
      </w:r>
      <w:r>
        <w:rPr>
          <w:rFonts w:ascii="Fb Fontext" w:hAnsi="Fb Fontext"/>
          <w:sz w:val="20"/>
          <w:rtl/>
        </w:rPr>
        <w:t>שנא'</w:t>
      </w:r>
      <w:r w:rsidRPr="00784B8D">
        <w:rPr>
          <w:rStyle w:val="afffff0"/>
          <w:rtl/>
        </w:rPr>
        <w:t xml:space="preserve"> </w:t>
      </w:r>
      <w:r w:rsidRPr="00784B8D">
        <w:rPr>
          <w:rStyle w:val="afffff0"/>
          <w:rFonts w:hint="cs"/>
          <w:rtl/>
        </w:rPr>
        <w:t>'</w:t>
      </w:r>
      <w:ins w:id="90971" w:author="Claude - סמנטי" w:date="2026-10-11T12:28:21Z">
        <w:r>
          <w:rPr>
            <w:rStyle w:val="afffff0"/>
            <w:rtl/>
          </w:rPr>
          <w:t xml:space="preserve">הָבִיאוּ אֶת כָּל הַמַּעֲשֵׂר אֶל בֵּית הָאוֹצָר וִיהִי טֶרֶף בְּבֵיתִי וּבְחָנוּנִי נָא בְּזֹאת אָמַר ה</w:t>
        </w:r>
      </w:ins>
      <w:del w:id="90972" w:author="Claude - סמנטי" w:date="2026-10-11T12:28:21Z">
        <w:r w:rsidRPr="00784B8D">
          <w:rPr>
            <w:rStyle w:val="afffff0"/>
            <w:rtl/>
          </w:rPr>
          <w:delText xml:space="preserve">הביאו את כל המעשר אל בית האוצר ויהי טרף בביתי ובחנוני נא בזאת </w:delText>
        </w:r>
        <w:r w:rsidRPr="00784B8D">
          <w:rPr>
            <w:rStyle w:val="afffff0"/>
            <w:rtl/>
          </w:rPr>
          <w:delText xml:space="preserve">אמר</w:delText>
        </w:r>
        <w:r w:rsidRPr="00784B8D">
          <w:rPr>
            <w:rStyle w:val="afffff0"/>
            <w:rtl/>
          </w:rPr>
          <w:delText xml:space="preserve"> </w:delText>
        </w:r>
        <w:r>
          <w:rPr>
            <w:rStyle w:val="afffff0"/>
            <w:rtl/>
          </w:rPr>
          <w:delText xml:space="preserve">ה</w:delText>
        </w:r>
      </w:del>
      <w:r>
        <w:rPr>
          <w:rStyle w:val="afffff0"/>
          <w:rtl/>
        </w:rPr>
        <w:t xml:space="preserve">'</w:t>
      </w:r>
      <w:r w:rsidRPr="00784B8D">
        <w:rPr>
          <w:rStyle w:val="afffff0"/>
          <w:rtl/>
        </w:rPr>
        <w:t xml:space="preserve"> צבאות אם </w:t>
      </w:r>
      <w:r w:rsidRPr="00784B8D">
        <w:rPr>
          <w:rStyle w:val="afffff0"/>
          <w:rtl/>
        </w:rPr>
        <w:t xml:space="preserve">לא</w:t>
      </w:r>
      <w:r w:rsidRPr="00784B8D">
        <w:rPr>
          <w:rStyle w:val="afffff0"/>
          <w:rtl/>
        </w:rPr>
        <w:t xml:space="preserve"> אפתח לכם את ארובות השמים והריקתי לכם ברכה עד בלי די</w:t>
      </w:r>
      <w:r w:rsidRPr="00784B8D">
        <w:rPr>
          <w:rStyle w:val="afffff0"/>
          <w:rFonts w:hint="cs"/>
          <w:rtl/>
        </w:rPr>
        <w:t>'</w:t>
      </w:r>
      <w:r w:rsidRPr="00784B8D">
        <w:rPr>
          <w:rStyle w:val="afffff0"/>
          <w:rtl/>
        </w:rPr>
        <w:t xml:space="preserve"> </w:t>
      </w:r>
      <w:ins w:id="94459" w:author="קלוד" w:date="2026-10-11T13:11:34Z">
        <w:r>
          <w:rPr>
            <w:rStyle w:val="2fb"/>
            <w:rFonts w:ascii="Fb Fontext" w:hAnsi="Fb Fontext"/>
            <w:sz w:val="20"/>
            <w:rtl/>
          </w:rPr>
          <w:t xml:space="preserve">-</w:t>
        </w:r>
      </w:ins>
      <w:del w:id="94460" w:author="קלוד" w:date="2026-10-11T13:11:34Z">
        <w:r w:rsidRPr="006F178A">
          <w:rPr>
            <w:rStyle w:val="2fb"/>
            <w:rFonts w:ascii="Fb Fontext" w:hAnsi="Fb Fontext"/>
            <w:sz w:val="20"/>
            <w:rtl/>
          </w:rPr>
          <w:delText xml:space="preserve">כדרב</w:delText>
        </w:r>
      </w:del>
      <w:r w:rsidRPr="006F178A">
        <w:rPr>
          <w:rFonts w:ascii="Fb Fontext" w:hAnsi="Fb Fontext"/>
          <w:sz w:val="20"/>
          <w:rtl/>
        </w:rPr>
        <w:t xml:space="preserve"> </w:t>
      </w:r>
      <w:ins w:id="94457" w:author="קלוד" w:date="2026-10-11T13:11:34Z">
        <w:r>
          <w:rPr>
            <w:rFonts w:ascii="Fb Fontext" w:hAnsi="Fb Fontext"/>
            <w:sz w:val="20"/>
            <w:rtl/>
          </w:rPr>
          <w:t xml:space="preserve">כדרב: עד</w:t>
        </w:r>
      </w:ins>
      <w:del w:id="94458" w:author="קלוד" w:date="2026-10-11T13:11:34Z">
        <w:r w:rsidRPr="006F178A">
          <w:rPr>
            <w:rFonts w:ascii="Fb Fontext" w:hAnsi="Fb Fontext"/>
            <w:sz w:val="20"/>
            <w:rtl/>
          </w:rPr>
          <w:delText xml:space="preserve">דעד</w:delText>
        </w:r>
      </w:del>
      <w:r w:rsidRPr="006F178A">
        <w:rPr>
          <w:rFonts w:ascii="Fb Fontext" w:hAnsi="Fb Fontext"/>
          <w:sz w:val="20"/>
          <w:rtl/>
        </w:rPr>
        <w:t xml:space="preserve"> שיבלו שפתותיכם מלומר די.</w:t>
      </w:r>
    </w:p>
    <w:p w:rsidR="00E9703F" w:rsidRDefault="00E9703F" w:rsidP="00E9703F">
      <w:pPr>
        <w:rPr>
          <w:rFonts w:ascii="Fb Fontext" w:hAnsi="Fb Fontext"/>
          <w:rtl/>
        </w:rPr>
      </w:pPr>
      <w:r w:rsidRPr="006F178A">
        <w:rPr>
          <w:rStyle w:val="afffe"/>
          <w:rFonts w:ascii="Fb Fontext" w:hAnsi="Fb Fontext"/>
          <w:rtl/>
        </w:rPr>
        <w:t>בעון גזל</w:t>
      </w:r>
      <w:r w:rsidRPr="006F178A">
        <w:rPr>
          <w:rFonts w:ascii="Fb Fontext" w:hAnsi="Fb Fontext"/>
          <w:rtl/>
        </w:rPr>
        <w:t xml:space="preserve"> </w:t>
      </w:r>
      <w:r w:rsidRPr="006F178A">
        <w:rPr>
          <w:rFonts w:ascii="Fb Fontext" w:hAnsi="Fb Fontext" w:hint="cs"/>
          <w:rtl/>
        </w:rPr>
        <w:t xml:space="preserve">- </w:t>
      </w:r>
      <w:ins w:id="94461" w:author="קלוד" w:date="2026-10-11T13:11:34Z">
        <w:r>
          <w:rPr>
            <w:rFonts w:ascii="Fb Fontext" w:hAnsi="Fb Fontext"/>
            <w:rtl/>
          </w:rPr>
          <w:t xml:space="preserve">הגובאי </w:t>
        </w:r>
        <w:r>
          <w:rPr>
            <w:rStyle w:val="afffffe"/>
            <w:rFonts w:ascii="Fb Fontext" w:hAnsi="Fb Fontext"/>
            <w:rtl/>
          </w:rPr>
          <w:t xml:space="preserve">הוא הארבה</w:t>
        </w:r>
      </w:ins>
      <w:del w:id="94462" w:author="קלוד" w:date="2026-10-11T13:11:34Z">
        <w:r w:rsidRPr="006F178A">
          <w:rPr>
            <w:rFonts w:ascii="Fb Fontext" w:hAnsi="Fb Fontext"/>
            <w:rtl/>
          </w:rPr>
          <w:delText xml:space="preserve">הגובאי</w:delText>
        </w:r>
      </w:del>
      <w:r w:rsidRPr="006F178A">
        <w:rPr>
          <w:rFonts w:ascii="Fb Fontext" w:hAnsi="Fb Fontext"/>
          <w:rtl/>
        </w:rPr>
        <w:t xml:space="preserve"> עולה, והרעב הווה, ובני אדם אוכלים בשר בניהן ובנותיהן,</w:t>
      </w:r>
    </w:p>
    <w:p w:rsidR="00E9703F" w:rsidRPr="00805615" w:rsidRDefault="00E9703F" w:rsidP="00E9703F">
      <w:pPr>
        <w:rPr>
          <w:rStyle w:val="afffff0"/>
          <w:rtl/>
        </w:rPr>
      </w:pPr>
      <w:r>
        <w:rPr>
          <w:rtl/>
        </w:rPr>
        <w:t>שנא'</w:t>
      </w:r>
      <w:r w:rsidRPr="00805615">
        <w:rPr>
          <w:rStyle w:val="afffff0"/>
          <w:rtl/>
        </w:rPr>
        <w:t xml:space="preserve"> </w:t>
      </w:r>
      <w:r w:rsidRPr="00805615">
        <w:rPr>
          <w:rStyle w:val="afffff0"/>
          <w:rFonts w:hint="cs"/>
          <w:rtl/>
        </w:rPr>
        <w:t>'</w:t>
      </w:r>
      <w:ins w:id="90153" w:author="Claude - סמנטי" w:date="2026-10-11T12:28:21Z">
        <w:r>
          <w:rPr>
            <w:rStyle w:val="afffff0"/>
            <w:rtl/>
          </w:rPr>
          <w:t xml:space="preserve">שִׁמְעוּ הַדָּבָר הַזֶּה פָּרוֹת הַבָּשָׁן אֲשֶׁר בְּהַר שֹׁמְרוֹן הָעֹשְׁקוֹת דַּלִּים הָרֹצְצוֹת אֶבְיוֹנִים</w:t>
        </w:r>
      </w:ins>
      <w:del w:id="90154" w:author="Claude - סמנטי" w:date="2026-10-11T12:28:21Z">
        <w:r w:rsidRPr="00805615">
          <w:rPr>
            <w:rStyle w:val="afffff0"/>
            <w:rtl/>
          </w:rPr>
          <w:delText xml:space="preserve">שמעו הדבר הזה פרות הבשן אשר בהר שמרון העשקות דלים הר</w:delText>
        </w:r>
        <w:r w:rsidRPr="00805615">
          <w:rPr>
            <w:rStyle w:val="afffff0"/>
            <w:rFonts w:hint="cs"/>
            <w:rtl/>
          </w:rPr>
          <w:delText xml:space="preserve">צ</w:delText>
        </w:r>
        <w:r w:rsidRPr="00805615">
          <w:rPr>
            <w:rStyle w:val="afffff0"/>
            <w:rtl/>
          </w:rPr>
          <w:delText xml:space="preserve">צות אביונים</w:delText>
        </w:r>
      </w:del>
      <w:r w:rsidRPr="00805615">
        <w:rPr>
          <w:rStyle w:val="afffff0"/>
          <w:rFonts w:hint="cs"/>
          <w:rtl/>
        </w:rPr>
        <w:t>'</w:t>
      </w:r>
    </w:p>
    <w:p>
      <w:pPr>
        <w:pStyle w:val="38"/>
        <w:rPr>
          <w:ins w:id="97196" w:author="מנוע מכני" w:date="2026-10-11T12:04:39Z"/>
        </w:rPr>
      </w:pPr>
      <w:r w:rsidRPr="00EC3AF0">
        <w:t>רבא:</w:t>
      </w:r>
    </w:p>
    <w:p w:rsidR="00E46213" w:rsidRDefault="00E9703F" w:rsidP="00E9703F">
      <w:pPr>
        <w:rPr>
          <w:rtl/>
        </w:rPr>
      </w:pPr>
      <w:del w:id="97197" w:author="מנוע מכני" w:date="2026-10-11T12:04:39Z">
        <w:r w:rsidRPr="006F178A">
          <w:rPr>
            <w:rFonts w:ascii="Fb Fontext" w:hAnsi="Fb Fontext"/>
            <w:sz w:val="20"/>
            <w:rtl/>
          </w:rPr>
          <w:delText xml:space="preserve"> </w:delText>
        </w:r>
      </w:del>
      <w:r w:rsidRPr="00E46213">
        <w:rPr>
          <w:rFonts w:ascii="Fb Fontext" w:hAnsi="Fb Fontext"/>
          <w:b/>
          <w:bCs/>
          <w:sz w:val="20"/>
          <w:rtl/>
        </w:rPr>
        <w:t>כגון</w:t>
      </w:r>
      <w:r w:rsidRPr="006F178A">
        <w:rPr>
          <w:rFonts w:ascii="Fb Fontext" w:hAnsi="Fb Fontext"/>
          <w:sz w:val="20"/>
          <w:rtl/>
        </w:rPr>
        <w:t xml:space="preserve"> </w:t>
      </w:r>
      <w:ins w:id="92523" w:author="מנוע מכני" w:date="2026-10-11T12:04:39Z">
        <w:r>
          <w:rPr>
            <w:rFonts w:ascii="Fb Fontext" w:hAnsi="Fb Fontext"/>
            <w:b/>
            <w:bCs/>
            <w:sz w:val="20"/>
            <w:rtl/>
          </w:rPr>
          <w:t xml:space="preserve">אלו</w:t>
        </w:r>
      </w:ins>
      <w:del w:id="92524" w:author="מנוע מכני" w:date="2026-10-11T12:04:39Z">
        <w:r w:rsidRPr="00E46213">
          <w:rPr>
            <w:rFonts w:ascii="Fb Fontext" w:hAnsi="Fb Fontext"/>
            <w:b/>
            <w:bCs/>
            <w:sz w:val="20"/>
            <w:rtl/>
          </w:rPr>
          <w:delText xml:space="preserve">הני</w:delText>
        </w:r>
      </w:del>
      <w:r w:rsidRPr="00E46213">
        <w:rPr>
          <w:rFonts w:ascii="Fb Fontext" w:hAnsi="Fb Fontext"/>
          <w:b/>
          <w:bCs/>
          <w:sz w:val="20"/>
          <w:rtl/>
        </w:rPr>
        <w:t xml:space="preserve"> נשי דמחוזא דאכלן ולא עבדן</w:t>
      </w:r>
      <w:r w:rsidRPr="00E46213">
        <w:rPr>
          <w:rtl/>
        </w:rPr>
        <w:t xml:space="preserve">. </w:t>
      </w:r>
    </w:p>
    <w:p w:rsidR="00E46213" w:rsidRDefault="00E9703F" w:rsidP="00E46213">
      <w:pPr>
        <w:ind w:firstLine="0"/>
        <w:rPr>
          <w:rtl/>
        </w:rPr>
      </w:pPr>
      <w:r w:rsidRPr="00E46213">
        <w:rPr>
          <w:rtl/>
        </w:rPr>
        <w:t>וכתיב</w:t>
      </w:r>
      <w:r w:rsidRPr="00784B8D">
        <w:rPr>
          <w:rStyle w:val="afffff0"/>
          <w:rtl/>
        </w:rPr>
        <w:t xml:space="preserve"> </w:t>
      </w:r>
      <w:r w:rsidRPr="00784B8D">
        <w:rPr>
          <w:rStyle w:val="afffff0"/>
          <w:rFonts w:hint="cs"/>
          <w:rtl/>
        </w:rPr>
        <w:t>'</w:t>
      </w:r>
      <w:ins w:id="90973" w:author="Claude - סמנטי" w:date="2026-10-11T12:28:21Z">
        <w:r>
          <w:rPr>
            <w:rStyle w:val="afffff0"/>
            <w:rtl/>
          </w:rPr>
          <w:t xml:space="preserve">הִכֵּיתִי אֶתְכֶם בַּשִּׁדָּפוֹן וּבַיֵּרָקוֹן הַרְבּוֹת גַּנּוֹתֵיכֶם וְכַרְמֵיכֶם וּתְאֵנֵיכֶם וְזֵיתֵיכֶם יֹאכַל הַגָּזָם</w:t>
        </w:r>
      </w:ins>
      <w:del w:id="90974" w:author="Claude - סמנטי" w:date="2026-10-11T12:28:21Z">
        <w:r w:rsidRPr="00784B8D">
          <w:rPr>
            <w:rStyle w:val="afffff0"/>
            <w:rtl/>
          </w:rPr>
          <w:delText xml:space="preserve">הכיתי אתכם בשדפון ובירקון הרבות גנותיכם וכרמיכם ותאניכם וזיתיכם יאכל הגזם</w:delText>
        </w:r>
      </w:del>
      <w:r w:rsidRPr="00784B8D">
        <w:rPr>
          <w:rStyle w:val="afffff0"/>
          <w:rFonts w:hint="cs"/>
          <w:rtl/>
        </w:rPr>
        <w:t>'</w:t>
      </w:r>
      <w:r w:rsidRPr="00784B8D">
        <w:rPr>
          <w:rStyle w:val="afffff0"/>
          <w:rtl/>
        </w:rPr>
        <w:t xml:space="preserve"> </w:t>
      </w:r>
    </w:p>
    <w:p w:rsidR="00E46213" w:rsidRDefault="00E9703F" w:rsidP="00E46213">
      <w:pPr>
        <w:ind w:firstLine="0"/>
        <w:rPr>
          <w:rtl/>
        </w:rPr>
      </w:pPr>
      <w:r w:rsidRPr="00E46213">
        <w:rPr>
          <w:rtl/>
        </w:rPr>
        <w:t>וכתיב</w:t>
      </w:r>
      <w:r w:rsidRPr="00784B8D">
        <w:rPr>
          <w:rStyle w:val="afffff0"/>
          <w:rtl/>
        </w:rPr>
        <w:t xml:space="preserve"> </w:t>
      </w:r>
      <w:r w:rsidRPr="00784B8D">
        <w:rPr>
          <w:rStyle w:val="afffff0"/>
          <w:rFonts w:hint="cs"/>
          <w:rtl/>
        </w:rPr>
        <w:t>'</w:t>
      </w:r>
      <w:r w:rsidRPr="00784B8D">
        <w:rPr>
          <w:rStyle w:val="afffff0"/>
          <w:rtl/>
        </w:rPr>
        <w:t>יתר הגזם אכל הארבה ויתר הארבה אכל הילק ויתר הילק אכל החסיל</w:t>
      </w:r>
      <w:r w:rsidRPr="00784B8D">
        <w:rPr>
          <w:rStyle w:val="afffff0"/>
          <w:rFonts w:hint="cs"/>
          <w:rtl/>
        </w:rPr>
        <w:t>'</w:t>
      </w:r>
      <w:r w:rsidRPr="00784B8D">
        <w:rPr>
          <w:rStyle w:val="afffff0"/>
          <w:rtl/>
        </w:rPr>
        <w:t xml:space="preserve"> </w:t>
      </w:r>
    </w:p>
    <w:p w:rsidR="00E9703F" w:rsidRPr="006F178A" w:rsidRDefault="00E9703F" w:rsidP="00E46213">
      <w:pPr>
        <w:ind w:firstLine="0"/>
        <w:rPr>
          <w:rtl/>
        </w:rPr>
      </w:pPr>
      <w:r w:rsidRPr="00E46213">
        <w:rPr>
          <w:rtl/>
        </w:rPr>
        <w:t>וכתיב</w:t>
      </w:r>
      <w:r w:rsidRPr="00784B8D">
        <w:rPr>
          <w:rStyle w:val="afffff0"/>
          <w:rtl/>
        </w:rPr>
        <w:t xml:space="preserve"> </w:t>
      </w:r>
      <w:r w:rsidRPr="00784B8D">
        <w:rPr>
          <w:rStyle w:val="afffff0"/>
          <w:rFonts w:hint="cs"/>
          <w:rtl/>
        </w:rPr>
        <w:t>'</w:t>
      </w:r>
      <w:r w:rsidRPr="00784B8D">
        <w:rPr>
          <w:rStyle w:val="afffff0"/>
          <w:rtl/>
        </w:rPr>
        <w:t>ויגזר על ימין ורעב ויאכל על שמאל ולא שבעו איש בשר זרעו יאכלו</w:t>
      </w:r>
      <w:r w:rsidRPr="00784B8D">
        <w:rPr>
          <w:rStyle w:val="afffff0"/>
          <w:rFonts w:hint="cs"/>
          <w:rtl/>
        </w:rPr>
        <w:t>'</w:t>
      </w:r>
      <w:r w:rsidRPr="00784B8D">
        <w:rPr>
          <w:rStyle w:val="afffff0"/>
          <w:rtl/>
        </w:rPr>
        <w:t>,</w:t>
      </w:r>
      <w:r w:rsidRPr="006F178A">
        <w:rPr>
          <w:rFonts w:ascii="Fb Fontext" w:hAnsi="Fb Fontext"/>
          <w:sz w:val="20"/>
          <w:rtl/>
        </w:rPr>
        <w:t xml:space="preserve"> אל תקרי</w:t>
      </w:r>
      <w:r w:rsidRPr="00784B8D">
        <w:rPr>
          <w:rStyle w:val="afffff0"/>
          <w:rtl/>
        </w:rPr>
        <w:t xml:space="preserve"> </w:t>
      </w:r>
      <w:r w:rsidRPr="00784B8D">
        <w:rPr>
          <w:rStyle w:val="afffff0"/>
          <w:rFonts w:hint="cs"/>
          <w:rtl/>
        </w:rPr>
        <w:t>'</w:t>
      </w:r>
      <w:r w:rsidRPr="00784B8D">
        <w:rPr>
          <w:rStyle w:val="afffff0"/>
          <w:rtl/>
        </w:rPr>
        <w:t>בשר זרעו</w:t>
      </w:r>
      <w:r w:rsidRPr="00784B8D">
        <w:rPr>
          <w:rStyle w:val="afffff0"/>
          <w:rFonts w:hint="cs"/>
          <w:rtl/>
        </w:rPr>
        <w:t>'</w:t>
      </w:r>
      <w:r w:rsidRPr="00784B8D">
        <w:rPr>
          <w:rStyle w:val="afffff0"/>
          <w:rtl/>
        </w:rPr>
        <w:t xml:space="preserve"> </w:t>
      </w:r>
      <w:r w:rsidRPr="006F178A">
        <w:rPr>
          <w:rFonts w:ascii="Fb Fontext" w:hAnsi="Fb Fontext"/>
          <w:sz w:val="20"/>
          <w:rtl/>
        </w:rPr>
        <w:t>אלא בשר ז</w:t>
      </w:r>
      <w:r w:rsidRPr="006F178A">
        <w:rPr>
          <w:rFonts w:ascii="Fb Fontext" w:hAnsi="Fb Fontext" w:hint="cs"/>
          <w:sz w:val="20"/>
          <w:rtl/>
        </w:rPr>
        <w:t>ר</w:t>
      </w:r>
      <w:r w:rsidRPr="006F178A">
        <w:rPr>
          <w:rFonts w:ascii="Fb Fontext" w:hAnsi="Fb Fontext"/>
          <w:sz w:val="20"/>
          <w:rtl/>
        </w:rPr>
        <w:t>עו.</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לג.</w:t>
      </w:r>
    </w:p>
    <w:p w:rsidR="00E46213" w:rsidRPr="00E46213" w:rsidRDefault="00E9703F" w:rsidP="00E9703F">
      <w:pPr>
        <w:pStyle w:val="afffff"/>
        <w:rPr>
          <w:rFonts w:ascii="BA Fontov Regular" w:hAnsi="BA Fontov Regular" w:cs="FrankRuehl"/>
          <w:spacing w:val="-2"/>
          <w:szCs w:val="20"/>
          <w:rtl/>
        </w:rPr>
      </w:pPr>
      <w:r w:rsidRPr="00E46213">
        <w:rPr>
          <w:rFonts w:ascii="BA Fontov Regular" w:hAnsi="BA Fontov Regular" w:cs="FrankRuehl"/>
          <w:b/>
          <w:bCs/>
          <w:spacing w:val="-2"/>
          <w:szCs w:val="20"/>
          <w:rtl/>
        </w:rPr>
        <w:t>בעון עינוי הדין ועיוות הדין וקלקול הדין וביטול תורה</w:t>
      </w:r>
      <w:r w:rsidRPr="00E46213">
        <w:rPr>
          <w:rFonts w:ascii="BA Fontov Regular" w:hAnsi="BA Fontov Regular" w:cs="FrankRuehl"/>
          <w:spacing w:val="-2"/>
          <w:szCs w:val="20"/>
          <w:rtl/>
        </w:rPr>
        <w:t xml:space="preserve"> חרב וביזה רבה, ודבר ובצורת בא, ובני אדם אוכלין ואינן שבעין, ואוכלין לחמם במשקל</w:t>
      </w:r>
      <w:r>
        <w:rPr>
          <w:spacing w:val="-2"/>
          <w:rtl/>
        </w:rPr>
        <w:t xml:space="preserve">, ד'</w:t>
      </w:r>
      <w:r>
        <w:rPr>
          <w:rStyle w:val="afffff0"/>
          <w:spacing w:val="-2"/>
          <w:rtl/>
          <w:rPrChange w:id="9026" w:author="מנוע פסוקים" w:date="2026-10-11T09:34:00Z">
            <w:rPr>
              <w:spacing w:val="-2"/>
              <w:rtl/>
            </w:rPr>
          </w:rPrChange>
        </w:rPr>
        <w:t xml:space="preserve">והבאתי עליכם חרב נקמת נקם ברית</w:t>
      </w:r>
      <w:r>
        <w:rPr>
          <w:spacing w:val="-2"/>
          <w:rtl/>
        </w:rPr>
        <w:t xml:space="preserve"> וגו'. </w:t>
      </w:r>
    </w:p>
    <w:p w:rsidR="00E46213" w:rsidRDefault="00E9703F" w:rsidP="00E46213">
      <w:pPr>
        <w:pStyle w:val="afffff"/>
        <w:ind w:firstLine="0"/>
        <w:rPr>
          <w:rtl/>
        </w:rPr>
      </w:pPr>
      <w:r w:rsidRPr="00E46213">
        <w:rPr>
          <w:rFonts w:ascii="BA Fontov Regular" w:hAnsi="BA Fontov Regular" w:cs="FrankRuehl"/>
          <w:spacing w:val="0"/>
          <w:szCs w:val="20"/>
          <w:rtl/>
        </w:rPr>
        <w:t>ואין ברית אלא תורה</w:t>
      </w:r>
      <w:r w:rsidRPr="006061D7">
        <w:rPr>
          <w:rtl/>
        </w:rPr>
        <w:t xml:space="preserve">, </w:t>
      </w:r>
      <w:r>
        <w:rPr>
          <w:rtl/>
        </w:rPr>
        <w:t>שנא'</w:t>
      </w:r>
      <w:r w:rsidRPr="00806933">
        <w:rPr>
          <w:rStyle w:val="afffff0"/>
          <w:rtl/>
        </w:rPr>
        <w:t xml:space="preserve"> </w:t>
      </w:r>
      <w:r w:rsidRPr="00806933">
        <w:rPr>
          <w:rStyle w:val="afffff0"/>
          <w:rFonts w:hint="cs"/>
          <w:rtl/>
        </w:rPr>
        <w:t>'</w:t>
      </w:r>
      <w:r w:rsidRPr="00806933">
        <w:rPr>
          <w:rStyle w:val="afffff0"/>
          <w:rtl/>
        </w:rPr>
        <w:t xml:space="preserve">אם לא בריתי יומם ולילה </w:t>
      </w:r>
      <w:r>
        <w:rPr>
          <w:rStyle w:val="afffff0"/>
          <w:rtl/>
        </w:rPr>
        <w:t>וגו'</w:t>
      </w:r>
      <w:r w:rsidRPr="00806933">
        <w:rPr>
          <w:rStyle w:val="afffff0"/>
          <w:rtl/>
        </w:rPr>
        <w:t xml:space="preserve"> </w:t>
      </w:r>
    </w:p>
    <w:p w:rsidR="00E9703F" w:rsidRPr="006061D7" w:rsidRDefault="00E9703F" w:rsidP="00E46213">
      <w:pPr>
        <w:pStyle w:val="afffff"/>
        <w:ind w:firstLine="0"/>
        <w:rPr>
          <w:rtl/>
        </w:rPr>
      </w:pPr>
      <w:r w:rsidRPr="006061D7">
        <w:rPr>
          <w:rtl/>
        </w:rPr>
        <w:t>וכתיב</w:t>
      </w:r>
      <w:r w:rsidRPr="00806933">
        <w:rPr>
          <w:rStyle w:val="afffff0"/>
          <w:rtl/>
        </w:rPr>
        <w:t xml:space="preserve"> </w:t>
      </w:r>
      <w:r w:rsidRPr="00806933">
        <w:rPr>
          <w:rStyle w:val="afffff0"/>
          <w:rFonts w:hint="cs"/>
          <w:rtl/>
        </w:rPr>
        <w:t>'</w:t>
      </w:r>
      <w:r w:rsidRPr="00806933">
        <w:rPr>
          <w:rStyle w:val="afffff0"/>
          <w:rtl/>
        </w:rPr>
        <w:t xml:space="preserve">בשברי לכם מטה לחם ואפו עשר נשים </w:t>
      </w:r>
      <w:r>
        <w:rPr>
          <w:rStyle w:val="afffff0"/>
          <w:rtl/>
        </w:rPr>
        <w:t>וגו'</w:t>
      </w:r>
      <w:r w:rsidRPr="00806933">
        <w:rPr>
          <w:rStyle w:val="afffff0"/>
          <w:rtl/>
        </w:rPr>
        <w:t xml:space="preserve"> </w:t>
      </w:r>
      <w:r w:rsidRPr="006061D7">
        <w:rPr>
          <w:rtl/>
        </w:rPr>
        <w:t>וכתיב</w:t>
      </w:r>
      <w:r w:rsidRPr="00784B8D">
        <w:rPr>
          <w:rStyle w:val="afffff0"/>
          <w:rtl/>
        </w:rPr>
        <w:t xml:space="preserve"> </w:t>
      </w:r>
      <w:r w:rsidRPr="00784B8D">
        <w:rPr>
          <w:rStyle w:val="afffff0"/>
          <w:rFonts w:hint="cs"/>
          <w:rtl/>
        </w:rPr>
        <w:t>'</w:t>
      </w:r>
      <w:r w:rsidRPr="00784B8D">
        <w:rPr>
          <w:rStyle w:val="afffff0"/>
          <w:rtl/>
        </w:rPr>
        <w:t>יען וביען במשפטי מאסו</w:t>
      </w:r>
      <w:r w:rsidRPr="00784B8D">
        <w:rPr>
          <w:rStyle w:val="afffff0"/>
          <w:rFonts w:hint="cs"/>
          <w:rtl/>
        </w:rPr>
        <w:t>'</w:t>
      </w:r>
      <w:r w:rsidRPr="00784B8D">
        <w:rPr>
          <w:rStyle w:val="afffff0"/>
          <w:rtl/>
        </w:rPr>
        <w:t>.</w:t>
      </w:r>
    </w:p>
    <w:p w:rsidR="00E9703F" w:rsidRPr="006F178A" w:rsidRDefault="00E9703F" w:rsidP="00E9703F">
      <w:pPr>
        <w:rPr>
          <w:rtl/>
        </w:rPr>
      </w:pPr>
      <w:r w:rsidRPr="006F178A">
        <w:rPr>
          <w:rStyle w:val="afffe"/>
          <w:rFonts w:ascii="Fb Fontext" w:hAnsi="Fb Fontext"/>
          <w:rtl/>
        </w:rPr>
        <w:t>בעון שבועת שוא ושבועת שקר וחילול</w:t>
      </w:r>
      <w:r>
        <w:rPr>
          <w:rStyle w:val="afffe"/>
          <w:rFonts w:ascii="Fb Fontext" w:hAnsi="Fb Fontext"/>
          <w:rtl/>
        </w:rPr>
        <w:t xml:space="preserve"> </w:t>
      </w:r>
      <w:ins w:id="94467" w:author="קלוד" w:date="2026-10-11T13:11:34Z">
        <w:r>
          <w:rPr>
            <w:rStyle w:val="afffe"/>
            <w:rFonts w:ascii="Fb Fontext" w:hAnsi="Fb Fontext"/>
            <w:rtl/>
          </w:rPr>
          <w:t xml:space="preserve">ה'</w:t>
        </w:r>
      </w:ins>
      <w:del w:id="94468" w:author="קלוד" w:date="2026-10-11T13:11:34Z">
        <w:r>
          <w:rPr>
            <w:rStyle w:val="afffe"/>
            <w:rFonts w:ascii="Fb Fontext" w:hAnsi="Fb Fontext"/>
            <w:rtl/>
          </w:rPr>
          <w:delText xml:space="preserve">ה'</w:delText>
        </w:r>
        <w:r w:rsidRPr="006F178A">
          <w:rPr>
            <w:rStyle w:val="afffe"/>
            <w:rFonts w:ascii="Fb Fontext" w:hAnsi="Fb Fontext"/>
            <w:rtl/>
          </w:rPr>
          <w:delText xml:space="preserve">,</w:delText>
        </w:r>
      </w:del>
      <w:r w:rsidRPr="006F178A">
        <w:rPr>
          <w:rStyle w:val="afffe"/>
          <w:rFonts w:ascii="Fb Fontext" w:hAnsi="Fb Fontext"/>
          <w:rtl/>
        </w:rPr>
        <w:t xml:space="preserve"> </w:t>
      </w:r>
      <w:ins w:id="94465" w:author="קלוד" w:date="2026-10-11T13:11:34Z">
        <w:r>
          <w:rPr>
            <w:rStyle w:val="afffe"/>
            <w:rFonts w:ascii="Fb Fontext" w:hAnsi="Fb Fontext"/>
            <w:rtl/>
          </w:rPr>
          <w:t xml:space="preserve">וחילול שבת -</w:t>
        </w:r>
      </w:ins>
      <w:del w:id="94466" w:author="קלוד" w:date="2026-10-11T13:11:34Z">
        <w:r w:rsidRPr="006F178A">
          <w:rPr>
            <w:rStyle w:val="afffe"/>
            <w:rFonts w:ascii="Fb Fontext" w:hAnsi="Fb Fontext"/>
            <w:rtl/>
          </w:rPr>
          <w:delText xml:space="preserve">ושבת,</w:delText>
        </w:r>
      </w:del>
      <w:r w:rsidRPr="006F178A">
        <w:rPr>
          <w:rFonts w:ascii="Fb Fontext" w:hAnsi="Fb Fontext"/>
          <w:rtl/>
        </w:rPr>
        <w:t xml:space="preserve"> חיה רעה </w:t>
      </w:r>
      <w:r w:rsidRPr="006F178A">
        <w:rPr>
          <w:rStyle w:val="2fb"/>
          <w:rFonts w:ascii="Fb Fontext" w:hAnsi="Fb Fontext"/>
          <w:rtl/>
        </w:rPr>
        <w:t xml:space="preserve">רבה</w:t>
      </w:r>
      <w:r w:rsidRPr="006F178A">
        <w:rPr>
          <w:rFonts w:ascii="Fb Fontext" w:hAnsi="Fb Fontext"/>
          <w:rtl/>
        </w:rPr>
        <w:t xml:space="preserve">, ובהמה כלה, ובני אדם מתמעטין, והדרכים </w:t>
      </w:r>
      <w:ins w:id="94463" w:author="קלוד" w:date="2026-10-11T13:11:34Z">
        <w:r>
          <w:rPr>
            <w:rFonts w:ascii="Fb Fontext" w:hAnsi="Fb Fontext"/>
            <w:rtl/>
          </w:rPr>
          <w:t xml:space="preserve">משתוממין,</w:t>
        </w:r>
      </w:ins>
      <w:del w:id="94464" w:author="קלוד" w:date="2026-10-11T13:11:34Z">
        <w:r w:rsidRPr="006F178A">
          <w:rPr>
            <w:rFonts w:ascii="Fb Fontext" w:hAnsi="Fb Fontext"/>
            <w:rtl/>
          </w:rPr>
          <w:delText xml:space="preserve">משתוממין</w:delText>
        </w:r>
      </w:del>
      <w:r w:rsidRPr="006F178A">
        <w:rPr>
          <w:rFonts w:ascii="Fb Fontext" w:hAnsi="Fb Fontext"/>
          <w:rtl/>
        </w:rPr>
        <w:t xml:space="preserve"> </w:t>
      </w:r>
      <w:r>
        <w:rPr>
          <w:rFonts w:ascii="Fb Fontext" w:hAnsi="Fb Fontext"/>
          <w:rtl/>
        </w:rPr>
        <w:t>שנא'</w:t>
      </w:r>
      <w:r w:rsidRPr="00784B8D">
        <w:rPr>
          <w:rStyle w:val="afffff0"/>
          <w:rtl/>
        </w:rPr>
        <w:t xml:space="preserve"> </w:t>
      </w:r>
      <w:r w:rsidRPr="00784B8D">
        <w:rPr>
          <w:rStyle w:val="afffff0"/>
          <w:rFonts w:hint="cs"/>
          <w:rtl/>
        </w:rPr>
        <w:t>'</w:t>
      </w:r>
      <w:ins w:id="90975" w:author="Claude - סמנטי" w:date="2026-10-11T12:28:21Z">
        <w:r>
          <w:rPr>
            <w:rStyle w:val="afffff0"/>
            <w:rtl/>
          </w:rPr>
          <w:t xml:space="preserve">וְאִם בְּאֵלֶּה לֹא תִוָּסְרוּ לִי</w:t>
        </w:r>
      </w:ins>
      <w:del w:id="90976" w:author="Claude - סמנטי" w:date="2026-10-11T12:28:21Z">
        <w:r w:rsidRPr="00784B8D">
          <w:rPr>
            <w:rStyle w:val="afffff0"/>
            <w:rtl/>
          </w:rPr>
          <w:delText xml:space="preserve">ואם באלה </w:delText>
        </w:r>
        <w:r w:rsidRPr="00784B8D">
          <w:rPr>
            <w:rStyle w:val="afffff0"/>
            <w:rtl/>
          </w:rPr>
          <w:delText xml:space="preserve">לא</w:delText>
        </w:r>
        <w:r w:rsidRPr="00784B8D">
          <w:rPr>
            <w:rStyle w:val="afffff0"/>
            <w:rtl/>
          </w:rPr>
          <w:delText xml:space="preserve"> תוסרו לי</w:delText>
        </w:r>
      </w:del>
      <w:r w:rsidRPr="00784B8D">
        <w:rPr>
          <w:rStyle w:val="afffff0"/>
          <w:rFonts w:hint="cs"/>
          <w:rtl/>
        </w:rPr>
        <w:t>'</w:t>
      </w:r>
      <w:r w:rsidRPr="00784B8D">
        <w:rPr>
          <w:rStyle w:val="afffff0"/>
          <w:rtl/>
        </w:rPr>
        <w:t xml:space="preserve"> </w:t>
      </w:r>
      <w:r w:rsidRPr="006F178A">
        <w:rPr>
          <w:rFonts w:ascii="Fb Fontext" w:hAnsi="Fb Fontext"/>
          <w:rtl/>
        </w:rPr>
        <w:t>אל תקרי בא</w:t>
      </w:r>
      <w:r w:rsidRPr="006F178A">
        <w:rPr>
          <w:rFonts w:ascii="Fb Fontext" w:hAnsi="Fb Fontext" w:hint="cs"/>
          <w:rtl/>
        </w:rPr>
        <w:t>ֵ</w:t>
      </w:r>
      <w:r w:rsidRPr="006F178A">
        <w:rPr>
          <w:rFonts w:ascii="Fb Fontext" w:hAnsi="Fb Fontext"/>
          <w:rtl/>
        </w:rPr>
        <w:t>ל</w:t>
      </w:r>
      <w:r w:rsidRPr="006F178A">
        <w:rPr>
          <w:rFonts w:ascii="Fb Fontext" w:hAnsi="Fb Fontext" w:hint="cs"/>
          <w:rtl/>
        </w:rPr>
        <w:t>ֶ</w:t>
      </w:r>
      <w:r w:rsidRPr="006F178A">
        <w:rPr>
          <w:rFonts w:ascii="Fb Fontext" w:hAnsi="Fb Fontext"/>
          <w:rtl/>
        </w:rPr>
        <w:t>ה אלא בא</w:t>
      </w:r>
      <w:r w:rsidRPr="006F178A">
        <w:rPr>
          <w:rFonts w:ascii="Fb Fontext" w:hAnsi="Fb Fontext" w:hint="cs"/>
          <w:rtl/>
        </w:rPr>
        <w:t>ָ</w:t>
      </w:r>
      <w:r w:rsidRPr="006F178A">
        <w:rPr>
          <w:rFonts w:ascii="Fb Fontext" w:hAnsi="Fb Fontext"/>
          <w:rtl/>
        </w:rPr>
        <w:t>ל</w:t>
      </w:r>
      <w:r w:rsidRPr="006F178A">
        <w:rPr>
          <w:rFonts w:ascii="Fb Fontext" w:hAnsi="Fb Fontext" w:hint="cs"/>
          <w:rtl/>
        </w:rPr>
        <w:t>ָ</w:t>
      </w:r>
      <w:r w:rsidRPr="006F178A">
        <w:rPr>
          <w:rFonts w:ascii="Fb Fontext" w:hAnsi="Fb Fontext"/>
          <w:rtl/>
        </w:rPr>
        <w:t>ה, וכתיב</w:t>
      </w:r>
      <w:r w:rsidRPr="00806933">
        <w:rPr>
          <w:rStyle w:val="afffff0"/>
          <w:rtl/>
        </w:rPr>
        <w:t xml:space="preserve"> </w:t>
      </w:r>
      <w:r w:rsidRPr="00806933">
        <w:rPr>
          <w:rStyle w:val="afffff0"/>
          <w:rFonts w:hint="cs"/>
          <w:rtl/>
        </w:rPr>
        <w:t>'</w:t>
      </w:r>
      <w:r w:rsidRPr="00806933">
        <w:rPr>
          <w:rStyle w:val="afffff0"/>
          <w:rtl/>
        </w:rPr>
        <w:t xml:space="preserve">והשלחתי בכם את חית השדה </w:t>
      </w:r>
      <w:r>
        <w:rPr>
          <w:rStyle w:val="afffff0"/>
          <w:rtl/>
        </w:rPr>
        <w:t xml:space="preserve">וגו</w:t>
      </w:r>
      <w:r>
        <w:rPr>
          <w:rStyle w:val="afffff0"/>
          <w:rtl/>
        </w:rPr>
        <w:t xml:space="preserve">'</w:t>
      </w:r>
      <w:r w:rsidRPr="00806933">
        <w:rPr>
          <w:rStyle w:val="afffff0"/>
          <w:rtl/>
        </w:rPr>
        <w:t>.</w:t>
      </w:r>
    </w:p>
    <w:p w:rsidR="00E9703F" w:rsidRPr="009757B9" w:rsidRDefault="00E9703F" w:rsidP="00E9703F">
      <w:pPr>
        <w:rPr>
          <w:rFonts w:cs="Guttman Vilna"/>
          <w:b/>
          <w:bCs/>
          <w:rtl/>
        </w:rPr>
      </w:pPr>
      <w:ins w:id="94471" w:author="קלוד" w:date="2026-10-11T13:11:34Z">
        <w:r>
          <w:rPr>
            <w:rtl/>
          </w:rPr>
          <w:t xml:space="preserve">ובשבועת</w:t>
        </w:r>
      </w:ins>
      <w:del w:id="94472" w:author="קלוד" w:date="2026-10-11T13:11:34Z">
        <w:r w:rsidRPr="006F178A">
          <w:rPr>
            <w:rtl/>
          </w:rPr>
          <w:delText xml:space="preserve">וכתיב בשבועת</w:delText>
        </w:r>
      </w:del>
      <w:r w:rsidRPr="006F178A">
        <w:rPr>
          <w:rtl/>
        </w:rPr>
        <w:t xml:space="preserve"> שקר </w:t>
      </w:r>
      <w:ins w:id="94469" w:author="קלוד" w:date="2026-10-11T13:11:34Z">
        <w:r>
          <w:rPr>
            <w:rtl/>
          </w:rPr>
          <w:t xml:space="preserve">כתיב</w:t>
        </w:r>
      </w:ins>
      <w:del w:id="94470" w:author="קלוד" w:date="2026-10-11T13:11:34Z">
        <w:r>
          <w:rPr>
            <w:rtl/>
          </w:rPr>
          <w:delText xml:space="preserve">שנא'</w:delText>
        </w:r>
      </w:del>
      <w:r w:rsidRPr="00784B8D">
        <w:rPr>
          <w:rStyle w:val="afffff0"/>
          <w:rtl/>
        </w:rPr>
        <w:t xml:space="preserve"> </w:t>
      </w:r>
      <w:r w:rsidRPr="00784B8D">
        <w:rPr>
          <w:rStyle w:val="afffff0"/>
          <w:rFonts w:hint="cs"/>
          <w:rtl/>
        </w:rPr>
        <w:t>'</w:t>
      </w:r>
      <w:ins w:id="90977" w:author="Claude - סמנטי" w:date="2026-10-11T12:28:21Z">
        <w:r>
          <w:rPr>
            <w:rStyle w:val="afffff0"/>
            <w:rtl/>
          </w:rPr>
          <w:t xml:space="preserve">וְלֹא תִשָּׁבְעוּ בִשְׁמִי לַשָּׁקֶר וְחִלַּלְתָּ אֶת שֵׁם אֱלֹהֶיךָ</w:t>
        </w:r>
      </w:ins>
      <w:del w:id="90978" w:author="Claude - סמנטי" w:date="2026-10-11T12:28:21Z">
        <w:r w:rsidRPr="00784B8D">
          <w:rPr>
            <w:rStyle w:val="afffff0"/>
            <w:rtl/>
          </w:rPr>
          <w:delText xml:space="preserve">ולא תשבעו בשמי לשקר וחללת את שם אלהיך</w:delText>
        </w:r>
      </w:del>
      <w:r w:rsidRPr="00784B8D">
        <w:rPr>
          <w:rStyle w:val="afffff0"/>
          <w:rFonts w:hint="cs"/>
          <w:rtl/>
        </w:rPr>
        <w:t>'</w:t>
      </w:r>
      <w:r w:rsidRPr="00784B8D">
        <w:rPr>
          <w:rStyle w:val="afffff0"/>
          <w:rtl/>
        </w:rPr>
        <w:t>.</w:t>
      </w:r>
    </w:p>
    <w:p w:rsidR="00E9703F" w:rsidRPr="009757B9" w:rsidRDefault="00E9703F" w:rsidP="00E9703F">
      <w:pPr>
        <w:rPr>
          <w:rFonts w:cs="Guttman Vilna"/>
          <w:b/>
          <w:bCs/>
          <w:rtl/>
        </w:rPr>
      </w:pPr>
      <w:r w:rsidRPr="006F178A">
        <w:rPr>
          <w:rtl/>
        </w:rPr>
        <w:t>ובחלול השם כתיב</w:t>
      </w:r>
      <w:r w:rsidRPr="00784B8D">
        <w:rPr>
          <w:rStyle w:val="afffff0"/>
          <w:rtl/>
        </w:rPr>
        <w:t xml:space="preserve"> </w:t>
      </w:r>
      <w:r w:rsidRPr="00784B8D">
        <w:rPr>
          <w:rStyle w:val="afffff0"/>
          <w:rFonts w:hint="cs"/>
          <w:rtl/>
        </w:rPr>
        <w:t>'</w:t>
      </w:r>
      <w:ins w:id="90981" w:author="Claude - סמנטי" w:date="2026-10-11T12:28:21Z">
        <w:r>
          <w:rPr>
            <w:rStyle w:val="afffff0"/>
            <w:rtl/>
          </w:rPr>
          <w:t xml:space="preserve">וְלֹא תְחַלְּלוּ אֶת שֵׁם קָדְשִׁי</w:t>
        </w:r>
      </w:ins>
      <w:del w:id="90982" w:author="Claude - סמנטי" w:date="2026-10-11T12:28:21Z">
        <w:r w:rsidRPr="00784B8D">
          <w:rPr>
            <w:rStyle w:val="afffff0"/>
            <w:rtl/>
          </w:rPr>
          <w:delText xml:space="preserve">ולא תחללו את שם קדשי</w:delText>
        </w:r>
      </w:del>
      <w:r w:rsidRPr="00784B8D">
        <w:rPr>
          <w:rStyle w:val="afffff0"/>
          <w:rFonts w:hint="cs"/>
          <w:rtl/>
        </w:rPr>
        <w:t>'</w:t>
      </w:r>
      <w:r w:rsidRPr="00784B8D">
        <w:rPr>
          <w:rStyle w:val="afffff0"/>
          <w:rtl/>
        </w:rPr>
        <w:t xml:space="preserve"> </w:t>
      </w:r>
      <w:r w:rsidRPr="006F178A">
        <w:rPr>
          <w:rtl/>
        </w:rPr>
        <w:t>ובחלול שבת כתיב</w:t>
      </w:r>
      <w:r w:rsidRPr="00784B8D">
        <w:rPr>
          <w:rStyle w:val="afffff0"/>
          <w:rtl/>
        </w:rPr>
        <w:t xml:space="preserve"> </w:t>
      </w:r>
      <w:r w:rsidRPr="00784B8D">
        <w:rPr>
          <w:rStyle w:val="afffff0"/>
          <w:rFonts w:hint="cs"/>
          <w:rtl/>
        </w:rPr>
        <w:t>'</w:t>
      </w:r>
      <w:ins w:id="90979" w:author="Claude - סמנטי" w:date="2026-10-11T12:28:21Z">
        <w:r>
          <w:rPr>
            <w:rStyle w:val="afffff0"/>
            <w:rtl/>
          </w:rPr>
          <w:t xml:space="preserve">מְחַלֲלֶיהָ מוֹת יוּמָת</w:t>
        </w:r>
      </w:ins>
      <w:del w:id="90980" w:author="Claude - סמנטי" w:date="2026-10-11T12:28:21Z">
        <w:r w:rsidRPr="00784B8D">
          <w:rPr>
            <w:rStyle w:val="afffff0"/>
            <w:rtl/>
          </w:rPr>
          <w:delText xml:space="preserve">מחלליה מות יומת</w:delText>
        </w:r>
      </w:del>
      <w:r w:rsidRPr="00784B8D">
        <w:rPr>
          <w:rStyle w:val="afffff0"/>
          <w:rFonts w:hint="cs"/>
          <w:rtl/>
        </w:rPr>
        <w:t>'</w:t>
      </w:r>
      <w:r w:rsidRPr="00784B8D">
        <w:rPr>
          <w:rStyle w:val="afffff0"/>
          <w:rtl/>
        </w:rPr>
        <w:t>,</w:t>
      </w:r>
      <w:r w:rsidRPr="006F178A">
        <w:rPr>
          <w:rtl/>
        </w:rPr>
        <w:t xml:space="preserve"> </w:t>
      </w:r>
      <w:ins w:id="94479" w:author="קלוד" w:date="2026-10-11T13:11:34Z">
        <w:r>
          <w:rPr>
            <w:rtl/>
          </w:rPr>
          <w:t xml:space="preserve">ולומדים</w:t>
        </w:r>
      </w:ins>
      <w:del w:id="94480" w:author="קלוד" w:date="2026-10-11T13:11:34Z">
        <w:r w:rsidRPr="006F178A">
          <w:rPr>
            <w:rtl/>
          </w:rPr>
          <w:delText xml:space="preserve">ויליף</w:delText>
        </w:r>
      </w:del>
      <w:r w:rsidRPr="006F178A">
        <w:rPr>
          <w:rtl/>
        </w:rPr>
        <w:t xml:space="preserve"> </w:t>
      </w:r>
      <w:ins w:id="94477" w:author="קלוד" w:date="2026-10-11T13:11:34Z">
        <w:r>
          <w:rPr>
            <w:rtl/>
          </w:rPr>
          <w:t xml:space="preserve">'חילול'</w:t>
        </w:r>
      </w:ins>
      <w:del w:id="94478" w:author="קלוד" w:date="2026-10-11T13:11:34Z">
        <w:r w:rsidRPr="006F178A">
          <w:rPr>
            <w:rtl/>
          </w:rPr>
          <w:delText xml:space="preserve">חילול</w:delText>
        </w:r>
      </w:del>
      <w:r w:rsidRPr="006F178A">
        <w:rPr>
          <w:rtl/>
        </w:rPr>
        <w:t xml:space="preserve"> </w:t>
      </w:r>
      <w:ins w:id="94475" w:author="קלוד" w:date="2026-10-11T13:11:34Z">
        <w:r>
          <w:rPr>
            <w:rtl/>
          </w:rPr>
          <w:t xml:space="preserve">'חילול'</w:t>
        </w:r>
      </w:ins>
      <w:del w:id="94476" w:author="קלוד" w:date="2026-10-11T13:11:34Z">
        <w:r w:rsidRPr="006F178A">
          <w:rPr>
            <w:rtl/>
          </w:rPr>
          <w:delText xml:space="preserve">חילול</w:delText>
        </w:r>
      </w:del>
      <w:r w:rsidRPr="006F178A">
        <w:rPr>
          <w:rtl/>
        </w:rPr>
        <w:t xml:space="preserve"> משבועת </w:t>
      </w:r>
      <w:ins w:id="94473" w:author="קלוד" w:date="2026-10-11T13:11:34Z">
        <w:r>
          <w:rPr>
            <w:rtl/>
          </w:rPr>
          <w:t xml:space="preserve">שקר </w:t>
        </w:r>
        <w:r>
          <w:rPr>
            <w:rStyle w:val="afffffe"/>
            <w:rtl/>
          </w:rPr>
          <w:t xml:space="preserve">לעונש</w:t>
        </w:r>
        <w:r>
          <w:rPr>
            <w:rtl/>
          </w:rPr>
          <w:t xml:space="preserve">.</w:t>
        </w:r>
      </w:ins>
      <w:del w:id="94474" w:author="קלוד" w:date="2026-10-11T13:11:34Z">
        <w:r w:rsidRPr="006F178A">
          <w:rPr>
            <w:rtl/>
          </w:rPr>
          <w:delText xml:space="preserve">שקר.</w:delText>
        </w:r>
      </w:del>
    </w:p>
    <w:p w:rsidR="00E9703F" w:rsidRPr="006F178A" w:rsidRDefault="00E9703F" w:rsidP="00E9703F">
      <w:pPr>
        <w:rPr>
          <w:rtl/>
        </w:rPr>
      </w:pPr>
      <w:r w:rsidRPr="006F178A">
        <w:rPr>
          <w:rStyle w:val="afffe"/>
          <w:rFonts w:ascii="Fb Fontext" w:hAnsi="Fb Fontext"/>
          <w:rtl/>
        </w:rPr>
        <w:t>בעון שפיכות דמים</w:t>
      </w:r>
      <w:r w:rsidRPr="006F178A">
        <w:rPr>
          <w:rtl/>
        </w:rPr>
        <w:t xml:space="preserve"> בית המקדש חרב, ושכינה מסתלקת מישראל, </w:t>
      </w:r>
      <w:r>
        <w:rPr>
          <w:rtl/>
        </w:rPr>
        <w:t>שנא'</w:t>
      </w:r>
      <w:r w:rsidRPr="006F178A">
        <w:rPr>
          <w:rtl/>
        </w:rPr>
        <w:t xml:space="preserve"> </w:t>
      </w:r>
      <w:r w:rsidRPr="00E46213">
        <w:rPr>
          <w:rStyle w:val="afffff0"/>
          <w:rFonts w:hint="cs"/>
          <w:rtl/>
        </w:rPr>
        <w:t>'</w:t>
      </w:r>
      <w:r w:rsidRPr="00E46213">
        <w:rPr>
          <w:rStyle w:val="afffff0"/>
          <w:rtl/>
        </w:rPr>
        <w:t xml:space="preserve">ולא תחניפו וגו</w:t>
      </w:r>
      <w:r w:rsidRPr="00E46213">
        <w:rPr>
          <w:rStyle w:val="afffff0"/>
          <w:rtl/>
        </w:rPr>
        <w:t xml:space="preserve">'</w:t>
      </w:r>
      <w:r w:rsidRPr="00784B8D">
        <w:rPr>
          <w:rStyle w:val="afffff0"/>
          <w:rtl/>
        </w:rPr>
        <w:t xml:space="preserve"> </w:t>
      </w:r>
      <w:r w:rsidRPr="00784B8D">
        <w:rPr>
          <w:rStyle w:val="afffff0"/>
          <w:rFonts w:hint="cs"/>
          <w:rtl/>
        </w:rPr>
        <w:t>'</w:t>
      </w:r>
      <w:ins w:id="90983" w:author="Claude - סמנטי" w:date="2026-10-11T12:28:21Z">
        <w:r>
          <w:rPr>
            <w:rStyle w:val="afffff0"/>
            <w:rtl/>
          </w:rPr>
          <w:t xml:space="preserve">וְלֹא תְטַמֵּא אֶת הָאָרֶץ אֲשֶׁר אַתֶּם יֹשְׁבִים בָּהּ אֲשֶׁר אֲנִי שֹׁכֵן בְּתוֹכָהּ</w:t>
        </w:r>
      </w:ins>
      <w:del w:id="90984" w:author="Claude - סמנטי" w:date="2026-10-11T12:28:21Z">
        <w:r w:rsidRPr="00784B8D">
          <w:rPr>
            <w:rStyle w:val="afffff0"/>
            <w:rtl/>
          </w:rPr>
          <w:delText xml:space="preserve">ולא תטמא את הארץ אשר אתם ישבים בה אשר אני שכן בתוכה</w:delText>
        </w:r>
      </w:del>
      <w:r w:rsidRPr="00784B8D">
        <w:rPr>
          <w:rStyle w:val="afffff0"/>
          <w:rFonts w:hint="cs"/>
          <w:rtl/>
        </w:rPr>
        <w:t>'</w:t>
      </w:r>
      <w:r w:rsidRPr="00784B8D">
        <w:rPr>
          <w:rStyle w:val="afffff0"/>
          <w:rtl/>
        </w:rPr>
        <w:t xml:space="preserve"> </w:t>
      </w:r>
      <w:ins w:id="94483" w:author="קלוד" w:date="2026-10-11T13:11:34Z">
        <w:r>
          <w:rPr>
            <w:rtl/>
          </w:rPr>
          <w:t xml:space="preserve">- הרי אם</w:t>
        </w:r>
      </w:ins>
      <w:del w:id="94484" w:author="קלוד" w:date="2026-10-11T13:11:34Z">
        <w:r w:rsidRPr="006F178A">
          <w:rPr>
            <w:rtl/>
          </w:rPr>
          <w:delText xml:space="preserve">הא</w:delText>
        </w:r>
      </w:del>
      <w:r w:rsidRPr="006F178A">
        <w:rPr>
          <w:rtl/>
        </w:rPr>
        <w:t xml:space="preserve"> אתם מטמאים </w:t>
      </w:r>
      <w:ins w:id="94481" w:author="קלוד" w:date="2026-10-11T13:11:34Z">
        <w:r>
          <w:rPr>
            <w:rtl/>
          </w:rPr>
          <w:t xml:space="preserve">אותה,</w:t>
        </w:r>
      </w:ins>
      <w:del w:id="94482" w:author="קלוד" w:date="2026-10-11T13:11:34Z">
        <w:r w:rsidRPr="006F178A">
          <w:rPr>
            <w:rtl/>
          </w:rPr>
          <w:delText xml:space="preserve">אותה</w:delText>
        </w:r>
      </w:del>
      <w:r w:rsidRPr="006F178A">
        <w:rPr>
          <w:rtl/>
        </w:rPr>
        <w:t xml:space="preserve"> אינכם יושבים בה, ואיני שוכן בתוכה.</w:t>
      </w:r>
    </w:p>
    <w:p w:rsidR="00E9703F" w:rsidRPr="006F178A" w:rsidRDefault="00E9703F" w:rsidP="00E9703F">
      <w:pPr>
        <w:rPr>
          <w:rtl/>
        </w:rPr>
      </w:pPr>
      <w:r w:rsidRPr="006F178A">
        <w:rPr>
          <w:rStyle w:val="afffe"/>
          <w:rFonts w:ascii="Fb Fontext" w:hAnsi="Fb Fontext"/>
          <w:rtl/>
        </w:rPr>
        <w:lastRenderedPageBreak/>
        <w:t xml:space="preserve">בעון גלוי עריות </w:t>
      </w:r>
      <w:ins w:id="94383" w:author="מנוע מכני" w:date="2026-10-11T12:04:39Z">
        <w:r>
          <w:rPr>
            <w:rStyle w:val="afffe"/>
            <w:rFonts w:ascii="Fb Fontext" w:hAnsi="Fb Fontext"/>
            <w:rtl/>
          </w:rPr>
          <w:t xml:space="preserve">וע"ז</w:t>
        </w:r>
      </w:ins>
      <w:del w:id="94384" w:author="מנוע מכני" w:date="2026-10-11T12:04:39Z">
        <w:r w:rsidRPr="006F178A">
          <w:rPr>
            <w:rStyle w:val="afffe"/>
            <w:rFonts w:ascii="Fb Fontext" w:hAnsi="Fb Fontext"/>
            <w:rtl/>
          </w:rPr>
          <w:lastRenderedPageBreak/>
          <w:delText xml:space="preserve">ועבוד</w:delText>
        </w:r>
        <w:r w:rsidRPr="006F178A">
          <w:rPr>
            <w:rStyle w:val="afffe"/>
            <w:rFonts w:ascii="Fb Fontext" w:hAnsi="Fb Fontext" w:hint="cs"/>
            <w:rtl/>
          </w:rPr>
          <w:delText xml:space="preserve">ה זרה</w:delText>
        </w:r>
      </w:del>
      <w:r w:rsidRPr="006F178A">
        <w:rPr>
          <w:rStyle w:val="afffe"/>
          <w:rFonts w:ascii="Fb Fontext" w:hAnsi="Fb Fontext"/>
          <w:rtl/>
        </w:rPr>
        <w:t xml:space="preserve"> והשמטת שמיטין ויובלות</w:t>
      </w:r>
      <w:r w:rsidRPr="006F178A">
        <w:rPr>
          <w:rtl/>
        </w:rPr>
        <w:t xml:space="preserve"> - גלות בא לעולם, ומגלין אותן, ובאין אחרים ויושבין במקומן, </w:t>
      </w:r>
      <w:r>
        <w:rPr>
          <w:rtl/>
        </w:rPr>
        <w:t>שנא'</w:t>
      </w:r>
      <w:r w:rsidRPr="00806933">
        <w:rPr>
          <w:rStyle w:val="afffff0"/>
          <w:rtl/>
        </w:rPr>
        <w:t xml:space="preserve"> </w:t>
      </w:r>
      <w:r w:rsidRPr="00806933">
        <w:rPr>
          <w:rStyle w:val="afffff0"/>
          <w:rFonts w:hint="cs"/>
          <w:rtl/>
        </w:rPr>
        <w:t>'</w:t>
      </w:r>
      <w:r w:rsidRPr="00806933">
        <w:rPr>
          <w:rStyle w:val="afffff0"/>
          <w:rtl/>
        </w:rPr>
        <w:t xml:space="preserve">כי את כל התועבות האל עשו אנשי הארץ </w:t>
      </w:r>
      <w:r>
        <w:rPr>
          <w:rStyle w:val="afffff0"/>
          <w:rtl/>
        </w:rPr>
        <w:t xml:space="preserve">וגו</w:t>
      </w:r>
      <w:r>
        <w:rPr>
          <w:rStyle w:val="afffff0"/>
          <w:rtl/>
        </w:rPr>
        <w:t xml:space="preserve">'</w:t>
      </w:r>
      <w:r w:rsidRPr="00806933">
        <w:rPr>
          <w:rStyle w:val="afffff0"/>
          <w:rtl/>
        </w:rPr>
        <w:t xml:space="preserve"> </w:t>
      </w:r>
      <w:r w:rsidRPr="006F178A">
        <w:rPr>
          <w:rtl/>
        </w:rPr>
        <w:t>וכתיב</w:t>
      </w:r>
      <w:r w:rsidRPr="00806933">
        <w:rPr>
          <w:rStyle w:val="afffff0"/>
          <w:rtl/>
        </w:rPr>
        <w:t xml:space="preserve"> </w:t>
      </w:r>
      <w:r w:rsidRPr="00806933">
        <w:rPr>
          <w:rStyle w:val="afffff0"/>
          <w:rFonts w:hint="cs"/>
          <w:rtl/>
        </w:rPr>
        <w:t>'</w:t>
      </w:r>
      <w:r w:rsidRPr="00806933">
        <w:rPr>
          <w:rStyle w:val="afffff0"/>
          <w:rtl/>
        </w:rPr>
        <w:t xml:space="preserve">ותטמא הארץ ואפקד עונה </w:t>
      </w:r>
      <w:ins w:id="92525" w:author="מנוע מכני" w:date="2026-10-11T12:04:39Z">
        <w:r>
          <w:rPr>
            <w:rStyle w:val="afffff0"/>
            <w:rtl/>
          </w:rPr>
          <w:t xml:space="preserve">עליו</w:t>
        </w:r>
      </w:ins>
      <w:del w:id="92526" w:author="מנוע מכני" w:date="2026-10-11T12:04:39Z">
        <w:r w:rsidRPr="00806933">
          <w:rPr>
            <w:rStyle w:val="afffff0"/>
            <w:rtl/>
          </w:rPr>
          <w:delText xml:space="preserve">עליה</w:delText>
        </w:r>
      </w:del>
      <w:r w:rsidRPr="00806933">
        <w:rPr>
          <w:rStyle w:val="afffff0"/>
          <w:rtl/>
        </w:rPr>
        <w:t xml:space="preserve"> </w:t>
      </w:r>
      <w:r>
        <w:rPr>
          <w:rStyle w:val="afffff0"/>
          <w:rtl/>
        </w:rPr>
        <w:t xml:space="preserve">וגו</w:t>
      </w:r>
      <w:r>
        <w:rPr>
          <w:rStyle w:val="afffff0"/>
          <w:rtl/>
        </w:rPr>
        <w:t xml:space="preserve">'</w:t>
      </w:r>
      <w:r w:rsidRPr="00806933">
        <w:rPr>
          <w:rStyle w:val="afffff0"/>
          <w:rtl/>
        </w:rPr>
        <w:t xml:space="preserve"> </w:t>
      </w:r>
      <w:r w:rsidRPr="006F178A">
        <w:rPr>
          <w:rtl/>
        </w:rPr>
        <w:t>וכתיב</w:t>
      </w:r>
      <w:r w:rsidRPr="00784B8D">
        <w:rPr>
          <w:rStyle w:val="afffff0"/>
          <w:rtl/>
        </w:rPr>
        <w:t xml:space="preserve"> </w:t>
      </w:r>
      <w:r w:rsidRPr="00784B8D">
        <w:rPr>
          <w:rStyle w:val="afffff0"/>
          <w:rFonts w:hint="cs"/>
          <w:rtl/>
        </w:rPr>
        <w:t>'</w:t>
      </w:r>
      <w:ins w:id="90985" w:author="Claude - סמנטי" w:date="2026-10-11T12:28:21Z">
        <w:r>
          <w:rPr>
            <w:rStyle w:val="afffff0"/>
            <w:rtl/>
          </w:rPr>
          <w:t xml:space="preserve">וְלֹא תָקִיא הָאָרֶץ אֶתְכֶם בְּטַמַּאֲכֶם אוֹתָהּ</w:t>
        </w:r>
      </w:ins>
      <w:del w:id="90986" w:author="Claude - סמנטי" w:date="2026-10-11T12:28:21Z">
        <w:r w:rsidRPr="00784B8D">
          <w:rPr>
            <w:rStyle w:val="afffff0"/>
            <w:rtl/>
          </w:rPr>
          <w:delText xml:space="preserve">ולא תקיא הארץ אתכם בטמאכם אותה</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tl/>
        </w:rPr>
        <w:t>ובעבוד</w:t>
      </w:r>
      <w:r w:rsidRPr="006F178A">
        <w:rPr>
          <w:rFonts w:hint="cs"/>
          <w:rtl/>
        </w:rPr>
        <w:t>ה זרה</w:t>
      </w:r>
      <w:r w:rsidRPr="006F178A">
        <w:rPr>
          <w:rtl/>
        </w:rPr>
        <w:t xml:space="preserve"> כתיב</w:t>
      </w:r>
      <w:r w:rsidRPr="00806933">
        <w:rPr>
          <w:rStyle w:val="afffff0"/>
          <w:rtl/>
        </w:rPr>
        <w:t xml:space="preserve"> </w:t>
      </w:r>
      <w:r w:rsidRPr="00806933">
        <w:rPr>
          <w:rStyle w:val="afffff0"/>
          <w:rFonts w:hint="cs"/>
          <w:rtl/>
        </w:rPr>
        <w:t>'</w:t>
      </w:r>
      <w:r w:rsidRPr="00806933">
        <w:rPr>
          <w:rStyle w:val="afffff0"/>
          <w:rtl/>
        </w:rPr>
        <w:t xml:space="preserve">ונתתי את פגריכם </w:t>
      </w:r>
      <w:r>
        <w:rPr>
          <w:rStyle w:val="afffff0"/>
          <w:rtl/>
        </w:rPr>
        <w:t xml:space="preserve">וגו</w:t>
      </w:r>
      <w:r>
        <w:rPr>
          <w:rStyle w:val="afffff0"/>
          <w:rtl/>
        </w:rPr>
        <w:t xml:space="preserve">'</w:t>
      </w:r>
      <w:r w:rsidRPr="00806933">
        <w:rPr>
          <w:rStyle w:val="afffff0"/>
          <w:rtl/>
        </w:rPr>
        <w:t xml:space="preserve"> </w:t>
      </w:r>
      <w:r w:rsidRPr="006F178A">
        <w:rPr>
          <w:rtl/>
        </w:rPr>
        <w:t>וכתיב</w:t>
      </w:r>
      <w:r w:rsidRPr="00806933">
        <w:rPr>
          <w:rStyle w:val="afffff0"/>
          <w:rtl/>
        </w:rPr>
        <w:t xml:space="preserve"> </w:t>
      </w:r>
      <w:r w:rsidRPr="00806933">
        <w:rPr>
          <w:rStyle w:val="afffff0"/>
          <w:rFonts w:hint="cs"/>
          <w:rtl/>
        </w:rPr>
        <w:t>'</w:t>
      </w:r>
      <w:r w:rsidRPr="00806933">
        <w:rPr>
          <w:rStyle w:val="afffff0"/>
          <w:rtl/>
        </w:rPr>
        <w:t xml:space="preserve">והשמותי את מקדשיכם </w:t>
      </w:r>
      <w:r>
        <w:rPr>
          <w:rStyle w:val="afffff0"/>
          <w:rtl/>
        </w:rPr>
        <w:t xml:space="preserve">וגו</w:t>
      </w:r>
      <w:r>
        <w:rPr>
          <w:rStyle w:val="afffff0"/>
          <w:rtl/>
        </w:rPr>
        <w:t xml:space="preserve">'</w:t>
      </w:r>
      <w:r w:rsidRPr="00806933">
        <w:rPr>
          <w:rStyle w:val="afffff0"/>
          <w:rtl/>
        </w:rPr>
        <w:t>.</w:t>
      </w:r>
      <w:r w:rsidRPr="00784B8D">
        <w:rPr>
          <w:rStyle w:val="afffff0"/>
          <w:rtl/>
        </w:rPr>
        <w:t xml:space="preserve"> </w:t>
      </w:r>
      <w:r w:rsidRPr="00784B8D">
        <w:rPr>
          <w:rStyle w:val="afffff0"/>
          <w:rFonts w:hint="cs"/>
          <w:rtl/>
        </w:rPr>
        <w:t>'</w:t>
      </w:r>
      <w:ins w:id="90987" w:author="Claude - סמנטי" w:date="2026-10-11T12:28:21Z">
        <w:r>
          <w:rPr>
            <w:rStyle w:val="afffff0"/>
            <w:rtl/>
          </w:rPr>
          <w:t xml:space="preserve">וְאֶתְכֶם אֶזָּרֶה בַגּוֹיִם</w:t>
        </w:r>
      </w:ins>
      <w:del w:id="90988" w:author="Claude - סמנטי" w:date="2026-10-11T12:28:21Z">
        <w:r w:rsidRPr="00784B8D">
          <w:rPr>
            <w:rStyle w:val="afffff0"/>
            <w:rtl/>
          </w:rPr>
          <w:delText xml:space="preserve">ואתכם אזרה בגוים</w:delText>
        </w:r>
      </w:del>
      <w:r w:rsidRPr="00784B8D">
        <w:rPr>
          <w:rStyle w:val="afffff0"/>
          <w:rFonts w:hint="cs"/>
          <w:rtl/>
        </w:rPr>
        <w:t>'</w:t>
      </w:r>
      <w:r w:rsidRPr="00784B8D">
        <w:rPr>
          <w:rStyle w:val="afffff0"/>
          <w:rtl/>
        </w:rPr>
        <w:t>.</w:t>
      </w:r>
    </w:p>
    <w:p w:rsidR="00E9703F" w:rsidRPr="00632A62" w:rsidRDefault="00E9703F" w:rsidP="00E9703F">
      <w:pPr>
        <w:rPr>
          <w:rStyle w:val="afffff0"/>
          <w:spacing w:val="-2"/>
          <w:rtl/>
        </w:rPr>
      </w:pPr>
      <w:r w:rsidRPr="00632A62">
        <w:rPr>
          <w:spacing w:val="-2"/>
          <w:rtl/>
        </w:rPr>
        <w:t>בשמיטין וביובלות כתיב</w:t>
      </w:r>
      <w:r w:rsidRPr="00632A62">
        <w:rPr>
          <w:rStyle w:val="afffff0"/>
          <w:spacing w:val="-2"/>
          <w:rtl/>
        </w:rPr>
        <w:t xml:space="preserve"> </w:t>
      </w:r>
      <w:r w:rsidRPr="00632A62">
        <w:rPr>
          <w:rStyle w:val="afffff0"/>
          <w:rFonts w:hint="cs"/>
          <w:spacing w:val="-2"/>
          <w:rtl/>
        </w:rPr>
        <w:t>'</w:t>
      </w:r>
      <w:r w:rsidRPr="00632A62">
        <w:rPr>
          <w:rStyle w:val="afffff0"/>
          <w:spacing w:val="-2"/>
          <w:rtl/>
        </w:rPr>
        <w:t xml:space="preserve">אז תרצה הארץ את שבתתיה כל ימי השמה וגו</w:t>
      </w:r>
      <w:r w:rsidRPr="00632A62">
        <w:rPr>
          <w:rStyle w:val="afffff0"/>
          <w:spacing w:val="-2"/>
          <w:rtl/>
        </w:rPr>
        <w:t xml:space="preserve">' וכתיב </w:t>
      </w:r>
      <w:ins w:id="94485" w:author="קלוד" w:date="2026-10-11T13:11:34Z">
        <w:r>
          <w:rPr>
            <w:rStyle w:val="afffff0"/>
            <w:spacing w:val="-2"/>
            <w:rtl/>
          </w:rPr>
          <w:t xml:space="preserve">'כל</w:t>
        </w:r>
      </w:ins>
      <w:del w:id="94486" w:author="קלוד" w:date="2026-10-11T13:11:34Z">
        <w:r w:rsidRPr="00632A62">
          <w:rPr>
            <w:rStyle w:val="afffff0"/>
            <w:spacing w:val="-2"/>
            <w:rtl/>
          </w:rPr>
          <w:delText xml:space="preserve">כל</w:delText>
        </w:r>
      </w:del>
      <w:r w:rsidRPr="00632A62">
        <w:rPr>
          <w:rStyle w:val="afffff0"/>
          <w:spacing w:val="-2"/>
          <w:rtl/>
        </w:rPr>
        <w:t xml:space="preserve"> ימי השמה תשבת</w:t>
      </w:r>
      <w:r w:rsidRPr="00632A62">
        <w:rPr>
          <w:rStyle w:val="afffff0"/>
          <w:rFonts w:hint="cs"/>
          <w:spacing w:val="-2"/>
          <w:rtl/>
        </w:rPr>
        <w:t>'</w:t>
      </w:r>
      <w:r w:rsidRPr="00632A62">
        <w:rPr>
          <w:rStyle w:val="afffff0"/>
          <w:spacing w:val="-2"/>
          <w:rtl/>
        </w:rPr>
        <w:t>.</w:t>
      </w:r>
    </w:p>
    <w:p>
      <w:pPr>
        <w:pStyle w:val="afffff8"/>
        <w:rPr>
          <w:ins w:id="91063" w:author="קלוד" w:date="2026-10-11T12:33:55Z"/>
        </w:rPr>
      </w:pPr>
      <w:ins w:id="91064" w:author="קלוד" w:date="2026-10-11T12:33:55Z">
        <w:r>
          <w:rPr>
            <w:color w:val="7B3F00"/>
          </w:rPr>
          <w:t xml:space="preserve">נבלות פה - צרות רבות ומעמיקין לו גיהנם</w:t>
        </w:r>
      </w:ins>
    </w:p>
    <w:p w:rsidR="00E9703F" w:rsidRPr="006061D7" w:rsidRDefault="00E9703F" w:rsidP="00E9703F">
      <w:pPr>
        <w:rPr>
          <w:rtl/>
        </w:rPr>
      </w:pPr>
      <w:r w:rsidRPr="006061D7">
        <w:rPr>
          <w:rtl/>
        </w:rPr>
        <w:t xml:space="preserve">בעון נבלות פה צרות רבות, וגזירות קשות מתחדשות, ובחורי שונאי ישראל מתים, יתומים ואלמנות צועקין ואינן נענין, </w:t>
      </w:r>
      <w:r>
        <w:rPr>
          <w:rtl/>
        </w:rPr>
        <w:t>שנא'</w:t>
      </w:r>
      <w:r w:rsidRPr="006061D7">
        <w:rPr>
          <w:rtl/>
        </w:rPr>
        <w:t xml:space="preserve"> </w:t>
      </w:r>
      <w:r w:rsidRPr="00784B8D">
        <w:rPr>
          <w:rStyle w:val="afffff0"/>
          <w:rFonts w:hint="cs"/>
          <w:rtl/>
        </w:rPr>
        <w:t>'</w:t>
      </w:r>
      <w:ins w:id="90155" w:author="Claude - סמנטי" w:date="2026-10-11T12:28:21Z">
        <w:r>
          <w:rPr>
            <w:rStyle w:val="afffff0"/>
            <w:rtl/>
          </w:rPr>
          <w:t xml:space="preserve">עַל כֵּן עַל בַּחוּרָיו לֹא יִשְׂמַח ה</w:t>
        </w:r>
      </w:ins>
      <w:del w:id="90156" w:author="Claude - סמנטי" w:date="2026-10-11T12:28:21Z">
        <w:r w:rsidRPr="00784B8D">
          <w:rPr>
            <w:rStyle w:val="afffff0"/>
            <w:rtl/>
          </w:rPr>
          <w:delText xml:space="preserve">על כן על בחוריו </w:delText>
        </w:r>
        <w:r w:rsidRPr="00784B8D">
          <w:rPr>
            <w:rStyle w:val="afffff0"/>
            <w:rtl/>
          </w:rPr>
          <w:delText xml:space="preserve">לא</w:delText>
        </w:r>
        <w:r w:rsidRPr="00784B8D">
          <w:rPr>
            <w:rStyle w:val="afffff0"/>
            <w:rtl/>
          </w:rPr>
          <w:delText xml:space="preserve"> ישמח </w:delText>
        </w:r>
        <w:r>
          <w:rPr>
            <w:rStyle w:val="afffff0"/>
            <w:rtl/>
          </w:rPr>
          <w:delText xml:space="preserve">ה</w:delText>
        </w:r>
      </w:del>
      <w:r>
        <w:rPr>
          <w:rStyle w:val="afffff0"/>
          <w:rtl/>
        </w:rPr>
        <w:t xml:space="preserve">'</w:t>
      </w:r>
      <w:r w:rsidRPr="00784B8D">
        <w:rPr>
          <w:rStyle w:val="afffff0"/>
          <w:rtl/>
        </w:rPr>
        <w:t xml:space="preserve"> ואת יתמיו ואת אלמנותיו </w:t>
      </w:r>
      <w:r w:rsidRPr="00784B8D">
        <w:rPr>
          <w:rStyle w:val="afffff0"/>
          <w:rtl/>
        </w:rPr>
        <w:t xml:space="preserve">לא</w:t>
      </w:r>
      <w:r w:rsidRPr="00784B8D">
        <w:rPr>
          <w:rStyle w:val="afffff0"/>
          <w:rtl/>
        </w:rPr>
        <w:t xml:space="preserve"> ירחם כי כלו חנף ומרע וכל פה דבר נבלה בכל זאת </w:t>
      </w:r>
      <w:r>
        <w:rPr>
          <w:rStyle w:val="afffff0"/>
          <w:rtl/>
        </w:rPr>
        <w:t>וגו'</w:t>
      </w:r>
      <w:r w:rsidRPr="00784B8D">
        <w:rPr>
          <w:rStyle w:val="afffff0"/>
          <w:rtl/>
        </w:rPr>
        <w:t>.</w:t>
      </w:r>
    </w:p>
    <w:p w:rsidR="00E9703F" w:rsidRPr="006F178A" w:rsidRDefault="00E9703F" w:rsidP="00E9703F">
      <w:pPr>
        <w:rPr>
          <w:rtl/>
        </w:rPr>
      </w:pPr>
      <w:r w:rsidRPr="00523F92">
        <w:rPr>
          <w:rStyle w:val="afffff0"/>
          <w:rFonts w:hint="cs"/>
          <w:rtl/>
        </w:rPr>
        <w:t>'</w:t>
      </w:r>
      <w:ins w:id="90989" w:author="Claude - סמנטי" w:date="2026-10-11T12:28:21Z">
        <w:r>
          <w:rPr>
            <w:rStyle w:val="afffff0"/>
            <w:rtl/>
          </w:rPr>
          <w:t xml:space="preserve">וְעוֹד יָדוֹ </w:t>
        </w:r>
        <w:ins w:id="94487" w:author="קלוד" w:date="2026-10-11T13:11:34Z">
          <w:r>
            <w:rPr>
              <w:rStyle w:val="afffff0"/>
              <w:rtl/>
            </w:rPr>
            <w:t xml:space="preserve">נְטוּיָה' -</w:t>
          </w:r>
        </w:ins>
        <w:del w:id="94488" w:author="קלוד" w:date="2026-10-11T13:11:34Z">
          <w:r>
            <w:rPr>
              <w:rStyle w:val="afffff0"/>
              <w:rtl/>
            </w:rPr>
            <w:delText xml:space="preserve">נְטוּיָה</w:delText>
          </w:r>
          <w:r w:rsidRPr="00523F92">
            <w:rPr>
              <w:rStyle w:val="afffff0"/>
              <w:rFonts w:hint="cs"/>
              <w:rtl/>
            </w:rPr>
            <w:delText xml:space="preserve">'</w:delText>
          </w:r>
        </w:del>
      </w:ins>
      <w:del w:id="90990" w:author="Claude - סמנטי" w:date="2026-10-11T12:28:21Z">
        <w:r w:rsidRPr="00523F92">
          <w:rPr>
            <w:rStyle w:val="afffff0"/>
            <w:rtl/>
          </w:rPr>
          <w:delText xml:space="preserve">ועוד ידו נטויה</w:delText>
        </w:r>
      </w:del>
      <w:r w:rsidRPr="00523F92">
        <w:rPr>
          <w:rStyle w:val="afffff0"/>
          <w:rtl/>
        </w:rPr>
        <w:t xml:space="preserve"> </w:t>
      </w:r>
      <w:r w:rsidRPr="006F178A">
        <w:rPr>
          <w:rStyle w:val="2fb"/>
          <w:rFonts w:ascii="Fb Fontext" w:hAnsi="Fb Fontext"/>
          <w:rtl/>
        </w:rPr>
        <w:t xml:space="preserve">רחב"ר</w:t>
      </w:r>
      <w:r w:rsidRPr="006F178A">
        <w:rPr>
          <w:rFonts w:ascii="Fb Fontext" w:hAnsi="Fb Fontext"/>
          <w:rtl/>
        </w:rPr>
        <w:t xml:space="preserve">: הכל יודעין כלה למה נכנסה לחופה, אלא כל המנבל פיו </w:t>
      </w:r>
      <w:ins w:id="90283" w:author="מנוע מכני" w:date="2026-10-11T12:04:39Z">
        <w:r>
          <w:rPr>
            <w:rFonts w:ascii="Fb Fontext" w:hAnsi="Fb Fontext"/>
            <w:rtl/>
          </w:rPr>
          <w:t xml:space="preserve">אפי'</w:t>
        </w:r>
      </w:ins>
      <w:del w:id="90284" w:author="מנוע מכני" w:date="2026-10-11T12:04:39Z">
        <w:r w:rsidRPr="006F178A">
          <w:rPr>
            <w:rFonts w:ascii="Fb Fontext" w:hAnsi="Fb Fontext"/>
            <w:rtl/>
          </w:rPr>
          <w:delText xml:space="preserve">אפילו</w:delText>
        </w:r>
      </w:del>
      <w:r w:rsidRPr="006F178A">
        <w:rPr>
          <w:rFonts w:ascii="Fb Fontext" w:hAnsi="Fb Fontext"/>
          <w:rtl/>
        </w:rPr>
        <w:t xml:space="preserve"> חותמין עליו גזר דין של שבעים שנה לטובה - הופכין עליו לרעה.</w:t>
      </w:r>
    </w:p>
    <w:p>
      <w:pPr>
        <w:pStyle w:val="38"/>
        <w:rPr>
          <w:ins w:id="97198" w:author="מנוע מכני" w:date="2026-10-11T12:04:39Z"/>
        </w:rPr>
      </w:pPr>
      <w:r w:rsidRPr="006F178A">
        <w:t xml:space="preserve">רב"ש אר"ח:</w:t>
      </w:r>
    </w:p>
    <w:p w:rsidR="00E9703F" w:rsidRPr="006F178A" w:rsidRDefault="00E9703F" w:rsidP="00E9703F">
      <w:pPr>
        <w:rPr>
          <w:rtl/>
        </w:rPr>
      </w:pPr>
      <w:del w:id="97199" w:author="מנוע מכני" w:date="2026-10-11T12:04:39Z">
        <w:r w:rsidRPr="006F178A">
          <w:rPr>
            <w:rtl/>
          </w:rPr>
          <w:delText xml:space="preserve"> </w:delText>
        </w:r>
      </w:del>
      <w:r w:rsidRPr="006F178A">
        <w:rPr>
          <w:rtl/>
        </w:rPr>
        <w:t xml:space="preserve">כל המנבל את פיו - מעמיקין לו גיהנם, </w:t>
      </w:r>
      <w:r>
        <w:rPr>
          <w:rtl/>
        </w:rPr>
        <w:t>שנא'</w:t>
      </w:r>
      <w:r w:rsidRPr="00784B8D">
        <w:rPr>
          <w:rStyle w:val="afffff0"/>
          <w:rtl/>
        </w:rPr>
        <w:t xml:space="preserve"> </w:t>
      </w:r>
      <w:r w:rsidRPr="00784B8D">
        <w:rPr>
          <w:rStyle w:val="afffff0"/>
          <w:rFonts w:hint="cs"/>
          <w:rtl/>
        </w:rPr>
        <w:t>'</w:t>
      </w:r>
      <w:ins w:id="90991" w:author="Claude - סמנטי" w:date="2026-10-11T12:28:21Z">
        <w:r>
          <w:rPr>
            <w:rStyle w:val="afffff0"/>
            <w:rtl/>
          </w:rPr>
          <w:t xml:space="preserve">שׁוּחָה עֲמֻקָּה פִּי זָרוֹת</w:t>
        </w:r>
      </w:ins>
      <w:del w:id="90992" w:author="Claude - סמנטי" w:date="2026-10-11T12:28:21Z">
        <w:r w:rsidRPr="00784B8D">
          <w:rPr>
            <w:rStyle w:val="afffff0"/>
            <w:rtl/>
          </w:rPr>
          <w:delText xml:space="preserve">שוחה עמקה פי זרות</w:delText>
        </w:r>
      </w:del>
      <w:r w:rsidRPr="00784B8D">
        <w:rPr>
          <w:rStyle w:val="afffff0"/>
          <w:rFonts w:hint="cs"/>
          <w:rtl/>
        </w:rPr>
        <w:t>'</w:t>
      </w:r>
      <w:r w:rsidRPr="00784B8D">
        <w:rPr>
          <w:rStyle w:val="afffff0"/>
          <w:rtl/>
        </w:rPr>
        <w:t>.</w:t>
      </w:r>
    </w:p>
    <w:p>
      <w:pPr>
        <w:pStyle w:val="38"/>
        <w:rPr>
          <w:ins w:id="97200" w:author="מנוע מכני" w:date="2026-10-11T12:04:39Z"/>
        </w:rPr>
      </w:pPr>
      <w:r w:rsidRPr="006F178A">
        <w:t xml:space="preserve">רנב"י:</w:t>
      </w:r>
    </w:p>
    <w:p w:rsidR="00E9703F" w:rsidRPr="006F178A" w:rsidRDefault="00E9703F" w:rsidP="00E9703F">
      <w:pPr>
        <w:rPr>
          <w:rtl/>
        </w:rPr>
      </w:pPr>
      <w:del w:id="97201" w:author="מנוע מכני" w:date="2026-10-11T12:04:39Z">
        <w:r w:rsidRPr="006F178A">
          <w:rPr>
            <w:rtl/>
          </w:rPr>
          <w:delText xml:space="preserve"> </w:delText>
        </w:r>
      </w:del>
      <w:r w:rsidRPr="006F178A">
        <w:rPr>
          <w:rtl/>
        </w:rPr>
        <w:t xml:space="preserve">אף שומע ושותק, </w:t>
      </w:r>
      <w:r>
        <w:rPr>
          <w:rtl/>
        </w:rPr>
        <w:t>שנא'</w:t>
      </w:r>
      <w:r w:rsidRPr="006F178A">
        <w:rPr>
          <w:rtl/>
        </w:rPr>
        <w:t xml:space="preserve"> </w:t>
      </w:r>
      <w:r w:rsidRPr="00784B8D">
        <w:rPr>
          <w:rStyle w:val="afffff0"/>
          <w:rFonts w:hint="cs"/>
          <w:rtl/>
        </w:rPr>
        <w:t>'</w:t>
      </w:r>
      <w:ins w:id="90993" w:author="Claude - סמנטי" w:date="2026-10-11T12:28:21Z">
        <w:r>
          <w:rPr>
            <w:rStyle w:val="afffff0"/>
            <w:rtl/>
          </w:rPr>
          <w:t xml:space="preserve">זְעוּם ה</w:t>
        </w:r>
      </w:ins>
      <w:del w:id="90994" w:author="Claude - סמנטי" w:date="2026-10-11T12:28:21Z">
        <w:r w:rsidRPr="00784B8D">
          <w:rPr>
            <w:rStyle w:val="afffff0"/>
            <w:rtl/>
          </w:rPr>
          <w:delText xml:space="preserve">זעום </w:delText>
        </w:r>
        <w:r>
          <w:rPr>
            <w:rStyle w:val="afffff0"/>
            <w:rtl/>
          </w:rPr>
          <w:delText xml:space="preserve">ה</w:delText>
        </w:r>
      </w:del>
      <w:r>
        <w:rPr>
          <w:rStyle w:val="afffff0"/>
          <w:rtl/>
        </w:rPr>
        <w:t xml:space="preserve">'</w:t>
      </w:r>
      <w:r w:rsidRPr="00784B8D">
        <w:rPr>
          <w:rStyle w:val="afffff0"/>
          <w:rtl/>
        </w:rPr>
        <w:t xml:space="preserve"> יפל שם</w:t>
      </w:r>
      <w:r w:rsidRPr="00784B8D">
        <w:rPr>
          <w:rStyle w:val="afffff0"/>
          <w:rFonts w:hint="cs"/>
          <w:rtl/>
        </w:rPr>
        <w:t>'</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61" w:author="קלוד" w:date="2026-10-11T12:33:55Z"/>
        </w:rPr>
      </w:pPr>
      <w:ins w:id="91062" w:author="קלוד" w:date="2026-10-11T12:33:55Z">
        <w:r>
          <w:rPr>
            <w:color w:val="7B3F00"/>
          </w:rPr>
          <w:t xml:space="preserve">הממרק עצמו לעבירה - הדרוקן וסימניו</w:t>
        </w:r>
      </w:ins>
    </w:p>
    <w:p>
      <w:pPr>
        <w:pStyle w:val="38"/>
        <w:rPr>
          <w:ins w:id="97203" w:author="מנוע מכני" w:date="2026-10-11T12:04:39Z"/>
        </w:rPr>
      </w:pPr>
      <w:del w:id="97202" w:author="מנוע מכני" w:date="2026-10-11T12:04:39Z">
        <w:r>
          <w:delText xml:space="preserve">•</w:delText>
        </w:r>
      </w:del>
      <w:r>
        <w:t xml:space="preserve"> ר</w:t>
      </w:r>
      <w:r w:rsidR="00E9703F" w:rsidRPr="006F178A">
        <w:t xml:space="preserve">"א:</w:t>
      </w:r>
    </w:p>
    <w:p w:rsidR="00E9703F" w:rsidRPr="006F178A" w:rsidRDefault="00524703" w:rsidP="00E9703F">
      <w:pPr>
        <w:rPr>
          <w:rtl/>
        </w:rPr>
      </w:pPr>
      <w:del w:id="97204"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כל הממרק עצמו לעבירה - חבורות ופצעין יוצאין בו, </w:t>
      </w:r>
      <w:r w:rsidR="00E9703F">
        <w:rPr>
          <w:rFonts w:ascii="Fb Fontext" w:hAnsi="Fb Fontext"/>
          <w:rtl/>
        </w:rPr>
        <w:t>שנא'</w:t>
      </w:r>
      <w:r w:rsidR="00E9703F" w:rsidRPr="00784B8D">
        <w:rPr>
          <w:rStyle w:val="afffff0"/>
          <w:rtl/>
        </w:rPr>
        <w:t xml:space="preserve"> </w:t>
      </w:r>
      <w:r w:rsidR="00E9703F" w:rsidRPr="00784B8D">
        <w:rPr>
          <w:rStyle w:val="afffff0"/>
          <w:rFonts w:hint="cs"/>
          <w:rtl/>
        </w:rPr>
        <w:t>'</w:t>
      </w:r>
      <w:ins w:id="90995" w:author="Claude - סמנטי" w:date="2026-10-11T12:28:21Z">
        <w:r>
          <w:rPr>
            <w:rStyle w:val="afffff0"/>
            <w:rtl/>
          </w:rPr>
          <w:t xml:space="preserve">חַבּוּרוֹת פֶּצַע תַּמְרוּק בְּרָע</w:t>
        </w:r>
      </w:ins>
      <w:del w:id="90996" w:author="Claude - סמנטי" w:date="2026-10-11T12:28:21Z">
        <w:r w:rsidR="00E9703F" w:rsidRPr="00784B8D">
          <w:rPr>
            <w:rStyle w:val="afffff0"/>
            <w:rtl/>
          </w:rPr>
          <w:delText xml:space="preserve">חבורות פצע תמרוק ברע</w:delText>
        </w:r>
      </w:del>
      <w:r w:rsidR="00E9703F" w:rsidRPr="00784B8D">
        <w:rPr>
          <w:rStyle w:val="afffff0"/>
          <w:rFonts w:hint="cs"/>
          <w:rtl/>
        </w:rPr>
        <w:t>'</w:t>
      </w:r>
      <w:r w:rsidR="00E9703F" w:rsidRPr="00784B8D">
        <w:rPr>
          <w:rStyle w:val="afffff0"/>
          <w:rtl/>
        </w:rPr>
        <w:t>.</w:t>
      </w:r>
    </w:p>
    <w:p w:rsidR="00E9703F" w:rsidRPr="006F178A" w:rsidRDefault="00E9703F" w:rsidP="00E9703F">
      <w:pPr>
        <w:rPr>
          <w:rtl/>
        </w:rPr>
      </w:pPr>
      <w:r w:rsidRPr="006F178A">
        <w:rPr>
          <w:rtl/>
        </w:rPr>
        <w:t xml:space="preserve">ולא עוד אלא שנדון בהדרוקן, </w:t>
      </w:r>
      <w:r>
        <w:rPr>
          <w:rtl/>
        </w:rPr>
        <w:t>שנא'</w:t>
      </w:r>
      <w:r w:rsidRPr="009C3FED">
        <w:rPr>
          <w:rStyle w:val="afffff0"/>
          <w:rtl/>
        </w:rPr>
        <w:t xml:space="preserve"> </w:t>
      </w:r>
      <w:r w:rsidRPr="009C3FED">
        <w:rPr>
          <w:rStyle w:val="afffff0"/>
          <w:rFonts w:hint="cs"/>
          <w:rtl/>
        </w:rPr>
        <w:t>'</w:t>
      </w:r>
      <w:ins w:id="90997" w:author="Claude - סמנטי" w:date="2026-10-11T12:28:21Z">
        <w:r>
          <w:rPr>
            <w:rStyle w:val="afffff0"/>
            <w:rtl/>
          </w:rPr>
          <w:t xml:space="preserve">וּמַכּוֹת חַדְרֵי בָטֶן</w:t>
        </w:r>
      </w:ins>
      <w:del w:id="90998" w:author="Claude - סמנטי" w:date="2026-10-11T12:28:21Z">
        <w:r w:rsidRPr="009C3FED">
          <w:rPr>
            <w:rStyle w:val="afffff0"/>
            <w:rtl/>
          </w:rPr>
          <w:delText xml:space="preserve">ומכות חדרי בטן</w:delText>
        </w:r>
      </w:del>
      <w:r w:rsidRPr="009C3FED">
        <w:rPr>
          <w:rStyle w:val="afffff0"/>
          <w:rFonts w:hint="cs"/>
          <w:rtl/>
        </w:rPr>
        <w:t>'</w:t>
      </w:r>
      <w:r w:rsidRPr="009C3FED">
        <w:rPr>
          <w:rStyle w:val="afffff0"/>
          <w:rtl/>
        </w:rPr>
        <w:t>.</w:t>
      </w:r>
    </w:p>
    <w:p>
      <w:pPr>
        <w:pStyle w:val="38"/>
        <w:rPr>
          <w:ins w:id="97205" w:author="מנוע מכני" w:date="2026-10-11T12:04:39Z"/>
        </w:rPr>
      </w:pPr>
      <w:r w:rsidRPr="006F178A">
        <w:t xml:space="preserve">רנב"י:</w:t>
      </w:r>
    </w:p>
    <w:p w:rsidR="00E9703F" w:rsidRPr="006F178A" w:rsidRDefault="00E9703F" w:rsidP="00E9703F">
      <w:pPr>
        <w:rPr>
          <w:rtl/>
        </w:rPr>
      </w:pPr>
      <w:del w:id="97206"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סימן לעבירה הדרוקן.</w:t>
      </w:r>
    </w:p>
    <w:p>
      <w:pPr>
        <w:pStyle w:val="38"/>
        <w:rPr>
          <w:ins w:id="97208" w:author="מנוע מכני" w:date="2026-10-11T12:04:39Z"/>
        </w:rPr>
      </w:pPr>
      <w:del w:id="97207" w:author="מנוע מכני" w:date="2026-10-11T12:04:39Z">
        <w:r w:rsidRPr="006F178A">
          <w:delText xml:space="preserve">•</w:delText>
        </w:r>
      </w:del>
      <w:r w:rsidRPr="006F178A">
        <w:t xml:space="preserve"> ת"ר</w:t>
      </w:r>
      <w:r w:rsidRPr="006F178A">
        <w:t xml:space="preserve"> שלשה מיני הדרוקן הן:</w:t>
      </w:r>
    </w:p>
    <w:p w:rsidR="00E9703F" w:rsidRPr="006F178A" w:rsidRDefault="00E9703F" w:rsidP="00E9703F">
      <w:pPr>
        <w:rPr>
          <w:rtl/>
        </w:rPr>
      </w:pPr>
      <w:del w:id="97209" w:author="מנוע מכני" w:date="2026-10-11T12:04:39Z">
        <w:r w:rsidRPr="006F178A">
          <w:rPr>
            <w:rFonts w:ascii="Fb Fontext" w:hAnsi="Fb Fontext"/>
            <w:rtl/>
          </w:rPr>
          <w:delText xml:space="preserve"> </w:delText>
        </w:r>
      </w:del>
      <w:r w:rsidRPr="006F178A">
        <w:rPr>
          <w:rFonts w:ascii="Fb Fontext" w:hAnsi="Fb Fontext"/>
          <w:rtl/>
        </w:rPr>
        <w:t xml:space="preserve">של עבירה עבה, ושל רעב תפוח, ושל כשפים דק.</w:t>
      </w:r>
    </w:p>
    <w:p>
      <w:pPr>
        <w:pStyle w:val="38"/>
        <w:rPr>
          <w:ins w:id="97210" w:author="מנוע מכני" w:date="2026-10-11T12:04:39Z"/>
        </w:rPr>
      </w:pPr>
      <w:r w:rsidRPr="006F178A">
        <w:t xml:space="preserve">שמואל הקטן חש </w:t>
      </w:r>
      <w:ins w:id="92527" w:author="מנוע מכני" w:date="2026-10-11T12:04:39Z">
        <w:r>
          <w:t xml:space="preserve">בו</w:t>
        </w:r>
      </w:ins>
      <w:del w:id="92528" w:author="מנוע מכני" w:date="2026-10-11T12:04:39Z">
        <w:r w:rsidRPr="006F178A">
          <w:delText xml:space="preserve">ביה</w:delText>
        </w:r>
      </w:del>
      <w:del w:id="99392" w:author="מנוע מכני" w:date="2026-10-11T12:04:39Z">
        <w:r w:rsidRPr="006F178A">
          <w:delText xml:space="preserve"> אמר</w:delText>
        </w:r>
      </w:del>
      <w:r w:rsidRPr="006F178A">
        <w:t xml:space="preserve">:</w:t>
      </w:r>
    </w:p>
    <w:p w:rsidR="00E9703F" w:rsidRPr="002D0727" w:rsidRDefault="00E9703F" w:rsidP="00E9703F">
      <w:pPr>
        <w:rPr>
          <w:b/>
          <w:bCs/>
          <w:rtl/>
        </w:rPr>
      </w:pPr>
      <w:del w:id="97211" w:author="מנוע מכני" w:date="2026-10-11T12:04:39Z">
        <w:r w:rsidRPr="006F178A">
          <w:rPr>
            <w:rtl/>
          </w:rPr>
          <w:delText xml:space="preserve"> </w:delText>
        </w:r>
      </w:del>
      <w:r w:rsidRPr="006F178A">
        <w:rPr>
          <w:rtl/>
        </w:rPr>
        <w:t xml:space="preserve">רבונו של עולם, מי </w:t>
      </w:r>
      <w:ins w:id="94491" w:author="קלוד" w:date="2026-10-11T13:11:34Z">
        <w:r>
          <w:rPr>
            <w:rtl/>
          </w:rPr>
          <w:t xml:space="preserve">מפיס</w:t>
        </w:r>
      </w:ins>
      <w:del w:id="94492" w:author="קלוד" w:date="2026-10-11T13:11:34Z">
        <w:r w:rsidRPr="006F178A">
          <w:rPr>
            <w:rtl/>
          </w:rPr>
          <w:delText xml:space="preserve">מפיס?</w:delText>
        </w:r>
      </w:del>
      <w:r w:rsidRPr="006F178A">
        <w:rPr>
          <w:rtl/>
        </w:rPr>
        <w:t xml:space="preserve"> </w:t>
      </w:r>
      <w:ins w:id="94489" w:author="קלוד" w:date="2026-10-11T13:11:34Z">
        <w:r>
          <w:rPr>
            <w:rStyle w:val="afffffe"/>
            <w:rtl/>
          </w:rPr>
          <w:t xml:space="preserve">שאינו מעבירה</w:t>
        </w:r>
        <w:r>
          <w:rPr>
            <w:rtl/>
          </w:rPr>
          <w:t xml:space="preserve">? ונתרפא.</w:t>
        </w:r>
      </w:ins>
      <w:del w:id="94490" w:author="קלוד" w:date="2026-10-11T13:11:34Z">
        <w:r w:rsidRPr="006F178A">
          <w:rPr>
            <w:rtl/>
          </w:rPr>
          <w:delText xml:space="preserve">איתסי.</w:delText>
        </w:r>
      </w:del>
    </w:p>
    <w:p>
      <w:pPr>
        <w:pStyle w:val="38"/>
        <w:rPr>
          <w:ins w:id="97212" w:author="מנוע מכני" w:date="2026-10-11T12:04:39Z"/>
        </w:rPr>
      </w:pPr>
      <w:r w:rsidRPr="002D0727">
        <w:t>אביי</w:t>
      </w:r>
      <w:r w:rsidRPr="006F178A">
        <w:t xml:space="preserve"> חש </w:t>
      </w:r>
      <w:ins w:id="92529" w:author="מנוע מכני" w:date="2026-10-11T12:04:39Z">
        <w:r>
          <w:t xml:space="preserve">בו</w:t>
        </w:r>
      </w:ins>
      <w:del w:id="92530" w:author="מנוע מכני" w:date="2026-10-11T12:04:39Z">
        <w:r w:rsidRPr="006F178A">
          <w:delText xml:space="preserve">ביה</w:delText>
        </w:r>
      </w:del>
      <w:r w:rsidRPr="006F178A">
        <w:t xml:space="preserve">, </w:t>
      </w:r>
      <w:r w:rsidRPr="006F178A">
        <w:t xml:space="preserve">אמר</w:t>
      </w:r>
      <w:r w:rsidRPr="006F178A">
        <w:t xml:space="preserve"> רבא:</w:t>
      </w:r>
    </w:p>
    <w:p w:rsidR="00E9703F" w:rsidRPr="006F178A" w:rsidRDefault="00E9703F" w:rsidP="00E9703F">
      <w:pPr>
        <w:rPr>
          <w:rtl/>
        </w:rPr>
      </w:pPr>
      <w:del w:id="97213" w:author="מנוע מכני" w:date="2026-10-11T12:04:39Z">
        <w:r w:rsidRPr="006F178A">
          <w:rPr>
            <w:rtl/>
          </w:rPr>
          <w:delText xml:space="preserve"> </w:delText>
        </w:r>
      </w:del>
      <w:ins w:id="94499" w:author="קלוד" w:date="2026-10-11T13:11:34Z">
        <w:r>
          <w:rPr>
            <w:rtl/>
          </w:rPr>
          <w:t xml:space="preserve">יודע</w:t>
        </w:r>
      </w:ins>
      <w:del w:id="94500" w:author="קלוד" w:date="2026-10-11T13:11:34Z">
        <w:r w:rsidRPr="006F178A">
          <w:rPr>
            <w:rtl/>
          </w:rPr>
          <w:delText xml:space="preserve">ידענא</w:delText>
        </w:r>
      </w:del>
      <w:r w:rsidRPr="006F178A">
        <w:rPr>
          <w:rtl/>
        </w:rPr>
        <w:t xml:space="preserve"> </w:t>
      </w:r>
      <w:ins w:id="92531" w:author="מנוע מכני" w:date="2026-10-11T12:04:39Z">
        <w:ins w:id="94497" w:author="קלוד" w:date="2026-10-11T13:11:34Z">
          <w:r>
            <w:rPr>
              <w:rtl/>
            </w:rPr>
            <w:t xml:space="preserve">אני</w:t>
          </w:r>
        </w:ins>
        <w:del w:id="94498" w:author="קלוד" w:date="2026-10-11T13:11:34Z">
          <w:r>
            <w:rPr>
              <w:rtl/>
            </w:rPr>
            <w:delText xml:space="preserve">בו</w:delText>
          </w:r>
        </w:del>
      </w:ins>
      <w:del w:id="92532" w:author="מנוע מכני" w:date="2026-10-11T12:04:39Z">
        <w:r w:rsidRPr="006F178A">
          <w:rPr>
            <w:rtl/>
          </w:rPr>
          <w:delText xml:space="preserve">ביה</w:delText>
        </w:r>
      </w:del>
      <w:r w:rsidRPr="006F178A">
        <w:rPr>
          <w:rtl/>
        </w:rPr>
        <w:t xml:space="preserve"> בנחמני </w:t>
      </w:r>
      <w:ins w:id="94495" w:author="קלוד" w:date="2026-10-11T13:11:34Z">
        <w:r>
          <w:rPr>
            <w:rtl/>
          </w:rPr>
          <w:t xml:space="preserve">שמרעיב</w:t>
        </w:r>
      </w:ins>
      <w:del w:id="94496" w:author="קלוד" w:date="2026-10-11T13:11:34Z">
        <w:r w:rsidRPr="006F178A">
          <w:rPr>
            <w:rtl/>
          </w:rPr>
          <w:delText xml:space="preserve">דמכפין</w:delText>
        </w:r>
      </w:del>
      <w:r w:rsidRPr="006F178A">
        <w:rPr>
          <w:rtl/>
        </w:rPr>
        <w:t xml:space="preserve"> </w:t>
      </w:r>
      <w:ins w:id="94493" w:author="קלוד" w:date="2026-10-11T13:11:34Z">
        <w:r>
          <w:rPr>
            <w:rtl/>
          </w:rPr>
          <w:t xml:space="preserve">עצמו </w:t>
        </w:r>
        <w:r>
          <w:rPr>
            <w:rStyle w:val="afffffe"/>
            <w:rtl/>
          </w:rPr>
          <w:t xml:space="preserve">וחוליו מרעב</w:t>
        </w:r>
        <w:r>
          <w:rPr>
            <w:rtl/>
          </w:rPr>
          <w:t xml:space="preserve">.</w:t>
        </w:r>
      </w:ins>
      <w:del w:id="94494" w:author="קלוד" w:date="2026-10-11T13:11:34Z">
        <w:r w:rsidRPr="006F178A">
          <w:rPr>
            <w:rtl/>
          </w:rPr>
          <w:delText xml:space="preserve">נפשיה.</w:delText>
        </w:r>
      </w:del>
    </w:p>
    <w:p w:rsidR="00E9703F" w:rsidRPr="009757B9" w:rsidRDefault="00E9703F" w:rsidP="00E9703F">
      <w:pPr>
        <w:rPr>
          <w:rFonts w:cs="Guttman Vilna"/>
          <w:b/>
          <w:bCs/>
          <w:rtl/>
        </w:rPr>
      </w:pPr>
      <w:r w:rsidRPr="006F178A">
        <w:rPr>
          <w:rStyle w:val="2fb"/>
          <w:rtl/>
        </w:rPr>
        <w:t xml:space="preserve">רבא</w:t>
      </w:r>
      <w:r w:rsidRPr="006F178A">
        <w:rPr>
          <w:rtl/>
        </w:rPr>
        <w:t xml:space="preserve"> חש </w:t>
      </w:r>
      <w:ins w:id="92535" w:author="מנוע מכני" w:date="2026-10-11T12:04:39Z">
        <w:ins w:id="94525" w:author="קלוד" w:date="2026-10-11T13:11:34Z">
          <w:r>
            <w:rPr>
              <w:rtl/>
            </w:rPr>
            <w:t xml:space="preserve">בו,</w:t>
          </w:r>
        </w:ins>
        <w:del w:id="94526" w:author="קלוד" w:date="2026-10-11T13:11:34Z">
          <w:r>
            <w:rPr>
              <w:rtl/>
            </w:rPr>
            <w:delText xml:space="preserve">בו</w:delText>
          </w:r>
          <w:r w:rsidRPr="006F178A">
            <w:rPr>
              <w:rtl/>
            </w:rPr>
            <w:delText xml:space="preserve">.</w:delText>
          </w:r>
        </w:del>
      </w:ins>
      <w:del w:id="92536" w:author="מנוע מכני" w:date="2026-10-11T12:04:39Z">
        <w:r w:rsidRPr="006F178A">
          <w:rPr>
            <w:rtl/>
          </w:rPr>
          <w:delText xml:space="preserve">ביה</w:delText>
        </w:r>
      </w:del>
      <w:r w:rsidRPr="006F178A">
        <w:rPr>
          <w:rtl/>
        </w:rPr>
        <w:t xml:space="preserve"> </w:t>
      </w:r>
      <w:ins w:id="94523" w:author="קלוד" w:date="2026-10-11T13:11:34Z">
        <w:r>
          <w:rPr>
            <w:rFonts w:hint="cs"/>
            <w:rtl/>
          </w:rPr>
          <w:t xml:space="preserve">אף</w:t>
        </w:r>
      </w:ins>
      <w:del w:id="94524" w:author="קלוד" w:date="2026-10-11T13:11:34Z">
        <w:r w:rsidRPr="006F178A">
          <w:rPr>
            <w:rFonts w:hint="cs"/>
            <w:rtl/>
          </w:rPr>
          <w:delText xml:space="preserve">ואע</w:delText>
        </w:r>
        <w:r w:rsidRPr="006F178A">
          <w:rPr>
            <w:rtl/>
          </w:rPr>
          <w:delText xml:space="preserve">"</w:delText>
        </w:r>
        <w:r w:rsidRPr="006F178A">
          <w:rPr>
            <w:rFonts w:hint="cs"/>
            <w:rtl/>
          </w:rPr>
          <w:delText xml:space="preserve">פ</w:delText>
        </w:r>
      </w:del>
      <w:r w:rsidRPr="006F178A">
        <w:rPr>
          <w:rtl/>
        </w:rPr>
        <w:t xml:space="preserve"> </w:t>
      </w:r>
      <w:ins w:id="90157" w:author="Claude - סמנטי" w:date="2026-10-11T12:28:21Z">
        <w:r>
          <w:rPr>
            <w:rtl/>
          </w:rPr>
          <w:t xml:space="preserve">שהוא</w:t>
        </w:r>
      </w:ins>
      <w:del w:id="90158" w:author="Claude - סמנטי" w:date="2026-10-11T12:28:21Z">
        <w:r w:rsidRPr="006F178A">
          <w:rPr>
            <w:rtl/>
          </w:rPr>
          <w:delText xml:space="preserve">ד</w:delText>
        </w:r>
        <w:r w:rsidRPr="006F178A">
          <w:rPr>
            <w:rFonts w:hint="cs"/>
            <w:rtl/>
          </w:rPr>
          <w:delText xml:space="preserve">הוא</w:delText>
        </w:r>
      </w:del>
      <w:r w:rsidRPr="006F178A">
        <w:rPr>
          <w:rFonts w:hint="cs"/>
          <w:rtl/>
        </w:rPr>
        <w:t xml:space="preserve"> </w:t>
      </w:r>
      <w:r w:rsidRPr="006F178A">
        <w:rPr>
          <w:rtl/>
        </w:rPr>
        <w:t xml:space="preserve">אמר</w:t>
      </w:r>
      <w:r w:rsidRPr="006F178A">
        <w:rPr>
          <w:rtl/>
        </w:rPr>
        <w:t xml:space="preserve">: </w:t>
      </w:r>
      <w:ins w:id="94521" w:author="קלוד" w:date="2026-10-11T13:11:34Z">
        <w:r>
          <w:rPr>
            <w:rtl/>
          </w:rPr>
          <w:t xml:space="preserve">מרובים</w:t>
        </w:r>
      </w:ins>
      <w:del w:id="94522" w:author="קלוד" w:date="2026-10-11T13:11:34Z">
        <w:r w:rsidRPr="006F178A">
          <w:rPr>
            <w:rtl/>
          </w:rPr>
          <w:delText xml:space="preserve">נפישי</w:delText>
        </w:r>
      </w:del>
      <w:r w:rsidRPr="006F178A">
        <w:rPr>
          <w:rtl/>
        </w:rPr>
        <w:t xml:space="preserve"> </w:t>
      </w:r>
      <w:ins w:id="94519" w:author="קלוד" w:date="2026-10-11T13:11:34Z">
        <w:r>
          <w:rPr>
            <w:rtl/>
          </w:rPr>
          <w:t xml:space="preserve">הרוגי</w:t>
        </w:r>
      </w:ins>
      <w:del w:id="94520" w:author="קלוד" w:date="2026-10-11T13:11:34Z">
        <w:r w:rsidRPr="006F178A">
          <w:rPr>
            <w:rtl/>
          </w:rPr>
          <w:delText xml:space="preserve">קטילי</w:delText>
        </w:r>
      </w:del>
      <w:r w:rsidRPr="006F178A">
        <w:rPr>
          <w:rtl/>
        </w:rPr>
        <w:t xml:space="preserve"> קדר </w:t>
      </w:r>
      <w:ins w:id="94517" w:author="קלוד" w:date="2026-10-11T13:11:34Z">
        <w:r>
          <w:rPr>
            <w:rStyle w:val="afffffe"/>
            <w:rtl/>
          </w:rPr>
          <w:t xml:space="preserve">שאינם</w:t>
        </w:r>
      </w:ins>
      <w:del w:id="94518" w:author="קלוד" w:date="2026-10-11T13:11:34Z">
        <w:r w:rsidRPr="006F178A">
          <w:rPr>
            <w:rtl/>
          </w:rPr>
          <w:delText xml:space="preserve">מנפיחי</w:delText>
        </w:r>
      </w:del>
      <w:r w:rsidRPr="006F178A">
        <w:rPr>
          <w:rtl/>
        </w:rPr>
        <w:t xml:space="preserve"> </w:t>
      </w:r>
      <w:ins w:id="94515" w:author="קלוד" w:date="2026-10-11T13:11:34Z">
        <w:r>
          <w:rPr>
            <w:rStyle w:val="afffffe"/>
            <w:rtl/>
          </w:rPr>
          <w:t xml:space="preserve">נפנים</w:t>
        </w:r>
      </w:ins>
      <w:del w:id="94516" w:author="קלוד" w:date="2026-10-11T13:11:34Z">
        <w:r w:rsidRPr="006F178A">
          <w:rPr>
            <w:rtl/>
          </w:rPr>
          <w:delText xml:space="preserve">כפן</w:delText>
        </w:r>
        <w:r w:rsidRPr="006F178A">
          <w:rPr>
            <w:rFonts w:hint="cs"/>
            <w:rtl/>
          </w:rPr>
          <w:delText xml:space="preserve">,</w:delText>
        </w:r>
      </w:del>
      <w:r w:rsidRPr="006F178A">
        <w:rPr>
          <w:rtl/>
        </w:rPr>
        <w:t xml:space="preserve"> </w:t>
      </w:r>
      <w:ins w:id="94513" w:author="קלוד" w:date="2026-10-11T13:11:34Z">
        <w:r>
          <w:rPr>
            <w:rtl/>
          </w:rPr>
          <w:t xml:space="preserve">מנפוחי</w:t>
        </w:r>
      </w:ins>
      <w:del w:id="94514" w:author="קלוד" w:date="2026-10-11T13:11:34Z">
        <w:r w:rsidRPr="006F178A">
          <w:rPr>
            <w:rtl/>
          </w:rPr>
          <w:delText xml:space="preserve">שאני</w:delText>
        </w:r>
      </w:del>
      <w:r w:rsidRPr="006F178A">
        <w:rPr>
          <w:rtl/>
        </w:rPr>
        <w:t xml:space="preserve"> </w:t>
      </w:r>
      <w:ins w:id="94511" w:author="קלוד" w:date="2026-10-11T13:11:34Z">
        <w:r>
          <w:rPr>
            <w:rStyle w:val="2fb"/>
            <w:rtl/>
          </w:rPr>
          <w:t xml:space="preserve">רעב</w:t>
        </w:r>
      </w:ins>
      <w:del w:id="94512" w:author="קלוד" w:date="2026-10-11T13:11:34Z">
        <w:r w:rsidRPr="006F178A">
          <w:rPr>
            <w:rStyle w:val="2fb"/>
            <w:rtl/>
          </w:rPr>
          <w:delText xml:space="preserve">רבא</w:delText>
        </w:r>
      </w:del>
      <w:r w:rsidRPr="006F178A">
        <w:rPr>
          <w:rtl/>
        </w:rPr>
        <w:t xml:space="preserve"> </w:t>
      </w:r>
      <w:ins w:id="94509" w:author="קלוד" w:date="2026-10-11T13:11:34Z">
        <w:r>
          <w:rPr>
            <w:rtl/>
          </w:rPr>
          <w:t xml:space="preserve">-</w:t>
        </w:r>
      </w:ins>
      <w:del w:id="94510" w:author="קלוד" w:date="2026-10-11T13:11:34Z">
        <w:r w:rsidRPr="006F178A">
          <w:rPr>
            <w:rtl/>
          </w:rPr>
          <w:delText xml:space="preserve">דאנסי</w:delText>
        </w:r>
      </w:del>
      <w:r w:rsidRPr="006F178A">
        <w:rPr>
          <w:rtl/>
        </w:rPr>
        <w:t xml:space="preserve"> </w:t>
      </w:r>
      <w:ins w:id="92533" w:author="מנוע מכני" w:date="2026-10-11T12:04:39Z">
        <w:ins w:id="94507" w:author="קלוד" w:date="2026-10-11T13:11:34Z">
          <w:r>
            <w:rPr>
              <w:rtl/>
            </w:rPr>
            <w:t xml:space="preserve">שונה</w:t>
          </w:r>
        </w:ins>
        <w:del w:id="94508" w:author="קלוד" w:date="2026-10-11T13:11:34Z">
          <w:r>
            <w:rPr>
              <w:rtl/>
            </w:rPr>
            <w:delText xml:space="preserve">לו</w:delText>
          </w:r>
        </w:del>
      </w:ins>
      <w:del w:id="92534" w:author="מנוע מכני" w:date="2026-10-11T12:04:39Z">
        <w:r w:rsidRPr="006F178A">
          <w:rPr>
            <w:rtl/>
          </w:rPr>
          <w:delText xml:space="preserve">ליה</w:delText>
        </w:r>
      </w:del>
      <w:r w:rsidRPr="006F178A">
        <w:rPr>
          <w:rtl/>
        </w:rPr>
        <w:t xml:space="preserve"> </w:t>
      </w:r>
      <w:ins w:id="94505" w:author="קלוד" w:date="2026-10-11T13:11:34Z">
        <w:r>
          <w:rPr>
            <w:rtl/>
          </w:rPr>
          <w:t xml:space="preserve">רבא,</w:t>
        </w:r>
      </w:ins>
      <w:del w:id="94506" w:author="קלוד" w:date="2026-10-11T13:11:34Z">
        <w:r w:rsidRPr="006F178A">
          <w:rPr>
            <w:rtl/>
          </w:rPr>
          <w:delText xml:space="preserve">רבנן</w:delText>
        </w:r>
      </w:del>
      <w:r w:rsidRPr="006F178A">
        <w:rPr>
          <w:rtl/>
        </w:rPr>
        <w:t xml:space="preserve"> </w:t>
      </w:r>
      <w:ins w:id="94503" w:author="קלוד" w:date="2026-10-11T13:11:34Z">
        <w:r>
          <w:rPr>
            <w:rtl/>
          </w:rPr>
          <w:t xml:space="preserve">שהחכמים</w:t>
        </w:r>
      </w:ins>
      <w:del w:id="94504" w:author="קלוד" w:date="2026-10-11T13:11:34Z">
        <w:r w:rsidRPr="006F178A">
          <w:rPr>
            <w:rtl/>
          </w:rPr>
          <w:delText xml:space="preserve">בעידניה</w:delText>
        </w:r>
      </w:del>
      <w:r w:rsidRPr="006F178A">
        <w:rPr>
          <w:rtl/>
        </w:rPr>
        <w:t xml:space="preserve"> </w:t>
      </w:r>
      <w:ins w:id="94501" w:author="קלוד" w:date="2026-10-11T13:11:34Z">
        <w:r>
          <w:rPr>
            <w:rFonts w:hint="cs"/>
            <w:rtl/>
          </w:rPr>
          <w:t xml:space="preserve">מעכבים אותו בשעת </w:t>
        </w:r>
        <w:r>
          <w:rPr>
            <w:rStyle w:val="afffffe"/>
            <w:rFonts w:hint="cs"/>
            <w:rtl/>
          </w:rPr>
          <w:t xml:space="preserve">דרשתו</w:t>
        </w:r>
        <w:r>
          <w:rPr>
            <w:rFonts w:hint="cs"/>
            <w:rtl/>
          </w:rPr>
          <w:t xml:space="preserve"> בע"כ.</w:t>
        </w:r>
      </w:ins>
      <w:del w:id="94502" w:author="קלוד" w:date="2026-10-11T13:11:34Z">
        <w:r w:rsidRPr="006F178A">
          <w:rPr>
            <w:rFonts w:hint="cs"/>
            <w:rtl/>
          </w:rPr>
          <w:delText xml:space="preserve">בע</w:delText>
        </w:r>
        <w:r w:rsidRPr="006F178A">
          <w:rPr>
            <w:rtl/>
          </w:rPr>
          <w:delText xml:space="preserve">"</w:delText>
        </w:r>
        <w:r w:rsidRPr="006F178A">
          <w:rPr>
            <w:rFonts w:hint="cs"/>
            <w:rtl/>
          </w:rPr>
          <w:delText xml:space="preserve">כ</w:delText>
        </w:r>
      </w:del>
    </w:p>
    <w:p>
      <w:pPr>
        <w:pStyle w:val="38"/>
        <w:rPr>
          <w:ins w:id="97215" w:author="מנוע מכני" w:date="2026-10-11T12:04:39Z"/>
        </w:rPr>
      </w:pPr>
      <w:del w:id="97214" w:author="מנוע מכני" w:date="2026-10-11T12:04:39Z">
        <w:r w:rsidRPr="006F178A">
          <w:delText xml:space="preserve">•</w:delText>
        </w:r>
      </w:del>
      <w:r w:rsidRPr="006F178A">
        <w:t xml:space="preserve"> ת"ר</w:t>
      </w:r>
      <w:r w:rsidRPr="006F178A">
        <w:t xml:space="preserve"> ד' סימנין הן:</w:t>
      </w:r>
    </w:p>
    <w:p w:rsidR="00E9703F" w:rsidRDefault="00E9703F" w:rsidP="00E9703F">
      <w:pPr>
        <w:rPr>
          <w:rtl/>
        </w:rPr>
      </w:pPr>
      <w:del w:id="97216" w:author="מנוע מכני" w:date="2026-10-11T12:04:39Z">
        <w:r w:rsidRPr="006F178A">
          <w:rPr>
            <w:rtl/>
          </w:rPr>
          <w:delText xml:space="preserve"> </w:delText>
        </w:r>
      </w:del>
      <w:r w:rsidRPr="006F178A">
        <w:rPr>
          <w:rtl/>
        </w:rPr>
        <w:t xml:space="preserve">סימן לעבירה - הדרוקן, סימן לשנאת חנם - ירקון,</w:t>
      </w:r>
    </w:p>
    <w:p w:rsidR="00E9703F" w:rsidRPr="006F178A" w:rsidRDefault="00E9703F" w:rsidP="00E9703F">
      <w:pPr>
        <w:rPr>
          <w:rtl/>
        </w:rPr>
      </w:pPr>
      <w:r w:rsidRPr="006F178A">
        <w:rPr>
          <w:b/>
          <w:bCs/>
          <w:rtl/>
        </w:rPr>
        <w:tab/>
      </w:r>
      <w:r w:rsidRPr="006F178A">
        <w:rPr>
          <w:b/>
          <w:bCs/>
          <w:rtl/>
        </w:rPr>
        <w:tab/>
      </w:r>
      <w:r w:rsidRPr="006F178A">
        <w:rPr>
          <w:b/>
          <w:bCs/>
          <w:rtl/>
        </w:rPr>
        <w:tab/>
      </w:r>
      <w:del w:id="90099" w:author="מנוע מכני" w:date="2026-10-11T12:04:39Z">
        <w:r>
          <w:rPr>
            <w:rFonts w:hint="cs"/>
            <w:b/>
            <w:bCs/>
            <w:rtl/>
          </w:rPr>
          <w:delText xml:space="preserve"> </w:delText>
        </w:r>
        <w:r w:rsidRPr="006F178A">
          <w:rPr>
            <w:rFonts w:hint="cs"/>
            <w:b/>
            <w:bCs/>
            <w:rtl/>
          </w:rPr>
          <w:delText xml:space="preserve"> </w:delText>
        </w:r>
      </w:del>
      <w:r w:rsidRPr="006F178A">
        <w:rPr>
          <w:rtl/>
        </w:rPr>
        <w:t>סימן לגסות הרוח - עניות, סימן לל</w:t>
      </w:r>
      <w:r w:rsidRPr="006F178A">
        <w:rPr>
          <w:rFonts w:hint="cs"/>
          <w:rtl/>
        </w:rPr>
        <w:t>ה</w:t>
      </w:r>
      <w:r w:rsidRPr="006F178A">
        <w:rPr>
          <w:rtl/>
        </w:rPr>
        <w:t>"</w:t>
      </w:r>
      <w:r w:rsidRPr="006F178A">
        <w:rPr>
          <w:rFonts w:hint="cs"/>
          <w:rtl/>
        </w:rPr>
        <w:t>ר</w:t>
      </w:r>
      <w:r w:rsidRPr="006F178A">
        <w:rPr>
          <w:rtl/>
        </w:rPr>
        <w:t>- אסכרה.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לג:</w:t>
      </w:r>
    </w:p>
    <w:p>
      <w:pPr>
        <w:pStyle w:val="afffff8"/>
        <w:rPr>
          <w:ins w:id="91059" w:author="קלוד" w:date="2026-10-11T12:33:55Z"/>
        </w:rPr>
      </w:pPr>
      <w:ins w:id="91060" w:author="קלוד" w:date="2026-10-11T12:33:55Z">
        <w:r>
          <w:rPr>
            <w:color w:val="7B3F00"/>
          </w:rPr>
          <w:t xml:space="preserve">אסכרה - על המעשר ועל לשון הרע</w:t>
        </w:r>
      </w:ins>
    </w:p>
    <w:p w:rsidR="00E9703F" w:rsidRPr="006F178A" w:rsidRDefault="00E9703F" w:rsidP="00E9703F">
      <w:pPr>
        <w:rPr>
          <w:rtl/>
        </w:rPr>
      </w:pPr>
      <w:r w:rsidRPr="006F178A">
        <w:rPr>
          <w:rFonts w:ascii="Fb Fontext" w:hAnsi="Fb Fontext"/>
          <w:b/>
          <w:rtl/>
        </w:rPr>
        <w:t>•</w:t>
      </w:r>
      <w:r w:rsidRPr="006F178A">
        <w:rPr>
          <w:rFonts w:ascii="Fb Fontext" w:hAnsi="Fb Fontext"/>
          <w:b/>
          <w:bCs/>
          <w:rtl/>
        </w:rPr>
        <w:t xml:space="preserve"> ת"ר</w:t>
      </w:r>
      <w:r w:rsidRPr="006F178A">
        <w:rPr>
          <w:rFonts w:ascii="Fb Fontext" w:hAnsi="Fb Fontext"/>
          <w:rtl/>
        </w:rPr>
        <w:t xml:space="preserve"> אסכרה באה לעולם על המעשר.</w:t>
      </w:r>
    </w:p>
    <w:p>
      <w:pPr>
        <w:pStyle w:val="38"/>
        <w:rPr>
          <w:ins w:id="97217" w:author="מנוע מכני" w:date="2026-10-11T12:04:39Z"/>
        </w:rPr>
      </w:pPr>
      <w:r w:rsidRPr="006F178A">
        <w:t xml:space="preserve">ראב"י:</w:t>
      </w:r>
    </w:p>
    <w:p w:rsidR="00E9703F" w:rsidRPr="006F178A" w:rsidRDefault="00E9703F" w:rsidP="00E9703F">
      <w:pPr>
        <w:rPr>
          <w:rtl/>
        </w:rPr>
      </w:pPr>
      <w:del w:id="97218" w:author="מנוע מכני" w:date="2026-10-11T12:04:39Z">
        <w:r w:rsidRPr="006F178A">
          <w:rPr>
            <w:rtl/>
          </w:rPr>
          <w:delText xml:space="preserve"> </w:delText>
        </w:r>
      </w:del>
      <w:r w:rsidRPr="006F178A">
        <w:rPr>
          <w:rtl/>
        </w:rPr>
        <w:t xml:space="preserve">על </w:t>
      </w:r>
      <w:ins w:id="94531" w:author="קלוד" w:date="2026-10-11T13:11:34Z">
        <w:r>
          <w:rPr>
            <w:rtl/>
          </w:rPr>
          <w:t xml:space="preserve">לה"ר.</w:t>
        </w:r>
      </w:ins>
      <w:del w:id="94532" w:author="קלוד" w:date="2026-10-11T13:11:34Z">
        <w:r w:rsidRPr="006F178A">
          <w:rPr>
            <w:rtl/>
          </w:rPr>
          <w:delText xml:space="preserve">לה"ר</w:delText>
        </w:r>
      </w:del>
      <w:r w:rsidRPr="006F178A">
        <w:rPr>
          <w:rtl/>
        </w:rPr>
        <w:t xml:space="preserve"> </w:t>
      </w:r>
      <w:ins w:id="94529" w:author="קלוד" w:date="2026-10-11T13:11:34Z">
        <w:r>
          <w:rPr>
            <w:rStyle w:val="2fb"/>
            <w:rtl/>
          </w:rPr>
          <w:t xml:space="preserve">ריב"ל </w:t>
        </w:r>
        <w:r>
          <w:rPr>
            <w:rStyle w:val="afffffe"/>
            <w:rtl/>
          </w:rPr>
          <w:t xml:space="preserve">מקורו</w:t>
        </w:r>
        <w:r>
          <w:rPr>
            <w:rStyle w:val="2fb"/>
            <w:rtl/>
          </w:rPr>
          <w:t xml:space="preserve">:</w:t>
        </w:r>
      </w:ins>
      <w:del w:id="94530" w:author="קלוד" w:date="2026-10-11T13:11:34Z">
        <w:r w:rsidRPr="006F178A">
          <w:rPr>
            <w:rStyle w:val="2fb"/>
            <w:rtl/>
          </w:rPr>
          <w:delText xml:space="preserve">ריב"ל</w:delText>
        </w:r>
        <w:r w:rsidRPr="006F178A">
          <w:rPr>
            <w:rtl/>
          </w:rPr>
          <w:delText xml:space="preserve">:</w:delText>
        </w:r>
      </w:del>
      <w:r w:rsidRPr="00784B8D">
        <w:rPr>
          <w:rStyle w:val="afffff0"/>
          <w:rtl/>
        </w:rPr>
        <w:t xml:space="preserve"> </w:t>
      </w:r>
      <w:r w:rsidRPr="00784B8D">
        <w:rPr>
          <w:rStyle w:val="afffff0"/>
          <w:rFonts w:hint="cs"/>
          <w:rtl/>
        </w:rPr>
        <w:t>'</w:t>
      </w:r>
      <w:ins w:id="90999" w:author="Claude - סמנטי" w:date="2026-10-11T12:28:21Z">
        <w:r>
          <w:rPr>
            <w:rStyle w:val="afffff0"/>
            <w:rtl/>
          </w:rPr>
          <w:t xml:space="preserve">וְהַמֶּלֶךְ יִשְׂמַח בֵּאלֹהִים יִתְהַלֵּל כָּל הַנִּשְׁבָּע בּוֹ כִּי יִסָּכֵר פִּי דוֹבְרֵי </w:t>
        </w:r>
        <w:ins w:id="94527" w:author="קלוד" w:date="2026-10-11T13:11:34Z">
          <w:r>
            <w:rPr>
              <w:rStyle w:val="afffff0"/>
              <w:rtl/>
            </w:rPr>
            <w:t xml:space="preserve">שָׁקֶר' </w:t>
          </w:r>
          <w:r>
            <w:rPr>
              <w:rStyle w:val="afffffe"/>
              <w:rtl/>
            </w:rPr>
            <w:t xml:space="preserve">יסכר - אסכרה</w:t>
          </w:r>
          <w:r>
            <w:rPr>
              <w:rStyle w:val="afffff0"/>
              <w:rtl/>
            </w:rPr>
            <w:t xml:space="preserve">.</w:t>
          </w:r>
        </w:ins>
        <w:del w:id="94528" w:author="קלוד" w:date="2026-10-11T13:11:34Z">
          <w:r>
            <w:rPr>
              <w:rStyle w:val="afffff0"/>
              <w:rtl/>
            </w:rPr>
            <w:delText xml:space="preserve">שָׁקֶר</w:delText>
          </w:r>
          <w:r w:rsidRPr="00784B8D">
            <w:rPr>
              <w:rStyle w:val="afffff0"/>
              <w:rFonts w:hint="cs"/>
              <w:rtl/>
            </w:rPr>
            <w:delText xml:space="preserve">'</w:delText>
          </w:r>
          <w:r w:rsidRPr="00784B8D">
            <w:rPr>
              <w:rStyle w:val="afffff0"/>
              <w:rtl/>
            </w:rPr>
            <w:delText xml:space="preserve">.</w:delText>
          </w:r>
        </w:del>
      </w:ins>
      <w:del w:id="91000" w:author="Claude - סמנטי" w:date="2026-10-11T12:28:21Z">
        <w:r w:rsidRPr="00784B8D">
          <w:rPr>
            <w:rStyle w:val="afffff0"/>
            <w:rtl/>
          </w:rPr>
          <w:delText xml:space="preserve">והמלך ישמח באלהים יתהלל כל הנשבע בו כי יסכר פי דוברי שקר</w:delText>
        </w:r>
      </w:del>
    </w:p>
    <w:p>
      <w:pPr>
        <w:pStyle w:val="38"/>
        <w:rPr>
          <w:ins w:id="97219" w:author="מנוע מכני" w:date="2026-10-11T12:04:39Z"/>
        </w:rPr>
      </w:pPr>
      <w:r w:rsidRPr="006F178A">
        <w:t xml:space="preserve">והיינו</w:t>
      </w:r>
    </w:p>
    <w:p w:rsidR="00E9703F" w:rsidRPr="006F178A" w:rsidRDefault="00E9703F" w:rsidP="00E9703F">
      <w:pPr>
        <w:rPr>
          <w:rStyle w:val="afffe"/>
          <w:rFonts w:ascii="Fb Fontext" w:hAnsi="Fb Fontext"/>
          <w:b/>
          <w:rtl/>
        </w:rPr>
      </w:pPr>
      <w:del w:id="97220" w:author="מנוע מכני" w:date="2026-10-11T12:04:39Z">
        <w:r w:rsidRPr="006F178A">
          <w:rPr>
            <w:rtl/>
          </w:rPr>
          <w:delText xml:space="preserve"> </w:delText>
        </w:r>
      </w:del>
      <w:r w:rsidRPr="006F178A">
        <w:rPr>
          <w:rtl/>
        </w:rPr>
        <w:t xml:space="preserve">אף על </w:t>
      </w:r>
      <w:ins w:id="94547" w:author="קלוד" w:date="2026-10-11T13:11:34Z">
        <w:r>
          <w:rPr>
            <w:rtl/>
          </w:rPr>
          <w:t xml:space="preserve">לה"ר,</w:t>
        </w:r>
      </w:ins>
      <w:del w:id="94548" w:author="קלוד" w:date="2026-10-11T13:11:34Z">
        <w:r w:rsidRPr="006F178A">
          <w:rPr>
            <w:rtl/>
          </w:rPr>
          <w:delText xml:space="preserve">לה"ר</w:delText>
        </w:r>
      </w:del>
      <w:r w:rsidRPr="006F178A">
        <w:rPr>
          <w:rtl/>
        </w:rPr>
        <w:t xml:space="preserve"> </w:t>
      </w:r>
      <w:ins w:id="94545" w:author="קלוד" w:date="2026-10-11T13:11:34Z">
        <w:r>
          <w:rPr>
            <w:rtl/>
          </w:rPr>
          <w:t xml:space="preserve">ממה</w:t>
        </w:r>
      </w:ins>
      <w:del w:id="94546" w:author="קלוד" w:date="2026-10-11T13:11:34Z">
        <w:r w:rsidRPr="006F178A">
          <w:rPr>
            <w:rtl/>
          </w:rPr>
          <w:delText xml:space="preserve">מהא</w:delText>
        </w:r>
      </w:del>
      <w:r w:rsidRPr="006F178A">
        <w:rPr>
          <w:rtl/>
        </w:rPr>
        <w:t xml:space="preserve"> </w:t>
      </w:r>
      <w:ins w:id="94543" w:author="קלוד" w:date="2026-10-11T13:11:34Z">
        <w:r>
          <w:rPr>
            <w:rtl/>
          </w:rPr>
          <w:t xml:space="preserve">שכשנכנסו</w:t>
        </w:r>
      </w:ins>
      <w:del w:id="94544" w:author="קלוד" w:date="2026-10-11T13:11:34Z">
        <w:r w:rsidRPr="006F178A">
          <w:rPr>
            <w:rtl/>
          </w:rPr>
          <w:delText xml:space="preserve">דכשנכנסו</w:delText>
        </w:r>
      </w:del>
      <w:r w:rsidRPr="006F178A">
        <w:rPr>
          <w:rtl/>
        </w:rPr>
        <w:t xml:space="preserve"> רבותינו לכרם ביבנה </w:t>
      </w:r>
      <w:ins w:id="94541" w:author="קלוד" w:date="2026-10-11T13:11:34Z">
        <w:r>
          <w:rPr>
            <w:rtl/>
          </w:rPr>
          <w:t xml:space="preserve">היו</w:t>
        </w:r>
      </w:ins>
      <w:del w:id="94542" w:author="קלוד" w:date="2026-10-11T13:11:34Z">
        <w:r w:rsidRPr="006F178A">
          <w:rPr>
            <w:rtl/>
          </w:rPr>
          <w:delText xml:space="preserve">היה</w:delText>
        </w:r>
      </w:del>
      <w:r w:rsidRPr="006F178A">
        <w:rPr>
          <w:rtl/>
        </w:rPr>
        <w:t xml:space="preserve"> שם </w:t>
      </w:r>
      <w:r w:rsidRPr="006F178A">
        <w:rPr>
          <w:rStyle w:val="2fb"/>
          <w:rtl/>
        </w:rPr>
        <w:t xml:space="preserve">ר</w:t>
      </w:r>
      <w:r w:rsidRPr="006F178A">
        <w:rPr>
          <w:rStyle w:val="2fb"/>
          <w:rFonts w:hint="cs"/>
          <w:rtl/>
        </w:rPr>
        <w:t>"</w:t>
      </w:r>
      <w:r w:rsidRPr="006F178A">
        <w:rPr>
          <w:rStyle w:val="2fb"/>
          <w:rtl/>
        </w:rPr>
        <w:t xml:space="preserve">י</w:t>
      </w:r>
      <w:r w:rsidRPr="006F178A">
        <w:rPr>
          <w:rtl/>
        </w:rPr>
        <w:t xml:space="preserve"> </w:t>
      </w:r>
      <w:r w:rsidRPr="006F178A">
        <w:rPr>
          <w:rStyle w:val="2fb"/>
          <w:rtl/>
        </w:rPr>
        <w:t xml:space="preserve">וראב"י</w:t>
      </w:r>
      <w:r w:rsidRPr="006F178A">
        <w:rPr>
          <w:rtl/>
        </w:rPr>
        <w:t xml:space="preserve"> </w:t>
      </w:r>
      <w:ins w:id="94539" w:author="קלוד" w:date="2026-10-11T13:11:34Z">
        <w:r>
          <w:rPr>
            <w:rStyle w:val="2fb"/>
            <w:rtl/>
          </w:rPr>
          <w:t xml:space="preserve">ור"ש,</w:t>
        </w:r>
      </w:ins>
      <w:del w:id="94540" w:author="קלוד" w:date="2026-10-11T13:11:34Z">
        <w:r w:rsidRPr="006F178A">
          <w:rPr>
            <w:rStyle w:val="2fb"/>
            <w:rtl/>
          </w:rPr>
          <w:delText xml:space="preserve">ור"ש</w:delText>
        </w:r>
      </w:del>
      <w:r w:rsidRPr="006F178A">
        <w:rPr>
          <w:rtl/>
        </w:rPr>
        <w:t xml:space="preserve"> </w:t>
      </w:r>
      <w:ins w:id="94537" w:author="קלוד" w:date="2026-10-11T13:11:34Z">
        <w:r>
          <w:rPr>
            <w:rtl/>
          </w:rPr>
          <w:t xml:space="preserve">ונשאלה</w:t>
        </w:r>
      </w:ins>
      <w:del w:id="94538" w:author="קלוד" w:date="2026-10-11T13:11:34Z">
        <w:r w:rsidRPr="006F178A">
          <w:rPr>
            <w:rtl/>
          </w:rPr>
          <w:delText xml:space="preserve">נשאלה</w:delText>
        </w:r>
      </w:del>
      <w:r w:rsidRPr="006F178A">
        <w:rPr>
          <w:rtl/>
        </w:rPr>
        <w:t xml:space="preserve"> שאלה זו </w:t>
      </w:r>
      <w:ins w:id="94535" w:author="קלוד" w:date="2026-10-11T13:11:34Z">
        <w:r>
          <w:rPr>
            <w:rtl/>
          </w:rPr>
          <w:t xml:space="preserve">בפניהם:</w:t>
        </w:r>
      </w:ins>
      <w:del w:id="94536" w:author="קלוד" w:date="2026-10-11T13:11:34Z">
        <w:r w:rsidRPr="006F178A">
          <w:rPr>
            <w:rtl/>
          </w:rPr>
          <w:delText xml:space="preserve">בפניהם</w:delText>
        </w:r>
        <w:r w:rsidRPr="006F178A">
          <w:rPr>
            <w:rFonts w:hint="cs"/>
            <w:rtl/>
          </w:rPr>
          <w:delText xml:space="preserve"> -</w:delText>
        </w:r>
      </w:del>
      <w:r>
        <w:rPr>
          <w:rFonts w:hint="cs"/>
          <w:rtl/>
        </w:rPr>
        <w:t xml:space="preserve"> </w:t>
      </w:r>
      <w:r w:rsidRPr="006F178A">
        <w:rPr>
          <w:rtl/>
        </w:rPr>
        <w:t xml:space="preserve">מכה זו מפני מה מתחלת בבני מעיים וגומרת </w:t>
      </w:r>
      <w:ins w:id="94533" w:author="קלוד" w:date="2026-10-11T13:11:34Z">
        <w:r>
          <w:rPr>
            <w:rtl/>
          </w:rPr>
          <w:t xml:space="preserve">בפה?</w:t>
        </w:r>
      </w:ins>
      <w:del w:id="94534" w:author="קלוד" w:date="2026-10-11T13:11:34Z">
        <w:r w:rsidRPr="006F178A">
          <w:rPr>
            <w:rtl/>
          </w:rPr>
          <w:delText xml:space="preserve">בפה.</w:delText>
        </w:r>
      </w:del>
    </w:p>
    <w:p w:rsidR="00E9703F" w:rsidRPr="00E46213" w:rsidRDefault="00E9703F" w:rsidP="00E46213">
      <w:pPr>
        <w:rPr>
          <w:rStyle w:val="afffe"/>
          <w:rFonts w:ascii="Fb Fontext" w:hAnsi="Fb Fontext"/>
          <w:b/>
          <w:spacing w:val="-4"/>
          <w:rtl/>
        </w:rPr>
      </w:pPr>
      <w:r w:rsidRPr="006F178A">
        <w:rPr>
          <w:rStyle w:val="afffe"/>
          <w:rFonts w:ascii="Fb Fontext" w:hAnsi="Fb Fontext" w:hint="cs"/>
          <w:b/>
          <w:rtl/>
        </w:rPr>
        <w:t>א</w:t>
      </w:r>
      <w:r w:rsidRPr="00E46213">
        <w:rPr>
          <w:rStyle w:val="afffe"/>
          <w:rFonts w:ascii="Fb Fontext" w:hAnsi="Fb Fontext" w:hint="cs"/>
          <w:b/>
          <w:spacing w:val="-4"/>
          <w:rtl/>
        </w:rPr>
        <w:t>.</w:t>
      </w:r>
      <w:r w:rsidRPr="00E46213">
        <w:rPr>
          <w:rFonts w:hint="cs"/>
          <w:spacing w:val="-4"/>
          <w:rtl/>
        </w:rPr>
        <w:t xml:space="preserve"> </w:t>
      </w:r>
      <w:r w:rsidRPr="00E46213">
        <w:rPr>
          <w:spacing w:val="-4"/>
          <w:rtl/>
        </w:rPr>
        <w:t xml:space="preserve">נענה </w:t>
      </w:r>
      <w:r w:rsidRPr="00E46213">
        <w:rPr>
          <w:rStyle w:val="2fb"/>
          <w:spacing w:val="-4"/>
          <w:rtl/>
        </w:rPr>
        <w:t xml:space="preserve">ריב"א</w:t>
      </w:r>
      <w:r w:rsidRPr="00E46213">
        <w:rPr>
          <w:spacing w:val="-4"/>
          <w:rtl/>
        </w:rPr>
        <w:t xml:space="preserve"> ראש המדברים בכל מקום</w:t>
      </w:r>
      <w:ins w:id="94491" w:author="מנוע מכני" w:date="2026-10-11T12:04:39Z">
        <w:r>
          <w:rPr>
            <w:spacing w:val="-4"/>
            <w:rtl/>
          </w:rPr>
          <w:t xml:space="preserve">:</w:t>
        </w:r>
      </w:ins>
      <w:del w:id="94492" w:author="מנוע מכני" w:date="2026-10-11T12:04:39Z">
        <w:r w:rsidRPr="00E46213">
          <w:rPr>
            <w:spacing w:val="-4"/>
            <w:rtl/>
          </w:rPr>
          <w:delText xml:space="preserve"> :</w:delText>
        </w:r>
      </w:del>
      <w:r w:rsidRPr="00E46213">
        <w:rPr>
          <w:spacing w:val="-4"/>
          <w:rtl/>
        </w:rPr>
        <w:t xml:space="preserve"> </w:t>
      </w:r>
      <w:ins w:id="94069" w:author="מנוע מכני" w:date="2026-10-11T12:04:39Z">
        <w:r>
          <w:rPr>
            <w:spacing w:val="-4"/>
            <w:rtl/>
          </w:rPr>
          <w:t xml:space="preserve">אף</w:t>
        </w:r>
      </w:ins>
      <w:del w:id="94070" w:author="מנוע מכני" w:date="2026-10-11T12:04:39Z">
        <w:r w:rsidRPr="00E46213">
          <w:rPr>
            <w:spacing w:val="-4"/>
            <w:rtl/>
          </w:rPr>
          <w:delText xml:space="preserve">אע"פ</w:delText>
        </w:r>
      </w:del>
      <w:r w:rsidRPr="00E46213">
        <w:rPr>
          <w:spacing w:val="-4"/>
          <w:rtl/>
        </w:rPr>
        <w:t xml:space="preserve"> שכליות יועצות, ולב מבין ולשון מחתך</w:t>
      </w:r>
      <w:ins w:id="94551" w:author="קלוד" w:date="2026-10-11T13:11:34Z">
        <w:r>
          <w:rPr>
            <w:rFonts w:hint="cs"/>
            <w:spacing w:val="-4"/>
            <w:rtl/>
          </w:rPr>
          <w:t xml:space="preserve"> - </w:t>
        </w:r>
      </w:ins>
      <w:del w:id="94552" w:author="קלוד" w:date="2026-10-11T13:11:34Z">
        <w:r w:rsidRPr="00E46213">
          <w:rPr>
            <w:rFonts w:hint="cs"/>
            <w:spacing w:val="-4"/>
            <w:rtl/>
          </w:rPr>
          <w:delText xml:space="preserve"> </w:delText>
        </w:r>
      </w:del>
      <w:r w:rsidRPr="00E46213">
        <w:rPr>
          <w:spacing w:val="-4"/>
          <w:rtl/>
        </w:rPr>
        <w:t xml:space="preserve">פה </w:t>
      </w:r>
      <w:ins w:id="94549" w:author="קלוד" w:date="2026-10-11T13:11:34Z">
        <w:r>
          <w:rPr>
            <w:spacing w:val="-4"/>
            <w:rtl/>
          </w:rPr>
          <w:t xml:space="preserve">גומר </w:t>
        </w:r>
        <w:r>
          <w:rPr>
            <w:rStyle w:val="afffffe"/>
            <w:spacing w:val="-4"/>
            <w:rtl/>
          </w:rPr>
          <w:t xml:space="preserve">ולכן בו מסיימת</w:t>
        </w:r>
        <w:r>
          <w:rPr>
            <w:spacing w:val="-4"/>
            <w:rtl/>
          </w:rPr>
          <w:t xml:space="preserve">.</w:t>
        </w:r>
      </w:ins>
      <w:del w:id="94550" w:author="קלוד" w:date="2026-10-11T13:11:34Z">
        <w:r w:rsidRPr="00E46213">
          <w:rPr>
            <w:spacing w:val="-4"/>
            <w:rtl/>
          </w:rPr>
          <w:delText xml:space="preserve">גומר.</w:delText>
        </w:r>
      </w:del>
    </w:p>
    <w:p>
      <w:pPr>
        <w:pStyle w:val="38"/>
        <w:rPr>
          <w:ins w:id="97221" w:author="מנוע מכני" w:date="2026-10-11T12:04:39Z"/>
        </w:rPr>
      </w:pPr>
      <w:r w:rsidRPr="006F178A">
        <w:t>ב.</w:t>
      </w:r>
      <w:r w:rsidRPr="006F178A">
        <w:t xml:space="preserve"> </w:t>
      </w:r>
      <w:r w:rsidRPr="006F178A">
        <w:t xml:space="preserve">נענה ראבר"י:</w:t>
      </w:r>
    </w:p>
    <w:p w:rsidR="00E9703F" w:rsidRPr="006F178A" w:rsidRDefault="00E9703F" w:rsidP="00E9703F">
      <w:pPr>
        <w:rPr>
          <w:rStyle w:val="afffe"/>
          <w:rFonts w:ascii="Fb Fontext" w:hAnsi="Fb Fontext"/>
          <w:b/>
          <w:rtl/>
        </w:rPr>
      </w:pPr>
      <w:del w:id="97222" w:author="מנוע מכני" w:date="2026-10-11T12:04:39Z">
        <w:r w:rsidRPr="006F178A">
          <w:rPr>
            <w:rtl/>
          </w:rPr>
          <w:delText xml:space="preserve"> </w:delText>
        </w:r>
      </w:del>
      <w:r w:rsidRPr="006F178A">
        <w:rPr>
          <w:rtl/>
        </w:rPr>
        <w:t xml:space="preserve">מפני שאוכלין בה דברים שאינן </w:t>
      </w:r>
      <w:ins w:id="94553" w:author="קלוד" w:date="2026-10-11T13:11:34Z">
        <w:r>
          <w:rPr>
            <w:rtl/>
          </w:rPr>
          <w:t xml:space="preserve">מתוקנים </w:t>
        </w:r>
        <w:r>
          <w:rPr>
            <w:rStyle w:val="afffffe"/>
            <w:rtl/>
          </w:rPr>
          <w:t xml:space="preserve">שלא עושרו</w:t>
        </w:r>
        <w:r>
          <w:rPr>
            <w:rtl/>
          </w:rPr>
          <w:t xml:space="preserve">.</w:t>
        </w:r>
      </w:ins>
      <w:del w:id="94554" w:author="קלוד" w:date="2026-10-11T13:11:34Z">
        <w:r w:rsidRPr="006F178A">
          <w:rPr>
            <w:rtl/>
          </w:rPr>
          <w:delText xml:space="preserve">מתוקנים.</w:delText>
        </w:r>
      </w:del>
    </w:p>
    <w:p>
      <w:pPr>
        <w:pStyle w:val="38"/>
        <w:rPr>
          <w:ins w:id="97223" w:author="מנוע מכני" w:date="2026-10-11T12:04:39Z"/>
        </w:rPr>
      </w:pPr>
      <w:r w:rsidRPr="006F178A">
        <w:t>ג.</w:t>
      </w:r>
      <w:r w:rsidRPr="006F178A">
        <w:t xml:space="preserve"> </w:t>
      </w:r>
      <w:r w:rsidRPr="006F178A">
        <w:t xml:space="preserve">נענה ר"ש:</w:t>
      </w:r>
    </w:p>
    <w:p w:rsidR="00E9703F" w:rsidRPr="006F178A" w:rsidRDefault="00E9703F" w:rsidP="00E9703F">
      <w:pPr>
        <w:rPr>
          <w:rtl/>
        </w:rPr>
      </w:pPr>
      <w:del w:id="97224" w:author="מנוע מכני" w:date="2026-10-11T12:04:39Z">
        <w:r w:rsidRPr="006F178A">
          <w:rPr>
            <w:rtl/>
          </w:rPr>
          <w:delText xml:space="preserve"> </w:delText>
        </w:r>
      </w:del>
      <w:r w:rsidRPr="006F178A">
        <w:rPr>
          <w:rtl/>
        </w:rPr>
        <w:t xml:space="preserve">בעון ביטול תורה.</w:t>
      </w:r>
    </w:p>
    <w:p w:rsidR="00E9703F" w:rsidRPr="00B3644D" w:rsidRDefault="00E9703F" w:rsidP="00E9703F">
      <w:pPr>
        <w:rPr>
          <w:spacing w:val="-2"/>
          <w:rtl/>
        </w:rPr>
      </w:pPr>
      <w:ins w:id="94555" w:author="קלוד" w:date="2026-10-11T13:11:34Z">
        <w:r>
          <w:rPr>
            <w:spacing w:val="-2"/>
            <w:rtl/>
          </w:rPr>
          <w:t xml:space="preserve">ונשים </w:t>
        </w:r>
        <w:r>
          <w:rPr>
            <w:rStyle w:val="afffffe"/>
            <w:spacing w:val="-2"/>
            <w:rtl/>
          </w:rPr>
          <w:t xml:space="preserve">נענשות</w:t>
        </w:r>
      </w:ins>
      <w:del w:id="94556" w:author="קלוד" w:date="2026-10-11T13:11:34Z">
        <w:r w:rsidRPr="00B3644D">
          <w:rPr>
            <w:spacing w:val="-2"/>
            <w:rtl/>
          </w:rPr>
          <w:delText xml:space="preserve">ונשים</w:delText>
        </w:r>
      </w:del>
      <w:r w:rsidRPr="00B3644D">
        <w:rPr>
          <w:spacing w:val="-2"/>
          <w:rtl/>
        </w:rPr>
        <w:t xml:space="preserve"> </w:t>
      </w:r>
      <w:r w:rsidRPr="00B3644D">
        <w:rPr>
          <w:rFonts w:hint="cs"/>
          <w:spacing w:val="-2"/>
          <w:rtl/>
        </w:rPr>
        <w:t xml:space="preserve">- </w:t>
      </w:r>
      <w:r w:rsidRPr="00B3644D">
        <w:rPr>
          <w:spacing w:val="-2"/>
          <w:rtl/>
        </w:rPr>
        <w:t xml:space="preserve">שמבטלות את בעליהן. ונכרים </w:t>
      </w:r>
      <w:r w:rsidRPr="00B3644D">
        <w:rPr>
          <w:rFonts w:hint="cs"/>
          <w:spacing w:val="-2"/>
          <w:rtl/>
        </w:rPr>
        <w:t xml:space="preserve">- </w:t>
      </w:r>
      <w:r w:rsidRPr="00B3644D">
        <w:rPr>
          <w:spacing w:val="-2"/>
          <w:rtl/>
        </w:rPr>
        <w:t xml:space="preserve">שמבטלין את ישראל, ותינוקות </w:t>
      </w:r>
      <w:r w:rsidRPr="00B3644D">
        <w:rPr>
          <w:rFonts w:hint="cs"/>
          <w:spacing w:val="-2"/>
          <w:rtl/>
        </w:rPr>
        <w:t xml:space="preserve">- </w:t>
      </w:r>
      <w:r w:rsidRPr="00B3644D">
        <w:rPr>
          <w:spacing w:val="-2"/>
          <w:rtl/>
        </w:rPr>
        <w:t>שמבטלין את אביהן.</w:t>
      </w:r>
    </w:p>
    <w:p w:rsidR="00E9703F" w:rsidRPr="006F178A" w:rsidRDefault="00E9703F" w:rsidP="00E9703F">
      <w:pPr>
        <w:rPr>
          <w:rtl/>
        </w:rPr>
      </w:pPr>
      <w:ins w:id="94565" w:author="קלוד" w:date="2026-10-11T13:11:34Z">
        <w:r>
          <w:rPr>
            <w:rtl/>
          </w:rPr>
          <w:t xml:space="preserve">אבל תשב"ר</w:t>
        </w:r>
      </w:ins>
      <w:del w:id="94566" w:author="קלוד" w:date="2026-10-11T13:11:34Z">
        <w:r w:rsidRPr="006F178A">
          <w:rPr>
            <w:rtl/>
          </w:rPr>
          <w:delText xml:space="preserve">תשב"ר</w:delText>
        </w:r>
      </w:del>
      <w:r w:rsidRPr="006F178A">
        <w:rPr>
          <w:rtl/>
        </w:rPr>
        <w:t xml:space="preserve"> </w:t>
      </w:r>
      <w:ins w:id="94563" w:author="קלוד" w:date="2026-10-11T13:11:34Z">
        <w:r>
          <w:rPr>
            <w:rStyle w:val="afffffe"/>
            <w:rtl/>
          </w:rPr>
          <w:t xml:space="preserve">שלומדים</w:t>
        </w:r>
      </w:ins>
      <w:del w:id="94564" w:author="קלוד" w:date="2026-10-11T13:11:34Z">
        <w:r w:rsidRPr="006F178A">
          <w:rPr>
            <w:rStyle w:val="2fb"/>
            <w:rtl/>
          </w:rPr>
          <w:delText xml:space="preserve">כדר"ג</w:delText>
        </w:r>
      </w:del>
      <w:r w:rsidRPr="006F178A">
        <w:rPr>
          <w:rtl/>
        </w:rPr>
        <w:t xml:space="preserve"> </w:t>
      </w:r>
      <w:ins w:id="94561" w:author="קלוד" w:date="2026-10-11T13:11:34Z">
        <w:r>
          <w:rPr>
            <w:rtl/>
          </w:rPr>
          <w:t xml:space="preserve">- כדר"ג: בזמן</w:t>
        </w:r>
      </w:ins>
      <w:del w:id="94562" w:author="קלוד" w:date="2026-10-11T13:11:34Z">
        <w:r w:rsidRPr="006F178A">
          <w:rPr>
            <w:rtl/>
          </w:rPr>
          <w:delText xml:space="preserve">דבזמן</w:delText>
        </w:r>
      </w:del>
      <w:r w:rsidRPr="006F178A">
        <w:rPr>
          <w:rtl/>
        </w:rPr>
        <w:t xml:space="preserve"> שאין צדיקים בדור להתפס בעוון </w:t>
      </w:r>
      <w:ins w:id="94559" w:author="קלוד" w:date="2026-10-11T13:11:34Z">
        <w:r>
          <w:rPr>
            <w:rtl/>
          </w:rPr>
          <w:t xml:space="preserve">הדור,</w:t>
        </w:r>
      </w:ins>
      <w:del w:id="94560" w:author="קלוד" w:date="2026-10-11T13:11:34Z">
        <w:r w:rsidRPr="006F178A">
          <w:rPr>
            <w:rtl/>
          </w:rPr>
          <w:delText xml:space="preserve">הדור אזי</w:delText>
        </w:r>
      </w:del>
      <w:r w:rsidRPr="006F178A">
        <w:rPr>
          <w:rtl/>
        </w:rPr>
        <w:t xml:space="preserve"> תשב"ר נתפסים.</w:t>
      </w:r>
      <w:r w:rsidRPr="006F178A" w:rsidDel="006F6083">
        <w:rPr>
          <w:rStyle w:val="afffe"/>
          <w:rFonts w:ascii="Fb Fontext" w:hAnsi="Fb Fontext"/>
          <w:rtl/>
        </w:rPr>
        <w:t xml:space="preserve"> </w:t>
      </w:r>
      <w:ins w:id="94557" w:author="קלוד" w:date="2026-10-11T13:11:34Z">
        <w:r>
          <w:rPr>
            <w:rStyle w:val="2fb"/>
            <w:rFonts w:hint="cs"/>
            <w:rtl/>
          </w:rPr>
          <w:t xml:space="preserve">ומקראו כדריב"ז:</w:t>
        </w:r>
      </w:ins>
      <w:del w:id="94558" w:author="קלוד" w:date="2026-10-11T13:11:34Z">
        <w:r w:rsidRPr="006F178A">
          <w:rPr>
            <w:rStyle w:val="2fb"/>
            <w:rFonts w:hint="cs"/>
            <w:rtl/>
          </w:rPr>
          <w:delText xml:space="preserve">כדר</w:delText>
        </w:r>
        <w:r w:rsidRPr="006F178A">
          <w:rPr>
            <w:rStyle w:val="2fb"/>
            <w:rtl/>
          </w:rPr>
          <w:delText xml:space="preserve">יב"ז</w:delText>
        </w:r>
      </w:del>
      <w:r w:rsidRPr="00806933">
        <w:rPr>
          <w:rStyle w:val="afffff0"/>
          <w:rtl/>
        </w:rPr>
        <w:t xml:space="preserve"> </w:t>
      </w:r>
      <w:r w:rsidRPr="00097464">
        <w:rPr>
          <w:rStyle w:val="afffff0"/>
          <w:rFonts w:hint="cs"/>
          <w:spacing w:val="-4"/>
          <w:rtl/>
        </w:rPr>
        <w:t>'</w:t>
      </w:r>
      <w:r w:rsidRPr="00097464">
        <w:rPr>
          <w:rStyle w:val="afffff0"/>
          <w:spacing w:val="-4"/>
          <w:rtl/>
        </w:rPr>
        <w:t xml:space="preserve">אם </w:t>
      </w:r>
      <w:r w:rsidRPr="00097464">
        <w:rPr>
          <w:rStyle w:val="afffff0"/>
          <w:spacing w:val="-4"/>
          <w:rtl/>
        </w:rPr>
        <w:t xml:space="preserve">לא</w:t>
      </w:r>
      <w:r w:rsidRPr="00097464">
        <w:rPr>
          <w:rStyle w:val="afffff0"/>
          <w:spacing w:val="-4"/>
          <w:rtl/>
        </w:rPr>
        <w:t xml:space="preserve"> תדעי לך היפה בנשים צאי לך בעקבי הצאן וגו</w:t>
      </w:r>
      <w:r w:rsidRPr="00097464">
        <w:rPr>
          <w:rStyle w:val="afffff0"/>
          <w:spacing w:val="-4"/>
          <w:rtl/>
        </w:rPr>
        <w:t xml:space="preserve">' </w:t>
      </w:r>
      <w:ins w:id="91033" w:author="מנוע מכני" w:date="2026-10-11T12:04:39Z">
        <w:r>
          <w:rPr>
            <w:spacing w:val="-4"/>
            <w:rtl/>
          </w:rPr>
          <w:t xml:space="preserve">ואומרים</w:t>
        </w:r>
      </w:ins>
      <w:del w:id="91034" w:author="מנוע מכני" w:date="2026-10-11T12:04:39Z">
        <w:r w:rsidRPr="00097464">
          <w:rPr>
            <w:spacing w:val="-4"/>
            <w:rtl/>
          </w:rPr>
          <w:delText xml:space="preserve">ואמרינן</w:delText>
        </w:r>
      </w:del>
      <w:r w:rsidRPr="00097464">
        <w:rPr>
          <w:spacing w:val="-4"/>
          <w:rtl/>
        </w:rPr>
        <w:t xml:space="preserve">: גדיים הממושכנין על הרועים.</w:t>
      </w:r>
    </w:p>
    <w:p w:rsidR="00E9703F" w:rsidRPr="006F178A" w:rsidRDefault="00E9703F" w:rsidP="00E9703F">
      <w:pPr>
        <w:rPr>
          <w:rtl/>
        </w:rPr>
      </w:pPr>
      <w:ins w:id="94569" w:author="קלוד" w:date="2026-10-11T13:11:34Z">
        <w:r>
          <w:rPr>
            <w:rtl/>
          </w:rPr>
          <w:t xml:space="preserve">ש"מ: </w:t>
        </w:r>
        <w:r>
          <w:rPr>
            <w:rStyle w:val="afffffe"/>
            <w:rtl/>
          </w:rPr>
          <w:t xml:space="preserve">ראב"י אמר</w:t>
        </w:r>
      </w:ins>
      <w:del w:id="94570" w:author="קלוד" w:date="2026-10-11T13:11:34Z">
        <w:r w:rsidRPr="006F178A">
          <w:rPr>
            <w:rtl/>
          </w:rPr>
          <w:delText xml:space="preserve">ש"מ</w:delText>
        </w:r>
      </w:del>
      <w:r w:rsidRPr="006F178A">
        <w:rPr>
          <w:rtl/>
        </w:rPr>
        <w:t xml:space="preserve"> אף </w:t>
      </w:r>
      <w:ins w:id="94567" w:author="קלוד" w:date="2026-10-11T13:11:34Z">
        <w:r>
          <w:rPr>
            <w:rtl/>
          </w:rPr>
          <w:t xml:space="preserve">על לה"ר.</w:t>
        </w:r>
      </w:ins>
      <w:del w:id="94568" w:author="קלוד" w:date="2026-10-11T13:11:34Z">
        <w:r w:rsidRPr="006F178A">
          <w:rPr>
            <w:rtl/>
          </w:rPr>
          <w:delText xml:space="preserve">אלה"ר.</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57" w:author="קלוד" w:date="2026-10-11T12:33:55Z"/>
        </w:rPr>
      </w:pPr>
      <w:ins w:id="91058" w:author="קלוד" w:date="2026-10-11T12:33:55Z">
        <w:r>
          <w:rPr>
            <w:color w:val="7B3F00"/>
          </w:rPr>
          <w:t xml:space="preserve">רשב"י ובנו במערה - 'כמה נאים מעשיהן של אומה זו'</w:t>
        </w:r>
      </w:ins>
    </w:p>
    <w:p w:rsidR="00E9703F" w:rsidRPr="006F178A" w:rsidRDefault="00E9703F" w:rsidP="00E9703F">
      <w:pPr>
        <w:rPr>
          <w:rtl/>
        </w:rPr>
      </w:pPr>
      <w:ins w:id="94575" w:author="קלוד" w:date="2026-10-11T13:11:34Z">
        <w:r>
          <w:rPr>
            <w:rStyle w:val="2fb"/>
            <w:rFonts w:ascii="Fb Fontext" w:hAnsi="Fb Fontext"/>
            <w:rtl/>
          </w:rPr>
          <w:t xml:space="preserve">ריב"א </w:t>
        </w:r>
        <w:r>
          <w:rPr>
            <w:rStyle w:val="afffffe"/>
            <w:rFonts w:ascii="Fb Fontext" w:hAnsi="Fb Fontext"/>
            <w:rtl/>
          </w:rPr>
          <w:t xml:space="preserve">נקרא</w:t>
        </w:r>
      </w:ins>
      <w:del w:id="94576" w:author="קלוד" w:date="2026-10-11T13:11:34Z">
        <w:r w:rsidRPr="006F178A">
          <w:rPr>
            <w:rStyle w:val="2fb"/>
            <w:rFonts w:ascii="Fb Fontext" w:hAnsi="Fb Fontext"/>
            <w:rtl/>
          </w:rPr>
          <w:delText xml:space="preserve">ריב"א</w:delText>
        </w:r>
      </w:del>
      <w:r w:rsidRPr="006F178A">
        <w:rPr>
          <w:rFonts w:ascii="Fb Fontext" w:hAnsi="Fb Fontext"/>
          <w:rtl/>
        </w:rPr>
        <w:t xml:space="preserve"> ראש המדברים בכל מקום</w:t>
      </w:r>
      <w:r w:rsidRPr="006F178A">
        <w:rPr>
          <w:rFonts w:ascii="Fb Fontext" w:hAnsi="Fb Fontext" w:hint="cs"/>
          <w:rtl/>
        </w:rPr>
        <w:t xml:space="preserve"> </w:t>
      </w:r>
      <w:r w:rsidRPr="006F178A">
        <w:rPr>
          <w:rFonts w:ascii="Fb Fontext" w:hAnsi="Fb Fontext"/>
          <w:rtl/>
        </w:rPr>
        <w:t xml:space="preserve">- </w:t>
      </w:r>
      <w:ins w:id="94573" w:author="קלוד" w:date="2026-10-11T13:11:34Z">
        <w:r>
          <w:rPr>
            <w:rFonts w:ascii="Fb Fontext" w:hAnsi="Fb Fontext"/>
            <w:rtl/>
          </w:rPr>
          <w:t xml:space="preserve">שישבו</w:t>
        </w:r>
      </w:ins>
      <w:del w:id="94574" w:author="קלוד" w:date="2026-10-11T13:11:34Z">
        <w:r w:rsidRPr="006F178A">
          <w:rPr>
            <w:rFonts w:ascii="Fb Fontext" w:hAnsi="Fb Fontext"/>
            <w:rtl/>
          </w:rPr>
          <w:delText xml:space="preserve">דיתבי</w:delText>
        </w:r>
      </w:del>
      <w:r w:rsidRPr="006F178A">
        <w:rPr>
          <w:rFonts w:ascii="Fb Fontext" w:hAnsi="Fb Fontext"/>
          <w:rtl/>
        </w:rPr>
        <w:t xml:space="preserve"> </w:t>
      </w:r>
      <w:r w:rsidRPr="006F178A">
        <w:rPr>
          <w:rStyle w:val="2fb"/>
          <w:rFonts w:ascii="Fb Fontext" w:hAnsi="Fb Fontext"/>
          <w:rtl/>
        </w:rPr>
        <w:t xml:space="preserve">ר"י</w:t>
      </w:r>
      <w:r w:rsidRPr="006F178A">
        <w:rPr>
          <w:rFonts w:ascii="Fb Fontext" w:hAnsi="Fb Fontext"/>
          <w:rtl/>
        </w:rPr>
        <w:t xml:space="preserve"> </w:t>
      </w:r>
      <w:r w:rsidRPr="006F178A">
        <w:rPr>
          <w:rStyle w:val="2fb"/>
          <w:rFonts w:ascii="Fb Fontext" w:hAnsi="Fb Fontext"/>
          <w:rtl/>
        </w:rPr>
        <w:t xml:space="preserve">ורבי יוסי</w:t>
      </w:r>
      <w:r w:rsidRPr="006F178A">
        <w:rPr>
          <w:rFonts w:ascii="Fb Fontext" w:hAnsi="Fb Fontext"/>
          <w:rtl/>
        </w:rPr>
        <w:t xml:space="preserve"> </w:t>
      </w:r>
      <w:ins w:id="94571" w:author="קלוד" w:date="2026-10-11T13:11:34Z">
        <w:r>
          <w:rPr>
            <w:rStyle w:val="2fb"/>
            <w:rFonts w:ascii="Fb Fontext" w:hAnsi="Fb Fontext"/>
            <w:rtl/>
          </w:rPr>
          <w:t xml:space="preserve">ור"ש,</w:t>
        </w:r>
      </w:ins>
      <w:del w:id="94572" w:author="קלוד" w:date="2026-10-11T13:11:34Z">
        <w:r w:rsidRPr="006F178A">
          <w:rPr>
            <w:rStyle w:val="2fb"/>
            <w:rFonts w:ascii="Fb Fontext" w:hAnsi="Fb Fontext"/>
            <w:rtl/>
          </w:rPr>
          <w:delText xml:space="preserve">ור"ש</w:delText>
        </w:r>
      </w:del>
      <w:r w:rsidRPr="006F178A">
        <w:rPr>
          <w:rFonts w:ascii="Fb Fontext" w:hAnsi="Fb Fontext"/>
          <w:rtl/>
        </w:rPr>
        <w:t xml:space="preserve"> </w:t>
      </w:r>
      <w:ins w:id="95405" w:author="מנוע מכני" w:date="2026-10-11T12:04:39Z">
        <w:r>
          <w:rPr>
            <w:rFonts w:ascii="Fb Fontext" w:hAnsi="Fb Fontext"/>
            <w:rtl/>
          </w:rPr>
          <w:t xml:space="preserve">וישב</w:t>
        </w:r>
      </w:ins>
      <w:del w:id="95406" w:author="מנוע מכני" w:date="2026-10-11T12:04:39Z">
        <w:r w:rsidRPr="006F178A">
          <w:rPr>
            <w:rFonts w:ascii="Fb Fontext" w:hAnsi="Fb Fontext"/>
            <w:rtl/>
          </w:rPr>
          <w:delText xml:space="preserve">ויתיב</w:delText>
        </w:r>
      </w:del>
      <w:r w:rsidRPr="006F178A">
        <w:rPr>
          <w:rFonts w:ascii="Fb Fontext" w:hAnsi="Fb Fontext"/>
          <w:rtl/>
        </w:rPr>
        <w:t xml:space="preserve"> יהודה בן גרים </w:t>
      </w:r>
      <w:ins w:id="90159" w:author="Claude - סמנטי" w:date="2026-10-11T12:28:21Z">
        <w:r>
          <w:rPr>
            <w:rFonts w:ascii="Fb Fontext" w:hAnsi="Fb Fontext"/>
            <w:rtl/>
          </w:rPr>
          <w:t xml:space="preserve">אצלם</w:t>
        </w:r>
      </w:ins>
      <w:del w:id="90160" w:author="Claude - סמנטי" w:date="2026-10-11T12:28:21Z">
        <w:r w:rsidRPr="006F178A">
          <w:rPr>
            <w:rFonts w:ascii="Fb Fontext" w:hAnsi="Fb Fontext"/>
            <w:rtl/>
          </w:rPr>
          <w:delText xml:space="preserve">גבייהו</w:delText>
        </w:r>
      </w:del>
      <w:r w:rsidRPr="006F178A">
        <w:rPr>
          <w:rFonts w:ascii="Fb Fontext" w:hAnsi="Fb Fontext"/>
          <w:rtl/>
        </w:rPr>
        <w:t xml:space="preserve">.</w:t>
      </w:r>
    </w:p>
    <w:p>
      <w:pPr>
        <w:pStyle w:val="38"/>
        <w:rPr>
          <w:ins w:id="97225" w:author="מנוע מכני" w:date="2026-10-11T12:04:39Z"/>
        </w:rPr>
      </w:pPr>
      <w:r w:rsidRPr="006061D7">
        <w:t xml:space="preserve">פתח ר"י ואמר:</w:t>
      </w:r>
    </w:p>
    <w:p w:rsidR="00E9703F" w:rsidRPr="006061D7" w:rsidRDefault="00E9703F" w:rsidP="00E9703F">
      <w:pPr>
        <w:rPr>
          <w:rtl/>
        </w:rPr>
      </w:pPr>
      <w:del w:id="97226" w:author="מנוע מכני" w:date="2026-10-11T12:04:39Z">
        <w:r w:rsidRPr="006061D7">
          <w:rPr>
            <w:rtl/>
          </w:rPr>
          <w:delText xml:space="preserve"> </w:delText>
        </w:r>
      </w:del>
      <w:r w:rsidRPr="006061D7">
        <w:rPr>
          <w:rtl/>
        </w:rPr>
        <w:t xml:space="preserve">כמה נאים מעשיהן של אומה זו: תקנו שווקים, תקנו גשרים, תקנו מרחצאות. </w:t>
      </w:r>
      <w:r w:rsidRPr="006061D7">
        <w:rPr>
          <w:rStyle w:val="2fb"/>
          <w:rtl/>
        </w:rPr>
        <w:t xml:space="preserve">רבי יוסי</w:t>
      </w:r>
      <w:r w:rsidRPr="006061D7">
        <w:rPr>
          <w:rtl/>
        </w:rPr>
        <w:t xml:space="preserve"> שתק.</w:t>
      </w:r>
    </w:p>
    <w:p w:rsidR="00E9703F" w:rsidRPr="009757B9" w:rsidRDefault="00E9703F" w:rsidP="00E9703F">
      <w:pPr>
        <w:rPr>
          <w:rFonts w:cs="Guttman Vilna"/>
          <w:b/>
          <w:bCs/>
          <w:rtl/>
        </w:rPr>
      </w:pPr>
      <w:r w:rsidRPr="006F178A">
        <w:rPr>
          <w:rtl/>
        </w:rPr>
        <w:t xml:space="preserve">נענה </w:t>
      </w:r>
      <w:ins w:id="94583" w:author="קלוד" w:date="2026-10-11T13:11:34Z">
        <w:r>
          <w:rPr>
            <w:rStyle w:val="2fb"/>
            <w:rtl/>
          </w:rPr>
          <w:t xml:space="preserve">רשב"י:</w:t>
        </w:r>
      </w:ins>
      <w:del w:id="94584" w:author="קלוד" w:date="2026-10-11T13:11:34Z">
        <w:r w:rsidRPr="006F178A">
          <w:rPr>
            <w:rStyle w:val="2fb"/>
            <w:rtl/>
          </w:rPr>
          <w:delText xml:space="preserve">רשב"י</w:delText>
        </w:r>
      </w:del>
      <w:r w:rsidRPr="006F178A">
        <w:rPr>
          <w:rtl/>
        </w:rPr>
        <w:t xml:space="preserve"> </w:t>
      </w:r>
      <w:ins w:id="94581" w:author="קלוד" w:date="2026-10-11T13:11:34Z">
        <w:r>
          <w:rPr>
            <w:rtl/>
          </w:rPr>
          <w:t xml:space="preserve">כל</w:t>
        </w:r>
      </w:ins>
      <w:del w:id="94582" w:author="קלוד" w:date="2026-10-11T13:11:34Z">
        <w:r w:rsidRPr="006F178A">
          <w:rPr>
            <w:rtl/>
          </w:rPr>
          <w:delText xml:space="preserve">שהכל</w:delText>
        </w:r>
      </w:del>
      <w:r w:rsidRPr="006F178A">
        <w:rPr>
          <w:rtl/>
        </w:rPr>
        <w:t xml:space="preserve"> </w:t>
      </w:r>
      <w:ins w:id="94579" w:author="קלוד" w:date="2026-10-11T13:11:34Z">
        <w:r>
          <w:rPr>
            <w:rtl/>
          </w:rPr>
          <w:t xml:space="preserve">מה שתקנו -</w:t>
        </w:r>
      </w:ins>
      <w:del w:id="94580" w:author="קלוד" w:date="2026-10-11T13:11:34Z">
        <w:r w:rsidRPr="006F178A">
          <w:rPr>
            <w:rtl/>
          </w:rPr>
          <w:delText xml:space="preserve">תקנו</w:delText>
        </w:r>
      </w:del>
      <w:r w:rsidRPr="006F178A">
        <w:rPr>
          <w:rtl/>
        </w:rPr>
        <w:t xml:space="preserve"> לצורך </w:t>
      </w:r>
      <w:ins w:id="94577" w:author="קלוד" w:date="2026-10-11T13:11:34Z">
        <w:r>
          <w:rPr>
            <w:rtl/>
          </w:rPr>
          <w:t xml:space="preserve">עצמן:</w:t>
        </w:r>
      </w:ins>
      <w:del w:id="94578" w:author="קלוד" w:date="2026-10-11T13:11:34Z">
        <w:r w:rsidRPr="006F178A">
          <w:rPr>
            <w:rtl/>
          </w:rPr>
          <w:delText xml:space="preserve">עצמן</w:delText>
        </w:r>
      </w:del>
      <w:r w:rsidRPr="006F178A">
        <w:rPr>
          <w:rtl/>
        </w:rPr>
        <w:t xml:space="preserve"> שווקין להושיב בהן זונות, מרחצאות לעדן בהן עצמן, גשרים ליטול מהן מכס.</w:t>
      </w:r>
    </w:p>
    <w:p w:rsidR="00E9703F" w:rsidRPr="006F178A" w:rsidRDefault="00E9703F" w:rsidP="00E9703F">
      <w:pPr>
        <w:rPr>
          <w:rtl/>
        </w:rPr>
      </w:pPr>
      <w:r w:rsidRPr="006F178A">
        <w:rPr>
          <w:rFonts w:ascii="Fb Fontext" w:hAnsi="Fb Fontext"/>
          <w:rtl/>
        </w:rPr>
        <w:t>הלך יהודה בן גרים וסיפר דבריהם, ונשמעו למלכות.</w:t>
      </w:r>
    </w:p>
    <w:p>
      <w:pPr>
        <w:pStyle w:val="38"/>
        <w:rPr>
          <w:ins w:id="97227" w:author="מנוע מכני" w:date="2026-10-11T12:04:39Z"/>
        </w:rPr>
      </w:pPr>
      <w:r>
        <w:t xml:space="preserve">- </w:t>
      </w:r>
      <w:r w:rsidRPr="006F178A">
        <w:t xml:space="preserve">אמרו:</w:t>
      </w:r>
    </w:p>
    <w:p w:rsidR="00E9703F" w:rsidRPr="006F178A" w:rsidRDefault="00E9703F" w:rsidP="00E9703F">
      <w:pPr>
        <w:pStyle w:val="affffb"/>
        <w:rPr>
          <w:rtl/>
        </w:rPr>
      </w:pPr>
      <w:del w:id="97228" w:author="מנוע מכני" w:date="2026-10-11T12:04:39Z">
        <w:r w:rsidRPr="006F178A">
          <w:rPr>
            <w:rtl/>
          </w:rPr>
          <w:delText xml:space="preserve"> </w:delText>
        </w:r>
      </w:del>
      <w:r w:rsidRPr="006F178A">
        <w:rPr>
          <w:rtl/>
        </w:rPr>
        <w:t xml:space="preserve">יהודה </w:t>
      </w:r>
      <w:ins w:id="94587" w:author="קלוד" w:date="2026-10-11T13:11:34Z">
        <w:r>
          <w:rPr>
            <w:rtl/>
          </w:rPr>
          <w:t xml:space="preserve">שעילה </w:t>
        </w:r>
        <w:r>
          <w:rPr>
            <w:rStyle w:val="afffffe"/>
            <w:rtl/>
          </w:rPr>
          <w:t xml:space="preserve">את המלכות</w:t>
        </w:r>
        <w:r>
          <w:rPr>
            <w:rtl/>
          </w:rPr>
          <w:t xml:space="preserve"> -</w:t>
        </w:r>
      </w:ins>
      <w:del w:id="94588" w:author="קלוד" w:date="2026-10-11T13:11:34Z">
        <w:r w:rsidRPr="006F178A">
          <w:rPr>
            <w:rtl/>
          </w:rPr>
          <w:delText xml:space="preserve">שעילה</w:delText>
        </w:r>
      </w:del>
      <w:r w:rsidRPr="006F178A">
        <w:rPr>
          <w:rtl/>
        </w:rPr>
        <w:t xml:space="preserve"> יתעלה, יוסי </w:t>
      </w:r>
      <w:ins w:id="94585" w:author="קלוד" w:date="2026-10-11T13:11:34Z">
        <w:r>
          <w:rPr>
            <w:rtl/>
          </w:rPr>
          <w:t xml:space="preserve">ששתק -</w:t>
        </w:r>
      </w:ins>
      <w:del w:id="94586" w:author="קלוד" w:date="2026-10-11T13:11:34Z">
        <w:r w:rsidRPr="006F178A">
          <w:rPr>
            <w:rtl/>
          </w:rPr>
          <w:delText xml:space="preserve">ששתק</w:delText>
        </w:r>
      </w:del>
      <w:r w:rsidRPr="006F178A">
        <w:rPr>
          <w:rtl/>
        </w:rPr>
        <w:t xml:space="preserve"> יגלה לציפורי, שמעון שגינה - יהרג.</w:t>
      </w:r>
    </w:p>
    <w:p w:rsidR="00E9703F" w:rsidRPr="006F178A" w:rsidRDefault="00E9703F" w:rsidP="00E9703F">
      <w:pPr>
        <w:rPr>
          <w:rtl/>
        </w:rPr>
      </w:pPr>
      <w:ins w:id="94641" w:author="קלוד" w:date="2026-10-11T13:11:34Z">
        <w:r>
          <w:rPr>
            <w:rFonts w:ascii="Fb Fontext" w:hAnsi="Fb Fontext"/>
            <w:rtl/>
          </w:rPr>
          <w:t xml:space="preserve">הלכו</w:t>
        </w:r>
      </w:ins>
      <w:del w:id="94642" w:author="קלוד" w:date="2026-10-11T13:11:34Z">
        <w:r w:rsidRPr="006F178A">
          <w:rPr>
            <w:rFonts w:ascii="Fb Fontext" w:hAnsi="Fb Fontext"/>
            <w:rtl/>
          </w:rPr>
          <w:lastRenderedPageBreak/>
          <w:delText xml:space="preserve">והלכו</w:delText>
        </w:r>
      </w:del>
      <w:r w:rsidRPr="006F178A">
        <w:rPr>
          <w:rFonts w:ascii="Fb Fontext" w:hAnsi="Fb Fontext"/>
          <w:rtl/>
        </w:rPr>
        <w:lastRenderedPageBreak/>
        <w:t xml:space="preserve"> </w:t>
      </w:r>
      <w:r w:rsidRPr="006F178A">
        <w:rPr>
          <w:rStyle w:val="2fb"/>
          <w:rFonts w:ascii="Fb Fontext" w:hAnsi="Fb Fontext"/>
          <w:rtl/>
        </w:rPr>
        <w:lastRenderedPageBreak/>
        <w:t xml:space="preserve">רשב"י</w:t>
      </w:r>
      <w:r w:rsidRPr="006F178A">
        <w:rPr>
          <w:rFonts w:ascii="Fb Fontext" w:hAnsi="Fb Fontext"/>
          <w:rtl/>
        </w:rPr>
        <w:lastRenderedPageBreak/>
        <w:t xml:space="preserve"> </w:t>
      </w:r>
      <w:ins w:id="94639" w:author="קלוד" w:date="2026-10-11T13:11:34Z">
        <w:r>
          <w:rPr>
            <w:rFonts w:ascii="Fb Fontext" w:hAnsi="Fb Fontext"/>
            <w:rtl/>
          </w:rPr>
          <w:t xml:space="preserve">ובנו</w:t>
        </w:r>
      </w:ins>
      <w:del w:id="94640" w:author="קלוד" w:date="2026-10-11T13:11:34Z">
        <w:r w:rsidRPr="006F178A">
          <w:rPr>
            <w:rFonts w:ascii="Fb Fontext" w:hAnsi="Fb Fontext"/>
            <w:rtl/>
          </w:rPr>
          <w:lastRenderedPageBreak/>
          <w:delText xml:space="preserve">וברי</w:delText>
        </w:r>
      </w:del>
      <w:r w:rsidRPr="006F178A">
        <w:rPr>
          <w:rFonts w:ascii="Fb Fontext" w:hAnsi="Fb Fontext"/>
          <w:rtl/>
        </w:rPr>
        <w:lastRenderedPageBreak/>
        <w:t xml:space="preserve"> </w:t>
      </w:r>
      <w:ins w:id="94637" w:author="קלוד" w:date="2026-10-11T13:11:34Z">
        <w:r>
          <w:rPr>
            <w:rStyle w:val="afffffe"/>
            <w:rFonts w:ascii="Fb Fontext" w:hAnsi="Fb Fontext"/>
            <w:rtl/>
          </w:rPr>
          <w:t xml:space="preserve">והתחבאו</w:t>
        </w:r>
        <w:r>
          <w:rPr>
            <w:rFonts w:ascii="Fb Fontext" w:hAnsi="Fb Fontext"/>
            <w:rtl/>
          </w:rPr>
          <w:t xml:space="preserve"> בבימ"ד,</w:t>
        </w:r>
      </w:ins>
      <w:del w:id="94638" w:author="קלוד" w:date="2026-10-11T13:11:34Z">
        <w:r w:rsidRPr="006F178A">
          <w:rPr>
            <w:rFonts w:ascii="Fb Fontext" w:hAnsi="Fb Fontext"/>
            <w:rtl/>
          </w:rPr>
          <w:lastRenderedPageBreak/>
          <w:delText xml:space="preserve">לבימ"ד</w:delText>
        </w:r>
      </w:del>
      <w:r w:rsidRPr="006F178A">
        <w:rPr>
          <w:rFonts w:ascii="Fb Fontext" w:hAnsi="Fb Fontext"/>
          <w:rtl/>
        </w:rPr>
        <w:lastRenderedPageBreak/>
        <w:t xml:space="preserve"> והיו מביאים להם </w:t>
      </w:r>
      <w:ins w:id="90169" w:author="Claude - סמנטי" w:date="2026-10-11T12:28:21Z">
        <w:r>
          <w:rPr>
            <w:rFonts w:ascii="Fb Fontext" w:hAnsi="Fb Fontext"/>
            <w:rtl/>
          </w:rPr>
          <w:t xml:space="preserve">לחם</w:t>
        </w:r>
      </w:ins>
      <w:del w:id="90170" w:author="Claude - סמנטי" w:date="2026-10-11T12:28:21Z">
        <w:r w:rsidRPr="006F178A">
          <w:rPr>
            <w:rFonts w:ascii="Fb Fontext" w:hAnsi="Fb Fontext"/>
            <w:rtl/>
          </w:rPr>
          <w:lastRenderedPageBreak/>
          <w:delText xml:space="preserve">ריפתא</w:delText>
        </w:r>
      </w:del>
      <w:r w:rsidRPr="006F178A">
        <w:rPr>
          <w:rFonts w:ascii="Fb Fontext" w:hAnsi="Fb Fontext"/>
          <w:rtl/>
        </w:rPr>
        <w:lastRenderedPageBreak/>
        <w:t xml:space="preserve"> </w:t>
      </w:r>
      <w:ins w:id="94635" w:author="קלוד" w:date="2026-10-11T13:11:34Z">
        <w:r>
          <w:rPr>
            <w:rFonts w:ascii="Fb Fontext" w:hAnsi="Fb Fontext"/>
            <w:rtl/>
          </w:rPr>
          <w:t xml:space="preserve">וקנקן</w:t>
        </w:r>
      </w:ins>
      <w:del w:id="94636" w:author="קלוד" w:date="2026-10-11T13:11:34Z">
        <w:r w:rsidRPr="006F178A">
          <w:rPr>
            <w:rFonts w:ascii="Fb Fontext" w:hAnsi="Fb Fontext"/>
            <w:rtl/>
          </w:rPr>
          <w:lastRenderedPageBreak/>
          <w:delText xml:space="preserve">כוזא</w:delText>
        </w:r>
      </w:del>
      <w:r w:rsidRPr="006F178A">
        <w:rPr>
          <w:rFonts w:ascii="Fb Fontext" w:hAnsi="Fb Fontext"/>
          <w:rtl/>
        </w:rPr>
        <w:lastRenderedPageBreak/>
        <w:t xml:space="preserve"> </w:t>
      </w:r>
      <w:ins w:id="94633" w:author="קלוד" w:date="2026-10-11T13:11:34Z">
        <w:r>
          <w:rPr>
            <w:rFonts w:ascii="Fb Fontext" w:hAnsi="Fb Fontext"/>
            <w:rtl/>
          </w:rPr>
          <w:t xml:space="preserve">מים</w:t>
        </w:r>
      </w:ins>
      <w:del w:id="94634" w:author="קלוד" w:date="2026-10-11T13:11:34Z">
        <w:r w:rsidRPr="006F178A">
          <w:rPr>
            <w:rFonts w:ascii="Fb Fontext" w:hAnsi="Fb Fontext"/>
            <w:rtl/>
          </w:rPr>
          <w:lastRenderedPageBreak/>
          <w:delText xml:space="preserve">דמיא</w:delText>
        </w:r>
      </w:del>
      <w:r w:rsidRPr="006F178A">
        <w:rPr>
          <w:rFonts w:ascii="Fb Fontext" w:hAnsi="Fb Fontext"/>
          <w:rtl/>
        </w:rPr>
        <w:lastRenderedPageBreak/>
        <w:t xml:space="preserve"> </w:t>
      </w:r>
      <w:ins w:id="94631" w:author="קלוד" w:date="2026-10-11T13:11:34Z">
        <w:r>
          <w:rPr>
            <w:rFonts w:ascii="Fb Fontext" w:hAnsi="Fb Fontext"/>
            <w:rtl/>
          </w:rPr>
          <w:t xml:space="preserve">ואוכלים.</w:t>
        </w:r>
      </w:ins>
      <w:del w:id="94632" w:author="קלוד" w:date="2026-10-11T13:11:34Z">
        <w:r w:rsidRPr="006F178A">
          <w:rPr>
            <w:rFonts w:ascii="Fb Fontext" w:hAnsi="Fb Fontext"/>
            <w:rtl/>
          </w:rPr>
          <w:lastRenderedPageBreak/>
          <w:delText xml:space="preserve">וכרכי</w:delText>
        </w:r>
      </w:del>
      <w:r w:rsidRPr="006F178A">
        <w:rPr>
          <w:rFonts w:ascii="Fb Fontext" w:hAnsi="Fb Fontext"/>
          <w:rtl/>
        </w:rPr>
        <w:lastRenderedPageBreak/>
        <w:t xml:space="preserve"> </w:t>
      </w:r>
      <w:ins w:id="94629" w:author="קלוד" w:date="2026-10-11T13:11:34Z">
        <w:r>
          <w:rPr>
            <w:rFonts w:ascii="Fb Fontext" w:hAnsi="Fb Fontext"/>
            <w:rtl/>
          </w:rPr>
          <w:t xml:space="preserve">ואח"כ,</w:t>
        </w:r>
      </w:ins>
      <w:del w:id="94630" w:author="קלוד" w:date="2026-10-11T13:11:34Z">
        <w:r w:rsidRPr="006F178A">
          <w:rPr>
            <w:rFonts w:ascii="Fb Fontext" w:hAnsi="Fb Fontext"/>
            <w:rtl/>
          </w:rPr>
          <w:lastRenderedPageBreak/>
          <w:delText xml:space="preserve">ואח"כ</w:delText>
        </w:r>
      </w:del>
      <w:r w:rsidRPr="006F178A">
        <w:rPr>
          <w:rFonts w:ascii="Fb Fontext" w:hAnsi="Fb Fontext"/>
          <w:rtl/>
        </w:rPr>
        <w:lastRenderedPageBreak/>
        <w:t xml:space="preserve"> כשחששו שנשים דעתן קלה</w:t>
      </w:r>
      <w:ins w:id="94627" w:author="קלוד" w:date="2026-10-11T13:11:34Z">
        <w:r>
          <w:rPr>
            <w:rFonts w:ascii="Fb Fontext" w:hAnsi="Fb Fontext"/>
            <w:rtl/>
          </w:rPr>
          <w:t xml:space="preserve"> </w:t>
        </w:r>
        <w:r>
          <w:rPr>
            <w:rStyle w:val="afffffe"/>
            <w:rFonts w:ascii="Fb Fontext" w:hAnsi="Fb Fontext"/>
            <w:rtl/>
          </w:rPr>
          <w:t xml:space="preserve">ותגלה אותם</w:t>
        </w:r>
        <w:r>
          <w:rPr>
            <w:rFonts w:ascii="Fb Fontext" w:hAnsi="Fb Fontext"/>
            <w:rtl/>
          </w:rPr>
          <w:t xml:space="preserve">, </w:t>
        </w:r>
      </w:ins>
      <w:del w:id="94628" w:author="קלוד" w:date="2026-10-11T13:11:34Z">
        <w:r w:rsidRPr="006F178A">
          <w:rPr>
            <w:rFonts w:ascii="Fb Fontext" w:hAnsi="Fb Fontext"/>
            <w:rtl/>
          </w:rPr>
          <w:lastRenderedPageBreak/>
          <w:delText xml:space="preserve"> </w:delText>
        </w:r>
      </w:del>
      <w:r w:rsidRPr="006F178A">
        <w:rPr>
          <w:rFonts w:ascii="Fb Fontext" w:hAnsi="Fb Fontext"/>
          <w:rtl/>
        </w:rPr>
        <w:lastRenderedPageBreak/>
        <w:t xml:space="preserve">הלכו למ</w:t>
      </w:r>
      <w:r w:rsidRPr="006F178A">
        <w:rPr>
          <w:rFonts w:ascii="Fb Fontext" w:hAnsi="Fb Fontext" w:hint="cs"/>
          <w:rtl/>
        </w:rPr>
        <w:t>ע</w:t>
      </w:r>
      <w:r w:rsidRPr="006F178A">
        <w:rPr>
          <w:rFonts w:ascii="Fb Fontext" w:hAnsi="Fb Fontext"/>
          <w:rtl/>
        </w:rPr>
        <w:t xml:space="preserve">רה וניזונו מחרוב </w:t>
      </w:r>
      <w:ins w:id="94625" w:author="קלוד" w:date="2026-10-11T13:11:34Z">
        <w:r>
          <w:rPr>
            <w:rFonts w:ascii="Fb Fontext" w:hAnsi="Fb Fontext"/>
            <w:rtl/>
          </w:rPr>
          <w:t xml:space="preserve">ומעיין, </w:t>
        </w:r>
        <w:r>
          <w:rPr>
            <w:rStyle w:val="afffffe"/>
            <w:rFonts w:ascii="Fb Fontext" w:hAnsi="Fb Fontext"/>
            <w:rtl/>
          </w:rPr>
          <w:t xml:space="preserve">פשטו בגדיהם</w:t>
        </w:r>
      </w:ins>
      <w:del w:id="94626" w:author="קלוד" w:date="2026-10-11T13:11:34Z">
        <w:r w:rsidRPr="006F178A">
          <w:rPr>
            <w:rFonts w:ascii="Fb Fontext" w:hAnsi="Fb Fontext"/>
            <w:rtl/>
          </w:rPr>
          <w:delText xml:space="preserve">ומעיין</w:delText>
        </w:r>
      </w:del>
      <w:r w:rsidRPr="006F178A">
        <w:rPr>
          <w:rFonts w:ascii="Fb Fontext" w:hAnsi="Fb Fontext"/>
          <w:rtl/>
        </w:rPr>
        <w:t xml:space="preserve"> וישבו עד </w:t>
      </w:r>
      <w:ins w:id="94623" w:author="קלוד" w:date="2026-10-11T13:11:34Z">
        <w:r>
          <w:rPr>
            <w:rFonts w:ascii="Fb Fontext" w:hAnsi="Fb Fontext"/>
            <w:rtl/>
          </w:rPr>
          <w:t xml:space="preserve">צווארם</w:t>
        </w:r>
      </w:ins>
      <w:del w:id="94624" w:author="קלוד" w:date="2026-10-11T13:11:34Z">
        <w:r w:rsidRPr="006F178A">
          <w:rPr>
            <w:rFonts w:ascii="Fb Fontext" w:hAnsi="Fb Fontext"/>
            <w:rtl/>
          </w:rPr>
          <w:delText xml:space="preserve">צוארם</w:delText>
        </w:r>
      </w:del>
      <w:r w:rsidRPr="006F178A">
        <w:rPr>
          <w:rFonts w:ascii="Fb Fontext" w:hAnsi="Fb Fontext"/>
          <w:rtl/>
        </w:rPr>
        <w:t xml:space="preserve"> </w:t>
      </w:r>
      <w:ins w:id="94621" w:author="קלוד" w:date="2026-10-11T13:11:34Z">
        <w:r>
          <w:rPr>
            <w:rFonts w:ascii="Fb Fontext" w:hAnsi="Fb Fontext"/>
            <w:rtl/>
          </w:rPr>
          <w:t xml:space="preserve">בחול,</w:t>
        </w:r>
      </w:ins>
      <w:del w:id="94622" w:author="קלוד" w:date="2026-10-11T13:11:34Z">
        <w:r w:rsidRPr="006F178A">
          <w:rPr>
            <w:rFonts w:ascii="Fb Fontext" w:hAnsi="Fb Fontext"/>
            <w:rtl/>
          </w:rPr>
          <w:delText xml:space="preserve">בחול</w:delText>
        </w:r>
      </w:del>
      <w:r w:rsidRPr="006F178A">
        <w:rPr>
          <w:rFonts w:ascii="Fb Fontext" w:hAnsi="Fb Fontext"/>
          <w:rtl/>
        </w:rPr>
        <w:t xml:space="preserve"> </w:t>
      </w:r>
      <w:ins w:id="94619" w:author="קלוד" w:date="2026-10-11T13:11:34Z">
        <w:r>
          <w:rPr>
            <w:rFonts w:ascii="Fb Fontext" w:hAnsi="Fb Fontext"/>
            <w:rtl/>
          </w:rPr>
          <w:t xml:space="preserve">וכל</w:t>
        </w:r>
      </w:ins>
      <w:del w:id="94620" w:author="קלוד" w:date="2026-10-11T13:11:34Z">
        <w:r w:rsidRPr="006F178A">
          <w:rPr>
            <w:rFonts w:ascii="Fb Fontext" w:hAnsi="Fb Fontext"/>
            <w:rtl/>
          </w:rPr>
          <w:delText xml:space="preserve">כולי</w:delText>
        </w:r>
      </w:del>
      <w:r w:rsidRPr="006F178A">
        <w:rPr>
          <w:rFonts w:ascii="Fb Fontext" w:hAnsi="Fb Fontext"/>
          <w:rtl/>
        </w:rPr>
        <w:t xml:space="preserve"> </w:t>
      </w:r>
      <w:ins w:id="94617" w:author="קלוד" w:date="2026-10-11T13:11:34Z">
        <w:r>
          <w:rPr>
            <w:rFonts w:ascii="Fb Fontext" w:hAnsi="Fb Fontext"/>
            <w:rtl/>
          </w:rPr>
          <w:t xml:space="preserve">היום</w:t>
        </w:r>
      </w:ins>
      <w:del w:id="94618" w:author="קלוד" w:date="2026-10-11T13:11:34Z">
        <w:r w:rsidRPr="006F178A">
          <w:rPr>
            <w:rFonts w:ascii="Fb Fontext" w:hAnsi="Fb Fontext"/>
            <w:rtl/>
          </w:rPr>
          <w:delText xml:space="preserve">יומא</w:delText>
        </w:r>
      </w:del>
      <w:r w:rsidRPr="006F178A">
        <w:rPr>
          <w:rFonts w:ascii="Fb Fontext" w:hAnsi="Fb Fontext"/>
          <w:rtl/>
        </w:rPr>
        <w:t xml:space="preserve"> </w:t>
      </w:r>
      <w:ins w:id="94615" w:author="קלוד" w:date="2026-10-11T13:11:34Z">
        <w:r>
          <w:rPr>
            <w:rFonts w:ascii="Fb Fontext" w:hAnsi="Fb Fontext"/>
            <w:rtl/>
          </w:rPr>
          <w:t xml:space="preserve">למדו.</w:t>
        </w:r>
      </w:ins>
      <w:del w:id="94616" w:author="קלוד" w:date="2026-10-11T13:11:34Z">
        <w:r w:rsidRPr="006F178A">
          <w:rPr>
            <w:rFonts w:ascii="Fb Fontext" w:hAnsi="Fb Fontext"/>
            <w:rtl/>
          </w:rPr>
          <w:delText xml:space="preserve">גרסי,</w:delText>
        </w:r>
      </w:del>
      <w:r w:rsidRPr="006F178A">
        <w:rPr>
          <w:rFonts w:ascii="Fb Fontext" w:hAnsi="Fb Fontext"/>
          <w:rtl/>
        </w:rPr>
        <w:t xml:space="preserve"> </w:t>
      </w:r>
      <w:ins w:id="94613" w:author="קלוד" w:date="2026-10-11T13:11:34Z">
        <w:r>
          <w:rPr>
            <w:rFonts w:ascii="Fb Fontext" w:hAnsi="Fb Fontext"/>
            <w:rtl/>
          </w:rPr>
          <w:t xml:space="preserve">בשעת</w:t>
        </w:r>
      </w:ins>
      <w:del w:id="94614" w:author="קלוד" w:date="2026-10-11T13:11:34Z">
        <w:r w:rsidRPr="006F178A">
          <w:rPr>
            <w:rFonts w:ascii="Fb Fontext" w:hAnsi="Fb Fontext"/>
            <w:rtl/>
          </w:rPr>
          <w:delText xml:space="preserve">בעידן</w:delText>
        </w:r>
      </w:del>
      <w:r w:rsidRPr="006F178A">
        <w:rPr>
          <w:rFonts w:ascii="Fb Fontext" w:hAnsi="Fb Fontext"/>
          <w:rtl/>
        </w:rPr>
        <w:t xml:space="preserve"> </w:t>
      </w:r>
      <w:ins w:id="94611" w:author="קלוד" w:date="2026-10-11T13:11:34Z">
        <w:r>
          <w:rPr>
            <w:rFonts w:ascii="Fb Fontext" w:hAnsi="Fb Fontext"/>
            <w:rtl/>
          </w:rPr>
          <w:t xml:space="preserve">תפילה</w:t>
        </w:r>
      </w:ins>
      <w:del w:id="94612" w:author="קלוד" w:date="2026-10-11T13:11:34Z">
        <w:r w:rsidRPr="006F178A">
          <w:rPr>
            <w:rFonts w:ascii="Fb Fontext" w:hAnsi="Fb Fontext"/>
            <w:rtl/>
          </w:rPr>
          <w:delText xml:space="preserve">צלויי</w:delText>
        </w:r>
      </w:del>
      <w:r w:rsidRPr="006F178A">
        <w:rPr>
          <w:rFonts w:ascii="Fb Fontext" w:hAnsi="Fb Fontext"/>
          <w:rtl/>
        </w:rPr>
        <w:t xml:space="preserve"> </w:t>
      </w:r>
      <w:ins w:id="94609" w:author="קלוד" w:date="2026-10-11T13:11:34Z">
        <w:r>
          <w:rPr>
            <w:rFonts w:ascii="Fb Fontext" w:hAnsi="Fb Fontext"/>
            <w:rtl/>
          </w:rPr>
          <w:t xml:space="preserve">לבשו,</w:t>
        </w:r>
      </w:ins>
      <w:del w:id="94610" w:author="קלוד" w:date="2026-10-11T13:11:34Z">
        <w:r w:rsidRPr="006F178A">
          <w:rPr>
            <w:rFonts w:ascii="Fb Fontext" w:hAnsi="Fb Fontext"/>
            <w:rtl/>
          </w:rPr>
          <w:delText xml:space="preserve">לבשו</w:delText>
        </w:r>
      </w:del>
      <w:r w:rsidRPr="006F178A">
        <w:rPr>
          <w:rFonts w:ascii="Fb Fontext" w:hAnsi="Fb Fontext"/>
          <w:rtl/>
        </w:rPr>
        <w:t xml:space="preserve"> </w:t>
      </w:r>
      <w:ins w:id="94607" w:author="קלוד" w:date="2026-10-11T13:11:34Z">
        <w:r>
          <w:rPr>
            <w:rFonts w:ascii="Fb Fontext" w:hAnsi="Fb Fontext"/>
            <w:rtl/>
          </w:rPr>
          <w:t xml:space="preserve">התכסו</w:t>
        </w:r>
      </w:ins>
      <w:del w:id="94608" w:author="קלוד" w:date="2026-10-11T13:11:34Z">
        <w:r w:rsidRPr="006F178A">
          <w:rPr>
            <w:rFonts w:ascii="Fb Fontext" w:hAnsi="Fb Fontext"/>
            <w:rtl/>
          </w:rPr>
          <w:delText xml:space="preserve">מיכסו</w:delText>
        </w:r>
      </w:del>
      <w:r w:rsidRPr="006F178A">
        <w:rPr>
          <w:rFonts w:ascii="Fb Fontext" w:hAnsi="Fb Fontext"/>
          <w:rtl/>
        </w:rPr>
        <w:t xml:space="preserve"> </w:t>
      </w:r>
      <w:ins w:id="94605" w:author="קלוד" w:date="2026-10-11T13:11:34Z">
        <w:r>
          <w:rPr>
            <w:rFonts w:ascii="Fb Fontext" w:hAnsi="Fb Fontext"/>
            <w:rtl/>
          </w:rPr>
          <w:t xml:space="preserve">והתפללו,</w:t>
        </w:r>
      </w:ins>
      <w:del w:id="94606" w:author="קלוד" w:date="2026-10-11T13:11:34Z">
        <w:r w:rsidRPr="006F178A">
          <w:rPr>
            <w:rFonts w:ascii="Fb Fontext" w:hAnsi="Fb Fontext"/>
            <w:rtl/>
          </w:rPr>
          <w:delText xml:space="preserve">ומצלו,</w:delText>
        </w:r>
      </w:del>
      <w:r w:rsidRPr="006F178A">
        <w:rPr>
          <w:rFonts w:ascii="Fb Fontext" w:hAnsi="Fb Fontext"/>
          <w:rtl/>
        </w:rPr>
        <w:t xml:space="preserve"> </w:t>
      </w:r>
      <w:ins w:id="91035" w:author="מנוע מכני" w:date="2026-10-11T12:04:39Z">
        <w:r>
          <w:rPr>
            <w:rFonts w:ascii="Fb Fontext" w:hAnsi="Fb Fontext"/>
            <w:rtl/>
          </w:rPr>
          <w:t xml:space="preserve">ואח"כ</w:t>
        </w:r>
      </w:ins>
      <w:del w:id="91036" w:author="מנוע מכני" w:date="2026-10-11T12:04:39Z">
        <w:r w:rsidRPr="006F178A">
          <w:rPr>
            <w:rFonts w:ascii="Fb Fontext" w:hAnsi="Fb Fontext"/>
            <w:rtl/>
          </w:rPr>
          <w:delText xml:space="preserve">והדר</w:delText>
        </w:r>
      </w:del>
      <w:r w:rsidRPr="006F178A">
        <w:rPr>
          <w:rFonts w:ascii="Fb Fontext" w:hAnsi="Fb Fontext"/>
          <w:rtl/>
        </w:rPr>
        <w:t xml:space="preserve"> </w:t>
      </w:r>
      <w:ins w:id="94603" w:author="קלוד" w:date="2026-10-11T13:11:34Z">
        <w:r>
          <w:rPr>
            <w:rFonts w:ascii="Fb Fontext" w:hAnsi="Fb Fontext"/>
            <w:rtl/>
          </w:rPr>
          <w:t xml:space="preserve">פשטו</w:t>
        </w:r>
      </w:ins>
      <w:del w:id="94604" w:author="קלוד" w:date="2026-10-11T13:11:34Z">
        <w:r w:rsidRPr="006F178A">
          <w:rPr>
            <w:rFonts w:ascii="Fb Fontext" w:hAnsi="Fb Fontext"/>
            <w:rtl/>
          </w:rPr>
          <w:delText xml:space="preserve">משלחי</w:delText>
        </w:r>
      </w:del>
      <w:r w:rsidRPr="006F178A">
        <w:rPr>
          <w:rFonts w:ascii="Fb Fontext" w:hAnsi="Fb Fontext"/>
          <w:rtl/>
        </w:rPr>
        <w:t xml:space="preserve"> </w:t>
      </w:r>
      <w:ins w:id="90167" w:author="Claude - סמנטי" w:date="2026-10-11T12:28:21Z">
        <w:ins w:id="94601" w:author="קלוד" w:date="2026-10-11T13:11:34Z">
          <w:r>
            <w:rPr>
              <w:rFonts w:ascii="Fb Fontext" w:hAnsi="Fb Fontext"/>
              <w:rtl/>
            </w:rPr>
            <w:t xml:space="preserve">כדי</w:t>
          </w:r>
        </w:ins>
        <w:del w:id="94602" w:author="קלוד" w:date="2026-10-11T13:11:34Z">
          <w:r>
            <w:rPr>
              <w:rFonts w:ascii="Fb Fontext" w:hAnsi="Fb Fontext"/>
              <w:rtl/>
            </w:rPr>
            <w:delText xml:space="preserve">מהם</w:delText>
          </w:r>
        </w:del>
      </w:ins>
      <w:del w:id="90168" w:author="Claude - סמנטי" w:date="2026-10-11T12:28:21Z">
        <w:r w:rsidRPr="006F178A">
          <w:rPr>
            <w:rFonts w:ascii="Fb Fontext" w:hAnsi="Fb Fontext"/>
            <w:rtl/>
          </w:rPr>
          <w:delText xml:space="preserve">מנייהו</w:delText>
        </w:r>
      </w:del>
      <w:r w:rsidRPr="006F178A">
        <w:rPr>
          <w:rFonts w:ascii="Fb Fontext" w:hAnsi="Fb Fontext"/>
          <w:rtl/>
        </w:rPr>
        <w:t xml:space="preserve"> </w:t>
      </w:r>
      <w:ins w:id="94599" w:author="קלוד" w:date="2026-10-11T13:11:34Z">
        <w:r>
          <w:rPr>
            <w:rFonts w:ascii="Fb Fontext" w:hAnsi="Fb Fontext"/>
            <w:rtl/>
          </w:rPr>
          <w:t xml:space="preserve">שלא</w:t>
        </w:r>
      </w:ins>
      <w:del w:id="94600" w:author="קלוד" w:date="2026-10-11T13:11:34Z">
        <w:r w:rsidRPr="006F178A">
          <w:rPr>
            <w:rFonts w:ascii="Fb Fontext" w:hAnsi="Fb Fontext"/>
            <w:rtl/>
          </w:rPr>
          <w:delText xml:space="preserve">כי </w:delText>
        </w:r>
        <w:r>
          <w:rPr>
            <w:rFonts w:ascii="Fb Fontext" w:hAnsi="Fb Fontext"/>
            <w:rtl/>
          </w:rPr>
          <w:delText xml:space="preserve">איך</w:delText>
        </w:r>
        <w:r w:rsidRPr="006F178A">
          <w:rPr>
            <w:rFonts w:ascii="Fb Fontext" w:hAnsi="Fb Fontext"/>
            <w:rtl/>
          </w:rPr>
          <w:delText xml:space="preserve"> דלא</w:delText>
        </w:r>
      </w:del>
      <w:ins w:id="95935" w:author="מנוע מכני" w:date="2026-10-11T12:04:39Z"/>
      <w:del w:id="95936" w:author="מנוע מכני" w:date="2026-10-11T12:04:39Z">
        <w:r w:rsidRPr="006F178A">
          <w:rPr>
            <w:rFonts w:ascii="Fb Fontext" w:hAnsi="Fb Fontext"/>
            <w:rtl/>
          </w:rPr>
          <w:delText xml:space="preserve">היכי</w:delText>
        </w:r>
      </w:del>
      <w:r w:rsidRPr="006F178A">
        <w:rPr>
          <w:rFonts w:ascii="Fb Fontext" w:hAnsi="Fb Fontext"/>
          <w:rtl/>
        </w:rPr>
        <w:t xml:space="preserve"> </w:t>
      </w:r>
      <w:ins w:id="90165" w:author="Claude - סמנטי" w:date="2026-10-11T12:28:21Z">
        <w:r>
          <w:rPr>
            <w:rFonts w:ascii="Fb Fontext" w:hAnsi="Fb Fontext"/>
            <w:rtl/>
          </w:rPr>
          <w:t xml:space="preserve">יבלו</w:t>
        </w:r>
      </w:ins>
      <w:del w:id="90166" w:author="Claude - סמנטי" w:date="2026-10-11T12:28:21Z">
        <w:r w:rsidRPr="006F178A">
          <w:rPr>
            <w:rFonts w:ascii="Fb Fontext" w:hAnsi="Fb Fontext"/>
            <w:rtl/>
          </w:rPr>
          <w:delText xml:space="preserve">ליבלו</w:delText>
        </w:r>
      </w:del>
      <w:r w:rsidRPr="006F178A">
        <w:rPr>
          <w:rFonts w:ascii="Fb Fontext" w:hAnsi="Fb Fontext"/>
          <w:rtl/>
        </w:rPr>
        <w:t xml:space="preserve">. </w:t>
      </w:r>
      <w:r w:rsidRPr="006F178A">
        <w:rPr>
          <w:rFonts w:ascii="Fb Fontext" w:hAnsi="Fb Fontext" w:hint="cs"/>
          <w:rtl/>
        </w:rPr>
        <w:t>ישבו י</w:t>
      </w:r>
      <w:r w:rsidRPr="006F178A">
        <w:rPr>
          <w:rFonts w:ascii="Fb Fontext" w:hAnsi="Fb Fontext"/>
          <w:rtl/>
        </w:rPr>
        <w:t>"</w:t>
      </w:r>
      <w:r w:rsidRPr="006F178A">
        <w:rPr>
          <w:rFonts w:ascii="Fb Fontext" w:hAnsi="Fb Fontext" w:hint="cs"/>
          <w:rtl/>
        </w:rPr>
        <w:t xml:space="preserve">ב </w:t>
      </w:r>
      <w:ins w:id="94597" w:author="קלוד" w:date="2026-10-11T13:11:34Z">
        <w:r>
          <w:rPr>
            <w:rFonts w:ascii="Fb Fontext" w:hAnsi="Fb Fontext"/>
            <w:rtl/>
          </w:rPr>
          <w:t xml:space="preserve">שנים</w:t>
        </w:r>
      </w:ins>
      <w:del w:id="94598" w:author="קלוד" w:date="2026-10-11T13:11:34Z">
        <w:r w:rsidRPr="006F178A">
          <w:rPr>
            <w:rFonts w:ascii="Fb Fontext" w:hAnsi="Fb Fontext"/>
            <w:rtl/>
          </w:rPr>
          <w:delText xml:space="preserve">שני</w:delText>
        </w:r>
      </w:del>
      <w:r w:rsidRPr="006F178A">
        <w:rPr>
          <w:rFonts w:ascii="Fb Fontext" w:hAnsi="Fb Fontext"/>
          <w:rtl/>
        </w:rPr>
        <w:t xml:space="preserve"> </w:t>
      </w:r>
      <w:ins w:id="90163" w:author="Claude - סמנטי" w:date="2026-10-11T12:28:21Z">
        <w:r>
          <w:rPr>
            <w:rFonts w:ascii="Fb Fontext" w:hAnsi="Fb Fontext"/>
            <w:rtl/>
          </w:rPr>
          <w:t xml:space="preserve">במערה</w:t>
        </w:r>
      </w:ins>
      <w:del w:id="90164" w:author="Claude - סמנטי" w:date="2026-10-11T12:28:21Z">
        <w:r w:rsidRPr="006F178A">
          <w:rPr>
            <w:rFonts w:ascii="Fb Fontext" w:hAnsi="Fb Fontext"/>
            <w:rtl/>
          </w:rPr>
          <w:delText xml:space="preserve">במערתא</w:delText>
        </w:r>
      </w:del>
      <w:r w:rsidRPr="006F178A">
        <w:rPr>
          <w:rFonts w:ascii="Fb Fontext" w:hAnsi="Fb Fontext"/>
          <w:rtl/>
        </w:rPr>
        <w:t xml:space="preserve">. </w:t>
      </w:r>
      <w:r>
        <w:rPr>
          <w:rFonts w:ascii="Fb Fontext" w:hAnsi="Fb Fontext"/>
          <w:rtl/>
        </w:rPr>
        <w:t>בא</w:t>
      </w:r>
      <w:r w:rsidRPr="006F178A">
        <w:rPr>
          <w:rFonts w:ascii="Fb Fontext" w:hAnsi="Fb Fontext"/>
          <w:rtl/>
        </w:rPr>
        <w:t xml:space="preserve"> אליהו </w:t>
      </w:r>
      <w:ins w:id="94595" w:author="קלוד" w:date="2026-10-11T13:11:34Z">
        <w:r>
          <w:rPr>
            <w:rFonts w:ascii="Fb Fontext" w:hAnsi="Fb Fontext"/>
            <w:rtl/>
          </w:rPr>
          <w:t xml:space="preserve">ועמד</w:t>
        </w:r>
      </w:ins>
      <w:del w:id="94596" w:author="קלוד" w:date="2026-10-11T13:11:34Z">
        <w:r w:rsidRPr="006F178A">
          <w:rPr>
            <w:rFonts w:ascii="Fb Fontext" w:hAnsi="Fb Fontext"/>
            <w:rtl/>
          </w:rPr>
          <w:delText xml:space="preserve">וקם</w:delText>
        </w:r>
      </w:del>
      <w:r w:rsidRPr="006F178A">
        <w:rPr>
          <w:rFonts w:ascii="Fb Fontext" w:hAnsi="Fb Fontext"/>
          <w:rtl/>
        </w:rPr>
        <w:t xml:space="preserve"> </w:t>
      </w:r>
      <w:ins w:id="94593" w:author="קלוד" w:date="2026-10-11T13:11:34Z">
        <w:r>
          <w:rPr>
            <w:rFonts w:ascii="Fb Fontext" w:hAnsi="Fb Fontext"/>
            <w:rtl/>
          </w:rPr>
          <w:t xml:space="preserve">על</w:t>
        </w:r>
      </w:ins>
      <w:del w:id="94594" w:author="קלוד" w:date="2026-10-11T13:11:34Z">
        <w:r w:rsidRPr="006F178A">
          <w:rPr>
            <w:rFonts w:ascii="Fb Fontext" w:hAnsi="Fb Fontext"/>
            <w:rtl/>
          </w:rPr>
          <w:delText xml:space="preserve">אפיתחא</w:delText>
        </w:r>
      </w:del>
      <w:r w:rsidRPr="006F178A">
        <w:rPr>
          <w:rFonts w:ascii="Fb Fontext" w:hAnsi="Fb Fontext"/>
          <w:rtl/>
        </w:rPr>
        <w:t xml:space="preserve"> </w:t>
      </w:r>
      <w:ins w:id="90161" w:author="Claude - סמנטי" w:date="2026-10-11T12:28:21Z">
        <w:ins w:id="94591" w:author="קלוד" w:date="2026-10-11T13:11:34Z">
          <w:r>
            <w:rPr>
              <w:rFonts w:ascii="Fb Fontext" w:hAnsi="Fb Fontext"/>
              <w:rtl/>
            </w:rPr>
            <w:t xml:space="preserve">פתח</w:t>
          </w:r>
        </w:ins>
        <w:del w:id="94592" w:author="קלוד" w:date="2026-10-11T13:11:34Z">
          <w:r>
            <w:rPr>
              <w:rFonts w:ascii="Fb Fontext" w:hAnsi="Fb Fontext"/>
              <w:rtl/>
            </w:rPr>
            <w:delText xml:space="preserve">של</w:delText>
          </w:r>
        </w:del>
        <w:r>
          <w:rPr>
            <w:rFonts w:ascii="Fb Fontext" w:hAnsi="Fb Fontext"/>
            <w:rtl/>
          </w:rPr>
          <w:t xml:space="preserve"> המערה</w:t>
        </w:r>
      </w:ins>
      <w:del w:id="90162" w:author="Claude - סמנטי" w:date="2026-10-11T12:28:21Z">
        <w:r w:rsidRPr="006F178A">
          <w:rPr>
            <w:rFonts w:ascii="Fb Fontext" w:hAnsi="Fb Fontext"/>
            <w:rtl/>
          </w:rPr>
          <w:delText xml:space="preserve">דמערתא</w:delText>
        </w:r>
      </w:del>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מ</w:t>
      </w:r>
      <w:r w:rsidRPr="006F178A">
        <w:rPr>
          <w:rFonts w:ascii="Fb Fontext" w:hAnsi="Fb Fontext" w:hint="cs"/>
          <w:rtl/>
        </w:rPr>
        <w:t>י יודיע</w:t>
      </w:r>
      <w:r w:rsidRPr="006F178A">
        <w:rPr>
          <w:rFonts w:ascii="Fb Fontext" w:hAnsi="Fb Fontext"/>
          <w:rtl/>
        </w:rPr>
        <w:t xml:space="preserve"> לבר יוחי </w:t>
      </w:r>
      <w:ins w:id="94589" w:author="קלוד" w:date="2026-10-11T13:11:34Z">
        <w:r>
          <w:rPr>
            <w:rFonts w:ascii="Fb Fontext" w:hAnsi="Fb Fontext"/>
            <w:rtl/>
          </w:rPr>
          <w:t xml:space="preserve">שמת</w:t>
        </w:r>
      </w:ins>
      <w:del w:id="94590" w:author="קלוד" w:date="2026-10-11T13:11:34Z">
        <w:r w:rsidRPr="006F178A">
          <w:rPr>
            <w:rFonts w:ascii="Fb Fontext" w:hAnsi="Fb Fontext"/>
            <w:rtl/>
          </w:rPr>
          <w:delText xml:space="preserve">דמת</w:delText>
        </w:r>
      </w:del>
      <w:r w:rsidRPr="006F178A">
        <w:rPr>
          <w:rFonts w:ascii="Fb Fontext" w:hAnsi="Fb Fontext"/>
          <w:rtl/>
        </w:rPr>
        <w:t xml:space="preserve"> קיסר ובטל</w:t>
      </w:r>
      <w:r w:rsidRPr="006F178A">
        <w:rPr>
          <w:rFonts w:ascii="Fb Fontext" w:hAnsi="Fb Fontext" w:hint="cs"/>
          <w:rtl/>
        </w:rPr>
        <w:t>ו</w:t>
      </w:r>
      <w:r w:rsidRPr="006F178A">
        <w:rPr>
          <w:rFonts w:ascii="Fb Fontext" w:hAnsi="Fb Fontext"/>
          <w:rtl/>
        </w:rPr>
        <w:t xml:space="preserve"> גזר</w:t>
      </w:r>
      <w:r w:rsidRPr="006F178A">
        <w:rPr>
          <w:rFonts w:ascii="Fb Fontext" w:hAnsi="Fb Fontext" w:hint="cs"/>
          <w:rtl/>
        </w:rPr>
        <w:t>ו</w:t>
      </w:r>
      <w:r w:rsidRPr="006F178A">
        <w:rPr>
          <w:rFonts w:ascii="Fb Fontext" w:hAnsi="Fb Fontext"/>
          <w:rtl/>
        </w:rPr>
        <w:t>תי</w:t>
      </w:r>
      <w:r w:rsidRPr="006F178A">
        <w:rPr>
          <w:rFonts w:ascii="Fb Fontext" w:hAnsi="Fb Fontext" w:hint="cs"/>
          <w:rtl/>
        </w:rPr>
        <w:t>ו</w:t>
      </w:r>
      <w:r w:rsidRPr="006F178A">
        <w:rPr>
          <w:rFonts w:ascii="Fb Fontext" w:hAnsi="Fb Fontext"/>
          <w:rtl/>
        </w:rPr>
        <w:t xml:space="preserve">. </w:t>
      </w:r>
      <w:r>
        <w:rPr>
          <w:rFonts w:ascii="Fb Fontext" w:hAnsi="Fb Fontext"/>
          <w:rtl/>
        </w:rPr>
        <w:t>יצא</w:t>
      </w:r>
      <w:r w:rsidRPr="006F178A">
        <w:rPr>
          <w:rFonts w:ascii="Fb Fontext" w:hAnsi="Fb Fontext"/>
          <w:rtl/>
        </w:rPr>
        <w:t>ו.</w:t>
      </w:r>
    </w:p>
    <w:p w:rsidR="00E9703F" w:rsidRPr="006061D7" w:rsidRDefault="00E9703F" w:rsidP="00E46213">
      <w:pPr>
        <w:rPr>
          <w:rtl/>
        </w:rPr>
      </w:pPr>
      <w:r w:rsidRPr="006061D7">
        <w:rPr>
          <w:rFonts w:hint="cs"/>
          <w:rtl/>
        </w:rPr>
        <w:t>רא</w:t>
      </w:r>
      <w:r w:rsidRPr="006061D7">
        <w:rPr>
          <w:rtl/>
        </w:rPr>
        <w:t xml:space="preserve">ו </w:t>
      </w:r>
      <w:ins w:id="94649" w:author="קלוד" w:date="2026-10-11T13:11:34Z">
        <w:r>
          <w:rPr>
            <w:rFonts w:hint="cs"/>
            <w:rtl/>
          </w:rPr>
          <w:t xml:space="preserve">אנשים חורשים</w:t>
        </w:r>
      </w:ins>
      <w:del w:id="94650" w:author="קלוד" w:date="2026-10-11T13:11:34Z">
        <w:r w:rsidR="00E46213">
          <w:rPr>
            <w:rFonts w:hint="cs"/>
            <w:rtl/>
          </w:rPr>
          <w:delText xml:space="preserve">החורשים</w:delText>
        </w:r>
      </w:del>
      <w:r w:rsidR="00E46213">
        <w:rPr>
          <w:rFonts w:hint="cs"/>
          <w:rtl/>
        </w:rPr>
        <w:t xml:space="preserve"> וזורעים</w:t>
      </w:r>
      <w:r w:rsidRPr="006061D7">
        <w:rPr>
          <w:rtl/>
        </w:rPr>
        <w:t xml:space="preserve">, </w:t>
      </w:r>
      <w:ins w:id="94647" w:author="קלוד" w:date="2026-10-11T13:11:34Z">
        <w:r>
          <w:rPr>
            <w:rtl/>
          </w:rPr>
          <w:t xml:space="preserve">אמרו:</w:t>
        </w:r>
      </w:ins>
      <w:del w:id="94648" w:author="קלוד" w:date="2026-10-11T13:11:34Z">
        <w:r w:rsidRPr="006061D7">
          <w:rPr>
            <w:rtl/>
          </w:rPr>
          <w:delText xml:space="preserve">אמר</w:delText>
        </w:r>
      </w:del>
      <w:r w:rsidRPr="006061D7">
        <w:rPr>
          <w:rtl/>
        </w:rPr>
        <w:t xml:space="preserve"> מניחין חיי עולם ועוסקין בחיי </w:t>
      </w:r>
      <w:ins w:id="94645" w:author="קלוד" w:date="2026-10-11T13:11:34Z">
        <w:r>
          <w:rPr>
            <w:rtl/>
          </w:rPr>
          <w:t xml:space="preserve">שעה!</w:t>
        </w:r>
      </w:ins>
      <w:del w:id="94646" w:author="קלוד" w:date="2026-10-11T13:11:34Z">
        <w:r w:rsidRPr="006061D7">
          <w:rPr>
            <w:rtl/>
          </w:rPr>
          <w:delText xml:space="preserve">שעה</w:delText>
        </w:r>
      </w:del>
      <w:r w:rsidRPr="006061D7">
        <w:rPr>
          <w:rtl/>
        </w:rPr>
        <w:t xml:space="preserve"> כל מקום שנותנין עיניהן</w:t>
      </w:r>
      <w:ins w:id="94643" w:author="קלוד" w:date="2026-10-11T13:11:34Z">
        <w:r>
          <w:rPr>
            <w:rtl/>
          </w:rPr>
          <w:t xml:space="preserve"> - </w:t>
        </w:r>
      </w:ins>
      <w:del w:id="94644" w:author="קלוד" w:date="2026-10-11T13:11:34Z">
        <w:r w:rsidRPr="006061D7">
          <w:rPr>
            <w:rtl/>
          </w:rPr>
          <w:delText xml:space="preserve"> </w:delText>
        </w:r>
      </w:del>
      <w:r w:rsidRPr="006061D7">
        <w:rPr>
          <w:rtl/>
        </w:rPr>
        <w:t xml:space="preserve">מיד נשרף.</w:t>
      </w:r>
    </w:p>
    <w:p w:rsidR="00E9703F" w:rsidRPr="006F178A" w:rsidRDefault="00E9703F" w:rsidP="00E9703F">
      <w:pPr>
        <w:rPr>
          <w:rtl/>
        </w:rPr>
      </w:pPr>
      <w:r w:rsidRPr="006F178A">
        <w:rPr>
          <w:rFonts w:ascii="Fb Fontext" w:hAnsi="Fb Fontext"/>
          <w:rtl/>
        </w:rPr>
        <w:t xml:space="preserve">יצתה בת קול ואמרה להם: להחריב עולמי </w:t>
      </w:r>
      <w:ins w:id="94657" w:author="קלוד" w:date="2026-10-11T13:11:34Z">
        <w:r>
          <w:rPr>
            <w:rFonts w:ascii="Fb Fontext" w:hAnsi="Fb Fontext"/>
            <w:rtl/>
          </w:rPr>
          <w:t xml:space="preserve">יצאתם?</w:t>
        </w:r>
      </w:ins>
      <w:del w:id="94658" w:author="קלוד" w:date="2026-10-11T13:11:34Z">
        <w:r w:rsidRPr="006F178A">
          <w:rPr>
            <w:rFonts w:ascii="Fb Fontext" w:hAnsi="Fb Fontext"/>
            <w:rtl/>
          </w:rPr>
          <w:delText xml:space="preserve">יצאתם</w:delText>
        </w:r>
      </w:del>
      <w:r w:rsidRPr="006F178A">
        <w:rPr>
          <w:rFonts w:ascii="Fb Fontext" w:hAnsi="Fb Fontext"/>
          <w:rtl/>
        </w:rPr>
        <w:t xml:space="preserve"> חיזרו </w:t>
      </w:r>
      <w:ins w:id="94655" w:author="קלוד" w:date="2026-10-11T13:11:34Z">
        <w:r>
          <w:rPr>
            <w:rFonts w:ascii="Fb Fontext" w:hAnsi="Fb Fontext"/>
            <w:rtl/>
          </w:rPr>
          <w:t xml:space="preserve">למערתכם!</w:t>
        </w:r>
      </w:ins>
      <w:del w:id="94656" w:author="קלוד" w:date="2026-10-11T13:11:34Z">
        <w:r w:rsidRPr="006F178A">
          <w:rPr>
            <w:rFonts w:ascii="Fb Fontext" w:hAnsi="Fb Fontext"/>
            <w:rtl/>
          </w:rPr>
          <w:delText xml:space="preserve">למערתכם</w:delText>
        </w:r>
      </w:del>
      <w:r w:rsidRPr="006F178A">
        <w:rPr>
          <w:rFonts w:ascii="Fb Fontext" w:hAnsi="Fb Fontext"/>
          <w:rtl/>
        </w:rPr>
        <w:t xml:space="preserve"> </w:t>
      </w:r>
      <w:ins w:id="94653" w:author="קלוד" w:date="2026-10-11T13:11:34Z">
        <w:r>
          <w:rPr>
            <w:rFonts w:ascii="Fb Fontext" w:hAnsi="Fb Fontext"/>
            <w:rtl/>
          </w:rPr>
          <w:t xml:space="preserve">חזרו</w:t>
        </w:r>
      </w:ins>
      <w:del w:id="94654" w:author="קלוד" w:date="2026-10-11T13:11:34Z">
        <w:r w:rsidRPr="006F178A">
          <w:rPr>
            <w:rFonts w:ascii="Fb Fontext" w:hAnsi="Fb Fontext"/>
            <w:rtl/>
          </w:rPr>
          <w:delText xml:space="preserve">הדור</w:delText>
        </w:r>
      </w:del>
      <w:r w:rsidRPr="006F178A">
        <w:rPr>
          <w:rFonts w:ascii="Fb Fontext" w:hAnsi="Fb Fontext"/>
          <w:rtl/>
        </w:rPr>
        <w:t xml:space="preserve"> </w:t>
      </w:r>
      <w:ins w:id="94651" w:author="קלוד" w:date="2026-10-11T13:11:34Z">
        <w:r>
          <w:rPr>
            <w:rFonts w:ascii="Fb Fontext" w:hAnsi="Fb Fontext"/>
            <w:rtl/>
          </w:rPr>
          <w:t xml:space="preserve">והלכו.</w:t>
        </w:r>
      </w:ins>
      <w:del w:id="94652" w:author="קלוד" w:date="2026-10-11T13:11:34Z">
        <w:r w:rsidRPr="006F178A">
          <w:rPr>
            <w:rFonts w:ascii="Fb Fontext" w:hAnsi="Fb Fontext"/>
            <w:rtl/>
          </w:rPr>
          <w:delText xml:space="preserve">אזול.</w:delText>
        </w:r>
      </w:del>
    </w:p>
    <w:p w:rsidR="00E9703F" w:rsidRPr="00E46213" w:rsidRDefault="00E9703F" w:rsidP="00E9703F">
      <w:pPr>
        <w:rPr>
          <w:spacing w:val="-6"/>
          <w:rtl/>
        </w:rPr>
      </w:pPr>
      <w:r w:rsidRPr="00E46213">
        <w:rPr>
          <w:rFonts w:hint="cs"/>
          <w:spacing w:val="-6"/>
          <w:rtl/>
        </w:rPr>
        <w:t>ישבו י</w:t>
      </w:r>
      <w:r w:rsidRPr="00E46213">
        <w:rPr>
          <w:spacing w:val="-6"/>
          <w:rtl/>
        </w:rPr>
        <w:t>"</w:t>
      </w:r>
      <w:r w:rsidRPr="00E46213">
        <w:rPr>
          <w:rFonts w:hint="cs"/>
          <w:spacing w:val="-6"/>
          <w:rtl/>
        </w:rPr>
        <w:t xml:space="preserve">ב </w:t>
      </w:r>
      <w:ins w:id="94663" w:author="קלוד" w:date="2026-10-11T13:11:34Z">
        <w:r>
          <w:rPr>
            <w:rFonts w:hint="cs"/>
            <w:spacing w:val="-6"/>
            <w:rtl/>
          </w:rPr>
          <w:t xml:space="preserve">חודש,</w:t>
        </w:r>
      </w:ins>
      <w:del w:id="94664" w:author="קלוד" w:date="2026-10-11T13:11:34Z">
        <w:r w:rsidRPr="00E46213">
          <w:rPr>
            <w:rFonts w:hint="cs"/>
            <w:spacing w:val="-6"/>
            <w:rtl/>
          </w:rPr>
          <w:delText xml:space="preserve">חודש</w:delText>
        </w:r>
      </w:del>
      <w:r w:rsidRPr="00E46213">
        <w:rPr>
          <w:rFonts w:hint="cs"/>
          <w:spacing w:val="-6"/>
          <w:rtl/>
        </w:rPr>
        <w:t xml:space="preserve"> </w:t>
      </w:r>
      <w:ins w:id="91037" w:author="מנוע מכני" w:date="2026-10-11T12:04:39Z">
        <w:r>
          <w:rPr>
            <w:spacing w:val="-6"/>
            <w:rtl/>
          </w:rPr>
          <w:t xml:space="preserve">אמרו</w:t>
        </w:r>
      </w:ins>
      <w:del w:id="91038" w:author="מנוע מכני" w:date="2026-10-11T12:04:39Z">
        <w:r w:rsidR="00E46213" w:rsidRPr="00E46213">
          <w:rPr>
            <w:spacing w:val="-6"/>
            <w:rtl/>
          </w:rPr>
          <w:delText xml:space="preserve">אמרי</w:delText>
        </w:r>
      </w:del>
      <w:r w:rsidR="00E46213" w:rsidRPr="00E46213">
        <w:rPr>
          <w:spacing w:val="-6"/>
          <w:rtl/>
        </w:rPr>
        <w:t xml:space="preserve">: משפט רשעים בגיהנם </w:t>
      </w:r>
      <w:r w:rsidRPr="00E46213">
        <w:rPr>
          <w:rFonts w:hint="cs"/>
          <w:spacing w:val="-6"/>
          <w:rtl/>
        </w:rPr>
        <w:t>י</w:t>
      </w:r>
      <w:r w:rsidRPr="00E46213">
        <w:rPr>
          <w:spacing w:val="-6"/>
          <w:rtl/>
        </w:rPr>
        <w:t>"</w:t>
      </w:r>
      <w:r w:rsidRPr="00E46213">
        <w:rPr>
          <w:rFonts w:hint="cs"/>
          <w:spacing w:val="-6"/>
          <w:rtl/>
        </w:rPr>
        <w:t>ב</w:t>
      </w:r>
      <w:r w:rsidRPr="00E46213">
        <w:rPr>
          <w:spacing w:val="-6"/>
          <w:rtl/>
        </w:rPr>
        <w:t xml:space="preserve"> </w:t>
      </w:r>
      <w:ins w:id="94661" w:author="קלוד" w:date="2026-10-11T13:11:34Z">
        <w:r>
          <w:rPr>
            <w:spacing w:val="-6"/>
            <w:rtl/>
          </w:rPr>
          <w:t xml:space="preserve">חודש </w:t>
        </w:r>
        <w:r>
          <w:rPr>
            <w:rStyle w:val="afffffe"/>
            <w:spacing w:val="-6"/>
            <w:rtl/>
          </w:rPr>
          <w:t xml:space="preserve">ודאי נתכפר</w:t>
        </w:r>
        <w:r>
          <w:rPr>
            <w:spacing w:val="-6"/>
            <w:rtl/>
          </w:rPr>
          <w:t xml:space="preserve">.</w:t>
        </w:r>
      </w:ins>
      <w:del w:id="94662" w:author="קלוד" w:date="2026-10-11T13:11:34Z">
        <w:r w:rsidRPr="00E46213">
          <w:rPr>
            <w:spacing w:val="-6"/>
            <w:rtl/>
          </w:rPr>
          <w:delText xml:space="preserve">חדש.</w:delText>
        </w:r>
      </w:del>
      <w:r w:rsidRPr="00E46213">
        <w:rPr>
          <w:spacing w:val="-6"/>
          <w:rtl/>
        </w:rPr>
        <w:t xml:space="preserve"> יצתה בת קול ואמרה: צאו </w:t>
      </w:r>
      <w:ins w:id="94659" w:author="קלוד" w:date="2026-10-11T13:11:34Z">
        <w:r>
          <w:rPr>
            <w:spacing w:val="-6"/>
            <w:rtl/>
          </w:rPr>
          <w:t xml:space="preserve">ממערתכם!</w:t>
        </w:r>
      </w:ins>
      <w:del w:id="94660" w:author="קלוד" w:date="2026-10-11T13:11:34Z">
        <w:r w:rsidRPr="00E46213">
          <w:rPr>
            <w:spacing w:val="-6"/>
            <w:rtl/>
          </w:rPr>
          <w:delText xml:space="preserve">ממערתכם</w:delText>
        </w:r>
      </w:del>
      <w:r w:rsidRPr="00E46213">
        <w:rPr>
          <w:spacing w:val="-6"/>
          <w:rtl/>
        </w:rPr>
        <w:t xml:space="preserve"> יצאו.</w:t>
      </w:r>
    </w:p>
    <w:p w:rsidR="00E9703F" w:rsidRPr="006F178A" w:rsidRDefault="00E9703F" w:rsidP="00E9703F">
      <w:pPr>
        <w:rPr>
          <w:rtl/>
        </w:rPr>
      </w:pPr>
      <w:r w:rsidRPr="006F178A">
        <w:rPr>
          <w:rtl/>
        </w:rPr>
        <w:t xml:space="preserve">כל </w:t>
      </w:r>
      <w:ins w:id="91039" w:author="מנוע מכני" w:date="2026-10-11T12:04:39Z">
        <w:r>
          <w:rPr>
            <w:rtl/>
          </w:rPr>
          <w:t xml:space="preserve">מקום</w:t>
        </w:r>
      </w:ins>
      <w:del w:id="91040" w:author="מנוע מכני" w:date="2026-10-11T12:04:39Z">
        <w:r w:rsidRPr="006F178A">
          <w:rPr>
            <w:rtl/>
          </w:rPr>
          <w:delText xml:space="preserve">היכא</w:delText>
        </w:r>
      </w:del>
      <w:r w:rsidRPr="006F178A">
        <w:rPr>
          <w:rtl/>
        </w:rPr>
        <w:t xml:space="preserve"> שה</w:t>
      </w:r>
      <w:r w:rsidRPr="006F178A">
        <w:rPr>
          <w:rFonts w:hint="cs"/>
          <w:rtl/>
        </w:rPr>
        <w:t>י</w:t>
      </w:r>
      <w:r w:rsidRPr="006F178A">
        <w:rPr>
          <w:rtl/>
        </w:rPr>
        <w:t xml:space="preserve">ה </w:t>
      </w:r>
      <w:ins w:id="94667" w:author="קלוד" w:date="2026-10-11T13:11:34Z">
        <w:r>
          <w:rPr>
            <w:rtl/>
          </w:rPr>
          <w:t xml:space="preserve">מכה</w:t>
        </w:r>
      </w:ins>
      <w:del w:id="94668" w:author="קלוד" w:date="2026-10-11T13:11:34Z">
        <w:r w:rsidRPr="006F178A">
          <w:rPr>
            <w:rtl/>
          </w:rPr>
          <w:delText xml:space="preserve">מחי</w:delText>
        </w:r>
      </w:del>
      <w:r w:rsidRPr="006F178A">
        <w:rPr>
          <w:rtl/>
        </w:rPr>
        <w:t xml:space="preserve"> </w:t>
      </w:r>
      <w:ins w:id="90287" w:author="מנוע מכני" w:date="2026-10-11T12:04:39Z">
        <w:r>
          <w:rPr>
            <w:rStyle w:val="2fb"/>
            <w:rtl/>
          </w:rPr>
          <w:t xml:space="preserve">ר"א</w:t>
        </w:r>
      </w:ins>
      <w:del w:id="90288" w:author="מנוע מכני" w:date="2026-10-11T12:04:39Z">
        <w:r w:rsidRPr="006F178A">
          <w:rPr>
            <w:rtl/>
          </w:rPr>
          <w:delText xml:space="preserve">רבי אלעזר</w:delText>
        </w:r>
      </w:del>
      <w:r w:rsidRPr="006F178A">
        <w:rPr>
          <w:rtl/>
        </w:rPr>
        <w:t xml:space="preserve"> - ה</w:t>
      </w:r>
      <w:r w:rsidRPr="006F178A">
        <w:rPr>
          <w:rFonts w:hint="cs"/>
          <w:rtl/>
        </w:rPr>
        <w:t>י</w:t>
      </w:r>
      <w:r w:rsidRPr="006F178A">
        <w:rPr>
          <w:rtl/>
        </w:rPr>
        <w:t>ה מ</w:t>
      </w:r>
      <w:r w:rsidRPr="006F178A">
        <w:rPr>
          <w:rFonts w:hint="cs"/>
          <w:rtl/>
        </w:rPr>
        <w:t>רפא</w:t>
      </w:r>
      <w:r w:rsidRPr="006F178A">
        <w:rPr>
          <w:rtl/>
        </w:rPr>
        <w:t xml:space="preserve"> </w:t>
      </w:r>
      <w:ins w:id="90285" w:author="מנוע מכני" w:date="2026-10-11T12:04:39Z">
        <w:r>
          <w:rPr>
            <w:rStyle w:val="2fb"/>
            <w:rtl/>
          </w:rPr>
          <w:t xml:space="preserve">ר"ש</w:t>
        </w:r>
      </w:ins>
      <w:del w:id="90286" w:author="מנוע מכני" w:date="2026-10-11T12:04:39Z">
        <w:r w:rsidRPr="006F178A">
          <w:rPr>
            <w:rtl/>
          </w:rPr>
          <w:delText xml:space="preserve">רבי שמעון</w:delText>
        </w:r>
      </w:del>
      <w:r w:rsidRPr="006F178A">
        <w:rPr>
          <w:rtl/>
        </w:rPr>
        <w:t xml:space="preserve">. </w:t>
      </w:r>
      <w:ins w:id="94665" w:author="קלוד" w:date="2026-10-11T13:11:34Z">
        <w:r>
          <w:rPr>
            <w:rtl/>
          </w:rPr>
          <w:t xml:space="preserve">א"ל:</w:t>
        </w:r>
      </w:ins>
      <w:del w:id="94666" w:author="קלוד" w:date="2026-10-11T13:11:34Z">
        <w:r w:rsidRPr="006F178A">
          <w:rPr>
            <w:rtl/>
          </w:rPr>
          <w:delText xml:space="preserve">א"ל</w:delText>
        </w:r>
      </w:del>
      <w:r w:rsidRPr="006F178A">
        <w:rPr>
          <w:rtl/>
        </w:rPr>
        <w:t xml:space="preserve"> בני, די לעולם אני ואתה.</w:t>
      </w:r>
    </w:p>
    <w:p>
      <w:pPr>
        <w:pStyle w:val="afffff8"/>
        <w:rPr>
          <w:ins w:id="91055" w:author="קלוד" w:date="2026-10-11T12:33:55Z"/>
        </w:rPr>
      </w:pPr>
      <w:ins w:id="91056" w:author="קלוד" w:date="2026-10-11T12:33:55Z">
        <w:r>
          <w:rPr>
            <w:color w:val="7B3F00"/>
          </w:rPr>
          <w:t xml:space="preserve">שני הדסים לכבוד שבת - 'זכור' ו'שמור'</w:t>
        </w:r>
      </w:ins>
    </w:p>
    <w:p w:rsidR="00E9703F" w:rsidRPr="006F178A" w:rsidRDefault="00E9703F" w:rsidP="00E9703F">
      <w:pPr>
        <w:rPr>
          <w:rtl/>
        </w:rPr>
      </w:pPr>
      <w:r w:rsidRPr="006F178A">
        <w:rPr>
          <w:rStyle w:val="2fb"/>
          <w:rtl/>
        </w:rPr>
        <w:t>ב</w:t>
      </w:r>
      <w:r w:rsidRPr="006F178A">
        <w:rPr>
          <w:rStyle w:val="2fb"/>
          <w:rFonts w:hint="cs"/>
          <w:rtl/>
        </w:rPr>
        <w:t>ער</w:t>
      </w:r>
      <w:r w:rsidRPr="006F178A">
        <w:rPr>
          <w:rStyle w:val="2fb"/>
          <w:rtl/>
        </w:rPr>
        <w:t>"</w:t>
      </w:r>
      <w:r w:rsidRPr="006F178A">
        <w:rPr>
          <w:rStyle w:val="2fb"/>
          <w:rFonts w:hint="cs"/>
          <w:rtl/>
        </w:rPr>
        <w:t xml:space="preserve">ש</w:t>
      </w:r>
      <w:r w:rsidRPr="006F178A">
        <w:rPr>
          <w:rFonts w:hint="cs"/>
          <w:rtl/>
        </w:rPr>
        <w:t xml:space="preserve"> רא</w:t>
      </w:r>
      <w:r w:rsidRPr="006F178A">
        <w:rPr>
          <w:rtl/>
        </w:rPr>
        <w:t xml:space="preserve">ו </w:t>
      </w:r>
      <w:ins w:id="94675" w:author="קלוד" w:date="2026-10-11T13:11:34Z">
        <w:r>
          <w:rPr>
            <w:rtl/>
          </w:rPr>
          <w:t xml:space="preserve">זקן</w:t>
        </w:r>
      </w:ins>
      <w:del w:id="94676" w:author="קלוד" w:date="2026-10-11T13:11:34Z">
        <w:r w:rsidRPr="006F178A">
          <w:rPr>
            <w:rtl/>
          </w:rPr>
          <w:delText xml:space="preserve">ההוא</w:delText>
        </w:r>
      </w:del>
      <w:r w:rsidRPr="006F178A">
        <w:rPr>
          <w:rtl/>
        </w:rPr>
        <w:t xml:space="preserve"> </w:t>
      </w:r>
      <w:ins w:id="94673" w:author="קלוד" w:date="2026-10-11T13:11:34Z">
        <w:r>
          <w:rPr>
            <w:rtl/>
          </w:rPr>
          <w:t xml:space="preserve">אחד</w:t>
        </w:r>
      </w:ins>
      <w:del w:id="94674" w:author="קלוד" w:date="2026-10-11T13:11:34Z">
        <w:r w:rsidRPr="006F178A">
          <w:rPr>
            <w:rtl/>
          </w:rPr>
          <w:delText xml:space="preserve">סבא</w:delText>
        </w:r>
      </w:del>
      <w:r w:rsidRPr="006F178A">
        <w:rPr>
          <w:rtl/>
        </w:rPr>
        <w:t xml:space="preserve"> </w:t>
      </w:r>
      <w:ins w:id="95407" w:author="מנוע מכני" w:date="2026-10-11T12:04:39Z">
        <w:ins w:id="94671" w:author="קלוד" w:date="2026-10-11T13:11:34Z">
          <w:r>
            <w:rPr>
              <w:rtl/>
            </w:rPr>
            <w:t xml:space="preserve">שהיה</w:t>
          </w:r>
        </w:ins>
        <w:del w:id="94672" w:author="קלוד" w:date="2026-10-11T13:11:34Z">
          <w:r>
            <w:rPr>
              <w:rtl/>
            </w:rPr>
            <w:delText xml:space="preserve">דהיה</w:delText>
          </w:r>
        </w:del>
      </w:ins>
      <w:del w:id="95408" w:author="מנוע מכני" w:date="2026-10-11T12:04:39Z">
        <w:r w:rsidRPr="006F178A">
          <w:rPr>
            <w:rtl/>
          </w:rPr>
          <w:delText xml:space="preserve">דהוה</w:delText>
        </w:r>
      </w:del>
      <w:r w:rsidRPr="006F178A">
        <w:rPr>
          <w:rtl/>
        </w:rPr>
        <w:t xml:space="preserve"> </w:t>
      </w:r>
      <w:ins w:id="94669" w:author="קלוד" w:date="2026-10-11T13:11:34Z">
        <w:r>
          <w:rPr>
            <w:rtl/>
          </w:rPr>
          <w:t xml:space="preserve">אוחז</w:t>
        </w:r>
      </w:ins>
      <w:del w:id="94670" w:author="קלוד" w:date="2026-10-11T13:11:34Z">
        <w:r w:rsidRPr="006F178A">
          <w:rPr>
            <w:rtl/>
          </w:rPr>
          <w:delText xml:space="preserve">נקיט</w:delText>
        </w:r>
      </w:del>
      <w:r w:rsidRPr="006F178A">
        <w:rPr>
          <w:rtl/>
        </w:rPr>
        <w:t xml:space="preserve"> </w:t>
      </w:r>
      <w:ins w:id="92537" w:author="מנוע מכני" w:date="2026-10-11T12:04:39Z">
        <w:r>
          <w:rPr>
            <w:rtl/>
          </w:rPr>
          <w:t xml:space="preserve">שני</w:t>
        </w:r>
      </w:ins>
      <w:del w:id="92538" w:author="מנוע מכני" w:date="2026-10-11T12:04:39Z">
        <w:r w:rsidRPr="006F178A">
          <w:rPr>
            <w:rtl/>
          </w:rPr>
          <w:delText xml:space="preserve">תרי</w:delText>
        </w:r>
      </w:del>
      <w:r w:rsidRPr="006F178A">
        <w:rPr>
          <w:rtl/>
        </w:rPr>
        <w:t xml:space="preserve"> </w:t>
      </w:r>
      <w:r w:rsidRPr="006F178A">
        <w:rPr>
          <w:rFonts w:hint="cs"/>
          <w:rtl/>
        </w:rPr>
        <w:t>ענפי הדס</w:t>
      </w:r>
      <w:r w:rsidRPr="006F178A">
        <w:rPr>
          <w:rtl/>
        </w:rPr>
        <w:t>, ור</w:t>
      </w:r>
      <w:r w:rsidRPr="006F178A">
        <w:rPr>
          <w:rFonts w:hint="cs"/>
          <w:rtl/>
        </w:rPr>
        <w:t>ץ</w:t>
      </w:r>
      <w:r w:rsidRPr="006F178A">
        <w:rPr>
          <w:rtl/>
        </w:rPr>
        <w:t xml:space="preserve"> בין השמשות.</w:t>
      </w:r>
    </w:p>
    <w:p>
      <w:pPr>
        <w:pStyle w:val="38"/>
        <w:rPr>
          <w:ins w:id="97229" w:author="מנוע מכני" w:date="2026-10-11T12:04:39Z"/>
        </w:rPr>
      </w:pPr>
      <w:r w:rsidRPr="00B3644D">
        <w:t>א</w:t>
      </w:r>
      <w:r w:rsidRPr="00B3644D">
        <w:t>"</w:t>
      </w:r>
      <w:r w:rsidRPr="00B3644D">
        <w:t>ל</w:t>
      </w:r>
      <w:r w:rsidRPr="00B3644D">
        <w:t xml:space="preserve">:</w:t>
      </w:r>
    </w:p>
    <w:p w:rsidR="00E9703F" w:rsidRPr="00B3644D" w:rsidRDefault="00E9703F" w:rsidP="00E9703F">
      <w:pPr>
        <w:rPr>
          <w:spacing w:val="-2"/>
          <w:rtl/>
        </w:rPr>
      </w:pPr>
      <w:del w:id="97230" w:author="מנוע מכני" w:date="2026-10-11T12:04:39Z">
        <w:r w:rsidRPr="00B3644D">
          <w:rPr>
            <w:spacing w:val="-2"/>
            <w:rtl/>
          </w:rPr>
          <w:delText xml:space="preserve"> </w:delText>
        </w:r>
      </w:del>
      <w:ins w:id="92539" w:author="מנוע מכני" w:date="2026-10-11T12:04:39Z">
        <w:r>
          <w:rPr>
            <w:spacing w:val="-2"/>
            <w:rtl/>
          </w:rPr>
          <w:t xml:space="preserve">אלו</w:t>
        </w:r>
      </w:ins>
      <w:del w:id="92540" w:author="מנוע מכני" w:date="2026-10-11T12:04:39Z">
        <w:r w:rsidRPr="00B3644D">
          <w:rPr>
            <w:spacing w:val="-2"/>
            <w:rtl/>
          </w:rPr>
          <w:delText xml:space="preserve">הני</w:delText>
        </w:r>
      </w:del>
      <w:r w:rsidRPr="00B3644D">
        <w:rPr>
          <w:spacing w:val="-2"/>
          <w:rtl/>
        </w:rPr>
        <w:t xml:space="preserve"> למה לך? - </w:t>
      </w:r>
      <w:r w:rsidRPr="00B3644D">
        <w:rPr>
          <w:spacing w:val="-2"/>
          <w:rtl/>
        </w:rPr>
        <w:t xml:space="preserve">אמר</w:t>
      </w:r>
      <w:r w:rsidRPr="00B3644D">
        <w:rPr>
          <w:spacing w:val="-2"/>
          <w:rtl/>
        </w:rPr>
        <w:t xml:space="preserve"> </w:t>
      </w:r>
      <w:ins w:id="94265" w:author="מנוע מכני" w:date="2026-10-11T12:04:39Z">
        <w:r>
          <w:rPr>
            <w:spacing w:val="-2"/>
            <w:rtl/>
          </w:rPr>
          <w:t xml:space="preserve">להם</w:t>
        </w:r>
      </w:ins>
      <w:del w:id="94266" w:author="מנוע מכני" w:date="2026-10-11T12:04:39Z">
        <w:r w:rsidRPr="00B3644D">
          <w:rPr>
            <w:spacing w:val="-2"/>
            <w:rtl/>
          </w:rPr>
          <w:delText xml:space="preserve">להו</w:delText>
        </w:r>
      </w:del>
      <w:r w:rsidRPr="00B3644D">
        <w:rPr>
          <w:spacing w:val="-2"/>
          <w:rtl/>
        </w:rPr>
        <w:t xml:space="preserve">: לכבוד שבת. - </w:t>
      </w:r>
      <w:ins w:id="94687" w:author="קלוד" w:date="2026-10-11T13:11:34Z">
        <w:r>
          <w:rPr>
            <w:spacing w:val="-2"/>
            <w:rtl/>
          </w:rPr>
          <w:t xml:space="preserve">ויספיק</w:t>
        </w:r>
      </w:ins>
      <w:del w:id="94688" w:author="קלוד" w:date="2026-10-11T13:11:34Z">
        <w:r w:rsidRPr="00B3644D">
          <w:rPr>
            <w:spacing w:val="-2"/>
            <w:rtl/>
          </w:rPr>
          <w:delText xml:space="preserve">ותיסגי</w:delText>
        </w:r>
      </w:del>
      <w:r w:rsidRPr="00B3644D">
        <w:rPr>
          <w:spacing w:val="-2"/>
          <w:rtl/>
        </w:rPr>
        <w:t xml:space="preserve"> לך </w:t>
      </w:r>
      <w:ins w:id="94685" w:author="קלוד" w:date="2026-10-11T13:11:34Z">
        <w:r>
          <w:rPr>
            <w:spacing w:val="-2"/>
            <w:rtl/>
          </w:rPr>
          <w:t xml:space="preserve">באחד!</w:t>
        </w:r>
      </w:ins>
      <w:del w:id="94686" w:author="קלוד" w:date="2026-10-11T13:11:34Z">
        <w:r w:rsidRPr="00B3644D">
          <w:rPr>
            <w:spacing w:val="-2"/>
            <w:rtl/>
          </w:rPr>
          <w:delText xml:space="preserve">בחד?</w:delText>
        </w:r>
      </w:del>
      <w:r w:rsidRPr="00B3644D">
        <w:rPr>
          <w:spacing w:val="-2"/>
          <w:rtl/>
        </w:rPr>
        <w:t xml:space="preserve"> - </w:t>
      </w:r>
      <w:ins w:id="94683" w:author="קלוד" w:date="2026-10-11T13:11:34Z">
        <w:r>
          <w:rPr>
            <w:spacing w:val="-2"/>
            <w:rtl/>
          </w:rPr>
          <w:t xml:space="preserve">אחד</w:t>
        </w:r>
      </w:ins>
      <w:del w:id="94684" w:author="קלוד" w:date="2026-10-11T13:11:34Z">
        <w:r w:rsidRPr="00B3644D">
          <w:rPr>
            <w:spacing w:val="-2"/>
            <w:rtl/>
          </w:rPr>
          <w:delText xml:space="preserve">חד</w:delText>
        </w:r>
      </w:del>
      <w:r w:rsidRPr="00B3644D">
        <w:rPr>
          <w:spacing w:val="-2"/>
          <w:rtl/>
        </w:rPr>
        <w:t xml:space="preserve"> כנגד </w:t>
      </w:r>
      <w:ins w:id="94681" w:author="קלוד" w:date="2026-10-11T13:11:34Z">
        <w:r>
          <w:rPr>
            <w:spacing w:val="-2"/>
            <w:rtl/>
          </w:rPr>
          <w:t xml:space="preserve">'זכור',</w:t>
        </w:r>
      </w:ins>
      <w:del w:id="94682" w:author="קלוד" w:date="2026-10-11T13:11:34Z">
        <w:r w:rsidRPr="00B3644D">
          <w:rPr>
            <w:spacing w:val="-2"/>
            <w:rtl/>
          </w:rPr>
          <w:delText xml:space="preserve">זכור,</w:delText>
        </w:r>
      </w:del>
      <w:r w:rsidRPr="00B3644D">
        <w:rPr>
          <w:spacing w:val="-2"/>
          <w:rtl/>
        </w:rPr>
        <w:t xml:space="preserve"> </w:t>
      </w:r>
      <w:ins w:id="94679" w:author="קלוד" w:date="2026-10-11T13:11:34Z">
        <w:r>
          <w:rPr>
            <w:spacing w:val="-2"/>
            <w:rtl/>
          </w:rPr>
          <w:t xml:space="preserve">ואחד</w:t>
        </w:r>
      </w:ins>
      <w:del w:id="94680" w:author="קלוד" w:date="2026-10-11T13:11:34Z">
        <w:r w:rsidRPr="00B3644D">
          <w:rPr>
            <w:spacing w:val="-2"/>
            <w:rtl/>
          </w:rPr>
          <w:delText xml:space="preserve">וחד</w:delText>
        </w:r>
      </w:del>
      <w:r w:rsidRPr="00B3644D">
        <w:rPr>
          <w:spacing w:val="-2"/>
          <w:rtl/>
        </w:rPr>
        <w:t xml:space="preserve"> כנגד </w:t>
      </w:r>
      <w:ins w:id="94677" w:author="קלוד" w:date="2026-10-11T13:11:34Z">
        <w:r>
          <w:rPr>
            <w:spacing w:val="-2"/>
            <w:rtl/>
          </w:rPr>
          <w:t xml:space="preserve">'שמור'.</w:t>
        </w:r>
      </w:ins>
      <w:del w:id="94678" w:author="קלוד" w:date="2026-10-11T13:11:34Z">
        <w:r w:rsidRPr="00B3644D">
          <w:rPr>
            <w:spacing w:val="-2"/>
            <w:rtl/>
          </w:rPr>
          <w:delText xml:space="preserve">שמור.</w:delText>
        </w:r>
      </w:del>
    </w:p>
    <w:p>
      <w:pPr>
        <w:pStyle w:val="38"/>
        <w:rPr>
          <w:ins w:id="97231" w:author="מנוע מכני" w:date="2026-10-11T12:04:39Z"/>
        </w:rPr>
      </w:pPr>
      <w:r w:rsidRPr="006F178A">
        <w:t xml:space="preserve">- </w:t>
      </w:r>
      <w:r w:rsidRPr="006F178A">
        <w:t xml:space="preserve">אמר</w:t>
      </w:r>
      <w:r w:rsidRPr="006F178A">
        <w:t xml:space="preserve"> </w:t>
      </w:r>
      <w:ins w:id="92541" w:author="מנוע מכני" w:date="2026-10-11T12:04:39Z">
        <w:ins w:id="94689" w:author="קלוד" w:date="2026-10-11T13:11:34Z">
          <w:r>
            <w:t xml:space="preserve">לבנו:</w:t>
          </w:r>
        </w:ins>
        <w:del w:id="94690" w:author="קלוד" w:date="2026-10-11T13:11:34Z">
          <w:r>
            <w:delText xml:space="preserve">לו</w:delText>
          </w:r>
          <w:r w:rsidRPr="006F178A">
            <w:delText xml:space="preserve"> לבריה:</w:delText>
          </w:r>
        </w:del>
      </w:ins>
      <w:del w:id="92542" w:author="מנוע מכני" w:date="2026-10-11T12:04:39Z">
        <w:r w:rsidRPr="006F178A">
          <w:delText xml:space="preserve">ליה</w:delText>
        </w:r>
      </w:del>
    </w:p>
    <w:p w:rsidR="00E9703F" w:rsidRPr="006F178A" w:rsidRDefault="00E9703F" w:rsidP="00E9703F">
      <w:pPr>
        <w:rPr>
          <w:rtl/>
        </w:rPr>
      </w:pPr>
      <w:del w:id="97232" w:author="מנוע מכני" w:date="2026-10-11T12:04:39Z">
        <w:r w:rsidRPr="006F178A">
          <w:rPr>
            <w:rtl/>
          </w:rPr>
          <w:delText xml:space="preserve"> </w:delText>
        </w:r>
      </w:del>
      <w:ins w:id="94693" w:author="קלוד" w:date="2026-10-11T13:11:34Z">
        <w:r>
          <w:rPr>
            <w:rtl/>
          </w:rPr>
          <w:t xml:space="preserve">ראה</w:t>
        </w:r>
      </w:ins>
      <w:del w:id="94694" w:author="קלוד" w:date="2026-10-11T13:11:34Z">
        <w:r w:rsidRPr="006F178A">
          <w:rPr>
            <w:rtl/>
          </w:rPr>
          <w:delText xml:space="preserve">חזי</w:delText>
        </w:r>
      </w:del>
      <w:r w:rsidRPr="006F178A">
        <w:rPr>
          <w:rtl/>
        </w:rPr>
        <w:t xml:space="preserve"> כמה חביבין מצות על ישראל! </w:t>
      </w:r>
      <w:ins w:id="95409" w:author="מנוע מכני" w:date="2026-10-11T12:04:39Z">
        <w:ins w:id="94691" w:author="קלוד" w:date="2026-10-11T13:11:34Z">
          <w:r>
            <w:rPr>
              <w:rtl/>
            </w:rPr>
            <w:t xml:space="preserve">ונתיישבה</w:t>
          </w:r>
        </w:ins>
        <w:del w:id="94692" w:author="קלוד" w:date="2026-10-11T13:11:34Z">
          <w:r>
            <w:rPr>
              <w:rtl/>
            </w:rPr>
            <w:delText xml:space="preserve">ישב</w:delText>
          </w:r>
        </w:del>
      </w:ins>
      <w:del w:id="95410" w:author="מנוע מכני" w:date="2026-10-11T12:04:39Z">
        <w:r w:rsidRPr="006F178A">
          <w:rPr>
            <w:rtl/>
          </w:rPr>
          <w:delText xml:space="preserve">יתיב</w:delText>
        </w:r>
      </w:del>
      <w:r w:rsidRPr="006F178A">
        <w:rPr>
          <w:rtl/>
        </w:rPr>
        <w:t xml:space="preserve"> </w:t>
      </w:r>
      <w:ins w:id="90171" w:author="Claude - סמנטי" w:date="2026-10-11T12:28:21Z">
        <w:r>
          <w:rPr>
            <w:rtl/>
          </w:rPr>
          <w:t xml:space="preserve">דעתם</w:t>
        </w:r>
      </w:ins>
      <w:del w:id="90172" w:author="Claude - סמנטי" w:date="2026-10-11T12:28:21Z">
        <w:r w:rsidRPr="006F178A">
          <w:rPr>
            <w:rtl/>
          </w:rPr>
          <w:delText xml:space="preserve">דעתייהו</w:delText>
        </w:r>
      </w:del>
      <w:r w:rsidRPr="006F178A">
        <w:rPr>
          <w:rtl/>
        </w:rPr>
        <w:t xml:space="preserve">.</w:t>
      </w:r>
    </w:p>
    <w:p w:rsidR="00E9703F" w:rsidRPr="006F178A" w:rsidRDefault="00E9703F" w:rsidP="00E9703F">
      <w:pPr>
        <w:rPr>
          <w:rtl/>
        </w:rPr>
      </w:pPr>
      <w:r>
        <w:rPr>
          <w:rtl/>
        </w:rPr>
        <w:t xml:space="preserve">שמע </w:t>
      </w:r>
      <w:r>
        <w:rPr>
          <w:rStyle w:val="2fb"/>
          <w:rtl/>
        </w:rPr>
        <w:t xml:space="preserve">רבי</w:t>
      </w:r>
      <w:r>
        <w:rPr>
          <w:rtl/>
        </w:rPr>
        <w:t xml:space="preserve"> פנחס בן יאיר חתנ</w:t>
      </w:r>
      <w:r>
        <w:rPr>
          <w:rFonts w:hint="cs"/>
          <w:rtl/>
        </w:rPr>
        <w:t>ו</w:t>
      </w:r>
      <w:r w:rsidRPr="006F178A">
        <w:rPr>
          <w:rtl/>
        </w:rPr>
        <w:t xml:space="preserve"> ו</w:t>
      </w:r>
      <w:r>
        <w:rPr>
          <w:rtl/>
        </w:rPr>
        <w:t>יצא</w:t>
      </w:r>
      <w:r w:rsidRPr="006F178A">
        <w:rPr>
          <w:rtl/>
        </w:rPr>
        <w:t xml:space="preserve"> ל</w:t>
      </w:r>
      <w:r>
        <w:rPr>
          <w:rFonts w:hint="cs"/>
          <w:rtl/>
        </w:rPr>
        <w:t>קראתו</w:t>
      </w:r>
      <w:r w:rsidRPr="006F178A">
        <w:rPr>
          <w:rtl/>
        </w:rPr>
        <w:t xml:space="preserve">, </w:t>
      </w:r>
      <w:ins w:id="94711" w:author="קלוד" w:date="2026-10-11T13:11:34Z">
        <w:r>
          <w:rPr>
            <w:rtl/>
          </w:rPr>
          <w:t xml:space="preserve">הכניסו</w:t>
        </w:r>
      </w:ins>
      <w:del w:id="94712" w:author="קלוד" w:date="2026-10-11T13:11:34Z">
        <w:r w:rsidRPr="006F178A">
          <w:rPr>
            <w:rtl/>
          </w:rPr>
          <w:delText xml:space="preserve">עייליה</w:delText>
        </w:r>
      </w:del>
      <w:r w:rsidRPr="006F178A">
        <w:rPr>
          <w:rtl/>
        </w:rPr>
        <w:t xml:space="preserve"> </w:t>
      </w:r>
      <w:ins w:id="94709" w:author="קלוד" w:date="2026-10-11T13:11:34Z">
        <w:r>
          <w:rPr>
            <w:rtl/>
          </w:rPr>
          <w:t xml:space="preserve">לבית</w:t>
        </w:r>
      </w:ins>
      <w:del w:id="94710" w:author="קלוד" w:date="2026-10-11T13:11:34Z">
        <w:r w:rsidRPr="006F178A">
          <w:rPr>
            <w:rtl/>
          </w:rPr>
          <w:delText xml:space="preserve">לבי</w:delText>
        </w:r>
      </w:del>
      <w:r w:rsidRPr="006F178A">
        <w:rPr>
          <w:rtl/>
        </w:rPr>
        <w:t xml:space="preserve"> </w:t>
      </w:r>
      <w:ins w:id="94707" w:author="קלוד" w:date="2026-10-11T13:11:34Z">
        <w:r>
          <w:rPr>
            <w:rtl/>
          </w:rPr>
          <w:t xml:space="preserve">המרחץ</w:t>
        </w:r>
      </w:ins>
      <w:del w:id="94708" w:author="קלוד" w:date="2026-10-11T13:11:34Z">
        <w:r w:rsidRPr="006F178A">
          <w:rPr>
            <w:rtl/>
          </w:rPr>
          <w:delText xml:space="preserve">בני</w:delText>
        </w:r>
      </w:del>
      <w:r w:rsidRPr="006F178A">
        <w:rPr>
          <w:rtl/>
        </w:rPr>
        <w:t xml:space="preserve"> </w:t>
      </w:r>
      <w:ins w:id="94705" w:author="קלוד" w:date="2026-10-11T13:11:34Z">
        <w:r>
          <w:rPr>
            <w:rFonts w:hint="cs"/>
            <w:rtl/>
          </w:rPr>
          <w:t xml:space="preserve">והיה</w:t>
        </w:r>
      </w:ins>
      <w:del w:id="94706" w:author="קלוד" w:date="2026-10-11T13:11:34Z">
        <w:r>
          <w:rPr>
            <w:rFonts w:hint="cs"/>
            <w:rtl/>
          </w:rPr>
          <w:delText xml:space="preserve">ומחליק</w:delText>
        </w:r>
      </w:del>
      <w:r>
        <w:rPr>
          <w:rFonts w:hint="cs"/>
          <w:rtl/>
        </w:rPr>
        <w:t xml:space="preserve"> </w:t>
      </w:r>
      <w:ins w:id="94703" w:author="קלוד" w:date="2026-10-11T13:11:34Z">
        <w:r>
          <w:rPr>
            <w:rFonts w:hint="cs"/>
            <w:rtl/>
          </w:rPr>
          <w:t xml:space="preserve">מטפל בבשרו,</w:t>
        </w:r>
      </w:ins>
      <w:del w:id="94704" w:author="קלוד" w:date="2026-10-11T13:11:34Z">
        <w:r>
          <w:rPr>
            <w:rFonts w:hint="cs"/>
            <w:rtl/>
          </w:rPr>
          <w:delText xml:space="preserve">לבשרו</w:delText>
        </w:r>
        <w:r w:rsidRPr="006F178A">
          <w:rPr>
            <w:rtl/>
          </w:rPr>
          <w:delText xml:space="preserve">,</w:delText>
        </w:r>
      </w:del>
      <w:r w:rsidRPr="006F178A">
        <w:rPr>
          <w:rtl/>
        </w:rPr>
        <w:t xml:space="preserve"> </w:t>
      </w:r>
      <w:r w:rsidRPr="006F178A">
        <w:rPr>
          <w:rFonts w:hint="cs"/>
          <w:rtl/>
        </w:rPr>
        <w:t xml:space="preserve">ראה </w:t>
      </w:r>
      <w:ins w:id="94701" w:author="קלוד" w:date="2026-10-11T13:11:34Z">
        <w:r>
          <w:rPr>
            <w:rFonts w:hint="cs"/>
            <w:rtl/>
          </w:rPr>
          <w:t xml:space="preserve">בקעים</w:t>
        </w:r>
      </w:ins>
      <w:del w:id="94702" w:author="קלוד" w:date="2026-10-11T13:11:34Z">
        <w:r w:rsidRPr="006F178A">
          <w:rPr>
            <w:rFonts w:hint="cs"/>
            <w:rtl/>
          </w:rPr>
          <w:delText xml:space="preserve">לבקעים</w:delText>
        </w:r>
      </w:del>
      <w:r w:rsidRPr="006F178A">
        <w:rPr>
          <w:rFonts w:hint="cs"/>
          <w:rtl/>
        </w:rPr>
        <w:t xml:space="preserve"> </w:t>
      </w:r>
      <w:ins w:id="94699" w:author="קלוד" w:date="2026-10-11T13:11:34Z">
        <w:r>
          <w:rPr>
            <w:rFonts w:hint="cs"/>
            <w:rtl/>
          </w:rPr>
          <w:t xml:space="preserve">בגופו</w:t>
        </w:r>
      </w:ins>
      <w:del w:id="94700" w:author="קלוד" w:date="2026-10-11T13:11:34Z">
        <w:r w:rsidRPr="006F178A">
          <w:rPr>
            <w:rFonts w:hint="cs"/>
            <w:rtl/>
          </w:rPr>
          <w:delText xml:space="preserve">בגופו</w:delText>
        </w:r>
        <w:r w:rsidRPr="006F178A">
          <w:rPr>
            <w:rtl/>
          </w:rPr>
          <w:delText xml:space="preserve">,</w:delText>
        </w:r>
      </w:del>
      <w:r w:rsidRPr="006F178A">
        <w:rPr>
          <w:rtl/>
        </w:rPr>
        <w:t xml:space="preserve"> </w:t>
      </w:r>
      <w:r w:rsidRPr="006F178A">
        <w:rPr>
          <w:rFonts w:hint="cs"/>
          <w:rtl/>
        </w:rPr>
        <w:t>ובכה</w:t>
      </w:r>
      <w:r w:rsidRPr="006F178A">
        <w:rPr>
          <w:rtl/>
        </w:rPr>
        <w:t>, ו</w:t>
      </w:r>
      <w:r w:rsidRPr="006F178A">
        <w:rPr>
          <w:rFonts w:hint="cs"/>
          <w:rtl/>
        </w:rPr>
        <w:t xml:space="preserve">נשרו דמעות עיניו </w:t>
      </w:r>
      <w:ins w:id="94697" w:author="קלוד" w:date="2026-10-11T13:11:34Z">
        <w:r>
          <w:rPr>
            <w:rtl/>
          </w:rPr>
          <w:t xml:space="preserve">וציערוהו.</w:t>
        </w:r>
      </w:ins>
      <w:del w:id="94698" w:author="קלוד" w:date="2026-10-11T13:11:34Z">
        <w:r w:rsidRPr="006F178A">
          <w:rPr>
            <w:rtl/>
          </w:rPr>
          <w:delText xml:space="preserve">וקמצוחא</w:delText>
        </w:r>
      </w:del>
      <w:r w:rsidRPr="006F178A">
        <w:rPr>
          <w:rtl/>
        </w:rPr>
        <w:t xml:space="preserve"> </w:t>
      </w:r>
      <w:ins w:id="92543" w:author="מנוע מכני" w:date="2026-10-11T12:04:39Z">
        <w:ins w:id="94695" w:author="קלוד" w:date="2026-10-11T13:11:34Z">
          <w:r>
            <w:rPr>
              <w:rtl/>
            </w:rPr>
            <w:t xml:space="preserve">א"ל:</w:t>
          </w:r>
        </w:ins>
        <w:del w:id="94696" w:author="קלוד" w:date="2026-10-11T13:11:34Z">
          <w:r>
            <w:rPr>
              <w:rtl/>
            </w:rPr>
            <w:delText xml:space="preserve">לו</w:delText>
          </w:r>
          <w:r w:rsidRPr="006F178A">
            <w:rPr>
              <w:rtl/>
            </w:rPr>
            <w:delText xml:space="preserve">. </w:delText>
          </w:r>
          <w:r w:rsidRPr="006F178A">
            <w:rPr>
              <w:rtl/>
            </w:rPr>
            <w:delText xml:space="preserve">א"ל</w:delText>
          </w:r>
        </w:del>
      </w:ins>
      <w:del w:id="92544" w:author="מנוע מכני" w:date="2026-10-11T12:04:39Z">
        <w:r w:rsidRPr="006F178A">
          <w:rPr>
            <w:rtl/>
          </w:rPr>
          <w:delText xml:space="preserve">ליה</w:delText>
        </w:r>
      </w:del>
      <w:r w:rsidRPr="006F178A">
        <w:rPr>
          <w:rtl/>
        </w:rPr>
        <w:t xml:space="preserve"> אוי לי שראיתיך בכך.</w:t>
      </w:r>
    </w:p>
    <w:p w:rsidR="00E9703F" w:rsidRPr="006F178A" w:rsidRDefault="00E9703F" w:rsidP="00E9703F">
      <w:pPr>
        <w:rPr>
          <w:rtl/>
        </w:rPr>
      </w:pPr>
      <w:r w:rsidRPr="006F178A">
        <w:rPr>
          <w:rtl/>
        </w:rPr>
        <w:t xml:space="preserve">- </w:t>
      </w:r>
      <w:ins w:id="94715" w:author="קלוד" w:date="2026-10-11T13:11:34Z">
        <w:r>
          <w:rPr>
            <w:rtl/>
          </w:rPr>
          <w:t xml:space="preserve">א"ל:</w:t>
        </w:r>
      </w:ins>
      <w:del w:id="94716" w:author="קלוד" w:date="2026-10-11T13:11:34Z">
        <w:r w:rsidRPr="006F178A">
          <w:rPr>
            <w:rtl/>
          </w:rPr>
          <w:delText xml:space="preserve">א"ל</w:delText>
        </w:r>
      </w:del>
      <w:r w:rsidRPr="006F178A">
        <w:rPr>
          <w:rtl/>
        </w:rPr>
        <w:t xml:space="preserve"> אשריך שראיתני בכך, שאילמלא </w:t>
      </w:r>
      <w:r w:rsidRPr="006F178A">
        <w:rPr>
          <w:rtl/>
        </w:rPr>
        <w:t xml:space="preserve">לא</w:t>
      </w:r>
      <w:r w:rsidRPr="006F178A">
        <w:rPr>
          <w:rtl/>
        </w:rPr>
        <w:t xml:space="preserve"> ראיתני בכך - </w:t>
      </w:r>
      <w:r w:rsidRPr="006F178A">
        <w:rPr>
          <w:rtl/>
        </w:rPr>
        <w:t xml:space="preserve">לא</w:t>
      </w:r>
      <w:r w:rsidRPr="006F178A">
        <w:rPr>
          <w:rtl/>
        </w:rPr>
        <w:t xml:space="preserve"> מצאת בי </w:t>
      </w:r>
      <w:ins w:id="94713" w:author="קלוד" w:date="2026-10-11T13:11:34Z">
        <w:r>
          <w:rPr>
            <w:rtl/>
          </w:rPr>
          <w:t xml:space="preserve">כך </w:t>
        </w:r>
        <w:r>
          <w:rPr>
            <w:rStyle w:val="afffffe"/>
            <w:rtl/>
          </w:rPr>
          <w:t xml:space="preserve">בתורה</w:t>
        </w:r>
        <w:r>
          <w:rPr>
            <w:rtl/>
          </w:rPr>
          <w:t xml:space="preserve">.</w:t>
        </w:r>
      </w:ins>
      <w:del w:id="94714" w:author="קלוד" w:date="2026-10-11T13:11:34Z">
        <w:r w:rsidRPr="006F178A">
          <w:rPr>
            <w:rtl/>
          </w:rPr>
          <w:delText xml:space="preserve">כך.</w:delText>
        </w:r>
      </w:del>
    </w:p>
    <w:p w:rsidR="00E9703F" w:rsidRDefault="00E9703F" w:rsidP="00E9703F">
      <w:pPr>
        <w:rPr>
          <w:rtl/>
        </w:rPr>
      </w:pPr>
      <w:ins w:id="94723" w:author="קלוד" w:date="2026-10-11T13:11:34Z">
        <w:r>
          <w:rPr>
            <w:rFonts w:hint="cs"/>
            <w:rtl/>
          </w:rPr>
          <w:t xml:space="preserve">שבתחילה,</w:t>
        </w:r>
      </w:ins>
      <w:del w:id="94724" w:author="קלוד" w:date="2026-10-11T13:11:34Z">
        <w:r w:rsidRPr="006F178A">
          <w:rPr>
            <w:rFonts w:hint="cs"/>
            <w:rtl/>
          </w:rPr>
          <w:delText xml:space="preserve">שבתחילה</w:delText>
        </w:r>
      </w:del>
      <w:r w:rsidRPr="006F178A">
        <w:rPr>
          <w:rFonts w:hint="cs"/>
          <w:rtl/>
        </w:rPr>
        <w:t xml:space="preserve"> כשהקשה </w:t>
      </w:r>
      <w:r w:rsidRPr="006F178A">
        <w:rPr>
          <w:rStyle w:val="2fb"/>
          <w:rtl/>
        </w:rPr>
        <w:t xml:space="preserve">רשב"י</w:t>
      </w:r>
      <w:r w:rsidRPr="006F178A">
        <w:rPr>
          <w:rtl/>
        </w:rPr>
        <w:t xml:space="preserve"> קושיא </w:t>
      </w:r>
      <w:ins w:id="94721" w:author="קלוד" w:date="2026-10-11T13:11:34Z">
        <w:r>
          <w:rPr>
            <w:rtl/>
          </w:rPr>
          <w:t xml:space="preserve">-</w:t>
        </w:r>
      </w:ins>
      <w:del w:id="94722" w:author="קלוד" w:date="2026-10-11T13:11:34Z">
        <w:r w:rsidRPr="006F178A">
          <w:rPr>
            <w:rtl/>
          </w:rPr>
          <w:delText xml:space="preserve">–</w:delText>
        </w:r>
      </w:del>
      <w:r w:rsidRPr="006F178A">
        <w:rPr>
          <w:rtl/>
        </w:rPr>
        <w:t xml:space="preserve"> ה</w:t>
      </w:r>
      <w:r w:rsidRPr="006F178A">
        <w:rPr>
          <w:rFonts w:hint="cs"/>
          <w:rtl/>
        </w:rPr>
        <w:t xml:space="preserve">יה </w:t>
      </w:r>
      <w:ins w:id="94719" w:author="קלוד" w:date="2026-10-11T13:11:34Z">
        <w:r>
          <w:rPr>
            <w:rFonts w:hint="cs"/>
            <w:rtl/>
          </w:rPr>
          <w:t xml:space="preserve">מתרץ לו</w:t>
        </w:r>
      </w:ins>
      <w:del w:id="94720" w:author="קלוד" w:date="2026-10-11T13:11:34Z">
        <w:r w:rsidRPr="006F178A">
          <w:rPr>
            <w:rFonts w:hint="cs"/>
            <w:rtl/>
          </w:rPr>
          <w:delText xml:space="preserve">מתרצה</w:delText>
        </w:r>
      </w:del>
      <w:r w:rsidRPr="006F178A">
        <w:rPr>
          <w:rFonts w:hint="cs"/>
          <w:rtl/>
        </w:rPr>
        <w:t xml:space="preserve"> </w:t>
      </w:r>
      <w:r w:rsidRPr="006F178A">
        <w:rPr>
          <w:rStyle w:val="2fb"/>
          <w:rFonts w:hint="cs"/>
          <w:rtl/>
        </w:rPr>
        <w:t xml:space="preserve">רפב</w:t>
      </w:r>
      <w:r w:rsidRPr="006F178A">
        <w:rPr>
          <w:rStyle w:val="2fb"/>
          <w:rtl/>
        </w:rPr>
        <w:t>"</w:t>
      </w:r>
      <w:r w:rsidRPr="006F178A">
        <w:rPr>
          <w:rStyle w:val="2fb"/>
          <w:rFonts w:hint="cs"/>
          <w:rtl/>
        </w:rPr>
        <w:t xml:space="preserve">י</w:t>
      </w:r>
      <w:r w:rsidRPr="006F178A">
        <w:rPr>
          <w:rFonts w:hint="cs"/>
          <w:rtl/>
        </w:rPr>
        <w:t xml:space="preserve"> י</w:t>
      </w:r>
      <w:r w:rsidRPr="006F178A">
        <w:rPr>
          <w:rtl/>
        </w:rPr>
        <w:t>"</w:t>
      </w:r>
      <w:r w:rsidRPr="006F178A">
        <w:rPr>
          <w:rFonts w:hint="cs"/>
          <w:rtl/>
        </w:rPr>
        <w:t xml:space="preserve">ב </w:t>
      </w:r>
      <w:ins w:id="94717" w:author="קלוד" w:date="2026-10-11T13:11:34Z">
        <w:r>
          <w:rPr>
            <w:rFonts w:hint="cs"/>
            <w:rtl/>
          </w:rPr>
          <w:t xml:space="preserve">תירוצים,</w:t>
        </w:r>
      </w:ins>
      <w:del w:id="94718" w:author="קלוד" w:date="2026-10-11T13:11:34Z">
        <w:r w:rsidRPr="006F178A">
          <w:rPr>
            <w:rFonts w:hint="cs"/>
            <w:rtl/>
          </w:rPr>
          <w:delText xml:space="preserve">תרוצים</w:delText>
        </w:r>
      </w:del>
    </w:p>
    <w:p w:rsidR="00E9703F" w:rsidRDefault="00E9703F" w:rsidP="00E9703F">
      <w:pPr>
        <w:rPr>
          <w:rtl/>
        </w:rPr>
      </w:pPr>
      <w:ins w:id="94731" w:author="קלוד" w:date="2026-10-11T13:11:34Z">
        <w:r>
          <w:rPr>
            <w:rFonts w:hint="cs"/>
            <w:rtl/>
          </w:rPr>
          <w:t xml:space="preserve">ולבסוף,</w:t>
        </w:r>
      </w:ins>
      <w:del w:id="94732" w:author="קלוד" w:date="2026-10-11T13:11:34Z">
        <w:r w:rsidRPr="006F178A">
          <w:rPr>
            <w:rFonts w:hint="cs"/>
            <w:rtl/>
          </w:rPr>
          <w:delText xml:space="preserve">לסוף</w:delText>
        </w:r>
      </w:del>
      <w:r w:rsidRPr="006F178A">
        <w:rPr>
          <w:rFonts w:hint="cs"/>
          <w:rtl/>
        </w:rPr>
        <w:t xml:space="preserve"> כשהקשה </w:t>
      </w:r>
      <w:r w:rsidRPr="006F178A">
        <w:rPr>
          <w:rStyle w:val="2fb"/>
          <w:rFonts w:hint="cs"/>
          <w:rtl/>
        </w:rPr>
        <w:t xml:space="preserve">רפב</w:t>
      </w:r>
      <w:r w:rsidRPr="006F178A">
        <w:rPr>
          <w:rStyle w:val="2fb"/>
          <w:rtl/>
        </w:rPr>
        <w:t>"</w:t>
      </w:r>
      <w:r w:rsidRPr="006F178A">
        <w:rPr>
          <w:rStyle w:val="2fb"/>
          <w:rFonts w:hint="cs"/>
          <w:rtl/>
        </w:rPr>
        <w:t xml:space="preserve">י</w:t>
      </w:r>
      <w:r w:rsidRPr="006F178A">
        <w:rPr>
          <w:rFonts w:hint="cs"/>
          <w:rtl/>
        </w:rPr>
        <w:t xml:space="preserve"> </w:t>
      </w:r>
      <w:ins w:id="94729" w:author="קלוד" w:date="2026-10-11T13:11:34Z">
        <w:r>
          <w:rPr>
            <w:rFonts w:hint="cs"/>
            <w:rtl/>
          </w:rPr>
          <w:t xml:space="preserve">קושיא -</w:t>
        </w:r>
      </w:ins>
      <w:del w:id="94730" w:author="קלוד" w:date="2026-10-11T13:11:34Z">
        <w:r w:rsidRPr="006F178A">
          <w:rPr>
            <w:rFonts w:hint="cs"/>
            <w:rtl/>
          </w:rPr>
          <w:delText xml:space="preserve">קושיה</w:delText>
        </w:r>
      </w:del>
      <w:r w:rsidRPr="006F178A">
        <w:rPr>
          <w:rFonts w:hint="cs"/>
          <w:rtl/>
        </w:rPr>
        <w:t xml:space="preserve"> היה </w:t>
      </w:r>
      <w:ins w:id="94727" w:author="קלוד" w:date="2026-10-11T13:11:34Z">
        <w:r>
          <w:rPr>
            <w:rFonts w:hint="cs"/>
            <w:rtl/>
          </w:rPr>
          <w:t xml:space="preserve">מתרץ לו</w:t>
        </w:r>
      </w:ins>
      <w:del w:id="94728" w:author="קלוד" w:date="2026-10-11T13:11:34Z">
        <w:r w:rsidRPr="006F178A">
          <w:rPr>
            <w:rFonts w:hint="cs"/>
            <w:rtl/>
          </w:rPr>
          <w:delText xml:space="preserve">מתרצה</w:delText>
        </w:r>
      </w:del>
      <w:r w:rsidRPr="006F178A">
        <w:rPr>
          <w:rFonts w:hint="cs"/>
          <w:rtl/>
        </w:rPr>
        <w:t xml:space="preserve"> </w:t>
      </w:r>
      <w:r w:rsidRPr="006F178A">
        <w:rPr>
          <w:rStyle w:val="2fb"/>
          <w:rFonts w:hint="cs"/>
          <w:rtl/>
        </w:rPr>
        <w:t xml:space="preserve">רשב</w:t>
      </w:r>
      <w:r w:rsidRPr="006F178A">
        <w:rPr>
          <w:rStyle w:val="2fb"/>
          <w:rtl/>
        </w:rPr>
        <w:t>"</w:t>
      </w:r>
      <w:r w:rsidRPr="006F178A">
        <w:rPr>
          <w:rStyle w:val="2fb"/>
          <w:rFonts w:hint="cs"/>
          <w:rtl/>
        </w:rPr>
        <w:t xml:space="preserve">י</w:t>
      </w:r>
      <w:r w:rsidRPr="006F178A">
        <w:rPr>
          <w:rFonts w:hint="cs"/>
          <w:rtl/>
        </w:rPr>
        <w:t xml:space="preserve"> כ</w:t>
      </w:r>
      <w:r w:rsidRPr="006F178A">
        <w:rPr>
          <w:rtl/>
        </w:rPr>
        <w:t>"</w:t>
      </w:r>
      <w:r w:rsidRPr="006F178A">
        <w:rPr>
          <w:rFonts w:hint="cs"/>
          <w:rtl/>
        </w:rPr>
        <w:t xml:space="preserve">ד </w:t>
      </w:r>
      <w:ins w:id="94725" w:author="קלוד" w:date="2026-10-11T13:11:34Z">
        <w:r>
          <w:rPr>
            <w:rFonts w:hint="cs"/>
            <w:rtl/>
          </w:rPr>
          <w:t xml:space="preserve">תירוצים.</w:t>
        </w:r>
      </w:ins>
      <w:del w:id="94726" w:author="קלוד" w:date="2026-10-11T13:11:34Z">
        <w:r w:rsidRPr="006F178A">
          <w:rPr>
            <w:rFonts w:hint="cs"/>
            <w:rtl/>
          </w:rPr>
          <w:delText xml:space="preserve">תרוצים</w:delText>
        </w:r>
      </w:del>
    </w:p>
    <w:p w:rsidR="00E9703F" w:rsidRPr="00F677B7" w:rsidRDefault="00E9703F" w:rsidP="00E9703F">
      <w:pPr>
        <w:pStyle w:val="afffff"/>
        <w:rPr>
          <w:spacing w:val="0"/>
          <w:rtl/>
        </w:rPr>
      </w:pPr>
      <w:r w:rsidRPr="00F677B7">
        <w:rPr>
          <w:spacing w:val="0"/>
          <w:rtl/>
        </w:rPr>
        <w:t>אמר: הואיל ו</w:t>
      </w:r>
      <w:r w:rsidRPr="00F677B7">
        <w:rPr>
          <w:rFonts w:hint="cs"/>
          <w:spacing w:val="0"/>
          <w:rtl/>
        </w:rPr>
        <w:t xml:space="preserve">ארע הנס </w:t>
      </w:r>
      <w:r w:rsidRPr="00F677B7">
        <w:rPr>
          <w:spacing w:val="0"/>
          <w:rtl/>
        </w:rPr>
        <w:t xml:space="preserve">– </w:t>
      </w:r>
      <w:r w:rsidRPr="00F677B7">
        <w:rPr>
          <w:rFonts w:hint="cs"/>
          <w:spacing w:val="0"/>
          <w:rtl/>
        </w:rPr>
        <w:t>אלך ואתקן דבר</w:t>
      </w:r>
      <w:r w:rsidRPr="00F677B7">
        <w:rPr>
          <w:spacing w:val="0"/>
          <w:rtl/>
        </w:rPr>
        <w:t xml:space="preserve">, </w:t>
      </w:r>
      <w:r w:rsidRPr="00F677B7">
        <w:rPr>
          <w:rStyle w:val="afffff0"/>
          <w:spacing w:val="0"/>
          <w:rtl/>
        </w:rPr>
        <w:t>ד</w:t>
      </w:r>
      <w:r w:rsidRPr="00F677B7">
        <w:rPr>
          <w:rStyle w:val="afffff0"/>
          <w:rFonts w:hint="cs"/>
          <w:spacing w:val="0"/>
          <w:rtl/>
        </w:rPr>
        <w:t>'</w:t>
      </w:r>
      <w:r w:rsidRPr="00F677B7">
        <w:rPr>
          <w:rStyle w:val="afffff0"/>
          <w:spacing w:val="0"/>
          <w:rtl/>
        </w:rPr>
        <w:t>ויבא יעקב שלם</w:t>
      </w:r>
      <w:r w:rsidRPr="00F677B7">
        <w:rPr>
          <w:rStyle w:val="afffff0"/>
          <w:rFonts w:hint="cs"/>
          <w:spacing w:val="0"/>
          <w:rtl/>
        </w:rPr>
        <w:t>'</w:t>
      </w:r>
      <w:r w:rsidRPr="00F677B7">
        <w:rPr>
          <w:rStyle w:val="afffff0"/>
          <w:spacing w:val="0"/>
          <w:rtl/>
        </w:rPr>
        <w:t>,</w:t>
      </w:r>
      <w:r w:rsidRPr="00F677B7">
        <w:rPr>
          <w:spacing w:val="0"/>
          <w:rtl/>
        </w:rPr>
        <w:t xml:space="preserve"> רב: שלם בגופו, שלם בממונו, שלם בתורתו.</w:t>
      </w:r>
    </w:p>
    <w:p w:rsidR="00E9703F" w:rsidRPr="006F178A" w:rsidRDefault="00E9703F" w:rsidP="00E9703F">
      <w:pPr>
        <w:pStyle w:val="afffff"/>
        <w:rPr>
          <w:rtl/>
        </w:rPr>
      </w:pPr>
      <w:r w:rsidRPr="006F178A">
        <w:rPr>
          <w:rFonts w:hint="cs"/>
          <w:rtl/>
        </w:rPr>
        <w:t>'</w:t>
      </w:r>
      <w:r>
        <w:rPr>
          <w:rStyle w:val="afffff0"/>
          <w:rtl/>
          <w:rPrChange w:id="9027" w:author="מנוע פסוקים" w:date="2026-10-11T09:34:00Z">
            <w:rPr>
              <w:rtl/>
            </w:rPr>
          </w:rPrChange>
        </w:rPr>
        <w:t xml:space="preserve">ויחן את פני העיר</w:t>
      </w:r>
      <w:r w:rsidRPr="006F178A">
        <w:rPr>
          <w:rFonts w:hint="cs"/>
          <w:rtl/>
        </w:rPr>
        <w:t>'</w:t>
      </w:r>
      <w:r w:rsidRPr="006F178A">
        <w:rPr>
          <w:rtl/>
        </w:rPr>
        <w:t xml:space="preserve">- </w:t>
      </w:r>
      <w:r w:rsidRPr="006F178A">
        <w:rPr>
          <w:rStyle w:val="afffe"/>
          <w:rtl/>
        </w:rPr>
        <w:t>רב</w:t>
      </w:r>
      <w:r w:rsidRPr="006F178A">
        <w:rPr>
          <w:rtl/>
        </w:rPr>
        <w:t xml:space="preserve">: מטבע תיקן להם, </w:t>
      </w:r>
      <w:r w:rsidRPr="006F178A">
        <w:rPr>
          <w:rStyle w:val="afffe"/>
          <w:rtl/>
        </w:rPr>
        <w:t>שמואל</w:t>
      </w:r>
      <w:r w:rsidRPr="006F178A">
        <w:rPr>
          <w:rtl/>
        </w:rPr>
        <w:t xml:space="preserve">: שווקים תיקן להם, </w:t>
      </w:r>
      <w:r w:rsidRPr="006F178A">
        <w:rPr>
          <w:rStyle w:val="afffe"/>
          <w:rtl/>
        </w:rPr>
        <w:t>רי"ו</w:t>
      </w:r>
      <w:r w:rsidRPr="006F178A">
        <w:rPr>
          <w:rtl/>
        </w:rPr>
        <w:t>: מרחצאות תיקן להם.</w:t>
      </w:r>
    </w:p>
    <w:p w:rsidR="00E9703F" w:rsidRDefault="00E9703F" w:rsidP="00E9703F">
      <w:pPr>
        <w:rPr>
          <w:rtl/>
        </w:rPr>
      </w:pPr>
      <w:ins w:id="94745" w:author="קלוד" w:date="2026-10-11T13:11:34Z">
        <w:r>
          <w:rPr>
            <w:rFonts w:hint="cs"/>
            <w:rtl/>
          </w:rPr>
          <w:t xml:space="preserve">שאל:</w:t>
        </w:r>
      </w:ins>
      <w:del w:id="94746" w:author="קלוד" w:date="2026-10-11T13:11:34Z">
        <w:r w:rsidRPr="006F178A">
          <w:rPr>
            <w:rFonts w:hint="cs"/>
            <w:rtl/>
          </w:rPr>
          <w:delText xml:space="preserve">שאל אם</w:delText>
        </w:r>
      </w:del>
      <w:r w:rsidRPr="006F178A">
        <w:rPr>
          <w:rFonts w:hint="cs"/>
          <w:rtl/>
        </w:rPr>
        <w:t xml:space="preserve"> יש דבר </w:t>
      </w:r>
      <w:ins w:id="94743" w:author="קלוד" w:date="2026-10-11T13:11:34Z">
        <w:r>
          <w:rPr>
            <w:rFonts w:hint="cs"/>
            <w:rtl/>
          </w:rPr>
          <w:t xml:space="preserve">לתקנו?</w:t>
        </w:r>
      </w:ins>
      <w:del w:id="94744" w:author="קלוד" w:date="2026-10-11T13:11:34Z">
        <w:r w:rsidRPr="006F178A">
          <w:rPr>
            <w:rFonts w:hint="cs"/>
            <w:rtl/>
          </w:rPr>
          <w:delText xml:space="preserve">לתקנו</w:delText>
        </w:r>
      </w:del>
      <w:r w:rsidRPr="006F178A">
        <w:rPr>
          <w:rFonts w:hint="cs"/>
          <w:rtl/>
        </w:rPr>
        <w:t xml:space="preserve"> </w:t>
      </w:r>
      <w:ins w:id="94741" w:author="קלוד" w:date="2026-10-11T13:11:34Z">
        <w:r>
          <w:rPr>
            <w:rFonts w:hint="cs"/>
            <w:rtl/>
          </w:rPr>
          <w:t xml:space="preserve">א"ל:</w:t>
        </w:r>
      </w:ins>
      <w:del w:id="94742" w:author="קלוד" w:date="2026-10-11T13:11:34Z">
        <w:r w:rsidRPr="006F178A">
          <w:rPr>
            <w:rFonts w:hint="cs"/>
            <w:rtl/>
          </w:rPr>
          <w:delText xml:space="preserve">וא</w:delText>
        </w:r>
        <w:r w:rsidRPr="006F178A">
          <w:rPr>
            <w:rtl/>
          </w:rPr>
          <w:delText xml:space="preserve">"</w:delText>
        </w:r>
        <w:r w:rsidRPr="006F178A">
          <w:rPr>
            <w:rFonts w:hint="cs"/>
            <w:rtl/>
          </w:rPr>
          <w:delText xml:space="preserve">ל</w:delText>
        </w:r>
      </w:del>
      <w:r w:rsidRPr="006F178A">
        <w:rPr>
          <w:rFonts w:hint="cs"/>
          <w:rtl/>
        </w:rPr>
        <w:t xml:space="preserve"> </w:t>
      </w:r>
      <w:ins w:id="94739" w:author="קלוד" w:date="2026-10-11T13:11:34Z">
        <w:r>
          <w:rPr>
            <w:rFonts w:hint="cs"/>
            <w:rtl/>
          </w:rPr>
          <w:t xml:space="preserve">יש</w:t>
        </w:r>
      </w:ins>
      <w:del w:id="94740" w:author="קלוד" w:date="2026-10-11T13:11:34Z">
        <w:r w:rsidRPr="006F178A">
          <w:rPr>
            <w:rFonts w:hint="cs"/>
            <w:rtl/>
          </w:rPr>
          <w:delText xml:space="preserve">שיש</w:delText>
        </w:r>
      </w:del>
      <w:r w:rsidRPr="006F178A">
        <w:rPr>
          <w:rFonts w:hint="cs"/>
          <w:rtl/>
        </w:rPr>
        <w:t xml:space="preserve"> מקום שיש בו ספק </w:t>
      </w:r>
      <w:ins w:id="94737" w:author="קלוד" w:date="2026-10-11T13:11:34Z">
        <w:r>
          <w:rPr>
            <w:rFonts w:hint="cs"/>
            <w:rtl/>
          </w:rPr>
          <w:t xml:space="preserve">טומאה,</w:t>
        </w:r>
      </w:ins>
      <w:del w:id="94738" w:author="קלוד" w:date="2026-10-11T13:11:34Z">
        <w:r w:rsidRPr="006F178A">
          <w:rPr>
            <w:rFonts w:hint="cs"/>
            <w:rtl/>
          </w:rPr>
          <w:delText xml:space="preserve">טומאה</w:delText>
        </w:r>
      </w:del>
      <w:r w:rsidRPr="006F178A">
        <w:rPr>
          <w:rFonts w:hint="cs"/>
          <w:rtl/>
        </w:rPr>
        <w:t xml:space="preserve"> </w:t>
      </w:r>
      <w:ins w:id="94735" w:author="קלוד" w:date="2026-10-11T13:11:34Z">
        <w:r>
          <w:rPr>
            <w:rFonts w:hint="cs"/>
            <w:rtl/>
          </w:rPr>
          <w:t xml:space="preserve">וצער</w:t>
        </w:r>
      </w:ins>
      <w:del w:id="94736" w:author="קלוד" w:date="2026-10-11T13:11:34Z">
        <w:r w:rsidRPr="006F178A">
          <w:rPr>
            <w:rFonts w:hint="cs"/>
            <w:rtl/>
          </w:rPr>
          <w:delText xml:space="preserve">ויש צער</w:delText>
        </w:r>
      </w:del>
      <w:r w:rsidRPr="006F178A">
        <w:rPr>
          <w:rFonts w:hint="cs"/>
          <w:rtl/>
        </w:rPr>
        <w:t xml:space="preserve"> לכהנים </w:t>
      </w:r>
      <w:ins w:id="94733" w:author="קלוד" w:date="2026-10-11T13:11:34Z">
        <w:r>
          <w:rPr>
            <w:rFonts w:hint="cs"/>
            <w:rtl/>
          </w:rPr>
          <w:t xml:space="preserve">להקיפו.</w:t>
        </w:r>
      </w:ins>
      <w:del w:id="94734" w:author="קלוד" w:date="2026-10-11T13:11:34Z">
        <w:r w:rsidRPr="006F178A">
          <w:rPr>
            <w:rFonts w:hint="cs"/>
            <w:rtl/>
          </w:rPr>
          <w:delText xml:space="preserve">להקיפו</w:delText>
        </w:r>
      </w:del>
    </w:p>
    <w:p>
      <w:pPr>
        <w:pStyle w:val="38"/>
        <w:rPr>
          <w:ins w:id="97233" w:author="מנוע מכני" w:date="2026-10-11T12:04:39Z"/>
        </w:rPr>
      </w:pPr>
      <w:r w:rsidRPr="006F178A">
        <w:t xml:space="preserve">אמר</w:t>
      </w:r>
      <w:r w:rsidRPr="006F178A">
        <w:t xml:space="preserve">:</w:t>
      </w:r>
    </w:p>
    <w:p w:rsidR="00E9703F" w:rsidRPr="006F178A" w:rsidRDefault="00E9703F" w:rsidP="00E46213">
      <w:pPr>
        <w:rPr>
          <w:rtl/>
        </w:rPr>
      </w:pPr>
      <w:del w:id="97234" w:author="מנוע מכני" w:date="2026-10-11T12:04:39Z">
        <w:r w:rsidRPr="006F178A">
          <w:rPr>
            <w:rtl/>
          </w:rPr>
          <w:delText xml:space="preserve"> </w:delText>
        </w:r>
      </w:del>
      <w:ins w:id="91041" w:author="מנוע מכני" w:date="2026-10-11T12:04:39Z">
        <w:r>
          <w:rPr>
            <w:rtl/>
          </w:rPr>
          <w:t xml:space="preserve">יש</w:t>
        </w:r>
      </w:ins>
      <w:del w:id="91042" w:author="מנוע מכני" w:date="2026-10-11T12:04:39Z">
        <w:r w:rsidRPr="006F178A">
          <w:rPr>
            <w:rtl/>
          </w:rPr>
          <w:delText xml:space="preserve">איכא</w:delText>
        </w:r>
      </w:del>
      <w:r w:rsidRPr="006F178A">
        <w:rPr>
          <w:rtl/>
        </w:rPr>
        <w:t xml:space="preserve"> </w:t>
      </w:r>
      <w:ins w:id="95937" w:author="מנוע מכני" w:date="2026-10-11T12:04:39Z">
        <w:r>
          <w:rPr>
            <w:rtl/>
          </w:rPr>
          <w:t xml:space="preserve">אדם</w:t>
        </w:r>
      </w:ins>
      <w:del w:id="95938" w:author="מנוע מכני" w:date="2026-10-11T12:04:39Z">
        <w:r w:rsidRPr="006F178A">
          <w:rPr>
            <w:rtl/>
          </w:rPr>
          <w:delText xml:space="preserve">איניש</w:delText>
        </w:r>
      </w:del>
      <w:r w:rsidRPr="006F178A">
        <w:rPr>
          <w:rtl/>
        </w:rPr>
        <w:t xml:space="preserve"> </w:t>
      </w:r>
      <w:ins w:id="94765" w:author="קלוד" w:date="2026-10-11T13:11:34Z">
        <w:r>
          <w:rPr>
            <w:rtl/>
          </w:rPr>
          <w:t xml:space="preserve">שיודע</w:t>
        </w:r>
      </w:ins>
      <w:del w:id="94766" w:author="קלוד" w:date="2026-10-11T13:11:34Z">
        <w:r w:rsidRPr="006F178A">
          <w:rPr>
            <w:rtl/>
          </w:rPr>
          <w:delText xml:space="preserve">דידע</w:delText>
        </w:r>
      </w:del>
      <w:r w:rsidRPr="006F178A">
        <w:rPr>
          <w:rtl/>
        </w:rPr>
        <w:t xml:space="preserve"> </w:t>
      </w:r>
      <w:ins w:id="94763" w:author="קלוד" w:date="2026-10-11T13:11:34Z">
        <w:r>
          <w:rPr>
            <w:rtl/>
          </w:rPr>
          <w:t xml:space="preserve">שהוחזקה</w:t>
        </w:r>
      </w:ins>
      <w:del w:id="94764" w:author="קלוד" w:date="2026-10-11T13:11:34Z">
        <w:r w:rsidRPr="006F178A">
          <w:rPr>
            <w:rtl/>
          </w:rPr>
          <w:delText xml:space="preserve">דאיתחזק</w:delText>
        </w:r>
      </w:del>
      <w:r w:rsidRPr="006F178A">
        <w:rPr>
          <w:rtl/>
        </w:rPr>
        <w:t xml:space="preserve"> </w:t>
      </w:r>
      <w:ins w:id="91043" w:author="מנוע מכני" w:date="2026-10-11T12:04:39Z">
        <w:r>
          <w:rPr>
            <w:rtl/>
          </w:rPr>
          <w:t xml:space="preserve">כאן</w:t>
        </w:r>
      </w:ins>
      <w:del w:id="91044" w:author="מנוע מכני" w:date="2026-10-11T12:04:39Z">
        <w:r w:rsidRPr="006F178A">
          <w:rPr>
            <w:rtl/>
          </w:rPr>
          <w:delText xml:space="preserve">הכא</w:delText>
        </w:r>
      </w:del>
      <w:r w:rsidRPr="006F178A">
        <w:rPr>
          <w:rtl/>
        </w:rPr>
        <w:t xml:space="preserve"> טהרה? </w:t>
      </w:r>
      <w:r w:rsidRPr="006F178A">
        <w:rPr>
          <w:rtl/>
        </w:rPr>
        <w:t xml:space="preserve">אמר</w:t>
      </w:r>
      <w:r w:rsidRPr="006F178A">
        <w:rPr>
          <w:rtl/>
        </w:rPr>
        <w:t xml:space="preserve"> </w:t>
      </w:r>
      <w:ins w:id="92545" w:author="מנוע מכני" w:date="2026-10-11T12:04:39Z">
        <w:r>
          <w:rPr>
            <w:rtl/>
          </w:rPr>
          <w:t xml:space="preserve">לו</w:t>
        </w:r>
      </w:ins>
      <w:del w:id="92546" w:author="מנוע מכני" w:date="2026-10-11T12:04:39Z">
        <w:r w:rsidRPr="006F178A">
          <w:rPr>
            <w:rtl/>
          </w:rPr>
          <w:delText xml:space="preserve">ליה</w:delText>
        </w:r>
      </w:del>
      <w:r w:rsidRPr="006F178A">
        <w:rPr>
          <w:rtl/>
        </w:rPr>
        <w:t xml:space="preserve"> </w:t>
      </w:r>
      <w:ins w:id="94761" w:author="קלוד" w:date="2026-10-11T13:11:34Z">
        <w:r>
          <w:rPr>
            <w:rtl/>
          </w:rPr>
          <w:t xml:space="preserve">זקן</w:t>
        </w:r>
      </w:ins>
      <w:del w:id="94762" w:author="קלוד" w:date="2026-10-11T13:11:34Z">
        <w:r w:rsidRPr="006F178A">
          <w:rPr>
            <w:rtl/>
          </w:rPr>
          <w:delText xml:space="preserve">ההוא</w:delText>
        </w:r>
      </w:del>
      <w:r w:rsidRPr="006F178A">
        <w:rPr>
          <w:rtl/>
        </w:rPr>
        <w:t xml:space="preserve"> </w:t>
      </w:r>
      <w:ins w:id="94759" w:author="קלוד" w:date="2026-10-11T13:11:34Z">
        <w:r>
          <w:rPr>
            <w:rtl/>
          </w:rPr>
          <w:t xml:space="preserve">אחד:</w:t>
        </w:r>
      </w:ins>
      <w:del w:id="94760" w:author="קלוד" w:date="2026-10-11T13:11:34Z">
        <w:r w:rsidRPr="006F178A">
          <w:rPr>
            <w:rtl/>
          </w:rPr>
          <w:delText xml:space="preserve">סבא:</w:delText>
        </w:r>
      </w:del>
      <w:r w:rsidRPr="006F178A">
        <w:rPr>
          <w:rtl/>
        </w:rPr>
        <w:t xml:space="preserve"> כאן קיצץ בן זכאי </w:t>
      </w:r>
      <w:r w:rsidRPr="00307E5D">
        <w:rPr>
          <w:spacing w:val="-2"/>
          <w:rtl/>
        </w:rPr>
        <w:t xml:space="preserve">תורמסי תרומה. </w:t>
      </w:r>
      <w:ins w:id="94757" w:author="קלוד" w:date="2026-10-11T13:11:34Z">
        <w:r>
          <w:rPr>
            <w:spacing w:val="-2"/>
            <w:rtl/>
          </w:rPr>
          <w:t xml:space="preserve">עשה גם</w:t>
        </w:r>
      </w:ins>
      <w:del w:id="94758" w:author="קלוד" w:date="2026-10-11T13:11:34Z">
        <w:r w:rsidRPr="00307E5D">
          <w:rPr>
            <w:spacing w:val="-2"/>
            <w:rtl/>
          </w:rPr>
          <w:delText xml:space="preserve">עבד</w:delText>
        </w:r>
      </w:del>
      <w:r w:rsidRPr="00307E5D">
        <w:rPr>
          <w:spacing w:val="-2"/>
          <w:rtl/>
        </w:rPr>
        <w:t xml:space="preserve"> </w:t>
      </w:r>
      <w:ins w:id="95939" w:author="מנוע מכני" w:date="2026-10-11T12:04:39Z">
        <w:r>
          <w:rPr>
            <w:spacing w:val="-2"/>
            <w:rtl/>
          </w:rPr>
          <w:t xml:space="preserve">הוא</w:t>
        </w:r>
      </w:ins>
      <w:del w:id="95940" w:author="מנוע מכני" w:date="2026-10-11T12:04:39Z">
        <w:r w:rsidRPr="00307E5D">
          <w:rPr>
            <w:spacing w:val="-2"/>
            <w:rtl/>
          </w:rPr>
          <w:delText xml:space="preserve">איהו</w:delText>
        </w:r>
      </w:del>
      <w:r w:rsidRPr="00307E5D">
        <w:rPr>
          <w:spacing w:val="-2"/>
          <w:rtl/>
        </w:rPr>
        <w:t xml:space="preserve"> </w:t>
      </w:r>
      <w:ins w:id="91045" w:author="מנוע מכני" w:date="2026-10-11T12:04:39Z">
        <w:ins w:id="94755" w:author="קלוד" w:date="2026-10-11T13:11:34Z">
          <w:r>
            <w:rPr>
              <w:spacing w:val="-2"/>
              <w:rtl/>
            </w:rPr>
            <w:t xml:space="preserve">כך</w:t>
          </w:r>
        </w:ins>
        <w:del w:id="94756" w:author="קלוד" w:date="2026-10-11T13:11:34Z">
          <w:r>
            <w:rPr>
              <w:spacing w:val="-2"/>
              <w:rtl/>
            </w:rPr>
            <w:delText xml:space="preserve">גם</w:delText>
          </w:r>
        </w:del>
      </w:ins>
      <w:del w:id="91046" w:author="מנוע מכני" w:date="2026-10-11T12:04:39Z">
        <w:r w:rsidRPr="00307E5D">
          <w:rPr>
            <w:spacing w:val="-2"/>
            <w:rtl/>
          </w:rPr>
          <w:delText xml:space="preserve">נמי</w:delText>
        </w:r>
      </w:del>
      <w:r w:rsidRPr="00307E5D">
        <w:rPr>
          <w:spacing w:val="-2"/>
          <w:rtl/>
        </w:rPr>
        <w:t xml:space="preserve"> </w:t>
      </w:r>
      <w:ins w:id="92547" w:author="מנוע מכני" w:date="2026-10-11T12:04:39Z">
        <w:ins w:id="94753" w:author="קלוד" w:date="2026-10-11T13:11:34Z">
          <w:r>
            <w:rPr>
              <w:rStyle w:val="afffffe"/>
              <w:spacing w:val="-2"/>
              <w:rtl/>
            </w:rPr>
            <w:t xml:space="preserve">ובדק הקרקע</w:t>
          </w:r>
          <w:r>
            <w:rPr>
              <w:spacing w:val="-2"/>
              <w:rtl/>
            </w:rPr>
            <w:t xml:space="preserve">:</w:t>
          </w:r>
        </w:ins>
        <w:del w:id="94754" w:author="קלוד" w:date="2026-10-11T13:11:34Z">
          <w:r>
            <w:rPr>
              <w:spacing w:val="-2"/>
              <w:rtl/>
            </w:rPr>
            <w:delText xml:space="preserve">כך</w:delText>
          </w:r>
          <w:r w:rsidRPr="00307E5D">
            <w:rPr>
              <w:spacing w:val="-2"/>
              <w:rtl/>
            </w:rPr>
            <w:delText xml:space="preserve">,</w:delText>
          </w:r>
        </w:del>
      </w:ins>
      <w:del w:id="92548" w:author="מנוע מכני" w:date="2026-10-11T12:04:39Z">
        <w:r w:rsidRPr="00307E5D">
          <w:rPr>
            <w:spacing w:val="-2"/>
            <w:rtl/>
          </w:rPr>
          <w:delText xml:space="preserve">הכי</w:delText>
        </w:r>
      </w:del>
      <w:r w:rsidRPr="00307E5D">
        <w:rPr>
          <w:spacing w:val="-2"/>
          <w:rtl/>
        </w:rPr>
        <w:t xml:space="preserve"> כל </w:t>
      </w:r>
      <w:r w:rsidR="00E46213" w:rsidRPr="00307E5D">
        <w:rPr>
          <w:rFonts w:hint="cs"/>
          <w:spacing w:val="-2"/>
          <w:rtl/>
        </w:rPr>
        <w:t xml:space="preserve">מקום שהיה קשה </w:t>
      </w:r>
      <w:ins w:id="94751" w:author="קלוד" w:date="2026-10-11T13:11:34Z">
        <w:r>
          <w:rPr>
            <w:rFonts w:hint="cs"/>
            <w:spacing w:val="-2"/>
            <w:rtl/>
          </w:rPr>
          <w:t xml:space="preserve">- טיהר,</w:t>
        </w:r>
      </w:ins>
      <w:del w:id="94752" w:author="קלוד" w:date="2026-10-11T13:11:34Z">
        <w:r w:rsidR="00E46213" w:rsidRPr="00307E5D">
          <w:rPr>
            <w:rFonts w:hint="cs"/>
            <w:spacing w:val="-2"/>
            <w:rtl/>
          </w:rPr>
          <w:delText xml:space="preserve">טיהר</w:delText>
        </w:r>
      </w:del>
      <w:r w:rsidR="00E46213" w:rsidRPr="00307E5D">
        <w:rPr>
          <w:rFonts w:hint="cs"/>
          <w:spacing w:val="-2"/>
          <w:rtl/>
        </w:rPr>
        <w:t xml:space="preserve"> וכל מקום </w:t>
      </w:r>
      <w:ins w:id="94749" w:author="קלוד" w:date="2026-10-11T13:11:34Z">
        <w:r>
          <w:rPr>
            <w:rFonts w:hint="cs"/>
            <w:spacing w:val="-2"/>
            <w:rtl/>
          </w:rPr>
          <w:t xml:space="preserve">שהיה</w:t>
        </w:r>
      </w:ins>
      <w:del w:id="94750" w:author="קלוד" w:date="2026-10-11T13:11:34Z">
        <w:r w:rsidR="00E46213" w:rsidRPr="00307E5D">
          <w:rPr>
            <w:rFonts w:hint="cs"/>
            <w:spacing w:val="-2"/>
            <w:rtl/>
          </w:rPr>
          <w:delText xml:space="preserve">דהיה</w:delText>
        </w:r>
      </w:del>
      <w:r w:rsidR="00E46213" w:rsidRPr="00307E5D">
        <w:rPr>
          <w:rFonts w:hint="cs"/>
          <w:spacing w:val="-2"/>
          <w:rtl/>
        </w:rPr>
        <w:t xml:space="preserve"> </w:t>
      </w:r>
      <w:ins w:id="94747" w:author="קלוד" w:date="2026-10-11T13:11:34Z">
        <w:r>
          <w:rPr>
            <w:rFonts w:hint="cs"/>
            <w:spacing w:val="-2"/>
            <w:rtl/>
          </w:rPr>
          <w:t xml:space="preserve">רפה -</w:t>
        </w:r>
      </w:ins>
      <w:del w:id="94748" w:author="קלוד" w:date="2026-10-11T13:11:34Z">
        <w:r w:rsidR="00E46213" w:rsidRPr="00307E5D">
          <w:rPr>
            <w:rFonts w:hint="cs"/>
            <w:spacing w:val="-2"/>
            <w:rtl/>
          </w:rPr>
          <w:delText xml:space="preserve">רפי</w:delText>
        </w:r>
      </w:del>
      <w:r w:rsidR="00E46213" w:rsidRPr="00307E5D">
        <w:rPr>
          <w:rFonts w:hint="cs"/>
          <w:spacing w:val="-2"/>
          <w:rtl/>
        </w:rPr>
        <w:t xml:space="preserve"> ציינו</w:t>
      </w:r>
      <w:r w:rsidRPr="00307E5D">
        <w:rPr>
          <w:spacing w:val="-2"/>
          <w:rtl/>
        </w:rPr>
        <w:t>.</w:t>
      </w:r>
    </w:p>
    <w:p>
      <w:pPr>
        <w:pStyle w:val="38"/>
        <w:rPr>
          <w:ins w:id="97235" w:author="מנוע מכני" w:date="2026-10-11T12:04:39Z"/>
        </w:rPr>
      </w:pPr>
      <w:del w:id="99393" w:author="מנוע מכני" w:date="2026-10-11T12:04:39Z">
        <w:r w:rsidRPr="006F178A">
          <w:delText xml:space="preserve">אמר </w:delText>
        </w:r>
      </w:del>
      <w:r w:rsidRPr="006F178A">
        <w:t xml:space="preserve">ההוא סבא:</w:t>
      </w:r>
    </w:p>
    <w:p w:rsidR="00E9703F" w:rsidRPr="006F178A" w:rsidRDefault="00E9703F" w:rsidP="00E9703F">
      <w:pPr>
        <w:rPr>
          <w:rtl/>
        </w:rPr>
      </w:pPr>
      <w:del w:id="97236" w:author="מנוע מכני" w:date="2026-10-11T12:04:39Z">
        <w:r w:rsidRPr="006F178A">
          <w:rPr>
            <w:rtl/>
          </w:rPr>
          <w:delText xml:space="preserve"> </w:delText>
        </w:r>
      </w:del>
      <w:r w:rsidRPr="006F178A">
        <w:rPr>
          <w:rtl/>
        </w:rPr>
        <w:t xml:space="preserve">טיהר בן יוחי בית </w:t>
      </w:r>
      <w:ins w:id="94777" w:author="קלוד" w:date="2026-10-11T13:11:34Z">
        <w:r>
          <w:rPr>
            <w:rtl/>
          </w:rPr>
          <w:t xml:space="preserve">הקברות!</w:t>
        </w:r>
      </w:ins>
      <w:del w:id="94778" w:author="קלוד" w:date="2026-10-11T13:11:34Z">
        <w:r w:rsidRPr="006F178A">
          <w:rPr>
            <w:rtl/>
          </w:rPr>
          <w:delText xml:space="preserve">הקברות,</w:delText>
        </w:r>
      </w:del>
      <w:r w:rsidRPr="006F178A">
        <w:rPr>
          <w:rtl/>
        </w:rPr>
        <w:t xml:space="preserve"> </w:t>
      </w:r>
      <w:r w:rsidRPr="006F178A">
        <w:rPr>
          <w:rtl/>
        </w:rPr>
        <w:t xml:space="preserve">א"ל</w:t>
      </w:r>
      <w:ins w:id="94775" w:author="קלוד" w:date="2026-10-11T13:11:34Z">
        <w:r>
          <w:rPr>
            <w:rtl/>
          </w:rPr>
          <w:t xml:space="preserve"> </w:t>
        </w:r>
        <w:r>
          <w:rPr>
            <w:rStyle w:val="afffffe"/>
            <w:rtl/>
          </w:rPr>
          <w:t xml:space="preserve">רשב"י</w:t>
        </w:r>
        <w:r>
          <w:rPr>
            <w:rtl/>
          </w:rPr>
          <w:t xml:space="preserve">: אילמלי לא</w:t>
        </w:r>
      </w:ins>
      <w:del w:id="94776" w:author="קלוד" w:date="2026-10-11T13:11:34Z">
        <w:r w:rsidRPr="006F178A">
          <w:rPr>
            <w:rtl/>
          </w:rPr>
          <w:delText xml:space="preserve"> אילמלי</w:delText>
        </w:r>
      </w:del>
      <w:r w:rsidRPr="006F178A">
        <w:rPr>
          <w:rtl/>
        </w:rPr>
        <w:t xml:space="preserve"> היית עמנו, </w:t>
      </w:r>
      <w:ins w:id="90289" w:author="מנוע מכני" w:date="2026-10-11T12:04:39Z">
        <w:r>
          <w:rPr>
            <w:rtl/>
          </w:rPr>
          <w:t xml:space="preserve">ואפי'</w:t>
        </w:r>
      </w:ins>
      <w:del w:id="90290" w:author="מנוע מכני" w:date="2026-10-11T12:04:39Z">
        <w:r w:rsidRPr="006F178A">
          <w:rPr>
            <w:rtl/>
          </w:rPr>
          <w:delText xml:space="preserve">ואפילו</w:delText>
        </w:r>
      </w:del>
      <w:r w:rsidRPr="006F178A">
        <w:rPr>
          <w:rtl/>
        </w:rPr>
        <w:t xml:space="preserve"> היית עמנו ולא נמנית עמנו - יפה אתה אומר. עכשיו שהיית עמנו ונמנית עמנו, יאמרו: זונות מפרכסות זו את זו, </w:t>
      </w:r>
      <w:r w:rsidRPr="006F178A">
        <w:rPr>
          <w:rtl/>
        </w:rPr>
        <w:t xml:space="preserve">ת"ח</w:t>
      </w:r>
      <w:r w:rsidRPr="006F178A">
        <w:rPr>
          <w:rtl/>
        </w:rPr>
        <w:t xml:space="preserve"> </w:t>
      </w:r>
      <w:r w:rsidRPr="006F178A">
        <w:rPr>
          <w:rtl/>
        </w:rPr>
        <w:t xml:space="preserve">לא</w:t>
      </w:r>
      <w:r w:rsidRPr="006F178A">
        <w:rPr>
          <w:rtl/>
        </w:rPr>
        <w:t xml:space="preserve"> </w:t>
      </w:r>
      <w:ins w:id="94773" w:author="קלוד" w:date="2026-10-11T13:11:34Z">
        <w:r>
          <w:rPr>
            <w:rtl/>
          </w:rPr>
          <w:t xml:space="preserve">כ"ש!</w:t>
        </w:r>
      </w:ins>
      <w:del w:id="94774" w:author="קלוד" w:date="2026-10-11T13:11:34Z">
        <w:r w:rsidRPr="006F178A">
          <w:rPr>
            <w:rtl/>
          </w:rPr>
          <w:delText xml:space="preserve">כ"ש</w:delText>
        </w:r>
      </w:del>
      <w:r w:rsidRPr="006F178A">
        <w:rPr>
          <w:rtl/>
        </w:rPr>
        <w:t xml:space="preserve"> </w:t>
      </w:r>
      <w:ins w:id="94771" w:author="קלוד" w:date="2026-10-11T13:11:34Z">
        <w:r>
          <w:rPr>
            <w:rtl/>
          </w:rPr>
          <w:t xml:space="preserve">נתן</w:t>
        </w:r>
      </w:ins>
      <w:del w:id="94772" w:author="קלוד" w:date="2026-10-11T13:11:34Z">
        <w:r w:rsidRPr="006F178A">
          <w:rPr>
            <w:rtl/>
          </w:rPr>
          <w:delText xml:space="preserve">יהב</w:delText>
        </w:r>
      </w:del>
      <w:r w:rsidRPr="006F178A">
        <w:rPr>
          <w:rtl/>
        </w:rPr>
        <w:t xml:space="preserve"> </w:t>
      </w:r>
      <w:ins w:id="92549" w:author="מנוע מכני" w:date="2026-10-11T12:04:39Z">
        <w:r>
          <w:rPr>
            <w:rtl/>
          </w:rPr>
          <w:t xml:space="preserve">בו</w:t>
        </w:r>
      </w:ins>
      <w:del w:id="92550" w:author="מנוע מכני" w:date="2026-10-11T12:04:39Z">
        <w:r w:rsidRPr="006F178A">
          <w:rPr>
            <w:rtl/>
          </w:rPr>
          <w:delText xml:space="preserve">ביה</w:delText>
        </w:r>
      </w:del>
      <w:r w:rsidRPr="006F178A">
        <w:rPr>
          <w:rtl/>
        </w:rPr>
        <w:t xml:space="preserve"> </w:t>
      </w:r>
      <w:ins w:id="94769" w:author="קלוד" w:date="2026-10-11T13:11:34Z">
        <w:r>
          <w:rPr>
            <w:rtl/>
          </w:rPr>
          <w:t xml:space="preserve">עיניו</w:t>
        </w:r>
      </w:ins>
      <w:del w:id="94770" w:author="קלוד" w:date="2026-10-11T13:11:34Z">
        <w:r w:rsidRPr="006F178A">
          <w:rPr>
            <w:rtl/>
          </w:rPr>
          <w:delText xml:space="preserve">עיניה,</w:delText>
        </w:r>
      </w:del>
      <w:r w:rsidRPr="006F178A">
        <w:rPr>
          <w:rtl/>
        </w:rPr>
        <w:t xml:space="preserve"> </w:t>
      </w:r>
      <w:ins w:id="94767" w:author="קלוד" w:date="2026-10-11T13:11:34Z">
        <w:r>
          <w:rPr>
            <w:rtl/>
          </w:rPr>
          <w:t xml:space="preserve">ומת.</w:t>
        </w:r>
      </w:ins>
      <w:del w:id="94768" w:author="קלוד" w:date="2026-10-11T13:11:34Z">
        <w:r w:rsidRPr="006F178A">
          <w:rPr>
            <w:rtl/>
          </w:rPr>
          <w:delText xml:space="preserve">ונח נפשיה.</w:delText>
        </w:r>
      </w:del>
    </w:p>
    <w:p w:rsidR="00E9703F" w:rsidRPr="00B3644D" w:rsidRDefault="00E9703F" w:rsidP="00E9703F">
      <w:pPr>
        <w:rPr>
          <w:spacing w:val="-4"/>
          <w:rtl/>
        </w:rPr>
      </w:pPr>
      <w:r w:rsidRPr="00B3644D">
        <w:rPr>
          <w:spacing w:val="-4"/>
          <w:rtl/>
        </w:rPr>
        <w:t xml:space="preserve">יצא </w:t>
      </w:r>
      <w:ins w:id="94783" w:author="קלוד" w:date="2026-10-11T13:11:34Z">
        <w:r>
          <w:rPr>
            <w:spacing w:val="-4"/>
            <w:rtl/>
          </w:rPr>
          <w:t xml:space="preserve">לשוק,</w:t>
        </w:r>
      </w:ins>
      <w:del w:id="94784" w:author="קלוד" w:date="2026-10-11T13:11:34Z">
        <w:r w:rsidRPr="00B3644D">
          <w:rPr>
            <w:spacing w:val="-4"/>
            <w:rtl/>
          </w:rPr>
          <w:delText xml:space="preserve">לשוקא,</w:delText>
        </w:r>
      </w:del>
      <w:r w:rsidRPr="00B3644D">
        <w:rPr>
          <w:spacing w:val="-4"/>
          <w:rtl/>
        </w:rPr>
        <w:t xml:space="preserve"> </w:t>
      </w:r>
      <w:ins w:id="94781" w:author="קלוד" w:date="2026-10-11T13:11:34Z">
        <w:r>
          <w:rPr>
            <w:spacing w:val="-4"/>
            <w:rtl/>
          </w:rPr>
          <w:t xml:space="preserve">ראה</w:t>
        </w:r>
      </w:ins>
      <w:del w:id="94782" w:author="קלוד" w:date="2026-10-11T13:11:34Z">
        <w:r w:rsidRPr="00B3644D">
          <w:rPr>
            <w:spacing w:val="-4"/>
            <w:rtl/>
          </w:rPr>
          <w:delText xml:space="preserve">חזייה</w:delText>
        </w:r>
      </w:del>
      <w:r w:rsidRPr="00B3644D">
        <w:rPr>
          <w:spacing w:val="-4"/>
          <w:rtl/>
        </w:rPr>
        <w:t xml:space="preserve"> </w:t>
      </w:r>
      <w:ins w:id="94779" w:author="קלוד" w:date="2026-10-11T13:11:34Z">
        <w:r>
          <w:rPr>
            <w:spacing w:val="-4"/>
            <w:rtl/>
          </w:rPr>
          <w:t xml:space="preserve">את יהודה</w:t>
        </w:r>
      </w:ins>
      <w:del w:id="94780" w:author="קלוד" w:date="2026-10-11T13:11:34Z">
        <w:r w:rsidRPr="00B3644D">
          <w:rPr>
            <w:spacing w:val="-4"/>
            <w:rtl/>
          </w:rPr>
          <w:delText xml:space="preserve">ליהודה</w:delText>
        </w:r>
      </w:del>
      <w:r w:rsidRPr="00B3644D">
        <w:rPr>
          <w:spacing w:val="-4"/>
          <w:rtl/>
        </w:rPr>
        <w:t xml:space="preserve"> בן גרים, </w:t>
      </w:r>
      <w:r w:rsidRPr="00B3644D">
        <w:rPr>
          <w:spacing w:val="-4"/>
          <w:rtl/>
        </w:rPr>
        <w:t xml:space="preserve">אמר</w:t>
      </w:r>
      <w:r w:rsidRPr="00B3644D">
        <w:rPr>
          <w:spacing w:val="-4"/>
          <w:rtl/>
        </w:rPr>
        <w:t xml:space="preserve">: עדיין יש לזה בעולם? נתן בו עיניו, ועשהו גל של עצמות.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לד.</w:t>
      </w:r>
    </w:p>
    <w:p>
      <w:pPr>
        <w:pStyle w:val="MishnaBatzad"/>
        <w:rPr>
          <w:ins w:id="20449" w:author="קלוד" w:date="2026-10-11T09:07:15Z"/>
        </w:rPr>
      </w:pPr>
      <w:ins w:id="20448" w:author="קלוד" w:date="2026-10-11T09:07:15Z">
        <w:r>
          <w:t xml:space="preserve">משנה ז</w:t>
        </w:r>
      </w:ins>
    </w:p>
    <w:p w:rsidR="00E9703F" w:rsidRPr="009757B9" w:rsidRDefault="00E9703F" w:rsidP="00E9703F">
      <w:pPr>
        <w:pStyle w:val="afff9"/>
        <w:rPr>
          <w:del w:id="20163" w:author="קלוד" w:date="2026-10-11T09:07:15Z"/>
          <w:rStyle w:val="afffe"/>
          <w:b/>
          <w:bCs w:val="0"/>
          <w:sz w:val="20"/>
          <w:rtl/>
        </w:rPr>
      </w:pPr>
      <w:del w:id="20162" w:author="קלוד" w:date="2026-10-11T09:07:15Z">
        <w:r w:rsidRPr="00146180">
          <w:rPr>
            <w:rStyle w:val="afffe"/>
            <w:bCs w:val="0"/>
            <w:sz w:val="20"/>
            <w:rtl/>
          </w:rPr>
          <w:delText xml:space="preserve">משנה.</w:delText>
        </w:r>
      </w:del>
    </w:p>
    <w:p w:rsidR="00E9703F" w:rsidRDefault="00E9703F" w:rsidP="00E9703F">
      <w:pPr>
        <w:pStyle w:val="afff9"/>
        <w:spacing w:before="120"/>
        <w:rPr>
          <w:rStyle w:val="afffe"/>
          <w:b/>
          <w:bCs w:val="0"/>
          <w:sz w:val="20"/>
          <w:rtl/>
        </w:rPr>
        <w:pPrChange w:id="90014" w:author="קלוד" w:date="2026-10-11T12:09:42Z">
          <w:pPr>
            <w:pStyle w:val="afff9"/>
          </w:pPr>
        </w:pPrChange>
      </w:pPr>
      <w:r w:rsidRPr="00146180">
        <w:rPr>
          <w:rStyle w:val="afffe"/>
          <w:bCs w:val="0"/>
          <w:rtl/>
          <w:rPrChange w:id="40018" w:author="Claude" w:date="2026-10-11T09:07:39Z">
            <w:rPr>
              <w:rStyle w:val="afffe"/>
              <w:bCs w:val="0"/>
              <w:sz w:val="20"/>
              <w:rtl/>
            </w:rPr>
          </w:rPrChange>
        </w:rPr>
        <w:t>שלשה דברים צריך אדם לומר בתוך ביתו ערב שבת עם חשכה:</w:t>
      </w:r>
    </w:p>
    <w:p w:rsidR="00E9703F" w:rsidRPr="009757B9" w:rsidRDefault="00E9703F" w:rsidP="00E9703F">
      <w:pPr>
        <w:pStyle w:val="afff9"/>
        <w:rPr>
          <w:rStyle w:val="afffe"/>
          <w:b/>
          <w:bCs w:val="0"/>
          <w:sz w:val="20"/>
          <w:rtl/>
        </w:rPr>
      </w:pPr>
      <w:r w:rsidRPr="00146180">
        <w:rPr>
          <w:rStyle w:val="afffe"/>
          <w:bCs w:val="0"/>
          <w:rtl/>
          <w:rPrChange w:id="40019" w:author="Claude" w:date="2026-10-11T09:07:39Z">
            <w:rPr>
              <w:rStyle w:val="afffe"/>
              <w:bCs w:val="0"/>
              <w:sz w:val="20"/>
              <w:rtl/>
            </w:rPr>
          </w:rPrChange>
        </w:rPr>
        <w:t>עשרתם, ערבתם? הדליקו את הנר.</w:t>
      </w:r>
    </w:p>
    <w:p w:rsidR="00E9703F" w:rsidRDefault="00E9703F" w:rsidP="00E9703F">
      <w:pPr>
        <w:pStyle w:val="afff9"/>
        <w:rPr>
          <w:rStyle w:val="afffe"/>
          <w:b/>
          <w:bCs w:val="0"/>
          <w:sz w:val="20"/>
          <w:rtl/>
        </w:rPr>
      </w:pPr>
      <w:r w:rsidRPr="00146180">
        <w:rPr>
          <w:rStyle w:val="afffe"/>
          <w:bCs w:val="0"/>
          <w:rtl/>
          <w:rPrChange w:id="40020" w:author="Claude" w:date="2026-10-11T09:07:39Z">
            <w:rPr>
              <w:rStyle w:val="afffe"/>
              <w:bCs w:val="0"/>
              <w:sz w:val="20"/>
              <w:rtl/>
            </w:rPr>
          </w:rPrChange>
        </w:rPr>
        <w:t>ספק חשכה ספק אינו חשכה</w:t>
      </w:r>
    </w:p>
    <w:p w:rsidR="00E9703F" w:rsidRPr="00B20210" w:rsidRDefault="00E9703F" w:rsidP="00E9703F">
      <w:pPr>
        <w:pStyle w:val="afff9"/>
        <w:rPr>
          <w:rStyle w:val="afffe"/>
          <w:b/>
          <w:bCs w:val="0"/>
          <w:spacing w:val="6"/>
          <w:sz w:val="20"/>
          <w:rtl/>
        </w:rPr>
      </w:pPr>
      <w:r w:rsidRPr="00B20210">
        <w:rPr>
          <w:rStyle w:val="afffe"/>
          <w:bCs w:val="0"/>
          <w:spacing w:val="6"/>
          <w:rtl/>
          <w:rPrChange w:id="40021" w:author="Claude" w:date="2026-10-11T09:07:39Z">
            <w:rPr>
              <w:rStyle w:val="afffe"/>
              <w:bCs w:val="0"/>
              <w:spacing w:val="6"/>
              <w:sz w:val="20"/>
              <w:rtl/>
            </w:rPr>
          </w:rPrChange>
        </w:rPr>
        <w:t>אין מעשרין את הודאי, ואין מטבילין את הכלים, ואין מדליקין את הנרות.</w:t>
      </w:r>
    </w:p>
    <w:p w:rsidR="00E9703F" w:rsidRPr="009757B9" w:rsidRDefault="00E9703F" w:rsidP="00E9703F">
      <w:pPr>
        <w:pStyle w:val="afff9"/>
        <w:rPr>
          <w:rStyle w:val="afffe"/>
          <w:b/>
          <w:bCs w:val="0"/>
          <w:sz w:val="20"/>
          <w:rtl/>
        </w:rPr>
      </w:pPr>
      <w:r w:rsidRPr="00146180">
        <w:rPr>
          <w:rStyle w:val="afffe"/>
          <w:bCs w:val="0"/>
          <w:rtl/>
          <w:rPrChange w:id="40022" w:author="Claude" w:date="2026-10-11T09:07:39Z">
            <w:rPr>
              <w:rStyle w:val="afffe"/>
              <w:bCs w:val="0"/>
              <w:sz w:val="20"/>
              <w:rtl/>
            </w:rPr>
          </w:rPrChange>
        </w:rPr>
        <w:t>אבל מעשרין את הדמאי, ומערבין וטומנין את החמין.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53" w:author="קלוד" w:date="2026-10-11T12:33:55Z"/>
        </w:rPr>
      </w:pPr>
      <w:ins w:id="91054" w:author="קלוד" w:date="2026-10-11T12:33:55Z">
        <w:r>
          <w:rPr>
            <w:color w:val="7B3F00"/>
          </w:rPr>
          <w:t xml:space="preserve">אמירת 'עשרתם, ערבתם' - בנחת כדי שיקבל</w:t>
        </w:r>
      </w:ins>
    </w:p>
    <w:p w:rsidR="00E9703F" w:rsidRPr="006F178A" w:rsidRDefault="00E9703F" w:rsidP="00E9703F">
      <w:pPr>
        <w:rPr>
          <w:rtl/>
        </w:rPr>
      </w:pPr>
      <w:ins w:id="94785" w:author="קלוד" w:date="2026-10-11T13:11:34Z">
        <w:r>
          <w:rPr>
            <w:rStyle w:val="2fb"/>
            <w:rFonts w:ascii="Fb Fontext" w:hAnsi="Fb Fontext"/>
            <w:rtl/>
          </w:rPr>
          <w:t xml:space="preserve">ריב"ל </w:t>
        </w:r>
        <w:r>
          <w:rPr>
            <w:rStyle w:val="afffffe"/>
            <w:rFonts w:ascii="Fb Fontext" w:hAnsi="Fb Fontext"/>
            <w:rtl/>
          </w:rPr>
          <w:t xml:space="preserve">מקורו</w:t>
        </w:r>
        <w:r>
          <w:rPr>
            <w:rStyle w:val="2fb"/>
            <w:rFonts w:ascii="Fb Fontext" w:hAnsi="Fb Fontext"/>
            <w:rtl/>
          </w:rPr>
          <w:t xml:space="preserve">:</w:t>
        </w:r>
      </w:ins>
      <w:del w:id="94786" w:author="קלוד" w:date="2026-10-11T13:11:34Z">
        <w:r w:rsidRPr="006F178A">
          <w:rPr>
            <w:rStyle w:val="2fb"/>
            <w:rFonts w:ascii="Fb Fontext" w:hAnsi="Fb Fontext"/>
            <w:rtl/>
          </w:rPr>
          <w:delText xml:space="preserve">ריב"ל</w:delText>
        </w:r>
      </w:del>
      <w:r w:rsidRPr="00784B8D">
        <w:rPr>
          <w:rStyle w:val="afffff0"/>
          <w:rtl/>
        </w:rPr>
        <w:t xml:space="preserve"> </w:t>
      </w:r>
      <w:r w:rsidRPr="00784B8D">
        <w:rPr>
          <w:rStyle w:val="afffff0"/>
          <w:rFonts w:hint="cs"/>
          <w:rtl/>
        </w:rPr>
        <w:t>'</w:t>
      </w:r>
      <w:ins w:id="91001" w:author="Claude - סמנטי" w:date="2026-10-11T12:28:21Z">
        <w:r>
          <w:rPr>
            <w:rStyle w:val="afffff0"/>
            <w:rtl/>
          </w:rPr>
          <w:t xml:space="preserve">וְיָדַעְתָּ כִּי שָׁלוֹם אָהֳלֶךָ וּפָקַדְתָּ נָוְךָ וְלֹא תֶחֱטָא</w:t>
        </w:r>
      </w:ins>
      <w:del w:id="91002" w:author="Claude - סמנטי" w:date="2026-10-11T12:28:21Z">
        <w:r w:rsidRPr="00784B8D">
          <w:rPr>
            <w:rStyle w:val="afffff0"/>
            <w:rtl/>
          </w:rPr>
          <w:delText xml:space="preserve">וידעת כי שלום אהלך ופקדת נוך ולא תחטא</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Style w:val="2fb"/>
          <w:rtl/>
        </w:rPr>
        <w:t xml:space="preserve">רבר"ה</w:t>
      </w:r>
      <w:r w:rsidRPr="006F178A">
        <w:rPr>
          <w:rtl/>
        </w:rPr>
        <w:t xml:space="preserve"> וצריך </w:t>
      </w:r>
      <w:ins w:id="90175" w:author="Claude - סמנטי" w:date="2026-10-11T12:28:21Z">
        <w:r>
          <w:rPr>
            <w:rtl/>
          </w:rPr>
          <w:t xml:space="preserve">לאומרם</w:t>
        </w:r>
      </w:ins>
      <w:del w:id="90176" w:author="Claude - סמנטי" w:date="2026-10-11T12:28:21Z">
        <w:r w:rsidRPr="006F178A">
          <w:rPr>
            <w:rtl/>
          </w:rPr>
          <w:delText xml:space="preserve">למימרינהו</w:delText>
        </w:r>
      </w:del>
      <w:r w:rsidRPr="006F178A">
        <w:rPr>
          <w:rtl/>
        </w:rPr>
        <w:t xml:space="preserve"> </w:t>
      </w:r>
      <w:ins w:id="90173" w:author="Claude - סמנטי" w:date="2026-10-11T12:28:21Z">
        <w:r>
          <w:rPr>
            <w:rtl/>
          </w:rPr>
          <w:t xml:space="preserve">בנחת</w:t>
        </w:r>
      </w:ins>
      <w:del w:id="90174" w:author="Claude - סמנטי" w:date="2026-10-11T12:28:21Z">
        <w:r w:rsidRPr="006F178A">
          <w:rPr>
            <w:rtl/>
          </w:rPr>
          <w:delText xml:space="preserve">בניחותא</w:delText>
        </w:r>
      </w:del>
      <w:r w:rsidRPr="006F178A">
        <w:rPr>
          <w:rtl/>
        </w:rPr>
        <w:t xml:space="preserve">, </w:t>
      </w:r>
      <w:r>
        <w:rPr>
          <w:rFonts w:hint="cs"/>
          <w:rtl/>
        </w:rPr>
        <w:t>כדי שיקבל ממנו</w:t>
      </w:r>
    </w:p>
    <w:p>
      <w:pPr>
        <w:pStyle w:val="38"/>
        <w:rPr>
          <w:ins w:id="97237" w:author="מנוע מכני" w:date="2026-10-11T12:04:39Z"/>
        </w:rPr>
      </w:pPr>
      <w:r w:rsidRPr="006F178A">
        <w:t xml:space="preserve">רב אשי:</w:t>
      </w:r>
    </w:p>
    <w:p w:rsidR="00E9703F" w:rsidRPr="006F178A" w:rsidRDefault="00E9703F" w:rsidP="00E9703F">
      <w:pPr>
        <w:rPr>
          <w:rtl/>
        </w:rPr>
      </w:pPr>
      <w:del w:id="97238" w:author="מנוע מכני" w:date="2026-10-11T12:04:39Z">
        <w:r w:rsidRPr="006F178A">
          <w:rPr>
            <w:rtl/>
          </w:rPr>
          <w:delText xml:space="preserve"> </w:delText>
        </w:r>
      </w:del>
      <w:ins w:id="95941" w:author="מנוע מכני" w:date="2026-10-11T12:04:39Z">
        <w:r>
          <w:rPr>
            <w:rtl/>
          </w:rPr>
          <w:t xml:space="preserve">אני</w:t>
        </w:r>
      </w:ins>
      <w:del w:id="95942" w:author="מנוע מכני" w:date="2026-10-11T12:04:39Z">
        <w:r w:rsidRPr="006F178A">
          <w:rPr>
            <w:rtl/>
          </w:rPr>
          <w:delText xml:space="preserve">אנא</w:delText>
        </w:r>
      </w:del>
      <w:r w:rsidRPr="006F178A">
        <w:rPr>
          <w:rtl/>
        </w:rPr>
        <w:t xml:space="preserve"> </w:t>
      </w:r>
      <w:r w:rsidRPr="006F178A">
        <w:rPr>
          <w:rtl/>
        </w:rPr>
        <w:t xml:space="preserve">לא</w:t>
      </w:r>
      <w:r w:rsidRPr="006F178A">
        <w:rPr>
          <w:rtl/>
        </w:rPr>
        <w:t xml:space="preserve"> </w:t>
      </w:r>
      <w:ins w:id="94793" w:author="קלוד" w:date="2026-10-11T13:11:34Z">
        <w:r>
          <w:rPr>
            <w:rtl/>
          </w:rPr>
          <w:t xml:space="preserve">שמעתי</w:t>
        </w:r>
      </w:ins>
      <w:del w:id="94794" w:author="קלוד" w:date="2026-10-11T13:11:34Z">
        <w:r w:rsidRPr="006F178A">
          <w:rPr>
            <w:rtl/>
          </w:rPr>
          <w:delText xml:space="preserve">שמיע</w:delText>
        </w:r>
      </w:del>
      <w:r w:rsidRPr="006F178A">
        <w:rPr>
          <w:rtl/>
        </w:rPr>
        <w:t xml:space="preserve"> </w:t>
      </w:r>
      <w:ins w:id="94791" w:author="קלוד" w:date="2026-10-11T13:11:34Z">
        <w:r>
          <w:rPr>
            <w:rtl/>
          </w:rPr>
          <w:t xml:space="preserve">את</w:t>
        </w:r>
      </w:ins>
      <w:del w:id="94792" w:author="קלוד" w:date="2026-10-11T13:11:34Z">
        <w:r w:rsidRPr="006F178A">
          <w:rPr>
            <w:rtl/>
          </w:rPr>
          <w:delText xml:space="preserve">לי</w:delText>
        </w:r>
      </w:del>
      <w:r w:rsidRPr="006F178A">
        <w:rPr>
          <w:rtl/>
        </w:rPr>
        <w:t xml:space="preserve"> </w:t>
      </w:r>
      <w:ins w:id="94789" w:author="קלוד" w:date="2026-10-11T13:11:34Z">
        <w:r>
          <w:rPr>
            <w:rtl/>
          </w:rPr>
          <w:t xml:space="preserve">זו</w:t>
        </w:r>
      </w:ins>
      <w:del w:id="94790" w:author="קלוד" w:date="2026-10-11T13:11:34Z">
        <w:r w:rsidRPr="006F178A">
          <w:rPr>
            <w:rtl/>
          </w:rPr>
          <w:delText xml:space="preserve">הא</w:delText>
        </w:r>
      </w:del>
      <w:r w:rsidRPr="006F178A">
        <w:rPr>
          <w:rtl/>
        </w:rPr>
        <w:t xml:space="preserve"> </w:t>
      </w:r>
      <w:ins w:id="94787" w:author="קלוד" w:date="2026-10-11T13:11:34Z">
        <w:r>
          <w:rPr>
            <w:rStyle w:val="2fb"/>
            <w:rtl/>
          </w:rPr>
          <w:t xml:space="preserve">של רבר"ה,</w:t>
        </w:r>
      </w:ins>
      <w:del w:id="94788" w:author="קלוד" w:date="2026-10-11T13:11:34Z">
        <w:r w:rsidRPr="006F178A">
          <w:rPr>
            <w:rStyle w:val="2fb"/>
            <w:rtl/>
          </w:rPr>
          <w:delText xml:space="preserve">דרבר"ה</w:delText>
        </w:r>
        <w:r w:rsidRPr="006F178A">
          <w:rPr>
            <w:rtl/>
          </w:rPr>
          <w:delText xml:space="preserve">,</w:delText>
        </w:r>
      </w:del>
      <w:r w:rsidRPr="006F178A">
        <w:rPr>
          <w:rtl/>
        </w:rPr>
        <w:t xml:space="preserve"> וקיימתי מסברא.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239" w:author="מנוע מכני" w:date="2026-10-11T12:04:39Z"/>
        </w:rPr>
      </w:pPr>
      <w:r w:rsidRPr="006F178A">
        <w:t xml:space="preserve">הך</w:t>
      </w:r>
    </w:p>
    <w:p w:rsidR="00E9703F" w:rsidRPr="006F178A" w:rsidRDefault="00E9703F" w:rsidP="00E9703F">
      <w:pPr>
        <w:rPr>
          <w:rtl/>
        </w:rPr>
      </w:pPr>
      <w:del w:id="97240" w:author="מנוע מכני" w:date="2026-10-11T12:04:39Z">
        <w:r w:rsidRPr="006F178A">
          <w:rPr>
            <w:rFonts w:ascii="Fb Fontext" w:hAnsi="Fb Fontext"/>
            <w:rtl/>
          </w:rPr>
          <w:delText xml:space="preserve"> </w:delText>
        </w:r>
      </w:del>
      <w:r w:rsidRPr="006F178A">
        <w:rPr>
          <w:rFonts w:ascii="Fb Fontext" w:hAnsi="Fb Fontext"/>
          <w:rtl/>
        </w:rPr>
        <w:t xml:space="preserve">דג' דברים צריך אדם לומר בתוך ביתו </w:t>
      </w:r>
      <w:r w:rsidRPr="006F178A">
        <w:rPr>
          <w:rStyle w:val="2fb"/>
          <w:rFonts w:ascii="Fb Fontext" w:hAnsi="Fb Fontext"/>
          <w:rtl/>
        </w:rPr>
        <w:t xml:space="preserve">ער"ש</w:t>
      </w:r>
      <w:r w:rsidRPr="006F178A">
        <w:rPr>
          <w:rFonts w:ascii="Fb Fontext" w:hAnsi="Fb Fontext"/>
          <w:rtl/>
        </w:rPr>
        <w:t xml:space="preserve"> עם חשכה, </w:t>
      </w:r>
      <w:ins w:id="94803" w:author="קלוד" w:date="2026-10-11T13:11:34Z">
        <w:r>
          <w:rPr>
            <w:rFonts w:ascii="Fb Fontext" w:hAnsi="Fb Fontext"/>
            <w:rtl/>
          </w:rPr>
          <w:t xml:space="preserve">שמשמע</w:t>
        </w:r>
      </w:ins>
      <w:del w:id="94804" w:author="קלוד" w:date="2026-10-11T13:11:34Z">
        <w:r w:rsidRPr="006F178A">
          <w:rPr>
            <w:rFonts w:ascii="Fb Fontext" w:hAnsi="Fb Fontext"/>
            <w:rtl/>
          </w:rPr>
          <w:delText xml:space="preserve">דמשמע</w:delText>
        </w:r>
      </w:del>
      <w:r w:rsidRPr="006F178A">
        <w:rPr>
          <w:rFonts w:ascii="Fb Fontext" w:hAnsi="Fb Fontext"/>
          <w:rtl/>
        </w:rPr>
        <w:t xml:space="preserve"> </w:t>
      </w:r>
      <w:ins w:id="94801" w:author="קלוד" w:date="2026-10-11T13:11:34Z">
        <w:r>
          <w:rPr>
            <w:rFonts w:ascii="Fb Fontext" w:hAnsi="Fb Fontext"/>
            <w:rtl/>
          </w:rPr>
          <w:t xml:space="preserve">שבספק</w:t>
        </w:r>
      </w:ins>
      <w:del w:id="94802" w:author="קלוד" w:date="2026-10-11T13:11:34Z">
        <w:r w:rsidRPr="006F178A">
          <w:rPr>
            <w:rFonts w:ascii="Fb Fontext" w:hAnsi="Fb Fontext"/>
            <w:rtl/>
          </w:rPr>
          <w:delText xml:space="preserve">דבספק</w:delText>
        </w:r>
      </w:del>
      <w:r w:rsidRPr="006F178A">
        <w:rPr>
          <w:rFonts w:ascii="Fb Fontext" w:hAnsi="Fb Fontext"/>
          <w:rtl/>
        </w:rPr>
        <w:t xml:space="preserve"> </w:t>
      </w:r>
      <w:ins w:id="94799" w:author="קלוד" w:date="2026-10-11T13:11:34Z">
        <w:r>
          <w:rPr>
            <w:rFonts w:ascii="Fb Fontext" w:hAnsi="Fb Fontext"/>
            <w:rtl/>
          </w:rPr>
          <w:t xml:space="preserve">לא -</w:t>
        </w:r>
      </w:ins>
      <w:del w:id="94800" w:author="קלוד" w:date="2026-10-11T13:11:34Z">
        <w:r w:rsidRPr="006F178A">
          <w:rPr>
            <w:rFonts w:ascii="Fb Fontext" w:hAnsi="Fb Fontext"/>
            <w:rtl/>
          </w:rPr>
          <w:delText xml:space="preserve">לא</w:delText>
        </w:r>
      </w:del>
      <w:r w:rsidRPr="006F178A">
        <w:rPr>
          <w:rFonts w:ascii="Fb Fontext" w:hAnsi="Fb Fontext"/>
          <w:rtl/>
        </w:rPr>
        <w:t xml:space="preserve"> היינו בעירובי </w:t>
      </w:r>
      <w:ins w:id="94797" w:author="קלוד" w:date="2026-10-11T13:11:34Z">
        <w:r>
          <w:rPr>
            <w:rFonts w:ascii="Fb Fontext" w:hAnsi="Fb Fontext"/>
            <w:rtl/>
          </w:rPr>
          <w:t xml:space="preserve">תחומין,</w:t>
        </w:r>
      </w:ins>
      <w:del w:id="94798" w:author="קלוד" w:date="2026-10-11T13:11:34Z">
        <w:r w:rsidRPr="006F178A">
          <w:rPr>
            <w:rFonts w:ascii="Fb Fontext" w:hAnsi="Fb Fontext"/>
            <w:rtl/>
          </w:rPr>
          <w:delText xml:space="preserve">תחומין</w:delText>
        </w:r>
      </w:del>
      <w:r w:rsidRPr="006F178A">
        <w:rPr>
          <w:rFonts w:ascii="Fb Fontext" w:hAnsi="Fb Fontext"/>
          <w:rtl/>
        </w:rPr>
        <w:t xml:space="preserve"> </w:t>
      </w:r>
      <w:ins w:id="94795" w:author="קלוד" w:date="2026-10-11T13:11:34Z">
        <w:r>
          <w:rPr>
            <w:rFonts w:ascii="Fb Fontext" w:hAnsi="Fb Fontext"/>
            <w:rtl/>
          </w:rPr>
          <w:t xml:space="preserve">שיש</w:t>
        </w:r>
      </w:ins>
      <w:del w:id="94796" w:author="קלוד" w:date="2026-10-11T13:11:34Z">
        <w:r w:rsidRPr="006F178A">
          <w:rPr>
            <w:rFonts w:ascii="Fb Fontext" w:hAnsi="Fb Fontext"/>
            <w:rtl/>
          </w:rPr>
          <w:delText xml:space="preserve">דיש</w:delText>
        </w:r>
      </w:del>
      <w:r w:rsidRPr="006F178A">
        <w:rPr>
          <w:rFonts w:ascii="Fb Fontext" w:hAnsi="Fb Fontext"/>
          <w:rtl/>
        </w:rPr>
        <w:t xml:space="preserve"> להם עיקר מן התורה</w:t>
      </w:r>
      <w:r w:rsidRPr="006F178A">
        <w:rPr>
          <w:rFonts w:ascii="Fb Fontext" w:hAnsi="Fb Fontext" w:hint="cs"/>
          <w:rtl/>
        </w:rPr>
        <w:t>.</w:t>
      </w:r>
    </w:p>
    <w:p w:rsidR="00E9703F" w:rsidRDefault="00E9703F" w:rsidP="00E9703F">
      <w:pPr>
        <w:rPr>
          <w:rtl/>
        </w:rPr>
      </w:pPr>
      <w:r w:rsidRPr="006F178A">
        <w:rPr>
          <w:rtl/>
        </w:rPr>
        <w:t xml:space="preserve">משא"כ</w:t>
      </w:r>
      <w:r w:rsidRPr="006F178A">
        <w:rPr>
          <w:rtl/>
        </w:rPr>
        <w:t xml:space="preserve"> </w:t>
      </w:r>
      <w:ins w:id="94809" w:author="קלוד" w:date="2026-10-11T13:11:34Z">
        <w:r>
          <w:rPr>
            <w:rtl/>
          </w:rPr>
          <w:t xml:space="preserve">זו</w:t>
        </w:r>
      </w:ins>
      <w:del w:id="94810" w:author="קלוד" w:date="2026-10-11T13:11:34Z">
        <w:r w:rsidRPr="006F178A">
          <w:rPr>
            <w:rtl/>
          </w:rPr>
          <w:delText xml:space="preserve">הך</w:delText>
        </w:r>
      </w:del>
      <w:r w:rsidRPr="006F178A">
        <w:rPr>
          <w:rtl/>
        </w:rPr>
        <w:t xml:space="preserve"> </w:t>
      </w:r>
      <w:ins w:id="94807" w:author="קלוד" w:date="2026-10-11T13:11:34Z">
        <w:r>
          <w:rPr>
            <w:rtl/>
          </w:rPr>
          <w:t xml:space="preserve">שבספק</w:t>
        </w:r>
      </w:ins>
      <w:del w:id="94808" w:author="קלוד" w:date="2026-10-11T13:11:34Z">
        <w:r w:rsidRPr="006F178A">
          <w:rPr>
            <w:rtl/>
          </w:rPr>
          <w:delText xml:space="preserve">דספק</w:delText>
        </w:r>
      </w:del>
      <w:r w:rsidRPr="006F178A">
        <w:rPr>
          <w:rtl/>
        </w:rPr>
        <w:t xml:space="preserve"> </w:t>
      </w:r>
      <w:ins w:id="94805" w:author="קלוד" w:date="2026-10-11T13:11:34Z">
        <w:r>
          <w:rPr>
            <w:rtl/>
          </w:rPr>
          <w:t xml:space="preserve">מערב -</w:t>
        </w:r>
      </w:ins>
      <w:del w:id="94806" w:author="קלוד" w:date="2026-10-11T13:11:34Z">
        <w:r w:rsidRPr="006F178A">
          <w:rPr>
            <w:rtl/>
          </w:rPr>
          <w:delText xml:space="preserve">מערב</w:delText>
        </w:r>
      </w:del>
      <w:r w:rsidRPr="006F178A">
        <w:rPr>
          <w:rtl/>
        </w:rPr>
        <w:t xml:space="preserve"> היינו בעירובי חצירות [דחומרא </w:t>
      </w:r>
      <w:ins w:id="92551" w:author="מנוע מכני" w:date="2026-10-11T12:04:39Z">
        <w:r>
          <w:rPr>
            <w:rtl/>
          </w:rPr>
          <w:t xml:space="preserve">סתם</w:t>
        </w:r>
      </w:ins>
      <w:del w:id="92552" w:author="מנוע מכני" w:date="2026-10-11T12:04:39Z">
        <w:r w:rsidRPr="006F178A">
          <w:rPr>
            <w:rtl/>
          </w:rPr>
          <w:delText xml:space="preserve">בעלמא</w:delText>
        </w:r>
      </w:del>
      <w:r w:rsidRPr="006F178A">
        <w:rPr>
          <w:rtl/>
        </w:rPr>
        <w:t xml:space="preserve"> הוא]</w:t>
      </w:r>
    </w:p>
    <w:p>
      <w:pPr>
        <w:pStyle w:val="38"/>
        <w:rPr>
          <w:ins w:id="97241" w:author="מנוע מכני" w:date="2026-10-11T12:04:39Z"/>
        </w:rPr>
      </w:pPr>
      <w:r w:rsidRPr="00EC3AF0">
        <w:lastRenderedPageBreak/>
        <w:t>רבא:</w:t>
      </w:r>
    </w:p>
    <w:p w:rsidR="00E9703F" w:rsidRDefault="00E9703F" w:rsidP="00E9703F">
      <w:pPr>
        <w:rPr>
          <w:rtl/>
        </w:rPr>
      </w:pPr>
      <w:del w:id="97242" w:author="מנוע מכני" w:date="2026-10-11T12:04:39Z">
        <w:r w:rsidRPr="006061D7">
          <w:rPr>
            <w:rFonts w:hint="cs"/>
            <w:rtl/>
          </w:rPr>
          <w:delText xml:space="preserve"> </w:delText>
        </w:r>
      </w:del>
      <w:r w:rsidRPr="006061D7">
        <w:rPr>
          <w:rtl/>
        </w:rPr>
        <w:t xml:space="preserve">א"ל</w:t>
      </w:r>
      <w:r w:rsidRPr="006061D7">
        <w:rPr>
          <w:rtl/>
        </w:rPr>
        <w:t xml:space="preserve"> </w:t>
      </w:r>
      <w:ins w:id="94819" w:author="קלוד" w:date="2026-10-11T13:11:34Z">
        <w:r>
          <w:rPr>
            <w:rtl/>
          </w:rPr>
          <w:t xml:space="preserve">שנים:</w:t>
        </w:r>
      </w:ins>
      <w:del w:id="94820" w:author="קלוד" w:date="2026-10-11T13:11:34Z">
        <w:r w:rsidRPr="006061D7">
          <w:rPr>
            <w:rtl/>
          </w:rPr>
          <w:delText xml:space="preserve">שנים</w:delText>
        </w:r>
      </w:del>
      <w:r w:rsidRPr="006061D7">
        <w:rPr>
          <w:rtl/>
        </w:rPr>
        <w:t xml:space="preserve"> צא וערב </w:t>
      </w:r>
      <w:ins w:id="94817" w:author="קלוד" w:date="2026-10-11T13:11:34Z">
        <w:r>
          <w:rPr>
            <w:rtl/>
          </w:rPr>
          <w:t xml:space="preserve">עלינו,</w:t>
        </w:r>
      </w:ins>
      <w:del w:id="94818" w:author="קלוד" w:date="2026-10-11T13:11:34Z">
        <w:r w:rsidRPr="006061D7">
          <w:rPr>
            <w:rtl/>
          </w:rPr>
          <w:delText xml:space="preserve">עלינו</w:delText>
        </w:r>
      </w:del>
      <w:r w:rsidRPr="006061D7">
        <w:rPr>
          <w:rtl/>
        </w:rPr>
        <w:t xml:space="preserve"> </w:t>
      </w:r>
      <w:ins w:id="94815" w:author="קלוד" w:date="2026-10-11T13:11:34Z">
        <w:r>
          <w:rPr>
            <w:rtl/>
          </w:rPr>
          <w:t xml:space="preserve">ולאחד</w:t>
        </w:r>
      </w:ins>
      <w:del w:id="94816" w:author="קלוד" w:date="2026-10-11T13:11:34Z">
        <w:r w:rsidRPr="006061D7">
          <w:rPr>
            <w:rtl/>
          </w:rPr>
          <w:delText xml:space="preserve">ולחד</w:delText>
        </w:r>
      </w:del>
      <w:r w:rsidRPr="006061D7">
        <w:rPr>
          <w:rtl/>
        </w:rPr>
        <w:t xml:space="preserve"> עירב מבעו"י </w:t>
      </w:r>
      <w:ins w:id="94813" w:author="קלוד" w:date="2026-10-11T13:11:34Z">
        <w:r>
          <w:rPr>
            <w:rStyle w:val="afffffe"/>
            <w:rtl/>
          </w:rPr>
          <w:t xml:space="preserve">ונאכל ביה"ש</w:t>
        </w:r>
        <w:r>
          <w:rPr>
            <w:rtl/>
          </w:rPr>
          <w:t xml:space="preserve">, ולאחד</w:t>
        </w:r>
      </w:ins>
      <w:del w:id="94814" w:author="קלוד" w:date="2026-10-11T13:11:34Z">
        <w:r w:rsidRPr="006061D7">
          <w:rPr>
            <w:rtl/>
          </w:rPr>
          <w:delText xml:space="preserve">ולחד</w:delText>
        </w:r>
      </w:del>
      <w:r w:rsidRPr="006061D7">
        <w:rPr>
          <w:rtl/>
        </w:rPr>
        <w:t xml:space="preserve"> ביה"ש </w:t>
      </w:r>
      <w:ins w:id="94811" w:author="קלוד" w:date="2026-10-11T13:11:34Z">
        <w:r>
          <w:rPr>
            <w:rStyle w:val="afffffe"/>
            <w:rtl/>
          </w:rPr>
          <w:t xml:space="preserve">ונאכל משחשכה</w:t>
        </w:r>
        <w:r>
          <w:rPr>
            <w:rtl/>
          </w:rPr>
          <w:t xml:space="preserve"> - שניהם</w:t>
        </w:r>
      </w:ins>
      <w:del w:id="94812" w:author="קלוד" w:date="2026-10-11T13:11:34Z">
        <w:r w:rsidRPr="006061D7">
          <w:rPr>
            <w:rtl/>
          </w:rPr>
          <w:delText xml:space="preserve">דשניהם</w:delText>
        </w:r>
      </w:del>
      <w:r w:rsidRPr="006061D7">
        <w:rPr>
          <w:rtl/>
        </w:rPr>
        <w:t xml:space="preserve"> קנו עירוב [ורק תלוי לענין אכילה]</w:t>
      </w:r>
    </w:p>
    <w:p w:rsidR="00E9703F" w:rsidRPr="006F178A" w:rsidRDefault="00E9703F" w:rsidP="00E9703F">
      <w:pPr>
        <w:rPr>
          <w:rtl/>
        </w:rPr>
      </w:pPr>
      <w:r w:rsidRPr="006F178A">
        <w:rPr>
          <w:rFonts w:ascii="Fb Fontext" w:hAnsi="Fb Fontext"/>
          <w:rtl/>
        </w:rPr>
        <w:t xml:space="preserve">היינו כיון </w:t>
      </w:r>
      <w:ins w:id="94825" w:author="קלוד" w:date="2026-10-11T13:11:34Z">
        <w:r>
          <w:rPr>
            <w:rFonts w:ascii="Fb Fontext" w:hAnsi="Fb Fontext"/>
            <w:rtl/>
          </w:rPr>
          <w:t xml:space="preserve">שביה"ש</w:t>
        </w:r>
      </w:ins>
      <w:del w:id="94826" w:author="קלוד" w:date="2026-10-11T13:11:34Z">
        <w:r w:rsidRPr="006F178A">
          <w:rPr>
            <w:rFonts w:ascii="Fb Fontext" w:hAnsi="Fb Fontext"/>
            <w:rtl/>
          </w:rPr>
          <w:delText xml:space="preserve">דביה"ש</w:delText>
        </w:r>
      </w:del>
      <w:r w:rsidRPr="006F178A">
        <w:rPr>
          <w:rFonts w:ascii="Fb Fontext" w:hAnsi="Fb Fontext"/>
          <w:rtl/>
        </w:rPr>
        <w:t xml:space="preserve"> </w:t>
      </w:r>
      <w:ins w:id="94823" w:author="קלוד" w:date="2026-10-11T13:11:34Z">
        <w:r>
          <w:rPr>
            <w:rFonts w:ascii="Fb Fontext" w:hAnsi="Fb Fontext"/>
            <w:rtl/>
          </w:rPr>
          <w:t xml:space="preserve">ספק, וספק</w:t>
        </w:r>
      </w:ins>
      <w:del w:id="94824" w:author="קלוד" w:date="2026-10-11T13:11:34Z">
        <w:r w:rsidRPr="006F178A">
          <w:rPr>
            <w:rFonts w:ascii="Fb Fontext" w:hAnsi="Fb Fontext"/>
            <w:rtl/>
          </w:rPr>
          <w:delText xml:space="preserve">ספק</w:delText>
        </w:r>
      </w:del>
      <w:r w:rsidRPr="006F178A">
        <w:rPr>
          <w:rFonts w:ascii="Fb Fontext" w:hAnsi="Fb Fontext"/>
          <w:rtl/>
        </w:rPr>
        <w:t xml:space="preserve"> דרבנן </w:t>
      </w:r>
      <w:ins w:id="94821" w:author="קלוד" w:date="2026-10-11T13:11:34Z">
        <w:r>
          <w:rPr>
            <w:rFonts w:ascii="Fb Fontext" w:hAnsi="Fb Fontext"/>
            <w:rtl/>
          </w:rPr>
          <w:t xml:space="preserve">לקולא.</w:t>
        </w:r>
      </w:ins>
      <w:del w:id="94822" w:author="קלוד" w:date="2026-10-11T13:11:34Z">
        <w:r w:rsidRPr="006F178A">
          <w:rPr>
            <w:rFonts w:ascii="Fb Fontext" w:hAnsi="Fb Fontext"/>
            <w:rtl/>
          </w:rPr>
          <w:delText xml:space="preserve">הוא ולקולא.</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51" w:author="קלוד" w:date="2026-10-11T12:33:55Z"/>
        </w:rPr>
      </w:pPr>
      <w:ins w:id="91052" w:author="קלוד" w:date="2026-10-11T12:33:55Z">
        <w:r>
          <w:rPr>
            <w:color w:val="7B3F00"/>
          </w:rPr>
          <w:t xml:space="preserve">הטמנה משחשכה - דבר שאינו מוסיף הבל ושמוסיף הבל</w:t>
        </w:r>
      </w:ins>
    </w:p>
    <w:p>
      <w:pPr>
        <w:pStyle w:val="38"/>
        <w:rPr>
          <w:ins w:id="97243" w:author="מנוע מכני" w:date="2026-10-11T12:04:39Z"/>
        </w:rPr>
      </w:pPr>
      <w:r w:rsidRPr="006F178A">
        <w:t xml:space="preserve">רבא:</w:t>
      </w:r>
    </w:p>
    <w:p w:rsidR="00E9703F" w:rsidRPr="006F178A" w:rsidRDefault="00E9703F" w:rsidP="00E9703F">
      <w:pPr>
        <w:rPr>
          <w:rtl/>
        </w:rPr>
      </w:pPr>
      <w:del w:id="97244" w:author="מנוע מכני" w:date="2026-10-11T12:04:39Z">
        <w:r w:rsidRPr="006F178A">
          <w:rPr>
            <w:rFonts w:ascii="Fb Fontext" w:hAnsi="Fb Fontext"/>
            <w:rtl/>
          </w:rPr>
          <w:delText xml:space="preserve"> </w:delText>
        </w:r>
      </w:del>
      <w:ins w:id="94829" w:author="קלוד" w:date="2026-10-11T13:11:34Z">
        <w:r>
          <w:rPr>
            <w:rFonts w:ascii="Fb Fontext" w:hAnsi="Fb Fontext"/>
            <w:rtl/>
          </w:rPr>
          <w:t xml:space="preserve">זו</w:t>
        </w:r>
      </w:ins>
      <w:del w:id="94830" w:author="קלוד" w:date="2026-10-11T13:11:34Z">
        <w:r w:rsidRPr="006F178A">
          <w:rPr>
            <w:rFonts w:ascii="Fb Fontext" w:hAnsi="Fb Fontext"/>
            <w:rtl/>
          </w:rPr>
          <w:delText xml:space="preserve">הך</w:delText>
        </w:r>
      </w:del>
      <w:r w:rsidRPr="006F178A">
        <w:rPr>
          <w:rFonts w:ascii="Fb Fontext" w:hAnsi="Fb Fontext"/>
          <w:rtl/>
        </w:rPr>
        <w:t xml:space="preserve"> </w:t>
      </w:r>
      <w:ins w:id="94827" w:author="קלוד" w:date="2026-10-11T13:11:34Z">
        <w:r>
          <w:rPr>
            <w:rFonts w:ascii="Fb Fontext" w:hAnsi="Fb Fontext"/>
            <w:rtl/>
          </w:rPr>
          <w:t xml:space="preserve">שאין</w:t>
        </w:r>
      </w:ins>
      <w:del w:id="94828" w:author="קלוד" w:date="2026-10-11T13:11:34Z">
        <w:r w:rsidRPr="006F178A">
          <w:rPr>
            <w:rFonts w:ascii="Fb Fontext" w:hAnsi="Fb Fontext"/>
            <w:rtl/>
          </w:rPr>
          <w:delText xml:space="preserve">דאין</w:delText>
        </w:r>
      </w:del>
      <w:r w:rsidRPr="006F178A">
        <w:rPr>
          <w:rFonts w:ascii="Fb Fontext" w:hAnsi="Fb Fontext"/>
          <w:rtl/>
        </w:rPr>
        <w:t xml:space="preserve"> טומנין בדבר שאינו מוסיף הבל משחשכה - גזרה שמא ירתיח.</w:t>
      </w:r>
    </w:p>
    <w:p w:rsidR="00E9703F" w:rsidRPr="009757B9" w:rsidRDefault="00E9703F" w:rsidP="00E9703F">
      <w:pPr>
        <w:rPr>
          <w:rFonts w:cs="Guttman Vilna"/>
          <w:b/>
          <w:bCs/>
          <w:rtl/>
        </w:rPr>
      </w:pPr>
      <w:r w:rsidRPr="006F178A">
        <w:rPr>
          <w:rtl/>
        </w:rPr>
        <w:t xml:space="preserve">ובביה"ש </w:t>
      </w:r>
      <w:r w:rsidRPr="006F178A">
        <w:rPr>
          <w:rtl/>
        </w:rPr>
        <w:t xml:space="preserve">לא</w:t>
      </w:r>
      <w:r w:rsidRPr="006F178A">
        <w:rPr>
          <w:rtl/>
        </w:rPr>
        <w:t xml:space="preserve"> </w:t>
      </w:r>
      <w:ins w:id="94833" w:author="קלוד" w:date="2026-10-11T13:11:34Z">
        <w:r>
          <w:rPr>
            <w:rtl/>
          </w:rPr>
          <w:t xml:space="preserve">גוזרים,</w:t>
        </w:r>
      </w:ins>
      <w:del w:id="94834" w:author="קלוד" w:date="2026-10-11T13:11:34Z">
        <w:r w:rsidRPr="006F178A">
          <w:rPr>
            <w:rtl/>
          </w:rPr>
          <w:delText xml:space="preserve">גוזרים</w:delText>
        </w:r>
      </w:del>
      <w:r w:rsidRPr="006F178A">
        <w:rPr>
          <w:rtl/>
        </w:rPr>
        <w:t xml:space="preserve"> </w:t>
      </w:r>
      <w:ins w:id="94831" w:author="קלוד" w:date="2026-10-11T13:11:34Z">
        <w:r>
          <w:rPr>
            <w:rtl/>
          </w:rPr>
          <w:t xml:space="preserve">שסתם</w:t>
        </w:r>
      </w:ins>
      <w:del w:id="94832" w:author="קלוד" w:date="2026-10-11T13:11:34Z">
        <w:r w:rsidRPr="006F178A">
          <w:rPr>
            <w:rtl/>
          </w:rPr>
          <w:delText xml:space="preserve">דסתם</w:delText>
        </w:r>
      </w:del>
      <w:r w:rsidRPr="006F178A">
        <w:rPr>
          <w:rtl/>
        </w:rPr>
        <w:t xml:space="preserve"> קדירות רותחות.</w:t>
      </w:r>
    </w:p>
    <w:p>
      <w:pPr>
        <w:pStyle w:val="38"/>
        <w:rPr>
          <w:ins w:id="97245" w:author="מנוע מכני" w:date="2026-10-11T12:04:39Z"/>
        </w:rPr>
      </w:pPr>
      <w:r w:rsidRPr="006F178A">
        <w:t xml:space="preserve">והך</w:t>
      </w:r>
    </w:p>
    <w:p w:rsidR="00E9703F" w:rsidRDefault="00E9703F" w:rsidP="00E9703F">
      <w:pPr>
        <w:rPr>
          <w:rtl/>
        </w:rPr>
      </w:pPr>
      <w:del w:id="97246" w:author="מנוע מכני" w:date="2026-10-11T12:04:39Z">
        <w:r w:rsidRPr="006F178A">
          <w:rPr>
            <w:rtl/>
          </w:rPr>
          <w:delText xml:space="preserve"> </w:delText>
        </w:r>
      </w:del>
      <w:r w:rsidRPr="006F178A">
        <w:rPr>
          <w:rtl/>
        </w:rPr>
        <w:t xml:space="preserve">דאין טומנין בדבר המוסיף הבל </w:t>
      </w:r>
      <w:r>
        <w:rPr>
          <w:rtl/>
        </w:rPr>
        <w:t>אפי'</w:t>
      </w:r>
      <w:r w:rsidRPr="006F178A">
        <w:rPr>
          <w:rtl/>
        </w:rPr>
        <w:t xml:space="preserve"> מבעו"י גזירה שמא יטמין ברמץ שיש בה גחלת</w:t>
      </w:r>
    </w:p>
    <w:p w:rsidR="00E9703F" w:rsidRPr="006F178A" w:rsidRDefault="00E9703F" w:rsidP="00E9703F">
      <w:pPr>
        <w:rPr>
          <w:rtl/>
        </w:rPr>
      </w:pPr>
      <w:ins w:id="94835" w:author="קלוד" w:date="2026-10-11T13:11:34Z">
        <w:r>
          <w:rPr>
            <w:rtl/>
          </w:rPr>
          <w:t xml:space="preserve">וגוזרים </w:t>
        </w:r>
        <w:r>
          <w:rPr>
            <w:rStyle w:val="afffffe"/>
            <w:rtl/>
          </w:rPr>
          <w:t xml:space="preserve">ברמץ</w:t>
        </w:r>
      </w:ins>
      <w:del w:id="94836" w:author="קלוד" w:date="2026-10-11T13:11:34Z">
        <w:r w:rsidRPr="006F178A">
          <w:rPr>
            <w:rtl/>
          </w:rPr>
          <w:delText xml:space="preserve">וגזרי'</w:delText>
        </w:r>
      </w:del>
      <w:r w:rsidRPr="006F178A">
        <w:rPr>
          <w:rtl/>
        </w:rPr>
        <w:t xml:space="preserve"> שמא יחתה בגחלים.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לד:</w:t>
      </w:r>
    </w:p>
    <w:p>
      <w:pPr>
        <w:pStyle w:val="afffff8"/>
        <w:rPr>
          <w:ins w:id="91049" w:author="קלוד" w:date="2026-10-11T12:33:55Z"/>
        </w:rPr>
      </w:pPr>
      <w:ins w:id="91050" w:author="קלוד" w:date="2026-10-11T12:33:55Z">
        <w:r>
          <w:rPr>
            <w:color w:val="7B3F00"/>
          </w:rPr>
          <w:t xml:space="preserve">בין השמשות - שיעורו לר"י, לרבי נחמיה ולרבי יוסי</w:t>
        </w:r>
      </w:ins>
    </w:p>
    <w:p>
      <w:pPr>
        <w:pStyle w:val="38"/>
        <w:rPr>
          <w:ins w:id="97248" w:author="מנוע מכני" w:date="2026-10-11T12:04:39Z"/>
        </w:rPr>
      </w:pPr>
      <w:del w:id="97247"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7249" w:author="מנוע מכני" w:date="2026-10-11T12:04:39Z">
        <w:r w:rsidRPr="006F178A">
          <w:rPr>
            <w:rFonts w:ascii="Fb Fontext" w:hAnsi="Fb Fontext"/>
            <w:rtl/>
          </w:rPr>
          <w:delText xml:space="preserve"> </w:delText>
        </w:r>
      </w:del>
      <w:r w:rsidRPr="006F178A">
        <w:rPr>
          <w:rFonts w:ascii="Fb Fontext" w:hAnsi="Fb Fontext"/>
          <w:rtl/>
        </w:rPr>
        <w:t xml:space="preserve">בין השמשות ספק מן היום ומן הלילה, ספק כולו מן היום, ספק כולו מן הלילה - מטילין אותו לחומר שני ימים.</w:t>
      </w:r>
    </w:p>
    <w:p w:rsidR="00E9703F" w:rsidRDefault="00E9703F" w:rsidP="00E9703F">
      <w:pPr>
        <w:rPr>
          <w:rtl/>
        </w:rPr>
      </w:pPr>
      <w:r w:rsidRPr="006F178A">
        <w:rPr>
          <w:rtl/>
        </w:rPr>
        <w:t>ואיזהו בין השמשות - משתשקע החמה כל זמן שפני מזרח מאדימין,</w:t>
      </w:r>
    </w:p>
    <w:p>
      <w:pPr>
        <w:pStyle w:val="38"/>
        <w:rPr>
          <w:ins w:id="97250" w:author="מנוע מכני" w:date="2026-10-11T12:04:39Z"/>
        </w:rPr>
      </w:pPr>
      <w:r w:rsidRPr="006F178A">
        <w:t>ר</w:t>
      </w:r>
      <w:r w:rsidRPr="006F178A">
        <w:t>"</w:t>
      </w:r>
      <w:r w:rsidRPr="006F178A">
        <w:t>י</w:t>
      </w:r>
      <w:r w:rsidRPr="006F178A">
        <w:t>:</w:t>
      </w:r>
    </w:p>
    <w:p w:rsidR="00E9703F" w:rsidRPr="006F178A" w:rsidRDefault="00E9703F" w:rsidP="00E9703F">
      <w:pPr>
        <w:rPr>
          <w:rtl/>
        </w:rPr>
      </w:pPr>
      <w:del w:id="97251" w:author="מנוע מכני" w:date="2026-10-11T12:04:39Z">
        <w:r>
          <w:rPr>
            <w:rFonts w:hint="cs"/>
            <w:rtl/>
          </w:rPr>
          <w:delText xml:space="preserve"> </w:delText>
        </w:r>
      </w:del>
      <w:r w:rsidRPr="006F178A">
        <w:rPr>
          <w:rtl/>
        </w:rPr>
        <w:t>הכסיף התחתון ולא הכסיף העליון ביה"ש.</w:t>
      </w:r>
    </w:p>
    <w:p w:rsidR="00E9703F" w:rsidRPr="006F178A" w:rsidRDefault="00E9703F" w:rsidP="00E9703F">
      <w:pPr>
        <w:rPr>
          <w:rtl/>
        </w:rPr>
      </w:pPr>
      <w:r w:rsidRPr="006F178A">
        <w:rPr>
          <w:rtl/>
        </w:rPr>
        <w:t>הכסיף העליון והשוה לתחתון - זהו לילה.</w:t>
      </w:r>
    </w:p>
    <w:p>
      <w:pPr>
        <w:pStyle w:val="38"/>
        <w:rPr>
          <w:ins w:id="97252" w:author="מנוע מכני" w:date="2026-10-11T12:04:39Z"/>
        </w:rPr>
      </w:pPr>
      <w:r w:rsidRPr="006F178A">
        <w:t>רבי נחמיה</w:t>
      </w:r>
      <w:r w:rsidRPr="006F178A">
        <w:t>:</w:t>
      </w:r>
    </w:p>
    <w:p w:rsidR="00E9703F" w:rsidRPr="006F178A" w:rsidRDefault="00E9703F" w:rsidP="00E9703F">
      <w:pPr>
        <w:rPr>
          <w:rtl/>
        </w:rPr>
      </w:pPr>
      <w:del w:id="97253" w:author="מנוע מכני" w:date="2026-10-11T12:04:39Z">
        <w:r w:rsidRPr="006F178A">
          <w:rPr>
            <w:rtl/>
          </w:rPr>
          <w:delText xml:space="preserve"> </w:delText>
        </w:r>
      </w:del>
      <w:r w:rsidRPr="006F178A">
        <w:rPr>
          <w:rtl/>
        </w:rPr>
        <w:t xml:space="preserve">כדי שיהלך אדם משתשקע החמה חצי מיל.</w:t>
      </w:r>
    </w:p>
    <w:p>
      <w:pPr>
        <w:pStyle w:val="38"/>
        <w:rPr>
          <w:ins w:id="97254" w:author="מנוע מכני" w:date="2026-10-11T12:04:39Z"/>
        </w:rPr>
      </w:pPr>
      <w:r w:rsidRPr="006F178A">
        <w:t>רבי יוסי</w:t>
      </w:r>
      <w:r w:rsidRPr="006F178A">
        <w:t xml:space="preserve">:</w:t>
      </w:r>
    </w:p>
    <w:p w:rsidR="00E9703F" w:rsidRPr="006F178A" w:rsidRDefault="00E9703F" w:rsidP="00E9703F">
      <w:pPr>
        <w:rPr>
          <w:rtl/>
        </w:rPr>
      </w:pPr>
      <w:del w:id="97255"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ביה"ש כהרף עין, זה נכנס וזה יוצא, ואי אפשר לעמוד עליו.</w:t>
      </w:r>
    </w:p>
    <w:p>
      <w:pPr>
        <w:pStyle w:val="38"/>
        <w:rPr>
          <w:ins w:id="97256" w:author="מנוע מכני" w:date="2026-10-11T12:04:39Z"/>
        </w:rPr>
      </w:pPr>
      <w:r w:rsidRPr="006F178A">
        <w:t xml:space="preserve">אמר</w:t>
      </w:r>
      <w:r w:rsidRPr="006F178A">
        <w:t xml:space="preserve"> מר:</w:t>
      </w:r>
    </w:p>
    <w:p w:rsidR="00E9703F" w:rsidRPr="006F178A" w:rsidRDefault="00E9703F" w:rsidP="00E9703F">
      <w:pPr>
        <w:rPr>
          <w:rtl/>
        </w:rPr>
      </w:pPr>
      <w:del w:id="97257" w:author="מנוע מכני" w:date="2026-10-11T12:04:39Z">
        <w:r w:rsidRPr="006F178A">
          <w:rPr>
            <w:rFonts w:ascii="Fb Fontext" w:hAnsi="Fb Fontext"/>
            <w:rtl/>
          </w:rPr>
          <w:delText xml:space="preserve"> </w:delText>
        </w:r>
      </w:del>
      <w:r w:rsidRPr="006F178A">
        <w:rPr>
          <w:rFonts w:ascii="Fb Fontext" w:hAnsi="Fb Fontext"/>
          <w:rtl/>
          <w14:ligatures w14:val="all"/>
        </w:rPr>
        <w:t>מטילין</w:t>
      </w:r>
      <w:r w:rsidRPr="006F178A">
        <w:rPr>
          <w:rFonts w:ascii="Fb Fontext" w:hAnsi="Fb Fontext"/>
          <w:rtl/>
        </w:rPr>
        <w:t xml:space="preserve"> אותו לחומר שני ימים.</w:t>
      </w:r>
    </w:p>
    <w:p w:rsidR="00E9703F" w:rsidRDefault="00E9703F" w:rsidP="00E9703F">
      <w:pPr>
        <w:rPr>
          <w:rtl/>
        </w:rPr>
      </w:pPr>
      <w:r w:rsidRPr="006F178A">
        <w:rPr>
          <w:b/>
          <w:bCs/>
          <w:rtl/>
        </w:rPr>
        <w:t>הלכתא</w:t>
      </w:r>
      <w:r w:rsidRPr="006F178A">
        <w:rPr>
          <w:rFonts w:hint="cs"/>
          <w:rtl/>
        </w:rPr>
        <w:t xml:space="preserve"> </w:t>
      </w:r>
      <w:ins w:id="94841" w:author="קלוד" w:date="2026-10-11T13:11:34Z">
        <w:r>
          <w:rPr>
            <w:rStyle w:val="2fb"/>
            <w:rtl/>
          </w:rPr>
          <w:t xml:space="preserve">רהבדר"י:</w:t>
        </w:r>
      </w:ins>
      <w:del w:id="94842" w:author="קלוד" w:date="2026-10-11T13:11:34Z">
        <w:r w:rsidRPr="006F178A">
          <w:rPr>
            <w:rStyle w:val="2fb"/>
            <w:rtl/>
          </w:rPr>
          <w:delText xml:space="preserve">רהבדר"י</w:delText>
        </w:r>
      </w:del>
      <w:r w:rsidRPr="006F178A">
        <w:rPr>
          <w:rtl/>
        </w:rPr>
        <w:t xml:space="preserve"> לענין טומאה, כדתנן: ראה</w:t>
      </w:r>
      <w:ins w:id="94839" w:author="קלוד" w:date="2026-10-11T13:11:34Z">
        <w:r>
          <w:rPr>
            <w:rtl/>
          </w:rPr>
          <w:t xml:space="preserve"> </w:t>
        </w:r>
        <w:r>
          <w:rPr>
            <w:rStyle w:val="afffffe"/>
            <w:rtl/>
          </w:rPr>
          <w:t xml:space="preserve">זוב</w:t>
        </w:r>
        <w:r>
          <w:rPr>
            <w:rtl/>
          </w:rPr>
          <w:t xml:space="preserve"> </w:t>
        </w:r>
      </w:ins>
      <w:del w:id="94840" w:author="קלוד" w:date="2026-10-11T13:11:34Z">
        <w:r w:rsidRPr="006F178A">
          <w:rPr>
            <w:rtl/>
          </w:rPr>
          <w:delText xml:space="preserve"> </w:delText>
        </w:r>
      </w:del>
      <w:r w:rsidRPr="006F178A">
        <w:rPr>
          <w:rtl/>
        </w:rPr>
        <w:t xml:space="preserve">שני ימים ביה"ש</w:t>
      </w:r>
      <w:ins w:id="94837" w:author="קלוד" w:date="2026-10-11T13:11:34Z">
        <w:r>
          <w:rPr>
            <w:rtl/>
          </w:rPr>
          <w:t xml:space="preserve"> - </w:t>
        </w:r>
      </w:ins>
      <w:del w:id="94838" w:author="קלוד" w:date="2026-10-11T13:11:34Z">
        <w:r w:rsidRPr="006F178A">
          <w:rPr>
            <w:rtl/>
          </w:rPr>
          <w:delText xml:space="preserve"> </w:delText>
        </w:r>
      </w:del>
      <w:r w:rsidRPr="006F178A">
        <w:rPr>
          <w:rtl/>
        </w:rPr>
        <w:t xml:space="preserve">ספק לטומאה ולקרבן,</w:t>
      </w:r>
    </w:p>
    <w:p w:rsidR="00E9703F" w:rsidRPr="006F178A" w:rsidRDefault="00E9703F" w:rsidP="00E9703F">
      <w:pPr>
        <w:rPr>
          <w:rtl/>
        </w:rPr>
      </w:pPr>
      <w:del w:id="90100" w:author="מנוע מכני" w:date="2026-10-11T12:04:39Z">
        <w:r>
          <w:rPr>
            <w:rFonts w:ascii="Fb Fontext" w:hAnsi="Fb Fontext" w:hint="cs"/>
            <w:sz w:val="20"/>
            <w:rtl/>
          </w:rPr>
          <w:delText xml:space="preserve"> </w:delText>
        </w:r>
      </w:del>
      <w:r w:rsidRPr="006F178A">
        <w:rPr>
          <w:rFonts w:ascii="Fb Fontext" w:hAnsi="Fb Fontext"/>
          <w:sz w:val="20"/>
          <w:rtl/>
        </w:rPr>
        <w:t>ראה יום אחד ביה"ש - ספק לטומאה.</w:t>
      </w:r>
    </w:p>
    <w:p>
      <w:pPr>
        <w:pStyle w:val="38"/>
        <w:rPr>
          <w:ins w:id="97258" w:author="מנוע מכני" w:date="2026-10-11T12:04:39Z"/>
        </w:rPr>
      </w:pPr>
      <w:r w:rsidRPr="006F178A">
        <w:t>רבה מריא"ש:</w:t>
      </w:r>
    </w:p>
    <w:p w:rsidR="00E9703F" w:rsidRDefault="00E9703F" w:rsidP="00E9703F">
      <w:pPr>
        <w:rPr>
          <w:rFonts w:ascii="Fb Fontext" w:hAnsi="Fb Fontext"/>
          <w:rtl/>
        </w:rPr>
      </w:pPr>
      <w:del w:id="97259" w:author="מנוע מכני" w:date="2026-10-11T12:04:39Z">
        <w:r w:rsidRPr="006F178A">
          <w:rPr>
            <w:rFonts w:ascii="Fb Fontext" w:hAnsi="Fb Fontext"/>
            <w:rtl/>
          </w:rPr>
          <w:delText xml:space="preserve"> </w:delText>
        </w:r>
      </w:del>
      <w:ins w:id="94845" w:author="קלוד" w:date="2026-10-11T13:11:34Z">
        <w:r>
          <w:rPr>
            <w:rStyle w:val="afffffe"/>
            <w:rFonts w:ascii="Fb Fontext" w:hAnsi="Fb Fontext"/>
            <w:rtl/>
          </w:rPr>
          <w:t xml:space="preserve">ליישב הסתירה</w:t>
        </w:r>
        <w:r>
          <w:rPr>
            <w:rFonts w:ascii="Fb Fontext" w:hAnsi="Fb Fontext"/>
            <w:rtl/>
          </w:rPr>
          <w:t xml:space="preserve"> כרוך</w:t>
        </w:r>
      </w:ins>
      <w:del w:id="94846" w:author="קלוד" w:date="2026-10-11T13:11:34Z">
        <w:r w:rsidRPr="006F178A">
          <w:rPr>
            <w:rFonts w:ascii="Fb Fontext" w:hAnsi="Fb Fontext"/>
            <w:rtl/>
          </w:rPr>
          <w:delText xml:space="preserve">כרוך</w:delText>
        </w:r>
      </w:del>
      <w:r w:rsidRPr="006F178A">
        <w:rPr>
          <w:rFonts w:ascii="Fb Fontext" w:hAnsi="Fb Fontext"/>
          <w:rtl/>
        </w:rPr>
        <w:t xml:space="preserve"> </w:t>
      </w:r>
      <w:ins w:id="94843" w:author="קלוד" w:date="2026-10-11T13:11:34Z">
        <w:r>
          <w:rPr>
            <w:rFonts w:ascii="Fb Fontext" w:hAnsi="Fb Fontext"/>
            <w:rtl/>
          </w:rPr>
          <w:t xml:space="preserve">ושנה:</w:t>
        </w:r>
      </w:ins>
      <w:del w:id="94844" w:author="קלוד" w:date="2026-10-11T13:11:34Z">
        <w:r w:rsidRPr="006F178A">
          <w:rPr>
            <w:rFonts w:ascii="Fb Fontext" w:hAnsi="Fb Fontext"/>
            <w:rtl/>
          </w:rPr>
          <w:delText xml:space="preserve">ותני,</w:delText>
        </w:r>
      </w:del>
      <w:r w:rsidRPr="006F178A">
        <w:rPr>
          <w:rFonts w:ascii="Fb Fontext" w:hAnsi="Fb Fontext"/>
          <w:rtl/>
        </w:rPr>
        <w:t xml:space="preserve"> איזהו בין השמשות - משתשקע החמה כל זמן שפני מזרח מאדימין,</w:t>
      </w:r>
    </w:p>
    <w:p w:rsidR="00E9703F" w:rsidRPr="00B3644D" w:rsidRDefault="00E9703F" w:rsidP="00E9703F">
      <w:pPr>
        <w:rPr>
          <w:spacing w:val="-2"/>
          <w:rtl/>
        </w:rPr>
      </w:pPr>
      <w:r w:rsidRPr="00B3644D">
        <w:rPr>
          <w:spacing w:val="-2"/>
          <w:rtl/>
        </w:rPr>
        <w:t xml:space="preserve">והכסיף התחתון ולא הכסיף העליון - </w:t>
      </w:r>
      <w:ins w:id="91047" w:author="מנוע מכני" w:date="2026-10-11T12:04:39Z">
        <w:r>
          <w:rPr>
            <w:spacing w:val="-2"/>
            <w:rtl/>
          </w:rPr>
          <w:t xml:space="preserve">גם</w:t>
        </w:r>
      </w:ins>
      <w:del w:id="91048" w:author="מנוע מכני" w:date="2026-10-11T12:04:39Z">
        <w:r w:rsidRPr="00B3644D">
          <w:rPr>
            <w:spacing w:val="-2"/>
            <w:rtl/>
          </w:rPr>
          <w:delText xml:space="preserve">נמי</w:delText>
        </w:r>
      </w:del>
      <w:r w:rsidRPr="00B3644D">
        <w:rPr>
          <w:spacing w:val="-2"/>
          <w:rtl/>
        </w:rPr>
        <w:t xml:space="preserve"> בין השמשות, הכסיף העליון והשוה לתחתון - לילה.</w:t>
      </w:r>
    </w:p>
    <w:p>
      <w:pPr>
        <w:pStyle w:val="38"/>
        <w:rPr>
          <w:ins w:id="97260" w:author="מנוע מכני" w:date="2026-10-11T12:04:39Z"/>
        </w:rPr>
      </w:pPr>
      <w:r w:rsidRPr="006F178A">
        <w:t>ורב יוסף מריא"ש</w:t>
      </w:r>
      <w:r w:rsidRPr="006F178A">
        <w:t xml:space="preserve">:</w:t>
      </w:r>
    </w:p>
    <w:p w:rsidR="00E9703F" w:rsidRDefault="00E9703F" w:rsidP="00E9703F">
      <w:pPr>
        <w:rPr>
          <w:rtl/>
        </w:rPr>
      </w:pPr>
      <w:del w:id="97261" w:author="מנוע מכני" w:date="2026-10-11T12:04:39Z">
        <w:r w:rsidRPr="006F178A">
          <w:rPr>
            <w:rtl/>
          </w:rPr>
          <w:delText xml:space="preserve"> </w:delText>
        </w:r>
      </w:del>
      <w:r w:rsidRPr="006F178A">
        <w:rPr>
          <w:rtl/>
        </w:rPr>
        <w:t xml:space="preserve">ה"</w:t>
      </w:r>
      <w:r w:rsidRPr="006F178A">
        <w:rPr>
          <w:rFonts w:hint="cs"/>
          <w:rtl/>
        </w:rPr>
        <w:t>ק</w:t>
      </w:r>
      <w:r w:rsidRPr="006F178A">
        <w:rPr>
          <w:rtl/>
        </w:rPr>
        <w:t>: משתשקע החמה כל זמן שפני מזרח מאדימין - יום,</w:t>
      </w:r>
    </w:p>
    <w:p w:rsidR="00E9703F" w:rsidRPr="006F178A" w:rsidRDefault="00E9703F" w:rsidP="00E9703F">
      <w:pPr>
        <w:rPr>
          <w:rtl/>
        </w:rPr>
      </w:pPr>
      <w:r w:rsidRPr="006F178A">
        <w:rPr>
          <w:rFonts w:ascii="Fb Fontext" w:hAnsi="Fb Fontext"/>
          <w:sz w:val="20"/>
          <w:rtl/>
        </w:rPr>
        <w:t>הכסיף התחתון ולא הכסיף העליון - בין השמשות, הכסיף העליון והשוה לתחתון - לילה.</w:t>
      </w:r>
    </w:p>
    <w:p>
      <w:pPr>
        <w:pStyle w:val="38"/>
        <w:rPr>
          <w:ins w:id="97262" w:author="מנוע מכני" w:date="2026-10-11T12:04:39Z"/>
        </w:rPr>
      </w:pPr>
      <w:r w:rsidRPr="006F178A">
        <w:t xml:space="preserve">ואזדו </w:t>
      </w:r>
      <w:ins w:id="92553" w:author="מנוע מכני" w:date="2026-10-11T12:04:39Z">
        <w:r>
          <w:t xml:space="preserve">לשיטתם</w:t>
        </w:r>
      </w:ins>
      <w:del w:id="92554" w:author="מנוע מכני" w:date="2026-10-11T12:04:39Z">
        <w:r w:rsidRPr="006F178A">
          <w:delText xml:space="preserve">לטעמייהו</w:delText>
        </w:r>
      </w:del>
      <w:r w:rsidRPr="006F178A">
        <w:t xml:space="preserve">, דאיתמר:</w:t>
      </w:r>
    </w:p>
    <w:p w:rsidR="00E9703F" w:rsidRDefault="00E9703F" w:rsidP="00E9703F">
      <w:pPr>
        <w:rPr>
          <w:rFonts w:ascii="Fb Fontext" w:hAnsi="Fb Fontext"/>
          <w:rtl/>
        </w:rPr>
      </w:pPr>
      <w:del w:id="97263" w:author="מנוע מכני" w:date="2026-10-11T12:04:39Z">
        <w:r w:rsidRPr="006F178A">
          <w:rPr>
            <w:rFonts w:ascii="Fb Fontext" w:hAnsi="Fb Fontext"/>
            <w:rtl/>
          </w:rPr>
          <w:delText xml:space="preserve"> </w:delText>
        </w:r>
      </w:del>
      <w:r w:rsidRPr="006F178A">
        <w:rPr>
          <w:rFonts w:ascii="Fb Fontext" w:hAnsi="Fb Fontext"/>
          <w:rtl/>
        </w:rPr>
        <w:t xml:space="preserve">שיעור ביה"ש </w:t>
      </w:r>
      <w:ins w:id="94849" w:author="קלוד" w:date="2026-10-11T13:11:34Z">
        <w:r>
          <w:rPr>
            <w:rStyle w:val="afffffe"/>
            <w:rFonts w:ascii="Fb Fontext" w:hAnsi="Fb Fontext"/>
            <w:rtl/>
          </w:rPr>
          <w:t xml:space="preserve">לרבה</w:t>
        </w:r>
        <w:r>
          <w:rPr>
            <w:rStyle w:val="2fb"/>
            <w:rFonts w:ascii="Fb Fontext" w:hAnsi="Fb Fontext"/>
            <w:rtl/>
          </w:rPr>
          <w:t xml:space="preserve"> מריא"ש:</w:t>
        </w:r>
      </w:ins>
      <w:del w:id="94850" w:author="קלוד" w:date="2026-10-11T13:11:34Z">
        <w:r w:rsidRPr="006F178A">
          <w:rPr>
            <w:rStyle w:val="2fb"/>
            <w:rFonts w:ascii="Fb Fontext" w:hAnsi="Fb Fontext"/>
            <w:rtl/>
          </w:rPr>
          <w:delText xml:space="preserve">ריא"ש</w:delText>
        </w:r>
      </w:del>
      <w:r w:rsidRPr="006F178A">
        <w:rPr>
          <w:rFonts w:ascii="Fb Fontext" w:hAnsi="Fb Fontext"/>
          <w:rtl/>
        </w:rPr>
        <w:t xml:space="preserve"> שלשה חלקי </w:t>
      </w:r>
      <w:ins w:id="94847" w:author="קלוד" w:date="2026-10-11T13:11:34Z">
        <w:r>
          <w:rPr>
            <w:rFonts w:ascii="Fb Fontext" w:hAnsi="Fb Fontext"/>
            <w:rtl/>
          </w:rPr>
          <w:t xml:space="preserve">מיל,</w:t>
        </w:r>
      </w:ins>
      <w:del w:id="94848" w:author="קלוד" w:date="2026-10-11T13:11:34Z">
        <w:r w:rsidRPr="006F178A">
          <w:rPr>
            <w:rFonts w:ascii="Fb Fontext" w:hAnsi="Fb Fontext"/>
            <w:rtl/>
          </w:rPr>
          <w:delText xml:space="preserve">מיל.</w:delText>
        </w:r>
      </w:del>
      <w:r w:rsidRPr="006F178A">
        <w:rPr>
          <w:rFonts w:ascii="Fb Fontext" w:hAnsi="Fb Fontext"/>
          <w:rtl/>
        </w:rPr>
        <w:t xml:space="preserve"> והיינו שלושה רבעי מיל</w:t>
      </w:r>
    </w:p>
    <w:p w:rsidR="00E9703F" w:rsidRDefault="00E9703F" w:rsidP="00E9703F">
      <w:pPr>
        <w:rPr>
          <w:rtl/>
        </w:rPr>
      </w:pPr>
      <w:r w:rsidRPr="006F178A">
        <w:rPr>
          <w:rtl/>
        </w:rPr>
        <w:t>[דאל"ה לימא מיל וחצי או מיל]</w:t>
      </w:r>
    </w:p>
    <w:p w:rsidR="00E9703F" w:rsidRDefault="00E9703F" w:rsidP="00E9703F">
      <w:pPr>
        <w:rPr>
          <w:rtl/>
        </w:rPr>
      </w:pPr>
      <w:r w:rsidRPr="006F178A">
        <w:rPr>
          <w:rStyle w:val="2fb"/>
          <w:rtl/>
        </w:rPr>
        <w:t xml:space="preserve">ולרב יוסף</w:t>
      </w:r>
      <w:r w:rsidRPr="006F178A">
        <w:rPr>
          <w:rtl/>
        </w:rPr>
        <w:t xml:space="preserve"> </w:t>
      </w:r>
      <w:r w:rsidRPr="006F178A">
        <w:rPr>
          <w:rStyle w:val="2fb"/>
          <w:rtl/>
        </w:rPr>
        <w:t xml:space="preserve">מריא"ש</w:t>
      </w:r>
      <w:r w:rsidRPr="006F178A">
        <w:rPr>
          <w:rtl/>
        </w:rPr>
        <w:t xml:space="preserve"> שני חלקי מיל והיינו שני שליש מיל</w:t>
      </w:r>
    </w:p>
    <w:p w:rsidR="00E9703F" w:rsidRPr="006F178A" w:rsidRDefault="00E9703F" w:rsidP="00E9703F">
      <w:pPr>
        <w:rPr>
          <w:rtl/>
        </w:rPr>
      </w:pPr>
      <w:r w:rsidRPr="006F178A">
        <w:rPr>
          <w:rtl/>
        </w:rPr>
        <w:t>[דאל"ה לימא מיל או חצי מיל</w:t>
      </w:r>
      <w:r w:rsidRPr="006F178A">
        <w:rPr>
          <w:rFonts w:hint="cs"/>
          <w:rtl/>
        </w:rPr>
        <w:t>]</w:t>
      </w:r>
      <w:r w:rsidRPr="006F178A">
        <w:rPr>
          <w:rtl/>
        </w:rPr>
        <w:t xml:space="preserve"> </w:t>
      </w:r>
      <w:ins w:id="91049" w:author="מנוע מכני" w:date="2026-10-11T12:04:39Z">
        <w:ins w:id="94855" w:author="קלוד" w:date="2026-10-11T13:11:34Z">
          <w:r>
            <w:rPr>
              <w:rtl/>
            </w:rPr>
            <w:t xml:space="preserve">וההפרש</w:t>
          </w:r>
        </w:ins>
        <w:del w:id="94856" w:author="קלוד" w:date="2026-10-11T13:11:34Z">
          <w:r>
            <w:rPr>
              <w:rtl/>
            </w:rPr>
            <w:delText xml:space="preserve">ויש</w:delText>
          </w:r>
        </w:del>
      </w:ins>
      <w:del w:id="91050" w:author="מנוע מכני" w:date="2026-10-11T12:04:39Z">
        <w:r w:rsidRPr="006F178A">
          <w:rPr>
            <w:rtl/>
          </w:rPr>
          <w:delText xml:space="preserve">ו</w:delText>
        </w:r>
        <w:r w:rsidRPr="00E1368E">
          <w:rPr>
            <w:b/>
            <w:bCs/>
            <w:rtl/>
          </w:rPr>
          <w:delText xml:space="preserve">איכא</w:delText>
        </w:r>
      </w:del>
      <w:r w:rsidRPr="00E1368E">
        <w:rPr>
          <w:b/>
          <w:bCs/>
          <w:rtl/>
        </w:rPr>
        <w:t xml:space="preserve"> </w:t>
      </w:r>
      <w:ins w:id="90177" w:author="Claude - סמנטי" w:date="2026-10-11T12:28:21Z">
        <w:r>
          <w:rPr>
            <w:b/>
            <w:bCs/>
            <w:rtl/>
          </w:rPr>
          <w:t xml:space="preserve">ביניהם</w:t>
        </w:r>
      </w:ins>
      <w:del w:id="90178" w:author="Claude - סמנטי" w:date="2026-10-11T12:28:21Z">
        <w:r w:rsidRPr="00E1368E">
          <w:rPr>
            <w:b/>
            <w:bCs/>
            <w:rtl/>
          </w:rPr>
          <w:delText xml:space="preserve">בינייהו</w:delText>
        </w:r>
      </w:del>
      <w:r w:rsidRPr="006F178A">
        <w:rPr>
          <w:rtl/>
        </w:rPr>
        <w:t xml:space="preserve"> </w:t>
      </w:r>
      <w:ins w:id="94853" w:author="קלוד" w:date="2026-10-11T13:11:34Z">
        <w:r>
          <w:rPr>
            <w:rtl/>
          </w:rPr>
          <w:t xml:space="preserve">חצי</w:t>
        </w:r>
      </w:ins>
      <w:del w:id="94854" w:author="קלוד" w:date="2026-10-11T13:11:34Z">
        <w:r w:rsidRPr="006F178A">
          <w:rPr>
            <w:rtl/>
          </w:rPr>
          <w:delText xml:space="preserve">פלגא</w:delText>
        </w:r>
      </w:del>
      <w:r w:rsidRPr="006F178A">
        <w:rPr>
          <w:rtl/>
        </w:rPr>
        <w:t xml:space="preserve"> </w:t>
      </w:r>
      <w:ins w:id="94851" w:author="קלוד" w:date="2026-10-11T13:11:34Z">
        <w:r>
          <w:rPr>
            <w:rtl/>
          </w:rPr>
          <w:t xml:space="preserve">שתות </w:t>
        </w:r>
        <w:r>
          <w:rPr>
            <w:rStyle w:val="afffffe"/>
            <w:rtl/>
          </w:rPr>
          <w:t xml:space="preserve">מיל</w:t>
        </w:r>
        <w:r>
          <w:rPr>
            <w:rtl/>
          </w:rPr>
          <w:t xml:space="preserve">.</w:t>
        </w:r>
      </w:ins>
      <w:del w:id="94852" w:author="קלוד" w:date="2026-10-11T13:11:34Z">
        <w:r w:rsidRPr="006F178A">
          <w:rPr>
            <w:rtl/>
          </w:rPr>
          <w:delText xml:space="preserve">דדנקא</w:delText>
        </w:r>
        <w:r w:rsidRPr="006F178A">
          <w:rPr>
            <w:rFonts w:hint="cs"/>
            <w:rtl/>
          </w:rPr>
          <w:delText xml:space="preserve">.</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47" w:author="קלוד" w:date="2026-10-11T12:33:55Z"/>
        </w:rPr>
      </w:pPr>
      <w:ins w:id="91048" w:author="קלוד" w:date="2026-10-11T12:33:55Z">
        <w:r>
          <w:rPr>
            <w:color w:val="7B3F00"/>
          </w:rPr>
          <w:t xml:space="preserve">טלטול חלתא - בת שני כורי או שלושה</w:t>
        </w:r>
      </w:ins>
    </w:p>
    <w:p>
      <w:pPr>
        <w:pStyle w:val="38"/>
        <w:rPr>
          <w:ins w:id="97264" w:author="מנוע מכני" w:date="2026-10-11T12:04:39Z"/>
        </w:rPr>
      </w:pPr>
      <w:ins w:id="94861" w:author="קלוד" w:date="2026-10-11T13:11:34Z">
        <w:r>
          <w:t xml:space="preserve">ולהפך</w:t>
        </w:r>
      </w:ins>
      <w:del w:id="94862" w:author="קלוד" w:date="2026-10-11T13:11:34Z">
        <w:r w:rsidRPr="006F178A">
          <w:delText xml:space="preserve">וחילופה</w:delText>
        </w:r>
      </w:del>
      <w:r w:rsidRPr="006F178A">
        <w:t xml:space="preserve"> </w:t>
      </w:r>
      <w:ins w:id="94859" w:author="קלוד" w:date="2026-10-11T13:11:34Z">
        <w:r>
          <w:t xml:space="preserve">בכוורת,</w:t>
        </w:r>
      </w:ins>
      <w:del w:id="94860" w:author="קלוד" w:date="2026-10-11T13:11:34Z">
        <w:r w:rsidRPr="006F178A">
          <w:delText xml:space="preserve">בחלתא,</w:delText>
        </w:r>
      </w:del>
      <w:r w:rsidRPr="006F178A">
        <w:t xml:space="preserve"> </w:t>
      </w:r>
      <w:ins w:id="94857" w:author="קלוד" w:date="2026-10-11T13:11:34Z">
        <w:r>
          <w:t xml:space="preserve">רבה:</w:t>
        </w:r>
      </w:ins>
      <w:del w:id="94858" w:author="קלוד" w:date="2026-10-11T13:11:34Z">
        <w:r w:rsidRPr="006F178A">
          <w:delText xml:space="preserve">דרבה:</w:delText>
        </w:r>
      </w:del>
    </w:p>
    <w:p w:rsidR="00E9703F" w:rsidRPr="006F178A" w:rsidRDefault="00E9703F" w:rsidP="00E9703F">
      <w:pPr>
        <w:rPr>
          <w:rtl/>
        </w:rPr>
      </w:pPr>
      <w:del w:id="97265" w:author="מנוע מכני" w:date="2026-10-11T12:04:39Z">
        <w:r w:rsidRPr="006F178A">
          <w:rPr>
            <w:rFonts w:ascii="Fb Fontext" w:hAnsi="Fb Fontext"/>
            <w:rtl/>
          </w:rPr>
          <w:delText xml:space="preserve"> </w:delText>
        </w:r>
      </w:del>
      <w:ins w:id="94875" w:author="קלוד" w:date="2026-10-11T13:11:34Z">
        <w:r>
          <w:rPr>
            <w:rFonts w:ascii="Fb Fontext" w:hAnsi="Fb Fontext"/>
            <w:rtl/>
          </w:rPr>
          <w:t xml:space="preserve">כוורת</w:t>
        </w:r>
      </w:ins>
      <w:del w:id="94876" w:author="קלוד" w:date="2026-10-11T13:11:34Z">
        <w:r w:rsidRPr="006F178A">
          <w:rPr>
            <w:rFonts w:ascii="Fb Fontext" w:hAnsi="Fb Fontext"/>
            <w:rtl/>
          </w:rPr>
          <w:delText xml:space="preserve">חלתא</w:delText>
        </w:r>
      </w:del>
      <w:r w:rsidRPr="006F178A">
        <w:rPr>
          <w:rFonts w:ascii="Fb Fontext" w:hAnsi="Fb Fontext"/>
          <w:rtl/>
        </w:rPr>
        <w:t xml:space="preserve"> בת </w:t>
      </w:r>
      <w:ins w:id="92557" w:author="מנוע מכני" w:date="2026-10-11T12:04:39Z">
        <w:r>
          <w:rPr>
            <w:rFonts w:ascii="Fb Fontext" w:hAnsi="Fb Fontext"/>
            <w:rtl/>
          </w:rPr>
          <w:t xml:space="preserve">שני</w:t>
        </w:r>
      </w:ins>
      <w:del w:id="92558" w:author="מנוע מכני" w:date="2026-10-11T12:04:39Z">
        <w:r w:rsidRPr="006F178A">
          <w:rPr>
            <w:rFonts w:ascii="Fb Fontext" w:hAnsi="Fb Fontext"/>
            <w:rtl/>
          </w:rPr>
          <w:delText xml:space="preserve">תרי</w:delText>
        </w:r>
      </w:del>
      <w:r w:rsidRPr="006F178A">
        <w:rPr>
          <w:rFonts w:ascii="Fb Fontext" w:hAnsi="Fb Fontext"/>
          <w:rtl/>
        </w:rPr>
        <w:t xml:space="preserve"> </w:t>
      </w:r>
      <w:ins w:id="94873" w:author="קלוד" w:date="2026-10-11T13:11:34Z">
        <w:r>
          <w:rPr>
            <w:rFonts w:ascii="Fb Fontext" w:hAnsi="Fb Fontext"/>
            <w:rtl/>
          </w:rPr>
          <w:t xml:space="preserve">כורים</w:t>
        </w:r>
      </w:ins>
      <w:del w:id="94874" w:author="קלוד" w:date="2026-10-11T13:11:34Z">
        <w:r w:rsidRPr="006F178A">
          <w:rPr>
            <w:rFonts w:ascii="Fb Fontext" w:hAnsi="Fb Fontext"/>
            <w:rtl/>
          </w:rPr>
          <w:delText xml:space="preserve">כורי</w:delText>
        </w:r>
      </w:del>
      <w:r w:rsidRPr="006F178A">
        <w:rPr>
          <w:rFonts w:ascii="Fb Fontext" w:hAnsi="Fb Fontext"/>
          <w:rtl/>
        </w:rPr>
        <w:t xml:space="preserve"> </w:t>
      </w:r>
      <w:ins w:id="94871" w:author="קלוד" w:date="2026-10-11T13:11:34Z">
        <w:r>
          <w:rPr>
            <w:rFonts w:ascii="Fb Fontext" w:hAnsi="Fb Fontext"/>
            <w:rtl/>
          </w:rPr>
          <w:t xml:space="preserve">-</w:t>
        </w:r>
      </w:ins>
      <w:del w:id="94872" w:author="קלוד" w:date="2026-10-11T13:11:34Z">
        <w:r w:rsidRPr="006F178A">
          <w:rPr>
            <w:rFonts w:ascii="Fb Fontext" w:hAnsi="Fb Fontext"/>
            <w:rtl/>
          </w:rPr>
          <w:delText xml:space="preserve">שרי</w:delText>
        </w:r>
      </w:del>
      <w:r w:rsidRPr="006F178A">
        <w:rPr>
          <w:rFonts w:ascii="Fb Fontext" w:hAnsi="Fb Fontext"/>
          <w:rtl/>
        </w:rPr>
        <w:t xml:space="preserve"> </w:t>
      </w:r>
      <w:ins w:id="94869" w:author="קלוד" w:date="2026-10-11T13:11:34Z">
        <w:r>
          <w:rPr>
            <w:rFonts w:ascii="Fb Fontext" w:hAnsi="Fb Fontext"/>
            <w:rtl/>
          </w:rPr>
          <w:t xml:space="preserve">מותר לטלטלה,</w:t>
        </w:r>
      </w:ins>
      <w:del w:id="94870" w:author="קלוד" w:date="2026-10-11T13:11:34Z">
        <w:r w:rsidRPr="006F178A">
          <w:rPr>
            <w:rFonts w:ascii="Fb Fontext" w:hAnsi="Fb Fontext"/>
            <w:rtl/>
          </w:rPr>
          <w:delText xml:space="preserve">לטלטולה,</w:delText>
        </w:r>
      </w:del>
      <w:r w:rsidRPr="006F178A">
        <w:rPr>
          <w:rFonts w:ascii="Fb Fontext" w:hAnsi="Fb Fontext"/>
          <w:rtl/>
        </w:rPr>
        <w:t xml:space="preserve"> ובת </w:t>
      </w:r>
      <w:ins w:id="92555" w:author="מנוע מכני" w:date="2026-10-11T12:04:39Z">
        <w:r>
          <w:rPr>
            <w:rFonts w:ascii="Fb Fontext" w:hAnsi="Fb Fontext"/>
            <w:rtl/>
          </w:rPr>
          <w:t xml:space="preserve">שלושה</w:t>
        </w:r>
      </w:ins>
      <w:del w:id="92556" w:author="מנוע מכני" w:date="2026-10-11T12:04:39Z">
        <w:r w:rsidRPr="006F178A">
          <w:rPr>
            <w:rFonts w:ascii="Fb Fontext" w:hAnsi="Fb Fontext"/>
            <w:rtl/>
          </w:rPr>
          <w:delText xml:space="preserve">תלתא</w:delText>
        </w:r>
      </w:del>
      <w:r w:rsidRPr="006F178A">
        <w:rPr>
          <w:rFonts w:ascii="Fb Fontext" w:hAnsi="Fb Fontext"/>
          <w:rtl/>
        </w:rPr>
        <w:t xml:space="preserve"> </w:t>
      </w:r>
      <w:ins w:id="94867" w:author="קלוד" w:date="2026-10-11T13:11:34Z">
        <w:r>
          <w:rPr>
            <w:rFonts w:ascii="Fb Fontext" w:hAnsi="Fb Fontext"/>
            <w:rtl/>
          </w:rPr>
          <w:t xml:space="preserve">כורים</w:t>
        </w:r>
      </w:ins>
      <w:del w:id="94868" w:author="קלוד" w:date="2026-10-11T13:11:34Z">
        <w:r w:rsidRPr="006F178A">
          <w:rPr>
            <w:rFonts w:ascii="Fb Fontext" w:hAnsi="Fb Fontext"/>
            <w:rtl/>
          </w:rPr>
          <w:delText xml:space="preserve">כורי</w:delText>
        </w:r>
      </w:del>
      <w:r w:rsidRPr="006F178A">
        <w:rPr>
          <w:rFonts w:ascii="Fb Fontext" w:hAnsi="Fb Fontext"/>
          <w:rtl/>
        </w:rPr>
        <w:t xml:space="preserve"> </w:t>
      </w:r>
      <w:ins w:id="94865" w:author="קלוד" w:date="2026-10-11T13:11:34Z">
        <w:r>
          <w:rPr>
            <w:rFonts w:ascii="Fb Fontext" w:hAnsi="Fb Fontext"/>
            <w:rtl/>
          </w:rPr>
          <w:t xml:space="preserve">-</w:t>
        </w:r>
      </w:ins>
      <w:del w:id="94866" w:author="קלוד" w:date="2026-10-11T13:11:34Z">
        <w:r w:rsidRPr="006F178A">
          <w:rPr>
            <w:rFonts w:ascii="Fb Fontext" w:hAnsi="Fb Fontext"/>
            <w:rtl/>
          </w:rPr>
          <w:delText xml:space="preserve">אסור</w:delText>
        </w:r>
      </w:del>
      <w:r w:rsidRPr="006F178A">
        <w:rPr>
          <w:rFonts w:ascii="Fb Fontext" w:hAnsi="Fb Fontext"/>
          <w:rtl/>
        </w:rPr>
        <w:t xml:space="preserve"> </w:t>
      </w:r>
      <w:ins w:id="94863" w:author="קלוד" w:date="2026-10-11T13:11:34Z">
        <w:r>
          <w:rPr>
            <w:rFonts w:ascii="Fb Fontext" w:hAnsi="Fb Fontext"/>
            <w:rtl/>
          </w:rPr>
          <w:t xml:space="preserve">אסור.</w:t>
        </w:r>
      </w:ins>
      <w:del w:id="94864" w:author="קלוד" w:date="2026-10-11T13:11:34Z">
        <w:r w:rsidRPr="006F178A">
          <w:rPr>
            <w:rFonts w:ascii="Fb Fontext" w:hAnsi="Fb Fontext"/>
            <w:rtl/>
          </w:rPr>
          <w:delText xml:space="preserve">לטלטולה.</w:delText>
        </w:r>
      </w:del>
    </w:p>
    <w:p>
      <w:pPr>
        <w:pStyle w:val="38"/>
        <w:rPr>
          <w:ins w:id="97266" w:author="מנוע מכני" w:date="2026-10-11T12:04:39Z"/>
        </w:rPr>
      </w:pPr>
      <w:r w:rsidRPr="006F178A">
        <w:t xml:space="preserve">ורב יוסף:</w:t>
      </w:r>
    </w:p>
    <w:p w:rsidR="00E9703F" w:rsidRPr="002D0727" w:rsidRDefault="00E9703F" w:rsidP="00E9703F">
      <w:pPr>
        <w:rPr>
          <w:b/>
          <w:bCs/>
          <w:rtl/>
        </w:rPr>
      </w:pPr>
      <w:del w:id="97267" w:author="מנוע מכני" w:date="2026-10-11T12:04:39Z">
        <w:r w:rsidRPr="006F178A">
          <w:rPr>
            <w:rtl/>
          </w:rPr>
          <w:delText xml:space="preserve"> </w:delText>
        </w:r>
      </w:del>
      <w:r w:rsidRPr="006F178A">
        <w:rPr>
          <w:rtl/>
        </w:rPr>
        <w:t xml:space="preserve">בת </w:t>
      </w:r>
      <w:ins w:id="92559" w:author="מנוע מכני" w:date="2026-10-11T12:04:39Z">
        <w:r>
          <w:rPr>
            <w:rtl/>
          </w:rPr>
          <w:t xml:space="preserve">שלושה</w:t>
        </w:r>
      </w:ins>
      <w:del w:id="92560" w:author="מנוע מכני" w:date="2026-10-11T12:04:39Z">
        <w:r w:rsidRPr="006F178A">
          <w:rPr>
            <w:rtl/>
          </w:rPr>
          <w:delText xml:space="preserve">תלתא</w:delText>
        </w:r>
      </w:del>
      <w:r w:rsidRPr="006F178A">
        <w:rPr>
          <w:rtl/>
        </w:rPr>
        <w:t xml:space="preserve"> </w:t>
      </w:r>
      <w:ins w:id="94883" w:author="קלוד" w:date="2026-10-11T13:11:34Z">
        <w:r>
          <w:rPr>
            <w:rtl/>
          </w:rPr>
          <w:t xml:space="preserve">כורים -</w:t>
        </w:r>
      </w:ins>
      <w:del w:id="94884" w:author="קלוד" w:date="2026-10-11T13:11:34Z">
        <w:r w:rsidRPr="006F178A">
          <w:rPr>
            <w:rtl/>
          </w:rPr>
          <w:delText xml:space="preserve">כורי</w:delText>
        </w:r>
      </w:del>
      <w:r w:rsidRPr="006F178A">
        <w:rPr>
          <w:rtl/>
        </w:rPr>
        <w:t xml:space="preserve"> </w:t>
      </w:r>
      <w:ins w:id="91051" w:author="מנוע מכני" w:date="2026-10-11T12:04:39Z">
        <w:r>
          <w:rPr>
            <w:rtl/>
          </w:rPr>
          <w:t xml:space="preserve">גם</w:t>
        </w:r>
      </w:ins>
      <w:del w:id="91052" w:author="מנוע מכני" w:date="2026-10-11T12:04:39Z">
        <w:r w:rsidRPr="006F178A">
          <w:rPr>
            <w:rtl/>
          </w:rPr>
          <w:delText xml:space="preserve">נמי</w:delText>
        </w:r>
      </w:del>
      <w:r w:rsidRPr="006F178A">
        <w:rPr>
          <w:rtl/>
        </w:rPr>
        <w:t xml:space="preserve"> </w:t>
      </w:r>
      <w:ins w:id="94881" w:author="קלוד" w:date="2026-10-11T13:11:34Z">
        <w:r>
          <w:rPr>
            <w:rtl/>
          </w:rPr>
          <w:t xml:space="preserve">מותרת,</w:t>
        </w:r>
      </w:ins>
      <w:del w:id="94882" w:author="קלוד" w:date="2026-10-11T13:11:34Z">
        <w:r w:rsidRPr="006F178A">
          <w:rPr>
            <w:rtl/>
          </w:rPr>
          <w:delText xml:space="preserve">שרי,</w:delText>
        </w:r>
      </w:del>
      <w:r w:rsidRPr="006F178A">
        <w:rPr>
          <w:rtl/>
        </w:rPr>
        <w:t xml:space="preserve"> בת ארבעה </w:t>
      </w:r>
      <w:ins w:id="94879" w:author="קלוד" w:date="2026-10-11T13:11:34Z">
        <w:r>
          <w:rPr>
            <w:rtl/>
          </w:rPr>
          <w:t xml:space="preserve">-</w:t>
        </w:r>
      </w:ins>
      <w:del w:id="94880" w:author="קלוד" w:date="2026-10-11T13:11:34Z">
        <w:r w:rsidRPr="006F178A">
          <w:rPr>
            <w:rtl/>
          </w:rPr>
          <w:delText xml:space="preserve">כורי</w:delText>
        </w:r>
      </w:del>
      <w:r w:rsidRPr="006F178A">
        <w:rPr>
          <w:rtl/>
        </w:rPr>
        <w:t xml:space="preserve"> </w:t>
      </w:r>
      <w:ins w:id="94877" w:author="קלוד" w:date="2026-10-11T13:11:34Z">
        <w:r>
          <w:rPr>
            <w:rtl/>
          </w:rPr>
          <w:t xml:space="preserve">אסורה.</w:t>
        </w:r>
      </w:ins>
      <w:del w:id="94878" w:author="קלוד" w:date="2026-10-11T13:11:34Z">
        <w:r w:rsidRPr="006F178A">
          <w:rPr>
            <w:rtl/>
          </w:rPr>
          <w:delText xml:space="preserve">אסור.</w:delText>
        </w:r>
      </w:del>
    </w:p>
    <w:p>
      <w:pPr>
        <w:pStyle w:val="38"/>
        <w:rPr>
          <w:ins w:id="97268" w:author="מנוע מכני" w:date="2026-10-11T12:04:39Z"/>
        </w:rPr>
      </w:pPr>
      <w:r w:rsidRPr="002D0727">
        <w:t>אביי</w:t>
      </w:r>
      <w:r>
        <w:t xml:space="preserve">:</w:t>
      </w:r>
    </w:p>
    <w:p w:rsidR="00E9703F" w:rsidRPr="006F178A" w:rsidRDefault="00E9703F" w:rsidP="00E9703F">
      <w:pPr>
        <w:rPr>
          <w:rtl/>
        </w:rPr>
      </w:pPr>
      <w:del w:id="97269" w:author="מנוע מכני" w:date="2026-10-11T12:04:39Z">
        <w:r>
          <w:rPr>
            <w:rtl/>
          </w:rPr>
          <w:delText xml:space="preserve"> </w:delText>
        </w:r>
      </w:del>
      <w:ins w:id="94889" w:author="קלוד" w:date="2026-10-11T13:11:34Z">
        <w:r>
          <w:rPr>
            <w:rFonts w:hint="cs"/>
            <w:rtl/>
          </w:rPr>
          <w:t xml:space="preserve">שאלתי ממר</w:t>
        </w:r>
      </w:ins>
      <w:del w:id="94890" w:author="קלוד" w:date="2026-10-11T13:11:34Z">
        <w:r>
          <w:rPr>
            <w:rFonts w:hint="cs"/>
            <w:rtl/>
          </w:rPr>
          <w:delText xml:space="preserve">מ</w:delText>
        </w:r>
        <w:r w:rsidRPr="006F178A">
          <w:rPr>
            <w:rtl/>
          </w:rPr>
          <w:delText xml:space="preserve">מר</w:delText>
        </w:r>
      </w:del>
      <w:r w:rsidRPr="006F178A">
        <w:rPr>
          <w:rtl/>
        </w:rPr>
        <w:t xml:space="preserve"> בשעת מעשה, </w:t>
      </w:r>
      <w:ins w:id="90291" w:author="מנוע מכני" w:date="2026-10-11T12:04:39Z">
        <w:r>
          <w:rPr>
            <w:rtl/>
          </w:rPr>
          <w:t xml:space="preserve">ואפי'</w:t>
        </w:r>
      </w:ins>
      <w:del w:id="90292" w:author="מנוע מכני" w:date="2026-10-11T12:04:39Z">
        <w:r w:rsidRPr="006F178A">
          <w:rPr>
            <w:rtl/>
          </w:rPr>
          <w:delText xml:space="preserve">ואפילו</w:delText>
        </w:r>
      </w:del>
      <w:r w:rsidRPr="006F178A">
        <w:rPr>
          <w:rtl/>
        </w:rPr>
        <w:t xml:space="preserve"> בת </w:t>
      </w:r>
      <w:ins w:id="92561" w:author="מנוע מכני" w:date="2026-10-11T12:04:39Z">
        <w:r>
          <w:rPr>
            <w:rtl/>
          </w:rPr>
          <w:t xml:space="preserve">שני</w:t>
        </w:r>
      </w:ins>
      <w:del w:id="92562" w:author="מנוע מכני" w:date="2026-10-11T12:04:39Z">
        <w:r w:rsidRPr="006F178A">
          <w:rPr>
            <w:rtl/>
          </w:rPr>
          <w:delText xml:space="preserve">תרי</w:delText>
        </w:r>
      </w:del>
      <w:r w:rsidRPr="006F178A">
        <w:rPr>
          <w:rtl/>
        </w:rPr>
        <w:t xml:space="preserve"> </w:t>
      </w:r>
      <w:ins w:id="94887" w:author="קלוד" w:date="2026-10-11T13:11:34Z">
        <w:r>
          <w:rPr>
            <w:rtl/>
          </w:rPr>
          <w:t xml:space="preserve">כורים</w:t>
        </w:r>
      </w:ins>
      <w:del w:id="94888" w:author="קלוד" w:date="2026-10-11T13:11:34Z">
        <w:r w:rsidRPr="006F178A">
          <w:rPr>
            <w:rtl/>
          </w:rPr>
          <w:delText xml:space="preserve">כורי</w:delText>
        </w:r>
      </w:del>
      <w:r w:rsidRPr="006F178A">
        <w:rPr>
          <w:rtl/>
        </w:rPr>
        <w:t xml:space="preserve"> </w:t>
      </w:r>
      <w:r w:rsidRPr="006F178A">
        <w:rPr>
          <w:rtl/>
        </w:rPr>
        <w:t xml:space="preserve">לא</w:t>
      </w:r>
      <w:r w:rsidRPr="006F178A">
        <w:rPr>
          <w:rtl/>
        </w:rPr>
        <w:t xml:space="preserve"> </w:t>
      </w:r>
      <w:ins w:id="94885" w:author="קלוד" w:date="2026-10-11T13:11:34Z">
        <w:r>
          <w:rPr>
            <w:rtl/>
          </w:rPr>
          <w:t xml:space="preserve">התיר</w:t>
        </w:r>
      </w:ins>
      <w:del w:id="94886" w:author="קלוד" w:date="2026-10-11T13:11:34Z">
        <w:r w:rsidRPr="006F178A">
          <w:rPr>
            <w:rtl/>
          </w:rPr>
          <w:delText xml:space="preserve">שרא</w:delText>
        </w:r>
      </w:del>
      <w:r w:rsidRPr="006F178A">
        <w:rPr>
          <w:rtl/>
        </w:rPr>
        <w:t xml:space="preserve"> לי.</w:t>
      </w:r>
    </w:p>
    <w:p w:rsidR="00E9703F" w:rsidRPr="002D0727" w:rsidRDefault="00E9703F" w:rsidP="00E9703F">
      <w:pPr>
        <w:rPr>
          <w:b/>
          <w:bCs/>
          <w:rtl/>
        </w:rPr>
      </w:pPr>
      <w:ins w:id="92563" w:author="מנוע מכני" w:date="2026-10-11T12:04:39Z">
        <w:ins w:id="94895" w:author="קלוד" w:date="2026-10-11T13:11:34Z">
          <w:r>
            <w:rPr>
              <w:rStyle w:val="afffffe"/>
              <w:rtl/>
            </w:rPr>
            <w:t xml:space="preserve">רבה</w:t>
          </w:r>
        </w:ins>
        <w:del w:id="94896" w:author="קלוד" w:date="2026-10-11T13:11:34Z">
          <w:r>
            <w:rPr>
              <w:rtl/>
            </w:rPr>
            <w:delText xml:space="preserve">כזה</w:delText>
          </w:r>
        </w:del>
      </w:ins>
      <w:del w:id="92564" w:author="מנוע מכני" w:date="2026-10-11T12:04:39Z">
        <w:r w:rsidRPr="006F178A">
          <w:rPr>
            <w:rtl/>
          </w:rPr>
          <w:delText xml:space="preserve">כהאי</w:delText>
        </w:r>
      </w:del>
      <w:r w:rsidRPr="006F178A">
        <w:rPr>
          <w:rtl/>
        </w:rPr>
        <w:t xml:space="preserve"> </w:t>
      </w:r>
      <w:ins w:id="94893" w:author="קלוד" w:date="2026-10-11T13:11:34Z">
        <w:r>
          <w:rPr>
            <w:rStyle w:val="afffffe"/>
            <w:rtl/>
          </w:rPr>
          <w:t xml:space="preserve">נהג</w:t>
        </w:r>
        <w:r>
          <w:rPr>
            <w:rtl/>
          </w:rPr>
          <w:t xml:space="preserve"> כתנא זה,</w:t>
        </w:r>
      </w:ins>
      <w:del w:id="94894" w:author="קלוד" w:date="2026-10-11T13:11:34Z">
        <w:r w:rsidRPr="006F178A">
          <w:rPr>
            <w:rtl/>
          </w:rPr>
          <w:delText xml:space="preserve">תנא,</w:delText>
        </w:r>
      </w:del>
      <w:r w:rsidRPr="006F178A">
        <w:rPr>
          <w:rtl/>
        </w:rPr>
        <w:t xml:space="preserve"> </w:t>
      </w:r>
      <w:r w:rsidRPr="006F178A">
        <w:rPr>
          <w:rtl/>
        </w:rPr>
        <w:t xml:space="preserve">דתנן</w:t>
      </w:r>
      <w:r w:rsidRPr="006F178A">
        <w:rPr>
          <w:rtl/>
        </w:rPr>
        <w:t xml:space="preserve">: כוורת הקש וכוורת הקנים ובור ספינה אלכסנדרית, </w:t>
      </w:r>
      <w:ins w:id="94071" w:author="מנוע מכני" w:date="2026-10-11T12:04:39Z">
        <w:r>
          <w:rPr>
            <w:rtl/>
          </w:rPr>
          <w:t xml:space="preserve">אף</w:t>
        </w:r>
      </w:ins>
      <w:del w:id="94072" w:author="מנוע מכני" w:date="2026-10-11T12:04:39Z">
        <w:r w:rsidRPr="006F178A">
          <w:rPr>
            <w:rtl/>
          </w:rPr>
          <w:delText xml:space="preserve">אע"פ</w:delText>
        </w:r>
      </w:del>
      <w:r w:rsidRPr="006F178A">
        <w:rPr>
          <w:rtl/>
        </w:rPr>
        <w:t xml:space="preserve"> שיש להם שולים והן מחזיקות ארבעים סאה בלח שהן כוריים ביבש - </w:t>
      </w:r>
      <w:ins w:id="94891" w:author="קלוד" w:date="2026-10-11T13:11:34Z">
        <w:r>
          <w:rPr>
            <w:rtl/>
          </w:rPr>
          <w:t xml:space="preserve">טהורים </w:t>
        </w:r>
        <w:r>
          <w:rPr>
            <w:rStyle w:val="afffffe"/>
            <w:rtl/>
          </w:rPr>
          <w:t xml:space="preserve">שאינם כלים</w:t>
        </w:r>
        <w:r>
          <w:rPr>
            <w:rtl/>
          </w:rPr>
          <w:t xml:space="preserve">.</w:t>
        </w:r>
      </w:ins>
      <w:del w:id="94892" w:author="קלוד" w:date="2026-10-11T13:11:34Z">
        <w:r w:rsidRPr="006F178A">
          <w:rPr>
            <w:rtl/>
          </w:rPr>
          <w:delText xml:space="preserve">טהורים.</w:delText>
        </w:r>
      </w:del>
    </w:p>
    <w:p>
      <w:pPr>
        <w:pStyle w:val="38"/>
        <w:rPr>
          <w:ins w:id="97270" w:author="מנוע מכני" w:date="2026-10-11T12:04:39Z"/>
        </w:rPr>
      </w:pPr>
      <w:r w:rsidRPr="002D0727">
        <w:t>אביי</w:t>
      </w:r>
      <w:r w:rsidRPr="006F178A">
        <w:t xml:space="preserve">:</w:t>
      </w:r>
    </w:p>
    <w:p w:rsidR="00E9703F" w:rsidRPr="006F178A" w:rsidRDefault="00E9703F" w:rsidP="00E9703F">
      <w:pPr>
        <w:rPr>
          <w:rtl/>
        </w:rPr>
      </w:pPr>
      <w:del w:id="97271" w:author="מנוע מכני" w:date="2026-10-11T12:04:39Z">
        <w:r w:rsidRPr="006F178A">
          <w:rPr>
            <w:rtl/>
          </w:rPr>
          <w:delText xml:space="preserve"> </w:delText>
        </w:r>
      </w:del>
      <w:ins w:id="94899" w:author="קלוד" w:date="2026-10-11T13:11:34Z">
        <w:r>
          <w:rPr>
            <w:rtl/>
          </w:rPr>
          <w:t xml:space="preserve">ש"מ: הגודש</w:t>
        </w:r>
      </w:ins>
      <w:del w:id="94900" w:author="קלוד" w:date="2026-10-11T13:11:34Z">
        <w:r w:rsidRPr="006F178A">
          <w:rPr>
            <w:rtl/>
          </w:rPr>
          <w:delText xml:space="preserve">ש"</w:delText>
        </w:r>
        <w:r w:rsidRPr="006F178A">
          <w:rPr>
            <w:rFonts w:hint="cs"/>
            <w:rtl/>
          </w:rPr>
          <w:delText xml:space="preserve">מ</w:delText>
        </w:r>
      </w:del>
      <w:r w:rsidRPr="006F178A">
        <w:rPr>
          <w:rtl/>
        </w:rPr>
        <w:t xml:space="preserve"> - </w:t>
      </w:r>
      <w:ins w:id="92565" w:author="מנוע מכני" w:date="2026-10-11T12:04:39Z">
        <w:ins w:id="94897" w:author="קלוד" w:date="2026-10-11T13:11:34Z">
          <w:r>
            <w:rPr>
              <w:rtl/>
            </w:rPr>
            <w:t xml:space="preserve">שליש.</w:t>
          </w:r>
        </w:ins>
        <w:del w:id="94898" w:author="קלוד" w:date="2026-10-11T13:11:34Z">
          <w:r>
            <w:rPr>
              <w:rtl/>
            </w:rPr>
            <w:delText xml:space="preserve">זה</w:delText>
          </w:r>
          <w:r w:rsidRPr="006F178A">
            <w:rPr>
              <w:rtl/>
            </w:rPr>
            <w:delText xml:space="preserve"> גודשא </w:delText>
          </w:r>
          <w:r>
            <w:rPr>
              <w:rtl/>
            </w:rPr>
            <w:delText xml:space="preserve">שליש</w:delText>
          </w:r>
          <w:r w:rsidRPr="006F178A">
            <w:rPr>
              <w:rtl/>
            </w:rPr>
            <w:delText xml:space="preserve"> הוי.</w:delText>
          </w:r>
        </w:del>
      </w:ins>
      <w:del w:id="92566" w:author="מנוע מכני" w:date="2026-10-11T12:04:39Z">
        <w:r w:rsidRPr="006F178A">
          <w:rPr>
            <w:rtl/>
          </w:rPr>
          <w:delText xml:space="preserve">האי</w:delText>
        </w:r>
      </w:del>
      <w:ins w:id="90179" w:author="Claude - סמנטי" w:date="2026-10-11T12:28:21Z"/>
      <w:del w:id="90180" w:author="Claude - סמנטי" w:date="2026-10-11T12:28:21Z">
        <w:r w:rsidRPr="006F178A">
          <w:rPr>
            <w:rtl/>
          </w:rPr>
          <w:delText xml:space="preserve">תילתא</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לה.</w:t>
      </w:r>
    </w:p>
    <w:p w:rsidR="00E9703F" w:rsidRPr="00097464" w:rsidRDefault="00E9703F" w:rsidP="00E9703F">
      <w:pPr>
        <w:rPr>
          <w:spacing w:val="-6"/>
          <w:rtl/>
        </w:rPr>
      </w:pPr>
      <w:r w:rsidRPr="00097464">
        <w:rPr>
          <w:rStyle w:val="2fb"/>
          <w:rFonts w:ascii="Fb Fontext" w:hAnsi="Fb Fontext"/>
          <w:spacing w:val="-6"/>
          <w:rtl/>
        </w:rPr>
        <w:t xml:space="preserve">אביי</w:t>
      </w:r>
      <w:r w:rsidRPr="00097464">
        <w:rPr>
          <w:rFonts w:ascii="Fb Fontext" w:hAnsi="Fb Fontext"/>
          <w:spacing w:val="-6"/>
          <w:rtl/>
        </w:rPr>
        <w:t xml:space="preserve"> </w:t>
      </w:r>
      <w:r w:rsidRPr="00097464">
        <w:rPr>
          <w:rFonts w:ascii="Fb Fontext" w:hAnsi="Fb Fontext" w:hint="cs"/>
          <w:spacing w:val="-6"/>
          <w:rtl/>
        </w:rPr>
        <w:t>ראה</w:t>
      </w:r>
      <w:r w:rsidRPr="00097464">
        <w:rPr>
          <w:rFonts w:ascii="Fb Fontext" w:hAnsi="Fb Fontext"/>
          <w:spacing w:val="-6"/>
          <w:rtl/>
        </w:rPr>
        <w:t xml:space="preserve"> </w:t>
      </w:r>
      <w:ins w:id="94911" w:author="קלוד" w:date="2026-10-11T13:11:34Z">
        <w:r>
          <w:rPr>
            <w:rStyle w:val="2fb"/>
            <w:rFonts w:ascii="Fb Fontext" w:hAnsi="Fb Fontext"/>
            <w:b/>
            <w:bCs/>
            <w:spacing w:val="-6"/>
            <w:rtl/>
          </w:rPr>
          <w:t xml:space="preserve">את</w:t>
        </w:r>
      </w:ins>
      <w:del w:id="94912" w:author="קלוד" w:date="2026-10-11T13:11:34Z">
        <w:r w:rsidRPr="00097464">
          <w:rPr>
            <w:rStyle w:val="2fb"/>
            <w:rFonts w:ascii="Fb Fontext" w:hAnsi="Fb Fontext"/>
            <w:b/>
            <w:bCs/>
            <w:spacing w:val="-6"/>
            <w:rtl/>
          </w:rPr>
          <w:delText xml:space="preserve">לרבא</w:delText>
        </w:r>
      </w:del>
      <w:r w:rsidRPr="00097464">
        <w:rPr>
          <w:rFonts w:ascii="Fb Fontext" w:hAnsi="Fb Fontext"/>
          <w:spacing w:val="-6"/>
          <w:rtl/>
        </w:rPr>
        <w:t xml:space="preserve"> </w:t>
      </w:r>
      <w:ins w:id="94909" w:author="קלוד" w:date="2026-10-11T13:11:34Z">
        <w:r>
          <w:rPr>
            <w:rFonts w:ascii="Fb Fontext" w:hAnsi="Fb Fontext"/>
            <w:spacing w:val="-6"/>
            <w:rtl/>
          </w:rPr>
          <w:t xml:space="preserve">רבא מביט</w:t>
        </w:r>
      </w:ins>
      <w:del w:id="94910" w:author="קלוד" w:date="2026-10-11T13:11:34Z">
        <w:r w:rsidRPr="00097464">
          <w:rPr>
            <w:rFonts w:ascii="Fb Fontext" w:hAnsi="Fb Fontext"/>
            <w:spacing w:val="-6"/>
            <w:rtl/>
          </w:rPr>
          <w:delText xml:space="preserve">שמביט</w:delText>
        </w:r>
      </w:del>
      <w:r w:rsidRPr="00097464">
        <w:rPr>
          <w:rFonts w:ascii="Fb Fontext" w:hAnsi="Fb Fontext"/>
          <w:spacing w:val="-6"/>
          <w:rtl/>
        </w:rPr>
        <w:t xml:space="preserve"> </w:t>
      </w:r>
      <w:ins w:id="94907" w:author="קלוד" w:date="2026-10-11T13:11:34Z">
        <w:r>
          <w:rPr>
            <w:rFonts w:ascii="Fb Fontext" w:hAnsi="Fb Fontext"/>
            <w:spacing w:val="-6"/>
            <w:rtl/>
          </w:rPr>
          <w:t xml:space="preserve">למערב </w:t>
        </w:r>
        <w:r>
          <w:rPr>
            <w:rStyle w:val="afffffe"/>
            <w:rFonts w:ascii="Fb Fontext" w:hAnsi="Fb Fontext"/>
            <w:spacing w:val="-6"/>
            <w:rtl/>
          </w:rPr>
          <w:t xml:space="preserve">והקשה</w:t>
        </w:r>
        <w:r>
          <w:rPr>
            <w:rFonts w:ascii="Fb Fontext" w:hAnsi="Fb Fontext"/>
            <w:spacing w:val="-6"/>
            <w:rtl/>
          </w:rPr>
          <w:t xml:space="preserve">,</w:t>
        </w:r>
      </w:ins>
      <w:del w:id="94908" w:author="קלוד" w:date="2026-10-11T13:11:34Z">
        <w:r w:rsidRPr="00097464">
          <w:rPr>
            <w:rFonts w:ascii="Fb Fontext" w:hAnsi="Fb Fontext"/>
            <w:spacing w:val="-6"/>
            <w:rtl/>
          </w:rPr>
          <w:delText xml:space="preserve">למערב</w:delText>
        </w:r>
      </w:del>
      <w:r w:rsidRPr="00097464">
        <w:rPr>
          <w:rFonts w:ascii="Fb Fontext" w:hAnsi="Fb Fontext"/>
          <w:spacing w:val="-6"/>
          <w:rtl/>
        </w:rPr>
        <w:t xml:space="preserve"> והסביר לו </w:t>
      </w:r>
      <w:ins w:id="94905" w:author="קלוד" w:date="2026-10-11T13:11:34Z">
        <w:r>
          <w:rPr>
            <w:rStyle w:val="2fb"/>
            <w:rFonts w:ascii="Fb Fontext" w:hAnsi="Fb Fontext"/>
            <w:spacing w:val="-6"/>
            <w:rtl/>
          </w:rPr>
          <w:t xml:space="preserve">רבא:</w:t>
        </w:r>
      </w:ins>
      <w:del w:id="94906" w:author="קלוד" w:date="2026-10-11T13:11:34Z">
        <w:r w:rsidRPr="00097464">
          <w:rPr>
            <w:rStyle w:val="2fb"/>
            <w:rFonts w:ascii="Fb Fontext" w:hAnsi="Fb Fontext"/>
            <w:spacing w:val="-6"/>
            <w:rtl/>
          </w:rPr>
          <w:delText xml:space="preserve">רבא</w:delText>
        </w:r>
      </w:del>
      <w:r w:rsidRPr="00097464">
        <w:rPr>
          <w:rFonts w:ascii="Fb Fontext" w:hAnsi="Fb Fontext"/>
          <w:spacing w:val="-6"/>
          <w:rtl/>
        </w:rPr>
        <w:t xml:space="preserve"> </w:t>
      </w:r>
      <w:ins w:id="91053" w:author="מנוע מכני" w:date="2026-10-11T12:04:39Z">
        <w:ins w:id="94903" w:author="קלוד" w:date="2026-10-11T13:11:34Z">
          <w:r>
            <w:rPr>
              <w:rFonts w:ascii="Fb Fontext" w:hAnsi="Fb Fontext"/>
              <w:spacing w:val="-6"/>
              <w:rtl/>
            </w:rPr>
            <w:t xml:space="preserve">לא</w:t>
          </w:r>
        </w:ins>
        <w:del w:id="94904" w:author="קלוד" w:date="2026-10-11T13:11:34Z">
          <w:r>
            <w:rPr>
              <w:rFonts w:ascii="Fb Fontext" w:hAnsi="Fb Fontext"/>
              <w:spacing w:val="-6"/>
              <w:rtl/>
            </w:rPr>
            <w:delText xml:space="preserve">דלא</w:delText>
          </w:r>
        </w:del>
      </w:ins>
      <w:del w:id="91054" w:author="מנוע מכני" w:date="2026-10-11T12:04:39Z">
        <w:r w:rsidRPr="00097464">
          <w:rPr>
            <w:rFonts w:ascii="Fb Fontext" w:hAnsi="Fb Fontext"/>
            <w:spacing w:val="-6"/>
            <w:rtl/>
          </w:rPr>
          <w:delText xml:space="preserve">דלאו</w:delText>
        </w:r>
      </w:del>
      <w:r w:rsidRPr="00097464">
        <w:rPr>
          <w:rFonts w:ascii="Fb Fontext" w:hAnsi="Fb Fontext"/>
          <w:spacing w:val="-6"/>
          <w:rtl/>
        </w:rPr>
        <w:t xml:space="preserve"> מזרח </w:t>
      </w:r>
      <w:ins w:id="94901" w:author="קלוד" w:date="2026-10-11T13:11:34Z">
        <w:r>
          <w:rPr>
            <w:rFonts w:ascii="Fb Fontext" w:hAnsi="Fb Fontext"/>
            <w:spacing w:val="-6"/>
            <w:rtl/>
          </w:rPr>
          <w:t xml:space="preserve">ממש,</w:t>
        </w:r>
      </w:ins>
      <w:del w:id="94902" w:author="קלוד" w:date="2026-10-11T13:11:34Z">
        <w:r w:rsidRPr="00097464">
          <w:rPr>
            <w:rFonts w:ascii="Fb Fontext" w:hAnsi="Fb Fontext"/>
            <w:spacing w:val="-6"/>
            <w:rtl/>
          </w:rPr>
          <w:delText xml:space="preserve">ממש</w:delText>
        </w:r>
      </w:del>
      <w:r w:rsidRPr="00097464">
        <w:rPr>
          <w:rFonts w:ascii="Fb Fontext" w:hAnsi="Fb Fontext"/>
          <w:spacing w:val="-6"/>
          <w:rtl/>
        </w:rPr>
        <w:t xml:space="preserve"> אלא פנים המאדימין את המזרח.</w:t>
      </w:r>
    </w:p>
    <w:p>
      <w:pPr>
        <w:pStyle w:val="38"/>
        <w:rPr>
          <w:ins w:id="97272" w:author="מנוע מכני" w:date="2026-10-11T12:04:39Z"/>
        </w:rPr>
      </w:pPr>
      <w:r w:rsidRPr="00097464">
        <w:t xml:space="preserve">א"ד:</w:t>
      </w:r>
    </w:p>
    <w:p w:rsidR="00E9703F" w:rsidRPr="00097464" w:rsidRDefault="00E9703F" w:rsidP="00E9703F">
      <w:pPr>
        <w:rPr>
          <w:spacing w:val="-6"/>
          <w:rtl/>
        </w:rPr>
      </w:pPr>
      <w:del w:id="97273" w:author="מנוע מכני" w:date="2026-10-11T12:04:39Z">
        <w:r w:rsidRPr="00097464">
          <w:rPr>
            <w:rStyle w:val="afffe"/>
            <w:rFonts w:ascii="Fb Fontext" w:hAnsi="Fb Fontext"/>
            <w:b/>
            <w:spacing w:val="-6"/>
            <w:rtl/>
          </w:rPr>
          <w:delText xml:space="preserve"> </w:delText>
        </w:r>
      </w:del>
      <w:r w:rsidRPr="00097464">
        <w:rPr>
          <w:rStyle w:val="2fb"/>
          <w:spacing w:val="-6"/>
          <w:rtl/>
        </w:rPr>
        <w:t xml:space="preserve">רבא</w:t>
      </w:r>
      <w:r w:rsidRPr="00097464">
        <w:rPr>
          <w:spacing w:val="-6"/>
          <w:rtl/>
        </w:rPr>
        <w:t xml:space="preserve"> </w:t>
      </w:r>
      <w:ins w:id="94921" w:author="קלוד" w:date="2026-10-11T13:11:34Z">
        <w:r>
          <w:rPr>
            <w:spacing w:val="-6"/>
            <w:rtl/>
          </w:rPr>
          <w:t xml:space="preserve">ראה</w:t>
        </w:r>
      </w:ins>
      <w:del w:id="94922" w:author="קלוד" w:date="2026-10-11T13:11:34Z">
        <w:r w:rsidRPr="00097464">
          <w:rPr>
            <w:spacing w:val="-6"/>
            <w:rtl/>
          </w:rPr>
          <w:delText xml:space="preserve">חזייה</w:delText>
        </w:r>
      </w:del>
      <w:r w:rsidRPr="00097464">
        <w:rPr>
          <w:spacing w:val="-6"/>
          <w:rtl/>
        </w:rPr>
        <w:t xml:space="preserve"> </w:t>
      </w:r>
      <w:ins w:id="94919" w:author="קלוד" w:date="2026-10-11T13:11:34Z">
        <w:r>
          <w:rPr>
            <w:rStyle w:val="2fb"/>
            <w:spacing w:val="-6"/>
            <w:rtl/>
          </w:rPr>
          <w:t xml:space="preserve">את</w:t>
        </w:r>
      </w:ins>
      <w:del w:id="94920" w:author="קלוד" w:date="2026-10-11T13:11:34Z">
        <w:r w:rsidRPr="00097464">
          <w:rPr>
            <w:rStyle w:val="2fb"/>
            <w:spacing w:val="-6"/>
            <w:rtl/>
          </w:rPr>
          <w:delText xml:space="preserve">לאביי</w:delText>
        </w:r>
      </w:del>
      <w:r w:rsidRPr="00097464">
        <w:rPr>
          <w:spacing w:val="-6"/>
          <w:rtl/>
        </w:rPr>
        <w:t xml:space="preserve"> </w:t>
      </w:r>
      <w:ins w:id="94917" w:author="קלוד" w:date="2026-10-11T13:11:34Z">
        <w:r>
          <w:rPr>
            <w:spacing w:val="-6"/>
            <w:rtl/>
          </w:rPr>
          <w:t xml:space="preserve">אביי מביט</w:t>
        </w:r>
      </w:ins>
      <w:del w:id="94918" w:author="קלוד" w:date="2026-10-11T13:11:34Z">
        <w:r w:rsidRPr="00097464">
          <w:rPr>
            <w:spacing w:val="-6"/>
            <w:rtl/>
          </w:rPr>
          <w:delText xml:space="preserve">שמביט</w:delText>
        </w:r>
      </w:del>
      <w:r w:rsidRPr="00097464">
        <w:rPr>
          <w:spacing w:val="-6"/>
          <w:rtl/>
        </w:rPr>
        <w:t xml:space="preserve"> למזרח, </w:t>
      </w:r>
      <w:r w:rsidRPr="00097464">
        <w:rPr>
          <w:spacing w:val="-6"/>
          <w:rtl/>
        </w:rPr>
        <w:t xml:space="preserve">א"ל</w:t>
      </w:r>
      <w:r w:rsidRPr="00097464">
        <w:rPr>
          <w:spacing w:val="-6"/>
          <w:rtl/>
        </w:rPr>
        <w:t xml:space="preserve">: </w:t>
      </w:r>
      <w:ins w:id="94915" w:author="קלוד" w:date="2026-10-11T13:11:34Z">
        <w:r>
          <w:rPr>
            <w:spacing w:val="-6"/>
            <w:rtl/>
          </w:rPr>
          <w:t xml:space="preserve">לא</w:t>
        </w:r>
      </w:ins>
      <w:del w:id="94916" w:author="קלוד" w:date="2026-10-11T13:11:34Z">
        <w:r w:rsidRPr="00097464">
          <w:rPr>
            <w:spacing w:val="-6"/>
            <w:rtl/>
          </w:rPr>
          <w:delText xml:space="preserve">מי סברת</w:delText>
        </w:r>
      </w:del>
      <w:r w:rsidRPr="00097464">
        <w:rPr>
          <w:spacing w:val="-6"/>
          <w:rtl/>
        </w:rPr>
        <w:t xml:space="preserve"> פני מזרח </w:t>
      </w:r>
      <w:ins w:id="94913" w:author="קלוד" w:date="2026-10-11T13:11:34Z">
        <w:r>
          <w:rPr>
            <w:spacing w:val="-6"/>
            <w:rtl/>
          </w:rPr>
          <w:t xml:space="preserve">ממש, אלא</w:t>
        </w:r>
      </w:ins>
      <w:del w:id="94914" w:author="קלוד" w:date="2026-10-11T13:11:34Z">
        <w:r w:rsidRPr="00097464">
          <w:rPr>
            <w:spacing w:val="-6"/>
            <w:rtl/>
          </w:rPr>
          <w:delText xml:space="preserve">ממש.</w:delText>
        </w:r>
      </w:del>
      <w:r w:rsidRPr="00097464">
        <w:rPr>
          <w:spacing w:val="-6"/>
          <w:rtl/>
        </w:rPr>
        <w:t xml:space="preserve"> פנים המאדימין את המזרח</w:t>
      </w:r>
    </w:p>
    <w:p w:rsidR="00E9703F" w:rsidRPr="006F178A" w:rsidRDefault="00E9703F" w:rsidP="00E9703F">
      <w:pPr>
        <w:rPr>
          <w:rtl/>
        </w:rPr>
      </w:pPr>
      <w:r w:rsidRPr="006F178A">
        <w:rPr>
          <w:rtl/>
        </w:rPr>
        <w:t>וסימניך כחלון.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Style w:val="afffe"/>
          <w:rFonts w:ascii="Fb Fontext" w:hAnsi="Fb Fontext"/>
          <w:rtl/>
        </w:rPr>
      </w:pPr>
      <w:r w:rsidRPr="006F178A">
        <w:rPr>
          <w:rStyle w:val="2fb"/>
          <w:rFonts w:ascii="Fb Fontext" w:hAnsi="Fb Fontext"/>
          <w:rtl/>
        </w:rPr>
        <w:t xml:space="preserve">רבי</w:t>
      </w:r>
      <w:r w:rsidRPr="006F178A">
        <w:rPr>
          <w:rStyle w:val="afffe"/>
          <w:rFonts w:ascii="Fb Fontext" w:hAnsi="Fb Fontext"/>
          <w:rtl/>
        </w:rPr>
        <w:t xml:space="preserve"> נחמיה כדי שיהלך אדם משתשקע החמה חצי מיל.</w:t>
      </w:r>
    </w:p>
    <w:p>
      <w:pPr>
        <w:pStyle w:val="afffff8"/>
        <w:rPr>
          <w:ins w:id="91045" w:author="קלוד" w:date="2026-10-11T12:33:55Z"/>
        </w:rPr>
      </w:pPr>
      <w:ins w:id="91046" w:author="קלוד" w:date="2026-10-11T12:33:55Z">
        <w:r>
          <w:rPr>
            <w:color w:val="7B3F00"/>
          </w:rPr>
          <w:t xml:space="preserve">שיעור רבי נחמיה - בארה של מרים</w:t>
        </w:r>
      </w:ins>
    </w:p>
    <w:p>
      <w:pPr>
        <w:pStyle w:val="38"/>
        <w:rPr>
          <w:ins w:id="97274" w:author="מנוע מכני" w:date="2026-10-11T12:04:39Z"/>
        </w:rPr>
      </w:pPr>
      <w:r w:rsidRPr="006F178A">
        <w:t xml:space="preserve">ר"ח:</w:t>
      </w:r>
    </w:p>
    <w:p w:rsidR="00E9703F" w:rsidRPr="009757B9" w:rsidRDefault="00E9703F" w:rsidP="00E9703F">
      <w:pPr>
        <w:rPr>
          <w:rFonts w:cs="Guttman Vilna"/>
          <w:b/>
          <w:bCs/>
          <w:rtl/>
        </w:rPr>
      </w:pPr>
      <w:del w:id="97275" w:author="מנוע מכני" w:date="2026-10-11T12:04:39Z">
        <w:r w:rsidRPr="006F178A">
          <w:rPr>
            <w:rtl/>
          </w:rPr>
          <w:delText xml:space="preserve"> </w:delText>
        </w:r>
      </w:del>
      <w:r w:rsidRPr="006F178A">
        <w:rPr>
          <w:rtl/>
        </w:rPr>
        <w:t xml:space="preserve">הרוצה לידע שיעורו של </w:t>
      </w:r>
      <w:r w:rsidRPr="006F178A">
        <w:rPr>
          <w:rStyle w:val="2fb"/>
          <w:rtl/>
        </w:rPr>
        <w:t xml:space="preserve">ר"נ</w:t>
      </w:r>
      <w:r w:rsidRPr="006F178A">
        <w:rPr>
          <w:rtl/>
        </w:rPr>
        <w:t xml:space="preserve"> יניח חמה בראש הכרמל, וירד ויטבול בים ויעלה.</w:t>
      </w:r>
    </w:p>
    <w:p>
      <w:pPr>
        <w:pStyle w:val="38"/>
        <w:rPr>
          <w:ins w:id="97276" w:author="מנוע מכני" w:date="2026-10-11T12:04:39Z"/>
        </w:rPr>
      </w:pPr>
      <w:r w:rsidRPr="006F178A">
        <w:t xml:space="preserve">ר"ח:</w:t>
      </w:r>
    </w:p>
    <w:p w:rsidR="00E9703F" w:rsidRPr="009757B9" w:rsidRDefault="00E9703F" w:rsidP="00E9703F">
      <w:pPr>
        <w:rPr>
          <w:rFonts w:cs="Guttman Vilna"/>
          <w:b/>
          <w:bCs/>
          <w:rtl/>
        </w:rPr>
      </w:pPr>
      <w:del w:id="97277" w:author="מנוע מכני" w:date="2026-10-11T12:04:39Z">
        <w:r w:rsidRPr="006F178A">
          <w:rPr>
            <w:rtl/>
          </w:rPr>
          <w:delText xml:space="preserve"> </w:delText>
        </w:r>
      </w:del>
      <w:r w:rsidRPr="006F178A">
        <w:rPr>
          <w:rtl/>
        </w:rPr>
        <w:t xml:space="preserve">הרוצה לראות בארה של מרים, יעלה לראש הכרמל ויצפה ויראה כמין כברה בים,</w:t>
      </w:r>
    </w:p>
    <w:p>
      <w:pPr>
        <w:pStyle w:val="38"/>
        <w:rPr>
          <w:ins w:id="97278" w:author="מנוע מכני" w:date="2026-10-11T12:04:39Z"/>
        </w:rPr>
      </w:pPr>
      <w:r w:rsidRPr="006F178A">
        <w:t xml:space="preserve">רב:</w:t>
      </w:r>
    </w:p>
    <w:p w:rsidR="00E9703F" w:rsidRPr="009757B9" w:rsidRDefault="00E9703F" w:rsidP="00E9703F">
      <w:pPr>
        <w:rPr>
          <w:rFonts w:cs="Guttman Vilna"/>
          <w:b/>
          <w:bCs/>
          <w:rtl/>
        </w:rPr>
      </w:pPr>
      <w:del w:id="97279" w:author="מנוע מכני" w:date="2026-10-11T12:04:39Z">
        <w:r w:rsidRPr="006F178A">
          <w:rPr>
            <w:rtl/>
          </w:rPr>
          <w:delText xml:space="preserve"> </w:delText>
        </w:r>
      </w:del>
      <w:r w:rsidRPr="006F178A">
        <w:rPr>
          <w:rtl/>
        </w:rPr>
        <w:t xml:space="preserve">מעין המיטלטל - טהור, וזהו בארה של מרים.</w:t>
      </w:r>
    </w:p>
    <w:p>
      <w:pPr>
        <w:pStyle w:val="38"/>
        <w:rPr>
          <w:ins w:id="97281" w:author="מנוע מכני" w:date="2026-10-11T12:04:39Z"/>
        </w:rPr>
      </w:pPr>
      <w:del w:id="97280" w:author="מנוע מכני" w:date="2026-10-11T12:04:39Z">
        <w:r>
          <w:lastRenderedPageBreak/>
          <w:delText xml:space="preserve">•</w:delText>
        </w:r>
      </w:del>
      <w:r>
        <w:lastRenderedPageBreak/>
        <w:t xml:space="preserve"> ר</w:t>
      </w:r>
      <w:r w:rsidR="00E9703F" w:rsidRPr="006F178A">
        <w:t xml:space="preserve">יא"ש:</w:t>
      </w:r>
    </w:p>
    <w:p w:rsidR="00E9703F" w:rsidRDefault="00524703" w:rsidP="00E9703F">
      <w:pPr>
        <w:rPr>
          <w:rFonts w:ascii="Fb Fontext" w:hAnsi="Fb Fontext"/>
          <w:rtl/>
        </w:rPr>
      </w:pPr>
      <w:del w:id="97282"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ביה"ש </w:t>
      </w:r>
      <w:ins w:id="94929" w:author="קלוד" w:date="2026-10-11T13:11:34Z">
        <w:r>
          <w:rPr>
            <w:rStyle w:val="2fb"/>
            <w:rFonts w:ascii="Fb Fontext" w:hAnsi="Fb Fontext"/>
            <w:rtl/>
          </w:rPr>
          <w:t xml:space="preserve">דר"י -</w:t>
        </w:r>
      </w:ins>
      <w:del w:id="94930" w:author="קלוד" w:date="2026-10-11T13:11:34Z">
        <w:r w:rsidR="00E9703F" w:rsidRPr="006F178A">
          <w:rPr>
            <w:rStyle w:val="2fb"/>
            <w:rFonts w:ascii="Fb Fontext" w:hAnsi="Fb Fontext"/>
            <w:rtl/>
          </w:rPr>
          <w:delText xml:space="preserve">דר"י</w:delText>
        </w:r>
      </w:del>
      <w:r w:rsidR="00E9703F" w:rsidRPr="006F178A">
        <w:rPr>
          <w:rFonts w:ascii="Fb Fontext" w:hAnsi="Fb Fontext"/>
          <w:rtl/>
        </w:rPr>
        <w:t xml:space="preserve"> כהנים טובלין </w:t>
      </w:r>
      <w:ins w:id="94927" w:author="קלוד" w:date="2026-10-11T13:11:34Z">
        <w:r>
          <w:rPr>
            <w:rFonts w:ascii="Fb Fontext" w:hAnsi="Fb Fontext"/>
            <w:rtl/>
          </w:rPr>
          <w:t xml:space="preserve">בו</w:t>
        </w:r>
      </w:ins>
      <w:del w:id="94928" w:author="קלוד" w:date="2026-10-11T13:11:34Z">
        <w:r w:rsidR="00E9703F" w:rsidRPr="006F178A">
          <w:rPr>
            <w:rFonts w:ascii="Fb Fontext" w:hAnsi="Fb Fontext"/>
            <w:rtl/>
          </w:rPr>
          <w:delText xml:space="preserve">בו.</w:delText>
        </w:r>
      </w:del>
      <w:r w:rsidR="00E9703F" w:rsidRPr="006F178A">
        <w:rPr>
          <w:rFonts w:ascii="Fb Fontext" w:hAnsi="Fb Fontext"/>
          <w:rtl/>
        </w:rPr>
        <w:t xml:space="preserve"> [והיינו </w:t>
      </w:r>
      <w:r w:rsidR="00E9703F" w:rsidRPr="006F178A">
        <w:rPr>
          <w:rStyle w:val="2fb"/>
          <w:rFonts w:ascii="Fb Fontext" w:hAnsi="Fb Fontext"/>
          <w:rtl/>
        </w:rPr>
        <w:t xml:space="preserve">לרבי </w:t>
      </w:r>
      <w:ins w:id="94925" w:author="קלוד" w:date="2026-10-11T13:11:34Z">
        <w:r>
          <w:rPr>
            <w:rStyle w:val="2fb"/>
            <w:rFonts w:ascii="Fb Fontext" w:hAnsi="Fb Fontext"/>
            <w:rtl/>
          </w:rPr>
          <w:t xml:space="preserve">יוסי,</w:t>
        </w:r>
      </w:ins>
      <w:del w:id="94926" w:author="קלוד" w:date="2026-10-11T13:11:34Z">
        <w:r w:rsidR="00E9703F" w:rsidRPr="006F178A">
          <w:rPr>
            <w:rStyle w:val="2fb"/>
            <w:rFonts w:ascii="Fb Fontext" w:hAnsi="Fb Fontext"/>
            <w:rtl/>
          </w:rPr>
          <w:delText xml:space="preserve">יוסי</w:delText>
        </w:r>
      </w:del>
      <w:r w:rsidR="00E9703F" w:rsidRPr="006F178A">
        <w:rPr>
          <w:rFonts w:ascii="Fb Fontext" w:hAnsi="Fb Fontext"/>
          <w:rtl/>
        </w:rPr>
        <w:t xml:space="preserve"> </w:t>
      </w:r>
      <w:r w:rsidR="00E9703F" w:rsidRPr="006F178A">
        <w:rPr>
          <w:rFonts w:ascii="Fb Fontext" w:hAnsi="Fb Fontext"/>
          <w:rtl/>
        </w:rPr>
        <w:t xml:space="preserve">וקמ"ל</w:t>
      </w:r>
      <w:r w:rsidR="00E9703F" w:rsidRPr="006F178A">
        <w:rPr>
          <w:rFonts w:ascii="Fb Fontext" w:hAnsi="Fb Fontext"/>
          <w:rtl/>
        </w:rPr>
        <w:t xml:space="preserve"> </w:t>
      </w:r>
      <w:ins w:id="94923" w:author="קלוד" w:date="2026-10-11T13:11:34Z">
        <w:r>
          <w:rPr>
            <w:rFonts w:ascii="Fb Fontext" w:hAnsi="Fb Fontext"/>
            <w:rtl/>
          </w:rPr>
          <w:t xml:space="preserve">שנגמר</w:t>
        </w:r>
      </w:ins>
      <w:del w:id="94924" w:author="קלוד" w:date="2026-10-11T13:11:34Z">
        <w:r w:rsidR="00E9703F" w:rsidRPr="006F178A">
          <w:rPr>
            <w:rFonts w:ascii="Fb Fontext" w:hAnsi="Fb Fontext"/>
            <w:rtl/>
          </w:rPr>
          <w:delText xml:space="preserve">דשלים</w:delText>
        </w:r>
      </w:del>
      <w:r w:rsidR="00E9703F" w:rsidRPr="006F178A">
        <w:rPr>
          <w:rFonts w:ascii="Fb Fontext" w:hAnsi="Fb Fontext"/>
          <w:rtl/>
        </w:rPr>
        <w:t xml:space="preserve"> </w:t>
      </w:r>
      <w:r w:rsidR="00E9703F" w:rsidRPr="006F178A">
        <w:rPr>
          <w:rStyle w:val="2fb"/>
          <w:rFonts w:ascii="Fb Fontext" w:hAnsi="Fb Fontext"/>
          <w:rtl/>
        </w:rPr>
        <w:t xml:space="preserve">דר"י</w:t>
      </w:r>
      <w:r w:rsidR="00E9703F" w:rsidRPr="006F178A">
        <w:rPr>
          <w:rFonts w:ascii="Fb Fontext" w:hAnsi="Fb Fontext"/>
          <w:rtl/>
        </w:rPr>
        <w:t xml:space="preserve"> </w:t>
      </w:r>
      <w:ins w:id="91055" w:author="מנוע מכני" w:date="2026-10-11T12:04:39Z">
        <w:r>
          <w:rPr>
            <w:rFonts w:ascii="Fb Fontext" w:hAnsi="Fb Fontext"/>
            <w:rtl/>
          </w:rPr>
          <w:t xml:space="preserve">ואח"כ</w:t>
        </w:r>
      </w:ins>
      <w:del w:id="91056" w:author="מנוע מכני" w:date="2026-10-11T12:04:39Z">
        <w:r w:rsidR="00E9703F" w:rsidRPr="006F178A">
          <w:rPr>
            <w:rFonts w:ascii="Fb Fontext" w:hAnsi="Fb Fontext"/>
            <w:rtl/>
          </w:rPr>
          <w:delText xml:space="preserve">ו</w:delText>
        </w:r>
        <w:r w:rsidR="00E9703F" w:rsidRPr="006F178A">
          <w:rPr>
            <w:rFonts w:ascii="Fb Fontext" w:hAnsi="Fb Fontext" w:hint="cs"/>
            <w:rtl/>
          </w:rPr>
          <w:delText xml:space="preserve">הדר</w:delText>
        </w:r>
      </w:del>
      <w:r w:rsidR="00E9703F" w:rsidRPr="006F178A">
        <w:rPr>
          <w:rFonts w:ascii="Fb Fontext" w:hAnsi="Fb Fontext" w:hint="cs"/>
          <w:rtl/>
        </w:rPr>
        <w:t xml:space="preserve"> </w:t>
      </w:r>
      <w:r w:rsidR="00E9703F" w:rsidRPr="006F178A">
        <w:rPr>
          <w:rFonts w:ascii="Fb Fontext" w:hAnsi="Fb Fontext"/>
          <w:rtl/>
        </w:rPr>
        <w:t xml:space="preserve">מתחיל </w:t>
      </w:r>
      <w:r w:rsidR="00E9703F" w:rsidRPr="006F178A">
        <w:rPr>
          <w:rStyle w:val="2fb"/>
          <w:rFonts w:ascii="Fb Fontext" w:hAnsi="Fb Fontext"/>
          <w:rtl/>
        </w:rPr>
        <w:t xml:space="preserve">דרבי יוסי</w:t>
      </w:r>
      <w:r w:rsidR="00E9703F" w:rsidRPr="006F178A">
        <w:rPr>
          <w:rFonts w:ascii="Fb Fontext" w:hAnsi="Fb Fontext"/>
          <w:rtl/>
        </w:rPr>
        <w:t xml:space="preserve">]</w:t>
      </w:r>
    </w:p>
    <w:p>
      <w:pPr>
        <w:pStyle w:val="38"/>
        <w:rPr>
          <w:ins w:id="97283" w:author="מנוע מכני" w:date="2026-10-11T12:04:39Z"/>
        </w:rPr>
      </w:pPr>
      <w:r w:rsidRPr="006F178A">
        <w:t xml:space="preserve">רי"ו:</w:t>
      </w:r>
    </w:p>
    <w:p w:rsidR="00E9703F" w:rsidRDefault="00E9703F" w:rsidP="00E9703F">
      <w:pPr>
        <w:rPr>
          <w:rtl/>
        </w:rPr>
      </w:pPr>
      <w:del w:id="97284" w:author="מנוע מכני" w:date="2026-10-11T12:04:39Z">
        <w:r w:rsidRPr="006F178A">
          <w:rPr>
            <w:rtl/>
          </w:rPr>
          <w:delText xml:space="preserve"> </w:delText>
        </w:r>
      </w:del>
      <w:r w:rsidRPr="006F178A">
        <w:rPr>
          <w:rtl/>
        </w:rPr>
        <w:t xml:space="preserve">הלכה </w:t>
      </w:r>
      <w:r w:rsidRPr="006F178A">
        <w:rPr>
          <w:rStyle w:val="2fb"/>
          <w:rtl/>
        </w:rPr>
        <w:t xml:space="preserve">כר"י</w:t>
      </w:r>
      <w:r w:rsidRPr="006F178A">
        <w:rPr>
          <w:rtl/>
        </w:rPr>
        <w:t xml:space="preserve"> לענין שבת [לחומרא]</w:t>
      </w:r>
    </w:p>
    <w:p w:rsidR="00E9703F" w:rsidRPr="006F178A" w:rsidRDefault="00E9703F" w:rsidP="00E9703F">
      <w:pPr>
        <w:rPr>
          <w:rtl/>
        </w:rPr>
      </w:pPr>
      <w:r w:rsidRPr="006F178A">
        <w:rPr>
          <w:rtl/>
        </w:rPr>
        <w:t xml:space="preserve">והלכה </w:t>
      </w:r>
      <w:r w:rsidRPr="006F178A">
        <w:rPr>
          <w:rStyle w:val="2fb"/>
          <w:rtl/>
        </w:rPr>
        <w:t xml:space="preserve">כרבי יוסי</w:t>
      </w:r>
      <w:r w:rsidRPr="006F178A">
        <w:rPr>
          <w:rtl/>
        </w:rPr>
        <w:t xml:space="preserve"> לענין אכילת </w:t>
      </w:r>
      <w:ins w:id="94933" w:author="קלוד" w:date="2026-10-11T13:11:34Z">
        <w:r>
          <w:rPr>
            <w:rtl/>
          </w:rPr>
          <w:t xml:space="preserve">תרומה,</w:t>
        </w:r>
      </w:ins>
      <w:del w:id="94934" w:author="קלוד" w:date="2026-10-11T13:11:34Z">
        <w:r w:rsidRPr="006F178A">
          <w:rPr>
            <w:rtl/>
          </w:rPr>
          <w:delText xml:space="preserve">תרומה</w:delText>
        </w:r>
      </w:del>
      <w:r w:rsidRPr="006F178A">
        <w:rPr>
          <w:rtl/>
        </w:rPr>
        <w:t xml:space="preserve"> </w:t>
      </w:r>
      <w:r w:rsidRPr="006F178A">
        <w:rPr>
          <w:rFonts w:hint="cs"/>
          <w:rtl/>
        </w:rPr>
        <w:t>ש</w:t>
      </w:r>
      <w:r w:rsidRPr="006F178A">
        <w:rPr>
          <w:rtl/>
        </w:rPr>
        <w:t xml:space="preserve">מחכים עד </w:t>
      </w:r>
      <w:ins w:id="94931" w:author="קלוד" w:date="2026-10-11T13:11:34Z">
        <w:r>
          <w:rPr>
            <w:rtl/>
          </w:rPr>
          <w:t xml:space="preserve">שייגמר</w:t>
        </w:r>
      </w:ins>
      <w:del w:id="94932" w:author="קלוד" w:date="2026-10-11T13:11:34Z">
        <w:r w:rsidRPr="006F178A">
          <w:rPr>
            <w:rtl/>
          </w:rPr>
          <w:delText xml:space="preserve">דשלים</w:delText>
        </w:r>
      </w:del>
      <w:r w:rsidRPr="006F178A">
        <w:rPr>
          <w:rtl/>
        </w:rPr>
        <w:t xml:space="preserve"> ביה"ש </w:t>
      </w:r>
      <w:r w:rsidRPr="006F178A">
        <w:rPr>
          <w:rStyle w:val="2fb"/>
          <w:rtl/>
        </w:rPr>
        <w:t xml:space="preserve">דרבי יוסי</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43" w:author="קלוד" w:date="2026-10-11T12:33:55Z"/>
        </w:rPr>
      </w:pPr>
      <w:ins w:id="91044" w:author="קלוד" w:date="2026-10-11T12:33:55Z">
        <w:r>
          <w:rPr>
            <w:color w:val="7B3F00"/>
          </w:rPr>
          <w:t xml:space="preserve">בין השמשות - כוכב אחד, שנים, שלשה</w:t>
        </w:r>
      </w:ins>
    </w:p>
    <w:p>
      <w:pPr>
        <w:pStyle w:val="38"/>
        <w:rPr>
          <w:ins w:id="97286" w:author="מנוע מכני" w:date="2026-10-11T12:04:39Z"/>
        </w:rPr>
      </w:pPr>
      <w:del w:id="97285" w:author="מנוע מכני" w:date="2026-10-11T12:04:39Z">
        <w:r>
          <w:delText xml:space="preserve">•</w:delText>
        </w:r>
      </w:del>
      <w:r>
        <w:t xml:space="preserve"> ר</w:t>
      </w:r>
      <w:r w:rsidR="00E9703F" w:rsidRPr="006F178A">
        <w:t xml:space="preserve">יא"ש:</w:t>
      </w:r>
    </w:p>
    <w:p w:rsidR="00E9703F" w:rsidRPr="006F178A" w:rsidRDefault="00524703" w:rsidP="00E9703F">
      <w:pPr>
        <w:rPr>
          <w:rtl/>
        </w:rPr>
      </w:pPr>
      <w:del w:id="97287"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כוכב אחד - יום, שנים - בין השמשות, שלשה - לילה. </w:t>
      </w:r>
      <w:r w:rsidR="00E9703F" w:rsidRPr="006F178A">
        <w:rPr>
          <w:rFonts w:ascii="Fb Fontext" w:hAnsi="Fb Fontext"/>
          <w:b/>
          <w:bCs/>
          <w:rtl/>
        </w:rPr>
        <w:t>ותנ"ה</w:t>
      </w:r>
      <w:r w:rsidR="00E9703F" w:rsidRPr="006F178A">
        <w:rPr>
          <w:rFonts w:ascii="Fb Fontext" w:hAnsi="Fb Fontext"/>
          <w:rtl/>
        </w:rPr>
        <w:t>.</w:t>
      </w:r>
    </w:p>
    <w:p>
      <w:pPr>
        <w:pStyle w:val="38"/>
        <w:rPr>
          <w:ins w:id="97288" w:author="מנוע מכני" w:date="2026-10-11T12:04:39Z"/>
        </w:rPr>
      </w:pPr>
      <w:r w:rsidRPr="006F178A">
        <w:t xml:space="preserve">רבי יוסי:</w:t>
      </w:r>
    </w:p>
    <w:p w:rsidR="00E9703F" w:rsidRPr="006F178A" w:rsidRDefault="00E9703F" w:rsidP="00E9703F">
      <w:pPr>
        <w:rPr>
          <w:rtl/>
        </w:rPr>
      </w:pPr>
      <w:del w:id="97289" w:author="מנוע מכני" w:date="2026-10-11T12:04:39Z">
        <w:r w:rsidRPr="006F178A">
          <w:rPr>
            <w:rtl/>
          </w:rPr>
          <w:delText xml:space="preserve"> </w:delText>
        </w:r>
      </w:del>
      <w:r w:rsidRPr="006F178A">
        <w:rPr>
          <w:rtl/>
        </w:rPr>
        <w:t xml:space="preserve">היינו בינונים ולא גדולים הנראין ביום, ולא קטנים שאין נראין אלא בלילה.</w:t>
      </w:r>
    </w:p>
    <w:p>
      <w:pPr>
        <w:pStyle w:val="38"/>
        <w:rPr>
          <w:ins w:id="97290" w:author="מנוע מכני" w:date="2026-10-11T12:04:39Z"/>
        </w:rPr>
      </w:pPr>
      <w:r w:rsidRPr="006F178A">
        <w:t xml:space="preserve">ריב"ז:</w:t>
      </w:r>
    </w:p>
    <w:p w:rsidR="00E9703F" w:rsidRPr="006F178A" w:rsidRDefault="00E9703F" w:rsidP="00E9703F">
      <w:pPr>
        <w:rPr>
          <w:rtl/>
        </w:rPr>
      </w:pPr>
      <w:del w:id="97291" w:author="מנוע מכני" w:date="2026-10-11T12:04:39Z">
        <w:r w:rsidRPr="006F178A">
          <w:rPr>
            <w:rtl/>
          </w:rPr>
          <w:delText xml:space="preserve"> </w:delText>
        </w:r>
      </w:del>
      <w:r w:rsidRPr="006F178A">
        <w:rPr>
          <w:rtl/>
        </w:rPr>
        <w:t xml:space="preserve">העושה מלאכה בשני בין השמשות - חייב חטאת ממה נפשך.</w:t>
      </w:r>
    </w:p>
    <w:p>
      <w:pPr>
        <w:pStyle w:val="38"/>
        <w:rPr>
          <w:ins w:id="97292" w:author="מנוע מכני" w:date="2026-10-11T12:04:39Z"/>
        </w:rPr>
      </w:pPr>
      <w:r w:rsidRPr="006F178A">
        <w:t xml:space="preserve">רבא לשמעיה:</w:t>
      </w:r>
    </w:p>
    <w:p w:rsidR="00E9703F" w:rsidRPr="006F178A" w:rsidRDefault="00E9703F" w:rsidP="00E9703F">
      <w:pPr>
        <w:rPr>
          <w:rtl/>
        </w:rPr>
      </w:pPr>
      <w:del w:id="97293" w:author="מנוע מכני" w:date="2026-10-11T12:04:39Z">
        <w:r w:rsidRPr="006F178A">
          <w:rPr>
            <w:rtl/>
          </w:rPr>
          <w:delText xml:space="preserve"> </w:delText>
        </w:r>
      </w:del>
      <w:ins w:id="94955" w:author="קלוד" w:date="2026-10-11T13:11:34Z">
        <w:r>
          <w:rPr>
            <w:rtl/>
          </w:rPr>
          <w:t xml:space="preserve">אתם</w:t>
        </w:r>
      </w:ins>
      <w:del w:id="94956" w:author="קלוד" w:date="2026-10-11T13:11:34Z">
        <w:r w:rsidRPr="006F178A">
          <w:rPr>
            <w:rtl/>
          </w:rPr>
          <w:delText xml:space="preserve">אתון</w:delText>
        </w:r>
      </w:del>
      <w:r w:rsidRPr="006F178A">
        <w:rPr>
          <w:rtl/>
        </w:rPr>
        <w:t xml:space="preserve"> </w:t>
      </w:r>
      <w:ins w:id="94953" w:author="קלוד" w:date="2026-10-11T13:11:34Z">
        <w:r>
          <w:rPr>
            <w:rtl/>
          </w:rPr>
          <w:t xml:space="preserve">שאינכם</w:t>
        </w:r>
      </w:ins>
      <w:del w:id="94954" w:author="קלוד" w:date="2026-10-11T13:11:34Z">
        <w:r w:rsidRPr="006F178A">
          <w:rPr>
            <w:rtl/>
          </w:rPr>
          <w:delText xml:space="preserve">דלא</w:delText>
        </w:r>
      </w:del>
      <w:r w:rsidRPr="006F178A">
        <w:rPr>
          <w:rtl/>
        </w:rPr>
        <w:t xml:space="preserve"> </w:t>
      </w:r>
      <w:ins w:id="94951" w:author="קלוד" w:date="2026-10-11T13:11:34Z">
        <w:r>
          <w:rPr>
            <w:rtl/>
          </w:rPr>
          <w:t xml:space="preserve">בקיאים</w:t>
        </w:r>
      </w:ins>
      <w:del w:id="94952" w:author="קלוד" w:date="2026-10-11T13:11:34Z">
        <w:r w:rsidRPr="006F178A">
          <w:rPr>
            <w:rtl/>
          </w:rPr>
          <w:delText xml:space="preserve">קים</w:delText>
        </w:r>
      </w:del>
      <w:r w:rsidRPr="006F178A">
        <w:rPr>
          <w:rtl/>
        </w:rPr>
        <w:t xml:space="preserve"> </w:t>
      </w:r>
      <w:ins w:id="94949" w:author="קלוד" w:date="2026-10-11T13:11:34Z">
        <w:r>
          <w:rPr>
            <w:rtl/>
          </w:rPr>
          <w:t xml:space="preserve">בשיעור</w:t>
        </w:r>
      </w:ins>
      <w:del w:id="94950" w:author="קלוד" w:date="2026-10-11T13:11:34Z">
        <w:r w:rsidRPr="006F178A">
          <w:rPr>
            <w:rtl/>
          </w:rPr>
          <w:delText xml:space="preserve">לכו</w:delText>
        </w:r>
      </w:del>
      <w:r w:rsidRPr="006F178A">
        <w:rPr>
          <w:rtl/>
        </w:rPr>
        <w:t xml:space="preserve"> </w:t>
      </w:r>
      <w:ins w:id="94947" w:author="קלוד" w:date="2026-10-11T13:11:34Z">
        <w:r>
          <w:rPr>
            <w:rtl/>
          </w:rPr>
          <w:t xml:space="preserve">חכמים,</w:t>
        </w:r>
      </w:ins>
      <w:del w:id="94948" w:author="קלוד" w:date="2026-10-11T13:11:34Z">
        <w:r w:rsidRPr="006F178A">
          <w:rPr>
            <w:rtl/>
          </w:rPr>
          <w:delText xml:space="preserve">בשיעורא</w:delText>
        </w:r>
      </w:del>
      <w:r w:rsidRPr="006F178A">
        <w:rPr>
          <w:rtl/>
        </w:rPr>
        <w:t xml:space="preserve"> </w:t>
      </w:r>
      <w:ins w:id="94945" w:author="קלוד" w:date="2026-10-11T13:11:34Z">
        <w:r>
          <w:rPr>
            <w:rtl/>
          </w:rPr>
          <w:t xml:space="preserve">כל</w:t>
        </w:r>
      </w:ins>
      <w:del w:id="94946" w:author="קלוד" w:date="2026-10-11T13:11:34Z">
        <w:r w:rsidRPr="006F178A">
          <w:rPr>
            <w:rtl/>
          </w:rPr>
          <w:delText xml:space="preserve">דרבנן,</w:delText>
        </w:r>
      </w:del>
      <w:r w:rsidRPr="006F178A">
        <w:rPr>
          <w:rtl/>
        </w:rPr>
        <w:t xml:space="preserve"> </w:t>
      </w:r>
      <w:ins w:id="94943" w:author="קלוד" w:date="2026-10-11T13:11:34Z">
        <w:r>
          <w:rPr>
            <w:rtl/>
          </w:rPr>
          <w:t xml:space="preserve">עוד</w:t>
        </w:r>
      </w:ins>
      <w:del w:id="94944" w:author="קלוד" w:date="2026-10-11T13:11:34Z">
        <w:r w:rsidRPr="006F178A">
          <w:rPr>
            <w:rtl/>
          </w:rPr>
          <w:delText xml:space="preserve">אדשימשא</w:delText>
        </w:r>
      </w:del>
      <w:r w:rsidRPr="006F178A">
        <w:rPr>
          <w:rtl/>
        </w:rPr>
        <w:t xml:space="preserve"> </w:t>
      </w:r>
      <w:ins w:id="94941" w:author="קלוד" w:date="2026-10-11T13:11:34Z">
        <w:r>
          <w:rPr>
            <w:rtl/>
          </w:rPr>
          <w:t xml:space="preserve">השמש</w:t>
        </w:r>
      </w:ins>
      <w:del w:id="94942" w:author="קלוד" w:date="2026-10-11T13:11:34Z">
        <w:r w:rsidRPr="006F178A">
          <w:rPr>
            <w:rtl/>
          </w:rPr>
          <w:delText xml:space="preserve">אריש</w:delText>
        </w:r>
      </w:del>
      <w:r w:rsidRPr="006F178A">
        <w:rPr>
          <w:rtl/>
        </w:rPr>
        <w:t xml:space="preserve"> </w:t>
      </w:r>
      <w:ins w:id="94939" w:author="קלוד" w:date="2026-10-11T13:11:34Z">
        <w:r>
          <w:rPr>
            <w:rtl/>
          </w:rPr>
          <w:t xml:space="preserve">בראש הדקלים</w:t>
        </w:r>
      </w:ins>
      <w:del w:id="94940" w:author="קלוד" w:date="2026-10-11T13:11:34Z">
        <w:r w:rsidRPr="006F178A">
          <w:rPr>
            <w:rtl/>
          </w:rPr>
          <w:delText xml:space="preserve">דיקלי</w:delText>
        </w:r>
      </w:del>
      <w:r w:rsidRPr="006F178A">
        <w:rPr>
          <w:rtl/>
        </w:rPr>
        <w:t xml:space="preserve"> - </w:t>
      </w:r>
      <w:ins w:id="94937" w:author="קלוד" w:date="2026-10-11T13:11:34Z">
        <w:r>
          <w:rPr>
            <w:rtl/>
          </w:rPr>
          <w:t xml:space="preserve">הדליקו</w:t>
        </w:r>
      </w:ins>
      <w:del w:id="94938" w:author="קלוד" w:date="2026-10-11T13:11:34Z">
        <w:r w:rsidRPr="006F178A">
          <w:rPr>
            <w:rtl/>
          </w:rPr>
          <w:delText xml:space="preserve">אתלו</w:delText>
        </w:r>
      </w:del>
      <w:r w:rsidRPr="006F178A">
        <w:rPr>
          <w:rtl/>
        </w:rPr>
        <w:t xml:space="preserve"> </w:t>
      </w:r>
      <w:ins w:id="94935" w:author="קלוד" w:date="2026-10-11T13:11:34Z">
        <w:r>
          <w:rPr>
            <w:rtl/>
          </w:rPr>
          <w:t xml:space="preserve">נר.</w:t>
        </w:r>
      </w:ins>
      <w:del w:id="94936" w:author="קלוד" w:date="2026-10-11T13:11:34Z">
        <w:r w:rsidRPr="006F178A">
          <w:rPr>
            <w:rtl/>
          </w:rPr>
          <w:delText xml:space="preserve">שרגא.</w:delText>
        </w:r>
      </w:del>
    </w:p>
    <w:p w:rsidR="00E9703F" w:rsidRPr="006F178A" w:rsidRDefault="00E9703F" w:rsidP="00E9703F">
      <w:pPr>
        <w:rPr>
          <w:rtl/>
        </w:rPr>
      </w:pPr>
      <w:r w:rsidRPr="006F178A">
        <w:rPr>
          <w:rtl/>
        </w:rPr>
        <w:t xml:space="preserve">וביום </w:t>
      </w:r>
      <w:ins w:id="94967" w:author="קלוד" w:date="2026-10-11T13:11:34Z">
        <w:r>
          <w:rPr>
            <w:rtl/>
          </w:rPr>
          <w:t xml:space="preserve">המעונן:</w:t>
        </w:r>
      </w:ins>
      <w:del w:id="94968" w:author="קלוד" w:date="2026-10-11T13:11:34Z">
        <w:r w:rsidRPr="006F178A">
          <w:rPr>
            <w:rtl/>
          </w:rPr>
          <w:delText xml:space="preserve">המעונן</w:delText>
        </w:r>
      </w:del>
      <w:r w:rsidRPr="006F178A">
        <w:rPr>
          <w:rtl/>
        </w:rPr>
        <w:t xml:space="preserve"> </w:t>
      </w:r>
      <w:ins w:id="90181" w:author="Claude - סמנטי" w:date="2026-10-11T12:28:21Z">
        <w:r>
          <w:rPr>
            <w:rtl/>
          </w:rPr>
          <w:t xml:space="preserve">בעיר</w:t>
        </w:r>
      </w:ins>
      <w:del w:id="90182" w:author="Claude - סמנטי" w:date="2026-10-11T12:28:21Z">
        <w:r w:rsidRPr="006F178A">
          <w:rPr>
            <w:rtl/>
          </w:rPr>
          <w:delText xml:space="preserve">במתא</w:delText>
        </w:r>
      </w:del>
      <w:r w:rsidRPr="006F178A">
        <w:rPr>
          <w:rtl/>
        </w:rPr>
        <w:t xml:space="preserve"> </w:t>
      </w:r>
      <w:ins w:id="94965" w:author="קלוד" w:date="2026-10-11T13:11:34Z">
        <w:r>
          <w:rPr>
            <w:rtl/>
          </w:rPr>
          <w:t xml:space="preserve">-</w:t>
        </w:r>
      </w:ins>
      <w:del w:id="94966" w:author="קלוד" w:date="2026-10-11T13:11:34Z">
        <w:r w:rsidRPr="006F178A">
          <w:rPr>
            <w:rtl/>
          </w:rPr>
          <w:delText xml:space="preserve">חזי</w:delText>
        </w:r>
      </w:del>
      <w:r w:rsidRPr="006F178A">
        <w:rPr>
          <w:rtl/>
        </w:rPr>
        <w:t xml:space="preserve"> </w:t>
      </w:r>
      <w:ins w:id="94963" w:author="קלוד" w:date="2026-10-11T13:11:34Z">
        <w:r>
          <w:rPr>
            <w:rtl/>
          </w:rPr>
          <w:t xml:space="preserve">רואים</w:t>
        </w:r>
      </w:ins>
      <w:del w:id="94964" w:author="קלוד" w:date="2026-10-11T13:11:34Z">
        <w:r w:rsidRPr="006F178A">
          <w:rPr>
            <w:rtl/>
          </w:rPr>
          <w:delText xml:space="preserve">תרנגולא,</w:delText>
        </w:r>
      </w:del>
      <w:r w:rsidRPr="006F178A">
        <w:rPr>
          <w:rtl/>
        </w:rPr>
        <w:t xml:space="preserve"> </w:t>
      </w:r>
      <w:ins w:id="94961" w:author="קלוד" w:date="2026-10-11T13:11:34Z">
        <w:r>
          <w:rPr>
            <w:rtl/>
          </w:rPr>
          <w:t xml:space="preserve">תרנגולים, בשדה</w:t>
        </w:r>
      </w:ins>
      <w:del w:id="94962" w:author="קלוד" w:date="2026-10-11T13:11:34Z">
        <w:r w:rsidRPr="006F178A">
          <w:rPr>
            <w:rtl/>
          </w:rPr>
          <w:delText xml:space="preserve">בדברא</w:delText>
        </w:r>
      </w:del>
      <w:r w:rsidRPr="006F178A">
        <w:rPr>
          <w:rtl/>
        </w:rPr>
        <w:t xml:space="preserve"> - </w:t>
      </w:r>
      <w:ins w:id="94959" w:author="קלוד" w:date="2026-10-11T13:11:34Z">
        <w:r>
          <w:rPr>
            <w:rtl/>
          </w:rPr>
          <w:t xml:space="preserve">עורבים,</w:t>
        </w:r>
      </w:ins>
      <w:del w:id="94960" w:author="קלוד" w:date="2026-10-11T13:11:34Z">
        <w:r w:rsidRPr="006F178A">
          <w:rPr>
            <w:rtl/>
          </w:rPr>
          <w:delText xml:space="preserve">עורבי,</w:delText>
        </w:r>
      </w:del>
      <w:r w:rsidRPr="006F178A">
        <w:rPr>
          <w:rtl/>
        </w:rPr>
        <w:t xml:space="preserve"> </w:t>
      </w:r>
      <w:ins w:id="94623" w:author="מנוע מכני" w:date="2026-10-11T12:04:39Z">
        <w:ins w:id="94957" w:author="קלוד" w:date="2026-10-11T13:11:34Z">
          <w:r>
            <w:rPr>
              <w:rtl/>
            </w:rPr>
            <w:t xml:space="preserve">או</w:t>
          </w:r>
        </w:ins>
        <w:del w:id="94958" w:author="קלוד" w:date="2026-10-11T13:11:34Z">
          <w:r>
            <w:rPr>
              <w:rtl/>
            </w:rPr>
            <w:delText xml:space="preserve">אם </w:delText>
          </w:r>
          <w:r>
            <w:rPr>
              <w:rtl/>
            </w:rPr>
            <w:delText xml:space="preserve">גם</w:delText>
          </w:r>
        </w:del>
      </w:ins>
      <w:del w:id="94624" w:author="מנוע מכני" w:date="2026-10-11T12:04:39Z">
        <w:r w:rsidRPr="006F178A">
          <w:rPr>
            <w:rtl/>
          </w:rPr>
          <w:delText xml:space="preserve">אי </w:delText>
        </w:r>
      </w:del>
      <w:ins w:id="91057" w:author="מנוע מכני" w:date="2026-10-11T12:04:39Z"/>
      <w:del w:id="91058" w:author="מנוע מכני" w:date="2026-10-11T12:04:39Z">
        <w:r w:rsidRPr="006F178A">
          <w:rPr>
            <w:rtl/>
          </w:rPr>
          <w:delText xml:space="preserve">נמי</w:delText>
        </w:r>
      </w:del>
      <w:r w:rsidRPr="006F178A">
        <w:rPr>
          <w:rtl/>
        </w:rPr>
        <w:t xml:space="preserve"> אדאני.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41" w:author="קלוד" w:date="2026-10-11T12:33:55Z"/>
        </w:rPr>
      </w:pPr>
      <w:ins w:id="91042" w:author="קלוד" w:date="2026-10-11T12:33:55Z">
        <w:r>
          <w:rPr>
            <w:color w:val="7B3F00"/>
          </w:rPr>
          <w:t xml:space="preserve">שש תקיעות בערב שבת</w:t>
        </w:r>
      </w:ins>
    </w:p>
    <w:p>
      <w:pPr>
        <w:pStyle w:val="38"/>
        <w:rPr>
          <w:ins w:id="97295" w:author="מנוע מכני" w:date="2026-10-11T12:04:39Z"/>
        </w:rPr>
      </w:pPr>
      <w:del w:id="97294" w:author="מנוע מכני" w:date="2026-10-11T12:04:39Z">
        <w:r w:rsidRPr="006F178A">
          <w:delText xml:space="preserve">•</w:delText>
        </w:r>
      </w:del>
      <w:r w:rsidRPr="006F178A">
        <w:t xml:space="preserve"> ת"ר</w:t>
      </w:r>
      <w:r w:rsidRPr="006F178A">
        <w:t xml:space="preserve">, שש תקיעות תוקעין ער"ש:</w:t>
      </w:r>
    </w:p>
    <w:p w:rsidR="00E9703F" w:rsidRDefault="00E9703F" w:rsidP="00E9703F">
      <w:pPr>
        <w:rPr>
          <w:rFonts w:ascii="Fb Fontext" w:hAnsi="Fb Fontext"/>
          <w:rtl/>
        </w:rPr>
      </w:pPr>
      <w:del w:id="97296" w:author="מנוע מכני" w:date="2026-10-11T12:04:39Z">
        <w:r w:rsidRPr="006F178A">
          <w:rPr>
            <w:rFonts w:ascii="Fb Fontext" w:hAnsi="Fb Fontext"/>
            <w:rtl/>
          </w:rPr>
          <w:delText xml:space="preserve"> </w:delText>
        </w:r>
      </w:del>
      <w:ins w:id="94971" w:author="קלוד" w:date="2026-10-11T13:11:34Z">
        <w:r>
          <w:rPr>
            <w:rFonts w:ascii="Fb Fontext" w:hAnsi="Fb Fontext"/>
            <w:rtl/>
          </w:rPr>
          <w:t xml:space="preserve">ראשונה -</w:t>
        </w:r>
      </w:ins>
      <w:del w:id="94972" w:author="קלוד" w:date="2026-10-11T13:11:34Z">
        <w:r w:rsidRPr="006F178A">
          <w:rPr>
            <w:rFonts w:ascii="Fb Fontext" w:hAnsi="Fb Fontext"/>
            <w:rtl/>
          </w:rPr>
          <w:delText xml:space="preserve">ראשונה</w:delText>
        </w:r>
      </w:del>
      <w:r w:rsidRPr="006F178A">
        <w:rPr>
          <w:rFonts w:ascii="Fb Fontext" w:hAnsi="Fb Fontext"/>
          <w:rtl/>
        </w:rPr>
        <w:t xml:space="preserve"> להבטיל את העם ממלאכה </w:t>
      </w:r>
      <w:ins w:id="94969" w:author="קלוד" w:date="2026-10-11T13:11:34Z">
        <w:r>
          <w:rPr>
            <w:rFonts w:ascii="Fb Fontext" w:hAnsi="Fb Fontext"/>
            <w:rtl/>
          </w:rPr>
          <w:t xml:space="preserve">שבשדות,</w:t>
        </w:r>
      </w:ins>
      <w:del w:id="94970" w:author="קלוד" w:date="2026-10-11T13:11:34Z">
        <w:r w:rsidRPr="006F178A">
          <w:rPr>
            <w:rFonts w:ascii="Fb Fontext" w:hAnsi="Fb Fontext"/>
            <w:rtl/>
          </w:rPr>
          <w:delText xml:space="preserve">שבשדות,|</w:delText>
        </w:r>
      </w:del>
    </w:p>
    <w:p w:rsidR="00E9703F" w:rsidRPr="006F178A" w:rsidRDefault="00E9703F" w:rsidP="00E9703F">
      <w:pPr>
        <w:rPr>
          <w:rtl/>
        </w:rPr>
      </w:pPr>
      <w:r w:rsidRPr="006F178A">
        <w:rPr>
          <w:rtl/>
        </w:rPr>
        <w:t>שניה - להבטיל עיר וחנויות.</w:t>
      </w:r>
    </w:p>
    <w:p w:rsidR="00E9703F" w:rsidRPr="006F178A" w:rsidRDefault="00E9703F" w:rsidP="00E9703F">
      <w:pPr>
        <w:rPr>
          <w:rtl/>
        </w:rPr>
      </w:pPr>
      <w:r w:rsidRPr="006F178A">
        <w:rPr>
          <w:rtl/>
        </w:rPr>
        <w:t xml:space="preserve">שלישית - להדליק את הנר, דברי </w:t>
      </w:r>
      <w:r w:rsidRPr="006F178A">
        <w:rPr>
          <w:rStyle w:val="2fb"/>
          <w:rtl/>
        </w:rPr>
        <w:t xml:space="preserve">ר"נ</w:t>
      </w:r>
      <w:r w:rsidRPr="006F178A">
        <w:rPr>
          <w:rtl/>
        </w:rPr>
        <w:t xml:space="preserve">.</w:t>
      </w:r>
    </w:p>
    <w:p>
      <w:pPr>
        <w:pStyle w:val="38"/>
        <w:rPr>
          <w:ins w:id="97297" w:author="מנוע מכני" w:date="2026-10-11T12:04:39Z"/>
        </w:rPr>
      </w:pPr>
      <w:r w:rsidRPr="006F178A">
        <w:t>ר"י הנשיא</w:t>
      </w:r>
      <w:r w:rsidRPr="006F178A">
        <w:t>:</w:t>
      </w:r>
    </w:p>
    <w:p w:rsidR="00E9703F" w:rsidRPr="006F178A" w:rsidRDefault="00E9703F" w:rsidP="00E9703F">
      <w:pPr>
        <w:rPr>
          <w:rtl/>
        </w:rPr>
      </w:pPr>
      <w:del w:id="97298" w:author="מנוע מכני" w:date="2026-10-11T12:04:39Z">
        <w:r w:rsidRPr="006F178A">
          <w:rPr>
            <w:rtl/>
          </w:rPr>
          <w:delText xml:space="preserve"> </w:delText>
        </w:r>
      </w:del>
      <w:r w:rsidRPr="006F178A">
        <w:rPr>
          <w:rtl/>
        </w:rPr>
        <w:t xml:space="preserve">לחלוץ תפילין</w:t>
      </w:r>
      <w:r w:rsidRPr="006F178A">
        <w:rPr>
          <w:rFonts w:hint="cs"/>
          <w:rtl/>
        </w:rPr>
        <w:t>.</w:t>
      </w:r>
    </w:p>
    <w:p w:rsidR="00E9703F" w:rsidRPr="009757B9" w:rsidRDefault="00E9703F" w:rsidP="00E9703F">
      <w:pPr>
        <w:rPr>
          <w:rFonts w:cs="Guttman Vilna"/>
          <w:b/>
          <w:bCs/>
          <w:rtl/>
        </w:rPr>
      </w:pPr>
      <w:r w:rsidRPr="006F178A">
        <w:rPr>
          <w:rtl/>
        </w:rPr>
        <w:t>ושוהה כדי צליית דג קטן, או כדי להדביק פת בתנור, ותוקע ומריע ותוקע ושובת.</w:t>
      </w:r>
    </w:p>
    <w:p>
      <w:pPr>
        <w:pStyle w:val="38"/>
        <w:rPr>
          <w:ins w:id="97299" w:author="מנוע מכני" w:date="2026-10-11T12:04:39Z"/>
        </w:rPr>
      </w:pPr>
      <w:r w:rsidRPr="006F178A">
        <w:t xml:space="preserve">רשב"ג:</w:t>
      </w:r>
    </w:p>
    <w:p w:rsidR="00E9703F" w:rsidRPr="006F178A" w:rsidRDefault="00E9703F" w:rsidP="00E9703F">
      <w:pPr>
        <w:rPr>
          <w:rtl/>
        </w:rPr>
      </w:pPr>
      <w:del w:id="97300" w:author="מנוע מכני" w:date="2026-10-11T12:04:39Z">
        <w:r w:rsidRPr="006F178A">
          <w:rPr>
            <w:rtl/>
          </w:rPr>
          <w:delText xml:space="preserve"> </w:delText>
        </w:r>
      </w:del>
      <w:r w:rsidRPr="006F178A">
        <w:rPr>
          <w:rtl/>
        </w:rPr>
        <w:t xml:space="preserve">מה נעשה לבבליים, שתוקעין ותוקעין ומריעין ומנהג אבותיהן בידיהם.</w:t>
      </w:r>
    </w:p>
    <w:p w:rsidR="00E9703F" w:rsidRPr="006F178A" w:rsidRDefault="00E9703F" w:rsidP="00E9703F">
      <w:pPr>
        <w:rPr>
          <w:rtl/>
        </w:rPr>
      </w:pPr>
      <w:r w:rsidRPr="006F178A">
        <w:rPr>
          <w:rStyle w:val="2fb"/>
          <w:rtl/>
        </w:rPr>
        <w:t xml:space="preserve">ר"י</w:t>
      </w:r>
      <w:r w:rsidRPr="006F178A">
        <w:rPr>
          <w:rtl/>
        </w:rPr>
        <w:t xml:space="preserve"> </w:t>
      </w:r>
      <w:ins w:id="95665" w:author="מנוע מכני" w:date="2026-10-11T12:04:39Z">
        <w:r>
          <w:rPr>
            <w:rFonts w:hint="cs"/>
            <w:rtl/>
          </w:rPr>
          <w:t xml:space="preserve">שונה</w:t>
        </w:r>
      </w:ins>
      <w:del w:id="95666" w:author="מנוע מכני" w:date="2026-10-11T12:04:39Z">
        <w:r w:rsidRPr="006F178A">
          <w:rPr>
            <w:rFonts w:hint="cs"/>
            <w:rtl/>
          </w:rPr>
          <w:delText xml:space="preserve">מתני</w:delText>
        </w:r>
      </w:del>
      <w:r w:rsidRPr="006F178A">
        <w:rPr>
          <w:rFonts w:hint="cs"/>
          <w:rtl/>
        </w:rPr>
        <w:t xml:space="preserve"> </w:t>
      </w:r>
      <w:r w:rsidRPr="006F178A">
        <w:rPr>
          <w:rStyle w:val="2fb"/>
          <w:rtl/>
        </w:rPr>
        <w:t xml:space="preserve">לרי"צ</w:t>
      </w:r>
      <w:r w:rsidRPr="006F178A">
        <w:rPr>
          <w:rtl/>
        </w:rPr>
        <w:t xml:space="preserve"> </w:t>
      </w:r>
      <w:ins w:id="94977" w:author="קלוד" w:date="2026-10-11T13:11:34Z">
        <w:r>
          <w:rPr>
            <w:rtl/>
          </w:rPr>
          <w:t xml:space="preserve">בנו:</w:t>
        </w:r>
      </w:ins>
      <w:del w:id="94978" w:author="קלוד" w:date="2026-10-11T13:11:34Z">
        <w:r w:rsidRPr="006F178A">
          <w:rPr>
            <w:rtl/>
          </w:rPr>
          <w:delText xml:space="preserve">בריה</w:delText>
        </w:r>
      </w:del>
      <w:r w:rsidRPr="006F178A">
        <w:rPr>
          <w:rtl/>
        </w:rPr>
        <w:t xml:space="preserve"> </w:t>
      </w:r>
      <w:ins w:id="94975" w:author="קלוד" w:date="2026-10-11T13:11:34Z">
        <w:r>
          <w:rPr>
            <w:rtl/>
          </w:rPr>
          <w:t xml:space="preserve">שלישית -</w:t>
        </w:r>
      </w:ins>
      <w:del w:id="94976" w:author="קלוד" w:date="2026-10-11T13:11:34Z">
        <w:r w:rsidRPr="006F178A">
          <w:rPr>
            <w:rtl/>
          </w:rPr>
          <w:delText xml:space="preserve">דשלישית</w:delText>
        </w:r>
      </w:del>
      <w:r w:rsidRPr="006F178A">
        <w:rPr>
          <w:rtl/>
        </w:rPr>
        <w:t xml:space="preserve"> להדליק את </w:t>
      </w:r>
      <w:ins w:id="94973" w:author="קלוד" w:date="2026-10-11T13:11:34Z">
        <w:r>
          <w:rPr>
            <w:rtl/>
          </w:rPr>
          <w:t xml:space="preserve">הנר,</w:t>
        </w:r>
      </w:ins>
      <w:del w:id="94974" w:author="קלוד" w:date="2026-10-11T13:11:34Z">
        <w:r w:rsidRPr="006F178A">
          <w:rPr>
            <w:rtl/>
          </w:rPr>
          <w:delText xml:space="preserve">הנר</w:delText>
        </w:r>
      </w:del>
      <w:r w:rsidRPr="006F178A">
        <w:rPr>
          <w:rtl/>
        </w:rPr>
        <w:t xml:space="preserve"> והיינו </w:t>
      </w:r>
      <w:r w:rsidRPr="006F178A">
        <w:rPr>
          <w:rStyle w:val="2fb"/>
          <w:rtl/>
        </w:rPr>
        <w:t xml:space="preserve">כר"נ</w:t>
      </w:r>
      <w:r w:rsidRPr="006F178A">
        <w:rPr>
          <w:rtl/>
        </w:rPr>
        <w:t xml:space="preserve">.</w:t>
      </w:r>
    </w:p>
    <w:p w:rsidR="00E9703F" w:rsidRPr="006F178A" w:rsidRDefault="00E9703F" w:rsidP="00E9703F">
      <w:pPr>
        <w:rPr>
          <w:rtl/>
        </w:rPr>
      </w:pPr>
      <w:r w:rsidRPr="006F178A">
        <w:rPr>
          <w:rStyle w:val="2fb"/>
          <w:rtl/>
        </w:rPr>
        <w:t xml:space="preserve">תנדר"י</w:t>
      </w:r>
      <w:r w:rsidRPr="006F178A">
        <w:rPr>
          <w:rtl/>
        </w:rPr>
        <w:t xml:space="preserve">, שש תקיעות תוקעין </w:t>
      </w:r>
      <w:r w:rsidRPr="006F178A">
        <w:rPr>
          <w:rStyle w:val="2fb"/>
          <w:rtl/>
        </w:rPr>
        <w:t xml:space="preserve">ער"ש</w:t>
      </w:r>
      <w:r w:rsidRPr="006F178A">
        <w:rPr>
          <w:rtl/>
        </w:rPr>
        <w:t xml:space="preserve">.</w:t>
      </w:r>
    </w:p>
    <w:p w:rsidR="00E9703F" w:rsidRPr="006F178A" w:rsidRDefault="00E9703F" w:rsidP="00E9703F">
      <w:pPr>
        <w:rPr>
          <w:rtl/>
        </w:rPr>
      </w:pPr>
      <w:r w:rsidRPr="006F178A">
        <w:rPr>
          <w:rtl/>
        </w:rPr>
        <w:t>התחיל לתקוע תקיעה ראשונה - נמנעו העומדים בשדה מלעדור ומלחרוש ומלעשות כל מלאכה שבשדות, ואין הקרובין רשאין ליכנס עד שיבואו רחוקין ויכנסו כולם כאחד. ועדיין חנויות פתוחות ותריסין מונחין.</w:t>
      </w:r>
    </w:p>
    <w:p w:rsidR="00E9703F" w:rsidRPr="006F178A" w:rsidRDefault="00E9703F" w:rsidP="00E9703F">
      <w:pPr>
        <w:rPr>
          <w:rtl/>
        </w:rPr>
      </w:pPr>
      <w:r w:rsidRPr="006F178A">
        <w:rPr>
          <w:rtl/>
        </w:rPr>
        <w:t xml:space="preserve">התחיל לתקוע תקיעה שניה - נסתלקו התריסין וננעלו החנויות, ועדיין חמין וקדירות מונחין </w:t>
      </w:r>
      <w:r w:rsidRPr="006F178A">
        <w:rPr>
          <w:rtl/>
        </w:rPr>
        <w:t xml:space="preserve">ע"ג</w:t>
      </w:r>
      <w:r w:rsidRPr="006F178A">
        <w:rPr>
          <w:rtl/>
        </w:rPr>
        <w:t xml:space="preserve"> כירה.</w:t>
      </w:r>
    </w:p>
    <w:p w:rsidR="00E9703F" w:rsidRPr="006F178A" w:rsidRDefault="00E9703F" w:rsidP="00E9703F">
      <w:pPr>
        <w:rPr>
          <w:rtl/>
        </w:rPr>
      </w:pPr>
      <w:r w:rsidRPr="006F178A">
        <w:rPr>
          <w:rtl/>
        </w:rPr>
        <w:t>התחיל לתקוע תקיעה שלישית - סילק המסלק, והטמין המטמין, והדליק המדליק. ושוהה כדי צליית דג קטן, או כדי להדביק פת בתנור, ותוקע ומריע ותוקע ושובת.</w:t>
      </w:r>
    </w:p>
    <w:p>
      <w:pPr>
        <w:pStyle w:val="38"/>
        <w:rPr>
          <w:ins w:id="97301" w:author="מנוע מכני" w:date="2026-10-11T12:04:39Z"/>
        </w:rPr>
      </w:pPr>
      <w:r w:rsidRPr="006061D7">
        <w:t xml:space="preserve">ריב"ח:</w:t>
      </w:r>
    </w:p>
    <w:p w:rsidR="00E9703F" w:rsidRPr="006061D7" w:rsidRDefault="00E9703F" w:rsidP="00E9703F">
      <w:pPr>
        <w:rPr>
          <w:rtl/>
        </w:rPr>
      </w:pPr>
      <w:del w:id="97302" w:author="מנוע מכני" w:date="2026-10-11T12:04:39Z">
        <w:r w:rsidRPr="006061D7">
          <w:rPr>
            <w:rtl/>
          </w:rPr>
          <w:delText xml:space="preserve"> </w:delText>
        </w:r>
      </w:del>
      <w:r w:rsidRPr="006061D7">
        <w:rPr>
          <w:rtl/>
        </w:rPr>
        <w:t xml:space="preserve">שמעתי שאם בא להדליק אחר שש תקיעות - מדליק, שהרי נתנו חכמים שיעור לחזן הכנסת להוליך שופרו לביתו. ודחאו </w:t>
      </w:r>
      <w:r w:rsidRPr="006061D7">
        <w:rPr>
          <w:rtl/>
        </w:rPr>
        <w:t xml:space="preserve">דא"כ</w:t>
      </w:r>
      <w:r w:rsidRPr="006061D7">
        <w:rPr>
          <w:rtl/>
        </w:rPr>
        <w:t xml:space="preserve"> נתת דבריך לשיעורין אלא שהניחו במקום צנוע בראש גגו </w:t>
      </w:r>
      <w:r w:rsidRPr="006061D7">
        <w:rPr>
          <w:rFonts w:hint="cs"/>
          <w:rtl/>
        </w:rPr>
        <w:t xml:space="preserve">שאין מטלטלין </w:t>
      </w:r>
      <w:r w:rsidRPr="006061D7">
        <w:rPr>
          <w:rFonts w:hint="cs"/>
          <w:rtl/>
        </w:rPr>
        <w:t xml:space="preserve">לא</w:t>
      </w:r>
      <w:r w:rsidRPr="006061D7">
        <w:rPr>
          <w:rFonts w:hint="cs"/>
          <w:rtl/>
        </w:rPr>
        <w:t xml:space="preserve"> את השופר ולא את החצוצרות</w:t>
      </w:r>
      <w:r w:rsidRPr="006061D7">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303" w:author="מנוע מכני" w:date="2026-10-11T12:04:39Z"/>
        </w:rPr>
      </w:pPr>
      <w:r w:rsidRPr="006F178A">
        <w:t xml:space="preserve">והיינו</w:t>
      </w:r>
    </w:p>
    <w:p w:rsidR="00E9703F" w:rsidRPr="006F178A" w:rsidRDefault="00E9703F" w:rsidP="00E9703F">
      <w:pPr>
        <w:rPr>
          <w:rtl/>
        </w:rPr>
      </w:pPr>
      <w:del w:id="97304" w:author="מנוע מכני" w:date="2026-10-11T12:04:39Z">
        <w:r w:rsidRPr="006F178A">
          <w:rPr>
            <w:rFonts w:ascii="Fb Fontext" w:hAnsi="Fb Fontext" w:hint="cs"/>
            <w:rtl/>
          </w:rPr>
          <w:delText xml:space="preserve"> </w:delText>
        </w:r>
      </w:del>
      <w:r w:rsidRPr="006F178A">
        <w:rPr>
          <w:rFonts w:ascii="Fb Fontext" w:hAnsi="Fb Fontext" w:hint="cs"/>
          <w:rtl/>
        </w:rPr>
        <w:t xml:space="preserve">כר' נחמיה [דשרי רק לתשמיש המיוחד]</w:t>
      </w:r>
    </w:p>
    <w:p w:rsidR="00E9703F" w:rsidRPr="006F178A" w:rsidRDefault="00E9703F" w:rsidP="00E9703F">
      <w:pPr>
        <w:rPr>
          <w:rtl/>
        </w:rPr>
      </w:pPr>
      <w:r w:rsidRPr="006F178A">
        <w:rPr>
          <w:rtl/>
        </w:rPr>
        <w:t xml:space="preserve">ושופר היינו חצוצרות </w:t>
      </w:r>
      <w:r w:rsidRPr="006F178A">
        <w:rPr>
          <w:rStyle w:val="2fb"/>
          <w:rtl/>
        </w:rPr>
        <w:t xml:space="preserve">וכדר"ח</w:t>
      </w:r>
      <w:r w:rsidRPr="006F178A">
        <w:rPr>
          <w:rtl/>
        </w:rPr>
        <w:t xml:space="preserve"> דלקמן.</w:t>
      </w:r>
    </w:p>
    <w:p>
      <w:pPr>
        <w:pStyle w:val="38"/>
        <w:rPr>
          <w:ins w:id="97305" w:author="מנוע מכני" w:date="2026-10-11T12:04:39Z"/>
        </w:rPr>
      </w:pPr>
      <w:r w:rsidRPr="006061D7">
        <w:t xml:space="preserve">הך</w:t>
      </w:r>
    </w:p>
    <w:p w:rsidR="00E9703F" w:rsidRPr="006061D7" w:rsidRDefault="00E9703F" w:rsidP="00E9703F">
      <w:pPr>
        <w:rPr>
          <w:rtl/>
        </w:rPr>
      </w:pPr>
      <w:del w:id="97306" w:author="מנוע מכני" w:date="2026-10-11T12:04:39Z">
        <w:r w:rsidRPr="006061D7">
          <w:rPr>
            <w:rtl/>
          </w:rPr>
          <w:delText xml:space="preserve"> </w:delText>
        </w:r>
      </w:del>
      <w:r w:rsidRPr="006061D7">
        <w:rPr>
          <w:rtl/>
        </w:rPr>
        <w:t xml:space="preserve">דתניא</w:t>
      </w:r>
      <w:r w:rsidRPr="006061D7">
        <w:rPr>
          <w:rtl/>
        </w:rPr>
        <w:t xml:space="preserve">: שופר מיטלטל וחצוצרות אינם מיטלטלין </w:t>
      </w:r>
      <w:r w:rsidRPr="006061D7">
        <w:rPr>
          <w:rtl/>
        </w:rPr>
        <w:t xml:space="preserve">לא</w:t>
      </w:r>
      <w:r w:rsidRPr="006061D7">
        <w:rPr>
          <w:rtl/>
        </w:rPr>
        <w:t xml:space="preserve"> מיירי ביחיד דגם בשל ציבור ראוי לגמע לתינוק עני</w:t>
      </w:r>
      <w:r>
        <w:rPr>
          <w:rtl/>
        </w:rPr>
        <w:t xml:space="preserve"> </w:t>
      </w:r>
      <w:r w:rsidRPr="006061D7">
        <w:rPr>
          <w:rStyle w:val="2fb"/>
          <w:rtl/>
        </w:rPr>
        <w:t>כר"י</w:t>
      </w:r>
      <w:r w:rsidRPr="006061D7">
        <w:rPr>
          <w:rFonts w:hint="cs"/>
          <w:rtl/>
        </w:rPr>
        <w:t xml:space="preserve"> </w:t>
      </w:r>
      <w:ins w:id="92569" w:author="מנוע מכני" w:date="2026-10-11T12:04:39Z">
        <w:r>
          <w:rPr>
            <w:rtl/>
          </w:rPr>
          <w:t xml:space="preserve">דיש</w:t>
        </w:r>
      </w:ins>
      <w:del w:id="92570" w:author="מנוע מכני" w:date="2026-10-11T12:04:39Z">
        <w:r w:rsidRPr="006061D7">
          <w:rPr>
            <w:rtl/>
          </w:rPr>
          <w:delText xml:space="preserve">דאי</w:delText>
        </w:r>
        <w:r w:rsidRPr="006061D7">
          <w:rPr>
            <w:rFonts w:hint="cs"/>
            <w:rtl/>
          </w:rPr>
          <w:delText xml:space="preserve">ת</w:delText>
        </w:r>
      </w:del>
      <w:r w:rsidRPr="006061D7">
        <w:rPr>
          <w:rFonts w:hint="cs"/>
          <w:rtl/>
        </w:rPr>
        <w:t xml:space="preserve"> </w:t>
      </w:r>
      <w:ins w:id="92567" w:author="מנוע מכני" w:date="2026-10-11T12:04:39Z">
        <w:r>
          <w:rPr>
            <w:rFonts w:hint="cs"/>
            <w:rtl/>
          </w:rPr>
          <w:t xml:space="preserve">לו</w:t>
        </w:r>
      </w:ins>
      <w:del w:id="92568" w:author="מנוע מכני" w:date="2026-10-11T12:04:39Z">
        <w:r w:rsidRPr="006061D7">
          <w:rPr>
            <w:rFonts w:hint="cs"/>
            <w:rtl/>
          </w:rPr>
          <w:delText xml:space="preserve">ליה</w:delText>
        </w:r>
      </w:del>
      <w:r w:rsidRPr="006061D7">
        <w:rPr>
          <w:rFonts w:hint="cs"/>
          <w:rtl/>
        </w:rPr>
        <w:t xml:space="preserve"> מוקצה</w:t>
      </w:r>
    </w:p>
    <w:p>
      <w:pPr>
        <w:pStyle w:val="38"/>
        <w:rPr>
          <w:ins w:id="97307" w:author="מנוע מכני" w:date="2026-10-11T12:04:39Z"/>
        </w:rPr>
      </w:pPr>
      <w:r w:rsidRPr="00097464">
        <w:t xml:space="preserve">והך </w:t>
      </w:r>
      <w:r w:rsidRPr="00097464">
        <w:t xml:space="preserve">דתניא</w:t>
      </w:r>
      <w:r w:rsidRPr="00097464">
        <w:t xml:space="preserve">:</w:t>
      </w:r>
    </w:p>
    <w:p w:rsidR="00E9703F" w:rsidRPr="00097464" w:rsidRDefault="00E9703F" w:rsidP="00E9703F">
      <w:pPr>
        <w:rPr>
          <w:rFonts w:ascii="Fb Fontext" w:hAnsi="Fb Fontext"/>
          <w:spacing w:val="-6"/>
          <w:rtl/>
        </w:rPr>
      </w:pPr>
      <w:del w:id="97308" w:author="מנוע מכני" w:date="2026-10-11T12:04:39Z">
        <w:r w:rsidRPr="00097464">
          <w:rPr>
            <w:rFonts w:ascii="Fb Fontext" w:hAnsi="Fb Fontext" w:hint="cs"/>
            <w:spacing w:val="-6"/>
            <w:rtl/>
          </w:rPr>
          <w:delText xml:space="preserve"> </w:delText>
        </w:r>
      </w:del>
      <w:r w:rsidRPr="00097464">
        <w:rPr>
          <w:rFonts w:ascii="Fb Fontext" w:hAnsi="Fb Fontext" w:hint="cs"/>
          <w:spacing w:val="-6"/>
          <w:rtl/>
        </w:rPr>
        <w:t xml:space="preserve">כשם שמטלטלין את השופר כך מטלטלין את החצוצרות,</w:t>
      </w:r>
      <w:ins w:id="94169" w:author="מנוע מכני" w:date="2026-10-11T12:04:39Z">
        <w:ins w:id="94171" w:author="מנוע מכני" w:date="2026-10-11T12:04:39Z">
          <w:ins w:id="94173" w:author="מנוע מכני" w:date="2026-10-11T12:04:39Z">
            <w:ins w:id="94175" w:author="מנוע מכני" w:date="2026-10-11T12:04:39Z">
              <w:ins w:id="94177" w:author="מנוע מכני" w:date="2026-10-11T12:04:39Z">
                <w:r>
                  <w:rPr>
                    <w:rFonts w:ascii="Fb Fontext" w:hAnsi="Fb Fontext" w:hint="cs"/>
                    <w:spacing w:val="-6"/>
                    <w:rtl/>
                  </w:rPr>
                  <w:t xml:space="preserve"> </w:t>
                </w:r>
              </w:ins>
              <w:del w:id="94178" w:author="מנוע מכני" w:date="2026-10-11T12:04:39Z">
                <w:r>
                  <w:rPr>
                    <w:rFonts w:ascii="Fb Fontext" w:hAnsi="Fb Fontext" w:hint="cs"/>
                    <w:spacing w:val="-6"/>
                    <w:rtl/>
                  </w:rPr>
                  <w:delText xml:space="preserve"> </w:delText>
                </w:r>
                <w:r w:rsidRPr="00097464">
                  <w:rPr>
                    <w:rFonts w:ascii="Fb Fontext" w:hAnsi="Fb Fontext" w:hint="cs"/>
                    <w:spacing w:val="-6"/>
                    <w:rtl/>
                  </w:rPr>
                  <w:delText xml:space="preserve"> </w:delText>
                </w:r>
              </w:del>
            </w:ins>
            <w:del w:id="94176" w:author="מנוע מכני" w:date="2026-10-11T12:04:39Z">
              <w:r>
                <w:rPr>
                  <w:rFonts w:ascii="Fb Fontext" w:hAnsi="Fb Fontext" w:hint="cs"/>
                  <w:spacing w:val="-6"/>
                  <w:rtl/>
                </w:rPr>
                <w:delText xml:space="preserve"> </w:delText>
              </w:r>
              <w:r w:rsidRPr="00097464">
                <w:rPr>
                  <w:rFonts w:ascii="Fb Fontext" w:hAnsi="Fb Fontext" w:hint="cs"/>
                  <w:spacing w:val="-6"/>
                  <w:rtl/>
                </w:rPr>
                <w:delText xml:space="preserve"> </w:delText>
              </w:r>
            </w:del>
          </w:ins>
          <w:del w:id="94174" w:author="מנוע מכני" w:date="2026-10-11T12:04:39Z">
            <w:r>
              <w:rPr>
                <w:rFonts w:ascii="Fb Fontext" w:hAnsi="Fb Fontext" w:hint="cs"/>
                <w:spacing w:val="-6"/>
                <w:rtl/>
              </w:rPr>
              <w:delText xml:space="preserve"> </w:delText>
            </w:r>
            <w:r w:rsidRPr="00097464">
              <w:rPr>
                <w:rFonts w:ascii="Fb Fontext" w:hAnsi="Fb Fontext" w:hint="cs"/>
                <w:spacing w:val="-6"/>
                <w:rtl/>
              </w:rPr>
              <w:delText xml:space="preserve"> </w:delText>
            </w:r>
          </w:del>
        </w:ins>
        <w:del w:id="94172" w:author="מנוע מכני" w:date="2026-10-11T12:04:39Z">
          <w:r>
            <w:rPr>
              <w:rFonts w:ascii="Fb Fontext" w:hAnsi="Fb Fontext" w:hint="cs"/>
              <w:spacing w:val="-6"/>
              <w:rtl/>
            </w:rPr>
            <w:delText xml:space="preserve"> </w:delText>
          </w:r>
          <w:r w:rsidRPr="00097464">
            <w:rPr>
              <w:rFonts w:ascii="Fb Fontext" w:hAnsi="Fb Fontext" w:hint="cs"/>
              <w:spacing w:val="-6"/>
              <w:rtl/>
            </w:rPr>
            <w:delText xml:space="preserve"> </w:delText>
          </w:r>
        </w:del>
      </w:ins>
      <w:del w:id="94170" w:author="מנוע מכני" w:date="2026-10-11T12:04:39Z">
        <w:r w:rsidRPr="00097464">
          <w:rPr>
            <w:rFonts w:ascii="Fb Fontext" w:hAnsi="Fb Fontext" w:hint="cs"/>
            <w:spacing w:val="-6"/>
            <w:rtl/>
          </w:rPr>
          <w:delText xml:space="preserve">  </w:delText>
        </w:r>
      </w:del>
      <w:r w:rsidRPr="00097464">
        <w:rPr>
          <w:rStyle w:val="2fb"/>
          <w:rFonts w:ascii="Fb Fontext" w:hAnsi="Fb Fontext"/>
          <w:spacing w:val="-6"/>
          <w:rtl/>
        </w:rPr>
        <w:t xml:space="preserve">כר"ש</w:t>
      </w:r>
      <w:r w:rsidRPr="00097464">
        <w:rPr>
          <w:rFonts w:ascii="Fb Fontext" w:hAnsi="Fb Fontext"/>
          <w:spacing w:val="-6"/>
          <w:rtl/>
        </w:rPr>
        <w:t xml:space="preserve"> [</w:t>
      </w:r>
      <w:ins w:id="92573" w:author="מנוע מכני" w:date="2026-10-11T12:04:39Z">
        <w:r>
          <w:rPr>
            <w:rFonts w:ascii="Fb Fontext" w:hAnsi="Fb Fontext"/>
            <w:spacing w:val="-6"/>
            <w:rtl/>
          </w:rPr>
          <w:t xml:space="preserve">דאין</w:t>
        </w:r>
      </w:ins>
      <w:del w:id="92574" w:author="מנוע מכני" w:date="2026-10-11T12:04:39Z">
        <w:r w:rsidRPr="00097464">
          <w:rPr>
            <w:rFonts w:ascii="Fb Fontext" w:hAnsi="Fb Fontext"/>
            <w:spacing w:val="-6"/>
            <w:rtl/>
          </w:rPr>
          <w:delText xml:space="preserve">דלית</w:delText>
        </w:r>
      </w:del>
      <w:r w:rsidRPr="00097464">
        <w:rPr>
          <w:rFonts w:ascii="Fb Fontext" w:hAnsi="Fb Fontext"/>
          <w:spacing w:val="-6"/>
          <w:rtl/>
        </w:rPr>
        <w:t xml:space="preserve"> </w:t>
      </w:r>
      <w:ins w:id="92571" w:author="מנוע מכני" w:date="2026-10-11T12:04:39Z">
        <w:r>
          <w:rPr>
            <w:rFonts w:ascii="Fb Fontext" w:hAnsi="Fb Fontext"/>
            <w:spacing w:val="-6"/>
            <w:rtl/>
          </w:rPr>
          <w:t xml:space="preserve">לו</w:t>
        </w:r>
      </w:ins>
      <w:del w:id="92572" w:author="מנוע מכני" w:date="2026-10-11T12:04:39Z">
        <w:r w:rsidRPr="00097464">
          <w:rPr>
            <w:rFonts w:ascii="Fb Fontext" w:hAnsi="Fb Fontext"/>
            <w:spacing w:val="-6"/>
            <w:rtl/>
          </w:rPr>
          <w:delText xml:space="preserve">ליה</w:delText>
        </w:r>
      </w:del>
      <w:r w:rsidRPr="00097464">
        <w:rPr>
          <w:rFonts w:ascii="Fb Fontext" w:hAnsi="Fb Fontext"/>
          <w:spacing w:val="-6"/>
          <w:rtl/>
        </w:rPr>
        <w:t xml:space="preserve"> מוקצה]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39" w:author="קלוד" w:date="2026-10-11T12:33:55Z"/>
        </w:rPr>
      </w:pPr>
      <w:ins w:id="91040" w:author="קלוד" w:date="2026-10-11T12:33:55Z">
        <w:r>
          <w:rPr>
            <w:color w:val="7B3F00"/>
          </w:rPr>
          <w:t xml:space="preserve">שמות ששתנו משחרב ביהמ"ק - חצוצרתא ושופרא</w:t>
        </w:r>
      </w:ins>
    </w:p>
    <w:p w:rsidR="00E9703F" w:rsidRPr="006F178A" w:rsidRDefault="00E9703F" w:rsidP="00E9703F">
      <w:pPr>
        <w:rPr>
          <w:rtl/>
        </w:rPr>
      </w:pPr>
      <w:r w:rsidRPr="006F178A">
        <w:rPr>
          <w:rStyle w:val="2fb"/>
          <w:rFonts w:ascii="Fb Fontext" w:hAnsi="Fb Fontext"/>
          <w:rtl/>
        </w:rPr>
        <w:t xml:space="preserve">וכדר"ח</w:t>
      </w:r>
      <w:r w:rsidRPr="006F178A">
        <w:rPr>
          <w:rFonts w:ascii="Fb Fontext" w:hAnsi="Fb Fontext"/>
          <w:rtl/>
        </w:rPr>
        <w:t xml:space="preserve"> ג' </w:t>
      </w:r>
      <w:r w:rsidRPr="006F178A">
        <w:rPr>
          <w:rFonts w:ascii="Fb Fontext" w:hAnsi="Fb Fontext" w:hint="cs"/>
          <w:rtl/>
        </w:rPr>
        <w:t>השתנה שמם משחרב</w:t>
      </w:r>
      <w:r w:rsidRPr="006F178A">
        <w:rPr>
          <w:rFonts w:ascii="Fb Fontext" w:hAnsi="Fb Fontext"/>
          <w:rtl/>
        </w:rPr>
        <w:t xml:space="preserve"> ביהמ"ק: חצוצרתא שופרא</w:t>
      </w:r>
      <w:r w:rsidRPr="006F178A">
        <w:rPr>
          <w:rFonts w:ascii="Fb Fontext" w:hAnsi="Fb Fontext" w:hint="cs"/>
          <w:rtl/>
        </w:rPr>
        <w:t xml:space="preserve"> שופרא חצוצרתא,</w:t>
      </w:r>
      <w:r w:rsidRPr="006F178A">
        <w:rPr>
          <w:rFonts w:ascii="Fb Fontext" w:hAnsi="Fb Fontext"/>
          <w:rtl/>
        </w:rPr>
        <w:t xml:space="preserve"> </w:t>
      </w:r>
      <w:r w:rsidRPr="006F178A">
        <w:rPr>
          <w:rFonts w:ascii="Fb Fontext" w:hAnsi="Fb Fontext"/>
          <w:rtl/>
        </w:rPr>
        <w:t xml:space="preserve">ונפק"מ</w:t>
      </w:r>
      <w:r w:rsidRPr="006F178A">
        <w:rPr>
          <w:rFonts w:ascii="Fb Fontext" w:hAnsi="Fb Fontext"/>
          <w:rtl/>
        </w:rPr>
        <w:t xml:space="preserve"> לשופר של </w:t>
      </w:r>
      <w:r w:rsidRPr="006F178A">
        <w:rPr>
          <w:rStyle w:val="2fb"/>
          <w:rFonts w:ascii="Fb Fontext" w:hAnsi="Fb Fontext"/>
          <w:rtl/>
        </w:rPr>
        <w:t xml:space="preserve">ר"ה</w:t>
      </w:r>
      <w:r w:rsidRPr="006F178A">
        <w:rPr>
          <w:rFonts w:ascii="Fb Fontext" w:hAnsi="Fb Fontext"/>
          <w:rtl/>
        </w:rPr>
        <w:t xml:space="preserve">.</w:t>
      </w:r>
    </w:p>
    <w:p w:rsidR="00E9703F" w:rsidRPr="009757B9" w:rsidRDefault="00E9703F" w:rsidP="00E9703F">
      <w:pPr>
        <w:rPr>
          <w:rFonts w:cs="Guttman Vilna"/>
          <w:b/>
          <w:bCs/>
          <w:rtl/>
        </w:rPr>
      </w:pPr>
      <w:r w:rsidRPr="006F178A">
        <w:rPr>
          <w:rtl/>
        </w:rPr>
        <w:t>ערבה צפצפה צפצפה ערבה</w:t>
      </w:r>
      <w:r w:rsidRPr="006F178A">
        <w:rPr>
          <w:rFonts w:hint="cs"/>
          <w:rtl/>
        </w:rPr>
        <w:t>,</w:t>
      </w:r>
      <w:r w:rsidRPr="006F178A">
        <w:rPr>
          <w:rtl/>
        </w:rPr>
        <w:t xml:space="preserve"> </w:t>
      </w:r>
      <w:r w:rsidRPr="006F178A">
        <w:rPr>
          <w:rtl/>
        </w:rPr>
        <w:t xml:space="preserve">ונפק"מ</w:t>
      </w:r>
      <w:r w:rsidRPr="006F178A">
        <w:rPr>
          <w:rtl/>
        </w:rPr>
        <w:t xml:space="preserve"> ללולב.</w:t>
      </w:r>
    </w:p>
    <w:p w:rsidR="00E9703F" w:rsidRPr="002D0727" w:rsidRDefault="00E9703F" w:rsidP="00E9703F">
      <w:pPr>
        <w:rPr>
          <w:b/>
          <w:bCs/>
          <w:rtl/>
        </w:rPr>
      </w:pPr>
      <w:r w:rsidRPr="006061D7">
        <w:rPr>
          <w:rtl/>
        </w:rPr>
        <w:t xml:space="preserve">פתורה פתורתא פתורתא פתורה, </w:t>
      </w:r>
      <w:r w:rsidRPr="006061D7">
        <w:rPr>
          <w:rtl/>
        </w:rPr>
        <w:t xml:space="preserve">נפק"מ</w:t>
      </w:r>
      <w:r w:rsidRPr="006061D7">
        <w:rPr>
          <w:rFonts w:hint="cs"/>
          <w:rtl/>
        </w:rPr>
        <w:t xml:space="preserve"> </w:t>
      </w:r>
      <w:r w:rsidRPr="006061D7">
        <w:rPr>
          <w:rtl/>
        </w:rPr>
        <w:t>למקח וממכר.</w:t>
      </w:r>
    </w:p>
    <w:p>
      <w:pPr>
        <w:pStyle w:val="38"/>
        <w:rPr>
          <w:ins w:id="97309" w:author="מנוע מכני" w:date="2026-10-11T12:04:39Z"/>
        </w:rPr>
      </w:pPr>
      <w:r w:rsidRPr="002D0727">
        <w:t>אביי</w:t>
      </w:r>
      <w:r w:rsidRPr="006F178A">
        <w:t xml:space="preserve">:</w:t>
      </w:r>
    </w:p>
    <w:p w:rsidR="00E9703F" w:rsidRPr="006F178A" w:rsidRDefault="00E9703F" w:rsidP="00E9703F">
      <w:pPr>
        <w:rPr>
          <w:rtl/>
        </w:rPr>
      </w:pPr>
      <w:del w:id="97310" w:author="מנוע מכני" w:date="2026-10-11T12:04:39Z">
        <w:r w:rsidRPr="006F178A">
          <w:rPr>
            <w:rFonts w:ascii="Fb Fontext" w:hAnsi="Fb Fontext"/>
            <w:rtl/>
          </w:rPr>
          <w:delText xml:space="preserve"> </w:delText>
        </w:r>
      </w:del>
      <w:r w:rsidRPr="006F178A">
        <w:rPr>
          <w:rFonts w:ascii="Fb Fontext" w:hAnsi="Fb Fontext"/>
          <w:rtl/>
        </w:rPr>
        <w:t xml:space="preserve">הובלילא בי כסי בי כסי הובלילא</w:t>
      </w:r>
      <w:r w:rsidRPr="006F178A">
        <w:rPr>
          <w:rFonts w:ascii="Fb Fontext" w:hAnsi="Fb Fontext" w:hint="cs"/>
          <w:rtl/>
        </w:rPr>
        <w:t>,</w:t>
      </w:r>
      <w:r w:rsidRPr="006F178A">
        <w:rPr>
          <w:rFonts w:ascii="Fb Fontext" w:hAnsi="Fb Fontext"/>
          <w:rtl/>
        </w:rPr>
        <w:t xml:space="preserve"> </w:t>
      </w:r>
      <w:r w:rsidRPr="006F178A">
        <w:rPr>
          <w:rFonts w:ascii="Fb Fontext" w:hAnsi="Fb Fontext"/>
          <w:rtl/>
        </w:rPr>
        <w:t xml:space="preserve">ונפק"מ</w:t>
      </w:r>
      <w:r w:rsidRPr="006F178A">
        <w:rPr>
          <w:rFonts w:ascii="Fb Fontext" w:hAnsi="Fb Fontext"/>
          <w:rtl/>
        </w:rPr>
        <w:t xml:space="preserve"> למחט שנמצאת בעובי בית הכוסות.</w:t>
      </w:r>
    </w:p>
    <w:p w:rsidR="00E9703F" w:rsidRPr="006F178A" w:rsidRDefault="00E9703F" w:rsidP="00E9703F">
      <w:pPr>
        <w:rPr>
          <w:rtl/>
        </w:rPr>
      </w:pPr>
      <w:r w:rsidRPr="006F178A">
        <w:rPr>
          <w:rtl/>
        </w:rPr>
        <w:t>דמצד אחד כשירה</w:t>
      </w:r>
      <w:r w:rsidRPr="006F178A">
        <w:rPr>
          <w:rFonts w:hint="cs"/>
          <w:rtl/>
        </w:rPr>
        <w:t>,</w:t>
      </w:r>
      <w:r w:rsidRPr="006F178A">
        <w:rPr>
          <w:rtl/>
        </w:rPr>
        <w:t xml:space="preserve"> ומשני צדדים טריפה.</w:t>
      </w:r>
    </w:p>
    <w:p>
      <w:pPr>
        <w:pStyle w:val="38"/>
        <w:rPr>
          <w:ins w:id="97311" w:author="מנוע מכני" w:date="2026-10-11T12:04:39Z"/>
        </w:rPr>
      </w:pPr>
      <w:r w:rsidRPr="006F178A">
        <w:t xml:space="preserve">רב אשי:</w:t>
      </w:r>
    </w:p>
    <w:p w:rsidR="00E9703F" w:rsidRPr="006F178A" w:rsidRDefault="00E9703F" w:rsidP="00E9703F">
      <w:pPr>
        <w:rPr>
          <w:rtl/>
        </w:rPr>
      </w:pPr>
      <w:del w:id="97312" w:author="מנוע מכני" w:date="2026-10-11T12:04:39Z">
        <w:r w:rsidRPr="006F178A">
          <w:rPr>
            <w:rtl/>
          </w:rPr>
          <w:delText xml:space="preserve"> </w:delText>
        </w:r>
      </w:del>
      <w:r w:rsidRPr="006F178A">
        <w:rPr>
          <w:rtl/>
        </w:rPr>
        <w:t xml:space="preserve">אף אנו נאמר, בבל בורסיף, בורסיף בבל. </w:t>
      </w:r>
      <w:r w:rsidRPr="006F178A">
        <w:rPr>
          <w:rtl/>
        </w:rPr>
        <w:t xml:space="preserve">נפק"מ</w:t>
      </w:r>
      <w:r w:rsidRPr="006F178A">
        <w:rPr>
          <w:rtl/>
        </w:rPr>
        <w:t xml:space="preserve"> - לגיטי נשים.</w:t>
      </w:r>
    </w:p>
    <w:p w:rsidR="00E9703F" w:rsidRPr="006F178A" w:rsidRDefault="00E9703F" w:rsidP="00E9703F">
      <w:pPr>
        <w:pStyle w:val="affff"/>
        <w:rPr>
          <w:rStyle w:val="afffe"/>
          <w:sz w:val="20"/>
          <w:rtl/>
        </w:rPr>
        <w:sectPr w:rsidR="00E9703F" w:rsidRPr="006F178A" w:rsidSect="00FB6CBE">
          <w:pgSz w:w="6804" w:h="11907" w:code="8"/>
          <w:pgMar w:top="567" w:right="567" w:bottom="284" w:left="567" w:header="284" w:footer="284" w:gutter="0"/>
          <w:pgNumType w:start="1"/>
          <w:cols w:space="284"/>
          <w:bidi/>
          <w:rtlGutter/>
          <w:docGrid w:linePitch="360"/>
        </w:sectPr>
      </w:pPr>
    </w:p>
    <w:p w:rsidR="00E9703F" w:rsidRDefault="00E9703F" w:rsidP="00E9703F">
      <w:pPr>
        <w:pStyle w:val="Hadran"/>
        <w:rPr>
          <w:rStyle w:val="afffe"/>
          <w:sz w:val="20"/>
          <w:rtl/>
        </w:rPr>
        <w:sectPr w:rsidR="00E9703F" w:rsidSect="00FB6CBE">
          <w:type w:val="continuous"/>
          <w:pgSz w:w="6804" w:h="11907" w:code="8"/>
          <w:pgMar w:top="567" w:right="567" w:bottom="284" w:left="567" w:header="284" w:footer="284" w:gutter="0"/>
          <w:pgNumType w:start="1"/>
          <w:cols w:space="284"/>
          <w:bidi/>
          <w:rtlGutter/>
          <w:docGrid w:linePitch="360"/>
        </w:sectPr>
        <w:pPrChange w:id="101667" w:author="Claude" w:date="2026-10-11T09:08:22Z">
          <w:pPr>
            <w:pStyle w:val="affff"/>
            <w:rPr>
              <w:rStyle w:val="afffe"/>
              <w:sz w:val="20"/>
              <w:rtl/>
            </w:rPr>
            <w:sectPr w:rsidR="00E9703F" w:rsidSect="00FB6CBE">
              <w:type w:val="continuous"/>
              <w:pgSz w:w="6804" w:h="11907" w:code="8"/>
              <w:pgMar w:top="567" w:right="567" w:bottom="284" w:left="567" w:header="284" w:footer="284" w:gutter="0"/>
              <w:pgNumType w:start="1"/>
              <w:cols w:space="284"/>
              <w:bidi/>
              <w:rtlGutter/>
              <w:docGrid w:linePitch="360"/>
            </w:sectPr>
          </w:pPr>
        </w:pPrChange>
      </w:pPr>
      <w:r w:rsidRPr="006F178A">
        <w:rPr>
          <w:rStyle w:val="afffe"/>
          <w:sz w:val="20"/>
          <w:rtl/>
        </w:rPr>
        <w:t>הדרן עלך</w:t>
      </w:r>
      <w:r>
        <w:rPr>
          <w:rStyle w:val="afffe"/>
          <w:rFonts w:hint="cs"/>
          <w:sz w:val="20"/>
          <w:rtl/>
        </w:rPr>
        <w:t xml:space="preserve"> </w:t>
      </w:r>
      <w:r>
        <w:rPr>
          <w:rStyle w:val="afffe"/>
          <w:sz w:val="20"/>
          <w:rtl/>
        </w:rPr>
        <w:t>במה מדליקין</w:t>
      </w:r>
    </w:p>
    <w:p w:rsidR="00632A62" w:rsidRDefault="00632A62" w:rsidP="00E9703F">
      <w:pPr>
        <w:pStyle w:val="affff"/>
        <w:rPr>
          <w:rStyle w:val="afffe"/>
          <w:sz w:val="20"/>
          <w:rtl/>
        </w:rPr>
        <w:sectPr w:rsidR="00632A62" w:rsidSect="00FB6CBE">
          <w:type w:val="continuous"/>
          <w:pgSz w:w="6804" w:h="11907" w:code="8"/>
          <w:pgMar w:top="567" w:right="567" w:bottom="284" w:left="567" w:header="284" w:footer="284" w:gutter="0"/>
          <w:pgNumType w:start="1"/>
          <w:cols w:space="720"/>
          <w:bidi/>
          <w:rtlGutter/>
          <w:docGrid w:linePitch="360"/>
        </w:sectPr>
      </w:pPr>
    </w:p>
    <w:p w:rsidR="00E9703F" w:rsidRDefault="00E9703F" w:rsidP="00E9703F">
      <w:pPr>
        <w:pStyle w:val="afff6"/>
        <w:framePr w:wrap="around"/>
        <w:spacing w:line="276" w:lineRule="auto"/>
        <w:rPr>
          <w:del w:id="100528" w:author="Claude" w:date="2026-10-11T09:08:03Z"/>
          <w:rFonts w:ascii="Fb Fontext" w:hAnsi="Fb Fontext"/>
          <w:sz w:val="20"/>
          <w:rtl/>
        </w:rPr>
      </w:pPr>
      <w:del w:id="100527" w:author="Claude" w:date="2026-10-11T09:08:03Z">
        <w:r w:rsidRPr="006F178A">
          <w:rPr>
            <w:rFonts w:ascii="Fb Fontext" w:hAnsi="Fb Fontext" w:hint="cs"/>
            <w:sz w:val="20"/>
            <w:rtl/>
          </w:rPr>
          <w:lastRenderedPageBreak/>
          <w:delText xml:space="preserve">פרק שלישי</w:delText>
        </w:r>
      </w:del>
    </w:p>
    <w:p w:rsidR="00E9703F" w:rsidRPr="009757B9" w:rsidRDefault="00E9703F" w:rsidP="00E9703F">
      <w:pPr>
        <w:pStyle w:val="afff8"/>
        <w:framePr w:wrap="around"/>
        <w:spacing w:after="0" w:line="276" w:lineRule="auto"/>
        <w:rPr>
          <w:rFonts w:cs="Guttman Vilna"/>
          <w:b/>
          <w:bCs/>
          <w:rtl/>
        </w:rPr>
      </w:pPr>
      <w:r w:rsidRPr="006F178A">
        <w:rPr>
          <w:rFonts w:ascii="Fb Fontext" w:hAnsi="Fb Fontext" w:hint="cs"/>
          <w:rtl/>
        </w:rPr>
        <w:t>כירה</w:t>
      </w:r>
    </w:p>
    <w:p w:rsidR="00E9703F" w:rsidRPr="009757B9" w:rsidRDefault="00E9703F" w:rsidP="00E9703F">
      <w:pPr>
        <w:pStyle w:val="afff8"/>
        <w:framePr w:wrap="around"/>
        <w:spacing w:after="0" w:line="276" w:lineRule="auto"/>
        <w:rPr>
          <w:rFonts w:cs="Guttman Vilna"/>
          <w:b/>
          <w:bCs/>
          <w:rtl/>
        </w:rPr>
      </w:pPr>
      <w:r w:rsidRPr="006F178A">
        <w:rPr>
          <w:rFonts w:ascii="Fb Fontext" w:hAnsi="Fb Fontext" w:hint="cs"/>
          <w:rtl/>
        </w:rPr>
        <w:t>דפים בפרק</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לו:</w:t>
      </w:r>
    </w:p>
    <w:p w:rsidR="00E9703F" w:rsidRDefault="00E9703F" w:rsidP="00E9703F">
      <w:pPr>
        <w:pStyle w:val="afff7"/>
        <w:framePr w:wrap="around"/>
        <w:spacing w:line="276" w:lineRule="auto"/>
        <w:rPr>
          <w:del w:id="100530" w:author="Claude" w:date="2026-10-11T09:08:03Z"/>
          <w:sz w:val="20"/>
          <w:rtl/>
        </w:rPr>
      </w:pPr>
      <w:del w:id="100529" w:author="Claude" w:date="2026-10-11T09:08:03Z">
        <w:r w:rsidRPr="006F178A">
          <w:rPr>
            <w:rFonts w:hint="cs"/>
            <w:sz w:val="20"/>
            <w:rtl/>
          </w:rPr>
          <w:delText xml:space="preserve">כירה</w:delText>
        </w:r>
      </w:del>
    </w:p>
    <w:p w:rsidR="00E9703F" w:rsidRPr="006F178A" w:rsidRDefault="00E9703F" w:rsidP="00E9703F">
      <w:pPr>
        <w:pStyle w:val="afff8"/>
        <w:framePr w:wrap="around"/>
        <w:spacing w:after="0" w:line="276" w:lineRule="auto"/>
        <w:rPr>
          <w:rtl/>
        </w:rPr>
      </w:pPr>
      <w:r w:rsidRPr="006F178A">
        <w:rPr>
          <w:rFonts w:hint="cs"/>
          <w:rtl/>
        </w:rPr>
        <w:t>לו:- כ.</w:t>
      </w:r>
    </w:p>
    <w:p w:rsidR="00E9703F" w:rsidRPr="006F178A" w:rsidRDefault="00E9703F" w:rsidP="00E9703F">
      <w:pPr>
        <w:pStyle w:val="afff8"/>
        <w:framePr w:wrap="around"/>
        <w:spacing w:after="0" w:line="276" w:lineRule="auto"/>
        <w:rPr>
          <w:rtl/>
        </w:rPr>
      </w:pPr>
      <w:r w:rsidRPr="006F178A">
        <w:rPr>
          <w:rFonts w:hint="cs"/>
          <w:rtl/>
        </w:rPr>
        <w:t xml:space="preserve">לו. </w:t>
      </w:r>
      <w:r w:rsidRPr="009757B9">
        <w:rPr>
          <w:rFonts w:cs="Guttman Vilna"/>
          <w:b/>
          <w:bCs/>
          <w:rtl/>
        </w:rPr>
        <w:t>–</w:t>
      </w:r>
      <w:r w:rsidRPr="006F178A">
        <w:rPr>
          <w:rFonts w:hint="cs"/>
          <w:rtl/>
        </w:rPr>
        <w:t xml:space="preserve"> מח.</w:t>
      </w:r>
    </w:p>
    <w:p>
      <w:pPr>
        <w:pStyle w:val="PetichatPerek"/>
        <w:rPr>
          <w:ins w:id="100526" w:author="Claude" w:date="2026-10-11T09:08:03Z"/>
        </w:rPr>
      </w:pPr>
      <w:ins w:id="100525" w:author="Claude" w:date="2026-10-11T09:08:03Z">
        <w:r>
          <w:rPr>
            <w:rFonts w:ascii="Fb Fontext" w:hAnsi="Fb Fontext" w:hint="cs"/>
            <w:sz w:val="20"/>
            <w:rtl/>
          </w:rPr>
          <w:t xml:space="preserve">פרק שלישי</w:t>
        </w:r>
        <w:r>
          <w:rPr>
            <w:rFonts w:ascii="Fb Fontext" w:hAnsi="Fb Fontext" w:hint="cs"/>
            <w:sz w:val="20"/>
            <w:rtl/>
          </w:rPr>
          <w:t xml:space="preserve"> - </w:t>
        </w:r>
        <w:r>
          <w:rPr>
            <w:rFonts w:hint="cs"/>
            <w:sz w:val="20"/>
            <w:rtl/>
          </w:rPr>
          <w:t xml:space="preserve">כירה</w:t>
        </w:r>
      </w:ins>
    </w:p>
    <w:p>
      <w:pPr>
        <w:pStyle w:val="MishnaBatzad"/>
        <w:rPr>
          <w:ins w:id="20451" w:author="קלוד" w:date="2026-10-11T09:07:15Z"/>
        </w:rPr>
      </w:pPr>
      <w:ins w:id="20450" w:author="קלוד" w:date="2026-10-11T09:07:15Z">
        <w:r>
          <w:t xml:space="preserve">משנה א</w:t>
        </w:r>
      </w:ins>
    </w:p>
    <w:p w:rsidR="00E9703F" w:rsidRPr="009757B9" w:rsidRDefault="00E9703F" w:rsidP="00E9703F">
      <w:pPr>
        <w:pStyle w:val="afff9"/>
        <w:rPr>
          <w:del w:id="20165" w:author="קלוד" w:date="2026-10-11T09:07:15Z"/>
          <w:b/>
          <w:rtl/>
        </w:rPr>
      </w:pPr>
      <w:del w:id="20164"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15" w:author="קלוד" w:date="2026-10-11T12:09:42Z">
          <w:pPr>
            <w:pStyle w:val="afff9"/>
          </w:pPr>
        </w:pPrChange>
      </w:pPr>
      <w:r w:rsidRPr="009757B9">
        <w:rPr>
          <w:b/>
          <w:rtl/>
        </w:rPr>
        <w:t>כירה שהסיקוה בקש ובגבבא - נותנים עליה תבשיל.</w:t>
      </w:r>
    </w:p>
    <w:p w:rsidR="00E9703F" w:rsidRPr="00632A62" w:rsidRDefault="00E46213" w:rsidP="00E9703F">
      <w:pPr>
        <w:pStyle w:val="afff9"/>
        <w:rPr>
          <w:b/>
          <w:rtl/>
        </w:rPr>
      </w:pPr>
      <w:r>
        <w:rPr>
          <w:b/>
          <w:spacing w:val="4"/>
          <w:rtl/>
        </w:rPr>
        <w:tab/>
        <w:t xml:space="preserve"> </w:t>
      </w:r>
      <w:r w:rsidR="00E9703F" w:rsidRPr="00B20210">
        <w:rPr>
          <w:b/>
          <w:spacing w:val="4"/>
          <w:rtl/>
        </w:rPr>
        <w:tab/>
      </w:r>
      <w:r>
        <w:rPr>
          <w:rFonts w:hint="cs"/>
          <w:b/>
          <w:spacing w:val="4"/>
          <w:rtl/>
        </w:rPr>
        <w:t xml:space="preserve">         </w:t>
      </w:r>
      <w:r w:rsidR="00E9703F" w:rsidRPr="00632A62">
        <w:rPr>
          <w:b/>
          <w:rtl/>
        </w:rPr>
        <w:t>בגפת ובעצים - לא יתן עד שיגרוף, או עד שיתן את האפר.</w:t>
      </w:r>
    </w:p>
    <w:p w:rsidR="00E9703F" w:rsidRPr="009757B9" w:rsidRDefault="00E9703F" w:rsidP="00E9703F">
      <w:pPr>
        <w:pStyle w:val="afff9"/>
        <w:rPr>
          <w:b/>
          <w:rtl/>
        </w:rPr>
      </w:pPr>
      <w:r w:rsidRPr="009757B9">
        <w:rPr>
          <w:b/>
          <w:rtl/>
        </w:rPr>
        <w:t>ב"ש אומרים, חמין אבל לא תבשיל.</w:t>
      </w:r>
    </w:p>
    <w:p w:rsidR="00E9703F" w:rsidRPr="009757B9" w:rsidRDefault="00E9703F" w:rsidP="00E9703F">
      <w:pPr>
        <w:pStyle w:val="afff9"/>
        <w:rPr>
          <w:b/>
          <w:rtl/>
        </w:rPr>
      </w:pPr>
      <w:r w:rsidRPr="009757B9">
        <w:rPr>
          <w:b/>
          <w:rtl/>
        </w:rPr>
        <w:t>וב"ה אומרים, חמין ותבשיל.</w:t>
      </w:r>
    </w:p>
    <w:p w:rsidR="00E9703F" w:rsidRPr="009757B9" w:rsidRDefault="00E9703F" w:rsidP="00E9703F">
      <w:pPr>
        <w:pStyle w:val="afff9"/>
        <w:rPr>
          <w:b/>
          <w:rtl/>
        </w:rPr>
      </w:pPr>
      <w:r w:rsidRPr="009757B9">
        <w:rPr>
          <w:b/>
          <w:rtl/>
        </w:rPr>
        <w:t>ב"ש אומרים, נוטלין אבל לא מחזירין.</w:t>
      </w:r>
    </w:p>
    <w:p w:rsidR="00E9703F" w:rsidRPr="009757B9" w:rsidRDefault="00E9703F" w:rsidP="00E9703F">
      <w:pPr>
        <w:pStyle w:val="afff9"/>
        <w:rPr>
          <w:b/>
          <w:rtl/>
        </w:rPr>
      </w:pPr>
      <w:r w:rsidRPr="009757B9">
        <w:rPr>
          <w:b/>
          <w:rtl/>
        </w:rPr>
        <w:t>וב"ה אומרים, אף מחזירין.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לז.</w:t>
      </w:r>
    </w:p>
    <w:p>
      <w:pPr>
        <w:pStyle w:val="afffff8"/>
        <w:rPr>
          <w:ins w:id="91037" w:author="קלוד" w:date="2026-10-11T12:33:55Z"/>
        </w:rPr>
      </w:pPr>
      <w:ins w:id="91038" w:author="קלוד" w:date="2026-10-11T12:33:55Z">
        <w:r>
          <w:rPr>
            <w:color w:val="7B3F00"/>
          </w:rPr>
          <w:t xml:space="preserve">האם 'לא יתן' - לא יחזיר בלבד או אף לא ישהה?</w:t>
        </w:r>
      </w:ins>
    </w:p>
    <w:p w:rsidR="00E9703F" w:rsidRPr="006F178A" w:rsidRDefault="00E9703F" w:rsidP="00E9703F">
      <w:pPr>
        <w:rPr>
          <w:rtl/>
        </w:rPr>
      </w:pPr>
      <w:r w:rsidRPr="006F178A">
        <w:rPr>
          <w:rFonts w:ascii="Fb Fontext" w:hAnsi="Fb Fontext"/>
          <w:b/>
          <w:bCs/>
          <w:sz w:val="20"/>
          <w:rtl/>
        </w:rPr>
        <w:t xml:space="preserve">• </w:t>
      </w:r>
      <w:r w:rsidRPr="00910D80">
        <w:rPr>
          <w:rFonts w:ascii="Fb Fontext" w:hAnsi="Fb Fontext"/>
          <w:b/>
          <w:bCs/>
          <w:sz w:val="20"/>
          <w:rtl/>
        </w:rPr>
        <w:t xml:space="preserve">איבעיא </w:t>
      </w:r>
      <w:ins w:id="94989" w:author="קלוד" w:date="2026-10-11T13:11:34Z">
        <w:r>
          <w:rPr>
            <w:rFonts w:ascii="Fb Fontext" w:hAnsi="Fb Fontext"/>
            <w:b/>
            <w:bCs/>
            <w:sz w:val="20"/>
            <w:rtl/>
          </w:rPr>
          <w:t xml:space="preserve">להו:</w:t>
        </w:r>
      </w:ins>
      <w:del w:id="94990" w:author="קלוד" w:date="2026-10-11T13:11:34Z">
        <w:r w:rsidRPr="00910D80">
          <w:rPr>
            <w:rFonts w:ascii="Fb Fontext" w:hAnsi="Fb Fontext"/>
            <w:b/>
            <w:bCs/>
            <w:sz w:val="20"/>
            <w:rtl/>
          </w:rPr>
          <w:delText xml:space="preserve">להו</w:delText>
        </w:r>
      </w:del>
      <w:r w:rsidRPr="006F178A">
        <w:rPr>
          <w:rFonts w:ascii="Fb Fontext" w:hAnsi="Fb Fontext"/>
          <w:sz w:val="20"/>
          <w:rtl/>
        </w:rPr>
        <w:t xml:space="preserve"> </w:t>
      </w:r>
      <w:ins w:id="94625" w:author="מנוע מכני" w:date="2026-10-11T12:04:39Z">
        <w:ins w:id="94987" w:author="קלוד" w:date="2026-10-11T13:11:34Z">
          <w:r>
            <w:rPr>
              <w:rFonts w:ascii="Fb Fontext" w:hAnsi="Fb Fontext"/>
              <w:sz w:val="20"/>
              <w:rtl/>
            </w:rPr>
            <w:t xml:space="preserve">לא</w:t>
          </w:r>
        </w:ins>
        <w:del w:id="94988" w:author="קלוד" w:date="2026-10-11T13:11:34Z">
          <w:r>
            <w:rPr>
              <w:rFonts w:ascii="Fb Fontext" w:hAnsi="Fb Fontext"/>
              <w:sz w:val="20"/>
              <w:rtl/>
            </w:rPr>
            <w:delText xml:space="preserve">אם </w:delText>
          </w:r>
          <w:r>
            <w:rPr>
              <w:rFonts w:ascii="Fb Fontext" w:hAnsi="Fb Fontext"/>
              <w:sz w:val="20"/>
              <w:rtl/>
            </w:rPr>
            <w:delText xml:space="preserve">זה</w:delText>
          </w:r>
          <w:r w:rsidRPr="006F178A">
            <w:rPr>
              <w:rFonts w:ascii="Fb Fontext" w:hAnsi="Fb Fontext"/>
              <w:sz w:val="20"/>
              <w:rtl/>
            </w:rPr>
            <w:delText xml:space="preserve"> דלא</w:delText>
          </w:r>
        </w:del>
      </w:ins>
      <w:del w:id="94626" w:author="מנוע מכני" w:date="2026-10-11T12:04:39Z">
        <w:r w:rsidRPr="006F178A">
          <w:rPr>
            <w:rFonts w:ascii="Fb Fontext" w:hAnsi="Fb Fontext"/>
            <w:sz w:val="20"/>
            <w:rtl/>
          </w:rPr>
          <w:delText xml:space="preserve">אי </w:delText>
        </w:r>
      </w:del>
      <w:ins w:id="92575" w:author="מנוע מכני" w:date="2026-10-11T12:04:39Z"/>
      <w:del w:id="92576" w:author="מנוע מכני" w:date="2026-10-11T12:04:39Z">
        <w:r w:rsidRPr="006F178A">
          <w:rPr>
            <w:rFonts w:ascii="Fb Fontext" w:hAnsi="Fb Fontext"/>
            <w:sz w:val="20"/>
            <w:rtl/>
          </w:rPr>
          <w:delText xml:space="preserve">האי</w:delText>
        </w:r>
      </w:del>
      <w:r w:rsidRPr="006F178A">
        <w:rPr>
          <w:rFonts w:ascii="Fb Fontext" w:hAnsi="Fb Fontext"/>
          <w:sz w:val="20"/>
          <w:rtl/>
        </w:rPr>
        <w:t xml:space="preserve"> </w:t>
      </w:r>
      <w:ins w:id="94985" w:author="קלוד" w:date="2026-10-11T13:11:34Z">
        <w:r>
          <w:rPr>
            <w:rFonts w:ascii="Fb Fontext" w:hAnsi="Fb Fontext"/>
            <w:sz w:val="20"/>
            <w:rtl/>
          </w:rPr>
          <w:t xml:space="preserve">יתן - האם</w:t>
        </w:r>
      </w:ins>
      <w:del w:id="94986" w:author="קלוד" w:date="2026-10-11T13:11:34Z">
        <w:r w:rsidRPr="006F178A">
          <w:rPr>
            <w:rFonts w:ascii="Fb Fontext" w:hAnsi="Fb Fontext"/>
            <w:sz w:val="20"/>
            <w:rtl/>
          </w:rPr>
          <w:delText xml:space="preserve">יתן</w:delText>
        </w:r>
      </w:del>
      <w:r w:rsidRPr="006F178A">
        <w:rPr>
          <w:rFonts w:ascii="Fb Fontext" w:hAnsi="Fb Fontext"/>
          <w:sz w:val="20"/>
          <w:rtl/>
        </w:rPr>
        <w:t xml:space="preserve"> היינו </w:t>
      </w:r>
      <w:r w:rsidRPr="006F178A">
        <w:rPr>
          <w:rFonts w:ascii="Fb Fontext" w:hAnsi="Fb Fontext"/>
          <w:sz w:val="20"/>
          <w:rtl/>
        </w:rPr>
        <w:t xml:space="preserve">לא</w:t>
      </w:r>
      <w:r w:rsidRPr="006F178A">
        <w:rPr>
          <w:rFonts w:ascii="Fb Fontext" w:hAnsi="Fb Fontext"/>
          <w:sz w:val="20"/>
          <w:rtl/>
        </w:rPr>
        <w:t xml:space="preserve"> </w:t>
      </w:r>
      <w:ins w:id="94983" w:author="קלוד" w:date="2026-10-11T13:11:34Z">
        <w:r>
          <w:rPr>
            <w:rFonts w:ascii="Fb Fontext" w:hAnsi="Fb Fontext"/>
            <w:sz w:val="20"/>
            <w:rtl/>
          </w:rPr>
          <w:t xml:space="preserve">יחזיר,</w:t>
        </w:r>
      </w:ins>
      <w:del w:id="94984" w:author="קלוד" w:date="2026-10-11T13:11:34Z">
        <w:r w:rsidRPr="006F178A">
          <w:rPr>
            <w:rFonts w:ascii="Fb Fontext" w:hAnsi="Fb Fontext"/>
            <w:sz w:val="20"/>
            <w:rtl/>
          </w:rPr>
          <w:delText xml:space="preserve">יחזיר הוא</w:delText>
        </w:r>
      </w:del>
      <w:r w:rsidRPr="006F178A">
        <w:rPr>
          <w:rFonts w:ascii="Fb Fontext" w:hAnsi="Fb Fontext"/>
          <w:sz w:val="20"/>
          <w:rtl/>
        </w:rPr>
        <w:t xml:space="preserve"> אבל לשהות משהין, </w:t>
      </w:r>
      <w:ins w:id="94627" w:author="מנוע מכני" w:date="2026-10-11T12:04:39Z">
        <w:ins w:id="94981" w:author="קלוד" w:date="2026-10-11T13:11:34Z">
          <w:r>
            <w:rPr>
              <w:rFonts w:ascii="Fb Fontext" w:hAnsi="Fb Fontext"/>
              <w:sz w:val="20"/>
              <w:rtl/>
            </w:rPr>
            <w:t xml:space="preserve">או</w:t>
          </w:r>
        </w:ins>
        <w:del w:id="94982" w:author="קלוד" w:date="2026-10-11T13:11:34Z">
          <w:r>
            <w:rPr>
              <w:rFonts w:ascii="Fb Fontext" w:hAnsi="Fb Fontext"/>
              <w:sz w:val="20"/>
              <w:rtl/>
            </w:rPr>
            <w:delText xml:space="preserve">אם</w:delText>
          </w:r>
        </w:del>
        <w:r>
          <w:rPr>
            <w:rFonts w:ascii="Fb Fontext" w:hAnsi="Fb Fontext"/>
            <w:sz w:val="20"/>
            <w:rtl/>
          </w:rPr>
          <w:t xml:space="preserve"> </w:t>
        </w:r>
      </w:ins>
      <w:del w:id="94628" w:author="מנוע מכני" w:date="2026-10-11T12:04:39Z">
        <w:r w:rsidRPr="006F178A">
          <w:rPr>
            <w:rFonts w:ascii="Fb Fontext" w:hAnsi="Fb Fontext"/>
            <w:sz w:val="20"/>
            <w:rtl/>
          </w:rPr>
          <w:delText xml:space="preserve">אי </w:delText>
        </w:r>
      </w:del>
      <w:r w:rsidRPr="006F178A">
        <w:rPr>
          <w:rFonts w:ascii="Fb Fontext" w:hAnsi="Fb Fontext"/>
          <w:sz w:val="20"/>
          <w:rtl/>
        </w:rPr>
        <w:t xml:space="preserve">לא</w:t>
      </w:r>
      <w:r w:rsidRPr="006F178A">
        <w:rPr>
          <w:rFonts w:ascii="Fb Fontext" w:hAnsi="Fb Fontext"/>
          <w:sz w:val="20"/>
          <w:rtl/>
        </w:rPr>
        <w:t xml:space="preserve"> ישהה וכ"ש </w:t>
      </w:r>
      <w:ins w:id="94979" w:author="קלוד" w:date="2026-10-11T13:11:34Z">
        <w:r>
          <w:rPr>
            <w:rFonts w:ascii="Fb Fontext" w:hAnsi="Fb Fontext"/>
            <w:sz w:val="20"/>
            <w:rtl/>
          </w:rPr>
          <w:t xml:space="preserve">שלא</w:t>
        </w:r>
      </w:ins>
      <w:del w:id="94980" w:author="קלוד" w:date="2026-10-11T13:11:34Z">
        <w:r w:rsidRPr="006F178A">
          <w:rPr>
            <w:rFonts w:ascii="Fb Fontext" w:hAnsi="Fb Fontext"/>
            <w:sz w:val="20"/>
            <w:rtl/>
          </w:rPr>
          <w:delText xml:space="preserve">לא</w:delText>
        </w:r>
      </w:del>
      <w:r w:rsidRPr="006F178A">
        <w:rPr>
          <w:rFonts w:ascii="Fb Fontext" w:hAnsi="Fb Fontext"/>
          <w:sz w:val="20"/>
          <w:rtl/>
        </w:rPr>
        <w:t xml:space="preserve"> יחזיר.</w:t>
      </w:r>
    </w:p>
    <w:p w:rsidR="00E9703F" w:rsidRPr="006F178A" w:rsidRDefault="00E9703F" w:rsidP="00E9703F">
      <w:pPr>
        <w:rPr>
          <w:rtl/>
        </w:rPr>
      </w:pPr>
      <w:r w:rsidRPr="006F178A">
        <w:rPr>
          <w:rFonts w:ascii="Fb Fontext" w:hAnsi="Fb Fontext"/>
          <w:b/>
          <w:bCs/>
          <w:rtl/>
        </w:rPr>
        <w:t xml:space="preserve">ת"ש </w:t>
      </w:r>
      <w:r w:rsidRPr="006F178A">
        <w:rPr>
          <w:rFonts w:ascii="Fb Fontext" w:hAnsi="Fb Fontext"/>
          <w:rtl/>
        </w:rPr>
        <w:t xml:space="preserve">[דלשהות </w:t>
      </w:r>
      <w:ins w:id="95003" w:author="קלוד" w:date="2026-10-11T13:11:34Z">
        <w:r>
          <w:rPr>
            <w:rFonts w:ascii="Fb Fontext" w:hAnsi="Fb Fontext"/>
            <w:rtl/>
          </w:rPr>
          <w:t xml:space="preserve">תנן]:</w:t>
        </w:r>
      </w:ins>
      <w:del w:id="95004" w:author="קלוד" w:date="2026-10-11T13:11:34Z">
        <w:r w:rsidRPr="006F178A">
          <w:rPr>
            <w:rFonts w:ascii="Fb Fontext" w:hAnsi="Fb Fontext"/>
            <w:rtl/>
          </w:rPr>
          <w:delText xml:space="preserve">תנן</w:delText>
        </w:r>
        <w:r w:rsidRPr="006F178A">
          <w:rPr>
            <w:rFonts w:ascii="Fb Fontext" w:hAnsi="Fb Fontext"/>
            <w:rtl/>
          </w:rPr>
          <w:delText xml:space="preserve">]</w:delText>
        </w:r>
      </w:del>
      <w:r w:rsidRPr="006F178A">
        <w:rPr>
          <w:rFonts w:ascii="Fb Fontext" w:hAnsi="Fb Fontext"/>
          <w:rtl/>
        </w:rPr>
        <w:t xml:space="preserve"> </w:t>
      </w:r>
      <w:ins w:id="95001" w:author="קלוד" w:date="2026-10-11T13:11:34Z">
        <w:r>
          <w:rPr>
            <w:rStyle w:val="afffffe"/>
            <w:rFonts w:ascii="Fb Fontext" w:hAnsi="Fb Fontext"/>
            <w:rtl/>
          </w:rPr>
          <w:t xml:space="preserve">אם</w:t>
        </w:r>
      </w:ins>
      <w:del w:id="95002" w:author="קלוד" w:date="2026-10-11T13:11:34Z">
        <w:r w:rsidRPr="006F178A">
          <w:rPr>
            <w:rFonts w:ascii="Fb Fontext" w:hAnsi="Fb Fontext"/>
            <w:rtl/>
          </w:rPr>
          <w:delText xml:space="preserve">מדקתני</w:delText>
        </w:r>
      </w:del>
      <w:r w:rsidRPr="006F178A">
        <w:rPr>
          <w:rFonts w:ascii="Fb Fontext" w:hAnsi="Fb Fontext"/>
          <w:rtl/>
        </w:rPr>
        <w:t xml:space="preserve"> </w:t>
      </w:r>
      <w:ins w:id="94999" w:author="קלוד" w:date="2026-10-11T13:11:34Z">
        <w:r>
          <w:rPr>
            <w:rStyle w:val="afffffe"/>
            <w:rFonts w:ascii="Fb Fontext" w:hAnsi="Fb Fontext"/>
            <w:rtl/>
          </w:rPr>
          <w:t xml:space="preserve">להחזיר תנן</w:t>
        </w:r>
        <w:r>
          <w:rPr>
            <w:rFonts w:ascii="Fb Fontext" w:hAnsi="Fb Fontext"/>
            <w:rtl/>
          </w:rPr>
          <w:t xml:space="preserve">,</w:t>
        </w:r>
      </w:ins>
      <w:del w:id="95000" w:author="קלוד" w:date="2026-10-11T13:11:34Z">
        <w:r w:rsidRPr="006F178A">
          <w:rPr>
            <w:rFonts w:ascii="Fb Fontext" w:hAnsi="Fb Fontext"/>
            <w:rtl/>
          </w:rPr>
          <w:delText xml:space="preserve">אהך</w:delText>
        </w:r>
      </w:del>
      <w:r w:rsidRPr="006F178A">
        <w:rPr>
          <w:rFonts w:ascii="Fb Fontext" w:hAnsi="Fb Fontext"/>
          <w:rtl/>
        </w:rPr>
        <w:t xml:space="preserve"> </w:t>
      </w:r>
      <w:r w:rsidRPr="006F178A">
        <w:rPr>
          <w:rFonts w:ascii="Fb Fontext" w:hAnsi="Fb Fontext"/>
          <w:rtl/>
        </w:rPr>
        <w:t xml:space="preserve">ב"ה</w:t>
      </w:r>
      <w:r w:rsidRPr="006F178A">
        <w:rPr>
          <w:rFonts w:ascii="Fb Fontext" w:hAnsi="Fb Fontext"/>
          <w:rtl/>
        </w:rPr>
        <w:t xml:space="preserve"> אף מחזירין ל"ל, </w:t>
      </w:r>
      <w:ins w:id="94629" w:author="מנוע מכני" w:date="2026-10-11T12:04:39Z">
        <w:ins w:id="94997" w:author="קלוד" w:date="2026-10-11T13:11:34Z">
          <w:r>
            <w:rPr>
              <w:rFonts w:ascii="Fb Fontext" w:hAnsi="Fb Fontext"/>
              <w:rtl/>
            </w:rPr>
            <w:t xml:space="preserve">הרי</w:t>
          </w:r>
        </w:ins>
        <w:del w:id="94998" w:author="קלוד" w:date="2026-10-11T13:11:34Z">
          <w:r>
            <w:rPr>
              <w:rFonts w:ascii="Fb Fontext" w:hAnsi="Fb Fontext"/>
              <w:rtl/>
            </w:rPr>
            <w:delText xml:space="preserve">אם</w:delText>
          </w:r>
        </w:del>
        <w:r>
          <w:rPr>
            <w:rFonts w:ascii="Fb Fontext" w:hAnsi="Fb Fontext"/>
            <w:rtl/>
          </w:rPr>
          <w:t xml:space="preserve"> </w:t>
        </w:r>
      </w:ins>
      <w:del w:id="94630" w:author="מנוע מכני" w:date="2026-10-11T12:04:39Z">
        <w:r w:rsidRPr="006F178A">
          <w:rPr>
            <w:rFonts w:ascii="Fb Fontext" w:hAnsi="Fb Fontext"/>
            <w:rtl/>
          </w:rPr>
          <w:delText xml:space="preserve">אי </w:delText>
        </w:r>
      </w:del>
      <w:r w:rsidRPr="006F178A">
        <w:rPr>
          <w:rFonts w:ascii="Fb Fontext" w:hAnsi="Fb Fontext"/>
          <w:rtl/>
        </w:rPr>
        <w:t xml:space="preserve">כבר </w:t>
      </w:r>
      <w:r w:rsidRPr="006F178A">
        <w:rPr>
          <w:rFonts w:ascii="Fb Fontext" w:hAnsi="Fb Fontext"/>
          <w:rtl/>
        </w:rPr>
        <w:t xml:space="preserve">אמר</w:t>
      </w:r>
      <w:ins w:id="94995" w:author="קלוד" w:date="2026-10-11T13:11:34Z">
        <w:r>
          <w:rPr>
            <w:rFonts w:ascii="Fb Fontext" w:hAnsi="Fb Fontext"/>
            <w:rtl/>
          </w:rPr>
          <w:t xml:space="preserve"> </w:t>
        </w:r>
      </w:ins>
      <w:del w:id="94996" w:author="קלוד" w:date="2026-10-11T13:11:34Z">
        <w:r w:rsidRPr="006F178A">
          <w:rPr>
            <w:rFonts w:ascii="Fb Fontext" w:hAnsi="Fb Fontext"/>
            <w:rtl/>
          </w:rPr>
          <w:delText xml:space="preserve"> לזה </w:delText>
        </w:r>
      </w:del>
      <w:r w:rsidRPr="006F178A">
        <w:rPr>
          <w:rFonts w:ascii="Fb Fontext" w:hAnsi="Fb Fontext"/>
          <w:rtl/>
        </w:rPr>
        <w:t xml:space="preserve">ברישא </w:t>
      </w:r>
      <w:ins w:id="94993" w:author="קלוד" w:date="2026-10-11T13:11:34Z">
        <w:r>
          <w:rPr>
            <w:rFonts w:ascii="Fb Fontext" w:hAnsi="Fb Fontext"/>
            <w:rtl/>
          </w:rPr>
          <w:t xml:space="preserve">שמחזירין</w:t>
        </w:r>
      </w:ins>
      <w:del w:id="94994" w:author="קלוד" w:date="2026-10-11T13:11:34Z">
        <w:r w:rsidRPr="006F178A">
          <w:rPr>
            <w:rFonts w:ascii="Fb Fontext" w:hAnsi="Fb Fontext"/>
            <w:rtl/>
          </w:rPr>
          <w:delText xml:space="preserve">דמחזירין</w:delText>
        </w:r>
      </w:del>
      <w:r w:rsidRPr="006F178A">
        <w:rPr>
          <w:rFonts w:ascii="Fb Fontext" w:hAnsi="Fb Fontext"/>
          <w:rtl/>
        </w:rPr>
        <w:t xml:space="preserve"> </w:t>
      </w:r>
      <w:ins w:id="94991" w:author="קלוד" w:date="2026-10-11T13:11:34Z">
        <w:r>
          <w:rPr>
            <w:rFonts w:ascii="Fb Fontext" w:hAnsi="Fb Fontext"/>
            <w:rtl/>
          </w:rPr>
          <w:t xml:space="preserve">עליה</w:t>
        </w:r>
      </w:ins>
      <w:del w:id="94992" w:author="קלוד" w:date="2026-10-11T13:11:34Z">
        <w:r w:rsidRPr="006F178A">
          <w:rPr>
            <w:rFonts w:ascii="Fb Fontext" w:hAnsi="Fb Fontext"/>
            <w:rtl/>
          </w:rPr>
          <w:delText xml:space="preserve">עלה</w:delText>
        </w:r>
      </w:del>
      <w:r w:rsidRPr="006F178A">
        <w:rPr>
          <w:rFonts w:ascii="Fb Fontext" w:hAnsi="Fb Fontext"/>
          <w:rtl/>
        </w:rPr>
        <w:t xml:space="preserve"> תבשיל.</w:t>
      </w:r>
    </w:p>
    <w:p>
      <w:pPr>
        <w:pStyle w:val="38"/>
        <w:rPr>
          <w:ins w:id="97313" w:author="מנוע מכני" w:date="2026-10-11T12:04:39Z"/>
        </w:rPr>
      </w:pPr>
      <w:r w:rsidRPr="00097464">
        <w:t>ודחי'</w:t>
      </w:r>
    </w:p>
    <w:p w:rsidR="00E9703F" w:rsidRPr="00097464" w:rsidRDefault="00E9703F" w:rsidP="00E9703F">
      <w:pPr>
        <w:rPr>
          <w:rFonts w:ascii="Fb Fontext" w:hAnsi="Fb Fontext"/>
          <w:spacing w:val="-6"/>
          <w:sz w:val="20"/>
          <w:rtl/>
        </w:rPr>
      </w:pPr>
      <w:del w:id="97314" w:author="מנוע מכני" w:date="2026-10-11T12:04:39Z">
        <w:r w:rsidRPr="00097464">
          <w:rPr>
            <w:rFonts w:ascii="Fb Fontext" w:hAnsi="Fb Fontext"/>
            <w:spacing w:val="-6"/>
            <w:sz w:val="20"/>
            <w:rtl/>
          </w:rPr>
          <w:delText xml:space="preserve"> </w:delText>
        </w:r>
      </w:del>
      <w:r w:rsidRPr="00097464">
        <w:rPr>
          <w:rFonts w:ascii="Fb Fontext" w:hAnsi="Fb Fontext"/>
          <w:spacing w:val="-6"/>
          <w:sz w:val="20"/>
          <w:rtl/>
        </w:rPr>
        <w:t xml:space="preserve">דלעולם </w:t>
      </w:r>
      <w:ins w:id="95011" w:author="קלוד" w:date="2026-10-11T13:11:34Z">
        <w:r>
          <w:rPr>
            <w:rFonts w:ascii="Fb Fontext" w:hAnsi="Fb Fontext"/>
            <w:spacing w:val="-6"/>
            <w:sz w:val="20"/>
            <w:rtl/>
          </w:rPr>
          <w:t xml:space="preserve">אומר</w:t>
        </w:r>
      </w:ins>
      <w:del w:id="95012" w:author="קלוד" w:date="2026-10-11T13:11:34Z">
        <w:r w:rsidRPr="00097464">
          <w:rPr>
            <w:rFonts w:ascii="Fb Fontext" w:hAnsi="Fb Fontext"/>
            <w:spacing w:val="-6"/>
            <w:sz w:val="20"/>
            <w:rtl/>
          </w:rPr>
          <w:delText xml:space="preserve">אימא</w:delText>
        </w:r>
      </w:del>
      <w:r w:rsidRPr="00097464">
        <w:rPr>
          <w:rFonts w:ascii="Fb Fontext" w:hAnsi="Fb Fontext"/>
          <w:spacing w:val="-6"/>
          <w:sz w:val="20"/>
          <w:rtl/>
        </w:rPr>
        <w:t xml:space="preserve"> </w:t>
      </w:r>
      <w:ins w:id="95009" w:author="קלוד" w:date="2026-10-11T13:11:34Z">
        <w:r>
          <w:rPr>
            <w:rFonts w:ascii="Fb Fontext" w:hAnsi="Fb Fontext"/>
            <w:spacing w:val="-6"/>
            <w:sz w:val="20"/>
            <w:rtl/>
          </w:rPr>
          <w:t xml:space="preserve">לך:</w:t>
        </w:r>
      </w:ins>
      <w:del w:id="95010" w:author="קלוד" w:date="2026-10-11T13:11:34Z">
        <w:r w:rsidRPr="00097464">
          <w:rPr>
            <w:rFonts w:ascii="Fb Fontext" w:hAnsi="Fb Fontext"/>
            <w:spacing w:val="-6"/>
            <w:sz w:val="20"/>
            <w:rtl/>
          </w:rPr>
          <w:delText xml:space="preserve">לך</w:delText>
        </w:r>
      </w:del>
      <w:r w:rsidRPr="00097464">
        <w:rPr>
          <w:rFonts w:ascii="Fb Fontext" w:hAnsi="Fb Fontext"/>
          <w:spacing w:val="-6"/>
          <w:sz w:val="20"/>
          <w:rtl/>
        </w:rPr>
        <w:t xml:space="preserve"> </w:t>
      </w:r>
      <w:r w:rsidRPr="00097464">
        <w:rPr>
          <w:rFonts w:ascii="Fb Fontext" w:hAnsi="Fb Fontext"/>
          <w:spacing w:val="-6"/>
          <w:sz w:val="20"/>
          <w:rtl/>
          <w14:numForm w14:val="oldStyle"/>
        </w:rPr>
        <w:t>להחזיר</w:t>
      </w:r>
      <w:r w:rsidRPr="00097464">
        <w:rPr>
          <w:rFonts w:ascii="Fb Fontext" w:hAnsi="Fb Fontext"/>
          <w:spacing w:val="-6"/>
          <w:sz w:val="20"/>
          <w:rtl/>
        </w:rPr>
        <w:t xml:space="preserve"> </w:t>
      </w:r>
      <w:r w:rsidRPr="00097464">
        <w:rPr>
          <w:rFonts w:ascii="Fb Fontext" w:hAnsi="Fb Fontext"/>
          <w:spacing w:val="-6"/>
          <w:sz w:val="20"/>
          <w:rtl/>
        </w:rPr>
        <w:t xml:space="preserve">תנן</w:t>
      </w:r>
      <w:r w:rsidRPr="00097464">
        <w:rPr>
          <w:rFonts w:ascii="Fb Fontext" w:hAnsi="Fb Fontext"/>
          <w:spacing w:val="-6"/>
          <w:sz w:val="20"/>
          <w:rtl/>
        </w:rPr>
        <w:t xml:space="preserve">, </w:t>
      </w:r>
      <w:ins w:id="95007" w:author="קלוד" w:date="2026-10-11T13:11:34Z">
        <w:r>
          <w:rPr>
            <w:rFonts w:ascii="Fb Fontext" w:hAnsi="Fb Fontext"/>
            <w:spacing w:val="-6"/>
            <w:sz w:val="20"/>
            <w:rtl/>
          </w:rPr>
          <w:t xml:space="preserve">וה"ק:</w:t>
        </w:r>
      </w:ins>
      <w:del w:id="95008" w:author="קלוד" w:date="2026-10-11T13:11:34Z">
        <w:r w:rsidRPr="00097464">
          <w:rPr>
            <w:rFonts w:ascii="Fb Fontext" w:hAnsi="Fb Fontext"/>
            <w:spacing w:val="-6"/>
            <w:sz w:val="20"/>
            <w:rtl/>
          </w:rPr>
          <w:delText xml:space="preserve">וה"</w:delText>
        </w:r>
        <w:r w:rsidRPr="00097464">
          <w:rPr>
            <w:rFonts w:ascii="Fb Fontext" w:hAnsi="Fb Fontext" w:hint="cs"/>
            <w:spacing w:val="-6"/>
            <w:sz w:val="20"/>
            <w:rtl/>
          </w:rPr>
          <w:delText xml:space="preserve">ק</w:delText>
        </w:r>
      </w:del>
      <w:r w:rsidRPr="00097464">
        <w:rPr>
          <w:rFonts w:ascii="Fb Fontext" w:hAnsi="Fb Fontext" w:hint="cs"/>
          <w:spacing w:val="-6"/>
          <w:sz w:val="20"/>
          <w:rtl/>
        </w:rPr>
        <w:t xml:space="preserve"> </w:t>
      </w:r>
      <w:r w:rsidRPr="00097464">
        <w:rPr>
          <w:rFonts w:ascii="Fb Fontext" w:hAnsi="Fb Fontext" w:hint="cs"/>
          <w:spacing w:val="-6"/>
          <w:sz w:val="20"/>
          <w:rtl/>
        </w:rPr>
        <w:t xml:space="preserve">לא</w:t>
      </w:r>
      <w:r w:rsidRPr="00097464">
        <w:rPr>
          <w:rFonts w:ascii="Fb Fontext" w:hAnsi="Fb Fontext" w:hint="cs"/>
          <w:spacing w:val="-6"/>
          <w:sz w:val="20"/>
          <w:rtl/>
        </w:rPr>
        <w:t xml:space="preserve"> יחזיר עד </w:t>
      </w:r>
      <w:ins w:id="95005" w:author="קלוד" w:date="2026-10-11T13:11:34Z">
        <w:r>
          <w:rPr>
            <w:rFonts w:ascii="Fb Fontext" w:hAnsi="Fb Fontext" w:hint="cs"/>
            <w:spacing w:val="-6"/>
            <w:sz w:val="20"/>
            <w:rtl/>
          </w:rPr>
          <w:t xml:space="preserve">שיגרוף,</w:t>
        </w:r>
      </w:ins>
      <w:del w:id="95006" w:author="קלוד" w:date="2026-10-11T13:11:34Z">
        <w:r w:rsidRPr="00097464">
          <w:rPr>
            <w:rFonts w:ascii="Fb Fontext" w:hAnsi="Fb Fontext" w:hint="cs"/>
            <w:spacing w:val="-6"/>
            <w:sz w:val="20"/>
            <w:rtl/>
          </w:rPr>
          <w:delText xml:space="preserve">שיגרוף</w:delText>
        </w:r>
      </w:del>
      <w:r w:rsidRPr="00097464">
        <w:rPr>
          <w:rFonts w:ascii="Fb Fontext" w:hAnsi="Fb Fontext" w:hint="cs"/>
          <w:spacing w:val="-6"/>
          <w:sz w:val="20"/>
          <w:rtl/>
        </w:rPr>
        <w:t xml:space="preserve"> אבל להשהות מותר אפי</w:t>
      </w:r>
      <w:r w:rsidRPr="00097464">
        <w:rPr>
          <w:rFonts w:ascii="Fb Fontext" w:hAnsi="Fb Fontext"/>
          <w:spacing w:val="-6"/>
          <w:sz w:val="20"/>
          <w:rtl/>
        </w:rPr>
        <w:t>'</w:t>
      </w:r>
      <w:r w:rsidRPr="00097464">
        <w:rPr>
          <w:rFonts w:ascii="Fb Fontext" w:hAnsi="Fb Fontext" w:hint="cs"/>
          <w:spacing w:val="-6"/>
          <w:sz w:val="20"/>
          <w:rtl/>
        </w:rPr>
        <w:t xml:space="preserve"> </w:t>
      </w:r>
      <w:r w:rsidRPr="00097464">
        <w:rPr>
          <w:rFonts w:ascii="Fb Fontext" w:hAnsi="Fb Fontext" w:hint="cs"/>
          <w:spacing w:val="-6"/>
          <w:sz w:val="20"/>
          <w:rtl/>
        </w:rPr>
        <w:t xml:space="preserve">לא</w:t>
      </w:r>
      <w:r w:rsidRPr="00097464">
        <w:rPr>
          <w:rFonts w:ascii="Fb Fontext" w:hAnsi="Fb Fontext" w:hint="cs"/>
          <w:spacing w:val="-6"/>
          <w:sz w:val="20"/>
          <w:rtl/>
        </w:rPr>
        <w:t xml:space="preserve"> גו"ק</w:t>
      </w:r>
    </w:p>
    <w:p w:rsidR="00E9703F" w:rsidRDefault="00E9703F" w:rsidP="00E9703F">
      <w:pPr>
        <w:rPr>
          <w:rtl/>
        </w:rPr>
      </w:pPr>
      <w:r w:rsidRPr="006F178A">
        <w:rPr>
          <w:rFonts w:hint="cs"/>
          <w:rtl/>
        </w:rPr>
        <w:t xml:space="preserve">ומה הן משהין על שאינו גו"ק בש"א </w:t>
      </w:r>
      <w:r>
        <w:rPr>
          <w:rFonts w:hint="cs"/>
          <w:rtl/>
        </w:rPr>
        <w:t>וכו</w:t>
      </w:r>
      <w:r>
        <w:rPr>
          <w:rtl/>
        </w:rPr>
        <w:t>'</w:t>
      </w:r>
    </w:p>
    <w:p>
      <w:pPr>
        <w:pStyle w:val="38"/>
        <w:rPr>
          <w:ins w:id="97315" w:author="מנוע מכני" w:date="2026-10-11T12:04:39Z"/>
        </w:rPr>
      </w:pPr>
      <w:ins w:id="95013" w:author="קלוד" w:date="2026-10-11T13:11:34Z">
        <w:r>
          <w:t xml:space="preserve">ואותה</w:t>
        </w:r>
      </w:ins>
      <w:del w:id="95014" w:author="קלוד" w:date="2026-10-11T13:11:34Z">
        <w:r w:rsidRPr="006F178A">
          <w:delText xml:space="preserve">ו</w:delText>
        </w:r>
        <w:r w:rsidRPr="006F178A">
          <w:delText xml:space="preserve">הך</w:delText>
        </w:r>
      </w:del>
    </w:p>
    <w:p w:rsidR="00E9703F" w:rsidRPr="009757B9" w:rsidRDefault="00E9703F" w:rsidP="00E9703F">
      <w:pPr>
        <w:rPr>
          <w:rFonts w:cs="Guttman Vilna"/>
          <w:b/>
          <w:bCs/>
          <w:rtl/>
        </w:rPr>
      </w:pPr>
      <w:del w:id="97316" w:author="מנוע מכני" w:date="2026-10-11T12:04:39Z">
        <w:r w:rsidRPr="006F178A">
          <w:rPr>
            <w:rtl/>
          </w:rPr>
          <w:delText xml:space="preserve"> </w:delText>
        </w:r>
      </w:del>
      <w:r w:rsidRPr="006F178A">
        <w:rPr>
          <w:rtl/>
        </w:rPr>
        <w:t xml:space="preserve">חזרה </w:t>
      </w:r>
      <w:ins w:id="91059" w:author="מנוע מכני" w:date="2026-10-11T12:04:39Z">
        <w:ins w:id="95017" w:author="קלוד" w:date="2026-10-11T13:11:34Z">
          <w:r>
            <w:rPr>
              <w:rtl/>
            </w:rPr>
            <w:t xml:space="preserve">שאמרתי</w:t>
          </w:r>
        </w:ins>
        <w:del w:id="95018" w:author="קלוד" w:date="2026-10-11T13:11:34Z">
          <w:r>
            <w:rPr>
              <w:rtl/>
            </w:rPr>
            <w:delText xml:space="preserve">דאמרו</w:delText>
          </w:r>
        </w:del>
      </w:ins>
      <w:del w:id="91060" w:author="מנוע מכני" w:date="2026-10-11T12:04:39Z">
        <w:r w:rsidRPr="006F178A">
          <w:rPr>
            <w:rtl/>
          </w:rPr>
          <w:delText xml:space="preserve">דאמרי</w:delText>
        </w:r>
      </w:del>
      <w:r w:rsidRPr="006F178A">
        <w:rPr>
          <w:rtl/>
        </w:rPr>
        <w:t xml:space="preserve"> לך </w:t>
      </w:r>
      <w:ins w:id="95015" w:author="קלוד" w:date="2026-10-11T13:11:34Z">
        <w:r>
          <w:rPr>
            <w:rtl/>
          </w:rPr>
          <w:t xml:space="preserve">- מחלוקת</w:t>
        </w:r>
      </w:ins>
      <w:del w:id="95016" w:author="קלוד" w:date="2026-10-11T13:11:34Z">
        <w:r w:rsidRPr="006F178A">
          <w:rPr>
            <w:rtl/>
          </w:rPr>
          <w:delText xml:space="preserve">פלוגתת</w:delText>
        </w:r>
      </w:del>
      <w:r w:rsidRPr="006F178A">
        <w:rPr>
          <w:rtl/>
        </w:rPr>
        <w:t xml:space="preserve"> </w:t>
      </w:r>
      <w:r w:rsidRPr="006F178A">
        <w:rPr>
          <w:rtl/>
        </w:rPr>
        <w:t xml:space="preserve">ב"ש</w:t>
      </w:r>
      <w:r w:rsidRPr="006F178A">
        <w:rPr>
          <w:rtl/>
        </w:rPr>
        <w:t xml:space="preserve"> </w:t>
      </w:r>
      <w:r w:rsidRPr="006F178A">
        <w:rPr>
          <w:rtl/>
        </w:rPr>
        <w:t xml:space="preserve">וב"ה</w:t>
      </w:r>
      <w:r w:rsidRPr="006F178A">
        <w:rPr>
          <w:rtl/>
        </w:rPr>
        <w:t xml:space="preserve"> היא.</w:t>
      </w:r>
    </w:p>
    <w:p w:rsidR="00E9703F" w:rsidRPr="006F178A" w:rsidRDefault="00E9703F" w:rsidP="00E9703F">
      <w:pPr>
        <w:rPr>
          <w:rtl/>
        </w:rPr>
      </w:pPr>
      <w:r w:rsidRPr="006F178A">
        <w:rPr>
          <w:rFonts w:ascii="Fb Fontext" w:hAnsi="Fb Fontext"/>
          <w:b/>
          <w:bCs/>
          <w:rtl/>
        </w:rPr>
        <w:t>ת"ש</w:t>
      </w:r>
      <w:r w:rsidRPr="006F178A">
        <w:rPr>
          <w:rFonts w:ascii="Fb Fontext" w:hAnsi="Fb Fontext" w:hint="cs"/>
          <w:b/>
          <w:bCs/>
          <w:rtl/>
        </w:rPr>
        <w:t xml:space="preserve"> </w:t>
      </w:r>
      <w:r w:rsidRPr="006F178A">
        <w:rPr>
          <w:rFonts w:ascii="Fb Fontext" w:hAnsi="Fb Fontext" w:hint="cs"/>
          <w:rtl/>
        </w:rPr>
        <w:t>[</w:t>
      </w:r>
      <w:r w:rsidRPr="006F178A">
        <w:rPr>
          <w:rFonts w:ascii="Fb Fontext" w:hAnsi="Fb Fontext"/>
          <w:rtl/>
        </w:rPr>
        <w:t xml:space="preserve">דלהחזיר] </w:t>
      </w:r>
      <w:ins w:id="95029" w:author="קלוד" w:date="2026-10-11T13:11:34Z">
        <w:r>
          <w:rPr>
            <w:rStyle w:val="2fb"/>
            <w:rFonts w:ascii="Fb Fontext" w:hAnsi="Fb Fontext"/>
            <w:rtl/>
          </w:rPr>
          <w:t xml:space="preserve">מרב,</w:t>
        </w:r>
      </w:ins>
      <w:del w:id="95030" w:author="קלוד" w:date="2026-10-11T13:11:34Z">
        <w:r w:rsidRPr="006F178A">
          <w:rPr>
            <w:rStyle w:val="2fb"/>
            <w:rFonts w:ascii="Fb Fontext" w:hAnsi="Fb Fontext"/>
            <w:rtl/>
          </w:rPr>
          <w:delText xml:space="preserve">מרב</w:delText>
        </w:r>
      </w:del>
      <w:r w:rsidRPr="006F178A">
        <w:rPr>
          <w:rFonts w:ascii="Fb Fontext" w:hAnsi="Fb Fontext"/>
          <w:rtl/>
        </w:rPr>
        <w:t xml:space="preserve"> </w:t>
      </w:r>
      <w:ins w:id="95027" w:author="קלוד" w:date="2026-10-11T13:11:34Z">
        <w:r>
          <w:rPr>
            <w:rFonts w:ascii="Fb Fontext" w:hAnsi="Fb Fontext"/>
            <w:rtl/>
          </w:rPr>
          <w:t xml:space="preserve">שחילק</w:t>
        </w:r>
      </w:ins>
      <w:del w:id="95028" w:author="קלוד" w:date="2026-10-11T13:11:34Z">
        <w:r w:rsidRPr="006F178A">
          <w:rPr>
            <w:rFonts w:ascii="Fb Fontext" w:hAnsi="Fb Fontext"/>
            <w:rtl/>
          </w:rPr>
          <w:delText xml:space="preserve">דחילק</w:delText>
        </w:r>
      </w:del>
      <w:r w:rsidRPr="006F178A">
        <w:rPr>
          <w:rFonts w:ascii="Fb Fontext" w:hAnsi="Fb Fontext"/>
          <w:rtl/>
        </w:rPr>
        <w:t xml:space="preserve"> בין </w:t>
      </w:r>
      <w:r w:rsidRPr="006F178A">
        <w:rPr>
          <w:rFonts w:ascii="Fb Fontext" w:hAnsi="Fb Fontext"/>
          <w:rtl/>
        </w:rPr>
        <w:t xml:space="preserve">ע"ג</w:t>
      </w:r>
      <w:r w:rsidRPr="006F178A">
        <w:rPr>
          <w:rFonts w:ascii="Fb Fontext" w:hAnsi="Fb Fontext"/>
          <w:rtl/>
        </w:rPr>
        <w:t xml:space="preserve"> </w:t>
      </w:r>
      <w:ins w:id="95025" w:author="קלוד" w:date="2026-10-11T13:11:34Z">
        <w:r>
          <w:rPr>
            <w:rFonts w:ascii="Fb Fontext" w:hAnsi="Fb Fontext"/>
            <w:rtl/>
          </w:rPr>
          <w:t xml:space="preserve">- מותר,</w:t>
        </w:r>
      </w:ins>
      <w:del w:id="95026" w:author="קלוד" w:date="2026-10-11T13:11:34Z">
        <w:r w:rsidRPr="006F178A">
          <w:rPr>
            <w:rFonts w:ascii="Fb Fontext" w:hAnsi="Fb Fontext"/>
            <w:rtl/>
          </w:rPr>
          <w:delText xml:space="preserve">דמותר</w:delText>
        </w:r>
      </w:del>
      <w:r w:rsidRPr="006F178A">
        <w:rPr>
          <w:rFonts w:ascii="Fb Fontext" w:hAnsi="Fb Fontext"/>
          <w:rtl/>
        </w:rPr>
        <w:t xml:space="preserve"> לתוכה </w:t>
      </w:r>
      <w:ins w:id="95023" w:author="קלוד" w:date="2026-10-11T13:11:34Z">
        <w:r>
          <w:rPr>
            <w:rFonts w:ascii="Fb Fontext" w:hAnsi="Fb Fontext"/>
            <w:rtl/>
          </w:rPr>
          <w:t xml:space="preserve">-</w:t>
        </w:r>
      </w:ins>
      <w:del w:id="95024" w:author="קלוד" w:date="2026-10-11T13:11:34Z">
        <w:r w:rsidRPr="006F178A">
          <w:rPr>
            <w:rFonts w:ascii="Fb Fontext" w:hAnsi="Fb Fontext"/>
            <w:rtl/>
          </w:rPr>
          <w:delText xml:space="preserve">דאסור</w:delText>
        </w:r>
      </w:del>
      <w:r w:rsidRPr="006F178A">
        <w:rPr>
          <w:rFonts w:ascii="Fb Fontext" w:hAnsi="Fb Fontext"/>
          <w:rtl/>
        </w:rPr>
        <w:t xml:space="preserve"> </w:t>
      </w:r>
      <w:ins w:id="94631" w:author="מנוע מכני" w:date="2026-10-11T12:04:39Z">
        <w:ins w:id="95021" w:author="קלוד" w:date="2026-10-11T13:11:34Z">
          <w:r>
            <w:rPr>
              <w:rFonts w:ascii="Fb Fontext" w:hAnsi="Fb Fontext"/>
              <w:rtl/>
            </w:rPr>
            <w:t xml:space="preserve">אסור, ואם</w:t>
          </w:r>
        </w:ins>
        <w:del w:id="95022" w:author="קלוד" w:date="2026-10-11T13:11:34Z">
          <w:r>
            <w:rPr>
              <w:rFonts w:ascii="Fb Fontext" w:hAnsi="Fb Fontext"/>
              <w:rtl/>
            </w:rPr>
            <w:delText xml:space="preserve">דאם</w:delText>
          </w:r>
        </w:del>
        <w:r>
          <w:rPr>
            <w:rFonts w:ascii="Fb Fontext" w:hAnsi="Fb Fontext"/>
            <w:rtl/>
          </w:rPr>
          <w:t xml:space="preserve"> </w:t>
        </w:r>
      </w:ins>
      <w:del w:id="94632" w:author="מנוע מכני" w:date="2026-10-11T12:04:39Z">
        <w:r w:rsidRPr="006F178A">
          <w:rPr>
            <w:rFonts w:ascii="Fb Fontext" w:hAnsi="Fb Fontext"/>
            <w:rtl/>
          </w:rPr>
          <w:delText xml:space="preserve">דאי </w:delText>
        </w:r>
      </w:del>
      <w:r w:rsidRPr="006F178A">
        <w:rPr>
          <w:rFonts w:ascii="Fb Fontext" w:hAnsi="Fb Fontext"/>
          <w:rtl/>
        </w:rPr>
        <w:t xml:space="preserve">לשהות </w:t>
      </w:r>
      <w:ins w:id="95019" w:author="קלוד" w:date="2026-10-11T13:11:34Z">
        <w:r>
          <w:rPr>
            <w:rFonts w:ascii="Fb Fontext" w:hAnsi="Fb Fontext"/>
            <w:rtl/>
          </w:rPr>
          <w:t xml:space="preserve">תנן -</w:t>
        </w:r>
      </w:ins>
      <w:del w:id="95020" w:author="קלוד" w:date="2026-10-11T13:11:34Z">
        <w:r w:rsidRPr="006F178A">
          <w:rPr>
            <w:rFonts w:ascii="Fb Fontext" w:hAnsi="Fb Fontext"/>
            <w:rtl/>
          </w:rPr>
          <w:delText xml:space="preserve">תנן</w:delText>
        </w:r>
      </w:del>
      <w:r w:rsidRPr="006F178A">
        <w:rPr>
          <w:rFonts w:ascii="Fb Fontext" w:hAnsi="Fb Fontext"/>
          <w:rtl/>
        </w:rPr>
        <w:t xml:space="preserve"> מה לי תוכה מה לי </w:t>
      </w:r>
      <w:r w:rsidRPr="006F178A">
        <w:rPr>
          <w:rFonts w:ascii="Fb Fontext" w:hAnsi="Fb Fontext"/>
          <w:rtl/>
        </w:rPr>
        <w:t xml:space="preserve">ע"ג</w:t>
      </w:r>
      <w:r w:rsidRPr="006F178A">
        <w:rPr>
          <w:rFonts w:ascii="Fb Fontext" w:hAnsi="Fb Fontext"/>
          <w:rtl/>
        </w:rPr>
        <w:t xml:space="preserve"> </w:t>
      </w:r>
      <w:r w:rsidRPr="006F178A">
        <w:rPr>
          <w:rFonts w:ascii="Fb Fontext" w:hAnsi="Fb Fontext" w:hint="cs"/>
          <w:rtl/>
        </w:rPr>
        <w:t>[</w:t>
      </w:r>
      <w:r w:rsidRPr="006F178A">
        <w:rPr>
          <w:rFonts w:ascii="Fb Fontext" w:hAnsi="Fb Fontext"/>
          <w:rtl/>
        </w:rPr>
        <w:t>כיוון דגרופה ומבעו"י</w:t>
      </w:r>
      <w:r w:rsidRPr="006F178A">
        <w:rPr>
          <w:rFonts w:ascii="Fb Fontext" w:hAnsi="Fb Fontext" w:hint="cs"/>
          <w:rtl/>
        </w:rPr>
        <w:t>]</w:t>
      </w:r>
      <w:r w:rsidRPr="006F178A">
        <w:rPr>
          <w:rFonts w:ascii="Fb Fontext" w:hAnsi="Fb Fontext"/>
          <w:rtl/>
        </w:rPr>
        <w:t>.</w:t>
      </w:r>
    </w:p>
    <w:p>
      <w:pPr>
        <w:pStyle w:val="38"/>
        <w:rPr>
          <w:ins w:id="97317" w:author="מנוע מכני" w:date="2026-10-11T12:04:39Z"/>
        </w:rPr>
      </w:pPr>
      <w:r w:rsidRPr="006F178A">
        <w:t>ו</w:t>
      </w:r>
      <w:r>
        <w:t>דחי</w:t>
      </w:r>
      <w:r>
        <w:t>'</w:t>
      </w:r>
    </w:p>
    <w:p w:rsidR="00E9703F" w:rsidRDefault="00E9703F" w:rsidP="00E9703F">
      <w:pPr>
        <w:rPr>
          <w:rFonts w:ascii="Fb Fontext" w:hAnsi="Fb Fontext"/>
          <w:sz w:val="20"/>
          <w:rtl/>
        </w:rPr>
      </w:pPr>
      <w:del w:id="97318" w:author="מנוע מכני" w:date="2026-10-11T12:04:39Z">
        <w:r w:rsidRPr="006F178A">
          <w:rPr>
            <w:rFonts w:ascii="Fb Fontext" w:hAnsi="Fb Fontext" w:hint="cs"/>
            <w:sz w:val="20"/>
            <w:rtl/>
          </w:rPr>
          <w:delText xml:space="preserve"> </w:delText>
        </w:r>
      </w:del>
      <w:ins w:id="95035" w:author="קלוד" w:date="2026-10-11T13:11:34Z">
        <w:r>
          <w:rPr>
            <w:rFonts w:ascii="Fb Fontext" w:hAnsi="Fb Fontext"/>
            <w:sz w:val="20"/>
            <w:rtl/>
          </w:rPr>
          <w:t xml:space="preserve">ש</w:t>
        </w:r>
        <w:r>
          <w:rPr>
            <w:rStyle w:val="afffffe"/>
            <w:rFonts w:ascii="Fb Fontext" w:hAnsi="Fb Fontext"/>
            <w:sz w:val="20"/>
            <w:rtl/>
          </w:rPr>
          <w:t xml:space="preserve">דברי</w:t>
        </w:r>
      </w:ins>
      <w:del w:id="95036" w:author="קלוד" w:date="2026-10-11T13:11:34Z">
        <w:r w:rsidRPr="006F178A">
          <w:rPr>
            <w:rFonts w:ascii="Fb Fontext" w:hAnsi="Fb Fontext"/>
            <w:sz w:val="20"/>
            <w:rtl/>
          </w:rPr>
          <w:delText xml:space="preserve">דאסיפא</w:delText>
        </w:r>
      </w:del>
      <w:r w:rsidRPr="006F178A">
        <w:rPr>
          <w:rFonts w:ascii="Fb Fontext" w:hAnsi="Fb Fontext"/>
          <w:sz w:val="20"/>
          <w:rtl/>
        </w:rPr>
        <w:t xml:space="preserve"> </w:t>
      </w:r>
      <w:ins w:id="95033" w:author="קלוד" w:date="2026-10-11T13:11:34Z">
        <w:r>
          <w:rPr>
            <w:rStyle w:val="afffffe"/>
            <w:rFonts w:ascii="Fb Fontext" w:hAnsi="Fb Fontext"/>
            <w:sz w:val="20"/>
            <w:rtl/>
          </w:rPr>
          <w:t xml:space="preserve">רב</w:t>
        </w:r>
        <w:r>
          <w:rPr>
            <w:rFonts w:ascii="Fb Fontext" w:hAnsi="Fb Fontext"/>
            <w:sz w:val="20"/>
            <w:rtl/>
          </w:rPr>
          <w:t xml:space="preserve"> על הסיפא עומדים: ב"ה</w:t>
        </w:r>
      </w:ins>
      <w:del w:id="95034" w:author="קלוד" w:date="2026-10-11T13:11:34Z">
        <w:r w:rsidRPr="006F178A">
          <w:rPr>
            <w:rFonts w:ascii="Fb Fontext" w:hAnsi="Fb Fontext"/>
            <w:sz w:val="20"/>
            <w:rtl/>
          </w:rPr>
          <w:delText xml:space="preserve">דב"ה</w:delText>
        </w:r>
      </w:del>
      <w:r w:rsidRPr="006F178A">
        <w:rPr>
          <w:rFonts w:ascii="Fb Fontext" w:hAnsi="Fb Fontext"/>
          <w:sz w:val="20"/>
          <w:rtl/>
        </w:rPr>
        <w:t xml:space="preserve"> אומרים אף </w:t>
      </w:r>
      <w:ins w:id="95031" w:author="קלוד" w:date="2026-10-11T13:11:34Z">
        <w:r>
          <w:rPr>
            <w:rFonts w:ascii="Fb Fontext" w:hAnsi="Fb Fontext"/>
            <w:sz w:val="20"/>
            <w:rtl/>
          </w:rPr>
          <w:t xml:space="preserve">מחזירין</w:t>
        </w:r>
      </w:ins>
      <w:del w:id="95032" w:author="קלוד" w:date="2026-10-11T13:11:34Z">
        <w:r w:rsidRPr="006F178A">
          <w:rPr>
            <w:rFonts w:ascii="Fb Fontext" w:hAnsi="Fb Fontext"/>
            <w:sz w:val="20"/>
            <w:rtl/>
          </w:rPr>
          <w:delText xml:space="preserve">מחזירין </w:delText>
        </w:r>
        <w:r>
          <w:rPr>
            <w:rFonts w:ascii="Fb Fontext" w:hAnsi="Fb Fontext"/>
            <w:sz w:val="20"/>
            <w:rtl/>
          </w:rPr>
          <w:delText xml:space="preserve">עומד</w:delText>
        </w:r>
      </w:del>
      <w:ins w:id="95943" w:author="מנוע מכני" w:date="2026-10-11T12:04:39Z"/>
      <w:del w:id="95944" w:author="מנוע מכני" w:date="2026-10-11T12:04:39Z">
        <w:r w:rsidRPr="006F178A">
          <w:rPr>
            <w:rFonts w:ascii="Fb Fontext" w:hAnsi="Fb Fontext"/>
            <w:sz w:val="20"/>
            <w:rtl/>
          </w:rPr>
          <w:delText xml:space="preserve">קאי</w:delText>
        </w:r>
      </w:del>
      <w:r w:rsidRPr="006F178A">
        <w:rPr>
          <w:rFonts w:ascii="Fb Fontext" w:hAnsi="Fb Fontext"/>
          <w:sz w:val="20"/>
          <w:rtl/>
        </w:rPr>
        <w:t xml:space="preserve"> [דגם בגרופה מודו דנראה כמבשל]</w:t>
      </w:r>
    </w:p>
    <w:p w:rsidR="00E9703F" w:rsidRPr="00097464" w:rsidRDefault="00E9703F" w:rsidP="00E9703F">
      <w:pPr>
        <w:rPr>
          <w:spacing w:val="-6"/>
          <w:rtl/>
        </w:rPr>
      </w:pPr>
      <w:r w:rsidRPr="00097464">
        <w:rPr>
          <w:rFonts w:ascii="Fb Fontext" w:hAnsi="Fb Fontext"/>
          <w:b/>
          <w:bCs/>
          <w:spacing w:val="-6"/>
          <w:rtl/>
        </w:rPr>
        <w:t xml:space="preserve">ת"ש </w:t>
      </w:r>
      <w:r w:rsidRPr="00097464">
        <w:rPr>
          <w:rFonts w:ascii="Fb Fontext" w:hAnsi="Fb Fontext"/>
          <w:spacing w:val="-6"/>
          <w:rtl/>
        </w:rPr>
        <w:t>[דלהשהות] שתי כירות המתאימות, אחת גרופה וקטומה ואחת שאינה גרופה ואינה קטומה.</w:t>
      </w:r>
    </w:p>
    <w:p w:rsidR="00E9703F" w:rsidRPr="006F178A" w:rsidRDefault="00E9703F" w:rsidP="00E9703F">
      <w:pPr>
        <w:pStyle w:val="affffb"/>
        <w:rPr>
          <w:rtl/>
        </w:rPr>
      </w:pPr>
      <w:r>
        <w:rPr>
          <w:rtl/>
        </w:rPr>
        <w:t xml:space="preserve">- </w:t>
      </w:r>
      <w:r w:rsidRPr="006F178A">
        <w:rPr>
          <w:rtl/>
        </w:rPr>
        <w:t xml:space="preserve">משהין </w:t>
      </w:r>
      <w:r w:rsidRPr="006F178A">
        <w:rPr>
          <w:rtl/>
        </w:rPr>
        <w:t xml:space="preserve">ע"ג</w:t>
      </w:r>
      <w:r w:rsidRPr="006F178A">
        <w:rPr>
          <w:rtl/>
        </w:rPr>
        <w:t xml:space="preserve"> גרופה וקטומה, ואין משהין על שאינה גרופה ואינה קטומה.</w:t>
      </w:r>
    </w:p>
    <w:p>
      <w:pPr>
        <w:pStyle w:val="38"/>
        <w:rPr>
          <w:ins w:id="97319" w:author="מנוע מכני" w:date="2026-10-11T12:04:39Z"/>
        </w:rPr>
      </w:pPr>
      <w:r w:rsidRPr="006F178A">
        <w:tab/>
        <w:t>לר"מ</w:t>
      </w:r>
      <w:r w:rsidRPr="006F178A">
        <w:t xml:space="preserve">:</w:t>
      </w:r>
    </w:p>
    <w:p w:rsidR="00E9703F" w:rsidRPr="006F178A" w:rsidRDefault="00E9703F" w:rsidP="00E9703F">
      <w:pPr>
        <w:rPr>
          <w:rtl/>
        </w:rPr>
      </w:pPr>
      <w:del w:id="97320" w:author="מנוע מכני" w:date="2026-10-11T12:04:39Z">
        <w:r w:rsidRPr="006F178A">
          <w:rPr>
            <w:rFonts w:ascii="Fb Fontext" w:hAnsi="Fb Fontext"/>
            <w:rtl/>
          </w:rPr>
          <w:delText xml:space="preserve"> </w:delText>
        </w:r>
      </w:del>
      <w:ins w:id="95041" w:author="קלוד" w:date="2026-10-11T13:11:34Z">
        <w:r>
          <w:rPr>
            <w:rFonts w:ascii="Fb Fontext" w:hAnsi="Fb Fontext"/>
            <w:rtl/>
          </w:rPr>
          <w:t xml:space="preserve">מה משהין?</w:t>
        </w:r>
      </w:ins>
      <w:del w:id="95042" w:author="קלוד" w:date="2026-10-11T13:11:34Z">
        <w:r w:rsidRPr="006F178A">
          <w:rPr>
            <w:rFonts w:ascii="Fb Fontext" w:hAnsi="Fb Fontext"/>
            <w:rtl/>
          </w:rPr>
          <w:delText xml:space="preserve">משהין</w:delText>
        </w:r>
      </w:del>
      <w:r w:rsidRPr="006F178A">
        <w:rPr>
          <w:rFonts w:ascii="Fb Fontext" w:hAnsi="Fb Fontext"/>
          <w:rtl/>
        </w:rPr>
        <w:t xml:space="preserve"> </w:t>
      </w:r>
      <w:ins w:id="95039" w:author="קלוד" w:date="2026-10-11T13:11:34Z">
        <w:r>
          <w:rPr>
            <w:rFonts w:ascii="Fb Fontext" w:hAnsi="Fb Fontext"/>
            <w:rtl/>
          </w:rPr>
          <w:t xml:space="preserve">לב"ש -</w:t>
        </w:r>
      </w:ins>
      <w:del w:id="95040" w:author="קלוד" w:date="2026-10-11T13:11:34Z">
        <w:r w:rsidRPr="006F178A">
          <w:rPr>
            <w:rFonts w:ascii="Fb Fontext" w:hAnsi="Fb Fontext"/>
            <w:rtl/>
          </w:rPr>
          <w:delText xml:space="preserve">לב"ש</w:delText>
        </w:r>
      </w:del>
      <w:r w:rsidRPr="006F178A">
        <w:rPr>
          <w:rFonts w:ascii="Fb Fontext" w:hAnsi="Fb Fontext"/>
          <w:rtl/>
        </w:rPr>
        <w:t xml:space="preserve"> ולא כלום, </w:t>
      </w:r>
      <w:ins w:id="95037" w:author="קלוד" w:date="2026-10-11T13:11:34Z">
        <w:r>
          <w:rPr>
            <w:rFonts w:ascii="Fb Fontext" w:hAnsi="Fb Fontext"/>
            <w:rtl/>
          </w:rPr>
          <w:t xml:space="preserve">ולב"ה -</w:t>
        </w:r>
      </w:ins>
      <w:del w:id="95038" w:author="קלוד" w:date="2026-10-11T13:11:34Z">
        <w:r w:rsidRPr="006F178A">
          <w:rPr>
            <w:rFonts w:ascii="Fb Fontext" w:hAnsi="Fb Fontext"/>
            <w:rtl/>
          </w:rPr>
          <w:delText xml:space="preserve">ולב"ה</w:delText>
        </w:r>
      </w:del>
      <w:r w:rsidRPr="006F178A">
        <w:rPr>
          <w:rFonts w:ascii="Fb Fontext" w:hAnsi="Fb Fontext"/>
          <w:rtl/>
        </w:rPr>
        <w:t xml:space="preserve"> חמין אבל </w:t>
      </w:r>
      <w:r w:rsidRPr="006F178A">
        <w:rPr>
          <w:rFonts w:ascii="Fb Fontext" w:hAnsi="Fb Fontext"/>
          <w:rtl/>
        </w:rPr>
        <w:t xml:space="preserve">לא</w:t>
      </w:r>
      <w:r w:rsidRPr="006F178A">
        <w:rPr>
          <w:rFonts w:ascii="Fb Fontext" w:hAnsi="Fb Fontext"/>
          <w:rtl/>
        </w:rPr>
        <w:t xml:space="preserve"> תבשיל.</w:t>
      </w:r>
    </w:p>
    <w:p w:rsidR="00E9703F" w:rsidRPr="006F178A" w:rsidRDefault="00E9703F" w:rsidP="00E9703F">
      <w:pPr>
        <w:rPr>
          <w:rtl/>
        </w:rPr>
      </w:pPr>
      <w:r w:rsidRPr="006F178A">
        <w:rPr>
          <w:rtl/>
        </w:rPr>
        <w:tab/>
      </w:r>
      <w:del w:id="90101" w:author="מנוע מכני" w:date="2026-10-11T12:04:39Z">
        <w:r w:rsidRPr="006F178A">
          <w:rPr>
            <w:rtl/>
          </w:rPr>
          <w:tab/>
          <w:delText xml:space="preserve"> </w:delText>
        </w:r>
      </w:del>
      <w:r w:rsidRPr="006F178A">
        <w:rPr>
          <w:rtl/>
        </w:rPr>
        <w:tab/>
        <w:t xml:space="preserve">עקר - </w:t>
      </w:r>
      <w:r w:rsidRPr="0086545C">
        <w:rPr>
          <w:b/>
          <w:bCs/>
          <w:rtl/>
        </w:rPr>
        <w:t>דברי הכל</w:t>
      </w:r>
      <w:r w:rsidRPr="006F178A">
        <w:rPr>
          <w:rtl/>
        </w:rPr>
        <w:t xml:space="preserve"> </w:t>
      </w:r>
      <w:r w:rsidRPr="006F178A">
        <w:rPr>
          <w:rtl/>
        </w:rPr>
        <w:t xml:space="preserve">לא</w:t>
      </w:r>
      <w:r w:rsidRPr="006F178A">
        <w:rPr>
          <w:rtl/>
        </w:rPr>
        <w:t xml:space="preserve"> יחזיר.</w:t>
      </w:r>
    </w:p>
    <w:p w:rsidR="00E9703F" w:rsidRPr="006F178A" w:rsidRDefault="00E9703F" w:rsidP="00E9703F">
      <w:pPr>
        <w:rPr>
          <w:rtl/>
        </w:rPr>
      </w:pPr>
      <w:r w:rsidRPr="006F178A">
        <w:rPr>
          <w:rStyle w:val="2fb"/>
          <w:rFonts w:ascii="Fb Fontext" w:hAnsi="Fb Fontext"/>
          <w:rtl/>
        </w:rPr>
        <w:tab/>
        <w:t>לר"י</w:t>
      </w:r>
      <w:r w:rsidRPr="006F178A">
        <w:rPr>
          <w:rtl/>
        </w:rPr>
        <w:t xml:space="preserve"> לב"ש חמין אבל </w:t>
      </w:r>
      <w:r w:rsidRPr="006F178A">
        <w:rPr>
          <w:rtl/>
        </w:rPr>
        <w:t xml:space="preserve">לא</w:t>
      </w:r>
      <w:r w:rsidRPr="006F178A">
        <w:rPr>
          <w:rtl/>
        </w:rPr>
        <w:t xml:space="preserve"> תבשיל, ולב"ה חמין ותבשיל.</w:t>
      </w:r>
    </w:p>
    <w:p w:rsidR="00E9703F" w:rsidRPr="006F178A" w:rsidRDefault="00E9703F" w:rsidP="00E9703F">
      <w:pPr>
        <w:rPr>
          <w:rtl/>
        </w:rPr>
      </w:pPr>
      <w:r w:rsidRPr="006F178A">
        <w:rPr>
          <w:rtl/>
        </w:rPr>
        <w:tab/>
      </w:r>
      <w:del w:id="90102" w:author="מנוע מכני" w:date="2026-10-11T12:04:39Z">
        <w:r w:rsidRPr="006F178A">
          <w:rPr>
            <w:rtl/>
          </w:rPr>
          <w:tab/>
          <w:delText xml:space="preserve"> </w:delText>
        </w:r>
      </w:del>
      <w:r w:rsidRPr="006F178A">
        <w:rPr>
          <w:rtl/>
        </w:rPr>
        <w:tab/>
        <w:t xml:space="preserve">לב"ש נוטלין אבל </w:t>
      </w:r>
      <w:r w:rsidRPr="006F178A">
        <w:rPr>
          <w:rtl/>
        </w:rPr>
        <w:tab/>
        <w:t xml:space="preserve">לא</w:t>
      </w:r>
      <w:r w:rsidRPr="006F178A">
        <w:rPr>
          <w:rtl/>
        </w:rPr>
        <w:tab/>
        <w:t xml:space="preserve"> מחזירין, ולב"ה אף מחזירין.</w:t>
      </w:r>
    </w:p>
    <w:p w:rsidR="00E9703F" w:rsidRPr="006F178A" w:rsidRDefault="00E9703F" w:rsidP="00E9703F">
      <w:pPr>
        <w:rPr>
          <w:rtl/>
        </w:rPr>
      </w:pPr>
      <w:r w:rsidRPr="006F178A">
        <w:rPr>
          <w:rtl/>
        </w:rPr>
        <w:t xml:space="preserve">בשלמא </w:t>
      </w:r>
      <w:ins w:id="94633" w:author="מנוע מכני" w:date="2026-10-11T12:04:39Z">
        <w:r>
          <w:rPr>
            <w:rtl/>
          </w:rPr>
          <w:t xml:space="preserve">אם </w:t>
        </w:r>
      </w:ins>
      <w:del w:id="94634" w:author="מנוע מכני" w:date="2026-10-11T12:04:39Z">
        <w:r w:rsidRPr="006F178A">
          <w:rPr>
            <w:rtl/>
          </w:rPr>
          <w:delText xml:space="preserve">אי </w:delText>
        </w:r>
      </w:del>
      <w:r w:rsidRPr="006F178A">
        <w:rPr>
          <w:rtl/>
        </w:rPr>
        <w:t xml:space="preserve">לשהות </w:t>
      </w:r>
      <w:r w:rsidRPr="006F178A">
        <w:rPr>
          <w:rtl/>
        </w:rPr>
        <w:t xml:space="preserve">תנן</w:t>
      </w:r>
      <w:r w:rsidRPr="006F178A">
        <w:rPr>
          <w:rtl/>
        </w:rPr>
        <w:t xml:space="preserve"> מתני' </w:t>
      </w:r>
      <w:r w:rsidRPr="006F178A">
        <w:rPr>
          <w:rStyle w:val="2fb"/>
          <w:rtl/>
        </w:rPr>
        <w:t xml:space="preserve">כר"י</w:t>
      </w:r>
      <w:r w:rsidRPr="006F178A">
        <w:rPr>
          <w:rtl/>
        </w:rPr>
        <w:t xml:space="preserve"> אבל א"א להחזיר </w:t>
      </w:r>
      <w:r w:rsidRPr="006F178A">
        <w:rPr>
          <w:rtl/>
        </w:rPr>
        <w:t xml:space="preserve">תנן</w:t>
      </w:r>
      <w:r w:rsidRPr="006F178A">
        <w:rPr>
          <w:rtl/>
        </w:rPr>
        <w:t xml:space="preserve"> יוצא </w:t>
      </w:r>
      <w:r w:rsidRPr="006F178A">
        <w:rPr>
          <w:rStyle w:val="2fb"/>
          <w:rtl/>
        </w:rPr>
        <w:t xml:space="preserve">דלר"י</w:t>
      </w:r>
      <w:r w:rsidRPr="006F178A">
        <w:rPr>
          <w:rtl/>
        </w:rPr>
        <w:t xml:space="preserve"> להשהות מותר </w:t>
      </w:r>
      <w:r>
        <w:rPr>
          <w:rtl/>
        </w:rPr>
        <w:t>אפי'</w:t>
      </w:r>
      <w:r w:rsidRPr="006F178A">
        <w:rPr>
          <w:rtl/>
        </w:rPr>
        <w:t xml:space="preserve"> בגרופה וקטומה ושלא כברי</w:t>
      </w:r>
      <w:r w:rsidRPr="006F178A">
        <w:rPr>
          <w:rFonts w:hint="cs"/>
          <w:rtl/>
        </w:rPr>
        <w:t>י</w:t>
      </w:r>
      <w:r w:rsidRPr="006F178A">
        <w:rPr>
          <w:rtl/>
        </w:rPr>
        <w:t>תא.</w:t>
      </w:r>
    </w:p>
    <w:p>
      <w:pPr>
        <w:pStyle w:val="38"/>
        <w:rPr>
          <w:ins w:id="97321" w:author="מנוע מכני" w:date="2026-10-11T12:04:39Z"/>
        </w:rPr>
      </w:pPr>
      <w:r w:rsidRPr="006F178A">
        <w:t>ו</w:t>
      </w:r>
      <w:r>
        <w:t>דחי'</w:t>
      </w:r>
    </w:p>
    <w:p w:rsidR="00E9703F" w:rsidRPr="006F178A" w:rsidRDefault="00E9703F" w:rsidP="00E9703F">
      <w:pPr>
        <w:rPr>
          <w:rtl/>
        </w:rPr>
      </w:pPr>
      <w:del w:id="97322" w:author="מנוע מכני" w:date="2026-10-11T12:04:39Z">
        <w:r w:rsidRPr="006F178A">
          <w:rPr>
            <w:rtl/>
          </w:rPr>
          <w:delText xml:space="preserve"> </w:delText>
        </w:r>
      </w:del>
      <w:r w:rsidRPr="006F178A">
        <w:rPr>
          <w:rtl/>
        </w:rPr>
        <w:t xml:space="preserve">דלעולם להחזיר </w:t>
      </w:r>
      <w:ins w:id="95053" w:author="קלוד" w:date="2026-10-11T13:11:34Z">
        <w:r>
          <w:rPr>
            <w:rtl/>
          </w:rPr>
          <w:t xml:space="preserve">תנן,</w:t>
        </w:r>
      </w:ins>
      <w:del w:id="95054" w:author="קלוד" w:date="2026-10-11T13:11:34Z">
        <w:r w:rsidRPr="006F178A">
          <w:rPr>
            <w:rtl/>
          </w:rPr>
          <w:delText xml:space="preserve">תנן</w:delText>
        </w:r>
      </w:del>
      <w:r w:rsidRPr="006F178A">
        <w:rPr>
          <w:rtl/>
        </w:rPr>
        <w:t xml:space="preserve"> ותנא </w:t>
      </w:r>
      <w:ins w:id="95051" w:author="קלוד" w:date="2026-10-11T13:11:34Z">
        <w:r>
          <w:rPr>
            <w:rtl/>
          </w:rPr>
          <w:t xml:space="preserve">שלנו</w:t>
        </w:r>
      </w:ins>
      <w:del w:id="95052" w:author="קלוד" w:date="2026-10-11T13:11:34Z">
        <w:r w:rsidRPr="006F178A">
          <w:rPr>
            <w:rtl/>
          </w:rPr>
          <w:delText xml:space="preserve">דידן</w:delText>
        </w:r>
      </w:del>
      <w:r w:rsidRPr="006F178A">
        <w:rPr>
          <w:rtl/>
        </w:rPr>
        <w:t xml:space="preserve"> </w:t>
      </w:r>
      <w:ins w:id="95133" w:author="מנוע מכני" w:date="2026-10-11T12:04:39Z">
        <w:ins w:id="95049" w:author="קלוד" w:date="2026-10-11T13:11:34Z">
          <w:r>
            <w:rPr>
              <w:rtl/>
            </w:rPr>
            <w:t xml:space="preserve">סובר</w:t>
          </w:r>
        </w:ins>
        <w:del w:id="95050" w:author="קלוד" w:date="2026-10-11T13:11:34Z">
          <w:r>
            <w:rPr>
              <w:rtl/>
            </w:rPr>
            <w:delText xml:space="preserve">סבר</w:delText>
          </w:r>
        </w:del>
      </w:ins>
      <w:del w:id="95134" w:author="מנוע מכני" w:date="2026-10-11T12:04:39Z">
        <w:r w:rsidRPr="006F178A">
          <w:rPr>
            <w:rtl/>
          </w:rPr>
          <w:delText xml:space="preserve">ס"ל</w:delText>
        </w:r>
      </w:del>
      <w:r w:rsidRPr="006F178A">
        <w:rPr>
          <w:rtl/>
        </w:rPr>
        <w:t xml:space="preserve"> </w:t>
      </w:r>
      <w:r w:rsidRPr="006F178A">
        <w:rPr>
          <w:rStyle w:val="2fb"/>
          <w:rtl/>
        </w:rPr>
        <w:t xml:space="preserve">כר"י</w:t>
      </w:r>
      <w:r w:rsidRPr="006F178A">
        <w:rPr>
          <w:rtl/>
        </w:rPr>
        <w:t xml:space="preserve"> </w:t>
      </w:r>
      <w:ins w:id="95667" w:author="מנוע מכני" w:date="2026-10-11T12:04:39Z">
        <w:r>
          <w:rPr>
            <w:rtl/>
          </w:rPr>
          <w:t xml:space="preserve">באחת</w:t>
        </w:r>
      </w:ins>
      <w:del w:id="95668" w:author="מנוע מכני" w:date="2026-10-11T12:04:39Z">
        <w:r w:rsidRPr="006F178A">
          <w:rPr>
            <w:rtl/>
          </w:rPr>
          <w:delText xml:space="preserve">בחדא</w:delText>
        </w:r>
      </w:del>
      <w:ins w:id="95047" w:author="קלוד" w:date="2026-10-11T13:11:34Z">
        <w:r>
          <w:rPr>
            <w:rtl/>
          </w:rPr>
          <w:t xml:space="preserve"> - </w:t>
        </w:r>
      </w:ins>
      <w:del w:id="95048" w:author="קלוד" w:date="2026-10-11T13:11:34Z">
        <w:r w:rsidRPr="006F178A">
          <w:rPr>
            <w:rtl/>
          </w:rPr>
          <w:delText xml:space="preserve"> </w:delText>
        </w:r>
      </w:del>
      <w:r w:rsidRPr="006F178A">
        <w:rPr>
          <w:rtl/>
        </w:rPr>
        <w:t xml:space="preserve">בחמין </w:t>
      </w:r>
      <w:ins w:id="95045" w:author="קלוד" w:date="2026-10-11T13:11:34Z">
        <w:r>
          <w:rPr>
            <w:rtl/>
          </w:rPr>
          <w:t xml:space="preserve">ותבשיל,</w:t>
        </w:r>
      </w:ins>
      <w:del w:id="95046" w:author="קלוד" w:date="2026-10-11T13:11:34Z">
        <w:r w:rsidRPr="006F178A">
          <w:rPr>
            <w:rtl/>
          </w:rPr>
          <w:delText xml:space="preserve">ותבשיל</w:delText>
        </w:r>
      </w:del>
      <w:r w:rsidRPr="006F178A">
        <w:rPr>
          <w:rtl/>
        </w:rPr>
        <w:t xml:space="preserve"> </w:t>
      </w:r>
      <w:ins w:id="95043" w:author="קלוד" w:date="2026-10-11T13:11:34Z">
        <w:r>
          <w:rPr>
            <w:rtl/>
          </w:rPr>
          <w:t xml:space="preserve">ובנוטלין</w:t>
        </w:r>
      </w:ins>
      <w:del w:id="95044" w:author="קלוד" w:date="2026-10-11T13:11:34Z">
        <w:r w:rsidRPr="006F178A">
          <w:rPr>
            <w:rtl/>
          </w:rPr>
          <w:delText xml:space="preserve">ונוטלין</w:delText>
        </w:r>
      </w:del>
      <w:r w:rsidRPr="006F178A">
        <w:rPr>
          <w:rtl/>
        </w:rPr>
        <w:t xml:space="preserve"> ומחזירין.</w:t>
      </w:r>
    </w:p>
    <w:p w:rsidR="00E9703F" w:rsidRPr="006F178A" w:rsidRDefault="00E9703F" w:rsidP="00E9703F">
      <w:pPr>
        <w:rPr>
          <w:rtl/>
        </w:rPr>
      </w:pPr>
      <w:del w:id="90103" w:author="מנוע מכני" w:date="2026-10-11T12:04:39Z">
        <w:r w:rsidRPr="006F178A">
          <w:rPr>
            <w:rtl/>
          </w:rPr>
          <w:tab/>
          <w:delText xml:space="preserve"> </w:delText>
        </w:r>
      </w:del>
      <w:ins w:id="95669" w:author="מנוע מכני" w:date="2026-10-11T12:04:39Z">
        <w:r>
          <w:rPr>
            <w:rtl/>
          </w:rPr>
          <w:t xml:space="preserve">וחולק</w:t>
        </w:r>
      </w:ins>
      <w:del w:id="95670" w:author="מנוע מכני" w:date="2026-10-11T12:04:39Z">
        <w:r w:rsidRPr="006F178A">
          <w:rPr>
            <w:rtl/>
          </w:rPr>
          <w:tab/>
          <w:delText xml:space="preserve">ופליג</w:delText>
        </w:r>
      </w:del>
      <w:r w:rsidRPr="006F178A">
        <w:rPr>
          <w:rtl/>
        </w:rPr>
        <w:tab/>
        <w:t xml:space="preserve"> </w:t>
      </w:r>
      <w:ins w:id="92577" w:author="מנוע מכני" w:date="2026-10-11T12:04:39Z">
        <w:r>
          <w:rPr>
            <w:rtl/>
          </w:rPr>
          <w:t xml:space="preserve">עליו</w:t>
        </w:r>
      </w:ins>
      <w:del w:id="92578" w:author="מנוע מכני" w:date="2026-10-11T12:04:39Z">
        <w:r w:rsidRPr="006F178A">
          <w:rPr>
            <w:rtl/>
          </w:rPr>
          <w:tab/>
          <w:delText xml:space="preserve">עליה</w:delText>
        </w:r>
      </w:del>
      <w:r w:rsidRPr="006F178A">
        <w:rPr>
          <w:rtl/>
        </w:rPr>
        <w:tab/>
        <w:t xml:space="preserve"> </w:t>
      </w:r>
      <w:ins w:id="95671" w:author="מנוע מכני" w:date="2026-10-11T12:04:39Z">
        <w:r>
          <w:rPr>
            <w:rtl/>
          </w:rPr>
          <w:t xml:space="preserve">באחת</w:t>
        </w:r>
      </w:ins>
      <w:del w:id="95672" w:author="מנוע מכני" w:date="2026-10-11T12:04:39Z">
        <w:r w:rsidRPr="006F178A">
          <w:rPr>
            <w:rtl/>
          </w:rPr>
          <w:tab/>
          <w:delText xml:space="preserve">בחדא</w:delText>
        </w:r>
      </w:del>
      <w:ins w:id="95065" w:author="קלוד" w:date="2026-10-11T13:11:34Z">
        <w:r>
          <w:rPr>
            <w:rtl/>
          </w:rPr>
          <w:t xml:space="preserve"> - </w:t>
        </w:r>
      </w:ins>
      <w:del w:id="95066" w:author="קלוד" w:date="2026-10-11T13:11:34Z">
        <w:r w:rsidRPr="006F178A">
          <w:rPr>
            <w:rtl/>
          </w:rPr>
          <w:tab/>
          <w:delText xml:space="preserve"> </w:delText>
        </w:r>
      </w:del>
      <w:r w:rsidRPr="006F178A">
        <w:rPr>
          <w:rtl/>
        </w:rPr>
        <w:tab/>
        <w:t xml:space="preserve">בגרוף </w:t>
      </w:r>
      <w:ins w:id="95063" w:author="קלוד" w:date="2026-10-11T13:11:34Z">
        <w:r>
          <w:rPr>
            <w:rtl/>
          </w:rPr>
          <w:t xml:space="preserve">וקטום,</w:t>
        </w:r>
      </w:ins>
      <w:del w:id="95064" w:author="קלוד" w:date="2026-10-11T13:11:34Z">
        <w:r w:rsidRPr="006F178A">
          <w:rPr>
            <w:rtl/>
          </w:rPr>
          <w:tab/>
          <w:delText xml:space="preserve">וקטום</w:delText>
        </w:r>
      </w:del>
      <w:r w:rsidRPr="006F178A">
        <w:rPr>
          <w:rtl/>
        </w:rPr>
        <w:tab/>
        <w:t xml:space="preserve"> </w:t>
      </w:r>
      <w:ins w:id="95061" w:author="קלוד" w:date="2026-10-11T13:11:34Z">
        <w:r>
          <w:rPr>
            <w:rtl/>
          </w:rPr>
          <w:t xml:space="preserve">שתנא</w:t>
        </w:r>
      </w:ins>
      <w:del w:id="95062" w:author="קלוד" w:date="2026-10-11T13:11:34Z">
        <w:r w:rsidRPr="006F178A">
          <w:rPr>
            <w:rtl/>
          </w:rPr>
          <w:tab/>
          <w:delText xml:space="preserve">דתנא</w:delText>
        </w:r>
      </w:del>
      <w:r w:rsidRPr="006F178A">
        <w:rPr>
          <w:rtl/>
        </w:rPr>
        <w:tab/>
        <w:t xml:space="preserve"> </w:t>
      </w:r>
      <w:ins w:id="95059" w:author="קלוד" w:date="2026-10-11T13:11:34Z">
        <w:r>
          <w:rPr>
            <w:rtl/>
          </w:rPr>
          <w:t xml:space="preserve">שלנו</w:t>
        </w:r>
      </w:ins>
      <w:del w:id="95060" w:author="קלוד" w:date="2026-10-11T13:11:34Z">
        <w:r w:rsidRPr="006F178A">
          <w:rPr>
            <w:rtl/>
          </w:rPr>
          <w:tab/>
          <w:delText xml:space="preserve">דידן</w:delText>
        </w:r>
      </w:del>
      <w:r w:rsidRPr="006F178A">
        <w:rPr>
          <w:rtl/>
        </w:rPr>
        <w:tab/>
        <w:t xml:space="preserve"> </w:t>
      </w:r>
      <w:ins w:id="95135" w:author="מנוע מכני" w:date="2026-10-11T12:04:39Z">
        <w:ins w:id="95057" w:author="קלוד" w:date="2026-10-11T13:11:34Z">
          <w:r>
            <w:rPr>
              <w:rtl/>
            </w:rPr>
            <w:t xml:space="preserve">סובר</w:t>
          </w:r>
        </w:ins>
        <w:del w:id="95058" w:author="קלוד" w:date="2026-10-11T13:11:34Z">
          <w:r>
            <w:rPr>
              <w:rtl/>
            </w:rPr>
            <w:delText xml:space="preserve">סבר</w:delText>
          </w:r>
        </w:del>
      </w:ins>
      <w:del w:id="95136" w:author="מנוע מכני" w:date="2026-10-11T12:04:39Z">
        <w:r w:rsidRPr="006F178A">
          <w:rPr>
            <w:rtl/>
          </w:rPr>
          <w:tab/>
          <w:delText xml:space="preserve">ס"ל</w:delText>
        </w:r>
      </w:del>
      <w:r w:rsidRPr="006F178A">
        <w:rPr>
          <w:rtl/>
        </w:rPr>
        <w:tab/>
        <w:t xml:space="preserve"> </w:t>
      </w:r>
      <w:ins w:id="95055" w:author="קלוד" w:date="2026-10-11T13:11:34Z">
        <w:r>
          <w:rPr>
            <w:rStyle w:val="afffffe"/>
            <w:rtl/>
          </w:rPr>
          <w:t xml:space="preserve">שלהשהות</w:t>
        </w:r>
        <w:r>
          <w:rPr>
            <w:rtl/>
          </w:rPr>
          <w:t xml:space="preserve"> מותר</w:t>
        </w:r>
      </w:ins>
      <w:del w:id="95056" w:author="קלוד" w:date="2026-10-11T13:11:34Z">
        <w:r w:rsidRPr="006F178A">
          <w:rPr>
            <w:rtl/>
          </w:rPr>
          <w:tab/>
          <w:delText xml:space="preserve">דמותר</w:delText>
        </w:r>
      </w:del>
      <w:r w:rsidRPr="006F178A">
        <w:rPr>
          <w:rtl/>
        </w:rPr>
        <w:tab/>
        <w:t xml:space="preserve"> </w:t>
      </w:r>
      <w:r>
        <w:rPr>
          <w:rtl/>
        </w:rPr>
        <w:t>אפי'</w:t>
      </w:r>
      <w:r w:rsidRPr="006F178A">
        <w:rPr>
          <w:rtl/>
        </w:rPr>
        <w:t xml:space="preserve"> בלא גרוף וקטום.</w:t>
      </w:r>
    </w:p>
    <w:p w:rsidR="00E9703F" w:rsidRDefault="00E9703F" w:rsidP="00E9703F">
      <w:pPr>
        <w:pStyle w:val="affffd"/>
        <w:widowControl w:val="0"/>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widowControl w:val="0"/>
        <w:spacing w:line="276" w:lineRule="auto"/>
        <w:rPr>
          <w:rFonts w:ascii="Fb Fontext" w:hAnsi="Fb Fontext"/>
          <w:sz w:val="20"/>
          <w:szCs w:val="18"/>
          <w:rtl/>
        </w:rPr>
      </w:pPr>
      <w:r w:rsidRPr="009757B9">
        <w:rPr>
          <w:rFonts w:ascii="Fb Fontext" w:hAnsi="Fb Fontext" w:hint="cs"/>
          <w:sz w:val="20"/>
          <w:szCs w:val="18"/>
          <w:rtl/>
        </w:rPr>
        <w:t>לז.</w:t>
      </w:r>
    </w:p>
    <w:p>
      <w:pPr>
        <w:pStyle w:val="afffff8"/>
        <w:rPr>
          <w:ins w:id="91035" w:author="קלוד" w:date="2026-10-11T12:33:55Z"/>
        </w:rPr>
      </w:pPr>
      <w:ins w:id="91036" w:author="קלוד" w:date="2026-10-11T12:33:55Z">
        <w:r>
          <w:rPr>
            <w:color w:val="7B3F00"/>
          </w:rPr>
          <w:t xml:space="preserve">האם סמיכה בכירה כמו לתוכה וגבה?</w:t>
        </w:r>
      </w:ins>
    </w:p>
    <w:p>
      <w:pPr>
        <w:pStyle w:val="38"/>
        <w:rPr>
          <w:ins w:id="97324" w:author="מנוע מכני" w:date="2026-10-11T12:04:39Z"/>
        </w:rPr>
      </w:pPr>
      <w:del w:id="97323" w:author="מנוע מכני" w:date="2026-10-11T12:04:39Z">
        <w:r w:rsidRPr="006F178A">
          <w:delText xml:space="preserve">•</w:delText>
        </w:r>
      </w:del>
      <w:r w:rsidRPr="006F178A">
        <w:t xml:space="preserve"> </w:t>
      </w:r>
      <w:r w:rsidRPr="00910D80">
        <w:t>איבעיא להו</w:t>
      </w:r>
      <w:r w:rsidRPr="006F178A">
        <w:t xml:space="preserve">:</w:t>
      </w:r>
    </w:p>
    <w:p w:rsidR="00E9703F" w:rsidRDefault="00E9703F" w:rsidP="00E9703F">
      <w:pPr>
        <w:rPr>
          <w:rFonts w:ascii="Fb Fontext" w:hAnsi="Fb Fontext"/>
          <w:sz w:val="20"/>
          <w:rtl/>
        </w:rPr>
      </w:pPr>
      <w:del w:id="97325"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מהו לסמוך בה [</w:t>
      </w:r>
      <w:ins w:id="94635" w:author="מנוע מכני" w:date="2026-10-11T12:04:39Z">
        <w:r>
          <w:rPr>
            <w:rFonts w:ascii="Fb Fontext" w:hAnsi="Fb Fontext"/>
            <w:sz w:val="20"/>
            <w:rtl/>
          </w:rPr>
          <w:t xml:space="preserve">אם </w:t>
        </w:r>
      </w:ins>
      <w:del w:id="94636" w:author="מנוע מכני" w:date="2026-10-11T12:04:39Z">
        <w:r w:rsidRPr="006F178A">
          <w:rPr>
            <w:rFonts w:ascii="Fb Fontext" w:hAnsi="Fb Fontext"/>
            <w:sz w:val="20"/>
            <w:rtl/>
          </w:rPr>
          <w:delText xml:space="preserve">אי </w:delText>
        </w:r>
      </w:del>
      <w:ins w:id="95071" w:author="קלוד" w:date="2026-10-11T13:11:34Z">
        <w:r>
          <w:rPr>
            <w:rFonts w:ascii="Fb Fontext" w:hAnsi="Fb Fontext"/>
            <w:sz w:val="20"/>
            <w:rtl/>
          </w:rPr>
          <w:t xml:space="preserve">דומה</w:t>
        </w:r>
      </w:ins>
      <w:del w:id="95072" w:author="קלוד" w:date="2026-10-11T13:11:34Z">
        <w:r w:rsidRPr="006F178A">
          <w:rPr>
            <w:rFonts w:ascii="Fb Fontext" w:hAnsi="Fb Fontext"/>
            <w:sz w:val="20"/>
            <w:rtl/>
          </w:rPr>
          <w:delText xml:space="preserve">דמי</w:delText>
        </w:r>
      </w:del>
      <w:r w:rsidRPr="006F178A">
        <w:rPr>
          <w:rFonts w:ascii="Fb Fontext" w:hAnsi="Fb Fontext"/>
          <w:sz w:val="20"/>
          <w:rtl/>
        </w:rPr>
        <w:t xml:space="preserve"> לתוכה </w:t>
      </w:r>
      <w:ins w:id="95069" w:author="קלוד" w:date="2026-10-11T13:11:34Z">
        <w:r>
          <w:rPr>
            <w:rFonts w:ascii="Fb Fontext" w:hAnsi="Fb Fontext"/>
            <w:sz w:val="20"/>
            <w:rtl/>
          </w:rPr>
          <w:t xml:space="preserve">וגבה,</w:t>
        </w:r>
      </w:ins>
      <w:del w:id="95070" w:author="קלוד" w:date="2026-10-11T13:11:34Z">
        <w:r w:rsidRPr="006F178A">
          <w:rPr>
            <w:rFonts w:ascii="Fb Fontext" w:hAnsi="Fb Fontext"/>
            <w:sz w:val="20"/>
            <w:rtl/>
          </w:rPr>
          <w:delText xml:space="preserve">וגבה</w:delText>
        </w:r>
      </w:del>
      <w:r w:rsidRPr="006F178A">
        <w:rPr>
          <w:rFonts w:ascii="Fb Fontext" w:hAnsi="Fb Fontext"/>
          <w:sz w:val="20"/>
          <w:rtl/>
        </w:rPr>
        <w:t xml:space="preserve"> </w:t>
      </w:r>
      <w:ins w:id="95067" w:author="קלוד" w:date="2026-10-11T13:11:34Z">
        <w:r>
          <w:rPr>
            <w:rFonts w:ascii="Fb Fontext" w:hAnsi="Fb Fontext"/>
            <w:sz w:val="20"/>
            <w:rtl/>
          </w:rPr>
          <w:t xml:space="preserve">שאסור]</w:t>
        </w:r>
      </w:ins>
      <w:del w:id="95068" w:author="קלוד" w:date="2026-10-11T13:11:34Z">
        <w:r w:rsidRPr="006F178A">
          <w:rPr>
            <w:rFonts w:ascii="Fb Fontext" w:hAnsi="Fb Fontext"/>
            <w:sz w:val="20"/>
            <w:rtl/>
          </w:rPr>
          <w:delText xml:space="preserve">דאסור]</w:delText>
        </w:r>
      </w:del>
    </w:p>
    <w:p w:rsidR="00E9703F" w:rsidRDefault="00E9703F" w:rsidP="00E9703F">
      <w:pPr>
        <w:rPr>
          <w:rFonts w:ascii="Fb Fontext" w:hAnsi="Fb Fontext"/>
          <w:rtl/>
        </w:rPr>
      </w:pPr>
      <w:r w:rsidRPr="006F178A">
        <w:rPr>
          <w:rFonts w:ascii="Fb Fontext" w:hAnsi="Fb Fontext"/>
          <w:b/>
          <w:bCs/>
          <w:rtl/>
        </w:rPr>
        <w:t xml:space="preserve">ת"ש </w:t>
      </w:r>
      <w:r w:rsidRPr="006F178A">
        <w:rPr>
          <w:rFonts w:ascii="Fb Fontext" w:hAnsi="Fb Fontext"/>
          <w:rtl/>
        </w:rPr>
        <w:t>שתי כירות המתאימות, אחת גרופה וקטומה ואחת שאינה גרופה וקטומה</w:t>
      </w:r>
    </w:p>
    <w:p w:rsidR="00E9703F" w:rsidRDefault="00E9703F" w:rsidP="00E9703F">
      <w:pPr>
        <w:pStyle w:val="affffb"/>
        <w:rPr>
          <w:rtl/>
        </w:rPr>
      </w:pPr>
      <w:r>
        <w:rPr>
          <w:rtl/>
        </w:rPr>
        <w:t xml:space="preserve">- </w:t>
      </w:r>
      <w:ins w:id="95079" w:author="קלוד" w:date="2026-10-11T13:11:34Z">
        <w:r>
          <w:rPr>
            <w:rtl/>
          </w:rPr>
          <w:t xml:space="preserve">שמשהין</w:t>
        </w:r>
      </w:ins>
      <w:del w:id="95080" w:author="קלוד" w:date="2026-10-11T13:11:34Z">
        <w:r w:rsidRPr="006F178A">
          <w:rPr>
            <w:rtl/>
          </w:rPr>
          <w:delText xml:space="preserve">דמשהין</w:delText>
        </w:r>
      </w:del>
      <w:r w:rsidRPr="006F178A">
        <w:rPr>
          <w:rtl/>
        </w:rPr>
        <w:t xml:space="preserve"> </w:t>
      </w:r>
      <w:r w:rsidRPr="006F178A">
        <w:rPr>
          <w:rtl/>
        </w:rPr>
        <w:t xml:space="preserve">ע"ג</w:t>
      </w:r>
      <w:r w:rsidRPr="006F178A">
        <w:rPr>
          <w:rtl/>
        </w:rPr>
        <w:t xml:space="preserve"> גרופה וקטומה, </w:t>
      </w:r>
      <w:ins w:id="94073" w:author="מנוע מכני" w:date="2026-10-11T12:04:39Z">
        <w:r>
          <w:rPr>
            <w:rtl/>
          </w:rPr>
          <w:t xml:space="preserve">אף</w:t>
        </w:r>
      </w:ins>
      <w:del w:id="94074" w:author="מנוע מכני" w:date="2026-10-11T12:04:39Z">
        <w:r w:rsidRPr="006F178A">
          <w:rPr>
            <w:rtl/>
          </w:rPr>
          <w:delText xml:space="preserve">אע"ג</w:delText>
        </w:r>
      </w:del>
      <w:r w:rsidRPr="006F178A">
        <w:rPr>
          <w:rtl/>
        </w:rPr>
        <w:t xml:space="preserve"> </w:t>
      </w:r>
      <w:ins w:id="91061" w:author="מנוע מכני" w:date="2026-10-11T12:04:39Z">
        <w:ins w:id="95077" w:author="קלוד" w:date="2026-10-11T13:11:34Z">
          <w:r>
            <w:rPr>
              <w:rtl/>
            </w:rPr>
            <w:t xml:space="preserve">שעולה</w:t>
          </w:r>
        </w:ins>
        <w:del w:id="95078" w:author="קלוד" w:date="2026-10-11T13:11:34Z">
          <w:r>
            <w:rPr>
              <w:rtl/>
            </w:rPr>
            <w:delText xml:space="preserve">דיש</w:delText>
          </w:r>
        </w:del>
      </w:ins>
      <w:del w:id="91062" w:author="מנוע מכני" w:date="2026-10-11T12:04:39Z">
        <w:r w:rsidRPr="006F178A">
          <w:rPr>
            <w:rtl/>
          </w:rPr>
          <w:delText xml:space="preserve">דאיכא</w:delText>
        </w:r>
      </w:del>
      <w:r w:rsidRPr="006F178A">
        <w:rPr>
          <w:rtl/>
        </w:rPr>
        <w:t xml:space="preserve"> </w:t>
      </w:r>
      <w:ins w:id="95075" w:author="קלוד" w:date="2026-10-11T13:11:34Z">
        <w:r>
          <w:rPr>
            <w:rStyle w:val="afffffe"/>
            <w:rtl/>
          </w:rPr>
          <w:t xml:space="preserve">אליה</w:t>
        </w:r>
      </w:ins>
      <w:del w:id="95076" w:author="קלוד" w:date="2026-10-11T13:11:34Z">
        <w:r w:rsidRPr="006F178A">
          <w:rPr>
            <w:rtl/>
          </w:rPr>
          <w:delText xml:space="preserve">הבלא</w:delText>
        </w:r>
      </w:del>
      <w:r w:rsidRPr="006F178A">
        <w:rPr>
          <w:rtl/>
        </w:rPr>
        <w:t xml:space="preserve"> </w:t>
      </w:r>
      <w:ins w:id="95073" w:author="קלוד" w:date="2026-10-11T13:11:34Z">
        <w:r>
          <w:rPr>
            <w:rtl/>
          </w:rPr>
          <w:t xml:space="preserve">הבל מהאחרת</w:t>
        </w:r>
      </w:ins>
      <w:del w:id="95074" w:author="קלוד" w:date="2026-10-11T13:11:34Z">
        <w:r w:rsidRPr="006F178A">
          <w:rPr>
            <w:rtl/>
          </w:rPr>
          <w:delText xml:space="preserve">מאידך</w:delText>
        </w:r>
      </w:del>
    </w:p>
    <w:p>
      <w:pPr>
        <w:pStyle w:val="38"/>
        <w:rPr>
          <w:ins w:id="97326" w:author="מנוע מכני" w:date="2026-10-11T12:04:39Z"/>
        </w:rPr>
      </w:pPr>
      <w:r w:rsidRPr="006F178A">
        <w:t>ו</w:t>
      </w:r>
      <w:r>
        <w:t>דחי</w:t>
      </w:r>
      <w:r>
        <w:t>'</w:t>
      </w:r>
    </w:p>
    <w:p w:rsidR="00E9703F" w:rsidRPr="006F178A" w:rsidRDefault="00E9703F" w:rsidP="00E9703F">
      <w:pPr>
        <w:rPr>
          <w:rtl/>
        </w:rPr>
      </w:pPr>
      <w:del w:id="97327" w:author="מנוע מכני" w:date="2026-10-11T12:04:39Z">
        <w:r w:rsidRPr="006F178A">
          <w:rPr>
            <w:rFonts w:ascii="Fb Fontext" w:hAnsi="Fb Fontext" w:hint="cs"/>
            <w:rtl/>
          </w:rPr>
          <w:delText xml:space="preserve"> </w:delText>
        </w:r>
      </w:del>
      <w:ins w:id="95091" w:author="קלוד" w:date="2026-10-11T13:11:34Z">
        <w:r>
          <w:rPr>
            <w:rFonts w:ascii="Fb Fontext" w:hAnsi="Fb Fontext"/>
            <w:rtl/>
          </w:rPr>
          <w:t xml:space="preserve">שיש</w:t>
        </w:r>
      </w:ins>
      <w:del w:id="95092" w:author="קלוד" w:date="2026-10-11T13:11:34Z">
        <w:r w:rsidRPr="006F178A">
          <w:rPr>
            <w:rFonts w:ascii="Fb Fontext" w:hAnsi="Fb Fontext"/>
            <w:rtl/>
          </w:rPr>
          <w:delText xml:space="preserve">דיש</w:delText>
        </w:r>
      </w:del>
      <w:r w:rsidRPr="006F178A">
        <w:rPr>
          <w:rFonts w:ascii="Fb Fontext" w:hAnsi="Fb Fontext"/>
          <w:rtl/>
        </w:rPr>
        <w:t xml:space="preserve"> </w:t>
      </w:r>
      <w:ins w:id="95089" w:author="קלוד" w:date="2026-10-11T13:11:34Z">
        <w:r>
          <w:rPr>
            <w:rFonts w:ascii="Fb Fontext" w:hAnsi="Fb Fontext"/>
            <w:rtl/>
          </w:rPr>
          <w:t xml:space="preserve">לחלק:</w:t>
        </w:r>
      </w:ins>
      <w:del w:id="95090" w:author="קלוד" w:date="2026-10-11T13:11:34Z">
        <w:r w:rsidRPr="006F178A">
          <w:rPr>
            <w:rFonts w:ascii="Fb Fontext" w:hAnsi="Fb Fontext"/>
            <w:rtl/>
          </w:rPr>
          <w:delText xml:space="preserve">לחלק</w:delText>
        </w:r>
      </w:del>
      <w:r w:rsidRPr="006F178A">
        <w:rPr>
          <w:rFonts w:ascii="Fb Fontext" w:hAnsi="Fb Fontext"/>
          <w:rtl/>
        </w:rPr>
        <w:t xml:space="preserve"> </w:t>
      </w:r>
      <w:ins w:id="91063" w:author="מנוע מכני" w:date="2026-10-11T12:04:39Z">
        <w:ins w:id="95087" w:author="קלוד" w:date="2026-10-11T13:11:34Z">
          <w:r>
            <w:rPr>
              <w:rFonts w:ascii="Fb Fontext" w:hAnsi="Fb Fontext"/>
              <w:rtl/>
            </w:rPr>
            <w:t xml:space="preserve">שם,</w:t>
          </w:r>
        </w:ins>
        <w:del w:id="95088" w:author="קלוד" w:date="2026-10-11T13:11:34Z">
          <w:r>
            <w:rPr>
              <w:rFonts w:ascii="Fb Fontext" w:hAnsi="Fb Fontext"/>
              <w:rtl/>
            </w:rPr>
            <w:delText xml:space="preserve">דשם</w:delText>
          </w:r>
        </w:del>
      </w:ins>
      <w:del w:id="91064" w:author="מנוע מכני" w:date="2026-10-11T12:04:39Z">
        <w:r w:rsidRPr="006F178A">
          <w:rPr>
            <w:rFonts w:ascii="Fb Fontext" w:hAnsi="Fb Fontext"/>
            <w:rtl/>
          </w:rPr>
          <w:delText xml:space="preserve">דהתם</w:delText>
        </w:r>
      </w:del>
      <w:r w:rsidRPr="006F178A">
        <w:rPr>
          <w:rFonts w:ascii="Fb Fontext" w:hAnsi="Fb Fontext"/>
          <w:rtl/>
        </w:rPr>
        <w:t xml:space="preserve"> כיון </w:t>
      </w:r>
      <w:ins w:id="95085" w:author="קלוד" w:date="2026-10-11T13:11:34Z">
        <w:r>
          <w:rPr>
            <w:rFonts w:ascii="Fb Fontext" w:hAnsi="Fb Fontext"/>
            <w:rtl/>
          </w:rPr>
          <w:t xml:space="preserve">ש</w:t>
        </w:r>
        <w:r>
          <w:rPr>
            <w:rStyle w:val="afffffe"/>
            <w:rFonts w:ascii="Fb Fontext" w:hAnsi="Fb Fontext"/>
            <w:rtl/>
          </w:rPr>
          <w:t xml:space="preserve">הקדרה</w:t>
        </w:r>
      </w:ins>
      <w:del w:id="95086" w:author="קלוד" w:date="2026-10-11T13:11:34Z">
        <w:r w:rsidRPr="006F178A">
          <w:rPr>
            <w:rFonts w:ascii="Fb Fontext" w:hAnsi="Fb Fontext"/>
            <w:rtl/>
          </w:rPr>
          <w:delText xml:space="preserve">דמידליא</w:delText>
        </w:r>
      </w:del>
      <w:r w:rsidRPr="006F178A">
        <w:rPr>
          <w:rFonts w:ascii="Fb Fontext" w:hAnsi="Fb Fontext"/>
          <w:rtl/>
        </w:rPr>
        <w:t xml:space="preserve"> </w:t>
      </w:r>
      <w:ins w:id="95083" w:author="קלוד" w:date="2026-10-11T13:11:34Z">
        <w:r>
          <w:rPr>
            <w:rFonts w:ascii="Fb Fontext" w:hAnsi="Fb Fontext"/>
            <w:rtl/>
          </w:rPr>
          <w:t xml:space="preserve">מוגבהת, שולט</w:t>
        </w:r>
      </w:ins>
      <w:del w:id="95084" w:author="קלוד" w:date="2026-10-11T13:11:34Z">
        <w:r w:rsidRPr="006F178A">
          <w:rPr>
            <w:rFonts w:ascii="Fb Fontext" w:hAnsi="Fb Fontext"/>
            <w:rtl/>
          </w:rPr>
          <w:delText xml:space="preserve">שליט</w:delText>
        </w:r>
      </w:del>
      <w:r w:rsidRPr="006F178A">
        <w:rPr>
          <w:rFonts w:ascii="Fb Fontext" w:hAnsi="Fb Fontext"/>
          <w:rtl/>
        </w:rPr>
        <w:t xml:space="preserve"> בה </w:t>
      </w:r>
      <w:ins w:id="95081" w:author="קלוד" w:date="2026-10-11T13:11:34Z">
        <w:r>
          <w:rPr>
            <w:rFonts w:ascii="Fb Fontext" w:hAnsi="Fb Fontext"/>
            <w:rtl/>
          </w:rPr>
          <w:t xml:space="preserve">האוויר.</w:t>
        </w:r>
      </w:ins>
      <w:del w:id="95082" w:author="קלוד" w:date="2026-10-11T13:11:34Z">
        <w:r w:rsidRPr="006F178A">
          <w:rPr>
            <w:rFonts w:ascii="Fb Fontext" w:hAnsi="Fb Fontext"/>
            <w:rtl/>
          </w:rPr>
          <w:delText xml:space="preserve">אוירא.</w:delText>
        </w:r>
      </w:del>
    </w:p>
    <w:p w:rsidR="00E9703F" w:rsidRDefault="00E9703F" w:rsidP="00E9703F">
      <w:pPr>
        <w:rPr>
          <w:rFonts w:ascii="Fb Fontext" w:hAnsi="Fb Fontext"/>
          <w:sz w:val="20"/>
          <w:rtl/>
        </w:rPr>
      </w:pPr>
      <w:ins w:id="95103" w:author="קלוד" w:date="2026-10-11T13:11:34Z">
        <w:r>
          <w:rPr>
            <w:rFonts w:ascii="Fb Fontext" w:hAnsi="Fb Fontext" w:hint="cs"/>
            <w:b/>
            <w:bCs/>
            <w:sz w:val="20"/>
            <w:rtl/>
          </w:rPr>
          <w:t xml:space="preserve">ת"ש:</w:t>
        </w:r>
      </w:ins>
      <w:del w:id="95104" w:author="קלוד" w:date="2026-10-11T13:11:34Z">
        <w:r w:rsidRPr="006F178A">
          <w:rPr>
            <w:rFonts w:ascii="Fb Fontext" w:hAnsi="Fb Fontext" w:hint="cs"/>
            <w:b/>
            <w:bCs/>
            <w:sz w:val="20"/>
            <w:rtl/>
          </w:rPr>
          <w:delText xml:space="preserve">ת</w:delText>
        </w:r>
        <w:r w:rsidRPr="006F178A">
          <w:rPr>
            <w:rFonts w:ascii="Fb Fontext" w:hAnsi="Fb Fontext"/>
            <w:b/>
            <w:bCs/>
            <w:sz w:val="20"/>
            <w:rtl/>
          </w:rPr>
          <w:delText xml:space="preserve">"</w:delText>
        </w:r>
        <w:r w:rsidRPr="006F178A">
          <w:rPr>
            <w:rFonts w:ascii="Fb Fontext" w:hAnsi="Fb Fontext" w:hint="cs"/>
            <w:b/>
            <w:bCs/>
            <w:sz w:val="20"/>
            <w:rtl/>
          </w:rPr>
          <w:delText xml:space="preserve">ש</w:delText>
        </w:r>
      </w:del>
      <w:r w:rsidRPr="006F178A">
        <w:rPr>
          <w:rFonts w:ascii="Fb Fontext" w:hAnsi="Fb Fontext"/>
          <w:b/>
          <w:bCs/>
          <w:sz w:val="20"/>
          <w:rtl/>
        </w:rPr>
        <w:t xml:space="preserve"> </w:t>
      </w:r>
      <w:ins w:id="95101" w:author="קלוד" w:date="2026-10-11T13:11:34Z">
        <w:r>
          <w:rPr>
            <w:rFonts w:ascii="Fb Fontext" w:hAnsi="Fb Fontext"/>
            <w:sz w:val="20"/>
            <w:rtl/>
          </w:rPr>
          <w:t xml:space="preserve">קטמה</w:t>
        </w:r>
      </w:ins>
      <w:del w:id="95102" w:author="קלוד" w:date="2026-10-11T13:11:34Z">
        <w:r w:rsidRPr="006F178A">
          <w:rPr>
            <w:rFonts w:ascii="Fb Fontext" w:hAnsi="Fb Fontext"/>
            <w:sz w:val="20"/>
            <w:rtl/>
          </w:rPr>
          <w:delText xml:space="preserve">מקטמה</w:delText>
        </w:r>
      </w:del>
      <w:r w:rsidRPr="006F178A">
        <w:rPr>
          <w:rFonts w:ascii="Fb Fontext" w:hAnsi="Fb Fontext"/>
          <w:sz w:val="20"/>
          <w:rtl/>
        </w:rPr>
        <w:t xml:space="preserve"> ונתלבתה </w:t>
      </w:r>
      <w:ins w:id="95099" w:author="קלוד" w:date="2026-10-11T13:11:34Z">
        <w:r>
          <w:rPr>
            <w:rFonts w:ascii="Fb Fontext" w:hAnsi="Fb Fontext"/>
            <w:sz w:val="20"/>
            <w:rtl/>
          </w:rPr>
          <w:t xml:space="preserve">-</w:t>
        </w:r>
      </w:ins>
      <w:del w:id="95100" w:author="קלוד" w:date="2026-10-11T13:11:34Z">
        <w:r w:rsidRPr="006F178A">
          <w:rPr>
            <w:rFonts w:ascii="Fb Fontext" w:hAnsi="Fb Fontext"/>
            <w:sz w:val="20"/>
            <w:rtl/>
          </w:rPr>
          <w:delText xml:space="preserve">דסומכין</w:delText>
        </w:r>
      </w:del>
      <w:r w:rsidRPr="006F178A">
        <w:rPr>
          <w:rFonts w:ascii="Fb Fontext" w:hAnsi="Fb Fontext"/>
          <w:sz w:val="20"/>
          <w:rtl/>
        </w:rPr>
        <w:t xml:space="preserve"> </w:t>
      </w:r>
      <w:ins w:id="95097" w:author="קלוד" w:date="2026-10-11T13:11:34Z">
        <w:r>
          <w:rPr>
            <w:rFonts w:ascii="Fb Fontext" w:hAnsi="Fb Fontext"/>
            <w:sz w:val="20"/>
            <w:rtl/>
          </w:rPr>
          <w:t xml:space="preserve">סומכין ומקיימין,</w:t>
        </w:r>
      </w:ins>
      <w:del w:id="95098" w:author="קלוד" w:date="2026-10-11T13:11:34Z">
        <w:r w:rsidRPr="006F178A">
          <w:rPr>
            <w:rFonts w:ascii="Fb Fontext" w:hAnsi="Fb Fontext"/>
            <w:sz w:val="20"/>
            <w:rtl/>
          </w:rPr>
          <w:delText xml:space="preserve">ומקיימין</w:delText>
        </w:r>
      </w:del>
      <w:r w:rsidRPr="006F178A">
        <w:rPr>
          <w:rFonts w:ascii="Fb Fontext" w:hAnsi="Fb Fontext"/>
          <w:sz w:val="20"/>
          <w:rtl/>
        </w:rPr>
        <w:t xml:space="preserve"> ונוטלין ומחזי</w:t>
      </w:r>
      <w:r w:rsidRPr="006F178A">
        <w:rPr>
          <w:rFonts w:ascii="Fb Fontext" w:hAnsi="Fb Fontext" w:hint="cs"/>
          <w:sz w:val="20"/>
          <w:rtl/>
        </w:rPr>
        <w:t>ר</w:t>
      </w:r>
      <w:r w:rsidRPr="006F178A">
        <w:rPr>
          <w:rFonts w:ascii="Fb Fontext" w:hAnsi="Fb Fontext"/>
          <w:sz w:val="20"/>
          <w:rtl/>
        </w:rPr>
        <w:t xml:space="preserve">ין </w:t>
      </w:r>
      <w:ins w:id="95095" w:author="קלוד" w:date="2026-10-11T13:11:34Z">
        <w:r>
          <w:rPr>
            <w:rFonts w:ascii="Fb Fontext" w:hAnsi="Fb Fontext"/>
            <w:sz w:val="20"/>
            <w:rtl/>
          </w:rPr>
          <w:t xml:space="preserve">לה,</w:t>
        </w:r>
      </w:ins>
      <w:del w:id="95096" w:author="קלוד" w:date="2026-10-11T13:11:34Z">
        <w:r w:rsidRPr="006F178A">
          <w:rPr>
            <w:rFonts w:ascii="Fb Fontext" w:hAnsi="Fb Fontext"/>
            <w:sz w:val="20"/>
            <w:rtl/>
          </w:rPr>
          <w:delText xml:space="preserve">לה</w:delText>
        </w:r>
      </w:del>
      <w:r w:rsidRPr="006F178A">
        <w:rPr>
          <w:rFonts w:ascii="Fb Fontext" w:hAnsi="Fb Fontext"/>
          <w:sz w:val="20"/>
          <w:rtl/>
        </w:rPr>
        <w:t xml:space="preserve"> ומוכח </w:t>
      </w:r>
      <w:ins w:id="95093" w:author="קלוד" w:date="2026-10-11T13:11:34Z">
        <w:r>
          <w:rPr>
            <w:rFonts w:ascii="Fb Fontext" w:hAnsi="Fb Fontext"/>
            <w:sz w:val="20"/>
            <w:rtl/>
          </w:rPr>
          <w:t xml:space="preserve">שגם לסמוך</w:t>
        </w:r>
      </w:ins>
      <w:del w:id="95094" w:author="קלוד" w:date="2026-10-11T13:11:34Z">
        <w:r w:rsidRPr="006F178A">
          <w:rPr>
            <w:rFonts w:ascii="Fb Fontext" w:hAnsi="Fb Fontext"/>
            <w:sz w:val="20"/>
            <w:rtl/>
          </w:rPr>
          <w:delText xml:space="preserve">דלסמוך</w:delText>
        </w:r>
      </w:del>
      <w:r w:rsidRPr="006F178A">
        <w:rPr>
          <w:rFonts w:ascii="Fb Fontext" w:hAnsi="Fb Fontext"/>
          <w:sz w:val="20"/>
          <w:rtl/>
        </w:rPr>
        <w:t xml:space="preserve"> תלוי בקטמה</w:t>
      </w:r>
    </w:p>
    <w:p w:rsidR="00E9703F" w:rsidRPr="006F178A" w:rsidRDefault="00E9703F" w:rsidP="00E9703F">
      <w:pPr>
        <w:rPr>
          <w:rtl/>
        </w:rPr>
      </w:pPr>
      <w:r w:rsidRPr="006F178A">
        <w:rPr>
          <w:b/>
          <w:bCs/>
          <w:rtl/>
        </w:rPr>
        <w:tab/>
      </w:r>
      <w:r w:rsidRPr="006F178A">
        <w:rPr>
          <w:rFonts w:hint="cs"/>
          <w:b/>
          <w:bCs/>
          <w:rtl/>
        </w:rPr>
        <w:t>ואין</w:t>
      </w:r>
      <w:r w:rsidRPr="006F178A">
        <w:rPr>
          <w:b/>
          <w:bCs/>
          <w:rtl/>
        </w:rPr>
        <w:t xml:space="preserve"> </w:t>
      </w:r>
      <w:r w:rsidRPr="006F178A">
        <w:rPr>
          <w:rFonts w:hint="cs"/>
          <w:b/>
          <w:bCs/>
          <w:rtl/>
        </w:rPr>
        <w:t>לדחות</w:t>
      </w:r>
      <w:r w:rsidRPr="006F178A">
        <w:rPr>
          <w:rFonts w:hint="cs"/>
          <w:rtl/>
        </w:rPr>
        <w:t xml:space="preserve"> </w:t>
      </w:r>
      <w:ins w:id="95111" w:author="קלוד" w:date="2026-10-11T13:11:34Z">
        <w:r>
          <w:rPr>
            <w:rFonts w:hint="cs"/>
            <w:rtl/>
          </w:rPr>
          <w:t xml:space="preserve">ששנה</w:t>
        </w:r>
      </w:ins>
      <w:del w:id="95112" w:author="קלוד" w:date="2026-10-11T13:11:34Z">
        <w:r w:rsidRPr="006F178A">
          <w:rPr>
            <w:rFonts w:hint="cs"/>
            <w:rtl/>
          </w:rPr>
          <w:delText xml:space="preserve">דתני</w:delText>
        </w:r>
      </w:del>
      <w:r w:rsidRPr="006F178A">
        <w:rPr>
          <w:rFonts w:hint="cs"/>
          <w:rtl/>
        </w:rPr>
        <w:t xml:space="preserve"> סומכין משום </w:t>
      </w:r>
      <w:ins w:id="95109" w:author="קלוד" w:date="2026-10-11T13:11:34Z">
        <w:r>
          <w:rPr>
            <w:rFonts w:hint="cs"/>
            <w:rtl/>
          </w:rPr>
          <w:t xml:space="preserve">מקיימין,</w:t>
        </w:r>
      </w:ins>
      <w:del w:id="95110" w:author="קלוד" w:date="2026-10-11T13:11:34Z">
        <w:r w:rsidRPr="006F178A">
          <w:rPr>
            <w:rFonts w:hint="cs"/>
            <w:rtl/>
          </w:rPr>
          <w:delText xml:space="preserve">מקיימין</w:delText>
        </w:r>
      </w:del>
      <w:r w:rsidRPr="006F178A">
        <w:rPr>
          <w:rFonts w:hint="cs"/>
          <w:rtl/>
        </w:rPr>
        <w:t xml:space="preserve"> </w:t>
      </w:r>
      <w:ins w:id="95107" w:author="קלוד" w:date="2026-10-11T13:11:34Z">
        <w:r>
          <w:rPr>
            <w:rFonts w:hint="cs"/>
            <w:rtl/>
          </w:rPr>
          <w:t xml:space="preserve">כמו ששנה</w:t>
        </w:r>
      </w:ins>
      <w:del w:id="95108" w:author="קלוד" w:date="2026-10-11T13:11:34Z">
        <w:r w:rsidRPr="006F178A">
          <w:rPr>
            <w:rFonts w:hint="cs"/>
            <w:rtl/>
          </w:rPr>
          <w:delText xml:space="preserve">כדתני</w:delText>
        </w:r>
      </w:del>
      <w:r w:rsidRPr="006F178A">
        <w:rPr>
          <w:rFonts w:hint="cs"/>
          <w:rtl/>
        </w:rPr>
        <w:t xml:space="preserve"> נוטלין משום </w:t>
      </w:r>
      <w:ins w:id="95105" w:author="קלוד" w:date="2026-10-11T13:11:34Z">
        <w:r>
          <w:rPr>
            <w:rFonts w:hint="cs"/>
            <w:rtl/>
          </w:rPr>
          <w:t xml:space="preserve">מחזירין,</w:t>
        </w:r>
      </w:ins>
      <w:del w:id="95106" w:author="קלוד" w:date="2026-10-11T13:11:34Z">
        <w:r w:rsidRPr="006F178A">
          <w:rPr>
            <w:rFonts w:hint="cs"/>
            <w:rtl/>
          </w:rPr>
          <w:delText xml:space="preserve">מחזירין</w:delText>
        </w:r>
      </w:del>
    </w:p>
    <w:p w:rsidR="00E9703F" w:rsidRDefault="00E9703F" w:rsidP="00E9703F">
      <w:pPr>
        <w:rPr>
          <w:rtl/>
        </w:rPr>
      </w:pPr>
      <w:r w:rsidRPr="006F178A">
        <w:rPr>
          <w:rtl/>
        </w:rPr>
        <w:tab/>
      </w:r>
      <w:ins w:id="95119" w:author="קלוד" w:date="2026-10-11T13:11:34Z">
        <w:r>
          <w:rPr>
            <w:rFonts w:hint="cs"/>
            <w:rtl/>
          </w:rPr>
          <w:t xml:space="preserve">שנוטלין</w:t>
        </w:r>
      </w:ins>
      <w:del w:id="95120" w:author="קלוד" w:date="2026-10-11T13:11:34Z">
        <w:r w:rsidRPr="006F178A">
          <w:rPr>
            <w:rFonts w:hint="cs"/>
            <w:rtl/>
          </w:rPr>
          <w:delText xml:space="preserve">דנוטלין</w:delText>
        </w:r>
      </w:del>
      <w:r w:rsidRPr="006F178A">
        <w:rPr>
          <w:rtl/>
        </w:rPr>
        <w:t xml:space="preserve"> </w:t>
      </w:r>
      <w:r w:rsidRPr="006F178A">
        <w:rPr>
          <w:rFonts w:hint="cs"/>
          <w:rtl/>
        </w:rPr>
        <w:t>ומחזירין</w:t>
      </w:r>
      <w:r w:rsidRPr="006F178A">
        <w:rPr>
          <w:rtl/>
        </w:rPr>
        <w:t xml:space="preserve"> </w:t>
      </w:r>
      <w:ins w:id="95117" w:author="קלוד" w:date="2026-10-11T13:11:34Z">
        <w:r>
          <w:rPr>
            <w:rtl/>
          </w:rPr>
          <w:t xml:space="preserve">במקום</w:t>
        </w:r>
      </w:ins>
      <w:del w:id="95118" w:author="קלוד" w:date="2026-10-11T13:11:34Z">
        <w:r w:rsidRPr="006F178A">
          <w:rPr>
            <w:rtl/>
          </w:rPr>
          <w:delText xml:space="preserve">בחד</w:delText>
        </w:r>
      </w:del>
      <w:r w:rsidRPr="006F178A">
        <w:rPr>
          <w:rtl/>
        </w:rPr>
        <w:t xml:space="preserve"> </w:t>
      </w:r>
      <w:ins w:id="95115" w:author="קלוד" w:date="2026-10-11T13:11:34Z">
        <w:r>
          <w:rPr>
            <w:rtl/>
          </w:rPr>
          <w:t xml:space="preserve">אחד,</w:t>
        </w:r>
      </w:ins>
      <w:del w:id="95116" w:author="קלוד" w:date="2026-10-11T13:11:34Z">
        <w:r w:rsidRPr="006F178A">
          <w:rPr>
            <w:rtl/>
          </w:rPr>
          <w:delText xml:space="preserve">מקום</w:delText>
        </w:r>
      </w:del>
      <w:r w:rsidRPr="006F178A">
        <w:rPr>
          <w:rtl/>
        </w:rPr>
        <w:t xml:space="preserve"> </w:t>
      </w:r>
      <w:r w:rsidRPr="006F178A">
        <w:rPr>
          <w:rFonts w:hint="cs"/>
          <w:rtl/>
        </w:rPr>
        <w:t>משא</w:t>
      </w:r>
      <w:r w:rsidRPr="006F178A">
        <w:rPr>
          <w:rtl/>
        </w:rPr>
        <w:t xml:space="preserve">"כ</w:t>
      </w:r>
      <w:r w:rsidRPr="006F178A">
        <w:rPr>
          <w:rtl/>
        </w:rPr>
        <w:t xml:space="preserve"> </w:t>
      </w:r>
      <w:ins w:id="95113" w:author="קלוד" w:date="2026-10-11T13:11:34Z">
        <w:r>
          <w:rPr>
            <w:rFonts w:hint="cs"/>
            <w:rtl/>
          </w:rPr>
          <w:t xml:space="preserve">סומכין </w:t>
        </w:r>
        <w:r>
          <w:rPr>
            <w:rStyle w:val="afffffe"/>
            <w:rFonts w:hint="cs"/>
            <w:rtl/>
          </w:rPr>
          <w:t xml:space="preserve">ומקיימין</w:t>
        </w:r>
      </w:ins>
      <w:del w:id="95114" w:author="קלוד" w:date="2026-10-11T13:11:34Z">
        <w:r w:rsidRPr="006F178A">
          <w:rPr>
            <w:rFonts w:hint="cs"/>
            <w:rtl/>
          </w:rPr>
          <w:delText xml:space="preserve">בסומכין</w:delText>
        </w:r>
      </w:del>
    </w:p>
    <w:p w:rsidR="00E9703F" w:rsidRPr="006F178A" w:rsidRDefault="00E9703F" w:rsidP="00E9703F">
      <w:pPr>
        <w:rPr>
          <w:rtl/>
        </w:rPr>
      </w:pPr>
      <w:r w:rsidRPr="006F178A">
        <w:rPr>
          <w:rFonts w:ascii="Fb Fontext" w:hAnsi="Fb Fontext"/>
          <w:b/>
          <w:bCs/>
          <w:rtl/>
        </w:rPr>
        <w:t xml:space="preserve">ת"ש </w:t>
      </w:r>
      <w:r w:rsidRPr="006F178A">
        <w:rPr>
          <w:rFonts w:ascii="Fb Fontext" w:hAnsi="Fb Fontext"/>
          <w:rtl/>
        </w:rPr>
        <w:t xml:space="preserve">כירה שהסיקוה בגפת ובעצים - סומכין לה, ואין מקיימין </w:t>
      </w:r>
      <w:r w:rsidRPr="006F178A">
        <w:rPr>
          <w:rFonts w:ascii="Fb Fontext" w:hAnsi="Fb Fontext"/>
          <w:rtl/>
        </w:rPr>
        <w:t xml:space="preserve">אא"כ</w:t>
      </w:r>
      <w:r w:rsidRPr="006F178A">
        <w:rPr>
          <w:rFonts w:ascii="Fb Fontext" w:hAnsi="Fb Fontext"/>
          <w:rtl/>
        </w:rPr>
        <w:t xml:space="preserve"> גרופה וקטומה. גחלים שעממו, או שנתן </w:t>
      </w:r>
      <w:ins w:id="92579" w:author="מנוע מכני" w:date="2026-10-11T12:04:39Z">
        <w:r>
          <w:rPr>
            <w:rFonts w:ascii="Fb Fontext" w:hAnsi="Fb Fontext"/>
            <w:rtl/>
          </w:rPr>
          <w:t xml:space="preserve">עליו</w:t>
        </w:r>
      </w:ins>
      <w:del w:id="92580" w:author="מנוע מכני" w:date="2026-10-11T12:04:39Z">
        <w:r w:rsidRPr="006F178A">
          <w:rPr>
            <w:rFonts w:ascii="Fb Fontext" w:hAnsi="Fb Fontext"/>
            <w:rtl/>
          </w:rPr>
          <w:delText xml:space="preserve">עליה</w:delText>
        </w:r>
      </w:del>
      <w:r w:rsidRPr="006F178A">
        <w:rPr>
          <w:rFonts w:ascii="Fb Fontext" w:hAnsi="Fb Fontext"/>
          <w:rtl/>
        </w:rPr>
        <w:t xml:space="preserve"> נעורת של פשתן דקה - הרי היא כקטומה.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לז.</w:t>
      </w:r>
    </w:p>
    <w:p>
      <w:pPr>
        <w:pStyle w:val="afffff8"/>
        <w:rPr>
          <w:ins w:id="91033" w:author="קלוד" w:date="2026-10-11T12:33:55Z"/>
        </w:rPr>
      </w:pPr>
      <w:ins w:id="91034" w:author="קלוד" w:date="2026-10-11T12:33:55Z">
        <w:r>
          <w:rPr>
            <w:color w:val="7B3F00"/>
          </w:rPr>
          <w:t xml:space="preserve">כירה שהסיקוה בגפת - שהייה בקטמה והובערה</w:t>
        </w:r>
      </w:ins>
    </w:p>
    <w:p>
      <w:pPr>
        <w:pStyle w:val="38"/>
        <w:rPr>
          <w:ins w:id="97328" w:author="מנוע מכני" w:date="2026-10-11T12:04:39Z"/>
        </w:rPr>
      </w:pPr>
      <w:r w:rsidRPr="006F178A">
        <w:t>ר</w:t>
      </w:r>
      <w:r w:rsidRPr="006F178A">
        <w:t xml:space="preserve">יב"נ מרב אושעיא:</w:t>
      </w:r>
    </w:p>
    <w:p w:rsidR="00E9703F" w:rsidRPr="006F178A" w:rsidRDefault="00E9703F" w:rsidP="00E9703F">
      <w:pPr>
        <w:rPr>
          <w:rStyle w:val="afffe"/>
          <w:rFonts w:ascii="Fb Fontext" w:hAnsi="Fb Fontext"/>
          <w:rtl/>
        </w:rPr>
      </w:pPr>
      <w:del w:id="97329" w:author="מנוע מכני" w:date="2026-10-11T12:04:39Z">
        <w:r w:rsidRPr="006F178A">
          <w:rPr>
            <w:rFonts w:ascii="Fb Fontext" w:hAnsi="Fb Fontext"/>
            <w:rtl/>
          </w:rPr>
          <w:delText xml:space="preserve"> </w:delText>
        </w:r>
      </w:del>
      <w:r w:rsidRPr="006F178A">
        <w:rPr>
          <w:rFonts w:ascii="Fb Fontext" w:hAnsi="Fb Fontext"/>
          <w:rtl/>
        </w:rPr>
        <w:t xml:space="preserve">קטמה והובערה - משהין </w:t>
      </w:r>
      <w:ins w:id="92581" w:author="מנוע מכני" w:date="2026-10-11T12:04:39Z">
        <w:r>
          <w:rPr>
            <w:rFonts w:ascii="Fb Fontext" w:hAnsi="Fb Fontext"/>
            <w:rtl/>
          </w:rPr>
          <w:t xml:space="preserve">עליו</w:t>
        </w:r>
      </w:ins>
      <w:del w:id="92582" w:author="מנוע מכני" w:date="2026-10-11T12:04:39Z">
        <w:r w:rsidRPr="006F178A">
          <w:rPr>
            <w:rFonts w:ascii="Fb Fontext" w:hAnsi="Fb Fontext"/>
            <w:rtl/>
          </w:rPr>
          <w:delText xml:space="preserve">עליה</w:delText>
        </w:r>
      </w:del>
      <w:r w:rsidRPr="006F178A">
        <w:rPr>
          <w:rFonts w:ascii="Fb Fontext" w:hAnsi="Fb Fontext"/>
          <w:rtl/>
        </w:rPr>
        <w:t xml:space="preserve"> חמין שהוחמו כל צורכן, ותבשיל שבישל כל צורכו.</w:t>
      </w:r>
    </w:p>
    <w:p>
      <w:pPr>
        <w:pStyle w:val="38"/>
        <w:rPr>
          <w:ins w:id="97330" w:author="מנוע מכני" w:date="2026-10-11T12:04:39Z"/>
        </w:rPr>
      </w:pPr>
      <w:r w:rsidRPr="006061D7">
        <w:t xml:space="preserve">ואין להוכיח</w:t>
      </w:r>
    </w:p>
    <w:p w:rsidR="00E9703F" w:rsidRPr="006061D7" w:rsidRDefault="00E9703F" w:rsidP="00E9703F">
      <w:pPr>
        <w:rPr>
          <w:rtl/>
        </w:rPr>
      </w:pPr>
      <w:del w:id="97331" w:author="מנוע מכני" w:date="2026-10-11T12:04:39Z">
        <w:r w:rsidRPr="006061D7">
          <w:rPr>
            <w:rtl/>
          </w:rPr>
          <w:delText xml:space="preserve"> </w:delText>
        </w:r>
      </w:del>
      <w:r w:rsidRPr="006061D7">
        <w:rPr>
          <w:rtl/>
        </w:rPr>
        <w:t xml:space="preserve">מכאן דמצטמק ויפה לו מותר</w:t>
      </w:r>
      <w:r w:rsidRPr="006061D7">
        <w:rPr>
          <w:rFonts w:hint="cs"/>
          <w:rtl/>
        </w:rPr>
        <w:t>,</w:t>
      </w:r>
      <w:r w:rsidRPr="006061D7">
        <w:rPr>
          <w:rtl/>
        </w:rPr>
        <w:t xml:space="preserve"> דדוקא </w:t>
      </w:r>
      <w:ins w:id="91069" w:author="מנוע מכני" w:date="2026-10-11T12:04:39Z">
        <w:r>
          <w:rPr>
            <w:rtl/>
          </w:rPr>
          <w:t xml:space="preserve">כאן</w:t>
        </w:r>
      </w:ins>
      <w:del w:id="91070" w:author="מנוע מכני" w:date="2026-10-11T12:04:39Z">
        <w:r w:rsidRPr="006061D7">
          <w:rPr>
            <w:rtl/>
          </w:rPr>
          <w:delText xml:space="preserve">הכא</w:delText>
        </w:r>
      </w:del>
      <w:r w:rsidRPr="006061D7">
        <w:rPr>
          <w:rFonts w:hint="cs"/>
          <w:rtl/>
        </w:rPr>
        <w:t xml:space="preserve"> </w:t>
      </w:r>
      <w:r w:rsidRPr="006061D7">
        <w:rPr>
          <w:rtl/>
        </w:rPr>
        <w:t xml:space="preserve">מיירי בקטמה </w:t>
      </w:r>
      <w:r w:rsidRPr="006061D7">
        <w:rPr>
          <w:rtl/>
        </w:rPr>
        <w:t xml:space="preserve">וקמ"ל</w:t>
      </w:r>
      <w:r w:rsidRPr="006061D7">
        <w:rPr>
          <w:rtl/>
        </w:rPr>
        <w:t xml:space="preserve"> דלא </w:t>
      </w:r>
      <w:ins w:id="91065" w:author="מנוע מכני" w:date="2026-10-11T12:04:39Z">
        <w:r>
          <w:rPr>
            <w:rtl/>
          </w:rPr>
          <w:t xml:space="preserve">אומרים</w:t>
        </w:r>
      </w:ins>
      <w:del w:id="91066" w:author="מנוע מכני" w:date="2026-10-11T12:04:39Z">
        <w:r w:rsidRPr="006061D7">
          <w:rPr>
            <w:rtl/>
          </w:rPr>
          <w:delText xml:space="preserve">אמרינן</w:delText>
        </w:r>
      </w:del>
      <w:r w:rsidRPr="006061D7">
        <w:rPr>
          <w:rtl/>
        </w:rPr>
        <w:t xml:space="preserve"> </w:t>
      </w:r>
      <w:r w:rsidRPr="006061D7">
        <w:rPr>
          <w:rFonts w:hint="cs"/>
          <w:rtl/>
        </w:rPr>
        <w:t>ה</w:t>
      </w:r>
      <w:r w:rsidRPr="006061D7">
        <w:rPr>
          <w:rtl/>
        </w:rPr>
        <w:t xml:space="preserve">דרה </w:t>
      </w:r>
      <w:ins w:id="91067" w:author="מנוע מכני" w:date="2026-10-11T12:04:39Z">
        <w:r>
          <w:rPr>
            <w:rtl/>
          </w:rPr>
          <w:t xml:space="preserve">לדבר</w:t>
        </w:r>
      </w:ins>
      <w:del w:id="91068" w:author="מנוע מכני" w:date="2026-10-11T12:04:39Z">
        <w:r w:rsidRPr="006061D7">
          <w:rPr>
            <w:rtl/>
          </w:rPr>
          <w:delText xml:space="preserve">למילת</w:delText>
        </w:r>
        <w:r w:rsidRPr="006061D7">
          <w:rPr>
            <w:rFonts w:hint="cs"/>
            <w:rtl/>
          </w:rPr>
          <w:delText xml:space="preserve">א</w:delText>
        </w:r>
      </w:del>
    </w:p>
    <w:p>
      <w:pPr>
        <w:pStyle w:val="38"/>
        <w:rPr>
          <w:ins w:id="9802" w:author="עריכה מהאתר" w:date="2026-10-19T14:06:33Z"/>
        </w:rPr>
      </w:pPr>
      <w:ins w:id="9803" w:author="עריכה מהאתר" w:date="2026-10-19T14:06:33Z">
        <w:r>
          <w:t xml:space="preserve">וכן ברייתא אחריתי</w:t>
        </w:r>
      </w:ins>
    </w:p>
    <w:p w:rsidR="00E9703F" w:rsidRPr="006F178A" w:rsidRDefault="00E9703F" w:rsidP="00E9703F">
      <w:pPr>
        <w:rPr>
          <w:rtl/>
        </w:rPr>
      </w:pPr>
      <w:del w:id="9801" w:author="עריכה מהאתר" w:date="2026-10-19T14:06:33Z">
        <w:r>
          <w:rPr>
            <w:rFonts w:ascii="Fb Fontext" w:hAnsi="Fb Fontext"/>
            <w:sz w:val="20"/>
            <w:rtl/>
          </w:rPr>
          <w:delText xml:space="preserve">וכן ברייתא אחריתי </w:delText>
        </w:r>
      </w:del>
      <w:r>
        <w:rPr>
          <w:rFonts w:ascii="Fb Fontext" w:hAnsi="Fb Fontext"/>
          <w:sz w:val="20"/>
          <w:rtl/>
        </w:rPr>
        <w:t xml:space="preserve">ש</w:t>
      </w:r>
      <w:r>
        <w:rPr>
          <w:rFonts w:ascii="Fb Fontext" w:hAnsi="Fb Fontext"/>
          <w:sz w:val="20"/>
          <w:rtl/>
        </w:rPr>
        <w:t>אפי'</w:t>
      </w:r>
      <w:r w:rsidRPr="006F178A">
        <w:rPr>
          <w:rFonts w:ascii="Fb Fontext" w:hAnsi="Fb Fontext"/>
          <w:sz w:val="20"/>
          <w:rtl/>
        </w:rPr>
        <w:t xml:space="preserve"> בגחלים של רותם [יותר חמות] דאצטריכא </w:t>
      </w:r>
      <w:ins w:id="92583" w:author="מנוע מכני" w:date="2026-10-11T12:04:39Z">
        <w:r>
          <w:rPr>
            <w:rFonts w:ascii="Fb Fontext" w:hAnsi="Fb Fontext"/>
            <w:sz w:val="20"/>
            <w:rtl/>
          </w:rPr>
          <w:t xml:space="preserve">לו</w:t>
        </w:r>
      </w:ins>
      <w:del w:id="92584"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w:t>
      </w:r>
    </w:p>
    <w:p w:rsidR="00E9703F" w:rsidRDefault="00E9703F" w:rsidP="00E9703F">
      <w:pPr>
        <w:rPr>
          <w:rFonts w:ascii="Fb Fontext" w:hAnsi="Fb Fontext"/>
          <w:rtl/>
        </w:rPr>
      </w:pPr>
      <w:r w:rsidRPr="006F178A">
        <w:rPr>
          <w:rStyle w:val="2fb"/>
          <w:rFonts w:ascii="Fb Fontext" w:hAnsi="Fb Fontext"/>
          <w:rtl/>
        </w:rPr>
        <w:t xml:space="preserve">ר"ש</w:t>
      </w:r>
      <w:r w:rsidRPr="006F178A">
        <w:rPr>
          <w:rFonts w:ascii="Fb Fontext" w:hAnsi="Fb Fontext"/>
          <w:rtl/>
        </w:rPr>
        <w:t xml:space="preserve"> </w:t>
      </w:r>
      <w:r w:rsidRPr="006F178A">
        <w:rPr>
          <w:rStyle w:val="2fb"/>
          <w:rFonts w:ascii="Fb Fontext" w:hAnsi="Fb Fontext"/>
          <w:rtl/>
        </w:rPr>
        <w:t xml:space="preserve">מרי"ו</w:t>
      </w:r>
      <w:r w:rsidRPr="006F178A">
        <w:rPr>
          <w:rFonts w:ascii="Fb Fontext" w:hAnsi="Fb Fontext"/>
          <w:rtl/>
        </w:rPr>
        <w:t xml:space="preserve"> [</w:t>
      </w:r>
      <w:r w:rsidRPr="006F178A">
        <w:rPr>
          <w:rFonts w:ascii="Fb Fontext" w:hAnsi="Fb Fontext"/>
          <w:rtl/>
        </w:rPr>
        <w:t xml:space="preserve">וקמ"ל</w:t>
      </w:r>
      <w:r w:rsidRPr="006F178A">
        <w:rPr>
          <w:rFonts w:ascii="Fb Fontext" w:hAnsi="Fb Fontext"/>
          <w:rtl/>
        </w:rPr>
        <w:t xml:space="preserve"> דיוקא דמתניתין]</w:t>
      </w:r>
    </w:p>
    <w:p w:rsidR="00E9703F" w:rsidRPr="006F178A" w:rsidRDefault="00E9703F" w:rsidP="00E9703F">
      <w:pPr>
        <w:rPr>
          <w:rtl/>
        </w:rPr>
      </w:pPr>
      <w:r w:rsidRPr="006F178A">
        <w:rPr>
          <w:rtl/>
        </w:rPr>
        <w:t xml:space="preserve">כירה שהסיקוה בגפת ובעצים משהין </w:t>
      </w:r>
      <w:ins w:id="92585" w:author="מנוע מכני" w:date="2026-10-11T12:04:39Z">
        <w:r>
          <w:rPr>
            <w:rtl/>
          </w:rPr>
          <w:t xml:space="preserve">עליו</w:t>
        </w:r>
      </w:ins>
      <w:del w:id="92586" w:author="מנוע מכני" w:date="2026-10-11T12:04:39Z">
        <w:r w:rsidRPr="006F178A">
          <w:rPr>
            <w:rtl/>
          </w:rPr>
          <w:delText xml:space="preserve">עליה</w:delText>
        </w:r>
      </w:del>
      <w:r w:rsidRPr="006F178A">
        <w:rPr>
          <w:rtl/>
        </w:rPr>
        <w:t xml:space="preserve"> חמין שלא הוחמו כל צורכן ותבשיל שלא בישל כל צורכו.</w:t>
      </w:r>
    </w:p>
    <w:p w:rsidR="00E9703F" w:rsidRPr="006F178A" w:rsidRDefault="00E9703F" w:rsidP="00E9703F">
      <w:pPr>
        <w:rPr>
          <w:rtl/>
        </w:rPr>
      </w:pPr>
      <w:r w:rsidRPr="006F178A">
        <w:rPr>
          <w:rtl/>
        </w:rPr>
        <w:t xml:space="preserve">עקר - </w:t>
      </w:r>
      <w:r w:rsidRPr="006F178A">
        <w:rPr>
          <w:rtl/>
        </w:rPr>
        <w:t xml:space="preserve">לא</w:t>
      </w:r>
      <w:r w:rsidRPr="006F178A">
        <w:rPr>
          <w:rtl/>
        </w:rPr>
        <w:t xml:space="preserve"> יחזיר עד שיגרוף או עד שיתן אפר.</w:t>
      </w:r>
    </w:p>
    <w:p>
      <w:pPr>
        <w:pStyle w:val="38"/>
        <w:rPr>
          <w:ins w:id="97332" w:author="מנוע מכני" w:date="2026-10-11T12:04:39Z"/>
        </w:rPr>
      </w:pPr>
      <w:r>
        <w:t xml:space="preserve">והיי</w:t>
      </w:r>
      <w:del w:id="9001" w:author="עריכה מהאתר" w:date="2026-10-11T12:04:51Z">
        <w:r>
          <w:delText xml:space="preserve">נו</w:delText>
        </w:r>
      </w:del>
      <w:ins w:id="9002" w:author="עריכה מהאתר" w:date="2026-10-11T12:04:51Z">
        <w:r>
          <w:t xml:space="preserve">נו דסבר:</w:t>
        </w:r>
      </w:ins>
    </w:p>
    <w:p w:rsidR="00E9703F" w:rsidRPr="006F178A" w:rsidRDefault="00E9703F" w:rsidP="00E9703F">
      <w:pPr>
        <w:rPr>
          <w:rtl/>
        </w:rPr>
      </w:pPr>
      <w:del w:id="97333" w:author="מנוע מכני" w:date="2026-10-11T12:04:39Z">
        <w:r w:rsidRPr="006F178A">
          <w:rPr>
            <w:rFonts w:ascii="Fb Fontext" w:hAnsi="Fb Fontext"/>
            <w:sz w:val="20"/>
            <w:rtl/>
          </w:rPr>
          <w:delText xml:space="preserve"> </w:delText>
        </w:r>
      </w:del>
      <w:del w:id="9003" w:author="עריכה מהאתר" w:date="2026-10-11T12:04:51Z">
        <w:r>
          <w:rPr>
            <w:rFonts w:ascii="Fb Fontext" w:hAnsi="Fb Fontext"/>
            <w:sz w:val="20"/>
            <w:rtl/>
          </w:rPr>
          <w:delText xml:space="preserve">דסבר</w:delText>
        </w:r>
      </w:del>
      <w:del w:id="9004" w:author="עריכה מהאתר" w:date="2026-10-11T12:04:51Z">
        <w:r>
          <w:rPr>
            <w:rFonts w:ascii="Fb Fontext" w:hAnsi="Fb Fontext"/>
            <w:sz w:val="20"/>
            <w:rtl/>
          </w:rPr>
          <w:delText xml:space="preserve">: </w:delText>
        </w:r>
      </w:del>
      <w:r>
        <w:rPr>
          <w:rFonts w:ascii="Fb Fontext" w:hAnsi="Fb Fontext"/>
          <w:sz w:val="20"/>
          <w:rtl/>
        </w:rPr>
        <w:t xml:space="preserve">מתניתין להחזיר </w:t>
      </w:r>
      <w:r w:rsidRPr="006F178A">
        <w:rPr>
          <w:rFonts w:ascii="Fb Fontext" w:hAnsi="Fb Fontext"/>
          <w:sz w:val="20"/>
          <w:rtl/>
        </w:rPr>
        <w:t xml:space="preserve">תנן</w:t>
      </w:r>
      <w:r w:rsidRPr="006F178A">
        <w:rPr>
          <w:rFonts w:ascii="Fb Fontext" w:hAnsi="Fb Fontext"/>
          <w:sz w:val="20"/>
          <w:rtl/>
        </w:rPr>
        <w:t xml:space="preserve">, </w:t>
      </w:r>
      <w:r w:rsidRPr="006F178A">
        <w:rPr>
          <w:rFonts w:ascii="Fb Fontext" w:hAnsi="Fb Fontext"/>
          <w:b/>
          <w:bCs/>
          <w:sz w:val="20"/>
          <w:rtl/>
        </w:rPr>
        <w:t xml:space="preserve">אבל לשהות משהין </w:t>
      </w:r>
      <w:ins w:id="94075" w:author="מנוע מכני" w:date="2026-10-11T12:04:39Z">
        <w:r>
          <w:rPr>
            <w:rFonts w:ascii="Fb Fontext" w:hAnsi="Fb Fontext"/>
            <w:b/>
            <w:bCs/>
            <w:sz w:val="20"/>
            <w:rtl/>
          </w:rPr>
          <w:t xml:space="preserve">אף</w:t>
        </w:r>
      </w:ins>
      <w:del w:id="94076" w:author="מנוע מכני" w:date="2026-10-11T12:04:39Z">
        <w:r w:rsidRPr="006F178A">
          <w:rPr>
            <w:rFonts w:ascii="Fb Fontext" w:hAnsi="Fb Fontext"/>
            <w:b/>
            <w:bCs/>
            <w:sz w:val="20"/>
            <w:rtl/>
          </w:rPr>
          <w:delText xml:space="preserve">אע"פ</w:delText>
        </w:r>
      </w:del>
      <w:r w:rsidRPr="006F178A">
        <w:rPr>
          <w:rFonts w:ascii="Fb Fontext" w:hAnsi="Fb Fontext"/>
          <w:b/>
          <w:bCs/>
          <w:sz w:val="20"/>
          <w:rtl/>
        </w:rPr>
        <w:t xml:space="preserve"> שאינו גרוף ואינו קטום.</w:t>
      </w:r>
    </w:p>
    <w:p w:rsidR="00E9703F" w:rsidRPr="006F178A" w:rsidRDefault="00E9703F" w:rsidP="00E9703F">
      <w:pPr>
        <w:rPr>
          <w:rtl/>
        </w:rPr>
      </w:pPr>
      <w:del w:id="9005" w:author="עריכה מהאתר" w:date="2026-10-11T12:04:51Z">
        <w:r>
          <w:rPr>
            <w:rStyle w:val="2fb"/>
            <w:rFonts w:ascii="Fb Fontext" w:hAnsi="Fb Fontext"/>
            <w:rtl/>
          </w:rPr>
          <w:delText xml:space="preserve">ו</w:delText>
        </w:r>
      </w:del>
      <w:ins w:id="9006" w:author="עריכה מהאתר" w:date="2026-10-11T12:04:51Z">
        <w:r>
          <w:rPr>
            <w:rStyle w:val="2fb"/>
            <w:rFonts w:ascii="Fb Fontext" w:hAnsi="Fb Fontext"/>
            <w:rtl/>
          </w:rPr>
          <w:t xml:space="preserve">ול</w:t>
        </w:r>
      </w:ins>
      <w:r>
        <w:rPr>
          <w:rStyle w:val="2fb"/>
          <w:rFonts w:ascii="Fb Fontext" w:hAnsi="Fb Fontext"/>
          <w:rtl/>
        </w:rPr>
        <w:t xml:space="preserve">רבא</w:t>
      </w:r>
      <w:r w:rsidRPr="006F178A">
        <w:rPr>
          <w:rFonts w:ascii="Fb Fontext" w:hAnsi="Fb Fontext"/>
          <w:rtl/>
        </w:rPr>
        <w:t xml:space="preserve"> </w:t>
      </w:r>
      <w:del w:id="9007" w:author="עריכה מהאתר" w:date="2026-10-11T12:04:51Z">
        <w:r>
          <w:rPr>
            <w:rFonts w:ascii="Fb Fontext" w:hAnsi="Fb Fontext"/>
            <w:rtl/>
          </w:rPr>
          <w:delText xml:space="preserve">אמר</w:delText>
        </w:r>
      </w:del>
      <w:del w:id="9008" w:author="עריכה מהאתר" w:date="2026-10-11T12:04:51Z">
        <w:r>
          <w:rPr>
            <w:rFonts w:ascii="Fb Fontext" w:hAnsi="Fb Fontext"/>
            <w:rtl/>
          </w:rPr>
          <w:delText xml:space="preserve"> ד</w:delText>
        </w:r>
      </w:del>
      <w:r>
        <w:rPr>
          <w:rFonts w:ascii="Fb Fontext" w:hAnsi="Fb Fontext"/>
          <w:rtl/>
        </w:rPr>
        <w:t xml:space="preserve">שני דינים אלו שנינו במשנה.</w:t>
      </w:r>
    </w:p>
    <w:p w:rsidR="00E9703F" w:rsidRPr="006F178A" w:rsidRDefault="00E9703F" w:rsidP="00E9703F">
      <w:pPr>
        <w:rPr>
          <w:rtl/>
        </w:rPr>
      </w:pPr>
      <w:r w:rsidRPr="006F178A">
        <w:rPr>
          <w:rStyle w:val="afffe"/>
          <w:rFonts w:ascii="Fb Fontext" w:hAnsi="Fb Fontext"/>
          <w:rtl/>
        </w:rPr>
        <w:t>לשהות:</w:t>
      </w:r>
      <w:r w:rsidRPr="006F178A">
        <w:rPr>
          <w:rtl/>
        </w:rPr>
        <w:t xml:space="preserve"> אין נותנין את הפת בתוך התנור עם חשיכה ולא חררה </w:t>
      </w:r>
      <w:r w:rsidRPr="006F178A">
        <w:rPr>
          <w:rtl/>
        </w:rPr>
        <w:t xml:space="preserve">ע"ג</w:t>
      </w:r>
      <w:r w:rsidRPr="006F178A">
        <w:rPr>
          <w:rtl/>
        </w:rPr>
        <w:t xml:space="preserve"> גחלים אלא כדי שיקרמו פניה. הא קרמו פניה שרי.</w:t>
      </w:r>
    </w:p>
    <w:p w:rsidR="00E9703F" w:rsidRPr="006F178A" w:rsidRDefault="00E9703F" w:rsidP="00E9703F">
      <w:pPr>
        <w:rPr>
          <w:rtl/>
        </w:rPr>
      </w:pPr>
      <w:r w:rsidRPr="006F178A">
        <w:rPr>
          <w:rStyle w:val="afffe"/>
          <w:rFonts w:ascii="Fb Fontext" w:hAnsi="Fb Fontext"/>
          <w:rtl/>
        </w:rPr>
        <w:t xml:space="preserve">להחזיר: </w:t>
      </w:r>
      <w:r w:rsidRPr="006F178A">
        <w:rPr>
          <w:rtl/>
        </w:rPr>
        <w:t xml:space="preserve">ב"ה</w:t>
      </w:r>
      <w:r w:rsidRPr="006F178A">
        <w:rPr>
          <w:rtl/>
        </w:rPr>
        <w:t xml:space="preserve"> אף מחזירין. ודווקא בגרופה וקטומה.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805" w:author="עריכה מהאתר" w:date="2026-10-19T14:06:37Z"/>
        </w:rPr>
      </w:pPr>
      <w:ins w:id="9806" w:author="עריכה מהאתר" w:date="2026-10-19T14:06:37Z">
        <w:r>
          <w:t xml:space="preserve">רשב"יה מר"יו-</w:t>
        </w:r>
      </w:ins>
    </w:p>
    <w:p w:rsidR="00E9703F" w:rsidRPr="006F178A" w:rsidRDefault="00E9703F" w:rsidP="00E9703F">
      <w:pPr>
        <w:rPr>
          <w:rtl/>
        </w:rPr>
      </w:pPr>
      <w:del w:id="9801" w:author="עריכה מהאתר" w:date="2026-10-19T14:06:37Z">
        <w:r>
          <w:rPr>
            <w:rStyle w:val="2fb"/>
            <w:rFonts w:ascii="Fb Fontext" w:hAnsi="Fb Fontext"/>
            <w:rtl/>
          </w:rPr>
          <w:delText xml:space="preserve">רשב"יה</w:delText>
        </w:r>
      </w:del>
      <w:del w:id="9802" w:author="עריכה מהאתר" w:date="2026-10-19T14:06:37Z">
        <w:r>
          <w:rPr>
            <w:rFonts w:ascii="Fb Fontext" w:hAnsi="Fb Fontext"/>
            <w:rtl/>
          </w:rPr>
          <w:delText xml:space="preserve"> </w:delText>
        </w:r>
      </w:del>
      <w:del w:id="9803" w:author="עריכה מהאתר" w:date="2026-10-19T14:06:37Z">
        <w:r>
          <w:rPr>
            <w:rStyle w:val="2fb"/>
            <w:rFonts w:ascii="Fb Fontext" w:hAnsi="Fb Fontext"/>
            <w:rtl/>
          </w:rPr>
          <w:delText xml:space="preserve">מר"יו</w:delText>
        </w:r>
      </w:del>
      <w:del w:id="9804" w:author="עריכה מהאתר" w:date="2026-10-19T14:06:37Z">
        <w:r>
          <w:rPr>
            <w:rFonts w:ascii="Fb Fontext" w:hAnsi="Fb Fontext" w:hint="cs"/>
            <w:rtl/>
          </w:rPr>
          <w:delText xml:space="preserve">- </w:delText>
        </w:r>
      </w:del>
      <w:r w:rsidRPr="006F178A">
        <w:rPr>
          <w:rFonts w:ascii="Fb Fontext" w:hAnsi="Fb Fontext"/>
          <w:rtl/>
        </w:rPr>
        <w:t xml:space="preserve">כירה שהסיקוה בגפת ובעצים משהין </w:t>
      </w:r>
      <w:ins w:id="92587" w:author="מנוע מכני" w:date="2026-10-11T12:04:39Z">
        <w:r>
          <w:rPr>
            <w:rFonts w:ascii="Fb Fontext" w:hAnsi="Fb Fontext"/>
            <w:rtl/>
          </w:rPr>
          <w:t xml:space="preserve">עליו</w:t>
        </w:r>
      </w:ins>
      <w:del w:id="92588" w:author="מנוע מכני" w:date="2026-10-11T12:04:39Z">
        <w:r w:rsidRPr="006F178A">
          <w:rPr>
            <w:rFonts w:ascii="Fb Fontext" w:hAnsi="Fb Fontext"/>
            <w:rtl/>
          </w:rPr>
          <w:delText xml:space="preserve">עליה</w:delText>
        </w:r>
      </w:del>
      <w:r w:rsidRPr="006F178A">
        <w:rPr>
          <w:rFonts w:ascii="Fb Fontext" w:hAnsi="Fb Fontext"/>
          <w:rtl/>
        </w:rPr>
        <w:t xml:space="preserve"> תבשיל שבישל כל צורכו וחמין שהוחמו כל צורכן </w:t>
      </w:r>
      <w:ins w:id="90293" w:author="מנוע מכני" w:date="2026-10-11T12:04:39Z">
        <w:r>
          <w:rPr>
            <w:rFonts w:ascii="Fb Fontext" w:hAnsi="Fb Fontext"/>
            <w:rtl/>
          </w:rPr>
          <w:t xml:space="preserve">ואפי'</w:t>
        </w:r>
      </w:ins>
      <w:del w:id="90294" w:author="מנוע מכני" w:date="2026-10-11T12:04:39Z">
        <w:r w:rsidRPr="006F178A">
          <w:rPr>
            <w:rFonts w:ascii="Fb Fontext" w:hAnsi="Fb Fontext"/>
            <w:rtl/>
          </w:rPr>
          <w:delText xml:space="preserve">ואפילו</w:delText>
        </w:r>
      </w:del>
      <w:r w:rsidRPr="006F178A">
        <w:rPr>
          <w:rFonts w:ascii="Fb Fontext" w:hAnsi="Fb Fontext"/>
          <w:rtl/>
        </w:rPr>
        <w:t xml:space="preserve"> מצטמק ויפה לו.</w:t>
      </w:r>
    </w:p>
    <w:p>
      <w:pPr>
        <w:pStyle w:val="38"/>
        <w:rPr>
          <w:ins w:id="97334" w:author="מנוע מכני" w:date="2026-10-11T12:04:39Z"/>
        </w:rPr>
      </w:pPr>
      <w:r w:rsidRPr="006F178A">
        <w:t xml:space="preserve">והיינו</w:t>
      </w:r>
    </w:p>
    <w:p w:rsidR="00E9703F" w:rsidRPr="006F178A" w:rsidRDefault="00E9703F" w:rsidP="00E9703F">
      <w:pPr>
        <w:rPr>
          <w:rtl/>
        </w:rPr>
      </w:pPr>
      <w:del w:id="97335" w:author="מנוע מכני" w:date="2026-10-11T12:04:39Z">
        <w:r w:rsidRPr="006F178A">
          <w:rPr>
            <w:rtl/>
          </w:rPr>
          <w:delText xml:space="preserve"> </w:delText>
        </w:r>
      </w:del>
      <w:r w:rsidRPr="006F178A">
        <w:rPr>
          <w:rtl/>
        </w:rPr>
        <w:t xml:space="preserve">דווקא </w:t>
      </w:r>
      <w:r w:rsidRPr="006F178A">
        <w:rPr>
          <w:rStyle w:val="2fb"/>
          <w:rtl/>
        </w:rPr>
        <w:t xml:space="preserve">לרי"ו</w:t>
      </w:r>
      <w:r w:rsidRPr="006F178A">
        <w:rPr>
          <w:rtl/>
        </w:rPr>
        <w:t xml:space="preserve"> ולא לפי </w:t>
      </w:r>
      <w:r w:rsidRPr="006F178A">
        <w:rPr>
          <w:rStyle w:val="2fb"/>
          <w:rtl/>
        </w:rPr>
        <w:t xml:space="preserve">רב</w:t>
      </w:r>
      <w:r w:rsidRPr="006F178A">
        <w:rPr>
          <w:rtl/>
        </w:rPr>
        <w:t xml:space="preserve"> </w:t>
      </w:r>
      <w:r w:rsidRPr="006F178A">
        <w:rPr>
          <w:rStyle w:val="2fb"/>
          <w:rtl/>
        </w:rPr>
        <w:t xml:space="preserve">ושמואל</w:t>
      </w:r>
      <w:r w:rsidRPr="006F178A">
        <w:rPr>
          <w:rtl/>
        </w:rPr>
        <w:t xml:space="preserve">.</w:t>
      </w:r>
    </w:p>
    <w:p w:rsidR="00E9703F" w:rsidRPr="006F178A" w:rsidRDefault="00E9703F" w:rsidP="00E9703F">
      <w:pPr>
        <w:rPr>
          <w:rtl/>
        </w:rPr>
      </w:pPr>
      <w:r w:rsidRPr="006F178A">
        <w:rPr>
          <w:rFonts w:ascii="Fb Fontext" w:hAnsi="Fb Fontext"/>
          <w:sz w:val="20"/>
          <w:rtl/>
        </w:rPr>
        <w:t xml:space="preserve">ואמר עוקבא </w:t>
      </w:r>
      <w:r w:rsidRPr="006F178A">
        <w:rPr>
          <w:rStyle w:val="2fb"/>
          <w:rFonts w:ascii="Fb Fontext" w:hAnsi="Fb Fontext"/>
          <w:sz w:val="20"/>
          <w:rtl/>
        </w:rPr>
        <w:t xml:space="preserve">לרב </w:t>
      </w:r>
      <w:ins w:id="95133" w:author="קלוד" w:date="2026-10-11T13:11:34Z">
        <w:r>
          <w:rPr>
            <w:rStyle w:val="2fb"/>
            <w:rFonts w:ascii="Fb Fontext" w:hAnsi="Fb Fontext"/>
            <w:sz w:val="20"/>
            <w:rtl/>
          </w:rPr>
          <w:t xml:space="preserve">אשי:</w:t>
        </w:r>
      </w:ins>
      <w:del w:id="95134" w:author="קלוד" w:date="2026-10-11T13:11:34Z">
        <w:r w:rsidRPr="006F178A">
          <w:rPr>
            <w:rStyle w:val="2fb"/>
            <w:rFonts w:ascii="Fb Fontext" w:hAnsi="Fb Fontext"/>
            <w:sz w:val="20"/>
            <w:rtl/>
          </w:rPr>
          <w:delText xml:space="preserve">אשי</w:delText>
        </w:r>
      </w:del>
      <w:r w:rsidRPr="006F178A">
        <w:rPr>
          <w:rFonts w:ascii="Fb Fontext" w:hAnsi="Fb Fontext"/>
          <w:sz w:val="20"/>
          <w:rtl/>
        </w:rPr>
        <w:t xml:space="preserve"> </w:t>
      </w:r>
      <w:ins w:id="95131" w:author="קלוד" w:date="2026-10-11T13:11:34Z">
        <w:r>
          <w:rPr>
            <w:rFonts w:ascii="Fb Fontext" w:hAnsi="Fb Fontext"/>
            <w:sz w:val="20"/>
            <w:rtl/>
          </w:rPr>
          <w:t xml:space="preserve">אתם,</w:t>
        </w:r>
      </w:ins>
      <w:del w:id="95132" w:author="קלוד" w:date="2026-10-11T13:11:34Z">
        <w:r w:rsidRPr="006F178A">
          <w:rPr>
            <w:rFonts w:ascii="Fb Fontext" w:hAnsi="Fb Fontext"/>
            <w:sz w:val="20"/>
            <w:rtl/>
          </w:rPr>
          <w:delText xml:space="preserve">דאתון</w:delText>
        </w:r>
      </w:del>
      <w:r w:rsidRPr="006F178A">
        <w:rPr>
          <w:rFonts w:ascii="Fb Fontext" w:hAnsi="Fb Fontext"/>
          <w:sz w:val="20"/>
          <w:rtl/>
        </w:rPr>
        <w:t xml:space="preserve"> </w:t>
      </w:r>
      <w:ins w:id="95129" w:author="קלוד" w:date="2026-10-11T13:11:34Z">
        <w:r>
          <w:rPr>
            <w:rFonts w:ascii="Fb Fontext" w:hAnsi="Fb Fontext"/>
            <w:sz w:val="20"/>
            <w:rtl/>
          </w:rPr>
          <w:t xml:space="preserve">הקרובים</w:t>
        </w:r>
      </w:ins>
      <w:del w:id="95130" w:author="קלוד" w:date="2026-10-11T13:11:34Z">
        <w:r w:rsidRPr="006F178A">
          <w:rPr>
            <w:rFonts w:ascii="Fb Fontext" w:hAnsi="Fb Fontext"/>
            <w:sz w:val="20"/>
            <w:rtl/>
          </w:rPr>
          <w:delText xml:space="preserve">דמקרביתו</w:delText>
        </w:r>
      </w:del>
      <w:r w:rsidRPr="006F178A">
        <w:rPr>
          <w:rFonts w:ascii="Fb Fontext" w:hAnsi="Fb Fontext"/>
          <w:sz w:val="20"/>
          <w:rtl/>
        </w:rPr>
        <w:t xml:space="preserve"> </w:t>
      </w:r>
      <w:r w:rsidRPr="006F178A">
        <w:rPr>
          <w:rStyle w:val="2fb"/>
          <w:rFonts w:ascii="Fb Fontext" w:hAnsi="Fb Fontext"/>
          <w:sz w:val="20"/>
          <w:rtl/>
        </w:rPr>
        <w:t xml:space="preserve">לרב</w:t>
      </w:r>
      <w:r w:rsidRPr="006F178A">
        <w:rPr>
          <w:rFonts w:ascii="Fb Fontext" w:hAnsi="Fb Fontext"/>
          <w:sz w:val="20"/>
          <w:rtl/>
        </w:rPr>
        <w:t xml:space="preserve"> </w:t>
      </w:r>
      <w:r w:rsidRPr="006F178A">
        <w:rPr>
          <w:rStyle w:val="2fb"/>
          <w:rFonts w:ascii="Fb Fontext" w:hAnsi="Fb Fontext"/>
          <w:sz w:val="20"/>
          <w:rtl/>
        </w:rPr>
        <w:t xml:space="preserve">ושמואל</w:t>
      </w:r>
      <w:r w:rsidRPr="006F178A">
        <w:rPr>
          <w:rFonts w:ascii="Fb Fontext" w:hAnsi="Fb Fontext"/>
          <w:sz w:val="20"/>
          <w:rtl/>
        </w:rPr>
        <w:t xml:space="preserve"> - </w:t>
      </w:r>
      <w:ins w:id="95127" w:author="קלוד" w:date="2026-10-11T13:11:34Z">
        <w:r>
          <w:rPr>
            <w:rFonts w:ascii="Fb Fontext" w:hAnsi="Fb Fontext"/>
            <w:sz w:val="20"/>
            <w:rtl/>
          </w:rPr>
          <w:t xml:space="preserve">עשו</w:t>
        </w:r>
      </w:ins>
      <w:del w:id="95128" w:author="קלוד" w:date="2026-10-11T13:11:34Z">
        <w:r w:rsidRPr="006F178A">
          <w:rPr>
            <w:rFonts w:ascii="Fb Fontext" w:hAnsi="Fb Fontext"/>
            <w:sz w:val="20"/>
            <w:rtl/>
          </w:rPr>
          <w:delText xml:space="preserve">עבידו</w:delText>
        </w:r>
      </w:del>
      <w:r w:rsidRPr="006F178A">
        <w:rPr>
          <w:rFonts w:ascii="Fb Fontext" w:hAnsi="Fb Fontext"/>
          <w:sz w:val="20"/>
          <w:rtl/>
        </w:rPr>
        <w:t xml:space="preserve"> </w:t>
      </w:r>
      <w:ins w:id="95125" w:author="קלוד" w:date="2026-10-11T13:11:34Z">
        <w:r>
          <w:rPr>
            <w:rFonts w:ascii="Fb Fontext" w:hAnsi="Fb Fontext"/>
            <w:sz w:val="20"/>
            <w:rtl/>
          </w:rPr>
          <w:t xml:space="preserve">כמותם,</w:t>
        </w:r>
      </w:ins>
      <w:del w:id="95126" w:author="קלוד" w:date="2026-10-11T13:11:34Z">
        <w:r w:rsidRPr="006F178A">
          <w:rPr>
            <w:rFonts w:ascii="Fb Fontext" w:hAnsi="Fb Fontext"/>
            <w:sz w:val="20"/>
            <w:rtl/>
          </w:rPr>
          <w:delText xml:space="preserve">כוותיהו,</w:delText>
        </w:r>
      </w:del>
      <w:r w:rsidRPr="006F178A">
        <w:rPr>
          <w:rFonts w:ascii="Fb Fontext" w:hAnsi="Fb Fontext"/>
          <w:sz w:val="20"/>
          <w:rtl/>
        </w:rPr>
        <w:t xml:space="preserve"> </w:t>
      </w:r>
      <w:ins w:id="95123" w:author="קלוד" w:date="2026-10-11T13:11:34Z">
        <w:r>
          <w:rPr>
            <w:rFonts w:ascii="Fb Fontext" w:hAnsi="Fb Fontext"/>
            <w:sz w:val="20"/>
            <w:rtl/>
          </w:rPr>
          <w:t xml:space="preserve">אנו</w:t>
        </w:r>
      </w:ins>
      <w:del w:id="95124" w:author="קלוד" w:date="2026-10-11T13:11:34Z">
        <w:r w:rsidRPr="006F178A">
          <w:rPr>
            <w:rFonts w:ascii="Fb Fontext" w:hAnsi="Fb Fontext"/>
            <w:sz w:val="20"/>
            <w:rtl/>
          </w:rPr>
          <w:delText xml:space="preserve">אנן</w:delText>
        </w:r>
      </w:del>
      <w:r w:rsidRPr="006F178A">
        <w:rPr>
          <w:rFonts w:ascii="Fb Fontext" w:hAnsi="Fb Fontext"/>
          <w:sz w:val="20"/>
          <w:rtl/>
        </w:rPr>
        <w:t xml:space="preserve"> - </w:t>
      </w:r>
      <w:ins w:id="95121" w:author="קלוד" w:date="2026-10-11T13:11:34Z">
        <w:r>
          <w:rPr>
            <w:rFonts w:ascii="Fb Fontext" w:hAnsi="Fb Fontext"/>
            <w:sz w:val="20"/>
            <w:rtl/>
          </w:rPr>
          <w:t xml:space="preserve">נעשה</w:t>
        </w:r>
      </w:ins>
      <w:del w:id="95122" w:author="קלוד" w:date="2026-10-11T13:11:34Z">
        <w:r w:rsidRPr="006F178A">
          <w:rPr>
            <w:rFonts w:ascii="Fb Fontext" w:hAnsi="Fb Fontext"/>
            <w:sz w:val="20"/>
            <w:rtl/>
          </w:rPr>
          <w:delText xml:space="preserve">נעביד</w:delText>
        </w:r>
      </w:del>
      <w:r w:rsidRPr="006F178A">
        <w:rPr>
          <w:rFonts w:ascii="Fb Fontext" w:hAnsi="Fb Fontext"/>
          <w:sz w:val="20"/>
          <w:rtl/>
        </w:rPr>
        <w:t xml:space="preserve"> </w:t>
      </w:r>
      <w:r w:rsidRPr="006F178A">
        <w:rPr>
          <w:rStyle w:val="2fb"/>
          <w:rFonts w:ascii="Fb Fontext" w:hAnsi="Fb Fontext"/>
          <w:sz w:val="20"/>
          <w:rtl/>
        </w:rPr>
        <w:t xml:space="preserve">כרי"ו</w:t>
      </w:r>
      <w:r w:rsidRPr="006F178A">
        <w:rPr>
          <w:rFonts w:ascii="Fb Fontext" w:hAnsi="Fb Fontext"/>
          <w:sz w:val="20"/>
          <w:rtl/>
        </w:rPr>
        <w:t xml:space="preserve">.</w:t>
      </w:r>
    </w:p>
    <w:p w:rsidR="00E9703F" w:rsidRPr="006F178A" w:rsidRDefault="00E9703F" w:rsidP="00E9703F">
      <w:pPr>
        <w:rPr>
          <w:rtl/>
        </w:rPr>
      </w:pPr>
      <w:r w:rsidRPr="006F178A">
        <w:rPr>
          <w:rStyle w:val="afffe"/>
          <w:rFonts w:ascii="Fb Fontext" w:hAnsi="Fb Fontext"/>
          <w:rtl/>
        </w:rPr>
        <w:t xml:space="preserve">לשהות </w:t>
      </w:r>
      <w:r w:rsidRPr="006F178A">
        <w:rPr>
          <w:rFonts w:ascii="Fb Fontext" w:hAnsi="Fb Fontext"/>
          <w:rtl/>
        </w:rPr>
        <w:t xml:space="preserve">אין להוכיח </w:t>
      </w:r>
      <w:r w:rsidRPr="006F178A">
        <w:rPr>
          <w:rStyle w:val="2fb"/>
          <w:rFonts w:ascii="Fb Fontext" w:hAnsi="Fb Fontext"/>
          <w:rtl/>
        </w:rPr>
        <w:t xml:space="preserve">מר"</w:t>
      </w:r>
      <w:r w:rsidRPr="006F178A">
        <w:rPr>
          <w:rStyle w:val="2fb"/>
          <w:rFonts w:ascii="Fb Fontext" w:hAnsi="Fb Fontext" w:hint="cs"/>
          <w:rtl/>
        </w:rPr>
        <w:t xml:space="preserve">י</w:t>
      </w:r>
      <w:r w:rsidRPr="006F178A">
        <w:rPr>
          <w:rFonts w:ascii="Fb Fontext" w:hAnsi="Fb Fontext" w:hint="cs"/>
          <w:rtl/>
        </w:rPr>
        <w:t xml:space="preserve"> </w:t>
      </w:r>
      <w:r w:rsidRPr="006F178A">
        <w:rPr>
          <w:rFonts w:ascii="Fb Fontext" w:hAnsi="Fb Fontext"/>
          <w:rtl/>
        </w:rPr>
        <w:t xml:space="preserve">דמסוכן היה ובסורא היו משהים כי הך </w:t>
      </w:r>
      <w:r w:rsidRPr="006F178A">
        <w:rPr>
          <w:rStyle w:val="2fb"/>
          <w:rFonts w:ascii="Fb Fontext" w:hAnsi="Fb Fontext"/>
          <w:rtl/>
        </w:rPr>
        <w:t xml:space="preserve">דרנב"י</w:t>
      </w:r>
      <w:r w:rsidRPr="006F178A">
        <w:rPr>
          <w:rFonts w:ascii="Fb Fontext" w:hAnsi="Fb Fontext"/>
          <w:rtl/>
        </w:rPr>
        <w:t xml:space="preserve"> </w:t>
      </w:r>
      <w:r w:rsidRPr="006F178A">
        <w:rPr>
          <w:rFonts w:ascii="Fb Fontext" w:hAnsi="Fb Fontext" w:hint="cs"/>
          <w:rtl/>
        </w:rPr>
        <w:t xml:space="preserve">דמעשה היה </w:t>
      </w:r>
      <w:r w:rsidRPr="006F178A">
        <w:rPr>
          <w:rFonts w:ascii="Fb Fontext" w:hAnsi="Fb Fontext"/>
          <w:rtl/>
        </w:rPr>
        <w:t xml:space="preserve">ומשהו </w:t>
      </w:r>
      <w:ins w:id="92589" w:author="מנוע מכני" w:date="2026-10-11T12:04:39Z">
        <w:r>
          <w:rPr>
            <w:rFonts w:ascii="Fb Fontext" w:hAnsi="Fb Fontext"/>
            <w:rtl/>
          </w:rPr>
          <w:t xml:space="preserve">לו</w:t>
        </w:r>
      </w:ins>
      <w:del w:id="92590" w:author="מנוע מכני" w:date="2026-10-11T12:04:39Z">
        <w:r w:rsidRPr="006F178A">
          <w:rPr>
            <w:rFonts w:ascii="Fb Fontext" w:hAnsi="Fb Fontext"/>
            <w:rtl/>
          </w:rPr>
          <w:delText xml:space="preserve">ליה</w:delText>
        </w:r>
      </w:del>
      <w:r w:rsidRPr="006F178A">
        <w:rPr>
          <w:rFonts w:ascii="Fb Fontext" w:hAnsi="Fb Fontext"/>
          <w:rtl/>
        </w:rPr>
        <w:t xml:space="preserve"> ואכל.</w:t>
      </w:r>
    </w:p>
    <w:p w:rsidR="00E9703F" w:rsidRPr="006F178A" w:rsidRDefault="00E9703F" w:rsidP="00E9703F">
      <w:pPr>
        <w:rPr>
          <w:rtl/>
        </w:rPr>
      </w:pPr>
      <w:ins w:id="90295" w:author="מנוע מכני" w:date="2026-10-11T12:04:39Z">
        <w:r>
          <w:rPr>
            <w:rStyle w:val="2fb"/>
            <w:rtl/>
          </w:rPr>
          <w:t xml:space="preserve">ור"ה</w:t>
        </w:r>
      </w:ins>
      <w:del w:id="90296" w:author="מנוע מכני" w:date="2026-10-11T12:04:39Z">
        <w:r w:rsidRPr="006F178A">
          <w:rPr>
            <w:rtl/>
          </w:rPr>
          <w:delText xml:space="preserve">ורב הונא</w:delText>
        </w:r>
      </w:del>
      <w:r w:rsidRPr="006F178A">
        <w:rPr>
          <w:rtl/>
        </w:rPr>
        <w:t xml:space="preserve"> </w:t>
      </w:r>
      <w:ins w:id="95143" w:author="קלוד" w:date="2026-10-11T13:11:34Z">
        <w:r>
          <w:rPr>
            <w:rtl/>
          </w:rPr>
          <w:t xml:space="preserve">- השהו</w:t>
        </w:r>
      </w:ins>
      <w:del w:id="95144" w:author="קלוד" w:date="2026-10-11T13:11:34Z">
        <w:r w:rsidRPr="006F178A">
          <w:rPr>
            <w:rtl/>
          </w:rPr>
          <w:delText xml:space="preserve">דשהין</w:delText>
        </w:r>
      </w:del>
      <w:r w:rsidRPr="006F178A">
        <w:rPr>
          <w:rtl/>
        </w:rPr>
        <w:t xml:space="preserve"> </w:t>
      </w:r>
      <w:ins w:id="92591" w:author="מנוע מכני" w:date="2026-10-11T12:04:39Z">
        <w:r>
          <w:rPr>
            <w:rtl/>
          </w:rPr>
          <w:t xml:space="preserve">לו</w:t>
        </w:r>
      </w:ins>
      <w:del w:id="92592" w:author="מנוע מכני" w:date="2026-10-11T12:04:39Z">
        <w:r w:rsidRPr="006F178A">
          <w:rPr>
            <w:rtl/>
          </w:rPr>
          <w:delText xml:space="preserve">ליה</w:delText>
        </w:r>
      </w:del>
      <w:r w:rsidRPr="006F178A">
        <w:rPr>
          <w:rtl/>
        </w:rPr>
        <w:t xml:space="preserve"> </w:t>
      </w:r>
      <w:ins w:id="95141" w:author="קלוד" w:date="2026-10-11T13:11:34Z">
        <w:r>
          <w:rPr>
            <w:rtl/>
          </w:rPr>
          <w:t xml:space="preserve">כוס</w:t>
        </w:r>
      </w:ins>
      <w:del w:id="95142" w:author="קלוד" w:date="2026-10-11T13:11:34Z">
        <w:r w:rsidRPr="006F178A">
          <w:rPr>
            <w:rtl/>
          </w:rPr>
          <w:delText xml:space="preserve">כסא</w:delText>
        </w:r>
      </w:del>
      <w:r w:rsidRPr="006F178A">
        <w:rPr>
          <w:rtl/>
        </w:rPr>
        <w:t xml:space="preserve"> </w:t>
      </w:r>
      <w:ins w:id="95139" w:author="קלוד" w:date="2026-10-11T13:11:34Z">
        <w:r>
          <w:rPr>
            <w:rtl/>
          </w:rPr>
          <w:t xml:space="preserve">הרסנא</w:t>
        </w:r>
      </w:ins>
      <w:del w:id="95140" w:author="קלוד" w:date="2026-10-11T13:11:34Z">
        <w:r w:rsidRPr="006F178A">
          <w:rPr>
            <w:rtl/>
          </w:rPr>
          <w:delText xml:space="preserve">דהרסנא</w:delText>
        </w:r>
      </w:del>
      <w:r w:rsidRPr="006F178A">
        <w:rPr>
          <w:rtl/>
        </w:rPr>
        <w:t xml:space="preserve"> ואכל</w:t>
      </w:r>
      <w:r w:rsidRPr="006F178A">
        <w:rPr>
          <w:rFonts w:hint="cs"/>
          <w:rtl/>
        </w:rPr>
        <w:t>,</w:t>
      </w:r>
      <w:r w:rsidRPr="006F178A">
        <w:rPr>
          <w:rtl/>
        </w:rPr>
        <w:t xml:space="preserve"> ולא ידע </w:t>
      </w:r>
      <w:ins w:id="94637" w:author="מנוע מכני" w:date="2026-10-11T12:04:39Z">
        <w:r>
          <w:rPr>
            <w:rtl/>
          </w:rPr>
          <w:t xml:space="preserve">אם </w:t>
        </w:r>
      </w:ins>
      <w:del w:id="94638" w:author="מנוע מכני" w:date="2026-10-11T12:04:39Z">
        <w:r w:rsidRPr="006F178A">
          <w:rPr>
            <w:rtl/>
          </w:rPr>
          <w:delText xml:space="preserve">אי </w:delText>
        </w:r>
      </w:del>
      <w:r w:rsidRPr="006F178A">
        <w:rPr>
          <w:rtl/>
        </w:rPr>
        <w:t xml:space="preserve">משום </w:t>
      </w:r>
      <w:ins w:id="95137" w:author="מנוע מכני" w:date="2026-10-11T12:04:39Z">
        <w:ins w:id="95137" w:author="קלוד" w:date="2026-10-11T13:11:34Z">
          <w:r>
            <w:rPr>
              <w:rtl/>
            </w:rPr>
            <w:t xml:space="preserve">שסבר</w:t>
          </w:r>
        </w:ins>
        <w:del w:id="95138" w:author="קלוד" w:date="2026-10-11T13:11:34Z">
          <w:r>
            <w:rPr>
              <w:rtl/>
            </w:rPr>
            <w:delText xml:space="preserve">דסבר</w:delText>
          </w:r>
        </w:del>
      </w:ins>
      <w:del w:id="95138" w:author="מנוע מכני" w:date="2026-10-11T12:04:39Z">
        <w:r w:rsidRPr="006F178A">
          <w:rPr>
            <w:rtl/>
          </w:rPr>
          <w:delText xml:space="preserve">דס"ל</w:delText>
        </w:r>
      </w:del>
      <w:r w:rsidRPr="006F178A">
        <w:rPr>
          <w:rtl/>
        </w:rPr>
        <w:t xml:space="preserve"> מצטמק ויפה לו </w:t>
      </w:r>
      <w:ins w:id="95135" w:author="קלוד" w:date="2026-10-11T13:11:34Z">
        <w:r>
          <w:rPr>
            <w:rtl/>
          </w:rPr>
          <w:t xml:space="preserve">מותר,</w:t>
        </w:r>
      </w:ins>
      <w:del w:id="95136" w:author="קלוד" w:date="2026-10-11T13:11:34Z">
        <w:r w:rsidRPr="006F178A">
          <w:rPr>
            <w:rtl/>
          </w:rPr>
          <w:delText xml:space="preserve">מותר.</w:delText>
        </w:r>
      </w:del>
    </w:p>
    <w:p w:rsidR="00E9703F" w:rsidRPr="006F178A" w:rsidRDefault="00E9703F" w:rsidP="00E9703F">
      <w:pPr>
        <w:rPr>
          <w:rtl/>
        </w:rPr>
      </w:pPr>
      <w:r w:rsidRPr="006F178A">
        <w:rPr>
          <w:rtl/>
        </w:rPr>
        <w:tab/>
      </w:r>
      <w:r w:rsidRPr="006F178A">
        <w:rPr>
          <w:rtl/>
        </w:rPr>
        <w:tab/>
      </w:r>
      <w:del w:id="90104" w:author="מנוע מכני" w:date="2026-10-11T12:04:39Z">
        <w:r w:rsidRPr="006F178A">
          <w:rPr>
            <w:rtl/>
          </w:rPr>
          <w:tab/>
          <w:delText xml:space="preserve"> </w:delText>
        </w:r>
        <w:r>
          <w:rPr>
            <w:rFonts w:hint="cs"/>
            <w:rtl/>
          </w:rPr>
          <w:delText xml:space="preserve">  </w:delText>
        </w:r>
      </w:del>
      <w:r w:rsidRPr="006F178A">
        <w:rPr>
          <w:rtl/>
        </w:rPr>
        <w:tab/>
      </w:r>
      <w:r w:rsidRPr="006F178A">
        <w:rPr>
          <w:rtl/>
        </w:rPr>
        <w:tab/>
      </w:r>
      <w:r w:rsidRPr="006F178A">
        <w:rPr>
          <w:rtl/>
        </w:rPr>
        <w:tab/>
      </w:r>
      <w:ins w:id="94639" w:author="מנוע מכני" w:date="2026-10-11T12:04:39Z">
        <w:ins w:id="95151" w:author="קלוד" w:date="2026-10-11T13:11:34Z">
          <w:r>
            <w:rPr>
              <w:rtl/>
            </w:rPr>
            <w:t xml:space="preserve">או</w:t>
          </w:r>
        </w:ins>
        <w:del w:id="95152" w:author="קלוד" w:date="2026-10-11T13:11:34Z">
          <w:r>
            <w:rPr>
              <w:rtl/>
            </w:rPr>
            <w:delText xml:space="preserve">אם</w:delText>
          </w:r>
        </w:del>
        <w:r>
          <w:rPr>
            <w:rtl/>
          </w:rPr>
          <w:t xml:space="preserve"> </w:t>
        </w:r>
      </w:ins>
      <w:del w:id="94640" w:author="מנוע מכני" w:date="2026-10-11T12:04:39Z">
        <w:r w:rsidRPr="006F178A">
          <w:rPr>
            <w:rtl/>
          </w:rPr>
          <w:delText xml:space="preserve">אי </w:delText>
        </w:r>
      </w:del>
      <w:r w:rsidRPr="006F178A">
        <w:rPr>
          <w:rtl/>
        </w:rPr>
        <w:t xml:space="preserve">משום </w:t>
      </w:r>
      <w:ins w:id="95149" w:author="קלוד" w:date="2026-10-11T13:11:34Z">
        <w:r>
          <w:rPr>
            <w:rtl/>
          </w:rPr>
          <w:t xml:space="preserve">שכיון</w:t>
        </w:r>
      </w:ins>
      <w:del w:id="95150" w:author="קלוד" w:date="2026-10-11T13:11:34Z">
        <w:r w:rsidRPr="006F178A">
          <w:rPr>
            <w:rtl/>
          </w:rPr>
          <w:delText xml:space="preserve">דכיון</w:delText>
        </w:r>
      </w:del>
      <w:r w:rsidRPr="006F178A">
        <w:rPr>
          <w:rtl/>
        </w:rPr>
        <w:t xml:space="preserve"> </w:t>
      </w:r>
      <w:ins w:id="92595" w:author="מנוע מכני" w:date="2026-10-11T12:04:39Z">
        <w:ins w:id="95147" w:author="קלוד" w:date="2026-10-11T13:11:34Z">
          <w:r>
            <w:rPr>
              <w:rtl/>
            </w:rPr>
            <w:t xml:space="preserve">שיש</w:t>
          </w:r>
        </w:ins>
        <w:del w:id="95148" w:author="קלוד" w:date="2026-10-11T13:11:34Z">
          <w:r>
            <w:rPr>
              <w:rtl/>
            </w:rPr>
            <w:delText xml:space="preserve">דיש</w:delText>
          </w:r>
        </w:del>
      </w:ins>
      <w:del w:id="92596" w:author="מנוע מכני" w:date="2026-10-11T12:04:39Z">
        <w:r w:rsidRPr="006F178A">
          <w:rPr>
            <w:rtl/>
          </w:rPr>
          <w:delText xml:space="preserve">דאית</w:delText>
        </w:r>
      </w:del>
      <w:r w:rsidRPr="006F178A">
        <w:rPr>
          <w:rtl/>
        </w:rPr>
        <w:t xml:space="preserve"> </w:t>
      </w:r>
      <w:ins w:id="92593" w:author="מנוע מכני" w:date="2026-10-11T12:04:39Z">
        <w:r>
          <w:rPr>
            <w:rtl/>
          </w:rPr>
          <w:t xml:space="preserve">בו</w:t>
        </w:r>
      </w:ins>
      <w:del w:id="92594" w:author="מנוע מכני" w:date="2026-10-11T12:04:39Z">
        <w:r w:rsidRPr="006F178A">
          <w:rPr>
            <w:rtl/>
          </w:rPr>
          <w:delText xml:space="preserve">ביה</w:delText>
        </w:r>
      </w:del>
      <w:r w:rsidRPr="006F178A">
        <w:rPr>
          <w:rtl/>
        </w:rPr>
        <w:t xml:space="preserve"> </w:t>
      </w:r>
      <w:ins w:id="95145" w:author="קלוד" w:date="2026-10-11T13:11:34Z">
        <w:r>
          <w:rPr>
            <w:rtl/>
          </w:rPr>
          <w:t xml:space="preserve">קמח -</w:t>
        </w:r>
      </w:ins>
      <w:del w:id="95146" w:author="קלוד" w:date="2026-10-11T13:11:34Z">
        <w:r w:rsidRPr="006F178A">
          <w:rPr>
            <w:rtl/>
          </w:rPr>
          <w:delText xml:space="preserve">מיחא</w:delText>
        </w:r>
      </w:del>
      <w:r w:rsidRPr="006F178A">
        <w:rPr>
          <w:rtl/>
        </w:rPr>
        <w:t xml:space="preserve"> מצטמק ורע לו הוא.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31" w:author="קלוד" w:date="2026-10-11T12:33:55Z"/>
        </w:rPr>
      </w:pPr>
      <w:ins w:id="91032" w:author="קלוד" w:date="2026-10-11T12:33:55Z">
        <w:r>
          <w:rPr>
            <w:color w:val="7B3F00"/>
          </w:rPr>
          <w:t xml:space="preserve">מצטמק ויפה לו - אסור, מצטמק ורע לו - מותר</w:t>
        </w:r>
      </w:ins>
    </w:p>
    <w:p w:rsidR="00E9703F" w:rsidRPr="006F178A" w:rsidRDefault="00E9703F" w:rsidP="00E9703F">
      <w:pPr>
        <w:rPr>
          <w:rtl/>
        </w:rPr>
      </w:pPr>
      <w:r w:rsidRPr="006F178A">
        <w:rPr>
          <w:rStyle w:val="2fb"/>
          <w:rFonts w:ascii="Fb Fontext" w:hAnsi="Fb Fontext"/>
          <w:rtl/>
        </w:rPr>
        <w:t xml:space="preserve">ר"נ</w:t>
      </w:r>
      <w:r w:rsidRPr="006F178A">
        <w:rPr>
          <w:rFonts w:ascii="Fb Fontext" w:hAnsi="Fb Fontext"/>
          <w:rtl/>
        </w:rPr>
        <w:t xml:space="preserve"> מצטמק ויפה לו - אסור, מצטמק ורע לו - מותר.</w:t>
      </w:r>
    </w:p>
    <w:p w:rsidR="00E9703F" w:rsidRDefault="00E9703F" w:rsidP="00E9703F">
      <w:pPr>
        <w:rPr>
          <w:rtl/>
        </w:rPr>
      </w:pPr>
      <w:ins w:id="95159" w:author="קלוד" w:date="2026-10-11T13:11:34Z">
        <w:r>
          <w:rPr>
            <w:b/>
            <w:bCs/>
            <w:rtl/>
          </w:rPr>
          <w:t xml:space="preserve">כלל</w:t>
        </w:r>
      </w:ins>
      <w:del w:id="95160" w:author="קלוד" w:date="2026-10-11T13:11:34Z">
        <w:r w:rsidRPr="006F178A">
          <w:rPr>
            <w:b/>
            <w:bCs/>
            <w:rtl/>
          </w:rPr>
          <w:delText xml:space="preserve">כללא</w:delText>
        </w:r>
      </w:del>
      <w:r w:rsidRPr="006F178A">
        <w:rPr>
          <w:b/>
          <w:bCs/>
          <w:rtl/>
        </w:rPr>
        <w:t xml:space="preserve"> </w:t>
      </w:r>
      <w:ins w:id="94385" w:author="מנוע מכני" w:date="2026-10-11T12:04:39Z">
        <w:ins w:id="95157" w:author="קלוד" w:date="2026-10-11T13:11:34Z">
          <w:r>
            <w:rPr>
              <w:b/>
              <w:bCs/>
              <w:rtl/>
            </w:rPr>
            <w:t xml:space="preserve">הדבר:</w:t>
          </w:r>
        </w:ins>
        <w:del w:id="95158" w:author="קלוד" w:date="2026-10-11T13:11:34Z">
          <w:r>
            <w:rPr>
              <w:b/>
              <w:bCs/>
              <w:rtl/>
            </w:rPr>
            <w:delText xml:space="preserve">דדבר</w:delText>
          </w:r>
          <w:r w:rsidRPr="006F178A">
            <w:rPr>
              <w:rtl/>
            </w:rPr>
            <w:delText xml:space="preserve">:</w:delText>
          </w:r>
        </w:del>
      </w:ins>
      <w:del w:id="94386" w:author="מנוע מכני" w:date="2026-10-11T12:04:39Z">
        <w:r w:rsidRPr="006F178A">
          <w:rPr>
            <w:b/>
            <w:bCs/>
            <w:rtl/>
          </w:rPr>
          <w:delText xml:space="preserve">דמלתא</w:delText>
        </w:r>
      </w:del>
      <w:r w:rsidRPr="006F178A">
        <w:rPr>
          <w:rtl/>
        </w:rPr>
        <w:t xml:space="preserve"> כל </w:t>
      </w:r>
      <w:ins w:id="92599" w:author="מנוע מכני" w:date="2026-10-11T12:04:39Z">
        <w:ins w:id="95155" w:author="קלוד" w:date="2026-10-11T13:11:34Z">
          <w:r>
            <w:rPr>
              <w:rtl/>
            </w:rPr>
            <w:t xml:space="preserve">שיש</w:t>
          </w:r>
        </w:ins>
        <w:del w:id="95156" w:author="קלוד" w:date="2026-10-11T13:11:34Z">
          <w:r>
            <w:rPr>
              <w:rtl/>
            </w:rPr>
            <w:delText xml:space="preserve">דיש</w:delText>
          </w:r>
        </w:del>
      </w:ins>
      <w:del w:id="92600" w:author="מנוע מכני" w:date="2026-10-11T12:04:39Z">
        <w:r w:rsidRPr="006F178A">
          <w:rPr>
            <w:rtl/>
          </w:rPr>
          <w:delText xml:space="preserve">דאית</w:delText>
        </w:r>
      </w:del>
      <w:r w:rsidRPr="006F178A">
        <w:rPr>
          <w:rtl/>
        </w:rPr>
        <w:t xml:space="preserve"> </w:t>
      </w:r>
      <w:ins w:id="92597" w:author="מנוע מכני" w:date="2026-10-11T12:04:39Z">
        <w:r>
          <w:rPr>
            <w:rtl/>
          </w:rPr>
          <w:t xml:space="preserve">בו</w:t>
        </w:r>
      </w:ins>
      <w:del w:id="92598" w:author="מנוע מכני" w:date="2026-10-11T12:04:39Z">
        <w:r w:rsidRPr="006F178A">
          <w:rPr>
            <w:rtl/>
          </w:rPr>
          <w:delText xml:space="preserve">ביה</w:delText>
        </w:r>
      </w:del>
      <w:r w:rsidRPr="006F178A">
        <w:rPr>
          <w:rtl/>
        </w:rPr>
        <w:t xml:space="preserve"> </w:t>
      </w:r>
      <w:ins w:id="95153" w:author="קלוד" w:date="2026-10-11T13:11:34Z">
        <w:r>
          <w:rPr>
            <w:rtl/>
          </w:rPr>
          <w:t xml:space="preserve">קמח</w:t>
        </w:r>
      </w:ins>
      <w:del w:id="95154" w:author="קלוד" w:date="2026-10-11T13:11:34Z">
        <w:r w:rsidRPr="006F178A">
          <w:rPr>
            <w:rtl/>
          </w:rPr>
          <w:delText xml:space="preserve">מיחא</w:delText>
        </w:r>
      </w:del>
      <w:r w:rsidRPr="006F178A">
        <w:rPr>
          <w:rtl/>
        </w:rPr>
        <w:t xml:space="preserve"> - מצטמק ורע לו,</w:t>
      </w:r>
    </w:p>
    <w:p w:rsidR="00E9703F" w:rsidRPr="006F178A" w:rsidRDefault="00E9703F" w:rsidP="00E9703F">
      <w:pPr>
        <w:rPr>
          <w:rtl/>
        </w:rPr>
      </w:pPr>
      <w:ins w:id="94493" w:author="מנוע מכני" w:date="2026-10-11T12:04:39Z">
        <w:r>
          <w:rPr>
            <w:rtl/>
          </w:rPr>
          <w:t xml:space="preserve">חוץ מ</w:t>
        </w:r>
      </w:ins>
      <w:del w:id="94494" w:author="מנוע מכני" w:date="2026-10-11T12:04:39Z">
        <w:r w:rsidRPr="006F178A">
          <w:rPr>
            <w:rtl/>
          </w:rPr>
          <w:delText xml:space="preserve">לבר מ</w:delText>
        </w:r>
      </w:del>
      <w:r w:rsidRPr="006F178A">
        <w:rPr>
          <w:rtl/>
        </w:rPr>
        <w:t xml:space="preserve">תבשיל </w:t>
      </w:r>
      <w:ins w:id="90183" w:author="Claude - סמנטי" w:date="2026-10-11T12:28:21Z">
        <w:r>
          <w:rPr>
            <w:rtl/>
          </w:rPr>
          <w:t xml:space="preserve">של לפת</w:t>
        </w:r>
      </w:ins>
      <w:del w:id="90184" w:author="Claude - סמנטי" w:date="2026-10-11T12:28:21Z">
        <w:r w:rsidRPr="006F178A">
          <w:rPr>
            <w:rtl/>
          </w:rPr>
          <w:delText xml:space="preserve">דליפתא</w:delText>
        </w:r>
      </w:del>
      <w:r w:rsidRPr="006F178A">
        <w:rPr>
          <w:rtl/>
        </w:rPr>
        <w:t xml:space="preserve">, דאע"ג </w:t>
      </w:r>
      <w:ins w:id="92603" w:author="מנוע מכני" w:date="2026-10-11T12:04:39Z">
        <w:r>
          <w:rPr>
            <w:rtl/>
          </w:rPr>
          <w:t xml:space="preserve">דיש</w:t>
        </w:r>
      </w:ins>
      <w:del w:id="92604" w:author="מנוע מכני" w:date="2026-10-11T12:04:39Z">
        <w:r w:rsidRPr="006F178A">
          <w:rPr>
            <w:rtl/>
          </w:rPr>
          <w:delText xml:space="preserve">דאית</w:delText>
        </w:r>
      </w:del>
      <w:r w:rsidRPr="006F178A">
        <w:rPr>
          <w:rtl/>
        </w:rPr>
        <w:t xml:space="preserve"> </w:t>
      </w:r>
      <w:ins w:id="92601" w:author="מנוע מכני" w:date="2026-10-11T12:04:39Z">
        <w:r>
          <w:rPr>
            <w:rtl/>
          </w:rPr>
          <w:t xml:space="preserve">בו</w:t>
        </w:r>
      </w:ins>
      <w:del w:id="92602" w:author="מנוע מכני" w:date="2026-10-11T12:04:39Z">
        <w:r w:rsidRPr="006F178A">
          <w:rPr>
            <w:rtl/>
          </w:rPr>
          <w:delText xml:space="preserve">ביה</w:delText>
        </w:r>
      </w:del>
      <w:r w:rsidRPr="006F178A">
        <w:rPr>
          <w:rtl/>
        </w:rPr>
        <w:t xml:space="preserve"> קמח מצטמק ויפה לו הוא.</w:t>
      </w:r>
    </w:p>
    <w:p w:rsidR="00E9703F" w:rsidRPr="009757B9" w:rsidRDefault="00E9703F" w:rsidP="00E9703F">
      <w:pPr>
        <w:rPr>
          <w:rFonts w:cs="Guttman Vilna"/>
          <w:b/>
          <w:bCs/>
          <w:rtl/>
        </w:rPr>
      </w:pPr>
      <w:r w:rsidRPr="006F178A">
        <w:rPr>
          <w:rtl/>
        </w:rPr>
        <w:t xml:space="preserve">וה"מ</w:t>
      </w:r>
      <w:r w:rsidRPr="006F178A">
        <w:rPr>
          <w:rtl/>
        </w:rPr>
        <w:t xml:space="preserve"> </w:t>
      </w:r>
      <w:ins w:id="92607" w:author="מנוע מכני" w:date="2026-10-11T12:04:39Z">
        <w:ins w:id="95169" w:author="קלוד" w:date="2026-10-11T13:11:34Z">
          <w:r>
            <w:rPr>
              <w:rtl/>
            </w:rPr>
            <w:t xml:space="preserve">שיש</w:t>
          </w:r>
        </w:ins>
        <w:del w:id="95170" w:author="קלוד" w:date="2026-10-11T13:11:34Z">
          <w:r>
            <w:rPr>
              <w:rtl/>
            </w:rPr>
            <w:delText xml:space="preserve">דיש</w:delText>
          </w:r>
        </w:del>
      </w:ins>
      <w:del w:id="92608" w:author="מנוע מכני" w:date="2026-10-11T12:04:39Z">
        <w:r w:rsidRPr="006F178A">
          <w:rPr>
            <w:rtl/>
          </w:rPr>
          <w:delText xml:space="preserve">דאית</w:delText>
        </w:r>
      </w:del>
      <w:r w:rsidRPr="006F178A">
        <w:rPr>
          <w:rtl/>
        </w:rPr>
        <w:t xml:space="preserve"> </w:t>
      </w:r>
      <w:ins w:id="92605" w:author="מנוע מכני" w:date="2026-10-11T12:04:39Z">
        <w:r>
          <w:rPr>
            <w:rtl/>
          </w:rPr>
          <w:t xml:space="preserve">בו</w:t>
        </w:r>
      </w:ins>
      <w:del w:id="92606" w:author="מנוע מכני" w:date="2026-10-11T12:04:39Z">
        <w:r w:rsidRPr="006F178A">
          <w:rPr>
            <w:rtl/>
          </w:rPr>
          <w:delText xml:space="preserve">ביה</w:delText>
        </w:r>
      </w:del>
      <w:r w:rsidRPr="006F178A">
        <w:rPr>
          <w:rtl/>
        </w:rPr>
        <w:t xml:space="preserve"> </w:t>
      </w:r>
      <w:ins w:id="95167" w:author="קלוד" w:date="2026-10-11T13:11:34Z">
        <w:r>
          <w:rPr>
            <w:rtl/>
          </w:rPr>
          <w:t xml:space="preserve">בשר,</w:t>
        </w:r>
      </w:ins>
      <w:del w:id="95168" w:author="קלוד" w:date="2026-10-11T13:11:34Z">
        <w:r w:rsidRPr="006F178A">
          <w:rPr>
            <w:rtl/>
          </w:rPr>
          <w:delText xml:space="preserve">בשרא,</w:delText>
        </w:r>
      </w:del>
      <w:r w:rsidRPr="006F178A">
        <w:rPr>
          <w:rtl/>
        </w:rPr>
        <w:t xml:space="preserve"> </w:t>
      </w:r>
      <w:r w:rsidRPr="006F178A">
        <w:rPr>
          <w:rtl/>
        </w:rPr>
        <w:t xml:space="preserve">וה"מ</w:t>
      </w:r>
      <w:r w:rsidRPr="006F178A">
        <w:rPr>
          <w:rtl/>
        </w:rPr>
        <w:t xml:space="preserve"> </w:t>
      </w:r>
      <w:ins w:id="95165" w:author="קלוד" w:date="2026-10-11T13:11:34Z">
        <w:r>
          <w:rPr>
            <w:rtl/>
          </w:rPr>
          <w:t xml:space="preserve">שלא</w:t>
        </w:r>
      </w:ins>
      <w:del w:id="95166" w:author="קלוד" w:date="2026-10-11T13:11:34Z">
        <w:r w:rsidRPr="006F178A">
          <w:rPr>
            <w:rtl/>
          </w:rPr>
          <w:delText xml:space="preserve">דלא</w:delText>
        </w:r>
      </w:del>
      <w:r w:rsidRPr="006F178A">
        <w:rPr>
          <w:rtl/>
        </w:rPr>
        <w:t xml:space="preserve"> </w:t>
      </w:r>
      <w:ins w:id="95163" w:author="קלוד" w:date="2026-10-11T13:11:34Z">
        <w:r>
          <w:rPr>
            <w:rtl/>
          </w:rPr>
          <w:t xml:space="preserve">קבעוהו</w:t>
        </w:r>
      </w:ins>
      <w:del w:id="95164" w:author="קלוד" w:date="2026-10-11T13:11:34Z">
        <w:r w:rsidRPr="006F178A">
          <w:rPr>
            <w:rtl/>
          </w:rPr>
          <w:delText xml:space="preserve">קבעי</w:delText>
        </w:r>
      </w:del>
      <w:r w:rsidRPr="006F178A">
        <w:rPr>
          <w:rtl/>
        </w:rPr>
        <w:t xml:space="preserve"> </w:t>
      </w:r>
      <w:ins w:id="95161" w:author="קלוד" w:date="2026-10-11T13:11:34Z">
        <w:r>
          <w:rPr>
            <w:rtl/>
          </w:rPr>
          <w:t xml:space="preserve">לאורחים [חתיכות</w:t>
        </w:r>
      </w:ins>
      <w:del w:id="95162" w:author="קלוד" w:date="2026-10-11T13:11:34Z">
        <w:r w:rsidRPr="006F178A">
          <w:rPr>
            <w:rtl/>
          </w:rPr>
          <w:delText xml:space="preserve">לאורחין</w:delText>
        </w:r>
        <w:r w:rsidRPr="006F178A">
          <w:rPr>
            <w:rFonts w:hint="cs"/>
            <w:rtl/>
          </w:rPr>
          <w:delText xml:space="preserve">[חתיכות</w:delText>
        </w:r>
      </w:del>
      <w:r w:rsidRPr="006F178A">
        <w:rPr>
          <w:rFonts w:hint="cs"/>
          <w:rtl/>
        </w:rPr>
        <w:t xml:space="preserve"> חשובות]</w:t>
      </w:r>
      <w:r w:rsidRPr="006F178A">
        <w:rPr>
          <w:rtl/>
        </w:rPr>
        <w:t>.</w:t>
      </w:r>
    </w:p>
    <w:p w:rsidR="00E9703F" w:rsidRPr="006F178A" w:rsidRDefault="00E9703F" w:rsidP="00E9703F">
      <w:pPr>
        <w:rPr>
          <w:rtl/>
        </w:rPr>
      </w:pPr>
      <w:r w:rsidRPr="006F178A">
        <w:rPr>
          <w:b/>
          <w:bCs/>
          <w:rtl/>
        </w:rPr>
        <w:t xml:space="preserve">• </w:t>
      </w:r>
      <w:r w:rsidRPr="006F178A">
        <w:rPr>
          <w:rFonts w:hint="cs"/>
          <w:rtl/>
        </w:rPr>
        <w:t>תבשיל תאנים,</w:t>
      </w:r>
      <w:r w:rsidRPr="006F178A">
        <w:rPr>
          <w:rtl/>
        </w:rPr>
        <w:t xml:space="preserve"> דייסא ותמרי - מצטמק ורע להן.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לח.</w:t>
      </w:r>
    </w:p>
    <w:p>
      <w:pPr>
        <w:pStyle w:val="afffff8"/>
        <w:rPr>
          <w:ins w:id="91029" w:author="קלוד" w:date="2026-10-11T12:33:55Z"/>
        </w:rPr>
      </w:pPr>
      <w:ins w:id="91030" w:author="קלוד" w:date="2026-10-11T12:33:55Z">
        <w:r>
          <w:rPr>
            <w:color w:val="7B3F00"/>
          </w:rPr>
          <w:t xml:space="preserve">שכח קדירה על הכירה ובישלה - שוגג ומזיד</w:t>
        </w:r>
      </w:ins>
    </w:p>
    <w:p w:rsidR="00E9703F" w:rsidRPr="006F178A" w:rsidRDefault="00E9703F" w:rsidP="00E9703F">
      <w:pPr>
        <w:rPr>
          <w:rtl/>
        </w:rPr>
      </w:pPr>
      <w:ins w:id="95177" w:author="קלוד" w:date="2026-10-11T13:11:34Z">
        <w:r>
          <w:rPr>
            <w:rFonts w:ascii="Fb Fontext" w:hAnsi="Fb Fontext"/>
            <w:b/>
            <w:bCs/>
            <w:rtl/>
          </w:rPr>
          <w:t xml:space="preserve">שאלו</w:t>
        </w:r>
      </w:ins>
      <w:del w:id="95178" w:author="קלוד" w:date="2026-10-11T13:11:34Z">
        <w:r w:rsidRPr="006F178A">
          <w:rPr>
            <w:rFonts w:ascii="Fb Fontext" w:hAnsi="Fb Fontext"/>
            <w:b/>
            <w:bCs/>
            <w:rtl/>
          </w:rPr>
          <w:delText xml:space="preserve">בעו</w:delText>
        </w:r>
      </w:del>
      <w:r w:rsidRPr="006F178A">
        <w:rPr>
          <w:rFonts w:ascii="Fb Fontext" w:hAnsi="Fb Fontext"/>
          <w:b/>
          <w:bCs/>
          <w:rtl/>
        </w:rPr>
        <w:t xml:space="preserve"> </w:t>
      </w:r>
      <w:ins w:id="95175" w:author="קלוד" w:date="2026-10-11T13:11:34Z">
        <w:r>
          <w:rPr>
            <w:rStyle w:val="2fb"/>
            <w:rFonts w:ascii="Fb Fontext" w:hAnsi="Fb Fontext"/>
            <w:b/>
            <w:bCs/>
            <w:rtl/>
          </w:rPr>
          <w:t xml:space="preserve">את רחב"א:</w:t>
        </w:r>
      </w:ins>
      <w:del w:id="95176" w:author="קלוד" w:date="2026-10-11T13:11:34Z">
        <w:r w:rsidRPr="006F178A">
          <w:rPr>
            <w:rStyle w:val="2fb"/>
            <w:rFonts w:ascii="Fb Fontext" w:hAnsi="Fb Fontext"/>
            <w:b/>
            <w:bCs/>
            <w:rtl/>
          </w:rPr>
          <w:delText xml:space="preserve">מרחב"א</w:delText>
        </w:r>
      </w:del>
      <w:r w:rsidRPr="006F178A">
        <w:rPr>
          <w:rFonts w:ascii="Fb Fontext" w:hAnsi="Fb Fontext"/>
          <w:b/>
          <w:bCs/>
          <w:rtl/>
        </w:rPr>
        <w:t xml:space="preserve"> </w:t>
      </w:r>
      <w:r w:rsidRPr="006F178A">
        <w:rPr>
          <w:rFonts w:ascii="Fb Fontext" w:hAnsi="Fb Fontext"/>
          <w:rtl/>
        </w:rPr>
        <w:t xml:space="preserve">שכח קדירה </w:t>
      </w:r>
      <w:r w:rsidRPr="006F178A">
        <w:rPr>
          <w:rFonts w:ascii="Fb Fontext" w:hAnsi="Fb Fontext"/>
          <w:rtl/>
        </w:rPr>
        <w:t xml:space="preserve">ע"ג</w:t>
      </w:r>
      <w:r w:rsidRPr="006F178A">
        <w:rPr>
          <w:rFonts w:ascii="Fb Fontext" w:hAnsi="Fb Fontext"/>
          <w:rtl/>
        </w:rPr>
        <w:t xml:space="preserve"> כירה ובשלה </w:t>
      </w:r>
      <w:ins w:id="95173" w:author="קלוד" w:date="2026-10-11T13:11:34Z">
        <w:r>
          <w:rPr>
            <w:rFonts w:ascii="Fb Fontext" w:hAnsi="Fb Fontext"/>
            <w:rtl/>
          </w:rPr>
          <w:t xml:space="preserve">בשבת</w:t>
        </w:r>
      </w:ins>
      <w:del w:id="95174" w:author="קלוד" w:date="2026-10-11T13:11:34Z">
        <w:r w:rsidRPr="006F178A">
          <w:rPr>
            <w:rFonts w:ascii="Fb Fontext" w:hAnsi="Fb Fontext"/>
            <w:rtl/>
          </w:rPr>
          <w:delText xml:space="preserve">בשבת,</w:delText>
        </w:r>
      </w:del>
      <w:r w:rsidRPr="006F178A">
        <w:rPr>
          <w:rFonts w:ascii="Fb Fontext" w:hAnsi="Fb Fontext"/>
          <w:rtl/>
        </w:rPr>
        <w:t xml:space="preserve"> </w:t>
      </w:r>
      <w:ins w:id="95171" w:author="קלוד" w:date="2026-10-11T13:11:34Z">
        <w:r>
          <w:rPr>
            <w:rFonts w:ascii="Fb Fontext" w:hAnsi="Fb Fontext"/>
            <w:rtl/>
          </w:rPr>
          <w:t xml:space="preserve">- </w:t>
        </w:r>
        <w:r>
          <w:rPr>
            <w:rStyle w:val="afffffe"/>
            <w:rFonts w:ascii="Fb Fontext" w:hAnsi="Fb Fontext"/>
            <w:rtl/>
          </w:rPr>
          <w:t xml:space="preserve">מהו</w:t>
        </w:r>
        <w:r>
          <w:rPr>
            <w:rFonts w:ascii="Fb Fontext" w:hAnsi="Fb Fontext"/>
            <w:rtl/>
          </w:rPr>
          <w:t xml:space="preserve">? ושתק.</w:t>
        </w:r>
      </w:ins>
      <w:del w:id="95172" w:author="קלוד" w:date="2026-10-11T13:11:34Z">
        <w:r w:rsidRPr="006F178A">
          <w:rPr>
            <w:rFonts w:ascii="Fb Fontext" w:hAnsi="Fb Fontext"/>
            <w:rtl/>
          </w:rPr>
          <w:delText xml:space="preserve">ואישתיק.</w:delText>
        </w:r>
      </w:del>
    </w:p>
    <w:p w:rsidR="00E9703F" w:rsidRDefault="00E9703F" w:rsidP="00E9703F">
      <w:pPr>
        <w:rPr>
          <w:rtl/>
        </w:rPr>
      </w:pPr>
      <w:r w:rsidRPr="006F178A">
        <w:rPr>
          <w:rtl/>
        </w:rPr>
        <w:t xml:space="preserve">ולמחר </w:t>
      </w:r>
      <w:ins w:id="95181" w:author="קלוד" w:date="2026-10-11T13:11:34Z">
        <w:r>
          <w:rPr>
            <w:rtl/>
          </w:rPr>
          <w:t xml:space="preserve">דרש:</w:t>
        </w:r>
      </w:ins>
      <w:del w:id="95182" w:author="קלוד" w:date="2026-10-11T13:11:34Z">
        <w:r w:rsidRPr="006F178A">
          <w:rPr>
            <w:rtl/>
          </w:rPr>
          <w:delText xml:space="preserve">דרש</w:delText>
        </w:r>
      </w:del>
      <w:r w:rsidRPr="006F178A">
        <w:rPr>
          <w:rtl/>
        </w:rPr>
        <w:t xml:space="preserve"> המבשל בשבת, בשוגג - יאכל, במזיד - </w:t>
      </w:r>
      <w:r w:rsidRPr="006F178A">
        <w:rPr>
          <w:rtl/>
        </w:rPr>
        <w:t xml:space="preserve">לא</w:t>
      </w:r>
      <w:r w:rsidRPr="006F178A">
        <w:rPr>
          <w:rtl/>
        </w:rPr>
        <w:t xml:space="preserve"> יאכל, ולא שנא</w:t>
      </w:r>
      <w:r w:rsidRPr="006F178A">
        <w:rPr>
          <w:rFonts w:hint="cs"/>
          <w:rtl/>
        </w:rPr>
        <w:t xml:space="preserve"> </w:t>
      </w:r>
      <w:ins w:id="92609" w:author="מנוע מכני" w:date="2026-10-11T12:04:39Z">
        <w:ins w:id="95179" w:author="קלוד" w:date="2026-10-11T13:11:34Z">
          <w:r>
            <w:rPr>
              <w:rStyle w:val="afffffe"/>
              <w:rtl/>
            </w:rPr>
            <w:t xml:space="preserve">שוכח</w:t>
          </w:r>
          <w:r>
            <w:rPr>
              <w:rtl/>
            </w:rPr>
            <w:t xml:space="preserve">:</w:t>
          </w:r>
        </w:ins>
        <w:del w:id="95180" w:author="קלוד" w:date="2026-10-11T13:11:34Z">
          <w:r>
            <w:rPr>
              <w:rtl/>
            </w:rPr>
            <w:delText xml:space="preserve">זה</w:delText>
          </w:r>
          <w:r w:rsidRPr="006F178A">
            <w:rPr>
              <w:rtl/>
            </w:rPr>
            <w:delText xml:space="preserve"> ולא שנא:</w:delText>
          </w:r>
        </w:del>
      </w:ins>
      <w:del w:id="92610" w:author="מנוע מכני" w:date="2026-10-11T12:04:39Z">
        <w:r w:rsidRPr="006F178A">
          <w:rPr>
            <w:rtl/>
          </w:rPr>
          <w:delText xml:space="preserve">האי</w:delText>
        </w:r>
      </w:del>
    </w:p>
    <w:p>
      <w:pPr>
        <w:pStyle w:val="38"/>
        <w:rPr>
          <w:ins w:id="97336" w:author="מנוע מכני" w:date="2026-10-11T12:04:39Z"/>
        </w:rPr>
      </w:pPr>
      <w:r w:rsidRPr="006F178A">
        <w:t xml:space="preserve">רבה ורב יוסף להיתירא:</w:t>
      </w:r>
    </w:p>
    <w:p w:rsidR="00E9703F" w:rsidRPr="006F178A" w:rsidRDefault="00E9703F" w:rsidP="00E9703F">
      <w:pPr>
        <w:rPr>
          <w:rtl/>
        </w:rPr>
      </w:pPr>
      <w:del w:id="97337" w:author="מנוע מכני" w:date="2026-10-11T12:04:39Z">
        <w:r w:rsidRPr="006F178A">
          <w:rPr>
            <w:rtl/>
          </w:rPr>
          <w:delText xml:space="preserve"> </w:delText>
        </w:r>
      </w:del>
      <w:ins w:id="95195" w:author="קלוד" w:date="2026-10-11T13:11:34Z">
        <w:r>
          <w:rPr>
            <w:rtl/>
          </w:rPr>
          <w:t xml:space="preserve">דווקא</w:t>
        </w:r>
      </w:ins>
      <w:del w:id="95196" w:author="קלוד" w:date="2026-10-11T13:11:34Z">
        <w:r w:rsidRPr="006F178A">
          <w:rPr>
            <w:rtl/>
          </w:rPr>
          <w:delText xml:space="preserve">דדוקא</w:delText>
        </w:r>
      </w:del>
      <w:r w:rsidRPr="006F178A">
        <w:rPr>
          <w:rtl/>
        </w:rPr>
        <w:t xml:space="preserve"> </w:t>
      </w:r>
      <w:ins w:id="95193" w:author="קלוד" w:date="2026-10-11T13:11:34Z">
        <w:r>
          <w:rPr>
            <w:rtl/>
          </w:rPr>
          <w:t xml:space="preserve">מבשל,</w:t>
        </w:r>
      </w:ins>
      <w:del w:id="95194" w:author="קלוד" w:date="2026-10-11T13:11:34Z">
        <w:r w:rsidRPr="006F178A">
          <w:rPr>
            <w:rtl/>
          </w:rPr>
          <w:delText xml:space="preserve">מבשל</w:delText>
        </w:r>
      </w:del>
      <w:r w:rsidRPr="006F178A">
        <w:rPr>
          <w:rtl/>
        </w:rPr>
        <w:t xml:space="preserve"> </w:t>
      </w:r>
      <w:ins w:id="95557" w:author="מנוע מכני" w:date="2026-10-11T12:04:39Z">
        <w:ins w:id="95191" w:author="קלוד" w:date="2026-10-11T13:11:34Z">
          <w:r>
            <w:rPr>
              <w:rtl/>
            </w:rPr>
            <w:t xml:space="preserve">שעשה</w:t>
          </w:r>
        </w:ins>
        <w:del w:id="95192" w:author="קלוד" w:date="2026-10-11T13:11:34Z">
          <w:r>
            <w:rPr>
              <w:rtl/>
            </w:rPr>
            <w:delText xml:space="preserve">דעשה</w:delText>
          </w:r>
        </w:del>
      </w:ins>
      <w:del w:id="95558" w:author="מנוע מכני" w:date="2026-10-11T12:04:39Z">
        <w:r w:rsidRPr="006F178A">
          <w:rPr>
            <w:rtl/>
          </w:rPr>
          <w:delText xml:space="preserve">דעביד</w:delText>
        </w:r>
      </w:del>
      <w:r w:rsidRPr="006F178A">
        <w:rPr>
          <w:rtl/>
        </w:rPr>
        <w:t xml:space="preserve"> מעשה, במזיד </w:t>
      </w:r>
      <w:r w:rsidRPr="006F178A">
        <w:rPr>
          <w:rtl/>
        </w:rPr>
        <w:t xml:space="preserve">לא</w:t>
      </w:r>
      <w:r w:rsidRPr="006F178A">
        <w:rPr>
          <w:rtl/>
        </w:rPr>
        <w:t xml:space="preserve"> יאכ</w:t>
      </w:r>
      <w:ins w:id="90059" w:author="מנוע מכני" w:date="2026-10-11T12:04:39Z">
        <w:r>
          <w:rPr>
            <w:rtl/>
          </w:rPr>
          <w:t xml:space="preserve">ל, א</w:t>
        </w:r>
      </w:ins>
      <w:del w:id="90060" w:author="מנוע מכני" w:date="2026-10-11T12:04:39Z">
        <w:r w:rsidRPr="006F178A">
          <w:rPr>
            <w:rtl/>
          </w:rPr>
          <w:delText xml:space="preserve">ל,א</w:delText>
        </w:r>
      </w:del>
      <w:r w:rsidRPr="006F178A">
        <w:rPr>
          <w:rtl/>
        </w:rPr>
        <w:t xml:space="preserve">בל </w:t>
      </w:r>
      <w:ins w:id="95189" w:author="קלוד" w:date="2026-10-11T13:11:34Z">
        <w:r>
          <w:rPr>
            <w:rtl/>
          </w:rPr>
          <w:t xml:space="preserve">שוכח,</w:t>
        </w:r>
      </w:ins>
      <w:del w:id="95190" w:author="קלוד" w:date="2026-10-11T13:11:34Z">
        <w:r w:rsidRPr="006F178A">
          <w:rPr>
            <w:rtl/>
          </w:rPr>
          <w:delText xml:space="preserve">שכח</w:delText>
        </w:r>
      </w:del>
      <w:r w:rsidRPr="006F178A">
        <w:rPr>
          <w:rtl/>
        </w:rPr>
        <w:t xml:space="preserve"> </w:t>
      </w:r>
      <w:ins w:id="95187" w:author="קלוד" w:date="2026-10-11T13:11:34Z">
        <w:r>
          <w:rPr>
            <w:rtl/>
          </w:rPr>
          <w:t xml:space="preserve">שלא</w:t>
        </w:r>
      </w:ins>
      <w:del w:id="95188" w:author="קלוד" w:date="2026-10-11T13:11:34Z">
        <w:r w:rsidRPr="006F178A">
          <w:rPr>
            <w:rtl/>
          </w:rPr>
          <w:delText xml:space="preserve">דלא</w:delText>
        </w:r>
      </w:del>
      <w:r w:rsidRPr="006F178A">
        <w:rPr>
          <w:rtl/>
        </w:rPr>
        <w:t xml:space="preserve"> </w:t>
      </w:r>
      <w:ins w:id="95559" w:author="מנוע מכני" w:date="2026-10-11T12:04:39Z">
        <w:r>
          <w:rPr>
            <w:rtl/>
          </w:rPr>
          <w:t xml:space="preserve">עשה</w:t>
        </w:r>
      </w:ins>
      <w:del w:id="95560" w:author="מנוע מכני" w:date="2026-10-11T12:04:39Z">
        <w:r w:rsidRPr="006F178A">
          <w:rPr>
            <w:rtl/>
          </w:rPr>
          <w:delText xml:space="preserve">עביד</w:delText>
        </w:r>
      </w:del>
      <w:r w:rsidRPr="006F178A">
        <w:rPr>
          <w:rtl/>
        </w:rPr>
        <w:t xml:space="preserve"> </w:t>
      </w:r>
      <w:ins w:id="95185" w:author="קלוד" w:date="2026-10-11T13:11:34Z">
        <w:r>
          <w:rPr>
            <w:rtl/>
          </w:rPr>
          <w:t xml:space="preserve">מעשה, גם</w:t>
        </w:r>
      </w:ins>
      <w:del w:id="95186" w:author="קלוד" w:date="2026-10-11T13:11:34Z">
        <w:r w:rsidRPr="006F178A">
          <w:rPr>
            <w:rtl/>
          </w:rPr>
          <w:delText xml:space="preserve">מעשה</w:delText>
        </w:r>
      </w:del>
      <w:r w:rsidRPr="006F178A">
        <w:rPr>
          <w:rtl/>
        </w:rPr>
        <w:t xml:space="preserve"> במזיד </w:t>
      </w:r>
      <w:ins w:id="91071" w:author="מנוע מכני" w:date="2026-10-11T12:04:39Z">
        <w:ins w:id="95183" w:author="קלוד" w:date="2026-10-11T13:11:34Z">
          <w:r>
            <w:rPr>
              <w:rtl/>
            </w:rPr>
            <w:t xml:space="preserve">יאכל.</w:t>
          </w:r>
        </w:ins>
        <w:del w:id="95184" w:author="קלוד" w:date="2026-10-11T13:11:34Z">
          <w:r>
            <w:rPr>
              <w:rtl/>
            </w:rPr>
            <w:delText xml:space="preserve">גם</w:delText>
          </w:r>
          <w:r w:rsidRPr="006F178A">
            <w:rPr>
              <w:rtl/>
            </w:rPr>
            <w:delText xml:space="preserve"> </w:delText>
          </w:r>
          <w:r w:rsidRPr="006F178A">
            <w:rPr>
              <w:rFonts w:hint="cs"/>
              <w:rtl/>
            </w:rPr>
            <w:delText xml:space="preserve">יאכל</w:delText>
          </w:r>
        </w:del>
      </w:ins>
      <w:del w:id="91072" w:author="מנוע מכני" w:date="2026-10-11T12:04:39Z">
        <w:r w:rsidRPr="006F178A">
          <w:rPr>
            <w:rtl/>
          </w:rPr>
          <w:delText xml:space="preserve">נמי</w:delText>
        </w:r>
      </w:del>
    </w:p>
    <w:p>
      <w:pPr>
        <w:pStyle w:val="38"/>
        <w:rPr>
          <w:ins w:id="97338" w:author="מנוע מכני" w:date="2026-10-11T12:04:39Z"/>
        </w:rPr>
      </w:pPr>
      <w:r w:rsidRPr="006F178A">
        <w:t xml:space="preserve">רנב"י לאיסורא:</w:t>
      </w:r>
    </w:p>
    <w:p w:rsidR="00E9703F" w:rsidRPr="006F178A" w:rsidRDefault="00E9703F" w:rsidP="00E9703F">
      <w:pPr>
        <w:rPr>
          <w:rtl/>
        </w:rPr>
      </w:pPr>
      <w:del w:id="97339" w:author="מנוע מכני" w:date="2026-10-11T12:04:39Z">
        <w:r w:rsidRPr="006F178A">
          <w:rPr>
            <w:rtl/>
          </w:rPr>
          <w:delText xml:space="preserve"> </w:delText>
        </w:r>
      </w:del>
      <w:r w:rsidRPr="006F178A">
        <w:rPr>
          <w:rtl/>
        </w:rPr>
        <w:t xml:space="preserve">דווקא </w:t>
      </w:r>
      <w:ins w:id="95209" w:author="קלוד" w:date="2026-10-11T13:11:34Z">
        <w:r>
          <w:rPr>
            <w:rtl/>
          </w:rPr>
          <w:t xml:space="preserve">מבשל,</w:t>
        </w:r>
      </w:ins>
      <w:del w:id="95210" w:author="קלוד" w:date="2026-10-11T13:11:34Z">
        <w:r w:rsidRPr="006F178A">
          <w:rPr>
            <w:rtl/>
          </w:rPr>
          <w:delText xml:space="preserve">מבשל</w:delText>
        </w:r>
      </w:del>
      <w:r w:rsidRPr="006F178A">
        <w:rPr>
          <w:rtl/>
        </w:rPr>
        <w:t xml:space="preserve"> </w:t>
      </w:r>
      <w:ins w:id="95207" w:author="קלוד" w:date="2026-10-11T13:11:34Z">
        <w:r>
          <w:rPr>
            <w:rtl/>
          </w:rPr>
          <w:t xml:space="preserve">שלא</w:t>
        </w:r>
      </w:ins>
      <w:del w:id="95208" w:author="קלוד" w:date="2026-10-11T13:11:34Z">
        <w:r w:rsidRPr="006F178A">
          <w:rPr>
            <w:rtl/>
          </w:rPr>
          <w:delText xml:space="preserve">דלא</w:delText>
        </w:r>
      </w:del>
      <w:r w:rsidRPr="006F178A">
        <w:rPr>
          <w:rtl/>
        </w:rPr>
        <w:t xml:space="preserve"> </w:t>
      </w:r>
      <w:r w:rsidRPr="006F178A">
        <w:rPr>
          <w:rFonts w:hint="cs"/>
          <w:rtl/>
        </w:rPr>
        <w:t xml:space="preserve">בא </w:t>
      </w:r>
      <w:ins w:id="95205" w:author="קלוד" w:date="2026-10-11T13:11:34Z">
        <w:r>
          <w:rPr>
            <w:rFonts w:hint="cs"/>
            <w:rtl/>
          </w:rPr>
          <w:t xml:space="preserve">להערים,</w:t>
        </w:r>
      </w:ins>
      <w:del w:id="95206" w:author="קלוד" w:date="2026-10-11T13:11:34Z">
        <w:r w:rsidRPr="006F178A">
          <w:rPr>
            <w:rFonts w:hint="cs"/>
            <w:rtl/>
          </w:rPr>
          <w:delText xml:space="preserve">להערים</w:delText>
        </w:r>
      </w:del>
      <w:r w:rsidRPr="006F178A">
        <w:rPr>
          <w:rFonts w:hint="cs"/>
          <w:rtl/>
        </w:rPr>
        <w:t xml:space="preserve"> </w:t>
      </w:r>
      <w:r w:rsidRPr="006F178A">
        <w:rPr>
          <w:rtl/>
        </w:rPr>
        <w:t xml:space="preserve">בשוגג יאכל, אבל </w:t>
      </w:r>
      <w:ins w:id="92611" w:author="מנוע מכני" w:date="2026-10-11T12:04:39Z">
        <w:ins w:id="95203" w:author="קלוד" w:date="2026-10-11T13:11:34Z">
          <w:r>
            <w:rPr>
              <w:rtl/>
            </w:rPr>
            <w:t xml:space="preserve">שוכח,</w:t>
          </w:r>
        </w:ins>
        <w:del w:id="95204" w:author="קלוד" w:date="2026-10-11T13:11:34Z">
          <w:r>
            <w:rPr>
              <w:rtl/>
            </w:rPr>
            <w:delText xml:space="preserve">זה</w:delText>
          </w:r>
        </w:del>
      </w:ins>
      <w:del w:id="92612" w:author="מנוע מכני" w:date="2026-10-11T12:04:39Z">
        <w:r w:rsidRPr="006F178A">
          <w:rPr>
            <w:rtl/>
          </w:rPr>
          <w:delText xml:space="preserve">האי</w:delText>
        </w:r>
      </w:del>
      <w:r w:rsidRPr="006F178A">
        <w:rPr>
          <w:rtl/>
        </w:rPr>
        <w:t xml:space="preserve"> </w:t>
      </w:r>
      <w:ins w:id="95201" w:author="קלוד" w:date="2026-10-11T13:11:34Z">
        <w:r>
          <w:rPr>
            <w:rtl/>
          </w:rPr>
          <w:t xml:space="preserve">שבא</w:t>
        </w:r>
      </w:ins>
      <w:del w:id="95202" w:author="קלוד" w:date="2026-10-11T13:11:34Z">
        <w:r w:rsidRPr="006F178A">
          <w:rPr>
            <w:rtl/>
          </w:rPr>
          <w:delText xml:space="preserve">ד</w:delText>
        </w:r>
        <w:r w:rsidRPr="006F178A">
          <w:rPr>
            <w:rFonts w:hint="cs"/>
            <w:rtl/>
          </w:rPr>
          <w:delText xml:space="preserve">ב</w:delText>
        </w:r>
        <w:r w:rsidRPr="006F178A">
          <w:rPr>
            <w:rtl/>
          </w:rPr>
          <w:delText xml:space="preserve">א</w:delText>
        </w:r>
      </w:del>
      <w:r w:rsidRPr="006F178A">
        <w:rPr>
          <w:rtl/>
        </w:rPr>
        <w:t xml:space="preserve"> </w:t>
      </w:r>
      <w:ins w:id="95199" w:author="קלוד" w:date="2026-10-11T13:11:34Z">
        <w:r>
          <w:rPr>
            <w:rtl/>
          </w:rPr>
          <w:t xml:space="preserve">להערים, גם</w:t>
        </w:r>
      </w:ins>
      <w:del w:id="95200" w:author="קלוד" w:date="2026-10-11T13:11:34Z">
        <w:r w:rsidRPr="006F178A">
          <w:rPr>
            <w:rtl/>
          </w:rPr>
          <w:delText xml:space="preserve">ל</w:delText>
        </w:r>
        <w:r w:rsidRPr="006F178A">
          <w:rPr>
            <w:rFonts w:hint="cs"/>
            <w:rtl/>
          </w:rPr>
          <w:delText xml:space="preserve">הערים</w:delText>
        </w:r>
      </w:del>
      <w:r w:rsidRPr="006F178A">
        <w:rPr>
          <w:rtl/>
        </w:rPr>
        <w:t xml:space="preserve"> </w:t>
      </w:r>
      <w:ins w:id="95197" w:author="קלוד" w:date="2026-10-11T13:11:34Z">
        <w:r>
          <w:rPr>
            <w:rtl/>
          </w:rPr>
          <w:t xml:space="preserve">בשוגג</w:t>
        </w:r>
      </w:ins>
      <w:del w:id="95198" w:author="קלוד" w:date="2026-10-11T13:11:34Z">
        <w:r w:rsidRPr="006F178A">
          <w:rPr>
            <w:rtl/>
          </w:rPr>
          <w:delText xml:space="preserve">בשוגג </w:delText>
        </w:r>
        <w:r>
          <w:rPr>
            <w:rtl/>
          </w:rPr>
          <w:delText xml:space="preserve">גם</w:delText>
        </w:r>
      </w:del>
      <w:ins w:id="91073" w:author="מנוע מכני" w:date="2026-10-11T12:04:39Z"/>
      <w:del w:id="91074" w:author="מנוע מכני" w:date="2026-10-11T12:04:39Z">
        <w:r w:rsidRPr="006F178A">
          <w:rPr>
            <w:rtl/>
          </w:rPr>
          <w:delText xml:space="preserve">נמי</w:delText>
        </w:r>
      </w:del>
      <w:r w:rsidRPr="006F178A">
        <w:rPr>
          <w:rtl/>
        </w:rPr>
        <w:t xml:space="preserve"> </w:t>
      </w:r>
      <w:r w:rsidRPr="006F178A">
        <w:rPr>
          <w:rtl/>
        </w:rPr>
        <w:t xml:space="preserve">לא</w:t>
      </w:r>
      <w:r w:rsidRPr="006F178A">
        <w:rPr>
          <w:rtl/>
        </w:rPr>
        <w:t xml:space="preserve"> יאכל.</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340" w:author="מנוע מכני" w:date="2026-10-11T12:04:39Z"/>
        </w:rPr>
      </w:pPr>
      <w:r w:rsidRPr="006F178A">
        <w:t xml:space="preserve">מיתיבי:</w:t>
      </w:r>
    </w:p>
    <w:p w:rsidR="00E9703F" w:rsidRPr="006F178A" w:rsidRDefault="00E9703F" w:rsidP="00E9703F">
      <w:pPr>
        <w:rPr>
          <w:rtl/>
        </w:rPr>
      </w:pPr>
      <w:del w:id="97341" w:author="מנוע מכני" w:date="2026-10-11T12:04:39Z">
        <w:r w:rsidRPr="006F178A">
          <w:rPr>
            <w:rFonts w:ascii="Fb Fontext" w:hAnsi="Fb Fontext"/>
            <w:b/>
            <w:bCs/>
            <w:rtl/>
          </w:rPr>
          <w:delText xml:space="preserve"> </w:delText>
        </w:r>
      </w:del>
      <w:r w:rsidRPr="006F178A">
        <w:rPr>
          <w:rFonts w:ascii="Fb Fontext" w:hAnsi="Fb Fontext"/>
          <w:rtl/>
        </w:rPr>
        <w:t xml:space="preserve">שכח קדירה </w:t>
      </w:r>
      <w:r w:rsidRPr="006F178A">
        <w:rPr>
          <w:rFonts w:ascii="Fb Fontext" w:hAnsi="Fb Fontext"/>
          <w:rtl/>
        </w:rPr>
        <w:t xml:space="preserve">ע"ג</w:t>
      </w:r>
      <w:r w:rsidRPr="006F178A">
        <w:rPr>
          <w:rFonts w:ascii="Fb Fontext" w:hAnsi="Fb Fontext"/>
          <w:rtl/>
        </w:rPr>
        <w:t xml:space="preserve"> כירה ובישלה בשבת, בשוגג - יאכל, במזיד - </w:t>
      </w:r>
      <w:r w:rsidRPr="006F178A">
        <w:rPr>
          <w:rFonts w:ascii="Fb Fontext" w:hAnsi="Fb Fontext"/>
          <w:rtl/>
        </w:rPr>
        <w:t xml:space="preserve">לא</w:t>
      </w:r>
      <w:r w:rsidRPr="006F178A">
        <w:rPr>
          <w:rFonts w:ascii="Fb Fontext" w:hAnsi="Fb Fontext"/>
          <w:rtl/>
        </w:rPr>
        <w:t xml:space="preserve"> יאכל.</w:t>
      </w:r>
    </w:p>
    <w:p w:rsidR="00E9703F" w:rsidRPr="006F178A" w:rsidRDefault="00E9703F" w:rsidP="00E9703F">
      <w:pPr>
        <w:rPr>
          <w:rtl/>
        </w:rPr>
      </w:pPr>
      <w:r w:rsidRPr="006F178A">
        <w:rPr>
          <w:rtl/>
        </w:rPr>
        <w:t>ב</w:t>
      </w:r>
      <w:r w:rsidRPr="006F178A">
        <w:rPr>
          <w:rFonts w:hint="cs"/>
          <w:rtl/>
        </w:rPr>
        <w:t>ד</w:t>
      </w:r>
      <w:r w:rsidRPr="006F178A">
        <w:rPr>
          <w:rtl/>
        </w:rPr>
        <w:t>"</w:t>
      </w:r>
      <w:r w:rsidRPr="006F178A">
        <w:rPr>
          <w:rFonts w:hint="cs"/>
          <w:rtl/>
        </w:rPr>
        <w:t>א</w:t>
      </w:r>
      <w:r w:rsidRPr="006F178A">
        <w:rPr>
          <w:rtl/>
        </w:rPr>
        <w:t xml:space="preserve"> - בחמין שלא הוחמו כל צורכן, ותבשיל שלא בישל כל צורכו.</w:t>
      </w:r>
    </w:p>
    <w:p w:rsidR="00E9703F" w:rsidRDefault="00E9703F" w:rsidP="00E9703F">
      <w:pPr>
        <w:rPr>
          <w:rtl/>
        </w:rPr>
      </w:pPr>
      <w:r w:rsidRPr="006F178A">
        <w:rPr>
          <w:rtl/>
        </w:rPr>
        <w:t>אבל חמין שהוחמו כל צורכן ותבשיל שבישל כל צורכו,</w:t>
      </w:r>
    </w:p>
    <w:p w:rsidR="00E9703F" w:rsidRPr="009757B9" w:rsidRDefault="00E9703F" w:rsidP="00E9703F">
      <w:pPr>
        <w:rPr>
          <w:rFonts w:cs="Guttman Vilna"/>
          <w:b/>
          <w:bCs/>
          <w:rtl/>
        </w:rPr>
      </w:pPr>
      <w:r w:rsidRPr="006F178A">
        <w:rPr>
          <w:rStyle w:val="2fb"/>
          <w:rFonts w:ascii="Fb Fontext" w:hAnsi="Fb Fontext"/>
          <w:rtl/>
        </w:rPr>
        <w:t>לר"מ</w:t>
      </w:r>
      <w:r w:rsidRPr="006F178A">
        <w:rPr>
          <w:rtl/>
        </w:rPr>
        <w:t xml:space="preserve"> בין בשוגג בין במזיד - יאכל.</w:t>
      </w:r>
    </w:p>
    <w:p w:rsidR="00E9703F" w:rsidRPr="009757B9" w:rsidRDefault="00E9703F" w:rsidP="00E9703F">
      <w:pPr>
        <w:rPr>
          <w:rFonts w:cs="Guttman Vilna"/>
          <w:b/>
          <w:bCs/>
          <w:rtl/>
        </w:rPr>
      </w:pPr>
      <w:r w:rsidRPr="006F178A">
        <w:rPr>
          <w:rStyle w:val="2fb"/>
          <w:rFonts w:ascii="Fb Fontext" w:hAnsi="Fb Fontext"/>
          <w:rtl/>
        </w:rPr>
        <w:t>לר"י</w:t>
      </w:r>
      <w:r>
        <w:rPr>
          <w:rtl/>
        </w:rPr>
        <w:t xml:space="preserve"> </w:t>
      </w:r>
      <w:r w:rsidRPr="006F178A">
        <w:rPr>
          <w:rtl/>
        </w:rPr>
        <w:t>חמין שהוחמו כל צורכן מותרין מפני שמצטמק ורע לו.</w:t>
      </w:r>
    </w:p>
    <w:p w:rsidR="00E9703F" w:rsidRPr="006F178A" w:rsidRDefault="00E9703F" w:rsidP="00E9703F">
      <w:pPr>
        <w:rPr>
          <w:rtl/>
        </w:rPr>
      </w:pPr>
      <w:r w:rsidRPr="006F178A">
        <w:rPr>
          <w:rtl/>
        </w:rPr>
        <w:t>ותבשיל שבישל כל צורכו אסור, שמצטמק ויפה לו.</w:t>
      </w:r>
    </w:p>
    <w:p w:rsidR="00E9703F" w:rsidRPr="006F178A" w:rsidRDefault="00E9703F" w:rsidP="00E9703F">
      <w:pPr>
        <w:rPr>
          <w:rtl/>
        </w:rPr>
      </w:pPr>
      <w:r w:rsidRPr="006F178A">
        <w:rPr>
          <w:rFonts w:ascii="Fb Fontext" w:hAnsi="Fb Fontext"/>
          <w:sz w:val="20"/>
          <w:rtl/>
        </w:rPr>
        <w:t>וכל המצטמק ויפה לו, כגון כרוב ופולים ובשר טרוף - אסור, וכל המצטמק ורע לו - מותר.</w:t>
      </w:r>
    </w:p>
    <w:p w:rsidR="00E9703F" w:rsidRDefault="00E9703F" w:rsidP="00E9703F">
      <w:pPr>
        <w:rPr>
          <w:rFonts w:ascii="Fb Fontext" w:hAnsi="Fb Fontext"/>
          <w:rtl/>
        </w:rPr>
      </w:pPr>
      <w:ins w:id="95215" w:author="קלוד" w:date="2026-10-11T13:11:34Z">
        <w:r>
          <w:rPr>
            <w:rFonts w:ascii="Fb Fontext" w:hAnsi="Fb Fontext"/>
            <w:rtl/>
          </w:rPr>
          <w:t xml:space="preserve">על</w:t>
        </w:r>
      </w:ins>
      <w:del w:id="95216" w:author="קלוד" w:date="2026-10-11T13:11:34Z">
        <w:r w:rsidRPr="006F178A">
          <w:rPr>
            <w:rFonts w:ascii="Fb Fontext" w:hAnsi="Fb Fontext"/>
            <w:rtl/>
          </w:rPr>
          <w:delText xml:space="preserve">קתני</w:delText>
        </w:r>
      </w:del>
      <w:r w:rsidRPr="006F178A">
        <w:rPr>
          <w:rFonts w:ascii="Fb Fontext" w:hAnsi="Fb Fontext"/>
          <w:rtl/>
        </w:rPr>
        <w:t xml:space="preserve"> </w:t>
      </w:r>
      <w:ins w:id="95213" w:author="קלוד" w:date="2026-10-11T13:11:34Z">
        <w:r>
          <w:rPr>
            <w:rFonts w:ascii="Fb Fontext" w:hAnsi="Fb Fontext"/>
            <w:rtl/>
          </w:rPr>
          <w:t xml:space="preserve">כל פנים שנינו:</w:t>
        </w:r>
      </w:ins>
      <w:del w:id="95214" w:author="קלוד" w:date="2026-10-11T13:11:34Z">
        <w:r w:rsidRPr="006F178A">
          <w:rPr>
            <w:rFonts w:ascii="Fb Fontext" w:hAnsi="Fb Fontext"/>
            <w:rtl/>
          </w:rPr>
          <w:delText xml:space="preserve">מיהא:</w:delText>
        </w:r>
      </w:del>
      <w:r w:rsidRPr="006F178A">
        <w:rPr>
          <w:rFonts w:ascii="Fb Fontext" w:hAnsi="Fb Fontext"/>
          <w:rtl/>
        </w:rPr>
        <w:t xml:space="preserve"> תבשיל שלא בישל כל צורכו, בשוגג יאכל ובמזיד </w:t>
      </w:r>
      <w:r w:rsidRPr="006F178A">
        <w:rPr>
          <w:rFonts w:ascii="Fb Fontext" w:hAnsi="Fb Fontext"/>
          <w:rtl/>
        </w:rPr>
        <w:t xml:space="preserve">לא</w:t>
      </w:r>
      <w:r w:rsidRPr="006F178A">
        <w:rPr>
          <w:rFonts w:ascii="Fb Fontext" w:hAnsi="Fb Fontext"/>
          <w:rtl/>
        </w:rPr>
        <w:t xml:space="preserve"> </w:t>
      </w:r>
      <w:ins w:id="95211" w:author="קלוד" w:date="2026-10-11T13:11:34Z">
        <w:r>
          <w:rPr>
            <w:rFonts w:ascii="Fb Fontext" w:hAnsi="Fb Fontext"/>
            <w:rtl/>
          </w:rPr>
          <w:t xml:space="preserve">יאכל.</w:t>
        </w:r>
      </w:ins>
      <w:del w:id="95212" w:author="קלוד" w:date="2026-10-11T13:11:34Z">
        <w:r w:rsidRPr="006F178A">
          <w:rPr>
            <w:rFonts w:ascii="Fb Fontext" w:hAnsi="Fb Fontext"/>
            <w:rtl/>
          </w:rPr>
          <w:delText xml:space="preserve">יאכל</w:delText>
        </w:r>
      </w:del>
    </w:p>
    <w:p w:rsidR="00E9703F" w:rsidRPr="009757B9" w:rsidRDefault="00E9703F" w:rsidP="00E9703F">
      <w:pPr>
        <w:rPr>
          <w:rFonts w:cs="Guttman Vilna"/>
          <w:b/>
          <w:bCs/>
          <w:rtl/>
        </w:rPr>
      </w:pPr>
      <w:r w:rsidRPr="006F178A">
        <w:rPr>
          <w:rStyle w:val="2fb"/>
          <w:rtl/>
        </w:rPr>
        <w:t xml:space="preserve">לרנב"י</w:t>
      </w:r>
      <w:r w:rsidRPr="006F178A">
        <w:rPr>
          <w:rtl/>
        </w:rPr>
        <w:t xml:space="preserve"> </w:t>
      </w:r>
      <w:ins w:id="95221" w:author="קלוד" w:date="2026-10-11T13:11:34Z">
        <w:r>
          <w:rPr>
            <w:rtl/>
          </w:rPr>
          <w:t xml:space="preserve">ל"ק:</w:t>
        </w:r>
      </w:ins>
      <w:del w:id="95222" w:author="קלוד" w:date="2026-10-11T13:11:34Z">
        <w:r w:rsidRPr="006F178A">
          <w:rPr>
            <w:rtl/>
          </w:rPr>
          <w:delText xml:space="preserve">צ"ל</w:delText>
        </w:r>
      </w:del>
      <w:r w:rsidRPr="006F178A">
        <w:rPr>
          <w:rtl/>
        </w:rPr>
        <w:t xml:space="preserve"> כאן קודם </w:t>
      </w:r>
      <w:ins w:id="95219" w:author="קלוד" w:date="2026-10-11T13:11:34Z">
        <w:r>
          <w:rPr>
            <w:rtl/>
          </w:rPr>
          <w:t xml:space="preserve">גזירה,</w:t>
        </w:r>
      </w:ins>
      <w:del w:id="95220" w:author="קלוד" w:date="2026-10-11T13:11:34Z">
        <w:r w:rsidRPr="006F178A">
          <w:rPr>
            <w:rtl/>
          </w:rPr>
          <w:delText xml:space="preserve">גזירה</w:delText>
        </w:r>
      </w:del>
      <w:r w:rsidRPr="006F178A">
        <w:rPr>
          <w:rtl/>
        </w:rPr>
        <w:t xml:space="preserve"> כאן </w:t>
      </w:r>
      <w:ins w:id="95217" w:author="קלוד" w:date="2026-10-11T13:11:34Z">
        <w:r>
          <w:rPr>
            <w:rtl/>
          </w:rPr>
          <w:t xml:space="preserve">לאחר</w:t>
        </w:r>
      </w:ins>
      <w:del w:id="95218" w:author="קלוד" w:date="2026-10-11T13:11:34Z">
        <w:r w:rsidRPr="006F178A">
          <w:rPr>
            <w:rtl/>
          </w:rPr>
          <w:delText xml:space="preserve">אחר</w:delText>
        </w:r>
      </w:del>
      <w:r w:rsidRPr="006F178A">
        <w:rPr>
          <w:rtl/>
        </w:rPr>
        <w:t xml:space="preserve"> גזירה.</w:t>
      </w:r>
    </w:p>
    <w:p w:rsidR="00E9703F" w:rsidRPr="009757B9" w:rsidRDefault="00E9703F" w:rsidP="00E9703F">
      <w:pPr>
        <w:rPr>
          <w:rFonts w:cs="Guttman Vilna"/>
          <w:b/>
          <w:bCs/>
          <w:rtl/>
        </w:rPr>
      </w:pPr>
      <w:ins w:id="95231" w:author="קלוד" w:date="2026-10-11T13:11:34Z">
        <w:r>
          <w:rPr>
            <w:rStyle w:val="2fb"/>
            <w:rtl/>
          </w:rPr>
          <w:t xml:space="preserve">אבל לרבה</w:t>
        </w:r>
      </w:ins>
      <w:del w:id="95232" w:author="קלוד" w:date="2026-10-11T13:11:34Z">
        <w:r w:rsidRPr="006F178A">
          <w:rPr>
            <w:rStyle w:val="2fb"/>
            <w:rtl/>
          </w:rPr>
          <w:delText xml:space="preserve">ולרבה</w:delText>
        </w:r>
      </w:del>
      <w:r w:rsidRPr="006F178A">
        <w:rPr>
          <w:rtl/>
        </w:rPr>
        <w:t xml:space="preserve"> </w:t>
      </w:r>
      <w:r w:rsidRPr="006F178A">
        <w:rPr>
          <w:rStyle w:val="2fb"/>
          <w:rtl/>
        </w:rPr>
        <w:t xml:space="preserve">ורב </w:t>
      </w:r>
      <w:ins w:id="95229" w:author="קלוד" w:date="2026-10-11T13:11:34Z">
        <w:r>
          <w:rPr>
            <w:rStyle w:val="2fb"/>
            <w:rtl/>
          </w:rPr>
          <w:t xml:space="preserve">יוסף,</w:t>
        </w:r>
      </w:ins>
      <w:del w:id="95230" w:author="קלוד" w:date="2026-10-11T13:11:34Z">
        <w:r w:rsidRPr="006F178A">
          <w:rPr>
            <w:rStyle w:val="2fb"/>
            <w:rtl/>
          </w:rPr>
          <w:delText xml:space="preserve">יוסף</w:delText>
        </w:r>
      </w:del>
      <w:r w:rsidRPr="006F178A">
        <w:rPr>
          <w:rtl/>
        </w:rPr>
        <w:t xml:space="preserve"> </w:t>
      </w:r>
      <w:ins w:id="95227" w:author="קלוד" w:date="2026-10-11T13:11:34Z">
        <w:r>
          <w:rPr>
            <w:rtl/>
          </w:rPr>
          <w:t xml:space="preserve">המתירים:</w:t>
        </w:r>
      </w:ins>
      <w:del w:id="95228" w:author="קלוד" w:date="2026-10-11T13:11:34Z">
        <w:r w:rsidRPr="006F178A">
          <w:rPr>
            <w:rtl/>
          </w:rPr>
          <w:delText xml:space="preserve">דלהיתרא</w:delText>
        </w:r>
      </w:del>
      <w:r w:rsidRPr="006F178A">
        <w:rPr>
          <w:rtl/>
        </w:rPr>
        <w:t xml:space="preserve"> </w:t>
      </w:r>
      <w:ins w:id="94641" w:author="מנוע מכני" w:date="2026-10-11T12:04:39Z">
        <w:r>
          <w:rPr>
            <w:rtl/>
          </w:rPr>
          <w:t xml:space="preserve">אם </w:t>
        </w:r>
      </w:ins>
      <w:del w:id="94642" w:author="מנוע מכני" w:date="2026-10-11T12:04:39Z">
        <w:r w:rsidRPr="006F178A">
          <w:rPr>
            <w:rtl/>
          </w:rPr>
          <w:delText xml:space="preserve">אי </w:delText>
        </w:r>
      </w:del>
      <w:r w:rsidRPr="006F178A">
        <w:rPr>
          <w:rtl/>
        </w:rPr>
        <w:t xml:space="preserve">קודם </w:t>
      </w:r>
      <w:ins w:id="95225" w:author="קלוד" w:date="2026-10-11T13:11:34Z">
        <w:r>
          <w:rPr>
            <w:rtl/>
          </w:rPr>
          <w:t xml:space="preserve">גזרה -</w:t>
        </w:r>
      </w:ins>
      <w:del w:id="95226" w:author="קלוד" w:date="2026-10-11T13:11:34Z">
        <w:r w:rsidRPr="006F178A">
          <w:rPr>
            <w:rtl/>
          </w:rPr>
          <w:delText xml:space="preserve">גזרה</w:delText>
        </w:r>
      </w:del>
      <w:r w:rsidRPr="006F178A">
        <w:rPr>
          <w:rtl/>
        </w:rPr>
        <w:t xml:space="preserve"> </w:t>
      </w:r>
      <w:ins w:id="94387" w:author="מנוע מכני" w:date="2026-10-11T12:04:39Z">
        <w:r>
          <w:rPr>
            <w:rtl/>
          </w:rPr>
          <w:t xml:space="preserve">קשה</w:t>
        </w:r>
      </w:ins>
      <w:del w:id="94388" w:author="מנוע מכני" w:date="2026-10-11T12:04:39Z">
        <w:r w:rsidRPr="006F178A">
          <w:rPr>
            <w:rtl/>
          </w:rPr>
          <w:delText xml:space="preserve">קשיא</w:delText>
        </w:r>
      </w:del>
      <w:r w:rsidRPr="006F178A">
        <w:rPr>
          <w:rtl/>
        </w:rPr>
        <w:t xml:space="preserve"> מזיד, </w:t>
      </w:r>
      <w:ins w:id="94643" w:author="מנוע מכני" w:date="2026-10-11T12:04:39Z">
        <w:r>
          <w:rPr>
            <w:rtl/>
          </w:rPr>
          <w:t xml:space="preserve">אם </w:t>
        </w:r>
      </w:ins>
      <w:del w:id="94644" w:author="מנוע מכני" w:date="2026-10-11T12:04:39Z">
        <w:r w:rsidRPr="006F178A">
          <w:rPr>
            <w:rtl/>
          </w:rPr>
          <w:delText xml:space="preserve">אי </w:delText>
        </w:r>
      </w:del>
      <w:r w:rsidRPr="006F178A">
        <w:rPr>
          <w:rtl/>
        </w:rPr>
        <w:t xml:space="preserve">לאחר גזרה</w:t>
      </w:r>
      <w:ins w:id="95223" w:author="קלוד" w:date="2026-10-11T13:11:34Z">
        <w:r>
          <w:rPr>
            <w:rtl/>
          </w:rPr>
          <w:t xml:space="preserve"> - </w:t>
        </w:r>
      </w:ins>
      <w:del w:id="95224" w:author="קלוד" w:date="2026-10-11T13:11:34Z">
        <w:r w:rsidRPr="006F178A">
          <w:rPr>
            <w:rtl/>
          </w:rPr>
          <w:delText xml:space="preserve"> </w:delText>
        </w:r>
      </w:del>
      <w:ins w:id="94389" w:author="מנוע מכני" w:date="2026-10-11T12:04:39Z">
        <w:r>
          <w:rPr>
            <w:rtl/>
          </w:rPr>
          <w:t xml:space="preserve">קשה</w:t>
        </w:r>
      </w:ins>
      <w:del w:id="94390" w:author="מנוע מכני" w:date="2026-10-11T12:04:39Z">
        <w:r w:rsidRPr="006F178A">
          <w:rPr>
            <w:rtl/>
          </w:rPr>
          <w:delText xml:space="preserve">קשיא</w:delText>
        </w:r>
      </w:del>
      <w:r w:rsidRPr="006F178A">
        <w:rPr>
          <w:rtl/>
        </w:rPr>
        <w:t xml:space="preserve"> </w:t>
      </w:r>
      <w:ins w:id="91075" w:author="מנוע מכני" w:date="2026-10-11T12:04:39Z">
        <w:r>
          <w:rPr>
            <w:rtl/>
          </w:rPr>
          <w:t xml:space="preserve">גם</w:t>
        </w:r>
      </w:ins>
      <w:del w:id="91076" w:author="מנוע מכני" w:date="2026-10-11T12:04:39Z">
        <w:r w:rsidRPr="006F178A">
          <w:rPr>
            <w:rtl/>
          </w:rPr>
          <w:delText xml:space="preserve">נמי</w:delText>
        </w:r>
      </w:del>
      <w:r w:rsidRPr="006F178A">
        <w:rPr>
          <w:rtl/>
        </w:rPr>
        <w:t xml:space="preserve"> שוגג. - </w:t>
      </w:r>
      <w:ins w:id="94391" w:author="מנוע מכני" w:date="2026-10-11T12:04:39Z">
        <w:r>
          <w:rPr>
            <w:rtl/>
          </w:rPr>
          <w:t xml:space="preserve">קשה</w:t>
        </w:r>
      </w:ins>
      <w:del w:id="94392" w:author="מנוע מכני" w:date="2026-10-11T12:04:39Z">
        <w:r w:rsidRPr="006F178A">
          <w:rPr>
            <w:rtl/>
          </w:rPr>
          <w:delText xml:space="preserve">קשיא</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pPr>
        <w:pStyle w:val="38"/>
        <w:rPr>
          <w:ins w:id="97342" w:author="מנוע מכני" w:date="2026-10-11T12:04:39Z"/>
        </w:rPr>
      </w:pPr>
      <w:ins w:id="90185" w:author="Claude - סמנטי" w:date="2026-10-11T12:28:21Z">
        <w:r>
          <w:t xml:space="preserve">גזירה</w:t>
        </w:r>
      </w:ins>
      <w:del w:id="90186" w:author="Claude - סמנטי" w:date="2026-10-11T12:28:21Z">
        <w:r w:rsidRPr="006F178A">
          <w:delText xml:space="preserve">גזירתא</w:delText>
        </w:r>
      </w:del>
      <w:r w:rsidRPr="006F178A">
        <w:t xml:space="preserve"> </w:t>
      </w:r>
      <w:ins w:id="92613" w:author="מנוע מכני" w:date="2026-10-11T12:04:39Z">
        <w:r>
          <w:t xml:space="preserve">משמו</w:t>
        </w:r>
      </w:ins>
      <w:del w:id="92614" w:author="מנוע מכני" w:date="2026-10-11T12:04:39Z">
        <w:r w:rsidRPr="006F178A">
          <w:delText xml:space="preserve">משמיה</w:delText>
        </w:r>
      </w:del>
      <w:r w:rsidRPr="006F178A">
        <w:t xml:space="preserve"> </w:t>
      </w:r>
      <w:ins w:id="95233" w:author="קלוד" w:date="2026-10-11T13:11:34Z">
        <w:r>
          <w:t xml:space="preserve">של רב:</w:t>
        </w:r>
      </w:ins>
      <w:del w:id="95234" w:author="קלוד" w:date="2026-10-11T13:11:34Z">
        <w:r w:rsidRPr="006F178A">
          <w:delText xml:space="preserve">דרב:</w:delText>
        </w:r>
      </w:del>
    </w:p>
    <w:p w:rsidR="00E9703F" w:rsidRPr="006F178A" w:rsidRDefault="00E9703F" w:rsidP="00E9703F">
      <w:pPr>
        <w:rPr>
          <w:rtl/>
        </w:rPr>
      </w:pPr>
      <w:del w:id="97343" w:author="מנוע מכני" w:date="2026-10-11T12:04:39Z">
        <w:r w:rsidRPr="006F178A">
          <w:rPr>
            <w:rFonts w:ascii="Fb Fontext" w:hAnsi="Fb Fontext"/>
            <w:rtl/>
          </w:rPr>
          <w:delText xml:space="preserve"> </w:delText>
        </w:r>
      </w:del>
      <w:r w:rsidRPr="006F178A">
        <w:rPr>
          <w:rFonts w:ascii="Fb Fontext" w:hAnsi="Fb Fontext"/>
          <w:rtl/>
        </w:rPr>
        <w:t xml:space="preserve">בתחילה היו אומרים המבשל בשבת, בשוגג</w:t>
      </w:r>
      <w:r>
        <w:rPr>
          <w:rFonts w:ascii="Fb Fontext" w:hAnsi="Fb Fontext"/>
          <w:rtl/>
        </w:rPr>
        <w:t xml:space="preserve"> </w:t>
      </w:r>
      <w:r w:rsidRPr="006F178A">
        <w:rPr>
          <w:rFonts w:ascii="Fb Fontext" w:hAnsi="Fb Fontext"/>
          <w:rtl/>
        </w:rPr>
        <w:t xml:space="preserve">יאכל, במזיד - </w:t>
      </w:r>
      <w:r w:rsidRPr="006F178A">
        <w:rPr>
          <w:rFonts w:ascii="Fb Fontext" w:hAnsi="Fb Fontext"/>
          <w:rtl/>
        </w:rPr>
        <w:t xml:space="preserve">לא</w:t>
      </w:r>
      <w:r w:rsidRPr="006F178A">
        <w:rPr>
          <w:rFonts w:ascii="Fb Fontext" w:hAnsi="Fb Fontext"/>
          <w:rtl/>
        </w:rPr>
        <w:t xml:space="preserve"> יאכל, וה"ה לשוכח.</w:t>
      </w:r>
    </w:p>
    <w:p w:rsidR="00E9703F" w:rsidRPr="006F178A" w:rsidRDefault="00E9703F" w:rsidP="00E9703F">
      <w:pPr>
        <w:rPr>
          <w:rtl/>
        </w:rPr>
      </w:pPr>
      <w:r w:rsidRPr="006F178A">
        <w:rPr>
          <w:rtl/>
        </w:rPr>
        <w:t>משרבו משהין במזיד ואומרים שכחים אנו - חזרו וקנסו על השוכח.</w:t>
      </w:r>
    </w:p>
    <w:p w:rsidR="00E9703F" w:rsidRPr="006F178A" w:rsidRDefault="00E9703F" w:rsidP="00E9703F">
      <w:pPr>
        <w:rPr>
          <w:rtl/>
        </w:rPr>
      </w:pPr>
      <w:r w:rsidRPr="006F178A">
        <w:rPr>
          <w:rStyle w:val="2fb"/>
          <w:rtl/>
        </w:rPr>
        <w:t xml:space="preserve">לר"מ</w:t>
      </w:r>
      <w:r w:rsidRPr="006F178A">
        <w:rPr>
          <w:rtl/>
        </w:rPr>
        <w:t xml:space="preserve"> </w:t>
      </w:r>
      <w:r w:rsidRPr="006F178A">
        <w:rPr>
          <w:rtl/>
        </w:rPr>
        <w:t xml:space="preserve">ל"ק</w:t>
      </w:r>
      <w:r w:rsidRPr="006F178A">
        <w:rPr>
          <w:rtl/>
        </w:rPr>
        <w:t xml:space="preserve"> </w:t>
      </w:r>
      <w:r w:rsidRPr="006F178A">
        <w:rPr>
          <w:rFonts w:hint="cs"/>
          <w:rtl/>
        </w:rPr>
        <w:t xml:space="preserve">[מברייתא דב' כירות המתאימות דלעיל] </w:t>
      </w:r>
      <w:r w:rsidRPr="006F178A">
        <w:rPr>
          <w:rtl/>
        </w:rPr>
        <w:t>הא - לכתחילה, הא - דיעבד.</w:t>
      </w:r>
    </w:p>
    <w:p w:rsidR="00E9703F" w:rsidRDefault="00E9703F" w:rsidP="00E9703F">
      <w:pPr>
        <w:rPr>
          <w:rtl/>
        </w:rPr>
      </w:pPr>
      <w:r w:rsidRPr="006F178A">
        <w:rPr>
          <w:rStyle w:val="2fb"/>
          <w:rtl/>
        </w:rPr>
        <w:t xml:space="preserve">לר"י</w:t>
      </w:r>
      <w:r w:rsidRPr="006F178A">
        <w:rPr>
          <w:rtl/>
        </w:rPr>
        <w:t xml:space="preserve"> </w:t>
      </w:r>
      <w:r w:rsidRPr="006F178A">
        <w:rPr>
          <w:rtl/>
        </w:rPr>
        <w:t xml:space="preserve">ל"ק</w:t>
      </w:r>
      <w:r w:rsidRPr="006F178A">
        <w:rPr>
          <w:rtl/>
        </w:rPr>
        <w:t xml:space="preserve"> כאן בגרופה וקטומה, כאן בשאינה גרופה וקטומה. [</w:t>
      </w:r>
      <w:ins w:id="92615" w:author="מנוע מכני" w:date="2026-10-11T12:04:39Z">
        <w:r>
          <w:rPr>
            <w:rtl/>
          </w:rPr>
          <w:t xml:space="preserve">ולכך</w:t>
        </w:r>
      </w:ins>
      <w:del w:id="92616" w:author="מנוע מכני" w:date="2026-10-11T12:04:39Z">
        <w:r w:rsidRPr="006F178A">
          <w:rPr>
            <w:rtl/>
          </w:rPr>
          <w:delText xml:space="preserve">ולהכי</w:delText>
        </w:r>
      </w:del>
      <w:r w:rsidRPr="006F178A">
        <w:rPr>
          <w:rtl/>
        </w:rPr>
        <w:t xml:space="preserve"> אסר במצטמק ויפה לו]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27" w:author="קלוד" w:date="2026-10-11T12:33:55Z"/>
        </w:rPr>
      </w:pPr>
      <w:ins w:id="91028" w:author="קלוד" w:date="2026-10-11T12:33:55Z">
        <w:r>
          <w:rPr>
            <w:color w:val="7B3F00"/>
          </w:rPr>
          <w:t xml:space="preserve">האם עבר ושהה - קנסוהו רבנן?</w:t>
        </w:r>
      </w:ins>
    </w:p>
    <w:p>
      <w:pPr>
        <w:pStyle w:val="38"/>
        <w:rPr>
          <w:ins w:id="97345" w:author="מנוע מכני" w:date="2026-10-11T12:04:39Z"/>
        </w:rPr>
      </w:pPr>
      <w:del w:id="97344" w:author="מנוע מכני" w:date="2026-10-11T12:04:39Z">
        <w:r w:rsidRPr="006F178A">
          <w:delText xml:space="preserve">•</w:delText>
        </w:r>
      </w:del>
      <w:r w:rsidRPr="006F178A">
        <w:t xml:space="preserve"> </w:t>
      </w:r>
      <w:r w:rsidRPr="00910D80">
        <w:t>איבעיא להו</w:t>
      </w:r>
      <w:r w:rsidRPr="006F178A">
        <w:t xml:space="preserve">:</w:t>
      </w:r>
    </w:p>
    <w:p w:rsidR="00E9703F" w:rsidRPr="006F178A" w:rsidRDefault="00E9703F" w:rsidP="00E9703F">
      <w:pPr>
        <w:rPr>
          <w:rtl/>
        </w:rPr>
      </w:pPr>
      <w:del w:id="97346" w:author="מנוע מכני" w:date="2026-10-11T12:04:39Z">
        <w:r w:rsidRPr="006F178A">
          <w:rPr>
            <w:rFonts w:ascii="Fb Fontext" w:hAnsi="Fb Fontext"/>
            <w:rtl/>
          </w:rPr>
          <w:delText xml:space="preserve"> </w:delText>
        </w:r>
      </w:del>
      <w:r w:rsidRPr="006F178A">
        <w:rPr>
          <w:rFonts w:ascii="Fb Fontext" w:hAnsi="Fb Fontext"/>
          <w:rtl/>
        </w:rPr>
        <w:t xml:space="preserve">עבר ושהה </w:t>
      </w:r>
      <w:ins w:id="92617" w:author="מנוע מכני" w:date="2026-10-11T12:04:39Z">
        <w:ins w:id="95237" w:author="קלוד" w:date="2026-10-11T13:11:34Z">
          <w:r>
            <w:rPr>
              <w:rFonts w:ascii="Fb Fontext" w:hAnsi="Fb Fontext"/>
              <w:rtl/>
            </w:rPr>
            <w:t xml:space="preserve">-</w:t>
          </w:r>
        </w:ins>
        <w:del w:id="95238" w:author="קלוד" w:date="2026-10-11T13:11:34Z">
          <w:r>
            <w:rPr>
              <w:rFonts w:ascii="Fb Fontext" w:hAnsi="Fb Fontext"/>
              <w:rtl/>
            </w:rPr>
            <w:delText xml:space="preserve">מה</w:delText>
          </w:r>
          <w:r w:rsidRPr="006F178A">
            <w:rPr>
              <w:rFonts w:ascii="Fb Fontext" w:hAnsi="Fb Fontext"/>
              <w:rtl/>
            </w:rPr>
            <w:delText xml:space="preserve">,</w:delText>
          </w:r>
        </w:del>
      </w:ins>
      <w:del w:id="92618" w:author="מנוע מכני" w:date="2026-10-11T12:04:39Z">
        <w:r w:rsidRPr="006F178A">
          <w:rPr>
            <w:rFonts w:ascii="Fb Fontext" w:hAnsi="Fb Fontext"/>
            <w:rtl/>
          </w:rPr>
          <w:delText xml:space="preserve">מאי</w:delText>
        </w:r>
      </w:del>
      <w:r w:rsidRPr="006F178A">
        <w:rPr>
          <w:rFonts w:ascii="Fb Fontext" w:hAnsi="Fb Fontext"/>
          <w:rtl/>
        </w:rPr>
        <w:t xml:space="preserve"> </w:t>
      </w:r>
      <w:ins w:id="95235" w:author="קלוד" w:date="2026-10-11T13:11:34Z">
        <w:r>
          <w:rPr>
            <w:rFonts w:ascii="Fb Fontext" w:hAnsi="Fb Fontext"/>
            <w:rtl/>
          </w:rPr>
          <w:t xml:space="preserve">האם</w:t>
        </w:r>
      </w:ins>
      <w:del w:id="95236" w:author="קלוד" w:date="2026-10-11T13:11:34Z">
        <w:r w:rsidRPr="006F178A">
          <w:rPr>
            <w:rFonts w:ascii="Fb Fontext" w:hAnsi="Fb Fontext"/>
            <w:rtl/>
          </w:rPr>
          <w:delText xml:space="preserve">מי</w:delText>
        </w:r>
      </w:del>
      <w:r w:rsidRPr="006F178A">
        <w:rPr>
          <w:rFonts w:ascii="Fb Fontext" w:hAnsi="Fb Fontext"/>
          <w:rtl/>
        </w:rPr>
        <w:t xml:space="preserve"> קנסוהו רבנן או </w:t>
      </w:r>
      <w:r w:rsidRPr="006F178A">
        <w:rPr>
          <w:rFonts w:ascii="Fb Fontext" w:hAnsi="Fb Fontext"/>
          <w:rtl/>
        </w:rPr>
        <w:t xml:space="preserve">לא</w:t>
      </w:r>
      <w:r w:rsidRPr="006F178A">
        <w:rPr>
          <w:rFonts w:ascii="Fb Fontext" w:hAnsi="Fb Fontext"/>
          <w:rtl/>
        </w:rPr>
        <w:t xml:space="preserve">?</w:t>
      </w:r>
    </w:p>
    <w:p w:rsidR="00E9703F" w:rsidRPr="006F178A" w:rsidRDefault="00E9703F" w:rsidP="00E9703F">
      <w:pPr>
        <w:rPr>
          <w:rtl/>
        </w:rPr>
      </w:pPr>
      <w:r w:rsidRPr="006F178A">
        <w:rPr>
          <w:rtl/>
        </w:rPr>
        <w:t xml:space="preserve">אין להוכיח </w:t>
      </w:r>
      <w:ins w:id="95247" w:author="קלוד" w:date="2026-10-11T13:11:34Z">
        <w:r>
          <w:rPr>
            <w:rtl/>
          </w:rPr>
          <w:t xml:space="preserve">ממה</w:t>
        </w:r>
      </w:ins>
      <w:del w:id="95248" w:author="קלוד" w:date="2026-10-11T13:11:34Z">
        <w:r w:rsidRPr="006F178A">
          <w:rPr>
            <w:rtl/>
          </w:rPr>
          <w:delText xml:space="preserve">מהא</w:delText>
        </w:r>
      </w:del>
      <w:r w:rsidRPr="006F178A">
        <w:rPr>
          <w:rtl/>
        </w:rPr>
        <w:t xml:space="preserve"> </w:t>
      </w:r>
      <w:ins w:id="95245" w:author="קלוד" w:date="2026-10-11T13:11:34Z">
        <w:r>
          <w:rPr>
            <w:rStyle w:val="2fb"/>
            <w:rtl/>
          </w:rPr>
          <w:t xml:space="preserve">שרבי</w:t>
        </w:r>
      </w:ins>
      <w:del w:id="95246" w:author="קלוד" w:date="2026-10-11T13:11:34Z">
        <w:r w:rsidRPr="006F178A">
          <w:rPr>
            <w:rStyle w:val="2fb"/>
            <w:rtl/>
          </w:rPr>
          <w:delText xml:space="preserve">דרבי</w:delText>
        </w:r>
      </w:del>
      <w:r w:rsidRPr="006F178A">
        <w:rPr>
          <w:rStyle w:val="2fb"/>
          <w:rtl/>
        </w:rPr>
        <w:t xml:space="preserve"> יוסי</w:t>
      </w:r>
      <w:r w:rsidRPr="006F178A">
        <w:rPr>
          <w:rtl/>
        </w:rPr>
        <w:t xml:space="preserve"> בציפורי </w:t>
      </w:r>
      <w:r w:rsidRPr="006F178A">
        <w:rPr>
          <w:rtl/>
        </w:rPr>
        <w:t xml:space="preserve">לא</w:t>
      </w:r>
      <w:r w:rsidRPr="006F178A">
        <w:rPr>
          <w:rtl/>
        </w:rPr>
        <w:t xml:space="preserve"> אסר חמין שנשתהו </w:t>
      </w:r>
      <w:r w:rsidRPr="006F178A">
        <w:rPr>
          <w:rtl/>
        </w:rPr>
        <w:t xml:space="preserve">ע"ג</w:t>
      </w:r>
      <w:r w:rsidRPr="006F178A">
        <w:rPr>
          <w:rtl/>
        </w:rPr>
        <w:t xml:space="preserve"> </w:t>
      </w:r>
      <w:ins w:id="95243" w:author="קלוד" w:date="2026-10-11T13:11:34Z">
        <w:r>
          <w:rPr>
            <w:rtl/>
          </w:rPr>
          <w:t xml:space="preserve">כירה,</w:t>
        </w:r>
      </w:ins>
      <w:del w:id="95244" w:author="קלוד" w:date="2026-10-11T13:11:34Z">
        <w:r w:rsidRPr="006F178A">
          <w:rPr>
            <w:rtl/>
          </w:rPr>
          <w:delText xml:space="preserve">כירה</w:delText>
        </w:r>
      </w:del>
      <w:r w:rsidRPr="006F178A">
        <w:rPr>
          <w:rtl/>
        </w:rPr>
        <w:t xml:space="preserve"> </w:t>
      </w:r>
      <w:ins w:id="95241" w:author="קלוד" w:date="2026-10-11T13:11:34Z">
        <w:r>
          <w:rPr>
            <w:rtl/>
          </w:rPr>
          <w:t xml:space="preserve">ואסר</w:t>
        </w:r>
      </w:ins>
      <w:del w:id="95242" w:author="קלוד" w:date="2026-10-11T13:11:34Z">
        <w:r w:rsidRPr="006F178A">
          <w:rPr>
            <w:rtl/>
          </w:rPr>
          <w:delText xml:space="preserve">ומאידך אסר</w:delText>
        </w:r>
      </w:del>
      <w:r w:rsidRPr="006F178A">
        <w:rPr>
          <w:rtl/>
        </w:rPr>
        <w:t xml:space="preserve"> ביצים מצומקות שנשתהו </w:t>
      </w:r>
      <w:r w:rsidRPr="006F178A">
        <w:rPr>
          <w:rtl/>
        </w:rPr>
        <w:t xml:space="preserve">ע"ג</w:t>
      </w:r>
      <w:r w:rsidRPr="006F178A">
        <w:rPr>
          <w:rtl/>
        </w:rPr>
        <w:t xml:space="preserve"> </w:t>
      </w:r>
      <w:ins w:id="95239" w:author="קלוד" w:date="2026-10-11T13:11:34Z">
        <w:r>
          <w:rPr>
            <w:rtl/>
          </w:rPr>
          <w:t xml:space="preserve">כירה,</w:t>
        </w:r>
      </w:ins>
      <w:del w:id="95240" w:author="קלוד" w:date="2026-10-11T13:11:34Z">
        <w:r w:rsidRPr="006F178A">
          <w:rPr>
            <w:rtl/>
          </w:rPr>
          <w:delText xml:space="preserve">כירה.</w:delText>
        </w:r>
      </w:del>
    </w:p>
    <w:p w:rsidR="00E9703F" w:rsidRPr="006F178A" w:rsidRDefault="00E9703F" w:rsidP="00E9703F">
      <w:pPr>
        <w:rPr>
          <w:rtl/>
        </w:rPr>
      </w:pPr>
      <w:ins w:id="95257" w:author="קלוד" w:date="2026-10-11T13:11:34Z">
        <w:r>
          <w:rPr>
            <w:rtl/>
          </w:rPr>
          <w:t xml:space="preserve">שאפשר</w:t>
        </w:r>
      </w:ins>
      <w:del w:id="95258" w:author="קלוד" w:date="2026-10-11T13:11:34Z">
        <w:r w:rsidRPr="006F178A">
          <w:rPr>
            <w:rtl/>
          </w:rPr>
          <w:delText xml:space="preserve">דאפשר</w:delText>
        </w:r>
      </w:del>
      <w:r w:rsidRPr="006F178A">
        <w:rPr>
          <w:rtl/>
        </w:rPr>
        <w:t xml:space="preserve"> </w:t>
      </w:r>
      <w:ins w:id="95255" w:author="קלוד" w:date="2026-10-11T13:11:34Z">
        <w:r>
          <w:rPr>
            <w:rtl/>
          </w:rPr>
          <w:t xml:space="preserve">שכל</w:t>
        </w:r>
      </w:ins>
      <w:del w:id="95256" w:author="קלוד" w:date="2026-10-11T13:11:34Z">
        <w:r w:rsidRPr="006F178A">
          <w:rPr>
            <w:rtl/>
          </w:rPr>
          <w:delText xml:space="preserve">דכל</w:delText>
        </w:r>
      </w:del>
      <w:r w:rsidRPr="006F178A">
        <w:rPr>
          <w:rtl/>
        </w:rPr>
        <w:t xml:space="preserve"> </w:t>
      </w:r>
      <w:ins w:id="92619" w:author="מנוע מכני" w:date="2026-10-11T12:04:39Z">
        <w:r>
          <w:rPr>
            <w:rtl/>
          </w:rPr>
          <w:t xml:space="preserve">מה</w:t>
        </w:r>
      </w:ins>
      <w:del w:id="92620" w:author="מנוע מכני" w:date="2026-10-11T12:04:39Z">
        <w:r w:rsidRPr="006F178A">
          <w:rPr>
            <w:rtl/>
          </w:rPr>
          <w:delText xml:space="preserve">מאי</w:delText>
        </w:r>
      </w:del>
      <w:r w:rsidRPr="006F178A">
        <w:rPr>
          <w:rtl/>
        </w:rPr>
        <w:t xml:space="preserve"> </w:t>
      </w:r>
      <w:ins w:id="95253" w:author="קלוד" w:date="2026-10-11T13:11:34Z">
        <w:r>
          <w:rPr>
            <w:rtl/>
          </w:rPr>
          <w:t xml:space="preserve">שאסר</w:t>
        </w:r>
      </w:ins>
      <w:del w:id="95254" w:author="קלוד" w:date="2026-10-11T13:11:34Z">
        <w:r w:rsidRPr="006F178A">
          <w:rPr>
            <w:rtl/>
          </w:rPr>
          <w:delText xml:space="preserve">דאסר</w:delText>
        </w:r>
      </w:del>
      <w:r w:rsidRPr="006F178A">
        <w:rPr>
          <w:rtl/>
        </w:rPr>
        <w:t xml:space="preserve"> </w:t>
      </w:r>
      <w:ins w:id="95251" w:author="קלוד" w:date="2026-10-11T13:11:34Z">
        <w:r>
          <w:rPr>
            <w:rtl/>
          </w:rPr>
          <w:t xml:space="preserve">-</w:t>
        </w:r>
      </w:ins>
      <w:del w:id="95252" w:author="קלוד" w:date="2026-10-11T13:11:34Z">
        <w:r w:rsidRPr="006F178A">
          <w:rPr>
            <w:rtl/>
          </w:rPr>
          <w:delText xml:space="preserve">הוא</w:delText>
        </w:r>
      </w:del>
      <w:r w:rsidRPr="006F178A">
        <w:rPr>
          <w:rtl/>
        </w:rPr>
        <w:t xml:space="preserve"> לשבת </w:t>
      </w:r>
      <w:ins w:id="95249" w:author="קלוד" w:date="2026-10-11T13:11:34Z">
        <w:r>
          <w:rPr>
            <w:rtl/>
          </w:rPr>
          <w:t xml:space="preserve">הבאה </w:t>
        </w:r>
        <w:r>
          <w:rPr>
            <w:rStyle w:val="afffffe"/>
            <w:rtl/>
          </w:rPr>
          <w:t xml:space="preserve">ולא לזו</w:t>
        </w:r>
        <w:r>
          <w:rPr>
            <w:rtl/>
          </w:rPr>
          <w:t xml:space="preserve">.</w:t>
        </w:r>
      </w:ins>
      <w:del w:id="95250" w:author="קלוד" w:date="2026-10-11T13:11:34Z">
        <w:r w:rsidRPr="006F178A">
          <w:rPr>
            <w:rtl/>
          </w:rPr>
          <w:delText xml:space="preserve">הבאה.</w:delText>
        </w:r>
      </w:del>
    </w:p>
    <w:p w:rsidR="00E9703F" w:rsidRPr="006F178A" w:rsidRDefault="00E9703F" w:rsidP="00E9703F">
      <w:pPr>
        <w:rPr>
          <w:rtl/>
        </w:rPr>
      </w:pPr>
      <w:r w:rsidRPr="006F178A">
        <w:rPr>
          <w:rtl/>
        </w:rPr>
        <w:t xml:space="preserve">ומכלל </w:t>
      </w:r>
      <w:ins w:id="95263" w:author="קלוד" w:date="2026-10-11T13:11:34Z">
        <w:r>
          <w:rPr>
            <w:rtl/>
          </w:rPr>
          <w:t xml:space="preserve">שביצים</w:t>
        </w:r>
      </w:ins>
      <w:del w:id="95264" w:author="קלוד" w:date="2026-10-11T13:11:34Z">
        <w:r w:rsidRPr="006F178A">
          <w:rPr>
            <w:rtl/>
          </w:rPr>
          <w:delText xml:space="preserve">דביצים</w:delText>
        </w:r>
      </w:del>
      <w:r w:rsidRPr="006F178A">
        <w:rPr>
          <w:rtl/>
        </w:rPr>
        <w:t xml:space="preserve"> מצומקות מצטמקות ויפה להן</w:t>
      </w:r>
      <w:r w:rsidRPr="006F178A">
        <w:rPr>
          <w:rFonts w:hint="cs"/>
          <w:rtl/>
        </w:rPr>
        <w:t>,</w:t>
      </w:r>
      <w:r w:rsidRPr="006F178A">
        <w:rPr>
          <w:rtl/>
        </w:rPr>
        <w:t xml:space="preserve"> </w:t>
      </w:r>
      <w:ins w:id="95261" w:author="קלוד" w:date="2026-10-11T13:11:34Z">
        <w:r>
          <w:rPr>
            <w:rStyle w:val="2fb"/>
            <w:rtl/>
          </w:rPr>
          <w:t xml:space="preserve">כמו</w:t>
        </w:r>
      </w:ins>
      <w:del w:id="95262" w:author="קלוד" w:date="2026-10-11T13:11:34Z">
        <w:r w:rsidRPr="006F178A">
          <w:rPr>
            <w:rStyle w:val="2fb"/>
            <w:rtl/>
          </w:rPr>
          <w:delText xml:space="preserve">וכדרחב"ח</w:delText>
        </w:r>
      </w:del>
      <w:r w:rsidRPr="006F178A">
        <w:rPr>
          <w:rtl/>
        </w:rPr>
        <w:t xml:space="preserve"> </w:t>
      </w:r>
      <w:ins w:id="95259" w:author="קלוד" w:date="2026-10-11T13:11:34Z">
        <w:r>
          <w:rPr>
            <w:rtl/>
          </w:rPr>
          <w:t xml:space="preserve">שרחב"ח נתארח</w:t>
        </w:r>
      </w:ins>
      <w:del w:id="95260" w:author="קלוד" w:date="2026-10-11T13:11:34Z">
        <w:r w:rsidRPr="006F178A">
          <w:rPr>
            <w:rtl/>
          </w:rPr>
          <w:delText xml:space="preserve">שנתארח</w:delText>
        </w:r>
      </w:del>
      <w:r w:rsidRPr="006F178A">
        <w:rPr>
          <w:rtl/>
        </w:rPr>
        <w:t xml:space="preserve"> עם </w:t>
      </w:r>
      <w:r w:rsidRPr="006F178A">
        <w:rPr>
          <w:rStyle w:val="2fb"/>
          <w:rtl/>
        </w:rPr>
        <w:t xml:space="preserve">רבי</w:t>
      </w:r>
      <w:r w:rsidRPr="006F178A">
        <w:rPr>
          <w:rtl/>
        </w:rPr>
        <w:t xml:space="preserve"> במק"א ואכלו הרבה ביצים מצומקות כעוזרדין.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לח:</w:t>
      </w:r>
    </w:p>
    <w:p>
      <w:pPr>
        <w:pStyle w:val="afffff8"/>
        <w:rPr>
          <w:ins w:id="91025" w:author="קלוד" w:date="2026-10-11T12:33:55Z"/>
        </w:rPr>
      </w:pPr>
      <w:ins w:id="91026" w:author="קלוד" w:date="2026-10-11T12:33:55Z">
        <w:r>
          <w:rPr>
            <w:color w:val="7B3F00"/>
          </w:rPr>
          <w:t xml:space="preserve">החזרת קומקמוס חמין - עודן בידו או ע"ג קרקע</w:t>
        </w:r>
      </w:ins>
    </w:p>
    <w:p w:rsidR="00E9703F" w:rsidRPr="006F178A" w:rsidRDefault="00E9703F" w:rsidP="00E9703F">
      <w:pPr>
        <w:rPr>
          <w:rtl/>
        </w:rPr>
      </w:pPr>
      <w:r w:rsidRPr="006F178A">
        <w:rPr>
          <w:rFonts w:ascii="Fb Fontext" w:hAnsi="Fb Fontext"/>
          <w:rtl/>
        </w:rPr>
        <w:t xml:space="preserve">ב"ה</w:t>
      </w:r>
      <w:r w:rsidRPr="006F178A">
        <w:rPr>
          <w:rFonts w:ascii="Fb Fontext" w:hAnsi="Fb Fontext"/>
          <w:rtl/>
        </w:rPr>
        <w:t xml:space="preserve"> אומרים: אף מחזירין.</w:t>
      </w:r>
      <w:r w:rsidRPr="006F178A">
        <w:rPr>
          <w:rFonts w:ascii="Fb Fontext" w:hAnsi="Fb Fontext" w:hint="cs"/>
          <w:rtl/>
        </w:rPr>
        <w:t xml:space="preserve"> [בכירה גרופה]</w:t>
      </w:r>
    </w:p>
    <w:p>
      <w:pPr>
        <w:pStyle w:val="38"/>
        <w:rPr>
          <w:ins w:id="97347" w:author="מנוע מכני" w:date="2026-10-11T12:04:39Z"/>
        </w:rPr>
      </w:pPr>
      <w:r w:rsidRPr="006F178A">
        <w:t xml:space="preserve">ר"ש:</w:t>
      </w:r>
    </w:p>
    <w:p w:rsidR="00E9703F" w:rsidRPr="006F178A" w:rsidRDefault="00E9703F" w:rsidP="00E9703F">
      <w:pPr>
        <w:rPr>
          <w:rtl/>
        </w:rPr>
      </w:pPr>
      <w:del w:id="97348" w:author="מנוע מכני" w:date="2026-10-11T12:04:39Z">
        <w:r w:rsidRPr="006F178A">
          <w:rPr>
            <w:rtl/>
          </w:rPr>
          <w:delText xml:space="preserve"> </w:delText>
        </w:r>
      </w:del>
      <w:r w:rsidRPr="006F178A">
        <w:rPr>
          <w:rtl/>
        </w:rPr>
        <w:t xml:space="preserve">לדברי האומר מחזירין - </w:t>
      </w:r>
      <w:ins w:id="90297" w:author="מנוע מכני" w:date="2026-10-11T12:04:39Z">
        <w:r>
          <w:rPr>
            <w:rtl/>
          </w:rPr>
          <w:t xml:space="preserve">אפי'</w:t>
        </w:r>
      </w:ins>
      <w:del w:id="90298" w:author="מנוע מכני" w:date="2026-10-11T12:04:39Z">
        <w:r w:rsidRPr="006F178A">
          <w:rPr>
            <w:rtl/>
          </w:rPr>
          <w:delText xml:space="preserve">אפילו</w:delText>
        </w:r>
      </w:del>
      <w:r w:rsidRPr="006F178A">
        <w:rPr>
          <w:rtl/>
        </w:rPr>
        <w:t xml:space="preserve"> בשבת.</w:t>
      </w:r>
    </w:p>
    <w:p>
      <w:pPr>
        <w:pStyle w:val="38"/>
        <w:rPr>
          <w:ins w:id="97349" w:author="מנוע מכני" w:date="2026-10-11T12:04:39Z"/>
        </w:rPr>
      </w:pPr>
      <w:r w:rsidRPr="006061D7">
        <w:t xml:space="preserve">ואף רבי אושעיא </w:t>
      </w:r>
      <w:ins w:id="95139" w:author="מנוע מכני" w:date="2026-10-11T12:04:39Z">
        <w:r>
          <w:t xml:space="preserve">סבר</w:t>
        </w:r>
      </w:ins>
      <w:del w:id="95140" w:author="מנוע מכני" w:date="2026-10-11T12:04:39Z">
        <w:r w:rsidRPr="006061D7">
          <w:delText xml:space="preserve">ס"ל</w:delText>
        </w:r>
      </w:del>
      <w:r w:rsidRPr="006061D7">
        <w:t xml:space="preserve"> </w:t>
      </w:r>
      <w:ins w:id="92621" w:author="מנוע מכני" w:date="2026-10-11T12:04:39Z">
        <w:r>
          <w:t xml:space="preserve">כך</w:t>
        </w:r>
      </w:ins>
      <w:del w:id="92622" w:author="מנוע מכני" w:date="2026-10-11T12:04:39Z">
        <w:r w:rsidRPr="006061D7">
          <w:delText xml:space="preserve">הכי</w:delText>
        </w:r>
      </w:del>
      <w:r w:rsidRPr="006061D7">
        <w:t xml:space="preserve">:</w:t>
      </w:r>
    </w:p>
    <w:p w:rsidR="00E9703F" w:rsidRPr="006061D7" w:rsidRDefault="00E9703F" w:rsidP="00E9703F">
      <w:pPr>
        <w:rPr>
          <w:rtl/>
        </w:rPr>
      </w:pPr>
      <w:del w:id="97350" w:author="מנוע מכני" w:date="2026-10-11T12:04:39Z">
        <w:r w:rsidRPr="006061D7">
          <w:rPr>
            <w:rtl/>
          </w:rPr>
          <w:delText xml:space="preserve"> </w:delText>
        </w:r>
      </w:del>
      <w:ins w:id="95271" w:author="קלוד" w:date="2026-10-11T13:11:34Z">
        <w:r>
          <w:rPr>
            <w:rStyle w:val="2fb"/>
            <w:rtl/>
          </w:rPr>
          <w:t xml:space="preserve">דאר"או:</w:t>
        </w:r>
      </w:ins>
      <w:del w:id="95272" w:author="קלוד" w:date="2026-10-11T13:11:34Z">
        <w:r w:rsidRPr="006061D7">
          <w:rPr>
            <w:rStyle w:val="2fb"/>
            <w:rtl/>
          </w:rPr>
          <w:delText xml:space="preserve">דאר"או</w:delText>
        </w:r>
      </w:del>
      <w:r w:rsidRPr="006061D7">
        <w:rPr>
          <w:rtl/>
        </w:rPr>
        <w:t xml:space="preserve"> פעם אחת</w:t>
      </w:r>
      <w:ins w:id="95269" w:author="קלוד" w:date="2026-10-11T13:11:34Z">
        <w:r>
          <w:rPr>
            <w:rtl/>
          </w:rPr>
          <w:t xml:space="preserve"> </w:t>
        </w:r>
        <w:r>
          <w:rPr>
            <w:rStyle w:val="afffffe"/>
            <w:rtl/>
          </w:rPr>
          <w:t xml:space="preserve">בשבת</w:t>
        </w:r>
        <w:r>
          <w:rPr>
            <w:rtl/>
          </w:rPr>
          <w:t xml:space="preserve"> </w:t>
        </w:r>
      </w:ins>
      <w:del w:id="95270" w:author="קלוד" w:date="2026-10-11T13:11:34Z">
        <w:r w:rsidRPr="006061D7">
          <w:rPr>
            <w:rtl/>
          </w:rPr>
          <w:delText xml:space="preserve"> </w:delText>
        </w:r>
      </w:del>
      <w:r w:rsidRPr="006061D7">
        <w:rPr>
          <w:rtl/>
        </w:rPr>
        <w:t xml:space="preserve">היינו עומדים </w:t>
      </w:r>
      <w:ins w:id="95267" w:author="קלוד" w:date="2026-10-11T13:11:34Z">
        <w:r>
          <w:rPr>
            <w:rtl/>
          </w:rPr>
          <w:t xml:space="preserve">לפני</w:t>
        </w:r>
      </w:ins>
      <w:del w:id="95268" w:author="קלוד" w:date="2026-10-11T13:11:34Z">
        <w:r w:rsidRPr="006061D7">
          <w:rPr>
            <w:rtl/>
          </w:rPr>
          <w:delText xml:space="preserve">לעילא</w:delText>
        </w:r>
      </w:del>
      <w:r w:rsidRPr="006061D7">
        <w:rPr>
          <w:rtl/>
        </w:rPr>
        <w:t xml:space="preserve"> </w:t>
      </w:r>
      <w:ins w:id="95265" w:author="קלוד" w:date="2026-10-11T13:11:34Z">
        <w:r>
          <w:rPr>
            <w:rStyle w:val="2fb"/>
            <w:rtl/>
          </w:rPr>
          <w:t xml:space="preserve">רבי</w:t>
        </w:r>
      </w:ins>
      <w:del w:id="95266" w:author="קלוד" w:date="2026-10-11T13:11:34Z">
        <w:r w:rsidRPr="006061D7">
          <w:rPr>
            <w:rStyle w:val="2fb"/>
            <w:rtl/>
          </w:rPr>
          <w:delText xml:space="preserve">מרבי</w:delText>
        </w:r>
      </w:del>
      <w:r w:rsidRPr="006061D7">
        <w:rPr>
          <w:rStyle w:val="2fb"/>
          <w:rtl/>
        </w:rPr>
        <w:t xml:space="preserve"> חייא</w:t>
      </w:r>
      <w:r w:rsidRPr="006061D7">
        <w:rPr>
          <w:rtl/>
        </w:rPr>
        <w:t xml:space="preserve"> </w:t>
      </w:r>
      <w:r w:rsidRPr="006061D7">
        <w:rPr>
          <w:rStyle w:val="2fb"/>
          <w:rtl/>
        </w:rPr>
        <w:t xml:space="preserve">רבה</w:t>
      </w:r>
      <w:r w:rsidRPr="006061D7">
        <w:rPr>
          <w:rtl/>
        </w:rPr>
        <w:t xml:space="preserve">, והעלנו לו קומקמוס של חמין מדיוטא התחתונה לדיוטא העליונה, ומזגנו לו את הכוס והחזרנוהו למקומו, ולא </w:t>
      </w:r>
      <w:r w:rsidRPr="006061D7">
        <w:rPr>
          <w:rtl/>
        </w:rPr>
        <w:t xml:space="preserve">אמר</w:t>
      </w:r>
      <w:r w:rsidRPr="006061D7">
        <w:rPr>
          <w:rtl/>
        </w:rPr>
        <w:t xml:space="preserve"> לנו דבר.</w:t>
      </w:r>
    </w:p>
    <w:p>
      <w:pPr>
        <w:pStyle w:val="38"/>
        <w:rPr>
          <w:ins w:id="97351" w:author="מנוע מכני" w:date="2026-10-11T12:04:39Z"/>
        </w:rPr>
      </w:pPr>
      <w:ins w:id="92623" w:author="מנוע מכני" w:date="2026-10-11T12:04:39Z">
        <w:r>
          <w:t xml:space="preserve">משמו</w:t>
        </w:r>
      </w:ins>
      <w:del w:id="92624" w:author="מנוע מכני" w:date="2026-10-11T12:04:39Z">
        <w:r w:rsidRPr="006F178A">
          <w:delText xml:space="preserve">משמיה</w:delText>
        </w:r>
      </w:del>
      <w:r w:rsidRPr="006F178A">
        <w:t xml:space="preserve"> </w:t>
      </w:r>
      <w:ins w:id="95273" w:author="קלוד" w:date="2026-10-11T13:11:34Z">
        <w:r>
          <w:t xml:space="preserve">של רבי</w:t>
        </w:r>
      </w:ins>
      <w:del w:id="95274" w:author="קלוד" w:date="2026-10-11T13:11:34Z">
        <w:r w:rsidRPr="006F178A">
          <w:delText xml:space="preserve">דרבי</w:delText>
        </w:r>
      </w:del>
      <w:r w:rsidRPr="006F178A">
        <w:t xml:space="preserve"> תדאי:</w:t>
      </w:r>
    </w:p>
    <w:p w:rsidR="00E9703F" w:rsidRPr="006F178A" w:rsidRDefault="00E9703F" w:rsidP="00E9703F">
      <w:pPr>
        <w:rPr>
          <w:rtl/>
        </w:rPr>
      </w:pPr>
      <w:del w:id="97352" w:author="מנוע מכני" w:date="2026-10-11T12:04:39Z">
        <w:r w:rsidRPr="006F178A">
          <w:rPr>
            <w:rFonts w:ascii="Fb Fontext" w:hAnsi="Fb Fontext"/>
            <w:rtl/>
          </w:rPr>
          <w:delText xml:space="preserve"> </w:delText>
        </w:r>
      </w:del>
      <w:ins w:id="95513" w:author="מנוע מכני" w:date="2026-10-11T12:04:39Z">
        <w:ins w:id="95277" w:author="קלוד" w:date="2026-10-11T13:11:34Z">
          <w:r>
            <w:rPr>
              <w:rStyle w:val="afffffe"/>
              <w:rFonts w:ascii="Fb Fontext" w:hAnsi="Fb Fontext"/>
              <w:rtl/>
            </w:rPr>
            <w:t xml:space="preserve">מחזירין</w:t>
          </w:r>
          <w:r>
            <w:rPr>
              <w:rFonts w:ascii="Fb Fontext" w:hAnsi="Fb Fontext"/>
              <w:rtl/>
            </w:rPr>
            <w:t xml:space="preserve"> דווקא</w:t>
          </w:r>
        </w:ins>
        <w:del w:id="95278" w:author="קלוד" w:date="2026-10-11T13:11:34Z">
          <w:r>
            <w:rPr>
              <w:rFonts w:ascii="Fb Fontext" w:hAnsi="Fb Fontext"/>
              <w:rtl/>
            </w:rPr>
            <w:delText xml:space="preserve">דווקא</w:delText>
          </w:r>
        </w:del>
        <w:r>
          <w:rPr>
            <w:rFonts w:ascii="Fb Fontext" w:hAnsi="Fb Fontext"/>
            <w:rtl/>
          </w:rPr>
          <w:t xml:space="preserve"> </w:t>
        </w:r>
        <w:ins w:id="95275" w:author="קלוד" w:date="2026-10-11T13:11:34Z">
          <w:r>
            <w:rPr>
              <w:rFonts w:ascii="Fb Fontext" w:hAnsi="Fb Fontext"/>
              <w:rtl/>
            </w:rPr>
            <w:t xml:space="preserve">כשעודן</w:t>
          </w:r>
        </w:ins>
        <w:del w:id="95276" w:author="קלוד" w:date="2026-10-11T13:11:34Z">
          <w:r>
            <w:rPr>
              <w:rFonts w:ascii="Fb Fontext" w:hAnsi="Fb Fontext"/>
              <w:rtl/>
            </w:rPr>
            <w:delText xml:space="preserve">ב</w:delText>
          </w:r>
          <w:r w:rsidRPr="006F178A">
            <w:rPr>
              <w:rFonts w:ascii="Fb Fontext" w:hAnsi="Fb Fontext"/>
              <w:rtl/>
            </w:rPr>
            <w:delText xml:space="preserve">עודן</w:delText>
          </w:r>
        </w:del>
      </w:ins>
      <w:del w:id="95514" w:author="מנוע מכני" w:date="2026-10-11T12:04:39Z">
        <w:r w:rsidRPr="006F178A">
          <w:rPr>
            <w:rFonts w:ascii="Fb Fontext" w:hAnsi="Fb Fontext"/>
            <w:rtl/>
          </w:rPr>
          <w:delText xml:space="preserve">לא שנו אלא ש</w:delText>
        </w:r>
      </w:del>
      <w:r w:rsidRPr="006F178A">
        <w:rPr>
          <w:rFonts w:ascii="Fb Fontext" w:hAnsi="Fb Fontext"/>
          <w:rtl/>
        </w:rPr>
        <w:t xml:space="preserve"> בידו, אבל הניחן </w:t>
      </w:r>
      <w:r w:rsidRPr="006F178A">
        <w:rPr>
          <w:rFonts w:ascii="Fb Fontext" w:hAnsi="Fb Fontext"/>
          <w:rtl/>
        </w:rPr>
        <w:t xml:space="preserve">ע"ג</w:t>
      </w:r>
      <w:r w:rsidRPr="006F178A">
        <w:rPr>
          <w:rFonts w:ascii="Fb Fontext" w:hAnsi="Fb Fontext"/>
          <w:rtl/>
        </w:rPr>
        <w:t xml:space="preserve"> קרקע - אסור.</w:t>
      </w:r>
    </w:p>
    <w:p w:rsidR="00E9703F" w:rsidRPr="006F178A" w:rsidRDefault="00E9703F" w:rsidP="00E9703F">
      <w:pPr>
        <w:rPr>
          <w:rtl/>
        </w:rPr>
      </w:pPr>
      <w:r w:rsidRPr="006F178A">
        <w:rPr>
          <w:rStyle w:val="2fb"/>
          <w:rtl/>
        </w:rPr>
        <w:t xml:space="preserve">ורב </w:t>
      </w:r>
      <w:ins w:id="95287" w:author="קלוד" w:date="2026-10-11T13:11:34Z">
        <w:r>
          <w:rPr>
            <w:rStyle w:val="2fb"/>
            <w:rtl/>
          </w:rPr>
          <w:t xml:space="preserve">אמי:</w:t>
        </w:r>
      </w:ins>
      <w:del w:id="95288" w:author="קלוד" w:date="2026-10-11T13:11:34Z">
        <w:r w:rsidRPr="006F178A">
          <w:rPr>
            <w:rStyle w:val="2fb"/>
            <w:rtl/>
          </w:rPr>
          <w:delText xml:space="preserve">אמי</w:delText>
        </w:r>
      </w:del>
      <w:r w:rsidRPr="006F178A">
        <w:rPr>
          <w:rtl/>
        </w:rPr>
        <w:t xml:space="preserve"> </w:t>
      </w:r>
      <w:ins w:id="95285" w:author="קלוד" w:date="2026-10-11T13:11:34Z">
        <w:r>
          <w:rPr>
            <w:rStyle w:val="2fb"/>
            <w:rtl/>
          </w:rPr>
          <w:t xml:space="preserve">רבי</w:t>
        </w:r>
      </w:ins>
      <w:del w:id="95286" w:author="קלוד" w:date="2026-10-11T13:11:34Z">
        <w:r w:rsidRPr="006F178A">
          <w:rPr>
            <w:rStyle w:val="2fb"/>
            <w:rtl/>
          </w:rPr>
          <w:delText xml:space="preserve">דרבי</w:delText>
        </w:r>
      </w:del>
      <w:r w:rsidRPr="006F178A">
        <w:rPr>
          <w:rtl/>
        </w:rPr>
        <w:t xml:space="preserve"> תדאי </w:t>
      </w:r>
      <w:ins w:id="95283" w:author="קלוד" w:date="2026-10-11T13:11:34Z">
        <w:r>
          <w:rPr>
            <w:rtl/>
          </w:rPr>
          <w:t xml:space="preserve">לעצמו</w:t>
        </w:r>
      </w:ins>
      <w:del w:id="95284" w:author="קלוד" w:date="2026-10-11T13:11:34Z">
        <w:r w:rsidRPr="006F178A">
          <w:rPr>
            <w:rtl/>
          </w:rPr>
          <w:delText xml:space="preserve">דלעצמו</w:delText>
        </w:r>
      </w:del>
      <w:r w:rsidRPr="006F178A">
        <w:rPr>
          <w:rtl/>
        </w:rPr>
        <w:t xml:space="preserve"> נהג כן ולא להלכה</w:t>
      </w:r>
      <w:r w:rsidRPr="006F178A">
        <w:rPr>
          <w:rFonts w:hint="cs"/>
          <w:rtl/>
        </w:rPr>
        <w:t>,</w:t>
      </w:r>
      <w:r w:rsidRPr="006F178A">
        <w:rPr>
          <w:rtl/>
        </w:rPr>
        <w:t xml:space="preserve"> </w:t>
      </w:r>
      <w:ins w:id="95281" w:author="קלוד" w:date="2026-10-11T13:11:34Z">
        <w:r>
          <w:rPr>
            <w:rStyle w:val="2fb"/>
            <w:rtl/>
          </w:rPr>
          <w:t xml:space="preserve">אבל</w:t>
        </w:r>
      </w:ins>
      <w:del w:id="95282" w:author="קלוד" w:date="2026-10-11T13:11:34Z">
        <w:r w:rsidRPr="006F178A">
          <w:rPr>
            <w:rStyle w:val="2fb"/>
            <w:rtl/>
          </w:rPr>
          <w:delText xml:space="preserve">דרי"ו</w:delText>
        </w:r>
      </w:del>
      <w:r w:rsidRPr="006F178A">
        <w:rPr>
          <w:rtl/>
        </w:rPr>
        <w:t xml:space="preserve"> </w:t>
      </w:r>
      <w:ins w:id="95141" w:author="מנוע מכני" w:date="2026-10-11T12:04:39Z">
        <w:ins w:id="95279" w:author="קלוד" w:date="2026-10-11T13:11:34Z">
          <w:r>
            <w:rPr>
              <w:rtl/>
            </w:rPr>
            <w:t xml:space="preserve">רי"ו סבר:</w:t>
          </w:r>
        </w:ins>
        <w:del w:id="95280" w:author="קלוד" w:date="2026-10-11T13:11:34Z">
          <w:r>
            <w:rPr>
              <w:rtl/>
            </w:rPr>
            <w:delText xml:space="preserve">סבר</w:delText>
          </w:r>
        </w:del>
      </w:ins>
      <w:del w:id="95142" w:author="מנוע מכני" w:date="2026-10-11T12:04:39Z">
        <w:r w:rsidRPr="006F178A">
          <w:rPr>
            <w:rtl/>
          </w:rPr>
          <w:delText xml:space="preserve">ס"ל</w:delText>
        </w:r>
      </w:del>
      <w:r w:rsidRPr="006F178A">
        <w:rPr>
          <w:rtl/>
        </w:rPr>
        <w:t xml:space="preserve"> </w:t>
      </w:r>
      <w:ins w:id="90299" w:author="מנוע מכני" w:date="2026-10-11T12:04:39Z">
        <w:r>
          <w:rPr>
            <w:rtl/>
          </w:rPr>
          <w:t xml:space="preserve">אפי'</w:t>
        </w:r>
      </w:ins>
      <w:del w:id="90300" w:author="מנוע מכני" w:date="2026-10-11T12:04:39Z">
        <w:r w:rsidRPr="006F178A">
          <w:rPr>
            <w:rtl/>
          </w:rPr>
          <w:delText xml:space="preserve">אפילו</w:delText>
        </w:r>
      </w:del>
      <w:r w:rsidRPr="006F178A">
        <w:rPr>
          <w:rtl/>
        </w:rPr>
        <w:t xml:space="preserve"> הניחה </w:t>
      </w:r>
      <w:r w:rsidRPr="006F178A">
        <w:rPr>
          <w:rtl/>
        </w:rPr>
        <w:t xml:space="preserve">ע"ג</w:t>
      </w:r>
      <w:r w:rsidRPr="006F178A">
        <w:rPr>
          <w:rtl/>
        </w:rPr>
        <w:t xml:space="preserve"> קרקע - מותר.</w:t>
      </w:r>
    </w:p>
    <w:p w:rsidR="00E9703F" w:rsidRPr="006F178A" w:rsidRDefault="00E9703F" w:rsidP="00E9703F">
      <w:pPr>
        <w:rPr>
          <w:rtl/>
        </w:rPr>
      </w:pPr>
      <w:r w:rsidRPr="006F178A">
        <w:rPr>
          <w:rtl/>
        </w:rPr>
        <w:t xml:space="preserve">וכן </w:t>
      </w:r>
      <w:ins w:id="91077" w:author="מנוע מכני" w:date="2026-10-11T12:04:39Z">
        <w:ins w:id="95295" w:author="קלוד" w:date="2026-10-11T13:11:34Z">
          <w:r>
            <w:rPr>
              <w:rtl/>
            </w:rPr>
            <w:t xml:space="preserve">נחלקו</w:t>
          </w:r>
        </w:ins>
        <w:del w:id="95296" w:author="קלוד" w:date="2026-10-11T13:11:34Z">
          <w:r>
            <w:rPr>
              <w:rtl/>
            </w:rPr>
            <w:delText xml:space="preserve">חלקו</w:delText>
          </w:r>
        </w:del>
      </w:ins>
      <w:del w:id="91078" w:author="מנוע מכני" w:date="2026-10-11T12:04:39Z">
        <w:r w:rsidRPr="006F178A">
          <w:rPr>
            <w:rtl/>
          </w:rPr>
          <w:delText xml:space="preserve">פליגי</w:delText>
        </w:r>
      </w:del>
      <w:r w:rsidRPr="006F178A">
        <w:rPr>
          <w:rtl/>
        </w:rPr>
        <w:t xml:space="preserve"> </w:t>
      </w:r>
      <w:r w:rsidRPr="006F178A">
        <w:rPr>
          <w:rStyle w:val="2fb"/>
          <w:rtl/>
        </w:rPr>
        <w:t xml:space="preserve">ר"ד</w:t>
      </w:r>
      <w:r w:rsidRPr="006F178A">
        <w:rPr>
          <w:rtl/>
        </w:rPr>
        <w:t xml:space="preserve"> </w:t>
      </w:r>
      <w:ins w:id="95293" w:author="קלוד" w:date="2026-10-11T13:11:34Z">
        <w:r>
          <w:rPr>
            <w:rStyle w:val="2fb"/>
            <w:rtl/>
          </w:rPr>
          <w:t xml:space="preserve">ורשב"י, שניהם</w:t>
        </w:r>
      </w:ins>
      <w:del w:id="95294" w:author="קלוד" w:date="2026-10-11T13:11:34Z">
        <w:r w:rsidRPr="006F178A">
          <w:rPr>
            <w:rStyle w:val="2fb"/>
            <w:rtl/>
          </w:rPr>
          <w:delText xml:space="preserve">ורשב"י</w:delText>
        </w:r>
      </w:del>
      <w:r w:rsidRPr="006F178A">
        <w:rPr>
          <w:rtl/>
        </w:rPr>
        <w:t xml:space="preserve"> </w:t>
      </w:r>
      <w:ins w:id="92625" w:author="מנוע מכני" w:date="2026-10-11T12:04:39Z">
        <w:r>
          <w:rPr>
            <w:rtl/>
          </w:rPr>
          <w:t xml:space="preserve">משמו</w:t>
        </w:r>
      </w:ins>
      <w:del w:id="92626" w:author="מנוע מכני" w:date="2026-10-11T12:04:39Z">
        <w:r w:rsidRPr="006F178A">
          <w:rPr>
            <w:rtl/>
          </w:rPr>
          <w:delText xml:space="preserve">משמיה</w:delText>
        </w:r>
      </w:del>
      <w:r w:rsidRPr="006F178A">
        <w:rPr>
          <w:rtl/>
        </w:rPr>
        <w:t xml:space="preserve"> </w:t>
      </w:r>
      <w:ins w:id="95291" w:author="קלוד" w:date="2026-10-11T13:11:34Z">
        <w:r>
          <w:rPr>
            <w:rStyle w:val="2fb"/>
            <w:rtl/>
          </w:rPr>
          <w:t xml:space="preserve">של</w:t>
        </w:r>
      </w:ins>
      <w:del w:id="95292" w:author="קלוד" w:date="2026-10-11T13:11:34Z">
        <w:r w:rsidRPr="006F178A">
          <w:rPr>
            <w:rStyle w:val="2fb"/>
            <w:rtl/>
          </w:rPr>
          <w:delText xml:space="preserve">דר"א</w:delText>
        </w:r>
      </w:del>
      <w:r w:rsidRPr="006F178A">
        <w:rPr>
          <w:rtl/>
        </w:rPr>
        <w:t xml:space="preserve"> </w:t>
      </w:r>
      <w:ins w:id="95289" w:author="קלוד" w:date="2026-10-11T13:11:34Z">
        <w:r>
          <w:rPr>
            <w:rtl/>
          </w:rPr>
          <w:t xml:space="preserve">ר"א: אחד</w:t>
        </w:r>
      </w:ins>
      <w:del w:id="95290" w:author="קלוד" w:date="2026-10-11T13:11:34Z">
        <w:r w:rsidRPr="006F178A">
          <w:rPr>
            <w:rtl/>
          </w:rPr>
          <w:delText xml:space="preserve">חד</w:delText>
        </w:r>
      </w:del>
      <w:r w:rsidRPr="006F178A">
        <w:rPr>
          <w:rtl/>
        </w:rPr>
        <w:t xml:space="preserve"> </w:t>
      </w:r>
      <w:r w:rsidRPr="006F178A">
        <w:rPr>
          <w:rtl/>
        </w:rPr>
        <w:t xml:space="preserve">אמר</w:t>
      </w:r>
      <w:r w:rsidRPr="006F178A">
        <w:rPr>
          <w:rtl/>
        </w:rPr>
        <w:t xml:space="preserve">: עודן בידו - מותר, </w:t>
      </w:r>
      <w:r w:rsidRPr="006F178A">
        <w:rPr>
          <w:rtl/>
        </w:rPr>
        <w:t xml:space="preserve">ע"ג</w:t>
      </w:r>
      <w:r w:rsidRPr="006F178A">
        <w:rPr>
          <w:rtl/>
        </w:rPr>
        <w:t xml:space="preserve"> קרקע - אסור.</w:t>
      </w:r>
    </w:p>
    <w:p w:rsidR="00E9703F" w:rsidRPr="006F178A" w:rsidRDefault="00E9703F" w:rsidP="00E9703F">
      <w:pPr>
        <w:rPr>
          <w:rtl/>
        </w:rPr>
      </w:pPr>
      <w:del w:id="90105" w:author="מנוע מכני" w:date="2026-10-11T12:04:39Z">
        <w:r w:rsidRPr="006F178A">
          <w:rPr>
            <w:rtl/>
          </w:rPr>
          <w:tab/>
          <w:delText xml:space="preserve"> </w:delText>
        </w:r>
        <w:r w:rsidRPr="006F178A">
          <w:rPr>
            <w:rtl/>
          </w:rPr>
          <w:tab/>
          <w:delText xml:space="preserve"> </w:delText>
        </w:r>
      </w:del>
      <w:r w:rsidRPr="006F178A">
        <w:rPr>
          <w:rtl/>
        </w:rPr>
        <w:tab/>
      </w:r>
      <w:ins w:id="95297" w:author="קלוד" w:date="2026-10-11T13:11:34Z">
        <w:r>
          <w:rPr>
            <w:rtl/>
          </w:rPr>
          <w:t xml:space="preserve">ואחד</w:t>
        </w:r>
      </w:ins>
      <w:del w:id="95298" w:author="קלוד" w:date="2026-10-11T13:11:34Z">
        <w:r w:rsidRPr="006F178A">
          <w:rPr>
            <w:rtl/>
          </w:rPr>
          <w:tab/>
          <w:delText xml:space="preserve">וחד</w:delText>
        </w:r>
      </w:del>
      <w:r w:rsidRPr="006F178A">
        <w:rPr>
          <w:rtl/>
        </w:rPr>
        <w:tab/>
        <w:t xml:space="preserve"> </w:t>
      </w:r>
      <w:r w:rsidRPr="006F178A">
        <w:rPr>
          <w:rtl/>
        </w:rPr>
        <w:tab/>
        <w:t xml:space="preserve">אמר</w:t>
      </w:r>
      <w:del w:id="100463" w:author="Claude" w:date="2026-10-11T09:08:03Z">
        <w:r>
          <w:rPr>
            <w:rtl/>
          </w:rPr>
          <w:delText xml:space="preserve">	</w:delText>
        </w:r>
      </w:del>
      <w:r>
        <w:rPr>
          <w:rtl/>
        </w:rPr>
        <w:t xml:space="preserve">: הניחן </w:t>
      </w:r>
      <w:r w:rsidRPr="006F178A">
        <w:rPr>
          <w:rtl/>
        </w:rPr>
        <w:tab/>
        <w:t xml:space="preserve">ע"ג</w:t>
      </w:r>
      <w:r w:rsidRPr="006F178A">
        <w:rPr>
          <w:rtl/>
        </w:rPr>
        <w:tab/>
        <w:t xml:space="preserve"> קרקע - </w:t>
      </w:r>
      <w:ins w:id="91079" w:author="מנוע מכני" w:date="2026-10-11T12:04:39Z">
        <w:r>
          <w:rPr>
            <w:rtl/>
          </w:rPr>
          <w:t xml:space="preserve">גם</w:t>
        </w:r>
      </w:ins>
      <w:del w:id="91080" w:author="מנוע מכני" w:date="2026-10-11T12:04:39Z">
        <w:r w:rsidRPr="006F178A">
          <w:rPr>
            <w:rtl/>
          </w:rPr>
          <w:tab/>
          <w:delText xml:space="preserve">נמי</w:delText>
        </w:r>
      </w:del>
      <w:r w:rsidRPr="006F178A">
        <w:rPr>
          <w:rtl/>
        </w:rPr>
        <w:tab/>
        <w:t xml:space="preserve"> מותר.</w:t>
      </w:r>
    </w:p>
    <w:p>
      <w:pPr>
        <w:pStyle w:val="38"/>
        <w:rPr>
          <w:ins w:id="97353" w:author="מנוע מכני" w:date="2026-10-11T12:04:39Z"/>
        </w:rPr>
      </w:pPr>
      <w:r w:rsidRPr="006F178A">
        <w:t xml:space="preserve">חזקיה מאביי:</w:t>
      </w:r>
    </w:p>
    <w:p w:rsidR="00E9703F" w:rsidRPr="006F178A" w:rsidRDefault="00E9703F" w:rsidP="00E9703F">
      <w:pPr>
        <w:rPr>
          <w:rtl/>
        </w:rPr>
      </w:pPr>
      <w:del w:id="97354" w:author="מנוע מכני" w:date="2026-10-11T12:04:39Z">
        <w:r w:rsidRPr="006F178A">
          <w:rPr>
            <w:rtl/>
          </w:rPr>
          <w:delText xml:space="preserve"> </w:delText>
        </w:r>
      </w:del>
      <w:ins w:id="95309" w:author="קלוד" w:date="2026-10-11T13:11:34Z">
        <w:r>
          <w:rPr>
            <w:rtl/>
          </w:rPr>
          <w:t xml:space="preserve">מה</w:t>
        </w:r>
      </w:ins>
      <w:del w:id="95310" w:author="קלוד" w:date="2026-10-11T13:11:34Z">
        <w:r w:rsidRPr="006F178A">
          <w:rPr>
            <w:rtl/>
          </w:rPr>
          <w:delText xml:space="preserve">הא</w:delText>
        </w:r>
      </w:del>
      <w:r w:rsidRPr="006F178A">
        <w:rPr>
          <w:rtl/>
        </w:rPr>
        <w:t xml:space="preserve"> </w:t>
      </w:r>
      <w:ins w:id="95307" w:author="קלוד" w:date="2026-10-11T13:11:34Z">
        <w:r>
          <w:rPr>
            <w:rtl/>
          </w:rPr>
          <w:t xml:space="preserve">שעודן</w:t>
        </w:r>
      </w:ins>
      <w:del w:id="95308" w:author="קלוד" w:date="2026-10-11T13:11:34Z">
        <w:r w:rsidRPr="006F178A">
          <w:rPr>
            <w:rtl/>
          </w:rPr>
          <w:delText xml:space="preserve">דעודן</w:delText>
        </w:r>
      </w:del>
      <w:r w:rsidRPr="006F178A">
        <w:rPr>
          <w:rtl/>
        </w:rPr>
        <w:t xml:space="preserve"> בידו מותר</w:t>
      </w:r>
      <w:ins w:id="95305" w:author="קלוד" w:date="2026-10-11T13:11:34Z">
        <w:r>
          <w:rPr>
            <w:rtl/>
          </w:rPr>
          <w:t xml:space="preserve"> - </w:t>
        </w:r>
      </w:ins>
      <w:del w:id="95306" w:author="קלוד" w:date="2026-10-11T13:11:34Z">
        <w:r w:rsidRPr="006F178A">
          <w:rPr>
            <w:rtl/>
          </w:rPr>
          <w:delText xml:space="preserve"> </w:delText>
        </w:r>
      </w:del>
      <w:r w:rsidRPr="006F178A">
        <w:rPr>
          <w:rtl/>
        </w:rPr>
        <w:t xml:space="preserve">דווקא </w:t>
      </w:r>
      <w:ins w:id="95303" w:author="קלוד" w:date="2026-10-11T13:11:34Z">
        <w:r>
          <w:rPr>
            <w:rtl/>
          </w:rPr>
          <w:t xml:space="preserve">כשדעתו</w:t>
        </w:r>
      </w:ins>
      <w:del w:id="95304" w:author="קלוד" w:date="2026-10-11T13:11:34Z">
        <w:r w:rsidRPr="006F178A">
          <w:rPr>
            <w:rtl/>
          </w:rPr>
          <w:delText xml:space="preserve">בדעתו</w:delText>
        </w:r>
      </w:del>
      <w:r w:rsidRPr="006F178A">
        <w:rPr>
          <w:rtl/>
        </w:rPr>
        <w:t xml:space="preserve"> להחזיר, אבל אין דעתו להחזיר</w:t>
      </w:r>
      <w:ins w:id="95301" w:author="קלוד" w:date="2026-10-11T13:11:34Z">
        <w:r>
          <w:rPr>
            <w:rtl/>
          </w:rPr>
          <w:t xml:space="preserve"> - </w:t>
        </w:r>
      </w:ins>
      <w:del w:id="95302" w:author="קלוד" w:date="2026-10-11T13:11:34Z">
        <w:r w:rsidRPr="006F178A">
          <w:rPr>
            <w:rtl/>
          </w:rPr>
          <w:delText xml:space="preserve"> </w:delText>
        </w:r>
      </w:del>
      <w:r w:rsidRPr="006F178A">
        <w:rPr>
          <w:rtl/>
        </w:rPr>
        <w:t xml:space="preserve">אסור. ומכלל </w:t>
      </w:r>
      <w:ins w:id="95299" w:author="קלוד" w:date="2026-10-11T13:11:34Z">
        <w:r>
          <w:rPr>
            <w:rtl/>
          </w:rPr>
          <w:t xml:space="preserve">שע"ג</w:t>
        </w:r>
      </w:ins>
      <w:del w:id="95300" w:author="קלוד" w:date="2026-10-11T13:11:34Z">
        <w:r w:rsidRPr="006F178A">
          <w:rPr>
            <w:rtl/>
          </w:rPr>
          <w:delText xml:space="preserve">דע"ג</w:delText>
        </w:r>
      </w:del>
      <w:r w:rsidRPr="006F178A">
        <w:rPr>
          <w:rtl/>
        </w:rPr>
        <w:t xml:space="preserve"> קרקע לעולם אסור.</w:t>
      </w:r>
    </w:p>
    <w:p>
      <w:pPr>
        <w:pStyle w:val="38"/>
        <w:rPr>
          <w:ins w:id="97355" w:author="מנוע מכני" w:date="2026-10-11T12:04:39Z"/>
        </w:rPr>
      </w:pPr>
      <w:r w:rsidRPr="006061D7">
        <w:t xml:space="preserve">א"ד:</w:t>
      </w:r>
    </w:p>
    <w:p w:rsidR="00E9703F" w:rsidRPr="006061D7" w:rsidRDefault="00E9703F" w:rsidP="00E9703F">
      <w:pPr>
        <w:rPr>
          <w:rtl/>
        </w:rPr>
      </w:pPr>
      <w:del w:id="97356" w:author="מנוע מכני" w:date="2026-10-11T12:04:39Z">
        <w:r w:rsidRPr="006061D7">
          <w:rPr>
            <w:rtl/>
          </w:rPr>
          <w:delText xml:space="preserve"> </w:delText>
        </w:r>
      </w:del>
      <w:r w:rsidRPr="006061D7">
        <w:rPr>
          <w:rStyle w:val="2fb"/>
          <w:rtl/>
        </w:rPr>
        <w:t xml:space="preserve">חזקיה</w:t>
      </w:r>
      <w:r w:rsidRPr="006061D7">
        <w:rPr>
          <w:rtl/>
        </w:rPr>
        <w:t xml:space="preserve"> </w:t>
      </w:r>
      <w:r w:rsidRPr="006061D7">
        <w:rPr>
          <w:rStyle w:val="2fb"/>
          <w:rtl/>
        </w:rPr>
        <w:t xml:space="preserve">מאביי</w:t>
      </w:r>
      <w:r w:rsidRPr="006061D7">
        <w:rPr>
          <w:rtl/>
        </w:rPr>
        <w:t xml:space="preserve">: </w:t>
      </w:r>
      <w:ins w:id="95323" w:author="קלוד" w:date="2026-10-11T13:11:34Z">
        <w:r>
          <w:rPr>
            <w:rtl/>
          </w:rPr>
          <w:t xml:space="preserve">מה</w:t>
        </w:r>
      </w:ins>
      <w:del w:id="95324" w:author="קלוד" w:date="2026-10-11T13:11:34Z">
        <w:r w:rsidRPr="006061D7">
          <w:rPr>
            <w:rtl/>
          </w:rPr>
          <w:delText xml:space="preserve">הך</w:delText>
        </w:r>
      </w:del>
      <w:r w:rsidRPr="006061D7">
        <w:rPr>
          <w:rtl/>
        </w:rPr>
        <w:t xml:space="preserve"> </w:t>
      </w:r>
      <w:ins w:id="95321" w:author="קלוד" w:date="2026-10-11T13:11:34Z">
        <w:r>
          <w:rPr>
            <w:rtl/>
          </w:rPr>
          <w:t xml:space="preserve">שע"ג</w:t>
        </w:r>
      </w:ins>
      <w:del w:id="95322" w:author="קלוד" w:date="2026-10-11T13:11:34Z">
        <w:r w:rsidRPr="006061D7">
          <w:rPr>
            <w:rtl/>
          </w:rPr>
          <w:delText xml:space="preserve">דע"ג</w:delText>
        </w:r>
      </w:del>
      <w:r w:rsidRPr="006061D7">
        <w:rPr>
          <w:rtl/>
        </w:rPr>
        <w:t xml:space="preserve"> קרקע אסור</w:t>
      </w:r>
      <w:ins w:id="95319" w:author="קלוד" w:date="2026-10-11T13:11:34Z">
        <w:r>
          <w:rPr>
            <w:rtl/>
          </w:rPr>
          <w:t xml:space="preserve"> - </w:t>
        </w:r>
      </w:ins>
      <w:del w:id="95320" w:author="קלוד" w:date="2026-10-11T13:11:34Z">
        <w:r w:rsidRPr="006061D7">
          <w:rPr>
            <w:rtl/>
          </w:rPr>
          <w:delText xml:space="preserve"> </w:delText>
        </w:r>
      </w:del>
      <w:r w:rsidRPr="006061D7">
        <w:rPr>
          <w:rtl/>
        </w:rPr>
        <w:t xml:space="preserve">דווקא </w:t>
      </w:r>
      <w:ins w:id="95317" w:author="קלוד" w:date="2026-10-11T13:11:34Z">
        <w:r>
          <w:rPr>
            <w:rtl/>
          </w:rPr>
          <w:t xml:space="preserve">כשאין</w:t>
        </w:r>
      </w:ins>
      <w:del w:id="95318" w:author="קלוד" w:date="2026-10-11T13:11:34Z">
        <w:r w:rsidRPr="006061D7">
          <w:rPr>
            <w:rtl/>
          </w:rPr>
          <w:delText xml:space="preserve">שאין</w:delText>
        </w:r>
      </w:del>
      <w:r w:rsidRPr="006061D7">
        <w:rPr>
          <w:rtl/>
        </w:rPr>
        <w:t xml:space="preserve"> דעתו להחזיר, אבל דעתו להחזיר</w:t>
      </w:r>
      <w:ins w:id="95315" w:author="קלוד" w:date="2026-10-11T13:11:34Z">
        <w:r>
          <w:rPr>
            <w:rtl/>
          </w:rPr>
          <w:t xml:space="preserve"> - </w:t>
        </w:r>
      </w:ins>
      <w:del w:id="95316" w:author="קלוד" w:date="2026-10-11T13:11:34Z">
        <w:r w:rsidRPr="006061D7">
          <w:rPr>
            <w:rtl/>
          </w:rPr>
          <w:delText xml:space="preserve"> </w:delText>
        </w:r>
      </w:del>
      <w:r w:rsidRPr="006061D7">
        <w:rPr>
          <w:rtl/>
        </w:rPr>
        <w:t xml:space="preserve">מותר. </w:t>
      </w:r>
      <w:r w:rsidRPr="006061D7">
        <w:rPr>
          <w:rFonts w:hint="cs"/>
          <w:rtl/>
        </w:rPr>
        <w:t xml:space="preserve">ומכלל </w:t>
      </w:r>
      <w:ins w:id="95313" w:author="קלוד" w:date="2026-10-11T13:11:34Z">
        <w:r>
          <w:rPr>
            <w:rFonts w:hint="cs"/>
            <w:rtl/>
          </w:rPr>
          <w:t xml:space="preserve">שבעודן</w:t>
        </w:r>
      </w:ins>
      <w:del w:id="95314" w:author="קלוד" w:date="2026-10-11T13:11:34Z">
        <w:r w:rsidRPr="006061D7">
          <w:rPr>
            <w:rFonts w:hint="cs"/>
            <w:rtl/>
          </w:rPr>
          <w:delText xml:space="preserve">ד</w:delText>
        </w:r>
        <w:r w:rsidRPr="006061D7">
          <w:rPr>
            <w:rtl/>
          </w:rPr>
          <w:delText xml:space="preserve">בעודן</w:delText>
        </w:r>
      </w:del>
      <w:r w:rsidRPr="006061D7">
        <w:rPr>
          <w:rtl/>
        </w:rPr>
        <w:t xml:space="preserve"> </w:t>
      </w:r>
      <w:ins w:id="95311" w:author="קלוד" w:date="2026-10-11T13:11:34Z">
        <w:r>
          <w:rPr>
            <w:rtl/>
          </w:rPr>
          <w:t xml:space="preserve">בידו</w:t>
        </w:r>
      </w:ins>
      <w:del w:id="95312" w:author="קלוד" w:date="2026-10-11T13:11:34Z">
        <w:r w:rsidRPr="006061D7">
          <w:rPr>
            <w:rtl/>
          </w:rPr>
          <w:delText xml:space="preserve">בידו,</w:delText>
        </w:r>
      </w:del>
      <w:r w:rsidRPr="006061D7">
        <w:rPr>
          <w:rtl/>
        </w:rPr>
        <w:t xml:space="preserve"> לעולם מותר.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358" w:author="מנוע מכני" w:date="2026-10-11T12:04:39Z"/>
        </w:rPr>
      </w:pPr>
      <w:del w:id="97357" w:author="מנוע מכני" w:date="2026-10-11T12:04:39Z">
        <w:r w:rsidRPr="006F178A">
          <w:delText xml:space="preserve">•</w:delText>
        </w:r>
      </w:del>
      <w:r w:rsidRPr="006F178A">
        <w:t xml:space="preserve"> </w:t>
      </w:r>
      <w:r w:rsidRPr="00621243">
        <w:t>בעי</w:t>
      </w:r>
      <w:r w:rsidRPr="00621243">
        <w:t xml:space="preserve"> רבי ירמיה</w:t>
      </w:r>
      <w:r w:rsidRPr="006F178A">
        <w:t xml:space="preserve">:</w:t>
      </w:r>
    </w:p>
    <w:p w:rsidR="00E9703F" w:rsidRPr="006F178A" w:rsidRDefault="00E9703F" w:rsidP="00E9703F">
      <w:pPr>
        <w:rPr>
          <w:rtl/>
        </w:rPr>
      </w:pPr>
      <w:del w:id="97359" w:author="מנוע מכני" w:date="2026-10-11T12:04:39Z">
        <w:r w:rsidRPr="006F178A">
          <w:rPr>
            <w:rFonts w:ascii="Fb Fontext" w:hAnsi="Fb Fontext"/>
            <w:rtl/>
          </w:rPr>
          <w:delText xml:space="preserve"> </w:delText>
        </w:r>
      </w:del>
      <w:r w:rsidRPr="006F178A">
        <w:rPr>
          <w:rFonts w:ascii="Fb Fontext" w:hAnsi="Fb Fontext"/>
          <w:rtl/>
        </w:rPr>
        <w:t xml:space="preserve">תלאן במקל מהו. הניחן </w:t>
      </w:r>
      <w:r w:rsidRPr="006F178A">
        <w:rPr>
          <w:rFonts w:ascii="Fb Fontext" w:hAnsi="Fb Fontext"/>
          <w:rtl/>
        </w:rPr>
        <w:t xml:space="preserve">ע"ג</w:t>
      </w:r>
      <w:r w:rsidRPr="006F178A">
        <w:rPr>
          <w:rFonts w:ascii="Fb Fontext" w:hAnsi="Fb Fontext"/>
          <w:rtl/>
        </w:rPr>
        <w:t xml:space="preserve"> מטה מהו.</w:t>
      </w:r>
    </w:p>
    <w:p>
      <w:pPr>
        <w:pStyle w:val="38"/>
        <w:rPr>
          <w:ins w:id="97361" w:author="מנוע מכני" w:date="2026-10-11T12:04:39Z"/>
        </w:rPr>
      </w:pPr>
      <w:del w:id="97360" w:author="מנוע מכני" w:date="2026-10-11T12:04:39Z">
        <w:r w:rsidRPr="006F178A">
          <w:delText xml:space="preserve">•</w:delText>
        </w:r>
      </w:del>
      <w:r w:rsidRPr="006F178A">
        <w:t xml:space="preserve"> </w:t>
      </w:r>
      <w:r w:rsidRPr="00621243">
        <w:t>בעי רב אשי:</w:t>
      </w:r>
    </w:p>
    <w:p w:rsidR="00E9703F" w:rsidRPr="006F178A" w:rsidRDefault="00E9703F" w:rsidP="00E9703F">
      <w:pPr>
        <w:rPr>
          <w:rtl/>
        </w:rPr>
      </w:pPr>
      <w:del w:id="97362" w:author="מנוע מכני" w:date="2026-10-11T12:04:39Z">
        <w:r w:rsidRPr="006F178A">
          <w:rPr>
            <w:rtl/>
          </w:rPr>
          <w:delText xml:space="preserve"> </w:delText>
        </w:r>
      </w:del>
      <w:ins w:id="90187" w:author="Claude - סמנטי" w:date="2026-10-11T12:28:21Z">
        <w:r>
          <w:rPr>
            <w:rtl/>
          </w:rPr>
          <w:t xml:space="preserve">מפנים</w:t>
        </w:r>
      </w:ins>
      <w:del w:id="90188" w:author="Claude - סמנטי" w:date="2026-10-11T12:28:21Z">
        <w:r w:rsidRPr="006F178A">
          <w:rPr>
            <w:rtl/>
          </w:rPr>
          <w:delText xml:space="preserve">פינן</w:delText>
        </w:r>
      </w:del>
      <w:r w:rsidRPr="006F178A">
        <w:rPr>
          <w:rtl/>
        </w:rPr>
        <w:t xml:space="preserve"> ממיחם למיחם מהו. - </w:t>
      </w:r>
      <w:r w:rsidRPr="00AC6BCA">
        <w:rPr>
          <w:b/>
          <w:bCs/>
          <w:rtl/>
        </w:rPr>
        <w:t>תיקו</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53" w:author="קלוד" w:date="2026-10-11T09:07:15Z"/>
        </w:rPr>
      </w:pPr>
      <w:ins w:id="20452" w:author="קלוד" w:date="2026-10-11T09:07:15Z">
        <w:r>
          <w:t xml:space="preserve">משנה ב</w:t>
        </w:r>
      </w:ins>
    </w:p>
    <w:p w:rsidR="00E9703F" w:rsidRPr="009757B9" w:rsidRDefault="00E9703F" w:rsidP="00E9703F">
      <w:pPr>
        <w:pStyle w:val="afff9"/>
        <w:rPr>
          <w:del w:id="20167" w:author="קלוד" w:date="2026-10-11T09:07:15Z"/>
          <w:b/>
          <w:rtl/>
        </w:rPr>
      </w:pPr>
      <w:del w:id="20166"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16" w:author="קלוד" w:date="2026-10-11T12:09:42Z">
          <w:pPr>
            <w:pStyle w:val="afff9"/>
          </w:pPr>
        </w:pPrChange>
      </w:pPr>
      <w:r w:rsidRPr="009757B9">
        <w:rPr>
          <w:b/>
          <w:rtl/>
        </w:rPr>
        <w:t>תנור שהסיקוהו בקש ובגבבא לא יתן בין מתוכו בין מע"ג</w:t>
      </w:r>
    </w:p>
    <w:p w:rsidR="00E9703F" w:rsidRPr="009757B9" w:rsidRDefault="00E9703F" w:rsidP="00E9703F">
      <w:pPr>
        <w:pStyle w:val="afff9"/>
        <w:rPr>
          <w:b/>
          <w:rtl/>
        </w:rPr>
      </w:pPr>
      <w:r w:rsidRPr="009757B9">
        <w:rPr>
          <w:b/>
          <w:rtl/>
        </w:rPr>
        <w:t>כופח שהסיקוהו בקש ובגבבא - הרי זה ככיריים.</w:t>
      </w:r>
    </w:p>
    <w:p w:rsidR="00E9703F" w:rsidRPr="009757B9" w:rsidRDefault="00E9703F" w:rsidP="00E9703F">
      <w:pPr>
        <w:pStyle w:val="afff9"/>
        <w:rPr>
          <w:b/>
          <w:rtl/>
        </w:rPr>
      </w:pPr>
      <w:r w:rsidRPr="009757B9">
        <w:rPr>
          <w:b/>
          <w:rtl/>
        </w:rPr>
        <w:tab/>
        <w:t xml:space="preserve"> בגפת ובעצים - הרי הוא כתנור.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לח.</w:t>
      </w:r>
    </w:p>
    <w:p>
      <w:pPr>
        <w:pStyle w:val="afffff8"/>
        <w:rPr>
          <w:ins w:id="91023" w:author="קלוד" w:date="2026-10-11T12:33:55Z"/>
        </w:rPr>
      </w:pPr>
      <w:ins w:id="91024" w:author="קלוד" w:date="2026-10-11T12:33:55Z">
        <w:r>
          <w:rPr>
            <w:color w:val="7B3F00"/>
          </w:rPr>
          <w:t xml:space="preserve">סמיכה בתנור ובכופח - בקש ובגפת</w:t>
        </w:r>
      </w:ins>
    </w:p>
    <w:p w:rsidR="00E9703F" w:rsidRDefault="00E9703F" w:rsidP="00E9703F">
      <w:pPr>
        <w:rPr>
          <w:rFonts w:ascii="Fb Fontext" w:hAnsi="Fb Fontext"/>
          <w:rtl/>
        </w:rPr>
      </w:pPr>
      <w:r w:rsidRPr="006F178A">
        <w:rPr>
          <w:rFonts w:ascii="Fb Fontext" w:hAnsi="Fb Fontext" w:hint="cs"/>
          <w:rtl/>
        </w:rPr>
        <w:t xml:space="preserve">סבר </w:t>
      </w:r>
      <w:r w:rsidRPr="006F178A">
        <w:rPr>
          <w:rStyle w:val="2fb"/>
          <w:rFonts w:ascii="Fb Fontext" w:hAnsi="Fb Fontext" w:hint="cs"/>
          <w:rtl/>
        </w:rPr>
        <w:t xml:space="preserve">רב יוסף</w:t>
      </w:r>
      <w:r w:rsidRPr="006F178A">
        <w:rPr>
          <w:rFonts w:ascii="Fb Fontext" w:hAnsi="Fb Fontext" w:hint="cs"/>
          <w:rtl/>
        </w:rPr>
        <w:t xml:space="preserve"> </w:t>
      </w:r>
      <w:ins w:id="95329" w:author="קלוד" w:date="2026-10-11T13:11:34Z">
        <w:r>
          <w:rPr>
            <w:rFonts w:ascii="Fb Fontext" w:hAnsi="Fb Fontext" w:hint="cs"/>
            <w:rtl/>
          </w:rPr>
          <w:t xml:space="preserve">שלסמוך</w:t>
        </w:r>
      </w:ins>
      <w:del w:id="95330" w:author="קלוד" w:date="2026-10-11T13:11:34Z">
        <w:r w:rsidRPr="006F178A">
          <w:rPr>
            <w:rFonts w:ascii="Fb Fontext" w:hAnsi="Fb Fontext" w:hint="cs"/>
            <w:rtl/>
          </w:rPr>
          <w:delText xml:space="preserve">דלסמוך</w:delText>
        </w:r>
      </w:del>
      <w:r w:rsidRPr="006F178A">
        <w:rPr>
          <w:rFonts w:ascii="Fb Fontext" w:hAnsi="Fb Fontext" w:hint="cs"/>
          <w:rtl/>
        </w:rPr>
        <w:t xml:space="preserve"> </w:t>
      </w:r>
      <w:ins w:id="95327" w:author="קלוד" w:date="2026-10-11T13:11:34Z">
        <w:r>
          <w:rPr>
            <w:rFonts w:ascii="Fb Fontext" w:hAnsi="Fb Fontext" w:hint="cs"/>
            <w:rtl/>
          </w:rPr>
          <w:t xml:space="preserve">לתנור</w:t>
        </w:r>
      </w:ins>
      <w:del w:id="95328" w:author="קלוד" w:date="2026-10-11T13:11:34Z">
        <w:r w:rsidRPr="006F178A">
          <w:rPr>
            <w:rFonts w:ascii="Fb Fontext" w:hAnsi="Fb Fontext" w:hint="cs"/>
            <w:rtl/>
          </w:rPr>
          <w:delText xml:space="preserve">בתנור</w:delText>
        </w:r>
      </w:del>
      <w:r w:rsidRPr="006F178A">
        <w:rPr>
          <w:rFonts w:ascii="Fb Fontext" w:hAnsi="Fb Fontext" w:hint="cs"/>
          <w:rtl/>
        </w:rPr>
        <w:t xml:space="preserve"> </w:t>
      </w:r>
      <w:ins w:id="95325" w:author="קלוד" w:date="2026-10-11T13:11:34Z">
        <w:r>
          <w:rPr>
            <w:rFonts w:ascii="Fb Fontext" w:hAnsi="Fb Fontext" w:hint="cs"/>
            <w:rtl/>
          </w:rPr>
          <w:t xml:space="preserve">מותר, </w:t>
        </w:r>
        <w:r>
          <w:rPr>
            <w:rStyle w:val="afffffe"/>
            <w:rFonts w:ascii="Fb Fontext" w:hAnsi="Fb Fontext" w:hint="cs"/>
            <w:rtl/>
          </w:rPr>
          <w:t xml:space="preserve">תוכו וגביו אסורים</w:t>
        </w:r>
        <w:r>
          <w:rPr>
            <w:rFonts w:ascii="Fb Fontext" w:hAnsi="Fb Fontext" w:hint="cs"/>
            <w:rtl/>
          </w:rPr>
          <w:t xml:space="preserve">.</w:t>
        </w:r>
      </w:ins>
      <w:del w:id="95326" w:author="קלוד" w:date="2026-10-11T13:11:34Z">
        <w:r w:rsidRPr="006F178A">
          <w:rPr>
            <w:rFonts w:ascii="Fb Fontext" w:hAnsi="Fb Fontext" w:hint="cs"/>
            <w:rtl/>
          </w:rPr>
          <w:delText xml:space="preserve">מותר</w:delText>
        </w:r>
      </w:del>
    </w:p>
    <w:p w:rsidR="00E9703F" w:rsidRPr="006F178A" w:rsidRDefault="00E9703F" w:rsidP="00E9703F">
      <w:pPr>
        <w:rPr>
          <w:rtl/>
        </w:rPr>
      </w:pPr>
      <w:r w:rsidRPr="006F178A">
        <w:rPr>
          <w:rFonts w:hint="cs"/>
          <w:b/>
          <w:bCs/>
          <w:rtl/>
        </w:rPr>
        <w:t>ואיתיביה</w:t>
      </w:r>
      <w:r w:rsidRPr="006F178A">
        <w:rPr>
          <w:rFonts w:hint="cs"/>
          <w:rtl/>
        </w:rPr>
        <w:t xml:space="preserve"> </w:t>
      </w:r>
      <w:r w:rsidRPr="006F178A">
        <w:rPr>
          <w:rStyle w:val="2fb"/>
          <w:rFonts w:hint="cs"/>
          <w:rtl/>
        </w:rPr>
        <w:t xml:space="preserve">אביי</w:t>
      </w:r>
      <w:r w:rsidRPr="006F178A">
        <w:rPr>
          <w:rFonts w:hint="cs"/>
          <w:rtl/>
        </w:rPr>
        <w:t xml:space="preserve"> </w:t>
      </w:r>
      <w:ins w:id="95343" w:author="קלוד" w:date="2026-10-11T13:11:34Z">
        <w:r>
          <w:rPr>
            <w:rFonts w:hint="cs"/>
            <w:rtl/>
          </w:rPr>
          <w:t xml:space="preserve">ממה</w:t>
        </w:r>
      </w:ins>
      <w:del w:id="95344" w:author="קלוד" w:date="2026-10-11T13:11:34Z">
        <w:r w:rsidRPr="006F178A">
          <w:rPr>
            <w:rFonts w:hint="cs"/>
            <w:rtl/>
          </w:rPr>
          <w:delText xml:space="preserve">מדתנן</w:delText>
        </w:r>
      </w:del>
      <w:r w:rsidRPr="006F178A">
        <w:rPr>
          <w:rFonts w:hint="cs"/>
          <w:rtl/>
        </w:rPr>
        <w:t xml:space="preserve"> </w:t>
      </w:r>
      <w:ins w:id="95341" w:author="קלוד" w:date="2026-10-11T13:11:34Z">
        <w:r>
          <w:rPr>
            <w:rFonts w:hint="cs"/>
            <w:rtl/>
          </w:rPr>
          <w:t xml:space="preserve">ששנינו: כופח</w:t>
        </w:r>
      </w:ins>
      <w:del w:id="95342" w:author="קלוד" w:date="2026-10-11T13:11:34Z">
        <w:r w:rsidRPr="006F178A">
          <w:rPr>
            <w:rFonts w:hint="cs"/>
            <w:rtl/>
          </w:rPr>
          <w:delText xml:space="preserve">בכופח</w:delText>
        </w:r>
      </w:del>
      <w:r w:rsidRPr="006F178A">
        <w:rPr>
          <w:rFonts w:hint="cs"/>
          <w:rtl/>
        </w:rPr>
        <w:t xml:space="preserve"> בגפת ועצים </w:t>
      </w:r>
      <w:ins w:id="95339" w:author="קלוד" w:date="2026-10-11T13:11:34Z">
        <w:r>
          <w:rPr>
            <w:rFonts w:hint="cs"/>
            <w:rtl/>
          </w:rPr>
          <w:t xml:space="preserve">-</w:t>
        </w:r>
      </w:ins>
      <w:del w:id="95340" w:author="קלוד" w:date="2026-10-11T13:11:34Z">
        <w:r w:rsidRPr="006F178A">
          <w:rPr>
            <w:rFonts w:hint="cs"/>
            <w:rtl/>
          </w:rPr>
          <w:delText xml:space="preserve">אסור,</w:delText>
        </w:r>
      </w:del>
      <w:r w:rsidRPr="006F178A">
        <w:rPr>
          <w:rFonts w:hint="cs"/>
          <w:rtl/>
        </w:rPr>
        <w:t xml:space="preserve"> </w:t>
      </w:r>
      <w:r w:rsidRPr="006F178A">
        <w:rPr>
          <w:rFonts w:hint="cs"/>
          <w:b/>
          <w:bCs/>
          <w:rtl/>
        </w:rPr>
        <w:t>כתנור</w:t>
      </w:r>
      <w:r w:rsidRPr="006F178A">
        <w:rPr>
          <w:rFonts w:hint="cs"/>
          <w:rtl/>
        </w:rPr>
        <w:t xml:space="preserve"> </w:t>
      </w:r>
      <w:ins w:id="95337" w:author="קלוד" w:date="2026-10-11T13:11:34Z">
        <w:r>
          <w:rPr>
            <w:rFonts w:hint="cs"/>
            <w:rtl/>
          </w:rPr>
          <w:t xml:space="preserve">ואסור,</w:t>
        </w:r>
      </w:ins>
      <w:del w:id="95338" w:author="קלוד" w:date="2026-10-11T13:11:34Z">
        <w:r w:rsidRPr="006F178A">
          <w:rPr>
            <w:rFonts w:hint="cs"/>
            <w:rtl/>
          </w:rPr>
          <w:delText xml:space="preserve">הא</w:delText>
        </w:r>
      </w:del>
      <w:r w:rsidRPr="006F178A">
        <w:rPr>
          <w:rFonts w:hint="cs"/>
          <w:rtl/>
        </w:rPr>
        <w:t xml:space="preserve"> </w:t>
      </w:r>
      <w:ins w:id="95335" w:author="קלוד" w:date="2026-10-11T13:11:34Z">
        <w:r>
          <w:rPr>
            <w:rFonts w:hint="cs"/>
            <w:rtl/>
          </w:rPr>
          <w:t xml:space="preserve">ומכלל</w:t>
        </w:r>
      </w:ins>
      <w:del w:id="95336" w:author="קלוד" w:date="2026-10-11T13:11:34Z">
        <w:r w:rsidRPr="006F178A">
          <w:rPr>
            <w:rFonts w:hint="cs"/>
            <w:rtl/>
          </w:rPr>
          <w:delText xml:space="preserve">ככירה</w:delText>
        </w:r>
      </w:del>
      <w:r w:rsidRPr="006F178A">
        <w:rPr>
          <w:rFonts w:hint="cs"/>
          <w:rtl/>
        </w:rPr>
        <w:t xml:space="preserve"> </w:t>
      </w:r>
      <w:ins w:id="95333" w:author="קלוד" w:date="2026-10-11T13:11:34Z">
        <w:r>
          <w:rPr>
            <w:rFonts w:hint="cs"/>
            <w:rtl/>
          </w:rPr>
          <w:t xml:space="preserve">שככירה מותר,</w:t>
        </w:r>
      </w:ins>
      <w:del w:id="95334" w:author="קלוד" w:date="2026-10-11T13:11:34Z">
        <w:r w:rsidRPr="006F178A">
          <w:rPr>
            <w:rFonts w:hint="cs"/>
            <w:rtl/>
          </w:rPr>
          <w:delText xml:space="preserve">שרי</w:delText>
        </w:r>
      </w:del>
      <w:r w:rsidRPr="006F178A">
        <w:rPr>
          <w:rFonts w:hint="cs"/>
          <w:rtl/>
        </w:rPr>
        <w:t xml:space="preserve"> וע"כ </w:t>
      </w:r>
      <w:ins w:id="95331" w:author="קלוד" w:date="2026-10-11T13:11:34Z">
        <w:r>
          <w:rPr>
            <w:rStyle w:val="afffffe"/>
            <w:rFonts w:hint="cs"/>
            <w:rtl/>
          </w:rPr>
          <w:t xml:space="preserve">מדובר</w:t>
        </w:r>
        <w:r>
          <w:rPr>
            <w:rFonts w:hint="cs"/>
            <w:rtl/>
          </w:rPr>
          <w:t xml:space="preserve"> בסמיכה.</w:t>
        </w:r>
      </w:ins>
      <w:del w:id="95332" w:author="קלוד" w:date="2026-10-11T13:11:34Z">
        <w:r w:rsidRPr="006F178A">
          <w:rPr>
            <w:rFonts w:hint="cs"/>
            <w:rtl/>
          </w:rPr>
          <w:delText xml:space="preserve">בסמיכה</w:delText>
        </w:r>
      </w:del>
    </w:p>
    <w:p>
      <w:pPr>
        <w:pStyle w:val="38"/>
        <w:rPr>
          <w:ins w:id="97363" w:author="מנוע מכני" w:date="2026-10-11T12:04:39Z"/>
        </w:rPr>
      </w:pPr>
      <w:r w:rsidRPr="006F178A">
        <w:t>ודחי</w:t>
      </w:r>
      <w:r w:rsidRPr="006F178A">
        <w:t xml:space="preserve"> </w:t>
      </w:r>
      <w:r w:rsidRPr="006F178A">
        <w:t>ר</w:t>
      </w:r>
      <w:r w:rsidRPr="00910D80">
        <w:t>אב"א</w:t>
      </w:r>
      <w:r w:rsidRPr="006F178A">
        <w:t xml:space="preserve">:</w:t>
      </w:r>
    </w:p>
    <w:p w:rsidR="00E9703F" w:rsidRPr="006F178A" w:rsidRDefault="00E9703F" w:rsidP="00E9703F">
      <w:pPr>
        <w:rPr>
          <w:rtl/>
        </w:rPr>
      </w:pPr>
      <w:del w:id="97364" w:author="מנוע מכני" w:date="2026-10-11T12:04:39Z">
        <w:r w:rsidRPr="006F178A">
          <w:rPr>
            <w:rFonts w:hint="cs"/>
            <w:rtl/>
          </w:rPr>
          <w:delText xml:space="preserve"> </w:delText>
        </w:r>
      </w:del>
      <w:r w:rsidRPr="006F178A">
        <w:rPr>
          <w:rtl/>
        </w:rPr>
        <w:t xml:space="preserve">בכופח גרוף וקטום, ותנור גרופה וקטומה </w:t>
      </w:r>
      <w:ins w:id="92627" w:author="מנוע מכני" w:date="2026-10-11T12:04:39Z">
        <w:r>
          <w:rPr>
            <w:rtl/>
          </w:rPr>
          <w:t xml:space="preserve">מדובר</w:t>
        </w:r>
      </w:ins>
      <w:del w:id="92628" w:author="מנוע מכני" w:date="2026-10-11T12:04:39Z">
        <w:r w:rsidRPr="006F178A">
          <w:rPr>
            <w:rtl/>
          </w:rPr>
          <w:delText xml:space="preserve">עסקינן</w:delText>
        </w:r>
      </w:del>
      <w:r w:rsidRPr="006F178A">
        <w:rPr>
          <w:rtl/>
        </w:rPr>
        <w:t xml:space="preserve">. והרי הוא כתנור דאע"ג דגרוף וקטום </w:t>
      </w:r>
      <w:r w:rsidRPr="006F178A">
        <w:rPr>
          <w:rtl/>
        </w:rPr>
        <w:t xml:space="preserve">ע"ג</w:t>
      </w:r>
      <w:r w:rsidRPr="006F178A">
        <w:rPr>
          <w:rtl/>
        </w:rPr>
        <w:t xml:space="preserve"> אסור</w:t>
      </w:r>
      <w:r w:rsidRPr="006F178A">
        <w:rPr>
          <w:rFonts w:hint="cs"/>
          <w:rtl/>
        </w:rPr>
        <w:t xml:space="preserve">, </w:t>
      </w:r>
      <w:ins w:id="94645" w:author="מנוע מכני" w:date="2026-10-11T12:04:39Z">
        <w:r>
          <w:rPr>
            <w:rtl/>
          </w:rPr>
          <w:t xml:space="preserve">דאם </w:t>
        </w:r>
      </w:ins>
      <w:del w:id="94646" w:author="מנוע מכני" w:date="2026-10-11T12:04:39Z">
        <w:r w:rsidRPr="006F178A">
          <w:rPr>
            <w:rtl/>
          </w:rPr>
          <w:delText xml:space="preserve">דאי </w:delText>
        </w:r>
      </w:del>
      <w:r w:rsidRPr="006F178A">
        <w:rPr>
          <w:rtl/>
        </w:rPr>
        <w:t xml:space="preserve">ככירה כי גרופה וקטומה </w:t>
      </w:r>
      <w:ins w:id="95945" w:author="מנוע מכני" w:date="2026-10-11T12:04:39Z">
        <w:r>
          <w:rPr>
            <w:rtl/>
          </w:rPr>
          <w:t xml:space="preserve">יפה</w:t>
        </w:r>
      </w:ins>
      <w:del w:id="95946" w:author="מנוע מכני" w:date="2026-10-11T12:04:39Z">
        <w:r w:rsidRPr="006F178A">
          <w:rPr>
            <w:rtl/>
          </w:rPr>
          <w:delText xml:space="preserve">שפיר</w:delText>
        </w:r>
      </w:del>
      <w:r w:rsidRPr="006F178A">
        <w:rPr>
          <w:rtl/>
        </w:rPr>
        <w:t xml:space="preserve"> דמי.</w:t>
      </w:r>
    </w:p>
    <w:p>
      <w:pPr>
        <w:pStyle w:val="38"/>
        <w:rPr>
          <w:ins w:id="97365" w:author="מנוע מכני" w:date="2026-10-11T12:04:39Z"/>
        </w:rPr>
      </w:pPr>
      <w:r w:rsidRPr="006061D7">
        <w:t>ות"כ דאביי</w:t>
      </w:r>
      <w:r w:rsidRPr="006061D7">
        <w:t>:</w:t>
      </w:r>
    </w:p>
    <w:p w:rsidR="00E9703F" w:rsidRPr="006061D7" w:rsidRDefault="00E9703F" w:rsidP="00E9703F">
      <w:pPr>
        <w:rPr>
          <w:rtl/>
        </w:rPr>
      </w:pPr>
      <w:del w:id="97366" w:author="מנוע מכני" w:date="2026-10-11T12:04:39Z">
        <w:r w:rsidRPr="006061D7">
          <w:rPr>
            <w:rtl/>
          </w:rPr>
          <w:delText xml:space="preserve"> </w:delText>
        </w:r>
      </w:del>
      <w:r w:rsidRPr="006061D7">
        <w:rPr>
          <w:rtl/>
        </w:rPr>
        <w:t xml:space="preserve">תנור שהסיקוהו בקש ובגבבא אין סומכין לו, </w:t>
      </w:r>
      <w:r w:rsidRPr="006061D7">
        <w:rPr>
          <w:rtl/>
        </w:rPr>
        <w:t xml:space="preserve">ואצ"ל</w:t>
      </w:r>
      <w:r w:rsidRPr="006061D7">
        <w:rPr>
          <w:rtl/>
        </w:rPr>
        <w:t xml:space="preserve"> </w:t>
      </w:r>
      <w:r w:rsidRPr="006061D7">
        <w:rPr>
          <w:rtl/>
        </w:rPr>
        <w:t xml:space="preserve">ע"ג</w:t>
      </w:r>
      <w:r w:rsidRPr="006061D7">
        <w:rPr>
          <w:rtl/>
        </w:rPr>
        <w:t xml:space="preserve">, </w:t>
      </w:r>
      <w:r w:rsidRPr="006061D7">
        <w:rPr>
          <w:rtl/>
        </w:rPr>
        <w:t xml:space="preserve">ואצ"ל</w:t>
      </w:r>
      <w:r w:rsidRPr="006061D7">
        <w:rPr>
          <w:rtl/>
        </w:rPr>
        <w:t xml:space="preserve"> לתוכו, </w:t>
      </w:r>
      <w:r w:rsidRPr="006061D7">
        <w:rPr>
          <w:rtl/>
        </w:rPr>
        <w:t xml:space="preserve">וא</w:t>
      </w:r>
      <w:r w:rsidRPr="006061D7">
        <w:rPr>
          <w:rFonts w:hint="cs"/>
          <w:rtl/>
        </w:rPr>
        <w:t>צ</w:t>
      </w:r>
      <w:r w:rsidRPr="006061D7">
        <w:rPr>
          <w:rtl/>
        </w:rPr>
        <w:t>"</w:t>
      </w:r>
      <w:r w:rsidRPr="006061D7">
        <w:rPr>
          <w:rFonts w:hint="cs"/>
          <w:rtl/>
        </w:rPr>
        <w:t xml:space="preserve">ל</w:t>
      </w:r>
      <w:r w:rsidRPr="006061D7">
        <w:rPr>
          <w:rFonts w:hint="cs"/>
          <w:rtl/>
        </w:rPr>
        <w:t xml:space="preserve"> ב</w:t>
      </w:r>
      <w:r w:rsidRPr="006061D7">
        <w:rPr>
          <w:rtl/>
        </w:rPr>
        <w:t>גפת ובעצים.</w:t>
      </w:r>
    </w:p>
    <w:p w:rsidR="00E9703F" w:rsidRPr="00B3644D" w:rsidRDefault="00E9703F" w:rsidP="00E9703F">
      <w:pPr>
        <w:rPr>
          <w:spacing w:val="-2"/>
          <w:rtl/>
        </w:rPr>
      </w:pPr>
      <w:del w:id="90106" w:author="מנוע מכני" w:date="2026-10-11T12:04:39Z">
        <w:r w:rsidRPr="00B3644D">
          <w:rPr>
            <w:rStyle w:val="afffe"/>
            <w:rFonts w:ascii="Fb Fontext" w:hAnsi="Fb Fontext" w:hint="cs"/>
            <w:spacing w:val="-2"/>
            <w:rtl/>
          </w:rPr>
          <w:delText xml:space="preserve"> </w:delText>
        </w:r>
        <w:r w:rsidRPr="00B3644D">
          <w:rPr>
            <w:rStyle w:val="afffe"/>
            <w:rFonts w:ascii="Fb Fontext" w:hAnsi="Fb Fontext" w:hint="cs"/>
            <w:spacing w:val="-2"/>
            <w:rtl/>
          </w:rPr>
          <w:delText xml:space="preserve">   </w:delText>
        </w:r>
      </w:del>
      <w:r w:rsidRPr="00B3644D">
        <w:rPr>
          <w:rStyle w:val="afffe"/>
          <w:rFonts w:ascii="Fb Fontext" w:hAnsi="Fb Fontext"/>
          <w:spacing w:val="-2"/>
          <w:rtl/>
        </w:rPr>
        <w:tab/>
      </w:r>
      <w:r w:rsidRPr="00B3644D">
        <w:rPr>
          <w:rStyle w:val="afffe"/>
          <w:rFonts w:ascii="Fb Fontext" w:hAnsi="Fb Fontext"/>
          <w:spacing w:val="-2"/>
          <w:rtl/>
        </w:rPr>
        <w:t>כופח</w:t>
      </w:r>
      <w:r w:rsidRPr="00B3644D">
        <w:rPr>
          <w:rFonts w:ascii="Fb Fontext" w:hAnsi="Fb Fontext"/>
          <w:spacing w:val="-2"/>
          <w:rtl/>
        </w:rPr>
        <w:t xml:space="preserve"> שהסיקוהו בקש ובגבבא סומכין לו, ונותנין </w:t>
      </w:r>
      <w:r w:rsidRPr="00B3644D">
        <w:rPr>
          <w:rFonts w:ascii="Fb Fontext" w:hAnsi="Fb Fontext"/>
          <w:spacing w:val="-2"/>
          <w:rtl/>
        </w:rPr>
        <w:t xml:space="preserve">ע"ג</w:t>
      </w:r>
      <w:r w:rsidRPr="00B3644D">
        <w:rPr>
          <w:rFonts w:ascii="Fb Fontext" w:hAnsi="Fb Fontext"/>
          <w:spacing w:val="-2"/>
          <w:rtl/>
        </w:rPr>
        <w:t xml:space="preserve">. בגפת ובעצים - אין סומכין לו.</w:t>
      </w:r>
    </w:p>
    <w:p w:rsidR="00E9703F" w:rsidRPr="00B3644D" w:rsidRDefault="00E9703F" w:rsidP="00E9703F">
      <w:pPr>
        <w:rPr>
          <w:spacing w:val="-4"/>
          <w:rtl/>
        </w:rPr>
      </w:pPr>
      <w:r w:rsidRPr="00B3644D">
        <w:rPr>
          <w:spacing w:val="-4"/>
          <w:rtl/>
        </w:rPr>
        <w:lastRenderedPageBreak/>
        <w:t xml:space="preserve">כופח </w:t>
      </w:r>
      <w:r w:rsidRPr="00B3644D">
        <w:rPr>
          <w:rFonts w:hint="cs"/>
          <w:spacing w:val="-4"/>
          <w:rtl/>
        </w:rPr>
        <w:t>מרובה חומו מכירה, ומועט חומו מתנור</w:t>
      </w:r>
      <w:r w:rsidRPr="00B3644D">
        <w:rPr>
          <w:spacing w:val="-4"/>
          <w:rtl/>
        </w:rPr>
        <w:t xml:space="preserve"> [</w:t>
      </w:r>
      <w:ins w:id="92629" w:author="מנוע מכני" w:date="2026-10-11T12:04:39Z">
        <w:r>
          <w:rPr>
            <w:spacing w:val="-4"/>
            <w:rtl/>
          </w:rPr>
          <w:t xml:space="preserve">ולכך</w:t>
        </w:r>
      </w:ins>
      <w:del w:id="92630" w:author="מנוע מכני" w:date="2026-10-11T12:04:39Z">
        <w:r w:rsidRPr="00B3644D">
          <w:rPr>
            <w:spacing w:val="-4"/>
            <w:rtl/>
          </w:rPr>
          <w:delText xml:space="preserve">ולהכי</w:delText>
        </w:r>
      </w:del>
      <w:r w:rsidRPr="00B3644D">
        <w:rPr>
          <w:spacing w:val="-4"/>
          <w:rtl/>
        </w:rPr>
        <w:t xml:space="preserve"> בקש דינו ככירה, בגפת ובעצים דינו כתנור]</w:t>
      </w:r>
    </w:p>
    <w:p w:rsidR="00E9703F" w:rsidRPr="006F178A" w:rsidRDefault="00E9703F" w:rsidP="00E9703F">
      <w:pPr>
        <w:rPr>
          <w:rtl/>
        </w:rPr>
      </w:pPr>
      <w:r w:rsidRPr="006F178A">
        <w:rPr>
          <w:rStyle w:val="afffe"/>
          <w:rFonts w:ascii="Fb Fontext" w:hAnsi="Fb Fontext"/>
          <w:rtl/>
        </w:rPr>
        <w:tab/>
      </w:r>
      <w:r w:rsidRPr="006F178A">
        <w:rPr>
          <w:rStyle w:val="afffe"/>
          <w:rFonts w:ascii="Fb Fontext" w:hAnsi="Fb Fontext"/>
          <w:rtl/>
        </w:rPr>
        <w:tab/>
      </w:r>
      <w:del w:id="90107" w:author="מנוע מכני" w:date="2026-10-11T12:04:39Z">
        <w:r>
          <w:rPr>
            <w:rStyle w:val="afffe"/>
            <w:rFonts w:ascii="Fb Fontext" w:hAnsi="Fb Fontext" w:hint="cs"/>
            <w:rtl/>
          </w:rPr>
          <w:delText xml:space="preserve">  </w:delText>
        </w:r>
      </w:del>
      <w:r w:rsidRPr="006F178A">
        <w:rPr>
          <w:rStyle w:val="afffe"/>
          <w:rFonts w:ascii="Fb Fontext" w:hAnsi="Fb Fontext"/>
          <w:rtl/>
        </w:rPr>
        <w:t>כופח</w:t>
      </w:r>
      <w:r w:rsidRPr="006F178A">
        <w:rPr>
          <w:rtl/>
        </w:rPr>
        <w:t xml:space="preserve"> - מקום שפיתת קדרה אחת, </w:t>
      </w:r>
      <w:r w:rsidRPr="006F178A">
        <w:rPr>
          <w:rStyle w:val="afffe"/>
          <w:rFonts w:ascii="Fb Fontext" w:hAnsi="Fb Fontext"/>
          <w:rtl/>
        </w:rPr>
        <w:t>כירה</w:t>
      </w:r>
      <w:r w:rsidRPr="006F178A">
        <w:rPr>
          <w:rtl/>
        </w:rPr>
        <w:t xml:space="preserve"> מקום שפיתת שתי קדרות.</w:t>
      </w:r>
    </w:p>
    <w:p w:rsidR="00E9703F" w:rsidRDefault="00E9703F" w:rsidP="00E9703F">
      <w:pPr>
        <w:rPr>
          <w:rtl/>
        </w:rPr>
      </w:pPr>
      <w:ins w:id="92631" w:author="מנוע מכני" w:date="2026-10-11T12:04:39Z">
        <w:ins w:id="95375" w:author="קלוד" w:date="2026-10-11T13:11:34Z">
          <w:r>
            <w:rPr>
              <w:rtl/>
            </w:rPr>
            <w:t xml:space="preserve">וכך</w:t>
          </w:r>
        </w:ins>
        <w:del w:id="95376" w:author="קלוד" w:date="2026-10-11T13:11:34Z">
          <w:r>
            <w:rPr>
              <w:rtl/>
            </w:rPr>
            <w:delText xml:space="preserve">וכזה</w:delText>
          </w:r>
        </w:del>
      </w:ins>
      <w:del w:id="92632" w:author="מנוע מכני" w:date="2026-10-11T12:04:39Z">
        <w:r w:rsidRPr="006F178A">
          <w:rPr>
            <w:rtl/>
          </w:rPr>
          <w:delText xml:space="preserve">וכה</w:delText>
        </w:r>
        <w:r w:rsidRPr="006F178A">
          <w:rPr>
            <w:rFonts w:hint="cs"/>
            <w:rtl/>
          </w:rPr>
          <w:delText xml:space="preserve">א</w:delText>
        </w:r>
        <w:r w:rsidRPr="006F178A">
          <w:rPr>
            <w:rtl/>
          </w:rPr>
          <w:delText xml:space="preserve">י</w:delText>
        </w:r>
      </w:del>
      <w:r w:rsidRPr="006F178A">
        <w:rPr>
          <w:rtl/>
        </w:rPr>
        <w:t xml:space="preserve"> </w:t>
      </w:r>
      <w:ins w:id="95373" w:author="קלוד" w:date="2026-10-11T13:11:34Z">
        <w:r>
          <w:rPr>
            <w:rtl/>
          </w:rPr>
          <w:t xml:space="preserve">שנינו:</w:t>
        </w:r>
      </w:ins>
      <w:del w:id="95374" w:author="קלוד" w:date="2026-10-11T13:11:34Z">
        <w:r w:rsidRPr="006F178A">
          <w:rPr>
            <w:rtl/>
          </w:rPr>
          <w:delText xml:space="preserve">תנינא:</w:delText>
        </w:r>
      </w:del>
      <w:r w:rsidRPr="006F178A">
        <w:rPr>
          <w:rtl/>
        </w:rPr>
        <w:t xml:space="preserve"> </w:t>
      </w:r>
      <w:r w:rsidRPr="006F178A">
        <w:rPr>
          <w:rStyle w:val="afffe"/>
          <w:rFonts w:ascii="Fb Fontext" w:hAnsi="Fb Fontext"/>
          <w:rtl/>
        </w:rPr>
        <w:t>כירה</w:t>
      </w:r>
      <w:r w:rsidRPr="006F178A">
        <w:rPr>
          <w:rtl/>
        </w:rPr>
        <w:t xml:space="preserve"> שנחלקה לאורכה</w:t>
      </w:r>
      <w:ins w:id="95371" w:author="קלוד" w:date="2026-10-11T13:11:34Z">
        <w:r>
          <w:rPr>
            <w:rtl/>
          </w:rPr>
          <w:t xml:space="preserve"> - </w:t>
        </w:r>
      </w:ins>
      <w:del w:id="95372" w:author="קלוד" w:date="2026-10-11T13:11:34Z">
        <w:r w:rsidRPr="006F178A">
          <w:rPr>
            <w:rtl/>
          </w:rPr>
          <w:delText xml:space="preserve"> </w:delText>
        </w:r>
      </w:del>
      <w:r w:rsidRPr="006F178A">
        <w:rPr>
          <w:rtl/>
        </w:rPr>
        <w:t xml:space="preserve">טהורה, לרחבה </w:t>
      </w:r>
      <w:ins w:id="95369" w:author="קלוד" w:date="2026-10-11T13:11:34Z">
        <w:r>
          <w:rPr>
            <w:rtl/>
          </w:rPr>
          <w:t xml:space="preserve">-</w:t>
        </w:r>
      </w:ins>
      <w:del w:id="95370" w:author="קלוד" w:date="2026-10-11T13:11:34Z">
        <w:r w:rsidRPr="006F178A">
          <w:rPr>
            <w:rtl/>
          </w:rPr>
          <w:delText xml:space="preserve">–</w:delText>
        </w:r>
      </w:del>
      <w:r w:rsidRPr="006F178A">
        <w:rPr>
          <w:rtl/>
        </w:rPr>
        <w:t xml:space="preserve"> טמאה [שעדיין כ"א בפנ"ע]</w:t>
      </w:r>
    </w:p>
    <w:p w:rsidR="00E9703F" w:rsidRPr="006F178A" w:rsidRDefault="00E9703F" w:rsidP="00E9703F">
      <w:pPr>
        <w:rPr>
          <w:rtl/>
        </w:rPr>
      </w:pPr>
      <w:r w:rsidRPr="006F178A">
        <w:rPr>
          <w:rtl/>
        </w:rPr>
        <w:tab/>
      </w:r>
      <w:r w:rsidRPr="006F178A">
        <w:rPr>
          <w:rtl/>
        </w:rPr>
        <w:tab/>
      </w:r>
      <w:del w:id="90108" w:author="מנוע מכני" w:date="2026-10-11T12:04:39Z">
        <w:r>
          <w:rPr>
            <w:rFonts w:hint="cs"/>
            <w:rtl/>
          </w:rPr>
          <w:delText xml:space="preserve">   </w:delText>
        </w:r>
        <w:r w:rsidRPr="006F178A">
          <w:rPr>
            <w:rFonts w:hint="cs"/>
            <w:rtl/>
          </w:rPr>
          <w:delText xml:space="preserve"> </w:delText>
        </w:r>
      </w:del>
      <w:r w:rsidRPr="006F178A">
        <w:rPr>
          <w:rStyle w:val="afffe"/>
          <w:rFonts w:ascii="Fb Fontext" w:hAnsi="Fb Fontext"/>
          <w:rtl/>
        </w:rPr>
        <w:t xml:space="preserve">כופח </w:t>
      </w:r>
      <w:r w:rsidRPr="006F178A">
        <w:rPr>
          <w:rtl/>
        </w:rPr>
        <w:t>בין לאורכו בין לרוחבו - טהור.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לח.</w:t>
      </w:r>
    </w:p>
    <w:p>
      <w:pPr>
        <w:pStyle w:val="MishnaBatzad"/>
        <w:rPr>
          <w:ins w:id="20455" w:author="קלוד" w:date="2026-10-11T09:07:15Z"/>
        </w:rPr>
      </w:pPr>
      <w:ins w:id="20454" w:author="קלוד" w:date="2026-10-11T09:07:15Z">
        <w:r>
          <w:t xml:space="preserve">משנה ג</w:t>
        </w:r>
      </w:ins>
    </w:p>
    <w:p w:rsidR="00E9703F" w:rsidRPr="009757B9" w:rsidRDefault="00E9703F" w:rsidP="00E9703F">
      <w:pPr>
        <w:pStyle w:val="afff9"/>
        <w:rPr>
          <w:del w:id="20169" w:author="קלוד" w:date="2026-10-11T09:07:15Z"/>
          <w:b/>
          <w:rtl/>
        </w:rPr>
      </w:pPr>
      <w:del w:id="20168" w:author="קלוד" w:date="2026-10-11T09:07:15Z">
        <w:r w:rsidRPr="009757B9">
          <w:rPr>
            <w:b/>
            <w:sz w:val="20"/>
            <w:rtl/>
          </w:rPr>
          <w:delText xml:space="preserve">משנה.</w:delText>
        </w:r>
      </w:del>
    </w:p>
    <w:p w:rsidR="00E9703F" w:rsidRPr="00632A62" w:rsidRDefault="00E9703F" w:rsidP="00E9703F">
      <w:pPr>
        <w:pStyle w:val="afff9"/>
        <w:spacing w:before="120"/>
        <w:rPr>
          <w:spacing w:val="4"/>
          <w:rtl/>
        </w:rPr>
        <w:pPrChange w:id="90017" w:author="קלוד" w:date="2026-10-11T12:09:42Z">
          <w:pPr>
            <w:pStyle w:val="afff9"/>
          </w:pPr>
        </w:pPrChange>
      </w:pPr>
      <w:r>
        <w:rPr>
          <w:b/>
          <w:spacing w:val="4"/>
          <w:rtl/>
        </w:rPr>
        <w:t xml:space="preserve">אין נותנין ביצה בצד המיחם בשביל שתתגלגל ולא יפקיענה בסודרין, ו</w:t>
      </w:r>
      <w:r>
        <w:rPr>
          <w:rStyle w:val="TanaimMishna"/>
          <w:b/>
          <w:spacing w:val="4"/>
          <w:rtl/>
          <w:rPrChange w:id="20007" w:author="קלוד" w:date="2026-10-11T09:07:15Z">
            <w:rPr>
              <w:b/>
              <w:spacing w:val="4"/>
              <w:rtl/>
            </w:rPr>
          </w:rPrChange>
        </w:rPr>
        <w:t xml:space="preserve">רבי יוסי</w:t>
      </w:r>
      <w:r>
        <w:rPr>
          <w:b/>
          <w:spacing w:val="4"/>
          <w:rtl/>
        </w:rPr>
        <w:t xml:space="preserve"> מתיר.</w:t>
      </w:r>
    </w:p>
    <w:p w:rsidR="00E9703F" w:rsidRPr="009757B9" w:rsidRDefault="00E9703F" w:rsidP="00E9703F">
      <w:pPr>
        <w:pStyle w:val="afff9"/>
        <w:rPr>
          <w:b/>
          <w:rtl/>
        </w:rPr>
      </w:pPr>
      <w:r w:rsidRPr="009757B9">
        <w:rPr>
          <w:b/>
          <w:rtl/>
          <w:rPrChange w:id="40023" w:author="Claude" w:date="2026-10-11T09:07:39Z">
            <w:rPr>
              <w:b/>
              <w:sz w:val="20"/>
              <w:rtl/>
            </w:rPr>
          </w:rPrChange>
        </w:rPr>
        <w:t>ולא יטמיננה בחול ובאבק דרכים בשביל שתצלה.</w:t>
      </w:r>
    </w:p>
    <w:p w:rsidR="00E9703F" w:rsidRPr="009757B9" w:rsidRDefault="00E9703F" w:rsidP="00E9703F">
      <w:pPr>
        <w:pStyle w:val="afff9"/>
        <w:rPr>
          <w:b/>
          <w:rtl/>
        </w:rPr>
      </w:pPr>
      <w:r w:rsidRPr="009757B9">
        <w:rPr>
          <w:b/>
          <w:rtl/>
        </w:rPr>
        <w:t>מעשה שעשו אנשי טבריא והביאו סילון של צונן לתוך אמה של חמין.</w:t>
      </w:r>
    </w:p>
    <w:p w:rsidR="00E9703F" w:rsidRPr="004640F6" w:rsidRDefault="00E9703F" w:rsidP="00E9703F">
      <w:pPr>
        <w:pStyle w:val="afff9"/>
        <w:rPr>
          <w:b/>
          <w:rtl/>
        </w:rPr>
      </w:pPr>
      <w:r>
        <w:rPr>
          <w:b/>
          <w:rtl/>
        </w:rPr>
        <w:t xml:space="preserve">אמרו להם </w:t>
      </w:r>
      <w:r>
        <w:rPr>
          <w:rStyle w:val="TanaimMishna"/>
          <w:b/>
          <w:rtl/>
          <w:rPrChange w:id="20008" w:author="קלוד" w:date="2026-10-11T09:07:15Z">
            <w:rPr>
              <w:b/>
              <w:rtl/>
            </w:rPr>
          </w:rPrChange>
        </w:rPr>
        <w:t xml:space="preserve">חכמים</w:t>
      </w:r>
      <w:r>
        <w:rPr>
          <w:rStyle w:val="TanaimMishna"/>
          <w:b/>
          <w:rtl/>
          <w:rPrChange w:id="100464" w:author="Claude" w:date="2026-10-11T09:08:03Z">
            <w:rPr>
              <w:b/>
              <w:rtl/>
            </w:rPr>
          </w:rPrChange>
        </w:rPr>
        <w:t xml:space="preserve">:</w:t>
      </w:r>
      <w:r>
        <w:rPr>
          <w:b/>
          <w:rtl/>
        </w:rPr>
        <w:t xml:space="preserve"> אם בשבת - כחמין שהוחמו בשבת, ואסורין ברחיצה ובשתיה.</w:t>
      </w:r>
    </w:p>
    <w:p w:rsidR="00E9703F" w:rsidRPr="00307E5D" w:rsidRDefault="00E9703F" w:rsidP="00E9703F">
      <w:pPr>
        <w:pStyle w:val="afff9"/>
        <w:rPr>
          <w:spacing w:val="-2"/>
          <w:rtl/>
        </w:rPr>
      </w:pPr>
      <w:r w:rsidRPr="00307E5D">
        <w:rPr>
          <w:spacing w:val="-2"/>
          <w:rtl/>
        </w:rPr>
        <w:tab/>
        <w:t xml:space="preserve"> </w:t>
      </w:r>
      <w:r w:rsidRPr="00307E5D">
        <w:rPr>
          <w:rFonts w:hint="cs"/>
          <w:spacing w:val="-2"/>
          <w:rtl/>
        </w:rPr>
        <w:tab/>
      </w:r>
      <w:r w:rsidRPr="00307E5D">
        <w:rPr>
          <w:spacing w:val="-2"/>
          <w:rtl/>
        </w:rPr>
        <w:tab/>
      </w:r>
      <w:r w:rsidRPr="00307E5D">
        <w:rPr>
          <w:rFonts w:hint="cs"/>
          <w:spacing w:val="-2"/>
          <w:rtl/>
        </w:rPr>
        <w:t xml:space="preserve">  </w:t>
      </w:r>
      <w:r w:rsidRPr="00307E5D">
        <w:rPr>
          <w:spacing w:val="-2"/>
          <w:rtl/>
        </w:rPr>
        <w:t>אם</w:t>
      </w:r>
      <w:r w:rsidRPr="00307E5D">
        <w:rPr>
          <w:rFonts w:hint="cs"/>
          <w:spacing w:val="-2"/>
          <w:rtl/>
        </w:rPr>
        <w:t xml:space="preserve"> </w:t>
      </w:r>
      <w:r w:rsidRPr="00307E5D">
        <w:rPr>
          <w:spacing w:val="-2"/>
          <w:rtl/>
        </w:rPr>
        <w:t>ביו"ט כחמין שהוחמו ביו"ט, ואסורין ברחיצה ומותרין בשתיה.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לט.</w:t>
      </w:r>
    </w:p>
    <w:p>
      <w:pPr>
        <w:pStyle w:val="afffff8"/>
        <w:rPr>
          <w:ins w:id="91021" w:author="קלוד" w:date="2026-10-11T12:33:55Z"/>
        </w:rPr>
      </w:pPr>
      <w:ins w:id="91022" w:author="קלוד" w:date="2026-10-11T12:33:55Z">
        <w:r>
          <w:rPr>
            <w:color w:val="7B3F00"/>
          </w:rPr>
          <w:t xml:space="preserve">גלגול ביצה בצד המיחם - חייב חטאת</w:t>
        </w:r>
      </w:ins>
    </w:p>
    <w:p>
      <w:pPr>
        <w:pStyle w:val="38"/>
        <w:rPr>
          <w:ins w:id="97367" w:author="מנוע מכני" w:date="2026-10-11T12:04:39Z"/>
        </w:rPr>
      </w:pPr>
      <w:r w:rsidRPr="006F178A">
        <w:t>גלגל</w:t>
      </w:r>
      <w:r w:rsidRPr="006F178A">
        <w:t xml:space="preserve"> - לרב יוסף:</w:t>
      </w:r>
    </w:p>
    <w:p w:rsidR="00E9703F" w:rsidRPr="006F178A" w:rsidRDefault="00E9703F" w:rsidP="00E9703F">
      <w:pPr>
        <w:rPr>
          <w:rtl/>
        </w:rPr>
      </w:pPr>
      <w:del w:id="97368" w:author="מנוע מכני" w:date="2026-10-11T12:04:39Z">
        <w:r w:rsidRPr="006F178A">
          <w:rPr>
            <w:rFonts w:ascii="Fb Fontext" w:hAnsi="Fb Fontext"/>
            <w:rtl/>
          </w:rPr>
          <w:delText xml:space="preserve"> </w:delText>
        </w:r>
      </w:del>
      <w:r w:rsidRPr="006F178A">
        <w:rPr>
          <w:rFonts w:ascii="Fb Fontext" w:hAnsi="Fb Fontext"/>
          <w:rtl/>
        </w:rPr>
        <w:t xml:space="preserve">חייב חטאת.</w:t>
      </w:r>
    </w:p>
    <w:p w:rsidR="00E9703F" w:rsidRDefault="00E9703F" w:rsidP="00E9703F">
      <w:pPr>
        <w:rPr>
          <w:rtl/>
        </w:rPr>
      </w:pPr>
      <w:r w:rsidRPr="006F178A">
        <w:rPr>
          <w:rtl/>
        </w:rPr>
        <w:t xml:space="preserve">וכן </w:t>
      </w:r>
      <w:r w:rsidRPr="006F178A">
        <w:rPr>
          <w:rtl/>
        </w:rPr>
        <w:t xml:space="preserve">אמר</w:t>
      </w:r>
      <w:r w:rsidRPr="006F178A">
        <w:rPr>
          <w:rtl/>
        </w:rPr>
        <w:t xml:space="preserve"> מר בריה </w:t>
      </w:r>
      <w:ins w:id="95383" w:author="קלוד" w:date="2026-10-11T13:11:34Z">
        <w:r>
          <w:rPr>
            <w:rStyle w:val="2fb"/>
            <w:rtl/>
          </w:rPr>
          <w:t xml:space="preserve">דרבינא:</w:t>
        </w:r>
      </w:ins>
      <w:del w:id="95384" w:author="קלוד" w:date="2026-10-11T13:11:34Z">
        <w:r w:rsidRPr="006F178A">
          <w:rPr>
            <w:rStyle w:val="2fb"/>
            <w:rtl/>
          </w:rPr>
          <w:delText xml:space="preserve">דרבינא</w:delText>
        </w:r>
      </w:del>
      <w:r w:rsidRPr="006F178A">
        <w:rPr>
          <w:rtl/>
        </w:rPr>
        <w:t xml:space="preserve"> </w:t>
      </w:r>
      <w:ins w:id="95381" w:author="קלוד" w:date="2026-10-11T13:11:34Z">
        <w:r>
          <w:rPr>
            <w:rtl/>
          </w:rPr>
          <w:t xml:space="preserve">אף</w:t>
        </w:r>
      </w:ins>
      <w:del w:id="95382" w:author="קלוד" w:date="2026-10-11T13:11:34Z">
        <w:r w:rsidRPr="006F178A">
          <w:rPr>
            <w:rtl/>
          </w:rPr>
          <w:delText xml:space="preserve">דאף</w:delText>
        </w:r>
      </w:del>
      <w:r w:rsidRPr="006F178A">
        <w:rPr>
          <w:rtl/>
        </w:rPr>
        <w:t xml:space="preserve"> </w:t>
      </w:r>
      <w:ins w:id="95379" w:author="קלוד" w:date="2026-10-11T13:11:34Z">
        <w:r>
          <w:rPr>
            <w:rtl/>
          </w:rPr>
          <w:t xml:space="preserve">אנו</w:t>
        </w:r>
      </w:ins>
      <w:del w:id="95380" w:author="קלוד" w:date="2026-10-11T13:11:34Z">
        <w:r w:rsidRPr="006F178A">
          <w:rPr>
            <w:rtl/>
          </w:rPr>
          <w:delText xml:space="preserve">אנן</w:delText>
        </w:r>
      </w:del>
      <w:r w:rsidRPr="006F178A">
        <w:rPr>
          <w:rtl/>
        </w:rPr>
        <w:t xml:space="preserve"> </w:t>
      </w:r>
      <w:ins w:id="91081" w:author="מנוע מכני" w:date="2026-10-11T12:04:39Z">
        <w:ins w:id="95377" w:author="קלוד" w:date="2026-10-11T13:11:34Z">
          <w:r>
            <w:rPr>
              <w:rtl/>
            </w:rPr>
            <w:t xml:space="preserve">שנינו:</w:t>
          </w:r>
        </w:ins>
        <w:del w:id="95378" w:author="קלוד" w:date="2026-10-11T13:11:34Z">
          <w:r>
            <w:rPr>
              <w:rtl/>
            </w:rPr>
            <w:delText xml:space="preserve">גם</w:delText>
          </w:r>
          <w:r w:rsidRPr="006F178A">
            <w:rPr>
              <w:rtl/>
            </w:rPr>
            <w:delText xml:space="preserve"> תנינא:</w:delText>
          </w:r>
        </w:del>
      </w:ins>
      <w:del w:id="91082" w:author="מנוע מכני" w:date="2026-10-11T12:04:39Z">
        <w:r w:rsidRPr="006F178A">
          <w:rPr>
            <w:rtl/>
          </w:rPr>
          <w:delText xml:space="preserve">נמי</w:delText>
        </w:r>
      </w:del>
    </w:p>
    <w:p w:rsidR="00E9703F" w:rsidRPr="006F178A" w:rsidRDefault="00E9703F" w:rsidP="00E9703F">
      <w:pPr>
        <w:rPr>
          <w:rtl/>
        </w:rPr>
      </w:pPr>
      <w:r w:rsidRPr="006F178A">
        <w:rPr>
          <w:rtl/>
        </w:rPr>
        <w:t>כל שבא בחמין מלפני השבת - שורין אותו בחמין בשבת.</w:t>
      </w:r>
    </w:p>
    <w:p w:rsidR="00E9703F" w:rsidRPr="006F178A" w:rsidRDefault="00E9703F" w:rsidP="00E9703F">
      <w:pPr>
        <w:rPr>
          <w:rtl/>
        </w:rPr>
      </w:pPr>
      <w:r w:rsidRPr="006F178A">
        <w:rPr>
          <w:rtl/>
        </w:rPr>
        <w:t>וכל שלא בא בחמין מלפני השבת - מדיחין אותו בחמין בשבת.</w:t>
      </w:r>
    </w:p>
    <w:p w:rsidR="00E9703F" w:rsidRPr="006F178A" w:rsidRDefault="00E9703F" w:rsidP="00E9703F">
      <w:pPr>
        <w:rPr>
          <w:rtl/>
        </w:rPr>
      </w:pPr>
      <w:r w:rsidRPr="006F178A">
        <w:rPr>
          <w:rtl/>
        </w:rPr>
        <w:t xml:space="preserve">חוץ מן המליח ישן וקולייס האיספנין שהדחתן זו היא </w:t>
      </w:r>
      <w:r w:rsidRPr="006F178A">
        <w:rPr>
          <w:b/>
          <w:bCs/>
          <w:rtl/>
        </w:rPr>
        <w:t>גמר מלאכתן</w:t>
      </w:r>
      <w:r w:rsidRPr="006F178A">
        <w:rPr>
          <w:rtl/>
        </w:rPr>
        <w:t xml:space="preserve">. - </w:t>
      </w:r>
      <w:r w:rsidRPr="006F178A">
        <w:rPr>
          <w:b/>
          <w:bCs/>
          <w:rtl/>
        </w:rPr>
        <w:t xml:space="preserve">ש"מ</w:t>
      </w:r>
      <w:r w:rsidRPr="006F178A">
        <w:rPr>
          <w:b/>
          <w:bCs/>
          <w:rtl/>
        </w:rPr>
        <w:t xml:space="preserve">.</w:t>
      </w:r>
    </w:p>
    <w:p w:rsidR="00E9703F" w:rsidRDefault="00E9703F" w:rsidP="00E9703F">
      <w:pPr>
        <w:pStyle w:val="affffd"/>
        <w:spacing w:after="0"/>
        <w:rPr>
          <w:del w:id="90035" w:author="מנוע עיצוב" w:date="2026-10-11T12:09:26Z"/>
          <w:rFonts w:ascii="MS Mincho" w:hAnsi="MS Mincho"/>
          <w:bCs w:val="0"/>
          <w:rtl/>
        </w:rPr>
      </w:pPr>
      <w:del w:id="90034"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לט.</w:t>
      </w:r>
    </w:p>
    <w:p w:rsidR="00E9703F" w:rsidRPr="009757B9" w:rsidRDefault="00E9703F" w:rsidP="00E9703F">
      <w:pPr>
        <w:pStyle w:val="affff1"/>
        <w:ind w:end="0"/>
        <w:rPr>
          <w:rStyle w:val="afffe"/>
          <w:b w:val="0"/>
          <w:bCs/>
          <w:rtl/>
        </w:rPr>
        <w:pPrChange w:id="20084" w:author="קלוד" w:date="2026-10-11T09:07:15Z">
          <w:pPr>
            <w:pStyle w:val="affff1"/>
            <w:rPr>
              <w:rStyle w:val="afffe"/>
              <w:b w:val="0"/>
              <w:bCs/>
              <w:rtl/>
            </w:rPr>
          </w:pPr>
        </w:pPrChange>
      </w:pPr>
      <w:ins w:id="9816" w:author="מספור קטעי משנה" w:date="2026-10-11T09:35:03Z">
        <w:r>
          <w:rPr>
            <w:rStyle w:val="MisparKeta"/>
          </w:rPr>
          <w:t xml:space="preserve">ב. </w:t>
        </w:r>
      </w:ins>
      <w:r w:rsidRPr="00146180">
        <w:rPr>
          <w:rStyle w:val="afffe"/>
          <w:b w:val="0"/>
          <w:rtl/>
        </w:rPr>
        <w:t>ולא יפקיענה בסודרין ור"י מתיר.</w:t>
      </w:r>
    </w:p>
    <w:p>
      <w:pPr>
        <w:pStyle w:val="38"/>
        <w:rPr>
          <w:ins w:id="97369" w:author="מנוע מכני" w:date="2026-10-11T12:04:39Z"/>
        </w:rPr>
      </w:pPr>
      <w:ins w:id="95387" w:author="קלוד" w:date="2026-10-11T13:11:34Z">
        <w:r>
          <w:t xml:space="preserve">ומה</w:t>
        </w:r>
      </w:ins>
      <w:del w:id="95388" w:author="קלוד" w:date="2026-10-11T13:11:34Z">
        <w:r w:rsidRPr="006F178A">
          <w:delText xml:space="preserve">והא</w:delText>
        </w:r>
      </w:del>
      <w:r w:rsidRPr="006F178A">
        <w:t xml:space="preserve"> </w:t>
      </w:r>
      <w:ins w:id="95385" w:author="קלוד" w:date="2026-10-11T13:11:34Z">
        <w:r>
          <w:t xml:space="preserve">ששנינו:</w:t>
        </w:r>
      </w:ins>
      <w:del w:id="95386" w:author="קלוד" w:date="2026-10-11T13:11:34Z">
        <w:r w:rsidRPr="006F178A">
          <w:delText xml:space="preserve">דתנן</w:delText>
        </w:r>
        <w:r w:rsidRPr="006F178A">
          <w:delText xml:space="preserve">:</w:delText>
        </w:r>
      </w:del>
    </w:p>
    <w:p w:rsidR="00E9703F" w:rsidRDefault="00E9703F" w:rsidP="00E9703F">
      <w:pPr>
        <w:rPr>
          <w:rFonts w:ascii="Fb Fontext" w:hAnsi="Fb Fontext"/>
          <w:rtl/>
        </w:rPr>
      </w:pPr>
      <w:del w:id="97370" w:author="מנוע מכני" w:date="2026-10-11T12:04:39Z">
        <w:r w:rsidRPr="006F178A">
          <w:rPr>
            <w:rFonts w:ascii="Fb Fontext" w:hAnsi="Fb Fontext"/>
            <w:rtl/>
          </w:rPr>
          <w:delText xml:space="preserve"> </w:delText>
        </w:r>
      </w:del>
      <w:r w:rsidRPr="006F178A">
        <w:rPr>
          <w:rFonts w:ascii="Fb Fontext" w:hAnsi="Fb Fontext"/>
          <w:rtl/>
        </w:rPr>
        <w:t xml:space="preserve">נותנין תבשיל לתוך הבור בשביל שיהא שמור, והמים היפים ברעים בשביל שיצננו,</w:t>
      </w:r>
    </w:p>
    <w:p w:rsidR="00E9703F" w:rsidRPr="009757B9" w:rsidRDefault="00E9703F" w:rsidP="00E9703F">
      <w:pPr>
        <w:rPr>
          <w:rFonts w:cs="Guttman Vilna"/>
          <w:b/>
          <w:bCs/>
          <w:rtl/>
        </w:rPr>
      </w:pPr>
      <w:r w:rsidRPr="006F178A">
        <w:rPr>
          <w:rtl/>
        </w:rPr>
        <w:t>והצונן בחמה בשביל שיחמו.</w:t>
      </w:r>
    </w:p>
    <w:p w:rsidR="00E9703F" w:rsidRPr="006F178A" w:rsidRDefault="00E9703F" w:rsidP="00E9703F">
      <w:pPr>
        <w:rPr>
          <w:rtl/>
        </w:rPr>
      </w:pPr>
      <w:r w:rsidRPr="0086545C">
        <w:rPr>
          <w:b/>
          <w:bCs/>
          <w:rtl/>
        </w:rPr>
        <w:t>דברי הכל</w:t>
      </w:r>
      <w:r w:rsidRPr="006F178A">
        <w:rPr>
          <w:rtl/>
        </w:rPr>
        <w:t xml:space="preserve"> </w:t>
      </w:r>
      <w:ins w:id="95395" w:author="קלוד" w:date="2026-10-11T13:11:34Z">
        <w:r>
          <w:rPr>
            <w:rtl/>
          </w:rPr>
          <w:t xml:space="preserve">היא:</w:t>
        </w:r>
      </w:ins>
      <w:del w:id="95396" w:author="קלוד" w:date="2026-10-11T13:11:34Z">
        <w:r w:rsidRPr="006F178A">
          <w:rPr>
            <w:rtl/>
          </w:rPr>
          <w:delText xml:space="preserve">היא,</w:delText>
        </w:r>
      </w:del>
      <w:r w:rsidRPr="006F178A">
        <w:rPr>
          <w:rtl/>
        </w:rPr>
        <w:t xml:space="preserve"> </w:t>
      </w:r>
      <w:ins w:id="95393" w:author="קלוד" w:date="2026-10-11T13:11:34Z">
        <w:r>
          <w:rPr>
            <w:rtl/>
          </w:rPr>
          <w:t xml:space="preserve">בחמה -</w:t>
        </w:r>
      </w:ins>
      <w:del w:id="95394" w:author="קלוד" w:date="2026-10-11T13:11:34Z">
        <w:r w:rsidRPr="006F178A">
          <w:rPr>
            <w:rtl/>
          </w:rPr>
          <w:delText xml:space="preserve">דבחמה</w:delText>
        </w:r>
      </w:del>
      <w:r w:rsidRPr="006F178A">
        <w:rPr>
          <w:rtl/>
        </w:rPr>
        <w:t xml:space="preserve"> </w:t>
      </w:r>
      <w:r w:rsidRPr="00E6185C">
        <w:rPr>
          <w:b/>
          <w:bCs/>
          <w:rtl/>
        </w:rPr>
        <w:t>לכו"ע</w:t>
      </w:r>
      <w:r w:rsidRPr="006F178A">
        <w:rPr>
          <w:rtl/>
        </w:rPr>
        <w:t xml:space="preserve"> </w:t>
      </w:r>
      <w:ins w:id="95391" w:author="קלוד" w:date="2026-10-11T13:11:34Z">
        <w:r>
          <w:rPr>
            <w:rtl/>
          </w:rPr>
          <w:t xml:space="preserve">מותר,</w:t>
        </w:r>
      </w:ins>
      <w:del w:id="95392" w:author="קלוד" w:date="2026-10-11T13:11:34Z">
        <w:r w:rsidRPr="006F178A">
          <w:rPr>
            <w:rtl/>
          </w:rPr>
          <w:delText xml:space="preserve">שרי,</w:delText>
        </w:r>
      </w:del>
      <w:r w:rsidRPr="006F178A">
        <w:rPr>
          <w:rtl/>
        </w:rPr>
        <w:t xml:space="preserve"> ובתולדות האור</w:t>
      </w:r>
      <w:ins w:id="95389" w:author="קלוד" w:date="2026-10-11T13:11:34Z">
        <w:r>
          <w:rPr>
            <w:rtl/>
          </w:rPr>
          <w:t xml:space="preserve"> - </w:t>
        </w:r>
      </w:ins>
      <w:del w:id="95390" w:author="קלוד" w:date="2026-10-11T13:11:34Z">
        <w:r w:rsidRPr="006F178A">
          <w:rPr>
            <w:rtl/>
          </w:rPr>
          <w:delText xml:space="preserve"> </w:delText>
        </w:r>
      </w:del>
      <w:r w:rsidRPr="00E6185C">
        <w:rPr>
          <w:b/>
          <w:bCs/>
          <w:rtl/>
        </w:rPr>
        <w:t>לכו"ע</w:t>
      </w:r>
      <w:r w:rsidRPr="006F178A">
        <w:rPr>
          <w:rtl/>
        </w:rPr>
        <w:t xml:space="preserve"> אסור.</w:t>
      </w:r>
    </w:p>
    <w:p w:rsidR="00E9703F" w:rsidRPr="006F178A" w:rsidRDefault="00E9703F" w:rsidP="00E9703F">
      <w:pPr>
        <w:rPr>
          <w:rtl/>
        </w:rPr>
      </w:pPr>
      <w:ins w:id="95405" w:author="קלוד" w:date="2026-10-11T13:11:34Z">
        <w:r>
          <w:rPr>
            <w:b/>
            <w:bCs/>
            <w:rtl/>
          </w:rPr>
          <w:t xml:space="preserve">וכשנחלקו</w:t>
        </w:r>
      </w:ins>
      <w:del w:id="95406" w:author="קלוד" w:date="2026-10-11T13:11:34Z">
        <w:r w:rsidRPr="007759E1">
          <w:rPr>
            <w:b/>
            <w:bCs/>
            <w:rtl/>
          </w:rPr>
          <w:delText xml:space="preserve">וכי </w:delText>
        </w:r>
        <w:r>
          <w:rPr>
            <w:b/>
            <w:bCs/>
            <w:rtl/>
          </w:rPr>
          <w:delText xml:space="preserve">חלקו</w:delText>
        </w:r>
      </w:del>
      <w:ins w:id="91083" w:author="מנוע מכני" w:date="2026-10-11T12:04:39Z"/>
      <w:del w:id="91084" w:author="מנוע מכני" w:date="2026-10-11T12:04:39Z">
        <w:r w:rsidRPr="007759E1">
          <w:rPr>
            <w:b/>
            <w:bCs/>
            <w:rtl/>
          </w:rPr>
          <w:delText xml:space="preserve">פליגי</w:delText>
        </w:r>
      </w:del>
      <w:r w:rsidRPr="006F178A">
        <w:rPr>
          <w:rtl/>
        </w:rPr>
        <w:t xml:space="preserve"> רבנן </w:t>
      </w:r>
      <w:r w:rsidRPr="006F178A">
        <w:rPr>
          <w:rStyle w:val="2fb"/>
          <w:rtl/>
        </w:rPr>
        <w:t xml:space="preserve">ור"י</w:t>
      </w:r>
      <w:ins w:id="95403" w:author="קלוד" w:date="2026-10-11T13:11:34Z">
        <w:r>
          <w:rPr>
            <w:rtl/>
          </w:rPr>
          <w:t xml:space="preserve"> - </w:t>
        </w:r>
      </w:ins>
      <w:del w:id="95404" w:author="קלוד" w:date="2026-10-11T13:11:34Z">
        <w:r w:rsidRPr="006F178A">
          <w:rPr>
            <w:rtl/>
          </w:rPr>
          <w:delText xml:space="preserve"> </w:delText>
        </w:r>
      </w:del>
      <w:r w:rsidRPr="006F178A">
        <w:rPr>
          <w:rtl/>
        </w:rPr>
        <w:t xml:space="preserve">בתולדות </w:t>
      </w:r>
      <w:ins w:id="95401" w:author="קלוד" w:date="2026-10-11T13:11:34Z">
        <w:r>
          <w:rPr>
            <w:rtl/>
          </w:rPr>
          <w:t xml:space="preserve">החמה:</w:t>
        </w:r>
      </w:ins>
      <w:del w:id="95402" w:author="קלוד" w:date="2026-10-11T13:11:34Z">
        <w:r w:rsidRPr="006F178A">
          <w:rPr>
            <w:rtl/>
          </w:rPr>
          <w:delText xml:space="preserve">החמה</w:delText>
        </w:r>
      </w:del>
      <w:r w:rsidRPr="006F178A">
        <w:rPr>
          <w:rtl/>
        </w:rPr>
        <w:t xml:space="preserve"> </w:t>
      </w:r>
      <w:ins w:id="94647" w:author="מנוע מכני" w:date="2026-10-11T12:04:39Z">
        <w:r>
          <w:rPr>
            <w:rtl/>
          </w:rPr>
          <w:t xml:space="preserve">אם </w:t>
        </w:r>
      </w:ins>
      <w:del w:id="94648" w:author="מנוע מכני" w:date="2026-10-11T12:04:39Z">
        <w:r w:rsidRPr="006F178A">
          <w:rPr>
            <w:rtl/>
          </w:rPr>
          <w:delText xml:space="preserve">אי </w:delText>
        </w:r>
      </w:del>
      <w:ins w:id="95399" w:author="קלוד" w:date="2026-10-11T13:11:34Z">
        <w:r>
          <w:rPr>
            <w:rtl/>
          </w:rPr>
          <w:t xml:space="preserve">גוזרים</w:t>
        </w:r>
      </w:ins>
      <w:del w:id="95400" w:author="קלוד" w:date="2026-10-11T13:11:34Z">
        <w:r w:rsidRPr="006F178A">
          <w:rPr>
            <w:rtl/>
          </w:rPr>
          <w:delText xml:space="preserve">גזרי'</w:delText>
        </w:r>
      </w:del>
      <w:r w:rsidRPr="006F178A">
        <w:rPr>
          <w:rtl/>
        </w:rPr>
        <w:t xml:space="preserve"> </w:t>
      </w:r>
      <w:ins w:id="95397" w:author="קלוד" w:date="2026-10-11T13:11:34Z">
        <w:r>
          <w:rPr>
            <w:rtl/>
          </w:rPr>
          <w:t xml:space="preserve">משום</w:t>
        </w:r>
      </w:ins>
      <w:del w:id="95398" w:author="קלוד" w:date="2026-10-11T13:11:34Z">
        <w:r w:rsidRPr="006F178A">
          <w:rPr>
            <w:rtl/>
          </w:rPr>
          <w:delText xml:space="preserve">אטו</w:delText>
        </w:r>
      </w:del>
      <w:r w:rsidRPr="006F178A">
        <w:rPr>
          <w:rtl/>
        </w:rPr>
        <w:t xml:space="preserve"> תולדות האור.</w:t>
      </w:r>
    </w:p>
    <w:p w:rsidR="00E9703F" w:rsidRDefault="00E9703F" w:rsidP="00E9703F">
      <w:pPr>
        <w:pStyle w:val="affffd"/>
        <w:spacing w:after="0"/>
        <w:rPr>
          <w:del w:id="90037" w:author="מנוע עיצוב" w:date="2026-10-11T12:09:26Z"/>
          <w:rFonts w:ascii="MS Mincho" w:hAnsi="MS Mincho"/>
          <w:bCs w:val="0"/>
          <w:rtl/>
        </w:rPr>
      </w:pPr>
      <w:del w:id="90036"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לט.</w:t>
      </w:r>
    </w:p>
    <w:p w:rsidR="00E9703F" w:rsidRPr="006F178A" w:rsidRDefault="00E9703F" w:rsidP="00E9703F">
      <w:pPr>
        <w:pStyle w:val="affff1"/>
        <w:ind w:end="0"/>
        <w:rPr>
          <w:rStyle w:val="afffe"/>
          <w:rFonts w:cs="FontbitDavid"/>
          <w:b w:val="0"/>
          <w:bCs/>
          <w:rtl/>
        </w:rPr>
        <w:pPrChange w:id="20085" w:author="קלוד" w:date="2026-10-11T09:07:15Z">
          <w:pPr>
            <w:pStyle w:val="affff1"/>
            <w:rPr>
              <w:rStyle w:val="afffe"/>
              <w:rFonts w:cs="FontbitDavid"/>
              <w:b w:val="0"/>
              <w:bCs/>
              <w:rtl/>
            </w:rPr>
          </w:pPr>
        </w:pPrChange>
      </w:pPr>
      <w:ins w:id="9817" w:author="מספור קטעי משנה" w:date="2026-10-11T09:35:03Z">
        <w:r>
          <w:rPr>
            <w:rStyle w:val="MisparKeta"/>
          </w:rPr>
          <w:t xml:space="preserve">ב. </w:t>
        </w:r>
      </w:ins>
      <w:r w:rsidRPr="00146180">
        <w:rPr>
          <w:rStyle w:val="afffe"/>
          <w:b w:val="0"/>
          <w:rtl/>
        </w:rPr>
        <w:t>ולא יטמיננה בחול</w:t>
      </w:r>
      <w:r w:rsidRPr="006F178A">
        <w:rPr>
          <w:rStyle w:val="afffe"/>
          <w:rFonts w:cs="FontbitDavid"/>
          <w:rtl/>
        </w:rPr>
        <w:t>.</w:t>
      </w:r>
    </w:p>
    <w:p>
      <w:pPr>
        <w:pStyle w:val="38"/>
        <w:rPr>
          <w:ins w:id="97371" w:author="מנוע מכני" w:date="2026-10-11T12:04:39Z"/>
        </w:rPr>
      </w:pPr>
      <w:r w:rsidRPr="006F178A">
        <w:t xml:space="preserve">ורבי יוסי </w:t>
      </w:r>
      <w:r w:rsidRPr="006F178A">
        <w:t xml:space="preserve">לא</w:t>
      </w:r>
      <w:r w:rsidRPr="006F178A">
        <w:t xml:space="preserve"> פליג</w:t>
      </w:r>
      <w:r>
        <w:tab/>
      </w:r>
      <w:r w:rsidRPr="006F178A">
        <w:t>לרבה</w:t>
      </w:r>
      <w:r w:rsidRPr="006F178A">
        <w:t>:</w:t>
      </w:r>
    </w:p>
    <w:p w:rsidR="00E9703F" w:rsidRPr="006F178A" w:rsidRDefault="00E9703F" w:rsidP="00E9703F">
      <w:pPr>
        <w:rPr>
          <w:rtl/>
        </w:rPr>
      </w:pPr>
      <w:del w:id="97372" w:author="מנוע מכני" w:date="2026-10-11T12:04:39Z">
        <w:r w:rsidRPr="006F178A">
          <w:rPr>
            <w:rFonts w:ascii="Fb Fontext" w:hAnsi="Fb Fontext"/>
            <w:rtl/>
          </w:rPr>
          <w:delText xml:space="preserve"> </w:delText>
        </w:r>
      </w:del>
      <w:r w:rsidRPr="006F178A">
        <w:rPr>
          <w:rFonts w:ascii="Fb Fontext" w:hAnsi="Fb Fontext"/>
          <w:rtl/>
        </w:rPr>
        <w:t xml:space="preserve">גזרה שמא יטמין ברמץ.</w:t>
      </w:r>
    </w:p>
    <w:p>
      <w:pPr>
        <w:pStyle w:val="38"/>
        <w:rPr>
          <w:ins w:id="97373" w:author="מנוע מכני" w:date="2026-10-11T12:04:39Z"/>
        </w:rPr>
      </w:pPr>
      <w:r w:rsidRPr="006F178A">
        <w:tab/>
      </w:r>
      <w:r w:rsidRPr="006F178A">
        <w:tab/>
      </w:r>
      <w:r w:rsidRPr="006F178A">
        <w:tab/>
      </w:r>
      <w:r w:rsidRPr="006F178A">
        <w:tab/>
        <w:t>ולרב יוסף</w:t>
      </w:r>
      <w:r>
        <w:t>:</w:t>
      </w:r>
    </w:p>
    <w:p w:rsidR="00E9703F" w:rsidRPr="006F178A" w:rsidRDefault="00E9703F" w:rsidP="00E9703F">
      <w:pPr>
        <w:rPr>
          <w:rtl/>
        </w:rPr>
      </w:pPr>
      <w:del w:id="97374" w:author="מנוע מכני" w:date="2026-10-11T12:04:39Z">
        <w:r w:rsidRPr="006F178A">
          <w:rPr>
            <w:rtl/>
          </w:rPr>
          <w:delText xml:space="preserve"> </w:delText>
        </w:r>
      </w:del>
      <w:r w:rsidRPr="006F178A">
        <w:rPr>
          <w:rtl/>
        </w:rPr>
        <w:t xml:space="preserve">שמ</w:t>
      </w:r>
      <w:r w:rsidRPr="006F178A">
        <w:rPr>
          <w:rFonts w:hint="cs"/>
          <w:rtl/>
        </w:rPr>
        <w:t>א י</w:t>
      </w:r>
      <w:r w:rsidRPr="006F178A">
        <w:rPr>
          <w:rtl/>
        </w:rPr>
        <w:t>זיז עפר ממקומו.</w:t>
      </w:r>
    </w:p>
    <w:p w:rsidR="00E9703F" w:rsidRPr="006F178A" w:rsidRDefault="00E9703F" w:rsidP="00E9703F">
      <w:pPr>
        <w:rPr>
          <w:rtl/>
        </w:rPr>
      </w:pPr>
      <w:ins w:id="91085" w:author="מנוע מכני" w:date="2026-10-11T12:04:39Z">
        <w:r>
          <w:rPr>
            <w:rStyle w:val="afffe"/>
            <w:rFonts w:ascii="Fb Fontext" w:hAnsi="Fb Fontext"/>
            <w:rtl/>
          </w:rPr>
          <w:t xml:space="preserve">ויש</w:t>
        </w:r>
      </w:ins>
      <w:del w:id="91086" w:author="מנוע מכני" w:date="2026-10-11T12:04:39Z">
        <w:r w:rsidRPr="006F178A">
          <w:rPr>
            <w:rStyle w:val="afffe"/>
            <w:rFonts w:ascii="Fb Fontext" w:hAnsi="Fb Fontext"/>
            <w:rtl/>
          </w:rPr>
          <w:delText xml:space="preserve">ואיכא</w:delText>
        </w:r>
      </w:del>
      <w:r w:rsidRPr="006F178A">
        <w:rPr>
          <w:rStyle w:val="afffe"/>
          <w:rFonts w:ascii="Fb Fontext" w:hAnsi="Fb Fontext"/>
          <w:rtl/>
        </w:rPr>
        <w:t xml:space="preserve"> </w:t>
      </w:r>
      <w:ins w:id="90191" w:author="Claude - סמנטי" w:date="2026-10-11T12:28:21Z">
        <w:r>
          <w:rPr>
            <w:rStyle w:val="afffe"/>
            <w:rFonts w:ascii="Fb Fontext" w:hAnsi="Fb Fontext"/>
            <w:rtl/>
          </w:rPr>
          <w:t xml:space="preserve">ביניהם</w:t>
        </w:r>
      </w:ins>
      <w:del w:id="90192" w:author="Claude - סמנטי" w:date="2026-10-11T12:28:21Z">
        <w:r w:rsidRPr="006F178A">
          <w:rPr>
            <w:rStyle w:val="afffe"/>
            <w:rFonts w:ascii="Fb Fontext" w:hAnsi="Fb Fontext"/>
            <w:rtl/>
          </w:rPr>
          <w:delText xml:space="preserve">בינייהו</w:delText>
        </w:r>
      </w:del>
      <w:r w:rsidRPr="006F178A">
        <w:rPr>
          <w:rtl/>
        </w:rPr>
        <w:t xml:space="preserve"> עפר תיחוח, </w:t>
      </w:r>
      <w:ins w:id="95407" w:author="קלוד" w:date="2026-10-11T13:11:34Z">
        <w:r>
          <w:rPr>
            <w:rtl/>
          </w:rPr>
          <w:t xml:space="preserve">שעמוק</w:t>
        </w:r>
      </w:ins>
      <w:del w:id="95408" w:author="קלוד" w:date="2026-10-11T13:11:34Z">
        <w:r w:rsidRPr="006F178A">
          <w:rPr>
            <w:rtl/>
          </w:rPr>
          <w:delText xml:space="preserve">דעמוק</w:delText>
        </w:r>
      </w:del>
      <w:r w:rsidRPr="006F178A">
        <w:rPr>
          <w:rtl/>
        </w:rPr>
        <w:t xml:space="preserve"> הוא </w:t>
      </w:r>
      <w:ins w:id="91087" w:author="מנוע מכני" w:date="2026-10-11T12:04:39Z">
        <w:r>
          <w:rPr>
            <w:rtl/>
          </w:rPr>
          <w:t xml:space="preserve">ואין</w:t>
        </w:r>
      </w:ins>
      <w:del w:id="91088" w:author="מנוע מכני" w:date="2026-10-11T12:04:39Z">
        <w:r w:rsidRPr="006F178A">
          <w:rPr>
            <w:rtl/>
          </w:rPr>
          <w:delText xml:space="preserve">וליכא</w:delText>
        </w:r>
      </w:del>
      <w:r w:rsidRPr="006F178A">
        <w:rPr>
          <w:rtl/>
        </w:rPr>
        <w:t xml:space="preserve"> </w:t>
      </w:r>
      <w:ins w:id="90189" w:author="Claude - סמנטי" w:date="2026-10-11T12:28:21Z">
        <w:r>
          <w:rPr>
            <w:rtl/>
          </w:rPr>
          <w:t xml:space="preserve">לגזור</w:t>
        </w:r>
      </w:ins>
      <w:del w:id="90190" w:author="Claude - סמנטי" w:date="2026-10-11T12:28:21Z">
        <w:r w:rsidRPr="006F178A">
          <w:rPr>
            <w:rtl/>
          </w:rPr>
          <w:delText xml:space="preserve">למיגזר</w:delText>
        </w:r>
      </w:del>
      <w:r w:rsidRPr="006F178A">
        <w:rPr>
          <w:rtl/>
        </w:rPr>
        <w:t xml:space="preserve"> ש</w:t>
      </w:r>
      <w:r w:rsidRPr="006F178A">
        <w:rPr>
          <w:rFonts w:hint="cs"/>
          <w:rtl/>
        </w:rPr>
        <w:t xml:space="preserve">מא </w:t>
      </w:r>
      <w:r w:rsidRPr="006F178A">
        <w:rPr>
          <w:rtl/>
        </w:rPr>
        <w:t>יזיז.</w:t>
      </w:r>
    </w:p>
    <w:p>
      <w:pPr>
        <w:pStyle w:val="38"/>
        <w:rPr>
          <w:ins w:id="97375" w:author="מנוע מכני" w:date="2026-10-11T12:04:39Z"/>
        </w:rPr>
      </w:pPr>
      <w:r w:rsidRPr="006F178A">
        <w:t>ו</w:t>
      </w:r>
      <w:r w:rsidRPr="006F178A">
        <w:t xml:space="preserve">הך</w:t>
      </w:r>
    </w:p>
    <w:p w:rsidR="00E9703F" w:rsidRDefault="00E9703F" w:rsidP="00E9703F">
      <w:pPr>
        <w:rPr>
          <w:rtl/>
        </w:rPr>
      </w:pPr>
      <w:del w:id="97376" w:author="מנוע מכני" w:date="2026-10-11T12:04:39Z">
        <w:r w:rsidRPr="006F178A">
          <w:rPr>
            <w:rtl/>
          </w:rPr>
          <w:delText xml:space="preserve"> </w:delText>
        </w:r>
      </w:del>
      <w:r w:rsidRPr="006F178A">
        <w:rPr>
          <w:rStyle w:val="2fb"/>
          <w:rtl/>
        </w:rPr>
        <w:t xml:space="preserve">דרשב"ג</w:t>
      </w:r>
      <w:r w:rsidRPr="006F178A">
        <w:rPr>
          <w:rtl/>
        </w:rPr>
        <w:t xml:space="preserve"> דמגלגלין ביצה </w:t>
      </w:r>
      <w:r w:rsidRPr="006F178A">
        <w:rPr>
          <w:rtl/>
        </w:rPr>
        <w:t xml:space="preserve">ע"ג</w:t>
      </w:r>
      <w:r w:rsidRPr="006F178A">
        <w:rPr>
          <w:rtl/>
        </w:rPr>
        <w:t xml:space="preserve"> גג רותח [תולדות החמה </w:t>
      </w:r>
      <w:r w:rsidRPr="006F178A">
        <w:rPr>
          <w:rFonts w:hint="cs"/>
          <w:rtl/>
        </w:rPr>
        <w:t>ולא דמי להטמנה</w:t>
      </w:r>
      <w:r w:rsidRPr="006F178A">
        <w:rPr>
          <w:rtl/>
        </w:rPr>
        <w:t>],</w:t>
      </w:r>
    </w:p>
    <w:p w:rsidR="00E9703F" w:rsidRPr="006F178A" w:rsidRDefault="00E9703F" w:rsidP="00E9703F">
      <w:pPr>
        <w:rPr>
          <w:rtl/>
        </w:rPr>
      </w:pPr>
      <w:del w:id="90109" w:author="מנוע מכני" w:date="2026-10-11T12:04:39Z">
        <w:r>
          <w:rPr>
            <w:rFonts w:ascii="Fb Fontext" w:hAnsi="Fb Fontext" w:hint="cs"/>
            <w:sz w:val="20"/>
            <w:rtl/>
          </w:rPr>
          <w:delText xml:space="preserve"> </w:delText>
        </w:r>
        <w:r w:rsidRPr="006F178A">
          <w:rPr>
            <w:rFonts w:ascii="Fb Fontext" w:hAnsi="Fb Fontext" w:hint="cs"/>
            <w:sz w:val="20"/>
            <w:rtl/>
          </w:rPr>
          <w:delText xml:space="preserve"> </w:delText>
        </w:r>
      </w:del>
      <w:r w:rsidRPr="006F178A">
        <w:rPr>
          <w:rFonts w:ascii="Fb Fontext" w:hAnsi="Fb Fontext"/>
          <w:sz w:val="20"/>
          <w:rtl/>
        </w:rPr>
        <w:t xml:space="preserve">ואין מגלגלין ביצה </w:t>
      </w:r>
      <w:r w:rsidRPr="006F178A">
        <w:rPr>
          <w:rFonts w:ascii="Fb Fontext" w:hAnsi="Fb Fontext"/>
          <w:sz w:val="20"/>
          <w:rtl/>
        </w:rPr>
        <w:t xml:space="preserve">ע"ג</w:t>
      </w:r>
      <w:r w:rsidRPr="006F178A">
        <w:rPr>
          <w:rFonts w:ascii="Fb Fontext" w:hAnsi="Fb Fontext"/>
          <w:sz w:val="20"/>
          <w:rtl/>
        </w:rPr>
        <w:t xml:space="preserve"> סיד רותח [דתולדות האור]</w:t>
      </w:r>
      <w:r w:rsidRPr="006F178A">
        <w:rPr>
          <w:rFonts w:ascii="Fb Fontext" w:hAnsi="Fb Fontext" w:hint="cs"/>
          <w:sz w:val="20"/>
          <w:rtl/>
        </w:rPr>
        <w:t>.</w:t>
      </w:r>
    </w:p>
    <w:p w:rsidR="00E9703F" w:rsidRPr="009757B9" w:rsidRDefault="00E9703F" w:rsidP="00E9703F">
      <w:pPr>
        <w:rPr>
          <w:rFonts w:cs="Guttman Vilna"/>
          <w:b/>
          <w:bCs/>
          <w:rtl/>
        </w:rPr>
      </w:pPr>
      <w:del w:id="90110" w:author="מנוע מכני" w:date="2026-10-11T12:04:39Z">
        <w:r w:rsidRPr="006F178A">
          <w:rPr>
            <w:rtl/>
          </w:rPr>
          <w:delText xml:space="preserve"> </w:delText>
        </w:r>
      </w:del>
      <w:r w:rsidRPr="006F178A">
        <w:rPr>
          <w:rFonts w:hint="cs"/>
          <w:rtl/>
        </w:rPr>
        <w:t xml:space="preserve">א"ש גם </w:t>
      </w:r>
      <w:r w:rsidRPr="006F178A">
        <w:rPr>
          <w:rStyle w:val="2fb"/>
          <w:rFonts w:hint="cs"/>
          <w:rtl/>
        </w:rPr>
        <w:t xml:space="preserve">לרב </w:t>
      </w:r>
      <w:ins w:id="95411" w:author="קלוד" w:date="2026-10-11T13:11:34Z">
        <w:r>
          <w:rPr>
            <w:rStyle w:val="2fb"/>
            <w:rFonts w:hint="cs"/>
            <w:rtl/>
          </w:rPr>
          <w:t xml:space="preserve">יוסף,</w:t>
        </w:r>
      </w:ins>
      <w:del w:id="95412" w:author="קלוד" w:date="2026-10-11T13:11:34Z">
        <w:r w:rsidRPr="006F178A">
          <w:rPr>
            <w:rStyle w:val="2fb"/>
            <w:rFonts w:hint="cs"/>
            <w:rtl/>
          </w:rPr>
          <w:delText xml:space="preserve">יוסף</w:delText>
        </w:r>
      </w:del>
      <w:r w:rsidRPr="006F178A">
        <w:rPr>
          <w:rFonts w:hint="cs"/>
          <w:rtl/>
        </w:rPr>
        <w:t xml:space="preserve"> </w:t>
      </w:r>
      <w:ins w:id="95409" w:author="קלוד" w:date="2026-10-11T13:11:34Z">
        <w:r>
          <w:rPr>
            <w:rFonts w:hint="cs"/>
            <w:rtl/>
          </w:rPr>
          <w:t xml:space="preserve">שסתם</w:t>
        </w:r>
      </w:ins>
      <w:del w:id="95410" w:author="קלוד" w:date="2026-10-11T13:11:34Z">
        <w:r w:rsidRPr="006F178A">
          <w:rPr>
            <w:rFonts w:hint="cs"/>
            <w:rtl/>
          </w:rPr>
          <w:delText xml:space="preserve">דסתם</w:delText>
        </w:r>
      </w:del>
      <w:r w:rsidRPr="006F178A">
        <w:rPr>
          <w:rFonts w:hint="cs"/>
          <w:rtl/>
        </w:rPr>
        <w:t xml:space="preserve"> גג </w:t>
      </w:r>
      <w:ins w:id="92635" w:author="מנוע מכני" w:date="2026-10-11T12:04:39Z">
        <w:r>
          <w:rPr>
            <w:rFonts w:hint="cs"/>
            <w:rtl/>
          </w:rPr>
          <w:t xml:space="preserve">אין</w:t>
        </w:r>
      </w:ins>
      <w:del w:id="92636" w:author="מנוע מכני" w:date="2026-10-11T12:04:39Z">
        <w:r w:rsidRPr="006F178A">
          <w:rPr>
            <w:rFonts w:hint="cs"/>
            <w:rtl/>
          </w:rPr>
          <w:delText xml:space="preserve">לית</w:delText>
        </w:r>
      </w:del>
      <w:r w:rsidRPr="006F178A">
        <w:rPr>
          <w:rFonts w:hint="cs"/>
          <w:rtl/>
        </w:rPr>
        <w:t xml:space="preserve"> </w:t>
      </w:r>
      <w:ins w:id="92633" w:author="מנוע מכני" w:date="2026-10-11T12:04:39Z">
        <w:r>
          <w:rPr>
            <w:rFonts w:hint="cs"/>
            <w:rtl/>
          </w:rPr>
          <w:t xml:space="preserve">בו</w:t>
        </w:r>
      </w:ins>
      <w:del w:id="92634" w:author="מנוע מכני" w:date="2026-10-11T12:04:39Z">
        <w:r w:rsidRPr="006F178A">
          <w:rPr>
            <w:rFonts w:hint="cs"/>
            <w:rtl/>
          </w:rPr>
          <w:delText xml:space="preserve">ביה</w:delText>
        </w:r>
      </w:del>
      <w:r w:rsidRPr="006F178A">
        <w:rPr>
          <w:rFonts w:hint="cs"/>
          <w:rtl/>
        </w:rPr>
        <w:t xml:space="preserve"> עפר.</w:t>
      </w:r>
    </w:p>
    <w:p>
      <w:pPr>
        <w:pStyle w:val="afffff8"/>
        <w:rPr>
          <w:ins w:id="91019" w:author="קלוד" w:date="2026-10-11T12:33:55Z"/>
        </w:rPr>
      </w:pPr>
      <w:ins w:id="91020" w:author="קלוד" w:date="2026-10-11T12:33:55Z">
        <w:r>
          <w:rPr>
            <w:color w:val="7B3F00"/>
          </w:rPr>
          <w:t xml:space="preserve">מעשה אנשי טבריא - סילון של צונן לאמה של חמין</w:t>
        </w:r>
      </w:ins>
    </w:p>
    <w:p>
      <w:pPr>
        <w:pStyle w:val="38"/>
        <w:rPr>
          <w:ins w:id="97377" w:author="מנוע מכני" w:date="2026-10-11T12:04:39Z"/>
        </w:rPr>
      </w:pPr>
      <w:r w:rsidRPr="006F178A">
        <w:t xml:space="preserve">והך</w:t>
      </w:r>
    </w:p>
    <w:p w:rsidR="00E9703F" w:rsidRPr="006F178A" w:rsidRDefault="00E9703F" w:rsidP="00E9703F">
      <w:pPr>
        <w:rPr>
          <w:rStyle w:val="afffe"/>
          <w:rFonts w:ascii="Fb Fontext" w:hAnsi="Fb Fontext"/>
          <w:rtl/>
        </w:rPr>
      </w:pPr>
      <w:del w:id="97378" w:author="מנוע מכני" w:date="2026-10-11T12:04:39Z">
        <w:r w:rsidRPr="006F178A">
          <w:rPr>
            <w:rStyle w:val="afffe"/>
            <w:rFonts w:ascii="Fb Fontext" w:hAnsi="Fb Fontext"/>
            <w:rtl/>
          </w:rPr>
          <w:delText xml:space="preserve"> </w:delText>
        </w:r>
      </w:del>
      <w:r w:rsidRPr="006F178A">
        <w:rPr>
          <w:rStyle w:val="afffe"/>
          <w:rFonts w:ascii="Fb Fontext" w:hAnsi="Fb Fontext"/>
          <w:rtl/>
        </w:rPr>
        <w:t xml:space="preserve">מעשה שעשו אנשי טבריא והביאו סילון של צונן לתוך אמה של חמין </w:t>
      </w:r>
      <w:r>
        <w:rPr>
          <w:rStyle w:val="afffe"/>
          <w:rFonts w:ascii="Fb Fontext" w:hAnsi="Fb Fontext"/>
          <w:rtl/>
        </w:rPr>
        <w:t>וכו'</w:t>
      </w:r>
      <w:r w:rsidRPr="006F178A">
        <w:rPr>
          <w:rStyle w:val="afffe"/>
          <w:rFonts w:ascii="Fb Fontext" w:hAnsi="Fb Fontext"/>
          <w:rtl/>
        </w:rPr>
        <w:t>.</w:t>
      </w:r>
    </w:p>
    <w:p w:rsidR="00E9703F" w:rsidRDefault="00E9703F" w:rsidP="00E9703F">
      <w:pPr>
        <w:rPr>
          <w:rtl/>
        </w:rPr>
      </w:pPr>
      <w:ins w:id="95419" w:author="קלוד" w:date="2026-10-11T13:11:34Z">
        <w:r>
          <w:rPr>
            <w:rStyle w:val="2fb"/>
            <w:rFonts w:hint="cs"/>
            <w:rtl/>
          </w:rPr>
          <w:t xml:space="preserve">לרבה </w:t>
        </w:r>
        <w:r>
          <w:rPr>
            <w:rStyle w:val="afffffe"/>
            <w:rFonts w:hint="cs"/>
            <w:rtl/>
          </w:rPr>
          <w:t xml:space="preserve">המעשה</w:t>
        </w:r>
      </w:ins>
      <w:del w:id="95420" w:author="קלוד" w:date="2026-10-11T13:11:34Z">
        <w:r w:rsidRPr="006F178A">
          <w:rPr>
            <w:rStyle w:val="2fb"/>
            <w:rFonts w:hint="cs"/>
            <w:rtl/>
          </w:rPr>
          <w:delText xml:space="preserve">לרבה</w:delText>
        </w:r>
      </w:del>
      <w:r w:rsidRPr="006F178A">
        <w:rPr>
          <w:rFonts w:hint="cs"/>
          <w:rtl/>
        </w:rPr>
        <w:t xml:space="preserve"> </w:t>
      </w:r>
      <w:ins w:id="95947" w:author="מנוע מכני" w:date="2026-10-11T12:04:39Z">
        <w:r>
          <w:rPr>
            <w:rFonts w:hint="cs"/>
            <w:rtl/>
          </w:rPr>
          <w:t xml:space="preserve">עומד</w:t>
        </w:r>
      </w:ins>
      <w:del w:id="95948" w:author="מנוע מכני" w:date="2026-10-11T12:04:39Z">
        <w:r w:rsidRPr="006F178A">
          <w:rPr>
            <w:rFonts w:hint="cs"/>
            <w:rtl/>
          </w:rPr>
          <w:delText xml:space="preserve">קאי</w:delText>
        </w:r>
      </w:del>
      <w:r w:rsidRPr="006F178A">
        <w:rPr>
          <w:rFonts w:hint="cs"/>
          <w:rtl/>
        </w:rPr>
        <w:t xml:space="preserve"> </w:t>
      </w:r>
      <w:ins w:id="95417" w:author="קלוד" w:date="2026-10-11T13:11:34Z">
        <w:r>
          <w:rPr>
            <w:rFonts w:hint="cs"/>
            <w:rtl/>
          </w:rPr>
          <w:t xml:space="preserve">על</w:t>
        </w:r>
      </w:ins>
      <w:del w:id="95418" w:author="קלוד" w:date="2026-10-11T13:11:34Z">
        <w:r w:rsidRPr="006F178A">
          <w:rPr>
            <w:rFonts w:hint="cs"/>
            <w:rtl/>
          </w:rPr>
          <w:delText xml:space="preserve">אסיפא</w:delText>
        </w:r>
      </w:del>
      <w:r w:rsidRPr="006F178A">
        <w:rPr>
          <w:rFonts w:hint="cs"/>
          <w:rtl/>
        </w:rPr>
        <w:t xml:space="preserve"> </w:t>
      </w:r>
      <w:ins w:id="95415" w:author="קלוד" w:date="2026-10-11T13:11:34Z">
        <w:r>
          <w:rPr>
            <w:rFonts w:hint="cs"/>
            <w:rtl/>
          </w:rPr>
          <w:t xml:space="preserve">הסיפא,</w:t>
        </w:r>
      </w:ins>
      <w:del w:id="95416" w:author="קלוד" w:date="2026-10-11T13:11:34Z">
        <w:r w:rsidRPr="006F178A">
          <w:rPr>
            <w:rFonts w:hint="cs"/>
            <w:rtl/>
          </w:rPr>
          <w:delText xml:space="preserve">דדמי</w:delText>
        </w:r>
      </w:del>
      <w:r w:rsidRPr="006F178A">
        <w:rPr>
          <w:rFonts w:hint="cs"/>
          <w:rtl/>
        </w:rPr>
        <w:t xml:space="preserve"> </w:t>
      </w:r>
      <w:ins w:id="95413" w:author="קלוד" w:date="2026-10-11T13:11:34Z">
        <w:r>
          <w:rPr>
            <w:rFonts w:hint="cs"/>
            <w:rtl/>
          </w:rPr>
          <w:t xml:space="preserve">שדומה להטמנה.</w:t>
        </w:r>
      </w:ins>
      <w:del w:id="95414" w:author="קלוד" w:date="2026-10-11T13:11:34Z">
        <w:r w:rsidRPr="006F178A">
          <w:rPr>
            <w:rFonts w:hint="cs"/>
            <w:rtl/>
          </w:rPr>
          <w:delText xml:space="preserve">להטמנה</w:delText>
        </w:r>
      </w:del>
    </w:p>
    <w:p w:rsidR="00E9703F" w:rsidRPr="006061D7" w:rsidRDefault="00E9703F" w:rsidP="00E9703F">
      <w:pPr>
        <w:rPr>
          <w:rtl/>
        </w:rPr>
      </w:pPr>
      <w:r w:rsidRPr="006061D7">
        <w:rPr>
          <w:rStyle w:val="2fb"/>
          <w:rFonts w:hint="cs"/>
          <w:rtl/>
        </w:rPr>
        <w:t xml:space="preserve">ולרב יוסף</w:t>
      </w:r>
      <w:ins w:id="95437" w:author="קלוד" w:date="2026-10-11T13:11:34Z">
        <w:r>
          <w:rPr>
            <w:rFonts w:hint="cs"/>
            <w:rtl/>
          </w:rPr>
          <w:t xml:space="preserve"> </w:t>
        </w:r>
      </w:ins>
      <w:del w:id="95438" w:author="קלוד" w:date="2026-10-11T13:11:34Z">
        <w:r w:rsidRPr="006061D7">
          <w:rPr>
            <w:rFonts w:hint="cs"/>
            <w:rtl/>
          </w:rPr>
          <w:delText xml:space="preserve"> </w:delText>
        </w:r>
        <w:r w:rsidRPr="006061D7">
          <w:rPr>
            <w:rtl/>
          </w:rPr>
          <w:delText xml:space="preserve">ארישא </w:delText>
        </w:r>
      </w:del>
      <w:ins w:id="95949" w:author="מנוע מכני" w:date="2026-10-11T12:04:39Z">
        <w:r>
          <w:rPr>
            <w:rtl/>
          </w:rPr>
          <w:t xml:space="preserve">עומד</w:t>
        </w:r>
      </w:ins>
      <w:del w:id="95950" w:author="מנוע מכני" w:date="2026-10-11T12:04:39Z">
        <w:r w:rsidRPr="006061D7">
          <w:rPr>
            <w:rtl/>
          </w:rPr>
          <w:delText xml:space="preserve">קאי</w:delText>
        </w:r>
      </w:del>
      <w:r w:rsidRPr="006061D7">
        <w:rPr>
          <w:rtl/>
        </w:rPr>
        <w:t xml:space="preserve"> </w:t>
      </w:r>
      <w:ins w:id="95435" w:author="קלוד" w:date="2026-10-11T13:11:34Z">
        <w:r>
          <w:rPr>
            <w:rtl/>
          </w:rPr>
          <w:t xml:space="preserve">על</w:t>
        </w:r>
      </w:ins>
      <w:del w:id="95436" w:author="קלוד" w:date="2026-10-11T13:11:34Z">
        <w:r w:rsidRPr="006061D7">
          <w:rPr>
            <w:rtl/>
          </w:rPr>
          <w:delText xml:space="preserve">דרבנן</w:delText>
        </w:r>
      </w:del>
      <w:r w:rsidRPr="006061D7">
        <w:rPr>
          <w:rtl/>
        </w:rPr>
        <w:t xml:space="preserve"> </w:t>
      </w:r>
      <w:ins w:id="95433" w:author="קלוד" w:date="2026-10-11T13:11:34Z">
        <w:r>
          <w:rPr>
            <w:rtl/>
          </w:rPr>
          <w:t xml:space="preserve">הרישא:</w:t>
        </w:r>
      </w:ins>
      <w:del w:id="95434" w:author="קלוד" w:date="2026-10-11T13:11:34Z">
        <w:r w:rsidRPr="006061D7">
          <w:rPr>
            <w:rtl/>
          </w:rPr>
          <w:delText xml:space="preserve">א"ל</w:delText>
        </w:r>
      </w:del>
      <w:r w:rsidRPr="006061D7">
        <w:rPr>
          <w:rtl/>
        </w:rPr>
        <w:t xml:space="preserve"> </w:t>
      </w:r>
      <w:ins w:id="95431" w:author="קלוד" w:date="2026-10-11T13:11:34Z">
        <w:r>
          <w:rPr>
            <w:rStyle w:val="2fb"/>
            <w:rtl/>
          </w:rPr>
          <w:t xml:space="preserve">רבנן אמרו לר"י,</w:t>
        </w:r>
      </w:ins>
      <w:del w:id="95432" w:author="קלוד" w:date="2026-10-11T13:11:34Z">
        <w:r w:rsidRPr="006061D7">
          <w:rPr>
            <w:rStyle w:val="2fb"/>
            <w:rtl/>
          </w:rPr>
          <w:delText xml:space="preserve">לר"י</w:delText>
        </w:r>
      </w:del>
      <w:r w:rsidRPr="006061D7">
        <w:rPr>
          <w:rtl/>
        </w:rPr>
        <w:t xml:space="preserve"> שהתיר </w:t>
      </w:r>
      <w:ins w:id="95429" w:author="קלוד" w:date="2026-10-11T13:11:34Z">
        <w:r>
          <w:rPr>
            <w:rtl/>
          </w:rPr>
          <w:t xml:space="preserve">בסודרין,</w:t>
        </w:r>
      </w:ins>
      <w:del w:id="95430" w:author="קלוד" w:date="2026-10-11T13:11:34Z">
        <w:r w:rsidRPr="006061D7">
          <w:rPr>
            <w:rtl/>
          </w:rPr>
          <w:delText xml:space="preserve">בסודרין</w:delText>
        </w:r>
      </w:del>
      <w:r w:rsidRPr="006061D7">
        <w:rPr>
          <w:rtl/>
        </w:rPr>
        <w:t xml:space="preserve"> </w:t>
      </w:r>
      <w:ins w:id="95427" w:author="קלוד" w:date="2026-10-11T13:11:34Z">
        <w:r>
          <w:rPr>
            <w:rtl/>
          </w:rPr>
          <w:t xml:space="preserve">שמעשה</w:t>
        </w:r>
      </w:ins>
      <w:del w:id="95428" w:author="קלוד" w:date="2026-10-11T13:11:34Z">
        <w:r w:rsidRPr="006061D7">
          <w:rPr>
            <w:rtl/>
          </w:rPr>
          <w:delText xml:space="preserve">דמעשה</w:delText>
        </w:r>
      </w:del>
      <w:r w:rsidRPr="006061D7">
        <w:rPr>
          <w:rtl/>
        </w:rPr>
        <w:t xml:space="preserve"> </w:t>
      </w:r>
      <w:ins w:id="95425" w:author="קלוד" w:date="2026-10-11T13:11:34Z">
        <w:r>
          <w:rPr>
            <w:rtl/>
          </w:rPr>
          <w:t xml:space="preserve">טבריא</w:t>
        </w:r>
      </w:ins>
      <w:del w:id="95426" w:author="קלוד" w:date="2026-10-11T13:11:34Z">
        <w:r w:rsidRPr="006061D7">
          <w:rPr>
            <w:rtl/>
          </w:rPr>
          <w:delText xml:space="preserve">דטבריא</w:delText>
        </w:r>
      </w:del>
      <w:r w:rsidRPr="006061D7">
        <w:rPr>
          <w:rtl/>
        </w:rPr>
        <w:t xml:space="preserve"> תולדות </w:t>
      </w:r>
      <w:ins w:id="95423" w:author="קלוד" w:date="2026-10-11T13:11:34Z">
        <w:r>
          <w:rPr>
            <w:rtl/>
          </w:rPr>
          <w:t xml:space="preserve">חמה</w:t>
        </w:r>
      </w:ins>
      <w:del w:id="95424" w:author="קלוד" w:date="2026-10-11T13:11:34Z">
        <w:r w:rsidRPr="006061D7">
          <w:rPr>
            <w:rtl/>
          </w:rPr>
          <w:delText xml:space="preserve">חמה,</w:delText>
        </w:r>
      </w:del>
      <w:r w:rsidRPr="006061D7">
        <w:rPr>
          <w:rtl/>
        </w:rPr>
        <w:t xml:space="preserve"> </w:t>
      </w:r>
      <w:ins w:id="95421" w:author="קלוד" w:date="2026-10-11T13:11:34Z">
        <w:r>
          <w:rPr>
            <w:rtl/>
          </w:rPr>
          <w:t xml:space="preserve">הוא, ואסרו</w:t>
        </w:r>
      </w:ins>
      <w:del w:id="95422" w:author="קלוד" w:date="2026-10-11T13:11:34Z">
        <w:r w:rsidRPr="006061D7">
          <w:rPr>
            <w:rtl/>
          </w:rPr>
          <w:delText xml:space="preserve">ואסרי</w:delText>
        </w:r>
      </w:del>
      <w:r w:rsidRPr="006061D7">
        <w:rPr>
          <w:rtl/>
        </w:rPr>
        <w:t xml:space="preserve"> </w:t>
      </w:r>
      <w:ins w:id="94267" w:author="מנוע מכני" w:date="2026-10-11T12:04:39Z">
        <w:r>
          <w:rPr>
            <w:rtl/>
          </w:rPr>
          <w:t xml:space="preserve">להם</w:t>
        </w:r>
      </w:ins>
      <w:del w:id="94268" w:author="מנוע מכני" w:date="2026-10-11T12:04:39Z">
        <w:r w:rsidRPr="006061D7">
          <w:rPr>
            <w:rtl/>
          </w:rPr>
          <w:delText xml:space="preserve">להו</w:delText>
        </w:r>
      </w:del>
      <w:r w:rsidRPr="006061D7">
        <w:rPr>
          <w:rtl/>
        </w:rPr>
        <w:t xml:space="preserve"> רבנן.</w:t>
      </w:r>
    </w:p>
    <w:p w:rsidR="00E9703F" w:rsidRPr="006F178A" w:rsidRDefault="00E9703F" w:rsidP="00E9703F">
      <w:pPr>
        <w:rPr>
          <w:rtl/>
        </w:rPr>
      </w:pPr>
      <w:ins w:id="95447" w:author="קלוד" w:date="2026-10-11T13:11:34Z">
        <w:r>
          <w:rPr>
            <w:rFonts w:ascii="Fb Fontext" w:hAnsi="Fb Fontext"/>
            <w:rtl/>
          </w:rPr>
          <w:t xml:space="preserve">ועל זה</w:t>
        </w:r>
      </w:ins>
      <w:del w:id="95448" w:author="קלוד" w:date="2026-10-11T13:11:34Z">
        <w:r w:rsidRPr="006F178A">
          <w:rPr>
            <w:rFonts w:ascii="Fb Fontext" w:hAnsi="Fb Fontext"/>
            <w:rtl/>
          </w:rPr>
          <w:delText xml:space="preserve">ואהך</w:delText>
        </w:r>
      </w:del>
      <w:r w:rsidRPr="006F178A">
        <w:rPr>
          <w:rFonts w:ascii="Fb Fontext" w:hAnsi="Fb Fontext"/>
          <w:rtl/>
        </w:rPr>
        <w:t xml:space="preserve"> השיב להם </w:t>
      </w:r>
      <w:ins w:id="95445" w:author="קלוד" w:date="2026-10-11T13:11:34Z">
        <w:r>
          <w:rPr>
            <w:rStyle w:val="afffffe"/>
            <w:rFonts w:ascii="Fb Fontext" w:hAnsi="Fb Fontext"/>
            <w:rtl/>
          </w:rPr>
          <w:t xml:space="preserve">ר"י</w:t>
        </w:r>
        <w:r>
          <w:rPr>
            <w:rFonts w:ascii="Fb Fontext" w:hAnsi="Fb Fontext"/>
            <w:rtl/>
          </w:rPr>
          <w:t xml:space="preserve">: ההוא</w:t>
        </w:r>
      </w:ins>
      <w:del w:id="95446" w:author="קלוד" w:date="2026-10-11T13:11:34Z">
        <w:r w:rsidRPr="006F178A">
          <w:rPr>
            <w:rFonts w:ascii="Fb Fontext" w:hAnsi="Fb Fontext"/>
            <w:rtl/>
          </w:rPr>
          <w:delText xml:space="preserve">דההוא</w:delText>
        </w:r>
      </w:del>
      <w:r w:rsidRPr="006F178A">
        <w:rPr>
          <w:rFonts w:ascii="Fb Fontext" w:hAnsi="Fb Fontext"/>
          <w:rtl/>
        </w:rPr>
        <w:t xml:space="preserve"> - תולדות אור הוא, </w:t>
      </w:r>
      <w:ins w:id="95443" w:author="קלוד" w:date="2026-10-11T13:11:34Z">
        <w:r>
          <w:rPr>
            <w:rFonts w:ascii="Fb Fontext" w:hAnsi="Fb Fontext"/>
            <w:rtl/>
          </w:rPr>
          <w:t xml:space="preserve">שעוברים</w:t>
        </w:r>
      </w:ins>
      <w:del w:id="95444" w:author="קלוד" w:date="2026-10-11T13:11:34Z">
        <w:r w:rsidRPr="006F178A">
          <w:rPr>
            <w:rFonts w:ascii="Fb Fontext" w:hAnsi="Fb Fontext"/>
            <w:rtl/>
          </w:rPr>
          <w:delText xml:space="preserve">דחלפי</w:delText>
        </w:r>
      </w:del>
      <w:r w:rsidRPr="006F178A">
        <w:rPr>
          <w:rFonts w:ascii="Fb Fontext" w:hAnsi="Fb Fontext"/>
          <w:rtl/>
        </w:rPr>
        <w:t xml:space="preserve"> </w:t>
      </w:r>
      <w:ins w:id="95441" w:author="קלוד" w:date="2026-10-11T13:11:34Z">
        <w:r>
          <w:rPr>
            <w:rFonts w:ascii="Fb Fontext" w:hAnsi="Fb Fontext"/>
            <w:rtl/>
          </w:rPr>
          <w:t xml:space="preserve">על</w:t>
        </w:r>
      </w:ins>
      <w:del w:id="95442" w:author="קלוד" w:date="2026-10-11T13:11:34Z">
        <w:r w:rsidRPr="006F178A">
          <w:rPr>
            <w:rFonts w:ascii="Fb Fontext" w:hAnsi="Fb Fontext"/>
            <w:rtl/>
          </w:rPr>
          <w:delText xml:space="preserve">אפיתחא</w:delText>
        </w:r>
      </w:del>
      <w:r w:rsidRPr="006F178A">
        <w:rPr>
          <w:rFonts w:ascii="Fb Fontext" w:hAnsi="Fb Fontext"/>
          <w:rtl/>
        </w:rPr>
        <w:t xml:space="preserve"> </w:t>
      </w:r>
      <w:ins w:id="95439" w:author="קלוד" w:date="2026-10-11T13:11:34Z">
        <w:r>
          <w:rPr>
            <w:rFonts w:ascii="Fb Fontext" w:hAnsi="Fb Fontext"/>
            <w:rtl/>
          </w:rPr>
          <w:t xml:space="preserve">פתח גיהנם.</w:t>
        </w:r>
      </w:ins>
      <w:del w:id="95440" w:author="קלוד" w:date="2026-10-11T13:11:34Z">
        <w:r w:rsidRPr="006F178A">
          <w:rPr>
            <w:rFonts w:ascii="Fb Fontext" w:hAnsi="Fb Fontext"/>
            <w:rtl/>
          </w:rPr>
          <w:delText xml:space="preserve">דגיהנם.</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r w:rsidRPr="006F178A">
        <w:rPr>
          <w:rStyle w:val="2fb"/>
          <w:rFonts w:ascii="Fb Fontext" w:hAnsi="Fb Fontext"/>
          <w:rtl/>
        </w:rPr>
        <w:t xml:space="preserve">ר"ח</w:t>
      </w:r>
      <w:r w:rsidRPr="006F178A">
        <w:rPr>
          <w:rFonts w:ascii="Fb Fontext" w:hAnsi="Fb Fontext"/>
          <w:rtl/>
        </w:rPr>
        <w:t xml:space="preserve"> למד ממעשה שעשו אנשי טבריא </w:t>
      </w:r>
      <w:ins w:id="95449" w:author="קלוד" w:date="2026-10-11T13:11:34Z">
        <w:r>
          <w:rPr>
            <w:rFonts w:ascii="Fb Fontext" w:hAnsi="Fb Fontext"/>
            <w:rtl/>
          </w:rPr>
          <w:t xml:space="preserve">ואסרו</w:t>
        </w:r>
      </w:ins>
      <w:del w:id="95450" w:author="קלוד" w:date="2026-10-11T13:11:34Z">
        <w:r w:rsidRPr="006F178A">
          <w:rPr>
            <w:rFonts w:ascii="Fb Fontext" w:hAnsi="Fb Fontext"/>
            <w:rtl/>
          </w:rPr>
          <w:delText xml:space="preserve">ואסרי</w:delText>
        </w:r>
      </w:del>
      <w:r w:rsidRPr="006F178A">
        <w:rPr>
          <w:rFonts w:ascii="Fb Fontext" w:hAnsi="Fb Fontext"/>
          <w:rtl/>
        </w:rPr>
        <w:t xml:space="preserve"> </w:t>
      </w:r>
      <w:ins w:id="94269" w:author="מנוע מכני" w:date="2026-10-11T12:04:39Z">
        <w:r>
          <w:rPr>
            <w:rFonts w:ascii="Fb Fontext" w:hAnsi="Fb Fontext"/>
            <w:rtl/>
          </w:rPr>
          <w:t xml:space="preserve">להם</w:t>
        </w:r>
      </w:ins>
      <w:del w:id="94270" w:author="מנוע מכני" w:date="2026-10-11T12:04:39Z">
        <w:r w:rsidRPr="006F178A">
          <w:rPr>
            <w:rFonts w:ascii="Fb Fontext" w:hAnsi="Fb Fontext"/>
            <w:rtl/>
          </w:rPr>
          <w:delText xml:space="preserve">להו</w:delText>
        </w:r>
      </w:del>
      <w:r w:rsidRPr="006F178A">
        <w:rPr>
          <w:rFonts w:ascii="Fb Fontext" w:hAnsi="Fb Fontext"/>
          <w:rtl/>
        </w:rPr>
        <w:t xml:space="preserve"> רבנן</w:t>
      </w:r>
    </w:p>
    <w:p w:rsidR="00E9703F" w:rsidRPr="006F178A" w:rsidRDefault="00E9703F" w:rsidP="00E9703F">
      <w:pPr>
        <w:rPr>
          <w:rtl/>
        </w:rPr>
      </w:pPr>
      <w:r w:rsidRPr="006F178A">
        <w:rPr>
          <w:rFonts w:ascii="Fb Fontext" w:hAnsi="Fb Fontext"/>
          <w:sz w:val="20"/>
          <w:rtl/>
        </w:rPr>
        <w:tab/>
        <w:t xml:space="preserve">- </w:t>
      </w:r>
      <w:r w:rsidRPr="006F178A">
        <w:rPr>
          <w:rFonts w:ascii="Fb Fontext" w:hAnsi="Fb Fontext" w:hint="cs"/>
          <w:sz w:val="20"/>
          <w:rtl/>
        </w:rPr>
        <w:t>ד</w:t>
      </w:r>
      <w:r w:rsidRPr="006F178A">
        <w:rPr>
          <w:rFonts w:ascii="Fb Fontext" w:hAnsi="Fb Fontext"/>
          <w:sz w:val="20"/>
          <w:rtl/>
        </w:rPr>
        <w:t xml:space="preserve">בטלה הטמנה בדבר המוסיף הבל, </w:t>
      </w:r>
      <w:ins w:id="90301" w:author="מנוע מכני" w:date="2026-10-11T12:04:39Z">
        <w:r>
          <w:rPr>
            <w:rFonts w:ascii="Fb Fontext" w:hAnsi="Fb Fontext"/>
            <w:sz w:val="20"/>
            <w:rtl/>
          </w:rPr>
          <w:t xml:space="preserve">ואפי'</w:t>
        </w:r>
      </w:ins>
      <w:del w:id="90302" w:author="מנוע מכני" w:date="2026-10-11T12:04:39Z">
        <w:r w:rsidRPr="006F178A">
          <w:rPr>
            <w:rFonts w:ascii="Fb Fontext" w:hAnsi="Fb Fontext"/>
            <w:sz w:val="20"/>
            <w:rtl/>
          </w:rPr>
          <w:delText xml:space="preserve">ואפילו</w:delText>
        </w:r>
      </w:del>
      <w:r w:rsidRPr="006F178A">
        <w:rPr>
          <w:rFonts w:ascii="Fb Fontext" w:hAnsi="Fb Fontext"/>
          <w:sz w:val="20"/>
          <w:rtl/>
        </w:rPr>
        <w:t xml:space="preserve"> מבעוד יום.</w:t>
      </w:r>
    </w:p>
    <w:p>
      <w:pPr>
        <w:pStyle w:val="38"/>
        <w:rPr>
          <w:ins w:id="97379" w:author="מנוע מכני" w:date="2026-10-11T12:04:39Z"/>
        </w:rPr>
      </w:pPr>
      <w:r w:rsidRPr="006F178A">
        <w:t>לעולא</w:t>
      </w:r>
      <w:r w:rsidRPr="006F178A">
        <w:t xml:space="preserve">:</w:t>
      </w:r>
    </w:p>
    <w:p w:rsidR="00E9703F" w:rsidRPr="006F178A" w:rsidRDefault="00E9703F" w:rsidP="00E9703F">
      <w:pPr>
        <w:rPr>
          <w:rtl/>
        </w:rPr>
      </w:pPr>
      <w:del w:id="97380" w:author="מנוע מכני" w:date="2026-10-11T12:04:39Z">
        <w:r w:rsidRPr="006F178A">
          <w:rPr>
            <w:rFonts w:ascii="Fb Fontext" w:hAnsi="Fb Fontext"/>
            <w:rtl/>
          </w:rPr>
          <w:delText xml:space="preserve"> </w:delText>
        </w:r>
      </w:del>
      <w:r w:rsidRPr="006F178A">
        <w:rPr>
          <w:rFonts w:ascii="Fb Fontext" w:hAnsi="Fb Fontext"/>
          <w:rtl/>
        </w:rPr>
        <w:t xml:space="preserve">הלכה כאנשי טבריא. </w:t>
      </w:r>
      <w:r w:rsidRPr="006F178A">
        <w:rPr>
          <w:rStyle w:val="2fb"/>
          <w:rFonts w:ascii="Fb Fontext" w:hAnsi="Fb Fontext"/>
          <w:rtl/>
        </w:rPr>
        <w:t xml:space="preserve">ור"נ</w:t>
      </w:r>
      <w:r w:rsidRPr="006F178A">
        <w:rPr>
          <w:rFonts w:ascii="Fb Fontext" w:hAnsi="Fb Fontext"/>
          <w:rtl/>
        </w:rPr>
        <w:t xml:space="preserve"> </w:t>
      </w:r>
      <w:ins w:id="95457" w:author="קלוד" w:date="2026-10-11T13:11:34Z">
        <w:r>
          <w:rPr>
            <w:rFonts w:ascii="Fb Fontext" w:hAnsi="Fb Fontext"/>
            <w:rtl/>
          </w:rPr>
          <w:t xml:space="preserve">חולק:</w:t>
        </w:r>
      </w:ins>
      <w:del w:id="95458" w:author="קלוד" w:date="2026-10-11T13:11:34Z">
        <w:r w:rsidRPr="006F178A">
          <w:rPr>
            <w:rFonts w:ascii="Fb Fontext" w:hAnsi="Fb Fontext"/>
            <w:rtl/>
          </w:rPr>
          <w:delText xml:space="preserve">פליג </w:delText>
        </w:r>
        <w:r>
          <w:rPr>
            <w:rFonts w:ascii="Fb Fontext" w:hAnsi="Fb Fontext"/>
            <w:rtl/>
          </w:rPr>
          <w:delText xml:space="preserve">וסבר</w:delText>
        </w:r>
        <w:r w:rsidRPr="006F178A">
          <w:rPr>
            <w:rFonts w:ascii="Fb Fontext" w:hAnsi="Fb Fontext"/>
            <w:rtl/>
          </w:rPr>
          <w:delText xml:space="preserve"> ד</w:delText>
        </w:r>
        <w:r>
          <w:rPr>
            <w:rFonts w:ascii="Fb Fontext" w:hAnsi="Fb Fontext"/>
            <w:rtl/>
          </w:rPr>
          <w:delText xml:space="preserve">אפי'</w:delText>
        </w:r>
      </w:del>
      <w:ins w:id="95143" w:author="מנוע מכני" w:date="2026-10-11T12:04:39Z"/>
      <w:del w:id="95144" w:author="מנוע מכני" w:date="2026-10-11T12:04:39Z">
        <w:r w:rsidRPr="006F178A">
          <w:rPr>
            <w:rFonts w:ascii="Fb Fontext" w:hAnsi="Fb Fontext"/>
            <w:rtl/>
          </w:rPr>
          <w:delText xml:space="preserve">וס"ל</w:delText>
        </w:r>
      </w:del>
      <w:r w:rsidRPr="006F178A">
        <w:rPr>
          <w:rFonts w:ascii="Fb Fontext" w:hAnsi="Fb Fontext"/>
          <w:rtl/>
        </w:rPr>
        <w:t xml:space="preserve"> אנשי טברי</w:t>
      </w:r>
      <w:r w:rsidRPr="006F178A">
        <w:rPr>
          <w:rFonts w:ascii="Fb Fontext" w:hAnsi="Fb Fontext" w:hint="cs"/>
          <w:rtl/>
        </w:rPr>
        <w:t>א</w:t>
      </w:r>
      <w:ins w:id="95455" w:author="קלוד" w:date="2026-10-11T13:11:34Z">
        <w:r>
          <w:rPr>
            <w:rFonts w:ascii="Fb Fontext" w:hAnsi="Fb Fontext"/>
            <w:rtl/>
          </w:rPr>
          <w:t xml:space="preserve"> עצמם </w:t>
        </w:r>
      </w:ins>
      <w:del w:id="95456" w:author="קלוד" w:date="2026-10-11T13:11:34Z">
        <w:r w:rsidRPr="006F178A">
          <w:rPr>
            <w:rFonts w:ascii="Fb Fontext" w:hAnsi="Fb Fontext"/>
            <w:rtl/>
          </w:rPr>
          <w:delText xml:space="preserve"> </w:delText>
        </w:r>
      </w:del>
      <w:r w:rsidRPr="006F178A">
        <w:rPr>
          <w:rFonts w:ascii="Fb Fontext" w:hAnsi="Fb Fontext"/>
          <w:rtl/>
        </w:rPr>
        <w:t xml:space="preserve">כבר </w:t>
      </w:r>
      <w:ins w:id="95453" w:author="קלוד" w:date="2026-10-11T13:11:34Z">
        <w:r>
          <w:rPr>
            <w:rFonts w:ascii="Fb Fontext" w:hAnsi="Fb Fontext"/>
            <w:rtl/>
          </w:rPr>
          <w:t xml:space="preserve">שברו</w:t>
        </w:r>
      </w:ins>
      <w:del w:id="95454" w:author="קלוד" w:date="2026-10-11T13:11:34Z">
        <w:r w:rsidRPr="006F178A">
          <w:rPr>
            <w:rFonts w:ascii="Fb Fontext" w:hAnsi="Fb Fontext"/>
            <w:rtl/>
          </w:rPr>
          <w:delText xml:space="preserve">תברינהו</w:delText>
        </w:r>
      </w:del>
      <w:r w:rsidRPr="006F178A">
        <w:rPr>
          <w:rFonts w:ascii="Fb Fontext" w:hAnsi="Fb Fontext"/>
          <w:rtl/>
        </w:rPr>
        <w:t xml:space="preserve"> </w:t>
      </w:r>
      <w:ins w:id="90193" w:author="Claude - סמנטי" w:date="2026-10-11T12:28:21Z">
        <w:ins w:id="95451" w:author="קלוד" w:date="2026-10-11T13:11:34Z">
          <w:r>
            <w:rPr>
              <w:rFonts w:ascii="Fb Fontext" w:hAnsi="Fb Fontext"/>
              <w:rtl/>
            </w:rPr>
            <w:t xml:space="preserve">את סילוניהם.</w:t>
          </w:r>
        </w:ins>
        <w:del w:id="95452" w:author="קלוד" w:date="2026-10-11T13:11:34Z">
          <w:r>
            <w:rPr>
              <w:rFonts w:ascii="Fb Fontext" w:hAnsi="Fb Fontext"/>
              <w:rtl/>
            </w:rPr>
            <w:delText xml:space="preserve">לסילוניהם</w:delText>
          </w:r>
          <w:r w:rsidRPr="006F178A">
            <w:rPr>
              <w:rFonts w:ascii="Fb Fontext" w:hAnsi="Fb Fontext"/>
              <w:rtl/>
            </w:rPr>
            <w:delText xml:space="preserve">.</w:delText>
          </w:r>
        </w:del>
      </w:ins>
      <w:del w:id="90194" w:author="Claude - סמנטי" w:date="2026-10-11T12:28:21Z">
        <w:r w:rsidRPr="006F178A">
          <w:rPr>
            <w:rFonts w:ascii="Fb Fontext" w:hAnsi="Fb Fontext"/>
            <w:rtl/>
          </w:rPr>
          <w:delText xml:space="preserve">לסילונייהו</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tl/>
        </w:rPr>
      </w:pPr>
      <w:r w:rsidRPr="006F178A">
        <w:rPr>
          <w:rtl/>
        </w:rPr>
        <w:lastRenderedPageBreak/>
        <w:t xml:space="preserve">מה שהוכיחו רבנן מרחיצת אנשי </w:t>
      </w:r>
      <w:ins w:id="95463" w:author="קלוד" w:date="2026-10-11T13:11:34Z">
        <w:r>
          <w:rPr>
            <w:rtl/>
          </w:rPr>
          <w:t xml:space="preserve">טבריא</w:t>
        </w:r>
      </w:ins>
      <w:del w:id="95464" w:author="קלוד" w:date="2026-10-11T13:11:34Z">
        <w:r w:rsidRPr="006F178A">
          <w:rPr>
            <w:rtl/>
          </w:rPr>
          <w:lastRenderedPageBreak/>
          <w:delText xml:space="preserve">טבריא.</w:delText>
        </w:r>
      </w:del>
      <w:r w:rsidRPr="006F178A">
        <w:rPr>
          <w:rtl/>
        </w:rPr>
        <w:lastRenderedPageBreak/>
        <w:t xml:space="preserve"> </w:t>
      </w:r>
      <w:ins w:id="95461" w:author="קלוד" w:date="2026-10-11T13:11:34Z">
        <w:r>
          <w:rPr>
            <w:rtl/>
          </w:rPr>
          <w:t xml:space="preserve">-</w:t>
        </w:r>
      </w:ins>
      <w:del w:id="95462" w:author="קלוד" w:date="2026-10-11T13:11:34Z">
        <w:r w:rsidRPr="006F178A">
          <w:rPr>
            <w:rtl/>
          </w:rPr>
          <w:lastRenderedPageBreak/>
          <w:delText xml:space="preserve">הך</w:delText>
        </w:r>
      </w:del>
      <w:r w:rsidRPr="006F178A">
        <w:rPr>
          <w:rtl/>
        </w:rPr>
        <w:lastRenderedPageBreak/>
        <w:t xml:space="preserve"> </w:t>
      </w:r>
      <w:ins w:id="95459" w:author="קלוד" w:date="2026-10-11T13:11:34Z">
        <w:r>
          <w:rPr>
            <w:rtl/>
          </w:rPr>
          <w:t xml:space="preserve">רחיצה זו</w:t>
        </w:r>
      </w:ins>
      <w:del w:id="95460" w:author="קלוד" w:date="2026-10-11T13:11:34Z">
        <w:r w:rsidRPr="006F178A">
          <w:rPr>
            <w:rtl/>
          </w:rPr>
          <w:lastRenderedPageBreak/>
          <w:delText xml:space="preserve">רחיצה</w:delText>
        </w:r>
      </w:del>
      <w:r w:rsidRPr="006F178A">
        <w:rPr>
          <w:rtl/>
        </w:rPr>
        <w:lastRenderedPageBreak/>
        <w:t xml:space="preserve"> היינו להשתטף בהן כל גופו [ולא ליכנס לרחוץ בהם</w:t>
      </w:r>
      <w:r w:rsidRPr="006F178A">
        <w:rPr>
          <w:rFonts w:hint="cs"/>
          <w:rtl/>
        </w:rPr>
        <w:t>]</w:t>
      </w:r>
    </w:p>
    <w:p w:rsidR="00E9703F" w:rsidRPr="006F178A" w:rsidRDefault="00E9703F" w:rsidP="00E9703F">
      <w:pPr>
        <w:rPr>
          <w:rFonts w:ascii="Fb Fontext" w:hAnsi="Fb Fontext"/>
          <w:rtl/>
        </w:rPr>
      </w:pPr>
      <w:r w:rsidRPr="006F178A">
        <w:rPr>
          <w:rStyle w:val="2fb"/>
          <w:rFonts w:hint="cs"/>
          <w:rtl/>
        </w:rPr>
        <w:t>ו</w:t>
      </w:r>
      <w:r w:rsidRPr="006F178A">
        <w:rPr>
          <w:rStyle w:val="2fb"/>
          <w:rtl/>
        </w:rPr>
        <w:t xml:space="preserve">כר"ש</w:t>
      </w:r>
      <w:r w:rsidRPr="006F178A">
        <w:rPr>
          <w:rtl/>
        </w:rPr>
        <w:t xml:space="preserve"> שהתיר.</w:t>
      </w:r>
      <w:ins w:id="94179" w:author="מנוע מכני" w:date="2026-10-11T12:04:39Z">
        <w:ins w:id="94181" w:author="מנוע מכני" w:date="2026-10-11T12:04:39Z">
          <w:r>
            <w:rPr>
              <w:rFonts w:hint="cs"/>
              <w:rtl/>
            </w:rPr>
            <w:t xml:space="preserve"> </w:t>
          </w:r>
        </w:ins>
        <w:del w:id="94182" w:author="מנוע מכני" w:date="2026-10-11T12:04:39Z">
          <w:r>
            <w:rPr>
              <w:rFonts w:hint="cs"/>
              <w:rtl/>
            </w:rPr>
            <w:delText xml:space="preserve"> </w:delText>
          </w:r>
          <w:r w:rsidRPr="006F178A">
            <w:rPr>
              <w:rFonts w:ascii="Fb Fontext" w:hAnsi="Fb Fontext" w:hint="cs"/>
              <w:rtl/>
            </w:rPr>
            <w:delText xml:space="preserve"> </w:delText>
          </w:r>
        </w:del>
      </w:ins>
      <w:del w:id="94180" w:author="מנוע מכני" w:date="2026-10-11T12:04:39Z">
        <w:r>
          <w:rPr>
            <w:rFonts w:hint="cs"/>
            <w:rtl/>
          </w:rPr>
          <w:delText xml:space="preserve"> </w:delText>
        </w:r>
        <w:r>
          <w:rPr>
            <w:rFonts w:ascii="Fb Fontext" w:hAnsi="Fb Fontext" w:hint="cs"/>
            <w:rtl/>
          </w:rPr>
          <w:delText xml:space="preserve"> </w:delText>
        </w:r>
      </w:del>
      <w:r w:rsidRPr="006F178A">
        <w:rPr>
          <w:rFonts w:ascii="Fb Fontext" w:hAnsi="Fb Fontext"/>
          <w:rtl/>
        </w:rPr>
        <w:t xml:space="preserve">ולא </w:t>
      </w:r>
      <w:r w:rsidRPr="006F178A">
        <w:rPr>
          <w:rStyle w:val="2fb"/>
          <w:rFonts w:ascii="Fb Fontext" w:hAnsi="Fb Fontext"/>
          <w:rtl/>
        </w:rPr>
        <w:t xml:space="preserve">כר"מ</w:t>
      </w:r>
      <w:r w:rsidRPr="006F178A">
        <w:rPr>
          <w:rFonts w:ascii="Fb Fontext" w:hAnsi="Fb Fontext"/>
          <w:rtl/>
        </w:rPr>
        <w:t xml:space="preserve"> </w:t>
      </w:r>
      <w:ins w:id="95467" w:author="קלוד" w:date="2026-10-11T13:11:34Z">
        <w:r>
          <w:rPr>
            <w:rFonts w:ascii="Fb Fontext" w:hAnsi="Fb Fontext"/>
            <w:rtl/>
          </w:rPr>
          <w:t xml:space="preserve">שאסר</w:t>
        </w:r>
      </w:ins>
      <w:del w:id="95468" w:author="קלוד" w:date="2026-10-11T13:11:34Z">
        <w:r w:rsidRPr="006F178A">
          <w:rPr>
            <w:rFonts w:ascii="Fb Fontext" w:hAnsi="Fb Fontext"/>
            <w:rtl/>
          </w:rPr>
          <w:delText xml:space="preserve">דאסר</w:delText>
        </w:r>
      </w:del>
      <w:r w:rsidRPr="006F178A">
        <w:rPr>
          <w:rFonts w:ascii="Fb Fontext" w:hAnsi="Fb Fontext"/>
          <w:rtl/>
        </w:rPr>
        <w:t xml:space="preserve"> בין בחמין ובין </w:t>
      </w:r>
      <w:ins w:id="95465" w:author="קלוד" w:date="2026-10-11T13:11:34Z">
        <w:r>
          <w:rPr>
            <w:rFonts w:ascii="Fb Fontext" w:hAnsi="Fb Fontext"/>
            <w:rtl/>
          </w:rPr>
          <w:t xml:space="preserve">בצונן,</w:t>
        </w:r>
      </w:ins>
      <w:del w:id="95466" w:author="קלוד" w:date="2026-10-11T13:11:34Z">
        <w:r w:rsidRPr="006F178A">
          <w:rPr>
            <w:rFonts w:ascii="Fb Fontext" w:hAnsi="Fb Fontext"/>
            <w:rtl/>
          </w:rPr>
          <w:delText xml:space="preserve">בצונן</w:delText>
        </w:r>
      </w:del>
      <w:r w:rsidRPr="006F178A">
        <w:rPr>
          <w:rFonts w:ascii="Fb Fontext" w:hAnsi="Fb Fontext"/>
          <w:rtl/>
        </w:rPr>
        <w:t xml:space="preserve"> ולא </w:t>
      </w:r>
      <w:r w:rsidRPr="006F178A">
        <w:rPr>
          <w:rStyle w:val="2fb"/>
          <w:rFonts w:ascii="Fb Fontext" w:hAnsi="Fb Fontext"/>
          <w:rtl/>
        </w:rPr>
        <w:t xml:space="preserve">כר"י</w:t>
      </w:r>
      <w:r w:rsidRPr="006F178A">
        <w:rPr>
          <w:rFonts w:ascii="Fb Fontext" w:hAnsi="Fb Fontext"/>
          <w:rtl/>
        </w:rPr>
        <w:t xml:space="preserve"> שחילק בין חמין שאסור לצונן שמותר.</w:t>
      </w:r>
    </w:p>
    <w:p w:rsidR="00E9703F" w:rsidRPr="006F178A" w:rsidRDefault="00E9703F" w:rsidP="00E9703F">
      <w:pPr>
        <w:rPr>
          <w:rFonts w:ascii="Fb Fontext" w:hAnsi="Fb Fontext"/>
          <w:rtl/>
        </w:rPr>
      </w:pPr>
      <w:r w:rsidRPr="006F178A">
        <w:rPr>
          <w:rFonts w:ascii="Fb Fontext" w:hAnsi="Fb Fontext"/>
          <w:rtl/>
        </w:rPr>
        <w:t>[ואין הכוונה לרחיצה רגילה</w:t>
      </w:r>
      <w:r w:rsidRPr="006F178A">
        <w:rPr>
          <w:rFonts w:ascii="Fb Fontext" w:hAnsi="Fb Fontext" w:hint="cs"/>
          <w:rtl/>
        </w:rPr>
        <w:t xml:space="preserve"> -</w:t>
      </w:r>
      <w:r w:rsidRPr="006F178A">
        <w:rPr>
          <w:rFonts w:ascii="Fb Fontext" w:hAnsi="Fb Fontext"/>
          <w:rtl/>
        </w:rPr>
        <w:t xml:space="preserve"> </w:t>
      </w:r>
      <w:r w:rsidRPr="006F178A">
        <w:rPr>
          <w:rFonts w:ascii="Fb Fontext" w:hAnsi="Fb Fontext"/>
          <w:rtl/>
        </w:rPr>
        <w:t xml:space="preserve">דא"כ</w:t>
      </w:r>
      <w:r w:rsidRPr="006F178A">
        <w:rPr>
          <w:rFonts w:ascii="Fb Fontext" w:hAnsi="Fb Fontext"/>
          <w:rtl/>
        </w:rPr>
        <w:t xml:space="preserve"> גם </w:t>
      </w:r>
      <w:r w:rsidRPr="006F178A">
        <w:rPr>
          <w:rFonts w:ascii="Fb Fontext" w:hAnsi="Fb Fontext" w:hint="cs"/>
          <w:rtl/>
        </w:rPr>
        <w:t xml:space="preserve">בהוחמו </w:t>
      </w:r>
      <w:r w:rsidRPr="006F178A">
        <w:rPr>
          <w:rStyle w:val="2fb"/>
          <w:rFonts w:ascii="Fb Fontext" w:hAnsi="Fb Fontext"/>
          <w:rtl/>
        </w:rPr>
        <w:t xml:space="preserve">מער"ש</w:t>
      </w:r>
      <w:r w:rsidRPr="006F178A">
        <w:rPr>
          <w:rFonts w:ascii="Fb Fontext" w:hAnsi="Fb Fontext"/>
          <w:rtl/>
        </w:rPr>
        <w:t xml:space="preserve"> אסור.</w:t>
      </w:r>
    </w:p>
    <w:p w:rsidR="00E9703F" w:rsidRDefault="00E9703F" w:rsidP="00E9703F">
      <w:pPr>
        <w:rPr>
          <w:rtl/>
        </w:rPr>
      </w:pPr>
      <w:r w:rsidRPr="006061D7">
        <w:rPr>
          <w:rtl/>
        </w:rPr>
        <w:t xml:space="preserve">וגם </w:t>
      </w:r>
      <w:r w:rsidRPr="006061D7">
        <w:rPr>
          <w:rtl/>
        </w:rPr>
        <w:t xml:space="preserve">לא</w:t>
      </w:r>
      <w:r w:rsidRPr="006061D7">
        <w:rPr>
          <w:rtl/>
        </w:rPr>
        <w:t xml:space="preserve"> לפניו ידיו ורגליו </w:t>
      </w:r>
      <w:r w:rsidRPr="006061D7">
        <w:rPr>
          <w:rFonts w:hint="cs"/>
          <w:rtl/>
        </w:rPr>
        <w:t xml:space="preserve">- </w:t>
      </w:r>
      <w:ins w:id="95479" w:author="קלוד" w:date="2026-10-11T13:11:34Z">
        <w:r>
          <w:rPr>
            <w:rtl/>
          </w:rPr>
          <w:t xml:space="preserve">שבסיפא</w:t>
        </w:r>
      </w:ins>
      <w:del w:id="95480" w:author="קלוד" w:date="2026-10-11T13:11:34Z">
        <w:r w:rsidRPr="006061D7">
          <w:rPr>
            <w:rtl/>
          </w:rPr>
          <w:delText xml:space="preserve">דסיפא</w:delText>
        </w:r>
      </w:del>
      <w:r w:rsidRPr="006061D7">
        <w:rPr>
          <w:rtl/>
        </w:rPr>
        <w:t xml:space="preserve"> </w:t>
      </w:r>
      <w:ins w:id="95477" w:author="קלוד" w:date="2026-10-11T13:11:34Z">
        <w:r>
          <w:rPr>
            <w:rFonts w:hint="cs"/>
            <w:rtl/>
          </w:rPr>
          <w:t xml:space="preserve">שנינו</w:t>
        </w:r>
      </w:ins>
      <w:del w:id="95478" w:author="קלוד" w:date="2026-10-11T13:11:34Z">
        <w:r w:rsidRPr="006061D7">
          <w:rPr>
            <w:rFonts w:hint="cs"/>
            <w:rtl/>
          </w:rPr>
          <w:delText xml:space="preserve">תני</w:delText>
        </w:r>
      </w:del>
      <w:r w:rsidRPr="006061D7">
        <w:rPr>
          <w:rtl/>
        </w:rPr>
        <w:t xml:space="preserve"> </w:t>
      </w:r>
      <w:ins w:id="95475" w:author="קלוד" w:date="2026-10-11T13:11:34Z">
        <w:r>
          <w:rPr>
            <w:rtl/>
          </w:rPr>
          <w:t xml:space="preserve">שביו"ט</w:t>
        </w:r>
      </w:ins>
      <w:del w:id="95476" w:author="קלוד" w:date="2026-10-11T13:11:34Z">
        <w:r w:rsidRPr="006061D7">
          <w:rPr>
            <w:rtl/>
          </w:rPr>
          <w:delText xml:space="preserve">דביו"ט</w:delText>
        </w:r>
      </w:del>
      <w:r w:rsidRPr="006061D7">
        <w:rPr>
          <w:rtl/>
        </w:rPr>
        <w:t xml:space="preserve"> </w:t>
      </w:r>
      <w:ins w:id="95473" w:author="קלוד" w:date="2026-10-11T13:11:34Z">
        <w:r>
          <w:rPr>
            <w:rtl/>
          </w:rPr>
          <w:t xml:space="preserve">אסור,</w:t>
        </w:r>
      </w:ins>
      <w:del w:id="95474" w:author="קלוד" w:date="2026-10-11T13:11:34Z">
        <w:r w:rsidRPr="006061D7">
          <w:rPr>
            <w:rtl/>
          </w:rPr>
          <w:delText xml:space="preserve">אסור</w:delText>
        </w:r>
      </w:del>
      <w:r w:rsidRPr="006061D7">
        <w:rPr>
          <w:rtl/>
        </w:rPr>
        <w:t xml:space="preserve"> והיינו </w:t>
      </w:r>
      <w:ins w:id="95471" w:author="קלוד" w:date="2026-10-11T13:11:34Z">
        <w:r>
          <w:rPr>
            <w:rtl/>
          </w:rPr>
          <w:t xml:space="preserve">כב"ש,</w:t>
        </w:r>
      </w:ins>
      <w:del w:id="95472" w:author="קלוד" w:date="2026-10-11T13:11:34Z">
        <w:r w:rsidRPr="006061D7">
          <w:rPr>
            <w:rtl/>
          </w:rPr>
          <w:delText xml:space="preserve">כב"ש</w:delText>
        </w:r>
      </w:del>
      <w:r w:rsidRPr="006061D7">
        <w:rPr>
          <w:rtl/>
        </w:rPr>
        <w:t xml:space="preserve"> </w:t>
      </w:r>
      <w:ins w:id="95469" w:author="קלוד" w:date="2026-10-11T13:11:34Z">
        <w:r>
          <w:rPr>
            <w:rtl/>
          </w:rPr>
          <w:t xml:space="preserve">שלב"ה</w:t>
        </w:r>
      </w:ins>
      <w:del w:id="95470" w:author="קלוד" w:date="2026-10-11T13:11:34Z">
        <w:r w:rsidRPr="006061D7">
          <w:rPr>
            <w:rtl/>
          </w:rPr>
          <w:delText xml:space="preserve">ד</w:delText>
        </w:r>
        <w:r w:rsidRPr="006061D7">
          <w:rPr>
            <w:rFonts w:hint="cs"/>
            <w:rtl/>
          </w:rPr>
          <w:delText xml:space="preserve">ל</w:delText>
        </w:r>
        <w:r w:rsidRPr="006061D7">
          <w:rPr>
            <w:rtl/>
          </w:rPr>
          <w:delText xml:space="preserve">ב"ה</w:delText>
        </w:r>
      </w:del>
      <w:r w:rsidRPr="006061D7">
        <w:rPr>
          <w:rtl/>
        </w:rPr>
        <w:t xml:space="preserve"> מותר להחם לפניו ידיו ורגליו ביו"ט]</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17" w:author="קלוד" w:date="2026-10-11T12:33:55Z"/>
        </w:rPr>
      </w:pPr>
      <w:ins w:id="91018" w:author="קלוד" w:date="2026-10-11T12:33:55Z">
        <w:r>
          <w:rPr>
            <w:color w:val="7B3F00"/>
          </w:rPr>
          <w:t xml:space="preserve">השתטפות בחמין בשבת - רבנן ור"י, בכלי ובקרקע</w:t>
        </w:r>
      </w:ins>
    </w:p>
    <w:p w:rsidR="00E9703F" w:rsidRDefault="00E9703F" w:rsidP="00E9703F">
      <w:pPr>
        <w:rPr>
          <w:rFonts w:ascii="Fb Fontext" w:hAnsi="Fb Fontext"/>
          <w:rtl/>
        </w:rPr>
      </w:pPr>
      <w:r w:rsidRPr="006F178A">
        <w:rPr>
          <w:rFonts w:ascii="Fb Fontext" w:hAnsi="Fb Fontext" w:hint="cs"/>
          <w:rtl/>
        </w:rPr>
        <w:t xml:space="preserve">פלוגתת רבנן </w:t>
      </w:r>
      <w:r w:rsidRPr="006F178A">
        <w:rPr>
          <w:rStyle w:val="2fb"/>
          <w:rFonts w:ascii="Fb Fontext" w:hAnsi="Fb Fontext" w:hint="cs"/>
          <w:rtl/>
        </w:rPr>
        <w:t xml:space="preserve">ור</w:t>
      </w:r>
      <w:r w:rsidRPr="006F178A">
        <w:rPr>
          <w:rStyle w:val="2fb"/>
          <w:rFonts w:ascii="Fb Fontext" w:hAnsi="Fb Fontext"/>
          <w:rtl/>
        </w:rPr>
        <w:t>"</w:t>
      </w:r>
      <w:r w:rsidRPr="006F178A">
        <w:rPr>
          <w:rStyle w:val="2fb"/>
          <w:rFonts w:ascii="Fb Fontext" w:hAnsi="Fb Fontext" w:hint="cs"/>
          <w:rtl/>
        </w:rPr>
        <w:t xml:space="preserve">י</w:t>
      </w:r>
      <w:r w:rsidRPr="006F178A">
        <w:rPr>
          <w:rFonts w:ascii="Fb Fontext" w:hAnsi="Fb Fontext" w:hint="cs"/>
          <w:rtl/>
        </w:rPr>
        <w:t xml:space="preserve"> -</w:t>
      </w:r>
    </w:p>
    <w:p>
      <w:pPr>
        <w:pStyle w:val="38"/>
        <w:rPr>
          <w:ins w:id="97381" w:author="מנוע מכני" w:date="2026-10-11T12:04:39Z"/>
        </w:rPr>
      </w:pPr>
      <w:r w:rsidRPr="006F178A">
        <w:t>ר"ח</w:t>
      </w:r>
      <w:r w:rsidRPr="006F178A">
        <w:t>:</w:t>
      </w:r>
    </w:p>
    <w:p w:rsidR="00E9703F" w:rsidRPr="006F178A" w:rsidRDefault="00E9703F" w:rsidP="00E9703F">
      <w:pPr>
        <w:rPr>
          <w:rtl/>
        </w:rPr>
      </w:pPr>
      <w:del w:id="97382" w:author="מנוע מכני" w:date="2026-10-11T12:04:39Z">
        <w:r w:rsidRPr="006F178A">
          <w:rPr>
            <w:rFonts w:ascii="Fb Fontext" w:hAnsi="Fb Fontext"/>
            <w:sz w:val="20"/>
            <w:rtl/>
          </w:rPr>
          <w:delText xml:space="preserve"> </w:delText>
        </w:r>
      </w:del>
      <w:r w:rsidRPr="006F178A">
        <w:rPr>
          <w:rFonts w:ascii="Fb Fontext" w:hAnsi="Fb Fontext" w:hint="cs"/>
          <w:sz w:val="20"/>
          <w:rtl/>
        </w:rPr>
        <w:t xml:space="preserve">מחלוקת - בכלי, אבל בקרקע - </w:t>
      </w:r>
      <w:r w:rsidRPr="0086545C">
        <w:rPr>
          <w:rFonts w:ascii="Fb Fontext" w:hAnsi="Fb Fontext" w:hint="cs"/>
          <w:b/>
          <w:bCs/>
          <w:sz w:val="20"/>
          <w:rtl/>
        </w:rPr>
        <w:t>דברי הכל</w:t>
      </w:r>
      <w:r w:rsidRPr="006F178A">
        <w:rPr>
          <w:rFonts w:ascii="Fb Fontext" w:hAnsi="Fb Fontext" w:hint="cs"/>
          <w:sz w:val="20"/>
          <w:rtl/>
        </w:rPr>
        <w:t xml:space="preserve"> מותר,</w:t>
      </w:r>
    </w:p>
    <w:p>
      <w:pPr>
        <w:pStyle w:val="38"/>
        <w:rPr>
          <w:ins w:id="97383" w:author="מנוע מכני" w:date="2026-10-11T12:04:39Z"/>
        </w:rPr>
      </w:pPr>
      <w:r w:rsidRPr="006F178A">
        <w:t>ו</w:t>
      </w:r>
      <w:r>
        <w:t>דחי</w:t>
      </w:r>
      <w:r>
        <w:t>'</w:t>
      </w:r>
    </w:p>
    <w:p w:rsidR="00E9703F" w:rsidRDefault="00E9703F" w:rsidP="00E9703F">
      <w:pPr>
        <w:rPr>
          <w:rtl/>
        </w:rPr>
      </w:pPr>
      <w:del w:id="97384" w:author="מנוע מכני" w:date="2026-10-11T12:04:39Z">
        <w:r w:rsidRPr="006F178A">
          <w:rPr>
            <w:rFonts w:hint="cs"/>
            <w:rtl/>
          </w:rPr>
          <w:delText xml:space="preserve"> </w:delText>
        </w:r>
      </w:del>
      <w:ins w:id="95489" w:author="קלוד" w:date="2026-10-11T13:11:34Z">
        <w:r>
          <w:rPr>
            <w:rFonts w:hint="cs"/>
            <w:rtl/>
          </w:rPr>
          <w:t xml:space="preserve">שא"כ</w:t>
        </w:r>
      </w:ins>
      <w:del w:id="95490" w:author="קלוד" w:date="2026-10-11T13:11:34Z">
        <w:r w:rsidRPr="006F178A">
          <w:rPr>
            <w:rFonts w:hint="cs"/>
            <w:rtl/>
          </w:rPr>
          <w:delText xml:space="preserve">דא"כ</w:delText>
        </w:r>
      </w:del>
      <w:r w:rsidRPr="006F178A">
        <w:rPr>
          <w:rFonts w:hint="cs"/>
          <w:rtl/>
        </w:rPr>
        <w:t xml:space="preserve"> </w:t>
      </w:r>
      <w:ins w:id="92637" w:author="מנוע מכני" w:date="2026-10-11T12:04:39Z">
        <w:ins w:id="95487" w:author="קלוד" w:date="2026-10-11T13:11:34Z">
          <w:r>
            <w:rPr>
              <w:rFonts w:hint="cs"/>
              <w:rtl/>
            </w:rPr>
            <w:t xml:space="preserve">לא</w:t>
          </w:r>
        </w:ins>
        <w:del w:id="95488" w:author="קלוד" w:date="2026-10-11T13:11:34Z">
          <w:r>
            <w:rPr>
              <w:rFonts w:hint="cs"/>
              <w:rtl/>
            </w:rPr>
            <w:delText xml:space="preserve">למה</w:delText>
          </w:r>
        </w:del>
      </w:ins>
      <w:del w:id="92638" w:author="מנוע מכני" w:date="2026-10-11T12:04:39Z">
        <w:r w:rsidRPr="006F178A">
          <w:rPr>
            <w:rFonts w:hint="cs"/>
            <w:rtl/>
          </w:rPr>
          <w:delText xml:space="preserve">אמאי</w:delText>
        </w:r>
      </w:del>
      <w:r w:rsidRPr="006F178A">
        <w:rPr>
          <w:rFonts w:hint="cs"/>
          <w:rtl/>
        </w:rPr>
        <w:t xml:space="preserve"> </w:t>
      </w:r>
      <w:ins w:id="95485" w:author="קלוד" w:date="2026-10-11T13:11:34Z">
        <w:r>
          <w:rPr>
            <w:rFonts w:hint="cs"/>
            <w:rtl/>
          </w:rPr>
          <w:t xml:space="preserve">היו</w:t>
        </w:r>
      </w:ins>
      <w:del w:id="95486" w:author="קלוד" w:date="2026-10-11T13:11:34Z">
        <w:r w:rsidRPr="006F178A">
          <w:rPr>
            <w:rFonts w:hint="cs"/>
            <w:rtl/>
          </w:rPr>
          <w:delText xml:space="preserve">אסרו</w:delText>
        </w:r>
      </w:del>
      <w:r w:rsidRPr="006F178A">
        <w:rPr>
          <w:rFonts w:hint="cs"/>
          <w:rtl/>
        </w:rPr>
        <w:t xml:space="preserve"> </w:t>
      </w:r>
      <w:ins w:id="95483" w:author="קלוד" w:date="2026-10-11T13:11:34Z">
        <w:r>
          <w:rPr>
            <w:rFonts w:hint="cs"/>
            <w:rtl/>
          </w:rPr>
          <w:t xml:space="preserve">אוסרים במתני',</w:t>
        </w:r>
      </w:ins>
      <w:del w:id="95484" w:author="קלוד" w:date="2026-10-11T13:11:34Z">
        <w:r w:rsidRPr="006F178A">
          <w:rPr>
            <w:rFonts w:hint="cs"/>
            <w:rtl/>
          </w:rPr>
          <w:delText xml:space="preserve">במתני'</w:delText>
        </w:r>
      </w:del>
      <w:r w:rsidRPr="006F178A">
        <w:rPr>
          <w:rFonts w:hint="cs"/>
          <w:rtl/>
        </w:rPr>
        <w:t xml:space="preserve"> אלא </w:t>
      </w:r>
      <w:ins w:id="92639" w:author="מנוע מכני" w:date="2026-10-11T12:04:39Z">
        <w:r>
          <w:rPr>
            <w:rFonts w:hint="cs"/>
            <w:rtl/>
          </w:rPr>
          <w:t xml:space="preserve">כך</w:t>
        </w:r>
      </w:ins>
      <w:del w:id="92640" w:author="מנוע מכני" w:date="2026-10-11T12:04:39Z">
        <w:r w:rsidRPr="006F178A">
          <w:rPr>
            <w:rFonts w:hint="cs"/>
            <w:rtl/>
          </w:rPr>
          <w:delText xml:space="preserve">הכי</w:delText>
        </w:r>
      </w:del>
      <w:r w:rsidRPr="006F178A">
        <w:rPr>
          <w:rFonts w:hint="cs"/>
          <w:rtl/>
        </w:rPr>
        <w:t xml:space="preserve"> </w:t>
      </w:r>
      <w:ins w:id="95481" w:author="קלוד" w:date="2026-10-11T13:11:34Z">
        <w:r>
          <w:rPr>
            <w:rFonts w:hint="cs"/>
            <w:rtl/>
          </w:rPr>
          <w:t xml:space="preserve">נאמר:</w:t>
        </w:r>
      </w:ins>
      <w:del w:id="95482" w:author="קלוד" w:date="2026-10-11T13:11:34Z">
        <w:r w:rsidRPr="006F178A">
          <w:rPr>
            <w:rFonts w:hint="cs"/>
            <w:rtl/>
          </w:rPr>
          <w:delText xml:space="preserve">איתמר:</w:delText>
        </w:r>
      </w:del>
    </w:p>
    <w:p w:rsidR="00E9703F" w:rsidRPr="009757B9" w:rsidRDefault="00E9703F" w:rsidP="00E9703F">
      <w:pPr>
        <w:rPr>
          <w:rFonts w:cs="Guttman Vilna"/>
          <w:b/>
          <w:bCs/>
          <w:rtl/>
        </w:rPr>
      </w:pPr>
      <w:r w:rsidRPr="006F178A">
        <w:rPr>
          <w:rtl/>
        </w:rPr>
        <w:t xml:space="preserve">מחלוקת - בקרקע, אבל בכלי - </w:t>
      </w:r>
      <w:r w:rsidRPr="0086545C">
        <w:rPr>
          <w:b/>
          <w:bCs/>
          <w:rtl/>
        </w:rPr>
        <w:t>דברי הכל</w:t>
      </w:r>
      <w:r w:rsidRPr="006F178A">
        <w:rPr>
          <w:rtl/>
        </w:rPr>
        <w:t xml:space="preserve"> אסור.</w:t>
      </w:r>
    </w:p>
    <w:p>
      <w:pPr>
        <w:pStyle w:val="38"/>
        <w:rPr>
          <w:ins w:id="97385" w:author="מנוע מכני" w:date="2026-10-11T12:04:39Z"/>
        </w:rPr>
      </w:pPr>
      <w:r w:rsidRPr="006F178A">
        <w:t xml:space="preserve">רי"ו:</w:t>
      </w:r>
    </w:p>
    <w:p w:rsidR="00E9703F" w:rsidRPr="006F178A" w:rsidRDefault="00E9703F" w:rsidP="00E9703F">
      <w:pPr>
        <w:rPr>
          <w:rtl/>
        </w:rPr>
      </w:pPr>
      <w:del w:id="97386" w:author="מנוע מכני" w:date="2026-10-11T12:04:39Z">
        <w:r w:rsidRPr="006F178A">
          <w:rPr>
            <w:rFonts w:ascii="Fb Fontext" w:hAnsi="Fb Fontext"/>
            <w:rtl/>
          </w:rPr>
          <w:delText xml:space="preserve"> </w:delText>
        </w:r>
      </w:del>
      <w:r w:rsidRPr="006F178A">
        <w:rPr>
          <w:rFonts w:ascii="Fb Fontext" w:hAnsi="Fb Fontext"/>
          <w:rtl/>
        </w:rPr>
        <w:t xml:space="preserve">הלכה </w:t>
      </w:r>
      <w:r w:rsidRPr="006F178A">
        <w:rPr>
          <w:rStyle w:val="2fb"/>
          <w:rFonts w:ascii="Fb Fontext" w:hAnsi="Fb Fontext"/>
          <w:rtl/>
        </w:rPr>
        <w:t xml:space="preserve">כר"</w:t>
      </w:r>
      <w:r w:rsidRPr="006F178A">
        <w:rPr>
          <w:rStyle w:val="2fb"/>
          <w:rFonts w:ascii="Fb Fontext" w:hAnsi="Fb Fontext" w:hint="cs"/>
          <w:rtl/>
        </w:rPr>
        <w:t>י</w:t>
      </w:r>
      <w:r w:rsidRPr="006F178A">
        <w:rPr>
          <w:rFonts w:ascii="Fb Fontext" w:hAnsi="Fb Fontext"/>
          <w:rtl/>
        </w:rPr>
        <w:t>. דאסור להשתטף גופו בשבת בחמין, ובצונן מותר.</w:t>
      </w:r>
    </w:p>
    <w:p w:rsidR="00E9703F" w:rsidRDefault="00E9703F" w:rsidP="00E9703F">
      <w:pPr>
        <w:rPr>
          <w:rFonts w:ascii="Fb Fontext" w:hAnsi="Fb Fontext"/>
          <w:sz w:val="20"/>
          <w:rtl/>
        </w:rPr>
      </w:pPr>
      <w:r w:rsidRPr="006F178A">
        <w:rPr>
          <w:rFonts w:ascii="Fb Fontext" w:hAnsi="Fb Fontext"/>
          <w:sz w:val="20"/>
          <w:rtl/>
        </w:rPr>
        <w:t xml:space="preserve">ובפירוש </w:t>
      </w:r>
      <w:ins w:id="95493" w:author="קלוד" w:date="2026-10-11T13:11:34Z">
        <w:r>
          <w:rPr>
            <w:rFonts w:ascii="Fb Fontext" w:hAnsi="Fb Fontext"/>
            <w:sz w:val="20"/>
            <w:rtl/>
          </w:rPr>
          <w:t xml:space="preserve">שמע</w:t>
        </w:r>
      </w:ins>
      <w:del w:id="95494" w:author="קלוד" w:date="2026-10-11T13:11:34Z">
        <w:r w:rsidRPr="006F178A">
          <w:rPr>
            <w:rFonts w:ascii="Fb Fontext" w:hAnsi="Fb Fontext"/>
            <w:sz w:val="20"/>
            <w:rtl/>
          </w:rPr>
          <w:delText xml:space="preserve">שמיע</w:delText>
        </w:r>
      </w:del>
      <w:r w:rsidRPr="006F178A">
        <w:rPr>
          <w:rFonts w:ascii="Fb Fontext" w:hAnsi="Fb Fontext"/>
          <w:sz w:val="20"/>
          <w:rtl/>
        </w:rPr>
        <w:t xml:space="preserve"> </w:t>
      </w:r>
      <w:ins w:id="92641" w:author="מנוע מכני" w:date="2026-10-11T12:04:39Z">
        <w:ins w:id="95491" w:author="קלוד" w:date="2026-10-11T13:11:34Z">
          <w:r>
            <w:rPr>
              <w:rFonts w:ascii="Fb Fontext" w:hAnsi="Fb Fontext"/>
              <w:sz w:val="20"/>
              <w:rtl/>
            </w:rPr>
            <w:t xml:space="preserve">זאת</w:t>
          </w:r>
        </w:ins>
        <w:del w:id="95492" w:author="קלוד" w:date="2026-10-11T13:11:34Z">
          <w:r>
            <w:rPr>
              <w:rFonts w:ascii="Fb Fontext" w:hAnsi="Fb Fontext"/>
              <w:sz w:val="20"/>
              <w:rtl/>
            </w:rPr>
            <w:delText xml:space="preserve">לו</w:delText>
          </w:r>
        </w:del>
      </w:ins>
      <w:del w:id="92642"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 [ומכללא א"א דיש לחלק בין כללא מברייתא לכללא במתני']</w:t>
      </w:r>
    </w:p>
    <w:p w:rsidR="00E9703F" w:rsidRPr="006F178A" w:rsidRDefault="00E9703F" w:rsidP="00E9703F">
      <w:pPr>
        <w:rPr>
          <w:rtl/>
        </w:rPr>
      </w:pPr>
      <w:r w:rsidRPr="006F178A">
        <w:rPr>
          <w:rFonts w:ascii="Fb Fontext" w:hAnsi="Fb Fontext"/>
          <w:rtl/>
        </w:rPr>
        <w:t>כללא [במתני']</w:t>
      </w:r>
      <w:r w:rsidRPr="006F178A">
        <w:rPr>
          <w:rFonts w:ascii="Fb Fontext" w:hAnsi="Fb Fontext" w:hint="cs"/>
          <w:rtl/>
        </w:rPr>
        <w:t xml:space="preserve"> - </w:t>
      </w:r>
      <w:r w:rsidRPr="006F178A">
        <w:rPr>
          <w:rFonts w:ascii="Fb Fontext" w:hAnsi="Fb Fontext"/>
          <w:rtl/>
        </w:rPr>
        <w:t>כל מקום שאתה מוצא שנים חלוקין ואחד מכריע - הלכה כדברי המכריע.</w:t>
      </w:r>
    </w:p>
    <w:p w:rsidR="00E9703F" w:rsidRPr="006061D7" w:rsidRDefault="00E9703F" w:rsidP="00E9703F">
      <w:pPr>
        <w:rPr>
          <w:rtl/>
        </w:rPr>
      </w:pPr>
      <w:r w:rsidRPr="006061D7">
        <w:rPr>
          <w:rtl/>
        </w:rPr>
        <w:t xml:space="preserve">חוץ מקולי מטלניות </w:t>
      </w:r>
      <w:ins w:id="95501" w:author="קלוד" w:date="2026-10-11T13:11:34Z">
        <w:r>
          <w:rPr>
            <w:rtl/>
          </w:rPr>
          <w:t xml:space="preserve">[טו"ט],</w:t>
        </w:r>
      </w:ins>
      <w:del w:id="95502" w:author="קלוד" w:date="2026-10-11T13:11:34Z">
        <w:r w:rsidRPr="006061D7">
          <w:rPr>
            <w:rtl/>
          </w:rPr>
          <w:delText xml:space="preserve">[טו"ט]</w:delText>
        </w:r>
      </w:del>
      <w:r w:rsidRPr="006061D7">
        <w:rPr>
          <w:rtl/>
        </w:rPr>
        <w:t xml:space="preserve"> שאע"פ </w:t>
      </w:r>
      <w:ins w:id="95499" w:author="קלוד" w:date="2026-10-11T13:11:34Z">
        <w:r>
          <w:rPr>
            <w:rStyle w:val="2fb"/>
            <w:rtl/>
          </w:rPr>
          <w:t xml:space="preserve">שר"א</w:t>
        </w:r>
      </w:ins>
      <w:del w:id="95500" w:author="קלוד" w:date="2026-10-11T13:11:34Z">
        <w:r w:rsidRPr="006061D7">
          <w:rPr>
            <w:rStyle w:val="2fb"/>
            <w:rtl/>
          </w:rPr>
          <w:delText xml:space="preserve">דר"א</w:delText>
        </w:r>
      </w:del>
      <w:r w:rsidRPr="006061D7">
        <w:rPr>
          <w:rtl/>
        </w:rPr>
        <w:t xml:space="preserve"> החמיר </w:t>
      </w:r>
      <w:r w:rsidRPr="006061D7">
        <w:rPr>
          <w:rStyle w:val="2fb"/>
          <w:rtl/>
        </w:rPr>
        <w:t xml:space="preserve">ורבי</w:t>
      </w:r>
      <w:r w:rsidRPr="006061D7">
        <w:rPr>
          <w:rtl/>
        </w:rPr>
        <w:t xml:space="preserve"> יהושע </w:t>
      </w:r>
      <w:ins w:id="95497" w:author="קלוד" w:date="2026-10-11T13:11:34Z">
        <w:r>
          <w:rPr>
            <w:rtl/>
          </w:rPr>
          <w:t xml:space="preserve">מיקל</w:t>
        </w:r>
      </w:ins>
      <w:del w:id="95498" w:author="קלוד" w:date="2026-10-11T13:11:34Z">
        <w:r w:rsidRPr="006061D7">
          <w:rPr>
            <w:rtl/>
          </w:rPr>
          <w:delText xml:space="preserve">מיקל,</w:delText>
        </w:r>
      </w:del>
      <w:r w:rsidRPr="006061D7">
        <w:rPr>
          <w:rtl/>
        </w:rPr>
        <w:t xml:space="preserve"> </w:t>
      </w:r>
      <w:r w:rsidRPr="006061D7">
        <w:rPr>
          <w:rStyle w:val="2fb"/>
          <w:rtl/>
        </w:rPr>
        <w:t xml:space="preserve">ור"</w:t>
      </w:r>
      <w:r w:rsidRPr="006061D7">
        <w:rPr>
          <w:rStyle w:val="2fb"/>
          <w:rFonts w:hint="cs"/>
          <w:rtl/>
        </w:rPr>
        <w:t>ע</w:t>
      </w:r>
      <w:r w:rsidRPr="006061D7">
        <w:rPr>
          <w:rtl/>
        </w:rPr>
        <w:t xml:space="preserve"> </w:t>
      </w:r>
      <w:ins w:id="95495" w:author="קלוד" w:date="2026-10-11T13:11:34Z">
        <w:r>
          <w:rPr>
            <w:rtl/>
          </w:rPr>
          <w:t xml:space="preserve">מכריע -</w:t>
        </w:r>
      </w:ins>
      <w:del w:id="95496" w:author="קלוד" w:date="2026-10-11T13:11:34Z">
        <w:r w:rsidRPr="006061D7">
          <w:rPr>
            <w:rtl/>
          </w:rPr>
          <w:delText xml:space="preserve">מכריע</w:delText>
        </w:r>
      </w:del>
      <w:r w:rsidRPr="006061D7">
        <w:rPr>
          <w:rtl/>
        </w:rPr>
        <w:t xml:space="preserve"> אין הלכה כדברי המכרי</w:t>
      </w:r>
      <w:r w:rsidRPr="006061D7">
        <w:rPr>
          <w:rFonts w:hint="cs"/>
          <w:rtl/>
        </w:rPr>
        <w:t>ע</w:t>
      </w:r>
    </w:p>
    <w:p w:rsidR="00E9703F" w:rsidRPr="00097464" w:rsidRDefault="00E9703F" w:rsidP="00E9703F">
      <w:pPr>
        <w:pStyle w:val="affffb"/>
        <w:rPr>
          <w:spacing w:val="-4"/>
          <w:rtl/>
        </w:rPr>
      </w:pPr>
      <w:r w:rsidRPr="00097464">
        <w:rPr>
          <w:spacing w:val="-4"/>
          <w:rtl/>
        </w:rPr>
        <w:t xml:space="preserve">- </w:t>
      </w:r>
      <w:ins w:id="92645" w:author="מנוע מכני" w:date="2026-10-11T12:04:39Z">
        <w:r>
          <w:rPr>
            <w:spacing w:val="-4"/>
            <w:rtl/>
          </w:rPr>
          <w:t xml:space="preserve">אחת</w:t>
        </w:r>
      </w:ins>
      <w:del w:id="92646" w:author="מנוע מכני" w:date="2026-10-11T12:04:39Z">
        <w:r w:rsidRPr="00097464">
          <w:rPr>
            <w:spacing w:val="-4"/>
            <w:rtl/>
          </w:rPr>
          <w:delText xml:space="preserve">חדא</w:delText>
        </w:r>
      </w:del>
      <w:r w:rsidRPr="00097464">
        <w:rPr>
          <w:spacing w:val="-4"/>
          <w:rtl/>
        </w:rPr>
        <w:t xml:space="preserve">: </w:t>
      </w:r>
      <w:ins w:id="90303" w:author="מנוע מכני" w:date="2026-10-11T12:04:39Z">
        <w:ins w:id="95513" w:author="קלוד" w:date="2026-10-11T13:11:34Z">
          <w:r>
            <w:rPr>
              <w:rStyle w:val="2fb"/>
              <w:spacing w:val="-4"/>
              <w:rtl/>
            </w:rPr>
            <w:t xml:space="preserve">שר"ע</w:t>
          </w:r>
        </w:ins>
        <w:del w:id="95514" w:author="קלוד" w:date="2026-10-11T13:11:34Z">
          <w:r>
            <w:rPr>
              <w:rStyle w:val="2fb"/>
              <w:spacing w:val="-4"/>
              <w:rtl/>
            </w:rPr>
            <w:delText xml:space="preserve">דר"ע</w:delText>
          </w:r>
        </w:del>
      </w:ins>
      <w:del w:id="90304" w:author="מנוע מכני" w:date="2026-10-11T12:04:39Z">
        <w:r w:rsidRPr="00097464">
          <w:rPr>
            <w:spacing w:val="-4"/>
            <w:rtl/>
          </w:rPr>
          <w:delText xml:space="preserve">דרבי עקיבא</w:delText>
        </w:r>
      </w:del>
      <w:r w:rsidRPr="00097464">
        <w:rPr>
          <w:spacing w:val="-4"/>
          <w:rtl/>
        </w:rPr>
        <w:t xml:space="preserve"> תלמיד </w:t>
      </w:r>
      <w:ins w:id="95511" w:author="קלוד" w:date="2026-10-11T13:11:34Z">
        <w:r>
          <w:rPr>
            <w:rStyle w:val="2fb"/>
            <w:spacing w:val="-4"/>
            <w:rtl/>
          </w:rPr>
          <w:t xml:space="preserve">ר"א</w:t>
        </w:r>
      </w:ins>
      <w:del w:id="95512" w:author="קלוד" w:date="2026-10-11T13:11:34Z">
        <w:r w:rsidRPr="00097464">
          <w:rPr>
            <w:rStyle w:val="2fb"/>
            <w:spacing w:val="-4"/>
            <w:rtl/>
          </w:rPr>
          <w:delText xml:space="preserve">דר"א</w:delText>
        </w:r>
      </w:del>
      <w:r w:rsidRPr="00097464">
        <w:rPr>
          <w:spacing w:val="-4"/>
          <w:rtl/>
        </w:rPr>
        <w:t xml:space="preserve"> </w:t>
      </w:r>
      <w:ins w:id="95509" w:author="קלוד" w:date="2026-10-11T13:11:34Z">
        <w:r>
          <w:rPr>
            <w:rStyle w:val="2fb"/>
            <w:spacing w:val="-4"/>
            <w:rtl/>
          </w:rPr>
          <w:t xml:space="preserve">ור"יה,</w:t>
        </w:r>
      </w:ins>
      <w:del w:id="95510" w:author="קלוד" w:date="2026-10-11T13:11:34Z">
        <w:r w:rsidRPr="00097464">
          <w:rPr>
            <w:rStyle w:val="2fb"/>
            <w:spacing w:val="-4"/>
            <w:rtl/>
          </w:rPr>
          <w:delText xml:space="preserve">ור"יה</w:delText>
        </w:r>
      </w:del>
      <w:r w:rsidRPr="00097464">
        <w:rPr>
          <w:spacing w:val="-4"/>
          <w:rtl/>
        </w:rPr>
        <w:t xml:space="preserve"> </w:t>
      </w:r>
      <w:r w:rsidRPr="00097464">
        <w:rPr>
          <w:rStyle w:val="afffe"/>
          <w:spacing w:val="-4"/>
          <w:rtl/>
        </w:rPr>
        <w:t>ועוד</w:t>
      </w:r>
      <w:r w:rsidRPr="00097464">
        <w:rPr>
          <w:spacing w:val="-4"/>
          <w:rtl/>
        </w:rPr>
        <w:t xml:space="preserve">: </w:t>
      </w:r>
      <w:ins w:id="95507" w:author="קלוד" w:date="2026-10-11T13:11:34Z">
        <w:r>
          <w:rPr>
            <w:spacing w:val="-4"/>
            <w:rtl/>
          </w:rPr>
          <w:t xml:space="preserve">שחזר</w:t>
        </w:r>
      </w:ins>
      <w:del w:id="95508" w:author="קלוד" w:date="2026-10-11T13:11:34Z">
        <w:r w:rsidRPr="00097464">
          <w:rPr>
            <w:spacing w:val="-4"/>
            <w:rtl/>
          </w:rPr>
          <w:delText xml:space="preserve">הא הדר</w:delText>
        </w:r>
      </w:del>
      <w:r w:rsidRPr="00097464">
        <w:rPr>
          <w:spacing w:val="-4"/>
          <w:rtl/>
        </w:rPr>
        <w:t xml:space="preserve"> </w:t>
      </w:r>
      <w:ins w:id="92643" w:author="מנוע מכני" w:date="2026-10-11T12:04:39Z">
        <w:r>
          <w:rPr>
            <w:spacing w:val="-4"/>
            <w:rtl/>
          </w:rPr>
          <w:t xml:space="preserve">בו</w:t>
        </w:r>
      </w:ins>
      <w:del w:id="92644" w:author="מנוע מכני" w:date="2026-10-11T12:04:39Z">
        <w:r w:rsidRPr="00097464">
          <w:rPr>
            <w:spacing w:val="-4"/>
            <w:rtl/>
          </w:rPr>
          <w:delText xml:space="preserve">ביה</w:delText>
        </w:r>
      </w:del>
      <w:r w:rsidRPr="00097464">
        <w:rPr>
          <w:spacing w:val="-4"/>
          <w:rtl/>
        </w:rPr>
        <w:t xml:space="preserve"> </w:t>
      </w:r>
      <w:ins w:id="90305" w:author="מנוע מכני" w:date="2026-10-11T12:04:39Z">
        <w:r>
          <w:rPr>
            <w:rStyle w:val="2fb"/>
            <w:spacing w:val="-4"/>
            <w:rtl/>
          </w:rPr>
          <w:t xml:space="preserve">ר"ע</w:t>
        </w:r>
      </w:ins>
      <w:del w:id="90306" w:author="מנוע מכני" w:date="2026-10-11T12:04:39Z">
        <w:r w:rsidRPr="00097464">
          <w:rPr>
            <w:spacing w:val="-4"/>
            <w:rtl/>
          </w:rPr>
          <w:delText xml:space="preserve">רבי עקיבא</w:delText>
        </w:r>
      </w:del>
      <w:r w:rsidRPr="00097464">
        <w:rPr>
          <w:spacing w:val="-4"/>
          <w:rtl/>
        </w:rPr>
        <w:t xml:space="preserve"> </w:t>
      </w:r>
      <w:ins w:id="95505" w:author="קלוד" w:date="2026-10-11T13:11:34Z">
        <w:r>
          <w:rPr>
            <w:spacing w:val="-4"/>
            <w:rtl/>
          </w:rPr>
          <w:t xml:space="preserve">לשיטת</w:t>
        </w:r>
      </w:ins>
      <w:del w:id="95506" w:author="קלוד" w:date="2026-10-11T13:11:34Z">
        <w:r w:rsidRPr="00097464">
          <w:rPr>
            <w:spacing w:val="-4"/>
            <w:rtl/>
          </w:rPr>
          <w:delText xml:space="preserve">לגביה</w:delText>
        </w:r>
      </w:del>
      <w:r w:rsidRPr="00097464">
        <w:rPr>
          <w:spacing w:val="-4"/>
          <w:rtl/>
        </w:rPr>
        <w:t xml:space="preserve"> </w:t>
      </w:r>
      <w:ins w:id="95503" w:author="קלוד" w:date="2026-10-11T13:11:34Z">
        <w:r>
          <w:rPr>
            <w:rStyle w:val="2fb"/>
            <w:spacing w:val="-4"/>
            <w:rtl/>
          </w:rPr>
          <w:t xml:space="preserve">רבי</w:t>
        </w:r>
      </w:ins>
      <w:del w:id="95504" w:author="קלוד" w:date="2026-10-11T13:11:34Z">
        <w:r w:rsidRPr="00097464">
          <w:rPr>
            <w:rStyle w:val="2fb"/>
            <w:spacing w:val="-4"/>
            <w:rtl/>
          </w:rPr>
          <w:delText xml:space="preserve">דרבי</w:delText>
        </w:r>
      </w:del>
      <w:r w:rsidRPr="00097464">
        <w:rPr>
          <w:spacing w:val="-4"/>
          <w:rtl/>
        </w:rPr>
        <w:t xml:space="preserve"> יהושע.</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מ.</w:t>
      </w:r>
    </w:p>
    <w:p>
      <w:pPr>
        <w:pStyle w:val="afffff8"/>
        <w:rPr>
          <w:ins w:id="91015" w:author="קלוד" w:date="2026-10-11T12:33:55Z"/>
        </w:rPr>
      </w:pPr>
      <w:ins w:id="91016" w:author="קלוד" w:date="2026-10-11T12:33:55Z">
        <w:r>
          <w:rPr>
            <w:color w:val="7B3F00"/>
          </w:rPr>
          <w:t xml:space="preserve">חמין שהוחמו מער"ש - רחיצת כל הגוף לרב ושמואל</w:t>
        </w:r>
      </w:ins>
    </w:p>
    <w:p>
      <w:pPr>
        <w:pStyle w:val="38"/>
        <w:rPr>
          <w:ins w:id="97388" w:author="מנוע מכני" w:date="2026-10-11T12:04:39Z"/>
        </w:rPr>
      </w:pPr>
      <w:del w:id="97387" w:author="מנוע מכני" w:date="2026-10-11T12:04:39Z">
        <w:r w:rsidRPr="00097464">
          <w:delText xml:space="preserve">•</w:delText>
        </w:r>
      </w:del>
      <w:r w:rsidRPr="00097464">
        <w:t xml:space="preserve"> אתמר</w:t>
      </w:r>
      <w:r w:rsidRPr="00097464">
        <w:t xml:space="preserve">:</w:t>
      </w:r>
    </w:p>
    <w:p w:rsidR="00E9703F" w:rsidRPr="00097464" w:rsidRDefault="00E9703F" w:rsidP="00E9703F">
      <w:pPr>
        <w:rPr>
          <w:rFonts w:ascii="Fb Fontext" w:hAnsi="Fb Fontext"/>
          <w:spacing w:val="-6"/>
          <w:rtl/>
        </w:rPr>
      </w:pPr>
      <w:del w:id="97389" w:author="מנוע מכני" w:date="2026-10-11T12:04:39Z">
        <w:r w:rsidRPr="00097464">
          <w:rPr>
            <w:rFonts w:ascii="Fb Fontext" w:hAnsi="Fb Fontext" w:hint="cs"/>
            <w:spacing w:val="-6"/>
            <w:rtl/>
          </w:rPr>
          <w:delText xml:space="preserve"> </w:delText>
        </w:r>
      </w:del>
      <w:r w:rsidRPr="00097464">
        <w:rPr>
          <w:rFonts w:ascii="Fb Fontext" w:hAnsi="Fb Fontext"/>
          <w:spacing w:val="-6"/>
          <w:rtl/>
        </w:rPr>
        <w:t xml:space="preserve">חמין שהוחמו מערב שבת </w:t>
      </w:r>
      <w:r w:rsidRPr="00097464">
        <w:rPr>
          <w:rStyle w:val="2fb"/>
          <w:rFonts w:ascii="Fb Fontext" w:hAnsi="Fb Fontext"/>
          <w:spacing w:val="-6"/>
          <w:rtl/>
        </w:rPr>
        <w:t>לרב</w:t>
      </w:r>
      <w:r w:rsidRPr="00097464">
        <w:rPr>
          <w:rFonts w:ascii="Fb Fontext" w:hAnsi="Fb Fontext"/>
          <w:spacing w:val="-6"/>
          <w:rtl/>
        </w:rPr>
        <w:t>: למחר רוחץ בהן כל גופו אבר אבר, [כעין פניו ידיו ורגליו]</w:t>
      </w:r>
    </w:p>
    <w:p w:rsidR="00E9703F" w:rsidRPr="006F178A" w:rsidRDefault="00E9703F" w:rsidP="00E9703F">
      <w:pPr>
        <w:rPr>
          <w:rtl/>
        </w:rPr>
      </w:pPr>
      <w:r w:rsidRPr="006F178A">
        <w:rPr>
          <w:rtl/>
        </w:rPr>
        <w:tab/>
      </w:r>
      <w:r w:rsidRPr="006F178A">
        <w:rPr>
          <w:rtl/>
        </w:rPr>
        <w:tab/>
      </w:r>
      <w:r w:rsidRPr="006F178A">
        <w:rPr>
          <w:rtl/>
        </w:rPr>
        <w:tab/>
      </w:r>
      <w:r w:rsidRPr="006F178A">
        <w:rPr>
          <w:rtl/>
        </w:rPr>
        <w:tab/>
      </w:r>
      <w:del w:id="90111" w:author="מנוע מכני" w:date="2026-10-11T12:04:39Z">
        <w:r>
          <w:rPr>
            <w:rFonts w:hint="cs"/>
            <w:rtl/>
          </w:rPr>
          <w:delText xml:space="preserve"> </w:delText>
        </w:r>
      </w:del>
      <w:r w:rsidRPr="006F178A">
        <w:rPr>
          <w:rStyle w:val="2fb"/>
          <w:rFonts w:ascii="Fb Fontext" w:hAnsi="Fb Fontext"/>
          <w:rtl/>
        </w:rPr>
        <w:t>ולשמואל</w:t>
      </w:r>
      <w:r w:rsidRPr="006F178A">
        <w:rPr>
          <w:rtl/>
        </w:rPr>
        <w:t xml:space="preserve"> </w:t>
      </w:r>
      <w:r w:rsidRPr="006F178A">
        <w:rPr>
          <w:rtl/>
        </w:rPr>
        <w:t xml:space="preserve">לא</w:t>
      </w:r>
      <w:r w:rsidRPr="006F178A">
        <w:rPr>
          <w:rtl/>
        </w:rPr>
        <w:t xml:space="preserve"> התירו לרחוץ אלא פניו ידיו ורגליו.</w:t>
      </w:r>
    </w:p>
    <w:p w:rsidR="00E9703F" w:rsidRPr="006F178A" w:rsidRDefault="00E9703F" w:rsidP="00E9703F">
      <w:pPr>
        <w:rPr>
          <w:rtl/>
        </w:rPr>
      </w:pPr>
      <w:r w:rsidRPr="006F178A">
        <w:rPr>
          <w:rFonts w:ascii="Fb Fontext" w:hAnsi="Fb Fontext"/>
          <w:spacing w:val="-4"/>
          <w:sz w:val="20"/>
          <w:rtl/>
        </w:rPr>
        <w:t xml:space="preserve">ת"כ </w:t>
      </w:r>
      <w:r w:rsidRPr="006F178A">
        <w:rPr>
          <w:rStyle w:val="2fb"/>
          <w:rFonts w:ascii="Fb Fontext" w:hAnsi="Fb Fontext"/>
          <w:spacing w:val="-4"/>
          <w:sz w:val="20"/>
          <w:rtl/>
        </w:rPr>
        <w:t xml:space="preserve">דשמואל</w:t>
      </w:r>
      <w:r w:rsidRPr="006F178A">
        <w:rPr>
          <w:rFonts w:ascii="Fb Fontext" w:hAnsi="Fb Fontext"/>
          <w:spacing w:val="-4"/>
          <w:sz w:val="20"/>
          <w:rtl/>
        </w:rPr>
        <w:t xml:space="preserve"> חמין שהוחמו </w:t>
      </w:r>
      <w:r w:rsidRPr="006F178A">
        <w:rPr>
          <w:rStyle w:val="2fb"/>
          <w:rFonts w:ascii="Fb Fontext" w:hAnsi="Fb Fontext"/>
          <w:spacing w:val="-4"/>
          <w:sz w:val="20"/>
          <w:rtl/>
        </w:rPr>
        <w:t xml:space="preserve">מער"ש</w:t>
      </w:r>
      <w:r w:rsidRPr="006F178A">
        <w:rPr>
          <w:rFonts w:ascii="Fb Fontext" w:hAnsi="Fb Fontext"/>
          <w:spacing w:val="-4"/>
          <w:sz w:val="20"/>
          <w:rtl/>
        </w:rPr>
        <w:t xml:space="preserve">, למחר רוחץ בהן פניו ידיו ורגליו אבל </w:t>
      </w:r>
      <w:r w:rsidRPr="006F178A">
        <w:rPr>
          <w:rFonts w:ascii="Fb Fontext" w:hAnsi="Fb Fontext"/>
          <w:spacing w:val="-4"/>
          <w:sz w:val="20"/>
          <w:rtl/>
        </w:rPr>
        <w:t xml:space="preserve">לא</w:t>
      </w:r>
      <w:r w:rsidRPr="006F178A">
        <w:rPr>
          <w:rFonts w:ascii="Fb Fontext" w:hAnsi="Fb Fontext"/>
          <w:spacing w:val="-4"/>
          <w:sz w:val="20"/>
          <w:rtl/>
        </w:rPr>
        <w:t xml:space="preserve"> כל גופו אבר אבר </w:t>
      </w:r>
      <w:r w:rsidRPr="006F178A">
        <w:rPr>
          <w:rFonts w:ascii="Fb Fontext" w:hAnsi="Fb Fontext"/>
          <w:spacing w:val="-4"/>
          <w:sz w:val="20"/>
          <w:rtl/>
        </w:rPr>
        <w:t xml:space="preserve">ואצ"ל</w:t>
      </w:r>
      <w:r w:rsidRPr="006F178A">
        <w:rPr>
          <w:rFonts w:ascii="Fb Fontext" w:hAnsi="Fb Fontext"/>
          <w:spacing w:val="-4"/>
          <w:sz w:val="20"/>
          <w:rtl/>
        </w:rPr>
        <w:t xml:space="preserve"> חמין שהוחמו ביו"ט.</w:t>
      </w:r>
    </w:p>
    <w:p w:rsidR="00E9703F" w:rsidRDefault="00E9703F" w:rsidP="00E9703F">
      <w:pPr>
        <w:rPr>
          <w:rFonts w:ascii="Fb Fontext" w:hAnsi="Fb Fontext"/>
          <w:rtl/>
        </w:rPr>
      </w:pPr>
      <w:r w:rsidRPr="006F178A">
        <w:rPr>
          <w:rStyle w:val="2fb"/>
          <w:rFonts w:ascii="Fb Fontext" w:hAnsi="Fb Fontext"/>
          <w:rtl/>
        </w:rPr>
        <w:t xml:space="preserve">רבה</w:t>
      </w:r>
      <w:r w:rsidRPr="006F178A">
        <w:rPr>
          <w:rFonts w:ascii="Fb Fontext" w:hAnsi="Fb Fontext"/>
          <w:rtl/>
        </w:rPr>
        <w:t xml:space="preserve"> </w:t>
      </w:r>
      <w:ins w:id="95673" w:author="מנוע מכני" w:date="2026-10-11T12:04:39Z">
        <w:r>
          <w:rPr>
            <w:rFonts w:ascii="Fb Fontext" w:hAnsi="Fb Fontext"/>
            <w:rtl/>
          </w:rPr>
          <w:t xml:space="preserve">שונה</w:t>
        </w:r>
      </w:ins>
      <w:del w:id="95674" w:author="מנוע מכני" w:date="2026-10-11T12:04:39Z">
        <w:r w:rsidRPr="006F178A">
          <w:rPr>
            <w:rFonts w:ascii="Fb Fontext" w:hAnsi="Fb Fontext"/>
            <w:rtl/>
          </w:rPr>
          <w:delText xml:space="preserve">מתני</w:delText>
        </w:r>
      </w:del>
      <w:r w:rsidRPr="006F178A">
        <w:rPr>
          <w:rFonts w:ascii="Fb Fontext" w:hAnsi="Fb Fontext"/>
          <w:rtl/>
        </w:rPr>
        <w:t xml:space="preserve"> </w:t>
      </w:r>
      <w:ins w:id="95521" w:author="קלוד" w:date="2026-10-11T13:11:34Z">
        <w:r>
          <w:rPr>
            <w:rFonts w:ascii="Fb Fontext" w:hAnsi="Fb Fontext"/>
            <w:rtl/>
          </w:rPr>
          <w:t xml:space="preserve">את</w:t>
        </w:r>
      </w:ins>
      <w:del w:id="95522" w:author="קלוד" w:date="2026-10-11T13:11:34Z">
        <w:r w:rsidRPr="006F178A">
          <w:rPr>
            <w:rFonts w:ascii="Fb Fontext" w:hAnsi="Fb Fontext"/>
            <w:rtl/>
          </w:rPr>
          <w:delText xml:space="preserve">לה</w:delText>
        </w:r>
      </w:del>
      <w:r w:rsidRPr="006F178A">
        <w:rPr>
          <w:rFonts w:ascii="Fb Fontext" w:hAnsi="Fb Fontext"/>
          <w:rtl/>
        </w:rPr>
        <w:t xml:space="preserve"> </w:t>
      </w:r>
      <w:ins w:id="95519" w:author="קלוד" w:date="2026-10-11T13:11:34Z">
        <w:r>
          <w:rPr>
            <w:rFonts w:ascii="Fb Fontext" w:hAnsi="Fb Fontext"/>
            <w:rtl/>
          </w:rPr>
          <w:t xml:space="preserve">דברי</w:t>
        </w:r>
      </w:ins>
      <w:del w:id="95520" w:author="קלוד" w:date="2026-10-11T13:11:34Z">
        <w:r w:rsidRPr="006F178A">
          <w:rPr>
            <w:rFonts w:ascii="Fb Fontext" w:hAnsi="Fb Fontext"/>
            <w:rtl/>
          </w:rPr>
          <w:delText xml:space="preserve">לדרב</w:delText>
        </w:r>
      </w:del>
      <w:r w:rsidRPr="006F178A">
        <w:rPr>
          <w:rFonts w:ascii="Fb Fontext" w:hAnsi="Fb Fontext"/>
          <w:rtl/>
        </w:rPr>
        <w:t xml:space="preserve"> </w:t>
      </w:r>
      <w:ins w:id="95517" w:author="קלוד" w:date="2026-10-11T13:11:34Z">
        <w:r>
          <w:rPr>
            <w:rFonts w:ascii="Fb Fontext" w:hAnsi="Fb Fontext"/>
            <w:rtl/>
          </w:rPr>
          <w:t xml:space="preserve">רב</w:t>
        </w:r>
      </w:ins>
      <w:del w:id="95518" w:author="קלוד" w:date="2026-10-11T13:11:34Z">
        <w:r w:rsidRPr="006F178A">
          <w:rPr>
            <w:rFonts w:ascii="Fb Fontext" w:hAnsi="Fb Fontext"/>
            <w:rtl/>
          </w:rPr>
          <w:delText xml:space="preserve">בהאי</w:delText>
        </w:r>
      </w:del>
      <w:r w:rsidRPr="006F178A">
        <w:rPr>
          <w:rFonts w:ascii="Fb Fontext" w:hAnsi="Fb Fontext"/>
          <w:rtl/>
        </w:rPr>
        <w:t xml:space="preserve"> </w:t>
      </w:r>
      <w:ins w:id="95515" w:author="קלוד" w:date="2026-10-11T13:11:34Z">
        <w:r>
          <w:rPr>
            <w:rFonts w:ascii="Fb Fontext" w:hAnsi="Fb Fontext"/>
            <w:rtl/>
          </w:rPr>
          <w:t xml:space="preserve">בלשון זו:</w:t>
        </w:r>
      </w:ins>
      <w:del w:id="95516" w:author="קלוד" w:date="2026-10-11T13:11:34Z">
        <w:r w:rsidRPr="006F178A">
          <w:rPr>
            <w:rFonts w:ascii="Fb Fontext" w:hAnsi="Fb Fontext"/>
            <w:rtl/>
          </w:rPr>
          <w:delText xml:space="preserve">לישנא:</w:delText>
        </w:r>
      </w:del>
      <w:r w:rsidRPr="006F178A">
        <w:rPr>
          <w:rFonts w:ascii="Fb Fontext" w:hAnsi="Fb Fontext"/>
          <w:rtl/>
        </w:rPr>
        <w:t xml:space="preserve"> חמין שהוחמו </w:t>
      </w:r>
      <w:r w:rsidRPr="006F178A">
        <w:rPr>
          <w:rStyle w:val="2fb"/>
          <w:rFonts w:ascii="Fb Fontext" w:hAnsi="Fb Fontext"/>
          <w:rtl/>
        </w:rPr>
        <w:t xml:space="preserve">מער"</w:t>
      </w:r>
      <w:r w:rsidRPr="006F178A">
        <w:rPr>
          <w:rStyle w:val="2fb"/>
          <w:rFonts w:ascii="Fb Fontext" w:hAnsi="Fb Fontext" w:hint="cs"/>
          <w:rtl/>
        </w:rPr>
        <w:t xml:space="preserve">ש</w:t>
      </w:r>
      <w:r w:rsidRPr="006F178A">
        <w:rPr>
          <w:rFonts w:ascii="Fb Fontext" w:hAnsi="Fb Fontext" w:hint="cs"/>
          <w:rtl/>
        </w:rPr>
        <w:t xml:space="preserve"> -</w:t>
      </w:r>
    </w:p>
    <w:p>
      <w:pPr>
        <w:pStyle w:val="38"/>
        <w:rPr>
          <w:ins w:id="97390" w:author="מנוע מכני" w:date="2026-10-11T12:04:39Z"/>
        </w:rPr>
      </w:pPr>
      <w:r w:rsidRPr="00B3644D">
        <w:t xml:space="preserve">- </w:t>
      </w:r>
      <w:r w:rsidRPr="00B3644D">
        <w:t>דל</w:t>
      </w:r>
      <w:r w:rsidRPr="00B3644D">
        <w:t xml:space="preserve">רב:</w:t>
      </w:r>
    </w:p>
    <w:p w:rsidR="00E9703F" w:rsidRPr="00B3644D" w:rsidRDefault="00E9703F" w:rsidP="00E9703F">
      <w:pPr>
        <w:pStyle w:val="affffb"/>
        <w:rPr>
          <w:spacing w:val="-2"/>
          <w:rtl/>
        </w:rPr>
      </w:pPr>
      <w:del w:id="97391" w:author="מנוע מכני" w:date="2026-10-11T12:04:39Z">
        <w:r w:rsidRPr="00B3644D">
          <w:rPr>
            <w:spacing w:val="-2"/>
            <w:rtl/>
          </w:rPr>
          <w:delText xml:space="preserve"> </w:delText>
        </w:r>
      </w:del>
      <w:r w:rsidRPr="00B3644D">
        <w:rPr>
          <w:rFonts w:hint="cs"/>
          <w:spacing w:val="-2"/>
          <w:rtl/>
        </w:rPr>
        <w:t xml:space="preserve">למחר </w:t>
      </w:r>
      <w:r w:rsidRPr="00B3644D">
        <w:rPr>
          <w:spacing w:val="-2"/>
          <w:rtl/>
        </w:rPr>
        <w:t xml:space="preserve">רוחץ בהן כל גופו, ומשייר אבר אחד. איתיביה מכל </w:t>
      </w:r>
      <w:ins w:id="92647" w:author="מנוע מכני" w:date="2026-10-11T12:04:39Z">
        <w:r>
          <w:rPr>
            <w:spacing w:val="-2"/>
            <w:rtl/>
          </w:rPr>
          <w:t xml:space="preserve">אלו</w:t>
        </w:r>
      </w:ins>
      <w:del w:id="92648" w:author="מנוע מכני" w:date="2026-10-11T12:04:39Z">
        <w:r w:rsidRPr="00B3644D">
          <w:rPr>
            <w:spacing w:val="-2"/>
            <w:rtl/>
          </w:rPr>
          <w:delText xml:space="preserve">הני</w:delText>
        </w:r>
      </w:del>
      <w:ins w:id="95523" w:author="קלוד" w:date="2026-10-11T13:11:34Z">
        <w:r>
          <w:rPr>
            <w:spacing w:val="-2"/>
            <w:rtl/>
          </w:rPr>
          <w:t xml:space="preserve"> </w:t>
        </w:r>
      </w:ins>
      <w:del w:id="95524" w:author="קלוד" w:date="2026-10-11T13:11:34Z">
        <w:r w:rsidRPr="00B3644D">
          <w:rPr>
            <w:spacing w:val="-2"/>
            <w:rtl/>
          </w:rPr>
          <w:delText xml:space="preserve"> תיובתא </w:delText>
        </w:r>
      </w:del>
      <w:r w:rsidRPr="00B3644D">
        <w:rPr>
          <w:spacing w:val="-2"/>
          <w:rtl/>
        </w:rPr>
        <w:t xml:space="preserve">- תיובתא.</w:t>
      </w:r>
    </w:p>
    <w:p w:rsidR="00E9703F" w:rsidRPr="006F178A" w:rsidRDefault="00E9703F" w:rsidP="00E9703F">
      <w:pPr>
        <w:rPr>
          <w:rtl/>
        </w:rPr>
      </w:pPr>
      <w:r w:rsidRPr="006F178A">
        <w:rPr>
          <w:rStyle w:val="2fb"/>
          <w:rFonts w:ascii="Fb Fontext" w:hAnsi="Fb Fontext"/>
          <w:rtl/>
        </w:rPr>
        <w:t xml:space="preserve">ורבה</w:t>
      </w:r>
      <w:r w:rsidRPr="006F178A">
        <w:rPr>
          <w:rFonts w:ascii="Fb Fontext" w:hAnsi="Fb Fontext"/>
          <w:rtl/>
        </w:rPr>
        <w:t xml:space="preserve"> </w:t>
      </w:r>
      <w:ins w:id="95561" w:author="מנוע מכני" w:date="2026-10-11T12:04:39Z">
        <w:r>
          <w:rPr>
            <w:rFonts w:ascii="Fb Fontext" w:hAnsi="Fb Fontext"/>
            <w:rtl/>
          </w:rPr>
          <w:t xml:space="preserve">עשה</w:t>
        </w:r>
      </w:ins>
      <w:del w:id="95562" w:author="מנוע מכני" w:date="2026-10-11T12:04:39Z">
        <w:r w:rsidRPr="006F178A">
          <w:rPr>
            <w:rFonts w:ascii="Fb Fontext" w:hAnsi="Fb Fontext"/>
            <w:rtl/>
          </w:rPr>
          <w:delText xml:space="preserve">עביד</w:delText>
        </w:r>
      </w:del>
      <w:r w:rsidRPr="006F178A">
        <w:rPr>
          <w:rFonts w:ascii="Fb Fontext" w:hAnsi="Fb Fontext"/>
          <w:rtl/>
        </w:rPr>
        <w:t xml:space="preserve"> ככל </w:t>
      </w:r>
      <w:r w:rsidRPr="006F178A">
        <w:rPr>
          <w:rStyle w:val="afffe"/>
          <w:rFonts w:ascii="Fb Fontext" w:hAnsi="Fb Fontext"/>
          <w:rtl/>
        </w:rPr>
        <w:t>חומרי</w:t>
      </w:r>
      <w:r w:rsidRPr="006F178A">
        <w:rPr>
          <w:rFonts w:ascii="Fb Fontext" w:hAnsi="Fb Fontext"/>
          <w:rtl/>
        </w:rPr>
        <w:t xml:space="preserve"> </w:t>
      </w:r>
      <w:ins w:id="95529" w:author="קלוד" w:date="2026-10-11T13:11:34Z">
        <w:r>
          <w:rPr>
            <w:rStyle w:val="2fb"/>
            <w:rFonts w:ascii="Fb Fontext" w:hAnsi="Fb Fontext"/>
            <w:rtl/>
          </w:rPr>
          <w:t xml:space="preserve">רב,</w:t>
        </w:r>
      </w:ins>
      <w:del w:id="95530" w:author="קלוד" w:date="2026-10-11T13:11:34Z">
        <w:r w:rsidRPr="006F178A">
          <w:rPr>
            <w:rStyle w:val="2fb"/>
            <w:rFonts w:ascii="Fb Fontext" w:hAnsi="Fb Fontext"/>
            <w:rtl/>
          </w:rPr>
          <w:delText xml:space="preserve">דרב</w:delText>
        </w:r>
      </w:del>
      <w:r w:rsidRPr="006F178A">
        <w:rPr>
          <w:rFonts w:ascii="Fb Fontext" w:hAnsi="Fb Fontext"/>
          <w:rtl/>
        </w:rPr>
        <w:t xml:space="preserve"> חוץ משלוש </w:t>
      </w:r>
      <w:ins w:id="95563" w:author="מנוע מכני" w:date="2026-10-11T12:04:39Z">
        <w:ins w:id="95527" w:author="קלוד" w:date="2026-10-11T13:11:34Z">
          <w:r>
            <w:rPr>
              <w:rFonts w:ascii="Fb Fontext" w:hAnsi="Fb Fontext"/>
              <w:rtl/>
            </w:rPr>
            <w:t xml:space="preserve">שעשה</w:t>
          </w:r>
        </w:ins>
        <w:del w:id="95528" w:author="קלוד" w:date="2026-10-11T13:11:34Z">
          <w:r>
            <w:rPr>
              <w:rFonts w:ascii="Fb Fontext" w:hAnsi="Fb Fontext"/>
              <w:rtl/>
            </w:rPr>
            <w:delText xml:space="preserve">דעשה</w:delText>
          </w:r>
        </w:del>
      </w:ins>
      <w:del w:id="95564" w:author="מנוע מכני" w:date="2026-10-11T12:04:39Z">
        <w:r w:rsidRPr="006F178A">
          <w:rPr>
            <w:rFonts w:ascii="Fb Fontext" w:hAnsi="Fb Fontext"/>
            <w:rtl/>
          </w:rPr>
          <w:delText xml:space="preserve">דעביד</w:delText>
        </w:r>
      </w:del>
      <w:r w:rsidRPr="006F178A">
        <w:rPr>
          <w:rFonts w:ascii="Fb Fontext" w:hAnsi="Fb Fontext"/>
          <w:rtl/>
        </w:rPr>
        <w:t xml:space="preserve"> </w:t>
      </w:r>
      <w:ins w:id="95525" w:author="קלוד" w:date="2026-10-11T13:11:34Z">
        <w:r>
          <w:rPr>
            <w:rStyle w:val="2fb"/>
            <w:rFonts w:ascii="Fb Fontext" w:hAnsi="Fb Fontext"/>
            <w:rtl/>
          </w:rPr>
          <w:t xml:space="preserve">כשמואל:</w:t>
        </w:r>
      </w:ins>
      <w:del w:id="95526" w:author="קלוד" w:date="2026-10-11T13:11:34Z">
        <w:r w:rsidRPr="006F178A">
          <w:rPr>
            <w:rStyle w:val="2fb"/>
            <w:rFonts w:ascii="Fb Fontext" w:hAnsi="Fb Fontext"/>
            <w:rtl/>
          </w:rPr>
          <w:delText xml:space="preserve">כשמואל</w:delText>
        </w:r>
      </w:del>
      <w:r w:rsidRPr="006F178A">
        <w:rPr>
          <w:rFonts w:ascii="Fb Fontext" w:hAnsi="Fb Fontext"/>
          <w:rtl/>
        </w:rPr>
        <w:t xml:space="preserve"> מטילין מבגד לבגד, ומדליקין מנר לנר, והלכה </w:t>
      </w:r>
      <w:r w:rsidRPr="006F178A">
        <w:rPr>
          <w:rStyle w:val="2fb"/>
          <w:rFonts w:ascii="Fb Fontext" w:hAnsi="Fb Fontext"/>
          <w:rtl/>
        </w:rPr>
        <w:t xml:space="preserve">כר"ש</w:t>
      </w:r>
      <w:r w:rsidRPr="006F178A">
        <w:rPr>
          <w:rFonts w:ascii="Fb Fontext" w:hAnsi="Fb Fontext"/>
          <w:rtl/>
        </w:rPr>
        <w:t xml:space="preserve"> בגרירה.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13" w:author="קלוד" w:date="2026-10-11T12:33:55Z"/>
        </w:rPr>
      </w:pPr>
      <w:ins w:id="91014" w:author="קלוד" w:date="2026-10-11T12:33:55Z">
        <w:r>
          <w:rPr>
            <w:color w:val="7B3F00"/>
          </w:rPr>
          <w:t xml:space="preserve">מרחץ שפקקו נקביו - הזעה ושטיפה בשבת</w:t>
        </w:r>
      </w:ins>
    </w:p>
    <w:p w:rsidR="00E9703F" w:rsidRPr="006F178A" w:rsidRDefault="00E9703F" w:rsidP="00E9703F">
      <w:pPr>
        <w:rPr>
          <w:rtl/>
        </w:rPr>
      </w:pPr>
      <w:r w:rsidRPr="006F178A">
        <w:rPr>
          <w:b/>
          <w:rtl/>
        </w:rPr>
        <w:t>•</w:t>
      </w:r>
      <w:r w:rsidRPr="006F178A">
        <w:rPr>
          <w:b/>
          <w:bCs/>
          <w:rtl/>
        </w:rPr>
        <w:t xml:space="preserve"> ת"ר</w:t>
      </w:r>
      <w:r w:rsidRPr="006F178A">
        <w:rPr>
          <w:rFonts w:ascii="Fb Fontext" w:hAnsi="Fb Fontext"/>
          <w:rtl/>
        </w:rPr>
        <w:t xml:space="preserve"> מרחץ שפקקו נקביו </w:t>
      </w:r>
      <w:r w:rsidRPr="006F178A">
        <w:rPr>
          <w:rStyle w:val="2fb"/>
          <w:rFonts w:ascii="Fb Fontext" w:hAnsi="Fb Fontext"/>
          <w:rtl/>
        </w:rPr>
        <w:t xml:space="preserve">מער"ש</w:t>
      </w:r>
      <w:r w:rsidRPr="006F178A">
        <w:rPr>
          <w:rFonts w:ascii="Fb Fontext" w:hAnsi="Fb Fontext"/>
          <w:rtl/>
        </w:rPr>
        <w:t xml:space="preserve"> </w:t>
      </w:r>
      <w:r w:rsidRPr="006F178A">
        <w:rPr>
          <w:rFonts w:ascii="Fb Fontext" w:hAnsi="Fb Fontext" w:hint="cs"/>
          <w:rtl/>
        </w:rPr>
        <w:t xml:space="preserve">- </w:t>
      </w:r>
      <w:r w:rsidRPr="006F178A">
        <w:rPr>
          <w:rFonts w:ascii="Fb Fontext" w:hAnsi="Fb Fontext"/>
          <w:rtl/>
        </w:rPr>
        <w:t>למוצאי שבת רוחץ בו מיד.</w:t>
      </w:r>
    </w:p>
    <w:p w:rsidR="00E9703F" w:rsidRPr="006F178A" w:rsidRDefault="00E9703F" w:rsidP="00E9703F">
      <w:pPr>
        <w:rPr>
          <w:rtl/>
        </w:rPr>
      </w:pPr>
      <w:r w:rsidRPr="006F178A">
        <w:rPr>
          <w:rtl/>
        </w:rPr>
        <w:t xml:space="preserve">פקקו נקביו מעיו"ט - למחר נכנס ומזיע, ויוצא ומשתטף בבית </w:t>
      </w:r>
      <w:ins w:id="95531" w:author="קלוד" w:date="2026-10-11T13:11:34Z">
        <w:r>
          <w:rPr>
            <w:rFonts w:hint="cs"/>
            <w:rtl/>
          </w:rPr>
          <w:t xml:space="preserve">החיצון.</w:t>
        </w:r>
      </w:ins>
      <w:del w:id="95532" w:author="קלוד" w:date="2026-10-11T13:11:34Z">
        <w:r w:rsidRPr="006F178A">
          <w:rPr>
            <w:rFonts w:hint="cs"/>
            <w:rtl/>
          </w:rPr>
          <w:delText xml:space="preserve">ה</w:delText>
        </w:r>
        <w:r w:rsidRPr="006F178A">
          <w:rPr>
            <w:rtl/>
          </w:rPr>
          <w:delText xml:space="preserve">החיצון.</w:delText>
        </w:r>
      </w:del>
    </w:p>
    <w:p w:rsidR="00E9703F" w:rsidRDefault="00E9703F" w:rsidP="00E9703F">
      <w:pPr>
        <w:rPr>
          <w:rtl/>
        </w:rPr>
      </w:pPr>
      <w:r w:rsidRPr="006F178A">
        <w:rPr>
          <w:rStyle w:val="2fb"/>
          <w:rtl/>
        </w:rPr>
        <w:t xml:space="preserve">ר"י</w:t>
      </w:r>
      <w:r w:rsidRPr="006F178A">
        <w:rPr>
          <w:rtl/>
        </w:rPr>
        <w:t xml:space="preserve"> מעשה במרחץ של בני ברק שפקקו נקביו מערב יו"ט,</w:t>
      </w:r>
    </w:p>
    <w:p w:rsidR="00E9703F" w:rsidRPr="006F178A" w:rsidRDefault="00E9703F" w:rsidP="00E9703F">
      <w:pPr>
        <w:rPr>
          <w:rtl/>
        </w:rPr>
      </w:pPr>
      <w:r w:rsidRPr="006F178A">
        <w:rPr>
          <w:rFonts w:ascii="Fb Fontext" w:hAnsi="Fb Fontext"/>
          <w:sz w:val="20"/>
          <w:rtl/>
        </w:rPr>
        <w:t xml:space="preserve">למחר </w:t>
      </w:r>
      <w:ins w:id="95539" w:author="קלוד" w:date="2026-10-11T13:11:34Z">
        <w:r>
          <w:rPr>
            <w:rFonts w:ascii="Fb Fontext" w:hAnsi="Fb Fontext"/>
            <w:sz w:val="20"/>
            <w:rtl/>
          </w:rPr>
          <w:t xml:space="preserve">נכנסו</w:t>
        </w:r>
      </w:ins>
      <w:del w:id="95540" w:author="קלוד" w:date="2026-10-11T13:11:34Z">
        <w:r w:rsidRPr="006F178A">
          <w:rPr>
            <w:rFonts w:ascii="Fb Fontext" w:hAnsi="Fb Fontext"/>
            <w:sz w:val="20"/>
            <w:rtl/>
          </w:rPr>
          <w:delText xml:space="preserve">נכנס</w:delText>
        </w:r>
      </w:del>
      <w:r w:rsidRPr="006F178A">
        <w:rPr>
          <w:rFonts w:ascii="Fb Fontext" w:hAnsi="Fb Fontext"/>
          <w:sz w:val="20"/>
          <w:rtl/>
        </w:rPr>
        <w:t xml:space="preserve"> </w:t>
      </w:r>
      <w:r w:rsidRPr="006F178A">
        <w:rPr>
          <w:rStyle w:val="2fb"/>
          <w:rFonts w:ascii="Fb Fontext" w:hAnsi="Fb Fontext"/>
          <w:sz w:val="20"/>
          <w:rtl/>
        </w:rPr>
        <w:t xml:space="preserve">ראב"ע</w:t>
      </w:r>
      <w:r w:rsidRPr="006F178A">
        <w:rPr>
          <w:rFonts w:ascii="Fb Fontext" w:hAnsi="Fb Fontext"/>
          <w:sz w:val="20"/>
          <w:rtl/>
        </w:rPr>
        <w:t xml:space="preserve"> </w:t>
      </w:r>
      <w:r w:rsidRPr="006F178A">
        <w:rPr>
          <w:rStyle w:val="2fb"/>
          <w:rFonts w:ascii="Fb Fontext" w:hAnsi="Fb Fontext"/>
          <w:sz w:val="20"/>
          <w:rtl/>
        </w:rPr>
        <w:t xml:space="preserve">ור"ע</w:t>
      </w:r>
      <w:r w:rsidRPr="006F178A">
        <w:rPr>
          <w:rFonts w:ascii="Fb Fontext" w:hAnsi="Fb Fontext"/>
          <w:sz w:val="20"/>
          <w:rtl/>
        </w:rPr>
        <w:t xml:space="preserve">, והזיעו בו ויצאו ונשתטפו בבית </w:t>
      </w:r>
      <w:ins w:id="95537" w:author="קלוד" w:date="2026-10-11T13:11:34Z">
        <w:r>
          <w:rPr>
            <w:rFonts w:ascii="Fb Fontext" w:hAnsi="Fb Fontext"/>
            <w:sz w:val="20"/>
            <w:rtl/>
          </w:rPr>
          <w:t xml:space="preserve">החיצון,</w:t>
        </w:r>
      </w:ins>
      <w:del w:id="95538" w:author="קלוד" w:date="2026-10-11T13:11:34Z">
        <w:r w:rsidRPr="006F178A">
          <w:rPr>
            <w:rFonts w:ascii="Fb Fontext" w:hAnsi="Fb Fontext"/>
            <w:sz w:val="20"/>
            <w:rtl/>
          </w:rPr>
          <w:delText xml:space="preserve">החיצון.</w:delText>
        </w:r>
      </w:del>
      <w:r w:rsidRPr="006F178A">
        <w:rPr>
          <w:rFonts w:ascii="Fb Fontext" w:hAnsi="Fb Fontext"/>
          <w:sz w:val="20"/>
          <w:rtl/>
        </w:rPr>
        <w:t xml:space="preserve"> אלא שחמין שלו מחופין </w:t>
      </w:r>
      <w:ins w:id="95535" w:author="קלוד" w:date="2026-10-11T13:11:34Z">
        <w:r>
          <w:rPr>
            <w:rFonts w:ascii="Fb Fontext" w:hAnsi="Fb Fontext"/>
            <w:sz w:val="20"/>
            <w:rtl/>
          </w:rPr>
          <w:t xml:space="preserve">בנסרים.</w:t>
        </w:r>
      </w:ins>
      <w:del w:id="95536" w:author="קלוד" w:date="2026-10-11T13:11:34Z">
        <w:r w:rsidRPr="006F178A">
          <w:rPr>
            <w:rFonts w:ascii="Fb Fontext" w:hAnsi="Fb Fontext"/>
            <w:sz w:val="20"/>
            <w:rtl/>
          </w:rPr>
          <w:delText xml:space="preserve">בנסרים</w:delText>
        </w:r>
      </w:del>
      <w:r w:rsidRPr="006F178A">
        <w:rPr>
          <w:rFonts w:ascii="Fb Fontext" w:hAnsi="Fb Fontext" w:hint="cs"/>
          <w:sz w:val="20"/>
          <w:rtl/>
        </w:rPr>
        <w:t xml:space="preserve"> ו</w:t>
      </w:r>
      <w:r w:rsidRPr="006F178A">
        <w:rPr>
          <w:rFonts w:ascii="Fb Fontext" w:hAnsi="Fb Fontext"/>
          <w:sz w:val="20"/>
          <w:rtl/>
        </w:rPr>
        <w:t xml:space="preserve">כשבא הדבר לפני חכמים, אמרו: </w:t>
      </w:r>
      <w:ins w:id="94077" w:author="מנוע מכני" w:date="2026-10-11T12:04:39Z">
        <w:r>
          <w:rPr>
            <w:rFonts w:ascii="Fb Fontext" w:hAnsi="Fb Fontext"/>
            <w:sz w:val="20"/>
            <w:rtl/>
          </w:rPr>
          <w:t xml:space="preserve">אף</w:t>
        </w:r>
      </w:ins>
      <w:del w:id="94078" w:author="מנוע מכני" w:date="2026-10-11T12:04:39Z">
        <w:r w:rsidRPr="006F178A">
          <w:rPr>
            <w:rFonts w:ascii="Fb Fontext" w:hAnsi="Fb Fontext"/>
            <w:sz w:val="20"/>
            <w:rtl/>
          </w:rPr>
          <w:delText xml:space="preserve">אע"פ</w:delText>
        </w:r>
      </w:del>
      <w:r w:rsidRPr="006F178A">
        <w:rPr>
          <w:rFonts w:ascii="Fb Fontext" w:hAnsi="Fb Fontext"/>
          <w:sz w:val="20"/>
          <w:rtl/>
        </w:rPr>
        <w:t xml:space="preserve"> שאין חמין שלו מחופין </w:t>
      </w:r>
      <w:ins w:id="95533" w:author="קלוד" w:date="2026-10-11T13:11:34Z">
        <w:r>
          <w:rPr>
            <w:rFonts w:ascii="Fb Fontext" w:hAnsi="Fb Fontext"/>
            <w:sz w:val="20"/>
            <w:rtl/>
          </w:rPr>
          <w:t xml:space="preserve">בנסרין </w:t>
        </w:r>
        <w:r>
          <w:rPr>
            <w:rStyle w:val="afffffe"/>
            <w:rFonts w:ascii="Fb Fontext" w:hAnsi="Fb Fontext"/>
            <w:sz w:val="20"/>
            <w:rtl/>
          </w:rPr>
          <w:t xml:space="preserve">מותר</w:t>
        </w:r>
        <w:r>
          <w:rPr>
            <w:rFonts w:ascii="Fb Fontext" w:hAnsi="Fb Fontext"/>
            <w:sz w:val="20"/>
            <w:rtl/>
          </w:rPr>
          <w:t xml:space="preserve">.</w:t>
        </w:r>
      </w:ins>
      <w:del w:id="95534" w:author="קלוד" w:date="2026-10-11T13:11:34Z">
        <w:r w:rsidRPr="006F178A">
          <w:rPr>
            <w:rFonts w:ascii="Fb Fontext" w:hAnsi="Fb Fontext"/>
            <w:sz w:val="20"/>
            <w:rtl/>
          </w:rPr>
          <w:delText xml:space="preserve">בנסרין.</w:delText>
        </w:r>
      </w:del>
      <w:r w:rsidRPr="006F178A">
        <w:rPr>
          <w:rFonts w:ascii="Fb Fontext" w:hAnsi="Fb Fontext"/>
          <w:sz w:val="20"/>
          <w:rtl/>
        </w:rPr>
        <w:t xml:space="preserve"> ומשרבו עוברי עבירה התחילו לאסור.</w:t>
      </w:r>
    </w:p>
    <w:p w:rsidR="00E9703F" w:rsidRPr="006F178A" w:rsidRDefault="00E9703F" w:rsidP="00E9703F">
      <w:pPr>
        <w:rPr>
          <w:rtl/>
        </w:rPr>
      </w:pPr>
      <w:r w:rsidRPr="006F178A">
        <w:rPr>
          <w:rtl/>
        </w:rPr>
        <w:t>אמבטיאות של כרכין - מטייל בהן ואינו חושש.</w:t>
      </w:r>
    </w:p>
    <w:p w:rsidR="00E9703F" w:rsidRDefault="00E9703F" w:rsidP="00E9703F">
      <w:pPr>
        <w:rPr>
          <w:rFonts w:ascii="Fb Fontext" w:hAnsi="Fb Fontext"/>
          <w:b/>
          <w:bCs/>
          <w:rtl/>
        </w:rPr>
      </w:pPr>
      <w:ins w:id="95543" w:author="קלוד" w:date="2026-10-11T13:11:34Z">
        <w:r>
          <w:rPr>
            <w:rStyle w:val="afffffe"/>
            <w:rFonts w:ascii="Fb Fontext" w:hAnsi="Fb Fontext"/>
            <w:b/>
            <w:bCs/>
            <w:rtl/>
          </w:rPr>
          <w:t xml:space="preserve">מי הם</w:t>
        </w:r>
        <w:r>
          <w:rPr>
            <w:rFonts w:ascii="Fb Fontext" w:hAnsi="Fb Fontext"/>
            <w:b/>
            <w:bCs/>
            <w:rtl/>
          </w:rPr>
          <w:t xml:space="preserve"> עוברי</w:t>
        </w:r>
      </w:ins>
      <w:del w:id="95544" w:author="קלוד" w:date="2026-10-11T13:11:34Z">
        <w:r w:rsidRPr="006F178A">
          <w:rPr>
            <w:rFonts w:ascii="Fb Fontext" w:hAnsi="Fb Fontext"/>
            <w:b/>
            <w:bCs/>
            <w:rtl/>
          </w:rPr>
          <w:delText xml:space="preserve">עוברי</w:delText>
        </w:r>
      </w:del>
      <w:r w:rsidRPr="006F178A">
        <w:rPr>
          <w:rFonts w:ascii="Fb Fontext" w:hAnsi="Fb Fontext"/>
          <w:b/>
          <w:bCs/>
          <w:rtl/>
        </w:rPr>
        <w:t xml:space="preserve"> </w:t>
      </w:r>
      <w:ins w:id="95541" w:author="קלוד" w:date="2026-10-11T13:11:34Z">
        <w:r>
          <w:rPr>
            <w:rFonts w:ascii="Fb Fontext" w:hAnsi="Fb Fontext"/>
            <w:b/>
            <w:bCs/>
            <w:rtl/>
          </w:rPr>
          <w:t xml:space="preserve">עבירה?</w:t>
        </w:r>
      </w:ins>
      <w:del w:id="95542" w:author="קלוד" w:date="2026-10-11T13:11:34Z">
        <w:r w:rsidRPr="006F178A">
          <w:rPr>
            <w:rFonts w:ascii="Fb Fontext" w:hAnsi="Fb Fontext"/>
            <w:b/>
            <w:bCs/>
            <w:rtl/>
          </w:rPr>
          <w:delText xml:space="preserve">עבירה</w:delText>
        </w:r>
      </w:del>
    </w:p>
    <w:p>
      <w:pPr>
        <w:pStyle w:val="38"/>
        <w:rPr>
          <w:ins w:id="97392" w:author="מנוע מכני" w:date="2026-10-11T12:04:39Z"/>
        </w:rPr>
      </w:pPr>
      <w:r w:rsidRPr="006F178A">
        <w:t xml:space="preserve">בר קפרא:</w:t>
      </w:r>
    </w:p>
    <w:p w:rsidR="00E9703F" w:rsidRPr="009757B9" w:rsidRDefault="00E9703F" w:rsidP="00E9703F">
      <w:pPr>
        <w:rPr>
          <w:rFonts w:cs="Guttman Vilna"/>
          <w:b/>
          <w:bCs/>
          <w:rtl/>
        </w:rPr>
      </w:pPr>
      <w:del w:id="97393" w:author="מנוע מכני" w:date="2026-10-11T12:04:39Z">
        <w:r w:rsidRPr="006F178A">
          <w:rPr>
            <w:rtl/>
          </w:rPr>
          <w:delText xml:space="preserve"> </w:delText>
        </w:r>
      </w:del>
      <w:r w:rsidRPr="006F178A">
        <w:rPr>
          <w:rtl/>
        </w:rPr>
        <w:t xml:space="preserve">בתחילה היו רוחצין בחמין שהוחמו </w:t>
      </w:r>
      <w:r w:rsidRPr="006F178A">
        <w:rPr>
          <w:rStyle w:val="2fb"/>
          <w:rtl/>
        </w:rPr>
        <w:t xml:space="preserve">מער"ש</w:t>
      </w:r>
      <w:r w:rsidRPr="006F178A">
        <w:rPr>
          <w:rtl/>
        </w:rPr>
        <w:t xml:space="preserve">, התחילו הבלנים להחם בשבת ואומרים </w:t>
      </w:r>
      <w:r w:rsidRPr="006F178A">
        <w:rPr>
          <w:rStyle w:val="2fb"/>
          <w:rtl/>
        </w:rPr>
        <w:t xml:space="preserve">מער"ש</w:t>
      </w:r>
      <w:r w:rsidRPr="006F178A">
        <w:rPr>
          <w:rtl/>
        </w:rPr>
        <w:t xml:space="preserve"> הוחמו.</w:t>
      </w:r>
    </w:p>
    <w:p w:rsidR="00E9703F" w:rsidRPr="006F178A" w:rsidRDefault="00E9703F" w:rsidP="00E9703F">
      <w:pPr>
        <w:rPr>
          <w:rtl/>
        </w:rPr>
      </w:pPr>
      <w:r w:rsidRPr="006F178A">
        <w:rPr>
          <w:rFonts w:ascii="Fb Fontext" w:hAnsi="Fb Fontext" w:hint="cs"/>
          <w:rtl/>
        </w:rPr>
        <w:t xml:space="preserve">- </w:t>
      </w:r>
      <w:r w:rsidRPr="006F178A">
        <w:rPr>
          <w:rFonts w:ascii="Fb Fontext" w:hAnsi="Fb Fontext"/>
          <w:rtl/>
        </w:rPr>
        <w:t>אסרו את החמין והתירו את הזיע</w:t>
      </w:r>
      <w:r w:rsidRPr="006F178A">
        <w:rPr>
          <w:rFonts w:ascii="Fb Fontext" w:hAnsi="Fb Fontext" w:hint="cs"/>
          <w:rtl/>
        </w:rPr>
        <w:t xml:space="preserve">ה, </w:t>
      </w:r>
      <w:r w:rsidRPr="006F178A">
        <w:rPr>
          <w:rFonts w:ascii="Fb Fontext" w:hAnsi="Fb Fontext"/>
          <w:rtl/>
        </w:rPr>
        <w:t>ועדיין היו רוחצין בחמין, ואומרים מזיעין אנחנו.</w:t>
      </w:r>
    </w:p>
    <w:p w:rsidR="00E9703F" w:rsidRPr="00B3644D" w:rsidRDefault="00E9703F" w:rsidP="00E9703F">
      <w:pPr>
        <w:rPr>
          <w:spacing w:val="-4"/>
          <w:rtl/>
        </w:rPr>
      </w:pPr>
      <w:r w:rsidRPr="00B3644D">
        <w:rPr>
          <w:spacing w:val="-4"/>
          <w:rtl/>
        </w:rPr>
        <w:t>- אסרו את הזיעה והתירו חמי טבריה</w:t>
      </w:r>
      <w:r w:rsidRPr="00B3644D">
        <w:rPr>
          <w:rFonts w:hint="cs"/>
          <w:spacing w:val="-4"/>
          <w:rtl/>
        </w:rPr>
        <w:t xml:space="preserve">, </w:t>
      </w:r>
      <w:r w:rsidRPr="00B3644D">
        <w:rPr>
          <w:spacing w:val="-4"/>
          <w:rtl/>
        </w:rPr>
        <w:t>ועדיין היו רוחצין בחמי האור, ואומרים בחמי טבריה רחצנו.</w:t>
      </w:r>
    </w:p>
    <w:p w:rsidR="00E9703F" w:rsidRDefault="00E9703F" w:rsidP="00E9703F">
      <w:pPr>
        <w:rPr>
          <w:rtl/>
        </w:rPr>
      </w:pPr>
      <w:r w:rsidRPr="006F178A">
        <w:rPr>
          <w:rtl/>
        </w:rPr>
        <w:t>- אסרו חמי טבריה והתירו את הצונן</w:t>
      </w:r>
      <w:r w:rsidRPr="006F178A">
        <w:rPr>
          <w:rFonts w:hint="cs"/>
          <w:rtl/>
        </w:rPr>
        <w:t>,</w:t>
      </w:r>
      <w:r w:rsidRPr="006F178A">
        <w:rPr>
          <w:rtl/>
        </w:rPr>
        <w:t xml:space="preserve"> ראו שאין הדבר עומד להן</w:t>
      </w:r>
    </w:p>
    <w:p w:rsidR="00E9703F" w:rsidRPr="00EC3AF0" w:rsidRDefault="00E9703F" w:rsidP="00E9703F">
      <w:pPr>
        <w:rPr>
          <w:rtl/>
        </w:rPr>
      </w:pPr>
      <w:r w:rsidRPr="006F178A">
        <w:rPr>
          <w:rFonts w:ascii="Fb Fontext" w:hAnsi="Fb Fontext"/>
          <w:sz w:val="20"/>
          <w:rtl/>
        </w:rPr>
        <w:t>- התירו להן חמי טבריה, וזיעה במקומה עומדת.</w:t>
      </w:r>
    </w:p>
    <w:p>
      <w:pPr>
        <w:pStyle w:val="38"/>
        <w:rPr>
          <w:ins w:id="97394" w:author="מנוע מכני" w:date="2026-10-11T12:04:39Z"/>
        </w:rPr>
      </w:pPr>
      <w:r w:rsidRPr="00EC3AF0">
        <w:t>רבא:</w:t>
      </w:r>
    </w:p>
    <w:p w:rsidR="00E9703F" w:rsidRPr="006F178A" w:rsidRDefault="00E9703F" w:rsidP="00E9703F">
      <w:pPr>
        <w:rPr>
          <w:rtl/>
        </w:rPr>
      </w:pPr>
      <w:del w:id="97395" w:author="מנוע מכני" w:date="2026-10-11T12:04:39Z">
        <w:r w:rsidRPr="006F178A">
          <w:rPr>
            <w:rFonts w:ascii="Fb Fontext" w:hAnsi="Fb Fontext"/>
            <w:rtl/>
          </w:rPr>
          <w:delText xml:space="preserve"> </w:delText>
        </w:r>
      </w:del>
      <w:ins w:id="92651" w:author="מנוע מכני" w:date="2026-10-11T12:04:39Z">
        <w:ins w:id="95557" w:author="קלוד" w:date="2026-10-11T13:11:34Z">
          <w:r>
            <w:rPr>
              <w:rFonts w:ascii="Fb Fontext" w:hAnsi="Fb Fontext"/>
              <w:rtl/>
            </w:rPr>
            <w:t xml:space="preserve">מי</w:t>
          </w:r>
        </w:ins>
        <w:del w:id="95558" w:author="קלוד" w:date="2026-10-11T13:11:34Z">
          <w:r>
            <w:rPr>
              <w:rFonts w:ascii="Fb Fontext" w:hAnsi="Fb Fontext"/>
              <w:rtl/>
            </w:rPr>
            <w:delText xml:space="preserve">זה</w:delText>
          </w:r>
        </w:del>
      </w:ins>
      <w:del w:id="92652" w:author="מנוע מכני" w:date="2026-10-11T12:04:39Z">
        <w:r w:rsidRPr="006F178A">
          <w:rPr>
            <w:rFonts w:ascii="Fb Fontext" w:hAnsi="Fb Fontext"/>
            <w:rtl/>
          </w:rPr>
          <w:delText xml:space="preserve">האי</w:delText>
        </w:r>
      </w:del>
      <w:r w:rsidRPr="006F178A">
        <w:rPr>
          <w:rFonts w:ascii="Fb Fontext" w:hAnsi="Fb Fontext"/>
          <w:rtl/>
        </w:rPr>
        <w:t xml:space="preserve"> </w:t>
      </w:r>
      <w:ins w:id="95555" w:author="קלוד" w:date="2026-10-11T13:11:34Z">
        <w:r>
          <w:rPr>
            <w:rFonts w:ascii="Fb Fontext" w:hAnsi="Fb Fontext"/>
            <w:rtl/>
          </w:rPr>
          <w:t xml:space="preserve">שעובר</w:t>
        </w:r>
      </w:ins>
      <w:del w:id="95556" w:author="קלוד" w:date="2026-10-11T13:11:34Z">
        <w:r w:rsidRPr="006F178A">
          <w:rPr>
            <w:rFonts w:ascii="Fb Fontext" w:hAnsi="Fb Fontext"/>
            <w:rtl/>
          </w:rPr>
          <w:delText xml:space="preserve">מאן</w:delText>
        </w:r>
      </w:del>
      <w:r w:rsidRPr="006F178A">
        <w:rPr>
          <w:rFonts w:ascii="Fb Fontext" w:hAnsi="Fb Fontext"/>
          <w:rtl/>
        </w:rPr>
        <w:t xml:space="preserve"> </w:t>
      </w:r>
      <w:ins w:id="95553" w:author="קלוד" w:date="2026-10-11T13:11:34Z">
        <w:r>
          <w:rPr>
            <w:rFonts w:ascii="Fb Fontext" w:hAnsi="Fb Fontext"/>
            <w:rtl/>
          </w:rPr>
          <w:t xml:space="preserve">על</w:t>
        </w:r>
      </w:ins>
      <w:del w:id="95554" w:author="קלוד" w:date="2026-10-11T13:11:34Z">
        <w:r w:rsidRPr="006F178A">
          <w:rPr>
            <w:rFonts w:ascii="Fb Fontext" w:hAnsi="Fb Fontext"/>
            <w:rtl/>
          </w:rPr>
          <w:delText xml:space="preserve">דעבר</w:delText>
        </w:r>
      </w:del>
      <w:r w:rsidRPr="006F178A">
        <w:rPr>
          <w:rFonts w:ascii="Fb Fontext" w:hAnsi="Fb Fontext"/>
          <w:rtl/>
        </w:rPr>
        <w:t xml:space="preserve"> </w:t>
      </w:r>
      <w:ins w:id="95551" w:author="קלוד" w:date="2026-10-11T13:11:34Z">
        <w:r>
          <w:rPr>
            <w:rFonts w:ascii="Fb Fontext" w:hAnsi="Fb Fontext"/>
            <w:rtl/>
          </w:rPr>
          <w:t xml:space="preserve">דברי</w:t>
        </w:r>
      </w:ins>
      <w:del w:id="95552" w:author="קלוד" w:date="2026-10-11T13:11:34Z">
        <w:r w:rsidRPr="006F178A">
          <w:rPr>
            <w:rFonts w:ascii="Fb Fontext" w:hAnsi="Fb Fontext"/>
            <w:rtl/>
          </w:rPr>
          <w:delText xml:space="preserve">אדרבנן</w:delText>
        </w:r>
      </w:del>
      <w:r w:rsidRPr="006F178A">
        <w:rPr>
          <w:rFonts w:ascii="Fb Fontext" w:hAnsi="Fb Fontext"/>
          <w:rtl/>
        </w:rPr>
        <w:t xml:space="preserve"> </w:t>
      </w:r>
      <w:ins w:id="95549" w:author="קלוד" w:date="2026-10-11T13:11:34Z">
        <w:r>
          <w:rPr>
            <w:rFonts w:ascii="Fb Fontext" w:hAnsi="Fb Fontext"/>
            <w:rtl/>
          </w:rPr>
          <w:t xml:space="preserve">רבנן</w:t>
        </w:r>
      </w:ins>
      <w:del w:id="95550" w:author="קלוד" w:date="2026-10-11T13:11:34Z">
        <w:r w:rsidRPr="006F178A">
          <w:rPr>
            <w:rFonts w:ascii="Fb Fontext" w:hAnsi="Fb Fontext"/>
            <w:rtl/>
          </w:rPr>
          <w:delText xml:space="preserve">שרי</w:delText>
        </w:r>
      </w:del>
      <w:r w:rsidRPr="006F178A">
        <w:rPr>
          <w:rFonts w:ascii="Fb Fontext" w:hAnsi="Fb Fontext"/>
          <w:rtl/>
        </w:rPr>
        <w:t xml:space="preserve"> </w:t>
      </w:r>
      <w:ins w:id="90195" w:author="Claude - סמנטי" w:date="2026-10-11T12:28:21Z">
        <w:ins w:id="95547" w:author="קלוד" w:date="2026-10-11T13:11:34Z">
          <w:r>
            <w:rPr>
              <w:rFonts w:ascii="Fb Fontext" w:hAnsi="Fb Fontext"/>
              <w:rtl/>
            </w:rPr>
            <w:t xml:space="preserve">- מותר לקרוא</w:t>
          </w:r>
        </w:ins>
        <w:del w:id="95548" w:author="קלוד" w:date="2026-10-11T13:11:34Z">
          <w:r>
            <w:rPr>
              <w:rFonts w:ascii="Fb Fontext" w:hAnsi="Fb Fontext"/>
              <w:rtl/>
            </w:rPr>
            <w:delText xml:space="preserve">לקרות</w:delText>
          </w:r>
        </w:del>
      </w:ins>
      <w:del w:id="90196" w:author="Claude - סמנטי" w:date="2026-10-11T12:28:21Z">
        <w:r w:rsidRPr="006F178A">
          <w:rPr>
            <w:rFonts w:ascii="Fb Fontext" w:hAnsi="Fb Fontext"/>
            <w:rtl/>
          </w:rPr>
          <w:delText xml:space="preserve">למיקרי</w:delText>
        </w:r>
      </w:del>
      <w:r w:rsidRPr="006F178A">
        <w:rPr>
          <w:rFonts w:ascii="Fb Fontext" w:hAnsi="Fb Fontext"/>
          <w:rtl/>
        </w:rPr>
        <w:t xml:space="preserve"> </w:t>
      </w:r>
      <w:ins w:id="92649" w:author="מנוע מכני" w:date="2026-10-11T12:04:39Z">
        <w:r>
          <w:rPr>
            <w:rFonts w:ascii="Fb Fontext" w:hAnsi="Fb Fontext"/>
            <w:rtl/>
          </w:rPr>
          <w:t xml:space="preserve">לו</w:t>
        </w:r>
      </w:ins>
      <w:del w:id="92650" w:author="מנוע מכני" w:date="2026-10-11T12:04:39Z">
        <w:r w:rsidRPr="006F178A">
          <w:rPr>
            <w:rFonts w:ascii="Fb Fontext" w:hAnsi="Fb Fontext"/>
            <w:rtl/>
          </w:rPr>
          <w:delText xml:space="preserve">ליה</w:delText>
        </w:r>
      </w:del>
      <w:r w:rsidRPr="006F178A">
        <w:rPr>
          <w:rFonts w:ascii="Fb Fontext" w:hAnsi="Fb Fontext"/>
          <w:rtl/>
        </w:rPr>
        <w:t xml:space="preserve"> </w:t>
      </w:r>
      <w:ins w:id="95545" w:author="קלוד" w:date="2026-10-11T13:11:34Z">
        <w:r>
          <w:rPr>
            <w:rFonts w:ascii="Fb Fontext" w:hAnsi="Fb Fontext"/>
            <w:rtl/>
          </w:rPr>
          <w:t xml:space="preserve">עבריין,</w:t>
        </w:r>
      </w:ins>
      <w:del w:id="95546" w:author="קלוד" w:date="2026-10-11T13:11:34Z">
        <w:r w:rsidRPr="006F178A">
          <w:rPr>
            <w:rFonts w:ascii="Fb Fontext" w:hAnsi="Fb Fontext"/>
            <w:rtl/>
          </w:rPr>
          <w:delText xml:space="preserve">עבריינא,</w:delText>
        </w:r>
      </w:del>
      <w:r w:rsidRPr="006F178A">
        <w:rPr>
          <w:rFonts w:ascii="Fb Fontext" w:hAnsi="Fb Fontext"/>
          <w:rtl/>
        </w:rPr>
        <w:t xml:space="preserve"> </w:t>
      </w:r>
      <w:ins w:id="92653" w:author="מנוע מכני" w:date="2026-10-11T12:04:39Z">
        <w:r>
          <w:rPr>
            <w:rFonts w:ascii="Fb Fontext" w:hAnsi="Fb Fontext"/>
            <w:rtl/>
          </w:rPr>
          <w:t xml:space="preserve">וכזה</w:t>
        </w:r>
      </w:ins>
      <w:del w:id="92654" w:author="מנוע מכני" w:date="2026-10-11T12:04:39Z">
        <w:r w:rsidRPr="006F178A">
          <w:rPr>
            <w:rFonts w:ascii="Fb Fontext" w:hAnsi="Fb Fontext"/>
            <w:rtl/>
          </w:rPr>
          <w:delText xml:space="preserve">וכה</w:delText>
        </w:r>
        <w:r w:rsidRPr="006F178A">
          <w:rPr>
            <w:rFonts w:ascii="Fb Fontext" w:hAnsi="Fb Fontext" w:hint="cs"/>
            <w:rtl/>
          </w:rPr>
          <w:delText xml:space="preserve">אי</w:delText>
        </w:r>
      </w:del>
      <w:r w:rsidRPr="006F178A">
        <w:rPr>
          <w:rFonts w:ascii="Fb Fontext" w:hAnsi="Fb Fontext"/>
          <w:rtl/>
        </w:rPr>
        <w:t xml:space="preserve"> תנא</w:t>
      </w:r>
      <w:r w:rsidRPr="006F178A">
        <w:rPr>
          <w:rFonts w:ascii="Fb Fontext" w:hAnsi="Fb Fontext" w:hint="cs"/>
          <w:rtl/>
        </w:rPr>
        <w:t>.</w:t>
      </w:r>
    </w:p>
    <w:p w:rsidR="00E9703F" w:rsidRPr="006F178A" w:rsidRDefault="00E9703F" w:rsidP="00E9703F">
      <w:pPr>
        <w:rPr>
          <w:b/>
          <w:bCs/>
          <w:rtl/>
        </w:rPr>
      </w:pPr>
    </w:p>
    <w:p w:rsidR="00E9703F" w:rsidRPr="006F178A" w:rsidRDefault="00E9703F" w:rsidP="00E9703F">
      <w:pPr>
        <w:rPr>
          <w:b/>
          <w:bCs/>
          <w:rtl/>
        </w:rPr>
      </w:pPr>
      <w:r w:rsidRPr="006F178A">
        <w:rPr>
          <w:b/>
          <w:bCs/>
          <w:rtl/>
        </w:rPr>
        <w:lastRenderedPageBreak/>
        <w:t>אמבטיאות של כרכים מטייל בהן ואינו חושש</w:t>
      </w:r>
    </w:p>
    <w:p w:rsidR="00E9703F" w:rsidRPr="006F178A" w:rsidRDefault="00E9703F" w:rsidP="00E9703F">
      <w:pPr>
        <w:rPr>
          <w:rtl/>
        </w:rPr>
      </w:pPr>
      <w:ins w:id="95571" w:author="קלוד" w:date="2026-10-11T13:11:34Z">
        <w:r>
          <w:rPr>
            <w:rtl/>
          </w:rPr>
          <w:t xml:space="preserve">דווקא</w:t>
        </w:r>
      </w:ins>
      <w:del w:id="95572" w:author="קלוד" w:date="2026-10-11T13:11:34Z">
        <w:r w:rsidRPr="006F178A">
          <w:rPr>
            <w:rtl/>
          </w:rPr>
          <w:delText xml:space="preserve">דוקא</w:delText>
        </w:r>
      </w:del>
      <w:r w:rsidRPr="006F178A">
        <w:rPr>
          <w:rtl/>
        </w:rPr>
        <w:t xml:space="preserve"> </w:t>
      </w:r>
      <w:ins w:id="95569" w:author="קלוד" w:date="2026-10-11T13:11:34Z">
        <w:r>
          <w:rPr>
            <w:rtl/>
          </w:rPr>
          <w:t xml:space="preserve">של כרכים,</w:t>
        </w:r>
      </w:ins>
      <w:del w:id="95570" w:author="קלוד" w:date="2026-10-11T13:11:34Z">
        <w:r w:rsidRPr="006F178A">
          <w:rPr>
            <w:rtl/>
          </w:rPr>
          <w:delText xml:space="preserve">כרכין,</w:delText>
        </w:r>
      </w:del>
      <w:r w:rsidRPr="006F178A">
        <w:rPr>
          <w:rtl/>
        </w:rPr>
        <w:t xml:space="preserve"> אבל </w:t>
      </w:r>
      <w:ins w:id="95567" w:author="קלוד" w:date="2026-10-11T13:11:34Z">
        <w:r>
          <w:rPr>
            <w:rtl/>
          </w:rPr>
          <w:t xml:space="preserve">של</w:t>
        </w:r>
      </w:ins>
      <w:del w:id="95568" w:author="קלוד" w:date="2026-10-11T13:11:34Z">
        <w:r w:rsidRPr="006F178A">
          <w:rPr>
            <w:rtl/>
          </w:rPr>
          <w:delText xml:space="preserve">דכפרים</w:delText>
        </w:r>
      </w:del>
      <w:r w:rsidRPr="006F178A">
        <w:rPr>
          <w:rtl/>
        </w:rPr>
        <w:t xml:space="preserve"> </w:t>
      </w:r>
      <w:ins w:id="95565" w:author="קלוד" w:date="2026-10-11T13:11:34Z">
        <w:r>
          <w:rPr>
            <w:rtl/>
          </w:rPr>
          <w:t xml:space="preserve">כפרים</w:t>
        </w:r>
      </w:ins>
      <w:del w:id="95566" w:author="קלוד" w:date="2026-10-11T13:11:34Z">
        <w:r w:rsidRPr="006F178A">
          <w:rPr>
            <w:rtl/>
          </w:rPr>
          <w:delText xml:space="preserve">לא</w:delText>
        </w:r>
      </w:del>
      <w:r w:rsidRPr="006F178A">
        <w:rPr>
          <w:rtl/>
        </w:rPr>
        <w:t xml:space="preserve"> </w:t>
      </w:r>
      <w:ins w:id="95563" w:author="קלוד" w:date="2026-10-11T13:11:34Z">
        <w:r>
          <w:rPr>
            <w:rtl/>
          </w:rPr>
          <w:t xml:space="preserve">-</w:t>
        </w:r>
      </w:ins>
      <w:del w:id="95564" w:author="קלוד" w:date="2026-10-11T13:11:34Z">
        <w:r w:rsidRPr="006F178A">
          <w:rPr>
            <w:rtl/>
          </w:rPr>
          <w:delText xml:space="preserve">כיון</w:delText>
        </w:r>
      </w:del>
      <w:r w:rsidRPr="006F178A">
        <w:rPr>
          <w:rtl/>
        </w:rPr>
        <w:t xml:space="preserve"> </w:t>
      </w:r>
      <w:ins w:id="95561" w:author="קלוד" w:date="2026-10-11T13:11:34Z">
        <w:r>
          <w:rPr>
            <w:rtl/>
          </w:rPr>
          <w:t xml:space="preserve">לא,</w:t>
        </w:r>
      </w:ins>
      <w:del w:id="95562" w:author="קלוד" w:date="2026-10-11T13:11:34Z">
        <w:r w:rsidRPr="006F178A">
          <w:rPr>
            <w:rtl/>
          </w:rPr>
          <w:delText xml:space="preserve">דזוטרין,</w:delText>
        </w:r>
      </w:del>
      <w:r w:rsidRPr="006F178A">
        <w:rPr>
          <w:rtl/>
        </w:rPr>
        <w:t xml:space="preserve"> </w:t>
      </w:r>
      <w:ins w:id="95559" w:author="קלוד" w:date="2026-10-11T13:11:34Z">
        <w:r>
          <w:rPr>
            <w:rtl/>
          </w:rPr>
          <w:t xml:space="preserve">שכיון שקטנות, מרובה</w:t>
        </w:r>
      </w:ins>
      <w:del w:id="95560" w:author="קלוד" w:date="2026-10-11T13:11:34Z">
        <w:r w:rsidRPr="006F178A">
          <w:rPr>
            <w:rtl/>
          </w:rPr>
          <w:delText xml:space="preserve">נפיש</w:delText>
        </w:r>
      </w:del>
      <w:r w:rsidRPr="006F178A">
        <w:rPr>
          <w:rtl/>
        </w:rPr>
        <w:t xml:space="preserve"> </w:t>
      </w:r>
      <w:ins w:id="90197" w:author="Claude - סמנטי" w:date="2026-10-11T12:28:21Z">
        <w:r>
          <w:rPr>
            <w:rtl/>
          </w:rPr>
          <w:t xml:space="preserve">הבלם</w:t>
        </w:r>
      </w:ins>
      <w:del w:id="90198" w:author="Claude - סמנטי" w:date="2026-10-11T12:28:21Z">
        <w:r w:rsidRPr="006F178A">
          <w:rPr>
            <w:rtl/>
          </w:rPr>
          <w:delText xml:space="preserve">הבלייהו</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11" w:author="קלוד" w:date="2026-10-11T12:33:55Z"/>
        </w:rPr>
      </w:pPr>
      <w:ins w:id="91012" w:author="קלוד" w:date="2026-10-11T12:33:55Z">
        <w:r>
          <w:rPr>
            <w:color w:val="7B3F00"/>
          </w:rPr>
          <w:t xml:space="preserve">התחממות כנגד המדורה - ושטיפה בצונן</w:t>
        </w:r>
      </w:ins>
    </w:p>
    <w:p w:rsidR="00E9703F" w:rsidRDefault="00E9703F" w:rsidP="00E9703F">
      <w:pPr>
        <w:rPr>
          <w:rFonts w:ascii="Fb Fontext" w:hAnsi="Fb Fontext"/>
          <w:rtl/>
        </w:rPr>
      </w:pPr>
      <w:r w:rsidRPr="006F178A">
        <w:rPr>
          <w:b/>
          <w:rtl/>
        </w:rPr>
        <w:t>•</w:t>
      </w:r>
      <w:r w:rsidRPr="006F178A">
        <w:rPr>
          <w:b/>
          <w:bCs/>
          <w:rtl/>
        </w:rPr>
        <w:t xml:space="preserve"> ת"ר</w:t>
      </w:r>
      <w:r w:rsidRPr="006F178A">
        <w:rPr>
          <w:rFonts w:ascii="Fb Fontext" w:hAnsi="Fb Fontext"/>
          <w:rtl/>
        </w:rPr>
        <w:t xml:space="preserve"> מתחמם אדם כנגד המדורה ויוצא ומשתטף בצונן, ובלבד שלא ישתטף בצונן ויתחמם כנגד המדורה, </w:t>
      </w:r>
      <w:r w:rsidRPr="006F178A">
        <w:rPr>
          <w:rFonts w:ascii="Fb Fontext" w:hAnsi="Fb Fontext" w:hint="cs"/>
          <w:rtl/>
        </w:rPr>
        <w:t xml:space="preserve">שמפשיר המים </w:t>
      </w:r>
      <w:r w:rsidRPr="006F178A">
        <w:rPr>
          <w:rFonts w:ascii="Fb Fontext" w:hAnsi="Fb Fontext"/>
          <w:rtl/>
        </w:rPr>
        <w:t>[</w:t>
      </w:r>
      <w:r w:rsidRPr="006F178A">
        <w:rPr>
          <w:rFonts w:ascii="Fb Fontext" w:hAnsi="Fb Fontext" w:hint="cs"/>
          <w:rtl/>
        </w:rPr>
        <w:t>ורוחץ בחמין</w:t>
      </w:r>
      <w:r w:rsidRPr="006F178A">
        <w:rPr>
          <w:rFonts w:ascii="Fb Fontext" w:hAnsi="Fb Fontext"/>
          <w:rtl/>
        </w:rPr>
        <w:t>]</w:t>
      </w:r>
    </w:p>
    <w:p w:rsidR="00E9703F" w:rsidRPr="006F178A" w:rsidRDefault="00E9703F" w:rsidP="00E9703F">
      <w:pPr>
        <w:rPr>
          <w:rtl/>
        </w:rPr>
      </w:pPr>
      <w:r w:rsidRPr="006F178A">
        <w:rPr>
          <w:rtl/>
        </w:rPr>
        <w:t xml:space="preserve">• ת"ר מיחם אדם אלונטית ומניחה על בני מעים בשבת, ובלבד שלא יביא קומקומוס של מים חמין ויניחנו על בני מעים בשבת, ודבר זה </w:t>
      </w:r>
      <w:ins w:id="90307" w:author="מנוע מכני" w:date="2026-10-11T12:04:39Z">
        <w:r>
          <w:rPr>
            <w:rtl/>
          </w:rPr>
          <w:t xml:space="preserve">אפי'</w:t>
        </w:r>
      </w:ins>
      <w:del w:id="90308" w:author="מנוע מכני" w:date="2026-10-11T12:04:39Z">
        <w:r w:rsidRPr="006F178A">
          <w:rPr>
            <w:rtl/>
          </w:rPr>
          <w:delText xml:space="preserve">אפילו</w:delText>
        </w:r>
      </w:del>
      <w:r w:rsidRPr="006F178A">
        <w:rPr>
          <w:rtl/>
        </w:rPr>
        <w:t xml:space="preserve"> בחול אסור מפני הסכנה.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09" w:author="קלוד" w:date="2026-10-11T12:33:55Z"/>
        </w:rPr>
      </w:pPr>
      <w:ins w:id="91010" w:author="קלוד" w:date="2026-10-11T12:33:55Z">
        <w:r>
          <w:rPr>
            <w:color w:val="7B3F00"/>
          </w:rPr>
          <w:t xml:space="preserve">הפשרת מים ושמן כנגד המדורה - יד סולדת</w:t>
        </w:r>
      </w:ins>
    </w:p>
    <w:p w:rsidR="00E9703F" w:rsidRPr="00097464" w:rsidRDefault="00E9703F" w:rsidP="00E9703F">
      <w:pPr>
        <w:rPr>
          <w:spacing w:val="-4"/>
          <w:rtl/>
        </w:rPr>
      </w:pPr>
      <w:r w:rsidRPr="00097464">
        <w:rPr>
          <w:b/>
          <w:spacing w:val="-4"/>
          <w:rtl/>
        </w:rPr>
        <w:t>•</w:t>
      </w:r>
      <w:r w:rsidRPr="00097464">
        <w:rPr>
          <w:b/>
          <w:bCs/>
          <w:spacing w:val="-4"/>
          <w:rtl/>
        </w:rPr>
        <w:t xml:space="preserve"> ת"ר</w:t>
      </w:r>
      <w:r w:rsidRPr="00097464">
        <w:rPr>
          <w:rFonts w:ascii="Fb Fontext" w:hAnsi="Fb Fontext"/>
          <w:spacing w:val="-4"/>
          <w:rtl/>
        </w:rPr>
        <w:t xml:space="preserve"> מביא אדם קיתון מים ומניחו כנגד המדורה, </w:t>
      </w:r>
      <w:r w:rsidRPr="00097464">
        <w:rPr>
          <w:rFonts w:ascii="Fb Fontext" w:hAnsi="Fb Fontext"/>
          <w:spacing w:val="-4"/>
          <w:rtl/>
        </w:rPr>
        <w:t xml:space="preserve">לא</w:t>
      </w:r>
      <w:r w:rsidRPr="00097464">
        <w:rPr>
          <w:rFonts w:ascii="Fb Fontext" w:hAnsi="Fb Fontext"/>
          <w:spacing w:val="-4"/>
          <w:rtl/>
        </w:rPr>
        <w:t xml:space="preserve"> בשביל שיחמו, אלא בשביל שתפיג צינתן.</w:t>
      </w:r>
    </w:p>
    <w:p w:rsidR="00E9703F" w:rsidRPr="006F178A" w:rsidRDefault="00E9703F" w:rsidP="00E9703F">
      <w:pPr>
        <w:rPr>
          <w:rtl/>
        </w:rPr>
      </w:pPr>
      <w:r w:rsidRPr="006F178A">
        <w:rPr>
          <w:rStyle w:val="2fb"/>
          <w:rtl/>
        </w:rPr>
        <w:t xml:space="preserve">ר"י</w:t>
      </w:r>
      <w:r w:rsidRPr="006F178A">
        <w:rPr>
          <w:rtl/>
        </w:rPr>
        <w:t xml:space="preserve"> מביאה אשה פך של שמן ומניחתו כנגד המדורה, בשביל שיפשר.</w:t>
      </w:r>
    </w:p>
    <w:p w:rsidR="00E9703F" w:rsidRPr="006F178A" w:rsidRDefault="00E9703F" w:rsidP="00E9703F">
      <w:pPr>
        <w:rPr>
          <w:rtl/>
        </w:rPr>
      </w:pPr>
      <w:r w:rsidRPr="006F178A">
        <w:rPr>
          <w:rStyle w:val="2fb"/>
          <w:rFonts w:ascii="Fb Fontext" w:hAnsi="Fb Fontext"/>
          <w:sz w:val="20"/>
          <w:rtl/>
        </w:rPr>
        <w:t xml:space="preserve">רשב"ג</w:t>
      </w:r>
      <w:r w:rsidRPr="006F178A">
        <w:rPr>
          <w:rFonts w:ascii="Fb Fontext" w:hAnsi="Fb Fontext"/>
          <w:sz w:val="20"/>
          <w:rtl/>
        </w:rPr>
        <w:t xml:space="preserve"> אשה סכה ידה שמן ומחממתה כנגד המדורה, וסכה לבנה קטן, ואינה חוששת.</w:t>
      </w:r>
    </w:p>
    <w:p>
      <w:pPr>
        <w:pStyle w:val="38"/>
        <w:rPr>
          <w:ins w:id="97396" w:author="מנוע מכני" w:date="2026-10-11T12:04:39Z"/>
        </w:rPr>
      </w:pPr>
      <w:r w:rsidRPr="006F178A">
        <w:t>שמן לת"ק:</w:t>
      </w:r>
    </w:p>
    <w:p w:rsidR="00E9703F" w:rsidRPr="006F178A" w:rsidRDefault="00E9703F" w:rsidP="00E9703F">
      <w:pPr>
        <w:rPr>
          <w:rtl/>
        </w:rPr>
      </w:pPr>
      <w:del w:id="97397" w:author="מנוע מכני" w:date="2026-10-11T12:04:39Z">
        <w:r w:rsidRPr="006F178A">
          <w:rPr>
            <w:rFonts w:ascii="Fb Fontext" w:hAnsi="Fb Fontext"/>
            <w:rtl/>
          </w:rPr>
          <w:delText xml:space="preserve"> </w:delText>
        </w:r>
      </w:del>
      <w:r w:rsidRPr="006F178A">
        <w:rPr>
          <w:rStyle w:val="2fb"/>
          <w:rFonts w:ascii="Fb Fontext" w:hAnsi="Fb Fontext"/>
          <w:rtl/>
        </w:rPr>
        <w:t xml:space="preserve">רבה</w:t>
      </w:r>
      <w:r w:rsidRPr="006F178A">
        <w:rPr>
          <w:rFonts w:ascii="Fb Fontext" w:hAnsi="Fb Fontext"/>
          <w:rtl/>
        </w:rPr>
        <w:t xml:space="preserve"> </w:t>
      </w:r>
      <w:r w:rsidRPr="006F178A">
        <w:rPr>
          <w:rStyle w:val="2fb"/>
          <w:rFonts w:ascii="Fb Fontext" w:hAnsi="Fb Fontext"/>
          <w:rtl/>
        </w:rPr>
        <w:t xml:space="preserve">ורב יוסף</w:t>
      </w:r>
      <w:r w:rsidRPr="006F178A">
        <w:rPr>
          <w:rFonts w:ascii="Fb Fontext" w:hAnsi="Fb Fontext"/>
          <w:rtl/>
        </w:rPr>
        <w:t xml:space="preserve"> </w:t>
      </w:r>
      <w:ins w:id="91091" w:author="מנוע מכני" w:date="2026-10-11T12:04:39Z">
        <w:ins w:id="95583" w:author="קלוד" w:date="2026-10-11T13:11:34Z">
          <w:r>
            <w:rPr>
              <w:rFonts w:ascii="Fb Fontext" w:hAnsi="Fb Fontext"/>
              <w:rtl/>
            </w:rPr>
            <w:t xml:space="preserve">אמרו</w:t>
          </w:r>
        </w:ins>
        <w:del w:id="95584" w:author="קלוד" w:date="2026-10-11T13:11:34Z">
          <w:r>
            <w:rPr>
              <w:rFonts w:ascii="Fb Fontext" w:hAnsi="Fb Fontext"/>
              <w:rtl/>
            </w:rPr>
            <w:delText xml:space="preserve">דאמרו</w:delText>
          </w:r>
        </w:del>
      </w:ins>
      <w:del w:id="91092" w:author="מנוע מכני" w:date="2026-10-11T12:04:39Z">
        <w:r w:rsidRPr="006F178A">
          <w:rPr>
            <w:rFonts w:ascii="Fb Fontext" w:hAnsi="Fb Fontext"/>
            <w:rtl/>
          </w:rPr>
          <w:delText xml:space="preserve">דאמרי</w:delText>
        </w:r>
      </w:del>
      <w:r w:rsidRPr="006F178A">
        <w:rPr>
          <w:rFonts w:ascii="Fb Fontext" w:hAnsi="Fb Fontext"/>
          <w:rtl/>
        </w:rPr>
        <w:t xml:space="preserve"> </w:t>
      </w:r>
      <w:ins w:id="91089" w:author="מנוע מכני" w:date="2026-10-11T12:04:39Z">
        <w:r>
          <w:rPr>
            <w:rFonts w:ascii="Fb Fontext" w:hAnsi="Fb Fontext"/>
            <w:rtl/>
          </w:rPr>
          <w:t xml:space="preserve">שניהם</w:t>
        </w:r>
      </w:ins>
      <w:del w:id="91090" w:author="מנוע מכני" w:date="2026-10-11T12:04:39Z">
        <w:r w:rsidRPr="006F178A">
          <w:rPr>
            <w:rFonts w:ascii="Fb Fontext" w:hAnsi="Fb Fontext"/>
            <w:rtl/>
          </w:rPr>
          <w:delText xml:space="preserve">תרוייהו</w:delText>
        </w:r>
      </w:del>
      <w:r w:rsidRPr="006F178A">
        <w:rPr>
          <w:rFonts w:ascii="Fb Fontext" w:hAnsi="Fb Fontext"/>
          <w:rtl/>
        </w:rPr>
        <w:t xml:space="preserve"> </w:t>
      </w:r>
      <w:ins w:id="95581" w:author="קלוד" w:date="2026-10-11T13:11:34Z">
        <w:r>
          <w:rPr>
            <w:rFonts w:ascii="Fb Fontext" w:hAnsi="Fb Fontext"/>
            <w:rtl/>
          </w:rPr>
          <w:t xml:space="preserve">להיתר:</w:t>
        </w:r>
      </w:ins>
      <w:del w:id="95582" w:author="קלוד" w:date="2026-10-11T13:11:34Z">
        <w:r w:rsidRPr="006F178A">
          <w:rPr>
            <w:rFonts w:ascii="Fb Fontext" w:hAnsi="Fb Fontext"/>
            <w:rtl/>
          </w:rPr>
          <w:delText xml:space="preserve">להתירא,</w:delText>
        </w:r>
      </w:del>
      <w:r w:rsidRPr="006F178A">
        <w:rPr>
          <w:rFonts w:ascii="Fb Fontext" w:hAnsi="Fb Fontext"/>
          <w:rtl/>
        </w:rPr>
        <w:t xml:space="preserve"> </w:t>
      </w:r>
      <w:ins w:id="95579" w:author="קלוד" w:date="2026-10-11T13:11:34Z">
        <w:r>
          <w:rPr>
            <w:rStyle w:val="2fb"/>
            <w:rFonts w:ascii="Fb Fontext" w:hAnsi="Fb Fontext"/>
            <w:rtl/>
          </w:rPr>
          <w:t xml:space="preserve">לת"ק</w:t>
        </w:r>
      </w:ins>
      <w:del w:id="95580" w:author="קלוד" w:date="2026-10-11T13:11:34Z">
        <w:r w:rsidRPr="006F178A">
          <w:rPr>
            <w:rStyle w:val="2fb"/>
            <w:rFonts w:ascii="Fb Fontext" w:hAnsi="Fb Fontext"/>
            <w:rtl/>
          </w:rPr>
          <w:delText xml:space="preserve">דלת"ק</w:delText>
        </w:r>
      </w:del>
      <w:r w:rsidRPr="006F178A">
        <w:rPr>
          <w:rFonts w:ascii="Fb Fontext" w:hAnsi="Fb Fontext"/>
          <w:rtl/>
        </w:rPr>
        <w:t xml:space="preserve"> </w:t>
      </w:r>
      <w:ins w:id="95577" w:author="קלוד" w:date="2026-10-11T13:11:34Z">
        <w:r>
          <w:rPr>
            <w:rFonts w:ascii="Fb Fontext" w:hAnsi="Fb Fontext" w:hint="cs"/>
            <w:rtl/>
          </w:rPr>
          <w:t xml:space="preserve">מותר</w:t>
        </w:r>
      </w:ins>
      <w:del w:id="95578" w:author="קלוד" w:date="2026-10-11T13:11:34Z">
        <w:r w:rsidRPr="006F178A">
          <w:rPr>
            <w:rFonts w:ascii="Fb Fontext" w:hAnsi="Fb Fontext" w:hint="cs"/>
            <w:rtl/>
          </w:rPr>
          <w:delText xml:space="preserve">שרי</w:delText>
        </w:r>
      </w:del>
      <w:r w:rsidRPr="006F178A">
        <w:rPr>
          <w:rFonts w:ascii="Fb Fontext" w:hAnsi="Fb Fontext" w:hint="cs"/>
          <w:rtl/>
        </w:rPr>
        <w:t xml:space="preserve"> </w:t>
      </w:r>
      <w:ins w:id="94079" w:author="מנוע מכני" w:date="2026-10-11T12:04:39Z">
        <w:r>
          <w:rPr>
            <w:rFonts w:ascii="Fb Fontext" w:hAnsi="Fb Fontext"/>
            <w:rtl/>
          </w:rPr>
          <w:t xml:space="preserve">אף</w:t>
        </w:r>
      </w:ins>
      <w:del w:id="94080" w:author="מנוע מכני" w:date="2026-10-11T12:04:39Z">
        <w:r w:rsidRPr="006F178A">
          <w:rPr>
            <w:rFonts w:ascii="Fb Fontext" w:hAnsi="Fb Fontext"/>
            <w:rtl/>
          </w:rPr>
          <w:delText xml:space="preserve">אע"פ</w:delText>
        </w:r>
      </w:del>
      <w:r w:rsidRPr="006F178A">
        <w:rPr>
          <w:rFonts w:ascii="Fb Fontext" w:hAnsi="Fb Fontext"/>
          <w:rtl/>
        </w:rPr>
        <w:t xml:space="preserve"> שהיד סולדת </w:t>
      </w:r>
      <w:ins w:id="95575" w:author="קלוד" w:date="2026-10-11T13:11:34Z">
        <w:r>
          <w:rPr>
            <w:rFonts w:ascii="Fb Fontext" w:hAnsi="Fb Fontext"/>
            <w:rtl/>
          </w:rPr>
          <w:t xml:space="preserve">בו,</w:t>
        </w:r>
      </w:ins>
      <w:del w:id="95576" w:author="קלוד" w:date="2026-10-11T13:11:34Z">
        <w:r w:rsidRPr="006F178A">
          <w:rPr>
            <w:rFonts w:ascii="Fb Fontext" w:hAnsi="Fb Fontext"/>
            <w:rtl/>
          </w:rPr>
          <w:delText xml:space="preserve">בו</w:delText>
        </w:r>
      </w:del>
      <w:r w:rsidRPr="006F178A">
        <w:rPr>
          <w:rFonts w:ascii="Fb Fontext" w:hAnsi="Fb Fontext"/>
          <w:rtl/>
        </w:rPr>
        <w:t xml:space="preserve"> </w:t>
      </w:r>
      <w:ins w:id="95573" w:author="קלוד" w:date="2026-10-11T13:11:34Z">
        <w:r>
          <w:rPr>
            <w:rFonts w:ascii="Fb Fontext" w:hAnsi="Fb Fontext"/>
            <w:rtl/>
          </w:rPr>
          <w:t xml:space="preserve">שאין</w:t>
        </w:r>
      </w:ins>
      <w:del w:id="95574" w:author="קלוד" w:date="2026-10-11T13:11:34Z">
        <w:r w:rsidRPr="006F178A">
          <w:rPr>
            <w:rFonts w:ascii="Fb Fontext" w:hAnsi="Fb Fontext"/>
            <w:rtl/>
          </w:rPr>
          <w:delText xml:space="preserve">דאין</w:delText>
        </w:r>
      </w:del>
      <w:r w:rsidRPr="006F178A">
        <w:rPr>
          <w:rFonts w:ascii="Fb Fontext" w:hAnsi="Fb Fontext"/>
          <w:rtl/>
        </w:rPr>
        <w:t xml:space="preserve"> בו בישול.</w:t>
      </w:r>
    </w:p>
    <w:p w:rsidR="00E9703F" w:rsidRDefault="00E9703F" w:rsidP="00E9703F">
      <w:pPr>
        <w:rPr>
          <w:rtl/>
        </w:rPr>
      </w:pPr>
      <w:r w:rsidRPr="006F178A">
        <w:rPr>
          <w:rtl/>
        </w:rPr>
        <w:tab/>
      </w:r>
      <w:r w:rsidRPr="006F178A">
        <w:rPr>
          <w:rtl/>
        </w:rPr>
        <w:tab/>
      </w:r>
      <w:r w:rsidRPr="006F178A">
        <w:rPr>
          <w:rStyle w:val="2fb"/>
          <w:rtl/>
        </w:rPr>
        <w:tab/>
        <w:t xml:space="preserve">ור"י</w:t>
      </w:r>
      <w:r w:rsidRPr="006F178A">
        <w:rPr>
          <w:rtl/>
        </w:rPr>
        <w:tab/>
        <w:t xml:space="preserve"> </w:t>
      </w:r>
      <w:ins w:id="95145" w:author="מנוע מכני" w:date="2026-10-11T12:04:39Z">
        <w:r>
          <w:rPr>
            <w:rtl/>
          </w:rPr>
          <w:t xml:space="preserve">סבר</w:t>
        </w:r>
      </w:ins>
      <w:del w:id="95146" w:author="מנוע מכני" w:date="2026-10-11T12:04:39Z">
        <w:r w:rsidRPr="006F178A">
          <w:rPr>
            <w:rtl/>
          </w:rPr>
          <w:tab/>
          <w:delText xml:space="preserve">ס"ל</w:delText>
        </w:r>
      </w:del>
      <w:r w:rsidRPr="006F178A">
        <w:rPr>
          <w:rtl/>
        </w:rPr>
        <w:tab/>
        <w:t xml:space="preserve"> שיש בו בישול והפשרו </w:t>
      </w:r>
      <w:ins w:id="91093" w:author="מנוע מכני" w:date="2026-10-11T12:04:39Z">
        <w:r>
          <w:rPr>
            <w:rtl/>
          </w:rPr>
          <w:t xml:space="preserve">לא</w:t>
        </w:r>
      </w:ins>
      <w:del w:id="91094" w:author="מנוע מכני" w:date="2026-10-11T12:04:39Z">
        <w:r w:rsidRPr="006F178A">
          <w:rPr>
            <w:rtl/>
          </w:rPr>
          <w:tab/>
          <w:delText xml:space="preserve">לאו</w:delText>
        </w:r>
      </w:del>
      <w:r w:rsidRPr="006F178A">
        <w:rPr>
          <w:rtl/>
        </w:rPr>
        <w:tab/>
        <w:t xml:space="preserve"> בישולו | </w:t>
      </w:r>
      <w:r w:rsidRPr="006F178A">
        <w:rPr>
          <w:rStyle w:val="2fb"/>
          <w:rtl/>
        </w:rPr>
        <w:tab/>
        <w:t xml:space="preserve">ורשב"ג</w:t>
      </w:r>
      <w:r w:rsidRPr="006F178A">
        <w:rPr>
          <w:rtl/>
        </w:rPr>
        <w:tab/>
        <w:t xml:space="preserve"> </w:t>
      </w:r>
      <w:ins w:id="95147" w:author="מנוע מכני" w:date="2026-10-11T12:04:39Z">
        <w:r>
          <w:rPr>
            <w:rtl/>
          </w:rPr>
          <w:t xml:space="preserve">סבר</w:t>
        </w:r>
      </w:ins>
      <w:del w:id="95148" w:author="מנוע מכני" w:date="2026-10-11T12:04:39Z">
        <w:r w:rsidRPr="006F178A">
          <w:rPr>
            <w:rtl/>
          </w:rPr>
          <w:tab/>
          <w:delText xml:space="preserve">ס"ל</w:delText>
        </w:r>
      </w:del>
      <w:r w:rsidRPr="006F178A">
        <w:rPr>
          <w:rtl/>
        </w:rPr>
        <w:tab/>
        <w:t xml:space="preserve"> הפשרו זהו בישולו</w:t>
      </w:r>
    </w:p>
    <w:p w:rsidR="00E9703F" w:rsidRPr="00097464" w:rsidRDefault="00E9703F" w:rsidP="00E9703F">
      <w:pPr>
        <w:rPr>
          <w:spacing w:val="-4"/>
          <w:rtl/>
        </w:rPr>
      </w:pPr>
      <w:r w:rsidRPr="00097464">
        <w:rPr>
          <w:rStyle w:val="2fb"/>
          <w:spacing w:val="-4"/>
          <w:rtl/>
        </w:rPr>
        <w:t xml:space="preserve">רנב"י</w:t>
      </w:r>
      <w:r w:rsidRPr="00097464">
        <w:rPr>
          <w:spacing w:val="-4"/>
          <w:rtl/>
        </w:rPr>
        <w:t xml:space="preserve"> </w:t>
      </w:r>
      <w:ins w:id="95591" w:author="קלוד" w:date="2026-10-11T13:11:34Z">
        <w:r>
          <w:rPr>
            <w:spacing w:val="-4"/>
            <w:rtl/>
          </w:rPr>
          <w:t xml:space="preserve">לאיסור:</w:t>
        </w:r>
      </w:ins>
      <w:del w:id="95592" w:author="קלוד" w:date="2026-10-11T13:11:34Z">
        <w:r w:rsidRPr="00097464">
          <w:rPr>
            <w:spacing w:val="-4"/>
            <w:rtl/>
          </w:rPr>
          <w:delText xml:space="preserve">לאיסורא</w:delText>
        </w:r>
      </w:del>
      <w:r w:rsidRPr="00097464">
        <w:rPr>
          <w:spacing w:val="-4"/>
          <w:rtl/>
        </w:rPr>
        <w:t xml:space="preserve"> </w:t>
      </w:r>
      <w:ins w:id="95589" w:author="קלוד" w:date="2026-10-11T13:11:34Z">
        <w:r>
          <w:rPr>
            <w:rStyle w:val="2fb"/>
            <w:spacing w:val="-4"/>
            <w:rtl/>
          </w:rPr>
          <w:t xml:space="preserve">לת"ק</w:t>
        </w:r>
      </w:ins>
      <w:del w:id="95590" w:author="קלוד" w:date="2026-10-11T13:11:34Z">
        <w:r w:rsidRPr="00097464">
          <w:rPr>
            <w:rStyle w:val="2fb"/>
            <w:spacing w:val="-4"/>
            <w:rtl/>
          </w:rPr>
          <w:delText xml:space="preserve">דלת"ק</w:delText>
        </w:r>
      </w:del>
      <w:r w:rsidRPr="00097464">
        <w:rPr>
          <w:spacing w:val="-4"/>
          <w:rtl/>
        </w:rPr>
        <w:t xml:space="preserve"> </w:t>
      </w:r>
      <w:ins w:id="94081" w:author="מנוע מכני" w:date="2026-10-11T12:04:39Z">
        <w:r>
          <w:rPr>
            <w:spacing w:val="-4"/>
            <w:rtl/>
          </w:rPr>
          <w:t xml:space="preserve">אף</w:t>
        </w:r>
      </w:ins>
      <w:del w:id="94082" w:author="מנוע מכני" w:date="2026-10-11T12:04:39Z">
        <w:r w:rsidRPr="00097464">
          <w:rPr>
            <w:spacing w:val="-4"/>
            <w:rtl/>
          </w:rPr>
          <w:delText xml:space="preserve">אע"פ</w:delText>
        </w:r>
      </w:del>
      <w:r w:rsidRPr="00097464">
        <w:rPr>
          <w:spacing w:val="-4"/>
          <w:rtl/>
        </w:rPr>
        <w:t xml:space="preserve"> שאין היד סולדת בו </w:t>
      </w:r>
      <w:ins w:id="95587" w:author="קלוד" w:date="2026-10-11T13:11:34Z">
        <w:r>
          <w:rPr>
            <w:spacing w:val="-4"/>
            <w:rtl/>
          </w:rPr>
          <w:t xml:space="preserve">אסור,</w:t>
        </w:r>
      </w:ins>
      <w:del w:id="95588" w:author="קלוד" w:date="2026-10-11T13:11:34Z">
        <w:r w:rsidRPr="00097464">
          <w:rPr>
            <w:spacing w:val="-4"/>
            <w:rtl/>
          </w:rPr>
          <w:delText xml:space="preserve">אסור</w:delText>
        </w:r>
      </w:del>
      <w:r w:rsidRPr="00097464">
        <w:rPr>
          <w:spacing w:val="-4"/>
          <w:rtl/>
        </w:rPr>
        <w:t xml:space="preserve"> </w:t>
      </w:r>
      <w:ins w:id="95585" w:author="קלוד" w:date="2026-10-11T13:11:34Z">
        <w:r>
          <w:rPr>
            <w:spacing w:val="-4"/>
            <w:rtl/>
          </w:rPr>
          <w:t xml:space="preserve">שיש</w:t>
        </w:r>
      </w:ins>
      <w:del w:id="95586" w:author="קלוד" w:date="2026-10-11T13:11:34Z">
        <w:r w:rsidRPr="00097464">
          <w:rPr>
            <w:spacing w:val="-4"/>
            <w:rtl/>
          </w:rPr>
          <w:delText xml:space="preserve">דיש</w:delText>
        </w:r>
      </w:del>
      <w:r w:rsidRPr="00097464">
        <w:rPr>
          <w:spacing w:val="-4"/>
          <w:rtl/>
        </w:rPr>
        <w:t xml:space="preserve"> בו משום בשול, והפשרו זהו בשולו.</w:t>
      </w:r>
    </w:p>
    <w:p w:rsidR="00E9703F" w:rsidRPr="00097464" w:rsidRDefault="00E9703F" w:rsidP="00E9703F">
      <w:pPr>
        <w:rPr>
          <w:spacing w:val="-6"/>
          <w:rtl/>
        </w:rPr>
      </w:pPr>
      <w:r w:rsidRPr="00097464">
        <w:rPr>
          <w:spacing w:val="-6"/>
          <w:rtl/>
        </w:rPr>
        <w:tab/>
      </w:r>
      <w:r w:rsidRPr="00097464">
        <w:rPr>
          <w:spacing w:val="-6"/>
          <w:rtl/>
        </w:rPr>
        <w:tab/>
      </w:r>
      <w:r w:rsidRPr="00097464">
        <w:rPr>
          <w:rStyle w:val="2fb"/>
          <w:spacing w:val="-6"/>
          <w:rtl/>
        </w:rPr>
        <w:tab/>
        <w:t xml:space="preserve">ולר"י</w:t>
      </w:r>
      <w:r w:rsidRPr="00097464">
        <w:rPr>
          <w:spacing w:val="-6"/>
          <w:rtl/>
        </w:rPr>
        <w:tab/>
        <w:t xml:space="preserve"> הפשרו </w:t>
      </w:r>
      <w:ins w:id="91095" w:author="מנוע מכני" w:date="2026-10-11T12:04:39Z">
        <w:r>
          <w:rPr>
            <w:spacing w:val="-6"/>
            <w:rtl/>
          </w:rPr>
          <w:t xml:space="preserve">לא</w:t>
        </w:r>
      </w:ins>
      <w:del w:id="91096" w:author="מנוע מכני" w:date="2026-10-11T12:04:39Z">
        <w:r w:rsidRPr="00097464">
          <w:rPr>
            <w:spacing w:val="-6"/>
            <w:rtl/>
          </w:rPr>
          <w:tab/>
          <w:delText xml:space="preserve">לאו</w:delText>
        </w:r>
      </w:del>
      <w:r w:rsidRPr="00097464">
        <w:rPr>
          <w:spacing w:val="-6"/>
          <w:rtl/>
        </w:rPr>
        <w:tab/>
        <w:t xml:space="preserve"> בישולו | </w:t>
      </w:r>
      <w:r w:rsidRPr="00097464">
        <w:rPr>
          <w:rStyle w:val="2fb"/>
          <w:spacing w:val="-6"/>
          <w:rtl/>
        </w:rPr>
        <w:tab/>
        <w:t xml:space="preserve">ולרשב"ג</w:t>
      </w:r>
      <w:r w:rsidRPr="00097464">
        <w:rPr>
          <w:spacing w:val="-6"/>
          <w:rtl/>
        </w:rPr>
        <w:tab/>
        <w:t xml:space="preserve"> הפשרו זהו בישולו</w:t>
      </w:r>
      <w:r w:rsidRPr="00097464">
        <w:rPr>
          <w:rFonts w:hint="cs"/>
          <w:spacing w:val="-6"/>
          <w:rtl/>
        </w:rPr>
        <w:t xml:space="preserve"> ושרי כלאחר יד</w:t>
      </w:r>
      <w:r w:rsidRPr="00097464">
        <w:rPr>
          <w:spacing w:val="-6"/>
          <w:rtl/>
        </w:rPr>
        <w:t>.</w:t>
      </w:r>
    </w:p>
    <w:p>
      <w:pPr>
        <w:pStyle w:val="38"/>
        <w:rPr>
          <w:ins w:id="97399" w:author="מנוע מכני" w:date="2026-10-11T12:04:39Z"/>
        </w:rPr>
      </w:pPr>
      <w:del w:id="97398" w:author="מנוע מכני" w:date="2026-10-11T12:04:39Z">
        <w:r>
          <w:delText xml:space="preserve">•</w:delText>
        </w:r>
      </w:del>
      <w:r>
        <w:t xml:space="preserve"> ר</w:t>
      </w:r>
      <w:r w:rsidR="00E9703F" w:rsidRPr="006F178A">
        <w:t>יא"ש</w:t>
      </w:r>
      <w:r w:rsidR="00E9703F" w:rsidRPr="006F178A">
        <w:t>:</w:t>
      </w:r>
    </w:p>
    <w:p w:rsidR="00E9703F" w:rsidRPr="006F178A" w:rsidRDefault="00524703" w:rsidP="00E9703F">
      <w:pPr>
        <w:rPr>
          <w:rtl/>
        </w:rPr>
      </w:pPr>
      <w:del w:id="97400" w:author="מנוע מכני" w:date="2026-10-11T12:04:39Z">
        <w:r w:rsidR="00E9703F" w:rsidRPr="006F178A">
          <w:rPr>
            <w:rFonts w:ascii="Fb Fontext" w:hAnsi="Fb Fontext"/>
            <w:sz w:val="20"/>
            <w:rtl/>
          </w:rPr>
          <w:delText xml:space="preserve"> </w:delText>
        </w:r>
      </w:del>
      <w:r w:rsidR="00E9703F" w:rsidRPr="006F178A">
        <w:rPr>
          <w:rFonts w:ascii="Fb Fontext" w:hAnsi="Fb Fontext"/>
          <w:sz w:val="20"/>
          <w:rtl/>
        </w:rPr>
        <w:t xml:space="preserve">אחד שמן ואחד מים, יד סולדת בו [שכריסו של תינוק נכוית] - אסור, אין יד סולדת בו -מותר.</w:t>
      </w:r>
    </w:p>
    <w:p w:rsidR="00E9703F" w:rsidRDefault="00E9703F" w:rsidP="00E9703F">
      <w:pPr>
        <w:rPr>
          <w:rFonts w:ascii="Fb Fontext" w:hAnsi="Fb Fontext"/>
          <w:rtl/>
        </w:rPr>
      </w:pPr>
      <w:r w:rsidRPr="006F178A">
        <w:rPr>
          <w:rStyle w:val="2fb"/>
          <w:rFonts w:ascii="Fb Fontext" w:hAnsi="Fb Fontext"/>
          <w:rtl/>
        </w:rPr>
        <w:t xml:space="preserve">ריב"א</w:t>
      </w:r>
      <w:r w:rsidRPr="006F178A">
        <w:rPr>
          <w:rFonts w:ascii="Fb Fontext" w:hAnsi="Fb Fontext"/>
          <w:rtl/>
        </w:rPr>
        <w:t xml:space="preserve"> פעם אחת נכנסתי אחר </w:t>
      </w:r>
      <w:r w:rsidRPr="006F178A">
        <w:rPr>
          <w:rStyle w:val="2fb"/>
          <w:rFonts w:ascii="Fb Fontext" w:hAnsi="Fb Fontext"/>
          <w:rtl/>
        </w:rPr>
        <w:t xml:space="preserve">רבי</w:t>
      </w:r>
      <w:r w:rsidRPr="006F178A">
        <w:rPr>
          <w:rFonts w:ascii="Fb Fontext" w:hAnsi="Fb Fontext"/>
          <w:rtl/>
        </w:rPr>
        <w:t xml:space="preserve"> לבית המרחץ ובקשתי להניח לו פך של שמן באמבטי,</w:t>
      </w:r>
    </w:p>
    <w:p w:rsidR="00E9703F" w:rsidRPr="006F178A" w:rsidRDefault="00E9703F" w:rsidP="00E9703F">
      <w:pPr>
        <w:rPr>
          <w:rtl/>
        </w:rPr>
      </w:pPr>
      <w:r w:rsidRPr="006F178A">
        <w:rPr>
          <w:rtl/>
        </w:rPr>
        <w:t xml:space="preserve">וא"ל</w:t>
      </w:r>
      <w:r w:rsidRPr="006F178A">
        <w:rPr>
          <w:rtl/>
        </w:rPr>
        <w:t xml:space="preserve">: טול בכלי שני ותן.</w:t>
      </w:r>
    </w:p>
    <w:p w:rsidR="00E9703F" w:rsidRPr="006F178A" w:rsidRDefault="00E9703F" w:rsidP="00E9703F">
      <w:pPr>
        <w:rPr>
          <w:rtl/>
        </w:rPr>
      </w:pPr>
      <w:r w:rsidRPr="006F178A">
        <w:rPr>
          <w:rtl/>
        </w:rPr>
        <w:t xml:space="preserve">ש"מ</w:t>
      </w:r>
      <w:r w:rsidRPr="006F178A">
        <w:rPr>
          <w:rtl/>
        </w:rPr>
        <w:t xml:space="preserve"> תלת</w:t>
      </w:r>
      <w:r w:rsidRPr="006F178A">
        <w:rPr>
          <w:rStyle w:val="afffe"/>
          <w:rFonts w:ascii="Fb Fontext" w:hAnsi="Fb Fontext"/>
          <w:rtl/>
        </w:rPr>
        <w:t xml:space="preserve"> א.</w:t>
      </w:r>
      <w:r w:rsidRPr="006F178A">
        <w:rPr>
          <w:rtl/>
        </w:rPr>
        <w:t xml:space="preserve"> שמן יש בו משום בשול,</w:t>
      </w:r>
      <w:r w:rsidRPr="006F178A">
        <w:rPr>
          <w:rStyle w:val="afffe"/>
          <w:rFonts w:ascii="Fb Fontext" w:hAnsi="Fb Fontext"/>
          <w:rtl/>
        </w:rPr>
        <w:t xml:space="preserve"> ב.</w:t>
      </w:r>
      <w:r w:rsidRPr="006F178A">
        <w:rPr>
          <w:rtl/>
        </w:rPr>
        <w:t xml:space="preserve"> כלי שני אינו מבשל,</w:t>
      </w:r>
      <w:r w:rsidRPr="006F178A">
        <w:rPr>
          <w:rStyle w:val="afffe"/>
          <w:rFonts w:ascii="Fb Fontext" w:hAnsi="Fb Fontext"/>
          <w:rtl/>
        </w:rPr>
        <w:t xml:space="preserve"> ג.</w:t>
      </w:r>
      <w:r w:rsidRPr="006F178A">
        <w:rPr>
          <w:rtl/>
        </w:rPr>
        <w:t xml:space="preserve"> הפשרו זהו בשולו.</w:t>
      </w:r>
    </w:p>
    <w:p w:rsidR="00E9703F" w:rsidRDefault="00146180" w:rsidP="00146180">
      <w:pPr>
        <w:pStyle w:val="affffd"/>
        <w:rPr>
          <w:rtl/>
        </w:rPr>
      </w:pPr>
      <w:r>
        <w:rPr>
          <w:rFonts w:ascii="MS Mincho" w:hAnsi="MS Mincho" w:hint="cs"/>
          <w:bCs w:val="0"/>
          <w:rtl/>
        </w:rPr>
        <w:t>׻</w:t>
      </w:r>
    </w:p>
    <w:p>
      <w:pPr>
        <w:pStyle w:val="38"/>
        <w:rPr>
          <w:ins w:id="97401" w:author="מנוע מכני" w:date="2026-10-11T12:04:39Z"/>
        </w:rPr>
      </w:pPr>
      <w:r w:rsidRPr="006F178A">
        <w:t xml:space="preserve">הך</w:t>
      </w:r>
    </w:p>
    <w:p w:rsidR="00E9703F" w:rsidRPr="006F178A" w:rsidRDefault="00E9703F" w:rsidP="00E9703F">
      <w:pPr>
        <w:rPr>
          <w:rtl/>
        </w:rPr>
      </w:pPr>
      <w:del w:id="97402" w:author="מנוע מכני" w:date="2026-10-11T12:04:39Z">
        <w:r w:rsidRPr="006F178A">
          <w:rPr>
            <w:rFonts w:ascii="Fb Fontext" w:hAnsi="Fb Fontext"/>
            <w:rtl/>
          </w:rPr>
          <w:delText xml:space="preserve"> </w:delText>
        </w:r>
      </w:del>
      <w:ins w:id="95597" w:author="קלוד" w:date="2026-10-11T13:11:34Z">
        <w:r>
          <w:rPr>
            <w:rFonts w:ascii="Fb Fontext" w:hAnsi="Fb Fontext"/>
            <w:rtl/>
          </w:rPr>
          <w:t xml:space="preserve">שא"ל</w:t>
        </w:r>
      </w:ins>
      <w:del w:id="95598" w:author="קלוד" w:date="2026-10-11T13:11:34Z">
        <w:r w:rsidRPr="006F178A">
          <w:rPr>
            <w:rFonts w:ascii="Fb Fontext" w:hAnsi="Fb Fontext"/>
            <w:rtl/>
          </w:rPr>
          <w:delText xml:space="preserve">דא"ל</w:delText>
        </w:r>
      </w:del>
      <w:r w:rsidRPr="006F178A">
        <w:rPr>
          <w:rFonts w:ascii="Fb Fontext" w:hAnsi="Fb Fontext"/>
          <w:rtl/>
        </w:rPr>
        <w:t xml:space="preserve"> בבית המרחץ </w:t>
      </w:r>
      <w:r w:rsidRPr="006F178A">
        <w:rPr>
          <w:rFonts w:ascii="Fb Fontext" w:hAnsi="Fb Fontext" w:hint="cs"/>
          <w:rtl/>
        </w:rPr>
        <w:t>[</w:t>
      </w:r>
      <w:r>
        <w:rPr>
          <w:rFonts w:ascii="Fb Fontext" w:hAnsi="Fb Fontext" w:hint="cs"/>
          <w:rtl/>
        </w:rPr>
        <w:t>ואפי</w:t>
      </w:r>
      <w:r>
        <w:rPr>
          <w:rFonts w:ascii="Fb Fontext" w:hAnsi="Fb Fontext"/>
          <w:rtl/>
        </w:rPr>
        <w:t>'</w:t>
      </w:r>
      <w:r w:rsidRPr="006F178A">
        <w:rPr>
          <w:rFonts w:ascii="Fb Fontext" w:hAnsi="Fb Fontext" w:hint="cs"/>
          <w:rtl/>
        </w:rPr>
        <w:t xml:space="preserve"> בלשון חול אסור לומר דברי קודש] </w:t>
      </w:r>
      <w:ins w:id="95595" w:author="קלוד" w:date="2026-10-11T13:11:34Z">
        <w:r>
          <w:rPr>
            <w:rFonts w:ascii="Fb Fontext" w:hAnsi="Fb Fontext"/>
            <w:rtl/>
          </w:rPr>
          <w:t xml:space="preserve">-</w:t>
        </w:r>
      </w:ins>
      <w:del w:id="95596" w:author="קלוד" w:date="2026-10-11T13:11:34Z">
        <w:r w:rsidRPr="006F178A">
          <w:rPr>
            <w:rFonts w:ascii="Fb Fontext" w:hAnsi="Fb Fontext"/>
            <w:rtl/>
          </w:rPr>
          <w:delText xml:space="preserve">דלאפרושי</w:delText>
        </w:r>
      </w:del>
      <w:r w:rsidRPr="006F178A">
        <w:rPr>
          <w:rFonts w:ascii="Fb Fontext" w:hAnsi="Fb Fontext"/>
          <w:rtl/>
        </w:rPr>
        <w:t xml:space="preserve"> </w:t>
      </w:r>
      <w:ins w:id="95593" w:author="קלוד" w:date="2026-10-11T13:11:34Z">
        <w:r>
          <w:rPr>
            <w:rFonts w:ascii="Fb Fontext" w:hAnsi="Fb Fontext"/>
            <w:rtl/>
          </w:rPr>
          <w:t xml:space="preserve">להפריש מאיסור</w:t>
        </w:r>
      </w:ins>
      <w:del w:id="95594" w:author="קלוד" w:date="2026-10-11T13:11:34Z">
        <w:r w:rsidRPr="006F178A">
          <w:rPr>
            <w:rFonts w:ascii="Fb Fontext" w:hAnsi="Fb Fontext"/>
            <w:rtl/>
          </w:rPr>
          <w:delText xml:space="preserve">מאיסורא</w:delText>
        </w:r>
      </w:del>
      <w:r w:rsidRPr="006F178A">
        <w:rPr>
          <w:rFonts w:ascii="Fb Fontext" w:hAnsi="Fb Fontext"/>
          <w:rtl/>
        </w:rPr>
        <w:t xml:space="preserve"> שאני.</w:t>
      </w:r>
    </w:p>
    <w:p w:rsidR="00E9703F" w:rsidRPr="00B3644D" w:rsidRDefault="00E9703F" w:rsidP="00E9703F">
      <w:pPr>
        <w:rPr>
          <w:spacing w:val="-4"/>
          <w:rtl/>
        </w:rPr>
      </w:pPr>
      <w:r w:rsidRPr="00B3644D">
        <w:rPr>
          <w:spacing w:val="-4"/>
          <w:rtl/>
        </w:rPr>
        <w:t xml:space="preserve">תדע, </w:t>
      </w:r>
      <w:ins w:id="95609" w:author="קלוד" w:date="2026-10-11T13:11:34Z">
        <w:r>
          <w:rPr>
            <w:rStyle w:val="2fb"/>
            <w:spacing w:val="-4"/>
            <w:rtl/>
          </w:rPr>
          <w:t xml:space="preserve">שאריא"ש:</w:t>
        </w:r>
      </w:ins>
      <w:del w:id="95610" w:author="קלוד" w:date="2026-10-11T13:11:34Z">
        <w:r w:rsidRPr="00B3644D">
          <w:rPr>
            <w:rStyle w:val="2fb"/>
            <w:spacing w:val="-4"/>
            <w:rtl/>
          </w:rPr>
          <w:delText xml:space="preserve">דאריא"ש</w:delText>
        </w:r>
      </w:del>
      <w:r w:rsidRPr="00B3644D">
        <w:rPr>
          <w:spacing w:val="-4"/>
          <w:rtl/>
        </w:rPr>
        <w:t xml:space="preserve"> </w:t>
      </w:r>
      <w:ins w:id="95607" w:author="קלוד" w:date="2026-10-11T13:11:34Z">
        <w:r>
          <w:rPr>
            <w:rStyle w:val="2fb"/>
            <w:spacing w:val="-4"/>
            <w:rtl/>
          </w:rPr>
          <w:t xml:space="preserve">ר"מ</w:t>
        </w:r>
      </w:ins>
      <w:del w:id="95608" w:author="קלוד" w:date="2026-10-11T13:11:34Z">
        <w:r w:rsidRPr="00B3644D">
          <w:rPr>
            <w:rStyle w:val="2fb"/>
            <w:spacing w:val="-4"/>
            <w:rtl/>
          </w:rPr>
          <w:delText xml:space="preserve">שר"מ</w:delText>
        </w:r>
      </w:del>
      <w:r w:rsidRPr="00B3644D">
        <w:rPr>
          <w:spacing w:val="-4"/>
          <w:rtl/>
        </w:rPr>
        <w:t xml:space="preserve"> </w:t>
      </w:r>
      <w:r w:rsidRPr="00B3644D">
        <w:rPr>
          <w:spacing w:val="-4"/>
          <w:rtl/>
        </w:rPr>
        <w:t xml:space="preserve">אמר</w:t>
      </w:r>
      <w:r w:rsidRPr="00B3644D">
        <w:rPr>
          <w:spacing w:val="-4"/>
          <w:rtl/>
        </w:rPr>
        <w:t xml:space="preserve"> לתלמידו </w:t>
      </w:r>
      <w:r w:rsidRPr="00B3644D">
        <w:rPr>
          <w:spacing w:val="-4"/>
          <w:rtl/>
        </w:rPr>
        <w:t xml:space="preserve">לא</w:t>
      </w:r>
      <w:r w:rsidRPr="00B3644D">
        <w:rPr>
          <w:spacing w:val="-4"/>
          <w:rtl/>
        </w:rPr>
        <w:t xml:space="preserve"> להדיח קרקע המרחץ ולא </w:t>
      </w:r>
      <w:ins w:id="95605" w:author="קלוד" w:date="2026-10-11T13:11:34Z">
        <w:r>
          <w:rPr>
            <w:spacing w:val="-4"/>
            <w:rtl/>
          </w:rPr>
          <w:t xml:space="preserve">לסוך,</w:t>
        </w:r>
      </w:ins>
      <w:del w:id="95606" w:author="קלוד" w:date="2026-10-11T13:11:34Z">
        <w:r w:rsidRPr="00B3644D">
          <w:rPr>
            <w:spacing w:val="-4"/>
            <w:rtl/>
          </w:rPr>
          <w:delText xml:space="preserve">לסו</w:delText>
        </w:r>
        <w:r w:rsidRPr="00B3644D">
          <w:rPr>
            <w:rFonts w:hint="cs"/>
            <w:spacing w:val="-4"/>
            <w:rtl/>
          </w:rPr>
          <w:delText xml:space="preserve">ך</w:delText>
        </w:r>
      </w:del>
      <w:r w:rsidRPr="00B3644D">
        <w:rPr>
          <w:spacing w:val="-4"/>
          <w:rtl/>
        </w:rPr>
        <w:t xml:space="preserve"> </w:t>
      </w:r>
      <w:ins w:id="95603" w:author="קלוד" w:date="2026-10-11T13:11:34Z">
        <w:r>
          <w:rPr>
            <w:spacing w:val="-4"/>
            <w:rtl/>
          </w:rPr>
          <w:t xml:space="preserve">שלהפריש</w:t>
        </w:r>
      </w:ins>
      <w:del w:id="95604" w:author="קלוד" w:date="2026-10-11T13:11:34Z">
        <w:r w:rsidRPr="00B3644D">
          <w:rPr>
            <w:spacing w:val="-4"/>
            <w:rtl/>
          </w:rPr>
          <w:delText xml:space="preserve">דלאפרושי</w:delText>
        </w:r>
      </w:del>
      <w:r w:rsidRPr="00B3644D">
        <w:rPr>
          <w:spacing w:val="-4"/>
          <w:rtl/>
        </w:rPr>
        <w:t xml:space="preserve"> </w:t>
      </w:r>
      <w:ins w:id="95601" w:author="קלוד" w:date="2026-10-11T13:11:34Z">
        <w:r>
          <w:rPr>
            <w:spacing w:val="-4"/>
            <w:rtl/>
          </w:rPr>
          <w:t xml:space="preserve">מאיסור</w:t>
        </w:r>
      </w:ins>
      <w:del w:id="95602" w:author="קלוד" w:date="2026-10-11T13:11:34Z">
        <w:r w:rsidRPr="00B3644D">
          <w:rPr>
            <w:spacing w:val="-4"/>
            <w:rtl/>
          </w:rPr>
          <w:delText xml:space="preserve">מאיסורא</w:delText>
        </w:r>
      </w:del>
      <w:r w:rsidRPr="00B3644D">
        <w:rPr>
          <w:spacing w:val="-4"/>
          <w:rtl/>
        </w:rPr>
        <w:t xml:space="preserve"> </w:t>
      </w:r>
      <w:ins w:id="95599" w:author="קלוד" w:date="2026-10-11T13:11:34Z">
        <w:r>
          <w:rPr>
            <w:spacing w:val="-4"/>
            <w:rtl/>
          </w:rPr>
          <w:t xml:space="preserve">מותר.</w:t>
        </w:r>
      </w:ins>
      <w:del w:id="95600" w:author="קלוד" w:date="2026-10-11T13:11:34Z">
        <w:r w:rsidRPr="00B3644D">
          <w:rPr>
            <w:spacing w:val="-4"/>
            <w:rtl/>
          </w:rPr>
          <w:delText xml:space="preserve">שרי.</w:delText>
        </w:r>
      </w:del>
    </w:p>
    <w:p>
      <w:pPr>
        <w:pStyle w:val="38"/>
        <w:rPr>
          <w:ins w:id="97403" w:author="מנוע מכני" w:date="2026-10-11T12:04:39Z"/>
        </w:rPr>
      </w:pPr>
      <w:r w:rsidRPr="006F178A">
        <w:t xml:space="preserve">רבינא:</w:t>
      </w:r>
    </w:p>
    <w:p w:rsidR="00E9703F" w:rsidRPr="006F178A" w:rsidRDefault="00E9703F" w:rsidP="00E9703F">
      <w:pPr>
        <w:rPr>
          <w:rtl/>
        </w:rPr>
      </w:pPr>
      <w:del w:id="97404" w:author="מנוע מכני" w:date="2026-10-11T12:04:39Z">
        <w:r w:rsidRPr="006F178A">
          <w:rPr>
            <w:rtl/>
          </w:rPr>
          <w:delText xml:space="preserve"> </w:delText>
        </w:r>
      </w:del>
      <w:ins w:id="95617" w:author="קלוד" w:date="2026-10-11T13:11:34Z">
        <w:r>
          <w:rPr>
            <w:rtl/>
          </w:rPr>
          <w:t xml:space="preserve">ש"מ:</w:t>
        </w:r>
      </w:ins>
      <w:del w:id="95618" w:author="קלוד" w:date="2026-10-11T13:11:34Z">
        <w:r w:rsidRPr="006F178A">
          <w:rPr>
            <w:rtl/>
          </w:rPr>
          <w:delText xml:space="preserve">ש"מ</w:delText>
        </w:r>
        <w:r w:rsidRPr="006F178A">
          <w:rPr>
            <w:rtl/>
          </w:rPr>
          <w:delText xml:space="preserve">,</w:delText>
        </w:r>
      </w:del>
      <w:r w:rsidRPr="006F178A">
        <w:rPr>
          <w:rtl/>
        </w:rPr>
        <w:t xml:space="preserve"> המבשל בחמי טבריא בשבת </w:t>
      </w:r>
      <w:ins w:id="95615" w:author="קלוד" w:date="2026-10-11T13:11:34Z">
        <w:r>
          <w:rPr>
            <w:rtl/>
          </w:rPr>
          <w:t xml:space="preserve">-</w:t>
        </w:r>
      </w:ins>
      <w:del w:id="95616" w:author="קלוד" w:date="2026-10-11T13:11:34Z">
        <w:r w:rsidRPr="006F178A">
          <w:rPr>
            <w:rtl/>
          </w:rPr>
          <w:delText xml:space="preserve">–</w:delText>
        </w:r>
      </w:del>
      <w:r w:rsidRPr="006F178A">
        <w:rPr>
          <w:rtl/>
        </w:rPr>
        <w:t xml:space="preserve"> חייב [מכת </w:t>
      </w:r>
      <w:ins w:id="95613" w:author="קלוד" w:date="2026-10-11T13:11:34Z">
        <w:r>
          <w:rPr>
            <w:rtl/>
          </w:rPr>
          <w:t xml:space="preserve">מרדות],</w:t>
        </w:r>
      </w:ins>
      <w:del w:id="95614" w:author="קלוד" w:date="2026-10-11T13:11:34Z">
        <w:r w:rsidRPr="006F178A">
          <w:rPr>
            <w:rtl/>
          </w:rPr>
          <w:delText xml:space="preserve">מרדות]</w:delText>
        </w:r>
      </w:del>
      <w:r w:rsidRPr="006F178A">
        <w:rPr>
          <w:rtl/>
        </w:rPr>
        <w:t xml:space="preserve"> </w:t>
      </w:r>
      <w:ins w:id="91097" w:author="מנוע מכני" w:date="2026-10-11T12:04:39Z">
        <w:r>
          <w:rPr>
            <w:rtl/>
          </w:rPr>
          <w:t xml:space="preserve">שהרי</w:t>
        </w:r>
      </w:ins>
      <w:del w:id="91098" w:author="מנוע מכני" w:date="2026-10-11T12:04:39Z">
        <w:r w:rsidRPr="006F178A">
          <w:rPr>
            <w:rtl/>
          </w:rPr>
          <w:delText xml:space="preserve">דהא</w:delText>
        </w:r>
      </w:del>
      <w:r w:rsidRPr="006F178A">
        <w:rPr>
          <w:rtl/>
        </w:rPr>
        <w:t xml:space="preserve"> מעשה </w:t>
      </w:r>
      <w:ins w:id="95611" w:author="קלוד" w:date="2026-10-11T13:11:34Z">
        <w:r>
          <w:rPr>
            <w:rStyle w:val="2fb"/>
            <w:rtl/>
          </w:rPr>
          <w:t xml:space="preserve">של רבי</w:t>
        </w:r>
      </w:ins>
      <w:del w:id="95612" w:author="קלוד" w:date="2026-10-11T13:11:34Z">
        <w:r w:rsidRPr="006F178A">
          <w:rPr>
            <w:rStyle w:val="2fb"/>
            <w:rtl/>
          </w:rPr>
          <w:delText xml:space="preserve">דרבי</w:delText>
        </w:r>
      </w:del>
      <w:r w:rsidRPr="006F178A">
        <w:rPr>
          <w:rtl/>
        </w:rPr>
        <w:t xml:space="preserve"> לאחר גזירה </w:t>
      </w:r>
      <w:ins w:id="95411" w:author="מנוע מכני" w:date="2026-10-11T12:04:39Z">
        <w:r>
          <w:rPr>
            <w:rtl/>
          </w:rPr>
          <w:t xml:space="preserve">היה</w:t>
        </w:r>
      </w:ins>
      <w:del w:id="95412" w:author="מנוע מכני" w:date="2026-10-11T12:04:39Z">
        <w:r w:rsidRPr="006F178A">
          <w:rPr>
            <w:rtl/>
          </w:rPr>
          <w:delText xml:space="preserve">הוה</w:delText>
        </w:r>
      </w:del>
      <w:r w:rsidRPr="006F178A">
        <w:rPr>
          <w:rtl/>
        </w:rPr>
        <w:t xml:space="preserve">.</w:t>
      </w:r>
    </w:p>
    <w:p>
      <w:pPr>
        <w:pStyle w:val="38"/>
        <w:rPr>
          <w:ins w:id="97405" w:author="מנוע מכני" w:date="2026-10-11T12:04:39Z"/>
        </w:rPr>
      </w:pPr>
      <w:r w:rsidRPr="006F178A">
        <w:t xml:space="preserve">והך</w:t>
      </w:r>
    </w:p>
    <w:p w:rsidR="00E9703F" w:rsidRPr="006F178A" w:rsidRDefault="00E9703F" w:rsidP="00E9703F">
      <w:pPr>
        <w:rPr>
          <w:rtl/>
        </w:rPr>
      </w:pPr>
      <w:del w:id="97406" w:author="מנוע מכני" w:date="2026-10-11T12:04:39Z">
        <w:r w:rsidRPr="006F178A">
          <w:rPr>
            <w:rtl/>
          </w:rPr>
          <w:delText xml:space="preserve"> </w:delText>
        </w:r>
      </w:del>
      <w:ins w:id="95621" w:author="קלוד" w:date="2026-10-11T13:11:34Z">
        <w:r>
          <w:rPr>
            <w:rtl/>
          </w:rPr>
          <w:t xml:space="preserve">שמבשל</w:t>
        </w:r>
      </w:ins>
      <w:del w:id="95622" w:author="קלוד" w:date="2026-10-11T13:11:34Z">
        <w:r w:rsidRPr="006F178A">
          <w:rPr>
            <w:rtl/>
          </w:rPr>
          <w:delText xml:space="preserve">דמבשל</w:delText>
        </w:r>
      </w:del>
      <w:r w:rsidRPr="006F178A">
        <w:rPr>
          <w:rtl/>
        </w:rPr>
        <w:t xml:space="preserve"> בחמי טבריה פטור</w:t>
      </w:r>
      <w:ins w:id="95619" w:author="קלוד" w:date="2026-10-11T13:11:34Z">
        <w:r>
          <w:rPr>
            <w:rtl/>
          </w:rPr>
          <w:t xml:space="preserve"> - </w:t>
        </w:r>
      </w:ins>
      <w:del w:id="95620" w:author="קלוד" w:date="2026-10-11T13:11:34Z">
        <w:r w:rsidRPr="006F178A">
          <w:rPr>
            <w:rtl/>
          </w:rPr>
          <w:delText xml:space="preserve"> </w:delText>
        </w:r>
      </w:del>
      <w:r w:rsidRPr="006F178A">
        <w:rPr>
          <w:rtl/>
        </w:rPr>
        <w:t xml:space="preserve">היינו ממלקות.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07" w:author="קלוד" w:date="2026-10-11T12:33:55Z"/>
        </w:rPr>
      </w:pPr>
      <w:ins w:id="91008" w:author="קלוד" w:date="2026-10-11T12:33:55Z">
        <w:r>
          <w:rPr>
            <w:color w:val="7B3F00"/>
          </w:rPr>
          <w:t xml:space="preserve">שחיה במים בשבת - רבי אבהו באמבטי</w:t>
        </w:r>
      </w:ins>
    </w:p>
    <w:p w:rsidR="00E9703F" w:rsidRPr="006F178A" w:rsidRDefault="00E9703F" w:rsidP="00E9703F">
      <w:pPr>
        <w:rPr>
          <w:rtl/>
        </w:rPr>
      </w:pPr>
      <w:r w:rsidRPr="006F178A">
        <w:rPr>
          <w:rStyle w:val="2fb"/>
          <w:rFonts w:ascii="Fb Fontext" w:hAnsi="Fb Fontext"/>
          <w:rtl/>
        </w:rPr>
        <w:t xml:space="preserve">רבי אבהו</w:t>
      </w:r>
      <w:r w:rsidRPr="006F178A">
        <w:rPr>
          <w:rFonts w:ascii="Fb Fontext" w:hAnsi="Fb Fontext"/>
          <w:rtl/>
        </w:rPr>
        <w:t xml:space="preserve"> שט באמבטי, </w:t>
      </w:r>
      <w:r w:rsidRPr="006F178A">
        <w:rPr>
          <w:rFonts w:ascii="Fb Fontext" w:hAnsi="Fb Fontext" w:hint="cs"/>
          <w:rtl/>
        </w:rPr>
        <w:t xml:space="preserve">ונסתפק </w:t>
      </w:r>
      <w:r w:rsidRPr="006F178A">
        <w:rPr>
          <w:rStyle w:val="2fb"/>
          <w:rFonts w:ascii="Fb Fontext" w:hAnsi="Fb Fontext" w:hint="cs"/>
          <w:rtl/>
        </w:rPr>
        <w:t xml:space="preserve">ר"ז</w:t>
      </w:r>
      <w:r w:rsidRPr="006F178A">
        <w:rPr>
          <w:rFonts w:ascii="Fb Fontext" w:hAnsi="Fb Fontext" w:hint="cs"/>
          <w:rtl/>
        </w:rPr>
        <w:t xml:space="preserve"> </w:t>
      </w:r>
      <w:ins w:id="94649" w:author="מנוע מכני" w:date="2026-10-11T12:04:39Z">
        <w:r>
          <w:rPr>
            <w:rFonts w:ascii="Fb Fontext" w:hAnsi="Fb Fontext" w:hint="cs"/>
            <w:rtl/>
          </w:rPr>
          <w:t xml:space="preserve">אם </w:t>
        </w:r>
      </w:ins>
      <w:del w:id="94650" w:author="מנוע מכני" w:date="2026-10-11T12:04:39Z">
        <w:r w:rsidRPr="006F178A">
          <w:rPr>
            <w:rFonts w:ascii="Fb Fontext" w:hAnsi="Fb Fontext" w:hint="cs"/>
            <w:rtl/>
          </w:rPr>
          <w:delText xml:space="preserve">אי </w:delText>
        </w:r>
      </w:del>
      <w:r w:rsidRPr="006F178A">
        <w:rPr>
          <w:rFonts w:ascii="Fb Fontext" w:hAnsi="Fb Fontext"/>
          <w:rtl/>
        </w:rPr>
        <w:t xml:space="preserve">עקר רגליו או </w:t>
      </w:r>
      <w:r w:rsidRPr="006F178A">
        <w:rPr>
          <w:rFonts w:ascii="Fb Fontext" w:hAnsi="Fb Fontext"/>
          <w:rtl/>
        </w:rPr>
        <w:t xml:space="preserve">לא</w:t>
      </w:r>
      <w:r w:rsidRPr="006F178A">
        <w:rPr>
          <w:rFonts w:ascii="Fb Fontext" w:hAnsi="Fb Fontext"/>
          <w:rtl/>
        </w:rPr>
        <w:t xml:space="preserve"> מפני איסור שחייה בשבת.</w:t>
      </w:r>
    </w:p>
    <w:p>
      <w:pPr>
        <w:pStyle w:val="38"/>
        <w:rPr>
          <w:ins w:id="97407" w:author="מנוע מכני" w:date="2026-10-11T12:04:39Z"/>
        </w:rPr>
      </w:pPr>
      <w:r w:rsidRPr="006F178A">
        <w:t xml:space="preserve">ואין להוכיח</w:t>
      </w:r>
    </w:p>
    <w:p w:rsidR="00E9703F" w:rsidRDefault="00E9703F" w:rsidP="00E9703F">
      <w:pPr>
        <w:rPr>
          <w:rtl/>
        </w:rPr>
      </w:pPr>
      <w:del w:id="97408" w:author="מנוע מכני" w:date="2026-10-11T12:04:39Z">
        <w:r w:rsidRPr="006F178A">
          <w:rPr>
            <w:rtl/>
          </w:rPr>
          <w:delText xml:space="preserve"> </w:delText>
        </w:r>
      </w:del>
      <w:r w:rsidRPr="006F178A">
        <w:rPr>
          <w:rtl/>
        </w:rPr>
        <w:t xml:space="preserve">מהא </w:t>
      </w:r>
      <w:r>
        <w:rPr>
          <w:rtl/>
        </w:rPr>
        <w:t>ד</w:t>
      </w:r>
      <w:r w:rsidRPr="006F178A">
        <w:rPr>
          <w:rtl/>
        </w:rPr>
        <w:t xml:space="preserve">לא ישוט אדם בבריכה מלאה מים, </w:t>
      </w:r>
      <w:ins w:id="90309" w:author="מנוע מכני" w:date="2026-10-11T12:04:39Z">
        <w:r>
          <w:rPr>
            <w:rtl/>
          </w:rPr>
          <w:t xml:space="preserve">ואפי'</w:t>
        </w:r>
      </w:ins>
      <w:del w:id="90310" w:author="מנוע מכני" w:date="2026-10-11T12:04:39Z">
        <w:r w:rsidRPr="006F178A">
          <w:rPr>
            <w:rtl/>
          </w:rPr>
          <w:delText xml:space="preserve">ואפילו</w:delText>
        </w:r>
      </w:del>
      <w:r w:rsidRPr="006F178A">
        <w:rPr>
          <w:rtl/>
        </w:rPr>
        <w:t xml:space="preserve"> עומדת בחצר</w:t>
      </w:r>
      <w:r>
        <w:rPr>
          <w:rtl/>
        </w:rPr>
        <w:t>.</w:t>
      </w:r>
    </w:p>
    <w:p w:rsidR="00E9703F" w:rsidRPr="006F178A" w:rsidRDefault="00E9703F" w:rsidP="00E9703F">
      <w:pPr>
        <w:rPr>
          <w:rtl/>
        </w:rPr>
      </w:pPr>
      <w:r w:rsidRPr="006F178A">
        <w:rPr>
          <w:rFonts w:hint="cs"/>
          <w:rtl/>
        </w:rPr>
        <w:t xml:space="preserve">- </w:t>
      </w:r>
      <w:ins w:id="95633" w:author="קלוד" w:date="2026-10-11T13:11:34Z">
        <w:r>
          <w:rPr>
            <w:rtl/>
          </w:rPr>
          <w:t xml:space="preserve">שדווקא</w:t>
        </w:r>
      </w:ins>
      <w:del w:id="95634" w:author="קלוד" w:date="2026-10-11T13:11:34Z">
        <w:r w:rsidRPr="006F178A">
          <w:rPr>
            <w:rtl/>
          </w:rPr>
          <w:delText xml:space="preserve">דדווקא</w:delText>
        </w:r>
      </w:del>
      <w:r w:rsidRPr="006F178A">
        <w:rPr>
          <w:rtl/>
        </w:rPr>
        <w:t xml:space="preserve"> </w:t>
      </w:r>
      <w:ins w:id="91099" w:author="מנוע מכני" w:date="2026-10-11T12:04:39Z">
        <w:ins w:id="95631" w:author="קלוד" w:date="2026-10-11T13:11:34Z">
          <w:r>
            <w:rPr>
              <w:rtl/>
            </w:rPr>
            <w:t xml:space="preserve">שם,</w:t>
          </w:r>
        </w:ins>
        <w:del w:id="95632" w:author="קלוד" w:date="2026-10-11T13:11:34Z">
          <w:r>
            <w:rPr>
              <w:rtl/>
            </w:rPr>
            <w:delText xml:space="preserve">שם</w:delText>
          </w:r>
        </w:del>
      </w:ins>
      <w:del w:id="91100" w:author="מנוע מכני" w:date="2026-10-11T12:04:39Z">
        <w:r w:rsidRPr="006F178A">
          <w:rPr>
            <w:rtl/>
          </w:rPr>
          <w:delText xml:space="preserve">התם</w:delText>
        </w:r>
      </w:del>
      <w:r w:rsidRPr="006F178A">
        <w:rPr>
          <w:rtl/>
        </w:rPr>
        <w:t xml:space="preserve"> </w:t>
      </w:r>
      <w:ins w:id="95629" w:author="קלוד" w:date="2026-10-11T13:11:34Z">
        <w:r>
          <w:rPr>
            <w:rtl/>
          </w:rPr>
          <w:t xml:space="preserve">כשאין</w:t>
        </w:r>
      </w:ins>
      <w:del w:id="95630" w:author="קלוד" w:date="2026-10-11T13:11:34Z">
        <w:r w:rsidRPr="006F178A">
          <w:rPr>
            <w:rtl/>
          </w:rPr>
          <w:delText xml:space="preserve">בדלית</w:delText>
        </w:r>
      </w:del>
      <w:r w:rsidRPr="006F178A">
        <w:rPr>
          <w:rtl/>
        </w:rPr>
        <w:t xml:space="preserve"> </w:t>
      </w:r>
      <w:ins w:id="92655" w:author="מנוע מכני" w:date="2026-10-11T12:04:39Z">
        <w:ins w:id="95627" w:author="קלוד" w:date="2026-10-11T13:11:34Z">
          <w:r>
            <w:rPr>
              <w:rtl/>
            </w:rPr>
            <w:t xml:space="preserve">לה</w:t>
          </w:r>
        </w:ins>
        <w:del w:id="95628" w:author="קלוד" w:date="2026-10-11T13:11:34Z">
          <w:r>
            <w:rPr>
              <w:rtl/>
            </w:rPr>
            <w:delText xml:space="preserve">לו</w:delText>
          </w:r>
        </w:del>
      </w:ins>
      <w:del w:id="92656" w:author="מנוע מכני" w:date="2026-10-11T12:04:39Z">
        <w:r w:rsidRPr="006F178A">
          <w:rPr>
            <w:rtl/>
          </w:rPr>
          <w:delText xml:space="preserve">ליה</w:delText>
        </w:r>
      </w:del>
      <w:r w:rsidRPr="006F178A">
        <w:rPr>
          <w:rtl/>
        </w:rPr>
        <w:t xml:space="preserve"> </w:t>
      </w:r>
      <w:ins w:id="95625" w:author="קלוד" w:date="2026-10-11T13:11:34Z">
        <w:r>
          <w:rPr>
            <w:rtl/>
          </w:rPr>
          <w:t xml:space="preserve">גדודים,</w:t>
        </w:r>
      </w:ins>
      <w:del w:id="95626" w:author="קלוד" w:date="2026-10-11T13:11:34Z">
        <w:r w:rsidRPr="006F178A">
          <w:rPr>
            <w:rtl/>
          </w:rPr>
          <w:delText xml:space="preserve">גדודי</w:delText>
        </w:r>
      </w:del>
      <w:r w:rsidRPr="006F178A">
        <w:rPr>
          <w:rtl/>
        </w:rPr>
        <w:t xml:space="preserve"> </w:t>
      </w:r>
      <w:ins w:id="95623" w:author="קלוד" w:date="2026-10-11T13:11:34Z">
        <w:r>
          <w:rPr>
            <w:rtl/>
          </w:rPr>
          <w:t xml:space="preserve">ודומה</w:t>
        </w:r>
      </w:ins>
      <w:del w:id="95624" w:author="קלוד" w:date="2026-10-11T13:11:34Z">
        <w:r w:rsidRPr="006F178A">
          <w:rPr>
            <w:rtl/>
          </w:rPr>
          <w:delText xml:space="preserve">ודמיא</w:delText>
        </w:r>
      </w:del>
      <w:r w:rsidRPr="006F178A">
        <w:rPr>
          <w:rtl/>
        </w:rPr>
        <w:t xml:space="preserve"> לנהר.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מא.</w:t>
      </w:r>
    </w:p>
    <w:p>
      <w:pPr>
        <w:pStyle w:val="afffff8"/>
        <w:rPr>
          <w:ins w:id="91005" w:author="קלוד" w:date="2026-10-11T12:33:55Z"/>
        </w:rPr>
      </w:pPr>
      <w:ins w:id="91006" w:author="קלוד" w:date="2026-10-11T12:33:55Z">
        <w:r>
          <w:rPr>
            <w:color w:val="7B3F00"/>
          </w:rPr>
          <w:t xml:space="preserve">המשתין - ידיו כנגד פניו של מטה</w:t>
        </w:r>
      </w:ins>
    </w:p>
    <w:p w:rsidR="00E9703F" w:rsidRPr="006F178A" w:rsidRDefault="00E9703F" w:rsidP="00E9703F">
      <w:pPr>
        <w:rPr>
          <w:rtl/>
        </w:rPr>
      </w:pPr>
      <w:ins w:id="95643" w:author="קלוד" w:date="2026-10-11T13:11:34Z">
        <w:r>
          <w:rPr>
            <w:rStyle w:val="2fb"/>
            <w:rFonts w:ascii="Fb Fontext" w:hAnsi="Fb Fontext"/>
            <w:rtl/>
          </w:rPr>
          <w:t xml:space="preserve">ר"ז:</w:t>
        </w:r>
      </w:ins>
      <w:del w:id="95644" w:author="קלוד" w:date="2026-10-11T13:11:34Z">
        <w:r w:rsidRPr="006F178A">
          <w:rPr>
            <w:rStyle w:val="2fb"/>
            <w:rFonts w:ascii="Fb Fontext" w:hAnsi="Fb Fontext"/>
            <w:rtl/>
          </w:rPr>
          <w:delText xml:space="preserve">ר"ז</w:delText>
        </w:r>
      </w:del>
      <w:r w:rsidRPr="006F178A">
        <w:rPr>
          <w:rFonts w:ascii="Fb Fontext" w:hAnsi="Fb Fontext"/>
          <w:rtl/>
        </w:rPr>
        <w:t xml:space="preserve"> </w:t>
      </w:r>
      <w:ins w:id="95951" w:author="מנוע מכני" w:date="2026-10-11T12:04:39Z">
        <w:ins w:id="95641" w:author="קלוד" w:date="2026-10-11T13:11:34Z">
          <w:r>
            <w:rPr>
              <w:rFonts w:ascii="Fb Fontext" w:hAnsi="Fb Fontext"/>
              <w:rtl/>
            </w:rPr>
            <w:t xml:space="preserve">ראיתי</w:t>
          </w:r>
        </w:ins>
        <w:del w:id="95642" w:author="קלוד" w:date="2026-10-11T13:11:34Z">
          <w:r>
            <w:rPr>
              <w:rFonts w:ascii="Fb Fontext" w:hAnsi="Fb Fontext"/>
              <w:rtl/>
            </w:rPr>
            <w:delText xml:space="preserve">אני</w:delText>
          </w:r>
        </w:del>
      </w:ins>
      <w:del w:id="95952" w:author="מנוע מכני" w:date="2026-10-11T12:04:39Z">
        <w:r w:rsidRPr="006F178A">
          <w:rPr>
            <w:rFonts w:ascii="Fb Fontext" w:hAnsi="Fb Fontext"/>
            <w:rtl/>
          </w:rPr>
          <w:delText xml:space="preserve">אנא</w:delText>
        </w:r>
      </w:del>
      <w:r w:rsidRPr="006F178A">
        <w:rPr>
          <w:rFonts w:ascii="Fb Fontext" w:hAnsi="Fb Fontext"/>
          <w:rtl/>
        </w:rPr>
        <w:t xml:space="preserve"> </w:t>
      </w:r>
      <w:ins w:id="95639" w:author="קלוד" w:date="2026-10-11T13:11:34Z">
        <w:r>
          <w:rPr>
            <w:rFonts w:ascii="Fb Fontext" w:hAnsi="Fb Fontext"/>
            <w:rtl/>
          </w:rPr>
          <w:t xml:space="preserve">את</w:t>
        </w:r>
      </w:ins>
      <w:del w:id="95640" w:author="קלוד" w:date="2026-10-11T13:11:34Z">
        <w:r w:rsidRPr="006F178A">
          <w:rPr>
            <w:rFonts w:ascii="Fb Fontext" w:hAnsi="Fb Fontext"/>
            <w:rtl/>
          </w:rPr>
          <w:delText xml:space="preserve">חזיתיה</w:delText>
        </w:r>
      </w:del>
      <w:r w:rsidRPr="006F178A">
        <w:rPr>
          <w:rFonts w:ascii="Fb Fontext" w:hAnsi="Fb Fontext"/>
          <w:rtl/>
        </w:rPr>
        <w:t xml:space="preserve"> </w:t>
      </w:r>
      <w:ins w:id="95637" w:author="קלוד" w:date="2026-10-11T13:11:34Z">
        <w:r>
          <w:rPr>
            <w:rStyle w:val="2fb"/>
            <w:rFonts w:ascii="Fb Fontext" w:hAnsi="Fb Fontext"/>
            <w:rtl/>
          </w:rPr>
          <w:t xml:space="preserve">רבי</w:t>
        </w:r>
      </w:ins>
      <w:del w:id="95638" w:author="קלוד" w:date="2026-10-11T13:11:34Z">
        <w:r w:rsidRPr="006F178A">
          <w:rPr>
            <w:rStyle w:val="2fb"/>
            <w:rFonts w:ascii="Fb Fontext" w:hAnsi="Fb Fontext"/>
            <w:rtl/>
          </w:rPr>
          <w:delText xml:space="preserve">לרבי</w:delText>
        </w:r>
      </w:del>
      <w:r w:rsidRPr="006F178A">
        <w:rPr>
          <w:rStyle w:val="2fb"/>
          <w:rFonts w:ascii="Fb Fontext" w:hAnsi="Fb Fontext"/>
          <w:rtl/>
        </w:rPr>
        <w:t xml:space="preserve"> אבהו</w:t>
      </w:r>
      <w:r w:rsidRPr="006F178A">
        <w:rPr>
          <w:rFonts w:ascii="Fb Fontext" w:hAnsi="Fb Fontext"/>
          <w:rtl/>
        </w:rPr>
        <w:t xml:space="preserve"> שהניח ידיו כנגד פניו של </w:t>
      </w:r>
      <w:ins w:id="95635" w:author="קלוד" w:date="2026-10-11T13:11:34Z">
        <w:r>
          <w:rPr>
            <w:rFonts w:ascii="Fb Fontext" w:hAnsi="Fb Fontext"/>
            <w:rtl/>
          </w:rPr>
          <w:t xml:space="preserve">מטה,</w:t>
        </w:r>
      </w:ins>
      <w:del w:id="95636" w:author="קלוד" w:date="2026-10-11T13:11:34Z">
        <w:r w:rsidRPr="006F178A">
          <w:rPr>
            <w:rFonts w:ascii="Fb Fontext" w:hAnsi="Fb Fontext"/>
            <w:rtl/>
          </w:rPr>
          <w:delText xml:space="preserve">מטה</w:delText>
        </w:r>
      </w:del>
      <w:r w:rsidRPr="006F178A">
        <w:rPr>
          <w:rFonts w:ascii="Fb Fontext" w:hAnsi="Fb Fontext" w:hint="cs"/>
          <w:rtl/>
        </w:rPr>
        <w:t xml:space="preserve"> ונסתפק </w:t>
      </w:r>
      <w:ins w:id="94651" w:author="מנוע מכני" w:date="2026-10-11T12:04:39Z">
        <w:r>
          <w:rPr>
            <w:rFonts w:ascii="Fb Fontext" w:hAnsi="Fb Fontext" w:hint="cs"/>
            <w:rtl/>
          </w:rPr>
          <w:t xml:space="preserve">אם </w:t>
        </w:r>
      </w:ins>
      <w:del w:id="94652" w:author="מנוע מכני" w:date="2026-10-11T12:04:39Z">
        <w:r w:rsidRPr="006F178A">
          <w:rPr>
            <w:rFonts w:ascii="Fb Fontext" w:hAnsi="Fb Fontext" w:hint="cs"/>
            <w:rtl/>
          </w:rPr>
          <w:delText xml:space="preserve">אי </w:delText>
        </w:r>
      </w:del>
      <w:r w:rsidRPr="006F178A">
        <w:rPr>
          <w:rFonts w:ascii="Fb Fontext" w:hAnsi="Fb Fontext" w:hint="cs"/>
          <w:rtl/>
        </w:rPr>
        <w:t xml:space="preserve">נגע</w:t>
      </w:r>
      <w:r w:rsidRPr="006F178A">
        <w:rPr>
          <w:rFonts w:ascii="Fb Fontext" w:hAnsi="Fb Fontext"/>
          <w:rtl/>
        </w:rPr>
        <w:t>.</w:t>
      </w:r>
    </w:p>
    <w:p w:rsidR="00E9703F" w:rsidRPr="002D0727" w:rsidRDefault="00E9703F" w:rsidP="00E9703F">
      <w:pPr>
        <w:rPr>
          <w:rtl/>
        </w:rPr>
      </w:pPr>
      <w:r w:rsidRPr="006F178A">
        <w:rPr>
          <w:rFonts w:ascii="Fb Fontext" w:hAnsi="Fb Fontext" w:hint="cs"/>
          <w:sz w:val="20"/>
          <w:rtl/>
        </w:rPr>
        <w:t xml:space="preserve">ואף </w:t>
      </w:r>
      <w:ins w:id="95649" w:author="קלוד" w:date="2026-10-11T13:11:34Z">
        <w:r>
          <w:rPr>
            <w:rStyle w:val="2fb"/>
            <w:rFonts w:ascii="Fb Fontext" w:hAnsi="Fb Fontext" w:hint="cs"/>
            <w:sz w:val="20"/>
            <w:rtl/>
          </w:rPr>
          <w:t xml:space="preserve">שאר"א:</w:t>
        </w:r>
      </w:ins>
      <w:del w:id="95650" w:author="קלוד" w:date="2026-10-11T13:11:34Z">
        <w:r w:rsidRPr="006F178A">
          <w:rPr>
            <w:rStyle w:val="2fb"/>
            <w:rFonts w:ascii="Fb Fontext" w:hAnsi="Fb Fontext" w:hint="cs"/>
            <w:sz w:val="20"/>
            <w:rtl/>
          </w:rPr>
          <w:delText xml:space="preserve">דא</w:delText>
        </w:r>
        <w:r w:rsidRPr="006F178A">
          <w:rPr>
            <w:rStyle w:val="2fb"/>
            <w:rFonts w:ascii="Fb Fontext" w:hAnsi="Fb Fontext"/>
            <w:sz w:val="20"/>
            <w:rtl/>
          </w:rPr>
          <w:delText xml:space="preserve">ר"א</w:delText>
        </w:r>
      </w:del>
      <w:r w:rsidRPr="006F178A">
        <w:rPr>
          <w:rFonts w:ascii="Fb Fontext" w:hAnsi="Fb Fontext"/>
          <w:sz w:val="20"/>
          <w:rtl/>
        </w:rPr>
        <w:t xml:space="preserve"> </w:t>
      </w:r>
      <w:ins w:id="95647" w:author="קלוד" w:date="2026-10-11T13:11:34Z">
        <w:r>
          <w:rPr>
            <w:rFonts w:ascii="Fb Fontext" w:hAnsi="Fb Fontext"/>
            <w:sz w:val="20"/>
            <w:rtl/>
          </w:rPr>
          <w:t xml:space="preserve">כל</w:t>
        </w:r>
      </w:ins>
      <w:del w:id="95648" w:author="קלוד" w:date="2026-10-11T13:11:34Z">
        <w:r w:rsidRPr="006F178A">
          <w:rPr>
            <w:rFonts w:ascii="Fb Fontext" w:hAnsi="Fb Fontext"/>
            <w:sz w:val="20"/>
            <w:rtl/>
          </w:rPr>
          <w:delText xml:space="preserve">דכל</w:delText>
        </w:r>
      </w:del>
      <w:r w:rsidRPr="006F178A">
        <w:rPr>
          <w:rFonts w:ascii="Fb Fontext" w:hAnsi="Fb Fontext"/>
          <w:sz w:val="20"/>
          <w:rtl/>
        </w:rPr>
        <w:t xml:space="preserve"> האוחז באמה </w:t>
      </w:r>
      <w:ins w:id="95645" w:author="קלוד" w:date="2026-10-11T13:11:34Z">
        <w:r>
          <w:rPr>
            <w:rFonts w:ascii="Fb Fontext" w:hAnsi="Fb Fontext"/>
            <w:sz w:val="20"/>
            <w:rtl/>
          </w:rPr>
          <w:t xml:space="preserve">ומשתין -</w:t>
        </w:r>
      </w:ins>
      <w:del w:id="95646" w:author="קלוד" w:date="2026-10-11T13:11:34Z">
        <w:r w:rsidRPr="006F178A">
          <w:rPr>
            <w:rFonts w:ascii="Fb Fontext" w:hAnsi="Fb Fontext"/>
            <w:sz w:val="20"/>
            <w:rtl/>
          </w:rPr>
          <w:delText xml:space="preserve">ומשתין</w:delText>
        </w:r>
      </w:del>
      <w:r w:rsidRPr="006F178A">
        <w:rPr>
          <w:rFonts w:ascii="Fb Fontext" w:hAnsi="Fb Fontext"/>
          <w:sz w:val="20"/>
          <w:rtl/>
        </w:rPr>
        <w:t xml:space="preserve"> כאילו מביא מבול לעולם</w:t>
      </w:r>
      <w:r w:rsidRPr="006F178A">
        <w:rPr>
          <w:rFonts w:ascii="Fb Fontext" w:hAnsi="Fb Fontext" w:hint="cs"/>
          <w:sz w:val="20"/>
          <w:rtl/>
        </w:rPr>
        <w:t>,</w:t>
      </w:r>
    </w:p>
    <w:p>
      <w:pPr>
        <w:pStyle w:val="38"/>
        <w:rPr>
          <w:ins w:id="97409" w:author="מנוע מכני" w:date="2026-10-11T12:04:39Z"/>
        </w:rPr>
      </w:pPr>
      <w:r w:rsidRPr="002D0727">
        <w:t>אביי</w:t>
      </w:r>
      <w:r w:rsidRPr="006061D7">
        <w:t xml:space="preserve">:</w:t>
      </w:r>
    </w:p>
    <w:p w:rsidR="00E9703F" w:rsidRPr="006061D7" w:rsidRDefault="00E9703F" w:rsidP="00E9703F">
      <w:pPr>
        <w:rPr>
          <w:rtl/>
        </w:rPr>
      </w:pPr>
      <w:del w:id="97410" w:author="מנוע מכני" w:date="2026-10-11T12:04:39Z">
        <w:r w:rsidRPr="006061D7">
          <w:rPr>
            <w:rtl/>
          </w:rPr>
          <w:delText xml:space="preserve"> </w:delText>
        </w:r>
      </w:del>
      <w:ins w:id="91103" w:author="מנוע מכני" w:date="2026-10-11T12:04:39Z">
        <w:ins w:id="95665" w:author="קלוד" w:date="2026-10-11T13:11:34Z">
          <w:r>
            <w:rPr>
              <w:rtl/>
            </w:rPr>
            <w:t xml:space="preserve">כאן,</w:t>
          </w:r>
        </w:ins>
        <w:del w:id="95666" w:author="קלוד" w:date="2026-10-11T13:11:34Z">
          <w:r>
            <w:rPr>
              <w:rtl/>
            </w:rPr>
            <w:delText xml:space="preserve">כאן</w:delText>
          </w:r>
        </w:del>
      </w:ins>
      <w:del w:id="91104" w:author="מנוע מכני" w:date="2026-10-11T12:04:39Z">
        <w:r w:rsidRPr="006061D7">
          <w:rPr>
            <w:rtl/>
          </w:rPr>
          <w:delText xml:space="preserve">הכא</w:delText>
        </w:r>
      </w:del>
      <w:r w:rsidRPr="006061D7">
        <w:rPr>
          <w:rtl/>
        </w:rPr>
        <w:t xml:space="preserve"> </w:t>
      </w:r>
      <w:ins w:id="91101" w:author="מנוע מכני" w:date="2026-10-11T12:04:39Z">
        <w:ins w:id="95663" w:author="קלוד" w:date="2026-10-11T13:11:34Z">
          <w:r>
            <w:rPr>
              <w:rFonts w:hint="cs"/>
              <w:rtl/>
            </w:rPr>
            <w:t xml:space="preserve">שיש</w:t>
          </w:r>
        </w:ins>
        <w:del w:id="95664" w:author="קלוד" w:date="2026-10-11T13:11:34Z">
          <w:r>
            <w:rPr>
              <w:rFonts w:hint="cs"/>
              <w:rtl/>
            </w:rPr>
            <w:delText xml:space="preserve">דיש</w:delText>
          </w:r>
        </w:del>
      </w:ins>
      <w:del w:id="91102" w:author="מנוע מכני" w:date="2026-10-11T12:04:39Z">
        <w:r w:rsidRPr="006061D7">
          <w:rPr>
            <w:rFonts w:hint="cs"/>
            <w:rtl/>
          </w:rPr>
          <w:delText xml:space="preserve">ד</w:delText>
        </w:r>
        <w:r w:rsidRPr="006061D7">
          <w:rPr>
            <w:rtl/>
          </w:rPr>
          <w:delText xml:space="preserve">איכא</w:delText>
        </w:r>
      </w:del>
      <w:r w:rsidRPr="006061D7">
        <w:rPr>
          <w:rtl/>
        </w:rPr>
        <w:t xml:space="preserve"> </w:t>
      </w:r>
      <w:ins w:id="90199" w:author="Claude - סמנטי" w:date="2026-10-11T12:28:21Z">
        <w:r>
          <w:rPr>
            <w:rtl/>
          </w:rPr>
          <w:t xml:space="preserve">פחד</w:t>
        </w:r>
      </w:ins>
      <w:del w:id="90200" w:author="Claude - סמנטי" w:date="2026-10-11T12:28:21Z">
        <w:r w:rsidRPr="006061D7">
          <w:rPr>
            <w:rtl/>
          </w:rPr>
          <w:delText xml:space="preserve">ביעתותא</w:delText>
        </w:r>
      </w:del>
      <w:r w:rsidRPr="006061D7">
        <w:rPr>
          <w:rtl/>
        </w:rPr>
        <w:t xml:space="preserve"> </w:t>
      </w:r>
      <w:ins w:id="95661" w:author="קלוד" w:date="2026-10-11T13:11:34Z">
        <w:r>
          <w:rPr>
            <w:rtl/>
          </w:rPr>
          <w:t xml:space="preserve">הנהר,</w:t>
        </w:r>
      </w:ins>
      <w:del w:id="95662" w:author="קלוד" w:date="2026-10-11T13:11:34Z">
        <w:r w:rsidRPr="006061D7">
          <w:rPr>
            <w:rtl/>
          </w:rPr>
          <w:delText xml:space="preserve">דנהרא</w:delText>
        </w:r>
      </w:del>
      <w:r w:rsidRPr="006061D7">
        <w:rPr>
          <w:rtl/>
        </w:rPr>
        <w:t xml:space="preserve"> עשאוה </w:t>
      </w:r>
      <w:ins w:id="95659" w:author="קלוד" w:date="2026-10-11T13:11:34Z">
        <w:r>
          <w:rPr>
            <w:rtl/>
          </w:rPr>
          <w:t xml:space="preserve">כבולשת:</w:t>
        </w:r>
      </w:ins>
      <w:del w:id="95660" w:author="קלוד" w:date="2026-10-11T13:11:34Z">
        <w:r w:rsidRPr="006061D7">
          <w:rPr>
            <w:rtl/>
          </w:rPr>
          <w:delText xml:space="preserve">כבולשת</w:delText>
        </w:r>
      </w:del>
      <w:r w:rsidRPr="006061D7">
        <w:rPr>
          <w:rtl/>
        </w:rPr>
        <w:t xml:space="preserve"> </w:t>
      </w:r>
      <w:ins w:id="95657" w:author="קלוד" w:date="2026-10-11T13:11:34Z">
        <w:r>
          <w:rPr>
            <w:rStyle w:val="afffff0"/>
            <w:rtl/>
          </w:rPr>
          <w:t xml:space="preserve">'בולשת</w:t>
        </w:r>
      </w:ins>
      <w:del w:id="95658" w:author="קלוד" w:date="2026-10-11T13:11:34Z">
        <w:r w:rsidRPr="00306272">
          <w:rPr>
            <w:rStyle w:val="afffff0"/>
            <w:rtl/>
          </w:rPr>
          <w:delText xml:space="preserve">ד</w:delText>
        </w:r>
        <w:r w:rsidRPr="00306272">
          <w:rPr>
            <w:rStyle w:val="afffff0"/>
            <w:rFonts w:hint="cs"/>
            <w:rtl/>
          </w:rPr>
          <w:delText xml:space="preserve">'</w:delText>
        </w:r>
        <w:r w:rsidRPr="00306272">
          <w:rPr>
            <w:rStyle w:val="afffff0"/>
            <w:rtl/>
          </w:rPr>
          <w:delText xml:space="preserve">בולשת</w:delText>
        </w:r>
      </w:del>
      <w:r w:rsidRPr="00306272">
        <w:rPr>
          <w:rStyle w:val="afffff0"/>
          <w:rtl/>
        </w:rPr>
        <w:t xml:space="preserve"> שנכנסה לעיר, בשעת שלום</w:t>
      </w:r>
      <w:r w:rsidRPr="00306272">
        <w:rPr>
          <w:rStyle w:val="afffff0"/>
          <w:rFonts w:hint="cs"/>
          <w:rtl/>
        </w:rPr>
        <w:t>-</w:t>
      </w:r>
      <w:r w:rsidRPr="00306272">
        <w:rPr>
          <w:rStyle w:val="afffff0"/>
          <w:rtl/>
        </w:rPr>
        <w:t>חביות פתוחות אסורות, סתומות - מותרות</w:t>
      </w:r>
      <w:r w:rsidRPr="00306272">
        <w:rPr>
          <w:rStyle w:val="afffff0"/>
          <w:rFonts w:hint="cs"/>
          <w:rtl/>
        </w:rPr>
        <w:t xml:space="preserve">, </w:t>
      </w:r>
      <w:r w:rsidRPr="00306272">
        <w:rPr>
          <w:rStyle w:val="afffff0"/>
          <w:rtl/>
        </w:rPr>
        <w:t>בשעת מלחמה</w:t>
      </w:r>
      <w:r w:rsidRPr="00306272">
        <w:rPr>
          <w:rStyle w:val="afffff0"/>
          <w:rFonts w:hint="cs"/>
          <w:rtl/>
        </w:rPr>
        <w:t xml:space="preserve"> </w:t>
      </w:r>
      <w:r w:rsidRPr="00306272">
        <w:rPr>
          <w:rStyle w:val="afffff0"/>
          <w:rtl/>
        </w:rPr>
        <w:t>-</w:t>
      </w:r>
      <w:r w:rsidRPr="00306272">
        <w:rPr>
          <w:rStyle w:val="afffff0"/>
          <w:rFonts w:hint="cs"/>
          <w:rtl/>
        </w:rPr>
        <w:t xml:space="preserve"> </w:t>
      </w:r>
      <w:r w:rsidRPr="00306272">
        <w:rPr>
          <w:rStyle w:val="afffff0"/>
          <w:rtl/>
        </w:rPr>
        <w:t xml:space="preserve">אלו ואלו </w:t>
      </w:r>
      <w:ins w:id="95655" w:author="קלוד" w:date="2026-10-11T13:11:34Z">
        <w:r>
          <w:rPr>
            <w:rStyle w:val="afffff0"/>
            <w:rtl/>
          </w:rPr>
          <w:t xml:space="preserve">מותרות'.</w:t>
        </w:r>
      </w:ins>
      <w:del w:id="95656" w:author="קלוד" w:date="2026-10-11T13:11:34Z">
        <w:r w:rsidRPr="00306272">
          <w:rPr>
            <w:rStyle w:val="afffff0"/>
            <w:rtl/>
          </w:rPr>
          <w:delText xml:space="preserve">מותרות</w:delText>
        </w:r>
        <w:r w:rsidRPr="00306272">
          <w:rPr>
            <w:rStyle w:val="afffff0"/>
            <w:rFonts w:hint="cs"/>
            <w:rtl/>
          </w:rPr>
          <w:delText xml:space="preserve">'</w:delText>
        </w:r>
      </w:del>
      <w:r w:rsidRPr="00306272">
        <w:rPr>
          <w:rStyle w:val="afffff0"/>
          <w:rtl/>
        </w:rPr>
        <w:t xml:space="preserve"> </w:t>
      </w:r>
      <w:r w:rsidRPr="006061D7">
        <w:rPr>
          <w:rtl/>
        </w:rPr>
        <w:t xml:space="preserve">כיוון </w:t>
      </w:r>
      <w:ins w:id="95653" w:author="קלוד" w:date="2026-10-11T13:11:34Z">
        <w:r>
          <w:rPr>
            <w:rtl/>
          </w:rPr>
          <w:t xml:space="preserve">שמפחדים -</w:t>
        </w:r>
      </w:ins>
      <w:del w:id="95654" w:author="קלוד" w:date="2026-10-11T13:11:34Z">
        <w:r w:rsidRPr="006061D7">
          <w:rPr>
            <w:rtl/>
          </w:rPr>
          <w:delText xml:space="preserve">דבעיתי</w:delText>
        </w:r>
      </w:del>
      <w:r w:rsidRPr="006061D7">
        <w:rPr>
          <w:rtl/>
        </w:rPr>
        <w:t xml:space="preserve"> אין פנאי </w:t>
      </w:r>
      <w:ins w:id="95651" w:author="קלוד" w:date="2026-10-11T13:11:34Z">
        <w:r>
          <w:rPr>
            <w:rtl/>
          </w:rPr>
          <w:t xml:space="preserve">לנסך, </w:t>
        </w:r>
        <w:r>
          <w:rPr>
            <w:rStyle w:val="afffffe"/>
            <w:rtl/>
          </w:rPr>
          <w:t xml:space="preserve">וכאן אינו מהרהר</w:t>
        </w:r>
        <w:r>
          <w:rPr>
            <w:rtl/>
          </w:rPr>
          <w:t xml:space="preserve">.</w:t>
        </w:r>
      </w:ins>
      <w:del w:id="95652" w:author="קלוד" w:date="2026-10-11T13:11:34Z">
        <w:r w:rsidRPr="006061D7">
          <w:rPr>
            <w:rtl/>
          </w:rPr>
          <w:delText xml:space="preserve">לנסך.</w:delText>
        </w:r>
      </w:del>
    </w:p>
    <w:p>
      <w:pPr>
        <w:pStyle w:val="38"/>
        <w:rPr>
          <w:ins w:id="97411" w:author="מנוע מכני" w:date="2026-10-11T12:04:39Z"/>
        </w:rPr>
      </w:pPr>
      <w:r w:rsidRPr="00B3644D">
        <w:t xml:space="preserve">הך</w:t>
      </w:r>
    </w:p>
    <w:p w:rsidR="00E9703F" w:rsidRPr="00B3644D" w:rsidRDefault="00E9703F" w:rsidP="00E9703F">
      <w:pPr>
        <w:rPr>
          <w:spacing w:val="-4"/>
          <w:rtl/>
        </w:rPr>
      </w:pPr>
      <w:del w:id="97412" w:author="מנוע מכני" w:date="2026-10-11T12:04:39Z">
        <w:r w:rsidRPr="00B3644D">
          <w:rPr>
            <w:rFonts w:ascii="Fb Fontext" w:hAnsi="Fb Fontext"/>
            <w:spacing w:val="-4"/>
            <w:rtl/>
          </w:rPr>
          <w:delText xml:space="preserve"> </w:delText>
        </w:r>
      </w:del>
      <w:r w:rsidRPr="00B3644D">
        <w:rPr>
          <w:rStyle w:val="2fb"/>
          <w:rFonts w:ascii="Fb Fontext" w:hAnsi="Fb Fontext"/>
          <w:spacing w:val="-4"/>
          <w:rtl/>
        </w:rPr>
        <w:t xml:space="preserve">דרב</w:t>
      </w:r>
      <w:r w:rsidRPr="00B3644D">
        <w:rPr>
          <w:rFonts w:ascii="Fb Fontext" w:hAnsi="Fb Fontext"/>
          <w:spacing w:val="-4"/>
          <w:rtl/>
        </w:rPr>
        <w:t xml:space="preserve"> כל המניח ידיו כנגד פניו של מטה כאילו כופר בבריתו של א</w:t>
      </w:r>
      <w:r w:rsidRPr="00B3644D">
        <w:rPr>
          <w:rFonts w:ascii="Fb Fontext" w:hAnsi="Fb Fontext" w:hint="cs"/>
          <w:spacing w:val="-4"/>
          <w:rtl/>
        </w:rPr>
        <w:t>"</w:t>
      </w:r>
      <w:r w:rsidRPr="00B3644D">
        <w:rPr>
          <w:rFonts w:ascii="Fb Fontext" w:hAnsi="Fb Fontext"/>
          <w:spacing w:val="-4"/>
          <w:rtl/>
        </w:rPr>
        <w:t>א מיירי בסליק</w:t>
      </w:r>
      <w:r w:rsidRPr="00B3644D">
        <w:rPr>
          <w:rFonts w:ascii="Fb Fontext" w:hAnsi="Fb Fontext" w:hint="cs"/>
          <w:spacing w:val="-4"/>
          <w:rtl/>
        </w:rPr>
        <w:t>,</w:t>
      </w:r>
      <w:r w:rsidRPr="00B3644D">
        <w:rPr>
          <w:rFonts w:ascii="Fb Fontext" w:hAnsi="Fb Fontext"/>
          <w:spacing w:val="-4"/>
          <w:rtl/>
        </w:rPr>
        <w:t xml:space="preserve"> דבנחית </w:t>
      </w:r>
      <w:ins w:id="91105" w:author="מנוע מכני" w:date="2026-10-11T12:04:39Z">
        <w:r>
          <w:rPr>
            <w:rFonts w:ascii="Fb Fontext" w:hAnsi="Fb Fontext"/>
            <w:spacing w:val="-4"/>
            <w:rtl/>
          </w:rPr>
          <w:t xml:space="preserve">אין</w:t>
        </w:r>
      </w:ins>
      <w:del w:id="91106" w:author="מנוע מכני" w:date="2026-10-11T12:04:39Z">
        <w:r w:rsidRPr="00B3644D">
          <w:rPr>
            <w:rFonts w:ascii="Fb Fontext" w:hAnsi="Fb Fontext"/>
            <w:spacing w:val="-4"/>
            <w:rtl/>
          </w:rPr>
          <w:delText xml:space="preserve">ליכא</w:delText>
        </w:r>
      </w:del>
      <w:r w:rsidRPr="00B3644D">
        <w:rPr>
          <w:rFonts w:ascii="Fb Fontext" w:hAnsi="Fb Fontext"/>
          <w:spacing w:val="-4"/>
          <w:rtl/>
        </w:rPr>
        <w:t xml:space="preserve">.</w:t>
      </w:r>
    </w:p>
    <w:p w:rsidR="00E9703F" w:rsidRPr="006F178A" w:rsidRDefault="00E9703F" w:rsidP="00E9703F">
      <w:pPr>
        <w:rPr>
          <w:rtl/>
        </w:rPr>
      </w:pPr>
      <w:ins w:id="95679" w:author="קלוד" w:date="2026-10-11T13:11:34Z">
        <w:r>
          <w:rPr>
            <w:rtl/>
          </w:rPr>
          <w:t xml:space="preserve">וכמו</w:t>
        </w:r>
      </w:ins>
      <w:del w:id="95680" w:author="קלוד" w:date="2026-10-11T13:11:34Z">
        <w:r w:rsidRPr="006F178A">
          <w:rPr>
            <w:rtl/>
          </w:rPr>
          <w:delText xml:space="preserve">וכי</w:delText>
        </w:r>
      </w:del>
      <w:r w:rsidRPr="006F178A">
        <w:rPr>
          <w:rtl/>
        </w:rPr>
        <w:t xml:space="preserve"> </w:t>
      </w:r>
      <w:ins w:id="95677" w:author="קלוד" w:date="2026-10-11T13:11:34Z">
        <w:r>
          <w:rPr>
            <w:rtl/>
          </w:rPr>
          <w:t xml:space="preserve">שרבא</w:t>
        </w:r>
      </w:ins>
      <w:del w:id="95678" w:author="קלוד" w:date="2026-10-11T13:11:34Z">
        <w:r w:rsidRPr="006F178A">
          <w:rPr>
            <w:rtl/>
          </w:rPr>
          <w:delText xml:space="preserve">הא</w:delText>
        </w:r>
      </w:del>
      <w:r w:rsidRPr="006F178A">
        <w:rPr>
          <w:rtl/>
        </w:rPr>
        <w:t xml:space="preserve"> </w:t>
      </w:r>
      <w:ins w:id="95675" w:author="קלוד" w:date="2026-10-11T13:11:34Z">
        <w:r>
          <w:rPr>
            <w:rStyle w:val="2fb"/>
            <w:rtl/>
          </w:rPr>
          <w:t xml:space="preserve">היה</w:t>
        </w:r>
      </w:ins>
      <w:del w:id="95676" w:author="קלוד" w:date="2026-10-11T13:11:34Z">
        <w:r w:rsidRPr="006F178A">
          <w:rPr>
            <w:rStyle w:val="2fb"/>
            <w:rtl/>
          </w:rPr>
          <w:delText xml:space="preserve">דרבא</w:delText>
        </w:r>
      </w:del>
      <w:r w:rsidRPr="006F178A">
        <w:rPr>
          <w:rtl/>
        </w:rPr>
        <w:t xml:space="preserve"> </w:t>
      </w:r>
      <w:ins w:id="95673" w:author="קלוד" w:date="2026-10-11T13:11:34Z">
        <w:r>
          <w:rPr>
            <w:rtl/>
          </w:rPr>
          <w:t xml:space="preserve">שוחה,|</w:t>
        </w:r>
      </w:ins>
      <w:del w:id="95674" w:author="קלוד" w:date="2026-10-11T13:11:34Z">
        <w:r w:rsidRPr="006F178A">
          <w:rPr>
            <w:rtl/>
          </w:rPr>
          <w:delText xml:space="preserve">שחי,|</w:delText>
        </w:r>
      </w:del>
      <w:r w:rsidRPr="006F178A">
        <w:rPr>
          <w:rtl/>
        </w:rPr>
        <w:t xml:space="preserve"> </w:t>
      </w:r>
      <w:r w:rsidRPr="006F178A">
        <w:rPr>
          <w:rStyle w:val="2fb"/>
          <w:rtl/>
        </w:rPr>
        <w:t xml:space="preserve">רבי זירא</w:t>
      </w:r>
      <w:r w:rsidRPr="006F178A">
        <w:rPr>
          <w:rtl/>
        </w:rPr>
        <w:t xml:space="preserve"> </w:t>
      </w:r>
      <w:ins w:id="95671" w:author="קלוד" w:date="2026-10-11T13:11:34Z">
        <w:r>
          <w:rPr>
            <w:rtl/>
          </w:rPr>
          <w:t xml:space="preserve">- זוקף.|</w:t>
        </w:r>
      </w:ins>
      <w:del w:id="95672" w:author="קלוד" w:date="2026-10-11T13:11:34Z">
        <w:r w:rsidRPr="006F178A">
          <w:rPr>
            <w:rtl/>
          </w:rPr>
          <w:delText xml:space="preserve">זקיף.|</w:delText>
        </w:r>
      </w:del>
      <w:r w:rsidRPr="006F178A">
        <w:rPr>
          <w:rtl/>
        </w:rPr>
        <w:t xml:space="preserve"> רבנן דבי </w:t>
      </w:r>
      <w:r w:rsidRPr="006F178A">
        <w:rPr>
          <w:rStyle w:val="2fb"/>
          <w:rtl/>
        </w:rPr>
        <w:t xml:space="preserve">רב אשי</w:t>
      </w:r>
      <w:r w:rsidRPr="006F178A">
        <w:rPr>
          <w:rtl/>
        </w:rPr>
        <w:t xml:space="preserve">, </w:t>
      </w:r>
      <w:ins w:id="95385" w:author="מנוע מכני" w:date="2026-10-11T12:04:39Z">
        <w:r>
          <w:rPr>
            <w:rtl/>
          </w:rPr>
          <w:t xml:space="preserve">כשירדו</w:t>
        </w:r>
      </w:ins>
      <w:del w:id="95386" w:author="מנוע מכני" w:date="2026-10-11T12:04:39Z">
        <w:r w:rsidRPr="006F178A">
          <w:rPr>
            <w:rtl/>
          </w:rPr>
          <w:delText xml:space="preserve">כי</w:delText>
        </w:r>
        <w:r>
          <w:rPr>
            <w:rtl/>
          </w:rPr>
          <w:delText xml:space="preserve"> </w:delText>
        </w:r>
        <w:r w:rsidRPr="006F178A">
          <w:rPr>
            <w:rtl/>
          </w:rPr>
          <w:delText xml:space="preserve">נחתי</w:delText>
        </w:r>
      </w:del>
      <w:r w:rsidRPr="006F178A">
        <w:rPr>
          <w:rtl/>
        </w:rPr>
        <w:t xml:space="preserve"> - </w:t>
      </w:r>
      <w:ins w:id="95669" w:author="קלוד" w:date="2026-10-11T13:11:34Z">
        <w:r>
          <w:rPr>
            <w:rtl/>
          </w:rPr>
          <w:t xml:space="preserve">זוקפים,</w:t>
        </w:r>
      </w:ins>
      <w:del w:id="95670" w:author="קלוד" w:date="2026-10-11T13:11:34Z">
        <w:r w:rsidRPr="006F178A">
          <w:rPr>
            <w:rtl/>
          </w:rPr>
          <w:delText xml:space="preserve">זקפי,</w:delText>
        </w:r>
      </w:del>
      <w:r w:rsidRPr="006F178A">
        <w:rPr>
          <w:rtl/>
        </w:rPr>
        <w:t xml:space="preserve"> </w:t>
      </w:r>
      <w:ins w:id="95383" w:author="מנוע מכני" w:date="2026-10-11T12:04:39Z">
        <w:r>
          <w:rPr>
            <w:rtl/>
          </w:rPr>
          <w:t xml:space="preserve">כשעלו</w:t>
        </w:r>
      </w:ins>
      <w:del w:id="95384" w:author="מנוע מכני" w:date="2026-10-11T12:04:39Z">
        <w:r w:rsidRPr="006F178A">
          <w:rPr>
            <w:rtl/>
          </w:rPr>
          <w:delText xml:space="preserve">כי</w:delText>
        </w:r>
        <w:r>
          <w:rPr>
            <w:rtl/>
          </w:rPr>
          <w:delText xml:space="preserve"> </w:delText>
        </w:r>
        <w:r w:rsidRPr="006F178A">
          <w:rPr>
            <w:rtl/>
          </w:rPr>
          <w:delText xml:space="preserve">סלקי</w:delText>
        </w:r>
      </w:del>
      <w:r w:rsidRPr="006F178A">
        <w:rPr>
          <w:rtl/>
        </w:rPr>
        <w:t xml:space="preserve"> - </w:t>
      </w:r>
      <w:ins w:id="95667" w:author="קלוד" w:date="2026-10-11T13:11:34Z">
        <w:r>
          <w:rPr>
            <w:rtl/>
          </w:rPr>
          <w:t xml:space="preserve">שוחים.</w:t>
        </w:r>
      </w:ins>
      <w:del w:id="95668" w:author="קלוד" w:date="2026-10-11T13:11:34Z">
        <w:r w:rsidRPr="006F178A">
          <w:rPr>
            <w:rtl/>
          </w:rPr>
          <w:delText xml:space="preserve">שחי.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03" w:author="קלוד" w:date="2026-10-11T12:33:55Z"/>
        </w:rPr>
      </w:pPr>
      <w:ins w:id="91004" w:author="קלוד" w:date="2026-10-11T12:33:55Z">
        <w:r>
          <w:rPr>
            <w:color w:val="7B3F00"/>
          </w:rPr>
          <w:t xml:space="preserve">רבי זירא - העולה מבבל לארץ ישראל עובר בעשה</w:t>
        </w:r>
      </w:ins>
    </w:p>
    <w:p w:rsidR="00E9703F" w:rsidRPr="004640F6" w:rsidRDefault="00E9703F" w:rsidP="00E9703F">
      <w:pPr>
        <w:rPr>
          <w:spacing w:val="-4"/>
          <w:rtl/>
        </w:rPr>
      </w:pPr>
      <w:r w:rsidRPr="004640F6">
        <w:rPr>
          <w:rStyle w:val="2fb"/>
          <w:rFonts w:ascii="Fb Fontext" w:hAnsi="Fb Fontext"/>
          <w:spacing w:val="-4"/>
          <w:rtl/>
        </w:rPr>
        <w:t xml:space="preserve">ר"ז</w:t>
      </w:r>
      <w:r w:rsidRPr="004640F6">
        <w:rPr>
          <w:rFonts w:ascii="Fb Fontext" w:hAnsi="Fb Fontext"/>
          <w:spacing w:val="-4"/>
          <w:rtl/>
        </w:rPr>
        <w:t xml:space="preserve"> ה</w:t>
      </w:r>
      <w:r w:rsidRPr="004640F6">
        <w:rPr>
          <w:rFonts w:ascii="Fb Fontext" w:hAnsi="Fb Fontext" w:hint="cs"/>
          <w:spacing w:val="-4"/>
          <w:rtl/>
        </w:rPr>
        <w:t>י</w:t>
      </w:r>
      <w:r w:rsidRPr="004640F6">
        <w:rPr>
          <w:rFonts w:ascii="Fb Fontext" w:hAnsi="Fb Fontext"/>
          <w:spacing w:val="-4"/>
          <w:rtl/>
        </w:rPr>
        <w:t xml:space="preserve">ה </w:t>
      </w:r>
      <w:ins w:id="95689" w:author="קלוד" w:date="2026-10-11T13:11:34Z">
        <w:r>
          <w:rPr>
            <w:rFonts w:ascii="Fb Fontext" w:hAnsi="Fb Fontext"/>
            <w:spacing w:val="-4"/>
            <w:rtl/>
          </w:rPr>
          <w:t xml:space="preserve">משתמט</w:t>
        </w:r>
      </w:ins>
      <w:del w:id="95690" w:author="קלוד" w:date="2026-10-11T13:11:34Z">
        <w:r w:rsidRPr="004640F6">
          <w:rPr>
            <w:rFonts w:ascii="Fb Fontext" w:hAnsi="Fb Fontext"/>
            <w:spacing w:val="-4"/>
            <w:rtl/>
          </w:rPr>
          <w:delText xml:space="preserve">משתמיט</w:delText>
        </w:r>
      </w:del>
      <w:r w:rsidRPr="004640F6">
        <w:rPr>
          <w:rFonts w:ascii="Fb Fontext" w:hAnsi="Fb Fontext"/>
          <w:spacing w:val="-4"/>
          <w:rtl/>
        </w:rPr>
        <w:t xml:space="preserve"> </w:t>
      </w:r>
      <w:ins w:id="95687" w:author="קלוד" w:date="2026-10-11T13:11:34Z">
        <w:r>
          <w:rPr>
            <w:rStyle w:val="2fb"/>
            <w:rFonts w:ascii="Fb Fontext" w:hAnsi="Fb Fontext"/>
            <w:spacing w:val="-4"/>
            <w:rtl/>
          </w:rPr>
          <w:t xml:space="preserve">מר"י,</w:t>
        </w:r>
      </w:ins>
      <w:del w:id="95688" w:author="קלוד" w:date="2026-10-11T13:11:34Z">
        <w:r w:rsidRPr="004640F6">
          <w:rPr>
            <w:rStyle w:val="2fb"/>
            <w:rFonts w:ascii="Fb Fontext" w:hAnsi="Fb Fontext"/>
            <w:spacing w:val="-4"/>
            <w:rtl/>
          </w:rPr>
          <w:delText xml:space="preserve">מדר"י</w:delText>
        </w:r>
        <w:r w:rsidRPr="004640F6">
          <w:rPr>
            <w:rFonts w:ascii="Fb Fontext" w:hAnsi="Fb Fontext"/>
            <w:spacing w:val="-4"/>
            <w:rtl/>
          </w:rPr>
          <w:delText xml:space="preserve">,</w:delText>
        </w:r>
      </w:del>
      <w:r w:rsidRPr="004640F6">
        <w:rPr>
          <w:rFonts w:ascii="Fb Fontext" w:hAnsi="Fb Fontext"/>
          <w:spacing w:val="-4"/>
          <w:rtl/>
        </w:rPr>
        <w:t xml:space="preserve"> </w:t>
      </w:r>
      <w:ins w:id="95685" w:author="קלוד" w:date="2026-10-11T13:11:34Z">
        <w:r>
          <w:rPr>
            <w:rFonts w:ascii="Fb Fontext" w:hAnsi="Fb Fontext"/>
            <w:spacing w:val="-4"/>
            <w:rtl/>
          </w:rPr>
          <w:t xml:space="preserve">כי רצה</w:t>
        </w:r>
      </w:ins>
      <w:del w:id="95686" w:author="קלוד" w:date="2026-10-11T13:11:34Z">
        <w:r w:rsidRPr="004640F6">
          <w:rPr>
            <w:rFonts w:ascii="Fb Fontext" w:hAnsi="Fb Fontext"/>
            <w:spacing w:val="-4"/>
            <w:rtl/>
          </w:rPr>
          <w:delText xml:space="preserve">דבעי</w:delText>
        </w:r>
      </w:del>
      <w:r w:rsidRPr="004640F6">
        <w:rPr>
          <w:rFonts w:ascii="Fb Fontext" w:hAnsi="Fb Fontext"/>
          <w:spacing w:val="-4"/>
          <w:rtl/>
        </w:rPr>
        <w:t xml:space="preserve"> </w:t>
      </w:r>
      <w:ins w:id="90201" w:author="Claude - סמנטי" w:date="2026-10-11T12:28:21Z">
        <w:r>
          <w:rPr>
            <w:rFonts w:ascii="Fb Fontext" w:hAnsi="Fb Fontext"/>
            <w:spacing w:val="-4"/>
            <w:rtl/>
          </w:rPr>
          <w:t xml:space="preserve">לעלות</w:t>
        </w:r>
      </w:ins>
      <w:del w:id="90202" w:author="Claude - סמנטי" w:date="2026-10-11T12:28:21Z">
        <w:r w:rsidRPr="004640F6">
          <w:rPr>
            <w:rFonts w:ascii="Fb Fontext" w:hAnsi="Fb Fontext"/>
            <w:spacing w:val="-4"/>
            <w:rtl/>
          </w:rPr>
          <w:delText xml:space="preserve">למיסק</w:delText>
        </w:r>
      </w:del>
      <w:r w:rsidRPr="004640F6">
        <w:rPr>
          <w:rFonts w:ascii="Fb Fontext" w:hAnsi="Fb Fontext"/>
          <w:spacing w:val="-4"/>
          <w:rtl/>
        </w:rPr>
        <w:t xml:space="preserve"> </w:t>
      </w:r>
      <w:ins w:id="95683" w:author="קלוד" w:date="2026-10-11T13:11:34Z">
        <w:r>
          <w:rPr>
            <w:rFonts w:ascii="Fb Fontext" w:hAnsi="Fb Fontext"/>
            <w:spacing w:val="-4"/>
            <w:rtl/>
          </w:rPr>
          <w:t xml:space="preserve">לא"י,</w:t>
        </w:r>
      </w:ins>
      <w:del w:id="95684" w:author="קלוד" w:date="2026-10-11T13:11:34Z">
        <w:r w:rsidRPr="004640F6">
          <w:rPr>
            <w:rFonts w:ascii="Fb Fontext" w:hAnsi="Fb Fontext"/>
            <w:spacing w:val="-4"/>
            <w:rtl/>
          </w:rPr>
          <w:delText xml:space="preserve">לארעא</w:delText>
        </w:r>
      </w:del>
      <w:r w:rsidRPr="004640F6">
        <w:rPr>
          <w:rFonts w:ascii="Fb Fontext" w:hAnsi="Fb Fontext"/>
          <w:spacing w:val="-4"/>
          <w:rtl/>
        </w:rPr>
        <w:t xml:space="preserve"> </w:t>
      </w:r>
      <w:ins w:id="95681" w:author="קלוד" w:date="2026-10-11T13:11:34Z">
        <w:r>
          <w:rPr>
            <w:rFonts w:ascii="Fb Fontext" w:hAnsi="Fb Fontext"/>
            <w:spacing w:val="-4"/>
            <w:rtl/>
          </w:rPr>
          <w:t xml:space="preserve">ואר"י:</w:t>
        </w:r>
      </w:ins>
      <w:del w:id="95682" w:author="קלוד" w:date="2026-10-11T13:11:34Z">
        <w:r w:rsidRPr="004640F6">
          <w:rPr>
            <w:rFonts w:ascii="Fb Fontext" w:hAnsi="Fb Fontext"/>
            <w:spacing w:val="-4"/>
            <w:rtl/>
          </w:rPr>
          <w:delText xml:space="preserve">דישראל </w:delText>
        </w:r>
        <w:r w:rsidRPr="004640F6">
          <w:rPr>
            <w:rStyle w:val="2fb"/>
            <w:rFonts w:ascii="Fb Fontext" w:hAnsi="Fb Fontext"/>
            <w:spacing w:val="-4"/>
            <w:rtl/>
          </w:rPr>
          <w:delText xml:space="preserve">דאר"י</w:delText>
        </w:r>
      </w:del>
      <w:r w:rsidRPr="004640F6">
        <w:rPr>
          <w:rFonts w:ascii="Fb Fontext" w:hAnsi="Fb Fontext"/>
          <w:spacing w:val="-4"/>
          <w:rtl/>
        </w:rPr>
        <w:t xml:space="preserve"> כל העולה מבבל לא"י עובר בעשה.</w:t>
      </w:r>
    </w:p>
    <w:p w:rsidR="00E9703F" w:rsidRPr="006F178A" w:rsidRDefault="00E9703F" w:rsidP="00E9703F">
      <w:pPr>
        <w:rPr>
          <w:rtl/>
        </w:rPr>
      </w:pPr>
      <w:r w:rsidRPr="006F178A">
        <w:rPr>
          <w:rtl/>
        </w:rPr>
        <w:tab/>
      </w:r>
      <w:del w:id="90112" w:author="מנוע מכני" w:date="2026-10-11T12:04:39Z">
        <w:r w:rsidRPr="006F178A">
          <w:rPr>
            <w:rtl/>
          </w:rPr>
          <w:tab/>
          <w:delText xml:space="preserve"> </w:delText>
        </w:r>
      </w:del>
      <w:r>
        <w:rPr>
          <w:rtl/>
        </w:rPr>
        <w:t>שנא'</w:t>
      </w:r>
      <w:r w:rsidRPr="00784B8D">
        <w:rPr>
          <w:rStyle w:val="afffff0"/>
          <w:rtl/>
        </w:rPr>
        <w:t xml:space="preserve"> </w:t>
      </w:r>
      <w:r w:rsidRPr="00784B8D">
        <w:rPr>
          <w:rStyle w:val="afffff0"/>
          <w:rFonts w:hint="cs"/>
          <w:rtl/>
        </w:rPr>
        <w:t>'</w:t>
      </w:r>
      <w:ins w:id="91003" w:author="Claude - סמנטי" w:date="2026-10-11T12:28:21Z">
        <w:r>
          <w:rPr>
            <w:rStyle w:val="afffff0"/>
            <w:rtl/>
          </w:rPr>
          <w:t xml:space="preserve">בָּבֶלָה יוּבָאוּ וְשָׁמָּה יִהְיוּ</w:t>
        </w:r>
      </w:ins>
      <w:del w:id="91004" w:author="Claude - סמנטי" w:date="2026-10-11T12:28:21Z">
        <w:r w:rsidRPr="00784B8D">
          <w:rPr>
            <w:rStyle w:val="afffff0"/>
            <w:rtl/>
          </w:rPr>
          <w:delText xml:space="preserve">בבלה יובאו ושמה יהיו</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tl/>
        </w:rPr>
        <w:lastRenderedPageBreak/>
        <w:t xml:space="preserve">והלך </w:t>
      </w:r>
      <w:r w:rsidRPr="006F178A">
        <w:rPr>
          <w:rStyle w:val="2fb"/>
          <w:rtl/>
        </w:rPr>
        <w:lastRenderedPageBreak/>
        <w:t xml:space="preserve">ר"ז</w:t>
      </w:r>
      <w:r w:rsidRPr="006F178A">
        <w:rPr>
          <w:rtl/>
        </w:rPr>
        <w:lastRenderedPageBreak/>
        <w:t xml:space="preserve"> לשמוע </w:t>
      </w:r>
      <w:ins w:id="95699" w:author="קלוד" w:date="2026-10-11T13:11:34Z">
        <w:r>
          <w:rPr>
            <w:rStyle w:val="2fb"/>
            <w:rtl/>
          </w:rPr>
          <w:t xml:space="preserve">מר"י </w:t>
        </w:r>
        <w:r>
          <w:rPr>
            <w:rStyle w:val="afffffe"/>
            <w:rtl/>
          </w:rPr>
          <w:t xml:space="preserve">דבר, ואז לעלות</w:t>
        </w:r>
        <w:r>
          <w:rPr>
            <w:rStyle w:val="2fb"/>
            <w:rtl/>
          </w:rPr>
          <w:t xml:space="preserve">,</w:t>
        </w:r>
      </w:ins>
      <w:del w:id="95700" w:author="קלוד" w:date="2026-10-11T13:11:34Z">
        <w:r w:rsidRPr="006F178A">
          <w:rPr>
            <w:rStyle w:val="2fb"/>
            <w:rtl/>
          </w:rPr>
          <w:lastRenderedPageBreak/>
          <w:delText xml:space="preserve">מר"י</w:delText>
        </w:r>
      </w:del>
      <w:r w:rsidRPr="006F178A">
        <w:rPr>
          <w:rtl/>
        </w:rPr>
        <w:lastRenderedPageBreak/>
        <w:t xml:space="preserve"> </w:t>
      </w:r>
      <w:r>
        <w:rPr>
          <w:rtl/>
        </w:rPr>
        <w:t>מצאו</w:t>
      </w:r>
      <w:r w:rsidRPr="006F178A">
        <w:rPr>
          <w:rtl/>
        </w:rPr>
        <w:t xml:space="preserve"> בבית המרחץ | ואמר לשמשו להביא לו נתר ומסרק, לפתוח הפה ולהוציא הבל ולשתות מי בית המרחץ | </w:t>
      </w:r>
      <w:ins w:id="95697" w:author="קלוד" w:date="2026-10-11T13:11:34Z">
        <w:r>
          <w:rPr>
            <w:rtl/>
          </w:rPr>
          <w:t xml:space="preserve">ואמר</w:t>
        </w:r>
      </w:ins>
      <w:del w:id="95698" w:author="קלוד" w:date="2026-10-11T13:11:34Z">
        <w:r w:rsidRPr="006F178A">
          <w:rPr>
            <w:rtl/>
          </w:rPr>
          <w:delText xml:space="preserve">ואמר:</w:delText>
        </w:r>
      </w:del>
      <w:r w:rsidRPr="006F178A">
        <w:rPr>
          <w:rtl/>
        </w:rPr>
        <w:t xml:space="preserve"> </w:t>
      </w:r>
      <w:ins w:id="95695" w:author="קלוד" w:date="2026-10-11T13:11:34Z">
        <w:r>
          <w:rPr>
            <w:rStyle w:val="afffffe"/>
            <w:rtl/>
          </w:rPr>
          <w:t xml:space="preserve">ר"ז</w:t>
        </w:r>
        <w:r>
          <w:rPr>
            <w:rtl/>
          </w:rPr>
          <w:t xml:space="preserve">:</w:t>
        </w:r>
      </w:ins>
      <w:del w:id="95696" w:author="קלוד" w:date="2026-10-11T13:11:34Z">
        <w:r w:rsidRPr="006F178A">
          <w:rPr>
            <w:rtl/>
          </w:rPr>
          <w:delText xml:space="preserve">דאילמלא</w:delText>
        </w:r>
      </w:del>
      <w:r w:rsidRPr="006F178A">
        <w:rPr>
          <w:rtl/>
        </w:rPr>
        <w:t xml:space="preserve"> </w:t>
      </w:r>
      <w:ins w:id="95693" w:author="קלוד" w:date="2026-10-11T13:11:34Z">
        <w:r>
          <w:rPr>
            <w:rtl/>
          </w:rPr>
          <w:t xml:space="preserve">אילמלא באתי</w:t>
        </w:r>
      </w:ins>
      <w:del w:id="95694" w:author="קלוד" w:date="2026-10-11T13:11:34Z">
        <w:r w:rsidRPr="006F178A">
          <w:rPr>
            <w:rtl/>
          </w:rPr>
          <w:delText xml:space="preserve">בא</w:delText>
        </w:r>
      </w:del>
      <w:r w:rsidRPr="006F178A">
        <w:rPr>
          <w:rtl/>
        </w:rPr>
        <w:t xml:space="preserve"> אלא לשמוע דבר זה</w:t>
      </w:r>
      <w:ins w:id="95691" w:author="קלוד" w:date="2026-10-11T13:11:34Z">
        <w:r>
          <w:rPr>
            <w:rtl/>
          </w:rPr>
          <w:t xml:space="preserve"> - </w:t>
        </w:r>
      </w:ins>
      <w:del w:id="95692" w:author="קלוד" w:date="2026-10-11T13:11:34Z">
        <w:r w:rsidRPr="006F178A">
          <w:rPr>
            <w:rtl/>
          </w:rPr>
          <w:delText xml:space="preserve"> </w:delText>
        </w:r>
      </w:del>
      <w:r w:rsidRPr="006F178A">
        <w:rPr>
          <w:rtl/>
        </w:rPr>
        <w:t xml:space="preserve">דיי.</w:t>
      </w:r>
    </w:p>
    <w:p w:rsidR="00E9703F" w:rsidRPr="006F178A" w:rsidRDefault="00E9703F" w:rsidP="00E9703F">
      <w:pPr>
        <w:rPr>
          <w:rtl/>
        </w:rPr>
      </w:pPr>
      <w:r w:rsidRPr="006F178A">
        <w:rPr>
          <w:rtl/>
        </w:rPr>
        <w:t>הביאו נתר הביאו מסרק</w:t>
      </w:r>
      <w:r w:rsidRPr="006F178A">
        <w:rPr>
          <w:rFonts w:hint="cs"/>
          <w:rtl/>
        </w:rPr>
        <w:t xml:space="preserve"> </w:t>
      </w:r>
      <w:r w:rsidRPr="006F178A">
        <w:rPr>
          <w:rtl/>
        </w:rPr>
        <w:t xml:space="preserve">- </w:t>
      </w:r>
      <w:r w:rsidRPr="006F178A">
        <w:rPr>
          <w:rtl/>
        </w:rPr>
        <w:t xml:space="preserve">קמ"ל</w:t>
      </w:r>
      <w:r w:rsidRPr="006F178A">
        <w:rPr>
          <w:rtl/>
        </w:rPr>
        <w:t xml:space="preserve"> דברים של חול מותר לאומרם בלשה"ק.</w:t>
      </w:r>
    </w:p>
    <w:p w:rsidR="00E9703F" w:rsidRPr="006F178A" w:rsidRDefault="00E9703F" w:rsidP="00E9703F">
      <w:pPr>
        <w:rPr>
          <w:rtl/>
        </w:rPr>
      </w:pPr>
      <w:r w:rsidRPr="006F178A">
        <w:rPr>
          <w:rFonts w:ascii="Fb Fontext" w:hAnsi="Fb Fontext"/>
          <w:sz w:val="20"/>
          <w:rtl/>
        </w:rPr>
        <w:t xml:space="preserve">פתחו </w:t>
      </w:r>
      <w:ins w:id="90203" w:author="Claude - סמנטי" w:date="2026-10-11T12:28:21Z">
        <w:r>
          <w:rPr>
            <w:rFonts w:ascii="Fb Fontext" w:hAnsi="Fb Fontext"/>
            <w:sz w:val="20"/>
            <w:rtl/>
          </w:rPr>
          <w:t xml:space="preserve">פיכם</w:t>
        </w:r>
      </w:ins>
      <w:del w:id="90204" w:author="Claude - סמנטי" w:date="2026-10-11T12:28:21Z">
        <w:r w:rsidRPr="006F178A">
          <w:rPr>
            <w:rFonts w:ascii="Fb Fontext" w:hAnsi="Fb Fontext"/>
            <w:sz w:val="20"/>
            <w:rtl/>
          </w:rPr>
          <w:delText xml:space="preserve">פומייכו</w:delText>
        </w:r>
      </w:del>
      <w:r w:rsidRPr="006F178A">
        <w:rPr>
          <w:rFonts w:ascii="Fb Fontext" w:hAnsi="Fb Fontext"/>
          <w:sz w:val="20"/>
          <w:rtl/>
        </w:rPr>
        <w:t xml:space="preserve"> </w:t>
      </w:r>
      <w:ins w:id="95711" w:author="קלוד" w:date="2026-10-11T13:11:34Z">
        <w:r>
          <w:rPr>
            <w:rFonts w:ascii="Fb Fontext" w:hAnsi="Fb Fontext"/>
            <w:sz w:val="20"/>
            <w:rtl/>
          </w:rPr>
          <w:t xml:space="preserve">והוציאו</w:t>
        </w:r>
      </w:ins>
      <w:del w:id="95712" w:author="קלוד" w:date="2026-10-11T13:11:34Z">
        <w:r w:rsidRPr="006F178A">
          <w:rPr>
            <w:rFonts w:ascii="Fb Fontext" w:hAnsi="Fb Fontext"/>
            <w:sz w:val="20"/>
            <w:rtl/>
          </w:rPr>
          <w:delText xml:space="preserve">ואפיקו</w:delText>
        </w:r>
      </w:del>
      <w:r w:rsidRPr="006F178A">
        <w:rPr>
          <w:rFonts w:ascii="Fb Fontext" w:hAnsi="Fb Fontext"/>
          <w:sz w:val="20"/>
          <w:rtl/>
        </w:rPr>
        <w:t xml:space="preserve"> </w:t>
      </w:r>
      <w:ins w:id="95709" w:author="קלוד" w:date="2026-10-11T13:11:34Z">
        <w:r>
          <w:rPr>
            <w:rFonts w:ascii="Fb Fontext" w:hAnsi="Fb Fontext"/>
            <w:sz w:val="20"/>
            <w:rtl/>
          </w:rPr>
          <w:t xml:space="preserve">הבל</w:t>
        </w:r>
      </w:ins>
      <w:del w:id="95710" w:author="קלוד" w:date="2026-10-11T13:11:34Z">
        <w:r w:rsidRPr="006F178A">
          <w:rPr>
            <w:rFonts w:ascii="Fb Fontext" w:hAnsi="Fb Fontext"/>
            <w:sz w:val="20"/>
            <w:rtl/>
          </w:rPr>
          <w:delText xml:space="preserve">הבלא</w:delText>
        </w:r>
      </w:del>
      <w:r w:rsidRPr="006F178A">
        <w:rPr>
          <w:rFonts w:ascii="Fb Fontext" w:hAnsi="Fb Fontext"/>
          <w:sz w:val="20"/>
          <w:rtl/>
        </w:rPr>
        <w:t xml:space="preserve"> - </w:t>
      </w:r>
      <w:ins w:id="95707" w:author="קלוד" w:date="2026-10-11T13:11:34Z">
        <w:r>
          <w:rPr>
            <w:rStyle w:val="2fb"/>
            <w:rFonts w:ascii="Fb Fontext" w:hAnsi="Fb Fontext"/>
            <w:sz w:val="20"/>
            <w:rtl/>
          </w:rPr>
          <w:t xml:space="preserve">כשמואל:</w:t>
        </w:r>
      </w:ins>
      <w:del w:id="95708" w:author="קלוד" w:date="2026-10-11T13:11:34Z">
        <w:r w:rsidRPr="006F178A">
          <w:rPr>
            <w:rStyle w:val="2fb"/>
            <w:rFonts w:ascii="Fb Fontext" w:hAnsi="Fb Fontext"/>
            <w:sz w:val="20"/>
            <w:rtl/>
          </w:rPr>
          <w:delText xml:space="preserve">כדשמואל</w:delText>
        </w:r>
      </w:del>
      <w:r w:rsidRPr="006F178A">
        <w:rPr>
          <w:rFonts w:ascii="Fb Fontext" w:hAnsi="Fb Fontext"/>
          <w:sz w:val="20"/>
          <w:rtl/>
        </w:rPr>
        <w:t xml:space="preserve"> </w:t>
      </w:r>
      <w:ins w:id="95705" w:author="קלוד" w:date="2026-10-11T13:11:34Z">
        <w:r>
          <w:rPr>
            <w:rFonts w:ascii="Fb Fontext" w:hAnsi="Fb Fontext"/>
            <w:sz w:val="20"/>
            <w:rtl/>
          </w:rPr>
          <w:t xml:space="preserve">הבל</w:t>
        </w:r>
      </w:ins>
      <w:del w:id="95706" w:author="קלוד" w:date="2026-10-11T13:11:34Z">
        <w:r w:rsidRPr="006F178A">
          <w:rPr>
            <w:rFonts w:ascii="Fb Fontext" w:hAnsi="Fb Fontext"/>
            <w:sz w:val="20"/>
            <w:rtl/>
          </w:rPr>
          <w:delText xml:space="preserve">דהבלא</w:delText>
        </w:r>
      </w:del>
      <w:r w:rsidRPr="006F178A">
        <w:rPr>
          <w:rFonts w:ascii="Fb Fontext" w:hAnsi="Fb Fontext"/>
          <w:sz w:val="20"/>
          <w:rtl/>
        </w:rPr>
        <w:t xml:space="preserve"> </w:t>
      </w:r>
      <w:ins w:id="95703" w:author="קלוד" w:date="2026-10-11T13:11:34Z">
        <w:r>
          <w:rPr>
            <w:rStyle w:val="afffffe"/>
            <w:rFonts w:ascii="Fb Fontext" w:hAnsi="Fb Fontext"/>
            <w:sz w:val="20"/>
            <w:rtl/>
          </w:rPr>
          <w:t xml:space="preserve">הנכנס</w:t>
        </w:r>
      </w:ins>
      <w:del w:id="95704" w:author="קלוד" w:date="2026-10-11T13:11:34Z">
        <w:r w:rsidRPr="006F178A">
          <w:rPr>
            <w:rFonts w:ascii="Fb Fontext" w:hAnsi="Fb Fontext"/>
            <w:sz w:val="20"/>
            <w:rtl/>
          </w:rPr>
          <w:delText xml:space="preserve">מפיק</w:delText>
        </w:r>
      </w:del>
      <w:r w:rsidRPr="006F178A">
        <w:rPr>
          <w:rFonts w:ascii="Fb Fontext" w:hAnsi="Fb Fontext"/>
          <w:sz w:val="20"/>
          <w:rtl/>
        </w:rPr>
        <w:t xml:space="preserve"> </w:t>
      </w:r>
      <w:ins w:id="95701" w:author="קלוד" w:date="2026-10-11T13:11:34Z">
        <w:r>
          <w:rPr>
            <w:rFonts w:ascii="Fb Fontext" w:hAnsi="Fb Fontext"/>
            <w:sz w:val="20"/>
            <w:rtl/>
          </w:rPr>
          <w:t xml:space="preserve">מוציא הבל.</w:t>
        </w:r>
      </w:ins>
      <w:del w:id="95702" w:author="קלוד" w:date="2026-10-11T13:11:34Z">
        <w:r w:rsidRPr="006F178A">
          <w:rPr>
            <w:rFonts w:ascii="Fb Fontext" w:hAnsi="Fb Fontext"/>
            <w:sz w:val="20"/>
            <w:rtl/>
          </w:rPr>
          <w:delText xml:space="preserve">הבלא.</w:delText>
        </w:r>
      </w:del>
    </w:p>
    <w:p w:rsidR="00E9703F" w:rsidRDefault="00E9703F" w:rsidP="00E9703F">
      <w:pPr>
        <w:rPr>
          <w:rFonts w:ascii="Fb Fontext" w:hAnsi="Fb Fontext"/>
          <w:rtl/>
        </w:rPr>
      </w:pPr>
      <w:r w:rsidRPr="006F178A">
        <w:rPr>
          <w:rFonts w:ascii="Fb Fontext" w:hAnsi="Fb Fontext"/>
          <w:rtl/>
        </w:rPr>
        <w:t>שתיית מי בית המרחץ מועלת כדתניא:</w:t>
      </w:r>
    </w:p>
    <w:p w:rsidR="00E9703F" w:rsidRPr="006F178A" w:rsidRDefault="00E9703F" w:rsidP="00E9703F">
      <w:pPr>
        <w:rPr>
          <w:rtl/>
        </w:rPr>
      </w:pPr>
      <w:r w:rsidRPr="006F178A">
        <w:rPr>
          <w:rtl/>
        </w:rPr>
        <w:t>אכל ולא שתה - אכילתו דם</w:t>
      </w:r>
      <w:r w:rsidRPr="006F178A">
        <w:rPr>
          <w:rFonts w:hint="cs"/>
          <w:rtl/>
        </w:rPr>
        <w:t>,</w:t>
      </w:r>
      <w:r w:rsidRPr="006F178A">
        <w:rPr>
          <w:rtl/>
        </w:rPr>
        <w:t xml:space="preserve"> וזהו תחילת חולי מעיים.</w:t>
      </w:r>
    </w:p>
    <w:p w:rsidR="00E9703F" w:rsidRPr="006F178A" w:rsidRDefault="00E9703F" w:rsidP="00E9703F">
      <w:pPr>
        <w:rPr>
          <w:rtl/>
        </w:rPr>
      </w:pPr>
      <w:r w:rsidRPr="006F178A">
        <w:rPr>
          <w:rtl/>
        </w:rPr>
        <w:t>אכל ולא הלך ד' אמות - אכילתו מרקבת, וזהו תחילת ריח רע.</w:t>
      </w:r>
    </w:p>
    <w:p w:rsidR="00E9703F" w:rsidRPr="006F178A" w:rsidRDefault="00E9703F" w:rsidP="00E9703F">
      <w:pPr>
        <w:rPr>
          <w:rtl/>
        </w:rPr>
      </w:pPr>
      <w:r w:rsidRPr="006F178A">
        <w:rPr>
          <w:rtl/>
        </w:rPr>
        <w:t xml:space="preserve">הנצרך לנקביו ואכל - דומה לתנור שהסיקוהו </w:t>
      </w:r>
      <w:r w:rsidRPr="006F178A">
        <w:rPr>
          <w:rtl/>
        </w:rPr>
        <w:t xml:space="preserve">ע"ג</w:t>
      </w:r>
      <w:r w:rsidRPr="006F178A">
        <w:rPr>
          <w:rtl/>
        </w:rPr>
        <w:t xml:space="preserve"> אפרו, וזהו תחילת ריח זוהמא.</w:t>
      </w:r>
    </w:p>
    <w:p w:rsidR="00E9703F" w:rsidRPr="006F178A" w:rsidRDefault="00E9703F" w:rsidP="00E9703F">
      <w:pPr>
        <w:rPr>
          <w:rtl/>
        </w:rPr>
      </w:pPr>
      <w:r w:rsidRPr="006F178A">
        <w:rPr>
          <w:rtl/>
        </w:rPr>
        <w:t>רחץ בחמין ולא שתה מהן - דומה לתנור שהסיקוהו מבחוץ ולא הסיקוהו מבפנים.</w:t>
      </w:r>
    </w:p>
    <w:p w:rsidR="00E9703F" w:rsidRPr="006F178A" w:rsidRDefault="00E9703F" w:rsidP="00E9703F">
      <w:pPr>
        <w:rPr>
          <w:rtl/>
        </w:rPr>
      </w:pPr>
      <w:r w:rsidRPr="006F178A">
        <w:rPr>
          <w:rtl/>
        </w:rPr>
        <w:t>רחץ בחמין ולא נשתטף בצונן - דומה לברזל שהכניסוהו לאור ולא הכניסוהו לצונן.</w:t>
      </w:r>
    </w:p>
    <w:p w:rsidR="00E9703F" w:rsidRPr="006F178A" w:rsidRDefault="00E9703F" w:rsidP="00E9703F">
      <w:pPr>
        <w:rPr>
          <w:rtl/>
        </w:rPr>
      </w:pPr>
      <w:r w:rsidRPr="006F178A">
        <w:rPr>
          <w:rtl/>
        </w:rPr>
        <w:t xml:space="preserve">רחץ ולא סך - דומה למים </w:t>
      </w:r>
      <w:r w:rsidRPr="006F178A">
        <w:rPr>
          <w:rtl/>
        </w:rPr>
        <w:t xml:space="preserve">ע"ג</w:t>
      </w:r>
      <w:r w:rsidRPr="006F178A">
        <w:rPr>
          <w:rtl/>
        </w:rPr>
        <w:t xml:space="preserve"> חבית.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57" w:author="קלוד" w:date="2026-10-11T09:07:15Z"/>
        </w:rPr>
      </w:pPr>
      <w:ins w:id="20456" w:author="קלוד" w:date="2026-10-11T09:07:15Z">
        <w:r>
          <w:t xml:space="preserve">משנה ד</w:t>
        </w:r>
      </w:ins>
    </w:p>
    <w:p w:rsidR="00E9703F" w:rsidRPr="009757B9" w:rsidRDefault="00E9703F" w:rsidP="00E9703F">
      <w:pPr>
        <w:pStyle w:val="afff9"/>
        <w:rPr>
          <w:del w:id="20171" w:author="קלוד" w:date="2026-10-11T09:07:15Z"/>
          <w:b/>
          <w:rtl/>
        </w:rPr>
      </w:pPr>
      <w:del w:id="20170"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18" w:author="קלוד" w:date="2026-10-11T12:09:42Z">
          <w:pPr>
            <w:pStyle w:val="afff9"/>
          </w:pPr>
        </w:pPrChange>
      </w:pPr>
      <w:r w:rsidRPr="009757B9">
        <w:rPr>
          <w:b/>
          <w:rtl/>
        </w:rPr>
        <w:t>מוליאר הגרוף שותין הימנו בשבת.</w:t>
      </w:r>
    </w:p>
    <w:p w:rsidR="00E9703F" w:rsidRPr="009757B9" w:rsidRDefault="00E9703F" w:rsidP="00E9703F">
      <w:pPr>
        <w:pStyle w:val="afff9"/>
        <w:rPr>
          <w:b/>
          <w:rtl/>
        </w:rPr>
      </w:pPr>
      <w:r w:rsidRPr="009757B9">
        <w:rPr>
          <w:b/>
          <w:rtl/>
        </w:rPr>
        <w:t>אנטיכי, אע"פ שגרופה - אין שותין הימנה.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1001" w:author="קלוד" w:date="2026-10-11T12:33:55Z"/>
        </w:rPr>
      </w:pPr>
      <w:ins w:id="91002" w:author="קלוד" w:date="2026-10-11T12:33:55Z">
        <w:r>
          <w:rPr>
            <w:color w:val="7B3F00"/>
          </w:rPr>
          <w:t xml:space="preserve">מוליאר ואנטיכי - שתיה מכלי המתחמם</w:t>
        </w:r>
      </w:ins>
    </w:p>
    <w:p w:rsidR="00E9703F" w:rsidRPr="006F178A" w:rsidRDefault="00E9703F" w:rsidP="00E9703F">
      <w:pPr>
        <w:rPr>
          <w:rtl/>
        </w:rPr>
      </w:pPr>
      <w:r w:rsidRPr="006F178A">
        <w:rPr>
          <w:rStyle w:val="afffe"/>
          <w:rFonts w:ascii="Fb Fontext" w:hAnsi="Fb Fontext"/>
          <w:rtl/>
        </w:rPr>
        <w:t xml:space="preserve">מוליאר </w:t>
      </w:r>
      <w:r w:rsidRPr="006F178A">
        <w:rPr>
          <w:rFonts w:ascii="Fb Fontext" w:hAnsi="Fb Fontext"/>
          <w:rtl/>
        </w:rPr>
        <w:t>-</w:t>
      </w:r>
      <w:r w:rsidRPr="006F178A">
        <w:rPr>
          <w:rFonts w:ascii="Fb Fontext" w:hAnsi="Fb Fontext" w:hint="cs"/>
          <w:rtl/>
        </w:rPr>
        <w:t xml:space="preserve"> </w:t>
      </w:r>
      <w:r w:rsidRPr="006F178A">
        <w:rPr>
          <w:rFonts w:ascii="Fb Fontext" w:hAnsi="Fb Fontext"/>
          <w:rtl/>
        </w:rPr>
        <w:t>מים מבפנים וגחלים מבחוץ.</w:t>
      </w:r>
    </w:p>
    <w:p>
      <w:pPr>
        <w:pStyle w:val="38"/>
        <w:rPr>
          <w:ins w:id="97413" w:author="מנוע מכני" w:date="2026-10-11T12:04:39Z"/>
        </w:rPr>
      </w:pPr>
      <w:r w:rsidRPr="006F178A">
        <w:t>אנטיכי</w:t>
      </w:r>
      <w:r w:rsidRPr="006F178A">
        <w:t xml:space="preserve"> </w:t>
      </w:r>
      <w:r w:rsidRPr="006F178A">
        <w:t xml:space="preserve">- </w:t>
      </w:r>
      <w:r w:rsidRPr="006F178A">
        <w:t>רבה</w:t>
      </w:r>
      <w:r w:rsidRPr="006F178A">
        <w:t>:</w:t>
      </w:r>
    </w:p>
    <w:p w:rsidR="00E9703F" w:rsidRPr="006F178A" w:rsidRDefault="00E9703F" w:rsidP="00E9703F">
      <w:pPr>
        <w:rPr>
          <w:rtl/>
        </w:rPr>
      </w:pPr>
      <w:del w:id="97414" w:author="מנוע מכני" w:date="2026-10-11T12:04:39Z">
        <w:r>
          <w:rPr>
            <w:rtl/>
          </w:rPr>
          <w:delText xml:space="preserve"> </w:delText>
        </w:r>
      </w:del>
      <w:r w:rsidRPr="006F178A">
        <w:rPr>
          <w:rtl/>
        </w:rPr>
        <w:t>בי כירי</w:t>
      </w:r>
      <w:r w:rsidRPr="006F178A">
        <w:rPr>
          <w:rFonts w:hint="cs"/>
          <w:rtl/>
        </w:rPr>
        <w:t xml:space="preserve"> [</w:t>
      </w:r>
      <w:r w:rsidRPr="006F178A">
        <w:rPr>
          <w:rtl/>
        </w:rPr>
        <w:t>כירה עם כלי קיבול בפנים]</w:t>
      </w:r>
    </w:p>
    <w:p w:rsidR="00E9703F" w:rsidRPr="009757B9" w:rsidRDefault="00E9703F" w:rsidP="00E9703F">
      <w:pPr>
        <w:rPr>
          <w:rFonts w:cs="Guttman Vilna"/>
          <w:b/>
          <w:bCs/>
          <w:rtl/>
        </w:rPr>
      </w:pPr>
      <w:r w:rsidRPr="006F178A">
        <w:rPr>
          <w:rFonts w:hint="cs"/>
          <w:rtl/>
        </w:rPr>
        <w:t xml:space="preserve">- </w:t>
      </w:r>
      <w:r w:rsidRPr="006F178A">
        <w:rPr>
          <w:rtl/>
        </w:rPr>
        <w:t>אבל בי דו</w:t>
      </w:r>
      <w:r w:rsidRPr="006F178A">
        <w:rPr>
          <w:rFonts w:hint="cs"/>
          <w:rtl/>
        </w:rPr>
        <w:t>ד</w:t>
      </w:r>
      <w:r w:rsidRPr="006F178A">
        <w:rPr>
          <w:rtl/>
        </w:rPr>
        <w:t xml:space="preserve">י [יורה גדולה ורווח בין דפנותיה למים] </w:t>
      </w:r>
      <w:r w:rsidRPr="006F178A">
        <w:rPr>
          <w:rtl/>
        </w:rPr>
        <w:t xml:space="preserve">לא</w:t>
      </w:r>
      <w:r w:rsidRPr="006F178A">
        <w:rPr>
          <w:rtl/>
        </w:rPr>
        <w:t xml:space="preserve">.</w:t>
      </w:r>
    </w:p>
    <w:p>
      <w:pPr>
        <w:pStyle w:val="38"/>
        <w:rPr>
          <w:ins w:id="97415" w:author="מנוע מכני" w:date="2026-10-11T12:04:39Z"/>
        </w:rPr>
      </w:pPr>
      <w:r w:rsidRPr="006F178A">
        <w:t>רנב"י</w:t>
      </w:r>
      <w:r w:rsidRPr="006F178A">
        <w:t>:</w:t>
      </w:r>
    </w:p>
    <w:p w:rsidR="00E9703F" w:rsidRPr="006F178A" w:rsidRDefault="00E9703F" w:rsidP="00E9703F">
      <w:pPr>
        <w:rPr>
          <w:rtl/>
        </w:rPr>
      </w:pPr>
      <w:del w:id="97416" w:author="מנוע מכני" w:date="2026-10-11T12:04:39Z">
        <w:r w:rsidRPr="006F178A">
          <w:rPr>
            <w:rtl/>
          </w:rPr>
          <w:delText xml:space="preserve"> </w:delText>
        </w:r>
      </w:del>
      <w:r w:rsidRPr="006F178A">
        <w:rPr>
          <w:rtl/>
        </w:rPr>
        <w:t xml:space="preserve">בי דודי</w:t>
      </w:r>
      <w:r w:rsidRPr="006F178A">
        <w:rPr>
          <w:rFonts w:hint="cs"/>
          <w:rtl/>
        </w:rPr>
        <w:t>,</w:t>
      </w:r>
      <w:r w:rsidRPr="006F178A">
        <w:rPr>
          <w:rtl/>
        </w:rPr>
        <w:t xml:space="preserve"> וכ"ש בי כירי.</w:t>
      </w:r>
    </w:p>
    <w:p>
      <w:pPr>
        <w:pStyle w:val="38"/>
        <w:rPr>
          <w:ins w:id="97417" w:author="מנוע מכני" w:date="2026-10-11T12:04:39Z"/>
        </w:rPr>
      </w:pPr>
      <w:r w:rsidRPr="006F178A">
        <w:t>ת"כ דר"נ</w:t>
      </w:r>
      <w:r w:rsidRPr="006F178A">
        <w:t>:</w:t>
      </w:r>
    </w:p>
    <w:p w:rsidR="00E9703F" w:rsidRPr="006F178A" w:rsidRDefault="00E9703F" w:rsidP="00E9703F">
      <w:pPr>
        <w:rPr>
          <w:rtl/>
        </w:rPr>
      </w:pPr>
      <w:del w:id="97418" w:author="מנוע מכני" w:date="2026-10-11T12:04:39Z">
        <w:r w:rsidRPr="006F178A">
          <w:rPr>
            <w:rtl/>
          </w:rPr>
          <w:delText xml:space="preserve"> </w:delText>
        </w:r>
      </w:del>
      <w:r w:rsidRPr="006F178A">
        <w:rPr>
          <w:rtl/>
        </w:rPr>
        <w:t xml:space="preserve">אנטיכי </w:t>
      </w:r>
      <w:ins w:id="94083" w:author="מנוע מכני" w:date="2026-10-11T12:04:39Z">
        <w:r>
          <w:rPr>
            <w:rtl/>
          </w:rPr>
          <w:t xml:space="preserve">אף</w:t>
        </w:r>
      </w:ins>
      <w:del w:id="94084" w:author="מנוע מכני" w:date="2026-10-11T12:04:39Z">
        <w:r w:rsidRPr="006F178A">
          <w:rPr>
            <w:rtl/>
          </w:rPr>
          <w:delText xml:space="preserve">אע"פ</w:delText>
        </w:r>
      </w:del>
      <w:r w:rsidRPr="006F178A">
        <w:rPr>
          <w:rtl/>
        </w:rPr>
        <w:t xml:space="preserve"> שגרופה וקטומה - אין שותין הימנה, מפני </w:t>
      </w:r>
      <w:r w:rsidRPr="006F178A">
        <w:rPr>
          <w:b/>
          <w:bCs/>
          <w:rtl/>
        </w:rPr>
        <w:t>שנחושתה</w:t>
      </w:r>
      <w:r w:rsidRPr="006F178A">
        <w:rPr>
          <w:rtl/>
        </w:rPr>
        <w:t xml:space="preserve"> מחממתה.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59" w:author="קלוד" w:date="2026-10-11T09:07:15Z"/>
        </w:rPr>
      </w:pPr>
      <w:ins w:id="20458" w:author="קלוד" w:date="2026-10-11T09:07:15Z">
        <w:r>
          <w:t xml:space="preserve">משנה ה</w:t>
        </w:r>
      </w:ins>
    </w:p>
    <w:p w:rsidR="00E9703F" w:rsidRPr="009757B9" w:rsidRDefault="00E9703F" w:rsidP="00E9703F">
      <w:pPr>
        <w:pStyle w:val="afff9"/>
        <w:rPr>
          <w:del w:id="20173" w:author="קלוד" w:date="2026-10-11T09:07:15Z"/>
          <w:b/>
          <w:rtl/>
        </w:rPr>
      </w:pPr>
      <w:del w:id="20172"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19" w:author="קלוד" w:date="2026-10-11T12:09:42Z">
          <w:pPr>
            <w:pStyle w:val="afff9"/>
          </w:pPr>
        </w:pPrChange>
      </w:pPr>
      <w:r w:rsidRPr="009757B9">
        <w:rPr>
          <w:b/>
          <w:rtl/>
        </w:rPr>
        <w:t>המיחם שפינהו - לא יתן לתוכו צונן בשביל שיחמו.</w:t>
      </w:r>
    </w:p>
    <w:p w:rsidR="00E9703F" w:rsidRPr="009757B9" w:rsidRDefault="00E9703F" w:rsidP="00E9703F">
      <w:pPr>
        <w:pStyle w:val="afff9"/>
        <w:rPr>
          <w:b/>
          <w:rtl/>
        </w:rPr>
      </w:pPr>
      <w:r w:rsidRPr="009757B9">
        <w:rPr>
          <w:b/>
          <w:rtl/>
        </w:rPr>
        <w:t>אבל נותן הוא לתוכו, או לתוך הכוס כדי להפשירן.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99" w:author="קלוד" w:date="2026-10-11T12:33:55Z"/>
        </w:rPr>
      </w:pPr>
      <w:ins w:id="91000" w:author="קלוד" w:date="2026-10-11T12:33:55Z">
        <w:r>
          <w:rPr>
            <w:color w:val="7B3F00"/>
          </w:rPr>
          <w:t xml:space="preserve">מיחם שפינהו - מים מועטים לצרף, מרובים להפשיר</w:t>
        </w:r>
      </w:ins>
    </w:p>
    <w:p w:rsidR="00E9703F" w:rsidRPr="006F178A" w:rsidRDefault="00E9703F" w:rsidP="00E9703F">
      <w:pPr>
        <w:rPr>
          <w:rtl/>
        </w:rPr>
      </w:pPr>
      <w:ins w:id="95713" w:author="קלוד" w:date="2026-10-11T13:11:34Z">
        <w:r>
          <w:rPr>
            <w:rFonts w:ascii="Fb Fontext" w:hAnsi="Fb Fontext"/>
            <w:rtl/>
          </w:rPr>
          <w:t xml:space="preserve">וכך פירושו:</w:t>
        </w:r>
      </w:ins>
      <w:del w:id="95714" w:author="קלוד" w:date="2026-10-11T13:11:34Z">
        <w:r w:rsidRPr="006F178A">
          <w:rPr>
            <w:rFonts w:ascii="Fb Fontext" w:hAnsi="Fb Fontext"/>
            <w:rtl/>
          </w:rPr>
          <w:delText xml:space="preserve">וה"ק</w:delText>
        </w:r>
      </w:del>
      <w:r w:rsidRPr="006F178A">
        <w:rPr>
          <w:rFonts w:ascii="Fb Fontext" w:hAnsi="Fb Fontext"/>
          <w:rtl/>
        </w:rPr>
        <w:t xml:space="preserve"> מיחם שפינה ממנו מים חמין - </w:t>
      </w:r>
      <w:r w:rsidRPr="006F178A">
        <w:rPr>
          <w:rFonts w:ascii="Fb Fontext" w:hAnsi="Fb Fontext"/>
          <w:rtl/>
        </w:rPr>
        <w:t xml:space="preserve">לא</w:t>
      </w:r>
      <w:r w:rsidRPr="006F178A">
        <w:rPr>
          <w:rFonts w:ascii="Fb Fontext" w:hAnsi="Fb Fontext"/>
          <w:rtl/>
        </w:rPr>
        <w:t xml:space="preserve"> יתן לתוכו מים מועטים כדי שיחמו.</w:t>
      </w:r>
    </w:p>
    <w:p w:rsidR="00E9703F" w:rsidRDefault="00E9703F" w:rsidP="00E9703F">
      <w:pPr>
        <w:rPr>
          <w:rtl/>
        </w:rPr>
      </w:pPr>
      <w:r w:rsidRPr="006F178A">
        <w:rPr>
          <w:rtl/>
        </w:rPr>
        <w:t>אבל נותן לתוכו מים מרובים - כדי להפשירן [</w:t>
      </w:r>
      <w:r w:rsidRPr="006F178A">
        <w:rPr>
          <w:rFonts w:hint="cs"/>
          <w:rtl/>
        </w:rPr>
        <w:t>דאינו יד סולדת</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pStyle w:val="afff3"/>
        <w:framePr w:wrap="around"/>
        <w:spacing w:line="276" w:lineRule="auto"/>
        <w:rPr>
          <w:rStyle w:val="afffe"/>
          <w:rFonts w:ascii="Fb Fontext" w:hAnsi="Fb Fontext"/>
          <w:bCs/>
          <w:sz w:val="20"/>
          <w:szCs w:val="18"/>
          <w:rtl/>
        </w:rPr>
      </w:pPr>
      <w:r w:rsidRPr="009757B9">
        <w:rPr>
          <w:rStyle w:val="afffe"/>
          <w:rFonts w:ascii="Fb Fontext" w:hAnsi="Fb Fontext" w:hint="cs"/>
          <w:bCs/>
          <w:sz w:val="20"/>
          <w:szCs w:val="18"/>
          <w:rtl/>
        </w:rPr>
        <w:t>מא:</w:t>
      </w:r>
    </w:p>
    <w:p w:rsidR="00E9703F" w:rsidRPr="006F178A" w:rsidRDefault="00E9703F" w:rsidP="00E9703F">
      <w:pPr>
        <w:rPr>
          <w:rStyle w:val="afffe"/>
          <w:rFonts w:ascii="Fb Fontext" w:hAnsi="Fb Fontext"/>
          <w:b/>
          <w:rtl/>
        </w:rPr>
      </w:pPr>
      <w:r w:rsidRPr="006F178A">
        <w:rPr>
          <w:rStyle w:val="afffe"/>
          <w:rFonts w:ascii="Fb Fontext" w:hAnsi="Fb Fontext"/>
          <w:b/>
          <w:rtl/>
        </w:rPr>
        <w:t>א.</w:t>
      </w:r>
      <w:r w:rsidRPr="006F178A">
        <w:rPr>
          <w:rFonts w:ascii="Fb Fontext" w:hAnsi="Fb Fontext"/>
          <w:rtl/>
        </w:rPr>
        <w:t xml:space="preserve"> </w:t>
      </w:r>
      <w:ins w:id="95721" w:author="קלוד" w:date="2026-10-11T13:11:34Z">
        <w:r>
          <w:rPr>
            <w:rFonts w:ascii="Fb Fontext" w:hAnsi="Fb Fontext"/>
            <w:rtl/>
          </w:rPr>
          <w:t xml:space="preserve">ואף</w:t>
        </w:r>
      </w:ins>
      <w:del w:id="95722" w:author="קלוד" w:date="2026-10-11T13:11:34Z">
        <w:r>
          <w:rPr>
            <w:rFonts w:ascii="Fb Fontext" w:hAnsi="Fb Fontext"/>
            <w:rtl/>
          </w:rPr>
          <w:delText xml:space="preserve">ואפי'</w:delText>
        </w:r>
      </w:del>
      <w:r w:rsidRPr="006F178A">
        <w:rPr>
          <w:rFonts w:ascii="Fb Fontext" w:hAnsi="Fb Fontext"/>
          <w:rtl/>
        </w:rPr>
        <w:t xml:space="preserve"> </w:t>
      </w:r>
      <w:ins w:id="95719" w:author="קלוד" w:date="2026-10-11T13:11:34Z">
        <w:r>
          <w:rPr>
            <w:rFonts w:ascii="Fb Fontext" w:hAnsi="Fb Fontext"/>
            <w:rtl/>
          </w:rPr>
          <w:t xml:space="preserve">שמצרף</w:t>
        </w:r>
      </w:ins>
      <w:del w:id="95720" w:author="קלוד" w:date="2026-10-11T13:11:34Z">
        <w:r w:rsidRPr="006F178A">
          <w:rPr>
            <w:rFonts w:ascii="Fb Fontext" w:hAnsi="Fb Fontext"/>
            <w:rtl/>
          </w:rPr>
          <w:delText xml:space="preserve">דמצרף</w:delText>
        </w:r>
      </w:del>
      <w:r w:rsidRPr="006F178A">
        <w:rPr>
          <w:rFonts w:ascii="Fb Fontext" w:hAnsi="Fb Fontext"/>
          <w:rtl/>
        </w:rPr>
        <w:t xml:space="preserve"> </w:t>
      </w:r>
      <w:ins w:id="95717" w:author="קלוד" w:date="2026-10-11T13:11:34Z">
        <w:r>
          <w:rPr>
            <w:rStyle w:val="afffffe"/>
            <w:rFonts w:ascii="Fb Fontext" w:hAnsi="Fb Fontext"/>
            <w:rtl/>
          </w:rPr>
          <w:t xml:space="preserve">את</w:t>
        </w:r>
      </w:ins>
      <w:del w:id="95718" w:author="קלוד" w:date="2026-10-11T13:11:34Z">
        <w:r w:rsidRPr="006F178A">
          <w:rPr>
            <w:rStyle w:val="2fb"/>
            <w:rFonts w:ascii="Fb Fontext" w:hAnsi="Fb Fontext"/>
            <w:rtl/>
          </w:rPr>
          <w:delText xml:space="preserve">וכר"ש</w:delText>
        </w:r>
      </w:del>
      <w:r w:rsidRPr="006F178A">
        <w:rPr>
          <w:rFonts w:ascii="Fb Fontext" w:hAnsi="Fb Fontext"/>
          <w:rtl/>
        </w:rPr>
        <w:t xml:space="preserve"> </w:t>
      </w:r>
      <w:ins w:id="95715" w:author="קלוד" w:date="2026-10-11T13:11:34Z">
        <w:r>
          <w:rPr>
            <w:rStyle w:val="afffffe"/>
            <w:rFonts w:ascii="Fb Fontext" w:hAnsi="Fb Fontext"/>
            <w:rtl/>
          </w:rPr>
          <w:t xml:space="preserve">הכלי</w:t>
        </w:r>
        <w:r>
          <w:rPr>
            <w:rFonts w:ascii="Fb Fontext" w:hAnsi="Fb Fontext"/>
            <w:rtl/>
          </w:rPr>
          <w:t xml:space="preserve"> - כר"ש, שדבר</w:t>
        </w:r>
      </w:ins>
      <w:del w:id="95716" w:author="קלוד" w:date="2026-10-11T13:11:34Z">
        <w:r w:rsidRPr="006F178A">
          <w:rPr>
            <w:rFonts w:ascii="Fb Fontext" w:hAnsi="Fb Fontext"/>
            <w:rtl/>
          </w:rPr>
          <w:delText xml:space="preserve">דדבר</w:delText>
        </w:r>
      </w:del>
      <w:r w:rsidRPr="006F178A">
        <w:rPr>
          <w:rFonts w:ascii="Fb Fontext" w:hAnsi="Fb Fontext"/>
          <w:rtl/>
        </w:rPr>
        <w:t xml:space="preserve"> שאין מתכווין מותר.</w:t>
      </w:r>
    </w:p>
    <w:p>
      <w:pPr>
        <w:pStyle w:val="38"/>
        <w:rPr>
          <w:ins w:id="97419" w:author="מנוע מכני" w:date="2026-10-11T12:04:39Z"/>
        </w:rPr>
      </w:pPr>
      <w:r w:rsidRPr="006F178A">
        <w:t>ב.</w:t>
      </w:r>
      <w:r w:rsidRPr="006F178A">
        <w:t xml:space="preserve"> אביי:</w:t>
      </w:r>
    </w:p>
    <w:p w:rsidR="00E9703F" w:rsidRPr="009757B9" w:rsidRDefault="00E9703F" w:rsidP="00E9703F">
      <w:pPr>
        <w:rPr>
          <w:rFonts w:cs="Guttman Vilna"/>
          <w:b/>
          <w:bCs/>
          <w:rtl/>
        </w:rPr>
      </w:pPr>
      <w:del w:id="97420" w:author="מנוע מכני" w:date="2026-10-11T12:04:39Z">
        <w:r w:rsidRPr="006F178A">
          <w:rPr>
            <w:rtl/>
          </w:rPr>
          <w:delText xml:space="preserve"> </w:delText>
        </w:r>
      </w:del>
      <w:r w:rsidRPr="006F178A">
        <w:rPr>
          <w:rtl/>
        </w:rPr>
        <w:t xml:space="preserve">מיחם </w:t>
      </w:r>
      <w:ins w:id="95725" w:author="קלוד" w:date="2026-10-11T13:11:34Z">
        <w:r>
          <w:rPr>
            <w:rtl/>
          </w:rPr>
          <w:t xml:space="preserve">שפינהו </w:t>
        </w:r>
        <w:r>
          <w:rPr>
            <w:rStyle w:val="afffffe"/>
            <w:rtl/>
          </w:rPr>
          <w:t xml:space="preserve">מהאש</w:t>
        </w:r>
      </w:ins>
      <w:del w:id="95726" w:author="קלוד" w:date="2026-10-11T13:11:34Z">
        <w:r w:rsidRPr="006F178A">
          <w:rPr>
            <w:rtl/>
          </w:rPr>
          <w:delText xml:space="preserve">שפינהו</w:delText>
        </w:r>
      </w:del>
      <w:r w:rsidRPr="006F178A">
        <w:rPr>
          <w:rtl/>
        </w:rPr>
        <w:t xml:space="preserve"> ויש בו מים</w:t>
      </w:r>
      <w:ins w:id="95723" w:author="קלוד" w:date="2026-10-11T13:11:34Z">
        <w:r>
          <w:rPr>
            <w:rtl/>
          </w:rPr>
          <w:t xml:space="preserve"> - מותר לתת</w:t>
        </w:r>
      </w:ins>
      <w:del w:id="95724" w:author="קלוד" w:date="2026-10-11T13:11:34Z">
        <w:r w:rsidRPr="006F178A">
          <w:rPr>
            <w:rtl/>
          </w:rPr>
          <w:delText xml:space="preserve"> מותר</w:delText>
        </w:r>
      </w:del>
      <w:r w:rsidRPr="006F178A">
        <w:rPr>
          <w:rtl/>
        </w:rPr>
        <w:t xml:space="preserve"> מים מרובין להפשירן.</w:t>
      </w:r>
    </w:p>
    <w:p w:rsidR="00E9703F" w:rsidRPr="00B3644D" w:rsidRDefault="00E9703F" w:rsidP="00E9703F">
      <w:pPr>
        <w:rPr>
          <w:rFonts w:ascii="Fb Fontext" w:hAnsi="Fb Fontext"/>
          <w:spacing w:val="-8"/>
          <w:sz w:val="20"/>
          <w:rtl/>
        </w:rPr>
      </w:pPr>
      <w:r w:rsidRPr="00B3644D">
        <w:rPr>
          <w:rFonts w:ascii="Fb Fontext" w:hAnsi="Fb Fontext"/>
          <w:spacing w:val="-8"/>
          <w:sz w:val="20"/>
          <w:rtl/>
        </w:rPr>
        <w:t xml:space="preserve">אבל </w:t>
      </w:r>
      <w:ins w:id="95737" w:author="קלוד" w:date="2026-10-11T13:11:34Z">
        <w:r>
          <w:rPr>
            <w:rFonts w:ascii="Fb Fontext" w:hAnsi="Fb Fontext"/>
            <w:spacing w:val="-8"/>
            <w:sz w:val="20"/>
            <w:rtl/>
          </w:rPr>
          <w:t xml:space="preserve">פינה</w:t>
        </w:r>
      </w:ins>
      <w:del w:id="95738" w:author="קלוד" w:date="2026-10-11T13:11:34Z">
        <w:r w:rsidRPr="00B3644D">
          <w:rPr>
            <w:rFonts w:ascii="Fb Fontext" w:hAnsi="Fb Fontext"/>
            <w:spacing w:val="-8"/>
            <w:sz w:val="20"/>
            <w:rtl/>
          </w:rPr>
          <w:delText xml:space="preserve">בפינה</w:delText>
        </w:r>
      </w:del>
      <w:r w:rsidRPr="00B3644D">
        <w:rPr>
          <w:rFonts w:ascii="Fb Fontext" w:hAnsi="Fb Fontext"/>
          <w:spacing w:val="-8"/>
          <w:sz w:val="20"/>
          <w:rtl/>
        </w:rPr>
        <w:t xml:space="preserve"> ממנו מים </w:t>
      </w:r>
      <w:ins w:id="95735" w:author="קלוד" w:date="2026-10-11T13:11:34Z">
        <w:r>
          <w:rPr>
            <w:rFonts w:ascii="Fb Fontext" w:hAnsi="Fb Fontext"/>
            <w:spacing w:val="-8"/>
            <w:sz w:val="20"/>
            <w:rtl/>
          </w:rPr>
          <w:t xml:space="preserve">לגמרי -</w:t>
        </w:r>
      </w:ins>
      <w:del w:id="95736" w:author="קלוד" w:date="2026-10-11T13:11:34Z">
        <w:r w:rsidRPr="00B3644D">
          <w:rPr>
            <w:rFonts w:ascii="Fb Fontext" w:hAnsi="Fb Fontext"/>
            <w:spacing w:val="-8"/>
            <w:sz w:val="20"/>
            <w:rtl/>
          </w:rPr>
          <w:delText xml:space="preserve">לגמרי,</w:delText>
        </w:r>
      </w:del>
      <w:r w:rsidRPr="00B3644D">
        <w:rPr>
          <w:rFonts w:ascii="Fb Fontext" w:hAnsi="Fb Fontext"/>
          <w:spacing w:val="-8"/>
          <w:sz w:val="20"/>
          <w:rtl/>
        </w:rPr>
        <w:t xml:space="preserve"> אפי' מרובין </w:t>
      </w:r>
      <w:ins w:id="95733" w:author="קלוד" w:date="2026-10-11T13:11:34Z">
        <w:r>
          <w:rPr>
            <w:rFonts w:ascii="Fb Fontext" w:hAnsi="Fb Fontext"/>
            <w:spacing w:val="-8"/>
            <w:sz w:val="20"/>
            <w:rtl/>
          </w:rPr>
          <w:t xml:space="preserve">אסור,</w:t>
        </w:r>
      </w:ins>
      <w:del w:id="95734" w:author="קלוד" w:date="2026-10-11T13:11:34Z">
        <w:r w:rsidRPr="00B3644D">
          <w:rPr>
            <w:rFonts w:ascii="Fb Fontext" w:hAnsi="Fb Fontext"/>
            <w:spacing w:val="-8"/>
            <w:sz w:val="20"/>
            <w:rtl/>
          </w:rPr>
          <w:delText xml:space="preserve">אסור</w:delText>
        </w:r>
      </w:del>
      <w:r w:rsidRPr="00B3644D">
        <w:rPr>
          <w:rFonts w:ascii="Fb Fontext" w:hAnsi="Fb Fontext"/>
          <w:spacing w:val="-8"/>
          <w:sz w:val="20"/>
          <w:rtl/>
        </w:rPr>
        <w:t xml:space="preserve"> מפני </w:t>
      </w:r>
      <w:ins w:id="95731" w:author="קלוד" w:date="2026-10-11T13:11:34Z">
        <w:r>
          <w:rPr>
            <w:rFonts w:ascii="Fb Fontext" w:hAnsi="Fb Fontext"/>
            <w:spacing w:val="-8"/>
            <w:sz w:val="20"/>
            <w:rtl/>
          </w:rPr>
          <w:t xml:space="preserve">שמצרף,</w:t>
        </w:r>
      </w:ins>
      <w:del w:id="95732" w:author="קלוד" w:date="2026-10-11T13:11:34Z">
        <w:r w:rsidRPr="00B3644D">
          <w:rPr>
            <w:rFonts w:ascii="Fb Fontext" w:hAnsi="Fb Fontext"/>
            <w:spacing w:val="-8"/>
            <w:sz w:val="20"/>
            <w:rtl/>
          </w:rPr>
          <w:delText xml:space="preserve">שמצרף</w:delText>
        </w:r>
      </w:del>
      <w:r w:rsidRPr="00B3644D">
        <w:rPr>
          <w:rFonts w:ascii="Fb Fontext" w:hAnsi="Fb Fontext"/>
          <w:spacing w:val="-8"/>
          <w:sz w:val="20"/>
          <w:rtl/>
        </w:rPr>
        <w:t xml:space="preserve"> </w:t>
      </w:r>
      <w:ins w:id="95729" w:author="קלוד" w:date="2026-10-11T13:11:34Z">
        <w:r>
          <w:rPr>
            <w:rStyle w:val="2fb"/>
            <w:rFonts w:ascii="Fb Fontext" w:hAnsi="Fb Fontext"/>
            <w:spacing w:val="-8"/>
            <w:sz w:val="20"/>
            <w:rtl/>
          </w:rPr>
          <w:t xml:space="preserve">כר"י</w:t>
        </w:r>
      </w:ins>
      <w:del w:id="95730" w:author="קלוד" w:date="2026-10-11T13:11:34Z">
        <w:r w:rsidRPr="00B3644D">
          <w:rPr>
            <w:rStyle w:val="2fb"/>
            <w:rFonts w:ascii="Fb Fontext" w:hAnsi="Fb Fontext"/>
            <w:spacing w:val="-8"/>
            <w:sz w:val="20"/>
            <w:rtl/>
          </w:rPr>
          <w:delText xml:space="preserve">וכר"י</w:delText>
        </w:r>
      </w:del>
      <w:r w:rsidRPr="00B3644D">
        <w:rPr>
          <w:rFonts w:ascii="Fb Fontext" w:hAnsi="Fb Fontext"/>
          <w:spacing w:val="-8"/>
          <w:sz w:val="20"/>
          <w:rtl/>
        </w:rPr>
        <w:t xml:space="preserve"> </w:t>
      </w:r>
      <w:ins w:id="95727" w:author="קלוד" w:date="2026-10-11T13:11:34Z">
        <w:r>
          <w:rPr>
            <w:rFonts w:ascii="Fb Fontext" w:hAnsi="Fb Fontext"/>
            <w:spacing w:val="-8"/>
            <w:sz w:val="20"/>
            <w:rtl/>
          </w:rPr>
          <w:t xml:space="preserve">שדבר</w:t>
        </w:r>
      </w:ins>
      <w:del w:id="95728" w:author="קלוד" w:date="2026-10-11T13:11:34Z">
        <w:r w:rsidRPr="00B3644D">
          <w:rPr>
            <w:rFonts w:ascii="Fb Fontext" w:hAnsi="Fb Fontext"/>
            <w:spacing w:val="-8"/>
            <w:sz w:val="20"/>
            <w:rtl/>
          </w:rPr>
          <w:delText xml:space="preserve">דדבר</w:delText>
        </w:r>
      </w:del>
      <w:r w:rsidRPr="00B3644D">
        <w:rPr>
          <w:rFonts w:ascii="Fb Fontext" w:hAnsi="Fb Fontext"/>
          <w:spacing w:val="-8"/>
          <w:sz w:val="20"/>
          <w:rtl/>
        </w:rPr>
        <w:t xml:space="preserve"> שאין מתכווין אסור [דשא"מ]</w:t>
      </w:r>
    </w:p>
    <w:p>
      <w:pPr>
        <w:pStyle w:val="38"/>
        <w:rPr>
          <w:ins w:id="97422" w:author="מנוע מכני" w:date="2026-10-11T12:04:39Z"/>
        </w:rPr>
      </w:pPr>
      <w:del w:id="97421" w:author="מנוע מכני" w:date="2026-10-11T12:04:39Z">
        <w:r w:rsidRPr="006F178A">
          <w:delText xml:space="preserve">•</w:delText>
        </w:r>
      </w:del>
      <w:r w:rsidRPr="006F178A">
        <w:t xml:space="preserve"> </w:t>
      </w:r>
      <w:r w:rsidRPr="006F178A">
        <w:t xml:space="preserve">רב:</w:t>
      </w:r>
    </w:p>
    <w:p w:rsidR="00E9703F" w:rsidRPr="006F178A" w:rsidRDefault="00E9703F" w:rsidP="00E9703F">
      <w:pPr>
        <w:rPr>
          <w:rtl/>
        </w:rPr>
      </w:pPr>
      <w:del w:id="97423" w:author="מנוע מכני" w:date="2026-10-11T12:04:39Z">
        <w:r w:rsidRPr="006F178A">
          <w:rPr>
            <w:rFonts w:ascii="Fb Fontext" w:hAnsi="Fb Fontext"/>
            <w:rtl/>
          </w:rPr>
          <w:delText xml:space="preserve"> </w:delText>
        </w:r>
      </w:del>
      <w:ins w:id="95515" w:author="מנוע מכני" w:date="2026-10-11T12:04:39Z">
        <w:r>
          <w:rPr>
            <w:rFonts w:ascii="Fb Fontext" w:hAnsi="Fb Fontext"/>
            <w:rtl/>
          </w:rPr>
          <w:t xml:space="preserve">דווקא </w:t>
        </w:r>
        <w:ins w:id="95739" w:author="קלוד" w:date="2026-10-11T13:11:34Z">
          <w:r>
            <w:rPr>
              <w:rFonts w:ascii="Fb Fontext" w:hAnsi="Fb Fontext"/>
              <w:rtl/>
            </w:rPr>
            <w:t xml:space="preserve">בשיעור</w:t>
          </w:r>
        </w:ins>
        <w:del w:id="95740" w:author="קלוד" w:date="2026-10-11T13:11:34Z">
          <w:r>
            <w:rPr>
              <w:rFonts w:ascii="Fb Fontext" w:hAnsi="Fb Fontext"/>
              <w:rtl/>
            </w:rPr>
            <w:delText xml:space="preserve">ב</w:delText>
          </w:r>
          <w:r w:rsidRPr="006F178A">
            <w:rPr>
              <w:rFonts w:ascii="Fb Fontext" w:hAnsi="Fb Fontext"/>
              <w:rtl/>
            </w:rPr>
            <w:delText xml:space="preserve">יעור</w:delText>
          </w:r>
        </w:del>
      </w:ins>
      <w:del w:id="95516" w:author="מנוע מכני" w:date="2026-10-11T12:04:39Z">
        <w:r w:rsidRPr="006F178A">
          <w:rPr>
            <w:rFonts w:ascii="Fb Fontext" w:hAnsi="Fb Fontext"/>
            <w:rtl/>
          </w:rPr>
          <w:delText xml:space="preserve">לא שנו אלא ש</w:delText>
        </w:r>
      </w:del>
      <w:r w:rsidRPr="006F178A">
        <w:rPr>
          <w:rFonts w:ascii="Fb Fontext" w:hAnsi="Fb Fontext"/>
          <w:rtl/>
        </w:rPr>
        <w:t xml:space="preserve"> להפשיר, אבל שיעור לצרף - אסור.</w:t>
      </w:r>
    </w:p>
    <w:p>
      <w:pPr>
        <w:pStyle w:val="38"/>
        <w:rPr>
          <w:ins w:id="97425" w:author="מנוע מכני" w:date="2026-10-11T12:04:39Z"/>
        </w:rPr>
      </w:pPr>
      <w:del w:id="97424" w:author="מנוע מכני" w:date="2026-10-11T12:04:39Z">
        <w:r w:rsidRPr="006F178A">
          <w:delText xml:space="preserve">•</w:delText>
        </w:r>
      </w:del>
      <w:r w:rsidRPr="006F178A">
        <w:t xml:space="preserve"> </w:t>
      </w:r>
      <w:r w:rsidRPr="006F178A">
        <w:t xml:space="preserve">ושמואל:</w:t>
      </w:r>
    </w:p>
    <w:p w:rsidR="00E9703F" w:rsidRPr="006F178A" w:rsidRDefault="00E9703F" w:rsidP="00E9703F">
      <w:pPr>
        <w:rPr>
          <w:rtl/>
        </w:rPr>
      </w:pPr>
      <w:del w:id="97426" w:author="מנוע מכני" w:date="2026-10-11T12:04:39Z">
        <w:r w:rsidRPr="006F178A">
          <w:rPr>
            <w:rtl/>
          </w:rPr>
          <w:delText xml:space="preserve"> </w:delText>
        </w:r>
      </w:del>
      <w:ins w:id="90311" w:author="מנוע מכני" w:date="2026-10-11T12:04:39Z">
        <w:r>
          <w:rPr>
            <w:rtl/>
          </w:rPr>
          <w:t xml:space="preserve">אפי'</w:t>
        </w:r>
      </w:ins>
      <w:del w:id="90312" w:author="מנוע מכני" w:date="2026-10-11T12:04:39Z">
        <w:r w:rsidRPr="006F178A">
          <w:rPr>
            <w:rtl/>
          </w:rPr>
          <w:delText xml:space="preserve">אפילו</w:delText>
        </w:r>
      </w:del>
      <w:r w:rsidRPr="006F178A">
        <w:rPr>
          <w:rtl/>
        </w:rPr>
        <w:t xml:space="preserve"> שיעור לצרף מותר.</w:t>
      </w:r>
    </w:p>
    <w:p w:rsidR="00E9703F" w:rsidRPr="009757B9" w:rsidRDefault="00E9703F" w:rsidP="00E9703F">
      <w:pPr>
        <w:pStyle w:val="afff3"/>
        <w:framePr w:wrap="around" w:x="12088" w:y="72"/>
        <w:spacing w:line="276" w:lineRule="auto"/>
        <w:rPr>
          <w:sz w:val="20"/>
          <w:szCs w:val="18"/>
          <w:rtl/>
        </w:rPr>
      </w:pPr>
      <w:r w:rsidRPr="009757B9">
        <w:rPr>
          <w:rFonts w:hint="cs"/>
          <w:sz w:val="20"/>
          <w:szCs w:val="18"/>
          <w:rtl/>
        </w:rPr>
        <w:t>מב.</w:t>
      </w:r>
    </w:p>
    <w:p w:rsidR="00E9703F" w:rsidRPr="006F178A" w:rsidRDefault="00E9703F" w:rsidP="00E9703F">
      <w:pPr>
        <w:rPr>
          <w:rtl/>
        </w:rPr>
      </w:pPr>
      <w:r w:rsidRPr="006F178A">
        <w:rPr>
          <w:rStyle w:val="2fb"/>
          <w:rFonts w:ascii="Fb Fontext" w:hAnsi="Fb Fontext"/>
          <w:rtl/>
        </w:rPr>
        <w:t xml:space="preserve">שמואל</w:t>
      </w:r>
      <w:r w:rsidRPr="006F178A">
        <w:rPr>
          <w:rFonts w:ascii="Fb Fontext" w:hAnsi="Fb Fontext"/>
          <w:rtl/>
        </w:rPr>
        <w:t xml:space="preserve"> </w:t>
      </w:r>
      <w:ins w:id="95149" w:author="מנוע מכני" w:date="2026-10-11T12:04:39Z">
        <w:r>
          <w:rPr>
            <w:rFonts w:ascii="Fb Fontext" w:hAnsi="Fb Fontext"/>
            <w:rtl/>
          </w:rPr>
          <w:t xml:space="preserve">סבר</w:t>
        </w:r>
      </w:ins>
      <w:del w:id="95150" w:author="מנוע מכני" w:date="2026-10-11T12:04:39Z">
        <w:r w:rsidRPr="006F178A">
          <w:rPr>
            <w:rFonts w:ascii="Fb Fontext" w:hAnsi="Fb Fontext"/>
            <w:rtl/>
          </w:rPr>
          <w:delText xml:space="preserve">ס"ל</w:delText>
        </w:r>
      </w:del>
      <w:r w:rsidRPr="006F178A">
        <w:rPr>
          <w:rFonts w:ascii="Fb Fontext" w:hAnsi="Fb Fontext"/>
          <w:rtl/>
        </w:rPr>
        <w:t xml:space="preserve"> </w:t>
      </w:r>
      <w:r w:rsidRPr="006F178A">
        <w:rPr>
          <w:rStyle w:val="2fb"/>
          <w:rFonts w:ascii="Fb Fontext" w:hAnsi="Fb Fontext"/>
          <w:rtl/>
        </w:rPr>
        <w:t xml:space="preserve">כר"ש</w:t>
      </w:r>
      <w:r w:rsidRPr="006F178A">
        <w:rPr>
          <w:rFonts w:ascii="Fb Fontext" w:hAnsi="Fb Fontext"/>
          <w:rtl/>
        </w:rPr>
        <w:t xml:space="preserve"> </w:t>
      </w:r>
      <w:ins w:id="95743" w:author="קלוד" w:date="2026-10-11T13:11:34Z">
        <w:r>
          <w:rPr>
            <w:rFonts w:ascii="Fb Fontext" w:hAnsi="Fb Fontext"/>
            <w:rtl/>
          </w:rPr>
          <w:t xml:space="preserve">בדשא"מ,</w:t>
        </w:r>
      </w:ins>
      <w:del w:id="95744" w:author="קלוד" w:date="2026-10-11T13:11:34Z">
        <w:r w:rsidRPr="006F178A">
          <w:rPr>
            <w:rFonts w:ascii="Fb Fontext" w:hAnsi="Fb Fontext"/>
            <w:rtl/>
          </w:rPr>
          <w:delText xml:space="preserve">בדשא"מ</w:delText>
        </w:r>
      </w:del>
      <w:r w:rsidRPr="006F178A">
        <w:rPr>
          <w:rFonts w:ascii="Fb Fontext" w:hAnsi="Fb Fontext"/>
          <w:rtl/>
        </w:rPr>
        <w:t xml:space="preserve"> </w:t>
      </w:r>
      <w:ins w:id="95741" w:author="קלוד" w:date="2026-10-11T13:11:34Z">
        <w:r>
          <w:rPr>
            <w:rFonts w:ascii="Fb Fontext" w:hAnsi="Fb Fontext"/>
            <w:rtl/>
          </w:rPr>
          <w:t xml:space="preserve">שמותר.</w:t>
        </w:r>
      </w:ins>
      <w:del w:id="95742" w:author="קלוד" w:date="2026-10-11T13:11:34Z">
        <w:r w:rsidRPr="006F178A">
          <w:rPr>
            <w:rFonts w:ascii="Fb Fontext" w:hAnsi="Fb Fontext"/>
            <w:rtl/>
          </w:rPr>
          <w:delText xml:space="preserve">דמותר.</w:delText>
        </w:r>
      </w:del>
    </w:p>
    <w:p w:rsidR="00E9703F" w:rsidRPr="006F178A" w:rsidRDefault="00E9703F" w:rsidP="00E9703F">
      <w:pPr>
        <w:rPr>
          <w:rtl/>
        </w:rPr>
      </w:pPr>
      <w:r w:rsidRPr="006F178A">
        <w:rPr>
          <w:rtl/>
        </w:rPr>
        <w:t xml:space="preserve">אבל </w:t>
      </w:r>
      <w:ins w:id="95749" w:author="קלוד" w:date="2026-10-11T13:11:34Z">
        <w:r>
          <w:rPr>
            <w:rtl/>
          </w:rPr>
          <w:t xml:space="preserve">מה</w:t>
        </w:r>
      </w:ins>
      <w:del w:id="95750" w:author="קלוד" w:date="2026-10-11T13:11:34Z">
        <w:r w:rsidRPr="006F178A">
          <w:rPr>
            <w:rtl/>
          </w:rPr>
          <w:delText xml:space="preserve">הך</w:delText>
        </w:r>
      </w:del>
      <w:r w:rsidRPr="006F178A">
        <w:rPr>
          <w:rtl/>
        </w:rPr>
        <w:t xml:space="preserve"> </w:t>
      </w:r>
      <w:ins w:id="95747" w:author="קלוד" w:date="2026-10-11T13:11:34Z">
        <w:r>
          <w:rPr>
            <w:rtl/>
          </w:rPr>
          <w:t xml:space="preserve">שאמר: מכבין</w:t>
        </w:r>
      </w:ins>
      <w:del w:id="95748" w:author="קלוד" w:date="2026-10-11T13:11:34Z">
        <w:r w:rsidRPr="006F178A">
          <w:rPr>
            <w:rtl/>
          </w:rPr>
          <w:delText xml:space="preserve">דמכבין</w:delText>
        </w:r>
      </w:del>
      <w:r w:rsidRPr="006F178A">
        <w:rPr>
          <w:rtl/>
        </w:rPr>
        <w:t xml:space="preserve"> גחלת של מתכת </w:t>
      </w:r>
      <w:r w:rsidRPr="006F178A">
        <w:rPr>
          <w:rtl/>
        </w:rPr>
        <w:t xml:space="preserve">ברה"ר</w:t>
      </w:r>
      <w:r w:rsidRPr="006F178A">
        <w:rPr>
          <w:rtl/>
        </w:rPr>
        <w:t xml:space="preserve"> [דרבנן] שלא יזוקו בה </w:t>
      </w:r>
      <w:ins w:id="95745" w:author="קלוד" w:date="2026-10-11T13:11:34Z">
        <w:r>
          <w:rPr>
            <w:rtl/>
          </w:rPr>
          <w:t xml:space="preserve">רבים,</w:t>
        </w:r>
      </w:ins>
      <w:del w:id="95746" w:author="קלוד" w:date="2026-10-11T13:11:34Z">
        <w:r w:rsidRPr="006F178A">
          <w:rPr>
            <w:rtl/>
          </w:rPr>
          <w:delText xml:space="preserve">רבים.</w:delText>
        </w:r>
      </w:del>
    </w:p>
    <w:p w:rsidR="00E9703F" w:rsidRPr="006F178A" w:rsidRDefault="00E9703F" w:rsidP="00E9703F">
      <w:pPr>
        <w:rPr>
          <w:rtl/>
        </w:rPr>
      </w:pPr>
      <w:r w:rsidRPr="006F178A">
        <w:rPr>
          <w:rFonts w:ascii="Fb Fontext" w:hAnsi="Fb Fontext"/>
          <w:sz w:val="20"/>
          <w:rtl/>
        </w:rPr>
        <w:t xml:space="preserve">ולא גחלת של עץ [דאורייתא] </w:t>
      </w:r>
      <w:ins w:id="95757" w:author="קלוד" w:date="2026-10-11T13:11:34Z">
        <w:r>
          <w:rPr>
            <w:rFonts w:ascii="Fb Fontext" w:hAnsi="Fb Fontext" w:hint="cs"/>
            <w:sz w:val="20"/>
            <w:rtl/>
          </w:rPr>
          <w:t xml:space="preserve">-</w:t>
        </w:r>
      </w:ins>
      <w:del w:id="95758" w:author="קלוד" w:date="2026-10-11T13:11:34Z">
        <w:r w:rsidRPr="006F178A">
          <w:rPr>
            <w:rFonts w:ascii="Fb Fontext" w:hAnsi="Fb Fontext" w:hint="cs"/>
            <w:sz w:val="20"/>
            <w:rtl/>
          </w:rPr>
          <w:delText xml:space="preserve">ואע"ג</w:delText>
        </w:r>
      </w:del>
      <w:r w:rsidRPr="006F178A">
        <w:rPr>
          <w:rFonts w:ascii="Fb Fontext" w:hAnsi="Fb Fontext" w:hint="cs"/>
          <w:sz w:val="20"/>
          <w:rtl/>
        </w:rPr>
        <w:t xml:space="preserve"> </w:t>
      </w:r>
      <w:ins w:id="90205" w:author="Claude - סמנטי" w:date="2026-10-11T12:28:21Z">
        <w:ins w:id="95755" w:author="קלוד" w:date="2026-10-11T13:11:34Z">
          <w:r>
            <w:rPr>
              <w:rFonts w:ascii="Fb Fontext" w:hAnsi="Fb Fontext"/>
              <w:sz w:val="20"/>
              <w:rtl/>
            </w:rPr>
            <w:t xml:space="preserve">אף שהיא</w:t>
          </w:r>
        </w:ins>
        <w:del w:id="95756" w:author="קלוד" w:date="2026-10-11T13:11:34Z">
          <w:r>
            <w:rPr>
              <w:rFonts w:ascii="Fb Fontext" w:hAnsi="Fb Fontext"/>
              <w:sz w:val="20"/>
              <w:rtl/>
            </w:rPr>
            <w:delText xml:space="preserve">שהוא</w:delText>
          </w:r>
        </w:del>
      </w:ins>
      <w:del w:id="90206" w:author="Claude - סמנטי" w:date="2026-10-11T12:28:21Z">
        <w:r w:rsidRPr="006F178A">
          <w:rPr>
            <w:rFonts w:ascii="Fb Fontext" w:hAnsi="Fb Fontext"/>
            <w:sz w:val="20"/>
            <w:rtl/>
          </w:rPr>
          <w:delText xml:space="preserve">דהוי</w:delText>
        </w:r>
      </w:del>
      <w:r w:rsidRPr="006F178A">
        <w:rPr>
          <w:rFonts w:ascii="Fb Fontext" w:hAnsi="Fb Fontext"/>
          <w:sz w:val="20"/>
          <w:rtl/>
        </w:rPr>
        <w:t xml:space="preserve"> מלאכה שאין צריכה </w:t>
      </w:r>
      <w:ins w:id="95753" w:author="קלוד" w:date="2026-10-11T13:11:34Z">
        <w:r>
          <w:rPr>
            <w:rFonts w:ascii="Fb Fontext" w:hAnsi="Fb Fontext"/>
            <w:sz w:val="20"/>
            <w:rtl/>
          </w:rPr>
          <w:t xml:space="preserve">לגופה,</w:t>
        </w:r>
      </w:ins>
      <w:del w:id="95754" w:author="קלוד" w:date="2026-10-11T13:11:34Z">
        <w:r w:rsidRPr="006F178A">
          <w:rPr>
            <w:rFonts w:ascii="Fb Fontext" w:hAnsi="Fb Fontext"/>
            <w:sz w:val="20"/>
            <w:rtl/>
          </w:rPr>
          <w:delText xml:space="preserve">לגופה</w:delText>
        </w:r>
      </w:del>
      <w:r w:rsidRPr="006F178A">
        <w:rPr>
          <w:rFonts w:ascii="Fb Fontext" w:hAnsi="Fb Fontext"/>
          <w:sz w:val="20"/>
          <w:rtl/>
        </w:rPr>
        <w:t xml:space="preserve"> בזה </w:t>
      </w:r>
      <w:ins w:id="95151" w:author="מנוע מכני" w:date="2026-10-11T12:04:39Z">
        <w:r>
          <w:rPr>
            <w:rFonts w:ascii="Fb Fontext" w:hAnsi="Fb Fontext"/>
            <w:sz w:val="20"/>
            <w:rtl/>
          </w:rPr>
          <w:t xml:space="preserve">סבר</w:t>
        </w:r>
      </w:ins>
      <w:del w:id="95152" w:author="מנוע מכני" w:date="2026-10-11T12:04:39Z">
        <w:r w:rsidRPr="006F178A">
          <w:rPr>
            <w:rFonts w:ascii="Fb Fontext" w:hAnsi="Fb Fontext"/>
            <w:sz w:val="20"/>
            <w:rtl/>
          </w:rPr>
          <w:delText xml:space="preserve">ס"ל</w:delText>
        </w:r>
      </w:del>
      <w:r w:rsidRPr="006F178A">
        <w:rPr>
          <w:rFonts w:ascii="Fb Fontext" w:hAnsi="Fb Fontext"/>
          <w:sz w:val="20"/>
          <w:rtl/>
        </w:rPr>
        <w:t xml:space="preserve"> </w:t>
      </w:r>
      <w:r w:rsidRPr="006F178A">
        <w:rPr>
          <w:rStyle w:val="2fb"/>
          <w:rFonts w:ascii="Fb Fontext" w:hAnsi="Fb Fontext"/>
          <w:sz w:val="20"/>
          <w:rtl/>
        </w:rPr>
        <w:t xml:space="preserve">כר"י</w:t>
      </w:r>
      <w:r w:rsidRPr="006F178A">
        <w:rPr>
          <w:rFonts w:ascii="Fb Fontext" w:hAnsi="Fb Fontext"/>
          <w:sz w:val="20"/>
          <w:rtl/>
        </w:rPr>
        <w:t xml:space="preserve"> </w:t>
      </w:r>
      <w:ins w:id="95751" w:author="קלוד" w:date="2026-10-11T13:11:34Z">
        <w:r>
          <w:rPr>
            <w:rFonts w:ascii="Fb Fontext" w:hAnsi="Fb Fontext"/>
            <w:sz w:val="20"/>
            <w:rtl/>
          </w:rPr>
          <w:t xml:space="preserve">שאסור.</w:t>
        </w:r>
      </w:ins>
      <w:del w:id="95752" w:author="קלוד" w:date="2026-10-11T13:11:34Z">
        <w:r w:rsidRPr="006F178A">
          <w:rPr>
            <w:rFonts w:ascii="Fb Fontext" w:hAnsi="Fb Fontext"/>
            <w:sz w:val="20"/>
            <w:rtl/>
          </w:rPr>
          <w:delText xml:space="preserve">דאסור.</w:delText>
        </w:r>
      </w:del>
    </w:p>
    <w:p>
      <w:pPr>
        <w:pStyle w:val="38"/>
        <w:rPr>
          <w:ins w:id="97427" w:author="מנוע מכני" w:date="2026-10-11T12:04:39Z"/>
        </w:rPr>
      </w:pPr>
      <w:ins w:id="95759" w:author="קלוד" w:date="2026-10-11T13:11:34Z">
        <w:r>
          <w:t xml:space="preserve">ועל זה</w:t>
        </w:r>
      </w:ins>
      <w:del w:id="95760" w:author="קלוד" w:date="2026-10-11T13:11:34Z">
        <w:r w:rsidRPr="006F178A">
          <w:delText xml:space="preserve">ואהך</w:delText>
        </w:r>
      </w:del>
      <w:r w:rsidRPr="006F178A">
        <w:t xml:space="preserve"> </w:t>
      </w:r>
      <w:r w:rsidRPr="006F178A">
        <w:t xml:space="preserve">אמר</w:t>
      </w:r>
      <w:r w:rsidRPr="006F178A">
        <w:t xml:space="preserve"> רבינא:</w:t>
      </w:r>
    </w:p>
    <w:p w:rsidR="00E9703F" w:rsidRDefault="00E9703F" w:rsidP="00E9703F">
      <w:pPr>
        <w:rPr>
          <w:rFonts w:ascii="Fb Fontext" w:hAnsi="Fb Fontext"/>
          <w:rtl/>
        </w:rPr>
      </w:pPr>
      <w:del w:id="97428" w:author="מנוע מכני" w:date="2026-10-11T12:04:39Z">
        <w:r w:rsidRPr="006F178A">
          <w:rPr>
            <w:rFonts w:ascii="Fb Fontext" w:hAnsi="Fb Fontext"/>
            <w:rtl/>
          </w:rPr>
          <w:delText xml:space="preserve"> </w:delText>
        </w:r>
      </w:del>
      <w:r w:rsidRPr="006F178A">
        <w:rPr>
          <w:rFonts w:ascii="Fb Fontext" w:hAnsi="Fb Fontext"/>
          <w:rtl/>
        </w:rPr>
        <w:t xml:space="preserve">הלכך קוץ ברשות הרבים [מלשאצל"ג] מוליכו פחות פחות מד' אמות,</w:t>
      </w:r>
    </w:p>
    <w:p w:rsidR="00E9703F" w:rsidRPr="006F178A" w:rsidRDefault="00E9703F" w:rsidP="00E9703F">
      <w:pPr>
        <w:rPr>
          <w:rtl/>
        </w:rPr>
      </w:pPr>
      <w:r w:rsidRPr="006F178A">
        <w:rPr>
          <w:rFonts w:ascii="Fb Fontext" w:hAnsi="Fb Fontext"/>
          <w:rtl/>
        </w:rPr>
        <w:t xml:space="preserve">ובכרמלית </w:t>
      </w:r>
      <w:ins w:id="90313" w:author="מנוע מכני" w:date="2026-10-11T12:04:39Z">
        <w:r>
          <w:rPr>
            <w:rFonts w:ascii="Fb Fontext" w:hAnsi="Fb Fontext"/>
            <w:rtl/>
          </w:rPr>
          <w:t xml:space="preserve">אפי'</w:t>
        </w:r>
      </w:ins>
      <w:del w:id="90314" w:author="מנוע מכני" w:date="2026-10-11T12:04:39Z">
        <w:r w:rsidRPr="006F178A">
          <w:rPr>
            <w:rFonts w:ascii="Fb Fontext" w:hAnsi="Fb Fontext"/>
            <w:rtl/>
          </w:rPr>
          <w:delText xml:space="preserve">אפילו</w:delText>
        </w:r>
      </w:del>
      <w:r w:rsidRPr="006F178A">
        <w:rPr>
          <w:rFonts w:ascii="Fb Fontext" w:hAnsi="Fb Fontext"/>
          <w:rtl/>
        </w:rPr>
        <w:t xml:space="preserve"> </w:t>
      </w:r>
      <w:ins w:id="91107" w:author="מנוע מכני" w:date="2026-10-11T12:04:39Z">
        <w:r>
          <w:rPr>
            <w:rFonts w:ascii="Fb Fontext" w:hAnsi="Fb Fontext"/>
            <w:rtl/>
          </w:rPr>
          <w:t xml:space="preserve">הרבה</w:t>
        </w:r>
      </w:ins>
      <w:del w:id="91108" w:author="מנוע מכני" w:date="2026-10-11T12:04:39Z">
        <w:r w:rsidRPr="006F178A">
          <w:rPr>
            <w:rFonts w:ascii="Fb Fontext" w:hAnsi="Fb Fontext"/>
            <w:rtl/>
          </w:rPr>
          <w:delText xml:space="preserve">טובא</w:delText>
        </w:r>
      </w:del>
      <w:r w:rsidRPr="006F178A">
        <w:rPr>
          <w:rFonts w:ascii="Fb Fontext" w:hAnsi="Fb Fontext"/>
          <w:rtl/>
        </w:rPr>
        <w:t xml:space="preserve">.</w:t>
      </w:r>
    </w:p>
    <w:p w:rsidR="00E9703F" w:rsidRDefault="00E9703F" w:rsidP="00E9703F">
      <w:pPr>
        <w:pStyle w:val="affffd"/>
        <w:spacing w:after="0"/>
        <w:rPr>
          <w:del w:id="90039" w:author="מנוע עיצוב" w:date="2026-10-11T12:09:26Z"/>
          <w:rFonts w:ascii="MS Mincho" w:hAnsi="MS Mincho"/>
          <w:bCs w:val="0"/>
          <w:rtl/>
        </w:rPr>
      </w:pPr>
      <w:del w:id="90038"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86" w:author="קלוד" w:date="2026-10-11T09:07:15Z">
          <w:pPr>
            <w:pStyle w:val="affff1"/>
            <w:rPr>
              <w:rStyle w:val="afffe"/>
              <w:b w:val="0"/>
              <w:bCs/>
              <w:rtl/>
            </w:rPr>
          </w:pPr>
        </w:pPrChange>
      </w:pPr>
      <w:ins w:id="9818" w:author="מספור קטעי משנה" w:date="2026-10-11T09:35:03Z">
        <w:r>
          <w:rPr>
            <w:rStyle w:val="MisparKeta"/>
          </w:rPr>
          <w:t xml:space="preserve">ב. </w:t>
        </w:r>
      </w:ins>
      <w:r w:rsidRPr="00146180">
        <w:rPr>
          <w:rStyle w:val="afffe"/>
          <w:b w:val="0"/>
          <w:rtl/>
        </w:rPr>
        <w:t xml:space="preserve">אבל נותן </w:t>
      </w:r>
      <w:r w:rsidRPr="00146180">
        <w:rPr>
          <w:rStyle w:val="afffe"/>
          <w:rFonts w:hint="cs"/>
          <w:b w:val="0"/>
          <w:rtl/>
        </w:rPr>
        <w:t>הוא לתוכו מים מרובין כדי להפשירן</w:t>
      </w:r>
      <w:r w:rsidRPr="00146180">
        <w:rPr>
          <w:rStyle w:val="afffe"/>
          <w:b w:val="0"/>
          <w:rtl/>
        </w:rPr>
        <w:t>.</w:t>
      </w:r>
    </w:p>
    <w:p>
      <w:pPr>
        <w:pStyle w:val="38"/>
        <w:rPr>
          <w:ins w:id="97430" w:author="מנוע מכני" w:date="2026-10-11T12:04:39Z"/>
        </w:rPr>
      </w:pPr>
      <w:del w:id="97429" w:author="מנוע מכני" w:date="2026-10-11T12:04:39Z">
        <w:r w:rsidRPr="006F178A">
          <w:delText xml:space="preserve">•</w:delText>
        </w:r>
      </w:del>
      <w:r w:rsidRPr="006F178A">
        <w:t xml:space="preserve"> ת"ר</w:t>
      </w:r>
      <w:r w:rsidRPr="006F178A">
        <w:t>:</w:t>
      </w:r>
    </w:p>
    <w:p w:rsidR="00E9703F" w:rsidRPr="006F178A" w:rsidRDefault="00E9703F" w:rsidP="00E9703F">
      <w:pPr>
        <w:rPr>
          <w:rtl/>
        </w:rPr>
      </w:pPr>
      <w:del w:id="97431" w:author="מנוע מכני" w:date="2026-10-11T12:04:39Z">
        <w:r w:rsidRPr="006F178A">
          <w:rPr>
            <w:rFonts w:ascii="Fb Fontext" w:hAnsi="Fb Fontext"/>
            <w:rtl/>
          </w:rPr>
          <w:delText xml:space="preserve"> </w:delText>
        </w:r>
      </w:del>
      <w:r w:rsidRPr="006F178A">
        <w:rPr>
          <w:rStyle w:val="2fb"/>
          <w:rFonts w:ascii="Fb Fontext" w:hAnsi="Fb Fontext"/>
          <w:rtl/>
        </w:rPr>
        <w:t xml:space="preserve">ת"ק</w:t>
      </w:r>
      <w:r w:rsidRPr="006F178A">
        <w:rPr>
          <w:rFonts w:ascii="Fb Fontext" w:hAnsi="Fb Fontext"/>
          <w:rtl/>
        </w:rPr>
        <w:t xml:space="preserve"> - לב"ש נותן אדם חמין לתוך הצונן, ולא הצונן לתוך החמין.</w:t>
      </w:r>
    </w:p>
    <w:p w:rsidR="00E9703F" w:rsidRPr="006F178A" w:rsidRDefault="00E9703F" w:rsidP="00E9703F">
      <w:pPr>
        <w:rPr>
          <w:rtl/>
        </w:rPr>
      </w:pPr>
      <w:del w:id="90113" w:author="מנוע מכני" w:date="2026-10-11T12:04:39Z">
        <w:r w:rsidRPr="006F178A">
          <w:rPr>
            <w:rtl/>
          </w:rPr>
          <w:lastRenderedPageBreak/>
          <w:tab/>
          <w:delText xml:space="preserve"> </w:delText>
        </w:r>
      </w:del>
      <w:r w:rsidRPr="006F178A">
        <w:rPr>
          <w:rtl/>
        </w:rPr>
        <w:lastRenderedPageBreak/>
        <w:tab/>
        <w:t xml:space="preserve">ולב"ה בין חמין לתוך הצונן, ובין צונן לתוך החמין מותר.</w:t>
      </w:r>
    </w:p>
    <w:p w:rsidR="00E9703F" w:rsidRPr="006F178A" w:rsidRDefault="00E9703F" w:rsidP="00E9703F">
      <w:pPr>
        <w:rPr>
          <w:rtl/>
        </w:rPr>
      </w:pPr>
      <w:del w:id="90114" w:author="מנוע מכני" w:date="2026-10-11T12:04:39Z">
        <w:r w:rsidRPr="006F178A">
          <w:rPr>
            <w:rtl/>
          </w:rPr>
          <w:tab/>
          <w:delText xml:space="preserve"> </w:delText>
        </w:r>
      </w:del>
      <w:r w:rsidRPr="006F178A">
        <w:rPr>
          <w:rtl/>
        </w:rPr>
        <w:tab/>
        <w:t xml:space="preserve">בד"א</w:t>
      </w:r>
      <w:r w:rsidRPr="006F178A">
        <w:rPr>
          <w:rtl/>
        </w:rPr>
        <w:tab/>
        <w:t xml:space="preserve"> - בכוס, אבל באמבטי - חמין לתוך הצונן</w:t>
      </w:r>
      <w:r w:rsidRPr="006F178A">
        <w:rPr>
          <w:rFonts w:hint="cs"/>
          <w:rtl/>
        </w:rPr>
        <w:t>,</w:t>
      </w:r>
      <w:r w:rsidRPr="006F178A">
        <w:rPr>
          <w:rtl/>
        </w:rPr>
        <w:t xml:space="preserve"> ולא צונן לתוך החמין.</w:t>
      </w:r>
    </w:p>
    <w:p w:rsidR="00E9703F" w:rsidRPr="006F178A" w:rsidRDefault="00E9703F" w:rsidP="00E9703F">
      <w:pPr>
        <w:rPr>
          <w:rtl/>
        </w:rPr>
      </w:pPr>
      <w:ins w:id="90315" w:author="מנוע מכני" w:date="2026-10-11T12:04:39Z">
        <w:r>
          <w:rPr>
            <w:rStyle w:val="2fb"/>
            <w:rFonts w:ascii="Fb Fontext" w:hAnsi="Fb Fontext"/>
            <w:sz w:val="20"/>
            <w:rtl/>
          </w:rPr>
          <w:t xml:space="preserve">ור"ש</w:t>
        </w:r>
      </w:ins>
      <w:del w:id="90316" w:author="מנוע מכני" w:date="2026-10-11T12:04:39Z">
        <w:r w:rsidRPr="006F178A">
          <w:rPr>
            <w:rFonts w:ascii="Fb Fontext" w:hAnsi="Fb Fontext"/>
            <w:sz w:val="20"/>
            <w:rtl/>
          </w:rPr>
          <w:delText xml:space="preserve">ורבי שמעון</w:delText>
        </w:r>
      </w:del>
      <w:r w:rsidRPr="006F178A">
        <w:rPr>
          <w:rFonts w:ascii="Fb Fontext" w:hAnsi="Fb Fontext"/>
          <w:sz w:val="20"/>
          <w:rtl/>
        </w:rPr>
        <w:t xml:space="preserve"> בן מנסיא [למסקנא] </w:t>
      </w:r>
      <w:ins w:id="95153" w:author="מנוע מכני" w:date="2026-10-11T12:04:39Z">
        <w:r>
          <w:rPr>
            <w:rFonts w:ascii="Fb Fontext" w:hAnsi="Fb Fontext"/>
            <w:sz w:val="20"/>
            <w:rtl/>
          </w:rPr>
          <w:t xml:space="preserve">סבר</w:t>
        </w:r>
      </w:ins>
      <w:del w:id="95154" w:author="מנוע מכני" w:date="2026-10-11T12:04:39Z">
        <w:r w:rsidRPr="006F178A">
          <w:rPr>
            <w:rFonts w:ascii="Fb Fontext" w:hAnsi="Fb Fontext"/>
            <w:sz w:val="20"/>
            <w:rtl/>
          </w:rPr>
          <w:delText xml:space="preserve">ס"ל</w:delText>
        </w:r>
      </w:del>
      <w:r w:rsidRPr="006F178A">
        <w:rPr>
          <w:rFonts w:ascii="Fb Fontext" w:hAnsi="Fb Fontext"/>
          <w:sz w:val="20"/>
          <w:rtl/>
        </w:rPr>
        <w:t xml:space="preserve"> דאין </w:t>
      </w:r>
      <w:ins w:id="90207" w:author="Claude - סמנטי" w:date="2026-10-11T12:28:21Z">
        <w:r>
          <w:rPr>
            <w:rFonts w:ascii="Fb Fontext" w:hAnsi="Fb Fontext"/>
            <w:sz w:val="20"/>
            <w:rtl/>
          </w:rPr>
          <w:t xml:space="preserve">מחלוקת</w:t>
        </w:r>
      </w:ins>
      <w:del w:id="90208" w:author="Claude - סמנטי" w:date="2026-10-11T12:28:21Z">
        <w:r w:rsidRPr="006F178A">
          <w:rPr>
            <w:rFonts w:ascii="Fb Fontext" w:hAnsi="Fb Fontext"/>
            <w:sz w:val="20"/>
            <w:rtl/>
          </w:rPr>
          <w:delText xml:space="preserve">פלוגתא</w:delText>
        </w:r>
      </w:del>
      <w:r w:rsidRPr="006F178A">
        <w:rPr>
          <w:rFonts w:ascii="Fb Fontext" w:hAnsi="Fb Fontext"/>
          <w:sz w:val="20"/>
          <w:rtl/>
        </w:rPr>
        <w:t xml:space="preserve"> בין </w:t>
      </w:r>
      <w:r w:rsidRPr="006F178A">
        <w:rPr>
          <w:rFonts w:ascii="Fb Fontext" w:hAnsi="Fb Fontext"/>
          <w:sz w:val="20"/>
          <w:rtl/>
        </w:rPr>
        <w:t xml:space="preserve">ב"ש</w:t>
      </w:r>
      <w:r w:rsidRPr="006F178A">
        <w:rPr>
          <w:rFonts w:ascii="Fb Fontext" w:hAnsi="Fb Fontext"/>
          <w:sz w:val="20"/>
          <w:rtl/>
        </w:rPr>
        <w:t xml:space="preserve"> </w:t>
      </w:r>
      <w:r w:rsidRPr="006F178A">
        <w:rPr>
          <w:rFonts w:ascii="Fb Fontext" w:hAnsi="Fb Fontext"/>
          <w:sz w:val="20"/>
          <w:rtl/>
        </w:rPr>
        <w:t xml:space="preserve">וב"ה</w:t>
      </w:r>
      <w:r w:rsidRPr="006F178A">
        <w:rPr>
          <w:rFonts w:ascii="Fb Fontext" w:hAnsi="Fb Fontext"/>
          <w:sz w:val="20"/>
          <w:rtl/>
        </w:rPr>
        <w:t xml:space="preserve"> ו</w:t>
      </w:r>
      <w:r w:rsidRPr="00E6185C">
        <w:rPr>
          <w:rFonts w:ascii="Fb Fontext" w:hAnsi="Fb Fontext"/>
          <w:b/>
          <w:bCs/>
          <w:sz w:val="20"/>
          <w:rtl/>
        </w:rPr>
        <w:t>לכו"ע</w:t>
      </w:r>
      <w:r w:rsidRPr="006F178A">
        <w:rPr>
          <w:rFonts w:ascii="Fb Fontext" w:hAnsi="Fb Fontext"/>
          <w:sz w:val="20"/>
          <w:rtl/>
        </w:rPr>
        <w:t xml:space="preserve"> צונן לחמין אסור.</w:t>
      </w:r>
    </w:p>
    <w:p w:rsidR="00E9703F" w:rsidRPr="006F178A" w:rsidRDefault="00E9703F" w:rsidP="00E9703F">
      <w:pPr>
        <w:rPr>
          <w:rtl/>
        </w:rPr>
      </w:pPr>
      <w:r w:rsidRPr="006F178A">
        <w:rPr>
          <w:rStyle w:val="2fb"/>
          <w:rFonts w:ascii="Fb Fontext" w:hAnsi="Fb Fontext"/>
          <w:rtl/>
        </w:rPr>
        <w:t xml:space="preserve">ר"נ</w:t>
      </w:r>
      <w:r w:rsidRPr="006F178A">
        <w:rPr>
          <w:rFonts w:ascii="Fb Fontext" w:hAnsi="Fb Fontext"/>
          <w:rtl/>
        </w:rPr>
        <w:t xml:space="preserve"> הלכה </w:t>
      </w:r>
      <w:r w:rsidRPr="006F178A">
        <w:rPr>
          <w:rStyle w:val="2fb"/>
          <w:rFonts w:ascii="Fb Fontext" w:hAnsi="Fb Fontext"/>
          <w:rtl/>
        </w:rPr>
        <w:t xml:space="preserve">כרשב"מ</w:t>
      </w:r>
      <w:r w:rsidRPr="006F178A">
        <w:rPr>
          <w:rFonts w:ascii="Fb Fontext" w:hAnsi="Fb Fontext"/>
          <w:rtl/>
        </w:rPr>
        <w:t xml:space="preserve">.</w:t>
      </w:r>
    </w:p>
    <w:p w:rsidR="00E9703F" w:rsidRPr="006F178A" w:rsidRDefault="00E9703F" w:rsidP="00E9703F">
      <w:pPr>
        <w:rPr>
          <w:rtl/>
        </w:rPr>
      </w:pPr>
      <w:r w:rsidRPr="006F178A">
        <w:rPr>
          <w:rStyle w:val="2fb"/>
          <w:rFonts w:ascii="Fb Fontext" w:hAnsi="Fb Fontext"/>
          <w:sz w:val="20"/>
          <w:rtl/>
        </w:rPr>
        <w:t xml:space="preserve">רב יוסף</w:t>
      </w:r>
      <w:r w:rsidRPr="006F178A">
        <w:rPr>
          <w:rFonts w:ascii="Fb Fontext" w:hAnsi="Fb Fontext"/>
          <w:sz w:val="20"/>
          <w:rtl/>
        </w:rPr>
        <w:t xml:space="preserve"> </w:t>
      </w:r>
      <w:ins w:id="95765" w:author="קלוד" w:date="2026-10-11T13:11:34Z">
        <w:r>
          <w:rPr>
            <w:rFonts w:ascii="Fb Fontext" w:hAnsi="Fb Fontext"/>
            <w:sz w:val="20"/>
            <w:rtl/>
          </w:rPr>
          <w:t xml:space="preserve">סבר:</w:t>
        </w:r>
      </w:ins>
      <w:del w:id="95766" w:author="קלוד" w:date="2026-10-11T13:11:34Z">
        <w:r w:rsidRPr="006F178A">
          <w:rPr>
            <w:rFonts w:ascii="Fb Fontext" w:hAnsi="Fb Fontext"/>
            <w:sz w:val="20"/>
            <w:rtl/>
          </w:rPr>
          <w:delText xml:space="preserve">סבר </w:delText>
        </w:r>
        <w:r>
          <w:rPr>
            <w:rFonts w:ascii="Fb Fontext" w:hAnsi="Fb Fontext"/>
            <w:sz w:val="20"/>
            <w:rtl/>
          </w:rPr>
          <w:delText xml:space="preserve">לומר</w:delText>
        </w:r>
      </w:del>
      <w:ins w:id="95953" w:author="מנוע מכני" w:date="2026-10-11T12:04:39Z"/>
      <w:del w:id="95954" w:author="מנוע מכני" w:date="2026-10-11T12:04:39Z">
        <w:r w:rsidRPr="006F178A">
          <w:rPr>
            <w:rFonts w:ascii="Fb Fontext" w:hAnsi="Fb Fontext"/>
            <w:sz w:val="20"/>
            <w:rtl/>
          </w:rPr>
          <w:delText xml:space="preserve">למימר</w:delText>
        </w:r>
      </w:del>
      <w:r w:rsidRPr="006F178A">
        <w:rPr>
          <w:rFonts w:ascii="Fb Fontext" w:hAnsi="Fb Fontext"/>
          <w:sz w:val="20"/>
          <w:rtl/>
        </w:rPr>
        <w:t xml:space="preserve"> ספל הרי הוא כאמבטי. </w:t>
      </w:r>
      <w:r w:rsidRPr="006F178A">
        <w:rPr>
          <w:rStyle w:val="2fb"/>
          <w:rFonts w:ascii="Fb Fontext" w:hAnsi="Fb Fontext"/>
          <w:sz w:val="20"/>
          <w:rtl/>
        </w:rPr>
        <w:t xml:space="preserve">ואביי</w:t>
      </w:r>
      <w:r w:rsidRPr="006F178A">
        <w:rPr>
          <w:rFonts w:ascii="Fb Fontext" w:hAnsi="Fb Fontext"/>
          <w:sz w:val="20"/>
          <w:rtl/>
        </w:rPr>
        <w:t xml:space="preserve"> </w:t>
      </w:r>
      <w:ins w:id="95763" w:author="קלוד" w:date="2026-10-11T13:11:34Z">
        <w:r>
          <w:rPr>
            <w:rFonts w:ascii="Fb Fontext" w:hAnsi="Fb Fontext"/>
            <w:sz w:val="20"/>
            <w:rtl/>
          </w:rPr>
          <w:t xml:space="preserve">א"ל,</w:t>
        </w:r>
      </w:ins>
      <w:del w:id="95764" w:author="קלוד" w:date="2026-10-11T13:11:34Z">
        <w:r w:rsidRPr="006F178A">
          <w:rPr>
            <w:rFonts w:ascii="Fb Fontext" w:hAnsi="Fb Fontext"/>
            <w:sz w:val="20"/>
            <w:rtl/>
          </w:rPr>
          <w:delText xml:space="preserve">א"ל</w:delText>
        </w:r>
      </w:del>
      <w:r w:rsidRPr="006F178A">
        <w:rPr>
          <w:rFonts w:ascii="Fb Fontext" w:hAnsi="Fb Fontext"/>
          <w:sz w:val="20"/>
          <w:rtl/>
        </w:rPr>
        <w:t xml:space="preserve"> </w:t>
      </w:r>
      <w:ins w:id="95761" w:author="קלוד" w:date="2026-10-11T13:11:34Z">
        <w:r>
          <w:rPr>
            <w:rFonts w:ascii="Fb Fontext" w:hAnsi="Fb Fontext"/>
            <w:sz w:val="20"/>
            <w:rtl/>
          </w:rPr>
          <w:t xml:space="preserve">ששנה</w:t>
        </w:r>
      </w:ins>
      <w:del w:id="95762" w:author="קלוד" w:date="2026-10-11T13:11:34Z">
        <w:r w:rsidRPr="006F178A">
          <w:rPr>
            <w:rFonts w:ascii="Fb Fontext" w:hAnsi="Fb Fontext"/>
            <w:sz w:val="20"/>
            <w:rtl/>
          </w:rPr>
          <w:delText xml:space="preserve">דתני</w:delText>
        </w:r>
      </w:del>
      <w:r w:rsidRPr="006F178A">
        <w:rPr>
          <w:rFonts w:ascii="Fb Fontext" w:hAnsi="Fb Fontext"/>
          <w:sz w:val="20"/>
          <w:rtl/>
        </w:rPr>
        <w:t xml:space="preserve"> </w:t>
      </w:r>
      <w:r w:rsidRPr="006F178A">
        <w:rPr>
          <w:rStyle w:val="2fb"/>
          <w:rFonts w:ascii="Fb Fontext" w:hAnsi="Fb Fontext"/>
          <w:sz w:val="20"/>
          <w:rtl/>
        </w:rPr>
        <w:t xml:space="preserve">רבי חייא</w:t>
      </w:r>
      <w:r w:rsidRPr="006F178A">
        <w:rPr>
          <w:rFonts w:ascii="Fb Fontext" w:hAnsi="Fb Fontext"/>
          <w:sz w:val="20"/>
          <w:rtl/>
        </w:rPr>
        <w:t xml:space="preserve">: ספל אינו כאמבטי.</w:t>
      </w:r>
    </w:p>
    <w:p w:rsidR="00E9703F" w:rsidRPr="006F178A" w:rsidRDefault="00E9703F" w:rsidP="00E9703F">
      <w:pPr>
        <w:rPr>
          <w:rtl/>
        </w:rPr>
      </w:pPr>
      <w:r w:rsidRPr="006F178A">
        <w:rPr>
          <w:rStyle w:val="2fb"/>
          <w:rFonts w:ascii="Fb Fontext" w:hAnsi="Fb Fontext"/>
          <w:rtl/>
        </w:rPr>
        <w:t xml:space="preserve">רהבדר"י</w:t>
      </w:r>
      <w:r w:rsidRPr="006F178A">
        <w:rPr>
          <w:rFonts w:ascii="Fb Fontext" w:hAnsi="Fb Fontext"/>
          <w:rtl/>
        </w:rPr>
        <w:t xml:space="preserve"> ראה </w:t>
      </w:r>
      <w:ins w:id="95773" w:author="קלוד" w:date="2026-10-11T13:11:34Z">
        <w:r>
          <w:rPr>
            <w:rStyle w:val="2fb"/>
            <w:rFonts w:ascii="Fb Fontext" w:hAnsi="Fb Fontext"/>
            <w:b/>
            <w:bCs/>
            <w:rtl/>
          </w:rPr>
          <w:t xml:space="preserve">את</w:t>
        </w:r>
      </w:ins>
      <w:del w:id="95774" w:author="קלוד" w:date="2026-10-11T13:11:34Z">
        <w:r w:rsidRPr="002D0727">
          <w:rPr>
            <w:rStyle w:val="2fb"/>
            <w:rFonts w:ascii="Fb Fontext" w:hAnsi="Fb Fontext"/>
            <w:b/>
            <w:bCs/>
            <w:rtl/>
          </w:rPr>
          <w:delText xml:space="preserve">לרבא</w:delText>
        </w:r>
      </w:del>
      <w:r w:rsidRPr="006F178A">
        <w:rPr>
          <w:rFonts w:ascii="Fb Fontext" w:hAnsi="Fb Fontext"/>
          <w:rtl/>
        </w:rPr>
        <w:t xml:space="preserve"> </w:t>
      </w:r>
      <w:ins w:id="95771" w:author="קלוד" w:date="2026-10-11T13:11:34Z">
        <w:r>
          <w:rPr>
            <w:rFonts w:ascii="Fb Fontext" w:hAnsi="Fb Fontext"/>
            <w:rtl/>
          </w:rPr>
          <w:t xml:space="preserve">רבא</w:t>
        </w:r>
      </w:ins>
      <w:del w:id="95772" w:author="קלוד" w:date="2026-10-11T13:11:34Z">
        <w:r w:rsidRPr="006F178A">
          <w:rPr>
            <w:rFonts w:ascii="Fb Fontext" w:hAnsi="Fb Fontext"/>
            <w:rtl/>
          </w:rPr>
          <w:delText xml:space="preserve">דלא</w:delText>
        </w:r>
      </w:del>
      <w:r w:rsidRPr="006F178A">
        <w:rPr>
          <w:rFonts w:ascii="Fb Fontext" w:hAnsi="Fb Fontext"/>
          <w:rtl/>
        </w:rPr>
        <w:t xml:space="preserve"> </w:t>
      </w:r>
      <w:ins w:id="95769" w:author="קלוד" w:date="2026-10-11T13:11:34Z">
        <w:r>
          <w:rPr>
            <w:rFonts w:ascii="Fb Fontext" w:hAnsi="Fb Fontext"/>
            <w:rtl/>
          </w:rPr>
          <w:t xml:space="preserve">שלא</w:t>
        </w:r>
      </w:ins>
      <w:del w:id="95770" w:author="קלוד" w:date="2026-10-11T13:11:34Z">
        <w:r w:rsidRPr="006F178A">
          <w:rPr>
            <w:rFonts w:ascii="Fb Fontext" w:hAnsi="Fb Fontext"/>
            <w:rtl/>
          </w:rPr>
          <w:delText xml:space="preserve">קפיד</w:delText>
        </w:r>
      </w:del>
      <w:r w:rsidRPr="006F178A">
        <w:rPr>
          <w:rFonts w:ascii="Fb Fontext" w:hAnsi="Fb Fontext"/>
          <w:rtl/>
        </w:rPr>
        <w:t xml:space="preserve"> </w:t>
      </w:r>
      <w:ins w:id="95767" w:author="קלוד" w:date="2026-10-11T13:11:34Z">
        <w:r>
          <w:rPr>
            <w:rFonts w:ascii="Fb Fontext" w:hAnsi="Fb Fontext"/>
            <w:rtl/>
          </w:rPr>
          <w:t xml:space="preserve">הקפיד על כלי:</w:t>
        </w:r>
      </w:ins>
      <w:del w:id="95768" w:author="קלוד" w:date="2026-10-11T13:11:34Z">
        <w:r w:rsidRPr="006F178A">
          <w:rPr>
            <w:rFonts w:ascii="Fb Fontext" w:hAnsi="Fb Fontext"/>
            <w:rtl/>
          </w:rPr>
          <w:delText xml:space="preserve">אמנא,</w:delText>
        </w:r>
      </w:del>
      <w:r w:rsidRPr="006F178A">
        <w:rPr>
          <w:rFonts w:ascii="Fb Fontext" w:hAnsi="Fb Fontext"/>
          <w:rtl/>
        </w:rPr>
        <w:t xml:space="preserve"> בכלי שני ועירה </w:t>
      </w:r>
      <w:r>
        <w:rPr>
          <w:rFonts w:ascii="Fb Fontext" w:hAnsi="Fb Fontext"/>
          <w:rtl/>
        </w:rPr>
        <w:t>אפי'</w:t>
      </w:r>
      <w:r w:rsidRPr="006F178A">
        <w:rPr>
          <w:rFonts w:ascii="Fb Fontext" w:hAnsi="Fb Fontext"/>
          <w:rtl/>
        </w:rPr>
        <w:t xml:space="preserve"> צונן לחמין.</w:t>
      </w:r>
    </w:p>
    <w:p>
      <w:pPr>
        <w:pStyle w:val="38"/>
        <w:rPr>
          <w:ins w:id="97432" w:author="מנוע מכני" w:date="2026-10-11T12:04:39Z"/>
        </w:rPr>
      </w:pPr>
      <w:r w:rsidRPr="006F178A">
        <w:t xml:space="preserve">מדתני רבי חייא:</w:t>
      </w:r>
    </w:p>
    <w:p w:rsidR="00E9703F" w:rsidRDefault="00E9703F" w:rsidP="00E9703F">
      <w:pPr>
        <w:rPr>
          <w:rtl/>
        </w:rPr>
      </w:pPr>
      <w:del w:id="97433" w:author="מנוע מכני" w:date="2026-10-11T12:04:39Z">
        <w:r w:rsidRPr="006F178A">
          <w:rPr>
            <w:rtl/>
          </w:rPr>
          <w:delText xml:space="preserve"> </w:delText>
        </w:r>
      </w:del>
      <w:r w:rsidRPr="006F178A">
        <w:rPr>
          <w:rStyle w:val="afffe"/>
          <w:rFonts w:ascii="Fb Fontext" w:hAnsi="Fb Fontext"/>
          <w:rtl/>
        </w:rPr>
        <w:t>נותן</w:t>
      </w:r>
      <w:r w:rsidRPr="006F178A">
        <w:rPr>
          <w:rtl/>
        </w:rPr>
        <w:t xml:space="preserve"> אדם קיתון של מים לתוך ספל של מים, בין חמין לתוך צונן ובין צונן לתוך חמין. [ו</w:t>
      </w:r>
      <w:r w:rsidRPr="006F178A">
        <w:rPr>
          <w:rFonts w:hint="cs"/>
          <w:rtl/>
        </w:rPr>
        <w:t xml:space="preserve">אין לדחות </w:t>
      </w:r>
      <w:ins w:id="91109" w:author="מנוע מכני" w:date="2026-10-11T12:04:39Z">
        <w:r>
          <w:rPr>
            <w:rFonts w:hint="cs"/>
            <w:rtl/>
          </w:rPr>
          <w:t xml:space="preserve">ששם</w:t>
        </w:r>
      </w:ins>
      <w:del w:id="91110" w:author="מנוע מכני" w:date="2026-10-11T12:04:39Z">
        <w:r w:rsidRPr="006F178A">
          <w:rPr>
            <w:rFonts w:hint="cs"/>
            <w:rtl/>
          </w:rPr>
          <w:delText xml:space="preserve">שהתם</w:delText>
        </w:r>
      </w:del>
      <w:r w:rsidRPr="006F178A">
        <w:rPr>
          <w:rFonts w:hint="cs"/>
          <w:rtl/>
        </w:rPr>
        <w:t xml:space="preserve"> </w:t>
      </w:r>
      <w:ins w:id="95779" w:author="קלוד" w:date="2026-10-11T13:11:34Z">
        <w:r>
          <w:rPr>
            <w:rFonts w:hint="cs"/>
            <w:rtl/>
          </w:rPr>
          <w:t xml:space="preserve">מפסיק</w:t>
        </w:r>
      </w:ins>
      <w:del w:id="95780" w:author="קלוד" w:date="2026-10-11T13:11:34Z">
        <w:r w:rsidRPr="006F178A">
          <w:rPr>
            <w:rFonts w:hint="cs"/>
            <w:rtl/>
          </w:rPr>
          <w:delText xml:space="preserve">מספיק</w:delText>
        </w:r>
      </w:del>
      <w:r w:rsidRPr="006F178A">
        <w:rPr>
          <w:rFonts w:hint="cs"/>
          <w:rtl/>
        </w:rPr>
        <w:t xml:space="preserve"> </w:t>
      </w:r>
      <w:ins w:id="95777" w:author="קלוד" w:date="2026-10-11T13:11:34Z">
        <w:r>
          <w:rPr>
            <w:rFonts w:hint="cs"/>
            <w:rtl/>
          </w:rPr>
          <w:t xml:space="preserve">כלי,</w:t>
        </w:r>
      </w:ins>
      <w:del w:id="95778" w:author="קלוד" w:date="2026-10-11T13:11:34Z">
        <w:r w:rsidRPr="006F178A">
          <w:rPr>
            <w:rFonts w:hint="cs"/>
            <w:rtl/>
          </w:rPr>
          <w:delText xml:space="preserve">כלי</w:delText>
        </w:r>
      </w:del>
      <w:r w:rsidRPr="006F178A">
        <w:rPr>
          <w:rFonts w:hint="cs"/>
          <w:rtl/>
        </w:rPr>
        <w:t xml:space="preserve"> </w:t>
      </w:r>
      <w:ins w:id="95775" w:author="קלוד" w:date="2026-10-11T13:11:34Z">
        <w:r>
          <w:rPr>
            <w:rStyle w:val="afffff0"/>
            <w:rFonts w:hint="cs"/>
            <w:rtl/>
          </w:rPr>
          <w:t xml:space="preserve">ש'נותן'</w:t>
        </w:r>
      </w:ins>
      <w:del w:id="95776" w:author="קלוד" w:date="2026-10-11T13:11:34Z">
        <w:r w:rsidRPr="00306272">
          <w:rPr>
            <w:rStyle w:val="afffff0"/>
            <w:rFonts w:hint="cs"/>
            <w:rtl/>
          </w:rPr>
          <w:delText xml:space="preserve">ד'נותן'</w:delText>
        </w:r>
      </w:del>
      <w:r w:rsidRPr="00306272">
        <w:rPr>
          <w:rStyle w:val="afffff0"/>
          <w:rFonts w:hint="cs"/>
          <w:rtl/>
        </w:rPr>
        <w:t xml:space="preserve"> </w:t>
      </w:r>
      <w:r w:rsidRPr="006F178A">
        <w:rPr>
          <w:rtl/>
        </w:rPr>
        <w:t>היינו מערה]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61" w:author="קלוד" w:date="2026-10-11T09:07:15Z"/>
        </w:rPr>
      </w:pPr>
      <w:ins w:id="20460" w:author="קלוד" w:date="2026-10-11T09:07:15Z">
        <w:r>
          <w:t xml:space="preserve">משנה ה</w:t>
        </w:r>
      </w:ins>
    </w:p>
    <w:p w:rsidR="00E9703F" w:rsidRPr="009757B9" w:rsidRDefault="00E9703F" w:rsidP="00E9703F">
      <w:pPr>
        <w:pStyle w:val="afff9"/>
        <w:rPr>
          <w:del w:id="20175" w:author="קלוד" w:date="2026-10-11T09:07:15Z"/>
          <w:b/>
          <w:rtl/>
        </w:rPr>
      </w:pPr>
      <w:del w:id="20174"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20" w:author="קלוד" w:date="2026-10-11T12:09:42Z">
          <w:pPr>
            <w:pStyle w:val="afff9"/>
          </w:pPr>
        </w:pPrChange>
      </w:pPr>
      <w:r w:rsidRPr="009757B9">
        <w:rPr>
          <w:b/>
          <w:rtl/>
        </w:rPr>
        <w:t>האילפס והקדרה שהעבירן מרותחין - לא יתן לתוכן תבלין.</w:t>
      </w:r>
    </w:p>
    <w:p w:rsidR="00E9703F" w:rsidRPr="009757B9" w:rsidRDefault="00E9703F" w:rsidP="00E9703F">
      <w:pPr>
        <w:pStyle w:val="afff9"/>
        <w:rPr>
          <w:b/>
          <w:rtl/>
        </w:rPr>
      </w:pPr>
      <w:r w:rsidRPr="009757B9">
        <w:rPr>
          <w:b/>
          <w:rtl/>
        </w:rPr>
        <w:t>אבל נותן הוא לתוך הקערה או לתוך התמחוי.</w:t>
      </w:r>
    </w:p>
    <w:p w:rsidR="00E9703F" w:rsidRPr="009757B9" w:rsidRDefault="00E9703F" w:rsidP="00E9703F">
      <w:pPr>
        <w:pStyle w:val="afff9"/>
        <w:rPr>
          <w:b/>
          <w:rtl/>
        </w:rPr>
      </w:pPr>
      <w:r>
        <w:rPr>
          <w:rStyle w:val="TanaimMishna"/>
          <w:b/>
          <w:rtl/>
          <w:rPrChange w:id="100465" w:author="Claude" w:date="2026-10-11T09:08:03Z">
            <w:rPr>
              <w:b/>
              <w:rtl/>
            </w:rPr>
          </w:rPrChange>
        </w:rPr>
        <w:t xml:space="preserve">ר"י</w:t>
      </w:r>
      <w:r>
        <w:rPr>
          <w:rStyle w:val="TanaimMishna"/>
          <w:rFonts w:hint="cs"/>
          <w:b/>
          <w:rtl/>
          <w:rPrChange w:id="100466" w:author="Claude" w:date="2026-10-11T09:08:03Z">
            <w:rPr>
              <w:rFonts w:hint="cs"/>
              <w:b/>
              <w:rtl/>
            </w:rPr>
          </w:rPrChange>
        </w:rPr>
        <w:t xml:space="preserve">:</w:t>
      </w:r>
      <w:r w:rsidRPr="009757B9">
        <w:rPr>
          <w:b/>
          <w:rtl/>
        </w:rPr>
        <w:t xml:space="preserve"> לכל הוא נותן, חוץ מדבר שיש בו חומץ וציר.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pStyle w:val="afff3"/>
        <w:framePr w:wrap="around" w:x="12134" w:y="52"/>
        <w:spacing w:line="276" w:lineRule="auto"/>
        <w:rPr>
          <w:rFonts w:ascii="Fb Fontext" w:hAnsi="Fb Fontext"/>
          <w:sz w:val="20"/>
          <w:szCs w:val="18"/>
          <w:rtl/>
        </w:rPr>
      </w:pPr>
      <w:r w:rsidRPr="009757B9">
        <w:rPr>
          <w:rFonts w:ascii="Fb Fontext" w:hAnsi="Fb Fontext" w:hint="cs"/>
          <w:sz w:val="20"/>
          <w:szCs w:val="18"/>
          <w:rtl/>
        </w:rPr>
        <w:t>מב:</w:t>
      </w:r>
    </w:p>
    <w:p>
      <w:pPr>
        <w:pStyle w:val="38"/>
        <w:rPr>
          <w:ins w:id="97434" w:author="מנוע מכני" w:date="2026-10-11T12:04:39Z"/>
        </w:rPr>
      </w:pPr>
      <w:r w:rsidRPr="006F178A">
        <w:t xml:space="preserve">ר"י:</w:t>
      </w:r>
    </w:p>
    <w:p w:rsidR="00E9703F" w:rsidRPr="006F178A" w:rsidRDefault="00E9703F" w:rsidP="00E9703F">
      <w:pPr>
        <w:rPr>
          <w:rtl/>
        </w:rPr>
      </w:pPr>
      <w:del w:id="97435" w:author="מנוע מכני" w:date="2026-10-11T12:04:39Z">
        <w:r w:rsidRPr="006F178A">
          <w:rPr>
            <w:rFonts w:ascii="Fb Fontext" w:hAnsi="Fb Fontext"/>
            <w:b/>
            <w:bCs/>
            <w:rtl/>
          </w:rPr>
          <w:delText xml:space="preserve"> </w:delText>
        </w:r>
      </w:del>
      <w:r w:rsidRPr="006F178A">
        <w:rPr>
          <w:rFonts w:ascii="Fb Fontext" w:hAnsi="Fb Fontext"/>
          <w:b/>
          <w:bCs/>
          <w:rtl/>
        </w:rPr>
        <w:t xml:space="preserve">לכל הוא נותן חוץ מדבר שיש בו חומץ וציר.</w:t>
      </w:r>
    </w:p>
    <w:p w:rsidR="00E9703F" w:rsidRPr="006F178A" w:rsidRDefault="00E9703F" w:rsidP="00E9703F">
      <w:pPr>
        <w:rPr>
          <w:rtl/>
        </w:rPr>
      </w:pPr>
      <w:r w:rsidRPr="006F178A">
        <w:rPr>
          <w:rFonts w:hint="cs"/>
          <w:rtl/>
        </w:rPr>
        <w:t xml:space="preserve">היינו </w:t>
      </w:r>
      <w:r>
        <w:rPr>
          <w:rFonts w:hint="cs"/>
          <w:rtl/>
        </w:rPr>
        <w:t>אפי</w:t>
      </w:r>
      <w:r>
        <w:rPr>
          <w:rtl/>
        </w:rPr>
        <w:t>'</w:t>
      </w:r>
      <w:r w:rsidRPr="006F178A">
        <w:rPr>
          <w:rFonts w:hint="cs"/>
          <w:rtl/>
        </w:rPr>
        <w:t xml:space="preserve"> לאילפס וקדירה</w:t>
      </w:r>
      <w:ins w:id="95781" w:author="קלוד" w:date="2026-10-11T13:11:34Z">
        <w:r>
          <w:rPr>
            <w:rFonts w:hint="cs"/>
            <w:rtl/>
          </w:rPr>
          <w:t xml:space="preserve"> </w:t>
        </w:r>
        <w:r>
          <w:rPr>
            <w:rStyle w:val="afffffe"/>
            <w:rFonts w:hint="cs"/>
            <w:rtl/>
          </w:rPr>
          <w:t xml:space="preserve">ולקולא</w:t>
        </w:r>
        <w:r>
          <w:rPr>
            <w:rFonts w:hint="cs"/>
            <w:rtl/>
          </w:rPr>
          <w:t xml:space="preserve">, </w:t>
        </w:r>
      </w:ins>
      <w:del w:id="95782" w:author="קלוד" w:date="2026-10-11T13:11:34Z">
        <w:r w:rsidRPr="006F178A">
          <w:rPr>
            <w:rFonts w:hint="cs"/>
            <w:rtl/>
          </w:rPr>
          <w:delText xml:space="preserve"> </w:delText>
        </w:r>
      </w:del>
      <w:r w:rsidRPr="006F178A">
        <w:rPr>
          <w:rFonts w:hint="cs"/>
          <w:rtl/>
        </w:rPr>
        <w:t xml:space="preserve">וכן </w:t>
      </w:r>
      <w:r w:rsidRPr="006F178A">
        <w:rPr>
          <w:rFonts w:hint="cs"/>
          <w:rtl/>
        </w:rPr>
        <w:t xml:space="preserve">תניא</w:t>
      </w:r>
      <w:r w:rsidRPr="006F178A">
        <w:rPr>
          <w:rFonts w:hint="cs"/>
          <w:rtl/>
        </w:rPr>
        <w:t xml:space="preserve"> בהדיא.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97" w:author="קלוד" w:date="2026-10-11T12:33:55Z"/>
        </w:rPr>
      </w:pPr>
      <w:ins w:id="90998" w:author="קלוד" w:date="2026-10-11T12:33:55Z">
        <w:r>
          <w:rPr>
            <w:color w:val="7B3F00"/>
          </w:rPr>
          <w:t xml:space="preserve">האם מלח כתבלין - כלי ראשון וכלי שני</w:t>
        </w:r>
      </w:ins>
    </w:p>
    <w:p w:rsidR="00E9703F" w:rsidRPr="006F178A" w:rsidRDefault="00E9703F" w:rsidP="00E9703F">
      <w:pPr>
        <w:pStyle w:val="affff1"/>
        <w:rPr>
          <w:rtl/>
        </w:rPr>
        <w:pPrChange w:id="9001" w:author="עריכה מהאתר" w:date="2026-10-11T12:04:56Z">
          <w:pPr>
            <w:rPr>
              <w:rtl/>
            </w:rPr>
          </w:pPr>
        </w:pPrChange>
      </w:pPr>
      <w:r w:rsidRPr="006F178A">
        <w:rPr>
          <w:rFonts w:ascii="Fb Fontext" w:hAnsi="Fb Fontext" w:hint="cs"/>
          <w:b/>
          <w:bCs/>
          <w:rtl/>
        </w:rPr>
        <w:t>לא</w:t>
      </w:r>
      <w:r w:rsidRPr="006F178A">
        <w:rPr>
          <w:rFonts w:ascii="Fb Fontext" w:hAnsi="Fb Fontext"/>
          <w:b/>
          <w:bCs/>
          <w:rtl/>
        </w:rPr>
        <w:t xml:space="preserve"> </w:t>
      </w:r>
      <w:r w:rsidRPr="006F178A">
        <w:rPr>
          <w:rFonts w:ascii="Fb Fontext" w:hAnsi="Fb Fontext" w:hint="cs"/>
          <w:b/>
          <w:bCs/>
          <w:rtl/>
        </w:rPr>
        <w:t>יתן</w:t>
      </w:r>
      <w:r w:rsidRPr="006F178A">
        <w:rPr>
          <w:rFonts w:ascii="Fb Fontext" w:hAnsi="Fb Fontext"/>
          <w:b/>
          <w:bCs/>
          <w:rtl/>
        </w:rPr>
        <w:t xml:space="preserve"> </w:t>
      </w:r>
      <w:r w:rsidRPr="006F178A">
        <w:rPr>
          <w:rFonts w:ascii="Fb Fontext" w:hAnsi="Fb Fontext" w:hint="cs"/>
          <w:b/>
          <w:bCs/>
          <w:rtl/>
        </w:rPr>
        <w:t>לתוכן</w:t>
      </w:r>
      <w:r w:rsidRPr="006F178A">
        <w:rPr>
          <w:rFonts w:ascii="Fb Fontext" w:hAnsi="Fb Fontext"/>
          <w:b/>
          <w:bCs/>
          <w:rtl/>
        </w:rPr>
        <w:t xml:space="preserve"> </w:t>
      </w:r>
      <w:r w:rsidRPr="006F178A">
        <w:rPr>
          <w:rFonts w:ascii="Fb Fontext" w:hAnsi="Fb Fontext" w:hint="cs"/>
          <w:b/>
          <w:bCs/>
          <w:rtl/>
        </w:rPr>
        <w:t>תבלין</w:t>
      </w:r>
      <w:r w:rsidRPr="006F178A">
        <w:rPr>
          <w:rFonts w:ascii="Fb Fontext" w:hAnsi="Fb Fontext"/>
          <w:b/>
          <w:bCs/>
          <w:rtl/>
        </w:rPr>
        <w:t>.</w:t>
      </w:r>
    </w:p>
    <w:p>
      <w:pPr>
        <w:pStyle w:val="38"/>
        <w:rPr>
          <w:ins w:id="9804" w:author="עריכה מהאתר" w:date="2026-10-19T14:06:41Z"/>
        </w:rPr>
      </w:pPr>
      <w:ins w:id="9805" w:author="עריכה מהאתר" w:date="2026-10-19T14:06:41Z">
        <w:r>
          <w:t xml:space="preserve">סבר רי"וס</w:t>
        </w:r>
      </w:ins>
    </w:p>
    <w:p w:rsidR="00E9703F" w:rsidRPr="006F178A" w:rsidRDefault="00E9703F" w:rsidP="00E9703F">
      <w:pPr>
        <w:rPr>
          <w:rtl/>
        </w:rPr>
      </w:pPr>
      <w:del w:id="9009" w:author="עריכה מהאתר" w:date="2026-10-11T12:04:51Z">
        <w:r>
          <w:rPr>
            <w:rtl/>
          </w:rPr>
          <w:delText xml:space="preserve">מלח: </w:delText>
        </w:r>
      </w:del>
      <w:del w:id="9801" w:author="עריכה מהאתר" w:date="2026-10-19T14:06:41Z">
        <w:r>
          <w:rPr>
            <w:rtl/>
          </w:rPr>
          <w:delText xml:space="preserve">סבר </w:delText>
        </w:r>
      </w:del>
      <w:del w:id="9802" w:author="עריכה מהאתר" w:date="2026-10-19T14:06:41Z">
        <w:r>
          <w:rPr>
            <w:rStyle w:val="2fb"/>
            <w:rtl/>
          </w:rPr>
          <w:delText xml:space="preserve">רי"וס</w:delText>
        </w:r>
      </w:del>
      <w:del w:id="9803" w:author="עריכה מהאתר" w:date="2026-10-19T14:06:41Z">
        <w:r>
          <w:rPr>
            <w:rtl/>
          </w:rPr>
          <w:delText xml:space="preserve"> </w:delText>
        </w:r>
      </w:del>
      <w:ins w:id="95789" w:author="קלוד" w:date="2026-10-11T13:11:34Z">
        <w:r>
          <w:rPr>
            <w:rtl/>
          </w:rPr>
          <w:t xml:space="preserve">שהרי</w:t>
        </w:r>
      </w:ins>
      <w:del w:id="95790" w:author="קלוד" w:date="2026-10-11T13:11:34Z">
        <w:r w:rsidRPr="006F178A">
          <w:rPr>
            <w:rtl/>
          </w:rPr>
          <w:delText xml:space="preserve">דהרי</w:delText>
        </w:r>
      </w:del>
      <w:r w:rsidRPr="006F178A">
        <w:rPr>
          <w:rtl/>
        </w:rPr>
        <w:t xml:space="preserve"> הוא </w:t>
      </w:r>
      <w:ins w:id="95787" w:author="קלוד" w:date="2026-10-11T13:11:34Z">
        <w:r>
          <w:rPr>
            <w:rtl/>
          </w:rPr>
          <w:t xml:space="preserve">כתבלין,</w:t>
        </w:r>
      </w:ins>
      <w:del w:id="95788" w:author="קלוד" w:date="2026-10-11T13:11:34Z">
        <w:r w:rsidRPr="006F178A">
          <w:rPr>
            <w:rtl/>
          </w:rPr>
          <w:delText xml:space="preserve">כתבלין</w:delText>
        </w:r>
      </w:del>
      <w:r w:rsidRPr="006F178A">
        <w:rPr>
          <w:rtl/>
        </w:rPr>
        <w:t xml:space="preserve"> </w:t>
      </w:r>
      <w:ins w:id="95785" w:author="קלוד" w:date="2026-10-11T13:11:34Z">
        <w:r>
          <w:rPr>
            <w:rtl/>
          </w:rPr>
          <w:t xml:space="preserve">שרק</w:t>
        </w:r>
      </w:ins>
      <w:del w:id="95786" w:author="קלוד" w:date="2026-10-11T13:11:34Z">
        <w:r w:rsidRPr="006F178A">
          <w:rPr>
            <w:rtl/>
          </w:rPr>
          <w:delText xml:space="preserve">דרק</w:delText>
        </w:r>
      </w:del>
      <w:r w:rsidRPr="006F178A">
        <w:rPr>
          <w:rtl/>
        </w:rPr>
        <w:t xml:space="preserve"> בכלי ראשון </w:t>
      </w:r>
      <w:ins w:id="95783" w:author="קלוד" w:date="2026-10-11T13:11:34Z">
        <w:r>
          <w:rPr>
            <w:rtl/>
          </w:rPr>
          <w:t xml:space="preserve">מתבשלת</w:t>
        </w:r>
      </w:ins>
      <w:del w:id="95784" w:author="קלוד" w:date="2026-10-11T13:11:34Z">
        <w:r w:rsidRPr="006F178A">
          <w:rPr>
            <w:rtl/>
          </w:rPr>
          <w:delText xml:space="preserve">בשלה</w:delText>
        </w:r>
      </w:del>
      <w:r w:rsidRPr="006F178A">
        <w:rPr>
          <w:rtl/>
        </w:rPr>
        <w:t xml:space="preserve"> ולא בשני.</w:t>
      </w:r>
    </w:p>
    <w:p w:rsidR="00E9703F" w:rsidRPr="006F178A" w:rsidRDefault="00E9703F" w:rsidP="00E9703F">
      <w:pPr>
        <w:rPr>
          <w:rtl/>
        </w:rPr>
      </w:pPr>
      <w:r w:rsidRPr="006F178A">
        <w:rPr>
          <w:rtl/>
        </w:rPr>
        <w:t xml:space="preserve">וא"ל</w:t>
      </w:r>
      <w:r w:rsidRPr="006F178A">
        <w:rPr>
          <w:rtl/>
        </w:rPr>
        <w:t xml:space="preserve"> </w:t>
      </w:r>
      <w:ins w:id="95799" w:author="קלוד" w:date="2026-10-11T13:11:34Z">
        <w:r>
          <w:rPr>
            <w:rStyle w:val="2fb"/>
            <w:rtl/>
          </w:rPr>
          <w:t xml:space="preserve">אביי,</w:t>
        </w:r>
      </w:ins>
      <w:del w:id="95800" w:author="קלוד" w:date="2026-10-11T13:11:34Z">
        <w:r w:rsidRPr="006F178A">
          <w:rPr>
            <w:rStyle w:val="2fb"/>
            <w:rtl/>
          </w:rPr>
          <w:delText xml:space="preserve">אביי</w:delText>
        </w:r>
      </w:del>
      <w:r w:rsidRPr="006F178A">
        <w:rPr>
          <w:rtl/>
        </w:rPr>
        <w:t xml:space="preserve"> </w:t>
      </w:r>
      <w:ins w:id="95797" w:author="קלוד" w:date="2026-10-11T13:11:34Z">
        <w:r>
          <w:rPr>
            <w:rtl/>
          </w:rPr>
          <w:t xml:space="preserve">ששנה</w:t>
        </w:r>
      </w:ins>
      <w:del w:id="95798" w:author="קלוד" w:date="2026-10-11T13:11:34Z">
        <w:r w:rsidRPr="006F178A">
          <w:rPr>
            <w:rtl/>
          </w:rPr>
          <w:delText xml:space="preserve">דתני</w:delText>
        </w:r>
      </w:del>
      <w:r w:rsidRPr="006F178A">
        <w:rPr>
          <w:rtl/>
        </w:rPr>
        <w:t xml:space="preserve"> </w:t>
      </w:r>
      <w:r w:rsidRPr="006F178A">
        <w:rPr>
          <w:rStyle w:val="2fb"/>
          <w:rtl/>
        </w:rPr>
        <w:t xml:space="preserve">רבי </w:t>
      </w:r>
      <w:ins w:id="95795" w:author="קלוד" w:date="2026-10-11T13:11:34Z">
        <w:r>
          <w:rPr>
            <w:rStyle w:val="2fb"/>
            <w:rtl/>
          </w:rPr>
          <w:t xml:space="preserve">חייא:</w:t>
        </w:r>
      </w:ins>
      <w:del w:id="95796" w:author="קלוד" w:date="2026-10-11T13:11:34Z">
        <w:r w:rsidRPr="006F178A">
          <w:rPr>
            <w:rStyle w:val="2fb"/>
            <w:rtl/>
          </w:rPr>
          <w:delText xml:space="preserve">חייא</w:delText>
        </w:r>
      </w:del>
      <w:r w:rsidRPr="006F178A">
        <w:rPr>
          <w:rtl/>
        </w:rPr>
        <w:t xml:space="preserve"> מלח אינה כתבלין, </w:t>
      </w:r>
      <w:ins w:id="95793" w:author="קלוד" w:date="2026-10-11T13:11:34Z">
        <w:r>
          <w:rPr>
            <w:rtl/>
          </w:rPr>
          <w:t xml:space="preserve">שגם בכלי</w:t>
        </w:r>
      </w:ins>
      <w:del w:id="95794" w:author="קלוד" w:date="2026-10-11T13:11:34Z">
        <w:r w:rsidRPr="006F178A">
          <w:rPr>
            <w:rtl/>
          </w:rPr>
          <w:delText xml:space="preserve">דבכלי</w:delText>
        </w:r>
      </w:del>
      <w:r w:rsidRPr="006F178A">
        <w:rPr>
          <w:rtl/>
        </w:rPr>
        <w:t xml:space="preserve"> שני </w:t>
      </w:r>
      <w:ins w:id="91111" w:author="מנוע מכני" w:date="2026-10-11T12:04:39Z">
        <w:ins w:id="95791" w:author="קלוד" w:date="2026-10-11T13:11:34Z">
          <w:r>
            <w:rPr>
              <w:rtl/>
            </w:rPr>
            <w:t xml:space="preserve">מתבשלת.</w:t>
          </w:r>
        </w:ins>
        <w:del w:id="95792" w:author="קלוד" w:date="2026-10-11T13:11:34Z">
          <w:r>
            <w:rPr>
              <w:rtl/>
            </w:rPr>
            <w:delText xml:space="preserve">גם</w:delText>
          </w:r>
          <w:r w:rsidRPr="006F178A">
            <w:rPr>
              <w:rtl/>
            </w:rPr>
            <w:delText xml:space="preserve"> בשלה.</w:delText>
          </w:r>
        </w:del>
      </w:ins>
      <w:del w:id="91112" w:author="מנוע מכני" w:date="2026-10-11T12:04:39Z">
        <w:r w:rsidRPr="006F178A">
          <w:rPr>
            <w:rtl/>
          </w:rPr>
          <w:delText xml:space="preserve">נמי</w:delText>
        </w:r>
      </w:del>
    </w:p>
    <w:p w:rsidR="00E9703F" w:rsidRPr="006F178A" w:rsidRDefault="00E9703F" w:rsidP="00E9703F">
      <w:pPr>
        <w:rPr>
          <w:rtl/>
        </w:rPr>
      </w:pPr>
      <w:ins w:id="95813" w:author="קלוד" w:date="2026-10-11T13:11:34Z">
        <w:r>
          <w:rPr>
            <w:rFonts w:ascii="Fb Fontext" w:hAnsi="Fb Fontext"/>
            <w:sz w:val="20"/>
            <w:rtl/>
          </w:rPr>
          <w:t xml:space="preserve">וזה</w:t>
        </w:r>
      </w:ins>
      <w:del w:id="95814" w:author="קלוד" w:date="2026-10-11T13:11:34Z">
        <w:r w:rsidRPr="006F178A">
          <w:rPr>
            <w:rFonts w:ascii="Fb Fontext" w:hAnsi="Fb Fontext"/>
            <w:sz w:val="20"/>
            <w:rtl/>
          </w:rPr>
          <w:delText xml:space="preserve">ופליגא</w:delText>
        </w:r>
      </w:del>
      <w:r w:rsidRPr="006F178A">
        <w:rPr>
          <w:rFonts w:ascii="Fb Fontext" w:hAnsi="Fb Fontext"/>
          <w:sz w:val="20"/>
          <w:rtl/>
        </w:rPr>
        <w:t xml:space="preserve"> </w:t>
      </w:r>
      <w:ins w:id="95811" w:author="קלוד" w:date="2026-10-11T13:11:34Z">
        <w:r>
          <w:rPr>
            <w:rStyle w:val="2fb"/>
            <w:rFonts w:ascii="Fb Fontext" w:hAnsi="Fb Fontext"/>
            <w:sz w:val="20"/>
            <w:rtl/>
          </w:rPr>
          <w:t xml:space="preserve">חולק</w:t>
        </w:r>
      </w:ins>
      <w:del w:id="95812" w:author="קלוד" w:date="2026-10-11T13:11:34Z">
        <w:r w:rsidRPr="006F178A">
          <w:rPr>
            <w:rStyle w:val="2fb"/>
            <w:rFonts w:ascii="Fb Fontext" w:hAnsi="Fb Fontext"/>
            <w:sz w:val="20"/>
            <w:rtl/>
          </w:rPr>
          <w:delText xml:space="preserve">דר"נ</w:delText>
        </w:r>
      </w:del>
      <w:r w:rsidRPr="006F178A">
        <w:rPr>
          <w:rFonts w:ascii="Fb Fontext" w:hAnsi="Fb Fontext"/>
          <w:sz w:val="20"/>
          <w:rtl/>
        </w:rPr>
        <w:t xml:space="preserve"> </w:t>
      </w:r>
      <w:ins w:id="95809" w:author="קלוד" w:date="2026-10-11T13:11:34Z">
        <w:r>
          <w:rPr>
            <w:rFonts w:ascii="Fb Fontext" w:hAnsi="Fb Fontext"/>
            <w:sz w:val="20"/>
            <w:rtl/>
          </w:rPr>
          <w:t xml:space="preserve">על</w:t>
        </w:r>
      </w:ins>
      <w:del w:id="95810" w:author="קלוד" w:date="2026-10-11T13:11:34Z">
        <w:r w:rsidRPr="006F178A">
          <w:rPr>
            <w:rFonts w:ascii="Fb Fontext" w:hAnsi="Fb Fontext"/>
            <w:sz w:val="20"/>
            <w:rtl/>
          </w:rPr>
          <w:delText xml:space="preserve">דצריכא</w:delText>
        </w:r>
      </w:del>
      <w:r w:rsidRPr="006F178A">
        <w:rPr>
          <w:rFonts w:ascii="Fb Fontext" w:hAnsi="Fb Fontext"/>
          <w:sz w:val="20"/>
          <w:rtl/>
        </w:rPr>
        <w:t xml:space="preserve"> </w:t>
      </w:r>
      <w:ins w:id="95807" w:author="קלוד" w:date="2026-10-11T13:11:34Z">
        <w:r>
          <w:rPr>
            <w:rFonts w:ascii="Fb Fontext" w:hAnsi="Fb Fontext"/>
            <w:sz w:val="20"/>
            <w:rtl/>
          </w:rPr>
          <w:t xml:space="preserve">ר"נ:</w:t>
        </w:r>
      </w:ins>
      <w:del w:id="95808" w:author="קלוד" w:date="2026-10-11T13:11:34Z">
        <w:r w:rsidRPr="006F178A">
          <w:rPr>
            <w:rFonts w:ascii="Fb Fontext" w:hAnsi="Fb Fontext"/>
            <w:sz w:val="20"/>
            <w:rtl/>
          </w:rPr>
          <w:delText xml:space="preserve">מילחא</w:delText>
        </w:r>
      </w:del>
      <w:r w:rsidRPr="006F178A">
        <w:rPr>
          <w:rFonts w:ascii="Fb Fontext" w:hAnsi="Fb Fontext"/>
          <w:sz w:val="20"/>
          <w:rtl/>
        </w:rPr>
        <w:t xml:space="preserve"> </w:t>
      </w:r>
      <w:ins w:id="95805" w:author="קלוד" w:date="2026-10-11T13:11:34Z">
        <w:r>
          <w:rPr>
            <w:rFonts w:ascii="Fb Fontext" w:hAnsi="Fb Fontext"/>
            <w:sz w:val="20"/>
            <w:rtl/>
          </w:rPr>
          <w:t xml:space="preserve">מלח</w:t>
        </w:r>
      </w:ins>
      <w:del w:id="95806" w:author="קלוד" w:date="2026-10-11T13:11:34Z">
        <w:r w:rsidRPr="006F178A">
          <w:rPr>
            <w:rFonts w:ascii="Fb Fontext" w:hAnsi="Fb Fontext"/>
            <w:sz w:val="20"/>
            <w:rtl/>
          </w:rPr>
          <w:delText xml:space="preserve">בישולא</w:delText>
        </w:r>
      </w:del>
      <w:r w:rsidRPr="006F178A">
        <w:rPr>
          <w:rFonts w:ascii="Fb Fontext" w:hAnsi="Fb Fontext"/>
          <w:sz w:val="20"/>
          <w:rtl/>
        </w:rPr>
        <w:t xml:space="preserve"> </w:t>
      </w:r>
      <w:ins w:id="95803" w:author="קלוד" w:date="2026-10-11T13:11:34Z">
        <w:r>
          <w:rPr>
            <w:rFonts w:ascii="Fb Fontext" w:hAnsi="Fb Fontext"/>
            <w:sz w:val="20"/>
            <w:rtl/>
          </w:rPr>
          <w:t xml:space="preserve">צריכה</w:t>
        </w:r>
      </w:ins>
      <w:del w:id="95804" w:author="קלוד" w:date="2026-10-11T13:11:34Z">
        <w:r w:rsidRPr="006F178A">
          <w:rPr>
            <w:rFonts w:ascii="Fb Fontext" w:hAnsi="Fb Fontext"/>
            <w:sz w:val="20"/>
            <w:rtl/>
          </w:rPr>
          <w:delText xml:space="preserve">כבשרא</w:delText>
        </w:r>
      </w:del>
      <w:r w:rsidRPr="006F178A">
        <w:rPr>
          <w:rFonts w:ascii="Fb Fontext" w:hAnsi="Fb Fontext"/>
          <w:sz w:val="20"/>
          <w:rtl/>
        </w:rPr>
        <w:t xml:space="preserve"> </w:t>
      </w:r>
      <w:ins w:id="95801" w:author="קלוד" w:date="2026-10-11T13:11:34Z">
        <w:r>
          <w:rPr>
            <w:rFonts w:ascii="Fb Fontext" w:hAnsi="Fb Fontext"/>
            <w:sz w:val="20"/>
            <w:rtl/>
          </w:rPr>
          <w:t xml:space="preserve">בישול כבשר שור.</w:t>
        </w:r>
      </w:ins>
      <w:del w:id="95802" w:author="קלוד" w:date="2026-10-11T13:11:34Z">
        <w:r w:rsidRPr="006F178A">
          <w:rPr>
            <w:rFonts w:ascii="Fb Fontext" w:hAnsi="Fb Fontext"/>
            <w:sz w:val="20"/>
            <w:rtl/>
          </w:rPr>
          <w:delText xml:space="preserve">דתורא.</w:delText>
        </w:r>
      </w:del>
    </w:p>
    <w:p>
      <w:pPr>
        <w:pStyle w:val="38"/>
        <w:rPr>
          <w:ins w:id="97436" w:author="מנוע מכני" w:date="2026-10-11T12:04:39Z"/>
        </w:rPr>
      </w:pPr>
      <w:r w:rsidRPr="00B3644D">
        <w:t>ו</w:t>
      </w:r>
      <w:r w:rsidRPr="00B3644D">
        <w:t xml:space="preserve">א"ד</w:t>
      </w:r>
      <w:r w:rsidRPr="00B3644D">
        <w:t xml:space="preserve">:</w:t>
      </w:r>
    </w:p>
    <w:p w:rsidR="00E9703F" w:rsidRPr="00B3644D" w:rsidRDefault="00E9703F" w:rsidP="00E9703F">
      <w:pPr>
        <w:rPr>
          <w:spacing w:val="-4"/>
          <w:rtl/>
        </w:rPr>
      </w:pPr>
      <w:del w:id="97437" w:author="מנוע מכני" w:date="2026-10-11T12:04:39Z">
        <w:r w:rsidRPr="00B3644D">
          <w:rPr>
            <w:rFonts w:ascii="Fb Fontext" w:hAnsi="Fb Fontext"/>
            <w:b/>
            <w:bCs/>
            <w:spacing w:val="-4"/>
            <w:rtl/>
          </w:rPr>
          <w:delText xml:space="preserve"> </w:delText>
        </w:r>
      </w:del>
      <w:ins w:id="95831" w:author="קלוד" w:date="2026-10-11T13:11:34Z">
        <w:r>
          <w:rPr>
            <w:rStyle w:val="2fb"/>
            <w:rFonts w:ascii="Fb Fontext" w:hAnsi="Fb Fontext"/>
            <w:spacing w:val="-4"/>
            <w:rtl/>
          </w:rPr>
          <w:t xml:space="preserve">שאביי</w:t>
        </w:r>
      </w:ins>
      <w:del w:id="95832" w:author="קלוד" w:date="2026-10-11T13:11:34Z">
        <w:r w:rsidRPr="00B3644D">
          <w:rPr>
            <w:rStyle w:val="2fb"/>
            <w:rFonts w:ascii="Fb Fontext" w:hAnsi="Fb Fontext"/>
            <w:spacing w:val="-4"/>
            <w:rtl/>
          </w:rPr>
          <w:delText xml:space="preserve">דאביי</w:delText>
        </w:r>
      </w:del>
      <w:r w:rsidRPr="00B3644D">
        <w:rPr>
          <w:rFonts w:ascii="Fb Fontext" w:hAnsi="Fb Fontext"/>
          <w:spacing w:val="-4"/>
          <w:rtl/>
        </w:rPr>
        <w:t xml:space="preserve"> </w:t>
      </w:r>
      <w:r w:rsidRPr="00B3644D">
        <w:rPr>
          <w:rFonts w:ascii="Fb Fontext" w:hAnsi="Fb Fontext"/>
          <w:spacing w:val="-4"/>
          <w:rtl/>
        </w:rPr>
        <w:t xml:space="preserve">א"ל</w:t>
      </w:r>
      <w:r w:rsidRPr="00B3644D">
        <w:rPr>
          <w:rFonts w:ascii="Fb Fontext" w:hAnsi="Fb Fontext"/>
          <w:spacing w:val="-4"/>
          <w:rtl/>
        </w:rPr>
        <w:t xml:space="preserve"> בשם </w:t>
      </w:r>
      <w:ins w:id="95829" w:author="קלוד" w:date="2026-10-11T13:11:34Z">
        <w:r>
          <w:rPr>
            <w:rStyle w:val="2fb"/>
            <w:rFonts w:ascii="Fb Fontext" w:hAnsi="Fb Fontext"/>
            <w:spacing w:val="-4"/>
            <w:rtl/>
          </w:rPr>
          <w:t xml:space="preserve">ר"ח,</w:t>
        </w:r>
      </w:ins>
      <w:del w:id="95830" w:author="קלוד" w:date="2026-10-11T13:11:34Z">
        <w:r w:rsidRPr="00B3644D">
          <w:rPr>
            <w:rStyle w:val="2fb"/>
            <w:rFonts w:ascii="Fb Fontext" w:hAnsi="Fb Fontext"/>
            <w:spacing w:val="-4"/>
            <w:rtl/>
          </w:rPr>
          <w:delText xml:space="preserve">ר"ח</w:delText>
        </w:r>
      </w:del>
      <w:r w:rsidRPr="00B3644D">
        <w:rPr>
          <w:rFonts w:ascii="Fb Fontext" w:hAnsi="Fb Fontext"/>
          <w:spacing w:val="-4"/>
          <w:rtl/>
        </w:rPr>
        <w:t xml:space="preserve"> </w:t>
      </w:r>
      <w:ins w:id="95827" w:author="קלוד" w:date="2026-10-11T13:11:34Z">
        <w:r>
          <w:rPr>
            <w:rFonts w:ascii="Fb Fontext" w:hAnsi="Fb Fontext"/>
            <w:spacing w:val="-4"/>
            <w:rtl/>
          </w:rPr>
          <w:t xml:space="preserve">כר"נ:</w:t>
        </w:r>
      </w:ins>
      <w:del w:id="95828" w:author="קלוד" w:date="2026-10-11T13:11:34Z">
        <w:r w:rsidRPr="00B3644D">
          <w:rPr>
            <w:rFonts w:ascii="Fb Fontext" w:hAnsi="Fb Fontext"/>
            <w:spacing w:val="-4"/>
            <w:rtl/>
          </w:rPr>
          <w:delText xml:space="preserve">כמו</w:delText>
        </w:r>
      </w:del>
      <w:r w:rsidRPr="00B3644D">
        <w:rPr>
          <w:rFonts w:ascii="Fb Fontext" w:hAnsi="Fb Fontext"/>
          <w:spacing w:val="-4"/>
          <w:rtl/>
        </w:rPr>
        <w:t xml:space="preserve"> </w:t>
      </w:r>
      <w:ins w:id="95825" w:author="קלוד" w:date="2026-10-11T13:11:34Z">
        <w:r>
          <w:rPr>
            <w:rStyle w:val="2fb"/>
            <w:rFonts w:ascii="Fb Fontext" w:hAnsi="Fb Fontext"/>
            <w:spacing w:val="-4"/>
            <w:rtl/>
          </w:rPr>
          <w:t xml:space="preserve">אפי'</w:t>
        </w:r>
      </w:ins>
      <w:del w:id="95826" w:author="קלוד" w:date="2026-10-11T13:11:34Z">
        <w:r w:rsidRPr="00B3644D">
          <w:rPr>
            <w:rStyle w:val="2fb"/>
            <w:rFonts w:ascii="Fb Fontext" w:hAnsi="Fb Fontext"/>
            <w:spacing w:val="-4"/>
            <w:rtl/>
          </w:rPr>
          <w:delText xml:space="preserve">ר"נ</w:delText>
        </w:r>
        <w:r w:rsidRPr="00B3644D">
          <w:rPr>
            <w:rFonts w:ascii="Fb Fontext" w:hAnsi="Fb Fontext"/>
            <w:spacing w:val="-4"/>
            <w:rtl/>
          </w:rPr>
          <w:delText xml:space="preserve"> דאפי'</w:delText>
        </w:r>
      </w:del>
      <w:r w:rsidRPr="00B3644D">
        <w:rPr>
          <w:rFonts w:ascii="Fb Fontext" w:hAnsi="Fb Fontext"/>
          <w:spacing w:val="-4"/>
          <w:rtl/>
        </w:rPr>
        <w:t xml:space="preserve"> בכלי ראשון </w:t>
      </w:r>
      <w:ins w:id="95823" w:author="קלוד" w:date="2026-10-11T13:11:34Z">
        <w:r>
          <w:rPr>
            <w:rFonts w:ascii="Fb Fontext" w:hAnsi="Fb Fontext" w:hint="cs"/>
            <w:spacing w:val="-4"/>
            <w:rtl/>
          </w:rPr>
          <w:t xml:space="preserve">אינה</w:t>
        </w:r>
      </w:ins>
      <w:del w:id="95824" w:author="קלוד" w:date="2026-10-11T13:11:34Z">
        <w:r w:rsidRPr="00B3644D">
          <w:rPr>
            <w:rFonts w:ascii="Fb Fontext" w:hAnsi="Fb Fontext" w:hint="cs"/>
            <w:spacing w:val="-4"/>
            <w:rtl/>
          </w:rPr>
          <w:delText xml:space="preserve">ל</w:delText>
        </w:r>
        <w:r w:rsidRPr="00B3644D">
          <w:rPr>
            <w:rFonts w:ascii="Fb Fontext" w:hAnsi="Fb Fontext"/>
            <w:spacing w:val="-4"/>
            <w:rtl/>
          </w:rPr>
          <w:delText xml:space="preserve">א</w:delText>
        </w:r>
      </w:del>
      <w:r w:rsidRPr="00B3644D">
        <w:rPr>
          <w:rFonts w:ascii="Fb Fontext" w:hAnsi="Fb Fontext"/>
          <w:spacing w:val="-4"/>
          <w:rtl/>
        </w:rPr>
        <w:t xml:space="preserve"> </w:t>
      </w:r>
      <w:ins w:id="95821" w:author="קלוד" w:date="2026-10-11T13:11:34Z">
        <w:r>
          <w:rPr>
            <w:rFonts w:ascii="Fb Fontext" w:hAnsi="Fb Fontext"/>
            <w:spacing w:val="-4"/>
            <w:rtl/>
          </w:rPr>
          <w:t xml:space="preserve">מתבשלת,</w:t>
        </w:r>
      </w:ins>
      <w:del w:id="95822" w:author="קלוד" w:date="2026-10-11T13:11:34Z">
        <w:r w:rsidRPr="00B3644D">
          <w:rPr>
            <w:rFonts w:ascii="Fb Fontext" w:hAnsi="Fb Fontext"/>
            <w:spacing w:val="-4"/>
            <w:rtl/>
          </w:rPr>
          <w:delText xml:space="preserve">בשלה</w:delText>
        </w:r>
      </w:del>
      <w:r w:rsidRPr="00B3644D">
        <w:rPr>
          <w:rFonts w:ascii="Fb Fontext" w:hAnsi="Fb Fontext"/>
          <w:spacing w:val="-4"/>
          <w:rtl/>
        </w:rPr>
        <w:t xml:space="preserve"> וצריכה </w:t>
      </w:r>
      <w:ins w:id="95819" w:author="קלוד" w:date="2026-10-11T13:11:34Z">
        <w:r>
          <w:rPr>
            <w:rFonts w:ascii="Fb Fontext" w:hAnsi="Fb Fontext"/>
            <w:spacing w:val="-4"/>
            <w:rtl/>
          </w:rPr>
          <w:t xml:space="preserve">בישול</w:t>
        </w:r>
      </w:ins>
      <w:del w:id="95820" w:author="קלוד" w:date="2026-10-11T13:11:34Z">
        <w:r w:rsidRPr="00B3644D">
          <w:rPr>
            <w:rFonts w:ascii="Fb Fontext" w:hAnsi="Fb Fontext"/>
            <w:spacing w:val="-4"/>
            <w:rtl/>
          </w:rPr>
          <w:delText xml:space="preserve">בישולא</w:delText>
        </w:r>
      </w:del>
      <w:r w:rsidRPr="00B3644D">
        <w:rPr>
          <w:rFonts w:ascii="Fb Fontext" w:hAnsi="Fb Fontext"/>
          <w:spacing w:val="-4"/>
          <w:rtl/>
        </w:rPr>
        <w:t xml:space="preserve"> </w:t>
      </w:r>
      <w:ins w:id="95817" w:author="קלוד" w:date="2026-10-11T13:11:34Z">
        <w:r>
          <w:rPr>
            <w:rFonts w:ascii="Fb Fontext" w:hAnsi="Fb Fontext"/>
            <w:spacing w:val="-4"/>
            <w:rtl/>
          </w:rPr>
          <w:t xml:space="preserve">כבשר</w:t>
        </w:r>
      </w:ins>
      <w:del w:id="95818" w:author="קלוד" w:date="2026-10-11T13:11:34Z">
        <w:r w:rsidRPr="00B3644D">
          <w:rPr>
            <w:rFonts w:ascii="Fb Fontext" w:hAnsi="Fb Fontext"/>
            <w:spacing w:val="-4"/>
            <w:rtl/>
          </w:rPr>
          <w:delText xml:space="preserve">כבישרא</w:delText>
        </w:r>
      </w:del>
      <w:r w:rsidRPr="00B3644D">
        <w:rPr>
          <w:rFonts w:ascii="Fb Fontext" w:hAnsi="Fb Fontext"/>
          <w:spacing w:val="-4"/>
          <w:rtl/>
        </w:rPr>
        <w:t xml:space="preserve"> </w:t>
      </w:r>
      <w:ins w:id="95815" w:author="קלוד" w:date="2026-10-11T13:11:34Z">
        <w:r>
          <w:rPr>
            <w:rFonts w:ascii="Fb Fontext" w:hAnsi="Fb Fontext"/>
            <w:spacing w:val="-4"/>
            <w:rtl/>
          </w:rPr>
          <w:t xml:space="preserve">שור.</w:t>
        </w:r>
      </w:ins>
      <w:del w:id="95816" w:author="קלוד" w:date="2026-10-11T13:11:34Z">
        <w:r w:rsidRPr="00B3644D">
          <w:rPr>
            <w:rFonts w:ascii="Fb Fontext" w:hAnsi="Fb Fontext"/>
            <w:spacing w:val="-4"/>
            <w:rtl/>
          </w:rPr>
          <w:delText xml:space="preserve">דתורא.</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Style w:val="afffe"/>
          <w:rFonts w:ascii="Fb Fontext" w:hAnsi="Fb Fontext"/>
          <w:rtl/>
        </w:rPr>
      </w:pPr>
      <w:r w:rsidRPr="006F178A">
        <w:rPr>
          <w:rStyle w:val="afffe"/>
          <w:rFonts w:ascii="Fb Fontext" w:hAnsi="Fb Fontext" w:hint="cs"/>
          <w:rtl/>
        </w:rPr>
        <w:t>מוקצה</w:t>
      </w:r>
    </w:p>
    <w:p>
      <w:pPr>
        <w:pStyle w:val="MishnaBatzad"/>
        <w:rPr>
          <w:ins w:id="20463" w:author="קלוד" w:date="2026-10-11T09:07:15Z"/>
        </w:rPr>
      </w:pPr>
      <w:ins w:id="20462" w:author="קלוד" w:date="2026-10-11T09:07:15Z">
        <w:r>
          <w:t xml:space="preserve">משנה ו</w:t>
        </w:r>
      </w:ins>
    </w:p>
    <w:p w:rsidR="00E9703F" w:rsidRPr="009757B9" w:rsidRDefault="00E9703F" w:rsidP="00E9703F">
      <w:pPr>
        <w:pStyle w:val="afff9"/>
        <w:rPr>
          <w:del w:id="20177" w:author="קלוד" w:date="2026-10-11T09:07:15Z"/>
          <w:rStyle w:val="afffe"/>
          <w:b/>
          <w:bCs w:val="0"/>
          <w:sz w:val="20"/>
          <w:rtl/>
        </w:rPr>
      </w:pPr>
      <w:del w:id="20176" w:author="קלוד" w:date="2026-10-11T09:07:15Z">
        <w:r w:rsidRPr="00146180">
          <w:rPr>
            <w:rStyle w:val="afffe"/>
            <w:bCs w:val="0"/>
            <w:sz w:val="20"/>
            <w:rtl/>
          </w:rPr>
          <w:delText xml:space="preserve">משנה.</w:delText>
        </w:r>
      </w:del>
    </w:p>
    <w:p w:rsidR="00E9703F" w:rsidRDefault="00E9703F" w:rsidP="00E9703F">
      <w:pPr>
        <w:pStyle w:val="afff9"/>
        <w:spacing w:before="120"/>
        <w:rPr>
          <w:rStyle w:val="afffe"/>
          <w:b/>
          <w:bCs w:val="0"/>
          <w:sz w:val="20"/>
          <w:rtl/>
        </w:rPr>
        <w:pPrChange w:id="90021" w:author="קלוד" w:date="2026-10-11T12:09:42Z">
          <w:pPr>
            <w:pStyle w:val="afff9"/>
          </w:pPr>
        </w:pPrChange>
      </w:pPr>
      <w:r w:rsidRPr="00146180">
        <w:rPr>
          <w:rStyle w:val="afffe"/>
          <w:bCs w:val="0"/>
          <w:rtl/>
          <w:rPrChange w:id="40024" w:author="Claude" w:date="2026-10-11T09:07:39Z">
            <w:rPr>
              <w:rStyle w:val="afffe"/>
              <w:bCs w:val="0"/>
              <w:sz w:val="20"/>
              <w:rtl/>
            </w:rPr>
          </w:rPrChange>
        </w:rPr>
        <w:t>אין נותנין כלי תחת הנר לקבל בו את השמן,</w:t>
      </w:r>
    </w:p>
    <w:p>
      <w:pPr>
        <w:pStyle w:val="38"/>
        <w:rPr>
          <w:ins w:id="97438" w:author="מנוע מכני" w:date="2026-10-11T12:04:39Z"/>
        </w:rPr>
      </w:pPr>
      <w:r w:rsidRPr="006F178A">
        <w:t>[</w:t>
      </w:r>
      <w:r w:rsidRPr="006F178A">
        <w:t>רבה</w:t>
      </w:r>
      <w:r w:rsidRPr="006F178A">
        <w:t>:</w:t>
      </w:r>
    </w:p>
    <w:p w:rsidR="00E9703F" w:rsidRDefault="00E9703F" w:rsidP="00E9703F">
      <w:pPr>
        <w:rPr>
          <w:rtl/>
        </w:rPr>
      </w:pPr>
      <w:del w:id="97439" w:author="מנוע מכני" w:date="2026-10-11T12:04:39Z">
        <w:r w:rsidRPr="006F178A">
          <w:rPr>
            <w:rtl/>
          </w:rPr>
          <w:delText xml:space="preserve"> </w:delText>
        </w:r>
      </w:del>
      <w:r w:rsidRPr="006F178A">
        <w:rPr>
          <w:rtl/>
        </w:rPr>
        <w:t xml:space="preserve">דאין ניטל אלא לצורך דבר הניטל</w:t>
      </w:r>
      <w:r w:rsidRPr="006F178A">
        <w:rPr>
          <w:rFonts w:hint="cs"/>
          <w:rtl/>
        </w:rPr>
        <w:t>,</w:t>
      </w:r>
      <w:r w:rsidRPr="006F178A">
        <w:rPr>
          <w:rtl/>
        </w:rPr>
        <w:t xml:space="preserve"> </w:t>
      </w:r>
      <w:r w:rsidRPr="006F178A">
        <w:rPr>
          <w:rStyle w:val="2fb"/>
          <w:rtl/>
        </w:rPr>
        <w:t xml:space="preserve">רב יוסף</w:t>
      </w:r>
      <w:r w:rsidRPr="006F178A">
        <w:rPr>
          <w:rFonts w:hint="cs"/>
          <w:rtl/>
        </w:rPr>
        <w:t>:</w:t>
      </w:r>
      <w:r w:rsidRPr="006F178A">
        <w:rPr>
          <w:rtl/>
        </w:rPr>
        <w:t xml:space="preserve"> מבטל כלי מהיכנו]</w:t>
      </w:r>
    </w:p>
    <w:p>
      <w:pPr>
        <w:pStyle w:val="MishnaBatzad"/>
        <w:rPr>
          <w:ins w:id="20465" w:author="קלוד" w:date="2026-10-11T09:07:15Z"/>
        </w:rPr>
      </w:pPr>
      <w:ins w:id="20464" w:author="קלוד" w:date="2026-10-11T09:07:15Z">
        <w:r>
          <w:t xml:space="preserve">משנה ו</w:t>
        </w:r>
      </w:ins>
    </w:p>
    <w:p w:rsidR="00E9703F" w:rsidRPr="009757B9" w:rsidRDefault="00E9703F" w:rsidP="00E9703F">
      <w:pPr>
        <w:pStyle w:val="afff9"/>
        <w:spacing w:before="120"/>
        <w:rPr>
          <w:rStyle w:val="afffe"/>
          <w:b/>
          <w:bCs w:val="0"/>
          <w:sz w:val="20"/>
          <w:rtl/>
        </w:rPr>
        <w:pPrChange w:id="90022" w:author="קלוד" w:date="2026-10-11T12:09:42Z">
          <w:pPr>
            <w:pStyle w:val="afff9"/>
          </w:pPr>
        </w:pPrChange>
      </w:pPr>
      <w:r w:rsidRPr="00146180">
        <w:rPr>
          <w:rStyle w:val="afffe"/>
          <w:bCs w:val="0"/>
          <w:rtl/>
          <w:rPrChange w:id="40025" w:author="Claude" w:date="2026-10-11T09:07:39Z">
            <w:rPr>
              <w:rStyle w:val="afffe"/>
              <w:bCs w:val="0"/>
              <w:sz w:val="20"/>
              <w:rtl/>
            </w:rPr>
          </w:rPrChange>
        </w:rPr>
        <w:t>ואם נתנוה מבעוד יום - מותר.</w:t>
      </w:r>
    </w:p>
    <w:p w:rsidR="00E9703F" w:rsidRPr="009757B9" w:rsidRDefault="00E9703F" w:rsidP="00E9703F">
      <w:pPr>
        <w:pStyle w:val="afff9"/>
        <w:rPr>
          <w:rStyle w:val="afffe"/>
          <w:b/>
          <w:bCs w:val="0"/>
          <w:sz w:val="20"/>
          <w:rtl/>
        </w:rPr>
      </w:pPr>
      <w:r w:rsidRPr="00146180">
        <w:rPr>
          <w:rStyle w:val="afffe"/>
          <w:bCs w:val="0"/>
          <w:rtl/>
          <w:rPrChange w:id="40026" w:author="Claude" w:date="2026-10-11T09:07:39Z">
            <w:rPr>
              <w:rStyle w:val="afffe"/>
              <w:bCs w:val="0"/>
              <w:sz w:val="20"/>
              <w:rtl/>
            </w:rPr>
          </w:rPrChange>
        </w:rPr>
        <w:t>ואין ניאותין ממנו, לפי שאינו מן המוכן.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95" w:author="קלוד" w:date="2026-10-11T12:33:55Z"/>
        </w:rPr>
      </w:pPr>
      <w:ins w:id="90996" w:author="קלוד" w:date="2026-10-11T12:33:55Z">
        <w:r>
          <w:rPr>
            <w:color w:val="7B3F00"/>
          </w:rPr>
          <w:t xml:space="preserve">כלי תחת הנר לקבל שמן - הצלה מצויה ושאינה מצויה</w:t>
        </w:r>
      </w:ins>
    </w:p>
    <w:p w:rsidR="00E9703F" w:rsidRPr="006F178A" w:rsidRDefault="00E9703F" w:rsidP="00E9703F">
      <w:pPr>
        <w:rPr>
          <w:rtl/>
        </w:rPr>
      </w:pPr>
      <w:r w:rsidRPr="006F178A">
        <w:rPr>
          <w:rFonts w:ascii="Fb Fontext" w:hAnsi="Fb Fontext" w:hint="cs"/>
          <w:b/>
          <w:bCs/>
          <w:rtl/>
        </w:rPr>
        <w:t>א</w:t>
      </w:r>
      <w:r w:rsidRPr="006F178A">
        <w:rPr>
          <w:rFonts w:ascii="Fb Fontext" w:hAnsi="Fb Fontext"/>
          <w:b/>
          <w:bCs/>
          <w:rtl/>
        </w:rPr>
        <w:t>.</w:t>
      </w:r>
      <w:r w:rsidRPr="006F178A">
        <w:rPr>
          <w:rFonts w:ascii="Fb Fontext" w:hAnsi="Fb Fontext" w:hint="cs"/>
          <w:rtl/>
        </w:rPr>
        <w:t xml:space="preserve"> </w:t>
      </w:r>
      <w:ins w:id="95839" w:author="קלוד" w:date="2026-10-11T13:11:34Z">
        <w:r>
          <w:rPr>
            <w:rStyle w:val="2fb"/>
            <w:rFonts w:ascii="Fb Fontext" w:hAnsi="Fb Fontext"/>
            <w:rtl/>
          </w:rPr>
          <w:t xml:space="preserve">רבה,</w:t>
        </w:r>
      </w:ins>
      <w:del w:id="95840" w:author="קלוד" w:date="2026-10-11T13:11:34Z">
        <w:r w:rsidRPr="006F178A">
          <w:rPr>
            <w:rStyle w:val="2fb"/>
            <w:rFonts w:ascii="Fb Fontext" w:hAnsi="Fb Fontext"/>
            <w:rtl/>
          </w:rPr>
          <w:delText xml:space="preserve">רבה</w:delText>
        </w:r>
      </w:del>
      <w:r w:rsidRPr="006F178A">
        <w:rPr>
          <w:rFonts w:ascii="Fb Fontext" w:hAnsi="Fb Fontext"/>
          <w:rtl/>
        </w:rPr>
        <w:t xml:space="preserve"> </w:t>
      </w:r>
      <w:ins w:id="95837" w:author="קלוד" w:date="2026-10-11T13:11:34Z">
        <w:r>
          <w:rPr>
            <w:rStyle w:val="afffffe"/>
            <w:rFonts w:ascii="Fb Fontext" w:hAnsi="Fb Fontext"/>
            <w:rtl/>
          </w:rPr>
          <w:t xml:space="preserve">בטעם</w:t>
        </w:r>
        <w:r>
          <w:rPr>
            <w:rStyle w:val="2fb"/>
            <w:rFonts w:ascii="Fb Fontext" w:hAnsi="Fb Fontext"/>
            <w:rtl/>
          </w:rPr>
          <w:t xml:space="preserve"> ר"ח:</w:t>
        </w:r>
      </w:ins>
      <w:del w:id="95838" w:author="קלוד" w:date="2026-10-11T13:11:34Z">
        <w:r w:rsidRPr="006F178A">
          <w:rPr>
            <w:rStyle w:val="2fb"/>
            <w:rFonts w:ascii="Fb Fontext" w:hAnsi="Fb Fontext"/>
            <w:rtl/>
          </w:rPr>
          <w:delText xml:space="preserve">מר"ח</w:delText>
        </w:r>
      </w:del>
      <w:r w:rsidRPr="006F178A">
        <w:rPr>
          <w:rFonts w:ascii="Fb Fontext" w:hAnsi="Fb Fontext"/>
          <w:rtl/>
        </w:rPr>
        <w:t xml:space="preserve"> </w:t>
      </w:r>
      <w:r w:rsidRPr="006F178A">
        <w:rPr>
          <w:rStyle w:val="afffe"/>
          <w:rFonts w:ascii="Fb Fontext" w:hAnsi="Fb Fontext"/>
          <w:rtl/>
        </w:rPr>
        <w:t>הצלה מצויה התירו</w:t>
      </w:r>
      <w:r w:rsidRPr="006F178A">
        <w:rPr>
          <w:rFonts w:ascii="Fb Fontext" w:hAnsi="Fb Fontext"/>
          <w:rtl/>
        </w:rPr>
        <w:t xml:space="preserve"> [דריסת רגלים על ביצת </w:t>
      </w:r>
      <w:ins w:id="95835" w:author="קלוד" w:date="2026-10-11T13:11:34Z">
        <w:r>
          <w:rPr>
            <w:rFonts w:ascii="Fb Fontext" w:hAnsi="Fb Fontext"/>
            <w:rtl/>
          </w:rPr>
          <w:t xml:space="preserve">תרנגולת],</w:t>
        </w:r>
      </w:ins>
      <w:del w:id="95836" w:author="קלוד" w:date="2026-10-11T13:11:34Z">
        <w:r w:rsidRPr="006F178A">
          <w:rPr>
            <w:rFonts w:ascii="Fb Fontext" w:hAnsi="Fb Fontext"/>
            <w:rtl/>
          </w:rPr>
          <w:delText xml:space="preserve">תרנגולת]</w:delText>
        </w:r>
      </w:del>
      <w:r w:rsidRPr="006F178A">
        <w:rPr>
          <w:rFonts w:ascii="Fb Fontext" w:hAnsi="Fb Fontext"/>
          <w:rtl/>
        </w:rPr>
        <w:t xml:space="preserve"> לפיכך מותר לכפות</w:t>
      </w:r>
      <w:ins w:id="95833" w:author="קלוד" w:date="2026-10-11T13:11:34Z">
        <w:r>
          <w:rPr>
            <w:rFonts w:ascii="Fb Fontext" w:hAnsi="Fb Fontext"/>
            <w:rtl/>
          </w:rPr>
          <w:t xml:space="preserve"> </w:t>
        </w:r>
        <w:r>
          <w:rPr>
            <w:rStyle w:val="afffffe"/>
            <w:rFonts w:ascii="Fb Fontext" w:hAnsi="Fb Fontext"/>
            <w:rtl/>
          </w:rPr>
          <w:t xml:space="preserve">עליה</w:t>
        </w:r>
        <w:r>
          <w:rPr>
            <w:rFonts w:ascii="Fb Fontext" w:hAnsi="Fb Fontext"/>
            <w:rtl/>
          </w:rPr>
          <w:t xml:space="preserve"> </w:t>
        </w:r>
      </w:ins>
      <w:del w:id="95834" w:author="קלוד" w:date="2026-10-11T13:11:34Z">
        <w:r w:rsidRPr="006F178A">
          <w:rPr>
            <w:rFonts w:ascii="Fb Fontext" w:hAnsi="Fb Fontext"/>
            <w:rtl/>
          </w:rPr>
          <w:delText xml:space="preserve"> </w:delText>
        </w:r>
      </w:del>
      <w:r w:rsidRPr="006F178A">
        <w:rPr>
          <w:rFonts w:ascii="Fb Fontext" w:hAnsi="Fb Fontext"/>
          <w:rtl/>
        </w:rPr>
        <w:t xml:space="preserve">כלי.</w:t>
      </w:r>
    </w:p>
    <w:p w:rsidR="00E9703F" w:rsidRPr="006F178A" w:rsidRDefault="00E9703F" w:rsidP="00E9703F">
      <w:pPr>
        <w:rPr>
          <w:rStyle w:val="afffe"/>
          <w:rFonts w:ascii="Fb Fontext" w:hAnsi="Fb Fontext"/>
          <w:b/>
          <w:rtl/>
        </w:rPr>
      </w:pPr>
      <w:del w:id="90115" w:author="מנוע מכני" w:date="2026-10-11T12:04:39Z">
        <w:r>
          <w:rPr>
            <w:rStyle w:val="afffe"/>
            <w:rFonts w:ascii="Fb Fontext" w:hAnsi="Fb Fontext" w:hint="cs"/>
            <w:rtl/>
          </w:rPr>
          <w:delText xml:space="preserve">   </w:delText>
        </w:r>
      </w:del>
      <w:r w:rsidRPr="006F178A">
        <w:rPr>
          <w:rStyle w:val="afffe"/>
          <w:rFonts w:ascii="Fb Fontext" w:hAnsi="Fb Fontext"/>
          <w:rtl/>
        </w:rPr>
        <w:t>הצלה שאינה מצויה</w:t>
      </w:r>
      <w:r w:rsidRPr="006F178A">
        <w:rPr>
          <w:rtl/>
        </w:rPr>
        <w:t xml:space="preserve"> [שלא תיפול הביצה במדרון] </w:t>
      </w:r>
      <w:r w:rsidRPr="006F178A">
        <w:rPr>
          <w:rStyle w:val="afffe"/>
          <w:rFonts w:ascii="Fb Fontext" w:hAnsi="Fb Fontext"/>
          <w:rtl/>
        </w:rPr>
        <w:t xml:space="preserve">לא</w:t>
      </w:r>
      <w:r w:rsidRPr="006F178A">
        <w:rPr>
          <w:rStyle w:val="afffe"/>
          <w:rFonts w:ascii="Fb Fontext" w:hAnsi="Fb Fontext"/>
          <w:rtl/>
        </w:rPr>
        <w:t xml:space="preserve"> התירו</w:t>
      </w:r>
      <w:r w:rsidRPr="006F178A">
        <w:rPr>
          <w:rtl/>
        </w:rPr>
        <w:t xml:space="preserve"> לטלטל כלי ולפיכך </w:t>
      </w:r>
      <w:r w:rsidRPr="006F178A">
        <w:rPr>
          <w:rFonts w:hint="cs"/>
          <w:rtl/>
        </w:rPr>
        <w:t>ל</w:t>
      </w:r>
      <w:r w:rsidRPr="006F178A">
        <w:rPr>
          <w:rtl/>
        </w:rPr>
        <w:t>"</w:t>
      </w:r>
      <w:r w:rsidRPr="006F178A">
        <w:rPr>
          <w:rFonts w:hint="cs"/>
          <w:rtl/>
        </w:rPr>
        <w:t>ק</w:t>
      </w:r>
      <w:r w:rsidRPr="006F178A">
        <w:rPr>
          <w:rtl/>
        </w:rPr>
        <w:t xml:space="preserve"> מ</w:t>
      </w:r>
      <w:r w:rsidRPr="006F178A">
        <w:rPr>
          <w:rFonts w:hint="cs"/>
          <w:rtl/>
        </w:rPr>
        <w:t>לקמן</w:t>
      </w:r>
    </w:p>
    <w:p>
      <w:pPr>
        <w:pStyle w:val="38"/>
        <w:rPr>
          <w:ins w:id="97440" w:author="מנוע מכני" w:date="2026-10-11T12:04:39Z"/>
        </w:rPr>
      </w:pPr>
      <w:r w:rsidRPr="006061D7">
        <w:t>א.</w:t>
      </w:r>
      <w:r w:rsidRPr="006061D7">
        <w:t xml:space="preserve"> </w:t>
      </w:r>
      <w:r w:rsidRPr="006061D7">
        <w:t xml:space="preserve">והך</w:t>
      </w:r>
    </w:p>
    <w:p w:rsidR="00E9703F" w:rsidRPr="006061D7" w:rsidRDefault="00E9703F" w:rsidP="00E9703F">
      <w:pPr>
        <w:rPr>
          <w:rtl/>
        </w:rPr>
      </w:pPr>
      <w:del w:id="97441" w:author="מנוע מכני" w:date="2026-10-11T12:04:39Z">
        <w:r w:rsidRPr="006061D7">
          <w:rPr>
            <w:rtl/>
          </w:rPr>
          <w:delText xml:space="preserve"> </w:delText>
        </w:r>
      </w:del>
      <w:r w:rsidRPr="006061D7">
        <w:rPr>
          <w:rtl/>
        </w:rPr>
        <w:t xml:space="preserve">דנשברה לו חבית טבל בראש גגו</w:t>
      </w:r>
      <w:r w:rsidRPr="006061D7">
        <w:rPr>
          <w:rFonts w:hint="cs"/>
          <w:rtl/>
        </w:rPr>
        <w:t xml:space="preserve"> </w:t>
      </w:r>
      <w:r w:rsidRPr="006061D7">
        <w:rPr>
          <w:rtl/>
        </w:rPr>
        <w:t xml:space="preserve">מביא כלי ומניח תחתיה </w:t>
      </w:r>
      <w:r w:rsidRPr="006061D7">
        <w:rPr>
          <w:rFonts w:hint="cs"/>
          <w:rtl/>
        </w:rPr>
        <w:t xml:space="preserve">- </w:t>
      </w:r>
      <w:r w:rsidRPr="006061D7">
        <w:rPr>
          <w:rtl/>
        </w:rPr>
        <w:t xml:space="preserve">בחביות חרס </w:t>
      </w:r>
      <w:ins w:id="95845" w:author="קלוד" w:date="2026-10-11T13:11:34Z">
        <w:r>
          <w:rPr>
            <w:rtl/>
          </w:rPr>
          <w:t xml:space="preserve">חדשות,</w:t>
        </w:r>
      </w:ins>
      <w:del w:id="95846" w:author="קלוד" w:date="2026-10-11T13:11:34Z">
        <w:r w:rsidRPr="006061D7">
          <w:rPr>
            <w:rtl/>
          </w:rPr>
          <w:delText xml:space="preserve">חדשות</w:delText>
        </w:r>
      </w:del>
      <w:r w:rsidRPr="006061D7">
        <w:rPr>
          <w:rtl/>
        </w:rPr>
        <w:t xml:space="preserve"> </w:t>
      </w:r>
      <w:ins w:id="95843" w:author="קלוד" w:date="2026-10-11T13:11:34Z">
        <w:r>
          <w:rPr>
            <w:rtl/>
          </w:rPr>
          <w:t xml:space="preserve">שמצוי</w:t>
        </w:r>
      </w:ins>
      <w:del w:id="95844" w:author="קלוד" w:date="2026-10-11T13:11:34Z">
        <w:r w:rsidRPr="006061D7">
          <w:rPr>
            <w:rtl/>
          </w:rPr>
          <w:delText xml:space="preserve">דשכיח</w:delText>
        </w:r>
      </w:del>
      <w:r w:rsidRPr="006061D7">
        <w:rPr>
          <w:rtl/>
        </w:rPr>
        <w:t xml:space="preserve"> </w:t>
      </w:r>
      <w:ins w:id="95841" w:author="קלוד" w:date="2026-10-11T13:11:34Z">
        <w:r>
          <w:rPr>
            <w:rtl/>
          </w:rPr>
          <w:t xml:space="preserve">שפוקעות.</w:t>
        </w:r>
      </w:ins>
      <w:del w:id="95842" w:author="קלוד" w:date="2026-10-11T13:11:34Z">
        <w:r w:rsidRPr="006061D7">
          <w:rPr>
            <w:rtl/>
          </w:rPr>
          <w:delText xml:space="preserve">דפקעי.</w:delText>
        </w:r>
      </w:del>
    </w:p>
    <w:p>
      <w:pPr>
        <w:pStyle w:val="38"/>
        <w:rPr>
          <w:ins w:id="97442" w:author="מנוע מכני" w:date="2026-10-11T12:04:39Z"/>
        </w:rPr>
      </w:pPr>
      <w:r w:rsidRPr="006F178A">
        <w:t>ב.</w:t>
      </w:r>
      <w:r w:rsidRPr="006F178A">
        <w:t xml:space="preserve"> הך</w:t>
      </w:r>
    </w:p>
    <w:p w:rsidR="00E9703F" w:rsidRPr="006F178A" w:rsidRDefault="00E9703F" w:rsidP="00E9703F">
      <w:pPr>
        <w:rPr>
          <w:rStyle w:val="afffe"/>
          <w:rFonts w:ascii="Fb Fontext" w:hAnsi="Fb Fontext"/>
          <w:rtl/>
        </w:rPr>
      </w:pPr>
      <w:del w:id="97443" w:author="מנוע מכני" w:date="2026-10-11T12:04:39Z">
        <w:r w:rsidRPr="006F178A">
          <w:rPr>
            <w:rFonts w:ascii="Fb Fontext" w:hAnsi="Fb Fontext"/>
            <w:rtl/>
          </w:rPr>
          <w:delText xml:space="preserve"> </w:delText>
        </w:r>
      </w:del>
      <w:r w:rsidRPr="006F178A">
        <w:rPr>
          <w:rFonts w:ascii="Fb Fontext" w:hAnsi="Fb Fontext"/>
          <w:rtl/>
        </w:rPr>
        <w:t xml:space="preserve">דנותנין כלי תחת הנר לקבל ניצוצות</w:t>
      </w:r>
      <w:r w:rsidRPr="006F178A">
        <w:rPr>
          <w:rFonts w:ascii="Fb Fontext" w:hAnsi="Fb Fontext" w:hint="cs"/>
          <w:rtl/>
        </w:rPr>
        <w:t xml:space="preserve"> -</w:t>
      </w:r>
      <w:r w:rsidRPr="006F178A">
        <w:rPr>
          <w:rFonts w:ascii="Fb Fontext" w:hAnsi="Fb Fontext"/>
          <w:rtl/>
        </w:rPr>
        <w:t xml:space="preserve"> </w:t>
      </w:r>
      <w:ins w:id="95847" w:author="קלוד" w:date="2026-10-11T13:11:34Z">
        <w:r>
          <w:rPr>
            <w:rFonts w:ascii="Fb Fontext" w:hAnsi="Fb Fontext"/>
            <w:rtl/>
          </w:rPr>
          <w:t xml:space="preserve">שמצויים.</w:t>
        </w:r>
      </w:ins>
      <w:del w:id="95848" w:author="קלוד" w:date="2026-10-11T13:11:34Z">
        <w:r w:rsidRPr="006F178A">
          <w:rPr>
            <w:rFonts w:ascii="Fb Fontext" w:hAnsi="Fb Fontext"/>
            <w:rtl/>
          </w:rPr>
          <w:delText xml:space="preserve">דשכיחי.</w:delText>
        </w:r>
      </w:del>
    </w:p>
    <w:p w:rsidR="00E9703F" w:rsidRPr="009757B9" w:rsidRDefault="00E9703F" w:rsidP="00E9703F">
      <w:pPr>
        <w:pStyle w:val="afff3"/>
        <w:framePr w:hSpace="113" w:vSpace="0" w:wrap="around" w:x="557" w:y="24"/>
        <w:spacing w:line="276" w:lineRule="auto"/>
        <w:rPr>
          <w:rFonts w:ascii="Fb Fontext" w:hAnsi="Fb Fontext"/>
          <w:sz w:val="20"/>
          <w:szCs w:val="18"/>
          <w:rtl/>
        </w:rPr>
      </w:pPr>
      <w:r w:rsidRPr="009757B9">
        <w:rPr>
          <w:rFonts w:ascii="Fb Fontext" w:hAnsi="Fb Fontext" w:hint="cs"/>
          <w:sz w:val="20"/>
          <w:szCs w:val="18"/>
          <w:rtl/>
        </w:rPr>
        <w:t>מג.</w:t>
      </w:r>
    </w:p>
    <w:p w:rsidR="00E9703F" w:rsidRPr="006F178A" w:rsidRDefault="00E9703F" w:rsidP="00E9703F">
      <w:pPr>
        <w:rPr>
          <w:rStyle w:val="afffe"/>
          <w:rFonts w:ascii="Fb Fontext" w:hAnsi="Fb Fontext"/>
          <w:b/>
          <w:rtl/>
        </w:rPr>
      </w:pPr>
      <w:r w:rsidRPr="006F178A">
        <w:rPr>
          <w:rStyle w:val="afffe"/>
          <w:rFonts w:ascii="Fb Fontext" w:hAnsi="Fb Fontext"/>
          <w:b/>
          <w:rtl/>
        </w:rPr>
        <w:t>ג.</w:t>
      </w:r>
      <w:r w:rsidRPr="006F178A">
        <w:rPr>
          <w:rFonts w:ascii="Fb Fontext" w:hAnsi="Fb Fontext"/>
          <w:rtl/>
        </w:rPr>
        <w:t xml:space="preserve"> כופין קערה על הנר שלא יאחז בקורה </w:t>
      </w:r>
      <w:r w:rsidRPr="006F178A">
        <w:rPr>
          <w:rFonts w:ascii="Fb Fontext" w:hAnsi="Fb Fontext" w:hint="cs"/>
          <w:rtl/>
        </w:rPr>
        <w:t xml:space="preserve">- </w:t>
      </w:r>
      <w:r w:rsidRPr="006F178A">
        <w:rPr>
          <w:rFonts w:ascii="Fb Fontext" w:hAnsi="Fb Fontext"/>
          <w:rtl/>
        </w:rPr>
        <w:t xml:space="preserve">בבית נמוך </w:t>
      </w:r>
      <w:ins w:id="95849" w:author="קלוד" w:date="2026-10-11T13:11:34Z">
        <w:r>
          <w:rPr>
            <w:rFonts w:ascii="Fb Fontext" w:hAnsi="Fb Fontext"/>
            <w:rtl/>
          </w:rPr>
          <w:t xml:space="preserve">שמצויה בו</w:t>
        </w:r>
      </w:ins>
      <w:del w:id="95850" w:author="קלוד" w:date="2026-10-11T13:11:34Z">
        <w:r w:rsidRPr="006F178A">
          <w:rPr>
            <w:rFonts w:ascii="Fb Fontext" w:hAnsi="Fb Fontext"/>
            <w:rtl/>
          </w:rPr>
          <w:delText xml:space="preserve">דשכיח</w:delText>
        </w:r>
      </w:del>
      <w:r w:rsidRPr="006F178A">
        <w:rPr>
          <w:rFonts w:ascii="Fb Fontext" w:hAnsi="Fb Fontext"/>
          <w:rtl/>
        </w:rPr>
        <w:t xml:space="preserve"> דליקה.</w:t>
      </w:r>
    </w:p>
    <w:p w:rsidR="00E9703F" w:rsidRPr="004640F6" w:rsidRDefault="00E9703F" w:rsidP="00E9703F">
      <w:pPr>
        <w:rPr>
          <w:rStyle w:val="afffe"/>
          <w:rFonts w:ascii="Fb Fontext" w:hAnsi="Fb Fontext"/>
          <w:b/>
          <w:spacing w:val="-4"/>
          <w:rtl/>
        </w:rPr>
      </w:pPr>
      <w:r w:rsidRPr="004640F6">
        <w:rPr>
          <w:rStyle w:val="afffe"/>
          <w:rFonts w:ascii="Fb Fontext" w:hAnsi="Fb Fontext"/>
          <w:b/>
          <w:spacing w:val="-4"/>
          <w:rtl/>
        </w:rPr>
        <w:t>ד.</w:t>
      </w:r>
      <w:r w:rsidRPr="004640F6">
        <w:rPr>
          <w:rStyle w:val="afffe"/>
          <w:rFonts w:ascii="Fb Fontext" w:hAnsi="Fb Fontext"/>
          <w:spacing w:val="-4"/>
          <w:rtl/>
        </w:rPr>
        <w:t xml:space="preserve"> </w:t>
      </w:r>
      <w:r w:rsidRPr="004640F6">
        <w:rPr>
          <w:rFonts w:hint="cs"/>
          <w:spacing w:val="-4"/>
          <w:rtl/>
        </w:rPr>
        <w:t>ו</w:t>
      </w:r>
      <w:r w:rsidRPr="004640F6">
        <w:rPr>
          <w:spacing w:val="-4"/>
          <w:rtl/>
        </w:rPr>
        <w:t>כן קורה שנשברה סומכין אותה בספסל ובארוכות המטה</w:t>
      </w:r>
      <w:r w:rsidRPr="004640F6">
        <w:rPr>
          <w:rFonts w:hint="cs"/>
          <w:spacing w:val="-4"/>
          <w:rtl/>
        </w:rPr>
        <w:t xml:space="preserve"> -</w:t>
      </w:r>
      <w:r w:rsidRPr="004640F6">
        <w:rPr>
          <w:spacing w:val="-4"/>
          <w:rtl/>
        </w:rPr>
        <w:t xml:space="preserve"> בקורה חדשה </w:t>
      </w:r>
      <w:ins w:id="95853" w:author="קלוד" w:date="2026-10-11T13:11:34Z">
        <w:r>
          <w:rPr>
            <w:spacing w:val="-4"/>
            <w:rtl/>
          </w:rPr>
          <w:t xml:space="preserve">שעשויה</w:t>
        </w:r>
      </w:ins>
      <w:del w:id="95854" w:author="קלוד" w:date="2026-10-11T13:11:34Z">
        <w:r w:rsidRPr="004640F6">
          <w:rPr>
            <w:spacing w:val="-4"/>
            <w:rtl/>
          </w:rPr>
          <w:delText xml:space="preserve">דעבידי</w:delText>
        </w:r>
      </w:del>
      <w:r w:rsidRPr="004640F6">
        <w:rPr>
          <w:spacing w:val="-4"/>
          <w:rtl/>
        </w:rPr>
        <w:t xml:space="preserve"> </w:t>
      </w:r>
      <w:ins w:id="95851" w:author="קלוד" w:date="2026-10-11T13:11:34Z">
        <w:r>
          <w:rPr>
            <w:spacing w:val="-4"/>
            <w:rtl/>
          </w:rPr>
          <w:t xml:space="preserve">להישבר.</w:t>
        </w:r>
      </w:ins>
      <w:del w:id="95852" w:author="קלוד" w:date="2026-10-11T13:11:34Z">
        <w:r w:rsidRPr="004640F6">
          <w:rPr>
            <w:spacing w:val="-4"/>
            <w:rtl/>
          </w:rPr>
          <w:delText xml:space="preserve">דפקעי.</w:delText>
        </w:r>
      </w:del>
    </w:p>
    <w:p w:rsidR="00E9703F" w:rsidRPr="009757B9" w:rsidRDefault="00E9703F" w:rsidP="00E9703F">
      <w:pPr>
        <w:rPr>
          <w:rFonts w:cs="Guttman Vilna"/>
          <w:b/>
          <w:bCs/>
          <w:rtl/>
        </w:rPr>
      </w:pPr>
      <w:r w:rsidRPr="006F178A">
        <w:rPr>
          <w:rStyle w:val="afffe"/>
          <w:rFonts w:ascii="Fb Fontext" w:hAnsi="Fb Fontext"/>
          <w:b/>
          <w:rtl/>
        </w:rPr>
        <w:t>ה.</w:t>
      </w:r>
      <w:r w:rsidRPr="006F178A">
        <w:rPr>
          <w:rStyle w:val="afffe"/>
          <w:rFonts w:ascii="Fb Fontext" w:hAnsi="Fb Fontext"/>
          <w:rtl/>
        </w:rPr>
        <w:t xml:space="preserve"> </w:t>
      </w:r>
      <w:r w:rsidRPr="006F178A">
        <w:rPr>
          <w:rFonts w:hint="cs"/>
          <w:rtl/>
        </w:rPr>
        <w:t>נ</w:t>
      </w:r>
      <w:r w:rsidRPr="006F178A">
        <w:rPr>
          <w:rtl/>
        </w:rPr>
        <w:t>ותנין כלי תחת הדלף בשבת</w:t>
      </w:r>
      <w:r w:rsidRPr="006F178A">
        <w:rPr>
          <w:rFonts w:hint="cs"/>
          <w:rtl/>
        </w:rPr>
        <w:t xml:space="preserve"> -</w:t>
      </w:r>
      <w:r w:rsidRPr="006F178A">
        <w:rPr>
          <w:rtl/>
        </w:rPr>
        <w:t xml:space="preserve"> </w:t>
      </w:r>
      <w:ins w:id="95861" w:author="קלוד" w:date="2026-10-11T13:11:34Z">
        <w:r>
          <w:rPr>
            <w:rtl/>
          </w:rPr>
          <w:t xml:space="preserve">בבתים</w:t>
        </w:r>
      </w:ins>
      <w:del w:id="95862" w:author="קלוד" w:date="2026-10-11T13:11:34Z">
        <w:r w:rsidRPr="006F178A">
          <w:rPr>
            <w:rtl/>
          </w:rPr>
          <w:delText xml:space="preserve">בבתי</w:delText>
        </w:r>
      </w:del>
      <w:r w:rsidRPr="006F178A">
        <w:rPr>
          <w:rtl/>
        </w:rPr>
        <w:t xml:space="preserve"> </w:t>
      </w:r>
      <w:ins w:id="95859" w:author="קלוד" w:date="2026-10-11T13:11:34Z">
        <w:r>
          <w:rPr>
            <w:rtl/>
          </w:rPr>
          <w:t xml:space="preserve">חדשים</w:t>
        </w:r>
      </w:ins>
      <w:del w:id="95860" w:author="קלוד" w:date="2026-10-11T13:11:34Z">
        <w:r w:rsidRPr="006F178A">
          <w:rPr>
            <w:rtl/>
          </w:rPr>
          <w:delText xml:space="preserve">חדתי</w:delText>
        </w:r>
      </w:del>
      <w:r w:rsidRPr="006F178A">
        <w:rPr>
          <w:rtl/>
        </w:rPr>
        <w:t xml:space="preserve"> </w:t>
      </w:r>
      <w:ins w:id="95857" w:author="קלוד" w:date="2026-10-11T13:11:34Z">
        <w:r>
          <w:rPr>
            <w:rtl/>
          </w:rPr>
          <w:t xml:space="preserve">שמצוי</w:t>
        </w:r>
      </w:ins>
      <w:del w:id="95858" w:author="קלוד" w:date="2026-10-11T13:11:34Z">
        <w:r w:rsidRPr="006F178A">
          <w:rPr>
            <w:rtl/>
          </w:rPr>
          <w:delText xml:space="preserve">דשכיחי</w:delText>
        </w:r>
      </w:del>
      <w:r w:rsidRPr="006F178A">
        <w:rPr>
          <w:rtl/>
        </w:rPr>
        <w:t xml:space="preserve"> </w:t>
      </w:r>
      <w:ins w:id="95855" w:author="קלוד" w:date="2026-10-11T13:11:34Z">
        <w:r>
          <w:rPr>
            <w:rtl/>
          </w:rPr>
          <w:t xml:space="preserve">שידלפו.</w:t>
        </w:r>
      </w:ins>
      <w:del w:id="95856" w:author="קלוד" w:date="2026-10-11T13:11:34Z">
        <w:r w:rsidRPr="006F178A">
          <w:rPr>
            <w:rtl/>
          </w:rPr>
          <w:delText xml:space="preserve">דדלפי.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444" w:author="מנוע מכני" w:date="2026-10-11T12:04:39Z"/>
        </w:rPr>
      </w:pPr>
      <w:r w:rsidRPr="006F178A">
        <w:t>ב</w:t>
      </w:r>
      <w:r w:rsidRPr="006F178A">
        <w:t>.</w:t>
      </w:r>
      <w:r w:rsidRPr="006F178A">
        <w:t xml:space="preserve"> </w:t>
      </w:r>
      <w:r w:rsidRPr="006F178A">
        <w:t>רב יוסף מר"ח:</w:t>
      </w:r>
    </w:p>
    <w:p w:rsidR="00E9703F" w:rsidRPr="006F178A" w:rsidRDefault="00E9703F" w:rsidP="00E9703F">
      <w:pPr>
        <w:rPr>
          <w:rStyle w:val="afffe"/>
          <w:rFonts w:ascii="Fb Fontext" w:hAnsi="Fb Fontext"/>
          <w:b/>
          <w:rtl/>
        </w:rPr>
      </w:pPr>
      <w:del w:id="97445" w:author="מנוע מכני" w:date="2026-10-11T12:04:39Z">
        <w:r w:rsidRPr="006F178A">
          <w:rPr>
            <w:rFonts w:ascii="Fb Fontext" w:hAnsi="Fb Fontext" w:hint="cs"/>
            <w:rtl/>
          </w:rPr>
          <w:delText xml:space="preserve"> </w:delText>
        </w:r>
      </w:del>
      <w:ins w:id="95869" w:author="קלוד" w:date="2026-10-11T13:11:34Z">
        <w:r>
          <w:rPr>
            <w:rFonts w:ascii="Fb Fontext" w:hAnsi="Fb Fontext"/>
            <w:rtl/>
          </w:rPr>
          <w:t xml:space="preserve">לתת</w:t>
        </w:r>
      </w:ins>
      <w:del w:id="95870" w:author="קלוד" w:date="2026-10-11T13:11:34Z">
        <w:r w:rsidRPr="006F178A">
          <w:rPr>
            <w:rFonts w:ascii="Fb Fontext" w:hAnsi="Fb Fontext"/>
            <w:rtl/>
          </w:rPr>
          <w:delText xml:space="preserve">לכפות</w:delText>
        </w:r>
      </w:del>
      <w:r w:rsidRPr="006F178A">
        <w:rPr>
          <w:rFonts w:ascii="Fb Fontext" w:hAnsi="Fb Fontext"/>
          <w:rtl/>
        </w:rPr>
        <w:t xml:space="preserve"> כלי </w:t>
      </w:r>
      <w:r w:rsidRPr="006F178A">
        <w:rPr>
          <w:rStyle w:val="afffe"/>
          <w:rFonts w:ascii="Fb Fontext" w:hAnsi="Fb Fontext"/>
          <w:rtl/>
        </w:rPr>
        <w:t>מתחת</w:t>
      </w:r>
      <w:r w:rsidRPr="006F178A">
        <w:rPr>
          <w:rFonts w:ascii="Fb Fontext" w:hAnsi="Fb Fontext"/>
          <w:rtl/>
        </w:rPr>
        <w:t xml:space="preserve"> </w:t>
      </w:r>
      <w:ins w:id="95867" w:author="קלוד" w:date="2026-10-11T13:11:34Z">
        <w:r>
          <w:rPr>
            <w:rStyle w:val="afffffe"/>
            <w:rFonts w:ascii="Fb Fontext" w:hAnsi="Fb Fontext" w:hint="cs"/>
            <w:rtl/>
          </w:rPr>
          <w:t xml:space="preserve">לתרנגולת</w:t>
        </w:r>
        <w:r>
          <w:rPr>
            <w:rFonts w:ascii="Fb Fontext" w:hAnsi="Fb Fontext" w:hint="cs"/>
            <w:rtl/>
          </w:rPr>
          <w:t xml:space="preserve"> אסור,</w:t>
        </w:r>
      </w:ins>
      <w:del w:id="95868" w:author="קלוד" w:date="2026-10-11T13:11:34Z">
        <w:r w:rsidRPr="006F178A">
          <w:rPr>
            <w:rFonts w:ascii="Fb Fontext" w:hAnsi="Fb Fontext" w:hint="cs"/>
            <w:rtl/>
          </w:rPr>
          <w:delText xml:space="preserve">אסור</w:delText>
        </w:r>
      </w:del>
      <w:r w:rsidRPr="006F178A">
        <w:rPr>
          <w:rFonts w:ascii="Fb Fontext" w:hAnsi="Fb Fontext"/>
          <w:rtl/>
        </w:rPr>
        <w:t xml:space="preserve"> </w:t>
      </w:r>
      <w:r>
        <w:rPr>
          <w:rFonts w:ascii="Fb Fontext" w:hAnsi="Fb Fontext"/>
          <w:rtl/>
        </w:rPr>
        <w:t>ד</w:t>
      </w:r>
      <w:r w:rsidRPr="006F178A">
        <w:rPr>
          <w:rFonts w:ascii="Fb Fontext" w:hAnsi="Fb Fontext"/>
          <w:rtl/>
        </w:rPr>
        <w:t>מבטל כלי מהיכנו</w:t>
      </w:r>
      <w:r w:rsidRPr="006F178A">
        <w:rPr>
          <w:rFonts w:ascii="Fb Fontext" w:hAnsi="Fb Fontext" w:hint="cs"/>
          <w:rtl/>
        </w:rPr>
        <w:t>,</w:t>
      </w:r>
      <w:r w:rsidRPr="006F178A">
        <w:rPr>
          <w:rFonts w:ascii="Fb Fontext" w:hAnsi="Fb Fontext"/>
          <w:rtl/>
        </w:rPr>
        <w:t xml:space="preserve"> </w:t>
      </w:r>
      <w:ins w:id="95865" w:author="קלוד" w:date="2026-10-11T13:11:34Z">
        <w:r>
          <w:rPr>
            <w:rStyle w:val="afffe"/>
            <w:rFonts w:ascii="Fb Fontext" w:hAnsi="Fb Fontext"/>
            <w:rtl/>
          </w:rPr>
          <w:t xml:space="preserve">ולכפות מעל</w:t>
        </w:r>
      </w:ins>
      <w:del w:id="95866" w:author="קלוד" w:date="2026-10-11T13:11:34Z">
        <w:r w:rsidRPr="006F178A">
          <w:rPr>
            <w:rStyle w:val="afffe"/>
            <w:rFonts w:ascii="Fb Fontext" w:hAnsi="Fb Fontext"/>
            <w:rtl/>
          </w:rPr>
          <w:delText xml:space="preserve">ומעל</w:delText>
        </w:r>
      </w:del>
      <w:r w:rsidRPr="006F178A">
        <w:rPr>
          <w:rFonts w:ascii="Fb Fontext" w:hAnsi="Fb Fontext"/>
          <w:rtl/>
        </w:rPr>
        <w:t xml:space="preserve"> [שלא תשבר] </w:t>
      </w:r>
      <w:ins w:id="95863" w:author="קלוד" w:date="2026-10-11T13:11:34Z">
        <w:r>
          <w:rPr>
            <w:rFonts w:ascii="Fb Fontext" w:hAnsi="Fb Fontext"/>
            <w:rtl/>
          </w:rPr>
          <w:t xml:space="preserve">מותר.</w:t>
        </w:r>
      </w:ins>
      <w:del w:id="95864" w:author="קלוד" w:date="2026-10-11T13:11:34Z">
        <w:r w:rsidRPr="006F178A">
          <w:rPr>
            <w:rFonts w:ascii="Fb Fontext" w:hAnsi="Fb Fontext"/>
            <w:rtl/>
          </w:rPr>
          <w:delText xml:space="preserve">אפשר.</w:delText>
        </w:r>
      </w:del>
    </w:p>
    <w:p>
      <w:pPr>
        <w:pStyle w:val="38"/>
        <w:rPr>
          <w:ins w:id="97446" w:author="מנוע מכני" w:date="2026-10-11T12:04:39Z"/>
        </w:rPr>
      </w:pPr>
      <w:r w:rsidRPr="006061D7">
        <w:tab/>
        <w:t xml:space="preserve">א. הך</w:t>
      </w:r>
    </w:p>
    <w:p w:rsidR="00E9703F" w:rsidRPr="006061D7" w:rsidRDefault="00E9703F" w:rsidP="00E9703F">
      <w:pPr>
        <w:rPr>
          <w:rtl/>
        </w:rPr>
      </w:pPr>
      <w:del w:id="97447" w:author="מנוע מכני" w:date="2026-10-11T12:04:39Z">
        <w:r w:rsidRPr="006061D7">
          <w:rPr>
            <w:rtl/>
          </w:rPr>
          <w:tab/>
          <w:delText xml:space="preserve"> </w:delText>
        </w:r>
      </w:del>
      <w:r w:rsidRPr="006061D7">
        <w:rPr>
          <w:rtl/>
        </w:rPr>
        <w:tab/>
        <w:t xml:space="preserve">דחבית טבל שנשברה מביא כלי ומניח תחתיה </w:t>
      </w:r>
      <w:r w:rsidRPr="006061D7">
        <w:rPr>
          <w:rFonts w:hint="cs"/>
          <w:rtl/>
        </w:rPr>
        <w:t xml:space="preserve">- </w:t>
      </w:r>
      <w:r w:rsidRPr="006061D7">
        <w:rPr>
          <w:rtl/>
        </w:rPr>
        <w:t>דטבל מוכן אצל שבת, שאם עב</w:t>
      </w:r>
      <w:r w:rsidRPr="006061D7">
        <w:rPr>
          <w:rFonts w:hint="cs"/>
          <w:rtl/>
        </w:rPr>
        <w:t>ר ו</w:t>
      </w:r>
      <w:r w:rsidRPr="006061D7">
        <w:rPr>
          <w:rtl/>
        </w:rPr>
        <w:t>תקנו מתוקן.</w:t>
      </w:r>
    </w:p>
    <w:p w:rsidR="00E9703F" w:rsidRPr="006F178A" w:rsidRDefault="00E9703F" w:rsidP="00E9703F">
      <w:pPr>
        <w:rPr>
          <w:rStyle w:val="afffe"/>
          <w:rFonts w:ascii="Fb Fontext" w:hAnsi="Fb Fontext"/>
          <w:b/>
          <w:rtl/>
        </w:rPr>
      </w:pPr>
      <w:r w:rsidRPr="006F178A">
        <w:rPr>
          <w:rStyle w:val="afffe"/>
          <w:rFonts w:ascii="Fb Fontext" w:hAnsi="Fb Fontext"/>
          <w:b/>
          <w:rtl/>
        </w:rPr>
        <w:lastRenderedPageBreak/>
        <w:tab/>
        <w:t>ב.</w:t>
      </w:r>
      <w:r w:rsidRPr="006F178A">
        <w:rPr>
          <w:rFonts w:ascii="Fb Fontext" w:hAnsi="Fb Fontext"/>
          <w:rtl/>
        </w:rPr>
        <w:t xml:space="preserve"> נותנין כלי תחת הנר לקבל ניצוצות</w:t>
      </w:r>
      <w:r w:rsidRPr="006F178A">
        <w:rPr>
          <w:rFonts w:ascii="Fb Fontext" w:hAnsi="Fb Fontext" w:hint="cs"/>
          <w:rtl/>
        </w:rPr>
        <w:t xml:space="preserve"> </w:t>
      </w:r>
      <w:r w:rsidRPr="006F178A">
        <w:rPr>
          <w:rFonts w:ascii="Fb Fontext" w:hAnsi="Fb Fontext"/>
          <w:rtl/>
        </w:rPr>
        <w:t>- דניצוצות אין בהן ממש.</w:t>
      </w:r>
    </w:p>
    <w:p w:rsidR="00E9703F" w:rsidRPr="00097464" w:rsidRDefault="00E9703F" w:rsidP="00E9703F">
      <w:pPr>
        <w:rPr>
          <w:rStyle w:val="afffe"/>
          <w:rFonts w:ascii="Fb Fontext" w:hAnsi="Fb Fontext"/>
          <w:b/>
          <w:spacing w:val="-6"/>
          <w:rtl/>
        </w:rPr>
      </w:pPr>
      <w:r w:rsidRPr="00097464">
        <w:rPr>
          <w:rStyle w:val="afffe"/>
          <w:rFonts w:ascii="Fb Fontext" w:hAnsi="Fb Fontext"/>
          <w:b/>
          <w:spacing w:val="-6"/>
          <w:rtl/>
        </w:rPr>
        <w:tab/>
        <w:t>ג.</w:t>
      </w:r>
      <w:r w:rsidRPr="00097464">
        <w:rPr>
          <w:spacing w:val="-6"/>
          <w:rtl/>
        </w:rPr>
        <w:t xml:space="preserve"> וכן קורה שנשברה סומכין אותה בספסל או בארוכות המטה</w:t>
      </w:r>
      <w:r w:rsidRPr="00097464">
        <w:rPr>
          <w:rFonts w:hint="cs"/>
          <w:spacing w:val="-6"/>
          <w:rtl/>
        </w:rPr>
        <w:t xml:space="preserve"> </w:t>
      </w:r>
      <w:r w:rsidRPr="00097464">
        <w:rPr>
          <w:spacing w:val="-6"/>
          <w:rtl/>
        </w:rPr>
        <w:t xml:space="preserve">- </w:t>
      </w:r>
      <w:ins w:id="95879" w:author="קלוד" w:date="2026-10-11T13:11:34Z">
        <w:r>
          <w:rPr>
            <w:spacing w:val="-6"/>
            <w:rtl/>
          </w:rPr>
          <w:t xml:space="preserve">ברופפת,</w:t>
        </w:r>
      </w:ins>
      <w:del w:id="95880" w:author="קלוד" w:date="2026-10-11T13:11:34Z">
        <w:r w:rsidRPr="00097464">
          <w:rPr>
            <w:spacing w:val="-6"/>
            <w:rtl/>
          </w:rPr>
          <w:delText xml:space="preserve">דרפי,</w:delText>
        </w:r>
      </w:del>
      <w:r w:rsidRPr="00097464">
        <w:rPr>
          <w:spacing w:val="-6"/>
          <w:rtl/>
        </w:rPr>
        <w:t xml:space="preserve"> </w:t>
      </w:r>
      <w:ins w:id="94653" w:author="מנוע מכני" w:date="2026-10-11T12:04:39Z">
        <w:ins w:id="95877" w:author="קלוד" w:date="2026-10-11T13:11:34Z">
          <w:r>
            <w:rPr>
              <w:spacing w:val="-6"/>
              <w:rtl/>
            </w:rPr>
            <w:t xml:space="preserve">שאם</w:t>
          </w:r>
        </w:ins>
        <w:del w:id="95878" w:author="קלוד" w:date="2026-10-11T13:11:34Z">
          <w:r>
            <w:rPr>
              <w:spacing w:val="-6"/>
              <w:rtl/>
            </w:rPr>
            <w:delText xml:space="preserve">דאם</w:delText>
          </w:r>
        </w:del>
        <w:r>
          <w:rPr>
            <w:spacing w:val="-6"/>
            <w:rtl/>
          </w:rPr>
          <w:t xml:space="preserve"> </w:t>
        </w:r>
      </w:ins>
      <w:del w:id="94654" w:author="מנוע מכני" w:date="2026-10-11T12:04:39Z">
        <w:r w:rsidRPr="00097464">
          <w:rPr>
            <w:spacing w:val="-6"/>
            <w:rtl/>
          </w:rPr>
          <w:delText xml:space="preserve">דאי </w:delText>
        </w:r>
      </w:del>
      <w:ins w:id="95875" w:author="קלוד" w:date="2026-10-11T13:11:34Z">
        <w:r>
          <w:rPr>
            <w:spacing w:val="-6"/>
            <w:rtl/>
          </w:rPr>
          <w:t xml:space="preserve">ירצה</w:t>
        </w:r>
      </w:ins>
      <w:del w:id="95876" w:author="קלוד" w:date="2026-10-11T13:11:34Z">
        <w:r w:rsidRPr="00097464">
          <w:rPr>
            <w:spacing w:val="-6"/>
            <w:rtl/>
          </w:rPr>
          <w:delText xml:space="preserve">בעי</w:delText>
        </w:r>
      </w:del>
      <w:r w:rsidRPr="00097464">
        <w:rPr>
          <w:spacing w:val="-6"/>
          <w:rtl/>
        </w:rPr>
        <w:t xml:space="preserve"> </w:t>
      </w:r>
      <w:ins w:id="95873" w:author="קלוד" w:date="2026-10-11T13:11:34Z">
        <w:r>
          <w:rPr>
            <w:spacing w:val="-6"/>
            <w:rtl/>
          </w:rPr>
          <w:t xml:space="preserve">נוטל</w:t>
        </w:r>
      </w:ins>
      <w:del w:id="95874" w:author="קלוד" w:date="2026-10-11T13:11:34Z">
        <w:r w:rsidRPr="00097464">
          <w:rPr>
            <w:spacing w:val="-6"/>
            <w:rtl/>
          </w:rPr>
          <w:delText xml:space="preserve">שקיל</w:delText>
        </w:r>
      </w:del>
      <w:r w:rsidRPr="00097464">
        <w:rPr>
          <w:spacing w:val="-6"/>
          <w:rtl/>
        </w:rPr>
        <w:t xml:space="preserve"> </w:t>
      </w:r>
      <w:ins w:id="92657" w:author="מנוע מכני" w:date="2026-10-11T12:04:39Z">
        <w:ins w:id="95871" w:author="קלוד" w:date="2026-10-11T13:11:34Z">
          <w:r>
            <w:rPr>
              <w:rStyle w:val="afffffe"/>
              <w:spacing w:val="-6"/>
              <w:rtl/>
            </w:rPr>
            <w:t xml:space="preserve">הספסל</w:t>
          </w:r>
          <w:r>
            <w:rPr>
              <w:spacing w:val="-6"/>
              <w:rtl/>
            </w:rPr>
            <w:t xml:space="preserve">.</w:t>
          </w:r>
        </w:ins>
        <w:del w:id="95872" w:author="קלוד" w:date="2026-10-11T13:11:34Z">
          <w:r>
            <w:rPr>
              <w:spacing w:val="-6"/>
              <w:rtl/>
            </w:rPr>
            <w:delText xml:space="preserve">לו</w:delText>
          </w:r>
          <w:r w:rsidRPr="00097464">
            <w:rPr>
              <w:spacing w:val="-6"/>
              <w:rtl/>
            </w:rPr>
            <w:delText xml:space="preserve">.</w:delText>
          </w:r>
        </w:del>
      </w:ins>
      <w:del w:id="92658" w:author="מנוע מכני" w:date="2026-10-11T12:04:39Z">
        <w:r w:rsidRPr="00097464">
          <w:rPr>
            <w:spacing w:val="-6"/>
            <w:rtl/>
          </w:rPr>
          <w:delText xml:space="preserve">ליה</w:delText>
        </w:r>
      </w:del>
    </w:p>
    <w:p w:rsidR="00E9703F" w:rsidRPr="006F178A" w:rsidRDefault="00E9703F" w:rsidP="00E9703F">
      <w:pPr>
        <w:rPr>
          <w:rStyle w:val="afffe"/>
          <w:rFonts w:ascii="Fb Fontext" w:hAnsi="Fb Fontext"/>
          <w:b/>
          <w:rtl/>
        </w:rPr>
      </w:pPr>
      <w:r w:rsidRPr="006F178A">
        <w:rPr>
          <w:rStyle w:val="afffe"/>
          <w:rFonts w:ascii="Fb Fontext" w:hAnsi="Fb Fontext"/>
          <w:b/>
          <w:rtl/>
        </w:rPr>
        <w:tab/>
        <w:t>ד.</w:t>
      </w:r>
      <w:r w:rsidRPr="006F178A">
        <w:rPr>
          <w:rStyle w:val="afffe"/>
          <w:rFonts w:ascii="Fb Fontext" w:hAnsi="Fb Fontext"/>
          <w:rtl/>
        </w:rPr>
        <w:t xml:space="preserve"> </w:t>
      </w:r>
      <w:r w:rsidRPr="006F178A">
        <w:rPr>
          <w:rFonts w:hint="cs"/>
          <w:rtl/>
        </w:rPr>
        <w:t>נ</w:t>
      </w:r>
      <w:r w:rsidRPr="006F178A">
        <w:rPr>
          <w:rtl/>
        </w:rPr>
        <w:t xml:space="preserve">ותנין כלי תחת הדלף בשבת - בדלף </w:t>
      </w:r>
      <w:ins w:id="95881" w:author="קלוד" w:date="2026-10-11T13:11:34Z">
        <w:r>
          <w:rPr>
            <w:rtl/>
          </w:rPr>
          <w:t xml:space="preserve">הראוי </w:t>
        </w:r>
        <w:r>
          <w:rPr>
            <w:rStyle w:val="afffffe"/>
            <w:rtl/>
          </w:rPr>
          <w:t xml:space="preserve">לשתיה</w:t>
        </w:r>
        <w:r>
          <w:rPr>
            <w:rtl/>
          </w:rPr>
          <w:t xml:space="preserve">.</w:t>
        </w:r>
      </w:ins>
      <w:del w:id="95882" w:author="קלוד" w:date="2026-10-11T13:11:34Z">
        <w:r w:rsidRPr="006F178A">
          <w:rPr>
            <w:rtl/>
          </w:rPr>
          <w:delText xml:space="preserve">הראוי.</w:delText>
        </w:r>
      </w:del>
    </w:p>
    <w:p w:rsidR="00E9703F" w:rsidRDefault="00E9703F" w:rsidP="00E9703F">
      <w:pPr>
        <w:rPr>
          <w:rtl/>
        </w:rPr>
      </w:pPr>
      <w:r w:rsidRPr="006F178A">
        <w:rPr>
          <w:rStyle w:val="afffe"/>
          <w:rFonts w:ascii="Fb Fontext" w:hAnsi="Fb Fontext"/>
          <w:b/>
          <w:rtl/>
        </w:rPr>
        <w:tab/>
        <w:t>ה.</w:t>
      </w:r>
      <w:r w:rsidRPr="006F178A">
        <w:rPr>
          <w:rtl/>
        </w:rPr>
        <w:t xml:space="preserve"> כופין את הסל לפני האפרוחין שיעלו וירדו </w:t>
      </w:r>
      <w:r w:rsidRPr="006F178A">
        <w:rPr>
          <w:rFonts w:hint="cs"/>
          <w:rtl/>
        </w:rPr>
        <w:t xml:space="preserve">- </w:t>
      </w:r>
      <w:ins w:id="95155" w:author="מנוע מכני" w:date="2026-10-11T12:04:39Z">
        <w:r>
          <w:rPr>
            <w:rtl/>
          </w:rPr>
          <w:t xml:space="preserve">דסבר</w:t>
        </w:r>
      </w:ins>
      <w:del w:id="95156" w:author="מנוע מכני" w:date="2026-10-11T12:04:39Z">
        <w:r w:rsidRPr="006F178A">
          <w:rPr>
            <w:rtl/>
          </w:rPr>
          <w:delText xml:space="preserve">ד</w:delText>
        </w:r>
        <w:r w:rsidRPr="006F178A">
          <w:rPr>
            <w:rFonts w:hint="cs"/>
            <w:rtl/>
          </w:rPr>
          <w:delText xml:space="preserve">ס"ל</w:delText>
        </w:r>
      </w:del>
      <w:r w:rsidRPr="006F178A">
        <w:rPr>
          <w:rFonts w:hint="cs"/>
          <w:rtl/>
        </w:rPr>
        <w:t xml:space="preserve"> </w:t>
      </w:r>
      <w:r w:rsidRPr="006F178A">
        <w:rPr>
          <w:rtl/>
        </w:rPr>
        <w:t xml:space="preserve">מותר </w:t>
      </w:r>
      <w:ins w:id="95883" w:author="קלוד" w:date="2026-10-11T13:11:34Z">
        <w:r>
          <w:rPr>
            <w:rtl/>
          </w:rPr>
          <w:t xml:space="preserve">לטלטלו</w:t>
        </w:r>
      </w:ins>
      <w:del w:id="95884" w:author="קלוד" w:date="2026-10-11T13:11:34Z">
        <w:r w:rsidRPr="006F178A">
          <w:rPr>
            <w:rtl/>
          </w:rPr>
          <w:delText xml:space="preserve">לטלטלטו</w:delText>
        </w:r>
      </w:del>
    </w:p>
    <w:p w:rsidR="00E9703F" w:rsidRPr="009757B9" w:rsidRDefault="00E9703F" w:rsidP="00E9703F">
      <w:pPr>
        <w:rPr>
          <w:rFonts w:cs="Guttman Vilna"/>
          <w:b/>
          <w:bCs/>
          <w:rtl/>
        </w:rPr>
      </w:pPr>
      <w:ins w:id="95893" w:author="קלוד" w:date="2026-10-11T13:11:34Z">
        <w:r>
          <w:rPr>
            <w:rStyle w:val="afffe"/>
            <w:rFonts w:ascii="Fb Fontext" w:hAnsi="Fb Fontext" w:hint="cs"/>
            <w:rtl/>
          </w:rPr>
          <w:t xml:space="preserve">[ומה</w:t>
        </w:r>
      </w:ins>
      <w:del w:id="95894" w:author="קלוד" w:date="2026-10-11T13:11:34Z">
        <w:r w:rsidRPr="006F178A">
          <w:rPr>
            <w:rStyle w:val="afffe"/>
            <w:rFonts w:ascii="Fb Fontext" w:hAnsi="Fb Fontext" w:hint="cs"/>
            <w:rtl/>
          </w:rPr>
          <w:delText xml:space="preserve">[</w:delText>
        </w:r>
        <w:r w:rsidRPr="006F178A">
          <w:rPr>
            <w:rtl/>
          </w:rPr>
          <w:delText xml:space="preserve">והא</w:delText>
        </w:r>
      </w:del>
      <w:r w:rsidRPr="006F178A">
        <w:rPr>
          <w:rtl/>
        </w:rPr>
        <w:t xml:space="preserve"> </w:t>
      </w:r>
      <w:ins w:id="95891" w:author="קלוד" w:date="2026-10-11T13:11:34Z">
        <w:r>
          <w:rPr>
            <w:rtl/>
          </w:rPr>
          <w:t xml:space="preserve">ששנינו</w:t>
        </w:r>
      </w:ins>
      <w:del w:id="95892" w:author="קלוד" w:date="2026-10-11T13:11:34Z">
        <w:r w:rsidRPr="006F178A">
          <w:rPr>
            <w:rtl/>
          </w:rPr>
          <w:delText xml:space="preserve">ד</w:delText>
        </w:r>
        <w:r w:rsidRPr="006F178A">
          <w:rPr>
            <w:rFonts w:hint="cs"/>
            <w:rtl/>
          </w:rPr>
          <w:delText xml:space="preserve">תניא</w:delText>
        </w:r>
      </w:del>
      <w:r w:rsidRPr="00784B8D">
        <w:rPr>
          <w:rStyle w:val="afffff0"/>
          <w:rFonts w:hint="cs"/>
          <w:rtl/>
        </w:rPr>
        <w:t xml:space="preserve"> '</w:t>
      </w:r>
      <w:r w:rsidRPr="00784B8D">
        <w:rPr>
          <w:rStyle w:val="afffff0"/>
          <w:rtl/>
        </w:rPr>
        <w:t>אסור</w:t>
      </w:r>
      <w:r w:rsidRPr="00784B8D">
        <w:rPr>
          <w:rStyle w:val="afffff0"/>
          <w:rFonts w:hint="cs"/>
          <w:rtl/>
        </w:rPr>
        <w:t>'</w:t>
      </w:r>
      <w:r w:rsidRPr="00784B8D">
        <w:rPr>
          <w:rStyle w:val="afffff0"/>
          <w:rtl/>
        </w:rPr>
        <w:t xml:space="preserve"> </w:t>
      </w:r>
      <w:ins w:id="95889" w:author="קלוד" w:date="2026-10-11T13:11:34Z">
        <w:r>
          <w:rPr>
            <w:rtl/>
          </w:rPr>
          <w:t xml:space="preserve">-</w:t>
        </w:r>
      </w:ins>
      <w:del w:id="95890" w:author="קלוד" w:date="2026-10-11T13:11:34Z">
        <w:r w:rsidRPr="006F178A">
          <w:rPr>
            <w:rtl/>
          </w:rPr>
          <w:delText xml:space="preserve">מיירי</w:delText>
        </w:r>
      </w:del>
      <w:r w:rsidRPr="006F178A">
        <w:rPr>
          <w:rtl/>
        </w:rPr>
        <w:t xml:space="preserve"> בעודן עליו </w:t>
      </w:r>
      <w:ins w:id="95887" w:author="קלוד" w:date="2026-10-11T13:11:34Z">
        <w:r>
          <w:rPr>
            <w:rtl/>
          </w:rPr>
          <w:t xml:space="preserve">ביה"ש,</w:t>
        </w:r>
      </w:ins>
      <w:del w:id="95888" w:author="קלוד" w:date="2026-10-11T13:11:34Z">
        <w:r w:rsidRPr="006F178A">
          <w:rPr>
            <w:rtl/>
          </w:rPr>
          <w:delText xml:space="preserve">ביה"ש</w:delText>
        </w:r>
      </w:del>
      <w:r w:rsidRPr="006F178A">
        <w:rPr>
          <w:rtl/>
        </w:rPr>
        <w:t xml:space="preserve"> ומגו דאתקצאי </w:t>
      </w:r>
      <w:ins w:id="95885" w:author="קלוד" w:date="2026-10-11T13:11:34Z">
        <w:r>
          <w:rPr>
            <w:rtl/>
          </w:rPr>
          <w:t xml:space="preserve">אסור </w:t>
        </w:r>
        <w:r>
          <w:rPr>
            <w:rStyle w:val="afffffe"/>
            <w:rtl/>
          </w:rPr>
          <w:t xml:space="preserve">כל היום</w:t>
        </w:r>
        <w:r>
          <w:rPr>
            <w:rtl/>
          </w:rPr>
          <w:t xml:space="preserve">].</w:t>
        </w:r>
      </w:ins>
      <w:del w:id="95886" w:author="קלוד" w:date="2026-10-11T13:11:34Z">
        <w:r w:rsidRPr="006F178A">
          <w:rPr>
            <w:rtl/>
          </w:rPr>
          <w:delText xml:space="preserve">אסור</w:delText>
        </w:r>
        <w:r w:rsidRPr="006F178A">
          <w:rPr>
            <w:rFonts w:hint="cs"/>
            <w:rtl/>
          </w:rPr>
          <w:delText xml:space="preserve">]</w:delText>
        </w:r>
        <w:r w:rsidRPr="006F178A">
          <w:rPr>
            <w:rtl/>
          </w:rPr>
          <w:delText xml:space="preserve">.</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93" w:author="קלוד" w:date="2026-10-11T12:33:55Z"/>
        </w:rPr>
      </w:pPr>
      <w:ins w:id="90994" w:author="קלוד" w:date="2026-10-11T12:33:55Z">
        <w:r>
          <w:rPr>
            <w:color w:val="7B3F00"/>
          </w:rPr>
          <w:t xml:space="preserve">כלי תחת תרנגולת לקבל ביצתה</w:t>
        </w:r>
      </w:ins>
    </w:p>
    <w:p>
      <w:pPr>
        <w:pStyle w:val="38"/>
        <w:rPr>
          <w:ins w:id="97448" w:author="מנוע מכני" w:date="2026-10-11T12:04:39Z"/>
        </w:rPr>
      </w:pPr>
      <w:r w:rsidRPr="006F178A">
        <w:t>ג</w:t>
      </w:r>
      <w:r w:rsidRPr="006F178A">
        <w:t xml:space="preserve">. </w:t>
      </w:r>
      <w:r w:rsidRPr="006F178A">
        <w:t>ר</w:t>
      </w:r>
      <w:r w:rsidRPr="006F178A">
        <w:t>י</w:t>
      </w:r>
      <w:r w:rsidRPr="006F178A">
        <w:t>"</w:t>
      </w:r>
      <w:r w:rsidRPr="006F178A">
        <w:t>צ:</w:t>
      </w:r>
    </w:p>
    <w:p w:rsidR="00E9703F" w:rsidRPr="006F178A" w:rsidRDefault="00E9703F" w:rsidP="00E9703F">
      <w:pPr>
        <w:rPr>
          <w:rtl/>
        </w:rPr>
      </w:pPr>
      <w:del w:id="97449" w:author="מנוע מכני" w:date="2026-10-11T12:04:39Z">
        <w:r w:rsidRPr="006F178A">
          <w:rPr>
            <w:rFonts w:ascii="Fb Fontext" w:hAnsi="Fb Fontext"/>
            <w:rtl/>
          </w:rPr>
          <w:delText xml:space="preserve"> </w:delText>
        </w:r>
      </w:del>
      <w:r w:rsidRPr="006F178A">
        <w:rPr>
          <w:rFonts w:ascii="Fb Fontext" w:hAnsi="Fb Fontext"/>
          <w:rtl/>
        </w:rPr>
        <w:t xml:space="preserve">כשם שאין נותנין כלי </w:t>
      </w:r>
      <w:r w:rsidRPr="006F178A">
        <w:rPr>
          <w:rStyle w:val="afffe"/>
          <w:rFonts w:ascii="Fb Fontext" w:hAnsi="Fb Fontext"/>
          <w:rtl/>
        </w:rPr>
        <w:t>תחת</w:t>
      </w:r>
      <w:r w:rsidRPr="006F178A">
        <w:rPr>
          <w:rFonts w:ascii="Fb Fontext" w:hAnsi="Fb Fontext"/>
          <w:rtl/>
        </w:rPr>
        <w:t xml:space="preserve"> תרנגולת לקבל ביצתה כך אין כופין </w:t>
      </w:r>
      <w:ins w:id="92659" w:author="מנוע מכני" w:date="2026-10-11T12:04:39Z">
        <w:r>
          <w:rPr>
            <w:rStyle w:val="afffe"/>
            <w:rFonts w:ascii="Fb Fontext" w:hAnsi="Fb Fontext"/>
            <w:rtl/>
          </w:rPr>
          <w:t xml:space="preserve">עליו</w:t>
        </w:r>
      </w:ins>
      <w:del w:id="92660" w:author="מנוע מכני" w:date="2026-10-11T12:04:39Z">
        <w:r w:rsidRPr="006F178A">
          <w:rPr>
            <w:rStyle w:val="afffe"/>
            <w:rFonts w:ascii="Fb Fontext" w:hAnsi="Fb Fontext"/>
            <w:rtl/>
          </w:rPr>
          <w:delText xml:space="preserve">עליה</w:delText>
        </w:r>
      </w:del>
      <w:r w:rsidRPr="006F178A">
        <w:rPr>
          <w:rFonts w:ascii="Fb Fontext" w:hAnsi="Fb Fontext"/>
          <w:rtl/>
        </w:rPr>
        <w:t xml:space="preserve"> כלי בשביל שלא תשבר.</w:t>
      </w:r>
    </w:p>
    <w:p w:rsidR="00E9703F" w:rsidRPr="006F178A" w:rsidRDefault="00E9703F" w:rsidP="00E9703F">
      <w:pPr>
        <w:rPr>
          <w:rtl/>
        </w:rPr>
      </w:pPr>
      <w:ins w:id="91113" w:author="מנוע מכני" w:date="2026-10-11T12:04:39Z">
        <w:r>
          <w:rPr>
            <w:rFonts w:ascii="Fb Fontext" w:hAnsi="Fb Fontext"/>
            <w:sz w:val="20"/>
            <w:rtl/>
          </w:rPr>
          <w:t xml:space="preserve">סבר</w:t>
        </w:r>
      </w:ins>
      <w:del w:id="91114" w:author="מנוע מכני" w:date="2026-10-11T12:04:39Z">
        <w:r w:rsidRPr="006F178A">
          <w:rPr>
            <w:rFonts w:ascii="Fb Fontext" w:hAnsi="Fb Fontext"/>
            <w:sz w:val="20"/>
            <w:rtl/>
          </w:rPr>
          <w:delText xml:space="preserve">קסבר</w:delText>
        </w:r>
      </w:del>
      <w:r w:rsidRPr="006F178A">
        <w:rPr>
          <w:rFonts w:ascii="Fb Fontext" w:hAnsi="Fb Fontext"/>
          <w:sz w:val="20"/>
          <w:rtl/>
        </w:rPr>
        <w:t xml:space="preserve">: אין כלי ניטל אלא לדבר הניטל בשבת.</w:t>
      </w:r>
    </w:p>
    <w:p>
      <w:pPr>
        <w:pStyle w:val="38"/>
        <w:rPr>
          <w:ins w:id="97450" w:author="מנוע מכני" w:date="2026-10-11T12:04:39Z"/>
        </w:rPr>
      </w:pPr>
      <w:r w:rsidRPr="006F178A">
        <w:t xml:space="preserve">מיתיבי כל </w:t>
      </w:r>
      <w:ins w:id="92661" w:author="מנוע מכני" w:date="2026-10-11T12:04:39Z">
        <w:r>
          <w:t xml:space="preserve">אלו</w:t>
        </w:r>
      </w:ins>
      <w:del w:id="92662" w:author="מנוע מכני" w:date="2026-10-11T12:04:39Z">
        <w:r w:rsidRPr="006F178A">
          <w:delText xml:space="preserve">הני</w:delText>
        </w:r>
      </w:del>
      <w:r w:rsidRPr="006F178A">
        <w:t xml:space="preserve"> תיובתא, ושני:</w:t>
      </w:r>
    </w:p>
    <w:p w:rsidR="00E9703F" w:rsidRPr="006F178A" w:rsidRDefault="00E9703F" w:rsidP="00E9703F">
      <w:pPr>
        <w:rPr>
          <w:rtl/>
        </w:rPr>
      </w:pPr>
      <w:del w:id="97451" w:author="מנוע מכני" w:date="2026-10-11T12:04:39Z">
        <w:r w:rsidRPr="006F178A">
          <w:rPr>
            <w:rFonts w:ascii="Fb Fontext" w:hAnsi="Fb Fontext"/>
            <w:rtl/>
          </w:rPr>
          <w:delText xml:space="preserve"> </w:delText>
        </w:r>
      </w:del>
      <w:r w:rsidRPr="006F178A">
        <w:rPr>
          <w:rFonts w:ascii="Fb Fontext" w:hAnsi="Fb Fontext"/>
          <w:rtl/>
        </w:rPr>
        <w:t xml:space="preserve">בצריך </w:t>
      </w:r>
      <w:ins w:id="95895" w:author="קלוד" w:date="2026-10-11T13:11:34Z">
        <w:r>
          <w:rPr>
            <w:rFonts w:ascii="Fb Fontext" w:hAnsi="Fb Fontext"/>
            <w:rtl/>
          </w:rPr>
          <w:t xml:space="preserve">למקומו </w:t>
        </w:r>
        <w:r>
          <w:rPr>
            <w:rStyle w:val="afffffe"/>
            <w:rFonts w:ascii="Fb Fontext" w:hAnsi="Fb Fontext"/>
            <w:rtl/>
          </w:rPr>
          <w:t xml:space="preserve">של הכלי</w:t>
        </w:r>
        <w:r>
          <w:rPr>
            <w:rFonts w:ascii="Fb Fontext" w:hAnsi="Fb Fontext"/>
            <w:rtl/>
          </w:rPr>
          <w:t xml:space="preserve">.</w:t>
        </w:r>
      </w:ins>
      <w:del w:id="95896" w:author="קלוד" w:date="2026-10-11T13:11:34Z">
        <w:r w:rsidRPr="006F178A">
          <w:rPr>
            <w:rFonts w:ascii="Fb Fontext" w:hAnsi="Fb Fontext"/>
            <w:rtl/>
          </w:rPr>
          <w:delText xml:space="preserve">למקומו.</w:delText>
        </w:r>
      </w:del>
    </w:p>
    <w:p>
      <w:pPr>
        <w:pStyle w:val="38"/>
        <w:rPr>
          <w:ins w:id="97452" w:author="מנוע מכני" w:date="2026-10-11T12:04:39Z"/>
        </w:rPr>
      </w:pPr>
      <w:r w:rsidRPr="006F178A">
        <w:t>ו.</w:t>
      </w:r>
      <w:r w:rsidRPr="006F178A">
        <w:t xml:space="preserve"> </w:t>
      </w:r>
      <w:r w:rsidRPr="006F178A">
        <w:t>ה</w:t>
      </w:r>
      <w:r w:rsidRPr="006F178A">
        <w:t xml:space="preserve">ך</w:t>
      </w:r>
    </w:p>
    <w:p w:rsidR="00E9703F" w:rsidRPr="006F178A" w:rsidRDefault="00E9703F" w:rsidP="00E9703F">
      <w:pPr>
        <w:rPr>
          <w:rStyle w:val="afffe"/>
          <w:rFonts w:ascii="Fb Fontext" w:hAnsi="Fb Fontext"/>
          <w:b/>
          <w:rtl/>
        </w:rPr>
      </w:pPr>
      <w:del w:id="97453" w:author="מנוע מכני" w:date="2026-10-11T12:04:39Z">
        <w:r w:rsidRPr="006F178A">
          <w:rPr>
            <w:rtl/>
          </w:rPr>
          <w:delText xml:space="preserve"> </w:delText>
        </w:r>
      </w:del>
      <w:r w:rsidRPr="006F178A">
        <w:rPr>
          <w:rtl/>
        </w:rPr>
        <w:t xml:space="preserve">דכופה על הביצה כלי בשביל שלא תשבר - בצריך למקומו.</w:t>
      </w:r>
    </w:p>
    <w:p w:rsidR="00E9703F" w:rsidRPr="006F178A" w:rsidRDefault="00E9703F" w:rsidP="00E9703F">
      <w:pPr>
        <w:rPr>
          <w:rStyle w:val="afffe"/>
          <w:rFonts w:ascii="Fb Fontext" w:hAnsi="Fb Fontext"/>
          <w:b/>
          <w:rtl/>
        </w:rPr>
      </w:pPr>
      <w:r w:rsidRPr="006F178A">
        <w:rPr>
          <w:rStyle w:val="afffe"/>
          <w:rFonts w:ascii="Fb Fontext" w:hAnsi="Fb Fontext"/>
          <w:b/>
          <w:rtl/>
        </w:rPr>
        <w:t>ז.</w:t>
      </w:r>
      <w:r w:rsidRPr="006F178A">
        <w:rPr>
          <w:rtl/>
        </w:rPr>
        <w:t xml:space="preserve"> פורסין מחצלות </w:t>
      </w:r>
      <w:r w:rsidRPr="006F178A">
        <w:rPr>
          <w:rtl/>
        </w:rPr>
        <w:t xml:space="preserve">ע"ג</w:t>
      </w:r>
      <w:r w:rsidRPr="006F178A">
        <w:rPr>
          <w:rtl/>
        </w:rPr>
        <w:t xml:space="preserve"> אבנים בשבת - באבנים מקורזלות, </w:t>
      </w:r>
      <w:ins w:id="95897" w:author="קלוד" w:date="2026-10-11T13:11:34Z">
        <w:r>
          <w:rPr>
            <w:rtl/>
          </w:rPr>
          <w:t xml:space="preserve">שראויות</w:t>
        </w:r>
      </w:ins>
      <w:del w:id="95898" w:author="קלוד" w:date="2026-10-11T13:11:34Z">
        <w:r w:rsidRPr="006F178A">
          <w:rPr>
            <w:rtl/>
          </w:rPr>
          <w:delText xml:space="preserve">דחזיין</w:delText>
        </w:r>
      </w:del>
      <w:r w:rsidRPr="006F178A">
        <w:rPr>
          <w:rtl/>
        </w:rPr>
        <w:t xml:space="preserve"> לבית הכסא.</w:t>
      </w:r>
    </w:p>
    <w:p w:rsidR="00E9703F" w:rsidRPr="00097464" w:rsidRDefault="00E9703F" w:rsidP="00E9703F">
      <w:pPr>
        <w:rPr>
          <w:spacing w:val="-4"/>
          <w:rtl/>
        </w:rPr>
      </w:pPr>
      <w:r w:rsidRPr="00097464">
        <w:rPr>
          <w:rStyle w:val="afffe"/>
          <w:rFonts w:ascii="Fb Fontext" w:hAnsi="Fb Fontext"/>
          <w:b/>
          <w:spacing w:val="-4"/>
          <w:rtl/>
        </w:rPr>
        <w:t>ח.</w:t>
      </w:r>
      <w:r w:rsidRPr="00097464">
        <w:rPr>
          <w:spacing w:val="-4"/>
          <w:rtl/>
        </w:rPr>
        <w:t xml:space="preserve"> פורסין מחצלות </w:t>
      </w:r>
      <w:r w:rsidRPr="00097464">
        <w:rPr>
          <w:spacing w:val="-4"/>
          <w:rtl/>
        </w:rPr>
        <w:t xml:space="preserve">ע"ג</w:t>
      </w:r>
      <w:r w:rsidRPr="00097464">
        <w:rPr>
          <w:spacing w:val="-4"/>
          <w:rtl/>
        </w:rPr>
        <w:t xml:space="preserve"> לבנים בשבת</w:t>
      </w:r>
      <w:r w:rsidRPr="00097464">
        <w:rPr>
          <w:rFonts w:hint="cs"/>
          <w:spacing w:val="-4"/>
          <w:rtl/>
        </w:rPr>
        <w:t xml:space="preserve"> </w:t>
      </w:r>
      <w:r w:rsidRPr="00097464">
        <w:rPr>
          <w:spacing w:val="-4"/>
          <w:rtl/>
        </w:rPr>
        <w:t xml:space="preserve">- </w:t>
      </w:r>
      <w:ins w:id="95907" w:author="קלוד" w:date="2026-10-11T13:11:34Z">
        <w:r>
          <w:rPr>
            <w:spacing w:val="-4"/>
            <w:rtl/>
          </w:rPr>
          <w:t xml:space="preserve">שנשארו</w:t>
        </w:r>
      </w:ins>
      <w:del w:id="95908" w:author="קלוד" w:date="2026-10-11T13:11:34Z">
        <w:r w:rsidRPr="00097464">
          <w:rPr>
            <w:spacing w:val="-4"/>
            <w:rtl/>
          </w:rPr>
          <w:delText xml:space="preserve">דאישתיור</w:delText>
        </w:r>
      </w:del>
      <w:r w:rsidRPr="00097464">
        <w:rPr>
          <w:spacing w:val="-4"/>
          <w:rtl/>
        </w:rPr>
        <w:t xml:space="preserve"> </w:t>
      </w:r>
      <w:ins w:id="95905" w:author="קלוד" w:date="2026-10-11T13:11:34Z">
        <w:r>
          <w:rPr>
            <w:spacing w:val="-4"/>
            <w:rtl/>
          </w:rPr>
          <w:t xml:space="preserve">מן</w:t>
        </w:r>
      </w:ins>
      <w:del w:id="95906" w:author="קלוד" w:date="2026-10-11T13:11:34Z">
        <w:r w:rsidRPr="00097464">
          <w:rPr>
            <w:spacing w:val="-4"/>
            <w:rtl/>
          </w:rPr>
          <w:delText xml:space="preserve">מבנינא,</w:delText>
        </w:r>
      </w:del>
      <w:r w:rsidRPr="00097464">
        <w:rPr>
          <w:spacing w:val="-4"/>
          <w:rtl/>
        </w:rPr>
        <w:t xml:space="preserve"> </w:t>
      </w:r>
      <w:ins w:id="95903" w:author="קלוד" w:date="2026-10-11T13:11:34Z">
        <w:r>
          <w:rPr>
            <w:spacing w:val="-4"/>
            <w:rtl/>
          </w:rPr>
          <w:t xml:space="preserve">הבנין,</w:t>
        </w:r>
      </w:ins>
      <w:del w:id="95904" w:author="קלוד" w:date="2026-10-11T13:11:34Z">
        <w:r w:rsidRPr="00097464">
          <w:rPr>
            <w:spacing w:val="-4"/>
            <w:rtl/>
          </w:rPr>
          <w:delText xml:space="preserve">דחזיין</w:delText>
        </w:r>
      </w:del>
      <w:r w:rsidRPr="00097464">
        <w:rPr>
          <w:spacing w:val="-4"/>
          <w:rtl/>
        </w:rPr>
        <w:t xml:space="preserve"> </w:t>
      </w:r>
      <w:ins w:id="95901" w:author="קלוד" w:date="2026-10-11T13:11:34Z">
        <w:r>
          <w:rPr>
            <w:spacing w:val="-4"/>
            <w:rtl/>
          </w:rPr>
          <w:t xml:space="preserve">וראויות</w:t>
        </w:r>
      </w:ins>
      <w:del w:id="95902" w:author="קלוד" w:date="2026-10-11T13:11:34Z">
        <w:r w:rsidRPr="00097464">
          <w:rPr>
            <w:spacing w:val="-4"/>
            <w:rtl/>
          </w:rPr>
          <w:delText xml:space="preserve">למיזגא</w:delText>
        </w:r>
      </w:del>
      <w:r w:rsidRPr="00097464">
        <w:rPr>
          <w:spacing w:val="-4"/>
          <w:rtl/>
        </w:rPr>
        <w:t xml:space="preserve"> </w:t>
      </w:r>
      <w:ins w:id="92663" w:author="מנוע מכני" w:date="2026-10-11T12:04:39Z">
        <w:ins w:id="95899" w:author="קלוד" w:date="2026-10-11T13:11:34Z">
          <w:r>
            <w:rPr>
              <w:spacing w:val="-4"/>
              <w:rtl/>
            </w:rPr>
            <w:t xml:space="preserve">להישען עליהן</w:t>
          </w:r>
        </w:ins>
        <w:del w:id="95900" w:author="קלוד" w:date="2026-10-11T13:11:34Z">
          <w:r>
            <w:rPr>
              <w:spacing w:val="-4"/>
              <w:rtl/>
            </w:rPr>
            <w:delText xml:space="preserve">עליהם</w:delText>
          </w:r>
        </w:del>
      </w:ins>
      <w:del w:id="92664" w:author="מנוע מכני" w:date="2026-10-11T12:04:39Z">
        <w:r w:rsidRPr="00097464">
          <w:rPr>
            <w:spacing w:val="-4"/>
            <w:rtl/>
          </w:rPr>
          <w:delText xml:space="preserve">עלייהו</w:delText>
        </w:r>
      </w:del>
      <w:r w:rsidRPr="00097464">
        <w:rPr>
          <w:spacing w:val="-4"/>
          <w:rtl/>
        </w:rPr>
        <w:t xml:space="preserve"> [ואינן מוקצה]</w:t>
      </w:r>
      <w:r w:rsidRPr="00097464">
        <w:rPr>
          <w:rFonts w:hint="cs"/>
          <w:spacing w:val="-4"/>
          <w:rtl/>
        </w:rPr>
        <w:t>.</w:t>
      </w:r>
    </w:p>
    <w:p w:rsidR="00E9703F" w:rsidRPr="009757B9" w:rsidRDefault="00E9703F" w:rsidP="00E9703F">
      <w:pPr>
        <w:pStyle w:val="afff3"/>
        <w:framePr w:wrap="around" w:x="453" w:y="709"/>
        <w:spacing w:line="276" w:lineRule="auto"/>
        <w:rPr>
          <w:rFonts w:ascii="Fb Fontext" w:hAnsi="Fb Fontext"/>
          <w:sz w:val="20"/>
          <w:szCs w:val="18"/>
          <w:rtl/>
        </w:rPr>
      </w:pPr>
      <w:r w:rsidRPr="009757B9">
        <w:rPr>
          <w:rFonts w:ascii="Fb Fontext" w:hAnsi="Fb Fontext" w:hint="cs"/>
          <w:sz w:val="20"/>
          <w:szCs w:val="18"/>
          <w:rtl/>
        </w:rPr>
        <w:t>מג:</w:t>
      </w:r>
    </w:p>
    <w:p w:rsidR="00E9703F" w:rsidRPr="006F178A" w:rsidRDefault="00E9703F" w:rsidP="00E9703F">
      <w:pPr>
        <w:rPr>
          <w:rtl/>
        </w:rPr>
      </w:pPr>
      <w:r w:rsidRPr="006F178A">
        <w:rPr>
          <w:rStyle w:val="afffe"/>
          <w:rFonts w:ascii="Fb Fontext" w:hAnsi="Fb Fontext"/>
          <w:b/>
          <w:rtl/>
        </w:rPr>
        <w:t>ט.</w:t>
      </w:r>
      <w:r w:rsidRPr="006F178A">
        <w:rPr>
          <w:rFonts w:ascii="Fb Fontext" w:hAnsi="Fb Fontext"/>
          <w:rtl/>
        </w:rPr>
        <w:t xml:space="preserve"> פורסין מחצלת </w:t>
      </w:r>
      <w:r w:rsidRPr="006F178A">
        <w:rPr>
          <w:rFonts w:ascii="Fb Fontext" w:hAnsi="Fb Fontext"/>
          <w:rtl/>
        </w:rPr>
        <w:t xml:space="preserve">ע"ג</w:t>
      </w:r>
      <w:r w:rsidRPr="006F178A">
        <w:rPr>
          <w:rFonts w:ascii="Fb Fontext" w:hAnsi="Fb Fontext"/>
          <w:rtl/>
        </w:rPr>
        <w:t xml:space="preserve"> כוורת דבורים בשבת, מפני החמה, ומפני הגשמים, ובלבד שלא יתכוין לצוד - </w:t>
      </w:r>
      <w:ins w:id="91115" w:author="מנוע מכני" w:date="2026-10-11T12:04:39Z">
        <w:r>
          <w:rPr>
            <w:rFonts w:ascii="Fb Fontext" w:hAnsi="Fb Fontext"/>
            <w:rtl/>
          </w:rPr>
          <w:t xml:space="preserve">דיש</w:t>
        </w:r>
      </w:ins>
      <w:del w:id="91116" w:author="מנוע מכני" w:date="2026-10-11T12:04:39Z">
        <w:r w:rsidRPr="006F178A">
          <w:rPr>
            <w:rFonts w:ascii="Fb Fontext" w:hAnsi="Fb Fontext"/>
            <w:rtl/>
          </w:rPr>
          <w:delText xml:space="preserve">דאיכא</w:delText>
        </w:r>
      </w:del>
      <w:r w:rsidRPr="006F178A">
        <w:rPr>
          <w:rFonts w:ascii="Fb Fontext" w:hAnsi="Fb Fontext"/>
          <w:rtl/>
        </w:rPr>
        <w:t xml:space="preserve"> דבש.</w:t>
      </w:r>
    </w:p>
    <w:p w:rsidR="00E9703F" w:rsidRPr="006061D7" w:rsidRDefault="00E9703F" w:rsidP="00E9703F">
      <w:pPr>
        <w:rPr>
          <w:rtl/>
        </w:rPr>
      </w:pPr>
      <w:ins w:id="95929" w:author="קלוד" w:date="2026-10-11T13:11:34Z">
        <w:r>
          <w:rPr>
            <w:rtl/>
          </w:rPr>
          <w:t xml:space="preserve">ובימות</w:t>
        </w:r>
      </w:ins>
      <w:del w:id="95930" w:author="קלוד" w:date="2026-10-11T13:11:34Z">
        <w:r w:rsidRPr="006061D7">
          <w:rPr>
            <w:rtl/>
          </w:rPr>
          <w:delText xml:space="preserve">בימות</w:delText>
        </w:r>
      </w:del>
      <w:r w:rsidRPr="006061D7">
        <w:rPr>
          <w:rtl/>
        </w:rPr>
        <w:t xml:space="preserve"> הגשמים </w:t>
      </w:r>
      <w:ins w:id="91117" w:author="מנוע מכני" w:date="2026-10-11T12:04:39Z">
        <w:ins w:id="95927" w:author="קלוד" w:date="2026-10-11T13:11:34Z">
          <w:r>
            <w:rPr>
              <w:rtl/>
            </w:rPr>
            <w:t xml:space="preserve">שאין</w:t>
          </w:r>
        </w:ins>
        <w:del w:id="95928" w:author="קלוד" w:date="2026-10-11T13:11:34Z">
          <w:r>
            <w:rPr>
              <w:rtl/>
            </w:rPr>
            <w:delText xml:space="preserve">דאין</w:delText>
          </w:r>
        </w:del>
      </w:ins>
      <w:del w:id="91118" w:author="מנוע מכני" w:date="2026-10-11T12:04:39Z">
        <w:r w:rsidRPr="006061D7">
          <w:rPr>
            <w:rtl/>
          </w:rPr>
          <w:delText xml:space="preserve">דליכא</w:delText>
        </w:r>
      </w:del>
      <w:r w:rsidRPr="006061D7">
        <w:rPr>
          <w:rtl/>
        </w:rPr>
        <w:t xml:space="preserve"> </w:t>
      </w:r>
      <w:ins w:id="95925" w:author="קלוד" w:date="2026-10-11T13:11:34Z">
        <w:r>
          <w:rPr>
            <w:rtl/>
          </w:rPr>
          <w:t xml:space="preserve">דבש -</w:t>
        </w:r>
      </w:ins>
      <w:del w:id="95926" w:author="קלוד" w:date="2026-10-11T13:11:34Z">
        <w:r w:rsidRPr="006061D7">
          <w:rPr>
            <w:rtl/>
          </w:rPr>
          <w:delText xml:space="preserve">דבש</w:delText>
        </w:r>
      </w:del>
      <w:r w:rsidRPr="006061D7">
        <w:rPr>
          <w:rtl/>
        </w:rPr>
        <w:t xml:space="preserve"> משום שתי </w:t>
      </w:r>
      <w:ins w:id="95923" w:author="קלוד" w:date="2026-10-11T13:11:34Z">
        <w:r>
          <w:rPr>
            <w:rtl/>
          </w:rPr>
          <w:t xml:space="preserve">החלות</w:t>
        </w:r>
      </w:ins>
      <w:del w:id="95924" w:author="קלוד" w:date="2026-10-11T13:11:34Z">
        <w:r w:rsidRPr="006061D7">
          <w:rPr>
            <w:rtl/>
          </w:rPr>
          <w:delText xml:space="preserve">חלות</w:delText>
        </w:r>
      </w:del>
      <w:r w:rsidRPr="006061D7">
        <w:rPr>
          <w:rtl/>
        </w:rPr>
        <w:t xml:space="preserve"> </w:t>
      </w:r>
      <w:ins w:id="95921" w:author="קלוד" w:date="2026-10-11T13:11:34Z">
        <w:r>
          <w:rPr>
            <w:rStyle w:val="afffffe"/>
            <w:rtl/>
          </w:rPr>
          <w:t xml:space="preserve">שנשארות</w:t>
        </w:r>
      </w:ins>
      <w:del w:id="95922" w:author="קלוד" w:date="2026-10-11T13:11:34Z">
        <w:r w:rsidRPr="006061D7">
          <w:rPr>
            <w:rtl/>
          </w:rPr>
          <w:delText xml:space="preserve">ובדחשיב</w:delText>
        </w:r>
      </w:del>
      <w:r w:rsidRPr="006061D7">
        <w:rPr>
          <w:rtl/>
        </w:rPr>
        <w:t xml:space="preserve"> </w:t>
      </w:r>
      <w:ins w:id="92665" w:author="מנוע מכני" w:date="2026-10-11T12:04:39Z">
        <w:ins w:id="95919" w:author="קלוד" w:date="2026-10-11T13:11:34Z">
          <w:r>
            <w:rPr>
              <w:rStyle w:val="afffffe"/>
              <w:rtl/>
            </w:rPr>
            <w:t xml:space="preserve">לדבורים</w:t>
          </w:r>
          <w:r>
            <w:rPr>
              <w:rtl/>
            </w:rPr>
            <w:t xml:space="preserve">, ובשחשב עליהן,</w:t>
          </w:r>
        </w:ins>
        <w:del w:id="95920" w:author="קלוד" w:date="2026-10-11T13:11:34Z">
          <w:r>
            <w:rPr>
              <w:rtl/>
            </w:rPr>
            <w:delText xml:space="preserve">עליהם</w:delText>
          </w:r>
          <w:r w:rsidRPr="006061D7">
            <w:rPr>
              <w:rtl/>
            </w:rPr>
            <w:delText xml:space="preserve">,</w:delText>
          </w:r>
        </w:del>
      </w:ins>
      <w:del w:id="92666" w:author="מנוע מכני" w:date="2026-10-11T12:04:39Z">
        <w:r w:rsidRPr="006061D7">
          <w:rPr>
            <w:rtl/>
          </w:rPr>
          <w:delText xml:space="preserve">עלייהו</w:delText>
        </w:r>
      </w:del>
      <w:r w:rsidRPr="006061D7">
        <w:rPr>
          <w:rtl/>
        </w:rPr>
        <w:t xml:space="preserve"> ובלבד </w:t>
      </w:r>
      <w:ins w:id="95917" w:author="קלוד" w:date="2026-10-11T13:11:34Z">
        <w:r>
          <w:rPr>
            <w:rtl/>
          </w:rPr>
          <w:t xml:space="preserve">שישאיר</w:t>
        </w:r>
      </w:ins>
      <w:del w:id="95918" w:author="קלוד" w:date="2026-10-11T13:11:34Z">
        <w:r w:rsidRPr="006061D7">
          <w:rPr>
            <w:rtl/>
          </w:rPr>
          <w:delText xml:space="preserve">שישבוק</w:delText>
        </w:r>
      </w:del>
      <w:r w:rsidRPr="006061D7">
        <w:rPr>
          <w:rtl/>
        </w:rPr>
        <w:t xml:space="preserve"> </w:t>
      </w:r>
      <w:ins w:id="95915" w:author="קלוד" w:date="2026-10-11T13:11:34Z">
        <w:r>
          <w:rPr>
            <w:rtl/>
          </w:rPr>
          <w:t xml:space="preserve">ריווח</w:t>
        </w:r>
      </w:ins>
      <w:del w:id="95916" w:author="קלוד" w:date="2026-10-11T13:11:34Z">
        <w:r w:rsidRPr="006061D7">
          <w:rPr>
            <w:rtl/>
          </w:rPr>
          <w:delText xml:space="preserve">רווחא</w:delText>
        </w:r>
      </w:del>
      <w:r w:rsidRPr="006061D7">
        <w:rPr>
          <w:rtl/>
        </w:rPr>
        <w:t xml:space="preserve"> ולא </w:t>
      </w:r>
      <w:ins w:id="95913" w:author="קלוד" w:date="2026-10-11T13:11:34Z">
        <w:r>
          <w:rPr>
            <w:rtl/>
          </w:rPr>
          <w:t xml:space="preserve">יעשנה</w:t>
        </w:r>
      </w:ins>
      <w:del w:id="95914" w:author="קלוד" w:date="2026-10-11T13:11:34Z">
        <w:r w:rsidRPr="006061D7">
          <w:rPr>
            <w:rtl/>
          </w:rPr>
          <w:delText xml:space="preserve">יעשנו</w:delText>
        </w:r>
      </w:del>
      <w:r w:rsidRPr="006061D7">
        <w:rPr>
          <w:rtl/>
        </w:rPr>
        <w:t xml:space="preserve"> כמצודה</w:t>
      </w:r>
      <w:r w:rsidRPr="006061D7">
        <w:rPr>
          <w:rFonts w:hint="cs"/>
          <w:rtl/>
        </w:rPr>
        <w:t xml:space="preserve"> </w:t>
      </w:r>
      <w:ins w:id="90209" w:author="Claude - סמנטי" w:date="2026-10-11T12:28:21Z">
        <w:ins w:id="95911" w:author="קלוד" w:date="2026-10-11T13:11:34Z">
          <w:r>
            <w:rPr>
              <w:rtl/>
            </w:rPr>
            <w:t xml:space="preserve">שייצודו</w:t>
          </w:r>
        </w:ins>
        <w:del w:id="95912" w:author="קלוד" w:date="2026-10-11T13:11:34Z">
          <w:r>
            <w:rPr>
              <w:rtl/>
            </w:rPr>
            <w:delText xml:space="preserve">שיצודו</w:delText>
          </w:r>
        </w:del>
      </w:ins>
      <w:del w:id="90210" w:author="Claude - סמנטי" w:date="2026-10-11T12:28:21Z">
        <w:r w:rsidRPr="006061D7">
          <w:rPr>
            <w:rtl/>
          </w:rPr>
          <w:delText xml:space="preserve">דליצדו</w:delText>
        </w:r>
      </w:del>
      <w:r w:rsidRPr="006061D7">
        <w:rPr>
          <w:rtl/>
        </w:rPr>
        <w:t xml:space="preserve"> </w:t>
      </w:r>
      <w:ins w:id="95909" w:author="קלוד" w:date="2026-10-11T13:11:34Z">
        <w:r>
          <w:rPr>
            <w:rtl/>
          </w:rPr>
          <w:t xml:space="preserve">מאליהם.</w:t>
        </w:r>
      </w:ins>
      <w:del w:id="95910" w:author="קלוד" w:date="2026-10-11T13:11:34Z">
        <w:r w:rsidRPr="006061D7">
          <w:rPr>
            <w:rtl/>
          </w:rPr>
          <w:delText xml:space="preserve">ממילא.</w:delText>
        </w:r>
      </w:del>
    </w:p>
    <w:p>
      <w:pPr>
        <w:pStyle w:val="38"/>
        <w:rPr>
          <w:ins w:id="97454" w:author="מנוע מכני" w:date="2026-10-11T12:04:39Z"/>
        </w:rPr>
      </w:pPr>
      <w:r w:rsidRPr="004640F6">
        <w:t>רב אשי</w:t>
      </w:r>
      <w:r w:rsidRPr="004640F6">
        <w:t xml:space="preserve">:</w:t>
      </w:r>
    </w:p>
    <w:p w:rsidR="00E9703F" w:rsidRPr="004640F6" w:rsidRDefault="00E9703F" w:rsidP="00E9703F">
      <w:pPr>
        <w:rPr>
          <w:spacing w:val="-4"/>
          <w:rtl/>
        </w:rPr>
      </w:pPr>
      <w:del w:id="97455" w:author="מנוע מכני" w:date="2026-10-11T12:04:39Z">
        <w:r w:rsidRPr="004640F6">
          <w:rPr>
            <w:rFonts w:ascii="Fb Fontext" w:hAnsi="Fb Fontext" w:hint="cs"/>
            <w:spacing w:val="-4"/>
            <w:rtl/>
          </w:rPr>
          <w:delText xml:space="preserve"> </w:delText>
        </w:r>
      </w:del>
      <w:r w:rsidRPr="004640F6">
        <w:rPr>
          <w:rFonts w:ascii="Fb Fontext" w:hAnsi="Fb Fontext"/>
          <w:spacing w:val="-4"/>
          <w:rtl/>
        </w:rPr>
        <w:t xml:space="preserve">חמה וגשמים היינו - </w:t>
      </w:r>
      <w:ins w:id="95935" w:author="קלוד" w:date="2026-10-11T13:11:34Z">
        <w:r>
          <w:rPr>
            <w:rFonts w:ascii="Fb Fontext" w:hAnsi="Fb Fontext"/>
            <w:spacing w:val="-4"/>
            <w:rtl/>
          </w:rPr>
          <w:t xml:space="preserve">בימי</w:t>
        </w:r>
      </w:ins>
      <w:del w:id="95936" w:author="קלוד" w:date="2026-10-11T13:11:34Z">
        <w:r w:rsidRPr="004640F6">
          <w:rPr>
            <w:rFonts w:ascii="Fb Fontext" w:hAnsi="Fb Fontext"/>
            <w:spacing w:val="-4"/>
            <w:rtl/>
          </w:rPr>
          <w:delText xml:space="preserve">ביומי</w:delText>
        </w:r>
      </w:del>
      <w:r w:rsidRPr="004640F6">
        <w:rPr>
          <w:rFonts w:ascii="Fb Fontext" w:hAnsi="Fb Fontext"/>
          <w:spacing w:val="-4"/>
          <w:rtl/>
        </w:rPr>
        <w:t xml:space="preserve"> ניסן </w:t>
      </w:r>
      <w:ins w:id="95933" w:author="קלוד" w:date="2026-10-11T13:11:34Z">
        <w:r>
          <w:rPr>
            <w:rFonts w:ascii="Fb Fontext" w:hAnsi="Fb Fontext"/>
            <w:spacing w:val="-4"/>
            <w:rtl/>
          </w:rPr>
          <w:t xml:space="preserve">ובימי</w:t>
        </w:r>
      </w:ins>
      <w:del w:id="95934" w:author="קלוד" w:date="2026-10-11T13:11:34Z">
        <w:r w:rsidRPr="004640F6">
          <w:rPr>
            <w:rFonts w:ascii="Fb Fontext" w:hAnsi="Fb Fontext"/>
            <w:spacing w:val="-4"/>
            <w:rtl/>
          </w:rPr>
          <w:delText xml:space="preserve">וביומי</w:delText>
        </w:r>
      </w:del>
      <w:r w:rsidRPr="004640F6">
        <w:rPr>
          <w:rFonts w:ascii="Fb Fontext" w:hAnsi="Fb Fontext"/>
          <w:spacing w:val="-4"/>
          <w:rtl/>
        </w:rPr>
        <w:t xml:space="preserve"> תשרי, </w:t>
      </w:r>
      <w:ins w:id="91119" w:author="מנוע מכני" w:date="2026-10-11T12:04:39Z">
        <w:ins w:id="95931" w:author="קלוד" w:date="2026-10-11T13:11:34Z">
          <w:r>
            <w:rPr>
              <w:rFonts w:ascii="Fb Fontext" w:hAnsi="Fb Fontext"/>
              <w:spacing w:val="-4"/>
              <w:rtl/>
            </w:rPr>
            <w:t xml:space="preserve">שיש</w:t>
          </w:r>
        </w:ins>
        <w:del w:id="95932" w:author="קלוד" w:date="2026-10-11T13:11:34Z">
          <w:r>
            <w:rPr>
              <w:rFonts w:ascii="Fb Fontext" w:hAnsi="Fb Fontext"/>
              <w:spacing w:val="-4"/>
              <w:rtl/>
            </w:rPr>
            <w:delText xml:space="preserve">דיש</w:delText>
          </w:r>
        </w:del>
      </w:ins>
      <w:del w:id="91120" w:author="מנוע מכני" w:date="2026-10-11T12:04:39Z">
        <w:r w:rsidRPr="004640F6">
          <w:rPr>
            <w:rFonts w:ascii="Fb Fontext" w:hAnsi="Fb Fontext"/>
            <w:spacing w:val="-4"/>
            <w:rtl/>
          </w:rPr>
          <w:delText xml:space="preserve">דאיכא</w:delText>
        </w:r>
      </w:del>
      <w:r w:rsidRPr="004640F6">
        <w:rPr>
          <w:rFonts w:ascii="Fb Fontext" w:hAnsi="Fb Fontext"/>
          <w:spacing w:val="-4"/>
          <w:rtl/>
        </w:rPr>
        <w:t xml:space="preserve"> חמה </w:t>
      </w:r>
      <w:ins w:id="91121" w:author="מנוע מכני" w:date="2026-10-11T12:04:39Z">
        <w:r>
          <w:rPr>
            <w:rFonts w:ascii="Fb Fontext" w:hAnsi="Fb Fontext"/>
            <w:spacing w:val="-4"/>
            <w:rtl/>
          </w:rPr>
          <w:t xml:space="preserve">ויש</w:t>
        </w:r>
      </w:ins>
      <w:del w:id="91122" w:author="מנוע מכני" w:date="2026-10-11T12:04:39Z">
        <w:r w:rsidRPr="004640F6">
          <w:rPr>
            <w:rFonts w:ascii="Fb Fontext" w:hAnsi="Fb Fontext"/>
            <w:spacing w:val="-4"/>
            <w:rtl/>
          </w:rPr>
          <w:delText xml:space="preserve">ואיכא</w:delText>
        </w:r>
      </w:del>
      <w:r w:rsidRPr="004640F6">
        <w:rPr>
          <w:rFonts w:ascii="Fb Fontext" w:hAnsi="Fb Fontext"/>
          <w:spacing w:val="-4"/>
          <w:rtl/>
        </w:rPr>
        <w:t xml:space="preserve"> גשמים, </w:t>
      </w:r>
      <w:ins w:id="91123" w:author="מנוע מכני" w:date="2026-10-11T12:04:39Z">
        <w:r>
          <w:rPr>
            <w:rFonts w:ascii="Fb Fontext" w:hAnsi="Fb Fontext"/>
            <w:spacing w:val="-4"/>
            <w:rtl/>
          </w:rPr>
          <w:t xml:space="preserve">ויש</w:t>
        </w:r>
      </w:ins>
      <w:del w:id="91124" w:author="מנוע מכני" w:date="2026-10-11T12:04:39Z">
        <w:r w:rsidRPr="004640F6">
          <w:rPr>
            <w:rFonts w:ascii="Fb Fontext" w:hAnsi="Fb Fontext"/>
            <w:spacing w:val="-4"/>
            <w:rtl/>
          </w:rPr>
          <w:delText xml:space="preserve">ואיכא</w:delText>
        </w:r>
      </w:del>
      <w:r w:rsidRPr="004640F6">
        <w:rPr>
          <w:rFonts w:ascii="Fb Fontext" w:hAnsi="Fb Fontext"/>
          <w:spacing w:val="-4"/>
          <w:rtl/>
        </w:rPr>
        <w:t xml:space="preserve"> דבש.</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91" w:author="קלוד" w:date="2026-10-11T12:33:55Z"/>
        </w:rPr>
      </w:pPr>
      <w:ins w:id="90992" w:author="קלוד" w:date="2026-10-11T12:33:55Z">
        <w:r>
          <w:rPr>
            <w:color w:val="7B3F00"/>
          </w:rPr>
          <w:t xml:space="preserve">מחיצה למת - בשביל חי ולא בשביל מת</w:t>
        </w:r>
      </w:ins>
    </w:p>
    <w:p>
      <w:pPr>
        <w:pStyle w:val="38"/>
        <w:rPr>
          <w:ins w:id="97456" w:author="מנוע מכני" w:date="2026-10-11T12:04:39Z"/>
        </w:rPr>
      </w:pPr>
      <w:r w:rsidRPr="006F178A">
        <w:t xml:space="preserve">רב ששת:</w:t>
      </w:r>
    </w:p>
    <w:p w:rsidR="00E9703F" w:rsidRPr="006F178A" w:rsidRDefault="00E9703F" w:rsidP="00E9703F">
      <w:pPr>
        <w:rPr>
          <w:rtl/>
        </w:rPr>
      </w:pPr>
      <w:del w:id="97457" w:author="מנוע מכני" w:date="2026-10-11T12:04:39Z">
        <w:r w:rsidRPr="006F178A">
          <w:rPr>
            <w:rFonts w:ascii="Fb Fontext" w:hAnsi="Fb Fontext"/>
            <w:rtl/>
          </w:rPr>
          <w:delText xml:space="preserve"> </w:delText>
        </w:r>
      </w:del>
      <w:ins w:id="95943" w:author="קלוד" w:date="2026-10-11T13:11:34Z">
        <w:r>
          <w:rPr>
            <w:rFonts w:ascii="Fb Fontext" w:hAnsi="Fb Fontext"/>
            <w:rtl/>
          </w:rPr>
          <w:t xml:space="preserve">צאו</w:t>
        </w:r>
      </w:ins>
      <w:del w:id="95944" w:author="קלוד" w:date="2026-10-11T13:11:34Z">
        <w:r w:rsidRPr="006F178A">
          <w:rPr>
            <w:rFonts w:ascii="Fb Fontext" w:hAnsi="Fb Fontext"/>
            <w:rtl/>
          </w:rPr>
          <w:delText xml:space="preserve">פוקו</w:delText>
        </w:r>
      </w:del>
      <w:r w:rsidRPr="006F178A">
        <w:rPr>
          <w:rFonts w:ascii="Fb Fontext" w:hAnsi="Fb Fontext"/>
          <w:rtl/>
        </w:rPr>
        <w:t xml:space="preserve"> </w:t>
      </w:r>
      <w:ins w:id="95941" w:author="קלוד" w:date="2026-10-11T13:11:34Z">
        <w:r>
          <w:rPr>
            <w:rFonts w:ascii="Fb Fontext" w:hAnsi="Fb Fontext"/>
            <w:rtl/>
          </w:rPr>
          <w:t xml:space="preserve">ואמרו</w:t>
        </w:r>
      </w:ins>
      <w:del w:id="95942" w:author="קלוד" w:date="2026-10-11T13:11:34Z">
        <w:r w:rsidRPr="006F178A">
          <w:rPr>
            <w:rFonts w:ascii="Fb Fontext" w:hAnsi="Fb Fontext"/>
            <w:rtl/>
          </w:rPr>
          <w:delText xml:space="preserve">ואמרו </w:delText>
        </w:r>
        <w:r>
          <w:rPr>
            <w:rFonts w:ascii="Fb Fontext" w:hAnsi="Fb Fontext"/>
            <w:rtl/>
          </w:rPr>
          <w:delText xml:space="preserve">לו</w:delText>
        </w:r>
      </w:del>
      <w:ins w:id="92667" w:author="מנוע מכני" w:date="2026-10-11T12:04:39Z"/>
      <w:del w:id="92668" w:author="מנוע מכני" w:date="2026-10-11T12:04:39Z">
        <w:r w:rsidRPr="006F178A">
          <w:rPr>
            <w:rFonts w:ascii="Fb Fontext" w:hAnsi="Fb Fontext"/>
            <w:rtl/>
          </w:rPr>
          <w:delText xml:space="preserve">ליה</w:delText>
        </w:r>
      </w:del>
      <w:r w:rsidRPr="006F178A">
        <w:rPr>
          <w:rFonts w:ascii="Fb Fontext" w:hAnsi="Fb Fontext"/>
          <w:rtl/>
        </w:rPr>
        <w:t xml:space="preserve"> </w:t>
      </w:r>
      <w:r w:rsidRPr="006F178A">
        <w:rPr>
          <w:rStyle w:val="2fb"/>
          <w:rFonts w:ascii="Fb Fontext" w:hAnsi="Fb Fontext"/>
          <w:rtl/>
        </w:rPr>
        <w:t xml:space="preserve">לרבי</w:t>
      </w:r>
      <w:r w:rsidRPr="006F178A">
        <w:rPr>
          <w:rFonts w:ascii="Fb Fontext" w:hAnsi="Fb Fontext"/>
          <w:rtl/>
        </w:rPr>
        <w:t xml:space="preserve"> יצחק: כבר </w:t>
      </w:r>
      <w:ins w:id="95939" w:author="קלוד" w:date="2026-10-11T13:11:34Z">
        <w:r>
          <w:rPr>
            <w:rFonts w:ascii="Fb Fontext" w:hAnsi="Fb Fontext"/>
            <w:rtl/>
          </w:rPr>
          <w:t xml:space="preserve">פירש</w:t>
        </w:r>
      </w:ins>
      <w:del w:id="95940" w:author="קלוד" w:date="2026-10-11T13:11:34Z">
        <w:r w:rsidRPr="006F178A">
          <w:rPr>
            <w:rFonts w:ascii="Fb Fontext" w:hAnsi="Fb Fontext"/>
            <w:rtl/>
          </w:rPr>
          <w:delText xml:space="preserve">תרגמא</w:delText>
        </w:r>
      </w:del>
      <w:r w:rsidRPr="006F178A">
        <w:rPr>
          <w:rFonts w:ascii="Fb Fontext" w:hAnsi="Fb Fontext"/>
          <w:rtl/>
        </w:rPr>
        <w:t xml:space="preserve"> </w:t>
      </w:r>
      <w:ins w:id="90317" w:author="מנוע מכני" w:date="2026-10-11T12:04:39Z">
        <w:r>
          <w:rPr>
            <w:rStyle w:val="2fb"/>
            <w:rFonts w:ascii="Fb Fontext" w:hAnsi="Fb Fontext"/>
            <w:rtl/>
          </w:rPr>
          <w:t xml:space="preserve">ר"ה</w:t>
        </w:r>
      </w:ins>
      <w:del w:id="90318" w:author="מנוע מכני" w:date="2026-10-11T12:04:39Z">
        <w:r w:rsidRPr="006F178A">
          <w:rPr>
            <w:rFonts w:ascii="Fb Fontext" w:hAnsi="Fb Fontext"/>
            <w:rtl/>
          </w:rPr>
          <w:delText xml:space="preserve">רב הונא</w:delText>
        </w:r>
      </w:del>
      <w:r w:rsidRPr="006F178A">
        <w:rPr>
          <w:rFonts w:ascii="Fb Fontext" w:hAnsi="Fb Fontext"/>
          <w:rtl/>
        </w:rPr>
        <w:t xml:space="preserve"> </w:t>
      </w:r>
      <w:ins w:id="95937" w:author="קלוד" w:date="2026-10-11T13:11:34Z">
        <w:r>
          <w:rPr>
            <w:rFonts w:ascii="Fb Fontext" w:hAnsi="Fb Fontext"/>
            <w:rtl/>
          </w:rPr>
          <w:t xml:space="preserve">את שמועתך</w:t>
        </w:r>
      </w:ins>
      <w:del w:id="95938" w:author="קלוד" w:date="2026-10-11T13:11:34Z">
        <w:r w:rsidRPr="006F178A">
          <w:rPr>
            <w:rFonts w:ascii="Fb Fontext" w:hAnsi="Fb Fontext"/>
            <w:rtl/>
          </w:rPr>
          <w:delText xml:space="preserve">לשמעתיך</w:delText>
        </w:r>
      </w:del>
      <w:r w:rsidRPr="006F178A">
        <w:rPr>
          <w:rFonts w:ascii="Fb Fontext" w:hAnsi="Fb Fontext"/>
          <w:rtl/>
        </w:rPr>
        <w:t xml:space="preserve"> בבבל.</w:t>
      </w:r>
    </w:p>
    <w:p>
      <w:pPr>
        <w:pStyle w:val="38"/>
        <w:rPr>
          <w:ins w:id="97458" w:author="מנוע מכני" w:date="2026-10-11T12:04:39Z"/>
        </w:rPr>
      </w:pPr>
      <w:r w:rsidRPr="006F178A">
        <w:t xml:space="preserve">דאר"ה:</w:t>
      </w:r>
    </w:p>
    <w:p w:rsidR="00E9703F" w:rsidRPr="006F178A" w:rsidRDefault="00E9703F" w:rsidP="00E9703F">
      <w:pPr>
        <w:rPr>
          <w:rtl/>
        </w:rPr>
      </w:pPr>
      <w:del w:id="97459" w:author="מנוע מכני" w:date="2026-10-11T12:04:39Z">
        <w:r w:rsidRPr="006F178A">
          <w:rPr>
            <w:rtl/>
          </w:rPr>
          <w:delText xml:space="preserve"> </w:delText>
        </w:r>
      </w:del>
      <w:r w:rsidRPr="006F178A">
        <w:rPr>
          <w:rtl/>
        </w:rPr>
        <w:t xml:space="preserve">עושין מחיצה למת בשביל חי, ואין עושין מחיצה למת בשביל מת.</w:t>
      </w:r>
    </w:p>
    <w:p w:rsidR="00E9703F" w:rsidRPr="006F178A" w:rsidRDefault="00E9703F" w:rsidP="00E9703F">
      <w:pPr>
        <w:rPr>
          <w:rtl/>
        </w:rPr>
      </w:pPr>
      <w:r w:rsidRPr="006F178A">
        <w:rPr>
          <w:rStyle w:val="2fb"/>
          <w:rtl/>
        </w:rPr>
        <w:t xml:space="preserve">וכרשב"יה</w:t>
      </w:r>
      <w:r w:rsidRPr="006F178A">
        <w:rPr>
          <w:rtl/>
        </w:rPr>
        <w:t xml:space="preserve"> דמת המוטל בחמה שני בני אדם יושבים לצידו</w:t>
      </w:r>
      <w:r w:rsidRPr="006F178A">
        <w:rPr>
          <w:rFonts w:hint="cs"/>
          <w:rtl/>
        </w:rPr>
        <w:t>,</w:t>
      </w:r>
      <w:r w:rsidRPr="006F178A">
        <w:rPr>
          <w:rtl/>
        </w:rPr>
        <w:t xml:space="preserve"> וכשחם להם מלמטה מביאים מטה ויושבים </w:t>
      </w:r>
      <w:ins w:id="92669" w:author="מנוע מכני" w:date="2026-10-11T12:04:39Z">
        <w:ins w:id="95945" w:author="קלוד" w:date="2026-10-11T13:11:34Z">
          <w:r>
            <w:rPr>
              <w:rtl/>
            </w:rPr>
            <w:t xml:space="preserve">עליה,</w:t>
          </w:r>
        </w:ins>
        <w:del w:id="95946" w:author="קלוד" w:date="2026-10-11T13:11:34Z">
          <w:r>
            <w:rPr>
              <w:rtl/>
            </w:rPr>
            <w:delText xml:space="preserve">עליו</w:delText>
          </w:r>
        </w:del>
      </w:ins>
      <w:del w:id="92670" w:author="מנוע מכני" w:date="2026-10-11T12:04:39Z">
        <w:r w:rsidRPr="006F178A">
          <w:rPr>
            <w:rtl/>
          </w:rPr>
          <w:delText xml:space="preserve">עליה</w:delText>
        </w:r>
      </w:del>
      <w:r w:rsidRPr="006F178A">
        <w:rPr>
          <w:rtl/>
        </w:rPr>
        <w:t xml:space="preserve"> וכשחם להם מלמעלה מביאים מחצלת ופורסים עליהם</w:t>
      </w:r>
      <w:r w:rsidRPr="006F178A">
        <w:rPr>
          <w:rFonts w:hint="cs"/>
          <w:rtl/>
        </w:rPr>
        <w:t>,</w:t>
      </w:r>
      <w:r w:rsidRPr="006F178A">
        <w:rPr>
          <w:rtl/>
        </w:rPr>
        <w:t xml:space="preserve"> </w:t>
      </w:r>
      <w:r w:rsidRPr="006F178A">
        <w:rPr>
          <w:rtl/>
        </w:rPr>
        <w:t xml:space="preserve">ואח"כ</w:t>
      </w:r>
      <w:r w:rsidRPr="006F178A">
        <w:rPr>
          <w:rtl/>
        </w:rPr>
        <w:t xml:space="preserve"> זוקפים מיטתם ונשמטים והולכים</w:t>
      </w:r>
      <w:r w:rsidRPr="006F178A">
        <w:rPr>
          <w:rFonts w:hint="cs"/>
          <w:rtl/>
        </w:rPr>
        <w:t xml:space="preserve">, </w:t>
      </w:r>
      <w:r w:rsidRPr="006F178A">
        <w:rPr>
          <w:rtl/>
        </w:rPr>
        <w:t>ונמצאת מחיצה עשויה מאליה.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89" w:author="קלוד" w:date="2026-10-11T12:33:55Z"/>
        </w:rPr>
      </w:pPr>
      <w:ins w:id="90990" w:author="קלוד" w:date="2026-10-11T12:33:55Z">
        <w:r>
          <w:rPr>
            <w:color w:val="7B3F00"/>
          </w:rPr>
          <w:t xml:space="preserve">מת המוטל בחמה - הופכו ממטה למטה, ככר או תינוק</w:t>
        </w:r>
      </w:ins>
    </w:p>
    <w:p w:rsidR="00E9703F" w:rsidRPr="006F178A" w:rsidRDefault="00E9703F" w:rsidP="00E9703F">
      <w:pPr>
        <w:rPr>
          <w:rtl/>
        </w:rPr>
      </w:pPr>
      <w:r w:rsidRPr="0099085C">
        <w:rPr>
          <w:rFonts w:ascii="Fb Fontext" w:hAnsi="Fb Fontext"/>
          <w:b/>
          <w:bCs/>
          <w:rtl/>
        </w:rPr>
        <w:t>איתמר, מת המוטל בחמה</w:t>
      </w:r>
      <w:r w:rsidRPr="006F178A">
        <w:rPr>
          <w:rFonts w:ascii="Fb Fontext" w:hAnsi="Fb Fontext"/>
          <w:rtl/>
        </w:rPr>
        <w:t>,</w:t>
      </w:r>
      <w:ins w:id="94183" w:author="מנוע מכני" w:date="2026-10-11T12:04:39Z">
        <w:r>
          <w:rPr>
            <w:rFonts w:ascii="Fb Fontext" w:hAnsi="Fb Fontext"/>
            <w:rtl/>
          </w:rPr>
          <w:t xml:space="preserve"> </w:t>
        </w:r>
      </w:ins>
      <w:del w:id="94184" w:author="מנוע מכני" w:date="2026-10-11T12:04:39Z">
        <w:r>
          <w:rPr>
            <w:rFonts w:ascii="Fb Fontext" w:hAnsi="Fb Fontext"/>
            <w:rtl/>
          </w:rPr>
          <w:delText xml:space="preserve"> </w:delText>
        </w:r>
        <w:r>
          <w:rPr>
            <w:rFonts w:ascii="Fb Fontext" w:hAnsi="Fb Fontext" w:hint="cs"/>
            <w:rtl/>
          </w:rPr>
          <w:delText xml:space="preserve"> </w:delText>
        </w:r>
      </w:del>
      <w:r w:rsidRPr="0099085C">
        <w:rPr>
          <w:rStyle w:val="2fb"/>
          <w:rFonts w:ascii="Fb Fontext" w:hAnsi="Fb Fontext"/>
          <w:b/>
          <w:bCs/>
          <w:rtl/>
        </w:rPr>
        <w:t>ריא"ש</w:t>
      </w:r>
      <w:r>
        <w:rPr>
          <w:rFonts w:ascii="Fb Fontext" w:hAnsi="Fb Fontext" w:hint="cs"/>
          <w:b/>
          <w:bCs/>
          <w:rtl/>
        </w:rPr>
        <w:t>:</w:t>
      </w:r>
      <w:r w:rsidRPr="0099085C">
        <w:rPr>
          <w:rFonts w:ascii="Fb Fontext" w:hAnsi="Fb Fontext"/>
          <w:b/>
          <w:bCs/>
          <w:rtl/>
        </w:rPr>
        <w:t xml:space="preserve"> </w:t>
      </w:r>
      <w:r w:rsidRPr="006F178A">
        <w:rPr>
          <w:rFonts w:ascii="Fb Fontext" w:hAnsi="Fb Fontext"/>
          <w:rtl/>
        </w:rPr>
        <w:t xml:space="preserve">הופכו ממטה </w:t>
      </w:r>
      <w:ins w:id="95947" w:author="קלוד" w:date="2026-10-11T13:11:34Z">
        <w:r>
          <w:rPr>
            <w:rFonts w:ascii="Fb Fontext" w:hAnsi="Fb Fontext"/>
            <w:rtl/>
          </w:rPr>
          <w:t xml:space="preserve">למטה </w:t>
        </w:r>
        <w:r>
          <w:rPr>
            <w:rStyle w:val="afffffe"/>
            <w:rFonts w:ascii="Fb Fontext" w:hAnsi="Fb Fontext"/>
            <w:rtl/>
          </w:rPr>
          <w:t xml:space="preserve">עד הצל</w:t>
        </w:r>
        <w:r>
          <w:rPr>
            <w:rFonts w:ascii="Fb Fontext" w:hAnsi="Fb Fontext"/>
            <w:rtl/>
          </w:rPr>
          <w:t xml:space="preserve">.</w:t>
        </w:r>
      </w:ins>
      <w:del w:id="95948" w:author="קלוד" w:date="2026-10-11T13:11:34Z">
        <w:r w:rsidRPr="006F178A">
          <w:rPr>
            <w:rFonts w:ascii="Fb Fontext" w:hAnsi="Fb Fontext"/>
            <w:rtl/>
          </w:rPr>
          <w:delText xml:space="preserve">למטה.</w:delText>
        </w:r>
      </w:del>
    </w:p>
    <w:p>
      <w:pPr>
        <w:pStyle w:val="38"/>
        <w:rPr>
          <w:ins w:id="97460" w:author="מנוע מכני" w:date="2026-10-11T12:04:39Z"/>
        </w:rPr>
      </w:pPr>
      <w:r w:rsidRPr="006F178A">
        <w:tab/>
      </w:r>
      <w:del w:id="90116" w:author="מנוע מכני" w:date="2026-10-11T12:04:39Z">
        <w:r w:rsidRPr="006F178A">
          <w:tab/>
          <w:delText xml:space="preserve"> </w:delText>
        </w:r>
      </w:del>
      <w:r>
        <w:tab/>
      </w:r>
      <w:r w:rsidRPr="0099085C">
        <w:t xml:space="preserve">רחב"ש מרב:</w:t>
      </w:r>
    </w:p>
    <w:p w:rsidR="00E9703F" w:rsidRPr="006F178A" w:rsidRDefault="00E9703F" w:rsidP="00E9703F">
      <w:pPr>
        <w:rPr>
          <w:rtl/>
        </w:rPr>
      </w:pPr>
      <w:del w:id="97461" w:author="מנוע מכני" w:date="2026-10-11T12:04:39Z">
        <w:r w:rsidRPr="0099085C">
          <w:rPr>
            <w:b/>
            <w:bCs/>
            <w:rtl/>
          </w:rPr>
          <w:delText xml:space="preserve"> </w:delText>
        </w:r>
      </w:del>
      <w:r w:rsidRPr="006F178A">
        <w:rPr>
          <w:rtl/>
        </w:rPr>
        <w:t>מניח עליו ככר או תינוק ומטלטלו.</w:t>
      </w:r>
    </w:p>
    <w:p w:rsidR="00E9703F" w:rsidRPr="006F178A" w:rsidRDefault="00E9703F" w:rsidP="00E9703F">
      <w:pPr>
        <w:rPr>
          <w:rtl/>
        </w:rPr>
      </w:pPr>
      <w:ins w:id="95955" w:author="קלוד" w:date="2026-10-11T13:11:34Z">
        <w:r>
          <w:rPr>
            <w:rtl/>
          </w:rPr>
          <w:t xml:space="preserve">כשיש</w:t>
        </w:r>
      </w:ins>
      <w:del w:id="95956" w:author="קלוד" w:date="2026-10-11T13:11:34Z">
        <w:r w:rsidRPr="006F178A">
          <w:rPr>
            <w:rtl/>
          </w:rPr>
          <w:delText xml:space="preserve">בדאיכא</w:delText>
        </w:r>
      </w:del>
      <w:r w:rsidRPr="006F178A">
        <w:rPr>
          <w:rtl/>
        </w:rPr>
        <w:t xml:space="preserve"> ככר או תינוק </w:t>
      </w:r>
      <w:ins w:id="95953" w:author="קלוד" w:date="2026-10-11T13:11:34Z">
        <w:r>
          <w:rPr>
            <w:rtl/>
          </w:rPr>
          <w:t xml:space="preserve">-</w:t>
        </w:r>
      </w:ins>
      <w:del w:id="95954" w:author="קלוד" w:date="2026-10-11T13:11:34Z">
        <w:r w:rsidRPr="006F178A">
          <w:rPr>
            <w:rtl/>
          </w:rPr>
          <w:delText xml:space="preserve">–</w:delText>
        </w:r>
      </w:del>
      <w:r w:rsidRPr="006F178A">
        <w:rPr>
          <w:rtl/>
        </w:rPr>
        <w:t xml:space="preserve"> </w:t>
      </w:r>
      <w:r w:rsidRPr="006F178A">
        <w:rPr>
          <w:rtl/>
        </w:rPr>
        <w:t xml:space="preserve">כו"ע</w:t>
      </w:r>
      <w:r w:rsidRPr="006F178A">
        <w:rPr>
          <w:rtl/>
        </w:rPr>
        <w:t xml:space="preserve"> </w:t>
      </w:r>
      <w:ins w:id="95951" w:author="קלוד" w:date="2026-10-11T13:11:34Z">
        <w:r>
          <w:rPr>
            <w:rtl/>
          </w:rPr>
          <w:t xml:space="preserve">מודים</w:t>
        </w:r>
      </w:ins>
      <w:del w:id="95952" w:author="קלוד" w:date="2026-10-11T13:11:34Z">
        <w:r w:rsidRPr="006F178A">
          <w:rPr>
            <w:rtl/>
          </w:rPr>
          <w:delText xml:space="preserve">לא</w:delText>
        </w:r>
      </w:del>
      <w:r w:rsidRPr="006F178A">
        <w:rPr>
          <w:rtl/>
        </w:rPr>
        <w:t xml:space="preserve"> </w:t>
      </w:r>
      <w:ins w:id="91125" w:author="מנוע מכני" w:date="2026-10-11T12:04:39Z">
        <w:ins w:id="95949" w:author="קלוד" w:date="2026-10-11T13:11:34Z">
          <w:r>
            <w:rPr>
              <w:rtl/>
            </w:rPr>
            <w:t xml:space="preserve">שמותר.</w:t>
          </w:r>
        </w:ins>
        <w:del w:id="95950" w:author="קלוד" w:date="2026-10-11T13:11:34Z">
          <w:r>
            <w:rPr>
              <w:rtl/>
            </w:rPr>
            <w:delText xml:space="preserve">חלקו</w:delText>
          </w:r>
          <w:r w:rsidRPr="006F178A">
            <w:rPr>
              <w:rtl/>
            </w:rPr>
            <w:delText xml:space="preserve"> דשרי.</w:delText>
          </w:r>
        </w:del>
      </w:ins>
      <w:del w:id="91126" w:author="מנוע מכני" w:date="2026-10-11T12:04:39Z">
        <w:r w:rsidRPr="006F178A">
          <w:rPr>
            <w:rtl/>
          </w:rPr>
          <w:delText xml:space="preserve">פליגי</w:delText>
        </w:r>
      </w:del>
    </w:p>
    <w:p>
      <w:pPr>
        <w:pStyle w:val="38"/>
        <w:rPr>
          <w:ins w:id="97462" w:author="מנוע מכני" w:date="2026-10-11T12:04:39Z"/>
        </w:rPr>
      </w:pPr>
      <w:ins w:id="91127" w:author="מנוע מכני" w:date="2026-10-11T12:04:39Z">
        <w:r>
          <w:t xml:space="preserve">וחלקו</w:t>
        </w:r>
      </w:ins>
    </w:p>
    <w:p w:rsidR="00E9703F" w:rsidRPr="006F178A" w:rsidRDefault="00E9703F" w:rsidP="00E9703F">
      <w:pPr>
        <w:rPr>
          <w:rtl/>
        </w:rPr>
      </w:pPr>
      <w:del w:id="91128" w:author="מנוע מכני" w:date="2026-10-11T12:04:39Z">
        <w:r w:rsidRPr="006F178A">
          <w:rPr>
            <w:rFonts w:ascii="Fb Fontext" w:hAnsi="Fb Fontext"/>
            <w:b/>
            <w:bCs/>
            <w:sz w:val="20"/>
            <w:rtl/>
          </w:rPr>
          <w:delText xml:space="preserve">ופליגי</w:delText>
        </w:r>
      </w:del>
      <w:del w:id="97463"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 </w:t>
      </w:r>
      <w:ins w:id="95961" w:author="קלוד" w:date="2026-10-11T13:11:34Z">
        <w:r>
          <w:rPr>
            <w:rFonts w:ascii="Fb Fontext" w:hAnsi="Fb Fontext"/>
            <w:sz w:val="20"/>
            <w:rtl/>
          </w:rPr>
          <w:t xml:space="preserve">כשאין</w:t>
        </w:r>
      </w:ins>
      <w:del w:id="95962" w:author="קלוד" w:date="2026-10-11T13:11:34Z">
        <w:r w:rsidRPr="006F178A">
          <w:rPr>
            <w:rFonts w:ascii="Fb Fontext" w:hAnsi="Fb Fontext"/>
            <w:sz w:val="20"/>
            <w:rtl/>
          </w:rPr>
          <w:delText xml:space="preserve">בדלית</w:delText>
        </w:r>
      </w:del>
      <w:r w:rsidRPr="006F178A">
        <w:rPr>
          <w:rFonts w:ascii="Fb Fontext" w:hAnsi="Fb Fontext"/>
          <w:sz w:val="20"/>
          <w:rtl/>
        </w:rPr>
        <w:t xml:space="preserve"> </w:t>
      </w:r>
      <w:ins w:id="92671" w:author="מנוע מכני" w:date="2026-10-11T12:04:39Z">
        <w:ins w:id="95959" w:author="קלוד" w:date="2026-10-11T13:11:34Z">
          <w:r>
            <w:rPr>
              <w:rFonts w:ascii="Fb Fontext" w:hAnsi="Fb Fontext"/>
              <w:sz w:val="20"/>
              <w:rtl/>
            </w:rPr>
            <w:t xml:space="preserve">לו </w:t>
          </w:r>
          <w:r>
            <w:rPr>
              <w:rStyle w:val="afffffe"/>
              <w:rFonts w:ascii="Fb Fontext" w:hAnsi="Fb Fontext"/>
              <w:sz w:val="20"/>
              <w:rtl/>
            </w:rPr>
            <w:t xml:space="preserve">ככר או תינוק</w:t>
          </w:r>
          <w:r>
            <w:rPr>
              <w:rFonts w:ascii="Fb Fontext" w:hAnsi="Fb Fontext"/>
              <w:sz w:val="20"/>
              <w:rtl/>
            </w:rPr>
            <w:t xml:space="preserve">:</w:t>
          </w:r>
        </w:ins>
        <w:del w:id="95960" w:author="קלוד" w:date="2026-10-11T13:11:34Z">
          <w:r>
            <w:rPr>
              <w:rFonts w:ascii="Fb Fontext" w:hAnsi="Fb Fontext"/>
              <w:sz w:val="20"/>
              <w:rtl/>
            </w:rPr>
            <w:delText xml:space="preserve">לו</w:delText>
          </w:r>
        </w:del>
      </w:ins>
      <w:del w:id="92672"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 </w:t>
      </w:r>
      <w:ins w:id="94655" w:author="מנוע מכני" w:date="2026-10-11T12:04:39Z">
        <w:r>
          <w:rPr>
            <w:rFonts w:ascii="Fb Fontext" w:hAnsi="Fb Fontext"/>
            <w:sz w:val="20"/>
            <w:rtl/>
          </w:rPr>
          <w:t xml:space="preserve">אם </w:t>
        </w:r>
      </w:ins>
      <w:del w:id="94656" w:author="מנוע מכני" w:date="2026-10-11T12:04:39Z">
        <w:r w:rsidRPr="006F178A">
          <w:rPr>
            <w:rFonts w:ascii="Fb Fontext" w:hAnsi="Fb Fontext"/>
            <w:sz w:val="20"/>
            <w:rtl/>
          </w:rPr>
          <w:delText xml:space="preserve">אי </w:delText>
        </w:r>
      </w:del>
      <w:r w:rsidRPr="006F178A">
        <w:rPr>
          <w:rFonts w:ascii="Fb Fontext" w:hAnsi="Fb Fontext"/>
          <w:sz w:val="20"/>
          <w:rtl/>
        </w:rPr>
        <w:t xml:space="preserve">טלטול מן הצד</w:t>
      </w:r>
      <w:ins w:id="95957" w:author="קלוד" w:date="2026-10-11T13:11:34Z">
        <w:r>
          <w:rPr>
            <w:rFonts w:ascii="Fb Fontext" w:hAnsi="Fb Fontext"/>
            <w:sz w:val="20"/>
            <w:rtl/>
          </w:rPr>
          <w:t xml:space="preserve"> </w:t>
        </w:r>
      </w:ins>
      <w:del w:id="95958" w:author="קלוד" w:date="2026-10-11T13:11:34Z">
        <w:r w:rsidRPr="006F178A">
          <w:rPr>
            <w:rFonts w:ascii="Fb Fontext" w:hAnsi="Fb Fontext"/>
            <w:sz w:val="20"/>
            <w:rtl/>
          </w:rPr>
          <w:delText xml:space="preserve"> - </w:delText>
        </w:r>
      </w:del>
      <w:r w:rsidRPr="006F178A">
        <w:rPr>
          <w:rFonts w:ascii="Fb Fontext" w:hAnsi="Fb Fontext"/>
          <w:sz w:val="20"/>
          <w:rtl/>
        </w:rPr>
        <w:t xml:space="preserve">שמיה טלטול או </w:t>
      </w:r>
      <w:ins w:id="91129" w:author="מנוע מכני" w:date="2026-10-11T12:04:39Z">
        <w:r>
          <w:rPr>
            <w:rFonts w:ascii="Fb Fontext" w:hAnsi="Fb Fontext"/>
            <w:sz w:val="20"/>
            <w:rtl/>
          </w:rPr>
          <w:t xml:space="preserve">לא</w:t>
        </w:r>
      </w:ins>
      <w:del w:id="91130" w:author="מנוע מכני" w:date="2026-10-11T12:04:39Z">
        <w:r w:rsidRPr="006F178A">
          <w:rPr>
            <w:rFonts w:ascii="Fb Fontext" w:hAnsi="Fb Fontext"/>
            <w:sz w:val="20"/>
            <w:rtl/>
          </w:rPr>
          <w:delText xml:space="preserve">לאו</w:delText>
        </w:r>
      </w:del>
      <w:r w:rsidRPr="006F178A">
        <w:rPr>
          <w:rFonts w:ascii="Fb Fontext" w:hAnsi="Fb Fontext"/>
          <w:sz w:val="20"/>
          <w:rtl/>
        </w:rPr>
        <w:t xml:space="preserve">.</w:t>
      </w:r>
    </w:p>
    <w:p>
      <w:pPr>
        <w:pStyle w:val="38"/>
        <w:rPr>
          <w:ins w:id="97464" w:author="מנוע מכני" w:date="2026-10-11T12:04:39Z"/>
        </w:rPr>
      </w:pPr>
      <w:r w:rsidRPr="00B3644D">
        <w:t xml:space="preserve">והך</w:t>
      </w:r>
    </w:p>
    <w:p w:rsidR="00E9703F" w:rsidRPr="00B3644D" w:rsidRDefault="00E9703F" w:rsidP="00E9703F">
      <w:pPr>
        <w:rPr>
          <w:spacing w:val="-4"/>
          <w:rtl/>
        </w:rPr>
      </w:pPr>
      <w:del w:id="97465" w:author="מנוע מכני" w:date="2026-10-11T12:04:39Z">
        <w:r w:rsidRPr="00B3644D">
          <w:rPr>
            <w:rFonts w:ascii="Fb Fontext" w:hAnsi="Fb Fontext"/>
            <w:spacing w:val="-4"/>
            <w:rtl/>
          </w:rPr>
          <w:delText xml:space="preserve"> </w:delText>
        </w:r>
      </w:del>
      <w:ins w:id="95969" w:author="קלוד" w:date="2026-10-11T13:11:34Z">
        <w:r>
          <w:rPr>
            <w:rStyle w:val="afffffe"/>
            <w:rFonts w:ascii="Fb Fontext" w:hAnsi="Fb Fontext"/>
            <w:spacing w:val="-4"/>
            <w:rtl/>
          </w:rPr>
          <w:t xml:space="preserve">כמחלוקת</w:t>
        </w:r>
      </w:ins>
      <w:del w:id="95970" w:author="קלוד" w:date="2026-10-11T13:11:34Z">
        <w:r w:rsidRPr="00B3644D">
          <w:rPr>
            <w:rFonts w:ascii="Fb Fontext" w:hAnsi="Fb Fontext"/>
            <w:spacing w:val="-4"/>
            <w:rtl/>
          </w:rPr>
          <w:delText xml:space="preserve">דתנאי</w:delText>
        </w:r>
      </w:del>
      <w:r w:rsidRPr="00B3644D">
        <w:rPr>
          <w:rFonts w:ascii="Fb Fontext" w:hAnsi="Fb Fontext"/>
          <w:spacing w:val="-4"/>
          <w:rtl/>
        </w:rPr>
        <w:t xml:space="preserve"> </w:t>
      </w:r>
      <w:ins w:id="95967" w:author="קלוד" w:date="2026-10-11T13:11:34Z">
        <w:r>
          <w:rPr>
            <w:rFonts w:ascii="Fb Fontext" w:hAnsi="Fb Fontext"/>
            <w:spacing w:val="-4"/>
            <w:rtl/>
          </w:rPr>
          <w:t xml:space="preserve">תנאים: אין</w:t>
        </w:r>
      </w:ins>
      <w:del w:id="95968" w:author="קלוד" w:date="2026-10-11T13:11:34Z">
        <w:r w:rsidRPr="00B3644D">
          <w:rPr>
            <w:rFonts w:ascii="Fb Fontext" w:hAnsi="Fb Fontext"/>
            <w:spacing w:val="-4"/>
            <w:rtl/>
          </w:rPr>
          <w:delText xml:space="preserve">דאין</w:delText>
        </w:r>
      </w:del>
      <w:r w:rsidRPr="00B3644D">
        <w:rPr>
          <w:rFonts w:ascii="Fb Fontext" w:hAnsi="Fb Fontext"/>
          <w:spacing w:val="-4"/>
          <w:rtl/>
        </w:rPr>
        <w:t xml:space="preserve"> מצילין את המת מפני </w:t>
      </w:r>
      <w:ins w:id="95965" w:author="קלוד" w:date="2026-10-11T13:11:34Z">
        <w:r>
          <w:rPr>
            <w:rFonts w:ascii="Fb Fontext" w:hAnsi="Fb Fontext"/>
            <w:spacing w:val="-4"/>
            <w:rtl/>
          </w:rPr>
          <w:t xml:space="preserve">הדליקה,</w:t>
        </w:r>
      </w:ins>
      <w:del w:id="95966" w:author="קלוד" w:date="2026-10-11T13:11:34Z">
        <w:r w:rsidRPr="00B3644D">
          <w:rPr>
            <w:rFonts w:ascii="Fb Fontext" w:hAnsi="Fb Fontext"/>
            <w:spacing w:val="-4"/>
            <w:rtl/>
          </w:rPr>
          <w:delText xml:space="preserve">הדליקה.</w:delText>
        </w:r>
      </w:del>
      <w:r w:rsidRPr="00B3644D">
        <w:rPr>
          <w:rFonts w:ascii="Fb Fontext" w:hAnsi="Fb Fontext"/>
          <w:spacing w:val="-4"/>
          <w:rtl/>
        </w:rPr>
        <w:t xml:space="preserve"> </w:t>
      </w:r>
      <w:ins w:id="95963" w:author="קלוד" w:date="2026-10-11T13:11:34Z">
        <w:r>
          <w:rPr>
            <w:rStyle w:val="2fb"/>
            <w:rFonts w:ascii="Fb Fontext" w:hAnsi="Fb Fontext"/>
            <w:spacing w:val="-4"/>
            <w:rtl/>
          </w:rPr>
          <w:t xml:space="preserve">וריב"ל:</w:t>
        </w:r>
      </w:ins>
      <w:del w:id="95964" w:author="קלוד" w:date="2026-10-11T13:11:34Z">
        <w:r w:rsidRPr="00B3644D">
          <w:rPr>
            <w:rStyle w:val="2fb"/>
            <w:rFonts w:ascii="Fb Fontext" w:hAnsi="Fb Fontext"/>
            <w:spacing w:val="-4"/>
            <w:rtl/>
          </w:rPr>
          <w:delText xml:space="preserve">ולריב"ל</w:delText>
        </w:r>
      </w:del>
      <w:r w:rsidRPr="00B3644D">
        <w:rPr>
          <w:rFonts w:ascii="Fb Fontext" w:hAnsi="Fb Fontext"/>
          <w:spacing w:val="-4"/>
          <w:rtl/>
        </w:rPr>
        <w:t xml:space="preserve"> שמעתי שמצילין את המת מפני הדליקה.</w:t>
      </w:r>
    </w:p>
    <w:p w:rsidR="00E9703F" w:rsidRPr="006F178A" w:rsidRDefault="00E9703F" w:rsidP="00E9703F">
      <w:pPr>
        <w:rPr>
          <w:rtl/>
        </w:rPr>
      </w:pPr>
      <w:ins w:id="95983" w:author="קלוד" w:date="2026-10-11T13:11:34Z">
        <w:r>
          <w:rPr>
            <w:rtl/>
          </w:rPr>
          <w:t xml:space="preserve">אבל אפשר</w:t>
        </w:r>
      </w:ins>
      <w:del w:id="95984" w:author="קלוד" w:date="2026-10-11T13:11:34Z">
        <w:r w:rsidRPr="006F178A">
          <w:rPr>
            <w:rtl/>
          </w:rPr>
          <w:delText xml:space="preserve">אפשר</w:delText>
        </w:r>
      </w:del>
      <w:r w:rsidRPr="006F178A">
        <w:rPr>
          <w:rtl/>
        </w:rPr>
        <w:t xml:space="preserve"> דכו"ע טלטול מן הצד שמיה טלטול, </w:t>
      </w:r>
      <w:ins w:id="95981" w:author="קלוד" w:date="2026-10-11T13:11:34Z">
        <w:r>
          <w:rPr>
            <w:rtl/>
          </w:rPr>
          <w:t xml:space="preserve">וטעמו</w:t>
        </w:r>
      </w:ins>
      <w:del w:id="95982" w:author="קלוד" w:date="2026-10-11T13:11:34Z">
        <w:r w:rsidRPr="006F178A">
          <w:rPr>
            <w:rtl/>
          </w:rPr>
          <w:delText xml:space="preserve">וטעמא</w:delText>
        </w:r>
      </w:del>
      <w:r w:rsidRPr="006F178A">
        <w:rPr>
          <w:rtl/>
        </w:rPr>
        <w:t xml:space="preserve"> </w:t>
      </w:r>
      <w:ins w:id="95979" w:author="קלוד" w:date="2026-10-11T13:11:34Z">
        <w:r>
          <w:rPr>
            <w:rStyle w:val="2fb"/>
            <w:rtl/>
          </w:rPr>
          <w:t xml:space="preserve">של</w:t>
        </w:r>
      </w:ins>
      <w:del w:id="95980" w:author="קלוד" w:date="2026-10-11T13:11:34Z">
        <w:r w:rsidRPr="006F178A">
          <w:rPr>
            <w:rStyle w:val="2fb"/>
            <w:rtl/>
          </w:rPr>
          <w:delText xml:space="preserve">דריב"ל</w:delText>
        </w:r>
      </w:del>
      <w:r w:rsidRPr="006F178A">
        <w:rPr>
          <w:rFonts w:hint="cs"/>
          <w:rtl/>
        </w:rPr>
        <w:t xml:space="preserve"> </w:t>
      </w:r>
      <w:ins w:id="95977" w:author="קלוד" w:date="2026-10-11T13:11:34Z">
        <w:r>
          <w:rPr>
            <w:rtl/>
          </w:rPr>
          <w:t xml:space="preserve">ריב"ל: מתוך</w:t>
        </w:r>
      </w:ins>
      <w:del w:id="95978" w:author="קלוד" w:date="2026-10-11T13:11:34Z">
        <w:r w:rsidRPr="006F178A">
          <w:rPr>
            <w:rtl/>
          </w:rPr>
          <w:delText xml:space="preserve">דמתוך</w:delText>
        </w:r>
      </w:del>
      <w:r w:rsidRPr="006F178A">
        <w:rPr>
          <w:rtl/>
        </w:rPr>
        <w:t xml:space="preserve"> שאדם בהול על מתו, </w:t>
      </w:r>
      <w:ins w:id="94657" w:author="מנוע מכני" w:date="2026-10-11T12:04:39Z">
        <w:r>
          <w:rPr>
            <w:rtl/>
          </w:rPr>
          <w:t xml:space="preserve">אם </w:t>
        </w:r>
      </w:ins>
      <w:del w:id="94658" w:author="מנוע מכני" w:date="2026-10-11T12:04:39Z">
        <w:r w:rsidRPr="006F178A">
          <w:rPr>
            <w:rtl/>
          </w:rPr>
          <w:delText xml:space="preserve">אי </w:delText>
        </w:r>
      </w:del>
      <w:r w:rsidRPr="006F178A">
        <w:rPr>
          <w:rtl/>
        </w:rPr>
        <w:t xml:space="preserve">לא</w:t>
      </w:r>
      <w:r w:rsidRPr="006F178A">
        <w:rPr>
          <w:rtl/>
        </w:rPr>
        <w:t xml:space="preserve"> </w:t>
      </w:r>
      <w:ins w:id="95975" w:author="קלוד" w:date="2026-10-11T13:11:34Z">
        <w:r>
          <w:rPr>
            <w:rtl/>
          </w:rPr>
          <w:t xml:space="preserve">תתיר</w:t>
        </w:r>
      </w:ins>
      <w:del w:id="95976" w:author="קלוד" w:date="2026-10-11T13:11:34Z">
        <w:r w:rsidRPr="006F178A">
          <w:rPr>
            <w:rtl/>
          </w:rPr>
          <w:delText xml:space="preserve">שרית</w:delText>
        </w:r>
      </w:del>
      <w:r w:rsidRPr="006F178A">
        <w:rPr>
          <w:rtl/>
        </w:rPr>
        <w:t xml:space="preserve"> </w:t>
      </w:r>
      <w:ins w:id="92673" w:author="מנוע מכני" w:date="2026-10-11T12:04:39Z">
        <w:r>
          <w:rPr>
            <w:rtl/>
          </w:rPr>
          <w:t xml:space="preserve">לו</w:t>
        </w:r>
      </w:ins>
      <w:del w:id="92674" w:author="מנוע מכני" w:date="2026-10-11T12:04:39Z">
        <w:r w:rsidRPr="006F178A">
          <w:rPr>
            <w:rtl/>
          </w:rPr>
          <w:delText xml:space="preserve">ליה</w:delText>
        </w:r>
      </w:del>
      <w:r w:rsidRPr="006F178A">
        <w:rPr>
          <w:rtl/>
        </w:rPr>
        <w:t xml:space="preserve"> - </w:t>
      </w:r>
      <w:ins w:id="95973" w:author="קלוד" w:date="2026-10-11T13:11:34Z">
        <w:r>
          <w:rPr>
            <w:rtl/>
          </w:rPr>
          <w:t xml:space="preserve">יבוא</w:t>
        </w:r>
      </w:ins>
      <w:del w:id="95974" w:author="קלוד" w:date="2026-10-11T13:11:34Z">
        <w:r w:rsidRPr="006F178A">
          <w:rPr>
            <w:rtl/>
          </w:rPr>
          <w:delText xml:space="preserve">אתי</w:delText>
        </w:r>
      </w:del>
      <w:r w:rsidRPr="006F178A">
        <w:rPr>
          <w:rtl/>
        </w:rPr>
        <w:t xml:space="preserve"> </w:t>
      </w:r>
      <w:ins w:id="95971" w:author="קלוד" w:date="2026-10-11T13:11:34Z">
        <w:r>
          <w:rPr>
            <w:rtl/>
          </w:rPr>
          <w:t xml:space="preserve">לכבות.</w:t>
        </w:r>
      </w:ins>
      <w:del w:id="95972" w:author="קלוד" w:date="2026-10-11T13:11:34Z">
        <w:r w:rsidRPr="006F178A">
          <w:rPr>
            <w:rtl/>
          </w:rPr>
          <w:delText xml:space="preserve">לכבויי.</w:delText>
        </w:r>
      </w:del>
    </w:p>
    <w:p>
      <w:pPr>
        <w:pStyle w:val="38"/>
        <w:rPr>
          <w:ins w:id="97466" w:author="מנוע מכני" w:date="2026-10-11T12:04:39Z"/>
        </w:rPr>
      </w:pPr>
      <w:r w:rsidRPr="006F178A">
        <w:t xml:space="preserve">רי"ו:</w:t>
      </w:r>
    </w:p>
    <w:p w:rsidR="00E9703F" w:rsidRPr="006F178A" w:rsidRDefault="00E9703F" w:rsidP="00E9703F">
      <w:pPr>
        <w:rPr>
          <w:rtl/>
        </w:rPr>
      </w:pPr>
      <w:del w:id="97467" w:author="מנוע מכני" w:date="2026-10-11T12:04:39Z">
        <w:r w:rsidRPr="006F178A">
          <w:rPr>
            <w:rtl/>
          </w:rPr>
          <w:delText xml:space="preserve"> </w:delText>
        </w:r>
      </w:del>
      <w:r w:rsidRPr="006F178A">
        <w:rPr>
          <w:rtl/>
        </w:rPr>
        <w:t xml:space="preserve">הלכה </w:t>
      </w:r>
      <w:ins w:id="90319" w:author="מנוע מכני" w:date="2026-10-11T12:04:39Z">
        <w:r>
          <w:rPr>
            <w:rStyle w:val="2fb"/>
            <w:rtl/>
          </w:rPr>
          <w:t xml:space="preserve">כר"י</w:t>
        </w:r>
      </w:ins>
      <w:del w:id="90320" w:author="מנוע מכני" w:date="2026-10-11T12:04:39Z">
        <w:r w:rsidRPr="006F178A">
          <w:rPr>
            <w:rtl/>
          </w:rPr>
          <w:delText xml:space="preserve">כרבי יהודה</w:delText>
        </w:r>
      </w:del>
      <w:r w:rsidRPr="006F178A">
        <w:rPr>
          <w:rtl/>
        </w:rPr>
        <w:t xml:space="preserve"> בן לקיש במת.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מד.</w:t>
      </w:r>
    </w:p>
    <w:p w:rsidR="00E9703F" w:rsidRPr="006F178A" w:rsidRDefault="00E9703F" w:rsidP="00E9703F">
      <w:pPr>
        <w:rPr>
          <w:rStyle w:val="afffe"/>
          <w:rFonts w:ascii="Fb Fontext" w:hAnsi="Fb Fontext"/>
          <w:b/>
          <w:rtl/>
        </w:rPr>
      </w:pPr>
      <w:r w:rsidRPr="006F178A">
        <w:rPr>
          <w:rStyle w:val="afffe"/>
          <w:rFonts w:ascii="Fb Fontext" w:hAnsi="Fb Fontext"/>
          <w:rtl/>
        </w:rPr>
        <w:t>אין ניאותין הימנו לפי שאינו מן המוכן.</w:t>
      </w:r>
    </w:p>
    <w:p>
      <w:pPr>
        <w:pStyle w:val="afffff8"/>
        <w:rPr>
          <w:ins w:id="90987" w:author="קלוד" w:date="2026-10-11T12:33:55Z"/>
        </w:rPr>
      </w:pPr>
      <w:ins w:id="90988" w:author="קלוד" w:date="2026-10-11T12:33:55Z">
        <w:r>
          <w:rPr>
            <w:color w:val="7B3F00"/>
          </w:rPr>
          <w:t xml:space="preserve">מותר השמן שבנר - אסור לת"ק, מתיר ר"ש</w:t>
        </w:r>
      </w:ins>
    </w:p>
    <w:p>
      <w:pPr>
        <w:pStyle w:val="38"/>
        <w:rPr>
          <w:ins w:id="97469" w:author="מנוע מכני" w:date="2026-10-11T12:04:39Z"/>
        </w:rPr>
      </w:pPr>
      <w:del w:id="97468"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7470" w:author="מנוע מכני" w:date="2026-10-11T12:04:39Z">
        <w:r w:rsidRPr="006F178A">
          <w:rPr>
            <w:rtl/>
          </w:rPr>
          <w:delText xml:space="preserve"> </w:delText>
        </w:r>
      </w:del>
      <w:r w:rsidRPr="006F178A">
        <w:rPr>
          <w:rtl/>
        </w:rPr>
        <w:t xml:space="preserve">מותר השמן שבנר ושבקערה [שאחר כיבויו] - אסור,</w:t>
      </w:r>
    </w:p>
    <w:p w:rsidR="00E9703F" w:rsidRPr="006F178A" w:rsidRDefault="00E9703F" w:rsidP="00E9703F">
      <w:pPr>
        <w:rPr>
          <w:rtl/>
        </w:rPr>
      </w:pPr>
      <w:del w:id="90117" w:author="מנוע מכני" w:date="2026-10-11T12:04:39Z">
        <w:r w:rsidRPr="006F178A">
          <w:rPr>
            <w:rFonts w:hint="cs"/>
            <w:rtl/>
          </w:rPr>
          <w:delText xml:space="preserve"> </w:delText>
        </w:r>
        <w:r w:rsidRPr="006F178A">
          <w:rPr>
            <w:rFonts w:hint="cs"/>
            <w:rtl/>
          </w:rPr>
          <w:tab/>
          <w:delText xml:space="preserve"> </w:delText>
        </w:r>
      </w:del>
      <w:ins w:id="90321" w:author="מנוע מכני" w:date="2026-10-11T12:04:39Z">
        <w:r>
          <w:rPr>
            <w:rStyle w:val="2fb"/>
            <w:rtl/>
          </w:rPr>
          <w:t xml:space="preserve">ור"ש</w:t>
        </w:r>
      </w:ins>
      <w:del w:id="90322" w:author="מנוע מכני" w:date="2026-10-11T12:04:39Z">
        <w:r w:rsidRPr="006F178A">
          <w:rPr>
            <w:rtl/>
          </w:rPr>
          <w:delText xml:space="preserve">ורבי שמעון</w:delText>
        </w:r>
      </w:del>
      <w:r w:rsidRPr="006F178A">
        <w:rPr>
          <w:rtl/>
        </w:rPr>
        <w:t xml:space="preserve"> מתיר</w:t>
      </w:r>
      <w:r w:rsidRPr="006F178A">
        <w:rPr>
          <w:rFonts w:hint="cs"/>
          <w:rtl/>
        </w:rPr>
        <w:t xml:space="preserve"> [</w:t>
      </w:r>
      <w:r w:rsidRPr="006F178A">
        <w:rPr>
          <w:rtl/>
        </w:rPr>
        <w:t xml:space="preserve">דלא </w:t>
      </w:r>
      <w:ins w:id="95157" w:author="מנוע מכני" w:date="2026-10-11T12:04:39Z">
        <w:r>
          <w:rPr>
            <w:rtl/>
          </w:rPr>
          <w:t xml:space="preserve">סבר</w:t>
        </w:r>
      </w:ins>
      <w:del w:id="95158" w:author="מנוע מכני" w:date="2026-10-11T12:04:39Z">
        <w:r w:rsidRPr="006F178A">
          <w:rPr>
            <w:rtl/>
          </w:rPr>
          <w:delText xml:space="preserve">ס"ל</w:delText>
        </w:r>
      </w:del>
      <w:r w:rsidRPr="006F178A">
        <w:rPr>
          <w:rtl/>
        </w:rPr>
        <w:t xml:space="preserve"> מיגו </w:t>
      </w:r>
      <w:ins w:id="95985" w:author="קלוד" w:date="2026-10-11T13:11:34Z">
        <w:r>
          <w:rPr>
            <w:rtl/>
          </w:rPr>
          <w:t xml:space="preserve">דאיתקצאי].</w:t>
        </w:r>
      </w:ins>
      <w:del w:id="95986" w:author="קלוד" w:date="2026-10-11T13:11:34Z">
        <w:r w:rsidRPr="006F178A">
          <w:rPr>
            <w:rtl/>
          </w:rPr>
          <w:delText xml:space="preserve">דאיצקצאי]</w:delText>
        </w:r>
        <w:r w:rsidRPr="006F178A">
          <w:rPr>
            <w:rFonts w:hint="cs"/>
            <w:rtl/>
          </w:rPr>
          <w:delText xml:space="preserve">.</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67" w:author="קלוד" w:date="2026-10-11T09:07:15Z"/>
        </w:rPr>
      </w:pPr>
      <w:ins w:id="20466" w:author="קלוד" w:date="2026-10-11T09:07:15Z">
        <w:r>
          <w:t xml:space="preserve">משנה ו</w:t>
        </w:r>
      </w:ins>
    </w:p>
    <w:p w:rsidR="00E9703F" w:rsidRPr="009757B9" w:rsidRDefault="00E9703F" w:rsidP="00E9703F">
      <w:pPr>
        <w:pStyle w:val="afff9"/>
        <w:rPr>
          <w:del w:id="20179" w:author="קלוד" w:date="2026-10-11T09:07:15Z"/>
          <w:rStyle w:val="afffe"/>
          <w:b/>
          <w:bCs w:val="0"/>
          <w:sz w:val="20"/>
          <w:rtl/>
        </w:rPr>
      </w:pPr>
      <w:del w:id="20178" w:author="קלוד" w:date="2026-10-11T09:07:15Z">
        <w:r w:rsidRPr="00146180">
          <w:rPr>
            <w:rStyle w:val="afffe"/>
            <w:bCs w:val="0"/>
            <w:sz w:val="20"/>
            <w:rtl/>
          </w:rPr>
          <w:delText xml:space="preserve">משנה.</w:delText>
        </w:r>
      </w:del>
    </w:p>
    <w:p w:rsidR="00E9703F" w:rsidRDefault="00E9703F" w:rsidP="00E9703F">
      <w:pPr>
        <w:pStyle w:val="afff9"/>
        <w:spacing w:before="120"/>
        <w:rPr>
          <w:rStyle w:val="afffe"/>
          <w:b/>
          <w:bCs w:val="0"/>
          <w:sz w:val="20"/>
          <w:rtl/>
        </w:rPr>
        <w:pPrChange w:id="90023" w:author="קלוד" w:date="2026-10-11T12:09:42Z">
          <w:pPr>
            <w:pStyle w:val="afff9"/>
          </w:pPr>
        </w:pPrChange>
      </w:pPr>
      <w:r w:rsidRPr="00146180">
        <w:rPr>
          <w:rStyle w:val="afffe"/>
          <w:rFonts w:hint="cs"/>
          <w:bCs w:val="0"/>
          <w:rtl/>
          <w:rPrChange w:id="40027" w:author="Claude" w:date="2026-10-11T09:07:39Z">
            <w:rPr>
              <w:rStyle w:val="afffe"/>
              <w:rFonts w:hint="cs"/>
              <w:bCs w:val="0"/>
              <w:sz w:val="20"/>
              <w:rtl/>
            </w:rPr>
          </w:rPrChange>
        </w:rPr>
        <w:t>מטלטלין</w:t>
      </w:r>
      <w:r w:rsidRPr="00146180">
        <w:rPr>
          <w:rStyle w:val="afffe"/>
          <w:bCs w:val="0"/>
          <w:rtl/>
          <w:rPrChange w:id="40028" w:author="Claude" w:date="2026-10-11T09:07:39Z">
            <w:rPr>
              <w:rStyle w:val="afffe"/>
              <w:bCs w:val="0"/>
              <w:sz w:val="20"/>
              <w:rtl/>
            </w:rPr>
          </w:rPrChange>
        </w:rPr>
        <w:t xml:space="preserve"> </w:t>
      </w:r>
      <w:r w:rsidRPr="00146180">
        <w:rPr>
          <w:rStyle w:val="afffe"/>
          <w:rFonts w:hint="cs"/>
          <w:bCs w:val="0"/>
          <w:rtl/>
          <w:rPrChange w:id="40029" w:author="Claude" w:date="2026-10-11T09:07:39Z">
            <w:rPr>
              <w:rStyle w:val="afffe"/>
              <w:rFonts w:hint="cs"/>
              <w:bCs w:val="0"/>
              <w:sz w:val="20"/>
              <w:rtl/>
            </w:rPr>
          </w:rPrChange>
        </w:rPr>
        <w:t>נר</w:t>
      </w:r>
      <w:r w:rsidRPr="00146180">
        <w:rPr>
          <w:rStyle w:val="afffe"/>
          <w:bCs w:val="0"/>
          <w:rtl/>
          <w:rPrChange w:id="40030" w:author="Claude" w:date="2026-10-11T09:07:39Z">
            <w:rPr>
              <w:rStyle w:val="afffe"/>
              <w:bCs w:val="0"/>
              <w:sz w:val="20"/>
              <w:rtl/>
            </w:rPr>
          </w:rPrChange>
        </w:rPr>
        <w:t xml:space="preserve"> </w:t>
      </w:r>
      <w:r w:rsidRPr="00146180">
        <w:rPr>
          <w:rStyle w:val="afffe"/>
          <w:rFonts w:hint="cs"/>
          <w:bCs w:val="0"/>
          <w:rtl/>
          <w:rPrChange w:id="40031" w:author="Claude" w:date="2026-10-11T09:07:39Z">
            <w:rPr>
              <w:rStyle w:val="afffe"/>
              <w:rFonts w:hint="cs"/>
              <w:bCs w:val="0"/>
              <w:sz w:val="20"/>
              <w:rtl/>
            </w:rPr>
          </w:rPrChange>
        </w:rPr>
        <w:t>חדש</w:t>
      </w:r>
      <w:r w:rsidRPr="00146180">
        <w:rPr>
          <w:rStyle w:val="afffe"/>
          <w:bCs w:val="0"/>
          <w:rtl/>
          <w:rPrChange w:id="40032" w:author="Claude" w:date="2026-10-11T09:07:39Z">
            <w:rPr>
              <w:rStyle w:val="afffe"/>
              <w:bCs w:val="0"/>
              <w:sz w:val="20"/>
              <w:rtl/>
            </w:rPr>
          </w:rPrChange>
        </w:rPr>
        <w:t xml:space="preserve"> </w:t>
      </w:r>
      <w:r w:rsidRPr="00146180">
        <w:rPr>
          <w:rStyle w:val="afffe"/>
          <w:rFonts w:hint="cs"/>
          <w:bCs w:val="0"/>
          <w:rtl/>
          <w:rPrChange w:id="40033" w:author="Claude" w:date="2026-10-11T09:07:39Z">
            <w:rPr>
              <w:rStyle w:val="afffe"/>
              <w:rFonts w:hint="cs"/>
              <w:bCs w:val="0"/>
              <w:sz w:val="20"/>
              <w:rtl/>
            </w:rPr>
          </w:rPrChange>
        </w:rPr>
        <w:t>אבל</w:t>
      </w:r>
      <w:r w:rsidRPr="00146180">
        <w:rPr>
          <w:rStyle w:val="afffe"/>
          <w:bCs w:val="0"/>
          <w:rtl/>
          <w:rPrChange w:id="40034" w:author="Claude" w:date="2026-10-11T09:07:39Z">
            <w:rPr>
              <w:rStyle w:val="afffe"/>
              <w:bCs w:val="0"/>
              <w:sz w:val="20"/>
              <w:rtl/>
            </w:rPr>
          </w:rPrChange>
        </w:rPr>
        <w:t xml:space="preserve"> </w:t>
      </w:r>
      <w:r w:rsidRPr="00146180">
        <w:rPr>
          <w:rStyle w:val="afffe"/>
          <w:rFonts w:hint="cs"/>
          <w:bCs w:val="0"/>
          <w:rtl/>
          <w:rPrChange w:id="40035" w:author="Claude" w:date="2026-10-11T09:07:39Z">
            <w:rPr>
              <w:rStyle w:val="afffe"/>
              <w:rFonts w:hint="cs"/>
              <w:bCs w:val="0"/>
              <w:sz w:val="20"/>
              <w:rtl/>
            </w:rPr>
          </w:rPrChange>
        </w:rPr>
        <w:t>לא</w:t>
      </w:r>
      <w:r w:rsidRPr="00146180">
        <w:rPr>
          <w:rStyle w:val="afffe"/>
          <w:bCs w:val="0"/>
          <w:rtl/>
          <w:rPrChange w:id="40036" w:author="Claude" w:date="2026-10-11T09:07:39Z">
            <w:rPr>
              <w:rStyle w:val="afffe"/>
              <w:bCs w:val="0"/>
              <w:sz w:val="20"/>
              <w:rtl/>
            </w:rPr>
          </w:rPrChange>
        </w:rPr>
        <w:t xml:space="preserve"> </w:t>
      </w:r>
      <w:r w:rsidRPr="00146180">
        <w:rPr>
          <w:rStyle w:val="afffe"/>
          <w:rFonts w:hint="cs"/>
          <w:bCs w:val="0"/>
          <w:rtl/>
          <w:rPrChange w:id="40037" w:author="Claude" w:date="2026-10-11T09:07:39Z">
            <w:rPr>
              <w:rStyle w:val="afffe"/>
              <w:rFonts w:hint="cs"/>
              <w:bCs w:val="0"/>
              <w:sz w:val="20"/>
              <w:rtl/>
            </w:rPr>
          </w:rPrChange>
        </w:rPr>
        <w:t>ישן,</w:t>
      </w:r>
    </w:p>
    <w:p w:rsidR="00E9703F" w:rsidRPr="009757B9" w:rsidRDefault="00E9703F" w:rsidP="00E9703F">
      <w:pPr>
        <w:pStyle w:val="afff9"/>
        <w:rPr>
          <w:rStyle w:val="afffe"/>
          <w:b/>
          <w:bCs w:val="0"/>
          <w:sz w:val="20"/>
          <w:rtl/>
        </w:rPr>
      </w:pPr>
      <w:r w:rsidRPr="00146180">
        <w:rPr>
          <w:rStyle w:val="afffe"/>
          <w:rFonts w:hint="cs"/>
          <w:bCs w:val="0"/>
          <w:rtl/>
          <w:rPrChange w:id="40038" w:author="Claude" w:date="2026-10-11T09:07:39Z">
            <w:rPr>
              <w:rStyle w:val="afffe"/>
              <w:rFonts w:hint="cs"/>
              <w:bCs w:val="0"/>
              <w:sz w:val="20"/>
              <w:rtl/>
            </w:rPr>
          </w:rPrChange>
        </w:rPr>
        <w:t>רבי</w:t>
      </w:r>
      <w:r w:rsidRPr="00146180">
        <w:rPr>
          <w:rStyle w:val="afffe"/>
          <w:bCs w:val="0"/>
          <w:rtl/>
          <w:rPrChange w:id="40039" w:author="Claude" w:date="2026-10-11T09:07:39Z">
            <w:rPr>
              <w:rStyle w:val="afffe"/>
              <w:bCs w:val="0"/>
              <w:sz w:val="20"/>
              <w:rtl/>
            </w:rPr>
          </w:rPrChange>
        </w:rPr>
        <w:t xml:space="preserve"> </w:t>
      </w:r>
      <w:r w:rsidRPr="00146180">
        <w:rPr>
          <w:rStyle w:val="afffe"/>
          <w:rFonts w:hint="cs"/>
          <w:bCs w:val="0"/>
          <w:rtl/>
          <w:rPrChange w:id="40040" w:author="Claude" w:date="2026-10-11T09:07:39Z">
            <w:rPr>
              <w:rStyle w:val="afffe"/>
              <w:rFonts w:hint="cs"/>
              <w:bCs w:val="0"/>
              <w:sz w:val="20"/>
              <w:rtl/>
            </w:rPr>
          </w:rPrChange>
        </w:rPr>
        <w:t>שמעון</w:t>
      </w:r>
      <w:r w:rsidRPr="00146180">
        <w:rPr>
          <w:rStyle w:val="afffe"/>
          <w:bCs w:val="0"/>
          <w:rtl/>
          <w:rPrChange w:id="40041" w:author="Claude" w:date="2026-10-11T09:07:39Z">
            <w:rPr>
              <w:rStyle w:val="afffe"/>
              <w:bCs w:val="0"/>
              <w:sz w:val="20"/>
              <w:rtl/>
            </w:rPr>
          </w:rPrChange>
        </w:rPr>
        <w:t xml:space="preserve"> </w:t>
      </w:r>
      <w:r w:rsidRPr="00146180">
        <w:rPr>
          <w:rStyle w:val="afffe"/>
          <w:rFonts w:hint="cs"/>
          <w:bCs w:val="0"/>
          <w:rtl/>
          <w:rPrChange w:id="40042" w:author="Claude" w:date="2026-10-11T09:07:39Z">
            <w:rPr>
              <w:rStyle w:val="afffe"/>
              <w:rFonts w:hint="cs"/>
              <w:bCs w:val="0"/>
              <w:sz w:val="20"/>
              <w:rtl/>
            </w:rPr>
          </w:rPrChange>
        </w:rPr>
        <w:t>אומר:</w:t>
      </w:r>
      <w:r w:rsidRPr="00146180">
        <w:rPr>
          <w:rStyle w:val="afffe"/>
          <w:bCs w:val="0"/>
          <w:rtl/>
          <w:rPrChange w:id="40043" w:author="Claude" w:date="2026-10-11T09:07:39Z">
            <w:rPr>
              <w:rStyle w:val="afffe"/>
              <w:bCs w:val="0"/>
              <w:sz w:val="20"/>
              <w:rtl/>
            </w:rPr>
          </w:rPrChange>
        </w:rPr>
        <w:t xml:space="preserve"> </w:t>
      </w:r>
      <w:r w:rsidRPr="00146180">
        <w:rPr>
          <w:rStyle w:val="afffe"/>
          <w:rFonts w:hint="cs"/>
          <w:bCs w:val="0"/>
          <w:rtl/>
          <w:rPrChange w:id="40044" w:author="Claude" w:date="2026-10-11T09:07:39Z">
            <w:rPr>
              <w:rStyle w:val="afffe"/>
              <w:rFonts w:hint="cs"/>
              <w:bCs w:val="0"/>
              <w:sz w:val="20"/>
              <w:rtl/>
            </w:rPr>
          </w:rPrChange>
        </w:rPr>
        <w:t>כל</w:t>
      </w:r>
      <w:r w:rsidRPr="00146180">
        <w:rPr>
          <w:rStyle w:val="afffe"/>
          <w:bCs w:val="0"/>
          <w:rtl/>
          <w:rPrChange w:id="40045" w:author="Claude" w:date="2026-10-11T09:07:39Z">
            <w:rPr>
              <w:rStyle w:val="afffe"/>
              <w:bCs w:val="0"/>
              <w:sz w:val="20"/>
              <w:rtl/>
            </w:rPr>
          </w:rPrChange>
        </w:rPr>
        <w:t xml:space="preserve"> </w:t>
      </w:r>
      <w:r w:rsidRPr="00146180">
        <w:rPr>
          <w:rStyle w:val="afffe"/>
          <w:rFonts w:hint="cs"/>
          <w:bCs w:val="0"/>
          <w:rtl/>
          <w:rPrChange w:id="40046" w:author="Claude" w:date="2026-10-11T09:07:39Z">
            <w:rPr>
              <w:rStyle w:val="afffe"/>
              <w:rFonts w:hint="cs"/>
              <w:bCs w:val="0"/>
              <w:sz w:val="20"/>
              <w:rtl/>
            </w:rPr>
          </w:rPrChange>
        </w:rPr>
        <w:t>הנרות</w:t>
      </w:r>
      <w:r w:rsidRPr="00146180">
        <w:rPr>
          <w:rStyle w:val="afffe"/>
          <w:bCs w:val="0"/>
          <w:rtl/>
          <w:rPrChange w:id="40047" w:author="Claude" w:date="2026-10-11T09:07:39Z">
            <w:rPr>
              <w:rStyle w:val="afffe"/>
              <w:bCs w:val="0"/>
              <w:sz w:val="20"/>
              <w:rtl/>
            </w:rPr>
          </w:rPrChange>
        </w:rPr>
        <w:t xml:space="preserve"> </w:t>
      </w:r>
      <w:r w:rsidRPr="00146180">
        <w:rPr>
          <w:rStyle w:val="afffe"/>
          <w:rFonts w:hint="cs"/>
          <w:bCs w:val="0"/>
          <w:rtl/>
          <w:rPrChange w:id="40048" w:author="Claude" w:date="2026-10-11T09:07:39Z">
            <w:rPr>
              <w:rStyle w:val="afffe"/>
              <w:rFonts w:hint="cs"/>
              <w:bCs w:val="0"/>
              <w:sz w:val="20"/>
              <w:rtl/>
            </w:rPr>
          </w:rPrChange>
        </w:rPr>
        <w:t>מטלטלין</w:t>
      </w:r>
      <w:r w:rsidRPr="00146180">
        <w:rPr>
          <w:rStyle w:val="afffe"/>
          <w:bCs w:val="0"/>
          <w:rtl/>
          <w:rPrChange w:id="40049" w:author="Claude" w:date="2026-10-11T09:07:39Z">
            <w:rPr>
              <w:rStyle w:val="afffe"/>
              <w:bCs w:val="0"/>
              <w:sz w:val="20"/>
              <w:rtl/>
            </w:rPr>
          </w:rPrChange>
        </w:rPr>
        <w:t xml:space="preserve"> </w:t>
      </w:r>
      <w:r w:rsidRPr="00146180">
        <w:rPr>
          <w:rStyle w:val="afffe"/>
          <w:rFonts w:hint="cs"/>
          <w:bCs w:val="0"/>
          <w:rtl/>
          <w:rPrChange w:id="40050" w:author="Claude" w:date="2026-10-11T09:07:39Z">
            <w:rPr>
              <w:rStyle w:val="afffe"/>
              <w:rFonts w:hint="cs"/>
              <w:bCs w:val="0"/>
              <w:sz w:val="20"/>
              <w:rtl/>
            </w:rPr>
          </w:rPrChange>
        </w:rPr>
        <w:t>חוץ</w:t>
      </w:r>
      <w:r w:rsidRPr="00146180">
        <w:rPr>
          <w:rStyle w:val="afffe"/>
          <w:bCs w:val="0"/>
          <w:rtl/>
          <w:rPrChange w:id="40051" w:author="Claude" w:date="2026-10-11T09:07:39Z">
            <w:rPr>
              <w:rStyle w:val="afffe"/>
              <w:bCs w:val="0"/>
              <w:sz w:val="20"/>
              <w:rtl/>
            </w:rPr>
          </w:rPrChange>
        </w:rPr>
        <w:t xml:space="preserve"> </w:t>
      </w:r>
      <w:r w:rsidRPr="00146180">
        <w:rPr>
          <w:rStyle w:val="afffe"/>
          <w:rFonts w:hint="cs"/>
          <w:bCs w:val="0"/>
          <w:rtl/>
          <w:rPrChange w:id="40052" w:author="Claude" w:date="2026-10-11T09:07:39Z">
            <w:rPr>
              <w:rStyle w:val="afffe"/>
              <w:rFonts w:hint="cs"/>
              <w:bCs w:val="0"/>
              <w:sz w:val="20"/>
              <w:rtl/>
            </w:rPr>
          </w:rPrChange>
        </w:rPr>
        <w:t>מן</w:t>
      </w:r>
      <w:r w:rsidRPr="00146180">
        <w:rPr>
          <w:rStyle w:val="afffe"/>
          <w:bCs w:val="0"/>
          <w:rtl/>
          <w:rPrChange w:id="40053" w:author="Claude" w:date="2026-10-11T09:07:39Z">
            <w:rPr>
              <w:rStyle w:val="afffe"/>
              <w:bCs w:val="0"/>
              <w:sz w:val="20"/>
              <w:rtl/>
            </w:rPr>
          </w:rPrChange>
        </w:rPr>
        <w:t xml:space="preserve"> </w:t>
      </w:r>
      <w:r w:rsidRPr="00146180">
        <w:rPr>
          <w:rStyle w:val="afffe"/>
          <w:rFonts w:hint="cs"/>
          <w:bCs w:val="0"/>
          <w:rtl/>
          <w:rPrChange w:id="40054" w:author="Claude" w:date="2026-10-11T09:07:39Z">
            <w:rPr>
              <w:rStyle w:val="afffe"/>
              <w:rFonts w:hint="cs"/>
              <w:bCs w:val="0"/>
              <w:sz w:val="20"/>
              <w:rtl/>
            </w:rPr>
          </w:rPrChange>
        </w:rPr>
        <w:t>הנר</w:t>
      </w:r>
      <w:r w:rsidRPr="00146180">
        <w:rPr>
          <w:rStyle w:val="afffe"/>
          <w:bCs w:val="0"/>
          <w:rtl/>
          <w:rPrChange w:id="40055" w:author="Claude" w:date="2026-10-11T09:07:39Z">
            <w:rPr>
              <w:rStyle w:val="afffe"/>
              <w:bCs w:val="0"/>
              <w:sz w:val="20"/>
              <w:rtl/>
            </w:rPr>
          </w:rPrChange>
        </w:rPr>
        <w:t xml:space="preserve"> </w:t>
      </w:r>
      <w:r w:rsidRPr="00146180">
        <w:rPr>
          <w:rStyle w:val="afffe"/>
          <w:rFonts w:hint="cs"/>
          <w:bCs w:val="0"/>
          <w:rtl/>
          <w:rPrChange w:id="40056" w:author="Claude" w:date="2026-10-11T09:07:39Z">
            <w:rPr>
              <w:rStyle w:val="afffe"/>
              <w:rFonts w:hint="cs"/>
              <w:bCs w:val="0"/>
              <w:sz w:val="20"/>
              <w:rtl/>
            </w:rPr>
          </w:rPrChange>
        </w:rPr>
        <w:t>הדולק</w:t>
      </w:r>
      <w:r w:rsidRPr="00146180">
        <w:rPr>
          <w:rStyle w:val="afffe"/>
          <w:bCs w:val="0"/>
          <w:rtl/>
          <w:rPrChange w:id="40057" w:author="Claude" w:date="2026-10-11T09:07:39Z">
            <w:rPr>
              <w:rStyle w:val="afffe"/>
              <w:bCs w:val="0"/>
              <w:sz w:val="20"/>
              <w:rtl/>
            </w:rPr>
          </w:rPrChange>
        </w:rPr>
        <w:t xml:space="preserve"> </w:t>
      </w:r>
      <w:r w:rsidRPr="00146180">
        <w:rPr>
          <w:rStyle w:val="afffe"/>
          <w:rFonts w:hint="cs"/>
          <w:bCs w:val="0"/>
          <w:rtl/>
          <w:rPrChange w:id="40058" w:author="Claude" w:date="2026-10-11T09:07:39Z">
            <w:rPr>
              <w:rStyle w:val="afffe"/>
              <w:rFonts w:hint="cs"/>
              <w:bCs w:val="0"/>
              <w:sz w:val="20"/>
              <w:rtl/>
            </w:rPr>
          </w:rPrChange>
        </w:rPr>
        <w:t>בשבת.</w:t>
      </w:r>
    </w:p>
    <w:p w:rsidR="00E9703F" w:rsidRPr="009757B9" w:rsidRDefault="00E9703F" w:rsidP="00E9703F">
      <w:pPr>
        <w:pStyle w:val="afff9"/>
        <w:rPr>
          <w:rStyle w:val="afffe"/>
          <w:b/>
          <w:bCs w:val="0"/>
          <w:sz w:val="20"/>
          <w:rtl/>
        </w:rPr>
      </w:pP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85" w:author="קלוד" w:date="2026-10-11T12:33:55Z"/>
        </w:rPr>
      </w:pPr>
      <w:ins w:id="90986" w:author="קלוד" w:date="2026-10-11T12:33:55Z">
        <w:r>
          <w:rPr>
            <w:color w:val="7B3F00"/>
          </w:rPr>
          <w:t xml:space="preserve">נר חדש ונר ישן - מוקצה מחמת מיאוס ומחמת איסור</w:t>
        </w:r>
      </w:ins>
    </w:p>
    <w:p>
      <w:pPr>
        <w:pStyle w:val="38"/>
        <w:rPr>
          <w:ins w:id="97471" w:author="מנוע מכני" w:date="2026-10-11T12:04:39Z"/>
        </w:rPr>
      </w:pPr>
      <w:r w:rsidRPr="006F178A">
        <w:lastRenderedPageBreak/>
        <w:t xml:space="preserve">ר"י:</w:t>
      </w:r>
    </w:p>
    <w:p w:rsidR="00E9703F" w:rsidRPr="006F178A" w:rsidRDefault="00E9703F" w:rsidP="00E9703F">
      <w:pPr>
        <w:rPr>
          <w:rtl/>
        </w:rPr>
      </w:pPr>
      <w:del w:id="97472" w:author="מנוע מכני" w:date="2026-10-11T12:04:39Z">
        <w:r w:rsidRPr="006F178A">
          <w:rPr>
            <w:rFonts w:ascii="Fb Fontext" w:hAnsi="Fb Fontext"/>
            <w:rtl/>
          </w:rPr>
          <w:lastRenderedPageBreak/>
          <w:delText xml:space="preserve"> </w:delText>
        </w:r>
      </w:del>
      <w:r w:rsidRPr="006F178A">
        <w:rPr>
          <w:rFonts w:ascii="Fb Fontext" w:hAnsi="Fb Fontext"/>
          <w:rtl/>
        </w:rPr>
        <w:lastRenderedPageBreak/>
        <w:t xml:space="preserve">נר חדש מותר, </w:t>
      </w:r>
      <w:ins w:id="95989" w:author="קלוד" w:date="2026-10-11T13:11:34Z">
        <w:r>
          <w:rPr>
            <w:rFonts w:ascii="Fb Fontext" w:hAnsi="Fb Fontext"/>
            <w:rtl/>
          </w:rPr>
          <w:t xml:space="preserve">וישן</w:t>
        </w:r>
      </w:ins>
      <w:del w:id="95990" w:author="קלוד" w:date="2026-10-11T13:11:34Z">
        <w:r w:rsidRPr="006F178A">
          <w:rPr>
            <w:rFonts w:ascii="Fb Fontext" w:hAnsi="Fb Fontext"/>
            <w:rtl/>
          </w:rPr>
          <w:lastRenderedPageBreak/>
          <w:delText xml:space="preserve">ולא</w:delText>
        </w:r>
      </w:del>
      <w:r w:rsidRPr="006F178A">
        <w:rPr>
          <w:rFonts w:ascii="Fb Fontext" w:hAnsi="Fb Fontext"/>
          <w:rtl/>
        </w:rPr>
        <w:lastRenderedPageBreak/>
        <w:t xml:space="preserve"> </w:t>
      </w:r>
      <w:ins w:id="95987" w:author="קלוד" w:date="2026-10-11T13:11:34Z">
        <w:r>
          <w:rPr>
            <w:rFonts w:ascii="Fb Fontext" w:hAnsi="Fb Fontext"/>
            <w:rtl/>
          </w:rPr>
          <w:t xml:space="preserve">אסור</w:t>
        </w:r>
      </w:ins>
      <w:del w:id="95988" w:author="קלוד" w:date="2026-10-11T13:11:34Z">
        <w:r w:rsidRPr="006F178A">
          <w:rPr>
            <w:rFonts w:ascii="Fb Fontext" w:hAnsi="Fb Fontext"/>
            <w:rtl/>
          </w:rPr>
          <w:lastRenderedPageBreak/>
          <w:delText xml:space="preserve">ישן</w:delText>
        </w:r>
      </w:del>
      <w:r w:rsidRPr="006F178A">
        <w:rPr>
          <w:rFonts w:ascii="Fb Fontext" w:hAnsi="Fb Fontext"/>
          <w:rtl/>
        </w:rPr>
        <w:lastRenderedPageBreak/>
        <w:t xml:space="preserve"> מחמת מיאוס.</w:t>
      </w:r>
    </w:p>
    <w:p w:rsidR="00E9703F" w:rsidRPr="006F178A" w:rsidRDefault="00E9703F" w:rsidP="00E9703F">
      <w:pPr>
        <w:rPr>
          <w:rtl/>
        </w:rPr>
      </w:pPr>
      <w:r w:rsidRPr="006F178A">
        <w:rPr>
          <w:rFonts w:hint="cs"/>
          <w:rtl/>
        </w:rPr>
        <w:t>וכן בפמוט של מתכת שהדליקו בו בשבת אסור דמוקצה מחמת איסור.</w:t>
      </w:r>
    </w:p>
    <w:p>
      <w:pPr>
        <w:pStyle w:val="38"/>
        <w:rPr>
          <w:ins w:id="97473" w:author="מנוע מכני" w:date="2026-10-11T12:04:39Z"/>
        </w:rPr>
      </w:pPr>
      <w:r w:rsidRPr="006F178A">
        <w:t>ר"מ</w:t>
      </w:r>
      <w:r w:rsidRPr="006F178A">
        <w:t>:</w:t>
      </w:r>
    </w:p>
    <w:p w:rsidR="00E9703F" w:rsidRPr="006F178A" w:rsidRDefault="00E9703F" w:rsidP="00E9703F">
      <w:pPr>
        <w:rPr>
          <w:rtl/>
        </w:rPr>
      </w:pPr>
      <w:del w:id="97474" w:author="מנוע מכני" w:date="2026-10-11T12:04:39Z">
        <w:r w:rsidRPr="006F178A">
          <w:rPr>
            <w:rtl/>
          </w:rPr>
          <w:delText xml:space="preserve"> </w:delText>
        </w:r>
      </w:del>
      <w:r w:rsidRPr="006F178A">
        <w:rPr>
          <w:rtl/>
        </w:rPr>
        <w:t xml:space="preserve">חדש וישן מותר, חוץ מן הנר </w:t>
      </w:r>
      <w:ins w:id="95993" w:author="קלוד" w:date="2026-10-11T13:11:34Z">
        <w:r>
          <w:rPr>
            <w:rtl/>
          </w:rPr>
          <w:t xml:space="preserve">שהדליקו</w:t>
        </w:r>
      </w:ins>
      <w:del w:id="95994" w:author="קלוד" w:date="2026-10-11T13:11:34Z">
        <w:r w:rsidRPr="006F178A">
          <w:rPr>
            <w:rtl/>
          </w:rPr>
          <w:delText xml:space="preserve">שהדליק</w:delText>
        </w:r>
      </w:del>
      <w:r w:rsidRPr="006F178A">
        <w:rPr>
          <w:rtl/>
        </w:rPr>
        <w:t xml:space="preserve"> </w:t>
      </w:r>
      <w:ins w:id="95991" w:author="קלוד" w:date="2026-10-11T13:11:34Z">
        <w:r>
          <w:rPr>
            <w:rtl/>
          </w:rPr>
          <w:t xml:space="preserve">בו בשבת, </w:t>
        </w:r>
        <w:r>
          <w:rPr>
            <w:rStyle w:val="afffffe"/>
            <w:rtl/>
          </w:rPr>
          <w:t xml:space="preserve">שמוקצה</w:t>
        </w:r>
      </w:ins>
      <w:del w:id="95992" w:author="קלוד" w:date="2026-10-11T13:11:34Z">
        <w:r w:rsidRPr="006F178A">
          <w:rPr>
            <w:rtl/>
          </w:rPr>
          <w:delText xml:space="preserve">בשבת</w:delText>
        </w:r>
      </w:del>
      <w:r w:rsidRPr="006F178A">
        <w:rPr>
          <w:rtl/>
        </w:rPr>
        <w:t xml:space="preserve"> מחמת איסור.</w:t>
      </w:r>
    </w:p>
    <w:p>
      <w:pPr>
        <w:pStyle w:val="38"/>
        <w:rPr>
          <w:ins w:id="97475" w:author="מנוע מכני" w:date="2026-10-11T12:04:39Z"/>
        </w:rPr>
      </w:pPr>
      <w:r w:rsidRPr="006F178A">
        <w:t>ר"ש</w:t>
      </w:r>
      <w:r w:rsidRPr="006F178A">
        <w:t>:</w:t>
      </w:r>
    </w:p>
    <w:p w:rsidR="00E9703F" w:rsidRPr="006F178A" w:rsidRDefault="00E9703F" w:rsidP="00E9703F">
      <w:pPr>
        <w:rPr>
          <w:rtl/>
        </w:rPr>
      </w:pPr>
      <w:del w:id="97476" w:author="מנוע מכני" w:date="2026-10-11T12:04:39Z">
        <w:r w:rsidRPr="006F178A">
          <w:rPr>
            <w:rtl/>
          </w:rPr>
          <w:delText xml:space="preserve"> </w:delText>
        </w:r>
      </w:del>
      <w:r w:rsidRPr="006F178A">
        <w:rPr>
          <w:rtl/>
        </w:rPr>
        <w:t xml:space="preserve">רק דולק אסור שמא יכבה [ו</w:t>
      </w:r>
      <w:r w:rsidRPr="006F178A">
        <w:rPr>
          <w:rFonts w:hint="cs"/>
          <w:rtl/>
        </w:rPr>
        <w:t>ה</w:t>
      </w:r>
      <w:r w:rsidRPr="006F178A">
        <w:rPr>
          <w:rtl/>
        </w:rPr>
        <w:t xml:space="preserve">שמן </w:t>
      </w:r>
      <w:r w:rsidRPr="006F178A">
        <w:rPr>
          <w:rFonts w:hint="cs"/>
          <w:rtl/>
        </w:rPr>
        <w:t xml:space="preserve">המטפטף בשעה שהנר דולק </w:t>
      </w:r>
      <w:r w:rsidRPr="006F178A">
        <w:rPr>
          <w:rtl/>
        </w:rPr>
        <w:t>אסור] ואם כבה מותר.</w:t>
      </w:r>
    </w:p>
    <w:p w:rsidR="00E9703F" w:rsidRPr="006F178A" w:rsidRDefault="00E9703F" w:rsidP="00E9703F">
      <w:pPr>
        <w:rPr>
          <w:rtl/>
        </w:rPr>
      </w:pPr>
      <w:r w:rsidRPr="006F178A">
        <w:rPr>
          <w:rFonts w:hint="cs"/>
          <w:rtl/>
        </w:rPr>
        <w:t>ו</w:t>
      </w:r>
      <w:r w:rsidRPr="00E6185C">
        <w:rPr>
          <w:rFonts w:hint="cs"/>
          <w:b/>
          <w:bCs/>
          <w:rtl/>
        </w:rPr>
        <w:t>לכו</w:t>
      </w:r>
      <w:r w:rsidRPr="00E6185C">
        <w:rPr>
          <w:b/>
          <w:bCs/>
          <w:rtl/>
        </w:rPr>
        <w:t>"</w:t>
      </w:r>
      <w:r w:rsidRPr="00E6185C">
        <w:rPr>
          <w:rFonts w:hint="cs"/>
          <w:b/>
          <w:bCs/>
          <w:rtl/>
        </w:rPr>
        <w:t>ע</w:t>
      </w:r>
      <w:r w:rsidRPr="006F178A">
        <w:rPr>
          <w:rFonts w:hint="cs"/>
          <w:rtl/>
        </w:rPr>
        <w:t xml:space="preserve">: </w:t>
      </w:r>
      <w:r w:rsidRPr="006F178A">
        <w:rPr>
          <w:rtl/>
        </w:rPr>
        <w:t xml:space="preserve">כוס וקערה אסור דאין דעתו </w:t>
      </w:r>
      <w:ins w:id="95995" w:author="קלוד" w:date="2026-10-11T13:11:34Z">
        <w:r>
          <w:rPr>
            <w:rtl/>
          </w:rPr>
          <w:t xml:space="preserve">עליהם </w:t>
        </w:r>
        <w:r>
          <w:rPr>
            <w:rStyle w:val="afffffe"/>
            <w:rtl/>
          </w:rPr>
          <w:t xml:space="preserve">שיכבו</w:t>
        </w:r>
        <w:r>
          <w:rPr>
            <w:rtl/>
          </w:rPr>
          <w:t xml:space="preserve">.</w:t>
        </w:r>
      </w:ins>
      <w:del w:id="95996" w:author="קלוד" w:date="2026-10-11T13:11:34Z">
        <w:r w:rsidRPr="006F178A">
          <w:rPr>
            <w:rtl/>
          </w:rPr>
          <w:delText xml:space="preserve">עליהם.</w:delText>
        </w:r>
      </w:del>
    </w:p>
    <w:p>
      <w:pPr>
        <w:pStyle w:val="38"/>
        <w:rPr>
          <w:ins w:id="97477" w:author="מנוע מכני" w:date="2026-10-11T12:04:39Z"/>
        </w:rPr>
      </w:pPr>
      <w:r w:rsidRPr="006F178A">
        <w:t>ראבר"ש</w:t>
      </w:r>
      <w:r w:rsidRPr="006F178A">
        <w:t>:</w:t>
      </w:r>
    </w:p>
    <w:p w:rsidR="00E9703F" w:rsidRPr="006F178A" w:rsidRDefault="00E9703F" w:rsidP="00E9703F">
      <w:pPr>
        <w:rPr>
          <w:rtl/>
        </w:rPr>
      </w:pPr>
      <w:del w:id="97478" w:author="מנוע מכני" w:date="2026-10-11T12:04:39Z">
        <w:r w:rsidRPr="006F178A">
          <w:rPr>
            <w:rtl/>
          </w:rPr>
          <w:delText xml:space="preserve"> </w:delText>
        </w:r>
      </w:del>
      <w:r>
        <w:rPr>
          <w:rtl/>
        </w:rPr>
        <w:t>אפי'</w:t>
      </w:r>
      <w:r w:rsidRPr="006F178A">
        <w:rPr>
          <w:rtl/>
        </w:rPr>
        <w:t xml:space="preserve"> </w:t>
      </w:r>
      <w:r w:rsidRPr="006F178A">
        <w:rPr>
          <w:rFonts w:hint="cs"/>
          <w:rtl/>
        </w:rPr>
        <w:t xml:space="preserve">השמן המטפטף </w:t>
      </w:r>
      <w:r w:rsidRPr="006F178A">
        <w:rPr>
          <w:rtl/>
        </w:rPr>
        <w:t>ב</w:t>
      </w:r>
      <w:r w:rsidRPr="006F178A">
        <w:rPr>
          <w:rFonts w:hint="cs"/>
          <w:rtl/>
        </w:rPr>
        <w:t>שעה שהנר דולק</w:t>
      </w:r>
      <w:r w:rsidRPr="006F178A">
        <w:rPr>
          <w:rtl/>
        </w:rPr>
        <w:t xml:space="preserve"> מותר.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sz w:val="20"/>
          <w:szCs w:val="18"/>
          <w:rtl/>
        </w:rPr>
        <w:t>מד</w:t>
      </w:r>
      <w:r w:rsidRPr="009757B9">
        <w:rPr>
          <w:rFonts w:ascii="Fb Fontext" w:hAnsi="Fb Fontext" w:hint="cs"/>
          <w:sz w:val="20"/>
          <w:szCs w:val="18"/>
          <w:rtl/>
        </w:rPr>
        <w:t>:</w:t>
      </w:r>
    </w:p>
    <w:p>
      <w:pPr>
        <w:pStyle w:val="afffff8"/>
        <w:rPr>
          <w:ins w:id="90983" w:author="קלוד" w:date="2026-10-11T12:33:55Z"/>
        </w:rPr>
      </w:pPr>
      <w:ins w:id="90984" w:author="קלוד" w:date="2026-10-11T12:33:55Z">
        <w:r>
          <w:rPr>
            <w:color w:val="7B3F00"/>
          </w:rPr>
          <w:t xml:space="preserve">מיטה שהניח עליה מעות - מוקצה מחמת איסור</w:t>
        </w:r>
      </w:ins>
    </w:p>
    <w:p>
      <w:pPr>
        <w:pStyle w:val="38"/>
        <w:rPr>
          <w:ins w:id="97479" w:author="מנוע מכני" w:date="2026-10-11T12:04:39Z"/>
        </w:rPr>
      </w:pPr>
      <w:r w:rsidRPr="006F178A">
        <w:t xml:space="preserve">ר"י מרב:</w:t>
      </w:r>
    </w:p>
    <w:p w:rsidR="00E9703F" w:rsidRPr="006F178A" w:rsidRDefault="00E9703F" w:rsidP="00E9703F">
      <w:pPr>
        <w:rPr>
          <w:rStyle w:val="afffe"/>
          <w:rFonts w:ascii="Fb Fontext" w:hAnsi="Fb Fontext"/>
          <w:rtl/>
        </w:rPr>
      </w:pPr>
      <w:del w:id="97480" w:author="מנוע מכני" w:date="2026-10-11T12:04:39Z">
        <w:r w:rsidRPr="006F178A">
          <w:rPr>
            <w:rStyle w:val="afffe"/>
            <w:rFonts w:ascii="Fb Fontext" w:hAnsi="Fb Fontext" w:hint="cs"/>
            <w:rtl/>
          </w:rPr>
          <w:delText xml:space="preserve"> </w:delText>
        </w:r>
      </w:del>
      <w:r w:rsidRPr="006F178A">
        <w:rPr>
          <w:rStyle w:val="afffe"/>
          <w:rFonts w:ascii="Fb Fontext" w:hAnsi="Fb Fontext" w:hint="cs"/>
          <w:rtl/>
        </w:rPr>
        <w:t xml:space="preserve">מיטה שהניח </w:t>
      </w:r>
      <w:ins w:id="92675" w:author="מנוע מכני" w:date="2026-10-11T12:04:39Z">
        <w:r>
          <w:rPr>
            <w:rStyle w:val="afffe"/>
            <w:rFonts w:ascii="Fb Fontext" w:hAnsi="Fb Fontext" w:hint="cs"/>
            <w:rtl/>
          </w:rPr>
          <w:t xml:space="preserve">עליו</w:t>
        </w:r>
      </w:ins>
      <w:del w:id="92676" w:author="מנוע מכני" w:date="2026-10-11T12:04:39Z">
        <w:r w:rsidRPr="006F178A">
          <w:rPr>
            <w:rStyle w:val="afffe"/>
            <w:rFonts w:ascii="Fb Fontext" w:hAnsi="Fb Fontext" w:hint="cs"/>
            <w:rtl/>
          </w:rPr>
          <w:delText xml:space="preserve">עליה</w:delText>
        </w:r>
      </w:del>
      <w:r w:rsidRPr="006F178A">
        <w:rPr>
          <w:rStyle w:val="afffe"/>
          <w:rFonts w:ascii="Fb Fontext" w:hAnsi="Fb Fontext" w:hint="cs"/>
          <w:rtl/>
        </w:rPr>
        <w:t xml:space="preserve"> מעות בשבת</w:t>
      </w:r>
    </w:p>
    <w:p w:rsidR="00E9703F" w:rsidRPr="009757B9" w:rsidRDefault="00E9703F" w:rsidP="00E9703F">
      <w:pPr>
        <w:rPr>
          <w:rFonts w:cs="Guttman Vilna"/>
          <w:b/>
          <w:bCs/>
          <w:rtl/>
        </w:rPr>
      </w:pPr>
      <w:r w:rsidRPr="006F178A">
        <w:rPr>
          <w:rtl/>
        </w:rPr>
        <w:t xml:space="preserve">בייחדה </w:t>
      </w:r>
      <w:r>
        <w:rPr>
          <w:rtl/>
        </w:rPr>
        <w:t>אפי'</w:t>
      </w:r>
      <w:r w:rsidRPr="006F178A">
        <w:rPr>
          <w:rtl/>
        </w:rPr>
        <w:t xml:space="preserve"> </w:t>
      </w:r>
      <w:r w:rsidRPr="006F178A">
        <w:rPr>
          <w:rFonts w:hint="cs"/>
          <w:rtl/>
        </w:rPr>
        <w:t xml:space="preserve">לא</w:t>
      </w:r>
      <w:r w:rsidRPr="006F178A">
        <w:rPr>
          <w:rFonts w:hint="cs"/>
          <w:rtl/>
        </w:rPr>
        <w:t xml:space="preserve"> היה</w:t>
      </w:r>
      <w:r w:rsidRPr="006F178A">
        <w:rPr>
          <w:rtl/>
        </w:rPr>
        <w:t xml:space="preserve"> </w:t>
      </w:r>
      <w:ins w:id="92677" w:author="מנוע מכני" w:date="2026-10-11T12:04:39Z">
        <w:r>
          <w:rPr>
            <w:rtl/>
          </w:rPr>
          <w:t xml:space="preserve">עליו</w:t>
        </w:r>
      </w:ins>
      <w:del w:id="92678" w:author="מנוע מכני" w:date="2026-10-11T12:04:39Z">
        <w:r w:rsidRPr="006F178A">
          <w:rPr>
            <w:rtl/>
          </w:rPr>
          <w:delText xml:space="preserve">עליה</w:delText>
        </w:r>
      </w:del>
      <w:r w:rsidRPr="006F178A">
        <w:rPr>
          <w:rtl/>
        </w:rPr>
        <w:t xml:space="preserve"> מעות ביה"ש כיוון שה</w:t>
      </w:r>
      <w:r w:rsidRPr="006F178A">
        <w:rPr>
          <w:rFonts w:hint="cs"/>
          <w:rtl/>
        </w:rPr>
        <w:t>ניח</w:t>
      </w:r>
      <w:r w:rsidRPr="006F178A">
        <w:rPr>
          <w:rtl/>
        </w:rPr>
        <w:t xml:space="preserve"> בחול אסור.</w:t>
      </w:r>
    </w:p>
    <w:p w:rsidR="00E9703F" w:rsidRPr="009757B9" w:rsidRDefault="00E9703F" w:rsidP="00E9703F">
      <w:pPr>
        <w:rPr>
          <w:rFonts w:cs="Guttman Vilna"/>
          <w:b/>
          <w:bCs/>
          <w:rtl/>
        </w:rPr>
      </w:pPr>
      <w:r w:rsidRPr="006F178A">
        <w:rPr>
          <w:rtl/>
        </w:rPr>
        <w:t xml:space="preserve">ובלא ייחדה רק אם היה </w:t>
      </w:r>
      <w:ins w:id="92679" w:author="מנוע מכני" w:date="2026-10-11T12:04:39Z">
        <w:r>
          <w:rPr>
            <w:rtl/>
          </w:rPr>
          <w:t xml:space="preserve">עליו</w:t>
        </w:r>
      </w:ins>
      <w:del w:id="92680" w:author="מנוע מכני" w:date="2026-10-11T12:04:39Z">
        <w:r w:rsidRPr="006F178A">
          <w:rPr>
            <w:rtl/>
          </w:rPr>
          <w:delText xml:space="preserve">עליה</w:delText>
        </w:r>
      </w:del>
      <w:r w:rsidRPr="006F178A">
        <w:rPr>
          <w:rtl/>
        </w:rPr>
        <w:t xml:space="preserve"> ביה"ש אסור דמיגו דאיתקצאי.</w:t>
      </w:r>
    </w:p>
    <w:p w:rsidR="00E9703F" w:rsidRPr="009757B9" w:rsidRDefault="00E9703F" w:rsidP="00E9703F">
      <w:pPr>
        <w:rPr>
          <w:rFonts w:cs="Guttman Vilna"/>
          <w:b/>
          <w:bCs/>
          <w:rtl/>
        </w:rPr>
      </w:pPr>
      <w:ins w:id="95159" w:author="מנוע מכני" w:date="2026-10-11T12:04:39Z">
        <w:r>
          <w:rPr>
            <w:rtl/>
          </w:rPr>
          <w:t xml:space="preserve">וסבר</w:t>
        </w:r>
      </w:ins>
      <w:del w:id="95160" w:author="מנוע מכני" w:date="2026-10-11T12:04:39Z">
        <w:r w:rsidRPr="006F178A">
          <w:rPr>
            <w:rtl/>
          </w:rPr>
          <w:delText xml:space="preserve">וס"ל</w:delText>
        </w:r>
      </w:del>
      <w:r w:rsidRPr="006F178A">
        <w:rPr>
          <w:rtl/>
        </w:rPr>
        <w:t xml:space="preserve"> </w:t>
      </w:r>
      <w:r w:rsidRPr="006F178A">
        <w:rPr>
          <w:rStyle w:val="2fb"/>
          <w:rtl/>
        </w:rPr>
        <w:t xml:space="preserve">כר"י</w:t>
      </w:r>
      <w:r w:rsidRPr="006F178A">
        <w:rPr>
          <w:rtl/>
        </w:rPr>
        <w:t xml:space="preserve"> ולא </w:t>
      </w:r>
      <w:r w:rsidRPr="006F178A">
        <w:rPr>
          <w:rStyle w:val="2fb"/>
          <w:rtl/>
        </w:rPr>
        <w:t xml:space="preserve">כר"ש</w:t>
      </w:r>
      <w:r w:rsidRPr="006F178A">
        <w:rPr>
          <w:rtl/>
        </w:rPr>
        <w:t xml:space="preserve">.</w:t>
      </w:r>
    </w:p>
    <w:p w:rsidR="00E9703F" w:rsidRPr="009757B9" w:rsidRDefault="00E9703F" w:rsidP="00E9703F">
      <w:pPr>
        <w:rPr>
          <w:rFonts w:cs="Guttman Vilna"/>
          <w:b/>
          <w:bCs/>
          <w:rtl/>
        </w:rPr>
      </w:pPr>
      <w:r w:rsidRPr="006F178A">
        <w:rPr>
          <w:rtl/>
        </w:rPr>
        <w:t>וכן מוכח מדבריו דמדליק</w:t>
      </w:r>
      <w:r w:rsidRPr="006F178A">
        <w:rPr>
          <w:rFonts w:hint="cs"/>
          <w:rtl/>
        </w:rPr>
        <w:t>י</w:t>
      </w:r>
      <w:r w:rsidRPr="006F178A">
        <w:rPr>
          <w:rtl/>
        </w:rPr>
        <w:t xml:space="preserve">ן נר </w:t>
      </w:r>
      <w:r w:rsidRPr="006F178A">
        <w:rPr>
          <w:rtl/>
        </w:rPr>
        <w:t xml:space="preserve">ע"ג</w:t>
      </w:r>
      <w:r w:rsidRPr="006F178A">
        <w:rPr>
          <w:rtl/>
        </w:rPr>
        <w:t xml:space="preserve"> דקל בשבת ולא ביו"ט.</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r w:rsidRPr="006F178A">
        <w:rPr>
          <w:rFonts w:ascii="Fb Fontext" w:hAnsi="Fb Fontext" w:hint="cs"/>
          <w:rtl/>
        </w:rPr>
        <w:t xml:space="preserve">ברייתא </w:t>
      </w:r>
      <w:r w:rsidRPr="006F178A">
        <w:rPr>
          <w:rStyle w:val="2fb"/>
          <w:rFonts w:ascii="Fb Fontext" w:hAnsi="Fb Fontext" w:hint="cs"/>
          <w:rtl/>
        </w:rPr>
        <w:t xml:space="preserve">דר</w:t>
      </w:r>
      <w:r w:rsidRPr="006F178A">
        <w:rPr>
          <w:rStyle w:val="2fb"/>
          <w:rFonts w:ascii="Fb Fontext" w:hAnsi="Fb Fontext"/>
          <w:rtl/>
        </w:rPr>
        <w:t>"</w:t>
      </w:r>
      <w:r w:rsidRPr="006F178A">
        <w:rPr>
          <w:rStyle w:val="2fb"/>
          <w:rFonts w:ascii="Fb Fontext" w:hAnsi="Fb Fontext" w:hint="cs"/>
          <w:rtl/>
        </w:rPr>
        <w:t xml:space="preserve">א</w:t>
      </w:r>
      <w:r w:rsidRPr="006F178A">
        <w:rPr>
          <w:rFonts w:ascii="Fb Fontext" w:hAnsi="Fb Fontext" w:hint="cs"/>
          <w:rtl/>
        </w:rPr>
        <w:t xml:space="preserve"> במוכני דאין גוררין אותה בשבת בזמן שיש </w:t>
      </w:r>
      <w:ins w:id="92681" w:author="מנוע מכני" w:date="2026-10-11T12:04:39Z">
        <w:r>
          <w:rPr>
            <w:rFonts w:ascii="Fb Fontext" w:hAnsi="Fb Fontext" w:hint="cs"/>
            <w:rtl/>
          </w:rPr>
          <w:t xml:space="preserve">עליו</w:t>
        </w:r>
      </w:ins>
      <w:del w:id="92682" w:author="מנוע מכני" w:date="2026-10-11T12:04:39Z">
        <w:r w:rsidRPr="006F178A">
          <w:rPr>
            <w:rFonts w:ascii="Fb Fontext" w:hAnsi="Fb Fontext" w:hint="cs"/>
            <w:rtl/>
          </w:rPr>
          <w:delText xml:space="preserve">עליה</w:delText>
        </w:r>
      </w:del>
      <w:r w:rsidRPr="006F178A">
        <w:rPr>
          <w:rFonts w:ascii="Fb Fontext" w:hAnsi="Fb Fontext" w:hint="cs"/>
          <w:rtl/>
        </w:rPr>
        <w:t xml:space="preserve"> מעות</w:t>
      </w:r>
    </w:p>
    <w:p w:rsidR="00E9703F" w:rsidRDefault="00E9703F" w:rsidP="00E9703F">
      <w:pPr>
        <w:rPr>
          <w:rFonts w:ascii="Fb Fontext" w:hAnsi="Fb Fontext"/>
          <w:sz w:val="20"/>
          <w:rtl/>
        </w:rPr>
      </w:pPr>
      <w:r w:rsidRPr="006F178A">
        <w:rPr>
          <w:rFonts w:ascii="Fb Fontext" w:hAnsi="Fb Fontext"/>
          <w:sz w:val="20"/>
          <w:rtl/>
        </w:rPr>
        <w:t xml:space="preserve">היינו </w:t>
      </w:r>
      <w:r w:rsidRPr="006F178A">
        <w:rPr>
          <w:rStyle w:val="2fb"/>
          <w:rFonts w:ascii="Fb Fontext" w:hAnsi="Fb Fontext"/>
          <w:sz w:val="20"/>
          <w:rtl/>
        </w:rPr>
        <w:t xml:space="preserve">כר"ש</w:t>
      </w:r>
      <w:r w:rsidRPr="006F178A">
        <w:rPr>
          <w:rFonts w:ascii="Fb Fontext" w:hAnsi="Fb Fontext"/>
          <w:sz w:val="20"/>
          <w:rtl/>
        </w:rPr>
        <w:t xml:space="preserve"> דלא אוסר מוקצה של ביה"ש [</w:t>
      </w:r>
      <w:r w:rsidRPr="006F178A">
        <w:rPr>
          <w:rStyle w:val="2fb"/>
          <w:rFonts w:ascii="Fb Fontext" w:hAnsi="Fb Fontext"/>
          <w:sz w:val="20"/>
          <w:rtl/>
        </w:rPr>
        <w:t xml:space="preserve">ורב</w:t>
      </w:r>
      <w:r w:rsidRPr="006F178A">
        <w:rPr>
          <w:rFonts w:ascii="Fb Fontext" w:hAnsi="Fb Fontext"/>
          <w:sz w:val="20"/>
          <w:rtl/>
        </w:rPr>
        <w:t xml:space="preserve"> דפליג ואסר </w:t>
      </w:r>
      <w:ins w:id="95161" w:author="מנוע מכני" w:date="2026-10-11T12:04:39Z">
        <w:r>
          <w:rPr>
            <w:rFonts w:ascii="Fb Fontext" w:hAnsi="Fb Fontext"/>
            <w:sz w:val="20"/>
            <w:rtl/>
          </w:rPr>
          <w:t xml:space="preserve">סבר</w:t>
        </w:r>
      </w:ins>
      <w:del w:id="95162" w:author="מנוע מכני" w:date="2026-10-11T12:04:39Z">
        <w:r w:rsidRPr="006F178A">
          <w:rPr>
            <w:rFonts w:ascii="Fb Fontext" w:hAnsi="Fb Fontext"/>
            <w:sz w:val="20"/>
            <w:rtl/>
          </w:rPr>
          <w:delText xml:space="preserve">ס"ל</w:delText>
        </w:r>
      </w:del>
      <w:r w:rsidRPr="006F178A">
        <w:rPr>
          <w:rFonts w:ascii="Fb Fontext" w:hAnsi="Fb Fontext"/>
          <w:sz w:val="20"/>
          <w:rtl/>
        </w:rPr>
        <w:t xml:space="preserve"> </w:t>
      </w:r>
      <w:r w:rsidRPr="006F178A">
        <w:rPr>
          <w:rStyle w:val="2fb"/>
          <w:rFonts w:ascii="Fb Fontext" w:hAnsi="Fb Fontext"/>
          <w:sz w:val="20"/>
          <w:rtl/>
        </w:rPr>
        <w:t xml:space="preserve">כר"י</w:t>
      </w:r>
      <w:r w:rsidRPr="006F178A">
        <w:rPr>
          <w:rFonts w:ascii="Fb Fontext" w:hAnsi="Fb Fontext"/>
          <w:sz w:val="20"/>
          <w:rtl/>
        </w:rPr>
        <w:t xml:space="preserve">]</w:t>
      </w:r>
    </w:p>
    <w:p w:rsidR="00E9703F" w:rsidRPr="006F178A" w:rsidRDefault="00E9703F" w:rsidP="00E9703F">
      <w:pPr>
        <w:rPr>
          <w:rtl/>
        </w:rPr>
      </w:pPr>
      <w:r w:rsidRPr="006F178A">
        <w:rPr>
          <w:rFonts w:ascii="Fb Fontext" w:hAnsi="Fb Fontext"/>
          <w:rtl/>
        </w:rPr>
        <w:t>ו</w:t>
      </w:r>
      <w:r w:rsidRPr="006F178A">
        <w:rPr>
          <w:rFonts w:ascii="Fb Fontext" w:hAnsi="Fb Fontext" w:hint="cs"/>
          <w:rtl/>
        </w:rPr>
        <w:t xml:space="preserve">כשאינה נשמטת </w:t>
      </w:r>
      <w:r w:rsidRPr="006F178A">
        <w:rPr>
          <w:rFonts w:ascii="Fb Fontext" w:hAnsi="Fb Fontext"/>
          <w:rtl/>
        </w:rPr>
        <w:t xml:space="preserve">שווה </w:t>
      </w:r>
      <w:r w:rsidRPr="006F178A">
        <w:rPr>
          <w:rFonts w:ascii="Fb Fontext" w:hAnsi="Fb Fontext" w:hint="cs"/>
          <w:rtl/>
        </w:rPr>
        <w:t>לעגלה</w:t>
      </w:r>
      <w:r w:rsidRPr="006F178A">
        <w:rPr>
          <w:rFonts w:ascii="Fb Fontext" w:hAnsi="Fb Fontext"/>
          <w:rtl/>
        </w:rPr>
        <w:t>.</w:t>
      </w:r>
    </w:p>
    <w:p w:rsidR="00E9703F" w:rsidRPr="006F178A" w:rsidRDefault="00E9703F" w:rsidP="00E9703F">
      <w:pPr>
        <w:rPr>
          <w:rStyle w:val="afffe"/>
          <w:rFonts w:ascii="Fb Fontext" w:hAnsi="Fb Fontext"/>
          <w:b/>
          <w:rtl/>
        </w:rPr>
      </w:pPr>
      <w:r w:rsidRPr="006F178A">
        <w:rPr>
          <w:rFonts w:hint="cs"/>
          <w:rtl/>
        </w:rPr>
        <w:t>וכשהיא נשמטת אינה שווה לעגלה</w:t>
      </w:r>
      <w:ins w:id="94185" w:author="מנוע מכני" w:date="2026-10-11T12:04:39Z">
        <w:r>
          <w:rPr>
            <w:rFonts w:hint="cs"/>
            <w:rtl/>
          </w:rPr>
          <w:t xml:space="preserve"> </w:t>
        </w:r>
      </w:ins>
      <w:del w:id="94186" w:author="מנוע מכני" w:date="2026-10-11T12:04:39Z">
        <w:r>
          <w:rPr>
            <w:rFonts w:hint="cs"/>
            <w:rtl/>
          </w:rPr>
          <w:delText xml:space="preserve"> </w:delText>
        </w:r>
        <w:r w:rsidRPr="006F178A">
          <w:rPr>
            <w:rFonts w:hint="cs"/>
            <w:rtl/>
          </w:rPr>
          <w:delText xml:space="preserve"> </w:delText>
        </w:r>
      </w:del>
      <w:r w:rsidRPr="006F178A">
        <w:rPr>
          <w:rFonts w:hint="cs"/>
          <w:b/>
          <w:bCs/>
          <w:rtl/>
        </w:rPr>
        <w:t>א</w:t>
      </w:r>
      <w:r w:rsidRPr="006F178A">
        <w:rPr>
          <w:b/>
          <w:bCs/>
          <w:rtl/>
        </w:rPr>
        <w:t>.</w:t>
      </w:r>
      <w:r>
        <w:rPr>
          <w:rFonts w:hint="cs"/>
          <w:rtl/>
        </w:rPr>
        <w:t xml:space="preserve"> </w:t>
      </w:r>
      <w:r w:rsidRPr="006F178A">
        <w:rPr>
          <w:rtl/>
        </w:rPr>
        <w:t>אין חיבור ואינה נטמאת מחמת העגלה.</w:t>
      </w:r>
    </w:p>
    <w:p w:rsidR="00E9703F" w:rsidRPr="006F178A" w:rsidRDefault="00E9703F" w:rsidP="00E9703F">
      <w:pPr>
        <w:rPr>
          <w:rStyle w:val="afffe"/>
          <w:rFonts w:ascii="Fb Fontext" w:hAnsi="Fb Fontext"/>
          <w:b/>
          <w:rtl/>
        </w:rPr>
      </w:pPr>
      <w:r w:rsidRPr="006F178A">
        <w:rPr>
          <w:rStyle w:val="afffe"/>
          <w:rFonts w:ascii="Fb Fontext" w:hAnsi="Fb Fontext" w:hint="cs"/>
          <w:b/>
          <w:rtl/>
        </w:rPr>
        <w:t>ב.</w:t>
      </w:r>
      <w:r>
        <w:rPr>
          <w:rFonts w:hint="cs"/>
          <w:rtl/>
        </w:rPr>
        <w:t xml:space="preserve"> </w:t>
      </w:r>
      <w:r w:rsidRPr="006F178A">
        <w:rPr>
          <w:rtl/>
        </w:rPr>
        <w:t>ואין נמדדת עמה דאינה מטלטלת מלא.</w:t>
      </w:r>
    </w:p>
    <w:p w:rsidR="00E9703F" w:rsidRPr="006F178A" w:rsidRDefault="00E9703F" w:rsidP="00E9703F">
      <w:pPr>
        <w:rPr>
          <w:b/>
          <w:bCs/>
          <w:rtl/>
        </w:rPr>
      </w:pPr>
      <w:r w:rsidRPr="006F178A">
        <w:rPr>
          <w:rStyle w:val="afffe"/>
          <w:rFonts w:ascii="Fb Fontext" w:hAnsi="Fb Fontext" w:hint="cs"/>
          <w:b/>
          <w:rtl/>
        </w:rPr>
        <w:t>ג.</w:t>
      </w:r>
      <w:r>
        <w:rPr>
          <w:rFonts w:hint="cs"/>
          <w:rtl/>
        </w:rPr>
        <w:t xml:space="preserve"> </w:t>
      </w:r>
      <w:r w:rsidRPr="006F178A">
        <w:rPr>
          <w:rtl/>
        </w:rPr>
        <w:t>ואינה מצלת עמה באוהל המת בבה"ק.</w:t>
      </w:r>
    </w:p>
    <w:p w:rsidR="00E9703F" w:rsidRPr="006F178A" w:rsidRDefault="00E9703F" w:rsidP="00E9703F">
      <w:pPr>
        <w:rPr>
          <w:rtl/>
        </w:rPr>
      </w:pPr>
      <w:r w:rsidRPr="006F178A">
        <w:rPr>
          <w:rStyle w:val="afffe"/>
          <w:rFonts w:ascii="Fb Fontext" w:hAnsi="Fb Fontext" w:hint="cs"/>
          <w:b/>
          <w:rtl/>
        </w:rPr>
        <w:t>ד.</w:t>
      </w:r>
      <w:r w:rsidRPr="006F178A">
        <w:rPr>
          <w:rFonts w:hint="cs"/>
          <w:b/>
          <w:bCs/>
          <w:rtl/>
        </w:rPr>
        <w:t xml:space="preserve"> </w:t>
      </w:r>
      <w:r w:rsidRPr="006F178A">
        <w:rPr>
          <w:rFonts w:hint="cs"/>
          <w:rtl/>
        </w:rPr>
        <w:t>ואין</w:t>
      </w:r>
      <w:r w:rsidRPr="006F178A">
        <w:rPr>
          <w:rtl/>
        </w:rPr>
        <w:t xml:space="preserve"> </w:t>
      </w:r>
      <w:r w:rsidRPr="006F178A">
        <w:rPr>
          <w:rFonts w:hint="cs"/>
          <w:rtl/>
        </w:rPr>
        <w:t>גוררין</w:t>
      </w:r>
      <w:r w:rsidRPr="006F178A">
        <w:rPr>
          <w:rtl/>
        </w:rPr>
        <w:t xml:space="preserve"> </w:t>
      </w:r>
      <w:r w:rsidRPr="006F178A">
        <w:rPr>
          <w:rFonts w:hint="cs"/>
          <w:rtl/>
        </w:rPr>
        <w:t>אותה</w:t>
      </w:r>
      <w:r w:rsidRPr="006F178A">
        <w:rPr>
          <w:rtl/>
        </w:rPr>
        <w:t xml:space="preserve"> </w:t>
      </w:r>
      <w:r w:rsidRPr="006F178A">
        <w:rPr>
          <w:rFonts w:hint="cs"/>
          <w:rtl/>
        </w:rPr>
        <w:t>בשבת</w:t>
      </w:r>
      <w:r w:rsidRPr="006F178A">
        <w:rPr>
          <w:rtl/>
        </w:rPr>
        <w:t xml:space="preserve"> </w:t>
      </w:r>
      <w:r w:rsidRPr="006F178A">
        <w:rPr>
          <w:rFonts w:hint="cs"/>
          <w:rtl/>
        </w:rPr>
        <w:t>כשיש</w:t>
      </w:r>
      <w:r w:rsidRPr="006F178A">
        <w:rPr>
          <w:rtl/>
        </w:rPr>
        <w:t xml:space="preserve"> </w:t>
      </w:r>
      <w:ins w:id="92683" w:author="מנוע מכני" w:date="2026-10-11T12:04:39Z">
        <w:r>
          <w:rPr>
            <w:rFonts w:hint="cs"/>
            <w:rtl/>
          </w:rPr>
          <w:t xml:space="preserve">עליו</w:t>
        </w:r>
      </w:ins>
      <w:del w:id="92684" w:author="מנוע מכני" w:date="2026-10-11T12:04:39Z">
        <w:r w:rsidRPr="006F178A">
          <w:rPr>
            <w:rFonts w:hint="cs"/>
            <w:rtl/>
          </w:rPr>
          <w:delText xml:space="preserve">עליה</w:delText>
        </w:r>
      </w:del>
      <w:r w:rsidRPr="006F178A">
        <w:rPr>
          <w:rtl/>
        </w:rPr>
        <w:t xml:space="preserve"> </w:t>
      </w:r>
      <w:r w:rsidRPr="006F178A">
        <w:rPr>
          <w:rFonts w:hint="cs"/>
          <w:rtl/>
        </w:rPr>
        <w:t>מעות</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מה.</w:t>
      </w:r>
    </w:p>
    <w:p>
      <w:pPr>
        <w:pStyle w:val="38"/>
        <w:rPr>
          <w:ins w:id="97481" w:author="מנוע מכני" w:date="2026-10-11T12:04:39Z"/>
        </w:rPr>
      </w:pPr>
      <w:r w:rsidRPr="006F178A">
        <w:t xml:space="preserve">הך</w:t>
      </w:r>
    </w:p>
    <w:p w:rsidR="00E9703F" w:rsidRDefault="00E9703F" w:rsidP="00E9703F">
      <w:pPr>
        <w:rPr>
          <w:rFonts w:ascii="Fb Fontext" w:hAnsi="Fb Fontext"/>
          <w:rtl/>
        </w:rPr>
      </w:pPr>
      <w:del w:id="97482" w:author="מנוע מכני" w:date="2026-10-11T12:04:39Z">
        <w:r w:rsidRPr="006F178A">
          <w:rPr>
            <w:rFonts w:ascii="Fb Fontext" w:hAnsi="Fb Fontext" w:hint="cs"/>
            <w:rtl/>
          </w:rPr>
          <w:delText xml:space="preserve"> </w:delText>
        </w:r>
      </w:del>
      <w:r w:rsidRPr="006F178A">
        <w:rPr>
          <w:rStyle w:val="2fb"/>
          <w:rFonts w:ascii="Fb Fontext" w:hAnsi="Fb Fontext" w:hint="cs"/>
          <w:rtl/>
        </w:rPr>
        <w:t xml:space="preserve">דרב</w:t>
      </w:r>
      <w:r w:rsidRPr="006F178A">
        <w:rPr>
          <w:rFonts w:ascii="Fb Fontext" w:hAnsi="Fb Fontext" w:hint="cs"/>
          <w:rtl/>
        </w:rPr>
        <w:t xml:space="preserve"> דמניחין נר </w:t>
      </w:r>
      <w:r w:rsidRPr="006F178A">
        <w:rPr>
          <w:rFonts w:ascii="Fb Fontext" w:hAnsi="Fb Fontext" w:hint="cs"/>
          <w:rtl/>
        </w:rPr>
        <w:t xml:space="preserve">ע</w:t>
      </w:r>
      <w:r w:rsidRPr="006F178A">
        <w:rPr>
          <w:rFonts w:ascii="Fb Fontext" w:hAnsi="Fb Fontext"/>
          <w:rtl/>
        </w:rPr>
        <w:t>"</w:t>
      </w:r>
      <w:r w:rsidRPr="006F178A">
        <w:rPr>
          <w:rFonts w:ascii="Fb Fontext" w:hAnsi="Fb Fontext" w:hint="cs"/>
          <w:rtl/>
        </w:rPr>
        <w:t xml:space="preserve">ג</w:t>
      </w:r>
      <w:r w:rsidRPr="006F178A">
        <w:rPr>
          <w:rFonts w:ascii="Fb Fontext" w:hAnsi="Fb Fontext" w:hint="cs"/>
          <w:rtl/>
        </w:rPr>
        <w:t xml:space="preserve"> דקל בשבת ואין מניחין נר </w:t>
      </w:r>
      <w:r w:rsidRPr="006F178A">
        <w:rPr>
          <w:rFonts w:ascii="Fb Fontext" w:hAnsi="Fb Fontext" w:hint="cs"/>
          <w:rtl/>
        </w:rPr>
        <w:t xml:space="preserve">ע</w:t>
      </w:r>
      <w:r w:rsidRPr="006F178A">
        <w:rPr>
          <w:rFonts w:ascii="Fb Fontext" w:hAnsi="Fb Fontext"/>
          <w:rtl/>
        </w:rPr>
        <w:t>"</w:t>
      </w:r>
      <w:r w:rsidRPr="006F178A">
        <w:rPr>
          <w:rFonts w:ascii="Fb Fontext" w:hAnsi="Fb Fontext" w:hint="cs"/>
          <w:rtl/>
        </w:rPr>
        <w:t xml:space="preserve">ג</w:t>
      </w:r>
      <w:r w:rsidRPr="006F178A">
        <w:rPr>
          <w:rFonts w:ascii="Fb Fontext" w:hAnsi="Fb Fontext" w:hint="cs"/>
          <w:rtl/>
        </w:rPr>
        <w:t xml:space="preserve"> דקל ביו</w:t>
      </w:r>
      <w:r w:rsidRPr="006F178A">
        <w:rPr>
          <w:rFonts w:ascii="Fb Fontext" w:hAnsi="Fb Fontext"/>
          <w:rtl/>
        </w:rPr>
        <w:t>"</w:t>
      </w:r>
      <w:r w:rsidRPr="006F178A">
        <w:rPr>
          <w:rFonts w:ascii="Fb Fontext" w:hAnsi="Fb Fontext" w:hint="cs"/>
          <w:rtl/>
        </w:rPr>
        <w:t>ט</w:t>
      </w:r>
    </w:p>
    <w:p w:rsidR="00E9703F" w:rsidRPr="00B3644D" w:rsidRDefault="00E9703F" w:rsidP="00E9703F">
      <w:pPr>
        <w:rPr>
          <w:spacing w:val="-4"/>
          <w:rtl/>
        </w:rPr>
      </w:pPr>
      <w:ins w:id="95163" w:author="מנוע מכני" w:date="2026-10-11T12:04:39Z">
        <w:r>
          <w:rPr>
            <w:rFonts w:hint="cs"/>
            <w:spacing w:val="-4"/>
            <w:rtl/>
          </w:rPr>
          <w:t xml:space="preserve">דסבר</w:t>
        </w:r>
      </w:ins>
      <w:del w:id="95164" w:author="מנוע מכני" w:date="2026-10-11T12:04:39Z">
        <w:r w:rsidRPr="00B3644D">
          <w:rPr>
            <w:rFonts w:hint="cs"/>
            <w:spacing w:val="-4"/>
            <w:rtl/>
          </w:rPr>
          <w:delText xml:space="preserve">ד</w:delText>
        </w:r>
        <w:r w:rsidRPr="00B3644D">
          <w:rPr>
            <w:spacing w:val="-4"/>
            <w:rtl/>
          </w:rPr>
          <w:delText xml:space="preserve">ס"ל</w:delText>
        </w:r>
      </w:del>
      <w:r w:rsidRPr="00B3644D">
        <w:rPr>
          <w:spacing w:val="-4"/>
          <w:rtl/>
        </w:rPr>
        <w:t xml:space="preserve"> </w:t>
      </w:r>
      <w:r w:rsidRPr="00B3644D">
        <w:rPr>
          <w:rStyle w:val="2fb"/>
          <w:spacing w:val="-4"/>
          <w:rtl/>
        </w:rPr>
        <w:t xml:space="preserve">כר"י</w:t>
      </w:r>
      <w:r w:rsidRPr="00B3644D">
        <w:rPr>
          <w:spacing w:val="-4"/>
          <w:rtl/>
        </w:rPr>
        <w:t xml:space="preserve"> </w:t>
      </w:r>
      <w:ins w:id="92685" w:author="מנוע מכני" w:date="2026-10-11T12:04:39Z">
        <w:r>
          <w:rPr>
            <w:spacing w:val="-4"/>
            <w:rtl/>
          </w:rPr>
          <w:t xml:space="preserve">ולכך</w:t>
        </w:r>
      </w:ins>
      <w:del w:id="92686" w:author="מנוע מכני" w:date="2026-10-11T12:04:39Z">
        <w:r w:rsidRPr="00B3644D">
          <w:rPr>
            <w:spacing w:val="-4"/>
            <w:rtl/>
          </w:rPr>
          <w:delText xml:space="preserve">ולהכי</w:delText>
        </w:r>
      </w:del>
      <w:r w:rsidRPr="00B3644D">
        <w:rPr>
          <w:spacing w:val="-4"/>
          <w:rtl/>
        </w:rPr>
        <w:t xml:space="preserve"> חילק בין שבת ליו"ט [שאסר ביו"ט מפני שהנר אינו מוקצה ועלול לטפס באילן]</w:t>
      </w:r>
    </w:p>
    <w:p w:rsidR="00E9703F" w:rsidRPr="00B3644D" w:rsidRDefault="00E9703F" w:rsidP="00E9703F">
      <w:pPr>
        <w:rPr>
          <w:spacing w:val="-4"/>
          <w:rtl/>
        </w:rPr>
      </w:pPr>
      <w:r w:rsidRPr="00B3644D">
        <w:rPr>
          <w:spacing w:val="-4"/>
          <w:rtl/>
        </w:rPr>
        <w:t xml:space="preserve">ובשעת </w:t>
      </w:r>
      <w:ins w:id="96005" w:author="קלוד" w:date="2026-10-11T13:11:34Z">
        <w:r>
          <w:rPr>
            <w:spacing w:val="-4"/>
            <w:rtl/>
          </w:rPr>
          <w:t xml:space="preserve">הדחק,</w:t>
        </w:r>
      </w:ins>
      <w:del w:id="96006" w:author="קלוד" w:date="2026-10-11T13:11:34Z">
        <w:r w:rsidRPr="00B3644D">
          <w:rPr>
            <w:spacing w:val="-4"/>
            <w:rtl/>
          </w:rPr>
          <w:delText xml:space="preserve">הדחק</w:delText>
        </w:r>
      </w:del>
      <w:r w:rsidRPr="00B3644D">
        <w:rPr>
          <w:spacing w:val="-4"/>
          <w:rtl/>
        </w:rPr>
        <w:t xml:space="preserve"> כגון </w:t>
      </w:r>
      <w:ins w:id="96003" w:author="קלוד" w:date="2026-10-11T13:11:34Z">
        <w:r>
          <w:rPr>
            <w:spacing w:val="-4"/>
            <w:rtl/>
          </w:rPr>
          <w:t xml:space="preserve">נר</w:t>
        </w:r>
      </w:ins>
      <w:del w:id="96004" w:author="קלוד" w:date="2026-10-11T13:11:34Z">
        <w:r w:rsidRPr="00B3644D">
          <w:rPr>
            <w:spacing w:val="-4"/>
            <w:rtl/>
          </w:rPr>
          <w:delText xml:space="preserve">בנר</w:delText>
        </w:r>
      </w:del>
      <w:r w:rsidRPr="00B3644D">
        <w:rPr>
          <w:spacing w:val="-4"/>
          <w:rtl/>
        </w:rPr>
        <w:t xml:space="preserve"> חנוכה </w:t>
      </w:r>
      <w:ins w:id="96001" w:author="קלוד" w:date="2026-10-11T13:11:34Z">
        <w:r>
          <w:rPr>
            <w:spacing w:val="-4"/>
            <w:rtl/>
          </w:rPr>
          <w:t xml:space="preserve">מפני</w:t>
        </w:r>
      </w:ins>
      <w:del w:id="96002" w:author="קלוד" w:date="2026-10-11T13:11:34Z">
        <w:r w:rsidRPr="00B3644D">
          <w:rPr>
            <w:spacing w:val="-4"/>
            <w:rtl/>
          </w:rPr>
          <w:delText xml:space="preserve">מקמי</w:delText>
        </w:r>
      </w:del>
      <w:r w:rsidRPr="00B3644D">
        <w:rPr>
          <w:spacing w:val="-4"/>
          <w:rtl/>
        </w:rPr>
        <w:t xml:space="preserve"> גויים </w:t>
      </w:r>
      <w:ins w:id="90211" w:author="Claude - סמנטי" w:date="2026-10-11T12:28:21Z">
        <w:ins w:id="95999" w:author="קלוד" w:date="2026-10-11T13:11:34Z">
          <w:r>
            <w:rPr>
              <w:spacing w:val="-4"/>
              <w:rtl/>
            </w:rPr>
            <w:t xml:space="preserve">בשבת,</w:t>
          </w:r>
        </w:ins>
        <w:del w:id="96000" w:author="קלוד" w:date="2026-10-11T13:11:34Z">
          <w:r>
            <w:rPr>
              <w:spacing w:val="-4"/>
              <w:rtl/>
            </w:rPr>
            <w:delText xml:space="preserve">בשבת</w:delText>
          </w:r>
        </w:del>
      </w:ins>
      <w:del w:id="90212" w:author="Claude - סמנטי" w:date="2026-10-11T12:28:21Z">
        <w:r w:rsidRPr="00B3644D">
          <w:rPr>
            <w:spacing w:val="-4"/>
            <w:rtl/>
          </w:rPr>
          <w:delText xml:space="preserve">בשבתא</w:delText>
        </w:r>
      </w:del>
      <w:r w:rsidRPr="00B3644D">
        <w:rPr>
          <w:spacing w:val="-4"/>
          <w:rtl/>
        </w:rPr>
        <w:t xml:space="preserve"> </w:t>
      </w:r>
      <w:ins w:id="95997" w:author="קלוד" w:date="2026-10-11T13:11:34Z">
        <w:r>
          <w:rPr>
            <w:spacing w:val="-4"/>
            <w:rtl/>
          </w:rPr>
          <w:t xml:space="preserve">התיר </w:t>
        </w:r>
        <w:r>
          <w:rPr>
            <w:rStyle w:val="afffffe"/>
            <w:spacing w:val="-4"/>
            <w:rtl/>
          </w:rPr>
          <w:t xml:space="preserve">לטלטל</w:t>
        </w:r>
        <w:r>
          <w:rPr>
            <w:spacing w:val="-4"/>
            <w:rtl/>
          </w:rPr>
          <w:t xml:space="preserve">,</w:t>
        </w:r>
      </w:ins>
      <w:del w:id="95998" w:author="קלוד" w:date="2026-10-11T13:11:34Z">
        <w:r w:rsidRPr="00B3644D">
          <w:rPr>
            <w:spacing w:val="-4"/>
            <w:rtl/>
          </w:rPr>
          <w:delText xml:space="preserve">התיר</w:delText>
        </w:r>
      </w:del>
      <w:r w:rsidRPr="00B3644D">
        <w:rPr>
          <w:spacing w:val="-4"/>
          <w:rtl/>
        </w:rPr>
        <w:t xml:space="preserve"> דכדאי הוא </w:t>
      </w:r>
      <w:r w:rsidRPr="00B3644D">
        <w:rPr>
          <w:rStyle w:val="2fb"/>
          <w:spacing w:val="-4"/>
          <w:rtl/>
        </w:rPr>
        <w:t xml:space="preserve">ר"ש</w:t>
      </w:r>
      <w:r w:rsidRPr="00B3644D">
        <w:rPr>
          <w:spacing w:val="-4"/>
          <w:rtl/>
        </w:rPr>
        <w:t xml:space="preserve"> לסמוך עליו בשעת הדחק.</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81" w:author="קלוד" w:date="2026-10-11T12:33:55Z"/>
        </w:rPr>
      </w:pPr>
      <w:ins w:id="90982" w:author="קלוד" w:date="2026-10-11T12:33:55Z">
        <w:r>
          <w:rPr>
            <w:color w:val="7B3F00"/>
          </w:rPr>
          <w:t xml:space="preserve">דחייה בידיים - גרוגרות, צימוקים ופצעילי תמרה</w:t>
        </w:r>
      </w:ins>
    </w:p>
    <w:p w:rsidR="00E9703F" w:rsidRDefault="00E9703F" w:rsidP="00E9703F">
      <w:pPr>
        <w:rPr>
          <w:rFonts w:ascii="Fb Fontext" w:hAnsi="Fb Fontext"/>
          <w:rtl/>
        </w:rPr>
      </w:pPr>
      <w:r w:rsidRPr="006F178A">
        <w:rPr>
          <w:rStyle w:val="2fb"/>
          <w:rFonts w:ascii="Fb Fontext" w:hAnsi="Fb Fontext" w:hint="cs"/>
          <w:rtl/>
        </w:rPr>
        <w:t>לר</w:t>
      </w:r>
      <w:r w:rsidRPr="006F178A">
        <w:rPr>
          <w:rStyle w:val="2fb"/>
          <w:rFonts w:ascii="Fb Fontext" w:hAnsi="Fb Fontext"/>
          <w:rtl/>
        </w:rPr>
        <w:t>"</w:t>
      </w:r>
      <w:r w:rsidRPr="006F178A">
        <w:rPr>
          <w:rStyle w:val="2fb"/>
          <w:rFonts w:ascii="Fb Fontext" w:hAnsi="Fb Fontext" w:hint="cs"/>
          <w:rtl/>
        </w:rPr>
        <w:t xml:space="preserve">ש</w:t>
      </w:r>
      <w:r w:rsidRPr="006F178A">
        <w:rPr>
          <w:rFonts w:ascii="Fb Fontext" w:hAnsi="Fb Fontext" w:hint="cs"/>
          <w:rtl/>
        </w:rPr>
        <w:t xml:space="preserve"> גם בדחייה בידיים כגון חיטים שזרען בקרקע וביצים שתחת תרנגולות</w:t>
      </w:r>
    </w:p>
    <w:p w:rsidR="00E9703F" w:rsidRPr="00097464" w:rsidRDefault="00E9703F" w:rsidP="00E9703F">
      <w:pPr>
        <w:rPr>
          <w:spacing w:val="-2"/>
          <w:rtl/>
        </w:rPr>
      </w:pPr>
      <w:r w:rsidRPr="00097464">
        <w:rPr>
          <w:spacing w:val="-2"/>
          <w:rtl/>
        </w:rPr>
        <w:t xml:space="preserve">אין </w:t>
      </w:r>
      <w:r w:rsidRPr="00097464">
        <w:rPr>
          <w:rFonts w:hint="cs"/>
          <w:spacing w:val="-2"/>
          <w:rtl/>
        </w:rPr>
        <w:t xml:space="preserve">דין </w:t>
      </w:r>
      <w:r w:rsidRPr="00097464">
        <w:rPr>
          <w:spacing w:val="-2"/>
          <w:rtl/>
        </w:rPr>
        <w:t>מוקצה אלא כעין שמן שבנר בשעה שהוא דולק, הואיל והוקצה למצותו הוקצה לאיסורו.</w:t>
      </w:r>
    </w:p>
    <w:p w:rsidR="00E9703F" w:rsidRPr="006F178A" w:rsidRDefault="00E9703F" w:rsidP="00E9703F">
      <w:pPr>
        <w:rPr>
          <w:rtl/>
        </w:rPr>
      </w:pPr>
      <w:r w:rsidRPr="006F178A">
        <w:rPr>
          <w:rtl/>
        </w:rPr>
        <w:t xml:space="preserve">וגם </w:t>
      </w:r>
      <w:ins w:id="91131" w:author="מנוע מכני" w:date="2026-10-11T12:04:39Z">
        <w:ins w:id="96013" w:author="קלוד" w:date="2026-10-11T13:11:34Z">
          <w:r>
            <w:rPr>
              <w:rStyle w:val="afffffe"/>
              <w:rtl/>
            </w:rPr>
            <w:t xml:space="preserve">מוקצה</w:t>
          </w:r>
        </w:ins>
        <w:del w:id="96014" w:author="קלוד" w:date="2026-10-11T13:11:34Z">
          <w:r>
            <w:rPr>
              <w:rtl/>
            </w:rPr>
            <w:delText xml:space="preserve">מקום</w:delText>
          </w:r>
        </w:del>
      </w:ins>
      <w:del w:id="91132" w:author="מנוע מכני" w:date="2026-10-11T12:04:39Z">
        <w:r w:rsidRPr="006F178A">
          <w:rPr>
            <w:rtl/>
          </w:rPr>
          <w:delText xml:space="preserve">היכא</w:delText>
        </w:r>
      </w:del>
      <w:r w:rsidRPr="006F178A">
        <w:rPr>
          <w:rtl/>
        </w:rPr>
        <w:t xml:space="preserve"> </w:t>
      </w:r>
      <w:ins w:id="96011" w:author="קלוד" w:date="2026-10-11T13:11:34Z">
        <w:r>
          <w:rPr>
            <w:rtl/>
          </w:rPr>
          <w:t xml:space="preserve">במקום שדחאו</w:t>
        </w:r>
      </w:ins>
      <w:del w:id="96012" w:author="קלוד" w:date="2026-10-11T13:11:34Z">
        <w:r w:rsidRPr="006F178A">
          <w:rPr>
            <w:rtl/>
          </w:rPr>
          <w:delText xml:space="preserve">שדחייא</w:delText>
        </w:r>
      </w:del>
      <w:r w:rsidRPr="006F178A">
        <w:rPr>
          <w:rtl/>
        </w:rPr>
        <w:t xml:space="preserve"> בידיים ולא </w:t>
      </w:r>
      <w:ins w:id="96009" w:author="קלוד" w:date="2026-10-11T13:11:34Z">
        <w:r>
          <w:rPr>
            <w:rFonts w:hint="cs"/>
            <w:rtl/>
          </w:rPr>
          <w:t xml:space="preserve">היו ראויים</w:t>
        </w:r>
      </w:ins>
      <w:del w:id="96010" w:author="קלוד" w:date="2026-10-11T13:11:34Z">
        <w:r w:rsidRPr="006F178A">
          <w:rPr>
            <w:rFonts w:hint="cs"/>
            <w:rtl/>
          </w:rPr>
          <w:delText xml:space="preserve">חזו</w:delText>
        </w:r>
      </w:del>
      <w:r w:rsidRPr="006F178A">
        <w:rPr>
          <w:rFonts w:hint="cs"/>
          <w:rtl/>
        </w:rPr>
        <w:t xml:space="preserve"> </w:t>
      </w:r>
      <w:r w:rsidRPr="006F178A">
        <w:rPr>
          <w:rStyle w:val="2fb"/>
          <w:rtl/>
        </w:rPr>
        <w:t xml:space="preserve">בער"ש</w:t>
      </w:r>
      <w:r w:rsidRPr="006F178A">
        <w:rPr>
          <w:rtl/>
        </w:rPr>
        <w:t xml:space="preserve"> </w:t>
      </w:r>
      <w:ins w:id="96007" w:author="קלוד" w:date="2026-10-11T13:11:34Z">
        <w:r>
          <w:rPr>
            <w:rtl/>
          </w:rPr>
          <w:t xml:space="preserve">ביה"ש,</w:t>
        </w:r>
      </w:ins>
      <w:del w:id="96008" w:author="קלוד" w:date="2026-10-11T13:11:34Z">
        <w:r w:rsidRPr="006F178A">
          <w:rPr>
            <w:rtl/>
          </w:rPr>
          <w:delText xml:space="preserve">ביה"ש</w:delText>
        </w:r>
      </w:del>
      <w:r w:rsidRPr="006F178A">
        <w:rPr>
          <w:rtl/>
        </w:rPr>
        <w:t xml:space="preserve"> </w:t>
      </w:r>
      <w:r w:rsidRPr="006F178A">
        <w:rPr>
          <w:rFonts w:hint="cs"/>
          <w:rtl/>
        </w:rPr>
        <w:t>כגון גרוגרות וצימוקים</w:t>
      </w:r>
    </w:p>
    <w:p w:rsidR="00E9703F" w:rsidRPr="004640F6" w:rsidRDefault="00E9703F" w:rsidP="00E9703F">
      <w:pPr>
        <w:rPr>
          <w:spacing w:val="-6"/>
          <w:rtl/>
        </w:rPr>
      </w:pPr>
      <w:r w:rsidRPr="004640F6">
        <w:rPr>
          <w:spacing w:val="-6"/>
          <w:rtl/>
        </w:rPr>
        <w:t xml:space="preserve">ולפ"ז פצעילי תמרה מותר </w:t>
      </w:r>
      <w:ins w:id="96021" w:author="קלוד" w:date="2026-10-11T13:11:34Z">
        <w:r>
          <w:rPr>
            <w:spacing w:val="-6"/>
            <w:rtl/>
          </w:rPr>
          <w:t xml:space="preserve">[שלא</w:t>
        </w:r>
      </w:ins>
      <w:del w:id="96022" w:author="קלוד" w:date="2026-10-11T13:11:34Z">
        <w:r w:rsidRPr="004640F6">
          <w:rPr>
            <w:spacing w:val="-6"/>
            <w:rtl/>
          </w:rPr>
          <w:delText xml:space="preserve">[דלא</w:delText>
        </w:r>
      </w:del>
      <w:r w:rsidRPr="004640F6">
        <w:rPr>
          <w:spacing w:val="-6"/>
          <w:rtl/>
        </w:rPr>
        <w:t xml:space="preserve"> </w:t>
      </w:r>
      <w:ins w:id="96019" w:author="קלוד" w:date="2026-10-11T13:11:34Z">
        <w:r>
          <w:rPr>
            <w:spacing w:val="-6"/>
            <w:rtl/>
          </w:rPr>
          <w:t xml:space="preserve">דחאם</w:t>
        </w:r>
      </w:ins>
      <w:del w:id="96020" w:author="קלוד" w:date="2026-10-11T13:11:34Z">
        <w:r w:rsidRPr="004640F6">
          <w:rPr>
            <w:spacing w:val="-6"/>
            <w:rtl/>
          </w:rPr>
          <w:delText xml:space="preserve">דחייה</w:delText>
        </w:r>
      </w:del>
      <w:r w:rsidRPr="004640F6">
        <w:rPr>
          <w:spacing w:val="-6"/>
          <w:rtl/>
        </w:rPr>
        <w:t xml:space="preserve"> </w:t>
      </w:r>
      <w:ins w:id="96017" w:author="קלוד" w:date="2026-10-11T13:11:34Z">
        <w:r>
          <w:rPr>
            <w:spacing w:val="-6"/>
            <w:rtl/>
          </w:rPr>
          <w:t xml:space="preserve">בידיים,</w:t>
        </w:r>
      </w:ins>
      <w:del w:id="96018" w:author="קלוד" w:date="2026-10-11T13:11:34Z">
        <w:r w:rsidRPr="004640F6">
          <w:rPr>
            <w:spacing w:val="-6"/>
            <w:rtl/>
          </w:rPr>
          <w:delText xml:space="preserve">בידים</w:delText>
        </w:r>
      </w:del>
      <w:r w:rsidRPr="004640F6">
        <w:rPr>
          <w:spacing w:val="-6"/>
          <w:rtl/>
        </w:rPr>
        <w:t xml:space="preserve"> וגם </w:t>
      </w:r>
      <w:ins w:id="96015" w:author="קלוד" w:date="2026-10-11T13:11:34Z">
        <w:r>
          <w:rPr>
            <w:spacing w:val="-6"/>
            <w:rtl/>
          </w:rPr>
          <w:t xml:space="preserve">יש</w:t>
        </w:r>
      </w:ins>
      <w:del w:id="96016" w:author="קלוד" w:date="2026-10-11T13:11:34Z">
        <w:r w:rsidRPr="004640F6">
          <w:rPr>
            <w:spacing w:val="-6"/>
            <w:rtl/>
          </w:rPr>
          <w:delText xml:space="preserve">שיש</w:delText>
        </w:r>
      </w:del>
      <w:r w:rsidRPr="004640F6">
        <w:rPr>
          <w:spacing w:val="-6"/>
          <w:rtl/>
        </w:rPr>
        <w:t xml:space="preserve"> אפשרות לאכול מהם לפני שהבשילו לגמרי]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r w:rsidRPr="006F178A">
        <w:rPr>
          <w:rStyle w:val="2fb"/>
          <w:rFonts w:ascii="Fb Fontext" w:hAnsi="Fb Fontext" w:hint="cs"/>
          <w:rtl/>
        </w:rPr>
        <w:t>לר</w:t>
      </w:r>
      <w:r w:rsidRPr="006F178A">
        <w:rPr>
          <w:rStyle w:val="2fb"/>
          <w:rFonts w:ascii="Fb Fontext" w:hAnsi="Fb Fontext"/>
          <w:rtl/>
        </w:rPr>
        <w:t>"</w:t>
      </w:r>
      <w:r w:rsidRPr="006F178A">
        <w:rPr>
          <w:rStyle w:val="2fb"/>
          <w:rFonts w:ascii="Fb Fontext" w:hAnsi="Fb Fontext" w:hint="cs"/>
          <w:rtl/>
        </w:rPr>
        <w:t xml:space="preserve">י</w:t>
      </w:r>
      <w:r w:rsidRPr="006F178A">
        <w:rPr>
          <w:rFonts w:ascii="Fb Fontext" w:hAnsi="Fb Fontext" w:hint="cs"/>
          <w:rtl/>
        </w:rPr>
        <w:t xml:space="preserve"> דאוכל בתאנים והותיר והעלן לגג לעשות מהן גרוגרות </w:t>
      </w:r>
      <w:r w:rsidRPr="006F178A">
        <w:rPr>
          <w:rFonts w:ascii="Fb Fontext" w:hAnsi="Fb Fontext" w:hint="cs"/>
          <w:rtl/>
        </w:rPr>
        <w:t xml:space="preserve">לא</w:t>
      </w:r>
      <w:r w:rsidRPr="006F178A">
        <w:rPr>
          <w:rFonts w:ascii="Fb Fontext" w:hAnsi="Fb Fontext" w:hint="cs"/>
          <w:rtl/>
        </w:rPr>
        <w:t xml:space="preserve"> יאכל עד שיזמין</w:t>
      </w:r>
    </w:p>
    <w:p w:rsidR="00E9703F" w:rsidRPr="006F178A" w:rsidRDefault="00E9703F" w:rsidP="00E9703F">
      <w:pPr>
        <w:rPr>
          <w:rtl/>
        </w:rPr>
      </w:pPr>
      <w:r w:rsidRPr="006F178A">
        <w:rPr>
          <w:rFonts w:hint="cs"/>
          <w:rtl/>
        </w:rPr>
        <w:t xml:space="preserve">ואע"ג </w:t>
      </w:r>
      <w:ins w:id="96031" w:author="קלוד" w:date="2026-10-11T13:11:34Z">
        <w:r>
          <w:rPr>
            <w:rtl/>
          </w:rPr>
          <w:t xml:space="preserve">שאוכל</w:t>
        </w:r>
      </w:ins>
      <w:del w:id="96032" w:author="קלוד" w:date="2026-10-11T13:11:34Z">
        <w:r w:rsidRPr="006F178A">
          <w:rPr>
            <w:rtl/>
          </w:rPr>
          <w:delText xml:space="preserve">דאוכל</w:delText>
        </w:r>
      </w:del>
      <w:r w:rsidRPr="006F178A">
        <w:rPr>
          <w:rtl/>
        </w:rPr>
        <w:t xml:space="preserve"> </w:t>
      </w:r>
      <w:ins w:id="96029" w:author="קלוד" w:date="2026-10-11T13:11:34Z">
        <w:r>
          <w:rPr>
            <w:rFonts w:hint="cs"/>
            <w:rtl/>
          </w:rPr>
          <w:t xml:space="preserve">מהם,</w:t>
        </w:r>
      </w:ins>
      <w:del w:id="96030" w:author="קלוד" w:date="2026-10-11T13:11:34Z">
        <w:r w:rsidRPr="006F178A">
          <w:rPr>
            <w:rFonts w:hint="cs"/>
            <w:rtl/>
          </w:rPr>
          <w:delText xml:space="preserve">מהם</w:delText>
        </w:r>
      </w:del>
      <w:r w:rsidRPr="006F178A">
        <w:rPr>
          <w:rFonts w:hint="cs"/>
          <w:rtl/>
        </w:rPr>
        <w:t xml:space="preserve"> </w:t>
      </w:r>
      <w:r w:rsidRPr="006F178A">
        <w:rPr>
          <w:rtl/>
        </w:rPr>
        <w:t xml:space="preserve">כיון </w:t>
      </w:r>
      <w:ins w:id="96027" w:author="קלוד" w:date="2026-10-11T13:11:34Z">
        <w:r>
          <w:rPr>
            <w:rtl/>
          </w:rPr>
          <w:t xml:space="preserve">שהעלן</w:t>
        </w:r>
      </w:ins>
      <w:del w:id="96028" w:author="קלוד" w:date="2026-10-11T13:11:34Z">
        <w:r w:rsidRPr="006F178A">
          <w:rPr>
            <w:rtl/>
          </w:rPr>
          <w:delText xml:space="preserve">דהעלן</w:delText>
        </w:r>
      </w:del>
      <w:r w:rsidRPr="006F178A">
        <w:rPr>
          <w:rtl/>
        </w:rPr>
        <w:t xml:space="preserve"> לגג - </w:t>
      </w:r>
      <w:ins w:id="96025" w:author="קלוד" w:date="2026-10-11T13:11:34Z">
        <w:r>
          <w:rPr>
            <w:rtl/>
          </w:rPr>
          <w:t xml:space="preserve">הסיח</w:t>
        </w:r>
      </w:ins>
      <w:del w:id="96026" w:author="קלוד" w:date="2026-10-11T13:11:34Z">
        <w:r w:rsidRPr="006F178A">
          <w:rPr>
            <w:rtl/>
          </w:rPr>
          <w:delText xml:space="preserve">אסוחי</w:delText>
        </w:r>
      </w:del>
      <w:r w:rsidRPr="006F178A">
        <w:rPr>
          <w:rtl/>
        </w:rPr>
        <w:t xml:space="preserve"> </w:t>
      </w:r>
      <w:ins w:id="96023" w:author="קלוד" w:date="2026-10-11T13:11:34Z">
        <w:r>
          <w:rPr>
            <w:rtl/>
          </w:rPr>
          <w:t xml:space="preserve">דעתו</w:t>
        </w:r>
      </w:ins>
      <w:del w:id="96024" w:author="קלוד" w:date="2026-10-11T13:11:34Z">
        <w:r w:rsidRPr="006F178A">
          <w:rPr>
            <w:rtl/>
          </w:rPr>
          <w:delText xml:space="preserve">אסחי </w:delText>
        </w:r>
        <w:r>
          <w:rPr>
            <w:rtl/>
          </w:rPr>
          <w:delText xml:space="preserve">לדעתו</w:delText>
        </w:r>
      </w:del>
      <w:ins w:id="95165" w:author="מנוע מכני" w:date="2026-10-11T12:04:39Z"/>
      <w:del w:id="95166" w:author="מנוע מכני" w:date="2026-10-11T12:04:39Z">
        <w:r w:rsidRPr="006F178A">
          <w:rPr>
            <w:rtl/>
          </w:rPr>
          <w:delText xml:space="preserve">לדעתיה</w:delText>
        </w:r>
      </w:del>
      <w:r w:rsidRPr="006F178A">
        <w:rPr>
          <w:rtl/>
        </w:rPr>
        <w:t xml:space="preserve"> </w:t>
      </w:r>
      <w:ins w:id="92687" w:author="מנוע מכני" w:date="2026-10-11T12:04:39Z">
        <w:r>
          <w:rPr>
            <w:rtl/>
          </w:rPr>
          <w:t xml:space="preserve">מהם</w:t>
        </w:r>
      </w:ins>
      <w:del w:id="92688" w:author="מנוע מכני" w:date="2026-10-11T12:04:39Z">
        <w:r w:rsidRPr="006F178A">
          <w:rPr>
            <w:rtl/>
          </w:rPr>
          <w:delText xml:space="preserve">מינייהו</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מה:</w:t>
      </w:r>
    </w:p>
    <w:p w:rsidR="00E9703F" w:rsidRPr="006F178A" w:rsidRDefault="00E9703F" w:rsidP="00E9703F">
      <w:pPr>
        <w:rPr>
          <w:rtl/>
        </w:rPr>
      </w:pPr>
      <w:r w:rsidRPr="006F178A">
        <w:rPr>
          <w:rStyle w:val="2fb"/>
          <w:rFonts w:ascii="Fb Fontext" w:hAnsi="Fb Fontext" w:hint="cs"/>
          <w:rtl/>
        </w:rPr>
        <w:t xml:space="preserve">רבי</w:t>
      </w:r>
      <w:r w:rsidRPr="006F178A">
        <w:rPr>
          <w:rFonts w:ascii="Fb Fontext" w:hAnsi="Fb Fontext" w:hint="cs"/>
          <w:rtl/>
        </w:rPr>
        <w:t xml:space="preserve"> פשט </w:t>
      </w:r>
      <w:r w:rsidRPr="006F178A">
        <w:rPr>
          <w:rStyle w:val="2fb"/>
          <w:rFonts w:ascii="Fb Fontext" w:hAnsi="Fb Fontext" w:hint="cs"/>
          <w:rtl/>
        </w:rPr>
        <w:t xml:space="preserve">לר"ש</w:t>
      </w:r>
      <w:r w:rsidRPr="006F178A">
        <w:rPr>
          <w:rFonts w:ascii="Fb Fontext" w:hAnsi="Fb Fontext" w:hint="cs"/>
          <w:rtl/>
        </w:rPr>
        <w:t xml:space="preserve"> </w:t>
      </w:r>
      <w:ins w:id="96037" w:author="קלוד" w:date="2026-10-11T13:11:34Z">
        <w:r>
          <w:rPr>
            <w:rFonts w:ascii="Fb Fontext" w:hAnsi="Fb Fontext" w:hint="cs"/>
            <w:rtl/>
          </w:rPr>
          <w:t xml:space="preserve">בנו</w:t>
        </w:r>
      </w:ins>
      <w:del w:id="96038" w:author="קלוד" w:date="2026-10-11T13:11:34Z">
        <w:r w:rsidRPr="006F178A">
          <w:rPr>
            <w:rFonts w:ascii="Fb Fontext" w:hAnsi="Fb Fontext" w:hint="cs"/>
            <w:rtl/>
          </w:rPr>
          <w:delText xml:space="preserve">בריה</w:delText>
        </w:r>
      </w:del>
      <w:r w:rsidRPr="006F178A">
        <w:rPr>
          <w:rFonts w:ascii="Fb Fontext" w:hAnsi="Fb Fontext" w:hint="cs"/>
          <w:rtl/>
        </w:rPr>
        <w:t xml:space="preserve"> </w:t>
      </w:r>
      <w:ins w:id="96035" w:author="קלוד" w:date="2026-10-11T13:11:34Z">
        <w:r>
          <w:rPr>
            <w:rFonts w:ascii="Fb Fontext" w:hAnsi="Fb Fontext" w:hint="cs"/>
            <w:rtl/>
          </w:rPr>
          <w:t xml:space="preserve">שפצעילי</w:t>
        </w:r>
      </w:ins>
      <w:del w:id="96036" w:author="קלוד" w:date="2026-10-11T13:11:34Z">
        <w:r w:rsidRPr="006F178A">
          <w:rPr>
            <w:rFonts w:ascii="Fb Fontext" w:hAnsi="Fb Fontext" w:hint="cs"/>
            <w:rtl/>
          </w:rPr>
          <w:delText xml:space="preserve">דפצעילי</w:delText>
        </w:r>
      </w:del>
      <w:r w:rsidRPr="006F178A">
        <w:rPr>
          <w:rFonts w:ascii="Fb Fontext" w:hAnsi="Fb Fontext" w:hint="cs"/>
          <w:rtl/>
        </w:rPr>
        <w:t xml:space="preserve"> תמרה </w:t>
      </w:r>
      <w:r w:rsidRPr="006F178A">
        <w:rPr>
          <w:rStyle w:val="2fb"/>
          <w:rFonts w:ascii="Fb Fontext" w:hAnsi="Fb Fontext" w:hint="cs"/>
          <w:rtl/>
        </w:rPr>
        <w:t xml:space="preserve">לר"ש</w:t>
      </w:r>
      <w:r w:rsidRPr="006F178A">
        <w:rPr>
          <w:rFonts w:ascii="Fb Fontext" w:hAnsi="Fb Fontext" w:hint="cs"/>
          <w:rtl/>
        </w:rPr>
        <w:t xml:space="preserve"> </w:t>
      </w:r>
      <w:ins w:id="96033" w:author="קלוד" w:date="2026-10-11T13:11:34Z">
        <w:r>
          <w:rPr>
            <w:rFonts w:ascii="Fb Fontext" w:hAnsi="Fb Fontext" w:hint="cs"/>
            <w:rtl/>
          </w:rPr>
          <w:t xml:space="preserve">מותרים,</w:t>
        </w:r>
      </w:ins>
      <w:del w:id="96034" w:author="קלוד" w:date="2026-10-11T13:11:34Z">
        <w:r w:rsidRPr="006F178A">
          <w:rPr>
            <w:rFonts w:ascii="Fb Fontext" w:hAnsi="Fb Fontext" w:hint="cs"/>
            <w:rtl/>
          </w:rPr>
          <w:delText xml:space="preserve">מותר,</w:delText>
        </w:r>
      </w:del>
    </w:p>
    <w:p w:rsidR="00E9703F" w:rsidRPr="004640F6" w:rsidRDefault="00E9703F" w:rsidP="00E9703F">
      <w:pPr>
        <w:rPr>
          <w:spacing w:val="-4"/>
          <w:rtl/>
        </w:rPr>
      </w:pPr>
      <w:r w:rsidRPr="004640F6">
        <w:rPr>
          <w:rFonts w:hint="cs"/>
          <w:spacing w:val="-4"/>
          <w:rtl/>
        </w:rPr>
        <w:t>והא דאמר אלו</w:t>
      </w:r>
      <w:r w:rsidRPr="004640F6">
        <w:rPr>
          <w:spacing w:val="-4"/>
          <w:rtl/>
        </w:rPr>
        <w:t xml:space="preserve"> </w:t>
      </w:r>
      <w:r w:rsidRPr="004640F6">
        <w:rPr>
          <w:rFonts w:hint="cs"/>
          <w:spacing w:val="-4"/>
          <w:rtl/>
        </w:rPr>
        <w:t>הן</w:t>
      </w:r>
      <w:r w:rsidRPr="004640F6">
        <w:rPr>
          <w:spacing w:val="-4"/>
          <w:rtl/>
        </w:rPr>
        <w:t xml:space="preserve"> </w:t>
      </w:r>
      <w:r w:rsidRPr="004640F6">
        <w:rPr>
          <w:rFonts w:hint="cs"/>
          <w:spacing w:val="-4"/>
          <w:rtl/>
        </w:rPr>
        <w:t>מדבריות</w:t>
      </w:r>
      <w:r w:rsidRPr="004640F6">
        <w:rPr>
          <w:spacing w:val="-4"/>
          <w:rtl/>
        </w:rPr>
        <w:t xml:space="preserve"> </w:t>
      </w:r>
      <w:r w:rsidRPr="004640F6">
        <w:rPr>
          <w:rFonts w:hint="cs"/>
          <w:spacing w:val="-4"/>
          <w:rtl/>
        </w:rPr>
        <w:t>[שאסורות בשחיטה בי"ט] כל</w:t>
      </w:r>
      <w:r w:rsidRPr="004640F6">
        <w:rPr>
          <w:spacing w:val="-4"/>
          <w:rtl/>
        </w:rPr>
        <w:t xml:space="preserve"> </w:t>
      </w:r>
      <w:r w:rsidRPr="004640F6">
        <w:rPr>
          <w:rFonts w:hint="cs"/>
          <w:spacing w:val="-4"/>
          <w:rtl/>
        </w:rPr>
        <w:t>שרועות</w:t>
      </w:r>
      <w:r w:rsidRPr="004640F6">
        <w:rPr>
          <w:spacing w:val="-4"/>
          <w:rtl/>
        </w:rPr>
        <w:t xml:space="preserve"> </w:t>
      </w:r>
      <w:r w:rsidRPr="004640F6">
        <w:rPr>
          <w:rFonts w:hint="cs"/>
          <w:spacing w:val="-4"/>
          <w:rtl/>
        </w:rPr>
        <w:t>באפר</w:t>
      </w:r>
      <w:r w:rsidRPr="004640F6">
        <w:rPr>
          <w:spacing w:val="-4"/>
          <w:rtl/>
        </w:rPr>
        <w:t xml:space="preserve"> </w:t>
      </w:r>
      <w:r w:rsidRPr="004640F6">
        <w:rPr>
          <w:rFonts w:hint="cs"/>
          <w:spacing w:val="-4"/>
          <w:rtl/>
        </w:rPr>
        <w:t>ואין</w:t>
      </w:r>
      <w:r w:rsidRPr="004640F6">
        <w:rPr>
          <w:spacing w:val="-4"/>
          <w:rtl/>
        </w:rPr>
        <w:t xml:space="preserve"> </w:t>
      </w:r>
      <w:r w:rsidRPr="004640F6">
        <w:rPr>
          <w:rFonts w:hint="cs"/>
          <w:spacing w:val="-4"/>
          <w:rtl/>
        </w:rPr>
        <w:t>נכנסות</w:t>
      </w:r>
      <w:r w:rsidRPr="004640F6">
        <w:rPr>
          <w:spacing w:val="-4"/>
          <w:rtl/>
        </w:rPr>
        <w:t xml:space="preserve"> </w:t>
      </w:r>
      <w:r w:rsidRPr="004640F6">
        <w:rPr>
          <w:rFonts w:hint="cs"/>
          <w:spacing w:val="-4"/>
          <w:rtl/>
        </w:rPr>
        <w:t>לישוב</w:t>
      </w:r>
      <w:r w:rsidRPr="004640F6">
        <w:rPr>
          <w:spacing w:val="-4"/>
          <w:rtl/>
        </w:rPr>
        <w:t xml:space="preserve"> </w:t>
      </w:r>
      <w:r w:rsidRPr="004640F6">
        <w:rPr>
          <w:rFonts w:hint="cs"/>
          <w:spacing w:val="-4"/>
          <w:rtl/>
        </w:rPr>
        <w:t>כלל,</w:t>
      </w:r>
    </w:p>
    <w:p w:rsidR="00E9703F" w:rsidRPr="006F178A" w:rsidRDefault="00E9703F" w:rsidP="00E9703F">
      <w:pPr>
        <w:rPr>
          <w:b/>
          <w:bCs/>
          <w:rtl/>
        </w:rPr>
      </w:pPr>
      <w:r w:rsidRPr="006F178A">
        <w:rPr>
          <w:rFonts w:hint="cs"/>
          <w:b/>
          <w:bCs/>
          <w:rtl/>
        </w:rPr>
        <w:t>א</w:t>
      </w:r>
      <w:r w:rsidRPr="006F178A">
        <w:rPr>
          <w:b/>
          <w:bCs/>
          <w:rtl/>
        </w:rPr>
        <w:t>.</w:t>
      </w:r>
      <w:r w:rsidRPr="006F178A">
        <w:rPr>
          <w:rFonts w:hint="cs"/>
          <w:rtl/>
        </w:rPr>
        <w:t xml:space="preserve"> </w:t>
      </w:r>
      <w:ins w:id="90213" w:author="Claude - סמנטי" w:date="2026-10-11T12:28:21Z">
        <w:r>
          <w:rPr>
            <w:rFonts w:hint="cs"/>
            <w:rtl/>
          </w:rPr>
          <w:t xml:space="preserve">שהוא</w:t>
        </w:r>
      </w:ins>
      <w:del w:id="90214" w:author="Claude - סמנטי" w:date="2026-10-11T12:28:21Z">
        <w:r w:rsidRPr="006F178A">
          <w:rPr>
            <w:rFonts w:hint="cs"/>
            <w:rtl/>
          </w:rPr>
          <w:delText xml:space="preserve">דהוי</w:delText>
        </w:r>
      </w:del>
      <w:r w:rsidRPr="006F178A">
        <w:rPr>
          <w:rFonts w:hint="cs"/>
          <w:rtl/>
        </w:rPr>
        <w:t xml:space="preserve"> </w:t>
      </w:r>
      <w:ins w:id="91133" w:author="מנוע מכני" w:date="2026-10-11T12:04:39Z">
        <w:r>
          <w:rPr>
            <w:rFonts w:hint="cs"/>
            <w:rtl/>
          </w:rPr>
          <w:t xml:space="preserve">גם</w:t>
        </w:r>
      </w:ins>
      <w:del w:id="91134" w:author="מנוע מכני" w:date="2026-10-11T12:04:39Z">
        <w:r w:rsidRPr="006F178A">
          <w:rPr>
            <w:rFonts w:hint="cs"/>
            <w:rtl/>
          </w:rPr>
          <w:delText xml:space="preserve">נמי</w:delText>
        </w:r>
      </w:del>
      <w:r w:rsidRPr="006F178A">
        <w:rPr>
          <w:rFonts w:hint="cs"/>
          <w:rtl/>
        </w:rPr>
        <w:t xml:space="preserve"> כגרוגרות וצימוקין.</w:t>
      </w:r>
    </w:p>
    <w:p w:rsidR="00E9703F" w:rsidRPr="006F178A" w:rsidRDefault="00E9703F" w:rsidP="00E9703F">
      <w:pPr>
        <w:rPr>
          <w:b/>
          <w:bCs/>
          <w:rtl/>
        </w:rPr>
      </w:pPr>
      <w:r w:rsidRPr="006F178A">
        <w:rPr>
          <w:rFonts w:hint="cs"/>
          <w:b/>
          <w:bCs/>
          <w:rtl/>
        </w:rPr>
        <w:t>ב</w:t>
      </w:r>
      <w:r w:rsidRPr="006F178A">
        <w:rPr>
          <w:b/>
          <w:bCs/>
          <w:rtl/>
        </w:rPr>
        <w:t>.</w:t>
      </w:r>
      <w:r w:rsidRPr="006F178A">
        <w:rPr>
          <w:rFonts w:hint="cs"/>
          <w:rtl/>
        </w:rPr>
        <w:t xml:space="preserve"> לדברי </w:t>
      </w:r>
      <w:r w:rsidRPr="006F178A">
        <w:rPr>
          <w:rStyle w:val="2fb"/>
          <w:rFonts w:hint="cs"/>
          <w:rtl/>
        </w:rPr>
        <w:t xml:space="preserve">ר"ש</w:t>
      </w:r>
      <w:r w:rsidRPr="006F178A">
        <w:rPr>
          <w:rFonts w:hint="cs"/>
          <w:rtl/>
        </w:rPr>
        <w:t xml:space="preserve"> </w:t>
      </w:r>
      <w:ins w:id="92689" w:author="מנוע מכני" w:date="2026-10-11T12:04:39Z">
        <w:r>
          <w:rPr>
            <w:rFonts w:hint="cs"/>
            <w:rtl/>
          </w:rPr>
          <w:t xml:space="preserve">אומר</w:t>
        </w:r>
      </w:ins>
      <w:del w:id="92690" w:author="מנוע מכני" w:date="2026-10-11T12:04:39Z">
        <w:r w:rsidRPr="006F178A">
          <w:rPr>
            <w:rFonts w:hint="cs"/>
            <w:rtl/>
          </w:rPr>
          <w:delText xml:space="preserve">קאמר</w:delText>
        </w:r>
      </w:del>
      <w:r w:rsidRPr="006F178A">
        <w:rPr>
          <w:rFonts w:hint="cs"/>
          <w:rtl/>
        </w:rPr>
        <w:t xml:space="preserve"> ולא </w:t>
      </w:r>
      <w:ins w:id="95167" w:author="מנוע מכני" w:date="2026-10-11T12:04:39Z">
        <w:r>
          <w:rPr>
            <w:rFonts w:hint="cs"/>
            <w:rtl/>
          </w:rPr>
          <w:t xml:space="preserve">סבר</w:t>
        </w:r>
      </w:ins>
      <w:del w:id="95168" w:author="מנוע מכני" w:date="2026-10-11T12:04:39Z">
        <w:r w:rsidRPr="006F178A">
          <w:rPr>
            <w:rFonts w:hint="cs"/>
            <w:rtl/>
          </w:rPr>
          <w:delText xml:space="preserve">ס"ל</w:delText>
        </w:r>
      </w:del>
      <w:r w:rsidRPr="006F178A">
        <w:rPr>
          <w:rFonts w:hint="cs"/>
          <w:rtl/>
        </w:rPr>
        <w:t xml:space="preserve">.</w:t>
      </w:r>
    </w:p>
    <w:p w:rsidR="00E9703F" w:rsidRPr="006F178A" w:rsidRDefault="00E9703F" w:rsidP="00E9703F">
      <w:pPr>
        <w:rPr>
          <w:rtl/>
        </w:rPr>
      </w:pPr>
      <w:r w:rsidRPr="006F178A">
        <w:rPr>
          <w:rFonts w:hint="cs"/>
          <w:b/>
          <w:bCs/>
          <w:rtl/>
        </w:rPr>
        <w:t>ג</w:t>
      </w:r>
      <w:r w:rsidRPr="006F178A">
        <w:rPr>
          <w:b/>
          <w:bCs/>
          <w:rtl/>
        </w:rPr>
        <w:t>.</w:t>
      </w:r>
      <w:r w:rsidRPr="006F178A">
        <w:rPr>
          <w:rFonts w:hint="cs"/>
          <w:rtl/>
        </w:rPr>
        <w:t xml:space="preserve"> לד' רבנן [</w:t>
      </w:r>
      <w:ins w:id="95169" w:author="מנוע מכני" w:date="2026-10-11T12:04:39Z">
        <w:r>
          <w:rPr>
            <w:rFonts w:hint="cs"/>
            <w:rtl/>
          </w:rPr>
          <w:t xml:space="preserve">דסבר</w:t>
        </w:r>
      </w:ins>
      <w:del w:id="95170" w:author="מנוע מכני" w:date="2026-10-11T12:04:39Z">
        <w:r w:rsidRPr="006F178A">
          <w:rPr>
            <w:rFonts w:hint="cs"/>
            <w:rtl/>
          </w:rPr>
          <w:delText xml:space="preserve">דס"ל</w:delText>
        </w:r>
      </w:del>
      <w:r w:rsidRPr="006F178A">
        <w:rPr>
          <w:rFonts w:hint="cs"/>
          <w:rtl/>
        </w:rPr>
        <w:t xml:space="preserve"> דאף יוצאות בפסח ונכנסות ברביעה </w:t>
      </w:r>
      <w:ins w:id="95413" w:author="מנוע מכני" w:date="2026-10-11T12:04:39Z">
        <w:r>
          <w:rPr>
            <w:rFonts w:hint="cs"/>
            <w:rtl/>
          </w:rPr>
          <w:t xml:space="preserve">היו</w:t>
        </w:r>
      </w:ins>
      <w:del w:id="95414" w:author="מנוע מכני" w:date="2026-10-11T12:04:39Z">
        <w:r w:rsidRPr="006F178A">
          <w:rPr>
            <w:rFonts w:hint="cs"/>
            <w:rtl/>
          </w:rPr>
          <w:delText xml:space="preserve">הוו</w:delText>
        </w:r>
      </w:del>
      <w:r w:rsidRPr="006F178A">
        <w:rPr>
          <w:rFonts w:hint="cs"/>
          <w:rtl/>
        </w:rPr>
        <w:t xml:space="preserve"> מדבריות] </w:t>
      </w:r>
      <w:ins w:id="92691" w:author="מנוע מכני" w:date="2026-10-11T12:04:39Z">
        <w:r>
          <w:rPr>
            <w:rFonts w:hint="cs"/>
            <w:rtl/>
          </w:rPr>
          <w:t xml:space="preserve">אומר</w:t>
        </w:r>
      </w:ins>
      <w:del w:id="92692" w:author="מנוע מכני" w:date="2026-10-11T12:04:39Z">
        <w:r w:rsidRPr="006F178A">
          <w:rPr>
            <w:rFonts w:hint="cs"/>
            <w:rtl/>
          </w:rPr>
          <w:delText xml:space="preserve">קאמר</w:delText>
        </w:r>
      </w:del>
      <w:r w:rsidRPr="006F178A">
        <w:rPr>
          <w:rFonts w:hint="cs"/>
          <w:rtl/>
        </w:rPr>
        <w:t xml:space="preserve"> ולא </w:t>
      </w:r>
      <w:ins w:id="95171" w:author="מנוע מכני" w:date="2026-10-11T12:04:39Z">
        <w:r>
          <w:rPr>
            <w:rFonts w:hint="cs"/>
            <w:rtl/>
          </w:rPr>
          <w:t xml:space="preserve">סבר</w:t>
        </w:r>
      </w:ins>
      <w:del w:id="95172" w:author="מנוע מכני" w:date="2026-10-11T12:04:39Z">
        <w:r w:rsidRPr="006F178A">
          <w:rPr>
            <w:rFonts w:hint="cs"/>
            <w:rtl/>
          </w:rPr>
          <w:delText xml:space="preserve">ס"ל</w:delText>
        </w:r>
      </w:del>
      <w:r w:rsidRPr="006F178A">
        <w:rPr>
          <w:rFonts w:hint="cs"/>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79" w:author="קלוד" w:date="2026-10-11T12:33:55Z"/>
        </w:rPr>
      </w:pPr>
      <w:ins w:id="90980" w:author="קלוד" w:date="2026-10-11T12:33:55Z">
        <w:r>
          <w:rPr>
            <w:color w:val="7B3F00"/>
          </w:rPr>
          <w:t xml:space="preserve">הלכה כר"ש בענין מוקצה - ריו"ח וריב"ל</w:t>
        </w:r>
      </w:ins>
    </w:p>
    <w:p>
      <w:pPr>
        <w:pStyle w:val="38"/>
        <w:rPr>
          <w:ins w:id="97483" w:author="מנוע מכני" w:date="2026-10-11T12:04:39Z"/>
        </w:rPr>
      </w:pPr>
      <w:r w:rsidRPr="006F178A">
        <w:t xml:space="preserve">רבב"ח מריו"ח:</w:t>
      </w:r>
    </w:p>
    <w:p w:rsidR="00E9703F" w:rsidRPr="006F178A" w:rsidRDefault="00E9703F" w:rsidP="00E9703F">
      <w:pPr>
        <w:rPr>
          <w:rtl/>
        </w:rPr>
      </w:pPr>
      <w:del w:id="97484" w:author="מנוע מכני" w:date="2026-10-11T12:04:39Z">
        <w:r w:rsidRPr="006F178A">
          <w:rPr>
            <w:rFonts w:ascii="Fb Fontext" w:hAnsi="Fb Fontext" w:hint="cs"/>
            <w:rtl/>
          </w:rPr>
          <w:delText xml:space="preserve"> </w:delText>
        </w:r>
      </w:del>
      <w:r w:rsidRPr="006F178A">
        <w:rPr>
          <w:rFonts w:ascii="Fb Fontext" w:hAnsi="Fb Fontext" w:hint="cs"/>
          <w:rtl/>
        </w:rPr>
        <w:t xml:space="preserve">אמרו הלכה </w:t>
      </w:r>
      <w:r w:rsidRPr="006F178A">
        <w:rPr>
          <w:rStyle w:val="2fb"/>
          <w:rFonts w:ascii="Fb Fontext" w:hAnsi="Fb Fontext" w:hint="cs"/>
          <w:rtl/>
        </w:rPr>
        <w:t xml:space="preserve">כר"ש</w:t>
      </w:r>
      <w:r w:rsidRPr="006F178A">
        <w:rPr>
          <w:rFonts w:ascii="Fb Fontext" w:hAnsi="Fb Fontext" w:hint="cs"/>
          <w:rtl/>
        </w:rPr>
        <w:t xml:space="preserve">.</w:t>
      </w:r>
    </w:p>
    <w:p w:rsidR="00E9703F" w:rsidRDefault="00E9703F" w:rsidP="00E9703F">
      <w:pPr>
        <w:rPr>
          <w:rtl/>
        </w:rPr>
      </w:pPr>
      <w:r w:rsidRPr="002C565B">
        <w:rPr>
          <w:rFonts w:hint="cs"/>
          <w:b/>
          <w:bCs/>
          <w:rtl/>
        </w:rPr>
        <w:t xml:space="preserve">והא </w:t>
      </w:r>
      <w:ins w:id="96045" w:author="קלוד" w:date="2026-10-11T13:11:34Z">
        <w:r>
          <w:rPr>
            <w:rFonts w:hint="cs"/>
            <w:b/>
            <w:bCs/>
            <w:rtl/>
          </w:rPr>
          <w:t xml:space="preserve">ששאל</w:t>
        </w:r>
      </w:ins>
      <w:del w:id="96046" w:author="קלוד" w:date="2026-10-11T13:11:34Z">
        <w:r w:rsidRPr="002C565B">
          <w:rPr>
            <w:rFonts w:hint="cs"/>
            <w:b/>
            <w:bCs/>
            <w:rtl/>
          </w:rPr>
          <w:delText xml:space="preserve">דבעא</w:delText>
        </w:r>
      </w:del>
      <w:r w:rsidRPr="002C565B">
        <w:rPr>
          <w:rFonts w:hint="cs"/>
          <w:b/>
          <w:bCs/>
          <w:rtl/>
        </w:rPr>
        <w:t xml:space="preserve"> </w:t>
      </w:r>
      <w:ins w:id="96043" w:author="קלוד" w:date="2026-10-11T13:11:34Z">
        <w:r>
          <w:rPr>
            <w:rFonts w:hint="cs"/>
            <w:b/>
            <w:bCs/>
            <w:rtl/>
          </w:rPr>
          <w:t xml:space="preserve">זקן</w:t>
        </w:r>
      </w:ins>
      <w:del w:id="96044" w:author="קלוד" w:date="2026-10-11T13:11:34Z">
        <w:r w:rsidRPr="002C565B">
          <w:rPr>
            <w:rFonts w:hint="cs"/>
            <w:b/>
            <w:bCs/>
            <w:rtl/>
          </w:rPr>
          <w:delText xml:space="preserve">סבא</w:delText>
        </w:r>
      </w:del>
      <w:r w:rsidRPr="002C565B">
        <w:rPr>
          <w:b/>
          <w:bCs/>
          <w:rtl/>
        </w:rPr>
        <w:t xml:space="preserve"> </w:t>
      </w:r>
      <w:ins w:id="96041" w:author="קלוד" w:date="2026-10-11T13:11:34Z">
        <w:r>
          <w:rPr>
            <w:rFonts w:hint="cs"/>
            <w:b/>
            <w:bCs/>
            <w:rtl/>
          </w:rPr>
          <w:t xml:space="preserve">מקרויא</w:t>
        </w:r>
      </w:ins>
      <w:del w:id="96042" w:author="קלוד" w:date="2026-10-11T13:11:34Z">
        <w:r w:rsidRPr="002C565B">
          <w:rPr>
            <w:rFonts w:hint="cs"/>
            <w:b/>
            <w:bCs/>
            <w:rtl/>
          </w:rPr>
          <w:delText xml:space="preserve">קרויא</w:delText>
        </w:r>
      </w:del>
      <w:r w:rsidRPr="006F178A">
        <w:rPr>
          <w:rtl/>
        </w:rPr>
        <w:t xml:space="preserve"> </w:t>
      </w:r>
      <w:r w:rsidRPr="006F178A">
        <w:rPr>
          <w:rFonts w:hint="cs"/>
          <w:rtl/>
        </w:rPr>
        <w:t xml:space="preserve">[</w:t>
      </w:r>
      <w:r w:rsidRPr="006F178A">
        <w:rPr>
          <w:rFonts w:hint="cs"/>
          <w:rtl/>
        </w:rPr>
        <w:t xml:space="preserve">וא"ל</w:t>
      </w:r>
      <w:r w:rsidRPr="006F178A">
        <w:rPr>
          <w:rtl/>
        </w:rPr>
        <w:t xml:space="preserve"> </w:t>
      </w:r>
      <w:r w:rsidRPr="006F178A">
        <w:rPr>
          <w:rFonts w:hint="cs"/>
          <w:rtl/>
        </w:rPr>
        <w:t>סרויא]</w:t>
      </w:r>
      <w:r w:rsidRPr="006F178A">
        <w:rPr>
          <w:rtl/>
        </w:rPr>
        <w:t xml:space="preserve"> </w:t>
      </w:r>
      <w:r w:rsidRPr="006F178A">
        <w:rPr>
          <w:rStyle w:val="2fb"/>
          <w:rFonts w:hint="cs"/>
          <w:rtl/>
        </w:rPr>
        <w:t xml:space="preserve">מריו"ח</w:t>
      </w:r>
      <w:r w:rsidRPr="006F178A">
        <w:rPr>
          <w:rFonts w:hint="cs"/>
          <w:rtl/>
        </w:rPr>
        <w:t xml:space="preserve">:</w:t>
      </w:r>
      <w:r w:rsidRPr="006F178A">
        <w:rPr>
          <w:rtl/>
        </w:rPr>
        <w:t xml:space="preserve"> </w:t>
      </w:r>
      <w:r w:rsidRPr="006F178A">
        <w:rPr>
          <w:rFonts w:hint="cs"/>
          <w:rtl/>
        </w:rPr>
        <w:t>קינה</w:t>
      </w:r>
      <w:r w:rsidRPr="006F178A">
        <w:rPr>
          <w:rtl/>
        </w:rPr>
        <w:t xml:space="preserve"> </w:t>
      </w:r>
      <w:r w:rsidRPr="006F178A">
        <w:rPr>
          <w:rFonts w:hint="cs"/>
          <w:rtl/>
        </w:rPr>
        <w:t>של</w:t>
      </w:r>
      <w:r w:rsidRPr="006F178A">
        <w:rPr>
          <w:rtl/>
        </w:rPr>
        <w:t xml:space="preserve"> </w:t>
      </w:r>
      <w:r w:rsidRPr="006F178A">
        <w:rPr>
          <w:rFonts w:hint="cs"/>
          <w:rtl/>
        </w:rPr>
        <w:t>תרנגולת</w:t>
      </w:r>
      <w:r w:rsidRPr="006F178A">
        <w:rPr>
          <w:rtl/>
        </w:rPr>
        <w:t xml:space="preserve"> </w:t>
      </w:r>
      <w:r w:rsidRPr="006F178A">
        <w:rPr>
          <w:rFonts w:hint="cs"/>
          <w:rtl/>
        </w:rPr>
        <w:t>מהו</w:t>
      </w:r>
      <w:r w:rsidRPr="006F178A">
        <w:rPr>
          <w:rtl/>
        </w:rPr>
        <w:t xml:space="preserve"> </w:t>
      </w:r>
      <w:ins w:id="96039" w:author="קלוד" w:date="2026-10-11T13:11:34Z">
        <w:r>
          <w:rPr>
            <w:rFonts w:hint="cs"/>
            <w:rtl/>
          </w:rPr>
          <w:t xml:space="preserve">לטלטלה</w:t>
        </w:r>
      </w:ins>
      <w:del w:id="96040" w:author="קלוד" w:date="2026-10-11T13:11:34Z">
        <w:r w:rsidRPr="006F178A">
          <w:rPr>
            <w:rFonts w:hint="cs"/>
            <w:rtl/>
          </w:rPr>
          <w:delText xml:space="preserve">לטלטולי</w:delText>
        </w:r>
      </w:del>
      <w:r w:rsidRPr="006F178A">
        <w:rPr>
          <w:rtl/>
        </w:rPr>
        <w:t xml:space="preserve"> </w:t>
      </w:r>
      <w:r w:rsidRPr="006F178A">
        <w:rPr>
          <w:rFonts w:hint="cs"/>
          <w:rtl/>
        </w:rPr>
        <w:t>בשבת?</w:t>
      </w:r>
    </w:p>
    <w:p w:rsidR="00E9703F" w:rsidRDefault="00E9703F" w:rsidP="00E9703F">
      <w:pPr>
        <w:rPr>
          <w:rtl/>
        </w:rPr>
      </w:pPr>
      <w:r w:rsidRPr="006F178A">
        <w:rPr>
          <w:rFonts w:hint="cs"/>
          <w:rtl/>
        </w:rPr>
        <w:t>ואמר</w:t>
      </w:r>
      <w:r w:rsidRPr="006F178A">
        <w:rPr>
          <w:rtl/>
        </w:rPr>
        <w:t xml:space="preserve"> </w:t>
      </w:r>
      <w:ins w:id="92693" w:author="מנוע מכני" w:date="2026-10-11T12:04:39Z">
        <w:r>
          <w:rPr>
            <w:rFonts w:hint="cs"/>
            <w:rtl/>
          </w:rPr>
          <w:t xml:space="preserve">לו</w:t>
        </w:r>
      </w:ins>
      <w:del w:id="92694" w:author="מנוע מכני" w:date="2026-10-11T12:04:39Z">
        <w:r w:rsidRPr="006F178A">
          <w:rPr>
            <w:rFonts w:hint="cs"/>
            <w:rtl/>
          </w:rPr>
          <w:delText xml:space="preserve">ליה</w:delText>
        </w:r>
      </w:del>
      <w:r w:rsidRPr="006F178A">
        <w:rPr>
          <w:rtl/>
        </w:rPr>
        <w:t xml:space="preserve"> </w:t>
      </w:r>
      <w:r w:rsidRPr="006F178A">
        <w:rPr>
          <w:rFonts w:hint="cs"/>
          <w:rtl/>
        </w:rPr>
        <w:t>כלום</w:t>
      </w:r>
      <w:r w:rsidRPr="006F178A">
        <w:rPr>
          <w:rtl/>
        </w:rPr>
        <w:t xml:space="preserve"> </w:t>
      </w:r>
      <w:r w:rsidRPr="006F178A">
        <w:rPr>
          <w:rFonts w:hint="cs"/>
          <w:rtl/>
        </w:rPr>
        <w:t>עשוי</w:t>
      </w:r>
      <w:r w:rsidRPr="006F178A">
        <w:rPr>
          <w:rtl/>
        </w:rPr>
        <w:t xml:space="preserve"> </w:t>
      </w:r>
      <w:r w:rsidRPr="006F178A">
        <w:rPr>
          <w:rFonts w:hint="cs"/>
          <w:rtl/>
        </w:rPr>
        <w:t>אלא</w:t>
      </w:r>
      <w:r w:rsidRPr="006F178A">
        <w:rPr>
          <w:rtl/>
        </w:rPr>
        <w:t xml:space="preserve"> </w:t>
      </w:r>
      <w:r w:rsidRPr="006F178A">
        <w:rPr>
          <w:rFonts w:hint="cs"/>
          <w:rtl/>
        </w:rPr>
        <w:t>לתרנגולין?! [ואסור]</w:t>
      </w:r>
    </w:p>
    <w:p w:rsidR="00E9703F" w:rsidRPr="006F178A" w:rsidRDefault="00E9703F" w:rsidP="00E9703F">
      <w:pPr>
        <w:rPr>
          <w:b/>
          <w:bCs/>
          <w:rtl/>
        </w:rPr>
      </w:pPr>
      <w:r w:rsidRPr="006F178A">
        <w:rPr>
          <w:rFonts w:hint="cs"/>
          <w:b/>
          <w:bCs/>
          <w:rtl/>
        </w:rPr>
        <w:t>א</w:t>
      </w:r>
      <w:r w:rsidRPr="006F178A">
        <w:rPr>
          <w:b/>
          <w:bCs/>
          <w:rtl/>
        </w:rPr>
        <w:t>.</w:t>
      </w:r>
      <w:r w:rsidRPr="006F178A">
        <w:rPr>
          <w:rFonts w:hint="cs"/>
          <w:rtl/>
        </w:rPr>
        <w:t xml:space="preserve"> </w:t>
      </w:r>
      <w:ins w:id="92697" w:author="מנוע מכני" w:date="2026-10-11T12:04:39Z">
        <w:r>
          <w:rPr>
            <w:rFonts w:hint="cs"/>
            <w:rtl/>
          </w:rPr>
          <w:t xml:space="preserve">דיש</w:t>
        </w:r>
      </w:ins>
      <w:del w:id="92698" w:author="מנוע מכני" w:date="2026-10-11T12:04:39Z">
        <w:r w:rsidRPr="006F178A">
          <w:rPr>
            <w:rFonts w:hint="cs"/>
            <w:rtl/>
          </w:rPr>
          <w:delText xml:space="preserve">דאית</w:delText>
        </w:r>
      </w:del>
      <w:r w:rsidRPr="006F178A">
        <w:rPr>
          <w:rFonts w:hint="cs"/>
          <w:rtl/>
        </w:rPr>
        <w:t xml:space="preserve"> </w:t>
      </w:r>
      <w:ins w:id="92695" w:author="מנוע מכני" w:date="2026-10-11T12:04:39Z">
        <w:r>
          <w:rPr>
            <w:rFonts w:hint="cs"/>
            <w:rtl/>
          </w:rPr>
          <w:t xml:space="preserve">בו</w:t>
        </w:r>
      </w:ins>
      <w:del w:id="92696" w:author="מנוע מכני" w:date="2026-10-11T12:04:39Z">
        <w:r w:rsidRPr="006F178A">
          <w:rPr>
            <w:rFonts w:hint="cs"/>
            <w:rtl/>
          </w:rPr>
          <w:delText xml:space="preserve">ביה</w:delText>
        </w:r>
      </w:del>
      <w:r w:rsidRPr="006F178A">
        <w:rPr>
          <w:rFonts w:hint="cs"/>
          <w:rtl/>
        </w:rPr>
        <w:t xml:space="preserve"> אפרוח מת וכמ"ד </w:t>
      </w:r>
      <w:r w:rsidRPr="006F178A">
        <w:rPr>
          <w:rStyle w:val="2fb"/>
          <w:rFonts w:hint="cs"/>
          <w:rtl/>
        </w:rPr>
        <w:t xml:space="preserve">דר"ש</w:t>
      </w:r>
      <w:r w:rsidRPr="006F178A">
        <w:rPr>
          <w:rFonts w:hint="cs"/>
          <w:rtl/>
        </w:rPr>
        <w:t xml:space="preserve"> אסר </w:t>
      </w:r>
      <w:r w:rsidRPr="006F178A">
        <w:rPr>
          <w:rtl/>
        </w:rPr>
        <w:t>בע"ח שמתו.</w:t>
      </w:r>
    </w:p>
    <w:p w:rsidR="00E9703F" w:rsidRPr="006F178A" w:rsidRDefault="00E9703F" w:rsidP="00E9703F">
      <w:pPr>
        <w:rPr>
          <w:rtl/>
        </w:rPr>
      </w:pPr>
      <w:r w:rsidRPr="006F178A">
        <w:rPr>
          <w:rFonts w:hint="cs"/>
          <w:b/>
          <w:bCs/>
          <w:rtl/>
        </w:rPr>
        <w:lastRenderedPageBreak/>
        <w:t>ב</w:t>
      </w:r>
      <w:r w:rsidRPr="006F178A">
        <w:rPr>
          <w:b/>
          <w:bCs/>
          <w:rtl/>
        </w:rPr>
        <w:t>.</w:t>
      </w:r>
      <w:r w:rsidRPr="006F178A">
        <w:rPr>
          <w:rFonts w:hint="cs"/>
          <w:rtl/>
        </w:rPr>
        <w:t xml:space="preserve"> </w:t>
      </w:r>
      <w:ins w:id="96059" w:author="קלוד" w:date="2026-10-11T13:11:34Z">
        <w:r>
          <w:rPr>
            <w:rtl/>
          </w:rPr>
          <w:t xml:space="preserve">למי</w:t>
        </w:r>
      </w:ins>
      <w:del w:id="96060" w:author="קלוד" w:date="2026-10-11T13:11:34Z">
        <w:r w:rsidRPr="006F178A">
          <w:rPr>
            <w:rtl/>
          </w:rPr>
          <w:delText xml:space="preserve">למאן</w:delText>
        </w:r>
      </w:del>
      <w:r w:rsidRPr="006F178A">
        <w:rPr>
          <w:rtl/>
        </w:rPr>
        <w:t xml:space="preserve"> </w:t>
      </w:r>
      <w:ins w:id="96057" w:author="קלוד" w:date="2026-10-11T13:11:34Z">
        <w:r>
          <w:rPr>
            <w:rtl/>
          </w:rPr>
          <w:t xml:space="preserve">שמתיר </w:t>
        </w:r>
        <w:r>
          <w:rPr>
            <w:rStyle w:val="afffffe"/>
            <w:rtl/>
          </w:rPr>
          <w:t xml:space="preserve">בע"ח שמתו</w:t>
        </w:r>
      </w:ins>
      <w:del w:id="96058" w:author="קלוד" w:date="2026-10-11T13:11:34Z">
        <w:r w:rsidRPr="006F178A">
          <w:rPr>
            <w:rtl/>
          </w:rPr>
          <w:delText xml:space="preserve">דשרי</w:delText>
        </w:r>
      </w:del>
      <w:r w:rsidRPr="006F178A">
        <w:rPr>
          <w:rtl/>
        </w:rPr>
        <w:t xml:space="preserve"> </w:t>
      </w:r>
      <w:r w:rsidRPr="006F178A">
        <w:rPr>
          <w:rFonts w:hint="cs"/>
          <w:rtl/>
        </w:rPr>
        <w:t xml:space="preserve">- </w:t>
      </w:r>
      <w:ins w:id="92701" w:author="מנוע מכני" w:date="2026-10-11T12:04:39Z">
        <w:ins w:id="96055" w:author="קלוד" w:date="2026-10-11T13:11:34Z">
          <w:r>
            <w:rPr>
              <w:rFonts w:hint="cs"/>
              <w:rtl/>
            </w:rPr>
            <w:t xml:space="preserve">שיש</w:t>
          </w:r>
        </w:ins>
        <w:del w:id="96056" w:author="קלוד" w:date="2026-10-11T13:11:34Z">
          <w:r>
            <w:rPr>
              <w:rFonts w:hint="cs"/>
              <w:rtl/>
            </w:rPr>
            <w:delText xml:space="preserve">דיש</w:delText>
          </w:r>
        </w:del>
      </w:ins>
      <w:del w:id="92702" w:author="מנוע מכני" w:date="2026-10-11T12:04:39Z">
        <w:r w:rsidRPr="006F178A">
          <w:rPr>
            <w:rFonts w:hint="cs"/>
            <w:rtl/>
          </w:rPr>
          <w:delText xml:space="preserve">דאית</w:delText>
        </w:r>
      </w:del>
      <w:r w:rsidRPr="006F178A">
        <w:rPr>
          <w:rFonts w:hint="cs"/>
          <w:rtl/>
        </w:rPr>
        <w:t xml:space="preserve"> </w:t>
      </w:r>
      <w:ins w:id="92699" w:author="מנוע מכני" w:date="2026-10-11T12:04:39Z">
        <w:r>
          <w:rPr>
            <w:rFonts w:hint="cs"/>
            <w:rtl/>
          </w:rPr>
          <w:t xml:space="preserve">בו</w:t>
        </w:r>
      </w:ins>
      <w:del w:id="92700" w:author="מנוע מכני" w:date="2026-10-11T12:04:39Z">
        <w:r w:rsidRPr="006F178A">
          <w:rPr>
            <w:rFonts w:hint="cs"/>
            <w:rtl/>
          </w:rPr>
          <w:delText xml:space="preserve">ביה</w:delText>
        </w:r>
      </w:del>
      <w:r w:rsidRPr="006F178A">
        <w:rPr>
          <w:rFonts w:hint="cs"/>
          <w:rtl/>
        </w:rPr>
        <w:t xml:space="preserve"> </w:t>
      </w:r>
      <w:r w:rsidRPr="006F178A">
        <w:rPr>
          <w:rtl/>
        </w:rPr>
        <w:t>ביצת אפרוח.</w:t>
      </w:r>
      <w:r w:rsidRPr="006F178A">
        <w:rPr>
          <w:rFonts w:hint="cs"/>
          <w:rtl/>
        </w:rPr>
        <w:t xml:space="preserve"> [אבל ביצה סתם </w:t>
      </w:r>
      <w:ins w:id="96053" w:author="קלוד" w:date="2026-10-11T13:11:34Z">
        <w:r>
          <w:rPr>
            <w:rFonts w:hint="cs"/>
            <w:rtl/>
          </w:rPr>
          <w:t xml:space="preserve">לא,</w:t>
        </w:r>
      </w:ins>
      <w:del w:id="96054" w:author="קלוד" w:date="2026-10-11T13:11:34Z">
        <w:r w:rsidRPr="006F178A">
          <w:rPr>
            <w:rFonts w:hint="cs"/>
            <w:rtl/>
          </w:rPr>
          <w:delText xml:space="preserve">לא</w:delText>
        </w:r>
      </w:del>
      <w:r w:rsidRPr="006F178A">
        <w:rPr>
          <w:rFonts w:hint="cs"/>
          <w:rtl/>
        </w:rPr>
        <w:t xml:space="preserve"> </w:t>
      </w:r>
      <w:ins w:id="96051" w:author="קלוד" w:date="2026-10-11T13:11:34Z">
        <w:r>
          <w:rPr>
            <w:rFonts w:hint="cs"/>
            <w:rtl/>
          </w:rPr>
          <w:t xml:space="preserve">שמי</w:t>
        </w:r>
      </w:ins>
      <w:del w:id="96052" w:author="קלוד" w:date="2026-10-11T13:11:34Z">
        <w:r w:rsidRPr="006F178A">
          <w:rPr>
            <w:rFonts w:hint="cs"/>
            <w:rtl/>
          </w:rPr>
          <w:delText xml:space="preserve">דמאן</w:delText>
        </w:r>
      </w:del>
      <w:r w:rsidRPr="006F178A">
        <w:rPr>
          <w:rFonts w:hint="cs"/>
          <w:rtl/>
        </w:rPr>
        <w:t xml:space="preserve"> </w:t>
      </w:r>
      <w:ins w:id="96049" w:author="קלוד" w:date="2026-10-11T13:11:34Z">
        <w:r>
          <w:rPr>
            <w:rFonts w:hint="cs"/>
            <w:rtl/>
          </w:rPr>
          <w:t xml:space="preserve">שאין לו</w:t>
        </w:r>
      </w:ins>
      <w:del w:id="96050" w:author="קלוד" w:date="2026-10-11T13:11:34Z">
        <w:r w:rsidRPr="006F178A">
          <w:rPr>
            <w:rFonts w:hint="cs"/>
            <w:rtl/>
          </w:rPr>
          <w:delText xml:space="preserve">דל"ל</w:delText>
        </w:r>
      </w:del>
      <w:r w:rsidRPr="006F178A">
        <w:rPr>
          <w:rFonts w:hint="cs"/>
          <w:rtl/>
        </w:rPr>
        <w:t xml:space="preserve"> מוקצה </w:t>
      </w:r>
      <w:ins w:id="96047" w:author="קלוד" w:date="2026-10-11T13:11:34Z">
        <w:r>
          <w:rPr>
            <w:rFonts w:hint="cs"/>
            <w:rtl/>
          </w:rPr>
          <w:t xml:space="preserve">אין לו</w:t>
        </w:r>
      </w:ins>
      <w:del w:id="96048" w:author="קלוד" w:date="2026-10-11T13:11:34Z">
        <w:r w:rsidRPr="006F178A">
          <w:rPr>
            <w:rFonts w:hint="cs"/>
            <w:rtl/>
          </w:rPr>
          <w:delText xml:space="preserve">ל"ל</w:delText>
        </w:r>
      </w:del>
      <w:r w:rsidRPr="006F178A">
        <w:rPr>
          <w:rFonts w:hint="cs"/>
          <w:rtl/>
        </w:rPr>
        <w:t xml:space="preserve"> נולד]</w:t>
      </w:r>
    </w:p>
    <w:p>
      <w:pPr>
        <w:pStyle w:val="38"/>
        <w:rPr>
          <w:ins w:id="97485" w:author="מנוע מכני" w:date="2026-10-11T12:04:39Z"/>
        </w:rPr>
      </w:pPr>
      <w:r w:rsidRPr="006F178A">
        <w:t>ריב"י מ</w:t>
      </w:r>
      <w:r w:rsidRPr="006F178A">
        <w:t xml:space="preserve">רי"ו:</w:t>
      </w:r>
    </w:p>
    <w:p w:rsidR="00E9703F" w:rsidRPr="006F178A" w:rsidRDefault="00E9703F" w:rsidP="00E9703F">
      <w:pPr>
        <w:rPr>
          <w:rtl/>
        </w:rPr>
      </w:pPr>
      <w:del w:id="97486" w:author="מנוע מכני" w:date="2026-10-11T12:04:39Z">
        <w:r w:rsidRPr="006F178A">
          <w:rPr>
            <w:rtl/>
          </w:rPr>
          <w:delText xml:space="preserve"> </w:delText>
        </w:r>
      </w:del>
      <w:r w:rsidRPr="006F178A">
        <w:rPr>
          <w:rtl/>
        </w:rPr>
        <w:t xml:space="preserve">הלכה </w:t>
      </w:r>
      <w:ins w:id="90323" w:author="מנוע מכני" w:date="2026-10-11T12:04:39Z">
        <w:r>
          <w:rPr>
            <w:rStyle w:val="2fb"/>
            <w:rtl/>
          </w:rPr>
          <w:t xml:space="preserve">כר"י</w:t>
        </w:r>
      </w:ins>
      <w:del w:id="90324" w:author="מנוע מכני" w:date="2026-10-11T12:04:39Z">
        <w:r w:rsidRPr="006F178A">
          <w:rPr>
            <w:rtl/>
          </w:rPr>
          <w:delText xml:space="preserve">כרבי יהודה</w:delText>
        </w:r>
      </w:del>
      <w:r w:rsidRPr="006F178A">
        <w:rPr>
          <w:rtl/>
        </w:rPr>
        <w:t xml:space="preserve">.</w:t>
      </w:r>
    </w:p>
    <w:p>
      <w:pPr>
        <w:pStyle w:val="38"/>
        <w:rPr>
          <w:ins w:id="97487" w:author="מנוע מכני" w:date="2026-10-11T12:04:39Z"/>
        </w:rPr>
      </w:pPr>
      <w:r w:rsidRPr="006F178A">
        <w:t xml:space="preserve">וריב"ל:</w:t>
      </w:r>
    </w:p>
    <w:p w:rsidR="00E9703F" w:rsidRPr="006F178A" w:rsidRDefault="00E9703F" w:rsidP="00E9703F">
      <w:pPr>
        <w:rPr>
          <w:rtl/>
        </w:rPr>
      </w:pPr>
      <w:del w:id="97488" w:author="מנוע מכני" w:date="2026-10-11T12:04:39Z">
        <w:r w:rsidRPr="006F178A">
          <w:rPr>
            <w:rtl/>
          </w:rPr>
          <w:delText xml:space="preserve"> </w:delText>
        </w:r>
      </w:del>
      <w:r w:rsidRPr="006F178A">
        <w:rPr>
          <w:rtl/>
        </w:rPr>
        <w:t xml:space="preserve">הלכה </w:t>
      </w:r>
      <w:ins w:id="90325" w:author="מנוע מכני" w:date="2026-10-11T12:04:39Z">
        <w:r>
          <w:rPr>
            <w:rStyle w:val="2fb"/>
            <w:rtl/>
          </w:rPr>
          <w:t xml:space="preserve">כר"ש</w:t>
        </w:r>
      </w:ins>
      <w:del w:id="90326" w:author="מנוע מכני" w:date="2026-10-11T12:04:39Z">
        <w:r w:rsidRPr="006F178A">
          <w:rPr>
            <w:rtl/>
          </w:rPr>
          <w:delText xml:space="preserve">כרבי שמעון</w:delText>
        </w:r>
      </w:del>
      <w:r w:rsidRPr="006F178A">
        <w:rPr>
          <w:rtl/>
        </w:rPr>
        <w:t xml:space="preserve">.</w:t>
      </w:r>
    </w:p>
    <w:p w:rsidR="00E9703F" w:rsidRPr="006F178A" w:rsidRDefault="00E9703F" w:rsidP="00E9703F">
      <w:pPr>
        <w:rPr>
          <w:rtl/>
        </w:rPr>
      </w:pPr>
      <w:r w:rsidRPr="006F178A">
        <w:rPr>
          <w:rtl/>
        </w:rPr>
        <w:t>ו</w:t>
      </w:r>
      <w:r w:rsidRPr="006F178A">
        <w:rPr>
          <w:rFonts w:hint="cs"/>
          <w:rtl/>
        </w:rPr>
        <w:t xml:space="preserve">לפ"ז </w:t>
      </w:r>
      <w:ins w:id="96075" w:author="קלוד" w:date="2026-10-11T13:11:34Z">
        <w:r>
          <w:rPr>
            <w:rFonts w:hint="cs"/>
            <w:rtl/>
          </w:rPr>
          <w:t xml:space="preserve">מה</w:t>
        </w:r>
      </w:ins>
      <w:del w:id="96076" w:author="קלוד" w:date="2026-10-11T13:11:34Z">
        <w:r w:rsidRPr="006F178A">
          <w:rPr>
            <w:rFonts w:hint="cs"/>
            <w:rtl/>
          </w:rPr>
          <w:delText xml:space="preserve">הא</w:delText>
        </w:r>
      </w:del>
      <w:r w:rsidRPr="006F178A">
        <w:rPr>
          <w:rFonts w:hint="cs"/>
          <w:rtl/>
        </w:rPr>
        <w:t xml:space="preserve"> </w:t>
      </w:r>
      <w:ins w:id="96073" w:author="קלוד" w:date="2026-10-11T13:11:34Z">
        <w:r>
          <w:rPr>
            <w:rFonts w:hint="cs"/>
            <w:rtl/>
          </w:rPr>
          <w:t xml:space="preserve">שאמר</w:t>
        </w:r>
      </w:ins>
      <w:del w:id="96074" w:author="קלוד" w:date="2026-10-11T13:11:34Z">
        <w:r w:rsidRPr="006F178A">
          <w:rPr>
            <w:rFonts w:hint="cs"/>
            <w:rtl/>
          </w:rPr>
          <w:delText xml:space="preserve">דלעיל</w:delText>
        </w:r>
      </w:del>
      <w:r w:rsidRPr="006F178A">
        <w:rPr>
          <w:rFonts w:hint="cs"/>
          <w:rtl/>
        </w:rPr>
        <w:t xml:space="preserve"> </w:t>
      </w:r>
      <w:ins w:id="96071" w:author="קלוד" w:date="2026-10-11T13:11:34Z">
        <w:r>
          <w:rPr>
            <w:rFonts w:hint="cs"/>
            <w:b/>
            <w:bCs/>
            <w:rtl/>
          </w:rPr>
          <w:t xml:space="preserve">לעיל 'אמרו</w:t>
        </w:r>
      </w:ins>
      <w:del w:id="96072" w:author="קלוד" w:date="2026-10-11T13:11:34Z">
        <w:r w:rsidRPr="006F178A">
          <w:rPr>
            <w:rFonts w:hint="cs"/>
            <w:b/>
            <w:bCs/>
            <w:rtl/>
          </w:rPr>
          <w:delText xml:space="preserve">אמרו</w:delText>
        </w:r>
      </w:del>
      <w:r w:rsidRPr="006F178A">
        <w:rPr>
          <w:rFonts w:hint="cs"/>
          <w:rtl/>
        </w:rPr>
        <w:t xml:space="preserve"> הלכה </w:t>
      </w:r>
      <w:ins w:id="96069" w:author="קלוד" w:date="2026-10-11T13:11:34Z">
        <w:r>
          <w:rPr>
            <w:rStyle w:val="2fb"/>
            <w:rFonts w:hint="cs"/>
            <w:rtl/>
          </w:rPr>
          <w:t xml:space="preserve">כר"ש'</w:t>
        </w:r>
      </w:ins>
      <w:del w:id="96070" w:author="קלוד" w:date="2026-10-11T13:11:34Z">
        <w:r w:rsidRPr="006F178A">
          <w:rPr>
            <w:rStyle w:val="2fb"/>
            <w:rFonts w:hint="cs"/>
            <w:rtl/>
          </w:rPr>
          <w:delText xml:space="preserve">כר"ש</w:delText>
        </w:r>
      </w:del>
      <w:r w:rsidRPr="006F178A">
        <w:rPr>
          <w:rFonts w:hint="cs"/>
          <w:rtl/>
        </w:rPr>
        <w:t xml:space="preserve"> </w:t>
      </w:r>
      <w:ins w:id="92703" w:author="מנוע מכני" w:date="2026-10-11T12:04:39Z">
        <w:ins w:id="96067" w:author="קלוד" w:date="2026-10-11T13:11:34Z">
          <w:r>
            <w:rPr>
              <w:rFonts w:hint="cs"/>
              <w:rtl/>
            </w:rPr>
            <w:t xml:space="preserve">-</w:t>
          </w:r>
        </w:ins>
        <w:del w:id="96068" w:author="קלוד" w:date="2026-10-11T13:11:34Z">
          <w:r>
            <w:rPr>
              <w:rFonts w:hint="cs"/>
              <w:rtl/>
            </w:rPr>
            <w:delText xml:space="preserve">ולו</w:delText>
          </w:r>
        </w:del>
      </w:ins>
      <w:del w:id="92704" w:author="מנוע מכני" w:date="2026-10-11T12:04:39Z">
        <w:r w:rsidRPr="006F178A">
          <w:rPr>
            <w:rFonts w:hint="cs"/>
            <w:rtl/>
          </w:rPr>
          <w:delText xml:space="preserve">ו</w:delText>
        </w:r>
        <w:r w:rsidRPr="006F178A">
          <w:rPr>
            <w:rtl/>
          </w:rPr>
          <w:delText xml:space="preserve">ליה</w:delText>
        </w:r>
      </w:del>
      <w:r w:rsidRPr="006F178A">
        <w:rPr>
          <w:rtl/>
        </w:rPr>
        <w:t xml:space="preserve"> </w:t>
      </w:r>
      <w:ins w:id="96065" w:author="קלוד" w:date="2026-10-11T13:11:34Z">
        <w:r>
          <w:rPr>
            <w:rtl/>
          </w:rPr>
          <w:t xml:space="preserve">הוא</w:t>
        </w:r>
      </w:ins>
      <w:del w:id="96066" w:author="קלוד" w:date="2026-10-11T13:11:34Z">
        <w:r w:rsidRPr="006F178A">
          <w:rPr>
            <w:rtl/>
          </w:rPr>
          <w:delText xml:space="preserve">לא</w:delText>
        </w:r>
      </w:del>
      <w:r w:rsidRPr="006F178A">
        <w:rPr>
          <w:rtl/>
        </w:rPr>
        <w:t xml:space="preserve"> </w:t>
      </w:r>
      <w:ins w:id="96063" w:author="קלוד" w:date="2026-10-11T13:11:34Z">
        <w:r>
          <w:rPr>
            <w:rtl/>
          </w:rPr>
          <w:t xml:space="preserve">עצמו</w:t>
        </w:r>
      </w:ins>
      <w:del w:id="96064" w:author="קלוד" w:date="2026-10-11T13:11:34Z">
        <w:r w:rsidRPr="006F178A">
          <w:rPr>
            <w:rtl/>
          </w:rPr>
          <w:delText xml:space="preserve">סבירא</w:delText>
        </w:r>
      </w:del>
      <w:r w:rsidRPr="006F178A">
        <w:rPr>
          <w:rtl/>
        </w:rPr>
        <w:t xml:space="preserve"> </w:t>
      </w:r>
      <w:ins w:id="92705" w:author="מנוע מכני" w:date="2026-10-11T12:04:39Z">
        <w:ins w:id="96061" w:author="קלוד" w:date="2026-10-11T13:11:34Z">
          <w:r>
            <w:rPr>
              <w:rtl/>
            </w:rPr>
            <w:t xml:space="preserve">אינו סובר כן.</w:t>
          </w:r>
        </w:ins>
        <w:del w:id="96062" w:author="קלוד" w:date="2026-10-11T13:11:34Z">
          <w:r>
            <w:rPr>
              <w:rtl/>
            </w:rPr>
            <w:delText xml:space="preserve">לו</w:delText>
          </w:r>
          <w:r w:rsidRPr="006F178A">
            <w:rPr>
              <w:rtl/>
            </w:rPr>
            <w:delText xml:space="preserve">.</w:delText>
          </w:r>
        </w:del>
      </w:ins>
      <w:del w:id="92706" w:author="מנוע מכני" w:date="2026-10-11T12:04:39Z">
        <w:r w:rsidRPr="006F178A">
          <w:rPr>
            <w:rtl/>
          </w:rPr>
          <w:delText xml:space="preserve">ליה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מו.</w:t>
      </w:r>
    </w:p>
    <w:p>
      <w:pPr>
        <w:pStyle w:val="38"/>
        <w:rPr>
          <w:ins w:id="97489" w:author="מנוע מכני" w:date="2026-10-11T12:04:39Z"/>
        </w:rPr>
      </w:pPr>
      <w:r w:rsidRPr="006F178A">
        <w:t>ואין</w:t>
      </w:r>
      <w:r w:rsidRPr="006F178A">
        <w:t xml:space="preserve"> להוכיח</w:t>
      </w:r>
    </w:p>
    <w:p w:rsidR="00E9703F" w:rsidRDefault="00E9703F" w:rsidP="00E9703F">
      <w:pPr>
        <w:rPr>
          <w:rFonts w:ascii="Fb Fontext" w:hAnsi="Fb Fontext"/>
          <w:b/>
          <w:rtl/>
        </w:rPr>
      </w:pPr>
      <w:del w:id="97490" w:author="מנוע מכני" w:date="2026-10-11T12:04:39Z">
        <w:r w:rsidRPr="006F178A">
          <w:rPr>
            <w:rStyle w:val="afffe"/>
            <w:rFonts w:ascii="Fb Fontext" w:hAnsi="Fb Fontext"/>
            <w:b/>
            <w:rtl/>
          </w:rPr>
          <w:delText xml:space="preserve"> </w:delText>
        </w:r>
      </w:del>
      <w:r w:rsidRPr="006F178A">
        <w:rPr>
          <w:rStyle w:val="2fb"/>
          <w:rFonts w:ascii="Fb Fontext" w:hAnsi="Fb Fontext"/>
          <w:b/>
          <w:rtl/>
        </w:rPr>
        <w:t xml:space="preserve">דריו"ח</w:t>
      </w:r>
      <w:r w:rsidRPr="006F178A">
        <w:rPr>
          <w:rStyle w:val="afffe"/>
          <w:rFonts w:ascii="Fb Fontext" w:hAnsi="Fb Fontext"/>
          <w:b/>
          <w:rtl/>
        </w:rPr>
        <w:t xml:space="preserve"> סבר הלכה </w:t>
      </w:r>
      <w:ins w:id="96081" w:author="קלוד" w:date="2026-10-11T13:11:34Z">
        <w:r>
          <w:rPr>
            <w:rStyle w:val="2fb"/>
            <w:rFonts w:ascii="Fb Fontext" w:hAnsi="Fb Fontext"/>
            <w:b/>
            <w:rtl/>
          </w:rPr>
          <w:t xml:space="preserve">כר"י,</w:t>
        </w:r>
      </w:ins>
      <w:del w:id="96082" w:author="קלוד" w:date="2026-10-11T13:11:34Z">
        <w:r w:rsidRPr="006F178A">
          <w:rPr>
            <w:rStyle w:val="2fb"/>
            <w:rFonts w:ascii="Fb Fontext" w:hAnsi="Fb Fontext"/>
            <w:b/>
            <w:rtl/>
          </w:rPr>
          <w:delText xml:space="preserve">כר"י</w:delText>
        </w:r>
      </w:del>
      <w:r w:rsidRPr="006F178A">
        <w:rPr>
          <w:rStyle w:val="afffe"/>
          <w:rFonts w:ascii="Fb Fontext" w:hAnsi="Fb Fontext"/>
          <w:b/>
          <w:rtl/>
        </w:rPr>
        <w:t xml:space="preserve"> </w:t>
      </w:r>
      <w:ins w:id="96079" w:author="קלוד" w:date="2026-10-11T13:11:34Z">
        <w:r>
          <w:rPr>
            <w:rStyle w:val="afffe"/>
            <w:rFonts w:ascii="Fb Fontext" w:hAnsi="Fb Fontext"/>
            <w:b/>
            <w:rtl/>
          </w:rPr>
          <w:t xml:space="preserve">ממה</w:t>
        </w:r>
      </w:ins>
      <w:del w:id="96080" w:author="קלוד" w:date="2026-10-11T13:11:34Z">
        <w:r w:rsidRPr="006F178A">
          <w:rPr>
            <w:rStyle w:val="afffe"/>
            <w:rFonts w:ascii="Fb Fontext" w:hAnsi="Fb Fontext"/>
            <w:b/>
            <w:rtl/>
          </w:rPr>
          <w:delText xml:space="preserve">מהא</w:delText>
        </w:r>
      </w:del>
      <w:r w:rsidRPr="006F178A">
        <w:rPr>
          <w:rStyle w:val="afffe"/>
          <w:rFonts w:ascii="Fb Fontext" w:hAnsi="Fb Fontext"/>
          <w:b/>
          <w:rtl/>
        </w:rPr>
        <w:t xml:space="preserve"> </w:t>
      </w:r>
      <w:ins w:id="96077" w:author="קלוד" w:date="2026-10-11T13:11:34Z">
        <w:r>
          <w:rPr>
            <w:rStyle w:val="2fb"/>
            <w:rFonts w:ascii="Fb Fontext" w:hAnsi="Fb Fontext"/>
            <w:b/>
            <w:rtl/>
          </w:rPr>
          <w:t xml:space="preserve">שר"א </w:t>
        </w:r>
        <w:r>
          <w:rPr>
            <w:rStyle w:val="afffffe"/>
            <w:rFonts w:ascii="Fb Fontext" w:hAnsi="Fb Fontext"/>
            <w:b/>
            <w:rtl/>
          </w:rPr>
          <w:t xml:space="preserve">תלמידו</w:t>
        </w:r>
      </w:ins>
      <w:del w:id="96078" w:author="קלוד" w:date="2026-10-11T13:11:34Z">
        <w:r w:rsidRPr="006F178A">
          <w:rPr>
            <w:rStyle w:val="2fb"/>
            <w:rFonts w:ascii="Fb Fontext" w:hAnsi="Fb Fontext"/>
            <w:b/>
            <w:rtl/>
          </w:rPr>
          <w:delText xml:space="preserve">דר"א</w:delText>
        </w:r>
      </w:del>
      <w:r w:rsidRPr="006F178A">
        <w:rPr>
          <w:rStyle w:val="afffe"/>
          <w:rFonts w:ascii="Fb Fontext" w:hAnsi="Fb Fontext"/>
          <w:b/>
          <w:rtl/>
        </w:rPr>
        <w:t xml:space="preserve"> </w:t>
      </w:r>
      <w:r w:rsidRPr="006F178A">
        <w:rPr>
          <w:rStyle w:val="afffe"/>
          <w:rFonts w:ascii="Fb Fontext" w:hAnsi="Fb Fontext"/>
          <w:b/>
          <w:rtl/>
        </w:rPr>
        <w:t xml:space="preserve">לא</w:t>
      </w:r>
      <w:r w:rsidRPr="006F178A">
        <w:rPr>
          <w:rStyle w:val="afffe"/>
          <w:rFonts w:ascii="Fb Fontext" w:hAnsi="Fb Fontext"/>
          <w:b/>
          <w:rtl/>
        </w:rPr>
        <w:t xml:space="preserve"> טלטל </w:t>
      </w:r>
      <w:r w:rsidRPr="006F178A">
        <w:rPr>
          <w:rStyle w:val="afffe"/>
          <w:rFonts w:ascii="Fb Fontext" w:hAnsi="Fb Fontext" w:hint="cs"/>
          <w:b/>
          <w:rtl/>
        </w:rPr>
        <w:t>מנורה</w:t>
      </w:r>
    </w:p>
    <w:p w:rsidR="00E9703F" w:rsidRPr="00097464" w:rsidRDefault="00E9703F" w:rsidP="00E9703F">
      <w:pPr>
        <w:rPr>
          <w:spacing w:val="-8"/>
          <w:rtl/>
        </w:rPr>
      </w:pPr>
      <w:r w:rsidRPr="00097464">
        <w:rPr>
          <w:rStyle w:val="afffe"/>
          <w:rFonts w:ascii="Fb Fontext" w:hAnsi="Fb Fontext" w:hint="cs"/>
          <w:b/>
          <w:spacing w:val="-8"/>
          <w:rtl/>
        </w:rPr>
        <w:t xml:space="preserve">דמנורה </w:t>
      </w:r>
      <w:ins w:id="96089" w:author="קלוד" w:date="2026-10-11T13:11:34Z">
        <w:r>
          <w:rPr>
            <w:rStyle w:val="afffe"/>
            <w:rFonts w:ascii="Fb Fontext" w:hAnsi="Fb Fontext" w:hint="cs"/>
            <w:b/>
            <w:spacing w:val="-8"/>
            <w:rtl/>
          </w:rPr>
          <w:t xml:space="preserve">שונה,</w:t>
        </w:r>
      </w:ins>
      <w:del w:id="96090" w:author="קלוד" w:date="2026-10-11T13:11:34Z">
        <w:r w:rsidRPr="00097464">
          <w:rPr>
            <w:rStyle w:val="afffe"/>
            <w:rFonts w:ascii="Fb Fontext" w:hAnsi="Fb Fontext" w:hint="cs"/>
            <w:b/>
            <w:spacing w:val="-8"/>
            <w:rtl/>
          </w:rPr>
          <w:delText xml:space="preserve">שאני</w:delText>
        </w:r>
      </w:del>
      <w:r w:rsidRPr="00097464">
        <w:rPr>
          <w:rStyle w:val="afffe"/>
          <w:rFonts w:ascii="Fb Fontext" w:hAnsi="Fb Fontext" w:hint="cs"/>
          <w:b/>
          <w:spacing w:val="-8"/>
          <w:rtl/>
        </w:rPr>
        <w:t xml:space="preserve"> </w:t>
      </w:r>
      <w:ins w:id="96087" w:author="קלוד" w:date="2026-10-11T13:11:34Z">
        <w:r>
          <w:rPr>
            <w:rStyle w:val="2fb"/>
            <w:rFonts w:ascii="Fb Fontext" w:hAnsi="Fb Fontext" w:hint="cs"/>
            <w:b/>
            <w:spacing w:val="-8"/>
            <w:rtl/>
          </w:rPr>
          <w:t xml:space="preserve">שר"ל</w:t>
        </w:r>
      </w:ins>
      <w:del w:id="96088" w:author="קלוד" w:date="2026-10-11T13:11:34Z">
        <w:r w:rsidRPr="00097464">
          <w:rPr>
            <w:rStyle w:val="2fb"/>
            <w:rFonts w:ascii="Fb Fontext" w:hAnsi="Fb Fontext" w:hint="cs"/>
            <w:b/>
            <w:spacing w:val="-8"/>
            <w:rtl/>
          </w:rPr>
          <w:delText xml:space="preserve">דר"ל</w:delText>
        </w:r>
      </w:del>
      <w:r w:rsidRPr="00097464">
        <w:rPr>
          <w:rStyle w:val="afffe"/>
          <w:rFonts w:ascii="Fb Fontext" w:hAnsi="Fb Fontext" w:hint="cs"/>
          <w:b/>
          <w:spacing w:val="-8"/>
          <w:rtl/>
        </w:rPr>
        <w:t xml:space="preserve"> התיר רק בניטלת ביד </w:t>
      </w:r>
      <w:ins w:id="96085" w:author="קלוד" w:date="2026-10-11T13:11:34Z">
        <w:r>
          <w:rPr>
            <w:rStyle w:val="afffe"/>
            <w:rFonts w:ascii="Fb Fontext" w:hAnsi="Fb Fontext" w:hint="cs"/>
            <w:b/>
            <w:spacing w:val="-8"/>
            <w:rtl/>
          </w:rPr>
          <w:t xml:space="preserve">אחת,</w:t>
        </w:r>
      </w:ins>
      <w:del w:id="96086" w:author="קלוד" w:date="2026-10-11T13:11:34Z">
        <w:r w:rsidRPr="00097464">
          <w:rPr>
            <w:rStyle w:val="afffe"/>
            <w:rFonts w:ascii="Fb Fontext" w:hAnsi="Fb Fontext" w:hint="cs"/>
            <w:b/>
            <w:spacing w:val="-8"/>
            <w:rtl/>
          </w:rPr>
          <w:delText xml:space="preserve">אחת</w:delText>
        </w:r>
      </w:del>
      <w:r w:rsidRPr="00097464">
        <w:rPr>
          <w:rStyle w:val="afffe"/>
          <w:rFonts w:ascii="Fb Fontext" w:hAnsi="Fb Fontext" w:hint="cs"/>
          <w:b/>
          <w:spacing w:val="-8"/>
          <w:rtl/>
        </w:rPr>
        <w:t xml:space="preserve"> אבל בשתי ידים אסור [בכעין </w:t>
      </w:r>
      <w:ins w:id="96083" w:author="קלוד" w:date="2026-10-11T13:11:34Z">
        <w:r>
          <w:rPr>
            <w:rStyle w:val="afffe"/>
            <w:rFonts w:ascii="Fb Fontext" w:hAnsi="Fb Fontext" w:hint="cs"/>
            <w:b/>
            <w:spacing w:val="-8"/>
            <w:rtl/>
          </w:rPr>
          <w:t xml:space="preserve">חוליות, </w:t>
        </w:r>
        <w:r>
          <w:rPr>
            <w:rStyle w:val="afffffe"/>
            <w:rFonts w:ascii="Fb Fontext" w:hAnsi="Fb Fontext" w:hint="cs"/>
            <w:b/>
            <w:spacing w:val="-8"/>
            <w:rtl/>
          </w:rPr>
          <w:t xml:space="preserve">גזירה</w:t>
        </w:r>
      </w:ins>
      <w:del w:id="96084" w:author="קלוד" w:date="2026-10-11T13:11:34Z">
        <w:r w:rsidRPr="00097464">
          <w:rPr>
            <w:rStyle w:val="afffe"/>
            <w:rFonts w:ascii="Fb Fontext" w:hAnsi="Fb Fontext" w:hint="cs"/>
            <w:b/>
            <w:spacing w:val="-8"/>
            <w:rtl/>
          </w:rPr>
          <w:delText xml:space="preserve">חוליות</w:delText>
        </w:r>
      </w:del>
      <w:r w:rsidRPr="00097464">
        <w:rPr>
          <w:rStyle w:val="afffe"/>
          <w:rFonts w:ascii="Fb Fontext" w:hAnsi="Fb Fontext" w:hint="cs"/>
          <w:b/>
          <w:spacing w:val="-8"/>
          <w:rtl/>
        </w:rPr>
        <w:t xml:space="preserve"> אטו של חוליות]</w:t>
      </w:r>
    </w:p>
    <w:p w:rsidR="00E9703F" w:rsidRPr="006F178A" w:rsidRDefault="00E9703F" w:rsidP="00E9703F">
      <w:pPr>
        <w:rPr>
          <w:rtl/>
        </w:rPr>
      </w:pPr>
      <w:r w:rsidRPr="006F178A">
        <w:rPr>
          <w:rStyle w:val="2fb"/>
          <w:rFonts w:hint="cs"/>
          <w:rtl/>
        </w:rPr>
        <w:t xml:space="preserve">וריו"ח</w:t>
      </w:r>
      <w:r w:rsidRPr="006F178A">
        <w:rPr>
          <w:rFonts w:hint="cs"/>
          <w:rtl/>
        </w:rPr>
        <w:t xml:space="preserve"> אסר </w:t>
      </w:r>
      <w:r>
        <w:rPr>
          <w:rFonts w:hint="cs"/>
          <w:rtl/>
        </w:rPr>
        <w:t>אפי</w:t>
      </w:r>
      <w:r>
        <w:rPr>
          <w:rtl/>
        </w:rPr>
        <w:t>'</w:t>
      </w:r>
      <w:r w:rsidRPr="006F178A">
        <w:rPr>
          <w:rFonts w:hint="cs"/>
          <w:rtl/>
        </w:rPr>
        <w:t xml:space="preserve"> בניטלת ביד אחת [דגזר אף בקטנה אטו חוליות]</w:t>
      </w:r>
    </w:p>
    <w:p w:rsidR="00E9703F" w:rsidRDefault="00E9703F" w:rsidP="00E9703F">
      <w:pPr>
        <w:rPr>
          <w:rFonts w:ascii="Fb Fontext" w:hAnsi="Fb Fontext"/>
          <w:sz w:val="20"/>
          <w:rtl/>
        </w:rPr>
      </w:pPr>
      <w:r w:rsidRPr="006F178A">
        <w:rPr>
          <w:rFonts w:ascii="Fb Fontext" w:hAnsi="Fb Fontext" w:hint="cs"/>
          <w:sz w:val="20"/>
          <w:rtl/>
        </w:rPr>
        <w:t>ואין הטעם משום דקובע לה מקום</w:t>
      </w:r>
    </w:p>
    <w:p w:rsidR="00E9703F" w:rsidRPr="006F178A" w:rsidRDefault="00E9703F" w:rsidP="00E9703F">
      <w:pPr>
        <w:rPr>
          <w:rtl/>
        </w:rPr>
      </w:pPr>
      <w:ins w:id="91135" w:author="מנוע מכני" w:date="2026-10-11T12:04:39Z">
        <w:r>
          <w:rPr>
            <w:rFonts w:hint="cs"/>
            <w:rtl/>
          </w:rPr>
          <w:t xml:space="preserve">שהרי</w:t>
        </w:r>
      </w:ins>
      <w:del w:id="91136" w:author="מנוע מכני" w:date="2026-10-11T12:04:39Z">
        <w:r w:rsidRPr="006F178A">
          <w:rPr>
            <w:rFonts w:hint="cs"/>
            <w:rtl/>
          </w:rPr>
          <w:delText xml:space="preserve">דהא</w:delText>
        </w:r>
      </w:del>
      <w:r w:rsidRPr="006F178A">
        <w:rPr>
          <w:rtl/>
        </w:rPr>
        <w:t xml:space="preserve"> כילת חתנים </w:t>
      </w:r>
      <w:r>
        <w:rPr>
          <w:rtl/>
        </w:rPr>
        <w:t>אפי'</w:t>
      </w:r>
      <w:r w:rsidRPr="006F178A">
        <w:rPr>
          <w:rtl/>
        </w:rPr>
        <w:t xml:space="preserve"> דקובע לה מקום מותר לנטותה ומותר לפרקה בשבת.</w:t>
      </w:r>
    </w:p>
    <w:p w:rsidR="00E9703F" w:rsidRDefault="00E9703F" w:rsidP="00E9703F">
      <w:pPr>
        <w:rPr>
          <w:rFonts w:ascii="Fb Fontext" w:hAnsi="Fb Fontext"/>
          <w:rtl/>
        </w:rPr>
      </w:pPr>
      <w:r w:rsidRPr="006F178A">
        <w:rPr>
          <w:rStyle w:val="2fb"/>
          <w:rFonts w:ascii="Fb Fontext" w:hAnsi="Fb Fontext" w:hint="cs"/>
          <w:rtl/>
        </w:rPr>
        <w:t>ולרי</w:t>
      </w:r>
      <w:r w:rsidRPr="006F178A">
        <w:rPr>
          <w:rStyle w:val="2fb"/>
          <w:rFonts w:ascii="Fb Fontext" w:hAnsi="Fb Fontext"/>
          <w:rtl/>
        </w:rPr>
        <w:t>"</w:t>
      </w:r>
      <w:r w:rsidRPr="006F178A">
        <w:rPr>
          <w:rStyle w:val="2fb"/>
          <w:rFonts w:ascii="Fb Fontext" w:hAnsi="Fb Fontext" w:hint="cs"/>
          <w:rtl/>
        </w:rPr>
        <w:t xml:space="preserve">ו</w:t>
      </w:r>
      <w:r w:rsidRPr="006F178A">
        <w:rPr>
          <w:rFonts w:ascii="Fb Fontext" w:hAnsi="Fb Fontext" w:hint="cs"/>
          <w:rtl/>
        </w:rPr>
        <w:t xml:space="preserve"> דהלכה כסתם משנה ומאידך </w:t>
      </w:r>
      <w:ins w:id="95173" w:author="מנוע מכני" w:date="2026-10-11T12:04:39Z">
        <w:r>
          <w:rPr>
            <w:rFonts w:ascii="Fb Fontext" w:hAnsi="Fb Fontext" w:hint="cs"/>
            <w:rtl/>
          </w:rPr>
          <w:t xml:space="preserve">סבר</w:t>
        </w:r>
      </w:ins>
      <w:del w:id="95174" w:author="מנוע מכני" w:date="2026-10-11T12:04:39Z">
        <w:r w:rsidRPr="006F178A">
          <w:rPr>
            <w:rFonts w:ascii="Fb Fontext" w:hAnsi="Fb Fontext" w:hint="cs"/>
            <w:rtl/>
          </w:rPr>
          <w:delText xml:space="preserve">ס</w:delText>
        </w:r>
        <w:r w:rsidRPr="006F178A">
          <w:rPr>
            <w:rFonts w:ascii="Fb Fontext" w:hAnsi="Fb Fontext"/>
            <w:rtl/>
          </w:rPr>
          <w:delText xml:space="preserve">"</w:delText>
        </w:r>
        <w:r w:rsidRPr="006F178A">
          <w:rPr>
            <w:rFonts w:ascii="Fb Fontext" w:hAnsi="Fb Fontext" w:hint="cs"/>
            <w:rtl/>
          </w:rPr>
          <w:delText xml:space="preserve">ל</w:delText>
        </w:r>
      </w:del>
      <w:r w:rsidRPr="006F178A">
        <w:rPr>
          <w:rFonts w:ascii="Fb Fontext" w:hAnsi="Fb Fontext" w:hint="cs"/>
          <w:rtl/>
        </w:rPr>
        <w:t xml:space="preserve"> </w:t>
      </w:r>
      <w:r w:rsidRPr="006F178A">
        <w:rPr>
          <w:rStyle w:val="2fb"/>
          <w:rFonts w:ascii="Fb Fontext" w:hAnsi="Fb Fontext" w:hint="cs"/>
          <w:rtl/>
        </w:rPr>
        <w:t xml:space="preserve">כר</w:t>
      </w:r>
      <w:r w:rsidRPr="006F178A">
        <w:rPr>
          <w:rStyle w:val="2fb"/>
          <w:rFonts w:ascii="Fb Fontext" w:hAnsi="Fb Fontext"/>
          <w:rtl/>
        </w:rPr>
        <w:t>"</w:t>
      </w:r>
      <w:r w:rsidRPr="006F178A">
        <w:rPr>
          <w:rStyle w:val="2fb"/>
          <w:rFonts w:ascii="Fb Fontext" w:hAnsi="Fb Fontext" w:hint="cs"/>
          <w:rtl/>
        </w:rPr>
        <w:t xml:space="preserve">י</w:t>
      </w:r>
      <w:r w:rsidRPr="006F178A">
        <w:rPr>
          <w:rFonts w:ascii="Fb Fontext" w:hAnsi="Fb Fontext" w:hint="cs"/>
          <w:rtl/>
        </w:rPr>
        <w:t xml:space="preserve"> דמוקצה מחמת איסור אסור</w:t>
      </w:r>
    </w:p>
    <w:p>
      <w:pPr>
        <w:pStyle w:val="38"/>
        <w:rPr>
          <w:ins w:id="97491" w:author="מנוע מכני" w:date="2026-10-11T12:04:39Z"/>
        </w:rPr>
      </w:pPr>
      <w:r w:rsidRPr="006F178A">
        <w:t xml:space="preserve">הך</w:t>
      </w:r>
    </w:p>
    <w:p w:rsidR="00E9703F" w:rsidRPr="006F178A" w:rsidRDefault="00E9703F" w:rsidP="00E9703F">
      <w:pPr>
        <w:rPr>
          <w:rtl/>
        </w:rPr>
      </w:pPr>
      <w:del w:id="97492" w:author="מנוע מכני" w:date="2026-10-11T12:04:39Z">
        <w:r w:rsidRPr="006F178A">
          <w:rPr>
            <w:rFonts w:ascii="Fb Fontext" w:hAnsi="Fb Fontext" w:hint="cs"/>
            <w:sz w:val="20"/>
            <w:rtl/>
          </w:rPr>
          <w:delText xml:space="preserve"> </w:delText>
        </w:r>
      </w:del>
      <w:r w:rsidRPr="006F178A">
        <w:rPr>
          <w:rFonts w:ascii="Fb Fontext" w:hAnsi="Fb Fontext" w:hint="cs"/>
          <w:sz w:val="20"/>
          <w:rtl/>
        </w:rPr>
        <w:t xml:space="preserve">מתני' דמותר לטלטל מיטה </w:t>
      </w:r>
      <w:ins w:id="96095" w:author="קלוד" w:date="2026-10-11T13:11:34Z">
        <w:r>
          <w:rPr>
            <w:rFonts w:ascii="Fb Fontext" w:hAnsi="Fb Fontext"/>
            <w:sz w:val="20"/>
            <w:rtl/>
          </w:rPr>
          <w:t xml:space="preserve">-</w:t>
        </w:r>
      </w:ins>
      <w:del w:id="96096" w:author="קלוד" w:date="2026-10-11T13:11:34Z">
        <w:r w:rsidRPr="006F178A">
          <w:rPr>
            <w:rFonts w:ascii="Fb Fontext" w:hAnsi="Fb Fontext"/>
            <w:sz w:val="20"/>
            <w:rtl/>
          </w:rPr>
          <w:delText xml:space="preserve">מיירי</w:delText>
        </w:r>
      </w:del>
      <w:r w:rsidRPr="006F178A">
        <w:rPr>
          <w:rFonts w:ascii="Fb Fontext" w:hAnsi="Fb Fontext"/>
          <w:sz w:val="20"/>
          <w:rtl/>
        </w:rPr>
        <w:t xml:space="preserve"> </w:t>
      </w:r>
      <w:ins w:id="96093" w:author="קלוד" w:date="2026-10-11T13:11:34Z">
        <w:r>
          <w:rPr>
            <w:rFonts w:ascii="Fb Fontext" w:hAnsi="Fb Fontext"/>
            <w:sz w:val="20"/>
            <w:rtl/>
          </w:rPr>
          <w:t xml:space="preserve">עוסקת כשלא</w:t>
        </w:r>
      </w:ins>
      <w:del w:id="96094" w:author="קלוד" w:date="2026-10-11T13:11:34Z">
        <w:r w:rsidRPr="006F178A">
          <w:rPr>
            <w:rFonts w:ascii="Fb Fontext" w:hAnsi="Fb Fontext"/>
            <w:sz w:val="20"/>
            <w:rtl/>
          </w:rPr>
          <w:delText xml:space="preserve">שלא</w:delText>
        </w:r>
      </w:del>
      <w:r w:rsidRPr="006F178A">
        <w:rPr>
          <w:rFonts w:ascii="Fb Fontext" w:hAnsi="Fb Fontext"/>
          <w:sz w:val="20"/>
          <w:rtl/>
        </w:rPr>
        <w:t xml:space="preserve"> היו </w:t>
      </w:r>
      <w:ins w:id="92707" w:author="מנוע מכני" w:date="2026-10-11T12:04:39Z">
        <w:r>
          <w:rPr>
            <w:rFonts w:ascii="Fb Fontext" w:hAnsi="Fb Fontext"/>
            <w:sz w:val="20"/>
            <w:rtl/>
          </w:rPr>
          <w:t xml:space="preserve">עליו</w:t>
        </w:r>
      </w:ins>
      <w:del w:id="92708" w:author="מנוע מכני" w:date="2026-10-11T12:04:39Z">
        <w:r w:rsidRPr="006F178A">
          <w:rPr>
            <w:rFonts w:ascii="Fb Fontext" w:hAnsi="Fb Fontext"/>
            <w:sz w:val="20"/>
            <w:rtl/>
          </w:rPr>
          <w:delText xml:space="preserve">עליה</w:delText>
        </w:r>
      </w:del>
      <w:r w:rsidRPr="006F178A">
        <w:rPr>
          <w:rFonts w:ascii="Fb Fontext" w:hAnsi="Fb Fontext"/>
          <w:sz w:val="20"/>
          <w:rtl/>
        </w:rPr>
        <w:t xml:space="preserve"> מעות </w:t>
      </w:r>
      <w:ins w:id="96091" w:author="קלוד" w:date="2026-10-11T13:11:34Z">
        <w:r>
          <w:rPr>
            <w:rStyle w:val="afffffe"/>
            <w:rFonts w:ascii="Fb Fontext" w:hAnsi="Fb Fontext"/>
            <w:sz w:val="20"/>
            <w:rtl/>
          </w:rPr>
          <w:t xml:space="preserve">כל</w:t>
        </w:r>
        <w:r>
          <w:rPr>
            <w:rFonts w:ascii="Fb Fontext" w:hAnsi="Fb Fontext"/>
            <w:sz w:val="20"/>
            <w:rtl/>
          </w:rPr>
          <w:t xml:space="preserve"> ביה"ש.</w:t>
        </w:r>
      </w:ins>
      <w:del w:id="96092" w:author="קלוד" w:date="2026-10-11T13:11:34Z">
        <w:r w:rsidRPr="006F178A">
          <w:rPr>
            <w:rFonts w:ascii="Fb Fontext" w:hAnsi="Fb Fontext"/>
            <w:sz w:val="20"/>
            <w:rtl/>
          </w:rPr>
          <w:delText xml:space="preserve">בביה"ש.</w:delText>
        </w:r>
      </w:del>
    </w:p>
    <w:p w:rsidR="00E9703F" w:rsidRDefault="00E9703F" w:rsidP="00E9703F">
      <w:pPr>
        <w:rPr>
          <w:rFonts w:ascii="Fb Fontext" w:hAnsi="Fb Fontext"/>
          <w:rtl/>
        </w:rPr>
      </w:pPr>
      <w:r w:rsidRPr="006F178A">
        <w:rPr>
          <w:rStyle w:val="2fb"/>
          <w:rFonts w:ascii="Fb Fontext" w:hAnsi="Fb Fontext" w:hint="cs"/>
          <w:rtl/>
        </w:rPr>
        <w:t xml:space="preserve">רבי</w:t>
      </w:r>
      <w:r w:rsidRPr="006F178A">
        <w:rPr>
          <w:rFonts w:ascii="Fb Fontext" w:hAnsi="Fb Fontext" w:hint="cs"/>
          <w:rtl/>
        </w:rPr>
        <w:t xml:space="preserve"> הורה במנורה </w:t>
      </w:r>
      <w:r w:rsidRPr="006F178A">
        <w:rPr>
          <w:rStyle w:val="2fb"/>
          <w:rFonts w:ascii="Fb Fontext" w:hAnsi="Fb Fontext" w:hint="cs"/>
          <w:rtl/>
        </w:rPr>
        <w:t xml:space="preserve">כר"ש</w:t>
      </w:r>
      <w:r w:rsidRPr="006F178A">
        <w:rPr>
          <w:rFonts w:ascii="Fb Fontext" w:hAnsi="Fb Fontext" w:hint="cs"/>
          <w:rtl/>
        </w:rPr>
        <w:t xml:space="preserve"> בנר</w:t>
      </w:r>
    </w:p>
    <w:p w:rsidR="00E9703F" w:rsidRPr="006F178A" w:rsidRDefault="00E9703F" w:rsidP="00E9703F">
      <w:pPr>
        <w:rPr>
          <w:rtl/>
        </w:rPr>
      </w:pPr>
      <w:r w:rsidRPr="006F178A">
        <w:rPr>
          <w:rFonts w:hint="cs"/>
          <w:rtl/>
        </w:rPr>
        <w:t xml:space="preserve">ונסתפקו </w:t>
      </w:r>
      <w:ins w:id="94659" w:author="מנוע מכני" w:date="2026-10-11T12:04:39Z">
        <w:r>
          <w:rPr>
            <w:rFonts w:hint="cs"/>
            <w:rtl/>
          </w:rPr>
          <w:t xml:space="preserve">אם </w:t>
        </w:r>
      </w:ins>
      <w:del w:id="94660" w:author="מנוע מכני" w:date="2026-10-11T12:04:39Z">
        <w:r w:rsidRPr="006F178A">
          <w:rPr>
            <w:rFonts w:hint="cs"/>
            <w:rtl/>
          </w:rPr>
          <w:delText xml:space="preserve">אי </w:delText>
        </w:r>
      </w:del>
      <w:r w:rsidRPr="006F178A">
        <w:rPr>
          <w:rFonts w:hint="cs"/>
          <w:rtl/>
        </w:rPr>
        <w:t xml:space="preserve">הורה במנורה </w:t>
      </w:r>
      <w:r w:rsidRPr="006F178A">
        <w:rPr>
          <w:rStyle w:val="2fb"/>
          <w:rFonts w:hint="cs"/>
          <w:rtl/>
        </w:rPr>
        <w:t xml:space="preserve">כר"ש</w:t>
      </w:r>
      <w:r w:rsidRPr="006F178A">
        <w:rPr>
          <w:rFonts w:hint="cs"/>
          <w:rtl/>
        </w:rPr>
        <w:t xml:space="preserve"> בנר להיתר או הורה במנורה לאיסור ובנר להיתר - </w:t>
      </w:r>
      <w:r w:rsidRPr="006F178A">
        <w:rPr>
          <w:rFonts w:hint="cs"/>
          <w:b/>
          <w:bCs/>
          <w:rtl/>
        </w:rPr>
        <w:t>תיקו</w:t>
      </w:r>
    </w:p>
    <w:p w:rsidR="00E9703F" w:rsidRPr="006F178A" w:rsidRDefault="00E9703F" w:rsidP="00E9703F">
      <w:pPr>
        <w:rPr>
          <w:rtl/>
        </w:rPr>
      </w:pPr>
      <w:r w:rsidRPr="006F178A">
        <w:rPr>
          <w:rtl/>
        </w:rPr>
        <w:t xml:space="preserve">כמה אמוראים נהגו </w:t>
      </w:r>
      <w:r w:rsidRPr="006F178A">
        <w:rPr>
          <w:rStyle w:val="2fb"/>
          <w:rtl/>
        </w:rPr>
        <w:t xml:space="preserve">כר"ש</w:t>
      </w:r>
      <w:r w:rsidRPr="006F178A">
        <w:rPr>
          <w:rtl/>
        </w:rPr>
        <w:t xml:space="preserve"> ולפני </w:t>
      </w:r>
      <w:r w:rsidRPr="006F178A">
        <w:rPr>
          <w:rStyle w:val="2fb"/>
          <w:rtl/>
        </w:rPr>
        <w:t xml:space="preserve">רי"ו</w:t>
      </w:r>
      <w:r w:rsidRPr="006F178A">
        <w:rPr>
          <w:rtl/>
        </w:rPr>
        <w:t xml:space="preserve"> נהגו </w:t>
      </w:r>
      <w:ins w:id="90327" w:author="מנוע מכני" w:date="2026-10-11T12:04:39Z">
        <w:r>
          <w:rPr>
            <w:rStyle w:val="2fb"/>
            <w:rtl/>
          </w:rPr>
          <w:t xml:space="preserve">כר"י</w:t>
        </w:r>
      </w:ins>
      <w:del w:id="90328" w:author="מנוע מכני" w:date="2026-10-11T12:04:39Z">
        <w:r w:rsidRPr="006F178A">
          <w:rPr>
            <w:rtl/>
          </w:rPr>
          <w:delText xml:space="preserve">כרבי יהודה</w:delText>
        </w:r>
      </w:del>
      <w:r w:rsidRPr="006F178A">
        <w:rPr>
          <w:rtl/>
        </w:rPr>
        <w:t xml:space="preserve"> מפני כבודו של </w:t>
      </w:r>
      <w:r w:rsidRPr="006F178A">
        <w:rPr>
          <w:rStyle w:val="2fb"/>
          <w:rtl/>
        </w:rPr>
        <w:t xml:space="preserve">רי"ו</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sz w:val="20"/>
          <w:szCs w:val="18"/>
          <w:rtl/>
        </w:rPr>
        <w:t>מו.</w:t>
      </w:r>
    </w:p>
    <w:p>
      <w:pPr>
        <w:pStyle w:val="afffff8"/>
        <w:rPr>
          <w:ins w:id="90977" w:author="קלוד" w:date="2026-10-11T12:33:55Z"/>
        </w:rPr>
      </w:pPr>
      <w:ins w:id="90978" w:author="קלוד" w:date="2026-10-11T12:33:55Z">
        <w:r>
          <w:rPr>
            <w:color w:val="7B3F00"/>
          </w:rPr>
          <w:t xml:space="preserve">נר של שמן ושל נפט - טלטולו</w:t>
        </w:r>
      </w:ins>
    </w:p>
    <w:p w:rsidR="00E9703F" w:rsidRPr="006F178A" w:rsidRDefault="00E9703F" w:rsidP="00E9703F">
      <w:pPr>
        <w:rPr>
          <w:rStyle w:val="afffe"/>
          <w:rFonts w:ascii="Fb Fontext" w:hAnsi="Fb Fontext"/>
          <w:rtl/>
        </w:rPr>
      </w:pPr>
      <w:ins w:id="96109" w:author="קלוד" w:date="2026-10-11T13:11:34Z">
        <w:r>
          <w:rPr>
            <w:rStyle w:val="2fb"/>
            <w:rFonts w:ascii="Fb Fontext" w:hAnsi="Fb Fontext"/>
            <w:rtl/>
          </w:rPr>
          <w:t xml:space="preserve">ר"י:</w:t>
        </w:r>
      </w:ins>
      <w:del w:id="96110" w:author="קלוד" w:date="2026-10-11T13:11:34Z">
        <w:r w:rsidRPr="006F178A">
          <w:rPr>
            <w:rStyle w:val="2fb"/>
            <w:rFonts w:ascii="Fb Fontext" w:hAnsi="Fb Fontext"/>
            <w:rtl/>
          </w:rPr>
          <w:delText xml:space="preserve">ר"</w:delText>
        </w:r>
        <w:r w:rsidRPr="006F178A">
          <w:rPr>
            <w:rStyle w:val="2fb"/>
            <w:rFonts w:ascii="Fb Fontext" w:hAnsi="Fb Fontext" w:hint="cs"/>
            <w:rtl/>
          </w:rPr>
          <w:delText xml:space="preserve">י</w:delText>
        </w:r>
      </w:del>
      <w:r w:rsidRPr="006F178A">
        <w:rPr>
          <w:rFonts w:ascii="Fb Fontext" w:hAnsi="Fb Fontext"/>
          <w:rtl/>
        </w:rPr>
        <w:t xml:space="preserve"> </w:t>
      </w:r>
      <w:ins w:id="96107" w:author="קלוד" w:date="2026-10-11T13:11:34Z">
        <w:r>
          <w:rPr>
            <w:rStyle w:val="afffffe"/>
            <w:rFonts w:ascii="Fb Fontext" w:hAnsi="Fb Fontext"/>
            <w:rtl/>
          </w:rPr>
          <w:t xml:space="preserve">נר</w:t>
        </w:r>
      </w:ins>
      <w:del w:id="96108" w:author="קלוד" w:date="2026-10-11T13:11:34Z">
        <w:r w:rsidRPr="006F178A">
          <w:rPr>
            <w:rStyle w:val="afffe"/>
            <w:rFonts w:ascii="Fb Fontext" w:hAnsi="Fb Fontext"/>
            <w:rtl/>
          </w:rPr>
          <w:delText xml:space="preserve">משחא</w:delText>
        </w:r>
      </w:del>
      <w:r w:rsidRPr="006F178A">
        <w:rPr>
          <w:rFonts w:ascii="Fb Fontext" w:hAnsi="Fb Fontext"/>
          <w:rtl/>
        </w:rPr>
        <w:t xml:space="preserve"> </w:t>
      </w:r>
      <w:ins w:id="96105" w:author="קלוד" w:date="2026-10-11T13:11:34Z">
        <w:r>
          <w:rPr>
            <w:rFonts w:ascii="Fb Fontext" w:hAnsi="Fb Fontext"/>
            <w:rtl/>
          </w:rPr>
          <w:t xml:space="preserve">של</w:t>
        </w:r>
      </w:ins>
      <w:del w:id="96106" w:author="קלוד" w:date="2026-10-11T13:11:34Z">
        <w:r w:rsidRPr="006F178A">
          <w:rPr>
            <w:rFonts w:ascii="Fb Fontext" w:hAnsi="Fb Fontext"/>
            <w:rtl/>
          </w:rPr>
          <w:delText xml:space="preserve">שרי</w:delText>
        </w:r>
      </w:del>
      <w:r w:rsidRPr="006F178A">
        <w:rPr>
          <w:rFonts w:ascii="Fb Fontext" w:hAnsi="Fb Fontext"/>
          <w:rtl/>
        </w:rPr>
        <w:t xml:space="preserve"> </w:t>
      </w:r>
      <w:ins w:id="96103" w:author="קלוד" w:date="2026-10-11T13:11:34Z">
        <w:r>
          <w:rPr>
            <w:rStyle w:val="2fb"/>
            <w:rFonts w:ascii="Fb Fontext" w:hAnsi="Fb Fontext"/>
            <w:rtl/>
          </w:rPr>
          <w:t xml:space="preserve">שמן</w:t>
        </w:r>
      </w:ins>
      <w:del w:id="96104" w:author="קלוד" w:date="2026-10-11T13:11:34Z">
        <w:r w:rsidRPr="006F178A">
          <w:rPr>
            <w:rStyle w:val="2fb"/>
            <w:rFonts w:ascii="Fb Fontext" w:hAnsi="Fb Fontext"/>
            <w:rtl/>
          </w:rPr>
          <w:delText xml:space="preserve">כר"ש</w:delText>
        </w:r>
      </w:del>
      <w:r w:rsidRPr="006F178A">
        <w:rPr>
          <w:rFonts w:ascii="Fb Fontext" w:hAnsi="Fb Fontext"/>
          <w:rtl/>
        </w:rPr>
        <w:t xml:space="preserve"> </w:t>
      </w:r>
      <w:ins w:id="96101" w:author="קלוד" w:date="2026-10-11T13:11:34Z">
        <w:r>
          <w:rPr>
            <w:rStyle w:val="afffe"/>
            <w:rFonts w:ascii="Fb Fontext" w:hAnsi="Fb Fontext"/>
            <w:rtl/>
          </w:rPr>
          <w:t xml:space="preserve">מותר</w:t>
        </w:r>
      </w:ins>
      <w:del w:id="96102" w:author="קלוד" w:date="2026-10-11T13:11:34Z">
        <w:r w:rsidRPr="006F178A">
          <w:rPr>
            <w:rStyle w:val="afffe"/>
            <w:rFonts w:ascii="Fb Fontext" w:hAnsi="Fb Fontext"/>
            <w:rtl/>
          </w:rPr>
          <w:delText xml:space="preserve">ובנפטא</w:delText>
        </w:r>
      </w:del>
      <w:r w:rsidRPr="006F178A">
        <w:rPr>
          <w:rFonts w:ascii="Fb Fontext" w:hAnsi="Fb Fontext"/>
          <w:rtl/>
        </w:rPr>
        <w:t xml:space="preserve"> </w:t>
      </w:r>
      <w:ins w:id="96099" w:author="קלוד" w:date="2026-10-11T13:11:34Z">
        <w:r>
          <w:rPr>
            <w:rFonts w:ascii="Fb Fontext" w:hAnsi="Fb Fontext"/>
            <w:rtl/>
          </w:rPr>
          <w:t xml:space="preserve">כר"ש,</w:t>
        </w:r>
      </w:ins>
      <w:del w:id="96100" w:author="קלוד" w:date="2026-10-11T13:11:34Z">
        <w:r w:rsidRPr="006F178A">
          <w:rPr>
            <w:rFonts w:ascii="Fb Fontext" w:hAnsi="Fb Fontext"/>
            <w:rtl/>
          </w:rPr>
          <w:delText xml:space="preserve">אסור</w:delText>
        </w:r>
      </w:del>
      <w:r w:rsidRPr="006F178A">
        <w:rPr>
          <w:rFonts w:ascii="Fb Fontext" w:hAnsi="Fb Fontext"/>
          <w:rtl/>
        </w:rPr>
        <w:t xml:space="preserve"> </w:t>
      </w:r>
      <w:ins w:id="96097" w:author="קלוד" w:date="2026-10-11T13:11:34Z">
        <w:r>
          <w:rPr>
            <w:rFonts w:ascii="Fb Fontext" w:hAnsi="Fb Fontext"/>
            <w:rtl/>
          </w:rPr>
          <w:t xml:space="preserve">ושל נפט אסור, שמאוס</w:t>
        </w:r>
      </w:ins>
      <w:del w:id="96098" w:author="קלוד" w:date="2026-10-11T13:11:34Z">
        <w:r w:rsidRPr="006F178A">
          <w:rPr>
            <w:rFonts w:ascii="Fb Fontext" w:hAnsi="Fb Fontext"/>
            <w:rtl/>
          </w:rPr>
          <w:delText xml:space="preserve">דמאיס</w:delText>
        </w:r>
      </w:del>
      <w:r w:rsidRPr="006F178A">
        <w:rPr>
          <w:rFonts w:ascii="Fb Fontext" w:hAnsi="Fb Fontext"/>
          <w:rtl/>
        </w:rPr>
        <w:t xml:space="preserve"> ביותר.</w:t>
      </w:r>
    </w:p>
    <w:p w:rsidR="00E9703F" w:rsidRDefault="00E9703F" w:rsidP="00E9703F">
      <w:pPr>
        <w:rPr>
          <w:rtl/>
        </w:rPr>
      </w:pPr>
      <w:r w:rsidRPr="006F178A">
        <w:rPr>
          <w:rStyle w:val="2fb"/>
          <w:rtl/>
        </w:rPr>
        <w:t xml:space="preserve">רבה</w:t>
      </w:r>
      <w:r w:rsidRPr="006F178A">
        <w:rPr>
          <w:rtl/>
        </w:rPr>
        <w:t xml:space="preserve"> </w:t>
      </w:r>
      <w:ins w:id="96123" w:author="קלוד" w:date="2026-10-11T13:11:34Z">
        <w:r>
          <w:rPr>
            <w:rStyle w:val="2fb"/>
            <w:rtl/>
          </w:rPr>
          <w:t xml:space="preserve">ור"י:</w:t>
        </w:r>
      </w:ins>
      <w:del w:id="96124" w:author="קלוד" w:date="2026-10-11T13:11:34Z">
        <w:r w:rsidRPr="006F178A">
          <w:rPr>
            <w:rStyle w:val="2fb"/>
            <w:rtl/>
          </w:rPr>
          <w:delText xml:space="preserve">ור"י</w:delText>
        </w:r>
      </w:del>
      <w:r w:rsidRPr="006F178A">
        <w:rPr>
          <w:rtl/>
        </w:rPr>
        <w:t xml:space="preserve"> </w:t>
      </w:r>
      <w:ins w:id="96121" w:author="קלוד" w:date="2026-10-11T13:11:34Z">
        <w:r>
          <w:rPr>
            <w:rtl/>
          </w:rPr>
          <w:t xml:space="preserve">של נפט</w:t>
        </w:r>
      </w:ins>
      <w:del w:id="96122" w:author="קלוד" w:date="2026-10-11T13:11:34Z">
        <w:r w:rsidRPr="006F178A">
          <w:rPr>
            <w:rtl/>
          </w:rPr>
          <w:delText xml:space="preserve">נפטא</w:delText>
        </w:r>
      </w:del>
      <w:r w:rsidRPr="006F178A">
        <w:rPr>
          <w:rtl/>
        </w:rPr>
        <w:t xml:space="preserve"> </w:t>
      </w:r>
      <w:ins w:id="91137" w:author="מנוע מכני" w:date="2026-10-11T12:04:39Z">
        <w:r>
          <w:rPr>
            <w:rtl/>
          </w:rPr>
          <w:t xml:space="preserve">גם</w:t>
        </w:r>
      </w:ins>
      <w:del w:id="91138" w:author="מנוע מכני" w:date="2026-10-11T12:04:39Z">
        <w:r w:rsidRPr="006F178A">
          <w:rPr>
            <w:rtl/>
          </w:rPr>
          <w:delText xml:space="preserve">נמי</w:delText>
        </w:r>
      </w:del>
      <w:r w:rsidRPr="006F178A">
        <w:rPr>
          <w:rtl/>
        </w:rPr>
        <w:t xml:space="preserve"> </w:t>
      </w:r>
      <w:ins w:id="96119" w:author="קלוד" w:date="2026-10-11T13:11:34Z">
        <w:r>
          <w:rPr>
            <w:rtl/>
          </w:rPr>
          <w:t xml:space="preserve">מותר,</w:t>
        </w:r>
      </w:ins>
      <w:del w:id="96120" w:author="קלוד" w:date="2026-10-11T13:11:34Z">
        <w:r w:rsidRPr="006F178A">
          <w:rPr>
            <w:rtl/>
          </w:rPr>
          <w:delText xml:space="preserve">שרי</w:delText>
        </w:r>
      </w:del>
      <w:r w:rsidRPr="006F178A">
        <w:rPr>
          <w:rtl/>
        </w:rPr>
        <w:t xml:space="preserve"> </w:t>
      </w:r>
      <w:ins w:id="90215" w:author="Claude - סמנטי" w:date="2026-10-11T12:28:21Z">
        <w:ins w:id="96117" w:author="קלוד" w:date="2026-10-11T13:11:34Z">
          <w:r>
            <w:rPr>
              <w:rtl/>
            </w:rPr>
            <w:t xml:space="preserve">הואיל</w:t>
          </w:r>
        </w:ins>
        <w:del w:id="96118" w:author="קלוד" w:date="2026-10-11T13:11:34Z">
          <w:r>
            <w:rPr>
              <w:rtl/>
            </w:rPr>
            <w:delText xml:space="preserve">שהואיל</w:delText>
          </w:r>
        </w:del>
      </w:ins>
      <w:del w:id="90216" w:author="Claude - סמנטי" w:date="2026-10-11T12:28:21Z">
        <w:r w:rsidRPr="006F178A">
          <w:rPr>
            <w:rtl/>
          </w:rPr>
          <w:delText xml:space="preserve">דהואיל</w:delText>
        </w:r>
      </w:del>
      <w:r w:rsidRPr="006F178A">
        <w:rPr>
          <w:rtl/>
        </w:rPr>
        <w:t xml:space="preserve"> </w:t>
      </w:r>
      <w:ins w:id="96115" w:author="קלוד" w:date="2026-10-11T13:11:34Z">
        <w:r>
          <w:rPr>
            <w:rtl/>
          </w:rPr>
          <w:t xml:space="preserve">וראוי</w:t>
        </w:r>
      </w:ins>
      <w:del w:id="96116" w:author="קלוד" w:date="2026-10-11T13:11:34Z">
        <w:r w:rsidRPr="006F178A">
          <w:rPr>
            <w:rtl/>
          </w:rPr>
          <w:delText xml:space="preserve">וחזי</w:delText>
        </w:r>
      </w:del>
      <w:r w:rsidRPr="006F178A">
        <w:rPr>
          <w:rtl/>
        </w:rPr>
        <w:t xml:space="preserve"> לכסות </w:t>
      </w:r>
      <w:ins w:id="96113" w:author="קלוד" w:date="2026-10-11T13:11:34Z">
        <w:r>
          <w:rPr>
            <w:rtl/>
          </w:rPr>
          <w:t xml:space="preserve">בו</w:t>
        </w:r>
      </w:ins>
      <w:del w:id="96114" w:author="קלוד" w:date="2026-10-11T13:11:34Z">
        <w:r w:rsidRPr="006F178A">
          <w:rPr>
            <w:rtl/>
          </w:rPr>
          <w:delText xml:space="preserve">בה</w:delText>
        </w:r>
      </w:del>
      <w:r w:rsidRPr="006F178A">
        <w:rPr>
          <w:rtl/>
        </w:rPr>
        <w:t xml:space="preserve"> </w:t>
      </w:r>
      <w:ins w:id="94393" w:author="מנוע מכני" w:date="2026-10-11T12:04:39Z">
        <w:ins w:id="96111" w:author="קלוד" w:date="2026-10-11T13:11:34Z">
          <w:r>
            <w:rPr>
              <w:rtl/>
            </w:rPr>
            <w:t xml:space="preserve">כלי</w:t>
          </w:r>
        </w:ins>
        <w:del w:id="96112" w:author="קלוד" w:date="2026-10-11T13:11:34Z">
          <w:r>
            <w:rPr>
              <w:rtl/>
            </w:rPr>
            <w:delText xml:space="preserve">מנין</w:delText>
          </w:r>
        </w:del>
      </w:ins>
      <w:del w:id="94394" w:author="מנוע מכני" w:date="2026-10-11T12:04:39Z">
        <w:r w:rsidRPr="006F178A">
          <w:rPr>
            <w:rtl/>
          </w:rPr>
          <w:delText xml:space="preserve">מנא</w:delText>
        </w:r>
      </w:del>
    </w:p>
    <w:p w:rsidR="00E9703F" w:rsidRPr="006F178A" w:rsidRDefault="00E9703F" w:rsidP="00E9703F">
      <w:pPr>
        <w:rPr>
          <w:rtl/>
        </w:rPr>
      </w:pPr>
      <w:r w:rsidRPr="006F178A">
        <w:rPr>
          <w:rtl/>
        </w:rPr>
        <w:t xml:space="preserve">ודווקא בדאיכא תורת כלי </w:t>
      </w:r>
      <w:ins w:id="92709" w:author="מנוע מכני" w:date="2026-10-11T12:04:39Z">
        <w:r>
          <w:rPr>
            <w:rtl/>
          </w:rPr>
          <w:t xml:space="preserve">עליו</w:t>
        </w:r>
      </w:ins>
      <w:del w:id="92710" w:author="מנוע מכני" w:date="2026-10-11T12:04:39Z">
        <w:r w:rsidRPr="006F178A">
          <w:rPr>
            <w:rtl/>
          </w:rPr>
          <w:delText xml:space="preserve">עליה</w:delText>
        </w:r>
      </w:del>
      <w:r w:rsidRPr="006F178A">
        <w:rPr>
          <w:rFonts w:hint="cs"/>
          <w:rtl/>
        </w:rPr>
        <w:t xml:space="preserve"> וכשירין נזמים וטבעות,</w:t>
      </w:r>
    </w:p>
    <w:p w:rsidR="00E9703F" w:rsidRPr="009757B9" w:rsidRDefault="00E9703F" w:rsidP="00E9703F">
      <w:pPr>
        <w:rPr>
          <w:rFonts w:cs="Guttman Vilna"/>
          <w:b/>
          <w:bCs/>
          <w:rtl/>
        </w:rPr>
      </w:pPr>
      <w:r w:rsidRPr="006F178A">
        <w:rPr>
          <w:rFonts w:hint="cs"/>
          <w:rtl/>
        </w:rPr>
        <w:t>ולכן צרורות שבחצר אסורין.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r w:rsidRPr="006F178A">
        <w:rPr>
          <w:rStyle w:val="2fb"/>
          <w:rFonts w:ascii="Fb Fontext" w:hAnsi="Fb Fontext" w:hint="cs"/>
          <w:rtl/>
        </w:rPr>
        <w:t xml:space="preserve">לר"ש</w:t>
      </w:r>
      <w:r w:rsidRPr="006F178A">
        <w:rPr>
          <w:rFonts w:ascii="Fb Fontext" w:hAnsi="Fb Fontext" w:hint="cs"/>
          <w:rtl/>
        </w:rPr>
        <w:t xml:space="preserve"> כל בכור שאין מומו ניכר </w:t>
      </w:r>
      <w:r w:rsidRPr="006F178A">
        <w:rPr>
          <w:rStyle w:val="2fb"/>
          <w:rFonts w:ascii="Fb Fontext" w:hAnsi="Fb Fontext" w:hint="cs"/>
          <w:rtl/>
        </w:rPr>
        <w:t xml:space="preserve">מער</w:t>
      </w:r>
      <w:r w:rsidRPr="006F178A">
        <w:rPr>
          <w:rStyle w:val="2fb"/>
          <w:rFonts w:ascii="Fb Fontext" w:hAnsi="Fb Fontext"/>
          <w:rtl/>
        </w:rPr>
        <w:t>"</w:t>
      </w:r>
      <w:r w:rsidRPr="006F178A">
        <w:rPr>
          <w:rStyle w:val="2fb"/>
          <w:rFonts w:ascii="Fb Fontext" w:hAnsi="Fb Fontext" w:hint="cs"/>
          <w:rtl/>
        </w:rPr>
        <w:t xml:space="preserve">ש</w:t>
      </w:r>
      <w:r w:rsidRPr="006F178A">
        <w:rPr>
          <w:rFonts w:ascii="Fb Fontext" w:hAnsi="Fb Fontext" w:hint="cs"/>
          <w:rtl/>
        </w:rPr>
        <w:t xml:space="preserve"> אי</w:t>
      </w:r>
      <w:r w:rsidRPr="006F178A">
        <w:rPr>
          <w:rFonts w:ascii="Fb Fontext" w:hAnsi="Fb Fontext"/>
          <w:rtl/>
        </w:rPr>
        <w:t>"</w:t>
      </w:r>
      <w:r w:rsidRPr="006F178A">
        <w:rPr>
          <w:rFonts w:ascii="Fb Fontext" w:hAnsi="Fb Fontext" w:hint="cs"/>
          <w:rtl/>
        </w:rPr>
        <w:t>ז מן המוכן</w:t>
      </w:r>
    </w:p>
    <w:p w:rsidR="00E9703F" w:rsidRDefault="00E9703F" w:rsidP="00E9703F">
      <w:pPr>
        <w:rPr>
          <w:rFonts w:ascii="Fb Fontext" w:hAnsi="Fb Fontext"/>
          <w:sz w:val="20"/>
          <w:rtl/>
        </w:rPr>
      </w:pPr>
      <w:r w:rsidRPr="006F178A">
        <w:rPr>
          <w:rFonts w:ascii="Fb Fontext" w:hAnsi="Fb Fontext" w:hint="cs"/>
          <w:sz w:val="20"/>
          <w:rtl/>
        </w:rPr>
        <w:t>ד</w:t>
      </w:r>
      <w:r w:rsidRPr="006F178A">
        <w:rPr>
          <w:rFonts w:ascii="Fb Fontext" w:hAnsi="Fb Fontext"/>
          <w:sz w:val="20"/>
          <w:rtl/>
        </w:rPr>
        <w:t xml:space="preserve">מי </w:t>
      </w:r>
      <w:ins w:id="90221" w:author="Claude - סמנטי" w:date="2026-10-11T12:28:21Z">
        <w:r>
          <w:rPr>
            <w:rFonts w:ascii="Fb Fontext" w:hAnsi="Fb Fontext"/>
            <w:sz w:val="20"/>
            <w:rtl/>
          </w:rPr>
          <w:t xml:space="preserve">יאמר</w:t>
        </w:r>
      </w:ins>
      <w:del w:id="90222" w:author="Claude - סמנטי" w:date="2026-10-11T12:28:21Z">
        <w:r w:rsidRPr="006F178A">
          <w:rPr>
            <w:rFonts w:ascii="Fb Fontext" w:hAnsi="Fb Fontext"/>
            <w:sz w:val="20"/>
            <w:rtl/>
          </w:rPr>
          <w:delText xml:space="preserve">יימר</w:delText>
        </w:r>
      </w:del>
      <w:r w:rsidRPr="006F178A">
        <w:rPr>
          <w:rFonts w:ascii="Fb Fontext" w:hAnsi="Fb Fontext"/>
          <w:sz w:val="20"/>
          <w:rtl/>
        </w:rPr>
        <w:t xml:space="preserve"> </w:t>
      </w:r>
      <w:ins w:id="96125" w:author="קלוד" w:date="2026-10-11T13:11:34Z">
        <w:r>
          <w:rPr>
            <w:rFonts w:ascii="Fb Fontext" w:hAnsi="Fb Fontext"/>
            <w:sz w:val="20"/>
            <w:rtl/>
          </w:rPr>
          <w:t xml:space="preserve">שיפול</w:t>
        </w:r>
      </w:ins>
      <w:del w:id="96126" w:author="קלוד" w:date="2026-10-11T13:11:34Z">
        <w:r w:rsidRPr="006F178A">
          <w:rPr>
            <w:rFonts w:ascii="Fb Fontext" w:hAnsi="Fb Fontext"/>
            <w:sz w:val="20"/>
            <w:rtl/>
          </w:rPr>
          <w:delText xml:space="preserve">דיפול</w:delText>
        </w:r>
      </w:del>
      <w:r w:rsidRPr="006F178A">
        <w:rPr>
          <w:rFonts w:ascii="Fb Fontext" w:hAnsi="Fb Fontext"/>
          <w:sz w:val="20"/>
          <w:rtl/>
        </w:rPr>
        <w:t xml:space="preserve"> מום, ומי </w:t>
      </w:r>
      <w:ins w:id="90219" w:author="Claude - סמנטי" w:date="2026-10-11T12:28:21Z">
        <w:r>
          <w:rPr>
            <w:rFonts w:ascii="Fb Fontext" w:hAnsi="Fb Fontext"/>
            <w:sz w:val="20"/>
            <w:rtl/>
          </w:rPr>
          <w:t xml:space="preserve">יאמר</w:t>
        </w:r>
      </w:ins>
      <w:del w:id="90220" w:author="Claude - סמנטי" w:date="2026-10-11T12:28:21Z">
        <w:r w:rsidRPr="006F178A">
          <w:rPr>
            <w:rFonts w:ascii="Fb Fontext" w:hAnsi="Fb Fontext"/>
            <w:sz w:val="20"/>
            <w:rtl/>
          </w:rPr>
          <w:delText xml:space="preserve">יימר</w:delText>
        </w:r>
      </w:del>
      <w:r w:rsidRPr="006F178A">
        <w:rPr>
          <w:rFonts w:ascii="Fb Fontext" w:hAnsi="Fb Fontext"/>
          <w:sz w:val="20"/>
          <w:rtl/>
        </w:rPr>
        <w:t xml:space="preserve"> מום קבוע, ומי </w:t>
      </w:r>
      <w:ins w:id="90217" w:author="Claude - סמנטי" w:date="2026-10-11T12:28:21Z">
        <w:r>
          <w:rPr>
            <w:rFonts w:ascii="Fb Fontext" w:hAnsi="Fb Fontext"/>
            <w:sz w:val="20"/>
            <w:rtl/>
          </w:rPr>
          <w:t xml:space="preserve">יאמר</w:t>
        </w:r>
      </w:ins>
      <w:del w:id="90218" w:author="Claude - סמנטי" w:date="2026-10-11T12:28:21Z">
        <w:r w:rsidRPr="006F178A">
          <w:rPr>
            <w:rFonts w:ascii="Fb Fontext" w:hAnsi="Fb Fontext"/>
            <w:sz w:val="20"/>
            <w:rtl/>
          </w:rPr>
          <w:delText xml:space="preserve">יימר</w:delText>
        </w:r>
      </w:del>
      <w:r w:rsidRPr="006F178A">
        <w:rPr>
          <w:rFonts w:ascii="Fb Fontext" w:hAnsi="Fb Fontext"/>
          <w:sz w:val="20"/>
          <w:rtl/>
        </w:rPr>
        <w:t xml:space="preserve"> שימצא חכם</w:t>
      </w:r>
    </w:p>
    <w:p w:rsidR="00E9703F" w:rsidRPr="006F178A" w:rsidRDefault="00E9703F" w:rsidP="00E9703F">
      <w:pPr>
        <w:rPr>
          <w:rtl/>
        </w:rPr>
      </w:pPr>
      <w:r w:rsidRPr="006F178A">
        <w:rPr>
          <w:rFonts w:hint="cs"/>
          <w:rtl/>
        </w:rPr>
        <w:t xml:space="preserve">אבל </w:t>
      </w:r>
      <w:ins w:id="91139" w:author="מנוע מכני" w:date="2026-10-11T12:04:39Z">
        <w:r>
          <w:rPr>
            <w:rFonts w:hint="cs"/>
            <w:rtl/>
          </w:rPr>
          <w:t xml:space="preserve">כאן</w:t>
        </w:r>
      </w:ins>
      <w:del w:id="91140" w:author="מנוע מכני" w:date="2026-10-11T12:04:39Z">
        <w:r w:rsidRPr="006F178A">
          <w:rPr>
            <w:rFonts w:hint="cs"/>
            <w:rtl/>
          </w:rPr>
          <w:delText xml:space="preserve">הכא</w:delText>
        </w:r>
      </w:del>
      <w:r w:rsidRPr="006F178A">
        <w:rPr>
          <w:rFonts w:hint="cs"/>
          <w:rtl/>
        </w:rPr>
        <w:t xml:space="preserve"> יושב ומצפה מתי יכבה הנר,</w:t>
      </w:r>
    </w:p>
    <w:p w:rsidR="00E9703F" w:rsidRPr="006F178A" w:rsidRDefault="00E9703F" w:rsidP="00E9703F">
      <w:pPr>
        <w:rPr>
          <w:rtl/>
        </w:rPr>
      </w:pPr>
      <w:r w:rsidRPr="006F178A">
        <w:rPr>
          <w:rFonts w:hint="cs"/>
          <w:rtl/>
        </w:rPr>
        <w:t xml:space="preserve">ו'מפירין נדרים בשבת' </w:t>
      </w:r>
      <w:ins w:id="96129" w:author="קלוד" w:date="2026-10-11T13:11:34Z">
        <w:r>
          <w:rPr>
            <w:rFonts w:hint="cs"/>
            <w:rtl/>
          </w:rPr>
          <w:t xml:space="preserve">-</w:t>
        </w:r>
      </w:ins>
      <w:del w:id="96130" w:author="קלוד" w:date="2026-10-11T13:11:34Z">
        <w:r w:rsidRPr="006F178A">
          <w:rPr>
            <w:rFonts w:hint="cs"/>
            <w:rtl/>
          </w:rPr>
          <w:delText xml:space="preserve">דכל</w:delText>
        </w:r>
      </w:del>
      <w:r w:rsidRPr="006F178A">
        <w:rPr>
          <w:rFonts w:hint="cs"/>
          <w:rtl/>
        </w:rPr>
        <w:t xml:space="preserve"> </w:t>
      </w:r>
      <w:ins w:id="96127" w:author="קלוד" w:date="2026-10-11T13:11:34Z">
        <w:r>
          <w:rPr>
            <w:rFonts w:hint="cs"/>
            <w:rtl/>
          </w:rPr>
          <w:t xml:space="preserve">שכל הנודרת</w:t>
        </w:r>
      </w:ins>
      <w:del w:id="96128" w:author="קלוד" w:date="2026-10-11T13:11:34Z">
        <w:r w:rsidRPr="006F178A">
          <w:rPr>
            <w:rFonts w:hint="cs"/>
            <w:rtl/>
          </w:rPr>
          <w:delText xml:space="preserve">הנודת</w:delText>
        </w:r>
      </w:del>
      <w:r w:rsidRPr="006F178A">
        <w:rPr>
          <w:rFonts w:hint="cs"/>
          <w:rtl/>
        </w:rPr>
        <w:t xml:space="preserve"> על דעת בעלה נודרת,</w:t>
      </w:r>
    </w:p>
    <w:p w:rsidR="00E9703F" w:rsidRPr="009757B9" w:rsidRDefault="00E9703F" w:rsidP="00E9703F">
      <w:pPr>
        <w:rPr>
          <w:rFonts w:cs="Guttman Vilna"/>
          <w:b/>
          <w:bCs/>
          <w:rtl/>
        </w:rPr>
      </w:pPr>
      <w:r w:rsidRPr="006F178A">
        <w:rPr>
          <w:rFonts w:hint="cs"/>
          <w:rtl/>
        </w:rPr>
        <w:t>ו'מתירין נדרים' דאף אם אין חכם בג' הדיוטות סגי.</w:t>
      </w:r>
    </w:p>
    <w:p>
      <w:pPr>
        <w:pStyle w:val="afffff8"/>
        <w:rPr>
          <w:ins w:id="90975" w:author="קלוד" w:date="2026-10-11T12:33:55Z"/>
        </w:rPr>
      </w:pPr>
      <w:ins w:id="90976" w:author="קלוד" w:date="2026-10-11T12:33:55Z">
        <w:r>
          <w:rPr>
            <w:color w:val="7B3F00"/>
          </w:rPr>
          <w:t xml:space="preserve">נר דולק - אסור לטלטלו, בסיס לדבר האסור</w:t>
        </w:r>
      </w:ins>
    </w:p>
    <w:p w:rsidR="00E9703F" w:rsidRPr="006F178A" w:rsidRDefault="00E9703F" w:rsidP="00E9703F">
      <w:pPr>
        <w:rPr>
          <w:rtl/>
        </w:rPr>
      </w:pPr>
      <w:r w:rsidRPr="006F178A">
        <w:rPr>
          <w:b/>
          <w:bCs/>
          <w:rtl/>
        </w:rPr>
        <w:t xml:space="preserve">• </w:t>
      </w:r>
      <w:r w:rsidRPr="006F178A">
        <w:rPr>
          <w:rFonts w:ascii="Fb Fontext" w:hAnsi="Fb Fontext" w:hint="cs"/>
          <w:rtl/>
        </w:rPr>
        <w:t xml:space="preserve">נר דולק למסקנא </w:t>
      </w:r>
      <w:r w:rsidRPr="006F178A">
        <w:rPr>
          <w:rStyle w:val="2fb"/>
          <w:rFonts w:ascii="Fb Fontext" w:hAnsi="Fb Fontext" w:hint="cs"/>
          <w:rtl/>
        </w:rPr>
        <w:t xml:space="preserve">לר"ש</w:t>
      </w:r>
      <w:r w:rsidRPr="006F178A">
        <w:rPr>
          <w:rFonts w:ascii="Fb Fontext" w:hAnsi="Fb Fontext" w:hint="cs"/>
          <w:rtl/>
        </w:rPr>
        <w:t xml:space="preserve"> אסור לטלטל </w:t>
      </w:r>
      <w:r w:rsidRPr="006F178A">
        <w:rPr>
          <w:rFonts w:ascii="Fb Fontext" w:hAnsi="Fb Fontext" w:hint="cs"/>
          <w:rtl/>
        </w:rPr>
        <w:t xml:space="preserve">לא</w:t>
      </w:r>
      <w:r w:rsidRPr="006F178A">
        <w:rPr>
          <w:rFonts w:ascii="Fb Fontext" w:hAnsi="Fb Fontext" w:hint="cs"/>
          <w:rtl/>
        </w:rPr>
        <w:t xml:space="preserve"> משום שמכבה</w:t>
      </w:r>
    </w:p>
    <w:p w:rsidR="00E9703F" w:rsidRPr="006F178A" w:rsidRDefault="00E9703F" w:rsidP="00E9703F">
      <w:pPr>
        <w:rPr>
          <w:rtl/>
        </w:rPr>
      </w:pPr>
      <w:ins w:id="91141" w:author="מנוע מכני" w:date="2026-10-11T12:04:39Z">
        <w:r>
          <w:rPr>
            <w:rFonts w:hint="cs"/>
            <w:rtl/>
          </w:rPr>
          <w:t xml:space="preserve">שהרי</w:t>
        </w:r>
      </w:ins>
      <w:del w:id="91142" w:author="מנוע מכני" w:date="2026-10-11T12:04:39Z">
        <w:r w:rsidRPr="006F178A">
          <w:rPr>
            <w:rFonts w:hint="cs"/>
            <w:rtl/>
          </w:rPr>
          <w:delText xml:space="preserve">דהא</w:delText>
        </w:r>
      </w:del>
      <w:r w:rsidRPr="006F178A">
        <w:rPr>
          <w:rFonts w:hint="cs"/>
          <w:rtl/>
        </w:rPr>
        <w:t xml:space="preserve"> במיטה כסא וספסל מתיר לגרור דאין מתכוין</w:t>
      </w:r>
    </w:p>
    <w:p w:rsidR="00E9703F" w:rsidRDefault="00E9703F" w:rsidP="00E9703F">
      <w:pPr>
        <w:rPr>
          <w:rtl/>
        </w:rPr>
      </w:pPr>
      <w:r>
        <w:rPr>
          <w:rFonts w:hint="cs"/>
          <w:rtl/>
        </w:rPr>
        <w:t>ואפי</w:t>
      </w:r>
      <w:r>
        <w:rPr>
          <w:rtl/>
        </w:rPr>
        <w:t>'</w:t>
      </w:r>
      <w:r w:rsidRPr="006F178A">
        <w:rPr>
          <w:rFonts w:hint="cs"/>
          <w:rtl/>
        </w:rPr>
        <w:t xml:space="preserve"> במוכרי כסות [דבכה"ג במתכוין הוי דאורייתא] מתיר למכור כלאים כדרכן</w:t>
      </w:r>
    </w:p>
    <w:p>
      <w:pPr>
        <w:pStyle w:val="38"/>
        <w:rPr>
          <w:ins w:id="97493" w:author="מנוע מכני" w:date="2026-10-11T12:04:39Z"/>
        </w:rPr>
      </w:pPr>
      <w:r w:rsidRPr="006F178A">
        <w:tab/>
        <w:t xml:space="preserve">אלא</w:t>
      </w:r>
    </w:p>
    <w:p w:rsidR="00E9703F" w:rsidRDefault="00E9703F" w:rsidP="00E9703F">
      <w:pPr>
        <w:rPr>
          <w:rtl/>
        </w:rPr>
      </w:pPr>
      <w:del w:id="97494" w:author="מנוע מכני" w:date="2026-10-11T12:04:39Z">
        <w:r w:rsidRPr="006F178A">
          <w:rPr>
            <w:rFonts w:hint="cs"/>
            <w:rtl/>
          </w:rPr>
          <w:tab/>
          <w:delText xml:space="preserve"> </w:delText>
        </w:r>
      </w:del>
      <w:r w:rsidRPr="006F178A">
        <w:rPr>
          <w:rFonts w:hint="cs"/>
          <w:rtl/>
        </w:rPr>
        <w:tab/>
        <w:t xml:space="preserve">משום </w:t>
      </w:r>
      <w:ins w:id="96131" w:author="קלוד" w:date="2026-10-11T13:11:34Z">
        <w:r>
          <w:rPr>
            <w:rFonts w:hint="cs"/>
            <w:rtl/>
          </w:rPr>
          <w:t xml:space="preserve">שנעשה</w:t>
        </w:r>
      </w:ins>
      <w:del w:id="96132" w:author="קלוד" w:date="2026-10-11T13:11:34Z">
        <w:r w:rsidRPr="006F178A">
          <w:rPr>
            <w:rFonts w:hint="cs"/>
            <w:rtl/>
          </w:rPr>
          <w:tab/>
          <w:delText xml:space="preserve">דהו</w:delText>
        </w:r>
        <w:r w:rsidRPr="006F178A">
          <w:rPr>
            <w:rtl/>
          </w:rPr>
          <w:delText xml:space="preserve">"</w:delText>
        </w:r>
        <w:r w:rsidRPr="006F178A">
          <w:rPr>
            <w:rFonts w:hint="cs"/>
            <w:rtl/>
          </w:rPr>
          <w:delText xml:space="preserve">ל</w:delText>
        </w:r>
      </w:del>
      <w:r w:rsidRPr="006F178A">
        <w:rPr>
          <w:rFonts w:hint="cs"/>
          <w:rtl/>
        </w:rPr>
        <w:t xml:space="preserve"> בסיס לדבר האסור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sz w:val="20"/>
          <w:szCs w:val="18"/>
          <w:rtl/>
        </w:rPr>
        <w:t>מז.</w:t>
      </w:r>
    </w:p>
    <w:p>
      <w:pPr>
        <w:pStyle w:val="afffff8"/>
        <w:rPr>
          <w:ins w:id="90973" w:author="קלוד" w:date="2026-10-11T12:33:55Z"/>
        </w:rPr>
      </w:pPr>
      <w:ins w:id="90974" w:author="קלוד" w:date="2026-10-11T12:33:55Z">
        <w:r>
          <w:rPr>
            <w:color w:val="7B3F00"/>
          </w:rPr>
          <w:t xml:space="preserve">מחתה באפרה - טלטול ברשות רבי</w:t>
        </w:r>
      </w:ins>
    </w:p>
    <w:p w:rsidR="00E9703F" w:rsidRPr="006F178A" w:rsidRDefault="00E9703F" w:rsidP="00E9703F">
      <w:pPr>
        <w:rPr>
          <w:rStyle w:val="afffe"/>
          <w:rFonts w:ascii="Fb Fontext" w:hAnsi="Fb Fontext"/>
          <w:b/>
          <w:rtl/>
        </w:rPr>
      </w:pPr>
      <w:r w:rsidRPr="006F178A">
        <w:rPr>
          <w:rStyle w:val="2fb"/>
          <w:rFonts w:ascii="Fb Fontext" w:hAnsi="Fb Fontext" w:hint="cs"/>
          <w:rtl/>
        </w:rPr>
        <w:t xml:space="preserve">רבי</w:t>
      </w:r>
      <w:r w:rsidRPr="006F178A">
        <w:rPr>
          <w:rStyle w:val="afffe"/>
          <w:rFonts w:ascii="Fb Fontext" w:hAnsi="Fb Fontext" w:hint="cs"/>
          <w:rtl/>
        </w:rPr>
        <w:t xml:space="preserve"> התיר לטלטל מחתה באפרה</w:t>
      </w:r>
    </w:p>
    <w:p w:rsidR="00E9703F" w:rsidRPr="006F178A" w:rsidRDefault="00E9703F" w:rsidP="00E9703F">
      <w:pPr>
        <w:rPr>
          <w:rtl/>
        </w:rPr>
      </w:pPr>
      <w:r w:rsidRPr="006F178A">
        <w:rPr>
          <w:rStyle w:val="afffe"/>
          <w:rFonts w:ascii="Fb Fontext" w:hAnsi="Fb Fontext"/>
          <w:b/>
          <w:rtl/>
        </w:rPr>
        <w:t>א.</w:t>
      </w:r>
      <w:r w:rsidRPr="006F178A">
        <w:rPr>
          <w:rStyle w:val="afffe"/>
          <w:rFonts w:ascii="Fb Fontext" w:hAnsi="Fb Fontext" w:hint="cs"/>
          <w:rtl/>
        </w:rPr>
        <w:t xml:space="preserve"> </w:t>
      </w:r>
      <w:r w:rsidRPr="006F178A">
        <w:rPr>
          <w:rFonts w:hint="cs"/>
          <w:rtl/>
        </w:rPr>
        <w:t xml:space="preserve">אין לפרש באפר </w:t>
      </w:r>
      <w:ins w:id="96135" w:author="קלוד" w:date="2026-10-11T13:11:34Z">
        <w:r>
          <w:rPr>
            <w:rFonts w:hint="cs"/>
            <w:rtl/>
          </w:rPr>
          <w:t xml:space="preserve">לבדו,</w:t>
        </w:r>
      </w:ins>
      <w:del w:id="96136" w:author="קלוד" w:date="2026-10-11T13:11:34Z">
        <w:r w:rsidRPr="006F178A">
          <w:rPr>
            <w:rFonts w:hint="cs"/>
            <w:rtl/>
          </w:rPr>
          <w:delText xml:space="preserve">לחוד</w:delText>
        </w:r>
      </w:del>
      <w:r w:rsidRPr="006F178A">
        <w:rPr>
          <w:rFonts w:hint="cs"/>
          <w:rtl/>
        </w:rPr>
        <w:t xml:space="preserve"> </w:t>
      </w:r>
      <w:ins w:id="91143" w:author="מנוע מכני" w:date="2026-10-11T12:04:39Z">
        <w:r>
          <w:rPr>
            <w:rFonts w:hint="cs"/>
            <w:rtl/>
          </w:rPr>
          <w:t xml:space="preserve">שהרי</w:t>
        </w:r>
      </w:ins>
      <w:del w:id="91144" w:author="מנוע מכני" w:date="2026-10-11T12:04:39Z">
        <w:r w:rsidRPr="006F178A">
          <w:rPr>
            <w:rFonts w:hint="cs"/>
            <w:rtl/>
          </w:rPr>
          <w:delText xml:space="preserve">דהא</w:delText>
        </w:r>
      </w:del>
      <w:r w:rsidRPr="00784B8D">
        <w:rPr>
          <w:rStyle w:val="afffff0"/>
          <w:rFonts w:hint="cs"/>
          <w:rtl/>
        </w:rPr>
        <w:t xml:space="preserve"> 'כלכלה והאבן בתוכה' </w:t>
      </w:r>
      <w:r w:rsidRPr="006F178A">
        <w:rPr>
          <w:rFonts w:hint="cs"/>
          <w:rtl/>
        </w:rPr>
        <w:t xml:space="preserve">לא</w:t>
      </w:r>
      <w:r w:rsidRPr="006F178A">
        <w:rPr>
          <w:rFonts w:hint="cs"/>
          <w:rtl/>
        </w:rPr>
        <w:t xml:space="preserve"> </w:t>
      </w:r>
      <w:ins w:id="96133" w:author="קלוד" w:date="2026-10-11T13:11:34Z">
        <w:r>
          <w:rPr>
            <w:rFonts w:hint="cs"/>
            <w:rtl/>
          </w:rPr>
          <w:t xml:space="preserve">הותרה</w:t>
        </w:r>
      </w:ins>
      <w:del w:id="96134" w:author="קלוד" w:date="2026-10-11T13:11:34Z">
        <w:r w:rsidRPr="006F178A">
          <w:rPr>
            <w:rFonts w:hint="cs"/>
            <w:rtl/>
          </w:rPr>
          <w:delText xml:space="preserve">שרי</w:delText>
        </w:r>
      </w:del>
      <w:r w:rsidRPr="006F178A">
        <w:rPr>
          <w:rFonts w:hint="cs"/>
          <w:rtl/>
        </w:rPr>
        <w:t xml:space="preserve"> אלא במלאה פירות,</w:t>
      </w:r>
    </w:p>
    <w:p>
      <w:pPr>
        <w:pStyle w:val="38"/>
        <w:rPr>
          <w:ins w:id="97495" w:author="מנוע מכני" w:date="2026-10-11T12:04:39Z"/>
        </w:rPr>
      </w:pPr>
      <w:r w:rsidRPr="006F178A">
        <w:t xml:space="preserve">ואין לומר כרבי אסי:</w:t>
      </w:r>
    </w:p>
    <w:p w:rsidR="00E9703F" w:rsidRDefault="00E9703F" w:rsidP="00E9703F">
      <w:pPr>
        <w:rPr>
          <w:rStyle w:val="afffe"/>
          <w:rFonts w:ascii="Fb Fontext" w:hAnsi="Fb Fontext"/>
          <w:b/>
          <w:rtl/>
        </w:rPr>
      </w:pPr>
      <w:del w:id="97496" w:author="מנוע מכני" w:date="2026-10-11T12:04:39Z">
        <w:r w:rsidRPr="006F178A">
          <w:rPr>
            <w:rFonts w:hint="cs"/>
            <w:rtl/>
          </w:rPr>
          <w:delText xml:space="preserve"> </w:delText>
        </w:r>
      </w:del>
      <w:ins w:id="92711" w:author="מנוע מכני" w:date="2026-10-11T12:04:39Z">
        <w:r>
          <w:rPr>
            <w:rFonts w:hint="cs"/>
            <w:rtl/>
          </w:rPr>
          <w:t xml:space="preserve">דיש</w:t>
        </w:r>
      </w:ins>
      <w:del w:id="92712" w:author="מנוע מכני" w:date="2026-10-11T12:04:39Z">
        <w:r w:rsidRPr="006F178A">
          <w:rPr>
            <w:rFonts w:hint="cs"/>
            <w:rtl/>
          </w:rPr>
          <w:delText xml:space="preserve">ד</w:delText>
        </w:r>
        <w:r w:rsidRPr="006F178A">
          <w:rPr>
            <w:rtl/>
          </w:rPr>
          <w:delText xml:space="preserve">אית</w:delText>
        </w:r>
      </w:del>
      <w:r w:rsidRPr="006F178A">
        <w:rPr>
          <w:rtl/>
        </w:rPr>
        <w:t xml:space="preserve"> בה קרטין</w:t>
      </w:r>
      <w:r w:rsidRPr="006F178A">
        <w:rPr>
          <w:rFonts w:hint="cs"/>
          <w:rtl/>
        </w:rPr>
        <w:t>,</w:t>
      </w:r>
      <w:r w:rsidRPr="006F178A">
        <w:rPr>
          <w:rStyle w:val="afffe"/>
          <w:rFonts w:ascii="Fb Fontext" w:hAnsi="Fb Fontext" w:hint="cs"/>
          <w:rtl/>
        </w:rPr>
        <w:t xml:space="preserve"> </w:t>
      </w:r>
      <w:ins w:id="96143" w:author="קלוד" w:date="2026-10-11T13:11:34Z">
        <w:r>
          <w:rPr>
            <w:rStyle w:val="afffe"/>
            <w:rFonts w:ascii="Fb Fontext" w:hAnsi="Fb Fontext" w:hint="cs"/>
            <w:b/>
            <w:rtl/>
          </w:rPr>
          <w:t xml:space="preserve">שקרטין</w:t>
        </w:r>
      </w:ins>
      <w:del w:id="96144" w:author="קלוד" w:date="2026-10-11T13:11:34Z">
        <w:r w:rsidRPr="006F178A">
          <w:rPr>
            <w:rStyle w:val="afffe"/>
            <w:rFonts w:ascii="Fb Fontext" w:hAnsi="Fb Fontext" w:hint="cs"/>
            <w:b/>
            <w:rtl/>
          </w:rPr>
          <w:delText xml:space="preserve">דקרטין</w:delText>
        </w:r>
      </w:del>
      <w:r w:rsidRPr="006F178A">
        <w:rPr>
          <w:rStyle w:val="afffe"/>
          <w:rFonts w:ascii="Fb Fontext" w:hAnsi="Fb Fontext"/>
          <w:b/>
          <w:rtl/>
        </w:rPr>
        <w:t xml:space="preserve"> </w:t>
      </w:r>
      <w:ins w:id="96141" w:author="קלוד" w:date="2026-10-11T13:11:34Z">
        <w:r>
          <w:rPr>
            <w:rStyle w:val="afffe"/>
            <w:rFonts w:ascii="Fb Fontext" w:hAnsi="Fb Fontext"/>
            <w:b/>
            <w:rtl/>
          </w:rPr>
          <w:t xml:space="preserve">בבית</w:t>
        </w:r>
      </w:ins>
      <w:del w:id="96142" w:author="קלוד" w:date="2026-10-11T13:11:34Z">
        <w:r w:rsidRPr="006F178A">
          <w:rPr>
            <w:rStyle w:val="afffe"/>
            <w:rFonts w:ascii="Fb Fontext" w:hAnsi="Fb Fontext"/>
            <w:b/>
            <w:rtl/>
          </w:rPr>
          <w:delText xml:space="preserve">בי</w:delText>
        </w:r>
      </w:del>
      <w:r w:rsidRPr="006F178A">
        <w:rPr>
          <w:rStyle w:val="afffe"/>
          <w:rFonts w:ascii="Fb Fontext" w:hAnsi="Fb Fontext"/>
          <w:b/>
          <w:rtl/>
        </w:rPr>
        <w:t xml:space="preserve"> </w:t>
      </w:r>
      <w:r w:rsidRPr="006F178A">
        <w:rPr>
          <w:rStyle w:val="2fb"/>
          <w:rFonts w:ascii="Fb Fontext" w:hAnsi="Fb Fontext"/>
          <w:b/>
          <w:rtl/>
        </w:rPr>
        <w:t xml:space="preserve">רבי</w:t>
      </w:r>
      <w:r w:rsidRPr="006F178A">
        <w:rPr>
          <w:rStyle w:val="afffe"/>
          <w:rFonts w:ascii="Fb Fontext" w:hAnsi="Fb Fontext"/>
          <w:b/>
          <w:rtl/>
        </w:rPr>
        <w:t xml:space="preserve"> </w:t>
      </w:r>
      <w:ins w:id="96139" w:author="קלוד" w:date="2026-10-11T13:11:34Z">
        <w:r>
          <w:rPr>
            <w:rStyle w:val="afffe"/>
            <w:rFonts w:ascii="Fb Fontext" w:hAnsi="Fb Fontext" w:hint="cs"/>
            <w:b/>
            <w:rtl/>
          </w:rPr>
          <w:t xml:space="preserve">אינם</w:t>
        </w:r>
      </w:ins>
      <w:del w:id="96140" w:author="קלוד" w:date="2026-10-11T13:11:34Z">
        <w:r w:rsidRPr="006F178A">
          <w:rPr>
            <w:rStyle w:val="afffe"/>
            <w:rFonts w:ascii="Fb Fontext" w:hAnsi="Fb Fontext" w:hint="cs"/>
            <w:b/>
            <w:rtl/>
          </w:rPr>
          <w:delText xml:space="preserve">לא</w:delText>
        </w:r>
      </w:del>
      <w:r w:rsidRPr="006F178A">
        <w:rPr>
          <w:rStyle w:val="afffe"/>
          <w:rFonts w:ascii="Fb Fontext" w:hAnsi="Fb Fontext"/>
          <w:b/>
          <w:rtl/>
        </w:rPr>
        <w:t xml:space="preserve"> </w:t>
      </w:r>
      <w:ins w:id="96137" w:author="קלוד" w:date="2026-10-11T13:11:34Z">
        <w:r>
          <w:rPr>
            <w:rStyle w:val="afffe"/>
            <w:rFonts w:ascii="Fb Fontext" w:hAnsi="Fb Fontext"/>
            <w:b/>
            <w:rtl/>
          </w:rPr>
          <w:t xml:space="preserve">חשובים,</w:t>
        </w:r>
      </w:ins>
      <w:del w:id="96138" w:author="קלוד" w:date="2026-10-11T13:11:34Z">
        <w:r w:rsidRPr="006F178A">
          <w:rPr>
            <w:rStyle w:val="afffe"/>
            <w:rFonts w:ascii="Fb Fontext" w:hAnsi="Fb Fontext"/>
            <w:b/>
            <w:rtl/>
          </w:rPr>
          <w:delText xml:space="preserve">חשיבי</w:delText>
        </w:r>
      </w:del>
      <w:r w:rsidRPr="006F178A">
        <w:rPr>
          <w:rStyle w:val="afffe"/>
          <w:rFonts w:ascii="Fb Fontext" w:hAnsi="Fb Fontext"/>
          <w:b/>
          <w:rtl/>
        </w:rPr>
        <w:t xml:space="preserve"> ו'בגדי </w:t>
      </w:r>
      <w:r w:rsidRPr="006F178A">
        <w:rPr>
          <w:rStyle w:val="afffe"/>
          <w:rFonts w:ascii="Fb Fontext" w:hAnsi="Fb Fontext" w:hint="cs"/>
          <w:b/>
          <w:rtl/>
        </w:rPr>
        <w:t>עניים</w:t>
      </w:r>
      <w:r w:rsidRPr="006F178A">
        <w:rPr>
          <w:rStyle w:val="afffe"/>
          <w:rFonts w:ascii="Fb Fontext" w:hAnsi="Fb Fontext"/>
          <w:b/>
          <w:rtl/>
        </w:rPr>
        <w:t xml:space="preserve"> </w:t>
      </w:r>
      <w:r w:rsidRPr="006F178A">
        <w:rPr>
          <w:rStyle w:val="afffe"/>
          <w:rFonts w:ascii="Fb Fontext" w:hAnsi="Fb Fontext" w:hint="cs"/>
          <w:b/>
          <w:rtl/>
        </w:rPr>
        <w:t>לעשירים</w:t>
      </w:r>
      <w:r w:rsidRPr="006F178A">
        <w:rPr>
          <w:rStyle w:val="afffe"/>
          <w:rFonts w:ascii="Fb Fontext" w:hAnsi="Fb Fontext"/>
          <w:b/>
          <w:rtl/>
        </w:rPr>
        <w:t xml:space="preserve"> </w:t>
      </w:r>
      <w:r w:rsidRPr="006F178A">
        <w:rPr>
          <w:rStyle w:val="afffe"/>
          <w:rFonts w:ascii="Fb Fontext" w:hAnsi="Fb Fontext" w:hint="cs"/>
          <w:b/>
          <w:rtl/>
        </w:rPr>
        <w:t>אסור</w:t>
      </w:r>
      <w:r>
        <w:rPr>
          <w:rStyle w:val="afffe"/>
          <w:rFonts w:ascii="Fb Fontext" w:hAnsi="Fb Fontext"/>
          <w:b/>
          <w:rtl/>
        </w:rPr>
        <w:t>'.</w:t>
      </w:r>
    </w:p>
    <w:p>
      <w:pPr>
        <w:pStyle w:val="38"/>
        <w:rPr>
          <w:ins w:id="97497" w:author="מנוע מכני" w:date="2026-10-11T12:04:39Z"/>
        </w:rPr>
      </w:pPr>
      <w:r w:rsidRPr="006F178A">
        <w:t>ב.</w:t>
      </w:r>
      <w:r w:rsidRPr="006F178A">
        <w:t xml:space="preserve"> </w:t>
      </w:r>
      <w:r w:rsidRPr="006F178A">
        <w:t>אביי</w:t>
      </w:r>
      <w:r w:rsidRPr="006F178A">
        <w:t>:</w:t>
      </w:r>
    </w:p>
    <w:p w:rsidR="00E9703F" w:rsidRPr="006F178A" w:rsidRDefault="00E9703F" w:rsidP="00E9703F">
      <w:pPr>
        <w:rPr>
          <w:rStyle w:val="afffe"/>
          <w:rFonts w:ascii="Fb Fontext" w:hAnsi="Fb Fontext"/>
          <w:b/>
          <w:rtl/>
        </w:rPr>
      </w:pPr>
      <w:del w:id="97498" w:author="מנוע מכני" w:date="2026-10-11T12:04:39Z">
        <w:r w:rsidRPr="006F178A">
          <w:rPr>
            <w:rtl/>
          </w:rPr>
          <w:delText xml:space="preserve"> </w:delText>
        </w:r>
      </w:del>
      <w:ins w:id="96161" w:author="קלוד" w:date="2026-10-11T13:11:34Z">
        <w:r>
          <w:rPr>
            <w:rtl/>
          </w:rPr>
          <w:t xml:space="preserve">דינה</w:t>
        </w:r>
      </w:ins>
      <w:del w:id="96162" w:author="קלוד" w:date="2026-10-11T13:11:34Z">
        <w:r w:rsidRPr="006F178A">
          <w:rPr>
            <w:rtl/>
          </w:rPr>
          <w:delText xml:space="preserve">הווה</w:delText>
        </w:r>
      </w:del>
      <w:r w:rsidRPr="006F178A">
        <w:rPr>
          <w:rtl/>
        </w:rPr>
        <w:t xml:space="preserve"> </w:t>
      </w:r>
      <w:ins w:id="96159" w:author="קלוד" w:date="2026-10-11T13:11:34Z">
        <w:r>
          <w:rPr>
            <w:rtl/>
          </w:rPr>
          <w:t xml:space="preserve">כגרף</w:t>
        </w:r>
      </w:ins>
      <w:del w:id="96160" w:author="קלוד" w:date="2026-10-11T13:11:34Z">
        <w:r w:rsidRPr="006F178A">
          <w:rPr>
            <w:rtl/>
          </w:rPr>
          <w:delText xml:space="preserve">גרף</w:delText>
        </w:r>
      </w:del>
      <w:r w:rsidRPr="006F178A">
        <w:rPr>
          <w:rtl/>
        </w:rPr>
        <w:t xml:space="preserve"> של </w:t>
      </w:r>
      <w:ins w:id="96157" w:author="קלוד" w:date="2026-10-11T13:11:34Z">
        <w:r>
          <w:rPr>
            <w:rtl/>
          </w:rPr>
          <w:t xml:space="preserve">רעי.</w:t>
        </w:r>
      </w:ins>
      <w:del w:id="96158" w:author="קלוד" w:date="2026-10-11T13:11:34Z">
        <w:r w:rsidRPr="006F178A">
          <w:rPr>
            <w:rtl/>
          </w:rPr>
          <w:delText xml:space="preserve">רעי</w:delText>
        </w:r>
        <w:r w:rsidRPr="006F178A">
          <w:rPr>
            <w:rFonts w:hint="cs"/>
            <w:rtl/>
          </w:rPr>
          <w:delText xml:space="preserve">,</w:delText>
        </w:r>
      </w:del>
      <w:r w:rsidRPr="006F178A">
        <w:rPr>
          <w:rtl/>
        </w:rPr>
        <w:t xml:space="preserve"> </w:t>
      </w:r>
      <w:r w:rsidRPr="006F178A">
        <w:rPr>
          <w:rStyle w:val="2fb"/>
          <w:rtl/>
        </w:rPr>
        <w:t xml:space="preserve">רבא</w:t>
      </w:r>
      <w:r w:rsidRPr="006F178A">
        <w:rPr>
          <w:rtl/>
        </w:rPr>
        <w:t xml:space="preserve"> </w:t>
      </w:r>
      <w:ins w:id="96155" w:author="קלוד" w:date="2026-10-11T13:11:34Z">
        <w:r>
          <w:rPr>
            <w:rtl/>
          </w:rPr>
          <w:t xml:space="preserve">הקשה:</w:t>
        </w:r>
      </w:ins>
      <w:del w:id="96156" w:author="קלוד" w:date="2026-10-11T13:11:34Z">
        <w:r w:rsidRPr="006F178A">
          <w:rPr>
            <w:rtl/>
          </w:rPr>
          <w:delText xml:space="preserve">הקשה</w:delText>
        </w:r>
      </w:del>
      <w:r w:rsidRPr="006F178A">
        <w:rPr>
          <w:rtl/>
        </w:rPr>
        <w:t xml:space="preserve"> </w:t>
      </w:r>
      <w:ins w:id="96153" w:author="קלוד" w:date="2026-10-11T13:11:34Z">
        <w:r>
          <w:rPr>
            <w:rStyle w:val="afffe"/>
            <w:rFonts w:ascii="Fb Fontext" w:hAnsi="Fb Fontext"/>
            <w:rtl/>
          </w:rPr>
          <w:t xml:space="preserve">אחת,</w:t>
        </w:r>
      </w:ins>
      <w:del w:id="96154" w:author="קלוד" w:date="2026-10-11T13:11:34Z">
        <w:r w:rsidRPr="006F178A">
          <w:rPr>
            <w:rStyle w:val="afffe"/>
            <w:rFonts w:ascii="Fb Fontext" w:hAnsi="Fb Fontext"/>
            <w:rtl/>
          </w:rPr>
          <w:delText xml:space="preserve">א</w:delText>
        </w:r>
      </w:del>
      <w:r w:rsidRPr="006F178A">
        <w:rPr>
          <w:rtl/>
        </w:rPr>
        <w:t xml:space="preserve"> אינו </w:t>
      </w:r>
      <w:ins w:id="96151" w:author="קלוד" w:date="2026-10-11T13:11:34Z">
        <w:r>
          <w:rPr>
            <w:rtl/>
          </w:rPr>
          <w:t xml:space="preserve">מאוס;</w:t>
        </w:r>
      </w:ins>
      <w:del w:id="96152" w:author="קלוד" w:date="2026-10-11T13:11:34Z">
        <w:r w:rsidRPr="006F178A">
          <w:rPr>
            <w:rtl/>
          </w:rPr>
          <w:delText xml:space="preserve">מאוס</w:delText>
        </w:r>
      </w:del>
      <w:r w:rsidRPr="006F178A">
        <w:rPr>
          <w:rtl/>
        </w:rPr>
        <w:t xml:space="preserve"> </w:t>
      </w:r>
      <w:ins w:id="96149" w:author="קלוד" w:date="2026-10-11T13:11:34Z">
        <w:r>
          <w:rPr>
            <w:rtl/>
          </w:rPr>
          <w:t xml:space="preserve">ועוד,</w:t>
        </w:r>
      </w:ins>
      <w:del w:id="96150" w:author="קלוד" w:date="2026-10-11T13:11:34Z">
        <w:r w:rsidRPr="006F178A">
          <w:rPr>
            <w:rtl/>
          </w:rPr>
          <w:delText xml:space="preserve">כ"כ </w:delText>
        </w:r>
        <w:r w:rsidRPr="006F178A">
          <w:rPr>
            <w:rStyle w:val="afffe"/>
            <w:rFonts w:ascii="Fb Fontext" w:hAnsi="Fb Fontext"/>
            <w:rtl/>
          </w:rPr>
          <w:delText xml:space="preserve">ועוד</w:delText>
        </w:r>
      </w:del>
      <w:r w:rsidRPr="006F178A">
        <w:rPr>
          <w:rtl/>
        </w:rPr>
        <w:t xml:space="preserve"> </w:t>
      </w:r>
      <w:ins w:id="92713" w:author="מנוע מכני" w:date="2026-10-11T12:04:39Z">
        <w:r>
          <w:rPr>
            <w:rtl/>
          </w:rPr>
          <w:t xml:space="preserve">זה</w:t>
        </w:r>
      </w:ins>
      <w:del w:id="92714" w:author="מנוע מכני" w:date="2026-10-11T12:04:39Z">
        <w:r w:rsidRPr="006F178A">
          <w:rPr>
            <w:rtl/>
          </w:rPr>
          <w:delText xml:space="preserve">האי</w:delText>
        </w:r>
      </w:del>
      <w:r w:rsidRPr="006F178A">
        <w:rPr>
          <w:rtl/>
        </w:rPr>
        <w:t xml:space="preserve"> </w:t>
      </w:r>
      <w:ins w:id="96147" w:author="קלוד" w:date="2026-10-11T13:11:34Z">
        <w:r>
          <w:rPr>
            <w:rtl/>
          </w:rPr>
          <w:t xml:space="preserve">מכוסה</w:t>
        </w:r>
      </w:ins>
      <w:del w:id="96148" w:author="קלוד" w:date="2026-10-11T13:11:34Z">
        <w:r w:rsidRPr="006F178A">
          <w:rPr>
            <w:rtl/>
          </w:rPr>
          <w:delText xml:space="preserve">מיכסי</w:delText>
        </w:r>
      </w:del>
      <w:r w:rsidRPr="006F178A">
        <w:rPr>
          <w:rtl/>
        </w:rPr>
        <w:t xml:space="preserve"> ולא </w:t>
      </w:r>
      <w:ins w:id="96145" w:author="קלוד" w:date="2026-10-11T13:11:34Z">
        <w:r>
          <w:rPr>
            <w:rtl/>
          </w:rPr>
          <w:t xml:space="preserve">מגולה.</w:t>
        </w:r>
      </w:ins>
      <w:del w:id="96146" w:author="קלוד" w:date="2026-10-11T13:11:34Z">
        <w:r w:rsidRPr="006F178A">
          <w:rPr>
            <w:rtl/>
          </w:rPr>
          <w:delText xml:space="preserve">מגלי.</w:delText>
        </w:r>
      </w:del>
    </w:p>
    <w:p>
      <w:pPr>
        <w:pStyle w:val="38"/>
        <w:rPr>
          <w:ins w:id="97499" w:author="מנוע מכני" w:date="2026-10-11T12:04:39Z"/>
        </w:rPr>
      </w:pPr>
      <w:r w:rsidRPr="006F178A">
        <w:t>ג.</w:t>
      </w:r>
      <w:r w:rsidRPr="006F178A">
        <w:t xml:space="preserve"> אלא רבא:</w:t>
      </w:r>
    </w:p>
    <w:p w:rsidR="00E9703F" w:rsidRPr="006F178A" w:rsidRDefault="00E9703F" w:rsidP="00E9703F">
      <w:pPr>
        <w:rPr>
          <w:rStyle w:val="afffe"/>
          <w:rFonts w:ascii="Fb Fontext" w:hAnsi="Fb Fontext"/>
        </w:rPr>
      </w:pPr>
      <w:del w:id="97500" w:author="מנוע מכני" w:date="2026-10-11T12:04:39Z">
        <w:r w:rsidRPr="006F178A">
          <w:rPr>
            <w:rFonts w:hint="cs"/>
            <w:rtl/>
          </w:rPr>
          <w:delText xml:space="preserve"> </w:delText>
        </w:r>
      </w:del>
      <w:ins w:id="96169" w:author="קלוד" w:date="2026-10-11T13:11:34Z">
        <w:r>
          <w:rPr>
            <w:rStyle w:val="afffe"/>
            <w:rFonts w:ascii="Fb Fontext" w:hAnsi="Fb Fontext" w:hint="cs"/>
            <w:rtl/>
          </w:rPr>
          <w:t xml:space="preserve">בבית ר"נ טלטלו מחתה</w:t>
        </w:r>
      </w:ins>
      <w:del w:id="96170" w:author="קלוד" w:date="2026-10-11T13:11:34Z">
        <w:r w:rsidRPr="006F178A">
          <w:rPr>
            <w:rStyle w:val="afffe"/>
            <w:rFonts w:ascii="Fb Fontext" w:hAnsi="Fb Fontext" w:hint="cs"/>
            <w:rtl/>
          </w:rPr>
          <w:delText xml:space="preserve">כנונא</w:delText>
        </w:r>
      </w:del>
      <w:r w:rsidRPr="006F178A">
        <w:rPr>
          <w:rStyle w:val="afffe"/>
          <w:rFonts w:ascii="Fb Fontext" w:hAnsi="Fb Fontext" w:hint="cs"/>
          <w:rtl/>
        </w:rPr>
        <w:t xml:space="preserve"> אגב </w:t>
      </w:r>
      <w:ins w:id="96167" w:author="קלוד" w:date="2026-10-11T13:11:34Z">
        <w:r>
          <w:rPr>
            <w:rStyle w:val="afffe"/>
            <w:rFonts w:ascii="Fb Fontext" w:hAnsi="Fb Fontext" w:hint="cs"/>
            <w:rtl/>
          </w:rPr>
          <w:t xml:space="preserve">אפרה,</w:t>
        </w:r>
      </w:ins>
      <w:del w:id="96168" w:author="קלוד" w:date="2026-10-11T13:11:34Z">
        <w:r w:rsidRPr="006F178A">
          <w:rPr>
            <w:rStyle w:val="afffe"/>
            <w:rFonts w:ascii="Fb Fontext" w:hAnsi="Fb Fontext" w:hint="cs"/>
            <w:rtl/>
          </w:rPr>
          <w:delText xml:space="preserve">אפרה</w:delText>
        </w:r>
      </w:del>
      <w:r w:rsidRPr="006F178A">
        <w:rPr>
          <w:rFonts w:hint="cs"/>
          <w:rtl/>
        </w:rPr>
        <w:t xml:space="preserve"> </w:t>
      </w:r>
      <w:ins w:id="96165" w:author="קלוד" w:date="2026-10-11T13:11:34Z">
        <w:r>
          <w:rPr>
            <w:rtl/>
          </w:rPr>
          <w:t xml:space="preserve">והחידוש</w:t>
        </w:r>
      </w:ins>
      <w:del w:id="96166" w:author="קלוד" w:date="2026-10-11T13:11:34Z">
        <w:r w:rsidRPr="006F178A">
          <w:rPr>
            <w:rtl/>
          </w:rPr>
          <w:delText xml:space="preserve">בי </w:delText>
        </w:r>
        <w:r w:rsidRPr="006F178A">
          <w:rPr>
            <w:rStyle w:val="2fb"/>
            <w:rtl/>
          </w:rPr>
          <w:delText xml:space="preserve">ר"נ</w:delText>
        </w:r>
        <w:r w:rsidRPr="006F178A">
          <w:rPr>
            <w:rtl/>
          </w:rPr>
          <w:delText xml:space="preserve"> מטלטלין </w:delText>
        </w:r>
        <w:r>
          <w:rPr>
            <w:rtl/>
          </w:rPr>
          <w:delText xml:space="preserve">וחידוש</w:delText>
        </w:r>
      </w:del>
      <w:ins w:id="90223" w:author="Claude - סמנטי" w:date="2026-10-11T12:28:21Z"/>
      <w:del w:id="90224" w:author="Claude - סמנטי" w:date="2026-10-11T12:28:21Z">
        <w:r w:rsidRPr="006F178A">
          <w:rPr>
            <w:rtl/>
          </w:rPr>
          <w:delText xml:space="preserve">ורבותא</w:delText>
        </w:r>
      </w:del>
      <w:r w:rsidRPr="006F178A">
        <w:rPr>
          <w:rtl/>
        </w:rPr>
        <w:t xml:space="preserve"> ש</w:t>
      </w:r>
      <w:r>
        <w:rPr>
          <w:rtl/>
        </w:rPr>
        <w:t>אפי'</w:t>
      </w:r>
      <w:r w:rsidRPr="006F178A">
        <w:rPr>
          <w:rtl/>
        </w:rPr>
        <w:t xml:space="preserve"> </w:t>
      </w:r>
      <w:ins w:id="96163" w:author="קלוד" w:date="2026-10-11T13:11:34Z">
        <w:r>
          <w:rPr>
            <w:rtl/>
          </w:rPr>
          <w:t xml:space="preserve">יש</w:t>
        </w:r>
      </w:ins>
      <w:del w:id="96164" w:author="קלוד" w:date="2026-10-11T13:11:34Z">
        <w:r w:rsidRPr="006F178A">
          <w:rPr>
            <w:rtl/>
          </w:rPr>
          <w:delText xml:space="preserve">שיש</w:delText>
        </w:r>
      </w:del>
      <w:r w:rsidRPr="006F178A">
        <w:rPr>
          <w:rtl/>
        </w:rPr>
        <w:t xml:space="preserve"> בה גזרי עצים.</w:t>
      </w:r>
    </w:p>
    <w:p w:rsidR="00E9703F" w:rsidRPr="009757B9" w:rsidRDefault="00E9703F" w:rsidP="00E9703F">
      <w:pPr>
        <w:rPr>
          <w:rFonts w:cs="Guttman Vilna"/>
          <w:b/>
          <w:bCs/>
          <w:rtl/>
        </w:rPr>
      </w:pPr>
      <w:r w:rsidRPr="006F178A">
        <w:rPr>
          <w:rStyle w:val="afffe"/>
          <w:rFonts w:ascii="Fb Fontext" w:hAnsi="Fb Fontext" w:hint="cs"/>
          <w:b/>
          <w:rtl/>
        </w:rPr>
        <w:t>ואם</w:t>
      </w:r>
      <w:r w:rsidRPr="006F178A">
        <w:rPr>
          <w:rStyle w:val="afffe"/>
          <w:rFonts w:ascii="Fb Fontext" w:hAnsi="Fb Fontext"/>
          <w:b/>
          <w:rtl/>
        </w:rPr>
        <w:t xml:space="preserve"> יש בה שיירי פתילות</w:t>
      </w:r>
      <w:r w:rsidRPr="006F178A">
        <w:rPr>
          <w:rtl/>
        </w:rPr>
        <w:t xml:space="preserve"> הצריכים להם </w:t>
      </w:r>
      <w:r w:rsidRPr="006F178A">
        <w:rPr>
          <w:rFonts w:hint="cs"/>
          <w:rtl/>
        </w:rPr>
        <w:t xml:space="preserve">אסורה </w:t>
      </w:r>
      <w:r w:rsidRPr="006F178A">
        <w:rPr>
          <w:rtl/>
        </w:rPr>
        <w:t>ומוקצה.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71" w:author="קלוד" w:date="2026-10-11T12:33:55Z"/>
        </w:rPr>
      </w:pPr>
      <w:ins w:id="90972" w:author="קלוד" w:date="2026-10-11T12:33:55Z">
        <w:r>
          <w:rPr>
            <w:color w:val="7B3F00"/>
          </w:rPr>
          <w:t xml:space="preserve">בונה במיטה וקנה - חייב או פטור אבל אסור</w:t>
        </w:r>
      </w:ins>
    </w:p>
    <w:p w:rsidR="00E9703F" w:rsidRDefault="00E9703F" w:rsidP="00E9703F">
      <w:pPr>
        <w:rPr>
          <w:rFonts w:ascii="Fb Fontext" w:hAnsi="Fb Fontext"/>
          <w:rtl/>
        </w:rPr>
      </w:pPr>
      <w:r w:rsidRPr="006F178A">
        <w:rPr>
          <w:rFonts w:ascii="Fb Fontext" w:hAnsi="Fb Fontext"/>
          <w:b/>
          <w:bCs/>
          <w:rtl/>
        </w:rPr>
        <w:t>בונה</w:t>
      </w:r>
    </w:p>
    <w:p w:rsidR="00E9703F" w:rsidRPr="00097464" w:rsidRDefault="00E9703F" w:rsidP="00E9703F">
      <w:pPr>
        <w:rPr>
          <w:rFonts w:cs="Guttman Vilna"/>
          <w:b/>
          <w:bCs/>
          <w:spacing w:val="-8"/>
          <w:rtl/>
        </w:rPr>
      </w:pPr>
      <w:r w:rsidRPr="00097464">
        <w:rPr>
          <w:rStyle w:val="afffe"/>
          <w:rFonts w:ascii="Fb Fontext" w:hAnsi="Fb Fontext"/>
          <w:b/>
          <w:spacing w:val="-8"/>
          <w:rtl/>
        </w:rPr>
        <w:t>א.</w:t>
      </w:r>
      <w:r w:rsidRPr="00097464">
        <w:rPr>
          <w:spacing w:val="-8"/>
          <w:rtl/>
        </w:rPr>
        <w:t xml:space="preserve"> מיטה של </w:t>
      </w:r>
      <w:ins w:id="96185" w:author="קלוד" w:date="2026-10-11T13:11:34Z">
        <w:r>
          <w:rPr>
            <w:spacing w:val="-8"/>
            <w:rtl/>
          </w:rPr>
          <w:t xml:space="preserve">טרסיים -</w:t>
        </w:r>
      </w:ins>
      <w:del w:id="96186" w:author="קלוד" w:date="2026-10-11T13:11:34Z">
        <w:r w:rsidRPr="00097464">
          <w:rPr>
            <w:spacing w:val="-8"/>
            <w:rtl/>
          </w:rPr>
          <w:delText xml:space="preserve">טרסיים</w:delText>
        </w:r>
        <w:r w:rsidRPr="00097464">
          <w:rPr>
            <w:rFonts w:hint="cs"/>
            <w:spacing w:val="-8"/>
            <w:rtl/>
          </w:rPr>
          <w:delText xml:space="preserve">-</w:delText>
        </w:r>
      </w:del>
      <w:r w:rsidRPr="00097464">
        <w:rPr>
          <w:spacing w:val="-8"/>
          <w:rtl/>
        </w:rPr>
        <w:t xml:space="preserve"> </w:t>
      </w:r>
      <w:r w:rsidRPr="00097464">
        <w:rPr>
          <w:rStyle w:val="2fb"/>
          <w:spacing w:val="-8"/>
          <w:rtl/>
        </w:rPr>
        <w:tab/>
        <w:t xml:space="preserve">ר"א</w:t>
      </w:r>
      <w:r w:rsidRPr="00097464">
        <w:rPr>
          <w:spacing w:val="-8"/>
          <w:rtl/>
        </w:rPr>
        <w:tab/>
        <w:t xml:space="preserve"> </w:t>
      </w:r>
      <w:ins w:id="90329" w:author="מנוע מכני" w:date="2026-10-11T12:04:39Z">
        <w:ins w:id="96183" w:author="קלוד" w:date="2026-10-11T13:11:34Z">
          <w:r>
            <w:rPr>
              <w:rStyle w:val="2fb"/>
              <w:spacing w:val="-8"/>
              <w:rtl/>
            </w:rPr>
            <w:t xml:space="preserve">ור"ה:</w:t>
          </w:r>
        </w:ins>
        <w:del w:id="96184" w:author="קלוד" w:date="2026-10-11T13:11:34Z">
          <w:r>
            <w:rPr>
              <w:rStyle w:val="2fb"/>
              <w:spacing w:val="-8"/>
              <w:rtl/>
            </w:rPr>
            <w:delText xml:space="preserve">ור"ה</w:delText>
          </w:r>
        </w:del>
      </w:ins>
      <w:del w:id="90330" w:author="מנוע מכני" w:date="2026-10-11T12:04:39Z">
        <w:r w:rsidRPr="00097464">
          <w:rPr>
            <w:spacing w:val="-8"/>
            <w:rtl/>
          </w:rPr>
          <w:tab/>
          <w:delText xml:space="preserve">ורב הונא</w:delText>
        </w:r>
      </w:del>
      <w:r w:rsidRPr="00097464">
        <w:rPr>
          <w:spacing w:val="-8"/>
          <w:rtl/>
        </w:rPr>
        <w:tab/>
        <w:t xml:space="preserve"> </w:t>
      </w:r>
      <w:ins w:id="95955" w:author="מנוע מכני" w:date="2026-10-11T12:04:39Z">
        <w:ins w:id="96181" w:author="קלוד" w:date="2026-10-11T13:11:34Z">
          <w:r>
            <w:rPr>
              <w:rStyle w:val="afffffe"/>
              <w:spacing w:val="-8"/>
              <w:rtl/>
            </w:rPr>
            <w:t xml:space="preserve">להחזירה</w:t>
          </w:r>
        </w:ins>
        <w:del w:id="96182" w:author="קלוד" w:date="2026-10-11T13:11:34Z">
          <w:r>
            <w:rPr>
              <w:spacing w:val="-8"/>
              <w:rtl/>
            </w:rPr>
            <w:delText xml:space="preserve">יפה</w:delText>
          </w:r>
        </w:del>
      </w:ins>
      <w:del w:id="95956" w:author="מנוע מכני" w:date="2026-10-11T12:04:39Z">
        <w:r w:rsidRPr="00097464">
          <w:rPr>
            <w:spacing w:val="-8"/>
            <w:rtl/>
          </w:rPr>
          <w:tab/>
          <w:delText xml:space="preserve">שפיר</w:delText>
        </w:r>
      </w:del>
      <w:r w:rsidRPr="00097464">
        <w:rPr>
          <w:spacing w:val="-8"/>
          <w:rtl/>
        </w:rPr>
        <w:tab/>
        <w:t xml:space="preserve"> </w:t>
      </w:r>
      <w:ins w:id="96179" w:author="קלוד" w:date="2026-10-11T13:11:34Z">
        <w:r>
          <w:rPr>
            <w:rFonts w:hint="cs"/>
            <w:spacing w:val="-8"/>
            <w:rtl/>
          </w:rPr>
          <w:t xml:space="preserve">מותר,</w:t>
        </w:r>
      </w:ins>
      <w:del w:id="96180" w:author="קלוד" w:date="2026-10-11T13:11:34Z">
        <w:r w:rsidRPr="00097464">
          <w:rPr>
            <w:rFonts w:hint="cs"/>
            <w:spacing w:val="-8"/>
            <w:rtl/>
          </w:rPr>
          <w:delText xml:space="preserve">דמי</w:delText>
        </w:r>
      </w:del>
      <w:r w:rsidRPr="00097464">
        <w:rPr>
          <w:rFonts w:hint="cs"/>
          <w:spacing w:val="-8"/>
          <w:rtl/>
        </w:rPr>
        <w:t xml:space="preserve"> </w:t>
      </w:r>
      <w:ins w:id="96177" w:author="קלוד" w:date="2026-10-11T13:11:34Z">
        <w:r>
          <w:rPr>
            <w:spacing w:val="-8"/>
            <w:rtl/>
          </w:rPr>
          <w:t xml:space="preserve">שדומה</w:t>
        </w:r>
      </w:ins>
      <w:del w:id="96178" w:author="קלוד" w:date="2026-10-11T13:11:34Z">
        <w:r w:rsidRPr="00097464">
          <w:rPr>
            <w:spacing w:val="-8"/>
            <w:rtl/>
          </w:rPr>
          <w:delText xml:space="preserve">דדמיא</w:delText>
        </w:r>
      </w:del>
      <w:r w:rsidRPr="00097464">
        <w:rPr>
          <w:spacing w:val="-8"/>
          <w:rtl/>
        </w:rPr>
        <w:t xml:space="preserve"> למלבנות המיטה </w:t>
      </w:r>
      <w:ins w:id="96175" w:author="קלוד" w:date="2026-10-11T13:11:34Z">
        <w:r>
          <w:rPr>
            <w:spacing w:val="-8"/>
            <w:rtl/>
          </w:rPr>
          <w:t xml:space="preserve">וכו',</w:t>
        </w:r>
      </w:ins>
      <w:del w:id="96176" w:author="קלוד" w:date="2026-10-11T13:11:34Z">
        <w:r w:rsidRPr="00097464">
          <w:rPr>
            <w:spacing w:val="-8"/>
            <w:rtl/>
          </w:rPr>
          <w:delText xml:space="preserve">וכו'</w:delText>
        </w:r>
      </w:del>
      <w:r w:rsidRPr="00097464">
        <w:rPr>
          <w:spacing w:val="-8"/>
          <w:rtl/>
        </w:rPr>
        <w:t xml:space="preserve"> </w:t>
      </w:r>
      <w:ins w:id="96173" w:author="קלוד" w:date="2026-10-11T13:11:34Z">
        <w:r>
          <w:rPr>
            <w:rStyle w:val="2fb"/>
            <w:spacing w:val="-8"/>
            <w:rtl/>
          </w:rPr>
          <w:t xml:space="preserve">שרשב"ג</w:t>
        </w:r>
      </w:ins>
      <w:del w:id="96174" w:author="קלוד" w:date="2026-10-11T13:11:34Z">
        <w:r w:rsidRPr="00097464">
          <w:rPr>
            <w:rStyle w:val="2fb"/>
            <w:spacing w:val="-8"/>
            <w:rtl/>
          </w:rPr>
          <w:delText xml:space="preserve">דרשב"ג</w:delText>
        </w:r>
      </w:del>
      <w:r w:rsidRPr="00097464">
        <w:rPr>
          <w:spacing w:val="-8"/>
          <w:rtl/>
        </w:rPr>
        <w:t xml:space="preserve"> </w:t>
      </w:r>
      <w:ins w:id="96171" w:author="קלוד" w:date="2026-10-11T13:11:34Z">
        <w:r>
          <w:rPr>
            <w:spacing w:val="-8"/>
            <w:rtl/>
          </w:rPr>
          <w:t xml:space="preserve">מתיר</w:t>
        </w:r>
      </w:ins>
      <w:del w:id="96172" w:author="קלוד" w:date="2026-10-11T13:11:34Z">
        <w:r w:rsidRPr="00097464">
          <w:rPr>
            <w:spacing w:val="-8"/>
            <w:rtl/>
          </w:rPr>
          <w:delText xml:space="preserve">שרי</w:delText>
        </w:r>
      </w:del>
      <w:r w:rsidRPr="00097464">
        <w:rPr>
          <w:rFonts w:hint="cs"/>
          <w:spacing w:val="-8"/>
          <w:rtl/>
        </w:rPr>
        <w:t xml:space="preserve"> ברפוי</w:t>
      </w:r>
      <w:r w:rsidRPr="00097464">
        <w:rPr>
          <w:spacing w:val="-8"/>
          <w:rtl/>
        </w:rPr>
        <w:t>.</w:t>
      </w:r>
    </w:p>
    <w:p w:rsidR="00E9703F" w:rsidRPr="006F178A" w:rsidRDefault="00E9703F" w:rsidP="00E9703F">
      <w:pPr>
        <w:rPr>
          <w:rStyle w:val="afffe"/>
          <w:rFonts w:ascii="Fb Fontext" w:hAnsi="Fb Fontext"/>
          <w:b/>
          <w:rtl/>
        </w:rPr>
      </w:pPr>
      <w:r w:rsidRPr="006F178A">
        <w:rPr>
          <w:rtl/>
        </w:rPr>
        <w:tab/>
      </w:r>
      <w:r w:rsidRPr="006F178A">
        <w:rPr>
          <w:rtl/>
        </w:rPr>
        <w:tab/>
      </w:r>
      <w:r w:rsidRPr="006F178A">
        <w:rPr>
          <w:rtl/>
        </w:rPr>
        <w:tab/>
      </w:r>
      <w:r w:rsidRPr="006F178A">
        <w:rPr>
          <w:rStyle w:val="2fb"/>
          <w:rtl/>
        </w:rPr>
        <w:tab/>
        <w:t xml:space="preserve">רב</w:t>
      </w:r>
      <w:r w:rsidRPr="006F178A">
        <w:rPr>
          <w:rtl/>
        </w:rPr>
        <w:tab/>
        <w:t xml:space="preserve"> </w:t>
      </w:r>
      <w:r w:rsidRPr="006F178A">
        <w:rPr>
          <w:rStyle w:val="2fb"/>
          <w:rtl/>
        </w:rPr>
        <w:tab/>
        <w:t xml:space="preserve">ושמואל</w:t>
      </w:r>
      <w:r w:rsidRPr="006F178A">
        <w:rPr>
          <w:rtl/>
        </w:rPr>
        <w:tab/>
        <w:t xml:space="preserve"> אסור מצד מכה בפטיש.</w:t>
      </w:r>
    </w:p>
    <w:p w:rsidR="00E9703F" w:rsidRPr="006F178A" w:rsidRDefault="00E9703F" w:rsidP="00E9703F">
      <w:pPr>
        <w:rPr>
          <w:rStyle w:val="afffe"/>
          <w:rFonts w:ascii="Fb Fontext" w:hAnsi="Fb Fontext"/>
          <w:b/>
          <w:rtl/>
        </w:rPr>
      </w:pPr>
      <w:r w:rsidRPr="006F178A">
        <w:rPr>
          <w:rStyle w:val="afffe"/>
          <w:rFonts w:ascii="Fb Fontext" w:hAnsi="Fb Fontext"/>
          <w:b/>
          <w:rtl/>
        </w:rPr>
        <w:t>ב.</w:t>
      </w:r>
      <w:r w:rsidRPr="006F178A">
        <w:rPr>
          <w:rtl/>
        </w:rPr>
        <w:t xml:space="preserve"> קנה של מנורה</w:t>
      </w:r>
      <w:r w:rsidRPr="006F178A">
        <w:rPr>
          <w:rFonts w:hint="cs"/>
          <w:rtl/>
        </w:rPr>
        <w:t>,</w:t>
      </w:r>
      <w:r w:rsidRPr="006F178A">
        <w:rPr>
          <w:rtl/>
        </w:rPr>
        <w:t xml:space="preserve"> חייב חטאת.</w:t>
      </w:r>
    </w:p>
    <w:p w:rsidR="00E9703F" w:rsidRDefault="00E9703F" w:rsidP="00E9703F">
      <w:pPr>
        <w:rPr>
          <w:rtl/>
        </w:rPr>
      </w:pPr>
      <w:r w:rsidRPr="006F178A">
        <w:rPr>
          <w:rStyle w:val="afffe"/>
          <w:rFonts w:ascii="Fb Fontext" w:hAnsi="Fb Fontext"/>
          <w:b/>
          <w:rtl/>
        </w:rPr>
        <w:t>ג.</w:t>
      </w:r>
      <w:r w:rsidRPr="006F178A">
        <w:rPr>
          <w:rStyle w:val="afffe"/>
          <w:rFonts w:ascii="Fb Fontext" w:hAnsi="Fb Fontext"/>
          <w:rtl/>
        </w:rPr>
        <w:t xml:space="preserve"> </w:t>
      </w:r>
      <w:r w:rsidRPr="006F178A">
        <w:rPr>
          <w:rtl/>
        </w:rPr>
        <w:t>קנה של סיידין</w:t>
      </w:r>
      <w:r w:rsidRPr="006F178A">
        <w:rPr>
          <w:rFonts w:hint="cs"/>
          <w:rtl/>
        </w:rPr>
        <w:t>,</w:t>
      </w:r>
      <w:r w:rsidRPr="006F178A">
        <w:rPr>
          <w:rtl/>
        </w:rPr>
        <w:t xml:space="preserve"> פטור אבל אסור [שיותר קל הפירוק]</w:t>
      </w:r>
    </w:p>
    <w:p w:rsidR="00E9703F" w:rsidRPr="006F178A" w:rsidRDefault="00E9703F" w:rsidP="00E9703F">
      <w:pPr>
        <w:rPr>
          <w:rStyle w:val="afffe"/>
          <w:rFonts w:ascii="Fb Fontext" w:hAnsi="Fb Fontext"/>
          <w:b/>
          <w:rtl/>
        </w:rPr>
      </w:pPr>
      <w:r w:rsidRPr="006F178A">
        <w:rPr>
          <w:rStyle w:val="afffe"/>
          <w:rFonts w:ascii="Fb Fontext" w:hAnsi="Fb Fontext"/>
          <w:b/>
          <w:rtl/>
        </w:rPr>
        <w:t>ד.</w:t>
      </w:r>
      <w:r w:rsidRPr="006F178A">
        <w:rPr>
          <w:rtl/>
        </w:rPr>
        <w:t xml:space="preserve"> קנה עגולה אסור, קנה פשוטה מותר.</w:t>
      </w:r>
    </w:p>
    <w:p w:rsidR="00E9703F" w:rsidRPr="009757B9" w:rsidRDefault="00E9703F" w:rsidP="00E9703F">
      <w:pPr>
        <w:rPr>
          <w:rFonts w:cs="Guttman Vilna"/>
          <w:b/>
          <w:bCs/>
          <w:rtl/>
        </w:rPr>
      </w:pPr>
      <w:r w:rsidRPr="006F178A">
        <w:rPr>
          <w:rStyle w:val="afffe"/>
          <w:rFonts w:ascii="Fb Fontext" w:hAnsi="Fb Fontext"/>
          <w:b/>
          <w:rtl/>
        </w:rPr>
        <w:lastRenderedPageBreak/>
        <w:t>ה.</w:t>
      </w:r>
      <w:r w:rsidRPr="006F178A">
        <w:rPr>
          <w:rtl/>
        </w:rPr>
        <w:t xml:space="preserve"> מלבנות וכרעות המטה ולווחים של סקיבס</w:t>
      </w:r>
      <w:r w:rsidRPr="006F178A">
        <w:rPr>
          <w:rFonts w:hint="cs"/>
          <w:rtl/>
        </w:rPr>
        <w:t>,</w:t>
      </w:r>
      <w:r w:rsidRPr="006F178A">
        <w:rPr>
          <w:rtl/>
        </w:rPr>
        <w:t xml:space="preserve"> פטור אבל אסור</w:t>
      </w:r>
      <w:r w:rsidRPr="006F178A">
        <w:rPr>
          <w:rFonts w:hint="cs"/>
          <w:rtl/>
        </w:rPr>
        <w:t>,</w:t>
      </w:r>
      <w:r w:rsidRPr="006F178A">
        <w:rPr>
          <w:rtl/>
        </w:rPr>
        <w:t xml:space="preserve"> ולא יתקע </w:t>
      </w:r>
      <w:ins w:id="94661" w:author="מנוע מכני" w:date="2026-10-11T12:04:39Z">
        <w:r>
          <w:rPr>
            <w:rtl/>
          </w:rPr>
          <w:t xml:space="preserve">ואם </w:t>
        </w:r>
      </w:ins>
      <w:del w:id="94662" w:author="מנוע מכני" w:date="2026-10-11T12:04:39Z">
        <w:r w:rsidRPr="006F178A">
          <w:rPr>
            <w:rtl/>
          </w:rPr>
          <w:delText xml:space="preserve">ואי </w:delText>
        </w:r>
      </w:del>
      <w:r w:rsidRPr="006F178A">
        <w:rPr>
          <w:rtl/>
        </w:rPr>
        <w:t xml:space="preserve">תקע חייב.</w:t>
      </w:r>
    </w:p>
    <w:p w:rsidR="00E9703F" w:rsidRPr="006F178A" w:rsidRDefault="00E9703F" w:rsidP="00E9703F">
      <w:pPr>
        <w:rPr>
          <w:rStyle w:val="afffe"/>
          <w:rFonts w:ascii="Fb Fontext" w:hAnsi="Fb Fontext"/>
          <w:b/>
          <w:rtl/>
        </w:rPr>
      </w:pPr>
      <w:r w:rsidRPr="006F178A">
        <w:rPr>
          <w:rtl/>
        </w:rPr>
        <w:tab/>
      </w:r>
      <w:r w:rsidRPr="006F178A">
        <w:rPr>
          <w:rtl/>
        </w:rPr>
        <w:tab/>
      </w:r>
      <w:r w:rsidRPr="006F178A">
        <w:rPr>
          <w:rtl/>
        </w:rPr>
        <w:tab/>
      </w:r>
      <w:r w:rsidRPr="006F178A">
        <w:rPr>
          <w:rtl/>
        </w:rPr>
        <w:tab/>
      </w:r>
      <w:r w:rsidRPr="006F178A">
        <w:rPr>
          <w:rtl/>
        </w:rPr>
        <w:tab/>
      </w:r>
      <w:r w:rsidRPr="006F178A">
        <w:rPr>
          <w:rStyle w:val="2fb"/>
          <w:rtl/>
        </w:rPr>
        <w:tab/>
        <w:t xml:space="preserve">ולרשב"ג</w:t>
      </w:r>
      <w:r w:rsidRPr="006F178A">
        <w:rPr>
          <w:rtl/>
        </w:rPr>
        <w:tab/>
        <w:t xml:space="preserve"> ברפוי יכול לתקוע.</w:t>
      </w:r>
    </w:p>
    <w:p w:rsidR="00E9703F" w:rsidRPr="009757B9" w:rsidRDefault="00E9703F" w:rsidP="00E9703F">
      <w:pPr>
        <w:rPr>
          <w:rFonts w:cs="Guttman Vilna"/>
          <w:b/>
          <w:bCs/>
          <w:rtl/>
        </w:rPr>
      </w:pPr>
      <w:r w:rsidRPr="006F178A">
        <w:rPr>
          <w:rStyle w:val="afffe"/>
          <w:rFonts w:ascii="Fb Fontext" w:hAnsi="Fb Fontext"/>
          <w:b/>
          <w:rtl/>
        </w:rPr>
        <w:t>ו.</w:t>
      </w:r>
      <w:r w:rsidRPr="006F178A">
        <w:rPr>
          <w:rtl/>
        </w:rPr>
        <w:t xml:space="preserve"> מיטה גללניתא</w:t>
      </w:r>
      <w:ins w:id="96191" w:author="קלוד" w:date="2026-10-11T13:11:34Z">
        <w:r>
          <w:rPr>
            <w:rtl/>
          </w:rPr>
          <w:t xml:space="preserve"> - </w:t>
        </w:r>
      </w:ins>
      <w:del w:id="96192" w:author="קלוד" w:date="2026-10-11T13:11:34Z">
        <w:r w:rsidRPr="006F178A">
          <w:rPr>
            <w:rtl/>
          </w:rPr>
          <w:delText xml:space="preserve"> </w:delText>
        </w:r>
      </w:del>
      <w:r w:rsidRPr="006F178A">
        <w:rPr>
          <w:rStyle w:val="2fb"/>
          <w:rtl/>
        </w:rPr>
        <w:t xml:space="preserve">ר"ח</w:t>
      </w:r>
      <w:r w:rsidRPr="006F178A">
        <w:rPr>
          <w:rtl/>
        </w:rPr>
        <w:t xml:space="preserve"> </w:t>
      </w:r>
      <w:ins w:id="96189" w:author="קלוד" w:date="2026-10-11T13:11:34Z">
        <w:r>
          <w:rPr>
            <w:rtl/>
          </w:rPr>
          <w:t xml:space="preserve">התיר,</w:t>
        </w:r>
      </w:ins>
      <w:del w:id="96190" w:author="קלוד" w:date="2026-10-11T13:11:34Z">
        <w:r w:rsidRPr="006F178A">
          <w:rPr>
            <w:rtl/>
          </w:rPr>
          <w:delText xml:space="preserve">התיר</w:delText>
        </w:r>
      </w:del>
      <w:r w:rsidRPr="006F178A">
        <w:rPr>
          <w:rtl/>
        </w:rPr>
        <w:t xml:space="preserve"> </w:t>
      </w:r>
      <w:ins w:id="96187" w:author="קלוד" w:date="2026-10-11T13:11:34Z">
        <w:r>
          <w:rPr>
            <w:rtl/>
          </w:rPr>
          <w:t xml:space="preserve">שרפויה</w:t>
        </w:r>
      </w:ins>
      <w:del w:id="96188" w:author="קלוד" w:date="2026-10-11T13:11:34Z">
        <w:r w:rsidRPr="006F178A">
          <w:rPr>
            <w:rtl/>
          </w:rPr>
          <w:delText xml:space="preserve">דרפי</w:delText>
        </w:r>
      </w:del>
      <w:r w:rsidRPr="006F178A">
        <w:rPr>
          <w:rtl/>
        </w:rPr>
        <w:t xml:space="preserve"> ושינוי הוא.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69" w:author="קלוד" w:date="2026-10-11T12:33:55Z"/>
        </w:rPr>
      </w:pPr>
      <w:ins w:id="90970" w:author="קלוד" w:date="2026-10-11T12:33:55Z">
        <w:r>
          <w:rPr>
            <w:color w:val="7B3F00"/>
          </w:rPr>
          <w:t xml:space="preserve">כלי תחת הנר לניצוצות - מים בתוכו מקרבים כיבוי</w:t>
        </w:r>
      </w:ins>
    </w:p>
    <w:p w:rsidR="00E9703F" w:rsidRPr="00097464" w:rsidRDefault="00E9703F" w:rsidP="00E9703F">
      <w:pPr>
        <w:rPr>
          <w:spacing w:val="-6"/>
          <w:rtl/>
        </w:rPr>
      </w:pPr>
      <w:r w:rsidRPr="00097464">
        <w:rPr>
          <w:rFonts w:ascii="Fb Fontext" w:hAnsi="Fb Fontext" w:hint="cs"/>
          <w:b/>
          <w:bCs/>
          <w:spacing w:val="-6"/>
          <w:rtl/>
        </w:rPr>
        <w:t>כלי תחת הנר לקבל ניצוצות</w:t>
      </w:r>
      <w:r w:rsidRPr="00097464">
        <w:rPr>
          <w:rFonts w:ascii="Fb Fontext" w:hAnsi="Fb Fontext" w:hint="cs"/>
          <w:spacing w:val="-6"/>
          <w:rtl/>
        </w:rPr>
        <w:t xml:space="preserve"> </w:t>
      </w:r>
      <w:r w:rsidRPr="00097464">
        <w:rPr>
          <w:rFonts w:ascii="Fb Fontext" w:hAnsi="Fb Fontext"/>
          <w:spacing w:val="-6"/>
          <w:rtl/>
        </w:rPr>
        <w:t>מותר</w:t>
      </w:r>
      <w:r w:rsidRPr="00097464">
        <w:rPr>
          <w:rFonts w:ascii="Fb Fontext" w:hAnsi="Fb Fontext" w:hint="cs"/>
          <w:spacing w:val="-6"/>
          <w:rtl/>
        </w:rPr>
        <w:t>,</w:t>
      </w:r>
      <w:r w:rsidRPr="00097464">
        <w:rPr>
          <w:rFonts w:ascii="Fb Fontext" w:hAnsi="Fb Fontext"/>
          <w:spacing w:val="-6"/>
          <w:rtl/>
        </w:rPr>
        <w:t xml:space="preserve"> דאינו מבטל כלי מהיכנו [ואינו מוקצה דנצוצות אין בהם ממש.</w:t>
      </w:r>
      <w:r w:rsidRPr="00097464">
        <w:rPr>
          <w:rFonts w:ascii="Fb Fontext" w:hAnsi="Fb Fontext" w:hint="cs"/>
          <w:spacing w:val="-6"/>
          <w:rtl/>
        </w:rPr>
        <w:t>]</w:t>
      </w:r>
    </w:p>
    <w:p w:rsidR="00E9703F" w:rsidRDefault="00E9703F" w:rsidP="00E9703F">
      <w:pPr>
        <w:rPr>
          <w:rtl/>
        </w:rPr>
      </w:pPr>
      <w:r w:rsidRPr="006F178A">
        <w:rPr>
          <w:rtl/>
        </w:rPr>
        <w:t xml:space="preserve">ואינו יכול ליתן מים לתוכו </w:t>
      </w:r>
      <w:r>
        <w:rPr>
          <w:rtl/>
        </w:rPr>
        <w:t>אפי'</w:t>
      </w:r>
      <w:r w:rsidRPr="006F178A">
        <w:rPr>
          <w:rtl/>
        </w:rPr>
        <w:t xml:space="preserve"> </w:t>
      </w:r>
      <w:r w:rsidRPr="006F178A">
        <w:rPr>
          <w:rStyle w:val="2fb"/>
          <w:rtl/>
        </w:rPr>
        <w:t xml:space="preserve">מער"ש</w:t>
      </w:r>
    </w:p>
    <w:p w:rsidR="00E9703F" w:rsidRPr="006F178A" w:rsidRDefault="00E9703F" w:rsidP="00E9703F">
      <w:pPr>
        <w:rPr>
          <w:rtl/>
        </w:rPr>
      </w:pPr>
      <w:r>
        <w:rPr>
          <w:rFonts w:hint="cs"/>
          <w:rtl/>
        </w:rPr>
        <w:t>אפי</w:t>
      </w:r>
      <w:r>
        <w:rPr>
          <w:rtl/>
        </w:rPr>
        <w:t>'</w:t>
      </w:r>
      <w:r w:rsidRPr="006F178A">
        <w:rPr>
          <w:rFonts w:hint="cs"/>
          <w:rtl/>
        </w:rPr>
        <w:t xml:space="preserve"> לרבנן דשרו גרם כיבוי [ד</w:t>
      </w:r>
      <w:r>
        <w:rPr>
          <w:rFonts w:hint="cs"/>
          <w:rtl/>
        </w:rPr>
        <w:t>אפי</w:t>
      </w:r>
      <w:r>
        <w:rPr>
          <w:rtl/>
        </w:rPr>
        <w:t>'</w:t>
      </w:r>
      <w:r w:rsidRPr="006F178A">
        <w:rPr>
          <w:rFonts w:hint="cs"/>
          <w:rtl/>
        </w:rPr>
        <w:t xml:space="preserve"> </w:t>
      </w:r>
      <w:r w:rsidRPr="006F178A">
        <w:rPr>
          <w:rStyle w:val="2fb"/>
          <w:rFonts w:hint="cs"/>
          <w:rtl/>
        </w:rPr>
        <w:t xml:space="preserve">לר"י</w:t>
      </w:r>
      <w:r w:rsidRPr="006F178A">
        <w:rPr>
          <w:rFonts w:hint="cs"/>
          <w:rtl/>
        </w:rPr>
        <w:t xml:space="preserve"> מע"ש מותר] </w:t>
      </w:r>
      <w:r w:rsidRPr="006F178A">
        <w:rPr>
          <w:rtl/>
        </w:rPr>
        <w:t>מפני שמקרב את כיבויו.</w:t>
      </w:r>
    </w:p>
    <w:p w:rsidR="00E9703F" w:rsidRPr="006F178A" w:rsidRDefault="00E9703F" w:rsidP="00E9703F">
      <w:pPr>
        <w:pStyle w:val="affffd"/>
        <w:spacing w:after="0"/>
        <w:rPr>
          <w:rStyle w:val="afffe"/>
          <w:sz w:val="20"/>
          <w:rtl/>
        </w:rPr>
        <w:sectPr w:rsidR="00E9703F" w:rsidRPr="006F178A" w:rsidSect="00632A62">
          <w:pgSz w:w="6804" w:h="11907" w:code="8"/>
          <w:pgMar w:top="567" w:right="567" w:bottom="284" w:left="567" w:header="284" w:footer="284" w:gutter="0"/>
          <w:pgNumType w:start="1"/>
          <w:cols w:space="720"/>
          <w:bidi/>
          <w:rtlGutter/>
          <w:docGrid w:linePitch="360"/>
        </w:sectPr>
      </w:pPr>
      <w:r>
        <w:rPr>
          <w:rFonts w:ascii="MS Mincho" w:hAnsi="MS Mincho" w:hint="cs"/>
          <w:bCs w:val="0"/>
          <w:rtl/>
        </w:rPr>
        <w:t xml:space="preserve"> ׻</w:t>
      </w:r>
    </w:p>
    <w:p w:rsidR="00632A62" w:rsidRDefault="00E9703F" w:rsidP="00632A62">
      <w:pPr>
        <w:pStyle w:val="Hadran"/>
        <w:rPr>
          <w:rStyle w:val="afffe"/>
          <w:sz w:val="20"/>
          <w:rtl/>
        </w:rPr>
        <w:pPrChange w:id="101668" w:author="Claude" w:date="2026-10-11T09:08:22Z">
          <w:pPr>
            <w:pStyle w:val="affff"/>
            <w:rPr>
              <w:rStyle w:val="afffe"/>
              <w:sz w:val="20"/>
              <w:rtl/>
            </w:rPr>
          </w:pPr>
        </w:pPrChange>
      </w:pPr>
      <w:r w:rsidRPr="006F178A">
        <w:rPr>
          <w:rStyle w:val="afffe"/>
          <w:rFonts w:hint="cs"/>
          <w:sz w:val="20"/>
          <w:rtl/>
        </w:rPr>
        <w:t>הדרן עלך כירה</w:t>
      </w:r>
    </w:p>
    <w:p w:rsidR="00632A62" w:rsidRDefault="00632A62">
      <w:pPr>
        <w:bidi w:val="0"/>
        <w:spacing w:after="160" w:line="259" w:lineRule="auto"/>
        <w:ind w:left="0" w:firstLine="0"/>
        <w:jc w:val="left"/>
        <w:rPr>
          <w:rStyle w:val="afffe"/>
          <w:rFonts w:ascii="Fb Fontext" w:hAnsi="Fb Fontext"/>
          <w:bCs w:val="0"/>
          <w:color w:val="808080" w:themeColor="background1" w:themeShade="80"/>
          <w:sz w:val="20"/>
          <w:rtl/>
        </w:rPr>
      </w:pPr>
      <w:r>
        <w:rPr>
          <w:rStyle w:val="afffe"/>
          <w:sz w:val="20"/>
          <w:rtl/>
        </w:rPr>
        <w:br w:type="page"/>
      </w:r>
    </w:p>
    <w:p w:rsidR="00E9703F" w:rsidRPr="006F178A" w:rsidRDefault="00E9703F" w:rsidP="00632A62">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E9703F" w:rsidRDefault="00E9703F" w:rsidP="00E9703F">
      <w:pPr>
        <w:pStyle w:val="afff6"/>
        <w:framePr w:wrap="around"/>
        <w:spacing w:line="276" w:lineRule="auto"/>
        <w:rPr>
          <w:del w:id="100534" w:author="Claude" w:date="2026-10-11T09:08:03Z"/>
          <w:rFonts w:ascii="Fb Fontext" w:hAnsi="Fb Fontext"/>
          <w:sz w:val="20"/>
          <w:rtl/>
        </w:rPr>
      </w:pPr>
      <w:del w:id="100533" w:author="Claude" w:date="2026-10-11T09:08:03Z">
        <w:r w:rsidRPr="006F178A">
          <w:rPr>
            <w:rFonts w:ascii="Fb Fontext" w:hAnsi="Fb Fontext" w:hint="cs"/>
            <w:sz w:val="20"/>
            <w:rtl/>
          </w:rPr>
          <w:lastRenderedPageBreak/>
          <w:delText xml:space="preserve">פרק רביעי</w:delText>
        </w:r>
      </w:del>
    </w:p>
    <w:p w:rsidR="00E9703F" w:rsidRDefault="00E9703F" w:rsidP="00E9703F">
      <w:pPr>
        <w:pStyle w:val="afff7"/>
        <w:framePr w:wrap="around"/>
        <w:spacing w:line="276" w:lineRule="auto"/>
        <w:rPr>
          <w:del w:id="100536" w:author="Claude" w:date="2026-10-11T09:08:03Z"/>
          <w:sz w:val="20"/>
          <w:rtl/>
        </w:rPr>
      </w:pPr>
      <w:del w:id="100535" w:author="Claude" w:date="2026-10-11T09:08:03Z">
        <w:r w:rsidRPr="006F178A">
          <w:rPr>
            <w:rFonts w:hint="cs"/>
            <w:sz w:val="20"/>
            <w:rtl/>
          </w:rPr>
          <w:delText xml:space="preserve">במה טומנין</w:delText>
        </w:r>
      </w:del>
    </w:p>
    <w:p w:rsidR="00E9703F" w:rsidRPr="006F178A" w:rsidRDefault="00632A62" w:rsidP="00E9703F">
      <w:pPr>
        <w:pStyle w:val="afff8"/>
        <w:framePr w:wrap="around"/>
        <w:spacing w:after="0" w:line="276" w:lineRule="auto"/>
        <w:rPr>
          <w:rtl/>
        </w:rPr>
      </w:pPr>
      <w:r>
        <w:rPr>
          <w:rFonts w:hint="cs"/>
          <w:rtl/>
        </w:rPr>
        <w:t>(</w:t>
      </w:r>
      <w:r w:rsidR="00E9703F" w:rsidRPr="006F178A">
        <w:rPr>
          <w:rFonts w:hint="cs"/>
          <w:rtl/>
        </w:rPr>
        <w:t>מז: - נא:</w:t>
      </w:r>
      <w:r>
        <w:rPr>
          <w:rFonts w:hint="cs"/>
          <w:rtl/>
        </w:rPr>
        <w:t>)</w:t>
      </w:r>
    </w:p>
    <w:p>
      <w:pPr>
        <w:pStyle w:val="PetichatPerek"/>
        <w:rPr>
          <w:ins w:id="100532" w:author="Claude" w:date="2026-10-11T09:08:03Z"/>
        </w:rPr>
      </w:pPr>
      <w:ins w:id="100531" w:author="Claude" w:date="2026-10-11T09:08:03Z">
        <w:r>
          <w:rPr>
            <w:rFonts w:ascii="Fb Fontext" w:hAnsi="Fb Fontext" w:hint="cs"/>
            <w:sz w:val="20"/>
            <w:rtl/>
          </w:rPr>
          <w:t xml:space="preserve">פרק רביעי</w:t>
        </w:r>
        <w:r>
          <w:rPr>
            <w:rFonts w:ascii="Fb Fontext" w:hAnsi="Fb Fontext" w:hint="cs"/>
            <w:sz w:val="20"/>
            <w:rtl/>
          </w:rPr>
          <w:t xml:space="preserve"> - </w:t>
        </w:r>
        <w:r>
          <w:rPr>
            <w:rFonts w:hint="cs"/>
            <w:sz w:val="20"/>
            <w:rtl/>
          </w:rPr>
          <w:t xml:space="preserve">במה טומנין</w:t>
        </w:r>
      </w:ins>
    </w:p>
    <w:p>
      <w:pPr>
        <w:pStyle w:val="MishnaBatzad"/>
        <w:rPr>
          <w:ins w:id="20469" w:author="קלוד" w:date="2026-10-11T09:07:15Z"/>
        </w:rPr>
      </w:pPr>
      <w:ins w:id="20468" w:author="קלוד" w:date="2026-10-11T09:07:15Z">
        <w:r>
          <w:t xml:space="preserve">משנה א</w:t>
        </w:r>
      </w:ins>
    </w:p>
    <w:p w:rsidR="00E9703F" w:rsidRPr="009757B9" w:rsidRDefault="00E9703F" w:rsidP="00E9703F">
      <w:pPr>
        <w:pStyle w:val="afff9"/>
        <w:rPr>
          <w:del w:id="20181" w:author="קלוד" w:date="2026-10-11T09:07:15Z"/>
          <w:b/>
          <w:rtl/>
        </w:rPr>
      </w:pPr>
      <w:del w:id="20180" w:author="קלוד" w:date="2026-10-11T09:07:15Z">
        <w:r w:rsidRPr="009757B9">
          <w:rPr>
            <w:rFonts w:hint="cs"/>
            <w:b/>
            <w:sz w:val="20"/>
            <w:rtl/>
          </w:rPr>
          <w:delText xml:space="preserve">משנה.</w:delText>
        </w:r>
      </w:del>
    </w:p>
    <w:p w:rsidR="00E9703F" w:rsidRPr="009757B9" w:rsidRDefault="00E9703F" w:rsidP="00E9703F">
      <w:pPr>
        <w:pStyle w:val="afff9"/>
        <w:spacing w:before="120"/>
        <w:rPr>
          <w:b/>
          <w:rtl/>
        </w:rPr>
        <w:pPrChange w:id="90024" w:author="קלוד" w:date="2026-10-11T12:09:42Z">
          <w:pPr>
            <w:pStyle w:val="afff9"/>
          </w:pPr>
        </w:pPrChange>
      </w:pPr>
      <w:r w:rsidRPr="009757B9">
        <w:rPr>
          <w:rFonts w:hint="cs"/>
          <w:b/>
          <w:rtl/>
        </w:rPr>
        <w:t>במה טומנין ובמה אין טומנין?</w:t>
      </w:r>
    </w:p>
    <w:p w:rsidR="00E9703F" w:rsidRPr="00B20210" w:rsidRDefault="00E9703F" w:rsidP="00E9703F">
      <w:pPr>
        <w:pStyle w:val="afff9"/>
        <w:rPr>
          <w:spacing w:val="6"/>
          <w:rtl/>
        </w:rPr>
      </w:pPr>
      <w:r w:rsidRPr="00B20210">
        <w:rPr>
          <w:spacing w:val="6"/>
          <w:rtl/>
        </w:rPr>
        <w:t>אין טומנין לא בגפת, ולא בזבל, לא במלח, ולא בסיד, ולא בחול, בין לחין בין יבשין.</w:t>
      </w:r>
    </w:p>
    <w:p w:rsidR="00E9703F" w:rsidRPr="00307E5D" w:rsidRDefault="00E9703F" w:rsidP="00E9703F">
      <w:pPr>
        <w:pStyle w:val="afff9"/>
        <w:rPr>
          <w:b/>
          <w:spacing w:val="-2"/>
          <w:rtl/>
        </w:rPr>
      </w:pPr>
      <w:r w:rsidRPr="00307E5D">
        <w:rPr>
          <w:b/>
          <w:spacing w:val="-2"/>
          <w:rtl/>
          <w:rPrChange w:id="40059" w:author="Claude" w:date="2026-10-11T09:07:39Z">
            <w:rPr>
              <w:b/>
              <w:spacing w:val="-2"/>
              <w:sz w:val="20"/>
              <w:rtl/>
            </w:rPr>
          </w:rPrChange>
        </w:rPr>
        <w:t>ולא בתבן ולא בזגין ולא במוכין ולא בעשבין בזמן שהן לחין, אבל טומנין בהן כשהן יבשין.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67" w:author="קלוד" w:date="2026-10-11T12:33:55Z"/>
        </w:rPr>
      </w:pPr>
      <w:ins w:id="90968" w:author="קלוד" w:date="2026-10-11T12:33:55Z">
        <w:r>
          <w:rPr>
            <w:color w:val="7B3F00"/>
          </w:rPr>
          <w:t xml:space="preserve">האם גפת - גם שומשמין או רק זיתים?</w:t>
        </w:r>
      </w:ins>
    </w:p>
    <w:p w:rsidR="00E9703F" w:rsidRDefault="00E9703F" w:rsidP="00E9703F">
      <w:pPr>
        <w:rPr>
          <w:rFonts w:ascii="Fb Fontext" w:hAnsi="Fb Fontext"/>
          <w:rtl/>
        </w:rPr>
      </w:pPr>
      <w:r w:rsidRPr="006F178A">
        <w:rPr>
          <w:rStyle w:val="afffe"/>
          <w:rFonts w:ascii="Fb Fontext" w:hAnsi="Fb Fontext" w:hint="cs"/>
          <w:rtl/>
        </w:rPr>
        <w:t>אבעיא:</w:t>
      </w:r>
      <w:r w:rsidRPr="006F178A">
        <w:rPr>
          <w:rFonts w:ascii="Fb Fontext" w:hAnsi="Fb Fontext"/>
          <w:rtl/>
        </w:rPr>
        <w:t xml:space="preserve"> </w:t>
      </w:r>
      <w:r w:rsidRPr="006F178A">
        <w:rPr>
          <w:rFonts w:ascii="Fb Fontext" w:hAnsi="Fb Fontext" w:hint="cs"/>
          <w:rtl/>
        </w:rPr>
        <w:t>גפת ד</w:t>
      </w:r>
      <w:r w:rsidRPr="006F178A">
        <w:rPr>
          <w:rFonts w:ascii="Fb Fontext" w:hAnsi="Fb Fontext"/>
          <w:rtl/>
        </w:rPr>
        <w:t>שומשומין או</w:t>
      </w:r>
      <w:r w:rsidRPr="006F178A">
        <w:rPr>
          <w:rFonts w:ascii="Fb Fontext" w:hAnsi="Fb Fontext" w:hint="cs"/>
          <w:rtl/>
        </w:rPr>
        <w:t xml:space="preserve"> </w:t>
      </w:r>
      <w:r w:rsidRPr="006F178A">
        <w:rPr>
          <w:rFonts w:ascii="Fb Fontext" w:hAnsi="Fb Fontext"/>
          <w:rtl/>
        </w:rPr>
        <w:t>ר</w:t>
      </w:r>
      <w:r w:rsidRPr="006F178A">
        <w:rPr>
          <w:rFonts w:ascii="Fb Fontext" w:hAnsi="Fb Fontext" w:hint="cs"/>
          <w:rtl/>
        </w:rPr>
        <w:t>ק</w:t>
      </w:r>
      <w:r w:rsidRPr="006F178A">
        <w:rPr>
          <w:rFonts w:ascii="Fb Fontext" w:hAnsi="Fb Fontext"/>
          <w:rtl/>
        </w:rPr>
        <w:t xml:space="preserve"> </w:t>
      </w:r>
      <w:r w:rsidRPr="006F178A">
        <w:rPr>
          <w:rFonts w:ascii="Fb Fontext" w:hAnsi="Fb Fontext" w:hint="cs"/>
          <w:rtl/>
        </w:rPr>
        <w:t>ד</w:t>
      </w:r>
      <w:r w:rsidRPr="006F178A">
        <w:rPr>
          <w:rFonts w:ascii="Fb Fontext" w:hAnsi="Fb Fontext"/>
          <w:rtl/>
        </w:rPr>
        <w:t>זיתים,</w:t>
      </w:r>
    </w:p>
    <w:p w:rsidR="00E9703F" w:rsidRPr="006F178A" w:rsidRDefault="00E9703F" w:rsidP="00E9703F">
      <w:pPr>
        <w:rPr>
          <w:rStyle w:val="afffe"/>
          <w:rFonts w:ascii="Fb Fontext" w:hAnsi="Fb Fontext"/>
          <w:rtl/>
        </w:rPr>
      </w:pPr>
      <w:r w:rsidRPr="006F178A">
        <w:rPr>
          <w:rtl/>
        </w:rPr>
        <w:t xml:space="preserve">ולענין </w:t>
      </w:r>
      <w:r w:rsidRPr="006F178A">
        <w:rPr>
          <w:rFonts w:hint="cs"/>
          <w:rtl/>
        </w:rPr>
        <w:t xml:space="preserve">להניח גפת תחת קופה שטמן </w:t>
      </w:r>
      <w:ins w:id="96203" w:author="קלוד" w:date="2026-10-11T13:11:34Z">
        <w:r>
          <w:rPr>
            <w:rFonts w:hint="cs"/>
            <w:rtl/>
          </w:rPr>
          <w:t xml:space="preserve">בה</w:t>
        </w:r>
      </w:ins>
      <w:del w:id="96204" w:author="קלוד" w:date="2026-10-11T13:11:34Z">
        <w:r w:rsidRPr="006F178A">
          <w:rPr>
            <w:rFonts w:hint="cs"/>
            <w:rtl/>
          </w:rPr>
          <w:delText xml:space="preserve">[</w:delText>
        </w:r>
        <w:r w:rsidRPr="006F178A">
          <w:rPr>
            <w:rtl/>
          </w:rPr>
          <w:delText xml:space="preserve">אסוקי</w:delText>
        </w:r>
      </w:del>
      <w:r w:rsidRPr="006F178A">
        <w:rPr>
          <w:rtl/>
        </w:rPr>
        <w:t xml:space="preserve"> </w:t>
      </w:r>
      <w:ins w:id="96201" w:author="קלוד" w:date="2026-10-11T13:11:34Z">
        <w:r>
          <w:rPr>
            <w:rtl/>
          </w:rPr>
          <w:t xml:space="preserve">[שמעלה</w:t>
        </w:r>
      </w:ins>
      <w:del w:id="96202" w:author="קלוד" w:date="2026-10-11T13:11:34Z">
        <w:r w:rsidRPr="006F178A">
          <w:rPr>
            <w:rtl/>
          </w:rPr>
          <w:delText xml:space="preserve">ה</w:delText>
        </w:r>
        <w:r w:rsidRPr="006F178A">
          <w:rPr>
            <w:rFonts w:hint="cs"/>
            <w:rtl/>
          </w:rPr>
          <w:delText xml:space="preserve">ב</w:delText>
        </w:r>
        <w:r w:rsidRPr="006F178A">
          <w:rPr>
            <w:rtl/>
          </w:rPr>
          <w:delText xml:space="preserve">לא</w:delText>
        </w:r>
        <w:r w:rsidRPr="006F178A">
          <w:rPr>
            <w:rFonts w:hint="cs"/>
            <w:rtl/>
          </w:rPr>
          <w:delText xml:space="preserve">]</w:delText>
        </w:r>
      </w:del>
      <w:r w:rsidRPr="006F178A">
        <w:rPr>
          <w:rtl/>
        </w:rPr>
        <w:t xml:space="preserve"> </w:t>
      </w:r>
      <w:ins w:id="96199" w:author="קלוד" w:date="2026-10-11T13:11:34Z">
        <w:r>
          <w:rPr>
            <w:rFonts w:hint="cs"/>
            <w:rtl/>
          </w:rPr>
          <w:t xml:space="preserve">הבל]</w:t>
        </w:r>
      </w:ins>
      <w:del w:id="96200" w:author="קלוד" w:date="2026-10-11T13:11:34Z">
        <w:r w:rsidRPr="006F178A">
          <w:rPr>
            <w:rFonts w:hint="cs"/>
            <w:rtl/>
          </w:rPr>
          <w:delText xml:space="preserve">ד</w:delText>
        </w:r>
        <w:r w:rsidRPr="006F178A">
          <w:rPr>
            <w:rtl/>
          </w:rPr>
          <w:delText xml:space="preserve">זיתים</w:delText>
        </w:r>
      </w:del>
      <w:r w:rsidRPr="006F178A">
        <w:rPr>
          <w:rtl/>
        </w:rPr>
        <w:t xml:space="preserve"> </w:t>
      </w:r>
      <w:ins w:id="96197" w:author="קלוד" w:date="2026-10-11T13:11:34Z">
        <w:r>
          <w:rPr>
            <w:rtl/>
          </w:rPr>
          <w:t xml:space="preserve">-</w:t>
        </w:r>
      </w:ins>
      <w:del w:id="96198" w:author="קלוד" w:date="2026-10-11T13:11:34Z">
        <w:r w:rsidRPr="006F178A">
          <w:rPr>
            <w:rtl/>
          </w:rPr>
          <w:delText xml:space="preserve">אסו</w:delText>
        </w:r>
        <w:r w:rsidRPr="006F178A">
          <w:rPr>
            <w:rFonts w:hint="cs"/>
            <w:rtl/>
          </w:rPr>
          <w:delText xml:space="preserve">ר</w:delText>
        </w:r>
      </w:del>
      <w:r w:rsidRPr="006F178A">
        <w:rPr>
          <w:rtl/>
        </w:rPr>
        <w:t xml:space="preserve"> </w:t>
      </w:r>
      <w:ins w:id="96195" w:author="קלוד" w:date="2026-10-11T13:11:34Z">
        <w:r>
          <w:rPr>
            <w:rtl/>
          </w:rPr>
          <w:t xml:space="preserve">של</w:t>
        </w:r>
      </w:ins>
      <w:del w:id="96196" w:author="קלוד" w:date="2026-10-11T13:11:34Z">
        <w:r w:rsidRPr="006F178A">
          <w:rPr>
            <w:rtl/>
          </w:rPr>
          <w:delText xml:space="preserve">ולא</w:delText>
        </w:r>
      </w:del>
      <w:r w:rsidRPr="006F178A">
        <w:rPr>
          <w:rtl/>
        </w:rPr>
        <w:t xml:space="preserve"> </w:t>
      </w:r>
      <w:ins w:id="96193" w:author="קלוד" w:date="2026-10-11T13:11:34Z">
        <w:r>
          <w:rPr>
            <w:rtl/>
          </w:rPr>
          <w:t xml:space="preserve">זיתים אסור, ושל שומשומין לא.</w:t>
        </w:r>
      </w:ins>
      <w:del w:id="96194" w:author="קלוד" w:date="2026-10-11T13:11:34Z">
        <w:r w:rsidRPr="006F178A">
          <w:rPr>
            <w:rtl/>
          </w:rPr>
          <w:delText xml:space="preserve">שומשומין</w:delText>
        </w:r>
        <w:r w:rsidRPr="006F178A">
          <w:rPr>
            <w:rStyle w:val="afffe"/>
            <w:rFonts w:ascii="Fb Fontext" w:hAnsi="Fb Fontext"/>
            <w:rtl/>
          </w:rPr>
          <w:delText xml:space="preserve">.</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Style w:val="afffe"/>
          <w:rFonts w:ascii="Fb Fontext" w:hAnsi="Fb Fontext"/>
          <w:rtl/>
        </w:rPr>
      </w:pPr>
      <w:r w:rsidRPr="006F178A">
        <w:rPr>
          <w:b/>
          <w:bCs/>
          <w:rtl/>
        </w:rPr>
        <w:t xml:space="preserve">• </w:t>
      </w:r>
      <w:r w:rsidRPr="006F178A">
        <w:rPr>
          <w:rFonts w:ascii="Fb Fontext" w:hAnsi="Fb Fontext"/>
          <w:rtl/>
        </w:rPr>
        <w:t xml:space="preserve">קומקום </w:t>
      </w:r>
      <w:r w:rsidRPr="006F178A">
        <w:rPr>
          <w:rFonts w:ascii="Fb Fontext" w:hAnsi="Fb Fontext"/>
          <w:rtl/>
        </w:rPr>
        <w:t xml:space="preserve">ע"ג</w:t>
      </w:r>
      <w:r w:rsidRPr="006F178A">
        <w:rPr>
          <w:rFonts w:ascii="Fb Fontext" w:hAnsi="Fb Fontext"/>
          <w:rtl/>
        </w:rPr>
        <w:t xml:space="preserve"> קומקום </w:t>
      </w:r>
      <w:ins w:id="96209" w:author="קלוד" w:date="2026-10-11T13:11:34Z">
        <w:r>
          <w:rPr>
            <w:rFonts w:ascii="Fb Fontext" w:hAnsi="Fb Fontext"/>
            <w:rtl/>
          </w:rPr>
          <w:t xml:space="preserve">מותר,</w:t>
        </w:r>
      </w:ins>
      <w:del w:id="96210" w:author="קלוד" w:date="2026-10-11T13:11:34Z">
        <w:r w:rsidRPr="006F178A">
          <w:rPr>
            <w:rFonts w:ascii="Fb Fontext" w:hAnsi="Fb Fontext"/>
            <w:rtl/>
          </w:rPr>
          <w:delText xml:space="preserve">מותר</w:delText>
        </w:r>
      </w:del>
      <w:r w:rsidRPr="006F178A">
        <w:rPr>
          <w:rFonts w:ascii="Fb Fontext" w:hAnsi="Fb Fontext" w:hint="cs"/>
          <w:rtl/>
        </w:rPr>
        <w:t xml:space="preserve"> </w:t>
      </w:r>
      <w:ins w:id="96207" w:author="קלוד" w:date="2026-10-11T13:11:34Z">
        <w:r>
          <w:rPr>
            <w:rFonts w:ascii="Fb Fontext" w:hAnsi="Fb Fontext" w:hint="cs"/>
            <w:rtl/>
          </w:rPr>
          <w:t xml:space="preserve">שרק</w:t>
        </w:r>
      </w:ins>
      <w:del w:id="96208" w:author="קלוד" w:date="2026-10-11T13:11:34Z">
        <w:r w:rsidRPr="006F178A">
          <w:rPr>
            <w:rFonts w:ascii="Fb Fontext" w:hAnsi="Fb Fontext" w:hint="cs"/>
            <w:rtl/>
          </w:rPr>
          <w:delText xml:space="preserve">דאוקומי</w:delText>
        </w:r>
      </w:del>
      <w:r w:rsidRPr="006F178A">
        <w:rPr>
          <w:rFonts w:ascii="Fb Fontext" w:hAnsi="Fb Fontext" w:hint="cs"/>
          <w:rtl/>
        </w:rPr>
        <w:t xml:space="preserve"> </w:t>
      </w:r>
      <w:ins w:id="96205" w:author="קלוד" w:date="2026-10-11T13:11:34Z">
        <w:r>
          <w:rPr>
            <w:rFonts w:ascii="Fb Fontext" w:hAnsi="Fb Fontext" w:hint="cs"/>
            <w:rtl/>
          </w:rPr>
          <w:t xml:space="preserve">מעמיד </w:t>
        </w:r>
        <w:r>
          <w:rPr>
            <w:rStyle w:val="afffffe"/>
            <w:rFonts w:ascii="Fb Fontext" w:hAnsi="Fb Fontext" w:hint="cs"/>
            <w:rtl/>
          </w:rPr>
          <w:t xml:space="preserve">חומו</w:t>
        </w:r>
        <w:r>
          <w:rPr>
            <w:rFonts w:ascii="Fb Fontext" w:hAnsi="Fb Fontext" w:hint="cs"/>
            <w:rtl/>
          </w:rPr>
          <w:t xml:space="preserve">,</w:t>
        </w:r>
      </w:ins>
      <w:del w:id="96206" w:author="קלוד" w:date="2026-10-11T13:11:34Z">
        <w:r w:rsidRPr="006F178A">
          <w:rPr>
            <w:rFonts w:ascii="Fb Fontext" w:hAnsi="Fb Fontext" w:hint="cs"/>
            <w:rtl/>
          </w:rPr>
          <w:delText xml:space="preserve">מוקים</w:delText>
        </w:r>
        <w:r w:rsidRPr="006F178A">
          <w:rPr>
            <w:rFonts w:ascii="Fb Fontext" w:hAnsi="Fb Fontext"/>
            <w:rtl/>
          </w:rPr>
          <w:delText xml:space="preserve">,</w:delText>
        </w:r>
      </w:del>
      <w:r w:rsidRPr="006F178A">
        <w:rPr>
          <w:rFonts w:ascii="Fb Fontext" w:hAnsi="Fb Fontext"/>
          <w:rtl/>
        </w:rPr>
        <w:t xml:space="preserve"> </w:t>
      </w:r>
      <w:r w:rsidRPr="006F178A">
        <w:rPr>
          <w:rFonts w:ascii="Fb Fontext" w:hAnsi="Fb Fontext" w:hint="cs"/>
          <w:rtl/>
        </w:rPr>
        <w:t xml:space="preserve">וצונן </w:t>
      </w:r>
      <w:r w:rsidRPr="006F178A">
        <w:rPr>
          <w:rFonts w:ascii="Fb Fontext" w:hAnsi="Fb Fontext" w:hint="cs"/>
          <w:rtl/>
        </w:rPr>
        <w:t xml:space="preserve">ע"ג</w:t>
      </w:r>
      <w:r w:rsidRPr="006F178A">
        <w:rPr>
          <w:rFonts w:ascii="Fb Fontext" w:hAnsi="Fb Fontext" w:hint="cs"/>
          <w:rtl/>
        </w:rPr>
        <w:t xml:space="preserve"> קומקום</w:t>
      </w:r>
      <w:r w:rsidRPr="006F178A">
        <w:rPr>
          <w:rFonts w:ascii="Fb Fontext" w:hAnsi="Fb Fontext"/>
          <w:rtl/>
        </w:rPr>
        <w:t xml:space="preserve"> </w:t>
      </w:r>
      <w:r>
        <w:rPr>
          <w:rFonts w:ascii="Fb Fontext" w:hAnsi="Fb Fontext"/>
          <w:rtl/>
        </w:rPr>
        <w:t>ד</w:t>
      </w:r>
      <w:r w:rsidRPr="006F178A">
        <w:rPr>
          <w:rFonts w:ascii="Fb Fontext" w:hAnsi="Fb Fontext"/>
          <w:rtl/>
        </w:rPr>
        <w:t>מוליד</w:t>
      </w:r>
      <w:r w:rsidRPr="006F178A">
        <w:rPr>
          <w:rStyle w:val="afffe"/>
          <w:rFonts w:ascii="Fb Fontext" w:hAnsi="Fb Fontext"/>
          <w:rtl/>
        </w:rPr>
        <w:t>.</w:t>
      </w:r>
    </w:p>
    <w:p w:rsidR="00E9703F" w:rsidRPr="006F178A" w:rsidRDefault="00E9703F" w:rsidP="00E9703F">
      <w:pPr>
        <w:rPr>
          <w:rStyle w:val="afffe"/>
          <w:rFonts w:ascii="Fb Fontext" w:hAnsi="Fb Fontext"/>
          <w:rtl/>
        </w:rPr>
      </w:pPr>
      <w:r w:rsidRPr="006F178A">
        <w:rPr>
          <w:b/>
          <w:rtl/>
        </w:rPr>
        <w:t xml:space="preserve">• </w:t>
      </w:r>
      <w:r w:rsidRPr="006F178A">
        <w:rPr>
          <w:rtl/>
        </w:rPr>
        <w:t xml:space="preserve">סודר של ראש אסור </w:t>
      </w:r>
      <w:r w:rsidRPr="006F178A">
        <w:rPr>
          <w:rFonts w:hint="cs"/>
          <w:rtl/>
        </w:rPr>
        <w:t xml:space="preserve">להניח על קנקן </w:t>
      </w:r>
      <w:r w:rsidRPr="006F178A">
        <w:rPr>
          <w:rtl/>
        </w:rPr>
        <w:t xml:space="preserve">דקפיד </w:t>
      </w:r>
      <w:ins w:id="92715" w:author="מנוע מכני" w:date="2026-10-11T12:04:39Z">
        <w:r>
          <w:rPr>
            <w:rtl/>
          </w:rPr>
          <w:t xml:space="preserve">עליו</w:t>
        </w:r>
      </w:ins>
      <w:del w:id="92716" w:author="מנוע מכני" w:date="2026-10-11T12:04:39Z">
        <w:r w:rsidRPr="006F178A">
          <w:rPr>
            <w:rtl/>
          </w:rPr>
          <w:delText xml:space="preserve">עליה</w:delText>
        </w:r>
      </w:del>
      <w:r w:rsidRPr="006F178A">
        <w:rPr>
          <w:rFonts w:hint="cs"/>
          <w:rtl/>
        </w:rPr>
        <w:t xml:space="preserve"> ויבוא לסחטו</w:t>
      </w:r>
      <w:r w:rsidRPr="006F178A">
        <w:rPr>
          <w:rtl/>
        </w:rPr>
        <w:t xml:space="preserve">, </w:t>
      </w:r>
      <w:r w:rsidRPr="006F178A">
        <w:rPr>
          <w:rtl/>
        </w:rPr>
        <w:t xml:space="preserve">משא"כ</w:t>
      </w:r>
      <w:r w:rsidRPr="006F178A">
        <w:rPr>
          <w:rtl/>
        </w:rPr>
        <w:t xml:space="preserve"> דבר דלא קפיד.</w:t>
      </w:r>
    </w:p>
    <w:p>
      <w:pPr>
        <w:pStyle w:val="38"/>
        <w:rPr>
          <w:ins w:id="97502" w:author="מנוע מכני" w:date="2026-10-11T12:04:39Z"/>
        </w:rPr>
      </w:pPr>
      <w:del w:id="97501" w:author="מנוע מכני" w:date="2026-10-11T12:04:39Z">
        <w:r w:rsidRPr="006F178A">
          <w:delText xml:space="preserve">•</w:delText>
        </w:r>
      </w:del>
      <w:r w:rsidRPr="006F178A">
        <w:t xml:space="preserve"> </w:t>
      </w:r>
      <w:r w:rsidRPr="006F178A">
        <w:t>מוכין</w:t>
      </w:r>
      <w:r w:rsidRPr="006F178A">
        <w:t xml:space="preserve"> שטמן בהם - אביי:</w:t>
      </w:r>
    </w:p>
    <w:p w:rsidR="00E9703F" w:rsidRDefault="00E9703F" w:rsidP="00E9703F">
      <w:pPr>
        <w:rPr>
          <w:rStyle w:val="afffe"/>
          <w:rFonts w:ascii="Fb Fontext" w:hAnsi="Fb Fontext"/>
          <w:b/>
          <w:rtl/>
        </w:rPr>
      </w:pPr>
      <w:del w:id="97503" w:author="מנוע מכני" w:date="2026-10-11T12:04:39Z">
        <w:r w:rsidRPr="006F178A">
          <w:rPr>
            <w:rStyle w:val="afffe"/>
            <w:rFonts w:ascii="Fb Fontext" w:hAnsi="Fb Fontext"/>
            <w:b/>
            <w:rtl/>
          </w:rPr>
          <w:delText xml:space="preserve"> </w:delText>
        </w:r>
      </w:del>
      <w:r w:rsidRPr="006F178A">
        <w:rPr>
          <w:rStyle w:val="afffe"/>
          <w:rFonts w:ascii="Fb Fontext" w:hAnsi="Fb Fontext"/>
          <w:b/>
          <w:rtl/>
        </w:rPr>
        <w:t xml:space="preserve">אסור לטלטלן</w:t>
      </w:r>
    </w:p>
    <w:p>
      <w:pPr>
        <w:pStyle w:val="38"/>
        <w:rPr>
          <w:ins w:id="97504" w:author="מנוע מכני" w:date="2026-10-11T12:04:39Z"/>
        </w:rPr>
      </w:pPr>
      <w:r w:rsidRPr="006F178A">
        <w:tab/>
      </w:r>
      <w:r w:rsidRPr="006F178A">
        <w:t>ואין</w:t>
      </w:r>
      <w:r w:rsidRPr="006F178A">
        <w:t xml:space="preserve"> </w:t>
      </w:r>
      <w:r w:rsidRPr="006F178A">
        <w:t>להוכיח</w:t>
      </w:r>
    </w:p>
    <w:p w:rsidR="00E9703F" w:rsidRDefault="00E9703F" w:rsidP="00E9703F">
      <w:pPr>
        <w:rPr>
          <w:b/>
          <w:rtl/>
        </w:rPr>
      </w:pPr>
      <w:del w:id="97505" w:author="מנוע מכני" w:date="2026-10-11T12:04:39Z">
        <w:r w:rsidRPr="006F178A">
          <w:rPr>
            <w:rStyle w:val="afffe"/>
            <w:rFonts w:ascii="Fb Fontext" w:hAnsi="Fb Fontext"/>
            <w:b/>
            <w:rtl/>
          </w:rPr>
          <w:delText xml:space="preserve"> </w:delText>
        </w:r>
      </w:del>
      <w:ins w:id="92717" w:author="מנוע מכני" w:date="2026-10-11T12:04:39Z">
        <w:r>
          <w:rPr>
            <w:rStyle w:val="afffe"/>
            <w:rFonts w:ascii="Fb Fontext" w:hAnsi="Fb Fontext" w:hint="cs"/>
            <w:b/>
            <w:rtl/>
          </w:rPr>
          <w:t xml:space="preserve">כמותו</w:t>
        </w:r>
      </w:ins>
      <w:del w:id="92718" w:author="מנוע מכני" w:date="2026-10-11T12:04:39Z">
        <w:r w:rsidRPr="006F178A">
          <w:rPr>
            <w:rStyle w:val="afffe"/>
            <w:rFonts w:ascii="Fb Fontext" w:hAnsi="Fb Fontext" w:hint="cs"/>
            <w:b/>
            <w:rtl/>
          </w:rPr>
          <w:delText xml:space="preserve">כוותיה</w:delText>
        </w:r>
      </w:del>
      <w:r w:rsidRPr="006F178A">
        <w:rPr>
          <w:rStyle w:val="afffe"/>
          <w:rFonts w:ascii="Fb Fontext" w:hAnsi="Fb Fontext"/>
          <w:b/>
          <w:rtl/>
        </w:rPr>
        <w:t xml:space="preserve"> </w:t>
      </w:r>
      <w:r w:rsidRPr="006F178A">
        <w:rPr>
          <w:rStyle w:val="afffe"/>
          <w:rFonts w:ascii="Fb Fontext" w:hAnsi="Fb Fontext" w:hint="cs"/>
          <w:b/>
          <w:rtl/>
        </w:rPr>
        <w:t>מדתניא</w:t>
      </w:r>
      <w:r w:rsidRPr="006F178A">
        <w:rPr>
          <w:rStyle w:val="afffe"/>
          <w:rFonts w:ascii="Fb Fontext" w:hAnsi="Fb Fontext"/>
          <w:b/>
          <w:rtl/>
        </w:rPr>
        <w:t xml:space="preserve"> 'טומנין </w:t>
      </w:r>
      <w:r w:rsidRPr="006F178A">
        <w:rPr>
          <w:rStyle w:val="afffe"/>
          <w:rFonts w:ascii="Fb Fontext" w:hAnsi="Fb Fontext" w:hint="cs"/>
          <w:b/>
          <w:rtl/>
        </w:rPr>
        <w:t>ב</w:t>
      </w:r>
      <w:r w:rsidRPr="006F178A">
        <w:rPr>
          <w:b/>
          <w:rtl/>
        </w:rPr>
        <w:t xml:space="preserve">גיזי צמר </w:t>
      </w:r>
      <w:r>
        <w:rPr>
          <w:b/>
          <w:rtl/>
        </w:rPr>
        <w:t>וכו'</w:t>
      </w:r>
      <w:r w:rsidRPr="006F178A">
        <w:rPr>
          <w:b/>
          <w:rtl/>
        </w:rPr>
        <w:t xml:space="preserve"> </w:t>
      </w:r>
      <w:r w:rsidRPr="006F178A">
        <w:rPr>
          <w:rFonts w:hint="cs"/>
          <w:b/>
          <w:rtl/>
        </w:rPr>
        <w:t>ומוכין</w:t>
      </w:r>
      <w:r w:rsidRPr="006F178A">
        <w:rPr>
          <w:b/>
          <w:rtl/>
        </w:rPr>
        <w:t xml:space="preserve"> ואין מטלטלין אותן</w:t>
      </w:r>
      <w:r>
        <w:rPr>
          <w:b/>
          <w:rtl/>
        </w:rPr>
        <w:t>'.</w:t>
      </w:r>
    </w:p>
    <w:p w:rsidR="00E9703F" w:rsidRDefault="00E9703F" w:rsidP="00E9703F">
      <w:pPr>
        <w:rPr>
          <w:rtl/>
        </w:rPr>
      </w:pPr>
      <w:r w:rsidRPr="006F178A">
        <w:rPr>
          <w:rtl/>
        </w:rPr>
        <w:tab/>
      </w:r>
      <w:r w:rsidRPr="006F178A">
        <w:rPr>
          <w:rFonts w:hint="cs"/>
          <w:rtl/>
        </w:rPr>
        <w:t>דאפ' דאיירי כש</w:t>
      </w:r>
      <w:r w:rsidRPr="006F178A">
        <w:rPr>
          <w:rtl/>
        </w:rPr>
        <w:t xml:space="preserve">לא טמן </w:t>
      </w:r>
      <w:r w:rsidRPr="006F178A">
        <w:rPr>
          <w:rFonts w:hint="cs"/>
          <w:rtl/>
        </w:rPr>
        <w:t xml:space="preserve">וקמ"ל</w:t>
      </w:r>
      <w:r w:rsidRPr="006F178A">
        <w:rPr>
          <w:rFonts w:hint="cs"/>
          <w:rtl/>
        </w:rPr>
        <w:t xml:space="preserve"> ד</w:t>
      </w:r>
      <w:r w:rsidRPr="006F178A">
        <w:rPr>
          <w:rtl/>
        </w:rPr>
        <w:t xml:space="preserve">לא </w:t>
      </w:r>
      <w:r>
        <w:rPr>
          <w:rtl/>
        </w:rPr>
        <w:t>אמרי'</w:t>
      </w:r>
      <w:r w:rsidRPr="006F178A">
        <w:rPr>
          <w:rtl/>
        </w:rPr>
        <w:t xml:space="preserve"> דחזי למיזגא </w:t>
      </w:r>
      <w:ins w:id="92719" w:author="מנוע מכני" w:date="2026-10-11T12:04:39Z">
        <w:r>
          <w:rPr>
            <w:rtl/>
          </w:rPr>
          <w:t xml:space="preserve">עליהם</w:t>
        </w:r>
      </w:ins>
      <w:del w:id="92720" w:author="מנוע מכני" w:date="2026-10-11T12:04:39Z">
        <w:r w:rsidRPr="006F178A">
          <w:rPr>
            <w:rtl/>
          </w:rPr>
          <w:delText xml:space="preserve">עלייהו</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מח.</w:t>
      </w:r>
    </w:p>
    <w:p w:rsidR="00E9703F" w:rsidRPr="006F178A" w:rsidRDefault="00E9703F" w:rsidP="00E9703F">
      <w:pPr>
        <w:rPr>
          <w:rtl/>
        </w:rPr>
      </w:pPr>
      <w:ins w:id="96219" w:author="קלוד" w:date="2026-10-11T13:11:34Z">
        <w:r>
          <w:rPr>
            <w:rFonts w:ascii="Fb Fontext" w:hAnsi="Fb Fontext"/>
            <w:rtl/>
          </w:rPr>
          <w:t xml:space="preserve">מוכין</w:t>
        </w:r>
      </w:ins>
      <w:del w:id="96220" w:author="קלוד" w:date="2026-10-11T13:11:34Z">
        <w:r w:rsidRPr="006F178A">
          <w:rPr>
            <w:rFonts w:ascii="Fb Fontext" w:hAnsi="Fb Fontext"/>
            <w:rtl/>
          </w:rPr>
          <w:delText xml:space="preserve">אודרא</w:delText>
        </w:r>
      </w:del>
      <w:r w:rsidRPr="006F178A">
        <w:rPr>
          <w:rFonts w:ascii="Fb Fontext" w:hAnsi="Fb Fontext"/>
          <w:rtl/>
        </w:rPr>
        <w:t xml:space="preserve"> </w:t>
      </w:r>
      <w:ins w:id="96217" w:author="קלוד" w:date="2026-10-11T13:11:34Z">
        <w:r>
          <w:rPr>
            <w:rStyle w:val="afffffe"/>
            <w:rFonts w:ascii="Fb Fontext" w:hAnsi="Fb Fontext"/>
            <w:rtl/>
          </w:rPr>
          <w:t xml:space="preserve">שנשרו</w:t>
        </w:r>
      </w:ins>
      <w:del w:id="96218" w:author="קלוד" w:date="2026-10-11T13:11:34Z">
        <w:r w:rsidRPr="006F178A">
          <w:rPr>
            <w:rFonts w:ascii="Fb Fontext" w:hAnsi="Fb Fontext"/>
            <w:rtl/>
          </w:rPr>
          <w:delText xml:space="preserve">לבי</w:delText>
        </w:r>
      </w:del>
      <w:r w:rsidRPr="006F178A">
        <w:rPr>
          <w:rFonts w:ascii="Fb Fontext" w:hAnsi="Fb Fontext"/>
          <w:rtl/>
        </w:rPr>
        <w:t xml:space="preserve"> </w:t>
      </w:r>
      <w:ins w:id="96215" w:author="קלוד" w:date="2026-10-11T13:11:34Z">
        <w:r>
          <w:rPr>
            <w:rFonts w:ascii="Fb Fontext" w:hAnsi="Fb Fontext"/>
            <w:rtl/>
          </w:rPr>
          <w:t xml:space="preserve">-</w:t>
        </w:r>
      </w:ins>
      <w:del w:id="96216" w:author="קלוד" w:date="2026-10-11T13:11:34Z">
        <w:r w:rsidRPr="006F178A">
          <w:rPr>
            <w:rFonts w:ascii="Fb Fontext" w:hAnsi="Fb Fontext"/>
            <w:rtl/>
          </w:rPr>
          <w:delText xml:space="preserve">סדיא</w:delText>
        </w:r>
      </w:del>
      <w:r w:rsidRPr="006F178A">
        <w:rPr>
          <w:rFonts w:ascii="Fb Fontext" w:hAnsi="Fb Fontext" w:hint="cs"/>
          <w:rtl/>
        </w:rPr>
        <w:t xml:space="preserve"> </w:t>
      </w:r>
      <w:ins w:id="96213" w:author="קלוד" w:date="2026-10-11T13:11:34Z">
        <w:r>
          <w:rPr>
            <w:rFonts w:ascii="Fb Fontext" w:hAnsi="Fb Fontext" w:hint="cs"/>
            <w:rtl/>
          </w:rPr>
          <w:t xml:space="preserve">מחזירם</w:t>
        </w:r>
      </w:ins>
      <w:del w:id="96214" w:author="קלוד" w:date="2026-10-11T13:11:34Z">
        <w:r w:rsidRPr="006F178A">
          <w:rPr>
            <w:rFonts w:ascii="Fb Fontext" w:hAnsi="Fb Fontext" w:hint="cs"/>
            <w:rtl/>
          </w:rPr>
          <w:delText xml:space="preserve">[מוכין</w:delText>
        </w:r>
      </w:del>
      <w:r w:rsidRPr="006F178A">
        <w:rPr>
          <w:rFonts w:ascii="Fb Fontext" w:hAnsi="Fb Fontext" w:hint="cs"/>
          <w:rtl/>
        </w:rPr>
        <w:t xml:space="preserve"> </w:t>
      </w:r>
      <w:ins w:id="96211" w:author="קלוד" w:date="2026-10-11T13:11:34Z">
        <w:r>
          <w:rPr>
            <w:rFonts w:ascii="Fb Fontext" w:hAnsi="Fb Fontext" w:hint="cs"/>
            <w:rtl/>
          </w:rPr>
          <w:t xml:space="preserve">לכר</w:t>
        </w:r>
      </w:ins>
      <w:del w:id="96212" w:author="קלוד" w:date="2026-10-11T13:11:34Z">
        <w:r w:rsidRPr="006F178A">
          <w:rPr>
            <w:rFonts w:ascii="Fb Fontext" w:hAnsi="Fb Fontext" w:hint="cs"/>
            <w:rtl/>
          </w:rPr>
          <w:delText xml:space="preserve">לכר]</w:delText>
        </w:r>
        <w:r w:rsidRPr="006F178A">
          <w:rPr>
            <w:rFonts w:ascii="Fb Fontext" w:hAnsi="Fb Fontext"/>
            <w:rtl/>
          </w:rPr>
          <w:delText xml:space="preserve"> מחזיר</w:delText>
        </w:r>
      </w:del>
      <w:r w:rsidRPr="006F178A">
        <w:rPr>
          <w:rFonts w:ascii="Fb Fontext" w:hAnsi="Fb Fontext"/>
          <w:rtl/>
        </w:rPr>
        <w:t xml:space="preserve"> דווקא בישנים, דאל"ה </w:t>
      </w:r>
      <w:ins w:id="95565" w:author="מנוע מכני" w:date="2026-10-11T12:04:39Z">
        <w:r>
          <w:rPr>
            <w:rFonts w:ascii="Fb Fontext" w:hAnsi="Fb Fontext"/>
            <w:rtl/>
          </w:rPr>
          <w:t xml:space="preserve">עשה</w:t>
        </w:r>
      </w:ins>
      <w:del w:id="95566" w:author="מנוע מכני" w:date="2026-10-11T12:04:39Z">
        <w:r w:rsidRPr="006F178A">
          <w:rPr>
            <w:rFonts w:ascii="Fb Fontext" w:hAnsi="Fb Fontext"/>
            <w:rtl/>
          </w:rPr>
          <w:delText xml:space="preserve">עביד</w:delText>
        </w:r>
      </w:del>
      <w:r w:rsidRPr="006F178A">
        <w:rPr>
          <w:rFonts w:ascii="Fb Fontext" w:hAnsi="Fb Fontext"/>
          <w:rtl/>
        </w:rPr>
        <w:t xml:space="preserve"> </w:t>
      </w:r>
      <w:ins w:id="92721" w:author="מנוע מכני" w:date="2026-10-11T12:04:39Z">
        <w:r>
          <w:rPr>
            <w:rFonts w:ascii="Fb Fontext" w:hAnsi="Fb Fontext"/>
            <w:rtl/>
          </w:rPr>
          <w:t xml:space="preserve">לו</w:t>
        </w:r>
      </w:ins>
      <w:del w:id="92722" w:author="מנוע מכני" w:date="2026-10-11T12:04:39Z">
        <w:r w:rsidRPr="006F178A">
          <w:rPr>
            <w:rFonts w:ascii="Fb Fontext" w:hAnsi="Fb Fontext"/>
            <w:rtl/>
          </w:rPr>
          <w:delText xml:space="preserve">ליה</w:delText>
        </w:r>
      </w:del>
      <w:r w:rsidRPr="006F178A">
        <w:rPr>
          <w:rFonts w:ascii="Fb Fontext" w:hAnsi="Fb Fontext"/>
          <w:rtl/>
        </w:rPr>
        <w:t xml:space="preserve"> </w:t>
      </w:r>
      <w:ins w:id="94395" w:author="מנוע מכני" w:date="2026-10-11T12:04:39Z">
        <w:r>
          <w:rPr>
            <w:rFonts w:ascii="Fb Fontext" w:hAnsi="Fb Fontext"/>
            <w:rtl/>
          </w:rPr>
          <w:t xml:space="preserve">מנין</w:t>
        </w:r>
      </w:ins>
      <w:del w:id="94396" w:author="מנוע מכני" w:date="2026-10-11T12:04:39Z">
        <w:r w:rsidRPr="006F178A">
          <w:rPr>
            <w:rFonts w:ascii="Fb Fontext" w:hAnsi="Fb Fontext"/>
            <w:rtl/>
          </w:rPr>
          <w:delText xml:space="preserve">מנא</w:delText>
        </w:r>
      </w:del>
      <w:r w:rsidRPr="006F178A">
        <w:rPr>
          <w:rFonts w:ascii="Fb Fontext" w:hAnsi="Fb Fontext"/>
          <w:rtl/>
        </w:rPr>
        <w:t xml:space="preserve">.</w:t>
      </w:r>
    </w:p>
    <w:p w:rsidR="00E9703F" w:rsidRPr="006F178A" w:rsidRDefault="00E9703F" w:rsidP="00E9703F">
      <w:pPr>
        <w:rPr>
          <w:rStyle w:val="afffe"/>
          <w:rFonts w:ascii="Fb Fontext" w:hAnsi="Fb Fontext"/>
          <w:sz w:val="20"/>
          <w:rtl/>
        </w:rPr>
      </w:pPr>
      <w:r w:rsidRPr="006F178A">
        <w:rPr>
          <w:rFonts w:ascii="Fb Fontext" w:hAnsi="Fb Fontext"/>
          <w:sz w:val="20"/>
          <w:rtl/>
        </w:rPr>
        <w:t xml:space="preserve">בית הצוואר מתירין </w:t>
      </w:r>
      <w:r w:rsidRPr="006F178A">
        <w:rPr>
          <w:rFonts w:ascii="Fb Fontext" w:hAnsi="Fb Fontext" w:hint="cs"/>
          <w:sz w:val="20"/>
          <w:rtl/>
        </w:rPr>
        <w:t xml:space="preserve">אבל </w:t>
      </w:r>
      <w:r w:rsidRPr="006F178A">
        <w:rPr>
          <w:rFonts w:ascii="Fb Fontext" w:hAnsi="Fb Fontext"/>
          <w:sz w:val="20"/>
          <w:rtl/>
        </w:rPr>
        <w:t xml:space="preserve">לא</w:t>
      </w:r>
      <w:r w:rsidRPr="006F178A">
        <w:rPr>
          <w:rFonts w:ascii="Fb Fontext" w:hAnsi="Fb Fontext"/>
          <w:sz w:val="20"/>
          <w:rtl/>
        </w:rPr>
        <w:t xml:space="preserve"> פותחין</w:t>
      </w:r>
      <w:r w:rsidRPr="006F178A">
        <w:rPr>
          <w:rFonts w:ascii="Fb Fontext" w:hAnsi="Fb Fontext" w:hint="cs"/>
          <w:sz w:val="20"/>
          <w:rtl/>
        </w:rPr>
        <w:t>,</w:t>
      </w:r>
    </w:p>
    <w:p w:rsidR="00E9703F" w:rsidRPr="006F178A" w:rsidRDefault="00E9703F" w:rsidP="00E9703F">
      <w:pPr>
        <w:rPr>
          <w:rtl/>
        </w:rPr>
      </w:pPr>
      <w:r w:rsidRPr="006F178A">
        <w:rPr>
          <w:rFonts w:ascii="Fb Fontext" w:hAnsi="Fb Fontext" w:hint="cs"/>
          <w:rtl/>
        </w:rPr>
        <w:t>ואם פתח חייב ולא דמי למגופת חבית דאינה חיבור.</w:t>
      </w:r>
    </w:p>
    <w:p w:rsidR="00E9703F" w:rsidRPr="006F178A" w:rsidRDefault="00E9703F" w:rsidP="00E9703F">
      <w:pPr>
        <w:rPr>
          <w:rFonts w:ascii="Fb Fontext" w:hAnsi="Fb Fontext"/>
          <w:rtl/>
        </w:rPr>
      </w:pPr>
    </w:p>
    <w:p>
      <w:pPr>
        <w:pStyle w:val="afffff8"/>
        <w:rPr>
          <w:ins w:id="90965" w:author="קלוד" w:date="2026-10-11T12:33:55Z"/>
        </w:rPr>
      </w:pPr>
      <w:ins w:id="90966" w:author="קלוד" w:date="2026-10-11T12:33:55Z">
        <w:r>
          <w:rPr>
            <w:color w:val="7B3F00"/>
          </w:rPr>
          <w:t xml:space="preserve">שלל של כובסין ושלשלת מפתחות - חיבור לטומאה</w:t>
        </w:r>
      </w:ins>
    </w:p>
    <w:p w:rsidR="00E9703F" w:rsidRDefault="00E9703F" w:rsidP="00E9703F">
      <w:pPr>
        <w:rPr>
          <w:rFonts w:ascii="Fb Fontext" w:hAnsi="Fb Fontext"/>
          <w:rtl/>
        </w:rPr>
      </w:pPr>
      <w:r w:rsidRPr="006F178A">
        <w:rPr>
          <w:rFonts w:ascii="Fb Fontext" w:hAnsi="Fb Fontext"/>
          <w:rtl/>
        </w:rPr>
        <w:t>שלל של כובסין, ושלשלת של מפתחות, והבגד שהוא תפור בכלאים</w:t>
      </w:r>
    </w:p>
    <w:p w:rsidR="00E9703F" w:rsidRPr="004640F6" w:rsidRDefault="00E9703F" w:rsidP="00E9703F">
      <w:pPr>
        <w:rPr>
          <w:spacing w:val="-4"/>
          <w:rtl/>
        </w:rPr>
      </w:pPr>
      <w:r w:rsidRPr="004640F6">
        <w:rPr>
          <w:rFonts w:ascii="Fb Fontext" w:hAnsi="Fb Fontext"/>
          <w:spacing w:val="-4"/>
          <w:sz w:val="20"/>
          <w:rtl/>
        </w:rPr>
        <w:t>- חיבור לטומאה עד שיתחיל להתיר</w:t>
      </w:r>
      <w:r w:rsidRPr="004640F6">
        <w:rPr>
          <w:rFonts w:ascii="Fb Fontext" w:hAnsi="Fb Fontext" w:hint="cs"/>
          <w:spacing w:val="-4"/>
          <w:sz w:val="20"/>
          <w:rtl/>
        </w:rPr>
        <w:t>, אפי</w:t>
      </w:r>
      <w:r w:rsidRPr="004640F6">
        <w:rPr>
          <w:rFonts w:ascii="Fb Fontext" w:hAnsi="Fb Fontext"/>
          <w:spacing w:val="-4"/>
          <w:sz w:val="20"/>
          <w:rtl/>
        </w:rPr>
        <w:t>'</w:t>
      </w:r>
      <w:r w:rsidRPr="004640F6">
        <w:rPr>
          <w:rFonts w:ascii="Fb Fontext" w:hAnsi="Fb Fontext" w:hint="cs"/>
          <w:spacing w:val="-4"/>
          <w:sz w:val="20"/>
          <w:rtl/>
        </w:rPr>
        <w:t xml:space="preserve"> שלא בשעת מלאכה דניחא </w:t>
      </w:r>
      <w:ins w:id="92723" w:author="מנוע מכני" w:date="2026-10-11T12:04:39Z">
        <w:r>
          <w:rPr>
            <w:rFonts w:ascii="Fb Fontext" w:hAnsi="Fb Fontext" w:hint="cs"/>
            <w:spacing w:val="-4"/>
            <w:sz w:val="20"/>
            <w:rtl/>
          </w:rPr>
          <w:t xml:space="preserve">לו</w:t>
        </w:r>
      </w:ins>
      <w:del w:id="92724" w:author="מנוע מכני" w:date="2026-10-11T12:04:39Z">
        <w:r w:rsidRPr="004640F6">
          <w:rPr>
            <w:rFonts w:ascii="Fb Fontext" w:hAnsi="Fb Fontext" w:hint="cs"/>
            <w:spacing w:val="-4"/>
            <w:sz w:val="20"/>
            <w:rtl/>
          </w:rPr>
          <w:delText xml:space="preserve">ליה</w:delText>
        </w:r>
      </w:del>
      <w:r w:rsidRPr="004640F6">
        <w:rPr>
          <w:rFonts w:ascii="Fb Fontext" w:hAnsi="Fb Fontext" w:hint="cs"/>
          <w:spacing w:val="-4"/>
          <w:sz w:val="20"/>
          <w:rtl/>
        </w:rPr>
        <w:t xml:space="preserve"> שיכול לכבסם אם נטנפו.</w:t>
      </w:r>
    </w:p>
    <w:p w:rsidR="00E9703F" w:rsidRPr="006F178A" w:rsidRDefault="00E9703F" w:rsidP="00E9703F">
      <w:pPr>
        <w:rPr>
          <w:rtl/>
        </w:rPr>
      </w:pPr>
      <w:r w:rsidRPr="006F178A">
        <w:rPr>
          <w:rFonts w:ascii="Fb Fontext" w:hAnsi="Fb Fontext"/>
          <w:rtl/>
        </w:rPr>
        <w:t>ומאידך מקל שעשה יד לקורדום - חיבור לטומאה בשעת מלאכה,</w:t>
      </w:r>
      <w:r w:rsidRPr="006F178A">
        <w:rPr>
          <w:rFonts w:ascii="Fb Fontext" w:hAnsi="Fb Fontext" w:hint="cs"/>
          <w:rtl/>
        </w:rPr>
        <w:t xml:space="preserve"> </w:t>
      </w:r>
      <w:r w:rsidRPr="006F178A">
        <w:rPr>
          <w:rFonts w:ascii="Fb Fontext" w:hAnsi="Fb Fontext"/>
          <w:rtl/>
        </w:rPr>
        <w:t xml:space="preserve">ואח"כ</w:t>
      </w:r>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דעשוי לזורקו בין העצים.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ins w:id="92725" w:author="מנוע מכני" w:date="2026-10-11T12:04:39Z">
        <w:r>
          <w:rPr>
            <w:rFonts w:ascii="Fb Fontext" w:hAnsi="Fb Fontext" w:hint="cs"/>
            <w:rtl/>
          </w:rPr>
          <w:t xml:space="preserve">וזה</w:t>
        </w:r>
      </w:ins>
      <w:del w:id="92726" w:author="מנוע מכני" w:date="2026-10-11T12:04:39Z">
        <w:r w:rsidRPr="006F178A">
          <w:rPr>
            <w:rFonts w:ascii="Fb Fontext" w:hAnsi="Fb Fontext" w:hint="cs"/>
            <w:rtl/>
          </w:rPr>
          <w:delText xml:space="preserve">והאי</w:delText>
        </w:r>
      </w:del>
      <w:r w:rsidRPr="006F178A">
        <w:rPr>
          <w:rFonts w:ascii="Fb Fontext" w:hAnsi="Fb Fontext" w:hint="cs"/>
          <w:rtl/>
        </w:rPr>
        <w:t xml:space="preserve"> דינא </w:t>
      </w:r>
      <w:ins w:id="95957" w:author="מנוע מכני" w:date="2026-10-11T12:04:39Z">
        <w:r>
          <w:rPr>
            <w:rFonts w:ascii="Fb Fontext" w:hAnsi="Fb Fontext" w:hint="cs"/>
            <w:rtl/>
          </w:rPr>
          <w:t xml:space="preserve">באה</w:t>
        </w:r>
      </w:ins>
      <w:del w:id="95958" w:author="מנוע מכני" w:date="2026-10-11T12:04:39Z">
        <w:r w:rsidRPr="006F178A">
          <w:rPr>
            <w:rFonts w:ascii="Fb Fontext" w:hAnsi="Fb Fontext" w:hint="cs"/>
            <w:rtl/>
          </w:rPr>
          <w:delText xml:space="preserve">אתיא</w:delText>
        </w:r>
      </w:del>
      <w:r w:rsidRPr="006F178A">
        <w:rPr>
          <w:rFonts w:ascii="Fb Fontext" w:hAnsi="Fb Fontext" w:hint="cs"/>
          <w:rtl/>
        </w:rPr>
        <w:t xml:space="preserve"> </w:t>
      </w:r>
      <w:r w:rsidRPr="006F178A">
        <w:rPr>
          <w:rStyle w:val="2fb"/>
          <w:rFonts w:ascii="Fb Fontext" w:hAnsi="Fb Fontext" w:hint="cs"/>
          <w:rtl/>
        </w:rPr>
        <w:t xml:space="preserve">כר"מ</w:t>
      </w:r>
      <w:r w:rsidRPr="006F178A">
        <w:rPr>
          <w:rFonts w:ascii="Fb Fontext" w:hAnsi="Fb Fontext" w:hint="cs"/>
          <w:rtl/>
        </w:rPr>
        <w:t xml:space="preserve">, דבית הפך ובית התבלין ובית הנר שבכירה</w:t>
      </w:r>
    </w:p>
    <w:p w:rsidR="00E9703F" w:rsidRPr="004640F6" w:rsidRDefault="00E9703F" w:rsidP="00E9703F">
      <w:pPr>
        <w:rPr>
          <w:rFonts w:ascii="Fb Fontext" w:hAnsi="Fb Fontext"/>
          <w:spacing w:val="-4"/>
          <w:rtl/>
        </w:rPr>
      </w:pPr>
      <w:r w:rsidRPr="004640F6">
        <w:rPr>
          <w:rStyle w:val="2fb"/>
          <w:rFonts w:ascii="Fb Fontext" w:hAnsi="Fb Fontext" w:hint="cs"/>
          <w:spacing w:val="-4"/>
          <w:rtl/>
        </w:rPr>
        <w:t>ל</w:t>
      </w:r>
      <w:r w:rsidRPr="004640F6">
        <w:rPr>
          <w:rStyle w:val="2fb"/>
          <w:rFonts w:ascii="Fb Fontext" w:hAnsi="Fb Fontext"/>
          <w:spacing w:val="-4"/>
          <w:rtl/>
        </w:rPr>
        <w:t xml:space="preserve">ר"מ</w:t>
      </w:r>
      <w:r w:rsidRPr="004640F6">
        <w:rPr>
          <w:rFonts w:ascii="Fb Fontext" w:hAnsi="Fb Fontext"/>
          <w:spacing w:val="-4"/>
          <w:rtl/>
        </w:rPr>
        <w:t xml:space="preserve"> מטמאין במגע ולא </w:t>
      </w:r>
      <w:ins w:id="96227" w:author="קלוד" w:date="2026-10-11T13:11:34Z">
        <w:r>
          <w:rPr>
            <w:rFonts w:ascii="Fb Fontext" w:hAnsi="Fb Fontext"/>
            <w:spacing w:val="-4"/>
            <w:rtl/>
          </w:rPr>
          <w:t xml:space="preserve">באוויר,</w:t>
        </w:r>
      </w:ins>
      <w:del w:id="96228" w:author="קלוד" w:date="2026-10-11T13:11:34Z">
        <w:r w:rsidRPr="004640F6">
          <w:rPr>
            <w:rFonts w:ascii="Fb Fontext" w:hAnsi="Fb Fontext"/>
            <w:spacing w:val="-4"/>
            <w:rtl/>
          </w:rPr>
          <w:delText xml:space="preserve">באוויר</w:delText>
        </w:r>
      </w:del>
      <w:r w:rsidRPr="004640F6">
        <w:rPr>
          <w:rFonts w:ascii="Fb Fontext" w:hAnsi="Fb Fontext"/>
          <w:spacing w:val="-4"/>
          <w:rtl/>
        </w:rPr>
        <w:t xml:space="preserve"> </w:t>
      </w:r>
      <w:ins w:id="91145" w:author="מנוע מכני" w:date="2026-10-11T12:04:39Z">
        <w:r>
          <w:rPr>
            <w:rFonts w:ascii="Fb Fontext" w:hAnsi="Fb Fontext"/>
            <w:spacing w:val="-4"/>
            <w:rtl/>
          </w:rPr>
          <w:t xml:space="preserve">דלא</w:t>
        </w:r>
      </w:ins>
      <w:del w:id="91146" w:author="מנוע מכני" w:date="2026-10-11T12:04:39Z">
        <w:r w:rsidRPr="004640F6">
          <w:rPr>
            <w:rFonts w:ascii="Fb Fontext" w:hAnsi="Fb Fontext"/>
            <w:spacing w:val="-4"/>
            <w:rtl/>
          </w:rPr>
          <w:delText xml:space="preserve">דלאו</w:delText>
        </w:r>
      </w:del>
      <w:r w:rsidRPr="004640F6">
        <w:rPr>
          <w:rFonts w:ascii="Fb Fontext" w:hAnsi="Fb Fontext"/>
          <w:spacing w:val="-4"/>
          <w:rtl/>
        </w:rPr>
        <w:t xml:space="preserve"> </w:t>
      </w:r>
      <w:ins w:id="96225" w:author="קלוד" w:date="2026-10-11T13:11:34Z">
        <w:r>
          <w:rPr>
            <w:rFonts w:ascii="Fb Fontext" w:hAnsi="Fb Fontext"/>
            <w:spacing w:val="-4"/>
            <w:rtl/>
          </w:rPr>
          <w:t xml:space="preserve">ככירה,</w:t>
        </w:r>
      </w:ins>
      <w:del w:id="96226" w:author="קלוד" w:date="2026-10-11T13:11:34Z">
        <w:r w:rsidRPr="004640F6">
          <w:rPr>
            <w:rFonts w:ascii="Fb Fontext" w:hAnsi="Fb Fontext"/>
            <w:spacing w:val="-4"/>
            <w:rtl/>
          </w:rPr>
          <w:delText xml:space="preserve">ככירה</w:delText>
        </w:r>
      </w:del>
      <w:r w:rsidRPr="004640F6">
        <w:rPr>
          <w:rFonts w:ascii="Fb Fontext" w:hAnsi="Fb Fontext"/>
          <w:spacing w:val="-4"/>
          <w:rtl/>
        </w:rPr>
        <w:t xml:space="preserve"> ורק רבנן גזרו ועשו היכר </w:t>
      </w:r>
      <w:ins w:id="96223" w:author="קלוד" w:date="2026-10-11T13:11:34Z">
        <w:r>
          <w:rPr>
            <w:rFonts w:ascii="Fb Fontext" w:hAnsi="Fb Fontext"/>
            <w:spacing w:val="-4"/>
            <w:rtl/>
          </w:rPr>
          <w:t xml:space="preserve">שלא</w:t>
        </w:r>
      </w:ins>
      <w:del w:id="96224" w:author="קלוד" w:date="2026-10-11T13:11:34Z">
        <w:r w:rsidRPr="004640F6">
          <w:rPr>
            <w:rFonts w:ascii="Fb Fontext" w:hAnsi="Fb Fontext"/>
            <w:spacing w:val="-4"/>
            <w:rtl/>
          </w:rPr>
          <w:delText xml:space="preserve">דלא</w:delText>
        </w:r>
      </w:del>
      <w:r w:rsidRPr="004640F6">
        <w:rPr>
          <w:rFonts w:ascii="Fb Fontext" w:hAnsi="Fb Fontext"/>
          <w:spacing w:val="-4"/>
          <w:rtl/>
        </w:rPr>
        <w:t xml:space="preserve"> </w:t>
      </w:r>
      <w:ins w:id="96221" w:author="קלוד" w:date="2026-10-11T13:11:34Z">
        <w:r>
          <w:rPr>
            <w:rFonts w:ascii="Fb Fontext" w:hAnsi="Fb Fontext"/>
            <w:spacing w:val="-4"/>
            <w:rtl/>
          </w:rPr>
          <w:t xml:space="preserve">ישרפו</w:t>
        </w:r>
      </w:ins>
      <w:del w:id="96222" w:author="קלוד" w:date="2026-10-11T13:11:34Z">
        <w:r w:rsidRPr="004640F6">
          <w:rPr>
            <w:rFonts w:ascii="Fb Fontext" w:hAnsi="Fb Fontext"/>
            <w:spacing w:val="-4"/>
            <w:rtl/>
          </w:rPr>
          <w:delText xml:space="preserve">לישרוף</w:delText>
        </w:r>
      </w:del>
      <w:r w:rsidRPr="004640F6">
        <w:rPr>
          <w:rFonts w:ascii="Fb Fontext" w:hAnsi="Fb Fontext"/>
          <w:spacing w:val="-4"/>
          <w:rtl/>
        </w:rPr>
        <w:t xml:space="preserve"> </w:t>
      </w:r>
      <w:ins w:id="92727" w:author="מנוע מכני" w:date="2026-10-11T12:04:39Z">
        <w:r>
          <w:rPr>
            <w:rFonts w:ascii="Fb Fontext" w:hAnsi="Fb Fontext"/>
            <w:spacing w:val="-4"/>
            <w:rtl/>
          </w:rPr>
          <w:t xml:space="preserve">עליו</w:t>
        </w:r>
      </w:ins>
      <w:del w:id="92728" w:author="מנוע מכני" w:date="2026-10-11T12:04:39Z">
        <w:r w:rsidRPr="004640F6">
          <w:rPr>
            <w:rFonts w:ascii="Fb Fontext" w:hAnsi="Fb Fontext"/>
            <w:spacing w:val="-4"/>
            <w:rtl/>
          </w:rPr>
          <w:delText xml:space="preserve">עליה</w:delText>
        </w:r>
      </w:del>
      <w:r w:rsidRPr="004640F6">
        <w:rPr>
          <w:rFonts w:ascii="Fb Fontext" w:hAnsi="Fb Fontext"/>
          <w:spacing w:val="-4"/>
          <w:rtl/>
        </w:rPr>
        <w:t xml:space="preserve"> קודשים.</w:t>
      </w:r>
    </w:p>
    <w:p w:rsidR="00E9703F" w:rsidRPr="006F178A" w:rsidRDefault="00E9703F" w:rsidP="00E9703F">
      <w:pPr>
        <w:rPr>
          <w:rtl/>
        </w:rPr>
      </w:pPr>
      <w:r w:rsidRPr="006F178A">
        <w:rPr>
          <w:rStyle w:val="2fb"/>
          <w:rFonts w:ascii="Fb Fontext" w:hAnsi="Fb Fontext"/>
          <w:sz w:val="20"/>
          <w:rtl/>
        </w:rPr>
        <w:t>ר</w:t>
      </w:r>
      <w:r w:rsidRPr="006F178A">
        <w:rPr>
          <w:rStyle w:val="2fb"/>
          <w:rFonts w:ascii="Fb Fontext" w:hAnsi="Fb Fontext" w:hint="cs"/>
          <w:sz w:val="20"/>
          <w:rtl/>
        </w:rPr>
        <w:t>"</w:t>
      </w:r>
      <w:r w:rsidRPr="006F178A">
        <w:rPr>
          <w:rStyle w:val="2fb"/>
          <w:rFonts w:ascii="Fb Fontext" w:hAnsi="Fb Fontext"/>
          <w:sz w:val="20"/>
          <w:rtl/>
        </w:rPr>
        <w:t xml:space="preserve">ש</w:t>
      </w:r>
      <w:r w:rsidRPr="006F178A">
        <w:rPr>
          <w:rFonts w:ascii="Fb Fontext" w:hAnsi="Fb Fontext"/>
          <w:sz w:val="20"/>
          <w:rtl/>
        </w:rPr>
        <w:t xml:space="preserve"> מטהר </w:t>
      </w:r>
      <w:ins w:id="91147" w:author="מנוע מכני" w:date="2026-10-11T12:04:39Z">
        <w:r>
          <w:rPr>
            <w:rFonts w:ascii="Fb Fontext" w:hAnsi="Fb Fontext"/>
            <w:sz w:val="20"/>
            <w:rtl/>
          </w:rPr>
          <w:t xml:space="preserve">דלא</w:t>
        </w:r>
      </w:ins>
      <w:del w:id="91148" w:author="מנוע מכני" w:date="2026-10-11T12:04:39Z">
        <w:r w:rsidRPr="006F178A">
          <w:rPr>
            <w:rFonts w:ascii="Fb Fontext" w:hAnsi="Fb Fontext"/>
            <w:sz w:val="20"/>
            <w:rtl/>
          </w:rPr>
          <w:delText xml:space="preserve">דלאו</w:delText>
        </w:r>
      </w:del>
      <w:r w:rsidRPr="006F178A">
        <w:rPr>
          <w:rFonts w:ascii="Fb Fontext" w:hAnsi="Fb Fontext"/>
          <w:sz w:val="20"/>
          <w:rtl/>
        </w:rPr>
        <w:t xml:space="preserve"> ככירה דמי.</w:t>
      </w:r>
    </w:p>
    <w:p w:rsidR="00E9703F" w:rsidRDefault="00E9703F" w:rsidP="00E9703F">
      <w:pPr>
        <w:rPr>
          <w:rFonts w:ascii="Fb Fontext" w:hAnsi="Fb Fontext"/>
          <w:rtl/>
        </w:rPr>
      </w:pPr>
      <w:r w:rsidRPr="006F178A">
        <w:rPr>
          <w:rFonts w:ascii="Fb Fontext" w:hAnsi="Fb Fontext" w:hint="cs"/>
          <w:rtl/>
        </w:rPr>
        <w:t>מספורת של פרקים ואיזמל של רהיטני חיבור לטומאה ולא להזאה</w:t>
      </w:r>
    </w:p>
    <w:p>
      <w:pPr>
        <w:pStyle w:val="38"/>
        <w:rPr>
          <w:ins w:id="97506" w:author="מנוע מכני" w:date="2026-10-11T12:04:39Z"/>
        </w:rPr>
      </w:pPr>
      <w:r w:rsidRPr="006F178A">
        <w:t xml:space="preserve">רבה:</w:t>
      </w:r>
    </w:p>
    <w:p w:rsidR="00E9703F" w:rsidRPr="006F178A" w:rsidRDefault="00E9703F" w:rsidP="00E9703F">
      <w:pPr>
        <w:rPr>
          <w:rtl/>
        </w:rPr>
      </w:pPr>
      <w:del w:id="97507" w:author="מנוע מכני" w:date="2026-10-11T12:04:39Z">
        <w:r w:rsidRPr="006F178A">
          <w:rPr>
            <w:rFonts w:ascii="Fb Fontext" w:hAnsi="Fb Fontext"/>
            <w:rtl/>
          </w:rPr>
          <w:delText xml:space="preserve"> </w:delText>
        </w:r>
      </w:del>
      <w:r w:rsidRPr="006F178A">
        <w:rPr>
          <w:rFonts w:ascii="Fb Fontext" w:hAnsi="Fb Fontext"/>
          <w:rtl/>
        </w:rPr>
        <w:t xml:space="preserve">מדאורייתא בשעת מלאכה אסור ושלא </w:t>
      </w:r>
      <w:r w:rsidRPr="006F178A">
        <w:rPr>
          <w:rFonts w:ascii="Fb Fontext" w:hAnsi="Fb Fontext" w:hint="cs"/>
          <w:rtl/>
        </w:rPr>
        <w:t>ב</w:t>
      </w:r>
      <w:r w:rsidRPr="006F178A">
        <w:rPr>
          <w:rFonts w:ascii="Fb Fontext" w:hAnsi="Fb Fontext"/>
          <w:rtl/>
        </w:rPr>
        <w:t>שעת מלאכה אינו חיבור.</w:t>
      </w:r>
    </w:p>
    <w:p w:rsidR="00E9703F" w:rsidRPr="006F178A" w:rsidRDefault="00E9703F" w:rsidP="00E9703F">
      <w:pPr>
        <w:rPr>
          <w:rtl/>
        </w:rPr>
      </w:pPr>
      <w:r w:rsidRPr="006F178A">
        <w:rPr>
          <w:rFonts w:ascii="Fb Fontext" w:hAnsi="Fb Fontext"/>
          <w:rtl/>
        </w:rPr>
        <w:t xml:space="preserve">וגזרו רבנן טומאה</w:t>
      </w:r>
      <w:ins w:id="96229" w:author="קלוד" w:date="2026-10-11T13:11:34Z">
        <w:r>
          <w:rPr>
            <w:rFonts w:ascii="Fb Fontext" w:hAnsi="Fb Fontext"/>
            <w:rtl/>
          </w:rPr>
          <w:t xml:space="preserve"> </w:t>
        </w:r>
        <w:r>
          <w:rPr>
            <w:rStyle w:val="afffffe"/>
            <w:rFonts w:ascii="Fb Fontext" w:hAnsi="Fb Fontext"/>
            <w:rtl/>
          </w:rPr>
          <w:t xml:space="preserve">אף שלא בשעתה</w:t>
        </w:r>
        <w:r>
          <w:rPr>
            <w:rFonts w:ascii="Fb Fontext" w:hAnsi="Fb Fontext"/>
            <w:rtl/>
          </w:rPr>
          <w:t xml:space="preserve"> </w:t>
        </w:r>
      </w:ins>
      <w:del w:id="96230" w:author="קלוד" w:date="2026-10-11T13:11:34Z">
        <w:r w:rsidRPr="006F178A">
          <w:rPr>
            <w:rFonts w:ascii="Fb Fontext" w:hAnsi="Fb Fontext"/>
            <w:rtl/>
          </w:rPr>
          <w:delText xml:space="preserve"> </w:delText>
        </w:r>
      </w:del>
      <w:r w:rsidRPr="006F178A">
        <w:rPr>
          <w:rFonts w:ascii="Fb Fontext" w:hAnsi="Fb Fontext"/>
          <w:rtl/>
        </w:rPr>
        <w:t xml:space="preserve">אטו בשעת מלאכה</w:t>
      </w:r>
      <w:r w:rsidRPr="006F178A">
        <w:rPr>
          <w:rFonts w:ascii="Fb Fontext" w:hAnsi="Fb Fontext" w:hint="cs"/>
          <w:rtl/>
        </w:rPr>
        <w:t>,</w:t>
      </w:r>
    </w:p>
    <w:p w:rsidR="00E9703F" w:rsidRPr="006F178A" w:rsidRDefault="00E9703F" w:rsidP="00E9703F">
      <w:pPr>
        <w:rPr>
          <w:rFonts w:ascii="Fb Fontext" w:hAnsi="Fb Fontext"/>
          <w:rtl/>
        </w:rPr>
      </w:pPr>
      <w:ins w:id="96231" w:author="קלוד" w:date="2026-10-11T13:11:34Z">
        <w:r>
          <w:rPr>
            <w:rFonts w:ascii="Fb Fontext" w:hAnsi="Fb Fontext"/>
            <w:rtl/>
          </w:rPr>
          <w:t xml:space="preserve">והזאה </w:t>
        </w:r>
        <w:r>
          <w:rPr>
            <w:rStyle w:val="afffffe"/>
            <w:rFonts w:ascii="Fb Fontext" w:hAnsi="Fb Fontext"/>
            <w:rtl/>
          </w:rPr>
          <w:t xml:space="preserve">אף בשעתה</w:t>
        </w:r>
      </w:ins>
      <w:del w:id="96232" w:author="קלוד" w:date="2026-10-11T13:11:34Z">
        <w:r w:rsidRPr="006F178A">
          <w:rPr>
            <w:rFonts w:ascii="Fb Fontext" w:hAnsi="Fb Fontext"/>
            <w:rtl/>
          </w:rPr>
          <w:delText xml:space="preserve">והזאה</w:delText>
        </w:r>
      </w:del>
      <w:r w:rsidRPr="006F178A">
        <w:rPr>
          <w:rFonts w:ascii="Fb Fontext" w:hAnsi="Fb Fontext"/>
          <w:rtl/>
        </w:rPr>
        <w:t xml:space="preserve"> אטו שלא בשעת מלאכה</w:t>
      </w:r>
      <w:r w:rsidRPr="006F178A">
        <w:rPr>
          <w:rFonts w:ascii="Fb Fontext" w:hAnsi="Fb Fontext" w:hint="cs"/>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sz w:val="20"/>
          <w:szCs w:val="18"/>
          <w:rtl/>
        </w:rPr>
        <w:t>מט.</w:t>
      </w:r>
    </w:p>
    <w:p>
      <w:pPr>
        <w:pStyle w:val="afffff8"/>
        <w:rPr>
          <w:ins w:id="90963" w:author="קלוד" w:date="2026-10-11T12:33:55Z"/>
        </w:rPr>
      </w:pPr>
      <w:ins w:id="90964" w:author="קלוד" w:date="2026-10-11T12:33:55Z">
        <w:r>
          <w:rPr>
            <w:color w:val="7B3F00"/>
          </w:rPr>
          <w:t xml:space="preserve">'לחין' שאין מטמינים בהם - מחמת עצמן או דבר אחר</w:t>
        </w:r>
      </w:ins>
    </w:p>
    <w:p>
      <w:pPr>
        <w:pStyle w:val="38"/>
        <w:rPr>
          <w:ins w:id="97508" w:author="מנוע מכני" w:date="2026-10-11T12:04:39Z"/>
        </w:rPr>
      </w:pPr>
      <w:r w:rsidRPr="006F178A">
        <w:t xml:space="preserve">הך</w:t>
      </w:r>
    </w:p>
    <w:p w:rsidR="00E9703F" w:rsidRDefault="00E9703F" w:rsidP="00E9703F">
      <w:pPr>
        <w:rPr>
          <w:rFonts w:ascii="Fb Fontext" w:hAnsi="Fb Fontext"/>
          <w:rtl/>
        </w:rPr>
      </w:pPr>
      <w:del w:id="97509" w:author="מנוע מכני" w:date="2026-10-11T12:04:39Z">
        <w:r w:rsidRPr="006F178A">
          <w:rPr>
            <w:rFonts w:ascii="Fb Fontext" w:hAnsi="Fb Fontext" w:hint="cs"/>
            <w:rtl/>
          </w:rPr>
          <w:delText xml:space="preserve"> </w:delText>
        </w:r>
      </w:del>
      <w:r w:rsidRPr="006F178A">
        <w:rPr>
          <w:rFonts w:ascii="Fb Fontext" w:hAnsi="Fb Fontext" w:hint="cs"/>
          <w:rtl/>
        </w:rPr>
        <w:t xml:space="preserve">'לחין א</w:t>
      </w:r>
      <w:r w:rsidRPr="006F178A">
        <w:rPr>
          <w:rFonts w:ascii="Fb Fontext" w:hAnsi="Fb Fontext"/>
          <w:rtl/>
        </w:rPr>
        <w:t>"</w:t>
      </w:r>
      <w:r w:rsidRPr="006F178A">
        <w:rPr>
          <w:rFonts w:ascii="Fb Fontext" w:hAnsi="Fb Fontext" w:hint="cs"/>
          <w:rtl/>
        </w:rPr>
        <w:t xml:space="preserve">א </w:t>
      </w:r>
      <w:ins w:id="96237" w:author="קלוד" w:date="2026-10-11T13:11:34Z">
        <w:r>
          <w:rPr>
            <w:rFonts w:ascii="Fb Fontext" w:hAnsi="Fb Fontext" w:hint="cs"/>
            <w:rtl/>
          </w:rPr>
          <w:t xml:space="preserve">להטמין' -</w:t>
        </w:r>
      </w:ins>
      <w:del w:id="96238" w:author="קלוד" w:date="2026-10-11T13:11:34Z">
        <w:r w:rsidRPr="006F178A">
          <w:rPr>
            <w:rFonts w:ascii="Fb Fontext" w:hAnsi="Fb Fontext" w:hint="cs"/>
            <w:rtl/>
          </w:rPr>
          <w:delText xml:space="preserve">להטמין'</w:delText>
        </w:r>
      </w:del>
      <w:r w:rsidRPr="006F178A">
        <w:rPr>
          <w:rFonts w:ascii="Fb Fontext" w:hAnsi="Fb Fontext" w:hint="cs"/>
          <w:rtl/>
        </w:rPr>
        <w:t xml:space="preserve"> </w:t>
      </w:r>
      <w:r w:rsidRPr="006F178A">
        <w:rPr>
          <w:rFonts w:ascii="Fb Fontext" w:hAnsi="Fb Fontext" w:hint="cs"/>
          <w:rtl/>
        </w:rPr>
        <w:t xml:space="preserve">לא</w:t>
      </w:r>
      <w:r w:rsidRPr="006F178A">
        <w:rPr>
          <w:rFonts w:ascii="Fb Fontext" w:hAnsi="Fb Fontext" w:hint="cs"/>
          <w:rtl/>
        </w:rPr>
        <w:t xml:space="preserve"> נפשט </w:t>
      </w:r>
      <w:ins w:id="94663" w:author="מנוע מכני" w:date="2026-10-11T12:04:39Z">
        <w:r>
          <w:rPr>
            <w:rFonts w:ascii="Fb Fontext" w:hAnsi="Fb Fontext" w:hint="cs"/>
            <w:rtl/>
          </w:rPr>
          <w:t xml:space="preserve">אם </w:t>
        </w:r>
      </w:ins>
      <w:del w:id="94664" w:author="מנוע מכני" w:date="2026-10-11T12:04:39Z">
        <w:r w:rsidRPr="006F178A">
          <w:rPr>
            <w:rFonts w:ascii="Fb Fontext" w:hAnsi="Fb Fontext" w:hint="cs"/>
            <w:rtl/>
          </w:rPr>
          <w:delText xml:space="preserve">אי </w:delText>
        </w:r>
      </w:del>
      <w:ins w:id="96235" w:author="קלוד" w:date="2026-10-11T13:11:34Z">
        <w:r>
          <w:rPr>
            <w:rFonts w:ascii="Fb Fontext" w:hAnsi="Fb Fontext" w:hint="cs"/>
            <w:rtl/>
          </w:rPr>
          <w:t xml:space="preserve">מדובר</w:t>
        </w:r>
      </w:ins>
      <w:del w:id="96236" w:author="קלוד" w:date="2026-10-11T13:11:34Z">
        <w:r w:rsidRPr="006F178A">
          <w:rPr>
            <w:rFonts w:ascii="Fb Fontext" w:hAnsi="Fb Fontext" w:hint="cs"/>
            <w:rtl/>
          </w:rPr>
          <w:delText xml:space="preserve">מיירי</w:delText>
        </w:r>
      </w:del>
      <w:r w:rsidRPr="006F178A">
        <w:rPr>
          <w:rFonts w:ascii="Fb Fontext" w:hAnsi="Fb Fontext" w:hint="cs"/>
          <w:rtl/>
        </w:rPr>
        <w:t xml:space="preserve"> בלחין מחמת עצמן או </w:t>
      </w:r>
      <w:r>
        <w:rPr>
          <w:rFonts w:ascii="Fb Fontext" w:hAnsi="Fb Fontext" w:hint="cs"/>
          <w:rtl/>
        </w:rPr>
        <w:t>אפי</w:t>
      </w:r>
      <w:r>
        <w:rPr>
          <w:rFonts w:ascii="Fb Fontext" w:hAnsi="Fb Fontext"/>
          <w:rtl/>
        </w:rPr>
        <w:t>'</w:t>
      </w:r>
      <w:r w:rsidRPr="006F178A">
        <w:rPr>
          <w:rFonts w:ascii="Fb Fontext" w:hAnsi="Fb Fontext" w:hint="cs"/>
          <w:rtl/>
        </w:rPr>
        <w:t xml:space="preserve"> מחמת דבר </w:t>
      </w:r>
      <w:ins w:id="96233" w:author="קלוד" w:date="2026-10-11T13:11:34Z">
        <w:r>
          <w:rPr>
            <w:rFonts w:ascii="Fb Fontext" w:hAnsi="Fb Fontext" w:hint="cs"/>
            <w:rtl/>
          </w:rPr>
          <w:t xml:space="preserve">אחר.</w:t>
        </w:r>
      </w:ins>
      <w:del w:id="96234" w:author="קלוד" w:date="2026-10-11T13:11:34Z">
        <w:r w:rsidRPr="006F178A">
          <w:rPr>
            <w:rFonts w:ascii="Fb Fontext" w:hAnsi="Fb Fontext" w:hint="cs"/>
            <w:rtl/>
          </w:rPr>
          <w:delText xml:space="preserve">אחר</w:delText>
        </w:r>
      </w:del>
    </w:p>
    <w:p w:rsidR="00E9703F" w:rsidRPr="006F178A" w:rsidRDefault="00E9703F" w:rsidP="00E9703F">
      <w:pPr>
        <w:rPr>
          <w:rFonts w:ascii="Fb Fontext" w:hAnsi="Fb Fontext"/>
          <w:rtl/>
        </w:rPr>
      </w:pPr>
      <w:r w:rsidRPr="006F178A">
        <w:rPr>
          <w:rFonts w:ascii="Fb Fontext" w:hAnsi="Fb Fontext" w:hint="cs"/>
          <w:rtl/>
        </w:rPr>
        <w:t xml:space="preserve">מוכין </w:t>
      </w:r>
      <w:r w:rsidRPr="006F178A">
        <w:rPr>
          <w:rFonts w:ascii="Fb Fontext" w:hAnsi="Fb Fontext"/>
          <w:rtl/>
        </w:rPr>
        <w:t>לחין מחמת עצמ</w:t>
      </w:r>
      <w:r w:rsidRPr="006F178A">
        <w:rPr>
          <w:rFonts w:ascii="Fb Fontext" w:hAnsi="Fb Fontext" w:hint="cs"/>
          <w:rtl/>
        </w:rPr>
        <w:t>ן -</w:t>
      </w:r>
      <w:r w:rsidRPr="006F178A">
        <w:rPr>
          <w:rFonts w:ascii="Fb Fontext" w:hAnsi="Fb Fontext"/>
          <w:rtl/>
        </w:rPr>
        <w:t xml:space="preserve"> </w:t>
      </w:r>
      <w:r w:rsidRPr="006F178A">
        <w:rPr>
          <w:rFonts w:ascii="Fb Fontext" w:hAnsi="Fb Fontext" w:hint="cs"/>
          <w:rtl/>
        </w:rPr>
        <w:t xml:space="preserve">היינו </w:t>
      </w:r>
      <w:r w:rsidRPr="006F178A">
        <w:rPr>
          <w:rFonts w:ascii="Fb Fontext" w:hAnsi="Fb Fontext"/>
          <w:rtl/>
        </w:rPr>
        <w:t>מזיעת רגלי הבהמה.</w:t>
      </w:r>
    </w:p>
    <w:p w:rsidR="00E9703F" w:rsidRPr="006F178A" w:rsidRDefault="00E9703F" w:rsidP="00E9703F">
      <w:pPr>
        <w:rPr>
          <w:rtl/>
        </w:rPr>
      </w:pPr>
      <w:ins w:id="96243" w:author="קלוד" w:date="2026-10-11T13:11:34Z">
        <w:r>
          <w:rPr>
            <w:rFonts w:ascii="Fb Fontext" w:hAnsi="Fb Fontext" w:hint="cs"/>
            <w:rtl/>
          </w:rPr>
          <w:t xml:space="preserve">ומה</w:t>
        </w:r>
      </w:ins>
      <w:del w:id="96244" w:author="קלוד" w:date="2026-10-11T13:11:34Z">
        <w:r w:rsidRPr="006F178A">
          <w:rPr>
            <w:rFonts w:ascii="Fb Fontext" w:hAnsi="Fb Fontext" w:hint="cs"/>
            <w:rtl/>
          </w:rPr>
          <w:delText xml:space="preserve">ומאן</w:delText>
        </w:r>
      </w:del>
      <w:r w:rsidRPr="006F178A">
        <w:rPr>
          <w:rFonts w:ascii="Fb Fontext" w:hAnsi="Fb Fontext" w:hint="cs"/>
          <w:rtl/>
        </w:rPr>
        <w:t xml:space="preserve"> </w:t>
      </w:r>
      <w:ins w:id="96241" w:author="קלוד" w:date="2026-10-11T13:11:34Z">
        <w:r>
          <w:rPr>
            <w:rFonts w:ascii="Fb Fontext" w:hAnsi="Fb Fontext" w:hint="cs"/>
            <w:rtl/>
          </w:rPr>
          <w:t xml:space="preserve">ששנה </w:t>
        </w:r>
        <w:r>
          <w:rPr>
            <w:rStyle w:val="afffffe"/>
            <w:rFonts w:ascii="Fb Fontext" w:hAnsi="Fb Fontext" w:hint="cs"/>
            <w:rtl/>
          </w:rPr>
          <w:t xml:space="preserve">ר' אושעיא</w:t>
        </w:r>
      </w:ins>
      <w:del w:id="96242" w:author="קלוד" w:date="2026-10-11T13:11:34Z">
        <w:r w:rsidRPr="006F178A">
          <w:rPr>
            <w:rFonts w:ascii="Fb Fontext" w:hAnsi="Fb Fontext" w:hint="cs"/>
            <w:rtl/>
          </w:rPr>
          <w:delText xml:space="preserve">דתני</w:delText>
        </w:r>
      </w:del>
      <w:r w:rsidRPr="006F178A">
        <w:rPr>
          <w:rFonts w:ascii="Fb Fontext" w:hAnsi="Fb Fontext" w:hint="cs"/>
          <w:rtl/>
        </w:rPr>
        <w:t xml:space="preserve"> 'כסות לחה ופירות לחין אסור' -</w:t>
      </w:r>
      <w:ins w:id="96239" w:author="קלוד" w:date="2026-10-11T13:11:34Z">
        <w:r>
          <w:rPr>
            <w:rFonts w:ascii="Fb Fontext" w:hAnsi="Fb Fontext" w:hint="cs"/>
            <w:rtl/>
          </w:rPr>
          <w:t xml:space="preserve"> </w:t>
        </w:r>
        <w:r>
          <w:rPr>
            <w:rStyle w:val="afffffe"/>
            <w:rFonts w:ascii="Fb Fontext" w:hAnsi="Fb Fontext" w:hint="cs"/>
            <w:rtl/>
          </w:rPr>
          <w:t xml:space="preserve">אף</w:t>
        </w:r>
        <w:r>
          <w:rPr>
            <w:rFonts w:ascii="Fb Fontext" w:hAnsi="Fb Fontext" w:hint="cs"/>
            <w:rtl/>
          </w:rPr>
          <w:t xml:space="preserve"> </w:t>
        </w:r>
      </w:ins>
      <w:del w:id="96240" w:author="קלוד" w:date="2026-10-11T13:11:34Z">
        <w:r>
          <w:rPr>
            <w:rFonts w:ascii="Fb Fontext" w:hAnsi="Fb Fontext" w:hint="cs"/>
            <w:rtl/>
          </w:rPr>
          <w:delText xml:space="preserve"> </w:delText>
        </w:r>
      </w:del>
      <w:r w:rsidRPr="006F178A">
        <w:rPr>
          <w:rFonts w:ascii="Fb Fontext" w:hAnsi="Fb Fontext" w:hint="cs"/>
          <w:rtl/>
        </w:rPr>
        <w:t xml:space="preserve">היינו </w:t>
      </w:r>
      <w:r w:rsidRPr="006F178A">
        <w:rPr>
          <w:rFonts w:ascii="Fb Fontext" w:hAnsi="Fb Fontext"/>
          <w:rtl/>
        </w:rPr>
        <w:t>מזיעת רגלי הבהמה.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71" w:author="קלוד" w:date="2026-10-11T09:07:15Z"/>
        </w:rPr>
      </w:pPr>
      <w:ins w:id="20470" w:author="קלוד" w:date="2026-10-11T09:07:15Z">
        <w:r>
          <w:t xml:space="preserve">משנה א</w:t>
        </w:r>
      </w:ins>
    </w:p>
    <w:p w:rsidR="00E9703F" w:rsidRPr="009757B9" w:rsidRDefault="00E9703F" w:rsidP="00E9703F">
      <w:pPr>
        <w:pStyle w:val="afff9"/>
        <w:rPr>
          <w:del w:id="20183" w:author="קלוד" w:date="2026-10-11T09:07:15Z"/>
          <w:b/>
          <w:rtl/>
        </w:rPr>
      </w:pPr>
      <w:del w:id="20182" w:author="קלוד" w:date="2026-10-11T09:07:15Z">
        <w:r w:rsidRPr="009757B9">
          <w:rPr>
            <w:b/>
            <w:sz w:val="20"/>
            <w:rtl/>
          </w:rPr>
          <w:delText xml:space="preserve">משנה.</w:delText>
        </w:r>
      </w:del>
    </w:p>
    <w:p w:rsidR="00E9703F" w:rsidRPr="00B20210" w:rsidRDefault="00E9703F" w:rsidP="00E9703F">
      <w:pPr>
        <w:pStyle w:val="afff9"/>
        <w:spacing w:before="120"/>
        <w:rPr>
          <w:spacing w:val="6"/>
          <w:rtl/>
        </w:rPr>
        <w:pPrChange w:id="90025" w:author="קלוד" w:date="2026-10-11T12:09:42Z">
          <w:pPr>
            <w:pStyle w:val="afff9"/>
          </w:pPr>
        </w:pPrChange>
      </w:pPr>
      <w:r w:rsidRPr="00B20210">
        <w:rPr>
          <w:spacing w:val="6"/>
          <w:rtl/>
        </w:rPr>
        <w:t>טומנין בכסות, ובפירות, בכנפי יונה, ובנסרת של חרשים, ובנעורת של פשתן דקה.</w:t>
      </w:r>
    </w:p>
    <w:p w:rsidR="00E9703F" w:rsidRPr="009757B9" w:rsidRDefault="00E9703F" w:rsidP="00E9703F">
      <w:pPr>
        <w:pStyle w:val="afff9"/>
        <w:rPr>
          <w:b/>
          <w:rtl/>
        </w:rPr>
      </w:pPr>
      <w:r>
        <w:rPr>
          <w:rStyle w:val="TanaimMishna"/>
          <w:b/>
          <w:rtl/>
          <w:rPrChange w:id="20009" w:author="קלוד" w:date="2026-10-11T09:07:15Z">
            <w:rPr>
              <w:b/>
              <w:sz w:val="20"/>
              <w:rtl/>
            </w:rPr>
          </w:rPrChange>
        </w:rPr>
        <w:t xml:space="preserve">רבי יהודה</w:t>
      </w:r>
      <w:r>
        <w:rPr>
          <w:b/>
          <w:rtl/>
          <w:rPrChange w:id="40060" w:author="Claude" w:date="2026-10-11T09:07:39Z">
            <w:rPr>
              <w:b/>
              <w:sz w:val="20"/>
              <w:rtl/>
            </w:rPr>
          </w:rPrChange>
        </w:rPr>
        <w:t xml:space="preserve"> אוסר בדקה ומתיר בגסה.</w:t>
      </w:r>
    </w:p>
    <w:p w:rsidR="00E9703F" w:rsidRPr="009757B9" w:rsidRDefault="00E9703F" w:rsidP="00E9703F">
      <w:pPr>
        <w:pStyle w:val="afff9"/>
        <w:rPr>
          <w:b/>
          <w:rtl/>
        </w:rPr>
      </w:pPr>
      <w:r w:rsidRPr="009757B9">
        <w:rPr>
          <w:rFonts w:hint="cs"/>
          <w:b/>
          <w:rtl/>
        </w:rPr>
        <w:t>[ו</w:t>
      </w:r>
      <w:r w:rsidRPr="009757B9">
        <w:rPr>
          <w:b/>
          <w:rtl/>
        </w:rPr>
        <w:t xml:space="preserve">בנסורת של חרשים </w:t>
      </w:r>
      <w:r w:rsidRPr="009757B9">
        <w:rPr>
          <w:rFonts w:hint="cs"/>
          <w:b/>
          <w:rtl/>
        </w:rPr>
        <w:t xml:space="preserve">אף </w:t>
      </w:r>
      <w:r w:rsidRPr="009757B9">
        <w:rPr>
          <w:b/>
          <w:rtl/>
        </w:rPr>
        <w:t>גסה אסור</w:t>
      </w:r>
      <w:r w:rsidRPr="009757B9">
        <w:rPr>
          <w:rFonts w:hint="cs"/>
          <w:b/>
          <w:rtl/>
        </w:rPr>
        <w:t>]</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61" w:author="קלוד" w:date="2026-10-11T12:33:55Z"/>
        </w:rPr>
      </w:pPr>
      <w:ins w:id="90962" w:author="קלוד" w:date="2026-10-11T12:33:55Z">
        <w:r>
          <w:rPr>
            <w:color w:val="7B3F00"/>
          </w:rPr>
          <w:t xml:space="preserve">תפילין - גוף נקי, ואלישע בעל כנפים</w:t>
        </w:r>
      </w:ins>
    </w:p>
    <w:p w:rsidR="00E9703F" w:rsidRPr="006F178A" w:rsidRDefault="00E9703F" w:rsidP="00E9703F">
      <w:pPr>
        <w:rPr>
          <w:rtl/>
        </w:rPr>
      </w:pPr>
      <w:r w:rsidRPr="006F178A">
        <w:rPr>
          <w:rFonts w:ascii="Fb Fontext" w:hAnsi="Fb Fontext" w:hint="cs"/>
          <w:rtl/>
        </w:rPr>
        <w:t xml:space="preserve">תפילין </w:t>
      </w:r>
      <w:ins w:id="96245" w:author="קלוד" w:date="2026-10-11T13:11:34Z">
        <w:r>
          <w:rPr>
            <w:rFonts w:ascii="Fb Fontext" w:hAnsi="Fb Fontext" w:hint="cs"/>
            <w:rtl/>
          </w:rPr>
          <w:t xml:space="preserve">צריכין</w:t>
        </w:r>
      </w:ins>
      <w:del w:id="96246" w:author="קלוד" w:date="2026-10-11T13:11:34Z">
        <w:r w:rsidRPr="006F178A">
          <w:rPr>
            <w:rFonts w:ascii="Fb Fontext" w:hAnsi="Fb Fontext" w:hint="cs"/>
            <w:rtl/>
          </w:rPr>
          <w:delText xml:space="preserve">בעי</w:delText>
        </w:r>
      </w:del>
      <w:r w:rsidRPr="006F178A">
        <w:rPr>
          <w:rFonts w:ascii="Fb Fontext" w:hAnsi="Fb Fontext" w:hint="cs"/>
          <w:rtl/>
        </w:rPr>
        <w:t xml:space="preserve"> גוף נקי כאלישע בעל כנפים </w:t>
      </w:r>
      <w:r w:rsidRPr="006F178A">
        <w:rPr>
          <w:rFonts w:ascii="Fb Fontext" w:hAnsi="Fb Fontext" w:hint="cs"/>
          <w:rtl/>
        </w:rPr>
        <w:t xml:space="preserve">ונפק</w:t>
      </w:r>
      <w:r w:rsidRPr="006F178A">
        <w:rPr>
          <w:rFonts w:ascii="Fb Fontext" w:hAnsi="Fb Fontext"/>
          <w:rtl/>
        </w:rPr>
        <w:t>"</w:t>
      </w:r>
      <w:r w:rsidRPr="006F178A">
        <w:rPr>
          <w:rFonts w:ascii="Fb Fontext" w:hAnsi="Fb Fontext" w:hint="cs"/>
          <w:rtl/>
        </w:rPr>
        <w:t xml:space="preserve">מ</w:t>
      </w:r>
      <w:r w:rsidRPr="006F178A">
        <w:rPr>
          <w:rFonts w:ascii="Fb Fontext" w:hAnsi="Fb Fontext" w:hint="cs"/>
          <w:rtl/>
        </w:rPr>
        <w:t xml:space="preserve"> </w:t>
      </w:r>
      <w:r w:rsidRPr="006F178A">
        <w:rPr>
          <w:rStyle w:val="afffe"/>
          <w:rFonts w:ascii="Fb Fontext" w:hAnsi="Fb Fontext" w:hint="cs"/>
          <w:rtl/>
        </w:rPr>
        <w:t xml:space="preserve">א. </w:t>
      </w:r>
      <w:r w:rsidRPr="006F178A">
        <w:rPr>
          <w:rFonts w:ascii="Fb Fontext" w:hAnsi="Fb Fontext"/>
          <w:rtl/>
        </w:rPr>
        <w:t xml:space="preserve">שלא יישן בהם </w:t>
      </w:r>
      <w:r w:rsidRPr="006F178A">
        <w:rPr>
          <w:rStyle w:val="afffe"/>
          <w:rFonts w:ascii="Fb Fontext" w:hAnsi="Fb Fontext"/>
          <w:rtl/>
        </w:rPr>
        <w:t>ב</w:t>
      </w:r>
      <w:r w:rsidRPr="006F178A">
        <w:rPr>
          <w:rFonts w:ascii="Fb Fontext" w:hAnsi="Fb Fontext"/>
          <w:rtl/>
        </w:rPr>
        <w:t>. ושלא יפיח בהן.</w:t>
      </w:r>
    </w:p>
    <w:p w:rsidR="00E9703F" w:rsidRPr="006F178A" w:rsidRDefault="00E9703F" w:rsidP="00E9703F">
      <w:pPr>
        <w:rPr>
          <w:rtl/>
        </w:rPr>
      </w:pPr>
      <w:ins w:id="96283" w:author="קלוד" w:date="2026-10-11T13:11:34Z">
        <w:r>
          <w:rPr>
            <w:rFonts w:hint="cs"/>
            <w:rtl/>
          </w:rPr>
          <w:t xml:space="preserve">ונקרא</w:t>
        </w:r>
      </w:ins>
      <w:del w:id="96284" w:author="קלוד" w:date="2026-10-11T13:11:34Z">
        <w:r w:rsidRPr="006F178A">
          <w:rPr>
            <w:rFonts w:hint="cs"/>
            <w:rtl/>
          </w:rPr>
          <w:lastRenderedPageBreak/>
          <w:delText xml:space="preserve">אלישע</w:delText>
        </w:r>
      </w:del>
      <w:r w:rsidRPr="006F178A">
        <w:rPr>
          <w:rFonts w:hint="cs"/>
          <w:rtl/>
        </w:rPr>
        <w:lastRenderedPageBreak/>
        <w:t xml:space="preserve"> </w:t>
      </w:r>
      <w:ins w:id="96281" w:author="קלוד" w:date="2026-10-11T13:11:34Z">
        <w:r>
          <w:rPr>
            <w:rFonts w:hint="cs"/>
            <w:rtl/>
          </w:rPr>
          <w:t xml:space="preserve">'בעל</w:t>
        </w:r>
      </w:ins>
      <w:del w:id="96282" w:author="קלוד" w:date="2026-10-11T13:11:34Z">
        <w:r w:rsidRPr="006F178A">
          <w:rPr>
            <w:rFonts w:hint="cs"/>
            <w:rtl/>
          </w:rPr>
          <w:lastRenderedPageBreak/>
          <w:delText xml:space="preserve">בעל</w:delText>
        </w:r>
      </w:del>
      <w:r w:rsidRPr="006F178A">
        <w:rPr>
          <w:rtl/>
        </w:rPr>
        <w:t xml:space="preserve"> </w:t>
      </w:r>
      <w:ins w:id="96279" w:author="קלוד" w:date="2026-10-11T13:11:34Z">
        <w:r>
          <w:rPr>
            <w:rFonts w:hint="cs"/>
            <w:rtl/>
          </w:rPr>
          <w:t xml:space="preserve">כנפים',</w:t>
        </w:r>
      </w:ins>
      <w:del w:id="96280" w:author="קלוד" w:date="2026-10-11T13:11:34Z">
        <w:r w:rsidRPr="006F178A">
          <w:rPr>
            <w:rFonts w:hint="cs"/>
            <w:rtl/>
          </w:rPr>
          <w:delText xml:space="preserve">כנפים?</w:delText>
        </w:r>
      </w:del>
      <w:r w:rsidRPr="006F178A">
        <w:rPr>
          <w:rtl/>
        </w:rPr>
        <w:t xml:space="preserve"> </w:t>
      </w:r>
      <w:ins w:id="96277" w:author="קלוד" w:date="2026-10-11T13:11:34Z">
        <w:r>
          <w:rPr>
            <w:rFonts w:hint="cs"/>
            <w:rtl/>
          </w:rPr>
          <w:t xml:space="preserve">שפעם</w:t>
        </w:r>
      </w:ins>
      <w:del w:id="96278" w:author="קלוד" w:date="2026-10-11T13:11:34Z">
        <w:r w:rsidRPr="006F178A">
          <w:rPr>
            <w:rFonts w:hint="cs"/>
            <w:rtl/>
          </w:rPr>
          <w:delText xml:space="preserve">פעם</w:delText>
        </w:r>
      </w:del>
      <w:r w:rsidRPr="006F178A">
        <w:rPr>
          <w:rtl/>
        </w:rPr>
        <w:t xml:space="preserve"> </w:t>
      </w:r>
      <w:r w:rsidRPr="006F178A">
        <w:rPr>
          <w:rFonts w:hint="cs"/>
          <w:rtl/>
        </w:rPr>
        <w:t>אחת</w:t>
      </w:r>
      <w:r w:rsidRPr="006F178A">
        <w:rPr>
          <w:rtl/>
        </w:rPr>
        <w:t xml:space="preserve"> </w:t>
      </w:r>
      <w:r w:rsidRPr="006F178A">
        <w:rPr>
          <w:rFonts w:hint="cs"/>
          <w:rtl/>
        </w:rPr>
        <w:t>גזרה</w:t>
      </w:r>
      <w:r w:rsidRPr="006F178A">
        <w:rPr>
          <w:rtl/>
        </w:rPr>
        <w:t xml:space="preserve"> </w:t>
      </w:r>
      <w:r w:rsidRPr="006F178A">
        <w:rPr>
          <w:rFonts w:hint="cs"/>
          <w:rtl/>
        </w:rPr>
        <w:t>מלכות</w:t>
      </w:r>
      <w:r w:rsidRPr="006F178A">
        <w:rPr>
          <w:rtl/>
        </w:rPr>
        <w:t xml:space="preserve"> </w:t>
      </w:r>
      <w:r w:rsidRPr="006F178A">
        <w:rPr>
          <w:rFonts w:hint="cs"/>
          <w:rtl/>
        </w:rPr>
        <w:t>הרשעה</w:t>
      </w:r>
      <w:r w:rsidRPr="006F178A">
        <w:rPr>
          <w:rtl/>
        </w:rPr>
        <w:t xml:space="preserve"> </w:t>
      </w:r>
      <w:r w:rsidRPr="006F178A">
        <w:rPr>
          <w:rFonts w:hint="cs"/>
          <w:rtl/>
        </w:rPr>
        <w:t>שמד שכל</w:t>
      </w:r>
      <w:r w:rsidRPr="006F178A">
        <w:rPr>
          <w:rtl/>
        </w:rPr>
        <w:t xml:space="preserve"> </w:t>
      </w:r>
      <w:r w:rsidRPr="006F178A">
        <w:rPr>
          <w:rFonts w:hint="cs"/>
          <w:rtl/>
        </w:rPr>
        <w:t>המניח</w:t>
      </w:r>
      <w:r w:rsidRPr="006F178A">
        <w:rPr>
          <w:rtl/>
        </w:rPr>
        <w:t xml:space="preserve"> </w:t>
      </w:r>
      <w:r w:rsidRPr="006F178A">
        <w:rPr>
          <w:rFonts w:hint="cs"/>
          <w:rtl/>
        </w:rPr>
        <w:t>תפילין</w:t>
      </w:r>
      <w:r w:rsidRPr="006F178A">
        <w:rPr>
          <w:rtl/>
        </w:rPr>
        <w:t xml:space="preserve"> </w:t>
      </w:r>
      <w:r w:rsidRPr="006F178A">
        <w:rPr>
          <w:rFonts w:hint="cs"/>
          <w:rtl/>
        </w:rPr>
        <w:t>ינקרו</w:t>
      </w:r>
      <w:r w:rsidRPr="006F178A">
        <w:rPr>
          <w:rtl/>
        </w:rPr>
        <w:t xml:space="preserve"> </w:t>
      </w:r>
      <w:r w:rsidRPr="006F178A">
        <w:rPr>
          <w:rFonts w:hint="cs"/>
          <w:rtl/>
        </w:rPr>
        <w:t>את</w:t>
      </w:r>
      <w:r w:rsidRPr="006F178A">
        <w:rPr>
          <w:rtl/>
        </w:rPr>
        <w:t xml:space="preserve"> </w:t>
      </w:r>
      <w:ins w:id="96275" w:author="קלוד" w:date="2026-10-11T13:11:34Z">
        <w:r>
          <w:rPr>
            <w:rFonts w:hint="cs"/>
            <w:rtl/>
          </w:rPr>
          <w:t xml:space="preserve">מוחו,</w:t>
        </w:r>
      </w:ins>
      <w:del w:id="96276" w:author="קלוד" w:date="2026-10-11T13:11:34Z">
        <w:r w:rsidRPr="006F178A">
          <w:rPr>
            <w:rFonts w:hint="cs"/>
            <w:rtl/>
          </w:rPr>
          <w:delText xml:space="preserve">מוחו</w:delText>
        </w:r>
      </w:del>
      <w:r w:rsidRPr="006F178A">
        <w:rPr>
          <w:rtl/>
        </w:rPr>
        <w:t xml:space="preserve"> </w:t>
      </w:r>
      <w:r w:rsidRPr="006F178A">
        <w:rPr>
          <w:rFonts w:hint="cs"/>
          <w:rtl/>
        </w:rPr>
        <w:t>והיה</w:t>
      </w:r>
      <w:r w:rsidRPr="006F178A">
        <w:rPr>
          <w:rtl/>
        </w:rPr>
        <w:t xml:space="preserve"> </w:t>
      </w:r>
      <w:ins w:id="96273" w:author="קלוד" w:date="2026-10-11T13:11:34Z">
        <w:r>
          <w:rPr>
            <w:rFonts w:hint="cs"/>
            <w:rtl/>
          </w:rPr>
          <w:t xml:space="preserve">מניחם,</w:t>
        </w:r>
      </w:ins>
      <w:del w:id="96274" w:author="קלוד" w:date="2026-10-11T13:11:34Z">
        <w:r w:rsidRPr="006F178A">
          <w:rPr>
            <w:rFonts w:hint="cs"/>
            <w:rtl/>
          </w:rPr>
          <w:delText xml:space="preserve">מניחם</w:delText>
        </w:r>
      </w:del>
      <w:r w:rsidRPr="006F178A">
        <w:rPr>
          <w:rtl/>
        </w:rPr>
        <w:t xml:space="preserve"> </w:t>
      </w:r>
      <w:r w:rsidRPr="006F178A">
        <w:rPr>
          <w:rFonts w:hint="cs"/>
          <w:rtl/>
        </w:rPr>
        <w:t>וראהו</w:t>
      </w:r>
      <w:r w:rsidRPr="006F178A">
        <w:rPr>
          <w:rtl/>
        </w:rPr>
        <w:t xml:space="preserve"> </w:t>
      </w:r>
      <w:r w:rsidRPr="006F178A">
        <w:rPr>
          <w:rFonts w:hint="cs"/>
          <w:rtl/>
        </w:rPr>
        <w:t>קסדור</w:t>
      </w:r>
      <w:r w:rsidRPr="006F178A">
        <w:rPr>
          <w:rtl/>
        </w:rPr>
        <w:t xml:space="preserve"> </w:t>
      </w:r>
      <w:r w:rsidRPr="006F178A">
        <w:rPr>
          <w:rFonts w:hint="cs"/>
          <w:rtl/>
        </w:rPr>
        <w:t>אחד</w:t>
      </w:r>
      <w:r w:rsidRPr="006F178A">
        <w:rPr>
          <w:rtl/>
        </w:rPr>
        <w:t xml:space="preserve"> </w:t>
      </w:r>
      <w:r w:rsidRPr="006F178A">
        <w:rPr>
          <w:rFonts w:hint="cs"/>
          <w:rtl/>
        </w:rPr>
        <w:t>ורץ</w:t>
      </w:r>
      <w:r w:rsidRPr="006F178A">
        <w:rPr>
          <w:rtl/>
        </w:rPr>
        <w:t xml:space="preserve"> </w:t>
      </w:r>
      <w:ins w:id="96271" w:author="קלוד" w:date="2026-10-11T13:11:34Z">
        <w:r>
          <w:rPr>
            <w:rFonts w:hint="cs"/>
            <w:rtl/>
          </w:rPr>
          <w:t xml:space="preserve">אחריו,</w:t>
        </w:r>
      </w:ins>
      <w:del w:id="96272" w:author="קלוד" w:date="2026-10-11T13:11:34Z">
        <w:r w:rsidRPr="006F178A">
          <w:rPr>
            <w:rFonts w:hint="cs"/>
            <w:rtl/>
          </w:rPr>
          <w:delText xml:space="preserve">אחריו</w:delText>
        </w:r>
      </w:del>
      <w:r w:rsidRPr="006F178A">
        <w:rPr>
          <w:rtl/>
        </w:rPr>
        <w:t xml:space="preserve"> </w:t>
      </w:r>
      <w:r w:rsidRPr="006F178A">
        <w:rPr>
          <w:rFonts w:hint="cs"/>
          <w:rtl/>
        </w:rPr>
        <w:t>וכשהגיע</w:t>
      </w:r>
      <w:r w:rsidRPr="006F178A">
        <w:rPr>
          <w:rtl/>
        </w:rPr>
        <w:t xml:space="preserve"> </w:t>
      </w:r>
      <w:r w:rsidRPr="006F178A">
        <w:rPr>
          <w:rFonts w:hint="cs"/>
          <w:rtl/>
        </w:rPr>
        <w:t>נטלן</w:t>
      </w:r>
      <w:ins w:id="96269" w:author="קלוד" w:date="2026-10-11T13:11:34Z">
        <w:r>
          <w:rPr>
            <w:rtl/>
          </w:rPr>
          <w:t xml:space="preserve"> </w:t>
        </w:r>
        <w:r>
          <w:rPr>
            <w:rStyle w:val="afffffe"/>
            <w:rtl/>
          </w:rPr>
          <w:t xml:space="preserve">מראשו</w:t>
        </w:r>
        <w:r>
          <w:rPr>
            <w:rtl/>
          </w:rPr>
          <w:t xml:space="preserve"> </w:t>
        </w:r>
      </w:ins>
      <w:del w:id="96270" w:author="קלוד" w:date="2026-10-11T13:11:34Z">
        <w:r w:rsidRPr="006F178A">
          <w:rPr>
            <w:rtl/>
          </w:rPr>
          <w:delText xml:space="preserve"> </w:delText>
        </w:r>
      </w:del>
      <w:r w:rsidRPr="006F178A">
        <w:rPr>
          <w:rFonts w:hint="cs"/>
          <w:rtl/>
        </w:rPr>
        <w:t>ואחזן</w:t>
      </w:r>
      <w:r w:rsidRPr="006F178A">
        <w:rPr>
          <w:rtl/>
        </w:rPr>
        <w:t xml:space="preserve"> </w:t>
      </w:r>
      <w:ins w:id="96267" w:author="קלוד" w:date="2026-10-11T13:11:34Z">
        <w:r>
          <w:rPr>
            <w:rFonts w:hint="cs"/>
            <w:rtl/>
          </w:rPr>
          <w:t xml:space="preserve">בידו,</w:t>
        </w:r>
      </w:ins>
      <w:del w:id="96268" w:author="קלוד" w:date="2026-10-11T13:11:34Z">
        <w:r w:rsidRPr="006F178A">
          <w:rPr>
            <w:rFonts w:hint="cs"/>
            <w:rtl/>
          </w:rPr>
          <w:delText xml:space="preserve">בידו</w:delText>
        </w:r>
      </w:del>
      <w:r w:rsidRPr="006F178A">
        <w:rPr>
          <w:rtl/>
        </w:rPr>
        <w:t xml:space="preserve"> </w:t>
      </w:r>
      <w:r w:rsidRPr="006F178A">
        <w:rPr>
          <w:rFonts w:hint="cs"/>
          <w:rtl/>
        </w:rPr>
        <w:t>ואמר שכנפי</w:t>
      </w:r>
      <w:r w:rsidRPr="006F178A">
        <w:rPr>
          <w:rtl/>
        </w:rPr>
        <w:t xml:space="preserve"> </w:t>
      </w:r>
      <w:r w:rsidRPr="006F178A">
        <w:rPr>
          <w:rFonts w:hint="cs"/>
          <w:rtl/>
        </w:rPr>
        <w:t>יונה</w:t>
      </w:r>
      <w:r w:rsidRPr="006F178A">
        <w:rPr>
          <w:rtl/>
        </w:rPr>
        <w:t xml:space="preserve"> </w:t>
      </w:r>
      <w:ins w:id="96265" w:author="קלוד" w:date="2026-10-11T13:11:34Z">
        <w:r>
          <w:rPr>
            <w:rFonts w:hint="cs"/>
            <w:rtl/>
          </w:rPr>
          <w:t xml:space="preserve">בידו,</w:t>
        </w:r>
      </w:ins>
      <w:del w:id="96266" w:author="קלוד" w:date="2026-10-11T13:11:34Z">
        <w:r w:rsidRPr="006F178A">
          <w:rPr>
            <w:rFonts w:hint="cs"/>
            <w:rtl/>
          </w:rPr>
          <w:delText xml:space="preserve">בידו</w:delText>
        </w:r>
      </w:del>
      <w:r w:rsidRPr="006F178A">
        <w:rPr>
          <w:rFonts w:hint="cs"/>
          <w:rtl/>
        </w:rPr>
        <w:t xml:space="preserve"> ופשטה</w:t>
      </w:r>
      <w:r w:rsidRPr="006F178A">
        <w:rPr>
          <w:rtl/>
        </w:rPr>
        <w:t xml:space="preserve"> </w:t>
      </w:r>
      <w:r w:rsidRPr="006F178A">
        <w:rPr>
          <w:rFonts w:hint="cs"/>
          <w:rtl/>
        </w:rPr>
        <w:t>ונמצאו</w:t>
      </w:r>
      <w:r w:rsidRPr="006F178A">
        <w:rPr>
          <w:rtl/>
        </w:rPr>
        <w:t xml:space="preserve"> </w:t>
      </w:r>
      <w:r w:rsidRPr="006F178A">
        <w:rPr>
          <w:rFonts w:hint="cs"/>
          <w:rtl/>
        </w:rPr>
        <w:t>כנפי</w:t>
      </w:r>
      <w:ins w:id="96263" w:author="קלוד" w:date="2026-10-11T13:11:34Z">
        <w:r>
          <w:rPr>
            <w:rtl/>
          </w:rPr>
          <w:t xml:space="preserve"> יונה. ודווקא כנפי </w:t>
        </w:r>
      </w:ins>
      <w:del w:id="96264" w:author="קלוד" w:date="2026-10-11T13:11:34Z">
        <w:r w:rsidRPr="006F178A">
          <w:rPr>
            <w:rtl/>
          </w:rPr>
          <w:delText xml:space="preserve"> </w:delText>
        </w:r>
      </w:del>
      <w:r w:rsidRPr="006F178A">
        <w:rPr>
          <w:rFonts w:hint="cs"/>
          <w:rtl/>
        </w:rPr>
        <w:t>יונה,</w:t>
      </w:r>
      <w:r w:rsidRPr="006F178A">
        <w:rPr>
          <w:rtl/>
        </w:rPr>
        <w:t xml:space="preserve"> </w:t>
      </w:r>
      <w:ins w:id="96261" w:author="קלוד" w:date="2026-10-11T13:11:34Z">
        <w:r>
          <w:rPr>
            <w:rFonts w:hint="cs"/>
            <w:rtl/>
          </w:rPr>
          <w:t xml:space="preserve">שנמשלה</w:t>
        </w:r>
      </w:ins>
      <w:del w:id="96262" w:author="קלוד" w:date="2026-10-11T13:11:34Z">
        <w:r w:rsidRPr="006F178A">
          <w:rPr>
            <w:rFonts w:hint="cs"/>
            <w:rtl/>
          </w:rPr>
          <w:delText xml:space="preserve">ונמשלו</w:delText>
        </w:r>
      </w:del>
      <w:r w:rsidRPr="006F178A">
        <w:rPr>
          <w:rFonts w:hint="cs"/>
          <w:rtl/>
        </w:rPr>
        <w:t xml:space="preserve"> </w:t>
      </w:r>
      <w:ins w:id="96259" w:author="קלוד" w:date="2026-10-11T13:11:34Z">
        <w:r>
          <w:rPr>
            <w:rFonts w:hint="cs"/>
            <w:rtl/>
          </w:rPr>
          <w:t xml:space="preserve">כנס"י</w:t>
        </w:r>
      </w:ins>
      <w:del w:id="96260" w:author="קלוד" w:date="2026-10-11T13:11:34Z">
        <w:r w:rsidRPr="006F178A">
          <w:rPr>
            <w:rFonts w:hint="cs"/>
            <w:rtl/>
          </w:rPr>
          <w:delText xml:space="preserve">ל</w:delText>
        </w:r>
        <w:r w:rsidRPr="006F178A">
          <w:rPr>
            <w:rtl/>
          </w:rPr>
          <w:delText xml:space="preserve">כנפי</w:delText>
        </w:r>
      </w:del>
      <w:r w:rsidRPr="006F178A">
        <w:rPr>
          <w:rtl/>
        </w:rPr>
        <w:t xml:space="preserve"> </w:t>
      </w:r>
      <w:ins w:id="96257" w:author="קלוד" w:date="2026-10-11T13:11:34Z">
        <w:r>
          <w:rPr>
            <w:rtl/>
          </w:rPr>
          <w:t xml:space="preserve">ליונה,</w:t>
        </w:r>
      </w:ins>
      <w:del w:id="96258" w:author="קלוד" w:date="2026-10-11T13:11:34Z">
        <w:r w:rsidRPr="006F178A">
          <w:rPr>
            <w:rtl/>
          </w:rPr>
          <w:delText xml:space="preserve">יונה</w:delText>
        </w:r>
      </w:del>
      <w:r w:rsidRPr="006F178A">
        <w:rPr>
          <w:rtl/>
        </w:rPr>
        <w:t xml:space="preserve"> </w:t>
      </w:r>
      <w:ins w:id="96255" w:author="קלוד" w:date="2026-10-11T13:11:34Z">
        <w:r>
          <w:rPr>
            <w:rStyle w:val="afffffe"/>
            <w:rtl/>
          </w:rPr>
          <w:t xml:space="preserve">ככנפיה</w:t>
        </w:r>
      </w:ins>
      <w:del w:id="96256" w:author="קלוד" w:date="2026-10-11T13:11:34Z">
        <w:r w:rsidRPr="006F178A">
          <w:rPr>
            <w:rtl/>
          </w:rPr>
          <w:delText xml:space="preserve">דווקא</w:delText>
        </w:r>
      </w:del>
      <w:r w:rsidRPr="006F178A">
        <w:rPr>
          <w:rtl/>
        </w:rPr>
        <w:t xml:space="preserve"> </w:t>
      </w:r>
      <w:ins w:id="96253" w:author="קלוד" w:date="2026-10-11T13:11:34Z">
        <w:r>
          <w:rPr>
            <w:rStyle w:val="afffffe"/>
            <w:rtl/>
          </w:rPr>
          <w:t xml:space="preserve">המגינות</w:t>
        </w:r>
      </w:ins>
      <w:del w:id="96254" w:author="קלוד" w:date="2026-10-11T13:11:34Z">
        <w:r w:rsidRPr="006F178A">
          <w:rPr>
            <w:rtl/>
          </w:rPr>
          <w:delText xml:space="preserve">דאמתיל</w:delText>
        </w:r>
      </w:del>
      <w:r w:rsidRPr="006F178A">
        <w:rPr>
          <w:rtl/>
        </w:rPr>
        <w:t xml:space="preserve"> </w:t>
      </w:r>
      <w:ins w:id="96251" w:author="קלוד" w:date="2026-10-11T13:11:34Z">
        <w:r>
          <w:rPr>
            <w:rStyle w:val="afffffe"/>
            <w:rtl/>
          </w:rPr>
          <w:t xml:space="preserve">עליה</w:t>
        </w:r>
        <w:r>
          <w:rPr>
            <w:rtl/>
          </w:rPr>
          <w:t xml:space="preserve">,</w:t>
        </w:r>
      </w:ins>
      <w:del w:id="96252" w:author="קלוד" w:date="2026-10-11T13:11:34Z">
        <w:r w:rsidRPr="006F178A">
          <w:rPr>
            <w:rtl/>
          </w:rPr>
          <w:delText xml:space="preserve">לכנס"י</w:delText>
        </w:r>
      </w:del>
      <w:r w:rsidRPr="006F178A">
        <w:rPr>
          <w:rtl/>
        </w:rPr>
        <w:t xml:space="preserve"> </w:t>
      </w:r>
      <w:ins w:id="96249" w:author="קלוד" w:date="2026-10-11T13:11:34Z">
        <w:r>
          <w:rPr>
            <w:rtl/>
          </w:rPr>
          <w:t xml:space="preserve">מצוות</w:t>
        </w:r>
      </w:ins>
      <w:del w:id="96250" w:author="קלוד" w:date="2026-10-11T13:11:34Z">
        <w:r w:rsidRPr="006F178A">
          <w:rPr>
            <w:rtl/>
          </w:rPr>
          <w:delText xml:space="preserve">ומצוות</w:delText>
        </w:r>
      </w:del>
      <w:r w:rsidRPr="006F178A">
        <w:rPr>
          <w:rtl/>
        </w:rPr>
        <w:t xml:space="preserve"> </w:t>
      </w:r>
      <w:ins w:id="96247" w:author="קלוד" w:date="2026-10-11T13:11:34Z">
        <w:r>
          <w:rPr>
            <w:rtl/>
          </w:rPr>
          <w:t xml:space="preserve">מגינות</w:t>
        </w:r>
      </w:ins>
      <w:del w:id="96248" w:author="קלוד" w:date="2026-10-11T13:11:34Z">
        <w:r w:rsidRPr="006F178A">
          <w:rPr>
            <w:rtl/>
          </w:rPr>
          <w:delText xml:space="preserve">מגין</w:delText>
        </w:r>
      </w:del>
      <w:r w:rsidRPr="006F178A">
        <w:rPr>
          <w:rtl/>
        </w:rPr>
        <w:t xml:space="preserve"> עליהן.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73" w:author="קלוד" w:date="2026-10-11T09:07:15Z"/>
        </w:rPr>
      </w:pPr>
      <w:ins w:id="20472" w:author="קלוד" w:date="2026-10-11T09:07:15Z">
        <w:r>
          <w:t xml:space="preserve">משנה ב</w:t>
        </w:r>
      </w:ins>
    </w:p>
    <w:p w:rsidR="00E9703F" w:rsidRPr="009757B9" w:rsidRDefault="00E9703F" w:rsidP="00E9703F">
      <w:pPr>
        <w:pStyle w:val="afff9"/>
        <w:rPr>
          <w:del w:id="20185" w:author="קלוד" w:date="2026-10-11T09:07:15Z"/>
          <w:b/>
          <w:rtl/>
        </w:rPr>
      </w:pPr>
      <w:del w:id="20184"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26" w:author="קלוד" w:date="2026-10-11T12:09:42Z">
          <w:pPr>
            <w:pStyle w:val="afff9"/>
          </w:pPr>
        </w:pPrChange>
      </w:pPr>
      <w:r w:rsidRPr="009757B9">
        <w:rPr>
          <w:rFonts w:hint="cs"/>
          <w:b/>
          <w:rtl/>
        </w:rPr>
        <w:t>טומנין</w:t>
      </w:r>
      <w:r w:rsidRPr="009757B9">
        <w:rPr>
          <w:b/>
          <w:rtl/>
        </w:rPr>
        <w:t xml:space="preserve"> </w:t>
      </w:r>
      <w:r w:rsidRPr="009757B9">
        <w:rPr>
          <w:rFonts w:hint="cs"/>
          <w:b/>
          <w:rtl/>
        </w:rPr>
        <w:t>בשלחין</w:t>
      </w:r>
      <w:r w:rsidRPr="009757B9">
        <w:rPr>
          <w:b/>
          <w:rtl/>
        </w:rPr>
        <w:t xml:space="preserve"> </w:t>
      </w:r>
      <w:r w:rsidRPr="009757B9">
        <w:rPr>
          <w:rFonts w:hint="cs"/>
          <w:b/>
          <w:rtl/>
        </w:rPr>
        <w:t>ומטלטלין</w:t>
      </w:r>
      <w:r w:rsidRPr="009757B9">
        <w:rPr>
          <w:b/>
          <w:rtl/>
        </w:rPr>
        <w:t xml:space="preserve"> </w:t>
      </w:r>
      <w:r w:rsidRPr="009757B9">
        <w:rPr>
          <w:rFonts w:hint="cs"/>
          <w:b/>
          <w:rtl/>
        </w:rPr>
        <w:t>אותן,</w:t>
      </w:r>
      <w:r w:rsidRPr="009757B9">
        <w:rPr>
          <w:b/>
          <w:rtl/>
        </w:rPr>
        <w:t xml:space="preserve"> </w:t>
      </w:r>
      <w:r w:rsidRPr="009757B9">
        <w:rPr>
          <w:rFonts w:hint="cs"/>
          <w:b/>
          <w:rtl/>
        </w:rPr>
        <w:t>בגיזי</w:t>
      </w:r>
      <w:r w:rsidRPr="009757B9">
        <w:rPr>
          <w:b/>
          <w:rtl/>
        </w:rPr>
        <w:t xml:space="preserve"> </w:t>
      </w:r>
      <w:r w:rsidRPr="009757B9">
        <w:rPr>
          <w:rFonts w:hint="cs"/>
          <w:b/>
          <w:rtl/>
        </w:rPr>
        <w:t>צמר</w:t>
      </w:r>
      <w:r w:rsidRPr="009757B9">
        <w:rPr>
          <w:b/>
          <w:rtl/>
        </w:rPr>
        <w:t xml:space="preserve"> </w:t>
      </w:r>
      <w:r w:rsidRPr="009757B9">
        <w:rPr>
          <w:rFonts w:hint="cs"/>
          <w:b/>
          <w:rtl/>
        </w:rPr>
        <w:t>ואין</w:t>
      </w:r>
      <w:r w:rsidRPr="009757B9">
        <w:rPr>
          <w:b/>
          <w:rtl/>
        </w:rPr>
        <w:t xml:space="preserve"> </w:t>
      </w:r>
      <w:r w:rsidRPr="009757B9">
        <w:rPr>
          <w:rFonts w:hint="cs"/>
          <w:b/>
          <w:rtl/>
        </w:rPr>
        <w:t>מטלטלין</w:t>
      </w:r>
      <w:r w:rsidRPr="009757B9">
        <w:rPr>
          <w:b/>
          <w:rtl/>
        </w:rPr>
        <w:t xml:space="preserve"> </w:t>
      </w:r>
      <w:r w:rsidRPr="009757B9">
        <w:rPr>
          <w:rFonts w:hint="cs"/>
          <w:b/>
          <w:rtl/>
        </w:rPr>
        <w:t>אותן.</w:t>
      </w:r>
    </w:p>
    <w:p w:rsidR="00E9703F" w:rsidRDefault="00E9703F" w:rsidP="00E9703F">
      <w:pPr>
        <w:pStyle w:val="afff9"/>
        <w:rPr>
          <w:b/>
          <w:rtl/>
        </w:rPr>
      </w:pPr>
      <w:r w:rsidRPr="009757B9">
        <w:rPr>
          <w:rFonts w:hint="cs"/>
          <w:b/>
          <w:rtl/>
        </w:rPr>
        <w:t>כיצד</w:t>
      </w:r>
      <w:r w:rsidRPr="009757B9">
        <w:rPr>
          <w:b/>
          <w:rtl/>
        </w:rPr>
        <w:t xml:space="preserve"> </w:t>
      </w:r>
      <w:r w:rsidRPr="009757B9">
        <w:rPr>
          <w:rFonts w:hint="cs"/>
          <w:b/>
          <w:rtl/>
        </w:rPr>
        <w:t>הוא</w:t>
      </w:r>
      <w:r w:rsidRPr="009757B9">
        <w:rPr>
          <w:b/>
          <w:rtl/>
        </w:rPr>
        <w:t xml:space="preserve"> </w:t>
      </w:r>
      <w:r w:rsidRPr="009757B9">
        <w:rPr>
          <w:rFonts w:hint="cs"/>
          <w:b/>
          <w:rtl/>
        </w:rPr>
        <w:t>עושה?</w:t>
      </w:r>
      <w:r w:rsidRPr="009757B9">
        <w:rPr>
          <w:b/>
          <w:rtl/>
        </w:rPr>
        <w:t xml:space="preserve"> </w:t>
      </w:r>
      <w:r w:rsidRPr="009757B9">
        <w:rPr>
          <w:rFonts w:hint="cs"/>
          <w:b/>
          <w:rtl/>
        </w:rPr>
        <w:t>נוטל</w:t>
      </w:r>
      <w:r w:rsidRPr="009757B9">
        <w:rPr>
          <w:b/>
          <w:rtl/>
        </w:rPr>
        <w:t xml:space="preserve"> </w:t>
      </w:r>
      <w:r w:rsidRPr="009757B9">
        <w:rPr>
          <w:rFonts w:hint="cs"/>
          <w:b/>
          <w:rtl/>
        </w:rPr>
        <w:t>את</w:t>
      </w:r>
      <w:r w:rsidRPr="009757B9">
        <w:rPr>
          <w:b/>
          <w:rtl/>
        </w:rPr>
        <w:t xml:space="preserve"> </w:t>
      </w:r>
      <w:r w:rsidRPr="009757B9">
        <w:rPr>
          <w:rFonts w:hint="cs"/>
          <w:b/>
          <w:rtl/>
        </w:rPr>
        <w:t>הכסוי</w:t>
      </w:r>
      <w:r w:rsidRPr="009757B9">
        <w:rPr>
          <w:b/>
          <w:rtl/>
        </w:rPr>
        <w:t xml:space="preserve"> </w:t>
      </w:r>
      <w:r w:rsidRPr="009757B9">
        <w:rPr>
          <w:rFonts w:hint="cs"/>
          <w:b/>
          <w:rtl/>
        </w:rPr>
        <w:t>והן</w:t>
      </w:r>
      <w:r w:rsidRPr="009757B9">
        <w:rPr>
          <w:b/>
          <w:rtl/>
        </w:rPr>
        <w:t xml:space="preserve"> </w:t>
      </w:r>
      <w:r w:rsidRPr="009757B9">
        <w:rPr>
          <w:rFonts w:hint="cs"/>
          <w:b/>
          <w:rtl/>
        </w:rPr>
        <w:t>נופלות,</w:t>
      </w:r>
    </w:p>
    <w:p w:rsidR="00E9703F" w:rsidRPr="009757B9" w:rsidRDefault="00E9703F" w:rsidP="00E9703F">
      <w:pPr>
        <w:pStyle w:val="afff9"/>
        <w:rPr>
          <w:b/>
          <w:rtl/>
        </w:rPr>
      </w:pPr>
      <w:r>
        <w:rPr>
          <w:rStyle w:val="TanaimMishna"/>
          <w:rFonts w:hint="cs"/>
          <w:b/>
          <w:rtl/>
          <w:rPrChange w:id="20010" w:author="קלוד" w:date="2026-10-11T09:07:15Z">
            <w:rPr>
              <w:rFonts w:hint="cs"/>
              <w:b/>
              <w:rtl/>
            </w:rPr>
          </w:rPrChange>
        </w:rPr>
        <w:t xml:space="preserve">רבי</w:t>
      </w:r>
      <w:r>
        <w:rPr>
          <w:rStyle w:val="TanaimMishna"/>
          <w:b/>
          <w:rtl/>
          <w:rPrChange w:id="20011" w:author="קלוד" w:date="2026-10-11T09:07:15Z">
            <w:rPr>
              <w:b/>
              <w:rtl/>
            </w:rPr>
          </w:rPrChange>
        </w:rPr>
        <w:t xml:space="preserve"> </w:t>
      </w:r>
      <w:r>
        <w:rPr>
          <w:rStyle w:val="TanaimMishna"/>
          <w:rFonts w:hint="cs"/>
          <w:b/>
          <w:rtl/>
          <w:rPrChange w:id="20012" w:author="קלוד" w:date="2026-10-11T09:07:15Z">
            <w:rPr>
              <w:rFonts w:hint="cs"/>
              <w:b/>
              <w:rtl/>
            </w:rPr>
          </w:rPrChange>
        </w:rPr>
        <w:t xml:space="preserve">אלעזר</w:t>
      </w:r>
      <w:r w:rsidRPr="009757B9">
        <w:rPr>
          <w:b/>
          <w:rtl/>
        </w:rPr>
        <w:t xml:space="preserve"> </w:t>
      </w:r>
      <w:r w:rsidRPr="009757B9">
        <w:rPr>
          <w:rFonts w:hint="cs"/>
          <w:b/>
          <w:rtl/>
        </w:rPr>
        <w:t>בן</w:t>
      </w:r>
      <w:r w:rsidRPr="009757B9">
        <w:rPr>
          <w:b/>
          <w:rtl/>
        </w:rPr>
        <w:t xml:space="preserve"> </w:t>
      </w:r>
      <w:r w:rsidRPr="009757B9">
        <w:rPr>
          <w:rFonts w:hint="cs"/>
          <w:b/>
          <w:rtl/>
        </w:rPr>
        <w:t>עזריה</w:t>
      </w:r>
      <w:r w:rsidRPr="009757B9">
        <w:rPr>
          <w:b/>
          <w:rtl/>
        </w:rPr>
        <w:t xml:space="preserve"> </w:t>
      </w:r>
      <w:r>
        <w:rPr>
          <w:rFonts w:hint="cs"/>
          <w:b/>
          <w:rtl/>
        </w:rPr>
        <w:t xml:space="preserve">אומר</w:t>
      </w:r>
      <w:r>
        <w:rPr>
          <w:rStyle w:val="TanaimMishna"/>
          <w:rFonts w:hint="cs"/>
          <w:b/>
          <w:rtl/>
          <w:rPrChange w:id="100467" w:author="Claude" w:date="2026-10-11T09:08:03Z">
            <w:rPr>
              <w:rFonts w:hint="cs"/>
              <w:b/>
              <w:rtl/>
            </w:rPr>
          </w:rPrChange>
        </w:rPr>
        <w:t xml:space="preserve">:</w:t>
      </w:r>
      <w:r w:rsidRPr="009757B9">
        <w:rPr>
          <w:b/>
          <w:rtl/>
        </w:rPr>
        <w:t xml:space="preserve"> </w:t>
      </w:r>
      <w:r w:rsidRPr="009757B9">
        <w:rPr>
          <w:rFonts w:hint="cs"/>
          <w:b/>
          <w:rtl/>
        </w:rPr>
        <w:t>קופה</w:t>
      </w:r>
      <w:r w:rsidRPr="009757B9">
        <w:rPr>
          <w:b/>
          <w:rtl/>
        </w:rPr>
        <w:t xml:space="preserve"> </w:t>
      </w:r>
      <w:r w:rsidRPr="009757B9">
        <w:rPr>
          <w:rFonts w:hint="cs"/>
          <w:b/>
          <w:rtl/>
        </w:rPr>
        <w:t>מטה</w:t>
      </w:r>
      <w:r w:rsidRPr="009757B9">
        <w:rPr>
          <w:b/>
          <w:rtl/>
        </w:rPr>
        <w:t xml:space="preserve"> </w:t>
      </w:r>
      <w:r w:rsidRPr="009757B9">
        <w:rPr>
          <w:rFonts w:hint="cs"/>
          <w:b/>
          <w:rtl/>
        </w:rPr>
        <w:t>על</w:t>
      </w:r>
      <w:r w:rsidRPr="009757B9">
        <w:rPr>
          <w:b/>
          <w:rtl/>
        </w:rPr>
        <w:t xml:space="preserve"> </w:t>
      </w:r>
      <w:r w:rsidRPr="009757B9">
        <w:rPr>
          <w:rFonts w:hint="cs"/>
          <w:b/>
          <w:rtl/>
        </w:rPr>
        <w:t>צדה</w:t>
      </w:r>
      <w:r w:rsidRPr="009757B9">
        <w:rPr>
          <w:b/>
          <w:rtl/>
        </w:rPr>
        <w:t xml:space="preserve"> </w:t>
      </w:r>
      <w:r w:rsidRPr="009757B9">
        <w:rPr>
          <w:rFonts w:hint="cs"/>
          <w:b/>
          <w:rtl/>
        </w:rPr>
        <w:t>ונוטל</w:t>
      </w:r>
      <w:r w:rsidRPr="009757B9">
        <w:rPr>
          <w:b/>
          <w:rtl/>
        </w:rPr>
        <w:t xml:space="preserve"> </w:t>
      </w:r>
      <w:r w:rsidRPr="009757B9">
        <w:rPr>
          <w:rFonts w:hint="cs"/>
          <w:b/>
          <w:rtl/>
        </w:rPr>
        <w:t>שמא</w:t>
      </w:r>
      <w:r w:rsidRPr="009757B9">
        <w:rPr>
          <w:b/>
          <w:rtl/>
        </w:rPr>
        <w:t xml:space="preserve"> </w:t>
      </w:r>
      <w:r w:rsidRPr="009757B9">
        <w:rPr>
          <w:rFonts w:hint="cs"/>
          <w:b/>
          <w:rtl/>
        </w:rPr>
        <w:t>יטול</w:t>
      </w:r>
      <w:r w:rsidRPr="009757B9">
        <w:rPr>
          <w:b/>
          <w:rtl/>
        </w:rPr>
        <w:t xml:space="preserve"> </w:t>
      </w:r>
      <w:r w:rsidRPr="009757B9">
        <w:rPr>
          <w:rFonts w:hint="cs"/>
          <w:b/>
          <w:rtl/>
        </w:rPr>
        <w:t>ואינו</w:t>
      </w:r>
      <w:r w:rsidRPr="009757B9">
        <w:rPr>
          <w:b/>
          <w:rtl/>
        </w:rPr>
        <w:t xml:space="preserve"> </w:t>
      </w:r>
      <w:r w:rsidRPr="009757B9">
        <w:rPr>
          <w:rFonts w:hint="cs"/>
          <w:b/>
          <w:rtl/>
        </w:rPr>
        <w:t>יכול</w:t>
      </w:r>
      <w:r w:rsidRPr="009757B9">
        <w:rPr>
          <w:b/>
          <w:rtl/>
        </w:rPr>
        <w:t xml:space="preserve"> </w:t>
      </w:r>
      <w:r w:rsidRPr="009757B9">
        <w:rPr>
          <w:rFonts w:hint="cs"/>
          <w:b/>
          <w:rtl/>
        </w:rPr>
        <w:t>להחזיר,</w:t>
      </w:r>
    </w:p>
    <w:p w:rsidR="00E9703F" w:rsidRPr="009757B9" w:rsidRDefault="00E9703F" w:rsidP="00E9703F">
      <w:pPr>
        <w:pStyle w:val="afff9"/>
        <w:rPr>
          <w:b/>
          <w:rtl/>
        </w:rPr>
      </w:pPr>
      <w:r>
        <w:rPr>
          <w:rFonts w:hint="cs"/>
          <w:b/>
          <w:rtl/>
        </w:rPr>
        <w:t xml:space="preserve">ו</w:t>
      </w:r>
      <w:r>
        <w:rPr>
          <w:rStyle w:val="TanaimMishna"/>
          <w:rFonts w:hint="cs"/>
          <w:b/>
          <w:rtl/>
          <w:rPrChange w:id="20013" w:author="קלוד" w:date="2026-10-11T09:07:15Z">
            <w:rPr>
              <w:rFonts w:hint="cs"/>
              <w:b/>
              <w:rtl/>
            </w:rPr>
          </w:rPrChange>
        </w:rPr>
        <w:t xml:space="preserve">חכמים</w:t>
      </w:r>
      <w:r w:rsidRPr="009757B9">
        <w:rPr>
          <w:b/>
          <w:rtl/>
        </w:rPr>
        <w:t xml:space="preserve"> </w:t>
      </w:r>
      <w:r>
        <w:rPr>
          <w:rFonts w:hint="cs"/>
          <w:b/>
          <w:rtl/>
        </w:rPr>
        <w:t xml:space="preserve">אומרים</w:t>
      </w:r>
      <w:r>
        <w:rPr>
          <w:rStyle w:val="TanaimMishna"/>
          <w:rFonts w:hint="cs"/>
          <w:b/>
          <w:rtl/>
          <w:rPrChange w:id="100468" w:author="Claude" w:date="2026-10-11T09:08:03Z">
            <w:rPr>
              <w:rFonts w:hint="cs"/>
              <w:b/>
              <w:rtl/>
            </w:rPr>
          </w:rPrChange>
        </w:rPr>
        <w:t xml:space="preserve">:</w:t>
      </w:r>
      <w:r w:rsidRPr="009757B9">
        <w:rPr>
          <w:b/>
          <w:rtl/>
        </w:rPr>
        <w:t xml:space="preserve"> </w:t>
      </w:r>
      <w:r w:rsidRPr="009757B9">
        <w:rPr>
          <w:rFonts w:hint="cs"/>
          <w:b/>
          <w:rtl/>
        </w:rPr>
        <w:t>נוטל</w:t>
      </w:r>
      <w:r w:rsidRPr="009757B9">
        <w:rPr>
          <w:b/>
          <w:rtl/>
        </w:rPr>
        <w:t xml:space="preserve"> </w:t>
      </w:r>
      <w:r w:rsidRPr="009757B9">
        <w:rPr>
          <w:rFonts w:hint="cs"/>
          <w:b/>
          <w:rtl/>
        </w:rPr>
        <w:t>ומחזיר.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59" w:author="קלוד" w:date="2026-10-11T12:33:55Z"/>
        </w:rPr>
      </w:pPr>
      <w:ins w:id="90960" w:author="קלוד" w:date="2026-10-11T12:33:55Z">
        <w:r>
          <w:rPr>
            <w:color w:val="7B3F00"/>
          </w:rPr>
          <w:t xml:space="preserve">שלחין בטלטול - של בעה"ב ושל אומן</w:t>
        </w:r>
      </w:ins>
    </w:p>
    <w:p w:rsidR="00E9703F" w:rsidRPr="006F178A" w:rsidRDefault="00E9703F" w:rsidP="00E9703F">
      <w:pPr>
        <w:rPr>
          <w:rtl/>
        </w:rPr>
      </w:pPr>
      <w:r w:rsidRPr="006F178A">
        <w:rPr>
          <w:rFonts w:ascii="Fb Fontext" w:hAnsi="Fb Fontext" w:hint="cs"/>
          <w:rtl/>
        </w:rPr>
        <w:t xml:space="preserve">שלחין בטלטול: </w:t>
      </w:r>
      <w:r w:rsidRPr="006F178A">
        <w:rPr>
          <w:rStyle w:val="2fb"/>
          <w:rFonts w:ascii="Fb Fontext" w:hAnsi="Fb Fontext"/>
          <w:rtl/>
        </w:rPr>
        <w:t xml:space="preserve">ר' יונתן</w:t>
      </w:r>
      <w:r w:rsidRPr="006F178A">
        <w:rPr>
          <w:rFonts w:ascii="Fb Fontext" w:hAnsi="Fb Fontext"/>
          <w:rtl/>
        </w:rPr>
        <w:t xml:space="preserve"> בן </w:t>
      </w:r>
      <w:ins w:id="96291" w:author="קלוד" w:date="2026-10-11T13:11:34Z">
        <w:r>
          <w:rPr>
            <w:rFonts w:ascii="Fb Fontext" w:hAnsi="Fb Fontext"/>
            <w:rtl/>
          </w:rPr>
          <w:t xml:space="preserve">אלעזר:</w:t>
        </w:r>
      </w:ins>
      <w:del w:id="96292" w:author="קלוד" w:date="2026-10-11T13:11:34Z">
        <w:r w:rsidRPr="006F178A">
          <w:rPr>
            <w:rFonts w:ascii="Fb Fontext" w:hAnsi="Fb Fontext"/>
            <w:rtl/>
          </w:rPr>
          <w:delText xml:space="preserve">אלעזר</w:delText>
        </w:r>
      </w:del>
      <w:r w:rsidRPr="006F178A">
        <w:rPr>
          <w:rFonts w:ascii="Fb Fontext" w:hAnsi="Fb Fontext"/>
          <w:rtl/>
        </w:rPr>
        <w:t xml:space="preserve"> של </w:t>
      </w:r>
      <w:r w:rsidRPr="006F178A">
        <w:rPr>
          <w:rFonts w:ascii="Fb Fontext" w:hAnsi="Fb Fontext"/>
          <w:rtl/>
        </w:rPr>
        <w:t xml:space="preserve">בעה"ב</w:t>
      </w:r>
      <w:r w:rsidRPr="006F178A">
        <w:rPr>
          <w:rFonts w:ascii="Fb Fontext" w:hAnsi="Fb Fontext"/>
          <w:rtl/>
        </w:rPr>
        <w:t xml:space="preserve"> </w:t>
      </w:r>
      <w:ins w:id="96289" w:author="קלוד" w:date="2026-10-11T13:11:34Z">
        <w:r>
          <w:rPr>
            <w:rFonts w:ascii="Fb Fontext" w:hAnsi="Fb Fontext"/>
            <w:rtl/>
          </w:rPr>
          <w:t xml:space="preserve">מותר,</w:t>
        </w:r>
      </w:ins>
      <w:del w:id="96290" w:author="קלוד" w:date="2026-10-11T13:11:34Z">
        <w:r w:rsidRPr="006F178A">
          <w:rPr>
            <w:rFonts w:ascii="Fb Fontext" w:hAnsi="Fb Fontext"/>
            <w:rtl/>
          </w:rPr>
          <w:delText xml:space="preserve">מותר</w:delText>
        </w:r>
      </w:del>
      <w:r w:rsidRPr="006F178A">
        <w:rPr>
          <w:rFonts w:ascii="Fb Fontext" w:hAnsi="Fb Fontext"/>
          <w:rtl/>
        </w:rPr>
        <w:t xml:space="preserve"> אבל של אומן </w:t>
      </w:r>
      <w:ins w:id="96287" w:author="קלוד" w:date="2026-10-11T13:11:34Z">
        <w:r>
          <w:rPr>
            <w:rFonts w:ascii="Fb Fontext" w:hAnsi="Fb Fontext"/>
            <w:rtl/>
          </w:rPr>
          <w:t xml:space="preserve">מקפיד</w:t>
        </w:r>
      </w:ins>
      <w:del w:id="96288" w:author="קלוד" w:date="2026-10-11T13:11:34Z">
        <w:r w:rsidRPr="006F178A">
          <w:rPr>
            <w:rFonts w:ascii="Fb Fontext" w:hAnsi="Fb Fontext"/>
            <w:rtl/>
          </w:rPr>
          <w:delText xml:space="preserve">קפיד</w:delText>
        </w:r>
      </w:del>
      <w:r w:rsidRPr="006F178A">
        <w:rPr>
          <w:rFonts w:ascii="Fb Fontext" w:hAnsi="Fb Fontext"/>
          <w:rtl/>
        </w:rPr>
        <w:t xml:space="preserve"> </w:t>
      </w:r>
      <w:ins w:id="92729" w:author="מנוע מכני" w:date="2026-10-11T12:04:39Z">
        <w:ins w:id="96285" w:author="קלוד" w:date="2026-10-11T13:11:34Z">
          <w:r>
            <w:rPr>
              <w:rFonts w:ascii="Fb Fontext" w:hAnsi="Fb Fontext"/>
              <w:rtl/>
            </w:rPr>
            <w:t xml:space="preserve">עליהן</w:t>
          </w:r>
        </w:ins>
        <w:del w:id="96286" w:author="קלוד" w:date="2026-10-11T13:11:34Z">
          <w:r>
            <w:rPr>
              <w:rFonts w:ascii="Fb Fontext" w:hAnsi="Fb Fontext"/>
              <w:rtl/>
            </w:rPr>
            <w:delText xml:space="preserve">עליו</w:delText>
          </w:r>
        </w:del>
      </w:ins>
      <w:del w:id="92730" w:author="מנוע מכני" w:date="2026-10-11T12:04:39Z">
        <w:r w:rsidRPr="006F178A">
          <w:rPr>
            <w:rFonts w:ascii="Fb Fontext" w:hAnsi="Fb Fontext"/>
            <w:rtl/>
          </w:rPr>
          <w:delText xml:space="preserve">עליה</w:delText>
        </w:r>
      </w:del>
      <w:r w:rsidRPr="006F178A">
        <w:rPr>
          <w:rFonts w:ascii="Fb Fontext" w:hAnsi="Fb Fontext"/>
          <w:rtl/>
        </w:rPr>
        <w:t xml:space="preserve"> ואסור.</w:t>
      </w:r>
    </w:p>
    <w:p w:rsidR="00E9703F" w:rsidRPr="006F178A" w:rsidRDefault="00E9703F" w:rsidP="00E9703F">
      <w:pPr>
        <w:rPr>
          <w:rtl/>
        </w:rPr>
      </w:pPr>
      <w:r w:rsidRPr="006F178A">
        <w:rPr>
          <w:rStyle w:val="2fb"/>
          <w:rFonts w:ascii="Fb Fontext" w:hAnsi="Fb Fontext"/>
          <w:rtl/>
        </w:rPr>
        <w:t xml:space="preserve">ר' ישמעאל</w:t>
      </w:r>
      <w:r w:rsidRPr="006F178A">
        <w:rPr>
          <w:rFonts w:ascii="Fb Fontext" w:hAnsi="Fb Fontext"/>
          <w:rtl/>
        </w:rPr>
        <w:t xml:space="preserve"> ברבי </w:t>
      </w:r>
      <w:ins w:id="96299" w:author="קלוד" w:date="2026-10-11T13:11:34Z">
        <w:r>
          <w:rPr>
            <w:rFonts w:ascii="Fb Fontext" w:hAnsi="Fb Fontext"/>
            <w:rtl/>
          </w:rPr>
          <w:t xml:space="preserve">יוסי:</w:t>
        </w:r>
      </w:ins>
      <w:del w:id="96300" w:author="קלוד" w:date="2026-10-11T13:11:34Z">
        <w:r w:rsidRPr="006F178A">
          <w:rPr>
            <w:rFonts w:ascii="Fb Fontext" w:hAnsi="Fb Fontext"/>
            <w:rtl/>
          </w:rPr>
          <w:delText xml:space="preserve">יוסי</w:delText>
        </w:r>
      </w:del>
      <w:r w:rsidRPr="006F178A">
        <w:rPr>
          <w:rFonts w:ascii="Fb Fontext" w:hAnsi="Fb Fontext"/>
          <w:rtl/>
        </w:rPr>
        <w:t xml:space="preserve"> </w:t>
      </w:r>
      <w:r>
        <w:rPr>
          <w:rFonts w:ascii="Fb Fontext" w:hAnsi="Fb Fontext"/>
          <w:rtl/>
        </w:rPr>
        <w:t>אפי'</w:t>
      </w:r>
      <w:ins w:id="96297" w:author="קלוד" w:date="2026-10-11T13:11:34Z">
        <w:r>
          <w:rPr>
            <w:rFonts w:ascii="Fb Fontext" w:hAnsi="Fb Fontext"/>
            <w:rtl/>
          </w:rPr>
          <w:t xml:space="preserve"> </w:t>
        </w:r>
      </w:ins>
      <w:del w:id="96298" w:author="קלוד" w:date="2026-10-11T13:11:34Z">
        <w:r w:rsidRPr="006F178A">
          <w:rPr>
            <w:rFonts w:ascii="Fb Fontext" w:hAnsi="Fb Fontext"/>
            <w:rtl/>
          </w:rPr>
          <w:delText xml:space="preserve"> בשל </w:delText>
        </w:r>
      </w:del>
      <w:r w:rsidRPr="006F178A">
        <w:rPr>
          <w:rFonts w:ascii="Fb Fontext" w:hAnsi="Fb Fontext"/>
          <w:rtl/>
        </w:rPr>
        <w:t xml:space="preserve">אומן </w:t>
      </w:r>
      <w:ins w:id="96295" w:author="קלוד" w:date="2026-10-11T13:11:34Z">
        <w:r>
          <w:rPr>
            <w:rFonts w:ascii="Fb Fontext" w:hAnsi="Fb Fontext"/>
            <w:rtl/>
          </w:rPr>
          <w:t xml:space="preserve">אינו</w:t>
        </w:r>
      </w:ins>
      <w:del w:id="96296" w:author="קלוד" w:date="2026-10-11T13:11:34Z">
        <w:r w:rsidRPr="006F178A">
          <w:rPr>
            <w:rFonts w:ascii="Fb Fontext" w:hAnsi="Fb Fontext"/>
            <w:rtl/>
          </w:rPr>
          <w:delText xml:space="preserve">לא</w:delText>
        </w:r>
      </w:del>
      <w:r w:rsidRPr="006F178A">
        <w:rPr>
          <w:rFonts w:ascii="Fb Fontext" w:hAnsi="Fb Fontext"/>
          <w:rtl/>
        </w:rPr>
        <w:t xml:space="preserve"> </w:t>
      </w:r>
      <w:ins w:id="96293" w:author="קלוד" w:date="2026-10-11T13:11:34Z">
        <w:r>
          <w:rPr>
            <w:rFonts w:ascii="Fb Fontext" w:hAnsi="Fb Fontext"/>
            <w:rtl/>
          </w:rPr>
          <w:t xml:space="preserve">מקפיד </w:t>
        </w:r>
        <w:r>
          <w:rPr>
            <w:rStyle w:val="afffffe"/>
            <w:rFonts w:ascii="Fb Fontext" w:hAnsi="Fb Fontext"/>
            <w:rtl/>
          </w:rPr>
          <w:t xml:space="preserve">ומותר</w:t>
        </w:r>
        <w:r>
          <w:rPr>
            <w:rFonts w:ascii="Fb Fontext" w:hAnsi="Fb Fontext"/>
            <w:rtl/>
          </w:rPr>
          <w:t xml:space="preserve">.</w:t>
        </w:r>
      </w:ins>
      <w:del w:id="96294" w:author="קלוד" w:date="2026-10-11T13:11:34Z">
        <w:r w:rsidRPr="006F178A">
          <w:rPr>
            <w:rFonts w:ascii="Fb Fontext" w:hAnsi="Fb Fontext"/>
            <w:rtl/>
          </w:rPr>
          <w:delText xml:space="preserve">הקפיד.</w:delText>
        </w:r>
      </w:del>
    </w:p>
    <w:p w:rsidR="00E9703F" w:rsidRPr="006F178A" w:rsidRDefault="00E9703F" w:rsidP="00E9703F">
      <w:pPr>
        <w:rPr>
          <w:rtl/>
        </w:rPr>
      </w:pPr>
      <w:r w:rsidRPr="006F178A">
        <w:rPr>
          <w:rFonts w:ascii="Fb Fontext" w:hAnsi="Fb Fontext"/>
          <w:rtl/>
        </w:rPr>
        <w:t xml:space="preserve">וכתנאי </w:t>
      </w:r>
      <w:r w:rsidRPr="006F178A">
        <w:rPr>
          <w:rStyle w:val="2fb"/>
          <w:rFonts w:ascii="Fb Fontext" w:hAnsi="Fb Fontext"/>
          <w:rtl/>
        </w:rPr>
        <w:t xml:space="preserve">דת"ק</w:t>
      </w:r>
      <w:r w:rsidRPr="006F178A">
        <w:rPr>
          <w:rFonts w:ascii="Fb Fontext" w:hAnsi="Fb Fontext"/>
          <w:rtl/>
        </w:rPr>
        <w:t xml:space="preserve"> אסר </w:t>
      </w:r>
      <w:r w:rsidRPr="006F178A">
        <w:rPr>
          <w:rStyle w:val="2fb"/>
          <w:rFonts w:ascii="Fb Fontext" w:hAnsi="Fb Fontext"/>
          <w:rtl/>
        </w:rPr>
        <w:t xml:space="preserve">ורבי יוסי</w:t>
      </w:r>
      <w:r w:rsidRPr="006F178A">
        <w:rPr>
          <w:rFonts w:ascii="Fb Fontext" w:hAnsi="Fb Fontext"/>
          <w:rtl/>
        </w:rPr>
        <w:t xml:space="preserve"> התיר לטלטלן גם בשל אומן.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57" w:author="קלוד" w:date="2026-10-11T12:33:55Z"/>
        </w:rPr>
      </w:pPr>
      <w:ins w:id="90958" w:author="קלוד" w:date="2026-10-11T12:33:55Z">
        <w:r>
          <w:rPr>
            <w:color w:val="7B3F00"/>
          </w:rPr>
          <w:t xml:space="preserve">'ארבעים חסר אחת' - כנגד מלאכות המשכן</w:t>
        </w:r>
      </w:ins>
    </w:p>
    <w:p w:rsidR="00E9703F" w:rsidRPr="006F178A" w:rsidRDefault="00E9703F" w:rsidP="00E9703F">
      <w:pPr>
        <w:rPr>
          <w:rtl/>
        </w:rPr>
      </w:pPr>
      <w:r w:rsidRPr="006F178A">
        <w:rPr>
          <w:rFonts w:ascii="Fb Fontext" w:hAnsi="Fb Fontext" w:hint="cs"/>
          <w:rtl/>
        </w:rPr>
        <w:t xml:space="preserve">'ארבעים חסר </w:t>
      </w:r>
      <w:ins w:id="96305" w:author="קלוד" w:date="2026-10-11T13:11:34Z">
        <w:r>
          <w:rPr>
            <w:rFonts w:ascii="Fb Fontext" w:hAnsi="Fb Fontext" w:hint="cs"/>
            <w:rtl/>
          </w:rPr>
          <w:t xml:space="preserve">אחת'</w:t>
        </w:r>
      </w:ins>
      <w:del w:id="96306" w:author="קלוד" w:date="2026-10-11T13:11:34Z">
        <w:r w:rsidRPr="006F178A">
          <w:rPr>
            <w:rFonts w:ascii="Fb Fontext" w:hAnsi="Fb Fontext" w:hint="cs"/>
            <w:rtl/>
          </w:rPr>
          <w:delText xml:space="preserve">אחת'-</w:delText>
        </w:r>
      </w:del>
      <w:r w:rsidRPr="006F178A">
        <w:rPr>
          <w:rFonts w:ascii="Fb Fontext" w:hAnsi="Fb Fontext" w:hint="cs"/>
          <w:rtl/>
        </w:rPr>
        <w:t xml:space="preserve"> </w:t>
      </w:r>
      <w:ins w:id="96303" w:author="קלוד" w:date="2026-10-11T13:11:34Z">
        <w:r>
          <w:rPr>
            <w:rStyle w:val="2fb"/>
            <w:rFonts w:ascii="Fb Fontext" w:hAnsi="Fb Fontext"/>
            <w:rtl/>
          </w:rPr>
          <w:t xml:space="preserve">- רחב"ח: </w:t>
        </w:r>
        <w:r>
          <w:rPr>
            <w:rStyle w:val="afffffe"/>
            <w:rFonts w:ascii="Fb Fontext" w:hAnsi="Fb Fontext"/>
            <w:rtl/>
          </w:rPr>
          <w:t xml:space="preserve">כנגד</w:t>
        </w:r>
      </w:ins>
      <w:del w:id="96304" w:author="קלוד" w:date="2026-10-11T13:11:34Z">
        <w:r w:rsidRPr="006F178A">
          <w:rPr>
            <w:rStyle w:val="2fb"/>
            <w:rFonts w:ascii="Fb Fontext" w:hAnsi="Fb Fontext"/>
            <w:rtl/>
          </w:rPr>
          <w:delText xml:space="preserve">רחב"ח</w:delText>
        </w:r>
      </w:del>
      <w:r w:rsidRPr="006F178A">
        <w:rPr>
          <w:rFonts w:ascii="Fb Fontext" w:hAnsi="Fb Fontext"/>
          <w:rtl/>
        </w:rPr>
        <w:t xml:space="preserve"> עבודות </w:t>
      </w:r>
      <w:ins w:id="96301" w:author="קלוד" w:date="2026-10-11T13:11:34Z">
        <w:r>
          <w:rPr>
            <w:rFonts w:ascii="Fb Fontext" w:hAnsi="Fb Fontext"/>
            <w:rtl/>
          </w:rPr>
          <w:t xml:space="preserve">המשכן,</w:t>
        </w:r>
      </w:ins>
      <w:del w:id="96302" w:author="קלוד" w:date="2026-10-11T13:11:34Z">
        <w:r w:rsidRPr="006F178A">
          <w:rPr>
            <w:rFonts w:ascii="Fb Fontext" w:hAnsi="Fb Fontext"/>
            <w:rtl/>
          </w:rPr>
          <w:delText xml:space="preserve">המשכן</w:delText>
        </w:r>
      </w:del>
      <w:r w:rsidRPr="006F178A">
        <w:rPr>
          <w:rFonts w:ascii="Fb Fontext" w:hAnsi="Fb Fontext"/>
          <w:rtl/>
        </w:rPr>
        <w:t xml:space="preserve"> ותניא </w:t>
      </w:r>
      <w:ins w:id="92731" w:author="מנוע מכני" w:date="2026-10-11T12:04:39Z">
        <w:r>
          <w:rPr>
            <w:rFonts w:ascii="Fb Fontext" w:hAnsi="Fb Fontext"/>
            <w:rtl/>
          </w:rPr>
          <w:t xml:space="preserve">כמותו</w:t>
        </w:r>
      </w:ins>
      <w:del w:id="92732" w:author="מנוע מכני" w:date="2026-10-11T12:04:39Z">
        <w:r w:rsidRPr="006F178A">
          <w:rPr>
            <w:rFonts w:ascii="Fb Fontext" w:hAnsi="Fb Fontext"/>
            <w:rtl/>
          </w:rPr>
          <w:delText xml:space="preserve">כוותיה</w:delText>
        </w:r>
      </w:del>
      <w:r w:rsidRPr="006F178A">
        <w:rPr>
          <w:rFonts w:ascii="Fb Fontext" w:hAnsi="Fb Fontext"/>
          <w:rtl/>
        </w:rPr>
        <w:t xml:space="preserve">.</w:t>
      </w:r>
    </w:p>
    <w:p w:rsidR="00E9703F" w:rsidRPr="006F178A" w:rsidRDefault="00E9703F" w:rsidP="00E9703F">
      <w:pPr>
        <w:rPr>
          <w:rtl/>
        </w:rPr>
      </w:pPr>
      <w:r w:rsidRPr="006F178A">
        <w:rPr>
          <w:rStyle w:val="2fb"/>
          <w:rFonts w:ascii="Fb Fontext" w:hAnsi="Fb Fontext"/>
          <w:rtl/>
        </w:rPr>
        <w:t xml:space="preserve">ר' שמעון</w:t>
      </w:r>
      <w:r w:rsidRPr="006F178A">
        <w:rPr>
          <w:rFonts w:ascii="Fb Fontext" w:hAnsi="Fb Fontext"/>
          <w:rtl/>
        </w:rPr>
        <w:t xml:space="preserve"> ברבי יוסי בן לקוניא כנגד מלאכה שבתורה.</w:t>
      </w:r>
    </w:p>
    <w:p w:rsidR="00E9703F" w:rsidRDefault="00E9703F" w:rsidP="00E9703F">
      <w:pPr>
        <w:rPr>
          <w:rFonts w:ascii="Fb Fontext" w:hAnsi="Fb Fontext"/>
          <w:rtl/>
        </w:rPr>
      </w:pPr>
      <w:r w:rsidRPr="006F178A">
        <w:rPr>
          <w:rFonts w:ascii="Fb Fontext" w:hAnsi="Fb Fontext"/>
          <w:rtl/>
        </w:rPr>
        <w:t>והסתפק ב</w:t>
      </w:r>
      <w:r w:rsidRPr="006F178A">
        <w:rPr>
          <w:rFonts w:ascii="Fb Fontext" w:hAnsi="Fb Fontext" w:hint="cs"/>
          <w:rtl/>
        </w:rPr>
        <w:t>'</w:t>
      </w:r>
      <w:ins w:id="91005" w:author="Claude - סמנטי" w:date="2026-10-11T12:28:21Z">
        <w:r>
          <w:rPr>
            <w:rStyle w:val="afffff0"/>
            <w:rFonts w:ascii="Fb Fontext" w:hAnsi="Fb Fontext"/>
            <w:rtl/>
          </w:rPr>
          <w:t xml:space="preserve">וַיָּבֹא הַבַּיְתָה לַעֲשׂוֹת מְלַאכְתּוֹ</w:t>
        </w:r>
      </w:ins>
      <w:del w:id="91006" w:author="Claude - סמנטי" w:date="2026-10-11T12:28:21Z">
        <w:r w:rsidRPr="006F178A">
          <w:rPr>
            <w:rFonts w:ascii="Fb Fontext" w:hAnsi="Fb Fontext"/>
            <w:rtl/>
          </w:rPr>
          <w:delText xml:space="preserve">ויבא הביתה לעשות מלאכתו</w:delText>
        </w:r>
      </w:del>
      <w:r w:rsidRPr="006F178A">
        <w:rPr>
          <w:rFonts w:ascii="Fb Fontext" w:hAnsi="Fb Fontext" w:hint="cs"/>
          <w:rtl/>
        </w:rPr>
        <w:t>'</w:t>
      </w:r>
      <w:r w:rsidRPr="006F178A">
        <w:rPr>
          <w:rFonts w:ascii="Fb Fontext" w:hAnsi="Fb Fontext"/>
          <w:rtl/>
        </w:rPr>
        <w:t xml:space="preserve"> [אם צרכיו ]</w:t>
      </w:r>
    </w:p>
    <w:p w:rsidR="00E9703F" w:rsidRDefault="00E9703F" w:rsidP="00E9703F">
      <w:pPr>
        <w:rPr>
          <w:rtl/>
        </w:rPr>
      </w:pPr>
      <w:r w:rsidRPr="006F178A">
        <w:rPr>
          <w:rFonts w:ascii="Fb Fontext" w:hAnsi="Fb Fontext"/>
          <w:rtl/>
        </w:rPr>
        <w:t>כיוון שהסתפקו ב</w:t>
      </w:r>
      <w:r w:rsidRPr="006F178A">
        <w:rPr>
          <w:rFonts w:ascii="Fb Fontext" w:hAnsi="Fb Fontext" w:hint="cs"/>
          <w:rtl/>
        </w:rPr>
        <w:t>'</w:t>
      </w:r>
      <w:r w:rsidRPr="006F178A">
        <w:rPr>
          <w:rStyle w:val="afffff0"/>
          <w:rFonts w:ascii="Fb Fontext" w:hAnsi="Fb Fontext"/>
          <w:rtl/>
        </w:rPr>
        <w:t>והמלאכה היתה דיים</w:t>
      </w:r>
      <w:r w:rsidRPr="006F178A">
        <w:rPr>
          <w:rFonts w:ascii="Fb Fontext" w:hAnsi="Fb Fontext" w:hint="cs"/>
          <w:rtl/>
        </w:rPr>
        <w:t>'</w:t>
      </w:r>
      <w:r w:rsidRPr="006F178A">
        <w:rPr>
          <w:rFonts w:ascii="Fb Fontext" w:hAnsi="Fb Fontext"/>
          <w:rtl/>
        </w:rPr>
        <w:t xml:space="preserve"> [אם דשלים] </w:t>
      </w:r>
      <w:r w:rsidRPr="00AC6BCA">
        <w:rPr>
          <w:rFonts w:ascii="Fb Fontext" w:hAnsi="Fb Fontext"/>
          <w:b/>
          <w:bCs/>
          <w:rtl/>
        </w:rPr>
        <w:t>תיקו</w:t>
      </w:r>
      <w:r w:rsidRPr="006F178A">
        <w:rPr>
          <w:rFonts w:ascii="Fb Fontext" w:hAnsi="Fb Fontext"/>
          <w:rtl/>
        </w:rPr>
        <w:t>.</w:t>
      </w:r>
    </w:p>
    <w:p w:rsidR="009A72A3" w:rsidRDefault="009A72A3" w:rsidP="00E9703F">
      <w:pPr>
        <w:rPr>
          <w:rtl/>
        </w:rPr>
      </w:pPr>
      <w:ins w:id="95517" w:author="מנוע מכני" w:date="2026-10-11T12:04:39Z">
        <w:ins w:id="96307" w:author="קלוד" w:date="2026-10-11T13:11:34Z">
          <w:r>
            <w:rPr>
              <w:rStyle w:val="afffffe"/>
              <w:rtl/>
            </w:rPr>
            <w:t xml:space="preserve">רבא: איסור גיזים</w:t>
          </w:r>
          <w:r>
            <w:rPr>
              <w:rtl/>
            </w:rPr>
            <w:t xml:space="preserve"> דווקא</w:t>
          </w:r>
        </w:ins>
        <w:del w:id="96308" w:author="קלוד" w:date="2026-10-11T13:11:34Z">
          <w:r>
            <w:rPr>
              <w:rtl/>
            </w:rPr>
            <w:delText xml:space="preserve">דווקא</w:delText>
          </w:r>
        </w:del>
        <w:r>
          <w:rPr>
            <w:rtl/>
          </w:rPr>
          <w:t xml:space="preserve"> ב</w:t>
        </w:r>
      </w:ins>
      <w:del w:id="95518" w:author="מנוע מכני" w:date="2026-10-11T12:04:39Z">
        <w:r w:rsidRPr="009A72A3">
          <w:rPr>
            <w:rtl/>
          </w:rPr>
          <w:delText xml:space="preserve">לא שנו אלא ש</w:delText>
        </w:r>
      </w:del>
      <w:r w:rsidRPr="009A72A3">
        <w:rPr>
          <w:rtl/>
        </w:rPr>
        <w:t xml:space="preserve">לא יחדן להטמנה, אבל יחדן להטמנה - מטלטלין אותן.</w:t>
      </w:r>
    </w:p>
    <w:p w:rsidR="009A72A3" w:rsidRDefault="009A72A3" w:rsidP="009A72A3">
      <w:pPr>
        <w:rPr>
          <w:rtl/>
        </w:rPr>
      </w:pPr>
      <w:r>
        <w:rPr>
          <w:rStyle w:val="2fb"/>
          <w:rFonts w:hint="cs"/>
          <w:rtl/>
        </w:rPr>
        <w:t xml:space="preserve">רבינא</w:t>
      </w:r>
      <w:r>
        <w:rPr>
          <w:rFonts w:hint="cs"/>
          <w:rtl/>
        </w:rPr>
        <w:t xml:space="preserve"> בשל הפתק שנו </w:t>
      </w:r>
    </w:p>
    <w:p>
      <w:pPr>
        <w:pStyle w:val="38"/>
        <w:rPr>
          <w:ins w:id="97510" w:author="מנוע מכני" w:date="2026-10-11T12:04:39Z"/>
        </w:rPr>
      </w:pPr>
      <w:r>
        <w:t xml:space="preserve">ות</w:t>
      </w:r>
      <w:ins w:id="90037" w:author="מנוע מכני" w:date="2026-10-11T12:04:39Z">
        <w:r>
          <w:t xml:space="preserve">נ"ה</w:t>
        </w:r>
      </w:ins>
      <w:del w:id="90038" w:author="מנוע מכני" w:date="2026-10-11T12:04:39Z">
        <w:r>
          <w:delText xml:space="preserve">נ''ה</w:delText>
        </w:r>
      </w:del>
      <w:r>
        <w:t xml:space="preserve">:</w:t>
      </w:r>
    </w:p>
    <w:p w:rsidR="009A72A3" w:rsidRPr="006F178A" w:rsidRDefault="009A72A3" w:rsidP="00EC29A2">
      <w:pPr>
        <w:rPr>
          <w:rtl/>
        </w:rPr>
      </w:pPr>
      <w:del w:id="97511" w:author="מנוע מכני" w:date="2026-10-11T12:04:39Z">
        <w:r>
          <w:rPr>
            <w:rtl/>
          </w:rPr>
          <w:delText xml:space="preserve"> </w:delText>
        </w:r>
      </w:del>
      <w:r>
        <w:rPr>
          <w:rtl/>
        </w:rPr>
        <w:t xml:space="preserve">גיזי צמר של הפתק </w:t>
      </w:r>
      <w:r w:rsidRPr="009A72A3">
        <w:rPr>
          <w:rtl/>
        </w:rPr>
        <w:t xml:space="preserve">אין מטלטלין אותן, ואם התקינן </w:t>
      </w:r>
      <w:r w:rsidRPr="009A72A3">
        <w:rPr>
          <w:rtl/>
        </w:rPr>
        <w:t xml:space="preserve">בע</w:t>
      </w:r>
      <w:ins w:id="90039" w:author="מנוע מכני" w:date="2026-10-11T12:04:39Z">
        <w:r>
          <w:rPr>
            <w:rFonts w:hint="cs"/>
            <w:rtl/>
          </w:rPr>
          <w:t xml:space="preserve">ה"ב</w:t>
        </w:r>
      </w:ins>
      <w:del w:id="90040" w:author="מנוע מכני" w:date="2026-10-11T12:04:39Z">
        <w:r w:rsidR="00EC29A2">
          <w:rPr>
            <w:rFonts w:hint="cs"/>
            <w:rtl/>
          </w:rPr>
          <w:delText xml:space="preserve">ה''ב</w:delText>
        </w:r>
      </w:del>
      <w:r w:rsidR="00EC29A2">
        <w:rPr>
          <w:rtl/>
        </w:rPr>
        <w:t xml:space="preserve"> להשתמש בהן </w:t>
      </w:r>
      <w:r w:rsidRPr="009A72A3">
        <w:rPr>
          <w:rtl/>
        </w:rPr>
        <w:t>מטלטלין אותן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sz w:val="20"/>
          <w:szCs w:val="18"/>
          <w:rtl/>
        </w:rPr>
        <w:t>נ.</w:t>
      </w:r>
    </w:p>
    <w:p>
      <w:pPr>
        <w:pStyle w:val="afffff8"/>
        <w:rPr>
          <w:ins w:id="90955" w:author="קלוד" w:date="2026-10-11T12:33:55Z"/>
        </w:rPr>
      </w:pPr>
      <w:ins w:id="90956" w:author="קלוד" w:date="2026-10-11T12:33:55Z">
        <w:r>
          <w:rPr>
            <w:color w:val="7B3F00"/>
          </w:rPr>
          <w:t xml:space="preserve">חריות דקל שגדרן לעצים - ייחוד לישיבה</w:t>
        </w:r>
      </w:ins>
    </w:p>
    <w:p w:rsidR="00E9703F" w:rsidRDefault="00E9703F" w:rsidP="00E9703F">
      <w:pPr>
        <w:rPr>
          <w:rFonts w:ascii="Fb Fontext" w:hAnsi="Fb Fontext"/>
          <w:rtl/>
        </w:rPr>
      </w:pPr>
      <w:r w:rsidRPr="006F178A">
        <w:rPr>
          <w:rStyle w:val="afffe"/>
          <w:rFonts w:ascii="Fb Fontext" w:hAnsi="Fb Fontext" w:hint="cs"/>
          <w:rtl/>
        </w:rPr>
        <w:t>חריות דקל שגדרן לעצים ונמלך לישיבה</w:t>
      </w:r>
      <w:r w:rsidRPr="006F178A">
        <w:rPr>
          <w:rFonts w:ascii="Fb Fontext" w:hAnsi="Fb Fontext" w:hint="cs"/>
          <w:rtl/>
        </w:rPr>
        <w:t xml:space="preserve"> </w:t>
      </w:r>
      <w:r w:rsidRPr="006F178A">
        <w:rPr>
          <w:rStyle w:val="2fb"/>
          <w:rFonts w:ascii="Fb Fontext" w:hAnsi="Fb Fontext" w:hint="cs"/>
          <w:rtl/>
        </w:rPr>
        <w:t xml:space="preserve">ל</w:t>
      </w:r>
      <w:r w:rsidRPr="006F178A">
        <w:rPr>
          <w:rStyle w:val="2fb"/>
          <w:rFonts w:ascii="Fb Fontext" w:hAnsi="Fb Fontext"/>
          <w:rtl/>
        </w:rPr>
        <w:t xml:space="preserve">ת"ק</w:t>
      </w:r>
      <w:r w:rsidRPr="006F178A">
        <w:rPr>
          <w:rFonts w:ascii="Fb Fontext" w:hAnsi="Fb Fontext"/>
          <w:rtl/>
        </w:rPr>
        <w:t xml:space="preserve"> צריך לקשר [להוכיח ייחוד ]</w:t>
      </w:r>
    </w:p>
    <w:p w:rsidR="00E9703F" w:rsidRPr="009757B9" w:rsidRDefault="00E9703F" w:rsidP="00E9703F">
      <w:pPr>
        <w:rPr>
          <w:rFonts w:cs="Guttman Vilna"/>
          <w:b/>
          <w:bCs/>
          <w:rtl/>
        </w:rPr>
      </w:pPr>
      <w:r w:rsidRPr="006F178A">
        <w:rPr>
          <w:rStyle w:val="2fb"/>
          <w:rtl/>
        </w:rPr>
        <w:t xml:space="preserve">רשב"ג</w:t>
      </w:r>
      <w:r w:rsidRPr="006F178A">
        <w:rPr>
          <w:rtl/>
        </w:rPr>
        <w:t xml:space="preserve"> אין צריך לקשר [וסגי ייחוד במחשבה] והלכה </w:t>
      </w:r>
      <w:r w:rsidRPr="006F178A">
        <w:rPr>
          <w:rStyle w:val="2fb"/>
          <w:rtl/>
        </w:rPr>
        <w:t xml:space="preserve">כרשב"ג</w:t>
      </w:r>
      <w:r w:rsidRPr="006F178A">
        <w:rPr>
          <w:rFonts w:hint="cs"/>
          <w:rtl/>
        </w:rPr>
        <w:t>.</w:t>
      </w:r>
    </w:p>
    <w:p w:rsidR="00E9703F" w:rsidRPr="009757B9" w:rsidRDefault="00E9703F" w:rsidP="00E9703F">
      <w:pPr>
        <w:rPr>
          <w:rFonts w:cs="Guttman Vilna"/>
          <w:b/>
          <w:bCs/>
          <w:rtl/>
        </w:rPr>
      </w:pPr>
      <w:r w:rsidRPr="006F178A">
        <w:rPr>
          <w:rStyle w:val="2fb"/>
          <w:rtl/>
        </w:rPr>
        <w:t xml:space="preserve">רב</w:t>
      </w:r>
      <w:r w:rsidRPr="006F178A">
        <w:rPr>
          <w:rtl/>
        </w:rPr>
        <w:t xml:space="preserve"> קושר </w:t>
      </w:r>
      <w:r w:rsidRPr="006F178A">
        <w:rPr>
          <w:rStyle w:val="2fb"/>
          <w:rtl/>
        </w:rPr>
        <w:t xml:space="preserve">כת"ק</w:t>
      </w:r>
      <w:r w:rsidRPr="006F178A">
        <w:rPr>
          <w:rtl/>
        </w:rPr>
        <w:t xml:space="preserve">.</w:t>
      </w:r>
    </w:p>
    <w:p w:rsidR="00E9703F" w:rsidRPr="009757B9" w:rsidRDefault="00E9703F" w:rsidP="00E9703F">
      <w:pPr>
        <w:rPr>
          <w:rFonts w:cs="Guttman Vilna"/>
          <w:b/>
          <w:bCs/>
          <w:rtl/>
        </w:rPr>
      </w:pPr>
      <w:r w:rsidRPr="006F178A">
        <w:rPr>
          <w:rStyle w:val="2fb"/>
          <w:rtl/>
        </w:rPr>
        <w:t xml:space="preserve">שמואל</w:t>
      </w:r>
      <w:r w:rsidRPr="006F178A">
        <w:rPr>
          <w:rtl/>
        </w:rPr>
        <w:t xml:space="preserve"> חושב </w:t>
      </w:r>
      <w:r w:rsidRPr="006F178A">
        <w:rPr>
          <w:rStyle w:val="2fb"/>
          <w:rtl/>
        </w:rPr>
        <w:t xml:space="preserve">כרשב"ג</w:t>
      </w:r>
      <w:r w:rsidRPr="006F178A">
        <w:rPr>
          <w:rtl/>
        </w:rPr>
        <w:t xml:space="preserve">.</w:t>
      </w:r>
    </w:p>
    <w:p w:rsidR="00E9703F" w:rsidRPr="009757B9" w:rsidRDefault="00E9703F" w:rsidP="00E9703F">
      <w:pPr>
        <w:rPr>
          <w:rFonts w:cs="Guttman Vilna"/>
          <w:b/>
          <w:bCs/>
          <w:rtl/>
        </w:rPr>
      </w:pPr>
      <w:r w:rsidRPr="006F178A">
        <w:rPr>
          <w:rStyle w:val="2fb"/>
          <w:rtl/>
        </w:rPr>
        <w:t xml:space="preserve">רב </w:t>
      </w:r>
      <w:ins w:id="96313" w:author="קלוד" w:date="2026-10-11T13:11:34Z">
        <w:r>
          <w:rPr>
            <w:rStyle w:val="2fb"/>
            <w:rtl/>
          </w:rPr>
          <w:t xml:space="preserve">אסי:</w:t>
        </w:r>
      </w:ins>
      <w:del w:id="96314" w:author="קלוד" w:date="2026-10-11T13:11:34Z">
        <w:r w:rsidRPr="006F178A">
          <w:rPr>
            <w:rStyle w:val="2fb"/>
            <w:rtl/>
          </w:rPr>
          <w:delText xml:space="preserve">אסי</w:delText>
        </w:r>
      </w:del>
      <w:r w:rsidRPr="006F178A">
        <w:rPr>
          <w:rtl/>
        </w:rPr>
        <w:t xml:space="preserve"> </w:t>
      </w:r>
      <w:ins w:id="96311" w:author="קלוד" w:date="2026-10-11T13:11:34Z">
        <w:r>
          <w:rPr>
            <w:rtl/>
          </w:rPr>
          <w:t xml:space="preserve">יושב </w:t>
        </w:r>
        <w:r>
          <w:rPr>
            <w:rStyle w:val="afffffe"/>
            <w:rtl/>
          </w:rPr>
          <w:t xml:space="preserve">עליהן</w:t>
        </w:r>
      </w:ins>
      <w:del w:id="96312" w:author="קלוד" w:date="2026-10-11T13:11:34Z">
        <w:r w:rsidRPr="006F178A">
          <w:rPr>
            <w:rtl/>
          </w:rPr>
          <w:delText xml:space="preserve">יושב</w:delText>
        </w:r>
      </w:del>
      <w:r w:rsidRPr="006F178A">
        <w:rPr>
          <w:rtl/>
        </w:rPr>
        <w:t xml:space="preserve"> </w:t>
      </w:r>
      <w:ins w:id="94085" w:author="מנוע מכני" w:date="2026-10-11T12:04:39Z">
        <w:r>
          <w:rPr>
            <w:rtl/>
          </w:rPr>
          <w:t xml:space="preserve">אף</w:t>
        </w:r>
      </w:ins>
      <w:del w:id="94086" w:author="מנוע מכני" w:date="2026-10-11T12:04:39Z">
        <w:r w:rsidRPr="006F178A">
          <w:rPr>
            <w:rtl/>
          </w:rPr>
          <w:delText xml:space="preserve">אע"פ</w:delText>
        </w:r>
      </w:del>
      <w:r w:rsidRPr="006F178A">
        <w:rPr>
          <w:rtl/>
        </w:rPr>
        <w:t xml:space="preserve"> שלא חישב [כמכה </w:t>
      </w:r>
      <w:ins w:id="96309" w:author="קלוד" w:date="2026-10-11T13:11:34Z">
        <w:r>
          <w:rPr>
            <w:rtl/>
          </w:rPr>
          <w:t xml:space="preserve">וקש],</w:t>
        </w:r>
      </w:ins>
      <w:del w:id="96310" w:author="קלוד" w:date="2026-10-11T13:11:34Z">
        <w:r w:rsidRPr="006F178A">
          <w:rPr>
            <w:rtl/>
          </w:rPr>
          <w:delText xml:space="preserve">וקש]</w:delText>
        </w:r>
      </w:del>
      <w:r w:rsidRPr="006F178A">
        <w:rPr>
          <w:rtl/>
        </w:rPr>
        <w:t xml:space="preserve"> אם ישב מבעו"י.</w:t>
      </w:r>
    </w:p>
    <w:p w:rsidR="00E9703F" w:rsidRPr="009757B9" w:rsidRDefault="00E9703F" w:rsidP="00E9703F">
      <w:pPr>
        <w:rPr>
          <w:rFonts w:cs="Guttman Vilna"/>
          <w:b/>
          <w:bCs/>
          <w:rtl/>
        </w:rPr>
      </w:pPr>
      <w:r w:rsidRPr="006F178A">
        <w:rPr>
          <w:rtl/>
        </w:rPr>
        <w:t>כדתניא יוצאין בפקורין ובציפא [פשתן או צמר למכה] אם יצא שעה אחת מבע"</w:t>
      </w:r>
      <w:r w:rsidRPr="006F178A">
        <w:rPr>
          <w:rFonts w:hint="cs"/>
          <w:rtl/>
        </w:rPr>
        <w:t>י</w:t>
      </w:r>
    </w:p>
    <w:p w:rsidR="00E9703F" w:rsidRPr="009757B9" w:rsidRDefault="00E9703F" w:rsidP="00E9703F">
      <w:pPr>
        <w:rPr>
          <w:rFonts w:cs="Guttman Vilna"/>
          <w:b/>
          <w:bCs/>
          <w:rtl/>
        </w:rPr>
      </w:pPr>
      <w:r>
        <w:rPr>
          <w:rtl/>
        </w:rPr>
        <w:t>ואפי'</w:t>
      </w:r>
      <w:r w:rsidRPr="006F178A">
        <w:rPr>
          <w:rtl/>
        </w:rPr>
        <w:t xml:space="preserve"> בלי שצבען בשמן או כרכן במשיחה.</w:t>
      </w:r>
    </w:p>
    <w:p w:rsidR="00E9703F" w:rsidRDefault="00E9703F" w:rsidP="00E9703F">
      <w:pPr>
        <w:rPr>
          <w:rFonts w:ascii="Fb Fontext" w:hAnsi="Fb Fontext"/>
          <w:sz w:val="20"/>
          <w:rtl/>
        </w:rPr>
      </w:pPr>
      <w:r w:rsidRPr="006F178A">
        <w:rPr>
          <w:rFonts w:ascii="Fb Fontext" w:hAnsi="Fb Fontext"/>
          <w:sz w:val="20"/>
          <w:rtl/>
        </w:rPr>
        <w:t xml:space="preserve">ועוד </w:t>
      </w:r>
      <w:r w:rsidRPr="006F178A">
        <w:rPr>
          <w:rFonts w:ascii="Fb Fontext" w:hAnsi="Fb Fontext"/>
          <w:sz w:val="20"/>
          <w:rtl/>
        </w:rPr>
        <w:t xml:space="preserve">תניא</w:t>
      </w:r>
      <w:r w:rsidRPr="006F178A">
        <w:rPr>
          <w:rFonts w:ascii="Fb Fontext" w:hAnsi="Fb Fontext"/>
          <w:sz w:val="20"/>
          <w:rtl/>
        </w:rPr>
        <w:t xml:space="preserve"> קש שע"ג המיטה למרות שאין מטלטלו בידו אלא בגופו</w:t>
      </w:r>
    </w:p>
    <w:p w:rsidR="00E9703F" w:rsidRPr="009757B9" w:rsidRDefault="00E9703F" w:rsidP="00E9703F">
      <w:pPr>
        <w:pStyle w:val="affff1"/>
        <w:ind w:end="0"/>
        <w:rPr>
          <w:rStyle w:val="afffe"/>
          <w:b w:val="0"/>
          <w:bCs/>
          <w:rtl/>
        </w:rPr>
        <w:pPrChange w:id="20087" w:author="קלוד" w:date="2026-10-11T09:07:15Z">
          <w:pPr>
            <w:pStyle w:val="affff1"/>
            <w:rPr>
              <w:rStyle w:val="afffe"/>
              <w:b w:val="0"/>
              <w:bCs/>
              <w:rtl/>
            </w:rPr>
          </w:pPr>
        </w:pPrChange>
      </w:pPr>
      <w:ins w:id="9819" w:author="מספור קטעי משנה" w:date="2026-10-11T09:35:03Z">
        <w:r>
          <w:rPr>
            <w:rStyle w:val="MisparKeta"/>
          </w:rPr>
          <w:t xml:space="preserve">א. </w:t>
        </w:r>
      </w:ins>
      <w:r w:rsidRPr="00146180">
        <w:rPr>
          <w:rStyle w:val="afffe"/>
          <w:b w:val="0"/>
          <w:rtl/>
        </w:rPr>
        <w:t>אם היה מבעוד יום כר או סדין וכו' מנענעו בידו.</w:t>
      </w:r>
    </w:p>
    <w:p>
      <w:pPr>
        <w:pStyle w:val="38"/>
        <w:rPr>
          <w:ins w:id="97512" w:author="מנוע מכני" w:date="2026-10-11T12:04:39Z"/>
        </w:rPr>
      </w:pPr>
      <w:r w:rsidRPr="006F178A">
        <w:t>משמע דלא כרשב"ג:</w:t>
      </w:r>
    </w:p>
    <w:p w:rsidR="00E9703F" w:rsidRPr="006F178A" w:rsidRDefault="00E9703F" w:rsidP="00E9703F">
      <w:pPr>
        <w:rPr>
          <w:rtl/>
        </w:rPr>
      </w:pPr>
      <w:del w:id="97513" w:author="מנוע מכני" w:date="2026-10-11T12:04:39Z">
        <w:r w:rsidRPr="006F178A">
          <w:rPr>
            <w:rFonts w:ascii="Fb Fontext" w:hAnsi="Fb Fontext" w:hint="cs"/>
            <w:rtl/>
          </w:rPr>
          <w:delText xml:space="preserve"> </w:delText>
        </w:r>
      </w:del>
      <w:ins w:id="96337" w:author="קלוד" w:date="2026-10-11T13:11:34Z">
        <w:r>
          <w:rPr>
            <w:rStyle w:val="2fb"/>
            <w:rFonts w:ascii="Fb Fontext" w:hAnsi="Fb Fontext"/>
            <w:rtl/>
          </w:rPr>
          <w:t xml:space="preserve">מרחב"ע,</w:t>
        </w:r>
      </w:ins>
      <w:del w:id="96338" w:author="קלוד" w:date="2026-10-11T13:11:34Z">
        <w:r w:rsidRPr="006F178A">
          <w:rPr>
            <w:rStyle w:val="2fb"/>
            <w:rFonts w:ascii="Fb Fontext" w:hAnsi="Fb Fontext"/>
            <w:rtl/>
          </w:rPr>
          <w:delText xml:space="preserve">מרחב"ע</w:delText>
        </w:r>
      </w:del>
      <w:r w:rsidRPr="006F178A">
        <w:rPr>
          <w:rFonts w:ascii="Fb Fontext" w:hAnsi="Fb Fontext"/>
          <w:rtl/>
        </w:rPr>
        <w:t xml:space="preserve"> </w:t>
      </w:r>
      <w:ins w:id="96335" w:author="קלוד" w:date="2026-10-11T13:11:34Z">
        <w:r>
          <w:rPr>
            <w:rFonts w:ascii="Fb Fontext" w:hAnsi="Fb Fontext"/>
            <w:rtl/>
          </w:rPr>
          <w:t xml:space="preserve">שהלך</w:t>
        </w:r>
      </w:ins>
      <w:del w:id="96336" w:author="קלוד" w:date="2026-10-11T13:11:34Z">
        <w:r w:rsidRPr="006F178A">
          <w:rPr>
            <w:rFonts w:ascii="Fb Fontext" w:hAnsi="Fb Fontext"/>
            <w:rtl/>
          </w:rPr>
          <w:delText xml:space="preserve">דהלך</w:delText>
        </w:r>
      </w:del>
      <w:r w:rsidRPr="006F178A">
        <w:rPr>
          <w:rFonts w:ascii="Fb Fontext" w:hAnsi="Fb Fontext"/>
          <w:rtl/>
        </w:rPr>
        <w:t xml:space="preserve"> למקום ומצא חריות של דקל </w:t>
      </w:r>
      <w:ins w:id="96333" w:author="קלוד" w:date="2026-10-11T13:11:34Z">
        <w:r>
          <w:rPr>
            <w:rFonts w:ascii="Fb Fontext" w:hAnsi="Fb Fontext"/>
            <w:rtl/>
          </w:rPr>
          <w:t xml:space="preserve">וכו',</w:t>
        </w:r>
      </w:ins>
      <w:del w:id="96334" w:author="קלוד" w:date="2026-10-11T13:11:34Z">
        <w:r>
          <w:rPr>
            <w:rFonts w:ascii="Fb Fontext" w:hAnsi="Fb Fontext"/>
            <w:rtl/>
          </w:rPr>
          <w:delText xml:space="preserve">וכו'</w:delText>
        </w:r>
      </w:del>
      <w:r w:rsidRPr="006F178A">
        <w:rPr>
          <w:rFonts w:ascii="Fb Fontext" w:hAnsi="Fb Fontext"/>
          <w:rtl/>
        </w:rPr>
        <w:t xml:space="preserve"> ואמר </w:t>
      </w:r>
      <w:ins w:id="96331" w:author="קלוד" w:date="2026-10-11T13:11:34Z">
        <w:r>
          <w:rPr>
            <w:rFonts w:ascii="Fb Fontext" w:hAnsi="Fb Fontext"/>
            <w:rtl/>
          </w:rPr>
          <w:t xml:space="preserve">לתלמידיו:</w:t>
        </w:r>
      </w:ins>
      <w:del w:id="96332" w:author="קלוד" w:date="2026-10-11T13:11:34Z">
        <w:r w:rsidRPr="006F178A">
          <w:rPr>
            <w:rFonts w:ascii="Fb Fontext" w:hAnsi="Fb Fontext"/>
            <w:rtl/>
          </w:rPr>
          <w:delText xml:space="preserve">לתלמידיו</w:delText>
        </w:r>
      </w:del>
      <w:r w:rsidRPr="006F178A">
        <w:rPr>
          <w:rFonts w:ascii="Fb Fontext" w:hAnsi="Fb Fontext"/>
          <w:rtl/>
        </w:rPr>
        <w:t xml:space="preserve"> חשבו כדי שנשב עליהן </w:t>
      </w:r>
      <w:ins w:id="96329" w:author="קלוד" w:date="2026-10-11T13:11:34Z">
        <w:r>
          <w:rPr>
            <w:rFonts w:ascii="Fb Fontext" w:hAnsi="Fb Fontext"/>
            <w:rtl/>
          </w:rPr>
          <w:t xml:space="preserve">למחר.</w:t>
        </w:r>
      </w:ins>
      <w:del w:id="96330" w:author="קלוד" w:date="2026-10-11T13:11:34Z">
        <w:r w:rsidRPr="006F178A">
          <w:rPr>
            <w:rFonts w:ascii="Fb Fontext" w:hAnsi="Fb Fontext"/>
            <w:rtl/>
          </w:rPr>
          <w:delText xml:space="preserve">למחר</w:delText>
        </w:r>
      </w:del>
      <w:r w:rsidRPr="006F178A">
        <w:rPr>
          <w:rFonts w:ascii="Fb Fontext" w:hAnsi="Fb Fontext" w:hint="cs"/>
          <w:rtl/>
        </w:rPr>
        <w:t xml:space="preserve"> </w:t>
      </w:r>
      <w:r w:rsidRPr="006F178A">
        <w:rPr>
          <w:rFonts w:ascii="Fb Fontext" w:hAnsi="Fb Fontext"/>
          <w:rtl/>
        </w:rPr>
        <w:t xml:space="preserve">ולא ידעו </w:t>
      </w:r>
      <w:ins w:id="94665" w:author="מנוע מכני" w:date="2026-10-11T12:04:39Z">
        <w:r>
          <w:rPr>
            <w:rFonts w:ascii="Fb Fontext" w:hAnsi="Fb Fontext"/>
            <w:rtl/>
          </w:rPr>
          <w:t xml:space="preserve">אם </w:t>
        </w:r>
      </w:ins>
      <w:del w:id="94666" w:author="מנוע מכני" w:date="2026-10-11T12:04:39Z">
        <w:r w:rsidRPr="006F178A">
          <w:rPr>
            <w:rFonts w:ascii="Fb Fontext" w:hAnsi="Fb Fontext"/>
            <w:rtl/>
          </w:rPr>
          <w:delText xml:space="preserve">אי </w:delText>
        </w:r>
      </w:del>
      <w:r w:rsidRPr="006F178A">
        <w:rPr>
          <w:rFonts w:ascii="Fb Fontext" w:hAnsi="Fb Fontext"/>
          <w:rtl/>
        </w:rPr>
        <w:t xml:space="preserve">בית המשתה או אבל </w:t>
      </w:r>
      <w:ins w:id="96327" w:author="קלוד" w:date="2026-10-11T13:11:34Z">
        <w:r>
          <w:rPr>
            <w:rFonts w:ascii="Fb Fontext" w:hAnsi="Fb Fontext"/>
            <w:rtl/>
          </w:rPr>
          <w:t xml:space="preserve">היה,</w:t>
        </w:r>
      </w:ins>
      <w:del w:id="96328" w:author="קלוד" w:date="2026-10-11T13:11:34Z">
        <w:r w:rsidRPr="006F178A">
          <w:rPr>
            <w:rFonts w:ascii="Fb Fontext" w:hAnsi="Fb Fontext"/>
            <w:rtl/>
          </w:rPr>
          <w:delText xml:space="preserve">הוא</w:delText>
        </w:r>
      </w:del>
      <w:r w:rsidRPr="006F178A">
        <w:rPr>
          <w:rFonts w:ascii="Fb Fontext" w:hAnsi="Fb Fontext"/>
          <w:rtl/>
        </w:rPr>
        <w:t xml:space="preserve"> </w:t>
      </w:r>
      <w:ins w:id="96325" w:author="קלוד" w:date="2026-10-11T13:11:34Z">
        <w:r>
          <w:rPr>
            <w:rFonts w:ascii="Fb Fontext" w:hAnsi="Fb Fontext"/>
            <w:rtl/>
          </w:rPr>
          <w:t xml:space="preserve">שטרודים,</w:t>
        </w:r>
      </w:ins>
      <w:del w:id="96326" w:author="קלוד" w:date="2026-10-11T13:11:34Z">
        <w:r w:rsidRPr="006F178A">
          <w:rPr>
            <w:rFonts w:ascii="Fb Fontext" w:hAnsi="Fb Fontext"/>
            <w:rtl/>
          </w:rPr>
          <w:delText xml:space="preserve">דטרידי</w:delText>
        </w:r>
      </w:del>
      <w:r w:rsidRPr="006F178A">
        <w:rPr>
          <w:rFonts w:ascii="Fb Fontext" w:hAnsi="Fb Fontext"/>
          <w:rtl/>
        </w:rPr>
        <w:t xml:space="preserve"> ולכן </w:t>
      </w:r>
      <w:ins w:id="96323" w:author="קלוד" w:date="2026-10-11T13:11:34Z">
        <w:r>
          <w:rPr>
            <w:rFonts w:ascii="Fb Fontext" w:hAnsi="Fb Fontext"/>
            <w:rtl/>
          </w:rPr>
          <w:t xml:space="preserve">התיר;</w:t>
        </w:r>
      </w:ins>
      <w:del w:id="96324" w:author="קלוד" w:date="2026-10-11T13:11:34Z">
        <w:r w:rsidRPr="006F178A">
          <w:rPr>
            <w:rFonts w:ascii="Fb Fontext" w:hAnsi="Fb Fontext"/>
            <w:rtl/>
          </w:rPr>
          <w:delText xml:space="preserve">התיר</w:delText>
        </w:r>
      </w:del>
      <w:r w:rsidRPr="006F178A">
        <w:rPr>
          <w:rFonts w:ascii="Fb Fontext" w:hAnsi="Fb Fontext"/>
          <w:rtl/>
        </w:rPr>
        <w:t xml:space="preserve"> </w:t>
      </w:r>
      <w:ins w:id="96321" w:author="קלוד" w:date="2026-10-11T13:11:34Z">
        <w:r>
          <w:rPr>
            <w:rFonts w:ascii="Fb Fontext" w:hAnsi="Fb Fontext"/>
            <w:rtl/>
          </w:rPr>
          <w:t xml:space="preserve">ומשמע</w:t>
        </w:r>
      </w:ins>
      <w:del w:id="96322" w:author="קלוד" w:date="2026-10-11T13:11:34Z">
        <w:r w:rsidRPr="006F178A">
          <w:rPr>
            <w:rFonts w:ascii="Fb Fontext" w:hAnsi="Fb Fontext"/>
            <w:rtl/>
          </w:rPr>
          <w:delText xml:space="preserve">ושמע</w:delText>
        </w:r>
      </w:del>
      <w:r w:rsidRPr="006F178A">
        <w:rPr>
          <w:rFonts w:ascii="Fb Fontext" w:hAnsi="Fb Fontext"/>
          <w:rtl/>
        </w:rPr>
        <w:t xml:space="preserve"> דוקא לדבר </w:t>
      </w:r>
      <w:ins w:id="96319" w:author="קלוד" w:date="2026-10-11T13:11:34Z">
        <w:r>
          <w:rPr>
            <w:rFonts w:ascii="Fb Fontext" w:hAnsi="Fb Fontext"/>
            <w:rtl/>
          </w:rPr>
          <w:t xml:space="preserve">מצווה,</w:t>
        </w:r>
      </w:ins>
      <w:del w:id="96320" w:author="קלוד" w:date="2026-10-11T13:11:34Z">
        <w:r w:rsidRPr="006F178A">
          <w:rPr>
            <w:rFonts w:ascii="Fb Fontext" w:hAnsi="Fb Fontext"/>
            <w:rtl/>
          </w:rPr>
          <w:delText xml:space="preserve">מצווה</w:delText>
        </w:r>
      </w:del>
      <w:r w:rsidRPr="006F178A">
        <w:rPr>
          <w:rFonts w:ascii="Fb Fontext" w:hAnsi="Fb Fontext"/>
          <w:rtl/>
        </w:rPr>
        <w:t xml:space="preserve"> ואל"ה</w:t>
      </w:r>
      <w:ins w:id="96317" w:author="קלוד" w:date="2026-10-11T13:11:34Z">
        <w:r>
          <w:rPr>
            <w:rFonts w:ascii="Fb Fontext" w:hAnsi="Fb Fontext"/>
            <w:rtl/>
          </w:rPr>
          <w:t xml:space="preserve"> - </w:t>
        </w:r>
      </w:ins>
      <w:del w:id="96318" w:author="קלוד" w:date="2026-10-11T13:11:34Z">
        <w:r w:rsidRPr="006F178A">
          <w:rPr>
            <w:rFonts w:ascii="Fb Fontext" w:hAnsi="Fb Fontext"/>
            <w:rtl/>
          </w:rPr>
          <w:delText xml:space="preserve"> </w:delText>
        </w:r>
      </w:del>
      <w:r w:rsidRPr="006F178A">
        <w:rPr>
          <w:rFonts w:ascii="Fb Fontext" w:hAnsi="Fb Fontext"/>
          <w:rtl/>
        </w:rPr>
        <w:t xml:space="preserve">קשר </w:t>
      </w:r>
      <w:ins w:id="96315" w:author="קלוד" w:date="2026-10-11T13:11:34Z">
        <w:r>
          <w:rPr>
            <w:rFonts w:ascii="Fb Fontext" w:hAnsi="Fb Fontext"/>
            <w:rtl/>
          </w:rPr>
          <w:t xml:space="preserve">כן,</w:t>
        </w:r>
      </w:ins>
      <w:del w:id="96316" w:author="קלוד" w:date="2026-10-11T13:11:34Z">
        <w:r w:rsidRPr="006F178A">
          <w:rPr>
            <w:rFonts w:ascii="Fb Fontext" w:hAnsi="Fb Fontext"/>
            <w:rtl/>
          </w:rPr>
          <w:delText xml:space="preserve">אין,</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קשר </w:t>
      </w:r>
      <w:r w:rsidRPr="006F178A">
        <w:rPr>
          <w:rFonts w:ascii="Fb Fontext" w:hAnsi="Fb Fontext"/>
          <w:rtl/>
        </w:rPr>
        <w:t xml:space="preserve">לא</w:t>
      </w:r>
      <w:r w:rsidRPr="006F178A">
        <w:rPr>
          <w:rFonts w:ascii="Fb Fontext" w:hAnsi="Fb Fontext"/>
          <w:rtl/>
        </w:rPr>
        <w:t xml:space="preserve">.</w:t>
      </w:r>
    </w:p>
    <w:p w:rsidR="00E9703F" w:rsidRDefault="00E9703F" w:rsidP="00E9703F">
      <w:pPr>
        <w:pStyle w:val="affffd"/>
        <w:spacing w:after="0"/>
        <w:rPr>
          <w:del w:id="90041" w:author="מנוע עיצוב" w:date="2026-10-11T12:09:26Z"/>
          <w:rFonts w:ascii="MS Mincho" w:hAnsi="MS Mincho"/>
          <w:bCs w:val="0"/>
          <w:rtl/>
        </w:rPr>
      </w:pPr>
      <w:del w:id="90040" w:author="מנוע עיצוב" w:date="2026-10-11T12:09:26Z">
        <w:r>
          <w:rPr>
            <w:rFonts w:ascii="MS Mincho" w:hAnsi="MS Mincho" w:hint="cs"/>
            <w:bCs w:val="0"/>
            <w:rtl/>
          </w:rPr>
          <w:delText xml:space="preserve"> ׻</w:delText>
        </w:r>
      </w:del>
    </w:p>
    <w:p w:rsidR="00E9703F" w:rsidRDefault="00E9703F" w:rsidP="00E9703F">
      <w:pPr>
        <w:pStyle w:val="affff1"/>
        <w:ind w:end="0"/>
        <w:rPr>
          <w:rStyle w:val="afffe"/>
          <w:b w:val="0"/>
          <w:bCs/>
          <w:rtl/>
        </w:rPr>
        <w:pPrChange w:id="20088" w:author="קלוד" w:date="2026-10-11T09:07:15Z">
          <w:pPr>
            <w:pStyle w:val="affff1"/>
            <w:rPr>
              <w:rStyle w:val="afffe"/>
              <w:b w:val="0"/>
              <w:bCs/>
              <w:rtl/>
            </w:rPr>
          </w:pPr>
        </w:pPrChange>
      </w:pPr>
      <w:ins w:id="9820" w:author="מספור קטעי משנה" w:date="2026-10-11T09:35:03Z">
        <w:r>
          <w:rPr>
            <w:rStyle w:val="MisparKeta"/>
          </w:rPr>
          <w:t xml:space="preserve">ב. </w:t>
        </w:r>
      </w:ins>
      <w:r w:rsidRPr="00146180">
        <w:rPr>
          <w:rStyle w:val="afffe"/>
          <w:rFonts w:hint="cs"/>
          <w:b w:val="0"/>
          <w:rtl/>
        </w:rPr>
        <w:t>קופה של עפר'</w:t>
      </w:r>
    </w:p>
    <w:p w:rsidR="00E9703F" w:rsidRPr="006F178A" w:rsidRDefault="00E9703F" w:rsidP="00E9703F">
      <w:pPr>
        <w:rPr>
          <w:rtl/>
        </w:rPr>
      </w:pPr>
      <w:r w:rsidRPr="006F178A">
        <w:rPr>
          <w:rFonts w:ascii="Fb Fontext" w:hAnsi="Fb Fontext"/>
          <w:rtl/>
        </w:rPr>
        <w:t xml:space="preserve">מכניסה ועושה בה כל צרכו ודווקא בייחד לה קרן זווית </w:t>
      </w:r>
      <w:r>
        <w:rPr>
          <w:rFonts w:ascii="Fb Fontext" w:hAnsi="Fb Fontext"/>
          <w:rtl/>
        </w:rPr>
        <w:t>ואפי'</w:t>
      </w:r>
      <w:r w:rsidRPr="006F178A">
        <w:rPr>
          <w:rFonts w:ascii="Fb Fontext" w:hAnsi="Fb Fontext"/>
          <w:rtl/>
        </w:rPr>
        <w:t xml:space="preserve"> לרבנן כיוון שאין שייך לעשות בה מעשה.</w:t>
      </w:r>
    </w:p>
    <w:p w:rsidR="00E9703F" w:rsidRDefault="00E9703F" w:rsidP="00E9703F">
      <w:pPr>
        <w:rPr>
          <w:rFonts w:ascii="Fb Fontext" w:hAnsi="Fb Fontext"/>
          <w:rtl/>
        </w:rPr>
      </w:pPr>
      <w:r w:rsidRPr="006F178A">
        <w:rPr>
          <w:rFonts w:ascii="Fb Fontext" w:hAnsi="Fb Fontext"/>
          <w:rtl/>
        </w:rPr>
        <w:t xml:space="preserve">• </w:t>
      </w:r>
      <w:r w:rsidRPr="006F178A">
        <w:rPr>
          <w:rStyle w:val="afffe"/>
          <w:rFonts w:ascii="Fb Fontext" w:hAnsi="Fb Fontext" w:hint="cs"/>
          <w:rtl/>
        </w:rPr>
        <w:t>בכל חפין את הכלים</w:t>
      </w:r>
      <w:r w:rsidRPr="006F178A">
        <w:rPr>
          <w:rFonts w:ascii="Fb Fontext" w:hAnsi="Fb Fontext" w:hint="cs"/>
          <w:rtl/>
        </w:rPr>
        <w:t xml:space="preserve"> חוץ מכלי כסף בגרתקון [עפר </w:t>
      </w:r>
      <w:ins w:id="96343" w:author="קלוד" w:date="2026-10-11T13:11:34Z">
        <w:r>
          <w:rPr>
            <w:rFonts w:ascii="Fb Fontext" w:hAnsi="Fb Fontext" w:hint="cs"/>
            <w:rtl/>
          </w:rPr>
          <w:t xml:space="preserve">חבית -</w:t>
        </w:r>
      </w:ins>
      <w:del w:id="96344" w:author="קלוד" w:date="2026-10-11T13:11:34Z">
        <w:r w:rsidRPr="006F178A">
          <w:rPr>
            <w:rFonts w:ascii="Fb Fontext" w:hAnsi="Fb Fontext" w:hint="cs"/>
            <w:rtl/>
          </w:rPr>
          <w:delText xml:space="preserve">חבית-</w:delText>
        </w:r>
      </w:del>
      <w:r w:rsidRPr="006F178A">
        <w:rPr>
          <w:rFonts w:ascii="Fb Fontext" w:hAnsi="Fb Fontext" w:hint="cs"/>
          <w:rtl/>
        </w:rPr>
        <w:t xml:space="preserve"> ממחק </w:t>
      </w:r>
      <w:ins w:id="96341" w:author="קלוד" w:date="2026-10-11T13:11:34Z">
        <w:r>
          <w:rPr>
            <w:rFonts w:ascii="Fb Fontext" w:hAnsi="Fb Fontext" w:hint="cs"/>
            <w:rtl/>
          </w:rPr>
          <w:t xml:space="preserve">שמגרר],</w:t>
        </w:r>
      </w:ins>
      <w:del w:id="96342" w:author="קלוד" w:date="2026-10-11T13:11:34Z">
        <w:r w:rsidRPr="006F178A">
          <w:rPr>
            <w:rFonts w:ascii="Fb Fontext" w:hAnsi="Fb Fontext" w:hint="cs"/>
            <w:rtl/>
          </w:rPr>
          <w:delText xml:space="preserve">דגריר]</w:delText>
        </w:r>
      </w:del>
      <w:r w:rsidRPr="006F178A">
        <w:rPr>
          <w:rFonts w:ascii="Fb Fontext" w:hAnsi="Fb Fontext" w:hint="cs"/>
          <w:rtl/>
        </w:rPr>
        <w:t xml:space="preserve"> הא נתר וחול </w:t>
      </w:r>
      <w:ins w:id="96339" w:author="קלוד" w:date="2026-10-11T13:11:34Z">
        <w:r>
          <w:rPr>
            <w:rFonts w:ascii="Fb Fontext" w:hAnsi="Fb Fontext" w:hint="cs"/>
            <w:rtl/>
          </w:rPr>
          <w:t xml:space="preserve">מותר.</w:t>
        </w:r>
      </w:ins>
      <w:del w:id="96340" w:author="קלוד" w:date="2026-10-11T13:11:34Z">
        <w:r w:rsidRPr="006F178A">
          <w:rPr>
            <w:rFonts w:ascii="Fb Fontext" w:hAnsi="Fb Fontext" w:hint="cs"/>
            <w:rtl/>
          </w:rPr>
          <w:delText xml:space="preserve">שרי</w:delText>
        </w:r>
      </w:del>
    </w:p>
    <w:p>
      <w:pPr>
        <w:pStyle w:val="afffff8"/>
        <w:rPr>
          <w:ins w:id="90953" w:author="קלוד" w:date="2026-10-11T12:33:55Z"/>
        </w:rPr>
      </w:pPr>
      <w:ins w:id="90954" w:author="קלוד" w:date="2026-10-11T12:33:55Z">
        <w:r>
          <w:rPr>
            <w:color w:val="7B3F00"/>
          </w:rPr>
          <w:t xml:space="preserve">החפין כלים בנתר וחול - משום ממחק</w:t>
        </w:r>
      </w:ins>
    </w:p>
    <w:p w:rsidR="00E9703F" w:rsidRPr="006F178A" w:rsidRDefault="00E9703F" w:rsidP="00E9703F">
      <w:pPr>
        <w:rPr>
          <w:rFonts w:ascii="Fb Fontext" w:hAnsi="Fb Fontext"/>
          <w:rtl/>
        </w:rPr>
      </w:pPr>
      <w:ins w:id="96347" w:author="קלוד" w:date="2026-10-11T13:11:34Z">
        <w:r>
          <w:rPr>
            <w:rFonts w:ascii="Fb Fontext" w:hAnsi="Fb Fontext"/>
            <w:rtl/>
          </w:rPr>
          <w:t xml:space="preserve">הוו"א: </w:t>
        </w:r>
        <w:r>
          <w:rPr>
            <w:rStyle w:val="afffffe"/>
            <w:rFonts w:ascii="Fb Fontext" w:hAnsi="Fb Fontext"/>
            <w:rtl/>
          </w:rPr>
          <w:t xml:space="preserve">נחלקו</w:t>
        </w:r>
      </w:ins>
      <w:del w:id="96348" w:author="קלוד" w:date="2026-10-11T13:11:34Z">
        <w:r w:rsidRPr="006F178A">
          <w:rPr>
            <w:rFonts w:ascii="Fb Fontext" w:hAnsi="Fb Fontext"/>
            <w:rtl/>
          </w:rPr>
          <w:tab/>
          <w:delText xml:space="preserve">הוו"א:</w:delText>
        </w:r>
      </w:del>
      <w:r w:rsidRPr="006F178A">
        <w:rPr>
          <w:rFonts w:ascii="Fb Fontext" w:hAnsi="Fb Fontext"/>
          <w:rtl/>
        </w:rPr>
        <w:tab/>
        <w:t xml:space="preserve"> </w:t>
      </w:r>
      <w:ins w:id="94667" w:author="מנוע מכני" w:date="2026-10-11T12:04:39Z">
        <w:r>
          <w:rPr>
            <w:rFonts w:ascii="Fb Fontext" w:hAnsi="Fb Fontext"/>
            <w:rtl/>
          </w:rPr>
          <w:t xml:space="preserve">אם </w:t>
        </w:r>
      </w:ins>
      <w:del w:id="94668" w:author="מנוע מכני" w:date="2026-10-11T12:04:39Z">
        <w:r w:rsidRPr="006F178A">
          <w:rPr>
            <w:rFonts w:ascii="Fb Fontext" w:hAnsi="Fb Fontext"/>
            <w:rtl/>
          </w:rPr>
          <w:tab/>
          <w:delText xml:space="preserve">אי </w:delText>
        </w:r>
      </w:del>
      <w:ins w:id="96345" w:author="קלוד" w:date="2026-10-11T13:11:34Z">
        <w:r>
          <w:rPr>
            <w:rFonts w:ascii="Fb Fontext" w:hAnsi="Fb Fontext"/>
            <w:rtl/>
          </w:rPr>
          <w:t xml:space="preserve">צריך</w:t>
        </w:r>
      </w:ins>
      <w:del w:id="96346" w:author="קלוד" w:date="2026-10-11T13:11:34Z">
        <w:r w:rsidRPr="006F178A">
          <w:rPr>
            <w:rFonts w:ascii="Fb Fontext" w:hAnsi="Fb Fontext"/>
            <w:rtl/>
          </w:rPr>
          <w:tab/>
          <w:delText xml:space="preserve">בעי'</w:delText>
        </w:r>
      </w:del>
      <w:r w:rsidRPr="006F178A">
        <w:rPr>
          <w:rFonts w:ascii="Fb Fontext" w:hAnsi="Fb Fontext"/>
          <w:rtl/>
        </w:rPr>
        <w:tab/>
        <w:t xml:space="preserve"> מעשה או </w:t>
      </w:r>
      <w:r w:rsidRPr="006F178A">
        <w:rPr>
          <w:rFonts w:ascii="Fb Fontext" w:hAnsi="Fb Fontext"/>
          <w:rtl/>
        </w:rPr>
        <w:tab/>
        <w:t xml:space="preserve">לא</w:t>
      </w:r>
      <w:r w:rsidRPr="006F178A">
        <w:rPr>
          <w:rFonts w:ascii="Fb Fontext" w:hAnsi="Fb Fontext"/>
          <w:rtl/>
        </w:rPr>
        <w:tab/>
        <w:t xml:space="preserve">.</w:t>
      </w:r>
    </w:p>
    <w:p w:rsidR="00E9703F" w:rsidRPr="004640F6" w:rsidRDefault="00E9703F" w:rsidP="00E9703F">
      <w:pPr>
        <w:rPr>
          <w:rFonts w:ascii="Fb Fontext" w:hAnsi="Fb Fontext"/>
          <w:spacing w:val="-2"/>
          <w:rtl/>
        </w:rPr>
      </w:pPr>
      <w:r w:rsidRPr="004640F6">
        <w:rPr>
          <w:rFonts w:ascii="Fb Fontext" w:hAnsi="Fb Fontext"/>
          <w:spacing w:val="-2"/>
          <w:rtl/>
        </w:rPr>
        <w:lastRenderedPageBreak/>
        <w:tab/>
        <w:t xml:space="preserve">אמצעיתא: </w:t>
      </w:r>
      <w:ins w:id="96365" w:author="קלוד" w:date="2026-10-11T13:11:34Z">
        <w:r>
          <w:rPr>
            <w:rStyle w:val="afffffe"/>
            <w:rFonts w:ascii="Fb Fontext" w:hAnsi="Fb Fontext"/>
            <w:spacing w:val="-2"/>
            <w:rtl/>
          </w:rPr>
          <w:t xml:space="preserve">האוסר</w:t>
        </w:r>
      </w:ins>
      <w:del w:id="96366" w:author="קלוד" w:date="2026-10-11T13:11:34Z">
        <w:r w:rsidRPr="004640F6">
          <w:rPr>
            <w:rStyle w:val="2fb"/>
            <w:rFonts w:ascii="Fb Fontext" w:hAnsi="Fb Fontext"/>
            <w:spacing w:val="-2"/>
            <w:rtl/>
          </w:rPr>
          <w:lastRenderedPageBreak/>
          <w:tab/>
          <w:delText xml:space="preserve">ר"י</w:delText>
        </w:r>
      </w:del>
      <w:r w:rsidRPr="004640F6">
        <w:rPr>
          <w:rFonts w:ascii="Fb Fontext" w:hAnsi="Fb Fontext"/>
          <w:spacing w:val="-2"/>
          <w:rtl/>
        </w:rPr>
        <w:lastRenderedPageBreak/>
        <w:tab/>
        <w:t xml:space="preserve"> </w:t>
      </w:r>
      <w:ins w:id="96363" w:author="קלוד" w:date="2026-10-11T13:11:34Z">
        <w:r>
          <w:rPr>
            <w:rFonts w:ascii="Fb Fontext" w:hAnsi="Fb Fontext"/>
            <w:spacing w:val="-2"/>
            <w:rtl/>
          </w:rPr>
          <w:t xml:space="preserve">כר"י שדבר</w:t>
        </w:r>
      </w:ins>
      <w:del w:id="96364" w:author="קלוד" w:date="2026-10-11T13:11:34Z">
        <w:r w:rsidRPr="004640F6">
          <w:rPr>
            <w:rFonts w:ascii="Fb Fontext" w:hAnsi="Fb Fontext"/>
            <w:spacing w:val="-2"/>
            <w:rtl/>
          </w:rPr>
          <w:lastRenderedPageBreak/>
          <w:tab/>
          <w:delText xml:space="preserve">דדבר</w:delText>
        </w:r>
      </w:del>
      <w:r w:rsidRPr="004640F6">
        <w:rPr>
          <w:rFonts w:ascii="Fb Fontext" w:hAnsi="Fb Fontext"/>
          <w:spacing w:val="-2"/>
          <w:rtl/>
        </w:rPr>
        <w:lastRenderedPageBreak/>
        <w:tab/>
        <w:t xml:space="preserve"> שאין </w:t>
      </w:r>
      <w:ins w:id="96361" w:author="קלוד" w:date="2026-10-11T13:11:34Z">
        <w:r>
          <w:rPr>
            <w:rFonts w:ascii="Fb Fontext" w:hAnsi="Fb Fontext"/>
            <w:spacing w:val="-2"/>
            <w:rtl/>
          </w:rPr>
          <w:t xml:space="preserve">מתכוין</w:t>
        </w:r>
      </w:ins>
      <w:del w:id="96362" w:author="קלוד" w:date="2026-10-11T13:11:34Z">
        <w:r w:rsidRPr="004640F6">
          <w:rPr>
            <w:rFonts w:ascii="Fb Fontext" w:hAnsi="Fb Fontext"/>
            <w:spacing w:val="-2"/>
            <w:rtl/>
          </w:rPr>
          <w:lastRenderedPageBreak/>
          <w:tab/>
          <w:delText xml:space="preserve">נתכוין</w:delText>
        </w:r>
      </w:del>
      <w:r w:rsidRPr="004640F6">
        <w:rPr>
          <w:rFonts w:ascii="Fb Fontext" w:hAnsi="Fb Fontext"/>
          <w:spacing w:val="-2"/>
          <w:rtl/>
        </w:rPr>
        <w:lastRenderedPageBreak/>
        <w:tab/>
        <w:t xml:space="preserve"> </w:t>
      </w:r>
      <w:ins w:id="96359" w:author="קלוד" w:date="2026-10-11T13:11:34Z">
        <w:r>
          <w:rPr>
            <w:rFonts w:ascii="Fb Fontext" w:hAnsi="Fb Fontext"/>
            <w:spacing w:val="-2"/>
            <w:rtl/>
          </w:rPr>
          <w:t xml:space="preserve">אסור,</w:t>
        </w:r>
      </w:ins>
      <w:del w:id="96360" w:author="קלוד" w:date="2026-10-11T13:11:34Z">
        <w:r w:rsidRPr="004640F6">
          <w:rPr>
            <w:rFonts w:ascii="Fb Fontext" w:hAnsi="Fb Fontext"/>
            <w:spacing w:val="-2"/>
            <w:rtl/>
          </w:rPr>
          <w:lastRenderedPageBreak/>
          <w:tab/>
          <w:delText xml:space="preserve">אסור</w:delText>
        </w:r>
      </w:del>
      <w:r w:rsidRPr="004640F6">
        <w:rPr>
          <w:rFonts w:ascii="Fb Fontext" w:hAnsi="Fb Fontext"/>
          <w:spacing w:val="-2"/>
          <w:rtl/>
        </w:rPr>
        <w:lastRenderedPageBreak/>
        <w:tab/>
        <w:t xml:space="preserve"> </w:t>
      </w:r>
      <w:ins w:id="96357" w:author="קלוד" w:date="2026-10-11T13:11:34Z">
        <w:r>
          <w:rPr>
            <w:rStyle w:val="afffffe"/>
            <w:rFonts w:ascii="Fb Fontext" w:hAnsi="Fb Fontext"/>
            <w:spacing w:val="-2"/>
            <w:rtl/>
          </w:rPr>
          <w:t xml:space="preserve">והמתיר</w:t>
        </w:r>
      </w:ins>
      <w:del w:id="96358" w:author="קלוד" w:date="2026-10-11T13:11:34Z">
        <w:r w:rsidRPr="004640F6">
          <w:rPr>
            <w:rStyle w:val="2fb"/>
            <w:rFonts w:ascii="Fb Fontext" w:hAnsi="Fb Fontext"/>
            <w:spacing w:val="-2"/>
            <w:rtl/>
          </w:rPr>
          <w:lastRenderedPageBreak/>
          <w:tab/>
          <w:delText xml:space="preserve">ור"ש</w:delText>
        </w:r>
      </w:del>
      <w:r w:rsidRPr="004640F6">
        <w:rPr>
          <w:rFonts w:ascii="Fb Fontext" w:hAnsi="Fb Fontext"/>
          <w:spacing w:val="-2"/>
          <w:rtl/>
        </w:rPr>
        <w:lastRenderedPageBreak/>
        <w:tab/>
        <w:t xml:space="preserve"> </w:t>
      </w:r>
      <w:ins w:id="96355" w:author="קלוד" w:date="2026-10-11T13:11:34Z">
        <w:r>
          <w:rPr>
            <w:rFonts w:ascii="Fb Fontext" w:hAnsi="Fb Fontext"/>
            <w:spacing w:val="-2"/>
            <w:rtl/>
          </w:rPr>
          <w:t xml:space="preserve">כר"ש</w:t>
        </w:r>
      </w:ins>
      <w:del w:id="96356" w:author="קלוד" w:date="2026-10-11T13:11:34Z">
        <w:r w:rsidRPr="004640F6">
          <w:rPr>
            <w:rFonts w:ascii="Fb Fontext" w:hAnsi="Fb Fontext"/>
            <w:spacing w:val="-2"/>
            <w:rtl/>
          </w:rPr>
          <w:lastRenderedPageBreak/>
          <w:tab/>
          <w:delText xml:space="preserve">שמותר</w:delText>
        </w:r>
      </w:del>
      <w:r w:rsidRPr="004640F6">
        <w:rPr>
          <w:rFonts w:ascii="Fb Fontext" w:hAnsi="Fb Fontext"/>
          <w:spacing w:val="-2"/>
          <w:rtl/>
        </w:rPr>
        <w:lastRenderedPageBreak/>
        <w:tab/>
        <w:t xml:space="preserve"> </w:t>
      </w:r>
      <w:ins w:id="96353" w:author="קלוד" w:date="2026-10-11T13:11:34Z">
        <w:r>
          <w:rPr>
            <w:rFonts w:ascii="Fb Fontext" w:hAnsi="Fb Fontext"/>
            <w:spacing w:val="-2"/>
            <w:rtl/>
          </w:rPr>
          <w:t xml:space="preserve">שמותר.</w:t>
        </w:r>
      </w:ins>
      <w:del w:id="96354" w:author="קלוד" w:date="2026-10-11T13:11:34Z">
        <w:r w:rsidRPr="004640F6">
          <w:rPr>
            <w:rFonts w:ascii="Fb Fontext" w:hAnsi="Fb Fontext"/>
            <w:spacing w:val="-2"/>
            <w:rtl/>
          </w:rPr>
          <w:lastRenderedPageBreak/>
          <w:tab/>
          <w:delText xml:space="preserve">קשה</w:delText>
        </w:r>
      </w:del>
      <w:r w:rsidRPr="004640F6">
        <w:rPr>
          <w:rFonts w:ascii="Fb Fontext" w:hAnsi="Fb Fontext"/>
          <w:spacing w:val="-2"/>
          <w:rtl/>
        </w:rPr>
        <w:lastRenderedPageBreak/>
        <w:tab/>
        <w:t xml:space="preserve"> </w:t>
      </w:r>
      <w:ins w:id="96351" w:author="קלוד" w:date="2026-10-11T13:11:34Z">
        <w:r>
          <w:rPr>
            <w:rFonts w:ascii="Fb Fontext" w:hAnsi="Fb Fontext"/>
            <w:spacing w:val="-2"/>
            <w:rtl/>
          </w:rPr>
          <w:t xml:space="preserve">וקשה, שהרי </w:t>
        </w:r>
        <w:r>
          <w:rPr>
            <w:rStyle w:val="afffffe"/>
            <w:rFonts w:ascii="Fb Fontext" w:hAnsi="Fb Fontext"/>
            <w:spacing w:val="-2"/>
            <w:rtl/>
          </w:rPr>
          <w:t xml:space="preserve">לר"ש</w:t>
        </w:r>
      </w:ins>
      <w:del w:id="96352" w:author="קלוד" w:date="2026-10-11T13:11:34Z">
        <w:r w:rsidRPr="004640F6">
          <w:rPr>
            <w:rFonts w:ascii="Fb Fontext" w:hAnsi="Fb Fontext"/>
            <w:spacing w:val="-2"/>
            <w:rtl/>
          </w:rPr>
          <w:lastRenderedPageBreak/>
          <w:tab/>
          <w:delText xml:space="preserve">דמשמע</w:delText>
        </w:r>
      </w:del>
      <w:r w:rsidRPr="004640F6">
        <w:rPr>
          <w:rFonts w:ascii="Fb Fontext" w:hAnsi="Fb Fontext"/>
          <w:spacing w:val="-2"/>
          <w:rtl/>
        </w:rPr>
        <w:lastRenderedPageBreak/>
        <w:tab/>
        <w:t xml:space="preserve"> נזיר </w:t>
      </w:r>
      <w:ins w:id="96349" w:author="קלוד" w:date="2026-10-11T13:11:34Z">
        <w:r>
          <w:rPr>
            <w:rFonts w:ascii="Fb Fontext" w:hAnsi="Fb Fontext"/>
            <w:spacing w:val="-2"/>
            <w:rtl/>
          </w:rPr>
          <w:t xml:space="preserve">חופף</w:t>
        </w:r>
      </w:ins>
      <w:del w:id="96350" w:author="קלוד" w:date="2026-10-11T13:11:34Z">
        <w:r w:rsidRPr="004640F6">
          <w:rPr>
            <w:rFonts w:ascii="Fb Fontext" w:hAnsi="Fb Fontext"/>
            <w:spacing w:val="-2"/>
            <w:rtl/>
          </w:rPr>
          <w:lastRenderedPageBreak/>
          <w:tab/>
          <w:delText xml:space="preserve">חופץ</w:delText>
        </w:r>
      </w:del>
      <w:r w:rsidRPr="004640F6">
        <w:rPr>
          <w:rFonts w:ascii="Fb Fontext" w:hAnsi="Fb Fontext"/>
          <w:spacing w:val="-2"/>
          <w:rtl/>
        </w:rPr>
        <w:lastRenderedPageBreak/>
        <w:tab/>
        <w:t xml:space="preserve"> ומפספס.</w:t>
      </w:r>
    </w:p>
    <w:p w:rsidR="00E9703F" w:rsidRDefault="00E9703F" w:rsidP="00E9703F">
      <w:pPr>
        <w:rPr>
          <w:rFonts w:ascii="Fb Fontext" w:hAnsi="Fb Fontext"/>
          <w:rtl/>
        </w:rPr>
      </w:pPr>
      <w:r w:rsidRPr="006F178A">
        <w:rPr>
          <w:rFonts w:ascii="Fb Fontext" w:hAnsi="Fb Fontext"/>
          <w:rtl/>
        </w:rPr>
        <w:tab/>
        <w:t xml:space="preserve">מסקנא: </w:t>
      </w:r>
      <w:ins w:id="92733" w:author="מנוע מכני" w:date="2026-10-11T12:04:39Z">
        <w:r>
          <w:rPr>
            <w:rFonts w:ascii="Fb Fontext" w:hAnsi="Fb Fontext"/>
            <w:rtl/>
          </w:rPr>
          <w:t xml:space="preserve">שני</w:t>
        </w:r>
      </w:ins>
      <w:del w:id="92734" w:author="מנוע מכני" w:date="2026-10-11T12:04:39Z">
        <w:r w:rsidRPr="006F178A">
          <w:rPr>
            <w:rFonts w:ascii="Fb Fontext" w:hAnsi="Fb Fontext"/>
            <w:rtl/>
          </w:rPr>
          <w:tab/>
          <w:delText xml:space="preserve">תרי</w:delText>
        </w:r>
      </w:del>
      <w:r w:rsidRPr="006F178A">
        <w:rPr>
          <w:rFonts w:ascii="Fb Fontext" w:hAnsi="Fb Fontext"/>
          <w:rtl/>
        </w:rPr>
        <w:tab/>
        <w:t xml:space="preserve"> </w:t>
      </w:r>
      <w:ins w:id="96379" w:author="קלוד" w:date="2026-10-11T13:11:34Z">
        <w:r>
          <w:rPr>
            <w:rFonts w:ascii="Fb Fontext" w:hAnsi="Fb Fontext"/>
            <w:rtl/>
          </w:rPr>
          <w:t xml:space="preserve">תנאים</w:t>
        </w:r>
      </w:ins>
      <w:del w:id="96380" w:author="קלוד" w:date="2026-10-11T13:11:34Z">
        <w:r w:rsidRPr="006F178A">
          <w:rPr>
            <w:rFonts w:ascii="Fb Fontext" w:hAnsi="Fb Fontext"/>
            <w:rtl/>
          </w:rPr>
          <w:tab/>
          <w:delText xml:space="preserve">תנאי</w:delText>
        </w:r>
      </w:del>
      <w:r w:rsidRPr="006F178A">
        <w:rPr>
          <w:rFonts w:ascii="Fb Fontext" w:hAnsi="Fb Fontext"/>
          <w:rtl/>
        </w:rPr>
        <w:tab/>
        <w:t xml:space="preserve"> </w:t>
      </w:r>
      <w:ins w:id="96377" w:author="קלוד" w:date="2026-10-11T13:11:34Z">
        <w:r>
          <w:rPr>
            <w:rFonts w:ascii="Fb Fontext" w:hAnsi="Fb Fontext"/>
            <w:rtl/>
          </w:rPr>
          <w:t xml:space="preserve">לשיטת</w:t>
        </w:r>
      </w:ins>
      <w:del w:id="96378" w:author="קלוד" w:date="2026-10-11T13:11:34Z">
        <w:r w:rsidRPr="006F178A">
          <w:rPr>
            <w:rFonts w:ascii="Fb Fontext" w:hAnsi="Fb Fontext"/>
            <w:rtl/>
          </w:rPr>
          <w:tab/>
          <w:delText xml:space="preserve">אליבא</w:delText>
        </w:r>
      </w:del>
      <w:r w:rsidRPr="006F178A">
        <w:rPr>
          <w:rFonts w:ascii="Fb Fontext" w:hAnsi="Fb Fontext"/>
          <w:rtl/>
        </w:rPr>
        <w:tab/>
        <w:t xml:space="preserve"> </w:t>
      </w:r>
      <w:ins w:id="96375" w:author="קלוד" w:date="2026-10-11T13:11:34Z">
        <w:r>
          <w:rPr>
            <w:rStyle w:val="2fb"/>
            <w:rFonts w:ascii="Fb Fontext" w:hAnsi="Fb Fontext"/>
            <w:rtl/>
          </w:rPr>
          <w:t xml:space="preserve">ר"י,</w:t>
        </w:r>
      </w:ins>
      <w:del w:id="96376" w:author="קלוד" w:date="2026-10-11T13:11:34Z">
        <w:r w:rsidRPr="006F178A">
          <w:rPr>
            <w:rStyle w:val="2fb"/>
            <w:rFonts w:ascii="Fb Fontext" w:hAnsi="Fb Fontext"/>
            <w:rtl/>
          </w:rPr>
          <w:tab/>
          <w:delText xml:space="preserve">דר"י</w:delText>
        </w:r>
      </w:del>
      <w:r w:rsidRPr="006F178A">
        <w:rPr>
          <w:rFonts w:ascii="Fb Fontext" w:hAnsi="Fb Fontext"/>
          <w:rtl/>
        </w:rPr>
        <w:tab/>
        <w:t xml:space="preserve"> </w:t>
      </w:r>
      <w:ins w:id="91149" w:author="מנוע מכני" w:date="2026-10-11T12:04:39Z">
        <w:ins w:id="96373" w:author="קלוד" w:date="2026-10-11T13:11:34Z">
          <w:r>
            <w:rPr>
              <w:rFonts w:ascii="Fb Fontext" w:hAnsi="Fb Fontext"/>
              <w:b/>
              <w:bCs/>
              <w:rtl/>
            </w:rPr>
            <w:t xml:space="preserve">ונחלקו</w:t>
          </w:r>
        </w:ins>
        <w:del w:id="96374" w:author="קלוד" w:date="2026-10-11T13:11:34Z">
          <w:r>
            <w:rPr>
              <w:rFonts w:ascii="Fb Fontext" w:hAnsi="Fb Fontext"/>
              <w:b/>
              <w:bCs/>
              <w:rtl/>
            </w:rPr>
            <w:delText xml:space="preserve">וחלקו</w:delText>
          </w:r>
        </w:del>
      </w:ins>
      <w:del w:id="91150" w:author="מנוע מכני" w:date="2026-10-11T12:04:39Z">
        <w:r w:rsidRPr="00E6185C">
          <w:rPr>
            <w:rFonts w:ascii="Fb Fontext" w:hAnsi="Fb Fontext"/>
            <w:b/>
            <w:bCs/>
            <w:rtl/>
          </w:rPr>
          <w:delText xml:space="preserve">ופליגי</w:delText>
        </w:r>
      </w:del>
      <w:r w:rsidRPr="006F178A">
        <w:rPr>
          <w:rFonts w:ascii="Fb Fontext" w:hAnsi="Fb Fontext"/>
          <w:rtl/>
        </w:rPr>
        <w:t xml:space="preserve"> </w:t>
      </w:r>
      <w:ins w:id="94669" w:author="מנוע מכני" w:date="2026-10-11T12:04:39Z">
        <w:r>
          <w:rPr>
            <w:rFonts w:ascii="Fb Fontext" w:hAnsi="Fb Fontext"/>
            <w:rtl/>
          </w:rPr>
          <w:t xml:space="preserve">אם </w:t>
        </w:r>
      </w:ins>
      <w:del w:id="94670" w:author="מנוע מכני" w:date="2026-10-11T12:04:39Z">
        <w:r w:rsidRPr="006F178A">
          <w:rPr>
            <w:rFonts w:ascii="Fb Fontext" w:hAnsi="Fb Fontext"/>
            <w:rtl/>
          </w:rPr>
          <w:delText xml:space="preserve">אי </w:delText>
        </w:r>
      </w:del>
      <w:ins w:id="96371" w:author="קלוד" w:date="2026-10-11T13:11:34Z">
        <w:r>
          <w:rPr>
            <w:rFonts w:ascii="Fb Fontext" w:hAnsi="Fb Fontext"/>
            <w:rtl/>
          </w:rPr>
          <w:t xml:space="preserve">נתר</w:t>
        </w:r>
      </w:ins>
      <w:del w:id="96372" w:author="קלוד" w:date="2026-10-11T13:11:34Z">
        <w:r w:rsidRPr="006F178A">
          <w:rPr>
            <w:rFonts w:ascii="Fb Fontext" w:hAnsi="Fb Fontext"/>
            <w:rtl/>
          </w:rPr>
          <w:delText xml:space="preserve">גריר בנתר</w:delText>
        </w:r>
      </w:del>
      <w:r w:rsidRPr="006F178A">
        <w:rPr>
          <w:rFonts w:ascii="Fb Fontext" w:hAnsi="Fb Fontext"/>
          <w:rtl/>
        </w:rPr>
        <w:t xml:space="preserve"> </w:t>
      </w:r>
      <w:ins w:id="96369" w:author="קלוד" w:date="2026-10-11T13:11:34Z">
        <w:r>
          <w:rPr>
            <w:rFonts w:ascii="Fb Fontext" w:hAnsi="Fb Fontext"/>
            <w:rtl/>
          </w:rPr>
          <w:t xml:space="preserve">וחול מגררים</w:t>
        </w:r>
      </w:ins>
      <w:del w:id="96370" w:author="קלוד" w:date="2026-10-11T13:11:34Z">
        <w:r w:rsidRPr="006F178A">
          <w:rPr>
            <w:rFonts w:ascii="Fb Fontext" w:hAnsi="Fb Fontext"/>
            <w:rtl/>
          </w:rPr>
          <w:delText xml:space="preserve">וחול</w:delText>
        </w:r>
      </w:del>
      <w:r w:rsidRPr="006F178A">
        <w:rPr>
          <w:rFonts w:ascii="Fb Fontext" w:hAnsi="Fb Fontext"/>
          <w:rtl/>
        </w:rPr>
        <w:t xml:space="preserve"> </w:t>
      </w:r>
      <w:ins w:id="94671" w:author="מנוע מכני" w:date="2026-10-11T12:04:39Z">
        <w:r>
          <w:rPr>
            <w:rFonts w:ascii="Fb Fontext" w:hAnsi="Fb Fontext"/>
            <w:rtl/>
          </w:rPr>
          <w:t xml:space="preserve">אם </w:t>
        </w:r>
      </w:ins>
      <w:del w:id="94672" w:author="מנוע מכני" w:date="2026-10-11T12:04:39Z">
        <w:r w:rsidRPr="006F178A">
          <w:rPr>
            <w:rFonts w:ascii="Fb Fontext" w:hAnsi="Fb Fontext"/>
            <w:rtl/>
          </w:rPr>
          <w:delText xml:space="preserve">אי </w:delText>
        </w:r>
      </w:del>
      <w:r w:rsidRPr="006F178A">
        <w:rPr>
          <w:rFonts w:ascii="Fb Fontext" w:hAnsi="Fb Fontext"/>
          <w:rtl/>
        </w:rPr>
        <w:t xml:space="preserve">לא</w:t>
      </w:r>
      <w:r w:rsidRPr="006F178A">
        <w:rPr>
          <w:rFonts w:ascii="Fb Fontext" w:hAnsi="Fb Fontext"/>
          <w:rtl/>
        </w:rPr>
        <w:t xml:space="preserve"> [ואין משום </w:t>
      </w:r>
      <w:ins w:id="96367" w:author="קלוד" w:date="2026-10-11T13:11:34Z">
        <w:r>
          <w:rPr>
            <w:rFonts w:ascii="Fb Fontext" w:hAnsi="Fb Fontext"/>
            <w:rtl/>
          </w:rPr>
          <w:t xml:space="preserve">ממחק].</w:t>
        </w:r>
      </w:ins>
      <w:del w:id="96368" w:author="קלוד" w:date="2026-10-11T13:11:34Z">
        <w:r w:rsidRPr="006F178A">
          <w:rPr>
            <w:rFonts w:ascii="Fb Fontext" w:hAnsi="Fb Fontext"/>
            <w:rtl/>
          </w:rPr>
          <w:delText xml:space="preserve">ממחק]</w:delText>
        </w:r>
      </w:del>
    </w:p>
    <w:p w:rsidR="00E9703F" w:rsidRPr="006F178A" w:rsidRDefault="00E9703F" w:rsidP="00E9703F">
      <w:pPr>
        <w:rPr>
          <w:rFonts w:ascii="Fb Fontext" w:hAnsi="Fb Fontext"/>
          <w:rtl/>
        </w:rPr>
      </w:pPr>
      <w:r w:rsidRPr="006F178A">
        <w:rPr>
          <w:rFonts w:ascii="Fb Fontext" w:hAnsi="Fb Fontext"/>
          <w:rtl/>
        </w:rPr>
        <w:t xml:space="preserve">• </w:t>
      </w:r>
      <w:r w:rsidRPr="006F178A">
        <w:rPr>
          <w:rStyle w:val="afffe"/>
          <w:rFonts w:ascii="Fb Fontext" w:hAnsi="Fb Fontext" w:hint="cs"/>
          <w:rtl/>
        </w:rPr>
        <w:t>סיפא דברייתא דאפשר לרחוץ</w:t>
      </w:r>
      <w:r w:rsidRPr="006F178A">
        <w:rPr>
          <w:rFonts w:ascii="Fb Fontext" w:hAnsi="Fb Fontext" w:hint="cs"/>
          <w:rtl/>
        </w:rPr>
        <w:t xml:space="preserve"> </w:t>
      </w:r>
      <w:r w:rsidRPr="006F178A">
        <w:rPr>
          <w:rStyle w:val="2fb"/>
          <w:rFonts w:ascii="Fb Fontext" w:hAnsi="Fb Fontext" w:hint="cs"/>
          <w:rtl/>
        </w:rPr>
        <w:t xml:space="preserve">לר</w:t>
      </w:r>
      <w:r w:rsidRPr="006F178A">
        <w:rPr>
          <w:rStyle w:val="2fb"/>
          <w:rFonts w:ascii="Fb Fontext" w:hAnsi="Fb Fontext"/>
          <w:rtl/>
        </w:rPr>
        <w:t>"</w:t>
      </w:r>
      <w:r w:rsidRPr="006F178A">
        <w:rPr>
          <w:rStyle w:val="2fb"/>
          <w:rFonts w:ascii="Fb Fontext" w:hAnsi="Fb Fontext" w:hint="cs"/>
          <w:rtl/>
        </w:rPr>
        <w:t xml:space="preserve">י</w:t>
      </w:r>
      <w:r w:rsidRPr="006F178A">
        <w:rPr>
          <w:rFonts w:ascii="Fb Fontext" w:hAnsi="Fb Fontext" w:hint="cs"/>
          <w:rtl/>
        </w:rPr>
        <w:t xml:space="preserve"> - </w:t>
      </w:r>
      <w:r w:rsidRPr="006F178A">
        <w:rPr>
          <w:rFonts w:ascii="Fb Fontext" w:hAnsi="Fb Fontext"/>
          <w:rtl/>
        </w:rPr>
        <w:t>קטן, אשה, סריס.</w:t>
      </w:r>
    </w:p>
    <w:p w:rsidR="00E9703F" w:rsidRPr="006061D7" w:rsidRDefault="00E9703F" w:rsidP="00E9703F">
      <w:pPr>
        <w:rPr>
          <w:rtl/>
        </w:rPr>
      </w:pPr>
      <w:r w:rsidRPr="006061D7">
        <w:rPr>
          <w:rtl/>
        </w:rPr>
        <w:t>• עפר לבינתא</w:t>
      </w:r>
      <w:r w:rsidRPr="006061D7">
        <w:rPr>
          <w:rFonts w:hint="cs"/>
          <w:rtl/>
        </w:rPr>
        <w:t xml:space="preserve"> </w:t>
      </w:r>
      <w:r w:rsidRPr="006061D7">
        <w:rPr>
          <w:rtl/>
        </w:rPr>
        <w:t>כוספא דיסמין</w:t>
      </w:r>
      <w:r w:rsidRPr="006061D7">
        <w:rPr>
          <w:rFonts w:hint="cs"/>
          <w:rtl/>
        </w:rPr>
        <w:t>,</w:t>
      </w:r>
      <w:r w:rsidRPr="006061D7">
        <w:rPr>
          <w:rtl/>
        </w:rPr>
        <w:t xml:space="preserve"> עפר פלפלי</w:t>
      </w:r>
      <w:r w:rsidRPr="006061D7">
        <w:rPr>
          <w:rFonts w:hint="cs"/>
          <w:rtl/>
        </w:rPr>
        <w:t>,</w:t>
      </w:r>
      <w:r w:rsidRPr="006061D7">
        <w:rPr>
          <w:rtl/>
        </w:rPr>
        <w:t xml:space="preserve"> ברדא [תילתא אהלא אסא סיגלי] </w:t>
      </w:r>
      <w:r w:rsidRPr="006061D7">
        <w:rPr>
          <w:rFonts w:hint="cs"/>
          <w:rtl/>
        </w:rPr>
        <w:t>מותר לרחוץ פניו ש</w:t>
      </w:r>
      <w:r w:rsidRPr="006061D7">
        <w:rPr>
          <w:rtl/>
        </w:rPr>
        <w:t>ודאי יתלוש</w:t>
      </w:r>
    </w:p>
    <w:p w:rsidR="00E9703F" w:rsidRPr="006F178A" w:rsidRDefault="00E9703F" w:rsidP="00E9703F">
      <w:pPr>
        <w:rPr>
          <w:rtl/>
        </w:rPr>
      </w:pPr>
      <w:r w:rsidRPr="006F178A">
        <w:rPr>
          <w:rFonts w:ascii="Fb Fontext" w:hAnsi="Fb Fontext"/>
          <w:rtl/>
        </w:rPr>
        <w:t xml:space="preserve">• </w:t>
      </w:r>
      <w:r w:rsidRPr="006F178A">
        <w:rPr>
          <w:rStyle w:val="afffe"/>
          <w:rFonts w:ascii="Fb Fontext" w:hAnsi="Fb Fontext" w:hint="cs"/>
          <w:rtl/>
        </w:rPr>
        <w:t>פציעת זיתים בחול</w:t>
      </w:r>
      <w:r w:rsidRPr="006F178A">
        <w:rPr>
          <w:rFonts w:ascii="Fb Fontext" w:hAnsi="Fb Fontext" w:hint="cs"/>
          <w:rtl/>
        </w:rPr>
        <w:t xml:space="preserve"> </w:t>
      </w:r>
      <w:r w:rsidRPr="006F178A">
        <w:rPr>
          <w:rFonts w:ascii="Fb Fontext" w:hAnsi="Fb Fontext"/>
          <w:rtl/>
        </w:rPr>
        <w:t>אסורה דמאוסה בשונה מפת דעושה אדם כל מלאכתו בפת.</w:t>
      </w:r>
    </w:p>
    <w:p w:rsidR="00E9703F" w:rsidRPr="006F178A" w:rsidRDefault="00E9703F" w:rsidP="00E9703F">
      <w:pPr>
        <w:rPr>
          <w:rtl/>
        </w:rPr>
      </w:pPr>
      <w:r w:rsidRPr="006F178A">
        <w:rPr>
          <w:rtl/>
        </w:rPr>
        <w:t xml:space="preserve">• </w:t>
      </w:r>
      <w:r w:rsidRPr="006F178A">
        <w:rPr>
          <w:rStyle w:val="afffe"/>
          <w:rFonts w:ascii="Fb Fontext" w:hAnsi="Fb Fontext"/>
          <w:rtl/>
        </w:rPr>
        <w:t>להתייפות</w:t>
      </w:r>
      <w:r w:rsidRPr="006F178A">
        <w:rPr>
          <w:rtl/>
        </w:rPr>
        <w:t xml:space="preserve">: </w:t>
      </w:r>
      <w:r w:rsidRPr="006F178A">
        <w:rPr>
          <w:rStyle w:val="2fb"/>
          <w:rtl/>
        </w:rPr>
        <w:t xml:space="preserve">למ"ז</w:t>
      </w:r>
      <w:r w:rsidRPr="006F178A">
        <w:rPr>
          <w:rtl/>
        </w:rPr>
        <w:t xml:space="preserve">- לצערו מותר אבל ליפות אסור.</w:t>
      </w:r>
    </w:p>
    <w:p>
      <w:pPr>
        <w:pStyle w:val="38"/>
        <w:rPr>
          <w:ins w:id="97514" w:author="מנוע מכני" w:date="2026-10-11T12:04:39Z"/>
        </w:rPr>
      </w:pPr>
      <w:r w:rsidRPr="006F178A">
        <w:tab/>
      </w:r>
      <w:r w:rsidRPr="006F178A">
        <w:t>ר</w:t>
      </w:r>
      <w:r w:rsidRPr="006F178A">
        <w:t>"</w:t>
      </w:r>
      <w:r w:rsidRPr="006F178A">
        <w:t>ש</w:t>
      </w:r>
      <w:r w:rsidRPr="006F178A">
        <w:t xml:space="preserve"> ועוד:</w:t>
      </w:r>
    </w:p>
    <w:p w:rsidR="00E9703F" w:rsidRPr="009C3FED" w:rsidRDefault="00E9703F" w:rsidP="00EC29A2">
      <w:pPr>
        <w:rPr>
          <w:rStyle w:val="afffff0"/>
          <w:rtl/>
        </w:rPr>
      </w:pPr>
      <w:del w:id="97515" w:author="מנוע מכני" w:date="2026-10-11T12:04:39Z">
        <w:r w:rsidRPr="006F178A">
          <w:rPr>
            <w:rtl/>
          </w:rPr>
          <w:delText xml:space="preserve"> </w:delText>
        </w:r>
      </w:del>
      <w:ins w:id="95175" w:author="מנוע מכני" w:date="2026-10-11T12:04:39Z">
        <w:r>
          <w:rPr>
            <w:rtl/>
          </w:rPr>
          <w:t xml:space="preserve">סבר</w:t>
        </w:r>
      </w:ins>
      <w:del w:id="95176" w:author="מנוע מכני" w:date="2026-10-11T12:04:39Z">
        <w:r w:rsidRPr="006F178A">
          <w:rPr>
            <w:rtl/>
          </w:rPr>
          <w:delText xml:space="preserve">ס"ל</w:delText>
        </w:r>
      </w:del>
      <w:r w:rsidRPr="006F178A">
        <w:rPr>
          <w:rtl/>
        </w:rPr>
        <w:t xml:space="preserve"> דרוחץ אדם פניו ידיו ורגליו בכל יום בשביל קונו </w:t>
      </w:r>
      <w:r>
        <w:rPr>
          <w:rtl/>
        </w:rPr>
        <w:t>שנא'</w:t>
      </w:r>
      <w:r w:rsidRPr="006F178A">
        <w:rPr>
          <w:rtl/>
        </w:rPr>
        <w:t xml:space="preserve"> </w:t>
      </w:r>
      <w:r w:rsidRPr="009C3FED">
        <w:rPr>
          <w:rStyle w:val="afffff0"/>
          <w:rFonts w:hint="cs"/>
          <w:rtl/>
        </w:rPr>
        <w:t>'</w:t>
      </w:r>
      <w:r w:rsidRPr="009C3FED">
        <w:rPr>
          <w:rStyle w:val="afffff0"/>
          <w:rtl/>
        </w:rPr>
        <w:t xml:space="preserve">כל פועל ה</w:t>
      </w:r>
      <w:r w:rsidRPr="009C3FED">
        <w:rPr>
          <w:rStyle w:val="afffff0"/>
          <w:rtl/>
        </w:rPr>
        <w:t xml:space="preserve">' למענהו</w:t>
      </w:r>
      <w:r w:rsidRPr="009C3FED">
        <w:rPr>
          <w:rStyle w:val="afffff0"/>
          <w:rFonts w:hint="cs"/>
          <w:rtl/>
        </w:rPr>
        <w:t>'</w:t>
      </w:r>
      <w:r w:rsidRPr="009C3FED">
        <w:rPr>
          <w:rStyle w:val="afffff0"/>
          <w:rtl/>
        </w:rPr>
        <w:t>.</w:t>
      </w:r>
    </w:p>
    <w:p w:rsidR="00E9703F" w:rsidRDefault="00E9703F" w:rsidP="00E9703F">
      <w:pPr>
        <w:rPr>
          <w:rtl/>
        </w:rPr>
      </w:pPr>
      <w:r w:rsidRPr="006F178A">
        <w:rPr>
          <w:rtl/>
        </w:rPr>
        <w:t xml:space="preserve">• </w:t>
      </w:r>
      <w:r w:rsidRPr="006F178A">
        <w:rPr>
          <w:rStyle w:val="afffe"/>
          <w:rFonts w:ascii="Fb Fontext" w:hAnsi="Fb Fontext"/>
          <w:rtl/>
        </w:rPr>
        <w:t xml:space="preserve">פלוגתת </w:t>
      </w:r>
      <w:r w:rsidRPr="006F178A">
        <w:rPr>
          <w:rStyle w:val="2fb"/>
          <w:rFonts w:ascii="Fb Fontext" w:hAnsi="Fb Fontext"/>
          <w:rtl/>
        </w:rPr>
        <w:t xml:space="preserve">רב</w:t>
      </w:r>
      <w:r w:rsidRPr="006F178A">
        <w:rPr>
          <w:rStyle w:val="afffe"/>
          <w:rFonts w:ascii="Fb Fontext" w:hAnsi="Fb Fontext"/>
          <w:rtl/>
        </w:rPr>
        <w:t xml:space="preserve"> וחכמים בנתקלקלה גומא </w:t>
      </w:r>
      <w:r w:rsidRPr="006F178A">
        <w:rPr>
          <w:rtl/>
        </w:rPr>
        <w:t xml:space="preserve">אם מותר להחזיר אם חוששין לנתקלקלה או </w:t>
      </w:r>
      <w:r w:rsidRPr="006F178A">
        <w:rPr>
          <w:rtl/>
        </w:rPr>
        <w:t xml:space="preserve">לא</w:t>
      </w:r>
      <w:r w:rsidRPr="006F178A">
        <w:rPr>
          <w:rtl/>
        </w:rPr>
        <w:t xml:space="preserve">,</w:t>
      </w:r>
    </w:p>
    <w:p w:rsidR="00E9703F" w:rsidRPr="009757B9" w:rsidRDefault="00E9703F" w:rsidP="00E9703F">
      <w:pPr>
        <w:rPr>
          <w:rFonts w:cs="Guttman Vilna"/>
          <w:b/>
          <w:bCs/>
          <w:rtl/>
        </w:rPr>
      </w:pPr>
      <w:r w:rsidRPr="006F178A">
        <w:rPr>
          <w:rtl/>
        </w:rPr>
        <w:tab/>
      </w:r>
      <w:r w:rsidRPr="006F178A">
        <w:rPr>
          <w:rtl/>
        </w:rPr>
        <w:tab/>
      </w:r>
      <w:r w:rsidRPr="006F178A">
        <w:rPr>
          <w:rtl/>
        </w:rPr>
        <w:tab/>
      </w:r>
      <w:r w:rsidRPr="006F178A">
        <w:rPr>
          <w:rtl/>
        </w:rPr>
        <w:tab/>
      </w:r>
      <w:r w:rsidRPr="006F178A">
        <w:rPr>
          <w:rtl/>
        </w:rPr>
        <w:tab/>
      </w:r>
      <w:del w:id="90118" w:author="מנוע מכני" w:date="2026-10-11T12:04:39Z">
        <w:r>
          <w:rPr>
            <w:rFonts w:hint="cs"/>
            <w:rtl/>
          </w:rPr>
          <w:delText xml:space="preserve">  </w:delText>
        </w:r>
        <w:r w:rsidRPr="006F178A">
          <w:rPr>
            <w:rFonts w:hint="cs"/>
            <w:rtl/>
          </w:rPr>
          <w:delText xml:space="preserve"> </w:delText>
        </w:r>
      </w:del>
      <w:r w:rsidRPr="006F178A">
        <w:rPr>
          <w:rtl/>
        </w:rPr>
        <w:t>אבל ודאי דאם נתקלקלה שאסור.</w:t>
      </w:r>
    </w:p>
    <w:p w:rsidR="00E9703F" w:rsidRPr="006F178A" w:rsidRDefault="00E9703F" w:rsidP="00E9703F">
      <w:pPr>
        <w:rPr>
          <w:rtl/>
        </w:rPr>
      </w:pPr>
      <w:r w:rsidRPr="006F178A">
        <w:rPr>
          <w:rStyle w:val="afffe"/>
          <w:rFonts w:ascii="Fb Fontext" w:hAnsi="Fb Fontext"/>
          <w:rtl/>
        </w:rPr>
        <w:t>סליקותא</w:t>
      </w:r>
      <w:r w:rsidRPr="006F178A">
        <w:rPr>
          <w:rtl/>
        </w:rPr>
        <w:t xml:space="preserve"> [ריח טוב למקום עפר], וסכינא [בין שורות הלבנים, ובקנים]</w:t>
      </w:r>
      <w:r w:rsidRPr="006F178A">
        <w:rPr>
          <w:rFonts w:hint="cs"/>
          <w:rtl/>
        </w:rPr>
        <w:t xml:space="preserve"> [</w:t>
      </w:r>
      <w:r w:rsidRPr="006F178A">
        <w:rPr>
          <w:rtl/>
        </w:rPr>
        <w:t>מצד ממחק]</w:t>
      </w:r>
    </w:p>
    <w:p w:rsidR="00E9703F" w:rsidRPr="006F178A" w:rsidRDefault="00E9703F" w:rsidP="00E9703F">
      <w:pPr>
        <w:rPr>
          <w:rtl/>
        </w:rPr>
      </w:pPr>
      <w:r w:rsidRPr="006F178A">
        <w:rPr>
          <w:rFonts w:ascii="Fb Fontext" w:hAnsi="Fb Fontext"/>
          <w:sz w:val="20"/>
          <w:rtl/>
        </w:rPr>
        <w:t xml:space="preserve">תלוי דדווקא בעשה כן </w:t>
      </w:r>
      <w:r w:rsidRPr="006F178A">
        <w:rPr>
          <w:rStyle w:val="2fb"/>
          <w:rFonts w:ascii="Fb Fontext" w:hAnsi="Fb Fontext"/>
          <w:sz w:val="20"/>
          <w:rtl/>
        </w:rPr>
        <w:t xml:space="preserve">בער"ש</w:t>
      </w:r>
      <w:r w:rsidRPr="006F178A">
        <w:rPr>
          <w:rFonts w:ascii="Fb Fontext" w:hAnsi="Fb Fontext"/>
          <w:sz w:val="20"/>
          <w:rtl/>
        </w:rPr>
        <w:t xml:space="preserve"> מותר ובסכין למקום קנים </w:t>
      </w:r>
      <w:r w:rsidRPr="006F178A">
        <w:rPr>
          <w:rStyle w:val="2fb"/>
          <w:rFonts w:ascii="Fb Fontext" w:hAnsi="Fb Fontext"/>
          <w:sz w:val="20"/>
          <w:rtl/>
        </w:rPr>
        <w:t xml:space="preserve">רב אשי</w:t>
      </w:r>
      <w:r w:rsidRPr="006F178A">
        <w:rPr>
          <w:rFonts w:ascii="Fb Fontext" w:hAnsi="Fb Fontext"/>
          <w:sz w:val="20"/>
          <w:rtl/>
        </w:rPr>
        <w:t xml:space="preserve"> ס'ל </w:t>
      </w:r>
      <w:ins w:id="95959" w:author="מנוע מכני" w:date="2026-10-11T12:04:39Z">
        <w:r>
          <w:rPr>
            <w:rFonts w:ascii="Fb Fontext" w:hAnsi="Fb Fontext"/>
            <w:sz w:val="20"/>
            <w:rtl/>
          </w:rPr>
          <w:t xml:space="preserve">דיפה</w:t>
        </w:r>
      </w:ins>
      <w:del w:id="95960" w:author="מנוע מכני" w:date="2026-10-11T12:04:39Z">
        <w:r w:rsidRPr="006F178A">
          <w:rPr>
            <w:rFonts w:ascii="Fb Fontext" w:hAnsi="Fb Fontext"/>
            <w:sz w:val="20"/>
            <w:rtl/>
          </w:rPr>
          <w:delText xml:space="preserve">דשפיר</w:delText>
        </w:r>
      </w:del>
      <w:r w:rsidRPr="006F178A">
        <w:rPr>
          <w:rFonts w:ascii="Fb Fontext" w:hAnsi="Fb Fontext"/>
          <w:sz w:val="20"/>
          <w:rtl/>
        </w:rPr>
        <w:t xml:space="preserve"> דמי.</w:t>
      </w:r>
    </w:p>
    <w:p w:rsidR="00E9703F" w:rsidRPr="006F178A" w:rsidRDefault="00E9703F" w:rsidP="00E9703F">
      <w:pPr>
        <w:rPr>
          <w:rtl/>
        </w:rPr>
      </w:pPr>
      <w:r w:rsidRPr="006F178A">
        <w:rPr>
          <w:rFonts w:ascii="Fb Fontext" w:hAnsi="Fb Fontext"/>
          <w:rtl/>
        </w:rPr>
        <w:t xml:space="preserve">ועל כל אלו הקשו </w:t>
      </w:r>
      <w:ins w:id="96383" w:author="קלוד" w:date="2026-10-11T13:11:34Z">
        <w:r>
          <w:rPr>
            <w:rFonts w:ascii="Fb Fontext" w:hAnsi="Fb Fontext"/>
            <w:rtl/>
          </w:rPr>
          <w:t xml:space="preserve">ממה</w:t>
        </w:r>
      </w:ins>
      <w:del w:id="96384" w:author="קלוד" w:date="2026-10-11T13:11:34Z">
        <w:r w:rsidRPr="006F178A">
          <w:rPr>
            <w:rFonts w:ascii="Fb Fontext" w:hAnsi="Fb Fontext"/>
            <w:rtl/>
          </w:rPr>
          <w:delText xml:space="preserve">מהא</w:delText>
        </w:r>
      </w:del>
      <w:r w:rsidRPr="006F178A">
        <w:rPr>
          <w:rFonts w:ascii="Fb Fontext" w:hAnsi="Fb Fontext"/>
          <w:rtl/>
        </w:rPr>
        <w:t xml:space="preserve"> </w:t>
      </w:r>
      <w:ins w:id="96381" w:author="קלוד" w:date="2026-10-11T13:11:34Z">
        <w:r>
          <w:rPr>
            <w:rFonts w:ascii="Fb Fontext" w:hAnsi="Fb Fontext"/>
            <w:rtl/>
          </w:rPr>
          <w:t xml:space="preserve">ששנינו: הטומן</w:t>
        </w:r>
      </w:ins>
      <w:del w:id="96382" w:author="קלוד" w:date="2026-10-11T13:11:34Z">
        <w:r w:rsidRPr="006F178A">
          <w:rPr>
            <w:rFonts w:ascii="Fb Fontext" w:hAnsi="Fb Fontext"/>
            <w:rtl/>
          </w:rPr>
          <w:delText xml:space="preserve">דהטומן</w:delText>
        </w:r>
      </w:del>
      <w:r w:rsidRPr="006F178A">
        <w:rPr>
          <w:rFonts w:ascii="Fb Fontext" w:hAnsi="Fb Fontext"/>
          <w:rtl/>
        </w:rPr>
        <w:t xml:space="preserve"> לפת וצנונות תחת הגפן ומקצת עליו מגולין.</w:t>
      </w:r>
    </w:p>
    <w:p w:rsidR="00E9703F" w:rsidRPr="006F178A" w:rsidRDefault="00E9703F" w:rsidP="00E9703F">
      <w:pPr>
        <w:rPr>
          <w:rtl/>
        </w:rPr>
      </w:pPr>
      <w:r w:rsidRPr="006F178A">
        <w:rPr>
          <w:rtl/>
        </w:rPr>
        <w:t xml:space="preserve">אינו חושש לכלאיים ושביעית </w:t>
      </w:r>
      <w:ins w:id="96387" w:author="קלוד" w:date="2026-10-11T13:11:34Z">
        <w:r>
          <w:rPr>
            <w:rtl/>
          </w:rPr>
          <w:t xml:space="preserve">ומעשר,</w:t>
        </w:r>
      </w:ins>
      <w:del w:id="96388" w:author="קלוד" w:date="2026-10-11T13:11:34Z">
        <w:r w:rsidRPr="006F178A">
          <w:rPr>
            <w:rtl/>
          </w:rPr>
          <w:delText xml:space="preserve">ומעשר</w:delText>
        </w:r>
      </w:del>
      <w:r w:rsidRPr="006F178A">
        <w:rPr>
          <w:rtl/>
        </w:rPr>
        <w:t xml:space="preserve"> וניטלין </w:t>
      </w:r>
      <w:ins w:id="96385" w:author="קלוד" w:date="2026-10-11T13:11:34Z">
        <w:r>
          <w:rPr>
            <w:rtl/>
          </w:rPr>
          <w:t xml:space="preserve">בשבת - </w:t>
        </w:r>
        <w:r>
          <w:rPr>
            <w:rStyle w:val="afffffe"/>
            <w:rtl/>
          </w:rPr>
          <w:t xml:space="preserve">תיובתא</w:t>
        </w:r>
        <w:r>
          <w:rPr>
            <w:rtl/>
          </w:rPr>
          <w:t xml:space="preserve">.</w:t>
        </w:r>
      </w:ins>
      <w:del w:id="96386" w:author="קלוד" w:date="2026-10-11T13:11:34Z">
        <w:r w:rsidRPr="006F178A">
          <w:rPr>
            <w:rtl/>
          </w:rPr>
          <w:delText xml:space="preserve">בשבת.</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sz w:val="20"/>
          <w:szCs w:val="18"/>
          <w:rtl/>
        </w:rPr>
        <w:t>נא.</w:t>
      </w:r>
    </w:p>
    <w:p>
      <w:pPr>
        <w:pStyle w:val="afffff8"/>
        <w:rPr>
          <w:ins w:id="90951" w:author="קלוד" w:date="2026-10-11T12:33:55Z"/>
        </w:rPr>
      </w:pPr>
      <w:ins w:id="90952" w:author="קלוד" w:date="2026-10-11T12:33:55Z">
        <w:r>
          <w:rPr>
            <w:color w:val="7B3F00"/>
          </w:rPr>
          <w:t xml:space="preserve">כיסוי והטמנה משחשכה - צונן מותר</w:t>
        </w:r>
      </w:ins>
    </w:p>
    <w:p w:rsidR="00E9703F" w:rsidRPr="004640F6" w:rsidRDefault="00E9703F" w:rsidP="00E9703F">
      <w:pPr>
        <w:rPr>
          <w:spacing w:val="-4"/>
          <w:rtl/>
        </w:rPr>
      </w:pPr>
      <w:r w:rsidRPr="004640F6">
        <w:rPr>
          <w:rStyle w:val="afffe"/>
          <w:rFonts w:ascii="Fb Fontext" w:hAnsi="Fb Fontext" w:hint="cs"/>
          <w:spacing w:val="-4"/>
          <w:rtl/>
        </w:rPr>
        <w:t>לכסות ולהטמין</w:t>
      </w:r>
      <w:r w:rsidRPr="004640F6">
        <w:rPr>
          <w:rFonts w:ascii="Fb Fontext" w:hAnsi="Fb Fontext" w:hint="cs"/>
          <w:spacing w:val="-4"/>
          <w:rtl/>
        </w:rPr>
        <w:t xml:space="preserve">: </w:t>
      </w:r>
      <w:r w:rsidRPr="004640F6">
        <w:rPr>
          <w:rFonts w:ascii="Fb Fontext" w:hAnsi="Fb Fontext"/>
          <w:spacing w:val="-4"/>
          <w:rtl/>
        </w:rPr>
        <w:t xml:space="preserve">לא</w:t>
      </w:r>
      <w:r w:rsidRPr="004640F6">
        <w:rPr>
          <w:rFonts w:ascii="Fb Fontext" w:hAnsi="Fb Fontext"/>
          <w:spacing w:val="-4"/>
          <w:rtl/>
        </w:rPr>
        <w:t xml:space="preserve"> כיסהו מבעו"י </w:t>
      </w:r>
      <w:r w:rsidRPr="004640F6">
        <w:rPr>
          <w:rFonts w:ascii="Fb Fontext" w:hAnsi="Fb Fontext"/>
          <w:spacing w:val="-4"/>
          <w:rtl/>
        </w:rPr>
        <w:t xml:space="preserve">לא</w:t>
      </w:r>
      <w:r w:rsidRPr="004640F6">
        <w:rPr>
          <w:rFonts w:ascii="Fb Fontext" w:hAnsi="Fb Fontext"/>
          <w:spacing w:val="-4"/>
          <w:rtl/>
        </w:rPr>
        <w:t xml:space="preserve"> יכסהו משתחשך שמא ירתיח | כיסהו ונתגלה יכול לכסותו.</w:t>
      </w:r>
    </w:p>
    <w:p w:rsidR="00E9703F" w:rsidRDefault="00E9703F" w:rsidP="00E9703F">
      <w:pPr>
        <w:rPr>
          <w:rtl/>
        </w:rPr>
      </w:pPr>
      <w:r w:rsidRPr="006F178A">
        <w:rPr>
          <w:rtl/>
        </w:rPr>
        <w:t>ובצונן לעולם מותר לפיכך ממלא הקיתון ונותן תחת הכר או הכסת [מפני החום]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Style w:val="2fb"/>
          <w:rFonts w:ascii="Fb Fontext" w:hAnsi="Fb Fontext" w:hint="cs"/>
          <w:rtl/>
        </w:rPr>
        <w:t xml:space="preserve">רבי</w:t>
      </w:r>
      <w:r w:rsidRPr="006F178A">
        <w:rPr>
          <w:rFonts w:ascii="Fb Fontext" w:hAnsi="Fb Fontext" w:hint="cs"/>
          <w:rtl/>
        </w:rPr>
        <w:t xml:space="preserve"> </w:t>
      </w:r>
      <w:ins w:id="96403" w:author="קלוד" w:date="2026-10-11T13:11:34Z">
        <w:r>
          <w:rPr>
            <w:rStyle w:val="2fb"/>
            <w:rFonts w:ascii="Fb Fontext" w:hAnsi="Fb Fontext" w:hint="cs"/>
            <w:rtl/>
          </w:rPr>
          <w:t xml:space="preserve">וריב"י:</w:t>
        </w:r>
      </w:ins>
      <w:del w:id="96404" w:author="קלוד" w:date="2026-10-11T13:11:34Z">
        <w:r w:rsidRPr="006F178A">
          <w:rPr>
            <w:rStyle w:val="2fb"/>
            <w:rFonts w:ascii="Fb Fontext" w:hAnsi="Fb Fontext" w:hint="cs"/>
            <w:rtl/>
          </w:rPr>
          <w:delText xml:space="preserve">וריב</w:delText>
        </w:r>
        <w:r w:rsidRPr="006F178A">
          <w:rPr>
            <w:rStyle w:val="2fb"/>
            <w:rFonts w:ascii="Fb Fontext" w:hAnsi="Fb Fontext"/>
            <w:rtl/>
          </w:rPr>
          <w:delText xml:space="preserve">"</w:delText>
        </w:r>
        <w:r w:rsidRPr="006F178A">
          <w:rPr>
            <w:rStyle w:val="2fb"/>
            <w:rFonts w:ascii="Fb Fontext" w:hAnsi="Fb Fontext" w:hint="cs"/>
            <w:rtl/>
          </w:rPr>
          <w:delText xml:space="preserve">י</w:delText>
        </w:r>
      </w:del>
      <w:r w:rsidRPr="006F178A">
        <w:rPr>
          <w:rFonts w:ascii="Fb Fontext" w:hAnsi="Fb Fontext" w:hint="cs"/>
          <w:rtl/>
        </w:rPr>
        <w:t xml:space="preserve"> </w:t>
      </w:r>
      <w:ins w:id="96401" w:author="קלוד" w:date="2026-10-11T13:11:34Z">
        <w:r>
          <w:rPr>
            <w:rStyle w:val="2fb"/>
            <w:rFonts w:ascii="Fb Fontext" w:hAnsi="Fb Fontext"/>
            <w:rtl/>
          </w:rPr>
          <w:t xml:space="preserve">ריב"י</w:t>
        </w:r>
      </w:ins>
      <w:del w:id="96402" w:author="קלוד" w:date="2026-10-11T13:11:34Z">
        <w:r w:rsidRPr="006F178A">
          <w:rPr>
            <w:rStyle w:val="2fb"/>
            <w:rFonts w:ascii="Fb Fontext" w:hAnsi="Fb Fontext"/>
            <w:rtl/>
          </w:rPr>
          <w:delText xml:space="preserve">דריבר"י</w:delText>
        </w:r>
      </w:del>
      <w:r w:rsidRPr="006F178A">
        <w:rPr>
          <w:rFonts w:ascii="Fb Fontext" w:hAnsi="Fb Fontext"/>
          <w:rtl/>
        </w:rPr>
        <w:t xml:space="preserve"> ישב לפני </w:t>
      </w:r>
      <w:ins w:id="96399" w:author="קלוד" w:date="2026-10-11T13:11:34Z">
        <w:r>
          <w:rPr>
            <w:rStyle w:val="2fb"/>
            <w:rFonts w:ascii="Fb Fontext" w:hAnsi="Fb Fontext"/>
            <w:rtl/>
          </w:rPr>
          <w:t xml:space="preserve">רבי,</w:t>
        </w:r>
      </w:ins>
      <w:del w:id="96400" w:author="קלוד" w:date="2026-10-11T13:11:34Z">
        <w:r w:rsidRPr="006F178A">
          <w:rPr>
            <w:rStyle w:val="2fb"/>
            <w:rFonts w:ascii="Fb Fontext" w:hAnsi="Fb Fontext"/>
            <w:rtl/>
          </w:rPr>
          <w:delText xml:space="preserve">רבי</w:delText>
        </w:r>
      </w:del>
      <w:r w:rsidRPr="006F178A">
        <w:rPr>
          <w:rFonts w:ascii="Fb Fontext" w:hAnsi="Fb Fontext"/>
          <w:rtl/>
        </w:rPr>
        <w:t xml:space="preserve"> </w:t>
      </w:r>
      <w:ins w:id="96397" w:author="קלוד" w:date="2026-10-11T13:11:34Z">
        <w:r>
          <w:rPr>
            <w:rFonts w:ascii="Fb Fontext" w:hAnsi="Fb Fontext"/>
            <w:rtl/>
          </w:rPr>
          <w:t xml:space="preserve">ואף</w:t>
        </w:r>
      </w:ins>
      <w:del w:id="96398" w:author="קלוד" w:date="2026-10-11T13:11:34Z">
        <w:r>
          <w:rPr>
            <w:rFonts w:ascii="Fb Fontext" w:hAnsi="Fb Fontext"/>
            <w:rtl/>
          </w:rPr>
          <w:delText xml:space="preserve">ואפי'</w:delText>
        </w:r>
      </w:del>
      <w:r w:rsidRPr="006F178A">
        <w:rPr>
          <w:rFonts w:ascii="Fb Fontext" w:hAnsi="Fb Fontext"/>
          <w:rtl/>
        </w:rPr>
        <w:t xml:space="preserve"> </w:t>
      </w:r>
      <w:ins w:id="96395" w:author="קלוד" w:date="2026-10-11T13:11:34Z">
        <w:r>
          <w:rPr>
            <w:rFonts w:ascii="Fb Fontext" w:hAnsi="Fb Fontext"/>
            <w:rtl/>
          </w:rPr>
          <w:t xml:space="preserve">שממלא</w:t>
        </w:r>
      </w:ins>
      <w:del w:id="96396" w:author="קלוד" w:date="2026-10-11T13:11:34Z">
        <w:r w:rsidRPr="006F178A">
          <w:rPr>
            <w:rFonts w:ascii="Fb Fontext" w:hAnsi="Fb Fontext"/>
            <w:rtl/>
          </w:rPr>
          <w:delText xml:space="preserve">דממלא</w:delText>
        </w:r>
      </w:del>
      <w:r w:rsidRPr="006F178A">
        <w:rPr>
          <w:rFonts w:ascii="Fb Fontext" w:hAnsi="Fb Fontext"/>
          <w:rtl/>
        </w:rPr>
        <w:t xml:space="preserve"> מקום אבותיו </w:t>
      </w:r>
      <w:ins w:id="96393" w:author="קלוד" w:date="2026-10-11T13:11:34Z">
        <w:r>
          <w:rPr>
            <w:rStyle w:val="afffffe"/>
            <w:rFonts w:ascii="Fb Fontext" w:hAnsi="Fb Fontext"/>
            <w:rtl/>
          </w:rPr>
          <w:t xml:space="preserve">כפוף לפניו</w:t>
        </w:r>
        <w:r>
          <w:rPr>
            <w:rFonts w:ascii="Fb Fontext" w:hAnsi="Fb Fontext"/>
            <w:rtl/>
          </w:rPr>
          <w:t xml:space="preserve">,</w:t>
        </w:r>
      </w:ins>
      <w:del w:id="96394" w:author="קלוד" w:date="2026-10-11T13:11:34Z">
        <w:r w:rsidRPr="006F178A">
          <w:rPr>
            <w:rFonts w:ascii="Fb Fontext" w:hAnsi="Fb Fontext"/>
            <w:rtl/>
          </w:rPr>
          <w:delText xml:space="preserve">מ"מ</w:delText>
        </w:r>
      </w:del>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w:t>
      </w:r>
      <w:r w:rsidRPr="006F178A">
        <w:rPr>
          <w:rStyle w:val="2fb"/>
          <w:rFonts w:ascii="Fb Fontext" w:hAnsi="Fb Fontext"/>
          <w:rtl/>
        </w:rPr>
        <w:t xml:space="preserve">לרבי</w:t>
      </w:r>
      <w:r w:rsidRPr="006F178A">
        <w:rPr>
          <w:rFonts w:ascii="Fb Fontext" w:hAnsi="Fb Fontext"/>
          <w:rtl/>
        </w:rPr>
        <w:t xml:space="preserve"> </w:t>
      </w:r>
      <w:ins w:id="90225" w:author="Claude - סמנטי" w:date="2026-10-11T12:28:21Z">
        <w:ins w:id="96391" w:author="קלוד" w:date="2026-10-11T13:11:34Z">
          <w:r>
            <w:rPr>
              <w:rFonts w:ascii="Fb Fontext" w:hAnsi="Fb Fontext"/>
              <w:rtl/>
            </w:rPr>
            <w:t xml:space="preserve">ש</w:t>
          </w:r>
          <w:r>
            <w:rPr>
              <w:rStyle w:val="afffffe"/>
              <w:rFonts w:ascii="Fb Fontext" w:hAnsi="Fb Fontext"/>
              <w:rtl/>
            </w:rPr>
            <w:t xml:space="preserve">אביו</w:t>
          </w:r>
        </w:ins>
        <w:del w:id="96392" w:author="קלוד" w:date="2026-10-11T13:11:34Z">
          <w:r>
            <w:rPr>
              <w:rFonts w:ascii="Fb Fontext" w:hAnsi="Fb Fontext"/>
              <w:rtl/>
            </w:rPr>
            <w:delText xml:space="preserve">שהורה</w:delText>
          </w:r>
        </w:del>
      </w:ins>
      <w:del w:id="90226" w:author="Claude - סמנטי" w:date="2026-10-11T12:28:21Z">
        <w:r w:rsidRPr="006F178A">
          <w:rPr>
            <w:rFonts w:ascii="Fb Fontext" w:hAnsi="Fb Fontext"/>
            <w:rtl/>
          </w:rPr>
          <w:delText xml:space="preserve">דהורה</w:delText>
        </w:r>
      </w:del>
      <w:r w:rsidRPr="006F178A">
        <w:rPr>
          <w:rFonts w:ascii="Fb Fontext" w:hAnsi="Fb Fontext"/>
          <w:rtl/>
        </w:rPr>
        <w:t xml:space="preserve"> </w:t>
      </w:r>
      <w:ins w:id="96389" w:author="קלוד" w:date="2026-10-11T13:11:34Z">
        <w:r>
          <w:rPr>
            <w:rFonts w:ascii="Fb Fontext" w:hAnsi="Fb Fontext"/>
            <w:rtl/>
          </w:rPr>
          <w:t xml:space="preserve">הורה</w:t>
        </w:r>
      </w:ins>
      <w:del w:id="96390" w:author="קלוד" w:date="2026-10-11T13:11:34Z">
        <w:r w:rsidRPr="006F178A">
          <w:rPr>
            <w:rFonts w:ascii="Fb Fontext" w:hAnsi="Fb Fontext"/>
            <w:rtl/>
          </w:rPr>
          <w:delText xml:space="preserve">זקן</w:delText>
        </w:r>
      </w:del>
      <w:r w:rsidRPr="006F178A">
        <w:rPr>
          <w:rFonts w:ascii="Fb Fontext" w:hAnsi="Fb Fontext"/>
          <w:rtl/>
        </w:rPr>
        <w:t xml:space="preserve"> דמותר בצונן.</w:t>
      </w:r>
    </w:p>
    <w:p w:rsidR="00E9703F" w:rsidRPr="006F178A" w:rsidRDefault="00E9703F" w:rsidP="00E9703F">
      <w:pPr>
        <w:rPr>
          <w:rtl/>
        </w:rPr>
      </w:pPr>
      <w:r w:rsidRPr="006F178A">
        <w:rPr>
          <w:rtl/>
        </w:rPr>
        <w:t xml:space="preserve">וקבל </w:t>
      </w:r>
      <w:r w:rsidRPr="006F178A">
        <w:rPr>
          <w:rStyle w:val="2fb"/>
          <w:rtl/>
        </w:rPr>
        <w:t xml:space="preserve">רבי</w:t>
      </w:r>
      <w:r w:rsidRPr="006F178A">
        <w:rPr>
          <w:rtl/>
        </w:rPr>
        <w:t xml:space="preserve"> דבריו להתיר כדברי </w:t>
      </w:r>
      <w:ins w:id="96405" w:author="קלוד" w:date="2026-10-11T13:11:34Z">
        <w:r>
          <w:rPr>
            <w:rtl/>
          </w:rPr>
          <w:t xml:space="preserve">אביו, </w:t>
        </w:r>
        <w:r>
          <w:rPr>
            <w:rStyle w:val="afffffe"/>
            <w:rtl/>
          </w:rPr>
          <w:t xml:space="preserve">שכבר</w:t>
        </w:r>
        <w:r>
          <w:rPr>
            <w:rtl/>
          </w:rPr>
          <w:t xml:space="preserve"> הורה זקן.</w:t>
        </w:r>
      </w:ins>
      <w:del w:id="96406" w:author="קלוד" w:date="2026-10-11T13:11:34Z">
        <w:r w:rsidRPr="006F178A">
          <w:rPr>
            <w:rtl/>
          </w:rPr>
          <w:delText xml:space="preserve">אביו.</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Style w:val="afffe"/>
          <w:rFonts w:ascii="Fb Fontext" w:hAnsi="Fb Fontext"/>
          <w:b/>
          <w:rtl/>
        </w:rPr>
      </w:pPr>
      <w:r w:rsidRPr="006F178A">
        <w:rPr>
          <w:rStyle w:val="2fb"/>
          <w:rFonts w:ascii="Fb Fontext" w:hAnsi="Fb Fontext"/>
          <w:rtl/>
        </w:rPr>
        <w:t xml:space="preserve">ר"נ</w:t>
      </w:r>
      <w:r w:rsidRPr="006F178A">
        <w:rPr>
          <w:rFonts w:ascii="Fb Fontext" w:hAnsi="Fb Fontext"/>
          <w:rtl/>
        </w:rPr>
        <w:t xml:space="preserve"> הורה לעבדו </w:t>
      </w:r>
      <w:r w:rsidRPr="006F178A">
        <w:rPr>
          <w:rStyle w:val="afffe"/>
          <w:rFonts w:ascii="Fb Fontext" w:hAnsi="Fb Fontext" w:hint="cs"/>
          <w:rtl/>
        </w:rPr>
        <w:t>א</w:t>
      </w:r>
      <w:r w:rsidRPr="006F178A">
        <w:rPr>
          <w:rFonts w:ascii="Fb Fontext" w:hAnsi="Fb Fontext" w:hint="cs"/>
          <w:rtl/>
        </w:rPr>
        <w:t xml:space="preserve">. </w:t>
      </w:r>
      <w:r w:rsidRPr="006F178A">
        <w:rPr>
          <w:rFonts w:ascii="Fb Fontext" w:hAnsi="Fb Fontext"/>
          <w:rtl/>
        </w:rPr>
        <w:t xml:space="preserve">שאפשר להטמין בצונן </w:t>
      </w:r>
      <w:r w:rsidRPr="006F178A">
        <w:rPr>
          <w:rStyle w:val="2fb"/>
          <w:rFonts w:ascii="Fb Fontext" w:hAnsi="Fb Fontext"/>
          <w:rtl/>
        </w:rPr>
        <w:t xml:space="preserve">וכרב</w:t>
      </w:r>
      <w:r w:rsidRPr="006F178A">
        <w:rPr>
          <w:rFonts w:ascii="Fb Fontext" w:hAnsi="Fb Fontext"/>
          <w:rtl/>
        </w:rPr>
        <w:t xml:space="preserve">.</w:t>
      </w:r>
    </w:p>
    <w:p w:rsidR="00E9703F" w:rsidRPr="004640F6" w:rsidRDefault="00E9703F" w:rsidP="00E9703F">
      <w:pPr>
        <w:rPr>
          <w:rFonts w:cs="Guttman Vilna"/>
          <w:b/>
          <w:bCs/>
          <w:spacing w:val="-2"/>
          <w:rtl/>
        </w:rPr>
      </w:pPr>
      <w:r w:rsidRPr="004640F6">
        <w:rPr>
          <w:rStyle w:val="afffe"/>
          <w:rFonts w:ascii="Fb Fontext" w:hAnsi="Fb Fontext"/>
          <w:b/>
          <w:spacing w:val="-2"/>
          <w:rtl/>
        </w:rPr>
        <w:t>ב.</w:t>
      </w:r>
      <w:r w:rsidRPr="004640F6">
        <w:rPr>
          <w:spacing w:val="-2"/>
          <w:rtl/>
        </w:rPr>
        <w:t xml:space="preserve"> מים אין בהם בישול נכרים, </w:t>
      </w:r>
      <w:r w:rsidRPr="004640F6">
        <w:rPr>
          <w:rStyle w:val="2fb"/>
          <w:spacing w:val="-2"/>
          <w:rtl/>
        </w:rPr>
        <w:t xml:space="preserve">כשמואל</w:t>
      </w:r>
      <w:r w:rsidRPr="004640F6">
        <w:rPr>
          <w:spacing w:val="-2"/>
          <w:rtl/>
        </w:rPr>
        <w:t xml:space="preserve"> דכל שנאכל כמות שהוא חי אין בו משום בישולי נכרים.</w:t>
      </w:r>
    </w:p>
    <w:p w:rsidR="00E9703F" w:rsidRPr="009757B9" w:rsidRDefault="00E9703F" w:rsidP="00E9703F">
      <w:pPr>
        <w:rPr>
          <w:rFonts w:cs="Guttman Vilna"/>
          <w:b/>
          <w:bCs/>
          <w:rtl/>
        </w:rPr>
      </w:pPr>
      <w:r w:rsidRPr="006F178A">
        <w:rPr>
          <w:rtl/>
        </w:rPr>
        <w:t xml:space="preserve">והקפיד </w:t>
      </w:r>
      <w:r w:rsidRPr="006F178A">
        <w:rPr>
          <w:rStyle w:val="2fb"/>
          <w:rtl/>
        </w:rPr>
        <w:t xml:space="preserve">רב </w:t>
      </w:r>
      <w:ins w:id="96411" w:author="קלוד" w:date="2026-10-11T13:11:34Z">
        <w:r>
          <w:rPr>
            <w:rStyle w:val="2fb"/>
            <w:rtl/>
          </w:rPr>
          <w:t xml:space="preserve">אמי,</w:t>
        </w:r>
      </w:ins>
      <w:del w:id="96412" w:author="קלוד" w:date="2026-10-11T13:11:34Z">
        <w:r w:rsidRPr="006F178A">
          <w:rPr>
            <w:rStyle w:val="2fb"/>
            <w:rtl/>
          </w:rPr>
          <w:delText xml:space="preserve">אמי</w:delText>
        </w:r>
      </w:del>
      <w:r w:rsidRPr="006F178A">
        <w:rPr>
          <w:rtl/>
        </w:rPr>
        <w:t xml:space="preserve"> </w:t>
      </w:r>
      <w:ins w:id="96409" w:author="קלוד" w:date="2026-10-11T13:11:34Z">
        <w:r>
          <w:rPr>
            <w:rtl/>
          </w:rPr>
          <w:t xml:space="preserve">שאדם</w:t>
        </w:r>
      </w:ins>
      <w:del w:id="96410" w:author="קלוד" w:date="2026-10-11T13:11:34Z">
        <w:r w:rsidRPr="006F178A">
          <w:rPr>
            <w:rtl/>
          </w:rPr>
          <w:delText xml:space="preserve">דאדם</w:delText>
        </w:r>
      </w:del>
      <w:r w:rsidRPr="006F178A">
        <w:rPr>
          <w:rtl/>
        </w:rPr>
        <w:t xml:space="preserve"> חשוב </w:t>
      </w:r>
      <w:ins w:id="96407" w:author="קלוד" w:date="2026-10-11T13:11:34Z">
        <w:r>
          <w:rPr>
            <w:rtl/>
          </w:rPr>
          <w:t xml:space="preserve">שונה.</w:t>
        </w:r>
      </w:ins>
      <w:del w:id="96408" w:author="קלוד" w:date="2026-10-11T13:11:34Z">
        <w:r w:rsidRPr="006F178A">
          <w:rPr>
            <w:rtl/>
          </w:rPr>
          <w:delText xml:space="preserve">שאני.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 xml:space="preserve">התיר </w:t>
      </w:r>
      <w:ins w:id="96415" w:author="קלוד" w:date="2026-10-11T13:11:34Z">
        <w:r>
          <w:rPr>
            <w:rStyle w:val="2fb"/>
            <w:rFonts w:ascii="Fb Fontext" w:hAnsi="Fb Fontext"/>
            <w:rtl/>
          </w:rPr>
          <w:t xml:space="preserve">רשב"ג </w:t>
        </w:r>
        <w:r>
          <w:rPr>
            <w:rStyle w:val="afffffe"/>
            <w:rFonts w:ascii="Fb Fontext" w:hAnsi="Fb Fontext"/>
            <w:rtl/>
          </w:rPr>
          <w:t xml:space="preserve">משחשכה</w:t>
        </w:r>
      </w:ins>
      <w:del w:id="96416" w:author="קלוד" w:date="2026-10-11T13:11:34Z">
        <w:r w:rsidRPr="006F178A">
          <w:rPr>
            <w:rStyle w:val="2fb"/>
            <w:rFonts w:ascii="Fb Fontext" w:hAnsi="Fb Fontext"/>
            <w:rtl/>
          </w:rPr>
          <w:delText xml:space="preserve">רשב"ג</w:delText>
        </w:r>
      </w:del>
      <w:r w:rsidRPr="006F178A">
        <w:rPr>
          <w:rFonts w:ascii="Fb Fontext" w:hAnsi="Fb Fontext"/>
          <w:rtl/>
        </w:rPr>
        <w:t xml:space="preserve"> להסיר סדינין ולשים הגלוסקרא </w:t>
      </w:r>
      <w:ins w:id="96413" w:author="קלוד" w:date="2026-10-11T13:11:34Z">
        <w:r>
          <w:rPr>
            <w:rFonts w:ascii="Fb Fontext" w:hAnsi="Fb Fontext"/>
            <w:rtl/>
          </w:rPr>
          <w:t xml:space="preserve">ולהיפך,</w:t>
        </w:r>
      </w:ins>
      <w:del w:id="96414" w:author="קלוד" w:date="2026-10-11T13:11:34Z">
        <w:r w:rsidRPr="006F178A">
          <w:rPr>
            <w:rFonts w:ascii="Fb Fontext" w:hAnsi="Fb Fontext"/>
            <w:rtl/>
          </w:rPr>
          <w:delText xml:space="preserve">ולהיפך</w:delText>
        </w:r>
      </w:del>
      <w:r w:rsidRPr="006F178A">
        <w:rPr>
          <w:rFonts w:ascii="Fb Fontext" w:hAnsi="Fb Fontext"/>
          <w:rtl/>
        </w:rPr>
        <w:t xml:space="preserve"> וכן להוריד שלא יקדיח תבשילו.</w:t>
      </w:r>
    </w:p>
    <w:p w:rsidR="00E9703F" w:rsidRPr="006F178A" w:rsidRDefault="00E9703F" w:rsidP="00E9703F">
      <w:pPr>
        <w:rPr>
          <w:rtl/>
        </w:rPr>
      </w:pPr>
      <w:ins w:id="96423" w:author="קלוד" w:date="2026-10-11T13:11:34Z">
        <w:r>
          <w:rPr>
            <w:rtl/>
          </w:rPr>
          <w:t xml:space="preserve">וכן </w:t>
        </w:r>
        <w:r>
          <w:rPr>
            <w:rStyle w:val="afffffe"/>
            <w:rtl/>
          </w:rPr>
          <w:t xml:space="preserve">פינה</w:t>
        </w:r>
      </w:ins>
      <w:del w:id="96424" w:author="קלוד" w:date="2026-10-11T13:11:34Z">
        <w:r w:rsidRPr="006F178A">
          <w:rPr>
            <w:rtl/>
          </w:rPr>
          <w:delText xml:space="preserve">וכן</w:delText>
        </w:r>
      </w:del>
      <w:r w:rsidRPr="006F178A">
        <w:rPr>
          <w:rtl/>
        </w:rPr>
        <w:t xml:space="preserve"> ממיחם למיחם </w:t>
      </w:r>
      <w:ins w:id="96421" w:author="קלוד" w:date="2026-10-11T13:11:34Z">
        <w:r>
          <w:rPr>
            <w:rtl/>
          </w:rPr>
          <w:t xml:space="preserve">מותר,</w:t>
        </w:r>
      </w:ins>
      <w:del w:id="96422" w:author="קלוד" w:date="2026-10-11T13:11:34Z">
        <w:r w:rsidRPr="006F178A">
          <w:rPr>
            <w:rtl/>
          </w:rPr>
          <w:delText xml:space="preserve">שרי</w:delText>
        </w:r>
      </w:del>
      <w:r w:rsidRPr="006F178A">
        <w:rPr>
          <w:rtl/>
        </w:rPr>
        <w:t xml:space="preserve"> </w:t>
      </w:r>
      <w:ins w:id="96419" w:author="קלוד" w:date="2026-10-11T13:11:34Z">
        <w:r>
          <w:rPr>
            <w:rtl/>
          </w:rPr>
          <w:t xml:space="preserve">ואין</w:t>
        </w:r>
      </w:ins>
      <w:del w:id="96420" w:author="קלוד" w:date="2026-10-11T13:11:34Z">
        <w:r w:rsidRPr="006F178A">
          <w:rPr>
            <w:rtl/>
          </w:rPr>
          <w:delText xml:space="preserve">דלא</w:delText>
        </w:r>
      </w:del>
      <w:r w:rsidRPr="006F178A">
        <w:rPr>
          <w:rtl/>
        </w:rPr>
        <w:t xml:space="preserve"> </w:t>
      </w:r>
      <w:ins w:id="92735" w:author="מנוע מכני" w:date="2026-10-11T12:04:39Z">
        <w:ins w:id="96417" w:author="קלוד" w:date="2026-10-11T13:11:34Z">
          <w:r>
            <w:rPr>
              <w:rtl/>
            </w:rPr>
            <w:t xml:space="preserve">חוששים </w:t>
          </w:r>
          <w:r>
            <w:rPr>
              <w:rStyle w:val="afffffe"/>
              <w:rtl/>
            </w:rPr>
            <w:t xml:space="preserve">שירתיח</w:t>
          </w:r>
          <w:r>
            <w:rPr>
              <w:rtl/>
            </w:rPr>
            <w:t xml:space="preserve">,</w:t>
          </w:r>
        </w:ins>
        <w:del w:id="96418" w:author="קלוד" w:date="2026-10-11T13:11:34Z">
          <w:r>
            <w:rPr>
              <w:rtl/>
            </w:rPr>
            <w:delText xml:space="preserve">חוששים</w:delText>
          </w:r>
        </w:del>
      </w:ins>
      <w:del w:id="92736" w:author="מנוע מכני" w:date="2026-10-11T12:04:39Z">
        <w:r w:rsidRPr="006F178A">
          <w:rPr>
            <w:rtl/>
          </w:rPr>
          <w:delText xml:space="preserve">חיישינן</w:delText>
        </w:r>
      </w:del>
      <w:r w:rsidRPr="006F178A">
        <w:rPr>
          <w:rtl/>
        </w:rPr>
        <w:t xml:space="preserve"> שהרי בא לקרר.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49" w:author="קלוד" w:date="2026-10-11T12:33:55Z"/>
        </w:rPr>
      </w:pPr>
      <w:ins w:id="90950" w:author="קלוד" w:date="2026-10-11T12:33:55Z">
        <w:r>
          <w:rPr>
            <w:color w:val="7B3F00"/>
          </w:rPr>
          <w:t xml:space="preserve">טמן וכיסה בדבר שאינו ניטל - טלטול והחזרה</w:t>
        </w:r>
      </w:ins>
    </w:p>
    <w:p w:rsidR="00E9703F" w:rsidRPr="006F178A" w:rsidRDefault="00E9703F" w:rsidP="00E9703F">
      <w:pPr>
        <w:rPr>
          <w:rtl/>
        </w:rPr>
      </w:pPr>
      <w:r w:rsidRPr="006F178A">
        <w:rPr>
          <w:rFonts w:ascii="Fb Fontext" w:hAnsi="Fb Fontext"/>
          <w:rtl/>
        </w:rPr>
        <w:t xml:space="preserve">• טמן </w:t>
      </w:r>
      <w:ins w:id="96427" w:author="קלוד" w:date="2026-10-11T13:11:34Z">
        <w:r>
          <w:rPr>
            <w:rFonts w:ascii="Fb Fontext" w:hAnsi="Fb Fontext"/>
            <w:rtl/>
          </w:rPr>
          <w:t xml:space="preserve">וכיסה </w:t>
        </w:r>
        <w:r>
          <w:rPr>
            <w:rStyle w:val="afffffe"/>
            <w:rFonts w:ascii="Fb Fontext" w:hAnsi="Fb Fontext"/>
            <w:rtl/>
          </w:rPr>
          <w:t xml:space="preserve">בניטל</w:t>
        </w:r>
        <w:r>
          <w:rPr>
            <w:rFonts w:ascii="Fb Fontext" w:hAnsi="Fb Fontext"/>
            <w:rtl/>
          </w:rPr>
          <w:t xml:space="preserve">,</w:t>
        </w:r>
      </w:ins>
      <w:del w:id="96428" w:author="קלוד" w:date="2026-10-11T13:11:34Z">
        <w:r w:rsidRPr="006F178A">
          <w:rPr>
            <w:rFonts w:ascii="Fb Fontext" w:hAnsi="Fb Fontext"/>
            <w:rtl/>
          </w:rPr>
          <w:delText xml:space="preserve">וכיסה</w:delText>
        </w:r>
      </w:del>
      <w:r w:rsidRPr="006F178A">
        <w:rPr>
          <w:rFonts w:ascii="Fb Fontext" w:hAnsi="Fb Fontext"/>
          <w:rtl/>
        </w:rPr>
        <w:t xml:space="preserve"> או טמן [מן הצד] באינו ניטל בשבת וכיסה בדבר הניטל</w:t>
      </w:r>
      <w:ins w:id="96425" w:author="קלוד" w:date="2026-10-11T13:11:34Z">
        <w:r>
          <w:rPr>
            <w:rFonts w:ascii="Fb Fontext" w:hAnsi="Fb Fontext"/>
            <w:rtl/>
          </w:rPr>
          <w:t xml:space="preserve"> - </w:t>
        </w:r>
      </w:ins>
      <w:del w:id="96426" w:author="קלוד" w:date="2026-10-11T13:11:34Z">
        <w:r w:rsidRPr="006F178A">
          <w:rPr>
            <w:rFonts w:ascii="Fb Fontext" w:hAnsi="Fb Fontext"/>
            <w:rtl/>
          </w:rPr>
          <w:delText xml:space="preserve"> </w:delText>
        </w:r>
      </w:del>
      <w:ins w:id="95961" w:author="מנוע מכני" w:date="2026-10-11T12:04:39Z">
        <w:r>
          <w:rPr>
            <w:rFonts w:ascii="Fb Fontext" w:hAnsi="Fb Fontext"/>
            <w:rtl/>
          </w:rPr>
          <w:t xml:space="preserve">יפה</w:t>
        </w:r>
      </w:ins>
      <w:del w:id="95962" w:author="מנוע מכני" w:date="2026-10-11T12:04:39Z">
        <w:r w:rsidRPr="006F178A">
          <w:rPr>
            <w:rFonts w:ascii="Fb Fontext" w:hAnsi="Fb Fontext"/>
            <w:rtl/>
          </w:rPr>
          <w:delText xml:space="preserve">שפיר</w:delText>
        </w:r>
      </w:del>
      <w:r w:rsidRPr="006F178A">
        <w:rPr>
          <w:rFonts w:ascii="Fb Fontext" w:hAnsi="Fb Fontext"/>
          <w:rtl/>
        </w:rPr>
        <w:t xml:space="preserve"> נוטל ומחזיר.</w:t>
      </w:r>
    </w:p>
    <w:p w:rsidR="00E9703F" w:rsidRPr="004640F6" w:rsidRDefault="00E9703F" w:rsidP="00E9703F">
      <w:pPr>
        <w:rPr>
          <w:spacing w:val="-6"/>
          <w:rtl/>
        </w:rPr>
      </w:pPr>
      <w:r w:rsidRPr="004640F6">
        <w:rPr>
          <w:rFonts w:ascii="Fb Fontext" w:hAnsi="Fb Fontext"/>
          <w:spacing w:val="-6"/>
          <w:sz w:val="20"/>
          <w:rtl/>
        </w:rPr>
        <w:t>• טמן וכיסה בשאינו ניטל או אפי' רק כיסה בדבר שאינו ניטל [אפי' בטמן לבד] אסור לטלטל ולהחזיר.</w:t>
      </w:r>
    </w:p>
    <w:p w:rsidR="00E9703F" w:rsidRPr="006F178A" w:rsidRDefault="00E9703F" w:rsidP="00E9703F">
      <w:pPr>
        <w:rPr>
          <w:rtl/>
        </w:rPr>
      </w:pPr>
      <w:r w:rsidRPr="006F178A">
        <w:rPr>
          <w:rFonts w:ascii="Fb Fontext" w:hAnsi="Fb Fontext"/>
          <w:rtl/>
        </w:rPr>
        <w:t xml:space="preserve">• </w:t>
      </w:r>
      <w:r w:rsidRPr="006F178A">
        <w:rPr>
          <w:rStyle w:val="afffe"/>
          <w:rFonts w:ascii="Fb Fontext" w:hAnsi="Fb Fontext" w:hint="cs"/>
          <w:rtl/>
        </w:rPr>
        <w:t>נ</w:t>
      </w:r>
      <w:r w:rsidRPr="006F178A">
        <w:rPr>
          <w:rStyle w:val="afffe"/>
          <w:rFonts w:ascii="Fb Fontext" w:hAnsi="Fb Fontext"/>
          <w:rtl/>
        </w:rPr>
        <w:t xml:space="preserve">עורת של פשתן דקה </w:t>
      </w:r>
      <w:r w:rsidRPr="006F178A">
        <w:rPr>
          <w:rStyle w:val="2fb"/>
          <w:rFonts w:ascii="Fb Fontext" w:hAnsi="Fb Fontext"/>
          <w:rtl/>
        </w:rPr>
        <w:t xml:space="preserve">לר"י</w:t>
      </w:r>
      <w:r w:rsidRPr="006F178A">
        <w:rPr>
          <w:rFonts w:ascii="Fb Fontext" w:hAnsi="Fb Fontext"/>
          <w:rtl/>
        </w:rPr>
        <w:t xml:space="preserve"> הרי זה כזבל דמוסיף הבל ואסור.</w:t>
      </w:r>
    </w:p>
    <w:p w:rsidR="00E9703F" w:rsidRPr="006F178A" w:rsidRDefault="00E9703F" w:rsidP="00E9703F">
      <w:pPr>
        <w:rPr>
          <w:rtl/>
        </w:rPr>
      </w:pPr>
      <w:r w:rsidRPr="006F178A">
        <w:rPr>
          <w:rtl/>
        </w:rPr>
        <w:t xml:space="preserve">• מיחם </w:t>
      </w:r>
      <w:r w:rsidRPr="006F178A">
        <w:rPr>
          <w:rtl/>
        </w:rPr>
        <w:t xml:space="preserve">ע"ג</w:t>
      </w:r>
      <w:r w:rsidRPr="006F178A">
        <w:rPr>
          <w:rtl/>
        </w:rPr>
        <w:t xml:space="preserve"> מיחם וכן קדירה </w:t>
      </w:r>
      <w:r w:rsidRPr="006F178A">
        <w:rPr>
          <w:rtl/>
        </w:rPr>
        <w:t xml:space="preserve">ע"ג</w:t>
      </w:r>
      <w:r w:rsidRPr="006F178A">
        <w:rPr>
          <w:rtl/>
        </w:rPr>
        <w:t xml:space="preserve"> קדירה</w:t>
      </w:r>
      <w:r w:rsidRPr="006F178A">
        <w:rPr>
          <w:rFonts w:hint="cs"/>
          <w:rtl/>
        </w:rPr>
        <w:t>,</w:t>
      </w:r>
      <w:r w:rsidRPr="006F178A">
        <w:rPr>
          <w:rtl/>
        </w:rPr>
        <w:t xml:space="preserve"> </w:t>
      </w:r>
      <w:ins w:id="95963" w:author="מנוע מכני" w:date="2026-10-11T12:04:39Z">
        <w:r>
          <w:rPr>
            <w:rtl/>
          </w:rPr>
          <w:t xml:space="preserve">יפה</w:t>
        </w:r>
      </w:ins>
      <w:del w:id="95964" w:author="מנוע מכני" w:date="2026-10-11T12:04:39Z">
        <w:r w:rsidRPr="006F178A">
          <w:rPr>
            <w:rtl/>
          </w:rPr>
          <w:delText xml:space="preserve">שפיר</w:delText>
        </w:r>
      </w:del>
      <w:r w:rsidRPr="006F178A">
        <w:rPr>
          <w:rtl/>
        </w:rPr>
        <w:t xml:space="preserve"> דהטמנה אחת.</w:t>
      </w:r>
    </w:p>
    <w:p w:rsidR="00E9703F" w:rsidRPr="006F178A" w:rsidRDefault="00E9703F" w:rsidP="00E9703F">
      <w:pPr>
        <w:rPr>
          <w:rtl/>
        </w:rPr>
      </w:pPr>
      <w:r w:rsidRPr="006F178A">
        <w:rPr>
          <w:rtl/>
        </w:rPr>
        <w:t xml:space="preserve">• </w:t>
      </w:r>
      <w:r w:rsidRPr="006F178A">
        <w:rPr>
          <w:rtl/>
        </w:rPr>
        <w:t xml:space="preserve">משא"כ</w:t>
      </w:r>
      <w:r w:rsidRPr="006F178A">
        <w:rPr>
          <w:rtl/>
        </w:rPr>
        <w:t xml:space="preserve"> מיחם </w:t>
      </w:r>
      <w:r w:rsidRPr="006F178A">
        <w:rPr>
          <w:rtl/>
        </w:rPr>
        <w:t xml:space="preserve">ע"ג</w:t>
      </w:r>
      <w:r w:rsidRPr="006F178A">
        <w:rPr>
          <w:rtl/>
        </w:rPr>
        <w:t xml:space="preserve"> קדירה או קדירה </w:t>
      </w:r>
      <w:r w:rsidRPr="006F178A">
        <w:rPr>
          <w:rtl/>
        </w:rPr>
        <w:t xml:space="preserve">ע"ג</w:t>
      </w:r>
      <w:r w:rsidRPr="006F178A">
        <w:rPr>
          <w:rtl/>
        </w:rPr>
        <w:t xml:space="preserve"> מיחם.</w:t>
      </w:r>
    </w:p>
    <w:p w:rsidR="00E9703F" w:rsidRPr="006F178A" w:rsidRDefault="00E9703F" w:rsidP="00E9703F">
      <w:pPr>
        <w:rPr>
          <w:rtl/>
        </w:rPr>
      </w:pPr>
      <w:r w:rsidRPr="006F178A">
        <w:rPr>
          <w:rtl/>
        </w:rPr>
        <w:t>• בצק אימתי מותר לטוח פי הקדירה בשביל לשמר ולא בשביל להחם.</w:t>
      </w:r>
    </w:p>
    <w:p w:rsidR="00E9703F" w:rsidRDefault="00E9703F" w:rsidP="00E9703F">
      <w:pPr>
        <w:rPr>
          <w:rtl/>
        </w:rPr>
      </w:pPr>
      <w:r w:rsidRPr="006F178A">
        <w:rPr>
          <w:rtl/>
        </w:rPr>
        <w:t>• ריסוק שלג או ברד</w:t>
      </w:r>
      <w:r>
        <w:rPr>
          <w:rtl/>
        </w:rPr>
        <w:t xml:space="preserve"> </w:t>
      </w:r>
      <w:r w:rsidRPr="006F178A">
        <w:rPr>
          <w:rFonts w:hint="cs"/>
          <w:rtl/>
        </w:rPr>
        <w:t>אסור דנולד</w:t>
      </w:r>
      <w:r w:rsidRPr="006F178A">
        <w:rPr>
          <w:rtl/>
        </w:rPr>
        <w:t>, ומותר בשופך עליהם.</w:t>
      </w:r>
    </w:p>
    <w:p w:rsidR="00E9703F" w:rsidRDefault="00E9703F" w:rsidP="00E9703F">
      <w:pPr>
        <w:pStyle w:val="Hadran"/>
        <w:rPr>
          <w:sz w:val="20"/>
          <w:rtl/>
        </w:rPr>
        <w:sectPr w:rsidR="00E9703F" w:rsidSect="00FB6CBE">
          <w:type w:val="continuous"/>
          <w:pgSz w:w="6804" w:h="11907" w:code="8"/>
          <w:pgMar w:top="567" w:right="567" w:bottom="284" w:left="567" w:header="284" w:footer="284" w:gutter="0"/>
          <w:pgNumType w:start="1"/>
          <w:cols w:space="284"/>
          <w:bidi/>
          <w:rtlGutter/>
          <w:docGrid w:linePitch="360"/>
        </w:sectPr>
        <w:pPrChange w:id="101669" w:author="Claude" w:date="2026-10-11T09:08:22Z">
          <w:pPr>
            <w:pStyle w:val="affff"/>
            <w:rPr>
              <w:sz w:val="20"/>
              <w:rtl/>
            </w:rPr>
            <w:sectPr w:rsidR="00E9703F" w:rsidSect="00FB6CBE">
              <w:type w:val="continuous"/>
              <w:pgSz w:w="6804" w:h="11907" w:code="8"/>
              <w:pgMar w:top="567" w:right="567" w:bottom="284" w:left="567" w:header="284" w:footer="284" w:gutter="0"/>
              <w:pgNumType w:start="1"/>
              <w:cols w:space="284"/>
              <w:bidi/>
              <w:rtlGutter/>
              <w:docGrid w:linePitch="360"/>
            </w:sectPr>
          </w:pPr>
        </w:pPrChange>
      </w:pPr>
      <w:r>
        <w:rPr>
          <w:rFonts w:hint="cs"/>
          <w:sz w:val="20"/>
          <w:rtl/>
        </w:rPr>
        <w:t>הדרן עלך במה טומנין</w:t>
      </w:r>
    </w:p>
    <w:p w:rsidR="00E9703F" w:rsidRPr="006F178A" w:rsidRDefault="00E9703F" w:rsidP="00E9703F">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E9703F" w:rsidRPr="006F178A" w:rsidRDefault="00E9703F" w:rsidP="00E9703F">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720"/>
          <w:bidi/>
          <w:rtlGutter/>
          <w:docGrid w:linePitch="360"/>
        </w:sectPr>
      </w:pPr>
    </w:p>
    <w:p w:rsidR="00E9703F" w:rsidRPr="006F178A" w:rsidRDefault="00E9703F" w:rsidP="00E9703F">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720"/>
          <w:bidi/>
          <w:rtlGutter/>
          <w:docGrid w:linePitch="360"/>
        </w:sectPr>
      </w:pPr>
    </w:p>
    <w:p w:rsidR="00E9703F" w:rsidRPr="006F178A" w:rsidRDefault="00E9703F" w:rsidP="00E9703F">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E9703F" w:rsidRDefault="00E9703F" w:rsidP="00E9703F">
      <w:pPr>
        <w:pStyle w:val="affff"/>
        <w:rPr>
          <w:rStyle w:val="afffe"/>
          <w:sz w:val="20"/>
          <w:rtl/>
        </w:rPr>
        <w:sectPr w:rsidR="00E9703F" w:rsidSect="00FB6CBE">
          <w:type w:val="continuous"/>
          <w:pgSz w:w="6804" w:h="11907" w:code="8"/>
          <w:pgMar w:top="567" w:right="567" w:bottom="284" w:left="567" w:header="284" w:footer="284" w:gutter="0"/>
          <w:pgNumType w:start="1"/>
          <w:cols w:space="284"/>
          <w:bidi/>
          <w:rtlGutter/>
          <w:docGrid w:linePitch="360"/>
        </w:sectPr>
      </w:pPr>
    </w:p>
    <w:p w:rsidR="00E9703F" w:rsidRDefault="00E9703F" w:rsidP="00E9703F">
      <w:pPr>
        <w:pStyle w:val="afff6"/>
        <w:framePr w:wrap="around"/>
        <w:spacing w:line="276" w:lineRule="auto"/>
        <w:rPr>
          <w:del w:id="100540" w:author="Claude" w:date="2026-10-11T09:08:03Z"/>
          <w:rFonts w:ascii="Fb Fontext" w:hAnsi="Fb Fontext"/>
          <w:sz w:val="20"/>
          <w:rtl/>
        </w:rPr>
      </w:pPr>
      <w:del w:id="100539" w:author="Claude" w:date="2026-10-11T09:08:03Z">
        <w:r w:rsidRPr="006F178A">
          <w:rPr>
            <w:rFonts w:ascii="Fb Fontext" w:hAnsi="Fb Fontext" w:hint="cs"/>
            <w:sz w:val="20"/>
            <w:rtl/>
          </w:rPr>
          <w:lastRenderedPageBreak/>
          <w:delText xml:space="preserve">פרק חמישי</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נא:</w:t>
      </w:r>
    </w:p>
    <w:p w:rsidR="00E9703F" w:rsidRPr="006F178A" w:rsidRDefault="00E9703F" w:rsidP="00E9703F">
      <w:pPr>
        <w:pStyle w:val="afff8"/>
        <w:framePr w:wrap="around"/>
        <w:spacing w:after="0" w:line="276" w:lineRule="auto"/>
        <w:rPr>
          <w:rtl/>
        </w:rPr>
      </w:pPr>
      <w:r w:rsidRPr="006F178A">
        <w:rPr>
          <w:rFonts w:hint="cs"/>
          <w:rtl/>
        </w:rPr>
        <w:t>נא:- נו:</w:t>
      </w:r>
    </w:p>
    <w:p>
      <w:pPr>
        <w:pStyle w:val="afff7"/>
        <w:framePr w:wrap="around"/>
        <w:spacing w:line="276" w:lineRule="auto"/>
        <w:rPr>
          <w:del w:id="100542" w:author="Claude" w:date="2026-10-11T09:08:03Z"/>
          <w:sz w:val="20"/>
          <w:rtl/>
        </w:rPr>
      </w:pPr>
      <w:ins w:id="40682" w:author="Claude" w:date="2026-10-11T09:07:39Z">
        <w:del w:id="100541" w:author="Claude" w:date="2026-10-11T09:08:03Z">
          <w:r w:rsidRPr="006F178A">
            <w:rPr>
              <w:rFonts w:hint="cs"/>
              <w:sz w:val="20"/>
              <w:rtl/>
            </w:rPr>
            <w:delText xml:space="preserve">במה בהמה</w:delText>
          </w:r>
        </w:del>
      </w:ins>
    </w:p>
    <w:p>
      <w:pPr>
        <w:pStyle w:val="PetichatPerek"/>
        <w:rPr>
          <w:ins w:id="100538" w:author="Claude" w:date="2026-10-11T09:08:03Z"/>
        </w:rPr>
      </w:pPr>
      <w:ins w:id="100537" w:author="Claude" w:date="2026-10-11T09:08:03Z">
        <w:r>
          <w:rPr>
            <w:rFonts w:ascii="Fb Fontext" w:hAnsi="Fb Fontext" w:hint="cs"/>
            <w:sz w:val="20"/>
            <w:rtl/>
          </w:rPr>
          <w:t xml:space="preserve">פרק חמישי</w:t>
        </w:r>
        <w:r>
          <w:rPr>
            <w:rFonts w:ascii="Fb Fontext" w:hAnsi="Fb Fontext" w:hint="cs"/>
            <w:sz w:val="20"/>
            <w:rtl/>
          </w:rPr>
          <w:t xml:space="preserve"> - </w:t>
        </w:r>
        <w:r>
          <w:rPr>
            <w:rFonts w:hint="cs"/>
            <w:sz w:val="20"/>
            <w:rtl/>
          </w:rPr>
          <w:t xml:space="preserve">במה בהמה</w:t>
        </w:r>
      </w:ins>
    </w:p>
    <w:p w:rsidR="00E9703F" w:rsidRDefault="00E9703F" w:rsidP="00E9703F">
      <w:pPr>
        <w:pStyle w:val="afff9"/>
        <w:spacing w:before="120"/>
        <w:rPr>
          <w:b/>
          <w:sz w:val="20"/>
          <w:rtl/>
        </w:rPr>
        <w:pPrChange w:id="90027" w:author="קלוד" w:date="2026-10-11T12:09:42Z">
          <w:pPr>
            <w:pStyle w:val="afff9"/>
          </w:pPr>
        </w:pPrChange>
      </w:pPr>
      <w:r w:rsidRPr="009757B9">
        <w:rPr>
          <w:rFonts w:hint="cs"/>
          <w:b/>
          <w:rtl/>
          <w:rPrChange w:id="40061" w:author="Claude" w:date="2026-10-11T09:07:39Z">
            <w:rPr>
              <w:rFonts w:hint="cs"/>
              <w:b/>
              <w:sz w:val="20"/>
              <w:rtl/>
            </w:rPr>
          </w:rPrChange>
        </w:rPr>
        <w:t>משנה</w:t>
      </w:r>
    </w:p>
    <w:p w:rsidR="00E9703F" w:rsidRDefault="00E9703F" w:rsidP="00E9703F">
      <w:pPr>
        <w:pStyle w:val="afff7"/>
        <w:framePr w:wrap="around"/>
        <w:spacing w:line="276" w:lineRule="auto"/>
        <w:rPr>
          <w:del w:id="40685" w:author="Claude" w:date="2026-10-11T09:07:39Z"/>
          <w:sz w:val="20"/>
          <w:rtl/>
        </w:rPr>
      </w:pPr>
      <w:del w:id="40684" w:author="Claude" w:date="2026-10-11T09:07:39Z">
        <w:r w:rsidRPr="006F178A">
          <w:rPr>
            <w:rFonts w:hint="cs"/>
            <w:sz w:val="20"/>
            <w:rtl/>
          </w:rPr>
          <w:delText xml:space="preserve">במה בהמה</w:delText>
        </w:r>
      </w:del>
    </w:p>
    <w:p>
      <w:pPr>
        <w:pStyle w:val="MishnaBatzad"/>
        <w:rPr>
          <w:ins w:id="20475" w:author="קלוד" w:date="2026-10-11T09:07:15Z"/>
        </w:rPr>
      </w:pPr>
      <w:ins w:id="20474" w:author="קלוד" w:date="2026-10-11T09:07:15Z">
        <w:r>
          <w:t xml:space="preserve">משנה א</w:t>
        </w:r>
      </w:ins>
    </w:p>
    <w:p w:rsidR="00E9703F" w:rsidRDefault="00E9703F" w:rsidP="00E9703F">
      <w:pPr>
        <w:pStyle w:val="afff9"/>
        <w:rPr>
          <w:b/>
          <w:sz w:val="20"/>
          <w:rtl/>
        </w:rPr>
      </w:pPr>
      <w:r w:rsidRPr="009757B9">
        <w:rPr>
          <w:rFonts w:hint="cs"/>
          <w:b/>
          <w:rtl/>
          <w:rPrChange w:id="40062" w:author="Claude" w:date="2026-10-11T09:07:39Z">
            <w:rPr>
              <w:rFonts w:hint="cs"/>
              <w:b/>
              <w:sz w:val="20"/>
              <w:rtl/>
            </w:rPr>
          </w:rPrChange>
        </w:rPr>
        <w:t>במה בהמה יוצאה ובמה אינה יוצאה</w:t>
      </w:r>
    </w:p>
    <w:p w:rsidR="00E9703F" w:rsidRPr="009757B9" w:rsidRDefault="00E9703F" w:rsidP="00E9703F">
      <w:pPr>
        <w:pStyle w:val="afff9"/>
        <w:rPr>
          <w:b/>
          <w:rtl/>
        </w:rPr>
      </w:pPr>
      <w:r w:rsidRPr="009757B9">
        <w:rPr>
          <w:rFonts w:hint="cs"/>
          <w:b/>
          <w:rtl/>
        </w:rPr>
        <w:t xml:space="preserve">יוצא </w:t>
      </w:r>
      <w:r w:rsidRPr="009757B9">
        <w:rPr>
          <w:b/>
          <w:rtl/>
        </w:rPr>
        <w:t>גמל באפסר, נאקה בחוטם [זממא דפרזלא] .</w:t>
      </w:r>
    </w:p>
    <w:p w:rsidR="00E9703F" w:rsidRDefault="00E9703F" w:rsidP="00E9703F">
      <w:pPr>
        <w:pStyle w:val="afff9"/>
        <w:rPr>
          <w:b/>
          <w:rtl/>
        </w:rPr>
      </w:pPr>
      <w:r w:rsidRPr="009757B9">
        <w:rPr>
          <w:b/>
          <w:rtl/>
        </w:rPr>
        <w:t>לובדקים</w:t>
      </w:r>
      <w:r w:rsidRPr="009757B9">
        <w:rPr>
          <w:rFonts w:hint="cs"/>
          <w:b/>
          <w:rtl/>
        </w:rPr>
        <w:t xml:space="preserve"> [</w:t>
      </w:r>
      <w:r w:rsidRPr="009757B9">
        <w:rPr>
          <w:b/>
          <w:rtl/>
        </w:rPr>
        <w:t>לובאי] בפרומביא, [בית ראשה]</w:t>
      </w:r>
    </w:p>
    <w:p w:rsidR="00E9703F" w:rsidRPr="009757B9" w:rsidRDefault="00E9703F" w:rsidP="00E9703F">
      <w:pPr>
        <w:pStyle w:val="afff9"/>
        <w:rPr>
          <w:b/>
          <w:rtl/>
        </w:rPr>
      </w:pPr>
      <w:r w:rsidRPr="009757B9">
        <w:rPr>
          <w:b/>
          <w:rtl/>
        </w:rPr>
        <w:t>וסוס בשיר, וכל בעלי השיר בשיר ונמשכין בשיר.</w:t>
      </w:r>
    </w:p>
    <w:p w:rsidR="00E9703F" w:rsidRPr="009757B9" w:rsidRDefault="00E9703F" w:rsidP="00E9703F">
      <w:pPr>
        <w:pStyle w:val="afff9"/>
        <w:rPr>
          <w:b/>
          <w:rtl/>
        </w:rPr>
      </w:pPr>
      <w:r w:rsidRPr="009757B9">
        <w:rPr>
          <w:b/>
          <w:rtl/>
        </w:rPr>
        <w:t>ומזין עליהן וטובלן במקומן.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47" w:author="קלוד" w:date="2026-10-11T12:33:55Z"/>
        </w:rPr>
      </w:pPr>
      <w:ins w:id="90948" w:author="קלוד" w:date="2026-10-11T12:33:55Z">
        <w:r>
          <w:rPr>
            <w:color w:val="7B3F00"/>
          </w:rPr>
          <w:t xml:space="preserve">יציאה בבהמה - משתמרת אינה משאוי, והלכה כחנניה</w:t>
        </w:r>
      </w:ins>
    </w:p>
    <w:p w:rsidR="00E9703F" w:rsidRPr="006F178A" w:rsidRDefault="00E9703F" w:rsidP="00E9703F">
      <w:pPr>
        <w:rPr>
          <w:rtl/>
        </w:rPr>
      </w:pPr>
      <w:r w:rsidRPr="006F178A">
        <w:rPr>
          <w:rFonts w:ascii="Fb Fontext" w:hAnsi="Fb Fontext" w:hint="cs"/>
          <w:rtl/>
        </w:rPr>
        <w:t xml:space="preserve">טלטול </w:t>
      </w:r>
      <w:r w:rsidRPr="006F178A">
        <w:rPr>
          <w:rFonts w:ascii="Fb Fontext" w:hAnsi="Fb Fontext"/>
          <w:rtl/>
        </w:rPr>
        <w:t xml:space="preserve">בשאינה משתמרת </w:t>
      </w:r>
      <w:ins w:id="96429" w:author="קלוד" w:date="2026-10-11T13:11:34Z">
        <w:r>
          <w:rPr>
            <w:rStyle w:val="afffffe"/>
            <w:rFonts w:ascii="Fb Fontext" w:hAnsi="Fb Fontext"/>
            <w:rtl/>
          </w:rPr>
          <w:t xml:space="preserve">כנאקה באפסר</w:t>
        </w:r>
        <w:r>
          <w:rPr>
            <w:rFonts w:ascii="Fb Fontext" w:hAnsi="Fb Fontext"/>
            <w:rtl/>
          </w:rPr>
          <w:t xml:space="preserve"> - ודאי</w:t>
        </w:r>
      </w:ins>
      <w:del w:id="96430" w:author="קלוד" w:date="2026-10-11T13:11:34Z">
        <w:r w:rsidRPr="006F178A">
          <w:rPr>
            <w:rFonts w:ascii="Fb Fontext" w:hAnsi="Fb Fontext"/>
            <w:rtl/>
          </w:rPr>
          <w:delText xml:space="preserve">וודאי</w:delText>
        </w:r>
      </w:del>
      <w:r w:rsidRPr="006F178A">
        <w:rPr>
          <w:rFonts w:ascii="Fb Fontext" w:hAnsi="Fb Fontext"/>
          <w:rtl/>
        </w:rPr>
        <w:t xml:space="preserve"> משאוי הוא.</w:t>
      </w:r>
    </w:p>
    <w:p w:rsidR="00E9703F" w:rsidRPr="006F178A" w:rsidRDefault="00E9703F" w:rsidP="00E9703F">
      <w:pPr>
        <w:rPr>
          <w:rtl/>
        </w:rPr>
      </w:pPr>
      <w:r w:rsidRPr="006F178A">
        <w:rPr>
          <w:rtl/>
        </w:rPr>
        <w:t xml:space="preserve">ובמשתמרת גם בפחות </w:t>
      </w:r>
      <w:ins w:id="96435" w:author="קלוד" w:date="2026-10-11T13:11:34Z">
        <w:r>
          <w:rPr>
            <w:rtl/>
          </w:rPr>
          <w:t xml:space="preserve">מזה, </w:t>
        </w:r>
        <w:r>
          <w:rPr>
            <w:rStyle w:val="afffffe"/>
            <w:rtl/>
          </w:rPr>
          <w:t xml:space="preserve">השמירה היתירה</w:t>
        </w:r>
      </w:ins>
      <w:del w:id="96436" w:author="קלוד" w:date="2026-10-11T13:11:34Z">
        <w:r w:rsidRPr="006F178A">
          <w:rPr>
            <w:rtl/>
          </w:rPr>
          <w:delText xml:space="preserve">מזה</w:delText>
        </w:r>
      </w:del>
      <w:r w:rsidRPr="006F178A">
        <w:rPr>
          <w:rtl/>
        </w:rPr>
        <w:t xml:space="preserve"> א"ז </w:t>
      </w:r>
      <w:ins w:id="96433" w:author="קלוד" w:date="2026-10-11T13:11:34Z">
        <w:r>
          <w:rPr>
            <w:rtl/>
          </w:rPr>
          <w:t xml:space="preserve">משאוי.</w:t>
        </w:r>
      </w:ins>
      <w:del w:id="96434" w:author="קלוד" w:date="2026-10-11T13:11:34Z">
        <w:r w:rsidRPr="006F178A">
          <w:rPr>
            <w:rtl/>
          </w:rPr>
          <w:delText xml:space="preserve">משאוי</w:delText>
        </w:r>
      </w:del>
      <w:r w:rsidRPr="006F178A">
        <w:rPr>
          <w:rtl/>
        </w:rPr>
        <w:t xml:space="preserve"> במתניתא </w:t>
      </w:r>
      <w:ins w:id="96431" w:author="קלוד" w:date="2026-10-11T13:11:34Z">
        <w:r>
          <w:rPr>
            <w:rtl/>
          </w:rPr>
          <w:t xml:space="preserve">תנא:</w:t>
        </w:r>
      </w:ins>
      <w:del w:id="96432" w:author="קלוד" w:date="2026-10-11T13:11:34Z">
        <w:r w:rsidRPr="006F178A">
          <w:rPr>
            <w:rtl/>
          </w:rPr>
          <w:delText xml:space="preserve">תנא</w:delText>
        </w:r>
      </w:del>
      <w:r w:rsidRPr="006F178A">
        <w:rPr>
          <w:rtl/>
        </w:rPr>
        <w:t xml:space="preserve"> לובדיקים וגמל יוצאין באפסר.</w:t>
      </w:r>
    </w:p>
    <w:p w:rsidR="00E9703F" w:rsidRPr="006F178A" w:rsidRDefault="00E9703F" w:rsidP="00E9703F">
      <w:pPr>
        <w:rPr>
          <w:rtl/>
        </w:rPr>
      </w:pPr>
      <w:ins w:id="96447" w:author="קלוד" w:date="2026-10-11T13:11:34Z">
        <w:r>
          <w:rPr>
            <w:rtl/>
          </w:rPr>
          <w:t xml:space="preserve">וכתנאי:</w:t>
        </w:r>
      </w:ins>
      <w:del w:id="96448" w:author="קלוד" w:date="2026-10-11T13:11:34Z">
        <w:r w:rsidRPr="006F178A">
          <w:rPr>
            <w:rtl/>
          </w:rPr>
          <w:delText xml:space="preserve">וכתנאי</w:delText>
        </w:r>
      </w:del>
      <w:r w:rsidRPr="006F178A">
        <w:rPr>
          <w:rtl/>
        </w:rPr>
        <w:t xml:space="preserve"> </w:t>
      </w:r>
      <w:ins w:id="96445" w:author="קלוד" w:date="2026-10-11T13:11:34Z">
        <w:r>
          <w:rPr>
            <w:rtl/>
          </w:rPr>
          <w:t xml:space="preserve">אין</w:t>
        </w:r>
      </w:ins>
      <w:del w:id="96446" w:author="קלוד" w:date="2026-10-11T13:11:34Z">
        <w:r w:rsidRPr="006F178A">
          <w:rPr>
            <w:rtl/>
          </w:rPr>
          <w:delText xml:space="preserve">דאין</w:delText>
        </w:r>
      </w:del>
      <w:r w:rsidRPr="006F178A">
        <w:rPr>
          <w:rtl/>
        </w:rPr>
        <w:t xml:space="preserve"> חיה יוצאה </w:t>
      </w:r>
      <w:ins w:id="96443" w:author="קלוד" w:date="2026-10-11T13:11:34Z">
        <w:r>
          <w:rPr>
            <w:rtl/>
          </w:rPr>
          <w:t xml:space="preserve">בסוגר,</w:t>
        </w:r>
      </w:ins>
      <w:del w:id="96444" w:author="קלוד" w:date="2026-10-11T13:11:34Z">
        <w:r w:rsidRPr="006F178A">
          <w:rPr>
            <w:rtl/>
          </w:rPr>
          <w:delText xml:space="preserve">בסוגר</w:delText>
        </w:r>
      </w:del>
      <w:r w:rsidRPr="006F178A">
        <w:rPr>
          <w:rtl/>
        </w:rPr>
        <w:t xml:space="preserve"> ולחנניא יוצאה</w:t>
      </w:r>
      <w:ins w:id="96441" w:author="קלוד" w:date="2026-10-11T13:11:34Z">
        <w:r>
          <w:rPr>
            <w:rtl/>
          </w:rPr>
          <w:t xml:space="preserve"> בו </w:t>
        </w:r>
      </w:ins>
      <w:del w:id="96442" w:author="קלוד" w:date="2026-10-11T13:11:34Z">
        <w:r w:rsidRPr="006F178A">
          <w:rPr>
            <w:rtl/>
          </w:rPr>
          <w:delText xml:space="preserve"> </w:delText>
        </w:r>
      </w:del>
      <w:r w:rsidRPr="006F178A">
        <w:rPr>
          <w:rtl/>
        </w:rPr>
        <w:t xml:space="preserve">ובכל דבר </w:t>
      </w:r>
      <w:ins w:id="96439" w:author="קלוד" w:date="2026-10-11T13:11:34Z">
        <w:r>
          <w:rPr>
            <w:rtl/>
          </w:rPr>
          <w:t xml:space="preserve">המשתמר;</w:t>
        </w:r>
      </w:ins>
      <w:del w:id="96440" w:author="קלוד" w:date="2026-10-11T13:11:34Z">
        <w:r w:rsidRPr="006F178A">
          <w:rPr>
            <w:rtl/>
          </w:rPr>
          <w:delText xml:space="preserve">המשתמר,</w:delText>
        </w:r>
      </w:del>
      <w:r w:rsidRPr="006F178A">
        <w:rPr>
          <w:rtl/>
        </w:rPr>
        <w:t xml:space="preserve"> </w:t>
      </w:r>
      <w:ins w:id="91151" w:author="מנוע מכני" w:date="2026-10-11T12:04:39Z">
        <w:r>
          <w:rPr>
            <w:b/>
            <w:bCs/>
            <w:rtl/>
          </w:rPr>
          <w:t xml:space="preserve">וחלקו</w:t>
        </w:r>
      </w:ins>
      <w:del w:id="91152" w:author="מנוע מכני" w:date="2026-10-11T12:04:39Z">
        <w:r w:rsidRPr="006F178A">
          <w:rPr>
            <w:b/>
            <w:bCs/>
            <w:rtl/>
          </w:rPr>
          <w:delText xml:space="preserve">ופליגי</w:delText>
        </w:r>
      </w:del>
      <w:r w:rsidRPr="006F178A">
        <w:rPr>
          <w:rtl/>
        </w:rPr>
        <w:t xml:space="preserve"> </w:t>
      </w:r>
      <w:ins w:id="96437" w:author="קלוד" w:date="2026-10-11T13:11:34Z">
        <w:r>
          <w:rPr>
            <w:rtl/>
          </w:rPr>
          <w:t xml:space="preserve">בחתול </w:t>
        </w:r>
        <w:r>
          <w:rPr>
            <w:rStyle w:val="afffffe"/>
            <w:rtl/>
          </w:rPr>
          <w:t xml:space="preserve">שדי לו בחבל</w:t>
        </w:r>
        <w:r>
          <w:rPr>
            <w:rtl/>
          </w:rPr>
          <w:t xml:space="preserve">.</w:t>
        </w:r>
      </w:ins>
      <w:del w:id="96438" w:author="קלוד" w:date="2026-10-11T13:11:34Z">
        <w:r w:rsidRPr="006F178A">
          <w:rPr>
            <w:rtl/>
          </w:rPr>
          <w:delText xml:space="preserve">בחתול.</w:delText>
        </w:r>
      </w:del>
    </w:p>
    <w:p w:rsidR="00E9703F" w:rsidRPr="006F178A" w:rsidRDefault="00E9703F" w:rsidP="00E9703F">
      <w:pPr>
        <w:rPr>
          <w:rtl/>
        </w:rPr>
      </w:pPr>
      <w:r w:rsidRPr="006F178A">
        <w:rPr>
          <w:rtl/>
        </w:rPr>
        <w:t>והלכה כחנניה דיוצאה בכל דבר המשתמר.</w:t>
      </w:r>
    </w:p>
    <w:p w:rsidR="00E9703F" w:rsidRPr="006F178A" w:rsidRDefault="00E9703F" w:rsidP="00E9703F">
      <w:pPr>
        <w:rPr>
          <w:rtl/>
        </w:rPr>
      </w:pPr>
      <w:r w:rsidRPr="006F178A">
        <w:rPr>
          <w:rtl/>
        </w:rPr>
        <w:t xml:space="preserve">והזכיר לזה לוי לאחיו </w:t>
      </w:r>
      <w:r w:rsidRPr="006F178A">
        <w:rPr>
          <w:rStyle w:val="2fb"/>
          <w:rtl/>
        </w:rPr>
        <w:t xml:space="preserve">רבה</w:t>
      </w:r>
      <w:r w:rsidRPr="006F178A">
        <w:rPr>
          <w:rtl/>
        </w:rPr>
        <w:t xml:space="preserve">, שחמורו השיגו דחמור שעסקיו רעים יכול לצאת בזה בשבת.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sz w:val="20"/>
          <w:szCs w:val="18"/>
          <w:rtl/>
        </w:rPr>
        <w:t>נב.</w:t>
      </w:r>
    </w:p>
    <w:p w:rsidR="00E9703F" w:rsidRPr="006F178A" w:rsidRDefault="00E9703F" w:rsidP="00E9703F">
      <w:pPr>
        <w:rPr>
          <w:rtl/>
        </w:rPr>
      </w:pPr>
      <w:r w:rsidRPr="006F178A">
        <w:rPr>
          <w:rFonts w:ascii="Fb Fontext" w:hAnsi="Fb Fontext"/>
          <w:rtl/>
        </w:rPr>
        <w:t xml:space="preserve">דבי </w:t>
      </w:r>
      <w:ins w:id="96449" w:author="קלוד" w:date="2026-10-11T13:11:34Z">
        <w:r>
          <w:rPr>
            <w:rFonts w:ascii="Fb Fontext" w:hAnsi="Fb Fontext"/>
            <w:rtl/>
          </w:rPr>
          <w:t xml:space="preserve">מנשיא: </w:t>
        </w:r>
        <w:r>
          <w:rPr>
            <w:rStyle w:val="afffffe"/>
            <w:rFonts w:ascii="Fb Fontext" w:hAnsi="Fb Fontext"/>
            <w:rtl/>
          </w:rPr>
          <w:t xml:space="preserve">עז שחקק לה</w:t>
        </w:r>
      </w:ins>
      <w:del w:id="96450" w:author="קלוד" w:date="2026-10-11T13:11:34Z">
        <w:r w:rsidRPr="006F178A">
          <w:rPr>
            <w:rFonts w:ascii="Fb Fontext" w:hAnsi="Fb Fontext"/>
            <w:rtl/>
          </w:rPr>
          <w:delText xml:space="preserve">מנשיא</w:delText>
        </w:r>
      </w:del>
      <w:r w:rsidRPr="006F178A">
        <w:rPr>
          <w:rFonts w:ascii="Fb Fontext" w:hAnsi="Fb Fontext"/>
          <w:rtl/>
        </w:rPr>
        <w:t xml:space="preserve"> בקרנה יוצאה באפסר בשבת.</w:t>
      </w:r>
    </w:p>
    <w:p w:rsidR="00E9703F" w:rsidRPr="006F178A" w:rsidRDefault="00E9703F" w:rsidP="00E9703F">
      <w:pPr>
        <w:rPr>
          <w:rtl/>
        </w:rPr>
      </w:pPr>
      <w:r w:rsidRPr="006F178A">
        <w:rPr>
          <w:rtl/>
        </w:rPr>
        <w:t xml:space="preserve">ובזקנה </w:t>
      </w:r>
      <w:ins w:id="96461" w:author="קלוד" w:date="2026-10-11T13:11:34Z">
        <w:r>
          <w:rPr>
            <w:b/>
            <w:bCs/>
            <w:rtl/>
          </w:rPr>
          <w:t xml:space="preserve">תיקו:</w:t>
        </w:r>
      </w:ins>
      <w:del w:id="96462" w:author="קלוד" w:date="2026-10-11T13:11:34Z">
        <w:r w:rsidRPr="006F178A">
          <w:rPr>
            <w:b/>
            <w:bCs/>
            <w:rtl/>
          </w:rPr>
          <w:delText xml:space="preserve">תיקו</w:delText>
        </w:r>
      </w:del>
      <w:r w:rsidRPr="006F178A">
        <w:rPr>
          <w:rtl/>
        </w:rPr>
        <w:t xml:space="preserve"> </w:t>
      </w:r>
      <w:ins w:id="94673" w:author="מנוע מכני" w:date="2026-10-11T12:04:39Z">
        <w:ins w:id="96459" w:author="קלוד" w:date="2026-10-11T13:11:34Z">
          <w:r>
            <w:rPr>
              <w:rStyle w:val="afffffe"/>
              <w:rtl/>
            </w:rPr>
            <w:t xml:space="preserve">נשמרת מכאב</w:t>
          </w:r>
          <w:r>
            <w:rPr>
              <w:rtl/>
            </w:rPr>
            <w:t xml:space="preserve">, או</w:t>
          </w:r>
        </w:ins>
        <w:del w:id="96460" w:author="קלוד" w:date="2026-10-11T13:11:34Z">
          <w:r>
            <w:rPr>
              <w:rtl/>
            </w:rPr>
            <w:delText xml:space="preserve">אם</w:delText>
          </w:r>
        </w:del>
        <w:r>
          <w:rPr>
            <w:rtl/>
          </w:rPr>
          <w:t xml:space="preserve"> </w:t>
        </w:r>
      </w:ins>
      <w:del w:id="94674" w:author="מנוע מכני" w:date="2026-10-11T12:04:39Z">
        <w:r w:rsidRPr="006F178A">
          <w:rPr>
            <w:rtl/>
          </w:rPr>
          <w:delText xml:space="preserve">אי </w:delText>
        </w:r>
      </w:del>
      <w:ins w:id="92737" w:author="מנוע מכני" w:date="2026-10-11T12:04:39Z">
        <w:r>
          <w:rPr>
            <w:rtl/>
          </w:rPr>
          <w:t xml:space="preserve">שמא</w:t>
        </w:r>
      </w:ins>
      <w:del w:id="92738" w:author="מנוע מכני" w:date="2026-10-11T12:04:39Z">
        <w:r w:rsidRPr="006F178A">
          <w:rPr>
            <w:rtl/>
          </w:rPr>
          <w:delText xml:space="preserve">דלמא</w:delText>
        </w:r>
      </w:del>
      <w:r w:rsidRPr="006F178A">
        <w:rPr>
          <w:rtl/>
        </w:rPr>
        <w:t xml:space="preserve"> </w:t>
      </w:r>
      <w:ins w:id="96457" w:author="קלוד" w:date="2026-10-11T13:11:34Z">
        <w:r>
          <w:rPr>
            <w:rtl/>
          </w:rPr>
          <w:t xml:space="preserve">ירפה</w:t>
        </w:r>
      </w:ins>
      <w:del w:id="96458" w:author="קלוד" w:date="2026-10-11T13:11:34Z">
        <w:r w:rsidRPr="006F178A">
          <w:rPr>
            <w:rtl/>
          </w:rPr>
          <w:delText xml:space="preserve">רפי</w:delText>
        </w:r>
      </w:del>
      <w:r w:rsidRPr="006F178A">
        <w:rPr>
          <w:rtl/>
        </w:rPr>
        <w:t xml:space="preserve"> </w:t>
      </w:r>
      <w:ins w:id="96455" w:author="קלוד" w:date="2026-10-11T13:11:34Z">
        <w:r>
          <w:rPr>
            <w:rtl/>
          </w:rPr>
          <w:t xml:space="preserve">ויפול</w:t>
        </w:r>
      </w:ins>
      <w:del w:id="96456" w:author="קלוד" w:date="2026-10-11T13:11:34Z">
        <w:r w:rsidRPr="006F178A">
          <w:rPr>
            <w:rtl/>
          </w:rPr>
          <w:delText xml:space="preserve">ונפיל</w:delText>
        </w:r>
      </w:del>
      <w:r w:rsidRPr="006F178A">
        <w:rPr>
          <w:rtl/>
        </w:rPr>
        <w:t xml:space="preserve"> </w:t>
      </w:r>
      <w:ins w:id="96453" w:author="קלוד" w:date="2026-10-11T13:11:34Z">
        <w:r>
          <w:rPr>
            <w:rtl/>
          </w:rPr>
          <w:t xml:space="preserve">ויבוא</w:t>
        </w:r>
      </w:ins>
      <w:del w:id="96454" w:author="קלוד" w:date="2026-10-11T13:11:34Z">
        <w:r w:rsidRPr="006F178A">
          <w:rPr>
            <w:rtl/>
          </w:rPr>
          <w:delText xml:space="preserve">ואתי</w:delText>
        </w:r>
      </w:del>
      <w:r w:rsidRPr="006F178A">
        <w:rPr>
          <w:rtl/>
        </w:rPr>
        <w:t xml:space="preserve"> </w:t>
      </w:r>
      <w:ins w:id="96451" w:author="קלוד" w:date="2026-10-11T13:11:34Z">
        <w:r>
          <w:rPr>
            <w:rtl/>
          </w:rPr>
          <w:t xml:space="preserve">להביאו</w:t>
        </w:r>
      </w:ins>
      <w:del w:id="96452" w:author="קלוד" w:date="2026-10-11T13:11:34Z">
        <w:r w:rsidRPr="006F178A">
          <w:rPr>
            <w:rtl/>
          </w:rPr>
          <w:delText xml:space="preserve">לאתויי</w:delText>
        </w:r>
      </w:del>
      <w:r w:rsidRPr="006F178A">
        <w:rPr>
          <w:rtl/>
        </w:rPr>
        <w:t xml:space="preserve"> תד"א </w:t>
      </w:r>
      <w:r w:rsidRPr="006F178A">
        <w:rPr>
          <w:rtl/>
        </w:rPr>
        <w:t xml:space="preserve">ברה"ר</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45" w:author="קלוד" w:date="2026-10-11T12:33:55Z"/>
        </w:rPr>
      </w:pPr>
      <w:ins w:id="90946" w:author="קלוד" w:date="2026-10-11T12:33:55Z">
        <w:r>
          <w:rPr>
            <w:color w:val="7B3F00"/>
          </w:rPr>
          <w:t xml:space="preserve">רצועה שבין קרניה לטלול - לנוי ולשמר</w:t>
        </w:r>
      </w:ins>
    </w:p>
    <w:p w:rsidR="00E9703F" w:rsidRPr="004640F6" w:rsidRDefault="00E9703F" w:rsidP="00E9703F">
      <w:pPr>
        <w:rPr>
          <w:spacing w:val="-4"/>
          <w:rtl/>
        </w:rPr>
      </w:pPr>
      <w:r w:rsidRPr="004640F6">
        <w:rPr>
          <w:rFonts w:ascii="Fb Fontext" w:hAnsi="Fb Fontext" w:hint="cs"/>
          <w:spacing w:val="-4"/>
          <w:rtl/>
        </w:rPr>
        <w:t xml:space="preserve">רצועה שבין קרניה לטלול </w:t>
      </w:r>
      <w:r w:rsidRPr="004640F6">
        <w:rPr>
          <w:rStyle w:val="2fb"/>
          <w:rFonts w:ascii="Fb Fontext" w:hAnsi="Fb Fontext"/>
          <w:spacing w:val="-4"/>
          <w:rtl/>
        </w:rPr>
        <w:t xml:space="preserve">רב</w:t>
      </w:r>
      <w:r w:rsidRPr="004640F6">
        <w:rPr>
          <w:rFonts w:ascii="Fb Fontext" w:hAnsi="Fb Fontext"/>
          <w:spacing w:val="-4"/>
          <w:rtl/>
        </w:rPr>
        <w:t xml:space="preserve"> </w:t>
      </w:r>
      <w:r w:rsidRPr="004640F6">
        <w:rPr>
          <w:rStyle w:val="2fb"/>
          <w:rFonts w:ascii="Fb Fontext" w:hAnsi="Fb Fontext"/>
          <w:spacing w:val="-4"/>
          <w:rtl/>
        </w:rPr>
        <w:t xml:space="preserve">ושמואל</w:t>
      </w:r>
      <w:r w:rsidRPr="004640F6">
        <w:rPr>
          <w:rFonts w:ascii="Fb Fontext" w:hAnsi="Fb Fontext"/>
          <w:spacing w:val="-4"/>
          <w:rtl/>
        </w:rPr>
        <w:t xml:space="preserve"> </w:t>
      </w:r>
      <w:ins w:id="91153" w:author="מנוע מכני" w:date="2026-10-11T12:04:39Z">
        <w:r>
          <w:rPr>
            <w:rFonts w:ascii="Fb Fontext" w:hAnsi="Fb Fontext"/>
            <w:spacing w:val="-4"/>
            <w:rtl/>
          </w:rPr>
          <w:t xml:space="preserve">חלקו</w:t>
        </w:r>
      </w:ins>
      <w:del w:id="91154" w:author="מנוע מכני" w:date="2026-10-11T12:04:39Z">
        <w:r w:rsidRPr="004640F6">
          <w:rPr>
            <w:rFonts w:ascii="Fb Fontext" w:hAnsi="Fb Fontext"/>
            <w:spacing w:val="-4"/>
            <w:rtl/>
          </w:rPr>
          <w:delText xml:space="preserve">פליגי</w:delText>
        </w:r>
      </w:del>
      <w:r w:rsidRPr="004640F6">
        <w:rPr>
          <w:rFonts w:ascii="Fb Fontext" w:hAnsi="Fb Fontext"/>
          <w:spacing w:val="-4"/>
          <w:rtl/>
        </w:rPr>
        <w:t xml:space="preserve">: </w:t>
      </w:r>
      <w:ins w:id="94675" w:author="מנוע מכני" w:date="2026-10-11T12:04:39Z">
        <w:ins w:id="96467" w:author="קלוד" w:date="2026-10-11T13:11:34Z">
          <w:r>
            <w:rPr>
              <w:rFonts w:ascii="Fb Fontext" w:hAnsi="Fb Fontext"/>
              <w:spacing w:val="-4"/>
              <w:rtl/>
            </w:rPr>
            <w:t xml:space="preserve">בין</w:t>
          </w:r>
        </w:ins>
        <w:del w:id="96468" w:author="קלוד" w:date="2026-10-11T13:11:34Z">
          <w:r>
            <w:rPr>
              <w:rFonts w:ascii="Fb Fontext" w:hAnsi="Fb Fontext"/>
              <w:spacing w:val="-4"/>
              <w:rtl/>
            </w:rPr>
            <w:delText xml:space="preserve">אם</w:delText>
          </w:r>
        </w:del>
        <w:r>
          <w:rPr>
            <w:rFonts w:ascii="Fb Fontext" w:hAnsi="Fb Fontext"/>
            <w:spacing w:val="-4"/>
            <w:rtl/>
          </w:rPr>
          <w:t xml:space="preserve"> </w:t>
        </w:r>
      </w:ins>
      <w:del w:id="94676" w:author="מנוע מכני" w:date="2026-10-11T12:04:39Z">
        <w:r w:rsidRPr="004640F6">
          <w:rPr>
            <w:rFonts w:ascii="Fb Fontext" w:hAnsi="Fb Fontext"/>
            <w:spacing w:val="-4"/>
            <w:rtl/>
          </w:rPr>
          <w:delText xml:space="preserve">אי </w:delText>
        </w:r>
      </w:del>
      <w:r w:rsidRPr="004640F6">
        <w:rPr>
          <w:rFonts w:ascii="Fb Fontext" w:hAnsi="Fb Fontext"/>
          <w:spacing w:val="-4"/>
          <w:rtl/>
        </w:rPr>
        <w:t xml:space="preserve">לנוי </w:t>
      </w:r>
      <w:ins w:id="96465" w:author="קלוד" w:date="2026-10-11T13:11:34Z">
        <w:r>
          <w:rPr>
            <w:rFonts w:ascii="Fb Fontext" w:hAnsi="Fb Fontext"/>
            <w:spacing w:val="-4"/>
            <w:rtl/>
          </w:rPr>
          <w:t xml:space="preserve">בין</w:t>
        </w:r>
      </w:ins>
      <w:del w:id="96466" w:author="קלוד" w:date="2026-10-11T13:11:34Z">
        <w:r w:rsidRPr="004640F6">
          <w:rPr>
            <w:rFonts w:ascii="Fb Fontext" w:hAnsi="Fb Fontext"/>
            <w:spacing w:val="-4"/>
            <w:rtl/>
          </w:rPr>
          <w:delText xml:space="preserve">וכן</w:delText>
        </w:r>
      </w:del>
      <w:r w:rsidRPr="004640F6">
        <w:rPr>
          <w:rFonts w:ascii="Fb Fontext" w:hAnsi="Fb Fontext"/>
          <w:spacing w:val="-4"/>
          <w:rtl/>
        </w:rPr>
        <w:t xml:space="preserve"> לשמר </w:t>
      </w:r>
      <w:ins w:id="96463" w:author="קלוד" w:date="2026-10-11T13:11:34Z">
        <w:r>
          <w:rPr>
            <w:rFonts w:ascii="Fb Fontext" w:hAnsi="Fb Fontext"/>
            <w:spacing w:val="-4"/>
            <w:rtl/>
          </w:rPr>
          <w:t xml:space="preserve">אסור,</w:t>
        </w:r>
      </w:ins>
      <w:del w:id="96464" w:author="קלוד" w:date="2026-10-11T13:11:34Z">
        <w:r w:rsidRPr="004640F6">
          <w:rPr>
            <w:rFonts w:ascii="Fb Fontext" w:hAnsi="Fb Fontext"/>
            <w:spacing w:val="-4"/>
            <w:rtl/>
          </w:rPr>
          <w:delText xml:space="preserve">אסור.</w:delText>
        </w:r>
      </w:del>
      <w:ins w:id="94187" w:author="מנוע מכני" w:date="2026-10-11T12:04:39Z">
        <w:r>
          <w:rPr>
            <w:rFonts w:ascii="Fb Fontext" w:hAnsi="Fb Fontext" w:hint="cs"/>
            <w:spacing w:val="-4"/>
            <w:rtl/>
          </w:rPr>
          <w:t xml:space="preserve"> </w:t>
        </w:r>
      </w:ins>
      <w:del w:id="94188" w:author="מנוע מכני" w:date="2026-10-11T12:04:39Z">
        <w:r w:rsidRPr="004640F6">
          <w:rPr>
            <w:rFonts w:ascii="Fb Fontext" w:hAnsi="Fb Fontext" w:hint="cs"/>
            <w:spacing w:val="-4"/>
            <w:rtl/>
          </w:rPr>
          <w:delText xml:space="preserve"> </w:delText>
        </w:r>
        <w:r w:rsidRPr="004640F6">
          <w:rPr>
            <w:rFonts w:ascii="Fb Fontext" w:hAnsi="Fb Fontext"/>
            <w:spacing w:val="-4"/>
            <w:rtl/>
          </w:rPr>
          <w:delText xml:space="preserve"> </w:delText>
        </w:r>
      </w:del>
      <w:r w:rsidRPr="004640F6">
        <w:rPr>
          <w:rFonts w:ascii="Fb Fontext" w:hAnsi="Fb Fontext"/>
          <w:spacing w:val="-4"/>
          <w:rtl/>
        </w:rPr>
        <w:t xml:space="preserve">או לנוי אסור ולשמר מותר.</w:t>
      </w:r>
    </w:p>
    <w:p>
      <w:pPr>
        <w:pStyle w:val="38"/>
        <w:rPr>
          <w:ins w:id="97516" w:author="מנוע מכני" w:date="2026-10-11T12:04:39Z"/>
        </w:rPr>
      </w:pPr>
      <w:ins w:id="91155" w:author="מנוע מכני" w:date="2026-10-11T12:04:39Z">
        <w:r>
          <w:t xml:space="preserve">וחלקו</w:t>
        </w:r>
      </w:ins>
    </w:p>
    <w:p w:rsidR="00E9703F" w:rsidRPr="006F178A" w:rsidRDefault="00E9703F" w:rsidP="00E9703F">
      <w:pPr>
        <w:rPr>
          <w:rtl/>
        </w:rPr>
      </w:pPr>
      <w:del w:id="91156" w:author="מנוע מכני" w:date="2026-10-11T12:04:39Z">
        <w:r w:rsidRPr="006F178A">
          <w:rPr>
            <w:b/>
            <w:bCs/>
            <w:rtl/>
          </w:rPr>
          <w:delText xml:space="preserve">ופליגי</w:delText>
        </w:r>
      </w:del>
      <w:del w:id="97517" w:author="מנוע מכני" w:date="2026-10-11T12:04:39Z">
        <w:r w:rsidRPr="006F178A">
          <w:rPr>
            <w:rtl/>
          </w:rPr>
          <w:delText xml:space="preserve"> </w:delText>
        </w:r>
      </w:del>
      <w:r w:rsidRPr="006F178A">
        <w:rPr>
          <w:rtl/>
        </w:rPr>
        <w:t xml:space="preserve">מה </w:t>
      </w:r>
      <w:r w:rsidRPr="006F178A">
        <w:rPr>
          <w:rStyle w:val="2fb"/>
          <w:rtl/>
        </w:rPr>
        <w:t xml:space="preserve">שמואל</w:t>
      </w:r>
      <w:r w:rsidRPr="006F178A">
        <w:rPr>
          <w:rtl/>
        </w:rPr>
        <w:t xml:space="preserve"> </w:t>
      </w:r>
      <w:r w:rsidRPr="006F178A">
        <w:rPr>
          <w:rtl/>
        </w:rPr>
        <w:t xml:space="preserve">אמר</w:t>
      </w:r>
      <w:r w:rsidRPr="006F178A">
        <w:rPr>
          <w:rtl/>
        </w:rPr>
        <w:t xml:space="preserve"> ומה </w:t>
      </w:r>
      <w:r w:rsidRPr="006F178A">
        <w:rPr>
          <w:rStyle w:val="2fb"/>
          <w:rtl/>
        </w:rPr>
        <w:t xml:space="preserve">רב</w:t>
      </w:r>
      <w:r w:rsidRPr="006F178A">
        <w:rPr>
          <w:rtl/>
        </w:rPr>
        <w:t xml:space="preserve"> </w:t>
      </w:r>
      <w:r w:rsidRPr="006F178A">
        <w:rPr>
          <w:rtl/>
        </w:rPr>
        <w:t xml:space="preserve">אמר</w:t>
      </w:r>
      <w:r w:rsidRPr="006F178A">
        <w:rPr>
          <w:rtl/>
        </w:rPr>
        <w:t xml:space="preserve">.</w:t>
      </w:r>
    </w:p>
    <w:p w:rsidR="00E9703F" w:rsidRPr="006F178A" w:rsidRDefault="00E9703F" w:rsidP="00E9703F">
      <w:pPr>
        <w:rPr>
          <w:rtl/>
        </w:rPr>
      </w:pPr>
      <w:r w:rsidRPr="006F178A">
        <w:rPr>
          <w:rtl/>
        </w:rPr>
        <w:t xml:space="preserve">אח"ז </w:t>
      </w:r>
      <w:ins w:id="96473" w:author="קלוד" w:date="2026-10-11T13:11:34Z">
        <w:r>
          <w:rPr>
            <w:rStyle w:val="afffffe"/>
            <w:rtl/>
          </w:rPr>
          <w:t xml:space="preserve">הוכח</w:t>
        </w:r>
        <w:r>
          <w:rPr>
            <w:rStyle w:val="2fb"/>
            <w:rtl/>
          </w:rPr>
          <w:t xml:space="preserve">: לשמואל</w:t>
        </w:r>
      </w:ins>
      <w:del w:id="96474" w:author="קלוד" w:date="2026-10-11T13:11:34Z">
        <w:r w:rsidRPr="006F178A">
          <w:rPr>
            <w:rStyle w:val="2fb"/>
            <w:rtl/>
          </w:rPr>
          <w:delText xml:space="preserve">שמואל</w:delText>
        </w:r>
      </w:del>
      <w:r w:rsidRPr="006F178A">
        <w:rPr>
          <w:rtl/>
        </w:rPr>
        <w:t xml:space="preserve"> רק נוי </w:t>
      </w:r>
      <w:ins w:id="96471" w:author="קלוד" w:date="2026-10-11T13:11:34Z">
        <w:r>
          <w:rPr>
            <w:rtl/>
          </w:rPr>
          <w:t xml:space="preserve">אסור,</w:t>
        </w:r>
      </w:ins>
      <w:del w:id="96472" w:author="קלוד" w:date="2026-10-11T13:11:34Z">
        <w:r w:rsidRPr="006F178A">
          <w:rPr>
            <w:rtl/>
          </w:rPr>
          <w:delText xml:space="preserve">אסור</w:delText>
        </w:r>
      </w:del>
      <w:r w:rsidRPr="006F178A">
        <w:rPr>
          <w:rtl/>
        </w:rPr>
        <w:t xml:space="preserve"> </w:t>
      </w:r>
      <w:ins w:id="96469" w:author="קלוד" w:date="2026-10-11T13:11:34Z">
        <w:r>
          <w:rPr>
            <w:rStyle w:val="2fb"/>
            <w:rtl/>
          </w:rPr>
          <w:t xml:space="preserve">ולרב</w:t>
        </w:r>
      </w:ins>
      <w:del w:id="96470" w:author="קלוד" w:date="2026-10-11T13:11:34Z">
        <w:r w:rsidRPr="006F178A">
          <w:rPr>
            <w:rStyle w:val="2fb"/>
            <w:rtl/>
          </w:rPr>
          <w:delText xml:space="preserve">ורב</w:delText>
        </w:r>
      </w:del>
      <w:r w:rsidRPr="006F178A">
        <w:rPr>
          <w:rtl/>
        </w:rPr>
        <w:t xml:space="preserve"> שניהם אסור.</w:t>
      </w:r>
    </w:p>
    <w:p>
      <w:pPr>
        <w:pStyle w:val="38"/>
        <w:rPr>
          <w:ins w:id="97518" w:author="מנוע מכני" w:date="2026-10-11T12:04:39Z"/>
        </w:rPr>
      </w:pPr>
      <w:r w:rsidRPr="006F178A">
        <w:t xml:space="preserve">והך</w:t>
      </w:r>
    </w:p>
    <w:p w:rsidR="00E9703F" w:rsidRDefault="00E9703F" w:rsidP="00E9703F">
      <w:pPr>
        <w:rPr>
          <w:rtl/>
        </w:rPr>
      </w:pPr>
      <w:del w:id="97519" w:author="מנוע מכני" w:date="2026-10-11T12:04:39Z">
        <w:r w:rsidRPr="006F178A">
          <w:rPr>
            <w:rFonts w:hint="cs"/>
            <w:rtl/>
          </w:rPr>
          <w:delText xml:space="preserve"> </w:delText>
        </w:r>
      </w:del>
      <w:r w:rsidRPr="006F178A">
        <w:rPr>
          <w:rFonts w:hint="cs"/>
          <w:rtl/>
        </w:rPr>
        <w:t xml:space="preserve">דקשרה בעלה לפרה האדומה במוסירה ואעפ</w:t>
      </w:r>
      <w:r w:rsidRPr="006F178A">
        <w:rPr>
          <w:rtl/>
        </w:rPr>
        <w:t>"</w:t>
      </w:r>
      <w:r w:rsidRPr="006F178A">
        <w:rPr>
          <w:rFonts w:hint="cs"/>
          <w:rtl/>
        </w:rPr>
        <w:t xml:space="preserve">כ </w:t>
      </w:r>
      <w:ins w:id="96475" w:author="קלוד" w:date="2026-10-11T13:11:34Z">
        <w:r>
          <w:rPr>
            <w:rFonts w:hint="cs"/>
            <w:rtl/>
          </w:rPr>
          <w:t xml:space="preserve">כשרה </w:t>
        </w:r>
        <w:r>
          <w:rPr>
            <w:rStyle w:val="afffffe"/>
            <w:rFonts w:hint="cs"/>
            <w:rtl/>
          </w:rPr>
          <w:t xml:space="preserve">ואינו משאוי</w:t>
        </w:r>
      </w:ins>
      <w:del w:id="96476" w:author="קלוד" w:date="2026-10-11T13:11:34Z">
        <w:r w:rsidRPr="006F178A">
          <w:rPr>
            <w:rFonts w:hint="cs"/>
            <w:rtl/>
          </w:rPr>
          <w:delText xml:space="preserve">כשרה</w:delText>
        </w:r>
      </w:del>
    </w:p>
    <w:p w:rsidR="00E9703F" w:rsidRPr="006F178A" w:rsidRDefault="00E9703F" w:rsidP="00E9703F">
      <w:pPr>
        <w:rPr>
          <w:b/>
          <w:bCs/>
          <w:rtl/>
        </w:rPr>
      </w:pPr>
      <w:r w:rsidRPr="006F178A">
        <w:rPr>
          <w:rStyle w:val="afffe"/>
          <w:rFonts w:ascii="Fb Fontext" w:hAnsi="Fb Fontext"/>
          <w:rtl/>
        </w:rPr>
        <w:t>א</w:t>
      </w:r>
      <w:r w:rsidRPr="006F178A">
        <w:rPr>
          <w:rFonts w:hint="cs"/>
          <w:rtl/>
        </w:rPr>
        <w:t>.</w:t>
      </w:r>
      <w:r w:rsidRPr="006F178A">
        <w:rPr>
          <w:rtl/>
        </w:rPr>
        <w:t xml:space="preserve"> במוליכה מעיר </w:t>
      </w:r>
      <w:ins w:id="96487" w:author="קלוד" w:date="2026-10-11T13:11:34Z">
        <w:r>
          <w:rPr>
            <w:rtl/>
          </w:rPr>
          <w:t xml:space="preserve">לעיר,</w:t>
        </w:r>
      </w:ins>
      <w:del w:id="96488" w:author="קלוד" w:date="2026-10-11T13:11:34Z">
        <w:r w:rsidRPr="006F178A">
          <w:rPr>
            <w:rtl/>
          </w:rPr>
          <w:delText xml:space="preserve">לעיר</w:delText>
        </w:r>
      </w:del>
      <w:r w:rsidRPr="006F178A">
        <w:rPr>
          <w:rtl/>
        </w:rPr>
        <w:t xml:space="preserve"> </w:t>
      </w:r>
      <w:ins w:id="96485" w:author="קלוד" w:date="2026-10-11T13:11:34Z">
        <w:r>
          <w:rPr>
            <w:rtl/>
          </w:rPr>
          <w:t xml:space="preserve">ודרכה</w:t>
        </w:r>
      </w:ins>
      <w:del w:id="96486" w:author="קלוד" w:date="2026-10-11T13:11:34Z">
        <w:r w:rsidRPr="006F178A">
          <w:rPr>
            <w:rtl/>
          </w:rPr>
          <w:delText xml:space="preserve">ואורחא</w:delText>
        </w:r>
      </w:del>
      <w:r w:rsidRPr="006F178A">
        <w:rPr>
          <w:rtl/>
        </w:rPr>
        <w:t xml:space="preserve"> </w:t>
      </w:r>
      <w:ins w:id="96483" w:author="קלוד" w:date="2026-10-11T13:11:34Z">
        <w:r>
          <w:rPr>
            <w:rtl/>
          </w:rPr>
          <w:t xml:space="preserve">בכך.</w:t>
        </w:r>
      </w:ins>
      <w:del w:id="96484" w:author="קלוד" w:date="2026-10-11T13:11:34Z">
        <w:r w:rsidRPr="006F178A">
          <w:rPr>
            <w:rtl/>
          </w:rPr>
          <w:delText xml:space="preserve">הוא.</w:delText>
        </w:r>
      </w:del>
      <w:r>
        <w:rPr>
          <w:rFonts w:hint="cs"/>
          <w:b/>
          <w:bCs/>
          <w:rtl/>
        </w:rPr>
        <w:t xml:space="preserve"> </w:t>
      </w:r>
      <w:r w:rsidRPr="006F178A">
        <w:rPr>
          <w:rStyle w:val="afffe"/>
          <w:rFonts w:ascii="Fb Fontext" w:hAnsi="Fb Fontext"/>
          <w:b/>
          <w:rtl/>
        </w:rPr>
        <w:t>ב</w:t>
      </w:r>
      <w:r w:rsidRPr="006F178A">
        <w:rPr>
          <w:rStyle w:val="afffe"/>
          <w:rFonts w:ascii="Fb Fontext" w:hAnsi="Fb Fontext" w:hint="cs"/>
          <w:b/>
          <w:rtl/>
        </w:rPr>
        <w:t>.</w:t>
      </w:r>
      <w:r w:rsidRPr="006F178A">
        <w:rPr>
          <w:rStyle w:val="afffe"/>
          <w:rFonts w:ascii="Fb Fontext" w:hAnsi="Fb Fontext"/>
          <w:rtl/>
        </w:rPr>
        <w:t xml:space="preserve"> </w:t>
      </w:r>
      <w:ins w:id="95675" w:author="מנוע מכני" w:date="2026-10-11T12:04:39Z">
        <w:ins w:id="96481" w:author="קלוד" w:date="2026-10-11T13:11:34Z">
          <w:r>
            <w:rPr>
              <w:rtl/>
            </w:rPr>
            <w:t xml:space="preserve">שונה</w:t>
          </w:r>
        </w:ins>
        <w:del w:id="96482" w:author="קלוד" w:date="2026-10-11T13:11:34Z">
          <w:r>
            <w:rPr>
              <w:rtl/>
            </w:rPr>
            <w:delText xml:space="preserve">ושנה</w:delText>
          </w:r>
        </w:del>
      </w:ins>
      <w:del w:id="95676" w:author="מנוע מכני" w:date="2026-10-11T12:04:39Z">
        <w:r w:rsidRPr="006F178A">
          <w:rPr>
            <w:rtl/>
          </w:rPr>
          <w:delText xml:space="preserve">דמיה</w:delText>
        </w:r>
      </w:del>
      <w:r w:rsidRPr="006F178A">
        <w:rPr>
          <w:rtl/>
        </w:rPr>
        <w:t xml:space="preserve"> </w:t>
      </w:r>
      <w:ins w:id="96479" w:author="קלוד" w:date="2026-10-11T13:11:34Z">
        <w:r>
          <w:rPr>
            <w:rStyle w:val="afffffe"/>
            <w:rtl/>
          </w:rPr>
          <w:t xml:space="preserve">פרה</w:t>
        </w:r>
        <w:r>
          <w:rPr>
            <w:rtl/>
          </w:rPr>
          <w:t xml:space="preserve"> שדמיה יקרים.</w:t>
        </w:r>
      </w:ins>
      <w:del w:id="96480" w:author="קלוד" w:date="2026-10-11T13:11:34Z">
        <w:r w:rsidRPr="006F178A">
          <w:rPr>
            <w:rtl/>
          </w:rPr>
          <w:delText xml:space="preserve">יקרין.</w:delText>
        </w:r>
      </w:del>
      <w:r>
        <w:rPr>
          <w:rFonts w:hint="cs"/>
          <w:b/>
          <w:bCs/>
          <w:rtl/>
        </w:rPr>
        <w:t xml:space="preserve"> </w:t>
      </w:r>
      <w:r w:rsidRPr="006F178A">
        <w:rPr>
          <w:rStyle w:val="afffe"/>
          <w:rFonts w:ascii="Fb Fontext" w:hAnsi="Fb Fontext" w:hint="cs"/>
          <w:b/>
          <w:rtl/>
        </w:rPr>
        <w:t>ג.</w:t>
      </w:r>
      <w:r w:rsidRPr="006F178A">
        <w:rPr>
          <w:rFonts w:hint="cs"/>
          <w:rtl/>
        </w:rPr>
        <w:t xml:space="preserve"> </w:t>
      </w:r>
      <w:ins w:id="96477" w:author="קלוד" w:date="2026-10-11T13:11:34Z">
        <w:r>
          <w:rPr>
            <w:rStyle w:val="2fb"/>
            <w:rtl/>
          </w:rPr>
          <w:t xml:space="preserve">רבינא:</w:t>
        </w:r>
      </w:ins>
      <w:del w:id="96478" w:author="קלוד" w:date="2026-10-11T13:11:34Z">
        <w:r w:rsidRPr="006F178A">
          <w:rPr>
            <w:rStyle w:val="2fb"/>
            <w:rtl/>
          </w:rPr>
          <w:delText xml:space="preserve">רבינא</w:delText>
        </w:r>
      </w:del>
      <w:r w:rsidRPr="006F178A">
        <w:rPr>
          <w:rtl/>
        </w:rPr>
        <w:t xml:space="preserve"> במורדת.</w:t>
      </w:r>
    </w:p>
    <w:p w:rsidR="00E9703F" w:rsidRDefault="00E9703F" w:rsidP="00E9703F">
      <w:pPr>
        <w:pStyle w:val="affffd"/>
        <w:spacing w:after="0"/>
        <w:rPr>
          <w:del w:id="90043" w:author="מנוע עיצוב" w:date="2026-10-11T12:09:26Z"/>
          <w:rFonts w:ascii="MS Mincho" w:hAnsi="MS Mincho"/>
          <w:bCs w:val="0"/>
          <w:rtl/>
        </w:rPr>
      </w:pPr>
      <w:del w:id="90042" w:author="מנוע עיצוב" w:date="2026-10-11T12:09:26Z">
        <w:r>
          <w:rPr>
            <w:rFonts w:ascii="MS Mincho" w:hAnsi="MS Mincho" w:hint="cs"/>
            <w:bCs w:val="0"/>
            <w:rtl/>
          </w:rPr>
          <w:delText xml:space="preserve"> ׻</w:delText>
        </w:r>
      </w:del>
    </w:p>
    <w:p w:rsidR="00E9703F" w:rsidRDefault="00E9703F" w:rsidP="00E9703F">
      <w:pPr>
        <w:pStyle w:val="affff1"/>
        <w:ind w:end="0"/>
        <w:rPr>
          <w:b w:val="0"/>
          <w:rtl/>
        </w:rPr>
        <w:pPrChange w:id="20089" w:author="קלוד" w:date="2026-10-11T09:07:15Z">
          <w:pPr>
            <w:pStyle w:val="affff1"/>
            <w:rPr>
              <w:b w:val="0"/>
              <w:rtl/>
            </w:rPr>
          </w:pPr>
        </w:pPrChange>
      </w:pPr>
      <w:ins w:id="9821" w:author="מספור קטעי משנה" w:date="2026-10-11T09:35:03Z">
        <w:r>
          <w:rPr>
            <w:rStyle w:val="MisparKeta"/>
          </w:rPr>
          <w:t xml:space="preserve">ג. </w:t>
        </w:r>
      </w:ins>
      <w:r w:rsidRPr="009757B9">
        <w:rPr>
          <w:rFonts w:hint="cs"/>
          <w:rtl/>
        </w:rPr>
        <w:t>יוצאין ונמשכין בשיר</w:t>
      </w:r>
    </w:p>
    <w:p w:rsidR="00E9703F" w:rsidRPr="006F178A" w:rsidRDefault="00E9703F" w:rsidP="00E9703F">
      <w:pPr>
        <w:rPr>
          <w:rtl/>
        </w:rPr>
      </w:pPr>
      <w:r w:rsidRPr="006F178A">
        <w:rPr>
          <w:rStyle w:val="2fb"/>
          <w:rFonts w:ascii="Fb Fontext" w:hAnsi="Fb Fontext"/>
          <w:rtl/>
        </w:rPr>
        <w:t xml:space="preserve">ר"ה</w:t>
      </w:r>
      <w:r w:rsidRPr="006F178A">
        <w:rPr>
          <w:rFonts w:ascii="Fb Fontext" w:hAnsi="Fb Fontext"/>
          <w:rtl/>
        </w:rPr>
        <w:t xml:space="preserve"> או כרוכין או נמשכין.</w:t>
      </w:r>
    </w:p>
    <w:p w:rsidR="00E9703F" w:rsidRPr="006F178A" w:rsidRDefault="00E9703F" w:rsidP="00E9703F">
      <w:pPr>
        <w:rPr>
          <w:rtl/>
        </w:rPr>
      </w:pPr>
      <w:r w:rsidRPr="006F178A">
        <w:rPr>
          <w:rStyle w:val="2fb"/>
          <w:rtl/>
        </w:rPr>
        <w:t xml:space="preserve">שמואל</w:t>
      </w:r>
      <w:r w:rsidRPr="006F178A">
        <w:rPr>
          <w:rtl/>
        </w:rPr>
        <w:t xml:space="preserve"> נמשכין ולא כרוכין.</w:t>
      </w:r>
    </w:p>
    <w:p w:rsidR="00E9703F" w:rsidRPr="006F178A" w:rsidRDefault="00E9703F" w:rsidP="00E9703F">
      <w:pPr>
        <w:rPr>
          <w:rtl/>
        </w:rPr>
      </w:pPr>
      <w:r w:rsidRPr="006F178A">
        <w:rPr>
          <w:rtl/>
        </w:rPr>
        <w:t>במתניתא כרוכין לימשך.</w:t>
      </w:r>
    </w:p>
    <w:p w:rsidR="00E9703F" w:rsidRPr="006F178A" w:rsidRDefault="00E9703F" w:rsidP="00E9703F">
      <w:pPr>
        <w:rPr>
          <w:rtl/>
        </w:rPr>
      </w:pPr>
      <w:ins w:id="96491" w:author="קלוד" w:date="2026-10-11T13:11:34Z">
        <w:r>
          <w:rPr>
            <w:rtl/>
          </w:rPr>
          <w:t xml:space="preserve">עגלי</w:t>
        </w:r>
      </w:ins>
      <w:del w:id="96492" w:author="קלוד" w:date="2026-10-11T13:11:34Z">
        <w:r w:rsidRPr="006F178A">
          <w:rPr>
            <w:rtl/>
          </w:rPr>
          <w:delText xml:space="preserve">עיגלי</w:delText>
        </w:r>
      </w:del>
      <w:r w:rsidRPr="006F178A">
        <w:rPr>
          <w:rtl/>
        </w:rPr>
        <w:t xml:space="preserve"> </w:t>
      </w:r>
      <w:ins w:id="96489" w:author="קלוד" w:date="2026-10-11T13:11:34Z">
        <w:r>
          <w:rPr>
            <w:rtl/>
          </w:rPr>
          <w:t xml:space="preserve">בית</w:t>
        </w:r>
      </w:ins>
      <w:del w:id="96490" w:author="קלוד" w:date="2026-10-11T13:11:34Z">
        <w:r w:rsidRPr="006F178A">
          <w:rPr>
            <w:rtl/>
          </w:rPr>
          <w:delText xml:space="preserve">דבי</w:delText>
        </w:r>
      </w:del>
      <w:r w:rsidRPr="006F178A">
        <w:rPr>
          <w:rtl/>
        </w:rPr>
        <w:t xml:space="preserve"> </w:t>
      </w:r>
      <w:r w:rsidRPr="006F178A">
        <w:rPr>
          <w:rStyle w:val="2fb"/>
          <w:rtl/>
        </w:rPr>
        <w:t xml:space="preserve">ר"ה</w:t>
      </w:r>
      <w:r w:rsidRPr="006F178A">
        <w:rPr>
          <w:rtl/>
        </w:rPr>
        <w:t xml:space="preserve"> יצאו כרוכין בשבת וכן מוכח ממולאות של בית </w:t>
      </w:r>
      <w:r w:rsidRPr="006F178A">
        <w:rPr>
          <w:rStyle w:val="2fb"/>
          <w:rtl/>
        </w:rPr>
        <w:t xml:space="preserve">רבי</w:t>
      </w:r>
      <w:r w:rsidRPr="006F178A">
        <w:rPr>
          <w:rtl/>
        </w:rPr>
        <w:t xml:space="preserve">.</w:t>
      </w:r>
    </w:p>
    <w:p w:rsidR="00E9703F" w:rsidRPr="006F178A" w:rsidRDefault="00E9703F" w:rsidP="00E9703F">
      <w:pPr>
        <w:rPr>
          <w:rtl/>
        </w:rPr>
      </w:pPr>
      <w:ins w:id="95965" w:author="מנוע מכני" w:date="2026-10-11T12:04:39Z">
        <w:ins w:id="96511" w:author="קלוד" w:date="2026-10-11T13:11:34Z">
          <w:r>
            <w:rPr>
              <w:rtl/>
            </w:rPr>
            <w:t xml:space="preserve">והוצרכו</w:t>
          </w:r>
        </w:ins>
        <w:del w:id="96512" w:author="קלוד" w:date="2026-10-11T13:11:34Z">
          <w:r>
            <w:rPr>
              <w:rtl/>
            </w:rPr>
            <w:delText xml:space="preserve">והוצרך</w:delText>
          </w:r>
        </w:del>
      </w:ins>
      <w:del w:id="95966" w:author="מנוע מכני" w:date="2026-10-11T12:04:39Z">
        <w:r w:rsidRPr="006F178A">
          <w:rPr>
            <w:rtl/>
          </w:rPr>
          <w:delText xml:space="preserve">ואיצטריך</w:delText>
        </w:r>
      </w:del>
      <w:r w:rsidRPr="006F178A">
        <w:rPr>
          <w:rtl/>
        </w:rPr>
        <w:t xml:space="preserve"> </w:t>
      </w:r>
      <w:ins w:id="96509" w:author="קלוד" w:date="2026-10-11T13:11:34Z">
        <w:r>
          <w:rPr>
            <w:rStyle w:val="2fb"/>
            <w:rtl/>
          </w:rPr>
          <w:t xml:space="preserve">רב</w:t>
        </w:r>
      </w:ins>
      <w:del w:id="96510" w:author="קלוד" w:date="2026-10-11T13:11:34Z">
        <w:r w:rsidRPr="006F178A">
          <w:rPr>
            <w:rStyle w:val="2fb"/>
            <w:rtl/>
          </w:rPr>
          <w:delText xml:space="preserve">לרב</w:delText>
        </w:r>
      </w:del>
      <w:r w:rsidRPr="006F178A">
        <w:rPr>
          <w:rStyle w:val="2fb"/>
          <w:rtl/>
        </w:rPr>
        <w:t xml:space="preserve"> יהודה</w:t>
      </w:r>
      <w:r w:rsidRPr="006F178A">
        <w:rPr>
          <w:rtl/>
        </w:rPr>
        <w:t xml:space="preserve"> </w:t>
      </w:r>
      <w:ins w:id="96507" w:author="קלוד" w:date="2026-10-11T13:11:34Z">
        <w:r>
          <w:rPr>
            <w:rStyle w:val="2fb"/>
            <w:rtl/>
          </w:rPr>
          <w:t xml:space="preserve">ורב</w:t>
        </w:r>
      </w:ins>
      <w:del w:id="96508" w:author="קלוד" w:date="2026-10-11T13:11:34Z">
        <w:r w:rsidRPr="006F178A">
          <w:rPr>
            <w:rStyle w:val="2fb"/>
            <w:rtl/>
          </w:rPr>
          <w:delText xml:space="preserve">ולרב</w:delText>
        </w:r>
      </w:del>
      <w:r w:rsidRPr="006F178A">
        <w:rPr>
          <w:rStyle w:val="2fb"/>
          <w:rtl/>
        </w:rPr>
        <w:t xml:space="preserve"> דימי</w:t>
      </w:r>
      <w:r w:rsidRPr="006F178A">
        <w:rPr>
          <w:rtl/>
        </w:rPr>
        <w:t xml:space="preserve"> </w:t>
      </w:r>
      <w:ins w:id="96505" w:author="קלוד" w:date="2026-10-11T13:11:34Z">
        <w:r>
          <w:rPr>
            <w:rtl/>
          </w:rPr>
          <w:t xml:space="preserve">ור'</w:t>
        </w:r>
      </w:ins>
      <w:del w:id="96506" w:author="קלוד" w:date="2026-10-11T13:11:34Z">
        <w:r w:rsidRPr="006F178A">
          <w:rPr>
            <w:rtl/>
          </w:rPr>
          <w:delText xml:space="preserve">ולר'</w:delText>
        </w:r>
      </w:del>
      <w:r w:rsidRPr="006F178A">
        <w:rPr>
          <w:rtl/>
        </w:rPr>
        <w:t xml:space="preserve"> </w:t>
      </w:r>
      <w:r w:rsidRPr="006F178A">
        <w:rPr>
          <w:rStyle w:val="2fb"/>
          <w:rtl/>
        </w:rPr>
        <w:t xml:space="preserve">שמואל</w:t>
      </w:r>
      <w:r w:rsidRPr="006F178A">
        <w:rPr>
          <w:rtl/>
        </w:rPr>
        <w:t xml:space="preserve"> בר יהודה</w:t>
      </w:r>
      <w:r w:rsidRPr="006F178A">
        <w:rPr>
          <w:rFonts w:hint="cs"/>
          <w:rtl/>
        </w:rPr>
        <w:t>,</w:t>
      </w:r>
      <w:r w:rsidRPr="006F178A">
        <w:rPr>
          <w:rtl/>
        </w:rPr>
        <w:t xml:space="preserve"> דאפשר </w:t>
      </w:r>
      <w:ins w:id="96503" w:author="קלוד" w:date="2026-10-11T13:11:34Z">
        <w:r>
          <w:rPr>
            <w:rtl/>
          </w:rPr>
          <w:t xml:space="preserve">כרוכין,</w:t>
        </w:r>
      </w:ins>
      <w:del w:id="96504" w:author="קלוד" w:date="2026-10-11T13:11:34Z">
        <w:r w:rsidRPr="006F178A">
          <w:rPr>
            <w:rtl/>
          </w:rPr>
          <w:delText xml:space="preserve">כרוכין</w:delText>
        </w:r>
      </w:del>
      <w:r w:rsidRPr="006F178A">
        <w:rPr>
          <w:rtl/>
        </w:rPr>
        <w:t xml:space="preserve"> שלא נאמר</w:t>
      </w:r>
      <w:ins w:id="96501" w:author="קלוד" w:date="2026-10-11T13:11:34Z">
        <w:r>
          <w:rPr>
            <w:rtl/>
          </w:rPr>
          <w:t xml:space="preserve"> </w:t>
        </w:r>
        <w:r>
          <w:rPr>
            <w:rStyle w:val="afffffe"/>
            <w:rtl/>
          </w:rPr>
          <w:t xml:space="preserve">מדרב יהודה</w:t>
        </w:r>
        <w:r>
          <w:rPr>
            <w:rtl/>
          </w:rPr>
          <w:t xml:space="preserve"> </w:t>
        </w:r>
      </w:ins>
      <w:del w:id="96502" w:author="קלוד" w:date="2026-10-11T13:11:34Z">
        <w:r w:rsidRPr="006F178A">
          <w:rPr>
            <w:rtl/>
          </w:rPr>
          <w:delText xml:space="preserve"> </w:delText>
        </w:r>
      </w:del>
      <w:r w:rsidRPr="006F178A">
        <w:rPr>
          <w:rtl/>
        </w:rPr>
        <w:t xml:space="preserve">שלא קיבלו </w:t>
      </w:r>
      <w:ins w:id="96499" w:author="קלוד" w:date="2026-10-11T13:11:34Z">
        <w:r>
          <w:rPr>
            <w:rtl/>
          </w:rPr>
          <w:t xml:space="preserve">ממנו,</w:t>
        </w:r>
      </w:ins>
      <w:del w:id="96500" w:author="קלוד" w:date="2026-10-11T13:11:34Z">
        <w:r w:rsidRPr="006F178A">
          <w:rPr>
            <w:rtl/>
          </w:rPr>
          <w:delText xml:space="preserve">ממנו</w:delText>
        </w:r>
      </w:del>
      <w:r w:rsidRPr="006F178A">
        <w:rPr>
          <w:rtl/>
        </w:rPr>
        <w:t xml:space="preserve"> או </w:t>
      </w:r>
      <w:ins w:id="96497" w:author="קלוד" w:date="2026-10-11T13:11:34Z">
        <w:r>
          <w:rPr>
            <w:rStyle w:val="afffffe"/>
            <w:rtl/>
          </w:rPr>
          <w:t xml:space="preserve">מדרב</w:t>
        </w:r>
      </w:ins>
      <w:del w:id="96498" w:author="קלוד" w:date="2026-10-11T13:11:34Z">
        <w:r w:rsidRPr="006F178A">
          <w:rPr>
            <w:rtl/>
          </w:rPr>
          <w:delText xml:space="preserve">שלא</w:delText>
        </w:r>
      </w:del>
      <w:r w:rsidRPr="006F178A">
        <w:rPr>
          <w:rtl/>
        </w:rPr>
        <w:t xml:space="preserve"> </w:t>
      </w:r>
      <w:ins w:id="96495" w:author="קלוד" w:date="2026-10-11T13:11:34Z">
        <w:r>
          <w:rPr>
            <w:rStyle w:val="afffffe"/>
            <w:rtl/>
          </w:rPr>
          <w:t xml:space="preserve">דימי</w:t>
        </w:r>
        <w:r>
          <w:rPr>
            <w:rtl/>
          </w:rPr>
          <w:t xml:space="preserve"> שנחלק</w:t>
        </w:r>
      </w:ins>
      <w:del w:id="96496" w:author="קלוד" w:date="2026-10-11T13:11:34Z">
        <w:r w:rsidRPr="006F178A">
          <w:rPr>
            <w:rtl/>
          </w:rPr>
          <w:delText xml:space="preserve">נחלק</w:delText>
        </w:r>
      </w:del>
      <w:r w:rsidRPr="006F178A">
        <w:rPr>
          <w:rtl/>
        </w:rPr>
        <w:t xml:space="preserve"> בין נמשכין </w:t>
      </w:r>
      <w:ins w:id="96493" w:author="קלוד" w:date="2026-10-11T13:11:34Z">
        <w:r>
          <w:rPr>
            <w:rtl/>
          </w:rPr>
          <w:t xml:space="preserve">לכרוכין;</w:t>
        </w:r>
      </w:ins>
      <w:del w:id="96494" w:author="קלוד" w:date="2026-10-11T13:11:34Z">
        <w:r w:rsidRPr="006F178A">
          <w:rPr>
            <w:rtl/>
          </w:rPr>
          <w:delText xml:space="preserve">לכרוכין</w:delText>
        </w:r>
      </w:del>
      <w:r w:rsidRPr="006F178A">
        <w:rPr>
          <w:rtl/>
        </w:rPr>
        <w:t xml:space="preserve"> </w:t>
      </w:r>
      <w:r w:rsidRPr="006F178A">
        <w:rPr>
          <w:rtl/>
        </w:rPr>
        <w:t xml:space="preserve">קמ"ל</w:t>
      </w:r>
      <w:r w:rsidRPr="006F178A">
        <w:rPr>
          <w:rtl/>
        </w:rPr>
        <w:t xml:space="preserve"> דיוצאין </w:t>
      </w:r>
      <w:r>
        <w:rPr>
          <w:rtl/>
        </w:rPr>
        <w:t>ואפי'</w:t>
      </w:r>
      <w:r w:rsidRPr="006F178A">
        <w:rPr>
          <w:rtl/>
        </w:rPr>
        <w:t xml:space="preserve"> כרוכין.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נב.</w:t>
      </w:r>
    </w:p>
    <w:p>
      <w:pPr>
        <w:pStyle w:val="afffff8"/>
        <w:rPr>
          <w:ins w:id="90943" w:author="קלוד" w:date="2026-10-11T12:33:55Z"/>
        </w:rPr>
      </w:pPr>
      <w:ins w:id="90944" w:author="קלוד" w:date="2026-10-11T12:33:55Z">
        <w:r>
          <w:rPr>
            <w:color w:val="7B3F00"/>
          </w:rPr>
          <w:t xml:space="preserve">טבעת אדם וטבעת בהמה - לענין מזין וטבילה</w:t>
        </w:r>
      </w:ins>
    </w:p>
    <w:p w:rsidR="00E9703F" w:rsidRPr="006F178A" w:rsidRDefault="00E9703F" w:rsidP="00E9703F">
      <w:pPr>
        <w:rPr>
          <w:rtl/>
        </w:rPr>
      </w:pPr>
      <w:r w:rsidRPr="006F178A">
        <w:rPr>
          <w:rFonts w:ascii="Fb Fontext" w:hAnsi="Fb Fontext"/>
          <w:rtl/>
        </w:rPr>
        <w:t>טבעת אדם טמאה.</w:t>
      </w:r>
    </w:p>
    <w:p w:rsidR="00E9703F" w:rsidRPr="006F178A" w:rsidRDefault="00E9703F" w:rsidP="00E9703F">
      <w:pPr>
        <w:rPr>
          <w:rtl/>
        </w:rPr>
      </w:pPr>
      <w:r w:rsidRPr="006F178A">
        <w:rPr>
          <w:rtl/>
        </w:rPr>
        <w:t>וטבעת בהמה וכלים ושאר כל הטבעות טהורות.</w:t>
      </w:r>
    </w:p>
    <w:p>
      <w:pPr>
        <w:pStyle w:val="38"/>
        <w:rPr>
          <w:ins w:id="97520" w:author="מנוע מכני" w:date="2026-10-11T12:04:39Z"/>
        </w:rPr>
      </w:pPr>
      <w:r w:rsidRPr="006F178A">
        <w:t xml:space="preserve">והך</w:t>
      </w:r>
    </w:p>
    <w:p w:rsidR="00E9703F" w:rsidRDefault="00E9703F" w:rsidP="00E9703F">
      <w:pPr>
        <w:rPr>
          <w:rtl/>
        </w:rPr>
      </w:pPr>
      <w:del w:id="97521" w:author="מנוע מכני" w:date="2026-10-11T12:04:39Z">
        <w:r w:rsidRPr="006F178A">
          <w:rPr>
            <w:rFonts w:hint="cs"/>
            <w:rtl/>
          </w:rPr>
          <w:delText xml:space="preserve"> </w:delText>
        </w:r>
      </w:del>
      <w:r w:rsidRPr="006F178A">
        <w:rPr>
          <w:rFonts w:hint="cs"/>
          <w:rtl/>
        </w:rPr>
        <w:t xml:space="preserve">דמזין דמתני' </w:t>
      </w:r>
      <w:r w:rsidRPr="006F178A">
        <w:rPr>
          <w:rStyle w:val="2fb"/>
          <w:rtl/>
        </w:rPr>
        <w:t xml:space="preserve">רב</w:t>
      </w:r>
      <w:r w:rsidRPr="006F178A">
        <w:rPr>
          <w:rtl/>
        </w:rPr>
        <w:t xml:space="preserve"> יצחק בבאין מנוי אדם לנוי בהמה [ומיירי אחר טומאתו]</w:t>
      </w:r>
    </w:p>
    <w:p w:rsidR="00E9703F" w:rsidRDefault="00E9703F" w:rsidP="00E9703F">
      <w:pPr>
        <w:rPr>
          <w:rtl/>
        </w:rPr>
      </w:pPr>
      <w:r w:rsidRPr="006F178A">
        <w:rPr>
          <w:rStyle w:val="2fb"/>
          <w:rtl/>
        </w:rPr>
        <w:t xml:space="preserve">רב </w:t>
      </w:r>
      <w:ins w:id="96515" w:author="קלוד" w:date="2026-10-11T13:11:34Z">
        <w:r>
          <w:rPr>
            <w:rStyle w:val="2fb"/>
            <w:rtl/>
          </w:rPr>
          <w:t xml:space="preserve">יוסף: </w:t>
        </w:r>
        <w:r>
          <w:rPr>
            <w:rStyle w:val="afffffe"/>
            <w:rtl/>
          </w:rPr>
          <w:t xml:space="preserve">מקבלות טומאה</w:t>
        </w:r>
      </w:ins>
      <w:del w:id="96516" w:author="קלוד" w:date="2026-10-11T13:11:34Z">
        <w:r w:rsidRPr="006F178A">
          <w:rPr>
            <w:rStyle w:val="2fb"/>
            <w:rtl/>
          </w:rPr>
          <w:delText xml:space="preserve">יוסף</w:delText>
        </w:r>
      </w:del>
      <w:r w:rsidRPr="006F178A">
        <w:rPr>
          <w:rtl/>
        </w:rPr>
        <w:t xml:space="preserve"> הואיל </w:t>
      </w:r>
      <w:ins w:id="96513" w:author="קלוד" w:date="2026-10-11T13:11:34Z">
        <w:r>
          <w:rPr>
            <w:rtl/>
          </w:rPr>
          <w:t xml:space="preserve">ואדם מושך</w:t>
        </w:r>
      </w:ins>
      <w:del w:id="96514" w:author="קלוד" w:date="2026-10-11T13:11:34Z">
        <w:r w:rsidRPr="006F178A">
          <w:rPr>
            <w:rtl/>
          </w:rPr>
          <w:delText xml:space="preserve">ומושך</w:delText>
        </w:r>
      </w:del>
      <w:r w:rsidRPr="006F178A">
        <w:rPr>
          <w:rtl/>
        </w:rPr>
        <w:t xml:space="preserve"> בהם את הבהמה</w:t>
      </w:r>
    </w:p>
    <w:p w:rsidR="00E9703F" w:rsidRPr="009757B9" w:rsidRDefault="00E9703F" w:rsidP="00E9703F">
      <w:pPr>
        <w:rPr>
          <w:rFonts w:cs="Guttman Vilna"/>
          <w:b/>
          <w:bCs/>
          <w:rtl/>
        </w:rPr>
      </w:pPr>
      <w:r w:rsidRPr="006F178A">
        <w:rPr>
          <w:rtl/>
        </w:rPr>
        <w:t>וכמו</w:t>
      </w:r>
      <w:r w:rsidRPr="006F178A">
        <w:rPr>
          <w:rFonts w:hint="cs"/>
          <w:rtl/>
        </w:rPr>
        <w:t xml:space="preserve"> </w:t>
      </w:r>
      <w:r w:rsidRPr="006F178A">
        <w:rPr>
          <w:rtl/>
        </w:rPr>
        <w:t>מקל של בהמה של מתכת שמקבל טומאה ואדם רודה בהן ומושך בהן.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hint="cs"/>
          <w:rtl/>
        </w:rPr>
        <w:t xml:space="preserve">רוצה לטבול זמם בהמה אין חציצה - </w:t>
      </w:r>
      <w:r w:rsidRPr="006F178A">
        <w:rPr>
          <w:rStyle w:val="2fb"/>
          <w:rFonts w:ascii="Fb Fontext" w:hAnsi="Fb Fontext"/>
          <w:rtl/>
        </w:rPr>
        <w:t xml:space="preserve">רב אמי</w:t>
      </w:r>
      <w:r w:rsidRPr="006F178A">
        <w:rPr>
          <w:rFonts w:ascii="Fb Fontext" w:hAnsi="Fb Fontext"/>
          <w:rtl/>
        </w:rPr>
        <w:t xml:space="preserve"> בשריתכן</w:t>
      </w:r>
      <w:ins w:id="90061" w:author="מנוע מכני" w:date="2026-10-11T12:04:39Z">
        <w:r>
          <w:rPr>
            <w:rFonts w:ascii="Fb Fontext" w:hAnsi="Fb Fontext"/>
            <w:rtl/>
          </w:rPr>
          <w:t xml:space="preserve">. ב</w:t>
        </w:r>
      </w:ins>
      <w:del w:id="90062" w:author="מנוע מכני" w:date="2026-10-11T12:04:39Z">
        <w:r w:rsidRPr="006F178A">
          <w:rPr>
            <w:rFonts w:ascii="Fb Fontext" w:hAnsi="Fb Fontext"/>
            <w:rtl/>
          </w:rPr>
          <w:delText xml:space="preserve">.ב</w:delText>
        </w:r>
      </w:del>
      <w:r w:rsidRPr="006F178A">
        <w:rPr>
          <w:rFonts w:ascii="Fb Fontext" w:hAnsi="Fb Fontext"/>
          <w:rtl/>
        </w:rPr>
        <w:t xml:space="preserve">מתניתא במחוללין.</w:t>
      </w:r>
    </w:p>
    <w:p>
      <w:pPr>
        <w:pStyle w:val="38"/>
        <w:rPr>
          <w:ins w:id="97522" w:author="מנוע מכני" w:date="2026-10-11T12:04:39Z"/>
        </w:rPr>
      </w:pPr>
      <w:r w:rsidRPr="006F178A">
        <w:t xml:space="preserve">ולא </w:t>
      </w:r>
      <w:r>
        <w:t>אמרי</w:t>
      </w:r>
      <w:r>
        <w:t>'</w:t>
      </w:r>
    </w:p>
    <w:p w:rsidR="00E9703F" w:rsidRPr="006F178A" w:rsidRDefault="00E9703F" w:rsidP="00E9703F">
      <w:pPr>
        <w:rPr>
          <w:rtl/>
        </w:rPr>
      </w:pPr>
      <w:del w:id="97523" w:author="מנוע מכני" w:date="2026-10-11T12:04:39Z">
        <w:r w:rsidRPr="006F178A">
          <w:rPr>
            <w:rFonts w:hint="cs"/>
            <w:rtl/>
          </w:rPr>
          <w:delText xml:space="preserve"> </w:delText>
        </w:r>
      </w:del>
      <w:r w:rsidRPr="006F178A">
        <w:rPr>
          <w:rFonts w:hint="cs"/>
          <w:rtl/>
        </w:rPr>
        <w:t xml:space="preserve">דמעשה מוציא </w:t>
      </w:r>
      <w:ins w:id="92739" w:author="מנוע מכני" w:date="2026-10-11T12:04:39Z">
        <w:r>
          <w:rPr>
            <w:rFonts w:hint="cs"/>
            <w:rtl/>
          </w:rPr>
          <w:t xml:space="preserve">כלום</w:t>
        </w:r>
      </w:ins>
      <w:del w:id="92740" w:author="מנוע מכני" w:date="2026-10-11T12:04:39Z">
        <w:r w:rsidRPr="006F178A">
          <w:rPr>
            <w:rFonts w:hint="cs"/>
            <w:rtl/>
          </w:rPr>
          <w:delText xml:space="preserve">מידי</w:delText>
        </w:r>
      </w:del>
      <w:r w:rsidRPr="006F178A">
        <w:rPr>
          <w:rFonts w:hint="cs"/>
          <w:rtl/>
        </w:rPr>
        <w:t xml:space="preserve"> מחשבה </w:t>
      </w:r>
      <w:ins w:id="91157" w:author="מנוע מכני" w:date="2026-10-11T12:04:39Z">
        <w:r>
          <w:rPr>
            <w:rtl/>
          </w:rPr>
          <w:t xml:space="preserve">למקום</w:t>
        </w:r>
      </w:ins>
      <w:del w:id="91158" w:author="מנוע מכני" w:date="2026-10-11T12:04:39Z">
        <w:r w:rsidRPr="006F178A">
          <w:rPr>
            <w:rtl/>
          </w:rPr>
          <w:delText xml:space="preserve">להיכא</w:delText>
        </w:r>
      </w:del>
      <w:r w:rsidRPr="006F178A">
        <w:rPr>
          <w:rtl/>
        </w:rPr>
        <w:t xml:space="preserve"> דמתקן </w:t>
      </w:r>
      <w:r w:rsidRPr="006F178A">
        <w:rPr>
          <w:rtl/>
        </w:rPr>
        <w:t xml:space="preserve">לא</w:t>
      </w:r>
      <w:r w:rsidRPr="006F178A">
        <w:rPr>
          <w:rtl/>
        </w:rPr>
        <w:t xml:space="preserve"> </w:t>
      </w:r>
      <w:r>
        <w:rPr>
          <w:rtl/>
        </w:rPr>
        <w:t>אמרי'</w:t>
      </w:r>
      <w:r w:rsidRPr="006F178A">
        <w:rPr>
          <w:rtl/>
        </w:rPr>
        <w:t xml:space="preserve"> שינוי מעשה רק לקלקל.</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41" w:author="קלוד" w:date="2026-10-11T12:33:55Z"/>
        </w:rPr>
      </w:pPr>
      <w:ins w:id="90942" w:author="קלוד" w:date="2026-10-11T12:33:55Z">
        <w:r>
          <w:rPr>
            <w:color w:val="7B3F00"/>
          </w:rPr>
          <w:t xml:space="preserve">טבעת ומחט - החילוק לענין שבת, ולא לטומאה</w:t>
        </w:r>
      </w:ins>
    </w:p>
    <w:p>
      <w:pPr>
        <w:pStyle w:val="38"/>
        <w:rPr>
          <w:ins w:id="97524" w:author="מנוע מכני" w:date="2026-10-11T12:04:39Z"/>
        </w:rPr>
      </w:pPr>
      <w:r w:rsidRPr="006F178A">
        <w:t xml:space="preserve">הך</w:t>
      </w:r>
    </w:p>
    <w:p w:rsidR="00E9703F" w:rsidRDefault="00E9703F" w:rsidP="00E9703F">
      <w:pPr>
        <w:rPr>
          <w:rFonts w:ascii="Fb Fontext" w:hAnsi="Fb Fontext"/>
          <w:rtl/>
        </w:rPr>
      </w:pPr>
      <w:del w:id="97525" w:author="מנוע מכני" w:date="2026-10-11T12:04:39Z">
        <w:r w:rsidRPr="006F178A">
          <w:rPr>
            <w:rFonts w:ascii="Fb Fontext" w:hAnsi="Fb Fontext" w:hint="cs"/>
            <w:rtl/>
          </w:rPr>
          <w:delText xml:space="preserve"> </w:delText>
        </w:r>
      </w:del>
      <w:r w:rsidRPr="006F178A">
        <w:rPr>
          <w:rFonts w:ascii="Fb Fontext" w:hAnsi="Fb Fontext" w:hint="cs"/>
          <w:rtl/>
        </w:rPr>
        <w:t xml:space="preserve">דשמע תלמיד מגליל העליון שחולקין בין טבעת לטבעת ובין מחט למחט</w:t>
      </w:r>
    </w:p>
    <w:p w:rsidR="00E9703F" w:rsidRPr="006F178A" w:rsidRDefault="00E9703F" w:rsidP="00E9703F">
      <w:pPr>
        <w:rPr>
          <w:rStyle w:val="afffe"/>
          <w:rFonts w:ascii="Fb Fontext" w:hAnsi="Fb Fontext"/>
          <w:b/>
          <w:bCs w:val="0"/>
          <w:rtl/>
        </w:rPr>
      </w:pPr>
      <w:r w:rsidRPr="006F178A">
        <w:rPr>
          <w:rStyle w:val="afffe"/>
          <w:rFonts w:ascii="Fb Fontext" w:hAnsi="Fb Fontext"/>
          <w:b/>
          <w:rtl/>
        </w:rPr>
        <w:t>לענין טבעת</w:t>
      </w:r>
      <w:r w:rsidRPr="006F178A">
        <w:rPr>
          <w:rStyle w:val="afffe"/>
          <w:rFonts w:ascii="Fb Fontext" w:hAnsi="Fb Fontext" w:hint="cs"/>
          <w:b/>
          <w:rtl/>
        </w:rPr>
        <w:t>,</w:t>
      </w:r>
      <w:r w:rsidRPr="006F178A">
        <w:rPr>
          <w:rStyle w:val="afffe"/>
          <w:rFonts w:ascii="Fb Fontext" w:hAnsi="Fb Fontext"/>
          <w:b/>
          <w:rtl/>
        </w:rPr>
        <w:t xml:space="preserve"> החילוק לענין שבת.</w:t>
      </w:r>
    </w:p>
    <w:p w:rsidR="00E9703F" w:rsidRPr="006F178A" w:rsidRDefault="00E9703F" w:rsidP="00E9703F">
      <w:pPr>
        <w:rPr>
          <w:rtl/>
        </w:rPr>
      </w:pPr>
      <w:r w:rsidRPr="006F178A">
        <w:rPr>
          <w:rFonts w:ascii="Fb Fontext" w:hAnsi="Fb Fontext"/>
          <w:sz w:val="20"/>
          <w:rtl/>
        </w:rPr>
        <w:t xml:space="preserve">דלטומאה של </w:t>
      </w:r>
      <w:ins w:id="96525" w:author="קלוד" w:date="2026-10-11T13:11:34Z">
        <w:r>
          <w:rPr>
            <w:rFonts w:ascii="Fb Fontext" w:hAnsi="Fb Fontext"/>
            <w:sz w:val="20"/>
            <w:rtl/>
          </w:rPr>
          <w:t xml:space="preserve">אדם,</w:t>
        </w:r>
      </w:ins>
      <w:del w:id="96526" w:author="קלוד" w:date="2026-10-11T13:11:34Z">
        <w:r w:rsidRPr="006F178A">
          <w:rPr>
            <w:rFonts w:ascii="Fb Fontext" w:hAnsi="Fb Fontext"/>
            <w:sz w:val="20"/>
            <w:rtl/>
          </w:rPr>
          <w:delText xml:space="preserve">אדם</w:delText>
        </w:r>
      </w:del>
      <w:r w:rsidRPr="006F178A">
        <w:rPr>
          <w:rFonts w:ascii="Fb Fontext" w:hAnsi="Fb Fontext"/>
          <w:sz w:val="20"/>
          <w:rtl/>
        </w:rPr>
        <w:t xml:space="preserve"> </w:t>
      </w:r>
      <w:ins w:id="96523" w:author="קלוד" w:date="2026-10-11T13:11:34Z">
        <w:r>
          <w:rPr>
            <w:rFonts w:ascii="Fb Fontext" w:hAnsi="Fb Fontext"/>
            <w:sz w:val="20"/>
            <w:rtl/>
          </w:rPr>
          <w:t xml:space="preserve">בין</w:t>
        </w:r>
      </w:ins>
      <w:del w:id="96524" w:author="קלוד" w:date="2026-10-11T13:11:34Z">
        <w:r w:rsidRPr="006F178A">
          <w:rPr>
            <w:rFonts w:ascii="Fb Fontext" w:hAnsi="Fb Fontext"/>
            <w:sz w:val="20"/>
            <w:rtl/>
          </w:rPr>
          <w:delText xml:space="preserve">חד</w:delText>
        </w:r>
      </w:del>
      <w:r w:rsidRPr="006F178A">
        <w:rPr>
          <w:rFonts w:ascii="Fb Fontext" w:hAnsi="Fb Fontext"/>
          <w:sz w:val="20"/>
          <w:rtl/>
        </w:rPr>
        <w:t xml:space="preserve"> </w:t>
      </w:r>
      <w:ins w:id="96521" w:author="קלוד" w:date="2026-10-11T13:11:34Z">
        <w:r>
          <w:rPr>
            <w:rFonts w:ascii="Fb Fontext" w:hAnsi="Fb Fontext"/>
            <w:sz w:val="20"/>
            <w:rtl/>
          </w:rPr>
          <w:t xml:space="preserve">של</w:t>
        </w:r>
      </w:ins>
      <w:del w:id="96522" w:author="קלוד" w:date="2026-10-11T13:11:34Z">
        <w:r w:rsidRPr="006F178A">
          <w:rPr>
            <w:rFonts w:ascii="Fb Fontext" w:hAnsi="Fb Fontext"/>
            <w:sz w:val="20"/>
            <w:rtl/>
          </w:rPr>
          <w:delText xml:space="preserve">הוא בשל</w:delText>
        </w:r>
      </w:del>
      <w:r w:rsidRPr="006F178A">
        <w:rPr>
          <w:rFonts w:ascii="Fb Fontext" w:hAnsi="Fb Fontext"/>
          <w:sz w:val="20"/>
          <w:rtl/>
        </w:rPr>
        <w:t xml:space="preserve"> אצבע </w:t>
      </w:r>
      <w:ins w:id="96519" w:author="קלוד" w:date="2026-10-11T13:11:34Z">
        <w:r>
          <w:rPr>
            <w:rFonts w:ascii="Fb Fontext" w:hAnsi="Fb Fontext"/>
            <w:sz w:val="20"/>
            <w:rtl/>
          </w:rPr>
          <w:t xml:space="preserve">בין</w:t>
        </w:r>
      </w:ins>
      <w:del w:id="96520" w:author="קלוד" w:date="2026-10-11T13:11:34Z">
        <w:r w:rsidRPr="006F178A">
          <w:rPr>
            <w:rFonts w:ascii="Fb Fontext" w:hAnsi="Fb Fontext"/>
            <w:sz w:val="20"/>
            <w:rtl/>
          </w:rPr>
          <w:delText xml:space="preserve">ובשל מתכת</w:delText>
        </w:r>
      </w:del>
      <w:r w:rsidRPr="006F178A">
        <w:rPr>
          <w:rFonts w:ascii="Fb Fontext" w:hAnsi="Fb Fontext"/>
          <w:sz w:val="20"/>
          <w:rtl/>
        </w:rPr>
        <w:t xml:space="preserve"> </w:t>
      </w:r>
      <w:ins w:id="96517" w:author="קלוד" w:date="2026-10-11T13:11:34Z">
        <w:r>
          <w:rPr>
            <w:rFonts w:ascii="Fb Fontext" w:hAnsi="Fb Fontext"/>
            <w:sz w:val="20"/>
            <w:rtl/>
          </w:rPr>
          <w:t xml:space="preserve">כולה של מתכת,</w:t>
        </w:r>
      </w:ins>
      <w:del w:id="96518" w:author="קלוד" w:date="2026-10-11T13:11:34Z">
        <w:r w:rsidRPr="006F178A">
          <w:rPr>
            <w:rFonts w:ascii="Fb Fontext" w:hAnsi="Fb Fontext"/>
            <w:sz w:val="20"/>
            <w:rtl/>
          </w:rPr>
          <w:delText xml:space="preserve">כולה</w:delText>
        </w:r>
      </w:del>
      <w:r w:rsidRPr="006F178A">
        <w:rPr>
          <w:rFonts w:ascii="Fb Fontext" w:hAnsi="Fb Fontext"/>
          <w:sz w:val="20"/>
          <w:rtl/>
        </w:rPr>
        <w:t xml:space="preserve"> דין אחד הוא דטמאה.</w:t>
      </w:r>
    </w:p>
    <w:p w:rsidR="00E9703F" w:rsidRPr="006F178A" w:rsidRDefault="00E9703F" w:rsidP="00E9703F">
      <w:pPr>
        <w:rPr>
          <w:rStyle w:val="afffe"/>
          <w:rFonts w:ascii="Fb Fontext" w:hAnsi="Fb Fontext"/>
          <w:b/>
          <w:bCs w:val="0"/>
          <w:rtl/>
        </w:rPr>
      </w:pPr>
      <w:r w:rsidRPr="006F178A">
        <w:rPr>
          <w:rStyle w:val="afffe"/>
          <w:rFonts w:ascii="Fb Fontext" w:hAnsi="Fb Fontext"/>
          <w:b/>
          <w:rtl/>
        </w:rPr>
        <w:lastRenderedPageBreak/>
        <w:t>ולענין מחט החילוק לענין שבת.</w:t>
      </w:r>
    </w:p>
    <w:p w:rsidR="00E9703F" w:rsidRDefault="00E9703F" w:rsidP="00E9703F">
      <w:pPr>
        <w:rPr>
          <w:rtl/>
        </w:rPr>
      </w:pPr>
      <w:r w:rsidRPr="006F178A">
        <w:rPr>
          <w:rtl/>
        </w:rPr>
        <w:t xml:space="preserve">דלטומאה </w:t>
      </w:r>
      <w:ins w:id="96531" w:author="קלוד" w:date="2026-10-11T13:11:34Z">
        <w:r>
          <w:rPr>
            <w:rtl/>
          </w:rPr>
          <w:t xml:space="preserve">דין</w:t>
        </w:r>
      </w:ins>
      <w:del w:id="96532" w:author="קלוד" w:date="2026-10-11T13:11:34Z">
        <w:r w:rsidRPr="006F178A">
          <w:rPr>
            <w:rtl/>
          </w:rPr>
          <w:delText xml:space="preserve">חד</w:delText>
        </w:r>
      </w:del>
      <w:r w:rsidRPr="006F178A">
        <w:rPr>
          <w:rtl/>
        </w:rPr>
        <w:t xml:space="preserve"> </w:t>
      </w:r>
      <w:ins w:id="96529" w:author="קלוד" w:date="2026-10-11T13:11:34Z">
        <w:r>
          <w:rPr>
            <w:rtl/>
          </w:rPr>
          <w:t xml:space="preserve">אחד</w:t>
        </w:r>
      </w:ins>
      <w:del w:id="96530" w:author="קלוד" w:date="2026-10-11T13:11:34Z">
        <w:r w:rsidRPr="006F178A">
          <w:rPr>
            <w:rtl/>
          </w:rPr>
          <w:delText xml:space="preserve">הוא</w:delText>
        </w:r>
      </w:del>
      <w:r w:rsidRPr="006F178A">
        <w:rPr>
          <w:rtl/>
        </w:rPr>
        <w:t xml:space="preserve"> </w:t>
      </w:r>
      <w:ins w:id="96527" w:author="קלוד" w:date="2026-10-11T13:11:34Z">
        <w:r>
          <w:rPr>
            <w:rtl/>
          </w:rPr>
          <w:t xml:space="preserve">הוא, דטמאה;</w:t>
        </w:r>
      </w:ins>
      <w:del w:id="96528" w:author="קלוד" w:date="2026-10-11T13:11:34Z">
        <w:r w:rsidRPr="006F178A">
          <w:rPr>
            <w:rtl/>
          </w:rPr>
          <w:delText xml:space="preserve">דטמאה</w:delText>
        </w:r>
      </w:del>
      <w:r w:rsidRPr="006F178A">
        <w:rPr>
          <w:rtl/>
        </w:rPr>
        <w:t xml:space="preserve"> ומיירי</w:t>
      </w:r>
      <w:r w:rsidRPr="006F178A">
        <w:rPr>
          <w:rStyle w:val="afffe"/>
          <w:rFonts w:ascii="Fb Fontext" w:hAnsi="Fb Fontext"/>
          <w:rtl/>
        </w:rPr>
        <w:t xml:space="preserve"> </w:t>
      </w:r>
      <w:r w:rsidRPr="006F178A">
        <w:rPr>
          <w:rStyle w:val="afffe"/>
          <w:rFonts w:ascii="Fb Fontext" w:hAnsi="Fb Fontext"/>
          <w:rtl/>
        </w:rPr>
        <w:tab/>
        <w:t>א.</w:t>
      </w:r>
      <w:r w:rsidRPr="006F178A">
        <w:rPr>
          <w:rtl/>
        </w:rPr>
        <w:t xml:space="preserve"> בשלמה [ולא ניטל חורה]</w:t>
      </w:r>
      <w:r w:rsidRPr="006F178A">
        <w:rPr>
          <w:rStyle w:val="afffe"/>
          <w:rFonts w:ascii="Fb Fontext" w:hAnsi="Fb Fontext"/>
          <w:rtl/>
        </w:rPr>
        <w:t xml:space="preserve"> ב.</w:t>
      </w:r>
      <w:r w:rsidRPr="006F178A">
        <w:rPr>
          <w:rtl/>
        </w:rPr>
        <w:t xml:space="preserve"> ובשיפא [שאין חלודה]</w:t>
      </w:r>
    </w:p>
    <w:p w:rsidR="00E9703F" w:rsidRPr="009757B9" w:rsidRDefault="00E9703F" w:rsidP="00E9703F">
      <w:pPr>
        <w:rPr>
          <w:rFonts w:cs="Guttman Vilna"/>
          <w:b/>
          <w:bCs/>
          <w:rtl/>
        </w:rPr>
      </w:pPr>
      <w:r w:rsidRPr="006F178A">
        <w:rPr>
          <w:rStyle w:val="afffe"/>
          <w:rFonts w:ascii="Fb Fontext" w:hAnsi="Fb Fontext"/>
          <w:b/>
          <w:rtl/>
        </w:rPr>
        <w:tab/>
      </w:r>
      <w:r w:rsidRPr="006F178A">
        <w:rPr>
          <w:rStyle w:val="afffe"/>
          <w:rFonts w:ascii="Fb Fontext" w:hAnsi="Fb Fontext"/>
          <w:b/>
          <w:rtl/>
        </w:rPr>
        <w:tab/>
      </w:r>
      <w:r w:rsidRPr="006F178A">
        <w:rPr>
          <w:rStyle w:val="afffe"/>
          <w:rFonts w:ascii="Fb Fontext" w:hAnsi="Fb Fontext"/>
          <w:b/>
          <w:rtl/>
        </w:rPr>
        <w:tab/>
      </w:r>
      <w:r w:rsidRPr="006F178A">
        <w:rPr>
          <w:rStyle w:val="afffe"/>
          <w:rFonts w:ascii="Fb Fontext" w:hAnsi="Fb Fontext"/>
          <w:b/>
          <w:rtl/>
        </w:rPr>
        <w:tab/>
      </w:r>
      <w:r w:rsidRPr="006F178A">
        <w:rPr>
          <w:rStyle w:val="afffe"/>
          <w:rFonts w:ascii="Fb Fontext" w:hAnsi="Fb Fontext"/>
          <w:b/>
          <w:rtl/>
        </w:rPr>
        <w:tab/>
        <w:t>ג.</w:t>
      </w:r>
      <w:r w:rsidRPr="006F178A">
        <w:rPr>
          <w:rtl/>
        </w:rPr>
        <w:t xml:space="preserve"> ובגלמי שנגמרה מלאכתה דטמאה.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77" w:author="קלוד" w:date="2026-10-11T09:07:15Z"/>
        </w:rPr>
      </w:pPr>
      <w:ins w:id="20476" w:author="קלוד" w:date="2026-10-11T09:07:15Z">
        <w:r>
          <w:t xml:space="preserve">משנה ב</w:t>
        </w:r>
      </w:ins>
    </w:p>
    <w:p w:rsidR="00E9703F" w:rsidRDefault="00E9703F" w:rsidP="00E9703F">
      <w:pPr>
        <w:pStyle w:val="afff9"/>
        <w:rPr>
          <w:del w:id="20187" w:author="קלוד" w:date="2026-10-11T09:07:15Z"/>
          <w:b/>
          <w:sz w:val="20"/>
          <w:rtl/>
        </w:rPr>
      </w:pPr>
      <w:del w:id="20186" w:author="קלוד" w:date="2026-10-11T09:07:15Z">
        <w:r w:rsidRPr="009757B9">
          <w:rPr>
            <w:rFonts w:hint="cs"/>
            <w:b/>
            <w:sz w:val="20"/>
            <w:rtl/>
          </w:rPr>
          <w:delText xml:space="preserve">משנה</w:delText>
        </w:r>
      </w:del>
    </w:p>
    <w:p w:rsidR="00E9703F" w:rsidRPr="009757B9" w:rsidRDefault="00E9703F" w:rsidP="00E9703F">
      <w:pPr>
        <w:pStyle w:val="afff9"/>
        <w:spacing w:before="120"/>
        <w:rPr>
          <w:b/>
          <w:rtl/>
        </w:rPr>
        <w:pPrChange w:id="90028" w:author="קלוד" w:date="2026-10-11T12:09:42Z">
          <w:pPr>
            <w:pStyle w:val="afff9"/>
          </w:pPr>
        </w:pPrChange>
      </w:pPr>
      <w:r w:rsidRPr="009757B9">
        <w:rPr>
          <w:rFonts w:hint="cs"/>
          <w:b/>
          <w:rtl/>
        </w:rPr>
        <w:t xml:space="preserve">יוצא </w:t>
      </w:r>
      <w:r w:rsidRPr="009757B9">
        <w:rPr>
          <w:b/>
          <w:rtl/>
        </w:rPr>
        <w:t>חמור במרדעת בזמן שהיא קשורה בו זכרים יוצאין לבובין.</w:t>
      </w:r>
    </w:p>
    <w:p w:rsidR="00E9703F" w:rsidRPr="009757B9" w:rsidRDefault="00E9703F" w:rsidP="00E9703F">
      <w:pPr>
        <w:pStyle w:val="afff9"/>
        <w:rPr>
          <w:b/>
          <w:rtl/>
        </w:rPr>
      </w:pPr>
      <w:r w:rsidRPr="009757B9">
        <w:rPr>
          <w:b/>
          <w:rtl/>
        </w:rPr>
        <w:t>רחלות שחוזות כבולות וכבונות.</w:t>
      </w:r>
    </w:p>
    <w:p w:rsidR="00E9703F" w:rsidRPr="009757B9" w:rsidRDefault="00E9703F" w:rsidP="00E9703F">
      <w:pPr>
        <w:pStyle w:val="afff9"/>
        <w:rPr>
          <w:b/>
          <w:rtl/>
        </w:rPr>
      </w:pPr>
      <w:r w:rsidRPr="009757B9">
        <w:rPr>
          <w:b/>
          <w:rtl/>
        </w:rPr>
        <w:t>עזים ת"ק עזים צרורות.</w:t>
      </w:r>
    </w:p>
    <w:p w:rsidR="00E9703F" w:rsidRPr="009757B9" w:rsidRDefault="00E9703F" w:rsidP="00E9703F">
      <w:pPr>
        <w:pStyle w:val="afff9"/>
        <w:rPr>
          <w:b/>
          <w:rtl/>
        </w:rPr>
      </w:pPr>
      <w:r>
        <w:rPr>
          <w:rStyle w:val="TanaimMishna"/>
          <w:b/>
          <w:rtl/>
          <w:rPrChange w:id="20014" w:author="קלוד" w:date="2026-10-11T09:07:15Z">
            <w:rPr>
              <w:b/>
              <w:rtl/>
            </w:rPr>
          </w:rPrChange>
        </w:rPr>
        <w:t xml:space="preserve">רבי יוסי</w:t>
      </w:r>
      <w:r>
        <w:rPr>
          <w:b/>
          <w:rtl/>
        </w:rPr>
        <w:t xml:space="preserve"> בכולן לא יוצאות חוץ מן הרחלין הכבונות.</w:t>
      </w:r>
    </w:p>
    <w:p w:rsidR="00E9703F" w:rsidRPr="00B20210" w:rsidRDefault="00E9703F" w:rsidP="00E9703F">
      <w:pPr>
        <w:pStyle w:val="afff9"/>
        <w:rPr>
          <w:b/>
          <w:spacing w:val="6"/>
          <w:rtl/>
        </w:rPr>
      </w:pPr>
      <w:r>
        <w:rPr>
          <w:rStyle w:val="TanaimMishna"/>
          <w:b/>
          <w:spacing w:val="6"/>
          <w:rtl/>
          <w:rPrChange w:id="20015" w:author="קלוד" w:date="2026-10-11T09:07:15Z">
            <w:rPr>
              <w:b/>
              <w:spacing w:val="6"/>
              <w:rtl/>
            </w:rPr>
          </w:rPrChange>
        </w:rPr>
        <w:t xml:space="preserve">רבי יהודה</w:t>
      </w:r>
      <w:r>
        <w:rPr>
          <w:b/>
          <w:spacing w:val="6"/>
          <w:rtl/>
        </w:rPr>
        <w:t xml:space="preserve"> ס"ל כת"ק עזים יוצאות צרורות ליבש</w:t>
      </w:r>
      <w:r w:rsidRPr="00B20210">
        <w:rPr>
          <w:rFonts w:hint="cs"/>
          <w:b/>
          <w:spacing w:val="6"/>
          <w:rtl/>
        </w:rPr>
        <w:t>ה</w:t>
      </w:r>
      <w:r w:rsidRPr="00B20210">
        <w:rPr>
          <w:b/>
          <w:spacing w:val="6"/>
          <w:rtl/>
        </w:rPr>
        <w:t xml:space="preserve"> </w:t>
      </w:r>
      <w:r w:rsidRPr="00B20210">
        <w:rPr>
          <w:rFonts w:ascii="David" w:hAnsi="David"/>
          <w:b/>
          <w:spacing w:val="6"/>
          <w:rtl/>
        </w:rPr>
        <w:t>[דמיהדק]</w:t>
      </w:r>
      <w:r w:rsidRPr="00B20210">
        <w:rPr>
          <w:b/>
          <w:spacing w:val="6"/>
          <w:rtl/>
        </w:rPr>
        <w:t xml:space="preserve"> אבל לא לחלב.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נג.</w:t>
      </w:r>
    </w:p>
    <w:p>
      <w:pPr>
        <w:pStyle w:val="afffff8"/>
        <w:rPr>
          <w:ins w:id="90939" w:author="קלוד" w:date="2026-10-11T12:33:55Z"/>
        </w:rPr>
      </w:pPr>
      <w:ins w:id="90940" w:author="קלוד" w:date="2026-10-11T12:33:55Z">
        <w:r>
          <w:rPr>
            <w:color w:val="7B3F00"/>
          </w:rPr>
          <w:t xml:space="preserve">חמור במרדעת - דווקא בקשורה מערב שבת</w:t>
        </w:r>
      </w:ins>
    </w:p>
    <w:p w:rsidR="00E9703F" w:rsidRPr="006F178A" w:rsidRDefault="00E9703F" w:rsidP="00E9703F">
      <w:pPr>
        <w:rPr>
          <w:rtl/>
        </w:rPr>
      </w:pPr>
      <w:r w:rsidRPr="006F178A">
        <w:rPr>
          <w:rStyle w:val="2fb"/>
          <w:rFonts w:ascii="Fb Fontext" w:hAnsi="Fb Fontext"/>
          <w:rtl/>
        </w:rPr>
        <w:t xml:space="preserve">שמואל</w:t>
      </w:r>
      <w:r w:rsidRPr="006F178A">
        <w:rPr>
          <w:rFonts w:ascii="Fb Fontext" w:hAnsi="Fb Fontext"/>
          <w:rtl/>
        </w:rPr>
        <w:t xml:space="preserve"> חמור היוצא במרדעת דווקא בקשורה </w:t>
      </w:r>
      <w:r w:rsidRPr="006F178A">
        <w:rPr>
          <w:rStyle w:val="2fb"/>
          <w:rFonts w:ascii="Fb Fontext" w:hAnsi="Fb Fontext"/>
          <w:rtl/>
        </w:rPr>
        <w:t xml:space="preserve">מער"ש</w:t>
      </w:r>
      <w:r w:rsidRPr="006F178A">
        <w:rPr>
          <w:rFonts w:ascii="Fb Fontext" w:hAnsi="Fb Fontext"/>
          <w:rtl/>
        </w:rPr>
        <w:t xml:space="preserve">.</w:t>
      </w:r>
    </w:p>
    <w:p w:rsidR="00E9703F" w:rsidRPr="006F178A" w:rsidRDefault="00E9703F" w:rsidP="00E9703F">
      <w:pPr>
        <w:rPr>
          <w:rtl/>
        </w:rPr>
      </w:pPr>
      <w:r w:rsidRPr="006F178A">
        <w:rPr>
          <w:rtl/>
        </w:rPr>
        <w:t xml:space="preserve">וכן דייק </w:t>
      </w:r>
      <w:r w:rsidRPr="006F178A">
        <w:rPr>
          <w:rStyle w:val="2fb"/>
          <w:rtl/>
        </w:rPr>
        <w:t xml:space="preserve">ר"נ</w:t>
      </w:r>
      <w:r w:rsidRPr="006F178A">
        <w:rPr>
          <w:rtl/>
        </w:rPr>
        <w:t xml:space="preserve"> ממתני'.</w:t>
      </w:r>
    </w:p>
    <w:p w:rsidR="00E9703F" w:rsidRDefault="00E9703F" w:rsidP="00E9703F">
      <w:pPr>
        <w:rPr>
          <w:rtl/>
        </w:rPr>
      </w:pPr>
      <w:r w:rsidRPr="006F178A">
        <w:rPr>
          <w:rtl/>
        </w:rPr>
        <w:t xml:space="preserve">וכן מדוייק </w:t>
      </w:r>
      <w:r w:rsidRPr="006F178A">
        <w:rPr>
          <w:rStyle w:val="2fb"/>
          <w:rtl/>
        </w:rPr>
        <w:t xml:space="preserve">מדרשב"ג</w:t>
      </w:r>
      <w:r w:rsidRPr="006F178A">
        <w:rPr>
          <w:rtl/>
        </w:rPr>
        <w:t xml:space="preserve"> דאף באוכף בזמן שקשורה לו מע"ש ובלבד שלא יקשור מסריכן ולא יפשול רצועה תחת זנבו.</w:t>
      </w:r>
      <w:r w:rsidRPr="006F178A">
        <w:rPr>
          <w:rFonts w:hint="cs"/>
          <w:rtl/>
        </w:rPr>
        <w:t xml:space="preserve"> </w:t>
      </w:r>
      <w:r w:rsidRPr="006F178A">
        <w:rPr>
          <w:rtl/>
        </w:rPr>
        <w:t>[שלא יראה כרוצה להטעינו משאוי ]</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37" w:author="קלוד" w:date="2026-10-11T12:33:55Z"/>
        </w:rPr>
      </w:pPr>
      <w:ins w:id="90938" w:author="קלוד" w:date="2026-10-11T12:33:55Z">
        <w:r>
          <w:rPr>
            <w:color w:val="7B3F00"/>
          </w:rPr>
          <w:t xml:space="preserve">טלטול מרדעת ואוכף, ותליית טרסקל לבהמה</w:t>
        </w:r>
      </w:ins>
    </w:p>
    <w:p w:rsidR="00E9703F" w:rsidRPr="006F178A" w:rsidRDefault="00E9703F" w:rsidP="00E9703F">
      <w:pPr>
        <w:rPr>
          <w:rtl/>
        </w:rPr>
      </w:pPr>
      <w:r w:rsidRPr="006F178A">
        <w:rPr>
          <w:rFonts w:ascii="Fb Fontext" w:hAnsi="Fb Fontext"/>
          <w:rtl/>
        </w:rPr>
        <w:t xml:space="preserve">• </w:t>
      </w:r>
      <w:r w:rsidRPr="006F178A">
        <w:rPr>
          <w:rStyle w:val="afffe"/>
          <w:rFonts w:ascii="Fb Fontext" w:hAnsi="Fb Fontext" w:hint="cs"/>
          <w:rtl/>
        </w:rPr>
        <w:t>מרדעת</w:t>
      </w:r>
      <w:r w:rsidRPr="006F178A">
        <w:rPr>
          <w:rFonts w:ascii="Fb Fontext" w:hAnsi="Fb Fontext" w:hint="cs"/>
          <w:rtl/>
        </w:rPr>
        <w:t xml:space="preserve"> שע</w:t>
      </w:r>
      <w:r w:rsidRPr="006F178A">
        <w:rPr>
          <w:rFonts w:ascii="Fb Fontext" w:hAnsi="Fb Fontext"/>
          <w:rtl/>
        </w:rPr>
        <w:t>"</w:t>
      </w:r>
      <w:r w:rsidRPr="006F178A">
        <w:rPr>
          <w:rFonts w:ascii="Fb Fontext" w:hAnsi="Fb Fontext" w:hint="cs"/>
          <w:rtl/>
        </w:rPr>
        <w:t xml:space="preserve">ג חמור: </w:t>
      </w:r>
      <w:r w:rsidRPr="006F178A">
        <w:rPr>
          <w:rStyle w:val="2fb"/>
          <w:rFonts w:ascii="Fb Fontext" w:hAnsi="Fb Fontext"/>
          <w:rtl/>
        </w:rPr>
        <w:t xml:space="preserve">רב אשי</w:t>
      </w:r>
      <w:r w:rsidRPr="006F178A">
        <w:rPr>
          <w:rFonts w:ascii="Fb Fontext" w:hAnsi="Fb Fontext"/>
          <w:rtl/>
        </w:rPr>
        <w:t xml:space="preserve"> התיר </w:t>
      </w:r>
      <w:r w:rsidRPr="006F178A">
        <w:rPr>
          <w:rFonts w:ascii="Fb Fontext" w:hAnsi="Fb Fontext" w:hint="cs"/>
          <w:rtl/>
        </w:rPr>
        <w:t xml:space="preserve">לטלטל </w:t>
      </w:r>
      <w:r w:rsidRPr="006F178A">
        <w:rPr>
          <w:rFonts w:ascii="Fb Fontext" w:hAnsi="Fb Fontext"/>
          <w:rtl/>
        </w:rPr>
        <w:t xml:space="preserve">ושאלוהו </w:t>
      </w:r>
      <w:ins w:id="96533" w:author="קלוד" w:date="2026-10-11T13:11:34Z">
        <w:r>
          <w:rPr>
            <w:rStyle w:val="afffffe"/>
            <w:rFonts w:ascii="Fb Fontext" w:hAnsi="Fb Fontext"/>
            <w:rtl/>
          </w:rPr>
          <w:t xml:space="preserve">מה בינה</w:t>
        </w:r>
        <w:r>
          <w:rPr>
            <w:rFonts w:ascii="Fb Fontext" w:hAnsi="Fb Fontext"/>
            <w:rtl/>
          </w:rPr>
          <w:t xml:space="preserve"> לאוכף.</w:t>
        </w:r>
      </w:ins>
      <w:del w:id="96534" w:author="קלוד" w:date="2026-10-11T13:11:34Z">
        <w:r w:rsidRPr="006F178A">
          <w:rPr>
            <w:rFonts w:ascii="Fb Fontext" w:hAnsi="Fb Fontext"/>
            <w:rtl/>
          </w:rPr>
          <w:delText xml:space="preserve">מאוכף.</w:delText>
        </w:r>
      </w:del>
    </w:p>
    <w:p w:rsidR="00E9703F" w:rsidRPr="009757B9" w:rsidRDefault="00E9703F" w:rsidP="00E9703F">
      <w:pPr>
        <w:rPr>
          <w:rFonts w:cs="Guttman Vilna"/>
          <w:b/>
          <w:bCs/>
          <w:rtl/>
        </w:rPr>
      </w:pPr>
      <w:ins w:id="96547" w:author="קלוד" w:date="2026-10-11T13:11:34Z">
        <w:r>
          <w:rPr>
            <w:rStyle w:val="afffffe"/>
            <w:rtl/>
          </w:rPr>
          <w:t xml:space="preserve">והקשו:</w:t>
        </w:r>
        <w:r>
          <w:rPr>
            <w:rStyle w:val="afffe"/>
            <w:rtl/>
          </w:rPr>
          <w:t xml:space="preserve"> אוכף</w:t>
        </w:r>
      </w:ins>
      <w:del w:id="96548" w:author="קלוד" w:date="2026-10-11T13:11:34Z">
        <w:r w:rsidRPr="006F178A">
          <w:rPr>
            <w:rStyle w:val="afffe"/>
            <w:rtl/>
          </w:rPr>
          <w:delText xml:space="preserve">אוכף</w:delText>
        </w:r>
      </w:del>
      <w:r w:rsidRPr="006F178A">
        <w:rPr>
          <w:rtl/>
        </w:rPr>
        <w:t xml:space="preserve"> </w:t>
      </w:r>
      <w:ins w:id="96545" w:author="קלוד" w:date="2026-10-11T13:11:34Z">
        <w:r>
          <w:rPr>
            <w:rtl/>
          </w:rPr>
          <w:t xml:space="preserve">שע"ג</w:t>
        </w:r>
      </w:ins>
      <w:del w:id="96546" w:author="קלוד" w:date="2026-10-11T13:11:34Z">
        <w:r w:rsidRPr="006F178A">
          <w:rPr>
            <w:rtl/>
          </w:rPr>
          <w:delText xml:space="preserve">שע'ג</w:delText>
        </w:r>
      </w:del>
      <w:r w:rsidRPr="006F178A">
        <w:rPr>
          <w:rtl/>
        </w:rPr>
        <w:t xml:space="preserve"> חמור </w:t>
      </w:r>
      <w:ins w:id="96543" w:author="קלוד" w:date="2026-10-11T13:11:34Z">
        <w:r>
          <w:rPr>
            <w:rtl/>
          </w:rPr>
          <w:t xml:space="preserve">לא</w:t>
        </w:r>
      </w:ins>
      <w:del w:id="96544" w:author="קלוד" w:date="2026-10-11T13:11:34Z">
        <w:r w:rsidRPr="006F178A">
          <w:rPr>
            <w:rtl/>
          </w:rPr>
          <w:delText xml:space="preserve">דלא</w:delText>
        </w:r>
      </w:del>
      <w:r w:rsidRPr="006F178A">
        <w:rPr>
          <w:rtl/>
        </w:rPr>
        <w:t xml:space="preserve"> </w:t>
      </w:r>
      <w:ins w:id="96541" w:author="קלוד" w:date="2026-10-11T13:11:34Z">
        <w:r>
          <w:rPr>
            <w:rtl/>
          </w:rPr>
          <w:t xml:space="preserve">יטלטלנו</w:t>
        </w:r>
      </w:ins>
      <w:del w:id="96542" w:author="קלוד" w:date="2026-10-11T13:11:34Z">
        <w:r w:rsidRPr="006F178A">
          <w:rPr>
            <w:rtl/>
          </w:rPr>
          <w:delText xml:space="preserve">יטלטלנה</w:delText>
        </w:r>
      </w:del>
      <w:r w:rsidRPr="006F178A">
        <w:rPr>
          <w:rtl/>
        </w:rPr>
        <w:t xml:space="preserve"> </w:t>
      </w:r>
      <w:ins w:id="96539" w:author="קלוד" w:date="2026-10-11T13:11:34Z">
        <w:r>
          <w:rPr>
            <w:rtl/>
          </w:rPr>
          <w:t xml:space="preserve">בידו,</w:t>
        </w:r>
      </w:ins>
      <w:del w:id="96540" w:author="קלוד" w:date="2026-10-11T13:11:34Z">
        <w:r w:rsidRPr="006F178A">
          <w:rPr>
            <w:rtl/>
          </w:rPr>
          <w:delText xml:space="preserve">בידו</w:delText>
        </w:r>
      </w:del>
      <w:r w:rsidRPr="006F178A">
        <w:rPr>
          <w:rtl/>
        </w:rPr>
        <w:t xml:space="preserve"> אלא מוליכה ומביאה בחצר והוא נופל </w:t>
      </w:r>
      <w:ins w:id="96537" w:author="קלוד" w:date="2026-10-11T13:11:34Z">
        <w:r>
          <w:rPr>
            <w:rtl/>
          </w:rPr>
          <w:t xml:space="preserve">מאליו;</w:t>
        </w:r>
      </w:ins>
      <w:del w:id="96538" w:author="קלוד" w:date="2026-10-11T13:11:34Z">
        <w:r w:rsidRPr="006F178A">
          <w:rPr>
            <w:rtl/>
          </w:rPr>
          <w:delText xml:space="preserve">מאיליו</w:delText>
        </w:r>
      </w:del>
      <w:r w:rsidRPr="006F178A">
        <w:rPr>
          <w:rtl/>
        </w:rPr>
        <w:t xml:space="preserve"> ואם ליטול </w:t>
      </w:r>
      <w:ins w:id="96535" w:author="קלוד" w:date="2026-10-11T13:11:34Z">
        <w:r>
          <w:rPr>
            <w:rtl/>
          </w:rPr>
          <w:t xml:space="preserve">אסור,</w:t>
        </w:r>
      </w:ins>
      <w:del w:id="96536" w:author="קלוד" w:date="2026-10-11T13:11:34Z">
        <w:r w:rsidRPr="006F178A">
          <w:rPr>
            <w:rtl/>
          </w:rPr>
          <w:delText xml:space="preserve">אסור</w:delText>
        </w:r>
      </w:del>
      <w:r w:rsidRPr="006F178A">
        <w:rPr>
          <w:rtl/>
        </w:rPr>
        <w:t xml:space="preserve"> </w:t>
      </w:r>
      <w:r w:rsidRPr="006F178A">
        <w:rPr>
          <w:rtl/>
        </w:rPr>
        <w:t xml:space="preserve">כ"ש</w:t>
      </w:r>
      <w:r w:rsidRPr="006F178A">
        <w:rPr>
          <w:rtl/>
        </w:rPr>
        <w:t xml:space="preserve"> להניח.</w:t>
      </w:r>
    </w:p>
    <w:p>
      <w:pPr>
        <w:pStyle w:val="38"/>
        <w:rPr>
          <w:ins w:id="97527" w:author="מנוע מכני" w:date="2026-10-11T12:04:39Z"/>
        </w:rPr>
      </w:pPr>
      <w:del w:id="97526" w:author="מנוע מכני" w:date="2026-10-11T12:04:39Z">
        <w:r w:rsidRPr="006F178A">
          <w:delText xml:space="preserve">•</w:delText>
        </w:r>
      </w:del>
      <w:r w:rsidRPr="006F178A">
        <w:t xml:space="preserve"> רב:</w:t>
      </w:r>
    </w:p>
    <w:p w:rsidR="00E9703F" w:rsidRPr="006F178A" w:rsidRDefault="00E9703F" w:rsidP="00E9703F">
      <w:pPr>
        <w:rPr>
          <w:rtl/>
        </w:rPr>
      </w:pPr>
      <w:del w:id="97528" w:author="מנוע מכני" w:date="2026-10-11T12:04:39Z">
        <w:r w:rsidRPr="006F178A">
          <w:rPr>
            <w:rStyle w:val="afffe"/>
            <w:rFonts w:ascii="Fb Fontext" w:hAnsi="Fb Fontext"/>
            <w:rtl/>
          </w:rPr>
          <w:delText xml:space="preserve"> </w:delText>
        </w:r>
      </w:del>
      <w:r w:rsidRPr="006F178A">
        <w:rPr>
          <w:rFonts w:ascii="Fb Fontext" w:hAnsi="Fb Fontext"/>
          <w:rtl/>
        </w:rPr>
        <w:t xml:space="preserve">תולין טרסקל לבהמה בשבת וק"ו </w:t>
      </w:r>
      <w:ins w:id="96555" w:author="קלוד" w:date="2026-10-11T13:11:34Z">
        <w:r>
          <w:rPr>
            <w:rFonts w:ascii="Fb Fontext" w:hAnsi="Fb Fontext"/>
            <w:rtl/>
          </w:rPr>
          <w:t xml:space="preserve">למרדעת,</w:t>
        </w:r>
      </w:ins>
      <w:del w:id="96556" w:author="קלוד" w:date="2026-10-11T13:11:34Z">
        <w:r w:rsidRPr="006F178A">
          <w:rPr>
            <w:rFonts w:ascii="Fb Fontext" w:hAnsi="Fb Fontext"/>
            <w:rtl/>
          </w:rPr>
          <w:delText xml:space="preserve">למרדעת</w:delText>
        </w:r>
      </w:del>
      <w:r w:rsidRPr="006F178A">
        <w:rPr>
          <w:rFonts w:ascii="Fb Fontext" w:hAnsi="Fb Fontext"/>
          <w:rtl/>
        </w:rPr>
        <w:t xml:space="preserve"> דאם</w:t>
      </w:r>
      <w:ins w:id="96553" w:author="קלוד" w:date="2026-10-11T13:11:34Z">
        <w:r>
          <w:rPr>
            <w:rFonts w:ascii="Fb Fontext" w:hAnsi="Fb Fontext"/>
            <w:rtl/>
          </w:rPr>
          <w:t xml:space="preserve"> </w:t>
        </w:r>
        <w:r>
          <w:rPr>
            <w:rStyle w:val="afffffe"/>
            <w:rFonts w:ascii="Fb Fontext" w:hAnsi="Fb Fontext"/>
            <w:rtl/>
          </w:rPr>
          <w:t xml:space="preserve">משום</w:t>
        </w:r>
        <w:r>
          <w:rPr>
            <w:rFonts w:ascii="Fb Fontext" w:hAnsi="Fb Fontext"/>
            <w:rtl/>
          </w:rPr>
          <w:t xml:space="preserve"> </w:t>
        </w:r>
      </w:ins>
      <w:del w:id="96554" w:author="קלוד" w:date="2026-10-11T13:11:34Z">
        <w:r w:rsidRPr="006F178A">
          <w:rPr>
            <w:rFonts w:ascii="Fb Fontext" w:hAnsi="Fb Fontext"/>
            <w:rtl/>
          </w:rPr>
          <w:delText xml:space="preserve"> </w:delText>
        </w:r>
      </w:del>
      <w:r w:rsidRPr="006F178A">
        <w:rPr>
          <w:rFonts w:ascii="Fb Fontext" w:hAnsi="Fb Fontext"/>
          <w:rtl/>
        </w:rPr>
        <w:t xml:space="preserve">תענוג </w:t>
      </w:r>
      <w:ins w:id="96551" w:author="קלוד" w:date="2026-10-11T13:11:34Z">
        <w:r>
          <w:rPr>
            <w:rFonts w:ascii="Fb Fontext" w:hAnsi="Fb Fontext"/>
            <w:rtl/>
          </w:rPr>
          <w:t xml:space="preserve">מותר,</w:t>
        </w:r>
      </w:ins>
      <w:del w:id="96552" w:author="קלוד" w:date="2026-10-11T13:11:34Z">
        <w:r w:rsidRPr="006F178A">
          <w:rPr>
            <w:rFonts w:ascii="Fb Fontext" w:hAnsi="Fb Fontext"/>
            <w:rtl/>
          </w:rPr>
          <w:delText xml:space="preserve">שרי</w:delText>
        </w:r>
      </w:del>
      <w:r w:rsidRPr="006F178A">
        <w:rPr>
          <w:rFonts w:ascii="Fb Fontext" w:hAnsi="Fb Fontext"/>
          <w:rtl/>
        </w:rPr>
        <w:t xml:space="preserve"> </w:t>
      </w:r>
      <w:r w:rsidRPr="006F178A">
        <w:rPr>
          <w:rFonts w:ascii="Fb Fontext" w:hAnsi="Fb Fontext"/>
          <w:rtl/>
        </w:rPr>
        <w:t xml:space="preserve">כ"ש</w:t>
      </w:r>
      <w:ins w:id="96549" w:author="קלוד" w:date="2026-10-11T13:11:34Z">
        <w:r>
          <w:rPr>
            <w:rFonts w:ascii="Fb Fontext" w:hAnsi="Fb Fontext"/>
            <w:rtl/>
          </w:rPr>
          <w:t xml:space="preserve"> </w:t>
        </w:r>
        <w:r>
          <w:rPr>
            <w:rStyle w:val="afffffe"/>
            <w:rFonts w:ascii="Fb Fontext" w:hAnsi="Fb Fontext"/>
            <w:rtl/>
          </w:rPr>
          <w:t xml:space="preserve">משום</w:t>
        </w:r>
        <w:r>
          <w:rPr>
            <w:rFonts w:ascii="Fb Fontext" w:hAnsi="Fb Fontext"/>
            <w:rtl/>
          </w:rPr>
          <w:t xml:space="preserve"> </w:t>
        </w:r>
      </w:ins>
      <w:del w:id="96550" w:author="קלוד" w:date="2026-10-11T13:11:34Z">
        <w:r w:rsidRPr="006F178A">
          <w:rPr>
            <w:rFonts w:ascii="Fb Fontext" w:hAnsi="Fb Fontext"/>
            <w:rtl/>
          </w:rPr>
          <w:delText xml:space="preserve"> </w:delText>
        </w:r>
      </w:del>
      <w:r w:rsidRPr="006F178A">
        <w:rPr>
          <w:rFonts w:ascii="Fb Fontext" w:hAnsi="Fb Fontext"/>
          <w:rtl/>
        </w:rPr>
        <w:t xml:space="preserve">צער.</w:t>
      </w:r>
    </w:p>
    <w:p>
      <w:pPr>
        <w:pStyle w:val="38"/>
        <w:rPr>
          <w:ins w:id="97529" w:author="מנוע מכני" w:date="2026-10-11T12:04:39Z"/>
        </w:rPr>
      </w:pPr>
      <w:r w:rsidRPr="006F178A">
        <w:t xml:space="preserve">שמואל:</w:t>
      </w:r>
    </w:p>
    <w:p w:rsidR="00E9703F" w:rsidRPr="006F178A" w:rsidRDefault="00E9703F" w:rsidP="00E9703F">
      <w:pPr>
        <w:rPr>
          <w:rtl/>
        </w:rPr>
      </w:pPr>
      <w:del w:id="97530" w:author="מנוע מכני" w:date="2026-10-11T12:04:39Z">
        <w:r w:rsidRPr="006F178A">
          <w:rPr>
            <w:rtl/>
          </w:rPr>
          <w:delText xml:space="preserve"> </w:delText>
        </w:r>
      </w:del>
      <w:r w:rsidRPr="006F178A">
        <w:rPr>
          <w:rtl/>
        </w:rPr>
        <w:t xml:space="preserve">מרדעת מותר טרסקל אסור.</w:t>
      </w:r>
    </w:p>
    <w:p w:rsidR="00E9703F" w:rsidRPr="006F178A" w:rsidRDefault="00E9703F" w:rsidP="00E9703F">
      <w:pPr>
        <w:rPr>
          <w:rtl/>
        </w:rPr>
      </w:pPr>
      <w:r w:rsidRPr="006F178A">
        <w:rPr>
          <w:rtl/>
        </w:rPr>
        <w:t xml:space="preserve">וכן שמע </w:t>
      </w:r>
      <w:r w:rsidRPr="006F178A">
        <w:rPr>
          <w:rStyle w:val="2fb"/>
          <w:rtl/>
        </w:rPr>
        <w:t xml:space="preserve">מר"ז</w:t>
      </w:r>
      <w:r w:rsidRPr="006F178A">
        <w:rPr>
          <w:rtl/>
        </w:rPr>
        <w:t xml:space="preserve"> שמשנן בנימין בר יפת והיינו </w:t>
      </w:r>
      <w:r w:rsidRPr="006F178A">
        <w:rPr>
          <w:rStyle w:val="2fb"/>
          <w:rtl/>
        </w:rPr>
        <w:t xml:space="preserve">כשמואל</w:t>
      </w:r>
      <w:r w:rsidRPr="006F178A">
        <w:rPr>
          <w:rtl/>
        </w:rPr>
        <w:t xml:space="preserve">, דדוקא מרדעת מותר אבל טרסקל אסור.</w:t>
      </w:r>
    </w:p>
    <w:p>
      <w:pPr>
        <w:pStyle w:val="38"/>
        <w:rPr>
          <w:ins w:id="97531" w:author="מנוע מכני" w:date="2026-10-11T12:04:39Z"/>
        </w:rPr>
      </w:pPr>
      <w:r w:rsidRPr="006F178A">
        <w:t xml:space="preserve">ושאני</w:t>
      </w:r>
    </w:p>
    <w:p w:rsidR="00E9703F" w:rsidRPr="006F178A" w:rsidRDefault="00E9703F" w:rsidP="00E9703F">
      <w:pPr>
        <w:rPr>
          <w:rtl/>
        </w:rPr>
      </w:pPr>
      <w:del w:id="97532" w:author="מנוע מכני" w:date="2026-10-11T12:04:39Z">
        <w:r w:rsidRPr="006F178A">
          <w:rPr>
            <w:rStyle w:val="afffe"/>
            <w:rFonts w:ascii="Fb Fontext" w:hAnsi="Fb Fontext"/>
            <w:rtl/>
          </w:rPr>
          <w:delText xml:space="preserve"> </w:delText>
        </w:r>
      </w:del>
      <w:r w:rsidRPr="006F178A">
        <w:rPr>
          <w:rStyle w:val="afffe"/>
          <w:rFonts w:ascii="Fb Fontext" w:hAnsi="Fb Fontext"/>
          <w:rtl/>
        </w:rPr>
        <w:t xml:space="preserve">מאוכף א.</w:t>
      </w:r>
      <w:r w:rsidRPr="006F178A">
        <w:rPr>
          <w:rtl/>
        </w:rPr>
        <w:t xml:space="preserve"> דיכול ליפול ממילא.</w:t>
      </w:r>
    </w:p>
    <w:p w:rsidR="00E9703F" w:rsidRPr="006F178A" w:rsidRDefault="00E9703F" w:rsidP="00E9703F">
      <w:pPr>
        <w:rPr>
          <w:rtl/>
        </w:rPr>
      </w:pPr>
      <w:r w:rsidRPr="006F178A">
        <w:rPr>
          <w:rtl/>
        </w:rPr>
        <w:tab/>
      </w:r>
      <w:del w:id="90119" w:author="מנוע מכני" w:date="2026-10-11T12:04:39Z">
        <w:r w:rsidRPr="006F178A">
          <w:rPr>
            <w:rStyle w:val="afffe"/>
            <w:rFonts w:ascii="Fb Fontext" w:hAnsi="Fb Fontext"/>
            <w:rtl/>
          </w:rPr>
          <w:delText xml:space="preserve"> </w:delText>
        </w:r>
      </w:del>
      <w:r w:rsidRPr="006F178A">
        <w:rPr>
          <w:rStyle w:val="afffe"/>
          <w:rFonts w:ascii="Fb Fontext" w:hAnsi="Fb Fontext"/>
          <w:rtl/>
        </w:rPr>
        <w:tab/>
        <w:t>ב.</w:t>
      </w:r>
      <w:r w:rsidRPr="006F178A">
        <w:rPr>
          <w:rtl/>
        </w:rPr>
        <w:t xml:space="preserve"> </w:t>
      </w:r>
      <w:ins w:id="96561" w:author="קלוד" w:date="2026-10-11T13:11:34Z">
        <w:r>
          <w:rPr>
            <w:rStyle w:val="2fb"/>
            <w:rtl/>
          </w:rPr>
          <w:t xml:space="preserve">לר"פ:</w:t>
        </w:r>
      </w:ins>
      <w:del w:id="96562" w:author="קלוד" w:date="2026-10-11T13:11:34Z">
        <w:r w:rsidRPr="006F178A">
          <w:rPr>
            <w:rStyle w:val="2fb"/>
            <w:rtl/>
          </w:rPr>
          <w:delText xml:space="preserve">לר"פ</w:delText>
        </w:r>
      </w:del>
      <w:r w:rsidRPr="006F178A">
        <w:rPr>
          <w:rtl/>
        </w:rPr>
        <w:t xml:space="preserve"> מרדעת ענינה לחמם [והיינו </w:t>
      </w:r>
      <w:ins w:id="96559" w:author="קלוד" w:date="2026-10-11T13:11:34Z">
        <w:r>
          <w:rPr>
            <w:rtl/>
          </w:rPr>
          <w:t xml:space="preserve">צער],</w:t>
        </w:r>
      </w:ins>
      <w:del w:id="96560" w:author="קלוד" w:date="2026-10-11T13:11:34Z">
        <w:r w:rsidRPr="006F178A">
          <w:rPr>
            <w:rtl/>
          </w:rPr>
          <w:delText xml:space="preserve">צער]</w:delText>
        </w:r>
      </w:del>
      <w:r w:rsidRPr="006F178A">
        <w:rPr>
          <w:rtl/>
        </w:rPr>
        <w:t xml:space="preserve"> ואוכף ענינו </w:t>
      </w:r>
      <w:ins w:id="96557" w:author="קלוד" w:date="2026-10-11T13:11:34Z">
        <w:r>
          <w:rPr>
            <w:rtl/>
          </w:rPr>
          <w:t xml:space="preserve">לצנן </w:t>
        </w:r>
        <w:r>
          <w:rPr>
            <w:rStyle w:val="afffffe"/>
            <w:rtl/>
          </w:rPr>
          <w:t xml:space="preserve">ואין בו צער</w:t>
        </w:r>
        <w:r>
          <w:rPr>
            <w:rtl/>
          </w:rPr>
          <w:t xml:space="preserve">.</w:t>
        </w:r>
      </w:ins>
      <w:del w:id="96558" w:author="קלוד" w:date="2026-10-11T13:11:34Z">
        <w:r w:rsidRPr="006F178A">
          <w:rPr>
            <w:rtl/>
          </w:rPr>
          <w:delText xml:space="preserve">לצנן.</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35" w:author="קלוד" w:date="2026-10-11T12:33:55Z"/>
        </w:rPr>
      </w:pPr>
      <w:ins w:id="90936" w:author="קלוד" w:date="2026-10-11T12:33:55Z">
        <w:r>
          <w:rPr>
            <w:color w:val="7B3F00"/>
          </w:rPr>
          <w:t xml:space="preserve">אגד וקמיע לבהמה - משום צער ולא תענוג</w:t>
        </w:r>
      </w:ins>
    </w:p>
    <w:p w:rsidR="00E9703F" w:rsidRPr="006F178A" w:rsidRDefault="00E9703F" w:rsidP="00E9703F">
      <w:pPr>
        <w:rPr>
          <w:rtl/>
        </w:rPr>
      </w:pPr>
      <w:r w:rsidRPr="006F178A">
        <w:rPr>
          <w:rFonts w:ascii="Fb Fontext" w:hAnsi="Fb Fontext"/>
          <w:rtl/>
        </w:rPr>
        <w:t xml:space="preserve">• הא דיוצא באגד שע"ג המכה ובקשישין שע"ג השבר ובשיליא המדולדלת בה </w:t>
      </w:r>
      <w:r>
        <w:rPr>
          <w:rFonts w:ascii="Fb Fontext" w:hAnsi="Fb Fontext"/>
          <w:rtl/>
        </w:rPr>
        <w:t>וכו'</w:t>
      </w:r>
      <w:r w:rsidRPr="006F178A">
        <w:rPr>
          <w:rFonts w:ascii="Fb Fontext" w:hAnsi="Fb Fontext"/>
          <w:rtl/>
        </w:rPr>
        <w:t xml:space="preserve"> היינו בקטנים ומשום צער, [ולא בגדול משום תענוג] וראייה מהא דדומיא דקמיע.</w:t>
      </w:r>
    </w:p>
    <w:p w:rsidR="00E9703F" w:rsidRPr="004640F6" w:rsidRDefault="00E9703F" w:rsidP="00E9703F">
      <w:pPr>
        <w:rPr>
          <w:spacing w:val="-4"/>
          <w:rtl/>
        </w:rPr>
      </w:pPr>
      <w:r w:rsidRPr="004640F6">
        <w:rPr>
          <w:spacing w:val="-4"/>
          <w:rtl/>
        </w:rPr>
        <w:t xml:space="preserve">• קמיע דאסור </w:t>
      </w:r>
      <w:r w:rsidRPr="004640F6">
        <w:rPr>
          <w:rFonts w:hint="cs"/>
          <w:spacing w:val="-4"/>
          <w:rtl/>
        </w:rPr>
        <w:t xml:space="preserve">לטלטל </w:t>
      </w:r>
      <w:r w:rsidRPr="004640F6">
        <w:rPr>
          <w:spacing w:val="-4"/>
          <w:rtl/>
        </w:rPr>
        <w:t xml:space="preserve">מיירי בשאינו מומחה, והיינו מומחה לאדם ולא לבהמה </w:t>
      </w:r>
      <w:ins w:id="92741" w:author="מנוע מכני" w:date="2026-10-11T12:04:39Z">
        <w:r>
          <w:rPr>
            <w:spacing w:val="-4"/>
            <w:rtl/>
          </w:rPr>
          <w:t xml:space="preserve">דאין</w:t>
        </w:r>
      </w:ins>
      <w:del w:id="92742" w:author="מנוע מכני" w:date="2026-10-11T12:04:39Z">
        <w:r w:rsidRPr="004640F6">
          <w:rPr>
            <w:spacing w:val="-4"/>
            <w:rtl/>
          </w:rPr>
          <w:delText xml:space="preserve">דלית</w:delText>
        </w:r>
      </w:del>
      <w:r w:rsidRPr="004640F6">
        <w:rPr>
          <w:spacing w:val="-4"/>
          <w:rtl/>
        </w:rPr>
        <w:t xml:space="preserve"> לבהמה מזלא.</w:t>
      </w:r>
    </w:p>
    <w:p w:rsidR="00E9703F" w:rsidRPr="006F178A" w:rsidRDefault="00E9703F" w:rsidP="00E9703F">
      <w:pPr>
        <w:rPr>
          <w:rtl/>
        </w:rPr>
      </w:pPr>
      <w:r w:rsidRPr="006F178A">
        <w:rPr>
          <w:rtl/>
        </w:rPr>
        <w:t xml:space="preserve">• </w:t>
      </w:r>
      <w:r w:rsidRPr="006F178A">
        <w:rPr>
          <w:rFonts w:hint="cs"/>
          <w:rtl/>
        </w:rPr>
        <w:t xml:space="preserve">סכין ומפרכסין לאדם ולא לבהמה - </w:t>
      </w:r>
      <w:r w:rsidRPr="006F178A">
        <w:rPr>
          <w:rtl/>
        </w:rPr>
        <w:t>משום צער ולא תענוג.</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r w:rsidRPr="006F178A">
        <w:rPr>
          <w:rFonts w:ascii="Fb Fontext" w:hAnsi="Fb Fontext" w:hint="cs"/>
          <w:rtl/>
        </w:rPr>
        <w:t xml:space="preserve">אדם שאחזו דם מעמידים אותו במים שיצטנן, </w:t>
      </w:r>
      <w:r w:rsidRPr="006F178A">
        <w:rPr>
          <w:rFonts w:ascii="Fb Fontext" w:hAnsi="Fb Fontext" w:hint="cs"/>
          <w:rtl/>
        </w:rPr>
        <w:t xml:space="preserve">משא</w:t>
      </w:r>
      <w:r w:rsidRPr="006F178A">
        <w:rPr>
          <w:rFonts w:ascii="Fb Fontext" w:hAnsi="Fb Fontext"/>
          <w:rtl/>
        </w:rPr>
        <w:t>"</w:t>
      </w:r>
      <w:r w:rsidRPr="006F178A">
        <w:rPr>
          <w:rFonts w:ascii="Fb Fontext" w:hAnsi="Fb Fontext" w:hint="cs"/>
          <w:rtl/>
        </w:rPr>
        <w:t xml:space="preserve">כ</w:t>
      </w:r>
      <w:r w:rsidRPr="006F178A">
        <w:rPr>
          <w:rFonts w:ascii="Fb Fontext" w:hAnsi="Fb Fontext" w:hint="cs"/>
          <w:rtl/>
        </w:rPr>
        <w:t xml:space="preserve"> בהמה </w:t>
      </w:r>
      <w:r w:rsidRPr="006F178A">
        <w:rPr>
          <w:rFonts w:ascii="Fb Fontext" w:hAnsi="Fb Fontext"/>
          <w:rtl/>
        </w:rPr>
        <w:t>היינו משום צער</w:t>
      </w:r>
      <w:r w:rsidRPr="006F178A">
        <w:rPr>
          <w:rFonts w:ascii="Fb Fontext" w:hAnsi="Fb Fontext" w:hint="cs"/>
          <w:rtl/>
        </w:rPr>
        <w:t>,</w:t>
      </w:r>
    </w:p>
    <w:p w:rsidR="00E9703F" w:rsidRPr="004640F6" w:rsidRDefault="00E9703F" w:rsidP="00E9703F">
      <w:pPr>
        <w:rPr>
          <w:spacing w:val="-2"/>
          <w:rtl/>
        </w:rPr>
      </w:pPr>
      <w:r w:rsidRPr="004640F6">
        <w:rPr>
          <w:spacing w:val="-2"/>
          <w:rtl/>
        </w:rPr>
        <w:t xml:space="preserve">ובבהמה </w:t>
      </w:r>
      <w:ins w:id="96563" w:author="קלוד" w:date="2026-10-11T13:11:34Z">
        <w:r>
          <w:rPr>
            <w:spacing w:val="-2"/>
            <w:rtl/>
          </w:rPr>
          <w:t xml:space="preserve">גוזרים</w:t>
        </w:r>
      </w:ins>
      <w:del w:id="96564" w:author="קלוד" w:date="2026-10-11T13:11:34Z">
        <w:r w:rsidRPr="004640F6">
          <w:rPr>
            <w:spacing w:val="-2"/>
            <w:rtl/>
          </w:rPr>
          <w:delText xml:space="preserve">גזרי</w:delText>
        </w:r>
      </w:del>
      <w:r w:rsidRPr="004640F6">
        <w:rPr>
          <w:spacing w:val="-2"/>
          <w:rtl/>
        </w:rPr>
        <w:t xml:space="preserve"> משום שחיקת סממנין</w:t>
      </w:r>
      <w:r w:rsidRPr="004640F6">
        <w:rPr>
          <w:rFonts w:hint="cs"/>
          <w:spacing w:val="-2"/>
          <w:rtl/>
        </w:rPr>
        <w:t>,</w:t>
      </w:r>
      <w:r w:rsidRPr="004640F6">
        <w:rPr>
          <w:spacing w:val="-2"/>
          <w:rtl/>
        </w:rPr>
        <w:t xml:space="preserve"> דאינה עשויה להקר </w:t>
      </w:r>
      <w:r w:rsidRPr="004640F6">
        <w:rPr>
          <w:spacing w:val="-2"/>
          <w:rtl/>
        </w:rPr>
        <w:t xml:space="preserve">משא"כ</w:t>
      </w:r>
      <w:r w:rsidRPr="004640F6">
        <w:rPr>
          <w:spacing w:val="-2"/>
          <w:rtl/>
        </w:rPr>
        <w:t xml:space="preserve"> אדם שפעמים עושה כן להקר.</w:t>
      </w:r>
    </w:p>
    <w:p>
      <w:pPr>
        <w:pStyle w:val="38"/>
        <w:rPr>
          <w:ins w:id="97534" w:author="מנוע מכני" w:date="2026-10-11T12:04:39Z"/>
        </w:rPr>
      </w:pPr>
      <w:del w:id="97533" w:author="מנוע מכני" w:date="2026-10-11T12:04:39Z">
        <w:r w:rsidRPr="004640F6">
          <w:delText xml:space="preserve">•</w:delText>
        </w:r>
      </w:del>
      <w:r w:rsidRPr="004640F6">
        <w:t xml:space="preserve"> </w:t>
      </w:r>
      <w:r w:rsidRPr="004640F6">
        <w:t xml:space="preserve">והך</w:t>
      </w:r>
    </w:p>
    <w:p w:rsidR="00E9703F" w:rsidRPr="004640F6" w:rsidRDefault="00E9703F" w:rsidP="00E9703F">
      <w:pPr>
        <w:rPr>
          <w:spacing w:val="-2"/>
          <w:rtl/>
        </w:rPr>
      </w:pPr>
      <w:del w:id="97535" w:author="מנוע מכני" w:date="2026-10-11T12:04:39Z">
        <w:r w:rsidRPr="004640F6">
          <w:rPr>
            <w:rFonts w:hint="cs"/>
            <w:spacing w:val="-2"/>
            <w:rtl/>
          </w:rPr>
          <w:delText xml:space="preserve"> </w:delText>
        </w:r>
      </w:del>
      <w:r w:rsidRPr="004640F6">
        <w:rPr>
          <w:rFonts w:hint="cs"/>
          <w:spacing w:val="-2"/>
          <w:rtl/>
        </w:rPr>
        <w:t xml:space="preserve">דלא </w:t>
      </w:r>
      <w:ins w:id="96569" w:author="קלוד" w:date="2026-10-11T13:11:34Z">
        <w:r>
          <w:rPr>
            <w:rFonts w:hint="cs"/>
            <w:spacing w:val="-2"/>
            <w:rtl/>
          </w:rPr>
          <w:t xml:space="preserve">גזרו</w:t>
        </w:r>
      </w:ins>
      <w:del w:id="96570" w:author="קלוד" w:date="2026-10-11T13:11:34Z">
        <w:r w:rsidRPr="004640F6">
          <w:rPr>
            <w:rFonts w:hint="cs"/>
            <w:spacing w:val="-2"/>
            <w:rtl/>
          </w:rPr>
          <w:delText xml:space="preserve">גזרי</w:delText>
        </w:r>
      </w:del>
      <w:r w:rsidRPr="004640F6">
        <w:rPr>
          <w:rFonts w:hint="cs"/>
          <w:spacing w:val="-2"/>
          <w:rtl/>
        </w:rPr>
        <w:t xml:space="preserve"> בבהמה משום פסידא</w:t>
      </w:r>
      <w:ins w:id="96567" w:author="קלוד" w:date="2026-10-11T13:11:34Z">
        <w:r>
          <w:rPr>
            <w:rFonts w:hint="cs"/>
            <w:spacing w:val="-2"/>
            <w:rtl/>
          </w:rPr>
          <w:t xml:space="preserve"> - </w:t>
        </w:r>
      </w:ins>
      <w:del w:id="96568" w:author="קלוד" w:date="2026-10-11T13:11:34Z">
        <w:r w:rsidRPr="004640F6">
          <w:rPr>
            <w:rFonts w:hint="cs"/>
            <w:spacing w:val="-2"/>
            <w:rtl/>
          </w:rPr>
          <w:delText xml:space="preserve"> </w:delText>
        </w:r>
      </w:del>
      <w:r w:rsidRPr="004640F6">
        <w:rPr>
          <w:rFonts w:hint="cs"/>
          <w:spacing w:val="-2"/>
          <w:rtl/>
        </w:rPr>
        <w:t xml:space="preserve">בעומדת חוץ לתחום </w:t>
      </w:r>
      <w:ins w:id="96565" w:author="קלוד" w:date="2026-10-11T13:11:34Z">
        <w:r>
          <w:rPr>
            <w:spacing w:val="-2"/>
            <w:rtl/>
          </w:rPr>
          <w:t xml:space="preserve">מיירי,</w:t>
        </w:r>
      </w:ins>
      <w:del w:id="96566" w:author="קלוד" w:date="2026-10-11T13:11:34Z">
        <w:r w:rsidRPr="004640F6">
          <w:rPr>
            <w:spacing w:val="-2"/>
            <w:rtl/>
          </w:rPr>
          <w:delText xml:space="preserve">מיירי</w:delText>
        </w:r>
      </w:del>
      <w:r w:rsidRPr="004640F6">
        <w:rPr>
          <w:spacing w:val="-2"/>
          <w:rtl/>
        </w:rPr>
        <w:t xml:space="preserve"> שהיה תחומה מובלע בתחומו</w:t>
      </w:r>
    </w:p>
    <w:p w:rsidR="00E9703F" w:rsidRDefault="00E9703F" w:rsidP="00E9703F">
      <w:pPr>
        <w:rPr>
          <w:rtl/>
        </w:rPr>
      </w:pPr>
      <w:r w:rsidRPr="006F178A">
        <w:rPr>
          <w:rtl/>
        </w:rPr>
        <w:t>[ולא הוזהר גם על תחומה שלה]</w:t>
      </w:r>
    </w:p>
    <w:p w:rsidR="00E9703F" w:rsidRDefault="00E9703F" w:rsidP="00E9703F">
      <w:pPr>
        <w:rPr>
          <w:rtl/>
        </w:rPr>
      </w:pPr>
      <w:r w:rsidRPr="006F178A">
        <w:rPr>
          <w:rtl/>
        </w:rPr>
        <w:t xml:space="preserve">• </w:t>
      </w:r>
      <w:r w:rsidRPr="006F178A">
        <w:rPr>
          <w:rFonts w:hint="cs"/>
          <w:rtl/>
        </w:rPr>
        <w:t xml:space="preserve">שחיקת סממנים בבהמה </w:t>
      </w:r>
      <w:ins w:id="90227" w:author="Claude - סמנטי" w:date="2026-10-11T12:28:21Z">
        <w:r>
          <w:rPr>
            <w:rtl/>
          </w:rPr>
          <w:t xml:space="preserve">מחלוקת</w:t>
        </w:r>
      </w:ins>
      <w:del w:id="90228" w:author="Claude - סמנטי" w:date="2026-10-11T12:28:21Z">
        <w:r w:rsidRPr="006F178A">
          <w:rPr>
            <w:rtl/>
          </w:rPr>
          <w:delText xml:space="preserve">פלוגתא</w:delText>
        </w:r>
      </w:del>
      <w:r w:rsidRPr="006F178A">
        <w:rPr>
          <w:rtl/>
        </w:rPr>
        <w:t xml:space="preserve"> אם אכלה כרשינין אם מריצין אותה שתתרפא</w:t>
      </w:r>
    </w:p>
    <w:p w:rsidR="00E9703F" w:rsidRPr="006F178A" w:rsidRDefault="00E9703F" w:rsidP="00E9703F">
      <w:pPr>
        <w:pStyle w:val="affffb"/>
        <w:rPr>
          <w:rtl/>
        </w:rPr>
      </w:pPr>
      <w:r>
        <w:rPr>
          <w:rtl/>
        </w:rPr>
        <w:t xml:space="preserve">- </w:t>
      </w:r>
      <w:r w:rsidRPr="006F178A">
        <w:rPr>
          <w:rStyle w:val="2fb"/>
          <w:rFonts w:hint="cs"/>
          <w:rtl/>
        </w:rPr>
        <w:t>דל</w:t>
      </w:r>
      <w:r w:rsidRPr="006F178A">
        <w:rPr>
          <w:rStyle w:val="2fb"/>
          <w:rtl/>
        </w:rPr>
        <w:t xml:space="preserve">ת"ק</w:t>
      </w:r>
      <w:r w:rsidRPr="006F178A">
        <w:rPr>
          <w:rtl/>
        </w:rPr>
        <w:t xml:space="preserve"> </w:t>
      </w:r>
      <w:r w:rsidRPr="006F178A">
        <w:rPr>
          <w:rtl/>
        </w:rPr>
        <w:t xml:space="preserve">לא</w:t>
      </w:r>
      <w:r w:rsidRPr="006F178A">
        <w:rPr>
          <w:rtl/>
        </w:rPr>
        <w:t xml:space="preserve"> יריצנה ולר' אושעיא יכול להריצה.</w:t>
      </w:r>
      <w:r w:rsidRPr="006F178A">
        <w:rPr>
          <w:rFonts w:hint="cs"/>
          <w:rtl/>
        </w:rPr>
        <w:t xml:space="preserve"> </w:t>
      </w:r>
      <w:r w:rsidRPr="006F178A">
        <w:rPr>
          <w:rtl/>
        </w:rPr>
        <w:t xml:space="preserve">ודרש </w:t>
      </w:r>
      <w:r w:rsidRPr="006F178A">
        <w:rPr>
          <w:rStyle w:val="2fb"/>
          <w:rtl/>
        </w:rPr>
        <w:t xml:space="preserve">רבא</w:t>
      </w:r>
      <w:r w:rsidRPr="006F178A">
        <w:rPr>
          <w:rtl/>
        </w:rPr>
        <w:t xml:space="preserve"> הלכה </w:t>
      </w:r>
      <w:r w:rsidRPr="006F178A">
        <w:rPr>
          <w:rStyle w:val="2fb"/>
          <w:rtl/>
        </w:rPr>
        <w:t xml:space="preserve">כרבי</w:t>
      </w:r>
      <w:r w:rsidRPr="006F178A">
        <w:rPr>
          <w:rtl/>
        </w:rPr>
        <w:t xml:space="preserve"> אושעיא.</w:t>
      </w:r>
    </w:p>
    <w:p>
      <w:pPr>
        <w:pStyle w:val="afffff8"/>
        <w:rPr>
          <w:ins w:id="90933" w:author="קלוד" w:date="2026-10-11T12:33:55Z"/>
        </w:rPr>
      </w:pPr>
      <w:ins w:id="90934" w:author="קלוד" w:date="2026-10-11T12:33:55Z">
        <w:r>
          <w:rPr>
            <w:color w:val="7B3F00"/>
          </w:rPr>
          <w:t xml:space="preserve">זב בכיס ועזים בכיס שבדדיהן - מתי מותר</w:t>
        </w:r>
      </w:ins>
    </w:p>
    <w:p>
      <w:pPr>
        <w:pStyle w:val="38"/>
        <w:rPr>
          <w:ins w:id="97537" w:author="מנוע מכני" w:date="2026-10-11T12:04:39Z"/>
        </w:rPr>
      </w:pPr>
      <w:del w:id="97536" w:author="מנוע מכני" w:date="2026-10-11T12:04:39Z">
        <w:r w:rsidRPr="006F178A">
          <w:delText xml:space="preserve">•</w:delText>
        </w:r>
      </w:del>
      <w:r w:rsidRPr="006F178A">
        <w:t xml:space="preserve"> </w:t>
      </w:r>
      <w:r w:rsidRPr="006F178A">
        <w:t xml:space="preserve">הך</w:t>
      </w:r>
    </w:p>
    <w:p w:rsidR="00E9703F" w:rsidRDefault="00E9703F" w:rsidP="00E9703F">
      <w:pPr>
        <w:rPr>
          <w:rFonts w:ascii="Fb Fontext" w:hAnsi="Fb Fontext"/>
          <w:rtl/>
        </w:rPr>
      </w:pPr>
      <w:del w:id="97538" w:author="מנוע מכני" w:date="2026-10-11T12:04:39Z">
        <w:r w:rsidRPr="006F178A">
          <w:rPr>
            <w:rFonts w:ascii="Fb Fontext" w:hAnsi="Fb Fontext" w:hint="cs"/>
            <w:rtl/>
          </w:rPr>
          <w:delText xml:space="preserve"> </w:delText>
        </w:r>
      </w:del>
      <w:r w:rsidRPr="006F178A">
        <w:rPr>
          <w:rFonts w:ascii="Fb Fontext" w:hAnsi="Fb Fontext" w:hint="cs"/>
          <w:rtl/>
        </w:rPr>
        <w:t xml:space="preserve">דמחד </w:t>
      </w:r>
      <w:r w:rsidRPr="006F178A">
        <w:rPr>
          <w:rFonts w:ascii="Fb Fontext" w:hAnsi="Fb Fontext" w:hint="cs"/>
          <w:rtl/>
        </w:rPr>
        <w:t xml:space="preserve">לא</w:t>
      </w:r>
      <w:r w:rsidRPr="006F178A">
        <w:rPr>
          <w:rFonts w:ascii="Fb Fontext" w:hAnsi="Fb Fontext" w:hint="cs"/>
          <w:rtl/>
        </w:rPr>
        <w:t xml:space="preserve"> יצא זב בכיס שלו ולא עזים בכיס </w:t>
      </w:r>
      <w:ins w:id="96575" w:author="קלוד" w:date="2026-10-11T13:11:34Z">
        <w:r>
          <w:rPr>
            <w:rFonts w:ascii="Fb Fontext" w:hAnsi="Fb Fontext" w:hint="cs"/>
            <w:rtl/>
          </w:rPr>
          <w:t xml:space="preserve">שבדדיהן,</w:t>
        </w:r>
      </w:ins>
      <w:del w:id="96576" w:author="קלוד" w:date="2026-10-11T13:11:34Z">
        <w:r w:rsidRPr="006F178A">
          <w:rPr>
            <w:rFonts w:ascii="Fb Fontext" w:hAnsi="Fb Fontext" w:hint="cs"/>
            <w:rtl/>
          </w:rPr>
          <w:delText xml:space="preserve">שבדדיהן</w:delText>
        </w:r>
      </w:del>
      <w:r w:rsidRPr="006F178A">
        <w:rPr>
          <w:rFonts w:ascii="Fb Fontext" w:hAnsi="Fb Fontext" w:hint="cs"/>
          <w:rtl/>
        </w:rPr>
        <w:t xml:space="preserve"> ומאידך </w:t>
      </w:r>
      <w:ins w:id="96573" w:author="קלוד" w:date="2026-10-11T13:11:34Z">
        <w:r>
          <w:rPr>
            <w:rFonts w:ascii="Fb Fontext" w:hAnsi="Fb Fontext" w:hint="cs"/>
            <w:rtl/>
          </w:rPr>
          <w:t xml:space="preserve">שנינו</w:t>
        </w:r>
      </w:ins>
      <w:del w:id="96574" w:author="קלוד" w:date="2026-10-11T13:11:34Z">
        <w:r>
          <w:rPr>
            <w:rFonts w:ascii="Fb Fontext" w:hAnsi="Fb Fontext" w:hint="cs"/>
            <w:rtl/>
          </w:rPr>
          <w:delText xml:space="preserve">חזי</w:delText>
        </w:r>
        <w:r>
          <w:rPr>
            <w:rFonts w:ascii="Fb Fontext" w:hAnsi="Fb Fontext"/>
            <w:rtl/>
          </w:rPr>
          <w:delText xml:space="preserve">'</w:delText>
        </w:r>
      </w:del>
      <w:r w:rsidRPr="006F178A">
        <w:rPr>
          <w:rFonts w:ascii="Fb Fontext" w:hAnsi="Fb Fontext" w:hint="cs"/>
          <w:rtl/>
        </w:rPr>
        <w:t xml:space="preserve"> </w:t>
      </w:r>
      <w:ins w:id="96571" w:author="קלוד" w:date="2026-10-11T13:11:34Z">
        <w:r>
          <w:rPr>
            <w:rFonts w:ascii="Fb Fontext" w:hAnsi="Fb Fontext" w:hint="cs"/>
            <w:rtl/>
          </w:rPr>
          <w:t xml:space="preserve">דיוצאות </w:t>
        </w:r>
        <w:r>
          <w:rPr>
            <w:rStyle w:val="afffffe"/>
            <w:rFonts w:ascii="Fb Fontext" w:hAnsi="Fb Fontext" w:hint="cs"/>
            <w:rtl/>
          </w:rPr>
          <w:t xml:space="preserve">צרורות</w:t>
        </w:r>
      </w:ins>
      <w:del w:id="96572" w:author="קלוד" w:date="2026-10-11T13:11:34Z">
        <w:r w:rsidRPr="006F178A">
          <w:rPr>
            <w:rFonts w:ascii="Fb Fontext" w:hAnsi="Fb Fontext" w:hint="cs"/>
            <w:rtl/>
          </w:rPr>
          <w:delText xml:space="preserve">דיוצאות</w:delText>
        </w:r>
      </w:del>
    </w:p>
    <w:p w:rsidR="00E9703F" w:rsidRPr="006F178A" w:rsidRDefault="00E9703F" w:rsidP="00E9703F">
      <w:pPr>
        <w:rPr>
          <w:rStyle w:val="afffe"/>
          <w:rFonts w:ascii="Fb Fontext" w:hAnsi="Fb Fontext"/>
          <w:b/>
          <w:rtl/>
        </w:rPr>
      </w:pPr>
      <w:r w:rsidRPr="006F178A">
        <w:rPr>
          <w:rStyle w:val="afffe"/>
          <w:rFonts w:ascii="Fb Fontext" w:hAnsi="Fb Fontext" w:hint="cs"/>
          <w:b/>
          <w:rtl/>
        </w:rPr>
        <w:t>א.</w:t>
      </w:r>
      <w:r w:rsidRPr="006F178A">
        <w:rPr>
          <w:rFonts w:hint="cs"/>
          <w:rtl/>
        </w:rPr>
        <w:t xml:space="preserve"> </w:t>
      </w:r>
      <w:ins w:id="90015" w:author="מנוע מכני" w:date="2026-10-11T12:04:39Z">
        <w:ins w:id="96587" w:author="קלוד" w:date="2026-10-11T13:11:34Z">
          <w:r>
            <w:rPr>
              <w:rStyle w:val="2fb"/>
              <w:rtl/>
            </w:rPr>
            <w:t xml:space="preserve">ר"י:</w:t>
          </w:r>
        </w:ins>
        <w:del w:id="96588" w:author="קלוד" w:date="2026-10-11T13:11:34Z">
          <w:r>
            <w:rPr>
              <w:rStyle w:val="2fb"/>
              <w:rtl/>
            </w:rPr>
            <w:delText xml:space="preserve">ר"י</w:delText>
          </w:r>
        </w:del>
      </w:ins>
      <w:del w:id="90016" w:author="מנוע מכני" w:date="2026-10-11T12:04:39Z">
        <w:r w:rsidRPr="006F178A">
          <w:rPr>
            <w:rtl/>
          </w:rPr>
          <w:delText xml:space="preserve">ר"'י</w:delText>
        </w:r>
      </w:del>
      <w:r w:rsidRPr="006F178A">
        <w:rPr>
          <w:rtl/>
        </w:rPr>
        <w:t xml:space="preserve"> </w:t>
      </w:r>
      <w:ins w:id="96585" w:author="קלוד" w:date="2026-10-11T13:11:34Z">
        <w:r>
          <w:rPr>
            <w:rtl/>
          </w:rPr>
          <w:t xml:space="preserve">כאן</w:t>
        </w:r>
      </w:ins>
      <w:del w:id="96586" w:author="קלוד" w:date="2026-10-11T13:11:34Z">
        <w:r w:rsidRPr="006F178A">
          <w:rPr>
            <w:rtl/>
          </w:rPr>
          <w:delText xml:space="preserve">הא</w:delText>
        </w:r>
      </w:del>
      <w:r w:rsidRPr="006F178A">
        <w:rPr>
          <w:rtl/>
        </w:rPr>
        <w:t xml:space="preserve"> </w:t>
      </w:r>
      <w:ins w:id="96583" w:author="קלוד" w:date="2026-10-11T13:11:34Z">
        <w:r>
          <w:rPr>
            <w:rtl/>
          </w:rPr>
          <w:t xml:space="preserve">במהודק,</w:t>
        </w:r>
      </w:ins>
      <w:del w:id="96584" w:author="קלוד" w:date="2026-10-11T13:11:34Z">
        <w:r w:rsidRPr="006F178A">
          <w:rPr>
            <w:rtl/>
          </w:rPr>
          <w:delText xml:space="preserve">דמיהדק</w:delText>
        </w:r>
      </w:del>
      <w:r w:rsidRPr="006F178A">
        <w:rPr>
          <w:rtl/>
        </w:rPr>
        <w:t xml:space="preserve"> </w:t>
      </w:r>
      <w:ins w:id="96581" w:author="קלוד" w:date="2026-10-11T13:11:34Z">
        <w:r>
          <w:rPr>
            <w:rtl/>
          </w:rPr>
          <w:t xml:space="preserve">כאן</w:t>
        </w:r>
      </w:ins>
      <w:del w:id="96582" w:author="קלוד" w:date="2026-10-11T13:11:34Z">
        <w:r w:rsidRPr="006F178A">
          <w:rPr>
            <w:rtl/>
          </w:rPr>
          <w:delText xml:space="preserve">הא</w:delText>
        </w:r>
      </w:del>
      <w:r w:rsidRPr="006F178A">
        <w:rPr>
          <w:rtl/>
        </w:rPr>
        <w:t xml:space="preserve"> </w:t>
      </w:r>
      <w:ins w:id="96579" w:author="קלוד" w:date="2026-10-11T13:11:34Z">
        <w:r>
          <w:rPr>
            <w:rtl/>
          </w:rPr>
          <w:t xml:space="preserve">בשאינו</w:t>
        </w:r>
      </w:ins>
      <w:del w:id="96580" w:author="קלוד" w:date="2026-10-11T13:11:34Z">
        <w:r w:rsidRPr="006F178A">
          <w:rPr>
            <w:rtl/>
          </w:rPr>
          <w:delText xml:space="preserve">דלא</w:delText>
        </w:r>
      </w:del>
      <w:r w:rsidRPr="006F178A">
        <w:rPr>
          <w:rtl/>
        </w:rPr>
        <w:t xml:space="preserve"> </w:t>
      </w:r>
      <w:ins w:id="96577" w:author="קלוד" w:date="2026-10-11T13:11:34Z">
        <w:r>
          <w:rPr>
            <w:rtl/>
          </w:rPr>
          <w:t xml:space="preserve">מהודק.</w:t>
        </w:r>
      </w:ins>
      <w:del w:id="96578" w:author="קלוד" w:date="2026-10-11T13:11:34Z">
        <w:r w:rsidRPr="006F178A">
          <w:rPr>
            <w:rtl/>
          </w:rPr>
          <w:delText xml:space="preserve">מיהדק.</w:delText>
        </w:r>
      </w:del>
    </w:p>
    <w:p w:rsidR="00E9703F" w:rsidRPr="006F178A" w:rsidRDefault="00E9703F" w:rsidP="00E9703F">
      <w:pPr>
        <w:rPr>
          <w:rStyle w:val="afffe"/>
          <w:rFonts w:ascii="Fb Fontext" w:hAnsi="Fb Fontext"/>
          <w:b/>
          <w:rtl/>
        </w:rPr>
      </w:pPr>
      <w:r w:rsidRPr="006F178A">
        <w:rPr>
          <w:rStyle w:val="afffe"/>
          <w:rFonts w:ascii="Fb Fontext" w:hAnsi="Fb Fontext" w:hint="cs"/>
          <w:b/>
          <w:rtl/>
        </w:rPr>
        <w:t>ב.</w:t>
      </w:r>
      <w:r w:rsidRPr="006F178A">
        <w:rPr>
          <w:rFonts w:hint="cs"/>
          <w:rtl/>
        </w:rPr>
        <w:t xml:space="preserve"> </w:t>
      </w:r>
      <w:r w:rsidRPr="006F178A">
        <w:rPr>
          <w:rStyle w:val="2fb"/>
          <w:rtl/>
        </w:rPr>
        <w:t xml:space="preserve">רב יוסף</w:t>
      </w:r>
      <w:r w:rsidRPr="006F178A">
        <w:rPr>
          <w:rtl/>
        </w:rPr>
        <w:t xml:space="preserve"> תנאי היא.</w:t>
      </w:r>
    </w:p>
    <w:p w:rsidR="00E9703F" w:rsidRPr="009757B9" w:rsidRDefault="00E9703F" w:rsidP="00E9703F">
      <w:pPr>
        <w:rPr>
          <w:rFonts w:cs="Guttman Vilna"/>
          <w:b/>
          <w:bCs/>
          <w:rtl/>
        </w:rPr>
      </w:pPr>
      <w:r w:rsidRPr="006F178A">
        <w:rPr>
          <w:rStyle w:val="afffe"/>
          <w:rFonts w:ascii="Fb Fontext" w:hAnsi="Fb Fontext" w:hint="cs"/>
          <w:b/>
          <w:rtl/>
        </w:rPr>
        <w:t>ג.</w:t>
      </w:r>
      <w:r w:rsidRPr="006F178A">
        <w:rPr>
          <w:rFonts w:hint="cs"/>
          <w:rtl/>
        </w:rPr>
        <w:t xml:space="preserve"> </w:t>
      </w:r>
      <w:ins w:id="96595" w:author="קלוד" w:date="2026-10-11T13:11:34Z">
        <w:r>
          <w:rPr>
            <w:b/>
            <w:bCs/>
            <w:rtl/>
          </w:rPr>
          <w:t xml:space="preserve">אב"א:</w:t>
        </w:r>
      </w:ins>
      <w:del w:id="96596" w:author="קלוד" w:date="2026-10-11T13:11:34Z">
        <w:r w:rsidRPr="00910D80">
          <w:rPr>
            <w:b/>
            <w:bCs/>
            <w:rtl/>
          </w:rPr>
          <w:delText xml:space="preserve">אב"א</w:delText>
        </w:r>
      </w:del>
      <w:r w:rsidRPr="006F178A">
        <w:rPr>
          <w:rtl/>
        </w:rPr>
        <w:t xml:space="preserve"> כאן ליבש </w:t>
      </w:r>
      <w:ins w:id="96593" w:author="קלוד" w:date="2026-10-11T13:11:34Z">
        <w:r>
          <w:rPr>
            <w:rtl/>
          </w:rPr>
          <w:t xml:space="preserve">[מיהדק],</w:t>
        </w:r>
      </w:ins>
      <w:del w:id="96594" w:author="קלוד" w:date="2026-10-11T13:11:34Z">
        <w:r w:rsidRPr="006F178A">
          <w:rPr>
            <w:rtl/>
          </w:rPr>
          <w:delText xml:space="preserve">[מיהדק]</w:delText>
        </w:r>
      </w:del>
      <w:r w:rsidRPr="006F178A">
        <w:rPr>
          <w:rtl/>
        </w:rPr>
        <w:t xml:space="preserve"> </w:t>
      </w:r>
      <w:ins w:id="96591" w:author="קלוד" w:date="2026-10-11T13:11:34Z">
        <w:r>
          <w:rPr>
            <w:rtl/>
          </w:rPr>
          <w:t xml:space="preserve">כאן</w:t>
        </w:r>
      </w:ins>
      <w:del w:id="96592" w:author="קלוד" w:date="2026-10-11T13:11:34Z">
        <w:r w:rsidRPr="006F178A">
          <w:rPr>
            <w:rtl/>
          </w:rPr>
          <w:delText xml:space="preserve">.</w:delText>
        </w:r>
      </w:del>
      <w:r w:rsidRPr="006F178A">
        <w:rPr>
          <w:rtl/>
        </w:rPr>
        <w:t xml:space="preserve"> </w:t>
      </w:r>
      <w:ins w:id="96589" w:author="קלוד" w:date="2026-10-11T13:11:34Z">
        <w:r>
          <w:rPr>
            <w:rtl/>
          </w:rPr>
          <w:t xml:space="preserve">לחלב;</w:t>
        </w:r>
      </w:ins>
      <w:del w:id="96590" w:author="קלוד" w:date="2026-10-11T13:11:34Z">
        <w:r w:rsidRPr="006F178A">
          <w:rPr>
            <w:rtl/>
          </w:rPr>
          <w:delText xml:space="preserve">אן לחלב</w:delText>
        </w:r>
      </w:del>
      <w:r w:rsidRPr="006F178A">
        <w:rPr>
          <w:rtl/>
        </w:rPr>
        <w:t xml:space="preserve"> וכן מעשה שעשו שלא ישרטו.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31" w:author="קלוד" w:date="2026-10-11T12:33:55Z"/>
        </w:rPr>
      </w:pPr>
      <w:ins w:id="90932" w:author="קלוד" w:date="2026-10-11T12:33:55Z">
        <w:r>
          <w:rPr>
            <w:color w:val="7B3F00"/>
          </w:rPr>
          <w:t xml:space="preserve">נס בהנקת תינוק - גדול אדם זה או גרוע</w:t>
        </w:r>
      </w:ins>
    </w:p>
    <w:p w:rsidR="00E9703F" w:rsidRDefault="00E9703F" w:rsidP="00E9703F">
      <w:pPr>
        <w:rPr>
          <w:rtl/>
        </w:rPr>
      </w:pPr>
      <w:r w:rsidRPr="006061D7">
        <w:rPr>
          <w:rtl/>
        </w:rPr>
        <w:lastRenderedPageBreak/>
        <w:t xml:space="preserve">מעשה באחד שמתה אשתו והניחה בן לינק, ולא היה לו שכר מניקה ליתן, ונעשה לו נס ונפתחו לו דדין </w:t>
      </w:r>
      <w:r>
        <w:rPr>
          <w:rtl/>
        </w:rPr>
        <w:t>וכו'</w:t>
      </w:r>
    </w:p>
    <w:p>
      <w:pPr>
        <w:pStyle w:val="38"/>
        <w:rPr>
          <w:ins w:id="97539" w:author="מנוע מכני" w:date="2026-10-11T12:04:39Z"/>
        </w:rPr>
      </w:pPr>
      <w:r w:rsidRPr="006F178A">
        <w:t>רב יוסף</w:t>
      </w:r>
      <w:r w:rsidRPr="006F178A">
        <w:t>:</w:t>
      </w:r>
    </w:p>
    <w:p w:rsidR="00E9703F" w:rsidRPr="002D0727" w:rsidRDefault="00E9703F" w:rsidP="00E9703F">
      <w:pPr>
        <w:rPr>
          <w:b/>
          <w:bCs/>
          <w:rtl/>
        </w:rPr>
      </w:pPr>
      <w:del w:id="97540" w:author="מנוע מכני" w:date="2026-10-11T12:04:39Z">
        <w:r w:rsidRPr="006F178A">
          <w:rPr>
            <w:rFonts w:ascii="Fb Fontext" w:hAnsi="Fb Fontext"/>
            <w:rtl/>
          </w:rPr>
          <w:delText xml:space="preserve"> </w:delText>
        </w:r>
      </w:del>
      <w:r w:rsidRPr="006F178A">
        <w:rPr>
          <w:rFonts w:ascii="Fb Fontext" w:hAnsi="Fb Fontext"/>
          <w:rtl/>
        </w:rPr>
        <w:t xml:space="preserve">כמה גדול אדם זה </w:t>
      </w:r>
      <w:r>
        <w:rPr>
          <w:rFonts w:ascii="Fb Fontext" w:hAnsi="Fb Fontext"/>
          <w:rtl/>
        </w:rPr>
        <w:t>וכו'</w:t>
      </w:r>
      <w:r w:rsidRPr="006F178A">
        <w:rPr>
          <w:rFonts w:ascii="Fb Fontext" w:hAnsi="Fb Fontext"/>
          <w:rtl/>
        </w:rPr>
        <w:t>.</w:t>
      </w:r>
    </w:p>
    <w:p>
      <w:pPr>
        <w:pStyle w:val="38"/>
        <w:rPr>
          <w:ins w:id="97541" w:author="מנוע מכני" w:date="2026-10-11T12:04:39Z"/>
        </w:rPr>
      </w:pPr>
      <w:r w:rsidRPr="002D0727">
        <w:t>אביי</w:t>
      </w:r>
      <w:r w:rsidRPr="006F178A">
        <w:t>:</w:t>
      </w:r>
    </w:p>
    <w:p w:rsidR="00E9703F" w:rsidRPr="006F178A" w:rsidRDefault="00E9703F" w:rsidP="00E9703F">
      <w:pPr>
        <w:rPr>
          <w:rtl/>
        </w:rPr>
      </w:pPr>
      <w:del w:id="97542" w:author="מנוע מכני" w:date="2026-10-11T12:04:39Z">
        <w:r w:rsidRPr="006F178A">
          <w:rPr>
            <w:rtl/>
          </w:rPr>
          <w:delText xml:space="preserve"> </w:delText>
        </w:r>
      </w:del>
      <w:r w:rsidRPr="006F178A">
        <w:rPr>
          <w:rtl/>
        </w:rPr>
        <w:t xml:space="preserve">כמה גרוע אדם זה שנשתנו עליו סדרי בראשית.</w:t>
      </w:r>
    </w:p>
    <w:p w:rsidR="00E9703F" w:rsidRPr="006F178A" w:rsidRDefault="00E9703F" w:rsidP="00E9703F">
      <w:pPr>
        <w:rPr>
          <w:rtl/>
        </w:rPr>
      </w:pPr>
      <w:r w:rsidRPr="006F178A">
        <w:rPr>
          <w:rStyle w:val="2fb"/>
          <w:rtl/>
        </w:rPr>
        <w:t xml:space="preserve">ר"נ</w:t>
      </w:r>
      <w:r w:rsidRPr="006F178A">
        <w:rPr>
          <w:rtl/>
        </w:rPr>
        <w:t xml:space="preserve"> תדע דמתרחיש ניסא ולא אברו מזוני.</w:t>
      </w:r>
    </w:p>
    <w:p w:rsidR="00E9703F" w:rsidRPr="006F178A" w:rsidRDefault="00E9703F" w:rsidP="00E9703F">
      <w:pPr>
        <w:rPr>
          <w:rtl/>
        </w:rPr>
      </w:pPr>
      <w:r w:rsidRPr="006F178A">
        <w:rPr>
          <w:rtl/>
        </w:rPr>
        <w:t>•</w:t>
      </w:r>
      <w:r w:rsidRPr="006F178A">
        <w:rPr>
          <w:rFonts w:hint="cs"/>
          <w:rtl/>
        </w:rPr>
        <w:t xml:space="preserve"> מעשה באחד שהיתה אשתו גידמת ולא הכיר בה עד יום </w:t>
      </w:r>
      <w:ins w:id="96597" w:author="קלוד" w:date="2026-10-11T13:11:34Z">
        <w:r>
          <w:rPr>
            <w:rFonts w:hint="cs"/>
            <w:rtl/>
          </w:rPr>
          <w:t xml:space="preserve">מותה.</w:t>
        </w:r>
      </w:ins>
      <w:del w:id="96598" w:author="קלוד" w:date="2026-10-11T13:11:34Z">
        <w:r w:rsidRPr="006F178A">
          <w:rPr>
            <w:rFonts w:hint="cs"/>
            <w:rtl/>
          </w:rPr>
          <w:delText xml:space="preserve">מותה-</w:delText>
        </w:r>
      </w:del>
      <w:r w:rsidRPr="006F178A">
        <w:rPr>
          <w:rFonts w:hint="cs"/>
          <w:rtl/>
        </w:rPr>
        <w:t xml:space="preserve"> </w:t>
      </w:r>
      <w:r w:rsidRPr="006F178A">
        <w:rPr>
          <w:rStyle w:val="2fb"/>
          <w:rtl/>
        </w:rPr>
        <w:t>רב</w:t>
      </w:r>
      <w:r w:rsidRPr="006F178A">
        <w:rPr>
          <w:rFonts w:hint="cs"/>
          <w:rtl/>
        </w:rPr>
        <w:t>:</w:t>
      </w:r>
      <w:r w:rsidRPr="006F178A">
        <w:rPr>
          <w:rtl/>
        </w:rPr>
        <w:t xml:space="preserve"> כמה צנועה אשה זו.</w:t>
      </w:r>
    </w:p>
    <w:p>
      <w:pPr>
        <w:pStyle w:val="38"/>
        <w:rPr>
          <w:ins w:id="97543" w:author="מנוע מכני" w:date="2026-10-11T12:04:39Z"/>
        </w:rPr>
      </w:pPr>
      <w:r w:rsidRPr="006F178A">
        <w:tab/>
        <w:t>ר"ח</w:t>
      </w:r>
      <w:r w:rsidRPr="006F178A">
        <w:t>:</w:t>
      </w:r>
    </w:p>
    <w:p w:rsidR="00E9703F" w:rsidRPr="006F178A" w:rsidRDefault="00E9703F" w:rsidP="00E9703F">
      <w:pPr>
        <w:rPr>
          <w:rtl/>
        </w:rPr>
      </w:pPr>
      <w:del w:id="97544" w:author="מנוע מכני" w:date="2026-10-11T12:04:39Z">
        <w:r w:rsidRPr="006F178A">
          <w:rPr>
            <w:rtl/>
          </w:rPr>
          <w:delText xml:space="preserve"> </w:delText>
        </w:r>
      </w:del>
      <w:ins w:id="96603" w:author="קלוד" w:date="2026-10-11T13:11:34Z">
        <w:r>
          <w:rPr>
            <w:rStyle w:val="afffffe"/>
            <w:rtl/>
          </w:rPr>
          <w:t xml:space="preserve">אשה</w:t>
        </w:r>
        <w:r>
          <w:rPr>
            <w:rtl/>
          </w:rPr>
          <w:t xml:space="preserve"> דרכה</w:t>
        </w:r>
      </w:ins>
      <w:del w:id="96604" w:author="קלוד" w:date="2026-10-11T13:11:34Z">
        <w:r w:rsidRPr="006F178A">
          <w:rPr>
            <w:rtl/>
          </w:rPr>
          <w:delText xml:space="preserve">דרכה</w:delText>
        </w:r>
      </w:del>
      <w:r w:rsidRPr="006F178A">
        <w:rPr>
          <w:rtl/>
        </w:rPr>
        <w:t xml:space="preserve"> </w:t>
      </w:r>
      <w:ins w:id="96601" w:author="קלוד" w:date="2026-10-11T13:11:34Z">
        <w:r>
          <w:rPr>
            <w:rtl/>
          </w:rPr>
          <w:t xml:space="preserve">בכך,</w:t>
        </w:r>
      </w:ins>
      <w:del w:id="96602" w:author="קלוד" w:date="2026-10-11T13:11:34Z">
        <w:r w:rsidRPr="006F178A">
          <w:rPr>
            <w:rtl/>
          </w:rPr>
          <w:delText xml:space="preserve">בכך</w:delText>
        </w:r>
      </w:del>
      <w:r w:rsidRPr="006F178A">
        <w:rPr>
          <w:rtl/>
        </w:rPr>
        <w:t xml:space="preserve"> אלא כמה צנוע איש </w:t>
      </w:r>
      <w:ins w:id="96599" w:author="קלוד" w:date="2026-10-11T13:11:34Z">
        <w:r>
          <w:rPr>
            <w:rtl/>
          </w:rPr>
          <w:t xml:space="preserve">זה </w:t>
        </w:r>
        <w:r>
          <w:rPr>
            <w:rStyle w:val="afffffe"/>
            <w:rtl/>
          </w:rPr>
          <w:t xml:space="preserve">שלא הכיר</w:t>
        </w:r>
        <w:r>
          <w:rPr>
            <w:rtl/>
          </w:rPr>
          <w:t xml:space="preserve">.</w:t>
        </w:r>
      </w:ins>
      <w:del w:id="96600" w:author="קלוד" w:date="2026-10-11T13:11:34Z">
        <w:r w:rsidRPr="006F178A">
          <w:rPr>
            <w:rtl/>
          </w:rPr>
          <w:delText xml:space="preserve">זה.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29" w:author="קלוד" w:date="2026-10-11T12:33:55Z"/>
        </w:rPr>
      </w:pPr>
      <w:ins w:id="90930" w:author="קלוד" w:date="2026-10-11T12:33:55Z">
        <w:r>
          <w:rPr>
            <w:color w:val="7B3F00"/>
          </w:rPr>
          <w:t xml:space="preserve">לבובין, שחוזות, כבולות וכבונות - ביאור הלשונות</w:t>
        </w:r>
      </w:ins>
    </w:p>
    <w:p w:rsidR="00E9703F" w:rsidRPr="006F178A" w:rsidRDefault="00E9703F" w:rsidP="00E9703F">
      <w:pPr>
        <w:rPr>
          <w:rtl/>
        </w:rPr>
      </w:pPr>
      <w:r w:rsidRPr="006F178A">
        <w:rPr>
          <w:rStyle w:val="afffe"/>
          <w:rFonts w:ascii="Fb Fontext" w:hAnsi="Fb Fontext"/>
          <w:rtl/>
        </w:rPr>
        <w:t>לבובות</w:t>
      </w:r>
      <w:r w:rsidRPr="006F178A">
        <w:rPr>
          <w:rFonts w:ascii="Fb Fontext" w:hAnsi="Fb Fontext"/>
          <w:rtl/>
        </w:rPr>
        <w:t xml:space="preserve"> שנים שנים כמו</w:t>
      </w:r>
      <w:r w:rsidRPr="00784B8D">
        <w:rPr>
          <w:rStyle w:val="afffff0"/>
          <w:rtl/>
        </w:rPr>
        <w:t xml:space="preserve"> </w:t>
      </w:r>
      <w:r w:rsidRPr="00784B8D">
        <w:rPr>
          <w:rStyle w:val="afffff0"/>
          <w:rFonts w:hint="cs"/>
          <w:rtl/>
        </w:rPr>
        <w:t>'</w:t>
      </w:r>
      <w:ins w:id="91007" w:author="Claude - סמנטי" w:date="2026-10-11T12:28:21Z">
        <w:r>
          <w:rPr>
            <w:rStyle w:val="afffff0"/>
            <w:rtl/>
          </w:rPr>
          <w:t xml:space="preserve">לִבַּבְתִּנִי אֲחוֹתִי כַלָּה</w:t>
        </w:r>
      </w:ins>
      <w:del w:id="91008" w:author="Claude - סמנטי" w:date="2026-10-11T12:28:21Z">
        <w:r w:rsidRPr="00784B8D">
          <w:rPr>
            <w:rStyle w:val="afffff0"/>
            <w:rtl/>
          </w:rPr>
          <w:delText xml:space="preserve">לבבתני אחותי כלה</w:delText>
        </w:r>
      </w:del>
      <w:r w:rsidRPr="00784B8D">
        <w:rPr>
          <w:rStyle w:val="afffff0"/>
          <w:rFonts w:hint="cs"/>
          <w:rtl/>
        </w:rPr>
        <w:t>'</w:t>
      </w:r>
      <w:r w:rsidRPr="00784B8D">
        <w:rPr>
          <w:rStyle w:val="afffff0"/>
          <w:rtl/>
        </w:rPr>
        <w:t xml:space="preserve"> </w:t>
      </w:r>
      <w:r w:rsidRPr="006F178A">
        <w:rPr>
          <w:rFonts w:ascii="Fb Fontext" w:hAnsi="Fb Fontext"/>
          <w:rtl/>
        </w:rPr>
        <w:t>קורבה הוא.</w:t>
      </w:r>
    </w:p>
    <w:p>
      <w:pPr>
        <w:pStyle w:val="38"/>
        <w:rPr>
          <w:ins w:id="97545" w:author="מנוע מכני" w:date="2026-10-11T12:04:39Z"/>
        </w:rPr>
      </w:pPr>
      <w:r w:rsidRPr="006F178A">
        <w:t>עולא</w:t>
      </w:r>
      <w:r w:rsidRPr="006F178A">
        <w:t>:</w:t>
      </w:r>
    </w:p>
    <w:p w:rsidR="00E9703F" w:rsidRPr="009757B9" w:rsidRDefault="00E9703F" w:rsidP="00E9703F">
      <w:pPr>
        <w:rPr>
          <w:rFonts w:cs="Guttman Vilna"/>
          <w:b/>
          <w:bCs/>
          <w:rtl/>
        </w:rPr>
      </w:pPr>
      <w:del w:id="97546" w:author="מנוע מכני" w:date="2026-10-11T12:04:39Z">
        <w:r w:rsidRPr="006F178A">
          <w:rPr>
            <w:rtl/>
          </w:rPr>
          <w:delText xml:space="preserve"> </w:delText>
        </w:r>
      </w:del>
      <w:r w:rsidRPr="006F178A">
        <w:rPr>
          <w:rtl/>
        </w:rPr>
        <w:t xml:space="preserve">עור שקושרין כנגד ליבם נגד </w:t>
      </w:r>
      <w:ins w:id="96609" w:author="קלוד" w:date="2026-10-11T13:11:34Z">
        <w:r>
          <w:rPr>
            <w:rtl/>
          </w:rPr>
          <w:t xml:space="preserve">זאבים,</w:t>
        </w:r>
      </w:ins>
      <w:del w:id="96610" w:author="קלוד" w:date="2026-10-11T13:11:34Z">
        <w:r w:rsidRPr="006F178A">
          <w:rPr>
            <w:rtl/>
          </w:rPr>
          <w:delText xml:space="preserve">זאבים</w:delText>
        </w:r>
      </w:del>
      <w:r w:rsidRPr="006F178A">
        <w:rPr>
          <w:rtl/>
        </w:rPr>
        <w:t xml:space="preserve"> ודווקא משום </w:t>
      </w:r>
      <w:ins w:id="96607" w:author="קלוד" w:date="2026-10-11T13:11:34Z">
        <w:r>
          <w:rPr>
            <w:rtl/>
          </w:rPr>
          <w:t xml:space="preserve">שזוקפים</w:t>
        </w:r>
      </w:ins>
      <w:del w:id="96608" w:author="קלוד" w:date="2026-10-11T13:11:34Z">
        <w:r w:rsidRPr="006F178A">
          <w:rPr>
            <w:rtl/>
          </w:rPr>
          <w:delText xml:space="preserve">דמזקפי</w:delText>
        </w:r>
      </w:del>
      <w:r w:rsidRPr="006F178A">
        <w:rPr>
          <w:rtl/>
        </w:rPr>
        <w:t xml:space="preserve"> </w:t>
      </w:r>
      <w:ins w:id="90229" w:author="Claude - סמנטי" w:date="2026-10-11T12:28:21Z">
        <w:r>
          <w:rPr>
            <w:rtl/>
          </w:rPr>
          <w:t xml:space="preserve">חוטמם</w:t>
        </w:r>
      </w:ins>
      <w:del w:id="90230" w:author="Claude - סמנטי" w:date="2026-10-11T12:28:21Z">
        <w:r w:rsidRPr="006F178A">
          <w:rPr>
            <w:rtl/>
          </w:rPr>
          <w:delText xml:space="preserve">חוטמייהו</w:delText>
        </w:r>
      </w:del>
      <w:r w:rsidRPr="006F178A">
        <w:rPr>
          <w:rtl/>
        </w:rPr>
        <w:t xml:space="preserve"> </w:t>
      </w:r>
      <w:ins w:id="96605" w:author="קלוד" w:date="2026-10-11T13:11:34Z">
        <w:r>
          <w:rPr>
            <w:rtl/>
          </w:rPr>
          <w:t xml:space="preserve">והולכים.</w:t>
        </w:r>
      </w:ins>
      <w:del w:id="96606" w:author="קלוד" w:date="2026-10-11T13:11:34Z">
        <w:r w:rsidRPr="006F178A">
          <w:rPr>
            <w:rtl/>
          </w:rPr>
          <w:delText xml:space="preserve">ומסגו.</w:delText>
        </w:r>
      </w:del>
    </w:p>
    <w:p>
      <w:pPr>
        <w:pStyle w:val="38"/>
        <w:rPr>
          <w:ins w:id="97547" w:author="מנוע מכני" w:date="2026-10-11T12:04:39Z"/>
        </w:rPr>
      </w:pPr>
      <w:r w:rsidRPr="006F178A">
        <w:t>רנב"י</w:t>
      </w:r>
      <w:r w:rsidRPr="006F178A">
        <w:t>:</w:t>
      </w:r>
    </w:p>
    <w:p w:rsidR="00E9703F" w:rsidRPr="009757B9" w:rsidRDefault="00E9703F" w:rsidP="00E9703F">
      <w:pPr>
        <w:rPr>
          <w:rFonts w:cs="Guttman Vilna"/>
          <w:b/>
          <w:bCs/>
          <w:rtl/>
        </w:rPr>
      </w:pPr>
      <w:del w:id="97548" w:author="מנוע מכני" w:date="2026-10-11T12:04:39Z">
        <w:r w:rsidRPr="006F178A">
          <w:rPr>
            <w:rtl/>
          </w:rPr>
          <w:delText xml:space="preserve"> </w:delText>
        </w:r>
      </w:del>
      <w:r w:rsidRPr="006F178A">
        <w:rPr>
          <w:rtl/>
        </w:rPr>
        <w:t xml:space="preserve">עור שקושרין להן תחת זכרותן ומשמע כן מסיפא.</w:t>
      </w:r>
    </w:p>
    <w:p w:rsidR="00E9703F" w:rsidRPr="006F178A" w:rsidRDefault="00E9703F" w:rsidP="00E9703F">
      <w:pPr>
        <w:rPr>
          <w:rtl/>
        </w:rPr>
      </w:pPr>
      <w:r w:rsidRPr="006F178A">
        <w:rPr>
          <w:rStyle w:val="afffe"/>
          <w:rFonts w:ascii="Fb Fontext" w:hAnsi="Fb Fontext"/>
          <w:rtl/>
        </w:rPr>
        <w:t xml:space="preserve">שחוזות </w:t>
      </w:r>
      <w:r w:rsidRPr="006F178A">
        <w:rPr>
          <w:rtl/>
        </w:rPr>
        <w:t xml:space="preserve">אוחזין האליה שלהן למעלה כדי </w:t>
      </w:r>
      <w:ins w:id="96613" w:author="קלוד" w:date="2026-10-11T13:11:34Z">
        <w:r>
          <w:rPr>
            <w:rtl/>
          </w:rPr>
          <w:t xml:space="preserve">שיעלו</w:t>
        </w:r>
      </w:ins>
      <w:del w:id="96614" w:author="קלוד" w:date="2026-10-11T13:11:34Z">
        <w:r w:rsidRPr="006F178A">
          <w:rPr>
            <w:rtl/>
          </w:rPr>
          <w:delText xml:space="preserve">שכן</w:delText>
        </w:r>
      </w:del>
      <w:r w:rsidRPr="006F178A">
        <w:rPr>
          <w:rtl/>
        </w:rPr>
        <w:t xml:space="preserve"> </w:t>
      </w:r>
      <w:ins w:id="96611" w:author="קלוד" w:date="2026-10-11T13:11:34Z">
        <w:r>
          <w:rPr>
            <w:rStyle w:val="afffffe"/>
            <w:rtl/>
          </w:rPr>
          <w:t xml:space="preserve">עליהן זכרים</w:t>
        </w:r>
        <w:r>
          <w:rPr>
            <w:rtl/>
          </w:rPr>
          <w:t xml:space="preserve">.</w:t>
        </w:r>
      </w:ins>
      <w:del w:id="96612" w:author="קלוד" w:date="2026-10-11T13:11:34Z">
        <w:r w:rsidRPr="006F178A">
          <w:rPr>
            <w:rtl/>
          </w:rPr>
          <w:delText xml:space="preserve">יעלו.</w:delText>
        </w:r>
      </w:del>
    </w:p>
    <w:p w:rsidR="00E9703F" w:rsidRPr="006F178A" w:rsidRDefault="00E9703F" w:rsidP="00E9703F">
      <w:pPr>
        <w:rPr>
          <w:rtl/>
        </w:rPr>
      </w:pPr>
      <w:r w:rsidRPr="006F178A">
        <w:rPr>
          <w:rtl/>
        </w:rPr>
        <w:t xml:space="preserve">שחוזות </w:t>
      </w:r>
      <w:ins w:id="96617" w:author="קלוד" w:date="2026-10-11T13:11:34Z">
        <w:r>
          <w:rPr>
            <w:rtl/>
          </w:rPr>
          <w:t xml:space="preserve">לשון</w:t>
        </w:r>
      </w:ins>
      <w:del w:id="96618" w:author="קלוד" w:date="2026-10-11T13:11:34Z">
        <w:r w:rsidRPr="006F178A">
          <w:rPr>
            <w:rtl/>
          </w:rPr>
          <w:delText xml:space="preserve">לישנא</w:delText>
        </w:r>
      </w:del>
      <w:r w:rsidRPr="006F178A">
        <w:rPr>
          <w:rtl/>
        </w:rPr>
        <w:t xml:space="preserve"> </w:t>
      </w:r>
      <w:ins w:id="96615" w:author="קלוד" w:date="2026-10-11T13:11:34Z">
        <w:r>
          <w:rPr>
            <w:rtl/>
          </w:rPr>
          <w:t xml:space="preserve">גילוי</w:t>
        </w:r>
      </w:ins>
      <w:del w:id="96616" w:author="קלוד" w:date="2026-10-11T13:11:34Z">
        <w:r w:rsidRPr="006F178A">
          <w:rPr>
            <w:rtl/>
          </w:rPr>
          <w:delText xml:space="preserve">דגלוי</w:delText>
        </w:r>
      </w:del>
      <w:r w:rsidRPr="006F178A">
        <w:rPr>
          <w:rtl/>
        </w:rPr>
        <w:t xml:space="preserve"> </w:t>
      </w:r>
      <w:r w:rsidRPr="00306272">
        <w:rPr>
          <w:rStyle w:val="afffff0"/>
          <w:rtl/>
        </w:rPr>
        <w:t xml:space="preserve">ד'</w:t>
      </w:r>
      <w:ins w:id="91009" w:author="Claude - סמנטי" w:date="2026-10-11T12:28:21Z">
        <w:r>
          <w:rPr>
            <w:rStyle w:val="afffff0"/>
            <w:rtl/>
          </w:rPr>
          <w:t xml:space="preserve">וְהִנֵּה אִשָּׁה לִקְרָאתוֹ שִׁית זוֹנָה וּנְצוּרַת לֵב</w:t>
        </w:r>
      </w:ins>
      <w:del w:id="91010" w:author="Claude - סמנטי" w:date="2026-10-11T12:28:21Z">
        <w:r w:rsidRPr="00306272">
          <w:rPr>
            <w:rStyle w:val="afffff0"/>
            <w:rtl/>
          </w:rPr>
          <w:delText xml:space="preserve">והנה אשה לקראתו שית זונה ונצורת לב</w:delText>
        </w:r>
      </w:del>
      <w:r w:rsidRPr="00306272">
        <w:rPr>
          <w:rStyle w:val="afffff0"/>
          <w:rFonts w:hint="cs"/>
          <w:rtl/>
        </w:rPr>
        <w:t>'</w:t>
      </w:r>
      <w:r w:rsidRPr="00306272">
        <w:rPr>
          <w:rStyle w:val="afffff0"/>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נד.</w:t>
      </w:r>
    </w:p>
    <w:p w:rsidR="00E9703F" w:rsidRPr="006F178A" w:rsidRDefault="00E9703F" w:rsidP="00E9703F">
      <w:pPr>
        <w:rPr>
          <w:rtl/>
        </w:rPr>
      </w:pPr>
      <w:r w:rsidRPr="006F178A">
        <w:rPr>
          <w:rFonts w:ascii="Fb Fontext" w:hAnsi="Fb Fontext"/>
          <w:rtl/>
        </w:rPr>
        <w:t xml:space="preserve">• </w:t>
      </w:r>
      <w:r w:rsidRPr="006F178A">
        <w:rPr>
          <w:rStyle w:val="afffe"/>
          <w:rFonts w:ascii="Fb Fontext" w:hAnsi="Fb Fontext" w:hint="cs"/>
          <w:rtl/>
        </w:rPr>
        <w:t xml:space="preserve">כבולות </w:t>
      </w:r>
      <w:r w:rsidRPr="006F178A">
        <w:rPr>
          <w:rFonts w:ascii="Fb Fontext" w:hAnsi="Fb Fontext"/>
          <w:rtl/>
        </w:rPr>
        <w:t>שמכבלין אליה שלהן למטה.</w:t>
      </w:r>
    </w:p>
    <w:p w:rsidR="00E9703F" w:rsidRPr="006061D7" w:rsidRDefault="00524703" w:rsidP="00E9703F">
      <w:pPr>
        <w:rPr>
          <w:rtl/>
        </w:rPr>
      </w:pPr>
      <w:r>
        <w:rPr>
          <w:rtl/>
        </w:rPr>
        <w:t xml:space="preserve">• </w:t>
      </w:r>
      <w:ins w:id="96625" w:author="קלוד" w:date="2026-10-11T13:11:34Z">
        <w:r>
          <w:rPr>
            <w:rtl/>
          </w:rPr>
          <w:t xml:space="preserve">ארץ</w:t>
        </w:r>
      </w:ins>
      <w:del w:id="96626" w:author="קלוד" w:date="2026-10-11T13:11:34Z">
        <w:r>
          <w:rPr>
            <w:rtl/>
          </w:rPr>
          <w:delText xml:space="preserve">ר</w:delText>
        </w:r>
        <w:r w:rsidR="00E9703F" w:rsidRPr="006061D7">
          <w:rPr>
            <w:rtl/>
          </w:rPr>
          <w:delText xml:space="preserve">ץ</w:delText>
        </w:r>
      </w:del>
      <w:r w:rsidR="00E9703F" w:rsidRPr="006061D7">
        <w:rPr>
          <w:rtl/>
        </w:rPr>
        <w:t xml:space="preserve"> כבול א. </w:t>
      </w:r>
      <w:ins w:id="90331" w:author="מנוע מכני" w:date="2026-10-11T12:04:39Z">
        <w:r>
          <w:rPr>
            <w:rStyle w:val="2fb"/>
            <w:rtl/>
          </w:rPr>
          <w:t xml:space="preserve">ר"ה</w:t>
        </w:r>
      </w:ins>
      <w:del w:id="90332" w:author="מנוע מכני" w:date="2026-10-11T12:04:39Z">
        <w:r w:rsidR="00E9703F" w:rsidRPr="006061D7">
          <w:rPr>
            <w:rtl/>
          </w:rPr>
          <w:delText xml:space="preserve">רב הונא</w:delText>
        </w:r>
      </w:del>
      <w:r w:rsidR="00E9703F" w:rsidRPr="006061D7">
        <w:rPr>
          <w:rtl/>
        </w:rPr>
        <w:t xml:space="preserve">: שהיו בה בני אדם שמכובלין בכסף </w:t>
      </w:r>
      <w:ins w:id="96623" w:author="קלוד" w:date="2026-10-11T13:11:34Z">
        <w:r>
          <w:rPr>
            <w:rtl/>
          </w:rPr>
          <w:t xml:space="preserve">ובזהב,</w:t>
        </w:r>
      </w:ins>
      <w:del w:id="96624" w:author="קלוד" w:date="2026-10-11T13:11:34Z">
        <w:r w:rsidR="00E9703F" w:rsidRPr="006061D7">
          <w:rPr>
            <w:rtl/>
          </w:rPr>
          <w:delText xml:space="preserve">ובזהב. |</w:delText>
        </w:r>
      </w:del>
      <w:r w:rsidR="00E9703F" w:rsidRPr="006061D7">
        <w:rPr>
          <w:rtl/>
        </w:rPr>
        <w:t xml:space="preserve"> ולא ישרו בעיניו כיון </w:t>
      </w:r>
      <w:ins w:id="96621" w:author="קלוד" w:date="2026-10-11T13:11:34Z">
        <w:r>
          <w:rPr>
            <w:rtl/>
          </w:rPr>
          <w:t xml:space="preserve">שעשירים</w:t>
        </w:r>
      </w:ins>
      <w:del w:id="96622" w:author="קלוד" w:date="2026-10-11T13:11:34Z">
        <w:r w:rsidR="00E9703F" w:rsidRPr="006061D7">
          <w:rPr>
            <w:rtl/>
          </w:rPr>
          <w:delText xml:space="preserve">דעתירי</w:delText>
        </w:r>
      </w:del>
      <w:r w:rsidR="00E9703F" w:rsidRPr="006061D7">
        <w:rPr>
          <w:rtl/>
        </w:rPr>
        <w:t xml:space="preserve"> </w:t>
      </w:r>
      <w:ins w:id="96619" w:author="קלוד" w:date="2026-10-11T13:11:34Z">
        <w:r>
          <w:rPr>
            <w:rtl/>
          </w:rPr>
          <w:t xml:space="preserve">ומפונקים </w:t>
        </w:r>
        <w:r>
          <w:rPr>
            <w:rStyle w:val="afffffe"/>
            <w:rtl/>
          </w:rPr>
          <w:t xml:space="preserve">ואינם עובדים</w:t>
        </w:r>
        <w:r>
          <w:rPr>
            <w:rtl/>
          </w:rPr>
          <w:t xml:space="preserve">.</w:t>
        </w:r>
      </w:ins>
      <w:del w:id="96620" w:author="קלוד" w:date="2026-10-11T13:11:34Z">
        <w:r w:rsidR="00E9703F" w:rsidRPr="006061D7">
          <w:rPr>
            <w:rtl/>
          </w:rPr>
          <w:delText xml:space="preserve">ומפנקי.</w:delText>
        </w:r>
      </w:del>
    </w:p>
    <w:p w:rsidR="00E9703F" w:rsidRPr="004640F6" w:rsidRDefault="00E9703F" w:rsidP="00E9703F">
      <w:pPr>
        <w:rPr>
          <w:spacing w:val="-4"/>
          <w:rtl/>
        </w:rPr>
      </w:pPr>
      <w:r w:rsidRPr="004640F6">
        <w:rPr>
          <w:rStyle w:val="afffe"/>
          <w:rFonts w:ascii="Fb Fontext" w:hAnsi="Fb Fontext"/>
          <w:b/>
          <w:spacing w:val="-4"/>
          <w:rtl/>
        </w:rPr>
        <w:tab/>
      </w:r>
      <w:r w:rsidRPr="004640F6">
        <w:rPr>
          <w:rStyle w:val="afffe"/>
          <w:rFonts w:ascii="Fb Fontext" w:hAnsi="Fb Fontext"/>
          <w:b/>
          <w:spacing w:val="-4"/>
          <w:rtl/>
        </w:rPr>
        <w:tab/>
      </w:r>
      <w:del w:id="90120" w:author="מנוע מכני" w:date="2026-10-11T12:04:39Z">
        <w:r w:rsidRPr="004640F6">
          <w:rPr>
            <w:rStyle w:val="afffe"/>
            <w:rFonts w:ascii="Fb Fontext" w:hAnsi="Fb Fontext" w:hint="cs"/>
            <w:b/>
            <w:spacing w:val="-4"/>
            <w:rtl/>
          </w:rPr>
          <w:delText xml:space="preserve">  </w:delText>
        </w:r>
      </w:del>
      <w:r w:rsidRPr="004640F6">
        <w:rPr>
          <w:rStyle w:val="afffe"/>
          <w:rFonts w:ascii="Fb Fontext" w:hAnsi="Fb Fontext" w:hint="cs"/>
          <w:b/>
          <w:spacing w:val="-4"/>
          <w:rtl/>
        </w:rPr>
        <w:t xml:space="preserve">ב.</w:t>
      </w:r>
      <w:r w:rsidRPr="004640F6">
        <w:rPr>
          <w:rFonts w:ascii="Fb Fontext" w:hAnsi="Fb Fontext" w:hint="cs"/>
          <w:spacing w:val="-4"/>
          <w:rtl/>
        </w:rPr>
        <w:t xml:space="preserve"> </w:t>
      </w:r>
      <w:ins w:id="90333" w:author="מנוע מכני" w:date="2026-10-11T12:04:39Z">
        <w:ins w:id="96643" w:author="קלוד" w:date="2026-10-11T13:11:34Z">
          <w:r>
            <w:rPr>
              <w:rStyle w:val="2fb"/>
              <w:rFonts w:ascii="Fb Fontext" w:hAnsi="Fb Fontext"/>
              <w:spacing w:val="-4"/>
              <w:rtl/>
            </w:rPr>
            <w:t xml:space="preserve">ר"נ:</w:t>
          </w:r>
        </w:ins>
        <w:del w:id="96644" w:author="קלוד" w:date="2026-10-11T13:11:34Z">
          <w:r>
            <w:rPr>
              <w:rStyle w:val="2fb"/>
              <w:rFonts w:ascii="Fb Fontext" w:hAnsi="Fb Fontext"/>
              <w:spacing w:val="-4"/>
              <w:rtl/>
            </w:rPr>
            <w:delText xml:space="preserve">ר"נ</w:delText>
          </w:r>
        </w:del>
      </w:ins>
      <w:del w:id="90334" w:author="מנוע מכני" w:date="2026-10-11T12:04:39Z">
        <w:r w:rsidRPr="004640F6">
          <w:rPr>
            <w:rFonts w:ascii="Fb Fontext" w:hAnsi="Fb Fontext"/>
            <w:spacing w:val="-4"/>
            <w:rtl/>
          </w:rPr>
          <w:delText xml:space="preserve">רב נחמן</w:delText>
        </w:r>
      </w:del>
      <w:r w:rsidRPr="004640F6">
        <w:rPr>
          <w:rFonts w:ascii="Fb Fontext" w:hAnsi="Fb Fontext"/>
          <w:spacing w:val="-4"/>
          <w:rtl/>
        </w:rPr>
        <w:t xml:space="preserve"> ארץ </w:t>
      </w:r>
      <w:ins w:id="96641" w:author="קלוד" w:date="2026-10-11T13:11:34Z">
        <w:r>
          <w:rPr>
            <w:rFonts w:ascii="Fb Fontext" w:hAnsi="Fb Fontext"/>
            <w:spacing w:val="-4"/>
            <w:rtl/>
          </w:rPr>
          <w:t xml:space="preserve">חומטון,</w:t>
        </w:r>
      </w:ins>
      <w:del w:id="96642" w:author="קלוד" w:date="2026-10-11T13:11:34Z">
        <w:r w:rsidRPr="004640F6">
          <w:rPr>
            <w:rFonts w:ascii="Fb Fontext" w:hAnsi="Fb Fontext"/>
            <w:spacing w:val="-4"/>
            <w:rtl/>
          </w:rPr>
          <w:delText xml:space="preserve">חומטון</w:delText>
        </w:r>
      </w:del>
      <w:r w:rsidRPr="004640F6">
        <w:rPr>
          <w:rFonts w:ascii="Fb Fontext" w:hAnsi="Fb Fontext"/>
          <w:spacing w:val="-4"/>
          <w:rtl/>
        </w:rPr>
        <w:t xml:space="preserve"> </w:t>
      </w:r>
      <w:ins w:id="96639" w:author="קלוד" w:date="2026-10-11T13:11:34Z">
        <w:r>
          <w:rPr>
            <w:rFonts w:ascii="Fb Fontext" w:hAnsi="Fb Fontext"/>
            <w:spacing w:val="-4"/>
            <w:rtl/>
          </w:rPr>
          <w:t xml:space="preserve">שנשקעת</w:t>
        </w:r>
      </w:ins>
      <w:del w:id="96640" w:author="קלוד" w:date="2026-10-11T13:11:34Z">
        <w:r w:rsidRPr="004640F6">
          <w:rPr>
            <w:rFonts w:ascii="Fb Fontext" w:hAnsi="Fb Fontext"/>
            <w:spacing w:val="-4"/>
            <w:rtl/>
          </w:rPr>
          <w:delText xml:space="preserve">דמשרי</w:delText>
        </w:r>
      </w:del>
      <w:r w:rsidRPr="004640F6">
        <w:rPr>
          <w:rFonts w:ascii="Fb Fontext" w:hAnsi="Fb Fontext"/>
          <w:spacing w:val="-4"/>
          <w:rtl/>
        </w:rPr>
        <w:t xml:space="preserve"> </w:t>
      </w:r>
      <w:ins w:id="92743" w:author="מנוע מכני" w:date="2026-10-11T12:04:39Z">
        <w:ins w:id="96637" w:author="קלוד" w:date="2026-10-11T13:11:34Z">
          <w:r>
            <w:rPr>
              <w:rFonts w:ascii="Fb Fontext" w:hAnsi="Fb Fontext"/>
              <w:spacing w:val="-4"/>
              <w:rtl/>
            </w:rPr>
            <w:t xml:space="preserve">בה</w:t>
          </w:r>
        </w:ins>
        <w:del w:id="96638" w:author="קלוד" w:date="2026-10-11T13:11:34Z">
          <w:r>
            <w:rPr>
              <w:rFonts w:ascii="Fb Fontext" w:hAnsi="Fb Fontext"/>
              <w:spacing w:val="-4"/>
              <w:rtl/>
            </w:rPr>
            <w:delText xml:space="preserve">בו</w:delText>
          </w:r>
        </w:del>
      </w:ins>
      <w:del w:id="92744" w:author="מנוע מכני" w:date="2026-10-11T12:04:39Z">
        <w:r w:rsidRPr="004640F6">
          <w:rPr>
            <w:rFonts w:ascii="Fb Fontext" w:hAnsi="Fb Fontext"/>
            <w:spacing w:val="-4"/>
            <w:rtl/>
          </w:rPr>
          <w:delText xml:space="preserve">ביה</w:delText>
        </w:r>
      </w:del>
      <w:r w:rsidRPr="004640F6">
        <w:rPr>
          <w:rFonts w:ascii="Fb Fontext" w:hAnsi="Fb Fontext"/>
          <w:spacing w:val="-4"/>
          <w:rtl/>
        </w:rPr>
        <w:t xml:space="preserve"> </w:t>
      </w:r>
      <w:ins w:id="96635" w:author="קלוד" w:date="2026-10-11T13:11:34Z">
        <w:r>
          <w:rPr>
            <w:rFonts w:ascii="Fb Fontext" w:hAnsi="Fb Fontext"/>
            <w:spacing w:val="-4"/>
            <w:rtl/>
          </w:rPr>
          <w:t xml:space="preserve">הרגל</w:t>
        </w:r>
      </w:ins>
      <w:del w:id="96636" w:author="קלוד" w:date="2026-10-11T13:11:34Z">
        <w:r w:rsidRPr="004640F6">
          <w:rPr>
            <w:rFonts w:ascii="Fb Fontext" w:hAnsi="Fb Fontext"/>
            <w:spacing w:val="-4"/>
            <w:rtl/>
          </w:rPr>
          <w:delText xml:space="preserve">כרעא</w:delText>
        </w:r>
      </w:del>
      <w:r w:rsidRPr="004640F6">
        <w:rPr>
          <w:rFonts w:ascii="Fb Fontext" w:hAnsi="Fb Fontext"/>
          <w:spacing w:val="-4"/>
          <w:rtl/>
        </w:rPr>
        <w:t xml:space="preserve"> עד כבלא </w:t>
      </w:r>
      <w:ins w:id="96633" w:author="קלוד" w:date="2026-10-11T13:11:34Z">
        <w:r>
          <w:rPr>
            <w:rFonts w:ascii="Fb Fontext" w:hAnsi="Fb Fontext"/>
            <w:spacing w:val="-4"/>
            <w:rtl/>
          </w:rPr>
          <w:t xml:space="preserve">[ביצה],</w:t>
        </w:r>
      </w:ins>
      <w:del w:id="96634" w:author="קלוד" w:date="2026-10-11T13:11:34Z">
        <w:r w:rsidRPr="004640F6">
          <w:rPr>
            <w:rFonts w:ascii="Fb Fontext" w:hAnsi="Fb Fontext"/>
            <w:spacing w:val="-4"/>
            <w:rtl/>
          </w:rPr>
          <w:delText xml:space="preserve">[ביצה]</w:delText>
        </w:r>
      </w:del>
      <w:r w:rsidRPr="004640F6">
        <w:rPr>
          <w:rFonts w:ascii="Fb Fontext" w:hAnsi="Fb Fontext"/>
          <w:spacing w:val="-4"/>
          <w:rtl/>
        </w:rPr>
        <w:t xml:space="preserve"> והיינו </w:t>
      </w:r>
      <w:ins w:id="96631" w:author="קלוד" w:date="2026-10-11T13:11:34Z">
        <w:r>
          <w:rPr>
            <w:rFonts w:ascii="Fb Fontext" w:hAnsi="Fb Fontext"/>
            <w:spacing w:val="-4"/>
            <w:rtl/>
          </w:rPr>
          <w:t xml:space="preserve">שאינה</w:t>
        </w:r>
      </w:ins>
      <w:del w:id="96632" w:author="קלוד" w:date="2026-10-11T13:11:34Z">
        <w:r w:rsidRPr="004640F6">
          <w:rPr>
            <w:rFonts w:ascii="Fb Fontext" w:hAnsi="Fb Fontext"/>
            <w:spacing w:val="-4"/>
            <w:rtl/>
          </w:rPr>
          <w:delText xml:space="preserve">דלא</w:delText>
        </w:r>
      </w:del>
      <w:r w:rsidRPr="004640F6">
        <w:rPr>
          <w:rFonts w:ascii="Fb Fontext" w:hAnsi="Fb Fontext"/>
          <w:spacing w:val="-4"/>
          <w:rtl/>
        </w:rPr>
        <w:t xml:space="preserve"> </w:t>
      </w:r>
      <w:ins w:id="96629" w:author="קלוד" w:date="2026-10-11T13:11:34Z">
        <w:r>
          <w:rPr>
            <w:rFonts w:ascii="Fb Fontext" w:hAnsi="Fb Fontext"/>
            <w:spacing w:val="-4"/>
            <w:rtl/>
          </w:rPr>
          <w:t xml:space="preserve">עושה</w:t>
        </w:r>
      </w:ins>
      <w:del w:id="96630" w:author="קלוד" w:date="2026-10-11T13:11:34Z">
        <w:r w:rsidRPr="004640F6">
          <w:rPr>
            <w:rFonts w:ascii="Fb Fontext" w:hAnsi="Fb Fontext"/>
            <w:spacing w:val="-4"/>
            <w:rtl/>
          </w:rPr>
          <w:delText xml:space="preserve">עבדה</w:delText>
        </w:r>
      </w:del>
      <w:r w:rsidRPr="004640F6">
        <w:rPr>
          <w:rFonts w:ascii="Fb Fontext" w:hAnsi="Fb Fontext"/>
          <w:spacing w:val="-4"/>
          <w:rtl/>
        </w:rPr>
        <w:t xml:space="preserve"> </w:t>
      </w:r>
      <w:ins w:id="96627" w:author="קלוד" w:date="2026-10-11T13:11:34Z">
        <w:r>
          <w:rPr>
            <w:rFonts w:ascii="Fb Fontext" w:hAnsi="Fb Fontext"/>
            <w:spacing w:val="-4"/>
            <w:rtl/>
          </w:rPr>
          <w:t xml:space="preserve">פירות.</w:t>
        </w:r>
      </w:ins>
      <w:del w:id="96628" w:author="קלוד" w:date="2026-10-11T13:11:34Z">
        <w:r w:rsidRPr="004640F6">
          <w:rPr>
            <w:rFonts w:ascii="Fb Fontext" w:hAnsi="Fb Fontext"/>
            <w:spacing w:val="-4"/>
            <w:rtl/>
          </w:rPr>
          <w:delText xml:space="preserve">פירי.</w:delText>
        </w:r>
      </w:del>
    </w:p>
    <w:p w:rsidR="00E9703F" w:rsidRPr="006F178A" w:rsidRDefault="00E9703F" w:rsidP="00E9703F">
      <w:pPr>
        <w:rPr>
          <w:rtl/>
        </w:rPr>
      </w:pPr>
      <w:r w:rsidRPr="006F178A">
        <w:rPr>
          <w:rtl/>
        </w:rPr>
        <w:t xml:space="preserve">• </w:t>
      </w:r>
      <w:r w:rsidRPr="006F178A">
        <w:rPr>
          <w:rStyle w:val="afffe"/>
          <w:rFonts w:ascii="Fb Fontext" w:hAnsi="Fb Fontext" w:hint="cs"/>
          <w:rtl/>
        </w:rPr>
        <w:t>כבונות</w:t>
      </w:r>
      <w:r w:rsidRPr="006F178A">
        <w:rPr>
          <w:rFonts w:hint="cs"/>
          <w:rtl/>
        </w:rPr>
        <w:t xml:space="preserve"> </w:t>
      </w:r>
      <w:r w:rsidRPr="006F178A">
        <w:rPr>
          <w:rtl/>
        </w:rPr>
        <w:t>שמכבנין אותו למילת כצמר נקי.</w:t>
      </w:r>
    </w:p>
    <w:p>
      <w:pPr>
        <w:pStyle w:val="afffff8"/>
        <w:rPr>
          <w:ins w:id="90927" w:author="קלוד" w:date="2026-10-11T12:33:55Z"/>
        </w:rPr>
      </w:pPr>
      <w:ins w:id="90928" w:author="קלוד" w:date="2026-10-11T12:33:55Z">
        <w:r>
          <w:rPr>
            <w:color w:val="7B3F00"/>
          </w:rPr>
          <w:t xml:space="preserve">עזים צרורות - ליבש או לחלב, והלכה</w:t>
        </w:r>
      </w:ins>
    </w:p>
    <w:p w:rsidR="00E9703F" w:rsidRPr="009757B9" w:rsidRDefault="00E9703F" w:rsidP="00E9703F">
      <w:pPr>
        <w:rPr>
          <w:rFonts w:cs="Guttman Vilna"/>
          <w:b/>
          <w:bCs/>
          <w:rtl/>
        </w:rPr>
      </w:pPr>
      <w:r w:rsidRPr="006F178A">
        <w:rPr>
          <w:rStyle w:val="2fb"/>
          <w:rtl/>
        </w:rPr>
        <w:tab/>
        <w:t xml:space="preserve">רב</w:t>
      </w:r>
      <w:r w:rsidRPr="006F178A">
        <w:rPr>
          <w:rtl/>
        </w:rPr>
        <w:tab/>
        <w:t xml:space="preserve"> </w:t>
      </w:r>
      <w:r w:rsidRPr="006F178A">
        <w:rPr>
          <w:rFonts w:hint="cs"/>
          <w:b/>
          <w:bCs/>
          <w:rtl/>
        </w:rPr>
        <w:t>הלכתא</w:t>
      </w:r>
      <w:r w:rsidRPr="006F178A">
        <w:rPr>
          <w:rFonts w:hint="cs"/>
          <w:rtl/>
        </w:rPr>
        <w:t xml:space="preserve"> </w:t>
      </w:r>
      <w:r w:rsidRPr="006F178A">
        <w:rPr>
          <w:rStyle w:val="2fb"/>
          <w:rtl/>
        </w:rPr>
        <w:t xml:space="preserve">כר"י</w:t>
      </w:r>
      <w:r w:rsidRPr="006F178A">
        <w:rPr>
          <w:rtl/>
        </w:rPr>
        <w:t xml:space="preserve"> דדווקא ליבש ולא לחלב.</w:t>
      </w:r>
    </w:p>
    <w:p w:rsidR="00E9703F" w:rsidRPr="009757B9" w:rsidRDefault="00E9703F" w:rsidP="00E9703F">
      <w:pPr>
        <w:rPr>
          <w:rFonts w:cs="Guttman Vilna"/>
          <w:b/>
          <w:bCs/>
          <w:rtl/>
        </w:rPr>
      </w:pPr>
      <w:r w:rsidRPr="006F178A">
        <w:rPr>
          <w:rStyle w:val="2fb"/>
          <w:rtl/>
        </w:rPr>
        <w:t>שמואל</w:t>
      </w:r>
      <w:ins w:id="94189" w:author="מנוע מכני" w:date="2026-10-11T12:04:39Z">
        <w:r>
          <w:rPr>
            <w:rtl/>
          </w:rPr>
          <w:t xml:space="preserve"> </w:t>
        </w:r>
      </w:ins>
      <w:del w:id="94190" w:author="מנוע מכני" w:date="2026-10-11T12:04:39Z">
        <w:r>
          <w:rPr>
            <w:rtl/>
          </w:rPr>
          <w:delText xml:space="preserve"> </w:delText>
        </w:r>
        <w:r w:rsidRPr="006F178A">
          <w:rPr>
            <w:rFonts w:hint="cs"/>
            <w:rtl/>
          </w:rPr>
          <w:delText xml:space="preserve"> </w:delText>
        </w:r>
      </w:del>
      <w:r w:rsidRPr="006F178A">
        <w:rPr>
          <w:rFonts w:hint="cs"/>
          <w:b/>
          <w:bCs/>
          <w:rtl/>
        </w:rPr>
        <w:t>הלכתא</w:t>
      </w:r>
      <w:r w:rsidRPr="006F178A">
        <w:rPr>
          <w:rFonts w:hint="cs"/>
          <w:rtl/>
        </w:rPr>
        <w:t xml:space="preserve"> </w:t>
      </w:r>
      <w:r w:rsidRPr="006F178A">
        <w:rPr>
          <w:rStyle w:val="2fb"/>
          <w:rtl/>
        </w:rPr>
        <w:t xml:space="preserve">כרבי יוסי</w:t>
      </w:r>
      <w:r w:rsidRPr="006F178A">
        <w:rPr>
          <w:rtl/>
        </w:rPr>
        <w:t xml:space="preserve"> דא"א בכולן חוץ מן הרחלות הכבונות.</w:t>
      </w:r>
    </w:p>
    <w:p w:rsidR="00E9703F" w:rsidRPr="009757B9" w:rsidRDefault="00E9703F" w:rsidP="00E9703F">
      <w:pPr>
        <w:rPr>
          <w:rFonts w:cs="Guttman Vilna"/>
          <w:b/>
          <w:bCs/>
          <w:rtl/>
        </w:rPr>
      </w:pPr>
      <w:r w:rsidRPr="006F178A">
        <w:rPr>
          <w:rtl/>
        </w:rPr>
        <w:t xml:space="preserve">• </w:t>
      </w:r>
      <w:ins w:id="91159" w:author="מנוע מכני" w:date="2026-10-11T12:04:39Z">
        <w:r>
          <w:rPr>
            <w:rtl/>
          </w:rPr>
          <w:t xml:space="preserve">יש</w:t>
        </w:r>
      </w:ins>
      <w:del w:id="91160" w:author="מנוע מכני" w:date="2026-10-11T12:04:39Z">
        <w:r w:rsidRPr="006F178A">
          <w:rPr>
            <w:rtl/>
          </w:rPr>
          <w:delText xml:space="preserve">איכא</w:delText>
        </w:r>
      </w:del>
      <w:r w:rsidRPr="006F178A">
        <w:rPr>
          <w:rtl/>
        </w:rPr>
        <w:t xml:space="preserve"> </w:t>
      </w:r>
      <w:ins w:id="96649" w:author="קלוד" w:date="2026-10-11T13:11:34Z">
        <w:r>
          <w:rPr>
            <w:rtl/>
          </w:rPr>
          <w:t xml:space="preserve">ששונים</w:t>
        </w:r>
      </w:ins>
      <w:del w:id="96650" w:author="קלוד" w:date="2026-10-11T13:11:34Z">
        <w:r w:rsidRPr="006F178A">
          <w:rPr>
            <w:rtl/>
          </w:rPr>
          <w:delText xml:space="preserve">דמתני'</w:delText>
        </w:r>
      </w:del>
      <w:r w:rsidRPr="006F178A">
        <w:rPr>
          <w:rtl/>
        </w:rPr>
        <w:t xml:space="preserve"> </w:t>
      </w:r>
      <w:ins w:id="96647" w:author="קלוד" w:date="2026-10-11T13:11:34Z">
        <w:r>
          <w:rPr>
            <w:rtl/>
          </w:rPr>
          <w:t xml:space="preserve">אותה</w:t>
        </w:r>
      </w:ins>
      <w:del w:id="96648" w:author="קלוד" w:date="2026-10-11T13:11:34Z">
        <w:r w:rsidRPr="006F178A">
          <w:rPr>
            <w:rtl/>
          </w:rPr>
          <w:delText xml:space="preserve">לה</w:delText>
        </w:r>
      </w:del>
      <w:r w:rsidRPr="006F178A">
        <w:rPr>
          <w:rtl/>
        </w:rPr>
        <w:t xml:space="preserve"> </w:t>
      </w:r>
      <w:ins w:id="96645" w:author="קלוד" w:date="2026-10-11T13:11:34Z">
        <w:r>
          <w:rPr>
            <w:rtl/>
          </w:rPr>
          <w:t xml:space="preserve">על עזים</w:t>
        </w:r>
      </w:ins>
      <w:del w:id="96646" w:author="קלוד" w:date="2026-10-11T13:11:34Z">
        <w:r w:rsidRPr="006F178A">
          <w:rPr>
            <w:rtl/>
          </w:rPr>
          <w:delText xml:space="preserve">אעיזים</w:delText>
        </w:r>
      </w:del>
      <w:r w:rsidRPr="006F178A">
        <w:rPr>
          <w:rtl/>
        </w:rPr>
        <w:t xml:space="preserve"> צרורות.</w:t>
      </w:r>
    </w:p>
    <w:p w:rsidR="00E9703F" w:rsidRPr="009757B9" w:rsidRDefault="00E9703F" w:rsidP="00E9703F">
      <w:pPr>
        <w:rPr>
          <w:rFonts w:cs="Guttman Vilna"/>
          <w:b/>
          <w:bCs/>
          <w:rtl/>
        </w:rPr>
      </w:pPr>
      <w:ins w:id="96663" w:author="קלוד" w:date="2026-10-11T13:11:34Z">
        <w:r>
          <w:rPr>
            <w:rStyle w:val="2fb"/>
            <w:rtl/>
          </w:rPr>
          <w:t xml:space="preserve">ריב"ב:</w:t>
        </w:r>
      </w:ins>
      <w:del w:id="96664" w:author="קלוד" w:date="2026-10-11T13:11:34Z">
        <w:r w:rsidRPr="006F178A">
          <w:rPr>
            <w:rStyle w:val="2fb"/>
            <w:rtl/>
          </w:rPr>
          <w:delText xml:space="preserve">ריב"ב</w:delText>
        </w:r>
      </w:del>
      <w:r w:rsidRPr="006F178A">
        <w:rPr>
          <w:rtl/>
        </w:rPr>
        <w:t xml:space="preserve"> ליבש מותר </w:t>
      </w:r>
      <w:ins w:id="96661" w:author="קלוד" w:date="2026-10-11T13:11:34Z">
        <w:r>
          <w:rPr>
            <w:rtl/>
          </w:rPr>
          <w:t xml:space="preserve">ולחלב</w:t>
        </w:r>
      </w:ins>
      <w:del w:id="96662" w:author="קלוד" w:date="2026-10-11T13:11:34Z">
        <w:r w:rsidRPr="006F178A">
          <w:rPr>
            <w:rtl/>
          </w:rPr>
          <w:delText xml:space="preserve">לחלב</w:delText>
        </w:r>
      </w:del>
      <w:r w:rsidRPr="006F178A">
        <w:rPr>
          <w:rtl/>
        </w:rPr>
        <w:t xml:space="preserve"> </w:t>
      </w:r>
      <w:ins w:id="96659" w:author="קלוד" w:date="2026-10-11T13:11:34Z">
        <w:r>
          <w:rPr>
            <w:rtl/>
          </w:rPr>
          <w:t xml:space="preserve">אסור,</w:t>
        </w:r>
      </w:ins>
      <w:del w:id="96660" w:author="קלוד" w:date="2026-10-11T13:11:34Z">
        <w:r w:rsidRPr="006F178A">
          <w:rPr>
            <w:rtl/>
          </w:rPr>
          <w:delText xml:space="preserve">אסור</w:delText>
        </w:r>
      </w:del>
      <w:r w:rsidRPr="006F178A">
        <w:rPr>
          <w:rtl/>
        </w:rPr>
        <w:t xml:space="preserve"> </w:t>
      </w:r>
      <w:ins w:id="96657" w:author="קלוד" w:date="2026-10-11T13:11:34Z">
        <w:r>
          <w:rPr>
            <w:rtl/>
          </w:rPr>
          <w:t xml:space="preserve">אבל</w:t>
        </w:r>
      </w:ins>
      <w:del w:id="96658" w:author="קלוד" w:date="2026-10-11T13:11:34Z">
        <w:r w:rsidRPr="006F178A">
          <w:rPr>
            <w:rtl/>
          </w:rPr>
          <w:delText xml:space="preserve">ויקשה</w:delText>
        </w:r>
      </w:del>
      <w:r w:rsidRPr="006F178A">
        <w:rPr>
          <w:rtl/>
        </w:rPr>
        <w:t xml:space="preserve"> </w:t>
      </w:r>
      <w:ins w:id="96655" w:author="קלוד" w:date="2026-10-11T13:11:34Z">
        <w:r>
          <w:rPr>
            <w:rtl/>
          </w:rPr>
          <w:t xml:space="preserve">קשה</w:t>
        </w:r>
      </w:ins>
      <w:del w:id="96656" w:author="קלוד" w:date="2026-10-11T13:11:34Z">
        <w:r w:rsidRPr="006F178A">
          <w:rPr>
            <w:rtl/>
          </w:rPr>
          <w:delText xml:space="preserve">דמי</w:delText>
        </w:r>
      </w:del>
      <w:r w:rsidRPr="006F178A">
        <w:rPr>
          <w:rtl/>
        </w:rPr>
        <w:t xml:space="preserve"> </w:t>
      </w:r>
      <w:ins w:id="96653" w:author="קלוד" w:date="2026-10-11T13:11:34Z">
        <w:r>
          <w:rPr>
            <w:rtl/>
          </w:rPr>
          <w:t xml:space="preserve">להבחין</w:t>
        </w:r>
      </w:ins>
      <w:del w:id="96654" w:author="קלוד" w:date="2026-10-11T13:11:34Z">
        <w:r w:rsidRPr="006F178A">
          <w:rPr>
            <w:rtl/>
          </w:rPr>
          <w:delText xml:space="preserve">מפיס</w:delText>
        </w:r>
      </w:del>
      <w:r w:rsidRPr="006F178A">
        <w:rPr>
          <w:rtl/>
        </w:rPr>
        <w:t xml:space="preserve"> </w:t>
      </w:r>
      <w:ins w:id="96651" w:author="קלוד" w:date="2026-10-11T13:11:34Z">
        <w:r>
          <w:rPr>
            <w:rtl/>
          </w:rPr>
          <w:t xml:space="preserve">ביניהם, לכן</w:t>
        </w:r>
      </w:ins>
      <w:del w:id="96652" w:author="קלוד" w:date="2026-10-11T13:11:34Z">
        <w:r w:rsidRPr="006F178A">
          <w:rPr>
            <w:rtl/>
          </w:rPr>
          <w:delText xml:space="preserve">לא</w:delText>
        </w:r>
      </w:del>
      <w:r w:rsidRPr="006F178A">
        <w:rPr>
          <w:rtl/>
        </w:rPr>
        <w:t xml:space="preserve"> שניהן אסורין.</w:t>
      </w:r>
    </w:p>
    <w:p w:rsidR="00E9703F" w:rsidRPr="009757B9" w:rsidRDefault="00E9703F" w:rsidP="00E9703F">
      <w:pPr>
        <w:rPr>
          <w:rFonts w:cs="Guttman Vilna"/>
          <w:b/>
          <w:bCs/>
          <w:rtl/>
        </w:rPr>
      </w:pPr>
      <w:r w:rsidRPr="006F178A">
        <w:rPr>
          <w:rStyle w:val="2fb"/>
          <w:rtl/>
        </w:rPr>
        <w:t xml:space="preserve">שמואל</w:t>
      </w:r>
      <w:r w:rsidRPr="006F178A">
        <w:rPr>
          <w:rtl/>
        </w:rPr>
        <w:t xml:space="preserve"> הלכה </w:t>
      </w:r>
      <w:r w:rsidRPr="006F178A">
        <w:rPr>
          <w:rStyle w:val="2fb"/>
          <w:rtl/>
        </w:rPr>
        <w:t xml:space="preserve">כריב"ב</w:t>
      </w:r>
      <w:r w:rsidRPr="006F178A">
        <w:rPr>
          <w:rtl/>
        </w:rPr>
        <w:t xml:space="preserve">.</w:t>
      </w:r>
    </w:p>
    <w:p w:rsidR="00E9703F" w:rsidRPr="009757B9" w:rsidRDefault="00E9703F" w:rsidP="00E9703F">
      <w:pPr>
        <w:rPr>
          <w:rFonts w:cs="Guttman Vilna"/>
          <w:b/>
          <w:bCs/>
          <w:rtl/>
        </w:rPr>
      </w:pPr>
      <w:r w:rsidRPr="006F178A">
        <w:rPr>
          <w:rStyle w:val="2fb"/>
          <w:rtl/>
        </w:rPr>
        <w:t xml:space="preserve">רבין</w:t>
      </w:r>
      <w:r w:rsidRPr="006F178A">
        <w:rPr>
          <w:rtl/>
        </w:rPr>
        <w:t xml:space="preserve"> הלכה </w:t>
      </w:r>
      <w:r w:rsidRPr="006F178A">
        <w:rPr>
          <w:rStyle w:val="2fb"/>
          <w:rtl/>
        </w:rPr>
        <w:t xml:space="preserve">כת"ק</w:t>
      </w:r>
      <w:r w:rsidRPr="006F178A">
        <w:rPr>
          <w:rtl/>
        </w:rPr>
        <w:t xml:space="preserve"> דשרי בתרוויהו.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79" w:author="קלוד" w:date="2026-10-11T09:07:15Z"/>
        </w:rPr>
      </w:pPr>
      <w:ins w:id="20478" w:author="קלוד" w:date="2026-10-11T09:07:15Z">
        <w:r>
          <w:t xml:space="preserve">משנה ג</w:t>
        </w:r>
      </w:ins>
    </w:p>
    <w:p w:rsidR="00E9703F" w:rsidRPr="009757B9" w:rsidRDefault="00E9703F" w:rsidP="00E9703F">
      <w:pPr>
        <w:pStyle w:val="afff9"/>
        <w:rPr>
          <w:del w:id="20190" w:author="קלוד" w:date="2026-10-11T09:07:15Z"/>
          <w:b/>
          <w:rtl/>
        </w:rPr>
      </w:pPr>
      <w:del w:id="20188" w:author="קלוד" w:date="2026-10-11T09:07:15Z">
        <w:r w:rsidRPr="009757B9">
          <w:rPr>
            <w:rFonts w:hint="cs"/>
            <w:b/>
            <w:sz w:val="20"/>
            <w:rtl/>
          </w:rPr>
          <w:delText xml:space="preserve">משנה</w:delText>
        </w:r>
      </w:del>
      <w:del w:id="20189" w:author="קלוד" w:date="2026-10-11T09:07:15Z">
        <w:r w:rsidRPr="009757B9">
          <w:rPr>
            <w:b/>
            <w:sz w:val="20"/>
            <w:rtl/>
          </w:rPr>
          <w:delText xml:space="preserve">.</w:delText>
        </w:r>
      </w:del>
    </w:p>
    <w:p w:rsidR="00E9703F" w:rsidRPr="00632A62" w:rsidRDefault="00E9703F" w:rsidP="00E9703F">
      <w:pPr>
        <w:pStyle w:val="afff9"/>
        <w:spacing w:before="120"/>
        <w:rPr>
          <w:spacing w:val="4"/>
          <w:rtl/>
        </w:rPr>
        <w:pPrChange w:id="90029" w:author="קלוד" w:date="2026-10-11T12:09:42Z">
          <w:pPr>
            <w:pStyle w:val="afff9"/>
          </w:pPr>
        </w:pPrChange>
      </w:pPr>
      <w:r w:rsidRPr="00632A62">
        <w:rPr>
          <w:rFonts w:hint="cs"/>
          <w:b/>
          <w:spacing w:val="4"/>
          <w:rtl/>
        </w:rPr>
        <w:t>ובמה</w:t>
      </w:r>
      <w:r w:rsidRPr="00632A62">
        <w:rPr>
          <w:b/>
          <w:spacing w:val="4"/>
          <w:rtl/>
        </w:rPr>
        <w:t xml:space="preserve"> </w:t>
      </w:r>
      <w:r w:rsidRPr="00632A62">
        <w:rPr>
          <w:rFonts w:hint="cs"/>
          <w:b/>
          <w:spacing w:val="4"/>
          <w:rtl/>
        </w:rPr>
        <w:t>אינה</w:t>
      </w:r>
      <w:r w:rsidRPr="00632A62">
        <w:rPr>
          <w:b/>
          <w:spacing w:val="4"/>
          <w:rtl/>
        </w:rPr>
        <w:t xml:space="preserve"> </w:t>
      </w:r>
      <w:r w:rsidRPr="00632A62">
        <w:rPr>
          <w:rFonts w:hint="cs"/>
          <w:b/>
          <w:spacing w:val="4"/>
          <w:rtl/>
        </w:rPr>
        <w:t>יוצאה</w:t>
      </w:r>
      <w:r w:rsidRPr="00632A62">
        <w:rPr>
          <w:b/>
          <w:spacing w:val="4"/>
          <w:rtl/>
        </w:rPr>
        <w:t xml:space="preserve">? </w:t>
      </w:r>
      <w:r w:rsidRPr="00632A62">
        <w:rPr>
          <w:rFonts w:hint="cs"/>
          <w:b/>
          <w:spacing w:val="4"/>
          <w:rtl/>
        </w:rPr>
        <w:t>לא</w:t>
      </w:r>
      <w:r w:rsidRPr="00632A62">
        <w:rPr>
          <w:b/>
          <w:spacing w:val="4"/>
          <w:rtl/>
        </w:rPr>
        <w:t xml:space="preserve"> </w:t>
      </w:r>
      <w:r w:rsidRPr="00632A62">
        <w:rPr>
          <w:rFonts w:hint="cs"/>
          <w:b/>
          <w:spacing w:val="4"/>
          <w:rtl/>
        </w:rPr>
        <w:t>יצא</w:t>
      </w:r>
      <w:r w:rsidRPr="00632A62">
        <w:rPr>
          <w:b/>
          <w:spacing w:val="4"/>
          <w:rtl/>
        </w:rPr>
        <w:t xml:space="preserve"> </w:t>
      </w:r>
      <w:r w:rsidRPr="00632A62">
        <w:rPr>
          <w:rFonts w:hint="cs"/>
          <w:b/>
          <w:spacing w:val="4"/>
          <w:rtl/>
        </w:rPr>
        <w:t>גמל</w:t>
      </w:r>
      <w:r w:rsidRPr="00632A62">
        <w:rPr>
          <w:b/>
          <w:spacing w:val="4"/>
          <w:rtl/>
        </w:rPr>
        <w:t xml:space="preserve"> </w:t>
      </w:r>
      <w:r w:rsidRPr="00632A62">
        <w:rPr>
          <w:rFonts w:hint="cs"/>
          <w:b/>
          <w:spacing w:val="4"/>
          <w:rtl/>
        </w:rPr>
        <w:t>במטולטלת</w:t>
      </w:r>
      <w:r w:rsidRPr="00632A62">
        <w:rPr>
          <w:b/>
          <w:spacing w:val="4"/>
          <w:rtl/>
        </w:rPr>
        <w:t xml:space="preserve">, </w:t>
      </w:r>
      <w:r w:rsidRPr="00632A62">
        <w:rPr>
          <w:rFonts w:hint="cs"/>
          <w:b/>
          <w:spacing w:val="4"/>
          <w:rtl/>
        </w:rPr>
        <w:t>לא</w:t>
      </w:r>
      <w:r w:rsidRPr="00632A62">
        <w:rPr>
          <w:b/>
          <w:spacing w:val="4"/>
          <w:rtl/>
        </w:rPr>
        <w:t xml:space="preserve"> </w:t>
      </w:r>
      <w:r w:rsidRPr="00632A62">
        <w:rPr>
          <w:rFonts w:hint="cs"/>
          <w:b/>
          <w:spacing w:val="4"/>
          <w:rtl/>
        </w:rPr>
        <w:t>עקוד</w:t>
      </w:r>
      <w:r w:rsidRPr="00632A62">
        <w:rPr>
          <w:b/>
          <w:spacing w:val="4"/>
          <w:rtl/>
        </w:rPr>
        <w:t xml:space="preserve"> </w:t>
      </w:r>
      <w:r w:rsidRPr="00632A62">
        <w:rPr>
          <w:rFonts w:hint="cs"/>
          <w:b/>
          <w:spacing w:val="4"/>
          <w:rtl/>
        </w:rPr>
        <w:t>ולא</w:t>
      </w:r>
      <w:r w:rsidRPr="00632A62">
        <w:rPr>
          <w:b/>
          <w:spacing w:val="4"/>
          <w:rtl/>
        </w:rPr>
        <w:t xml:space="preserve"> </w:t>
      </w:r>
      <w:r w:rsidRPr="00632A62">
        <w:rPr>
          <w:rFonts w:hint="cs"/>
          <w:b/>
          <w:spacing w:val="4"/>
          <w:rtl/>
        </w:rPr>
        <w:t>רגול</w:t>
      </w:r>
      <w:r w:rsidRPr="00632A62">
        <w:rPr>
          <w:b/>
          <w:spacing w:val="4"/>
          <w:rtl/>
        </w:rPr>
        <w:t xml:space="preserve">, </w:t>
      </w:r>
      <w:r w:rsidRPr="00632A62">
        <w:rPr>
          <w:rFonts w:hint="cs"/>
          <w:b/>
          <w:spacing w:val="4"/>
          <w:rtl/>
        </w:rPr>
        <w:t>וכן</w:t>
      </w:r>
      <w:r w:rsidRPr="00632A62">
        <w:rPr>
          <w:b/>
          <w:spacing w:val="4"/>
          <w:rtl/>
        </w:rPr>
        <w:t xml:space="preserve"> </w:t>
      </w:r>
      <w:r w:rsidRPr="00632A62">
        <w:rPr>
          <w:rFonts w:hint="cs"/>
          <w:b/>
          <w:spacing w:val="4"/>
          <w:rtl/>
        </w:rPr>
        <w:t>שאר</w:t>
      </w:r>
      <w:r w:rsidRPr="00632A62">
        <w:rPr>
          <w:b/>
          <w:spacing w:val="4"/>
          <w:rtl/>
        </w:rPr>
        <w:t xml:space="preserve"> </w:t>
      </w:r>
      <w:r w:rsidRPr="00632A62">
        <w:rPr>
          <w:rFonts w:hint="cs"/>
          <w:b/>
          <w:spacing w:val="4"/>
          <w:rtl/>
        </w:rPr>
        <w:t>כל</w:t>
      </w:r>
      <w:r w:rsidRPr="00632A62">
        <w:rPr>
          <w:b/>
          <w:spacing w:val="4"/>
          <w:rtl/>
        </w:rPr>
        <w:t xml:space="preserve"> </w:t>
      </w:r>
      <w:r w:rsidRPr="00632A62">
        <w:rPr>
          <w:rFonts w:hint="cs"/>
          <w:b/>
          <w:spacing w:val="4"/>
          <w:rtl/>
        </w:rPr>
        <w:t>הבהמות</w:t>
      </w:r>
      <w:r w:rsidRPr="00632A62">
        <w:rPr>
          <w:b/>
          <w:spacing w:val="4"/>
          <w:rtl/>
        </w:rPr>
        <w:t>.</w:t>
      </w:r>
    </w:p>
    <w:p w:rsidR="00E9703F" w:rsidRPr="00632A62" w:rsidRDefault="00E9703F" w:rsidP="00E9703F">
      <w:pPr>
        <w:pStyle w:val="afff9"/>
        <w:rPr>
          <w:b/>
          <w:spacing w:val="2"/>
          <w:rtl/>
        </w:rPr>
      </w:pPr>
      <w:r w:rsidRPr="00632A62">
        <w:rPr>
          <w:rFonts w:hint="cs"/>
          <w:b/>
          <w:spacing w:val="2"/>
          <w:rtl/>
          <w:rPrChange w:id="40063" w:author="Claude" w:date="2026-10-11T09:07:39Z">
            <w:rPr>
              <w:rFonts w:hint="cs"/>
              <w:b/>
              <w:spacing w:val="2"/>
              <w:sz w:val="20"/>
              <w:rtl/>
            </w:rPr>
          </w:rPrChange>
        </w:rPr>
        <w:t>לא</w:t>
      </w:r>
      <w:r w:rsidRPr="00632A62">
        <w:rPr>
          <w:b/>
          <w:spacing w:val="2"/>
          <w:rtl/>
          <w:rPrChange w:id="40064" w:author="Claude" w:date="2026-10-11T09:07:39Z">
            <w:rPr>
              <w:b/>
              <w:spacing w:val="2"/>
              <w:sz w:val="20"/>
              <w:rtl/>
            </w:rPr>
          </w:rPrChange>
        </w:rPr>
        <w:t xml:space="preserve"> </w:t>
      </w:r>
      <w:r w:rsidRPr="00632A62">
        <w:rPr>
          <w:rFonts w:hint="cs"/>
          <w:b/>
          <w:spacing w:val="2"/>
          <w:rtl/>
          <w:rPrChange w:id="40065" w:author="Claude" w:date="2026-10-11T09:07:39Z">
            <w:rPr>
              <w:rFonts w:hint="cs"/>
              <w:b/>
              <w:spacing w:val="2"/>
              <w:sz w:val="20"/>
              <w:rtl/>
            </w:rPr>
          </w:rPrChange>
        </w:rPr>
        <w:t>יקשור</w:t>
      </w:r>
      <w:r w:rsidRPr="00632A62">
        <w:rPr>
          <w:b/>
          <w:spacing w:val="2"/>
          <w:rtl/>
          <w:rPrChange w:id="40066" w:author="Claude" w:date="2026-10-11T09:07:39Z">
            <w:rPr>
              <w:b/>
              <w:spacing w:val="2"/>
              <w:sz w:val="20"/>
              <w:rtl/>
            </w:rPr>
          </w:rPrChange>
        </w:rPr>
        <w:t xml:space="preserve"> </w:t>
      </w:r>
      <w:r w:rsidRPr="00632A62">
        <w:rPr>
          <w:rFonts w:hint="cs"/>
          <w:b/>
          <w:spacing w:val="2"/>
          <w:rtl/>
          <w:rPrChange w:id="40067" w:author="Claude" w:date="2026-10-11T09:07:39Z">
            <w:rPr>
              <w:rFonts w:hint="cs"/>
              <w:b/>
              <w:spacing w:val="2"/>
              <w:sz w:val="20"/>
              <w:rtl/>
            </w:rPr>
          </w:rPrChange>
        </w:rPr>
        <w:t>גמלים</w:t>
      </w:r>
      <w:r w:rsidRPr="00632A62">
        <w:rPr>
          <w:b/>
          <w:spacing w:val="2"/>
          <w:rtl/>
          <w:rPrChange w:id="40068" w:author="Claude" w:date="2026-10-11T09:07:39Z">
            <w:rPr>
              <w:b/>
              <w:spacing w:val="2"/>
              <w:sz w:val="20"/>
              <w:rtl/>
            </w:rPr>
          </w:rPrChange>
        </w:rPr>
        <w:t xml:space="preserve"> </w:t>
      </w:r>
      <w:r w:rsidRPr="00632A62">
        <w:rPr>
          <w:rFonts w:hint="cs"/>
          <w:b/>
          <w:spacing w:val="2"/>
          <w:rtl/>
          <w:rPrChange w:id="40069" w:author="Claude" w:date="2026-10-11T09:07:39Z">
            <w:rPr>
              <w:rFonts w:hint="cs"/>
              <w:b/>
              <w:spacing w:val="2"/>
              <w:sz w:val="20"/>
              <w:rtl/>
            </w:rPr>
          </w:rPrChange>
        </w:rPr>
        <w:t>זה</w:t>
      </w:r>
      <w:r w:rsidRPr="00632A62">
        <w:rPr>
          <w:b/>
          <w:spacing w:val="2"/>
          <w:rtl/>
          <w:rPrChange w:id="40070" w:author="Claude" w:date="2026-10-11T09:07:39Z">
            <w:rPr>
              <w:b/>
              <w:spacing w:val="2"/>
              <w:sz w:val="20"/>
              <w:rtl/>
            </w:rPr>
          </w:rPrChange>
        </w:rPr>
        <w:t xml:space="preserve"> </w:t>
      </w:r>
      <w:r w:rsidRPr="00632A62">
        <w:rPr>
          <w:rFonts w:hint="cs"/>
          <w:b/>
          <w:spacing w:val="2"/>
          <w:rtl/>
          <w:rPrChange w:id="40071" w:author="Claude" w:date="2026-10-11T09:07:39Z">
            <w:rPr>
              <w:rFonts w:hint="cs"/>
              <w:b/>
              <w:spacing w:val="2"/>
              <w:sz w:val="20"/>
              <w:rtl/>
            </w:rPr>
          </w:rPrChange>
        </w:rPr>
        <w:t>בזה</w:t>
      </w:r>
      <w:r w:rsidRPr="00632A62">
        <w:rPr>
          <w:b/>
          <w:spacing w:val="2"/>
          <w:rtl/>
          <w:rPrChange w:id="40072" w:author="Claude" w:date="2026-10-11T09:07:39Z">
            <w:rPr>
              <w:b/>
              <w:spacing w:val="2"/>
              <w:sz w:val="20"/>
              <w:rtl/>
            </w:rPr>
          </w:rPrChange>
        </w:rPr>
        <w:t xml:space="preserve"> </w:t>
      </w:r>
      <w:r w:rsidRPr="00632A62">
        <w:rPr>
          <w:rFonts w:hint="cs"/>
          <w:b/>
          <w:spacing w:val="2"/>
          <w:rtl/>
          <w:rPrChange w:id="40073" w:author="Claude" w:date="2026-10-11T09:07:39Z">
            <w:rPr>
              <w:rFonts w:hint="cs"/>
              <w:b/>
              <w:spacing w:val="2"/>
              <w:sz w:val="20"/>
              <w:rtl/>
            </w:rPr>
          </w:rPrChange>
        </w:rPr>
        <w:t>וימשוך</w:t>
      </w:r>
      <w:r w:rsidRPr="00632A62">
        <w:rPr>
          <w:b/>
          <w:spacing w:val="2"/>
          <w:rtl/>
          <w:rPrChange w:id="40074" w:author="Claude" w:date="2026-10-11T09:07:39Z">
            <w:rPr>
              <w:b/>
              <w:spacing w:val="2"/>
              <w:sz w:val="20"/>
              <w:rtl/>
            </w:rPr>
          </w:rPrChange>
        </w:rPr>
        <w:t xml:space="preserve">, </w:t>
      </w:r>
      <w:r w:rsidRPr="00632A62">
        <w:rPr>
          <w:rFonts w:hint="cs"/>
          <w:b/>
          <w:spacing w:val="2"/>
          <w:rtl/>
          <w:rPrChange w:id="40075" w:author="Claude" w:date="2026-10-11T09:07:39Z">
            <w:rPr>
              <w:rFonts w:hint="cs"/>
              <w:b/>
              <w:spacing w:val="2"/>
              <w:sz w:val="20"/>
              <w:rtl/>
            </w:rPr>
          </w:rPrChange>
        </w:rPr>
        <w:t>אבל</w:t>
      </w:r>
      <w:r w:rsidRPr="00632A62">
        <w:rPr>
          <w:b/>
          <w:spacing w:val="2"/>
          <w:rtl/>
          <w:rPrChange w:id="40076" w:author="Claude" w:date="2026-10-11T09:07:39Z">
            <w:rPr>
              <w:b/>
              <w:spacing w:val="2"/>
              <w:sz w:val="20"/>
              <w:rtl/>
            </w:rPr>
          </w:rPrChange>
        </w:rPr>
        <w:t xml:space="preserve"> </w:t>
      </w:r>
      <w:r w:rsidRPr="00632A62">
        <w:rPr>
          <w:rFonts w:hint="cs"/>
          <w:b/>
          <w:spacing w:val="2"/>
          <w:rtl/>
          <w:rPrChange w:id="40077" w:author="Claude" w:date="2026-10-11T09:07:39Z">
            <w:rPr>
              <w:rFonts w:hint="cs"/>
              <w:b/>
              <w:spacing w:val="2"/>
              <w:sz w:val="20"/>
              <w:rtl/>
            </w:rPr>
          </w:rPrChange>
        </w:rPr>
        <w:t>מכניס</w:t>
      </w:r>
      <w:r w:rsidRPr="00632A62">
        <w:rPr>
          <w:b/>
          <w:spacing w:val="2"/>
          <w:rtl/>
          <w:rPrChange w:id="40078" w:author="Claude" w:date="2026-10-11T09:07:39Z">
            <w:rPr>
              <w:b/>
              <w:spacing w:val="2"/>
              <w:sz w:val="20"/>
              <w:rtl/>
            </w:rPr>
          </w:rPrChange>
        </w:rPr>
        <w:t xml:space="preserve"> </w:t>
      </w:r>
      <w:r w:rsidRPr="00632A62">
        <w:rPr>
          <w:rFonts w:hint="cs"/>
          <w:b/>
          <w:spacing w:val="2"/>
          <w:rtl/>
          <w:rPrChange w:id="40079" w:author="Claude" w:date="2026-10-11T09:07:39Z">
            <w:rPr>
              <w:rFonts w:hint="cs"/>
              <w:b/>
              <w:spacing w:val="2"/>
              <w:sz w:val="20"/>
              <w:rtl/>
            </w:rPr>
          </w:rPrChange>
        </w:rPr>
        <w:t>חבלים</w:t>
      </w:r>
      <w:r w:rsidRPr="00632A62">
        <w:rPr>
          <w:b/>
          <w:spacing w:val="2"/>
          <w:rtl/>
          <w:rPrChange w:id="40080" w:author="Claude" w:date="2026-10-11T09:07:39Z">
            <w:rPr>
              <w:b/>
              <w:spacing w:val="2"/>
              <w:sz w:val="20"/>
              <w:rtl/>
            </w:rPr>
          </w:rPrChange>
        </w:rPr>
        <w:t xml:space="preserve"> </w:t>
      </w:r>
      <w:r w:rsidRPr="00632A62">
        <w:rPr>
          <w:rFonts w:hint="cs"/>
          <w:b/>
          <w:spacing w:val="2"/>
          <w:rtl/>
          <w:rPrChange w:id="40081" w:author="Claude" w:date="2026-10-11T09:07:39Z">
            <w:rPr>
              <w:rFonts w:hint="cs"/>
              <w:b/>
              <w:spacing w:val="2"/>
              <w:sz w:val="20"/>
              <w:rtl/>
            </w:rPr>
          </w:rPrChange>
        </w:rPr>
        <w:t>לתוך</w:t>
      </w:r>
      <w:r w:rsidRPr="00632A62">
        <w:rPr>
          <w:b/>
          <w:spacing w:val="2"/>
          <w:rtl/>
          <w:rPrChange w:id="40082" w:author="Claude" w:date="2026-10-11T09:07:39Z">
            <w:rPr>
              <w:b/>
              <w:spacing w:val="2"/>
              <w:sz w:val="20"/>
              <w:rtl/>
            </w:rPr>
          </w:rPrChange>
        </w:rPr>
        <w:t xml:space="preserve"> </w:t>
      </w:r>
      <w:r w:rsidRPr="00632A62">
        <w:rPr>
          <w:rFonts w:hint="cs"/>
          <w:b/>
          <w:spacing w:val="2"/>
          <w:rtl/>
          <w:rPrChange w:id="40083" w:author="Claude" w:date="2026-10-11T09:07:39Z">
            <w:rPr>
              <w:rFonts w:hint="cs"/>
              <w:b/>
              <w:spacing w:val="2"/>
              <w:sz w:val="20"/>
              <w:rtl/>
            </w:rPr>
          </w:rPrChange>
        </w:rPr>
        <w:t>ידו</w:t>
      </w:r>
      <w:r w:rsidRPr="00632A62">
        <w:rPr>
          <w:b/>
          <w:spacing w:val="2"/>
          <w:rtl/>
          <w:rPrChange w:id="40084" w:author="Claude" w:date="2026-10-11T09:07:39Z">
            <w:rPr>
              <w:b/>
              <w:spacing w:val="2"/>
              <w:sz w:val="20"/>
              <w:rtl/>
            </w:rPr>
          </w:rPrChange>
        </w:rPr>
        <w:t xml:space="preserve"> </w:t>
      </w:r>
      <w:r w:rsidRPr="00632A62">
        <w:rPr>
          <w:rFonts w:hint="cs"/>
          <w:b/>
          <w:spacing w:val="2"/>
          <w:rtl/>
          <w:rPrChange w:id="40085" w:author="Claude" w:date="2026-10-11T09:07:39Z">
            <w:rPr>
              <w:rFonts w:hint="cs"/>
              <w:b/>
              <w:spacing w:val="2"/>
              <w:sz w:val="20"/>
              <w:rtl/>
            </w:rPr>
          </w:rPrChange>
        </w:rPr>
        <w:t>וימשוך</w:t>
      </w:r>
      <w:r w:rsidRPr="00632A62">
        <w:rPr>
          <w:b/>
          <w:spacing w:val="2"/>
          <w:rtl/>
          <w:rPrChange w:id="40086" w:author="Claude" w:date="2026-10-11T09:07:39Z">
            <w:rPr>
              <w:b/>
              <w:spacing w:val="2"/>
              <w:sz w:val="20"/>
              <w:rtl/>
            </w:rPr>
          </w:rPrChange>
        </w:rPr>
        <w:t xml:space="preserve">, </w:t>
      </w:r>
      <w:r w:rsidRPr="00632A62">
        <w:rPr>
          <w:rFonts w:hint="cs"/>
          <w:b/>
          <w:spacing w:val="2"/>
          <w:rtl/>
          <w:rPrChange w:id="40087" w:author="Claude" w:date="2026-10-11T09:07:39Z">
            <w:rPr>
              <w:rFonts w:hint="cs"/>
              <w:b/>
              <w:spacing w:val="2"/>
              <w:sz w:val="20"/>
              <w:rtl/>
            </w:rPr>
          </w:rPrChange>
        </w:rPr>
        <w:t>ובלבד</w:t>
      </w:r>
      <w:r w:rsidRPr="00632A62">
        <w:rPr>
          <w:b/>
          <w:spacing w:val="2"/>
          <w:rtl/>
          <w:rPrChange w:id="40088" w:author="Claude" w:date="2026-10-11T09:07:39Z">
            <w:rPr>
              <w:b/>
              <w:spacing w:val="2"/>
              <w:sz w:val="20"/>
              <w:rtl/>
            </w:rPr>
          </w:rPrChange>
        </w:rPr>
        <w:t xml:space="preserve"> </w:t>
      </w:r>
      <w:r w:rsidRPr="00632A62">
        <w:rPr>
          <w:rFonts w:hint="cs"/>
          <w:b/>
          <w:spacing w:val="2"/>
          <w:rtl/>
          <w:rPrChange w:id="40089" w:author="Claude" w:date="2026-10-11T09:07:39Z">
            <w:rPr>
              <w:rFonts w:hint="cs"/>
              <w:b/>
              <w:spacing w:val="2"/>
              <w:sz w:val="20"/>
              <w:rtl/>
            </w:rPr>
          </w:rPrChange>
        </w:rPr>
        <w:t>שלא</w:t>
      </w:r>
      <w:r w:rsidRPr="00632A62">
        <w:rPr>
          <w:b/>
          <w:spacing w:val="2"/>
          <w:rtl/>
          <w:rPrChange w:id="40090" w:author="Claude" w:date="2026-10-11T09:07:39Z">
            <w:rPr>
              <w:b/>
              <w:spacing w:val="2"/>
              <w:sz w:val="20"/>
              <w:rtl/>
            </w:rPr>
          </w:rPrChange>
        </w:rPr>
        <w:t xml:space="preserve"> </w:t>
      </w:r>
      <w:r w:rsidRPr="00632A62">
        <w:rPr>
          <w:rFonts w:hint="cs"/>
          <w:b/>
          <w:spacing w:val="2"/>
          <w:rtl/>
          <w:rPrChange w:id="40091" w:author="Claude" w:date="2026-10-11T09:07:39Z">
            <w:rPr>
              <w:rFonts w:hint="cs"/>
              <w:b/>
              <w:spacing w:val="2"/>
              <w:sz w:val="20"/>
              <w:rtl/>
            </w:rPr>
          </w:rPrChange>
        </w:rPr>
        <w:t>יכרוך</w:t>
      </w:r>
      <w:r w:rsidRPr="00632A62">
        <w:rPr>
          <w:b/>
          <w:spacing w:val="2"/>
          <w:rtl/>
          <w:rPrChange w:id="40092" w:author="Claude" w:date="2026-10-11T09:07:39Z">
            <w:rPr>
              <w:b/>
              <w:spacing w:val="2"/>
              <w:sz w:val="20"/>
              <w:rtl/>
            </w:rPr>
          </w:rPrChange>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4640F6" w:rsidRDefault="00E9703F" w:rsidP="00E9703F">
      <w:pPr>
        <w:rPr>
          <w:rFonts w:ascii="Fb Fontext" w:hAnsi="Fb Fontext"/>
          <w:spacing w:val="-6"/>
          <w:rtl/>
        </w:rPr>
      </w:pPr>
      <w:r w:rsidRPr="004640F6">
        <w:rPr>
          <w:rFonts w:ascii="Fb Fontext" w:hAnsi="Fb Fontext"/>
          <w:spacing w:val="-6"/>
          <w:rtl/>
        </w:rPr>
        <w:t xml:space="preserve">• </w:t>
      </w:r>
      <w:r w:rsidRPr="004640F6">
        <w:rPr>
          <w:rStyle w:val="afffe"/>
          <w:rFonts w:ascii="Fb Fontext" w:hAnsi="Fb Fontext"/>
          <w:spacing w:val="-6"/>
          <w:rtl/>
        </w:rPr>
        <w:t>מטולטלת</w:t>
      </w:r>
      <w:r w:rsidRPr="004640F6">
        <w:rPr>
          <w:rFonts w:ascii="Fb Fontext" w:hAnsi="Fb Fontext"/>
          <w:spacing w:val="-6"/>
          <w:rtl/>
        </w:rPr>
        <w:t xml:space="preserve">: היינו מרדעת ודווקא </w:t>
      </w:r>
      <w:ins w:id="96665" w:author="קלוד" w:date="2026-10-11T13:11:34Z">
        <w:r>
          <w:rPr>
            <w:rStyle w:val="afffffe"/>
            <w:rFonts w:ascii="Fb Fontext" w:hAnsi="Fb Fontext"/>
            <w:spacing w:val="-6"/>
            <w:rtl/>
          </w:rPr>
          <w:t xml:space="preserve">כשקשורה</w:t>
        </w:r>
        <w:r>
          <w:rPr>
            <w:rFonts w:ascii="Fb Fontext" w:hAnsi="Fb Fontext"/>
            <w:spacing w:val="-6"/>
            <w:rtl/>
          </w:rPr>
          <w:t xml:space="preserve"> בזנבו </w:t>
        </w:r>
        <w:r>
          <w:rPr>
            <w:rStyle w:val="afffffe"/>
            <w:rFonts w:ascii="Fb Fontext" w:hAnsi="Fb Fontext"/>
            <w:spacing w:val="-6"/>
            <w:rtl/>
          </w:rPr>
          <w:t xml:space="preserve">לבד</w:t>
        </w:r>
        <w:r>
          <w:rPr>
            <w:rFonts w:ascii="Fb Fontext" w:hAnsi="Fb Fontext"/>
            <w:spacing w:val="-6"/>
            <w:rtl/>
          </w:rPr>
          <w:t xml:space="preserve">,</w:t>
        </w:r>
      </w:ins>
      <w:del w:id="96666" w:author="קלוד" w:date="2026-10-11T13:11:34Z">
        <w:r w:rsidRPr="004640F6">
          <w:rPr>
            <w:rFonts w:ascii="Fb Fontext" w:hAnsi="Fb Fontext"/>
            <w:spacing w:val="-6"/>
            <w:rtl/>
          </w:rPr>
          <w:delText xml:space="preserve">בזנבו,</w:delText>
        </w:r>
      </w:del>
      <w:r w:rsidRPr="004640F6">
        <w:rPr>
          <w:rFonts w:ascii="Fb Fontext" w:hAnsi="Fb Fontext"/>
          <w:spacing w:val="-6"/>
          <w:rtl/>
        </w:rPr>
        <w:t xml:space="preserve"> אבל בזנבו </w:t>
      </w:r>
      <w:r w:rsidRPr="004640F6">
        <w:rPr>
          <w:rFonts w:ascii="Fb Fontext" w:hAnsi="Fb Fontext"/>
          <w:b/>
          <w:bCs/>
          <w:spacing w:val="-6"/>
          <w:rtl/>
        </w:rPr>
        <w:t>ו</w:t>
      </w:r>
      <w:r w:rsidRPr="004640F6">
        <w:rPr>
          <w:rFonts w:ascii="Fb Fontext" w:hAnsi="Fb Fontext"/>
          <w:spacing w:val="-6"/>
          <w:rtl/>
        </w:rPr>
        <w:t>בחוטרתו</w:t>
      </w:r>
      <w:r w:rsidRPr="004640F6">
        <w:rPr>
          <w:rFonts w:ascii="Fb Fontext" w:hAnsi="Fb Fontext" w:hint="cs"/>
          <w:spacing w:val="-6"/>
          <w:rtl/>
        </w:rPr>
        <w:t xml:space="preserve"> [דבשתו]</w:t>
      </w:r>
      <w:r w:rsidRPr="004640F6">
        <w:rPr>
          <w:rFonts w:ascii="Fb Fontext" w:hAnsi="Fb Fontext"/>
          <w:spacing w:val="-6"/>
          <w:rtl/>
        </w:rPr>
        <w:t xml:space="preserve"> יוצאה, [שאין חשש שיפול]</w:t>
      </w:r>
    </w:p>
    <w:p w:rsidR="00E9703F" w:rsidRPr="006F178A" w:rsidRDefault="00E9703F" w:rsidP="00E9703F">
      <w:pPr>
        <w:rPr>
          <w:rtl/>
        </w:rPr>
      </w:pPr>
      <w:r w:rsidRPr="006F178A">
        <w:rPr>
          <w:rtl/>
        </w:rPr>
        <w:tab/>
        <w:t>וכן יוצא במטולטלת הקשורה בשלייתה.</w:t>
      </w:r>
    </w:p>
    <w:p w:rsidR="00E9703F" w:rsidRPr="006F178A" w:rsidRDefault="00E9703F" w:rsidP="00E9703F">
      <w:pPr>
        <w:rPr>
          <w:rtl/>
        </w:rPr>
      </w:pPr>
      <w:r w:rsidRPr="006F178A">
        <w:rPr>
          <w:rtl/>
        </w:rPr>
        <w:t>עקוד: עקידת יד ורגל כיצחק בן אברהם.</w:t>
      </w:r>
    </w:p>
    <w:p w:rsidR="00E9703F" w:rsidRPr="006F178A" w:rsidRDefault="00E9703F" w:rsidP="00E9703F">
      <w:pPr>
        <w:rPr>
          <w:rtl/>
        </w:rPr>
      </w:pPr>
      <w:ins w:id="96667" w:author="קלוד" w:date="2026-10-11T13:11:34Z">
        <w:r>
          <w:rPr>
            <w:rtl/>
          </w:rPr>
          <w:t xml:space="preserve">רגול:</w:t>
        </w:r>
      </w:ins>
      <w:del w:id="96668" w:author="קלוד" w:date="2026-10-11T13:11:34Z">
        <w:r w:rsidRPr="006F178A">
          <w:rPr>
            <w:rtl/>
          </w:rPr>
          <w:delText xml:space="preserve">רגול: שלא</w:delText>
        </w:r>
      </w:del>
      <w:r w:rsidRPr="006F178A">
        <w:rPr>
          <w:rtl/>
        </w:rPr>
        <w:t xml:space="preserve"> שלא יכוף ידו </w:t>
      </w:r>
      <w:r w:rsidRPr="006F178A">
        <w:rPr>
          <w:rtl/>
        </w:rPr>
        <w:t xml:space="preserve">ע"ג</w:t>
      </w:r>
      <w:r w:rsidRPr="006F178A">
        <w:rPr>
          <w:rtl/>
        </w:rPr>
        <w:t xml:space="preserve"> זרועו ויקשור.</w:t>
      </w:r>
    </w:p>
    <w:p>
      <w:pPr>
        <w:pStyle w:val="38"/>
        <w:rPr>
          <w:ins w:id="97549" w:author="מנוע מכני" w:date="2026-10-11T12:04:39Z"/>
        </w:rPr>
      </w:pPr>
      <w:r w:rsidRPr="006F178A">
        <w:t xml:space="preserve">לא</w:t>
      </w:r>
      <w:r w:rsidRPr="006F178A">
        <w:t xml:space="preserve"> יקשור גמלים:</w:t>
      </w:r>
    </w:p>
    <w:p w:rsidR="00E9703F" w:rsidRPr="006F178A" w:rsidRDefault="00E9703F" w:rsidP="00E9703F">
      <w:pPr>
        <w:rPr>
          <w:rtl/>
        </w:rPr>
      </w:pPr>
      <w:del w:id="97550" w:author="מנוע מכני" w:date="2026-10-11T12:04:39Z">
        <w:r w:rsidRPr="006F178A">
          <w:rPr>
            <w:rtl/>
          </w:rPr>
          <w:delText xml:space="preserve"> </w:delText>
        </w:r>
      </w:del>
      <w:ins w:id="96671" w:author="קלוד" w:date="2026-10-11T13:11:34Z">
        <w:r>
          <w:rPr>
            <w:rtl/>
          </w:rPr>
          <w:t xml:space="preserve">שנראה</w:t>
        </w:r>
      </w:ins>
      <w:del w:id="96672" w:author="קלוד" w:date="2026-10-11T13:11:34Z">
        <w:r w:rsidRPr="006F178A">
          <w:rPr>
            <w:rtl/>
          </w:rPr>
          <w:delText xml:space="preserve">דנראה</w:delText>
        </w:r>
      </w:del>
      <w:r w:rsidRPr="006F178A">
        <w:rPr>
          <w:rtl/>
        </w:rPr>
        <w:t xml:space="preserve"> כהולך </w:t>
      </w:r>
      <w:ins w:id="96669" w:author="קלוד" w:date="2026-10-11T13:11:34Z">
        <w:r>
          <w:rPr>
            <w:rtl/>
          </w:rPr>
          <w:t xml:space="preserve">לשוק.</w:t>
        </w:r>
      </w:ins>
      <w:del w:id="96670" w:author="קלוד" w:date="2026-10-11T13:11:34Z">
        <w:r w:rsidRPr="006F178A">
          <w:rPr>
            <w:rtl/>
          </w:rPr>
          <w:delText xml:space="preserve">לחינגא.</w:delText>
        </w:r>
      </w:del>
    </w:p>
    <w:p w:rsidR="00E9703F" w:rsidRPr="006F178A" w:rsidRDefault="00E9703F" w:rsidP="00E9703F">
      <w:pPr>
        <w:rPr>
          <w:rtl/>
        </w:rPr>
      </w:pPr>
      <w:ins w:id="96679" w:author="קלוד" w:date="2026-10-11T13:11:34Z">
        <w:r>
          <w:rPr>
            <w:rtl/>
          </w:rPr>
          <w:t xml:space="preserve">חבלים: </w:t>
        </w:r>
        <w:r>
          <w:rPr>
            <w:rStyle w:val="afffffe"/>
            <w:rtl/>
          </w:rPr>
          <w:t xml:space="preserve">האיסור</w:t>
        </w:r>
      </w:ins>
      <w:del w:id="96680" w:author="קלוד" w:date="2026-10-11T13:11:34Z">
        <w:r w:rsidRPr="006F178A">
          <w:rPr>
            <w:rtl/>
          </w:rPr>
          <w:delText xml:space="preserve">חבלים:</w:delText>
        </w:r>
      </w:del>
      <w:r w:rsidRPr="006F178A">
        <w:rPr>
          <w:rtl/>
        </w:rPr>
        <w:t xml:space="preserve"> מצד כלאים </w:t>
      </w:r>
      <w:ins w:id="96677" w:author="קלוד" w:date="2026-10-11T13:11:34Z">
        <w:r>
          <w:rPr>
            <w:rtl/>
          </w:rPr>
          <w:t xml:space="preserve">שבחבלים,</w:t>
        </w:r>
      </w:ins>
      <w:del w:id="96678" w:author="קלוד" w:date="2026-10-11T13:11:34Z">
        <w:r w:rsidRPr="006F178A">
          <w:rPr>
            <w:rtl/>
          </w:rPr>
          <w:delText xml:space="preserve">דחבלים</w:delText>
        </w:r>
      </w:del>
      <w:r w:rsidRPr="006F178A">
        <w:rPr>
          <w:rtl/>
        </w:rPr>
        <w:t xml:space="preserve"> והיינו </w:t>
      </w:r>
      <w:ins w:id="96675" w:author="קלוד" w:date="2026-10-11T13:11:34Z">
        <w:r>
          <w:rPr>
            <w:rStyle w:val="afffffe"/>
            <w:rtl/>
          </w:rPr>
          <w:t xml:space="preserve">שלא</w:t>
        </w:r>
      </w:ins>
      <w:del w:id="96676" w:author="קלוד" w:date="2026-10-11T13:11:34Z">
        <w:r w:rsidRPr="006F178A">
          <w:rPr>
            <w:rtl/>
          </w:rPr>
          <w:delText xml:space="preserve">לכרוך</w:delText>
        </w:r>
      </w:del>
      <w:r w:rsidRPr="006F178A">
        <w:rPr>
          <w:rtl/>
        </w:rPr>
        <w:t xml:space="preserve"> </w:t>
      </w:r>
      <w:ins w:id="96673" w:author="קלוד" w:date="2026-10-11T13:11:34Z">
        <w:r>
          <w:rPr>
            <w:rtl/>
          </w:rPr>
          <w:t xml:space="preserve">יכרוך ויקשור.</w:t>
        </w:r>
      </w:ins>
      <w:del w:id="96674" w:author="קלוד" w:date="2026-10-11T13:11:34Z">
        <w:r w:rsidRPr="006F178A">
          <w:rPr>
            <w:rtl/>
          </w:rPr>
          <w:delText xml:space="preserve">ולקשור.</w:delText>
        </w:r>
      </w:del>
    </w:p>
    <w:p w:rsidR="00E9703F" w:rsidRPr="006F178A" w:rsidRDefault="00E9703F" w:rsidP="00E9703F">
      <w:pPr>
        <w:rPr>
          <w:rtl/>
        </w:rPr>
      </w:pPr>
      <w:r w:rsidRPr="006F178A">
        <w:rPr>
          <w:rtl/>
        </w:rPr>
        <w:t xml:space="preserve">ושלא יצא</w:t>
      </w:r>
      <w:ins w:id="96687" w:author="קלוד" w:date="2026-10-11T13:11:34Z">
        <w:r>
          <w:rPr>
            <w:rtl/>
          </w:rPr>
          <w:t xml:space="preserve"> </w:t>
        </w:r>
        <w:r>
          <w:rPr>
            <w:rStyle w:val="afffffe"/>
            <w:rtl/>
          </w:rPr>
          <w:t xml:space="preserve">החבל</w:t>
        </w:r>
        <w:r>
          <w:rPr>
            <w:rtl/>
          </w:rPr>
          <w:t xml:space="preserve"> </w:t>
        </w:r>
      </w:ins>
      <w:del w:id="96688" w:author="קלוד" w:date="2026-10-11T13:11:34Z">
        <w:r w:rsidRPr="006F178A">
          <w:rPr>
            <w:rtl/>
          </w:rPr>
          <w:delText xml:space="preserve"> </w:delText>
        </w:r>
      </w:del>
      <w:r w:rsidRPr="006F178A">
        <w:rPr>
          <w:rtl/>
        </w:rPr>
        <w:t xml:space="preserve">טפח </w:t>
      </w:r>
      <w:ins w:id="96685" w:author="קלוד" w:date="2026-10-11T13:11:34Z">
        <w:r>
          <w:rPr>
            <w:rStyle w:val="2fb"/>
            <w:rtl/>
          </w:rPr>
          <w:t xml:space="preserve">-</w:t>
        </w:r>
      </w:ins>
      <w:del w:id="96686" w:author="קלוד" w:date="2026-10-11T13:11:34Z">
        <w:r w:rsidRPr="006F178A">
          <w:rPr>
            <w:rStyle w:val="2fb"/>
            <w:rtl/>
          </w:rPr>
          <w:delText xml:space="preserve">לשמואל</w:delText>
        </w:r>
      </w:del>
      <w:r w:rsidRPr="006F178A">
        <w:rPr>
          <w:rtl/>
        </w:rPr>
        <w:t xml:space="preserve"> </w:t>
      </w:r>
      <w:ins w:id="96683" w:author="קלוד" w:date="2026-10-11T13:11:34Z">
        <w:r>
          <w:rPr>
            <w:rtl/>
          </w:rPr>
          <w:t xml:space="preserve">לשמואל,</w:t>
        </w:r>
      </w:ins>
      <w:del w:id="96684" w:author="קלוד" w:date="2026-10-11T13:11:34Z">
        <w:r w:rsidRPr="006F178A">
          <w:rPr>
            <w:rtl/>
          </w:rPr>
          <w:delText xml:space="preserve">ול</w:delText>
        </w:r>
        <w:r w:rsidRPr="006F178A">
          <w:rPr>
            <w:b/>
            <w:bCs/>
            <w:rtl/>
          </w:rPr>
          <w:delText xml:space="preserve">הלכתא</w:delText>
        </w:r>
      </w:del>
      <w:r w:rsidRPr="006F178A">
        <w:rPr>
          <w:rtl/>
        </w:rPr>
        <w:t xml:space="preserve"> </w:t>
      </w:r>
      <w:ins w:id="96681" w:author="קלוד" w:date="2026-10-11T13:11:34Z">
        <w:r>
          <w:rPr>
            <w:rtl/>
          </w:rPr>
          <w:t xml:space="preserve">ולהלכתא; ותנא</w:t>
        </w:r>
      </w:ins>
      <w:del w:id="96682" w:author="קלוד" w:date="2026-10-11T13:11:34Z">
        <w:r w:rsidRPr="006F178A">
          <w:rPr>
            <w:rtl/>
          </w:rPr>
          <w:delText xml:space="preserve">תנא</w:delText>
        </w:r>
      </w:del>
      <w:r w:rsidRPr="006F178A">
        <w:rPr>
          <w:rtl/>
        </w:rPr>
        <w:t xml:space="preserve"> דבי </w:t>
      </w:r>
      <w:r w:rsidRPr="006F178A">
        <w:rPr>
          <w:rStyle w:val="2fb"/>
          <w:rtl/>
        </w:rPr>
        <w:t xml:space="preserve">שמואל</w:t>
      </w:r>
      <w:r w:rsidRPr="006F178A">
        <w:rPr>
          <w:rtl/>
        </w:rPr>
        <w:t xml:space="preserve"> טפחיים.</w:t>
      </w:r>
    </w:p>
    <w:p w:rsidR="00E9703F" w:rsidRPr="006F178A" w:rsidRDefault="00E9703F" w:rsidP="00E9703F">
      <w:pPr>
        <w:rPr>
          <w:rtl/>
        </w:rPr>
      </w:pPr>
      <w:r w:rsidRPr="006F178A">
        <w:rPr>
          <w:rtl/>
        </w:rPr>
        <w:t>וצריך ליזהר שיתרומם מן הקרקע טפח שיראה כנמשך.</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נד.</w:t>
      </w:r>
    </w:p>
    <w:p>
      <w:pPr>
        <w:pStyle w:val="MishnaBatzad"/>
        <w:rPr>
          <w:ins w:id="20481" w:author="קלוד" w:date="2026-10-11T09:07:15Z"/>
        </w:rPr>
      </w:pPr>
      <w:ins w:id="20480" w:author="קלוד" w:date="2026-10-11T09:07:15Z">
        <w:r>
          <w:t xml:space="preserve">משנה ד</w:t>
        </w:r>
      </w:ins>
    </w:p>
    <w:p w:rsidR="00E9703F" w:rsidRPr="009757B9" w:rsidRDefault="00E9703F" w:rsidP="00E9703F">
      <w:pPr>
        <w:pStyle w:val="afff9"/>
        <w:rPr>
          <w:del w:id="20193" w:author="קלוד" w:date="2026-10-11T09:07:15Z"/>
          <w:b/>
          <w:rtl/>
        </w:rPr>
      </w:pPr>
      <w:del w:id="20191" w:author="קלוד" w:date="2026-10-11T09:07:15Z">
        <w:r w:rsidRPr="009757B9">
          <w:rPr>
            <w:rFonts w:hint="cs"/>
            <w:b/>
            <w:sz w:val="20"/>
            <w:rtl/>
          </w:rPr>
          <w:delText xml:space="preserve">משנה</w:delText>
        </w:r>
      </w:del>
      <w:del w:id="20192"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30" w:author="קלוד" w:date="2026-10-11T12:09:42Z">
          <w:pPr>
            <w:pStyle w:val="afff9"/>
          </w:pPr>
        </w:pPrChange>
      </w:pPr>
      <w:r w:rsidRPr="009757B9">
        <w:rPr>
          <w:rFonts w:hint="cs"/>
          <w:b/>
          <w:rtl/>
        </w:rPr>
        <w:lastRenderedPageBreak/>
        <w:t>אין</w:t>
      </w:r>
      <w:r w:rsidRPr="009757B9">
        <w:rPr>
          <w:b/>
          <w:rtl/>
        </w:rPr>
        <w:t xml:space="preserve"> </w:t>
      </w:r>
      <w:r w:rsidRPr="009757B9">
        <w:rPr>
          <w:rFonts w:hint="cs"/>
          <w:b/>
          <w:rtl/>
        </w:rPr>
        <w:t>חמור</w:t>
      </w:r>
      <w:r w:rsidRPr="009757B9">
        <w:rPr>
          <w:b/>
          <w:rtl/>
        </w:rPr>
        <w:t xml:space="preserve"> </w:t>
      </w:r>
      <w:r w:rsidRPr="009757B9">
        <w:rPr>
          <w:rFonts w:hint="cs"/>
          <w:b/>
          <w:rtl/>
        </w:rPr>
        <w:t>יוצא</w:t>
      </w:r>
      <w:r w:rsidRPr="009757B9">
        <w:rPr>
          <w:b/>
          <w:rtl/>
        </w:rPr>
        <w:t xml:space="preserve"> </w:t>
      </w:r>
      <w:r w:rsidRPr="009757B9">
        <w:rPr>
          <w:rFonts w:hint="cs"/>
          <w:b/>
          <w:rtl/>
        </w:rPr>
        <w:t>במרדעת</w:t>
      </w:r>
      <w:r w:rsidRPr="009757B9">
        <w:rPr>
          <w:b/>
          <w:rtl/>
        </w:rPr>
        <w:t xml:space="preserve"> </w:t>
      </w:r>
      <w:r w:rsidRPr="009757B9">
        <w:rPr>
          <w:rFonts w:hint="cs"/>
          <w:b/>
          <w:rtl/>
        </w:rPr>
        <w:t>בזמן</w:t>
      </w:r>
      <w:r w:rsidRPr="009757B9">
        <w:rPr>
          <w:b/>
          <w:rtl/>
        </w:rPr>
        <w:t xml:space="preserve"> </w:t>
      </w:r>
      <w:r w:rsidRPr="009757B9">
        <w:rPr>
          <w:rFonts w:hint="cs"/>
          <w:b/>
          <w:rtl/>
        </w:rPr>
        <w:t>שאינה</w:t>
      </w:r>
      <w:r w:rsidRPr="009757B9">
        <w:rPr>
          <w:b/>
          <w:rtl/>
        </w:rPr>
        <w:t xml:space="preserve"> </w:t>
      </w:r>
      <w:r w:rsidRPr="009757B9">
        <w:rPr>
          <w:rFonts w:hint="cs"/>
          <w:b/>
          <w:rtl/>
        </w:rPr>
        <w:t>קשורה</w:t>
      </w:r>
      <w:r w:rsidRPr="009757B9">
        <w:rPr>
          <w:b/>
          <w:rtl/>
        </w:rPr>
        <w:t xml:space="preserve"> </w:t>
      </w:r>
      <w:r w:rsidRPr="009757B9">
        <w:rPr>
          <w:rFonts w:hint="cs"/>
          <w:b/>
          <w:rtl/>
        </w:rPr>
        <w:t>לו</w:t>
      </w:r>
      <w:r w:rsidRPr="009757B9">
        <w:rPr>
          <w:b/>
          <w:rtl/>
        </w:rPr>
        <w:t xml:space="preserve">, </w:t>
      </w:r>
      <w:r w:rsidRPr="009757B9">
        <w:rPr>
          <w:rFonts w:hint="cs"/>
          <w:b/>
          <w:rtl/>
        </w:rPr>
        <w:t>ולא</w:t>
      </w:r>
      <w:r w:rsidRPr="009757B9">
        <w:rPr>
          <w:b/>
          <w:rtl/>
        </w:rPr>
        <w:t xml:space="preserve"> </w:t>
      </w:r>
      <w:r w:rsidRPr="009757B9">
        <w:rPr>
          <w:rFonts w:hint="cs"/>
          <w:b/>
          <w:rtl/>
        </w:rPr>
        <w:t>בזוג</w:t>
      </w:r>
      <w:r w:rsidRPr="009757B9">
        <w:rPr>
          <w:b/>
          <w:rtl/>
        </w:rPr>
        <w:t xml:space="preserve"> </w:t>
      </w:r>
      <w:r w:rsidRPr="009757B9">
        <w:rPr>
          <w:rFonts w:hint="cs"/>
          <w:b/>
          <w:rtl/>
        </w:rPr>
        <w:t>אף</w:t>
      </w:r>
      <w:r w:rsidRPr="009757B9">
        <w:rPr>
          <w:b/>
          <w:rtl/>
        </w:rPr>
        <w:t xml:space="preserve"> </w:t>
      </w:r>
      <w:r w:rsidRPr="009757B9">
        <w:rPr>
          <w:rFonts w:hint="cs"/>
          <w:b/>
          <w:rtl/>
        </w:rPr>
        <w:t>על</w:t>
      </w:r>
      <w:r w:rsidRPr="009757B9">
        <w:rPr>
          <w:b/>
          <w:rtl/>
        </w:rPr>
        <w:t xml:space="preserve"> </w:t>
      </w:r>
      <w:r w:rsidRPr="009757B9">
        <w:rPr>
          <w:rFonts w:hint="cs"/>
          <w:b/>
          <w:rtl/>
        </w:rPr>
        <w:t>פי</w:t>
      </w:r>
      <w:r w:rsidRPr="009757B9">
        <w:rPr>
          <w:b/>
          <w:rtl/>
        </w:rPr>
        <w:t xml:space="preserve"> </w:t>
      </w:r>
      <w:r w:rsidRPr="009757B9">
        <w:rPr>
          <w:rFonts w:hint="cs"/>
          <w:b/>
          <w:rtl/>
        </w:rPr>
        <w:t>שהוא</w:t>
      </w:r>
      <w:r w:rsidRPr="009757B9">
        <w:rPr>
          <w:b/>
          <w:rtl/>
        </w:rPr>
        <w:t xml:space="preserve"> </w:t>
      </w:r>
      <w:r w:rsidRPr="009757B9">
        <w:rPr>
          <w:rFonts w:hint="cs"/>
          <w:b/>
          <w:rtl/>
        </w:rPr>
        <w:t>פקוק</w:t>
      </w:r>
      <w:r w:rsidRPr="009757B9">
        <w:rPr>
          <w:b/>
          <w:rtl/>
        </w:rPr>
        <w:t xml:space="preserve">, </w:t>
      </w:r>
      <w:r w:rsidRPr="009757B9">
        <w:rPr>
          <w:rFonts w:hint="cs"/>
          <w:b/>
          <w:rtl/>
        </w:rPr>
        <w:t>ולא</w:t>
      </w:r>
      <w:r w:rsidRPr="009757B9">
        <w:rPr>
          <w:b/>
          <w:rtl/>
        </w:rPr>
        <w:t xml:space="preserve"> </w:t>
      </w:r>
      <w:r w:rsidRPr="009757B9">
        <w:rPr>
          <w:rFonts w:hint="cs"/>
          <w:b/>
          <w:rtl/>
        </w:rPr>
        <w:t>בסולם</w:t>
      </w:r>
      <w:r w:rsidRPr="009757B9">
        <w:rPr>
          <w:b/>
          <w:rtl/>
        </w:rPr>
        <w:t xml:space="preserve"> </w:t>
      </w:r>
      <w:r w:rsidRPr="009757B9">
        <w:rPr>
          <w:rFonts w:hint="cs"/>
          <w:b/>
          <w:rtl/>
        </w:rPr>
        <w:t>שבצוארו</w:t>
      </w:r>
      <w:r w:rsidRPr="009757B9">
        <w:rPr>
          <w:b/>
          <w:rtl/>
        </w:rPr>
        <w:t xml:space="preserve">, </w:t>
      </w:r>
      <w:r w:rsidRPr="009757B9">
        <w:rPr>
          <w:rFonts w:hint="cs"/>
          <w:b/>
          <w:rtl/>
        </w:rPr>
        <w:t>ולא</w:t>
      </w:r>
      <w:r w:rsidRPr="009757B9">
        <w:rPr>
          <w:b/>
          <w:rtl/>
        </w:rPr>
        <w:t xml:space="preserve"> </w:t>
      </w:r>
      <w:r w:rsidRPr="009757B9">
        <w:rPr>
          <w:rFonts w:hint="cs"/>
          <w:b/>
          <w:rtl/>
        </w:rPr>
        <w:t>ברצועה</w:t>
      </w:r>
      <w:r w:rsidRPr="009757B9">
        <w:rPr>
          <w:b/>
          <w:rtl/>
        </w:rPr>
        <w:t xml:space="preserve"> </w:t>
      </w:r>
      <w:r w:rsidRPr="009757B9">
        <w:rPr>
          <w:rFonts w:hint="cs"/>
          <w:b/>
          <w:rtl/>
        </w:rPr>
        <w:t>שברגלו</w:t>
      </w:r>
      <w:r w:rsidRPr="009757B9">
        <w:rPr>
          <w:b/>
          <w:rtl/>
        </w:rPr>
        <w:t xml:space="preserve">. </w:t>
      </w:r>
      <w:r w:rsidRPr="009757B9">
        <w:rPr>
          <w:rFonts w:hint="cs"/>
          <w:b/>
          <w:rtl/>
        </w:rPr>
        <w:t>ואין</w:t>
      </w:r>
      <w:r w:rsidRPr="009757B9">
        <w:rPr>
          <w:b/>
          <w:rtl/>
        </w:rPr>
        <w:t xml:space="preserve"> </w:t>
      </w:r>
      <w:r w:rsidRPr="009757B9">
        <w:rPr>
          <w:rFonts w:hint="cs"/>
          <w:b/>
          <w:rtl/>
        </w:rPr>
        <w:t>התרנגולים</w:t>
      </w:r>
      <w:r w:rsidRPr="009757B9">
        <w:rPr>
          <w:b/>
          <w:rtl/>
        </w:rPr>
        <w:t xml:space="preserve"> </w:t>
      </w:r>
      <w:r w:rsidRPr="009757B9">
        <w:rPr>
          <w:rFonts w:hint="cs"/>
          <w:b/>
          <w:rtl/>
        </w:rPr>
        <w:t>יוצאין</w:t>
      </w:r>
      <w:r w:rsidRPr="009757B9">
        <w:rPr>
          <w:b/>
          <w:rtl/>
        </w:rPr>
        <w:t xml:space="preserve"> </w:t>
      </w:r>
      <w:r w:rsidRPr="009757B9">
        <w:rPr>
          <w:rFonts w:hint="cs"/>
          <w:b/>
          <w:rtl/>
        </w:rPr>
        <w:t>בחוטין</w:t>
      </w:r>
      <w:r w:rsidRPr="009757B9">
        <w:rPr>
          <w:b/>
          <w:rtl/>
        </w:rPr>
        <w:t xml:space="preserve">, </w:t>
      </w:r>
      <w:r w:rsidRPr="009757B9">
        <w:rPr>
          <w:rFonts w:hint="cs"/>
          <w:b/>
          <w:rtl/>
        </w:rPr>
        <w:t>ולא</w:t>
      </w:r>
      <w:r w:rsidRPr="009757B9">
        <w:rPr>
          <w:b/>
          <w:rtl/>
        </w:rPr>
        <w:t xml:space="preserve"> </w:t>
      </w:r>
      <w:r w:rsidRPr="009757B9">
        <w:rPr>
          <w:rFonts w:hint="cs"/>
          <w:b/>
          <w:rtl/>
        </w:rPr>
        <w:t>ברצועה</w:t>
      </w:r>
      <w:r w:rsidRPr="009757B9">
        <w:rPr>
          <w:b/>
          <w:rtl/>
        </w:rPr>
        <w:t xml:space="preserve"> </w:t>
      </w:r>
      <w:r w:rsidRPr="009757B9">
        <w:rPr>
          <w:rFonts w:hint="cs"/>
          <w:b/>
          <w:rtl/>
        </w:rPr>
        <w:t>שברגליהם</w:t>
      </w:r>
      <w:r w:rsidRPr="009757B9">
        <w:rPr>
          <w:b/>
          <w:rtl/>
        </w:rPr>
        <w:t>.</w:t>
      </w:r>
    </w:p>
    <w:p w:rsidR="00632A62" w:rsidRDefault="00E9703F" w:rsidP="00E9703F">
      <w:pPr>
        <w:pStyle w:val="afff9"/>
        <w:rPr>
          <w:b/>
          <w:rtl/>
        </w:rPr>
      </w:pPr>
      <w:r w:rsidRPr="009757B9">
        <w:rPr>
          <w:rFonts w:hint="cs"/>
          <w:b/>
          <w:rtl/>
        </w:rPr>
        <w:t>ואין</w:t>
      </w:r>
      <w:r w:rsidRPr="009757B9">
        <w:rPr>
          <w:b/>
          <w:rtl/>
        </w:rPr>
        <w:t xml:space="preserve"> </w:t>
      </w:r>
      <w:r w:rsidRPr="009757B9">
        <w:rPr>
          <w:rFonts w:hint="cs"/>
          <w:b/>
          <w:rtl/>
        </w:rPr>
        <w:t>הזכרים</w:t>
      </w:r>
      <w:r w:rsidRPr="009757B9">
        <w:rPr>
          <w:b/>
          <w:rtl/>
        </w:rPr>
        <w:t xml:space="preserve"> </w:t>
      </w:r>
      <w:r w:rsidRPr="009757B9">
        <w:rPr>
          <w:rFonts w:hint="cs"/>
          <w:b/>
          <w:rtl/>
        </w:rPr>
        <w:t>יוצאין</w:t>
      </w:r>
      <w:r w:rsidRPr="009757B9">
        <w:rPr>
          <w:b/>
          <w:rtl/>
        </w:rPr>
        <w:t xml:space="preserve"> </w:t>
      </w:r>
      <w:r w:rsidRPr="009757B9">
        <w:rPr>
          <w:rFonts w:hint="cs"/>
          <w:b/>
          <w:rtl/>
        </w:rPr>
        <w:t>בעגלה</w:t>
      </w:r>
      <w:r w:rsidRPr="009757B9">
        <w:rPr>
          <w:b/>
          <w:rtl/>
        </w:rPr>
        <w:t xml:space="preserve"> </w:t>
      </w:r>
      <w:r w:rsidRPr="009757B9">
        <w:rPr>
          <w:rFonts w:hint="cs"/>
          <w:b/>
          <w:rtl/>
        </w:rPr>
        <w:t>שתחת</w:t>
      </w:r>
      <w:r w:rsidRPr="009757B9">
        <w:rPr>
          <w:b/>
          <w:rtl/>
        </w:rPr>
        <w:t xml:space="preserve"> </w:t>
      </w:r>
      <w:r w:rsidRPr="009757B9">
        <w:rPr>
          <w:rFonts w:hint="cs"/>
          <w:b/>
          <w:rtl/>
        </w:rPr>
        <w:t>האליה</w:t>
      </w:r>
      <w:r w:rsidRPr="009757B9">
        <w:rPr>
          <w:b/>
          <w:rtl/>
        </w:rPr>
        <w:t xml:space="preserve"> </w:t>
      </w:r>
      <w:r w:rsidRPr="009757B9">
        <w:rPr>
          <w:rFonts w:hint="cs"/>
          <w:b/>
          <w:rtl/>
        </w:rPr>
        <w:t>שלהן</w:t>
      </w:r>
      <w:r w:rsidRPr="009757B9">
        <w:rPr>
          <w:b/>
          <w:rtl/>
        </w:rPr>
        <w:t xml:space="preserve">. </w:t>
      </w:r>
      <w:r w:rsidRPr="009757B9">
        <w:rPr>
          <w:rFonts w:hint="cs"/>
          <w:b/>
          <w:rtl/>
        </w:rPr>
        <w:t>ואין</w:t>
      </w:r>
      <w:r w:rsidRPr="009757B9">
        <w:rPr>
          <w:b/>
          <w:rtl/>
        </w:rPr>
        <w:t xml:space="preserve"> </w:t>
      </w:r>
      <w:r w:rsidRPr="009757B9">
        <w:rPr>
          <w:rFonts w:hint="cs"/>
          <w:b/>
          <w:rtl/>
        </w:rPr>
        <w:t>הרחלים</w:t>
      </w:r>
      <w:r w:rsidRPr="009757B9">
        <w:rPr>
          <w:b/>
          <w:rtl/>
        </w:rPr>
        <w:t xml:space="preserve"> </w:t>
      </w:r>
      <w:r w:rsidRPr="009757B9">
        <w:rPr>
          <w:rFonts w:hint="cs"/>
          <w:b/>
          <w:rtl/>
        </w:rPr>
        <w:t>יוצאות</w:t>
      </w:r>
      <w:r w:rsidRPr="009757B9">
        <w:rPr>
          <w:b/>
          <w:rtl/>
        </w:rPr>
        <w:t xml:space="preserve"> </w:t>
      </w:r>
      <w:r w:rsidRPr="009757B9">
        <w:rPr>
          <w:rFonts w:hint="cs"/>
          <w:b/>
          <w:rtl/>
        </w:rPr>
        <w:t>חנונות</w:t>
      </w:r>
      <w:r w:rsidRPr="009757B9">
        <w:rPr>
          <w:b/>
          <w:rtl/>
        </w:rPr>
        <w:t>.</w:t>
      </w:r>
    </w:p>
    <w:p w:rsidR="00E9703F" w:rsidRPr="009757B9" w:rsidRDefault="00E9703F" w:rsidP="00E9703F">
      <w:pPr>
        <w:pStyle w:val="afff9"/>
        <w:rPr>
          <w:b/>
          <w:rtl/>
        </w:rPr>
      </w:pPr>
      <w:r w:rsidRPr="009757B9">
        <w:rPr>
          <w:rFonts w:hint="cs"/>
          <w:b/>
          <w:rtl/>
        </w:rPr>
        <w:t>ואין</w:t>
      </w:r>
      <w:r w:rsidRPr="009757B9">
        <w:rPr>
          <w:b/>
          <w:rtl/>
        </w:rPr>
        <w:t xml:space="preserve"> </w:t>
      </w:r>
      <w:r w:rsidRPr="009757B9">
        <w:rPr>
          <w:rFonts w:hint="cs"/>
          <w:b/>
          <w:rtl/>
        </w:rPr>
        <w:t>העגל</w:t>
      </w:r>
      <w:r w:rsidRPr="009757B9">
        <w:rPr>
          <w:b/>
          <w:rtl/>
        </w:rPr>
        <w:t xml:space="preserve"> </w:t>
      </w:r>
      <w:r w:rsidRPr="009757B9">
        <w:rPr>
          <w:rFonts w:hint="cs"/>
          <w:b/>
          <w:rtl/>
        </w:rPr>
        <w:t>יוצא</w:t>
      </w:r>
      <w:r w:rsidRPr="009757B9">
        <w:rPr>
          <w:b/>
          <w:rtl/>
        </w:rPr>
        <w:t xml:space="preserve"> </w:t>
      </w:r>
      <w:r w:rsidRPr="009757B9">
        <w:rPr>
          <w:rFonts w:hint="cs"/>
          <w:b/>
          <w:rtl/>
        </w:rPr>
        <w:t>בגימון</w:t>
      </w:r>
      <w:r w:rsidRPr="009757B9">
        <w:rPr>
          <w:b/>
          <w:rtl/>
        </w:rPr>
        <w:t xml:space="preserve">, </w:t>
      </w:r>
      <w:r w:rsidRPr="009757B9">
        <w:rPr>
          <w:rFonts w:hint="cs"/>
          <w:b/>
          <w:rtl/>
        </w:rPr>
        <w:t>ולא</w:t>
      </w:r>
      <w:r w:rsidRPr="009757B9">
        <w:rPr>
          <w:b/>
          <w:rtl/>
        </w:rPr>
        <w:t xml:space="preserve"> </w:t>
      </w:r>
      <w:r w:rsidRPr="009757B9">
        <w:rPr>
          <w:rFonts w:hint="cs"/>
          <w:b/>
          <w:rtl/>
        </w:rPr>
        <w:t>פרה</w:t>
      </w:r>
      <w:r w:rsidRPr="009757B9">
        <w:rPr>
          <w:b/>
          <w:rtl/>
        </w:rPr>
        <w:t xml:space="preserve"> </w:t>
      </w:r>
      <w:r w:rsidRPr="009757B9">
        <w:rPr>
          <w:rFonts w:hint="cs"/>
          <w:b/>
          <w:rtl/>
        </w:rPr>
        <w:t>בעור</w:t>
      </w:r>
      <w:r w:rsidRPr="009757B9">
        <w:rPr>
          <w:b/>
          <w:rtl/>
        </w:rPr>
        <w:t xml:space="preserve"> </w:t>
      </w:r>
      <w:r w:rsidRPr="009757B9">
        <w:rPr>
          <w:rFonts w:hint="cs"/>
          <w:b/>
          <w:rtl/>
        </w:rPr>
        <w:t>הקופר</w:t>
      </w:r>
      <w:r w:rsidRPr="009757B9">
        <w:rPr>
          <w:b/>
          <w:rtl/>
        </w:rPr>
        <w:t xml:space="preserve">, </w:t>
      </w:r>
      <w:r w:rsidRPr="009757B9">
        <w:rPr>
          <w:rFonts w:hint="cs"/>
          <w:b/>
          <w:rtl/>
        </w:rPr>
        <w:t>ולא</w:t>
      </w:r>
      <w:r w:rsidRPr="009757B9">
        <w:rPr>
          <w:b/>
          <w:rtl/>
        </w:rPr>
        <w:t xml:space="preserve"> </w:t>
      </w:r>
      <w:r w:rsidRPr="009757B9">
        <w:rPr>
          <w:rFonts w:hint="cs"/>
          <w:b/>
          <w:rtl/>
        </w:rPr>
        <w:t>ברצועה</w:t>
      </w:r>
      <w:r w:rsidRPr="009757B9">
        <w:rPr>
          <w:b/>
          <w:rtl/>
        </w:rPr>
        <w:t xml:space="preserve"> </w:t>
      </w:r>
      <w:r w:rsidRPr="009757B9">
        <w:rPr>
          <w:rFonts w:hint="cs"/>
          <w:b/>
          <w:rtl/>
        </w:rPr>
        <w:t>שבין</w:t>
      </w:r>
      <w:r w:rsidRPr="009757B9">
        <w:rPr>
          <w:b/>
          <w:rtl/>
        </w:rPr>
        <w:t xml:space="preserve"> </w:t>
      </w:r>
      <w:r w:rsidRPr="009757B9">
        <w:rPr>
          <w:rFonts w:hint="cs"/>
          <w:b/>
          <w:rtl/>
        </w:rPr>
        <w:t>קרניה</w:t>
      </w:r>
      <w:r w:rsidRPr="009757B9">
        <w:rPr>
          <w:b/>
          <w:rtl/>
        </w:rPr>
        <w:t>.</w:t>
      </w:r>
    </w:p>
    <w:p w:rsidR="00E9703F" w:rsidRPr="00F677B7" w:rsidRDefault="00E9703F" w:rsidP="00E9703F">
      <w:pPr>
        <w:pStyle w:val="afff9"/>
        <w:rPr>
          <w:spacing w:val="0"/>
          <w:rtl/>
        </w:rPr>
      </w:pPr>
      <w:r w:rsidRPr="00F677B7">
        <w:rPr>
          <w:rFonts w:hint="cs"/>
          <w:spacing w:val="0"/>
          <w:rtl/>
        </w:rPr>
        <w:t>פרתו</w:t>
      </w:r>
      <w:r w:rsidRPr="00F677B7">
        <w:rPr>
          <w:spacing w:val="0"/>
          <w:rtl/>
        </w:rPr>
        <w:t xml:space="preserve"> </w:t>
      </w:r>
      <w:r w:rsidRPr="00F677B7">
        <w:rPr>
          <w:rFonts w:hint="cs"/>
          <w:spacing w:val="0"/>
          <w:rtl/>
        </w:rPr>
        <w:t>של</w:t>
      </w:r>
      <w:r w:rsidRPr="00F677B7">
        <w:rPr>
          <w:spacing w:val="0"/>
          <w:rtl/>
        </w:rPr>
        <w:t xml:space="preserve"> </w:t>
      </w:r>
      <w:r>
        <w:rPr>
          <w:rStyle w:val="TanaimMishna"/>
          <w:rFonts w:hint="cs"/>
          <w:spacing w:val="0"/>
          <w:rtl/>
          <w:rPrChange w:id="20017" w:author="קלוד" w:date="2026-10-11T09:07:15Z">
            <w:rPr>
              <w:rFonts w:hint="cs"/>
              <w:spacing w:val="0"/>
              <w:rtl/>
            </w:rPr>
          </w:rPrChange>
        </w:rPr>
        <w:t xml:space="preserve">רבי</w:t>
      </w:r>
      <w:r>
        <w:rPr>
          <w:rStyle w:val="TanaimMishna"/>
          <w:spacing w:val="0"/>
          <w:rtl/>
          <w:rPrChange w:id="20018" w:author="קלוד" w:date="2026-10-11T09:07:15Z">
            <w:rPr>
              <w:spacing w:val="0"/>
              <w:rtl/>
            </w:rPr>
          </w:rPrChange>
        </w:rPr>
        <w:t xml:space="preserve"> </w:t>
      </w:r>
      <w:r>
        <w:rPr>
          <w:rStyle w:val="TanaimMishna"/>
          <w:rFonts w:hint="cs"/>
          <w:spacing w:val="0"/>
          <w:rtl/>
          <w:rPrChange w:id="20019" w:author="קלוד" w:date="2026-10-11T09:07:15Z">
            <w:rPr>
              <w:rFonts w:hint="cs"/>
              <w:spacing w:val="0"/>
              <w:rtl/>
            </w:rPr>
          </w:rPrChange>
        </w:rPr>
        <w:t xml:space="preserve">אלעזר</w:t>
      </w:r>
      <w:r w:rsidRPr="00F677B7">
        <w:rPr>
          <w:spacing w:val="0"/>
          <w:rtl/>
        </w:rPr>
        <w:t xml:space="preserve"> </w:t>
      </w:r>
      <w:r w:rsidRPr="00F677B7">
        <w:rPr>
          <w:rFonts w:hint="cs"/>
          <w:spacing w:val="0"/>
          <w:rtl/>
        </w:rPr>
        <w:t>בן</w:t>
      </w:r>
      <w:r w:rsidRPr="00F677B7">
        <w:rPr>
          <w:spacing w:val="0"/>
          <w:rtl/>
        </w:rPr>
        <w:t xml:space="preserve"> </w:t>
      </w:r>
      <w:r w:rsidRPr="00F677B7">
        <w:rPr>
          <w:rFonts w:hint="cs"/>
          <w:spacing w:val="0"/>
          <w:rtl/>
        </w:rPr>
        <w:t>עזריה</w:t>
      </w:r>
      <w:r w:rsidRPr="00F677B7">
        <w:rPr>
          <w:spacing w:val="0"/>
          <w:rtl/>
        </w:rPr>
        <w:t xml:space="preserve"> </w:t>
      </w:r>
      <w:r w:rsidRPr="00F677B7">
        <w:rPr>
          <w:rFonts w:hint="cs"/>
          <w:spacing w:val="0"/>
          <w:rtl/>
        </w:rPr>
        <w:t>היתה</w:t>
      </w:r>
      <w:r w:rsidRPr="00F677B7">
        <w:rPr>
          <w:spacing w:val="0"/>
          <w:rtl/>
        </w:rPr>
        <w:t xml:space="preserve"> </w:t>
      </w:r>
      <w:r w:rsidRPr="00F677B7">
        <w:rPr>
          <w:rFonts w:hint="cs"/>
          <w:spacing w:val="0"/>
          <w:rtl/>
        </w:rPr>
        <w:t>יוצאה</w:t>
      </w:r>
      <w:r w:rsidRPr="00F677B7">
        <w:rPr>
          <w:spacing w:val="0"/>
          <w:rtl/>
        </w:rPr>
        <w:t xml:space="preserve"> </w:t>
      </w:r>
      <w:r w:rsidRPr="00F677B7">
        <w:rPr>
          <w:rFonts w:hint="cs"/>
          <w:spacing w:val="0"/>
          <w:rtl/>
        </w:rPr>
        <w:t>ברצועה</w:t>
      </w:r>
      <w:r w:rsidRPr="00F677B7">
        <w:rPr>
          <w:spacing w:val="0"/>
          <w:rtl/>
        </w:rPr>
        <w:t xml:space="preserve"> </w:t>
      </w:r>
      <w:r w:rsidRPr="00F677B7">
        <w:rPr>
          <w:rFonts w:hint="cs"/>
          <w:spacing w:val="0"/>
          <w:rtl/>
        </w:rPr>
        <w:t>שבין</w:t>
      </w:r>
      <w:r w:rsidRPr="00F677B7">
        <w:rPr>
          <w:spacing w:val="0"/>
          <w:rtl/>
        </w:rPr>
        <w:t xml:space="preserve"> </w:t>
      </w:r>
      <w:r w:rsidRPr="00F677B7">
        <w:rPr>
          <w:rFonts w:hint="cs"/>
          <w:spacing w:val="0"/>
          <w:rtl/>
        </w:rPr>
        <w:t>קרניה</w:t>
      </w:r>
      <w:r w:rsidRPr="00F677B7">
        <w:rPr>
          <w:spacing w:val="0"/>
          <w:rtl/>
        </w:rPr>
        <w:t xml:space="preserve"> </w:t>
      </w:r>
      <w:r w:rsidRPr="00F677B7">
        <w:rPr>
          <w:rFonts w:hint="cs"/>
          <w:spacing w:val="0"/>
          <w:rtl/>
        </w:rPr>
        <w:t>שלא</w:t>
      </w:r>
      <w:r w:rsidRPr="00F677B7">
        <w:rPr>
          <w:spacing w:val="0"/>
          <w:rtl/>
        </w:rPr>
        <w:t xml:space="preserve"> </w:t>
      </w:r>
      <w:r w:rsidRPr="00F677B7">
        <w:rPr>
          <w:rFonts w:hint="cs"/>
          <w:spacing w:val="0"/>
          <w:rtl/>
        </w:rPr>
        <w:t>ברצון</w:t>
      </w:r>
      <w:r w:rsidRPr="00F677B7">
        <w:rPr>
          <w:spacing w:val="0"/>
          <w:rtl/>
        </w:rPr>
        <w:t xml:space="preserve"> </w:t>
      </w:r>
      <w:r>
        <w:rPr>
          <w:rStyle w:val="TanaimMishna"/>
          <w:rFonts w:hint="cs"/>
          <w:spacing w:val="0"/>
          <w:rtl/>
          <w:rPrChange w:id="20016" w:author="קלוד" w:date="2026-10-11T09:07:15Z">
            <w:rPr>
              <w:rFonts w:hint="cs"/>
              <w:spacing w:val="0"/>
              <w:rtl/>
            </w:rPr>
          </w:rPrChange>
        </w:rPr>
        <w:t xml:space="preserve">חכמים</w:t>
      </w:r>
      <w:r w:rsidRPr="00F677B7">
        <w:rPr>
          <w:spacing w:val="0"/>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25" w:author="קלוד" w:date="2026-10-11T12:33:55Z"/>
        </w:rPr>
      </w:pPr>
      <w:ins w:id="90926" w:author="קלוד" w:date="2026-10-11T12:33:55Z">
        <w:r>
          <w:rPr>
            <w:color w:val="7B3F00"/>
          </w:rPr>
          <w:t xml:space="preserve">טעמי האיסורים - מרדעת, זוג, סולם ורצועה</w:t>
        </w:r>
      </w:ins>
    </w:p>
    <w:p w:rsidR="00E9703F" w:rsidRPr="006F178A" w:rsidRDefault="00E9703F" w:rsidP="00E9703F">
      <w:pPr>
        <w:rPr>
          <w:rtl/>
        </w:rPr>
      </w:pPr>
      <w:r w:rsidRPr="006F178A">
        <w:rPr>
          <w:rStyle w:val="afffe"/>
          <w:rFonts w:ascii="Fb Fontext" w:hAnsi="Fb Fontext"/>
          <w:rtl/>
        </w:rPr>
        <w:t>מרדעת שאינה קשורה לו</w:t>
      </w:r>
      <w:r w:rsidRPr="006F178A">
        <w:rPr>
          <w:rFonts w:ascii="Fb Fontext" w:hAnsi="Fb Fontext"/>
          <w:rtl/>
        </w:rPr>
        <w:t xml:space="preserve"> </w:t>
      </w:r>
      <w:ins w:id="96691" w:author="קלוד" w:date="2026-10-11T13:11:34Z">
        <w:r>
          <w:rPr>
            <w:rFonts w:ascii="Fb Fontext" w:hAnsi="Fb Fontext"/>
            <w:rtl/>
          </w:rPr>
          <w:t xml:space="preserve">-</w:t>
        </w:r>
      </w:ins>
      <w:del w:id="96692" w:author="קלוד" w:date="2026-10-11T13:11:34Z">
        <w:r w:rsidRPr="006F178A">
          <w:rPr>
            <w:rFonts w:ascii="Fb Fontext" w:hAnsi="Fb Fontext"/>
            <w:rtl/>
          </w:rPr>
          <w:delText xml:space="preserve">–</w:delText>
        </w:r>
      </w:del>
      <w:r w:rsidRPr="006F178A">
        <w:rPr>
          <w:rFonts w:ascii="Fb Fontext" w:hAnsi="Fb Fontext"/>
          <w:rtl/>
        </w:rPr>
        <w:t xml:space="preserve"> שלא קשרה </w:t>
      </w:r>
      <w:ins w:id="96689" w:author="קלוד" w:date="2026-10-11T13:11:34Z">
        <w:r>
          <w:rPr>
            <w:rStyle w:val="2fb"/>
            <w:rFonts w:ascii="Fb Fontext" w:hAnsi="Fb Fontext"/>
            <w:rtl/>
          </w:rPr>
          <w:t xml:space="preserve">מער"ש,</w:t>
        </w:r>
      </w:ins>
      <w:del w:id="96690" w:author="קלוד" w:date="2026-10-11T13:11:34Z">
        <w:r w:rsidRPr="006F178A">
          <w:rPr>
            <w:rStyle w:val="2fb"/>
            <w:rFonts w:ascii="Fb Fontext" w:hAnsi="Fb Fontext"/>
            <w:rtl/>
          </w:rPr>
          <w:delText xml:space="preserve">מער"ש</w:delText>
        </w:r>
      </w:del>
      <w:r w:rsidRPr="006F178A">
        <w:rPr>
          <w:rFonts w:ascii="Fb Fontext" w:hAnsi="Fb Fontext"/>
          <w:rtl/>
        </w:rPr>
        <w:t xml:space="preserve"> ולא גלי </w:t>
      </w:r>
      <w:ins w:id="92745" w:author="מנוע מכני" w:date="2026-10-11T12:04:39Z">
        <w:r>
          <w:rPr>
            <w:rFonts w:ascii="Fb Fontext" w:hAnsi="Fb Fontext"/>
            <w:rtl/>
          </w:rPr>
          <w:t xml:space="preserve">לו</w:t>
        </w:r>
      </w:ins>
      <w:del w:id="92746" w:author="מנוע מכני" w:date="2026-10-11T12:04:39Z">
        <w:r w:rsidRPr="006F178A">
          <w:rPr>
            <w:rFonts w:ascii="Fb Fontext" w:hAnsi="Fb Fontext"/>
            <w:rtl/>
          </w:rPr>
          <w:delText xml:space="preserve">ליה</w:delText>
        </w:r>
      </w:del>
      <w:r w:rsidRPr="006F178A">
        <w:rPr>
          <w:rFonts w:ascii="Fb Fontext" w:hAnsi="Fb Fontext"/>
          <w:rtl/>
        </w:rPr>
        <w:t xml:space="preserve"> שיהא מלבוש.</w:t>
      </w:r>
    </w:p>
    <w:p w:rsidR="00E9703F" w:rsidRPr="006F178A" w:rsidRDefault="00E9703F" w:rsidP="00E9703F">
      <w:pPr>
        <w:rPr>
          <w:rtl/>
        </w:rPr>
      </w:pPr>
      <w:r w:rsidRPr="006F178A">
        <w:rPr>
          <w:rStyle w:val="afffe"/>
          <w:rFonts w:ascii="Fb Fontext" w:hAnsi="Fb Fontext"/>
          <w:rtl/>
        </w:rPr>
        <w:t>זוג פקוק</w:t>
      </w:r>
      <w:r w:rsidRPr="006F178A">
        <w:rPr>
          <w:rtl/>
        </w:rPr>
        <w:t xml:space="preserve"> שנראה </w:t>
      </w:r>
      <w:ins w:id="96695" w:author="קלוד" w:date="2026-10-11T13:11:34Z">
        <w:r>
          <w:rPr>
            <w:rtl/>
          </w:rPr>
          <w:t xml:space="preserve">כהולך</w:t>
        </w:r>
      </w:ins>
      <w:del w:id="96696" w:author="קלוד" w:date="2026-10-11T13:11:34Z">
        <w:r w:rsidRPr="006F178A">
          <w:rPr>
            <w:rtl/>
          </w:rPr>
          <w:delText xml:space="preserve">כוהלך</w:delText>
        </w:r>
      </w:del>
      <w:r w:rsidRPr="006F178A">
        <w:rPr>
          <w:rtl/>
        </w:rPr>
        <w:t xml:space="preserve"> </w:t>
      </w:r>
      <w:ins w:id="96693" w:author="קלוד" w:date="2026-10-11T13:11:34Z">
        <w:r>
          <w:rPr>
            <w:rtl/>
          </w:rPr>
          <w:t xml:space="preserve">לשוק.</w:t>
        </w:r>
      </w:ins>
      <w:del w:id="96694" w:author="קלוד" w:date="2026-10-11T13:11:34Z">
        <w:r w:rsidRPr="006F178A">
          <w:rPr>
            <w:rtl/>
          </w:rPr>
          <w:delText xml:space="preserve">לחינגא.</w:delText>
        </w:r>
      </w:del>
    </w:p>
    <w:p w:rsidR="00E9703F" w:rsidRPr="006F178A" w:rsidRDefault="00E9703F" w:rsidP="00E9703F">
      <w:pPr>
        <w:rPr>
          <w:rtl/>
        </w:rPr>
      </w:pPr>
      <w:r w:rsidRPr="006F178A">
        <w:rPr>
          <w:rStyle w:val="afffe"/>
          <w:rFonts w:ascii="Fb Fontext" w:hAnsi="Fb Fontext"/>
          <w:rtl/>
        </w:rPr>
        <w:t xml:space="preserve">סולם </w:t>
      </w:r>
      <w:ins w:id="96697" w:author="קלוד" w:date="2026-10-11T13:11:34Z">
        <w:r>
          <w:rPr>
            <w:rStyle w:val="afffe"/>
            <w:rFonts w:ascii="Fb Fontext" w:hAnsi="Fb Fontext"/>
            <w:rtl/>
          </w:rPr>
          <w:t xml:space="preserve">שבצווארו</w:t>
        </w:r>
      </w:ins>
      <w:del w:id="96698" w:author="קלוד" w:date="2026-10-11T13:11:34Z">
        <w:r w:rsidRPr="006F178A">
          <w:rPr>
            <w:rStyle w:val="afffe"/>
            <w:rFonts w:ascii="Fb Fontext" w:hAnsi="Fb Fontext"/>
            <w:rtl/>
          </w:rPr>
          <w:delText xml:space="preserve">שבצאוורו</w:delText>
        </w:r>
      </w:del>
      <w:r w:rsidRPr="006F178A">
        <w:rPr>
          <w:rtl/>
        </w:rPr>
        <w:t xml:space="preserve"> שלא יסובב ראשו לחכוך בצד המכה ויבוא לטלטל.</w:t>
      </w:r>
    </w:p>
    <w:p w:rsidR="00E9703F" w:rsidRPr="006F178A" w:rsidRDefault="00E9703F" w:rsidP="00E9703F">
      <w:pPr>
        <w:rPr>
          <w:rtl/>
        </w:rPr>
      </w:pPr>
      <w:r w:rsidRPr="006F178A">
        <w:rPr>
          <w:rStyle w:val="afffe"/>
          <w:rFonts w:ascii="Fb Fontext" w:hAnsi="Fb Fontext"/>
          <w:rtl/>
        </w:rPr>
        <w:t>רצועה</w:t>
      </w:r>
      <w:r w:rsidRPr="006F178A">
        <w:rPr>
          <w:rtl/>
        </w:rPr>
        <w:t xml:space="preserve"> [לגיזרא] שלא תנקש זו בזו.</w:t>
      </w:r>
    </w:p>
    <w:p w:rsidR="00E9703F" w:rsidRPr="006F178A" w:rsidRDefault="00E9703F" w:rsidP="00E9703F">
      <w:pPr>
        <w:rPr>
          <w:rtl/>
        </w:rPr>
      </w:pPr>
      <w:r w:rsidRPr="006F178A">
        <w:rPr>
          <w:rStyle w:val="afffe"/>
          <w:rFonts w:ascii="Fb Fontext" w:hAnsi="Fb Fontext"/>
          <w:rtl/>
        </w:rPr>
        <w:t>תרנגולין בחוטין</w:t>
      </w:r>
      <w:r w:rsidRPr="006F178A">
        <w:rPr>
          <w:rtl/>
        </w:rPr>
        <w:t xml:space="preserve"> לסימן </w:t>
      </w:r>
      <w:r w:rsidRPr="006F178A">
        <w:rPr>
          <w:rStyle w:val="afffe"/>
          <w:rFonts w:ascii="Fb Fontext" w:hAnsi="Fb Fontext"/>
          <w:rtl/>
        </w:rPr>
        <w:t xml:space="preserve">רצועה </w:t>
      </w:r>
      <w:r w:rsidRPr="006F178A">
        <w:rPr>
          <w:rtl/>
        </w:rPr>
        <w:t>שלא יתיזו כלים קושרין שניהם זל"ז.</w:t>
      </w:r>
    </w:p>
    <w:p w:rsidR="00E9703F" w:rsidRDefault="00E9703F" w:rsidP="00E9703F">
      <w:pPr>
        <w:rPr>
          <w:rtl/>
        </w:rPr>
      </w:pPr>
      <w:r w:rsidRPr="006F178A">
        <w:rPr>
          <w:rStyle w:val="afffe"/>
          <w:rFonts w:ascii="Fb Fontext" w:hAnsi="Fb Fontext"/>
          <w:rtl/>
        </w:rPr>
        <w:t>בעגלה</w:t>
      </w:r>
      <w:r w:rsidRPr="006F178A">
        <w:rPr>
          <w:rtl/>
        </w:rPr>
        <w:t xml:space="preserve"> כי </w:t>
      </w:r>
      <w:ins w:id="95967" w:author="מנוע מכני" w:date="2026-10-11T12:04:39Z">
        <w:r>
          <w:rPr>
            <w:rtl/>
          </w:rPr>
          <w:t xml:space="preserve">איך</w:t>
        </w:r>
      </w:ins>
      <w:del w:id="95968" w:author="מנוע מכני" w:date="2026-10-11T12:04:39Z">
        <w:r w:rsidRPr="006F178A">
          <w:rPr>
            <w:rtl/>
          </w:rPr>
          <w:delText xml:space="preserve">היכי</w:delText>
        </w:r>
      </w:del>
      <w:r w:rsidRPr="006F178A">
        <w:rPr>
          <w:rtl/>
        </w:rPr>
        <w:t xml:space="preserve"> דלא ליחמטן [בסלעים </w:t>
      </w:r>
      <w:r>
        <w:rPr>
          <w:rtl/>
        </w:rPr>
        <w:t>וכו'</w:t>
      </w:r>
      <w:r w:rsidRPr="006F178A">
        <w:rPr>
          <w:rtl/>
        </w:rPr>
        <w:t>]</w:t>
      </w:r>
    </w:p>
    <w:p>
      <w:pPr>
        <w:pStyle w:val="38"/>
        <w:rPr>
          <w:ins w:id="97551" w:author="מנוע מכני" w:date="2026-10-11T12:04:39Z"/>
        </w:rPr>
      </w:pPr>
      <w:r w:rsidRPr="006F178A">
        <w:t xml:space="preserve">ולא רחלים חנונות </w:t>
      </w:r>
      <w:r w:rsidRPr="006F178A">
        <w:t xml:space="preserve">רבנן:</w:t>
      </w:r>
    </w:p>
    <w:p w:rsidR="00E9703F" w:rsidRPr="006F178A" w:rsidRDefault="00E9703F" w:rsidP="00E9703F">
      <w:pPr>
        <w:rPr>
          <w:rtl/>
        </w:rPr>
      </w:pPr>
      <w:del w:id="97552" w:author="מנוע מכני" w:date="2026-10-11T12:04:39Z">
        <w:r w:rsidRPr="006F178A">
          <w:rPr>
            <w:rtl/>
          </w:rPr>
          <w:delText xml:space="preserve"> </w:delText>
        </w:r>
      </w:del>
      <w:r w:rsidRPr="006F178A">
        <w:rPr>
          <w:rtl/>
        </w:rPr>
        <w:t xml:space="preserve">היינו או שני עזקין של שמן על פדחת ועל הרחם לשון רחמים.</w:t>
      </w:r>
    </w:p>
    <w:p>
      <w:pPr>
        <w:pStyle w:val="38"/>
        <w:rPr>
          <w:ins w:id="97553" w:author="מנוע מכני" w:date="2026-10-11T12:04:39Z"/>
        </w:rPr>
      </w:pPr>
      <w:ins w:id="90335" w:author="מנוע מכני" w:date="2026-10-11T12:04:39Z">
        <w:r>
          <w:t xml:space="preserve">ר"ה</w:t>
        </w:r>
      </w:ins>
      <w:del w:id="90336" w:author="מנוע מכני" w:date="2026-10-11T12:04:39Z">
        <w:r w:rsidRPr="006F178A">
          <w:delText xml:space="preserve">רב הונא</w:delText>
        </w:r>
      </w:del>
      <w:r w:rsidRPr="006F178A">
        <w:t xml:space="preserve">:</w:t>
      </w:r>
    </w:p>
    <w:p w:rsidR="00E9703F" w:rsidRPr="006F178A" w:rsidRDefault="00E9703F" w:rsidP="00E9703F">
      <w:pPr>
        <w:rPr>
          <w:rtl/>
        </w:rPr>
      </w:pPr>
      <w:del w:id="97554" w:author="מנוע מכני" w:date="2026-10-11T12:04:39Z">
        <w:r w:rsidRPr="006F178A">
          <w:rPr>
            <w:rtl/>
          </w:rPr>
          <w:delText xml:space="preserve"> </w:delText>
        </w:r>
      </w:del>
      <w:r w:rsidRPr="006F178A">
        <w:rPr>
          <w:rtl/>
        </w:rPr>
        <w:t xml:space="preserve">קיסם [או מעץ חנון או מריתמא] בחוטמה כדי שתתעטש ויפלו דרני ראשה.</w:t>
      </w:r>
    </w:p>
    <w:p w:rsidR="00E9703F" w:rsidRPr="006F178A" w:rsidRDefault="00E9703F" w:rsidP="00E9703F">
      <w:pPr>
        <w:rPr>
          <w:rtl/>
        </w:rPr>
      </w:pPr>
      <w:ins w:id="96703" w:author="קלוד" w:date="2026-10-11T13:11:34Z">
        <w:r>
          <w:rPr>
            <w:rStyle w:val="afffe"/>
            <w:rFonts w:ascii="Fb Fontext" w:hAnsi="Fb Fontext"/>
            <w:rtl/>
          </w:rPr>
          <w:t xml:space="preserve">גימון -</w:t>
        </w:r>
      </w:ins>
      <w:del w:id="96704" w:author="קלוד" w:date="2026-10-11T13:11:34Z">
        <w:r w:rsidRPr="006F178A">
          <w:rPr>
            <w:rStyle w:val="afffe"/>
            <w:rFonts w:ascii="Fb Fontext" w:hAnsi="Fb Fontext"/>
            <w:rtl/>
          </w:rPr>
          <w:delText xml:space="preserve">גימון</w:delText>
        </w:r>
      </w:del>
      <w:r w:rsidRPr="006F178A">
        <w:rPr>
          <w:rtl/>
        </w:rPr>
        <w:t xml:space="preserve"> לכוף ראשו</w:t>
      </w:r>
      <w:ins w:id="96701" w:author="קלוד" w:date="2026-10-11T13:11:34Z">
        <w:r>
          <w:rPr>
            <w:rtl/>
          </w:rPr>
          <w:t xml:space="preserve"> </w:t>
        </w:r>
      </w:ins>
      <w:del w:id="96702" w:author="קלוד" w:date="2026-10-11T13:11:34Z">
        <w:r w:rsidRPr="006F178A">
          <w:rPr>
            <w:rtl/>
          </w:rPr>
          <w:delText xml:space="preserve"> כשיגדל והיינו לכוף </w:delText>
        </w:r>
      </w:del>
      <w:r w:rsidRPr="006F178A">
        <w:rPr>
          <w:rtl/>
        </w:rPr>
        <w:t xml:space="preserve">כאגמון </w:t>
      </w:r>
      <w:ins w:id="96699" w:author="קלוד" w:date="2026-10-11T13:11:34Z">
        <w:r>
          <w:rPr>
            <w:rtl/>
          </w:rPr>
          <w:t xml:space="preserve">כשיגדל.</w:t>
        </w:r>
      </w:ins>
      <w:del w:id="96700" w:author="קלוד" w:date="2026-10-11T13:11:34Z">
        <w:r w:rsidRPr="006F178A">
          <w:rPr>
            <w:rtl/>
          </w:rPr>
          <w:delText xml:space="preserve">ראשו.</w:delText>
        </w:r>
      </w:del>
    </w:p>
    <w:p w:rsidR="00E9703F" w:rsidRDefault="00E9703F" w:rsidP="00E9703F">
      <w:pPr>
        <w:rPr>
          <w:rtl/>
        </w:rPr>
      </w:pPr>
      <w:r w:rsidRPr="006F178A">
        <w:rPr>
          <w:rStyle w:val="afffe"/>
          <w:rFonts w:ascii="Fb Fontext" w:hAnsi="Fb Fontext"/>
          <w:rtl/>
        </w:rPr>
        <w:t>עור</w:t>
      </w:r>
      <w:r w:rsidRPr="006F178A">
        <w:rPr>
          <w:rtl/>
        </w:rPr>
        <w:t xml:space="preserve"> הקופר </w:t>
      </w:r>
      <w:ins w:id="96711" w:author="קלוד" w:date="2026-10-11T13:11:34Z">
        <w:r>
          <w:rPr>
            <w:rtl/>
          </w:rPr>
          <w:t xml:space="preserve">-</w:t>
        </w:r>
      </w:ins>
      <w:del w:id="96712" w:author="קלוד" w:date="2026-10-11T13:11:34Z">
        <w:r w:rsidRPr="006F178A">
          <w:rPr>
            <w:rtl/>
          </w:rPr>
          <w:delText xml:space="preserve">דלא</w:delText>
        </w:r>
      </w:del>
      <w:r w:rsidRPr="006F178A">
        <w:rPr>
          <w:rtl/>
        </w:rPr>
        <w:t xml:space="preserve"> </w:t>
      </w:r>
      <w:ins w:id="96709" w:author="קלוד" w:date="2026-10-11T13:11:34Z">
        <w:r>
          <w:rPr>
            <w:rtl/>
          </w:rPr>
          <w:t xml:space="preserve">שלא</w:t>
        </w:r>
      </w:ins>
      <w:del w:id="96710" w:author="קלוד" w:date="2026-10-11T13:11:34Z">
        <w:r w:rsidRPr="006F178A">
          <w:rPr>
            <w:rtl/>
          </w:rPr>
          <w:delText xml:space="preserve">לימצוה</w:delText>
        </w:r>
      </w:del>
      <w:r w:rsidRPr="006F178A">
        <w:rPr>
          <w:rtl/>
        </w:rPr>
        <w:t xml:space="preserve"> </w:t>
      </w:r>
      <w:ins w:id="96707" w:author="קלוד" w:date="2026-10-11T13:11:34Z">
        <w:r>
          <w:rPr>
            <w:rtl/>
          </w:rPr>
          <w:t xml:space="preserve">ימצצוה</w:t>
        </w:r>
      </w:ins>
      <w:del w:id="96708" w:author="קלוד" w:date="2026-10-11T13:11:34Z">
        <w:r w:rsidRPr="006F178A">
          <w:rPr>
            <w:rtl/>
          </w:rPr>
          <w:delText xml:space="preserve">יאלי</w:delText>
        </w:r>
      </w:del>
      <w:r w:rsidRPr="006F178A">
        <w:rPr>
          <w:rtl/>
        </w:rPr>
        <w:t xml:space="preserve"> </w:t>
      </w:r>
      <w:ins w:id="96705" w:author="קלוד" w:date="2026-10-11T13:11:34Z">
        <w:r>
          <w:rPr>
            <w:rtl/>
          </w:rPr>
          <w:t xml:space="preserve">עלוקות.</w:t>
        </w:r>
      </w:ins>
      <w:del w:id="96706" w:author="קלוד" w:date="2026-10-11T13:11:34Z">
        <w:r w:rsidRPr="006F178A">
          <w:rPr>
            <w:rtl/>
          </w:rPr>
          <w:delText xml:space="preserve">[עלוקה]</w:delText>
        </w:r>
      </w:del>
    </w:p>
    <w:p>
      <w:pPr>
        <w:pStyle w:val="38"/>
        <w:rPr>
          <w:ins w:id="97555" w:author="מנוע מכני" w:date="2026-10-11T12:04:39Z"/>
        </w:rPr>
      </w:pPr>
      <w:r w:rsidRPr="006F178A">
        <w:t>רצועה</w:t>
      </w:r>
      <w:r w:rsidRPr="006F178A">
        <w:t xml:space="preserve"> שבין קרנה </w:t>
      </w:r>
      <w:r w:rsidRPr="006F178A">
        <w:t>לרב</w:t>
      </w:r>
      <w:r w:rsidRPr="006F178A">
        <w:t>:</w:t>
      </w:r>
    </w:p>
    <w:p w:rsidR="00E9703F" w:rsidRPr="006F178A" w:rsidRDefault="00E9703F" w:rsidP="00E9703F">
      <w:pPr>
        <w:rPr>
          <w:rtl/>
        </w:rPr>
      </w:pPr>
      <w:del w:id="97556" w:author="מנוע מכני" w:date="2026-10-11T12:04:39Z">
        <w:r w:rsidRPr="006F178A">
          <w:rPr>
            <w:rtl/>
          </w:rPr>
          <w:delText xml:space="preserve"> </w:delText>
        </w:r>
      </w:del>
      <w:ins w:id="96717" w:author="קלוד" w:date="2026-10-11T13:11:34Z">
        <w:r>
          <w:rPr>
            <w:rtl/>
          </w:rPr>
          <w:t xml:space="preserve">בין לנוי</w:t>
        </w:r>
      </w:ins>
      <w:del w:id="96718" w:author="קלוד" w:date="2026-10-11T13:11:34Z">
        <w:r w:rsidRPr="006F178A">
          <w:rPr>
            <w:rtl/>
          </w:rPr>
          <w:delText xml:space="preserve">לנוי</w:delText>
        </w:r>
      </w:del>
      <w:r w:rsidRPr="006F178A">
        <w:rPr>
          <w:rtl/>
        </w:rPr>
        <w:t xml:space="preserve"> </w:t>
      </w:r>
      <w:ins w:id="96715" w:author="קלוד" w:date="2026-10-11T13:11:34Z">
        <w:r>
          <w:rPr>
            <w:rtl/>
          </w:rPr>
          <w:t xml:space="preserve">בין</w:t>
        </w:r>
      </w:ins>
      <w:del w:id="96716" w:author="קלוד" w:date="2026-10-11T13:11:34Z">
        <w:r w:rsidRPr="006F178A">
          <w:rPr>
            <w:rtl/>
          </w:rPr>
          <w:delText xml:space="preserve">או</w:delText>
        </w:r>
      </w:del>
      <w:r w:rsidRPr="006F178A">
        <w:rPr>
          <w:rtl/>
        </w:rPr>
        <w:t xml:space="preserve"> </w:t>
      </w:r>
      <w:ins w:id="96713" w:author="קלוד" w:date="2026-10-11T13:11:34Z">
        <w:r>
          <w:rPr>
            <w:rtl/>
          </w:rPr>
          <w:t xml:space="preserve">לשמר </w:t>
        </w:r>
        <w:r>
          <w:rPr>
            <w:rStyle w:val="afffffe"/>
            <w:rtl/>
          </w:rPr>
          <w:t xml:space="preserve">אסור</w:t>
        </w:r>
        <w:r>
          <w:rPr>
            <w:rtl/>
          </w:rPr>
          <w:t xml:space="preserve">,</w:t>
        </w:r>
      </w:ins>
      <w:del w:id="96714" w:author="קלוד" w:date="2026-10-11T13:11:34Z">
        <w:r w:rsidRPr="006F178A">
          <w:rPr>
            <w:rtl/>
          </w:rPr>
          <w:delText xml:space="preserve">לשמר</w:delText>
        </w:r>
        <w:r w:rsidRPr="006F178A">
          <w:rPr>
            <w:rFonts w:hint="cs"/>
            <w:rtl/>
          </w:rPr>
          <w:delText xml:space="preserve">,</w:delText>
        </w:r>
      </w:del>
      <w:r w:rsidRPr="006F178A">
        <w:rPr>
          <w:rtl/>
        </w:rPr>
        <w:t xml:space="preserve"> </w:t>
      </w:r>
      <w:r w:rsidRPr="006F178A">
        <w:rPr>
          <w:rStyle w:val="2fb"/>
          <w:b/>
          <w:bCs/>
          <w:rtl/>
        </w:rPr>
        <w:t>לשמואל</w:t>
      </w:r>
      <w:r w:rsidRPr="006F178A">
        <w:rPr>
          <w:rFonts w:hint="cs"/>
          <w:rtl/>
        </w:rPr>
        <w:t>:</w:t>
      </w:r>
      <w:r w:rsidRPr="006F178A">
        <w:rPr>
          <w:rtl/>
        </w:rPr>
        <w:t xml:space="preserve"> לנוי אסור לשמר מותר.</w:t>
      </w:r>
    </w:p>
    <w:p>
      <w:pPr>
        <w:pStyle w:val="afffff8"/>
        <w:rPr>
          <w:ins w:id="90923" w:author="קלוד" w:date="2026-10-11T12:33:55Z"/>
        </w:rPr>
      </w:pPr>
      <w:ins w:id="90924" w:author="קלוד" w:date="2026-10-11T12:33:55Z">
        <w:r>
          <w:rPr>
            <w:color w:val="7B3F00"/>
          </w:rPr>
          <w:t xml:space="preserve">פרתו של ראב"ע - נתפס על שלא מיחה</w:t>
        </w:r>
      </w:ins>
    </w:p>
    <w:p w:rsidR="00E9703F" w:rsidRPr="006F178A" w:rsidRDefault="00E9703F" w:rsidP="00E9703F">
      <w:pPr>
        <w:rPr>
          <w:rtl/>
        </w:rPr>
      </w:pPr>
      <w:r w:rsidRPr="006F178A">
        <w:rPr>
          <w:rStyle w:val="afffe"/>
          <w:rFonts w:ascii="Fb Fontext" w:hAnsi="Fb Fontext"/>
          <w:rtl/>
        </w:rPr>
        <w:t xml:space="preserve">פרתו של </w:t>
      </w:r>
      <w:r w:rsidRPr="006F178A">
        <w:rPr>
          <w:rStyle w:val="2fb"/>
          <w:rFonts w:ascii="Fb Fontext" w:hAnsi="Fb Fontext"/>
          <w:rtl/>
        </w:rPr>
        <w:t xml:space="preserve">ראב"ע</w:t>
      </w:r>
      <w:r w:rsidRPr="006F178A">
        <w:rPr>
          <w:rtl/>
        </w:rPr>
        <w:t xml:space="preserve"> של שכנתו </w:t>
      </w:r>
      <w:ins w:id="96721" w:author="קלוד" w:date="2026-10-11T13:11:34Z">
        <w:r>
          <w:rPr>
            <w:rtl/>
          </w:rPr>
          <w:t xml:space="preserve">היתה,</w:t>
        </w:r>
      </w:ins>
      <w:del w:id="96722" w:author="קלוד" w:date="2026-10-11T13:11:34Z">
        <w:r w:rsidRPr="006F178A">
          <w:rPr>
            <w:rtl/>
          </w:rPr>
          <w:delText xml:space="preserve">היתה</w:delText>
        </w:r>
      </w:del>
      <w:r w:rsidRPr="006F178A">
        <w:rPr>
          <w:rtl/>
        </w:rPr>
        <w:t xml:space="preserve"> ומתוך שלא מיחה בה </w:t>
      </w:r>
      <w:ins w:id="96719" w:author="קלוד" w:date="2026-10-11T13:11:34Z">
        <w:r>
          <w:rPr>
            <w:rtl/>
          </w:rPr>
          <w:t xml:space="preserve">נקראה</w:t>
        </w:r>
      </w:ins>
      <w:del w:id="96720" w:author="קלוד" w:date="2026-10-11T13:11:34Z">
        <w:r w:rsidRPr="006F178A">
          <w:rPr>
            <w:rtl/>
          </w:rPr>
          <w:delText xml:space="preserve">נקראתה</w:delText>
        </w:r>
      </w:del>
      <w:r w:rsidRPr="006F178A">
        <w:rPr>
          <w:rtl/>
        </w:rPr>
        <w:t xml:space="preserve"> ע"ש.</w:t>
      </w:r>
    </w:p>
    <w:p w:rsidR="00E9703F" w:rsidRPr="006F178A" w:rsidRDefault="00E9703F" w:rsidP="00E9703F">
      <w:pPr>
        <w:rPr>
          <w:rtl/>
        </w:rPr>
      </w:pPr>
      <w:r w:rsidRPr="006F178A">
        <w:rPr>
          <w:rtl/>
        </w:rPr>
        <w:t>וכן הוא נתפס [בלא מיחה] על אנשי ביתו, עירו, כל העולם.</w:t>
      </w:r>
    </w:p>
    <w:p w:rsidR="00E9703F" w:rsidRPr="00287F84" w:rsidRDefault="00E9703F" w:rsidP="00E9703F">
      <w:pPr>
        <w:rPr>
          <w:rStyle w:val="afffff0"/>
          <w:rtl/>
        </w:rPr>
      </w:pPr>
      <w:ins w:id="92747" w:author="מנוע מכני" w:date="2026-10-11T12:04:39Z">
        <w:r>
          <w:rPr>
            <w:rtl/>
          </w:rPr>
          <w:t xml:space="preserve">אלו</w:t>
        </w:r>
      </w:ins>
      <w:del w:id="92748" w:author="מנוע מכני" w:date="2026-10-11T12:04:39Z">
        <w:r w:rsidRPr="006F178A">
          <w:rPr>
            <w:rtl/>
          </w:rPr>
          <w:delText xml:space="preserve">הני</w:delText>
        </w:r>
      </w:del>
      <w:r w:rsidRPr="006F178A">
        <w:rPr>
          <w:rtl/>
        </w:rPr>
        <w:t xml:space="preserve"> דבי ריש </w:t>
      </w:r>
      <w:ins w:id="95969" w:author="מנוע מכני" w:date="2026-10-11T12:04:39Z">
        <w:r>
          <w:rPr>
            <w:rtl/>
          </w:rPr>
          <w:t xml:space="preserve">גלות</w:t>
        </w:r>
      </w:ins>
      <w:del w:id="95970" w:author="מנוע מכני" w:date="2026-10-11T12:04:39Z">
        <w:r w:rsidRPr="006F178A">
          <w:rPr>
            <w:rtl/>
          </w:rPr>
          <w:delText xml:space="preserve">גלותא</w:delText>
        </w:r>
      </w:del>
      <w:r w:rsidRPr="006F178A">
        <w:rPr>
          <w:rtl/>
        </w:rPr>
        <w:t xml:space="preserve"> נתפסו על כל העולם, וגם הזקנים</w:t>
      </w:r>
      <w:ins w:id="96727" w:author="קלוד" w:date="2026-10-11T13:11:34Z">
        <w:r>
          <w:rPr>
            <w:rtl/>
          </w:rPr>
          <w:t xml:space="preserve"> </w:t>
        </w:r>
        <w:r>
          <w:rPr>
            <w:rStyle w:val="afffffe"/>
            <w:rtl/>
          </w:rPr>
          <w:t xml:space="preserve">נתפסים</w:t>
        </w:r>
        <w:r>
          <w:rPr>
            <w:rtl/>
          </w:rPr>
          <w:t xml:space="preserve"> על </w:t>
        </w:r>
      </w:ins>
      <w:del w:id="96728" w:author="קלוד" w:date="2026-10-11T13:11:34Z">
        <w:r w:rsidRPr="006F178A">
          <w:rPr>
            <w:rtl/>
          </w:rPr>
          <w:delText xml:space="preserve"> </w:delText>
        </w:r>
      </w:del>
      <w:r w:rsidRPr="006F178A">
        <w:rPr>
          <w:rtl/>
        </w:rPr>
        <w:t xml:space="preserve">שלא מיחו </w:t>
      </w:r>
      <w:ins w:id="96725" w:author="קלוד" w:date="2026-10-11T13:11:34Z">
        <w:r>
          <w:rPr>
            <w:rtl/>
          </w:rPr>
          <w:t xml:space="preserve">בשרים,</w:t>
        </w:r>
      </w:ins>
      <w:del w:id="96726" w:author="קלוד" w:date="2026-10-11T13:11:34Z">
        <w:r w:rsidRPr="006F178A">
          <w:rPr>
            <w:rtl/>
          </w:rPr>
          <w:delText xml:space="preserve">בשרים</w:delText>
        </w:r>
      </w:del>
      <w:r w:rsidRPr="006F178A">
        <w:rPr>
          <w:rtl/>
        </w:rPr>
        <w:t xml:space="preserve"> </w:t>
      </w:r>
      <w:ins w:id="96723" w:author="קלוד" w:date="2026-10-11T13:11:34Z">
        <w:r>
          <w:rPr>
            <w:rtl/>
          </w:rPr>
          <w:t xml:space="preserve">כד' ה'</w:t>
        </w:r>
      </w:ins>
      <w:del w:id="96724" w:author="קלוד" w:date="2026-10-11T13:11:34Z">
        <w:r w:rsidRPr="006F178A">
          <w:rPr>
            <w:rtl/>
          </w:rPr>
          <w:delText xml:space="preserve">וכ</w:delText>
        </w:r>
        <w:r w:rsidRPr="00306272">
          <w:rPr>
            <w:rStyle w:val="afffff0"/>
            <w:rtl/>
          </w:rPr>
          <w:delText xml:space="preserve">ד'ה'</w:delText>
        </w:r>
      </w:del>
      <w:r w:rsidRPr="00306272">
        <w:rPr>
          <w:rStyle w:val="afffff0"/>
          <w:rFonts w:hint="cs"/>
          <w:rtl/>
        </w:rPr>
        <w:t xml:space="preserve"> </w:t>
      </w:r>
      <w:r w:rsidRPr="00287F84">
        <w:rPr>
          <w:rStyle w:val="afffff0"/>
          <w:rtl/>
        </w:rPr>
        <w:t xml:space="preserve">במשפט יבא עם זקני עמו וגו</w:t>
      </w:r>
      <w:r w:rsidRPr="00287F84">
        <w:rPr>
          <w:rStyle w:val="afffff0"/>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נה.</w:t>
      </w:r>
    </w:p>
    <w:p>
      <w:pPr>
        <w:pStyle w:val="afffff8"/>
        <w:rPr>
          <w:ins w:id="90921" w:author="קלוד" w:date="2026-10-11T12:33:55Z"/>
        </w:rPr>
      </w:pPr>
      <w:ins w:id="90922" w:author="קלוד" w:date="2026-10-11T12:33:55Z">
        <w:r>
          <w:rPr>
            <w:color w:val="7B3F00"/>
          </w:rPr>
          <w:t xml:space="preserve">חובת תוכחה - אף במי שלא יקבל, והתיו על הצדיקים</w:t>
        </w:r>
      </w:ins>
    </w:p>
    <w:p w:rsidR="00E9703F" w:rsidRPr="004640F6" w:rsidRDefault="00E9703F" w:rsidP="00E9703F">
      <w:pPr>
        <w:rPr>
          <w:spacing w:val="-6"/>
          <w:rtl/>
        </w:rPr>
      </w:pPr>
      <w:r w:rsidRPr="004640F6">
        <w:rPr>
          <w:rFonts w:ascii="Fb Fontext" w:hAnsi="Fb Fontext"/>
          <w:spacing w:val="-6"/>
          <w:rtl/>
        </w:rPr>
        <w:t xml:space="preserve">• </w:t>
      </w:r>
      <w:r w:rsidRPr="004640F6">
        <w:rPr>
          <w:rStyle w:val="2fb"/>
          <w:rFonts w:ascii="Fb Fontext" w:hAnsi="Fb Fontext"/>
          <w:spacing w:val="-6"/>
          <w:rtl/>
        </w:rPr>
        <w:t xml:space="preserve">ר"י</w:t>
      </w:r>
      <w:r w:rsidRPr="004640F6">
        <w:rPr>
          <w:rFonts w:ascii="Fb Fontext" w:hAnsi="Fb Fontext"/>
          <w:spacing w:val="-6"/>
          <w:rtl/>
        </w:rPr>
        <w:t xml:space="preserve"> </w:t>
      </w:r>
      <w:r w:rsidRPr="004640F6">
        <w:rPr>
          <w:rFonts w:ascii="Fb Fontext" w:hAnsi="Fb Fontext"/>
          <w:spacing w:val="-6"/>
          <w:rtl/>
        </w:rPr>
        <w:t xml:space="preserve">לא</w:t>
      </w:r>
      <w:r w:rsidRPr="004640F6">
        <w:rPr>
          <w:rFonts w:ascii="Fb Fontext" w:hAnsi="Fb Fontext"/>
          <w:spacing w:val="-6"/>
          <w:rtl/>
        </w:rPr>
        <w:t xml:space="preserve"> נתייחס לצעקותיה של אותה </w:t>
      </w:r>
      <w:ins w:id="96743" w:author="קלוד" w:date="2026-10-11T13:11:34Z">
        <w:r>
          <w:rPr>
            <w:rFonts w:ascii="Fb Fontext" w:hAnsi="Fb Fontext"/>
            <w:spacing w:val="-6"/>
            <w:rtl/>
          </w:rPr>
          <w:t xml:space="preserve">אשה,</w:t>
        </w:r>
      </w:ins>
      <w:del w:id="96744" w:author="קלוד" w:date="2026-10-11T13:11:34Z">
        <w:r w:rsidRPr="004640F6">
          <w:rPr>
            <w:rFonts w:ascii="Fb Fontext" w:hAnsi="Fb Fontext"/>
            <w:spacing w:val="-6"/>
            <w:rtl/>
          </w:rPr>
          <w:delText xml:space="preserve">אשה</w:delText>
        </w:r>
      </w:del>
      <w:r w:rsidRPr="004640F6">
        <w:rPr>
          <w:rFonts w:ascii="Fb Fontext" w:hAnsi="Fb Fontext"/>
          <w:spacing w:val="-6"/>
          <w:rtl/>
        </w:rPr>
        <w:t xml:space="preserve"> </w:t>
      </w:r>
      <w:ins w:id="96741" w:author="קלוד" w:date="2026-10-11T13:11:34Z">
        <w:r>
          <w:rPr>
            <w:rFonts w:ascii="Fb Fontext" w:hAnsi="Fb Fontext"/>
            <w:spacing w:val="-6"/>
            <w:rtl/>
          </w:rPr>
          <w:t xml:space="preserve">ואמר:</w:t>
        </w:r>
      </w:ins>
      <w:del w:id="96742" w:author="קלוד" w:date="2026-10-11T13:11:34Z">
        <w:r w:rsidRPr="004640F6">
          <w:rPr>
            <w:rFonts w:ascii="Fb Fontext" w:hAnsi="Fb Fontext"/>
            <w:spacing w:val="-6"/>
            <w:rtl/>
          </w:rPr>
          <w:delText xml:space="preserve">ואמר</w:delText>
        </w:r>
      </w:del>
      <w:r w:rsidRPr="004640F6">
        <w:rPr>
          <w:rFonts w:ascii="Fb Fontext" w:hAnsi="Fb Fontext"/>
          <w:spacing w:val="-6"/>
          <w:rtl/>
        </w:rPr>
        <w:t xml:space="preserve"> </w:t>
      </w:r>
      <w:ins w:id="96739" w:author="קלוד" w:date="2026-10-11T13:11:34Z">
        <w:r>
          <w:rPr>
            <w:rFonts w:ascii="Fb Fontext" w:hAnsi="Fb Fontext"/>
            <w:spacing w:val="-6"/>
            <w:rtl/>
          </w:rPr>
          <w:t xml:space="preserve">שיננא,</w:t>
        </w:r>
      </w:ins>
      <w:del w:id="96740" w:author="קלוד" w:date="2026-10-11T13:11:34Z">
        <w:r w:rsidRPr="004640F6">
          <w:rPr>
            <w:rFonts w:ascii="Fb Fontext" w:hAnsi="Fb Fontext"/>
            <w:spacing w:val="-6"/>
            <w:rtl/>
          </w:rPr>
          <w:delText xml:space="preserve">דשיננא</w:delText>
        </w:r>
      </w:del>
      <w:r w:rsidRPr="004640F6">
        <w:rPr>
          <w:rFonts w:ascii="Fb Fontext" w:hAnsi="Fb Fontext"/>
          <w:spacing w:val="-6"/>
          <w:rtl/>
        </w:rPr>
        <w:t xml:space="preserve"> </w:t>
      </w:r>
      <w:ins w:id="96737" w:author="קלוד" w:date="2026-10-11T13:11:34Z">
        <w:r>
          <w:rPr>
            <w:rFonts w:ascii="Fb Fontext" w:hAnsi="Fb Fontext"/>
            <w:spacing w:val="-6"/>
            <w:rtl/>
          </w:rPr>
          <w:t xml:space="preserve">ראשך</w:t>
        </w:r>
      </w:ins>
      <w:del w:id="96738" w:author="קלוד" w:date="2026-10-11T13:11:34Z">
        <w:r w:rsidRPr="004640F6">
          <w:rPr>
            <w:rFonts w:ascii="Fb Fontext" w:hAnsi="Fb Fontext"/>
            <w:spacing w:val="-6"/>
            <w:rtl/>
          </w:rPr>
          <w:delText xml:space="preserve">רישך</w:delText>
        </w:r>
      </w:del>
      <w:r w:rsidRPr="004640F6">
        <w:rPr>
          <w:rFonts w:ascii="Fb Fontext" w:hAnsi="Fb Fontext"/>
          <w:spacing w:val="-6"/>
          <w:rtl/>
        </w:rPr>
        <w:t xml:space="preserve"> </w:t>
      </w:r>
      <w:ins w:id="96735" w:author="קלוד" w:date="2026-10-11T13:11:34Z">
        <w:r>
          <w:rPr>
            <w:rFonts w:ascii="Fb Fontext" w:hAnsi="Fb Fontext"/>
            <w:spacing w:val="-6"/>
            <w:rtl/>
          </w:rPr>
          <w:t xml:space="preserve">בצוננים</w:t>
        </w:r>
      </w:ins>
      <w:del w:id="96736" w:author="קלוד" w:date="2026-10-11T13:11:34Z">
        <w:r w:rsidRPr="004640F6">
          <w:rPr>
            <w:rFonts w:ascii="Fb Fontext" w:hAnsi="Fb Fontext"/>
            <w:spacing w:val="-6"/>
            <w:rtl/>
          </w:rPr>
          <w:delText xml:space="preserve">בקרירי</w:delText>
        </w:r>
      </w:del>
      <w:r w:rsidRPr="004640F6">
        <w:rPr>
          <w:rFonts w:ascii="Fb Fontext" w:hAnsi="Fb Fontext"/>
          <w:spacing w:val="-6"/>
          <w:rtl/>
        </w:rPr>
        <w:t xml:space="preserve"> </w:t>
      </w:r>
      <w:ins w:id="96733" w:author="קלוד" w:date="2026-10-11T13:11:34Z">
        <w:r>
          <w:rPr>
            <w:rFonts w:ascii="Fb Fontext" w:hAnsi="Fb Fontext"/>
            <w:spacing w:val="-6"/>
            <w:rtl/>
          </w:rPr>
          <w:t xml:space="preserve">וראש</w:t>
        </w:r>
      </w:ins>
      <w:del w:id="96734" w:author="קלוד" w:date="2026-10-11T13:11:34Z">
        <w:r w:rsidRPr="004640F6">
          <w:rPr>
            <w:rFonts w:ascii="Fb Fontext" w:hAnsi="Fb Fontext"/>
            <w:spacing w:val="-6"/>
            <w:rtl/>
          </w:rPr>
          <w:delText xml:space="preserve">ורישא</w:delText>
        </w:r>
      </w:del>
      <w:r w:rsidRPr="004640F6">
        <w:rPr>
          <w:rFonts w:ascii="Fb Fontext" w:hAnsi="Fb Fontext"/>
          <w:spacing w:val="-6"/>
          <w:rtl/>
        </w:rPr>
        <w:t xml:space="preserve"> </w:t>
      </w:r>
      <w:ins w:id="96731" w:author="קלוד" w:date="2026-10-11T13:11:34Z">
        <w:r>
          <w:rPr>
            <w:rFonts w:ascii="Fb Fontext" w:hAnsi="Fb Fontext"/>
            <w:spacing w:val="-6"/>
            <w:rtl/>
          </w:rPr>
          <w:t xml:space="preserve">ראשך</w:t>
        </w:r>
      </w:ins>
      <w:del w:id="96732" w:author="קלוד" w:date="2026-10-11T13:11:34Z">
        <w:r w:rsidRPr="004640F6">
          <w:rPr>
            <w:rFonts w:ascii="Fb Fontext" w:hAnsi="Fb Fontext"/>
            <w:spacing w:val="-6"/>
            <w:rtl/>
          </w:rPr>
          <w:delText xml:space="preserve">דרישך</w:delText>
        </w:r>
        <w:r w:rsidRPr="004640F6">
          <w:rPr>
            <w:rFonts w:ascii="Fb Fontext" w:hAnsi="Fb Fontext" w:hint="cs"/>
            <w:spacing w:val="-6"/>
            <w:rtl/>
          </w:rPr>
          <w:delText xml:space="preserve">[אב</w:delText>
        </w:r>
        <w:r w:rsidRPr="004640F6">
          <w:rPr>
            <w:rFonts w:ascii="Fb Fontext" w:hAnsi="Fb Fontext"/>
            <w:spacing w:val="-6"/>
            <w:rtl/>
          </w:rPr>
          <w:delText xml:space="preserve">"</w:delText>
        </w:r>
        <w:r w:rsidRPr="004640F6">
          <w:rPr>
            <w:rFonts w:ascii="Fb Fontext" w:hAnsi="Fb Fontext" w:hint="cs"/>
            <w:spacing w:val="-6"/>
            <w:rtl/>
          </w:rPr>
          <w:delText xml:space="preserve">ד]</w:delText>
        </w:r>
      </w:del>
      <w:r w:rsidRPr="004640F6">
        <w:rPr>
          <w:rFonts w:ascii="Fb Fontext" w:hAnsi="Fb Fontext"/>
          <w:spacing w:val="-6"/>
          <w:rtl/>
        </w:rPr>
        <w:t xml:space="preserve"> </w:t>
      </w:r>
      <w:ins w:id="96729" w:author="קלוד" w:date="2026-10-11T13:11:34Z">
        <w:r>
          <w:rPr>
            <w:rFonts w:ascii="Fb Fontext" w:hAnsi="Fb Fontext"/>
            <w:spacing w:val="-6"/>
            <w:rtl/>
          </w:rPr>
          <w:t xml:space="preserve">[אב"ד] ברותחים.</w:t>
        </w:r>
      </w:ins>
      <w:del w:id="96730" w:author="קלוד" w:date="2026-10-11T13:11:34Z">
        <w:r w:rsidRPr="004640F6">
          <w:rPr>
            <w:rFonts w:ascii="Fb Fontext" w:hAnsi="Fb Fontext"/>
            <w:spacing w:val="-6"/>
            <w:rtl/>
          </w:rPr>
          <w:delText xml:space="preserve">בחמימי.</w:delText>
        </w:r>
      </w:del>
    </w:p>
    <w:p w:rsidR="00E9703F" w:rsidRDefault="00E9703F" w:rsidP="00E9703F">
      <w:pPr>
        <w:rPr>
          <w:rtl/>
        </w:rPr>
      </w:pPr>
      <w:r w:rsidRPr="00306272">
        <w:rPr>
          <w:rStyle w:val="afffff0"/>
          <w:rtl/>
        </w:rPr>
        <w:t>ד</w:t>
      </w:r>
      <w:r w:rsidRPr="00306272">
        <w:rPr>
          <w:rStyle w:val="afffff0"/>
          <w:rFonts w:hint="cs"/>
          <w:rtl/>
        </w:rPr>
        <w:t>'</w:t>
      </w:r>
      <w:ins w:id="91011" w:author="Claude - סמנטי" w:date="2026-10-11T12:28:21Z">
        <w:r>
          <w:rPr>
            <w:rStyle w:val="afffff0"/>
            <w:rtl/>
          </w:rPr>
          <w:t xml:space="preserve">דִּינוּ לַבֹּקֶר מִשְׁפָּט</w:t>
        </w:r>
      </w:ins>
      <w:del w:id="91012" w:author="Claude - סמנטי" w:date="2026-10-11T12:28:21Z">
        <w:r w:rsidRPr="00306272">
          <w:rPr>
            <w:rStyle w:val="afffff0"/>
            <w:rtl/>
          </w:rPr>
          <w:delText xml:space="preserve">דינו לבקר משפט</w:delText>
        </w:r>
      </w:del>
      <w:r w:rsidRPr="00306272">
        <w:rPr>
          <w:rStyle w:val="afffff0"/>
          <w:rFonts w:hint="cs"/>
          <w:rtl/>
        </w:rPr>
        <w:t>'</w:t>
      </w:r>
      <w:r w:rsidRPr="00306272">
        <w:rPr>
          <w:rStyle w:val="afffff0"/>
          <w:rtl/>
        </w:rPr>
        <w:t xml:space="preserve"> </w:t>
      </w:r>
      <w:r w:rsidRPr="006F178A">
        <w:rPr>
          <w:rFonts w:hint="cs"/>
          <w:rtl/>
        </w:rPr>
        <w:t xml:space="preserve">- </w:t>
      </w:r>
      <w:r w:rsidRPr="006F178A">
        <w:rPr>
          <w:rtl/>
        </w:rPr>
        <w:t>היינו רק במקום שיעזור [ומר עוקבא היה האב בית דין ]</w:t>
      </w:r>
    </w:p>
    <w:p w:rsidR="00E9703F" w:rsidRPr="006F178A" w:rsidRDefault="00E9703F" w:rsidP="00E9703F">
      <w:pPr>
        <w:rPr>
          <w:rtl/>
        </w:rPr>
      </w:pPr>
      <w:r w:rsidRPr="006F178A">
        <w:rPr>
          <w:rtl/>
        </w:rPr>
        <w:t xml:space="preserve">• </w:t>
      </w:r>
      <w:r w:rsidRPr="006F178A">
        <w:rPr>
          <w:rStyle w:val="2fb"/>
          <w:rtl/>
        </w:rPr>
        <w:t xml:space="preserve">ר"ז</w:t>
      </w:r>
      <w:r w:rsidRPr="006F178A">
        <w:rPr>
          <w:rtl/>
        </w:rPr>
        <w:t xml:space="preserve"> ביקש </w:t>
      </w:r>
      <w:r w:rsidRPr="006F178A">
        <w:rPr>
          <w:rStyle w:val="2fb"/>
          <w:rtl/>
        </w:rPr>
        <w:t xml:space="preserve">מר"ס</w:t>
      </w:r>
      <w:r w:rsidRPr="006F178A">
        <w:rPr>
          <w:rtl/>
        </w:rPr>
        <w:t xml:space="preserve"> שיוכיח </w:t>
      </w:r>
      <w:ins w:id="96753" w:author="קלוד" w:date="2026-10-11T13:11:34Z">
        <w:r>
          <w:rPr>
            <w:rtl/>
          </w:rPr>
          <w:t xml:space="preserve">את בית</w:t>
        </w:r>
      </w:ins>
      <w:del w:id="96754" w:author="קלוד" w:date="2026-10-11T13:11:34Z">
        <w:r w:rsidRPr="006F178A">
          <w:rPr>
            <w:rtl/>
          </w:rPr>
          <w:delText xml:space="preserve">לבי</w:delText>
        </w:r>
      </w:del>
      <w:r w:rsidRPr="006F178A">
        <w:rPr>
          <w:rtl/>
        </w:rPr>
        <w:t xml:space="preserve"> ריש </w:t>
      </w:r>
      <w:ins w:id="95971" w:author="מנוע מכני" w:date="2026-10-11T12:04:39Z">
        <w:ins w:id="96751" w:author="קלוד" w:date="2026-10-11T13:11:34Z">
          <w:r>
            <w:rPr>
              <w:rtl/>
            </w:rPr>
            <w:t xml:space="preserve">גלות,</w:t>
          </w:r>
        </w:ins>
        <w:del w:id="96752" w:author="קלוד" w:date="2026-10-11T13:11:34Z">
          <w:r>
            <w:rPr>
              <w:rtl/>
            </w:rPr>
            <w:delText xml:space="preserve">גלות</w:delText>
          </w:r>
        </w:del>
      </w:ins>
      <w:del w:id="95972" w:author="מנוע מכני" w:date="2026-10-11T12:04:39Z">
        <w:r w:rsidRPr="006F178A">
          <w:rPr>
            <w:rtl/>
          </w:rPr>
          <w:delText xml:space="preserve">גלותא</w:delText>
        </w:r>
      </w:del>
      <w:r w:rsidRPr="006F178A">
        <w:rPr>
          <w:rtl/>
        </w:rPr>
        <w:t xml:space="preserve"> </w:t>
      </w:r>
      <w:r>
        <w:rPr>
          <w:rtl/>
        </w:rPr>
        <w:t>אפי'</w:t>
      </w:r>
      <w:r w:rsidRPr="006F178A">
        <w:rPr>
          <w:rtl/>
        </w:rPr>
        <w:t xml:space="preserve"> </w:t>
      </w:r>
      <w:ins w:id="96749" w:author="קלוד" w:date="2026-10-11T13:11:34Z">
        <w:r>
          <w:rPr>
            <w:rtl/>
          </w:rPr>
          <w:t xml:space="preserve">שלא</w:t>
        </w:r>
      </w:ins>
      <w:del w:id="96750" w:author="קלוד" w:date="2026-10-11T13:11:34Z">
        <w:r w:rsidRPr="006F178A">
          <w:rPr>
            <w:rtl/>
          </w:rPr>
          <w:delText xml:space="preserve">דלא</w:delText>
        </w:r>
      </w:del>
      <w:r w:rsidRPr="006F178A">
        <w:rPr>
          <w:rtl/>
        </w:rPr>
        <w:t xml:space="preserve"> </w:t>
      </w:r>
      <w:ins w:id="96747" w:author="קלוד" w:date="2026-10-11T13:11:34Z">
        <w:r>
          <w:rPr>
            <w:rtl/>
          </w:rPr>
          <w:t xml:space="preserve">יקבלו</w:t>
        </w:r>
      </w:ins>
      <w:del w:id="96748" w:author="קלוד" w:date="2026-10-11T13:11:34Z">
        <w:r w:rsidRPr="006F178A">
          <w:rPr>
            <w:rtl/>
          </w:rPr>
          <w:delText xml:space="preserve">ליקבלו</w:delText>
        </w:r>
      </w:del>
      <w:r w:rsidRPr="006F178A">
        <w:rPr>
          <w:rtl/>
        </w:rPr>
        <w:t xml:space="preserve"> </w:t>
      </w:r>
      <w:ins w:id="96745" w:author="קלוד" w:date="2026-10-11T13:11:34Z">
        <w:r>
          <w:rPr>
            <w:rtl/>
          </w:rPr>
          <w:t xml:space="preserve">ממנו.</w:t>
        </w:r>
      </w:ins>
      <w:del w:id="96746" w:author="קלוד" w:date="2026-10-11T13:11:34Z">
        <w:r w:rsidRPr="006F178A">
          <w:rPr>
            <w:rtl/>
          </w:rPr>
          <w:delText xml:space="preserve">מינה.</w:delText>
        </w:r>
      </w:del>
    </w:p>
    <w:p w:rsidR="00E9703F" w:rsidRPr="006F178A" w:rsidRDefault="00E9703F" w:rsidP="00E9703F">
      <w:pPr>
        <w:rPr>
          <w:rtl/>
        </w:rPr>
      </w:pPr>
      <w:ins w:id="96771" w:author="קלוד" w:date="2026-10-11T13:11:34Z">
        <w:r>
          <w:rPr>
            <w:rtl/>
          </w:rPr>
          <w:t xml:space="preserve">כמו</w:t>
        </w:r>
      </w:ins>
      <w:del w:id="96772" w:author="קלוד" w:date="2026-10-11T13:11:34Z">
        <w:r w:rsidRPr="006F178A">
          <w:rPr>
            <w:rtl/>
          </w:rPr>
          <w:delText xml:space="preserve">וכמו</w:delText>
        </w:r>
      </w:del>
      <w:r w:rsidRPr="006F178A">
        <w:rPr>
          <w:rtl/>
        </w:rPr>
        <w:t xml:space="preserve"> </w:t>
      </w:r>
      <w:ins w:id="96769" w:author="קלוד" w:date="2026-10-11T13:11:34Z">
        <w:r>
          <w:rPr>
            <w:rtl/>
          </w:rPr>
          <w:t xml:space="preserve">שמצינו</w:t>
        </w:r>
      </w:ins>
      <w:del w:id="96770" w:author="קלוד" w:date="2026-10-11T13:11:34Z">
        <w:r w:rsidRPr="006F178A">
          <w:rPr>
            <w:rtl/>
          </w:rPr>
          <w:delText xml:space="preserve">ד</w:delText>
        </w:r>
        <w:r>
          <w:rPr>
            <w:rtl/>
          </w:rPr>
          <w:delText xml:space="preserve">חזי'</w:delText>
        </w:r>
      </w:del>
      <w:r w:rsidRPr="006F178A">
        <w:rPr>
          <w:rtl/>
        </w:rPr>
        <w:t xml:space="preserve"> שהקב"ה </w:t>
      </w:r>
      <w:r w:rsidRPr="006F178A">
        <w:rPr>
          <w:rtl/>
        </w:rPr>
        <w:t xml:space="preserve">אמר</w:t>
      </w:r>
      <w:r w:rsidRPr="006F178A">
        <w:rPr>
          <w:rtl/>
        </w:rPr>
        <w:t xml:space="preserve"> </w:t>
      </w:r>
      <w:ins w:id="96767" w:author="קלוד" w:date="2026-10-11T13:11:34Z">
        <w:r>
          <w:rPr>
            <w:rtl/>
          </w:rPr>
          <w:t xml:space="preserve">לרשום</w:t>
        </w:r>
      </w:ins>
      <w:del w:id="96768" w:author="קלוד" w:date="2026-10-11T13:11:34Z">
        <w:r w:rsidRPr="006F178A">
          <w:rPr>
            <w:rtl/>
          </w:rPr>
          <w:delText xml:space="preserve">לעשות</w:delText>
        </w:r>
      </w:del>
      <w:r w:rsidRPr="006F178A">
        <w:rPr>
          <w:rtl/>
        </w:rPr>
        <w:t xml:space="preserve"> תיו על </w:t>
      </w:r>
      <w:ins w:id="96765" w:author="קלוד" w:date="2026-10-11T13:11:34Z">
        <w:r>
          <w:rPr>
            <w:rtl/>
          </w:rPr>
          <w:t xml:space="preserve">הצדיקים,</w:t>
        </w:r>
      </w:ins>
      <w:del w:id="96766" w:author="קלוד" w:date="2026-10-11T13:11:34Z">
        <w:r w:rsidRPr="006F178A">
          <w:rPr>
            <w:rtl/>
          </w:rPr>
          <w:delText xml:space="preserve">הצדיקים</w:delText>
        </w:r>
      </w:del>
      <w:r w:rsidRPr="006F178A">
        <w:rPr>
          <w:rtl/>
        </w:rPr>
        <w:t xml:space="preserve"> ואמרה מידת </w:t>
      </w:r>
      <w:ins w:id="96763" w:author="קלוד" w:date="2026-10-11T13:11:34Z">
        <w:r>
          <w:rPr>
            <w:rtl/>
          </w:rPr>
          <w:t xml:space="preserve">הדין:</w:t>
        </w:r>
      </w:ins>
      <w:del w:id="96764" w:author="קלוד" w:date="2026-10-11T13:11:34Z">
        <w:r w:rsidRPr="006F178A">
          <w:rPr>
            <w:rtl/>
          </w:rPr>
          <w:delText xml:space="preserve">הדין</w:delText>
        </w:r>
      </w:del>
      <w:r w:rsidRPr="006F178A">
        <w:rPr>
          <w:rtl/>
        </w:rPr>
        <w:t xml:space="preserve"> </w:t>
      </w:r>
      <w:ins w:id="96761" w:author="קלוד" w:date="2026-10-11T13:11:34Z">
        <w:r>
          <w:rPr>
            <w:rtl/>
          </w:rPr>
          <w:t xml:space="preserve">אף</w:t>
        </w:r>
      </w:ins>
      <w:del w:id="96762" w:author="קלוד" w:date="2026-10-11T13:11:34Z">
        <w:r w:rsidRPr="006F178A">
          <w:rPr>
            <w:rtl/>
          </w:rPr>
          <w:delText xml:space="preserve">שהגם</w:delText>
        </w:r>
      </w:del>
      <w:r w:rsidRPr="006F178A">
        <w:rPr>
          <w:rtl/>
        </w:rPr>
        <w:t xml:space="preserve"> שגלוי וידוע לפני </w:t>
      </w:r>
      <w:r w:rsidRPr="006F178A">
        <w:rPr>
          <w:rtl/>
        </w:rPr>
        <w:t xml:space="preserve">הקב"ה</w:t>
      </w:r>
      <w:r w:rsidRPr="006F178A">
        <w:rPr>
          <w:rtl/>
        </w:rPr>
        <w:t xml:space="preserve"> שלא יקבלו </w:t>
      </w:r>
      <w:ins w:id="96759" w:author="קלוד" w:date="2026-10-11T13:11:34Z">
        <w:r>
          <w:rPr>
            <w:rtl/>
          </w:rPr>
          <w:t xml:space="preserve">מהם,</w:t>
        </w:r>
      </w:ins>
      <w:del w:id="96760" w:author="קלוד" w:date="2026-10-11T13:11:34Z">
        <w:r w:rsidRPr="006F178A">
          <w:rPr>
            <w:rtl/>
          </w:rPr>
          <w:delText xml:space="preserve">ממנו מ"מ</w:delText>
        </w:r>
      </w:del>
      <w:r w:rsidRPr="006F178A">
        <w:rPr>
          <w:rtl/>
        </w:rPr>
        <w:t xml:space="preserve"> לפניהם </w:t>
      </w:r>
      <w:r w:rsidRPr="006F178A">
        <w:rPr>
          <w:rtl/>
        </w:rPr>
        <w:t xml:space="preserve">לא</w:t>
      </w:r>
      <w:r w:rsidRPr="006F178A">
        <w:rPr>
          <w:rtl/>
        </w:rPr>
        <w:t xml:space="preserve"> היה </w:t>
      </w:r>
      <w:ins w:id="96757" w:author="קלוד" w:date="2026-10-11T13:11:34Z">
        <w:r>
          <w:rPr>
            <w:rtl/>
          </w:rPr>
          <w:t xml:space="preserve">גלוי, ואכן נענשו</w:t>
        </w:r>
      </w:ins>
      <w:del w:id="96758" w:author="קלוד" w:date="2026-10-11T13:11:34Z">
        <w:r w:rsidRPr="006F178A">
          <w:rPr>
            <w:rtl/>
          </w:rPr>
          <w:delText xml:space="preserve">גלוי</w:delText>
        </w:r>
      </w:del>
      <w:r w:rsidRPr="006F178A">
        <w:rPr>
          <w:rtl/>
        </w:rPr>
        <w:t xml:space="preserve"> שלא </w:t>
      </w:r>
      <w:ins w:id="96755" w:author="קלוד" w:date="2026-10-11T13:11:34Z">
        <w:r>
          <w:rPr>
            <w:rStyle w:val="afffffe"/>
            <w:rtl/>
          </w:rPr>
          <w:t xml:space="preserve">מיחו</w:t>
        </w:r>
        <w:r>
          <w:rPr>
            <w:rtl/>
          </w:rPr>
          <w:t xml:space="preserve">.</w:t>
        </w:r>
      </w:ins>
      <w:del w:id="96756" w:author="קלוד" w:date="2026-10-11T13:11:34Z">
        <w:r w:rsidRPr="006F178A">
          <w:rPr>
            <w:rtl/>
          </w:rPr>
          <w:delText xml:space="preserve">יקבלו מהם ואכן נענשו.</w:delText>
        </w:r>
      </w:del>
    </w:p>
    <w:p w:rsidR="00E9703F" w:rsidRPr="006F178A" w:rsidRDefault="00E9703F" w:rsidP="00E9703F">
      <w:pPr>
        <w:rPr>
          <w:rtl/>
        </w:rPr>
      </w:pPr>
      <w:r w:rsidRPr="006F178A">
        <w:rPr>
          <w:rtl/>
        </w:rPr>
        <w:t>והם האנשים שקיי</w:t>
      </w:r>
      <w:r w:rsidRPr="006F178A">
        <w:rPr>
          <w:rFonts w:hint="cs"/>
          <w:rtl/>
        </w:rPr>
        <w:t>מ</w:t>
      </w:r>
      <w:r w:rsidRPr="006F178A">
        <w:rPr>
          <w:rtl/>
        </w:rPr>
        <w:t>ו התורה כולה מאלף ועד תיו.</w:t>
      </w:r>
    </w:p>
    <w:p w:rsidR="00E9703F" w:rsidRPr="006F178A" w:rsidRDefault="00E9703F" w:rsidP="00E9703F">
      <w:pPr>
        <w:rPr>
          <w:rtl/>
        </w:rPr>
      </w:pPr>
      <w:r w:rsidRPr="006F178A">
        <w:rPr>
          <w:rtl/>
        </w:rPr>
        <w:t>ותיו</w:t>
      </w:r>
      <w:r w:rsidRPr="006F178A">
        <w:rPr>
          <w:rStyle w:val="afffe"/>
          <w:rFonts w:ascii="Fb Fontext" w:hAnsi="Fb Fontext"/>
          <w:rtl/>
        </w:rPr>
        <w:t xml:space="preserve"> א.</w:t>
      </w:r>
      <w:r w:rsidRPr="006F178A">
        <w:rPr>
          <w:rtl/>
        </w:rPr>
        <w:t xml:space="preserve"> היינו תחיה תמות</w:t>
      </w:r>
      <w:r w:rsidRPr="006F178A">
        <w:rPr>
          <w:rStyle w:val="afffe"/>
          <w:rFonts w:ascii="Fb Fontext" w:hAnsi="Fb Fontext"/>
          <w:rtl/>
        </w:rPr>
        <w:t xml:space="preserve"> ב.</w:t>
      </w:r>
      <w:r w:rsidRPr="006F178A">
        <w:rPr>
          <w:rtl/>
        </w:rPr>
        <w:t xml:space="preserve"> או תמה זכות אבות</w:t>
      </w:r>
      <w:r w:rsidRPr="006F178A">
        <w:rPr>
          <w:rStyle w:val="afffe"/>
          <w:rFonts w:ascii="Fb Fontext" w:hAnsi="Fb Fontext"/>
          <w:rtl/>
        </w:rPr>
        <w:t xml:space="preserve"> ג.</w:t>
      </w:r>
      <w:r w:rsidRPr="006F178A">
        <w:rPr>
          <w:rtl/>
        </w:rPr>
        <w:t xml:space="preserve"> או תחון זכות אבות.</w:t>
      </w:r>
    </w:p>
    <w:p w:rsidR="00E9703F" w:rsidRPr="006F178A" w:rsidRDefault="00E9703F" w:rsidP="00E9703F">
      <w:pPr>
        <w:rPr>
          <w:rtl/>
        </w:rPr>
      </w:pPr>
      <w:r w:rsidRPr="006F178A">
        <w:rPr>
          <w:rtl/>
        </w:rPr>
        <w:t xml:space="preserve">או סוף חותמו של </w:t>
      </w:r>
      <w:r w:rsidRPr="006F178A">
        <w:rPr>
          <w:rtl/>
        </w:rPr>
        <w:t xml:space="preserve">הקב"ה</w:t>
      </w:r>
      <w:r w:rsidRPr="006F178A">
        <w:rPr>
          <w:rtl/>
        </w:rPr>
        <w:t xml:space="preserve"> דחותמו אמת.</w:t>
      </w:r>
    </w:p>
    <w:p w:rsidR="00E9703F" w:rsidRPr="006F178A" w:rsidRDefault="00E9703F" w:rsidP="00E9703F">
      <w:pPr>
        <w:rPr>
          <w:rtl/>
        </w:rPr>
      </w:pPr>
      <w:r w:rsidRPr="006F178A">
        <w:rPr>
          <w:rtl/>
        </w:rPr>
        <w:t xml:space="preserve">• </w:t>
      </w:r>
      <w:r w:rsidRPr="006F178A">
        <w:rPr>
          <w:rFonts w:hint="cs"/>
          <w:rtl/>
        </w:rPr>
        <w:t xml:space="preserve">ששה המשחיתים: </w:t>
      </w:r>
      <w:r w:rsidRPr="006F178A">
        <w:rPr>
          <w:rtl/>
        </w:rPr>
        <w:t>קצף</w:t>
      </w:r>
      <w:r w:rsidRPr="006F178A">
        <w:rPr>
          <w:rFonts w:hint="cs"/>
          <w:rtl/>
        </w:rPr>
        <w:t>,</w:t>
      </w:r>
      <w:r w:rsidRPr="006F178A">
        <w:rPr>
          <w:rtl/>
        </w:rPr>
        <w:t xml:space="preserve"> אף</w:t>
      </w:r>
      <w:r w:rsidRPr="006F178A">
        <w:rPr>
          <w:rFonts w:hint="cs"/>
          <w:rtl/>
        </w:rPr>
        <w:t>,</w:t>
      </w:r>
      <w:r w:rsidRPr="006F178A">
        <w:rPr>
          <w:rtl/>
        </w:rPr>
        <w:t xml:space="preserve"> וחימה</w:t>
      </w:r>
      <w:r w:rsidRPr="006F178A">
        <w:rPr>
          <w:rFonts w:hint="cs"/>
          <w:rtl/>
        </w:rPr>
        <w:t>,</w:t>
      </w:r>
      <w:r w:rsidRPr="006F178A">
        <w:rPr>
          <w:rtl/>
        </w:rPr>
        <w:t xml:space="preserve"> ומשחית</w:t>
      </w:r>
      <w:r w:rsidRPr="006F178A">
        <w:rPr>
          <w:rFonts w:hint="cs"/>
          <w:rtl/>
        </w:rPr>
        <w:t>,</w:t>
      </w:r>
      <w:r w:rsidRPr="006F178A">
        <w:rPr>
          <w:rtl/>
        </w:rPr>
        <w:t xml:space="preserve"> ומשבר</w:t>
      </w:r>
      <w:r w:rsidRPr="006F178A">
        <w:rPr>
          <w:rFonts w:hint="cs"/>
          <w:rtl/>
        </w:rPr>
        <w:t>,</w:t>
      </w:r>
      <w:r w:rsidRPr="006F178A">
        <w:rPr>
          <w:rtl/>
        </w:rPr>
        <w:t xml:space="preserve"> ומכלה</w:t>
      </w:r>
      <w:r w:rsidRPr="006F178A">
        <w:rPr>
          <w:rFonts w:hint="cs"/>
          <w:rtl/>
        </w:rPr>
        <w:t>,</w:t>
      </w:r>
    </w:p>
    <w:p w:rsidR="00E9703F" w:rsidRPr="006F178A" w:rsidRDefault="00E9703F" w:rsidP="00E9703F">
      <w:pPr>
        <w:rPr>
          <w:rtl/>
        </w:rPr>
      </w:pPr>
      <w:ins w:id="96777" w:author="קלוד" w:date="2026-10-11T13:11:34Z">
        <w:r>
          <w:rPr>
            <w:rtl/>
          </w:rPr>
          <w:t xml:space="preserve">• </w:t>
        </w:r>
        <w:r>
          <w:rPr>
            <w:rStyle w:val="afffffe"/>
            <w:rtl/>
          </w:rPr>
          <w:t xml:space="preserve">מאימתי תמה</w:t>
        </w:r>
      </w:ins>
      <w:del w:id="96778" w:author="קלוד" w:date="2026-10-11T13:11:34Z">
        <w:r w:rsidRPr="006F178A">
          <w:rPr>
            <w:rtl/>
          </w:rPr>
          <w:delText xml:space="preserve">•</w:delText>
        </w:r>
      </w:del>
      <w:r w:rsidRPr="006F178A">
        <w:rPr>
          <w:rtl/>
        </w:rPr>
        <w:t xml:space="preserve"> </w:t>
      </w:r>
      <w:r w:rsidRPr="006F178A">
        <w:rPr>
          <w:rFonts w:hint="cs"/>
          <w:rtl/>
        </w:rPr>
        <w:t xml:space="preserve">זכות אבות: </w:t>
      </w:r>
      <w:ins w:id="96775" w:author="קלוד" w:date="2026-10-11T13:11:34Z">
        <w:r>
          <w:rPr>
            <w:rStyle w:val="2fb"/>
            <w:rtl/>
          </w:rPr>
          <w:t xml:space="preserve">רב-</w:t>
        </w:r>
      </w:ins>
      <w:del w:id="96776" w:author="קלוד" w:date="2026-10-11T13:11:34Z">
        <w:r w:rsidRPr="006F178A">
          <w:rPr>
            <w:rStyle w:val="2fb"/>
            <w:rtl/>
          </w:rPr>
          <w:delText xml:space="preserve">רב</w:delText>
        </w:r>
      </w:del>
      <w:r w:rsidRPr="006F178A">
        <w:rPr>
          <w:rtl/>
        </w:rPr>
        <w:t xml:space="preserve"> </w:t>
      </w:r>
      <w:ins w:id="96773" w:author="קלוד" w:date="2026-10-11T13:11:34Z">
        <w:r>
          <w:rPr>
            <w:rtl/>
          </w:rPr>
          <w:t xml:space="preserve">מימות הושע</w:t>
        </w:r>
      </w:ins>
      <w:del w:id="96774" w:author="קלוד" w:date="2026-10-11T13:11:34Z">
        <w:r w:rsidRPr="006F178A">
          <w:rPr>
            <w:rtl/>
          </w:rPr>
          <w:delText xml:space="preserve">-הושע</w:delText>
        </w:r>
      </w:del>
      <w:r w:rsidRPr="006F178A">
        <w:rPr>
          <w:rtl/>
        </w:rPr>
        <w:t xml:space="preserve"> בן בארי.</w:t>
      </w:r>
    </w:p>
    <w:p w:rsidR="00E9703F" w:rsidRPr="006F178A" w:rsidRDefault="00E9703F" w:rsidP="00287F84">
      <w:pPr>
        <w:ind w:firstLine="0"/>
        <w:rPr>
          <w:rtl/>
        </w:rPr>
      </w:pPr>
      <w:r w:rsidRPr="006F178A">
        <w:rPr>
          <w:rStyle w:val="2fb"/>
          <w:rtl/>
        </w:rPr>
        <w:t xml:space="preserve">ושמואל</w:t>
      </w:r>
      <w:r w:rsidRPr="006F178A">
        <w:rPr>
          <w:rtl/>
        </w:rPr>
        <w:t xml:space="preserve">- בימי חזאל.</w:t>
      </w:r>
    </w:p>
    <w:p w:rsidR="00E9703F" w:rsidRPr="006F178A" w:rsidRDefault="00E9703F" w:rsidP="00287F84">
      <w:pPr>
        <w:ind w:firstLine="0"/>
        <w:rPr>
          <w:rtl/>
        </w:rPr>
      </w:pPr>
      <w:r w:rsidRPr="006F178A">
        <w:rPr>
          <w:rStyle w:val="2fb"/>
          <w:rtl/>
        </w:rPr>
        <w:t xml:space="preserve">ריב"ל</w:t>
      </w:r>
      <w:r w:rsidRPr="006F178A">
        <w:rPr>
          <w:rtl/>
        </w:rPr>
        <w:t xml:space="preserve">- מימי אליהו.</w:t>
      </w:r>
    </w:p>
    <w:p w:rsidR="00E9703F" w:rsidRPr="006F178A" w:rsidRDefault="00E9703F" w:rsidP="00287F84">
      <w:pPr>
        <w:ind w:firstLine="0"/>
        <w:rPr>
          <w:rStyle w:val="afffe"/>
          <w:rFonts w:ascii="Fb Fontext" w:hAnsi="Fb Fontext"/>
          <w:rtl/>
        </w:rPr>
      </w:pPr>
      <w:r w:rsidRPr="006F178A">
        <w:rPr>
          <w:rStyle w:val="2fb"/>
          <w:rtl/>
        </w:rPr>
        <w:t xml:space="preserve">רי"ו</w:t>
      </w:r>
      <w:r w:rsidRPr="006F178A">
        <w:rPr>
          <w:rtl/>
        </w:rPr>
        <w:t xml:space="preserve">- מימי </w:t>
      </w:r>
      <w:r w:rsidRPr="006F178A">
        <w:rPr>
          <w:rStyle w:val="2fb"/>
          <w:rtl/>
        </w:rPr>
        <w:t xml:space="preserve">חזקיה</w:t>
      </w:r>
      <w:r w:rsidRPr="006F178A">
        <w:rPr>
          <w:rtl/>
        </w:rPr>
        <w:t xml:space="preserve">.</w:t>
      </w:r>
    </w:p>
    <w:p>
      <w:pPr>
        <w:pStyle w:val="afffff8"/>
        <w:rPr>
          <w:ins w:id="90919" w:author="קלוד" w:date="2026-10-11T12:33:55Z"/>
        </w:rPr>
      </w:pPr>
      <w:ins w:id="90920" w:author="קלוד" w:date="2026-10-11T12:33:55Z">
        <w:r>
          <w:rPr>
            <w:color w:val="7B3F00"/>
          </w:rPr>
          <w:t xml:space="preserve">אין מיתה בלא חטא - ותיובתא ממיתת משה ואהרן</w:t>
        </w:r>
      </w:ins>
    </w:p>
    <w:p w:rsidR="00E9703F" w:rsidRPr="006F178A" w:rsidRDefault="00E9703F" w:rsidP="00E9703F">
      <w:pPr>
        <w:rPr>
          <w:rtl/>
        </w:rPr>
      </w:pPr>
      <w:r w:rsidRPr="006F178A">
        <w:rPr>
          <w:rtl/>
        </w:rPr>
        <w:t xml:space="preserve">• </w:t>
      </w:r>
      <w:r w:rsidRPr="006F178A">
        <w:rPr>
          <w:rStyle w:val="2fb"/>
          <w:rFonts w:hint="cs"/>
          <w:rtl/>
        </w:rPr>
        <w:t xml:space="preserve">רב אמי</w:t>
      </w:r>
      <w:r w:rsidRPr="006F178A">
        <w:rPr>
          <w:rFonts w:hint="cs"/>
          <w:rtl/>
        </w:rPr>
        <w:t xml:space="preserve"> </w:t>
      </w:r>
      <w:r w:rsidRPr="006F178A">
        <w:rPr>
          <w:rStyle w:val="afffe"/>
          <w:rFonts w:ascii="Fb Fontext" w:hAnsi="Fb Fontext" w:hint="cs"/>
          <w:rtl/>
        </w:rPr>
        <w:t>אין מיתה בלא חטא</w:t>
      </w:r>
      <w:r w:rsidRPr="00784B8D">
        <w:rPr>
          <w:rStyle w:val="afffff0"/>
          <w:rFonts w:hint="cs"/>
          <w:rtl/>
        </w:rPr>
        <w:t xml:space="preserve"> '</w:t>
      </w:r>
      <w:ins w:id="91013" w:author="Claude - סמנטי" w:date="2026-10-11T12:28:21Z">
        <w:r>
          <w:rPr>
            <w:rStyle w:val="afffff0"/>
            <w:rtl/>
          </w:rPr>
          <w:t xml:space="preserve">הַנֶּפֶשׁ הַחוֹטֵאת הִיא תָמוּת</w:t>
        </w:r>
      </w:ins>
      <w:del w:id="91014" w:author="Claude - סמנטי" w:date="2026-10-11T12:28:21Z">
        <w:r w:rsidRPr="00784B8D">
          <w:rPr>
            <w:rStyle w:val="afffff0"/>
            <w:rtl/>
          </w:rPr>
          <w:delText xml:space="preserve">הנפש החוטאת היא תמות</w:delText>
        </w:r>
      </w:del>
      <w:r w:rsidRPr="00784B8D">
        <w:rPr>
          <w:rStyle w:val="afffff0"/>
          <w:rFonts w:hint="cs"/>
          <w:rtl/>
        </w:rPr>
        <w:t>'</w:t>
      </w:r>
      <w:r w:rsidRPr="00784B8D">
        <w:rPr>
          <w:rStyle w:val="afffff0"/>
          <w:rtl/>
        </w:rPr>
        <w:t>.</w:t>
      </w:r>
    </w:p>
    <w:p w:rsidR="00E9703F" w:rsidRPr="006F178A" w:rsidRDefault="00E9703F" w:rsidP="00E9703F">
      <w:pPr>
        <w:rPr>
          <w:rStyle w:val="afffe"/>
          <w:rFonts w:ascii="Fb Fontext" w:hAnsi="Fb Fontext"/>
          <w:rtl/>
        </w:rPr>
      </w:pPr>
      <w:del w:id="90121" w:author="מנוע מכני" w:date="2026-10-11T12:04:39Z">
        <w:r>
          <w:rPr>
            <w:rFonts w:hint="cs"/>
            <w:rtl/>
          </w:rPr>
          <w:delText xml:space="preserve">  </w:delText>
        </w:r>
      </w:del>
      <w:r w:rsidRPr="006F178A">
        <w:rPr>
          <w:rFonts w:hint="cs"/>
          <w:rtl/>
        </w:rPr>
        <w:t>ואין ייסורין בלא עוון</w:t>
      </w:r>
      <w:r w:rsidRPr="00784B8D">
        <w:rPr>
          <w:rStyle w:val="afffff0"/>
          <w:rFonts w:hint="cs"/>
          <w:rtl/>
        </w:rPr>
        <w:t xml:space="preserve"> '</w:t>
      </w:r>
      <w:ins w:id="91015" w:author="Claude - סמנטי" w:date="2026-10-11T12:28:21Z">
        <w:r>
          <w:rPr>
            <w:rStyle w:val="afffff0"/>
            <w:rtl/>
          </w:rPr>
          <w:t xml:space="preserve">וּפָקַדְתִּי בְשֵׁבֶט פִּשְׁעָם וּבִנְגָעִים עֲוֹנָם</w:t>
        </w:r>
      </w:ins>
      <w:del w:id="91016" w:author="Claude - סמנטי" w:date="2026-10-11T12:28:21Z">
        <w:r w:rsidRPr="00784B8D">
          <w:rPr>
            <w:rStyle w:val="afffff0"/>
            <w:rtl/>
          </w:rPr>
          <w:delText xml:space="preserve">ופקדתי בשבט פשעם ובנגעים עונם</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tl/>
        </w:rPr>
        <w:t xml:space="preserve">• </w:t>
      </w:r>
      <w:r w:rsidRPr="006F178A">
        <w:rPr>
          <w:rFonts w:hint="cs"/>
          <w:rtl/>
        </w:rPr>
        <w:t xml:space="preserve">ותיובתא </w:t>
      </w:r>
      <w:r w:rsidRPr="006F178A">
        <w:rPr>
          <w:rStyle w:val="2fb"/>
          <w:rFonts w:hint="cs"/>
          <w:rtl/>
        </w:rPr>
        <w:t xml:space="preserve">דר</w:t>
      </w:r>
      <w:r w:rsidRPr="006F178A">
        <w:rPr>
          <w:rStyle w:val="2fb"/>
          <w:rtl/>
        </w:rPr>
        <w:t>"</w:t>
      </w:r>
      <w:r w:rsidRPr="006F178A">
        <w:rPr>
          <w:rStyle w:val="2fb"/>
          <w:rFonts w:hint="cs"/>
          <w:rtl/>
        </w:rPr>
        <w:t xml:space="preserve">א</w:t>
      </w:r>
      <w:r w:rsidRPr="006F178A">
        <w:rPr>
          <w:rFonts w:hint="cs"/>
          <w:rtl/>
        </w:rPr>
        <w:t xml:space="preserve"> מהא דמיתת אדם מהא ד'</w:t>
      </w:r>
      <w:r w:rsidRPr="006F178A">
        <w:rPr>
          <w:rtl/>
        </w:rPr>
        <w:t>מצווה קלה.</w:t>
      </w:r>
    </w:p>
    <w:p w:rsidR="00E9703F" w:rsidRPr="006F178A" w:rsidRDefault="00E9703F" w:rsidP="00E9703F">
      <w:pPr>
        <w:rPr>
          <w:rtl/>
        </w:rPr>
      </w:pPr>
      <w:r w:rsidRPr="006F178A">
        <w:rPr>
          <w:rFonts w:hint="cs"/>
          <w:rtl/>
        </w:rPr>
        <w:t xml:space="preserve">מיתת </w:t>
      </w:r>
      <w:r w:rsidRPr="006F178A">
        <w:rPr>
          <w:rtl/>
        </w:rPr>
        <w:t xml:space="preserve">משה ואהרון </w:t>
      </w:r>
      <w:r w:rsidRPr="006F178A">
        <w:rPr>
          <w:rtl/>
        </w:rPr>
        <w:t xml:space="preserve">לא</w:t>
      </w:r>
      <w:r w:rsidRPr="006F178A">
        <w:rPr>
          <w:rtl/>
        </w:rPr>
        <w:t xml:space="preserve"> האמנתם בי להקדישני.</w:t>
      </w:r>
    </w:p>
    <w:p>
      <w:pPr>
        <w:pStyle w:val="38"/>
        <w:rPr>
          <w:ins w:id="97558" w:author="מנוע מכני" w:date="2026-10-11T12:04:39Z"/>
        </w:rPr>
      </w:pPr>
      <w:del w:id="97557" w:author="מנוע מכני" w:date="2026-10-11T12:04:39Z">
        <w:r>
          <w:delText xml:space="preserve">•</w:delText>
        </w:r>
      </w:del>
      <w:r>
        <w:t xml:space="preserve"> ר</w:t>
      </w:r>
      <w:r w:rsidR="00E9703F" w:rsidRPr="006F178A">
        <w:t xml:space="preserve">בעה מתו בעטיו של נחש:</w:t>
      </w:r>
    </w:p>
    <w:p w:rsidR="00E9703F" w:rsidRPr="006F178A" w:rsidRDefault="00524703" w:rsidP="00E9703F">
      <w:pPr>
        <w:rPr>
          <w:rtl/>
        </w:rPr>
      </w:pPr>
      <w:del w:id="97559" w:author="מנוע מכני" w:date="2026-10-11T12:04:39Z">
        <w:r w:rsidR="00E9703F" w:rsidRPr="006F178A">
          <w:rPr>
            <w:rFonts w:hint="cs"/>
            <w:rtl/>
          </w:rPr>
          <w:delText xml:space="preserve"> </w:delText>
        </w:r>
      </w:del>
      <w:r w:rsidR="00E9703F" w:rsidRPr="006F178A">
        <w:rPr>
          <w:rFonts w:hint="cs"/>
          <w:rtl/>
        </w:rPr>
        <w:t xml:space="preserve">ב</w:t>
      </w:r>
      <w:r w:rsidR="00E9703F" w:rsidRPr="006F178A">
        <w:rPr>
          <w:rtl/>
        </w:rPr>
        <w:t>נימין בן יעקב, עמרם אבי משה, ישי אבי דוד, וכלאב בן דוד.</w:t>
      </w:r>
    </w:p>
    <w:p>
      <w:pPr>
        <w:pStyle w:val="afffff8"/>
        <w:rPr>
          <w:ins w:id="90917" w:author="קלוד" w:date="2026-10-11T12:33:55Z"/>
        </w:rPr>
      </w:pPr>
      <w:ins w:id="90918" w:author="קלוד" w:date="2026-10-11T12:33:55Z">
        <w:r>
          <w:rPr>
            <w:color w:val="7B3F00"/>
          </w:rPr>
          <w:t xml:space="preserve">'וישכב ראובן' - לא חטא, בלבל יצועי אביו</w:t>
        </w:r>
      </w:ins>
    </w:p>
    <w:p w:rsidR="00E9703F" w:rsidRPr="006F178A" w:rsidRDefault="00E9703F" w:rsidP="00E9703F">
      <w:pPr>
        <w:rPr>
          <w:rtl/>
        </w:rPr>
      </w:pPr>
      <w:r w:rsidRPr="006F178A">
        <w:rPr>
          <w:rtl/>
        </w:rPr>
        <w:t>•</w:t>
      </w:r>
      <w:r w:rsidRPr="00784B8D">
        <w:rPr>
          <w:rStyle w:val="afffff0"/>
          <w:rtl/>
        </w:rPr>
        <w:t xml:space="preserve"> </w:t>
      </w:r>
      <w:r w:rsidRPr="00784B8D">
        <w:rPr>
          <w:rStyle w:val="afffff0"/>
          <w:rFonts w:hint="cs"/>
          <w:rtl/>
        </w:rPr>
        <w:t xml:space="preserve">'</w:t>
      </w:r>
      <w:r w:rsidRPr="00784B8D">
        <w:rPr>
          <w:rStyle w:val="afffff0"/>
          <w:rFonts w:hint="cs"/>
          <w:rtl/>
        </w:rPr>
        <w:t xml:space="preserve">וישכב ראובן את פילגש אביו</w:t>
      </w:r>
      <w:r w:rsidRPr="00784B8D">
        <w:rPr>
          <w:rStyle w:val="afffff0"/>
          <w:rFonts w:hint="cs"/>
          <w:rtl/>
        </w:rPr>
        <w:t xml:space="preserve">' </w:t>
      </w:r>
      <w:ins w:id="96785" w:author="קלוד" w:date="2026-10-11T13:11:34Z">
        <w:r>
          <w:rPr>
            <w:rStyle w:val="2fb"/>
            <w:rtl/>
          </w:rPr>
          <w:t xml:space="preserve">- רשב"נ:</w:t>
        </w:r>
      </w:ins>
      <w:del w:id="96786" w:author="קלוד" w:date="2026-10-11T13:11:34Z">
        <w:r w:rsidRPr="006F178A">
          <w:rPr>
            <w:rStyle w:val="2fb"/>
            <w:rtl/>
          </w:rPr>
          <w:delText xml:space="preserve">רשב"נ</w:delText>
        </w:r>
      </w:del>
      <w:r w:rsidRPr="006F178A">
        <w:rPr>
          <w:rtl/>
        </w:rPr>
        <w:t xml:space="preserve"> </w:t>
      </w:r>
      <w:r w:rsidRPr="006F178A">
        <w:rPr>
          <w:rtl/>
        </w:rPr>
        <w:t xml:space="preserve">לא</w:t>
      </w:r>
      <w:r w:rsidRPr="006F178A">
        <w:rPr>
          <w:rtl/>
        </w:rPr>
        <w:t xml:space="preserve"> </w:t>
      </w:r>
      <w:ins w:id="96783" w:author="קלוד" w:date="2026-10-11T13:11:34Z">
        <w:r>
          <w:rPr>
            <w:rtl/>
          </w:rPr>
          <w:t xml:space="preserve">חטא,</w:t>
        </w:r>
      </w:ins>
      <w:del w:id="96784" w:author="קלוד" w:date="2026-10-11T13:11:34Z">
        <w:r w:rsidRPr="006F178A">
          <w:rPr>
            <w:rtl/>
          </w:rPr>
          <w:delText xml:space="preserve">חטא</w:delText>
        </w:r>
      </w:del>
      <w:r w:rsidRPr="006F178A">
        <w:rPr>
          <w:rtl/>
        </w:rPr>
        <w:t xml:space="preserve"> </w:t>
      </w:r>
      <w:ins w:id="96781" w:author="קלוד" w:date="2026-10-11T13:11:34Z">
        <w:r>
          <w:rPr>
            <w:rStyle w:val="afffff0"/>
            <w:rtl/>
          </w:rPr>
          <w:t xml:space="preserve">שנאמר 'וַיִּהְיוּ</w:t>
        </w:r>
      </w:ins>
      <w:del w:id="96782" w:author="קלוד" w:date="2026-10-11T13:11:34Z">
        <w:r w:rsidRPr="00306272">
          <w:rPr>
            <w:rStyle w:val="afffff0"/>
            <w:rtl/>
          </w:rPr>
          <w:delText xml:space="preserve">ד</w:delText>
        </w:r>
        <w:r w:rsidRPr="00306272">
          <w:rPr>
            <w:rStyle w:val="afffff0"/>
            <w:rFonts w:hint="cs"/>
            <w:rtl/>
          </w:rPr>
          <w:delText xml:space="preserve">'</w:delText>
        </w:r>
        <w:r>
          <w:rPr>
            <w:rStyle w:val="afffff0"/>
            <w:rtl/>
          </w:rPr>
          <w:delText xml:space="preserve">וַיִּהְיוּ</w:delText>
        </w:r>
      </w:del>
      <w:ins w:id="91017" w:author="Claude - סמנטי" w:date="2026-10-11T12:28:21Z">
        <w:r>
          <w:rPr>
            <w:rStyle w:val="afffff0"/>
            <w:rtl/>
          </w:rPr>
          <w:t xml:space="preserve"> בְנֵי יַעֲקֹב שְׁנֵים </w:t>
        </w:r>
        <w:ins w:id="96779" w:author="קלוד" w:date="2026-10-11T13:11:34Z">
          <w:r>
            <w:rPr>
              <w:rStyle w:val="afffff0"/>
              <w:rtl/>
            </w:rPr>
            <w:t xml:space="preserve">עָשָׂר' </w:t>
          </w:r>
          <w:r>
            <w:rPr>
              <w:rStyle w:val="afffffe"/>
              <w:rtl/>
            </w:rPr>
            <w:t xml:space="preserve">כולם שקולים</w:t>
          </w:r>
          <w:r>
            <w:rPr>
              <w:rStyle w:val="afffff0"/>
              <w:rtl/>
            </w:rPr>
            <w:t xml:space="preserve">.</w:t>
          </w:r>
        </w:ins>
        <w:del w:id="96780" w:author="קלוד" w:date="2026-10-11T13:11:34Z">
          <w:r>
            <w:rPr>
              <w:rStyle w:val="afffff0"/>
              <w:rtl/>
            </w:rPr>
            <w:delText xml:space="preserve">עָשָׂר</w:delText>
          </w:r>
          <w:r w:rsidRPr="00306272">
            <w:rPr>
              <w:rStyle w:val="afffff0"/>
              <w:rFonts w:hint="cs"/>
              <w:rtl/>
            </w:rPr>
            <w:delText xml:space="preserve">'</w:delText>
          </w:r>
          <w:r w:rsidRPr="00306272">
            <w:rPr>
              <w:rStyle w:val="afffff0"/>
              <w:rtl/>
            </w:rPr>
            <w:delText xml:space="preserve">.</w:delText>
          </w:r>
        </w:del>
      </w:ins>
      <w:del w:id="91018" w:author="Claude - סמנטי" w:date="2026-10-11T12:28:21Z">
        <w:r w:rsidRPr="00306272">
          <w:rPr>
            <w:rStyle w:val="afffff0"/>
            <w:rtl/>
          </w:rPr>
          <w:delText xml:space="preserve">ויהיו בני יעקב שנים עשר</w:delText>
        </w:r>
      </w:del>
    </w:p>
    <w:p>
      <w:pPr>
        <w:pStyle w:val="38"/>
        <w:rPr>
          <w:ins w:id="97560" w:author="מנוע מכני" w:date="2026-10-11T12:04:39Z"/>
        </w:rPr>
      </w:pPr>
      <w:r w:rsidRPr="006061D7">
        <w:t xml:space="preserve">אלא</w:t>
      </w:r>
    </w:p>
    <w:p w:rsidR="00E9703F" w:rsidRPr="006061D7" w:rsidRDefault="00E9703F" w:rsidP="00632A62">
      <w:pPr>
        <w:ind w:firstLine="0"/>
        <w:rPr>
          <w:rtl/>
        </w:rPr>
      </w:pPr>
      <w:del w:id="97561" w:author="מנוע מכני" w:date="2026-10-11T12:04:39Z">
        <w:r w:rsidRPr="006061D7">
          <w:rPr>
            <w:rtl/>
          </w:rPr>
          <w:delText xml:space="preserve"> </w:delText>
        </w:r>
      </w:del>
      <w:r w:rsidRPr="006061D7">
        <w:rPr>
          <w:rtl/>
        </w:rPr>
        <w:t xml:space="preserve">בלבל </w:t>
      </w:r>
      <w:ins w:id="96787" w:author="קלוד" w:date="2026-10-11T13:11:34Z">
        <w:r>
          <w:rPr>
            <w:rtl/>
          </w:rPr>
          <w:t xml:space="preserve">יצועי אביו,</w:t>
        </w:r>
      </w:ins>
      <w:del w:id="96788" w:author="קלוד" w:date="2026-10-11T13:11:34Z">
        <w:r w:rsidRPr="006061D7">
          <w:rPr>
            <w:rtl/>
          </w:rPr>
          <w:delText xml:space="preserve">יצועיו</w:delText>
        </w:r>
      </w:del>
      <w:r w:rsidRPr="006061D7">
        <w:rPr>
          <w:rtl/>
        </w:rPr>
        <w:t xml:space="preserve"> מתוך </w:t>
      </w:r>
      <w:r w:rsidRPr="006061D7">
        <w:rPr>
          <w:rtl/>
        </w:rPr>
        <w:t xml:space="preserve">ק"ו</w:t>
      </w:r>
      <w:r w:rsidRPr="006061D7">
        <w:rPr>
          <w:rtl/>
        </w:rPr>
        <w:t xml:space="preserve"> ששפחת אחות אמו </w:t>
      </w:r>
      <w:r w:rsidRPr="006061D7">
        <w:rPr>
          <w:rtl/>
        </w:rPr>
        <w:t xml:space="preserve">לא</w:t>
      </w:r>
      <w:r w:rsidRPr="006061D7">
        <w:rPr>
          <w:rtl/>
        </w:rPr>
        <w:t xml:space="preserve"> תהא צרה לאמו.</w:t>
      </w:r>
    </w:p>
    <w:p w:rsidR="00E9703F" w:rsidRPr="006F178A" w:rsidRDefault="00E9703F" w:rsidP="00E9703F">
      <w:pPr>
        <w:rPr>
          <w:rtl/>
        </w:rPr>
      </w:pPr>
      <w:r w:rsidRPr="006F178A">
        <w:rPr>
          <w:rFonts w:ascii="Fb Fontext" w:hAnsi="Fb Fontext"/>
          <w:rtl/>
        </w:rPr>
        <w:lastRenderedPageBreak/>
        <w:t xml:space="preserve">ואחרים </w:t>
      </w:r>
      <w:ins w:id="96793" w:author="קלוד" w:date="2026-10-11T13:11:34Z">
        <w:r>
          <w:rPr>
            <w:rFonts w:ascii="Fb Fontext" w:hAnsi="Fb Fontext"/>
            <w:rtl/>
          </w:rPr>
          <w:t xml:space="preserve">אומרים: </w:t>
        </w:r>
        <w:r>
          <w:rPr>
            <w:rStyle w:val="afffffe"/>
            <w:rFonts w:ascii="Fb Fontext" w:hAnsi="Fb Fontext"/>
            <w:rtl/>
          </w:rPr>
          <w:t xml:space="preserve">בלבל</w:t>
        </w:r>
      </w:ins>
      <w:del w:id="96794" w:author="קלוד" w:date="2026-10-11T13:11:34Z">
        <w:r w:rsidRPr="006F178A">
          <w:rPr>
            <w:rFonts w:ascii="Fb Fontext" w:hAnsi="Fb Fontext"/>
            <w:rtl/>
          </w:rPr>
          <w:lastRenderedPageBreak/>
          <w:delText xml:space="preserve">אומרים</w:delText>
        </w:r>
      </w:del>
      <w:r w:rsidRPr="006F178A">
        <w:rPr>
          <w:rFonts w:ascii="Fb Fontext" w:hAnsi="Fb Fontext"/>
          <w:rtl/>
        </w:rPr>
        <w:lastRenderedPageBreak/>
        <w:t xml:space="preserve"> שני יצועים</w:t>
      </w:r>
      <w:ins w:id="96791" w:author="קלוד" w:date="2026-10-11T13:11:34Z">
        <w:r>
          <w:rPr>
            <w:rFonts w:ascii="Fb Fontext" w:hAnsi="Fb Fontext"/>
            <w:rtl/>
          </w:rPr>
          <w:t xml:space="preserve"> - של </w:t>
        </w:r>
      </w:ins>
      <w:del w:id="96792" w:author="קלוד" w:date="2026-10-11T13:11:34Z">
        <w:r w:rsidRPr="006F178A">
          <w:rPr>
            <w:rFonts w:ascii="Fb Fontext" w:hAnsi="Fb Fontext"/>
            <w:rtl/>
          </w:rPr>
          <w:lastRenderedPageBreak/>
          <w:delText xml:space="preserve"> </w:delText>
        </w:r>
      </w:del>
      <w:r w:rsidRPr="006F178A">
        <w:rPr>
          <w:rFonts w:ascii="Fb Fontext" w:hAnsi="Fb Fontext"/>
          <w:rtl/>
        </w:rPr>
        <w:lastRenderedPageBreak/>
        <w:t xml:space="preserve">אביו </w:t>
      </w:r>
      <w:ins w:id="96789" w:author="קלוד" w:date="2026-10-11T13:11:34Z">
        <w:r>
          <w:rPr>
            <w:rFonts w:ascii="Fb Fontext" w:hAnsi="Fb Fontext"/>
            <w:rtl/>
          </w:rPr>
          <w:t xml:space="preserve">ושל השכינה.</w:t>
        </w:r>
      </w:ins>
      <w:del w:id="96790" w:author="קלוד" w:date="2026-10-11T13:11:34Z">
        <w:r w:rsidRPr="006F178A">
          <w:rPr>
            <w:rFonts w:ascii="Fb Fontext" w:hAnsi="Fb Fontext"/>
            <w:rtl/>
          </w:rPr>
          <w:lastRenderedPageBreak/>
          <w:delText xml:space="preserve">ושכינה.</w:delText>
        </w:r>
      </w:del>
    </w:p>
    <w:p w:rsidR="00E9703F" w:rsidRPr="006F178A" w:rsidRDefault="00E9703F" w:rsidP="00E9703F">
      <w:pPr>
        <w:rPr>
          <w:rStyle w:val="afffe"/>
          <w:rFonts w:ascii="Fb Fontext" w:hAnsi="Fb Fontext"/>
          <w:b/>
          <w:rtl/>
        </w:rPr>
      </w:pPr>
      <w:ins w:id="96799" w:author="קלוד" w:date="2026-10-11T13:11:34Z">
        <w:r>
          <w:rPr>
            <w:rStyle w:val="afffe"/>
            <w:rFonts w:ascii="Fb Fontext" w:hAnsi="Fb Fontext"/>
            <w:rtl/>
          </w:rPr>
          <w:t xml:space="preserve">'פחז': א.</w:t>
        </w:r>
      </w:ins>
      <w:del w:id="96800" w:author="קלוד" w:date="2026-10-11T13:11:34Z">
        <w:r w:rsidRPr="006F178A">
          <w:rPr>
            <w:rStyle w:val="afffe"/>
            <w:rFonts w:ascii="Fb Fontext" w:hAnsi="Fb Fontext"/>
            <w:rtl/>
          </w:rPr>
          <w:delText xml:space="preserve">פחז</w:delText>
        </w:r>
      </w:del>
      <w:r w:rsidRPr="006F178A">
        <w:rPr>
          <w:rtl/>
        </w:rPr>
        <w:t xml:space="preserve"> </w:t>
      </w:r>
      <w:ins w:id="90337" w:author="מנוע מכני" w:date="2026-10-11T12:04:39Z">
        <w:r>
          <w:rPr>
            <w:rStyle w:val="2fb"/>
            <w:rtl/>
          </w:rPr>
          <w:t xml:space="preserve">ר"א</w:t>
        </w:r>
      </w:ins>
      <w:del w:id="90338" w:author="מנוע מכני" w:date="2026-10-11T12:04:39Z">
        <w:r w:rsidRPr="006F178A">
          <w:rPr>
            <w:rtl/>
          </w:rPr>
          <w:delText xml:space="preserve">רבי אליעזר</w:delText>
        </w:r>
      </w:del>
      <w:r w:rsidRPr="006F178A">
        <w:rPr>
          <w:rtl/>
        </w:rPr>
        <w:t xml:space="preserve"> </w:t>
      </w:r>
      <w:ins w:id="96797" w:author="קלוד" w:date="2026-10-11T13:11:34Z">
        <w:r>
          <w:rPr>
            <w:rtl/>
          </w:rPr>
          <w:t xml:space="preserve">-</w:t>
        </w:r>
      </w:ins>
      <w:del w:id="96798" w:author="קלוד" w:date="2026-10-11T13:11:34Z">
        <w:r w:rsidRPr="006F178A">
          <w:rPr>
            <w:rtl/>
          </w:rPr>
          <w:delText xml:space="preserve">פזת</w:delText>
        </w:r>
      </w:del>
      <w:r w:rsidRPr="006F178A">
        <w:rPr>
          <w:rtl/>
        </w:rPr>
        <w:t xml:space="preserve"> </w:t>
      </w:r>
      <w:ins w:id="96795" w:author="קלוד" w:date="2026-10-11T13:11:34Z">
        <w:r>
          <w:rPr>
            <w:rtl/>
          </w:rPr>
          <w:t xml:space="preserve">פזת, חבת,</w:t>
        </w:r>
      </w:ins>
      <w:del w:id="96796" w:author="קלוד" w:date="2026-10-11T13:11:34Z">
        <w:r w:rsidRPr="006F178A">
          <w:rPr>
            <w:rtl/>
          </w:rPr>
          <w:delText xml:space="preserve">חבת</w:delText>
        </w:r>
      </w:del>
      <w:r w:rsidRPr="006F178A">
        <w:rPr>
          <w:rtl/>
        </w:rPr>
        <w:t xml:space="preserve"> זלת.</w:t>
      </w:r>
    </w:p>
    <w:p w:rsidR="00E9703F" w:rsidRPr="006F178A" w:rsidRDefault="00E9703F" w:rsidP="00E9703F">
      <w:pPr>
        <w:rPr>
          <w:rStyle w:val="afffe"/>
          <w:rFonts w:ascii="Fb Fontext" w:hAnsi="Fb Fontext"/>
          <w:b/>
          <w:rtl/>
        </w:rPr>
      </w:pPr>
      <w:r w:rsidRPr="006F178A">
        <w:rPr>
          <w:rStyle w:val="afffe"/>
          <w:rFonts w:ascii="Fb Fontext" w:hAnsi="Fb Fontext" w:hint="cs"/>
          <w:b/>
          <w:rtl/>
        </w:rPr>
        <w:t>ב.</w:t>
      </w:r>
      <w:r w:rsidRPr="006F178A">
        <w:rPr>
          <w:rFonts w:hint="cs"/>
          <w:rtl/>
        </w:rPr>
        <w:t xml:space="preserve"> </w:t>
      </w:r>
      <w:r w:rsidRPr="006F178A">
        <w:rPr>
          <w:rStyle w:val="2fb"/>
          <w:rtl/>
        </w:rPr>
        <w:t xml:space="preserve">רבי</w:t>
      </w:r>
      <w:r w:rsidRPr="006F178A">
        <w:rPr>
          <w:rtl/>
        </w:rPr>
        <w:t xml:space="preserve"> יהושע פסעת על דת חטאת זנית.</w:t>
      </w:r>
    </w:p>
    <w:p w:rsidR="00E9703F" w:rsidRPr="006F178A" w:rsidRDefault="00E9703F" w:rsidP="00E9703F">
      <w:pPr>
        <w:rPr>
          <w:rStyle w:val="afffe"/>
          <w:rFonts w:ascii="Fb Fontext" w:hAnsi="Fb Fontext"/>
          <w:b/>
          <w:rtl/>
        </w:rPr>
      </w:pPr>
      <w:r w:rsidRPr="006F178A">
        <w:rPr>
          <w:rStyle w:val="afffe"/>
          <w:rFonts w:ascii="Fb Fontext" w:hAnsi="Fb Fontext" w:hint="cs"/>
          <w:b/>
          <w:rtl/>
        </w:rPr>
        <w:t>ג.</w:t>
      </w:r>
      <w:r w:rsidRPr="006F178A">
        <w:rPr>
          <w:rFonts w:hint="cs"/>
          <w:rtl/>
        </w:rPr>
        <w:t xml:space="preserve"> </w:t>
      </w:r>
      <w:r w:rsidRPr="006F178A">
        <w:rPr>
          <w:rStyle w:val="2fb"/>
          <w:rtl/>
        </w:rPr>
        <w:t xml:space="preserve">ר"ג</w:t>
      </w:r>
      <w:r w:rsidRPr="006F178A">
        <w:rPr>
          <w:rtl/>
        </w:rPr>
        <w:t xml:space="preserve"> פיללת חלתה זרחה תפילתך.</w:t>
      </w:r>
    </w:p>
    <w:p w:rsidR="00E9703F" w:rsidRPr="006F178A" w:rsidRDefault="00E9703F" w:rsidP="00E9703F">
      <w:pPr>
        <w:rPr>
          <w:rStyle w:val="afffe"/>
          <w:rFonts w:ascii="Fb Fontext" w:hAnsi="Fb Fontext"/>
          <w:b/>
          <w:rtl/>
        </w:rPr>
      </w:pPr>
      <w:r w:rsidRPr="006F178A">
        <w:rPr>
          <w:rStyle w:val="afffe"/>
          <w:rFonts w:ascii="Fb Fontext" w:hAnsi="Fb Fontext" w:hint="cs"/>
          <w:b/>
          <w:rtl/>
        </w:rPr>
        <w:t>ד.</w:t>
      </w:r>
      <w:r w:rsidRPr="006F178A">
        <w:rPr>
          <w:rFonts w:hint="cs"/>
          <w:rtl/>
        </w:rPr>
        <w:t xml:space="preserve"> </w:t>
      </w:r>
      <w:r w:rsidRPr="006F178A">
        <w:rPr>
          <w:rStyle w:val="2fb"/>
          <w:rtl/>
        </w:rPr>
        <w:t xml:space="preserve">ר"א</w:t>
      </w:r>
      <w:r w:rsidRPr="006F178A">
        <w:rPr>
          <w:rtl/>
        </w:rPr>
        <w:t xml:space="preserve"> המודעי הפוך את התיבה זעזעתה הרתעת פרחה חטא ממך.</w:t>
      </w:r>
    </w:p>
    <w:p w:rsidR="00E9703F" w:rsidRPr="006F178A" w:rsidRDefault="00E9703F" w:rsidP="00E9703F">
      <w:pPr>
        <w:rPr>
          <w:rtl/>
        </w:rPr>
      </w:pPr>
      <w:r w:rsidRPr="006F178A">
        <w:rPr>
          <w:rStyle w:val="afffe"/>
          <w:rFonts w:ascii="Fb Fontext" w:hAnsi="Fb Fontext" w:hint="cs"/>
          <w:b/>
          <w:rtl/>
        </w:rPr>
        <w:t>ה.</w:t>
      </w:r>
      <w:r w:rsidRPr="006F178A">
        <w:rPr>
          <w:rFonts w:hint="cs"/>
          <w:rtl/>
        </w:rPr>
        <w:t xml:space="preserve"> </w:t>
      </w:r>
      <w:r w:rsidRPr="006F178A">
        <w:rPr>
          <w:rStyle w:val="2fb"/>
          <w:rtl/>
        </w:rPr>
        <w:t xml:space="preserve">רבא</w:t>
      </w:r>
      <w:r w:rsidRPr="006F178A">
        <w:rPr>
          <w:rtl/>
        </w:rPr>
        <w:t xml:space="preserve"> זכרת עונשו של דבר, חלית עצמך חולי גדול, פירשת מלחטוא.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15" w:author="קלוד" w:date="2026-10-11T12:33:55Z"/>
        </w:rPr>
      </w:pPr>
      <w:ins w:id="90916" w:author="קלוד" w:date="2026-10-11T12:33:55Z">
        <w:r>
          <w:rPr>
            <w:color w:val="7B3F00"/>
          </w:rPr>
          <w:t xml:space="preserve">כל האומר חטא - אינו אלא טועה</w:t>
        </w:r>
      </w:ins>
    </w:p>
    <w:p w:rsidR="00E9703F" w:rsidRPr="006F178A" w:rsidRDefault="00E9703F" w:rsidP="00E9703F">
      <w:pPr>
        <w:rPr>
          <w:rStyle w:val="afffe"/>
          <w:rFonts w:ascii="Fb Fontext" w:hAnsi="Fb Fontext"/>
          <w:b/>
          <w:rtl/>
        </w:rPr>
      </w:pPr>
      <w:r w:rsidRPr="006F178A">
        <w:rPr>
          <w:rFonts w:ascii="Fb Fontext" w:hAnsi="Fb Fontext"/>
          <w:rtl/>
        </w:rPr>
        <w:t>•</w:t>
      </w:r>
      <w:r w:rsidRPr="006F178A">
        <w:rPr>
          <w:rStyle w:val="afffe"/>
          <w:rFonts w:ascii="Fb Fontext" w:hAnsi="Fb Fontext"/>
          <w:rtl/>
        </w:rPr>
        <w:t xml:space="preserve"> </w:t>
      </w:r>
      <w:r w:rsidRPr="006F178A">
        <w:rPr>
          <w:rStyle w:val="afffe"/>
          <w:rFonts w:ascii="Fb Fontext" w:hAnsi="Fb Fontext" w:hint="cs"/>
          <w:rtl/>
        </w:rPr>
        <w:t xml:space="preserve">כל האומר חטא אינו אלא </w:t>
      </w:r>
      <w:ins w:id="96805" w:author="קלוד" w:date="2026-10-11T13:11:34Z">
        <w:r>
          <w:rPr>
            <w:rStyle w:val="afffe"/>
            <w:rFonts w:ascii="Fb Fontext" w:hAnsi="Fb Fontext" w:hint="cs"/>
            <w:rtl/>
          </w:rPr>
          <w:t xml:space="preserve">טועה:</w:t>
        </w:r>
      </w:ins>
      <w:del w:id="96806" w:author="קלוד" w:date="2026-10-11T13:11:34Z">
        <w:r w:rsidRPr="006F178A">
          <w:rPr>
            <w:rStyle w:val="afffe"/>
            <w:rFonts w:ascii="Fb Fontext" w:hAnsi="Fb Fontext" w:hint="cs"/>
            <w:rtl/>
          </w:rPr>
          <w:delText xml:space="preserve">טועה</w:delText>
        </w:r>
      </w:del>
      <w:r w:rsidRPr="006F178A">
        <w:rPr>
          <w:rStyle w:val="afffe"/>
          <w:rFonts w:ascii="Fb Fontext" w:hAnsi="Fb Fontext" w:hint="cs"/>
          <w:rtl/>
        </w:rPr>
        <w:t xml:space="preserve"> </w:t>
      </w:r>
      <w:r w:rsidRPr="006F178A">
        <w:rPr>
          <w:rStyle w:val="afffe"/>
          <w:rFonts w:ascii="Fb Fontext" w:hAnsi="Fb Fontext"/>
          <w:rtl/>
        </w:rPr>
        <w:t>א.</w:t>
      </w:r>
      <w:r w:rsidRPr="006F178A">
        <w:rPr>
          <w:rFonts w:ascii="Fb Fontext" w:hAnsi="Fb Fontext"/>
          <w:rtl/>
        </w:rPr>
        <w:t xml:space="preserve"> </w:t>
      </w:r>
      <w:ins w:id="96803" w:author="קלוד" w:date="2026-10-11T13:11:34Z">
        <w:r>
          <w:rPr>
            <w:rFonts w:ascii="Fb Fontext" w:hAnsi="Fb Fontext"/>
            <w:rtl/>
          </w:rPr>
          <w:t xml:space="preserve">ראובן,</w:t>
        </w:r>
      </w:ins>
      <w:del w:id="96804" w:author="קלוד" w:date="2026-10-11T13:11:34Z">
        <w:r w:rsidRPr="006F178A">
          <w:rPr>
            <w:rFonts w:ascii="Fb Fontext" w:hAnsi="Fb Fontext"/>
            <w:rtl/>
          </w:rPr>
          <w:delText xml:space="preserve">ראובן</w:delText>
        </w:r>
      </w:del>
      <w:r w:rsidRPr="006F178A">
        <w:rPr>
          <w:rStyle w:val="afffe"/>
          <w:rFonts w:ascii="Fb Fontext" w:hAnsi="Fb Fontext"/>
          <w:rtl/>
        </w:rPr>
        <w:t xml:space="preserve"> </w:t>
      </w:r>
      <w:ins w:id="96801" w:author="קלוד" w:date="2026-10-11T13:11:34Z">
        <w:r>
          <w:rPr>
            <w:rFonts w:ascii="Fb Fontext" w:hAnsi="Fb Fontext"/>
            <w:rtl/>
          </w:rPr>
          <w:t xml:space="preserve">כמו שאמרנו.</w:t>
        </w:r>
      </w:ins>
      <w:del w:id="96802" w:author="קלוד" w:date="2026-10-11T13:11:34Z">
        <w:r w:rsidRPr="006F178A">
          <w:rPr>
            <w:rFonts w:ascii="Fb Fontext" w:hAnsi="Fb Fontext"/>
            <w:rtl/>
          </w:rPr>
          <w:delText xml:space="preserve">כדאמרן.</w:delText>
        </w:r>
      </w:del>
    </w:p>
    <w:p w:rsidR="00E9703F" w:rsidRPr="006061D7" w:rsidRDefault="00E9703F" w:rsidP="00E9703F">
      <w:pPr>
        <w:rPr>
          <w:rtl/>
        </w:rPr>
      </w:pPr>
      <w:r w:rsidRPr="006061D7">
        <w:rPr>
          <w:rtl/>
        </w:rPr>
        <w:t>ב. פנחס</w:t>
      </w:r>
      <w:r w:rsidRPr="00784B8D">
        <w:rPr>
          <w:rStyle w:val="afffff0"/>
          <w:rtl/>
        </w:rPr>
        <w:t xml:space="preserve"> </w:t>
      </w:r>
      <w:r w:rsidRPr="00784B8D">
        <w:rPr>
          <w:rStyle w:val="afffff0"/>
          <w:rFonts w:hint="cs"/>
          <w:rtl/>
        </w:rPr>
        <w:t>'</w:t>
      </w:r>
      <w:ins w:id="90231" w:author="Claude - סמנטי" w:date="2026-10-11T12:28:21Z">
        <w:r>
          <w:rPr>
            <w:rStyle w:val="afffff0"/>
            <w:rtl/>
          </w:rPr>
          <w:t xml:space="preserve">חָפְנִי וּפִנְחָס</w:t>
        </w:r>
      </w:ins>
      <w:del w:id="90232" w:author="Claude - סמנטי" w:date="2026-10-11T12:28:21Z">
        <w:r w:rsidRPr="00784B8D">
          <w:rPr>
            <w:rStyle w:val="afffff0"/>
            <w:rtl/>
          </w:rPr>
          <w:delText xml:space="preserve">חפני ופנחס</w:delText>
        </w:r>
      </w:del>
      <w:r w:rsidRPr="00784B8D">
        <w:rPr>
          <w:rStyle w:val="afffff0"/>
          <w:rFonts w:hint="cs"/>
          <w:rtl/>
        </w:rPr>
        <w:t>'</w:t>
      </w:r>
      <w:r w:rsidRPr="00784B8D">
        <w:rPr>
          <w:rStyle w:val="afffff0"/>
          <w:rtl/>
        </w:rPr>
        <w:t xml:space="preserve"> </w:t>
      </w:r>
      <w:r w:rsidRPr="006061D7">
        <w:rPr>
          <w:rtl/>
        </w:rPr>
        <w:t xml:space="preserve">ומקיש פנחס לחפני שלא חטא, והא </w:t>
      </w:r>
      <w:r w:rsidRPr="00306272">
        <w:rPr>
          <w:rStyle w:val="afffff0"/>
          <w:rtl/>
        </w:rPr>
        <w:t>ד</w:t>
      </w:r>
      <w:r w:rsidRPr="00306272">
        <w:rPr>
          <w:rStyle w:val="afffff0"/>
          <w:rFonts w:hint="cs"/>
          <w:rtl/>
        </w:rPr>
        <w:t>'</w:t>
      </w:r>
      <w:r w:rsidRPr="00306272">
        <w:rPr>
          <w:rStyle w:val="afffff0"/>
          <w:rtl/>
        </w:rPr>
        <w:t>שיכבון הנשים</w:t>
      </w:r>
      <w:r w:rsidRPr="00306272">
        <w:rPr>
          <w:rStyle w:val="afffff0"/>
          <w:rFonts w:hint="cs"/>
          <w:rtl/>
        </w:rPr>
        <w:t>'</w:t>
      </w:r>
      <w:r w:rsidRPr="00306272">
        <w:rPr>
          <w:rStyle w:val="afffff0"/>
          <w:rtl/>
        </w:rPr>
        <w:t xml:space="preserve"> </w:t>
      </w:r>
      <w:r w:rsidRPr="006061D7">
        <w:rPr>
          <w:rtl/>
        </w:rPr>
        <w:t xml:space="preserve">מעלה הכתוב כאילו מתוך ששהו קינהן מלילך אצל בעליהן שהכתוב מייחסו והיינו מתוך שהיה לו לפנחס למחות לחפני ולא מיחה </w:t>
      </w:r>
      <w:r>
        <w:rPr>
          <w:rtl/>
        </w:rPr>
        <w:t>וכו'</w:t>
      </w:r>
      <w:r w:rsidRPr="006061D7">
        <w:rPr>
          <w:rtl/>
        </w:rPr>
        <w:t>.</w:t>
      </w:r>
    </w:p>
    <w:p>
      <w:pPr>
        <w:pStyle w:val="afffff8"/>
        <w:rPr>
          <w:ins w:id="90913" w:author="קלוד" w:date="2026-10-11T12:33:55Z"/>
        </w:rPr>
      </w:pPr>
      <w:ins w:id="90914" w:author="קלוד" w:date="2026-10-11T12:33:55Z">
        <w:r>
          <w:rPr>
            <w:color w:val="7B3F00"/>
          </w:rPr>
          <w:t xml:space="preserve">בני שמואל - לא חטאו, אלא שלא הלכו בדרכיו</w:t>
        </w:r>
      </w:ins>
    </w:p>
    <w:p w:rsidR="00E9703F" w:rsidRPr="006F178A" w:rsidRDefault="00E9703F" w:rsidP="00E9703F">
      <w:pPr>
        <w:rPr>
          <w:rtl/>
        </w:rPr>
      </w:pPr>
      <w:r w:rsidRPr="006F178A">
        <w:rPr>
          <w:rStyle w:val="afffe"/>
          <w:rFonts w:ascii="Fb Fontext" w:hAnsi="Fb Fontext"/>
          <w:b/>
          <w:rtl/>
        </w:rPr>
        <w:t>ג.</w:t>
      </w:r>
      <w:r w:rsidRPr="00784B8D">
        <w:rPr>
          <w:rStyle w:val="afffff0"/>
          <w:rtl/>
        </w:rPr>
        <w:t xml:space="preserve"> </w:t>
      </w:r>
      <w:r w:rsidRPr="00784B8D">
        <w:rPr>
          <w:rStyle w:val="afffff0"/>
          <w:rFonts w:hint="cs"/>
          <w:rtl/>
        </w:rPr>
        <w:t>'</w:t>
      </w:r>
      <w:r w:rsidRPr="00784B8D">
        <w:rPr>
          <w:rStyle w:val="afffff0"/>
          <w:rtl/>
        </w:rPr>
        <w:t xml:space="preserve">בני </w:t>
      </w:r>
      <w:r w:rsidRPr="00784B8D">
        <w:rPr>
          <w:rStyle w:val="2fb"/>
          <w:rtl/>
        </w:rPr>
        <w:t xml:space="preserve">שמואל</w:t>
      </w:r>
      <w:r w:rsidRPr="00784B8D">
        <w:rPr>
          <w:rStyle w:val="afffff0"/>
          <w:rtl/>
        </w:rPr>
        <w:t xml:space="preserve"> בדרכיו הוא דלא הלכו</w:t>
      </w:r>
      <w:r w:rsidRPr="00784B8D">
        <w:rPr>
          <w:rStyle w:val="afffff0"/>
          <w:rFonts w:hint="cs"/>
          <w:rtl/>
        </w:rPr>
        <w:t>'</w:t>
      </w:r>
      <w:r w:rsidRPr="00784B8D">
        <w:rPr>
          <w:rStyle w:val="afffff0"/>
          <w:rtl/>
        </w:rPr>
        <w:t>,</w:t>
      </w:r>
      <w:r w:rsidRPr="006F178A">
        <w:rPr>
          <w:rFonts w:ascii="Fb Fontext" w:hAnsi="Fb Fontext"/>
          <w:rtl/>
        </w:rPr>
        <w:t xml:space="preserve"> אבל גם </w:t>
      </w:r>
      <w:r w:rsidRPr="006F178A">
        <w:rPr>
          <w:rFonts w:ascii="Fb Fontext" w:hAnsi="Fb Fontext"/>
          <w:rtl/>
        </w:rPr>
        <w:t xml:space="preserve">לא</w:t>
      </w:r>
      <w:r w:rsidRPr="006F178A">
        <w:rPr>
          <w:rFonts w:ascii="Fb Fontext" w:hAnsi="Fb Fontext"/>
          <w:rtl/>
        </w:rPr>
        <w:t xml:space="preserve"> חטאו.</w:t>
      </w:r>
    </w:p>
    <w:p w:rsidR="00E9703F" w:rsidRPr="006F178A" w:rsidRDefault="00E9703F" w:rsidP="00E9703F">
      <w:pPr>
        <w:rPr>
          <w:rtl/>
        </w:rPr>
      </w:pPr>
      <w:r w:rsidRPr="006F178A">
        <w:rPr>
          <w:rtl/>
        </w:rPr>
        <w:t xml:space="preserve">והא </w:t>
      </w:r>
      <w:r w:rsidRPr="00306272">
        <w:rPr>
          <w:rStyle w:val="afffff0"/>
          <w:rtl/>
        </w:rPr>
        <w:t>ד</w:t>
      </w:r>
      <w:r w:rsidRPr="00306272">
        <w:rPr>
          <w:rStyle w:val="afffff0"/>
          <w:rFonts w:hint="cs"/>
          <w:rtl/>
        </w:rPr>
        <w:t>'</w:t>
      </w:r>
      <w:ins w:id="91019" w:author="Claude - סמנטי" w:date="2026-10-11T12:28:21Z">
        <w:r>
          <w:rPr>
            <w:rStyle w:val="afffff0"/>
            <w:rtl/>
          </w:rPr>
          <w:t xml:space="preserve">וַיִּטּוּ אַחֲרֵי הַבָּצַע</w:t>
        </w:r>
      </w:ins>
      <w:del w:id="91020" w:author="Claude - סמנטי" w:date="2026-10-11T12:28:21Z">
        <w:r w:rsidRPr="00306272">
          <w:rPr>
            <w:rStyle w:val="afffff0"/>
            <w:rtl/>
          </w:rPr>
          <w:delText xml:space="preserve">ויטו אחרי הבצע</w:delText>
        </w:r>
      </w:del>
      <w:r w:rsidRPr="00306272">
        <w:rPr>
          <w:rStyle w:val="afffff0"/>
          <w:rFonts w:hint="cs"/>
          <w:rtl/>
        </w:rPr>
        <w:t>'</w:t>
      </w:r>
      <w:r w:rsidRPr="00306272">
        <w:rPr>
          <w:rStyle w:val="afffff0"/>
          <w:rtl/>
        </w:rPr>
        <w:t>.</w:t>
      </w:r>
    </w:p>
    <w:p w:rsidR="00E9703F" w:rsidRDefault="00E9703F" w:rsidP="00E9703F">
      <w:pPr>
        <w:rPr>
          <w:rtl/>
        </w:rPr>
      </w:pPr>
      <w:ins w:id="96811" w:author="קלוד" w:date="2026-10-11T13:11:34Z">
        <w:r>
          <w:rPr>
            <w:rtl/>
          </w:rPr>
          <w:t xml:space="preserve">א.</w:t>
        </w:r>
      </w:ins>
      <w:del w:id="96812" w:author="קלוד" w:date="2026-10-11T13:11:34Z">
        <w:r w:rsidRPr="006061D7">
          <w:rPr>
            <w:rtl/>
          </w:rPr>
          <w:tab/>
          <w:delText xml:space="preserve">א</w:delText>
        </w:r>
      </w:del>
      <w:r w:rsidRPr="006061D7">
        <w:rPr>
          <w:rtl/>
        </w:rPr>
        <w:tab/>
        <w:t xml:space="preserve"> שלא עשו כמעשה </w:t>
      </w:r>
      <w:ins w:id="96809" w:author="קלוד" w:date="2026-10-11T13:11:34Z">
        <w:r>
          <w:rPr>
            <w:rtl/>
          </w:rPr>
          <w:t xml:space="preserve">אביהם,</w:t>
        </w:r>
      </w:ins>
      <w:del w:id="96810" w:author="קלוד" w:date="2026-10-11T13:11:34Z">
        <w:r w:rsidRPr="006061D7">
          <w:rPr>
            <w:rtl/>
          </w:rPr>
          <w:tab/>
          <w:delText xml:space="preserve">אביהם</w:delText>
        </w:r>
      </w:del>
      <w:r w:rsidRPr="006061D7">
        <w:rPr>
          <w:rtl/>
        </w:rPr>
        <w:tab/>
        <w:t xml:space="preserve"> </w:t>
      </w:r>
      <w:ins w:id="96807" w:author="קלוד" w:date="2026-10-11T13:11:34Z">
        <w:r>
          <w:rPr>
            <w:rtl/>
          </w:rPr>
          <w:t xml:space="preserve">שחיזר</w:t>
        </w:r>
      </w:ins>
      <w:del w:id="96808" w:author="קלוד" w:date="2026-10-11T13:11:34Z">
        <w:r w:rsidRPr="006061D7">
          <w:rPr>
            <w:rtl/>
          </w:rPr>
          <w:tab/>
          <w:delText xml:space="preserve">דחיזר</w:delText>
        </w:r>
      </w:del>
      <w:r w:rsidRPr="006061D7">
        <w:rPr>
          <w:rtl/>
        </w:rPr>
        <w:tab/>
        <w:t xml:space="preserve"> ודן בכל ישראל בעריהם</w:t>
      </w:r>
      <w:r w:rsidRPr="006061D7">
        <w:rPr>
          <w:rFonts w:hint="cs"/>
          <w:rtl/>
        </w:rPr>
        <w:t>,</w:t>
      </w:r>
    </w:p>
    <w:p w:rsidR="00E9703F" w:rsidRPr="006061D7" w:rsidRDefault="00E9703F" w:rsidP="00E9703F">
      <w:pPr>
        <w:rPr>
          <w:rtl/>
        </w:rPr>
      </w:pPr>
      <w:r w:rsidRPr="006061D7">
        <w:rPr>
          <w:rtl/>
        </w:rPr>
        <w:tab/>
      </w:r>
      <w:r w:rsidRPr="006061D7">
        <w:rPr>
          <w:rtl/>
        </w:rPr>
        <w:tab/>
        <w:t>והם ישבו בעריהם להרבות שכר לחזניהן ולסופריהן.</w:t>
      </w:r>
    </w:p>
    <w:p w:rsidR="00E9703F" w:rsidRDefault="00E9703F" w:rsidP="00E9703F">
      <w:pPr>
        <w:rPr>
          <w:rtl/>
        </w:rPr>
      </w:pPr>
      <w:r w:rsidRPr="006061D7">
        <w:rPr>
          <w:rtl/>
        </w:rPr>
        <w:tab/>
        <w:t xml:space="preserve">ב. </w:t>
      </w:r>
      <w:r w:rsidRPr="006061D7">
        <w:rPr>
          <w:rStyle w:val="2fb"/>
          <w:rtl/>
        </w:rPr>
        <w:tab/>
        <w:t xml:space="preserve">ר"מ</w:t>
      </w:r>
      <w:r w:rsidRPr="006061D7">
        <w:rPr>
          <w:rtl/>
        </w:rPr>
        <w:tab/>
        <w:t xml:space="preserve"> חלקם שאלו בפיהם [ולא חטאו]</w:t>
      </w:r>
    </w:p>
    <w:p w:rsidR="00E9703F" w:rsidRPr="006061D7" w:rsidRDefault="00E9703F" w:rsidP="00E9703F">
      <w:pPr>
        <w:rPr>
          <w:rtl/>
        </w:rPr>
      </w:pPr>
      <w:r w:rsidRPr="006061D7">
        <w:rPr>
          <w:rtl/>
        </w:rPr>
        <w:tab/>
        <w:t xml:space="preserve">ג. </w:t>
      </w:r>
      <w:ins w:id="90339" w:author="מנוע מכני" w:date="2026-10-11T12:04:39Z">
        <w:r>
          <w:rPr>
            <w:rStyle w:val="2fb"/>
            <w:rtl/>
          </w:rPr>
          <w:t xml:space="preserve">ר"י</w:t>
        </w:r>
      </w:ins>
      <w:del w:id="90340" w:author="מנוע מכני" w:date="2026-10-11T12:04:39Z">
        <w:r w:rsidRPr="006061D7">
          <w:rPr>
            <w:rtl/>
          </w:rPr>
          <w:tab/>
          <w:delText xml:space="preserve">רבי יהודה</w:delText>
        </w:r>
      </w:del>
      <w:r w:rsidRPr="006061D7">
        <w:rPr>
          <w:rtl/>
        </w:rPr>
        <w:tab/>
        <w:t xml:space="preserve"> מלאי הטילו על בעלי בתים.</w:t>
      </w:r>
    </w:p>
    <w:p w:rsidR="00E9703F" w:rsidRPr="006061D7" w:rsidRDefault="00E9703F" w:rsidP="00E9703F">
      <w:pPr>
        <w:rPr>
          <w:rtl/>
        </w:rPr>
      </w:pPr>
      <w:r w:rsidRPr="006061D7">
        <w:rPr>
          <w:rtl/>
        </w:rPr>
        <w:tab/>
        <w:t xml:space="preserve">ד. </w:t>
      </w:r>
      <w:ins w:id="90341" w:author="מנוע מכני" w:date="2026-10-11T12:04:39Z">
        <w:r>
          <w:rPr>
            <w:rStyle w:val="2fb"/>
            <w:rtl/>
          </w:rPr>
          <w:t xml:space="preserve">ר"ע</w:t>
        </w:r>
      </w:ins>
      <w:del w:id="90342" w:author="מנוע מכני" w:date="2026-10-11T12:04:39Z">
        <w:r w:rsidRPr="006061D7">
          <w:rPr>
            <w:rtl/>
          </w:rPr>
          <w:tab/>
          <w:delText xml:space="preserve">רבי עקיבא</w:delText>
        </w:r>
      </w:del>
      <w:r w:rsidRPr="006061D7">
        <w:rPr>
          <w:rtl/>
        </w:rPr>
        <w:tab/>
        <w:t xml:space="preserve"> קופה יתירה של מעשר נטלו בזרוע.</w:t>
      </w:r>
    </w:p>
    <w:p w:rsidR="00E9703F" w:rsidRPr="006061D7" w:rsidRDefault="00E9703F" w:rsidP="00E9703F">
      <w:pPr>
        <w:rPr>
          <w:rtl/>
        </w:rPr>
      </w:pPr>
      <w:r w:rsidRPr="006061D7">
        <w:rPr>
          <w:rtl/>
        </w:rPr>
        <w:tab/>
        <w:t xml:space="preserve">ה. </w:t>
      </w:r>
      <w:r w:rsidRPr="006061D7">
        <w:rPr>
          <w:rStyle w:val="2fb"/>
          <w:rtl/>
        </w:rPr>
        <w:tab/>
        <w:t xml:space="preserve">רבי יוסי</w:t>
      </w:r>
      <w:r w:rsidRPr="006061D7">
        <w:rPr>
          <w:rtl/>
        </w:rPr>
        <w:tab/>
        <w:t xml:space="preserve"> מתנות נטלו בזרוע.</w:t>
      </w:r>
    </w:p>
    <w:p>
      <w:pPr>
        <w:pStyle w:val="afffff8"/>
        <w:rPr>
          <w:ins w:id="90911" w:author="קלוד" w:date="2026-10-11T12:33:55Z"/>
        </w:rPr>
      </w:pPr>
      <w:ins w:id="90912" w:author="קלוד" w:date="2026-10-11T12:33:55Z">
        <w:r>
          <w:rPr>
            <w:color w:val="7B3F00"/>
          </w:rPr>
          <w:t xml:space="preserve">דוד לא חטא - אוריה ומפיבושת</w:t>
        </w:r>
      </w:ins>
    </w:p>
    <w:p w:rsidR="00E9703F" w:rsidRPr="006F178A" w:rsidRDefault="00E9703F" w:rsidP="00E9703F">
      <w:pPr>
        <w:rPr>
          <w:rStyle w:val="afffe"/>
          <w:rFonts w:ascii="Fb Fontext" w:hAnsi="Fb Fontext"/>
          <w:b/>
          <w:rtl/>
        </w:rPr>
      </w:pPr>
      <w:r w:rsidRPr="006F178A">
        <w:rPr>
          <w:rStyle w:val="afffe"/>
          <w:rFonts w:ascii="Fb Fontext" w:hAnsi="Fb Fontext" w:hint="cs"/>
          <w:b/>
          <w:rtl/>
        </w:rPr>
        <w:t>ד</w:t>
      </w:r>
      <w:r w:rsidRPr="006F178A">
        <w:rPr>
          <w:rFonts w:ascii="Fb Fontext" w:hAnsi="Fb Fontext" w:hint="cs"/>
          <w:b/>
          <w:bCs/>
          <w:rtl/>
        </w:rPr>
        <w:t>.</w:t>
      </w:r>
      <w:r w:rsidRPr="006F178A">
        <w:rPr>
          <w:rFonts w:ascii="Fb Fontext" w:hAnsi="Fb Fontext" w:hint="cs"/>
          <w:rtl/>
        </w:rPr>
        <w:t xml:space="preserve"> דוד </w:t>
      </w:r>
      <w:r w:rsidRPr="006F178A">
        <w:rPr>
          <w:rFonts w:ascii="Fb Fontext" w:hAnsi="Fb Fontext" w:hint="cs"/>
          <w:rtl/>
        </w:rPr>
        <w:t xml:space="preserve">לא</w:t>
      </w:r>
      <w:r w:rsidRPr="006F178A">
        <w:rPr>
          <w:rFonts w:ascii="Fb Fontext" w:hAnsi="Fb Fontext" w:hint="cs"/>
          <w:rtl/>
        </w:rPr>
        <w:t xml:space="preserve"> </w:t>
      </w:r>
      <w:ins w:id="96817" w:author="קלוד" w:date="2026-10-11T13:11:34Z">
        <w:r>
          <w:rPr>
            <w:rFonts w:ascii="Fb Fontext" w:hAnsi="Fb Fontext" w:hint="cs"/>
            <w:rtl/>
          </w:rPr>
          <w:t xml:space="preserve">חטא,</w:t>
        </w:r>
      </w:ins>
      <w:del w:id="96818" w:author="קלוד" w:date="2026-10-11T13:11:34Z">
        <w:r w:rsidRPr="006F178A">
          <w:rPr>
            <w:rFonts w:ascii="Fb Fontext" w:hAnsi="Fb Fontext" w:hint="cs"/>
            <w:rtl/>
          </w:rPr>
          <w:delText xml:space="preserve">חטא</w:delText>
        </w:r>
      </w:del>
      <w:r w:rsidRPr="006F178A">
        <w:rPr>
          <w:rFonts w:ascii="Fb Fontext" w:hAnsi="Fb Fontext" w:hint="cs"/>
          <w:rtl/>
        </w:rPr>
        <w:t xml:space="preserve"> </w:t>
      </w:r>
      <w:ins w:id="96815" w:author="קלוד" w:date="2026-10-11T13:11:34Z">
        <w:r>
          <w:rPr>
            <w:rFonts w:ascii="Fb Fontext" w:hAnsi="Fb Fontext" w:hint="cs"/>
            <w:rtl/>
          </w:rPr>
          <w:t xml:space="preserve">ו'מדוע</w:t>
        </w:r>
      </w:ins>
      <w:del w:id="96816" w:author="קלוד" w:date="2026-10-11T13:11:34Z">
        <w:r w:rsidRPr="006F178A">
          <w:rPr>
            <w:rFonts w:ascii="Fb Fontext" w:hAnsi="Fb Fontext" w:hint="cs"/>
            <w:rtl/>
          </w:rPr>
          <w:delText xml:space="preserve">והא דמדוע</w:delText>
        </w:r>
      </w:del>
      <w:r w:rsidRPr="006F178A">
        <w:rPr>
          <w:rFonts w:ascii="Fb Fontext" w:hAnsi="Fb Fontext" w:hint="cs"/>
          <w:rtl/>
        </w:rPr>
        <w:t xml:space="preserve"> בזית את דבר</w:t>
      </w:r>
      <w:r>
        <w:rPr>
          <w:rFonts w:ascii="Fb Fontext" w:hAnsi="Fb Fontext" w:hint="cs"/>
          <w:rtl/>
        </w:rPr>
        <w:t xml:space="preserve"> </w:t>
      </w:r>
      <w:ins w:id="96813" w:author="קלוד" w:date="2026-10-11T13:11:34Z">
        <w:r>
          <w:rPr>
            <w:rFonts w:ascii="Fb Fontext" w:hAnsi="Fb Fontext" w:hint="cs"/>
            <w:rtl/>
          </w:rPr>
          <w:t xml:space="preserve">ה'' -</w:t>
        </w:r>
      </w:ins>
      <w:del w:id="96814" w:author="קלוד" w:date="2026-10-11T13:11:34Z">
        <w:r>
          <w:rPr>
            <w:rFonts w:ascii="Fb Fontext" w:hAnsi="Fb Fontext" w:hint="cs"/>
            <w:rtl/>
          </w:rPr>
          <w:delText xml:space="preserve">ה</w:delText>
        </w:r>
        <w:r>
          <w:rPr>
            <w:rFonts w:ascii="Fb Fontext" w:hAnsi="Fb Fontext"/>
            <w:rtl/>
          </w:rPr>
          <w:delText xml:space="preserve">'</w:delText>
        </w:r>
        <w:r w:rsidRPr="006F178A">
          <w:rPr>
            <w:rFonts w:ascii="Fb Fontext" w:hAnsi="Fb Fontext" w:hint="cs"/>
            <w:rtl/>
          </w:rPr>
          <w:delText xml:space="preserve">-</w:delText>
        </w:r>
      </w:del>
      <w:r>
        <w:rPr>
          <w:rFonts w:ascii="Fb Fontext" w:hAnsi="Fb Fontext" w:hint="cs"/>
          <w:rtl/>
        </w:rPr>
        <w:t xml:space="preserve"> </w:t>
      </w:r>
      <w:r w:rsidRPr="006F178A">
        <w:rPr>
          <w:rFonts w:ascii="Fb Fontext" w:hAnsi="Fb Fontext"/>
          <w:rtl/>
        </w:rPr>
        <w:t>היינו שביקש לעשות ולא עשה.</w:t>
      </w:r>
    </w:p>
    <w:p w:rsidR="00E9703F" w:rsidRPr="006F178A" w:rsidRDefault="00E9703F" w:rsidP="00E9703F">
      <w:pPr>
        <w:rPr>
          <w:rStyle w:val="afffe"/>
          <w:rFonts w:ascii="Fb Fontext" w:hAnsi="Fb Fontext"/>
          <w:b/>
          <w:rtl/>
        </w:rPr>
      </w:pPr>
      <w:r w:rsidRPr="006F178A">
        <w:rPr>
          <w:rStyle w:val="afffe"/>
          <w:rFonts w:ascii="Fb Fontext" w:hAnsi="Fb Fontext" w:hint="cs"/>
          <w:b/>
          <w:rtl/>
        </w:rPr>
        <w:t>א.</w:t>
      </w:r>
      <w:r w:rsidRPr="006F178A">
        <w:rPr>
          <w:rFonts w:hint="cs"/>
          <w:rtl/>
        </w:rPr>
        <w:t xml:space="preserve"> </w:t>
      </w:r>
      <w:r w:rsidRPr="006F178A">
        <w:rPr>
          <w:rtl/>
        </w:rPr>
        <w:t>את אוריה היה לדון בסנה'</w:t>
      </w:r>
      <w:r w:rsidRPr="006F178A">
        <w:rPr>
          <w:rFonts w:hint="cs"/>
          <w:rtl/>
        </w:rPr>
        <w:t>,</w:t>
      </w:r>
      <w:r w:rsidRPr="006F178A">
        <w:rPr>
          <w:rtl/>
        </w:rPr>
        <w:t xml:space="preserve"> ולא דן מורד במלכות.</w:t>
      </w:r>
    </w:p>
    <w:p w:rsidR="00E9703F" w:rsidRPr="009757B9" w:rsidRDefault="00E9703F" w:rsidP="00E9703F">
      <w:pPr>
        <w:rPr>
          <w:rFonts w:cs="Guttman Vilna"/>
          <w:b/>
          <w:bCs/>
          <w:rtl/>
        </w:rPr>
      </w:pPr>
      <w:r w:rsidRPr="006F178A">
        <w:rPr>
          <w:rStyle w:val="afffe"/>
          <w:rFonts w:ascii="Fb Fontext" w:hAnsi="Fb Fontext" w:hint="cs"/>
          <w:b/>
          <w:rtl/>
        </w:rPr>
        <w:t>ב.</w:t>
      </w:r>
      <w:r w:rsidRPr="006F178A">
        <w:rPr>
          <w:rFonts w:hint="cs"/>
          <w:rtl/>
        </w:rPr>
        <w:t xml:space="preserve"> </w:t>
      </w:r>
      <w:ins w:id="96823" w:author="קלוד" w:date="2026-10-11T13:11:34Z">
        <w:r>
          <w:rPr>
            <w:rtl/>
          </w:rPr>
          <w:t xml:space="preserve">ואת אשתו -</w:t>
        </w:r>
      </w:ins>
      <w:del w:id="96824" w:author="קלוד" w:date="2026-10-11T13:11:34Z">
        <w:r w:rsidRPr="006F178A">
          <w:rPr>
            <w:rtl/>
          </w:rPr>
          <w:delText xml:space="preserve">ואשתו</w:delText>
        </w:r>
      </w:del>
      <w:r w:rsidRPr="006F178A">
        <w:rPr>
          <w:rtl/>
        </w:rPr>
        <w:t xml:space="preserve"> ליקוחין יש לך בה</w:t>
      </w:r>
      <w:r w:rsidRPr="006F178A">
        <w:rPr>
          <w:rFonts w:hint="cs"/>
          <w:rtl/>
        </w:rPr>
        <w:t>,</w:t>
      </w:r>
      <w:r w:rsidRPr="006F178A">
        <w:rPr>
          <w:rtl/>
        </w:rPr>
        <w:t xml:space="preserve"> </w:t>
      </w:r>
      <w:ins w:id="96821" w:author="קלוד" w:date="2026-10-11T13:11:34Z">
        <w:r>
          <w:rPr>
            <w:rtl/>
          </w:rPr>
          <w:t xml:space="preserve">שכל</w:t>
        </w:r>
      </w:ins>
      <w:del w:id="96822" w:author="קלוד" w:date="2026-10-11T13:11:34Z">
        <w:r w:rsidRPr="006F178A">
          <w:rPr>
            <w:rtl/>
          </w:rPr>
          <w:delText xml:space="preserve">וכתב גט לאשתו דכל</w:delText>
        </w:r>
      </w:del>
      <w:r w:rsidRPr="006F178A">
        <w:rPr>
          <w:rtl/>
        </w:rPr>
        <w:t xml:space="preserve"> היוצא למלחמת בית </w:t>
      </w:r>
      <w:ins w:id="96819" w:author="קלוד" w:date="2026-10-11T13:11:34Z">
        <w:r>
          <w:rPr>
            <w:rtl/>
          </w:rPr>
          <w:t xml:space="preserve">דוד כותב גט לאשתו.</w:t>
        </w:r>
      </w:ins>
      <w:del w:id="96820" w:author="קלוד" w:date="2026-10-11T13:11:34Z">
        <w:r w:rsidRPr="006F178A">
          <w:rPr>
            <w:rtl/>
          </w:rPr>
          <w:delText xml:space="preserve">דוד.</w:delText>
        </w:r>
      </w:del>
    </w:p>
    <w:p>
      <w:pPr>
        <w:pStyle w:val="38"/>
        <w:rPr>
          <w:ins w:id="97563" w:author="מנוע מכני" w:date="2026-10-11T12:04:39Z"/>
        </w:rPr>
      </w:pPr>
      <w:del w:id="97562" w:author="מנוע מכני" w:date="2026-10-11T12:04:39Z">
        <w:r w:rsidRPr="006F178A">
          <w:delText xml:space="preserve">•</w:delText>
        </w:r>
      </w:del>
      <w:r w:rsidRPr="006F178A">
        <w:t xml:space="preserve"> רב</w:t>
      </w:r>
      <w:r w:rsidRPr="006F178A">
        <w:t>:</w:t>
      </w:r>
    </w:p>
    <w:p w:rsidR="00E9703F" w:rsidRPr="009757B9" w:rsidRDefault="00E9703F" w:rsidP="00E9703F">
      <w:pPr>
        <w:rPr>
          <w:rFonts w:cs="Guttman Vilna"/>
          <w:b/>
          <w:bCs/>
          <w:rtl/>
        </w:rPr>
      </w:pPr>
      <w:del w:id="97564" w:author="מנוע מכני" w:date="2026-10-11T12:04:39Z">
        <w:r w:rsidRPr="006F178A">
          <w:rPr>
            <w:rtl/>
          </w:rPr>
          <w:delText xml:space="preserve"> </w:delText>
        </w:r>
      </w:del>
      <w:r w:rsidRPr="006F178A">
        <w:rPr>
          <w:rtl/>
        </w:rPr>
        <w:t xml:space="preserve">דיבר דוד לה"ר שמפיבושת אינו דבר.</w:t>
      </w:r>
    </w:p>
    <w:p w:rsidR="00E9703F" w:rsidRPr="009757B9" w:rsidRDefault="00E9703F" w:rsidP="00E9703F">
      <w:pPr>
        <w:rPr>
          <w:rFonts w:cs="Guttman Vilna"/>
          <w:b/>
          <w:bCs/>
          <w:rtl/>
        </w:rPr>
      </w:pPr>
      <w:r w:rsidRPr="006F178A">
        <w:rPr>
          <w:rStyle w:val="2fb"/>
          <w:rtl/>
        </w:rPr>
        <w:t xml:space="preserve">שמואל</w:t>
      </w:r>
      <w:r w:rsidRPr="006F178A">
        <w:rPr>
          <w:rtl/>
        </w:rPr>
        <w:t xml:space="preserve"> </w:t>
      </w:r>
      <w:r w:rsidRPr="006F178A">
        <w:rPr>
          <w:rtl/>
        </w:rPr>
        <w:t xml:space="preserve">לא</w:t>
      </w:r>
      <w:r w:rsidRPr="006F178A">
        <w:rPr>
          <w:rtl/>
        </w:rPr>
        <w:t xml:space="preserve"> קיבל דוד לה"ר אלא ראה דברים הניכרים</w:t>
      </w:r>
      <w:r w:rsidRPr="006F178A">
        <w:rPr>
          <w:rFonts w:hint="cs"/>
          <w:rtl/>
        </w:rPr>
        <w:t xml:space="preserve">, </w:t>
      </w:r>
      <w:r w:rsidRPr="006F178A">
        <w:rPr>
          <w:rtl/>
        </w:rPr>
        <w:t xml:space="preserve">ומכח זה חילק השדה בין </w:t>
      </w:r>
      <w:ins w:id="96835" w:author="קלוד" w:date="2026-10-11T13:11:34Z">
        <w:r>
          <w:rPr>
            <w:rtl/>
          </w:rPr>
          <w:t xml:space="preserve">ציבא</w:t>
        </w:r>
      </w:ins>
      <w:del w:id="96836" w:author="קלוד" w:date="2026-10-11T13:11:34Z">
        <w:r w:rsidRPr="006F178A">
          <w:rPr>
            <w:rtl/>
          </w:rPr>
          <w:delText xml:space="preserve">ציוא</w:delText>
        </w:r>
      </w:del>
      <w:r w:rsidRPr="006F178A">
        <w:rPr>
          <w:rtl/>
        </w:rPr>
        <w:t xml:space="preserve"> למפיבושת אדונו</w:t>
      </w:r>
      <w:r w:rsidRPr="006F178A">
        <w:rPr>
          <w:rFonts w:hint="cs"/>
          <w:rtl/>
        </w:rPr>
        <w:t xml:space="preserve">, </w:t>
      </w:r>
      <w:r w:rsidRPr="006F178A">
        <w:rPr>
          <w:rtl/>
        </w:rPr>
        <w:t xml:space="preserve">ובשעה זו יצאה </w:t>
      </w:r>
      <w:ins w:id="96833" w:author="קלוד" w:date="2026-10-11T13:11:34Z">
        <w:r>
          <w:rPr>
            <w:rtl/>
          </w:rPr>
          <w:t xml:space="preserve">בת</w:t>
        </w:r>
      </w:ins>
      <w:del w:id="96834" w:author="קלוד" w:date="2026-10-11T13:11:34Z">
        <w:r w:rsidRPr="006F178A">
          <w:rPr>
            <w:rtl/>
          </w:rPr>
          <w:delText xml:space="preserve">ובת</w:delText>
        </w:r>
      </w:del>
      <w:r w:rsidRPr="006F178A">
        <w:rPr>
          <w:rtl/>
        </w:rPr>
        <w:t xml:space="preserve"> קול </w:t>
      </w:r>
      <w:ins w:id="96831" w:author="קלוד" w:date="2026-10-11T13:11:34Z">
        <w:r>
          <w:rPr>
            <w:rtl/>
          </w:rPr>
          <w:t xml:space="preserve">ואמרה:</w:t>
        </w:r>
      </w:ins>
      <w:del w:id="96832" w:author="קלוד" w:date="2026-10-11T13:11:34Z">
        <w:r w:rsidRPr="006F178A">
          <w:rPr>
            <w:rtl/>
          </w:rPr>
          <w:delText xml:space="preserve">ואמרה</w:delText>
        </w:r>
      </w:del>
      <w:r w:rsidRPr="006F178A">
        <w:rPr>
          <w:rtl/>
        </w:rPr>
        <w:t xml:space="preserve"> רחבעם וירבעם יחלקו את </w:t>
      </w:r>
      <w:ins w:id="96829" w:author="קלוד" w:date="2026-10-11T13:11:34Z">
        <w:r>
          <w:rPr>
            <w:rtl/>
          </w:rPr>
          <w:t xml:space="preserve">המלוכה.</w:t>
        </w:r>
      </w:ins>
      <w:del w:id="96830" w:author="קלוד" w:date="2026-10-11T13:11:34Z">
        <w:r w:rsidRPr="006F178A">
          <w:rPr>
            <w:rtl/>
          </w:rPr>
          <w:delText xml:space="preserve">המלוכה</w:delText>
        </w:r>
      </w:del>
      <w:r w:rsidRPr="006F178A">
        <w:rPr>
          <w:rFonts w:hint="cs"/>
          <w:rtl/>
        </w:rPr>
        <w:t xml:space="preserve"> </w:t>
      </w:r>
      <w:r w:rsidRPr="004640F6">
        <w:rPr>
          <w:spacing w:val="-8"/>
          <w:rtl/>
        </w:rPr>
        <w:t xml:space="preserve">אלמלא </w:t>
      </w:r>
      <w:r w:rsidRPr="004640F6">
        <w:rPr>
          <w:spacing w:val="-8"/>
          <w:rtl/>
        </w:rPr>
        <w:t xml:space="preserve">לא</w:t>
      </w:r>
      <w:r w:rsidRPr="004640F6">
        <w:rPr>
          <w:spacing w:val="-8"/>
          <w:rtl/>
        </w:rPr>
        <w:t xml:space="preserve"> קיבל דוד לה"ר </w:t>
      </w:r>
      <w:r w:rsidRPr="004640F6">
        <w:rPr>
          <w:spacing w:val="-8"/>
          <w:rtl/>
        </w:rPr>
        <w:t xml:space="preserve">לא</w:t>
      </w:r>
      <w:r w:rsidRPr="004640F6">
        <w:rPr>
          <w:spacing w:val="-8"/>
          <w:rtl/>
        </w:rPr>
        <w:t xml:space="preserve"> נחלקה מלכות בית </w:t>
      </w:r>
      <w:ins w:id="96827" w:author="קלוד" w:date="2026-10-11T13:11:34Z">
        <w:r>
          <w:rPr>
            <w:spacing w:val="-8"/>
            <w:rtl/>
          </w:rPr>
          <w:t xml:space="preserve">דוד,</w:t>
        </w:r>
      </w:ins>
      <w:del w:id="96828" w:author="קלוד" w:date="2026-10-11T13:11:34Z">
        <w:r w:rsidRPr="004640F6">
          <w:rPr>
            <w:spacing w:val="-8"/>
            <w:rtl/>
          </w:rPr>
          <w:delText xml:space="preserve">דוד</w:delText>
        </w:r>
      </w:del>
      <w:r w:rsidRPr="004640F6">
        <w:rPr>
          <w:spacing w:val="-8"/>
          <w:rtl/>
        </w:rPr>
        <w:t xml:space="preserve"> ולא עבדו ישראל </w:t>
      </w:r>
      <w:ins w:id="96825" w:author="קלוד" w:date="2026-10-11T13:11:34Z">
        <w:r>
          <w:rPr>
            <w:spacing w:val="-8"/>
            <w:rtl/>
          </w:rPr>
          <w:t xml:space="preserve">ע"ז,</w:t>
        </w:r>
      </w:ins>
      <w:del w:id="96826" w:author="קלוד" w:date="2026-10-11T13:11:34Z">
        <w:r w:rsidRPr="004640F6">
          <w:rPr>
            <w:spacing w:val="-8"/>
            <w:rtl/>
          </w:rPr>
          <w:delText xml:space="preserve">ע"ז</w:delText>
        </w:r>
      </w:del>
      <w:r w:rsidRPr="004640F6">
        <w:rPr>
          <w:spacing w:val="-8"/>
          <w:rtl/>
        </w:rPr>
        <w:t xml:space="preserve"> ולא גלינו מארצנו.</w:t>
      </w:r>
    </w:p>
    <w:p>
      <w:pPr>
        <w:pStyle w:val="afffff8"/>
        <w:rPr>
          <w:ins w:id="90909" w:author="קלוד" w:date="2026-10-11T12:33:55Z"/>
        </w:rPr>
      </w:pPr>
      <w:ins w:id="90910" w:author="קלוד" w:date="2026-10-11T12:33:55Z">
        <w:r>
          <w:rPr>
            <w:color w:val="7B3F00"/>
          </w:rPr>
          <w:t xml:space="preserve">שלמה לא חטא - אלא שלא מיחה בנשיו</w:t>
        </w:r>
      </w:ins>
    </w:p>
    <w:p w:rsidR="00E9703F" w:rsidRPr="006F178A" w:rsidRDefault="00E9703F" w:rsidP="00E9703F">
      <w:pPr>
        <w:rPr>
          <w:rtl/>
        </w:rPr>
      </w:pPr>
      <w:r w:rsidRPr="006F178A">
        <w:rPr>
          <w:rStyle w:val="afffe"/>
          <w:rFonts w:ascii="Fb Fontext" w:hAnsi="Fb Fontext" w:hint="cs"/>
          <w:b/>
          <w:rtl/>
        </w:rPr>
        <w:t>ה.</w:t>
      </w:r>
      <w:r w:rsidRPr="006F178A">
        <w:rPr>
          <w:rFonts w:hint="cs"/>
          <w:rtl/>
        </w:rPr>
        <w:t xml:space="preserve"> </w:t>
      </w:r>
      <w:r w:rsidRPr="006F178A">
        <w:rPr>
          <w:rtl/>
        </w:rPr>
        <w:t xml:space="preserve">שלמה </w:t>
      </w:r>
      <w:r w:rsidRPr="006F178A">
        <w:rPr>
          <w:rtl/>
        </w:rPr>
        <w:t xml:space="preserve">לא</w:t>
      </w:r>
      <w:r w:rsidRPr="006F178A">
        <w:rPr>
          <w:rtl/>
        </w:rPr>
        <w:t xml:space="preserve"> חטא אלא שלא היה כדוד אביו.</w:t>
      </w:r>
    </w:p>
    <w:p w:rsidR="00E9703F" w:rsidRPr="009757B9" w:rsidRDefault="00E9703F" w:rsidP="00E9703F">
      <w:pPr>
        <w:rPr>
          <w:rFonts w:cs="Guttman Vilna"/>
          <w:b/>
          <w:bCs/>
          <w:rtl/>
        </w:rPr>
      </w:pPr>
      <w:r w:rsidRPr="006F178A">
        <w:rPr>
          <w:rtl/>
        </w:rPr>
        <w:t xml:space="preserve">והא </w:t>
      </w:r>
      <w:r w:rsidRPr="00306272">
        <w:rPr>
          <w:rStyle w:val="afffff0"/>
          <w:rtl/>
        </w:rPr>
        <w:t>ד</w:t>
      </w:r>
      <w:r w:rsidRPr="00306272">
        <w:rPr>
          <w:rStyle w:val="afffff0"/>
          <w:rFonts w:hint="cs"/>
          <w:rtl/>
        </w:rPr>
        <w:t>'</w:t>
      </w:r>
      <w:r w:rsidRPr="00306272">
        <w:rPr>
          <w:rStyle w:val="afffff0"/>
          <w:rtl/>
        </w:rPr>
        <w:t>הטו את לבבו ולא הלך אחרי אלוהים אחרים</w:t>
      </w:r>
      <w:r w:rsidRPr="00306272">
        <w:rPr>
          <w:rStyle w:val="afffff0"/>
          <w:rFonts w:hint="cs"/>
          <w:rtl/>
        </w:rPr>
        <w:t>'</w:t>
      </w:r>
      <w:r w:rsidRPr="00306272">
        <w:rPr>
          <w:rStyle w:val="afffff0"/>
          <w:rtl/>
        </w:rPr>
        <w:t>.</w:t>
      </w:r>
    </w:p>
    <w:p w:rsidR="00E9703F" w:rsidRPr="009757B9" w:rsidRDefault="00E9703F" w:rsidP="00E9703F">
      <w:pPr>
        <w:rPr>
          <w:rFonts w:cs="Guttman Vilna"/>
          <w:b/>
          <w:bCs/>
          <w:rtl/>
        </w:rPr>
      </w:pPr>
      <w:ins w:id="96839" w:author="קלוד" w:date="2026-10-11T13:11:34Z">
        <w:r>
          <w:rPr>
            <w:rtl/>
          </w:rPr>
          <w:t xml:space="preserve">ו'אז</w:t>
        </w:r>
      </w:ins>
      <w:del w:id="96840" w:author="קלוד" w:date="2026-10-11T13:11:34Z">
        <w:r w:rsidRPr="006F178A">
          <w:rPr>
            <w:rtl/>
          </w:rPr>
          <w:delText xml:space="preserve">והא ד</w:delText>
        </w:r>
        <w:r w:rsidRPr="006F178A">
          <w:rPr>
            <w:rFonts w:hint="cs"/>
            <w:rtl/>
          </w:rPr>
          <w:delText xml:space="preserve">'</w:delText>
        </w:r>
        <w:r w:rsidRPr="006F178A">
          <w:rPr>
            <w:rStyle w:val="afffff0"/>
            <w:rtl/>
          </w:rPr>
          <w:delText xml:space="preserve">אז</w:delText>
        </w:r>
      </w:del>
      <w:r w:rsidRPr="006F178A">
        <w:rPr>
          <w:rStyle w:val="afffff0"/>
          <w:rtl/>
        </w:rPr>
        <w:t xml:space="preserve"> יבנה שלמה במה לכמוש שקוץ מואב </w:t>
      </w:r>
      <w:ins w:id="96837" w:author="קלוד" w:date="2026-10-11T13:11:34Z">
        <w:r>
          <w:rPr>
            <w:rStyle w:val="afffff0"/>
            <w:rtl/>
          </w:rPr>
          <w:t xml:space="preserve">וכו'' -</w:t>
        </w:r>
      </w:ins>
      <w:del w:id="96838" w:author="קלוד" w:date="2026-10-11T13:11:34Z">
        <w:r>
          <w:rPr>
            <w:rStyle w:val="afffff0"/>
            <w:rtl/>
          </w:rPr>
          <w:delText xml:space="preserve">וכו</w:delText>
        </w:r>
        <w:r>
          <w:rPr>
            <w:rtl/>
          </w:rPr>
          <w:delText xml:space="preserve">'</w:delText>
        </w:r>
      </w:del>
      <w:r w:rsidRPr="006F178A">
        <w:rPr>
          <w:rtl/>
        </w:rPr>
        <w:t xml:space="preserve"> היינו שביקש לבנות ולא בנה.</w:t>
      </w:r>
    </w:p>
    <w:p>
      <w:pPr>
        <w:pStyle w:val="38"/>
        <w:rPr>
          <w:ins w:id="97565" w:author="מנוע מכני" w:date="2026-10-11T12:04:39Z"/>
        </w:rPr>
      </w:pPr>
      <w:r w:rsidRPr="006F178A">
        <w:t xml:space="preserve">אלא</w:t>
      </w:r>
    </w:p>
    <w:p w:rsidR="00E9703F" w:rsidRPr="009757B9" w:rsidRDefault="00E9703F" w:rsidP="00E9703F">
      <w:pPr>
        <w:rPr>
          <w:rFonts w:cs="Guttman Vilna"/>
          <w:b/>
          <w:bCs/>
          <w:rtl/>
        </w:rPr>
      </w:pPr>
      <w:del w:id="97566" w:author="מנוע מכני" w:date="2026-10-11T12:04:39Z">
        <w:r w:rsidRPr="006F178A">
          <w:rPr>
            <w:rtl/>
          </w:rPr>
          <w:delText xml:space="preserve"> </w:delText>
        </w:r>
      </w:del>
      <w:r w:rsidRPr="006F178A">
        <w:rPr>
          <w:rtl/>
        </w:rPr>
        <w:t xml:space="preserve">שהיה לו למחות בנשיו ולא מיחה.</w:t>
      </w:r>
    </w:p>
    <w:p w:rsidR="00E9703F" w:rsidRPr="009757B9" w:rsidRDefault="00E9703F" w:rsidP="00E9703F">
      <w:pPr>
        <w:rPr>
          <w:rFonts w:cs="Guttman Vilna"/>
          <w:b/>
          <w:bCs/>
          <w:rtl/>
        </w:rPr>
      </w:pPr>
      <w:ins w:id="96853" w:author="קלוד" w:date="2026-10-11T13:11:34Z">
        <w:r>
          <w:rPr>
            <w:rStyle w:val="2fb"/>
            <w:rtl/>
          </w:rPr>
          <w:t xml:space="preserve">ריא"ש:</w:t>
        </w:r>
      </w:ins>
      <w:del w:id="96854" w:author="קלוד" w:date="2026-10-11T13:11:34Z">
        <w:r w:rsidRPr="006F178A">
          <w:rPr>
            <w:rStyle w:val="2fb"/>
            <w:rtl/>
          </w:rPr>
          <w:delText xml:space="preserve">ריא"ש</w:delText>
        </w:r>
      </w:del>
      <w:r w:rsidRPr="006F178A">
        <w:rPr>
          <w:rtl/>
        </w:rPr>
        <w:t xml:space="preserve"> </w:t>
      </w:r>
      <w:ins w:id="96851" w:author="קלוד" w:date="2026-10-11T13:11:34Z">
        <w:r>
          <w:rPr>
            <w:rtl/>
          </w:rPr>
          <w:t xml:space="preserve">נוח</w:t>
        </w:r>
      </w:ins>
      <w:del w:id="96852" w:author="קלוד" w:date="2026-10-11T13:11:34Z">
        <w:r w:rsidRPr="006F178A">
          <w:rPr>
            <w:rtl/>
          </w:rPr>
          <w:delText xml:space="preserve">נח</w:delText>
        </w:r>
      </w:del>
      <w:r w:rsidRPr="006F178A">
        <w:rPr>
          <w:rtl/>
        </w:rPr>
        <w:t xml:space="preserve"> לו </w:t>
      </w:r>
      <w:ins w:id="96849" w:author="קלוד" w:date="2026-10-11T13:11:34Z">
        <w:r>
          <w:rPr>
            <w:rStyle w:val="afffffe"/>
            <w:rtl/>
          </w:rPr>
          <w:t xml:space="preserve">לשלמה</w:t>
        </w:r>
        <w:r>
          <w:rPr>
            <w:rtl/>
          </w:rPr>
          <w:t xml:space="preserve"> שיהא</w:t>
        </w:r>
      </w:ins>
      <w:del w:id="96850" w:author="קלוד" w:date="2026-10-11T13:11:34Z">
        <w:r w:rsidRPr="006F178A">
          <w:rPr>
            <w:rtl/>
          </w:rPr>
          <w:delText xml:space="preserve">לשיהא</w:delText>
        </w:r>
      </w:del>
      <w:r w:rsidRPr="006F178A">
        <w:rPr>
          <w:rtl/>
        </w:rPr>
        <w:t xml:space="preserve"> שמש לדבר </w:t>
      </w:r>
      <w:ins w:id="96847" w:author="קלוד" w:date="2026-10-11T13:11:34Z">
        <w:r>
          <w:rPr>
            <w:rtl/>
          </w:rPr>
          <w:t xml:space="preserve">אחר,</w:t>
        </w:r>
      </w:ins>
      <w:del w:id="96848" w:author="קלוד" w:date="2026-10-11T13:11:34Z">
        <w:r w:rsidRPr="006F178A">
          <w:rPr>
            <w:rtl/>
          </w:rPr>
          <w:delText xml:space="preserve">אחר</w:delText>
        </w:r>
      </w:del>
      <w:r w:rsidRPr="006F178A">
        <w:rPr>
          <w:rtl/>
        </w:rPr>
        <w:t xml:space="preserve"> ואל </w:t>
      </w:r>
      <w:ins w:id="96845" w:author="קלוד" w:date="2026-10-11T13:11:34Z">
        <w:r>
          <w:rPr>
            <w:rtl/>
          </w:rPr>
          <w:t xml:space="preserve">יהא</w:t>
        </w:r>
      </w:ins>
      <w:del w:id="96846" w:author="קלוד" w:date="2026-10-11T13:11:34Z">
        <w:r w:rsidRPr="006F178A">
          <w:rPr>
            <w:rtl/>
          </w:rPr>
          <w:delText xml:space="preserve">יהי</w:delText>
        </w:r>
      </w:del>
      <w:r w:rsidRPr="006F178A">
        <w:rPr>
          <w:rtl/>
        </w:rPr>
        <w:t xml:space="preserve"> כתוב בו </w:t>
      </w:r>
      <w:ins w:id="96843" w:author="קלוד" w:date="2026-10-11T13:11:34Z">
        <w:r>
          <w:rPr>
            <w:rtl/>
          </w:rPr>
          <w:t xml:space="preserve">'ויעש</w:t>
        </w:r>
      </w:ins>
      <w:del w:id="96844" w:author="קלוד" w:date="2026-10-11T13:11:34Z">
        <w:r w:rsidRPr="006F178A">
          <w:rPr>
            <w:rtl/>
          </w:rPr>
          <w:delText xml:space="preserve">ויעש</w:delText>
        </w:r>
      </w:del>
      <w:r w:rsidRPr="006F178A">
        <w:rPr>
          <w:rtl/>
        </w:rPr>
        <w:t xml:space="preserve"> הרע בעיני</w:t>
      </w:r>
      <w:r>
        <w:rPr>
          <w:rtl/>
        </w:rPr>
        <w:t xml:space="preserve"> </w:t>
      </w:r>
      <w:ins w:id="96841" w:author="קלוד" w:date="2026-10-11T13:11:34Z">
        <w:r>
          <w:rPr>
            <w:rtl/>
          </w:rPr>
          <w:t xml:space="preserve">ה''.</w:t>
        </w:r>
      </w:ins>
      <w:del w:id="96842" w:author="קלוד" w:date="2026-10-11T13:11:34Z">
        <w:r>
          <w:rPr>
            <w:rtl/>
          </w:rPr>
          <w:delText xml:space="preserve">ה'</w:delText>
        </w:r>
        <w:r w:rsidRPr="006F178A">
          <w:rPr>
            <w:rtl/>
          </w:rPr>
          <w:delText xml:space="preserve">.</w:delText>
        </w:r>
      </w:del>
    </w:p>
    <w:p w:rsidR="00E9703F" w:rsidRPr="009757B9" w:rsidRDefault="00524703" w:rsidP="00E9703F">
      <w:pPr>
        <w:rPr>
          <w:rFonts w:cs="Guttman Vilna"/>
          <w:b/>
          <w:bCs/>
          <w:rtl/>
        </w:rPr>
      </w:pPr>
      <w:r>
        <w:rPr>
          <w:rtl/>
        </w:rPr>
        <w:t xml:space="preserve">• </w:t>
      </w:r>
      <w:ins w:id="96865" w:author="קלוד" w:date="2026-10-11T13:11:34Z">
        <w:r>
          <w:rPr>
            <w:rStyle w:val="2fb"/>
            <w:rtl/>
          </w:rPr>
          <w:t xml:space="preserve">ריא"ש:</w:t>
        </w:r>
      </w:ins>
      <w:del w:id="96866" w:author="קלוד" w:date="2026-10-11T13:11:34Z">
        <w:r>
          <w:rPr>
            <w:rStyle w:val="2fb"/>
            <w:rtl/>
          </w:rPr>
          <w:delText xml:space="preserve">ר</w:delText>
        </w:r>
        <w:r w:rsidR="00E9703F" w:rsidRPr="006F178A">
          <w:rPr>
            <w:rStyle w:val="2fb"/>
            <w:rtl/>
          </w:rPr>
          <w:delText xml:space="preserve">יא"ש</w:delText>
        </w:r>
      </w:del>
      <w:r w:rsidR="00E9703F" w:rsidRPr="006F178A">
        <w:rPr>
          <w:rtl/>
        </w:rPr>
        <w:t xml:space="preserve"> בשעה שנשא שלמה בת </w:t>
      </w:r>
      <w:ins w:id="96863" w:author="קלוד" w:date="2026-10-11T13:11:34Z">
        <w:r>
          <w:rPr>
            <w:rtl/>
          </w:rPr>
          <w:t xml:space="preserve">פרעה,</w:t>
        </w:r>
      </w:ins>
      <w:del w:id="96864" w:author="קלוד" w:date="2026-10-11T13:11:34Z">
        <w:r w:rsidR="00E9703F" w:rsidRPr="006F178A">
          <w:rPr>
            <w:rtl/>
          </w:rPr>
          <w:delText xml:space="preserve">פרו</w:delText>
        </w:r>
      </w:del>
      <w:r w:rsidR="00E9703F" w:rsidRPr="006F178A">
        <w:rPr>
          <w:rtl/>
        </w:rPr>
        <w:t xml:space="preserve"> הכניסה לו אלף מיני זמר </w:t>
      </w:r>
      <w:ins w:id="96861" w:author="קלוד" w:date="2026-10-11T13:11:34Z">
        <w:r>
          <w:rPr>
            <w:rtl/>
          </w:rPr>
          <w:t xml:space="preserve">ואמרה</w:t>
        </w:r>
      </w:ins>
      <w:del w:id="96862" w:author="קלוד" w:date="2026-10-11T13:11:34Z">
        <w:r w:rsidR="00E9703F" w:rsidRPr="006F178A">
          <w:rPr>
            <w:rtl/>
          </w:rPr>
          <w:delText xml:space="preserve">ואמר</w:delText>
        </w:r>
      </w:del>
      <w:r w:rsidR="00E9703F" w:rsidRPr="006F178A">
        <w:rPr>
          <w:rtl/>
        </w:rPr>
        <w:t xml:space="preserve"> </w:t>
      </w:r>
      <w:ins w:id="96859" w:author="קלוד" w:date="2026-10-11T13:11:34Z">
        <w:r>
          <w:rPr>
            <w:rtl/>
          </w:rPr>
          <w:t xml:space="preserve">לו:</w:t>
        </w:r>
      </w:ins>
      <w:del w:id="96860" w:author="קלוד" w:date="2026-10-11T13:11:34Z">
        <w:r w:rsidR="00E9703F" w:rsidRPr="006F178A">
          <w:rPr>
            <w:rtl/>
          </w:rPr>
          <w:delText xml:space="preserve">לו</w:delText>
        </w:r>
      </w:del>
      <w:r w:rsidR="00E9703F" w:rsidRPr="006F178A">
        <w:rPr>
          <w:rtl/>
        </w:rPr>
        <w:t xml:space="preserve"> כך עושים </w:t>
      </w:r>
      <w:r w:rsidR="00E9703F" w:rsidRPr="006F178A">
        <w:rPr>
          <w:rtl/>
        </w:rPr>
        <w:t xml:space="preserve">לע"ז</w:t>
      </w:r>
      <w:r w:rsidR="00E9703F" w:rsidRPr="006F178A">
        <w:rPr>
          <w:rtl/>
        </w:rPr>
        <w:t xml:space="preserve"> פלונית </w:t>
      </w:r>
      <w:ins w:id="96857" w:author="קלוד" w:date="2026-10-11T13:11:34Z">
        <w:r>
          <w:rPr>
            <w:rtl/>
          </w:rPr>
          <w:t xml:space="preserve">ופלונית,</w:t>
        </w:r>
      </w:ins>
      <w:del w:id="96858" w:author="קלוד" w:date="2026-10-11T13:11:34Z">
        <w:r w:rsidR="00E9703F" w:rsidRPr="006F178A">
          <w:rPr>
            <w:rtl/>
          </w:rPr>
          <w:delText xml:space="preserve">ופלונית</w:delText>
        </w:r>
      </w:del>
      <w:r w:rsidR="00E9703F" w:rsidRPr="006F178A">
        <w:rPr>
          <w:rtl/>
        </w:rPr>
        <w:t xml:space="preserve"> ולא </w:t>
      </w:r>
      <w:ins w:id="96855" w:author="קלוד" w:date="2026-10-11T13:11:34Z">
        <w:r>
          <w:rPr>
            <w:rtl/>
          </w:rPr>
          <w:t xml:space="preserve">מיחה.</w:t>
        </w:r>
      </w:ins>
      <w:del w:id="96856" w:author="קלוד" w:date="2026-10-11T13:11:34Z">
        <w:r w:rsidR="00E9703F" w:rsidRPr="006F178A">
          <w:rPr>
            <w:rtl/>
          </w:rPr>
          <w:delText xml:space="preserve">מחה.</w:delText>
        </w:r>
      </w:del>
    </w:p>
    <w:p w:rsidR="00E9703F" w:rsidRPr="009757B9" w:rsidRDefault="00524703" w:rsidP="00E9703F">
      <w:pPr>
        <w:rPr>
          <w:rFonts w:cs="Guttman Vilna"/>
          <w:b/>
          <w:bCs/>
          <w:rtl/>
        </w:rPr>
      </w:pPr>
      <w:r>
        <w:rPr>
          <w:rtl/>
        </w:rPr>
        <w:t xml:space="preserve">• </w:t>
      </w:r>
      <w:ins w:id="96875" w:author="קלוד" w:date="2026-10-11T13:11:34Z">
        <w:r>
          <w:rPr>
            <w:rStyle w:val="2fb"/>
            <w:rtl/>
          </w:rPr>
          <w:t xml:space="preserve">ריא"ש:</w:t>
        </w:r>
      </w:ins>
      <w:del w:id="96876" w:author="קלוד" w:date="2026-10-11T13:11:34Z">
        <w:r>
          <w:rPr>
            <w:rStyle w:val="2fb"/>
            <w:rtl/>
          </w:rPr>
          <w:delText xml:space="preserve">ר</w:delText>
        </w:r>
        <w:r w:rsidR="00E9703F" w:rsidRPr="006F178A">
          <w:rPr>
            <w:rStyle w:val="2fb"/>
            <w:rtl/>
          </w:rPr>
          <w:delText xml:space="preserve">יא"ש</w:delText>
        </w:r>
      </w:del>
      <w:r w:rsidR="00E9703F" w:rsidRPr="006F178A">
        <w:rPr>
          <w:rtl/>
        </w:rPr>
        <w:t xml:space="preserve"> בשעה </w:t>
      </w:r>
      <w:ins w:id="96873" w:author="קלוד" w:date="2026-10-11T13:11:34Z">
        <w:r>
          <w:rPr>
            <w:rtl/>
          </w:rPr>
          <w:t xml:space="preserve">שנשאה</w:t>
        </w:r>
      </w:ins>
      <w:del w:id="96874" w:author="קלוד" w:date="2026-10-11T13:11:34Z">
        <w:r w:rsidR="00E9703F" w:rsidRPr="006F178A">
          <w:rPr>
            <w:rtl/>
          </w:rPr>
          <w:delText xml:space="preserve">שנאה</w:delText>
        </w:r>
      </w:del>
      <w:r w:rsidR="00E9703F" w:rsidRPr="006F178A">
        <w:rPr>
          <w:rtl/>
        </w:rPr>
        <w:t xml:space="preserve"> ירד </w:t>
      </w:r>
      <w:ins w:id="96871" w:author="קלוד" w:date="2026-10-11T13:11:34Z">
        <w:r>
          <w:rPr>
            <w:rtl/>
          </w:rPr>
          <w:t xml:space="preserve">גבריאל</w:t>
        </w:r>
      </w:ins>
      <w:del w:id="96872" w:author="קלוד" w:date="2026-10-11T13:11:34Z">
        <w:r w:rsidR="00E9703F" w:rsidRPr="006F178A">
          <w:rPr>
            <w:rtl/>
          </w:rPr>
          <w:delText xml:space="preserve">גביריאל</w:delText>
        </w:r>
      </w:del>
      <w:r w:rsidR="00E9703F" w:rsidRPr="006F178A">
        <w:rPr>
          <w:rtl/>
        </w:rPr>
        <w:t xml:space="preserve"> ונעץ קנה </w:t>
      </w:r>
      <w:ins w:id="96869" w:author="קלוד" w:date="2026-10-11T13:11:34Z">
        <w:r>
          <w:rPr>
            <w:rtl/>
          </w:rPr>
          <w:t xml:space="preserve">בים,</w:t>
        </w:r>
      </w:ins>
      <w:del w:id="96870" w:author="קלוד" w:date="2026-10-11T13:11:34Z">
        <w:r w:rsidR="00E9703F" w:rsidRPr="006F178A">
          <w:rPr>
            <w:rtl/>
          </w:rPr>
          <w:delText xml:space="preserve">בים</w:delText>
        </w:r>
      </w:del>
      <w:r w:rsidR="00E9703F" w:rsidRPr="006F178A">
        <w:rPr>
          <w:rtl/>
        </w:rPr>
        <w:t xml:space="preserve"> ועלה בו </w:t>
      </w:r>
      <w:ins w:id="96867" w:author="קלוד" w:date="2026-10-11T13:11:34Z">
        <w:r>
          <w:rPr>
            <w:rtl/>
          </w:rPr>
          <w:t xml:space="preserve">שירטון, </w:t>
        </w:r>
        <w:r>
          <w:rPr>
            <w:rStyle w:val="afffffe"/>
            <w:rtl/>
          </w:rPr>
          <w:t xml:space="preserve">ועליו נבנה</w:t>
        </w:r>
      </w:ins>
      <w:del w:id="96868" w:author="קלוד" w:date="2026-10-11T13:11:34Z">
        <w:r w:rsidR="00E9703F" w:rsidRPr="006F178A">
          <w:rPr>
            <w:rtl/>
          </w:rPr>
          <w:delText xml:space="preserve">שירטון</w:delText>
        </w:r>
      </w:del>
      <w:r w:rsidR="00E9703F" w:rsidRPr="006F178A">
        <w:rPr>
          <w:rtl/>
        </w:rPr>
        <w:t xml:space="preserve"> כרך גדול של רומי.</w:t>
      </w:r>
    </w:p>
    <w:p w:rsidR="00E9703F" w:rsidRPr="004640F6" w:rsidRDefault="00E9703F" w:rsidP="00E9703F">
      <w:pPr>
        <w:rPr>
          <w:rFonts w:cs="Guttman Vilna"/>
          <w:b/>
          <w:bCs/>
          <w:spacing w:val="-2"/>
          <w:rtl/>
        </w:rPr>
      </w:pPr>
      <w:r w:rsidRPr="004640F6">
        <w:rPr>
          <w:spacing w:val="-2"/>
          <w:rtl/>
        </w:rPr>
        <w:t xml:space="preserve">• באותו יום שעשה ירבעם שני עגלי זהב בבית אל </w:t>
      </w:r>
      <w:ins w:id="96879" w:author="קלוד" w:date="2026-10-11T13:11:34Z">
        <w:r>
          <w:rPr>
            <w:spacing w:val="-2"/>
            <w:rtl/>
          </w:rPr>
          <w:t xml:space="preserve">ובדן,</w:t>
        </w:r>
      </w:ins>
      <w:del w:id="96880" w:author="קלוד" w:date="2026-10-11T13:11:34Z">
        <w:r w:rsidRPr="004640F6">
          <w:rPr>
            <w:spacing w:val="-2"/>
            <w:rtl/>
          </w:rPr>
          <w:delText xml:space="preserve">ובדן</w:delText>
        </w:r>
      </w:del>
      <w:r w:rsidRPr="004640F6">
        <w:rPr>
          <w:spacing w:val="-2"/>
          <w:rtl/>
        </w:rPr>
        <w:t xml:space="preserve"> נבנה צריף </w:t>
      </w:r>
      <w:ins w:id="96877" w:author="קלוד" w:date="2026-10-11T13:11:34Z">
        <w:r>
          <w:rPr>
            <w:spacing w:val="-2"/>
            <w:rtl/>
          </w:rPr>
          <w:t xml:space="preserve">אחד,</w:t>
        </w:r>
      </w:ins>
      <w:del w:id="96878" w:author="קלוד" w:date="2026-10-11T13:11:34Z">
        <w:r w:rsidRPr="004640F6">
          <w:rPr>
            <w:spacing w:val="-2"/>
            <w:rtl/>
          </w:rPr>
          <w:delText xml:space="preserve">אחר</w:delText>
        </w:r>
      </w:del>
      <w:r w:rsidRPr="004640F6">
        <w:rPr>
          <w:spacing w:val="-2"/>
          <w:rtl/>
        </w:rPr>
        <w:t xml:space="preserve"> והיינו איטליה של יון.</w:t>
      </w:r>
    </w:p>
    <w:p>
      <w:pPr>
        <w:pStyle w:val="afffff8"/>
        <w:rPr>
          <w:ins w:id="90907" w:author="קלוד" w:date="2026-10-11T12:33:55Z"/>
        </w:rPr>
      </w:pPr>
      <w:ins w:id="90908" w:author="קלוד" w:date="2026-10-11T12:33:55Z">
        <w:r>
          <w:rPr>
            <w:color w:val="7B3F00"/>
          </w:rPr>
          <w:t xml:space="preserve">יאשיהו לא חטא - ולרב חטא ושב בתשובה</w:t>
        </w:r>
      </w:ins>
    </w:p>
    <w:p w:rsidR="00E9703F" w:rsidRPr="006061D7" w:rsidRDefault="00E9703F" w:rsidP="00287F84">
      <w:pPr>
        <w:rPr>
          <w:rtl/>
        </w:rPr>
      </w:pPr>
      <w:r w:rsidRPr="006F178A">
        <w:rPr>
          <w:rStyle w:val="afffe"/>
          <w:rFonts w:ascii="Fb Fontext" w:hAnsi="Fb Fontext" w:hint="cs"/>
          <w:b/>
          <w:rtl/>
        </w:rPr>
        <w:t>ו.</w:t>
      </w:r>
      <w:r w:rsidRPr="006F178A">
        <w:rPr>
          <w:rFonts w:hint="cs"/>
          <w:rtl/>
        </w:rPr>
        <w:t xml:space="preserve"> </w:t>
      </w:r>
      <w:ins w:id="96889" w:author="קלוד" w:date="2026-10-11T13:11:34Z">
        <w:r>
          <w:rPr>
            <w:rStyle w:val="2fb"/>
            <w:rtl/>
          </w:rPr>
          <w:t xml:space="preserve">רשב"נ:</w:t>
        </w:r>
      </w:ins>
      <w:del w:id="96890" w:author="קלוד" w:date="2026-10-11T13:11:34Z">
        <w:r w:rsidRPr="006F178A">
          <w:rPr>
            <w:rStyle w:val="2fb"/>
            <w:rtl/>
          </w:rPr>
          <w:delText xml:space="preserve">רשב"נ</w:delText>
        </w:r>
      </w:del>
      <w:r w:rsidRPr="006F178A">
        <w:rPr>
          <w:rtl/>
        </w:rPr>
        <w:t xml:space="preserve"> יאשיהו </w:t>
      </w:r>
      <w:r w:rsidRPr="006F178A">
        <w:rPr>
          <w:rtl/>
        </w:rPr>
        <w:t xml:space="preserve">לא</w:t>
      </w:r>
      <w:r w:rsidRPr="006F178A">
        <w:rPr>
          <w:rtl/>
        </w:rPr>
        <w:t xml:space="preserve"> </w:t>
      </w:r>
      <w:ins w:id="96887" w:author="קלוד" w:date="2026-10-11T13:11:34Z">
        <w:r>
          <w:rPr>
            <w:rtl/>
          </w:rPr>
          <w:t xml:space="preserve">חטא,</w:t>
        </w:r>
      </w:ins>
      <w:del w:id="96888" w:author="קלוד" w:date="2026-10-11T13:11:34Z">
        <w:r w:rsidRPr="006F178A">
          <w:rPr>
            <w:rtl/>
          </w:rPr>
          <w:delText xml:space="preserve">חטא.</w:delText>
        </w:r>
      </w:del>
      <w:r w:rsidR="00287F84">
        <w:rPr>
          <w:rFonts w:hint="cs"/>
          <w:rtl/>
        </w:rPr>
        <w:t xml:space="preserve"> </w:t>
      </w:r>
      <w:ins w:id="96885" w:author="קלוד" w:date="2026-10-11T13:11:34Z">
        <w:r>
          <w:rPr>
            <w:rtl/>
          </w:rPr>
          <w:t xml:space="preserve">ו'כמוהו</w:t>
        </w:r>
      </w:ins>
      <w:del w:id="96886" w:author="קלוד" w:date="2026-10-11T13:11:34Z">
        <w:r w:rsidRPr="006061D7">
          <w:rPr>
            <w:rtl/>
          </w:rPr>
          <w:delText xml:space="preserve">והא דכמוהו</w:delText>
        </w:r>
      </w:del>
      <w:r w:rsidRPr="006061D7">
        <w:rPr>
          <w:rtl/>
        </w:rPr>
        <w:t xml:space="preserve"> </w:t>
      </w:r>
      <w:r>
        <w:rPr>
          <w:rStyle w:val="afffff0"/>
          <w:rtl/>
          <w:rPrChange w:id="9028" w:author="מנוע פסוקים" w:date="2026-10-11T09:34:00Z">
            <w:rPr>
              <w:rtl/>
            </w:rPr>
          </w:rPrChange>
        </w:rPr>
        <w:t xml:space="preserve">לא</w:t>
      </w:r>
      <w:r>
        <w:rPr>
          <w:rStyle w:val="afffff0"/>
          <w:rtl/>
          <w:rPrChange w:id="9029" w:author="מנוע פסוקים" w:date="2026-10-11T09:34:00Z">
            <w:rPr>
              <w:rtl/>
            </w:rPr>
          </w:rPrChange>
        </w:rPr>
        <w:t xml:space="preserve"> היה לפניו מלך אשר שב</w:t>
      </w:r>
      <w:r>
        <w:rPr>
          <w:rtl/>
        </w:rPr>
        <w:t xml:space="preserve"> </w:t>
      </w:r>
      <w:ins w:id="96883" w:author="קלוד" w:date="2026-10-11T13:11:34Z">
        <w:r>
          <w:rPr>
            <w:rtl/>
          </w:rPr>
          <w:t xml:space="preserve">וגו'' -</w:t>
        </w:r>
      </w:ins>
      <w:del w:id="96884" w:author="קלוד" w:date="2026-10-11T13:11:34Z">
        <w:r>
          <w:rPr>
            <w:rtl/>
          </w:rPr>
          <w:delText xml:space="preserve">וגו'</w:delText>
        </w:r>
      </w:del>
      <w:r w:rsidRPr="006061D7">
        <w:rPr>
          <w:rtl/>
        </w:rPr>
        <w:t xml:space="preserve"> היינו שכל דין </w:t>
      </w:r>
      <w:ins w:id="96881" w:author="קלוד" w:date="2026-10-11T13:11:34Z">
        <w:r>
          <w:rPr>
            <w:rtl/>
          </w:rPr>
          <w:t xml:space="preserve">שדן</w:t>
        </w:r>
      </w:ins>
      <w:del w:id="96882" w:author="קלוד" w:date="2026-10-11T13:11:34Z">
        <w:r w:rsidRPr="006061D7">
          <w:rPr>
            <w:rtl/>
          </w:rPr>
          <w:delText xml:space="preserve">שדן מבן</w:delText>
        </w:r>
      </w:del>
      <w:r w:rsidRPr="006061D7">
        <w:rPr>
          <w:rtl/>
        </w:rPr>
        <w:t xml:space="preserve"> מבן ח' עד יח' החזירן לחייב ומשלו.</w:t>
      </w:r>
    </w:p>
    <w:p w:rsidR="00E9703F" w:rsidRPr="006F178A" w:rsidRDefault="00E9703F" w:rsidP="00E9703F">
      <w:pPr>
        <w:rPr>
          <w:rtl/>
        </w:rPr>
      </w:pPr>
      <w:ins w:id="96899" w:author="קלוד" w:date="2026-10-11T13:11:34Z">
        <w:r>
          <w:rPr>
            <w:rStyle w:val="2fb"/>
            <w:rFonts w:ascii="Fb Fontext" w:hAnsi="Fb Fontext"/>
            <w:rtl/>
          </w:rPr>
          <w:t xml:space="preserve">ולרב:</w:t>
        </w:r>
      </w:ins>
      <w:del w:id="96900" w:author="קלוד" w:date="2026-10-11T13:11:34Z">
        <w:r w:rsidRPr="006F178A">
          <w:rPr>
            <w:rStyle w:val="2fb"/>
            <w:rFonts w:ascii="Fb Fontext" w:hAnsi="Fb Fontext"/>
            <w:rtl/>
          </w:rPr>
          <w:delText xml:space="preserve">ולרב</w:delText>
        </w:r>
      </w:del>
      <w:r w:rsidRPr="006F178A">
        <w:rPr>
          <w:rFonts w:ascii="Fb Fontext" w:hAnsi="Fb Fontext"/>
          <w:rtl/>
        </w:rPr>
        <w:t xml:space="preserve"> חטא ושב </w:t>
      </w:r>
      <w:ins w:id="96897" w:author="קלוד" w:date="2026-10-11T13:11:34Z">
        <w:r>
          <w:rPr>
            <w:rFonts w:ascii="Fb Fontext" w:hAnsi="Fb Fontext"/>
            <w:rtl/>
          </w:rPr>
          <w:t xml:space="preserve">בתשובה,</w:t>
        </w:r>
      </w:ins>
      <w:del w:id="96898" w:author="קלוד" w:date="2026-10-11T13:11:34Z">
        <w:r w:rsidRPr="006F178A">
          <w:rPr>
            <w:rFonts w:ascii="Fb Fontext" w:hAnsi="Fb Fontext"/>
            <w:rtl/>
          </w:rPr>
          <w:delText xml:space="preserve">בתשובה</w:delText>
        </w:r>
      </w:del>
      <w:r w:rsidRPr="006F178A">
        <w:rPr>
          <w:rFonts w:ascii="Fb Fontext" w:hAnsi="Fb Fontext"/>
          <w:rtl/>
        </w:rPr>
        <w:t xml:space="preserve"> ויאשיהו </w:t>
      </w:r>
      <w:ins w:id="96895" w:author="קלוד" w:date="2026-10-11T13:11:34Z">
        <w:r>
          <w:rPr>
            <w:rFonts w:ascii="Fb Fontext" w:hAnsi="Fb Fontext"/>
            <w:rtl/>
          </w:rPr>
          <w:t xml:space="preserve">בדורו,</w:t>
        </w:r>
      </w:ins>
      <w:del w:id="96896" w:author="קלוד" w:date="2026-10-11T13:11:34Z">
        <w:r w:rsidRPr="006F178A">
          <w:rPr>
            <w:rFonts w:ascii="Fb Fontext" w:hAnsi="Fb Fontext"/>
            <w:rtl/>
          </w:rPr>
          <w:delText xml:space="preserve">בדורו</w:delText>
        </w:r>
      </w:del>
      <w:r w:rsidRPr="006F178A">
        <w:rPr>
          <w:rFonts w:ascii="Fb Fontext" w:hAnsi="Fb Fontext"/>
          <w:rtl/>
        </w:rPr>
        <w:t xml:space="preserve"> כאבא </w:t>
      </w:r>
      <w:ins w:id="96893" w:author="קלוד" w:date="2026-10-11T13:11:34Z">
        <w:r>
          <w:rPr>
            <w:rFonts w:ascii="Fb Fontext" w:hAnsi="Fb Fontext"/>
            <w:rtl/>
          </w:rPr>
          <w:t xml:space="preserve">אביו</w:t>
        </w:r>
      </w:ins>
      <w:del w:id="96894" w:author="קלוד" w:date="2026-10-11T13:11:34Z">
        <w:r w:rsidRPr="006F178A">
          <w:rPr>
            <w:rFonts w:ascii="Fb Fontext" w:hAnsi="Fb Fontext"/>
            <w:rtl/>
          </w:rPr>
          <w:delText xml:space="preserve">אבוה</w:delText>
        </w:r>
      </w:del>
      <w:r w:rsidRPr="006F178A">
        <w:rPr>
          <w:rFonts w:ascii="Fb Fontext" w:hAnsi="Fb Fontext"/>
          <w:rtl/>
        </w:rPr>
        <w:t xml:space="preserve"> </w:t>
      </w:r>
      <w:ins w:id="96891" w:author="קלוד" w:date="2026-10-11T13:11:34Z">
        <w:r>
          <w:rPr>
            <w:rStyle w:val="2fb"/>
            <w:rFonts w:ascii="Fb Fontext" w:hAnsi="Fb Fontext"/>
            <w:rtl/>
          </w:rPr>
          <w:t xml:space="preserve">של ר'</w:t>
        </w:r>
      </w:ins>
      <w:del w:id="96892" w:author="קלוד" w:date="2026-10-11T13:11:34Z">
        <w:r w:rsidRPr="006F178A">
          <w:rPr>
            <w:rStyle w:val="2fb"/>
            <w:rFonts w:ascii="Fb Fontext" w:hAnsi="Fb Fontext"/>
            <w:rtl/>
          </w:rPr>
          <w:delText xml:space="preserve">דר'</w:delText>
        </w:r>
      </w:del>
      <w:r w:rsidRPr="006F178A">
        <w:rPr>
          <w:rStyle w:val="2fb"/>
          <w:rFonts w:ascii="Fb Fontext" w:hAnsi="Fb Fontext"/>
          <w:rtl/>
        </w:rPr>
        <w:t xml:space="preserve"> ירמיה</w:t>
      </w:r>
      <w:r w:rsidRPr="006F178A">
        <w:rPr>
          <w:rFonts w:ascii="Fb Fontext" w:hAnsi="Fb Fontext"/>
          <w:rtl/>
        </w:rPr>
        <w:t xml:space="preserve"> בדורנו.</w:t>
      </w:r>
    </w:p>
    <w:p w:rsidR="00E9703F" w:rsidRPr="006F178A" w:rsidRDefault="00E9703F" w:rsidP="00E9703F">
      <w:pPr>
        <w:rPr>
          <w:rtl/>
        </w:rPr>
      </w:pPr>
      <w:ins w:id="91161" w:author="מנוע מכני" w:date="2026-10-11T12:04:39Z">
        <w:ins w:id="96913" w:author="קלוד" w:date="2026-10-11T13:11:34Z">
          <w:r>
            <w:rPr>
              <w:rtl/>
            </w:rPr>
            <w:t xml:space="preserve">ויש</w:t>
          </w:r>
        </w:ins>
        <w:del w:id="96914" w:author="קלוד" w:date="2026-10-11T13:11:34Z">
          <w:r>
            <w:rPr>
              <w:rtl/>
            </w:rPr>
            <w:delText xml:space="preserve">ואמרו</w:delText>
          </w:r>
        </w:del>
      </w:ins>
      <w:del w:id="91162" w:author="מנוע מכני" w:date="2026-10-11T12:04:39Z">
        <w:r w:rsidRPr="006F178A">
          <w:rPr>
            <w:rtl/>
          </w:rPr>
          <w:delText xml:space="preserve">ואמרי</w:delText>
        </w:r>
      </w:del>
      <w:r w:rsidRPr="006F178A">
        <w:rPr>
          <w:rtl/>
        </w:rPr>
        <w:t xml:space="preserve"> </w:t>
      </w:r>
      <w:ins w:id="96911" w:author="קלוד" w:date="2026-10-11T13:11:34Z">
        <w:r>
          <w:rPr>
            <w:rtl/>
          </w:rPr>
          <w:t xml:space="preserve">אומרים:</w:t>
        </w:r>
      </w:ins>
      <w:del w:id="96912" w:author="קלוד" w:date="2026-10-11T13:11:34Z">
        <w:r w:rsidRPr="006F178A">
          <w:rPr>
            <w:rtl/>
          </w:rPr>
          <w:delText xml:space="preserve">לה</w:delText>
        </w:r>
      </w:del>
      <w:r w:rsidRPr="006F178A">
        <w:rPr>
          <w:rtl/>
        </w:rPr>
        <w:t xml:space="preserve"> </w:t>
      </w:r>
      <w:ins w:id="96909" w:author="קלוד" w:date="2026-10-11T13:11:34Z">
        <w:r>
          <w:rPr>
            <w:rtl/>
          </w:rPr>
          <w:t xml:space="preserve">אחא,</w:t>
        </w:r>
      </w:ins>
      <w:del w:id="96910" w:author="קלוד" w:date="2026-10-11T13:11:34Z">
        <w:r w:rsidRPr="006F178A">
          <w:rPr>
            <w:rtl/>
          </w:rPr>
          <w:delText xml:space="preserve">אחא</w:delText>
        </w:r>
      </w:del>
      <w:r w:rsidRPr="006F178A">
        <w:rPr>
          <w:rtl/>
        </w:rPr>
        <w:t xml:space="preserve"> </w:t>
      </w:r>
      <w:ins w:id="96907" w:author="קלוד" w:date="2026-10-11T13:11:34Z">
        <w:r>
          <w:rPr>
            <w:rtl/>
          </w:rPr>
          <w:t xml:space="preserve">אחיו</w:t>
        </w:r>
      </w:ins>
      <w:del w:id="96908" w:author="קלוד" w:date="2026-10-11T13:11:34Z">
        <w:r w:rsidRPr="006F178A">
          <w:rPr>
            <w:rtl/>
          </w:rPr>
          <w:delText xml:space="preserve">אחוה</w:delText>
        </w:r>
      </w:del>
      <w:r w:rsidRPr="006F178A">
        <w:rPr>
          <w:rtl/>
        </w:rPr>
        <w:t xml:space="preserve"> </w:t>
      </w:r>
      <w:ins w:id="96905" w:author="קלוד" w:date="2026-10-11T13:11:34Z">
        <w:r>
          <w:rPr>
            <w:rtl/>
          </w:rPr>
          <w:t xml:space="preserve">של</w:t>
        </w:r>
      </w:ins>
      <w:del w:id="96906" w:author="קלוד" w:date="2026-10-11T13:11:34Z">
        <w:r w:rsidRPr="006F178A">
          <w:rPr>
            <w:rtl/>
          </w:rPr>
          <w:delText xml:space="preserve">דאבא</w:delText>
        </w:r>
      </w:del>
      <w:r w:rsidRPr="006F178A">
        <w:rPr>
          <w:rtl/>
        </w:rPr>
        <w:t xml:space="preserve"> </w:t>
      </w:r>
      <w:ins w:id="96903" w:author="קלוד" w:date="2026-10-11T13:11:34Z">
        <w:r>
          <w:rPr>
            <w:rtl/>
          </w:rPr>
          <w:t xml:space="preserve">אבא</w:t>
        </w:r>
      </w:ins>
      <w:del w:id="96904" w:author="קלוד" w:date="2026-10-11T13:11:34Z">
        <w:r w:rsidRPr="006F178A">
          <w:rPr>
            <w:rtl/>
          </w:rPr>
          <w:delText xml:space="preserve">אבורה</w:delText>
        </w:r>
      </w:del>
      <w:r w:rsidRPr="006F178A">
        <w:rPr>
          <w:rtl/>
        </w:rPr>
        <w:t xml:space="preserve"> </w:t>
      </w:r>
      <w:ins w:id="96901" w:author="קלוד" w:date="2026-10-11T13:11:34Z">
        <w:r>
          <w:rPr>
            <w:rStyle w:val="2fb"/>
            <w:rtl/>
          </w:rPr>
          <w:t xml:space="preserve">אביו של רבי</w:t>
        </w:r>
      </w:ins>
      <w:del w:id="96902" w:author="קלוד" w:date="2026-10-11T13:11:34Z">
        <w:r w:rsidRPr="006F178A">
          <w:rPr>
            <w:rStyle w:val="2fb"/>
            <w:rtl/>
          </w:rPr>
          <w:delText xml:space="preserve">דרבי</w:delText>
        </w:r>
      </w:del>
      <w:r w:rsidRPr="006F178A">
        <w:rPr>
          <w:rStyle w:val="2fb"/>
          <w:rtl/>
        </w:rPr>
        <w:t xml:space="preserve"> ירמיה</w:t>
      </w:r>
      <w:r w:rsidRPr="006F178A">
        <w:rPr>
          <w:rtl/>
        </w:rPr>
        <w:t xml:space="preserve"> בר אבא.</w:t>
      </w:r>
    </w:p>
    <w:p w:rsidR="00E9703F" w:rsidRPr="006F178A" w:rsidRDefault="00E9703F" w:rsidP="00E9703F">
      <w:pPr>
        <w:rPr>
          <w:rtl/>
        </w:rPr>
      </w:pPr>
      <w:r w:rsidRPr="006F178A">
        <w:rPr>
          <w:rStyle w:val="2fb"/>
          <w:rtl/>
        </w:rPr>
        <w:t xml:space="preserve">רב יוסף</w:t>
      </w:r>
      <w:r w:rsidRPr="006F178A">
        <w:rPr>
          <w:rtl/>
        </w:rPr>
        <w:t xml:space="preserve"> </w:t>
      </w:r>
      <w:r w:rsidRPr="006F178A">
        <w:rPr>
          <w:rFonts w:hint="cs"/>
          <w:rtl/>
        </w:rPr>
        <w:t xml:space="preserve">יאשיהו </w:t>
      </w:r>
      <w:r w:rsidRPr="006F178A">
        <w:rPr>
          <w:rtl/>
        </w:rPr>
        <w:t xml:space="preserve">כעוקבן בר נחמיה ריש </w:t>
      </w:r>
      <w:ins w:id="95973" w:author="מנוע מכני" w:date="2026-10-11T12:04:39Z">
        <w:r>
          <w:rPr>
            <w:rtl/>
          </w:rPr>
          <w:t xml:space="preserve">גלות</w:t>
        </w:r>
      </w:ins>
      <w:del w:id="95974" w:author="מנוע מכני" w:date="2026-10-11T12:04:39Z">
        <w:r w:rsidRPr="006F178A">
          <w:rPr>
            <w:rtl/>
          </w:rPr>
          <w:delText xml:space="preserve">גלותא</w:delText>
        </w:r>
      </w:del>
      <w:r w:rsidRPr="006F178A">
        <w:rPr>
          <w:rtl/>
        </w:rPr>
        <w:t xml:space="preserve"> והיינו בר צוציתא.</w:t>
      </w:r>
    </w:p>
    <w:p w:rsidR="00E9703F" w:rsidRPr="006F178A" w:rsidRDefault="00E9703F" w:rsidP="00E9703F">
      <w:pPr>
        <w:rPr>
          <w:rtl/>
        </w:rPr>
      </w:pPr>
      <w:r w:rsidRPr="006F178A">
        <w:rPr>
          <w:rtl/>
        </w:rPr>
        <w:t xml:space="preserve">וזהו דחזאי בחלמא </w:t>
      </w:r>
      <w:r>
        <w:rPr>
          <w:rtl/>
        </w:rPr>
        <w:t>ד</w:t>
      </w:r>
      <w:r w:rsidRPr="006F178A">
        <w:rPr>
          <w:rtl/>
        </w:rPr>
        <w:t>פשט ידיה וקבליה.</w:t>
      </w:r>
    </w:p>
    <w:p w:rsidR="00E9703F" w:rsidRDefault="00E9703F" w:rsidP="00E9703F">
      <w:pPr>
        <w:pStyle w:val="affffd"/>
        <w:spacing w:after="0"/>
        <w:rPr>
          <w:del w:id="90045" w:author="מנוע עיצוב" w:date="2026-10-11T12:09:26Z"/>
          <w:rFonts w:ascii="MS Mincho" w:hAnsi="MS Mincho"/>
          <w:bCs w:val="0"/>
          <w:rtl/>
        </w:rPr>
      </w:pPr>
      <w:del w:id="90044" w:author="מנוע עיצוב" w:date="2026-10-11T12:09:26Z">
        <w:r>
          <w:rPr>
            <w:rFonts w:ascii="MS Mincho" w:hAnsi="MS Mincho" w:hint="cs"/>
            <w:bCs w:val="0"/>
            <w:rtl/>
          </w:rPr>
          <w:delText xml:space="preserve"> ׻</w:delText>
        </w:r>
      </w:del>
    </w:p>
    <w:p w:rsidR="00E9703F" w:rsidRPr="006F178A" w:rsidRDefault="00E9703F" w:rsidP="00E9703F">
      <w:pPr>
        <w:pStyle w:val="affff"/>
        <w:rPr>
          <w:rStyle w:val="afffe"/>
          <w:sz w:val="20"/>
          <w:rtl/>
        </w:rPr>
        <w:sectPr w:rsidR="00E9703F" w:rsidRPr="006F178A" w:rsidSect="00FB6CBE">
          <w:pgSz w:w="6804" w:h="11907" w:code="8"/>
          <w:pgMar w:top="567" w:right="567" w:bottom="284" w:left="567" w:header="284" w:footer="284" w:gutter="0"/>
          <w:pgNumType w:start="1"/>
          <w:cols w:space="284"/>
          <w:bidi/>
          <w:rtlGutter/>
          <w:docGrid w:linePitch="360"/>
        </w:sectPr>
      </w:pPr>
    </w:p>
    <w:p w:rsidR="00E9703F" w:rsidRDefault="00E9703F" w:rsidP="00E9703F">
      <w:pPr>
        <w:pStyle w:val="Hadran"/>
        <w:rPr>
          <w:rStyle w:val="afffe"/>
          <w:sz w:val="20"/>
          <w:rtl/>
        </w:rPr>
        <w:sectPr w:rsidR="00E9703F" w:rsidSect="00FB6CBE">
          <w:type w:val="continuous"/>
          <w:pgSz w:w="6804" w:h="11907" w:code="8"/>
          <w:pgMar w:top="567" w:right="567" w:bottom="284" w:left="567" w:header="284" w:footer="284" w:gutter="0"/>
          <w:pgNumType w:start="1"/>
          <w:cols w:space="720"/>
          <w:bidi/>
          <w:rtlGutter/>
          <w:docGrid w:linePitch="360"/>
        </w:sectPr>
        <w:pPrChange w:id="101670" w:author="Claude" w:date="2026-10-11T09:08:22Z">
          <w:pPr>
            <w:pStyle w:val="affff"/>
            <w:rPr>
              <w:rStyle w:val="afffe"/>
              <w:sz w:val="20"/>
              <w:rtl/>
            </w:rPr>
            <w:sectPr w:rsidR="00E9703F" w:rsidSect="00FB6CBE">
              <w:type w:val="continuous"/>
              <w:pgSz w:w="6804" w:h="11907" w:code="8"/>
              <w:pgMar w:top="567" w:right="567" w:bottom="284" w:left="567" w:header="284" w:footer="284" w:gutter="0"/>
              <w:pgNumType w:start="1"/>
              <w:cols w:space="720"/>
              <w:bidi/>
              <w:rtlGutter/>
              <w:docGrid w:linePitch="360"/>
            </w:sectPr>
          </w:pPr>
        </w:pPrChange>
      </w:pPr>
      <w:r w:rsidRPr="006F178A">
        <w:rPr>
          <w:rStyle w:val="afffe"/>
          <w:rFonts w:hint="cs"/>
          <w:sz w:val="20"/>
          <w:rtl/>
        </w:rPr>
        <w:t>הדרן עלך במה בהמה</w:t>
      </w:r>
    </w:p>
    <w:p w:rsidR="00E9703F" w:rsidRPr="006F178A" w:rsidRDefault="00E9703F" w:rsidP="00E9703F">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נז.</w:t>
      </w:r>
    </w:p>
    <w:p w:rsidR="00E9703F" w:rsidRDefault="00E9703F" w:rsidP="00E9703F">
      <w:pPr>
        <w:pStyle w:val="afff8"/>
        <w:framePr w:wrap="around"/>
        <w:spacing w:after="0" w:line="276" w:lineRule="auto"/>
        <w:rPr>
          <w:rtl/>
        </w:rPr>
      </w:pPr>
      <w:r w:rsidRPr="006F178A">
        <w:rPr>
          <w:rFonts w:hint="cs"/>
          <w:rtl/>
        </w:rPr>
        <w:t>נז.- סז:</w:t>
      </w:r>
    </w:p>
    <w:p>
      <w:pPr>
        <w:pStyle w:val="PetichatPerek"/>
        <w:rPr>
          <w:ins w:id="100544" w:author="Claude" w:date="2026-10-11T09:08:03Z"/>
        </w:rPr>
      </w:pPr>
      <w:ins w:id="100543" w:author="Claude" w:date="2026-10-11T09:08:03Z">
        <w:r>
          <w:rPr>
            <w:rFonts w:ascii="Fb Fontext" w:hAnsi="Fb Fontext" w:hint="cs"/>
            <w:sz w:val="20"/>
            <w:rtl/>
          </w:rPr>
          <w:t xml:space="preserve">פרק שישי</w:t>
        </w:r>
        <w:r>
          <w:rPr>
            <w:rFonts w:ascii="Fb Fontext" w:hAnsi="Fb Fontext" w:hint="cs"/>
            <w:sz w:val="20"/>
            <w:rtl/>
          </w:rPr>
          <w:t xml:space="preserve"> - </w:t>
        </w:r>
        <w:r>
          <w:rPr>
            <w:rFonts w:hint="cs"/>
            <w:sz w:val="20"/>
            <w:rtl/>
          </w:rPr>
          <w:t xml:space="preserve">במה אשה</w:t>
        </w:r>
      </w:ins>
    </w:p>
    <w:p w:rsidR="00E9703F" w:rsidRDefault="00E9703F" w:rsidP="00E9703F">
      <w:pPr>
        <w:pStyle w:val="afff9"/>
        <w:spacing w:before="120"/>
        <w:rPr>
          <w:b/>
          <w:sz w:val="20"/>
          <w:rtl/>
        </w:rPr>
        <w:pPrChange w:id="90031" w:author="קלוד" w:date="2026-10-11T12:09:42Z">
          <w:pPr>
            <w:pStyle w:val="afff9"/>
          </w:pPr>
        </w:pPrChange>
      </w:pPr>
      <w:r w:rsidRPr="009757B9">
        <w:rPr>
          <w:rFonts w:hint="cs"/>
          <w:b/>
          <w:rtl/>
          <w:rPrChange w:id="40093" w:author="Claude" w:date="2026-10-11T09:07:39Z">
            <w:rPr>
              <w:rFonts w:hint="cs"/>
              <w:b/>
              <w:sz w:val="20"/>
              <w:rtl/>
            </w:rPr>
          </w:rPrChange>
        </w:rPr>
        <w:t>משנה</w:t>
      </w:r>
    </w:p>
    <w:p w:rsidR="00E9703F" w:rsidRDefault="00E9703F" w:rsidP="00E9703F">
      <w:pPr>
        <w:pStyle w:val="afff7"/>
        <w:framePr w:wrap="around"/>
        <w:spacing w:line="276" w:lineRule="auto"/>
        <w:rPr>
          <w:del w:id="100550" w:author="Claude" w:date="2026-10-11T09:08:03Z"/>
          <w:sz w:val="20"/>
          <w:rtl/>
        </w:rPr>
      </w:pPr>
      <w:del w:id="100547" w:author="Claude" w:date="2026-10-11T09:08:03Z">
        <w:r w:rsidRPr="006F178A">
          <w:rPr>
            <w:rFonts w:hint="cs"/>
            <w:sz w:val="20"/>
            <w:rtl/>
          </w:rPr>
          <w:delText xml:space="preserve">במה</w:delText>
        </w:r>
      </w:del>
      <w:del w:id="100548" w:author="Claude" w:date="2026-10-11T09:08:03Z">
        <w:r w:rsidRPr="006F178A">
          <w:rPr>
            <w:sz w:val="20"/>
            <w:rtl/>
          </w:rPr>
          <w:delText xml:space="preserve"> </w:delText>
        </w:r>
      </w:del>
      <w:del w:id="100549" w:author="Claude" w:date="2026-10-11T09:08:03Z">
        <w:r w:rsidRPr="006F178A">
          <w:rPr>
            <w:rFonts w:hint="cs"/>
            <w:sz w:val="20"/>
            <w:rtl/>
          </w:rPr>
          <w:delText xml:space="preserve">אשה</w:delText>
        </w:r>
      </w:del>
    </w:p>
    <w:p>
      <w:pPr>
        <w:pStyle w:val="MishnaBatzad"/>
        <w:rPr>
          <w:ins w:id="20483" w:author="קלוד" w:date="2026-10-11T09:07:15Z"/>
        </w:rPr>
      </w:pPr>
      <w:ins w:id="20482" w:author="קלוד" w:date="2026-10-11T09:07:15Z">
        <w:r>
          <w:t xml:space="preserve">משנה א</w:t>
        </w:r>
      </w:ins>
    </w:p>
    <w:p w:rsidR="00E9703F" w:rsidRPr="00632A62" w:rsidRDefault="00E9703F" w:rsidP="00E9703F">
      <w:pPr>
        <w:pStyle w:val="afff9"/>
        <w:rPr>
          <w:b/>
          <w:sz w:val="20"/>
          <w:rtl/>
        </w:rPr>
      </w:pPr>
      <w:r w:rsidRPr="00632A62">
        <w:rPr>
          <w:rFonts w:hint="cs"/>
          <w:b/>
          <w:rtl/>
          <w:rPrChange w:id="40094" w:author="Claude" w:date="2026-10-11T09:07:39Z">
            <w:rPr>
              <w:rFonts w:hint="cs"/>
              <w:b/>
              <w:sz w:val="20"/>
              <w:rtl/>
            </w:rPr>
          </w:rPrChange>
        </w:rPr>
        <w:t>במה אשה יוצאה</w:t>
      </w:r>
      <w:r w:rsidRPr="00632A62">
        <w:rPr>
          <w:b/>
          <w:rtl/>
          <w:rPrChange w:id="40095" w:author="Claude" w:date="2026-10-11T09:07:39Z">
            <w:rPr>
              <w:b/>
              <w:sz w:val="20"/>
              <w:rtl/>
            </w:rPr>
          </w:rPrChange>
        </w:rPr>
        <w:t xml:space="preserve"> </w:t>
      </w:r>
      <w:r w:rsidRPr="00632A62">
        <w:rPr>
          <w:rFonts w:hint="cs"/>
          <w:b/>
          <w:rtl/>
          <w:rPrChange w:id="40096" w:author="Claude" w:date="2026-10-11T09:07:39Z">
            <w:rPr>
              <w:rFonts w:hint="cs"/>
              <w:b/>
              <w:sz w:val="20"/>
              <w:rtl/>
            </w:rPr>
          </w:rPrChange>
        </w:rPr>
        <w:t>ובמה</w:t>
      </w:r>
      <w:r w:rsidRPr="00632A62">
        <w:rPr>
          <w:b/>
          <w:rtl/>
          <w:rPrChange w:id="40097" w:author="Claude" w:date="2026-10-11T09:07:39Z">
            <w:rPr>
              <w:b/>
              <w:sz w:val="20"/>
              <w:rtl/>
            </w:rPr>
          </w:rPrChange>
        </w:rPr>
        <w:t xml:space="preserve"> </w:t>
      </w:r>
      <w:r w:rsidRPr="00632A62">
        <w:rPr>
          <w:rFonts w:hint="cs"/>
          <w:b/>
          <w:rtl/>
          <w:rPrChange w:id="40098" w:author="Claude" w:date="2026-10-11T09:07:39Z">
            <w:rPr>
              <w:rFonts w:hint="cs"/>
              <w:b/>
              <w:sz w:val="20"/>
              <w:rtl/>
            </w:rPr>
          </w:rPrChange>
        </w:rPr>
        <w:t>אינה</w:t>
      </w:r>
      <w:r w:rsidRPr="00632A62">
        <w:rPr>
          <w:b/>
          <w:rtl/>
          <w:rPrChange w:id="40099" w:author="Claude" w:date="2026-10-11T09:07:39Z">
            <w:rPr>
              <w:b/>
              <w:sz w:val="20"/>
              <w:rtl/>
            </w:rPr>
          </w:rPrChange>
        </w:rPr>
        <w:t xml:space="preserve"> </w:t>
      </w:r>
      <w:r w:rsidRPr="00632A62">
        <w:rPr>
          <w:rFonts w:hint="cs"/>
          <w:b/>
          <w:rtl/>
          <w:rPrChange w:id="40100" w:author="Claude" w:date="2026-10-11T09:07:39Z">
            <w:rPr>
              <w:rFonts w:hint="cs"/>
              <w:b/>
              <w:sz w:val="20"/>
              <w:rtl/>
            </w:rPr>
          </w:rPrChange>
        </w:rPr>
        <w:t>יוצאה</w:t>
      </w:r>
      <w:r w:rsidRPr="00632A62">
        <w:rPr>
          <w:b/>
          <w:rtl/>
          <w:rPrChange w:id="40101" w:author="Claude" w:date="2026-10-11T09:07:39Z">
            <w:rPr>
              <w:b/>
              <w:sz w:val="20"/>
              <w:rtl/>
            </w:rPr>
          </w:rPrChange>
        </w:rPr>
        <w:t>?</w:t>
      </w:r>
    </w:p>
    <w:p w:rsidR="00E9703F" w:rsidRPr="00632A62" w:rsidRDefault="00E9703F" w:rsidP="00E9703F">
      <w:pPr>
        <w:pStyle w:val="afff9"/>
        <w:rPr>
          <w:b/>
          <w:rtl/>
        </w:rPr>
      </w:pPr>
      <w:r w:rsidRPr="00632A62">
        <w:rPr>
          <w:rFonts w:hint="cs"/>
          <w:b/>
          <w:rtl/>
        </w:rPr>
        <w:t>לא</w:t>
      </w:r>
      <w:r w:rsidRPr="00632A62">
        <w:rPr>
          <w:b/>
          <w:rtl/>
        </w:rPr>
        <w:t xml:space="preserve"> </w:t>
      </w:r>
      <w:r w:rsidRPr="00632A62">
        <w:rPr>
          <w:rFonts w:hint="cs"/>
          <w:b/>
          <w:rtl/>
        </w:rPr>
        <w:t>תצא</w:t>
      </w:r>
      <w:r w:rsidRPr="00632A62">
        <w:rPr>
          <w:b/>
          <w:rtl/>
        </w:rPr>
        <w:t xml:space="preserve"> </w:t>
      </w:r>
      <w:r w:rsidRPr="00632A62">
        <w:rPr>
          <w:rFonts w:hint="cs"/>
          <w:b/>
          <w:rtl/>
        </w:rPr>
        <w:t>אשה</w:t>
      </w:r>
      <w:r w:rsidRPr="00632A62">
        <w:rPr>
          <w:b/>
          <w:rtl/>
        </w:rPr>
        <w:t xml:space="preserve"> </w:t>
      </w:r>
      <w:r w:rsidRPr="00632A62">
        <w:rPr>
          <w:rFonts w:hint="cs"/>
          <w:b/>
          <w:rtl/>
        </w:rPr>
        <w:t>לא</w:t>
      </w:r>
      <w:r w:rsidRPr="00632A62">
        <w:rPr>
          <w:b/>
          <w:rtl/>
        </w:rPr>
        <w:t xml:space="preserve"> </w:t>
      </w:r>
      <w:r w:rsidRPr="00632A62">
        <w:rPr>
          <w:rFonts w:hint="cs"/>
          <w:b/>
          <w:rtl/>
        </w:rPr>
        <w:t>בחוטי</w:t>
      </w:r>
      <w:r w:rsidRPr="00632A62">
        <w:rPr>
          <w:b/>
          <w:rtl/>
        </w:rPr>
        <w:t xml:space="preserve"> </w:t>
      </w:r>
      <w:r w:rsidRPr="00632A62">
        <w:rPr>
          <w:rFonts w:hint="cs"/>
          <w:b/>
          <w:rtl/>
        </w:rPr>
        <w:t>צמר</w:t>
      </w:r>
      <w:r w:rsidRPr="00632A62">
        <w:rPr>
          <w:b/>
          <w:rtl/>
        </w:rPr>
        <w:t xml:space="preserve">, </w:t>
      </w:r>
      <w:r w:rsidRPr="00632A62">
        <w:rPr>
          <w:rFonts w:hint="cs"/>
          <w:b/>
          <w:rtl/>
        </w:rPr>
        <w:t>ולא</w:t>
      </w:r>
      <w:r w:rsidRPr="00632A62">
        <w:rPr>
          <w:b/>
          <w:rtl/>
        </w:rPr>
        <w:t xml:space="preserve"> </w:t>
      </w:r>
      <w:r w:rsidRPr="00632A62">
        <w:rPr>
          <w:rFonts w:hint="cs"/>
          <w:b/>
          <w:rtl/>
        </w:rPr>
        <w:t>בחוטי</w:t>
      </w:r>
      <w:r w:rsidRPr="00632A62">
        <w:rPr>
          <w:b/>
          <w:rtl/>
        </w:rPr>
        <w:t xml:space="preserve"> </w:t>
      </w:r>
      <w:r w:rsidRPr="00632A62">
        <w:rPr>
          <w:rFonts w:hint="cs"/>
          <w:b/>
          <w:rtl/>
        </w:rPr>
        <w:t>פשתן</w:t>
      </w:r>
      <w:r w:rsidRPr="00632A62">
        <w:rPr>
          <w:b/>
          <w:rtl/>
        </w:rPr>
        <w:t xml:space="preserve">, </w:t>
      </w:r>
      <w:r w:rsidRPr="00632A62">
        <w:rPr>
          <w:rFonts w:hint="cs"/>
          <w:b/>
          <w:rtl/>
        </w:rPr>
        <w:t>ולא</w:t>
      </w:r>
      <w:r w:rsidRPr="00632A62">
        <w:rPr>
          <w:b/>
          <w:rtl/>
        </w:rPr>
        <w:t xml:space="preserve"> </w:t>
      </w:r>
      <w:r w:rsidRPr="00632A62">
        <w:rPr>
          <w:rFonts w:hint="cs"/>
          <w:b/>
          <w:rtl/>
        </w:rPr>
        <w:t>ברצועות</w:t>
      </w:r>
      <w:r w:rsidRPr="00632A62">
        <w:rPr>
          <w:b/>
          <w:rtl/>
        </w:rPr>
        <w:t xml:space="preserve"> </w:t>
      </w:r>
      <w:r w:rsidRPr="00632A62">
        <w:rPr>
          <w:rFonts w:hint="cs"/>
          <w:b/>
          <w:rtl/>
        </w:rPr>
        <w:t>שבראשה</w:t>
      </w:r>
      <w:r w:rsidRPr="00632A62">
        <w:rPr>
          <w:b/>
          <w:rtl/>
        </w:rPr>
        <w:t>.</w:t>
      </w:r>
    </w:p>
    <w:p w:rsidR="00E9703F" w:rsidRPr="00632A62" w:rsidRDefault="00E9703F" w:rsidP="00E9703F">
      <w:pPr>
        <w:pStyle w:val="afff9"/>
        <w:rPr>
          <w:spacing w:val="2"/>
          <w:rtl/>
        </w:rPr>
      </w:pPr>
      <w:r w:rsidRPr="00632A62">
        <w:rPr>
          <w:rFonts w:hint="cs"/>
          <w:spacing w:val="2"/>
          <w:rtl/>
        </w:rPr>
        <w:t>ולא</w:t>
      </w:r>
      <w:r w:rsidRPr="00632A62">
        <w:rPr>
          <w:spacing w:val="2"/>
          <w:rtl/>
        </w:rPr>
        <w:t xml:space="preserve"> </w:t>
      </w:r>
      <w:r w:rsidRPr="00632A62">
        <w:rPr>
          <w:rFonts w:hint="cs"/>
          <w:spacing w:val="2"/>
          <w:rtl/>
        </w:rPr>
        <w:t>תטבול</w:t>
      </w:r>
      <w:r w:rsidRPr="00632A62">
        <w:rPr>
          <w:spacing w:val="2"/>
          <w:rtl/>
        </w:rPr>
        <w:t xml:space="preserve"> </w:t>
      </w:r>
      <w:r w:rsidRPr="00632A62">
        <w:rPr>
          <w:rFonts w:hint="cs"/>
          <w:spacing w:val="2"/>
          <w:rtl/>
        </w:rPr>
        <w:t>בהן</w:t>
      </w:r>
      <w:r w:rsidRPr="00632A62">
        <w:rPr>
          <w:spacing w:val="2"/>
          <w:rtl/>
        </w:rPr>
        <w:t xml:space="preserve"> </w:t>
      </w:r>
      <w:r w:rsidRPr="00632A62">
        <w:rPr>
          <w:rFonts w:hint="cs"/>
          <w:spacing w:val="2"/>
          <w:rtl/>
        </w:rPr>
        <w:t>עד</w:t>
      </w:r>
      <w:r w:rsidRPr="00632A62">
        <w:rPr>
          <w:spacing w:val="2"/>
          <w:rtl/>
        </w:rPr>
        <w:t xml:space="preserve"> </w:t>
      </w:r>
      <w:r w:rsidRPr="00632A62">
        <w:rPr>
          <w:rFonts w:hint="cs"/>
          <w:spacing w:val="2"/>
          <w:rtl/>
        </w:rPr>
        <w:t>שתרפם שלא תטלטל</w:t>
      </w:r>
      <w:r w:rsidRPr="00632A62">
        <w:rPr>
          <w:spacing w:val="2"/>
          <w:rtl/>
        </w:rPr>
        <w:t xml:space="preserve"> </w:t>
      </w:r>
      <w:r w:rsidRPr="00632A62">
        <w:rPr>
          <w:rFonts w:hint="cs"/>
          <w:spacing w:val="2"/>
          <w:rtl/>
        </w:rPr>
        <w:t>ולא</w:t>
      </w:r>
      <w:r w:rsidRPr="00632A62">
        <w:rPr>
          <w:spacing w:val="2"/>
          <w:rtl/>
        </w:rPr>
        <w:t xml:space="preserve"> </w:t>
      </w:r>
      <w:r w:rsidRPr="00632A62">
        <w:rPr>
          <w:rFonts w:hint="cs"/>
          <w:spacing w:val="2"/>
          <w:rtl/>
        </w:rPr>
        <w:t>בטוטפת</w:t>
      </w:r>
      <w:r w:rsidRPr="00632A62">
        <w:rPr>
          <w:spacing w:val="2"/>
          <w:rtl/>
        </w:rPr>
        <w:t xml:space="preserve"> </w:t>
      </w:r>
      <w:r w:rsidRPr="00632A62">
        <w:rPr>
          <w:rFonts w:hint="cs"/>
          <w:spacing w:val="2"/>
          <w:rtl/>
        </w:rPr>
        <w:t>ולא</w:t>
      </w:r>
      <w:r w:rsidRPr="00632A62">
        <w:rPr>
          <w:spacing w:val="2"/>
          <w:rtl/>
        </w:rPr>
        <w:t xml:space="preserve"> </w:t>
      </w:r>
      <w:r w:rsidRPr="00632A62">
        <w:rPr>
          <w:rFonts w:hint="cs"/>
          <w:spacing w:val="2"/>
          <w:rtl/>
        </w:rPr>
        <w:t>בסרביטין</w:t>
      </w:r>
      <w:r w:rsidRPr="00632A62">
        <w:rPr>
          <w:spacing w:val="2"/>
          <w:rtl/>
        </w:rPr>
        <w:t xml:space="preserve"> </w:t>
      </w:r>
      <w:r w:rsidRPr="00632A62">
        <w:rPr>
          <w:rFonts w:hint="cs"/>
          <w:spacing w:val="2"/>
          <w:rtl/>
        </w:rPr>
        <w:t>בזמן</w:t>
      </w:r>
      <w:r w:rsidRPr="00632A62">
        <w:rPr>
          <w:spacing w:val="2"/>
          <w:rtl/>
        </w:rPr>
        <w:t xml:space="preserve"> </w:t>
      </w:r>
      <w:r w:rsidRPr="00632A62">
        <w:rPr>
          <w:rFonts w:hint="cs"/>
          <w:spacing w:val="2"/>
          <w:rtl/>
        </w:rPr>
        <w:t>שאינן</w:t>
      </w:r>
      <w:r w:rsidRPr="00632A62">
        <w:rPr>
          <w:spacing w:val="2"/>
          <w:rtl/>
        </w:rPr>
        <w:t xml:space="preserve"> </w:t>
      </w:r>
      <w:r w:rsidRPr="00632A62">
        <w:rPr>
          <w:rFonts w:hint="cs"/>
          <w:spacing w:val="2"/>
          <w:rtl/>
        </w:rPr>
        <w:t>תפורים</w:t>
      </w:r>
      <w:r w:rsidRPr="00632A62">
        <w:rPr>
          <w:spacing w:val="2"/>
          <w:rtl/>
        </w:rPr>
        <w:t>.</w:t>
      </w:r>
    </w:p>
    <w:p w:rsidR="00E9703F" w:rsidRDefault="00E9703F" w:rsidP="00E9703F">
      <w:pPr>
        <w:pStyle w:val="afff9"/>
        <w:rPr>
          <w:b/>
          <w:sz w:val="20"/>
          <w:rtl/>
        </w:rPr>
      </w:pPr>
      <w:r w:rsidRPr="00632A62">
        <w:rPr>
          <w:rFonts w:hint="cs"/>
          <w:b/>
          <w:rtl/>
          <w:rPrChange w:id="40102" w:author="Claude" w:date="2026-10-11T09:07:39Z">
            <w:rPr>
              <w:rFonts w:hint="cs"/>
              <w:b/>
              <w:sz w:val="20"/>
              <w:rtl/>
            </w:rPr>
          </w:rPrChange>
        </w:rPr>
        <w:t>ולא</w:t>
      </w:r>
      <w:r w:rsidRPr="00632A62">
        <w:rPr>
          <w:b/>
          <w:rtl/>
          <w:rPrChange w:id="40103" w:author="Claude" w:date="2026-10-11T09:07:39Z">
            <w:rPr>
              <w:b/>
              <w:sz w:val="20"/>
              <w:rtl/>
            </w:rPr>
          </w:rPrChange>
        </w:rPr>
        <w:t xml:space="preserve"> </w:t>
      </w:r>
      <w:r w:rsidRPr="00632A62">
        <w:rPr>
          <w:rFonts w:hint="cs"/>
          <w:b/>
          <w:rtl/>
          <w:rPrChange w:id="40104" w:author="Claude" w:date="2026-10-11T09:07:39Z">
            <w:rPr>
              <w:rFonts w:hint="cs"/>
              <w:b/>
              <w:sz w:val="20"/>
              <w:rtl/>
            </w:rPr>
          </w:rPrChange>
        </w:rPr>
        <w:t>בכבול</w:t>
      </w:r>
      <w:r w:rsidRPr="00632A62">
        <w:rPr>
          <w:b/>
          <w:rtl/>
          <w:rPrChange w:id="40105" w:author="Claude" w:date="2026-10-11T09:07:39Z">
            <w:rPr>
              <w:b/>
              <w:sz w:val="20"/>
              <w:rtl/>
            </w:rPr>
          </w:rPrChange>
        </w:rPr>
        <w:t xml:space="preserve"> </w:t>
      </w:r>
      <w:r w:rsidRPr="00632A62">
        <w:rPr>
          <w:rFonts w:hint="cs"/>
          <w:b/>
          <w:rtl/>
          <w:rPrChange w:id="40106" w:author="Claude" w:date="2026-10-11T09:07:39Z">
            <w:rPr>
              <w:rFonts w:hint="cs"/>
              <w:b/>
              <w:sz w:val="20"/>
              <w:rtl/>
            </w:rPr>
          </w:rPrChange>
        </w:rPr>
        <w:t>לרשות</w:t>
      </w:r>
      <w:r w:rsidRPr="00632A62">
        <w:rPr>
          <w:b/>
          <w:rtl/>
          <w:rPrChange w:id="40107" w:author="Claude" w:date="2026-10-11T09:07:39Z">
            <w:rPr>
              <w:b/>
              <w:sz w:val="20"/>
              <w:rtl/>
            </w:rPr>
          </w:rPrChange>
        </w:rPr>
        <w:t xml:space="preserve"> </w:t>
      </w:r>
      <w:r w:rsidRPr="00632A62">
        <w:rPr>
          <w:rFonts w:hint="cs"/>
          <w:b/>
          <w:rtl/>
          <w:rPrChange w:id="40108" w:author="Claude" w:date="2026-10-11T09:07:39Z">
            <w:rPr>
              <w:rFonts w:hint="cs"/>
              <w:b/>
              <w:sz w:val="20"/>
              <w:rtl/>
            </w:rPr>
          </w:rPrChange>
        </w:rPr>
        <w:t>הרבים</w:t>
      </w:r>
      <w:r w:rsidRPr="00632A62">
        <w:rPr>
          <w:b/>
          <w:rtl/>
          <w:rPrChange w:id="40109" w:author="Claude" w:date="2026-10-11T09:07:39Z">
            <w:rPr>
              <w:b/>
              <w:sz w:val="20"/>
              <w:rtl/>
            </w:rPr>
          </w:rPrChange>
        </w:rPr>
        <w:t xml:space="preserve">, </w:t>
      </w:r>
      <w:r w:rsidRPr="00632A62">
        <w:rPr>
          <w:rFonts w:hint="cs"/>
          <w:b/>
          <w:rtl/>
          <w:rPrChange w:id="40110" w:author="Claude" w:date="2026-10-11T09:07:39Z">
            <w:rPr>
              <w:rFonts w:hint="cs"/>
              <w:b/>
              <w:sz w:val="20"/>
              <w:rtl/>
            </w:rPr>
          </w:rPrChange>
        </w:rPr>
        <w:t>ולא</w:t>
      </w:r>
      <w:r w:rsidRPr="00632A62">
        <w:rPr>
          <w:b/>
          <w:rtl/>
          <w:rPrChange w:id="40111" w:author="Claude" w:date="2026-10-11T09:07:39Z">
            <w:rPr>
              <w:b/>
              <w:sz w:val="20"/>
              <w:rtl/>
            </w:rPr>
          </w:rPrChange>
        </w:rPr>
        <w:t xml:space="preserve"> </w:t>
      </w:r>
      <w:r w:rsidRPr="00632A62">
        <w:rPr>
          <w:rFonts w:hint="cs"/>
          <w:b/>
          <w:rtl/>
          <w:rPrChange w:id="40112" w:author="Claude" w:date="2026-10-11T09:07:39Z">
            <w:rPr>
              <w:rFonts w:hint="cs"/>
              <w:b/>
              <w:sz w:val="20"/>
              <w:rtl/>
            </w:rPr>
          </w:rPrChange>
        </w:rPr>
        <w:t>בעיר</w:t>
      </w:r>
      <w:r w:rsidRPr="00632A62">
        <w:rPr>
          <w:b/>
          <w:rtl/>
          <w:rPrChange w:id="40113" w:author="Claude" w:date="2026-10-11T09:07:39Z">
            <w:rPr>
              <w:b/>
              <w:sz w:val="20"/>
              <w:rtl/>
            </w:rPr>
          </w:rPrChange>
        </w:rPr>
        <w:t xml:space="preserve"> </w:t>
      </w:r>
      <w:r w:rsidRPr="00632A62">
        <w:rPr>
          <w:rFonts w:hint="cs"/>
          <w:b/>
          <w:rtl/>
          <w:rPrChange w:id="40114" w:author="Claude" w:date="2026-10-11T09:07:39Z">
            <w:rPr>
              <w:rFonts w:hint="cs"/>
              <w:b/>
              <w:sz w:val="20"/>
              <w:rtl/>
            </w:rPr>
          </w:rPrChange>
        </w:rPr>
        <w:t>של</w:t>
      </w:r>
      <w:r w:rsidRPr="00632A62">
        <w:rPr>
          <w:b/>
          <w:rtl/>
          <w:rPrChange w:id="40115" w:author="Claude" w:date="2026-10-11T09:07:39Z">
            <w:rPr>
              <w:b/>
              <w:sz w:val="20"/>
              <w:rtl/>
            </w:rPr>
          </w:rPrChange>
        </w:rPr>
        <w:t xml:space="preserve"> </w:t>
      </w:r>
      <w:r w:rsidRPr="00632A62">
        <w:rPr>
          <w:rFonts w:hint="cs"/>
          <w:b/>
          <w:rtl/>
          <w:rPrChange w:id="40116" w:author="Claude" w:date="2026-10-11T09:07:39Z">
            <w:rPr>
              <w:rFonts w:hint="cs"/>
              <w:b/>
              <w:sz w:val="20"/>
              <w:rtl/>
            </w:rPr>
          </w:rPrChange>
        </w:rPr>
        <w:t>זהב</w:t>
      </w:r>
      <w:r w:rsidRPr="00632A62">
        <w:rPr>
          <w:b/>
          <w:rtl/>
          <w:rPrChange w:id="40117" w:author="Claude" w:date="2026-10-11T09:07:39Z">
            <w:rPr>
              <w:b/>
              <w:sz w:val="20"/>
              <w:rtl/>
            </w:rPr>
          </w:rPrChange>
        </w:rPr>
        <w:t xml:space="preserve">, </w:t>
      </w:r>
      <w:r w:rsidRPr="00632A62">
        <w:rPr>
          <w:rFonts w:hint="cs"/>
          <w:b/>
          <w:rtl/>
          <w:rPrChange w:id="40118" w:author="Claude" w:date="2026-10-11T09:07:39Z">
            <w:rPr>
              <w:rFonts w:hint="cs"/>
              <w:b/>
              <w:sz w:val="20"/>
              <w:rtl/>
            </w:rPr>
          </w:rPrChange>
        </w:rPr>
        <w:t>ולא</w:t>
      </w:r>
      <w:r w:rsidRPr="00632A62">
        <w:rPr>
          <w:b/>
          <w:rtl/>
          <w:rPrChange w:id="40119" w:author="Claude" w:date="2026-10-11T09:07:39Z">
            <w:rPr>
              <w:b/>
              <w:sz w:val="20"/>
              <w:rtl/>
            </w:rPr>
          </w:rPrChange>
        </w:rPr>
        <w:t xml:space="preserve"> </w:t>
      </w:r>
      <w:r w:rsidRPr="00632A62">
        <w:rPr>
          <w:rFonts w:hint="cs"/>
          <w:b/>
          <w:rtl/>
          <w:rPrChange w:id="40120" w:author="Claude" w:date="2026-10-11T09:07:39Z">
            <w:rPr>
              <w:rFonts w:hint="cs"/>
              <w:b/>
              <w:sz w:val="20"/>
              <w:rtl/>
            </w:rPr>
          </w:rPrChange>
        </w:rPr>
        <w:t>בקטלא שנצים בצוארה</w:t>
      </w:r>
      <w:r w:rsidRPr="00632A62">
        <w:rPr>
          <w:b/>
          <w:rtl/>
          <w:rPrChange w:id="40121" w:author="Claude" w:date="2026-10-11T09:07:39Z">
            <w:rPr>
              <w:b/>
              <w:sz w:val="20"/>
              <w:rtl/>
            </w:rPr>
          </w:rPrChange>
        </w:rPr>
        <w:t xml:space="preserve">, </w:t>
      </w:r>
      <w:r w:rsidRPr="00632A62">
        <w:rPr>
          <w:rFonts w:hint="cs"/>
          <w:b/>
          <w:rtl/>
          <w:rPrChange w:id="40122" w:author="Claude" w:date="2026-10-11T09:07:39Z">
            <w:rPr>
              <w:rFonts w:hint="cs"/>
              <w:b/>
              <w:sz w:val="20"/>
              <w:rtl/>
            </w:rPr>
          </w:rPrChange>
        </w:rPr>
        <w:t>ולא</w:t>
      </w:r>
      <w:r w:rsidRPr="00632A62">
        <w:rPr>
          <w:b/>
          <w:rtl/>
          <w:rPrChange w:id="40123" w:author="Claude" w:date="2026-10-11T09:07:39Z">
            <w:rPr>
              <w:b/>
              <w:sz w:val="20"/>
              <w:rtl/>
            </w:rPr>
          </w:rPrChange>
        </w:rPr>
        <w:t xml:space="preserve"> </w:t>
      </w:r>
      <w:r w:rsidRPr="00632A62">
        <w:rPr>
          <w:rFonts w:hint="cs"/>
          <w:b/>
          <w:rtl/>
          <w:rPrChange w:id="40124" w:author="Claude" w:date="2026-10-11T09:07:39Z">
            <w:rPr>
              <w:rFonts w:hint="cs"/>
              <w:b/>
              <w:sz w:val="20"/>
              <w:rtl/>
            </w:rPr>
          </w:rPrChange>
        </w:rPr>
        <w:t>בנזמים</w:t>
      </w:r>
      <w:r w:rsidRPr="00632A62">
        <w:rPr>
          <w:b/>
          <w:rtl/>
          <w:rPrChange w:id="40125" w:author="Claude" w:date="2026-10-11T09:07:39Z">
            <w:rPr>
              <w:b/>
              <w:sz w:val="20"/>
              <w:rtl/>
            </w:rPr>
          </w:rPrChange>
        </w:rPr>
        <w:t xml:space="preserve">, </w:t>
      </w:r>
      <w:r w:rsidRPr="00632A62">
        <w:rPr>
          <w:rFonts w:hint="cs"/>
          <w:b/>
          <w:rtl/>
          <w:rPrChange w:id="40126" w:author="Claude" w:date="2026-10-11T09:07:39Z">
            <w:rPr>
              <w:rFonts w:hint="cs"/>
              <w:b/>
              <w:sz w:val="20"/>
              <w:rtl/>
            </w:rPr>
          </w:rPrChange>
        </w:rPr>
        <w:t>ולא</w:t>
      </w:r>
      <w:r w:rsidRPr="00632A62">
        <w:rPr>
          <w:b/>
          <w:rtl/>
          <w:rPrChange w:id="40127" w:author="Claude" w:date="2026-10-11T09:07:39Z">
            <w:rPr>
              <w:b/>
              <w:sz w:val="20"/>
              <w:rtl/>
            </w:rPr>
          </w:rPrChange>
        </w:rPr>
        <w:t xml:space="preserve"> </w:t>
      </w:r>
      <w:r w:rsidRPr="00632A62">
        <w:rPr>
          <w:rFonts w:hint="cs"/>
          <w:b/>
          <w:rtl/>
          <w:rPrChange w:id="40128" w:author="Claude" w:date="2026-10-11T09:07:39Z">
            <w:rPr>
              <w:rFonts w:hint="cs"/>
              <w:b/>
              <w:sz w:val="20"/>
              <w:rtl/>
            </w:rPr>
          </w:rPrChange>
        </w:rPr>
        <w:t>בטבעת</w:t>
      </w:r>
      <w:r w:rsidRPr="00632A62">
        <w:rPr>
          <w:b/>
          <w:rtl/>
          <w:rPrChange w:id="40129" w:author="Claude" w:date="2026-10-11T09:07:39Z">
            <w:rPr>
              <w:b/>
              <w:sz w:val="20"/>
              <w:rtl/>
            </w:rPr>
          </w:rPrChange>
        </w:rPr>
        <w:t xml:space="preserve"> </w:t>
      </w:r>
      <w:r w:rsidRPr="00632A62">
        <w:rPr>
          <w:rFonts w:hint="cs"/>
          <w:b/>
          <w:rtl/>
          <w:rPrChange w:id="40130" w:author="Claude" w:date="2026-10-11T09:07:39Z">
            <w:rPr>
              <w:rFonts w:hint="cs"/>
              <w:b/>
              <w:sz w:val="20"/>
              <w:rtl/>
            </w:rPr>
          </w:rPrChange>
        </w:rPr>
        <w:t>שאין</w:t>
      </w:r>
      <w:r w:rsidRPr="00632A62">
        <w:rPr>
          <w:b/>
          <w:rtl/>
          <w:rPrChange w:id="40131" w:author="Claude" w:date="2026-10-11T09:07:39Z">
            <w:rPr>
              <w:b/>
              <w:sz w:val="20"/>
              <w:rtl/>
            </w:rPr>
          </w:rPrChange>
        </w:rPr>
        <w:t xml:space="preserve"> </w:t>
      </w:r>
      <w:r w:rsidRPr="00632A62">
        <w:rPr>
          <w:rFonts w:hint="cs"/>
          <w:b/>
          <w:rtl/>
          <w:rPrChange w:id="40132" w:author="Claude" w:date="2026-10-11T09:07:39Z">
            <w:rPr>
              <w:rFonts w:hint="cs"/>
              <w:b/>
              <w:sz w:val="20"/>
              <w:rtl/>
            </w:rPr>
          </w:rPrChange>
        </w:rPr>
        <w:t>עליה</w:t>
      </w:r>
      <w:r w:rsidRPr="009757B9">
        <w:rPr>
          <w:b/>
          <w:rtl/>
          <w:rPrChange w:id="40133" w:author="Claude" w:date="2026-10-11T09:07:39Z">
            <w:rPr>
              <w:b/>
              <w:sz w:val="20"/>
              <w:rtl/>
            </w:rPr>
          </w:rPrChange>
        </w:rPr>
        <w:t xml:space="preserve"> </w:t>
      </w:r>
      <w:r w:rsidRPr="009757B9">
        <w:rPr>
          <w:rFonts w:hint="cs"/>
          <w:b/>
          <w:rtl/>
          <w:rPrChange w:id="40134" w:author="Claude" w:date="2026-10-11T09:07:39Z">
            <w:rPr>
              <w:rFonts w:hint="cs"/>
              <w:b/>
              <w:sz w:val="20"/>
              <w:rtl/>
            </w:rPr>
          </w:rPrChange>
        </w:rPr>
        <w:t>חותם</w:t>
      </w:r>
      <w:r w:rsidRPr="009757B9">
        <w:rPr>
          <w:b/>
          <w:rtl/>
          <w:rPrChange w:id="40135" w:author="Claude" w:date="2026-10-11T09:07:39Z">
            <w:rPr>
              <w:b/>
              <w:sz w:val="20"/>
              <w:rtl/>
            </w:rPr>
          </w:rPrChange>
        </w:rPr>
        <w:t xml:space="preserve">, </w:t>
      </w:r>
      <w:r w:rsidRPr="009757B9">
        <w:rPr>
          <w:rFonts w:hint="cs"/>
          <w:b/>
          <w:rtl/>
          <w:rPrChange w:id="40136" w:author="Claude" w:date="2026-10-11T09:07:39Z">
            <w:rPr>
              <w:rFonts w:hint="cs"/>
              <w:b/>
              <w:sz w:val="20"/>
              <w:rtl/>
            </w:rPr>
          </w:rPrChange>
        </w:rPr>
        <w:t>ולא</w:t>
      </w:r>
      <w:r w:rsidRPr="009757B9">
        <w:rPr>
          <w:b/>
          <w:rtl/>
          <w:rPrChange w:id="40137" w:author="Claude" w:date="2026-10-11T09:07:39Z">
            <w:rPr>
              <w:b/>
              <w:sz w:val="20"/>
              <w:rtl/>
            </w:rPr>
          </w:rPrChange>
        </w:rPr>
        <w:t xml:space="preserve"> </w:t>
      </w:r>
      <w:r w:rsidRPr="009757B9">
        <w:rPr>
          <w:rFonts w:hint="cs"/>
          <w:b/>
          <w:rtl/>
          <w:rPrChange w:id="40138" w:author="Claude" w:date="2026-10-11T09:07:39Z">
            <w:rPr>
              <w:rFonts w:hint="cs"/>
              <w:b/>
              <w:sz w:val="20"/>
              <w:rtl/>
            </w:rPr>
          </w:rPrChange>
        </w:rPr>
        <w:t>במחט</w:t>
      </w:r>
      <w:r w:rsidRPr="009757B9">
        <w:rPr>
          <w:b/>
          <w:rtl/>
          <w:rPrChange w:id="40139" w:author="Claude" w:date="2026-10-11T09:07:39Z">
            <w:rPr>
              <w:b/>
              <w:sz w:val="20"/>
              <w:rtl/>
            </w:rPr>
          </w:rPrChange>
        </w:rPr>
        <w:t xml:space="preserve"> </w:t>
      </w:r>
      <w:r w:rsidRPr="009757B9">
        <w:rPr>
          <w:rFonts w:hint="cs"/>
          <w:b/>
          <w:rtl/>
          <w:rPrChange w:id="40140" w:author="Claude" w:date="2026-10-11T09:07:39Z">
            <w:rPr>
              <w:rFonts w:hint="cs"/>
              <w:b/>
              <w:sz w:val="20"/>
              <w:rtl/>
            </w:rPr>
          </w:rPrChange>
        </w:rPr>
        <w:t>שאינה</w:t>
      </w:r>
      <w:r w:rsidRPr="009757B9">
        <w:rPr>
          <w:b/>
          <w:rtl/>
          <w:rPrChange w:id="40141" w:author="Claude" w:date="2026-10-11T09:07:39Z">
            <w:rPr>
              <w:b/>
              <w:sz w:val="20"/>
              <w:rtl/>
            </w:rPr>
          </w:rPrChange>
        </w:rPr>
        <w:t xml:space="preserve"> </w:t>
      </w:r>
      <w:r w:rsidRPr="009757B9">
        <w:rPr>
          <w:rFonts w:hint="cs"/>
          <w:b/>
          <w:rtl/>
          <w:rPrChange w:id="40142" w:author="Claude" w:date="2026-10-11T09:07:39Z">
            <w:rPr>
              <w:rFonts w:hint="cs"/>
              <w:b/>
              <w:sz w:val="20"/>
              <w:rtl/>
            </w:rPr>
          </w:rPrChange>
        </w:rPr>
        <w:t>נקובה</w:t>
      </w:r>
      <w:r w:rsidRPr="009757B9">
        <w:rPr>
          <w:b/>
          <w:rtl/>
          <w:rPrChange w:id="40143" w:author="Claude" w:date="2026-10-11T09:07:39Z">
            <w:rPr>
              <w:b/>
              <w:sz w:val="20"/>
              <w:rtl/>
            </w:rPr>
          </w:rPrChange>
        </w:rPr>
        <w:t>,</w:t>
      </w:r>
    </w:p>
    <w:p w:rsidR="00E9703F" w:rsidRPr="009757B9" w:rsidRDefault="00E9703F" w:rsidP="00E9703F">
      <w:pPr>
        <w:pStyle w:val="afff9"/>
        <w:rPr>
          <w:b/>
          <w:rtl/>
        </w:rPr>
      </w:pPr>
      <w:r w:rsidRPr="009757B9">
        <w:rPr>
          <w:rFonts w:hint="cs"/>
          <w:b/>
          <w:rtl/>
        </w:rPr>
        <w:t>ואם</w:t>
      </w:r>
      <w:r w:rsidRPr="009757B9">
        <w:rPr>
          <w:b/>
          <w:rtl/>
        </w:rPr>
        <w:t xml:space="preserve"> </w:t>
      </w:r>
      <w:r w:rsidRPr="009757B9">
        <w:rPr>
          <w:rFonts w:hint="cs"/>
          <w:b/>
          <w:rtl/>
        </w:rPr>
        <w:t>יצאת</w:t>
      </w:r>
      <w:r w:rsidRPr="009757B9">
        <w:rPr>
          <w:b/>
          <w:rtl/>
        </w:rPr>
        <w:t xml:space="preserve"> - </w:t>
      </w:r>
      <w:r w:rsidRPr="009757B9">
        <w:rPr>
          <w:rFonts w:hint="cs"/>
          <w:b/>
          <w:rtl/>
        </w:rPr>
        <w:t>אינה</w:t>
      </w:r>
      <w:r w:rsidRPr="009757B9">
        <w:rPr>
          <w:b/>
          <w:rtl/>
        </w:rPr>
        <w:t xml:space="preserve"> </w:t>
      </w:r>
      <w:r w:rsidRPr="009757B9">
        <w:rPr>
          <w:rFonts w:hint="cs"/>
          <w:b/>
          <w:rtl/>
        </w:rPr>
        <w:t>חייבת</w:t>
      </w:r>
      <w:r w:rsidRPr="009757B9">
        <w:rPr>
          <w:b/>
          <w:rtl/>
        </w:rPr>
        <w:t xml:space="preserve"> </w:t>
      </w:r>
      <w:r w:rsidRPr="009757B9">
        <w:rPr>
          <w:rFonts w:hint="cs"/>
          <w:b/>
          <w:rtl/>
        </w:rPr>
        <w:t>חטאת</w:t>
      </w:r>
      <w:r w:rsidRPr="009757B9">
        <w:rPr>
          <w:b/>
          <w:rtl/>
        </w:rPr>
        <w:t xml:space="preserve">. </w:t>
      </w:r>
      <w:r w:rsidRPr="009757B9">
        <w:rPr>
          <w:rFonts w:hint="cs"/>
          <w:b/>
          <w:rtl/>
        </w:rPr>
        <w:t>דגזירה דרבנן היא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905" w:author="קלוד" w:date="2026-10-11T12:33:55Z"/>
        </w:rPr>
      </w:pPr>
      <w:ins w:id="90906" w:author="קלוד" w:date="2026-10-11T12:33:55Z">
        <w:r>
          <w:rPr>
            <w:color w:val="7B3F00"/>
          </w:rPr>
          <w:t xml:space="preserve">חוטים ורצועות שבראש - חציצה בטבילה</w:t>
        </w:r>
      </w:ins>
    </w:p>
    <w:p w:rsidR="00E9703F" w:rsidRDefault="00E9703F" w:rsidP="00E9703F">
      <w:pPr>
        <w:rPr>
          <w:rFonts w:ascii="Fb Fontext" w:hAnsi="Fb Fontext"/>
          <w:rtl/>
        </w:rPr>
      </w:pPr>
      <w:r w:rsidRPr="006F178A">
        <w:rPr>
          <w:rStyle w:val="afffe"/>
          <w:rFonts w:ascii="Fb Fontext" w:hAnsi="Fb Fontext" w:hint="cs"/>
          <w:rtl/>
        </w:rPr>
        <w:t>שרשרת של חוטין חלולין</w:t>
      </w:r>
    </w:p>
    <w:p>
      <w:pPr>
        <w:pStyle w:val="38"/>
        <w:rPr>
          <w:ins w:id="97567" w:author="מנוע מכני" w:date="2026-10-11T12:04:39Z"/>
        </w:rPr>
      </w:pPr>
      <w:r w:rsidRPr="004C00C0">
        <w:t xml:space="preserve">א"ד:</w:t>
      </w:r>
    </w:p>
    <w:p w:rsidR="00E9703F" w:rsidRPr="009757B9" w:rsidRDefault="00E9703F" w:rsidP="00E9703F">
      <w:pPr>
        <w:rPr>
          <w:rFonts w:cs="Guttman Vilna"/>
          <w:b/>
          <w:bCs/>
          <w:rtl/>
        </w:rPr>
      </w:pPr>
      <w:del w:id="97568" w:author="מנוע מכני" w:date="2026-10-11T12:04:39Z">
        <w:r w:rsidRPr="004C00C0">
          <w:rPr>
            <w:b/>
            <w:bCs/>
            <w:rtl/>
          </w:rPr>
          <w:delText xml:space="preserve"> </w:delText>
        </w:r>
      </w:del>
      <w:r w:rsidRPr="006F178A">
        <w:rPr>
          <w:rtl/>
        </w:rPr>
        <w:t xml:space="preserve">דינו כשאר אריג </w:t>
      </w:r>
      <w:ins w:id="96919" w:author="קלוד" w:date="2026-10-11T13:11:34Z">
        <w:r>
          <w:rPr>
            <w:rtl/>
          </w:rPr>
          <w:t xml:space="preserve">שלא</w:t>
        </w:r>
      </w:ins>
      <w:del w:id="96920" w:author="קלוד" w:date="2026-10-11T13:11:34Z">
        <w:r w:rsidRPr="006F178A">
          <w:rPr>
            <w:rtl/>
          </w:rPr>
          <w:delText xml:space="preserve">דלא</w:delText>
        </w:r>
      </w:del>
      <w:r w:rsidRPr="006F178A">
        <w:rPr>
          <w:rtl/>
        </w:rPr>
        <w:t xml:space="preserve"> גזרו</w:t>
      </w:r>
      <w:ins w:id="96917" w:author="קלוד" w:date="2026-10-11T13:11:34Z">
        <w:r>
          <w:rPr>
            <w:rtl/>
          </w:rPr>
          <w:t xml:space="preserve"> בו, </w:t>
        </w:r>
      </w:ins>
      <w:del w:id="96918" w:author="קלוד" w:date="2026-10-11T13:11:34Z">
        <w:r w:rsidRPr="006F178A">
          <w:rPr>
            <w:rtl/>
          </w:rPr>
          <w:delText xml:space="preserve"> </w:delText>
        </w:r>
      </w:del>
      <w:r w:rsidRPr="006F178A">
        <w:rPr>
          <w:rtl/>
        </w:rPr>
        <w:t xml:space="preserve">שאינו </w:t>
      </w:r>
      <w:ins w:id="96915" w:author="קלוד" w:date="2026-10-11T13:11:34Z">
        <w:r>
          <w:rPr>
            <w:rtl/>
          </w:rPr>
          <w:t xml:space="preserve">חוצץ.</w:t>
        </w:r>
      </w:ins>
      <w:del w:id="96916" w:author="קלוד" w:date="2026-10-11T13:11:34Z">
        <w:r w:rsidRPr="006F178A">
          <w:rPr>
            <w:rtl/>
          </w:rPr>
          <w:delText xml:space="preserve">חציצה.</w:delText>
        </w:r>
      </w:del>
    </w:p>
    <w:p>
      <w:pPr>
        <w:pStyle w:val="38"/>
        <w:rPr>
          <w:ins w:id="97569" w:author="מנוע מכני" w:date="2026-10-11T12:04:39Z"/>
        </w:rPr>
      </w:pPr>
      <w:r w:rsidRPr="006F178A">
        <w:t>ו</w:t>
      </w:r>
      <w:r w:rsidRPr="004C00C0">
        <w:t xml:space="preserve">א"ד</w:t>
      </w:r>
      <w:r w:rsidRPr="004C00C0">
        <w:t xml:space="preserve">:</w:t>
      </w:r>
    </w:p>
    <w:p w:rsidR="00E9703F" w:rsidRPr="009757B9" w:rsidRDefault="00E9703F" w:rsidP="00E9703F">
      <w:pPr>
        <w:rPr>
          <w:rFonts w:cs="Guttman Vilna"/>
          <w:b/>
          <w:bCs/>
          <w:rtl/>
        </w:rPr>
      </w:pPr>
      <w:del w:id="97570" w:author="מנוע מכני" w:date="2026-10-11T12:04:39Z">
        <w:r w:rsidRPr="004C00C0">
          <w:rPr>
            <w:b/>
            <w:bCs/>
            <w:rtl/>
          </w:rPr>
          <w:delText xml:space="preserve"> </w:delText>
        </w:r>
      </w:del>
      <w:r w:rsidRPr="006F178A">
        <w:rPr>
          <w:rtl/>
        </w:rPr>
        <w:t xml:space="preserve">לא</w:t>
      </w:r>
      <w:r w:rsidRPr="006F178A">
        <w:rPr>
          <w:rtl/>
        </w:rPr>
        <w:t xml:space="preserve"> </w:t>
      </w:r>
      <w:ins w:id="90233" w:author="Claude - סמנטי" w:date="2026-10-11T12:28:21Z">
        <w:r>
          <w:rPr>
            <w:rtl/>
          </w:rPr>
          <w:t xml:space="preserve">מקפידים</w:t>
        </w:r>
      </w:ins>
      <w:del w:id="90234" w:author="Claude - סמנטי" w:date="2026-10-11T12:28:21Z">
        <w:r w:rsidRPr="006F178A">
          <w:rPr>
            <w:rtl/>
          </w:rPr>
          <w:delText xml:space="preserve">קפדינן</w:delText>
        </w:r>
      </w:del>
      <w:r w:rsidRPr="006F178A">
        <w:rPr>
          <w:rtl/>
        </w:rPr>
        <w:t xml:space="preserve"> להוציאן בשעת רחיצה.</w:t>
      </w:r>
    </w:p>
    <w:p w:rsidR="00E9703F" w:rsidRPr="009757B9" w:rsidRDefault="00E9703F" w:rsidP="00E9703F">
      <w:pPr>
        <w:rPr>
          <w:rFonts w:cs="Guttman Vilna"/>
          <w:b/>
          <w:bCs/>
          <w:rtl/>
        </w:rPr>
      </w:pPr>
      <w:r w:rsidRPr="006F178A">
        <w:rPr>
          <w:rtl/>
        </w:rPr>
        <w:t>ונפ</w:t>
      </w:r>
      <w:r w:rsidRPr="006F178A">
        <w:rPr>
          <w:rFonts w:hint="cs"/>
          <w:rtl/>
        </w:rPr>
        <w:t>ק</w:t>
      </w:r>
      <w:r w:rsidRPr="006F178A">
        <w:rPr>
          <w:rtl/>
        </w:rPr>
        <w:t xml:space="preserve">"מ</w:t>
      </w:r>
      <w:r w:rsidRPr="006F178A">
        <w:rPr>
          <w:rtl/>
        </w:rPr>
        <w:t xml:space="preserve"> </w:t>
      </w:r>
      <w:ins w:id="96929" w:author="קלוד" w:date="2026-10-11T13:11:34Z">
        <w:r>
          <w:rPr>
            <w:rtl/>
          </w:rPr>
          <w:t xml:space="preserve">במטונפת:</w:t>
        </w:r>
      </w:ins>
      <w:del w:id="96930" w:author="קלוד" w:date="2026-10-11T13:11:34Z">
        <w:r w:rsidRPr="006F178A">
          <w:rPr>
            <w:rtl/>
          </w:rPr>
          <w:delText xml:space="preserve">לענין</w:delText>
        </w:r>
      </w:del>
      <w:r w:rsidRPr="006F178A">
        <w:rPr>
          <w:rtl/>
        </w:rPr>
        <w:t xml:space="preserve"> </w:t>
      </w:r>
      <w:ins w:id="96927" w:author="קלוד" w:date="2026-10-11T13:11:34Z">
        <w:r>
          <w:rPr>
            <w:rtl/>
          </w:rPr>
          <w:t xml:space="preserve">ללשון</w:t>
        </w:r>
      </w:ins>
      <w:del w:id="96928" w:author="קלוד" w:date="2026-10-11T13:11:34Z">
        <w:r w:rsidRPr="006F178A">
          <w:rPr>
            <w:rtl/>
          </w:rPr>
          <w:delText xml:space="preserve">טינוף דל</w:delText>
        </w:r>
        <w:r w:rsidRPr="004C00C0">
          <w:rPr>
            <w:b/>
            <w:bCs/>
            <w:rtl/>
          </w:rPr>
          <w:delText xml:space="preserve">א"ד:</w:delText>
        </w:r>
      </w:del>
      <w:r w:rsidRPr="004C00C0">
        <w:rPr>
          <w:b/>
          <w:bCs/>
          <w:rtl/>
        </w:rPr>
        <w:t xml:space="preserve"> </w:t>
      </w:r>
      <w:r w:rsidRPr="006F178A">
        <w:rPr>
          <w:rtl/>
        </w:rPr>
        <w:t xml:space="preserve">הראשון </w:t>
      </w:r>
      <w:r w:rsidRPr="006F178A">
        <w:rPr>
          <w:rtl/>
        </w:rPr>
        <w:t xml:space="preserve">לא</w:t>
      </w:r>
      <w:r w:rsidRPr="006F178A">
        <w:rPr>
          <w:rtl/>
        </w:rPr>
        <w:t xml:space="preserve"> </w:t>
      </w:r>
      <w:ins w:id="96925" w:author="קלוד" w:date="2026-10-11T13:11:34Z">
        <w:r>
          <w:rPr>
            <w:rtl/>
          </w:rPr>
          <w:t xml:space="preserve">גזרו,</w:t>
        </w:r>
      </w:ins>
      <w:del w:id="96926" w:author="קלוד" w:date="2026-10-11T13:11:34Z">
        <w:r w:rsidRPr="006F178A">
          <w:rPr>
            <w:rtl/>
          </w:rPr>
          <w:delText xml:space="preserve">גזרו</w:delText>
        </w:r>
      </w:del>
      <w:r w:rsidRPr="006F178A">
        <w:rPr>
          <w:rtl/>
        </w:rPr>
        <w:t xml:space="preserve"> </w:t>
      </w:r>
      <w:ins w:id="96923" w:author="קלוד" w:date="2026-10-11T13:11:34Z">
        <w:r>
          <w:rPr>
            <w:rtl/>
          </w:rPr>
          <w:t xml:space="preserve">שאריג</w:t>
        </w:r>
      </w:ins>
      <w:del w:id="96924" w:author="קלוד" w:date="2026-10-11T13:11:34Z">
        <w:r w:rsidRPr="006F178A">
          <w:rPr>
            <w:rtl/>
          </w:rPr>
          <w:delText xml:space="preserve">בהאי</w:delText>
        </w:r>
      </w:del>
      <w:r w:rsidRPr="006F178A">
        <w:rPr>
          <w:rtl/>
        </w:rPr>
        <w:t xml:space="preserve"> </w:t>
      </w:r>
      <w:ins w:id="96921" w:author="קלוד" w:date="2026-10-11T13:11:34Z">
        <w:r>
          <w:rPr>
            <w:rtl/>
          </w:rPr>
          <w:t xml:space="preserve">הוא.</w:t>
        </w:r>
      </w:ins>
      <w:del w:id="96922" w:author="קלוד" w:date="2026-10-11T13:11:34Z">
        <w:r w:rsidRPr="006F178A">
          <w:rPr>
            <w:rtl/>
          </w:rPr>
          <w:delText xml:space="preserve">אריגה.</w:delText>
        </w:r>
      </w:del>
    </w:p>
    <w:p w:rsidR="00E9703F" w:rsidRPr="009757B9" w:rsidRDefault="00E9703F" w:rsidP="00E9703F">
      <w:pPr>
        <w:rPr>
          <w:rFonts w:cs="Guttman Vilna"/>
          <w:b/>
          <w:bCs/>
          <w:rtl/>
        </w:rPr>
      </w:pPr>
      <w:r w:rsidRPr="006F178A">
        <w:rPr>
          <w:rtl/>
        </w:rPr>
        <w:tab/>
      </w:r>
      <w:r w:rsidRPr="006F178A">
        <w:rPr>
          <w:rtl/>
        </w:rPr>
        <w:tab/>
      </w:r>
      <w:del w:id="90122" w:author="מנוע מכני" w:date="2026-10-11T12:04:39Z">
        <w:r>
          <w:rPr>
            <w:rFonts w:hint="cs"/>
            <w:rtl/>
          </w:rPr>
          <w:delText xml:space="preserve">   </w:delText>
        </w:r>
        <w:r w:rsidRPr="006F178A">
          <w:rPr>
            <w:rFonts w:hint="cs"/>
            <w:rtl/>
          </w:rPr>
          <w:delText xml:space="preserve"> </w:delText>
        </w:r>
      </w:del>
      <w:ins w:id="96941" w:author="קלוד" w:date="2026-10-11T13:11:34Z">
        <w:r>
          <w:rPr>
            <w:rtl/>
          </w:rPr>
          <w:t xml:space="preserve">וללשון</w:t>
        </w:r>
      </w:ins>
      <w:del w:id="96942" w:author="קלוד" w:date="2026-10-11T13:11:34Z">
        <w:r w:rsidRPr="006F178A">
          <w:rPr>
            <w:rtl/>
          </w:rPr>
          <w:delText xml:space="preserve">ולאידך</w:delText>
        </w:r>
      </w:del>
      <w:r w:rsidRPr="006F178A">
        <w:rPr>
          <w:rtl/>
        </w:rPr>
        <w:t xml:space="preserve"> </w:t>
      </w:r>
      <w:ins w:id="96939" w:author="קלוד" w:date="2026-10-11T13:11:34Z">
        <w:r>
          <w:rPr>
            <w:b/>
            <w:bCs/>
            <w:rtl/>
          </w:rPr>
          <w:t xml:space="preserve">השני,</w:t>
        </w:r>
      </w:ins>
      <w:del w:id="96940" w:author="קלוד" w:date="2026-10-11T13:11:34Z">
        <w:r w:rsidRPr="004C00C0">
          <w:rPr>
            <w:b/>
            <w:bCs/>
            <w:rtl/>
          </w:rPr>
          <w:delText xml:space="preserve">א"ד:</w:delText>
        </w:r>
      </w:del>
      <w:r w:rsidRPr="004C00C0">
        <w:rPr>
          <w:b/>
          <w:bCs/>
          <w:rtl/>
        </w:rPr>
        <w:t xml:space="preserve"> </w:t>
      </w:r>
      <w:ins w:id="90235" w:author="Claude - סמנטי" w:date="2026-10-11T12:28:21Z">
        <w:r>
          <w:rPr>
            <w:rtl/>
          </w:rPr>
          <w:t xml:space="preserve">שהוא</w:t>
        </w:r>
      </w:ins>
      <w:del w:id="90236" w:author="Claude - סמנטי" w:date="2026-10-11T12:28:21Z">
        <w:r w:rsidRPr="006F178A">
          <w:rPr>
            <w:rtl/>
          </w:rPr>
          <w:delText xml:space="preserve">דהוא</w:delText>
        </w:r>
      </w:del>
      <w:r w:rsidRPr="006F178A">
        <w:rPr>
          <w:rtl/>
        </w:rPr>
        <w:t xml:space="preserve"> משום קפידא</w:t>
      </w:r>
      <w:ins w:id="96937" w:author="קלוד" w:date="2026-10-11T13:11:34Z">
        <w:r>
          <w:rPr>
            <w:rtl/>
          </w:rPr>
          <w:t xml:space="preserve"> - </w:t>
        </w:r>
      </w:ins>
      <w:del w:id="96938" w:author="קלוד" w:date="2026-10-11T13:11:34Z">
        <w:r w:rsidRPr="006F178A">
          <w:rPr>
            <w:rtl/>
          </w:rPr>
          <w:delText xml:space="preserve"> </w:delText>
        </w:r>
      </w:del>
      <w:r w:rsidRPr="006F178A">
        <w:rPr>
          <w:rtl/>
        </w:rPr>
        <w:t xml:space="preserve">כיוון </w:t>
      </w:r>
      <w:ins w:id="96935" w:author="קלוד" w:date="2026-10-11T13:11:34Z">
        <w:r>
          <w:rPr>
            <w:rtl/>
          </w:rPr>
          <w:t xml:space="preserve">שמטונפת,</w:t>
        </w:r>
      </w:ins>
      <w:del w:id="96936" w:author="קלוד" w:date="2026-10-11T13:11:34Z">
        <w:r w:rsidRPr="006F178A">
          <w:rPr>
            <w:rtl/>
          </w:rPr>
          <w:delText xml:space="preserve">דטניפא</w:delText>
        </w:r>
      </w:del>
      <w:r w:rsidRPr="006F178A">
        <w:rPr>
          <w:rtl/>
        </w:rPr>
        <w:t xml:space="preserve"> </w:t>
      </w:r>
      <w:ins w:id="96933" w:author="קלוד" w:date="2026-10-11T13:11:34Z">
        <w:r>
          <w:rPr>
            <w:rtl/>
          </w:rPr>
          <w:t xml:space="preserve">מקפידה</w:t>
        </w:r>
      </w:ins>
      <w:del w:id="96934" w:author="קלוד" w:date="2026-10-11T13:11:34Z">
        <w:r w:rsidRPr="006F178A">
          <w:rPr>
            <w:rtl/>
          </w:rPr>
          <w:delText xml:space="preserve">מיקפד</w:delText>
        </w:r>
      </w:del>
      <w:r w:rsidRPr="006F178A">
        <w:rPr>
          <w:rtl/>
        </w:rPr>
        <w:t xml:space="preserve"> </w:t>
      </w:r>
      <w:ins w:id="92749" w:author="מנוע מכני" w:date="2026-10-11T12:04:39Z">
        <w:ins w:id="96931" w:author="קלוד" w:date="2026-10-11T13:11:34Z">
          <w:r>
            <w:rPr>
              <w:rtl/>
            </w:rPr>
            <w:t xml:space="preserve">עליהן.</w:t>
          </w:r>
        </w:ins>
        <w:del w:id="96932" w:author="קלוד" w:date="2026-10-11T13:11:34Z">
          <w:r>
            <w:rPr>
              <w:rtl/>
            </w:rPr>
            <w:delText xml:space="preserve">עליהם</w:delText>
          </w:r>
          <w:r w:rsidRPr="006F178A">
            <w:rPr>
              <w:rtl/>
            </w:rPr>
            <w:delText xml:space="preserve">.</w:delText>
          </w:r>
        </w:del>
      </w:ins>
      <w:del w:id="92750" w:author="מנוע מכני" w:date="2026-10-11T12:04:39Z">
        <w:r w:rsidRPr="006F178A">
          <w:rPr>
            <w:rtl/>
          </w:rPr>
          <w:delText xml:space="preserve">עלייהו</w:delText>
        </w:r>
      </w:del>
    </w:p>
    <w:p>
      <w:pPr>
        <w:pStyle w:val="afffff8"/>
        <w:rPr>
          <w:ins w:id="90903" w:author="קלוד" w:date="2026-10-11T12:33:55Z"/>
        </w:rPr>
      </w:pPr>
      <w:ins w:id="90904" w:author="קלוד" w:date="2026-10-11T12:33:55Z">
        <w:r>
          <w:rPr>
            <w:color w:val="7B3F00"/>
          </w:rPr>
          <w:t xml:space="preserve">חוטי צמר ופשתן ושער - אם חוצצין</w:t>
        </w:r>
      </w:ins>
    </w:p>
    <w:p w:rsidR="00E9703F" w:rsidRDefault="00E9703F" w:rsidP="00E9703F">
      <w:pPr>
        <w:rPr>
          <w:rStyle w:val="afffe"/>
          <w:rFonts w:ascii="Fb Fontext" w:hAnsi="Fb Fontext"/>
          <w:rtl/>
        </w:rPr>
      </w:pPr>
      <w:r w:rsidRPr="006F178A">
        <w:rPr>
          <w:rStyle w:val="afffe"/>
          <w:rFonts w:ascii="Fb Fontext" w:hAnsi="Fb Fontext" w:hint="cs"/>
          <w:rtl/>
        </w:rPr>
        <w:t>חוטי צמר וחוטי פשתן והרצועות שבראשי הבנות</w:t>
      </w:r>
    </w:p>
    <w:p w:rsidR="00E9703F" w:rsidRDefault="00E9703F" w:rsidP="00E9703F">
      <w:pPr>
        <w:rPr>
          <w:rtl/>
        </w:rPr>
      </w:pPr>
      <w:ins w:id="96951" w:author="קלוד" w:date="2026-10-11T13:11:34Z">
        <w:r>
          <w:rPr>
            <w:rStyle w:val="2fb"/>
            <w:rFonts w:hint="cs"/>
            <w:rtl/>
          </w:rPr>
          <w:t xml:space="preserve">ר"י:</w:t>
        </w:r>
      </w:ins>
      <w:del w:id="96952" w:author="קלוד" w:date="2026-10-11T13:11:34Z">
        <w:r w:rsidRPr="006F178A">
          <w:rPr>
            <w:rStyle w:val="2fb"/>
            <w:rFonts w:hint="cs"/>
            <w:rtl/>
          </w:rPr>
          <w:delText xml:space="preserve">ר</w:delText>
        </w:r>
        <w:r w:rsidRPr="006F178A">
          <w:rPr>
            <w:rStyle w:val="2fb"/>
            <w:rtl/>
          </w:rPr>
          <w:delText xml:space="preserve">"</w:delText>
        </w:r>
        <w:r w:rsidRPr="006F178A">
          <w:rPr>
            <w:rStyle w:val="2fb"/>
            <w:rFonts w:hint="cs"/>
            <w:rtl/>
          </w:rPr>
          <w:delText xml:space="preserve">י</w:delText>
        </w:r>
      </w:del>
      <w:r w:rsidRPr="006F178A">
        <w:rPr>
          <w:rFonts w:hint="cs"/>
          <w:rtl/>
        </w:rPr>
        <w:t xml:space="preserve"> של צמר </w:t>
      </w:r>
      <w:ins w:id="96949" w:author="קלוד" w:date="2026-10-11T13:11:34Z">
        <w:r>
          <w:rPr>
            <w:rFonts w:hint="cs"/>
            <w:rtl/>
          </w:rPr>
          <w:t xml:space="preserve">ושל שער</w:t>
        </w:r>
      </w:ins>
      <w:del w:id="96950" w:author="קלוד" w:date="2026-10-11T13:11:34Z">
        <w:r w:rsidRPr="006F178A">
          <w:rPr>
            <w:rFonts w:hint="cs"/>
            <w:rtl/>
          </w:rPr>
          <w:delText xml:space="preserve">ושער</w:delText>
        </w:r>
      </w:del>
      <w:r w:rsidRPr="006F178A">
        <w:rPr>
          <w:rFonts w:hint="cs"/>
          <w:rtl/>
        </w:rPr>
        <w:t xml:space="preserve"> אין </w:t>
      </w:r>
      <w:ins w:id="96947" w:author="קלוד" w:date="2026-10-11T13:11:34Z">
        <w:r>
          <w:rPr>
            <w:rFonts w:hint="cs"/>
            <w:rtl/>
          </w:rPr>
          <w:t xml:space="preserve">חוצצין,</w:t>
        </w:r>
      </w:ins>
      <w:del w:id="96948" w:author="קלוד" w:date="2026-10-11T13:11:34Z">
        <w:r w:rsidRPr="006F178A">
          <w:rPr>
            <w:rFonts w:hint="cs"/>
            <w:rtl/>
          </w:rPr>
          <w:delText xml:space="preserve">חוצצין</w:delText>
        </w:r>
      </w:del>
      <w:r w:rsidRPr="006F178A">
        <w:rPr>
          <w:rFonts w:hint="cs"/>
          <w:rtl/>
        </w:rPr>
        <w:t xml:space="preserve"> </w:t>
      </w:r>
      <w:ins w:id="96945" w:author="קלוד" w:date="2026-10-11T13:11:34Z">
        <w:r>
          <w:rPr>
            <w:rFonts w:hint="cs"/>
            <w:rtl/>
          </w:rPr>
          <w:t xml:space="preserve">מפני</w:t>
        </w:r>
      </w:ins>
      <w:del w:id="96946" w:author="קלוד" w:date="2026-10-11T13:11:34Z">
        <w:r w:rsidRPr="006F178A">
          <w:rPr>
            <w:rFonts w:hint="cs"/>
            <w:rtl/>
          </w:rPr>
          <w:delText xml:space="preserve">מפי</w:delText>
        </w:r>
      </w:del>
      <w:r w:rsidRPr="006F178A">
        <w:rPr>
          <w:rFonts w:hint="cs"/>
          <w:rtl/>
        </w:rPr>
        <w:t xml:space="preserve"> שהמים באין </w:t>
      </w:r>
      <w:ins w:id="96943" w:author="קלוד" w:date="2026-10-11T13:11:34Z">
        <w:r>
          <w:rPr>
            <w:rFonts w:hint="cs"/>
            <w:rtl/>
          </w:rPr>
          <w:t xml:space="preserve">בהם.</w:t>
        </w:r>
      </w:ins>
      <w:del w:id="96944" w:author="קלוד" w:date="2026-10-11T13:11:34Z">
        <w:r w:rsidRPr="006F178A">
          <w:rPr>
            <w:rFonts w:hint="cs"/>
            <w:rtl/>
          </w:rPr>
          <w:delText xml:space="preserve">בהם</w:delText>
        </w:r>
      </w:del>
    </w:p>
    <w:p w:rsidR="00E9703F" w:rsidRDefault="00E9703F" w:rsidP="00E9703F">
      <w:pPr>
        <w:rPr>
          <w:rtl/>
        </w:rPr>
      </w:pPr>
      <w:ins w:id="95677" w:author="מנוע מכני" w:date="2026-10-11T12:04:39Z">
        <w:r>
          <w:rPr>
            <w:rFonts w:hint="cs"/>
            <w:rtl/>
          </w:rPr>
          <w:t xml:space="preserve">למעט</w:t>
        </w:r>
      </w:ins>
      <w:del w:id="95678" w:author="מנוע מכני" w:date="2026-10-11T12:04:39Z">
        <w:r w:rsidRPr="006F178A">
          <w:rPr>
            <w:rFonts w:hint="cs"/>
            <w:rtl/>
          </w:rPr>
          <w:delText xml:space="preserve">ל</w:delText>
        </w:r>
        <w:r w:rsidRPr="006F178A">
          <w:rPr>
            <w:rtl/>
          </w:rPr>
          <w:delText xml:space="preserve">מעוטי</w:delText>
        </w:r>
      </w:del>
      <w:r w:rsidRPr="006F178A">
        <w:rPr>
          <w:rtl/>
        </w:rPr>
        <w:t xml:space="preserve"> חוטים </w:t>
      </w:r>
      <w:ins w:id="96963" w:author="קלוד" w:date="2026-10-11T13:11:34Z">
        <w:r>
          <w:rPr>
            <w:rtl/>
          </w:rPr>
          <w:t xml:space="preserve">בצוואר,</w:t>
        </w:r>
      </w:ins>
      <w:del w:id="96964" w:author="קלוד" w:date="2026-10-11T13:11:34Z">
        <w:r w:rsidRPr="006F178A">
          <w:rPr>
            <w:rtl/>
          </w:rPr>
          <w:delText xml:space="preserve">בצוואר</w:delText>
        </w:r>
      </w:del>
      <w:r w:rsidRPr="006F178A">
        <w:rPr>
          <w:rtl/>
        </w:rPr>
        <w:t xml:space="preserve"> </w:t>
      </w:r>
      <w:ins w:id="96961" w:author="קלוד" w:date="2026-10-11T13:11:34Z">
        <w:r>
          <w:rPr>
            <w:rStyle w:val="2fb"/>
            <w:rtl/>
          </w:rPr>
          <w:t xml:space="preserve">כרב</w:t>
        </w:r>
      </w:ins>
      <w:del w:id="96962" w:author="קלוד" w:date="2026-10-11T13:11:34Z">
        <w:r w:rsidRPr="006F178A">
          <w:rPr>
            <w:rStyle w:val="2fb"/>
            <w:rtl/>
          </w:rPr>
          <w:delText xml:space="preserve">כדרב</w:delText>
        </w:r>
      </w:del>
      <w:r w:rsidRPr="006F178A">
        <w:rPr>
          <w:rStyle w:val="2fb"/>
          <w:rtl/>
        </w:rPr>
        <w:t xml:space="preserve"> </w:t>
      </w:r>
      <w:ins w:id="96959" w:author="קלוד" w:date="2026-10-11T13:11:34Z">
        <w:r>
          <w:rPr>
            <w:rStyle w:val="2fb"/>
            <w:rtl/>
          </w:rPr>
          <w:t xml:space="preserve">יוסף,</w:t>
        </w:r>
      </w:ins>
      <w:del w:id="96960" w:author="קלוד" w:date="2026-10-11T13:11:34Z">
        <w:r w:rsidRPr="006F178A">
          <w:rPr>
            <w:rStyle w:val="2fb"/>
            <w:rtl/>
          </w:rPr>
          <w:delText xml:space="preserve">יוסף</w:delText>
        </w:r>
      </w:del>
      <w:r w:rsidRPr="006F178A">
        <w:rPr>
          <w:rtl/>
        </w:rPr>
        <w:t xml:space="preserve"> </w:t>
      </w:r>
      <w:ins w:id="96957" w:author="קלוד" w:date="2026-10-11T13:11:34Z">
        <w:r>
          <w:rPr>
            <w:rtl/>
          </w:rPr>
          <w:t xml:space="preserve">שאין</w:t>
        </w:r>
      </w:ins>
      <w:del w:id="96958" w:author="קלוד" w:date="2026-10-11T13:11:34Z">
        <w:r w:rsidRPr="006F178A">
          <w:rPr>
            <w:rtl/>
          </w:rPr>
          <w:delText xml:space="preserve">דאין</w:delText>
        </w:r>
      </w:del>
      <w:r w:rsidRPr="006F178A">
        <w:rPr>
          <w:rtl/>
        </w:rPr>
        <w:t xml:space="preserve"> אשה חונקת עצמה </w:t>
      </w:r>
      <w:ins w:id="96955" w:author="קלוד" w:date="2026-10-11T13:11:34Z">
        <w:r>
          <w:rPr>
            <w:rtl/>
          </w:rPr>
          <w:t xml:space="preserve">[ולכן</w:t>
        </w:r>
      </w:ins>
      <w:del w:id="96956" w:author="קלוד" w:date="2026-10-11T13:11:34Z">
        <w:r w:rsidRPr="006F178A">
          <w:rPr>
            <w:rtl/>
          </w:rPr>
          <w:delText xml:space="preserve">[ולכם</w:delText>
        </w:r>
      </w:del>
      <w:r w:rsidRPr="006F178A">
        <w:rPr>
          <w:rtl/>
        </w:rPr>
        <w:t xml:space="preserve"> רפים </w:t>
      </w:r>
      <w:ins w:id="96953" w:author="קלוד" w:date="2026-10-11T13:11:34Z">
        <w:r>
          <w:rPr>
            <w:rtl/>
          </w:rPr>
          <w:t xml:space="preserve">הם].</w:t>
        </w:r>
      </w:ins>
      <w:del w:id="96954" w:author="קלוד" w:date="2026-10-11T13:11:34Z">
        <w:r w:rsidRPr="006F178A">
          <w:rPr>
            <w:rtl/>
          </w:rPr>
          <w:delText xml:space="preserve">הם ]</w:delText>
        </w:r>
      </w:del>
    </w:p>
    <w:p w:rsidR="00E9703F" w:rsidRPr="006F178A" w:rsidRDefault="00E9703F" w:rsidP="00E9703F">
      <w:pPr>
        <w:rPr>
          <w:rtl/>
        </w:rPr>
      </w:pPr>
      <w:r w:rsidRPr="006F178A">
        <w:rPr>
          <w:rFonts w:ascii="Fb Fontext" w:hAnsi="Fb Fontext"/>
          <w:sz w:val="20"/>
          <w:rtl/>
        </w:rPr>
        <w:t>[והא דכן חונקת היינו בקטלא - סינר לאוכל] כדי שתראה בעלת בשר.</w:t>
      </w:r>
    </w:p>
    <w:p w:rsidR="00E9703F" w:rsidRPr="006F178A" w:rsidRDefault="00E9703F" w:rsidP="00E9703F">
      <w:pPr>
        <w:rPr>
          <w:rtl/>
        </w:rPr>
      </w:pPr>
      <w:r w:rsidRPr="006F178A">
        <w:rPr>
          <w:rStyle w:val="2fb"/>
          <w:rFonts w:ascii="Fb Fontext" w:hAnsi="Fb Fontext"/>
          <w:rtl/>
        </w:rPr>
        <w:t xml:space="preserve">רב יוסף</w:t>
      </w:r>
      <w:r w:rsidRPr="006F178A">
        <w:rPr>
          <w:rFonts w:ascii="Fb Fontext" w:hAnsi="Fb Fontext"/>
          <w:rtl/>
        </w:rPr>
        <w:t xml:space="preserve"> </w:t>
      </w:r>
      <w:ins w:id="92751" w:author="מנוע מכני" w:date="2026-10-11T12:04:39Z">
        <w:r>
          <w:rPr>
            <w:rFonts w:ascii="Fb Fontext" w:hAnsi="Fb Fontext"/>
            <w:rtl/>
          </w:rPr>
          <w:t xml:space="preserve">משמו</w:t>
        </w:r>
      </w:ins>
      <w:del w:id="92752" w:author="מנוע מכני" w:date="2026-10-11T12:04:39Z">
        <w:r w:rsidRPr="006F178A">
          <w:rPr>
            <w:rFonts w:ascii="Fb Fontext" w:hAnsi="Fb Fontext"/>
            <w:rtl/>
          </w:rPr>
          <w:delText xml:space="preserve">משמיה</w:delText>
        </w:r>
      </w:del>
      <w:r w:rsidRPr="006F178A">
        <w:rPr>
          <w:rFonts w:ascii="Fb Fontext" w:hAnsi="Fb Fontext"/>
          <w:rtl/>
        </w:rPr>
        <w:t xml:space="preserve"> </w:t>
      </w:r>
      <w:ins w:id="96969" w:author="קלוד" w:date="2026-10-11T13:11:34Z">
        <w:r>
          <w:rPr>
            <w:rStyle w:val="2fb"/>
            <w:rFonts w:ascii="Fb Fontext" w:hAnsi="Fb Fontext"/>
            <w:rtl/>
          </w:rPr>
          <w:t xml:space="preserve">של ריא"ש:</w:t>
        </w:r>
      </w:ins>
      <w:del w:id="96970" w:author="קלוד" w:date="2026-10-11T13:11:34Z">
        <w:r w:rsidRPr="006F178A">
          <w:rPr>
            <w:rStyle w:val="2fb"/>
            <w:rFonts w:ascii="Fb Fontext" w:hAnsi="Fb Fontext"/>
            <w:rtl/>
          </w:rPr>
          <w:delText xml:space="preserve">דריא"ש</w:delText>
        </w:r>
      </w:del>
      <w:r w:rsidRPr="006F178A">
        <w:rPr>
          <w:rFonts w:ascii="Fb Fontext" w:hAnsi="Fb Fontext"/>
          <w:rtl/>
        </w:rPr>
        <w:t xml:space="preserve"> הלכה </w:t>
      </w:r>
      <w:r w:rsidRPr="006F178A">
        <w:rPr>
          <w:rStyle w:val="2fb"/>
          <w:rFonts w:ascii="Fb Fontext" w:hAnsi="Fb Fontext"/>
          <w:rtl/>
        </w:rPr>
        <w:t xml:space="preserve">כר"י</w:t>
      </w:r>
      <w:r w:rsidRPr="006F178A">
        <w:rPr>
          <w:rFonts w:ascii="Fb Fontext" w:hAnsi="Fb Fontext"/>
          <w:rtl/>
        </w:rPr>
        <w:t xml:space="preserve"> בחוטי שער, ותניא </w:t>
      </w:r>
      <w:ins w:id="96967" w:author="קלוד" w:date="2026-10-11T13:11:34Z">
        <w:r>
          <w:rPr>
            <w:rFonts w:ascii="Fb Fontext" w:hAnsi="Fb Fontext"/>
            <w:rtl/>
          </w:rPr>
          <w:t xml:space="preserve">שרבנן</w:t>
        </w:r>
      </w:ins>
      <w:del w:id="96968" w:author="קלוד" w:date="2026-10-11T13:11:34Z">
        <w:r w:rsidRPr="006F178A">
          <w:rPr>
            <w:rFonts w:ascii="Fb Fontext" w:hAnsi="Fb Fontext"/>
            <w:rtl/>
          </w:rPr>
          <w:delText xml:space="preserve">דרבנן</w:delText>
        </w:r>
      </w:del>
      <w:r w:rsidRPr="006F178A">
        <w:rPr>
          <w:rFonts w:ascii="Fb Fontext" w:hAnsi="Fb Fontext"/>
          <w:rtl/>
        </w:rPr>
        <w:t xml:space="preserve"> </w:t>
      </w:r>
      <w:ins w:id="96965" w:author="קלוד" w:date="2026-10-11T13:11:34Z">
        <w:r>
          <w:rPr>
            <w:rFonts w:ascii="Fb Fontext" w:hAnsi="Fb Fontext"/>
            <w:rtl/>
          </w:rPr>
          <w:t xml:space="preserve">מודים</w:t>
        </w:r>
      </w:ins>
      <w:del w:id="96966" w:author="קלוד" w:date="2026-10-11T13:11:34Z">
        <w:r w:rsidRPr="006F178A">
          <w:rPr>
            <w:rFonts w:ascii="Fb Fontext" w:hAnsi="Fb Fontext"/>
            <w:rtl/>
          </w:rPr>
          <w:delText xml:space="preserve">מודו</w:delText>
        </w:r>
      </w:del>
      <w:r w:rsidRPr="006F178A">
        <w:rPr>
          <w:rFonts w:ascii="Fb Fontext" w:hAnsi="Fb Fontext"/>
          <w:rtl/>
        </w:rPr>
        <w:t xml:space="preserve"> </w:t>
      </w:r>
      <w:ins w:id="92753" w:author="מנוע מכני" w:date="2026-10-11T12:04:39Z">
        <w:r>
          <w:rPr>
            <w:rFonts w:ascii="Fb Fontext" w:hAnsi="Fb Fontext"/>
            <w:rtl/>
          </w:rPr>
          <w:t xml:space="preserve">לו</w:t>
        </w:r>
      </w:ins>
      <w:del w:id="92754" w:author="מנוע מכני" w:date="2026-10-11T12:04:39Z">
        <w:r w:rsidRPr="006F178A">
          <w:rPr>
            <w:rFonts w:ascii="Fb Fontext" w:hAnsi="Fb Fontext"/>
            <w:rtl/>
          </w:rPr>
          <w:delText xml:space="preserve">ליה</w:delText>
        </w:r>
      </w:del>
      <w:r w:rsidRPr="006F178A">
        <w:rPr>
          <w:rFonts w:ascii="Fb Fontext" w:hAnsi="Fb Fontext"/>
          <w:rtl/>
        </w:rPr>
        <w:t xml:space="preserve"> בשער שאין חוצצין.</w:t>
      </w:r>
    </w:p>
    <w:p>
      <w:pPr>
        <w:pStyle w:val="38"/>
        <w:rPr>
          <w:ins w:id="97571" w:author="מנוע מכני" w:date="2026-10-11T12:04:39Z"/>
        </w:rPr>
      </w:pPr>
      <w:ins w:id="91163" w:author="מנוע מכני" w:date="2026-10-11T12:04:39Z">
        <w:r>
          <w:t xml:space="preserve">וחלקו</w:t>
        </w:r>
      </w:ins>
    </w:p>
    <w:p w:rsidR="00E9703F" w:rsidRPr="006F178A" w:rsidRDefault="00E9703F" w:rsidP="00E9703F">
      <w:pPr>
        <w:rPr>
          <w:rtl/>
        </w:rPr>
      </w:pPr>
      <w:del w:id="91164" w:author="מנוע מכני" w:date="2026-10-11T12:04:39Z">
        <w:r w:rsidRPr="006F178A">
          <w:rPr>
            <w:b/>
            <w:bCs/>
            <w:rtl/>
          </w:rPr>
          <w:delText xml:space="preserve">ופליגי</w:delText>
        </w:r>
      </w:del>
      <w:del w:id="97572" w:author="מנוע מכני" w:date="2026-10-11T12:04:39Z">
        <w:r w:rsidRPr="006F178A">
          <w:rPr>
            <w:rtl/>
          </w:rPr>
          <w:delText xml:space="preserve"> </w:delText>
        </w:r>
      </w:del>
      <w:ins w:id="92755" w:author="מנוע מכני" w:date="2026-10-11T12:04:39Z">
        <w:r>
          <w:rPr>
            <w:rtl/>
          </w:rPr>
          <w:t xml:space="preserve">עליו</w:t>
        </w:r>
      </w:ins>
      <w:del w:id="92756" w:author="מנוע מכני" w:date="2026-10-11T12:04:39Z">
        <w:r w:rsidRPr="006F178A">
          <w:rPr>
            <w:rtl/>
          </w:rPr>
          <w:delText xml:space="preserve">עליה</w:delText>
        </w:r>
      </w:del>
      <w:r w:rsidRPr="006F178A">
        <w:rPr>
          <w:rtl/>
        </w:rPr>
        <w:t xml:space="preserve"> </w:t>
      </w:r>
      <w:ins w:id="96973" w:author="קלוד" w:date="2026-10-11T13:11:34Z">
        <w:r>
          <w:rPr>
            <w:rtl/>
          </w:rPr>
          <w:t xml:space="preserve">בצמר,</w:t>
        </w:r>
      </w:ins>
      <w:del w:id="96974" w:author="קלוד" w:date="2026-10-11T13:11:34Z">
        <w:r w:rsidRPr="006F178A">
          <w:rPr>
            <w:rtl/>
          </w:rPr>
          <w:delText xml:space="preserve">בצמר</w:delText>
        </w:r>
      </w:del>
      <w:r w:rsidRPr="006F178A">
        <w:rPr>
          <w:rtl/>
        </w:rPr>
        <w:t xml:space="preserve"> </w:t>
      </w:r>
      <w:ins w:id="96971" w:author="קלוד" w:date="2026-10-11T13:11:34Z">
        <w:r>
          <w:rPr>
            <w:rtl/>
          </w:rPr>
          <w:t xml:space="preserve">שחוצצין.</w:t>
        </w:r>
      </w:ins>
      <w:del w:id="96972" w:author="קלוד" w:date="2026-10-11T13:11:34Z">
        <w:r w:rsidRPr="006F178A">
          <w:rPr>
            <w:rtl/>
          </w:rPr>
          <w:delText xml:space="preserve">דחוצצין.</w:delText>
        </w:r>
      </w:del>
    </w:p>
    <w:p w:rsidR="00E9703F" w:rsidRPr="006F178A" w:rsidRDefault="00E9703F" w:rsidP="00E9703F">
      <w:pPr>
        <w:rPr>
          <w:rtl/>
        </w:rPr>
      </w:pPr>
      <w:r w:rsidRPr="006F178A">
        <w:rPr>
          <w:rtl/>
        </w:rPr>
        <w:t xml:space="preserve">וכן משמע </w:t>
      </w:r>
      <w:ins w:id="96977" w:author="קלוד" w:date="2026-10-11T13:11:34Z">
        <w:r>
          <w:rPr>
            <w:rtl/>
          </w:rPr>
          <w:t xml:space="preserve">ממתני',</w:t>
        </w:r>
      </w:ins>
      <w:del w:id="96978" w:author="קלוד" w:date="2026-10-11T13:11:34Z">
        <w:r w:rsidRPr="006F178A">
          <w:rPr>
            <w:rtl/>
          </w:rPr>
          <w:delText xml:space="preserve">ממתני'</w:delText>
        </w:r>
      </w:del>
      <w:r w:rsidRPr="006F178A">
        <w:rPr>
          <w:rtl/>
        </w:rPr>
        <w:t xml:space="preserve"> </w:t>
      </w:r>
      <w:ins w:id="96975" w:author="קלוד" w:date="2026-10-11T13:11:34Z">
        <w:r>
          <w:rPr>
            <w:rtl/>
          </w:rPr>
          <w:t xml:space="preserve">שבשל</w:t>
        </w:r>
      </w:ins>
      <w:del w:id="96976" w:author="קלוד" w:date="2026-10-11T13:11:34Z">
        <w:r w:rsidRPr="006F178A">
          <w:rPr>
            <w:rtl/>
          </w:rPr>
          <w:delText xml:space="preserve">דבשל</w:delText>
        </w:r>
      </w:del>
      <w:r w:rsidRPr="006F178A">
        <w:rPr>
          <w:rtl/>
        </w:rPr>
        <w:t xml:space="preserve"> שיער יוצאת </w:t>
      </w:r>
      <w:r>
        <w:rPr>
          <w:rtl/>
        </w:rPr>
        <w:t>אפי'</w:t>
      </w:r>
      <w:r w:rsidRPr="006F178A">
        <w:rPr>
          <w:rtl/>
        </w:rPr>
        <w:t xml:space="preserve"> בשל חברתה.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נח.</w:t>
      </w:r>
    </w:p>
    <w:p w:rsidR="00E9703F" w:rsidRPr="006F178A" w:rsidRDefault="00E9703F" w:rsidP="00E9703F">
      <w:pPr>
        <w:rPr>
          <w:rtl/>
        </w:rPr>
      </w:pPr>
      <w:r w:rsidRPr="006F178A">
        <w:rPr>
          <w:rFonts w:ascii="Fb Fontext" w:hAnsi="Fb Fontext"/>
          <w:rtl/>
        </w:rPr>
        <w:t xml:space="preserve">טוטפות: </w:t>
      </w:r>
      <w:r w:rsidRPr="006F178A">
        <w:rPr>
          <w:rStyle w:val="2fb"/>
          <w:rFonts w:ascii="Fb Fontext" w:hAnsi="Fb Fontext"/>
          <w:rtl/>
        </w:rPr>
        <w:t xml:space="preserve">רב יוסף</w:t>
      </w:r>
      <w:r w:rsidRPr="006F178A">
        <w:rPr>
          <w:rFonts w:ascii="Fb Fontext" w:hAnsi="Fb Fontext"/>
          <w:rtl/>
        </w:rPr>
        <w:t xml:space="preserve"> קשר נגד עין הרע וקשה </w:t>
      </w:r>
      <w:ins w:id="90237" w:author="Claude - סמנטי" w:date="2026-10-11T12:28:21Z">
        <w:r>
          <w:rPr>
            <w:rFonts w:ascii="Fb Fontext" w:hAnsi="Fb Fontext"/>
            <w:rtl/>
          </w:rPr>
          <w:t xml:space="preserve">שיהיה</w:t>
        </w:r>
      </w:ins>
      <w:del w:id="90238" w:author="Claude - סמנטי" w:date="2026-10-11T12:28:21Z">
        <w:r w:rsidRPr="006F178A">
          <w:rPr>
            <w:rFonts w:ascii="Fb Fontext" w:hAnsi="Fb Fontext"/>
            <w:rtl/>
          </w:rPr>
          <w:delText xml:space="preserve">דליהווי</w:delText>
        </w:r>
      </w:del>
      <w:r w:rsidRPr="006F178A">
        <w:rPr>
          <w:rFonts w:ascii="Fb Fontext" w:hAnsi="Fb Fontext"/>
          <w:rtl/>
        </w:rPr>
        <w:t xml:space="preserve"> כקמיע מומחה.</w:t>
      </w:r>
    </w:p>
    <w:p w:rsidR="00E9703F" w:rsidRPr="006F178A" w:rsidRDefault="00E9703F" w:rsidP="00E9703F">
      <w:pPr>
        <w:rPr>
          <w:rtl/>
        </w:rPr>
      </w:pPr>
      <w:r w:rsidRPr="006F178A">
        <w:rPr>
          <w:rStyle w:val="2fb"/>
          <w:rtl/>
        </w:rPr>
        <w:tab/>
        <w:t xml:space="preserve">אביי</w:t>
      </w:r>
      <w:r w:rsidRPr="006F178A">
        <w:rPr>
          <w:rtl/>
        </w:rPr>
        <w:tab/>
        <w:t xml:space="preserve"> אפוזיינהו [של זהב] והיינו מאוזן לאוזן.</w:t>
      </w:r>
    </w:p>
    <w:p w:rsidR="00E9703F" w:rsidRPr="006F178A" w:rsidRDefault="00E9703F" w:rsidP="00E9703F">
      <w:pPr>
        <w:rPr>
          <w:rtl/>
        </w:rPr>
      </w:pPr>
      <w:r w:rsidRPr="006F178A">
        <w:rPr>
          <w:rtl/>
        </w:rPr>
        <w:t>סרביטין- מגיעין עד לחייה.</w:t>
      </w:r>
    </w:p>
    <w:p w:rsidR="00E9703F" w:rsidRPr="006F178A" w:rsidRDefault="00E9703F" w:rsidP="00E9703F">
      <w:pPr>
        <w:rPr>
          <w:rtl/>
        </w:rPr>
      </w:pPr>
      <w:r w:rsidRPr="006F178A">
        <w:rPr>
          <w:rtl/>
        </w:rPr>
        <w:t xml:space="preserve">מר- עניות עושות אותו </w:t>
      </w:r>
      <w:ins w:id="96985" w:author="קלוד" w:date="2026-10-11T13:11:34Z">
        <w:r>
          <w:rPr>
            <w:rtl/>
          </w:rPr>
          <w:t xml:space="preserve">מבגדי</w:t>
        </w:r>
      </w:ins>
      <w:del w:id="96986" w:author="קלוד" w:date="2026-10-11T13:11:34Z">
        <w:r w:rsidRPr="006F178A">
          <w:rPr>
            <w:rtl/>
          </w:rPr>
          <w:delText xml:space="preserve">בגדי</w:delText>
        </w:r>
      </w:del>
      <w:r w:rsidRPr="006F178A">
        <w:rPr>
          <w:rtl/>
        </w:rPr>
        <w:t xml:space="preserve"> </w:t>
      </w:r>
      <w:ins w:id="96983" w:author="קלוד" w:date="2026-10-11T13:11:34Z">
        <w:r>
          <w:rPr>
            <w:rtl/>
          </w:rPr>
          <w:t xml:space="preserve">צבעונין,</w:t>
        </w:r>
      </w:ins>
      <w:del w:id="96984" w:author="קלוד" w:date="2026-10-11T13:11:34Z">
        <w:r w:rsidRPr="006F178A">
          <w:rPr>
            <w:rtl/>
          </w:rPr>
          <w:delText xml:space="preserve">צבעונין</w:delText>
        </w:r>
      </w:del>
      <w:r w:rsidRPr="006F178A">
        <w:rPr>
          <w:rtl/>
        </w:rPr>
        <w:t xml:space="preserve"> </w:t>
      </w:r>
      <w:ins w:id="96981" w:author="קלוד" w:date="2026-10-11T13:11:34Z">
        <w:r>
          <w:rPr>
            <w:rtl/>
          </w:rPr>
          <w:t xml:space="preserve">ועשירות</w:t>
        </w:r>
      </w:ins>
      <w:del w:id="96982" w:author="קלוד" w:date="2026-10-11T13:11:34Z">
        <w:r w:rsidRPr="006F178A">
          <w:rPr>
            <w:rtl/>
          </w:rPr>
          <w:delText xml:space="preserve">עשירות</w:delText>
        </w:r>
      </w:del>
      <w:r w:rsidRPr="006F178A">
        <w:rPr>
          <w:rtl/>
        </w:rPr>
        <w:t xml:space="preserve"> </w:t>
      </w:r>
      <w:ins w:id="96979" w:author="קלוד" w:date="2026-10-11T13:11:34Z">
        <w:r>
          <w:rPr>
            <w:rtl/>
          </w:rPr>
          <w:t xml:space="preserve">מבגדי</w:t>
        </w:r>
      </w:ins>
      <w:del w:id="96980" w:author="קלוד" w:date="2026-10-11T13:11:34Z">
        <w:r w:rsidRPr="006F178A">
          <w:rPr>
            <w:rtl/>
          </w:rPr>
          <w:delText xml:space="preserve">בגדי</w:delText>
        </w:r>
      </w:del>
      <w:r w:rsidRPr="006F178A">
        <w:rPr>
          <w:rtl/>
        </w:rPr>
        <w:t xml:space="preserve"> כסף וזהב.</w:t>
      </w:r>
    </w:p>
    <w:p>
      <w:pPr>
        <w:pStyle w:val="afffff8"/>
        <w:rPr>
          <w:ins w:id="90901" w:author="קלוד" w:date="2026-10-11T12:33:55Z"/>
        </w:rPr>
      </w:pPr>
      <w:ins w:id="90902" w:author="קלוד" w:date="2026-10-11T12:33:55Z">
        <w:r>
          <w:rPr>
            <w:color w:val="7B3F00"/>
          </w:rPr>
          <w:t xml:space="preserve">כבול - האם כחותם העבד בכסותו</w:t>
        </w:r>
      </w:ins>
    </w:p>
    <w:p w:rsidR="00E9703F" w:rsidRPr="006F178A" w:rsidRDefault="00E9703F" w:rsidP="00E9703F">
      <w:pPr>
        <w:rPr>
          <w:rtl/>
        </w:rPr>
      </w:pPr>
      <w:r w:rsidRPr="006F178A">
        <w:rPr>
          <w:rtl/>
        </w:rPr>
        <w:t xml:space="preserve">• </w:t>
      </w:r>
      <w:r w:rsidRPr="006F178A">
        <w:rPr>
          <w:rStyle w:val="afffe"/>
          <w:rFonts w:ascii="Fb Fontext" w:hAnsi="Fb Fontext" w:hint="cs"/>
          <w:rtl/>
        </w:rPr>
        <w:t>כבול</w:t>
      </w:r>
      <w:r w:rsidRPr="006F178A">
        <w:rPr>
          <w:rFonts w:hint="cs"/>
          <w:rtl/>
        </w:rPr>
        <w:t xml:space="preserve"> דאסור </w:t>
      </w:r>
      <w:r w:rsidRPr="006F178A">
        <w:rPr>
          <w:rStyle w:val="2fb"/>
          <w:rFonts w:hint="cs"/>
          <w:rtl/>
        </w:rPr>
        <w:t xml:space="preserve">לר</w:t>
      </w:r>
      <w:r w:rsidRPr="006F178A">
        <w:rPr>
          <w:rStyle w:val="2fb"/>
          <w:rtl/>
        </w:rPr>
        <w:t>"</w:t>
      </w:r>
      <w:r w:rsidRPr="006F178A">
        <w:rPr>
          <w:rStyle w:val="2fb"/>
          <w:rFonts w:hint="cs"/>
          <w:rtl/>
        </w:rPr>
        <w:t xml:space="preserve">א</w:t>
      </w:r>
      <w:r w:rsidRPr="006F178A">
        <w:rPr>
          <w:rFonts w:hint="cs"/>
          <w:rtl/>
        </w:rPr>
        <w:t xml:space="preserve"> </w:t>
      </w:r>
      <w:r w:rsidRPr="006F178A">
        <w:rPr>
          <w:rtl/>
        </w:rPr>
        <w:t xml:space="preserve">נסתפק </w:t>
      </w:r>
      <w:r w:rsidRPr="006F178A">
        <w:rPr>
          <w:rStyle w:val="2fb"/>
          <w:rtl/>
        </w:rPr>
        <w:t xml:space="preserve">רב</w:t>
      </w:r>
      <w:r w:rsidRPr="006F178A">
        <w:rPr>
          <w:rtl/>
        </w:rPr>
        <w:t xml:space="preserve"> ינאי </w:t>
      </w:r>
      <w:ins w:id="94677" w:author="מנוע מכני" w:date="2026-10-11T12:04:39Z">
        <w:r>
          <w:rPr>
            <w:rtl/>
          </w:rPr>
          <w:t xml:space="preserve">אם </w:t>
        </w:r>
      </w:ins>
      <w:del w:id="94678" w:author="מנוע מכני" w:date="2026-10-11T12:04:39Z">
        <w:r w:rsidRPr="006F178A">
          <w:rPr>
            <w:rtl/>
          </w:rPr>
          <w:delText xml:space="preserve">אי </w:delText>
        </w:r>
      </w:del>
      <w:r w:rsidRPr="006F178A">
        <w:rPr>
          <w:rtl/>
        </w:rPr>
        <w:t xml:space="preserve">כחותם העבד בכסותו וכ"ש כיפה של צמר.</w:t>
      </w:r>
    </w:p>
    <w:p w:rsidR="00E9703F" w:rsidRPr="006F178A" w:rsidRDefault="00E9703F" w:rsidP="00E9703F">
      <w:pPr>
        <w:rPr>
          <w:rtl/>
        </w:rPr>
      </w:pPr>
      <w:r w:rsidRPr="006F178A">
        <w:rPr>
          <w:rtl/>
        </w:rPr>
        <w:t>או להיפך ואז כבלא דעבדא מותר.</w:t>
      </w:r>
    </w:p>
    <w:p w:rsidR="00E9703F" w:rsidRDefault="00E9703F" w:rsidP="00E9703F">
      <w:pPr>
        <w:rPr>
          <w:rtl/>
        </w:rPr>
      </w:pPr>
      <w:r w:rsidRPr="006061D7">
        <w:rPr>
          <w:rtl/>
        </w:rPr>
        <w:t xml:space="preserve">והכריע </w:t>
      </w:r>
      <w:r w:rsidRPr="006061D7">
        <w:rPr>
          <w:rStyle w:val="2fb"/>
          <w:rtl/>
        </w:rPr>
        <w:t xml:space="preserve">רב</w:t>
      </w:r>
      <w:r w:rsidRPr="006061D7">
        <w:rPr>
          <w:rtl/>
        </w:rPr>
        <w:t xml:space="preserve"> אבהו דכיפה של צמר [וכ"ש כבלא דעבדא] ו</w:t>
      </w:r>
      <w:r w:rsidRPr="002B5789">
        <w:rPr>
          <w:b/>
          <w:bCs/>
          <w:rtl/>
        </w:rPr>
        <w:t>תנ"ה</w:t>
      </w:r>
      <w:r w:rsidRPr="006061D7">
        <w:rPr>
          <w:rtl/>
        </w:rPr>
        <w:t xml:space="preserve"> יוצאה בכבול ובאיסטמא לחצר [ולא </w:t>
      </w:r>
      <w:r w:rsidRPr="006061D7">
        <w:rPr>
          <w:rStyle w:val="2fb"/>
          <w:rtl/>
        </w:rPr>
        <w:t xml:space="preserve">לרה"ר</w:t>
      </w:r>
      <w:r w:rsidRPr="006061D7">
        <w:rPr>
          <w:rtl/>
        </w:rPr>
        <w:t xml:space="preserve">]</w:t>
      </w:r>
    </w:p>
    <w:p w:rsidR="00E9703F" w:rsidRPr="006F178A" w:rsidRDefault="00E9703F" w:rsidP="00E9703F">
      <w:pPr>
        <w:rPr>
          <w:rtl/>
        </w:rPr>
      </w:pPr>
      <w:r w:rsidRPr="006F178A">
        <w:rPr>
          <w:rStyle w:val="2fb"/>
          <w:rFonts w:ascii="Fb Fontext" w:hAnsi="Fb Fontext"/>
          <w:rtl/>
        </w:rPr>
        <w:t xml:space="preserve">ורשב"א</w:t>
      </w:r>
      <w:r w:rsidRPr="006F178A">
        <w:rPr>
          <w:rFonts w:ascii="Fb Fontext" w:hAnsi="Fb Fontext"/>
          <w:rtl/>
        </w:rPr>
        <w:t xml:space="preserve"> פליג מכח הלכה דלמעלה מן השבכה אין יוצאין בו</w:t>
      </w:r>
    </w:p>
    <w:p w:rsidR="00E9703F" w:rsidRDefault="00E9703F" w:rsidP="00E9703F">
      <w:pPr>
        <w:rPr>
          <w:rtl/>
        </w:rPr>
      </w:pPr>
      <w:r w:rsidRPr="006F178A">
        <w:rPr>
          <w:rtl/>
        </w:rPr>
        <w:t xml:space="preserve">• </w:t>
      </w:r>
      <w:r w:rsidRPr="006F178A">
        <w:rPr>
          <w:rStyle w:val="afffe"/>
          <w:rFonts w:ascii="Fb Fontext" w:hAnsi="Fb Fontext" w:hint="cs"/>
          <w:rtl/>
        </w:rPr>
        <w:t>איסטמי</w:t>
      </w:r>
      <w:r w:rsidRPr="006F178A">
        <w:rPr>
          <w:rFonts w:hint="cs"/>
          <w:rtl/>
        </w:rPr>
        <w:t xml:space="preserve"> </w:t>
      </w:r>
      <w:r w:rsidRPr="006F178A">
        <w:rPr>
          <w:rtl/>
        </w:rPr>
        <w:t>בזיוני כליא פרוחי [מצנפת לשיירי השערות שלא נכנסו באגודה]</w:t>
      </w:r>
    </w:p>
    <w:p w:rsidR="00E9703F" w:rsidRDefault="00E9703F" w:rsidP="00E9703F">
      <w:pPr>
        <w:rPr>
          <w:rtl/>
        </w:rPr>
      </w:pPr>
      <w:r w:rsidRPr="006F178A">
        <w:rPr>
          <w:rtl/>
        </w:rPr>
        <w:t>אין בה משום כלאיים [לבד]</w:t>
      </w:r>
    </w:p>
    <w:p w:rsidR="00E9703F" w:rsidRDefault="00E9703F" w:rsidP="00E9703F">
      <w:pPr>
        <w:rPr>
          <w:rtl/>
        </w:rPr>
      </w:pPr>
      <w:r w:rsidRPr="006F178A">
        <w:rPr>
          <w:rtl/>
        </w:rPr>
        <w:t>ואין מטמאין בנגעים דדווקא שוע טוי נוז מקבל טומאה]</w:t>
      </w:r>
    </w:p>
    <w:p w:rsidR="00E9703F" w:rsidRPr="009757B9" w:rsidRDefault="00E9703F" w:rsidP="00E9703F">
      <w:pPr>
        <w:rPr>
          <w:rFonts w:cs="Guttman Vilna"/>
          <w:b/>
          <w:bCs/>
          <w:rtl/>
        </w:rPr>
      </w:pPr>
      <w:r w:rsidRPr="006F178A">
        <w:rPr>
          <w:rtl/>
        </w:rPr>
        <w:t xml:space="preserve">ואין יוצאין בה </w:t>
      </w:r>
      <w:r w:rsidRPr="006F178A">
        <w:rPr>
          <w:rStyle w:val="2fb"/>
          <w:rtl/>
        </w:rPr>
        <w:t xml:space="preserve">לרה"ר</w:t>
      </w:r>
      <w:r w:rsidRPr="006F178A">
        <w:rPr>
          <w:rtl/>
        </w:rPr>
        <w:t xml:space="preserve">.</w:t>
      </w:r>
    </w:p>
    <w:p w:rsidR="00E9703F" w:rsidRPr="009757B9" w:rsidRDefault="00E9703F" w:rsidP="00E9703F">
      <w:pPr>
        <w:rPr>
          <w:rFonts w:cs="Guttman Vilna"/>
          <w:b/>
          <w:bCs/>
          <w:rtl/>
        </w:rPr>
      </w:pPr>
      <w:r w:rsidRPr="006F178A">
        <w:rPr>
          <w:rStyle w:val="2fb"/>
          <w:rtl/>
        </w:rPr>
        <w:t xml:space="preserve">ור"ש</w:t>
      </w:r>
      <w:r w:rsidRPr="006F178A">
        <w:rPr>
          <w:rtl/>
        </w:rPr>
        <w:t xml:space="preserve"> אין בה משום עטרות כלות.</w:t>
      </w:r>
    </w:p>
    <w:p w:rsidR="00E9703F" w:rsidRPr="006F178A" w:rsidRDefault="00E9703F" w:rsidP="00E9703F">
      <w:pPr>
        <w:rPr>
          <w:rtl/>
        </w:rPr>
      </w:pPr>
      <w:r w:rsidRPr="006F178A">
        <w:rPr>
          <w:rtl/>
        </w:rPr>
        <w:t xml:space="preserve">• </w:t>
      </w:r>
      <w:r w:rsidRPr="006F178A">
        <w:rPr>
          <w:rStyle w:val="afffe"/>
          <w:rFonts w:ascii="Fb Fontext" w:hAnsi="Fb Fontext"/>
          <w:rtl/>
        </w:rPr>
        <w:t>כבול</w:t>
      </w:r>
      <w:r w:rsidRPr="006F178A">
        <w:rPr>
          <w:rFonts w:hint="cs"/>
          <w:rtl/>
        </w:rPr>
        <w:t xml:space="preserve"> </w:t>
      </w:r>
      <w:r w:rsidRPr="006F178A">
        <w:rPr>
          <w:rStyle w:val="2fb"/>
          <w:rFonts w:hint="cs"/>
          <w:rtl/>
        </w:rPr>
        <w:t xml:space="preserve">לשמואל</w:t>
      </w:r>
      <w:r w:rsidRPr="006F178A">
        <w:rPr>
          <w:rtl/>
        </w:rPr>
        <w:t xml:space="preserve"> כבלא דעבדא.</w:t>
      </w:r>
    </w:p>
    <w:p w:rsidR="00E9703F" w:rsidRDefault="00E9703F" w:rsidP="00E9703F">
      <w:pPr>
        <w:rPr>
          <w:rtl/>
        </w:rPr>
      </w:pPr>
      <w:r w:rsidRPr="006F178A">
        <w:rPr>
          <w:rtl/>
        </w:rPr>
        <w:t xml:space="preserve">והא דיוצא בחותם שבכסותו [ובצווארו לעולם יוצא] </w:t>
      </w:r>
      <w:r w:rsidRPr="006F178A">
        <w:rPr>
          <w:rFonts w:hint="cs"/>
          <w:rtl/>
        </w:rPr>
        <w:t>שעשה לו רבו שאימתו עליו שלא יוציא</w:t>
      </w:r>
    </w:p>
    <w:p w:rsidR="00E9703F" w:rsidRPr="006F178A" w:rsidRDefault="00E9703F" w:rsidP="00E9703F">
      <w:pPr>
        <w:rPr>
          <w:rStyle w:val="afffe"/>
          <w:rFonts w:ascii="Fb Fontext" w:hAnsi="Fb Fontext"/>
          <w:rtl/>
        </w:rPr>
      </w:pPr>
      <w:r w:rsidRPr="006F178A">
        <w:rPr>
          <w:rtl/>
        </w:rPr>
        <w:t xml:space="preserve">ולא יעשה כפי שגזר </w:t>
      </w:r>
      <w:r w:rsidRPr="006F178A">
        <w:rPr>
          <w:rStyle w:val="2fb"/>
          <w:rtl/>
        </w:rPr>
        <w:t xml:space="preserve">רי"ו</w:t>
      </w:r>
      <w:r w:rsidRPr="006F178A">
        <w:rPr>
          <w:rtl/>
        </w:rPr>
        <w:t xml:space="preserve"> דהיוצא בטלית מקופלת ומונחת על כתיפיו בשבת חייב חטאת </w:t>
      </w:r>
      <w:ins w:id="94495" w:author="מנוע מכני" w:date="2026-10-11T12:04:39Z">
        <w:r>
          <w:rPr>
            <w:rtl/>
          </w:rPr>
          <w:t xml:space="preserve">חוץ מ</w:t>
        </w:r>
      </w:ins>
      <w:del w:id="94496" w:author="מנוע מכני" w:date="2026-10-11T12:04:39Z">
        <w:r w:rsidRPr="006F178A">
          <w:rPr>
            <w:rtl/>
          </w:rPr>
          <w:delText xml:space="preserve">לבר מ</w:delText>
        </w:r>
      </w:del>
      <w:r w:rsidRPr="006F178A">
        <w:rPr>
          <w:rtl/>
        </w:rPr>
        <w:t xml:space="preserve">ריש </w:t>
      </w:r>
      <w:ins w:id="95975" w:author="מנוע מכני" w:date="2026-10-11T12:04:39Z">
        <w:r>
          <w:rPr>
            <w:rtl/>
          </w:rPr>
          <w:t xml:space="preserve">גלות</w:t>
        </w:r>
      </w:ins>
      <w:del w:id="95976" w:author="מנוע מכני" w:date="2026-10-11T12:04:39Z">
        <w:r w:rsidRPr="006F178A">
          <w:rPr>
            <w:rtl/>
          </w:rPr>
          <w:delText xml:space="preserve">גלותא</w:delText>
        </w:r>
      </w:del>
      <w:r w:rsidRPr="006F178A">
        <w:rPr>
          <w:rtl/>
        </w:rPr>
        <w:t xml:space="preserve"> דלא קפדי עליך דבי ריש </w:t>
      </w:r>
      <w:ins w:id="95977" w:author="מנוע מכני" w:date="2026-10-11T12:04:39Z">
        <w:r>
          <w:rPr>
            <w:rtl/>
          </w:rPr>
          <w:t xml:space="preserve">גלות</w:t>
        </w:r>
      </w:ins>
      <w:del w:id="95978" w:author="מנוע מכני" w:date="2026-10-11T12:04:39Z">
        <w:r w:rsidRPr="006F178A">
          <w:rPr>
            <w:rtl/>
          </w:rPr>
          <w:delText xml:space="preserve">גלותא</w:delText>
        </w:r>
      </w:del>
      <w:r w:rsidRPr="006F178A">
        <w:rPr>
          <w:rtl/>
        </w:rPr>
        <w:t xml:space="preserve">.</w:t>
      </w:r>
    </w:p>
    <w:p>
      <w:pPr>
        <w:pStyle w:val="38"/>
        <w:rPr>
          <w:ins w:id="97573" w:author="מנוע מכני" w:date="2026-10-11T12:04:39Z"/>
        </w:rPr>
      </w:pPr>
      <w:r w:rsidRPr="006061D7">
        <w:t xml:space="preserve">הך</w:t>
      </w:r>
    </w:p>
    <w:p w:rsidR="00E9703F" w:rsidRPr="006061D7" w:rsidRDefault="00E9703F" w:rsidP="00E9703F">
      <w:pPr>
        <w:rPr>
          <w:rtl/>
        </w:rPr>
      </w:pPr>
      <w:del w:id="97574" w:author="מנוע מכני" w:date="2026-10-11T12:04:39Z">
        <w:r w:rsidRPr="006061D7">
          <w:rPr>
            <w:rtl/>
          </w:rPr>
          <w:delText xml:space="preserve"> </w:delText>
        </w:r>
      </w:del>
      <w:ins w:id="97001" w:author="קלוד" w:date="2026-10-11T13:11:34Z">
        <w:r>
          <w:rPr>
            <w:rStyle w:val="2fb"/>
            <w:rtl/>
          </w:rPr>
          <w:t xml:space="preserve">של</w:t>
        </w:r>
      </w:ins>
      <w:del w:id="97002" w:author="קלוד" w:date="2026-10-11T13:11:34Z">
        <w:r w:rsidRPr="006061D7">
          <w:rPr>
            <w:rStyle w:val="2fb"/>
            <w:rtl/>
          </w:rPr>
          <w:delText xml:space="preserve">דשמואל</w:delText>
        </w:r>
      </w:del>
      <w:r w:rsidRPr="006061D7">
        <w:rPr>
          <w:rtl/>
        </w:rPr>
        <w:t xml:space="preserve"> </w:t>
      </w:r>
      <w:ins w:id="96999" w:author="קלוד" w:date="2026-10-11T13:11:34Z">
        <w:r>
          <w:rPr>
            <w:rtl/>
          </w:rPr>
          <w:t xml:space="preserve">שמואל, שיוצא</w:t>
        </w:r>
      </w:ins>
      <w:del w:id="97000" w:author="קלוד" w:date="2026-10-11T13:11:34Z">
        <w:r w:rsidRPr="006061D7">
          <w:rPr>
            <w:rtl/>
          </w:rPr>
          <w:delText xml:space="preserve">דיוצא</w:delText>
        </w:r>
      </w:del>
      <w:r w:rsidRPr="006061D7">
        <w:rPr>
          <w:rtl/>
        </w:rPr>
        <w:t xml:space="preserve"> העבד בחותם שבצווארו ושלא </w:t>
      </w:r>
      <w:ins w:id="96997" w:author="קלוד" w:date="2026-10-11T13:11:34Z">
        <w:r>
          <w:rPr>
            <w:rtl/>
          </w:rPr>
          <w:t xml:space="preserve">בכסותו,</w:t>
        </w:r>
      </w:ins>
      <w:del w:id="96998" w:author="קלוד" w:date="2026-10-11T13:11:34Z">
        <w:r w:rsidRPr="006061D7">
          <w:rPr>
            <w:rtl/>
          </w:rPr>
          <w:delText xml:space="preserve">בכסותו</w:delText>
        </w:r>
      </w:del>
      <w:r w:rsidRPr="006061D7">
        <w:rPr>
          <w:rtl/>
        </w:rPr>
        <w:t xml:space="preserve"> היינו </w:t>
      </w:r>
      <w:ins w:id="96995" w:author="קלוד" w:date="2026-10-11T13:11:34Z">
        <w:r>
          <w:rPr>
            <w:rtl/>
          </w:rPr>
          <w:t xml:space="preserve">בעשוי</w:t>
        </w:r>
      </w:ins>
      <w:del w:id="96996" w:author="קלוד" w:date="2026-10-11T13:11:34Z">
        <w:r w:rsidRPr="006061D7">
          <w:rPr>
            <w:rtl/>
          </w:rPr>
          <w:delText xml:space="preserve">עשוי</w:delText>
        </w:r>
      </w:del>
      <w:r w:rsidRPr="006061D7">
        <w:rPr>
          <w:rtl/>
        </w:rPr>
        <w:t xml:space="preserve"> </w:t>
      </w:r>
      <w:ins w:id="96993" w:author="קלוד" w:date="2026-10-11T13:11:34Z">
        <w:r>
          <w:rPr>
            <w:rtl/>
          </w:rPr>
          <w:t xml:space="preserve">מטיט,</w:t>
        </w:r>
      </w:ins>
      <w:del w:id="96994" w:author="קלוד" w:date="2026-10-11T13:11:34Z">
        <w:r w:rsidRPr="006061D7">
          <w:rPr>
            <w:rtl/>
          </w:rPr>
          <w:delText xml:space="preserve">בטיט,</w:delText>
        </w:r>
      </w:del>
      <w:r w:rsidRPr="006061D7">
        <w:rPr>
          <w:rtl/>
        </w:rPr>
        <w:t xml:space="preserve"> </w:t>
      </w:r>
      <w:ins w:id="96991" w:author="קלוד" w:date="2026-10-11T13:11:34Z">
        <w:r>
          <w:rPr>
            <w:rtl/>
          </w:rPr>
          <w:t xml:space="preserve">שבשל</w:t>
        </w:r>
      </w:ins>
      <w:del w:id="96992" w:author="קלוד" w:date="2026-10-11T13:11:34Z">
        <w:r w:rsidRPr="006061D7">
          <w:rPr>
            <w:rtl/>
          </w:rPr>
          <w:delText xml:space="preserve">דבמתכת</w:delText>
        </w:r>
      </w:del>
      <w:r w:rsidRPr="006061D7">
        <w:rPr>
          <w:rtl/>
        </w:rPr>
        <w:t xml:space="preserve"> </w:t>
      </w:r>
      <w:ins w:id="96989" w:author="קלוד" w:date="2026-10-11T13:11:34Z">
        <w:r>
          <w:rPr>
            <w:rtl/>
          </w:rPr>
          <w:t xml:space="preserve">מתכת</w:t>
        </w:r>
      </w:ins>
      <w:del w:id="96990" w:author="קלוד" w:date="2026-10-11T13:11:34Z">
        <w:r w:rsidRPr="006061D7">
          <w:rPr>
            <w:rtl/>
          </w:rPr>
          <w:delText xml:space="preserve">מירתת</w:delText>
        </w:r>
      </w:del>
      <w:r w:rsidRPr="006061D7">
        <w:rPr>
          <w:rtl/>
        </w:rPr>
        <w:t xml:space="preserve"> </w:t>
      </w:r>
      <w:ins w:id="96987" w:author="קלוד" w:date="2026-10-11T13:11:34Z">
        <w:r>
          <w:rPr>
            <w:rtl/>
          </w:rPr>
          <w:t xml:space="preserve">ירא </w:t>
        </w:r>
        <w:r>
          <w:rPr>
            <w:rStyle w:val="afffffe"/>
            <w:rtl/>
          </w:rPr>
          <w:t xml:space="preserve">אם ינתק</w:t>
        </w:r>
        <w:r>
          <w:rPr>
            <w:rtl/>
          </w:rPr>
          <w:t xml:space="preserve"> ומביאו</w:t>
        </w:r>
      </w:ins>
      <w:del w:id="96988" w:author="קלוד" w:date="2026-10-11T13:11:34Z">
        <w:r w:rsidRPr="006061D7">
          <w:rPr>
            <w:rtl/>
          </w:rPr>
          <w:delText xml:space="preserve">ומביא</w:delText>
        </w:r>
      </w:del>
      <w:r w:rsidRPr="006061D7">
        <w:rPr>
          <w:rtl/>
        </w:rPr>
        <w:t xml:space="preserve"> בידו.</w:t>
      </w:r>
    </w:p>
    <w:p w:rsidR="00287F84" w:rsidRDefault="00287F84" w:rsidP="00287F84">
      <w:pPr>
        <w:pStyle w:val="afff6"/>
        <w:framePr w:wrap="around" w:hAnchor="page" w:x="5744" w:y="11617"/>
        <w:spacing w:line="276" w:lineRule="auto"/>
        <w:rPr>
          <w:del w:id="100546" w:author="Claude" w:date="2026-10-11T09:08:03Z"/>
          <w:rFonts w:ascii="Fb Fontext" w:hAnsi="Fb Fontext"/>
          <w:sz w:val="20"/>
          <w:rtl/>
        </w:rPr>
      </w:pPr>
      <w:del w:id="100545" w:author="Claude" w:date="2026-10-11T09:08:03Z">
        <w:r w:rsidRPr="006F178A">
          <w:rPr>
            <w:rFonts w:ascii="Fb Fontext" w:hAnsi="Fb Fontext" w:hint="cs"/>
            <w:sz w:val="20"/>
            <w:rtl/>
          </w:rPr>
          <w:delText xml:space="preserve">פרק שישי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נח:</w:t>
      </w:r>
    </w:p>
    <w:p>
      <w:pPr>
        <w:pStyle w:val="38"/>
        <w:rPr>
          <w:ins w:id="97576" w:author="מנוע מכני" w:date="2026-10-11T12:04:39Z"/>
        </w:rPr>
      </w:pPr>
      <w:del w:id="97575" w:author="מנוע מכני" w:date="2026-10-11T12:04:39Z">
        <w:r w:rsidRPr="006F178A">
          <w:delText xml:space="preserve">•</w:delText>
        </w:r>
      </w:del>
      <w:r w:rsidRPr="006F178A">
        <w:t xml:space="preserve"> </w:t>
      </w:r>
      <w:r w:rsidRPr="006F178A">
        <w:t xml:space="preserve">הך</w:t>
      </w:r>
    </w:p>
    <w:p w:rsidR="00E9703F" w:rsidRPr="006F178A" w:rsidRDefault="00E9703F" w:rsidP="00E9703F">
      <w:pPr>
        <w:rPr>
          <w:rtl/>
        </w:rPr>
      </w:pPr>
      <w:del w:id="97577" w:author="מנוע מכני" w:date="2026-10-11T12:04:39Z">
        <w:r w:rsidRPr="006F178A">
          <w:rPr>
            <w:rFonts w:ascii="Fb Fontext" w:hAnsi="Fb Fontext" w:hint="cs"/>
            <w:rtl/>
          </w:rPr>
          <w:delText xml:space="preserve"> </w:delText>
        </w:r>
      </w:del>
      <w:r w:rsidRPr="006F178A">
        <w:rPr>
          <w:rFonts w:ascii="Fb Fontext" w:hAnsi="Fb Fontext" w:hint="cs"/>
          <w:rtl/>
        </w:rPr>
        <w:t xml:space="preserve">דלא</w:t>
      </w:r>
      <w:r w:rsidRPr="006F178A">
        <w:rPr>
          <w:rFonts w:ascii="Fb Fontext" w:hAnsi="Fb Fontext"/>
          <w:rtl/>
        </w:rPr>
        <w:t xml:space="preserve"> </w:t>
      </w:r>
      <w:r w:rsidRPr="006F178A">
        <w:rPr>
          <w:rFonts w:ascii="Fb Fontext" w:hAnsi="Fb Fontext" w:hint="cs"/>
          <w:rtl/>
        </w:rPr>
        <w:t>יצא</w:t>
      </w:r>
      <w:r w:rsidRPr="006F178A">
        <w:rPr>
          <w:rFonts w:ascii="Fb Fontext" w:hAnsi="Fb Fontext"/>
          <w:rtl/>
        </w:rPr>
        <w:t xml:space="preserve"> </w:t>
      </w:r>
      <w:r w:rsidRPr="006F178A">
        <w:rPr>
          <w:rFonts w:ascii="Fb Fontext" w:hAnsi="Fb Fontext" w:hint="cs"/>
          <w:rtl/>
        </w:rPr>
        <w:t>העבד</w:t>
      </w:r>
      <w:r w:rsidRPr="006F178A">
        <w:rPr>
          <w:rFonts w:ascii="Fb Fontext" w:hAnsi="Fb Fontext"/>
          <w:rtl/>
        </w:rPr>
        <w:t xml:space="preserve"> </w:t>
      </w:r>
      <w:r w:rsidRPr="006F178A">
        <w:rPr>
          <w:rFonts w:ascii="Fb Fontext" w:hAnsi="Fb Fontext" w:hint="cs"/>
          <w:rtl/>
        </w:rPr>
        <w:t>בחותם</w:t>
      </w:r>
      <w:r w:rsidRPr="006F178A">
        <w:rPr>
          <w:rFonts w:ascii="Fb Fontext" w:hAnsi="Fb Fontext"/>
          <w:rtl/>
        </w:rPr>
        <w:t xml:space="preserve"> </w:t>
      </w:r>
      <w:r w:rsidRPr="006F178A">
        <w:rPr>
          <w:rFonts w:ascii="Fb Fontext" w:hAnsi="Fb Fontext" w:hint="cs"/>
          <w:rtl/>
        </w:rPr>
        <w:t>שבצוארו</w:t>
      </w:r>
      <w:r w:rsidRPr="006F178A">
        <w:rPr>
          <w:rFonts w:ascii="Fb Fontext" w:hAnsi="Fb Fontext"/>
          <w:rtl/>
        </w:rPr>
        <w:t xml:space="preserve">, </w:t>
      </w:r>
      <w:r w:rsidRPr="006F178A">
        <w:rPr>
          <w:rFonts w:ascii="Fb Fontext" w:hAnsi="Fb Fontext" w:hint="cs"/>
          <w:rtl/>
        </w:rPr>
        <w:t>ולא</w:t>
      </w:r>
      <w:r w:rsidRPr="006F178A">
        <w:rPr>
          <w:rFonts w:ascii="Fb Fontext" w:hAnsi="Fb Fontext"/>
          <w:rtl/>
        </w:rPr>
        <w:t xml:space="preserve"> </w:t>
      </w:r>
      <w:r w:rsidRPr="006F178A">
        <w:rPr>
          <w:rFonts w:ascii="Fb Fontext" w:hAnsi="Fb Fontext" w:hint="cs"/>
          <w:rtl/>
        </w:rPr>
        <w:t>בחותם</w:t>
      </w:r>
      <w:r w:rsidRPr="006F178A">
        <w:rPr>
          <w:rFonts w:ascii="Fb Fontext" w:hAnsi="Fb Fontext"/>
          <w:rtl/>
        </w:rPr>
        <w:t xml:space="preserve"> </w:t>
      </w:r>
      <w:r w:rsidRPr="006F178A">
        <w:rPr>
          <w:rFonts w:ascii="Fb Fontext" w:hAnsi="Fb Fontext" w:hint="cs"/>
          <w:rtl/>
        </w:rPr>
        <w:t>שבכסותו</w:t>
      </w:r>
      <w:r w:rsidRPr="006F178A">
        <w:rPr>
          <w:rFonts w:ascii="Fb Fontext" w:hAnsi="Fb Fontext"/>
          <w:rtl/>
        </w:rPr>
        <w:t xml:space="preserve">, </w:t>
      </w:r>
      <w:r w:rsidRPr="006F178A">
        <w:rPr>
          <w:rFonts w:ascii="Fb Fontext" w:hAnsi="Fb Fontext" w:hint="cs"/>
          <w:rtl/>
        </w:rPr>
        <w:t>זה</w:t>
      </w:r>
      <w:r w:rsidRPr="006F178A">
        <w:rPr>
          <w:rFonts w:ascii="Fb Fontext" w:hAnsi="Fb Fontext"/>
          <w:rtl/>
        </w:rPr>
        <w:t xml:space="preserve"> </w:t>
      </w:r>
      <w:r w:rsidRPr="006F178A">
        <w:rPr>
          <w:rFonts w:ascii="Fb Fontext" w:hAnsi="Fb Fontext" w:hint="cs"/>
          <w:rtl/>
        </w:rPr>
        <w:t>וזה</w:t>
      </w:r>
      <w:r w:rsidRPr="006F178A">
        <w:rPr>
          <w:rFonts w:ascii="Fb Fontext" w:hAnsi="Fb Fontext"/>
          <w:rtl/>
        </w:rPr>
        <w:t xml:space="preserve"> </w:t>
      </w:r>
      <w:r w:rsidRPr="006F178A">
        <w:rPr>
          <w:rFonts w:ascii="Fb Fontext" w:hAnsi="Fb Fontext" w:hint="cs"/>
          <w:rtl/>
        </w:rPr>
        <w:t>אין</w:t>
      </w:r>
      <w:r w:rsidRPr="006F178A">
        <w:rPr>
          <w:rFonts w:ascii="Fb Fontext" w:hAnsi="Fb Fontext"/>
          <w:rtl/>
        </w:rPr>
        <w:t xml:space="preserve"> </w:t>
      </w:r>
      <w:r w:rsidRPr="006F178A">
        <w:rPr>
          <w:rFonts w:ascii="Fb Fontext" w:hAnsi="Fb Fontext" w:hint="cs"/>
          <w:rtl/>
        </w:rPr>
        <w:t>מקבלין</w:t>
      </w:r>
      <w:r w:rsidRPr="006F178A">
        <w:rPr>
          <w:rFonts w:ascii="Fb Fontext" w:hAnsi="Fb Fontext"/>
          <w:rtl/>
        </w:rPr>
        <w:t xml:space="preserve"> </w:t>
      </w:r>
      <w:r w:rsidRPr="006F178A">
        <w:rPr>
          <w:rFonts w:ascii="Fb Fontext" w:hAnsi="Fb Fontext" w:hint="cs"/>
          <w:rtl/>
        </w:rPr>
        <w:t>טומאה</w:t>
      </w:r>
      <w:r w:rsidRPr="006F178A">
        <w:rPr>
          <w:rFonts w:ascii="Fb Fontext" w:hAnsi="Fb Fontext"/>
          <w:rtl/>
        </w:rPr>
        <w:t>.</w:t>
      </w:r>
    </w:p>
    <w:p w:rsidR="00E9703F" w:rsidRPr="006F178A" w:rsidRDefault="00E9703F" w:rsidP="00E9703F">
      <w:pPr>
        <w:rPr>
          <w:rtl/>
        </w:rPr>
      </w:pPr>
      <w:ins w:id="97015" w:author="קלוד" w:date="2026-10-11T13:11:34Z">
        <w:r>
          <w:rPr>
            <w:rtl/>
          </w:rPr>
          <w:t xml:space="preserve">מדובר</w:t>
        </w:r>
      </w:ins>
      <w:del w:id="97016" w:author="קלוד" w:date="2026-10-11T13:11:34Z">
        <w:r w:rsidRPr="006F178A">
          <w:rPr>
            <w:rtl/>
          </w:rPr>
          <w:delText xml:space="preserve">חותם</w:delText>
        </w:r>
      </w:del>
      <w:r w:rsidRPr="006F178A">
        <w:rPr>
          <w:rtl/>
        </w:rPr>
        <w:t xml:space="preserve"> </w:t>
      </w:r>
      <w:ins w:id="97013" w:author="קלוד" w:date="2026-10-11T13:11:34Z">
        <w:r>
          <w:rPr>
            <w:rtl/>
          </w:rPr>
          <w:t xml:space="preserve">בחותם</w:t>
        </w:r>
      </w:ins>
      <w:del w:id="97014" w:author="קלוד" w:date="2026-10-11T13:11:34Z">
        <w:r w:rsidRPr="006F178A">
          <w:rPr>
            <w:rtl/>
          </w:rPr>
          <w:delText xml:space="preserve">מיירי</w:delText>
        </w:r>
      </w:del>
      <w:r w:rsidRPr="006F178A">
        <w:rPr>
          <w:rtl/>
        </w:rPr>
        <w:t xml:space="preserve"> </w:t>
      </w:r>
      <w:ins w:id="97011" w:author="קלוד" w:date="2026-10-11T13:11:34Z">
        <w:r>
          <w:rPr>
            <w:rtl/>
          </w:rPr>
          <w:t xml:space="preserve">של</w:t>
        </w:r>
      </w:ins>
      <w:del w:id="97012" w:author="קלוד" w:date="2026-10-11T13:11:34Z">
        <w:r w:rsidRPr="006F178A">
          <w:rPr>
            <w:rtl/>
          </w:rPr>
          <w:delText xml:space="preserve">בשל</w:delText>
        </w:r>
      </w:del>
      <w:r w:rsidRPr="006F178A">
        <w:rPr>
          <w:rtl/>
        </w:rPr>
        <w:t xml:space="preserve"> </w:t>
      </w:r>
      <w:ins w:id="97009" w:author="קלוד" w:date="2026-10-11T13:11:34Z">
        <w:r>
          <w:rPr>
            <w:rtl/>
          </w:rPr>
          <w:t xml:space="preserve">מתכת,</w:t>
        </w:r>
      </w:ins>
      <w:del w:id="97010" w:author="קלוד" w:date="2026-10-11T13:11:34Z">
        <w:r w:rsidRPr="006F178A">
          <w:rPr>
            <w:rtl/>
          </w:rPr>
          <w:delText xml:space="preserve">מתכת</w:delText>
        </w:r>
      </w:del>
      <w:r w:rsidRPr="006F178A">
        <w:rPr>
          <w:rtl/>
        </w:rPr>
        <w:t xml:space="preserve"> ודווקא הם אינם מקבלים </w:t>
      </w:r>
      <w:ins w:id="97007" w:author="קלוד" w:date="2026-10-11T13:11:34Z">
        <w:r>
          <w:rPr>
            <w:rtl/>
          </w:rPr>
          <w:t xml:space="preserve">טומאה,</w:t>
        </w:r>
      </w:ins>
      <w:del w:id="97008" w:author="קלוד" w:date="2026-10-11T13:11:34Z">
        <w:r w:rsidRPr="006F178A">
          <w:rPr>
            <w:rtl/>
          </w:rPr>
          <w:delText xml:space="preserve">טומאה</w:delText>
        </w:r>
      </w:del>
      <w:r w:rsidRPr="006F178A">
        <w:rPr>
          <w:rtl/>
        </w:rPr>
        <w:t xml:space="preserve"> </w:t>
      </w:r>
      <w:ins w:id="91165" w:author="מנוע מכני" w:date="2026-10-11T12:04:39Z">
        <w:ins w:id="97005" w:author="קלוד" w:date="2026-10-11T13:11:34Z">
          <w:r>
            <w:rPr>
              <w:rtl/>
            </w:rPr>
            <w:t xml:space="preserve">שלא</w:t>
          </w:r>
        </w:ins>
        <w:del w:id="97006" w:author="קלוד" w:date="2026-10-11T13:11:34Z">
          <w:r>
            <w:rPr>
              <w:rtl/>
            </w:rPr>
            <w:delText xml:space="preserve">דלא</w:delText>
          </w:r>
        </w:del>
      </w:ins>
      <w:del w:id="91166" w:author="מנוע מכני" w:date="2026-10-11T12:04:39Z">
        <w:r w:rsidRPr="006F178A">
          <w:rPr>
            <w:rtl/>
          </w:rPr>
          <w:delText xml:space="preserve">דלאו</w:delText>
        </w:r>
      </w:del>
      <w:r w:rsidRPr="006F178A">
        <w:rPr>
          <w:rtl/>
        </w:rPr>
        <w:t xml:space="preserve"> לנוי </w:t>
      </w:r>
      <w:ins w:id="97003" w:author="קלוד" w:date="2026-10-11T13:11:34Z">
        <w:r>
          <w:rPr>
            <w:rtl/>
          </w:rPr>
          <w:t xml:space="preserve">עשויים.</w:t>
        </w:r>
      </w:ins>
      <w:del w:id="97004" w:author="קלוד" w:date="2026-10-11T13:11:34Z">
        <w:r w:rsidRPr="006F178A">
          <w:rPr>
            <w:rtl/>
          </w:rPr>
          <w:delText xml:space="preserve">עשויין.</w:delText>
        </w:r>
      </w:del>
    </w:p>
    <w:p w:rsidR="00E9703F" w:rsidRPr="006F178A" w:rsidRDefault="00E9703F" w:rsidP="00E9703F">
      <w:pPr>
        <w:rPr>
          <w:rtl/>
        </w:rPr>
      </w:pPr>
      <w:ins w:id="97021" w:author="קלוד" w:date="2026-10-11T13:11:34Z">
        <w:r>
          <w:rPr>
            <w:rtl/>
          </w:rPr>
          <w:t xml:space="preserve">שבשל</w:t>
        </w:r>
      </w:ins>
      <w:del w:id="97022" w:author="קלוד" w:date="2026-10-11T13:11:34Z">
        <w:r w:rsidRPr="006F178A">
          <w:rPr>
            <w:rtl/>
          </w:rPr>
          <w:delText xml:space="preserve">דבשל</w:delText>
        </w:r>
      </w:del>
      <w:r w:rsidRPr="006F178A">
        <w:rPr>
          <w:rtl/>
        </w:rPr>
        <w:t xml:space="preserve"> </w:t>
      </w:r>
      <w:ins w:id="97019" w:author="קלוד" w:date="2026-10-11T13:11:34Z">
        <w:r>
          <w:rPr>
            <w:rtl/>
          </w:rPr>
          <w:t xml:space="preserve">טיט -</w:t>
        </w:r>
      </w:ins>
      <w:del w:id="97020" w:author="קלוד" w:date="2026-10-11T13:11:34Z">
        <w:r w:rsidRPr="006F178A">
          <w:rPr>
            <w:rtl/>
          </w:rPr>
          <w:delText xml:space="preserve">טיט</w:delText>
        </w:r>
      </w:del>
      <w:r w:rsidRPr="006F178A">
        <w:rPr>
          <w:rtl/>
        </w:rPr>
        <w:t xml:space="preserve"> </w:t>
      </w:r>
      <w:r w:rsidRPr="006F178A">
        <w:rPr>
          <w:rtl/>
        </w:rPr>
        <w:t xml:space="preserve">לא</w:t>
      </w:r>
      <w:r w:rsidRPr="006F178A">
        <w:rPr>
          <w:rtl/>
        </w:rPr>
        <w:t xml:space="preserve"> הם ולא כליהם</w:t>
      </w:r>
      <w:ins w:id="97017" w:author="קלוד" w:date="2026-10-11T13:11:34Z">
        <w:r>
          <w:rPr>
            <w:rtl/>
          </w:rPr>
          <w:t xml:space="preserve"> </w:t>
        </w:r>
      </w:ins>
      <w:del w:id="97018" w:author="קלוד" w:date="2026-10-11T13:11:34Z">
        <w:r w:rsidRPr="006F178A">
          <w:rPr>
            <w:rtl/>
          </w:rPr>
          <w:delText xml:space="preserve"> אינם </w:delText>
        </w:r>
      </w:del>
      <w:r w:rsidRPr="006F178A">
        <w:rPr>
          <w:rtl/>
        </w:rPr>
        <w:t xml:space="preserve">מקבלים טומאה.</w:t>
      </w:r>
    </w:p>
    <w:p w:rsidR="00E9703F" w:rsidRPr="006F178A" w:rsidRDefault="00E9703F" w:rsidP="00E9703F">
      <w:pPr>
        <w:rPr>
          <w:rtl/>
        </w:rPr>
      </w:pPr>
      <w:r w:rsidRPr="006F178A">
        <w:rPr>
          <w:rtl/>
        </w:rPr>
        <w:t xml:space="preserve">• </w:t>
      </w:r>
      <w:r w:rsidRPr="006F178A">
        <w:rPr>
          <w:rFonts w:hint="cs"/>
          <w:rtl/>
        </w:rPr>
        <w:t>ולא</w:t>
      </w:r>
      <w:r w:rsidRPr="006F178A">
        <w:rPr>
          <w:rtl/>
        </w:rPr>
        <w:t xml:space="preserve"> </w:t>
      </w:r>
      <w:r w:rsidRPr="006F178A">
        <w:rPr>
          <w:rFonts w:hint="cs"/>
          <w:rtl/>
        </w:rPr>
        <w:t>בזוג</w:t>
      </w:r>
      <w:r w:rsidRPr="006F178A">
        <w:rPr>
          <w:rtl/>
        </w:rPr>
        <w:t xml:space="preserve"> </w:t>
      </w:r>
      <w:r w:rsidRPr="006F178A">
        <w:rPr>
          <w:rFonts w:hint="cs"/>
          <w:rtl/>
        </w:rPr>
        <w:t>שבצוארו</w:t>
      </w:r>
      <w:r w:rsidRPr="006F178A">
        <w:rPr>
          <w:rtl/>
        </w:rPr>
        <w:t xml:space="preserve">, </w:t>
      </w:r>
      <w:r w:rsidRPr="006F178A">
        <w:rPr>
          <w:rFonts w:hint="cs"/>
          <w:rtl/>
        </w:rPr>
        <w:t>אבל</w:t>
      </w:r>
      <w:r w:rsidRPr="006F178A">
        <w:rPr>
          <w:rtl/>
        </w:rPr>
        <w:t xml:space="preserve"> </w:t>
      </w:r>
      <w:r w:rsidRPr="006F178A">
        <w:rPr>
          <w:rFonts w:hint="cs"/>
          <w:rtl/>
        </w:rPr>
        <w:t>יוצא</w:t>
      </w:r>
      <w:r w:rsidRPr="006F178A">
        <w:rPr>
          <w:rtl/>
        </w:rPr>
        <w:t xml:space="preserve"> </w:t>
      </w:r>
      <w:r w:rsidRPr="006F178A">
        <w:rPr>
          <w:rFonts w:hint="cs"/>
          <w:rtl/>
        </w:rPr>
        <w:t>הוא</w:t>
      </w:r>
      <w:r w:rsidRPr="006F178A">
        <w:rPr>
          <w:rtl/>
        </w:rPr>
        <w:t xml:space="preserve"> </w:t>
      </w:r>
      <w:r w:rsidRPr="006F178A">
        <w:rPr>
          <w:rFonts w:hint="cs"/>
          <w:rtl/>
        </w:rPr>
        <w:t>בזוג</w:t>
      </w:r>
      <w:r w:rsidRPr="006F178A">
        <w:rPr>
          <w:rtl/>
        </w:rPr>
        <w:t xml:space="preserve"> </w:t>
      </w:r>
      <w:r w:rsidRPr="006F178A">
        <w:rPr>
          <w:rFonts w:hint="cs"/>
          <w:rtl/>
        </w:rPr>
        <w:t>שבכסותו</w:t>
      </w:r>
      <w:r w:rsidRPr="006F178A">
        <w:rPr>
          <w:rtl/>
        </w:rPr>
        <w:t xml:space="preserve">, </w:t>
      </w:r>
      <w:r w:rsidRPr="006F178A">
        <w:rPr>
          <w:rFonts w:hint="cs"/>
          <w:rtl/>
        </w:rPr>
        <w:t>זה</w:t>
      </w:r>
      <w:r w:rsidRPr="006F178A">
        <w:rPr>
          <w:rtl/>
        </w:rPr>
        <w:t xml:space="preserve"> </w:t>
      </w:r>
      <w:r w:rsidRPr="006F178A">
        <w:rPr>
          <w:rFonts w:hint="cs"/>
          <w:rtl/>
        </w:rPr>
        <w:t>וזה</w:t>
      </w:r>
      <w:r w:rsidRPr="006F178A">
        <w:rPr>
          <w:rtl/>
        </w:rPr>
        <w:t xml:space="preserve"> </w:t>
      </w:r>
      <w:r w:rsidRPr="006F178A">
        <w:rPr>
          <w:rFonts w:hint="cs"/>
          <w:rtl/>
        </w:rPr>
        <w:t>מקבלין</w:t>
      </w:r>
      <w:r w:rsidRPr="006F178A">
        <w:rPr>
          <w:rtl/>
        </w:rPr>
        <w:t xml:space="preserve"> </w:t>
      </w:r>
      <w:r w:rsidRPr="006F178A">
        <w:rPr>
          <w:rFonts w:hint="cs"/>
          <w:rtl/>
        </w:rPr>
        <w:t>טומאה</w:t>
      </w:r>
      <w:r w:rsidRPr="006F178A">
        <w:rPr>
          <w:rtl/>
        </w:rPr>
        <w:t>.</w:t>
      </w:r>
    </w:p>
    <w:p w:rsidR="00E9703F" w:rsidRPr="006F178A" w:rsidRDefault="00E9703F" w:rsidP="00E9703F">
      <w:pPr>
        <w:rPr>
          <w:rtl/>
        </w:rPr>
      </w:pPr>
      <w:r w:rsidRPr="006F178A">
        <w:rPr>
          <w:rtl/>
        </w:rPr>
        <w:t xml:space="preserve">זוג שבצווארו</w:t>
      </w:r>
      <w:ins w:id="97035" w:author="קלוד" w:date="2026-10-11T13:11:34Z">
        <w:r>
          <w:rPr>
            <w:rtl/>
          </w:rPr>
          <w:t xml:space="preserve"> - </w:t>
        </w:r>
      </w:ins>
      <w:del w:id="97036" w:author="קלוד" w:date="2026-10-11T13:11:34Z">
        <w:r w:rsidRPr="006F178A">
          <w:rPr>
            <w:rtl/>
          </w:rPr>
          <w:delText xml:space="preserve"> </w:delText>
        </w:r>
      </w:del>
      <w:ins w:id="92757" w:author="מנוע מכני" w:date="2026-10-11T12:04:39Z">
        <w:r>
          <w:rPr>
            <w:rtl/>
          </w:rPr>
          <w:t xml:space="preserve">שמא</w:t>
        </w:r>
      </w:ins>
      <w:del w:id="92758" w:author="מנוע מכני" w:date="2026-10-11T12:04:39Z">
        <w:r w:rsidRPr="006F178A">
          <w:rPr>
            <w:rtl/>
          </w:rPr>
          <w:delText xml:space="preserve">דלמא</w:delText>
        </w:r>
      </w:del>
      <w:r w:rsidRPr="006F178A">
        <w:rPr>
          <w:rtl/>
        </w:rPr>
        <w:t xml:space="preserve"> </w:t>
      </w:r>
      <w:ins w:id="97033" w:author="קלוד" w:date="2026-10-11T13:11:34Z">
        <w:r>
          <w:rPr>
            <w:rtl/>
          </w:rPr>
          <w:t xml:space="preserve">ינתק</w:t>
        </w:r>
      </w:ins>
      <w:del w:id="97034" w:author="קלוד" w:date="2026-10-11T13:11:34Z">
        <w:r w:rsidRPr="006F178A">
          <w:rPr>
            <w:rtl/>
          </w:rPr>
          <w:delText xml:space="preserve">מפסיק</w:delText>
        </w:r>
      </w:del>
      <w:r w:rsidRPr="006F178A">
        <w:rPr>
          <w:rtl/>
        </w:rPr>
        <w:t xml:space="preserve"> ו</w:t>
      </w:r>
      <w:r>
        <w:rPr>
          <w:rtl/>
        </w:rPr>
        <w:t>יבוא</w:t>
      </w:r>
      <w:r w:rsidRPr="006F178A">
        <w:rPr>
          <w:rtl/>
        </w:rPr>
        <w:t xml:space="preserve"> </w:t>
      </w:r>
      <w:ins w:id="97031" w:author="קלוד" w:date="2026-10-11T13:11:34Z">
        <w:r>
          <w:rPr>
            <w:rtl/>
          </w:rPr>
          <w:t xml:space="preserve">להביאו,</w:t>
        </w:r>
      </w:ins>
      <w:del w:id="97032" w:author="קלוד" w:date="2026-10-11T13:11:34Z">
        <w:r w:rsidRPr="006F178A">
          <w:rPr>
            <w:rtl/>
          </w:rPr>
          <w:delText xml:space="preserve">לאיתויי</w:delText>
        </w:r>
      </w:del>
      <w:r w:rsidRPr="006F178A">
        <w:rPr>
          <w:rtl/>
        </w:rPr>
        <w:t xml:space="preserve"> </w:t>
      </w:r>
      <w:r w:rsidRPr="006F178A">
        <w:rPr>
          <w:rtl/>
        </w:rPr>
        <w:t xml:space="preserve">משא"כ</w:t>
      </w:r>
      <w:r w:rsidRPr="006F178A">
        <w:rPr>
          <w:rtl/>
        </w:rPr>
        <w:t xml:space="preserve"> זוג </w:t>
      </w:r>
      <w:ins w:id="97029" w:author="קלוד" w:date="2026-10-11T13:11:34Z">
        <w:r>
          <w:rPr>
            <w:rtl/>
          </w:rPr>
          <w:t xml:space="preserve">שבכסותו,</w:t>
        </w:r>
      </w:ins>
      <w:del w:id="97030" w:author="קלוד" w:date="2026-10-11T13:11:34Z">
        <w:r w:rsidRPr="006F178A">
          <w:rPr>
            <w:rtl/>
          </w:rPr>
          <w:delText xml:space="preserve">שבכסותו</w:delText>
        </w:r>
      </w:del>
      <w:r w:rsidRPr="006F178A">
        <w:rPr>
          <w:rtl/>
        </w:rPr>
        <w:t xml:space="preserve"> </w:t>
      </w:r>
      <w:ins w:id="97027" w:author="קלוד" w:date="2026-10-11T13:11:34Z">
        <w:r>
          <w:rPr>
            <w:rtl/>
          </w:rPr>
          <w:t xml:space="preserve">שארוג</w:t>
        </w:r>
      </w:ins>
      <w:del w:id="97028" w:author="קלוד" w:date="2026-10-11T13:11:34Z">
        <w:r w:rsidRPr="006F178A">
          <w:rPr>
            <w:rtl/>
          </w:rPr>
          <w:delText xml:space="preserve">דארוג</w:delText>
        </w:r>
      </w:del>
      <w:r w:rsidRPr="006F178A">
        <w:rPr>
          <w:rtl/>
        </w:rPr>
        <w:t xml:space="preserve"> </w:t>
      </w:r>
      <w:ins w:id="97025" w:author="קלוד" w:date="2026-10-11T13:11:34Z">
        <w:r>
          <w:rPr>
            <w:rStyle w:val="afffffe"/>
            <w:rtl/>
          </w:rPr>
          <w:t xml:space="preserve">בבגד</w:t>
        </w:r>
      </w:ins>
      <w:del w:id="97026" w:author="קלוד" w:date="2026-10-11T13:11:34Z">
        <w:r w:rsidRPr="006F178A">
          <w:rPr>
            <w:rtl/>
          </w:rPr>
          <w:delText xml:space="preserve">ולא</w:delText>
        </w:r>
      </w:del>
      <w:r w:rsidRPr="006F178A">
        <w:rPr>
          <w:rtl/>
        </w:rPr>
        <w:t xml:space="preserve"> </w:t>
      </w:r>
      <w:ins w:id="97023" w:author="קלוד" w:date="2026-10-11T13:11:34Z">
        <w:r>
          <w:rPr>
            <w:rtl/>
          </w:rPr>
          <w:t xml:space="preserve">ואינו ניתק.</w:t>
        </w:r>
      </w:ins>
      <w:del w:id="97024" w:author="קלוד" w:date="2026-10-11T13:11:34Z">
        <w:r w:rsidRPr="006F178A">
          <w:rPr>
            <w:rtl/>
          </w:rPr>
          <w:delText xml:space="preserve">מפסיק</w:delText>
        </w:r>
      </w:del>
    </w:p>
    <w:p w:rsidR="00E9703F" w:rsidRDefault="00E9703F" w:rsidP="00E9703F">
      <w:pPr>
        <w:rPr>
          <w:rtl/>
        </w:rPr>
      </w:pPr>
      <w:r w:rsidRPr="006F178A">
        <w:rPr>
          <w:rtl/>
        </w:rPr>
        <w:t xml:space="preserve">[ומקבלים טומאה דתכשיט הוא עבורו בלית </w:t>
      </w:r>
      <w:ins w:id="92759" w:author="מנוע מכני" w:date="2026-10-11T12:04:39Z">
        <w:r>
          <w:rPr>
            <w:rtl/>
          </w:rPr>
          <w:t xml:space="preserve">לו</w:t>
        </w:r>
      </w:ins>
      <w:del w:id="92760" w:author="מנוע מכני" w:date="2026-10-11T12:04:39Z">
        <w:r w:rsidRPr="006F178A">
          <w:rPr>
            <w:rtl/>
          </w:rPr>
          <w:delText xml:space="preserve">ליה</w:delText>
        </w:r>
      </w:del>
      <w:r w:rsidRPr="006F178A">
        <w:rPr>
          <w:rtl/>
        </w:rPr>
        <w:t xml:space="preserve"> ענבל]</w:t>
      </w:r>
    </w:p>
    <w:p w:rsidR="00E9703F" w:rsidRPr="006F178A" w:rsidRDefault="00E9703F" w:rsidP="00E9703F">
      <w:pPr>
        <w:rPr>
          <w:rtl/>
        </w:rPr>
      </w:pPr>
      <w:r w:rsidRPr="006F178A">
        <w:rPr>
          <w:rtl/>
        </w:rPr>
        <w:t xml:space="preserve">• זוג שבצוואר בהמה </w:t>
      </w:r>
      <w:r>
        <w:rPr>
          <w:rtl/>
        </w:rPr>
        <w:t>וכו'</w:t>
      </w:r>
      <w:r w:rsidRPr="006F178A">
        <w:rPr>
          <w:rtl/>
        </w:rPr>
        <w:t xml:space="preserve"> </w:t>
      </w:r>
      <w:ins w:id="97041" w:author="קלוד" w:date="2026-10-11T13:11:34Z">
        <w:r>
          <w:rPr>
            <w:rtl/>
          </w:rPr>
          <w:t xml:space="preserve">אינו</w:t>
        </w:r>
      </w:ins>
      <w:del w:id="97042" w:author="קלוד" w:date="2026-10-11T13:11:34Z">
        <w:r w:rsidRPr="006F178A">
          <w:rPr>
            <w:rtl/>
          </w:rPr>
          <w:delText xml:space="preserve">אין</w:delText>
        </w:r>
      </w:del>
      <w:r w:rsidRPr="006F178A">
        <w:rPr>
          <w:rtl/>
        </w:rPr>
        <w:t xml:space="preserve"> מקבל טומאה </w:t>
      </w:r>
      <w:ins w:id="97039" w:author="קלוד" w:date="2026-10-11T13:11:34Z">
        <w:r>
          <w:rPr>
            <w:rtl/>
          </w:rPr>
          <w:t xml:space="preserve">-</w:t>
        </w:r>
      </w:ins>
      <w:del w:id="97040" w:author="קלוד" w:date="2026-10-11T13:11:34Z">
        <w:r w:rsidRPr="006F178A">
          <w:rPr>
            <w:rtl/>
          </w:rPr>
          <w:delText xml:space="preserve">מיירי</w:delText>
        </w:r>
      </w:del>
      <w:r w:rsidRPr="006F178A">
        <w:rPr>
          <w:rtl/>
        </w:rPr>
        <w:t xml:space="preserve"> </w:t>
      </w:r>
      <w:ins w:id="97037" w:author="קלוד" w:date="2026-10-11T13:11:34Z">
        <w:r>
          <w:rPr>
            <w:rtl/>
          </w:rPr>
          <w:t xml:space="preserve">מדובר כשאין</w:t>
        </w:r>
      </w:ins>
      <w:del w:id="97038" w:author="קלוד" w:date="2026-10-11T13:11:34Z">
        <w:r w:rsidRPr="006F178A">
          <w:rPr>
            <w:rtl/>
          </w:rPr>
          <w:delText xml:space="preserve">בלית</w:delText>
        </w:r>
      </w:del>
      <w:r w:rsidRPr="006F178A">
        <w:rPr>
          <w:rtl/>
        </w:rPr>
        <w:t xml:space="preserve"> </w:t>
      </w:r>
      <w:ins w:id="92761" w:author="מנוע מכני" w:date="2026-10-11T12:04:39Z">
        <w:r>
          <w:rPr>
            <w:rtl/>
          </w:rPr>
          <w:t xml:space="preserve">לו</w:t>
        </w:r>
      </w:ins>
      <w:del w:id="92762" w:author="מנוע מכני" w:date="2026-10-11T12:04:39Z">
        <w:r w:rsidRPr="006F178A">
          <w:rPr>
            <w:rtl/>
          </w:rPr>
          <w:delText xml:space="preserve">ליה</w:delText>
        </w:r>
      </w:del>
      <w:r w:rsidRPr="006F178A">
        <w:rPr>
          <w:rtl/>
        </w:rPr>
        <w:t xml:space="preserve"> ענבל.</w:t>
      </w:r>
    </w:p>
    <w:p w:rsidR="00E9703F" w:rsidRPr="006F178A" w:rsidRDefault="00E9703F" w:rsidP="00E9703F">
      <w:pPr>
        <w:rPr>
          <w:rtl/>
        </w:rPr>
      </w:pPr>
      <w:r w:rsidRPr="006F178A">
        <w:rPr>
          <w:rtl/>
        </w:rPr>
        <w:t xml:space="preserve">• </w:t>
      </w:r>
      <w:r w:rsidRPr="006F178A">
        <w:rPr>
          <w:rFonts w:hint="cs"/>
          <w:rtl/>
        </w:rPr>
        <w:t xml:space="preserve">זוג של בהמה </w:t>
      </w:r>
      <w:ins w:id="97063" w:author="קלוד" w:date="2026-10-11T13:11:34Z">
        <w:r>
          <w:rPr>
            <w:rFonts w:hint="cs"/>
            <w:rtl/>
          </w:rPr>
          <w:t xml:space="preserve">טמאה,</w:t>
        </w:r>
      </w:ins>
      <w:del w:id="97064" w:author="קלוד" w:date="2026-10-11T13:11:34Z">
        <w:r w:rsidRPr="006F178A">
          <w:rPr>
            <w:rFonts w:hint="cs"/>
            <w:rtl/>
          </w:rPr>
          <w:delText xml:space="preserve">טמאה</w:delText>
        </w:r>
      </w:del>
      <w:r w:rsidRPr="006F178A">
        <w:rPr>
          <w:rFonts w:hint="cs"/>
          <w:rtl/>
        </w:rPr>
        <w:t xml:space="preserve"> ושל דלת </w:t>
      </w:r>
      <w:ins w:id="97061" w:author="קלוד" w:date="2026-10-11T13:11:34Z">
        <w:r>
          <w:rPr>
            <w:rFonts w:hint="cs"/>
            <w:rtl/>
          </w:rPr>
          <w:t xml:space="preserve">טהורה,</w:t>
        </w:r>
      </w:ins>
      <w:del w:id="97062" w:author="קלוד" w:date="2026-10-11T13:11:34Z">
        <w:r w:rsidRPr="006F178A">
          <w:rPr>
            <w:rFonts w:hint="cs"/>
            <w:rtl/>
          </w:rPr>
          <w:delText xml:space="preserve">טהורה</w:delText>
        </w:r>
      </w:del>
      <w:r w:rsidRPr="006F178A">
        <w:rPr>
          <w:rFonts w:hint="cs"/>
          <w:rtl/>
        </w:rPr>
        <w:t xml:space="preserve"> ושל דלת ועשאו לבהמה טמאה </w:t>
      </w:r>
      <w:ins w:id="97059" w:author="קלוד" w:date="2026-10-11T13:11:34Z">
        <w:r>
          <w:rPr>
            <w:rFonts w:hint="cs"/>
            <w:rtl/>
          </w:rPr>
          <w:t xml:space="preserve">וכו',</w:t>
        </w:r>
      </w:ins>
      <w:del w:id="97060" w:author="קלוד" w:date="2026-10-11T13:11:34Z">
        <w:r>
          <w:rPr>
            <w:rFonts w:hint="cs"/>
            <w:rtl/>
          </w:rPr>
          <w:delText xml:space="preserve">וכו</w:delText>
        </w:r>
        <w:r>
          <w:rPr>
            <w:rtl/>
          </w:rPr>
          <w:delText xml:space="preserve">'</w:delText>
        </w:r>
      </w:del>
      <w:r w:rsidRPr="006F178A">
        <w:rPr>
          <w:rFonts w:hint="cs"/>
          <w:rtl/>
        </w:rPr>
        <w:t xml:space="preserve"> </w:t>
      </w:r>
      <w:ins w:id="97057" w:author="קלוד" w:date="2026-10-11T13:11:34Z">
        <w:r>
          <w:rPr>
            <w:rFonts w:hint="cs"/>
            <w:rtl/>
          </w:rPr>
          <w:t xml:space="preserve">טמא,</w:t>
        </w:r>
      </w:ins>
      <w:del w:id="97058" w:author="קלוד" w:date="2026-10-11T13:11:34Z">
        <w:r w:rsidRPr="006F178A">
          <w:rPr>
            <w:rFonts w:hint="cs"/>
            <w:rtl/>
          </w:rPr>
          <w:delText xml:space="preserve">טמא</w:delText>
        </w:r>
      </w:del>
      <w:r w:rsidRPr="006F178A">
        <w:rPr>
          <w:rFonts w:hint="cs"/>
          <w:rtl/>
        </w:rPr>
        <w:t xml:space="preserve"> שכל הכלים יורדין לידי טומאתן במחשבה ואין עולין </w:t>
      </w:r>
      <w:ins w:id="92763" w:author="מנוע מכני" w:date="2026-10-11T12:04:39Z">
        <w:ins w:id="97055" w:author="קלוד" w:date="2026-10-11T13:11:34Z">
          <w:r>
            <w:rPr>
              <w:rFonts w:hint="cs"/>
              <w:rtl/>
            </w:rPr>
            <w:t xml:space="preserve">מידי</w:t>
          </w:r>
        </w:ins>
        <w:del w:id="97056" w:author="קלוד" w:date="2026-10-11T13:11:34Z">
          <w:r>
            <w:rPr>
              <w:rFonts w:hint="cs"/>
              <w:rtl/>
            </w:rPr>
            <w:delText xml:space="preserve">כלום</w:delText>
          </w:r>
        </w:del>
      </w:ins>
      <w:del w:id="92764" w:author="מנוע מכני" w:date="2026-10-11T12:04:39Z">
        <w:r w:rsidRPr="006F178A">
          <w:rPr>
            <w:rFonts w:hint="cs"/>
            <w:rtl/>
          </w:rPr>
          <w:delText xml:space="preserve">מידי</w:delText>
        </w:r>
      </w:del>
      <w:r w:rsidRPr="006F178A">
        <w:rPr>
          <w:rFonts w:hint="cs"/>
          <w:rtl/>
        </w:rPr>
        <w:t xml:space="preserve"> טומאתן אלא בשינוי </w:t>
      </w:r>
      <w:ins w:id="97053" w:author="קלוד" w:date="2026-10-11T13:11:34Z">
        <w:r>
          <w:rPr>
            <w:rFonts w:hint="cs"/>
            <w:rtl/>
          </w:rPr>
          <w:t xml:space="preserve">מעשה.</w:t>
        </w:r>
      </w:ins>
      <w:del w:id="97054" w:author="קלוד" w:date="2026-10-11T13:11:34Z">
        <w:r w:rsidRPr="006F178A">
          <w:rPr>
            <w:rFonts w:hint="cs"/>
            <w:rtl/>
          </w:rPr>
          <w:delText xml:space="preserve">מעשה"</w:delText>
        </w:r>
      </w:del>
      <w:r>
        <w:rPr>
          <w:rFonts w:hint="cs"/>
          <w:rtl/>
        </w:rPr>
        <w:t xml:space="preserve"> </w:t>
      </w:r>
      <w:ins w:id="97051" w:author="קלוד" w:date="2026-10-11T13:11:34Z">
        <w:r>
          <w:rPr>
            <w:rFonts w:hint="cs"/>
            <w:rtl/>
          </w:rPr>
          <w:t xml:space="preserve">ומה</w:t>
        </w:r>
      </w:ins>
      <w:del w:id="97052" w:author="קלוד" w:date="2026-10-11T13:11:34Z">
        <w:r w:rsidRPr="006F178A">
          <w:rPr>
            <w:rFonts w:hint="cs"/>
            <w:rtl/>
          </w:rPr>
          <w:delText xml:space="preserve">הך</w:delText>
        </w:r>
      </w:del>
      <w:r w:rsidRPr="006F178A">
        <w:rPr>
          <w:rFonts w:hint="cs"/>
          <w:rtl/>
        </w:rPr>
        <w:t xml:space="preserve"> </w:t>
      </w:r>
      <w:ins w:id="97049" w:author="קלוד" w:date="2026-10-11T13:11:34Z">
        <w:r>
          <w:rPr>
            <w:rFonts w:hint="cs"/>
            <w:rtl/>
          </w:rPr>
          <w:t xml:space="preserve">שטמאים</w:t>
        </w:r>
      </w:ins>
      <w:del w:id="97050" w:author="קלוד" w:date="2026-10-11T13:11:34Z">
        <w:r w:rsidRPr="006F178A">
          <w:rPr>
            <w:rFonts w:hint="cs"/>
            <w:rtl/>
          </w:rPr>
          <w:delText xml:space="preserve">דטמאים</w:delText>
        </w:r>
      </w:del>
      <w:r w:rsidRPr="006F178A">
        <w:rPr>
          <w:rFonts w:hint="cs"/>
          <w:rtl/>
        </w:rPr>
        <w:t xml:space="preserve"> </w:t>
      </w:r>
      <w:ins w:id="97047" w:author="קלוד" w:date="2026-10-11T13:11:34Z">
        <w:r>
          <w:rPr>
            <w:rFonts w:hint="cs"/>
            <w:rtl/>
          </w:rPr>
          <w:t xml:space="preserve">-</w:t>
        </w:r>
      </w:ins>
      <w:del w:id="97048" w:author="קלוד" w:date="2026-10-11T13:11:34Z">
        <w:r w:rsidRPr="006F178A">
          <w:rPr>
            <w:rFonts w:hint="cs"/>
            <w:rtl/>
          </w:rPr>
          <w:delText xml:space="preserve">משום</w:delText>
        </w:r>
      </w:del>
      <w:r w:rsidRPr="006F178A">
        <w:rPr>
          <w:rFonts w:hint="cs"/>
          <w:rtl/>
        </w:rPr>
        <w:t xml:space="preserve"> </w:t>
      </w:r>
      <w:ins w:id="97045" w:author="קלוד" w:date="2026-10-11T13:11:34Z">
        <w:r>
          <w:rPr>
            <w:rFonts w:hint="cs"/>
            <w:rtl/>
          </w:rPr>
          <w:t xml:space="preserve">מפני</w:t>
        </w:r>
      </w:ins>
      <w:del w:id="97046" w:author="קלוד" w:date="2026-10-11T13:11:34Z">
        <w:r w:rsidRPr="006F178A">
          <w:rPr>
            <w:rFonts w:hint="cs"/>
            <w:rtl/>
          </w:rPr>
          <w:delText xml:space="preserve">דמיירי</w:delText>
        </w:r>
      </w:del>
      <w:r w:rsidRPr="006F178A">
        <w:rPr>
          <w:rFonts w:hint="cs"/>
          <w:rtl/>
        </w:rPr>
        <w:t xml:space="preserve"> </w:t>
      </w:r>
      <w:ins w:id="97043" w:author="קלוד" w:date="2026-10-11T13:11:34Z">
        <w:r>
          <w:rPr>
            <w:rFonts w:hint="cs"/>
            <w:rtl/>
          </w:rPr>
          <w:t xml:space="preserve">שמדובר כשיש</w:t>
        </w:r>
      </w:ins>
      <w:del w:id="97044" w:author="קלוד" w:date="2026-10-11T13:11:34Z">
        <w:r w:rsidRPr="006F178A">
          <w:rPr>
            <w:rFonts w:hint="cs"/>
            <w:rtl/>
          </w:rPr>
          <w:delText xml:space="preserve">ב</w:delText>
        </w:r>
        <w:r w:rsidRPr="006F178A">
          <w:rPr>
            <w:rtl/>
          </w:rPr>
          <w:delText xml:space="preserve">אית</w:delText>
        </w:r>
      </w:del>
      <w:r w:rsidRPr="006F178A">
        <w:rPr>
          <w:rtl/>
        </w:rPr>
        <w:t xml:space="preserve"> </w:t>
      </w:r>
      <w:ins w:id="92765" w:author="מנוע מכני" w:date="2026-10-11T12:04:39Z">
        <w:r>
          <w:rPr>
            <w:rtl/>
          </w:rPr>
          <w:t xml:space="preserve">לו</w:t>
        </w:r>
      </w:ins>
      <w:del w:id="92766" w:author="מנוע מכני" w:date="2026-10-11T12:04:39Z">
        <w:r w:rsidRPr="006F178A">
          <w:rPr>
            <w:rtl/>
          </w:rPr>
          <w:delText xml:space="preserve">ליה</w:delText>
        </w:r>
      </w:del>
      <w:r w:rsidRPr="006F178A">
        <w:rPr>
          <w:rtl/>
        </w:rPr>
        <w:t xml:space="preserve"> עינבל.</w:t>
      </w:r>
    </w:p>
    <w:p w:rsidR="00E9703F" w:rsidRPr="006F178A" w:rsidRDefault="00E9703F" w:rsidP="00E9703F">
      <w:pPr>
        <w:rPr>
          <w:rtl/>
        </w:rPr>
      </w:pPr>
      <w:r w:rsidRPr="006F178A">
        <w:rPr>
          <w:rtl/>
        </w:rPr>
        <w:t xml:space="preserve">• </w:t>
      </w:r>
      <w:r w:rsidRPr="006F178A">
        <w:rPr>
          <w:rFonts w:hint="cs"/>
          <w:rtl/>
        </w:rPr>
        <w:t xml:space="preserve">משמיע קול </w:t>
      </w:r>
      <w:ins w:id="97073" w:author="קלוד" w:date="2026-10-11T13:11:34Z">
        <w:r>
          <w:rPr>
            <w:rFonts w:hint="cs"/>
            <w:rtl/>
          </w:rPr>
          <w:t xml:space="preserve">בכלי מתכות</w:t>
        </w:r>
      </w:ins>
      <w:del w:id="97074" w:author="קלוד" w:date="2026-10-11T13:11:34Z">
        <w:r w:rsidRPr="006F178A">
          <w:rPr>
            <w:rFonts w:hint="cs"/>
            <w:rtl/>
          </w:rPr>
          <w:delText xml:space="preserve">במתכות</w:delText>
        </w:r>
      </w:del>
      <w:r w:rsidRPr="006F178A">
        <w:rPr>
          <w:rFonts w:hint="cs"/>
          <w:rtl/>
        </w:rPr>
        <w:t xml:space="preserve"> - </w:t>
      </w:r>
      <w:ins w:id="97071" w:author="קלוד" w:date="2026-10-11T13:11:34Z">
        <w:r>
          <w:rPr>
            <w:rtl/>
          </w:rPr>
          <w:t xml:space="preserve">טמא,</w:t>
        </w:r>
      </w:ins>
      <w:del w:id="97072" w:author="קלוד" w:date="2026-10-11T13:11:34Z">
        <w:r w:rsidRPr="006F178A">
          <w:rPr>
            <w:rtl/>
          </w:rPr>
          <w:delText xml:space="preserve">טמא</w:delText>
        </w:r>
      </w:del>
      <w:r w:rsidRPr="006F178A">
        <w:rPr>
          <w:rtl/>
        </w:rPr>
        <w:t xml:space="preserve"> </w:t>
      </w:r>
      <w:ins w:id="97069" w:author="קלוד" w:date="2026-10-11T13:11:34Z">
        <w:r>
          <w:rPr>
            <w:rStyle w:val="afffffe"/>
            <w:rtl/>
          </w:rPr>
          <w:t xml:space="preserve">שנאמר</w:t>
        </w:r>
        <w:r>
          <w:rPr>
            <w:rtl/>
          </w:rPr>
          <w:t xml:space="preserve"> 'כל</w:t>
        </w:r>
      </w:ins>
      <w:del w:id="97070" w:author="קלוד" w:date="2026-10-11T13:11:34Z">
        <w:r w:rsidRPr="006F178A">
          <w:rPr>
            <w:rtl/>
          </w:rPr>
          <w:delText xml:space="preserve">כל</w:delText>
        </w:r>
      </w:del>
      <w:r w:rsidRPr="006F178A">
        <w:rPr>
          <w:rtl/>
        </w:rPr>
        <w:t xml:space="preserve"> דבר אשר </w:t>
      </w:r>
      <w:ins w:id="97067" w:author="קלוד" w:date="2026-10-11T13:11:34Z">
        <w:r>
          <w:rPr>
            <w:rtl/>
          </w:rPr>
          <w:t xml:space="preserve">יבא</w:t>
        </w:r>
      </w:ins>
      <w:del w:id="97068" w:author="קלוד" w:date="2026-10-11T13:11:34Z">
        <w:r w:rsidRPr="006F178A">
          <w:rPr>
            <w:rtl/>
          </w:rPr>
          <w:delText xml:space="preserve">יעבירו</w:delText>
        </w:r>
      </w:del>
      <w:r w:rsidRPr="006F178A">
        <w:rPr>
          <w:rtl/>
        </w:rPr>
        <w:t xml:space="preserve"> באש תעבירו </w:t>
      </w:r>
      <w:ins w:id="97065" w:author="קלוד" w:date="2026-10-11T13:11:34Z">
        <w:r>
          <w:rPr>
            <w:rtl/>
          </w:rPr>
          <w:t xml:space="preserve">באש' -</w:t>
        </w:r>
      </w:ins>
      <w:del w:id="97066" w:author="קלוד" w:date="2026-10-11T13:11:34Z">
        <w:r w:rsidRPr="006F178A">
          <w:rPr>
            <w:rtl/>
          </w:rPr>
          <w:delText xml:space="preserve">באש</w:delText>
        </w:r>
      </w:del>
      <w:r w:rsidRPr="006F178A">
        <w:rPr>
          <w:rtl/>
        </w:rPr>
        <w:t xml:space="preserve"> </w:t>
      </w:r>
      <w:r>
        <w:rPr>
          <w:rtl/>
        </w:rPr>
        <w:t>אפי'</w:t>
      </w:r>
      <w:r w:rsidRPr="006F178A">
        <w:rPr>
          <w:rtl/>
        </w:rPr>
        <w:t xml:space="preserve"> דיבור.</w:t>
      </w:r>
    </w:p>
    <w:p>
      <w:pPr>
        <w:pStyle w:val="afffff8"/>
        <w:rPr>
          <w:ins w:id="90899" w:author="קלוד" w:date="2026-10-11T12:33:55Z"/>
        </w:rPr>
      </w:pPr>
      <w:ins w:id="90900" w:author="קלוד" w:date="2026-10-11T12:33:55Z">
        <w:r>
          <w:rPr>
            <w:color w:val="7B3F00"/>
          </w:rPr>
          <w:t xml:space="preserve">זגין לכלים - טומאה ביש להם עינבל</w:t>
        </w:r>
      </w:ins>
    </w:p>
    <w:p w:rsidR="00E9703F" w:rsidRDefault="00E9703F" w:rsidP="00E9703F">
      <w:pPr>
        <w:rPr>
          <w:rtl/>
        </w:rPr>
      </w:pPr>
      <w:r w:rsidRPr="006F178A">
        <w:rPr>
          <w:rtl/>
        </w:rPr>
        <w:t>• עושה זגין למכתשת ולעריסה ולמטפחות ספרים ולמטפחות תינוקות</w:t>
      </w:r>
    </w:p>
    <w:p w:rsidR="00E9703F" w:rsidRPr="006F178A" w:rsidRDefault="00E9703F" w:rsidP="00E9703F">
      <w:pPr>
        <w:rPr>
          <w:rtl/>
        </w:rPr>
      </w:pPr>
      <w:ins w:id="94679" w:author="מנוע מכני" w:date="2026-10-11T12:04:39Z">
        <w:r>
          <w:rPr>
            <w:rFonts w:hint="cs"/>
            <w:rtl/>
          </w:rPr>
          <w:t xml:space="preserve">אם </w:t>
        </w:r>
      </w:ins>
      <w:del w:id="94680" w:author="מנוע מכני" w:date="2026-10-11T12:04:39Z">
        <w:r w:rsidRPr="006F178A">
          <w:rPr>
            <w:rFonts w:hint="cs"/>
            <w:rtl/>
          </w:rPr>
          <w:delText xml:space="preserve">אי </w:delText>
        </w:r>
      </w:del>
      <w:r w:rsidRPr="006F178A">
        <w:rPr>
          <w:rtl/>
        </w:rPr>
        <w:t xml:space="preserve">יש להם עינבל טמאין. </w:t>
      </w:r>
      <w:ins w:id="94681" w:author="מנוע מכני" w:date="2026-10-11T12:04:39Z">
        <w:r>
          <w:rPr>
            <w:rFonts w:hint="cs"/>
            <w:rtl/>
          </w:rPr>
          <w:t xml:space="preserve">ואם </w:t>
        </w:r>
      </w:ins>
      <w:del w:id="94682" w:author="מנוע מכני" w:date="2026-10-11T12:04:39Z">
        <w:r w:rsidRPr="006F178A">
          <w:rPr>
            <w:rFonts w:hint="cs"/>
            <w:rtl/>
          </w:rPr>
          <w:delText xml:space="preserve">ואי </w:delText>
        </w:r>
      </w:del>
      <w:r w:rsidRPr="006F178A">
        <w:rPr>
          <w:rFonts w:hint="cs"/>
          <w:rtl/>
        </w:rPr>
        <w:t xml:space="preserve">אי</w:t>
      </w:r>
      <w:r w:rsidRPr="006F178A">
        <w:rPr>
          <w:rtl/>
        </w:rPr>
        <w:t>ן להן טהורין.</w:t>
      </w:r>
    </w:p>
    <w:p w:rsidR="00E9703F" w:rsidRDefault="00E9703F" w:rsidP="00E9703F">
      <w:pPr>
        <w:rPr>
          <w:rtl/>
        </w:rPr>
      </w:pPr>
      <w:r w:rsidRPr="006F178A">
        <w:rPr>
          <w:rtl/>
        </w:rPr>
        <w:t>ניטלו מהן עדיין טומאתן עליהן [</w:t>
      </w:r>
      <w:r>
        <w:rPr>
          <w:rtl/>
        </w:rPr>
        <w:t>אפי'</w:t>
      </w:r>
      <w:r w:rsidRPr="006F178A">
        <w:rPr>
          <w:rtl/>
        </w:rPr>
        <w:t xml:space="preserve"> אם </w:t>
      </w:r>
      <w:r w:rsidRPr="006F178A">
        <w:rPr>
          <w:rtl/>
        </w:rPr>
        <w:t xml:space="preserve">לא</w:t>
      </w:r>
      <w:r w:rsidRPr="006F178A">
        <w:rPr>
          <w:rtl/>
        </w:rPr>
        <w:t xml:space="preserve"> נטמאו דנגמרה מלאכתן]</w:t>
      </w:r>
    </w:p>
    <w:p w:rsidR="00E9703F" w:rsidRPr="009757B9" w:rsidRDefault="00E9703F" w:rsidP="00E9703F">
      <w:pPr>
        <w:rPr>
          <w:rFonts w:cs="Guttman Vilna"/>
          <w:b/>
          <w:bCs/>
          <w:rtl/>
        </w:rPr>
      </w:pPr>
      <w:r w:rsidRPr="006F178A">
        <w:rPr>
          <w:rtl/>
        </w:rPr>
        <w:t xml:space="preserve">[</w:t>
      </w:r>
      <w:r w:rsidRPr="006F178A">
        <w:rPr>
          <w:rtl/>
        </w:rPr>
        <w:t xml:space="preserve">וה"מ</w:t>
      </w:r>
      <w:r w:rsidRPr="006F178A">
        <w:rPr>
          <w:rtl/>
        </w:rPr>
        <w:t xml:space="preserve"> בתינוק דלקלא </w:t>
      </w:r>
      <w:ins w:id="95567" w:author="מנוע מכני" w:date="2026-10-11T12:04:39Z">
        <w:r>
          <w:rPr>
            <w:rtl/>
          </w:rPr>
          <w:t xml:space="preserve">עשה</w:t>
        </w:r>
      </w:ins>
      <w:del w:id="95568" w:author="מנוע מכני" w:date="2026-10-11T12:04:39Z">
        <w:r w:rsidRPr="006F178A">
          <w:rPr>
            <w:rtl/>
          </w:rPr>
          <w:delText xml:space="preserve">עביד</w:delText>
        </w:r>
      </w:del>
      <w:r w:rsidRPr="006F178A">
        <w:rPr>
          <w:rFonts w:hint="cs"/>
          <w:rtl/>
        </w:rPr>
        <w:t>,</w:t>
      </w:r>
      <w:r w:rsidRPr="006F178A">
        <w:rPr>
          <w:rtl/>
        </w:rPr>
        <w:t xml:space="preserve"> לכן טמא דווקא ביש ענבל </w:t>
      </w:r>
      <w:r w:rsidRPr="006F178A">
        <w:rPr>
          <w:rtl/>
        </w:rPr>
        <w:t xml:space="preserve">משא"כ</w:t>
      </w:r>
      <w:r w:rsidRPr="006F178A">
        <w:rPr>
          <w:rtl/>
        </w:rPr>
        <w:t xml:space="preserve"> לגד</w:t>
      </w:r>
      <w:ins w:id="90063" w:author="מנוע מכני" w:date="2026-10-11T12:04:39Z">
        <w:r>
          <w:rPr>
            <w:rtl/>
          </w:rPr>
          <w:t xml:space="preserve">ו, ל</w:t>
        </w:r>
      </w:ins>
      <w:del w:id="90064" w:author="מנוע מכני" w:date="2026-10-11T12:04:39Z">
        <w:r w:rsidRPr="006F178A">
          <w:rPr>
            <w:rtl/>
          </w:rPr>
          <w:delText xml:space="preserve">ו</w:delText>
        </w:r>
        <w:r w:rsidRPr="006F178A">
          <w:rPr>
            <w:rFonts w:hint="cs"/>
            <w:rtl/>
          </w:rPr>
          <w:delText xml:space="preserve">,</w:delText>
        </w:r>
        <w:r w:rsidRPr="006F178A">
          <w:rPr>
            <w:rtl/>
          </w:rPr>
          <w:delText xml:space="preserve">ל</w:delText>
        </w:r>
      </w:del>
      <w:r w:rsidRPr="006F178A">
        <w:rPr>
          <w:rtl/>
        </w:rPr>
        <w:t xml:space="preserve"> </w:t>
      </w:r>
      <w:r>
        <w:rPr>
          <w:rtl/>
        </w:rPr>
        <w:t>אפי'</w:t>
      </w:r>
      <w:r w:rsidRPr="006F178A">
        <w:rPr>
          <w:rtl/>
        </w:rPr>
        <w:t xml:space="preserve"> בעוד </w:t>
      </w:r>
      <w:r w:rsidRPr="006F178A">
        <w:rPr>
          <w:rtl/>
        </w:rPr>
        <w:t xml:space="preserve">לא</w:t>
      </w:r>
      <w:r w:rsidRPr="006F178A">
        <w:rPr>
          <w:rtl/>
        </w:rPr>
        <w:t xml:space="preserve"> עשו ענבל טמא דנגמרה מלאכתו עבורו דתכשיט הוא.</w:t>
      </w:r>
    </w:p>
    <w:p w:rsidR="00E9703F" w:rsidRPr="006F178A" w:rsidRDefault="00E9703F" w:rsidP="00E9703F">
      <w:pPr>
        <w:rPr>
          <w:rtl/>
        </w:rPr>
      </w:pPr>
      <w:r w:rsidRPr="006F178A">
        <w:rPr>
          <w:rtl/>
        </w:rPr>
        <w:t>• נטלו עינבליהן עדיין טומאתן עליהן</w:t>
      </w:r>
      <w:r w:rsidRPr="006F178A">
        <w:rPr>
          <w:rFonts w:hint="cs"/>
          <w:rtl/>
        </w:rPr>
        <w:t>-</w:t>
      </w:r>
      <w:r w:rsidRPr="006F178A">
        <w:rPr>
          <w:rtl/>
        </w:rPr>
        <w:t xml:space="preserve"> </w:t>
      </w:r>
      <w:r w:rsidRPr="006F178A">
        <w:rPr>
          <w:rStyle w:val="2fb"/>
          <w:rFonts w:hint="cs"/>
          <w:rtl/>
        </w:rPr>
        <w:t xml:space="preserve">אביי</w:t>
      </w:r>
      <w:r w:rsidRPr="006F178A">
        <w:rPr>
          <w:rFonts w:hint="cs"/>
          <w:rtl/>
        </w:rPr>
        <w:t xml:space="preserve"> </w:t>
      </w:r>
      <w:r w:rsidRPr="006F178A">
        <w:rPr>
          <w:rtl/>
        </w:rPr>
        <w:t>הואיל וההדיוט יכול להחזירו.</w:t>
      </w:r>
    </w:p>
    <w:p w:rsidR="00E9703F" w:rsidRPr="006F178A" w:rsidRDefault="00E9703F" w:rsidP="00E9703F">
      <w:pPr>
        <w:rPr>
          <w:rtl/>
        </w:rPr>
      </w:pPr>
      <w:r w:rsidRPr="006F178A">
        <w:rPr>
          <w:rStyle w:val="2fb"/>
          <w:rtl/>
        </w:rPr>
        <w:tab/>
        <w:t xml:space="preserve">רבא</w:t>
      </w:r>
      <w:r w:rsidRPr="006F178A">
        <w:rPr>
          <w:rtl/>
        </w:rPr>
        <w:tab/>
        <w:t xml:space="preserve"> הואיל וראוי להקישו </w:t>
      </w:r>
      <w:r w:rsidRPr="006F178A">
        <w:rPr>
          <w:rtl/>
        </w:rPr>
        <w:tab/>
        <w:t xml:space="preserve">ע"ג</w:t>
      </w:r>
      <w:r w:rsidRPr="006F178A">
        <w:rPr>
          <w:rtl/>
        </w:rPr>
        <w:tab/>
        <w:t xml:space="preserve"> חרס.</w:t>
      </w:r>
    </w:p>
    <w:p w:rsidR="00E9703F" w:rsidRPr="006F178A" w:rsidRDefault="00E9703F" w:rsidP="00E9703F">
      <w:pPr>
        <w:rPr>
          <w:rtl/>
        </w:rPr>
      </w:pPr>
      <w:r w:rsidRPr="006F178A">
        <w:rPr>
          <w:rStyle w:val="2fb"/>
          <w:rtl/>
        </w:rPr>
        <w:tab/>
        <w:t xml:space="preserve">רי"ו</w:t>
      </w:r>
      <w:r w:rsidRPr="006F178A">
        <w:rPr>
          <w:rtl/>
        </w:rPr>
        <w:tab/>
        <w:t xml:space="preserve"> הואיל וראוי לגמע בו מים לתינוק.</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נט.</w:t>
      </w:r>
    </w:p>
    <w:p>
      <w:pPr>
        <w:pStyle w:val="afffff8"/>
        <w:rPr>
          <w:ins w:id="90897" w:author="קלוד" w:date="2026-10-11T12:33:55Z"/>
        </w:rPr>
      </w:pPr>
      <w:ins w:id="90898" w:author="קלוד" w:date="2026-10-11T12:33:55Z">
        <w:r>
          <w:rPr>
            <w:color w:val="7B3F00"/>
          </w:rPr>
          <w:t xml:space="preserve">כלי המיוחד לישיבה - טומאת מדרס</w:t>
        </w:r>
      </w:ins>
    </w:p>
    <w:p w:rsidR="00E9703F" w:rsidRPr="006061D7" w:rsidRDefault="00E9703F" w:rsidP="00E9703F">
      <w:pPr>
        <w:rPr>
          <w:rtl/>
        </w:rPr>
      </w:pPr>
      <w:r w:rsidRPr="006061D7">
        <w:rPr>
          <w:rtl/>
        </w:rPr>
        <w:t xml:space="preserve">כל כלי אשר ישב </w:t>
      </w:r>
      <w:ins w:id="97079" w:author="קלוד" w:date="2026-10-11T13:11:34Z">
        <w:r>
          <w:rPr>
            <w:rtl/>
          </w:rPr>
          <w:t xml:space="preserve">עליו:</w:t>
        </w:r>
      </w:ins>
      <w:del w:id="97080" w:author="קלוד" w:date="2026-10-11T13:11:34Z">
        <w:r w:rsidRPr="006061D7">
          <w:rPr>
            <w:rtl/>
          </w:rPr>
          <w:delText xml:space="preserve">עליו</w:delText>
        </w:r>
      </w:del>
      <w:r w:rsidRPr="006061D7">
        <w:rPr>
          <w:rtl/>
        </w:rPr>
        <w:t xml:space="preserve"> יכול כפה סאה או תרקב וישב </w:t>
      </w:r>
      <w:ins w:id="92767" w:author="מנוע מכני" w:date="2026-10-11T12:04:39Z">
        <w:r>
          <w:rPr>
            <w:rtl/>
          </w:rPr>
          <w:t xml:space="preserve">עליו</w:t>
        </w:r>
      </w:ins>
      <w:del w:id="92768" w:author="מנוע מכני" w:date="2026-10-11T12:04:39Z">
        <w:r w:rsidRPr="006061D7">
          <w:rPr>
            <w:rtl/>
          </w:rPr>
          <w:delText xml:space="preserve">עליה</w:delText>
        </w:r>
      </w:del>
      <w:r w:rsidRPr="006061D7">
        <w:rPr>
          <w:rtl/>
        </w:rPr>
        <w:t xml:space="preserve"> יהא </w:t>
      </w:r>
      <w:ins w:id="97077" w:author="קלוד" w:date="2026-10-11T13:11:34Z">
        <w:r>
          <w:rPr>
            <w:rtl/>
          </w:rPr>
          <w:t xml:space="preserve">טמא,</w:t>
        </w:r>
      </w:ins>
      <w:del w:id="97078" w:author="קלוד" w:date="2026-10-11T13:11:34Z">
        <w:r w:rsidRPr="006061D7">
          <w:rPr>
            <w:rtl/>
          </w:rPr>
          <w:delText xml:space="preserve">טמא</w:delText>
        </w:r>
      </w:del>
      <w:r w:rsidRPr="006061D7">
        <w:rPr>
          <w:rtl/>
        </w:rPr>
        <w:t xml:space="preserve"> </w:t>
      </w:r>
      <w:r w:rsidRPr="006061D7">
        <w:rPr>
          <w:rtl/>
        </w:rPr>
        <w:t xml:space="preserve">ת"ל</w:t>
      </w:r>
      <w:r w:rsidRPr="00784B8D">
        <w:rPr>
          <w:rStyle w:val="afffff0"/>
          <w:rtl/>
        </w:rPr>
        <w:t xml:space="preserve"> '</w:t>
      </w:r>
      <w:ins w:id="91021" w:author="Claude - סמנטי" w:date="2026-10-11T12:28:21Z">
        <w:r>
          <w:rPr>
            <w:rStyle w:val="afffff0"/>
            <w:rtl/>
          </w:rPr>
          <w:t xml:space="preserve">אֲשֶׁר יֵשֵׁב עָלָיו</w:t>
        </w:r>
      </w:ins>
      <w:del w:id="91022" w:author="Claude - סמנטי" w:date="2026-10-11T12:28:21Z">
        <w:r w:rsidRPr="00784B8D">
          <w:rPr>
            <w:rStyle w:val="afffff0"/>
            <w:rtl/>
          </w:rPr>
          <w:delText xml:space="preserve">אשר ישב עליו</w:delText>
        </w:r>
      </w:del>
      <w:r w:rsidRPr="00784B8D">
        <w:rPr>
          <w:rStyle w:val="afffff0"/>
          <w:rFonts w:hint="cs"/>
          <w:rtl/>
        </w:rPr>
        <w:t>'</w:t>
      </w:r>
      <w:ins w:id="97075" w:author="קלוד" w:date="2026-10-11T13:11:34Z">
        <w:r>
          <w:rPr>
            <w:rStyle w:val="afffff0"/>
            <w:rtl/>
          </w:rPr>
          <w:t xml:space="preserve"> - </w:t>
        </w:r>
      </w:ins>
      <w:del w:id="97076" w:author="קלוד" w:date="2026-10-11T13:11:34Z">
        <w:r w:rsidRPr="00784B8D">
          <w:rPr>
            <w:rStyle w:val="afffff0"/>
            <w:rtl/>
          </w:rPr>
          <w:delText xml:space="preserve"> </w:delText>
        </w:r>
      </w:del>
      <w:r w:rsidRPr="006061D7">
        <w:rPr>
          <w:rtl/>
        </w:rPr>
        <w:t>היינו מיוחד לישיבה</w:t>
      </w:r>
    </w:p>
    <w:p>
      <w:pPr>
        <w:pStyle w:val="38"/>
        <w:rPr>
          <w:ins w:id="97578" w:author="מנוע מכני" w:date="2026-10-11T12:04:39Z"/>
        </w:rPr>
      </w:pPr>
      <w:r w:rsidRPr="006F178A">
        <w:t>יצא -</w:t>
      </w:r>
      <w:r w:rsidRPr="006F178A">
        <w:tab/>
      </w:r>
      <w:r w:rsidRPr="006F178A">
        <w:tab/>
      </w:r>
      <w:r w:rsidRPr="006F178A">
        <w:t>ל</w:t>
      </w:r>
      <w:r w:rsidRPr="006F178A">
        <w:t>ת"ק</w:t>
      </w:r>
      <w:r w:rsidRPr="006F178A">
        <w:t>:</w:t>
      </w:r>
    </w:p>
    <w:p w:rsidR="00E9703F" w:rsidRPr="006F178A" w:rsidRDefault="00E9703F" w:rsidP="00E9703F">
      <w:pPr>
        <w:rPr>
          <w:rtl/>
        </w:rPr>
      </w:pPr>
      <w:del w:id="97579" w:author="מנוע מכני" w:date="2026-10-11T12:04:39Z">
        <w:r w:rsidRPr="006F178A">
          <w:rPr>
            <w:rFonts w:ascii="Fb Fontext" w:hAnsi="Fb Fontext"/>
            <w:rtl/>
          </w:rPr>
          <w:delText xml:space="preserve"> </w:delText>
        </w:r>
      </w:del>
      <w:r w:rsidRPr="006F178A">
        <w:rPr>
          <w:rFonts w:ascii="Fb Fontext" w:hAnsi="Fb Fontext"/>
          <w:rtl/>
        </w:rPr>
        <w:t xml:space="preserve">זה שאומרים לו עמוד ונעשה מלאכתנו.</w:t>
      </w:r>
    </w:p>
    <w:p>
      <w:pPr>
        <w:pStyle w:val="38"/>
        <w:rPr>
          <w:ins w:id="97580" w:author="מנוע מכני" w:date="2026-10-11T12:04:39Z"/>
        </w:rPr>
      </w:pPr>
      <w:r w:rsidRPr="006F178A">
        <w:tab/>
        <w:t>ר"א</w:t>
      </w:r>
      <w:r w:rsidRPr="006F178A">
        <w:t>:</w:t>
      </w:r>
    </w:p>
    <w:p w:rsidR="00E9703F" w:rsidRPr="009757B9" w:rsidRDefault="00E9703F" w:rsidP="00E9703F">
      <w:pPr>
        <w:rPr>
          <w:rFonts w:cs="Guttman Vilna"/>
          <w:b/>
          <w:bCs/>
          <w:rtl/>
        </w:rPr>
      </w:pPr>
      <w:del w:id="97581" w:author="מנוע מכני" w:date="2026-10-11T12:04:39Z">
        <w:r w:rsidRPr="006F178A">
          <w:rPr>
            <w:rtl/>
          </w:rPr>
          <w:delText xml:space="preserve"> </w:delText>
        </w:r>
      </w:del>
      <w:r w:rsidRPr="006F178A">
        <w:rPr>
          <w:rtl/>
        </w:rPr>
        <w:t xml:space="preserve">במדרסות אומרים עמוד ונעשה מלאכתנו ולא בטמא מת.</w:t>
      </w:r>
    </w:p>
    <w:p>
      <w:pPr>
        <w:pStyle w:val="38"/>
        <w:rPr>
          <w:ins w:id="97582" w:author="מנוע מכני" w:date="2026-10-11T12:04:39Z"/>
        </w:rPr>
      </w:pPr>
      <w:r w:rsidRPr="006F178A">
        <w:tab/>
      </w:r>
      <w:r w:rsidRPr="006F178A">
        <w:tab/>
        <w:t>ר' יוחנן</w:t>
      </w:r>
      <w:r w:rsidRPr="006F178A">
        <w:t>:</w:t>
      </w:r>
    </w:p>
    <w:p w:rsidR="00E9703F" w:rsidRPr="006F178A" w:rsidRDefault="00E9703F" w:rsidP="00E9703F">
      <w:pPr>
        <w:rPr>
          <w:rtl/>
        </w:rPr>
      </w:pPr>
      <w:del w:id="97583"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אף בטמא מת אומרים עמוד ונעשה מלאכתנו.</w:t>
      </w:r>
    </w:p>
    <w:p>
      <w:pPr>
        <w:pStyle w:val="afffff8"/>
        <w:rPr>
          <w:ins w:id="90895" w:author="קלוד" w:date="2026-10-11T12:33:55Z"/>
        </w:rPr>
      </w:pPr>
      <w:ins w:id="90896" w:author="קלוד" w:date="2026-10-11T12:33:55Z">
        <w:r>
          <w:rPr>
            <w:color w:val="7B3F00"/>
          </w:rPr>
          <w:t xml:space="preserve">סנדל מתכת של בהמה - טומאה ושימושו</w:t>
        </w:r>
      </w:ins>
    </w:p>
    <w:p w:rsidR="00E9703F" w:rsidRDefault="00E9703F" w:rsidP="00E9703F">
      <w:pPr>
        <w:rPr>
          <w:rFonts w:ascii="Fb Fontext" w:hAnsi="Fb Fontext"/>
          <w:rtl/>
        </w:rPr>
      </w:pPr>
      <w:r w:rsidRPr="006F178A">
        <w:rPr>
          <w:rFonts w:ascii="Fb Fontext" w:hAnsi="Fb Fontext"/>
          <w:b/>
          <w:bCs/>
          <w:rtl/>
        </w:rPr>
        <w:t>סנדל של בהמה</w:t>
      </w:r>
      <w:r w:rsidRPr="006F178A">
        <w:rPr>
          <w:rFonts w:ascii="Fb Fontext" w:hAnsi="Fb Fontext"/>
          <w:rtl/>
        </w:rPr>
        <w:t xml:space="preserve"> של מתכת </w:t>
      </w:r>
      <w:ins w:id="97083" w:author="קלוד" w:date="2026-10-11T13:11:34Z">
        <w:r>
          <w:rPr>
            <w:rFonts w:ascii="Fb Fontext" w:hAnsi="Fb Fontext"/>
            <w:rtl/>
          </w:rPr>
          <w:t xml:space="preserve">טמא,</w:t>
        </w:r>
      </w:ins>
      <w:del w:id="97084" w:author="קלוד" w:date="2026-10-11T13:11:34Z">
        <w:r w:rsidRPr="006F178A">
          <w:rPr>
            <w:rFonts w:ascii="Fb Fontext" w:hAnsi="Fb Fontext"/>
            <w:rtl/>
          </w:rPr>
          <w:delText xml:space="preserve">טמא</w:delText>
        </w:r>
      </w:del>
      <w:r w:rsidRPr="006F178A">
        <w:rPr>
          <w:rFonts w:ascii="Fb Fontext" w:hAnsi="Fb Fontext" w:hint="cs"/>
          <w:rtl/>
        </w:rPr>
        <w:t xml:space="preserve"> </w:t>
      </w:r>
      <w:ins w:id="97081" w:author="קלוד" w:date="2026-10-11T13:11:34Z">
        <w:r>
          <w:rPr>
            <w:rFonts w:ascii="Fb Fontext" w:hAnsi="Fb Fontext" w:hint="cs"/>
            <w:rtl/>
          </w:rPr>
          <w:t xml:space="preserve">שראוי </w:t>
        </w:r>
        <w:r>
          <w:rPr>
            <w:rStyle w:val="afffffe"/>
            <w:rFonts w:ascii="Fb Fontext" w:hAnsi="Fb Fontext" w:hint="cs"/>
            <w:rtl/>
          </w:rPr>
          <w:t xml:space="preserve">לאדם</w:t>
        </w:r>
        <w:r>
          <w:rPr>
            <w:rFonts w:ascii="Fb Fontext" w:hAnsi="Fb Fontext" w:hint="cs"/>
            <w:rtl/>
          </w:rPr>
          <w:t xml:space="preserve">:</w:t>
        </w:r>
      </w:ins>
      <w:del w:id="97082" w:author="קלוד" w:date="2026-10-11T13:11:34Z">
        <w:r w:rsidRPr="006F178A">
          <w:rPr>
            <w:rFonts w:ascii="Fb Fontext" w:hAnsi="Fb Fontext" w:hint="cs"/>
            <w:rtl/>
          </w:rPr>
          <w:delText xml:space="preserve">דחזי</w:delText>
        </w:r>
      </w:del>
    </w:p>
    <w:p>
      <w:pPr>
        <w:pStyle w:val="38"/>
        <w:rPr>
          <w:ins w:id="97584" w:author="מנוע מכני" w:date="2026-10-11T12:04:39Z"/>
        </w:rPr>
      </w:pPr>
      <w:r w:rsidRPr="006F178A">
        <w:t xml:space="preserve">רב:</w:t>
      </w:r>
    </w:p>
    <w:p w:rsidR="00E9703F" w:rsidRPr="009757B9" w:rsidRDefault="00E9703F" w:rsidP="00E9703F">
      <w:pPr>
        <w:rPr>
          <w:rFonts w:cs="Guttman Vilna"/>
          <w:b/>
          <w:bCs/>
          <w:rtl/>
        </w:rPr>
      </w:pPr>
      <w:del w:id="97585" w:author="מנוע מכני" w:date="2026-10-11T12:04:39Z">
        <w:r w:rsidRPr="006F178A">
          <w:rPr>
            <w:rtl/>
          </w:rPr>
          <w:delText xml:space="preserve"> </w:delText>
        </w:r>
      </w:del>
      <w:ins w:id="97085" w:author="קלוד" w:date="2026-10-11T13:11:34Z">
        <w:r>
          <w:rPr>
            <w:rStyle w:val="afffffe"/>
            <w:rtl/>
          </w:rPr>
          <w:t xml:space="preserve">לשתות בו</w:t>
        </w:r>
        <w:r>
          <w:rPr>
            <w:rtl/>
          </w:rPr>
          <w:t xml:space="preserve"> מים</w:t>
        </w:r>
      </w:ins>
      <w:del w:id="97086" w:author="קלוד" w:date="2026-10-11T13:11:34Z">
        <w:r w:rsidRPr="006F178A">
          <w:rPr>
            <w:rtl/>
          </w:rPr>
          <w:delText xml:space="preserve">מים</w:delText>
        </w:r>
      </w:del>
      <w:r w:rsidRPr="006F178A">
        <w:rPr>
          <w:rtl/>
        </w:rPr>
        <w:t xml:space="preserve"> במלחמה.</w:t>
      </w:r>
    </w:p>
    <w:p>
      <w:pPr>
        <w:pStyle w:val="38"/>
        <w:rPr>
          <w:ins w:id="97586" w:author="מנוע מכני" w:date="2026-10-11T12:04:39Z"/>
        </w:rPr>
      </w:pPr>
      <w:r w:rsidRPr="006F178A">
        <w:t xml:space="preserve">ר' חנינא:</w:t>
      </w:r>
    </w:p>
    <w:p w:rsidR="00E9703F" w:rsidRPr="009757B9" w:rsidRDefault="00E9703F" w:rsidP="00E9703F">
      <w:pPr>
        <w:rPr>
          <w:rFonts w:cs="Guttman Vilna"/>
          <w:b/>
          <w:bCs/>
          <w:rtl/>
        </w:rPr>
      </w:pPr>
      <w:del w:id="97587" w:author="מנוע מכני" w:date="2026-10-11T12:04:39Z">
        <w:r w:rsidRPr="006F178A">
          <w:rPr>
            <w:rtl/>
          </w:rPr>
          <w:delText xml:space="preserve"> </w:delText>
        </w:r>
      </w:del>
      <w:r w:rsidRPr="006F178A">
        <w:rPr>
          <w:rtl/>
        </w:rPr>
        <w:t xml:space="preserve">לסוך בו שמן במלחמה.</w:t>
      </w:r>
    </w:p>
    <w:p>
      <w:pPr>
        <w:pStyle w:val="38"/>
        <w:rPr>
          <w:ins w:id="97588" w:author="מנוע מכני" w:date="2026-10-11T12:04:39Z"/>
        </w:rPr>
      </w:pPr>
      <w:r w:rsidRPr="006F178A">
        <w:t xml:space="preserve">ר' יוחנן:</w:t>
      </w:r>
    </w:p>
    <w:p w:rsidR="00E9703F" w:rsidRPr="009757B9" w:rsidRDefault="00E9703F" w:rsidP="00E9703F">
      <w:pPr>
        <w:rPr>
          <w:rFonts w:cs="Guttman Vilna"/>
          <w:b/>
          <w:bCs/>
          <w:rtl/>
        </w:rPr>
      </w:pPr>
      <w:del w:id="97589" w:author="מנוע מכני" w:date="2026-10-11T12:04:39Z">
        <w:r w:rsidRPr="006F178A">
          <w:rPr>
            <w:rtl/>
          </w:rPr>
          <w:delText xml:space="preserve"> </w:delText>
        </w:r>
      </w:del>
      <w:r w:rsidRPr="006F178A">
        <w:rPr>
          <w:rtl/>
        </w:rPr>
        <w:t xml:space="preserve">בשעה שבורח מן הקרב מניחו ברגליו ורץ על קוצין וברקנים.</w:t>
      </w:r>
    </w:p>
    <w:p w:rsidR="00E9703F" w:rsidRPr="009757B9" w:rsidRDefault="00E9703F" w:rsidP="00E9703F">
      <w:pPr>
        <w:rPr>
          <w:rFonts w:cs="Guttman Vilna"/>
          <w:b/>
          <w:bCs/>
          <w:rtl/>
        </w:rPr>
      </w:pPr>
      <w:ins w:id="91167" w:author="מנוע מכני" w:date="2026-10-11T12:04:39Z">
        <w:r>
          <w:rPr>
            <w:rtl/>
          </w:rPr>
          <w:t xml:space="preserve">ויש</w:t>
        </w:r>
      </w:ins>
      <w:del w:id="91168" w:author="מנוע מכני" w:date="2026-10-11T12:04:39Z">
        <w:r w:rsidRPr="006F178A">
          <w:rPr>
            <w:rtl/>
          </w:rPr>
          <w:delText xml:space="preserve">ו</w:delText>
        </w:r>
        <w:r w:rsidRPr="00E1368E">
          <w:rPr>
            <w:b/>
            <w:bCs/>
            <w:rtl/>
          </w:rPr>
          <w:delText xml:space="preserve">איכא</w:delText>
        </w:r>
      </w:del>
      <w:r w:rsidRPr="00E1368E">
        <w:rPr>
          <w:b/>
          <w:bCs/>
          <w:rtl/>
        </w:rPr>
        <w:t xml:space="preserve"> </w:t>
      </w:r>
      <w:ins w:id="90239" w:author="Claude - סמנטי" w:date="2026-10-11T12:28:21Z">
        <w:r>
          <w:rPr>
            <w:b/>
            <w:bCs/>
            <w:rtl/>
          </w:rPr>
          <w:t xml:space="preserve">ביניהם</w:t>
        </w:r>
      </w:ins>
      <w:del w:id="90240" w:author="Claude - סמנטי" w:date="2026-10-11T12:28:21Z">
        <w:r w:rsidRPr="00E1368E">
          <w:rPr>
            <w:b/>
            <w:bCs/>
            <w:rtl/>
          </w:rPr>
          <w:delText xml:space="preserve">בינייהו</w:delText>
        </w:r>
      </w:del>
      <w:r w:rsidRPr="006F178A">
        <w:rPr>
          <w:rtl/>
        </w:rPr>
        <w:t xml:space="preserve"> בין </w:t>
      </w:r>
      <w:r w:rsidRPr="006F178A">
        <w:rPr>
          <w:rStyle w:val="2fb"/>
          <w:rtl/>
        </w:rPr>
        <w:t xml:space="preserve">רב</w:t>
      </w:r>
      <w:r w:rsidRPr="006F178A">
        <w:rPr>
          <w:rtl/>
        </w:rPr>
        <w:t xml:space="preserve"> </w:t>
      </w:r>
      <w:r w:rsidRPr="006F178A">
        <w:rPr>
          <w:rStyle w:val="2fb"/>
          <w:rtl/>
        </w:rPr>
        <w:t xml:space="preserve">לר"ח</w:t>
      </w:r>
      <w:r w:rsidRPr="006F178A">
        <w:rPr>
          <w:rtl/>
        </w:rPr>
        <w:t xml:space="preserve"> </w:t>
      </w:r>
      <w:ins w:id="97087" w:author="קלוד" w:date="2026-10-11T13:11:34Z">
        <w:r>
          <w:rPr>
            <w:rtl/>
          </w:rPr>
          <w:t xml:space="preserve">כשמאוס.</w:t>
        </w:r>
      </w:ins>
      <w:del w:id="97088" w:author="קלוד" w:date="2026-10-11T13:11:34Z">
        <w:r w:rsidRPr="006F178A">
          <w:rPr>
            <w:rtl/>
          </w:rPr>
          <w:delText xml:space="preserve">דמאיס.</w:delText>
        </w:r>
      </w:del>
    </w:p>
    <w:p w:rsidR="00E9703F" w:rsidRPr="009757B9" w:rsidRDefault="00E9703F" w:rsidP="00E9703F">
      <w:pPr>
        <w:rPr>
          <w:rFonts w:cs="Guttman Vilna"/>
          <w:b/>
          <w:bCs/>
          <w:rtl/>
        </w:rPr>
      </w:pPr>
      <w:r w:rsidRPr="006F178A">
        <w:rPr>
          <w:rtl/>
        </w:rPr>
        <w:tab/>
        <w:t xml:space="preserve">ובין </w:t>
      </w:r>
      <w:ins w:id="90017" w:author="מנוע מכני" w:date="2026-10-11T12:04:39Z">
        <w:r>
          <w:rPr>
            <w:rStyle w:val="2fb"/>
            <w:rtl/>
          </w:rPr>
          <w:t xml:space="preserve">ר"י</w:t>
        </w:r>
      </w:ins>
      <w:del w:id="90018" w:author="מנוע מכני" w:date="2026-10-11T12:04:39Z">
        <w:r w:rsidRPr="006F178A">
          <w:rPr>
            <w:rtl/>
          </w:rPr>
          <w:tab/>
          <w:delText xml:space="preserve">ר"'י</w:delText>
        </w:r>
      </w:del>
      <w:r w:rsidRPr="006F178A">
        <w:rPr>
          <w:rtl/>
        </w:rPr>
        <w:tab/>
        <w:t xml:space="preserve"> </w:t>
      </w:r>
      <w:r w:rsidRPr="006F178A">
        <w:rPr>
          <w:rStyle w:val="2fb"/>
          <w:rtl/>
        </w:rPr>
        <w:tab/>
        <w:t xml:space="preserve">לר"ח</w:t>
      </w:r>
      <w:r w:rsidRPr="006F178A">
        <w:rPr>
          <w:rtl/>
        </w:rPr>
        <w:tab/>
        <w:t xml:space="preserve"> </w:t>
      </w:r>
      <w:ins w:id="97089" w:author="קלוד" w:date="2026-10-11T13:11:34Z">
        <w:r>
          <w:rPr>
            <w:rtl/>
          </w:rPr>
          <w:t xml:space="preserve">כשכבד,</w:t>
        </w:r>
      </w:ins>
      <w:del w:id="97090" w:author="קלוד" w:date="2026-10-11T13:11:34Z">
        <w:r w:rsidRPr="006F178A">
          <w:rPr>
            <w:rtl/>
          </w:rPr>
          <w:tab/>
          <w:delText xml:space="preserve">דיקיר [כבד ]</w:delText>
        </w:r>
      </w:del>
      <w:r w:rsidRPr="006F178A">
        <w:rPr>
          <w:rtl/>
        </w:rPr>
        <w:tab/>
        <w:t xml:space="preserve"> וא"א לברוח בו.</w:t>
      </w:r>
    </w:p>
    <w:p>
      <w:pPr>
        <w:pStyle w:val="afffff8"/>
        <w:rPr>
          <w:ins w:id="90893" w:author="קלוד" w:date="2026-10-11T12:33:55Z"/>
        </w:rPr>
      </w:pPr>
      <w:ins w:id="90894" w:author="קלוד" w:date="2026-10-11T12:33:55Z">
        <w:r>
          <w:rPr>
            <w:color w:val="7B3F00"/>
          </w:rPr>
          <w:t xml:space="preserve">ירושלים של זהב - תכשיט או משוי</w:t>
        </w:r>
      </w:ins>
    </w:p>
    <w:p>
      <w:pPr>
        <w:pStyle w:val="38"/>
        <w:rPr>
          <w:ins w:id="97591" w:author="מנוע מכני" w:date="2026-10-11T12:04:39Z"/>
        </w:rPr>
      </w:pPr>
      <w:del w:id="97590" w:author="מנוע מכני" w:date="2026-10-11T12:04:39Z">
        <w:r w:rsidRPr="006F178A">
          <w:delText xml:space="preserve">•</w:delText>
        </w:r>
      </w:del>
      <w:r w:rsidRPr="006F178A">
        <w:t xml:space="preserve"> </w:t>
      </w:r>
      <w:r w:rsidRPr="006F178A">
        <w:t>ירושלים</w:t>
      </w:r>
      <w:r w:rsidRPr="006F178A">
        <w:t xml:space="preserve"> </w:t>
      </w:r>
      <w:r w:rsidRPr="006F178A">
        <w:t>של</w:t>
      </w:r>
      <w:r w:rsidRPr="006F178A">
        <w:t xml:space="preserve"> </w:t>
      </w:r>
      <w:r w:rsidRPr="006F178A">
        <w:t>זהב</w:t>
      </w:r>
      <w:r w:rsidRPr="006F178A">
        <w:t xml:space="preserve"> עשויה </w:t>
      </w:r>
      <w:r w:rsidRPr="006F178A">
        <w:t xml:space="preserve">רי"ו:</w:t>
      </w:r>
    </w:p>
    <w:p w:rsidR="00E9703F" w:rsidRPr="006F178A" w:rsidRDefault="00E9703F" w:rsidP="00E9703F">
      <w:pPr>
        <w:rPr>
          <w:rtl/>
        </w:rPr>
      </w:pPr>
      <w:del w:id="97592" w:author="מנוע מכני" w:date="2026-10-11T12:04:39Z">
        <w:r w:rsidRPr="006F178A">
          <w:rPr>
            <w:rtl/>
          </w:rPr>
          <w:delText xml:space="preserve"> </w:delText>
        </w:r>
      </w:del>
      <w:ins w:id="97095" w:author="קלוד" w:date="2026-10-11T13:11:34Z">
        <w:r>
          <w:rPr>
            <w:rtl/>
          </w:rPr>
          <w:t xml:space="preserve">מזהב,</w:t>
        </w:r>
      </w:ins>
      <w:del w:id="97096" w:author="קלוד" w:date="2026-10-11T13:11:34Z">
        <w:r w:rsidRPr="006F178A">
          <w:rPr>
            <w:rtl/>
          </w:rPr>
          <w:delText xml:space="preserve">מזהב</w:delText>
        </w:r>
      </w:del>
      <w:r w:rsidRPr="006F178A">
        <w:rPr>
          <w:rtl/>
        </w:rPr>
        <w:t xml:space="preserve"> </w:t>
      </w:r>
      <w:ins w:id="97093" w:author="קלוד" w:date="2026-10-11T13:11:34Z">
        <w:r>
          <w:rPr>
            <w:rtl/>
          </w:rPr>
          <w:t xml:space="preserve">כמו שעשה</w:t>
        </w:r>
      </w:ins>
      <w:del w:id="97094" w:author="קלוד" w:date="2026-10-11T13:11:34Z">
        <w:r w:rsidRPr="006F178A">
          <w:rPr>
            <w:rtl/>
          </w:rPr>
          <w:delText xml:space="preserve">כדעבד</w:delText>
        </w:r>
      </w:del>
      <w:r w:rsidRPr="006F178A">
        <w:rPr>
          <w:rtl/>
        </w:rPr>
        <w:t xml:space="preserve"> </w:t>
      </w:r>
      <w:r w:rsidRPr="006F178A">
        <w:rPr>
          <w:rStyle w:val="2fb"/>
          <w:rtl/>
        </w:rPr>
        <w:t xml:space="preserve">ר"ע</w:t>
      </w:r>
      <w:r w:rsidRPr="006F178A">
        <w:rPr>
          <w:rtl/>
        </w:rPr>
        <w:t xml:space="preserve"> </w:t>
      </w:r>
      <w:ins w:id="97091" w:author="קלוד" w:date="2026-10-11T13:11:34Z">
        <w:r>
          <w:rPr>
            <w:rtl/>
          </w:rPr>
          <w:t xml:space="preserve">לאשתו.</w:t>
        </w:r>
      </w:ins>
      <w:del w:id="97092" w:author="קלוד" w:date="2026-10-11T13:11:34Z">
        <w:r w:rsidRPr="006F178A">
          <w:rPr>
            <w:rtl/>
          </w:rPr>
          <w:delText xml:space="preserve">לדביתהו.</w:delText>
        </w:r>
      </w:del>
    </w:p>
    <w:p>
      <w:pPr>
        <w:pStyle w:val="38"/>
        <w:rPr>
          <w:ins w:id="97593" w:author="מנוע מכני" w:date="2026-10-11T12:04:39Z"/>
        </w:rPr>
      </w:pPr>
      <w:r w:rsidRPr="006F178A">
        <w:t>ר"מ</w:t>
      </w:r>
      <w:r w:rsidRPr="006F178A">
        <w:t>:</w:t>
      </w:r>
    </w:p>
    <w:p w:rsidR="00E9703F" w:rsidRPr="009757B9" w:rsidRDefault="00E9703F" w:rsidP="00E9703F">
      <w:pPr>
        <w:rPr>
          <w:rFonts w:cs="Guttman Vilna"/>
          <w:b/>
          <w:bCs/>
          <w:rtl/>
        </w:rPr>
      </w:pPr>
      <w:del w:id="97594" w:author="מנוע מכני" w:date="2026-10-11T12:04:39Z">
        <w:r w:rsidRPr="006F178A">
          <w:rPr>
            <w:rtl/>
          </w:rPr>
          <w:delText xml:space="preserve"> </w:delText>
        </w:r>
      </w:del>
      <w:r w:rsidRPr="006F178A">
        <w:rPr>
          <w:rtl/>
        </w:rPr>
        <w:t xml:space="preserve">סבר משוי הוא.</w:t>
      </w:r>
    </w:p>
    <w:p>
      <w:pPr>
        <w:pStyle w:val="38"/>
        <w:rPr>
          <w:ins w:id="97595" w:author="מנוע מכני" w:date="2026-10-11T12:04:39Z"/>
        </w:rPr>
      </w:pPr>
      <w:r w:rsidRPr="006F178A">
        <w:t>רבנן</w:t>
      </w:r>
      <w:r w:rsidRPr="006F178A">
        <w:t>:</w:t>
      </w:r>
    </w:p>
    <w:p w:rsidR="00E9703F" w:rsidRPr="009757B9" w:rsidRDefault="00E9703F" w:rsidP="00E9703F">
      <w:pPr>
        <w:rPr>
          <w:rFonts w:cs="Guttman Vilna"/>
          <w:b/>
          <w:bCs/>
          <w:rtl/>
        </w:rPr>
      </w:pPr>
      <w:del w:id="97596" w:author="מנוע מכני" w:date="2026-10-11T12:04:39Z">
        <w:r w:rsidRPr="006F178A">
          <w:rPr>
            <w:rtl/>
          </w:rPr>
          <w:delText xml:space="preserve"> </w:delText>
        </w:r>
      </w:del>
      <w:r w:rsidRPr="006F178A">
        <w:rPr>
          <w:rtl/>
        </w:rPr>
        <w:t xml:space="preserve">סברי תכשיט </w:t>
      </w:r>
      <w:ins w:id="92769" w:author="מנוע מכני" w:date="2026-10-11T12:04:39Z">
        <w:r>
          <w:rPr>
            <w:rtl/>
          </w:rPr>
          <w:t xml:space="preserve">ושמא</w:t>
        </w:r>
      </w:ins>
      <w:del w:id="92770" w:author="מנוע מכני" w:date="2026-10-11T12:04:39Z">
        <w:r w:rsidRPr="006F178A">
          <w:rPr>
            <w:rtl/>
          </w:rPr>
          <w:delText xml:space="preserve">ודלמא</w:delText>
        </w:r>
      </w:del>
      <w:r w:rsidRPr="006F178A">
        <w:rPr>
          <w:rtl/>
        </w:rPr>
        <w:t xml:space="preserve"> שלפא </w:t>
      </w:r>
      <w:r>
        <w:rPr>
          <w:rtl/>
        </w:rPr>
        <w:t>וכו'</w:t>
      </w:r>
      <w:r w:rsidRPr="006F178A">
        <w:rPr>
          <w:rtl/>
        </w:rPr>
        <w:t>.</w:t>
      </w:r>
    </w:p>
    <w:p>
      <w:pPr>
        <w:pStyle w:val="38"/>
        <w:rPr>
          <w:ins w:id="97597" w:author="מנוע מכני" w:date="2026-10-11T12:04:39Z"/>
        </w:rPr>
      </w:pPr>
      <w:r w:rsidRPr="006F178A">
        <w:t>ר"א</w:t>
      </w:r>
      <w:r w:rsidRPr="006F178A">
        <w:t>:</w:t>
      </w:r>
    </w:p>
    <w:p w:rsidR="00E9703F" w:rsidRPr="009757B9" w:rsidRDefault="00E9703F" w:rsidP="00E9703F">
      <w:pPr>
        <w:rPr>
          <w:rFonts w:cs="Guttman Vilna"/>
          <w:b/>
          <w:bCs/>
          <w:rtl/>
        </w:rPr>
      </w:pPr>
      <w:del w:id="97598" w:author="מנוע מכני" w:date="2026-10-11T12:04:39Z">
        <w:r w:rsidRPr="006F178A">
          <w:rPr>
            <w:rtl/>
          </w:rPr>
          <w:delText xml:space="preserve"> </w:delText>
        </w:r>
      </w:del>
      <w:r w:rsidRPr="006F178A">
        <w:rPr>
          <w:rtl/>
        </w:rPr>
        <w:t xml:space="preserve">אשה חשובה </w:t>
      </w:r>
      <w:ins w:id="97101" w:author="קלוד" w:date="2026-10-11T13:11:34Z">
        <w:r>
          <w:rPr>
            <w:rtl/>
          </w:rPr>
          <w:t xml:space="preserve">אינה</w:t>
        </w:r>
      </w:ins>
      <w:del w:id="97102" w:author="קלוד" w:date="2026-10-11T13:11:34Z">
        <w:r w:rsidRPr="006F178A">
          <w:rPr>
            <w:rtl/>
          </w:rPr>
          <w:delText xml:space="preserve">לא</w:delText>
        </w:r>
      </w:del>
      <w:r w:rsidRPr="006F178A">
        <w:rPr>
          <w:rtl/>
        </w:rPr>
        <w:t xml:space="preserve"> </w:t>
      </w:r>
      <w:ins w:id="97099" w:author="קלוד" w:date="2026-10-11T13:11:34Z">
        <w:r>
          <w:rPr>
            <w:rtl/>
          </w:rPr>
          <w:t xml:space="preserve">שולפת</w:t>
        </w:r>
      </w:ins>
      <w:del w:id="97100" w:author="קלוד" w:date="2026-10-11T13:11:34Z">
        <w:r w:rsidRPr="006F178A">
          <w:rPr>
            <w:rtl/>
          </w:rPr>
          <w:delText xml:space="preserve">משלפא</w:delText>
        </w:r>
      </w:del>
      <w:r w:rsidRPr="006F178A">
        <w:rPr>
          <w:rtl/>
        </w:rPr>
        <w:t xml:space="preserve"> </w:t>
      </w:r>
      <w:ins w:id="97097" w:author="קלוד" w:date="2026-10-11T13:11:34Z">
        <w:r>
          <w:rPr>
            <w:rtl/>
          </w:rPr>
          <w:t xml:space="preserve">ומראה.</w:t>
        </w:r>
      </w:ins>
      <w:del w:id="97098" w:author="קלוד" w:date="2026-10-11T13:11:34Z">
        <w:r w:rsidRPr="006F178A">
          <w:rPr>
            <w:rtl/>
          </w:rPr>
          <w:delText xml:space="preserve">ומחויא.</w:delText>
        </w:r>
      </w:del>
    </w:p>
    <w:p>
      <w:pPr>
        <w:pStyle w:val="afffff8"/>
        <w:rPr>
          <w:ins w:id="90891" w:author="קלוד" w:date="2026-10-11T12:33:55Z"/>
        </w:rPr>
      </w:pPr>
      <w:ins w:id="90892" w:author="קלוד" w:date="2026-10-11T12:33:55Z">
        <w:r>
          <w:rPr>
            <w:color w:val="7B3F00"/>
          </w:rPr>
          <w:t xml:space="preserve">כלילא - ארוקתא ואניסכא, מה מותר</w:t>
        </w:r>
      </w:ins>
    </w:p>
    <w:p w:rsidR="00E9703F" w:rsidRPr="006F178A" w:rsidRDefault="00E9703F" w:rsidP="00E9703F">
      <w:pPr>
        <w:rPr>
          <w:rStyle w:val="afffe"/>
          <w:rFonts w:ascii="Fb Fontext" w:hAnsi="Fb Fontext"/>
          <w:b/>
          <w:rtl/>
        </w:rPr>
      </w:pPr>
      <w:r w:rsidRPr="006F178A">
        <w:rPr>
          <w:rtl/>
        </w:rPr>
        <w:t xml:space="preserve">• </w:t>
      </w:r>
      <w:r w:rsidRPr="006F178A">
        <w:rPr>
          <w:rFonts w:hint="cs"/>
          <w:b/>
          <w:bCs/>
          <w:rtl/>
        </w:rPr>
        <w:t>כלילא</w:t>
      </w:r>
      <w:r w:rsidRPr="006F178A">
        <w:rPr>
          <w:rFonts w:hint="cs"/>
          <w:rtl/>
        </w:rPr>
        <w:t xml:space="preserve"> </w:t>
      </w:r>
      <w:r w:rsidRPr="006F178A">
        <w:rPr>
          <w:rtl/>
        </w:rPr>
        <w:tab/>
      </w:r>
      <w:r w:rsidRPr="006F178A">
        <w:rPr>
          <w:rFonts w:hint="cs"/>
          <w:rtl/>
        </w:rPr>
        <w:t xml:space="preserve">א. </w:t>
      </w:r>
      <w:r w:rsidRPr="006F178A">
        <w:rPr>
          <w:rtl/>
        </w:rPr>
        <w:t xml:space="preserve">אנסיכא </w:t>
      </w:r>
      <w:r w:rsidRPr="00E6185C">
        <w:rPr>
          <w:b/>
          <w:bCs/>
          <w:rtl/>
        </w:rPr>
        <w:t>לכו"ע</w:t>
      </w:r>
      <w:r w:rsidRPr="006F178A">
        <w:rPr>
          <w:rtl/>
        </w:rPr>
        <w:t xml:space="preserve"> אסור, </w:t>
      </w:r>
      <w:ins w:id="95679" w:author="מנוע מכני" w:date="2026-10-11T12:04:39Z">
        <w:ins w:id="97109" w:author="קלוד" w:date="2026-10-11T13:11:34Z">
          <w:r>
            <w:rPr>
              <w:rtl/>
            </w:rPr>
            <w:t xml:space="preserve">ונחלקו</w:t>
          </w:r>
        </w:ins>
        <w:del w:id="97110" w:author="קלוד" w:date="2026-10-11T13:11:34Z">
          <w:r>
            <w:rPr>
              <w:rtl/>
            </w:rPr>
            <w:delText xml:space="preserve">וחולק</w:delText>
          </w:r>
        </w:del>
      </w:ins>
      <w:del w:id="95680" w:author="מנוע מכני" w:date="2026-10-11T12:04:39Z">
        <w:r w:rsidRPr="006F178A">
          <w:rPr>
            <w:rtl/>
          </w:rPr>
          <w:delText xml:space="preserve">ופליג</w:delText>
        </w:r>
      </w:del>
      <w:r w:rsidRPr="006F178A">
        <w:rPr>
          <w:rtl/>
        </w:rPr>
        <w:t xml:space="preserve"> בארוקתא</w:t>
      </w:r>
      <w:ins w:id="97107" w:author="קלוד" w:date="2026-10-11T13:11:34Z">
        <w:r>
          <w:rPr>
            <w:rtl/>
          </w:rPr>
          <w:t xml:space="preserve"> - </w:t>
        </w:r>
      </w:ins>
      <w:del w:id="97108" w:author="קלוד" w:date="2026-10-11T13:11:34Z">
        <w:r w:rsidRPr="006F178A">
          <w:rPr>
            <w:rtl/>
          </w:rPr>
          <w:delText xml:space="preserve"> </w:delText>
        </w:r>
      </w:del>
      <w:r w:rsidRPr="006F178A">
        <w:rPr>
          <w:rStyle w:val="2fb"/>
          <w:rtl/>
        </w:rPr>
        <w:t xml:space="preserve">רב</w:t>
      </w:r>
      <w:r w:rsidRPr="006F178A">
        <w:rPr>
          <w:rtl/>
        </w:rPr>
        <w:t xml:space="preserve"> </w:t>
      </w:r>
      <w:ins w:id="97105" w:author="קלוד" w:date="2026-10-11T13:11:34Z">
        <w:r>
          <w:rPr>
            <w:rtl/>
          </w:rPr>
          <w:t xml:space="preserve">אוסר</w:t>
        </w:r>
      </w:ins>
      <w:del w:id="97106" w:author="קלוד" w:date="2026-10-11T13:11:34Z">
        <w:r w:rsidRPr="006F178A">
          <w:rPr>
            <w:rtl/>
          </w:rPr>
          <w:delText xml:space="preserve">דאסר</w:delText>
        </w:r>
      </w:del>
      <w:r w:rsidRPr="006F178A">
        <w:rPr>
          <w:rtl/>
        </w:rPr>
        <w:t xml:space="preserve"> </w:t>
      </w:r>
      <w:r w:rsidRPr="006F178A">
        <w:rPr>
          <w:rStyle w:val="2fb"/>
          <w:rtl/>
        </w:rPr>
        <w:t xml:space="preserve">ושמואל</w:t>
      </w:r>
      <w:r w:rsidRPr="006F178A">
        <w:rPr>
          <w:rtl/>
        </w:rPr>
        <w:t xml:space="preserve"> </w:t>
      </w:r>
      <w:ins w:id="97103" w:author="קלוד" w:date="2026-10-11T13:11:34Z">
        <w:r>
          <w:rPr>
            <w:rtl/>
          </w:rPr>
          <w:t xml:space="preserve">מתיר;</w:t>
        </w:r>
      </w:ins>
      <w:del w:id="97104" w:author="קלוד" w:date="2026-10-11T13:11:34Z">
        <w:r w:rsidRPr="006F178A">
          <w:rPr>
            <w:rtl/>
          </w:rPr>
          <w:delText xml:space="preserve">דשרי</w:delText>
        </w:r>
      </w:del>
      <w:r w:rsidRPr="006F178A">
        <w:rPr>
          <w:rtl/>
        </w:rPr>
        <w:t xml:space="preserve"> מה עיקר.</w:t>
      </w:r>
    </w:p>
    <w:p>
      <w:pPr>
        <w:pStyle w:val="38"/>
        <w:rPr>
          <w:ins w:id="97599" w:author="מנוע מכני" w:date="2026-10-11T12:04:39Z"/>
        </w:rPr>
      </w:pPr>
      <w:r w:rsidRPr="006F178A">
        <w:tab/>
      </w:r>
      <w:r w:rsidRPr="006F178A">
        <w:tab/>
      </w:r>
      <w:r w:rsidRPr="006F178A">
        <w:t>ב.</w:t>
      </w:r>
      <w:r w:rsidRPr="006F178A">
        <w:t xml:space="preserve"> </w:t>
      </w:r>
      <w:r w:rsidRPr="006F178A">
        <w:t xml:space="preserve">רב אשי לקולא:</w:t>
      </w:r>
    </w:p>
    <w:p w:rsidR="00E9703F" w:rsidRPr="009757B9" w:rsidRDefault="00E9703F" w:rsidP="00E9703F">
      <w:pPr>
        <w:rPr>
          <w:rFonts w:cs="Guttman Vilna"/>
          <w:b/>
          <w:bCs/>
          <w:rtl/>
        </w:rPr>
      </w:pPr>
      <w:del w:id="97600" w:author="מנוע מכני" w:date="2026-10-11T12:04:39Z">
        <w:r w:rsidRPr="006F178A">
          <w:rPr>
            <w:rtl/>
          </w:rPr>
          <w:delText xml:space="preserve"> </w:delText>
        </w:r>
      </w:del>
      <w:r w:rsidRPr="006F178A">
        <w:rPr>
          <w:rtl/>
        </w:rPr>
        <w:t xml:space="preserve">ארוקתא </w:t>
      </w:r>
      <w:r w:rsidRPr="006F178A">
        <w:rPr>
          <w:rtl/>
        </w:rPr>
        <w:t xml:space="preserve">כו"ע</w:t>
      </w:r>
      <w:r w:rsidRPr="006F178A">
        <w:rPr>
          <w:rtl/>
        </w:rPr>
        <w:t xml:space="preserve"> שרי.</w:t>
      </w:r>
    </w:p>
    <w:p>
      <w:pPr>
        <w:pStyle w:val="38"/>
        <w:rPr>
          <w:ins w:id="97601" w:author="מנוע מכני" w:date="2026-10-11T12:04:39Z"/>
        </w:rPr>
      </w:pPr>
      <w:r>
        <w:t xml:space="preserve">- </w:t>
      </w:r>
      <w:ins w:id="91169" w:author="מנוע מכני" w:date="2026-10-11T12:04:39Z">
        <w:r>
          <w:t xml:space="preserve">וחלקו</w:t>
        </w:r>
      </w:ins>
    </w:p>
    <w:p w:rsidR="00E9703F" w:rsidRPr="006F178A" w:rsidRDefault="00E9703F" w:rsidP="00E9703F">
      <w:pPr>
        <w:pStyle w:val="affffb"/>
        <w:rPr>
          <w:rtl/>
        </w:rPr>
      </w:pPr>
      <w:del w:id="91170" w:author="מנוע מכני" w:date="2026-10-11T12:04:39Z">
        <w:r w:rsidRPr="006F178A">
          <w:rPr>
            <w:b/>
            <w:bCs/>
            <w:rtl/>
          </w:rPr>
          <w:delText xml:space="preserve">ופליגי</w:delText>
        </w:r>
      </w:del>
      <w:del w:id="97602" w:author="מנוע מכני" w:date="2026-10-11T12:04:39Z">
        <w:r w:rsidRPr="006F178A">
          <w:rPr>
            <w:rtl/>
          </w:rPr>
          <w:delText xml:space="preserve"> </w:delText>
        </w:r>
      </w:del>
      <w:ins w:id="97121" w:author="קלוד" w:date="2026-10-11T13:11:34Z">
        <w:r>
          <w:rPr>
            <w:rtl/>
          </w:rPr>
          <w:t xml:space="preserve">באניסכא -</w:t>
        </w:r>
      </w:ins>
      <w:del w:id="97122" w:author="קלוד" w:date="2026-10-11T13:11:34Z">
        <w:r w:rsidRPr="006F178A">
          <w:rPr>
            <w:rtl/>
          </w:rPr>
          <w:delText xml:space="preserve">באניסכא</w:delText>
        </w:r>
      </w:del>
      <w:r w:rsidRPr="006F178A">
        <w:rPr>
          <w:rtl/>
        </w:rPr>
        <w:t xml:space="preserve"> </w:t>
      </w:r>
      <w:ins w:id="94683" w:author="מנוע מכני" w:date="2026-10-11T12:04:39Z">
        <w:r>
          <w:rPr>
            <w:rtl/>
          </w:rPr>
          <w:t xml:space="preserve">אם </w:t>
        </w:r>
      </w:ins>
      <w:del w:id="94684" w:author="מנוע מכני" w:date="2026-10-11T12:04:39Z">
        <w:r w:rsidRPr="006F178A">
          <w:rPr>
            <w:rtl/>
          </w:rPr>
          <w:delText xml:space="preserve">אי </w:delText>
        </w:r>
      </w:del>
      <w:ins w:id="97119" w:author="קלוד" w:date="2026-10-11T13:11:34Z">
        <w:r>
          <w:rPr>
            <w:rStyle w:val="afffffe"/>
            <w:rtl/>
          </w:rPr>
          <w:t xml:space="preserve">חוששים</w:t>
        </w:r>
      </w:ins>
      <w:del w:id="97120" w:author="קלוד" w:date="2026-10-11T13:11:34Z">
        <w:r w:rsidRPr="006F178A">
          <w:rPr>
            <w:rtl/>
          </w:rPr>
          <w:delText xml:space="preserve">אתי</w:delText>
        </w:r>
      </w:del>
      <w:r w:rsidRPr="006F178A">
        <w:rPr>
          <w:rtl/>
        </w:rPr>
        <w:t xml:space="preserve"> </w:t>
      </w:r>
      <w:ins w:id="97117" w:author="קלוד" w:date="2026-10-11T13:11:34Z">
        <w:r>
          <w:rPr>
            <w:rtl/>
          </w:rPr>
          <w:t xml:space="preserve">שתבוא לשלוף,</w:t>
        </w:r>
      </w:ins>
      <w:del w:id="97118" w:author="קלוד" w:date="2026-10-11T13:11:34Z">
        <w:r w:rsidRPr="006F178A">
          <w:rPr>
            <w:rtl/>
          </w:rPr>
          <w:delText xml:space="preserve">לאשלפא</w:delText>
        </w:r>
      </w:del>
      <w:r w:rsidRPr="006F178A">
        <w:rPr>
          <w:rtl/>
        </w:rPr>
        <w:t xml:space="preserve"> או </w:t>
      </w:r>
      <w:ins w:id="97115" w:author="קלוד" w:date="2026-10-11T13:11:34Z">
        <w:r>
          <w:rPr>
            <w:rtl/>
          </w:rPr>
          <w:t xml:space="preserve">שאשה</w:t>
        </w:r>
      </w:ins>
      <w:del w:id="97116" w:author="קלוד" w:date="2026-10-11T13:11:34Z">
        <w:r w:rsidRPr="006F178A">
          <w:rPr>
            <w:rtl/>
          </w:rPr>
          <w:delText xml:space="preserve">דאשה</w:delText>
        </w:r>
      </w:del>
      <w:r w:rsidRPr="006F178A">
        <w:rPr>
          <w:rtl/>
        </w:rPr>
        <w:t xml:space="preserve"> חשובה </w:t>
      </w:r>
      <w:ins w:id="97113" w:author="קלוד" w:date="2026-10-11T13:11:34Z">
        <w:r>
          <w:rPr>
            <w:rtl/>
          </w:rPr>
          <w:t xml:space="preserve">אינה</w:t>
        </w:r>
      </w:ins>
      <w:del w:id="97114" w:author="קלוד" w:date="2026-10-11T13:11:34Z">
        <w:r w:rsidRPr="006F178A">
          <w:rPr>
            <w:rtl/>
          </w:rPr>
          <w:delText xml:space="preserve">לא</w:delText>
        </w:r>
      </w:del>
      <w:r w:rsidRPr="006F178A">
        <w:rPr>
          <w:rtl/>
        </w:rPr>
        <w:t xml:space="preserve"> </w:t>
      </w:r>
      <w:ins w:id="97111" w:author="קלוד" w:date="2026-10-11T13:11:34Z">
        <w:r>
          <w:rPr>
            <w:rtl/>
          </w:rPr>
          <w:t xml:space="preserve">שולפת.</w:t>
        </w:r>
      </w:ins>
      <w:del w:id="97112" w:author="קלוד" w:date="2026-10-11T13:11:34Z">
        <w:r w:rsidRPr="006F178A">
          <w:rPr>
            <w:rtl/>
          </w:rPr>
          <w:delText xml:space="preserve">משלפא.</w:delText>
        </w:r>
      </w:del>
    </w:p>
    <w:p w:rsidR="00E9703F" w:rsidRPr="006F178A" w:rsidRDefault="00E9703F" w:rsidP="00E9703F">
      <w:pPr>
        <w:rPr>
          <w:rtl/>
        </w:rPr>
      </w:pPr>
      <w:ins w:id="97131" w:author="קלוד" w:date="2026-10-11T13:11:34Z">
        <w:r>
          <w:rPr>
            <w:rFonts w:ascii="Fb Fontext" w:hAnsi="Fb Fontext"/>
            <w:rtl/>
          </w:rPr>
          <w:t xml:space="preserve">והקשו:</w:t>
        </w:r>
      </w:ins>
      <w:del w:id="97132" w:author="קלוד" w:date="2026-10-11T13:11:34Z">
        <w:r w:rsidRPr="006F178A">
          <w:rPr>
            <w:rFonts w:ascii="Fb Fontext" w:hAnsi="Fb Fontext"/>
            <w:rtl/>
          </w:rPr>
          <w:delText xml:space="preserve">והקשו</w:delText>
        </w:r>
      </w:del>
      <w:r w:rsidRPr="006F178A">
        <w:rPr>
          <w:rFonts w:ascii="Fb Fontext" w:hAnsi="Fb Fontext"/>
          <w:rtl/>
        </w:rPr>
        <w:t xml:space="preserve"> </w:t>
      </w:r>
      <w:ins w:id="97129" w:author="קלוד" w:date="2026-10-11T13:11:34Z">
        <w:r>
          <w:rPr>
            <w:rFonts w:ascii="Fb Fontext" w:hAnsi="Fb Fontext"/>
            <w:rtl/>
          </w:rPr>
          <w:t xml:space="preserve">בפירוש</w:t>
        </w:r>
      </w:ins>
      <w:del w:id="97130" w:author="קלוד" w:date="2026-10-11T13:11:34Z">
        <w:r w:rsidRPr="006F178A">
          <w:rPr>
            <w:rFonts w:ascii="Fb Fontext" w:hAnsi="Fb Fontext"/>
            <w:rtl/>
          </w:rPr>
          <w:delText xml:space="preserve">דבפירוש</w:delText>
        </w:r>
      </w:del>
      <w:r w:rsidRPr="006F178A">
        <w:rPr>
          <w:rFonts w:ascii="Fb Fontext" w:hAnsi="Fb Fontext"/>
          <w:rtl/>
        </w:rPr>
        <w:t xml:space="preserve"> אמרת </w:t>
      </w:r>
      <w:ins w:id="95681" w:author="מנוע מכני" w:date="2026-10-11T12:04:39Z">
        <w:r>
          <w:rPr>
            <w:rFonts w:ascii="Fb Fontext" w:hAnsi="Fb Fontext"/>
            <w:rtl/>
          </w:rPr>
          <w:t xml:space="preserve">לנו</w:t>
        </w:r>
      </w:ins>
      <w:del w:id="95682" w:author="מנוע מכני" w:date="2026-10-11T12:04:39Z">
        <w:r w:rsidRPr="006F178A">
          <w:rPr>
            <w:rFonts w:ascii="Fb Fontext" w:hAnsi="Fb Fontext"/>
            <w:rtl/>
          </w:rPr>
          <w:delText xml:space="preserve">לן</w:delText>
        </w:r>
      </w:del>
      <w:r w:rsidRPr="006F178A">
        <w:rPr>
          <w:rFonts w:ascii="Fb Fontext" w:hAnsi="Fb Fontext"/>
          <w:rtl/>
        </w:rPr>
        <w:t xml:space="preserve"> </w:t>
      </w:r>
      <w:ins w:id="92771" w:author="מנוע מכני" w:date="2026-10-11T12:04:39Z">
        <w:ins w:id="97127" w:author="קלוד" w:date="2026-10-11T13:11:34Z">
          <w:r>
            <w:rPr>
              <w:rFonts w:ascii="Fb Fontext" w:hAnsi="Fb Fontext"/>
              <w:rtl/>
            </w:rPr>
            <w:t xml:space="preserve">משם</w:t>
          </w:r>
        </w:ins>
        <w:del w:id="97128" w:author="קלוד" w:date="2026-10-11T13:11:34Z">
          <w:r>
            <w:rPr>
              <w:rFonts w:ascii="Fb Fontext" w:hAnsi="Fb Fontext"/>
              <w:rtl/>
            </w:rPr>
            <w:delText xml:space="preserve">משמו</w:delText>
          </w:r>
        </w:del>
      </w:ins>
      <w:del w:id="92772" w:author="מנוע מכני" w:date="2026-10-11T12:04:39Z">
        <w:r w:rsidRPr="006F178A">
          <w:rPr>
            <w:rFonts w:ascii="Fb Fontext" w:hAnsi="Fb Fontext"/>
            <w:rtl/>
          </w:rPr>
          <w:delText xml:space="preserve">משמיה</w:delText>
        </w:r>
      </w:del>
      <w:r w:rsidRPr="006F178A">
        <w:rPr>
          <w:rFonts w:ascii="Fb Fontext" w:hAnsi="Fb Fontext"/>
          <w:rtl/>
        </w:rPr>
        <w:t xml:space="preserve"> </w:t>
      </w:r>
      <w:ins w:id="97125" w:author="קלוד" w:date="2026-10-11T13:11:34Z">
        <w:r>
          <w:rPr>
            <w:rStyle w:val="2fb"/>
            <w:rFonts w:ascii="Fb Fontext" w:hAnsi="Fb Fontext"/>
            <w:rtl/>
          </w:rPr>
          <w:t xml:space="preserve">רב</w:t>
        </w:r>
      </w:ins>
      <w:del w:id="97126" w:author="קלוד" w:date="2026-10-11T13:11:34Z">
        <w:r w:rsidRPr="006F178A">
          <w:rPr>
            <w:rStyle w:val="2fb"/>
            <w:rFonts w:ascii="Fb Fontext" w:hAnsi="Fb Fontext"/>
            <w:rtl/>
          </w:rPr>
          <w:delText xml:space="preserve">דרב</w:delText>
        </w:r>
      </w:del>
      <w:r w:rsidRPr="006F178A">
        <w:rPr>
          <w:rFonts w:ascii="Fb Fontext" w:hAnsi="Fb Fontext"/>
          <w:rtl/>
        </w:rPr>
        <w:t xml:space="preserve"> </w:t>
      </w:r>
      <w:ins w:id="97123" w:author="קלוד" w:date="2026-10-11T13:11:34Z">
        <w:r>
          <w:rPr>
            <w:rFonts w:ascii="Fb Fontext" w:hAnsi="Fb Fontext"/>
            <w:rtl/>
          </w:rPr>
          <w:t xml:space="preserve">שמתיר.</w:t>
        </w:r>
      </w:ins>
      <w:del w:id="97124" w:author="קלוד" w:date="2026-10-11T13:11:34Z">
        <w:r w:rsidRPr="006F178A">
          <w:rPr>
            <w:rFonts w:ascii="Fb Fontext" w:hAnsi="Fb Fontext"/>
            <w:rtl/>
          </w:rPr>
          <w:delText xml:space="preserve">דשרי.</w:delText>
        </w:r>
      </w:del>
    </w:p>
    <w:p w:rsidR="00E9703F" w:rsidRDefault="00E9703F" w:rsidP="00E9703F">
      <w:pPr>
        <w:rPr>
          <w:rtl/>
        </w:rPr>
      </w:pPr>
      <w:r w:rsidRPr="006F178A">
        <w:rPr>
          <w:rtl/>
        </w:rPr>
        <w:t xml:space="preserve">• לוי למד בחברותא עם </w:t>
      </w:r>
      <w:r w:rsidRPr="006F178A">
        <w:rPr>
          <w:rStyle w:val="2fb"/>
          <w:rtl/>
        </w:rPr>
        <w:t xml:space="preserve">ר' חנינא</w:t>
      </w:r>
      <w:r w:rsidRPr="006F178A">
        <w:rPr>
          <w:rtl/>
        </w:rPr>
        <w:t xml:space="preserve"> כל זמן </w:t>
      </w:r>
      <w:r w:rsidRPr="006F178A">
        <w:rPr>
          <w:rStyle w:val="2fb"/>
          <w:rtl/>
        </w:rPr>
        <w:t xml:space="preserve">שרבי</w:t>
      </w:r>
      <w:r w:rsidRPr="006F178A">
        <w:rPr>
          <w:rtl/>
        </w:rPr>
        <w:t xml:space="preserve"> אפס היה ראש ישיבה</w:t>
      </w:r>
    </w:p>
    <w:p w:rsidR="00E9703F" w:rsidRDefault="00E9703F" w:rsidP="00E9703F">
      <w:pPr>
        <w:rPr>
          <w:rtl/>
        </w:rPr>
      </w:pPr>
      <w:r w:rsidRPr="006F178A">
        <w:rPr>
          <w:rtl/>
        </w:rPr>
        <w:t xml:space="preserve">[</w:t>
      </w:r>
      <w:ins w:id="90343" w:author="מנוע מכני" w:date="2026-10-11T12:04:39Z">
        <w:r>
          <w:rPr>
            <w:rStyle w:val="2fb"/>
            <w:rtl/>
          </w:rPr>
          <w:t xml:space="preserve">שר"ח</w:t>
        </w:r>
      </w:ins>
      <w:del w:id="90344" w:author="מנוע מכני" w:date="2026-10-11T12:04:39Z">
        <w:r w:rsidRPr="006F178A">
          <w:rPr>
            <w:rtl/>
          </w:rPr>
          <w:delText xml:space="preserve">שרבי חנינא</w:delText>
        </w:r>
      </w:del>
      <w:r w:rsidRPr="006F178A">
        <w:rPr>
          <w:rtl/>
        </w:rPr>
        <w:t xml:space="preserve"> היה חשוב ונשאר בחוץ ולוי נשאר לידו]</w:t>
      </w:r>
    </w:p>
    <w:p w:rsidR="00E9703F" w:rsidRPr="00B3644D" w:rsidRDefault="00E9703F" w:rsidP="00E9703F">
      <w:pPr>
        <w:rPr>
          <w:spacing w:val="-4"/>
          <w:rtl/>
        </w:rPr>
      </w:pPr>
      <w:ins w:id="97143" w:author="קלוד" w:date="2026-10-11T13:11:34Z">
        <w:r>
          <w:rPr>
            <w:spacing w:val="-4"/>
            <w:rtl/>
          </w:rPr>
          <w:t xml:space="preserve">וכשנפטר </w:t>
        </w:r>
        <w:r>
          <w:rPr>
            <w:rStyle w:val="afffffe"/>
            <w:spacing w:val="-4"/>
            <w:rtl/>
          </w:rPr>
          <w:t xml:space="preserve">ר' אפס</w:t>
        </w:r>
      </w:ins>
      <w:del w:id="97144" w:author="קלוד" w:date="2026-10-11T13:11:34Z">
        <w:r w:rsidRPr="00B3644D">
          <w:rPr>
            <w:spacing w:val="-4"/>
            <w:rtl/>
          </w:rPr>
          <w:delText xml:space="preserve">וכשנפטר</w:delText>
        </w:r>
      </w:del>
      <w:r w:rsidRPr="00B3644D">
        <w:rPr>
          <w:spacing w:val="-4"/>
          <w:rtl/>
        </w:rPr>
        <w:t xml:space="preserve"> </w:t>
      </w:r>
      <w:r w:rsidRPr="00B3644D">
        <w:rPr>
          <w:spacing w:val="-4"/>
          <w:rtl/>
        </w:rPr>
        <w:t xml:space="preserve">לא</w:t>
      </w:r>
      <w:r w:rsidRPr="00B3644D">
        <w:rPr>
          <w:spacing w:val="-4"/>
          <w:rtl/>
        </w:rPr>
        <w:t xml:space="preserve"> נותר לו עם מי </w:t>
      </w:r>
      <w:ins w:id="97141" w:author="קלוד" w:date="2026-10-11T13:11:34Z">
        <w:r>
          <w:rPr>
            <w:spacing w:val="-4"/>
            <w:rtl/>
          </w:rPr>
          <w:t xml:space="preserve">ללמוד,</w:t>
        </w:r>
      </w:ins>
      <w:del w:id="97142" w:author="קלוד" w:date="2026-10-11T13:11:34Z">
        <w:r w:rsidRPr="00B3644D">
          <w:rPr>
            <w:spacing w:val="-4"/>
            <w:rtl/>
          </w:rPr>
          <w:delText xml:space="preserve">ללמוד</w:delText>
        </w:r>
      </w:del>
      <w:r w:rsidRPr="00B3644D">
        <w:rPr>
          <w:spacing w:val="-4"/>
          <w:rtl/>
        </w:rPr>
        <w:t xml:space="preserve"> </w:t>
      </w:r>
      <w:ins w:id="97139" w:author="קלוד" w:date="2026-10-11T13:11:34Z">
        <w:r>
          <w:rPr>
            <w:spacing w:val="-4"/>
            <w:rtl/>
          </w:rPr>
          <w:t xml:space="preserve">כי</w:t>
        </w:r>
      </w:ins>
      <w:del w:id="97140" w:author="קלוד" w:date="2026-10-11T13:11:34Z">
        <w:r w:rsidRPr="00B3644D">
          <w:rPr>
            <w:spacing w:val="-4"/>
            <w:rtl/>
          </w:rPr>
          <w:delText xml:space="preserve">היות</w:delText>
        </w:r>
      </w:del>
      <w:r w:rsidRPr="00B3644D">
        <w:rPr>
          <w:spacing w:val="-4"/>
          <w:rtl/>
        </w:rPr>
        <w:t xml:space="preserve"> </w:t>
      </w:r>
      <w:ins w:id="97137" w:author="קלוד" w:date="2026-10-11T13:11:34Z">
        <w:r>
          <w:rPr>
            <w:rStyle w:val="2fb"/>
            <w:spacing w:val="-4"/>
            <w:rtl/>
          </w:rPr>
          <w:t xml:space="preserve">ר"ח</w:t>
        </w:r>
      </w:ins>
      <w:del w:id="97138" w:author="קלוד" w:date="2026-10-11T13:11:34Z">
        <w:r w:rsidRPr="00B3644D">
          <w:rPr>
            <w:rStyle w:val="2fb"/>
            <w:spacing w:val="-4"/>
            <w:rtl/>
          </w:rPr>
          <w:delText xml:space="preserve">ור"ח</w:delText>
        </w:r>
      </w:del>
      <w:r w:rsidRPr="00B3644D">
        <w:rPr>
          <w:spacing w:val="-4"/>
          <w:rtl/>
        </w:rPr>
        <w:t xml:space="preserve"> נתמנה לראש </w:t>
      </w:r>
      <w:ins w:id="97135" w:author="קלוד" w:date="2026-10-11T13:11:34Z">
        <w:r>
          <w:rPr>
            <w:spacing w:val="-4"/>
            <w:rtl/>
          </w:rPr>
          <w:t xml:space="preserve">ישיבה,</w:t>
        </w:r>
      </w:ins>
      <w:del w:id="97136" w:author="קלוד" w:date="2026-10-11T13:11:34Z">
        <w:r w:rsidRPr="00B3644D">
          <w:rPr>
            <w:spacing w:val="-4"/>
            <w:rtl/>
          </w:rPr>
          <w:delText xml:space="preserve">ישיבה</w:delText>
        </w:r>
      </w:del>
      <w:r w:rsidRPr="00B3644D">
        <w:rPr>
          <w:spacing w:val="-4"/>
          <w:rtl/>
        </w:rPr>
        <w:t xml:space="preserve"> </w:t>
      </w:r>
      <w:ins w:id="97133" w:author="קלוד" w:date="2026-10-11T13:11:34Z">
        <w:r>
          <w:rPr>
            <w:spacing w:val="-4"/>
            <w:rtl/>
          </w:rPr>
          <w:t xml:space="preserve">כמו</w:t>
        </w:r>
      </w:ins>
      <w:del w:id="97134" w:author="קלוד" w:date="2026-10-11T13:11:34Z">
        <w:r w:rsidRPr="00B3644D">
          <w:rPr>
            <w:spacing w:val="-4"/>
            <w:rtl/>
          </w:rPr>
          <w:delText xml:space="preserve">וכמו</w:delText>
        </w:r>
      </w:del>
      <w:r w:rsidRPr="00B3644D">
        <w:rPr>
          <w:spacing w:val="-4"/>
          <w:rtl/>
        </w:rPr>
        <w:t xml:space="preserve"> שאמר </w:t>
      </w:r>
      <w:r w:rsidRPr="00B3644D">
        <w:rPr>
          <w:rStyle w:val="2fb"/>
          <w:spacing w:val="-4"/>
          <w:rtl/>
        </w:rPr>
        <w:t xml:space="preserve">רבי</w:t>
      </w:r>
      <w:r w:rsidRPr="00B3644D">
        <w:rPr>
          <w:spacing w:val="-4"/>
          <w:rtl/>
        </w:rPr>
        <w:t xml:space="preserve"> בשעת פטירתו.</w:t>
      </w:r>
    </w:p>
    <w:p>
      <w:pPr>
        <w:pStyle w:val="38"/>
        <w:rPr>
          <w:ins w:id="97603" w:author="מנוע מכני" w:date="2026-10-11T12:04:39Z"/>
        </w:rPr>
      </w:pPr>
      <w:r w:rsidRPr="00B3644D">
        <w:t xml:space="preserve">אלא</w:t>
      </w:r>
    </w:p>
    <w:p w:rsidR="00E9703F" w:rsidRPr="00B3644D" w:rsidRDefault="00E9703F" w:rsidP="00E9703F">
      <w:pPr>
        <w:rPr>
          <w:spacing w:val="-2"/>
          <w:rtl/>
        </w:rPr>
      </w:pPr>
      <w:del w:id="97604" w:author="מנוע מכני" w:date="2026-10-11T12:04:39Z">
        <w:r w:rsidRPr="00B3644D">
          <w:rPr>
            <w:spacing w:val="-2"/>
            <w:rtl/>
          </w:rPr>
          <w:delText xml:space="preserve"> </w:delText>
        </w:r>
      </w:del>
      <w:r w:rsidRPr="00B3644D">
        <w:rPr>
          <w:spacing w:val="-2"/>
          <w:rtl/>
        </w:rPr>
        <w:t xml:space="preserve">שר' אפס קדם לו </w:t>
      </w:r>
      <w:ins w:id="90345" w:author="מנוע מכני" w:date="2026-10-11T12:04:39Z">
        <w:r>
          <w:rPr>
            <w:rStyle w:val="2fb"/>
            <w:spacing w:val="-2"/>
            <w:rtl/>
          </w:rPr>
          <w:t xml:space="preserve">לר"ח</w:t>
        </w:r>
      </w:ins>
      <w:del w:id="90346" w:author="מנוע מכני" w:date="2026-10-11T12:04:39Z">
        <w:r w:rsidRPr="00B3644D">
          <w:rPr>
            <w:spacing w:val="-2"/>
            <w:rtl/>
          </w:rPr>
          <w:delText xml:space="preserve">לרבי חנינא</w:delText>
        </w:r>
      </w:del>
      <w:r w:rsidRPr="00B3644D">
        <w:rPr>
          <w:spacing w:val="-2"/>
          <w:rtl/>
        </w:rPr>
        <w:t xml:space="preserve"> שהיה גדול ממנו, והוא הורה שיכולה לצאת אשה עם כלילה.</w:t>
      </w:r>
    </w:p>
    <w:p w:rsidR="00E9703F" w:rsidRPr="006F178A" w:rsidRDefault="00E9703F" w:rsidP="00E9703F">
      <w:pPr>
        <w:rPr>
          <w:rtl/>
        </w:rPr>
      </w:pPr>
      <w:r w:rsidRPr="006F178A">
        <w:rPr>
          <w:rtl/>
        </w:rPr>
        <w:t xml:space="preserve">• דרש לוי </w:t>
      </w:r>
      <w:ins w:id="97155" w:author="קלוד" w:date="2026-10-11T13:11:34Z">
        <w:r>
          <w:rPr>
            <w:rtl/>
          </w:rPr>
          <w:t xml:space="preserve">בנהרדעא:</w:t>
        </w:r>
      </w:ins>
      <w:del w:id="97156" w:author="קלוד" w:date="2026-10-11T13:11:34Z">
        <w:r w:rsidRPr="006F178A">
          <w:rPr>
            <w:rtl/>
          </w:rPr>
          <w:delText xml:space="preserve">בנהרדעא</w:delText>
        </w:r>
      </w:del>
      <w:r w:rsidRPr="006F178A">
        <w:rPr>
          <w:rtl/>
        </w:rPr>
        <w:t xml:space="preserve"> כלילא </w:t>
      </w:r>
      <w:ins w:id="97153" w:author="קלוד" w:date="2026-10-11T13:11:34Z">
        <w:r>
          <w:rPr>
            <w:rtl/>
          </w:rPr>
          <w:t xml:space="preserve">מותר,</w:t>
        </w:r>
      </w:ins>
      <w:del w:id="97154" w:author="קלוד" w:date="2026-10-11T13:11:34Z">
        <w:r w:rsidRPr="006F178A">
          <w:rPr>
            <w:rtl/>
          </w:rPr>
          <w:delText xml:space="preserve">שרי</w:delText>
        </w:r>
      </w:del>
      <w:r w:rsidRPr="006F178A">
        <w:rPr>
          <w:rtl/>
        </w:rPr>
        <w:t xml:space="preserve"> </w:t>
      </w:r>
      <w:ins w:id="97151" w:author="קלוד" w:date="2026-10-11T13:11:34Z">
        <w:r>
          <w:rPr>
            <w:rtl/>
          </w:rPr>
          <w:t xml:space="preserve">ויצאו</w:t>
        </w:r>
      </w:ins>
      <w:del w:id="97152" w:author="קלוד" w:date="2026-10-11T13:11:34Z">
        <w:r w:rsidRPr="006F178A">
          <w:rPr>
            <w:rtl/>
          </w:rPr>
          <w:delText xml:space="preserve">נפיק</w:delText>
        </w:r>
      </w:del>
      <w:r w:rsidRPr="006F178A">
        <w:rPr>
          <w:rtl/>
        </w:rPr>
        <w:t xml:space="preserve"> כד </w:t>
      </w:r>
      <w:ins w:id="97149" w:author="קלוד" w:date="2026-10-11T13:11:34Z">
        <w:r>
          <w:rPr>
            <w:rtl/>
          </w:rPr>
          <w:t xml:space="preserve">כלילות</w:t>
        </w:r>
      </w:ins>
      <w:del w:id="97150" w:author="קלוד" w:date="2026-10-11T13:11:34Z">
        <w:r w:rsidRPr="006F178A">
          <w:rPr>
            <w:rtl/>
          </w:rPr>
          <w:delText xml:space="preserve">כלילא</w:delText>
        </w:r>
      </w:del>
      <w:r w:rsidRPr="006F178A">
        <w:rPr>
          <w:rtl/>
        </w:rPr>
        <w:t xml:space="preserve"> </w:t>
      </w:r>
      <w:ins w:id="97147" w:author="קלוד" w:date="2026-10-11T13:11:34Z">
        <w:r>
          <w:rPr>
            <w:rtl/>
          </w:rPr>
          <w:t xml:space="preserve">מכל</w:t>
        </w:r>
      </w:ins>
      <w:del w:id="97148" w:author="קלוד" w:date="2026-10-11T13:11:34Z">
        <w:r w:rsidRPr="006F178A">
          <w:rPr>
            <w:rtl/>
          </w:rPr>
          <w:delText xml:space="preserve">מכולה</w:delText>
        </w:r>
      </w:del>
      <w:r w:rsidRPr="006F178A">
        <w:rPr>
          <w:rtl/>
        </w:rPr>
        <w:t xml:space="preserve"> </w:t>
      </w:r>
      <w:ins w:id="97145" w:author="קלוד" w:date="2026-10-11T13:11:34Z">
        <w:r>
          <w:rPr>
            <w:rtl/>
          </w:rPr>
          <w:t xml:space="preserve">נהרדעא.</w:t>
        </w:r>
      </w:ins>
      <w:del w:id="97146" w:author="קלוד" w:date="2026-10-11T13:11:34Z">
        <w:r w:rsidRPr="006F178A">
          <w:rPr>
            <w:rtl/>
          </w:rPr>
          <w:delText xml:space="preserve">נהרדא.</w:delText>
        </w:r>
      </w:del>
    </w:p>
    <w:p w:rsidR="00E9703F" w:rsidRPr="006F178A" w:rsidRDefault="00E9703F" w:rsidP="00E9703F">
      <w:pPr>
        <w:rPr>
          <w:rStyle w:val="afffe"/>
          <w:rFonts w:ascii="Fb Fontext" w:hAnsi="Fb Fontext"/>
          <w:rtl/>
        </w:rPr>
      </w:pPr>
      <w:r w:rsidRPr="006F178A">
        <w:rPr>
          <w:rStyle w:val="2fb"/>
          <w:rtl/>
        </w:rPr>
        <w:t xml:space="preserve">רבה</w:t>
      </w:r>
      <w:r w:rsidRPr="006F178A">
        <w:rPr>
          <w:rtl/>
        </w:rPr>
        <w:t xml:space="preserve"> בר אבוה</w:t>
      </w:r>
      <w:ins w:id="97167" w:author="קלוד" w:date="2026-10-11T13:11:34Z">
        <w:r>
          <w:rPr>
            <w:rtl/>
          </w:rPr>
          <w:t xml:space="preserve"> </w:t>
        </w:r>
        <w:r>
          <w:rPr>
            <w:rStyle w:val="afffffe"/>
            <w:rtl/>
          </w:rPr>
          <w:t xml:space="preserve">דרש</w:t>
        </w:r>
        <w:r>
          <w:rPr>
            <w:rtl/>
          </w:rPr>
          <w:t xml:space="preserve"> </w:t>
        </w:r>
      </w:ins>
      <w:del w:id="97168" w:author="קלוד" w:date="2026-10-11T13:11:34Z">
        <w:r w:rsidRPr="006F178A">
          <w:rPr>
            <w:rtl/>
          </w:rPr>
          <w:delText xml:space="preserve"> </w:delText>
        </w:r>
      </w:del>
      <w:r w:rsidRPr="006F178A">
        <w:rPr>
          <w:rtl/>
        </w:rPr>
        <w:t xml:space="preserve">במחוזא </w:t>
      </w:r>
      <w:ins w:id="97165" w:author="קלוד" w:date="2026-10-11T13:11:34Z">
        <w:r>
          <w:rPr>
            <w:rtl/>
          </w:rPr>
          <w:t xml:space="preserve">שמותר,</w:t>
        </w:r>
      </w:ins>
      <w:del w:id="97166" w:author="קלוד" w:date="2026-10-11T13:11:34Z">
        <w:r w:rsidRPr="006F178A">
          <w:rPr>
            <w:rtl/>
          </w:rPr>
          <w:delText xml:space="preserve">דשרי,</w:delText>
        </w:r>
      </w:del>
      <w:r w:rsidRPr="006F178A">
        <w:rPr>
          <w:rtl/>
        </w:rPr>
        <w:t xml:space="preserve"> ו</w:t>
      </w:r>
      <w:r>
        <w:rPr>
          <w:rtl/>
        </w:rPr>
        <w:t>יצא</w:t>
      </w:r>
      <w:r w:rsidRPr="006F178A">
        <w:rPr>
          <w:rtl/>
        </w:rPr>
        <w:t xml:space="preserve">ו </w:t>
      </w:r>
      <w:ins w:id="97163" w:author="קלוד" w:date="2026-10-11T13:11:34Z">
        <w:r>
          <w:rPr>
            <w:rtl/>
          </w:rPr>
          <w:t xml:space="preserve">שמונה</w:t>
        </w:r>
      </w:ins>
      <w:del w:id="97164" w:author="קלוד" w:date="2026-10-11T13:11:34Z">
        <w:r w:rsidRPr="006F178A">
          <w:rPr>
            <w:rtl/>
          </w:rPr>
          <w:delText xml:space="preserve">תמי</w:delText>
        </w:r>
      </w:del>
      <w:r w:rsidRPr="006F178A">
        <w:rPr>
          <w:rtl/>
        </w:rPr>
        <w:t xml:space="preserve"> </w:t>
      </w:r>
      <w:ins w:id="97161" w:author="קלוד" w:date="2026-10-11T13:11:34Z">
        <w:r>
          <w:rPr>
            <w:rtl/>
          </w:rPr>
          <w:t xml:space="preserve">עשרה</w:t>
        </w:r>
      </w:ins>
      <w:del w:id="97162" w:author="קלוד" w:date="2026-10-11T13:11:34Z">
        <w:r w:rsidRPr="006F178A">
          <w:rPr>
            <w:rtl/>
          </w:rPr>
          <w:delText xml:space="preserve">סרי</w:delText>
        </w:r>
      </w:del>
      <w:r w:rsidRPr="006F178A">
        <w:rPr>
          <w:rtl/>
        </w:rPr>
        <w:t xml:space="preserve"> </w:t>
      </w:r>
      <w:ins w:id="92773" w:author="מנוע מכני" w:date="2026-10-11T12:04:39Z">
        <w:ins w:id="97159" w:author="קלוד" w:date="2026-10-11T13:11:34Z">
          <w:r>
            <w:rPr>
              <w:rtl/>
            </w:rPr>
            <w:t xml:space="preserve">ממבוי</w:t>
          </w:r>
        </w:ins>
        <w:del w:id="97160" w:author="קלוד" w:date="2026-10-11T13:11:34Z">
          <w:r>
            <w:rPr>
              <w:rtl/>
            </w:rPr>
            <w:delText xml:space="preserve">מאחת</w:delText>
          </w:r>
        </w:del>
      </w:ins>
      <w:del w:id="92774" w:author="מנוע מכני" w:date="2026-10-11T12:04:39Z">
        <w:r w:rsidRPr="006F178A">
          <w:rPr>
            <w:rtl/>
          </w:rPr>
          <w:delText xml:space="preserve">מחדא</w:delText>
        </w:r>
      </w:del>
      <w:r w:rsidRPr="006F178A">
        <w:rPr>
          <w:rtl/>
        </w:rPr>
        <w:t xml:space="preserve"> </w:t>
      </w:r>
      <w:ins w:id="97157" w:author="קלוד" w:date="2026-10-11T13:11:34Z">
        <w:r>
          <w:rPr>
            <w:rtl/>
          </w:rPr>
          <w:t xml:space="preserve">אחד.</w:t>
        </w:r>
      </w:ins>
      <w:del w:id="97158" w:author="קלוד" w:date="2026-10-11T13:11:34Z">
        <w:r w:rsidRPr="006F178A">
          <w:rPr>
            <w:rtl/>
          </w:rPr>
          <w:delText xml:space="preserve">מבואה.</w:delText>
        </w:r>
      </w:del>
    </w:p>
    <w:p w:rsidR="00E9703F" w:rsidRPr="006F178A" w:rsidRDefault="00E9703F" w:rsidP="00E9703F">
      <w:pPr>
        <w:rPr>
          <w:rtl/>
        </w:rPr>
      </w:pPr>
      <w:r w:rsidRPr="006F178A">
        <w:rPr>
          <w:rtl/>
        </w:rPr>
        <w:lastRenderedPageBreak/>
        <w:t xml:space="preserve">• </w:t>
      </w:r>
      <w:r w:rsidRPr="006F178A">
        <w:rPr>
          <w:rFonts w:hint="cs"/>
          <w:rtl/>
        </w:rPr>
        <w:t xml:space="preserve">אבנט </w:t>
      </w:r>
      <w:r w:rsidRPr="006F178A">
        <w:rPr>
          <w:rStyle w:val="2fb"/>
          <w:rtl/>
        </w:rPr>
        <w:t>לשמואל</w:t>
      </w:r>
      <w:r w:rsidR="00632A62">
        <w:rPr>
          <w:rFonts w:hint="cs"/>
          <w:rtl/>
        </w:rPr>
        <w:t xml:space="preserve"> </w:t>
      </w:r>
      <w:ins w:id="97169" w:author="קלוד" w:date="2026-10-11T13:11:34Z">
        <w:r>
          <w:rPr>
            <w:rtl/>
          </w:rPr>
          <w:t xml:space="preserve">מותר.</w:t>
        </w:r>
      </w:ins>
      <w:del w:id="97170" w:author="קלוד" w:date="2026-10-11T13:11:34Z">
        <w:r w:rsidRPr="006F178A">
          <w:rPr>
            <w:rtl/>
          </w:rPr>
          <w:delText xml:space="preserve">שרי.</w:delText>
        </w:r>
      </w:del>
    </w:p>
    <w:p>
      <w:pPr>
        <w:pStyle w:val="38"/>
        <w:rPr>
          <w:ins w:id="97605" w:author="מנוע מכני" w:date="2026-10-11T12:04:39Z"/>
        </w:rPr>
      </w:pPr>
      <w:r w:rsidRPr="004C00C0">
        <w:t xml:space="preserve">א"ד:</w:t>
      </w:r>
    </w:p>
    <w:p w:rsidR="00E9703F" w:rsidRPr="009757B9" w:rsidRDefault="00E9703F" w:rsidP="00E9703F">
      <w:pPr>
        <w:rPr>
          <w:rFonts w:cs="Guttman Vilna"/>
          <w:b/>
          <w:bCs/>
          <w:rtl/>
        </w:rPr>
      </w:pPr>
      <w:del w:id="97606" w:author="מנוע מכני" w:date="2026-10-11T12:04:39Z">
        <w:r w:rsidRPr="004C00C0">
          <w:rPr>
            <w:b/>
            <w:bCs/>
            <w:rtl/>
          </w:rPr>
          <w:delText xml:space="preserve"> </w:delText>
        </w:r>
      </w:del>
      <w:r w:rsidRPr="006F178A">
        <w:rPr>
          <w:rtl/>
        </w:rPr>
        <w:t>דווקא ארוקתא.</w:t>
      </w:r>
    </w:p>
    <w:p w:rsidR="00E9703F" w:rsidRPr="009757B9" w:rsidRDefault="00E9703F" w:rsidP="00E9703F">
      <w:pPr>
        <w:rPr>
          <w:rFonts w:cs="Guttman Vilna"/>
          <w:b/>
          <w:bCs/>
          <w:rtl/>
        </w:rPr>
      </w:pPr>
      <w:r w:rsidRPr="006F178A">
        <w:rPr>
          <w:rStyle w:val="2fb"/>
          <w:rtl/>
        </w:rPr>
        <w:t xml:space="preserve">ר"ס</w:t>
      </w:r>
      <w:r w:rsidRPr="006F178A">
        <w:rPr>
          <w:rtl/>
        </w:rPr>
        <w:t xml:space="preserve"> </w:t>
      </w:r>
      <w:ins w:id="97177" w:author="קלוד" w:date="2026-10-11T13:11:34Z">
        <w:r>
          <w:rPr>
            <w:rtl/>
          </w:rPr>
          <w:t xml:space="preserve">שהיא</w:t>
        </w:r>
      </w:ins>
      <w:del w:id="97178" w:author="קלוד" w:date="2026-10-11T13:11:34Z">
        <w:r w:rsidRPr="006F178A">
          <w:rPr>
            <w:rtl/>
          </w:rPr>
          <w:delText xml:space="preserve">דהוויא</w:delText>
        </w:r>
      </w:del>
      <w:r w:rsidRPr="006F178A">
        <w:rPr>
          <w:rtl/>
        </w:rPr>
        <w:t xml:space="preserve"> </w:t>
      </w:r>
      <w:ins w:id="97175" w:author="קלוד" w:date="2026-10-11T13:11:34Z">
        <w:r>
          <w:rPr>
            <w:rtl/>
          </w:rPr>
          <w:t xml:space="preserve">כטלית</w:t>
        </w:r>
      </w:ins>
      <w:del w:id="97176" w:author="קלוד" w:date="2026-10-11T13:11:34Z">
        <w:r w:rsidRPr="006F178A">
          <w:rPr>
            <w:rtl/>
          </w:rPr>
          <w:delText xml:space="preserve">אטלית</w:delText>
        </w:r>
      </w:del>
      <w:r w:rsidRPr="006F178A">
        <w:rPr>
          <w:rtl/>
        </w:rPr>
        <w:t xml:space="preserve"> מוזהבת </w:t>
      </w:r>
      <w:ins w:id="97173" w:author="קלוד" w:date="2026-10-11T13:11:34Z">
        <w:r>
          <w:rPr>
            <w:rtl/>
          </w:rPr>
          <w:t xml:space="preserve">המותרת,</w:t>
        </w:r>
      </w:ins>
      <w:del w:id="97174" w:author="קלוד" w:date="2026-10-11T13:11:34Z">
        <w:r w:rsidRPr="006F178A">
          <w:rPr>
            <w:rtl/>
          </w:rPr>
          <w:delText xml:space="preserve">דשרי</w:delText>
        </w:r>
      </w:del>
      <w:r w:rsidRPr="006F178A">
        <w:rPr>
          <w:rtl/>
        </w:rPr>
        <w:t xml:space="preserve"> </w:t>
      </w:r>
      <w:ins w:id="97171" w:author="קלוד" w:date="2026-10-11T13:11:34Z">
        <w:r>
          <w:rPr>
            <w:rtl/>
          </w:rPr>
          <w:t xml:space="preserve">שאין</w:t>
        </w:r>
      </w:ins>
      <w:del w:id="97172" w:author="קלוד" w:date="2026-10-11T13:11:34Z">
        <w:r w:rsidRPr="006F178A">
          <w:rPr>
            <w:rtl/>
          </w:rPr>
          <w:delText xml:space="preserve">דאין</w:delText>
        </w:r>
      </w:del>
      <w:r w:rsidRPr="006F178A">
        <w:rPr>
          <w:rtl/>
        </w:rPr>
        <w:t xml:space="preserve"> דרכו להסיר </w:t>
      </w:r>
      <w:r w:rsidRPr="006F178A">
        <w:rPr>
          <w:rtl/>
        </w:rPr>
        <w:t xml:space="preserve">ברה"ר</w:t>
      </w:r>
      <w:r w:rsidRPr="006F178A">
        <w:rPr>
          <w:rtl/>
        </w:rPr>
        <w:t xml:space="preserve"> שלא יפלו בגדיו.</w:t>
      </w:r>
    </w:p>
    <w:p>
      <w:pPr>
        <w:pStyle w:val="38"/>
        <w:rPr>
          <w:ins w:id="97607" w:author="מנוע מכני" w:date="2026-10-11T12:04:39Z"/>
        </w:rPr>
      </w:pPr>
      <w:r w:rsidRPr="004C00C0">
        <w:t xml:space="preserve">א"ד:</w:t>
      </w:r>
    </w:p>
    <w:p w:rsidR="00E9703F" w:rsidRPr="009757B9" w:rsidRDefault="00E9703F" w:rsidP="00E9703F">
      <w:pPr>
        <w:rPr>
          <w:rFonts w:cs="Guttman Vilna"/>
          <w:b/>
          <w:bCs/>
          <w:rtl/>
        </w:rPr>
      </w:pPr>
      <w:del w:id="97608" w:author="מנוע מכני" w:date="2026-10-11T12:04:39Z">
        <w:r w:rsidRPr="004C00C0">
          <w:rPr>
            <w:b/>
            <w:bCs/>
            <w:rtl/>
          </w:rPr>
          <w:delText xml:space="preserve"> </w:delText>
        </w:r>
      </w:del>
      <w:r w:rsidRPr="006F178A">
        <w:rPr>
          <w:rtl/>
        </w:rPr>
        <w:t xml:space="preserve">דווקא אניסכא </w:t>
      </w:r>
      <w:r w:rsidRPr="006F178A">
        <w:rPr>
          <w:rStyle w:val="2fb"/>
          <w:rtl/>
        </w:rPr>
        <w:t xml:space="preserve">ר"ס</w:t>
      </w:r>
      <w:r w:rsidRPr="006F178A">
        <w:rPr>
          <w:rtl/>
        </w:rPr>
        <w:t xml:space="preserve"> כאבנט של מלכים.</w:t>
      </w:r>
    </w:p>
    <w:p w:rsidR="00E9703F" w:rsidRPr="006F178A" w:rsidRDefault="00E9703F" w:rsidP="00E9703F">
      <w:pPr>
        <w:rPr>
          <w:rtl/>
        </w:rPr>
      </w:pPr>
      <w:r w:rsidRPr="006F178A">
        <w:rPr>
          <w:rtl/>
        </w:rPr>
        <w:t xml:space="preserve">• </w:t>
      </w:r>
      <w:r w:rsidRPr="006F178A">
        <w:rPr>
          <w:rStyle w:val="afffe"/>
          <w:rFonts w:ascii="Fb Fontext" w:hAnsi="Fb Fontext" w:hint="cs"/>
          <w:rtl/>
        </w:rPr>
        <w:t>קמרא עילוי</w:t>
      </w:r>
      <w:r w:rsidRPr="006F178A">
        <w:rPr>
          <w:rFonts w:hint="cs"/>
          <w:rtl/>
        </w:rPr>
        <w:t xml:space="preserve"> </w:t>
      </w:r>
      <w:r w:rsidRPr="006F178A">
        <w:rPr>
          <w:rtl/>
        </w:rPr>
        <w:t>משוי הוא ואסור.</w:t>
      </w:r>
    </w:p>
    <w:p w:rsidR="00E9703F" w:rsidRPr="006F178A" w:rsidRDefault="00E9703F" w:rsidP="00E9703F">
      <w:pPr>
        <w:rPr>
          <w:rtl/>
        </w:rPr>
      </w:pPr>
      <w:r w:rsidRPr="006F178A">
        <w:rPr>
          <w:rtl/>
        </w:rPr>
        <w:t xml:space="preserve">• </w:t>
      </w:r>
      <w:r w:rsidRPr="006F178A">
        <w:rPr>
          <w:rStyle w:val="afffe"/>
          <w:rFonts w:ascii="Fb Fontext" w:hAnsi="Fb Fontext" w:hint="cs"/>
          <w:rtl/>
        </w:rPr>
        <w:t>רסוקא</w:t>
      </w:r>
      <w:r w:rsidRPr="006F178A">
        <w:rPr>
          <w:rFonts w:hint="cs"/>
          <w:rtl/>
        </w:rPr>
        <w:t xml:space="preserve"> </w:t>
      </w:r>
      <w:r w:rsidRPr="006F178A">
        <w:rPr>
          <w:rtl/>
        </w:rPr>
        <w:t xml:space="preserve">תלוי אם יש לה רצועות להדקן </w:t>
      </w:r>
      <w:ins w:id="97181" w:author="קלוד" w:date="2026-10-11T13:11:34Z">
        <w:r>
          <w:rPr>
            <w:rtl/>
          </w:rPr>
          <w:t xml:space="preserve">היטב,</w:t>
        </w:r>
      </w:ins>
      <w:del w:id="97182" w:author="קלוד" w:date="2026-10-11T13:11:34Z">
        <w:r w:rsidRPr="006F178A">
          <w:rPr>
            <w:rtl/>
          </w:rPr>
          <w:delText xml:space="preserve">היטב</w:delText>
        </w:r>
      </w:del>
      <w:r w:rsidRPr="006F178A">
        <w:rPr>
          <w:rtl/>
        </w:rPr>
        <w:t xml:space="preserve"> ואם אין </w:t>
      </w:r>
      <w:ins w:id="97179" w:author="קלוד" w:date="2026-10-11T13:11:34Z">
        <w:r>
          <w:rPr>
            <w:rtl/>
          </w:rPr>
          <w:t xml:space="preserve">- אסור.</w:t>
        </w:r>
      </w:ins>
      <w:del w:id="97180" w:author="קלוד" w:date="2026-10-11T13:11:34Z">
        <w:r w:rsidRPr="006F178A">
          <w:rPr>
            <w:rtl/>
          </w:rPr>
          <w:delText xml:space="preserve">אסיר.</w:delText>
        </w:r>
      </w:del>
    </w:p>
    <w:p w:rsidR="00E9703F" w:rsidRPr="006F178A" w:rsidRDefault="00E9703F" w:rsidP="00E9703F">
      <w:pPr>
        <w:rPr>
          <w:rtl/>
        </w:rPr>
      </w:pPr>
      <w:r w:rsidRPr="006F178A">
        <w:rPr>
          <w:rtl/>
        </w:rPr>
        <w:t xml:space="preserve">• </w:t>
      </w:r>
      <w:r w:rsidRPr="006F178A">
        <w:rPr>
          <w:rStyle w:val="afffe"/>
          <w:rFonts w:ascii="Fb Fontext" w:hAnsi="Fb Fontext"/>
          <w:rtl/>
        </w:rPr>
        <w:t>קטלא</w:t>
      </w:r>
      <w:r w:rsidRPr="006F178A">
        <w:rPr>
          <w:rtl/>
        </w:rPr>
        <w:t xml:space="preserve"> הוא סביב הצוואר עם רצועות ואסור.</w:t>
      </w:r>
    </w:p>
    <w:p w:rsidR="00E9703F" w:rsidRPr="006F178A" w:rsidRDefault="00E9703F" w:rsidP="00E9703F">
      <w:pPr>
        <w:rPr>
          <w:rtl/>
        </w:rPr>
      </w:pPr>
      <w:r w:rsidRPr="006F178A">
        <w:rPr>
          <w:rtl/>
        </w:rPr>
        <w:t xml:space="preserve">• </w:t>
      </w:r>
      <w:r w:rsidRPr="006F178A">
        <w:rPr>
          <w:rStyle w:val="afffe"/>
          <w:rFonts w:ascii="Fb Fontext" w:hAnsi="Fb Fontext"/>
          <w:rtl/>
        </w:rPr>
        <w:t>נזמים</w:t>
      </w:r>
      <w:r w:rsidRPr="006F178A">
        <w:rPr>
          <w:rFonts w:hint="cs"/>
          <w:rtl/>
        </w:rPr>
        <w:t xml:space="preserve"> </w:t>
      </w:r>
      <w:r w:rsidRPr="006F178A">
        <w:rPr>
          <w:rtl/>
        </w:rPr>
        <w:t>נזמי האף הם ואסור.</w:t>
      </w:r>
    </w:p>
    <w:p w:rsidR="00E9703F" w:rsidRPr="006F178A" w:rsidRDefault="00E9703F" w:rsidP="00E9703F">
      <w:pPr>
        <w:rPr>
          <w:rtl/>
        </w:rPr>
      </w:pPr>
      <w:r w:rsidRPr="006F178A">
        <w:rPr>
          <w:rtl/>
        </w:rPr>
        <w:t>ונזמי האוזן מותר, שאינה מוציאה שיש קישורים המכסים אוזניה.</w:t>
      </w:r>
    </w:p>
    <w:p>
      <w:pPr>
        <w:pStyle w:val="afffff8"/>
        <w:rPr>
          <w:ins w:id="90889" w:author="קלוד" w:date="2026-10-11T12:33:55Z"/>
        </w:rPr>
      </w:pPr>
      <w:ins w:id="90890" w:author="קלוד" w:date="2026-10-11T12:33:55Z">
        <w:r>
          <w:rPr>
            <w:color w:val="7B3F00"/>
          </w:rPr>
          <w:t xml:space="preserve">טבעת שאין עליה חותם - טומאה ושבת</w:t>
        </w:r>
      </w:ins>
    </w:p>
    <w:p w:rsidR="00E9703F" w:rsidRPr="006F178A" w:rsidRDefault="00E9703F" w:rsidP="00E9703F">
      <w:pPr>
        <w:rPr>
          <w:rtl/>
        </w:rPr>
      </w:pPr>
      <w:r w:rsidRPr="006F178A">
        <w:rPr>
          <w:rtl/>
        </w:rPr>
        <w:t>•</w:t>
      </w:r>
      <w:r w:rsidRPr="006F178A">
        <w:rPr>
          <w:rFonts w:hint="cs"/>
          <w:rtl/>
        </w:rPr>
        <w:t xml:space="preserve"> </w:t>
      </w:r>
      <w:ins w:id="97193" w:author="קלוד" w:date="2026-10-11T13:11:34Z">
        <w:r>
          <w:rPr>
            <w:rStyle w:val="afffe"/>
            <w:rFonts w:ascii="Fb Fontext" w:hAnsi="Fb Fontext" w:hint="cs"/>
            <w:rtl/>
          </w:rPr>
          <w:t xml:space="preserve">טבעת:</w:t>
        </w:r>
      </w:ins>
      <w:del w:id="97194" w:author="קלוד" w:date="2026-10-11T13:11:34Z">
        <w:r w:rsidRPr="006F178A">
          <w:rPr>
            <w:rStyle w:val="afffe"/>
            <w:rFonts w:ascii="Fb Fontext" w:hAnsi="Fb Fontext" w:hint="cs"/>
            <w:rtl/>
          </w:rPr>
          <w:delText xml:space="preserve">טבעת</w:delText>
        </w:r>
      </w:del>
      <w:r w:rsidRPr="006F178A">
        <w:rPr>
          <w:rFonts w:hint="cs"/>
          <w:rtl/>
        </w:rPr>
        <w:t xml:space="preserve"> </w:t>
      </w:r>
      <w:ins w:id="97191" w:author="קלוד" w:date="2026-10-11T13:11:34Z">
        <w:r>
          <w:rPr>
            <w:rtl/>
          </w:rPr>
          <w:t xml:space="preserve">במשנה -</w:t>
        </w:r>
      </w:ins>
      <w:del w:id="97192" w:author="קלוד" w:date="2026-10-11T13:11:34Z">
        <w:r w:rsidRPr="006F178A">
          <w:rPr>
            <w:rtl/>
          </w:rPr>
          <w:delText xml:space="preserve">במתניתא</w:delText>
        </w:r>
      </w:del>
      <w:r w:rsidRPr="006F178A">
        <w:rPr>
          <w:rtl/>
        </w:rPr>
        <w:t xml:space="preserve"> שאין </w:t>
      </w:r>
      <w:ins w:id="92775" w:author="מנוע מכני" w:date="2026-10-11T12:04:39Z">
        <w:ins w:id="97189" w:author="קלוד" w:date="2026-10-11T13:11:34Z">
          <w:r>
            <w:rPr>
              <w:rtl/>
            </w:rPr>
            <w:t xml:space="preserve">עליה</w:t>
          </w:r>
        </w:ins>
        <w:del w:id="97190" w:author="קלוד" w:date="2026-10-11T13:11:34Z">
          <w:r>
            <w:rPr>
              <w:rtl/>
            </w:rPr>
            <w:delText xml:space="preserve">עליו</w:delText>
          </w:r>
        </w:del>
      </w:ins>
      <w:del w:id="92776" w:author="מנוע מכני" w:date="2026-10-11T12:04:39Z">
        <w:r w:rsidRPr="006F178A">
          <w:rPr>
            <w:rtl/>
          </w:rPr>
          <w:delText xml:space="preserve">עליה</w:delText>
        </w:r>
      </w:del>
      <w:r w:rsidRPr="006F178A">
        <w:rPr>
          <w:rtl/>
        </w:rPr>
        <w:t xml:space="preserve"> חותם </w:t>
      </w:r>
      <w:ins w:id="97187" w:author="קלוד" w:date="2026-10-11T13:11:34Z">
        <w:r>
          <w:rPr>
            <w:rtl/>
          </w:rPr>
          <w:t xml:space="preserve">אסורה</w:t>
        </w:r>
      </w:ins>
      <w:del w:id="97188" w:author="קלוד" w:date="2026-10-11T13:11:34Z">
        <w:r w:rsidRPr="006F178A">
          <w:rPr>
            <w:rtl/>
          </w:rPr>
          <w:delText xml:space="preserve">אסור</w:delText>
        </w:r>
      </w:del>
      <w:r w:rsidRPr="006F178A">
        <w:rPr>
          <w:rtl/>
        </w:rPr>
        <w:t xml:space="preserve"> ופטורה, הא יש </w:t>
      </w:r>
      <w:ins w:id="92777" w:author="מנוע מכני" w:date="2026-10-11T12:04:39Z">
        <w:ins w:id="97185" w:author="קלוד" w:date="2026-10-11T13:11:34Z">
          <w:r>
            <w:rPr>
              <w:rtl/>
            </w:rPr>
            <w:t xml:space="preserve">עליה -</w:t>
          </w:r>
        </w:ins>
        <w:del w:id="97186" w:author="קלוד" w:date="2026-10-11T13:11:34Z">
          <w:r>
            <w:rPr>
              <w:rtl/>
            </w:rPr>
            <w:delText xml:space="preserve">עליו</w:delText>
          </w:r>
        </w:del>
      </w:ins>
      <w:del w:id="92778" w:author="מנוע מכני" w:date="2026-10-11T12:04:39Z">
        <w:r w:rsidRPr="006F178A">
          <w:rPr>
            <w:rtl/>
          </w:rPr>
          <w:delText xml:space="preserve">עליה</w:delText>
        </w:r>
      </w:del>
      <w:r w:rsidRPr="006F178A">
        <w:rPr>
          <w:rtl/>
        </w:rPr>
        <w:t xml:space="preserve"> חייבת </w:t>
      </w:r>
      <w:ins w:id="97183" w:author="קלוד" w:date="2026-10-11T13:11:34Z">
        <w:r>
          <w:rPr>
            <w:rtl/>
          </w:rPr>
          <w:t xml:space="preserve">חטאת.</w:t>
        </w:r>
      </w:ins>
      <w:del w:id="97184" w:author="קלוד" w:date="2026-10-11T13:11:34Z">
        <w:r w:rsidRPr="006F178A">
          <w:rPr>
            <w:rtl/>
          </w:rPr>
          <w:delText xml:space="preserve">בחטאת.</w:delText>
        </w:r>
      </w:del>
    </w:p>
    <w:p w:rsidR="00E9703F" w:rsidRPr="006F178A" w:rsidRDefault="00E9703F" w:rsidP="00E9703F">
      <w:pPr>
        <w:rPr>
          <w:rtl/>
        </w:rPr>
      </w:pPr>
      <w:r w:rsidRPr="006F178A">
        <w:rPr>
          <w:rtl/>
        </w:rPr>
        <w:t xml:space="preserve">ורמינהו שמקבלין טומאה בין יש </w:t>
      </w:r>
      <w:ins w:id="92779" w:author="מנוע מכני" w:date="2026-10-11T12:04:39Z">
        <w:r>
          <w:rPr>
            <w:rtl/>
          </w:rPr>
          <w:t xml:space="preserve">עליו</w:t>
        </w:r>
      </w:ins>
      <w:del w:id="92780" w:author="מנוע מכני" w:date="2026-10-11T12:04:39Z">
        <w:r w:rsidRPr="006F178A">
          <w:rPr>
            <w:rtl/>
          </w:rPr>
          <w:delText xml:space="preserve">עליה</w:delText>
        </w:r>
      </w:del>
      <w:r w:rsidRPr="006F178A">
        <w:rPr>
          <w:rtl/>
        </w:rPr>
        <w:t xml:space="preserve"> חותם ובין </w:t>
      </w:r>
      <w:ins w:id="92781" w:author="מנוע מכני" w:date="2026-10-11T12:04:39Z">
        <w:ins w:id="97195" w:author="קלוד" w:date="2026-10-11T13:11:34Z">
          <w:r>
            <w:rPr>
              <w:rtl/>
            </w:rPr>
            <w:t xml:space="preserve">אין עליו</w:t>
          </w:r>
        </w:ins>
        <w:del w:id="97196" w:author="קלוד" w:date="2026-10-11T13:11:34Z">
          <w:r>
            <w:rPr>
              <w:rtl/>
            </w:rPr>
            <w:delText xml:space="preserve">לו</w:delText>
          </w:r>
        </w:del>
      </w:ins>
      <w:del w:id="92782" w:author="מנוע מכני" w:date="2026-10-11T12:04:39Z">
        <w:r w:rsidRPr="006F178A">
          <w:rPr>
            <w:rtl/>
          </w:rPr>
          <w:delText xml:space="preserve">ליה</w:delText>
        </w:r>
      </w:del>
      <w:r w:rsidRPr="006F178A">
        <w:rPr>
          <w:rtl/>
        </w:rPr>
        <w:t xml:space="preserve"> חותם.</w:t>
      </w:r>
    </w:p>
    <w:p w:rsidR="00E9703F" w:rsidRPr="006F178A" w:rsidRDefault="00E9703F" w:rsidP="00E9703F">
      <w:pPr>
        <w:pStyle w:val="affffb"/>
        <w:rPr>
          <w:rtl/>
        </w:rPr>
      </w:pPr>
      <w:r>
        <w:rPr>
          <w:rtl/>
        </w:rPr>
        <w:t xml:space="preserve">- </w:t>
      </w:r>
      <w:r w:rsidRPr="006F178A">
        <w:rPr>
          <w:rStyle w:val="2fb"/>
          <w:rtl/>
        </w:rPr>
        <w:t xml:space="preserve">ר' זירא</w:t>
      </w:r>
      <w:r w:rsidRPr="006F178A">
        <w:rPr>
          <w:rtl/>
        </w:rPr>
        <w:t xml:space="preserve"> הא ר' נחמיה הא רבנן.</w:t>
      </w:r>
    </w:p>
    <w:p w:rsidR="00E9703F" w:rsidRPr="00B3644D" w:rsidRDefault="00E9703F" w:rsidP="00E9703F">
      <w:pPr>
        <w:rPr>
          <w:spacing w:val="-4"/>
          <w:rtl/>
        </w:rPr>
      </w:pPr>
      <w:r w:rsidRPr="00B3644D">
        <w:rPr>
          <w:rStyle w:val="afffe"/>
          <w:rFonts w:ascii="Fb Fontext" w:hAnsi="Fb Fontext"/>
          <w:spacing w:val="-4"/>
          <w:rtl/>
        </w:rPr>
        <w:tab/>
        <w:t>רבנן</w:t>
      </w:r>
      <w:r w:rsidRPr="00B3644D">
        <w:rPr>
          <w:rFonts w:ascii="Fb Fontext" w:hAnsi="Fb Fontext"/>
          <w:spacing w:val="-4"/>
          <w:rtl/>
        </w:rPr>
        <w:t xml:space="preserve"> היא של מתכת וחותמה של אלמוג טמאה והיא של אלמוג וחותמה של מתכת טהורה.</w:t>
      </w:r>
    </w:p>
    <w:p w:rsidR="00E9703F" w:rsidRDefault="00E9703F" w:rsidP="00E9703F">
      <w:pPr>
        <w:rPr>
          <w:rtl/>
        </w:rPr>
      </w:pPr>
      <w:r w:rsidRPr="006F178A">
        <w:rPr>
          <w:rtl/>
        </w:rPr>
        <w:tab/>
        <w:t>ור' נחמיה</w:t>
      </w:r>
      <w:r w:rsidRPr="006F178A">
        <w:rPr>
          <w:rFonts w:hint="cs"/>
          <w:rtl/>
        </w:rPr>
        <w:t>:</w:t>
      </w:r>
      <w:r w:rsidRPr="006F178A">
        <w:rPr>
          <w:rtl/>
        </w:rPr>
        <w:t xml:space="preserve"> </w:t>
      </w:r>
      <w:r w:rsidRPr="006F178A">
        <w:rPr>
          <w:rtl/>
        </w:rPr>
        <w:tab/>
        <w:t>טבעת הלך אחר חותמה עול אחר סמלוניו, קולב אחר מסמרותיו,</w:t>
      </w:r>
    </w:p>
    <w:p w:rsidR="00E9703F" w:rsidRPr="006F178A" w:rsidRDefault="00E9703F" w:rsidP="00E9703F">
      <w:pPr>
        <w:rPr>
          <w:rtl/>
        </w:rPr>
      </w:pPr>
      <w:r w:rsidRPr="006F178A">
        <w:rPr>
          <w:rtl/>
        </w:rPr>
        <w:tab/>
      </w:r>
      <w:r w:rsidRPr="006F178A">
        <w:rPr>
          <w:rtl/>
        </w:rPr>
        <w:tab/>
      </w:r>
      <w:r w:rsidRPr="006F178A">
        <w:rPr>
          <w:rtl/>
        </w:rPr>
        <w:tab/>
        <w:t>סולם אחר שליבותיו, ערסי אחר שלשלותיו.</w:t>
      </w:r>
    </w:p>
    <w:p w:rsidR="00E9703F" w:rsidRPr="006F178A" w:rsidRDefault="00E9703F" w:rsidP="00E9703F">
      <w:pPr>
        <w:rPr>
          <w:rtl/>
        </w:rPr>
      </w:pPr>
      <w:r w:rsidRPr="006F178A">
        <w:rPr>
          <w:rStyle w:val="afffe"/>
          <w:rFonts w:ascii="Fb Fontext" w:hAnsi="Fb Fontext"/>
          <w:rtl/>
        </w:rPr>
        <w:tab/>
        <w:t xml:space="preserve">וחכ"א </w:t>
      </w:r>
      <w:r w:rsidRPr="006F178A">
        <w:rPr>
          <w:rtl/>
        </w:rPr>
        <w:t>הכל הולך אחר המעמיד.</w:t>
      </w:r>
    </w:p>
    <w:p w:rsidR="00E9703F" w:rsidRPr="006F178A" w:rsidRDefault="00E9703F" w:rsidP="00E9703F">
      <w:pPr>
        <w:pStyle w:val="affffb"/>
        <w:rPr>
          <w:rtl/>
        </w:rPr>
      </w:pPr>
      <w:r>
        <w:rPr>
          <w:rtl/>
        </w:rPr>
        <w:t xml:space="preserve">- </w:t>
      </w:r>
      <w:ins w:id="97205" w:author="קלוד" w:date="2026-10-11T13:11:34Z">
        <w:r>
          <w:rPr>
            <w:rStyle w:val="2fb"/>
            <w:rtl/>
          </w:rPr>
          <w:t xml:space="preserve">רבא:</w:t>
        </w:r>
      </w:ins>
      <w:del w:id="97206" w:author="קלוד" w:date="2026-10-11T13:11:34Z">
        <w:r w:rsidRPr="006F178A">
          <w:rPr>
            <w:rStyle w:val="2fb"/>
            <w:rtl/>
          </w:rPr>
          <w:delText xml:space="preserve">רבא</w:delText>
        </w:r>
      </w:del>
      <w:r w:rsidRPr="006F178A">
        <w:rPr>
          <w:rtl/>
        </w:rPr>
        <w:t xml:space="preserve"> לצדדים קתני </w:t>
      </w:r>
      <w:ins w:id="97203" w:author="קלוד" w:date="2026-10-11T13:11:34Z">
        <w:r>
          <w:rPr>
            <w:rStyle w:val="afffe"/>
            <w:rtl/>
          </w:rPr>
          <w:t xml:space="preserve">- </w:t>
        </w:r>
        <w:r>
          <w:rPr>
            <w:rStyle w:val="afffffe"/>
            <w:rtl/>
          </w:rPr>
          <w:t xml:space="preserve">יש עליו</w:t>
        </w:r>
        <w:r>
          <w:rPr>
            <w:rStyle w:val="afffe"/>
            <w:rtl/>
          </w:rPr>
          <w:t xml:space="preserve"> חותם,</w:t>
        </w:r>
      </w:ins>
      <w:del w:id="97204" w:author="קלוד" w:date="2026-10-11T13:11:34Z">
        <w:r w:rsidRPr="006F178A">
          <w:rPr>
            <w:rStyle w:val="afffe"/>
            <w:rtl/>
          </w:rPr>
          <w:delText xml:space="preserve">חותם</w:delText>
        </w:r>
      </w:del>
      <w:r w:rsidRPr="006F178A">
        <w:rPr>
          <w:rStyle w:val="afffe"/>
          <w:rtl/>
        </w:rPr>
        <w:t xml:space="preserve"> תכשיט </w:t>
      </w:r>
      <w:ins w:id="97201" w:author="קלוד" w:date="2026-10-11T13:11:34Z">
        <w:r>
          <w:rPr>
            <w:rStyle w:val="afffe"/>
            <w:rtl/>
          </w:rPr>
          <w:t xml:space="preserve">של איש;</w:t>
        </w:r>
      </w:ins>
      <w:del w:id="97202" w:author="קלוד" w:date="2026-10-11T13:11:34Z">
        <w:r w:rsidRPr="006F178A">
          <w:rPr>
            <w:rStyle w:val="afffe"/>
            <w:rtl/>
          </w:rPr>
          <w:delText xml:space="preserve">דאיש</w:delText>
        </w:r>
      </w:del>
      <w:r w:rsidRPr="006F178A">
        <w:rPr>
          <w:rtl/>
        </w:rPr>
        <w:t xml:space="preserve"> אין </w:t>
      </w:r>
      <w:ins w:id="92783" w:author="מנוע מכני" w:date="2026-10-11T12:04:39Z">
        <w:r>
          <w:rPr>
            <w:rtl/>
          </w:rPr>
          <w:t xml:space="preserve">עליו</w:t>
        </w:r>
      </w:ins>
      <w:del w:id="92784" w:author="מנוע מכני" w:date="2026-10-11T12:04:39Z">
        <w:r w:rsidRPr="006F178A">
          <w:rPr>
            <w:rtl/>
          </w:rPr>
          <w:delText xml:space="preserve">עליה</w:delText>
        </w:r>
      </w:del>
      <w:r w:rsidRPr="006F178A">
        <w:rPr>
          <w:rtl/>
        </w:rPr>
        <w:t xml:space="preserve"> </w:t>
      </w:r>
      <w:ins w:id="97199" w:author="קלוד" w:date="2026-10-11T13:11:34Z">
        <w:r>
          <w:rPr>
            <w:rtl/>
          </w:rPr>
          <w:t xml:space="preserve">חותם,</w:t>
        </w:r>
      </w:ins>
      <w:del w:id="97200" w:author="קלוד" w:date="2026-10-11T13:11:34Z">
        <w:r w:rsidRPr="006F178A">
          <w:rPr>
            <w:rtl/>
          </w:rPr>
          <w:delText xml:space="preserve">חותם</w:delText>
        </w:r>
      </w:del>
      <w:r w:rsidRPr="006F178A">
        <w:rPr>
          <w:rtl/>
        </w:rPr>
        <w:t xml:space="preserve"> תכשיט </w:t>
      </w:r>
      <w:ins w:id="97197" w:author="קלוד" w:date="2026-10-11T13:11:34Z">
        <w:r>
          <w:rPr>
            <w:rtl/>
          </w:rPr>
          <w:t xml:space="preserve">של אשה.</w:t>
        </w:r>
      </w:ins>
      <w:del w:id="97198" w:author="קלוד" w:date="2026-10-11T13:11:34Z">
        <w:r w:rsidRPr="006F178A">
          <w:rPr>
            <w:rtl/>
          </w:rPr>
          <w:delText xml:space="preserve">דאשה.</w:delText>
        </w:r>
      </w:del>
    </w:p>
    <w:p w:rsidR="00E9703F" w:rsidRPr="006F178A" w:rsidRDefault="00E9703F" w:rsidP="00E9703F">
      <w:pPr>
        <w:pStyle w:val="affffb"/>
        <w:rPr>
          <w:rtl/>
        </w:rPr>
      </w:pPr>
      <w:r>
        <w:rPr>
          <w:rtl/>
        </w:rPr>
        <w:t xml:space="preserve">- </w:t>
      </w:r>
      <w:ins w:id="97217" w:author="קלוד" w:date="2026-10-11T13:11:34Z">
        <w:r>
          <w:rPr>
            <w:rStyle w:val="2fb"/>
            <w:rtl/>
          </w:rPr>
          <w:t xml:space="preserve">רנב"י:</w:t>
        </w:r>
      </w:ins>
      <w:del w:id="97218" w:author="קלוד" w:date="2026-10-11T13:11:34Z">
        <w:r w:rsidRPr="006F178A">
          <w:rPr>
            <w:rStyle w:val="2fb"/>
            <w:rtl/>
          </w:rPr>
          <w:delText xml:space="preserve">רנב"י</w:delText>
        </w:r>
      </w:del>
      <w:r w:rsidRPr="006F178A">
        <w:rPr>
          <w:rtl/>
        </w:rPr>
        <w:t xml:space="preserve"> </w:t>
      </w:r>
      <w:ins w:id="97215" w:author="קלוד" w:date="2026-10-11T13:11:34Z">
        <w:r>
          <w:rPr>
            <w:rtl/>
          </w:rPr>
          <w:t xml:space="preserve">בטומאה</w:t>
        </w:r>
      </w:ins>
      <w:del w:id="97216" w:author="קלוד" w:date="2026-10-11T13:11:34Z">
        <w:r w:rsidRPr="006F178A">
          <w:rPr>
            <w:rtl/>
          </w:rPr>
          <w:delText xml:space="preserve">טומאה</w:delText>
        </w:r>
      </w:del>
      <w:r w:rsidRPr="006F178A">
        <w:rPr>
          <w:rtl/>
        </w:rPr>
        <w:t xml:space="preserve"> </w:t>
      </w:r>
      <w:ins w:id="97213" w:author="קלוד" w:date="2026-10-11T13:11:34Z">
        <w:r>
          <w:rPr>
            <w:rtl/>
          </w:rPr>
          <w:t xml:space="preserve">-</w:t>
        </w:r>
      </w:ins>
      <w:del w:id="97214" w:author="קלוד" w:date="2026-10-11T13:11:34Z">
        <w:r w:rsidRPr="006F178A">
          <w:rPr>
            <w:rtl/>
          </w:rPr>
          <w:delText xml:space="preserve">כל</w:delText>
        </w:r>
      </w:del>
      <w:r w:rsidRPr="006F178A">
        <w:rPr>
          <w:rtl/>
        </w:rPr>
        <w:t xml:space="preserve"> </w:t>
      </w:r>
      <w:ins w:id="97211" w:author="קלוד" w:date="2026-10-11T13:11:34Z">
        <w:r>
          <w:rPr>
            <w:rtl/>
          </w:rPr>
          <w:t xml:space="preserve">'כלי</w:t>
        </w:r>
      </w:ins>
      <w:del w:id="97212" w:author="קלוד" w:date="2026-10-11T13:11:34Z">
        <w:r w:rsidRPr="006F178A">
          <w:rPr>
            <w:rtl/>
          </w:rPr>
          <w:delText xml:space="preserve">מעשה</w:delText>
        </w:r>
      </w:del>
      <w:r w:rsidRPr="006F178A">
        <w:rPr>
          <w:rtl/>
        </w:rPr>
        <w:t xml:space="preserve"> </w:t>
      </w:r>
      <w:ins w:id="97209" w:author="קלוד" w:date="2026-10-11T13:11:34Z">
        <w:r>
          <w:rPr>
            <w:rtl/>
          </w:rPr>
          <w:t xml:space="preserve">מעשה'</w:t>
        </w:r>
      </w:ins>
      <w:del w:id="97210" w:author="קלוד" w:date="2026-10-11T13:11:34Z">
        <w:r w:rsidRPr="006F178A">
          <w:rPr>
            <w:rtl/>
          </w:rPr>
          <w:delText xml:space="preserve">אמר</w:delText>
        </w:r>
      </w:del>
      <w:r w:rsidRPr="006F178A">
        <w:rPr>
          <w:rtl/>
        </w:rPr>
        <w:t xml:space="preserve"> </w:t>
      </w:r>
      <w:ins w:id="92785" w:author="מנוע מכני" w:date="2026-10-11T12:04:39Z">
        <w:ins w:id="97207" w:author="קלוד" w:date="2026-10-11T13:11:34Z">
          <w:r>
            <w:rPr>
              <w:rtl/>
            </w:rPr>
            <w:t xml:space="preserve">אמרה התורה, </w:t>
          </w:r>
          <w:r>
            <w:rPr>
              <w:rStyle w:val="afffffe"/>
              <w:rtl/>
            </w:rPr>
            <w:t xml:space="preserve">וכלי הוא</w:t>
          </w:r>
          <w:r>
            <w:rPr>
              <w:rtl/>
            </w:rPr>
            <w:t xml:space="preserve">.</w:t>
          </w:r>
        </w:ins>
        <w:del w:id="97208" w:author="קלוד" w:date="2026-10-11T13:11:34Z">
          <w:r>
            <w:rPr>
              <w:rtl/>
            </w:rPr>
            <w:delText xml:space="preserve">התורה</w:delText>
          </w:r>
          <w:r w:rsidRPr="006F178A">
            <w:rPr>
              <w:rtl/>
            </w:rPr>
            <w:delText xml:space="preserve">.</w:delText>
          </w:r>
        </w:del>
      </w:ins>
      <w:del w:id="92786" w:author="מנוע מכני" w:date="2026-10-11T12:04:39Z">
        <w:r w:rsidRPr="006F178A">
          <w:rPr>
            <w:rtl/>
          </w:rPr>
          <w:delText xml:space="preserve">רחמנא</w:delText>
        </w:r>
      </w:del>
    </w:p>
    <w:p w:rsidR="00E9703F" w:rsidRPr="006F178A" w:rsidRDefault="00E9703F" w:rsidP="00E9703F">
      <w:pPr>
        <w:rPr>
          <w:rtl/>
        </w:rPr>
      </w:pPr>
      <w:ins w:id="97221" w:author="קלוד" w:date="2026-10-11T13:11:34Z">
        <w:r>
          <w:rPr>
            <w:rFonts w:ascii="Fb Fontext" w:hAnsi="Fb Fontext"/>
            <w:rtl/>
          </w:rPr>
          <w:t xml:space="preserve">ובשבת - </w:t>
        </w:r>
        <w:r>
          <w:rPr>
            <w:rStyle w:val="afffffe"/>
            <w:rFonts w:ascii="Fb Fontext" w:hAnsi="Fb Fontext"/>
            <w:rtl/>
          </w:rPr>
          <w:t xml:space="preserve">יש עליו חותם</w:t>
        </w:r>
      </w:ins>
      <w:del w:id="97222" w:author="קלוד" w:date="2026-10-11T13:11:34Z">
        <w:r w:rsidRPr="006F178A">
          <w:rPr>
            <w:rFonts w:ascii="Fb Fontext" w:hAnsi="Fb Fontext"/>
            <w:rtl/>
          </w:rPr>
          <w:delText xml:space="preserve">שבת</w:delText>
        </w:r>
      </w:del>
      <w:r w:rsidRPr="006F178A">
        <w:rPr>
          <w:rFonts w:ascii="Fb Fontext" w:hAnsi="Fb Fontext"/>
          <w:rtl/>
        </w:rPr>
        <w:t xml:space="preserve"> משוי </w:t>
      </w:r>
      <w:ins w:id="97219" w:author="קלוד" w:date="2026-10-11T13:11:34Z">
        <w:r>
          <w:rPr>
            <w:rFonts w:ascii="Fb Fontext" w:hAnsi="Fb Fontext"/>
            <w:rtl/>
          </w:rPr>
          <w:t xml:space="preserve">הוא,</w:t>
        </w:r>
      </w:ins>
      <w:del w:id="97220" w:author="קלוד" w:date="2026-10-11T13:11:34Z">
        <w:r w:rsidRPr="006F178A">
          <w:rPr>
            <w:rFonts w:ascii="Fb Fontext" w:hAnsi="Fb Fontext"/>
            <w:rtl/>
          </w:rPr>
          <w:delText xml:space="preserve">הוא</w:delText>
        </w:r>
      </w:del>
      <w:r w:rsidRPr="006F178A">
        <w:rPr>
          <w:rFonts w:ascii="Fb Fontext" w:hAnsi="Fb Fontext"/>
          <w:rtl/>
        </w:rPr>
        <w:t xml:space="preserve"> אין </w:t>
      </w:r>
      <w:ins w:id="92787" w:author="מנוע מכני" w:date="2026-10-11T12:04:39Z">
        <w:r>
          <w:rPr>
            <w:rFonts w:ascii="Fb Fontext" w:hAnsi="Fb Fontext"/>
            <w:rtl/>
          </w:rPr>
          <w:t xml:space="preserve">עליו</w:t>
        </w:r>
      </w:ins>
      <w:del w:id="92788" w:author="מנוע מכני" w:date="2026-10-11T12:04:39Z">
        <w:r w:rsidRPr="006F178A">
          <w:rPr>
            <w:rFonts w:ascii="Fb Fontext" w:hAnsi="Fb Fontext"/>
            <w:rtl/>
          </w:rPr>
          <w:delText xml:space="preserve">עליה</w:delText>
        </w:r>
      </w:del>
      <w:r w:rsidRPr="006F178A">
        <w:rPr>
          <w:rFonts w:ascii="Fb Fontext" w:hAnsi="Fb Fontext"/>
          <w:rtl/>
        </w:rPr>
        <w:t xml:space="preserve"> חותם תכשיט הוא.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w:t>
      </w:r>
    </w:p>
    <w:p w:rsidR="00E9703F" w:rsidRPr="00B3644D" w:rsidRDefault="00E9703F" w:rsidP="00E9703F">
      <w:pPr>
        <w:rPr>
          <w:rFonts w:ascii="Fb Fontext" w:hAnsi="Fb Fontext"/>
          <w:spacing w:val="-2"/>
          <w:rtl/>
        </w:rPr>
      </w:pPr>
      <w:r w:rsidRPr="00B3644D">
        <w:rPr>
          <w:rFonts w:ascii="Fb Fontext" w:hAnsi="Fb Fontext"/>
          <w:spacing w:val="-2"/>
          <w:rtl/>
        </w:rPr>
        <w:t xml:space="preserve">• </w:t>
      </w:r>
      <w:r w:rsidRPr="00B3644D">
        <w:rPr>
          <w:rStyle w:val="afffe"/>
          <w:rFonts w:ascii="Fb Fontext" w:hAnsi="Fb Fontext" w:hint="cs"/>
          <w:spacing w:val="-2"/>
          <w:rtl/>
        </w:rPr>
        <w:t>מחט שאינה נקובה</w:t>
      </w:r>
      <w:r w:rsidRPr="00B3644D">
        <w:rPr>
          <w:rFonts w:ascii="Fb Fontext" w:hAnsi="Fb Fontext" w:hint="cs"/>
          <w:spacing w:val="-2"/>
          <w:rtl/>
        </w:rPr>
        <w:t xml:space="preserve"> </w:t>
      </w:r>
      <w:ins w:id="97223" w:author="קלוד" w:date="2026-10-11T13:11:34Z">
        <w:r>
          <w:rPr>
            <w:rFonts w:ascii="Fb Fontext" w:hAnsi="Fb Fontext" w:hint="cs"/>
            <w:spacing w:val="-2"/>
            <w:rtl/>
          </w:rPr>
          <w:t xml:space="preserve">ראויה</w:t>
        </w:r>
      </w:ins>
      <w:del w:id="97224" w:author="קלוד" w:date="2026-10-11T13:11:34Z">
        <w:r w:rsidRPr="00B3644D">
          <w:rPr>
            <w:rFonts w:ascii="Fb Fontext" w:hAnsi="Fb Fontext" w:hint="cs"/>
            <w:spacing w:val="-2"/>
            <w:rtl/>
          </w:rPr>
          <w:delText xml:space="preserve">חזיא</w:delText>
        </w:r>
      </w:del>
      <w:r w:rsidRPr="00B3644D">
        <w:rPr>
          <w:rFonts w:ascii="Fb Fontext" w:hAnsi="Fb Fontext" w:hint="cs"/>
          <w:spacing w:val="-2"/>
          <w:rtl/>
        </w:rPr>
        <w:t xml:space="preserve"> </w:t>
      </w:r>
      <w:r w:rsidRPr="00B3644D">
        <w:rPr>
          <w:rFonts w:ascii="Fb Fontext" w:hAnsi="Fb Fontext"/>
          <w:spacing w:val="-2"/>
          <w:rtl/>
        </w:rPr>
        <w:t>לחלוק בה שערה, ובשבת שמה צידה השני על פדחתה [טס של זהב]</w:t>
      </w:r>
    </w:p>
    <w:p>
      <w:pPr>
        <w:pStyle w:val="afffff8"/>
        <w:rPr>
          <w:ins w:id="90887" w:author="קלוד" w:date="2026-10-11T12:33:55Z"/>
        </w:rPr>
      </w:pPr>
      <w:ins w:id="90888" w:author="קלוד" w:date="2026-10-11T12:33:55Z">
        <w:r>
          <w:rPr>
            <w:color w:val="7B3F00"/>
          </w:rPr>
          <w:t xml:space="preserve">סנדל המסומר - גזירה מחמת מעשה</w:t>
        </w:r>
      </w:ins>
    </w:p>
    <w:p w:rsidR="00E9703F" w:rsidRDefault="00E9703F" w:rsidP="00E9703F">
      <w:pPr>
        <w:rPr>
          <w:rStyle w:val="afffe"/>
          <w:rFonts w:ascii="Fb Fontext" w:hAnsi="Fb Fontext"/>
          <w:rtl/>
        </w:rPr>
      </w:pPr>
      <w:r w:rsidRPr="006F178A">
        <w:rPr>
          <w:rtl/>
        </w:rPr>
        <w:t xml:space="preserve">• </w:t>
      </w:r>
      <w:r w:rsidRPr="006F178A">
        <w:rPr>
          <w:rStyle w:val="afffe"/>
          <w:rFonts w:ascii="Fb Fontext" w:hAnsi="Fb Fontext" w:hint="cs"/>
          <w:rtl/>
        </w:rPr>
        <w:t>סנדל המסומר</w:t>
      </w:r>
      <w:r w:rsidRPr="006F178A">
        <w:rPr>
          <w:rFonts w:hint="cs"/>
          <w:rtl/>
        </w:rPr>
        <w:t xml:space="preserve"> </w:t>
      </w:r>
      <w:r w:rsidRPr="006F178A">
        <w:rPr>
          <w:rFonts w:hint="cs"/>
          <w:rtl/>
        </w:rPr>
        <w:t xml:space="preserve">לא</w:t>
      </w:r>
      <w:r w:rsidRPr="006F178A">
        <w:rPr>
          <w:rFonts w:hint="cs"/>
          <w:rtl/>
        </w:rPr>
        <w:t xml:space="preserve"> יצא </w:t>
      </w:r>
      <w:r w:rsidRPr="006F178A">
        <w:rPr>
          <w:rtl/>
        </w:rPr>
        <w:t>משום מעשה שהיה</w:t>
      </w:r>
    </w:p>
    <w:p w:rsidR="00E9703F" w:rsidRPr="002B5789" w:rsidRDefault="00E9703F" w:rsidP="00E9703F">
      <w:pPr>
        <w:rPr>
          <w:b/>
          <w:bCs/>
          <w:rtl/>
        </w:rPr>
      </w:pPr>
      <w:ins w:id="97235" w:author="קלוד" w:date="2026-10-11T13:11:34Z">
        <w:r>
          <w:rPr>
            <w:rStyle w:val="afffe"/>
            <w:rFonts w:ascii="Fb Fontext" w:hAnsi="Fb Fontext"/>
            <w:b/>
            <w:rtl/>
          </w:rPr>
          <w:t xml:space="preserve">א. </w:t>
        </w:r>
        <w:r>
          <w:rPr>
            <w:rStyle w:val="afffffe"/>
            <w:rFonts w:ascii="Fb Fontext" w:hAnsi="Fb Fontext"/>
            <w:b/>
            <w:rtl/>
          </w:rPr>
          <w:t xml:space="preserve">שמואל:</w:t>
        </w:r>
      </w:ins>
      <w:del w:id="97236" w:author="קלוד" w:date="2026-10-11T13:11:34Z">
        <w:r w:rsidRPr="006F178A">
          <w:rPr>
            <w:rStyle w:val="afffe"/>
            <w:rFonts w:ascii="Fb Fontext" w:hAnsi="Fb Fontext"/>
            <w:b/>
            <w:rtl/>
          </w:rPr>
          <w:tab/>
          <w:delText xml:space="preserve">א.</w:delText>
        </w:r>
      </w:del>
      <w:r w:rsidRPr="006F178A">
        <w:rPr>
          <w:rtl/>
        </w:rPr>
        <w:t xml:space="preserve"> במערה </w:t>
      </w:r>
      <w:ins w:id="97233" w:author="קלוד" w:date="2026-10-11T13:11:34Z">
        <w:r>
          <w:rPr>
            <w:rtl/>
          </w:rPr>
          <w:t xml:space="preserve">נתהפך</w:t>
        </w:r>
      </w:ins>
      <w:del w:id="97234" w:author="קלוד" w:date="2026-10-11T13:11:34Z">
        <w:r w:rsidRPr="006F178A">
          <w:rPr>
            <w:rtl/>
          </w:rPr>
          <w:delText xml:space="preserve">ונתהפך</w:delText>
        </w:r>
      </w:del>
      <w:r w:rsidRPr="006F178A">
        <w:rPr>
          <w:rtl/>
        </w:rPr>
        <w:t xml:space="preserve"> </w:t>
      </w:r>
      <w:ins w:id="97231" w:author="קלוד" w:date="2026-10-11T13:11:34Z">
        <w:r>
          <w:rPr>
            <w:rtl/>
          </w:rPr>
          <w:t xml:space="preserve">סנדל </w:t>
        </w:r>
        <w:r>
          <w:rPr>
            <w:rStyle w:val="afffffe"/>
            <w:rtl/>
          </w:rPr>
          <w:t xml:space="preserve">ונבהלו</w:t>
        </w:r>
        <w:r>
          <w:rPr>
            <w:rtl/>
          </w:rPr>
          <w:t xml:space="preserve">,</w:t>
        </w:r>
      </w:ins>
      <w:del w:id="97232" w:author="קלוד" w:date="2026-10-11T13:11:34Z">
        <w:r w:rsidRPr="006F178A">
          <w:rPr>
            <w:rtl/>
          </w:rPr>
          <w:delText xml:space="preserve">סנדל</w:delText>
        </w:r>
      </w:del>
      <w:r w:rsidRPr="006F178A">
        <w:rPr>
          <w:rtl/>
        </w:rPr>
        <w:t xml:space="preserve"> ודחקו זא"ז ונהרגו יותר ממה שהיו </w:t>
      </w:r>
      <w:ins w:id="97229" w:author="קלוד" w:date="2026-10-11T13:11:34Z">
        <w:r>
          <w:rPr>
            <w:rtl/>
          </w:rPr>
          <w:t xml:space="preserve">אויבים</w:t>
        </w:r>
      </w:ins>
      <w:del w:id="97230" w:author="קלוד" w:date="2026-10-11T13:11:34Z">
        <w:r w:rsidRPr="006F178A">
          <w:rPr>
            <w:rtl/>
          </w:rPr>
          <w:delText xml:space="preserve">אויבין</w:delText>
        </w:r>
      </w:del>
      <w:r w:rsidRPr="006F178A">
        <w:rPr>
          <w:rtl/>
        </w:rPr>
        <w:t xml:space="preserve"> </w:t>
      </w:r>
      <w:ins w:id="97227" w:author="קלוד" w:date="2026-10-11T13:11:34Z">
        <w:r>
          <w:rPr>
            <w:rtl/>
          </w:rPr>
          <w:t xml:space="preserve">הורגים</w:t>
        </w:r>
      </w:ins>
      <w:del w:id="97228" w:author="קלוד" w:date="2026-10-11T13:11:34Z">
        <w:r w:rsidRPr="006F178A">
          <w:rPr>
            <w:rtl/>
          </w:rPr>
          <w:delText xml:space="preserve">הורגין</w:delText>
        </w:r>
      </w:del>
      <w:r w:rsidRPr="006F178A">
        <w:rPr>
          <w:rtl/>
        </w:rPr>
        <w:t xml:space="preserve"> </w:t>
      </w:r>
      <w:ins w:id="97225" w:author="קלוד" w:date="2026-10-11T13:11:34Z">
        <w:r>
          <w:rPr>
            <w:rtl/>
          </w:rPr>
          <w:t xml:space="preserve">בהם.</w:t>
        </w:r>
      </w:ins>
      <w:del w:id="97226" w:author="קלוד" w:date="2026-10-11T13:11:34Z">
        <w:r w:rsidRPr="006F178A">
          <w:rPr>
            <w:rtl/>
          </w:rPr>
          <w:delText xml:space="preserve">בהן.</w:delText>
        </w:r>
      </w:del>
    </w:p>
    <w:p w:rsidR="00E9703F" w:rsidRPr="002B5789" w:rsidRDefault="00E9703F" w:rsidP="00E9703F">
      <w:pPr>
        <w:pStyle w:val="affffb"/>
        <w:rPr>
          <w:rtl/>
        </w:rPr>
      </w:pPr>
      <w:r>
        <w:rPr>
          <w:b/>
          <w:bCs/>
          <w:rtl/>
        </w:rPr>
        <w:t xml:space="preserve">- </w:t>
      </w:r>
      <w:r w:rsidRPr="002B5789">
        <w:rPr>
          <w:rFonts w:hint="cs"/>
          <w:b/>
          <w:bCs/>
          <w:rtl/>
        </w:rPr>
        <w:t>ב.</w:t>
      </w:r>
      <w:r w:rsidRPr="006F178A">
        <w:rPr>
          <w:rFonts w:hint="cs"/>
          <w:rtl/>
        </w:rPr>
        <w:t xml:space="preserve"> </w:t>
      </w:r>
      <w:r w:rsidRPr="006F178A">
        <w:rPr>
          <w:rStyle w:val="2fb"/>
          <w:rtl/>
        </w:rPr>
        <w:t xml:space="preserve">רב</w:t>
      </w:r>
      <w:r w:rsidRPr="006F178A">
        <w:rPr>
          <w:rtl/>
        </w:rPr>
        <w:t xml:space="preserve"> אילעי שמעו קול </w:t>
      </w:r>
      <w:r>
        <w:rPr>
          <w:rtl/>
        </w:rPr>
        <w:t>וכו'</w:t>
      </w:r>
      <w:r w:rsidRPr="006F178A">
        <w:rPr>
          <w:rtl/>
        </w:rPr>
        <w:t>.</w:t>
      </w:r>
    </w:p>
    <w:p w:rsidR="00E9703F" w:rsidRPr="006F178A" w:rsidRDefault="00E9703F" w:rsidP="00E9703F">
      <w:pPr>
        <w:pStyle w:val="affffb"/>
        <w:rPr>
          <w:rtl/>
        </w:rPr>
      </w:pPr>
      <w:r>
        <w:rPr>
          <w:b/>
          <w:bCs/>
          <w:rtl/>
        </w:rPr>
        <w:t xml:space="preserve">- </w:t>
      </w:r>
      <w:r w:rsidRPr="002B5789">
        <w:rPr>
          <w:rFonts w:hint="cs"/>
          <w:b/>
          <w:bCs/>
          <w:rtl/>
        </w:rPr>
        <w:t>ג.</w:t>
      </w:r>
      <w:r w:rsidRPr="006F178A">
        <w:rPr>
          <w:rFonts w:hint="cs"/>
          <w:rtl/>
        </w:rPr>
        <w:t xml:space="preserve"> </w:t>
      </w:r>
      <w:r w:rsidRPr="006F178A">
        <w:rPr>
          <w:rtl/>
        </w:rPr>
        <w:t xml:space="preserve">רמי בר יחזקאל בבהכנ"ס היו יושבין </w:t>
      </w:r>
      <w:r>
        <w:rPr>
          <w:rtl/>
        </w:rPr>
        <w:t>וכו'</w:t>
      </w:r>
      <w:r w:rsidRPr="006F178A">
        <w:rPr>
          <w:rtl/>
        </w:rPr>
        <w:t>.</w:t>
      </w:r>
    </w:p>
    <w:p w:rsidR="00E9703F" w:rsidRPr="006F178A" w:rsidRDefault="00E9703F" w:rsidP="00E9703F">
      <w:pPr>
        <w:rPr>
          <w:rtl/>
        </w:rPr>
      </w:pPr>
      <w:r w:rsidRPr="006F178A">
        <w:rPr>
          <w:rFonts w:ascii="Fb Fontext" w:hAnsi="Fb Fontext" w:hint="cs"/>
          <w:rtl/>
        </w:rPr>
        <w:t xml:space="preserve">ונגזרה גזירה </w:t>
      </w:r>
      <w:r w:rsidRPr="006F178A">
        <w:rPr>
          <w:rFonts w:ascii="Fb Fontext" w:hAnsi="Fb Fontext"/>
          <w:rtl/>
        </w:rPr>
        <w:t xml:space="preserve">בשבת וביו"ט ולא בתענית </w:t>
      </w:r>
      <w:ins w:id="97245" w:author="קלוד" w:date="2026-10-11T13:11:34Z">
        <w:r>
          <w:rPr>
            <w:rFonts w:ascii="Fb Fontext" w:hAnsi="Fb Fontext"/>
            <w:rtl/>
          </w:rPr>
          <w:t xml:space="preserve">ציבור,</w:t>
        </w:r>
      </w:ins>
      <w:del w:id="97246" w:author="קלוד" w:date="2026-10-11T13:11:34Z">
        <w:r w:rsidRPr="006F178A">
          <w:rPr>
            <w:rFonts w:ascii="Fb Fontext" w:hAnsi="Fb Fontext"/>
            <w:rtl/>
          </w:rPr>
          <w:delText xml:space="preserve">ציבור</w:delText>
        </w:r>
      </w:del>
      <w:r w:rsidRPr="006F178A">
        <w:rPr>
          <w:rFonts w:ascii="Fb Fontext" w:hAnsi="Fb Fontext"/>
          <w:rtl/>
        </w:rPr>
        <w:t xml:space="preserve"> </w:t>
      </w:r>
      <w:ins w:id="97243" w:author="קלוד" w:date="2026-10-11T13:11:34Z">
        <w:r>
          <w:rPr>
            <w:rFonts w:ascii="Fb Fontext" w:hAnsi="Fb Fontext"/>
            <w:rtl/>
          </w:rPr>
          <w:t xml:space="preserve">כי</w:t>
        </w:r>
      </w:ins>
      <w:del w:id="97244" w:author="קלוד" w:date="2026-10-11T13:11:34Z">
        <w:r w:rsidRPr="006F178A">
          <w:rPr>
            <w:rFonts w:ascii="Fb Fontext" w:hAnsi="Fb Fontext"/>
            <w:rtl/>
          </w:rPr>
          <w:delText xml:space="preserve">והיינו</w:delText>
        </w:r>
      </w:del>
      <w:r w:rsidRPr="006F178A">
        <w:rPr>
          <w:rFonts w:ascii="Fb Fontext" w:hAnsi="Fb Fontext"/>
          <w:rtl/>
        </w:rPr>
        <w:t xml:space="preserve"> </w:t>
      </w:r>
      <w:ins w:id="97241" w:author="קלוד" w:date="2026-10-11T13:11:34Z">
        <w:r>
          <w:rPr>
            <w:rStyle w:val="afffffe"/>
            <w:rFonts w:ascii="Fb Fontext" w:hAnsi="Fb Fontext"/>
            <w:rtl/>
          </w:rPr>
          <w:t xml:space="preserve">המעשה</w:t>
        </w:r>
      </w:ins>
      <w:del w:id="97242" w:author="קלוד" w:date="2026-10-11T13:11:34Z">
        <w:r w:rsidRPr="006F178A">
          <w:rPr>
            <w:rFonts w:ascii="Fb Fontext" w:hAnsi="Fb Fontext"/>
            <w:rtl/>
          </w:rPr>
          <w:delText xml:space="preserve">דווקא</w:delText>
        </w:r>
      </w:del>
      <w:r w:rsidRPr="006F178A">
        <w:rPr>
          <w:rFonts w:ascii="Fb Fontext" w:hAnsi="Fb Fontext"/>
          <w:rtl/>
        </w:rPr>
        <w:t xml:space="preserve"> </w:t>
      </w:r>
      <w:ins w:id="97239" w:author="קלוד" w:date="2026-10-11T13:11:34Z">
        <w:r>
          <w:rPr>
            <w:rStyle w:val="afffffe"/>
            <w:rFonts w:ascii="Fb Fontext" w:hAnsi="Fb Fontext"/>
            <w:rtl/>
          </w:rPr>
          <w:t xml:space="preserve">היה</w:t>
        </w:r>
      </w:ins>
      <w:del w:id="97240" w:author="קלוד" w:date="2026-10-11T13:11:34Z">
        <w:r w:rsidRPr="006F178A">
          <w:rPr>
            <w:rFonts w:ascii="Fb Fontext" w:hAnsi="Fb Fontext"/>
            <w:rtl/>
          </w:rPr>
          <w:delText xml:space="preserve">בכינופייא</w:delText>
        </w:r>
      </w:del>
      <w:r w:rsidRPr="006F178A">
        <w:rPr>
          <w:rFonts w:ascii="Fb Fontext" w:hAnsi="Fb Fontext"/>
          <w:rtl/>
        </w:rPr>
        <w:t xml:space="preserve"> </w:t>
      </w:r>
      <w:ins w:id="97237" w:author="קלוד" w:date="2026-10-11T13:11:34Z">
        <w:r>
          <w:rPr>
            <w:rFonts w:ascii="Fb Fontext" w:hAnsi="Fb Fontext"/>
            <w:rtl/>
          </w:rPr>
          <w:t xml:space="preserve">באסיפה ביום של איסור.</w:t>
        </w:r>
      </w:ins>
      <w:del w:id="97238" w:author="קלוד" w:date="2026-10-11T13:11:34Z">
        <w:r w:rsidRPr="006F178A">
          <w:rPr>
            <w:rFonts w:ascii="Fb Fontext" w:hAnsi="Fb Fontext"/>
            <w:rtl/>
          </w:rPr>
          <w:delText xml:space="preserve">דאיסורא.</w:delText>
        </w:r>
      </w:del>
    </w:p>
    <w:p w:rsidR="00E9703F" w:rsidRPr="006061D7" w:rsidRDefault="00E9703F" w:rsidP="00E9703F">
      <w:pPr>
        <w:rPr>
          <w:rtl/>
        </w:rPr>
      </w:pPr>
      <w:r w:rsidRPr="006061D7">
        <w:rPr>
          <w:rtl/>
        </w:rPr>
        <w:t xml:space="preserve">[</w:t>
      </w:r>
      <w:ins w:id="92789" w:author="מנוע מכני" w:date="2026-10-11T12:04:39Z">
        <w:r>
          <w:rPr>
            <w:rtl/>
          </w:rPr>
          <w:t xml:space="preserve">ומה</w:t>
        </w:r>
      </w:ins>
      <w:del w:id="92790" w:author="מנוע מכני" w:date="2026-10-11T12:04:39Z">
        <w:r w:rsidRPr="006061D7">
          <w:rPr>
            <w:rtl/>
          </w:rPr>
          <w:delText xml:space="preserve">ומאי</w:delText>
        </w:r>
      </w:del>
      <w:r w:rsidRPr="006061D7">
        <w:rPr>
          <w:rtl/>
        </w:rPr>
        <w:t xml:space="preserve"> </w:t>
      </w:r>
      <w:ins w:id="90241" w:author="Claude - סמנטי" w:date="2026-10-11T12:28:21Z">
        <w:r>
          <w:rPr>
            <w:rtl/>
          </w:rPr>
          <w:t xml:space="preserve">שאוסרים</w:t>
        </w:r>
      </w:ins>
      <w:del w:id="90242" w:author="Claude - סמנטי" w:date="2026-10-11T12:28:21Z">
        <w:r w:rsidRPr="006061D7">
          <w:rPr>
            <w:rtl/>
          </w:rPr>
          <w:delText xml:space="preserve">דאסרינן</w:delText>
        </w:r>
      </w:del>
      <w:r w:rsidRPr="006061D7">
        <w:rPr>
          <w:rtl/>
        </w:rPr>
        <w:t xml:space="preserve"> רק בירדן דווקא ירדן דשאני משאר נהרות] </w:t>
      </w:r>
      <w:r w:rsidRPr="006061D7">
        <w:rPr>
          <w:rtl/>
        </w:rPr>
        <w:t xml:space="preserve">משא"כ</w:t>
      </w:r>
      <w:r w:rsidRPr="006061D7">
        <w:rPr>
          <w:rtl/>
        </w:rPr>
        <w:t xml:space="preserve"> </w:t>
      </w:r>
      <w:ins w:id="91171" w:author="מנוע מכני" w:date="2026-10-11T12:04:39Z">
        <w:r>
          <w:rPr>
            <w:rtl/>
          </w:rPr>
          <w:t xml:space="preserve">כאן</w:t>
        </w:r>
      </w:ins>
      <w:del w:id="91172" w:author="מנוע מכני" w:date="2026-10-11T12:04:39Z">
        <w:r w:rsidRPr="006061D7">
          <w:rPr>
            <w:rtl/>
          </w:rPr>
          <w:delText xml:space="preserve">הכא</w:delText>
        </w:r>
      </w:del>
      <w:r w:rsidRPr="006061D7">
        <w:rPr>
          <w:rtl/>
        </w:rPr>
        <w:t xml:space="preserve"> דאין בינהם אלא אוכל נפש בלבד.</w:t>
      </w:r>
    </w:p>
    <w:p w:rsidR="00E9703F" w:rsidRPr="006F178A" w:rsidRDefault="00E9703F" w:rsidP="00E9703F">
      <w:pPr>
        <w:rPr>
          <w:rtl/>
        </w:rPr>
      </w:pPr>
      <w:r w:rsidRPr="006F178A">
        <w:rPr>
          <w:rFonts w:ascii="Fb Fontext" w:hAnsi="Fb Fontext" w:hint="cs"/>
          <w:rtl/>
        </w:rPr>
        <w:t xml:space="preserve">לחזק אסור לנוי מותר </w:t>
      </w:r>
      <w:r w:rsidRPr="006F178A">
        <w:rPr>
          <w:rStyle w:val="afffe"/>
          <w:rFonts w:ascii="Fb Fontext" w:hAnsi="Fb Fontext" w:hint="cs"/>
          <w:rtl/>
        </w:rPr>
        <w:t>-</w:t>
      </w:r>
      <w:r w:rsidRPr="006F178A">
        <w:rPr>
          <w:rFonts w:ascii="Fb Fontext" w:hAnsi="Fb Fontext" w:hint="cs"/>
          <w:rtl/>
        </w:rPr>
        <w:t xml:space="preserve"> </w:t>
      </w:r>
      <w:r w:rsidRPr="006F178A">
        <w:rPr>
          <w:rStyle w:val="2fb"/>
          <w:rFonts w:ascii="Fb Fontext" w:hAnsi="Fb Fontext"/>
          <w:rtl/>
        </w:rPr>
        <w:t xml:space="preserve">רי"ו</w:t>
      </w:r>
      <w:r w:rsidRPr="006F178A">
        <w:rPr>
          <w:rFonts w:ascii="Fb Fontext" w:hAnsi="Fb Fontext"/>
          <w:rtl/>
        </w:rPr>
        <w:t xml:space="preserve"> חמש, כר' נהוראי דלא שבע.</w:t>
      </w:r>
    </w:p>
    <w:p w:rsidR="00E9703F" w:rsidRPr="006F178A" w:rsidRDefault="00E9703F" w:rsidP="00E9703F">
      <w:pPr>
        <w:rPr>
          <w:rtl/>
        </w:rPr>
      </w:pPr>
      <w:r w:rsidRPr="006F178A">
        <w:rPr>
          <w:rtl/>
        </w:rPr>
        <w:t xml:space="preserve">ר' חנינה שבע </w:t>
      </w:r>
      <w:r w:rsidRPr="006F178A">
        <w:rPr>
          <w:rStyle w:val="2fb"/>
          <w:rtl/>
        </w:rPr>
        <w:t xml:space="preserve">כרבי נתן</w:t>
      </w:r>
      <w:r w:rsidRPr="006F178A">
        <w:rPr>
          <w:rtl/>
        </w:rPr>
        <w:t xml:space="preserve">.</w:t>
      </w:r>
    </w:p>
    <w:p>
      <w:pPr>
        <w:pStyle w:val="38"/>
        <w:rPr>
          <w:ins w:id="97609" w:author="מנוע מכני" w:date="2026-10-11T12:04:39Z"/>
        </w:rPr>
      </w:pPr>
      <w:r w:rsidRPr="006F178A">
        <w:t xml:space="preserve">והיינו</w:t>
      </w:r>
    </w:p>
    <w:p w:rsidR="00E9703F" w:rsidRPr="006F178A" w:rsidRDefault="00E9703F" w:rsidP="00E9703F">
      <w:pPr>
        <w:rPr>
          <w:rtl/>
        </w:rPr>
      </w:pPr>
      <w:del w:id="97610" w:author="מנוע מכני" w:date="2026-10-11T12:04:39Z">
        <w:r w:rsidRPr="006F178A">
          <w:rPr>
            <w:rtl/>
          </w:rPr>
          <w:delText xml:space="preserve"> </w:delText>
        </w:r>
      </w:del>
      <w:r w:rsidRPr="006F178A">
        <w:rPr>
          <w:rtl/>
        </w:rPr>
        <w:t xml:space="preserve">מכאן ומכאן ואחד בתרסיותיו, </w:t>
      </w:r>
      <w:r w:rsidRPr="006F178A">
        <w:rPr>
          <w:rStyle w:val="2fb"/>
          <w:rtl/>
        </w:rPr>
        <w:t xml:space="preserve">ר"</w:t>
      </w:r>
      <w:r w:rsidRPr="006F178A">
        <w:rPr>
          <w:rStyle w:val="2fb"/>
          <w:rFonts w:hint="cs"/>
          <w:rtl/>
        </w:rPr>
        <w:t xml:space="preserve">א</w:t>
      </w:r>
      <w:r w:rsidRPr="006F178A">
        <w:rPr>
          <w:rFonts w:hint="cs"/>
          <w:rtl/>
        </w:rPr>
        <w:t xml:space="preserve"> </w:t>
      </w:r>
      <w:r w:rsidRPr="006F178A">
        <w:rPr>
          <w:rStyle w:val="2fb"/>
          <w:rFonts w:hint="cs"/>
          <w:rtl/>
        </w:rPr>
        <w:t xml:space="preserve">לר</w:t>
      </w:r>
      <w:r w:rsidRPr="006F178A">
        <w:rPr>
          <w:rStyle w:val="2fb"/>
          <w:rtl/>
        </w:rPr>
        <w:t>"</w:t>
      </w:r>
      <w:r w:rsidRPr="006F178A">
        <w:rPr>
          <w:rStyle w:val="2fb"/>
          <w:rFonts w:hint="cs"/>
          <w:rtl/>
        </w:rPr>
        <w:t xml:space="preserve">ה</w:t>
      </w:r>
      <w:r w:rsidRPr="006F178A">
        <w:rPr>
          <w:rFonts w:hint="cs"/>
          <w:rtl/>
        </w:rPr>
        <w:t xml:space="preserve"> </w:t>
      </w:r>
      <w:r w:rsidRPr="006F178A">
        <w:rPr>
          <w:rtl/>
        </w:rPr>
        <w:t>רק שבע מותר.</w:t>
      </w:r>
    </w:p>
    <w:p w:rsidR="00E9703F" w:rsidRPr="006F178A" w:rsidRDefault="00E9703F" w:rsidP="00E9703F">
      <w:pPr>
        <w:rPr>
          <w:rtl/>
        </w:rPr>
      </w:pPr>
      <w:r w:rsidRPr="006F178A">
        <w:rPr>
          <w:rStyle w:val="afffe"/>
          <w:rFonts w:ascii="Fb Fontext" w:hAnsi="Fb Fontext"/>
          <w:rtl/>
        </w:rPr>
        <w:t>תפרו מבפנים</w:t>
      </w:r>
      <w:r w:rsidRPr="006F178A">
        <w:rPr>
          <w:rtl/>
        </w:rPr>
        <w:t xml:space="preserve"> </w:t>
      </w:r>
      <w:ins w:id="97249" w:author="קלוד" w:date="2026-10-11T13:11:34Z">
        <w:r>
          <w:rPr>
            <w:rtl/>
          </w:rPr>
          <w:t xml:space="preserve">- הרי הוא</w:t>
        </w:r>
      </w:ins>
      <w:del w:id="97250" w:author="קלוד" w:date="2026-10-11T13:11:34Z">
        <w:r w:rsidRPr="006F178A">
          <w:rPr>
            <w:rtl/>
          </w:rPr>
          <w:delText xml:space="preserve">הוי</w:delText>
        </w:r>
      </w:del>
      <w:r w:rsidRPr="006F178A">
        <w:rPr>
          <w:rtl/>
        </w:rPr>
        <w:t xml:space="preserve"> כמנעל ומותר, </w:t>
      </w:r>
      <w:ins w:id="97247" w:author="קלוד" w:date="2026-10-11T13:11:34Z">
        <w:r>
          <w:rPr>
            <w:rtl/>
          </w:rPr>
          <w:t xml:space="preserve">שרק</w:t>
        </w:r>
      </w:ins>
      <w:del w:id="97248" w:author="קלוד" w:date="2026-10-11T13:11:34Z">
        <w:r w:rsidRPr="006F178A">
          <w:rPr>
            <w:rtl/>
          </w:rPr>
          <w:delText xml:space="preserve">דדווקא</w:delText>
        </w:r>
      </w:del>
      <w:r w:rsidRPr="006F178A">
        <w:rPr>
          <w:rtl/>
        </w:rPr>
        <w:t xml:space="preserve"> בסנדל גזרו.</w:t>
      </w:r>
    </w:p>
    <w:p w:rsidR="00E9703F" w:rsidRPr="006F178A" w:rsidRDefault="00E9703F" w:rsidP="00E9703F">
      <w:pPr>
        <w:rPr>
          <w:rtl/>
        </w:rPr>
      </w:pPr>
      <w:r w:rsidRPr="006F178A">
        <w:rPr>
          <w:rStyle w:val="afffe"/>
          <w:rFonts w:ascii="Fb Fontext" w:hAnsi="Fb Fontext"/>
          <w:rtl/>
        </w:rPr>
        <w:t>עשאו כקלבוס</w:t>
      </w:r>
      <w:r w:rsidRPr="006F178A">
        <w:rPr>
          <w:rtl/>
        </w:rPr>
        <w:t xml:space="preserve"> [חצי עיגול] או חיפהו כולו - </w:t>
      </w:r>
      <w:ins w:id="97255" w:author="קלוד" w:date="2026-10-11T13:11:34Z">
        <w:r>
          <w:rPr>
            <w:rtl/>
          </w:rPr>
          <w:t xml:space="preserve">מותר,</w:t>
        </w:r>
      </w:ins>
      <w:del w:id="97256" w:author="קלוד" w:date="2026-10-11T13:11:34Z">
        <w:r w:rsidRPr="006F178A">
          <w:rPr>
            <w:rtl/>
          </w:rPr>
          <w:delText xml:space="preserve">מותר</w:delText>
        </w:r>
      </w:del>
      <w:r w:rsidRPr="006F178A">
        <w:rPr>
          <w:rtl/>
        </w:rPr>
        <w:t xml:space="preserve"> </w:t>
      </w:r>
      <w:ins w:id="97253" w:author="קלוד" w:date="2026-10-11T13:11:34Z">
        <w:r>
          <w:rPr>
            <w:rtl/>
          </w:rPr>
          <w:t xml:space="preserve">ששונה</w:t>
        </w:r>
      </w:ins>
      <w:del w:id="97254" w:author="קלוד" w:date="2026-10-11T13:11:34Z">
        <w:r w:rsidRPr="006F178A">
          <w:rPr>
            <w:rtl/>
          </w:rPr>
          <w:delText xml:space="preserve">דשאני</w:delText>
        </w:r>
      </w:del>
      <w:r w:rsidRPr="006F178A">
        <w:rPr>
          <w:rtl/>
        </w:rPr>
        <w:t xml:space="preserve"> משאר </w:t>
      </w:r>
      <w:ins w:id="97251" w:author="קלוד" w:date="2026-10-11T13:11:34Z">
        <w:r>
          <w:rPr>
            <w:rtl/>
          </w:rPr>
          <w:t xml:space="preserve">מסמרים</w:t>
        </w:r>
      </w:ins>
      <w:del w:id="97252" w:author="קלוד" w:date="2026-10-11T13:11:34Z">
        <w:r w:rsidRPr="006F178A">
          <w:rPr>
            <w:rtl/>
          </w:rPr>
          <w:delText xml:space="preserve">מסמרין</w:delText>
        </w:r>
      </w:del>
      <w:r w:rsidRPr="006F178A">
        <w:rPr>
          <w:rtl/>
        </w:rPr>
        <w:t xml:space="preserve"> ולא גזרו בזה.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85" w:author="קלוד" w:date="2026-10-11T12:33:55Z"/>
        </w:rPr>
      </w:pPr>
      <w:ins w:id="90886" w:author="קלוד" w:date="2026-10-11T12:33:55Z">
        <w:r>
          <w:rPr>
            <w:color w:val="7B3F00"/>
          </w:rPr>
          <w:t xml:space="preserve">סנדל מסומר - טלטולו ושיעור המסמרים שנשרו</w:t>
        </w:r>
      </w:ins>
    </w:p>
    <w:p w:rsidR="00E9703F" w:rsidRPr="006F178A" w:rsidRDefault="00E9703F" w:rsidP="00E9703F">
      <w:pPr>
        <w:rPr>
          <w:rtl/>
        </w:rPr>
      </w:pPr>
      <w:r w:rsidRPr="006F178A">
        <w:rPr>
          <w:rStyle w:val="afffe"/>
          <w:rFonts w:ascii="Fb Fontext" w:hAnsi="Fb Fontext"/>
          <w:rtl/>
        </w:rPr>
        <w:t>סנדל המסומר</w:t>
      </w:r>
      <w:r w:rsidRPr="006F178A">
        <w:rPr>
          <w:rFonts w:ascii="Fb Fontext" w:hAnsi="Fb Fontext"/>
          <w:rtl/>
        </w:rPr>
        <w:t xml:space="preserve"> מותר </w:t>
      </w:r>
      <w:ins w:id="97261" w:author="קלוד" w:date="2026-10-11T13:11:34Z">
        <w:r>
          <w:rPr>
            <w:rFonts w:ascii="Fb Fontext" w:hAnsi="Fb Fontext"/>
            <w:rtl/>
          </w:rPr>
          <w:t xml:space="preserve">לטלטלו,</w:t>
        </w:r>
      </w:ins>
      <w:del w:id="97262" w:author="קלוד" w:date="2026-10-11T13:11:34Z">
        <w:r w:rsidRPr="006F178A">
          <w:rPr>
            <w:rFonts w:ascii="Fb Fontext" w:hAnsi="Fb Fontext"/>
            <w:rtl/>
          </w:rPr>
          <w:delText xml:space="preserve">לטלטלו</w:delText>
        </w:r>
      </w:del>
      <w:r w:rsidRPr="006F178A">
        <w:rPr>
          <w:rFonts w:ascii="Fb Fontext" w:hAnsi="Fb Fontext"/>
          <w:rtl/>
        </w:rPr>
        <w:t xml:space="preserve"> </w:t>
      </w:r>
      <w:ins w:id="97259" w:author="קלוד" w:date="2026-10-11T13:11:34Z">
        <w:r>
          <w:rPr>
            <w:rFonts w:ascii="Fb Fontext" w:hAnsi="Fb Fontext"/>
            <w:rtl/>
          </w:rPr>
          <w:t xml:space="preserve">שתורת</w:t>
        </w:r>
      </w:ins>
      <w:del w:id="97260" w:author="קלוד" w:date="2026-10-11T13:11:34Z">
        <w:r w:rsidRPr="006F178A">
          <w:rPr>
            <w:rFonts w:ascii="Fb Fontext" w:hAnsi="Fb Fontext"/>
            <w:rtl/>
          </w:rPr>
          <w:delText xml:space="preserve">דתורת</w:delText>
        </w:r>
      </w:del>
      <w:r w:rsidRPr="006F178A">
        <w:rPr>
          <w:rFonts w:ascii="Fb Fontext" w:hAnsi="Fb Fontext"/>
          <w:rtl/>
        </w:rPr>
        <w:t xml:space="preserve"> כלי </w:t>
      </w:r>
      <w:ins w:id="97257" w:author="קלוד" w:date="2026-10-11T13:11:34Z">
        <w:r>
          <w:rPr>
            <w:rFonts w:ascii="Fb Fontext" w:hAnsi="Fb Fontext"/>
            <w:rtl/>
          </w:rPr>
          <w:t xml:space="preserve">עליו,</w:t>
        </w:r>
      </w:ins>
      <w:del w:id="97258" w:author="קלוד" w:date="2026-10-11T13:11:34Z">
        <w:r w:rsidRPr="006F178A">
          <w:rPr>
            <w:rFonts w:ascii="Fb Fontext" w:hAnsi="Fb Fontext"/>
            <w:rtl/>
          </w:rPr>
          <w:delText xml:space="preserve">עליו</w:delText>
        </w:r>
      </w:del>
      <w:r w:rsidRPr="006F178A">
        <w:rPr>
          <w:rFonts w:ascii="Fb Fontext" w:hAnsi="Fb Fontext"/>
          <w:rtl/>
        </w:rPr>
        <w:t xml:space="preserve"> </w:t>
      </w:r>
      <w:r w:rsidRPr="006F178A">
        <w:rPr>
          <w:rStyle w:val="2fb"/>
          <w:rFonts w:ascii="Fb Fontext" w:hAnsi="Fb Fontext"/>
          <w:rtl/>
        </w:rPr>
        <w:t xml:space="preserve">ורשב"א</w:t>
      </w:r>
      <w:r w:rsidRPr="006F178A">
        <w:rPr>
          <w:rFonts w:ascii="Fb Fontext" w:hAnsi="Fb Fontext"/>
          <w:rtl/>
        </w:rPr>
        <w:t xml:space="preserve"> אוסר שמא ינעלנו.</w:t>
      </w:r>
    </w:p>
    <w:p w:rsidR="00E9703F" w:rsidRDefault="00E9703F" w:rsidP="00E9703F">
      <w:pPr>
        <w:rPr>
          <w:rtl/>
        </w:rPr>
      </w:pPr>
      <w:r w:rsidRPr="006F178A">
        <w:rPr>
          <w:rtl/>
        </w:rPr>
        <w:t xml:space="preserve">• נשרו רוב מסמרותיו, ונשתייר בו ארבעה או חמשה - </w:t>
      </w:r>
      <w:ins w:id="97265" w:author="קלוד" w:date="2026-10-11T13:11:34Z">
        <w:r>
          <w:rPr>
            <w:rtl/>
          </w:rPr>
          <w:t xml:space="preserve">מותר,</w:t>
        </w:r>
      </w:ins>
      <w:del w:id="97266" w:author="קלוד" w:date="2026-10-11T13:11:34Z">
        <w:r w:rsidRPr="006F178A">
          <w:rPr>
            <w:rtl/>
          </w:rPr>
          <w:delText xml:space="preserve">מותר</w:delText>
        </w:r>
      </w:del>
      <w:r w:rsidRPr="006F178A">
        <w:rPr>
          <w:rtl/>
        </w:rPr>
        <w:t xml:space="preserve"> </w:t>
      </w:r>
      <w:ins w:id="97263" w:author="קלוד" w:date="2026-10-11T13:11:34Z">
        <w:r>
          <w:rPr>
            <w:rFonts w:hint="cs"/>
            <w:rtl/>
          </w:rPr>
          <w:t xml:space="preserve">ומדובר</w:t>
        </w:r>
      </w:ins>
      <w:del w:id="97264" w:author="קלוד" w:date="2026-10-11T13:11:34Z">
        <w:r w:rsidRPr="006F178A">
          <w:rPr>
            <w:rFonts w:hint="cs"/>
            <w:rtl/>
          </w:rPr>
          <w:delText xml:space="preserve">ד</w:delText>
        </w:r>
        <w:r w:rsidRPr="006F178A">
          <w:rPr>
            <w:rtl/>
          </w:rPr>
          <w:delText xml:space="preserve">מיירי</w:delText>
        </w:r>
      </w:del>
      <w:r w:rsidRPr="006F178A">
        <w:rPr>
          <w:rtl/>
        </w:rPr>
        <w:t xml:space="preserve"> בנעקרו,</w:t>
      </w:r>
    </w:p>
    <w:p w:rsidR="00E9703F" w:rsidRDefault="00E9703F" w:rsidP="00E9703F">
      <w:pPr>
        <w:rPr>
          <w:rtl/>
        </w:rPr>
      </w:pPr>
      <w:r w:rsidRPr="006F178A">
        <w:rPr>
          <w:rtl/>
        </w:rPr>
        <w:t>• והא ד</w:t>
      </w:r>
      <w:r>
        <w:rPr>
          <w:rtl/>
        </w:rPr>
        <w:t>אפי'</w:t>
      </w:r>
      <w:r w:rsidRPr="006F178A">
        <w:rPr>
          <w:rtl/>
        </w:rPr>
        <w:t xml:space="preserve"> </w:t>
      </w:r>
      <w:ins w:id="95979" w:author="מנוע מכני" w:date="2026-10-11T12:04:39Z">
        <w:r>
          <w:rPr>
            <w:rtl/>
          </w:rPr>
          <w:t xml:space="preserve">יותר</w:t>
        </w:r>
      </w:ins>
      <w:del w:id="95980" w:author="מנוע מכני" w:date="2026-10-11T12:04:39Z">
        <w:r w:rsidRPr="006F178A">
          <w:rPr>
            <w:rtl/>
          </w:rPr>
          <w:delText xml:space="preserve">טפי</w:delText>
        </w:r>
      </w:del>
      <w:r w:rsidRPr="006F178A">
        <w:rPr>
          <w:rtl/>
        </w:rPr>
        <w:t xml:space="preserve"> אם פחות מרובו מיירי שנגממו [שרישמו ניכר בעץ שאינו כברייתו]</w:t>
      </w:r>
    </w:p>
    <w:p w:rsidR="00E9703F" w:rsidRPr="009757B9" w:rsidRDefault="00E9703F" w:rsidP="00E9703F">
      <w:pPr>
        <w:rPr>
          <w:rFonts w:cs="Guttman Vilna"/>
          <w:b/>
          <w:bCs/>
          <w:rtl/>
        </w:rPr>
      </w:pPr>
      <w:r w:rsidRPr="00306272">
        <w:rPr>
          <w:rStyle w:val="afffff0"/>
          <w:rtl/>
        </w:rPr>
        <w:t xml:space="preserve">ד' מסנדל קטן וה' </w:t>
      </w:r>
      <w:r w:rsidRPr="006F178A">
        <w:rPr>
          <w:rtl/>
        </w:rPr>
        <w:t>מסנדל גדול.</w:t>
      </w:r>
    </w:p>
    <w:p w:rsidR="00E9703F" w:rsidRPr="006F178A" w:rsidRDefault="00E9703F" w:rsidP="00E9703F">
      <w:pPr>
        <w:rPr>
          <w:rtl/>
        </w:rPr>
      </w:pPr>
      <w:r w:rsidRPr="006F178A">
        <w:rPr>
          <w:rtl/>
        </w:rPr>
        <w:t xml:space="preserve">• והא </w:t>
      </w:r>
      <w:r w:rsidRPr="006F178A">
        <w:rPr>
          <w:rStyle w:val="2fb"/>
          <w:rtl/>
        </w:rPr>
        <w:t xml:space="preserve">דרבי</w:t>
      </w:r>
      <w:r w:rsidRPr="006F178A">
        <w:rPr>
          <w:rtl/>
        </w:rPr>
        <w:t xml:space="preserve"> עד שבע והא דעד י"ג היינו בנוטה</w:t>
      </w:r>
      <w:r w:rsidRPr="006F178A">
        <w:rPr>
          <w:rFonts w:hint="cs"/>
          <w:rtl/>
        </w:rPr>
        <w:t xml:space="preserve"> [</w:t>
      </w:r>
      <w:r w:rsidRPr="006F178A">
        <w:rPr>
          <w:rtl/>
        </w:rPr>
        <w:t>וכולן להשוותו ולא אחד לחזק דשרי.</w:t>
      </w:r>
    </w:p>
    <w:p w:rsidR="00E9703F" w:rsidRPr="00B3644D" w:rsidRDefault="00E9703F" w:rsidP="00E9703F">
      <w:pPr>
        <w:rPr>
          <w:spacing w:val="-2"/>
          <w:rtl/>
        </w:rPr>
      </w:pPr>
      <w:r w:rsidRPr="00B3644D">
        <w:rPr>
          <w:spacing w:val="-2"/>
          <w:rtl/>
        </w:rPr>
        <w:t>• עשאו כמין כלבוס, טס, יתד, או שחיפהו כולו במסמרות כדי שלא תהא קרקע אוכלתו - מותר.</w:t>
      </w:r>
    </w:p>
    <w:p w:rsidR="00E9703F" w:rsidRPr="00B3644D" w:rsidRDefault="00E9703F" w:rsidP="00E9703F">
      <w:pPr>
        <w:rPr>
          <w:spacing w:val="-2"/>
          <w:rtl/>
        </w:rPr>
      </w:pPr>
      <w:r w:rsidRPr="00B3644D">
        <w:rPr>
          <w:spacing w:val="-2"/>
          <w:rtl/>
        </w:rPr>
        <w:t>• הלכה כח</w:t>
      </w:r>
      <w:r w:rsidRPr="00B3644D">
        <w:rPr>
          <w:rFonts w:hint="cs"/>
          <w:spacing w:val="-2"/>
          <w:rtl/>
        </w:rPr>
        <w:t>כ</w:t>
      </w:r>
      <w:r w:rsidRPr="00B3644D">
        <w:rPr>
          <w:spacing w:val="-2"/>
          <w:rtl/>
        </w:rPr>
        <w:t xml:space="preserve">מים ולא </w:t>
      </w:r>
      <w:ins w:id="97277" w:author="קלוד" w:date="2026-10-11T13:11:34Z">
        <w:r>
          <w:rPr>
            <w:rStyle w:val="2fb"/>
            <w:spacing w:val="-2"/>
            <w:rtl/>
          </w:rPr>
          <w:t xml:space="preserve">כרשב"ג,</w:t>
        </w:r>
      </w:ins>
      <w:del w:id="97278" w:author="קלוד" w:date="2026-10-11T13:11:34Z">
        <w:r w:rsidRPr="00B3644D">
          <w:rPr>
            <w:rStyle w:val="2fb"/>
            <w:spacing w:val="-2"/>
            <w:rtl/>
          </w:rPr>
          <w:delText xml:space="preserve">כרשב"ג</w:delText>
        </w:r>
      </w:del>
      <w:r w:rsidRPr="00B3644D">
        <w:rPr>
          <w:spacing w:val="-2"/>
          <w:rtl/>
        </w:rPr>
        <w:t xml:space="preserve"> </w:t>
      </w:r>
      <w:ins w:id="97275" w:author="קלוד" w:date="2026-10-11T13:11:34Z">
        <w:r>
          <w:rPr>
            <w:spacing w:val="-2"/>
            <w:rtl/>
          </w:rPr>
          <w:t xml:space="preserve">שיחיד</w:t>
        </w:r>
      </w:ins>
      <w:del w:id="97276" w:author="קלוד" w:date="2026-10-11T13:11:34Z">
        <w:r w:rsidRPr="00B3644D">
          <w:rPr>
            <w:spacing w:val="-2"/>
            <w:rtl/>
          </w:rPr>
          <w:delText xml:space="preserve">דיחיד</w:delText>
        </w:r>
      </w:del>
      <w:r w:rsidRPr="00B3644D">
        <w:rPr>
          <w:spacing w:val="-2"/>
          <w:rtl/>
        </w:rPr>
        <w:t xml:space="preserve"> ורבים הלכה </w:t>
      </w:r>
      <w:ins w:id="97273" w:author="קלוד" w:date="2026-10-11T13:11:34Z">
        <w:r>
          <w:rPr>
            <w:spacing w:val="-2"/>
            <w:rtl/>
          </w:rPr>
          <w:t xml:space="preserve">כרבים -</w:t>
        </w:r>
      </w:ins>
      <w:del w:id="97274" w:author="קלוד" w:date="2026-10-11T13:11:34Z">
        <w:r w:rsidRPr="00B3644D">
          <w:rPr>
            <w:spacing w:val="-2"/>
            <w:rtl/>
          </w:rPr>
          <w:delText xml:space="preserve">כרבים</w:delText>
        </w:r>
        <w:r w:rsidRPr="00B3644D">
          <w:rPr>
            <w:rFonts w:hint="cs"/>
            <w:spacing w:val="-2"/>
            <w:rtl/>
          </w:rPr>
          <w:delText xml:space="preserve">-</w:delText>
        </w:r>
      </w:del>
      <w:r w:rsidRPr="00B3644D">
        <w:rPr>
          <w:rFonts w:hint="cs"/>
          <w:spacing w:val="-2"/>
          <w:rtl/>
        </w:rPr>
        <w:t xml:space="preserve"> </w:t>
      </w:r>
      <w:r w:rsidRPr="00B3644D">
        <w:rPr>
          <w:spacing w:val="-2"/>
          <w:rtl/>
        </w:rPr>
        <w:t xml:space="preserve">אפי' </w:t>
      </w:r>
      <w:ins w:id="97271" w:author="קלוד" w:date="2026-10-11T13:11:34Z">
        <w:r>
          <w:rPr>
            <w:spacing w:val="-2"/>
            <w:rtl/>
          </w:rPr>
          <w:t xml:space="preserve">שמסתבר</w:t>
        </w:r>
      </w:ins>
      <w:del w:id="97272" w:author="קלוד" w:date="2026-10-11T13:11:34Z">
        <w:r w:rsidRPr="00B3644D">
          <w:rPr>
            <w:spacing w:val="-2"/>
            <w:rtl/>
          </w:rPr>
          <w:delText xml:space="preserve">דמסתבר</w:delText>
        </w:r>
      </w:del>
      <w:r w:rsidRPr="00B3644D">
        <w:rPr>
          <w:spacing w:val="-2"/>
          <w:rtl/>
        </w:rPr>
        <w:t xml:space="preserve"> </w:t>
      </w:r>
      <w:ins w:id="97269" w:author="קלוד" w:date="2026-10-11T13:11:34Z">
        <w:r>
          <w:rPr>
            <w:spacing w:val="-2"/>
            <w:rtl/>
          </w:rPr>
          <w:t xml:space="preserve">טעמו</w:t>
        </w:r>
      </w:ins>
      <w:del w:id="97270" w:author="קלוד" w:date="2026-10-11T13:11:34Z">
        <w:r w:rsidRPr="00B3644D">
          <w:rPr>
            <w:spacing w:val="-2"/>
            <w:rtl/>
          </w:rPr>
          <w:delText xml:space="preserve">טעמיה</w:delText>
        </w:r>
      </w:del>
      <w:r w:rsidRPr="00B3644D">
        <w:rPr>
          <w:spacing w:val="-2"/>
          <w:rtl/>
        </w:rPr>
        <w:t xml:space="preserve"> </w:t>
      </w:r>
      <w:ins w:id="97267" w:author="קלוד" w:date="2026-10-11T13:11:34Z">
        <w:r>
          <w:rPr>
            <w:spacing w:val="-2"/>
            <w:rtl/>
          </w:rPr>
          <w:t xml:space="preserve">שמא</w:t>
        </w:r>
      </w:ins>
      <w:del w:id="97268" w:author="קלוד" w:date="2026-10-11T13:11:34Z">
        <w:r w:rsidRPr="00B3644D">
          <w:rPr>
            <w:spacing w:val="-2"/>
            <w:rtl/>
          </w:rPr>
          <w:delText xml:space="preserve">דשמא</w:delText>
        </w:r>
      </w:del>
      <w:r w:rsidRPr="00B3644D">
        <w:rPr>
          <w:spacing w:val="-2"/>
          <w:rtl/>
        </w:rPr>
        <w:t xml:space="preserve"> ינעלנו.</w:t>
      </w:r>
    </w:p>
    <w:p w:rsidR="00E9703F" w:rsidRPr="00B3644D" w:rsidRDefault="00E9703F" w:rsidP="00E9703F">
      <w:pPr>
        <w:rPr>
          <w:spacing w:val="-2"/>
          <w:rtl/>
        </w:rPr>
      </w:pPr>
      <w:r w:rsidRPr="00B3644D">
        <w:rPr>
          <w:spacing w:val="-2"/>
          <w:rtl/>
        </w:rPr>
        <w:t xml:space="preserve">• </w:t>
      </w:r>
      <w:r w:rsidRPr="00B3644D">
        <w:rPr>
          <w:rFonts w:hint="cs"/>
          <w:spacing w:val="-2"/>
          <w:rtl/>
        </w:rPr>
        <w:t xml:space="preserve">אילו </w:t>
      </w:r>
      <w:r w:rsidRPr="00B3644D">
        <w:rPr>
          <w:rFonts w:hint="cs"/>
          <w:spacing w:val="-2"/>
          <w:rtl/>
        </w:rPr>
        <w:t xml:space="preserve">לא</w:t>
      </w:r>
      <w:r w:rsidRPr="00B3644D">
        <w:rPr>
          <w:rFonts w:hint="cs"/>
          <w:spacing w:val="-2"/>
          <w:rtl/>
        </w:rPr>
        <w:t xml:space="preserve"> היו קוראים </w:t>
      </w:r>
      <w:r w:rsidRPr="00B3644D">
        <w:rPr>
          <w:rStyle w:val="2fb"/>
          <w:rFonts w:hint="cs"/>
          <w:spacing w:val="-2"/>
          <w:rtl/>
        </w:rPr>
        <w:t xml:space="preserve">לר</w:t>
      </w:r>
      <w:r w:rsidRPr="00B3644D">
        <w:rPr>
          <w:rStyle w:val="2fb"/>
          <w:spacing w:val="-2"/>
          <w:rtl/>
        </w:rPr>
        <w:t>"</w:t>
      </w:r>
      <w:r w:rsidRPr="00B3644D">
        <w:rPr>
          <w:rStyle w:val="2fb"/>
          <w:rFonts w:hint="cs"/>
          <w:spacing w:val="-2"/>
          <w:rtl/>
        </w:rPr>
        <w:t xml:space="preserve">ח</w:t>
      </w:r>
      <w:r w:rsidRPr="00B3644D">
        <w:rPr>
          <w:rFonts w:hint="cs"/>
          <w:spacing w:val="-2"/>
          <w:rtl/>
        </w:rPr>
        <w:t xml:space="preserve"> שרי איסורי היה מתיר: </w:t>
      </w:r>
      <w:r w:rsidRPr="00B3644D">
        <w:rPr>
          <w:spacing w:val="-2"/>
          <w:rtl/>
        </w:rPr>
        <w:t>בפומבדיתא אמר</w:t>
      </w:r>
      <w:r w:rsidRPr="00B3644D">
        <w:rPr>
          <w:rFonts w:hint="cs"/>
          <w:spacing w:val="-2"/>
          <w:rtl/>
        </w:rPr>
        <w:t>ו</w:t>
      </w:r>
      <w:r w:rsidRPr="00B3644D">
        <w:rPr>
          <w:spacing w:val="-2"/>
          <w:rtl/>
        </w:rPr>
        <w:t xml:space="preserve"> כד'</w:t>
      </w:r>
      <w:r w:rsidRPr="00B3644D">
        <w:rPr>
          <w:rFonts w:hint="cs"/>
          <w:spacing w:val="-2"/>
          <w:rtl/>
        </w:rPr>
        <w:t>,</w:t>
      </w:r>
      <w:r w:rsidRPr="00B3644D">
        <w:rPr>
          <w:spacing w:val="-2"/>
          <w:rtl/>
        </w:rPr>
        <w:t xml:space="preserve"> ובסורא אמר</w:t>
      </w:r>
      <w:r w:rsidRPr="00B3644D">
        <w:rPr>
          <w:rFonts w:hint="cs"/>
          <w:spacing w:val="-2"/>
          <w:rtl/>
        </w:rPr>
        <w:t>ו</w:t>
      </w:r>
      <w:r w:rsidRPr="00B3644D">
        <w:rPr>
          <w:spacing w:val="-2"/>
          <w:rtl/>
        </w:rPr>
        <w:t xml:space="preserve"> כב'.</w:t>
      </w:r>
    </w:p>
    <w:p w:rsidR="00E9703F" w:rsidRPr="009757B9" w:rsidRDefault="00E9703F" w:rsidP="00E9703F">
      <w:pPr>
        <w:rPr>
          <w:rFonts w:cs="Guttman Vilna"/>
          <w:b/>
          <w:bCs/>
          <w:rtl/>
        </w:rPr>
      </w:pPr>
      <w:r w:rsidRPr="006F178A">
        <w:rPr>
          <w:rtl/>
        </w:rPr>
        <w:t xml:space="preserve">וסימנך דנפלו </w:t>
      </w:r>
      <w:ins w:id="92791" w:author="מנוע מכני" w:date="2026-10-11T12:04:39Z">
        <w:r>
          <w:rPr>
            <w:rtl/>
          </w:rPr>
          <w:t xml:space="preserve">לו</w:t>
        </w:r>
      </w:ins>
      <w:del w:id="92792" w:author="מנוע מכני" w:date="2026-10-11T12:04:39Z">
        <w:r w:rsidRPr="006F178A">
          <w:rPr>
            <w:rtl/>
          </w:rPr>
          <w:delText xml:space="preserve">ליה</w:delText>
        </w:r>
      </w:del>
      <w:r w:rsidRPr="006F178A">
        <w:rPr>
          <w:rtl/>
        </w:rPr>
        <w:t xml:space="preserve"> עד סורא 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סא.</w:t>
      </w:r>
    </w:p>
    <w:p>
      <w:pPr>
        <w:pStyle w:val="afffff8"/>
        <w:rPr>
          <w:ins w:id="90883" w:author="קלוד" w:date="2026-10-11T12:33:55Z"/>
        </w:rPr>
      </w:pPr>
      <w:ins w:id="90884" w:author="קלוד" w:date="2026-10-11T12:33:55Z">
        <w:r>
          <w:rPr>
            <w:color w:val="7B3F00"/>
          </w:rPr>
          <w:t xml:space="preserve">סנדל ביחיד שאין ברגלו מכה</w:t>
        </w:r>
      </w:ins>
    </w:p>
    <w:p w:rsidR="00E9703F" w:rsidRPr="006F178A" w:rsidRDefault="00E9703F" w:rsidP="00E9703F">
      <w:pPr>
        <w:rPr>
          <w:rStyle w:val="afffe"/>
          <w:rFonts w:ascii="Fb Fontext" w:hAnsi="Fb Fontext"/>
          <w:rtl/>
        </w:rPr>
      </w:pPr>
      <w:r w:rsidRPr="006F178A">
        <w:rPr>
          <w:rStyle w:val="afffe"/>
          <w:rFonts w:ascii="Fb Fontext" w:hAnsi="Fb Fontext"/>
          <w:rtl/>
        </w:rPr>
        <w:t xml:space="preserve">ולא </w:t>
      </w:r>
      <w:ins w:id="97281" w:author="קלוד" w:date="2026-10-11T13:11:34Z">
        <w:r>
          <w:rPr>
            <w:rStyle w:val="afffffe"/>
            <w:rFonts w:ascii="Fb Fontext" w:hAnsi="Fb Fontext"/>
            <w:rtl/>
          </w:rPr>
          <w:t xml:space="preserve">בסנדל</w:t>
        </w:r>
        <w:r>
          <w:rPr>
            <w:rStyle w:val="afffe"/>
            <w:rFonts w:ascii="Fb Fontext" w:hAnsi="Fb Fontext"/>
            <w:rtl/>
          </w:rPr>
          <w:t xml:space="preserve"> יחיד</w:t>
        </w:r>
      </w:ins>
      <w:del w:id="97282" w:author="קלוד" w:date="2026-10-11T13:11:34Z">
        <w:r w:rsidRPr="006F178A">
          <w:rPr>
            <w:rStyle w:val="afffe"/>
            <w:rFonts w:ascii="Fb Fontext" w:hAnsi="Fb Fontext"/>
            <w:rtl/>
          </w:rPr>
          <w:delText xml:space="preserve">ביחיד</w:delText>
        </w:r>
      </w:del>
      <w:r w:rsidRPr="006F178A">
        <w:rPr>
          <w:rStyle w:val="afffe"/>
          <w:rFonts w:ascii="Fb Fontext" w:hAnsi="Fb Fontext"/>
          <w:rtl/>
        </w:rPr>
        <w:t xml:space="preserve"> בזמן שאין ברגלו מכה </w:t>
      </w:r>
      <w:ins w:id="97279" w:author="קלוד" w:date="2026-10-11T13:11:34Z">
        <w:r>
          <w:rPr>
            <w:rStyle w:val="afffe"/>
            <w:rFonts w:ascii="Fb Fontext" w:hAnsi="Fb Fontext"/>
            <w:rtl/>
          </w:rPr>
          <w:t xml:space="preserve">- </w:t>
        </w:r>
        <w:r>
          <w:rPr>
            <w:rStyle w:val="afffffe"/>
            <w:rFonts w:ascii="Fb Fontext" w:hAnsi="Fb Fontext"/>
            <w:rtl/>
          </w:rPr>
          <w:t xml:space="preserve">יש מכה, באיזה</w:t>
        </w:r>
        <w:r>
          <w:rPr>
            <w:rStyle w:val="afffe"/>
            <w:rFonts w:ascii="Fb Fontext" w:hAnsi="Fb Fontext"/>
            <w:rtl/>
          </w:rPr>
          <w:t xml:space="preserve">:</w:t>
        </w:r>
      </w:ins>
      <w:del w:id="97280" w:author="קלוד" w:date="2026-10-11T13:11:34Z">
        <w:r w:rsidRPr="006F178A">
          <w:rPr>
            <w:rStyle w:val="afffe"/>
            <w:rFonts w:ascii="Fb Fontext" w:hAnsi="Fb Fontext"/>
            <w:rtl/>
          </w:rPr>
          <w:delText xml:space="preserve">–</w:delText>
        </w:r>
      </w:del>
    </w:p>
    <w:p w:rsidR="00E9703F" w:rsidRPr="009757B9" w:rsidRDefault="00E9703F" w:rsidP="00E9703F">
      <w:pPr>
        <w:rPr>
          <w:rFonts w:cs="Guttman Vilna"/>
          <w:b/>
          <w:bCs/>
          <w:rtl/>
        </w:rPr>
      </w:pPr>
      <w:ins w:id="90347" w:author="מנוע מכני" w:date="2026-10-11T12:04:39Z">
        <w:ins w:id="97287" w:author="קלוד" w:date="2026-10-11T13:11:34Z">
          <w:r>
            <w:rPr>
              <w:rStyle w:val="2fb"/>
              <w:rtl/>
            </w:rPr>
            <w:t xml:space="preserve">ר"ה:</w:t>
          </w:r>
        </w:ins>
        <w:del w:id="97288" w:author="קלוד" w:date="2026-10-11T13:11:34Z">
          <w:r>
            <w:rPr>
              <w:rStyle w:val="2fb"/>
              <w:rtl/>
            </w:rPr>
            <w:delText xml:space="preserve">ר"ה</w:delText>
          </w:r>
        </w:del>
      </w:ins>
      <w:del w:id="90348" w:author="מנוע מכני" w:date="2026-10-11T12:04:39Z">
        <w:r w:rsidRPr="006F178A">
          <w:rPr>
            <w:rtl/>
          </w:rPr>
          <w:delText xml:space="preserve">רב הונא</w:delText>
        </w:r>
      </w:del>
      <w:r w:rsidRPr="006F178A">
        <w:rPr>
          <w:rtl/>
        </w:rPr>
        <w:t xml:space="preserve"> באותה שיש </w:t>
      </w:r>
      <w:ins w:id="97285" w:author="קלוד" w:date="2026-10-11T13:11:34Z">
        <w:r>
          <w:rPr>
            <w:rtl/>
          </w:rPr>
          <w:t xml:space="preserve">בה מכה, </w:t>
        </w:r>
        <w:r>
          <w:rPr>
            <w:rStyle w:val="afffffe"/>
            <w:rtl/>
          </w:rPr>
          <w:t xml:space="preserve">שסנדל</w:t>
        </w:r>
      </w:ins>
      <w:del w:id="97286" w:author="קלוד" w:date="2026-10-11T13:11:34Z">
        <w:r w:rsidRPr="006F178A">
          <w:rPr>
            <w:rtl/>
          </w:rPr>
          <w:delText xml:space="preserve">מכה</w:delText>
        </w:r>
      </w:del>
      <w:r w:rsidRPr="006F178A">
        <w:rPr>
          <w:rtl/>
        </w:rPr>
        <w:t xml:space="preserve"> משום </w:t>
      </w:r>
      <w:ins w:id="97283" w:author="קלוד" w:date="2026-10-11T13:11:34Z">
        <w:r>
          <w:rPr>
            <w:rtl/>
          </w:rPr>
          <w:t xml:space="preserve">צער </w:t>
        </w:r>
        <w:r>
          <w:rPr>
            <w:rStyle w:val="afffffe"/>
            <w:rtl/>
          </w:rPr>
          <w:t xml:space="preserve">עשוי</w:t>
        </w:r>
        <w:r>
          <w:rPr>
            <w:rtl/>
          </w:rPr>
          <w:t xml:space="preserve">.</w:t>
        </w:r>
      </w:ins>
      <w:del w:id="97284" w:author="קלוד" w:date="2026-10-11T13:11:34Z">
        <w:r w:rsidRPr="006F178A">
          <w:rPr>
            <w:rtl/>
          </w:rPr>
          <w:delText xml:space="preserve">צער.</w:delText>
        </w:r>
      </w:del>
    </w:p>
    <w:p w:rsidR="00E9703F" w:rsidRPr="009757B9" w:rsidRDefault="00E9703F" w:rsidP="00E9703F">
      <w:pPr>
        <w:rPr>
          <w:rFonts w:cs="Guttman Vilna"/>
          <w:b/>
          <w:bCs/>
          <w:rtl/>
        </w:rPr>
      </w:pPr>
      <w:r w:rsidRPr="006F178A">
        <w:rPr>
          <w:rtl/>
        </w:rPr>
        <w:t xml:space="preserve">חייא בר </w:t>
      </w:r>
      <w:ins w:id="97299" w:author="קלוד" w:date="2026-10-11T13:11:34Z">
        <w:r>
          <w:rPr>
            <w:rStyle w:val="2fb"/>
            <w:rtl/>
          </w:rPr>
          <w:t xml:space="preserve">רב:</w:t>
        </w:r>
      </w:ins>
      <w:del w:id="97300" w:author="קלוד" w:date="2026-10-11T13:11:34Z">
        <w:r w:rsidRPr="006F178A">
          <w:rPr>
            <w:rStyle w:val="2fb"/>
            <w:rtl/>
          </w:rPr>
          <w:delText xml:space="preserve">רב</w:delText>
        </w:r>
      </w:del>
      <w:r w:rsidRPr="006F178A">
        <w:rPr>
          <w:rtl/>
        </w:rPr>
        <w:t xml:space="preserve"> באותה שאין בה </w:t>
      </w:r>
      <w:ins w:id="97297" w:author="קלוד" w:date="2026-10-11T13:11:34Z">
        <w:r>
          <w:rPr>
            <w:rtl/>
          </w:rPr>
          <w:t xml:space="preserve">מכה,</w:t>
        </w:r>
      </w:ins>
      <w:del w:id="97298" w:author="קלוד" w:date="2026-10-11T13:11:34Z">
        <w:r w:rsidRPr="006F178A">
          <w:rPr>
            <w:rtl/>
          </w:rPr>
          <w:delText xml:space="preserve">מכה</w:delText>
        </w:r>
      </w:del>
      <w:r w:rsidRPr="006F178A">
        <w:rPr>
          <w:rtl/>
        </w:rPr>
        <w:t xml:space="preserve"> </w:t>
      </w:r>
      <w:ins w:id="97295" w:author="קלוד" w:date="2026-10-11T13:11:34Z">
        <w:r>
          <w:rPr>
            <w:rStyle w:val="afffffe"/>
            <w:rtl/>
          </w:rPr>
          <w:t xml:space="preserve">שסנדל</w:t>
        </w:r>
      </w:ins>
      <w:del w:id="97296" w:author="קלוד" w:date="2026-10-11T13:11:34Z">
        <w:r w:rsidRPr="006F178A">
          <w:rPr>
            <w:rtl/>
          </w:rPr>
          <w:delText xml:space="preserve">והיינו</w:delText>
        </w:r>
      </w:del>
      <w:r w:rsidRPr="006F178A">
        <w:rPr>
          <w:rtl/>
        </w:rPr>
        <w:t xml:space="preserve"> משום </w:t>
      </w:r>
      <w:ins w:id="97293" w:author="קלוד" w:date="2026-10-11T13:11:34Z">
        <w:r>
          <w:rPr>
            <w:rtl/>
          </w:rPr>
          <w:t xml:space="preserve">תענוג,</w:t>
        </w:r>
      </w:ins>
      <w:del w:id="97294" w:author="קלוד" w:date="2026-10-11T13:11:34Z">
        <w:r w:rsidRPr="006F178A">
          <w:rPr>
            <w:rtl/>
          </w:rPr>
          <w:delText xml:space="preserve">תענוג</w:delText>
        </w:r>
      </w:del>
      <w:r w:rsidRPr="006F178A">
        <w:rPr>
          <w:rtl/>
        </w:rPr>
        <w:t xml:space="preserve"> וזו שיש בה </w:t>
      </w:r>
      <w:ins w:id="97291" w:author="קלוד" w:date="2026-10-11T13:11:34Z">
        <w:r>
          <w:rPr>
            <w:rtl/>
          </w:rPr>
          <w:t xml:space="preserve">מכה - </w:t>
        </w:r>
        <w:r>
          <w:rPr>
            <w:rStyle w:val="afffffe"/>
            <w:rtl/>
          </w:rPr>
          <w:t xml:space="preserve">מכתה</w:t>
        </w:r>
      </w:ins>
      <w:del w:id="97292" w:author="קלוד" w:date="2026-10-11T13:11:34Z">
        <w:r w:rsidRPr="006F178A">
          <w:rPr>
            <w:rtl/>
          </w:rPr>
          <w:delText xml:space="preserve">מכה,</w:delText>
        </w:r>
      </w:del>
      <w:r w:rsidRPr="006F178A">
        <w:rPr>
          <w:rtl/>
        </w:rPr>
        <w:t xml:space="preserve"> מוכחת </w:t>
      </w:r>
      <w:ins w:id="92793" w:author="מנוע מכני" w:date="2026-10-11T12:04:39Z">
        <w:ins w:id="97289" w:author="קלוד" w:date="2026-10-11T13:11:34Z">
          <w:r>
            <w:rPr>
              <w:rtl/>
            </w:rPr>
            <w:t xml:space="preserve">עליה.</w:t>
          </w:r>
        </w:ins>
        <w:del w:id="97290" w:author="קלוד" w:date="2026-10-11T13:11:34Z">
          <w:r>
            <w:rPr>
              <w:rtl/>
            </w:rPr>
            <w:delText xml:space="preserve">עליו</w:delText>
          </w:r>
          <w:r w:rsidRPr="006F178A">
            <w:rPr>
              <w:rtl/>
            </w:rPr>
            <w:delText xml:space="preserve"> .</w:delText>
          </w:r>
        </w:del>
      </w:ins>
      <w:del w:id="92794" w:author="מנוע מכני" w:date="2026-10-11T12:04:39Z">
        <w:r w:rsidRPr="006F178A">
          <w:rPr>
            <w:rtl/>
          </w:rPr>
          <w:delText xml:space="preserve">עליה</w:delText>
        </w:r>
      </w:del>
    </w:p>
    <w:p w:rsidR="00E9703F" w:rsidRPr="009757B9" w:rsidRDefault="00E9703F" w:rsidP="00E9703F">
      <w:pPr>
        <w:rPr>
          <w:rFonts w:cs="Guttman Vilna"/>
          <w:b/>
          <w:bCs/>
          <w:rtl/>
        </w:rPr>
      </w:pPr>
      <w:r w:rsidRPr="006F178A">
        <w:rPr>
          <w:rStyle w:val="2fb"/>
          <w:rtl/>
        </w:rPr>
        <w:t xml:space="preserve">ר' יוחנן</w:t>
      </w:r>
      <w:r w:rsidRPr="006F178A">
        <w:rPr>
          <w:rtl/>
        </w:rPr>
        <w:t xml:space="preserve"> משמע שבאותה שיש בה מכה.</w:t>
      </w:r>
    </w:p>
    <w:p>
      <w:pPr>
        <w:pStyle w:val="afffff8"/>
        <w:rPr>
          <w:ins w:id="90881" w:author="קלוד" w:date="2026-10-11T12:33:55Z"/>
        </w:rPr>
      </w:pPr>
      <w:ins w:id="90882" w:author="קלוד" w:date="2026-10-11T12:33:55Z">
        <w:r>
          <w:rPr>
            <w:color w:val="7B3F00"/>
          </w:rPr>
          <w:t xml:space="preserve">סדר נעילה - ימין או שמאל תחילה</w:t>
        </w:r>
      </w:ins>
    </w:p>
    <w:p w:rsidR="00E9703F" w:rsidRPr="006F178A" w:rsidRDefault="00E9703F" w:rsidP="00E9703F">
      <w:pPr>
        <w:rPr>
          <w:rtl/>
        </w:rPr>
      </w:pPr>
      <w:r w:rsidRPr="006F178A">
        <w:rPr>
          <w:rtl/>
        </w:rPr>
        <w:t xml:space="preserve">למנעלין: </w:t>
      </w:r>
      <w:r w:rsidRPr="006F178A">
        <w:rPr>
          <w:rStyle w:val="2fb"/>
          <w:rtl/>
        </w:rPr>
        <w:t xml:space="preserve">אר"יו</w:t>
      </w:r>
      <w:r w:rsidRPr="006F178A">
        <w:rPr>
          <w:rtl/>
        </w:rPr>
        <w:t xml:space="preserve"> כתפילין כך מנעלין</w:t>
      </w:r>
      <w:ins w:id="97301" w:author="קלוד" w:date="2026-10-11T13:11:34Z">
        <w:r>
          <w:rPr>
            <w:rtl/>
          </w:rPr>
          <w:t xml:space="preserve"> - </w:t>
        </w:r>
        <w:r>
          <w:rPr>
            <w:rStyle w:val="afffffe"/>
            <w:rtl/>
          </w:rPr>
          <w:t xml:space="preserve">מתחיל</w:t>
        </w:r>
        <w:r>
          <w:rPr>
            <w:rtl/>
          </w:rPr>
          <w:t xml:space="preserve"> </w:t>
        </w:r>
      </w:ins>
      <w:del w:id="97302" w:author="קלוד" w:date="2026-10-11T13:11:34Z">
        <w:r w:rsidRPr="006F178A">
          <w:rPr>
            <w:rtl/>
          </w:rPr>
          <w:delText xml:space="preserve"> </w:delText>
        </w:r>
      </w:del>
      <w:r w:rsidRPr="006F178A">
        <w:rPr>
          <w:rtl/>
        </w:rPr>
        <w:t xml:space="preserve">בשמאל.</w:t>
      </w:r>
    </w:p>
    <w:p w:rsidR="00E9703F" w:rsidRPr="006F178A" w:rsidRDefault="00E9703F" w:rsidP="00E9703F">
      <w:pPr>
        <w:rPr>
          <w:rtl/>
        </w:rPr>
      </w:pPr>
      <w:ins w:id="97307" w:author="קלוד" w:date="2026-10-11T13:11:34Z">
        <w:r>
          <w:rPr>
            <w:rStyle w:val="afffffe"/>
            <w:rtl/>
          </w:rPr>
          <w:t xml:space="preserve">מיתיבי:</w:t>
        </w:r>
      </w:ins>
      <w:del w:id="97308" w:author="קלוד" w:date="2026-10-11T13:11:34Z">
        <w:r w:rsidRPr="006F178A">
          <w:rPr>
            <w:rtl/>
          </w:rPr>
          <w:tab/>
          <w:delText xml:space="preserve">והא</w:delText>
        </w:r>
      </w:del>
      <w:r w:rsidRPr="006F178A">
        <w:rPr>
          <w:rtl/>
        </w:rPr>
        <w:tab/>
        <w:t xml:space="preserve"> </w:t>
      </w:r>
      <w:ins w:id="97305" w:author="קלוד" w:date="2026-10-11T13:11:34Z">
        <w:r>
          <w:rPr>
            <w:rtl/>
          </w:rPr>
          <w:t xml:space="preserve">כשהוא</w:t>
        </w:r>
      </w:ins>
      <w:del w:id="97306" w:author="קלוד" w:date="2026-10-11T13:11:34Z">
        <w:r w:rsidRPr="006F178A">
          <w:rPr>
            <w:rtl/>
          </w:rPr>
          <w:tab/>
          <w:delText xml:space="preserve">דכשהוא</w:delText>
        </w:r>
      </w:del>
      <w:r w:rsidRPr="006F178A">
        <w:rPr>
          <w:rtl/>
        </w:rPr>
        <w:tab/>
        <w:t xml:space="preserve"> </w:t>
      </w:r>
      <w:ins w:id="97303" w:author="קלוד" w:date="2026-10-11T13:11:34Z">
        <w:r>
          <w:rPr>
            <w:rtl/>
          </w:rPr>
          <w:t xml:space="preserve">נועל -</w:t>
        </w:r>
      </w:ins>
      <w:del w:id="97304" w:author="קלוד" w:date="2026-10-11T13:11:34Z">
        <w:r w:rsidRPr="006F178A">
          <w:rPr>
            <w:rtl/>
          </w:rPr>
          <w:tab/>
          <w:delText xml:space="preserve">נועל</w:delText>
        </w:r>
      </w:del>
      <w:r w:rsidRPr="006F178A">
        <w:rPr>
          <w:rtl/>
        </w:rPr>
        <w:tab/>
        <w:t xml:space="preserve"> של ימין תחילה </w:t>
      </w:r>
      <w:r w:rsidRPr="006F178A">
        <w:rPr>
          <w:rtl/>
        </w:rPr>
        <w:tab/>
        <w:t xml:space="preserve">ואח"כ</w:t>
      </w:r>
      <w:r w:rsidRPr="006F178A">
        <w:rPr>
          <w:rtl/>
        </w:rPr>
        <w:tab/>
        <w:t xml:space="preserve"> של שמאל.</w:t>
      </w:r>
    </w:p>
    <w:p w:rsidR="00E9703F" w:rsidRPr="006F178A" w:rsidRDefault="00E9703F" w:rsidP="00E9703F">
      <w:pPr>
        <w:rPr>
          <w:rtl/>
        </w:rPr>
      </w:pPr>
      <w:ins w:id="97321" w:author="קלוד" w:date="2026-10-11T13:11:34Z">
        <w:r>
          <w:rPr>
            <w:rStyle w:val="afffffe"/>
            <w:rtl/>
          </w:rPr>
          <w:t xml:space="preserve">אביי</w:t>
        </w:r>
      </w:ins>
      <w:del w:id="97322" w:author="קלוד" w:date="2026-10-11T13:11:34Z">
        <w:r w:rsidRPr="006F178A">
          <w:rPr>
            <w:rtl/>
          </w:rPr>
          <w:tab/>
          <w:delText xml:space="preserve">תריץ</w:delText>
        </w:r>
      </w:del>
      <w:r w:rsidRPr="006F178A">
        <w:rPr>
          <w:rtl/>
        </w:rPr>
        <w:tab/>
        <w:t xml:space="preserve"> </w:t>
      </w:r>
      <w:ins w:id="97319" w:author="קלוד" w:date="2026-10-11T13:11:34Z">
        <w:r>
          <w:rPr>
            <w:rtl/>
          </w:rPr>
          <w:t xml:space="preserve">תירץ: </w:t>
        </w:r>
        <w:r>
          <w:rPr>
            <w:rStyle w:val="afffffe"/>
            <w:rtl/>
          </w:rPr>
          <w:t xml:space="preserve">שמא</w:t>
        </w:r>
        <w:r>
          <w:rPr>
            <w:rtl/>
          </w:rPr>
          <w:t xml:space="preserve"> לא</w:t>
        </w:r>
      </w:ins>
      <w:del w:id="97320" w:author="קלוד" w:date="2026-10-11T13:11:34Z">
        <w:r w:rsidRPr="006F178A">
          <w:rPr>
            <w:rtl/>
          </w:rPr>
          <w:tab/>
          <w:delText xml:space="preserve">שלא</w:delText>
        </w:r>
      </w:del>
      <w:r w:rsidRPr="006F178A">
        <w:rPr>
          <w:rtl/>
        </w:rPr>
        <w:tab/>
        <w:t xml:space="preserve"> שמע</w:t>
      </w:r>
      <w:ins w:id="97317" w:author="קלוד" w:date="2026-10-11T13:11:34Z">
        <w:r>
          <w:rPr>
            <w:rtl/>
          </w:rPr>
          <w:t xml:space="preserve"> </w:t>
        </w:r>
      </w:ins>
      <w:del w:id="97318" w:author="קלוד" w:date="2026-10-11T13:11:34Z">
        <w:r w:rsidRPr="006F178A">
          <w:rPr>
            <w:rtl/>
          </w:rPr>
          <w:tab/>
          <w:delText xml:space="preserve"> להא </w:delText>
        </w:r>
      </w:del>
      <w:ins w:id="94397" w:author="מנוע מכני" w:date="2026-10-11T12:04:39Z">
        <w:r>
          <w:rPr>
            <w:rtl/>
          </w:rPr>
          <w:t xml:space="preserve">ברייתא</w:t>
        </w:r>
      </w:ins>
      <w:del w:id="94398" w:author="מנוע מכני" w:date="2026-10-11T12:04:39Z">
        <w:r w:rsidRPr="006F178A">
          <w:rPr>
            <w:rtl/>
          </w:rPr>
          <w:tab/>
          <w:delText xml:space="preserve">מתניתא</w:delText>
        </w:r>
      </w:del>
      <w:r w:rsidRPr="006F178A">
        <w:rPr>
          <w:rtl/>
        </w:rPr>
        <w:tab/>
        <w:t xml:space="preserve"> </w:t>
      </w:r>
      <w:ins w:id="97315" w:author="קלוד" w:date="2026-10-11T13:11:34Z">
        <w:r>
          <w:rPr>
            <w:rtl/>
          </w:rPr>
          <w:t xml:space="preserve">זו,</w:t>
        </w:r>
      </w:ins>
      <w:del w:id="97316" w:author="קלוד" w:date="2026-10-11T13:11:34Z">
        <w:r w:rsidRPr="006F178A">
          <w:rPr>
            <w:rtl/>
          </w:rPr>
          <w:tab/>
          <w:delText xml:space="preserve">וגם</w:delText>
        </w:r>
      </w:del>
      <w:r w:rsidRPr="006F178A">
        <w:rPr>
          <w:rtl/>
        </w:rPr>
        <w:tab/>
        <w:t xml:space="preserve"> </w:t>
      </w:r>
      <w:ins w:id="94685" w:author="מנוע מכני" w:date="2026-10-11T12:04:39Z">
        <w:ins w:id="97313" w:author="קלוד" w:date="2026-10-11T13:11:34Z">
          <w:r>
            <w:rPr>
              <w:rtl/>
            </w:rPr>
            <w:t xml:space="preserve">ואם</w:t>
          </w:r>
        </w:ins>
        <w:del w:id="97314" w:author="קלוד" w:date="2026-10-11T13:11:34Z">
          <w:r>
            <w:rPr>
              <w:rtl/>
            </w:rPr>
            <w:delText xml:space="preserve">אם</w:delText>
          </w:r>
        </w:del>
        <w:r>
          <w:rPr>
            <w:rtl/>
          </w:rPr>
          <w:t xml:space="preserve"> </w:t>
        </w:r>
      </w:ins>
      <w:del w:id="94686" w:author="מנוע מכני" w:date="2026-10-11T12:04:39Z">
        <w:r w:rsidRPr="006F178A">
          <w:rPr>
            <w:rtl/>
          </w:rPr>
          <w:tab/>
          <w:delText xml:space="preserve">אי </w:delText>
        </w:r>
      </w:del>
      <w:r w:rsidRPr="006F178A">
        <w:rPr>
          <w:rtl/>
        </w:rPr>
        <w:tab/>
        <w:t xml:space="preserve">שמע</w:t>
      </w:r>
      <w:ins w:id="97311" w:author="קלוד" w:date="2026-10-11T13:11:34Z">
        <w:r>
          <w:rPr>
            <w:rtl/>
          </w:rPr>
          <w:t xml:space="preserve"> - </w:t>
        </w:r>
      </w:ins>
      <w:del w:id="97312" w:author="קלוד" w:date="2026-10-11T13:11:34Z">
        <w:r w:rsidRPr="006F178A">
          <w:rPr>
            <w:rtl/>
          </w:rPr>
          <w:tab/>
          <w:delText xml:space="preserve"> </w:delText>
        </w:r>
      </w:del>
      <w:r w:rsidRPr="006F178A">
        <w:rPr>
          <w:rtl/>
        </w:rPr>
        <w:tab/>
        <w:t xml:space="preserve">אפשר </w:t>
      </w:r>
      <w:ins w:id="97309" w:author="קלוד" w:date="2026-10-11T13:11:34Z">
        <w:r>
          <w:rPr>
            <w:rtl/>
          </w:rPr>
          <w:t xml:space="preserve">שלא</w:t>
        </w:r>
      </w:ins>
      <w:del w:id="97310" w:author="קלוד" w:date="2026-10-11T13:11:34Z">
        <w:r w:rsidRPr="006F178A">
          <w:rPr>
            <w:rtl/>
          </w:rPr>
          <w:tab/>
          <w:delText xml:space="preserve">לא</w:delText>
        </w:r>
      </w:del>
      <w:r w:rsidRPr="006F178A">
        <w:rPr>
          <w:rtl/>
        </w:rPr>
        <w:tab/>
        <w:t xml:space="preserve"> פסק כמותה.</w:t>
      </w:r>
    </w:p>
    <w:p>
      <w:pPr>
        <w:pStyle w:val="38"/>
        <w:rPr>
          <w:ins w:id="97611" w:author="מנוע מכני" w:date="2026-10-11T12:04:39Z"/>
        </w:rPr>
      </w:pPr>
      <w:r w:rsidRPr="00B3644D">
        <w:t>רנב"י</w:t>
      </w:r>
      <w:r w:rsidRPr="00B3644D">
        <w:t>:</w:t>
      </w:r>
    </w:p>
    <w:p w:rsidR="00E9703F" w:rsidRPr="00B3644D" w:rsidRDefault="00E9703F" w:rsidP="00E9703F">
      <w:pPr>
        <w:rPr>
          <w:spacing w:val="-6"/>
          <w:rtl/>
        </w:rPr>
      </w:pPr>
      <w:del w:id="97612" w:author="מנוע מכני" w:date="2026-10-11T12:04:39Z">
        <w:r w:rsidRPr="00B3644D">
          <w:rPr>
            <w:spacing w:val="-6"/>
            <w:rtl/>
          </w:rPr>
          <w:delText xml:space="preserve"> </w:delText>
        </w:r>
      </w:del>
      <w:r w:rsidRPr="00B3644D">
        <w:rPr>
          <w:rStyle w:val="2fb"/>
          <w:spacing w:val="-6"/>
          <w:rtl/>
        </w:rPr>
        <w:t xml:space="preserve">יר"ש</w:t>
      </w:r>
      <w:r w:rsidRPr="00B3644D">
        <w:rPr>
          <w:spacing w:val="-6"/>
          <w:rtl/>
        </w:rPr>
        <w:t xml:space="preserve"> יוצא ידי </w:t>
      </w:r>
      <w:ins w:id="97339" w:author="קלוד" w:date="2026-10-11T13:11:34Z">
        <w:r>
          <w:rPr>
            <w:spacing w:val="-6"/>
            <w:rtl/>
          </w:rPr>
          <w:t xml:space="preserve">שתיהן:</w:t>
        </w:r>
      </w:ins>
      <w:del w:id="97340" w:author="קלוד" w:date="2026-10-11T13:11:34Z">
        <w:r w:rsidRPr="00B3644D">
          <w:rPr>
            <w:spacing w:val="-6"/>
            <w:rtl/>
          </w:rPr>
          <w:delText xml:space="preserve">שניהם</w:delText>
        </w:r>
      </w:del>
      <w:r w:rsidRPr="00B3644D">
        <w:rPr>
          <w:spacing w:val="-6"/>
          <w:rtl/>
        </w:rPr>
        <w:t xml:space="preserve"> </w:t>
      </w:r>
      <w:ins w:id="97337" w:author="קלוד" w:date="2026-10-11T13:11:34Z">
        <w:r>
          <w:rPr>
            <w:spacing w:val="-6"/>
            <w:rtl/>
          </w:rPr>
          <w:t xml:space="preserve">נועל</w:t>
        </w:r>
      </w:ins>
      <w:del w:id="97338" w:author="קלוד" w:date="2026-10-11T13:11:34Z">
        <w:r w:rsidRPr="00B3644D">
          <w:rPr>
            <w:spacing w:val="-6"/>
            <w:rtl/>
          </w:rPr>
          <w:delText xml:space="preserve">והיינו</w:delText>
        </w:r>
      </w:del>
      <w:r w:rsidRPr="00B3644D">
        <w:rPr>
          <w:spacing w:val="-6"/>
          <w:rtl/>
        </w:rPr>
        <w:t xml:space="preserve"> </w:t>
      </w:r>
      <w:ins w:id="97335" w:author="קלוד" w:date="2026-10-11T13:11:34Z">
        <w:r>
          <w:rPr>
            <w:spacing w:val="-6"/>
            <w:rtl/>
          </w:rPr>
          <w:t xml:space="preserve">ימין</w:t>
        </w:r>
      </w:ins>
      <w:del w:id="97336" w:author="קלוד" w:date="2026-10-11T13:11:34Z">
        <w:r w:rsidRPr="00B3644D">
          <w:rPr>
            <w:spacing w:val="-6"/>
            <w:rtl/>
          </w:rPr>
          <w:delText xml:space="preserve">סיים בימיניה</w:delText>
        </w:r>
      </w:del>
      <w:r w:rsidRPr="00B3644D">
        <w:rPr>
          <w:spacing w:val="-6"/>
          <w:rtl/>
        </w:rPr>
        <w:t xml:space="preserve"> ולא </w:t>
      </w:r>
      <w:ins w:id="97333" w:author="קלוד" w:date="2026-10-11T13:11:34Z">
        <w:r>
          <w:rPr>
            <w:spacing w:val="-6"/>
            <w:rtl/>
          </w:rPr>
          <w:t xml:space="preserve">קושר,</w:t>
        </w:r>
      </w:ins>
      <w:del w:id="97334" w:author="קלוד" w:date="2026-10-11T13:11:34Z">
        <w:r w:rsidRPr="00B3644D">
          <w:rPr>
            <w:spacing w:val="-6"/>
            <w:rtl/>
          </w:rPr>
          <w:delText xml:space="preserve">קטר</w:delText>
        </w:r>
        <w:r w:rsidRPr="00B3644D">
          <w:rPr>
            <w:rFonts w:hint="cs"/>
            <w:spacing w:val="-6"/>
            <w:rtl/>
          </w:rPr>
          <w:delText xml:space="preserve">,</w:delText>
        </w:r>
      </w:del>
      <w:r w:rsidRPr="00B3644D">
        <w:rPr>
          <w:spacing w:val="-6"/>
          <w:rtl/>
        </w:rPr>
        <w:t xml:space="preserve"> </w:t>
      </w:r>
      <w:ins w:id="97331" w:author="קלוד" w:date="2026-10-11T13:11:34Z">
        <w:r>
          <w:rPr>
            <w:spacing w:val="-6"/>
            <w:rtl/>
          </w:rPr>
          <w:t xml:space="preserve">נועל</w:t>
        </w:r>
      </w:ins>
      <w:del w:id="97332" w:author="קלוד" w:date="2026-10-11T13:11:34Z">
        <w:r w:rsidRPr="00B3644D">
          <w:rPr>
            <w:spacing w:val="-6"/>
            <w:rtl/>
          </w:rPr>
          <w:delText xml:space="preserve">וסיים</w:delText>
        </w:r>
      </w:del>
      <w:r w:rsidRPr="00B3644D">
        <w:rPr>
          <w:spacing w:val="-6"/>
          <w:rtl/>
        </w:rPr>
        <w:t xml:space="preserve"> </w:t>
      </w:r>
      <w:ins w:id="97329" w:author="קלוד" w:date="2026-10-11T13:11:34Z">
        <w:r>
          <w:rPr>
            <w:spacing w:val="-6"/>
            <w:rtl/>
          </w:rPr>
          <w:t xml:space="preserve">שמאל</w:t>
        </w:r>
      </w:ins>
      <w:del w:id="97330" w:author="קלוד" w:date="2026-10-11T13:11:34Z">
        <w:r w:rsidRPr="00B3644D">
          <w:rPr>
            <w:spacing w:val="-6"/>
            <w:rtl/>
          </w:rPr>
          <w:delText xml:space="preserve">בשמאליה</w:delText>
        </w:r>
      </w:del>
      <w:r w:rsidRPr="00B3644D">
        <w:rPr>
          <w:spacing w:val="-6"/>
          <w:rtl/>
        </w:rPr>
        <w:t xml:space="preserve"> </w:t>
      </w:r>
      <w:ins w:id="97327" w:author="קלוד" w:date="2026-10-11T13:11:34Z">
        <w:r>
          <w:rPr>
            <w:spacing w:val="-6"/>
            <w:rtl/>
          </w:rPr>
          <w:t xml:space="preserve">וקושר,</w:t>
        </w:r>
      </w:ins>
      <w:del w:id="97328" w:author="קלוד" w:date="2026-10-11T13:11:34Z">
        <w:r w:rsidRPr="00B3644D">
          <w:rPr>
            <w:spacing w:val="-6"/>
            <w:rtl/>
          </w:rPr>
          <w:delText xml:space="preserve">וקטר</w:delText>
        </w:r>
        <w:r w:rsidRPr="00B3644D">
          <w:rPr>
            <w:rFonts w:hint="cs"/>
            <w:spacing w:val="-6"/>
            <w:rtl/>
          </w:rPr>
          <w:delText xml:space="preserve">,</w:delText>
        </w:r>
      </w:del>
      <w:r w:rsidRPr="00B3644D">
        <w:rPr>
          <w:spacing w:val="-6"/>
          <w:rtl/>
        </w:rPr>
        <w:t xml:space="preserve"> </w:t>
      </w:r>
      <w:ins w:id="91173" w:author="מנוע מכני" w:date="2026-10-11T12:04:39Z">
        <w:r>
          <w:rPr>
            <w:spacing w:val="-6"/>
            <w:rtl/>
          </w:rPr>
          <w:t xml:space="preserve">ואח"כ</w:t>
        </w:r>
      </w:ins>
      <w:del w:id="91174" w:author="מנוע מכני" w:date="2026-10-11T12:04:39Z">
        <w:r w:rsidRPr="00B3644D">
          <w:rPr>
            <w:spacing w:val="-6"/>
            <w:rtl/>
          </w:rPr>
          <w:delText xml:space="preserve">והדר</w:delText>
        </w:r>
      </w:del>
      <w:r w:rsidRPr="00B3644D">
        <w:rPr>
          <w:spacing w:val="-6"/>
          <w:rtl/>
        </w:rPr>
        <w:t xml:space="preserve"> </w:t>
      </w:r>
      <w:ins w:id="97325" w:author="קלוד" w:date="2026-10-11T13:11:34Z">
        <w:r>
          <w:rPr>
            <w:spacing w:val="-6"/>
            <w:rtl/>
          </w:rPr>
          <w:t xml:space="preserve">קושר</w:t>
        </w:r>
      </w:ins>
      <w:del w:id="97326" w:author="קלוד" w:date="2026-10-11T13:11:34Z">
        <w:r w:rsidRPr="00B3644D">
          <w:rPr>
            <w:spacing w:val="-6"/>
            <w:rtl/>
          </w:rPr>
          <w:delText xml:space="preserve">קטר</w:delText>
        </w:r>
      </w:del>
      <w:r w:rsidRPr="00B3644D">
        <w:rPr>
          <w:spacing w:val="-6"/>
          <w:rtl/>
        </w:rPr>
        <w:t xml:space="preserve"> </w:t>
      </w:r>
      <w:ins w:id="97323" w:author="קלוד" w:date="2026-10-11T13:11:34Z">
        <w:r>
          <w:rPr>
            <w:spacing w:val="-6"/>
            <w:rtl/>
          </w:rPr>
          <w:t xml:space="preserve">ימין.</w:t>
        </w:r>
      </w:ins>
      <w:del w:id="97324" w:author="קלוד" w:date="2026-10-11T13:11:34Z">
        <w:r w:rsidRPr="00B3644D">
          <w:rPr>
            <w:spacing w:val="-6"/>
            <w:rtl/>
          </w:rPr>
          <w:delText xml:space="preserve">דימיניה.</w:delText>
        </w:r>
      </w:del>
    </w:p>
    <w:p w:rsidR="00E9703F" w:rsidRPr="006F178A" w:rsidRDefault="00E9703F" w:rsidP="00E9703F">
      <w:pPr>
        <w:rPr>
          <w:rtl/>
        </w:rPr>
      </w:pPr>
      <w:r w:rsidRPr="006F178A">
        <w:rPr>
          <w:rStyle w:val="2fb"/>
          <w:rFonts w:ascii="Fb Fontext" w:hAnsi="Fb Fontext"/>
          <w:sz w:val="20"/>
          <w:rtl/>
        </w:rPr>
        <w:t xml:space="preserve">רב </w:t>
      </w:r>
      <w:ins w:id="97349" w:author="קלוד" w:date="2026-10-11T13:11:34Z">
        <w:r>
          <w:rPr>
            <w:rStyle w:val="2fb"/>
            <w:rFonts w:ascii="Fb Fontext" w:hAnsi="Fb Fontext"/>
            <w:sz w:val="20"/>
            <w:rtl/>
          </w:rPr>
          <w:t xml:space="preserve">אשי:</w:t>
        </w:r>
      </w:ins>
      <w:del w:id="97350" w:author="קלוד" w:date="2026-10-11T13:11:34Z">
        <w:r w:rsidRPr="006F178A">
          <w:rPr>
            <w:rStyle w:val="2fb"/>
            <w:rFonts w:ascii="Fb Fontext" w:hAnsi="Fb Fontext"/>
            <w:sz w:val="20"/>
            <w:rtl/>
          </w:rPr>
          <w:delText xml:space="preserve">אשי</w:delText>
        </w:r>
      </w:del>
      <w:r w:rsidRPr="006F178A">
        <w:rPr>
          <w:rFonts w:ascii="Fb Fontext" w:hAnsi="Fb Fontext"/>
          <w:sz w:val="20"/>
          <w:rtl/>
        </w:rPr>
        <w:t xml:space="preserve"> </w:t>
      </w:r>
      <w:ins w:id="97347" w:author="קלוד" w:date="2026-10-11T13:11:34Z">
        <w:r>
          <w:rPr>
            <w:rFonts w:ascii="Fb Fontext" w:hAnsi="Fb Fontext"/>
            <w:sz w:val="20"/>
            <w:rtl/>
          </w:rPr>
          <w:t xml:space="preserve">ראיתי</w:t>
        </w:r>
      </w:ins>
      <w:del w:id="97348" w:author="קלוד" w:date="2026-10-11T13:11:34Z">
        <w:r w:rsidRPr="006F178A">
          <w:rPr>
            <w:rFonts w:ascii="Fb Fontext" w:hAnsi="Fb Fontext"/>
            <w:sz w:val="20"/>
            <w:rtl/>
          </w:rPr>
          <w:delText xml:space="preserve">חזינא</w:delText>
        </w:r>
      </w:del>
      <w:r w:rsidRPr="006F178A">
        <w:rPr>
          <w:rFonts w:ascii="Fb Fontext" w:hAnsi="Fb Fontext"/>
          <w:sz w:val="20"/>
          <w:rtl/>
        </w:rPr>
        <w:t xml:space="preserve"> </w:t>
      </w:r>
      <w:ins w:id="90349" w:author="מנוע מכני" w:date="2026-10-11T12:04:39Z">
        <w:ins w:id="97345" w:author="קלוד" w:date="2026-10-11T13:11:34Z">
          <w:r>
            <w:rPr>
              <w:rStyle w:val="2fb"/>
              <w:rFonts w:ascii="Fb Fontext" w:hAnsi="Fb Fontext"/>
              <w:sz w:val="20"/>
              <w:rtl/>
            </w:rPr>
            <w:t xml:space="preserve">את</w:t>
          </w:r>
        </w:ins>
        <w:del w:id="97346" w:author="קלוד" w:date="2026-10-11T13:11:34Z">
          <w:r>
            <w:rPr>
              <w:rStyle w:val="2fb"/>
              <w:rFonts w:ascii="Fb Fontext" w:hAnsi="Fb Fontext"/>
              <w:sz w:val="20"/>
              <w:rtl/>
            </w:rPr>
            <w:delText xml:space="preserve">לר"כ</w:delText>
          </w:r>
        </w:del>
      </w:ins>
      <w:del w:id="90350" w:author="מנוע מכני" w:date="2026-10-11T12:04:39Z">
        <w:r w:rsidRPr="006F178A">
          <w:rPr>
            <w:rFonts w:ascii="Fb Fontext" w:hAnsi="Fb Fontext"/>
            <w:sz w:val="20"/>
            <w:rtl/>
          </w:rPr>
          <w:delText xml:space="preserve">לרב כהנא</w:delText>
        </w:r>
      </w:del>
      <w:r w:rsidRPr="006F178A">
        <w:rPr>
          <w:rFonts w:ascii="Fb Fontext" w:hAnsi="Fb Fontext"/>
          <w:sz w:val="20"/>
          <w:rtl/>
        </w:rPr>
        <w:t xml:space="preserve"> </w:t>
      </w:r>
      <w:ins w:id="97343" w:author="קלוד" w:date="2026-10-11T13:11:34Z">
        <w:r>
          <w:rPr>
            <w:rFonts w:ascii="Fb Fontext" w:hAnsi="Fb Fontext"/>
            <w:sz w:val="20"/>
            <w:rtl/>
          </w:rPr>
          <w:t xml:space="preserve">ר"כ</w:t>
        </w:r>
      </w:ins>
      <w:del w:id="97344"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w:t>
      </w:r>
      <w:ins w:id="97341" w:author="קלוד" w:date="2026-10-11T13:11:34Z">
        <w:r>
          <w:rPr>
            <w:rFonts w:ascii="Fb Fontext" w:hAnsi="Fb Fontext"/>
            <w:sz w:val="20"/>
            <w:rtl/>
          </w:rPr>
          <w:t xml:space="preserve">שלא הקפיד.</w:t>
        </w:r>
      </w:ins>
      <w:del w:id="97342" w:author="קלוד" w:date="2026-10-11T13:11:34Z">
        <w:r w:rsidRPr="006F178A">
          <w:rPr>
            <w:rFonts w:ascii="Fb Fontext" w:hAnsi="Fb Fontext"/>
            <w:sz w:val="20"/>
            <w:rtl/>
          </w:rPr>
          <w:delText xml:space="preserve">קפיד.</w:delText>
        </w:r>
      </w:del>
    </w:p>
    <w:p w:rsidR="00E9703F" w:rsidRDefault="00E9703F" w:rsidP="00E9703F">
      <w:pPr>
        <w:rPr>
          <w:rStyle w:val="afffe"/>
          <w:rFonts w:ascii="Fb Fontext" w:hAnsi="Fb Fontext"/>
          <w:rtl/>
        </w:rPr>
      </w:pPr>
      <w:r w:rsidRPr="006F178A">
        <w:rPr>
          <w:rFonts w:ascii="Fb Fontext" w:hAnsi="Fb Fontext"/>
          <w:rtl/>
        </w:rPr>
        <w:t xml:space="preserve">• </w:t>
      </w:r>
      <w:r w:rsidRPr="006F178A">
        <w:rPr>
          <w:rStyle w:val="afffe"/>
          <w:rFonts w:ascii="Fb Fontext" w:hAnsi="Fb Fontext"/>
          <w:rtl/>
        </w:rPr>
        <w:t>ד' מקומות שימין קודמת לשמאל</w:t>
      </w:r>
    </w:p>
    <w:p w:rsidR="00E9703F" w:rsidRPr="006F178A" w:rsidRDefault="00E9703F" w:rsidP="00E9703F">
      <w:pPr>
        <w:rPr>
          <w:rtl/>
        </w:rPr>
      </w:pPr>
      <w:r w:rsidRPr="006F178A">
        <w:rPr>
          <w:rtl/>
        </w:rPr>
        <w:t>והרוצה לסוך כל גופו סך ראשו תחילה מפני שהוא מלך על כל איבריו נועל .</w:t>
      </w:r>
    </w:p>
    <w:p w:rsidR="00E9703F" w:rsidRPr="009757B9" w:rsidRDefault="00E9703F" w:rsidP="00E9703F">
      <w:pPr>
        <w:rPr>
          <w:rFonts w:cs="Guttman Vilna"/>
          <w:b/>
          <w:bCs/>
          <w:rtl/>
        </w:rPr>
      </w:pPr>
      <w:ins w:id="97351" w:author="קלוד" w:date="2026-10-11T13:11:34Z">
        <w:r>
          <w:rPr>
            <w:rtl/>
          </w:rPr>
          <w:t xml:space="preserve">חולץ,</w:t>
        </w:r>
      </w:ins>
      <w:del w:id="97352" w:author="קלוד" w:date="2026-10-11T13:11:34Z">
        <w:r w:rsidRPr="006F178A">
          <w:rPr>
            <w:rtl/>
          </w:rPr>
          <w:delText xml:space="preserve">חולף</w:delText>
        </w:r>
        <w:r w:rsidRPr="006F178A">
          <w:rPr>
            <w:rFonts w:hint="cs"/>
            <w:rtl/>
          </w:rPr>
          <w:delText xml:space="preserve">,</w:delText>
        </w:r>
      </w:del>
      <w:r w:rsidRPr="006F178A">
        <w:rPr>
          <w:rFonts w:hint="cs"/>
          <w:rtl/>
        </w:rPr>
        <w:t xml:space="preserve"> [</w:t>
      </w:r>
      <w:r w:rsidRPr="006F178A">
        <w:rPr>
          <w:rtl/>
        </w:rPr>
        <w:t>שמאל קודם] רוחץ</w:t>
      </w:r>
      <w:r w:rsidRPr="006F178A">
        <w:rPr>
          <w:rFonts w:hint="cs"/>
          <w:rtl/>
        </w:rPr>
        <w:t>,</w:t>
      </w:r>
      <w:r w:rsidRPr="006F178A">
        <w:rPr>
          <w:rtl/>
        </w:rPr>
        <w:t xml:space="preserve"> סך.</w:t>
      </w:r>
    </w:p>
    <w:p>
      <w:pPr>
        <w:pStyle w:val="afffff8"/>
        <w:rPr>
          <w:ins w:id="90879" w:author="קלוד" w:date="2026-10-11T12:33:55Z"/>
        </w:rPr>
      </w:pPr>
      <w:ins w:id="90880" w:author="קלוד" w:date="2026-10-11T12:33:55Z">
        <w:r>
          <w:rPr>
            <w:color w:val="7B3F00"/>
          </w:rPr>
          <w:t xml:space="preserve">יציאה בתפילין - שבת זמן תפילין או לא</w:t>
        </w:r>
      </w:ins>
    </w:p>
    <w:p>
      <w:pPr>
        <w:pStyle w:val="38"/>
        <w:rPr>
          <w:ins w:id="99326" w:author="מנוע מכני" w:date="2026-10-11T12:04:39Z"/>
        </w:rPr>
      </w:pPr>
      <w:del w:id="99438" w:author="מנוע מכני" w:date="2026-10-11T12:04:39Z">
        <w:r w:rsidRPr="006F178A">
          <w:delText xml:space="preserve">• </w:delText>
        </w:r>
      </w:del>
      <w:r w:rsidRPr="006F178A">
        <w:t>ל</w:t>
      </w:r>
      <w:r w:rsidRPr="006F178A">
        <w:t xml:space="preserve">א</w:t>
      </w:r>
      <w:r w:rsidRPr="006F178A">
        <w:t xml:space="preserve"> יצא בתפילין,</w:t>
      </w:r>
    </w:p>
    <w:p w:rsidR="00E9703F" w:rsidRDefault="00E9703F" w:rsidP="00E9703F">
      <w:pPr>
        <w:rPr>
          <w:rtl/>
        </w:rPr>
      </w:pPr>
      <w:del w:id="99327" w:author="מנוע מכני" w:date="2026-10-11T12:04:39Z">
        <w:r w:rsidRPr="006F178A">
          <w:rPr>
            <w:rtl/>
          </w:rPr>
          <w:delText xml:space="preserve"> </w:delText>
        </w:r>
      </w:del>
      <w:r w:rsidRPr="006F178A">
        <w:rPr>
          <w:rtl/>
        </w:rPr>
        <w:t xml:space="preserve">ואם יצא אינו חייב חטאת</w:t>
      </w:r>
      <w:r w:rsidRPr="006F178A">
        <w:rPr>
          <w:rFonts w:hint="cs"/>
          <w:rtl/>
        </w:rPr>
        <w:t>-</w:t>
      </w:r>
    </w:p>
    <w:p w:rsidR="00E9703F" w:rsidRPr="009757B9" w:rsidRDefault="00E9703F" w:rsidP="00E9703F">
      <w:pPr>
        <w:rPr>
          <w:rFonts w:cs="Guttman Vilna"/>
          <w:b/>
          <w:bCs/>
          <w:rtl/>
        </w:rPr>
      </w:pPr>
      <w:r>
        <w:rPr>
          <w:rtl/>
        </w:rPr>
        <w:t>אפי'</w:t>
      </w:r>
      <w:r w:rsidRPr="006F178A">
        <w:rPr>
          <w:rtl/>
        </w:rPr>
        <w:t xml:space="preserve"> </w:t>
      </w:r>
      <w:r w:rsidRPr="006F178A">
        <w:rPr>
          <w:rtl/>
        </w:rPr>
        <w:t xml:space="preserve">למ"ד</w:t>
      </w:r>
      <w:r w:rsidRPr="006F178A">
        <w:rPr>
          <w:rtl/>
        </w:rPr>
        <w:t xml:space="preserve"> שבת זמן תפילין הוא </w:t>
      </w:r>
      <w:r w:rsidRPr="006F178A">
        <w:rPr>
          <w:rtl/>
        </w:rPr>
        <w:t xml:space="preserve">לא</w:t>
      </w:r>
      <w:r w:rsidRPr="006F178A">
        <w:rPr>
          <w:rtl/>
        </w:rPr>
        <w:t xml:space="preserve"> יצא שמא יטלטל.</w:t>
      </w:r>
    </w:p>
    <w:p w:rsidR="00E9703F" w:rsidRPr="006F178A" w:rsidRDefault="00E9703F" w:rsidP="00E9703F">
      <w:pPr>
        <w:rPr>
          <w:rStyle w:val="afffe"/>
          <w:rFonts w:ascii="Fb Fontext" w:hAnsi="Fb Fontext"/>
          <w:rtl/>
        </w:rPr>
      </w:pPr>
      <w:r w:rsidRPr="006F178A">
        <w:rPr>
          <w:rtl/>
        </w:rPr>
        <w:t xml:space="preserve">אינו חייב חטאת </w:t>
      </w:r>
      <w:r>
        <w:rPr>
          <w:rtl/>
        </w:rPr>
        <w:t>אפי'</w:t>
      </w:r>
      <w:r w:rsidRPr="006F178A">
        <w:rPr>
          <w:rtl/>
        </w:rPr>
        <w:t xml:space="preserve"> </w:t>
      </w:r>
      <w:r w:rsidRPr="006F178A">
        <w:rPr>
          <w:rtl/>
        </w:rPr>
        <w:t xml:space="preserve">למ"ד</w:t>
      </w:r>
      <w:r w:rsidRPr="006F178A">
        <w:rPr>
          <w:rtl/>
        </w:rPr>
        <w:t xml:space="preserve"> שבת </w:t>
      </w:r>
      <w:ins w:id="91175" w:author="מנוע מכני" w:date="2026-10-11T12:04:39Z">
        <w:r>
          <w:rPr>
            <w:rtl/>
          </w:rPr>
          <w:t xml:space="preserve">לא</w:t>
        </w:r>
      </w:ins>
      <w:del w:id="91176" w:author="מנוע מכני" w:date="2026-10-11T12:04:39Z">
        <w:r w:rsidRPr="006F178A">
          <w:rPr>
            <w:rtl/>
          </w:rPr>
          <w:delText xml:space="preserve">לאו</w:delText>
        </w:r>
      </w:del>
      <w:r w:rsidRPr="006F178A">
        <w:rPr>
          <w:rtl/>
        </w:rPr>
        <w:t xml:space="preserve"> זמן </w:t>
      </w:r>
      <w:ins w:id="97355" w:author="קלוד" w:date="2026-10-11T13:11:34Z">
        <w:r>
          <w:rPr>
            <w:rtl/>
          </w:rPr>
          <w:t xml:space="preserve">תפילין,</w:t>
        </w:r>
      </w:ins>
      <w:del w:id="97356" w:author="קלוד" w:date="2026-10-11T13:11:34Z">
        <w:r w:rsidRPr="006F178A">
          <w:rPr>
            <w:rtl/>
          </w:rPr>
          <w:delText xml:space="preserve">תפילין</w:delText>
        </w:r>
      </w:del>
      <w:r w:rsidRPr="006F178A">
        <w:rPr>
          <w:rtl/>
        </w:rPr>
        <w:t xml:space="preserve"> </w:t>
      </w:r>
      <w:ins w:id="97353" w:author="קלוד" w:date="2026-10-11T13:11:34Z">
        <w:r>
          <w:rPr>
            <w:rtl/>
          </w:rPr>
          <w:t xml:space="preserve">שדרך</w:t>
        </w:r>
      </w:ins>
      <w:del w:id="97354" w:author="קלוד" w:date="2026-10-11T13:11:34Z">
        <w:r w:rsidRPr="006F178A">
          <w:rPr>
            <w:rtl/>
          </w:rPr>
          <w:delText xml:space="preserve">דדרך</w:delText>
        </w:r>
      </w:del>
      <w:r w:rsidRPr="006F178A">
        <w:rPr>
          <w:rtl/>
        </w:rPr>
        <w:t xml:space="preserve"> מלבוש הוא.</w:t>
      </w:r>
    </w:p>
    <w:p>
      <w:pPr>
        <w:pStyle w:val="afffff8"/>
        <w:rPr>
          <w:ins w:id="90877" w:author="קלוד" w:date="2026-10-11T12:33:55Z"/>
        </w:rPr>
      </w:pPr>
      <w:ins w:id="90878" w:author="קלוד" w:date="2026-10-11T12:33:55Z">
        <w:r>
          <w:rPr>
            <w:color w:val="7B3F00"/>
          </w:rPr>
          <w:t xml:space="preserve">קמיע שאינו מומחה - מומחה אדם או קמיע</w:t>
        </w:r>
      </w:ins>
    </w:p>
    <w:p w:rsidR="00E9703F" w:rsidRPr="006F178A" w:rsidRDefault="00E9703F" w:rsidP="00E9703F">
      <w:pPr>
        <w:rPr>
          <w:rtl/>
        </w:rPr>
      </w:pPr>
      <w:r w:rsidRPr="006F178A">
        <w:rPr>
          <w:rtl/>
        </w:rPr>
        <w:t>•</w:t>
      </w:r>
      <w:r>
        <w:rPr>
          <w:rtl/>
        </w:rPr>
        <w:t xml:space="preserve"> </w:t>
      </w:r>
      <w:r w:rsidRPr="006F178A">
        <w:rPr>
          <w:rStyle w:val="afffe"/>
          <w:rFonts w:ascii="Fb Fontext" w:hAnsi="Fb Fontext" w:hint="cs"/>
          <w:rtl/>
        </w:rPr>
        <w:t>ולא בקמיע בזמן שאינו מומחה</w:t>
      </w:r>
      <w:r w:rsidRPr="006F178A">
        <w:rPr>
          <w:rFonts w:hint="cs"/>
          <w:rtl/>
        </w:rPr>
        <w:t xml:space="preserve"> </w:t>
      </w:r>
      <w:ins w:id="97367" w:author="קלוד" w:date="2026-10-11T13:11:34Z">
        <w:r>
          <w:rPr>
            <w:rStyle w:val="2fb"/>
            <w:rtl/>
          </w:rPr>
          <w:t xml:space="preserve">- ר"פ:</w:t>
        </w:r>
      </w:ins>
      <w:del w:id="97368" w:author="קלוד" w:date="2026-10-11T13:11:34Z">
        <w:r w:rsidRPr="006F178A">
          <w:rPr>
            <w:rStyle w:val="2fb"/>
            <w:rtl/>
          </w:rPr>
          <w:delText xml:space="preserve">ר"פ</w:delText>
        </w:r>
      </w:del>
      <w:r w:rsidRPr="006F178A">
        <w:rPr>
          <w:rtl/>
        </w:rPr>
        <w:t xml:space="preserve"> כיוון </w:t>
      </w:r>
      <w:ins w:id="97365" w:author="קלוד" w:date="2026-10-11T13:11:34Z">
        <w:r>
          <w:rPr>
            <w:rtl/>
          </w:rPr>
          <w:t xml:space="preserve">שהאדם</w:t>
        </w:r>
      </w:ins>
      <w:del w:id="97366" w:author="קלוד" w:date="2026-10-11T13:11:34Z">
        <w:r w:rsidRPr="006F178A">
          <w:rPr>
            <w:rtl/>
          </w:rPr>
          <w:delText xml:space="preserve">דמומחה</w:delText>
        </w:r>
      </w:del>
      <w:r w:rsidRPr="006F178A">
        <w:rPr>
          <w:rtl/>
        </w:rPr>
        <w:t xml:space="preserve"> </w:t>
      </w:r>
      <w:ins w:id="95981" w:author="מנוע מכני" w:date="2026-10-11T12:04:39Z">
        <w:ins w:id="97363" w:author="קלוד" w:date="2026-10-11T13:11:34Z">
          <w:r>
            <w:rPr>
              <w:rtl/>
            </w:rPr>
            <w:t xml:space="preserve">מומחה,</w:t>
          </w:r>
        </w:ins>
        <w:del w:id="97364" w:author="קלוד" w:date="2026-10-11T13:11:34Z">
          <w:r>
            <w:rPr>
              <w:rtl/>
            </w:rPr>
            <w:delText xml:space="preserve">אדם</w:delText>
          </w:r>
          <w:r w:rsidRPr="006F178A">
            <w:rPr>
              <w:rtl/>
            </w:rPr>
            <w:delText xml:space="preserve">,</w:delText>
          </w:r>
        </w:del>
      </w:ins>
      <w:del w:id="95982" w:author="מנוע מכני" w:date="2026-10-11T12:04:39Z">
        <w:r w:rsidRPr="006F178A">
          <w:rPr>
            <w:rtl/>
          </w:rPr>
          <w:delText xml:space="preserve">גברא</w:delText>
        </w:r>
      </w:del>
      <w:r w:rsidRPr="006F178A">
        <w:rPr>
          <w:rtl/>
        </w:rPr>
        <w:t xml:space="preserve"> </w:t>
      </w:r>
      <w:ins w:id="94087" w:author="מנוע מכני" w:date="2026-10-11T12:04:39Z">
        <w:r>
          <w:rPr>
            <w:rtl/>
          </w:rPr>
          <w:t xml:space="preserve">אף</w:t>
        </w:r>
      </w:ins>
      <w:del w:id="94088" w:author="מנוע מכני" w:date="2026-10-11T12:04:39Z">
        <w:r w:rsidRPr="006F178A">
          <w:rPr>
            <w:rtl/>
          </w:rPr>
          <w:delText xml:space="preserve">אע"ג</w:delText>
        </w:r>
      </w:del>
      <w:r w:rsidRPr="006F178A">
        <w:rPr>
          <w:rtl/>
        </w:rPr>
        <w:t xml:space="preserve"> </w:t>
      </w:r>
      <w:ins w:id="91177" w:author="מנוע מכני" w:date="2026-10-11T12:04:39Z">
        <w:ins w:id="97361" w:author="קלוד" w:date="2026-10-11T13:11:34Z">
          <w:r>
            <w:rPr>
              <w:rtl/>
            </w:rPr>
            <w:t xml:space="preserve">שהקמיע</w:t>
          </w:r>
        </w:ins>
        <w:del w:id="97362" w:author="קלוד" w:date="2026-10-11T13:11:34Z">
          <w:r>
            <w:rPr>
              <w:rtl/>
            </w:rPr>
            <w:delText xml:space="preserve">דלא</w:delText>
          </w:r>
        </w:del>
      </w:ins>
      <w:del w:id="91178" w:author="מנוע מכני" w:date="2026-10-11T12:04:39Z">
        <w:r w:rsidRPr="006F178A">
          <w:rPr>
            <w:rtl/>
          </w:rPr>
          <w:delText xml:space="preserve">דלאו</w:delText>
        </w:r>
      </w:del>
      <w:r w:rsidRPr="006F178A">
        <w:rPr>
          <w:rtl/>
        </w:rPr>
        <w:t xml:space="preserve"> </w:t>
      </w:r>
      <w:ins w:id="97359" w:author="קלוד" w:date="2026-10-11T13:11:34Z">
        <w:r>
          <w:rPr>
            <w:rtl/>
          </w:rPr>
          <w:t xml:space="preserve">אינו</w:t>
        </w:r>
      </w:ins>
      <w:del w:id="97360" w:author="קלוד" w:date="2026-10-11T13:11:34Z">
        <w:r w:rsidRPr="006F178A">
          <w:rPr>
            <w:rtl/>
          </w:rPr>
          <w:delText xml:space="preserve">מומחה</w:delText>
        </w:r>
      </w:del>
      <w:r w:rsidRPr="006F178A">
        <w:rPr>
          <w:rtl/>
        </w:rPr>
        <w:t xml:space="preserve"> </w:t>
      </w:r>
      <w:ins w:id="97357" w:author="קלוד" w:date="2026-10-11T13:11:34Z">
        <w:r>
          <w:rPr>
            <w:rtl/>
          </w:rPr>
          <w:t xml:space="preserve">מומחה,</w:t>
        </w:r>
      </w:ins>
      <w:del w:id="97358" w:author="קלוד" w:date="2026-10-11T13:11:34Z">
        <w:r w:rsidRPr="006F178A">
          <w:rPr>
            <w:rtl/>
          </w:rPr>
          <w:delText xml:space="preserve">קמיע,</w:delText>
        </w:r>
      </w:del>
      <w:r w:rsidRPr="006F178A">
        <w:rPr>
          <w:rtl/>
        </w:rPr>
        <w:t xml:space="preserve"> יצא.</w:t>
      </w:r>
    </w:p>
    <w:p w:rsidR="00E9703F" w:rsidRPr="006F178A" w:rsidRDefault="00E9703F" w:rsidP="00E9703F">
      <w:pPr>
        <w:rPr>
          <w:rtl/>
        </w:rPr>
      </w:pPr>
      <w:r w:rsidRPr="006F178A">
        <w:rPr>
          <w:rtl/>
        </w:rPr>
        <w:t xml:space="preserve">דיקא </w:t>
      </w:r>
      <w:ins w:id="91179" w:author="מנוע מכני" w:date="2026-10-11T12:04:39Z">
        <w:r>
          <w:rPr>
            <w:rtl/>
          </w:rPr>
          <w:t xml:space="preserve">גם</w:t>
        </w:r>
      </w:ins>
      <w:del w:id="91180" w:author="מנוע מכני" w:date="2026-10-11T12:04:39Z">
        <w:r w:rsidRPr="006F178A">
          <w:rPr>
            <w:rtl/>
          </w:rPr>
          <w:delText xml:space="preserve">נמי</w:delText>
        </w:r>
      </w:del>
      <w:r w:rsidRPr="006F178A">
        <w:rPr>
          <w:rtl/>
        </w:rPr>
        <w:t xml:space="preserve"> </w:t>
      </w:r>
      <w:ins w:id="97371" w:author="קלוד" w:date="2026-10-11T13:11:34Z">
        <w:r>
          <w:rPr>
            <w:rStyle w:val="afffffe"/>
            <w:rtl/>
          </w:rPr>
          <w:t xml:space="preserve">מהלשון</w:t>
        </w:r>
        <w:r>
          <w:rPr>
            <w:rtl/>
          </w:rPr>
          <w:t xml:space="preserve"> 'שאינו</w:t>
        </w:r>
      </w:ins>
      <w:del w:id="97372" w:author="קלוד" w:date="2026-10-11T13:11:34Z">
        <w:r w:rsidRPr="006F178A">
          <w:rPr>
            <w:rtl/>
          </w:rPr>
          <w:delText xml:space="preserve">שאינו</w:delText>
        </w:r>
      </w:del>
      <w:r w:rsidRPr="006F178A">
        <w:rPr>
          <w:rtl/>
        </w:rPr>
        <w:t xml:space="preserve"> מן </w:t>
      </w:r>
      <w:ins w:id="97369" w:author="קלוד" w:date="2026-10-11T13:11:34Z">
        <w:r>
          <w:rPr>
            <w:rtl/>
          </w:rPr>
          <w:t xml:space="preserve">המומחה' </w:t>
        </w:r>
        <w:r>
          <w:rPr>
            <w:rStyle w:val="afffffe"/>
            <w:rtl/>
          </w:rPr>
          <w:t xml:space="preserve">ולא 'מומחה'</w:t>
        </w:r>
        <w:r>
          <w:rPr>
            <w:rtl/>
          </w:rPr>
          <w:t xml:space="preserve">.</w:t>
        </w:r>
      </w:ins>
      <w:del w:id="97370" w:author="קלוד" w:date="2026-10-11T13:11:34Z">
        <w:r w:rsidRPr="006F178A">
          <w:rPr>
            <w:rtl/>
          </w:rPr>
          <w:delText xml:space="preserve">המומחה.</w:delText>
        </w:r>
      </w:del>
    </w:p>
    <w:p w:rsidR="00E9703F" w:rsidRPr="009757B9" w:rsidRDefault="00E9703F" w:rsidP="00E9703F">
      <w:pPr>
        <w:rPr>
          <w:rFonts w:cs="Guttman Vilna"/>
          <w:b/>
          <w:bCs/>
          <w:rtl/>
        </w:rPr>
      </w:pPr>
      <w:r w:rsidRPr="006F178A">
        <w:rPr>
          <w:rStyle w:val="afffe"/>
          <w:rFonts w:ascii="Fb Fontext" w:hAnsi="Fb Fontext"/>
          <w:rtl/>
        </w:rPr>
        <w:t>מומחה</w:t>
      </w:r>
      <w:r w:rsidRPr="006F178A">
        <w:rPr>
          <w:rtl/>
        </w:rPr>
        <w:t xml:space="preserve"> -ריפא ושנה ושלש שאז יוצא מומחה ועיקרין, חולה שיב"ס ושאב"ס שלא יכפה, וקושר ומתיר </w:t>
      </w:r>
      <w:r>
        <w:rPr>
          <w:rtl/>
        </w:rPr>
        <w:t>אפי'</w:t>
      </w:r>
      <w:r w:rsidRPr="006F178A">
        <w:rPr>
          <w:rtl/>
        </w:rPr>
        <w:t xml:space="preserve"> </w:t>
      </w:r>
      <w:r w:rsidRPr="006F178A">
        <w:rPr>
          <w:rtl/>
        </w:rPr>
        <w:t xml:space="preserve">ברה"ר</w:t>
      </w:r>
      <w:r w:rsidRPr="006F178A">
        <w:rPr>
          <w:rtl/>
        </w:rPr>
        <w:t xml:space="preserve"> ובלבד שלא יקשרנו בשיר ובטבעת,</w:t>
      </w:r>
    </w:p>
    <w:p w:rsidR="00E9703F" w:rsidRPr="009757B9" w:rsidRDefault="00E9703F" w:rsidP="00E9703F">
      <w:pPr>
        <w:rPr>
          <w:rFonts w:cs="Guttman Vilna"/>
          <w:b/>
          <w:bCs/>
          <w:rtl/>
        </w:rPr>
      </w:pPr>
      <w:r w:rsidRPr="006F178A">
        <w:rPr>
          <w:rtl/>
        </w:rPr>
        <w:t>[שאז נראה כתכשיט ולא כלרפואה</w:t>
      </w:r>
      <w:r w:rsidRPr="006F178A">
        <w:rPr>
          <w:rFonts w:hint="cs"/>
          <w:rtl/>
        </w:rPr>
        <w:t xml:space="preserve"> </w:t>
      </w:r>
      <w:r w:rsidRPr="006F178A">
        <w:rPr>
          <w:rtl/>
        </w:rPr>
        <w:t xml:space="preserve">ולכן בזה </w:t>
      </w:r>
      <w:r w:rsidRPr="006F178A">
        <w:rPr>
          <w:rtl/>
        </w:rPr>
        <w:t xml:space="preserve">לא</w:t>
      </w:r>
      <w:r w:rsidRPr="006F178A">
        <w:rPr>
          <w:rtl/>
        </w:rPr>
        <w:t xml:space="preserve"> יצא </w:t>
      </w:r>
      <w:r w:rsidRPr="006F178A">
        <w:rPr>
          <w:rStyle w:val="2fb"/>
          <w:rtl/>
        </w:rPr>
        <w:t xml:space="preserve">לרה"ר</w:t>
      </w:r>
      <w:r w:rsidRPr="006F178A">
        <w:rPr>
          <w:rFonts w:hint="cs"/>
          <w:rtl/>
        </w:rPr>
        <w:t>]</w:t>
      </w:r>
      <w:r w:rsidRPr="006F178A">
        <w:rPr>
          <w:rtl/>
        </w:rPr>
        <w:t>.</w:t>
      </w:r>
    </w:p>
    <w:p w:rsidR="00E9703F" w:rsidRDefault="00E9703F" w:rsidP="00E9703F">
      <w:pPr>
        <w:rPr>
          <w:rtl/>
        </w:rPr>
      </w:pPr>
      <w:r w:rsidRPr="006F178A">
        <w:rPr>
          <w:rtl/>
        </w:rPr>
        <w:t>הא דכל שריפא ג' בנ"א כאחד היינו בחולי אחד [ובאדם אחד ג' מחלות]</w:t>
      </w:r>
    </w:p>
    <w:p w:rsidR="00E9703F" w:rsidRPr="002B5789" w:rsidRDefault="00E9703F" w:rsidP="00E9703F">
      <w:pPr>
        <w:rPr>
          <w:b/>
          <w:bCs/>
          <w:rtl/>
        </w:rPr>
      </w:pPr>
      <w:r w:rsidRPr="006F178A">
        <w:rPr>
          <w:rStyle w:val="2fb"/>
          <w:rtl/>
        </w:rPr>
        <w:t>ר"פ</w:t>
      </w:r>
      <w:r w:rsidRPr="006F178A">
        <w:rPr>
          <w:rStyle w:val="afffe"/>
          <w:rFonts w:ascii="Fb Fontext" w:hAnsi="Fb Fontext"/>
          <w:rtl/>
        </w:rPr>
        <w:t xml:space="preserve"> א.</w:t>
      </w:r>
      <w:r w:rsidRPr="006F178A">
        <w:rPr>
          <w:rtl/>
        </w:rPr>
        <w:t xml:space="preserve"> </w:t>
      </w:r>
      <w:ins w:id="97381" w:author="קלוד" w:date="2026-10-11T13:11:34Z">
        <w:r>
          <w:rPr>
            <w:rtl/>
          </w:rPr>
          <w:t xml:space="preserve">שלושה</w:t>
        </w:r>
      </w:ins>
      <w:del w:id="97382" w:author="קלוד" w:date="2026-10-11T13:11:34Z">
        <w:r w:rsidRPr="006F178A">
          <w:rPr>
            <w:rtl/>
          </w:rPr>
          <w:delText xml:space="preserve">תלת</w:delText>
        </w:r>
      </w:del>
      <w:r w:rsidRPr="006F178A">
        <w:rPr>
          <w:rtl/>
        </w:rPr>
        <w:t xml:space="preserve"> </w:t>
      </w:r>
      <w:ins w:id="91181" w:author="מנוע מכני" w:date="2026-10-11T12:04:39Z">
        <w:r>
          <w:rPr>
            <w:rtl/>
          </w:rPr>
          <w:t xml:space="preserve">אנשים</w:t>
        </w:r>
      </w:ins>
      <w:del w:id="91182" w:author="מנוע מכני" w:date="2026-10-11T12:04:39Z">
        <w:r w:rsidRPr="006F178A">
          <w:rPr>
            <w:rtl/>
          </w:rPr>
          <w:delText xml:space="preserve">גברי</w:delText>
        </w:r>
      </w:del>
      <w:r w:rsidRPr="006F178A">
        <w:rPr>
          <w:rtl/>
        </w:rPr>
        <w:t xml:space="preserve"> </w:t>
      </w:r>
      <w:ins w:id="97379" w:author="קלוד" w:date="2026-10-11T13:11:34Z">
        <w:r>
          <w:rPr>
            <w:rtl/>
          </w:rPr>
          <w:t xml:space="preserve">בשלושה</w:t>
        </w:r>
      </w:ins>
      <w:del w:id="97380" w:author="קלוד" w:date="2026-10-11T13:11:34Z">
        <w:r w:rsidRPr="006F178A">
          <w:rPr>
            <w:rtl/>
          </w:rPr>
          <w:delText xml:space="preserve">לתלת</w:delText>
        </w:r>
      </w:del>
      <w:r w:rsidRPr="006F178A">
        <w:rPr>
          <w:rtl/>
        </w:rPr>
        <w:t xml:space="preserve"> </w:t>
      </w:r>
      <w:ins w:id="97377" w:author="קלוד" w:date="2026-10-11T13:11:34Z">
        <w:r>
          <w:rPr>
            <w:rtl/>
          </w:rPr>
          <w:t xml:space="preserve">קמיעות</w:t>
        </w:r>
      </w:ins>
      <w:del w:id="97378" w:author="קלוד" w:date="2026-10-11T13:11:34Z">
        <w:r w:rsidRPr="006F178A">
          <w:rPr>
            <w:rtl/>
          </w:rPr>
          <w:delText xml:space="preserve">קמיעי</w:delText>
        </w:r>
      </w:del>
      <w:r w:rsidRPr="006F178A">
        <w:rPr>
          <w:rtl/>
        </w:rPr>
        <w:t xml:space="preserve"> </w:t>
      </w:r>
      <w:ins w:id="92795" w:author="מנוע מכני" w:date="2026-10-11T12:04:39Z">
        <w:ins w:id="97375" w:author="קלוד" w:date="2026-10-11T13:11:34Z">
          <w:r>
            <w:rPr>
              <w:rtl/>
            </w:rPr>
            <w:t xml:space="preserve">שלוש</w:t>
          </w:r>
        </w:ins>
        <w:del w:id="97376" w:author="קלוד" w:date="2026-10-11T13:11:34Z">
          <w:r>
            <w:rPr>
              <w:rtl/>
            </w:rPr>
            <w:delText xml:space="preserve">שלושה</w:delText>
          </w:r>
        </w:del>
      </w:ins>
      <w:del w:id="92796" w:author="מנוע מכני" w:date="2026-10-11T12:04:39Z">
        <w:r w:rsidRPr="006F178A">
          <w:rPr>
            <w:rtl/>
          </w:rPr>
          <w:delText xml:space="preserve">תלתא</w:delText>
        </w:r>
      </w:del>
      <w:r w:rsidRPr="006F178A">
        <w:rPr>
          <w:rtl/>
        </w:rPr>
        <w:t xml:space="preserve"> פעמים </w:t>
      </w:r>
      <w:ins w:id="97373" w:author="קלוד" w:date="2026-10-11T13:11:34Z">
        <w:r>
          <w:rPr>
            <w:rtl/>
          </w:rPr>
          <w:t xml:space="preserve">- התמחו</w:t>
        </w:r>
      </w:ins>
      <w:del w:id="97374" w:author="קלוד" w:date="2026-10-11T13:11:34Z">
        <w:r w:rsidRPr="006F178A">
          <w:rPr>
            <w:rtl/>
          </w:rPr>
          <w:delText xml:space="preserve">איתמחי</w:delText>
        </w:r>
      </w:del>
      <w:r w:rsidRPr="006F178A">
        <w:rPr>
          <w:rtl/>
        </w:rPr>
        <w:t xml:space="preserve"> </w:t>
      </w:r>
      <w:ins w:id="95983" w:author="מנוע מכני" w:date="2026-10-11T12:04:39Z">
        <w:r>
          <w:rPr>
            <w:rtl/>
          </w:rPr>
          <w:t xml:space="preserve">אדם</w:t>
        </w:r>
      </w:ins>
      <w:del w:id="95984" w:author="מנוע מכני" w:date="2026-10-11T12:04:39Z">
        <w:r w:rsidRPr="006F178A">
          <w:rPr>
            <w:rtl/>
          </w:rPr>
          <w:delText xml:space="preserve">גברא</w:delText>
        </w:r>
      </w:del>
      <w:r w:rsidRPr="006F178A">
        <w:rPr>
          <w:rtl/>
        </w:rPr>
        <w:t xml:space="preserve"> וקמיע.</w:t>
      </w:r>
    </w:p>
    <w:p w:rsidR="00E9703F" w:rsidRPr="002B5789" w:rsidRDefault="00E9703F" w:rsidP="00E9703F">
      <w:pPr>
        <w:pStyle w:val="affffb"/>
        <w:rPr>
          <w:rtl/>
        </w:rPr>
      </w:pPr>
      <w:r>
        <w:rPr>
          <w:b/>
          <w:bCs/>
          <w:rtl/>
        </w:rPr>
        <w:t xml:space="preserve">- </w:t>
      </w:r>
      <w:r w:rsidRPr="002B5789">
        <w:rPr>
          <w:rFonts w:hint="cs"/>
          <w:b/>
          <w:bCs/>
          <w:rtl/>
        </w:rPr>
        <w:t>ב.</w:t>
      </w:r>
      <w:r w:rsidRPr="006F178A">
        <w:rPr>
          <w:rFonts w:hint="cs"/>
          <w:rtl/>
        </w:rPr>
        <w:t xml:space="preserve"> </w:t>
      </w:r>
      <w:ins w:id="92797" w:author="מנוע מכני" w:date="2026-10-11T12:04:39Z">
        <w:r>
          <w:rPr>
            <w:rFonts w:hint="cs"/>
            <w:rtl/>
          </w:rPr>
          <w:t xml:space="preserve">שלושה</w:t>
        </w:r>
      </w:ins>
      <w:del w:id="92798" w:author="מנוע מכני" w:date="2026-10-11T12:04:39Z">
        <w:r w:rsidRPr="006F178A">
          <w:rPr>
            <w:rFonts w:hint="cs"/>
            <w:rtl/>
          </w:rPr>
          <w:delText xml:space="preserve">ת</w:delText>
        </w:r>
        <w:r w:rsidRPr="006F178A">
          <w:rPr>
            <w:rtl/>
          </w:rPr>
          <w:delText xml:space="preserve">לתא</w:delText>
        </w:r>
      </w:del>
      <w:r w:rsidRPr="006F178A">
        <w:rPr>
          <w:rtl/>
        </w:rPr>
        <w:t xml:space="preserve"> </w:t>
      </w:r>
      <w:ins w:id="97389" w:author="קלוד" w:date="2026-10-11T13:11:34Z">
        <w:r>
          <w:rPr>
            <w:rtl/>
          </w:rPr>
          <w:t xml:space="preserve">קמיעות</w:t>
        </w:r>
      </w:ins>
      <w:del w:id="97390" w:author="קלוד" w:date="2026-10-11T13:11:34Z">
        <w:r w:rsidRPr="006F178A">
          <w:rPr>
            <w:rtl/>
          </w:rPr>
          <w:delText xml:space="preserve">קמיע</w:delText>
        </w:r>
      </w:del>
      <w:r w:rsidRPr="006F178A">
        <w:rPr>
          <w:rtl/>
        </w:rPr>
        <w:t xml:space="preserve"> </w:t>
      </w:r>
      <w:ins w:id="92799" w:author="מנוע מכני" w:date="2026-10-11T12:04:39Z">
        <w:r>
          <w:rPr>
            <w:rtl/>
          </w:rPr>
          <w:t xml:space="preserve">לשלושה</w:t>
        </w:r>
      </w:ins>
      <w:del w:id="92800" w:author="מנוע מכני" w:date="2026-10-11T12:04:39Z">
        <w:r w:rsidRPr="006F178A">
          <w:rPr>
            <w:rtl/>
          </w:rPr>
          <w:delText xml:space="preserve">לתלתא</w:delText>
        </w:r>
      </w:del>
      <w:r w:rsidRPr="006F178A">
        <w:rPr>
          <w:rtl/>
        </w:rPr>
        <w:t xml:space="preserve"> </w:t>
      </w:r>
      <w:ins w:id="91183" w:author="מנוע מכני" w:date="2026-10-11T12:04:39Z">
        <w:r>
          <w:rPr>
            <w:rtl/>
          </w:rPr>
          <w:t xml:space="preserve">אנשים</w:t>
        </w:r>
      </w:ins>
      <w:del w:id="91184" w:author="מנוע מכני" w:date="2026-10-11T12:04:39Z">
        <w:r w:rsidRPr="006F178A">
          <w:rPr>
            <w:rtl/>
          </w:rPr>
          <w:delText xml:space="preserve">גברי</w:delText>
        </w:r>
      </w:del>
      <w:r w:rsidRPr="006F178A">
        <w:rPr>
          <w:rtl/>
        </w:rPr>
        <w:t xml:space="preserve"> </w:t>
      </w:r>
      <w:ins w:id="97387" w:author="קלוד" w:date="2026-10-11T13:11:34Z">
        <w:r>
          <w:rPr>
            <w:rtl/>
          </w:rPr>
          <w:t xml:space="preserve">פעם</w:t>
        </w:r>
      </w:ins>
      <w:del w:id="97388" w:author="קלוד" w:date="2026-10-11T13:11:34Z">
        <w:r w:rsidRPr="006F178A">
          <w:rPr>
            <w:rtl/>
          </w:rPr>
          <w:delText xml:space="preserve">חד</w:delText>
        </w:r>
      </w:del>
      <w:r w:rsidRPr="006F178A">
        <w:rPr>
          <w:rtl/>
        </w:rPr>
        <w:t xml:space="preserve"> </w:t>
      </w:r>
      <w:ins w:id="97385" w:author="קלוד" w:date="2026-10-11T13:11:34Z">
        <w:r>
          <w:rPr>
            <w:rtl/>
          </w:rPr>
          <w:t xml:space="preserve">אחת</w:t>
        </w:r>
      </w:ins>
      <w:del w:id="97386" w:author="קלוד" w:date="2026-10-11T13:11:34Z">
        <w:r w:rsidRPr="006F178A">
          <w:rPr>
            <w:rtl/>
          </w:rPr>
          <w:delText xml:space="preserve">חד,</w:delText>
        </w:r>
      </w:del>
      <w:r w:rsidRPr="006F178A">
        <w:rPr>
          <w:rtl/>
        </w:rPr>
        <w:t xml:space="preserve"> </w:t>
      </w:r>
      <w:ins w:id="97383" w:author="קלוד" w:date="2026-10-11T13:11:34Z">
        <w:r>
          <w:rPr>
            <w:rtl/>
          </w:rPr>
          <w:t xml:space="preserve">- התמחה</w:t>
        </w:r>
      </w:ins>
      <w:del w:id="97384" w:author="קלוד" w:date="2026-10-11T13:11:34Z">
        <w:r w:rsidRPr="006F178A">
          <w:rPr>
            <w:rtl/>
          </w:rPr>
          <w:delText xml:space="preserve">אתמחי</w:delText>
        </w:r>
      </w:del>
      <w:r w:rsidRPr="006F178A">
        <w:rPr>
          <w:rtl/>
        </w:rPr>
        <w:t xml:space="preserve"> </w:t>
      </w:r>
      <w:ins w:id="95985" w:author="מנוע מכני" w:date="2026-10-11T12:04:39Z">
        <w:r>
          <w:rPr>
            <w:rtl/>
          </w:rPr>
          <w:t xml:space="preserve">אדם</w:t>
        </w:r>
      </w:ins>
      <w:del w:id="95986" w:author="מנוע מכני" w:date="2026-10-11T12:04:39Z">
        <w:r w:rsidRPr="006F178A">
          <w:rPr>
            <w:rtl/>
          </w:rPr>
          <w:delText xml:space="preserve">גברא</w:delText>
        </w:r>
      </w:del>
      <w:r w:rsidRPr="006F178A">
        <w:rPr>
          <w:rtl/>
        </w:rPr>
        <w:t xml:space="preserve"> ולא קמיע.</w:t>
      </w:r>
    </w:p>
    <w:p w:rsidR="00E9703F" w:rsidRPr="006F178A" w:rsidRDefault="00E9703F" w:rsidP="00E9703F">
      <w:pPr>
        <w:pStyle w:val="affffb"/>
        <w:rPr>
          <w:rtl/>
        </w:rPr>
      </w:pPr>
      <w:r>
        <w:rPr>
          <w:rtl/>
        </w:rPr>
        <w:t xml:space="preserve">- </w:t>
      </w:r>
      <w:r w:rsidRPr="002B5789">
        <w:rPr>
          <w:rFonts w:hint="cs"/>
          <w:rtl/>
        </w:rPr>
        <w:t>ג.</w:t>
      </w:r>
      <w:r w:rsidRPr="006F178A">
        <w:rPr>
          <w:rFonts w:hint="cs"/>
          <w:rtl/>
        </w:rPr>
        <w:t xml:space="preserve"> </w:t>
      </w:r>
      <w:ins w:id="97399" w:author="קלוד" w:date="2026-10-11T13:11:34Z">
        <w:r>
          <w:rPr>
            <w:rFonts w:hint="cs"/>
            <w:rtl/>
          </w:rPr>
          <w:t xml:space="preserve">קמיע</w:t>
        </w:r>
      </w:ins>
      <w:del w:id="97400" w:author="קלוד" w:date="2026-10-11T13:11:34Z">
        <w:r w:rsidRPr="006F178A">
          <w:rPr>
            <w:rFonts w:hint="cs"/>
            <w:rtl/>
          </w:rPr>
          <w:delText xml:space="preserve">ח</w:delText>
        </w:r>
        <w:r w:rsidRPr="006F178A">
          <w:rPr>
            <w:rtl/>
          </w:rPr>
          <w:delText xml:space="preserve">ד</w:delText>
        </w:r>
      </w:del>
      <w:r w:rsidRPr="006F178A">
        <w:rPr>
          <w:rtl/>
        </w:rPr>
        <w:t xml:space="preserve"> </w:t>
      </w:r>
      <w:ins w:id="97397" w:author="קלוד" w:date="2026-10-11T13:11:34Z">
        <w:r>
          <w:rPr>
            <w:rtl/>
          </w:rPr>
          <w:t xml:space="preserve">אחד</w:t>
        </w:r>
      </w:ins>
      <w:del w:id="97398" w:author="קלוד" w:date="2026-10-11T13:11:34Z">
        <w:r w:rsidRPr="006F178A">
          <w:rPr>
            <w:rtl/>
          </w:rPr>
          <w:delText xml:space="preserve">קמיע</w:delText>
        </w:r>
      </w:del>
      <w:r w:rsidRPr="006F178A">
        <w:rPr>
          <w:rtl/>
        </w:rPr>
        <w:t xml:space="preserve"> </w:t>
      </w:r>
      <w:ins w:id="92801" w:author="מנוע מכני" w:date="2026-10-11T12:04:39Z">
        <w:r>
          <w:rPr>
            <w:rtl/>
          </w:rPr>
          <w:t xml:space="preserve">לשלושה</w:t>
        </w:r>
      </w:ins>
      <w:del w:id="92802" w:author="מנוע מכני" w:date="2026-10-11T12:04:39Z">
        <w:r w:rsidRPr="006F178A">
          <w:rPr>
            <w:rtl/>
          </w:rPr>
          <w:delText xml:space="preserve">לתלתא</w:delText>
        </w:r>
      </w:del>
      <w:r w:rsidRPr="006F178A">
        <w:rPr>
          <w:rtl/>
        </w:rPr>
        <w:t xml:space="preserve"> </w:t>
      </w:r>
      <w:ins w:id="91185" w:author="מנוע מכני" w:date="2026-10-11T12:04:39Z">
        <w:ins w:id="97395" w:author="קלוד" w:date="2026-10-11T13:11:34Z">
          <w:r>
            <w:rPr>
              <w:rtl/>
            </w:rPr>
            <w:t xml:space="preserve">אנשים</w:t>
          </w:r>
        </w:ins>
        <w:del w:id="97396" w:author="קלוד" w:date="2026-10-11T13:11:34Z">
          <w:r>
            <w:rPr>
              <w:rtl/>
            </w:rPr>
            <w:delText xml:space="preserve">אנשים</w:delText>
          </w:r>
          <w:r w:rsidRPr="006F178A">
            <w:rPr>
              <w:rtl/>
            </w:rPr>
            <w:delText xml:space="preserve">,</w:delText>
          </w:r>
        </w:del>
      </w:ins>
      <w:del w:id="91186" w:author="מנוע מכני" w:date="2026-10-11T12:04:39Z">
        <w:r w:rsidRPr="006F178A">
          <w:rPr>
            <w:rtl/>
          </w:rPr>
          <w:delText xml:space="preserve">גברי</w:delText>
        </w:r>
      </w:del>
      <w:r w:rsidRPr="006F178A">
        <w:rPr>
          <w:rtl/>
        </w:rPr>
        <w:t xml:space="preserve"> </w:t>
      </w:r>
      <w:ins w:id="97393" w:author="קלוד" w:date="2026-10-11T13:11:34Z">
        <w:r>
          <w:rPr>
            <w:rtl/>
          </w:rPr>
          <w:t xml:space="preserve">-</w:t>
        </w:r>
      </w:ins>
      <w:del w:id="97394" w:author="קלוד" w:date="2026-10-11T13:11:34Z">
        <w:r w:rsidRPr="006F178A">
          <w:rPr>
            <w:rtl/>
          </w:rPr>
          <w:delText xml:space="preserve">קמיעא</w:delText>
        </w:r>
      </w:del>
      <w:r w:rsidRPr="006F178A">
        <w:rPr>
          <w:rtl/>
        </w:rPr>
        <w:t xml:space="preserve"> </w:t>
      </w:r>
      <w:ins w:id="97391" w:author="קלוד" w:date="2026-10-11T13:11:34Z">
        <w:r>
          <w:rPr>
            <w:rtl/>
          </w:rPr>
          <w:t xml:space="preserve">התמחה קמיע</w:t>
        </w:r>
      </w:ins>
      <w:del w:id="97392" w:author="קלוד" w:date="2026-10-11T13:11:34Z">
        <w:r w:rsidRPr="006F178A">
          <w:rPr>
            <w:rtl/>
          </w:rPr>
          <w:delText xml:space="preserve">איתמחי</w:delText>
        </w:r>
      </w:del>
      <w:r w:rsidRPr="006F178A">
        <w:rPr>
          <w:rtl/>
        </w:rPr>
        <w:t xml:space="preserve"> ולא </w:t>
      </w:r>
      <w:ins w:id="95987" w:author="מנוע מכני" w:date="2026-10-11T12:04:39Z">
        <w:r>
          <w:rPr>
            <w:rtl/>
          </w:rPr>
          <w:t xml:space="preserve">אדם</w:t>
        </w:r>
      </w:ins>
      <w:del w:id="95988" w:author="מנוע מכני" w:date="2026-10-11T12:04:39Z">
        <w:r w:rsidRPr="006F178A">
          <w:rPr>
            <w:rtl/>
          </w:rPr>
          <w:delText xml:space="preserve">גברא</w:delText>
        </w:r>
      </w:del>
      <w:r w:rsidRPr="006F178A">
        <w:rPr>
          <w:rtl/>
        </w:rPr>
        <w:t xml:space="preserve">.</w:t>
      </w:r>
    </w:p>
    <w:p w:rsidR="00E9703F" w:rsidRPr="006F178A" w:rsidRDefault="00E9703F" w:rsidP="00E9703F">
      <w:pPr>
        <w:rPr>
          <w:rtl/>
        </w:rPr>
      </w:pPr>
      <w:r w:rsidRPr="006F178A">
        <w:rPr>
          <w:rtl/>
        </w:rPr>
        <w:t xml:space="preserve">• בעי </w:t>
      </w:r>
      <w:ins w:id="97413" w:author="קלוד" w:date="2026-10-11T13:11:34Z">
        <w:r>
          <w:rPr>
            <w:rtl/>
          </w:rPr>
          <w:t xml:space="preserve">ר"פ:</w:t>
        </w:r>
      </w:ins>
      <w:del w:id="97414" w:author="קלוד" w:date="2026-10-11T13:11:34Z">
        <w:r w:rsidRPr="006F178A">
          <w:rPr>
            <w:rtl/>
          </w:rPr>
          <w:delText xml:space="preserve">ר'פ</w:delText>
        </w:r>
      </w:del>
      <w:r w:rsidRPr="006F178A">
        <w:rPr>
          <w:rtl/>
        </w:rPr>
        <w:t xml:space="preserve"> </w:t>
      </w:r>
      <w:ins w:id="92803" w:author="מנוע מכני" w:date="2026-10-11T12:04:39Z">
        <w:r>
          <w:rPr>
            <w:rtl/>
          </w:rPr>
          <w:t xml:space="preserve">שלושה</w:t>
        </w:r>
      </w:ins>
      <w:del w:id="92804" w:author="מנוע מכני" w:date="2026-10-11T12:04:39Z">
        <w:r w:rsidRPr="006F178A">
          <w:rPr>
            <w:rtl/>
          </w:rPr>
          <w:delText xml:space="preserve">תלתא</w:delText>
        </w:r>
      </w:del>
      <w:r w:rsidRPr="006F178A">
        <w:rPr>
          <w:rtl/>
        </w:rPr>
        <w:t xml:space="preserve"> </w:t>
      </w:r>
      <w:ins w:id="97411" w:author="קלוד" w:date="2026-10-11T13:11:34Z">
        <w:r>
          <w:rPr>
            <w:rtl/>
          </w:rPr>
          <w:t xml:space="preserve">קמיעות</w:t>
        </w:r>
      </w:ins>
      <w:del w:id="97412" w:author="קלוד" w:date="2026-10-11T13:11:34Z">
        <w:r w:rsidRPr="006F178A">
          <w:rPr>
            <w:rtl/>
          </w:rPr>
          <w:delText xml:space="preserve">קמיע</w:delText>
        </w:r>
      </w:del>
      <w:r w:rsidRPr="006F178A">
        <w:rPr>
          <w:rtl/>
        </w:rPr>
        <w:t xml:space="preserve"> </w:t>
      </w:r>
      <w:ins w:id="97409" w:author="קלוד" w:date="2026-10-11T13:11:34Z">
        <w:r>
          <w:rPr>
            <w:rtl/>
          </w:rPr>
          <w:t xml:space="preserve">לאדם אחד - </w:t>
        </w:r>
        <w:r>
          <w:rPr>
            <w:rStyle w:val="afffffe"/>
            <w:rtl/>
          </w:rPr>
          <w:t xml:space="preserve">האם התמחה הכותב</w:t>
        </w:r>
        <w:r>
          <w:rPr>
            <w:rtl/>
          </w:rPr>
          <w:t xml:space="preserve">, שהרי ריפא אותו, או שמזלו של</w:t>
        </w:r>
      </w:ins>
      <w:del w:id="97410" w:author="קלוד" w:date="2026-10-11T13:11:34Z">
        <w:r w:rsidRPr="006F178A">
          <w:rPr>
            <w:rtl/>
          </w:rPr>
          <w:delText xml:space="preserve">לחד</w:delText>
        </w:r>
      </w:del>
      <w:r w:rsidRPr="006F178A">
        <w:rPr>
          <w:rtl/>
        </w:rPr>
        <w:t xml:space="preserve"> </w:t>
      </w:r>
      <w:ins w:id="95989" w:author="מנוע מכני" w:date="2026-10-11T12:04:39Z">
        <w:r>
          <w:rPr>
            <w:rtl/>
          </w:rPr>
          <w:t xml:space="preserve">אדם</w:t>
        </w:r>
      </w:ins>
      <w:del w:id="95990" w:author="מנוע מכני" w:date="2026-10-11T12:04:39Z">
        <w:r w:rsidRPr="006F178A">
          <w:rPr>
            <w:rtl/>
          </w:rPr>
          <w:delText xml:space="preserve">גברא</w:delText>
        </w:r>
      </w:del>
      <w:r w:rsidRPr="006F178A">
        <w:rPr>
          <w:rtl/>
        </w:rPr>
        <w:t xml:space="preserve"> </w:t>
      </w:r>
      <w:ins w:id="94687" w:author="מנוע מכני" w:date="2026-10-11T12:04:39Z">
        <w:ins w:id="97407" w:author="קלוד" w:date="2026-10-11T13:11:34Z">
          <w:r>
            <w:rPr>
              <w:rtl/>
            </w:rPr>
            <w:t xml:space="preserve">זה</w:t>
          </w:r>
        </w:ins>
        <w:del w:id="97408" w:author="קלוד" w:date="2026-10-11T13:11:34Z">
          <w:r>
            <w:rPr>
              <w:rtl/>
            </w:rPr>
            <w:delText xml:space="preserve">אם</w:delText>
          </w:r>
        </w:del>
        <w:r>
          <w:rPr>
            <w:rtl/>
          </w:rPr>
          <w:t xml:space="preserve"> </w:t>
        </w:r>
      </w:ins>
      <w:del w:id="94688" w:author="מנוע מכני" w:date="2026-10-11T12:04:39Z">
        <w:r w:rsidRPr="006F178A">
          <w:rPr>
            <w:rtl/>
          </w:rPr>
          <w:delText xml:space="preserve">אי </w:delText>
        </w:r>
      </w:del>
      <w:ins w:id="97405" w:author="קלוד" w:date="2026-10-11T13:11:34Z">
        <w:r>
          <w:rPr>
            <w:rtl/>
          </w:rPr>
          <w:t xml:space="preserve">מקבל</w:t>
        </w:r>
      </w:ins>
      <w:del w:id="97406" w:author="קלוד" w:date="2026-10-11T13:11:34Z">
        <w:r w:rsidRPr="006F178A">
          <w:rPr>
            <w:rtl/>
          </w:rPr>
          <w:delText xml:space="preserve">הא</w:delText>
        </w:r>
      </w:del>
      <w:r w:rsidRPr="006F178A">
        <w:rPr>
          <w:rtl/>
        </w:rPr>
        <w:t xml:space="preserve"> </w:t>
      </w:r>
      <w:ins w:id="97403" w:author="קלוד" w:date="2026-10-11T13:11:34Z">
        <w:r>
          <w:rPr>
            <w:rtl/>
          </w:rPr>
          <w:t xml:space="preserve">את</w:t>
        </w:r>
      </w:ins>
      <w:del w:id="97404" w:author="קלוד" w:date="2026-10-11T13:11:34Z">
        <w:r w:rsidRPr="006F178A">
          <w:rPr>
            <w:rtl/>
          </w:rPr>
          <w:delText xml:space="preserve">אסי</w:delText>
        </w:r>
      </w:del>
      <w:r w:rsidRPr="006F178A">
        <w:rPr>
          <w:rtl/>
        </w:rPr>
        <w:t xml:space="preserve"> </w:t>
      </w:r>
      <w:ins w:id="92805" w:author="מנוע מכני" w:date="2026-10-11T12:04:39Z">
        <w:ins w:id="97401" w:author="קלוד" w:date="2026-10-11T13:11:34Z">
          <w:r>
            <w:rPr>
              <w:rtl/>
            </w:rPr>
            <w:t xml:space="preserve">הכתב</w:t>
          </w:r>
        </w:ins>
        <w:del w:id="97402" w:author="קלוד" w:date="2026-10-11T13:11:34Z">
          <w:r>
            <w:rPr>
              <w:rtl/>
            </w:rPr>
            <w:delText xml:space="preserve">לו</w:delText>
          </w:r>
          <w:r w:rsidRPr="006F178A">
            <w:rPr>
              <w:rtl/>
            </w:rPr>
            <w:delText xml:space="preserve"> או מזלא </w:delText>
          </w:r>
          <w:r>
            <w:rPr>
              <w:rtl/>
            </w:rPr>
            <w:delText xml:space="preserve">דאדם</w:delText>
          </w:r>
          <w:r w:rsidRPr="006F178A">
            <w:rPr>
              <w:rtl/>
            </w:rPr>
            <w:delText xml:space="preserve"> הוא </w:delText>
          </w:r>
          <w:r>
            <w:rPr>
              <w:rtl/>
            </w:rPr>
            <w:delText xml:space="preserve">ד</w:delText>
          </w:r>
          <w:r w:rsidRPr="006F178A">
            <w:rPr>
              <w:rtl/>
            </w:rPr>
            <w:delText xml:space="preserve">מקבל כתבא</w:delText>
          </w:r>
        </w:del>
      </w:ins>
      <w:del w:id="92806" w:author="מנוע מכני" w:date="2026-10-11T12:04:39Z">
        <w:r w:rsidRPr="006F178A">
          <w:rPr>
            <w:rtl/>
          </w:rPr>
          <w:delText xml:space="preserve">ליה</w:delText>
        </w:r>
      </w:del>
      <w:ins w:id="95991" w:author="מנוע מכני" w:date="2026-10-11T12:04:39Z"/>
      <w:del w:id="95992" w:author="מנוע מכני" w:date="2026-10-11T12:04:39Z">
        <w:r w:rsidRPr="006F178A">
          <w:rPr>
            <w:rtl/>
          </w:rPr>
          <w:delText xml:space="preserve">דגברא</w:delText>
        </w:r>
      </w:del>
      <w:r w:rsidRPr="006F178A">
        <w:rPr>
          <w:rtl/>
        </w:rPr>
        <w:t xml:space="preserve"> </w:t>
      </w:r>
      <w:r w:rsidRPr="006F178A">
        <w:rPr>
          <w:rFonts w:hint="cs"/>
          <w:rtl/>
        </w:rPr>
        <w:t xml:space="preserve">- </w:t>
      </w:r>
      <w:r w:rsidRPr="006F178A">
        <w:rPr>
          <w:b/>
          <w:bCs/>
          <w:rtl/>
        </w:rPr>
        <w:t>תיקו</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סא:</w:t>
      </w:r>
    </w:p>
    <w:p>
      <w:pPr>
        <w:pStyle w:val="afffff8"/>
        <w:rPr>
          <w:ins w:id="90875" w:author="קלוד" w:date="2026-10-11T12:33:55Z"/>
        </w:rPr>
      </w:pPr>
      <w:ins w:id="90876" w:author="קלוד" w:date="2026-10-11T12:33:55Z">
        <w:r>
          <w:rPr>
            <w:color w:val="7B3F00"/>
          </w:rPr>
          <w:t xml:space="preserve">קמיע - אין מצילין מן הדליקה, וכניסה לבית הכסא</w:t>
        </w:r>
      </w:ins>
    </w:p>
    <w:p w:rsidR="00E9703F" w:rsidRPr="006F178A" w:rsidRDefault="00E9703F" w:rsidP="00E9703F">
      <w:pPr>
        <w:rPr>
          <w:rtl/>
        </w:rPr>
      </w:pPr>
      <w:r w:rsidRPr="006F178A">
        <w:rPr>
          <w:rFonts w:ascii="Fb Fontext" w:hAnsi="Fb Fontext"/>
          <w:rtl/>
        </w:rPr>
        <w:t xml:space="preserve">• </w:t>
      </w:r>
      <w:ins w:id="97419" w:author="קלוד" w:date="2026-10-11T13:11:34Z">
        <w:r>
          <w:rPr>
            <w:rFonts w:ascii="Fb Fontext" w:hAnsi="Fb Fontext"/>
            <w:rtl/>
          </w:rPr>
          <w:t xml:space="preserve">קמיע </w:t>
        </w:r>
        <w:r>
          <w:rPr>
            <w:rStyle w:val="afffffe"/>
            <w:rFonts w:ascii="Fb Fontext" w:hAnsi="Fb Fontext"/>
            <w:rtl/>
          </w:rPr>
          <w:t xml:space="preserve">האם קדוש</w:t>
        </w:r>
        <w:r>
          <w:rPr>
            <w:rFonts w:ascii="Fb Fontext" w:hAnsi="Fb Fontext"/>
            <w:rtl/>
          </w:rPr>
          <w:t xml:space="preserve">:</w:t>
        </w:r>
      </w:ins>
      <w:del w:id="97420" w:author="קלוד" w:date="2026-10-11T13:11:34Z">
        <w:r w:rsidRPr="006F178A">
          <w:rPr>
            <w:rFonts w:ascii="Fb Fontext" w:hAnsi="Fb Fontext"/>
            <w:rtl/>
          </w:rPr>
          <w:delText xml:space="preserve">קמיע:</w:delText>
        </w:r>
      </w:del>
      <w:r w:rsidRPr="006F178A">
        <w:rPr>
          <w:rFonts w:ascii="Fb Fontext" w:hAnsi="Fb Fontext"/>
          <w:rtl/>
        </w:rPr>
        <w:t xml:space="preserve"> אין מצילין אותן מפני הדליקה ונשרפים </w:t>
      </w:r>
      <w:ins w:id="97417" w:author="קלוד" w:date="2026-10-11T13:11:34Z">
        <w:r>
          <w:rPr>
            <w:rFonts w:ascii="Fb Fontext" w:hAnsi="Fb Fontext"/>
            <w:rtl/>
          </w:rPr>
          <w:t xml:space="preserve">במקומן;</w:t>
        </w:r>
      </w:ins>
      <w:del w:id="97418" w:author="קלוד" w:date="2026-10-11T13:11:34Z">
        <w:r w:rsidRPr="006F178A">
          <w:rPr>
            <w:rFonts w:ascii="Fb Fontext" w:hAnsi="Fb Fontext"/>
            <w:rtl/>
          </w:rPr>
          <w:delText xml:space="preserve">במקומן</w:delText>
        </w:r>
      </w:del>
      <w:r w:rsidRPr="006F178A">
        <w:rPr>
          <w:rFonts w:ascii="Fb Fontext" w:hAnsi="Fb Fontext"/>
          <w:rtl/>
        </w:rPr>
        <w:t xml:space="preserve"> לענין </w:t>
      </w:r>
      <w:ins w:id="97415" w:author="קלוד" w:date="2026-10-11T13:11:34Z">
        <w:r>
          <w:rPr>
            <w:rFonts w:ascii="Fb Fontext" w:hAnsi="Fb Fontext"/>
            <w:rtl/>
          </w:rPr>
          <w:t xml:space="preserve">גניזה -</w:t>
        </w:r>
      </w:ins>
      <w:del w:id="97416" w:author="קלוד" w:date="2026-10-11T13:11:34Z">
        <w:r w:rsidRPr="006F178A">
          <w:rPr>
            <w:rFonts w:ascii="Fb Fontext" w:hAnsi="Fb Fontext"/>
            <w:rtl/>
          </w:rPr>
          <w:delText xml:space="preserve">גניזה.</w:delText>
        </w:r>
      </w:del>
    </w:p>
    <w:p w:rsidR="00E9703F" w:rsidRPr="006F178A" w:rsidRDefault="00E9703F" w:rsidP="00E9703F">
      <w:pPr>
        <w:rPr>
          <w:rtl/>
        </w:rPr>
      </w:pPr>
      <w:ins w:id="97423" w:author="קלוד" w:date="2026-10-11T13:11:34Z">
        <w:r>
          <w:rPr>
            <w:rtl/>
          </w:rPr>
          <w:t xml:space="preserve">וגם </w:t>
        </w:r>
        <w:r>
          <w:rPr>
            <w:rStyle w:val="afffffe"/>
            <w:rtl/>
          </w:rPr>
          <w:t xml:space="preserve">כתוב על</w:t>
        </w:r>
      </w:ins>
      <w:del w:id="97424" w:author="קלוד" w:date="2026-10-11T13:11:34Z">
        <w:r w:rsidRPr="006F178A">
          <w:rPr>
            <w:rtl/>
          </w:rPr>
          <w:delText xml:space="preserve">וגם</w:delText>
        </w:r>
      </w:del>
      <w:r w:rsidRPr="006F178A">
        <w:rPr>
          <w:rtl/>
        </w:rPr>
        <w:t xml:space="preserve"> ידות הכלים יגוד </w:t>
      </w:r>
      <w:ins w:id="97421" w:author="קלוד" w:date="2026-10-11T13:11:34Z">
        <w:r>
          <w:rPr>
            <w:rtl/>
          </w:rPr>
          <w:t xml:space="preserve">ויגנזנו,</w:t>
        </w:r>
      </w:ins>
      <w:del w:id="97422" w:author="קלוד" w:date="2026-10-11T13:11:34Z">
        <w:r w:rsidRPr="006F178A">
          <w:rPr>
            <w:rtl/>
          </w:rPr>
          <w:delText xml:space="preserve">ויגנזנו</w:delText>
        </w:r>
      </w:del>
      <w:r w:rsidRPr="006F178A">
        <w:rPr>
          <w:rtl/>
        </w:rPr>
        <w:t xml:space="preserve"> ובסתם כך אסור.</w:t>
      </w:r>
    </w:p>
    <w:p w:rsidR="00E9703F" w:rsidRPr="009757B9" w:rsidRDefault="00E9703F" w:rsidP="00E9703F">
      <w:pPr>
        <w:rPr>
          <w:rFonts w:cs="Guttman Vilna"/>
          <w:b/>
          <w:bCs/>
          <w:rtl/>
        </w:rPr>
      </w:pPr>
      <w:r w:rsidRPr="006F178A">
        <w:rPr>
          <w:rtl/>
        </w:rPr>
        <w:t>והא דיכול ליכנס בהם לבית הכסא מפני שמחופין עור.</w:t>
      </w:r>
    </w:p>
    <w:p w:rsidR="00E9703F" w:rsidRPr="009757B9" w:rsidRDefault="00E9703F" w:rsidP="00E9703F">
      <w:pPr>
        <w:rPr>
          <w:rFonts w:cs="Guttman Vilna"/>
          <w:b/>
          <w:bCs/>
          <w:rtl/>
        </w:rPr>
      </w:pPr>
      <w:r w:rsidRPr="006F178A">
        <w:rPr>
          <w:rtl/>
        </w:rPr>
        <w:t>והא דתפילין אינו יכול ליכנס היינו מפני שי"ן שלהם</w:t>
      </w:r>
    </w:p>
    <w:p w:rsidR="00E9703F" w:rsidRPr="006F178A" w:rsidRDefault="00E9703F" w:rsidP="00E9703F">
      <w:pPr>
        <w:rPr>
          <w:rtl/>
        </w:rPr>
      </w:pPr>
      <w:r w:rsidRPr="006F178A">
        <w:rPr>
          <w:rFonts w:ascii="Fb Fontext" w:hAnsi="Fb Fontext"/>
          <w:sz w:val="20"/>
          <w:rtl/>
        </w:rPr>
        <w:t xml:space="preserve">וכדאמר </w:t>
      </w:r>
      <w:r w:rsidRPr="006F178A">
        <w:rPr>
          <w:rStyle w:val="2fb"/>
          <w:rFonts w:ascii="Fb Fontext" w:hAnsi="Fb Fontext"/>
          <w:sz w:val="20"/>
          <w:rtl/>
        </w:rPr>
        <w:t xml:space="preserve">אביי</w:t>
      </w:r>
      <w:r w:rsidRPr="006F178A">
        <w:rPr>
          <w:rFonts w:ascii="Fb Fontext" w:hAnsi="Fb Fontext"/>
          <w:sz w:val="20"/>
          <w:rtl/>
        </w:rPr>
        <w:t xml:space="preserve"> ש"ין ודל"ת ויו"ד של תפילין הלכה למשה מסיני.</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סב.</w:t>
      </w:r>
    </w:p>
    <w:p w:rsidR="00E9703F" w:rsidRPr="006F178A" w:rsidRDefault="00E9703F" w:rsidP="00E9703F">
      <w:pPr>
        <w:rPr>
          <w:rtl/>
        </w:rPr>
      </w:pPr>
      <w:r w:rsidRPr="006F178A">
        <w:rPr>
          <w:rFonts w:ascii="Fb Fontext" w:hAnsi="Fb Fontext"/>
          <w:rtl/>
        </w:rPr>
        <w:t xml:space="preserve">• </w:t>
      </w:r>
      <w:r w:rsidRPr="006F178A">
        <w:rPr>
          <w:rStyle w:val="afffe"/>
          <w:rFonts w:ascii="Fb Fontext" w:hAnsi="Fb Fontext"/>
          <w:rtl/>
        </w:rPr>
        <w:t xml:space="preserve">שריון </w:t>
      </w:r>
      <w:r w:rsidRPr="006F178A">
        <w:rPr>
          <w:rFonts w:ascii="Fb Fontext" w:hAnsi="Fb Fontext"/>
          <w:rtl/>
        </w:rPr>
        <w:t xml:space="preserve">מכוסה </w:t>
      </w:r>
      <w:ins w:id="97429" w:author="קלוד" w:date="2026-10-11T13:11:34Z">
        <w:r>
          <w:rPr>
            <w:rFonts w:ascii="Fb Fontext" w:hAnsi="Fb Fontext"/>
            <w:rtl/>
          </w:rPr>
          <w:t xml:space="preserve">במגן,</w:t>
        </w:r>
      </w:ins>
      <w:del w:id="97430" w:author="קלוד" w:date="2026-10-11T13:11:34Z">
        <w:r w:rsidRPr="006F178A">
          <w:rPr>
            <w:rFonts w:ascii="Fb Fontext" w:hAnsi="Fb Fontext"/>
            <w:rtl/>
          </w:rPr>
          <w:delText xml:space="preserve">במגן</w:delText>
        </w:r>
      </w:del>
      <w:r w:rsidRPr="006F178A">
        <w:rPr>
          <w:rFonts w:ascii="Fb Fontext" w:hAnsi="Fb Fontext"/>
          <w:rtl/>
        </w:rPr>
        <w:t xml:space="preserve"> </w:t>
      </w:r>
      <w:ins w:id="97427" w:author="קלוד" w:date="2026-10-11T13:11:34Z">
        <w:r>
          <w:rPr>
            <w:rFonts w:ascii="Fb Fontext" w:hAnsi="Fb Fontext"/>
            <w:rtl/>
          </w:rPr>
          <w:t xml:space="preserve">קסדא -</w:t>
        </w:r>
      </w:ins>
      <w:del w:id="97428" w:author="קלוד" w:date="2026-10-11T13:11:34Z">
        <w:r w:rsidRPr="006F178A">
          <w:rPr>
            <w:rFonts w:ascii="Fb Fontext" w:hAnsi="Fb Fontext"/>
            <w:rtl/>
          </w:rPr>
          <w:delText xml:space="preserve">קסדא</w:delText>
        </w:r>
      </w:del>
      <w:r w:rsidRPr="006F178A">
        <w:rPr>
          <w:rFonts w:ascii="Fb Fontext" w:hAnsi="Fb Fontext"/>
          <w:rtl/>
        </w:rPr>
        <w:t xml:space="preserve"> עור שתחת המתכת, מגפיים </w:t>
      </w:r>
      <w:ins w:id="97425" w:author="קלוד" w:date="2026-10-11T13:11:34Z">
        <w:r>
          <w:rPr>
            <w:rFonts w:ascii="Fb Fontext" w:hAnsi="Fb Fontext"/>
            <w:rtl/>
          </w:rPr>
          <w:t xml:space="preserve">- מברזל.</w:t>
        </w:r>
      </w:ins>
      <w:del w:id="97426" w:author="קלוד" w:date="2026-10-11T13:11:34Z">
        <w:r w:rsidRPr="006F178A">
          <w:rPr>
            <w:rFonts w:ascii="Fb Fontext" w:hAnsi="Fb Fontext"/>
            <w:rtl/>
          </w:rPr>
          <w:delText xml:space="preserve">מברזל.</w:delText>
        </w:r>
        <w:r w:rsidRPr="006F178A">
          <w:rPr>
            <w:rFonts w:ascii="Fb Fontext" w:hAnsi="Fb Fontext" w:hint="cs"/>
            <w:rtl/>
          </w:rPr>
          <w:delText xml:space="preserve">-</w:delText>
        </w:r>
      </w:del>
      <w:r>
        <w:rPr>
          <w:rFonts w:ascii="Fb Fontext" w:hAnsi="Fb Fontext" w:hint="cs"/>
          <w:rtl/>
        </w:rPr>
        <w:t xml:space="preserve"> </w:t>
      </w:r>
      <w:r w:rsidRPr="006F178A">
        <w:rPr>
          <w:rFonts w:ascii="Fb Fontext" w:hAnsi="Fb Fontext"/>
          <w:rtl/>
        </w:rPr>
        <w:t xml:space="preserve">ואסור לצאת בהם </w:t>
      </w:r>
      <w:r w:rsidRPr="006F178A">
        <w:rPr>
          <w:rFonts w:ascii="Fb Fontext" w:hAnsi="Fb Fontext"/>
          <w:rtl/>
        </w:rPr>
        <w:t xml:space="preserve">ברה"ר</w:t>
      </w:r>
      <w:r w:rsidRPr="006F178A">
        <w:rPr>
          <w:rFonts w:ascii="Fb Fontext" w:hAnsi="Fb Fontext"/>
          <w:rtl/>
        </w:rPr>
        <w:t xml:space="preserve">.</w:t>
      </w:r>
    </w:p>
    <w:p w:rsidR="00E9703F" w:rsidRDefault="00E9703F" w:rsidP="00E9703F">
      <w:pPr>
        <w:rPr>
          <w:rtl/>
        </w:rPr>
      </w:pPr>
      <w:r w:rsidRPr="006F178A">
        <w:rPr>
          <w:rtl/>
        </w:rPr>
        <w:t xml:space="preserve">• </w:t>
      </w:r>
      <w:r w:rsidRPr="006F178A">
        <w:rPr>
          <w:rStyle w:val="afffe"/>
          <w:rFonts w:ascii="Fb Fontext" w:hAnsi="Fb Fontext"/>
          <w:rtl/>
        </w:rPr>
        <w:t xml:space="preserve">מחט </w:t>
      </w:r>
      <w:ins w:id="97437" w:author="קלוד" w:date="2026-10-11T13:11:34Z">
        <w:r>
          <w:rPr>
            <w:rStyle w:val="afffe"/>
            <w:rFonts w:ascii="Fb Fontext" w:hAnsi="Fb Fontext"/>
            <w:rtl/>
          </w:rPr>
          <w:t xml:space="preserve">הנקובה,</w:t>
        </w:r>
      </w:ins>
      <w:del w:id="97438" w:author="קלוד" w:date="2026-10-11T13:11:34Z">
        <w:r w:rsidRPr="006F178A">
          <w:rPr>
            <w:rStyle w:val="afffe"/>
            <w:rFonts w:ascii="Fb Fontext" w:hAnsi="Fb Fontext"/>
            <w:rtl/>
          </w:rPr>
          <w:delText xml:space="preserve">הנקובה</w:delText>
        </w:r>
      </w:del>
      <w:r w:rsidRPr="006F178A">
        <w:rPr>
          <w:rStyle w:val="afffe"/>
          <w:rFonts w:ascii="Fb Fontext" w:hAnsi="Fb Fontext"/>
          <w:rtl/>
        </w:rPr>
        <w:t xml:space="preserve"> וטבעת שיש </w:t>
      </w:r>
      <w:ins w:id="97435" w:author="קלוד" w:date="2026-10-11T13:11:34Z">
        <w:r>
          <w:rPr>
            <w:rStyle w:val="afffe"/>
            <w:rFonts w:ascii="Fb Fontext" w:hAnsi="Fb Fontext"/>
            <w:rtl/>
          </w:rPr>
          <w:t xml:space="preserve">עליה</w:t>
        </w:r>
      </w:ins>
      <w:del w:id="97436" w:author="קלוד" w:date="2026-10-11T13:11:34Z">
        <w:r w:rsidRPr="006F178A">
          <w:rPr>
            <w:rStyle w:val="afffe"/>
            <w:rFonts w:ascii="Fb Fontext" w:hAnsi="Fb Fontext"/>
            <w:rtl/>
          </w:rPr>
          <w:delText xml:space="preserve">עלה</w:delText>
        </w:r>
      </w:del>
      <w:r w:rsidRPr="006F178A">
        <w:rPr>
          <w:rStyle w:val="afffe"/>
          <w:rFonts w:ascii="Fb Fontext" w:hAnsi="Fb Fontext"/>
          <w:rtl/>
        </w:rPr>
        <w:t xml:space="preserve"> חותם, </w:t>
      </w:r>
      <w:ins w:id="97433" w:author="קלוד" w:date="2026-10-11T13:11:34Z">
        <w:r>
          <w:rPr>
            <w:rStyle w:val="afffe"/>
            <w:rFonts w:ascii="Fb Fontext" w:hAnsi="Fb Fontext"/>
            <w:rtl/>
          </w:rPr>
          <w:t xml:space="preserve">וכוליאר</w:t>
        </w:r>
      </w:ins>
      <w:del w:id="97434" w:author="קלוד" w:date="2026-10-11T13:11:34Z">
        <w:r w:rsidRPr="006F178A">
          <w:rPr>
            <w:rStyle w:val="afffe"/>
            <w:rFonts w:ascii="Fb Fontext" w:hAnsi="Fb Fontext"/>
            <w:rtl/>
          </w:rPr>
          <w:delText xml:space="preserve">וכליואר</w:delText>
        </w:r>
      </w:del>
      <w:r w:rsidRPr="006F178A">
        <w:rPr>
          <w:rtl/>
        </w:rPr>
        <w:t xml:space="preserve"> </w:t>
      </w:r>
      <w:ins w:id="97431" w:author="קלוד" w:date="2026-10-11T13:11:34Z">
        <w:r>
          <w:rPr>
            <w:rtl/>
          </w:rPr>
          <w:t xml:space="preserve">[סיכה</w:t>
        </w:r>
      </w:ins>
      <w:del w:id="97432" w:author="קלוד" w:date="2026-10-11T13:11:34Z">
        <w:r w:rsidRPr="006F178A">
          <w:rPr>
            <w:rtl/>
          </w:rPr>
          <w:delText xml:space="preserve">[-מכבנתא,</w:delText>
        </w:r>
      </w:del>
      <w:r w:rsidRPr="006F178A">
        <w:rPr>
          <w:rtl/>
        </w:rPr>
        <w:t xml:space="preserve"> שקושרת פתחי החלוק]</w:t>
      </w:r>
    </w:p>
    <w:p w:rsidR="00E9703F" w:rsidRPr="006F178A" w:rsidRDefault="00E9703F" w:rsidP="00E9703F">
      <w:pPr>
        <w:pStyle w:val="affffb"/>
        <w:rPr>
          <w:rtl/>
        </w:rPr>
      </w:pPr>
      <w:r>
        <w:rPr>
          <w:rtl/>
        </w:rPr>
        <w:t xml:space="preserve">- </w:t>
      </w:r>
      <w:r w:rsidRPr="006F178A">
        <w:rPr>
          <w:rtl/>
        </w:rPr>
        <w:t xml:space="preserve">לא</w:t>
      </w:r>
      <w:r w:rsidRPr="006F178A">
        <w:rPr>
          <w:rtl/>
        </w:rPr>
        <w:t xml:space="preserve"> תצא ואם יצתה חייבת חטאת.</w:t>
      </w:r>
    </w:p>
    <w:p>
      <w:pPr>
        <w:pStyle w:val="afffff8"/>
        <w:rPr>
          <w:ins w:id="90873" w:author="קלוד" w:date="2026-10-11T12:33:55Z"/>
        </w:rPr>
      </w:pPr>
      <w:ins w:id="90874" w:author="קלוד" w:date="2026-10-11T12:33:55Z">
        <w:r>
          <w:rPr>
            <w:color w:val="7B3F00"/>
          </w:rPr>
          <w:t xml:space="preserve">כובלת וצלוחית של פלייטון - חייב, פטור או מותר</w:t>
        </w:r>
      </w:ins>
    </w:p>
    <w:p w:rsidR="00E9703F" w:rsidRDefault="00E9703F" w:rsidP="00E9703F">
      <w:pPr>
        <w:rPr>
          <w:rFonts w:ascii="Fb Fontext" w:hAnsi="Fb Fontext"/>
          <w:rtl/>
        </w:rPr>
      </w:pPr>
      <w:ins w:id="97439" w:author="קלוד" w:date="2026-10-11T13:11:34Z">
        <w:r>
          <w:rPr>
            <w:rStyle w:val="afffe"/>
            <w:rFonts w:ascii="Fb Fontext" w:hAnsi="Fb Fontext"/>
            <w:rtl/>
          </w:rPr>
          <w:t xml:space="preserve">בכובלת </w:t>
        </w:r>
        <w:r>
          <w:rPr>
            <w:rStyle w:val="afffffe"/>
            <w:rFonts w:ascii="Fb Fontext" w:hAnsi="Fb Fontext"/>
            <w:rtl/>
          </w:rPr>
          <w:t xml:space="preserve">צרור בושם</w:t>
        </w:r>
      </w:ins>
      <w:del w:id="97440" w:author="קלוד" w:date="2026-10-11T13:11:34Z">
        <w:r w:rsidRPr="006F178A">
          <w:rPr>
            <w:rStyle w:val="afffe"/>
            <w:rFonts w:ascii="Fb Fontext" w:hAnsi="Fb Fontext"/>
            <w:rtl/>
          </w:rPr>
          <w:delText xml:space="preserve">בכובלת</w:delText>
        </w:r>
      </w:del>
      <w:r w:rsidRPr="006F178A">
        <w:rPr>
          <w:rStyle w:val="afffe"/>
          <w:rFonts w:ascii="Fb Fontext" w:hAnsi="Fb Fontext"/>
          <w:rtl/>
        </w:rPr>
        <w:t xml:space="preserve"> ובצלוחי</w:t>
      </w:r>
      <w:r w:rsidRPr="006F178A">
        <w:rPr>
          <w:rStyle w:val="afffe"/>
          <w:rFonts w:ascii="Fb Fontext" w:hAnsi="Fb Fontext" w:hint="cs"/>
          <w:rtl/>
        </w:rPr>
        <w:t>ת</w:t>
      </w:r>
      <w:r w:rsidRPr="006F178A">
        <w:rPr>
          <w:rStyle w:val="afffe"/>
          <w:rFonts w:ascii="Fb Fontext" w:hAnsi="Fb Fontext"/>
          <w:rtl/>
        </w:rPr>
        <w:t xml:space="preserve"> ש</w:t>
      </w:r>
      <w:r w:rsidRPr="006F178A">
        <w:rPr>
          <w:rStyle w:val="afffe"/>
          <w:rFonts w:ascii="Fb Fontext" w:hAnsi="Fb Fontext" w:hint="cs"/>
          <w:rtl/>
        </w:rPr>
        <w:t>ל</w:t>
      </w:r>
      <w:r w:rsidRPr="006F178A">
        <w:rPr>
          <w:rStyle w:val="afffe"/>
          <w:rFonts w:ascii="Fb Fontext" w:hAnsi="Fb Fontext"/>
          <w:rtl/>
        </w:rPr>
        <w:t xml:space="preserve"> פלייטון</w:t>
      </w:r>
      <w:r w:rsidRPr="006F178A">
        <w:rPr>
          <w:rFonts w:ascii="Fb Fontext" w:hAnsi="Fb Fontext"/>
          <w:rtl/>
        </w:rPr>
        <w:t xml:space="preserve">: </w:t>
      </w:r>
      <w:r w:rsidRPr="006F178A">
        <w:rPr>
          <w:rStyle w:val="2fb"/>
          <w:rFonts w:ascii="Fb Fontext" w:hAnsi="Fb Fontext"/>
          <w:rtl/>
        </w:rPr>
        <w:t xml:space="preserve">לר"מ</w:t>
      </w:r>
      <w:r w:rsidRPr="006F178A">
        <w:rPr>
          <w:rFonts w:ascii="Fb Fontext" w:hAnsi="Fb Fontext"/>
          <w:rtl/>
        </w:rPr>
        <w:t xml:space="preserve"> חייב חטאת [משאוי]</w:t>
      </w:r>
    </w:p>
    <w:p w:rsidR="00E9703F" w:rsidRDefault="00E9703F" w:rsidP="00E9703F">
      <w:pPr>
        <w:rPr>
          <w:rtl/>
        </w:rPr>
      </w:pPr>
      <w:r w:rsidRPr="006F178A">
        <w:rPr>
          <w:rtl/>
        </w:rPr>
        <w:tab/>
      </w:r>
      <w:r w:rsidRPr="006F178A">
        <w:rPr>
          <w:rtl/>
        </w:rPr>
        <w:tab/>
      </w:r>
      <w:r w:rsidRPr="006F178A">
        <w:rPr>
          <w:rtl/>
        </w:rPr>
        <w:tab/>
        <w:t>לחכמים פטורה [תכשיט]</w:t>
      </w:r>
    </w:p>
    <w:p w:rsidR="00E9703F" w:rsidRDefault="00E9703F" w:rsidP="00E9703F">
      <w:pPr>
        <w:rPr>
          <w:rtl/>
        </w:rPr>
      </w:pPr>
      <w:r w:rsidRPr="006F178A">
        <w:rPr>
          <w:rtl/>
        </w:rPr>
        <w:tab/>
      </w:r>
      <w:r w:rsidRPr="006F178A">
        <w:rPr>
          <w:rtl/>
        </w:rPr>
        <w:tab/>
      </w:r>
      <w:ins w:id="97449" w:author="קלוד" w:date="2026-10-11T13:11:34Z">
        <w:r>
          <w:rPr>
            <w:rStyle w:val="2fb"/>
            <w:rtl/>
          </w:rPr>
          <w:t xml:space="preserve">ר"א:</w:t>
        </w:r>
      </w:ins>
      <w:del w:id="97450" w:author="קלוד" w:date="2026-10-11T13:11:34Z">
        <w:r w:rsidRPr="006F178A">
          <w:rPr>
            <w:rStyle w:val="2fb"/>
            <w:rtl/>
          </w:rPr>
          <w:tab/>
          <w:delText xml:space="preserve">ר"א</w:delText>
        </w:r>
      </w:del>
      <w:r w:rsidRPr="006F178A">
        <w:rPr>
          <w:rtl/>
        </w:rPr>
        <w:tab/>
        <w:t xml:space="preserve"> מותר </w:t>
      </w:r>
      <w:ins w:id="97447" w:author="קלוד" w:date="2026-10-11T13:11:34Z">
        <w:r>
          <w:rPr>
            <w:rtl/>
          </w:rPr>
          <w:t xml:space="preserve">[שלא</w:t>
        </w:r>
      </w:ins>
      <w:del w:id="97448" w:author="קלוד" w:date="2026-10-11T13:11:34Z">
        <w:r w:rsidRPr="006F178A">
          <w:rPr>
            <w:rtl/>
          </w:rPr>
          <w:tab/>
          <w:delText xml:space="preserve">[דלא</w:delText>
        </w:r>
      </w:del>
      <w:r w:rsidRPr="006F178A">
        <w:rPr>
          <w:rtl/>
        </w:rPr>
        <w:tab/>
        <w:t xml:space="preserve"> </w:t>
      </w:r>
      <w:ins w:id="97445" w:author="קלוד" w:date="2026-10-11T13:11:34Z">
        <w:r>
          <w:rPr>
            <w:rtl/>
          </w:rPr>
          <w:t xml:space="preserve">תבוא</w:t>
        </w:r>
      </w:ins>
      <w:del w:id="97446" w:author="קלוד" w:date="2026-10-11T13:11:34Z">
        <w:r>
          <w:rPr>
            <w:rtl/>
          </w:rPr>
          <w:delText xml:space="preserve">יבוא</w:delText>
        </w:r>
      </w:del>
      <w:r w:rsidRPr="006F178A">
        <w:rPr>
          <w:rtl/>
        </w:rPr>
        <w:t xml:space="preserve"> </w:t>
      </w:r>
      <w:ins w:id="97443" w:author="קלוד" w:date="2026-10-11T13:11:34Z">
        <w:r>
          <w:rPr>
            <w:rtl/>
          </w:rPr>
          <w:t xml:space="preserve">להסירה,</w:t>
        </w:r>
      </w:ins>
      <w:del w:id="97444" w:author="קלוד" w:date="2026-10-11T13:11:34Z">
        <w:r w:rsidRPr="006F178A">
          <w:rPr>
            <w:rtl/>
          </w:rPr>
          <w:delText xml:space="preserve">להסירה</w:delText>
        </w:r>
      </w:del>
      <w:r w:rsidRPr="006F178A">
        <w:rPr>
          <w:rtl/>
        </w:rPr>
        <w:t xml:space="preserve"> </w:t>
      </w:r>
      <w:ins w:id="97441" w:author="קלוד" w:date="2026-10-11T13:11:34Z">
        <w:r>
          <w:rPr>
            <w:rtl/>
          </w:rPr>
          <w:t xml:space="preserve">כי ריחה</w:t>
        </w:r>
      </w:ins>
      <w:del w:id="97442" w:author="קלוד" w:date="2026-10-11T13:11:34Z">
        <w:r w:rsidRPr="006F178A">
          <w:rPr>
            <w:rtl/>
          </w:rPr>
          <w:delText xml:space="preserve">דריחה</w:delText>
        </w:r>
      </w:del>
      <w:r w:rsidRPr="006F178A">
        <w:rPr>
          <w:rtl/>
        </w:rPr>
        <w:t xml:space="preserve"> רע]</w:t>
      </w:r>
    </w:p>
    <w:p w:rsidR="00E9703F" w:rsidRDefault="00E9703F" w:rsidP="00E9703F">
      <w:pPr>
        <w:rPr>
          <w:rtl/>
        </w:rPr>
      </w:pPr>
      <w:ins w:id="97459" w:author="קלוד" w:date="2026-10-11T13:11:34Z">
        <w:r>
          <w:rPr>
            <w:rStyle w:val="2fb"/>
            <w:rtl/>
          </w:rPr>
          <w:t xml:space="preserve">עולא:</w:t>
        </w:r>
      </w:ins>
      <w:del w:id="97460" w:author="קלוד" w:date="2026-10-11T13:11:34Z">
        <w:r w:rsidRPr="006F178A">
          <w:rPr>
            <w:rStyle w:val="2fb"/>
            <w:rtl/>
          </w:rPr>
          <w:delText xml:space="preserve">עולא</w:delText>
        </w:r>
        <w:r w:rsidRPr="006F178A">
          <w:rPr>
            <w:rtl/>
          </w:rPr>
          <w:delText xml:space="preserve">-</w:delText>
        </w:r>
      </w:del>
      <w:r w:rsidRPr="006F178A">
        <w:rPr>
          <w:rtl/>
        </w:rPr>
        <w:t xml:space="preserve"> טבעת שיש </w:t>
      </w:r>
      <w:ins w:id="92807" w:author="מנוע מכני" w:date="2026-10-11T12:04:39Z">
        <w:ins w:id="97457" w:author="קלוד" w:date="2026-10-11T13:11:34Z">
          <w:r>
            <w:rPr>
              <w:rtl/>
            </w:rPr>
            <w:t xml:space="preserve">עליה</w:t>
          </w:r>
        </w:ins>
        <w:del w:id="97458" w:author="קלוד" w:date="2026-10-11T13:11:34Z">
          <w:r>
            <w:rPr>
              <w:rtl/>
            </w:rPr>
            <w:delText xml:space="preserve">עליו</w:delText>
          </w:r>
        </w:del>
      </w:ins>
      <w:del w:id="92808" w:author="מנוע מכני" w:date="2026-10-11T12:04:39Z">
        <w:r w:rsidRPr="006F178A">
          <w:rPr>
            <w:rtl/>
          </w:rPr>
          <w:delText xml:space="preserve">עליה</w:delText>
        </w:r>
      </w:del>
      <w:r w:rsidRPr="006F178A">
        <w:rPr>
          <w:rtl/>
        </w:rPr>
        <w:t xml:space="preserve"> חותם</w:t>
      </w:r>
      <w:ins w:id="97455" w:author="קלוד" w:date="2026-10-11T13:11:34Z">
        <w:r>
          <w:rPr>
            <w:rtl/>
          </w:rPr>
          <w:t xml:space="preserve"> - </w:t>
        </w:r>
      </w:ins>
      <w:del w:id="97456" w:author="קלוד" w:date="2026-10-11T13:11:34Z">
        <w:r w:rsidRPr="006F178A">
          <w:rPr>
            <w:rtl/>
          </w:rPr>
          <w:delText xml:space="preserve"> </w:delText>
        </w:r>
      </w:del>
      <w:r w:rsidRPr="006F178A">
        <w:rPr>
          <w:rtl/>
        </w:rPr>
        <w:t xml:space="preserve">לאשה </w:t>
      </w:r>
      <w:ins w:id="97453" w:author="קלוד" w:date="2026-10-11T13:11:34Z">
        <w:r>
          <w:rPr>
            <w:rtl/>
          </w:rPr>
          <w:t xml:space="preserve">אסורה,</w:t>
        </w:r>
      </w:ins>
      <w:del w:id="97454" w:author="קלוד" w:date="2026-10-11T13:11:34Z">
        <w:r w:rsidRPr="006F178A">
          <w:rPr>
            <w:rtl/>
          </w:rPr>
          <w:delText xml:space="preserve">אסור,</w:delText>
        </w:r>
      </w:del>
      <w:r w:rsidRPr="006F178A">
        <w:rPr>
          <w:rtl/>
        </w:rPr>
        <w:t xml:space="preserve"> לאיש </w:t>
      </w:r>
      <w:ins w:id="97451" w:author="קלוד" w:date="2026-10-11T13:11:34Z">
        <w:r>
          <w:rPr>
            <w:rtl/>
          </w:rPr>
          <w:t xml:space="preserve">מותרת</w:t>
        </w:r>
      </w:ins>
      <w:del w:id="97452" w:author="קלוד" w:date="2026-10-11T13:11:34Z">
        <w:r w:rsidRPr="006F178A">
          <w:rPr>
            <w:rtl/>
          </w:rPr>
          <w:delText xml:space="preserve">מותר</w:delText>
        </w:r>
      </w:del>
      <w:r w:rsidRPr="006F178A">
        <w:rPr>
          <w:rtl/>
        </w:rPr>
        <w:t xml:space="preserve"> [תכשיט]</w:t>
      </w:r>
    </w:p>
    <w:p w:rsidR="00E9703F" w:rsidRPr="009757B9" w:rsidRDefault="00E9703F" w:rsidP="00E9703F">
      <w:pPr>
        <w:rPr>
          <w:rFonts w:cs="Guttman Vilna"/>
          <w:b/>
          <w:bCs/>
          <w:rtl/>
        </w:rPr>
      </w:pPr>
      <w:ins w:id="97465" w:author="קלוד" w:date="2026-10-11T13:11:34Z">
        <w:r>
          <w:rPr>
            <w:rtl/>
          </w:rPr>
          <w:t xml:space="preserve">ובלא</w:t>
        </w:r>
      </w:ins>
      <w:del w:id="97466" w:author="קלוד" w:date="2026-10-11T13:11:34Z">
        <w:r w:rsidRPr="006F178A">
          <w:rPr>
            <w:rtl/>
          </w:rPr>
          <w:delText xml:space="preserve">וכנ"ל</w:delText>
        </w:r>
      </w:del>
      <w:r w:rsidRPr="006F178A">
        <w:rPr>
          <w:rtl/>
        </w:rPr>
        <w:t xml:space="preserve"> </w:t>
      </w:r>
      <w:ins w:id="97463" w:author="קלוד" w:date="2026-10-11T13:11:34Z">
        <w:r>
          <w:rPr>
            <w:rtl/>
          </w:rPr>
          <w:t xml:space="preserve">חותם</w:t>
        </w:r>
      </w:ins>
      <w:del w:id="97464" w:author="קלוד" w:date="2026-10-11T13:11:34Z">
        <w:r w:rsidRPr="006F178A">
          <w:rPr>
            <w:rtl/>
          </w:rPr>
          <w:delText xml:space="preserve">להיפך</w:delText>
        </w:r>
      </w:del>
      <w:r w:rsidRPr="006F178A">
        <w:rPr>
          <w:rtl/>
        </w:rPr>
        <w:t xml:space="preserve"> </w:t>
      </w:r>
      <w:ins w:id="97461" w:author="קלוד" w:date="2026-10-11T13:11:34Z">
        <w:r>
          <w:rPr>
            <w:rtl/>
          </w:rPr>
          <w:t xml:space="preserve">- להיפך, שנשים</w:t>
        </w:r>
      </w:ins>
      <w:del w:id="97462" w:author="קלוד" w:date="2026-10-11T13:11:34Z">
        <w:r w:rsidRPr="006F178A">
          <w:rPr>
            <w:rtl/>
          </w:rPr>
          <w:delText xml:space="preserve">דנשים</w:delText>
        </w:r>
      </w:del>
      <w:r w:rsidRPr="006F178A">
        <w:rPr>
          <w:rtl/>
        </w:rPr>
        <w:t xml:space="preserve"> עם בפני עצמן הן.</w:t>
      </w:r>
    </w:p>
    <w:p>
      <w:pPr>
        <w:pStyle w:val="38"/>
        <w:rPr>
          <w:ins w:id="97613" w:author="מנוע מכני" w:date="2026-10-11T12:04:39Z"/>
        </w:rPr>
      </w:pPr>
      <w:r w:rsidRPr="006F178A">
        <w:t xml:space="preserve">הך</w:t>
      </w:r>
    </w:p>
    <w:p w:rsidR="00E9703F" w:rsidRPr="009757B9" w:rsidRDefault="00E9703F" w:rsidP="00E9703F">
      <w:pPr>
        <w:rPr>
          <w:rFonts w:cs="Guttman Vilna"/>
          <w:b/>
          <w:bCs/>
          <w:rtl/>
        </w:rPr>
      </w:pPr>
      <w:del w:id="97614" w:author="מנוע מכני" w:date="2026-10-11T12:04:39Z">
        <w:r w:rsidRPr="006F178A">
          <w:rPr>
            <w:rtl/>
          </w:rPr>
          <w:delText xml:space="preserve"> </w:delText>
        </w:r>
      </w:del>
      <w:r w:rsidRPr="006F178A">
        <w:rPr>
          <w:rtl/>
        </w:rPr>
        <w:t xml:space="preserve">דטבעת שיש </w:t>
      </w:r>
      <w:ins w:id="92809" w:author="מנוע מכני" w:date="2026-10-11T12:04:39Z">
        <w:r>
          <w:rPr>
            <w:rtl/>
          </w:rPr>
          <w:t xml:space="preserve">עליו</w:t>
        </w:r>
      </w:ins>
      <w:del w:id="92810" w:author="מנוע מכני" w:date="2026-10-11T12:04:39Z">
        <w:r w:rsidRPr="006F178A">
          <w:rPr>
            <w:rtl/>
          </w:rPr>
          <w:delText xml:space="preserve">עליה</w:delText>
        </w:r>
      </w:del>
      <w:r w:rsidRPr="006F178A">
        <w:rPr>
          <w:rtl/>
        </w:rPr>
        <w:t xml:space="preserve"> חותם דחייבת חטאת </w:t>
      </w:r>
      <w:r w:rsidRPr="00E6185C">
        <w:rPr>
          <w:b/>
          <w:bCs/>
          <w:rtl/>
        </w:rPr>
        <w:t>לכו"ע</w:t>
      </w:r>
      <w:r w:rsidRPr="006F178A">
        <w:rPr>
          <w:rtl/>
        </w:rPr>
        <w:t xml:space="preserve"> מיירי.</w:t>
      </w:r>
    </w:p>
    <w:p w:rsidR="00E9703F" w:rsidRDefault="00E9703F" w:rsidP="00E9703F">
      <w:pPr>
        <w:pStyle w:val="affffb"/>
        <w:rPr>
          <w:rtl/>
        </w:rPr>
      </w:pPr>
      <w:r>
        <w:rPr>
          <w:rtl/>
        </w:rPr>
        <w:t xml:space="preserve">- </w:t>
      </w:r>
      <w:r w:rsidRPr="006F178A">
        <w:rPr>
          <w:rStyle w:val="2fb"/>
          <w:rtl/>
        </w:rPr>
        <w:t xml:space="preserve">ר' </w:t>
      </w:r>
      <w:ins w:id="97479" w:author="קלוד" w:date="2026-10-11T13:11:34Z">
        <w:r>
          <w:rPr>
            <w:rStyle w:val="2fb"/>
            <w:rtl/>
          </w:rPr>
          <w:t xml:space="preserve">ירמיה:</w:t>
        </w:r>
      </w:ins>
      <w:del w:id="97480" w:author="קלוד" w:date="2026-10-11T13:11:34Z">
        <w:r w:rsidRPr="006F178A">
          <w:rPr>
            <w:rStyle w:val="2fb"/>
            <w:rtl/>
          </w:rPr>
          <w:delText xml:space="preserve">ירמיה</w:delText>
        </w:r>
      </w:del>
      <w:r w:rsidRPr="006F178A">
        <w:rPr>
          <w:rtl/>
        </w:rPr>
        <w:t xml:space="preserve"> </w:t>
      </w:r>
      <w:ins w:id="97477" w:author="קלוד" w:date="2026-10-11T13:11:34Z">
        <w:r>
          <w:rPr>
            <w:rtl/>
          </w:rPr>
          <w:t xml:space="preserve">בגזברית,</w:t>
        </w:r>
      </w:ins>
      <w:del w:id="97478" w:author="קלוד" w:date="2026-10-11T13:11:34Z">
        <w:r w:rsidRPr="006F178A">
          <w:rPr>
            <w:rtl/>
          </w:rPr>
          <w:delText xml:space="preserve">בגזברית</w:delText>
        </w:r>
      </w:del>
      <w:r w:rsidRPr="006F178A">
        <w:rPr>
          <w:rtl/>
        </w:rPr>
        <w:t xml:space="preserve"> </w:t>
      </w:r>
      <w:ins w:id="97475" w:author="קלוד" w:date="2026-10-11T13:11:34Z">
        <w:r>
          <w:rPr>
            <w:rtl/>
          </w:rPr>
          <w:t xml:space="preserve">שאל"ה</w:t>
        </w:r>
      </w:ins>
      <w:del w:id="97476" w:author="קלוד" w:date="2026-10-11T13:11:34Z">
        <w:r w:rsidRPr="006F178A">
          <w:rPr>
            <w:rtl/>
          </w:rPr>
          <w:delText xml:space="preserve">דאל"ה</w:delText>
        </w:r>
      </w:del>
      <w:r w:rsidRPr="006F178A">
        <w:rPr>
          <w:rtl/>
        </w:rPr>
        <w:t xml:space="preserve"> הוי כלאחר </w:t>
      </w:r>
      <w:ins w:id="97473" w:author="קלוד" w:date="2026-10-11T13:11:34Z">
        <w:r>
          <w:rPr>
            <w:rtl/>
          </w:rPr>
          <w:t xml:space="preserve">יד,</w:t>
        </w:r>
      </w:ins>
      <w:del w:id="97474" w:author="קלוד" w:date="2026-10-11T13:11:34Z">
        <w:r w:rsidRPr="006F178A">
          <w:rPr>
            <w:rtl/>
          </w:rPr>
          <w:delText xml:space="preserve">יד</w:delText>
        </w:r>
      </w:del>
      <w:r w:rsidRPr="006F178A">
        <w:rPr>
          <w:rtl/>
        </w:rPr>
        <w:t xml:space="preserve"> </w:t>
      </w:r>
      <w:ins w:id="97471" w:author="קלוד" w:date="2026-10-11T13:11:34Z">
        <w:r>
          <w:rPr>
            <w:rtl/>
          </w:rPr>
          <w:t xml:space="preserve">שאין</w:t>
        </w:r>
      </w:ins>
      <w:del w:id="97472" w:author="קלוד" w:date="2026-10-11T13:11:34Z">
        <w:r w:rsidRPr="006F178A">
          <w:rPr>
            <w:rtl/>
          </w:rPr>
          <w:delText xml:space="preserve">דאין</w:delText>
        </w:r>
      </w:del>
      <w:r w:rsidRPr="006F178A">
        <w:rPr>
          <w:rtl/>
        </w:rPr>
        <w:t xml:space="preserve"> זה תכשיט </w:t>
      </w:r>
      <w:ins w:id="97469" w:author="קלוד" w:date="2026-10-11T13:11:34Z">
        <w:r>
          <w:rPr>
            <w:rtl/>
          </w:rPr>
          <w:t xml:space="preserve">לה,</w:t>
        </w:r>
      </w:ins>
      <w:del w:id="97470" w:author="קלוד" w:date="2026-10-11T13:11:34Z">
        <w:r w:rsidRPr="006F178A">
          <w:rPr>
            <w:rtl/>
          </w:rPr>
          <w:delText xml:space="preserve">לה</w:delText>
        </w:r>
      </w:del>
      <w:r w:rsidRPr="006F178A">
        <w:rPr>
          <w:rtl/>
        </w:rPr>
        <w:t xml:space="preserve"> </w:t>
      </w:r>
      <w:ins w:id="97467" w:author="קלוד" w:date="2026-10-11T13:11:34Z">
        <w:r>
          <w:rPr>
            <w:rtl/>
          </w:rPr>
          <w:t xml:space="preserve">ופטורה.</w:t>
        </w:r>
      </w:ins>
      <w:del w:id="97468" w:author="קלוד" w:date="2026-10-11T13:11:34Z">
        <w:r w:rsidRPr="006F178A">
          <w:rPr>
            <w:rtl/>
          </w:rPr>
          <w:delText xml:space="preserve">דפטורה]</w:delText>
        </w:r>
      </w:del>
    </w:p>
    <w:p>
      <w:pPr>
        <w:pStyle w:val="38"/>
        <w:rPr>
          <w:ins w:id="97615" w:author="מנוע מכני" w:date="2026-10-11T12:04:39Z"/>
        </w:rPr>
      </w:pPr>
      <w:r>
        <w:t xml:space="preserve">- </w:t>
      </w:r>
      <w:r w:rsidRPr="00EC3AF0">
        <w:t>רבא:</w:t>
      </w:r>
    </w:p>
    <w:p w:rsidR="00E9703F" w:rsidRPr="006F178A" w:rsidRDefault="00E9703F" w:rsidP="00E9703F">
      <w:pPr>
        <w:pStyle w:val="affffb"/>
        <w:rPr>
          <w:rtl/>
        </w:rPr>
      </w:pPr>
      <w:del w:id="97616" w:author="מנוע מכני" w:date="2026-10-11T12:04:39Z">
        <w:r w:rsidRPr="006F178A">
          <w:rPr>
            <w:spacing w:val="-4"/>
            <w:rtl/>
          </w:rPr>
          <w:delText xml:space="preserve"> </w:delText>
        </w:r>
      </w:del>
      <w:r w:rsidRPr="006F178A">
        <w:rPr>
          <w:spacing w:val="-4"/>
          <w:rtl/>
        </w:rPr>
        <w:t xml:space="preserve">אסור, </w:t>
      </w:r>
      <w:ins w:id="97489" w:author="קלוד" w:date="2026-10-11T13:11:34Z">
        <w:r>
          <w:rPr>
            <w:spacing w:val="-4"/>
            <w:rtl/>
          </w:rPr>
          <w:t xml:space="preserve">שפעמים</w:t>
        </w:r>
      </w:ins>
      <w:del w:id="97490" w:author="קלוד" w:date="2026-10-11T13:11:34Z">
        <w:r w:rsidRPr="006F178A">
          <w:rPr>
            <w:spacing w:val="-4"/>
            <w:rtl/>
          </w:rPr>
          <w:delText xml:space="preserve">דפעמים</w:delText>
        </w:r>
      </w:del>
      <w:r w:rsidRPr="006F178A">
        <w:rPr>
          <w:spacing w:val="-4"/>
          <w:rtl/>
        </w:rPr>
        <w:t xml:space="preserve"> שבעלה מוסר לה</w:t>
      </w:r>
      <w:ins w:id="97487" w:author="קלוד" w:date="2026-10-11T13:11:34Z">
        <w:r>
          <w:rPr>
            <w:spacing w:val="-4"/>
            <w:rtl/>
          </w:rPr>
          <w:t xml:space="preserve"> </w:t>
        </w:r>
        <w:r>
          <w:rPr>
            <w:rStyle w:val="afffffe"/>
            <w:spacing w:val="-4"/>
            <w:rtl/>
          </w:rPr>
          <w:t xml:space="preserve">טבעת עם חותם</w:t>
        </w:r>
        <w:r>
          <w:rPr>
            <w:spacing w:val="-4"/>
            <w:rtl/>
          </w:rPr>
          <w:t xml:space="preserve"> </w:t>
        </w:r>
      </w:ins>
      <w:del w:id="97488" w:author="קלוד" w:date="2026-10-11T13:11:34Z">
        <w:r w:rsidRPr="006F178A">
          <w:rPr>
            <w:spacing w:val="-4"/>
            <w:rtl/>
          </w:rPr>
          <w:delText xml:space="preserve"> </w:delText>
        </w:r>
      </w:del>
      <w:r w:rsidRPr="006F178A">
        <w:rPr>
          <w:spacing w:val="-4"/>
          <w:rtl/>
        </w:rPr>
        <w:t xml:space="preserve">להניחה </w:t>
      </w:r>
      <w:ins w:id="97485" w:author="קלוד" w:date="2026-10-11T13:11:34Z">
        <w:r>
          <w:rPr>
            <w:spacing w:val="-4"/>
            <w:rtl/>
          </w:rPr>
          <w:t xml:space="preserve">בקופסה,</w:t>
        </w:r>
      </w:ins>
      <w:del w:id="97486" w:author="קלוד" w:date="2026-10-11T13:11:34Z">
        <w:r w:rsidRPr="006F178A">
          <w:rPr>
            <w:spacing w:val="-4"/>
            <w:rtl/>
          </w:rPr>
          <w:delText xml:space="preserve">בקופסה</w:delText>
        </w:r>
      </w:del>
      <w:r w:rsidRPr="006F178A">
        <w:rPr>
          <w:spacing w:val="-4"/>
          <w:rtl/>
        </w:rPr>
        <w:t xml:space="preserve"> ופעמים שהיא נותנת לו</w:t>
      </w:r>
      <w:ins w:id="97483" w:author="קלוד" w:date="2026-10-11T13:11:34Z">
        <w:r>
          <w:rPr>
            <w:spacing w:val="-4"/>
            <w:rtl/>
          </w:rPr>
          <w:t xml:space="preserve"> </w:t>
        </w:r>
        <w:r>
          <w:rPr>
            <w:rStyle w:val="afffffe"/>
            <w:spacing w:val="-4"/>
            <w:rtl/>
          </w:rPr>
          <w:t xml:space="preserve">טבעת בלא חותם</w:t>
        </w:r>
        <w:r>
          <w:rPr>
            <w:spacing w:val="-4"/>
            <w:rtl/>
          </w:rPr>
          <w:t xml:space="preserve"> </w:t>
        </w:r>
      </w:ins>
      <w:del w:id="97484" w:author="קלוד" w:date="2026-10-11T13:11:34Z">
        <w:r w:rsidRPr="006F178A">
          <w:rPr>
            <w:spacing w:val="-4"/>
            <w:rtl/>
          </w:rPr>
          <w:delText xml:space="preserve"> </w:delText>
        </w:r>
      </w:del>
      <w:r w:rsidRPr="006F178A">
        <w:rPr>
          <w:spacing w:val="-4"/>
          <w:rtl/>
        </w:rPr>
        <w:t xml:space="preserve">לתקנה אצל </w:t>
      </w:r>
      <w:ins w:id="97481" w:author="קלוד" w:date="2026-10-11T13:11:34Z">
        <w:r>
          <w:rPr>
            <w:spacing w:val="-4"/>
            <w:rtl/>
          </w:rPr>
          <w:t xml:space="preserve">אומן, </w:t>
        </w:r>
        <w:r>
          <w:rPr>
            <w:rStyle w:val="afffffe"/>
            <w:spacing w:val="-4"/>
            <w:rtl/>
          </w:rPr>
          <w:t xml:space="preserve">ונושאים באצבע</w:t>
        </w:r>
        <w:r>
          <w:rPr>
            <w:spacing w:val="-4"/>
            <w:rtl/>
          </w:rPr>
          <w:t xml:space="preserve"> -</w:t>
        </w:r>
      </w:ins>
      <w:del w:id="97482" w:author="קלוד" w:date="2026-10-11T13:11:34Z">
        <w:r w:rsidRPr="006F178A">
          <w:rPr>
            <w:spacing w:val="-4"/>
            <w:rtl/>
          </w:rPr>
          <w:delText xml:space="preserve">אומן</w:delText>
        </w:r>
      </w:del>
      <w:r w:rsidRPr="006F178A">
        <w:rPr>
          <w:spacing w:val="-4"/>
          <w:rtl/>
        </w:rPr>
        <w:t xml:space="preserve"> והיינו דרך הוצאה.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71" w:author="קלוד" w:date="2026-10-11T12:33:55Z"/>
        </w:rPr>
      </w:pPr>
      <w:ins w:id="90872" w:author="קלוד" w:date="2026-10-11T12:33:55Z">
        <w:r>
          <w:rPr>
            <w:color w:val="7B3F00"/>
          </w:rPr>
          <w:t xml:space="preserve">מוצא תפילין בשבת - מכניסן זוג זוג</w:t>
        </w:r>
      </w:ins>
    </w:p>
    <w:p w:rsidR="00E9703F" w:rsidRPr="006F178A" w:rsidRDefault="00E9703F" w:rsidP="00E9703F">
      <w:pPr>
        <w:rPr>
          <w:rtl/>
        </w:rPr>
      </w:pPr>
      <w:r w:rsidRPr="006F178A">
        <w:rPr>
          <w:rFonts w:ascii="Fb Fontext" w:hAnsi="Fb Fontext" w:hint="cs"/>
          <w:rtl/>
        </w:rPr>
        <w:lastRenderedPageBreak/>
        <w:t xml:space="preserve">מוצא תפילין בשבת - </w:t>
      </w:r>
      <w:r w:rsidRPr="006F178A">
        <w:rPr>
          <w:rFonts w:ascii="Fb Fontext" w:hAnsi="Fb Fontext"/>
          <w:rtl/>
        </w:rPr>
        <w:t xml:space="preserve">מכניסן זוג זוג </w:t>
      </w:r>
      <w:ins w:id="97497" w:author="קלוד" w:date="2026-10-11T13:11:34Z">
        <w:r>
          <w:rPr>
            <w:rFonts w:ascii="Fb Fontext" w:hAnsi="Fb Fontext"/>
            <w:rtl/>
          </w:rPr>
          <w:t xml:space="preserve">[דרך מלבוש],</w:t>
        </w:r>
      </w:ins>
      <w:del w:id="97498" w:author="קלוד" w:date="2026-10-11T13:11:34Z">
        <w:r w:rsidRPr="006F178A">
          <w:rPr>
            <w:rFonts w:ascii="Fb Fontext" w:hAnsi="Fb Fontext"/>
            <w:rtl/>
          </w:rPr>
          <w:delText xml:space="preserve">אחד</w:delText>
        </w:r>
      </w:del>
      <w:r w:rsidRPr="006F178A">
        <w:rPr>
          <w:rFonts w:ascii="Fb Fontext" w:hAnsi="Fb Fontext"/>
          <w:rtl/>
        </w:rPr>
        <w:t xml:space="preserve"> אחד </w:t>
      </w:r>
      <w:ins w:id="97495" w:author="קלוד" w:date="2026-10-11T13:11:34Z">
        <w:r>
          <w:rPr>
            <w:rFonts w:ascii="Fb Fontext" w:hAnsi="Fb Fontext"/>
            <w:rtl/>
          </w:rPr>
          <w:t xml:space="preserve">האיש</w:t>
        </w:r>
      </w:ins>
      <w:del w:id="97496" w:author="קלוד" w:date="2026-10-11T13:11:34Z">
        <w:r w:rsidRPr="006F178A">
          <w:rPr>
            <w:rFonts w:ascii="Fb Fontext" w:hAnsi="Fb Fontext"/>
            <w:rtl/>
          </w:rPr>
          <w:delText xml:space="preserve">[דרך</w:delText>
        </w:r>
      </w:del>
      <w:r w:rsidRPr="006F178A">
        <w:rPr>
          <w:rFonts w:ascii="Fb Fontext" w:hAnsi="Fb Fontext"/>
          <w:rtl/>
        </w:rPr>
        <w:t xml:space="preserve"> </w:t>
      </w:r>
      <w:ins w:id="97493" w:author="קלוד" w:date="2026-10-11T13:11:34Z">
        <w:r>
          <w:rPr>
            <w:rFonts w:ascii="Fb Fontext" w:hAnsi="Fb Fontext"/>
            <w:rtl/>
          </w:rPr>
          <w:t xml:space="preserve">ואחד</w:t>
        </w:r>
      </w:ins>
      <w:del w:id="97494" w:author="קלוד" w:date="2026-10-11T13:11:34Z">
        <w:r w:rsidRPr="006F178A">
          <w:rPr>
            <w:rFonts w:ascii="Fb Fontext" w:hAnsi="Fb Fontext"/>
            <w:rtl/>
          </w:rPr>
          <w:delText xml:space="preserve">מלבוש]</w:delText>
        </w:r>
      </w:del>
      <w:r w:rsidRPr="006F178A">
        <w:rPr>
          <w:rFonts w:ascii="Fb Fontext" w:hAnsi="Fb Fontext"/>
          <w:rtl/>
        </w:rPr>
        <w:t xml:space="preserve"> </w:t>
      </w:r>
      <w:ins w:id="97491" w:author="קלוד" w:date="2026-10-11T13:11:34Z">
        <w:r>
          <w:rPr>
            <w:rFonts w:ascii="Fb Fontext" w:hAnsi="Fb Fontext"/>
            <w:rtl/>
          </w:rPr>
          <w:t xml:space="preserve">האשה.</w:t>
        </w:r>
      </w:ins>
      <w:del w:id="97492" w:author="קלוד" w:date="2026-10-11T13:11:34Z">
        <w:r w:rsidRPr="006F178A">
          <w:rPr>
            <w:rFonts w:ascii="Fb Fontext" w:hAnsi="Fb Fontext"/>
            <w:rtl/>
          </w:rPr>
          <w:delText xml:space="preserve">איש ואשה.</w:delText>
        </w:r>
      </w:del>
    </w:p>
    <w:p w:rsidR="00E9703F" w:rsidRPr="00B3644D" w:rsidRDefault="00E9703F" w:rsidP="00E9703F">
      <w:pPr>
        <w:rPr>
          <w:spacing w:val="-2"/>
          <w:rtl/>
        </w:rPr>
      </w:pPr>
      <w:ins w:id="97511" w:author="קלוד" w:date="2026-10-11T13:11:34Z">
        <w:r>
          <w:rPr>
            <w:rStyle w:val="2fb"/>
            <w:spacing w:val="-2"/>
            <w:rtl/>
          </w:rPr>
          <w:t xml:space="preserve">ר"מ</w:t>
        </w:r>
      </w:ins>
      <w:del w:id="97512" w:author="קלוד" w:date="2026-10-11T13:11:34Z">
        <w:r w:rsidRPr="00B3644D">
          <w:rPr>
            <w:rStyle w:val="2fb"/>
            <w:spacing w:val="-2"/>
            <w:rtl/>
          </w:rPr>
          <w:delText xml:space="preserve">דר"מ</w:delText>
        </w:r>
      </w:del>
      <w:r w:rsidRPr="00B3644D">
        <w:rPr>
          <w:spacing w:val="-2"/>
          <w:rtl/>
        </w:rPr>
        <w:t xml:space="preserve"> </w:t>
      </w:r>
      <w:ins w:id="97509" w:author="קלוד" w:date="2026-10-11T13:11:34Z">
        <w:r>
          <w:rPr>
            <w:spacing w:val="-2"/>
            <w:rtl/>
          </w:rPr>
          <w:t xml:space="preserve">היא,</w:t>
        </w:r>
      </w:ins>
      <w:del w:id="97510" w:author="קלוד" w:date="2026-10-11T13:11:34Z">
        <w:r w:rsidRPr="00B3644D">
          <w:rPr>
            <w:spacing w:val="-2"/>
            <w:rtl/>
          </w:rPr>
          <w:delText xml:space="preserve">היא</w:delText>
        </w:r>
      </w:del>
      <w:r w:rsidRPr="00B3644D">
        <w:rPr>
          <w:spacing w:val="-2"/>
          <w:rtl/>
        </w:rPr>
        <w:t xml:space="preserve"> </w:t>
      </w:r>
      <w:ins w:id="90243" w:author="Claude - סמנטי" w:date="2026-10-11T12:28:21Z">
        <w:ins w:id="97507" w:author="קלוד" w:date="2026-10-11T13:11:34Z">
          <w:r>
            <w:rPr>
              <w:spacing w:val="-2"/>
              <w:rtl/>
            </w:rPr>
            <w:t xml:space="preserve">שלילה ושבת</w:t>
          </w:r>
        </w:ins>
        <w:del w:id="97508" w:author="קלוד" w:date="2026-10-11T13:11:34Z">
          <w:r>
            <w:rPr>
              <w:spacing w:val="-2"/>
              <w:rtl/>
            </w:rPr>
            <w:delText xml:space="preserve">שלילה</w:delText>
          </w:r>
        </w:del>
      </w:ins>
      <w:del w:id="90244" w:author="Claude - סמנטי" w:date="2026-10-11T12:28:21Z">
        <w:r w:rsidRPr="00B3644D">
          <w:rPr>
            <w:spacing w:val="-2"/>
            <w:rtl/>
          </w:rPr>
          <w:delText xml:space="preserve">דלילה</w:delText>
        </w:r>
      </w:del>
      <w:r w:rsidRPr="00B3644D">
        <w:rPr>
          <w:spacing w:val="-2"/>
          <w:rtl/>
        </w:rPr>
        <w:t xml:space="preserve"> זמן תפילין </w:t>
      </w:r>
      <w:ins w:id="97505" w:author="קלוד" w:date="2026-10-11T13:11:34Z">
        <w:r>
          <w:rPr>
            <w:spacing w:val="-2"/>
            <w:rtl/>
          </w:rPr>
          <w:t xml:space="preserve">הם,</w:t>
        </w:r>
      </w:ins>
      <w:del w:id="97506" w:author="קלוד" w:date="2026-10-11T13:11:34Z">
        <w:r w:rsidRPr="00B3644D">
          <w:rPr>
            <w:spacing w:val="-2"/>
            <w:rtl/>
          </w:rPr>
          <w:delText xml:space="preserve">הוא,</w:delText>
        </w:r>
      </w:del>
      <w:r w:rsidRPr="00B3644D">
        <w:rPr>
          <w:spacing w:val="-2"/>
          <w:rtl/>
        </w:rPr>
        <w:t xml:space="preserve"> </w:t>
      </w:r>
      <w:ins w:id="97503" w:author="קלוד" w:date="2026-10-11T13:11:34Z">
        <w:r>
          <w:rPr>
            <w:spacing w:val="-2"/>
            <w:rtl/>
          </w:rPr>
          <w:t xml:space="preserve">והוי</w:t>
        </w:r>
      </w:ins>
      <w:del w:id="97504" w:author="קלוד" w:date="2026-10-11T13:11:34Z">
        <w:r w:rsidRPr="00B3644D">
          <w:rPr>
            <w:spacing w:val="-2"/>
            <w:rtl/>
          </w:rPr>
          <w:delText xml:space="preserve">וה"נ</w:delText>
        </w:r>
        <w:r w:rsidRPr="00B3644D">
          <w:rPr>
            <w:spacing w:val="-2"/>
            <w:rtl/>
          </w:rPr>
          <w:delText xml:space="preserve"> שבת זמן תפילין הוא, הוי</w:delText>
        </w:r>
      </w:del>
      <w:r w:rsidRPr="00B3644D">
        <w:rPr>
          <w:spacing w:val="-2"/>
          <w:rtl/>
        </w:rPr>
        <w:t xml:space="preserve"> מצוות עשה </w:t>
      </w:r>
      <w:ins w:id="97501" w:author="קלוד" w:date="2026-10-11T13:11:34Z">
        <w:r>
          <w:rPr>
            <w:spacing w:val="-2"/>
            <w:rtl/>
          </w:rPr>
          <w:t xml:space="preserve">שלא</w:t>
        </w:r>
      </w:ins>
      <w:del w:id="97502" w:author="קלוד" w:date="2026-10-11T13:11:34Z">
        <w:r w:rsidRPr="00B3644D">
          <w:rPr>
            <w:spacing w:val="-2"/>
            <w:rtl/>
          </w:rPr>
          <w:delText xml:space="preserve">שאין</w:delText>
        </w:r>
      </w:del>
      <w:r w:rsidRPr="00B3644D">
        <w:rPr>
          <w:spacing w:val="-2"/>
          <w:rtl/>
        </w:rPr>
        <w:t xml:space="preserve"> הזמן </w:t>
      </w:r>
      <w:ins w:id="97499" w:author="קלוד" w:date="2026-10-11T13:11:34Z">
        <w:r>
          <w:rPr>
            <w:spacing w:val="-2"/>
            <w:rtl/>
          </w:rPr>
          <w:t xml:space="preserve">גרמא </w:t>
        </w:r>
        <w:r>
          <w:rPr>
            <w:rStyle w:val="afffffe"/>
            <w:spacing w:val="-2"/>
            <w:rtl/>
          </w:rPr>
          <w:t xml:space="preserve">ונשים חייבות</w:t>
        </w:r>
        <w:r>
          <w:rPr>
            <w:spacing w:val="-2"/>
            <w:rtl/>
          </w:rPr>
          <w:t xml:space="preserve">.</w:t>
        </w:r>
      </w:ins>
      <w:del w:id="97500" w:author="קלוד" w:date="2026-10-11T13:11:34Z">
        <w:r w:rsidRPr="00B3644D">
          <w:rPr>
            <w:spacing w:val="-2"/>
            <w:rtl/>
          </w:rPr>
          <w:delText xml:space="preserve">גרמא.</w:delText>
        </w:r>
      </w:del>
    </w:p>
    <w:p w:rsidR="00E9703F" w:rsidRPr="00B3644D" w:rsidRDefault="00E9703F" w:rsidP="00E9703F">
      <w:pPr>
        <w:rPr>
          <w:spacing w:val="-6"/>
          <w:rtl/>
        </w:rPr>
      </w:pPr>
      <w:r w:rsidRPr="00B3644D">
        <w:rPr>
          <w:spacing w:val="-6"/>
          <w:rtl/>
        </w:rPr>
        <w:t>• חלוק דבר שאין בו שימוש שהכלי טפל לו מכל צלוחית של פלייטון דאפי' במשהו אין הכלי טפ</w:t>
      </w:r>
      <w:r w:rsidRPr="00B3644D">
        <w:rPr>
          <w:rFonts w:hint="cs"/>
          <w:spacing w:val="-6"/>
          <w:rtl/>
        </w:rPr>
        <w:t>ל</w:t>
      </w:r>
      <w:r w:rsidRPr="00B3644D">
        <w:rPr>
          <w:spacing w:val="-6"/>
          <w:rtl/>
        </w:rPr>
        <w:t>לו.</w:t>
      </w:r>
    </w:p>
    <w:p>
      <w:pPr>
        <w:pStyle w:val="afffff8"/>
        <w:rPr>
          <w:ins w:id="90869" w:author="קלוד" w:date="2026-10-11T12:33:55Z"/>
        </w:rPr>
      </w:pPr>
      <w:ins w:id="90870" w:author="קלוד" w:date="2026-10-11T12:33:55Z">
        <w:r>
          <w:rPr>
            <w:color w:val="7B3F00"/>
          </w:rPr>
          <w:t xml:space="preserve">גזירת זכר חורבן - תענוג עם שמחה ובלעדיה</w:t>
        </w:r>
      </w:ins>
    </w:p>
    <w:p w:rsidR="00E9703F" w:rsidRPr="006F178A" w:rsidRDefault="00E9703F" w:rsidP="00E9703F">
      <w:pPr>
        <w:rPr>
          <w:rtl/>
        </w:rPr>
      </w:pPr>
      <w:r w:rsidRPr="006F178A">
        <w:rPr>
          <w:rtl/>
        </w:rPr>
        <w:t xml:space="preserve">• </w:t>
      </w:r>
      <w:r w:rsidRPr="006F178A">
        <w:rPr>
          <w:rFonts w:hint="cs"/>
          <w:rtl/>
        </w:rPr>
        <w:t xml:space="preserve">לא</w:t>
      </w:r>
      <w:r w:rsidRPr="006F178A">
        <w:rPr>
          <w:rFonts w:hint="cs"/>
          <w:rtl/>
        </w:rPr>
        <w:t xml:space="preserve"> הודו רבנן </w:t>
      </w:r>
      <w:ins w:id="97525" w:author="קלוד" w:date="2026-10-11T13:11:34Z">
        <w:r>
          <w:rPr>
            <w:rStyle w:val="2fb"/>
            <w:rFonts w:hint="cs"/>
            <w:rtl/>
          </w:rPr>
          <w:t xml:space="preserve">לר"י,</w:t>
        </w:r>
      </w:ins>
      <w:del w:id="97526" w:author="קלוד" w:date="2026-10-11T13:11:34Z">
        <w:r w:rsidRPr="006F178A">
          <w:rPr>
            <w:rStyle w:val="2fb"/>
            <w:rFonts w:hint="cs"/>
            <w:rtl/>
          </w:rPr>
          <w:delText xml:space="preserve">לר</w:delText>
        </w:r>
        <w:r w:rsidRPr="006F178A">
          <w:rPr>
            <w:rStyle w:val="2fb"/>
            <w:rtl/>
          </w:rPr>
          <w:delText xml:space="preserve">"</w:delText>
        </w:r>
        <w:r w:rsidRPr="006F178A">
          <w:rPr>
            <w:rStyle w:val="2fb"/>
            <w:rFonts w:hint="cs"/>
            <w:rtl/>
          </w:rPr>
          <w:delText xml:space="preserve">י</w:delText>
        </w:r>
      </w:del>
      <w:r w:rsidRPr="006F178A">
        <w:rPr>
          <w:rFonts w:hint="cs"/>
          <w:rtl/>
        </w:rPr>
        <w:t xml:space="preserve"> </w:t>
      </w:r>
      <w:ins w:id="97523" w:author="קלוד" w:date="2026-10-11T13:11:34Z">
        <w:r>
          <w:rPr>
            <w:rtl/>
          </w:rPr>
          <w:t xml:space="preserve">שרבנן</w:t>
        </w:r>
      </w:ins>
      <w:del w:id="97524" w:author="קלוד" w:date="2026-10-11T13:11:34Z">
        <w:r w:rsidRPr="006F178A">
          <w:rPr>
            <w:rtl/>
          </w:rPr>
          <w:delText xml:space="preserve">דרבנן</w:delText>
        </w:r>
      </w:del>
      <w:r w:rsidRPr="006F178A">
        <w:rPr>
          <w:rtl/>
        </w:rPr>
        <w:t xml:space="preserve"> </w:t>
      </w:r>
      <w:ins w:id="97521" w:author="קלוד" w:date="2026-10-11T13:11:34Z">
        <w:r>
          <w:rPr>
            <w:rtl/>
          </w:rPr>
          <w:t xml:space="preserve">גזרו</w:t>
        </w:r>
      </w:ins>
      <w:del w:id="97522" w:author="קלוד" w:date="2026-10-11T13:11:34Z">
        <w:r w:rsidRPr="006F178A">
          <w:rPr>
            <w:rtl/>
          </w:rPr>
          <w:delText xml:space="preserve">גזור</w:delText>
        </w:r>
      </w:del>
      <w:r w:rsidRPr="006F178A">
        <w:rPr>
          <w:rtl/>
        </w:rPr>
        <w:t xml:space="preserve"> משום צער </w:t>
      </w:r>
      <w:ins w:id="97519" w:author="קלוד" w:date="2026-10-11T13:11:34Z">
        <w:r>
          <w:rPr>
            <w:rtl/>
          </w:rPr>
          <w:t xml:space="preserve">החורבן</w:t>
        </w:r>
      </w:ins>
      <w:del w:id="97520" w:author="קלוד" w:date="2026-10-11T13:11:34Z">
        <w:r w:rsidRPr="006F178A">
          <w:rPr>
            <w:rtl/>
          </w:rPr>
          <w:delText xml:space="preserve">חורבן</w:delText>
        </w:r>
      </w:del>
      <w:r w:rsidRPr="006F178A">
        <w:rPr>
          <w:rtl/>
        </w:rPr>
        <w:t xml:space="preserve"> על </w:t>
      </w:r>
      <w:ins w:id="92811" w:author="מנוע מכני" w:date="2026-10-11T12:04:39Z">
        <w:ins w:id="97517" w:author="קלוד" w:date="2026-10-11T13:11:34Z">
          <w:r>
            <w:rPr>
              <w:rtl/>
            </w:rPr>
            <w:t xml:space="preserve">כל</w:t>
          </w:r>
        </w:ins>
        <w:del w:id="97518" w:author="קלוד" w:date="2026-10-11T13:11:34Z">
          <w:r>
            <w:rPr>
              <w:rtl/>
            </w:rPr>
            <w:delText xml:space="preserve">כלום</w:delText>
          </w:r>
        </w:del>
      </w:ins>
      <w:del w:id="92812" w:author="מנוע מכני" w:date="2026-10-11T12:04:39Z">
        <w:r w:rsidRPr="006F178A">
          <w:rPr>
            <w:rtl/>
          </w:rPr>
          <w:delText xml:space="preserve">מידי</w:delText>
        </w:r>
      </w:del>
      <w:r w:rsidRPr="006F178A">
        <w:rPr>
          <w:rtl/>
        </w:rPr>
        <w:t xml:space="preserve"> </w:t>
      </w:r>
      <w:ins w:id="92813" w:author="מנוע מכני" w:date="2026-10-11T12:04:39Z">
        <w:ins w:id="97515" w:author="קלוד" w:date="2026-10-11T13:11:34Z">
          <w:r>
            <w:rPr>
              <w:rtl/>
            </w:rPr>
            <w:t xml:space="preserve">דבר</w:t>
          </w:r>
        </w:ins>
        <w:del w:id="97516" w:author="קלוד" w:date="2026-10-11T13:11:34Z">
          <w:r>
            <w:rPr>
              <w:rtl/>
            </w:rPr>
            <w:delText xml:space="preserve">דיש</w:delText>
          </w:r>
        </w:del>
      </w:ins>
      <w:del w:id="92814" w:author="מנוע מכני" w:date="2026-10-11T12:04:39Z">
        <w:r w:rsidRPr="006F178A">
          <w:rPr>
            <w:rtl/>
          </w:rPr>
          <w:delText xml:space="preserve">דאית</w:delText>
        </w:r>
      </w:del>
      <w:r w:rsidRPr="006F178A">
        <w:rPr>
          <w:rtl/>
        </w:rPr>
        <w:t xml:space="preserve"> </w:t>
      </w:r>
      <w:ins w:id="97513" w:author="קלוד" w:date="2026-10-11T13:11:34Z">
        <w:r>
          <w:rPr>
            <w:rtl/>
          </w:rPr>
          <w:t xml:space="preserve">שיש בו</w:t>
        </w:r>
      </w:ins>
      <w:del w:id="97514" w:author="קלוד" w:date="2026-10-11T13:11:34Z">
        <w:r w:rsidRPr="006F178A">
          <w:rPr>
            <w:rtl/>
          </w:rPr>
          <w:delText xml:space="preserve">בה</w:delText>
        </w:r>
      </w:del>
      <w:r w:rsidRPr="006F178A">
        <w:rPr>
          <w:rtl/>
        </w:rPr>
        <w:t xml:space="preserve"> תענוג ושמחה.</w:t>
      </w:r>
    </w:p>
    <w:p w:rsidR="00E9703F" w:rsidRPr="006F178A" w:rsidRDefault="00E9703F" w:rsidP="00E9703F">
      <w:pPr>
        <w:rPr>
          <w:rtl/>
        </w:rPr>
      </w:pPr>
      <w:r w:rsidRPr="006F178A">
        <w:rPr>
          <w:rtl/>
        </w:rPr>
        <w:t xml:space="preserve">אבל </w:t>
      </w:r>
      <w:ins w:id="92815" w:author="מנוע מכני" w:date="2026-10-11T12:04:39Z">
        <w:ins w:id="97535" w:author="קלוד" w:date="2026-10-11T13:11:34Z">
          <w:r>
            <w:rPr>
              <w:rtl/>
            </w:rPr>
            <w:t xml:space="preserve">דבר</w:t>
          </w:r>
        </w:ins>
        <w:del w:id="97536" w:author="קלוד" w:date="2026-10-11T13:11:34Z">
          <w:r>
            <w:rPr>
              <w:rtl/>
            </w:rPr>
            <w:delText xml:space="preserve">כלום</w:delText>
          </w:r>
        </w:del>
      </w:ins>
      <w:del w:id="92816" w:author="מנוע מכני" w:date="2026-10-11T12:04:39Z">
        <w:r w:rsidRPr="006F178A">
          <w:rPr>
            <w:rtl/>
          </w:rPr>
          <w:delText xml:space="preserve">מידי</w:delText>
        </w:r>
      </w:del>
      <w:r w:rsidRPr="006F178A">
        <w:rPr>
          <w:rtl/>
        </w:rPr>
        <w:t xml:space="preserve"> </w:t>
      </w:r>
      <w:ins w:id="92819" w:author="מנוע מכני" w:date="2026-10-11T12:04:39Z">
        <w:ins w:id="97533" w:author="קלוד" w:date="2026-10-11T13:11:34Z">
          <w:r>
            <w:rPr>
              <w:rtl/>
            </w:rPr>
            <w:t xml:space="preserve">שיש</w:t>
          </w:r>
        </w:ins>
        <w:del w:id="97534" w:author="קלוד" w:date="2026-10-11T13:11:34Z">
          <w:r>
            <w:rPr>
              <w:rtl/>
            </w:rPr>
            <w:delText xml:space="preserve">דיש</w:delText>
          </w:r>
        </w:del>
      </w:ins>
      <w:del w:id="92820" w:author="מנוע מכני" w:date="2026-10-11T12:04:39Z">
        <w:r w:rsidRPr="006F178A">
          <w:rPr>
            <w:rtl/>
          </w:rPr>
          <w:delText xml:space="preserve">דאית</w:delText>
        </w:r>
      </w:del>
      <w:r w:rsidRPr="006F178A">
        <w:rPr>
          <w:rtl/>
        </w:rPr>
        <w:t xml:space="preserve"> </w:t>
      </w:r>
      <w:ins w:id="92817" w:author="מנוע מכני" w:date="2026-10-11T12:04:39Z">
        <w:r>
          <w:rPr>
            <w:rtl/>
          </w:rPr>
          <w:t xml:space="preserve">בו</w:t>
        </w:r>
      </w:ins>
      <w:del w:id="92818" w:author="מנוע מכני" w:date="2026-10-11T12:04:39Z">
        <w:r w:rsidRPr="006F178A">
          <w:rPr>
            <w:rtl/>
          </w:rPr>
          <w:delText xml:space="preserve">ביה</w:delText>
        </w:r>
      </w:del>
      <w:r w:rsidRPr="006F178A">
        <w:rPr>
          <w:rtl/>
        </w:rPr>
        <w:t xml:space="preserve"> תענוג בלא שמחה</w:t>
      </w:r>
      <w:ins w:id="97531" w:author="קלוד" w:date="2026-10-11T13:11:34Z">
        <w:r>
          <w:rPr>
            <w:rtl/>
          </w:rPr>
          <w:t xml:space="preserve"> - </w:t>
        </w:r>
      </w:ins>
      <w:del w:id="97532" w:author="קלוד" w:date="2026-10-11T13:11:34Z">
        <w:r w:rsidRPr="006F178A">
          <w:rPr>
            <w:rtl/>
          </w:rPr>
          <w:delText xml:space="preserve"> </w:delText>
        </w:r>
      </w:del>
      <w:r w:rsidRPr="006F178A">
        <w:rPr>
          <w:rtl/>
        </w:rPr>
        <w:t xml:space="preserve">לא</w:t>
      </w:r>
      <w:r w:rsidRPr="006F178A">
        <w:rPr>
          <w:rtl/>
        </w:rPr>
        <w:t xml:space="preserve"> </w:t>
      </w:r>
      <w:ins w:id="97529" w:author="קלוד" w:date="2026-10-11T13:11:34Z">
        <w:r>
          <w:rPr>
            <w:rtl/>
          </w:rPr>
          <w:t xml:space="preserve">גזרו</w:t>
        </w:r>
      </w:ins>
      <w:del w:id="97530" w:author="קלוד" w:date="2026-10-11T13:11:34Z">
        <w:r w:rsidRPr="006F178A">
          <w:rPr>
            <w:rtl/>
          </w:rPr>
          <w:delText xml:space="preserve">גזור</w:delText>
        </w:r>
      </w:del>
      <w:r w:rsidRPr="006F178A">
        <w:rPr>
          <w:rtl/>
        </w:rPr>
        <w:t xml:space="preserve"> </w:t>
      </w:r>
      <w:ins w:id="97527" w:author="קלוד" w:date="2026-10-11T13:11:34Z">
        <w:r>
          <w:rPr>
            <w:rtl/>
          </w:rPr>
          <w:t xml:space="preserve">רבנן.</w:t>
        </w:r>
      </w:ins>
      <w:del w:id="97528" w:author="קלוד" w:date="2026-10-11T13:11:34Z">
        <w:r w:rsidRPr="006F178A">
          <w:rPr>
            <w:rtl/>
          </w:rPr>
          <w:delText xml:space="preserve">רבנן .</w:delText>
        </w:r>
      </w:del>
    </w:p>
    <w:p w:rsidR="00E9703F" w:rsidRPr="009757B9" w:rsidRDefault="00E9703F" w:rsidP="00E9703F">
      <w:pPr>
        <w:rPr>
          <w:rFonts w:cs="Guttman Vilna"/>
          <w:b/>
          <w:bCs/>
          <w:rtl/>
        </w:rPr>
      </w:pPr>
      <w:ins w:id="97543" w:author="קלוד" w:date="2026-10-11T13:11:34Z">
        <w:r>
          <w:rPr>
            <w:rtl/>
          </w:rPr>
          <w:t xml:space="preserve">כגון</w:t>
        </w:r>
      </w:ins>
      <w:del w:id="97544" w:author="קלוד" w:date="2026-10-11T13:11:34Z">
        <w:r w:rsidRPr="006F178A">
          <w:rPr>
            <w:rtl/>
          </w:rPr>
          <w:delText xml:space="preserve">כההיא</w:delText>
        </w:r>
      </w:del>
      <w:r w:rsidRPr="006F178A">
        <w:rPr>
          <w:rtl/>
        </w:rPr>
        <w:t xml:space="preserve"> </w:t>
      </w:r>
      <w:ins w:id="97541" w:author="קלוד" w:date="2026-10-11T13:11:34Z">
        <w:r>
          <w:rPr>
            <w:rtl/>
          </w:rPr>
          <w:t xml:space="preserve">השותים</w:t>
        </w:r>
      </w:ins>
      <w:del w:id="97542" w:author="קלוד" w:date="2026-10-11T13:11:34Z">
        <w:r w:rsidRPr="006F178A">
          <w:rPr>
            <w:rtl/>
          </w:rPr>
          <w:delText xml:space="preserve">דהשותים</w:delText>
        </w:r>
      </w:del>
      <w:r w:rsidRPr="006F178A">
        <w:rPr>
          <w:rtl/>
        </w:rPr>
        <w:t xml:space="preserve"> במזרקי </w:t>
      </w:r>
      <w:ins w:id="97539" w:author="קלוד" w:date="2026-10-11T13:11:34Z">
        <w:r>
          <w:rPr>
            <w:rtl/>
          </w:rPr>
          <w:t xml:space="preserve">יין -</w:t>
        </w:r>
      </w:ins>
      <w:del w:id="97540" w:author="קלוד" w:date="2026-10-11T13:11:34Z">
        <w:r w:rsidRPr="006F178A">
          <w:rPr>
            <w:rtl/>
          </w:rPr>
          <w:delText xml:space="preserve">יין,</w:delText>
        </w:r>
      </w:del>
      <w:r w:rsidRPr="006F178A">
        <w:rPr>
          <w:rtl/>
        </w:rPr>
        <w:t xml:space="preserve"> </w:t>
      </w:r>
      <w:r w:rsidRPr="006F178A">
        <w:rPr>
          <w:rStyle w:val="2fb"/>
          <w:rtl/>
        </w:rPr>
        <w:t xml:space="preserve">רבי אמי</w:t>
      </w:r>
      <w:r w:rsidRPr="006F178A">
        <w:rPr>
          <w:rtl/>
        </w:rPr>
        <w:t xml:space="preserve"> </w:t>
      </w:r>
      <w:r w:rsidRPr="006F178A">
        <w:rPr>
          <w:rStyle w:val="2fb"/>
          <w:rtl/>
        </w:rPr>
        <w:t xml:space="preserve">ורבי </w:t>
      </w:r>
      <w:ins w:id="97537" w:author="קלוד" w:date="2026-10-11T13:11:34Z">
        <w:r>
          <w:rPr>
            <w:rStyle w:val="2fb"/>
            <w:rtl/>
          </w:rPr>
          <w:t xml:space="preserve">אסי:</w:t>
        </w:r>
      </w:ins>
      <w:del w:id="97538" w:author="קלוד" w:date="2026-10-11T13:11:34Z">
        <w:r w:rsidRPr="006F178A">
          <w:rPr>
            <w:rStyle w:val="2fb"/>
            <w:rtl/>
          </w:rPr>
          <w:delText xml:space="preserve">אסי</w:delText>
        </w:r>
      </w:del>
    </w:p>
    <w:p w:rsidR="00E9703F" w:rsidRPr="009757B9" w:rsidRDefault="00E9703F" w:rsidP="00E9703F">
      <w:pPr>
        <w:rPr>
          <w:rFonts w:cs="Guttman Vilna"/>
          <w:b/>
          <w:bCs/>
          <w:rtl/>
        </w:rPr>
      </w:pPr>
      <w:r w:rsidRPr="006F178A">
        <w:rPr>
          <w:rtl/>
        </w:rPr>
        <w:t xml:space="preserve">חד </w:t>
      </w:r>
      <w:r w:rsidRPr="006F178A">
        <w:rPr>
          <w:rtl/>
        </w:rPr>
        <w:t xml:space="preserve">אמר</w:t>
      </w:r>
      <w:r w:rsidRPr="006F178A">
        <w:rPr>
          <w:rtl/>
        </w:rPr>
        <w:t xml:space="preserve">: קנישקנין [שני פיות], וחד </w:t>
      </w:r>
      <w:r w:rsidRPr="006F178A">
        <w:rPr>
          <w:rtl/>
        </w:rPr>
        <w:t xml:space="preserve">אמר</w:t>
      </w:r>
      <w:r w:rsidRPr="006F178A">
        <w:rPr>
          <w:rtl/>
        </w:rPr>
        <w:t xml:space="preserve">: שמזרקין כוסותיהן זה לזה.</w:t>
      </w:r>
    </w:p>
    <w:p w:rsidR="00E9703F" w:rsidRPr="009757B9" w:rsidRDefault="00E9703F" w:rsidP="00E9703F">
      <w:pPr>
        <w:rPr>
          <w:rFonts w:cs="Guttman Vilna"/>
          <w:b/>
          <w:bCs/>
          <w:rtl/>
        </w:rPr>
      </w:pPr>
      <w:r w:rsidRPr="006F178A">
        <w:rPr>
          <w:rStyle w:val="2fb"/>
          <w:rtl/>
        </w:rPr>
        <w:t>ור</w:t>
      </w:r>
      <w:r w:rsidRPr="006F178A">
        <w:rPr>
          <w:rStyle w:val="2fb"/>
          <w:rFonts w:hint="cs"/>
          <w:rtl/>
        </w:rPr>
        <w:t>בר</w:t>
      </w:r>
      <w:r w:rsidRPr="006F178A">
        <w:rPr>
          <w:rStyle w:val="2fb"/>
          <w:rtl/>
        </w:rPr>
        <w:t>"</w:t>
      </w:r>
      <w:r w:rsidRPr="006F178A">
        <w:rPr>
          <w:rStyle w:val="2fb"/>
          <w:rFonts w:hint="cs"/>
          <w:rtl/>
        </w:rPr>
        <w:t>ה</w:t>
      </w:r>
      <w:r w:rsidRPr="006F178A">
        <w:rPr>
          <w:rtl/>
        </w:rPr>
        <w:t xml:space="preserve"> עשה כן אצל ריש </w:t>
      </w:r>
      <w:ins w:id="95993" w:author="מנוע מכני" w:date="2026-10-11T12:04:39Z">
        <w:r>
          <w:rPr>
            <w:rtl/>
          </w:rPr>
          <w:t xml:space="preserve">גלות</w:t>
        </w:r>
      </w:ins>
      <w:del w:id="95994" w:author="מנוע מכני" w:date="2026-10-11T12:04:39Z">
        <w:r w:rsidRPr="006F178A">
          <w:rPr>
            <w:rtl/>
          </w:rPr>
          <w:delText xml:space="preserve">גלותא</w:delText>
        </w:r>
      </w:del>
      <w:r w:rsidRPr="006F178A">
        <w:rPr>
          <w:rtl/>
        </w:rPr>
        <w:t xml:space="preserve"> והיינו מאותו טעם </w:t>
      </w:r>
      <w:ins w:id="92823" w:author="מנוע מכני" w:date="2026-10-11T12:04:39Z">
        <w:r>
          <w:rPr>
            <w:rtl/>
          </w:rPr>
          <w:t xml:space="preserve">דיש</w:t>
        </w:r>
      </w:ins>
      <w:del w:id="92824" w:author="מנוע מכני" w:date="2026-10-11T12:04:39Z">
        <w:r w:rsidRPr="006F178A">
          <w:rPr>
            <w:rtl/>
          </w:rPr>
          <w:delText xml:space="preserve">דאית</w:delText>
        </w:r>
      </w:del>
      <w:r w:rsidRPr="006F178A">
        <w:rPr>
          <w:rtl/>
        </w:rPr>
        <w:t xml:space="preserve"> </w:t>
      </w:r>
      <w:ins w:id="92821" w:author="מנוע מכני" w:date="2026-10-11T12:04:39Z">
        <w:r>
          <w:rPr>
            <w:rtl/>
          </w:rPr>
          <w:t xml:space="preserve">בו</w:t>
        </w:r>
      </w:ins>
      <w:del w:id="92822" w:author="מנוע מכני" w:date="2026-10-11T12:04:39Z">
        <w:r w:rsidRPr="006F178A">
          <w:rPr>
            <w:rtl/>
          </w:rPr>
          <w:delText xml:space="preserve">ביה</w:delText>
        </w:r>
      </w:del>
      <w:r w:rsidRPr="006F178A">
        <w:rPr>
          <w:rtl/>
        </w:rPr>
        <w:t xml:space="preserve"> תענוג בלא שמחה.</w:t>
      </w:r>
    </w:p>
    <w:p w:rsidR="00E9703F" w:rsidRPr="00805615" w:rsidRDefault="00E9703F" w:rsidP="00E9703F">
      <w:pPr>
        <w:rPr>
          <w:rStyle w:val="afffff0"/>
          <w:rtl/>
        </w:rPr>
      </w:pPr>
      <w:r w:rsidRPr="006F178A">
        <w:rPr>
          <w:rtl/>
        </w:rPr>
        <w:t>•</w:t>
      </w:r>
      <w:r w:rsidRPr="00805615">
        <w:rPr>
          <w:rStyle w:val="afffff0"/>
          <w:rtl/>
        </w:rPr>
        <w:t xml:space="preserve"> '</w:t>
      </w:r>
      <w:r w:rsidRPr="00805615">
        <w:rPr>
          <w:rStyle w:val="afffff0"/>
          <w:rtl/>
        </w:rPr>
        <w:t xml:space="preserve">השוכבים על מיטות שן וסרוחים על ערסותם</w:t>
      </w:r>
      <w:r w:rsidRPr="00805615">
        <w:rPr>
          <w:rStyle w:val="afffff0"/>
          <w:rtl/>
        </w:rPr>
        <w:t xml:space="preserve">'</w:t>
      </w:r>
    </w:p>
    <w:p w:rsidR="00E9703F" w:rsidRPr="009757B9" w:rsidRDefault="00E9703F" w:rsidP="00E9703F">
      <w:pPr>
        <w:rPr>
          <w:rFonts w:cs="Guttman Vilna"/>
          <w:b/>
          <w:bCs/>
          <w:rtl/>
        </w:rPr>
      </w:pPr>
      <w:r w:rsidRPr="006F178A">
        <w:rPr>
          <w:rStyle w:val="2fb"/>
          <w:rtl/>
        </w:rPr>
        <w:t xml:space="preserve">ריב"ח</w:t>
      </w:r>
      <w:r w:rsidRPr="006F178A">
        <w:rPr>
          <w:rtl/>
        </w:rPr>
        <w:t xml:space="preserve"> משתינים ערומים בפני מיטותיהן.</w:t>
      </w:r>
    </w:p>
    <w:p w:rsidR="00E9703F" w:rsidRPr="009757B9" w:rsidRDefault="00E9703F" w:rsidP="00E9703F">
      <w:pPr>
        <w:rPr>
          <w:rFonts w:cs="Guttman Vilna"/>
          <w:b/>
          <w:bCs/>
          <w:rtl/>
        </w:rPr>
      </w:pPr>
      <w:r w:rsidRPr="006F178A">
        <w:rPr>
          <w:rStyle w:val="2fb"/>
          <w:rtl/>
        </w:rPr>
        <w:t xml:space="preserve">רב</w:t>
      </w:r>
      <w:r w:rsidRPr="006F178A">
        <w:rPr>
          <w:rtl/>
        </w:rPr>
        <w:t xml:space="preserve"> אבהו </w:t>
      </w:r>
      <w:ins w:id="97553" w:author="קלוד" w:date="2026-10-11T13:11:34Z">
        <w:r>
          <w:rPr>
            <w:rtl/>
          </w:rPr>
          <w:t xml:space="preserve">דוחה:</w:t>
        </w:r>
      </w:ins>
      <w:del w:id="97554" w:author="קלוד" w:date="2026-10-11T13:11:34Z">
        <w:r w:rsidRPr="006F178A">
          <w:rPr>
            <w:rtl/>
          </w:rPr>
          <w:delText xml:space="preserve">מגדף</w:delText>
        </w:r>
      </w:del>
      <w:r w:rsidRPr="006F178A">
        <w:rPr>
          <w:rtl/>
        </w:rPr>
        <w:t xml:space="preserve"> </w:t>
      </w:r>
      <w:ins w:id="97551" w:author="קלוד" w:date="2026-10-11T13:11:34Z">
        <w:r>
          <w:rPr>
            <w:rtl/>
          </w:rPr>
          <w:t xml:space="preserve">לא</w:t>
        </w:r>
      </w:ins>
      <w:del w:id="97552" w:author="קלוד" w:date="2026-10-11T13:11:34Z">
        <w:r w:rsidRPr="006F178A">
          <w:rPr>
            <w:rtl/>
          </w:rPr>
          <w:delText xml:space="preserve">בה</w:delText>
        </w:r>
      </w:del>
      <w:r w:rsidRPr="006F178A">
        <w:rPr>
          <w:rtl/>
        </w:rPr>
        <w:t xml:space="preserve"> </w:t>
      </w:r>
      <w:ins w:id="97549" w:author="קלוד" w:date="2026-10-11T13:11:34Z">
        <w:r>
          <w:rPr>
            <w:rtl/>
          </w:rPr>
          <w:t xml:space="preserve">משום</w:t>
        </w:r>
      </w:ins>
      <w:del w:id="97550" w:author="קלוד" w:date="2026-10-11T13:11:34Z">
        <w:r w:rsidRPr="006F178A">
          <w:rPr>
            <w:rtl/>
          </w:rPr>
          <w:delText xml:space="preserve">דמשום</w:delText>
        </w:r>
      </w:del>
      <w:r w:rsidRPr="006F178A">
        <w:rPr>
          <w:rtl/>
        </w:rPr>
        <w:t xml:space="preserve"> </w:t>
      </w:r>
      <w:ins w:id="92825" w:author="מנוע מכני" w:date="2026-10-11T12:04:39Z">
        <w:r>
          <w:rPr>
            <w:rtl/>
          </w:rPr>
          <w:t xml:space="preserve">כך</w:t>
        </w:r>
      </w:ins>
      <w:del w:id="92826" w:author="מנוע מכני" w:date="2026-10-11T12:04:39Z">
        <w:r w:rsidRPr="006F178A">
          <w:rPr>
            <w:rtl/>
          </w:rPr>
          <w:delText xml:space="preserve">הכי</w:delText>
        </w:r>
      </w:del>
      <w:r w:rsidRPr="006F178A">
        <w:rPr>
          <w:rtl/>
        </w:rPr>
        <w:t xml:space="preserve"> יגלו בראש </w:t>
      </w:r>
      <w:ins w:id="97547" w:author="קלוד" w:date="2026-10-11T13:11:34Z">
        <w:r>
          <w:rPr>
            <w:rtl/>
          </w:rPr>
          <w:t xml:space="preserve">גולים,</w:t>
        </w:r>
      </w:ins>
      <w:del w:id="97548" w:author="קלוד" w:date="2026-10-11T13:11:34Z">
        <w:r w:rsidRPr="006F178A">
          <w:rPr>
            <w:rtl/>
          </w:rPr>
          <w:delText xml:space="preserve">גולים</w:delText>
        </w:r>
      </w:del>
      <w:r w:rsidRPr="006F178A">
        <w:rPr>
          <w:rtl/>
        </w:rPr>
        <w:t xml:space="preserve"> </w:t>
      </w:r>
      <w:ins w:id="97545" w:author="קלוד" w:date="2026-10-11T13:11:34Z">
        <w:r>
          <w:rPr>
            <w:rtl/>
          </w:rPr>
          <w:t xml:space="preserve">אלא:</w:t>
        </w:r>
      </w:ins>
      <w:del w:id="97546" w:author="קלוד" w:date="2026-10-11T13:11:34Z">
        <w:r w:rsidRPr="006F178A">
          <w:rPr>
            <w:rtl/>
          </w:rPr>
          <w:delText xml:space="preserve">אלא.</w:delText>
        </w:r>
      </w:del>
    </w:p>
    <w:p w:rsidR="00E9703F" w:rsidRPr="006F178A" w:rsidRDefault="00E9703F" w:rsidP="00E9703F">
      <w:pPr>
        <w:rPr>
          <w:rStyle w:val="afffe"/>
          <w:rFonts w:ascii="Fb Fontext" w:hAnsi="Fb Fontext"/>
          <w:rtl/>
        </w:rPr>
      </w:pPr>
      <w:r w:rsidRPr="006F178A">
        <w:rPr>
          <w:rtl/>
        </w:rPr>
        <w:t>אוכלים ושותים ודובקין מיטותיהן ומחליפין נשותיהן זע"ז ומסריחים בש"ז שאינו שלהם.</w:t>
      </w:r>
    </w:p>
    <w:p>
      <w:pPr>
        <w:pStyle w:val="afffff8"/>
        <w:rPr>
          <w:ins w:id="90867" w:author="קלוד" w:date="2026-10-11T12:33:55Z"/>
        </w:rPr>
      </w:pPr>
      <w:ins w:id="90868" w:author="קלוד" w:date="2026-10-11T12:33:55Z">
        <w:r>
          <w:rPr>
            <w:color w:val="7B3F00"/>
          </w:rPr>
          <w:t xml:space="preserve">שלשה דברים המביאין לידי עניות</w:t>
        </w:r>
      </w:ins>
    </w:p>
    <w:p w:rsidR="00E9703F" w:rsidRPr="006F178A" w:rsidRDefault="00E9703F" w:rsidP="00E9703F">
      <w:pPr>
        <w:rPr>
          <w:b/>
          <w:bCs/>
          <w:rtl/>
        </w:rPr>
      </w:pPr>
      <w:r w:rsidRPr="006F178A">
        <w:rPr>
          <w:rtl/>
        </w:rPr>
        <w:t xml:space="preserve">• </w:t>
      </w:r>
      <w:r w:rsidRPr="006F178A">
        <w:rPr>
          <w:rFonts w:hint="cs"/>
          <w:rtl/>
        </w:rPr>
        <w:t>ג' דברים מביאין אדם לידי עניות</w:t>
      </w:r>
    </w:p>
    <w:p w:rsidR="00E9703F" w:rsidRPr="006F178A" w:rsidRDefault="00E9703F" w:rsidP="00E9703F">
      <w:pPr>
        <w:rPr>
          <w:rStyle w:val="afffe"/>
          <w:rFonts w:ascii="Fb Fontext" w:hAnsi="Fb Fontext"/>
          <w:b/>
          <w:rtl/>
        </w:rPr>
      </w:pPr>
      <w:r w:rsidRPr="006F178A">
        <w:rPr>
          <w:rStyle w:val="afffe"/>
          <w:rFonts w:ascii="Fb Fontext" w:hAnsi="Fb Fontext"/>
          <w:b/>
          <w:rtl/>
        </w:rPr>
        <w:t>א.</w:t>
      </w:r>
      <w:r w:rsidRPr="006F178A">
        <w:rPr>
          <w:rtl/>
        </w:rPr>
        <w:t xml:space="preserve"> משתין מים</w:t>
      </w:r>
      <w:ins w:id="97567" w:author="קלוד" w:date="2026-10-11T13:11:34Z">
        <w:r>
          <w:rPr>
            <w:rtl/>
          </w:rPr>
          <w:t xml:space="preserve"> ערום </w:t>
        </w:r>
      </w:ins>
      <w:del w:id="97568" w:author="קלוד" w:date="2026-10-11T13:11:34Z">
        <w:r w:rsidRPr="006F178A">
          <w:rPr>
            <w:rtl/>
          </w:rPr>
          <w:delText xml:space="preserve"> </w:delText>
        </w:r>
      </w:del>
      <w:r w:rsidRPr="006F178A">
        <w:rPr>
          <w:rtl/>
        </w:rPr>
        <w:t xml:space="preserve">בפני </w:t>
      </w:r>
      <w:ins w:id="97565" w:author="קלוד" w:date="2026-10-11T13:11:34Z">
        <w:r>
          <w:rPr>
            <w:rtl/>
          </w:rPr>
          <w:t xml:space="preserve">מיטתו</w:t>
        </w:r>
      </w:ins>
      <w:del w:id="97566" w:author="קלוד" w:date="2026-10-11T13:11:34Z">
        <w:r w:rsidRPr="006F178A">
          <w:rPr>
            <w:rtl/>
          </w:rPr>
          <w:delText xml:space="preserve">מיטתו-</w:delText>
        </w:r>
      </w:del>
      <w:r w:rsidRPr="006F178A">
        <w:rPr>
          <w:rtl/>
        </w:rPr>
        <w:t xml:space="preserve"> </w:t>
      </w:r>
      <w:ins w:id="97563" w:author="קלוד" w:date="2026-10-11T13:11:34Z">
        <w:r>
          <w:rPr>
            <w:rtl/>
          </w:rPr>
          <w:t xml:space="preserve">-</w:t>
        </w:r>
      </w:ins>
      <w:del w:id="97564" w:author="קלוד" w:date="2026-10-11T13:11:34Z">
        <w:r w:rsidRPr="006F178A">
          <w:rPr>
            <w:rtl/>
          </w:rPr>
          <w:delText xml:space="preserve">ערום</w:delText>
        </w:r>
      </w:del>
      <w:r w:rsidRPr="006F178A">
        <w:rPr>
          <w:rtl/>
        </w:rPr>
        <w:t xml:space="preserve"> ודווקא </w:t>
      </w:r>
      <w:ins w:id="97561" w:author="קלוד" w:date="2026-10-11T13:11:34Z">
        <w:r>
          <w:rPr>
            <w:rtl/>
          </w:rPr>
          <w:t xml:space="preserve">כשפניו</w:t>
        </w:r>
      </w:ins>
      <w:del w:id="97562" w:author="קלוד" w:date="2026-10-11T13:11:34Z">
        <w:r w:rsidRPr="006F178A">
          <w:rPr>
            <w:rtl/>
          </w:rPr>
          <w:delText xml:space="preserve">במהדר</w:delText>
        </w:r>
      </w:del>
      <w:r w:rsidRPr="006F178A">
        <w:rPr>
          <w:rtl/>
        </w:rPr>
        <w:t xml:space="preserve"> </w:t>
      </w:r>
      <w:ins w:id="97559" w:author="קלוד" w:date="2026-10-11T13:11:34Z">
        <w:r>
          <w:rPr>
            <w:rtl/>
          </w:rPr>
          <w:t xml:space="preserve">כלפי</w:t>
        </w:r>
      </w:ins>
      <w:del w:id="97560" w:author="קלוד" w:date="2026-10-11T13:11:34Z">
        <w:r w:rsidRPr="006F178A">
          <w:rPr>
            <w:rtl/>
          </w:rPr>
          <w:delText xml:space="preserve">אפיה</w:delText>
        </w:r>
      </w:del>
      <w:r w:rsidRPr="006F178A">
        <w:rPr>
          <w:rtl/>
        </w:rPr>
        <w:t xml:space="preserve"> </w:t>
      </w:r>
      <w:ins w:id="97557" w:author="קלוד" w:date="2026-10-11T13:11:34Z">
        <w:r>
          <w:rPr>
            <w:rtl/>
          </w:rPr>
          <w:t xml:space="preserve">המיטה,</w:t>
        </w:r>
      </w:ins>
      <w:del w:id="97558" w:author="קלוד" w:date="2026-10-11T13:11:34Z">
        <w:r w:rsidRPr="006F178A">
          <w:rPr>
            <w:rtl/>
          </w:rPr>
          <w:delText xml:space="preserve">לפורייה</w:delText>
        </w:r>
      </w:del>
      <w:r w:rsidRPr="006F178A">
        <w:rPr>
          <w:rtl/>
        </w:rPr>
        <w:t xml:space="preserve"> ודווקא </w:t>
      </w:r>
      <w:ins w:id="97555" w:author="קלוד" w:date="2026-10-11T13:11:34Z">
        <w:r>
          <w:rPr>
            <w:rtl/>
          </w:rPr>
          <w:t xml:space="preserve">על הקרקע.</w:t>
        </w:r>
      </w:ins>
      <w:del w:id="97556" w:author="קלוד" w:date="2026-10-11T13:11:34Z">
        <w:r w:rsidRPr="006F178A">
          <w:rPr>
            <w:rtl/>
          </w:rPr>
          <w:delText xml:space="preserve">לארעא.</w:delText>
        </w:r>
      </w:del>
    </w:p>
    <w:p w:rsidR="00E9703F" w:rsidRPr="00B3644D" w:rsidRDefault="00E9703F" w:rsidP="00E9703F">
      <w:pPr>
        <w:rPr>
          <w:spacing w:val="-4"/>
          <w:rtl/>
        </w:rPr>
      </w:pPr>
      <w:r w:rsidRPr="00B3644D">
        <w:rPr>
          <w:rStyle w:val="afffe"/>
          <w:rFonts w:ascii="Fb Fontext" w:hAnsi="Fb Fontext"/>
          <w:b/>
          <w:spacing w:val="-4"/>
          <w:rtl/>
        </w:rPr>
        <w:t>ב.</w:t>
      </w:r>
      <w:r w:rsidRPr="00B3644D">
        <w:rPr>
          <w:spacing w:val="-4"/>
          <w:rtl/>
        </w:rPr>
        <w:t xml:space="preserve"> מזלזל בנט"י ודווקא בלא </w:t>
      </w:r>
      <w:r w:rsidRPr="00B3644D">
        <w:rPr>
          <w:rFonts w:hint="cs"/>
          <w:spacing w:val="-4"/>
          <w:rtl/>
        </w:rPr>
        <w:t xml:space="preserve">שטף כלל, ובמעט </w:t>
      </w:r>
      <w:r w:rsidRPr="00B3644D">
        <w:rPr>
          <w:rFonts w:hint="cs"/>
          <w:spacing w:val="-4"/>
          <w:rtl/>
        </w:rPr>
        <w:t xml:space="preserve">לא</w:t>
      </w:r>
      <w:r w:rsidRPr="00B3644D">
        <w:rPr>
          <w:rFonts w:hint="cs"/>
          <w:spacing w:val="-4"/>
          <w:rtl/>
        </w:rPr>
        <w:t xml:space="preserve">, </w:t>
      </w:r>
      <w:r w:rsidRPr="00B3644D">
        <w:rPr>
          <w:spacing w:val="-4"/>
          <w:rtl/>
        </w:rPr>
        <w:t xml:space="preserve">והגמ' דחתה </w:t>
      </w:r>
      <w:r w:rsidRPr="00B3644D">
        <w:rPr>
          <w:rStyle w:val="2fb"/>
          <w:spacing w:val="-4"/>
          <w:rtl/>
        </w:rPr>
        <w:t xml:space="preserve">מר"ח</w:t>
      </w:r>
      <w:r w:rsidRPr="00B3644D">
        <w:rPr>
          <w:spacing w:val="-4"/>
          <w:rtl/>
        </w:rPr>
        <w:t xml:space="preserve"> ד</w:t>
      </w:r>
      <w:r w:rsidRPr="00B3644D">
        <w:rPr>
          <w:rFonts w:hint="cs"/>
          <w:spacing w:val="-4"/>
          <w:rtl/>
        </w:rPr>
        <w:t>שטף</w:t>
      </w:r>
      <w:r w:rsidRPr="00B3644D">
        <w:rPr>
          <w:spacing w:val="-4"/>
          <w:rtl/>
        </w:rPr>
        <w:t xml:space="preserve"> בהרבה וקיבל הרבה</w:t>
      </w:r>
    </w:p>
    <w:p w:rsidR="00E9703F" w:rsidRPr="009757B9" w:rsidRDefault="00E9703F" w:rsidP="00E9703F">
      <w:pPr>
        <w:rPr>
          <w:rFonts w:cs="Guttman Vilna"/>
          <w:b/>
          <w:bCs/>
          <w:rtl/>
        </w:rPr>
      </w:pPr>
      <w:r w:rsidRPr="006F178A">
        <w:rPr>
          <w:rStyle w:val="afffe"/>
          <w:rFonts w:ascii="Fb Fontext" w:hAnsi="Fb Fontext"/>
          <w:b/>
          <w:rtl/>
        </w:rPr>
        <w:t>ג.</w:t>
      </w:r>
      <w:r w:rsidRPr="006F178A">
        <w:rPr>
          <w:rtl/>
        </w:rPr>
        <w:t xml:space="preserve"> </w:t>
      </w:r>
      <w:ins w:id="97571" w:author="קלוד" w:date="2026-10-11T13:11:34Z">
        <w:r>
          <w:rPr>
            <w:rtl/>
          </w:rPr>
          <w:t xml:space="preserve">שאשתו</w:t>
        </w:r>
      </w:ins>
      <w:del w:id="97572" w:author="קלוד" w:date="2026-10-11T13:11:34Z">
        <w:r w:rsidRPr="006F178A">
          <w:rPr>
            <w:rtl/>
          </w:rPr>
          <w:delText xml:space="preserve">ושאשתו</w:delText>
        </w:r>
      </w:del>
      <w:r w:rsidRPr="006F178A">
        <w:rPr>
          <w:rtl/>
        </w:rPr>
        <w:t xml:space="preserve"> מקללתו בפניו על עסקי תכשיטיה </w:t>
      </w:r>
      <w:ins w:id="92829" w:author="מנוע מכני" w:date="2026-10-11T12:04:39Z">
        <w:ins w:id="97569" w:author="קלוד" w:date="2026-10-11T13:11:34Z">
          <w:r>
            <w:rPr>
              <w:rtl/>
            </w:rPr>
            <w:t xml:space="preserve">- ודווקא כשיש</w:t>
          </w:r>
        </w:ins>
        <w:del w:id="97570" w:author="קלוד" w:date="2026-10-11T13:11:34Z">
          <w:r>
            <w:rPr>
              <w:rtl/>
            </w:rPr>
            <w:delText xml:space="preserve">ויש</w:delText>
          </w:r>
        </w:del>
      </w:ins>
      <w:del w:id="92830" w:author="מנוע מכני" w:date="2026-10-11T12:04:39Z">
        <w:r w:rsidRPr="006F178A">
          <w:rPr>
            <w:rtl/>
          </w:rPr>
          <w:delText xml:space="preserve">ואית</w:delText>
        </w:r>
      </w:del>
      <w:r w:rsidRPr="006F178A">
        <w:rPr>
          <w:rtl/>
        </w:rPr>
        <w:t xml:space="preserve"> </w:t>
      </w:r>
      <w:ins w:id="92827" w:author="מנוע מכני" w:date="2026-10-11T12:04:39Z">
        <w:r>
          <w:rPr>
            <w:rtl/>
          </w:rPr>
          <w:t xml:space="preserve">לו</w:t>
        </w:r>
      </w:ins>
      <w:del w:id="92828" w:author="מנוע מכני" w:date="2026-10-11T12:04:39Z">
        <w:r w:rsidRPr="006F178A">
          <w:rPr>
            <w:rtl/>
          </w:rPr>
          <w:delText xml:space="preserve">ליה</w:delText>
        </w:r>
      </w:del>
      <w:r w:rsidRPr="006F178A">
        <w:rPr>
          <w:rtl/>
        </w:rPr>
        <w:t xml:space="preserve"> ולא </w:t>
      </w:r>
      <w:ins w:id="95569" w:author="מנוע מכני" w:date="2026-10-11T12:04:39Z">
        <w:r>
          <w:rPr>
            <w:rtl/>
          </w:rPr>
          <w:t xml:space="preserve">עשה</w:t>
        </w:r>
      </w:ins>
      <w:del w:id="95570" w:author="מנוע מכני" w:date="2026-10-11T12:04:39Z">
        <w:r w:rsidRPr="006F178A">
          <w:rPr>
            <w:rtl/>
          </w:rPr>
          <w:delText xml:space="preserve">עביד</w:delText>
        </w:r>
      </w:del>
      <w:r w:rsidRPr="006F178A">
        <w:rPr>
          <w:rtl/>
        </w:rPr>
        <w:t xml:space="preserve">.</w:t>
      </w:r>
    </w:p>
    <w:p>
      <w:pPr>
        <w:pStyle w:val="afffff8"/>
        <w:rPr>
          <w:ins w:id="90865" w:author="קלוד" w:date="2026-10-11T12:33:55Z"/>
        </w:rPr>
      </w:pPr>
      <w:ins w:id="90866" w:author="קלוד" w:date="2026-10-11T12:33:55Z">
        <w:r>
          <w:rPr>
            <w:color w:val="7B3F00"/>
          </w:rPr>
          <w:t xml:space="preserve">'גבהו בנות ציון' - מעשיהן ופורענותן</w:t>
        </w:r>
      </w:ins>
    </w:p>
    <w:p w:rsidR="00E9703F" w:rsidRPr="006F178A" w:rsidRDefault="00E9703F" w:rsidP="00E9703F">
      <w:pPr>
        <w:rPr>
          <w:rtl/>
        </w:rPr>
      </w:pPr>
      <w:r w:rsidRPr="006F178A">
        <w:rPr>
          <w:rtl/>
        </w:rPr>
        <w:t xml:space="preserve">• יען כי גבהו </w:t>
      </w:r>
      <w:r w:rsidRPr="006F178A">
        <w:rPr>
          <w:rFonts w:hint="cs"/>
          <w:rtl/>
        </w:rPr>
        <w:t xml:space="preserve">בנות ציון - </w:t>
      </w:r>
      <w:r w:rsidRPr="006F178A">
        <w:rPr>
          <w:rtl/>
        </w:rPr>
        <w:t>גבהו בקומה זקופה.</w:t>
      </w:r>
    </w:p>
    <w:p w:rsidR="00E9703F" w:rsidRPr="009757B9" w:rsidRDefault="00E9703F" w:rsidP="00E9703F">
      <w:pPr>
        <w:rPr>
          <w:rFonts w:cs="Guttman Vilna"/>
          <w:b/>
          <w:bCs/>
          <w:rtl/>
        </w:rPr>
      </w:pPr>
      <w:r w:rsidRPr="006F178A">
        <w:rPr>
          <w:rtl/>
        </w:rPr>
        <w:t>ותלכנה עקב בצד אגודל.</w:t>
      </w:r>
    </w:p>
    <w:p w:rsidR="00E9703F" w:rsidRPr="009757B9" w:rsidRDefault="00E9703F" w:rsidP="00E9703F">
      <w:pPr>
        <w:rPr>
          <w:rFonts w:cs="Guttman Vilna"/>
          <w:b/>
          <w:bCs/>
          <w:rtl/>
        </w:rPr>
      </w:pPr>
      <w:r w:rsidRPr="006F178A">
        <w:rPr>
          <w:rtl/>
        </w:rPr>
        <w:t xml:space="preserve">משקרות עיניים </w:t>
      </w:r>
      <w:ins w:id="97577" w:author="קלוד" w:date="2026-10-11T13:11:34Z">
        <w:r>
          <w:rPr>
            <w:rtl/>
          </w:rPr>
          <w:t xml:space="preserve">-</w:t>
        </w:r>
      </w:ins>
      <w:del w:id="97578" w:author="קלוד" w:date="2026-10-11T13:11:34Z">
        <w:r w:rsidRPr="006F178A">
          <w:rPr>
            <w:rtl/>
          </w:rPr>
          <w:delText xml:space="preserve">כולחלן</w:delText>
        </w:r>
      </w:del>
      <w:r w:rsidRPr="006F178A">
        <w:rPr>
          <w:rtl/>
        </w:rPr>
        <w:t xml:space="preserve"> </w:t>
      </w:r>
      <w:ins w:id="90245" w:author="Claude - סמנטי" w:date="2026-10-11T12:28:21Z">
        <w:ins w:id="97575" w:author="קלוד" w:date="2026-10-11T13:11:34Z">
          <w:r>
            <w:rPr>
              <w:rtl/>
            </w:rPr>
            <w:t xml:space="preserve">כוחלות</w:t>
          </w:r>
        </w:ins>
        <w:del w:id="97576" w:author="קלוד" w:date="2026-10-11T13:11:34Z">
          <w:r>
            <w:rPr>
              <w:rtl/>
            </w:rPr>
            <w:delText xml:space="preserve">לעיניהן</w:delText>
          </w:r>
        </w:del>
      </w:ins>
      <w:del w:id="90246" w:author="Claude - סמנטי" w:date="2026-10-11T12:28:21Z">
        <w:r w:rsidRPr="006F178A">
          <w:rPr>
            <w:rtl/>
          </w:rPr>
          <w:delText xml:space="preserve">לעינייהו</w:delText>
        </w:r>
      </w:del>
      <w:r w:rsidRPr="006F178A">
        <w:rPr>
          <w:rtl/>
        </w:rPr>
        <w:t xml:space="preserve"> </w:t>
      </w:r>
      <w:ins w:id="97573" w:author="קלוד" w:date="2026-10-11T13:11:34Z">
        <w:r>
          <w:rPr>
            <w:rtl/>
          </w:rPr>
          <w:t xml:space="preserve">עיניהן ומרמזות.</w:t>
        </w:r>
      </w:ins>
      <w:del w:id="97574" w:author="קלוד" w:date="2026-10-11T13:11:34Z">
        <w:r w:rsidRPr="006F178A">
          <w:rPr>
            <w:rtl/>
          </w:rPr>
          <w:delText xml:space="preserve">ומרמזן.</w:delText>
        </w:r>
      </w:del>
    </w:p>
    <w:p w:rsidR="00E9703F" w:rsidRPr="009757B9" w:rsidRDefault="00E9703F" w:rsidP="00E9703F">
      <w:pPr>
        <w:rPr>
          <w:rFonts w:cs="Guttman Vilna"/>
          <w:b/>
          <w:bCs/>
          <w:rtl/>
        </w:rPr>
      </w:pPr>
      <w:r w:rsidRPr="006F178A">
        <w:rPr>
          <w:rtl/>
        </w:rPr>
        <w:t>הלוך וטפוף ארוכה בצד קצרה.</w:t>
      </w:r>
    </w:p>
    <w:p w:rsidR="00E9703F" w:rsidRPr="006F178A" w:rsidRDefault="00E9703F" w:rsidP="00E9703F">
      <w:pPr>
        <w:rPr>
          <w:rtl/>
        </w:rPr>
      </w:pPr>
      <w:r w:rsidRPr="006F178A">
        <w:rPr>
          <w:rFonts w:ascii="Fb Fontext" w:hAnsi="Fb Fontext"/>
          <w:sz w:val="20"/>
          <w:rtl/>
        </w:rPr>
        <w:t xml:space="preserve">וברגליהם תעכסנה </w:t>
      </w:r>
      <w:ins w:id="97583" w:author="קלוד" w:date="2026-10-11T13:11:34Z">
        <w:r>
          <w:rPr>
            <w:rFonts w:ascii="Fb Fontext" w:hAnsi="Fb Fontext"/>
            <w:sz w:val="20"/>
            <w:rtl/>
          </w:rPr>
          <w:t xml:space="preserve">- מור</w:t>
        </w:r>
      </w:ins>
      <w:del w:id="97584" w:author="קלוד" w:date="2026-10-11T13:11:34Z">
        <w:r w:rsidRPr="006F178A">
          <w:rPr>
            <w:rFonts w:ascii="Fb Fontext" w:hAnsi="Fb Fontext"/>
            <w:sz w:val="20"/>
            <w:rtl/>
          </w:rPr>
          <w:delText xml:space="preserve">-מור</w:delText>
        </w:r>
      </w:del>
      <w:r w:rsidRPr="006F178A">
        <w:rPr>
          <w:rFonts w:ascii="Fb Fontext" w:hAnsi="Fb Fontext"/>
          <w:sz w:val="20"/>
          <w:rtl/>
        </w:rPr>
        <w:t xml:space="preserve"> ואפרסמון </w:t>
      </w:r>
      <w:ins w:id="97581" w:author="קלוד" w:date="2026-10-11T13:11:34Z">
        <w:r>
          <w:rPr>
            <w:rFonts w:ascii="Fb Fontext" w:hAnsi="Fb Fontext"/>
            <w:sz w:val="20"/>
            <w:rtl/>
          </w:rPr>
          <w:t xml:space="preserve">בנעליהן,</w:t>
        </w:r>
      </w:ins>
      <w:del w:id="97582" w:author="קלוד" w:date="2026-10-11T13:11:34Z">
        <w:r w:rsidRPr="006F178A">
          <w:rPr>
            <w:rFonts w:ascii="Fb Fontext" w:hAnsi="Fb Fontext"/>
            <w:sz w:val="20"/>
            <w:rtl/>
          </w:rPr>
          <w:delText xml:space="preserve">בנעליהן</w:delText>
        </w:r>
      </w:del>
      <w:r w:rsidRPr="006F178A">
        <w:rPr>
          <w:rFonts w:ascii="Fb Fontext" w:hAnsi="Fb Fontext"/>
          <w:sz w:val="20"/>
          <w:rtl/>
        </w:rPr>
        <w:t xml:space="preserve"> שהיו מתיזות בשוקי ירושלים ומכניסות </w:t>
      </w:r>
      <w:ins w:id="97579" w:author="קלוד" w:date="2026-10-11T13:11:34Z">
        <w:r>
          <w:rPr>
            <w:rStyle w:val="afffffe"/>
            <w:rFonts w:ascii="Fb Fontext" w:hAnsi="Fb Fontext"/>
            <w:sz w:val="20"/>
            <w:rtl/>
          </w:rPr>
          <w:t xml:space="preserve">בבחורים</w:t>
        </w:r>
      </w:ins>
      <w:del w:id="97580" w:author="קלוד" w:date="2026-10-11T13:11:34Z">
        <w:r w:rsidRPr="006F178A">
          <w:rPr>
            <w:rFonts w:ascii="Fb Fontext" w:hAnsi="Fb Fontext"/>
            <w:sz w:val="20"/>
            <w:rtl/>
          </w:rPr>
          <w:delText xml:space="preserve">בהן</w:delText>
        </w:r>
      </w:del>
      <w:r w:rsidRPr="006F178A">
        <w:rPr>
          <w:rFonts w:ascii="Fb Fontext" w:hAnsi="Fb Fontext"/>
          <w:sz w:val="20"/>
          <w:rtl/>
        </w:rPr>
        <w:t xml:space="preserve"> יצה"ר כארס.</w:t>
      </w:r>
    </w:p>
    <w:p w:rsidR="00E9703F" w:rsidRPr="006F178A" w:rsidRDefault="00E9703F" w:rsidP="00E9703F">
      <w:pPr>
        <w:rPr>
          <w:rtl/>
        </w:rPr>
      </w:pPr>
      <w:r w:rsidRPr="006F178A">
        <w:rPr>
          <w:rFonts w:ascii="Fb Fontext" w:hAnsi="Fb Fontext"/>
          <w:rtl/>
        </w:rPr>
        <w:t xml:space="preserve">ופורענותם</w:t>
      </w:r>
      <w:ins w:id="90065" w:author="מנוע מכני" w:date="2026-10-11T12:04:39Z">
        <w:r>
          <w:rPr>
            <w:rFonts w:ascii="Fb Fontext" w:hAnsi="Fb Fontext"/>
            <w:rtl/>
          </w:rPr>
          <w:t xml:space="preserve">: ב</w:t>
        </w:r>
      </w:ins>
      <w:del w:id="90066" w:author="מנוע מכני" w:date="2026-10-11T12:04:39Z">
        <w:r w:rsidRPr="006F178A">
          <w:rPr>
            <w:rFonts w:ascii="Fb Fontext" w:hAnsi="Fb Fontext"/>
            <w:rtl/>
          </w:rPr>
          <w:delText xml:space="preserve">:ב</w:delText>
        </w:r>
      </w:del>
      <w:r w:rsidRPr="006F178A">
        <w:rPr>
          <w:rFonts w:ascii="Fb Fontext" w:hAnsi="Fb Fontext"/>
          <w:rtl/>
        </w:rPr>
        <w:t xml:space="preserve">מקום בושם נמקים.</w:t>
      </w:r>
    </w:p>
    <w:p w:rsidR="00E9703F" w:rsidRPr="009757B9" w:rsidRDefault="00E9703F" w:rsidP="00E9703F">
      <w:pPr>
        <w:rPr>
          <w:rFonts w:cs="Guttman Vilna"/>
          <w:b/>
          <w:bCs/>
          <w:rtl/>
        </w:rPr>
      </w:pPr>
      <w:r w:rsidRPr="006F178A">
        <w:rPr>
          <w:rtl/>
        </w:rPr>
        <w:t>ותחת חגורה נקפים.</w:t>
      </w:r>
    </w:p>
    <w:p w:rsidR="00E9703F" w:rsidRPr="009757B9" w:rsidRDefault="00E9703F" w:rsidP="00E9703F">
      <w:pPr>
        <w:rPr>
          <w:rFonts w:cs="Guttman Vilna"/>
          <w:b/>
          <w:bCs/>
          <w:rtl/>
        </w:rPr>
      </w:pPr>
      <w:r w:rsidRPr="006F178A">
        <w:rPr>
          <w:rtl/>
        </w:rPr>
        <w:t>ותחת מקשה קרחה.</w:t>
      </w:r>
    </w:p>
    <w:p w:rsidR="00E9703F" w:rsidRPr="009757B9" w:rsidRDefault="00E9703F" w:rsidP="00E9703F">
      <w:pPr>
        <w:rPr>
          <w:rFonts w:cs="Guttman Vilna"/>
          <w:b/>
          <w:bCs/>
          <w:rtl/>
        </w:rPr>
      </w:pPr>
      <w:r w:rsidRPr="006F178A">
        <w:rPr>
          <w:rtl/>
        </w:rPr>
        <w:t>תחת פתיגיל חגורת שק.</w:t>
      </w:r>
    </w:p>
    <w:p w:rsidR="00E9703F" w:rsidRPr="009757B9" w:rsidRDefault="00E9703F" w:rsidP="00E9703F">
      <w:pPr>
        <w:rPr>
          <w:rFonts w:cs="Guttman Vilna"/>
          <w:b/>
          <w:bCs/>
          <w:rtl/>
        </w:rPr>
      </w:pPr>
      <w:ins w:id="97587" w:author="קלוד" w:date="2026-10-11T13:11:34Z">
        <w:r>
          <w:rPr>
            <w:rtl/>
          </w:rPr>
          <w:t xml:space="preserve">תחת</w:t>
        </w:r>
      </w:ins>
      <w:del w:id="97588" w:author="קלוד" w:date="2026-10-11T13:11:34Z">
        <w:r w:rsidRPr="006F178A">
          <w:rPr>
            <w:rtl/>
          </w:rPr>
          <w:delText xml:space="preserve">חילופי</w:delText>
        </w:r>
      </w:del>
      <w:r w:rsidRPr="006F178A">
        <w:rPr>
          <w:rtl/>
        </w:rPr>
        <w:t xml:space="preserve"> </w:t>
      </w:r>
      <w:ins w:id="97585" w:author="קלוד" w:date="2026-10-11T13:11:34Z">
        <w:r>
          <w:rPr>
            <w:rtl/>
          </w:rPr>
          <w:t xml:space="preserve">יופי -</w:t>
        </w:r>
      </w:ins>
      <w:del w:id="97586" w:author="קלוד" w:date="2026-10-11T13:11:34Z">
        <w:r w:rsidRPr="006F178A">
          <w:rPr>
            <w:rtl/>
          </w:rPr>
          <w:delText xml:space="preserve">שופרא</w:delText>
        </w:r>
      </w:del>
      <w:r w:rsidRPr="006F178A">
        <w:rPr>
          <w:rtl/>
        </w:rPr>
        <w:t xml:space="preserve"> שחין.</w:t>
      </w:r>
    </w:p>
    <w:p w:rsidR="00E9703F" w:rsidRPr="009757B9" w:rsidRDefault="00E9703F" w:rsidP="00E9703F">
      <w:pPr>
        <w:rPr>
          <w:rFonts w:cs="Guttman Vilna"/>
          <w:b/>
          <w:bCs/>
          <w:rtl/>
        </w:rPr>
      </w:pPr>
      <w:r w:rsidRPr="006F178A">
        <w:rPr>
          <w:rtl/>
        </w:rPr>
        <w:t>ספח צרעת.</w:t>
      </w:r>
    </w:p>
    <w:p w:rsidR="00E9703F" w:rsidRPr="009757B9" w:rsidRDefault="00E9703F" w:rsidP="00E9703F">
      <w:pPr>
        <w:rPr>
          <w:rFonts w:cs="Guttman Vilna"/>
          <w:b/>
          <w:bCs/>
          <w:rtl/>
        </w:rPr>
      </w:pPr>
      <w:r w:rsidRPr="006F178A">
        <w:rPr>
          <w:rtl/>
        </w:rPr>
        <w:t>שפח מקורן כקיתון או כיער.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w:t>
      </w:r>
      <w:r>
        <w:rPr>
          <w:rFonts w:ascii="Fb Fontext" w:hAnsi="Fb Fontext"/>
          <w:rtl/>
        </w:rPr>
        <w:t xml:space="preserve"> </w:t>
      </w:r>
      <w:r w:rsidRPr="006F178A">
        <w:rPr>
          <w:rFonts w:ascii="Fb Fontext" w:hAnsi="Fb Fontext" w:hint="cs"/>
          <w:rtl/>
        </w:rPr>
        <w:t xml:space="preserve">אנשי ירושלים אנשי שחץ היו </w:t>
      </w:r>
      <w:r w:rsidRPr="006F178A">
        <w:rPr>
          <w:rFonts w:ascii="Fb Fontext" w:hAnsi="Fb Fontext"/>
          <w:rtl/>
        </w:rPr>
        <w:t xml:space="preserve">עמילה [בתולה] או </w:t>
      </w:r>
      <w:r w:rsidRPr="006F178A">
        <w:rPr>
          <w:rFonts w:ascii="Fb Fontext" w:hAnsi="Fb Fontext"/>
          <w:rtl/>
        </w:rPr>
        <w:t xml:space="preserve">לא</w:t>
      </w:r>
      <w:r w:rsidRPr="006F178A">
        <w:rPr>
          <w:rFonts w:ascii="Fb Fontext" w:hAnsi="Fb Fontext"/>
          <w:rtl/>
        </w:rPr>
        <w:t xml:space="preserve">.</w:t>
      </w:r>
    </w:p>
    <w:p w:rsidR="00E9703F" w:rsidRPr="009757B9" w:rsidRDefault="00E9703F" w:rsidP="00E9703F">
      <w:pPr>
        <w:rPr>
          <w:rFonts w:cs="Guttman Vilna"/>
          <w:b/>
          <w:bCs/>
          <w:rtl/>
        </w:rPr>
      </w:pPr>
      <w:r w:rsidRPr="006F178A">
        <w:rPr>
          <w:rtl/>
        </w:rPr>
        <w:t>גורדלי [לבנה] או יין.</w:t>
      </w:r>
    </w:p>
    <w:p w:rsidR="00E9703F" w:rsidRPr="009757B9" w:rsidRDefault="00E9703F" w:rsidP="00E9703F">
      <w:pPr>
        <w:rPr>
          <w:rFonts w:cs="Guttman Vilna"/>
          <w:b/>
          <w:bCs/>
          <w:rtl/>
        </w:rPr>
      </w:pPr>
      <w:r w:rsidRPr="006F178A">
        <w:rPr>
          <w:rtl/>
        </w:rPr>
        <w:t>מסב רחב או קצר.</w:t>
      </w:r>
    </w:p>
    <w:p w:rsidR="00E9703F" w:rsidRPr="009757B9" w:rsidRDefault="00E9703F" w:rsidP="00E9703F">
      <w:pPr>
        <w:rPr>
          <w:rFonts w:cs="Guttman Vilna"/>
          <w:b/>
          <w:bCs/>
          <w:rtl/>
        </w:rPr>
      </w:pPr>
      <w:r w:rsidRPr="006F178A">
        <w:rPr>
          <w:rtl/>
        </w:rPr>
        <w:t>חבר טוב או רע וכולן לזנות.</w:t>
      </w:r>
    </w:p>
    <w:p w:rsidR="00E9703F" w:rsidRPr="006F178A" w:rsidRDefault="00E9703F" w:rsidP="00E9703F">
      <w:pPr>
        <w:rPr>
          <w:rtl/>
        </w:rPr>
      </w:pPr>
      <w:r w:rsidRPr="006F178A">
        <w:rPr>
          <w:rtl/>
        </w:rPr>
        <w:t xml:space="preserve">• </w:t>
      </w:r>
      <w:r w:rsidRPr="006F178A">
        <w:rPr>
          <w:rFonts w:hint="cs"/>
          <w:rtl/>
        </w:rPr>
        <w:t xml:space="preserve">עצי קינמון </w:t>
      </w:r>
      <w:ins w:id="97595" w:author="קלוד" w:date="2026-10-11T13:11:34Z">
        <w:r>
          <w:rPr>
            <w:rFonts w:hint="cs"/>
            <w:rtl/>
          </w:rPr>
          <w:t xml:space="preserve">שבירושלים -</w:t>
        </w:r>
      </w:ins>
      <w:del w:id="97596" w:author="קלוד" w:date="2026-10-11T13:11:34Z">
        <w:r w:rsidRPr="006F178A">
          <w:rPr>
            <w:rFonts w:hint="cs"/>
            <w:rtl/>
          </w:rPr>
          <w:delText xml:space="preserve">שבירושלים</w:delText>
        </w:r>
      </w:del>
      <w:r w:rsidRPr="006F178A">
        <w:rPr>
          <w:rFonts w:hint="cs"/>
          <w:rtl/>
        </w:rPr>
        <w:t xml:space="preserve"> בזמן הסקתן כל ישראל הריחו מהן,</w:t>
      </w:r>
      <w:r>
        <w:rPr>
          <w:rFonts w:hint="cs"/>
          <w:rtl/>
        </w:rPr>
        <w:t xml:space="preserve"> </w:t>
      </w:r>
      <w:ins w:id="97593" w:author="קלוד" w:date="2026-10-11T13:11:34Z">
        <w:r>
          <w:rPr>
            <w:rStyle w:val="afffffe"/>
            <w:rtl/>
          </w:rPr>
          <w:t xml:space="preserve">ומשחרבה</w:t>
        </w:r>
      </w:ins>
      <w:del w:id="97594" w:author="קלוד" w:date="2026-10-11T13:11:34Z">
        <w:r w:rsidRPr="006F178A">
          <w:rPr>
            <w:rtl/>
          </w:rPr>
          <w:delText xml:space="preserve">וגנזום</w:delText>
        </w:r>
      </w:del>
      <w:r w:rsidRPr="006F178A">
        <w:rPr>
          <w:rtl/>
        </w:rPr>
        <w:t xml:space="preserve"> </w:t>
      </w:r>
      <w:ins w:id="97591" w:author="קלוד" w:date="2026-10-11T13:11:34Z">
        <w:r>
          <w:rPr>
            <w:rtl/>
          </w:rPr>
          <w:t xml:space="preserve">נגנזו,</w:t>
        </w:r>
      </w:ins>
      <w:del w:id="97592" w:author="קלוד" w:date="2026-10-11T13:11:34Z">
        <w:r w:rsidRPr="006F178A">
          <w:rPr>
            <w:rtl/>
          </w:rPr>
          <w:delText xml:space="preserve">בצימצמאי</w:delText>
        </w:r>
      </w:del>
      <w:r w:rsidRPr="006F178A">
        <w:rPr>
          <w:rtl/>
        </w:rPr>
        <w:t xml:space="preserve"> </w:t>
      </w:r>
      <w:ins w:id="90247" w:author="Claude - סמנטי" w:date="2026-10-11T12:28:21Z">
        <w:ins w:id="97589" w:author="קלוד" w:date="2026-10-11T13:11:34Z">
          <w:r>
            <w:rPr>
              <w:rStyle w:val="afffffe"/>
              <w:rtl/>
            </w:rPr>
            <w:t xml:space="preserve">ומעט</w:t>
          </w:r>
          <w:r>
            <w:rPr>
              <w:rtl/>
            </w:rPr>
            <w:t xml:space="preserve"> נמצא באוצר צימצמאי</w:t>
          </w:r>
        </w:ins>
        <w:del w:id="97590" w:author="קלוד" w:date="2026-10-11T13:11:34Z">
          <w:r>
            <w:rPr>
              <w:rtl/>
            </w:rPr>
            <w:delText xml:space="preserve">של</w:delText>
          </w:r>
        </w:del>
        <w:r>
          <w:rPr>
            <w:rtl/>
          </w:rPr>
          <w:t xml:space="preserve"> המלכה</w:t>
        </w:r>
      </w:ins>
      <w:del w:id="90248" w:author="Claude - סמנטי" w:date="2026-10-11T12:28:21Z">
        <w:r w:rsidRPr="006F178A">
          <w:rPr>
            <w:rtl/>
          </w:rPr>
          <w:delText xml:space="preserve">דמלכתא</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סג.</w:t>
      </w:r>
    </w:p>
    <w:p>
      <w:pPr>
        <w:pStyle w:val="MishnaBatzad"/>
        <w:rPr>
          <w:ins w:id="20485" w:author="קלוד" w:date="2026-10-11T09:07:15Z"/>
        </w:rPr>
      </w:pPr>
      <w:ins w:id="20484" w:author="קלוד" w:date="2026-10-11T09:07:15Z">
        <w:r>
          <w:t xml:space="preserve">משנה ד</w:t>
        </w:r>
      </w:ins>
    </w:p>
    <w:p w:rsidR="00E9703F" w:rsidRPr="009757B9" w:rsidRDefault="00E9703F" w:rsidP="00E9703F">
      <w:pPr>
        <w:pStyle w:val="afff9"/>
        <w:rPr>
          <w:del w:id="20196" w:author="קלוד" w:date="2026-10-11T09:07:15Z"/>
          <w:b/>
          <w:rtl/>
        </w:rPr>
      </w:pPr>
      <w:del w:id="20194" w:author="קלוד" w:date="2026-10-11T09:07:15Z">
        <w:r w:rsidRPr="009757B9">
          <w:rPr>
            <w:rFonts w:hint="cs"/>
            <w:b/>
            <w:sz w:val="20"/>
            <w:rtl/>
          </w:rPr>
          <w:delText xml:space="preserve">משנה</w:delText>
        </w:r>
      </w:del>
      <w:del w:id="20195"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32" w:author="קלוד" w:date="2026-10-11T12:09:42Z">
          <w:pPr>
            <w:pStyle w:val="afff9"/>
          </w:pPr>
        </w:pPrChange>
      </w:pPr>
      <w:r w:rsidRPr="009757B9">
        <w:rPr>
          <w:rFonts w:hint="cs"/>
          <w:b/>
          <w:rtl/>
        </w:rPr>
        <w:t>לא</w:t>
      </w:r>
      <w:r w:rsidRPr="009757B9">
        <w:rPr>
          <w:b/>
          <w:rtl/>
        </w:rPr>
        <w:t xml:space="preserve"> </w:t>
      </w:r>
      <w:r w:rsidRPr="009757B9">
        <w:rPr>
          <w:rFonts w:hint="cs"/>
          <w:b/>
          <w:rtl/>
        </w:rPr>
        <w:t>יצא</w:t>
      </w:r>
      <w:r w:rsidRPr="009757B9">
        <w:rPr>
          <w:b/>
          <w:rtl/>
        </w:rPr>
        <w:t xml:space="preserve"> </w:t>
      </w:r>
      <w:r w:rsidRPr="009757B9">
        <w:rPr>
          <w:rFonts w:hint="cs"/>
          <w:b/>
          <w:rtl/>
        </w:rPr>
        <w:t>האיש</w:t>
      </w:r>
      <w:r w:rsidRPr="009757B9">
        <w:rPr>
          <w:b/>
          <w:rtl/>
        </w:rPr>
        <w:t xml:space="preserve"> </w:t>
      </w:r>
      <w:r w:rsidRPr="009757B9">
        <w:rPr>
          <w:rFonts w:hint="cs"/>
          <w:b/>
          <w:rtl/>
        </w:rPr>
        <w:t>לא</w:t>
      </w:r>
      <w:r w:rsidRPr="009757B9">
        <w:rPr>
          <w:b/>
          <w:rtl/>
        </w:rPr>
        <w:t xml:space="preserve"> </w:t>
      </w:r>
      <w:r w:rsidRPr="009757B9">
        <w:rPr>
          <w:rFonts w:hint="cs"/>
          <w:b/>
          <w:rtl/>
        </w:rPr>
        <w:t>בסייף</w:t>
      </w:r>
      <w:r w:rsidRPr="009757B9">
        <w:rPr>
          <w:b/>
          <w:rtl/>
        </w:rPr>
        <w:t xml:space="preserve"> </w:t>
      </w:r>
      <w:r w:rsidRPr="009757B9">
        <w:rPr>
          <w:rFonts w:hint="cs"/>
          <w:b/>
          <w:rtl/>
        </w:rPr>
        <w:t>ולא</w:t>
      </w:r>
      <w:r w:rsidRPr="009757B9">
        <w:rPr>
          <w:b/>
          <w:rtl/>
        </w:rPr>
        <w:t xml:space="preserve"> </w:t>
      </w:r>
      <w:r w:rsidRPr="009757B9">
        <w:rPr>
          <w:rFonts w:hint="cs"/>
          <w:b/>
          <w:rtl/>
        </w:rPr>
        <w:t>בקשת</w:t>
      </w:r>
      <w:r w:rsidRPr="009757B9">
        <w:rPr>
          <w:b/>
          <w:rtl/>
        </w:rPr>
        <w:t xml:space="preserve">, </w:t>
      </w:r>
      <w:r w:rsidRPr="009757B9">
        <w:rPr>
          <w:rFonts w:hint="cs"/>
          <w:b/>
          <w:rtl/>
        </w:rPr>
        <w:t>ולא</w:t>
      </w:r>
      <w:r w:rsidRPr="009757B9">
        <w:rPr>
          <w:b/>
          <w:rtl/>
        </w:rPr>
        <w:t xml:space="preserve"> </w:t>
      </w:r>
      <w:r w:rsidRPr="009757B9">
        <w:rPr>
          <w:rFonts w:hint="cs"/>
          <w:b/>
          <w:rtl/>
        </w:rPr>
        <w:t>בתריס</w:t>
      </w:r>
      <w:r w:rsidRPr="009757B9">
        <w:rPr>
          <w:b/>
          <w:rtl/>
        </w:rPr>
        <w:t xml:space="preserve">, </w:t>
      </w:r>
      <w:r w:rsidRPr="009757B9">
        <w:rPr>
          <w:rFonts w:hint="cs"/>
          <w:b/>
          <w:rtl/>
        </w:rPr>
        <w:t>ולא</w:t>
      </w:r>
      <w:r w:rsidRPr="009757B9">
        <w:rPr>
          <w:b/>
          <w:rtl/>
        </w:rPr>
        <w:t xml:space="preserve"> </w:t>
      </w:r>
      <w:r w:rsidRPr="009757B9">
        <w:rPr>
          <w:rFonts w:hint="cs"/>
          <w:b/>
          <w:rtl/>
        </w:rPr>
        <w:t>באלה</w:t>
      </w:r>
      <w:r w:rsidRPr="009757B9">
        <w:rPr>
          <w:b/>
          <w:rtl/>
        </w:rPr>
        <w:t xml:space="preserve">, </w:t>
      </w:r>
      <w:r w:rsidRPr="009757B9">
        <w:rPr>
          <w:rFonts w:hint="cs"/>
          <w:b/>
          <w:rtl/>
        </w:rPr>
        <w:t>ולא</w:t>
      </w:r>
      <w:r w:rsidRPr="009757B9">
        <w:rPr>
          <w:b/>
          <w:rtl/>
        </w:rPr>
        <w:t xml:space="preserve"> </w:t>
      </w:r>
      <w:r w:rsidRPr="009757B9">
        <w:rPr>
          <w:rFonts w:hint="cs"/>
          <w:b/>
          <w:rtl/>
        </w:rPr>
        <w:t>ברומח</w:t>
      </w:r>
      <w:r w:rsidRPr="009757B9">
        <w:rPr>
          <w:b/>
          <w:rtl/>
        </w:rPr>
        <w:t xml:space="preserve">, </w:t>
      </w:r>
      <w:r w:rsidRPr="009757B9">
        <w:rPr>
          <w:rFonts w:hint="cs"/>
          <w:b/>
          <w:rtl/>
        </w:rPr>
        <w:t>ואם</w:t>
      </w:r>
      <w:r w:rsidRPr="009757B9">
        <w:rPr>
          <w:b/>
          <w:rtl/>
        </w:rPr>
        <w:t xml:space="preserve"> </w:t>
      </w:r>
      <w:r w:rsidRPr="009757B9">
        <w:rPr>
          <w:rFonts w:hint="cs"/>
          <w:b/>
          <w:rtl/>
        </w:rPr>
        <w:t>יצא חייב</w:t>
      </w:r>
      <w:r w:rsidRPr="009757B9">
        <w:rPr>
          <w:b/>
          <w:rtl/>
        </w:rPr>
        <w:t xml:space="preserve"> </w:t>
      </w:r>
      <w:r w:rsidRPr="009757B9">
        <w:rPr>
          <w:rFonts w:hint="cs"/>
          <w:b/>
          <w:rtl/>
        </w:rPr>
        <w:t>חטאת</w:t>
      </w:r>
      <w:r w:rsidRPr="009757B9">
        <w:rPr>
          <w:b/>
          <w:rtl/>
        </w:rPr>
        <w:t>.</w:t>
      </w:r>
    </w:p>
    <w:p w:rsidR="00E9703F" w:rsidRPr="009757B9" w:rsidRDefault="00E9703F" w:rsidP="00E9703F">
      <w:pPr>
        <w:pStyle w:val="afff9"/>
        <w:rPr>
          <w:b/>
          <w:rtl/>
        </w:rPr>
      </w:pPr>
      <w:r>
        <w:rPr>
          <w:rStyle w:val="TanaimMishna"/>
          <w:rFonts w:hint="cs"/>
          <w:b/>
          <w:rtl/>
          <w:rPrChange w:id="20021" w:author="קלוד" w:date="2026-10-11T09:07:15Z">
            <w:rPr>
              <w:rFonts w:hint="cs"/>
              <w:b/>
              <w:rtl/>
            </w:rPr>
          </w:rPrChange>
        </w:rPr>
        <w:t xml:space="preserve">רבי</w:t>
      </w:r>
      <w:r>
        <w:rPr>
          <w:rStyle w:val="TanaimMishna"/>
          <w:b/>
          <w:rtl/>
          <w:rPrChange w:id="20022" w:author="קלוד" w:date="2026-10-11T09:07:15Z">
            <w:rPr>
              <w:b/>
              <w:rtl/>
            </w:rPr>
          </w:rPrChange>
        </w:rPr>
        <w:t xml:space="preserve"> </w:t>
      </w:r>
      <w:r>
        <w:rPr>
          <w:rStyle w:val="TanaimMishna"/>
          <w:rFonts w:hint="cs"/>
          <w:b/>
          <w:rtl/>
          <w:rPrChange w:id="20023" w:author="קלוד" w:date="2026-10-11T09:07:15Z">
            <w:rPr>
              <w:rFonts w:hint="cs"/>
              <w:b/>
              <w:rtl/>
            </w:rPr>
          </w:rPrChange>
        </w:rPr>
        <w:t xml:space="preserve">אליעזר</w:t>
      </w:r>
      <w:r w:rsidRPr="009757B9">
        <w:rPr>
          <w:b/>
          <w:rtl/>
        </w:rPr>
        <w:t xml:space="preserve"> </w:t>
      </w:r>
      <w:r w:rsidRPr="009757B9">
        <w:rPr>
          <w:rFonts w:hint="cs"/>
          <w:b/>
          <w:rtl/>
        </w:rPr>
        <w:t>אומר</w:t>
      </w:r>
      <w:r>
        <w:rPr>
          <w:rStyle w:val="TanaimMishna"/>
          <w:b/>
          <w:rtl/>
          <w:rPrChange w:id="100470" w:author="Claude" w:date="2026-10-11T09:08:03Z">
            <w:rPr>
              <w:b/>
              <w:rtl/>
            </w:rPr>
          </w:rPrChange>
        </w:rPr>
        <w:t xml:space="preserve">:</w:t>
      </w:r>
      <w:r>
        <w:rPr>
          <w:b/>
          <w:rtl/>
        </w:rPr>
        <w:t xml:space="preserve"> </w:t>
      </w:r>
      <w:r w:rsidRPr="009757B9">
        <w:rPr>
          <w:rFonts w:hint="cs"/>
          <w:b/>
          <w:rtl/>
        </w:rPr>
        <w:t>תכשיטין</w:t>
      </w:r>
      <w:r w:rsidRPr="009757B9">
        <w:rPr>
          <w:b/>
          <w:rtl/>
        </w:rPr>
        <w:t xml:space="preserve"> </w:t>
      </w:r>
      <w:r w:rsidRPr="009757B9">
        <w:rPr>
          <w:rFonts w:hint="cs"/>
          <w:b/>
          <w:rtl/>
        </w:rPr>
        <w:t>הן</w:t>
      </w:r>
      <w:r w:rsidRPr="009757B9">
        <w:rPr>
          <w:b/>
          <w:rtl/>
        </w:rPr>
        <w:t xml:space="preserve"> </w:t>
      </w:r>
      <w:r w:rsidRPr="009757B9">
        <w:rPr>
          <w:rFonts w:hint="cs"/>
          <w:b/>
          <w:rtl/>
        </w:rPr>
        <w:t>לו</w:t>
      </w:r>
      <w:r w:rsidRPr="009757B9">
        <w:rPr>
          <w:b/>
          <w:rtl/>
        </w:rPr>
        <w:t xml:space="preserve">, </w:t>
      </w:r>
      <w:r>
        <w:rPr>
          <w:rFonts w:hint="cs"/>
          <w:b/>
          <w:rtl/>
        </w:rPr>
        <w:t xml:space="preserve">ו</w:t>
      </w:r>
      <w:r>
        <w:rPr>
          <w:rStyle w:val="TanaimMishna"/>
          <w:rFonts w:hint="cs"/>
          <w:b/>
          <w:rtl/>
          <w:rPrChange w:id="20020" w:author="קלוד" w:date="2026-10-11T09:07:15Z">
            <w:rPr>
              <w:rFonts w:hint="cs"/>
              <w:b/>
              <w:rtl/>
            </w:rPr>
          </w:rPrChange>
        </w:rPr>
        <w:t xml:space="preserve">חכמים</w:t>
      </w:r>
      <w:r w:rsidRPr="009757B9">
        <w:rPr>
          <w:b/>
          <w:rtl/>
        </w:rPr>
        <w:t xml:space="preserve"> </w:t>
      </w:r>
      <w:r w:rsidRPr="009757B9">
        <w:rPr>
          <w:rFonts w:hint="cs"/>
          <w:b/>
          <w:rtl/>
        </w:rPr>
        <w:t>אומרים</w:t>
      </w:r>
      <w:r>
        <w:rPr>
          <w:rStyle w:val="TanaimMishna"/>
          <w:b/>
          <w:rtl/>
          <w:rPrChange w:id="100469" w:author="Claude" w:date="2026-10-11T09:08:03Z">
            <w:rPr>
              <w:b/>
              <w:rtl/>
            </w:rPr>
          </w:rPrChange>
        </w:rPr>
        <w:t xml:space="preserve">:</w:t>
      </w:r>
      <w:r>
        <w:rPr>
          <w:b/>
          <w:rtl/>
        </w:rPr>
        <w:t xml:space="preserve"> </w:t>
      </w:r>
      <w:r w:rsidRPr="009757B9">
        <w:rPr>
          <w:rFonts w:hint="cs"/>
          <w:b/>
          <w:rtl/>
        </w:rPr>
        <w:t>אינן</w:t>
      </w:r>
      <w:r w:rsidRPr="009757B9">
        <w:rPr>
          <w:b/>
          <w:rtl/>
        </w:rPr>
        <w:t xml:space="preserve"> </w:t>
      </w:r>
      <w:r w:rsidRPr="009757B9">
        <w:rPr>
          <w:rFonts w:hint="cs"/>
          <w:b/>
          <w:rtl/>
        </w:rPr>
        <w:t>אלא</w:t>
      </w:r>
      <w:r w:rsidRPr="009757B9">
        <w:rPr>
          <w:b/>
          <w:rtl/>
        </w:rPr>
        <w:t xml:space="preserve"> </w:t>
      </w:r>
      <w:r w:rsidRPr="009757B9">
        <w:rPr>
          <w:rFonts w:hint="cs"/>
          <w:b/>
          <w:rtl/>
        </w:rPr>
        <w:t>לגנאי</w:t>
      </w:r>
      <w:r w:rsidRPr="009757B9">
        <w:rPr>
          <w:b/>
          <w:rtl/>
        </w:rPr>
        <w:t xml:space="preserve">, </w:t>
      </w:r>
      <w:r w:rsidRPr="009757B9">
        <w:rPr>
          <w:rFonts w:hint="cs"/>
          <w:b/>
          <w:rtl/>
        </w:rPr>
        <w:t>שנאמר</w:t>
      </w:r>
      <w:r w:rsidRPr="009757B9">
        <w:rPr>
          <w:b/>
          <w:rtl/>
        </w:rPr>
        <w:t xml:space="preserve">: </w:t>
      </w:r>
      <w:r w:rsidRPr="009757B9">
        <w:rPr>
          <w:rFonts w:hint="cs"/>
          <w:b/>
          <w:rtl/>
        </w:rPr>
        <w:t>וכתתו</w:t>
      </w:r>
      <w:r w:rsidRPr="009757B9">
        <w:rPr>
          <w:b/>
          <w:rtl/>
        </w:rPr>
        <w:t xml:space="preserve"> </w:t>
      </w:r>
      <w:r w:rsidRPr="009757B9">
        <w:rPr>
          <w:rFonts w:hint="cs"/>
          <w:b/>
          <w:rtl/>
        </w:rPr>
        <w:t>חרבותם</w:t>
      </w:r>
      <w:r w:rsidRPr="009757B9">
        <w:rPr>
          <w:b/>
          <w:rtl/>
        </w:rPr>
        <w:t xml:space="preserve"> </w:t>
      </w:r>
      <w:r w:rsidRPr="009757B9">
        <w:rPr>
          <w:rFonts w:hint="cs"/>
          <w:b/>
          <w:rtl/>
        </w:rPr>
        <w:t>לאתים</w:t>
      </w:r>
      <w:r w:rsidRPr="009757B9">
        <w:rPr>
          <w:b/>
          <w:rtl/>
        </w:rPr>
        <w:t xml:space="preserve"> </w:t>
      </w:r>
      <w:r w:rsidRPr="009757B9">
        <w:rPr>
          <w:rFonts w:hint="cs"/>
          <w:b/>
          <w:rtl/>
        </w:rPr>
        <w:t>וחניתותיהם</w:t>
      </w:r>
      <w:r w:rsidRPr="009757B9">
        <w:rPr>
          <w:b/>
          <w:rtl/>
        </w:rPr>
        <w:t xml:space="preserve"> </w:t>
      </w:r>
      <w:r w:rsidRPr="009757B9">
        <w:rPr>
          <w:rFonts w:hint="cs"/>
          <w:b/>
          <w:rtl/>
        </w:rPr>
        <w:t>למזמרות</w:t>
      </w:r>
      <w:r w:rsidRPr="009757B9">
        <w:rPr>
          <w:b/>
          <w:rtl/>
        </w:rPr>
        <w:t xml:space="preserve"> </w:t>
      </w:r>
      <w:r w:rsidRPr="009757B9">
        <w:rPr>
          <w:rFonts w:hint="cs"/>
          <w:b/>
          <w:rtl/>
        </w:rPr>
        <w:t>ולא</w:t>
      </w:r>
      <w:r w:rsidRPr="009757B9">
        <w:rPr>
          <w:b/>
          <w:rtl/>
        </w:rPr>
        <w:t xml:space="preserve"> </w:t>
      </w:r>
      <w:r w:rsidRPr="009757B9">
        <w:rPr>
          <w:rFonts w:hint="cs"/>
          <w:b/>
          <w:rtl/>
        </w:rPr>
        <w:t>ישא</w:t>
      </w:r>
      <w:r w:rsidRPr="009757B9">
        <w:rPr>
          <w:b/>
          <w:rtl/>
        </w:rPr>
        <w:t xml:space="preserve"> </w:t>
      </w:r>
      <w:r w:rsidRPr="009757B9">
        <w:rPr>
          <w:rFonts w:hint="cs"/>
          <w:b/>
          <w:rtl/>
        </w:rPr>
        <w:t>גוי</w:t>
      </w:r>
      <w:r w:rsidRPr="009757B9">
        <w:rPr>
          <w:b/>
          <w:rtl/>
        </w:rPr>
        <w:t xml:space="preserve"> </w:t>
      </w:r>
      <w:r w:rsidRPr="009757B9">
        <w:rPr>
          <w:rFonts w:hint="cs"/>
          <w:b/>
          <w:rtl/>
        </w:rPr>
        <w:t>אל</w:t>
      </w:r>
      <w:r w:rsidRPr="009757B9">
        <w:rPr>
          <w:b/>
          <w:rtl/>
        </w:rPr>
        <w:t xml:space="preserve"> </w:t>
      </w:r>
      <w:r w:rsidRPr="009757B9">
        <w:rPr>
          <w:rFonts w:hint="cs"/>
          <w:b/>
          <w:rtl/>
        </w:rPr>
        <w:t>גוי</w:t>
      </w:r>
      <w:r w:rsidRPr="009757B9">
        <w:rPr>
          <w:b/>
          <w:rtl/>
        </w:rPr>
        <w:t xml:space="preserve"> </w:t>
      </w:r>
      <w:r w:rsidRPr="009757B9">
        <w:rPr>
          <w:rFonts w:hint="cs"/>
          <w:b/>
          <w:rtl/>
        </w:rPr>
        <w:t>חרב</w:t>
      </w:r>
      <w:r w:rsidRPr="009757B9">
        <w:rPr>
          <w:b/>
          <w:rtl/>
        </w:rPr>
        <w:t xml:space="preserve"> </w:t>
      </w:r>
      <w:r w:rsidRPr="009757B9">
        <w:rPr>
          <w:rFonts w:hint="cs"/>
          <w:b/>
          <w:rtl/>
        </w:rPr>
        <w:t>ולא</w:t>
      </w:r>
      <w:r w:rsidRPr="009757B9">
        <w:rPr>
          <w:b/>
          <w:rtl/>
        </w:rPr>
        <w:t xml:space="preserve"> </w:t>
      </w:r>
      <w:r w:rsidRPr="009757B9">
        <w:rPr>
          <w:rFonts w:hint="cs"/>
          <w:b/>
          <w:rtl/>
        </w:rPr>
        <w:t>ילמדו</w:t>
      </w:r>
      <w:r w:rsidRPr="009757B9">
        <w:rPr>
          <w:b/>
          <w:rtl/>
        </w:rPr>
        <w:t xml:space="preserve"> </w:t>
      </w:r>
      <w:r w:rsidRPr="009757B9">
        <w:rPr>
          <w:rFonts w:hint="cs"/>
          <w:b/>
          <w:rtl/>
        </w:rPr>
        <w:t>עוד</w:t>
      </w:r>
      <w:r w:rsidRPr="009757B9">
        <w:rPr>
          <w:b/>
          <w:rtl/>
        </w:rPr>
        <w:t xml:space="preserve"> </w:t>
      </w:r>
      <w:r w:rsidRPr="009757B9">
        <w:rPr>
          <w:rFonts w:hint="cs"/>
          <w:b/>
          <w:rtl/>
        </w:rPr>
        <w:t>מלחמה</w:t>
      </w:r>
      <w:r w:rsidRPr="009757B9">
        <w:rPr>
          <w:b/>
          <w:rtl/>
        </w:rPr>
        <w:t>.</w:t>
      </w:r>
    </w:p>
    <w:p w:rsidR="00E9703F" w:rsidRPr="00B3644D" w:rsidRDefault="00E9703F" w:rsidP="00E9703F">
      <w:pPr>
        <w:pStyle w:val="afff9"/>
        <w:rPr>
          <w:b/>
          <w:spacing w:val="-6"/>
          <w:rtl/>
        </w:rPr>
      </w:pPr>
      <w:r w:rsidRPr="00B3644D">
        <w:rPr>
          <w:rFonts w:hint="cs"/>
          <w:b/>
          <w:spacing w:val="-6"/>
          <w:rtl/>
        </w:rPr>
        <w:t>בירית</w:t>
      </w:r>
      <w:r w:rsidRPr="00B3644D">
        <w:rPr>
          <w:b/>
          <w:spacing w:val="-6"/>
          <w:rtl/>
        </w:rPr>
        <w:t xml:space="preserve"> - </w:t>
      </w:r>
      <w:r w:rsidRPr="00B3644D">
        <w:rPr>
          <w:rFonts w:hint="cs"/>
          <w:b/>
          <w:spacing w:val="-6"/>
          <w:rtl/>
        </w:rPr>
        <w:t>טהורה</w:t>
      </w:r>
      <w:r w:rsidRPr="00B3644D">
        <w:rPr>
          <w:b/>
          <w:spacing w:val="-6"/>
          <w:rtl/>
        </w:rPr>
        <w:t xml:space="preserve">, </w:t>
      </w:r>
      <w:r w:rsidRPr="00B3644D">
        <w:rPr>
          <w:rFonts w:hint="cs"/>
          <w:b/>
          <w:spacing w:val="-6"/>
          <w:rtl/>
        </w:rPr>
        <w:t>ויוצאין</w:t>
      </w:r>
      <w:r w:rsidRPr="00B3644D">
        <w:rPr>
          <w:b/>
          <w:spacing w:val="-6"/>
          <w:rtl/>
        </w:rPr>
        <w:t xml:space="preserve"> </w:t>
      </w:r>
      <w:r w:rsidRPr="00B3644D">
        <w:rPr>
          <w:rFonts w:hint="cs"/>
          <w:b/>
          <w:spacing w:val="-6"/>
          <w:rtl/>
        </w:rPr>
        <w:t>בה</w:t>
      </w:r>
      <w:r w:rsidRPr="00B3644D">
        <w:rPr>
          <w:b/>
          <w:spacing w:val="-6"/>
          <w:rtl/>
        </w:rPr>
        <w:t xml:space="preserve"> </w:t>
      </w:r>
      <w:r w:rsidRPr="00B3644D">
        <w:rPr>
          <w:rFonts w:hint="cs"/>
          <w:b/>
          <w:spacing w:val="-6"/>
          <w:rtl/>
        </w:rPr>
        <w:t>בשבת</w:t>
      </w:r>
      <w:r w:rsidRPr="00B3644D">
        <w:rPr>
          <w:b/>
          <w:spacing w:val="-6"/>
          <w:rtl/>
        </w:rPr>
        <w:t xml:space="preserve">. </w:t>
      </w:r>
      <w:r w:rsidRPr="00B3644D">
        <w:rPr>
          <w:rFonts w:hint="cs"/>
          <w:b/>
          <w:spacing w:val="-6"/>
          <w:rtl/>
        </w:rPr>
        <w:t>כבלים</w:t>
      </w:r>
      <w:r w:rsidRPr="00B3644D">
        <w:rPr>
          <w:b/>
          <w:spacing w:val="-6"/>
          <w:rtl/>
        </w:rPr>
        <w:t xml:space="preserve"> - </w:t>
      </w:r>
      <w:r w:rsidRPr="00B3644D">
        <w:rPr>
          <w:rFonts w:hint="cs"/>
          <w:b/>
          <w:spacing w:val="-6"/>
          <w:rtl/>
        </w:rPr>
        <w:t>טמאים</w:t>
      </w:r>
      <w:r w:rsidRPr="00B3644D">
        <w:rPr>
          <w:b/>
          <w:spacing w:val="-6"/>
          <w:rtl/>
        </w:rPr>
        <w:t xml:space="preserve">, </w:t>
      </w:r>
      <w:r w:rsidRPr="00B3644D">
        <w:rPr>
          <w:rFonts w:hint="cs"/>
          <w:b/>
          <w:spacing w:val="-6"/>
          <w:rtl/>
        </w:rPr>
        <w:t>ואין</w:t>
      </w:r>
      <w:r w:rsidRPr="00B3644D">
        <w:rPr>
          <w:b/>
          <w:spacing w:val="-6"/>
          <w:rtl/>
        </w:rPr>
        <w:t xml:space="preserve"> </w:t>
      </w:r>
      <w:r w:rsidRPr="00B3644D">
        <w:rPr>
          <w:rFonts w:hint="cs"/>
          <w:b/>
          <w:spacing w:val="-6"/>
          <w:rtl/>
        </w:rPr>
        <w:t>יוצאין</w:t>
      </w:r>
      <w:r w:rsidRPr="00B3644D">
        <w:rPr>
          <w:b/>
          <w:spacing w:val="-6"/>
          <w:rtl/>
        </w:rPr>
        <w:t xml:space="preserve"> </w:t>
      </w:r>
      <w:r w:rsidRPr="00B3644D">
        <w:rPr>
          <w:rFonts w:hint="cs"/>
          <w:b/>
          <w:spacing w:val="-6"/>
          <w:rtl/>
        </w:rPr>
        <w:t>בהן</w:t>
      </w:r>
      <w:r w:rsidRPr="00B3644D">
        <w:rPr>
          <w:b/>
          <w:spacing w:val="-6"/>
          <w:rtl/>
        </w:rPr>
        <w:t xml:space="preserve"> </w:t>
      </w:r>
      <w:r w:rsidRPr="00B3644D">
        <w:rPr>
          <w:rFonts w:hint="cs"/>
          <w:b/>
          <w:spacing w:val="-6"/>
          <w:rtl/>
        </w:rPr>
        <w:t>בשבת</w:t>
      </w:r>
      <w:r w:rsidRPr="00B3644D">
        <w:rPr>
          <w:b/>
          <w:spacing w:val="-6"/>
          <w:rtl/>
        </w:rPr>
        <w:t>.</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863" w:author="קלוד" w:date="2026-10-11T12:33:55Z"/>
        </w:rPr>
      </w:pPr>
      <w:ins w:id="90864" w:author="קלוד" w:date="2026-10-11T12:33:55Z">
        <w:r>
          <w:rPr>
            <w:color w:val="7B3F00"/>
          </w:rPr>
          <w:t xml:space="preserve">יציאה בכלי זין - תכשיט או גנאי</w:t>
        </w:r>
      </w:ins>
    </w:p>
    <w:p>
      <w:pPr>
        <w:pStyle w:val="38"/>
        <w:rPr>
          <w:ins w:id="99328" w:author="מנוע מכני" w:date="2026-10-11T12:04:39Z"/>
        </w:rPr>
      </w:pPr>
      <w:del w:id="99439" w:author="מנוע מכני" w:date="2026-10-11T12:04:39Z">
        <w:r w:rsidRPr="006F178A">
          <w:delText xml:space="preserve">• </w:delText>
        </w:r>
      </w:del>
      <w:r w:rsidRPr="006F178A">
        <w:t xml:space="preserve">לא</w:t>
      </w:r>
      <w:r w:rsidRPr="006F178A">
        <w:t xml:space="preserve"> בסייף ולא בקשת,</w:t>
      </w:r>
    </w:p>
    <w:p w:rsidR="00E9703F" w:rsidRPr="006F178A" w:rsidRDefault="00E9703F" w:rsidP="00E9703F">
      <w:pPr>
        <w:rPr>
          <w:rtl/>
        </w:rPr>
      </w:pPr>
      <w:del w:id="99329" w:author="מנוע מכני" w:date="2026-10-11T12:04:39Z">
        <w:r w:rsidRPr="006F178A">
          <w:rPr>
            <w:rFonts w:ascii="Fb Fontext" w:hAnsi="Fb Fontext"/>
            <w:rtl/>
          </w:rPr>
          <w:delText xml:space="preserve"> </w:delText>
        </w:r>
      </w:del>
      <w:r w:rsidRPr="006F178A">
        <w:rPr>
          <w:rFonts w:ascii="Fb Fontext" w:hAnsi="Fb Fontext"/>
          <w:rtl/>
        </w:rPr>
        <w:t xml:space="preserve">ולא בתריס, ולא באלה, ולא ברומח,</w:t>
      </w:r>
    </w:p>
    <w:p w:rsidR="00E9703F" w:rsidRPr="006F178A" w:rsidRDefault="00E9703F" w:rsidP="00E9703F">
      <w:pPr>
        <w:rPr>
          <w:rtl/>
        </w:rPr>
      </w:pPr>
      <w:r w:rsidRPr="006F178A">
        <w:rPr>
          <w:rtl/>
        </w:rPr>
        <w:t xml:space="preserve">חכמים: ואם יצא </w:t>
      </w:r>
      <w:ins w:id="97605" w:author="קלוד" w:date="2026-10-11T13:11:34Z">
        <w:r>
          <w:rPr>
            <w:rtl/>
          </w:rPr>
          <w:t xml:space="preserve">-</w:t>
        </w:r>
      </w:ins>
      <w:del w:id="97606" w:author="קלוד" w:date="2026-10-11T13:11:34Z">
        <w:r w:rsidRPr="006F178A">
          <w:rPr>
            <w:rtl/>
          </w:rPr>
          <w:delText xml:space="preserve">חיב</w:delText>
        </w:r>
      </w:del>
      <w:r w:rsidRPr="006F178A">
        <w:rPr>
          <w:rtl/>
        </w:rPr>
        <w:t xml:space="preserve"> </w:t>
      </w:r>
      <w:ins w:id="97603" w:author="קלוד" w:date="2026-10-11T13:11:34Z">
        <w:r>
          <w:rPr>
            <w:rtl/>
          </w:rPr>
          <w:t xml:space="preserve">חייב</w:t>
        </w:r>
      </w:ins>
      <w:del w:id="97604" w:author="קלוד" w:date="2026-10-11T13:11:34Z">
        <w:r w:rsidRPr="006F178A">
          <w:rPr>
            <w:rtl/>
          </w:rPr>
          <w:delText xml:space="preserve">חטאת</w:delText>
        </w:r>
      </w:del>
      <w:r w:rsidRPr="006F178A">
        <w:rPr>
          <w:rtl/>
        </w:rPr>
        <w:t xml:space="preserve"> </w:t>
      </w:r>
      <w:ins w:id="97601" w:author="קלוד" w:date="2026-10-11T13:11:34Z">
        <w:r>
          <w:rPr>
            <w:rtl/>
          </w:rPr>
          <w:t xml:space="preserve">חטאת, ואינם</w:t>
        </w:r>
      </w:ins>
      <w:del w:id="97602" w:author="קלוד" w:date="2026-10-11T13:11:34Z">
        <w:r w:rsidRPr="006F178A">
          <w:rPr>
            <w:rtl/>
          </w:rPr>
          <w:delText xml:space="preserve">ולא</w:delText>
        </w:r>
      </w:del>
      <w:r w:rsidRPr="006F178A">
        <w:rPr>
          <w:rtl/>
        </w:rPr>
        <w:t xml:space="preserve"> תכשיטין </w:t>
      </w:r>
      <w:ins w:id="97599" w:author="קלוד" w:date="2026-10-11T13:11:34Z">
        <w:r>
          <w:rPr>
            <w:rStyle w:val="afffffe"/>
            <w:rtl/>
          </w:rPr>
          <w:t xml:space="preserve">אלא לגנאי</w:t>
        </w:r>
        <w:r>
          <w:rPr>
            <w:rtl/>
          </w:rPr>
          <w:t xml:space="preserve">, שנאמר וכתתו</w:t>
        </w:r>
      </w:ins>
      <w:del w:id="97600" w:author="קלוד" w:date="2026-10-11T13:11:34Z">
        <w:r w:rsidRPr="006F178A">
          <w:rPr>
            <w:rtl/>
          </w:rPr>
          <w:delText xml:space="preserve">דכתתו</w:delText>
        </w:r>
      </w:del>
      <w:r w:rsidRPr="006F178A">
        <w:rPr>
          <w:rtl/>
        </w:rPr>
        <w:t xml:space="preserve"> חרבותם </w:t>
      </w:r>
      <w:ins w:id="97597" w:author="קלוד" w:date="2026-10-11T13:11:34Z">
        <w:r>
          <w:rPr>
            <w:rtl/>
          </w:rPr>
          <w:t xml:space="preserve">לאתים</w:t>
        </w:r>
      </w:ins>
      <w:del w:id="97598" w:author="קלוד" w:date="2026-10-11T13:11:34Z">
        <w:r w:rsidRPr="006F178A">
          <w:rPr>
            <w:rtl/>
          </w:rPr>
          <w:delText xml:space="preserve">לאיתים</w:delText>
        </w:r>
      </w:del>
      <w:r w:rsidRPr="006F178A">
        <w:rPr>
          <w:rtl/>
        </w:rPr>
        <w:t xml:space="preserve"> </w:t>
      </w:r>
      <w:r>
        <w:rPr>
          <w:rtl/>
        </w:rPr>
        <w:t>וגו'</w:t>
      </w:r>
      <w:r w:rsidRPr="006F178A">
        <w:rPr>
          <w:rtl/>
        </w:rPr>
        <w:t>.</w:t>
      </w:r>
    </w:p>
    <w:p w:rsidR="00E9703F" w:rsidRPr="006F178A" w:rsidRDefault="00E9703F" w:rsidP="00E9703F">
      <w:pPr>
        <w:rPr>
          <w:rStyle w:val="afffe"/>
          <w:rFonts w:ascii="Fb Fontext" w:hAnsi="Fb Fontext"/>
          <w:rtl/>
        </w:rPr>
      </w:pPr>
      <w:r w:rsidRPr="006F178A">
        <w:rPr>
          <w:rtl/>
        </w:rPr>
        <w:tab/>
      </w:r>
      <w:del w:id="90123" w:author="מנוע מכני" w:date="2026-10-11T12:04:39Z">
        <w:r w:rsidRPr="006F178A">
          <w:rPr>
            <w:rtl/>
          </w:rPr>
          <w:tab/>
          <w:delText xml:space="preserve"> </w:delText>
        </w:r>
      </w:del>
      <w:r w:rsidRPr="006F178A">
        <w:rPr>
          <w:rStyle w:val="2fb"/>
          <w:rtl/>
        </w:rPr>
        <w:tab/>
        <w:t xml:space="preserve">ר"א</w:t>
      </w:r>
      <w:r w:rsidRPr="006F178A">
        <w:rPr>
          <w:rtl/>
        </w:rPr>
        <w:tab/>
        <w:t xml:space="preserve"> יוצא דתכשיטין הן לו.</w:t>
      </w:r>
    </w:p>
    <w:p w:rsidR="00E9703F" w:rsidRPr="006F178A" w:rsidRDefault="00E9703F" w:rsidP="00E9703F">
      <w:pPr>
        <w:rPr>
          <w:rtl/>
        </w:rPr>
      </w:pPr>
      <w:r w:rsidRPr="006F178A">
        <w:rPr>
          <w:rtl/>
        </w:rPr>
        <w:t>• בירית טהורה ויוצאין בה בשבת.</w:t>
      </w:r>
    </w:p>
    <w:p w:rsidR="00E9703F" w:rsidRPr="006F178A" w:rsidRDefault="00E9703F" w:rsidP="00E9703F">
      <w:pPr>
        <w:rPr>
          <w:rtl/>
        </w:rPr>
      </w:pPr>
      <w:r w:rsidRPr="006F178A">
        <w:rPr>
          <w:rtl/>
        </w:rPr>
        <w:t>כבלים טמאין ואין יוצאין בהן בשבת.</w:t>
      </w:r>
    </w:p>
    <w:p>
      <w:pPr>
        <w:pStyle w:val="afffff8"/>
        <w:rPr>
          <w:ins w:id="90861" w:author="קלוד" w:date="2026-10-11T12:33:55Z"/>
        </w:rPr>
      </w:pPr>
      <w:ins w:id="90862" w:author="קלוד" w:date="2026-10-11T12:33:55Z">
        <w:r>
          <w:rPr>
            <w:color w:val="7B3F00"/>
          </w:rPr>
          <w:t xml:space="preserve">'וכתתו חרבותם' - ודינו לעתיד לבוא</w:t>
        </w:r>
      </w:ins>
    </w:p>
    <w:p w:rsidR="00E9703F" w:rsidRPr="006F178A" w:rsidRDefault="00E9703F" w:rsidP="00E9703F">
      <w:pPr>
        <w:rPr>
          <w:rtl/>
        </w:rPr>
      </w:pPr>
      <w:r w:rsidRPr="006F178A">
        <w:rPr>
          <w:rtl/>
        </w:rPr>
        <w:t>•</w:t>
      </w:r>
      <w:r>
        <w:rPr>
          <w:rtl/>
        </w:rPr>
        <w:t xml:space="preserve"> </w:t>
      </w:r>
      <w:r w:rsidRPr="00784B8D">
        <w:rPr>
          <w:rStyle w:val="afffff0"/>
          <w:rFonts w:hint="cs"/>
          <w:rtl/>
        </w:rPr>
        <w:t xml:space="preserve">'</w:t>
      </w:r>
      <w:ins w:id="91023" w:author="Claude - סמנטי" w:date="2026-10-11T12:28:21Z">
        <w:r>
          <w:rPr>
            <w:rStyle w:val="afffff0"/>
            <w:rFonts w:hint="cs"/>
            <w:rtl/>
          </w:rPr>
          <w:t xml:space="preserve">וְכִתְּתוּ חַרְבוֹתָם</w:t>
        </w:r>
      </w:ins>
      <w:del w:id="91024" w:author="Claude - סמנטי" w:date="2026-10-11T12:28:21Z">
        <w:r w:rsidRPr="00784B8D">
          <w:rPr>
            <w:rStyle w:val="afffff0"/>
            <w:rFonts w:hint="cs"/>
            <w:rtl/>
          </w:rPr>
          <w:delText xml:space="preserve">וכתתו חרבותם</w:delText>
        </w:r>
      </w:del>
      <w:r w:rsidRPr="00784B8D">
        <w:rPr>
          <w:rStyle w:val="afffff0"/>
          <w:rFonts w:hint="cs"/>
          <w:rtl/>
        </w:rPr>
        <w:t xml:space="preserve">'</w:t>
      </w:r>
      <w:ins w:id="97617" w:author="קלוד" w:date="2026-10-11T13:11:34Z">
        <w:r>
          <w:rPr>
            <w:rStyle w:val="afffff0"/>
            <w:rFonts w:hint="cs"/>
            <w:rtl/>
          </w:rPr>
          <w:t xml:space="preserve"> - </w:t>
        </w:r>
      </w:ins>
      <w:del w:id="97618" w:author="קלוד" w:date="2026-10-11T13:11:34Z">
        <w:r w:rsidRPr="00784B8D">
          <w:rPr>
            <w:rStyle w:val="afffff0"/>
            <w:rFonts w:hint="cs"/>
            <w:rtl/>
          </w:rPr>
          <w:delText xml:space="preserve"> </w:delText>
        </w:r>
      </w:del>
      <w:r w:rsidRPr="006F178A">
        <w:rPr>
          <w:rtl/>
        </w:rPr>
        <w:t xml:space="preserve">גם </w:t>
      </w:r>
      <w:r w:rsidRPr="006F178A">
        <w:rPr>
          <w:rStyle w:val="2fb"/>
          <w:rtl/>
        </w:rPr>
        <w:t xml:space="preserve">לר"א</w:t>
      </w:r>
      <w:r w:rsidRPr="006F178A">
        <w:rPr>
          <w:rtl/>
        </w:rPr>
        <w:t xml:space="preserve"> </w:t>
      </w:r>
      <w:ins w:id="97615" w:author="קלוד" w:date="2026-10-11T13:11:34Z">
        <w:r>
          <w:rPr>
            <w:rtl/>
          </w:rPr>
          <w:t xml:space="preserve">שהן</w:t>
        </w:r>
      </w:ins>
      <w:del w:id="97616" w:author="קלוד" w:date="2026-10-11T13:11:34Z">
        <w:r w:rsidRPr="006F178A">
          <w:rPr>
            <w:rtl/>
          </w:rPr>
          <w:delText xml:space="preserve">דהן</w:delText>
        </w:r>
      </w:del>
      <w:r w:rsidRPr="006F178A">
        <w:rPr>
          <w:rtl/>
        </w:rPr>
        <w:t xml:space="preserve"> </w:t>
      </w:r>
      <w:ins w:id="97613" w:author="קלוד" w:date="2026-10-11T13:11:34Z">
        <w:r>
          <w:rPr>
            <w:rtl/>
          </w:rPr>
          <w:t xml:space="preserve">תכשיטין,</w:t>
        </w:r>
      </w:ins>
      <w:del w:id="97614" w:author="קלוד" w:date="2026-10-11T13:11:34Z">
        <w:r w:rsidRPr="006F178A">
          <w:rPr>
            <w:rtl/>
          </w:rPr>
          <w:delText xml:space="preserve">תכשיטין מ"מ</w:delText>
        </w:r>
      </w:del>
      <w:r w:rsidRPr="006F178A">
        <w:rPr>
          <w:rtl/>
        </w:rPr>
        <w:t xml:space="preserve"> לעת"ל בטלין </w:t>
      </w:r>
      <w:ins w:id="97611" w:author="קלוד" w:date="2026-10-11T13:11:34Z">
        <w:r>
          <w:rPr>
            <w:rStyle w:val="afffffe"/>
            <w:rtl/>
          </w:rPr>
          <w:t xml:space="preserve">שאין</w:t>
        </w:r>
      </w:ins>
      <w:del w:id="97612" w:author="קלוד" w:date="2026-10-11T13:11:34Z">
        <w:r w:rsidRPr="006F178A">
          <w:rPr>
            <w:rtl/>
          </w:rPr>
          <w:delText xml:space="preserve">מידיה</w:delText>
        </w:r>
      </w:del>
      <w:r w:rsidRPr="006F178A">
        <w:rPr>
          <w:rtl/>
        </w:rPr>
        <w:t xml:space="preserve"> </w:t>
      </w:r>
      <w:ins w:id="97609" w:author="קלוד" w:date="2026-10-11T13:11:34Z">
        <w:r>
          <w:rPr>
            <w:rStyle w:val="afffffe"/>
            <w:rtl/>
          </w:rPr>
          <w:t xml:space="preserve">צריכים</w:t>
        </w:r>
        <w:r>
          <w:rPr>
            <w:rtl/>
          </w:rPr>
          <w:t xml:space="preserve">,</w:t>
        </w:r>
      </w:ins>
      <w:del w:id="97610" w:author="קלוד" w:date="2026-10-11T13:11:34Z">
        <w:r w:rsidRPr="006F178A">
          <w:rPr>
            <w:rtl/>
          </w:rPr>
          <w:delText xml:space="preserve">אשרגא</w:delText>
        </w:r>
      </w:del>
      <w:r w:rsidRPr="006F178A">
        <w:rPr>
          <w:rtl/>
        </w:rPr>
        <w:t xml:space="preserve"> </w:t>
      </w:r>
      <w:ins w:id="97607" w:author="קלוד" w:date="2026-10-11T13:11:34Z">
        <w:r>
          <w:rPr>
            <w:rtl/>
          </w:rPr>
          <w:t xml:space="preserve">כנר בצהרים.</w:t>
        </w:r>
      </w:ins>
      <w:del w:id="97608" w:author="קלוד" w:date="2026-10-11T13:11:34Z">
        <w:r w:rsidRPr="006F178A">
          <w:rPr>
            <w:rtl/>
          </w:rPr>
          <w:delText xml:space="preserve">בטיהרא.</w:delText>
        </w:r>
      </w:del>
    </w:p>
    <w:p>
      <w:pPr>
        <w:pStyle w:val="38"/>
        <w:rPr>
          <w:ins w:id="97617" w:author="מנוע מכני" w:date="2026-10-11T12:04:39Z"/>
        </w:rPr>
      </w:pPr>
      <w:ins w:id="91187" w:author="מנוע מכני" w:date="2026-10-11T12:04:39Z">
        <w:r>
          <w:t xml:space="preserve">וחלקו</w:t>
        </w:r>
      </w:ins>
    </w:p>
    <w:p w:rsidR="00E9703F" w:rsidRPr="006F178A" w:rsidRDefault="00E9703F" w:rsidP="00E9703F">
      <w:pPr>
        <w:rPr>
          <w:rtl/>
        </w:rPr>
      </w:pPr>
      <w:del w:id="91188" w:author="מנוע מכני" w:date="2026-10-11T12:04:39Z">
        <w:r w:rsidRPr="006F178A">
          <w:rPr>
            <w:b/>
            <w:bCs/>
            <w:rtl/>
          </w:rPr>
          <w:delText xml:space="preserve">ופליגי</w:delText>
        </w:r>
      </w:del>
      <w:del w:id="97618" w:author="מנוע מכני" w:date="2026-10-11T12:04:39Z">
        <w:r w:rsidRPr="006F178A">
          <w:rPr>
            <w:rtl/>
          </w:rPr>
          <w:delText xml:space="preserve"> </w:delText>
        </w:r>
      </w:del>
      <w:ins w:id="97621" w:author="קלוד" w:date="2026-10-11T13:11:34Z">
        <w:r>
          <w:rPr>
            <w:rStyle w:val="2fb"/>
            <w:rtl/>
          </w:rPr>
          <w:t xml:space="preserve">על</w:t>
        </w:r>
      </w:ins>
      <w:del w:id="97622" w:author="קלוד" w:date="2026-10-11T13:11:34Z">
        <w:r w:rsidRPr="006F178A">
          <w:rPr>
            <w:rStyle w:val="2fb"/>
            <w:rtl/>
          </w:rPr>
          <w:delText xml:space="preserve">דשמואל</w:delText>
        </w:r>
      </w:del>
      <w:r w:rsidRPr="006F178A">
        <w:rPr>
          <w:rtl/>
        </w:rPr>
        <w:t xml:space="preserve"> </w:t>
      </w:r>
      <w:ins w:id="97619" w:author="קלוד" w:date="2026-10-11T13:11:34Z">
        <w:r>
          <w:rPr>
            <w:rtl/>
          </w:rPr>
          <w:t xml:space="preserve">שמואל, שאין</w:t>
        </w:r>
      </w:ins>
      <w:del w:id="97620" w:author="קלוד" w:date="2026-10-11T13:11:34Z">
        <w:r w:rsidRPr="006F178A">
          <w:rPr>
            <w:rtl/>
          </w:rPr>
          <w:delText xml:space="preserve">דאין</w:delText>
        </w:r>
      </w:del>
      <w:r w:rsidRPr="006F178A">
        <w:rPr>
          <w:rtl/>
        </w:rPr>
        <w:t xml:space="preserve"> בין העוה"ז לימות המשיח אלא שיעבוד מלכויות בלבד.</w:t>
      </w:r>
    </w:p>
    <w:p w:rsidR="00E9703F" w:rsidRPr="006F178A" w:rsidRDefault="00E9703F" w:rsidP="00E9703F">
      <w:pPr>
        <w:rPr>
          <w:rtl/>
        </w:rPr>
      </w:pPr>
      <w:ins w:id="97631" w:author="קלוד" w:date="2026-10-11T13:11:34Z">
        <w:r>
          <w:rPr>
            <w:rtl/>
          </w:rPr>
          <w:t xml:space="preserve">[שנאמר כי</w:t>
        </w:r>
      </w:ins>
      <w:del w:id="97632" w:author="קלוד" w:date="2026-10-11T13:11:34Z">
        <w:r w:rsidRPr="006F178A">
          <w:rPr>
            <w:rtl/>
          </w:rPr>
          <w:delText xml:space="preserve">[דכי</w:delText>
        </w:r>
      </w:del>
      <w:r w:rsidRPr="006F178A">
        <w:rPr>
          <w:rtl/>
        </w:rPr>
        <w:t xml:space="preserve"> </w:t>
      </w:r>
      <w:r w:rsidRPr="006F178A">
        <w:rPr>
          <w:rtl/>
        </w:rPr>
        <w:t xml:space="preserve">לא</w:t>
      </w:r>
      <w:r w:rsidRPr="006F178A">
        <w:rPr>
          <w:rtl/>
        </w:rPr>
        <w:t xml:space="preserve"> יחדל אביון </w:t>
      </w:r>
      <w:ins w:id="97629" w:author="קלוד" w:date="2026-10-11T13:11:34Z">
        <w:r>
          <w:rPr>
            <w:rtl/>
          </w:rPr>
          <w:t xml:space="preserve">וגו'],</w:t>
        </w:r>
      </w:ins>
      <w:del w:id="97630" w:author="קלוד" w:date="2026-10-11T13:11:34Z">
        <w:r>
          <w:rPr>
            <w:rtl/>
          </w:rPr>
          <w:delText xml:space="preserve">וגו'</w:delText>
        </w:r>
        <w:r w:rsidRPr="006F178A">
          <w:rPr>
            <w:rtl/>
          </w:rPr>
          <w:delText xml:space="preserve">]</w:delText>
        </w:r>
      </w:del>
      <w:r w:rsidRPr="006F178A">
        <w:rPr>
          <w:rtl/>
        </w:rPr>
        <w:t xml:space="preserve"> </w:t>
      </w:r>
      <w:ins w:id="97627" w:author="קלוד" w:date="2026-10-11T13:11:34Z">
        <w:r>
          <w:rPr>
            <w:rtl/>
          </w:rPr>
          <w:t xml:space="preserve">וכרחב"א,</w:t>
        </w:r>
      </w:ins>
      <w:del w:id="97628" w:author="קלוד" w:date="2026-10-11T13:11:34Z">
        <w:r w:rsidRPr="006F178A">
          <w:rPr>
            <w:rtl/>
          </w:rPr>
          <w:delText xml:space="preserve">וכדרחב'א</w:delText>
        </w:r>
      </w:del>
      <w:r w:rsidRPr="006F178A">
        <w:rPr>
          <w:rtl/>
        </w:rPr>
        <w:t xml:space="preserve"> </w:t>
      </w:r>
      <w:ins w:id="97625" w:author="קלוד" w:date="2026-10-11T13:11:34Z">
        <w:r>
          <w:rPr>
            <w:rtl/>
          </w:rPr>
          <w:t xml:space="preserve">שלא</w:t>
        </w:r>
      </w:ins>
      <w:del w:id="97626" w:author="קלוד" w:date="2026-10-11T13:11:34Z">
        <w:r w:rsidRPr="006F178A">
          <w:rPr>
            <w:rtl/>
          </w:rPr>
          <w:delText xml:space="preserve">דלא</w:delText>
        </w:r>
      </w:del>
      <w:r w:rsidRPr="006F178A">
        <w:rPr>
          <w:rtl/>
        </w:rPr>
        <w:t xml:space="preserve"> </w:t>
      </w:r>
      <w:ins w:id="97623" w:author="קלוד" w:date="2026-10-11T13:11:34Z">
        <w:r>
          <w:rPr>
            <w:rtl/>
          </w:rPr>
          <w:t xml:space="preserve">נתנבאו </w:t>
        </w:r>
        <w:r>
          <w:rPr>
            <w:rStyle w:val="afffffe"/>
            <w:rtl/>
          </w:rPr>
          <w:t xml:space="preserve">הנביאים</w:t>
        </w:r>
      </w:ins>
      <w:del w:id="97624" w:author="קלוד" w:date="2026-10-11T13:11:34Z">
        <w:r w:rsidRPr="006F178A">
          <w:rPr>
            <w:rtl/>
          </w:rPr>
          <w:delText xml:space="preserve">נתנבאו</w:delText>
        </w:r>
      </w:del>
      <w:r w:rsidRPr="006F178A">
        <w:rPr>
          <w:rtl/>
        </w:rPr>
        <w:t xml:space="preserve"> אלא לימות המשיח.</w:t>
      </w:r>
    </w:p>
    <w:p w:rsidR="00E9703F" w:rsidRPr="006F178A" w:rsidRDefault="00E9703F" w:rsidP="00E9703F">
      <w:pPr>
        <w:rPr>
          <w:rStyle w:val="afffe"/>
          <w:rFonts w:ascii="Fb Fontext" w:hAnsi="Fb Fontext"/>
          <w:rtl/>
        </w:rPr>
      </w:pPr>
      <w:r w:rsidRPr="006F178A">
        <w:rPr>
          <w:rtl/>
        </w:rPr>
        <w:t>ו</w:t>
      </w:r>
      <w:r w:rsidRPr="004C00C0">
        <w:rPr>
          <w:b/>
          <w:bCs/>
          <w:rtl/>
        </w:rPr>
        <w:t xml:space="preserve">א"ד</w:t>
      </w:r>
      <w:r w:rsidRPr="004C00C0">
        <w:rPr>
          <w:b/>
          <w:bCs/>
          <w:rtl/>
        </w:rPr>
        <w:t xml:space="preserve">: </w:t>
      </w:r>
      <w:r w:rsidRPr="006F178A">
        <w:rPr>
          <w:rtl/>
        </w:rPr>
        <w:t>בהיפך.</w:t>
      </w:r>
    </w:p>
    <w:p w:rsidR="00E9703F" w:rsidRPr="006F178A" w:rsidRDefault="00E9703F" w:rsidP="00E9703F">
      <w:pPr>
        <w:rPr>
          <w:rtl/>
        </w:rPr>
      </w:pPr>
      <w:ins w:id="90351" w:author="מנוע מכני" w:date="2026-10-11T12:04:39Z">
        <w:r>
          <w:rPr>
            <w:rStyle w:val="2fb"/>
            <w:rtl/>
          </w:rPr>
          <w:t xml:space="preserve">לר"א</w:t>
        </w:r>
      </w:ins>
      <w:del w:id="90352" w:author="מנוע מכני" w:date="2026-10-11T12:04:39Z">
        <w:r w:rsidRPr="006F178A">
          <w:rPr>
            <w:rtl/>
          </w:rPr>
          <w:delText xml:space="preserve">לרבי אליעזר</w:delText>
        </w:r>
      </w:del>
      <w:r w:rsidRPr="006F178A">
        <w:rPr>
          <w:rtl/>
        </w:rPr>
        <w:t xml:space="preserve"> לעת"ל תכשיטין הן.</w:t>
      </w:r>
    </w:p>
    <w:p w:rsidR="00E9703F" w:rsidRPr="006F178A" w:rsidRDefault="00E9703F" w:rsidP="00E9703F">
      <w:pPr>
        <w:rPr>
          <w:rtl/>
        </w:rPr>
      </w:pPr>
      <w:r w:rsidRPr="006F178A">
        <w:rPr>
          <w:rStyle w:val="2fb"/>
          <w:rtl/>
        </w:rPr>
        <w:t xml:space="preserve">ר"כ</w:t>
      </w:r>
      <w:r w:rsidRPr="006F178A">
        <w:rPr>
          <w:rtl/>
        </w:rPr>
        <w:t xml:space="preserve"> למר בריה </w:t>
      </w:r>
      <w:ins w:id="97633" w:author="קלוד" w:date="2026-10-11T13:11:34Z">
        <w:r>
          <w:rPr>
            <w:rStyle w:val="2fb"/>
            <w:rtl/>
          </w:rPr>
          <w:t xml:space="preserve">דרב הונא: </w:t>
        </w:r>
        <w:r>
          <w:rPr>
            <w:rStyle w:val="afffffe"/>
            <w:rtl/>
          </w:rPr>
          <w:t xml:space="preserve">הפסוק</w:t>
        </w:r>
      </w:ins>
      <w:del w:id="97634" w:author="קלוד" w:date="2026-10-11T13:11:34Z">
        <w:r w:rsidRPr="006F178A">
          <w:rPr>
            <w:rStyle w:val="2fb"/>
            <w:rtl/>
          </w:rPr>
          <w:delText xml:space="preserve">דרבינא</w:delText>
        </w:r>
        <w:r w:rsidRPr="006F178A">
          <w:rPr>
            <w:rtl/>
          </w:rPr>
          <w:delText xml:space="preserve">-</w:delText>
        </w:r>
      </w:del>
      <w:r w:rsidRPr="006F178A">
        <w:rPr>
          <w:rtl/>
        </w:rPr>
        <w:t xml:space="preserve"> בד"ת כתיב.</w:t>
      </w:r>
    </w:p>
    <w:p w:rsidR="00E9703F" w:rsidRPr="006F178A" w:rsidRDefault="00E9703F" w:rsidP="00E9703F">
      <w:pPr>
        <w:rPr>
          <w:rtl/>
        </w:rPr>
      </w:pPr>
      <w:r w:rsidRPr="006F178A">
        <w:rPr>
          <w:rtl/>
        </w:rPr>
        <w:t xml:space="preserve">והוא </w:t>
      </w:r>
      <w:r w:rsidRPr="006F178A">
        <w:rPr>
          <w:rtl/>
        </w:rPr>
        <w:t xml:space="preserve">לא</w:t>
      </w:r>
      <w:r w:rsidRPr="006F178A">
        <w:rPr>
          <w:rtl/>
        </w:rPr>
        <w:t xml:space="preserve"> שמע שאין מקרא יוצא </w:t>
      </w:r>
      <w:ins w:id="92831" w:author="מנוע מכני" w:date="2026-10-11T12:04:39Z">
        <w:ins w:id="97641" w:author="קלוד" w:date="2026-10-11T13:11:34Z">
          <w:r>
            <w:rPr>
              <w:rtl/>
            </w:rPr>
            <w:t xml:space="preserve">מידי</w:t>
          </w:r>
        </w:ins>
        <w:del w:id="97642" w:author="קלוד" w:date="2026-10-11T13:11:34Z">
          <w:r>
            <w:rPr>
              <w:rtl/>
            </w:rPr>
            <w:delText xml:space="preserve">כלום</w:delText>
          </w:r>
        </w:del>
      </w:ins>
      <w:del w:id="92832" w:author="מנוע מכני" w:date="2026-10-11T12:04:39Z">
        <w:r w:rsidRPr="006F178A">
          <w:rPr>
            <w:rtl/>
          </w:rPr>
          <w:delText xml:space="preserve">מידי</w:delText>
        </w:r>
      </w:del>
      <w:r w:rsidRPr="006F178A">
        <w:rPr>
          <w:rtl/>
        </w:rPr>
        <w:t xml:space="preserve"> </w:t>
      </w:r>
      <w:ins w:id="97639" w:author="קלוד" w:date="2026-10-11T13:11:34Z">
        <w:r>
          <w:rPr>
            <w:rtl/>
          </w:rPr>
          <w:t xml:space="preserve">פשוטו,</w:t>
        </w:r>
      </w:ins>
      <w:del w:id="97640" w:author="קלוד" w:date="2026-10-11T13:11:34Z">
        <w:r w:rsidRPr="006F178A">
          <w:rPr>
            <w:rtl/>
          </w:rPr>
          <w:delText xml:space="preserve">פשוטו</w:delText>
        </w:r>
      </w:del>
      <w:r w:rsidRPr="006F178A">
        <w:rPr>
          <w:rtl/>
        </w:rPr>
        <w:t xml:space="preserve"> </w:t>
      </w:r>
      <w:ins w:id="97637" w:author="קלוד" w:date="2026-10-11T13:11:34Z">
        <w:r>
          <w:rPr>
            <w:rtl/>
          </w:rPr>
          <w:t xml:space="preserve">אע"פ</w:t>
        </w:r>
      </w:ins>
      <w:del w:id="97638" w:author="קלוד" w:date="2026-10-11T13:11:34Z">
        <w:r w:rsidRPr="006F178A">
          <w:rPr>
            <w:rtl/>
          </w:rPr>
          <w:delText xml:space="preserve">ואע"פ</w:delText>
        </w:r>
      </w:del>
      <w:r w:rsidRPr="006F178A">
        <w:rPr>
          <w:rtl/>
        </w:rPr>
        <w:t xml:space="preserve"> שהיה בן י"ח ולמד </w:t>
      </w:r>
      <w:ins w:id="97635" w:author="קלוד" w:date="2026-10-11T13:11:34Z">
        <w:r>
          <w:rPr>
            <w:rtl/>
          </w:rPr>
          <w:t xml:space="preserve">כל</w:t>
        </w:r>
      </w:ins>
      <w:del w:id="97636" w:author="קלוד" w:date="2026-10-11T13:11:34Z">
        <w:r w:rsidRPr="006F178A">
          <w:rPr>
            <w:rtl/>
          </w:rPr>
          <w:delText xml:space="preserve">לכל</w:delText>
        </w:r>
      </w:del>
      <w:r w:rsidRPr="006F178A">
        <w:rPr>
          <w:rtl/>
        </w:rPr>
        <w:t xml:space="preserve"> הש"ס.</w:t>
      </w:r>
    </w:p>
    <w:p>
      <w:pPr>
        <w:pStyle w:val="afffff8"/>
        <w:rPr>
          <w:ins w:id="90859" w:author="קלוד" w:date="2026-10-11T12:33:55Z"/>
        </w:rPr>
      </w:pPr>
      <w:ins w:id="90860" w:author="קלוד" w:date="2026-10-11T12:33:55Z">
        <w:r>
          <w:rPr>
            <w:color w:val="7B3F00"/>
          </w:rPr>
          <w:t xml:space="preserve">'חגור חרבך' - תלמידי חכמים המחדדין זה לזה</w:t>
        </w:r>
      </w:ins>
    </w:p>
    <w:p w:rsidR="00E9703F" w:rsidRDefault="00E9703F" w:rsidP="00E9703F">
      <w:pPr>
        <w:rPr>
          <w:rtl/>
        </w:rPr>
      </w:pPr>
      <w:r w:rsidRPr="006F178A">
        <w:rPr>
          <w:rtl/>
        </w:rPr>
        <w:t>•</w:t>
      </w:r>
      <w:r w:rsidRPr="00784B8D">
        <w:rPr>
          <w:rStyle w:val="afffff0"/>
          <w:rtl/>
        </w:rPr>
        <w:t xml:space="preserve"> </w:t>
      </w:r>
      <w:r w:rsidRPr="00784B8D">
        <w:rPr>
          <w:rStyle w:val="afffff0"/>
          <w:rFonts w:hint="cs"/>
          <w:rtl/>
        </w:rPr>
        <w:t xml:space="preserve">'</w:t>
      </w:r>
      <w:ins w:id="91025" w:author="Claude - סמנטי" w:date="2026-10-11T12:28:21Z">
        <w:r>
          <w:rPr>
            <w:rStyle w:val="afffff0"/>
            <w:rFonts w:hint="cs"/>
            <w:rtl/>
          </w:rPr>
          <w:t xml:space="preserve">חֲגוֹר חַרְבְּךָ</w:t>
        </w:r>
      </w:ins>
      <w:del w:id="91026" w:author="Claude - סמנטי" w:date="2026-10-11T12:28:21Z">
        <w:r w:rsidRPr="00784B8D">
          <w:rPr>
            <w:rStyle w:val="afffff0"/>
            <w:rFonts w:hint="cs"/>
            <w:rtl/>
          </w:rPr>
          <w:delText xml:space="preserve">חגור חרבך</w:delText>
        </w:r>
      </w:del>
      <w:r w:rsidRPr="00784B8D">
        <w:rPr>
          <w:rStyle w:val="afffff0"/>
          <w:rFonts w:hint="cs"/>
          <w:rtl/>
        </w:rPr>
        <w:t xml:space="preserve">' </w:t>
      </w:r>
      <w:r w:rsidRPr="006F178A">
        <w:rPr>
          <w:rFonts w:hint="cs"/>
          <w:rtl/>
        </w:rPr>
        <w:t xml:space="preserve">על ירך גבור </w:t>
      </w:r>
      <w:r w:rsidRPr="006F178A">
        <w:rPr>
          <w:rtl/>
        </w:rPr>
        <w:t>והדרך צלח</w:t>
      </w:r>
    </w:p>
    <w:p w:rsidR="00E9703F" w:rsidRPr="006F178A" w:rsidRDefault="00E9703F" w:rsidP="00E9703F">
      <w:pPr>
        <w:rPr>
          <w:rtl/>
        </w:rPr>
      </w:pPr>
      <w:r w:rsidRPr="006F178A">
        <w:rPr>
          <w:rtl/>
        </w:rPr>
        <w:t xml:space="preserve">היינו וחדדך שני </w:t>
      </w:r>
      <w:r w:rsidRPr="006F178A">
        <w:rPr>
          <w:rtl/>
        </w:rPr>
        <w:t xml:space="preserve">ת"ח</w:t>
      </w:r>
      <w:r w:rsidRPr="006F178A">
        <w:rPr>
          <w:rtl/>
        </w:rPr>
        <w:t xml:space="preserve"> המחדדין זל"ז בהלכה </w:t>
      </w:r>
      <w:r w:rsidRPr="006F178A">
        <w:rPr>
          <w:rtl/>
        </w:rPr>
        <w:t xml:space="preserve">הקב"ה</w:t>
      </w:r>
      <w:r w:rsidRPr="006F178A">
        <w:rPr>
          <w:rtl/>
        </w:rPr>
        <w:t xml:space="preserve"> מצליח להן.</w:t>
      </w:r>
    </w:p>
    <w:p w:rsidR="00E9703F" w:rsidRPr="009757B9" w:rsidRDefault="00E9703F" w:rsidP="00E9703F">
      <w:pPr>
        <w:rPr>
          <w:rFonts w:cs="Guttman Vilna"/>
          <w:b/>
          <w:bCs/>
          <w:rtl/>
        </w:rPr>
      </w:pPr>
      <w:r w:rsidRPr="00523F92">
        <w:rPr>
          <w:rStyle w:val="afffff0"/>
          <w:rFonts w:hint="cs"/>
          <w:rtl/>
        </w:rPr>
        <w:t>'</w:t>
      </w:r>
      <w:r w:rsidRPr="00523F92">
        <w:rPr>
          <w:rStyle w:val="afffff0"/>
          <w:rtl/>
        </w:rPr>
        <w:t>צלח ורכב</w:t>
      </w:r>
      <w:r w:rsidRPr="00523F92">
        <w:rPr>
          <w:rStyle w:val="afffff0"/>
          <w:rFonts w:hint="cs"/>
          <w:rtl/>
        </w:rPr>
        <w:t>'</w:t>
      </w:r>
      <w:r w:rsidRPr="00523F92">
        <w:rPr>
          <w:rStyle w:val="afffff0"/>
          <w:rtl/>
        </w:rPr>
        <w:t xml:space="preserve"> </w:t>
      </w:r>
      <w:r w:rsidRPr="006F178A">
        <w:rPr>
          <w:rtl/>
        </w:rPr>
        <w:t>עולין לגדולה.</w:t>
      </w:r>
    </w:p>
    <w:p w:rsidR="00E9703F" w:rsidRPr="009757B9" w:rsidRDefault="00E9703F" w:rsidP="00E9703F">
      <w:pPr>
        <w:rPr>
          <w:rFonts w:cs="Guttman Vilna"/>
          <w:b/>
          <w:bCs/>
          <w:rtl/>
        </w:rPr>
      </w:pPr>
      <w:r w:rsidRPr="00523F92">
        <w:rPr>
          <w:rStyle w:val="afffff0"/>
          <w:rFonts w:hint="cs"/>
          <w:rtl/>
        </w:rPr>
        <w:t xml:space="preserve">'</w:t>
      </w:r>
      <w:ins w:id="91027" w:author="Claude - סמנטי" w:date="2026-10-11T12:28:21Z">
        <w:r>
          <w:rPr>
            <w:rStyle w:val="afffff0"/>
            <w:rFonts w:hint="cs"/>
            <w:rtl/>
          </w:rPr>
          <w:t xml:space="preserve">עַל דְּבַר אֱמֶת</w:t>
        </w:r>
      </w:ins>
      <w:del w:id="91028" w:author="Claude - סמנטי" w:date="2026-10-11T12:28:21Z">
        <w:r w:rsidRPr="00523F92">
          <w:rPr>
            <w:rStyle w:val="afffff0"/>
            <w:rFonts w:hint="cs"/>
            <w:rtl/>
          </w:rPr>
          <w:delText xml:space="preserve">על דבר אמת</w:delText>
        </w:r>
      </w:del>
      <w:r w:rsidRPr="00523F92">
        <w:rPr>
          <w:rStyle w:val="afffff0"/>
          <w:rFonts w:hint="cs"/>
          <w:rtl/>
        </w:rPr>
        <w:t xml:space="preserve">' </w:t>
      </w:r>
      <w:r w:rsidRPr="006F178A">
        <w:rPr>
          <w:rtl/>
        </w:rPr>
        <w:t>מכוונים לאמיתה.</w:t>
      </w:r>
    </w:p>
    <w:p w:rsidR="00E9703F" w:rsidRPr="009757B9" w:rsidRDefault="00E9703F" w:rsidP="00E9703F">
      <w:pPr>
        <w:rPr>
          <w:rFonts w:cs="Guttman Vilna"/>
          <w:b/>
          <w:bCs/>
          <w:rtl/>
        </w:rPr>
      </w:pPr>
      <w:r w:rsidRPr="00523F92">
        <w:rPr>
          <w:rStyle w:val="afffff0"/>
          <w:rFonts w:hint="cs"/>
          <w:rtl/>
        </w:rPr>
        <w:t xml:space="preserve">'</w:t>
      </w:r>
      <w:r w:rsidRPr="00523F92">
        <w:rPr>
          <w:rStyle w:val="afffff0"/>
          <w:rFonts w:hint="cs"/>
          <w:rtl/>
        </w:rPr>
        <w:t xml:space="preserve">וענווה צדק</w:t>
      </w:r>
      <w:r w:rsidRPr="00523F92">
        <w:rPr>
          <w:rStyle w:val="afffff0"/>
          <w:rFonts w:hint="cs"/>
          <w:rtl/>
        </w:rPr>
        <w:t xml:space="preserve">' </w:t>
      </w:r>
      <w:ins w:id="97643" w:author="קלוד" w:date="2026-10-11T13:11:34Z">
        <w:r>
          <w:rPr>
            <w:rtl/>
          </w:rPr>
          <w:t xml:space="preserve">- ובלבד שלא</w:t>
        </w:r>
      </w:ins>
      <w:del w:id="97644" w:author="קלוד" w:date="2026-10-11T13:11:34Z">
        <w:r w:rsidRPr="006F178A">
          <w:rPr>
            <w:rtl/>
          </w:rPr>
          <w:delText xml:space="preserve">ולא</w:delText>
        </w:r>
      </w:del>
      <w:r w:rsidRPr="006F178A">
        <w:rPr>
          <w:rtl/>
        </w:rPr>
        <w:t xml:space="preserve"> הגיס דעתו.</w:t>
      </w:r>
    </w:p>
    <w:p w:rsidR="00E9703F" w:rsidRPr="009757B9" w:rsidRDefault="00E9703F" w:rsidP="00E9703F">
      <w:pPr>
        <w:rPr>
          <w:rFonts w:cs="Guttman Vilna"/>
          <w:b/>
          <w:bCs/>
          <w:rtl/>
        </w:rPr>
      </w:pPr>
      <w:r w:rsidRPr="00523F92">
        <w:rPr>
          <w:rStyle w:val="afffff0"/>
          <w:rFonts w:hint="cs"/>
          <w:rtl/>
        </w:rPr>
        <w:t xml:space="preserve">'</w:t>
      </w:r>
      <w:r w:rsidRPr="00523F92">
        <w:rPr>
          <w:rStyle w:val="afffff0"/>
          <w:rFonts w:hint="cs"/>
          <w:rtl/>
        </w:rPr>
        <w:t xml:space="preserve">תורה ימינך</w:t>
      </w:r>
      <w:r w:rsidRPr="00523F92">
        <w:rPr>
          <w:rStyle w:val="afffff0"/>
          <w:rFonts w:hint="cs"/>
          <w:rtl/>
        </w:rPr>
        <w:t xml:space="preserve">' </w:t>
      </w:r>
      <w:r w:rsidRPr="006F178A">
        <w:rPr>
          <w:rtl/>
        </w:rPr>
        <w:t>זוכין לתורה שניתנה בימין.</w:t>
      </w:r>
    </w:p>
    <w:p w:rsidR="00E9703F" w:rsidRPr="009757B9" w:rsidRDefault="00E9703F" w:rsidP="00E9703F">
      <w:pPr>
        <w:rPr>
          <w:rFonts w:cs="Guttman Vilna"/>
          <w:b/>
          <w:bCs/>
          <w:rtl/>
        </w:rPr>
      </w:pPr>
      <w:r w:rsidRPr="006F178A">
        <w:rPr>
          <w:rtl/>
        </w:rPr>
        <w:t xml:space="preserve">או </w:t>
      </w:r>
      <w:ins w:id="97651" w:author="קלוד" w:date="2026-10-11T13:11:34Z">
        <w:r>
          <w:rPr>
            <w:rtl/>
          </w:rPr>
          <w:t xml:space="preserve">שזוכין</w:t>
        </w:r>
      </w:ins>
      <w:del w:id="97652" w:author="קלוד" w:date="2026-10-11T13:11:34Z">
        <w:r w:rsidRPr="006F178A">
          <w:rPr>
            <w:rtl/>
          </w:rPr>
          <w:delText xml:space="preserve">דזכין</w:delText>
        </w:r>
      </w:del>
      <w:r w:rsidRPr="006F178A">
        <w:rPr>
          <w:rtl/>
        </w:rPr>
        <w:t xml:space="preserve"> לדברים </w:t>
      </w:r>
      <w:ins w:id="97649" w:author="קלוד" w:date="2026-10-11T13:11:34Z">
        <w:r>
          <w:rPr>
            <w:rtl/>
          </w:rPr>
          <w:t xml:space="preserve">שנאמרו</w:t>
        </w:r>
      </w:ins>
      <w:del w:id="97650" w:author="קלוד" w:date="2026-10-11T13:11:34Z">
        <w:r w:rsidRPr="006F178A">
          <w:rPr>
            <w:rtl/>
          </w:rPr>
          <w:delText xml:space="preserve">שניתנה</w:delText>
        </w:r>
      </w:del>
      <w:r w:rsidRPr="006F178A">
        <w:rPr>
          <w:rtl/>
        </w:rPr>
        <w:t xml:space="preserve"> </w:t>
      </w:r>
      <w:ins w:id="97647" w:author="קלוד" w:date="2026-10-11T13:11:34Z">
        <w:r>
          <w:rPr>
            <w:rtl/>
          </w:rPr>
          <w:t xml:space="preserve">בימינה </w:t>
        </w:r>
        <w:r>
          <w:rPr>
            <w:rStyle w:val="afffffe"/>
            <w:rtl/>
          </w:rPr>
          <w:t xml:space="preserve">של תורה</w:t>
        </w:r>
        <w:r>
          <w:rPr>
            <w:rtl/>
          </w:rPr>
          <w:t xml:space="preserve"> -</w:t>
        </w:r>
      </w:ins>
      <w:del w:id="97648" w:author="קלוד" w:date="2026-10-11T13:11:34Z">
        <w:r w:rsidRPr="006F178A">
          <w:rPr>
            <w:rtl/>
          </w:rPr>
          <w:delText xml:space="preserve">בימינה</w:delText>
        </w:r>
      </w:del>
      <w:r w:rsidRPr="006F178A">
        <w:rPr>
          <w:rtl/>
        </w:rPr>
        <w:t xml:space="preserve"> והיינו אורך </w:t>
      </w:r>
      <w:ins w:id="97645" w:author="קלוד" w:date="2026-10-11T13:11:34Z">
        <w:r>
          <w:rPr>
            <w:rtl/>
          </w:rPr>
          <w:t xml:space="preserve">ימים,</w:t>
        </w:r>
      </w:ins>
      <w:del w:id="97646" w:author="קלוד" w:date="2026-10-11T13:11:34Z">
        <w:r w:rsidRPr="006F178A">
          <w:rPr>
            <w:rtl/>
          </w:rPr>
          <w:delText xml:space="preserve">ימים</w:delText>
        </w:r>
      </w:del>
      <w:r w:rsidRPr="006F178A">
        <w:rPr>
          <w:rtl/>
        </w:rPr>
        <w:t xml:space="preserve"> וכ"ש עושר וכבוד.</w:t>
      </w:r>
    </w:p>
    <w:p w:rsidR="00E9703F" w:rsidRPr="006F178A" w:rsidRDefault="00E9703F" w:rsidP="00E9703F">
      <w:pPr>
        <w:pStyle w:val="afffff"/>
        <w:rPr>
          <w:rtl/>
        </w:rPr>
      </w:pPr>
      <w:r w:rsidRPr="006F178A">
        <w:rPr>
          <w:rtl/>
        </w:rPr>
        <w:t>•</w:t>
      </w:r>
      <w:r w:rsidRPr="00784B8D">
        <w:rPr>
          <w:rStyle w:val="afffff0"/>
          <w:rtl/>
        </w:rPr>
        <w:t xml:space="preserve"> </w:t>
      </w:r>
      <w:r w:rsidRPr="00784B8D">
        <w:rPr>
          <w:rStyle w:val="afffff0"/>
          <w:rFonts w:hint="cs"/>
          <w:rtl/>
        </w:rPr>
        <w:t xml:space="preserve">'אז נדברו' </w:t>
      </w:r>
      <w:r w:rsidRPr="006F178A">
        <w:rPr>
          <w:rtl/>
        </w:rPr>
        <w:t>שני ת"ח הנוחין זל"ז בהלכה הקב"ה מרשיב להן.</w:t>
      </w:r>
    </w:p>
    <w:p w:rsidR="00E9703F" w:rsidRPr="006F178A" w:rsidRDefault="00E9703F" w:rsidP="00E9703F">
      <w:pPr>
        <w:pStyle w:val="afffff"/>
        <w:rPr>
          <w:rtl/>
        </w:rPr>
      </w:pPr>
      <w:r>
        <w:rPr>
          <w:rFonts w:hint="cs"/>
          <w:rtl/>
        </w:rPr>
        <w:t xml:space="preserve">'</w:t>
      </w:r>
      <w:r>
        <w:rPr>
          <w:rStyle w:val="afffff0"/>
          <w:rFonts w:hint="cs"/>
          <w:rtl/>
          <w:rPrChange w:id="9030" w:author="מנוע פסוקים" w:date="2026-10-11T09:34:00Z">
            <w:rPr>
              <w:rFonts w:hint="cs"/>
              <w:rtl/>
            </w:rPr>
          </w:rPrChange>
        </w:rPr>
        <w:t xml:space="preserve">ידבר עמים תחתנו</w:t>
      </w:r>
      <w:r>
        <w:rPr>
          <w:rFonts w:hint="cs"/>
          <w:rtl/>
        </w:rPr>
        <w:t xml:space="preserve">'</w:t>
      </w:r>
      <w:r>
        <w:rPr>
          <w:rFonts w:hint="cs"/>
          <w:rtl/>
        </w:rPr>
        <w:t xml:space="preserve"> </w:t>
      </w:r>
      <w:r w:rsidRPr="006F178A">
        <w:rPr>
          <w:rtl/>
        </w:rPr>
        <w:t>לשון נחת.</w:t>
      </w:r>
    </w:p>
    <w:p w:rsidR="00E9703F" w:rsidRPr="006F178A" w:rsidRDefault="00E9703F" w:rsidP="00E9703F">
      <w:pPr>
        <w:rPr>
          <w:rtl/>
        </w:rPr>
      </w:pPr>
      <w:r w:rsidRPr="00523F92">
        <w:rPr>
          <w:rStyle w:val="afffff0"/>
          <w:rFonts w:hint="cs"/>
          <w:rtl/>
        </w:rPr>
        <w:t xml:space="preserve">'</w:t>
      </w:r>
      <w:ins w:id="91029" w:author="Claude - סמנטי" w:date="2026-10-11T12:28:21Z">
        <w:r>
          <w:rPr>
            <w:rStyle w:val="afffff0"/>
            <w:rFonts w:hint="cs"/>
            <w:rtl/>
          </w:rPr>
          <w:t xml:space="preserve">לְחוֹשְׁבֵי שְׁמוֹ</w:t>
        </w:r>
      </w:ins>
      <w:del w:id="91030" w:author="Claude - סמנטי" w:date="2026-10-11T12:28:21Z">
        <w:r w:rsidRPr="00523F92">
          <w:rPr>
            <w:rStyle w:val="afffff0"/>
            <w:rFonts w:hint="cs"/>
            <w:rtl/>
          </w:rPr>
          <w:delText xml:space="preserve">לחושבי שמו</w:delText>
        </w:r>
      </w:del>
      <w:r w:rsidRPr="00523F92">
        <w:rPr>
          <w:rStyle w:val="afffff0"/>
          <w:rFonts w:hint="cs"/>
          <w:rtl/>
        </w:rPr>
        <w:t xml:space="preserve">' </w:t>
      </w:r>
      <w:ins w:id="97657" w:author="קלוד" w:date="2026-10-11T13:11:34Z">
        <w:r>
          <w:rPr>
            <w:rtl/>
          </w:rPr>
          <w:t xml:space="preserve">-</w:t>
        </w:r>
      </w:ins>
      <w:del w:id="97658" w:author="קלוד" w:date="2026-10-11T13:11:34Z">
        <w:r w:rsidRPr="006F178A">
          <w:rPr>
            <w:rtl/>
          </w:rPr>
          <w:delText xml:space="preserve">חושבי שמו</w:delText>
        </w:r>
      </w:del>
      <w:r w:rsidRPr="006F178A">
        <w:rPr>
          <w:rtl/>
        </w:rPr>
        <w:t xml:space="preserve"> </w:t>
      </w:r>
      <w:r>
        <w:rPr>
          <w:rtl/>
        </w:rPr>
        <w:t>אפי'</w:t>
      </w:r>
      <w:r w:rsidRPr="006F178A">
        <w:rPr>
          <w:rtl/>
        </w:rPr>
        <w:t xml:space="preserve"> חישב</w:t>
      </w:r>
      <w:ins w:id="97655" w:author="קלוד" w:date="2026-10-11T13:11:34Z">
        <w:r>
          <w:rPr>
            <w:rtl/>
          </w:rPr>
          <w:t xml:space="preserve"> </w:t>
        </w:r>
        <w:r>
          <w:rPr>
            <w:rStyle w:val="afffffe"/>
            <w:rtl/>
          </w:rPr>
          <w:t xml:space="preserve">לעשות מצוה</w:t>
        </w:r>
        <w:r>
          <w:rPr>
            <w:rtl/>
          </w:rPr>
          <w:t xml:space="preserve"> </w:t>
        </w:r>
      </w:ins>
      <w:del w:id="97656" w:author="קלוד" w:date="2026-10-11T13:11:34Z">
        <w:r w:rsidRPr="006F178A">
          <w:rPr>
            <w:rtl/>
          </w:rPr>
          <w:delText xml:space="preserve"> </w:delText>
        </w:r>
      </w:del>
      <w:r w:rsidRPr="006F178A">
        <w:rPr>
          <w:rtl/>
        </w:rPr>
        <w:t xml:space="preserve">ונאנס ולא </w:t>
      </w:r>
      <w:ins w:id="97653" w:author="קלוד" w:date="2026-10-11T13:11:34Z">
        <w:r>
          <w:rPr>
            <w:rtl/>
          </w:rPr>
          <w:t xml:space="preserve">עשה,</w:t>
        </w:r>
      </w:ins>
      <w:del w:id="97654" w:author="קלוד" w:date="2026-10-11T13:11:34Z">
        <w:r w:rsidRPr="006F178A">
          <w:rPr>
            <w:rtl/>
          </w:rPr>
          <w:delText xml:space="preserve">עשה</w:delText>
        </w:r>
      </w:del>
      <w:r w:rsidRPr="006F178A">
        <w:rPr>
          <w:rtl/>
        </w:rPr>
        <w:t xml:space="preserve"> מעלה כאילו עשאו.</w:t>
      </w:r>
    </w:p>
    <w:p w:rsidR="00E9703F" w:rsidRPr="006F178A" w:rsidRDefault="00E9703F" w:rsidP="00E9703F">
      <w:pPr>
        <w:rPr>
          <w:rtl/>
        </w:rPr>
      </w:pPr>
      <w:r w:rsidRPr="006F178A">
        <w:rPr>
          <w:rtl/>
        </w:rPr>
        <w:t>•</w:t>
      </w:r>
      <w:r>
        <w:rPr>
          <w:rtl/>
        </w:rPr>
        <w:t xml:space="preserve"> </w:t>
      </w:r>
      <w:r w:rsidRPr="00784B8D">
        <w:rPr>
          <w:rStyle w:val="afffff0"/>
          <w:rFonts w:hint="cs"/>
          <w:rtl/>
        </w:rPr>
        <w:t xml:space="preserve">'</w:t>
      </w:r>
      <w:r w:rsidRPr="00784B8D">
        <w:rPr>
          <w:rStyle w:val="afffff0"/>
          <w:rFonts w:hint="cs"/>
          <w:rtl/>
        </w:rPr>
        <w:t xml:space="preserve">שומר מצווה</w:t>
      </w:r>
      <w:r w:rsidRPr="00784B8D">
        <w:rPr>
          <w:rStyle w:val="afffff0"/>
          <w:rFonts w:hint="cs"/>
          <w:rtl/>
        </w:rPr>
        <w:t xml:space="preserve">'</w:t>
      </w:r>
      <w:ins w:id="97665" w:author="קלוד" w:date="2026-10-11T13:11:34Z">
        <w:r>
          <w:rPr>
            <w:rStyle w:val="afffff0"/>
            <w:rFonts w:hint="cs"/>
            <w:rtl/>
          </w:rPr>
          <w:t xml:space="preserve"> - העושה </w:t>
        </w:r>
      </w:ins>
      <w:del w:id="97666" w:author="קלוד" w:date="2026-10-11T13:11:34Z">
        <w:r w:rsidRPr="00784B8D">
          <w:rPr>
            <w:rStyle w:val="afffff0"/>
            <w:rFonts w:hint="cs"/>
            <w:rtl/>
          </w:rPr>
          <w:delText xml:space="preserve"> </w:delText>
        </w:r>
      </w:del>
      <w:r w:rsidRPr="006F178A">
        <w:rPr>
          <w:rtl/>
        </w:rPr>
        <w:t xml:space="preserve">מצווה כמאמרה </w:t>
      </w:r>
      <w:ins w:id="97663" w:author="קלוד" w:date="2026-10-11T13:11:34Z">
        <w:r>
          <w:rPr>
            <w:rtl/>
          </w:rPr>
          <w:t xml:space="preserve">אין</w:t>
        </w:r>
      </w:ins>
      <w:del w:id="97664" w:author="קלוד" w:date="2026-10-11T13:11:34Z">
        <w:r w:rsidRPr="006F178A">
          <w:rPr>
            <w:rtl/>
          </w:rPr>
          <w:delText xml:space="preserve">שומרין</w:delText>
        </w:r>
      </w:del>
      <w:r w:rsidRPr="006F178A">
        <w:rPr>
          <w:rtl/>
        </w:rPr>
        <w:t xml:space="preserve"> </w:t>
      </w:r>
      <w:ins w:id="97661" w:author="קלוד" w:date="2026-10-11T13:11:34Z">
        <w:r>
          <w:rPr>
            <w:rtl/>
          </w:rPr>
          <w:t xml:space="preserve">מבשרין</w:t>
        </w:r>
      </w:ins>
      <w:del w:id="97662" w:author="קלוד" w:date="2026-10-11T13:11:34Z">
        <w:r w:rsidRPr="006F178A">
          <w:rPr>
            <w:rtl/>
          </w:rPr>
          <w:delText xml:space="preserve">שלא</w:delText>
        </w:r>
      </w:del>
      <w:r w:rsidRPr="006F178A">
        <w:rPr>
          <w:rtl/>
        </w:rPr>
        <w:t xml:space="preserve"> </w:t>
      </w:r>
      <w:ins w:id="97659" w:author="קלוד" w:date="2026-10-11T13:11:34Z">
        <w:r>
          <w:rPr>
            <w:rtl/>
          </w:rPr>
          <w:t xml:space="preserve">אותו</w:t>
        </w:r>
      </w:ins>
      <w:del w:id="97660" w:author="קלוד" w:date="2026-10-11T13:11:34Z">
        <w:r w:rsidRPr="006F178A">
          <w:rPr>
            <w:rtl/>
          </w:rPr>
          <w:delText xml:space="preserve">ידע</w:delText>
        </w:r>
      </w:del>
      <w:r w:rsidRPr="006F178A">
        <w:rPr>
          <w:rtl/>
        </w:rPr>
        <w:t xml:space="preserve"> בשורות רעות.</w:t>
      </w:r>
    </w:p>
    <w:p w:rsidR="00E9703F" w:rsidRPr="006F178A" w:rsidRDefault="00E9703F" w:rsidP="00E9703F">
      <w:pPr>
        <w:rPr>
          <w:rtl/>
        </w:rPr>
      </w:pPr>
      <w:r w:rsidRPr="006F178A">
        <w:rPr>
          <w:rtl/>
        </w:rPr>
        <w:t>או ש</w:t>
      </w:r>
      <w:r>
        <w:rPr>
          <w:rtl/>
        </w:rPr>
        <w:t>אפי'</w:t>
      </w:r>
      <w:r w:rsidRPr="006F178A">
        <w:rPr>
          <w:rtl/>
        </w:rPr>
        <w:t xml:space="preserve"> </w:t>
      </w:r>
      <w:r w:rsidRPr="006F178A">
        <w:rPr>
          <w:rtl/>
        </w:rPr>
        <w:t xml:space="preserve">הקב"ה</w:t>
      </w:r>
      <w:r w:rsidRPr="006F178A">
        <w:rPr>
          <w:rtl/>
        </w:rPr>
        <w:t xml:space="preserve"> גוזר גזירה הוא מבטלה.</w:t>
      </w:r>
    </w:p>
    <w:p w:rsidR="00E9703F" w:rsidRPr="00805615" w:rsidRDefault="00E9703F" w:rsidP="00E9703F">
      <w:pPr>
        <w:rPr>
          <w:rStyle w:val="afffff0"/>
          <w:rtl/>
        </w:rPr>
      </w:pPr>
      <w:r w:rsidRPr="006F178A">
        <w:rPr>
          <w:rtl/>
        </w:rPr>
        <w:t>•</w:t>
      </w:r>
      <w:r w:rsidRPr="00805615">
        <w:rPr>
          <w:rStyle w:val="afffff0"/>
          <w:rtl/>
        </w:rPr>
        <w:t xml:space="preserve"> </w:t>
      </w:r>
      <w:r w:rsidRPr="00805615">
        <w:rPr>
          <w:rStyle w:val="afffff0"/>
          <w:rFonts w:hint="cs"/>
          <w:rtl/>
        </w:rPr>
        <w:t>'</w:t>
      </w:r>
      <w:r w:rsidRPr="00805615">
        <w:rPr>
          <w:rStyle w:val="afffff0"/>
          <w:rtl/>
        </w:rPr>
        <w:t>היושבת בגנים חברים מקשיבין לקולך השמיעיני</w:t>
      </w:r>
      <w:r w:rsidRPr="00805615">
        <w:rPr>
          <w:rStyle w:val="afffff0"/>
          <w:rFonts w:hint="cs"/>
          <w:rtl/>
        </w:rPr>
        <w:t>'</w:t>
      </w:r>
    </w:p>
    <w:p w:rsidR="00E9703F" w:rsidRPr="006F178A" w:rsidRDefault="00E9703F" w:rsidP="00E9703F">
      <w:pPr>
        <w:rPr>
          <w:rtl/>
        </w:rPr>
      </w:pPr>
      <w:r w:rsidRPr="006F178A">
        <w:rPr>
          <w:rtl/>
        </w:rPr>
        <w:t xml:space="preserve">שני </w:t>
      </w:r>
      <w:r w:rsidRPr="006F178A">
        <w:rPr>
          <w:rtl/>
        </w:rPr>
        <w:t xml:space="preserve">ת"ח</w:t>
      </w:r>
      <w:r w:rsidRPr="006F178A">
        <w:rPr>
          <w:rtl/>
        </w:rPr>
        <w:t xml:space="preserve"> המקשיבין זל"ז בהלכה </w:t>
      </w:r>
      <w:r w:rsidRPr="006F178A">
        <w:rPr>
          <w:rtl/>
        </w:rPr>
        <w:t xml:space="preserve">הקב"ה</w:t>
      </w:r>
      <w:r w:rsidRPr="006F178A">
        <w:rPr>
          <w:rtl/>
        </w:rPr>
        <w:t xml:space="preserve"> מקשיב להן ואם </w:t>
      </w:r>
      <w:ins w:id="91189" w:author="מנוע מכני" w:date="2026-10-11T12:04:39Z">
        <w:r>
          <w:rPr>
            <w:rtl/>
          </w:rPr>
          <w:t xml:space="preserve">לא</w:t>
        </w:r>
      </w:ins>
      <w:del w:id="91190" w:author="מנוע מכני" w:date="2026-10-11T12:04:39Z">
        <w:r w:rsidRPr="006F178A">
          <w:rPr>
            <w:rtl/>
          </w:rPr>
          <w:delText xml:space="preserve">לאו</w:delText>
        </w:r>
      </w:del>
      <w:r w:rsidRPr="006F178A">
        <w:rPr>
          <w:rtl/>
        </w:rPr>
        <w:t xml:space="preserve"> אינו מקשיב דנא' ברח דודי.</w:t>
      </w:r>
    </w:p>
    <w:p w:rsidR="00E9703F" w:rsidRPr="006F178A" w:rsidRDefault="00E9703F" w:rsidP="00E9703F">
      <w:pPr>
        <w:rPr>
          <w:rtl/>
        </w:rPr>
      </w:pPr>
      <w:r w:rsidRPr="006F178A">
        <w:rPr>
          <w:rtl/>
        </w:rPr>
        <w:t>•</w:t>
      </w:r>
      <w:r w:rsidRPr="00784B8D">
        <w:rPr>
          <w:rStyle w:val="afffff0"/>
          <w:rtl/>
        </w:rPr>
        <w:t xml:space="preserve"> </w:t>
      </w:r>
      <w:r w:rsidRPr="00784B8D">
        <w:rPr>
          <w:rStyle w:val="afffff0"/>
          <w:rFonts w:hint="cs"/>
          <w:rtl/>
        </w:rPr>
        <w:t xml:space="preserve">'</w:t>
      </w:r>
      <w:ins w:id="91031" w:author="Claude - סמנטי" w:date="2026-10-11T12:28:21Z">
        <w:r>
          <w:rPr>
            <w:rStyle w:val="afffff0"/>
            <w:rFonts w:hint="cs"/>
            <w:rtl/>
          </w:rPr>
          <w:t xml:space="preserve">וְדִגְלוֹ עָלַי אַהֲבָה</w:t>
        </w:r>
      </w:ins>
      <w:del w:id="91032" w:author="Claude - סמנטי" w:date="2026-10-11T12:28:21Z">
        <w:r w:rsidRPr="00784B8D">
          <w:rPr>
            <w:rStyle w:val="afffff0"/>
            <w:rFonts w:hint="cs"/>
            <w:rtl/>
          </w:rPr>
          <w:delText xml:space="preserve">ודגלו עלי אהבה</w:delText>
        </w:r>
      </w:del>
      <w:r w:rsidRPr="00784B8D">
        <w:rPr>
          <w:rStyle w:val="afffff0"/>
          <w:rFonts w:hint="cs"/>
          <w:rtl/>
        </w:rPr>
        <w:t xml:space="preserve">' </w:t>
      </w:r>
      <w:r w:rsidRPr="006F178A">
        <w:rPr>
          <w:rtl/>
        </w:rPr>
        <w:t xml:space="preserve">שני </w:t>
      </w:r>
      <w:r w:rsidRPr="006F178A">
        <w:rPr>
          <w:rtl/>
        </w:rPr>
        <w:t xml:space="preserve">ת"ח</w:t>
      </w:r>
      <w:r w:rsidRPr="006F178A">
        <w:rPr>
          <w:rtl/>
        </w:rPr>
        <w:t xml:space="preserve"> המדגילין זל"ז בהלכה </w:t>
      </w:r>
      <w:r w:rsidRPr="006F178A">
        <w:rPr>
          <w:rtl/>
        </w:rPr>
        <w:t xml:space="preserve">הקב"ה</w:t>
      </w:r>
      <w:r w:rsidRPr="006F178A">
        <w:rPr>
          <w:rtl/>
        </w:rPr>
        <w:t xml:space="preserve"> אוהבן.</w:t>
      </w:r>
    </w:p>
    <w:p w:rsidR="00E9703F" w:rsidRPr="006F178A" w:rsidRDefault="00E9703F" w:rsidP="00E9703F">
      <w:pPr>
        <w:rPr>
          <w:rStyle w:val="afffe"/>
          <w:rFonts w:ascii="Fb Fontext" w:hAnsi="Fb Fontext"/>
          <w:rtl/>
        </w:rPr>
      </w:pPr>
      <w:ins w:id="97677" w:author="קלוד" w:date="2026-10-11T13:11:34Z">
        <w:r>
          <w:rPr>
            <w:rtl/>
          </w:rPr>
          <w:t xml:space="preserve">ודווקא</w:t>
        </w:r>
      </w:ins>
      <w:del w:id="97678" w:author="קלוד" w:date="2026-10-11T13:11:34Z">
        <w:r w:rsidRPr="006F178A">
          <w:rPr>
            <w:rtl/>
          </w:rPr>
          <w:delText xml:space="preserve">והוא</w:delText>
        </w:r>
      </w:del>
      <w:r w:rsidRPr="006F178A">
        <w:rPr>
          <w:rtl/>
        </w:rPr>
        <w:t xml:space="preserve"> </w:t>
      </w:r>
      <w:ins w:id="97675" w:author="קלוד" w:date="2026-10-11T13:11:34Z">
        <w:r>
          <w:rPr>
            <w:rtl/>
          </w:rPr>
          <w:t xml:space="preserve">שיודעים</w:t>
        </w:r>
      </w:ins>
      <w:del w:id="97676" w:author="קלוד" w:date="2026-10-11T13:11:34Z">
        <w:r w:rsidRPr="006F178A">
          <w:rPr>
            <w:rtl/>
          </w:rPr>
          <w:delText xml:space="preserve">דידעי</w:delText>
        </w:r>
      </w:del>
      <w:r w:rsidRPr="006F178A">
        <w:rPr>
          <w:rtl/>
        </w:rPr>
        <w:t xml:space="preserve"> </w:t>
      </w:r>
      <w:ins w:id="90251" w:author="Claude - סמנטי" w:date="2026-10-11T12:28:21Z">
        <w:ins w:id="97673" w:author="קלוד" w:date="2026-10-11T13:11:34Z">
          <w:r>
            <w:rPr>
              <w:rtl/>
            </w:rPr>
            <w:t xml:space="preserve">צורת</w:t>
          </w:r>
        </w:ins>
        <w:del w:id="97674" w:author="קלוד" w:date="2026-10-11T13:11:34Z">
          <w:r>
            <w:rPr>
              <w:rtl/>
            </w:rPr>
            <w:delText xml:space="preserve">צורה</w:delText>
          </w:r>
        </w:del>
      </w:ins>
      <w:del w:id="90252" w:author="Claude - סמנטי" w:date="2026-10-11T12:28:21Z">
        <w:r w:rsidRPr="006F178A">
          <w:rPr>
            <w:rtl/>
          </w:rPr>
          <w:delText xml:space="preserve">צורתא</w:delText>
        </w:r>
      </w:del>
      <w:r w:rsidRPr="006F178A">
        <w:rPr>
          <w:rtl/>
        </w:rPr>
        <w:t xml:space="preserve"> </w:t>
      </w:r>
      <w:ins w:id="94399" w:author="מנוע מכני" w:date="2026-10-11T12:04:39Z">
        <w:ins w:id="97671" w:author="קלוד" w:date="2026-10-11T13:11:34Z">
          <w:r>
            <w:rPr>
              <w:rtl/>
            </w:rPr>
            <w:t xml:space="preserve">השמועה,</w:t>
          </w:r>
        </w:ins>
        <w:del w:id="97672" w:author="קלוד" w:date="2026-10-11T13:11:34Z">
          <w:r>
            <w:rPr>
              <w:rtl/>
            </w:rPr>
            <w:delText xml:space="preserve">דשמועה</w:delText>
          </w:r>
        </w:del>
      </w:ins>
      <w:del w:id="94400" w:author="מנוע מכני" w:date="2026-10-11T12:04:39Z">
        <w:r w:rsidRPr="006F178A">
          <w:rPr>
            <w:rtl/>
          </w:rPr>
          <w:delText xml:space="preserve">דשמעתתא</w:delText>
        </w:r>
      </w:del>
      <w:r w:rsidRPr="006F178A">
        <w:rPr>
          <w:rtl/>
        </w:rPr>
        <w:t xml:space="preserve"> </w:t>
      </w:r>
      <w:ins w:id="97669" w:author="קלוד" w:date="2026-10-11T13:11:34Z">
        <w:r>
          <w:rPr>
            <w:rtl/>
          </w:rPr>
          <w:t xml:space="preserve">ושאין</w:t>
        </w:r>
      </w:ins>
      <w:del w:id="97670" w:author="קלוד" w:date="2026-10-11T13:11:34Z">
        <w:r w:rsidRPr="006F178A">
          <w:rPr>
            <w:rtl/>
          </w:rPr>
          <w:delText xml:space="preserve">והוא </w:delText>
        </w:r>
        <w:r>
          <w:rPr>
            <w:rtl/>
          </w:rPr>
          <w:delText xml:space="preserve">דאין</w:delText>
        </w:r>
      </w:del>
      <w:ins w:id="92833" w:author="מנוע מכני" w:date="2026-10-11T12:04:39Z"/>
      <w:del w:id="92834" w:author="מנוע מכני" w:date="2026-10-11T12:04:39Z">
        <w:r w:rsidRPr="006F178A">
          <w:rPr>
            <w:rtl/>
          </w:rPr>
          <w:delText xml:space="preserve">דלית</w:delText>
        </w:r>
      </w:del>
      <w:r w:rsidRPr="006F178A">
        <w:rPr>
          <w:rtl/>
        </w:rPr>
        <w:t xml:space="preserve"> </w:t>
      </w:r>
      <w:r w:rsidRPr="006F178A">
        <w:rPr>
          <w:rStyle w:val="2fb"/>
          <w:rtl/>
        </w:rPr>
        <w:t xml:space="preserve">רב</w:t>
      </w:r>
      <w:r w:rsidRPr="006F178A">
        <w:rPr>
          <w:rtl/>
        </w:rPr>
        <w:t xml:space="preserve"> </w:t>
      </w:r>
      <w:ins w:id="90249" w:author="Claude - סמנטי" w:date="2026-10-11T12:28:21Z">
        <w:ins w:id="97667" w:author="קלוד" w:date="2026-10-11T13:11:34Z">
          <w:r>
            <w:rPr>
              <w:rtl/>
            </w:rPr>
            <w:t xml:space="preserve">בעיר </w:t>
          </w:r>
          <w:r>
            <w:rPr>
              <w:rStyle w:val="afffffe"/>
              <w:rtl/>
            </w:rPr>
            <w:t xml:space="preserve">ללמוד ממנו</w:t>
          </w:r>
          <w:r>
            <w:rPr>
              <w:rtl/>
            </w:rPr>
            <w:t xml:space="preserve">.</w:t>
          </w:r>
        </w:ins>
        <w:del w:id="97668" w:author="קלוד" w:date="2026-10-11T13:11:34Z">
          <w:r>
            <w:rPr>
              <w:rtl/>
            </w:rPr>
            <w:delText xml:space="preserve">בעיר</w:delText>
          </w:r>
          <w:r w:rsidRPr="006F178A">
            <w:rPr>
              <w:rtl/>
            </w:rPr>
            <w:delText xml:space="preserve">.</w:delText>
          </w:r>
        </w:del>
      </w:ins>
      <w:del w:id="90250" w:author="Claude - סמנטי" w:date="2026-10-11T12:28:21Z">
        <w:r w:rsidRPr="006F178A">
          <w:rPr>
            <w:rtl/>
          </w:rPr>
          <w:delText xml:space="preserve">במתא</w:delText>
        </w:r>
      </w:del>
    </w:p>
    <w:p w:rsidR="00E9703F" w:rsidRPr="006F178A" w:rsidRDefault="00E9703F" w:rsidP="00E9703F">
      <w:pPr>
        <w:rPr>
          <w:rtl/>
        </w:rPr>
      </w:pPr>
      <w:r w:rsidRPr="006F178A">
        <w:rPr>
          <w:rtl/>
        </w:rPr>
        <w:t>• גדול המלווה מעושה צדקה.</w:t>
      </w:r>
    </w:p>
    <w:p w:rsidR="00E9703F" w:rsidRPr="006F178A" w:rsidRDefault="00E9703F" w:rsidP="00E9703F">
      <w:pPr>
        <w:rPr>
          <w:rtl/>
        </w:rPr>
      </w:pPr>
      <w:ins w:id="97681" w:author="קלוד" w:date="2026-10-11T13:11:34Z">
        <w:r>
          <w:rPr>
            <w:rtl/>
          </w:rPr>
          <w:t xml:space="preserve">והמטיל</w:t>
        </w:r>
      </w:ins>
      <w:del w:id="97682" w:author="קלוד" w:date="2026-10-11T13:11:34Z">
        <w:r w:rsidRPr="006F178A">
          <w:rPr>
            <w:rtl/>
          </w:rPr>
          <w:delText xml:space="preserve">ומטיל</w:delText>
        </w:r>
      </w:del>
      <w:r w:rsidRPr="006F178A">
        <w:rPr>
          <w:rtl/>
        </w:rPr>
        <w:t xml:space="preserve"> </w:t>
      </w:r>
      <w:ins w:id="97679" w:author="קלוד" w:date="2026-10-11T13:11:34Z">
        <w:r>
          <w:rPr>
            <w:rtl/>
          </w:rPr>
          <w:t xml:space="preserve">בכיס </w:t>
        </w:r>
        <w:r>
          <w:rPr>
            <w:rStyle w:val="afffffe"/>
            <w:rtl/>
          </w:rPr>
          <w:t xml:space="preserve">לשותפות</w:t>
        </w:r>
        <w:r>
          <w:rPr>
            <w:rtl/>
          </w:rPr>
          <w:t xml:space="preserve"> -</w:t>
        </w:r>
      </w:ins>
      <w:del w:id="97680" w:author="קלוד" w:date="2026-10-11T13:11:34Z">
        <w:r w:rsidRPr="006F178A">
          <w:rPr>
            <w:rtl/>
          </w:rPr>
          <w:delText xml:space="preserve">כיס</w:delText>
        </w:r>
      </w:del>
      <w:r w:rsidRPr="006F178A">
        <w:rPr>
          <w:rtl/>
        </w:rPr>
        <w:t xml:space="preserve"> יותר מכולן.</w:t>
      </w:r>
    </w:p>
    <w:p w:rsidR="00E9703F" w:rsidRPr="006F178A" w:rsidRDefault="00E9703F" w:rsidP="00E9703F">
      <w:pPr>
        <w:rPr>
          <w:rtl/>
        </w:rPr>
      </w:pPr>
      <w:r w:rsidRPr="006F178A">
        <w:rPr>
          <w:rtl/>
        </w:rPr>
        <w:t xml:space="preserve">אם </w:t>
      </w:r>
      <w:r w:rsidRPr="006F178A">
        <w:rPr>
          <w:rtl/>
        </w:rPr>
        <w:t xml:space="preserve">ת"ח</w:t>
      </w:r>
      <w:r w:rsidRPr="006F178A">
        <w:rPr>
          <w:rtl/>
        </w:rPr>
        <w:t xml:space="preserve"> נוקם ונוטר כנחש חגרהו על מתנך ואל תדור בשכנות עם ע"ה חסיד.</w:t>
      </w:r>
    </w:p>
    <w:p w:rsidR="00E9703F" w:rsidRPr="006F178A" w:rsidRDefault="00E9703F" w:rsidP="00E9703F">
      <w:pPr>
        <w:rPr>
          <w:rtl/>
        </w:rPr>
      </w:pPr>
      <w:r w:rsidRPr="006F178A">
        <w:rPr>
          <w:rtl/>
        </w:rPr>
        <w:t>•</w:t>
      </w:r>
      <w:r w:rsidRPr="00784B8D">
        <w:rPr>
          <w:rStyle w:val="afffff0"/>
          <w:rtl/>
        </w:rPr>
        <w:t xml:space="preserve"> </w:t>
      </w:r>
      <w:r w:rsidRPr="00784B8D">
        <w:rPr>
          <w:rStyle w:val="afffff0"/>
          <w:rFonts w:hint="cs"/>
          <w:rtl/>
        </w:rPr>
        <w:t xml:space="preserve">'</w:t>
      </w:r>
      <w:ins w:id="91033" w:author="Claude - סמנטי" w:date="2026-10-11T12:28:21Z">
        <w:r>
          <w:rPr>
            <w:rStyle w:val="afffff0"/>
            <w:rFonts w:hint="cs"/>
            <w:rtl/>
          </w:rPr>
          <w:t xml:space="preserve">לַמָּס מֵרֵעֵהוּ חָסֶד</w:t>
        </w:r>
      </w:ins>
      <w:del w:id="91034" w:author="Claude - סמנטי" w:date="2026-10-11T12:28:21Z">
        <w:r w:rsidRPr="00784B8D">
          <w:rPr>
            <w:rStyle w:val="afffff0"/>
            <w:rFonts w:hint="cs"/>
            <w:rtl/>
          </w:rPr>
          <w:delText xml:space="preserve">למס מרעהו חסד</w:delText>
        </w:r>
      </w:del>
      <w:r w:rsidRPr="00784B8D">
        <w:rPr>
          <w:rStyle w:val="afffff0"/>
          <w:rFonts w:hint="cs"/>
          <w:rtl/>
        </w:rPr>
        <w:t xml:space="preserve">' </w:t>
      </w:r>
      <w:r w:rsidRPr="006F178A">
        <w:rPr>
          <w:rtl/>
        </w:rPr>
        <w:t>אל יגדל אדם כלב רע בתוך ביתו שמונע מעצמו חסד.</w:t>
      </w:r>
    </w:p>
    <w:p w:rsidR="00E9703F" w:rsidRPr="009757B9" w:rsidRDefault="00E9703F" w:rsidP="00E9703F">
      <w:pPr>
        <w:rPr>
          <w:rFonts w:cs="Guttman Vilna"/>
          <w:b/>
          <w:bCs/>
          <w:rtl/>
        </w:rPr>
      </w:pPr>
      <w:ins w:id="97685" w:author="קלוד" w:date="2026-10-11T13:11:34Z">
        <w:r>
          <w:rPr>
            <w:rtl/>
          </w:rPr>
          <w:t xml:space="preserve">שביוונית</w:t>
        </w:r>
      </w:ins>
      <w:del w:id="97686" w:author="קלוד" w:date="2026-10-11T13:11:34Z">
        <w:r w:rsidRPr="006F178A">
          <w:rPr>
            <w:rtl/>
          </w:rPr>
          <w:delText xml:space="preserve">דביוונית</w:delText>
        </w:r>
      </w:del>
      <w:r w:rsidRPr="006F178A">
        <w:rPr>
          <w:rtl/>
        </w:rPr>
        <w:t xml:space="preserve"> כלב </w:t>
      </w:r>
      <w:ins w:id="97683" w:author="קלוד" w:date="2026-10-11T13:11:34Z">
        <w:r>
          <w:rPr>
            <w:rtl/>
          </w:rPr>
          <w:t xml:space="preserve">נקרא</w:t>
        </w:r>
      </w:ins>
      <w:del w:id="97684" w:author="קלוד" w:date="2026-10-11T13:11:34Z">
        <w:r w:rsidRPr="006F178A">
          <w:rPr>
            <w:rtl/>
          </w:rPr>
          <w:delText xml:space="preserve">הוא</w:delText>
        </w:r>
      </w:del>
      <w:r w:rsidRPr="006F178A">
        <w:rPr>
          <w:rtl/>
        </w:rPr>
        <w:t xml:space="preserve"> מס.</w:t>
      </w:r>
    </w:p>
    <w:p w:rsidR="00E9703F" w:rsidRPr="006F178A" w:rsidRDefault="00E9703F" w:rsidP="00E9703F">
      <w:pPr>
        <w:rPr>
          <w:rStyle w:val="afffe"/>
          <w:rFonts w:ascii="Fb Fontext" w:hAnsi="Fb Fontext"/>
          <w:rtl/>
        </w:rPr>
      </w:pPr>
      <w:r w:rsidRPr="006F178A">
        <w:rPr>
          <w:rtl/>
        </w:rPr>
        <w:t>כההיא מעשה דכלבא דשקול טיבותך ושדיא אחיזרא.</w:t>
      </w:r>
    </w:p>
    <w:p w:rsidR="00E9703F" w:rsidRPr="006F178A" w:rsidRDefault="00E9703F" w:rsidP="00E9703F">
      <w:pPr>
        <w:rPr>
          <w:rtl/>
        </w:rPr>
      </w:pPr>
      <w:r w:rsidRPr="006F178A">
        <w:rPr>
          <w:rtl/>
        </w:rPr>
        <w:t>•</w:t>
      </w:r>
      <w:r w:rsidRPr="00784B8D">
        <w:rPr>
          <w:rStyle w:val="afffff0"/>
          <w:rtl/>
        </w:rPr>
        <w:t xml:space="preserve"> </w:t>
      </w:r>
      <w:r w:rsidRPr="00784B8D">
        <w:rPr>
          <w:rStyle w:val="afffff0"/>
          <w:rFonts w:hint="cs"/>
          <w:rtl/>
        </w:rPr>
        <w:t xml:space="preserve">'</w:t>
      </w:r>
      <w:ins w:id="91035" w:author="Claude - סמנטי" w:date="2026-10-11T12:28:21Z">
        <w:r>
          <w:rPr>
            <w:rStyle w:val="afffff0"/>
            <w:rFonts w:hint="cs"/>
            <w:rtl/>
          </w:rPr>
          <w:t xml:space="preserve">שְׂמַח בָּחוּר בְּיַלְדוּתֶךָ</w:t>
        </w:r>
      </w:ins>
      <w:del w:id="91036" w:author="Claude - סמנטי" w:date="2026-10-11T12:28:21Z">
        <w:r w:rsidRPr="00784B8D">
          <w:rPr>
            <w:rStyle w:val="afffff0"/>
            <w:rFonts w:hint="cs"/>
            <w:rtl/>
          </w:rPr>
          <w:delText xml:space="preserve">שמח בחור בילדותך</w:delText>
        </w:r>
      </w:del>
      <w:r w:rsidRPr="00784B8D">
        <w:rPr>
          <w:rStyle w:val="afffff0"/>
          <w:rFonts w:hint="cs"/>
          <w:rtl/>
        </w:rPr>
        <w:t xml:space="preserve">' </w:t>
      </w:r>
      <w:r w:rsidRPr="006F178A">
        <w:rPr>
          <w:rtl/>
        </w:rPr>
        <w:t>או עד כאן יצה"ר או עד כאן דברי תורה מכאן מעשים טובים.</w:t>
      </w:r>
    </w:p>
    <w:p>
      <w:pPr>
        <w:pStyle w:val="afffff8"/>
        <w:rPr>
          <w:ins w:id="90857" w:author="קלוד" w:date="2026-10-11T12:33:55Z"/>
        </w:rPr>
      </w:pPr>
      <w:ins w:id="90858" w:author="קלוד" w:date="2026-10-11T12:33:55Z">
        <w:r>
          <w:rPr>
            <w:color w:val="7B3F00"/>
          </w:rPr>
          <w:t xml:space="preserve">בירית וכבלים - מה ההבדל ביניהם</w:t>
        </w:r>
      </w:ins>
    </w:p>
    <w:p w:rsidR="00E9703F" w:rsidRPr="006F178A" w:rsidRDefault="00E9703F" w:rsidP="00E9703F">
      <w:pPr>
        <w:rPr>
          <w:rtl/>
        </w:rPr>
      </w:pPr>
      <w:r w:rsidRPr="006F178A">
        <w:rPr>
          <w:rtl/>
        </w:rPr>
        <w:t xml:space="preserve">• </w:t>
      </w:r>
      <w:r w:rsidRPr="006F178A">
        <w:rPr>
          <w:rStyle w:val="afffe"/>
          <w:rFonts w:ascii="Fb Fontext" w:hAnsi="Fb Fontext"/>
          <w:rtl/>
        </w:rPr>
        <w:t xml:space="preserve">בירית </w:t>
      </w:r>
      <w:r w:rsidRPr="006F178A">
        <w:rPr>
          <w:rFonts w:hint="cs"/>
          <w:rtl/>
        </w:rPr>
        <w:t>טהורה היא ו</w:t>
      </w:r>
      <w:r w:rsidRPr="006F178A">
        <w:rPr>
          <w:rtl/>
        </w:rPr>
        <w:t>אינה אצעדה אלא תחת אצעדה עומדת רק ברגל.</w:t>
      </w:r>
    </w:p>
    <w:p>
      <w:pPr>
        <w:pStyle w:val="38"/>
        <w:rPr>
          <w:ins w:id="97619" w:author="מנוע מכני" w:date="2026-10-11T12:04:39Z"/>
        </w:rPr>
      </w:pPr>
      <w:r w:rsidRPr="006F178A">
        <w:t>רבין</w:t>
      </w:r>
      <w:r w:rsidRPr="006F178A">
        <w:t>:</w:t>
      </w:r>
    </w:p>
    <w:p w:rsidR="00E9703F" w:rsidRPr="006F178A" w:rsidRDefault="00E9703F" w:rsidP="00E9703F">
      <w:pPr>
        <w:rPr>
          <w:rtl/>
        </w:rPr>
      </w:pPr>
      <w:del w:id="97620" w:author="מנוע מכני" w:date="2026-10-11T12:04:39Z">
        <w:r w:rsidRPr="006F178A">
          <w:rPr>
            <w:rtl/>
          </w:rPr>
          <w:delText xml:space="preserve"> </w:delText>
        </w:r>
      </w:del>
      <w:r w:rsidRPr="006F178A">
        <w:rPr>
          <w:rtl/>
        </w:rPr>
        <w:t xml:space="preserve">בירית באחת כבלים בשתיים.</w:t>
      </w:r>
    </w:p>
    <w:p w:rsidR="00E9703F" w:rsidRPr="006F178A" w:rsidRDefault="00E9703F" w:rsidP="00E9703F">
      <w:pPr>
        <w:rPr>
          <w:rtl/>
        </w:rPr>
      </w:pPr>
      <w:r w:rsidRPr="006F178A">
        <w:rPr>
          <w:rStyle w:val="2fb"/>
          <w:rtl/>
        </w:rPr>
        <w:t xml:space="preserve">ר"ה</w:t>
      </w:r>
      <w:r w:rsidRPr="006F178A">
        <w:rPr>
          <w:rtl/>
        </w:rPr>
        <w:t xml:space="preserve"> בירית וכבלים בשתים ושרשרת בינהם </w:t>
      </w:r>
      <w:r w:rsidRPr="006F178A">
        <w:rPr>
          <w:rFonts w:hint="cs"/>
          <w:rtl/>
        </w:rPr>
        <w:t>כלי</w:t>
      </w:r>
      <w:r w:rsidRPr="006F178A">
        <w:rPr>
          <w:rtl/>
        </w:rPr>
        <w:t xml:space="preserve"> הוא וטמאה.</w:t>
      </w:r>
    </w:p>
    <w:p w:rsidR="00E9703F" w:rsidRPr="006F178A" w:rsidRDefault="00E9703F" w:rsidP="00E9703F">
      <w:pPr>
        <w:rPr>
          <w:rtl/>
        </w:rPr>
      </w:pPr>
      <w:ins w:id="95571" w:author="מנוע מכני" w:date="2026-10-11T12:04:39Z">
        <w:r>
          <w:rPr>
            <w:rtl/>
          </w:rPr>
          <w:t xml:space="preserve">דעשה</w:t>
        </w:r>
      </w:ins>
      <w:del w:id="95572" w:author="מנוע מכני" w:date="2026-10-11T12:04:39Z">
        <w:r w:rsidRPr="006F178A">
          <w:rPr>
            <w:rtl/>
          </w:rPr>
          <w:delText xml:space="preserve">דעביד</w:delText>
        </w:r>
      </w:del>
      <w:r w:rsidRPr="006F178A">
        <w:rPr>
          <w:rtl/>
        </w:rPr>
        <w:t xml:space="preserve"> מעשה כאותה משפחה שהצרו צעדיהן שלא ישרו בתוליהן.</w:t>
      </w:r>
    </w:p>
    <w:p>
      <w:pPr>
        <w:pStyle w:val="afffff8"/>
        <w:rPr>
          <w:ins w:id="90855" w:author="קלוד" w:date="2026-10-11T12:33:55Z"/>
        </w:rPr>
      </w:pPr>
      <w:ins w:id="90856" w:author="קלוד" w:date="2026-10-11T12:33:55Z">
        <w:r>
          <w:rPr>
            <w:color w:val="7B3F00"/>
          </w:rPr>
          <w:t xml:space="preserve">תכשיט ואריג - טומאה בכל שהוא</w:t>
        </w:r>
      </w:ins>
    </w:p>
    <w:p w:rsidR="00E9703F" w:rsidRPr="006F178A" w:rsidRDefault="00E9703F" w:rsidP="00E9703F">
      <w:pPr>
        <w:rPr>
          <w:rtl/>
        </w:rPr>
      </w:pPr>
      <w:r w:rsidRPr="006F178A">
        <w:rPr>
          <w:rStyle w:val="afffe"/>
          <w:rFonts w:ascii="Fb Fontext" w:hAnsi="Fb Fontext"/>
          <w:rtl/>
        </w:rPr>
        <w:t>תכשיט</w:t>
      </w:r>
      <w:r w:rsidRPr="006F178A">
        <w:rPr>
          <w:rtl/>
        </w:rPr>
        <w:t xml:space="preserve"> בכל שהוא טמא מציץ.</w:t>
      </w:r>
    </w:p>
    <w:p w:rsidR="00E9703F" w:rsidRPr="006F178A" w:rsidRDefault="00E9703F" w:rsidP="00E9703F">
      <w:pPr>
        <w:rPr>
          <w:rtl/>
        </w:rPr>
      </w:pPr>
      <w:r w:rsidRPr="006F178A">
        <w:rPr>
          <w:rStyle w:val="afffe"/>
          <w:rFonts w:ascii="Fb Fontext" w:hAnsi="Fb Fontext"/>
          <w:rtl/>
        </w:rPr>
        <w:t>ואריג</w:t>
      </w:r>
      <w:r w:rsidRPr="006F178A">
        <w:rPr>
          <w:rtl/>
        </w:rPr>
        <w:t xml:space="preserve"> מטמא בכל שהוא </w:t>
      </w:r>
      <w:r w:rsidRPr="0046139D">
        <w:rPr>
          <w:rStyle w:val="afffff0"/>
          <w:rtl/>
        </w:rPr>
        <w:t>מ</w:t>
      </w:r>
      <w:r w:rsidRPr="0046139D">
        <w:rPr>
          <w:rStyle w:val="afffff0"/>
          <w:rFonts w:hint="cs"/>
          <w:rtl/>
        </w:rPr>
        <w:t>'</w:t>
      </w:r>
      <w:r w:rsidRPr="0046139D">
        <w:rPr>
          <w:rStyle w:val="afffff0"/>
          <w:rtl/>
        </w:rPr>
        <w:t>או בגד</w:t>
      </w:r>
      <w:r w:rsidRPr="0046139D">
        <w:rPr>
          <w:rStyle w:val="afffff0"/>
          <w:rFonts w:hint="cs"/>
          <w:rtl/>
        </w:rPr>
        <w:t>'</w:t>
      </w:r>
      <w:r w:rsidRPr="0046139D">
        <w:rPr>
          <w:rStyle w:val="afffff0"/>
          <w:rtl/>
        </w:rPr>
        <w:t>.</w:t>
      </w:r>
    </w:p>
    <w:p>
      <w:pPr>
        <w:pStyle w:val="38"/>
        <w:rPr>
          <w:ins w:id="97622" w:author="מנוע מכני" w:date="2026-10-11T12:04:39Z"/>
        </w:rPr>
      </w:pPr>
      <w:del w:id="97621" w:author="מנוע מכני" w:date="2026-10-11T12:04:39Z">
        <w:r w:rsidRPr="006F178A">
          <w:delText xml:space="preserve">•</w:delText>
        </w:r>
      </w:del>
      <w:r w:rsidRPr="006F178A">
        <w:t xml:space="preserve"> והתניא:</w:t>
      </w:r>
    </w:p>
    <w:p w:rsidR="00E9703F" w:rsidRDefault="00E9703F" w:rsidP="00E9703F">
      <w:pPr>
        <w:rPr>
          <w:rtl/>
        </w:rPr>
      </w:pPr>
      <w:del w:id="97623" w:author="מנוע מכני" w:date="2026-10-11T12:04:39Z">
        <w:r w:rsidRPr="006F178A">
          <w:rPr>
            <w:rtl/>
          </w:rPr>
          <w:delText xml:space="preserve"> </w:delText>
        </w:r>
      </w:del>
      <w:r w:rsidRPr="006F178A">
        <w:rPr>
          <w:rtl/>
        </w:rPr>
        <w:t xml:space="preserve">ציץ כמין טס של זהב, ורוחב שתי אצבעות, ומוקף מאוזן לאוזן, וכתוב עליו בשתי שיטין: יו"ד ה"א למעלה וקודש </w:t>
      </w:r>
      <w:r w:rsidRPr="006F178A">
        <w:rPr>
          <w:rtl/>
        </w:rPr>
        <w:t xml:space="preserve">למ"ד</w:t>
      </w:r>
      <w:r w:rsidRPr="006F178A">
        <w:rPr>
          <w:rtl/>
        </w:rPr>
        <w:t xml:space="preserve"> למטה. [קודש הא]</w:t>
      </w:r>
    </w:p>
    <w:p w:rsidR="00E9703F" w:rsidRPr="006F178A" w:rsidRDefault="00E9703F" w:rsidP="00E9703F">
      <w:pPr>
        <w:rPr>
          <w:rtl/>
        </w:rPr>
      </w:pPr>
      <w:r w:rsidRPr="006F178A">
        <w:rPr>
          <w:rStyle w:val="2fb"/>
          <w:rtl/>
        </w:rPr>
        <w:t xml:space="preserve">ר"א</w:t>
      </w:r>
      <w:r w:rsidRPr="006F178A">
        <w:rPr>
          <w:rtl/>
        </w:rPr>
        <w:t xml:space="preserve"> </w:t>
      </w:r>
      <w:r w:rsidRPr="006F178A">
        <w:rPr>
          <w:rStyle w:val="2fb"/>
          <w:rtl/>
        </w:rPr>
        <w:t xml:space="preserve">בר"י</w:t>
      </w:r>
      <w:r w:rsidRPr="006F178A">
        <w:rPr>
          <w:rtl/>
        </w:rPr>
        <w:t xml:space="preserve"> אני ראיתיו בעיר רומי וכתוב קדש לה' בשיטה אחת.</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rsidR="00E9703F" w:rsidRPr="006F178A" w:rsidRDefault="00524703" w:rsidP="00E9703F">
      <w:pPr>
        <w:rPr>
          <w:rtl/>
        </w:rPr>
      </w:pPr>
      <w:r>
        <w:rPr>
          <w:rtl/>
        </w:rPr>
        <w:t>• ר</w:t>
      </w:r>
      <w:r w:rsidR="00E9703F" w:rsidRPr="006F178A">
        <w:rPr>
          <w:rFonts w:ascii="Fb Fontext" w:hAnsi="Fb Fontext"/>
          <w:rtl/>
        </w:rPr>
        <w:t>יג ותכשיט ושניהם יחד מכ"ש נוסף שק על הבגד שטמא מצד אריג.</w:t>
      </w:r>
    </w:p>
    <w:p w:rsidR="00E9703F" w:rsidRPr="006F178A" w:rsidRDefault="00524703" w:rsidP="00E9703F">
      <w:pPr>
        <w:rPr>
          <w:rtl/>
        </w:rPr>
      </w:pPr>
      <w:r>
        <w:rPr>
          <w:rtl/>
        </w:rPr>
        <w:t>• ר</w:t>
      </w:r>
      <w:r w:rsidR="00E9703F" w:rsidRPr="006F178A">
        <w:rPr>
          <w:rtl/>
        </w:rPr>
        <w:t xml:space="preserve">יג ותכשיט מצד מכל כלי מעשה | </w:t>
      </w:r>
      <w:ins w:id="95995" w:author="מנוע מכני" w:date="2026-10-11T12:04:39Z">
        <w:r>
          <w:rPr>
            <w:rtl/>
          </w:rPr>
          <w:t xml:space="preserve">ולמדים</w:t>
        </w:r>
      </w:ins>
      <w:del w:id="95996" w:author="מנוע מכני" w:date="2026-10-11T12:04:39Z">
        <w:r w:rsidR="00E9703F" w:rsidRPr="006F178A">
          <w:rPr>
            <w:rtl/>
          </w:rPr>
          <w:delText xml:space="preserve">וילפינן</w:delText>
        </w:r>
      </w:del>
      <w:r w:rsidR="00E9703F" w:rsidRPr="006F178A">
        <w:rPr>
          <w:rtl/>
        </w:rPr>
        <w:t xml:space="preserve"> כלי כלי ממדין.</w:t>
      </w:r>
    </w:p>
    <w:p w:rsidR="00E9703F" w:rsidRPr="006F178A" w:rsidRDefault="00E9703F" w:rsidP="00E9703F">
      <w:pPr>
        <w:rPr>
          <w:rtl/>
        </w:rPr>
      </w:pPr>
      <w:ins w:id="97695" w:author="קלוד" w:date="2026-10-11T13:11:34Z">
        <w:r>
          <w:rPr>
            <w:rtl/>
          </w:rPr>
          <w:t xml:space="preserve">מוסף שק</w:t>
        </w:r>
      </w:ins>
      <w:del w:id="97696" w:author="קלוד" w:date="2026-10-11T13:11:34Z">
        <w:r w:rsidRPr="006F178A">
          <w:rPr>
            <w:rtl/>
          </w:rPr>
          <w:delText xml:space="preserve">שק</w:delText>
        </w:r>
      </w:del>
      <w:r w:rsidRPr="006F178A">
        <w:rPr>
          <w:rtl/>
        </w:rPr>
        <w:t xml:space="preserve"> על </w:t>
      </w:r>
      <w:ins w:id="97693" w:author="קלוד" w:date="2026-10-11T13:11:34Z">
        <w:r>
          <w:rPr>
            <w:rtl/>
          </w:rPr>
          <w:t xml:space="preserve">הבגד:</w:t>
        </w:r>
      </w:ins>
      <w:del w:id="97694" w:author="קלוד" w:date="2026-10-11T13:11:34Z">
        <w:r w:rsidRPr="006F178A">
          <w:rPr>
            <w:rtl/>
          </w:rPr>
          <w:delText xml:space="preserve">הבגד מוסף היינו</w:delText>
        </w:r>
      </w:del>
      <w:r w:rsidRPr="006F178A">
        <w:rPr>
          <w:rtl/>
        </w:rPr>
        <w:t xml:space="preserve"> </w:t>
      </w:r>
      <w:r>
        <w:rPr>
          <w:rtl/>
        </w:rPr>
        <w:t>אפי'</w:t>
      </w:r>
      <w:r w:rsidRPr="006F178A">
        <w:rPr>
          <w:rtl/>
        </w:rPr>
        <w:t xml:space="preserve"> </w:t>
      </w:r>
      <w:ins w:id="97691" w:author="קלוד" w:date="2026-10-11T13:11:34Z">
        <w:r>
          <w:rPr>
            <w:rtl/>
          </w:rPr>
          <w:t xml:space="preserve">שאינו</w:t>
        </w:r>
      </w:ins>
      <w:del w:id="97692" w:author="קלוד" w:date="2026-10-11T13:11:34Z">
        <w:r w:rsidRPr="006F178A">
          <w:rPr>
            <w:rtl/>
          </w:rPr>
          <w:delText xml:space="preserve">שהוא </w:delText>
        </w:r>
        <w:r w:rsidRPr="006F178A">
          <w:rPr>
            <w:rtl/>
          </w:rPr>
          <w:delText xml:space="preserve">לא</w:delText>
        </w:r>
      </w:del>
      <w:r w:rsidRPr="006F178A">
        <w:rPr>
          <w:rtl/>
        </w:rPr>
        <w:t xml:space="preserve"> </w:t>
      </w:r>
      <w:ins w:id="97689" w:author="קלוד" w:date="2026-10-11T13:11:34Z">
        <w:r>
          <w:rPr>
            <w:rtl/>
          </w:rPr>
          <w:t xml:space="preserve">אריג </w:t>
        </w:r>
        <w:r>
          <w:rPr>
            <w:rStyle w:val="afffffe"/>
            <w:rtl/>
          </w:rPr>
          <w:t xml:space="preserve">טמא</w:t>
        </w:r>
        <w:r>
          <w:rPr>
            <w:rtl/>
          </w:rPr>
          <w:t xml:space="preserve">,</w:t>
        </w:r>
      </w:ins>
      <w:del w:id="97690" w:author="קלוד" w:date="2026-10-11T13:11:34Z">
        <w:r w:rsidRPr="006F178A">
          <w:rPr>
            <w:rtl/>
          </w:rPr>
          <w:delText xml:space="preserve">אריג</w:delText>
        </w:r>
      </w:del>
      <w:r w:rsidRPr="006F178A">
        <w:rPr>
          <w:rtl/>
        </w:rPr>
        <w:t xml:space="preserve"> שכן עני קולע שלוש נימין ותולה בצוואר </w:t>
      </w:r>
      <w:ins w:id="97687" w:author="קלוד" w:date="2026-10-11T13:11:34Z">
        <w:r>
          <w:rPr>
            <w:rtl/>
          </w:rPr>
          <w:t xml:space="preserve">בתו.</w:t>
        </w:r>
      </w:ins>
      <w:del w:id="97688" w:author="קלוד" w:date="2026-10-11T13:11:34Z">
        <w:r w:rsidRPr="006F178A">
          <w:rPr>
            <w:rtl/>
          </w:rPr>
          <w:delText xml:space="preserve">ביתו.</w:delText>
        </w:r>
      </w:del>
    </w:p>
    <w:p w:rsidR="00E9703F" w:rsidRDefault="00E9703F" w:rsidP="00E9703F">
      <w:pPr>
        <w:rPr>
          <w:rFonts w:ascii="Fb Fontext" w:hAnsi="Fb Fontext"/>
          <w:sz w:val="20"/>
          <w:rtl/>
        </w:rPr>
      </w:pPr>
      <w:r w:rsidRPr="00661902">
        <w:rPr>
          <w:rStyle w:val="afffff0"/>
          <w:rFonts w:hint="cs"/>
          <w:rtl/>
        </w:rPr>
        <w:t>'</w:t>
      </w:r>
      <w:ins w:id="91037" w:author="Claude - סמנטי" w:date="2026-10-11T12:28:21Z">
        <w:r>
          <w:rPr>
            <w:rStyle w:val="afffff0"/>
            <w:rtl/>
          </w:rPr>
          <w:t xml:space="preserve">אוֹ </w:t>
        </w:r>
        <w:ins w:id="97711" w:author="קלוד" w:date="2026-10-11T13:11:34Z">
          <w:r>
            <w:rPr>
              <w:rStyle w:val="afffff0"/>
              <w:rtl/>
            </w:rPr>
            <w:t xml:space="preserve">שָׂק'</w:t>
          </w:r>
        </w:ins>
        <w:del w:id="97712" w:author="קלוד" w:date="2026-10-11T13:11:34Z">
          <w:r>
            <w:rPr>
              <w:rStyle w:val="afffff0"/>
              <w:rtl/>
            </w:rPr>
            <w:delText xml:space="preserve">שָׂק</w:delText>
          </w:r>
          <w:r w:rsidRPr="00661902">
            <w:rPr>
              <w:rStyle w:val="afffff0"/>
              <w:rFonts w:hint="cs"/>
              <w:rtl/>
            </w:rPr>
            <w:delText xml:space="preserve">'</w:delText>
          </w:r>
          <w:r w:rsidRPr="006F178A">
            <w:rPr>
              <w:rFonts w:ascii="Fb Fontext" w:hAnsi="Fb Fontext"/>
              <w:sz w:val="20"/>
              <w:rtl/>
            </w:rPr>
            <w:delText xml:space="preserve">-</w:delText>
          </w:r>
        </w:del>
      </w:ins>
      <w:del w:id="91038" w:author="Claude - סמנטי" w:date="2026-10-11T12:28:21Z">
        <w:r w:rsidRPr="00661902">
          <w:rPr>
            <w:rStyle w:val="afffff0"/>
            <w:rtl/>
          </w:rPr>
          <w:delText xml:space="preserve">או שק</w:delText>
        </w:r>
      </w:del>
      <w:r w:rsidRPr="006F178A">
        <w:rPr>
          <w:rFonts w:ascii="Fb Fontext" w:hAnsi="Fb Fontext"/>
          <w:sz w:val="20"/>
          <w:rtl/>
        </w:rPr>
        <w:t xml:space="preserve"> </w:t>
      </w:r>
      <w:ins w:id="97709" w:author="קלוד" w:date="2026-10-11T13:11:34Z">
        <w:r>
          <w:rPr>
            <w:rFonts w:ascii="Fb Fontext" w:hAnsi="Fb Fontext"/>
            <w:sz w:val="20"/>
            <w:rtl/>
          </w:rPr>
          <w:t xml:space="preserve">- לרבות</w:t>
        </w:r>
      </w:ins>
      <w:del w:id="97710" w:author="קלוד" w:date="2026-10-11T13:11:34Z">
        <w:r w:rsidRPr="006F178A">
          <w:rPr>
            <w:rFonts w:ascii="Fb Fontext" w:hAnsi="Fb Fontext"/>
            <w:sz w:val="20"/>
            <w:rtl/>
          </w:rPr>
          <w:delText xml:space="preserve">לקבות</w:delText>
        </w:r>
      </w:del>
      <w:r w:rsidRPr="006F178A">
        <w:rPr>
          <w:rFonts w:ascii="Fb Fontext" w:hAnsi="Fb Fontext"/>
          <w:sz w:val="20"/>
          <w:rtl/>
        </w:rPr>
        <w:t xml:space="preserve"> הקילקלי </w:t>
      </w:r>
      <w:ins w:id="97707" w:author="קלוד" w:date="2026-10-11T13:11:34Z">
        <w:r>
          <w:rPr>
            <w:rFonts w:ascii="Fb Fontext" w:hAnsi="Fb Fontext"/>
            <w:sz w:val="20"/>
            <w:rtl/>
          </w:rPr>
          <w:t xml:space="preserve">והחבק,</w:t>
        </w:r>
      </w:ins>
      <w:del w:id="97708" w:author="קלוד" w:date="2026-10-11T13:11:34Z">
        <w:r w:rsidRPr="006F178A">
          <w:rPr>
            <w:rFonts w:ascii="Fb Fontext" w:hAnsi="Fb Fontext"/>
            <w:sz w:val="20"/>
            <w:rtl/>
          </w:rPr>
          <w:delText xml:space="preserve">והחבק</w:delText>
        </w:r>
      </w:del>
      <w:r w:rsidRPr="006F178A">
        <w:rPr>
          <w:rFonts w:ascii="Fb Fontext" w:hAnsi="Fb Fontext"/>
          <w:sz w:val="20"/>
          <w:rtl/>
        </w:rPr>
        <w:t xml:space="preserve"> ולא חבלים </w:t>
      </w:r>
      <w:ins w:id="97705" w:author="קלוד" w:date="2026-10-11T13:11:34Z">
        <w:r>
          <w:rPr>
            <w:rFonts w:ascii="Fb Fontext" w:hAnsi="Fb Fontext"/>
            <w:sz w:val="20"/>
            <w:rtl/>
          </w:rPr>
          <w:t xml:space="preserve">ומשיחות,</w:t>
        </w:r>
      </w:ins>
      <w:del w:id="97706" w:author="קלוד" w:date="2026-10-11T13:11:34Z">
        <w:r w:rsidRPr="006F178A">
          <w:rPr>
            <w:rFonts w:ascii="Fb Fontext" w:hAnsi="Fb Fontext"/>
            <w:sz w:val="20"/>
            <w:rtl/>
          </w:rPr>
          <w:delText xml:space="preserve">ומשיחות</w:delText>
        </w:r>
      </w:del>
      <w:r w:rsidRPr="006F178A">
        <w:rPr>
          <w:rFonts w:ascii="Fb Fontext" w:hAnsi="Fb Fontext"/>
          <w:sz w:val="20"/>
          <w:rtl/>
        </w:rPr>
        <w:t xml:space="preserve"> </w:t>
      </w:r>
      <w:ins w:id="97703" w:author="קלוד" w:date="2026-10-11T13:11:34Z">
        <w:r>
          <w:rPr>
            <w:rFonts w:ascii="Fb Fontext" w:hAnsi="Fb Fontext"/>
            <w:sz w:val="20"/>
            <w:rtl/>
          </w:rPr>
          <w:t xml:space="preserve">שצריך</w:t>
        </w:r>
      </w:ins>
      <w:del w:id="97704" w:author="קלוד" w:date="2026-10-11T13:11:34Z">
        <w:r w:rsidRPr="006F178A">
          <w:rPr>
            <w:rFonts w:ascii="Fb Fontext" w:hAnsi="Fb Fontext"/>
            <w:sz w:val="20"/>
            <w:rtl/>
          </w:rPr>
          <w:delText xml:space="preserve">דבעי</w:delText>
        </w:r>
      </w:del>
      <w:r w:rsidRPr="006F178A">
        <w:rPr>
          <w:rFonts w:ascii="Fb Fontext" w:hAnsi="Fb Fontext"/>
          <w:sz w:val="20"/>
          <w:rtl/>
        </w:rPr>
        <w:t xml:space="preserve"> טווי ואריג </w:t>
      </w:r>
      <w:ins w:id="97701" w:author="קלוד" w:date="2026-10-11T13:11:34Z">
        <w:r>
          <w:rPr>
            <w:rFonts w:ascii="Fb Fontext" w:hAnsi="Fb Fontext"/>
            <w:sz w:val="20"/>
            <w:rtl/>
          </w:rPr>
          <w:t xml:space="preserve">[שאחר</w:t>
        </w:r>
      </w:ins>
      <w:del w:id="97702" w:author="קלוד" w:date="2026-10-11T13:11:34Z">
        <w:r w:rsidRPr="006F178A">
          <w:rPr>
            <w:rFonts w:ascii="Fb Fontext" w:hAnsi="Fb Fontext"/>
            <w:sz w:val="20"/>
            <w:rtl/>
          </w:rPr>
          <w:delText xml:space="preserve">[דאחר</w:delText>
        </w:r>
      </w:del>
      <w:r w:rsidRPr="006F178A">
        <w:rPr>
          <w:rFonts w:ascii="Fb Fontext" w:hAnsi="Fb Fontext"/>
          <w:sz w:val="20"/>
          <w:rtl/>
        </w:rPr>
        <w:t xml:space="preserve"> </w:t>
      </w:r>
      <w:ins w:id="97699" w:author="קלוד" w:date="2026-10-11T13:11:34Z">
        <w:r>
          <w:rPr>
            <w:rFonts w:ascii="Fb Fontext" w:hAnsi="Fb Fontext"/>
            <w:sz w:val="20"/>
            <w:rtl/>
          </w:rPr>
          <w:t xml:space="preserve">הגז"ש</w:t>
        </w:r>
      </w:ins>
      <w:del w:id="97700" w:author="קלוד" w:date="2026-10-11T13:11:34Z">
        <w:r w:rsidRPr="006F178A">
          <w:rPr>
            <w:rFonts w:ascii="Fb Fontext" w:hAnsi="Fb Fontext"/>
            <w:sz w:val="20"/>
            <w:rtl/>
          </w:rPr>
          <w:delText xml:space="preserve">גז"ש</w:delText>
        </w:r>
      </w:del>
      <w:r w:rsidRPr="006F178A">
        <w:rPr>
          <w:rFonts w:ascii="Fb Fontext" w:hAnsi="Fb Fontext"/>
          <w:sz w:val="20"/>
          <w:rtl/>
        </w:rPr>
        <w:t xml:space="preserve"> </w:t>
      </w:r>
      <w:ins w:id="97697" w:author="קלוד" w:date="2026-10-11T13:11:34Z">
        <w:r>
          <w:rPr>
            <w:rFonts w:ascii="Fb Fontext" w:hAnsi="Fb Fontext"/>
            <w:sz w:val="20"/>
            <w:rtl/>
          </w:rPr>
          <w:t xml:space="preserve">נתייתר]</w:t>
        </w:r>
      </w:ins>
      <w:del w:id="97698" w:author="קלוד" w:date="2026-10-11T13:11:34Z">
        <w:r w:rsidRPr="006F178A">
          <w:rPr>
            <w:rFonts w:ascii="Fb Fontext" w:hAnsi="Fb Fontext"/>
            <w:sz w:val="20"/>
            <w:rtl/>
          </w:rPr>
          <w:delText xml:space="preserve">אייתרא]</w:delText>
        </w:r>
      </w:del>
    </w:p>
    <w:p w:rsidR="00E9703F" w:rsidRPr="00824B91" w:rsidRDefault="00E9703F" w:rsidP="00E9703F">
      <w:pPr>
        <w:rPr>
          <w:spacing w:val="-2"/>
          <w:rtl/>
        </w:rPr>
      </w:pPr>
      <w:r w:rsidRPr="00824B91">
        <w:rPr>
          <w:rStyle w:val="afffff0"/>
          <w:rFonts w:hint="cs"/>
          <w:spacing w:val="-2"/>
          <w:rtl/>
        </w:rPr>
        <w:t>'</w:t>
      </w:r>
      <w:r w:rsidRPr="00824B91">
        <w:rPr>
          <w:rStyle w:val="afffff0"/>
          <w:spacing w:val="-2"/>
          <w:rtl/>
        </w:rPr>
        <w:t xml:space="preserve">בגד </w:t>
      </w:r>
      <w:ins w:id="97727" w:author="קלוד" w:date="2026-10-11T13:11:34Z">
        <w:r>
          <w:rPr>
            <w:rStyle w:val="afffff0"/>
            <w:spacing w:val="-2"/>
            <w:rtl/>
          </w:rPr>
          <w:t xml:space="preserve">ועור' -</w:t>
        </w:r>
      </w:ins>
      <w:del w:id="97728" w:author="קלוד" w:date="2026-10-11T13:11:34Z">
        <w:r w:rsidRPr="00824B91">
          <w:rPr>
            <w:rStyle w:val="afffff0"/>
            <w:spacing w:val="-2"/>
            <w:rtl/>
          </w:rPr>
          <w:delText xml:space="preserve">ועור</w:delText>
        </w:r>
        <w:r w:rsidRPr="00824B91">
          <w:rPr>
            <w:rStyle w:val="afffff0"/>
            <w:rFonts w:hint="cs"/>
            <w:spacing w:val="-2"/>
            <w:rtl/>
          </w:rPr>
          <w:delText xml:space="preserve">'</w:delText>
        </w:r>
      </w:del>
      <w:r w:rsidRPr="00824B91">
        <w:rPr>
          <w:rStyle w:val="afffff0"/>
          <w:spacing w:val="-2"/>
          <w:rtl/>
        </w:rPr>
        <w:t xml:space="preserve"> </w:t>
      </w:r>
      <w:r w:rsidRPr="00824B91">
        <w:rPr>
          <w:rFonts w:ascii="Fb Fontext" w:hAnsi="Fb Fontext"/>
          <w:spacing w:val="-2"/>
          <w:rtl/>
        </w:rPr>
        <w:t xml:space="preserve">לגז"ש בין שניהם </w:t>
      </w:r>
      <w:ins w:id="97725" w:author="קלוד" w:date="2026-10-11T13:11:34Z">
        <w:r>
          <w:rPr>
            <w:rStyle w:val="afffffe"/>
            <w:rFonts w:ascii="Fb Fontext" w:hAnsi="Fb Fontext"/>
            <w:spacing w:val="-2"/>
            <w:rtl/>
          </w:rPr>
          <w:t xml:space="preserve">שרץ</w:t>
        </w:r>
      </w:ins>
      <w:del w:id="97726" w:author="קלוד" w:date="2026-10-11T13:11:34Z">
        <w:r w:rsidRPr="00824B91">
          <w:rPr>
            <w:rFonts w:ascii="Fb Fontext" w:hAnsi="Fb Fontext"/>
            <w:spacing w:val="-2"/>
            <w:rtl/>
          </w:rPr>
          <w:delText xml:space="preserve">והיינו</w:delText>
        </w:r>
      </w:del>
      <w:r w:rsidRPr="00824B91">
        <w:rPr>
          <w:rFonts w:ascii="Fb Fontext" w:hAnsi="Fb Fontext"/>
          <w:spacing w:val="-2"/>
          <w:rtl/>
        </w:rPr>
        <w:t xml:space="preserve"> </w:t>
      </w:r>
      <w:ins w:id="97723" w:author="קלוד" w:date="2026-10-11T13:11:34Z">
        <w:r>
          <w:rPr>
            <w:rStyle w:val="afffffe"/>
            <w:rFonts w:ascii="Fb Fontext" w:hAnsi="Fb Fontext"/>
            <w:spacing w:val="-2"/>
            <w:rtl/>
          </w:rPr>
          <w:t xml:space="preserve">ומת</w:t>
        </w:r>
        <w:r>
          <w:rPr>
            <w:rFonts w:ascii="Fb Fontext" w:hAnsi="Fb Fontext"/>
            <w:spacing w:val="-2"/>
            <w:rtl/>
          </w:rPr>
          <w:t xml:space="preserve">,</w:t>
        </w:r>
      </w:ins>
      <w:del w:id="97724" w:author="קלוד" w:date="2026-10-11T13:11:34Z">
        <w:r w:rsidRPr="00824B91">
          <w:rPr>
            <w:rFonts w:ascii="Fb Fontext" w:hAnsi="Fb Fontext"/>
            <w:spacing w:val="-2"/>
            <w:rtl/>
          </w:rPr>
          <w:delText xml:space="preserve">גם</w:delText>
        </w:r>
      </w:del>
      <w:r w:rsidRPr="00824B91">
        <w:rPr>
          <w:rFonts w:ascii="Fb Fontext" w:hAnsi="Fb Fontext"/>
          <w:spacing w:val="-2"/>
          <w:rtl/>
        </w:rPr>
        <w:t xml:space="preserve"> </w:t>
      </w:r>
      <w:ins w:id="97721" w:author="קלוד" w:date="2026-10-11T13:11:34Z">
        <w:r>
          <w:rPr>
            <w:rFonts w:ascii="Fb Fontext" w:hAnsi="Fb Fontext"/>
            <w:spacing w:val="-2"/>
            <w:rtl/>
          </w:rPr>
          <w:t xml:space="preserve">וגם</w:t>
        </w:r>
      </w:ins>
      <w:del w:id="97722" w:author="קלוד" w:date="2026-10-11T13:11:34Z">
        <w:r w:rsidRPr="00824B91">
          <w:rPr>
            <w:rFonts w:ascii="Fb Fontext" w:hAnsi="Fb Fontext"/>
            <w:spacing w:val="-2"/>
            <w:rtl/>
          </w:rPr>
          <w:delText xml:space="preserve">להיפך,</w:delText>
        </w:r>
      </w:del>
      <w:r w:rsidRPr="00824B91">
        <w:rPr>
          <w:rFonts w:ascii="Fb Fontext" w:hAnsi="Fb Fontext"/>
          <w:spacing w:val="-2"/>
          <w:rtl/>
        </w:rPr>
        <w:t xml:space="preserve"> </w:t>
      </w:r>
      <w:ins w:id="97719" w:author="קלוד" w:date="2026-10-11T13:11:34Z">
        <w:r>
          <w:rPr>
            <w:rFonts w:ascii="Fb Fontext" w:hAnsi="Fb Fontext"/>
            <w:spacing w:val="-2"/>
            <w:rtl/>
          </w:rPr>
          <w:t xml:space="preserve">להיפך:</w:t>
        </w:r>
      </w:ins>
      <w:del w:id="97720" w:author="קלוד" w:date="2026-10-11T13:11:34Z">
        <w:r w:rsidRPr="00824B91">
          <w:rPr>
            <w:rFonts w:ascii="Fb Fontext" w:hAnsi="Fb Fontext"/>
            <w:spacing w:val="-2"/>
            <w:rtl/>
          </w:rPr>
          <w:delText xml:space="preserve">אפי'</w:delText>
        </w:r>
      </w:del>
      <w:r w:rsidRPr="00824B91">
        <w:rPr>
          <w:rFonts w:ascii="Fb Fontext" w:hAnsi="Fb Fontext"/>
          <w:spacing w:val="-2"/>
          <w:rtl/>
        </w:rPr>
        <w:t xml:space="preserve"> כל מעשה </w:t>
      </w:r>
      <w:ins w:id="97717" w:author="קלוד" w:date="2026-10-11T13:11:34Z">
        <w:r>
          <w:rPr>
            <w:rFonts w:ascii="Fb Fontext" w:hAnsi="Fb Fontext"/>
            <w:spacing w:val="-2"/>
            <w:rtl/>
          </w:rPr>
          <w:t xml:space="preserve">עיזים,</w:t>
        </w:r>
      </w:ins>
      <w:del w:id="97718" w:author="קלוד" w:date="2026-10-11T13:11:34Z">
        <w:r w:rsidRPr="00824B91">
          <w:rPr>
            <w:rFonts w:ascii="Fb Fontext" w:hAnsi="Fb Fontext"/>
            <w:spacing w:val="-2"/>
            <w:rtl/>
          </w:rPr>
          <w:delText xml:space="preserve">עיזים</w:delText>
        </w:r>
      </w:del>
      <w:r w:rsidRPr="00824B91">
        <w:rPr>
          <w:rFonts w:ascii="Fb Fontext" w:hAnsi="Fb Fontext"/>
          <w:spacing w:val="-2"/>
          <w:rtl/>
        </w:rPr>
        <w:t xml:space="preserve"> </w:t>
      </w:r>
      <w:ins w:id="97715" w:author="קלוד" w:date="2026-10-11T13:11:34Z">
        <w:r>
          <w:rPr>
            <w:rFonts w:ascii="Fb Fontext" w:hAnsi="Fb Fontext"/>
            <w:spacing w:val="-2"/>
            <w:rtl/>
          </w:rPr>
          <w:t xml:space="preserve">שטמא</w:t>
        </w:r>
      </w:ins>
      <w:del w:id="97716" w:author="קלוד" w:date="2026-10-11T13:11:34Z">
        <w:r w:rsidRPr="00824B91">
          <w:rPr>
            <w:rFonts w:ascii="Fb Fontext" w:hAnsi="Fb Fontext"/>
            <w:spacing w:val="-2"/>
            <w:rtl/>
          </w:rPr>
          <w:delText xml:space="preserve">דטמא</w:delText>
        </w:r>
      </w:del>
      <w:r w:rsidRPr="00824B91">
        <w:rPr>
          <w:rFonts w:ascii="Fb Fontext" w:hAnsi="Fb Fontext"/>
          <w:spacing w:val="-2"/>
          <w:rtl/>
        </w:rPr>
        <w:t xml:space="preserve"> </w:t>
      </w:r>
      <w:ins w:id="97713" w:author="קלוד" w:date="2026-10-11T13:11:34Z">
        <w:r>
          <w:rPr>
            <w:rFonts w:ascii="Fb Fontext" w:hAnsi="Fb Fontext"/>
            <w:spacing w:val="-2"/>
            <w:rtl/>
          </w:rPr>
          <w:t xml:space="preserve">במת,</w:t>
        </w:r>
      </w:ins>
      <w:del w:id="97714" w:author="קלוד" w:date="2026-10-11T13:11:34Z">
        <w:r w:rsidRPr="00824B91">
          <w:rPr>
            <w:rFonts w:ascii="Fb Fontext" w:hAnsi="Fb Fontext"/>
            <w:spacing w:val="-2"/>
            <w:rtl/>
          </w:rPr>
          <w:delText xml:space="preserve">במת</w:delText>
        </w:r>
      </w:del>
      <w:r w:rsidRPr="00824B91">
        <w:rPr>
          <w:rFonts w:ascii="Fb Fontext" w:hAnsi="Fb Fontext"/>
          <w:spacing w:val="-2"/>
          <w:rtl/>
        </w:rPr>
        <w:t xml:space="preserve"> טמא גם בשרץ.</w:t>
      </w:r>
    </w:p>
    <w:p w:rsidR="00E9703F" w:rsidRPr="006F178A" w:rsidRDefault="00E9703F" w:rsidP="00E9703F">
      <w:pPr>
        <w:rPr>
          <w:rtl/>
        </w:rPr>
      </w:pPr>
      <w:r w:rsidRPr="00523F92">
        <w:rPr>
          <w:rStyle w:val="afffff0"/>
          <w:rFonts w:hint="cs"/>
          <w:rtl/>
        </w:rPr>
        <w:t>'</w:t>
      </w:r>
      <w:ins w:id="91039" w:author="Claude - סמנטי" w:date="2026-10-11T12:28:21Z">
        <w:r>
          <w:rPr>
            <w:rStyle w:val="afffff0"/>
            <w:rtl/>
          </w:rPr>
          <w:t xml:space="preserve">אוֹ שָׂק</w:t>
        </w:r>
      </w:ins>
      <w:del w:id="91040" w:author="Claude - סמנטי" w:date="2026-10-11T12:28:21Z">
        <w:r w:rsidRPr="00523F92">
          <w:rPr>
            <w:rStyle w:val="afffff0"/>
            <w:rtl/>
          </w:rPr>
          <w:delText xml:space="preserve">או שק</w:delText>
        </w:r>
      </w:del>
      <w:r w:rsidRPr="00523F92">
        <w:rPr>
          <w:rStyle w:val="afffff0"/>
          <w:rFonts w:hint="cs"/>
          <w:rtl/>
        </w:rPr>
        <w:t>'</w:t>
      </w:r>
      <w:r w:rsidRPr="00523F92">
        <w:rPr>
          <w:rStyle w:val="afffff0"/>
          <w:rtl/>
        </w:rPr>
        <w:t xml:space="preserve"> </w:t>
      </w:r>
      <w:r w:rsidRPr="006F178A">
        <w:rPr>
          <w:rtl/>
        </w:rPr>
        <w:t>אחר גז"ש לרבות דבר הבא מזנב הסוס וזנב הפרה.</w:t>
      </w:r>
    </w:p>
    <w:p w:rsidR="00E9703F" w:rsidRPr="006F178A" w:rsidRDefault="00E9703F" w:rsidP="00E9703F">
      <w:pPr>
        <w:rPr>
          <w:rtl/>
        </w:rPr>
      </w:pPr>
      <w:r w:rsidRPr="006F178A">
        <w:rPr>
          <w:rtl/>
        </w:rPr>
        <w:t xml:space="preserve">ובטומאת מת </w:t>
      </w:r>
      <w:ins w:id="97735" w:author="קלוד" w:date="2026-10-11T13:11:34Z">
        <w:r>
          <w:rPr>
            <w:rtl/>
          </w:rPr>
          <w:t xml:space="preserve">כשרץ:</w:t>
        </w:r>
      </w:ins>
      <w:del w:id="97736" w:author="קלוד" w:date="2026-10-11T13:11:34Z">
        <w:r w:rsidRPr="006F178A">
          <w:rPr>
            <w:rtl/>
          </w:rPr>
          <w:delText xml:space="preserve">היינו</w:delText>
        </w:r>
      </w:del>
      <w:r w:rsidRPr="006F178A">
        <w:rPr>
          <w:rtl/>
        </w:rPr>
        <w:t xml:space="preserve"> </w:t>
      </w:r>
      <w:ins w:id="97733" w:author="קלוד" w:date="2026-10-11T13:11:34Z">
        <w:r>
          <w:rPr>
            <w:rtl/>
          </w:rPr>
          <w:t xml:space="preserve">כמו</w:t>
        </w:r>
      </w:ins>
      <w:del w:id="97734" w:author="קלוד" w:date="2026-10-11T13:11:34Z">
        <w:r w:rsidRPr="006F178A">
          <w:rPr>
            <w:rtl/>
          </w:rPr>
          <w:delText xml:space="preserve">כשרץ</w:delText>
        </w:r>
      </w:del>
      <w:r w:rsidRPr="006F178A">
        <w:rPr>
          <w:rtl/>
        </w:rPr>
        <w:t xml:space="preserve"> </w:t>
      </w:r>
      <w:ins w:id="97731" w:author="קלוד" w:date="2026-10-11T13:11:34Z">
        <w:r>
          <w:rPr>
            <w:rtl/>
          </w:rPr>
          <w:t xml:space="preserve">ששם</w:t>
        </w:r>
      </w:ins>
      <w:del w:id="97732" w:author="קלוד" w:date="2026-10-11T13:11:34Z">
        <w:r w:rsidRPr="006F178A">
          <w:rPr>
            <w:rtl/>
          </w:rPr>
          <w:delText xml:space="preserve">דכמו </w:delText>
        </w:r>
        <w:r>
          <w:rPr>
            <w:rtl/>
          </w:rPr>
          <w:delText xml:space="preserve">דשם</w:delText>
        </w:r>
      </w:del>
      <w:ins w:id="91191" w:author="מנוע מכני" w:date="2026-10-11T12:04:39Z"/>
      <w:del w:id="91192" w:author="מנוע מכני" w:date="2026-10-11T12:04:39Z">
        <w:r w:rsidRPr="006F178A">
          <w:rPr>
            <w:rtl/>
          </w:rPr>
          <w:delText xml:space="preserve">דהתם</w:delText>
        </w:r>
      </w:del>
      <w:r w:rsidRPr="006F178A">
        <w:rPr>
          <w:rtl/>
        </w:rPr>
        <w:t xml:space="preserve"> עשה הבא מזנב הסוס כמעשה </w:t>
      </w:r>
      <w:ins w:id="97729" w:author="קלוד" w:date="2026-10-11T13:11:34Z">
        <w:r>
          <w:rPr>
            <w:rtl/>
          </w:rPr>
          <w:t xml:space="preserve">עיזים,</w:t>
        </w:r>
      </w:ins>
      <w:del w:id="97730" w:author="קלוד" w:date="2026-10-11T13:11:34Z">
        <w:r w:rsidRPr="006F178A">
          <w:rPr>
            <w:rtl/>
          </w:rPr>
          <w:delText xml:space="preserve">עיזים</w:delText>
        </w:r>
      </w:del>
      <w:r w:rsidRPr="006F178A">
        <w:rPr>
          <w:rtl/>
        </w:rPr>
        <w:t xml:space="preserve"> </w:t>
      </w:r>
      <w:r w:rsidRPr="006F178A">
        <w:rPr>
          <w:rtl/>
        </w:rPr>
        <w:t xml:space="preserve">ה"נ</w:t>
      </w:r>
      <w:r w:rsidRPr="006F178A">
        <w:rPr>
          <w:rtl/>
        </w:rPr>
        <w:t xml:space="preserve"> בטומאת מת.</w:t>
      </w:r>
    </w:p>
    <w:p w:rsidR="00E9703F" w:rsidRDefault="00E9703F" w:rsidP="00E9703F">
      <w:pPr>
        <w:rPr>
          <w:rtl/>
        </w:rPr>
      </w:pPr>
      <w:ins w:id="97755" w:author="קלוד" w:date="2026-10-11T13:11:34Z">
        <w:r>
          <w:rPr>
            <w:rtl/>
          </w:rPr>
          <w:t xml:space="preserve">[וגז"ש,</w:t>
        </w:r>
      </w:ins>
      <w:del w:id="97756" w:author="קלוד" w:date="2026-10-11T13:11:34Z">
        <w:r w:rsidRPr="006F178A">
          <w:rPr>
            <w:rtl/>
          </w:rPr>
          <w:delText xml:space="preserve">[וגז"ש</w:delText>
        </w:r>
      </w:del>
      <w:r w:rsidRPr="006F178A">
        <w:rPr>
          <w:rtl/>
        </w:rPr>
        <w:t xml:space="preserve"> </w:t>
      </w:r>
      <w:ins w:id="97753" w:author="קלוד" w:date="2026-10-11T13:11:34Z">
        <w:r>
          <w:rPr>
            <w:rtl/>
          </w:rPr>
          <w:t xml:space="preserve">אף</w:t>
        </w:r>
      </w:ins>
      <w:del w:id="97754" w:author="קלוד" w:date="2026-10-11T13:11:34Z">
        <w:r w:rsidRPr="006F178A">
          <w:rPr>
            <w:rtl/>
          </w:rPr>
          <w:delText xml:space="preserve">למרות</w:delText>
        </w:r>
      </w:del>
      <w:r w:rsidRPr="006F178A">
        <w:rPr>
          <w:rtl/>
        </w:rPr>
        <w:t xml:space="preserve"> </w:t>
      </w:r>
      <w:ins w:id="97751" w:author="קלוד" w:date="2026-10-11T13:11:34Z">
        <w:r>
          <w:rPr>
            <w:rtl/>
          </w:rPr>
          <w:t xml:space="preserve">שזו</w:t>
        </w:r>
      </w:ins>
      <w:del w:id="97752" w:author="קלוד" w:date="2026-10-11T13:11:34Z">
        <w:r w:rsidRPr="006F178A">
          <w:rPr>
            <w:rtl/>
          </w:rPr>
          <w:delText xml:space="preserve">דהך</w:delText>
        </w:r>
      </w:del>
      <w:r w:rsidRPr="006F178A">
        <w:rPr>
          <w:rtl/>
        </w:rPr>
        <w:t xml:space="preserve"> טומאת ערב </w:t>
      </w:r>
      <w:ins w:id="97749" w:author="קלוד" w:date="2026-10-11T13:11:34Z">
        <w:r>
          <w:rPr>
            <w:rtl/>
          </w:rPr>
          <w:t xml:space="preserve">וזו</w:t>
        </w:r>
      </w:ins>
      <w:del w:id="97750" w:author="קלוד" w:date="2026-10-11T13:11:34Z">
        <w:r w:rsidRPr="006F178A">
          <w:rPr>
            <w:rtl/>
          </w:rPr>
          <w:delText xml:space="preserve">והך</w:delText>
        </w:r>
      </w:del>
      <w:r w:rsidRPr="006F178A">
        <w:rPr>
          <w:rtl/>
        </w:rPr>
        <w:t xml:space="preserve"> </w:t>
      </w:r>
      <w:ins w:id="97747" w:author="קלוד" w:date="2026-10-11T13:11:34Z">
        <w:r>
          <w:rPr>
            <w:rtl/>
          </w:rPr>
          <w:t xml:space="preserve">טומאת</w:t>
        </w:r>
      </w:ins>
      <w:del w:id="97748" w:author="קלוד" w:date="2026-10-11T13:11:34Z">
        <w:r w:rsidRPr="006F178A">
          <w:rPr>
            <w:rtl/>
          </w:rPr>
          <w:delText xml:space="preserve">דטומאת</w:delText>
        </w:r>
      </w:del>
      <w:r w:rsidRPr="006F178A">
        <w:rPr>
          <w:rtl/>
        </w:rPr>
        <w:t xml:space="preserve"> </w:t>
      </w:r>
      <w:ins w:id="97745" w:author="קלוד" w:date="2026-10-11T13:11:34Z">
        <w:r>
          <w:rPr>
            <w:rtl/>
          </w:rPr>
          <w:t xml:space="preserve">שבעה,</w:t>
        </w:r>
      </w:ins>
      <w:del w:id="97746" w:author="קלוד" w:date="2026-10-11T13:11:34Z">
        <w:r w:rsidRPr="006F178A">
          <w:rPr>
            <w:rtl/>
          </w:rPr>
          <w:delText xml:space="preserve">שבעה</w:delText>
        </w:r>
      </w:del>
      <w:r w:rsidRPr="006F178A">
        <w:rPr>
          <w:rtl/>
        </w:rPr>
        <w:t xml:space="preserve"> </w:t>
      </w:r>
      <w:ins w:id="92835" w:author="מנוע מכני" w:date="2026-10-11T12:04:39Z">
        <w:ins w:id="97743" w:author="קלוד" w:date="2026-10-11T13:11:34Z">
          <w:r>
            <w:rPr>
              <w:rtl/>
            </w:rPr>
            <w:t xml:space="preserve">מפני</w:t>
          </w:r>
        </w:ins>
        <w:del w:id="97744" w:author="קלוד" w:date="2026-10-11T13:11:34Z">
          <w:r>
            <w:rPr>
              <w:rtl/>
            </w:rPr>
            <w:delText xml:space="preserve">מאלו</w:delText>
          </w:r>
        </w:del>
      </w:ins>
      <w:del w:id="92836" w:author="מנוע מכני" w:date="2026-10-11T12:04:39Z">
        <w:r w:rsidRPr="006F178A">
          <w:rPr>
            <w:rtl/>
          </w:rPr>
          <w:delText xml:space="preserve">מהני</w:delText>
        </w:r>
      </w:del>
      <w:r w:rsidRPr="006F178A">
        <w:rPr>
          <w:rtl/>
        </w:rPr>
        <w:t xml:space="preserve"> </w:t>
      </w:r>
      <w:ins w:id="97741" w:author="קלוד" w:date="2026-10-11T13:11:34Z">
        <w:r>
          <w:rPr>
            <w:rtl/>
          </w:rPr>
          <w:t xml:space="preserve">שבגד</w:t>
        </w:r>
      </w:ins>
      <w:del w:id="97742" w:author="קלוד" w:date="2026-10-11T13:11:34Z">
        <w:r w:rsidRPr="006F178A">
          <w:rPr>
            <w:rtl/>
          </w:rPr>
          <w:delText xml:space="preserve">דבגד</w:delText>
        </w:r>
      </w:del>
      <w:r w:rsidRPr="006F178A">
        <w:rPr>
          <w:rtl/>
        </w:rPr>
        <w:t xml:space="preserve"> </w:t>
      </w:r>
      <w:ins w:id="97739" w:author="קלוד" w:date="2026-10-11T13:11:34Z">
        <w:r>
          <w:rPr>
            <w:rtl/>
          </w:rPr>
          <w:t xml:space="preserve">ועור</w:t>
        </w:r>
      </w:ins>
      <w:del w:id="97740" w:author="קלוד" w:date="2026-10-11T13:11:34Z">
        <w:r w:rsidRPr="006F178A">
          <w:rPr>
            <w:rtl/>
          </w:rPr>
          <w:delText xml:space="preserve">או</w:delText>
        </w:r>
      </w:del>
      <w:r w:rsidRPr="006F178A">
        <w:rPr>
          <w:rtl/>
        </w:rPr>
        <w:t xml:space="preserve"> </w:t>
      </w:r>
      <w:ins w:id="97737" w:author="קלוד" w:date="2026-10-11T13:11:34Z">
        <w:r>
          <w:rPr>
            <w:rtl/>
          </w:rPr>
          <w:t xml:space="preserve">כתוב</w:t>
        </w:r>
      </w:ins>
      <w:del w:id="97738" w:author="קלוד" w:date="2026-10-11T13:11:34Z">
        <w:r w:rsidRPr="006F178A">
          <w:rPr>
            <w:rtl/>
          </w:rPr>
          <w:delText xml:space="preserve">אעור כתיב</w:delText>
        </w:r>
      </w:del>
      <w:r w:rsidRPr="006F178A">
        <w:rPr>
          <w:rtl/>
        </w:rPr>
        <w:t xml:space="preserve"> בשניהם]</w:t>
      </w:r>
    </w:p>
    <w:p w:rsidR="00E9703F" w:rsidRPr="006F178A" w:rsidRDefault="00E9703F" w:rsidP="00E9703F">
      <w:pPr>
        <w:rPr>
          <w:rtl/>
        </w:rPr>
      </w:pPr>
      <w:r w:rsidRPr="006F178A">
        <w:rPr>
          <w:rFonts w:ascii="Fb Fontext" w:hAnsi="Fb Fontext"/>
          <w:sz w:val="20"/>
          <w:rtl/>
        </w:rPr>
        <w:t xml:space="preserve">ומופנה </w:t>
      </w:r>
      <w:ins w:id="97761" w:author="קלוד" w:date="2026-10-11T13:11:34Z">
        <w:r>
          <w:rPr>
            <w:rFonts w:ascii="Fb Fontext" w:hAnsi="Fb Fontext"/>
            <w:sz w:val="20"/>
            <w:rtl/>
          </w:rPr>
          <w:t xml:space="preserve">הוא,</w:t>
        </w:r>
      </w:ins>
      <w:del w:id="97762" w:author="קלוד" w:date="2026-10-11T13:11:34Z">
        <w:r w:rsidRPr="006F178A">
          <w:rPr>
            <w:rFonts w:ascii="Fb Fontext" w:hAnsi="Fb Fontext"/>
            <w:sz w:val="20"/>
            <w:rtl/>
          </w:rPr>
          <w:delText xml:space="preserve">הוא</w:delText>
        </w:r>
      </w:del>
      <w:r w:rsidRPr="006F178A">
        <w:rPr>
          <w:rFonts w:ascii="Fb Fontext" w:hAnsi="Fb Fontext"/>
          <w:sz w:val="20"/>
          <w:rtl/>
        </w:rPr>
        <w:t xml:space="preserve"> </w:t>
      </w:r>
      <w:ins w:id="97759" w:author="קלוד" w:date="2026-10-11T13:11:34Z">
        <w:r>
          <w:rPr>
            <w:rFonts w:ascii="Fb Fontext" w:hAnsi="Fb Fontext"/>
            <w:sz w:val="20"/>
            <w:rtl/>
          </w:rPr>
          <w:t xml:space="preserve">שאל"ה </w:t>
        </w:r>
        <w:r>
          <w:rPr>
            <w:rStyle w:val="afffffe"/>
            <w:rFonts w:ascii="Fb Fontext" w:hAnsi="Fb Fontext"/>
            <w:sz w:val="20"/>
            <w:rtl/>
          </w:rPr>
          <w:t xml:space="preserve">יש לפרוך</w:t>
        </w:r>
        <w:r>
          <w:rPr>
            <w:rFonts w:ascii="Fb Fontext" w:hAnsi="Fb Fontext"/>
            <w:sz w:val="20"/>
            <w:rtl/>
          </w:rPr>
          <w:t xml:space="preserve">:</w:t>
        </w:r>
      </w:ins>
      <w:del w:id="97760" w:author="קלוד" w:date="2026-10-11T13:11:34Z">
        <w:r w:rsidRPr="006F178A">
          <w:rPr>
            <w:rFonts w:ascii="Fb Fontext" w:hAnsi="Fb Fontext"/>
            <w:sz w:val="20"/>
            <w:rtl/>
          </w:rPr>
          <w:delText xml:space="preserve">דאל"ה</w:delText>
        </w:r>
      </w:del>
      <w:r w:rsidRPr="006F178A">
        <w:rPr>
          <w:rFonts w:ascii="Fb Fontext" w:hAnsi="Fb Fontext"/>
          <w:sz w:val="20"/>
          <w:rtl/>
        </w:rPr>
        <w:t xml:space="preserve"> מה </w:t>
      </w:r>
      <w:ins w:id="97757" w:author="קלוד" w:date="2026-10-11T13:11:34Z">
        <w:r>
          <w:rPr>
            <w:rFonts w:ascii="Fb Fontext" w:hAnsi="Fb Fontext"/>
            <w:sz w:val="20"/>
            <w:rtl/>
          </w:rPr>
          <w:t xml:space="preserve">לשרץ</w:t>
        </w:r>
      </w:ins>
      <w:del w:id="97758" w:author="קלוד" w:date="2026-10-11T13:11:34Z">
        <w:r w:rsidRPr="006F178A">
          <w:rPr>
            <w:rFonts w:ascii="Fb Fontext" w:hAnsi="Fb Fontext"/>
            <w:sz w:val="20"/>
            <w:rtl/>
          </w:rPr>
          <w:delText xml:space="preserve">לשרף</w:delText>
        </w:r>
      </w:del>
      <w:r w:rsidRPr="006F178A">
        <w:rPr>
          <w:rFonts w:ascii="Fb Fontext" w:hAnsi="Fb Fontext"/>
          <w:sz w:val="20"/>
          <w:rtl/>
        </w:rPr>
        <w:t xml:space="preserve"> שמטמא בכעדשה.</w:t>
      </w:r>
    </w:p>
    <w:p w:rsidR="00E9703F" w:rsidRPr="006F178A" w:rsidRDefault="00E9703F" w:rsidP="00E9703F">
      <w:pPr>
        <w:rPr>
          <w:rtl/>
        </w:rPr>
      </w:pPr>
      <w:ins w:id="97771" w:author="קלוד" w:date="2026-10-11T13:11:34Z">
        <w:r>
          <w:rPr>
            <w:rFonts w:ascii="Fb Fontext" w:hAnsi="Fb Fontext"/>
            <w:rtl/>
          </w:rPr>
          <w:t xml:space="preserve">ומופנה,</w:t>
        </w:r>
      </w:ins>
      <w:del w:id="97772" w:author="קלוד" w:date="2026-10-11T13:11:34Z">
        <w:r w:rsidRPr="006F178A">
          <w:rPr>
            <w:rFonts w:ascii="Fb Fontext" w:hAnsi="Fb Fontext"/>
            <w:rtl/>
          </w:rPr>
          <w:delText xml:space="preserve">מופני</w:delText>
        </w:r>
      </w:del>
      <w:r w:rsidRPr="006F178A">
        <w:rPr>
          <w:rFonts w:ascii="Fb Fontext" w:hAnsi="Fb Fontext"/>
          <w:rtl/>
        </w:rPr>
        <w:t xml:space="preserve"> </w:t>
      </w:r>
      <w:ins w:id="97769" w:author="קלוד" w:date="2026-10-11T13:11:34Z">
        <w:r>
          <w:rPr>
            <w:rFonts w:ascii="Fb Fontext" w:hAnsi="Fb Fontext"/>
            <w:rtl/>
          </w:rPr>
          <w:t xml:space="preserve">ששרץ</w:t>
        </w:r>
      </w:ins>
      <w:del w:id="97770" w:author="קלוד" w:date="2026-10-11T13:11:34Z">
        <w:r w:rsidRPr="006F178A">
          <w:rPr>
            <w:rFonts w:ascii="Fb Fontext" w:hAnsi="Fb Fontext"/>
            <w:rtl/>
          </w:rPr>
          <w:delText xml:space="preserve">דשרף</w:delText>
        </w:r>
      </w:del>
      <w:r w:rsidRPr="006F178A">
        <w:rPr>
          <w:rFonts w:ascii="Fb Fontext" w:hAnsi="Fb Fontext"/>
          <w:rtl/>
        </w:rPr>
        <w:t xml:space="preserve"> </w:t>
      </w:r>
      <w:ins w:id="97767" w:author="קלוד" w:date="2026-10-11T13:11:34Z">
        <w:r>
          <w:rPr>
            <w:rFonts w:ascii="Fb Fontext" w:hAnsi="Fb Fontext"/>
            <w:rtl/>
          </w:rPr>
          <w:t xml:space="preserve">סמוך</w:t>
        </w:r>
      </w:ins>
      <w:del w:id="97768" w:author="קלוד" w:date="2026-10-11T13:11:34Z">
        <w:r w:rsidRPr="006F178A">
          <w:rPr>
            <w:rFonts w:ascii="Fb Fontext" w:hAnsi="Fb Fontext"/>
            <w:rtl/>
          </w:rPr>
          <w:delText xml:space="preserve">סמיך</w:delText>
        </w:r>
      </w:del>
      <w:r w:rsidRPr="006F178A">
        <w:rPr>
          <w:rFonts w:ascii="Fb Fontext" w:hAnsi="Fb Fontext"/>
          <w:rtl/>
        </w:rPr>
        <w:t xml:space="preserve"> </w:t>
      </w:r>
      <w:ins w:id="97765" w:author="קלוד" w:date="2026-10-11T13:11:34Z">
        <w:r>
          <w:rPr>
            <w:rFonts w:ascii="Fb Fontext" w:hAnsi="Fb Fontext"/>
            <w:rtl/>
          </w:rPr>
          <w:t xml:space="preserve">לש"ז,</w:t>
        </w:r>
      </w:ins>
      <w:del w:id="97766" w:author="קלוד" w:date="2026-10-11T13:11:34Z">
        <w:r w:rsidRPr="006F178A">
          <w:rPr>
            <w:rFonts w:ascii="Fb Fontext" w:hAnsi="Fb Fontext"/>
            <w:rtl/>
          </w:rPr>
          <w:delText xml:space="preserve">לש"ז</w:delText>
        </w:r>
      </w:del>
      <w:r w:rsidRPr="006F178A">
        <w:rPr>
          <w:rFonts w:ascii="Fb Fontext" w:hAnsi="Fb Fontext"/>
          <w:rtl/>
        </w:rPr>
        <w:t xml:space="preserve"> </w:t>
      </w:r>
      <w:ins w:id="97763" w:author="קלוד" w:date="2026-10-11T13:11:34Z">
        <w:r>
          <w:rPr>
            <w:rFonts w:ascii="Fb Fontext" w:hAnsi="Fb Fontext"/>
            <w:rtl/>
          </w:rPr>
          <w:t xml:space="preserve">וכתוב</w:t>
        </w:r>
      </w:ins>
      <w:del w:id="97764" w:author="קלוד" w:date="2026-10-11T13:11:34Z">
        <w:r w:rsidRPr="006F178A">
          <w:rPr>
            <w:rFonts w:ascii="Fb Fontext" w:hAnsi="Fb Fontext"/>
            <w:rtl/>
          </w:rPr>
          <w:delText xml:space="preserve">וכתיב</w:delText>
        </w:r>
      </w:del>
      <w:r w:rsidRPr="006F178A">
        <w:rPr>
          <w:rFonts w:ascii="Fb Fontext" w:hAnsi="Fb Fontext"/>
          <w:rtl/>
        </w:rPr>
        <w:t xml:space="preserve"> בש"ז</w:t>
      </w:r>
      <w:r w:rsidRPr="00784B8D">
        <w:rPr>
          <w:rStyle w:val="afffff0"/>
          <w:rtl/>
        </w:rPr>
        <w:t xml:space="preserve"> </w:t>
      </w:r>
      <w:r w:rsidRPr="00784B8D">
        <w:rPr>
          <w:rStyle w:val="afffff0"/>
          <w:rFonts w:hint="cs"/>
          <w:rtl/>
        </w:rPr>
        <w:t>'</w:t>
      </w:r>
      <w:r w:rsidRPr="00784B8D">
        <w:rPr>
          <w:rStyle w:val="afffff0"/>
          <w:rtl/>
        </w:rPr>
        <w:t>בגד ועור</w:t>
      </w:r>
      <w:r w:rsidRPr="00784B8D">
        <w:rPr>
          <w:rStyle w:val="afffff0"/>
          <w:rFonts w:hint="cs"/>
          <w:rtl/>
        </w:rPr>
        <w:t>'</w:t>
      </w:r>
      <w:r w:rsidRPr="00784B8D">
        <w:rPr>
          <w:rStyle w:val="afffff0"/>
          <w:rtl/>
        </w:rPr>
        <w:t>.</w:t>
      </w:r>
    </w:p>
    <w:p w:rsidR="00E9703F" w:rsidRPr="006F178A" w:rsidRDefault="00E9703F" w:rsidP="00E9703F">
      <w:pPr>
        <w:rPr>
          <w:rtl/>
        </w:rPr>
      </w:pPr>
      <w:r w:rsidRPr="006F178A">
        <w:rPr>
          <w:rtl/>
        </w:rPr>
        <w:t xml:space="preserve">וגם </w:t>
      </w:r>
      <w:r w:rsidRPr="006F178A">
        <w:rPr>
          <w:rtl/>
        </w:rPr>
        <w:t xml:space="preserve">למ"ד</w:t>
      </w:r>
      <w:r w:rsidRPr="006F178A">
        <w:rPr>
          <w:rtl/>
        </w:rPr>
        <w:t xml:space="preserve"> </w:t>
      </w:r>
      <w:ins w:id="97777" w:author="קלוד" w:date="2026-10-11T13:11:34Z">
        <w:r>
          <w:rPr>
            <w:rtl/>
          </w:rPr>
          <w:t xml:space="preserve">שמופנה</w:t>
        </w:r>
      </w:ins>
      <w:del w:id="97778" w:author="קלוד" w:date="2026-10-11T13:11:34Z">
        <w:r w:rsidRPr="006F178A">
          <w:rPr>
            <w:rtl/>
          </w:rPr>
          <w:delText xml:space="preserve">דמופנה</w:delText>
        </w:r>
      </w:del>
      <w:r w:rsidRPr="006F178A">
        <w:rPr>
          <w:rtl/>
        </w:rPr>
        <w:t xml:space="preserve"> מצד אחד למדין ומשיבין | </w:t>
      </w:r>
      <w:ins w:id="97775" w:author="קלוד" w:date="2026-10-11T13:11:34Z">
        <w:r>
          <w:rPr>
            <w:rtl/>
          </w:rPr>
          <w:t xml:space="preserve">מת</w:t>
        </w:r>
      </w:ins>
      <w:del w:id="97776" w:author="קלוד" w:date="2026-10-11T13:11:34Z">
        <w:r w:rsidRPr="006F178A">
          <w:rPr>
            <w:rtl/>
          </w:rPr>
          <w:delText xml:space="preserve">דמת</w:delText>
        </w:r>
      </w:del>
      <w:r w:rsidRPr="006F178A">
        <w:rPr>
          <w:rtl/>
        </w:rPr>
        <w:t xml:space="preserve"> </w:t>
      </w:r>
      <w:ins w:id="91193" w:author="מנוע מכני" w:date="2026-10-11T12:04:39Z">
        <w:r>
          <w:rPr>
            <w:rtl/>
          </w:rPr>
          <w:t xml:space="preserve">גם</w:t>
        </w:r>
      </w:ins>
      <w:del w:id="91194" w:author="מנוע מכני" w:date="2026-10-11T12:04:39Z">
        <w:r w:rsidRPr="006F178A">
          <w:rPr>
            <w:rtl/>
          </w:rPr>
          <w:delText xml:space="preserve">נמי</w:delText>
        </w:r>
      </w:del>
      <w:r w:rsidRPr="006F178A">
        <w:rPr>
          <w:rtl/>
        </w:rPr>
        <w:t xml:space="preserve"> </w:t>
      </w:r>
      <w:ins w:id="97773" w:author="קלוד" w:date="2026-10-11T13:11:34Z">
        <w:r>
          <w:rPr>
            <w:rtl/>
          </w:rPr>
          <w:t xml:space="preserve">מופנה,</w:t>
        </w:r>
      </w:ins>
      <w:del w:id="97774" w:author="קלוד" w:date="2026-10-11T13:11:34Z">
        <w:r w:rsidRPr="006F178A">
          <w:rPr>
            <w:rtl/>
          </w:rPr>
          <w:delText xml:space="preserve">מופני</w:delText>
        </w:r>
      </w:del>
      <w:r w:rsidRPr="006F178A">
        <w:rPr>
          <w:rtl/>
        </w:rPr>
        <w:t xml:space="preserve"> </w:t>
      </w:r>
      <w:ins w:id="95997" w:author="מנוע מכני" w:date="2026-10-11T12:04:39Z">
        <w:ins w:id="90253" w:author="Claude - סמנטי" w:date="2026-10-11T12:28:21Z">
          <w:r>
            <w:rPr>
              <w:rtl/>
            </w:rPr>
            <w:t xml:space="preserve">שהוקש</w:t>
          </w:r>
        </w:ins>
        <w:del w:id="90254" w:author="Claude - סמנטי" w:date="2026-10-11T12:28:21Z">
          <w:r>
            <w:rPr>
              <w:rtl/>
            </w:rPr>
            <w:delText xml:space="preserve">דהוקש</w:delText>
          </w:r>
        </w:del>
      </w:ins>
      <w:del w:id="95998" w:author="מנוע מכני" w:date="2026-10-11T12:04:39Z">
        <w:r w:rsidRPr="006F178A">
          <w:rPr>
            <w:rtl/>
          </w:rPr>
          <w:delText xml:space="preserve">דאיתקש</w:delText>
        </w:r>
      </w:del>
      <w:r w:rsidRPr="006F178A">
        <w:rPr>
          <w:rtl/>
        </w:rPr>
        <w:t xml:space="preserve"> לש"ז.</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סד.</w:t>
      </w:r>
    </w:p>
    <w:p w:rsidR="00E9703F" w:rsidRPr="006F178A" w:rsidRDefault="00E9703F" w:rsidP="00E9703F">
      <w:pPr>
        <w:rPr>
          <w:rtl/>
        </w:rPr>
      </w:pPr>
      <w:r w:rsidRPr="006F178A">
        <w:rPr>
          <w:rFonts w:ascii="Fb Fontext" w:hAnsi="Fb Fontext"/>
          <w:rtl/>
        </w:rPr>
        <w:t xml:space="preserve">• </w:t>
      </w:r>
      <w:r w:rsidRPr="006F178A">
        <w:rPr>
          <w:rStyle w:val="afffe"/>
          <w:rFonts w:ascii="Fb Fontext" w:hAnsi="Fb Fontext"/>
          <w:rtl/>
        </w:rPr>
        <w:t>עגיל</w:t>
      </w:r>
      <w:r w:rsidRPr="006F178A">
        <w:rPr>
          <w:rFonts w:ascii="Fb Fontext" w:hAnsi="Fb Fontext"/>
          <w:rtl/>
        </w:rPr>
        <w:t xml:space="preserve"> - זה דפוס של דדין.</w:t>
      </w:r>
    </w:p>
    <w:p w:rsidR="00E9703F" w:rsidRPr="006F178A" w:rsidRDefault="00E9703F" w:rsidP="00E9703F">
      <w:pPr>
        <w:rPr>
          <w:rtl/>
        </w:rPr>
      </w:pPr>
      <w:r w:rsidRPr="006F178A">
        <w:rPr>
          <w:rStyle w:val="afffe"/>
          <w:rFonts w:ascii="Fb Fontext" w:hAnsi="Fb Fontext"/>
          <w:rtl/>
        </w:rPr>
        <w:t>כומז</w:t>
      </w:r>
      <w:r w:rsidRPr="006F178A">
        <w:rPr>
          <w:rtl/>
        </w:rPr>
        <w:t xml:space="preserve"> - זה דפוס של בית הרחם.</w:t>
      </w:r>
    </w:p>
    <w:p w:rsidR="00E9703F" w:rsidRPr="009757B9" w:rsidRDefault="00E9703F" w:rsidP="00E9703F">
      <w:pPr>
        <w:rPr>
          <w:rFonts w:cs="Guttman Vilna"/>
          <w:b/>
          <w:bCs/>
          <w:rtl/>
        </w:rPr>
      </w:pPr>
      <w:ins w:id="97781" w:author="קלוד" w:date="2026-10-11T13:11:34Z">
        <w:r>
          <w:rPr>
            <w:rStyle w:val="2fb"/>
            <w:rtl/>
          </w:rPr>
          <w:t xml:space="preserve">ר"י:</w:t>
        </w:r>
      </w:ins>
      <w:del w:id="97782" w:author="קלוד" w:date="2026-10-11T13:11:34Z">
        <w:r w:rsidRPr="006F178A">
          <w:rPr>
            <w:rStyle w:val="2fb"/>
            <w:rtl/>
          </w:rPr>
          <w:delText xml:space="preserve">ר"י</w:delText>
        </w:r>
      </w:del>
      <w:r w:rsidRPr="006F178A">
        <w:rPr>
          <w:rtl/>
        </w:rPr>
        <w:t xml:space="preserve"> היינו </w:t>
      </w:r>
      <w:ins w:id="90255" w:author="Claude - סמנטי" w:date="2026-10-11T12:28:21Z">
        <w:ins w:id="97779" w:author="קלוד" w:date="2026-10-11T13:11:34Z">
          <w:r>
            <w:rPr>
              <w:rtl/>
            </w:rPr>
            <w:t xml:space="preserve">שמתרגמים </w:t>
          </w:r>
          <w:r>
            <w:rPr>
              <w:rStyle w:val="afffffe"/>
              <w:rtl/>
            </w:rPr>
            <w:t xml:space="preserve">כומז</w:t>
          </w:r>
        </w:ins>
        <w:del w:id="97780" w:author="קלוד" w:date="2026-10-11T13:11:34Z">
          <w:r>
            <w:rPr>
              <w:rtl/>
            </w:rPr>
            <w:delText xml:space="preserve">שמתרגמים</w:delText>
          </w:r>
        </w:del>
      </w:ins>
      <w:del w:id="90256" w:author="Claude - סמנטי" w:date="2026-10-11T12:28:21Z">
        <w:r w:rsidRPr="006F178A">
          <w:rPr>
            <w:rtl/>
          </w:rPr>
          <w:delText xml:space="preserve">דמתרגמינן</w:delText>
        </w:r>
      </w:del>
      <w:r w:rsidRPr="006F178A">
        <w:rPr>
          <w:rtl/>
        </w:rPr>
        <w:t xml:space="preserve"> מחוך - דבר המביא לידי גיחוך.</w:t>
      </w:r>
    </w:p>
    <w:p w:rsidR="00E9703F" w:rsidRPr="006F178A" w:rsidRDefault="00E9703F" w:rsidP="00E9703F">
      <w:pPr>
        <w:rPr>
          <w:rStyle w:val="afffe"/>
          <w:rFonts w:ascii="Fb Fontext" w:hAnsi="Fb Fontext"/>
          <w:rtl/>
        </w:rPr>
      </w:pPr>
      <w:ins w:id="97789" w:author="קלוד" w:date="2026-10-11T13:11:34Z">
        <w:r>
          <w:rPr>
            <w:rStyle w:val="2fb"/>
            <w:rtl/>
          </w:rPr>
          <w:t xml:space="preserve">רבה:</w:t>
        </w:r>
      </w:ins>
      <w:del w:id="97790" w:author="קלוד" w:date="2026-10-11T13:11:34Z">
        <w:r w:rsidRPr="006F178A">
          <w:rPr>
            <w:rStyle w:val="2fb"/>
            <w:rtl/>
          </w:rPr>
          <w:delText xml:space="preserve">רבה</w:delText>
        </w:r>
      </w:del>
      <w:r w:rsidRPr="006F178A">
        <w:rPr>
          <w:rtl/>
        </w:rPr>
        <w:t xml:space="preserve"> </w:t>
      </w:r>
      <w:ins w:id="95177" w:author="מנוע מכני" w:date="2026-10-11T12:04:39Z">
        <w:r>
          <w:rPr>
            <w:rtl/>
          </w:rPr>
          <w:t xml:space="preserve">מגופו</w:t>
        </w:r>
      </w:ins>
      <w:del w:id="95178" w:author="מנוע מכני" w:date="2026-10-11T12:04:39Z">
        <w:r w:rsidRPr="006F178A">
          <w:rPr>
            <w:rtl/>
          </w:rPr>
          <w:delText xml:space="preserve">מגופיה</w:delText>
        </w:r>
      </w:del>
      <w:r w:rsidRPr="006F178A">
        <w:rPr>
          <w:rtl/>
        </w:rPr>
        <w:t xml:space="preserve"> </w:t>
      </w:r>
      <w:ins w:id="97787" w:author="קלוד" w:date="2026-10-11T13:11:34Z">
        <w:r>
          <w:rPr>
            <w:rtl/>
          </w:rPr>
          <w:t xml:space="preserve">של</w:t>
        </w:r>
      </w:ins>
      <w:del w:id="97788" w:author="קלוד" w:date="2026-10-11T13:11:34Z">
        <w:r w:rsidRPr="006F178A">
          <w:rPr>
            <w:rtl/>
          </w:rPr>
          <w:delText xml:space="preserve">דקרא</w:delText>
        </w:r>
      </w:del>
      <w:r w:rsidRPr="006F178A">
        <w:rPr>
          <w:rtl/>
        </w:rPr>
        <w:t xml:space="preserve"> </w:t>
      </w:r>
      <w:ins w:id="97785" w:author="קלוד" w:date="2026-10-11T13:11:34Z">
        <w:r>
          <w:rPr>
            <w:rtl/>
          </w:rPr>
          <w:t xml:space="preserve">הפסוק</w:t>
        </w:r>
      </w:ins>
      <w:del w:id="97786" w:author="קלוד" w:date="2026-10-11T13:11:34Z">
        <w:r w:rsidRPr="006F178A">
          <w:rPr>
            <w:rtl/>
          </w:rPr>
          <w:delText xml:space="preserve">כומז</w:delText>
        </w:r>
      </w:del>
      <w:r w:rsidRPr="006F178A">
        <w:rPr>
          <w:rtl/>
        </w:rPr>
        <w:t xml:space="preserve"> </w:t>
      </w:r>
      <w:ins w:id="97783" w:author="קלוד" w:date="2026-10-11T13:11:34Z">
        <w:r>
          <w:rPr>
            <w:rtl/>
          </w:rPr>
          <w:t xml:space="preserve">- כומז,</w:t>
        </w:r>
      </w:ins>
      <w:del w:id="97784" w:author="קלוד" w:date="2026-10-11T13:11:34Z">
        <w:r w:rsidRPr="006F178A">
          <w:rPr>
            <w:rtl/>
          </w:rPr>
          <w:delText xml:space="preserve">-</w:delText>
        </w:r>
      </w:del>
      <w:r w:rsidRPr="006F178A">
        <w:rPr>
          <w:rtl/>
        </w:rPr>
        <w:t xml:space="preserve"> כאן מקום זימה.</w:t>
      </w:r>
    </w:p>
    <w:p>
      <w:pPr>
        <w:pStyle w:val="afffff8"/>
        <w:rPr>
          <w:ins w:id="90853" w:author="קלוד" w:date="2026-10-11T12:33:55Z"/>
        </w:rPr>
      </w:pPr>
      <w:ins w:id="90854" w:author="קלוד" w:date="2026-10-11T12:33:55Z">
        <w:r>
          <w:rPr>
            <w:color w:val="7B3F00"/>
          </w:rPr>
          <w:t xml:space="preserve">'ויקצף משה על פקודי החיל' - כפרה על הרהור</w:t>
        </w:r>
      </w:ins>
    </w:p>
    <w:p w:rsidR="00E9703F" w:rsidRPr="006F178A" w:rsidRDefault="00E9703F" w:rsidP="00E9703F">
      <w:pPr>
        <w:rPr>
          <w:rtl/>
        </w:rPr>
      </w:pPr>
      <w:r w:rsidRPr="006F178A">
        <w:rPr>
          <w:rtl/>
        </w:rPr>
        <w:t>•</w:t>
      </w:r>
      <w:r w:rsidRPr="00784B8D">
        <w:rPr>
          <w:rStyle w:val="afffff0"/>
          <w:rtl/>
        </w:rPr>
        <w:t xml:space="preserve"> </w:t>
      </w:r>
      <w:r w:rsidRPr="00784B8D">
        <w:rPr>
          <w:rStyle w:val="afffff0"/>
          <w:rFonts w:hint="cs"/>
          <w:rtl/>
        </w:rPr>
        <w:t>'</w:t>
      </w:r>
      <w:ins w:id="91041" w:author="Claude - סמנטי" w:date="2026-10-11T12:28:21Z">
        <w:r>
          <w:rPr>
            <w:rStyle w:val="afffff0"/>
            <w:rtl/>
          </w:rPr>
          <w:t xml:space="preserve">וַיִּקְצֹף מֹשֶׁה עַל פְּקוּדֵי הֶחָיִל</w:t>
        </w:r>
      </w:ins>
      <w:del w:id="91042" w:author="Claude - סמנטי" w:date="2026-10-11T12:28:21Z">
        <w:r w:rsidRPr="00784B8D">
          <w:rPr>
            <w:rStyle w:val="afffff0"/>
            <w:rtl/>
          </w:rPr>
          <w:delText xml:space="preserve">ויקצף משה על פקודי החיל</w:delText>
        </w:r>
      </w:del>
      <w:r w:rsidRPr="00784B8D">
        <w:rPr>
          <w:rStyle w:val="afffff0"/>
          <w:rFonts w:hint="cs"/>
          <w:rtl/>
        </w:rPr>
        <w:t>'</w:t>
      </w:r>
      <w:r w:rsidRPr="00784B8D">
        <w:rPr>
          <w:rStyle w:val="afffff0"/>
          <w:rtl/>
        </w:rPr>
        <w:t>,</w:t>
      </w:r>
      <w:r w:rsidRPr="006F178A">
        <w:rPr>
          <w:rtl/>
        </w:rPr>
        <w:t xml:space="preserve"> </w:t>
      </w:r>
      <w:ins w:id="97795" w:author="קלוד" w:date="2026-10-11T13:11:34Z">
        <w:r>
          <w:rPr>
            <w:rtl/>
          </w:rPr>
          <w:t xml:space="preserve">ומה</w:t>
        </w:r>
      </w:ins>
      <w:del w:id="97796" w:author="קלוד" w:date="2026-10-11T13:11:34Z">
        <w:r w:rsidRPr="006F178A">
          <w:rPr>
            <w:rtl/>
          </w:rPr>
          <w:delText xml:space="preserve">והא</w:delText>
        </w:r>
      </w:del>
      <w:r w:rsidRPr="006F178A">
        <w:rPr>
          <w:rtl/>
        </w:rPr>
        <w:t xml:space="preserve"> </w:t>
      </w:r>
      <w:ins w:id="97793" w:author="קלוד" w:date="2026-10-11T13:11:34Z">
        <w:r>
          <w:rPr>
            <w:rtl/>
          </w:rPr>
          <w:t xml:space="preserve">שהצריכו</w:t>
        </w:r>
      </w:ins>
      <w:del w:id="97794" w:author="קלוד" w:date="2026-10-11T13:11:34Z">
        <w:r w:rsidRPr="006F178A">
          <w:rPr>
            <w:rtl/>
          </w:rPr>
          <w:delText xml:space="preserve">דבעי</w:delText>
        </w:r>
      </w:del>
      <w:r w:rsidRPr="006F178A">
        <w:rPr>
          <w:rtl/>
        </w:rPr>
        <w:t xml:space="preserve"> כפרה </w:t>
      </w:r>
      <w:ins w:id="97791" w:author="קלוד" w:date="2026-10-11T13:11:34Z">
        <w:r>
          <w:rPr>
            <w:rtl/>
          </w:rPr>
          <w:t xml:space="preserve">-</w:t>
        </w:r>
      </w:ins>
      <w:del w:id="97792" w:author="קלוד" w:date="2026-10-11T13:11:34Z">
        <w:r w:rsidRPr="006F178A">
          <w:rPr>
            <w:rtl/>
          </w:rPr>
          <w:delText xml:space="preserve">היינו</w:delText>
        </w:r>
      </w:del>
      <w:r w:rsidRPr="006F178A">
        <w:rPr>
          <w:rtl/>
        </w:rPr>
        <w:t xml:space="preserve"> על ההרהור.</w:t>
      </w:r>
    </w:p>
    <w:p w:rsidR="00E9703F" w:rsidRPr="006F178A" w:rsidRDefault="00E9703F" w:rsidP="00E9703F">
      <w:pPr>
        <w:rPr>
          <w:rStyle w:val="afffe"/>
          <w:rFonts w:ascii="Fb Fontext" w:hAnsi="Fb Fontext"/>
          <w:rtl/>
        </w:rPr>
      </w:pPr>
      <w:r w:rsidRPr="006F178A">
        <w:rPr>
          <w:rtl/>
        </w:rPr>
        <w:t>תדב"י מפני שזנו עינהם מן הערווה.</w:t>
      </w:r>
    </w:p>
    <w:p w:rsidR="00E9703F" w:rsidRPr="006F178A" w:rsidRDefault="00E9703F" w:rsidP="00E9703F">
      <w:pPr>
        <w:rPr>
          <w:rStyle w:val="afffe"/>
          <w:rtl/>
        </w:rPr>
      </w:pPr>
      <w:r w:rsidRPr="006F178A">
        <w:rPr>
          <w:rtl/>
        </w:rPr>
        <w:t xml:space="preserve">• מנה </w:t>
      </w:r>
      <w:r w:rsidRPr="006F178A">
        <w:rPr>
          <w:rtl/>
        </w:rPr>
        <w:t xml:space="preserve">הקב"ה</w:t>
      </w:r>
      <w:r w:rsidRPr="006F178A">
        <w:rPr>
          <w:rtl/>
        </w:rPr>
        <w:t xml:space="preserve"> תכשיטין שבחוץ עם תכשיטין שבפנים </w:t>
      </w:r>
      <w:r w:rsidRPr="006F178A">
        <w:rPr>
          <w:rFonts w:hint="cs"/>
          <w:rtl/>
        </w:rPr>
        <w:t xml:space="preserve">- </w:t>
      </w:r>
      <w:r w:rsidRPr="006F178A">
        <w:rPr>
          <w:rtl/>
        </w:rPr>
        <w:t>ללמדך שכל המסתכל באצבע קטנה של אשה כאילו מסתכל במקום התורפה.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87" w:author="קלוד" w:date="2026-10-11T09:07:15Z"/>
        </w:rPr>
      </w:pPr>
      <w:ins w:id="20486" w:author="קלוד" w:date="2026-10-11T09:07:15Z">
        <w:r>
          <w:t xml:space="preserve">משנה ה</w:t>
        </w:r>
      </w:ins>
    </w:p>
    <w:p w:rsidR="00E9703F" w:rsidRPr="009757B9" w:rsidRDefault="00E9703F" w:rsidP="00E9703F">
      <w:pPr>
        <w:pStyle w:val="afff9"/>
        <w:rPr>
          <w:del w:id="20199" w:author="קלוד" w:date="2026-10-11T09:07:15Z"/>
          <w:b/>
          <w:rtl/>
        </w:rPr>
      </w:pPr>
      <w:del w:id="20197" w:author="קלוד" w:date="2026-10-11T09:07:15Z">
        <w:r w:rsidRPr="009757B9">
          <w:rPr>
            <w:rFonts w:hint="cs"/>
            <w:b/>
            <w:sz w:val="20"/>
            <w:rtl/>
          </w:rPr>
          <w:delText xml:space="preserve">משנה</w:delText>
        </w:r>
      </w:del>
      <w:del w:id="20198"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33" w:author="קלוד" w:date="2026-10-11T12:09:42Z">
          <w:pPr>
            <w:pStyle w:val="afff9"/>
          </w:pPr>
        </w:pPrChange>
      </w:pPr>
      <w:r w:rsidRPr="009757B9">
        <w:rPr>
          <w:rFonts w:hint="cs"/>
          <w:b/>
          <w:rtl/>
        </w:rPr>
        <w:t>יוצאה</w:t>
      </w:r>
      <w:r w:rsidRPr="009757B9">
        <w:rPr>
          <w:b/>
          <w:rtl/>
        </w:rPr>
        <w:t xml:space="preserve"> </w:t>
      </w:r>
      <w:r w:rsidRPr="009757B9">
        <w:rPr>
          <w:rFonts w:hint="cs"/>
          <w:b/>
          <w:rtl/>
        </w:rPr>
        <w:t>אשה</w:t>
      </w:r>
      <w:r w:rsidRPr="009757B9">
        <w:rPr>
          <w:b/>
          <w:rtl/>
        </w:rPr>
        <w:t xml:space="preserve"> </w:t>
      </w:r>
      <w:r w:rsidRPr="009757B9">
        <w:rPr>
          <w:rFonts w:hint="cs"/>
          <w:b/>
          <w:rtl/>
        </w:rPr>
        <w:t>בחוטי</w:t>
      </w:r>
      <w:r w:rsidRPr="009757B9">
        <w:rPr>
          <w:b/>
          <w:rtl/>
        </w:rPr>
        <w:t xml:space="preserve"> </w:t>
      </w:r>
      <w:r w:rsidRPr="009757B9">
        <w:rPr>
          <w:rFonts w:hint="cs"/>
          <w:b/>
          <w:rtl/>
        </w:rPr>
        <w:t>שער</w:t>
      </w:r>
      <w:r w:rsidRPr="009757B9">
        <w:rPr>
          <w:b/>
          <w:rtl/>
        </w:rPr>
        <w:t xml:space="preserve">, </w:t>
      </w:r>
      <w:r w:rsidRPr="009757B9">
        <w:rPr>
          <w:rFonts w:hint="cs"/>
          <w:b/>
          <w:rtl/>
        </w:rPr>
        <w:t>בין</w:t>
      </w:r>
      <w:r w:rsidRPr="009757B9">
        <w:rPr>
          <w:b/>
          <w:rtl/>
        </w:rPr>
        <w:t xml:space="preserve"> </w:t>
      </w:r>
      <w:r w:rsidRPr="009757B9">
        <w:rPr>
          <w:rFonts w:hint="cs"/>
          <w:b/>
          <w:rtl/>
        </w:rPr>
        <w:t>משלה</w:t>
      </w:r>
      <w:r w:rsidRPr="009757B9">
        <w:rPr>
          <w:b/>
          <w:rtl/>
        </w:rPr>
        <w:t xml:space="preserve">, </w:t>
      </w:r>
      <w:r w:rsidRPr="009757B9">
        <w:rPr>
          <w:rFonts w:hint="cs"/>
          <w:b/>
          <w:rtl/>
        </w:rPr>
        <w:t>בין</w:t>
      </w:r>
      <w:r w:rsidRPr="009757B9">
        <w:rPr>
          <w:b/>
          <w:rtl/>
        </w:rPr>
        <w:t xml:space="preserve"> </w:t>
      </w:r>
      <w:r w:rsidRPr="009757B9">
        <w:rPr>
          <w:rFonts w:hint="cs"/>
          <w:b/>
          <w:rtl/>
        </w:rPr>
        <w:t>משל</w:t>
      </w:r>
      <w:r w:rsidRPr="009757B9">
        <w:rPr>
          <w:b/>
          <w:rtl/>
        </w:rPr>
        <w:t xml:space="preserve"> </w:t>
      </w:r>
      <w:r w:rsidRPr="009757B9">
        <w:rPr>
          <w:rFonts w:hint="cs"/>
          <w:b/>
          <w:rtl/>
        </w:rPr>
        <w:t>חבירתה</w:t>
      </w:r>
      <w:r w:rsidRPr="009757B9">
        <w:rPr>
          <w:b/>
          <w:rtl/>
        </w:rPr>
        <w:t xml:space="preserve">, </w:t>
      </w:r>
      <w:r w:rsidRPr="009757B9">
        <w:rPr>
          <w:rFonts w:hint="cs"/>
          <w:b/>
          <w:rtl/>
        </w:rPr>
        <w:t>בין</w:t>
      </w:r>
      <w:r w:rsidRPr="009757B9">
        <w:rPr>
          <w:b/>
          <w:rtl/>
        </w:rPr>
        <w:t xml:space="preserve"> </w:t>
      </w:r>
      <w:r w:rsidRPr="009757B9">
        <w:rPr>
          <w:rFonts w:hint="cs"/>
          <w:b/>
          <w:rtl/>
        </w:rPr>
        <w:t>משל</w:t>
      </w:r>
      <w:r w:rsidRPr="009757B9">
        <w:rPr>
          <w:b/>
          <w:rtl/>
        </w:rPr>
        <w:t xml:space="preserve"> </w:t>
      </w:r>
      <w:r w:rsidRPr="009757B9">
        <w:rPr>
          <w:rFonts w:hint="cs"/>
          <w:b/>
          <w:rtl/>
        </w:rPr>
        <w:t>בהמה</w:t>
      </w:r>
      <w:r w:rsidRPr="009757B9">
        <w:rPr>
          <w:b/>
          <w:rtl/>
        </w:rPr>
        <w:t>.</w:t>
      </w:r>
    </w:p>
    <w:p w:rsidR="00E9703F" w:rsidRPr="009757B9" w:rsidRDefault="00E9703F" w:rsidP="00E9703F">
      <w:pPr>
        <w:pStyle w:val="afff9"/>
        <w:rPr>
          <w:b/>
          <w:rtl/>
        </w:rPr>
      </w:pPr>
      <w:r w:rsidRPr="009757B9">
        <w:rPr>
          <w:rFonts w:hint="cs"/>
          <w:b/>
          <w:rtl/>
        </w:rPr>
        <w:t>ובטוטפת</w:t>
      </w:r>
      <w:r w:rsidRPr="009757B9">
        <w:rPr>
          <w:b/>
          <w:rtl/>
        </w:rPr>
        <w:t xml:space="preserve"> </w:t>
      </w:r>
      <w:r w:rsidRPr="009757B9">
        <w:rPr>
          <w:rFonts w:hint="cs"/>
          <w:b/>
          <w:rtl/>
        </w:rPr>
        <w:t>ובסרביטין</w:t>
      </w:r>
      <w:r w:rsidRPr="009757B9">
        <w:rPr>
          <w:b/>
          <w:rtl/>
        </w:rPr>
        <w:t xml:space="preserve"> </w:t>
      </w:r>
      <w:r w:rsidRPr="009757B9">
        <w:rPr>
          <w:rFonts w:hint="cs"/>
          <w:b/>
          <w:rtl/>
        </w:rPr>
        <w:t>בזמן</w:t>
      </w:r>
      <w:r w:rsidRPr="009757B9">
        <w:rPr>
          <w:b/>
          <w:rtl/>
        </w:rPr>
        <w:t xml:space="preserve"> </w:t>
      </w:r>
      <w:r w:rsidRPr="009757B9">
        <w:rPr>
          <w:rFonts w:hint="cs"/>
          <w:b/>
          <w:rtl/>
        </w:rPr>
        <w:t>שהן</w:t>
      </w:r>
      <w:r w:rsidRPr="009757B9">
        <w:rPr>
          <w:b/>
          <w:rtl/>
        </w:rPr>
        <w:t xml:space="preserve"> </w:t>
      </w:r>
      <w:r w:rsidRPr="009757B9">
        <w:rPr>
          <w:rFonts w:hint="cs"/>
          <w:b/>
          <w:rtl/>
        </w:rPr>
        <w:t>תפורין</w:t>
      </w:r>
      <w:r w:rsidRPr="009757B9">
        <w:rPr>
          <w:b/>
          <w:rtl/>
        </w:rPr>
        <w:t xml:space="preserve">, </w:t>
      </w:r>
      <w:r w:rsidRPr="009757B9">
        <w:rPr>
          <w:rFonts w:hint="cs"/>
          <w:b/>
          <w:rtl/>
        </w:rPr>
        <w:t>בכבול</w:t>
      </w:r>
      <w:r w:rsidRPr="009757B9">
        <w:rPr>
          <w:b/>
          <w:rtl/>
        </w:rPr>
        <w:t xml:space="preserve"> </w:t>
      </w:r>
      <w:r w:rsidRPr="009757B9">
        <w:rPr>
          <w:rFonts w:hint="cs"/>
          <w:b/>
          <w:rtl/>
        </w:rPr>
        <w:t>ובפאה</w:t>
      </w:r>
      <w:r w:rsidRPr="009757B9">
        <w:rPr>
          <w:b/>
          <w:rtl/>
        </w:rPr>
        <w:t xml:space="preserve"> </w:t>
      </w:r>
      <w:r w:rsidRPr="009757B9">
        <w:rPr>
          <w:rFonts w:hint="cs"/>
          <w:b/>
          <w:rtl/>
        </w:rPr>
        <w:t>נכרית</w:t>
      </w:r>
      <w:r w:rsidRPr="009757B9">
        <w:rPr>
          <w:b/>
          <w:rtl/>
        </w:rPr>
        <w:t xml:space="preserve"> </w:t>
      </w:r>
      <w:r w:rsidRPr="009757B9">
        <w:rPr>
          <w:rFonts w:hint="cs"/>
          <w:b/>
          <w:rtl/>
        </w:rPr>
        <w:t>לחצר</w:t>
      </w:r>
      <w:r w:rsidRPr="009757B9">
        <w:rPr>
          <w:b/>
          <w:rtl/>
        </w:rPr>
        <w:t>.</w:t>
      </w:r>
    </w:p>
    <w:p w:rsidR="00E9703F" w:rsidRPr="009757B9" w:rsidRDefault="00E9703F" w:rsidP="00E9703F">
      <w:pPr>
        <w:pStyle w:val="afff9"/>
        <w:rPr>
          <w:rtl/>
        </w:rPr>
      </w:pPr>
      <w:r w:rsidRPr="009757B9">
        <w:rPr>
          <w:rFonts w:hint="cs"/>
          <w:b/>
          <w:rtl/>
        </w:rPr>
        <w:t>במוך</w:t>
      </w:r>
      <w:r w:rsidRPr="009757B9">
        <w:rPr>
          <w:b/>
          <w:rtl/>
        </w:rPr>
        <w:t xml:space="preserve"> </w:t>
      </w:r>
      <w:r w:rsidRPr="009757B9">
        <w:rPr>
          <w:rFonts w:hint="cs"/>
          <w:b/>
          <w:rtl/>
        </w:rPr>
        <w:t>שבאזנה</w:t>
      </w:r>
      <w:r w:rsidRPr="009757B9">
        <w:rPr>
          <w:b/>
          <w:rtl/>
        </w:rPr>
        <w:t xml:space="preserve">, </w:t>
      </w:r>
      <w:r w:rsidRPr="009757B9">
        <w:rPr>
          <w:rFonts w:hint="cs"/>
          <w:b/>
          <w:rtl/>
        </w:rPr>
        <w:t>ובמוך</w:t>
      </w:r>
      <w:r w:rsidRPr="009757B9">
        <w:rPr>
          <w:b/>
          <w:rtl/>
        </w:rPr>
        <w:t xml:space="preserve"> </w:t>
      </w:r>
      <w:r w:rsidRPr="009757B9">
        <w:rPr>
          <w:rFonts w:hint="cs"/>
          <w:b/>
          <w:rtl/>
        </w:rPr>
        <w:t>שבסנדלה</w:t>
      </w:r>
      <w:r w:rsidRPr="009757B9">
        <w:rPr>
          <w:b/>
          <w:rtl/>
        </w:rPr>
        <w:t xml:space="preserve">, </w:t>
      </w:r>
      <w:r w:rsidRPr="009757B9">
        <w:rPr>
          <w:rFonts w:hint="cs"/>
          <w:b/>
          <w:rtl/>
        </w:rPr>
        <w:t>ובמוך</w:t>
      </w:r>
      <w:r w:rsidRPr="009757B9">
        <w:rPr>
          <w:b/>
          <w:rtl/>
        </w:rPr>
        <w:t xml:space="preserve"> </w:t>
      </w:r>
      <w:r w:rsidRPr="009757B9">
        <w:rPr>
          <w:rFonts w:hint="cs"/>
          <w:b/>
          <w:rtl/>
        </w:rPr>
        <w:t>שהתקינה</w:t>
      </w:r>
      <w:r w:rsidRPr="009757B9">
        <w:rPr>
          <w:b/>
          <w:rtl/>
        </w:rPr>
        <w:t xml:space="preserve"> </w:t>
      </w:r>
      <w:r w:rsidRPr="009757B9">
        <w:rPr>
          <w:rFonts w:hint="cs"/>
          <w:b/>
          <w:rtl/>
        </w:rPr>
        <w:t>לנדתה</w:t>
      </w:r>
      <w:r w:rsidRPr="009757B9">
        <w:rPr>
          <w:b/>
          <w:rtl/>
        </w:rPr>
        <w:t xml:space="preserve">. </w:t>
      </w:r>
      <w:r w:rsidRPr="009757B9">
        <w:rPr>
          <w:rFonts w:hint="cs"/>
          <w:b/>
          <w:rtl/>
        </w:rPr>
        <w:t>בפילפל</w:t>
      </w:r>
      <w:r w:rsidRPr="009757B9">
        <w:rPr>
          <w:b/>
          <w:rtl/>
        </w:rPr>
        <w:t xml:space="preserve">, </w:t>
      </w:r>
      <w:r w:rsidRPr="009757B9">
        <w:rPr>
          <w:rFonts w:hint="cs"/>
          <w:b/>
          <w:rtl/>
        </w:rPr>
        <w:t>ובגלגל</w:t>
      </w:r>
      <w:r w:rsidRPr="009757B9">
        <w:rPr>
          <w:b/>
          <w:rtl/>
        </w:rPr>
        <w:t xml:space="preserve"> </w:t>
      </w:r>
      <w:r w:rsidRPr="009757B9">
        <w:rPr>
          <w:rFonts w:hint="cs"/>
          <w:b/>
          <w:rtl/>
        </w:rPr>
        <w:t>מלח</w:t>
      </w:r>
      <w:r w:rsidRPr="009757B9">
        <w:rPr>
          <w:b/>
          <w:rtl/>
        </w:rPr>
        <w:t xml:space="preserve">, </w:t>
      </w:r>
      <w:r w:rsidRPr="00307E5D">
        <w:rPr>
          <w:rFonts w:hint="cs"/>
          <w:b/>
          <w:spacing w:val="-2"/>
          <w:rtl/>
        </w:rPr>
        <w:t>וכל</w:t>
      </w:r>
      <w:r w:rsidRPr="00307E5D">
        <w:rPr>
          <w:b/>
          <w:spacing w:val="-2"/>
          <w:rtl/>
        </w:rPr>
        <w:t xml:space="preserve"> </w:t>
      </w:r>
      <w:r w:rsidRPr="00307E5D">
        <w:rPr>
          <w:rFonts w:hint="cs"/>
          <w:b/>
          <w:spacing w:val="-2"/>
          <w:rtl/>
        </w:rPr>
        <w:t>דבר</w:t>
      </w:r>
      <w:r w:rsidRPr="00307E5D">
        <w:rPr>
          <w:b/>
          <w:spacing w:val="-2"/>
          <w:rtl/>
        </w:rPr>
        <w:t xml:space="preserve"> </w:t>
      </w:r>
      <w:r w:rsidRPr="00307E5D">
        <w:rPr>
          <w:rFonts w:hint="cs"/>
          <w:b/>
          <w:spacing w:val="-2"/>
          <w:rtl/>
        </w:rPr>
        <w:t>שניתן</w:t>
      </w:r>
      <w:r w:rsidRPr="00307E5D">
        <w:rPr>
          <w:b/>
          <w:spacing w:val="-2"/>
          <w:rtl/>
        </w:rPr>
        <w:t xml:space="preserve"> </w:t>
      </w:r>
      <w:r w:rsidRPr="00307E5D">
        <w:rPr>
          <w:rFonts w:hint="cs"/>
          <w:b/>
          <w:spacing w:val="-2"/>
          <w:rtl/>
        </w:rPr>
        <w:t>לתוך</w:t>
      </w:r>
      <w:r w:rsidRPr="00307E5D">
        <w:rPr>
          <w:b/>
          <w:spacing w:val="-2"/>
          <w:rtl/>
        </w:rPr>
        <w:t xml:space="preserve"> </w:t>
      </w:r>
      <w:r w:rsidRPr="00307E5D">
        <w:rPr>
          <w:rFonts w:hint="cs"/>
          <w:b/>
          <w:spacing w:val="-2"/>
          <w:rtl/>
        </w:rPr>
        <w:t>פיה</w:t>
      </w:r>
      <w:r w:rsidRPr="00307E5D">
        <w:rPr>
          <w:b/>
          <w:spacing w:val="-2"/>
          <w:rtl/>
        </w:rPr>
        <w:t xml:space="preserve">, </w:t>
      </w:r>
      <w:r w:rsidRPr="00307E5D">
        <w:rPr>
          <w:rFonts w:hint="cs"/>
          <w:b/>
          <w:spacing w:val="-2"/>
          <w:rtl/>
        </w:rPr>
        <w:t>ובלבד</w:t>
      </w:r>
      <w:r w:rsidRPr="00307E5D">
        <w:rPr>
          <w:b/>
          <w:spacing w:val="-2"/>
          <w:rtl/>
        </w:rPr>
        <w:t xml:space="preserve"> </w:t>
      </w:r>
      <w:r w:rsidRPr="00307E5D">
        <w:rPr>
          <w:rFonts w:hint="cs"/>
          <w:b/>
          <w:spacing w:val="-2"/>
          <w:rtl/>
        </w:rPr>
        <w:t>שלא</w:t>
      </w:r>
      <w:r w:rsidRPr="00307E5D">
        <w:rPr>
          <w:b/>
          <w:spacing w:val="-2"/>
          <w:rtl/>
        </w:rPr>
        <w:t xml:space="preserve"> </w:t>
      </w:r>
      <w:r w:rsidRPr="00307E5D">
        <w:rPr>
          <w:rFonts w:hint="cs"/>
          <w:b/>
          <w:spacing w:val="-2"/>
          <w:rtl/>
        </w:rPr>
        <w:t>תתן</w:t>
      </w:r>
      <w:r w:rsidRPr="00307E5D">
        <w:rPr>
          <w:b/>
          <w:spacing w:val="-2"/>
          <w:rtl/>
        </w:rPr>
        <w:t xml:space="preserve"> </w:t>
      </w:r>
      <w:r w:rsidRPr="00307E5D">
        <w:rPr>
          <w:rFonts w:hint="cs"/>
          <w:b/>
          <w:spacing w:val="-2"/>
          <w:rtl/>
        </w:rPr>
        <w:t>לכתחלה</w:t>
      </w:r>
      <w:r w:rsidRPr="00307E5D">
        <w:rPr>
          <w:b/>
          <w:spacing w:val="-2"/>
          <w:rtl/>
        </w:rPr>
        <w:t xml:space="preserve"> </w:t>
      </w:r>
      <w:r w:rsidRPr="00307E5D">
        <w:rPr>
          <w:rFonts w:hint="cs"/>
          <w:b/>
          <w:spacing w:val="-2"/>
          <w:rtl/>
        </w:rPr>
        <w:t>בשבת</w:t>
      </w:r>
      <w:r w:rsidRPr="00307E5D">
        <w:rPr>
          <w:b/>
          <w:spacing w:val="-2"/>
          <w:rtl/>
        </w:rPr>
        <w:t xml:space="preserve">. </w:t>
      </w:r>
      <w:r w:rsidRPr="00307E5D">
        <w:rPr>
          <w:rFonts w:hint="cs"/>
          <w:b/>
          <w:spacing w:val="-2"/>
          <w:rtl/>
        </w:rPr>
        <w:t>ואם</w:t>
      </w:r>
      <w:r w:rsidRPr="00307E5D">
        <w:rPr>
          <w:b/>
          <w:spacing w:val="-2"/>
          <w:rtl/>
        </w:rPr>
        <w:t xml:space="preserve"> </w:t>
      </w:r>
      <w:r w:rsidRPr="00307E5D">
        <w:rPr>
          <w:rFonts w:hint="cs"/>
          <w:b/>
          <w:spacing w:val="-2"/>
          <w:rtl/>
        </w:rPr>
        <w:t>נפל</w:t>
      </w:r>
      <w:r w:rsidRPr="00307E5D">
        <w:rPr>
          <w:b/>
          <w:spacing w:val="-2"/>
          <w:rtl/>
        </w:rPr>
        <w:t xml:space="preserve"> </w:t>
      </w:r>
      <w:r w:rsidRPr="00307E5D">
        <w:rPr>
          <w:rFonts w:hint="cs"/>
          <w:b/>
          <w:spacing w:val="-2"/>
          <w:rtl/>
        </w:rPr>
        <w:t>לא</w:t>
      </w:r>
      <w:r w:rsidRPr="00307E5D">
        <w:rPr>
          <w:b/>
          <w:spacing w:val="-2"/>
          <w:rtl/>
        </w:rPr>
        <w:t xml:space="preserve"> </w:t>
      </w:r>
      <w:r w:rsidRPr="00307E5D">
        <w:rPr>
          <w:rFonts w:hint="cs"/>
          <w:b/>
          <w:spacing w:val="-2"/>
          <w:rtl/>
        </w:rPr>
        <w:t>תחזיר</w:t>
      </w:r>
      <w:r w:rsidRPr="00307E5D">
        <w:rPr>
          <w:b/>
          <w:spacing w:val="-2"/>
          <w:rtl/>
        </w:rPr>
        <w:t>.</w:t>
      </w:r>
    </w:p>
    <w:p w:rsidR="00E9703F" w:rsidRPr="009757B9" w:rsidRDefault="00E9703F" w:rsidP="00E9703F">
      <w:pPr>
        <w:pStyle w:val="afff9"/>
        <w:rPr>
          <w:b/>
          <w:rtl/>
        </w:rPr>
      </w:pPr>
      <w:r w:rsidRPr="009757B9">
        <w:rPr>
          <w:rFonts w:hint="cs"/>
          <w:b/>
          <w:rtl/>
          <w:rPrChange w:id="40144" w:author="Claude" w:date="2026-10-11T09:07:39Z">
            <w:rPr>
              <w:rFonts w:hint="cs"/>
              <w:b/>
              <w:sz w:val="20"/>
              <w:rtl/>
            </w:rPr>
          </w:rPrChange>
        </w:rPr>
        <w:t>שן</w:t>
      </w:r>
      <w:r w:rsidRPr="009757B9">
        <w:rPr>
          <w:b/>
          <w:rtl/>
          <w:rPrChange w:id="40145" w:author="Claude" w:date="2026-10-11T09:07:39Z">
            <w:rPr>
              <w:b/>
              <w:sz w:val="20"/>
              <w:rtl/>
            </w:rPr>
          </w:rPrChange>
        </w:rPr>
        <w:t xml:space="preserve"> </w:t>
      </w:r>
      <w:r w:rsidRPr="009757B9">
        <w:rPr>
          <w:rFonts w:hint="cs"/>
          <w:b/>
          <w:rtl/>
          <w:rPrChange w:id="40146" w:author="Claude" w:date="2026-10-11T09:07:39Z">
            <w:rPr>
              <w:rFonts w:hint="cs"/>
              <w:b/>
              <w:sz w:val="20"/>
              <w:rtl/>
            </w:rPr>
          </w:rPrChange>
        </w:rPr>
        <w:t>תותבת</w:t>
      </w:r>
      <w:r w:rsidRPr="009757B9">
        <w:rPr>
          <w:b/>
          <w:rtl/>
          <w:rPrChange w:id="40147" w:author="Claude" w:date="2026-10-11T09:07:39Z">
            <w:rPr>
              <w:b/>
              <w:sz w:val="20"/>
              <w:rtl/>
            </w:rPr>
          </w:rPrChange>
        </w:rPr>
        <w:t xml:space="preserve">, </w:t>
      </w:r>
      <w:r w:rsidRPr="009757B9">
        <w:rPr>
          <w:rFonts w:hint="cs"/>
          <w:b/>
          <w:rtl/>
          <w:rPrChange w:id="40148" w:author="Claude" w:date="2026-10-11T09:07:39Z">
            <w:rPr>
              <w:rFonts w:hint="cs"/>
              <w:b/>
              <w:sz w:val="20"/>
              <w:rtl/>
            </w:rPr>
          </w:rPrChange>
        </w:rPr>
        <w:t>שן</w:t>
      </w:r>
      <w:r w:rsidRPr="009757B9">
        <w:rPr>
          <w:b/>
          <w:rtl/>
          <w:rPrChange w:id="40149" w:author="Claude" w:date="2026-10-11T09:07:39Z">
            <w:rPr>
              <w:b/>
              <w:sz w:val="20"/>
              <w:rtl/>
            </w:rPr>
          </w:rPrChange>
        </w:rPr>
        <w:t xml:space="preserve"> </w:t>
      </w:r>
      <w:r w:rsidRPr="009757B9">
        <w:rPr>
          <w:rFonts w:hint="cs"/>
          <w:b/>
          <w:rtl/>
          <w:rPrChange w:id="40150" w:author="Claude" w:date="2026-10-11T09:07:39Z">
            <w:rPr>
              <w:rFonts w:hint="cs"/>
              <w:b/>
              <w:sz w:val="20"/>
              <w:rtl/>
            </w:rPr>
          </w:rPrChange>
        </w:rPr>
        <w:t>של</w:t>
      </w:r>
      <w:r w:rsidRPr="009757B9">
        <w:rPr>
          <w:b/>
          <w:rtl/>
          <w:rPrChange w:id="40151" w:author="Claude" w:date="2026-10-11T09:07:39Z">
            <w:rPr>
              <w:b/>
              <w:sz w:val="20"/>
              <w:rtl/>
            </w:rPr>
          </w:rPrChange>
        </w:rPr>
        <w:t xml:space="preserve"> </w:t>
      </w:r>
      <w:r w:rsidRPr="009757B9">
        <w:rPr>
          <w:rFonts w:hint="cs"/>
          <w:b/>
          <w:rtl/>
          <w:rPrChange w:id="40152" w:author="Claude" w:date="2026-10-11T09:07:39Z">
            <w:rPr>
              <w:rFonts w:hint="cs"/>
              <w:b/>
              <w:sz w:val="20"/>
              <w:rtl/>
            </w:rPr>
          </w:rPrChange>
        </w:rPr>
        <w:t>זהב</w:t>
      </w:r>
      <w:r w:rsidRPr="009757B9">
        <w:rPr>
          <w:b/>
          <w:rtl/>
          <w:rPrChange w:id="40153" w:author="Claude" w:date="2026-10-11T09:07:39Z">
            <w:rPr>
              <w:b/>
              <w:sz w:val="20"/>
              <w:rtl/>
            </w:rPr>
          </w:rPrChange>
        </w:rPr>
        <w:t xml:space="preserve">, </w:t>
      </w:r>
      <w:r w:rsidRPr="009757B9">
        <w:rPr>
          <w:rFonts w:hint="cs"/>
          <w:b/>
          <w:rtl/>
          <w:rPrChange w:id="40154" w:author="Claude" w:date="2026-10-11T09:07:39Z">
            <w:rPr>
              <w:rFonts w:hint="cs"/>
              <w:b/>
              <w:sz w:val="20"/>
              <w:rtl/>
            </w:rPr>
          </w:rPrChange>
        </w:rPr>
        <w:t>רבי</w:t>
      </w:r>
      <w:r w:rsidRPr="009757B9">
        <w:rPr>
          <w:b/>
          <w:rtl/>
          <w:rPrChange w:id="40155" w:author="Claude" w:date="2026-10-11T09:07:39Z">
            <w:rPr>
              <w:b/>
              <w:sz w:val="20"/>
              <w:rtl/>
            </w:rPr>
          </w:rPrChange>
        </w:rPr>
        <w:t xml:space="preserve"> </w:t>
      </w:r>
      <w:r w:rsidRPr="009757B9">
        <w:rPr>
          <w:rFonts w:hint="cs"/>
          <w:b/>
          <w:rtl/>
          <w:rPrChange w:id="40156" w:author="Claude" w:date="2026-10-11T09:07:39Z">
            <w:rPr>
              <w:rFonts w:hint="cs"/>
              <w:b/>
              <w:sz w:val="20"/>
              <w:rtl/>
            </w:rPr>
          </w:rPrChange>
        </w:rPr>
        <w:t>מתיר</w:t>
      </w:r>
      <w:r w:rsidRPr="009757B9">
        <w:rPr>
          <w:b/>
          <w:rtl/>
          <w:rPrChange w:id="40157" w:author="Claude" w:date="2026-10-11T09:07:39Z">
            <w:rPr>
              <w:b/>
              <w:sz w:val="20"/>
              <w:rtl/>
            </w:rPr>
          </w:rPrChange>
        </w:rPr>
        <w:t xml:space="preserve">, </w:t>
      </w:r>
      <w:r>
        <w:rPr>
          <w:rFonts w:hint="cs"/>
          <w:b/>
          <w:rtl/>
          <w:rPrChange w:id="40158" w:author="Claude" w:date="2026-10-11T09:07:39Z">
            <w:rPr>
              <w:rFonts w:hint="cs"/>
              <w:b/>
              <w:sz w:val="20"/>
              <w:rtl/>
            </w:rPr>
          </w:rPrChange>
        </w:rPr>
        <w:t xml:space="preserve">ו</w:t>
      </w:r>
      <w:r>
        <w:rPr>
          <w:rStyle w:val="TanaimMishna"/>
          <w:rFonts w:hint="cs"/>
          <w:b/>
          <w:rtl/>
          <w:rPrChange w:id="20024" w:author="קלוד" w:date="2026-10-11T09:07:15Z">
            <w:rPr>
              <w:rFonts w:hint="cs"/>
              <w:b/>
              <w:sz w:val="20"/>
              <w:rtl/>
            </w:rPr>
          </w:rPrChange>
        </w:rPr>
        <w:t xml:space="preserve">חכמים</w:t>
      </w:r>
      <w:r w:rsidRPr="009757B9">
        <w:rPr>
          <w:b/>
          <w:rtl/>
          <w:rPrChange w:id="40159" w:author="Claude" w:date="2026-10-11T09:07:39Z">
            <w:rPr>
              <w:b/>
              <w:sz w:val="20"/>
              <w:rtl/>
            </w:rPr>
          </w:rPrChange>
        </w:rPr>
        <w:t xml:space="preserve"> </w:t>
      </w:r>
      <w:r w:rsidRPr="009757B9">
        <w:rPr>
          <w:rFonts w:hint="cs"/>
          <w:b/>
          <w:rtl/>
          <w:rPrChange w:id="40160" w:author="Claude" w:date="2026-10-11T09:07:39Z">
            <w:rPr>
              <w:rFonts w:hint="cs"/>
              <w:b/>
              <w:sz w:val="20"/>
              <w:rtl/>
            </w:rPr>
          </w:rPrChange>
        </w:rPr>
        <w:t>אוסרים</w:t>
      </w:r>
      <w:r w:rsidRPr="009757B9">
        <w:rPr>
          <w:b/>
          <w:rtl/>
          <w:rPrChange w:id="40161" w:author="Claude" w:date="2026-10-11T09:07:39Z">
            <w:rPr>
              <w:b/>
              <w:sz w:val="20"/>
              <w:rtl/>
            </w:rPr>
          </w:rPrChange>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Style w:val="afffe"/>
          <w:rFonts w:ascii="Fb Fontext" w:hAnsi="Fb Fontext"/>
          <w:rtl/>
        </w:rPr>
      </w:pPr>
      <w:r w:rsidRPr="006F178A">
        <w:rPr>
          <w:rFonts w:ascii="Fb Fontext" w:hAnsi="Fb Fontext"/>
          <w:rtl/>
        </w:rPr>
        <w:t xml:space="preserve">• </w:t>
      </w:r>
      <w:r>
        <w:rPr>
          <w:rFonts w:ascii="Fb Fontext" w:hAnsi="Fb Fontext"/>
          <w:rtl/>
        </w:rPr>
        <w:t>אפי'</w:t>
      </w:r>
      <w:r w:rsidRPr="006F178A">
        <w:rPr>
          <w:rFonts w:ascii="Fb Fontext" w:hAnsi="Fb Fontext"/>
          <w:rtl/>
        </w:rPr>
        <w:t xml:space="preserve"> </w:t>
      </w:r>
      <w:r w:rsidRPr="006F178A">
        <w:rPr>
          <w:rStyle w:val="afffe"/>
          <w:rFonts w:ascii="Fb Fontext" w:hAnsi="Fb Fontext"/>
          <w:rtl/>
        </w:rPr>
        <w:t xml:space="preserve">בשל </w:t>
      </w:r>
      <w:ins w:id="97805" w:author="קלוד" w:date="2026-10-11T13:11:34Z">
        <w:r>
          <w:rPr>
            <w:rStyle w:val="afffe"/>
            <w:rFonts w:ascii="Fb Fontext" w:hAnsi="Fb Fontext"/>
            <w:rtl/>
          </w:rPr>
          <w:t xml:space="preserve">חברתה,</w:t>
        </w:r>
      </w:ins>
      <w:del w:id="97806" w:author="קלוד" w:date="2026-10-11T13:11:34Z">
        <w:r w:rsidRPr="006F178A">
          <w:rPr>
            <w:rStyle w:val="afffe"/>
            <w:rFonts w:ascii="Fb Fontext" w:hAnsi="Fb Fontext"/>
            <w:rtl/>
          </w:rPr>
          <w:delText xml:space="preserve">חברתה</w:delText>
        </w:r>
      </w:del>
      <w:r w:rsidRPr="006F178A">
        <w:rPr>
          <w:rFonts w:ascii="Fb Fontext" w:hAnsi="Fb Fontext"/>
          <w:rtl/>
        </w:rPr>
        <w:t xml:space="preserve"> ולא </w:t>
      </w:r>
      <w:ins w:id="97803" w:author="קלוד" w:date="2026-10-11T13:11:34Z">
        <w:r>
          <w:rPr>
            <w:rFonts w:ascii="Fb Fontext" w:hAnsi="Fb Fontext"/>
            <w:rtl/>
          </w:rPr>
          <w:t xml:space="preserve">אמרינן</w:t>
        </w:r>
      </w:ins>
      <w:del w:id="97804" w:author="קלוד" w:date="2026-10-11T13:11:34Z">
        <w:r>
          <w:rPr>
            <w:rFonts w:ascii="Fb Fontext" w:hAnsi="Fb Fontext"/>
            <w:rtl/>
          </w:rPr>
          <w:delText xml:space="preserve">אמרי'</w:delText>
        </w:r>
      </w:del>
      <w:r w:rsidRPr="006F178A">
        <w:rPr>
          <w:rFonts w:ascii="Fb Fontext" w:hAnsi="Fb Fontext"/>
          <w:rtl/>
        </w:rPr>
        <w:t xml:space="preserve"> </w:t>
      </w:r>
      <w:ins w:id="97801" w:author="קלוד" w:date="2026-10-11T13:11:34Z">
        <w:r>
          <w:rPr>
            <w:rFonts w:ascii="Fb Fontext" w:hAnsi="Fb Fontext"/>
            <w:rtl/>
          </w:rPr>
          <w:t xml:space="preserve">שמאוס,</w:t>
        </w:r>
      </w:ins>
      <w:del w:id="97802" w:author="קלוד" w:date="2026-10-11T13:11:34Z">
        <w:r w:rsidRPr="006F178A">
          <w:rPr>
            <w:rFonts w:ascii="Fb Fontext" w:hAnsi="Fb Fontext"/>
            <w:rtl/>
          </w:rPr>
          <w:delText xml:space="preserve">דמאיס</w:delText>
        </w:r>
        <w:r w:rsidRPr="006F178A">
          <w:rPr>
            <w:rFonts w:ascii="Fb Fontext" w:hAnsi="Fb Fontext" w:hint="cs"/>
            <w:rtl/>
          </w:rPr>
          <w:delText xml:space="preserve">,</w:delText>
        </w:r>
      </w:del>
      <w:r w:rsidRPr="006F178A">
        <w:rPr>
          <w:rFonts w:ascii="Fb Fontext" w:hAnsi="Fb Fontext"/>
          <w:rtl/>
        </w:rPr>
        <w:t xml:space="preserve"> </w:t>
      </w:r>
      <w:r w:rsidRPr="006F178A">
        <w:rPr>
          <w:rStyle w:val="afffe"/>
          <w:rFonts w:ascii="Fb Fontext" w:hAnsi="Fb Fontext"/>
          <w:rtl/>
        </w:rPr>
        <w:t>ו</w:t>
      </w:r>
      <w:r w:rsidRPr="006F178A">
        <w:rPr>
          <w:rStyle w:val="afffe"/>
          <w:rFonts w:ascii="Fb Fontext" w:hAnsi="Fb Fontext" w:hint="cs"/>
          <w:rtl/>
        </w:rPr>
        <w:t>משל בהמה</w:t>
      </w:r>
      <w:ins w:id="97799" w:author="קלוד" w:date="2026-10-11T13:11:34Z">
        <w:r>
          <w:rPr>
            <w:rFonts w:ascii="Fb Fontext" w:hAnsi="Fb Fontext"/>
            <w:rtl/>
          </w:rPr>
          <w:t xml:space="preserve"> - </w:t>
        </w:r>
      </w:ins>
      <w:del w:id="97800" w:author="קלוד" w:date="2026-10-11T13:11:34Z">
        <w:r w:rsidRPr="006F178A">
          <w:rPr>
            <w:rFonts w:ascii="Fb Fontext" w:hAnsi="Fb Fontext"/>
            <w:rtl/>
          </w:rPr>
          <w:delText xml:space="preserve"> </w:delText>
        </w:r>
      </w:del>
      <w:r>
        <w:rPr>
          <w:rFonts w:ascii="Fb Fontext" w:hAnsi="Fb Fontext" w:hint="cs"/>
          <w:rtl/>
        </w:rPr>
        <w:t>אפי</w:t>
      </w:r>
      <w:r>
        <w:rPr>
          <w:rFonts w:ascii="Fb Fontext" w:hAnsi="Fb Fontext"/>
          <w:rtl/>
        </w:rPr>
        <w:t>'</w:t>
      </w:r>
      <w:r w:rsidRPr="006F178A">
        <w:rPr>
          <w:rFonts w:ascii="Fb Fontext" w:hAnsi="Fb Fontext" w:hint="cs"/>
          <w:rtl/>
        </w:rPr>
        <w:t xml:space="preserve"> </w:t>
      </w:r>
      <w:ins w:id="91195" w:author="מנוע מכני" w:date="2026-10-11T12:04:39Z">
        <w:ins w:id="97797" w:author="קלוד" w:date="2026-10-11T13:11:34Z">
          <w:r>
            <w:rPr>
              <w:rFonts w:ascii="Fb Fontext" w:hAnsi="Fb Fontext" w:hint="cs"/>
              <w:rtl/>
            </w:rPr>
            <w:t xml:space="preserve">שאינה</w:t>
          </w:r>
        </w:ins>
        <w:del w:id="97798" w:author="קלוד" w:date="2026-10-11T13:11:34Z">
          <w:r>
            <w:rPr>
              <w:rFonts w:ascii="Fb Fontext" w:hAnsi="Fb Fontext" w:hint="cs"/>
              <w:rtl/>
            </w:rPr>
            <w:delText xml:space="preserve">דלא</w:delText>
          </w:r>
        </w:del>
      </w:ins>
      <w:del w:id="91196" w:author="מנוע מכני" w:date="2026-10-11T12:04:39Z">
        <w:r w:rsidRPr="006F178A">
          <w:rPr>
            <w:rFonts w:ascii="Fb Fontext" w:hAnsi="Fb Fontext" w:hint="cs"/>
            <w:rtl/>
          </w:rPr>
          <w:delText xml:space="preserve">דלאו</w:delText>
        </w:r>
      </w:del>
      <w:r w:rsidRPr="006F178A">
        <w:rPr>
          <w:rFonts w:ascii="Fb Fontext" w:hAnsi="Fb Fontext" w:hint="cs"/>
          <w:rtl/>
        </w:rPr>
        <w:t xml:space="preserve"> בת מינה</w:t>
      </w:r>
      <w:r w:rsidRPr="006F178A">
        <w:rPr>
          <w:rFonts w:ascii="Fb Fontext" w:hAnsi="Fb Fontext"/>
          <w:rtl/>
        </w:rPr>
        <w:t>.</w:t>
      </w:r>
    </w:p>
    <w:p w:rsidR="00E9703F" w:rsidRDefault="00E9703F" w:rsidP="00E9703F">
      <w:pPr>
        <w:rPr>
          <w:rtl/>
        </w:rPr>
      </w:pPr>
      <w:r w:rsidRPr="006F178A">
        <w:rPr>
          <w:rtl/>
        </w:rPr>
        <w:t xml:space="preserve">• </w:t>
      </w:r>
      <w:r w:rsidRPr="006F178A">
        <w:rPr>
          <w:rStyle w:val="afffe"/>
          <w:rFonts w:ascii="Fb Fontext" w:hAnsi="Fb Fontext"/>
          <w:rtl/>
        </w:rPr>
        <w:t>זקנה בשל ילדה</w:t>
      </w:r>
      <w:r w:rsidRPr="006F178A">
        <w:rPr>
          <w:rtl/>
        </w:rPr>
        <w:t xml:space="preserve"> שבח הוא לה וחיד</w:t>
      </w:r>
      <w:r w:rsidRPr="006F178A">
        <w:rPr>
          <w:rFonts w:hint="cs"/>
          <w:rtl/>
        </w:rPr>
        <w:t>ו</w:t>
      </w:r>
      <w:r w:rsidRPr="006F178A">
        <w:rPr>
          <w:rtl/>
        </w:rPr>
        <w:t xml:space="preserve">ש </w:t>
      </w:r>
      <w:ins w:id="97815" w:author="קלוד" w:date="2026-10-11T13:11:34Z">
        <w:r>
          <w:rPr>
            <w:rtl/>
          </w:rPr>
          <w:t xml:space="preserve">הוא,</w:t>
        </w:r>
      </w:ins>
      <w:del w:id="97816" w:author="קלוד" w:date="2026-10-11T13:11:34Z">
        <w:r w:rsidRPr="006F178A">
          <w:rPr>
            <w:rtl/>
          </w:rPr>
          <w:delText xml:space="preserve">הוא.</w:delText>
        </w:r>
      </w:del>
      <w:r w:rsidRPr="006F178A">
        <w:rPr>
          <w:rFonts w:hint="cs"/>
          <w:rtl/>
        </w:rPr>
        <w:t xml:space="preserve"> </w:t>
      </w:r>
      <w:ins w:id="97813" w:author="קלוד" w:date="2026-10-11T13:11:34Z">
        <w:r>
          <w:rPr>
            <w:rFonts w:hint="cs"/>
            <w:rtl/>
          </w:rPr>
          <w:t xml:space="preserve">ואגב</w:t>
        </w:r>
      </w:ins>
      <w:del w:id="97814" w:author="קלוד" w:date="2026-10-11T13:11:34Z">
        <w:r w:rsidRPr="006F178A">
          <w:rPr>
            <w:rFonts w:hint="cs"/>
            <w:rtl/>
          </w:rPr>
          <w:delText xml:space="preserve">ואיידי</w:delText>
        </w:r>
      </w:del>
      <w:r w:rsidRPr="006F178A">
        <w:rPr>
          <w:rFonts w:hint="cs"/>
          <w:rtl/>
        </w:rPr>
        <w:t xml:space="preserve"> </w:t>
      </w:r>
      <w:ins w:id="97811" w:author="קלוד" w:date="2026-10-11T13:11:34Z">
        <w:r>
          <w:rPr>
            <w:rFonts w:hint="cs"/>
            <w:rtl/>
          </w:rPr>
          <w:t xml:space="preserve">זו</w:t>
        </w:r>
      </w:ins>
      <w:del w:id="97812" w:author="קלוד" w:date="2026-10-11T13:11:34Z">
        <w:r w:rsidRPr="006F178A">
          <w:rPr>
            <w:rFonts w:hint="cs"/>
            <w:rtl/>
          </w:rPr>
          <w:delText xml:space="preserve">הך</w:delText>
        </w:r>
      </w:del>
      <w:r w:rsidRPr="006F178A">
        <w:rPr>
          <w:rFonts w:hint="cs"/>
          <w:rtl/>
        </w:rPr>
        <w:t xml:space="preserve"> </w:t>
      </w:r>
      <w:ins w:id="97809" w:author="קלוד" w:date="2026-10-11T13:11:34Z">
        <w:r>
          <w:rPr>
            <w:rFonts w:hint="cs"/>
            <w:rtl/>
          </w:rPr>
          <w:t xml:space="preserve">שנה</w:t>
        </w:r>
      </w:ins>
      <w:del w:id="97810" w:author="קלוד" w:date="2026-10-11T13:11:34Z">
        <w:r w:rsidRPr="006F178A">
          <w:rPr>
            <w:rFonts w:hint="cs"/>
            <w:rtl/>
          </w:rPr>
          <w:delText xml:space="preserve">קתני</w:delText>
        </w:r>
      </w:del>
      <w:r w:rsidRPr="006F178A">
        <w:rPr>
          <w:rFonts w:hint="cs"/>
          <w:rtl/>
        </w:rPr>
        <w:t xml:space="preserve"> </w:t>
      </w:r>
      <w:r w:rsidRPr="006F178A">
        <w:rPr>
          <w:rtl/>
        </w:rPr>
        <w:t xml:space="preserve">ילדה בשל </w:t>
      </w:r>
      <w:ins w:id="97807" w:author="קלוד" w:date="2026-10-11T13:11:34Z">
        <w:r>
          <w:rPr>
            <w:rtl/>
          </w:rPr>
          <w:t xml:space="preserve">זקנה.</w:t>
        </w:r>
      </w:ins>
      <w:del w:id="97808" w:author="קלוד" w:date="2026-10-11T13:11:34Z">
        <w:r w:rsidRPr="006F178A">
          <w:rPr>
            <w:rtl/>
          </w:rPr>
          <w:delText xml:space="preserve">זקנה</w:delText>
        </w:r>
      </w:del>
    </w:p>
    <w:p>
      <w:pPr>
        <w:pStyle w:val="afffff8"/>
        <w:rPr>
          <w:ins w:id="90851" w:author="קלוד" w:date="2026-10-11T12:33:55Z"/>
        </w:rPr>
      </w:pPr>
      <w:ins w:id="90852" w:author="קלוד" w:date="2026-10-11T12:33:55Z">
        <w:r>
          <w:rPr>
            <w:color w:val="7B3F00"/>
          </w:rPr>
          <w:t xml:space="preserve">כבול ופאה נכרית - לצאת בהן לחצר</w:t>
        </w:r>
      </w:ins>
    </w:p>
    <w:p w:rsidR="00E9703F" w:rsidRDefault="00E9703F" w:rsidP="00E9703F">
      <w:pPr>
        <w:rPr>
          <w:rtl/>
        </w:rPr>
      </w:pPr>
      <w:r w:rsidRPr="006F178A">
        <w:rPr>
          <w:rtl/>
        </w:rPr>
        <w:t>•</w:t>
      </w:r>
      <w:r>
        <w:rPr>
          <w:rtl/>
        </w:rPr>
        <w:t xml:space="preserve"> </w:t>
      </w:r>
      <w:r w:rsidRPr="006F178A">
        <w:rPr>
          <w:rStyle w:val="afffe"/>
          <w:rFonts w:ascii="Fb Fontext" w:hAnsi="Fb Fontext" w:hint="cs"/>
          <w:rtl/>
        </w:rPr>
        <w:t>בכבול ובפאה נכרית לחצר</w:t>
      </w:r>
    </w:p>
    <w:p w:rsidR="00E9703F" w:rsidRPr="00B3644D" w:rsidRDefault="00E9703F" w:rsidP="00E9703F">
      <w:pPr>
        <w:rPr>
          <w:rFonts w:cs="Guttman Vilna"/>
          <w:b/>
          <w:bCs/>
          <w:spacing w:val="-4"/>
          <w:rtl/>
        </w:rPr>
      </w:pPr>
      <w:r w:rsidRPr="00B3644D">
        <w:rPr>
          <w:rStyle w:val="2fb"/>
          <w:spacing w:val="-4"/>
          <w:rtl/>
        </w:rPr>
        <w:t xml:space="preserve">רב</w:t>
      </w:r>
      <w:r w:rsidRPr="00B3644D">
        <w:rPr>
          <w:spacing w:val="-4"/>
          <w:rtl/>
        </w:rPr>
        <w:t xml:space="preserve"> כל שאסרו בו חכמים לצאת </w:t>
      </w:r>
      <w:r w:rsidRPr="00B3644D">
        <w:rPr>
          <w:rStyle w:val="2fb"/>
          <w:spacing w:val="-4"/>
          <w:rtl/>
        </w:rPr>
        <w:t xml:space="preserve">לרה"ר</w:t>
      </w:r>
      <w:r w:rsidRPr="00B3644D">
        <w:rPr>
          <w:spacing w:val="-4"/>
          <w:rtl/>
        </w:rPr>
        <w:t xml:space="preserve"> אסרו בו לצאת לחצר חוץ מכבול כדי שלא תתגנה על בעלה.</w:t>
      </w:r>
    </w:p>
    <w:p w:rsidR="00E9703F" w:rsidRPr="009757B9" w:rsidRDefault="00E9703F" w:rsidP="00E9703F">
      <w:pPr>
        <w:rPr>
          <w:rFonts w:cs="Guttman Vilna"/>
          <w:b/>
          <w:bCs/>
          <w:rtl/>
        </w:rPr>
      </w:pPr>
      <w:r w:rsidRPr="006F178A">
        <w:rPr>
          <w:rtl/>
        </w:rPr>
        <w:t xml:space="preserve">ר' ענני </w:t>
      </w:r>
      <w:ins w:id="92837" w:author="מנוע מכני" w:date="2026-10-11T12:04:39Z">
        <w:r>
          <w:rPr>
            <w:rtl/>
          </w:rPr>
          <w:t xml:space="preserve">משמו</w:t>
        </w:r>
      </w:ins>
      <w:del w:id="92838" w:author="מנוע מכני" w:date="2026-10-11T12:04:39Z">
        <w:r w:rsidRPr="006F178A">
          <w:rPr>
            <w:rtl/>
          </w:rPr>
          <w:delText xml:space="preserve">משמיה</w:delText>
        </w:r>
      </w:del>
      <w:r w:rsidRPr="006F178A">
        <w:rPr>
          <w:rtl/>
        </w:rPr>
        <w:t xml:space="preserve"> </w:t>
      </w:r>
      <w:r w:rsidRPr="006F178A">
        <w:rPr>
          <w:rStyle w:val="2fb"/>
          <w:rtl/>
        </w:rPr>
        <w:t xml:space="preserve">דר</w:t>
      </w:r>
      <w:r w:rsidRPr="006F178A">
        <w:rPr>
          <w:rStyle w:val="2fb"/>
          <w:rFonts w:hint="cs"/>
          <w:rtl/>
        </w:rPr>
        <w:t>'</w:t>
      </w:r>
      <w:r w:rsidRPr="006F178A">
        <w:rPr>
          <w:rStyle w:val="2fb"/>
          <w:rtl/>
        </w:rPr>
        <w:t xml:space="preserve"> ישמעאל</w:t>
      </w:r>
      <w:r w:rsidRPr="006F178A">
        <w:rPr>
          <w:rtl/>
        </w:rPr>
        <w:t xml:space="preserve"> הכל ככבול </w:t>
      </w:r>
      <w:r w:rsidRPr="006F178A">
        <w:rPr>
          <w:rStyle w:val="2fb"/>
          <w:rtl/>
        </w:rPr>
        <w:t xml:space="preserve">ור' ישמעאל</w:t>
      </w:r>
      <w:r w:rsidRPr="006F178A">
        <w:rPr>
          <w:rtl/>
        </w:rPr>
        <w:t xml:space="preserve"> ברבי יוסי תנא הוא דפליג.</w:t>
      </w:r>
    </w:p>
    <w:p>
      <w:pPr>
        <w:pStyle w:val="afffff8"/>
        <w:rPr>
          <w:ins w:id="90849" w:author="קלוד" w:date="2026-10-11T12:33:55Z"/>
        </w:rPr>
      </w:pPr>
      <w:ins w:id="90850" w:author="קלוד" w:date="2026-10-11T12:33:55Z">
        <w:r>
          <w:rPr>
            <w:color w:val="7B3F00"/>
          </w:rPr>
          <w:t xml:space="preserve">'והדוה בנדתה' - איסורי קישוט בנדה</w:t>
        </w:r>
      </w:ins>
    </w:p>
    <w:p w:rsidR="00E9703F" w:rsidRPr="009757B9" w:rsidRDefault="00E9703F" w:rsidP="00E9703F">
      <w:pPr>
        <w:rPr>
          <w:rFonts w:cs="Guttman Vilna"/>
          <w:b/>
          <w:bCs/>
          <w:rtl/>
        </w:rPr>
      </w:pPr>
      <w:r w:rsidRPr="006F178A">
        <w:rPr>
          <w:rtl/>
        </w:rPr>
        <w:t>•</w:t>
      </w:r>
      <w:r w:rsidRPr="00784B8D">
        <w:rPr>
          <w:rStyle w:val="afffff0"/>
          <w:rtl/>
        </w:rPr>
        <w:t xml:space="preserve"> </w:t>
      </w:r>
      <w:r w:rsidRPr="00784B8D">
        <w:rPr>
          <w:rStyle w:val="afffff0"/>
          <w:rFonts w:hint="cs"/>
          <w:rtl/>
        </w:rPr>
        <w:t xml:space="preserve">'</w:t>
      </w:r>
      <w:ins w:id="91043" w:author="Claude - סמנטי" w:date="2026-10-11T12:28:21Z">
        <w:r>
          <w:rPr>
            <w:rStyle w:val="afffff0"/>
            <w:rFonts w:hint="cs"/>
            <w:rtl/>
          </w:rPr>
          <w:t xml:space="preserve">וְהַדָּוָה בְּנִדָּתָהּ</w:t>
        </w:r>
      </w:ins>
      <w:del w:id="91044" w:author="Claude - סמנטי" w:date="2026-10-11T12:28:21Z">
        <w:r w:rsidRPr="00784B8D">
          <w:rPr>
            <w:rStyle w:val="afffff0"/>
            <w:rFonts w:hint="cs"/>
            <w:rtl/>
          </w:rPr>
          <w:delText xml:space="preserve">והדוה בנדתה</w:delText>
        </w:r>
      </w:del>
      <w:r w:rsidRPr="00784B8D">
        <w:rPr>
          <w:rStyle w:val="afffff0"/>
          <w:rFonts w:hint="cs"/>
          <w:rtl/>
        </w:rPr>
        <w:t xml:space="preserve">' </w:t>
      </w:r>
      <w:r w:rsidRPr="006F178A">
        <w:rPr>
          <w:rtl/>
        </w:rPr>
        <w:t>זקנים הראשונים אמרו: שלא תכחול ולא תפקוס ולא תתקשט בבגדי צבעונין.</w:t>
      </w:r>
    </w:p>
    <w:p w:rsidR="00E9703F" w:rsidRPr="009757B9" w:rsidRDefault="00E9703F" w:rsidP="00E9703F">
      <w:pPr>
        <w:rPr>
          <w:rFonts w:cs="Guttman Vilna"/>
          <w:b/>
          <w:bCs/>
          <w:rtl/>
        </w:rPr>
      </w:pPr>
      <w:r w:rsidRPr="006F178A">
        <w:rPr>
          <w:rStyle w:val="2fb"/>
          <w:rtl/>
        </w:rPr>
        <w:t xml:space="preserve">ר"ע</w:t>
      </w:r>
      <w:r w:rsidRPr="006F178A">
        <w:rPr>
          <w:rtl/>
        </w:rPr>
        <w:t xml:space="preserve"> </w:t>
      </w:r>
      <w:r w:rsidRPr="006F178A">
        <w:rPr>
          <w:rtl/>
        </w:rPr>
        <w:t xml:space="preserve">א"כ</w:t>
      </w:r>
      <w:r w:rsidRPr="006F178A">
        <w:rPr>
          <w:rtl/>
        </w:rPr>
        <w:t xml:space="preserve"> אתה מגנה על בעלה אלא בנדתה תהא עד שתבוא במים.</w:t>
      </w:r>
    </w:p>
    <w:p w:rsidR="00E9703F" w:rsidRDefault="00524703" w:rsidP="00E9703F">
      <w:pPr>
        <w:rPr>
          <w:rtl/>
        </w:rPr>
      </w:pPr>
      <w:r>
        <w:rPr>
          <w:rtl/>
        </w:rPr>
        <w:t xml:space="preserve">• </w:t>
      </w:r>
      <w:r>
        <w:rPr>
          <w:rStyle w:val="2fb"/>
          <w:rtl/>
        </w:rPr>
        <w:t xml:space="preserve">ר</w:t>
      </w:r>
      <w:r w:rsidR="00E9703F" w:rsidRPr="006F178A">
        <w:rPr>
          <w:rStyle w:val="2fb"/>
          <w:rtl/>
        </w:rPr>
        <w:t xml:space="preserve">יא"ר</w:t>
      </w:r>
      <w:r w:rsidR="00E9703F" w:rsidRPr="006F178A">
        <w:rPr>
          <w:rtl/>
        </w:rPr>
        <w:t xml:space="preserve"> כל מקום שאסרו חכמים מפני מראית העין - </w:t>
      </w:r>
      <w:ins w:id="90353" w:author="מנוע מכני" w:date="2026-10-11T12:04:39Z">
        <w:r>
          <w:rPr>
            <w:rtl/>
          </w:rPr>
          <w:t xml:space="preserve">אפי'</w:t>
        </w:r>
      </w:ins>
      <w:del w:id="90354" w:author="מנוע מכני" w:date="2026-10-11T12:04:39Z">
        <w:r w:rsidR="00E9703F" w:rsidRPr="006F178A">
          <w:rPr>
            <w:rtl/>
          </w:rPr>
          <w:delText xml:space="preserve">אפילו</w:delText>
        </w:r>
      </w:del>
      <w:r w:rsidR="00E9703F" w:rsidRPr="006F178A">
        <w:rPr>
          <w:rtl/>
        </w:rPr>
        <w:t xml:space="preserve"> בחדרי חדרים אסור</w:t>
      </w:r>
    </w:p>
    <w:p>
      <w:pPr>
        <w:pStyle w:val="38"/>
        <w:rPr>
          <w:ins w:id="97624" w:author="מנוע מכני" w:date="2026-10-11T12:04:39Z"/>
        </w:rPr>
      </w:pPr>
      <w:r w:rsidRPr="006F178A">
        <w:t>ד</w:t>
      </w:r>
      <w:r w:rsidRPr="006F178A">
        <w:t xml:space="preserve">תנן</w:t>
      </w:r>
      <w:r w:rsidRPr="006F178A">
        <w:t xml:space="preserve">:</w:t>
      </w:r>
    </w:p>
    <w:p w:rsidR="00E9703F" w:rsidRPr="006F178A" w:rsidRDefault="00E9703F" w:rsidP="00E9703F">
      <w:pPr>
        <w:rPr>
          <w:rtl/>
        </w:rPr>
      </w:pPr>
      <w:del w:id="97625" w:author="מנוע מכני" w:date="2026-10-11T12:04:39Z">
        <w:r w:rsidRPr="006F178A">
          <w:rPr>
            <w:rtl/>
          </w:rPr>
          <w:delText xml:space="preserve"> </w:delText>
        </w:r>
      </w:del>
      <w:r w:rsidRPr="006F178A">
        <w:rPr>
          <w:rtl/>
        </w:rPr>
        <w:t xml:space="preserve">ולא בזוג </w:t>
      </w:r>
      <w:ins w:id="94089" w:author="מנוע מכני" w:date="2026-10-11T12:04:39Z">
        <w:r>
          <w:rPr>
            <w:rtl/>
          </w:rPr>
          <w:t xml:space="preserve">אף</w:t>
        </w:r>
      </w:ins>
      <w:del w:id="94090" w:author="מנוע מכני" w:date="2026-10-11T12:04:39Z">
        <w:r w:rsidRPr="006F178A">
          <w:rPr>
            <w:rtl/>
          </w:rPr>
          <w:delText xml:space="preserve">אע"פ</w:delText>
        </w:r>
      </w:del>
      <w:r w:rsidRPr="006F178A">
        <w:rPr>
          <w:rtl/>
        </w:rPr>
        <w:t xml:space="preserve"> שפקוק, </w:t>
      </w:r>
      <w:ins w:id="97821" w:author="קלוד" w:date="2026-10-11T13:11:34Z">
        <w:r>
          <w:rPr>
            <w:rtl/>
          </w:rPr>
          <w:t xml:space="preserve">ובברייתא</w:t>
        </w:r>
      </w:ins>
      <w:del w:id="97822" w:author="קלוד" w:date="2026-10-11T13:11:34Z">
        <w:r w:rsidRPr="006F178A">
          <w:rPr>
            <w:rtl/>
          </w:rPr>
          <w:delText xml:space="preserve">ותניא</w:delText>
        </w:r>
      </w:del>
      <w:r w:rsidRPr="006F178A">
        <w:rPr>
          <w:rtl/>
        </w:rPr>
        <w:t xml:space="preserve"> </w:t>
      </w:r>
      <w:ins w:id="97819" w:author="קלוד" w:date="2026-10-11T13:11:34Z">
        <w:r>
          <w:rPr>
            <w:rtl/>
          </w:rPr>
          <w:t xml:space="preserve">אחרת:</w:t>
        </w:r>
      </w:ins>
      <w:del w:id="97820" w:author="קלוד" w:date="2026-10-11T13:11:34Z">
        <w:r w:rsidRPr="006F178A">
          <w:rPr>
            <w:rtl/>
          </w:rPr>
          <w:delText xml:space="preserve">אידך:</w:delText>
        </w:r>
      </w:del>
      <w:r w:rsidRPr="006F178A">
        <w:rPr>
          <w:rtl/>
        </w:rPr>
        <w:t xml:space="preserve"> פוקק לה זוג בצוארה ומטייל עמה </w:t>
      </w:r>
      <w:ins w:id="97817" w:author="קלוד" w:date="2026-10-11T13:11:34Z">
        <w:r>
          <w:rPr>
            <w:rtl/>
          </w:rPr>
          <w:t xml:space="preserve">בחצר.</w:t>
        </w:r>
      </w:ins>
      <w:del w:id="97818" w:author="קלוד" w:date="2026-10-11T13:11:34Z">
        <w:r w:rsidRPr="006F178A">
          <w:rPr>
            <w:rtl/>
          </w:rPr>
          <w:delText xml:space="preserve">בחצר. –.</w:delText>
        </w:r>
      </w:del>
    </w:p>
    <w:p w:rsidR="00E9703F" w:rsidRPr="006F178A" w:rsidRDefault="00E9703F" w:rsidP="00E9703F">
      <w:pPr>
        <w:rPr>
          <w:rtl/>
        </w:rPr>
      </w:pPr>
      <w:r w:rsidRPr="006F178A">
        <w:rPr>
          <w:rFonts w:hint="cs"/>
          <w:rtl/>
        </w:rPr>
        <w:t xml:space="preserve">ומאידך </w:t>
      </w:r>
      <w:r w:rsidRPr="006F178A">
        <w:rPr>
          <w:rtl/>
        </w:rPr>
        <w:t xml:space="preserve">תנאי היא, </w:t>
      </w:r>
      <w:r w:rsidRPr="006F178A">
        <w:rPr>
          <w:rtl/>
        </w:rPr>
        <w:t xml:space="preserve">דתניא</w:t>
      </w:r>
      <w:r w:rsidRPr="006F178A">
        <w:rPr>
          <w:rtl/>
        </w:rPr>
        <w:t xml:space="preserve">: שוטחן בחמה, אבל </w:t>
      </w:r>
      <w:r w:rsidRPr="006F178A">
        <w:rPr>
          <w:rtl/>
        </w:rPr>
        <w:t xml:space="preserve">לא</w:t>
      </w:r>
      <w:r w:rsidRPr="006F178A">
        <w:rPr>
          <w:rtl/>
        </w:rPr>
        <w:t xml:space="preserve"> כנגד העם.</w:t>
      </w:r>
    </w:p>
    <w:p w:rsidR="00E9703F" w:rsidRPr="009757B9" w:rsidRDefault="00E9703F" w:rsidP="00E9703F">
      <w:pPr>
        <w:rPr>
          <w:rFonts w:cs="Guttman Vilna"/>
          <w:b/>
          <w:bCs/>
          <w:rtl/>
        </w:rPr>
      </w:pPr>
      <w:ins w:id="90355" w:author="מנוע מכני" w:date="2026-10-11T12:04:39Z">
        <w:r>
          <w:rPr>
            <w:rStyle w:val="2fb"/>
            <w:rtl/>
          </w:rPr>
          <w:t xml:space="preserve">ר"א</w:t>
        </w:r>
      </w:ins>
      <w:del w:id="90356" w:author="מנוע מכני" w:date="2026-10-11T12:04:39Z">
        <w:r w:rsidRPr="006F178A">
          <w:rPr>
            <w:rtl/>
          </w:rPr>
          <w:delText xml:space="preserve">רבי אליעזר</w:delText>
        </w:r>
      </w:del>
      <w:r w:rsidRPr="006F178A">
        <w:rPr>
          <w:rtl/>
        </w:rPr>
        <w:t xml:space="preserve"> </w:t>
      </w:r>
      <w:ins w:id="90357" w:author="מנוע מכני" w:date="2026-10-11T12:04:39Z">
        <w:r>
          <w:rPr>
            <w:rStyle w:val="2fb"/>
            <w:rtl/>
          </w:rPr>
          <w:t xml:space="preserve">ור"ש</w:t>
        </w:r>
      </w:ins>
      <w:del w:id="90358" w:author="מנוע מכני" w:date="2026-10-11T12:04:39Z">
        <w:r w:rsidRPr="006F178A">
          <w:rPr>
            <w:rtl/>
          </w:rPr>
          <w:delText xml:space="preserve">ורבי שמעון</w:delText>
        </w:r>
      </w:del>
      <w:r w:rsidRPr="006F178A">
        <w:rPr>
          <w:rtl/>
        </w:rPr>
        <w:t xml:space="preserve"> אוסרין.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pStyle w:val="afff3"/>
        <w:framePr w:wrap="around"/>
        <w:spacing w:line="276" w:lineRule="auto"/>
        <w:rPr>
          <w:rFonts w:ascii="Fb Fontext" w:hAnsi="Fb Fontext" w:cs="FontbitDavid"/>
          <w:sz w:val="20"/>
          <w:szCs w:val="18"/>
          <w:rtl/>
        </w:rPr>
      </w:pPr>
      <w:r w:rsidRPr="009757B9">
        <w:rPr>
          <w:rFonts w:ascii="Fb Fontext" w:hAnsi="Fb Fontext" w:hint="cs"/>
          <w:sz w:val="20"/>
          <w:szCs w:val="18"/>
          <w:rtl/>
        </w:rPr>
        <w:lastRenderedPageBreak/>
        <w:t>סה</w:t>
      </w:r>
      <w:r w:rsidRPr="006F178A">
        <w:rPr>
          <w:rFonts w:ascii="Fb Fontext" w:hAnsi="Fb Fontext" w:cs="FontbitDavid" w:hint="cs"/>
          <w:sz w:val="20"/>
          <w:szCs w:val="18"/>
          <w:rtl/>
        </w:rPr>
        <w:t>.</w:t>
      </w:r>
    </w:p>
    <w:p>
      <w:pPr>
        <w:pStyle w:val="afffff8"/>
        <w:rPr>
          <w:ins w:id="90847" w:author="קלוד" w:date="2026-10-11T12:33:55Z"/>
        </w:rPr>
      </w:pPr>
      <w:ins w:id="90848" w:author="קלוד" w:date="2026-10-11T12:33:55Z">
        <w:r>
          <w:rPr>
            <w:color w:val="7B3F00"/>
          </w:rPr>
          <w:t xml:space="preserve">מוך באזנה, בסנדל ובנדה - והוא קשור</w:t>
        </w:r>
      </w:ins>
    </w:p>
    <w:p w:rsidR="00E9703F" w:rsidRPr="006F178A" w:rsidRDefault="00E9703F" w:rsidP="00E9703F">
      <w:pPr>
        <w:rPr>
          <w:rtl/>
        </w:rPr>
      </w:pPr>
      <w:r w:rsidRPr="006F178A">
        <w:rPr>
          <w:rStyle w:val="afffe"/>
          <w:rFonts w:ascii="Fb Fontext" w:hAnsi="Fb Fontext"/>
          <w:rtl/>
        </w:rPr>
        <w:t>ובמוך שבאזנה</w:t>
      </w:r>
      <w:r w:rsidRPr="006F178A">
        <w:rPr>
          <w:rFonts w:ascii="Fb Fontext" w:hAnsi="Fb Fontext"/>
          <w:rtl/>
        </w:rPr>
        <w:t>. תני רמי בר יחזקאל: והוא שקשור באזנה.</w:t>
      </w:r>
      <w:r w:rsidRPr="006F178A">
        <w:rPr>
          <w:rFonts w:ascii="Fb Fontext" w:hAnsi="Fb Fontext" w:hint="cs"/>
          <w:rtl/>
        </w:rPr>
        <w:t xml:space="preserve"> </w:t>
      </w:r>
      <w:r w:rsidRPr="006F178A">
        <w:rPr>
          <w:rFonts w:ascii="Fb Fontext" w:hAnsi="Fb Fontext"/>
          <w:rtl/>
        </w:rPr>
        <w:t xml:space="preserve">במיהדק </w:t>
      </w:r>
      <w:r>
        <w:rPr>
          <w:rFonts w:ascii="Fb Fontext" w:hAnsi="Fb Fontext"/>
          <w:rtl/>
        </w:rPr>
        <w:t>אפי'</w:t>
      </w:r>
      <w:r w:rsidRPr="006F178A">
        <w:rPr>
          <w:rFonts w:ascii="Fb Fontext" w:hAnsi="Fb Fontext"/>
          <w:rtl/>
        </w:rPr>
        <w:t xml:space="preserve"> </w:t>
      </w:r>
      <w:r w:rsidRPr="006F178A">
        <w:rPr>
          <w:rStyle w:val="2fb"/>
          <w:rFonts w:ascii="Fb Fontext" w:hAnsi="Fb Fontext"/>
          <w:rtl/>
        </w:rPr>
        <w:t xml:space="preserve">לרה"ר</w:t>
      </w:r>
      <w:r w:rsidRPr="006F178A">
        <w:rPr>
          <w:rFonts w:ascii="Fb Fontext" w:hAnsi="Fb Fontext"/>
          <w:rtl/>
        </w:rPr>
        <w:t xml:space="preserve"> </w:t>
      </w:r>
      <w:r w:rsidRPr="006F178A">
        <w:rPr>
          <w:rStyle w:val="2fb"/>
          <w:rFonts w:ascii="Fb Fontext" w:hAnsi="Fb Fontext"/>
          <w:rtl/>
        </w:rPr>
        <w:t xml:space="preserve">רב"י</w:t>
      </w:r>
      <w:r w:rsidRPr="006F178A">
        <w:rPr>
          <w:rFonts w:ascii="Fb Fontext" w:hAnsi="Fb Fontext"/>
          <w:rtl/>
        </w:rPr>
        <w:t xml:space="preserve">.</w:t>
      </w:r>
    </w:p>
    <w:p w:rsidR="00E9703F" w:rsidRPr="006F178A" w:rsidRDefault="00E9703F" w:rsidP="00E9703F">
      <w:pPr>
        <w:rPr>
          <w:rtl/>
        </w:rPr>
      </w:pPr>
      <w:r w:rsidRPr="006F178A">
        <w:rPr>
          <w:rStyle w:val="afffe"/>
          <w:rFonts w:ascii="Fb Fontext" w:hAnsi="Fb Fontext"/>
          <w:rtl/>
        </w:rPr>
        <w:t>ובמוך שבסנדלה</w:t>
      </w:r>
      <w:r w:rsidRPr="006F178A">
        <w:rPr>
          <w:rtl/>
        </w:rPr>
        <w:t>. תני רמי בר יחזקאל: והוא שקשור לה בסנדלה.</w:t>
      </w:r>
    </w:p>
    <w:p w:rsidR="00E9703F" w:rsidRPr="00EC3AF0" w:rsidRDefault="00E9703F" w:rsidP="00E9703F">
      <w:pPr>
        <w:rPr>
          <w:b/>
          <w:bCs/>
          <w:rtl/>
        </w:rPr>
      </w:pPr>
      <w:r w:rsidRPr="006F178A">
        <w:rPr>
          <w:rStyle w:val="afffe"/>
          <w:rFonts w:ascii="Fb Fontext" w:hAnsi="Fb Fontext"/>
          <w:rtl/>
        </w:rPr>
        <w:t>ובמוך שהתקינה לה לנדתה</w:t>
      </w:r>
      <w:r w:rsidRPr="006F178A">
        <w:rPr>
          <w:rtl/>
        </w:rPr>
        <w:t xml:space="preserve">.</w:t>
      </w:r>
      <w:ins w:id="97827" w:author="קלוד" w:date="2026-10-11T13:11:34Z">
        <w:r>
          <w:rPr>
            <w:rtl/>
          </w:rPr>
          <w:t xml:space="preserve"> </w:t>
        </w:r>
      </w:ins>
      <w:del w:id="97828" w:author="קלוד" w:date="2026-10-11T13:11:34Z">
        <w:r w:rsidRPr="006F178A">
          <w:rPr>
            <w:rtl/>
          </w:rPr>
          <w:delText xml:space="preserve"> סבר </w:delText>
        </w:r>
      </w:del>
      <w:r w:rsidRPr="006F178A">
        <w:rPr>
          <w:rStyle w:val="2fb"/>
          <w:rtl/>
        </w:rPr>
        <w:t xml:space="preserve">רמב"ח</w:t>
      </w:r>
      <w:r w:rsidRPr="006F178A">
        <w:rPr>
          <w:rtl/>
        </w:rPr>
        <w:t xml:space="preserve"> </w:t>
      </w:r>
      <w:ins w:id="97825" w:author="קלוד" w:date="2026-10-11T13:11:34Z">
        <w:r>
          <w:rPr>
            <w:rtl/>
          </w:rPr>
          <w:t xml:space="preserve">סבר:</w:t>
        </w:r>
      </w:ins>
      <w:del w:id="97826" w:author="קלוד" w:date="2026-10-11T13:11:34Z">
        <w:r w:rsidRPr="006F178A">
          <w:rPr>
            <w:rtl/>
          </w:rPr>
          <w:delText xml:space="preserve">דדווקא</w:delText>
        </w:r>
      </w:del>
      <w:r w:rsidRPr="006F178A">
        <w:rPr>
          <w:rtl/>
        </w:rPr>
        <w:t xml:space="preserve"> </w:t>
      </w:r>
      <w:ins w:id="97823" w:author="קלוד" w:date="2026-10-11T13:11:34Z">
        <w:r>
          <w:rPr>
            <w:rtl/>
          </w:rPr>
          <w:t xml:space="preserve">דווקא כשקשור</w:t>
        </w:r>
      </w:ins>
      <w:del w:id="97824" w:author="קלוד" w:date="2026-10-11T13:11:34Z">
        <w:r w:rsidRPr="006F178A">
          <w:rPr>
            <w:rtl/>
          </w:rPr>
          <w:delText xml:space="preserve">בקשורה</w:delText>
        </w:r>
      </w:del>
      <w:r w:rsidRPr="006F178A">
        <w:rPr>
          <w:rtl/>
        </w:rPr>
        <w:t xml:space="preserve"> לה בין יריכותיה.</w:t>
      </w:r>
    </w:p>
    <w:p>
      <w:pPr>
        <w:pStyle w:val="38"/>
        <w:rPr>
          <w:ins w:id="97626" w:author="מנוע מכני" w:date="2026-10-11T12:04:39Z"/>
        </w:rPr>
      </w:pPr>
      <w:r w:rsidRPr="00EC3AF0">
        <w:t>רבא:</w:t>
      </w:r>
    </w:p>
    <w:p w:rsidR="00E9703F" w:rsidRPr="006F178A" w:rsidRDefault="00E9703F" w:rsidP="00E9703F">
      <w:pPr>
        <w:rPr>
          <w:rtl/>
        </w:rPr>
      </w:pPr>
      <w:del w:id="97627" w:author="מנוע מכני" w:date="2026-10-11T12:04:39Z">
        <w:r w:rsidRPr="006F178A">
          <w:rPr>
            <w:rFonts w:ascii="Fb Fontext" w:hAnsi="Fb Fontext"/>
            <w:sz w:val="20"/>
            <w:rtl/>
          </w:rPr>
          <w:delText xml:space="preserve"> </w:delText>
        </w:r>
      </w:del>
      <w:ins w:id="94091" w:author="מנוע מכני" w:date="2026-10-11T12:04:39Z">
        <w:r>
          <w:rPr>
            <w:rFonts w:ascii="Fb Fontext" w:hAnsi="Fb Fontext"/>
            <w:sz w:val="20"/>
            <w:rtl/>
          </w:rPr>
          <w:t xml:space="preserve">אף</w:t>
        </w:r>
      </w:ins>
      <w:del w:id="94092" w:author="מנוע מכני" w:date="2026-10-11T12:04:39Z">
        <w:r w:rsidRPr="006F178A">
          <w:rPr>
            <w:rFonts w:ascii="Fb Fontext" w:hAnsi="Fb Fontext"/>
            <w:sz w:val="20"/>
            <w:rtl/>
          </w:rPr>
          <w:delText xml:space="preserve">אע"פ</w:delText>
        </w:r>
      </w:del>
      <w:r w:rsidRPr="006F178A">
        <w:rPr>
          <w:rFonts w:ascii="Fb Fontext" w:hAnsi="Fb Fontext"/>
          <w:sz w:val="20"/>
          <w:rtl/>
        </w:rPr>
        <w:t xml:space="preserve"> שאינו קשור לה, כיון </w:t>
      </w:r>
      <w:ins w:id="97833" w:author="קלוד" w:date="2026-10-11T13:11:34Z">
        <w:r>
          <w:rPr>
            <w:rFonts w:ascii="Fb Fontext" w:hAnsi="Fb Fontext"/>
            <w:sz w:val="20"/>
            <w:rtl/>
          </w:rPr>
          <w:t xml:space="preserve">שמאוס</w:t>
        </w:r>
      </w:ins>
      <w:del w:id="97834" w:author="קלוד" w:date="2026-10-11T13:11:34Z">
        <w:r w:rsidRPr="006F178A">
          <w:rPr>
            <w:rFonts w:ascii="Fb Fontext" w:hAnsi="Fb Fontext"/>
            <w:sz w:val="20"/>
            <w:rtl/>
          </w:rPr>
          <w:delText xml:space="preserve">דמאיס</w:delText>
        </w:r>
      </w:del>
      <w:r w:rsidRPr="006F178A">
        <w:rPr>
          <w:rFonts w:ascii="Fb Fontext" w:hAnsi="Fb Fontext"/>
          <w:sz w:val="20"/>
          <w:rtl/>
        </w:rPr>
        <w:t xml:space="preserve"> - </w:t>
      </w:r>
      <w:r w:rsidRPr="006F178A">
        <w:rPr>
          <w:rFonts w:ascii="Fb Fontext" w:hAnsi="Fb Fontext"/>
          <w:sz w:val="20"/>
          <w:rtl/>
        </w:rPr>
        <w:t xml:space="preserve">לא</w:t>
      </w:r>
      <w:r w:rsidRPr="006F178A">
        <w:rPr>
          <w:rFonts w:ascii="Fb Fontext" w:hAnsi="Fb Fontext"/>
          <w:sz w:val="20"/>
          <w:rtl/>
        </w:rPr>
        <w:t xml:space="preserve"> </w:t>
      </w:r>
      <w:ins w:id="97831" w:author="קלוד" w:date="2026-10-11T13:11:34Z">
        <w:r>
          <w:rPr>
            <w:rFonts w:ascii="Fb Fontext" w:hAnsi="Fb Fontext"/>
            <w:sz w:val="20"/>
            <w:rtl/>
          </w:rPr>
          <w:t xml:space="preserve">תבוא</w:t>
        </w:r>
      </w:ins>
      <w:del w:id="97832" w:author="קלוד" w:date="2026-10-11T13:11:34Z">
        <w:r>
          <w:rPr>
            <w:rFonts w:ascii="Fb Fontext" w:hAnsi="Fb Fontext"/>
            <w:sz w:val="20"/>
            <w:rtl/>
          </w:rPr>
          <w:delText xml:space="preserve">יבוא</w:delText>
        </w:r>
        <w:r w:rsidRPr="006F178A">
          <w:rPr>
            <w:rFonts w:ascii="Fb Fontext" w:hAnsi="Fb Fontext"/>
            <w:sz w:val="20"/>
            <w:rtl/>
          </w:rPr>
          <w:delText xml:space="preserve">א</w:delText>
        </w:r>
      </w:del>
      <w:r w:rsidRPr="006F178A">
        <w:rPr>
          <w:rFonts w:ascii="Fb Fontext" w:hAnsi="Fb Fontext"/>
          <w:sz w:val="20"/>
          <w:rtl/>
        </w:rPr>
        <w:t xml:space="preserve"> </w:t>
      </w:r>
      <w:ins w:id="97829" w:author="קלוד" w:date="2026-10-11T13:11:34Z">
        <w:r>
          <w:rPr>
            <w:rFonts w:ascii="Fb Fontext" w:hAnsi="Fb Fontext"/>
            <w:sz w:val="20"/>
            <w:rtl/>
          </w:rPr>
          <w:t xml:space="preserve">להביאו.</w:t>
        </w:r>
      </w:ins>
      <w:del w:id="97830" w:author="קלוד" w:date="2026-10-11T13:11:34Z">
        <w:r w:rsidRPr="006F178A">
          <w:rPr>
            <w:rFonts w:ascii="Fb Fontext" w:hAnsi="Fb Fontext"/>
            <w:sz w:val="20"/>
            <w:rtl/>
          </w:rPr>
          <w:delText xml:space="preserve">לאיתויי.</w:delText>
        </w:r>
      </w:del>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בית יד מותר.</w:t>
      </w:r>
    </w:p>
    <w:p w:rsidR="00E9703F" w:rsidRPr="009757B9" w:rsidRDefault="00E9703F" w:rsidP="00E9703F">
      <w:pPr>
        <w:rPr>
          <w:rFonts w:cs="Guttman Vilna"/>
          <w:b/>
          <w:bCs/>
          <w:rtl/>
        </w:rPr>
      </w:pPr>
      <w:r w:rsidRPr="006F178A">
        <w:rPr>
          <w:rStyle w:val="2fb"/>
          <w:rtl/>
        </w:rPr>
        <w:t xml:space="preserve">רי"ו</w:t>
      </w:r>
      <w:r w:rsidRPr="006F178A">
        <w:rPr>
          <w:rtl/>
        </w:rPr>
        <w:t xml:space="preserve"> </w:t>
      </w:r>
      <w:ins w:id="97841" w:author="קלוד" w:date="2026-10-11T13:11:34Z">
        <w:r>
          <w:rPr>
            <w:rtl/>
          </w:rPr>
          <w:t xml:space="preserve">יצא</w:t>
        </w:r>
      </w:ins>
      <w:del w:id="97842" w:author="קלוד" w:date="2026-10-11T13:11:34Z">
        <w:r w:rsidRPr="006F178A">
          <w:rPr>
            <w:rtl/>
          </w:rPr>
          <w:delText xml:space="preserve">נפיק</w:delText>
        </w:r>
      </w:del>
      <w:r w:rsidRPr="006F178A">
        <w:rPr>
          <w:rtl/>
        </w:rPr>
        <w:t xml:space="preserve"> </w:t>
      </w:r>
      <w:ins w:id="92839" w:author="מנוע מכני" w:date="2026-10-11T12:04:39Z">
        <w:ins w:id="97839" w:author="קלוד" w:date="2026-10-11T13:11:34Z">
          <w:r>
            <w:rPr>
              <w:rStyle w:val="afffffe"/>
              <w:rtl/>
            </w:rPr>
            <w:t xml:space="preserve">במוך</w:t>
          </w:r>
        </w:ins>
        <w:del w:id="97840" w:author="קלוד" w:date="2026-10-11T13:11:34Z">
          <w:r>
            <w:rPr>
              <w:rtl/>
            </w:rPr>
            <w:delText xml:space="preserve">בהם</w:delText>
          </w:r>
        </w:del>
      </w:ins>
      <w:del w:id="92840" w:author="מנוע מכני" w:date="2026-10-11T12:04:39Z">
        <w:r w:rsidRPr="006F178A">
          <w:rPr>
            <w:rtl/>
          </w:rPr>
          <w:delText xml:space="preserve">בהו</w:delText>
        </w:r>
      </w:del>
      <w:r w:rsidRPr="006F178A">
        <w:rPr>
          <w:rtl/>
        </w:rPr>
        <w:t xml:space="preserve"> </w:t>
      </w:r>
      <w:ins w:id="97837" w:author="קלוד" w:date="2026-10-11T13:11:34Z">
        <w:r>
          <w:rPr>
            <w:rStyle w:val="afffffe"/>
            <w:rtl/>
          </w:rPr>
          <w:t xml:space="preserve">שבאוזן</w:t>
        </w:r>
      </w:ins>
      <w:del w:id="97838" w:author="קלוד" w:date="2026-10-11T13:11:34Z">
        <w:r w:rsidRPr="006F178A">
          <w:rPr>
            <w:rtl/>
          </w:rPr>
          <w:delText xml:space="preserve">לבי</w:delText>
        </w:r>
      </w:del>
      <w:r w:rsidRPr="006F178A">
        <w:rPr>
          <w:rtl/>
        </w:rPr>
        <w:t xml:space="preserve"> </w:t>
      </w:r>
      <w:ins w:id="97835" w:author="קלוד" w:date="2026-10-11T13:11:34Z">
        <w:r>
          <w:rPr>
            <w:rtl/>
          </w:rPr>
          <w:t xml:space="preserve">לבית המדרש,</w:t>
        </w:r>
      </w:ins>
      <w:del w:id="97836" w:author="קלוד" w:date="2026-10-11T13:11:34Z">
        <w:r w:rsidRPr="006F178A">
          <w:rPr>
            <w:rtl/>
          </w:rPr>
          <w:delText xml:space="preserve">מדרשא,</w:delText>
        </w:r>
      </w:del>
      <w:r w:rsidRPr="006F178A">
        <w:rPr>
          <w:rtl/>
        </w:rPr>
        <w:t xml:space="preserve"> וחלוקין עליו חבריו.</w:t>
      </w:r>
    </w:p>
    <w:p w:rsidR="00E9703F" w:rsidRPr="009757B9" w:rsidRDefault="00E9703F" w:rsidP="00E9703F">
      <w:pPr>
        <w:rPr>
          <w:rFonts w:cs="Guttman Vilna"/>
          <w:b/>
          <w:bCs/>
          <w:rtl/>
        </w:rPr>
      </w:pPr>
      <w:r w:rsidRPr="006F178A">
        <w:rPr>
          <w:rStyle w:val="2fb"/>
          <w:rtl/>
        </w:rPr>
        <w:t xml:space="preserve">רבי ינאי</w:t>
      </w:r>
      <w:r w:rsidRPr="006F178A">
        <w:rPr>
          <w:rtl/>
        </w:rPr>
        <w:t xml:space="preserve"> </w:t>
      </w:r>
      <w:ins w:id="97845" w:author="קלוד" w:date="2026-10-11T13:11:34Z">
        <w:r>
          <w:rPr>
            <w:rtl/>
          </w:rPr>
          <w:t xml:space="preserve">יצא</w:t>
        </w:r>
      </w:ins>
      <w:del w:id="97846" w:author="קלוד" w:date="2026-10-11T13:11:34Z">
        <w:r w:rsidRPr="006F178A">
          <w:rPr>
            <w:rtl/>
          </w:rPr>
          <w:delText xml:space="preserve">נפיק</w:delText>
        </w:r>
      </w:del>
      <w:r w:rsidRPr="006F178A">
        <w:rPr>
          <w:rtl/>
        </w:rPr>
        <w:t xml:space="preserve"> </w:t>
      </w:r>
      <w:ins w:id="92841" w:author="מנוע מכני" w:date="2026-10-11T12:04:39Z">
        <w:ins w:id="97843" w:author="קלוד" w:date="2026-10-11T13:11:34Z">
          <w:r>
            <w:rPr>
              <w:rtl/>
            </w:rPr>
            <w:t xml:space="preserve">בו</w:t>
          </w:r>
        </w:ins>
        <w:del w:id="97844" w:author="קלוד" w:date="2026-10-11T13:11:34Z">
          <w:r>
            <w:rPr>
              <w:rtl/>
            </w:rPr>
            <w:delText xml:space="preserve">בהם</w:delText>
          </w:r>
        </w:del>
      </w:ins>
      <w:del w:id="92842" w:author="מנוע מכני" w:date="2026-10-11T12:04:39Z">
        <w:r w:rsidRPr="006F178A">
          <w:rPr>
            <w:rtl/>
          </w:rPr>
          <w:delText xml:space="preserve">בהו</w:delText>
        </w:r>
      </w:del>
      <w:r w:rsidRPr="006F178A">
        <w:rPr>
          <w:rtl/>
        </w:rPr>
        <w:t xml:space="preserve"> לכרמלית, וחלוקין עליו כל דורו.</w:t>
      </w:r>
    </w:p>
    <w:p w:rsidR="00E9703F" w:rsidRPr="006F178A" w:rsidRDefault="00E9703F" w:rsidP="00E9703F">
      <w:pPr>
        <w:rPr>
          <w:rtl/>
        </w:rPr>
      </w:pPr>
      <w:r w:rsidRPr="006F178A">
        <w:rPr>
          <w:rFonts w:ascii="Fb Fontext" w:hAnsi="Fb Fontext"/>
          <w:sz w:val="20"/>
          <w:rtl/>
        </w:rPr>
        <w:t>והא דבאזנה רמי בר יחזקאל דווקא דמיהדק.</w:t>
      </w:r>
    </w:p>
    <w:p>
      <w:pPr>
        <w:pStyle w:val="afffff8"/>
        <w:rPr>
          <w:ins w:id="90845" w:author="קלוד" w:date="2026-10-11T12:33:55Z"/>
        </w:rPr>
      </w:pPr>
      <w:ins w:id="90846" w:author="קלוד" w:date="2026-10-11T12:33:55Z">
        <w:r>
          <w:rPr>
            <w:color w:val="7B3F00"/>
          </w:rPr>
          <w:t xml:space="preserve">פלפל וגלגל מלח - ושן תותבת</w:t>
        </w:r>
      </w:ins>
    </w:p>
    <w:p w:rsidR="00E9703F" w:rsidRDefault="00E9703F" w:rsidP="00E9703F">
      <w:pPr>
        <w:rPr>
          <w:rFonts w:ascii="Fb Fontext" w:hAnsi="Fb Fontext"/>
          <w:rtl/>
        </w:rPr>
      </w:pPr>
      <w:r w:rsidRPr="006F178A">
        <w:rPr>
          <w:rStyle w:val="afffe"/>
          <w:rFonts w:ascii="Fb Fontext" w:hAnsi="Fb Fontext"/>
          <w:rtl/>
        </w:rPr>
        <w:t xml:space="preserve">פלפל </w:t>
      </w:r>
      <w:r w:rsidRPr="006F178A">
        <w:rPr>
          <w:rFonts w:ascii="Fb Fontext" w:hAnsi="Fb Fontext"/>
          <w:rtl/>
        </w:rPr>
        <w:t>- לריח הפה</w:t>
      </w:r>
      <w:r w:rsidRPr="006F178A">
        <w:rPr>
          <w:rStyle w:val="afffe"/>
          <w:rFonts w:ascii="Fb Fontext" w:hAnsi="Fb Fontext"/>
          <w:rtl/>
        </w:rPr>
        <w:t>, גלגל מלח</w:t>
      </w:r>
      <w:r w:rsidRPr="006F178A">
        <w:rPr>
          <w:rFonts w:ascii="Fb Fontext" w:hAnsi="Fb Fontext"/>
          <w:rtl/>
        </w:rPr>
        <w:t xml:space="preserve"> - </w:t>
      </w:r>
      <w:ins w:id="97849" w:author="קלוד" w:date="2026-10-11T13:11:34Z">
        <w:r>
          <w:rPr>
            <w:rFonts w:ascii="Fb Fontext" w:hAnsi="Fb Fontext"/>
            <w:rtl/>
          </w:rPr>
          <w:t xml:space="preserve">לכאב</w:t>
        </w:r>
      </w:ins>
      <w:del w:id="97850" w:author="קלוד" w:date="2026-10-11T13:11:34Z">
        <w:r w:rsidRPr="006F178A">
          <w:rPr>
            <w:rFonts w:ascii="Fb Fontext" w:hAnsi="Fb Fontext"/>
            <w:rtl/>
          </w:rPr>
          <w:delText xml:space="preserve">לדורשיני.</w:delText>
        </w:r>
      </w:del>
      <w:r w:rsidRPr="006F178A">
        <w:rPr>
          <w:rFonts w:ascii="Fb Fontext" w:hAnsi="Fb Fontext"/>
          <w:rtl/>
        </w:rPr>
        <w:t xml:space="preserve"> </w:t>
      </w:r>
      <w:ins w:id="97847" w:author="קלוד" w:date="2026-10-11T13:11:34Z">
        <w:r>
          <w:rPr>
            <w:rFonts w:ascii="Fb Fontext" w:hAnsi="Fb Fontext"/>
            <w:rtl/>
          </w:rPr>
          <w:t xml:space="preserve">שיניים.</w:t>
        </w:r>
      </w:ins>
      <w:del w:id="97848" w:author="קלוד" w:date="2026-10-11T13:11:34Z">
        <w:r w:rsidRPr="006F178A">
          <w:rPr>
            <w:rFonts w:ascii="Fb Fontext" w:hAnsi="Fb Fontext"/>
            <w:rtl/>
          </w:rPr>
          <w:delText xml:space="preserve">[שינים]</w:delText>
        </w:r>
      </w:del>
    </w:p>
    <w:p w:rsidR="00E9703F" w:rsidRDefault="00E9703F" w:rsidP="00E9703F">
      <w:pPr>
        <w:rPr>
          <w:rtl/>
        </w:rPr>
      </w:pPr>
      <w:r w:rsidRPr="006F178A">
        <w:rPr>
          <w:rStyle w:val="afffe"/>
          <w:rFonts w:ascii="Fb Fontext" w:hAnsi="Fb Fontext"/>
          <w:rtl/>
        </w:rPr>
        <w:t>וכל דבר שנותנת לתוך פיה</w:t>
      </w:r>
      <w:r w:rsidRPr="006F178A">
        <w:rPr>
          <w:rtl/>
        </w:rPr>
        <w:t xml:space="preserve"> - </w:t>
      </w:r>
      <w:ins w:id="97855" w:author="קלוד" w:date="2026-10-11T13:11:34Z">
        <w:r>
          <w:rPr>
            <w:rtl/>
          </w:rPr>
          <w:t xml:space="preserve">זנגביל,</w:t>
        </w:r>
      </w:ins>
      <w:del w:id="97856" w:author="קלוד" w:date="2026-10-11T13:11:34Z">
        <w:r w:rsidRPr="006F178A">
          <w:rPr>
            <w:rtl/>
          </w:rPr>
          <w:delText xml:space="preserve">זנגבילא,</w:delText>
        </w:r>
      </w:del>
      <w:r w:rsidRPr="006F178A">
        <w:rPr>
          <w:rtl/>
        </w:rPr>
        <w:t xml:space="preserve"> </w:t>
      </w:r>
      <w:ins w:id="94689" w:author="מנוע מכני" w:date="2026-10-11T12:04:39Z">
        <w:ins w:id="97853" w:author="קלוד" w:date="2026-10-11T13:11:34Z">
          <w:r>
            <w:rPr>
              <w:rtl/>
            </w:rPr>
            <w:t xml:space="preserve">או</w:t>
          </w:r>
        </w:ins>
        <w:del w:id="97854" w:author="קלוד" w:date="2026-10-11T13:11:34Z">
          <w:r>
            <w:rPr>
              <w:rtl/>
            </w:rPr>
            <w:delText xml:space="preserve">אם</w:delText>
          </w:r>
        </w:del>
        <w:r>
          <w:rPr>
            <w:rtl/>
          </w:rPr>
          <w:t xml:space="preserve"> </w:t>
        </w:r>
      </w:ins>
      <w:del w:id="94690" w:author="מנוע מכני" w:date="2026-10-11T12:04:39Z">
        <w:r w:rsidRPr="006F178A">
          <w:rPr>
            <w:rtl/>
          </w:rPr>
          <w:delText xml:space="preserve">אי </w:delText>
        </w:r>
      </w:del>
      <w:ins w:id="91197" w:author="מנוע מכני" w:date="2026-10-11T12:04:39Z">
        <w:ins w:id="97851" w:author="קלוד" w:date="2026-10-11T13:11:34Z">
          <w:r>
            <w:rPr>
              <w:rtl/>
            </w:rPr>
            <w:t xml:space="preserve">קינמון.</w:t>
          </w:r>
        </w:ins>
        <w:del w:id="97852" w:author="קלוד" w:date="2026-10-11T13:11:34Z">
          <w:r>
            <w:rPr>
              <w:rtl/>
            </w:rPr>
            <w:delText xml:space="preserve">גם</w:delText>
          </w:r>
          <w:r w:rsidRPr="006F178A">
            <w:rPr>
              <w:rtl/>
            </w:rPr>
            <w:delText xml:space="preserve">: דרצונא. [קינמון]</w:delText>
          </w:r>
        </w:del>
      </w:ins>
      <w:del w:id="91198" w:author="מנוע מכני" w:date="2026-10-11T12:04:39Z">
        <w:r w:rsidRPr="006F178A">
          <w:rPr>
            <w:rtl/>
          </w:rPr>
          <w:delText xml:space="preserve">נמי</w:delText>
        </w:r>
      </w:del>
    </w:p>
    <w:p w:rsidR="00E9703F" w:rsidRPr="006F178A" w:rsidRDefault="00E9703F" w:rsidP="00E9703F">
      <w:pPr>
        <w:rPr>
          <w:rStyle w:val="afffe"/>
          <w:rFonts w:ascii="Fb Fontext" w:hAnsi="Fb Fontext"/>
          <w:rtl/>
        </w:rPr>
      </w:pPr>
      <w:r w:rsidRPr="006F178A">
        <w:rPr>
          <w:rStyle w:val="afffe"/>
          <w:rFonts w:ascii="Fb Fontext" w:hAnsi="Fb Fontext" w:hint="cs"/>
          <w:rtl/>
        </w:rPr>
        <w:t xml:space="preserve">שן תותבת של זהב </w:t>
      </w:r>
      <w:r w:rsidRPr="006F178A">
        <w:rPr>
          <w:rStyle w:val="2fb"/>
          <w:rFonts w:ascii="Fb Fontext" w:hAnsi="Fb Fontext"/>
          <w:rtl/>
        </w:rPr>
        <w:t xml:space="preserve">רבי</w:t>
      </w:r>
      <w:r w:rsidRPr="006F178A">
        <w:rPr>
          <w:rStyle w:val="afffe"/>
          <w:rFonts w:ascii="Fb Fontext" w:hAnsi="Fb Fontext"/>
          <w:rtl/>
        </w:rPr>
        <w:t xml:space="preserve"> מתיר וחכמים אוסרים.</w:t>
      </w:r>
    </w:p>
    <w:p w:rsidR="00E9703F" w:rsidRPr="009757B9" w:rsidRDefault="00E9703F" w:rsidP="00E9703F">
      <w:pPr>
        <w:rPr>
          <w:rFonts w:cs="Guttman Vilna"/>
          <w:b/>
          <w:bCs/>
          <w:rtl/>
        </w:rPr>
      </w:pPr>
      <w:ins w:id="97861" w:author="קלוד" w:date="2026-10-11T13:11:34Z">
        <w:r>
          <w:rPr>
            <w:rStyle w:val="2fb"/>
            <w:rtl/>
          </w:rPr>
          <w:t xml:space="preserve">ר"ז:</w:t>
        </w:r>
      </w:ins>
      <w:del w:id="97862" w:author="קלוד" w:date="2026-10-11T13:11:34Z">
        <w:r w:rsidRPr="006F178A">
          <w:rPr>
            <w:rStyle w:val="2fb"/>
            <w:rtl/>
          </w:rPr>
          <w:delText xml:space="preserve">ר"ז</w:delText>
        </w:r>
      </w:del>
      <w:r w:rsidRPr="006F178A">
        <w:rPr>
          <w:rtl/>
        </w:rPr>
        <w:t xml:space="preserve"> </w:t>
      </w:r>
      <w:ins w:id="95519" w:author="מנוע מכני" w:date="2026-10-11T12:04:39Z">
        <w:r>
          <w:rPr>
            <w:rtl/>
          </w:rPr>
          <w:t xml:space="preserve">דווקא </w:t>
        </w:r>
        <w:ins w:id="97859" w:author="קלוד" w:date="2026-10-11T13:11:34Z">
          <w:r>
            <w:rPr>
              <w:rtl/>
            </w:rPr>
            <w:t xml:space="preserve">בשל</w:t>
          </w:r>
        </w:ins>
        <w:del w:id="97860" w:author="קלוד" w:date="2026-10-11T13:11:34Z">
          <w:r>
            <w:rPr>
              <w:rtl/>
            </w:rPr>
            <w:delText xml:space="preserve">ב</w:delText>
          </w:r>
          <w:r w:rsidRPr="006F178A">
            <w:rPr>
              <w:rtl/>
            </w:rPr>
            <w:delText xml:space="preserve">ל</w:delText>
          </w:r>
        </w:del>
      </w:ins>
      <w:del w:id="95520" w:author="מנוע מכני" w:date="2026-10-11T12:04:39Z">
        <w:r w:rsidRPr="006F178A">
          <w:rPr>
            <w:rtl/>
          </w:rPr>
          <w:delText xml:space="preserve">לא שנו אלא ש</w:delText>
        </w:r>
      </w:del>
      <w:r w:rsidRPr="006F178A">
        <w:rPr>
          <w:rtl/>
        </w:rPr>
        <w:t xml:space="preserve"> </w:t>
      </w:r>
      <w:ins w:id="97857" w:author="קלוד" w:date="2026-10-11T13:11:34Z">
        <w:r>
          <w:rPr>
            <w:rtl/>
          </w:rPr>
          <w:t xml:space="preserve">זהב,</w:t>
        </w:r>
      </w:ins>
      <w:del w:id="97858" w:author="קלוד" w:date="2026-10-11T13:11:34Z">
        <w:r w:rsidRPr="006F178A">
          <w:rPr>
            <w:rtl/>
          </w:rPr>
          <w:delText xml:space="preserve">זהב</w:delText>
        </w:r>
      </w:del>
      <w:r w:rsidRPr="006F178A">
        <w:rPr>
          <w:rtl/>
        </w:rPr>
        <w:t xml:space="preserve"> אבל בשל כסף ד"ה מותר.</w:t>
      </w:r>
    </w:p>
    <w:p w:rsidR="00E9703F" w:rsidRPr="006F178A" w:rsidRDefault="00E9703F" w:rsidP="00E9703F">
      <w:pPr>
        <w:rPr>
          <w:rtl/>
        </w:rPr>
      </w:pPr>
      <w:r w:rsidRPr="006F178A">
        <w:rPr>
          <w:rStyle w:val="afffe"/>
          <w:rFonts w:ascii="Fb Fontext" w:hAnsi="Fb Fontext" w:hint="cs"/>
          <w:rtl/>
        </w:rPr>
        <w:t xml:space="preserve">כל </w:t>
      </w:r>
      <w:ins w:id="97871" w:author="קלוד" w:date="2026-10-11T13:11:34Z">
        <w:r>
          <w:rPr>
            <w:rStyle w:val="afffe"/>
            <w:rFonts w:ascii="Fb Fontext" w:hAnsi="Fb Fontext" w:hint="cs"/>
            <w:rtl/>
          </w:rPr>
          <w:t xml:space="preserve">שמתגנה</w:t>
        </w:r>
      </w:ins>
      <w:del w:id="97872" w:author="קלוד" w:date="2026-10-11T13:11:34Z">
        <w:r w:rsidRPr="006F178A">
          <w:rPr>
            <w:rStyle w:val="afffe"/>
            <w:rFonts w:ascii="Fb Fontext" w:hAnsi="Fb Fontext" w:hint="cs"/>
            <w:rtl/>
          </w:rPr>
          <w:delText xml:space="preserve">דמיגניא</w:delText>
        </w:r>
      </w:del>
      <w:r w:rsidRPr="006F178A">
        <w:rPr>
          <w:rStyle w:val="afffe"/>
          <w:rFonts w:ascii="Fb Fontext" w:hAnsi="Fb Fontext" w:hint="cs"/>
          <w:rtl/>
        </w:rPr>
        <w:t xml:space="preserve"> </w:t>
      </w:r>
      <w:ins w:id="97869" w:author="קלוד" w:date="2026-10-11T13:11:34Z">
        <w:r>
          <w:rPr>
            <w:rStyle w:val="afffe"/>
            <w:rFonts w:ascii="Fb Fontext" w:hAnsi="Fb Fontext" w:hint="cs"/>
            <w:rtl/>
          </w:rPr>
          <w:t xml:space="preserve">בו -</w:t>
        </w:r>
      </w:ins>
      <w:del w:id="97870" w:author="קלוד" w:date="2026-10-11T13:11:34Z">
        <w:r w:rsidRPr="006F178A">
          <w:rPr>
            <w:rStyle w:val="afffe"/>
            <w:rFonts w:ascii="Fb Fontext" w:hAnsi="Fb Fontext" w:hint="cs"/>
            <w:rtl/>
          </w:rPr>
          <w:delText xml:space="preserve">בה</w:delText>
        </w:r>
      </w:del>
      <w:r w:rsidRPr="006F178A">
        <w:rPr>
          <w:rStyle w:val="afffe"/>
          <w:rFonts w:ascii="Fb Fontext" w:hAnsi="Fb Fontext" w:hint="cs"/>
          <w:rtl/>
        </w:rPr>
        <w:t xml:space="preserve"> </w:t>
      </w:r>
      <w:r w:rsidRPr="006F178A">
        <w:rPr>
          <w:rFonts w:hint="cs"/>
          <w:rtl/>
        </w:rPr>
        <w:t xml:space="preserve">יכולה לצאת </w:t>
      </w:r>
      <w:ins w:id="97867" w:author="קלוד" w:date="2026-10-11T13:11:34Z">
        <w:r>
          <w:rPr>
            <w:rFonts w:hint="cs"/>
            <w:rtl/>
          </w:rPr>
          <w:t xml:space="preserve">לרה"ר,</w:t>
        </w:r>
      </w:ins>
      <w:del w:id="97868" w:author="קלוד" w:date="2026-10-11T13:11:34Z">
        <w:r w:rsidRPr="006F178A">
          <w:rPr>
            <w:rFonts w:hint="cs"/>
            <w:rtl/>
          </w:rPr>
          <w:delText xml:space="preserve">לרה'ר-</w:delText>
        </w:r>
      </w:del>
      <w:r>
        <w:rPr>
          <w:rFonts w:hint="cs"/>
          <w:rtl/>
        </w:rPr>
        <w:t xml:space="preserve"> </w:t>
      </w:r>
      <w:ins w:id="97865" w:author="קלוד" w:date="2026-10-11T13:11:34Z">
        <w:r>
          <w:rPr>
            <w:rStyle w:val="afffffe"/>
            <w:rtl/>
          </w:rPr>
          <w:t xml:space="preserve">שלא תראנו</w:t>
        </w:r>
        <w:r>
          <w:rPr>
            <w:rStyle w:val="2fb"/>
            <w:rtl/>
          </w:rPr>
          <w:t xml:space="preserve">: רבי -</w:t>
        </w:r>
      </w:ins>
      <w:del w:id="97866" w:author="קלוד" w:date="2026-10-11T13:11:34Z">
        <w:r w:rsidRPr="006F178A">
          <w:rPr>
            <w:rStyle w:val="2fb"/>
            <w:rtl/>
          </w:rPr>
          <w:delText xml:space="preserve">רבי</w:delText>
        </w:r>
        <w:r w:rsidRPr="006F178A">
          <w:rPr>
            <w:rtl/>
          </w:rPr>
          <w:delText xml:space="preserve">:</w:delText>
        </w:r>
      </w:del>
      <w:r w:rsidRPr="006F178A">
        <w:rPr>
          <w:rtl/>
        </w:rPr>
        <w:t xml:space="preserve"> שן תותבת </w:t>
      </w:r>
      <w:ins w:id="97863" w:author="קלוד" w:date="2026-10-11T13:11:34Z">
        <w:r>
          <w:rPr>
            <w:rtl/>
          </w:rPr>
          <w:t xml:space="preserve">של זהב.</w:t>
        </w:r>
      </w:ins>
      <w:del w:id="97864" w:author="קלוד" w:date="2026-10-11T13:11:34Z">
        <w:r w:rsidRPr="006F178A">
          <w:rPr>
            <w:rtl/>
          </w:rPr>
          <w:delText xml:space="preserve">וזהב.</w:delText>
        </w:r>
      </w:del>
    </w:p>
    <w:p>
      <w:pPr>
        <w:pStyle w:val="38"/>
        <w:rPr>
          <w:ins w:id="97628" w:author="מנוע מכני" w:date="2026-10-11T12:04:39Z"/>
        </w:rPr>
      </w:pPr>
      <w:r w:rsidRPr="006F178A">
        <w:t xml:space="preserve">ר"א:</w:t>
      </w:r>
    </w:p>
    <w:p w:rsidR="00E9703F" w:rsidRPr="006F178A" w:rsidRDefault="00E9703F" w:rsidP="00E9703F">
      <w:pPr>
        <w:rPr>
          <w:rtl/>
        </w:rPr>
      </w:pPr>
      <w:del w:id="97629" w:author="מנוע מכני" w:date="2026-10-11T12:04:39Z">
        <w:r w:rsidRPr="006F178A">
          <w:rPr>
            <w:rtl/>
          </w:rPr>
          <w:delText xml:space="preserve"> </w:delText>
        </w:r>
      </w:del>
      <w:r w:rsidRPr="006F178A">
        <w:rPr>
          <w:rtl/>
        </w:rPr>
        <w:t xml:space="preserve">פטור בכובלת וצלוחית של פלייטון.</w:t>
      </w:r>
    </w:p>
    <w:p>
      <w:pPr>
        <w:pStyle w:val="38"/>
        <w:rPr>
          <w:ins w:id="97630" w:author="מנוע מכני" w:date="2026-10-11T12:04:39Z"/>
        </w:rPr>
      </w:pPr>
      <w:r w:rsidRPr="006F178A">
        <w:t xml:space="preserve">רשב"א:</w:t>
      </w:r>
    </w:p>
    <w:p w:rsidR="00E9703F" w:rsidRPr="006F178A" w:rsidRDefault="00E9703F" w:rsidP="00E9703F">
      <w:pPr>
        <w:rPr>
          <w:rtl/>
        </w:rPr>
      </w:pPr>
      <w:del w:id="97631" w:author="מנוע מכני" w:date="2026-10-11T12:04:39Z">
        <w:r w:rsidRPr="006F178A">
          <w:rPr>
            <w:rtl/>
          </w:rPr>
          <w:delText xml:space="preserve"> </w:delText>
        </w:r>
      </w:del>
      <w:r w:rsidRPr="006F178A">
        <w:rPr>
          <w:rtl/>
        </w:rPr>
        <w:t xml:space="preserve">למטה מן הסבכה יוצאה.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89" w:author="קלוד" w:date="2026-10-11T09:07:15Z"/>
        </w:rPr>
      </w:pPr>
      <w:ins w:id="20488" w:author="קלוד" w:date="2026-10-11T09:07:15Z">
        <w:r>
          <w:t xml:space="preserve">משנה ו</w:t>
        </w:r>
      </w:ins>
    </w:p>
    <w:p w:rsidR="00E9703F" w:rsidRPr="009757B9" w:rsidRDefault="00E9703F" w:rsidP="00E9703F">
      <w:pPr>
        <w:pStyle w:val="afff9"/>
        <w:rPr>
          <w:del w:id="20202" w:author="קלוד" w:date="2026-10-11T09:07:15Z"/>
          <w:b/>
          <w:rtl/>
        </w:rPr>
      </w:pPr>
      <w:del w:id="20200" w:author="קלוד" w:date="2026-10-11T09:07:15Z">
        <w:r w:rsidRPr="009757B9">
          <w:rPr>
            <w:rFonts w:hint="cs"/>
            <w:b/>
            <w:sz w:val="20"/>
            <w:rtl/>
          </w:rPr>
          <w:delText xml:space="preserve">משנה</w:delText>
        </w:r>
      </w:del>
      <w:del w:id="20201"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34" w:author="קלוד" w:date="2026-10-11T12:09:42Z">
          <w:pPr>
            <w:pStyle w:val="afff9"/>
          </w:pPr>
        </w:pPrChange>
      </w:pPr>
      <w:r w:rsidRPr="009757B9">
        <w:rPr>
          <w:rFonts w:hint="cs"/>
          <w:b/>
          <w:rtl/>
        </w:rPr>
        <w:t>יוצאה</w:t>
      </w:r>
      <w:r w:rsidRPr="009757B9">
        <w:rPr>
          <w:b/>
          <w:rtl/>
        </w:rPr>
        <w:t xml:space="preserve"> </w:t>
      </w:r>
      <w:r w:rsidRPr="009757B9">
        <w:rPr>
          <w:rFonts w:hint="cs"/>
          <w:b/>
          <w:rtl/>
        </w:rPr>
        <w:t>בסלע</w:t>
      </w:r>
      <w:r w:rsidRPr="009757B9">
        <w:rPr>
          <w:b/>
          <w:rtl/>
        </w:rPr>
        <w:t xml:space="preserve"> </w:t>
      </w:r>
      <w:r w:rsidRPr="009757B9">
        <w:rPr>
          <w:rFonts w:hint="cs"/>
          <w:b/>
          <w:rtl/>
        </w:rPr>
        <w:t>שעל</w:t>
      </w:r>
      <w:r w:rsidRPr="009757B9">
        <w:rPr>
          <w:b/>
          <w:rtl/>
        </w:rPr>
        <w:t xml:space="preserve"> </w:t>
      </w:r>
      <w:r w:rsidRPr="009757B9">
        <w:rPr>
          <w:rFonts w:hint="cs"/>
          <w:b/>
          <w:rtl/>
        </w:rPr>
        <w:t>הצינית</w:t>
      </w:r>
      <w:r w:rsidRPr="009757B9">
        <w:rPr>
          <w:b/>
          <w:rtl/>
        </w:rPr>
        <w:t xml:space="preserve">. </w:t>
      </w:r>
      <w:r w:rsidRPr="009757B9">
        <w:rPr>
          <w:rFonts w:hint="cs"/>
          <w:b/>
          <w:rtl/>
        </w:rPr>
        <w:t>הבנות</w:t>
      </w:r>
      <w:r w:rsidRPr="009757B9">
        <w:rPr>
          <w:b/>
          <w:rtl/>
        </w:rPr>
        <w:t xml:space="preserve"> </w:t>
      </w:r>
      <w:r w:rsidRPr="009757B9">
        <w:rPr>
          <w:rFonts w:hint="cs"/>
          <w:b/>
          <w:rtl/>
        </w:rPr>
        <w:t>קטנות</w:t>
      </w:r>
      <w:r w:rsidRPr="009757B9">
        <w:rPr>
          <w:b/>
          <w:rtl/>
        </w:rPr>
        <w:t xml:space="preserve"> </w:t>
      </w:r>
      <w:r w:rsidRPr="009757B9">
        <w:rPr>
          <w:rFonts w:hint="cs"/>
          <w:b/>
          <w:rtl/>
        </w:rPr>
        <w:t>יוצאות</w:t>
      </w:r>
      <w:r w:rsidRPr="009757B9">
        <w:rPr>
          <w:b/>
          <w:rtl/>
        </w:rPr>
        <w:t xml:space="preserve"> </w:t>
      </w:r>
      <w:r w:rsidRPr="009757B9">
        <w:rPr>
          <w:rFonts w:hint="cs"/>
          <w:b/>
          <w:rtl/>
        </w:rPr>
        <w:t>בחוטין</w:t>
      </w:r>
      <w:r w:rsidRPr="009757B9">
        <w:rPr>
          <w:b/>
          <w:rtl/>
        </w:rPr>
        <w:t xml:space="preserve">, </w:t>
      </w:r>
      <w:r w:rsidRPr="009757B9">
        <w:rPr>
          <w:rFonts w:hint="cs"/>
          <w:b/>
          <w:rtl/>
        </w:rPr>
        <w:t>ואפילו</w:t>
      </w:r>
      <w:r w:rsidRPr="009757B9">
        <w:rPr>
          <w:b/>
          <w:rtl/>
        </w:rPr>
        <w:t xml:space="preserve"> </w:t>
      </w:r>
      <w:r w:rsidRPr="009757B9">
        <w:rPr>
          <w:rFonts w:hint="cs"/>
          <w:b/>
          <w:rtl/>
        </w:rPr>
        <w:t>בקיסמין</w:t>
      </w:r>
      <w:r w:rsidRPr="009757B9">
        <w:rPr>
          <w:b/>
          <w:rtl/>
        </w:rPr>
        <w:t xml:space="preserve"> </w:t>
      </w:r>
      <w:r w:rsidRPr="009757B9">
        <w:rPr>
          <w:rFonts w:hint="cs"/>
          <w:b/>
          <w:rtl/>
        </w:rPr>
        <w:t>שבאזניהם</w:t>
      </w:r>
      <w:r w:rsidRPr="009757B9">
        <w:rPr>
          <w:b/>
          <w:rtl/>
        </w:rPr>
        <w:t xml:space="preserve">. </w:t>
      </w:r>
      <w:r w:rsidRPr="009757B9">
        <w:rPr>
          <w:rFonts w:hint="cs"/>
          <w:b/>
          <w:rtl/>
        </w:rPr>
        <w:t>ערביות</w:t>
      </w:r>
      <w:r w:rsidRPr="009757B9">
        <w:rPr>
          <w:b/>
          <w:rtl/>
        </w:rPr>
        <w:t xml:space="preserve"> </w:t>
      </w:r>
      <w:r w:rsidRPr="009757B9">
        <w:rPr>
          <w:rFonts w:hint="cs"/>
          <w:b/>
          <w:rtl/>
        </w:rPr>
        <w:t>יוצאות</w:t>
      </w:r>
      <w:r w:rsidRPr="009757B9">
        <w:rPr>
          <w:b/>
          <w:rtl/>
        </w:rPr>
        <w:t xml:space="preserve"> </w:t>
      </w:r>
      <w:r w:rsidRPr="009757B9">
        <w:rPr>
          <w:rFonts w:hint="cs"/>
          <w:b/>
          <w:rtl/>
        </w:rPr>
        <w:t>רעולות</w:t>
      </w:r>
      <w:r w:rsidRPr="009757B9">
        <w:rPr>
          <w:b/>
          <w:rtl/>
        </w:rPr>
        <w:t xml:space="preserve">, </w:t>
      </w:r>
      <w:r w:rsidRPr="009757B9">
        <w:rPr>
          <w:rFonts w:hint="cs"/>
          <w:b/>
          <w:rtl/>
        </w:rPr>
        <w:t>ומדיות</w:t>
      </w:r>
      <w:r w:rsidRPr="009757B9">
        <w:rPr>
          <w:b/>
          <w:rtl/>
        </w:rPr>
        <w:t xml:space="preserve"> </w:t>
      </w:r>
      <w:r w:rsidRPr="009757B9">
        <w:rPr>
          <w:rFonts w:hint="cs"/>
          <w:b/>
          <w:rtl/>
        </w:rPr>
        <w:t>פרופות</w:t>
      </w:r>
      <w:r w:rsidRPr="009757B9">
        <w:rPr>
          <w:b/>
          <w:rtl/>
        </w:rPr>
        <w:t xml:space="preserve">, </w:t>
      </w:r>
      <w:r w:rsidRPr="009757B9">
        <w:rPr>
          <w:rFonts w:hint="cs"/>
          <w:b/>
          <w:rtl/>
        </w:rPr>
        <w:t>וכל</w:t>
      </w:r>
      <w:r w:rsidRPr="009757B9">
        <w:rPr>
          <w:b/>
          <w:rtl/>
        </w:rPr>
        <w:t xml:space="preserve"> </w:t>
      </w:r>
      <w:r w:rsidRPr="009757B9">
        <w:rPr>
          <w:rFonts w:hint="cs"/>
          <w:b/>
          <w:rtl/>
        </w:rPr>
        <w:t>אדם</w:t>
      </w:r>
      <w:r w:rsidRPr="009757B9">
        <w:rPr>
          <w:b/>
          <w:rtl/>
        </w:rPr>
        <w:t xml:space="preserve"> - </w:t>
      </w:r>
      <w:r w:rsidRPr="009757B9">
        <w:rPr>
          <w:rFonts w:hint="cs"/>
          <w:b/>
          <w:rtl/>
        </w:rPr>
        <w:t>אלא</w:t>
      </w:r>
      <w:r w:rsidRPr="009757B9">
        <w:rPr>
          <w:b/>
          <w:rtl/>
        </w:rPr>
        <w:t xml:space="preserve"> </w:t>
      </w:r>
      <w:r w:rsidRPr="009757B9">
        <w:rPr>
          <w:rFonts w:hint="cs"/>
          <w:b/>
          <w:rtl/>
        </w:rPr>
        <w:t>שדברו</w:t>
      </w:r>
      <w:r w:rsidRPr="009757B9">
        <w:rPr>
          <w:b/>
          <w:rtl/>
        </w:rPr>
        <w:t xml:space="preserve"> </w:t>
      </w:r>
      <w:r>
        <w:rPr>
          <w:rStyle w:val="TanaimMishna"/>
          <w:rFonts w:hint="cs"/>
          <w:b/>
          <w:rtl/>
          <w:rPrChange w:id="20025" w:author="קלוד" w:date="2026-10-11T09:07:15Z">
            <w:rPr>
              <w:rFonts w:hint="cs"/>
              <w:b/>
              <w:rtl/>
            </w:rPr>
          </w:rPrChange>
        </w:rPr>
        <w:t xml:space="preserve">חכמים</w:t>
      </w:r>
      <w:r w:rsidRPr="009757B9">
        <w:rPr>
          <w:b/>
          <w:rtl/>
        </w:rPr>
        <w:t xml:space="preserve"> </w:t>
      </w:r>
      <w:r w:rsidRPr="009757B9">
        <w:rPr>
          <w:rFonts w:hint="cs"/>
          <w:b/>
          <w:rtl/>
        </w:rPr>
        <w:t>בהוה</w:t>
      </w:r>
      <w:r w:rsidRPr="009757B9">
        <w:rPr>
          <w:b/>
          <w:rtl/>
        </w:rPr>
        <w:t xml:space="preserve">. </w:t>
      </w:r>
      <w:r w:rsidRPr="009757B9">
        <w:rPr>
          <w:rFonts w:hint="cs"/>
          <w:b/>
          <w:rtl/>
        </w:rPr>
        <w:t>פורפת</w:t>
      </w:r>
      <w:r w:rsidRPr="009757B9">
        <w:rPr>
          <w:b/>
          <w:rtl/>
        </w:rPr>
        <w:t xml:space="preserve"> </w:t>
      </w:r>
      <w:r w:rsidRPr="009757B9">
        <w:rPr>
          <w:rFonts w:hint="cs"/>
          <w:b/>
          <w:rtl/>
        </w:rPr>
        <w:t>על</w:t>
      </w:r>
      <w:r w:rsidRPr="009757B9">
        <w:rPr>
          <w:b/>
          <w:rtl/>
        </w:rPr>
        <w:t xml:space="preserve"> </w:t>
      </w:r>
      <w:r w:rsidRPr="009757B9">
        <w:rPr>
          <w:rFonts w:hint="cs"/>
          <w:b/>
          <w:rtl/>
        </w:rPr>
        <w:t>האבן</w:t>
      </w:r>
      <w:r w:rsidRPr="009757B9">
        <w:rPr>
          <w:b/>
          <w:rtl/>
        </w:rPr>
        <w:t xml:space="preserve">, </w:t>
      </w:r>
      <w:r w:rsidRPr="009757B9">
        <w:rPr>
          <w:rFonts w:hint="cs"/>
          <w:b/>
          <w:rtl/>
        </w:rPr>
        <w:t>ועל</w:t>
      </w:r>
      <w:r w:rsidRPr="009757B9">
        <w:rPr>
          <w:b/>
          <w:rtl/>
        </w:rPr>
        <w:t xml:space="preserve"> </w:t>
      </w:r>
      <w:r w:rsidRPr="009757B9">
        <w:rPr>
          <w:rFonts w:hint="cs"/>
          <w:b/>
          <w:rtl/>
        </w:rPr>
        <w:t>האגוז</w:t>
      </w:r>
      <w:r w:rsidRPr="009757B9">
        <w:rPr>
          <w:b/>
          <w:rtl/>
        </w:rPr>
        <w:t xml:space="preserve">, </w:t>
      </w:r>
      <w:r w:rsidRPr="009757B9">
        <w:rPr>
          <w:rFonts w:hint="cs"/>
          <w:b/>
          <w:rtl/>
        </w:rPr>
        <w:t>ועל</w:t>
      </w:r>
      <w:r w:rsidRPr="009757B9">
        <w:rPr>
          <w:b/>
          <w:rtl/>
        </w:rPr>
        <w:t xml:space="preserve"> </w:t>
      </w:r>
      <w:r w:rsidRPr="009757B9">
        <w:rPr>
          <w:rFonts w:hint="cs"/>
          <w:b/>
          <w:rtl/>
        </w:rPr>
        <w:t>המטבע</w:t>
      </w:r>
      <w:r w:rsidRPr="009757B9">
        <w:rPr>
          <w:b/>
          <w:rtl/>
        </w:rPr>
        <w:t xml:space="preserve">, </w:t>
      </w:r>
      <w:r w:rsidRPr="009757B9">
        <w:rPr>
          <w:rFonts w:hint="cs"/>
          <w:b/>
          <w:rtl/>
        </w:rPr>
        <w:t>ובלבד</w:t>
      </w:r>
      <w:r w:rsidRPr="009757B9">
        <w:rPr>
          <w:b/>
          <w:rtl/>
        </w:rPr>
        <w:t xml:space="preserve"> </w:t>
      </w:r>
      <w:r w:rsidRPr="009757B9">
        <w:rPr>
          <w:rFonts w:hint="cs"/>
          <w:b/>
          <w:rtl/>
        </w:rPr>
        <w:t>שלא</w:t>
      </w:r>
      <w:r w:rsidRPr="009757B9">
        <w:rPr>
          <w:b/>
          <w:rtl/>
        </w:rPr>
        <w:t xml:space="preserve"> </w:t>
      </w:r>
      <w:r w:rsidRPr="009757B9">
        <w:rPr>
          <w:rFonts w:hint="cs"/>
          <w:b/>
          <w:rtl/>
        </w:rPr>
        <w:t>תפרוף</w:t>
      </w:r>
      <w:r w:rsidRPr="009757B9">
        <w:rPr>
          <w:b/>
          <w:rtl/>
        </w:rPr>
        <w:t xml:space="preserve"> </w:t>
      </w:r>
      <w:r w:rsidRPr="009757B9">
        <w:rPr>
          <w:rFonts w:hint="cs"/>
          <w:b/>
          <w:rtl/>
        </w:rPr>
        <w:t>לכתחלה</w:t>
      </w:r>
      <w:r w:rsidRPr="009757B9">
        <w:rPr>
          <w:b/>
          <w:rtl/>
        </w:rPr>
        <w:t xml:space="preserve"> </w:t>
      </w:r>
      <w:r w:rsidRPr="009757B9">
        <w:rPr>
          <w:rFonts w:hint="cs"/>
          <w:b/>
          <w:rtl/>
        </w:rPr>
        <w:t>בשבת</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43" w:author="קלוד" w:date="2026-10-11T12:33:55Z"/>
        </w:rPr>
      </w:pPr>
      <w:ins w:id="90844" w:author="קלוד" w:date="2026-10-11T12:33:55Z">
        <w:r>
          <w:rPr>
            <w:color w:val="7B3F00"/>
          </w:rPr>
          <w:t xml:space="preserve">סלע שעל הצינית - ובנות קטנות בחוטין</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hint="cs"/>
          <w:rtl/>
        </w:rPr>
        <w:t>סלע שעל הצינית</w:t>
      </w:r>
      <w:r w:rsidRPr="006F178A">
        <w:rPr>
          <w:rFonts w:ascii="Fb Fontext" w:hAnsi="Fb Fontext" w:hint="cs"/>
          <w:rtl/>
        </w:rPr>
        <w:t xml:space="preserve"> </w:t>
      </w:r>
      <w:ins w:id="97881" w:author="קלוד" w:date="2026-10-11T13:11:34Z">
        <w:r>
          <w:rPr>
            <w:rStyle w:val="afffffe"/>
            <w:rFonts w:ascii="Fb Fontext" w:hAnsi="Fb Fontext"/>
            <w:rtl/>
          </w:rPr>
          <w:t xml:space="preserve">מכה</w:t>
        </w:r>
      </w:ins>
      <w:del w:id="97882" w:author="קלוד" w:date="2026-10-11T13:11:34Z">
        <w:r w:rsidRPr="006F178A">
          <w:rPr>
            <w:rFonts w:ascii="Fb Fontext" w:hAnsi="Fb Fontext"/>
            <w:rtl/>
          </w:rPr>
          <w:delText xml:space="preserve">יוצאה</w:delText>
        </w:r>
      </w:del>
      <w:r w:rsidRPr="006F178A">
        <w:rPr>
          <w:rFonts w:ascii="Fb Fontext" w:hAnsi="Fb Fontext"/>
          <w:rtl/>
        </w:rPr>
        <w:t xml:space="preserve"> </w:t>
      </w:r>
      <w:ins w:id="97879" w:author="קלוד" w:date="2026-10-11T13:11:34Z">
        <w:r>
          <w:rPr>
            <w:rStyle w:val="afffffe"/>
            <w:rFonts w:ascii="Fb Fontext" w:hAnsi="Fb Fontext"/>
            <w:rtl/>
          </w:rPr>
          <w:t xml:space="preserve">ברגל</w:t>
        </w:r>
      </w:ins>
      <w:del w:id="97880" w:author="קלוד" w:date="2026-10-11T13:11:34Z">
        <w:r w:rsidRPr="006F178A">
          <w:rPr>
            <w:rFonts w:ascii="Fb Fontext" w:hAnsi="Fb Fontext"/>
            <w:rtl/>
          </w:rPr>
          <w:delText xml:space="preserve">לאשמיענן</w:delText>
        </w:r>
      </w:del>
      <w:r w:rsidRPr="006F178A">
        <w:rPr>
          <w:rFonts w:ascii="Fb Fontext" w:hAnsi="Fb Fontext"/>
          <w:rtl/>
        </w:rPr>
        <w:t xml:space="preserve"> </w:t>
      </w:r>
      <w:ins w:id="97877" w:author="קלוד" w:date="2026-10-11T13:11:34Z">
        <w:r>
          <w:rPr>
            <w:rFonts w:ascii="Fb Fontext" w:hAnsi="Fb Fontext"/>
            <w:rtl/>
          </w:rPr>
          <w:t xml:space="preserve">-</w:t>
        </w:r>
      </w:ins>
      <w:del w:id="97878" w:author="קלוד" w:date="2026-10-11T13:11:34Z">
        <w:r w:rsidRPr="006F178A">
          <w:rPr>
            <w:rFonts w:ascii="Fb Fontext" w:hAnsi="Fb Fontext"/>
            <w:rtl/>
          </w:rPr>
          <w:delText xml:space="preserve">אכותא</w:delText>
        </w:r>
      </w:del>
      <w:r w:rsidRPr="006F178A">
        <w:rPr>
          <w:rFonts w:ascii="Fb Fontext" w:hAnsi="Fb Fontext"/>
          <w:rtl/>
        </w:rPr>
        <w:t xml:space="preserve"> </w:t>
      </w:r>
      <w:ins w:id="97875" w:author="קלוד" w:date="2026-10-11T13:11:34Z">
        <w:r>
          <w:rPr>
            <w:rFonts w:ascii="Fb Fontext" w:hAnsi="Fb Fontext"/>
            <w:rtl/>
          </w:rPr>
          <w:t xml:space="preserve">יוצאה,</w:t>
        </w:r>
      </w:ins>
      <w:del w:id="97876" w:author="קלוד" w:date="2026-10-11T13:11:34Z">
        <w:r w:rsidRPr="006F178A">
          <w:rPr>
            <w:rFonts w:ascii="Fb Fontext" w:hAnsi="Fb Fontext"/>
            <w:rtl/>
          </w:rPr>
          <w:delText xml:space="preserve">שוכתא</w:delText>
        </w:r>
      </w:del>
      <w:r w:rsidRPr="006F178A">
        <w:rPr>
          <w:rFonts w:ascii="Fb Fontext" w:hAnsi="Fb Fontext"/>
          <w:rtl/>
        </w:rPr>
        <w:t xml:space="preserve"> </w:t>
      </w:r>
      <w:ins w:id="97873" w:author="קלוד" w:date="2026-10-11T13:11:34Z">
        <w:r>
          <w:rPr>
            <w:rFonts w:ascii="Fb Fontext" w:hAnsi="Fb Fontext"/>
            <w:rtl/>
          </w:rPr>
          <w:t xml:space="preserve">שמועיל בכולם: בקשיותו, בחלודתו ובצורתו.</w:t>
        </w:r>
      </w:ins>
      <w:del w:id="97874" w:author="קלוד" w:date="2026-10-11T13:11:34Z">
        <w:r w:rsidRPr="006F178A">
          <w:rPr>
            <w:rFonts w:ascii="Fb Fontext" w:hAnsi="Fb Fontext"/>
            <w:rtl/>
          </w:rPr>
          <w:delText xml:space="preserve">וצורתא.</w:delText>
        </w:r>
      </w:del>
    </w:p>
    <w:p w:rsidR="00E9703F" w:rsidRDefault="00E9703F" w:rsidP="00E9703F">
      <w:pPr>
        <w:rPr>
          <w:rtl/>
        </w:rPr>
      </w:pPr>
      <w:r w:rsidRPr="006F178A">
        <w:rPr>
          <w:rtl/>
        </w:rPr>
        <w:t>•</w:t>
      </w:r>
      <w:r w:rsidRPr="006F178A">
        <w:rPr>
          <w:rFonts w:hint="cs"/>
          <w:rtl/>
        </w:rPr>
        <w:t xml:space="preserve"> </w:t>
      </w:r>
      <w:ins w:id="97893" w:author="קלוד" w:date="2026-10-11T13:11:34Z">
        <w:r>
          <w:rPr>
            <w:rtl/>
          </w:rPr>
          <w:t xml:space="preserve">אבי</w:t>
        </w:r>
      </w:ins>
      <w:del w:id="97894" w:author="קלוד" w:date="2026-10-11T13:11:34Z">
        <w:r w:rsidRPr="006F178A">
          <w:rPr>
            <w:rtl/>
          </w:rPr>
          <w:delText xml:space="preserve">אבוה</w:delText>
        </w:r>
      </w:del>
      <w:r w:rsidRPr="006F178A">
        <w:rPr>
          <w:rtl/>
        </w:rPr>
        <w:t xml:space="preserve"> </w:t>
      </w:r>
      <w:ins w:id="97891" w:author="קלוד" w:date="2026-10-11T13:11:34Z">
        <w:r>
          <w:rPr>
            <w:rStyle w:val="2fb"/>
            <w:rtl/>
          </w:rPr>
          <w:t xml:space="preserve">שמואל</w:t>
        </w:r>
      </w:ins>
      <w:del w:id="97892" w:author="קלוד" w:date="2026-10-11T13:11:34Z">
        <w:r w:rsidRPr="006F178A">
          <w:rPr>
            <w:rStyle w:val="2fb"/>
            <w:rtl/>
          </w:rPr>
          <w:delText xml:space="preserve">דשמואל</w:delText>
        </w:r>
      </w:del>
      <w:r w:rsidRPr="006F178A">
        <w:rPr>
          <w:rtl/>
        </w:rPr>
        <w:t xml:space="preserve"> </w:t>
      </w:r>
      <w:r w:rsidRPr="006F178A">
        <w:rPr>
          <w:rtl/>
        </w:rPr>
        <w:t xml:space="preserve">לא</w:t>
      </w:r>
      <w:r w:rsidRPr="006F178A">
        <w:rPr>
          <w:rtl/>
        </w:rPr>
        <w:t xml:space="preserve"> </w:t>
      </w:r>
      <w:ins w:id="97889" w:author="קלוד" w:date="2026-10-11T13:11:34Z">
        <w:r>
          <w:rPr>
            <w:rtl/>
          </w:rPr>
          <w:t xml:space="preserve">הניח</w:t>
        </w:r>
      </w:ins>
      <w:del w:id="97890" w:author="קלוד" w:date="2026-10-11T13:11:34Z">
        <w:r w:rsidRPr="006F178A">
          <w:rPr>
            <w:rtl/>
          </w:rPr>
          <w:delText xml:space="preserve">שביק</w:delText>
        </w:r>
      </w:del>
      <w:r w:rsidRPr="006F178A">
        <w:rPr>
          <w:rtl/>
        </w:rPr>
        <w:t xml:space="preserve"> </w:t>
      </w:r>
      <w:ins w:id="94271" w:author="מנוע מכני" w:date="2026-10-11T12:04:39Z">
        <w:ins w:id="97887" w:author="קלוד" w:date="2026-10-11T13:11:34Z">
          <w:r>
            <w:rPr>
              <w:rtl/>
            </w:rPr>
            <w:t xml:space="preserve">לבנותיו</w:t>
          </w:r>
        </w:ins>
        <w:del w:id="97888" w:author="קלוד" w:date="2026-10-11T13:11:34Z">
          <w:r>
            <w:rPr>
              <w:rtl/>
            </w:rPr>
            <w:delText xml:space="preserve">להם</w:delText>
          </w:r>
        </w:del>
      </w:ins>
      <w:del w:id="94272" w:author="מנוע מכני" w:date="2026-10-11T12:04:39Z">
        <w:r w:rsidRPr="006F178A">
          <w:rPr>
            <w:rtl/>
          </w:rPr>
          <w:delText xml:space="preserve">להו</w:delText>
        </w:r>
      </w:del>
      <w:r w:rsidRPr="006F178A">
        <w:rPr>
          <w:rtl/>
        </w:rPr>
        <w:t xml:space="preserve"> </w:t>
      </w:r>
      <w:ins w:id="97885" w:author="קלוד" w:date="2026-10-11T13:11:34Z">
        <w:r>
          <w:rPr>
            <w:rtl/>
          </w:rPr>
          <w:t xml:space="preserve">לצאת</w:t>
        </w:r>
      </w:ins>
      <w:del w:id="97886" w:author="קלוד" w:date="2026-10-11T13:11:34Z">
        <w:r w:rsidRPr="006F178A">
          <w:rPr>
            <w:rtl/>
          </w:rPr>
          <w:delText xml:space="preserve">לבנתיה ד</w:delText>
        </w:r>
        <w:r>
          <w:rPr>
            <w:rtl/>
          </w:rPr>
          <w:delText xml:space="preserve">יצא</w:delText>
        </w:r>
        <w:r w:rsidRPr="006F178A">
          <w:rPr>
            <w:rtl/>
          </w:rPr>
          <w:delText xml:space="preserve">י</w:delText>
        </w:r>
      </w:del>
      <w:r w:rsidRPr="006F178A">
        <w:rPr>
          <w:rtl/>
        </w:rPr>
        <w:t xml:space="preserve"> בחוטין, </w:t>
      </w:r>
      <w:ins w:id="97883" w:author="קלוד" w:date="2026-10-11T13:11:34Z">
        <w:r>
          <w:rPr>
            <w:rtl/>
          </w:rPr>
          <w:t xml:space="preserve">[שצבעונין</w:t>
        </w:r>
      </w:ins>
      <w:del w:id="97884" w:author="קלוד" w:date="2026-10-11T13:11:34Z">
        <w:r w:rsidRPr="006F178A">
          <w:rPr>
            <w:rtl/>
          </w:rPr>
          <w:delText xml:space="preserve">[דצבעונין</w:delText>
        </w:r>
      </w:del>
      <w:r w:rsidRPr="006F178A">
        <w:rPr>
          <w:rtl/>
        </w:rPr>
        <w:t xml:space="preserve"> </w:t>
      </w:r>
      <w:ins w:id="95415" w:author="מנוע מכני" w:date="2026-10-11T12:04:39Z">
        <w:r>
          <w:rPr>
            <w:rtl/>
          </w:rPr>
          <w:t xml:space="preserve">היו</w:t>
        </w:r>
      </w:ins>
      <w:del w:id="95416" w:author="מנוע מכני" w:date="2026-10-11T12:04:39Z">
        <w:r w:rsidRPr="006F178A">
          <w:rPr>
            <w:rtl/>
          </w:rPr>
          <w:delText xml:space="preserve">הוו</w:delText>
        </w:r>
      </w:del>
      <w:r w:rsidRPr="006F178A">
        <w:rPr>
          <w:rtl/>
        </w:rPr>
        <w:t xml:space="preserve">]</w:t>
      </w:r>
    </w:p>
    <w:p w:rsidR="00E9703F" w:rsidRDefault="00E9703F" w:rsidP="00E9703F">
      <w:pPr>
        <w:rPr>
          <w:rtl/>
        </w:rPr>
      </w:pPr>
      <w:r w:rsidRPr="006F178A">
        <w:rPr>
          <w:rtl/>
        </w:rPr>
        <w:t xml:space="preserve">ולא </w:t>
      </w:r>
      <w:ins w:id="97903" w:author="קלוד" w:date="2026-10-11T13:11:34Z">
        <w:r>
          <w:rPr>
            <w:rtl/>
          </w:rPr>
          <w:t xml:space="preserve">הניח</w:t>
        </w:r>
      </w:ins>
      <w:del w:id="97904" w:author="קלוד" w:date="2026-10-11T13:11:34Z">
        <w:r w:rsidRPr="006F178A">
          <w:rPr>
            <w:rtl/>
          </w:rPr>
          <w:delText xml:space="preserve">שביק</w:delText>
        </w:r>
      </w:del>
      <w:r w:rsidRPr="006F178A">
        <w:rPr>
          <w:rtl/>
        </w:rPr>
        <w:t xml:space="preserve"> </w:t>
      </w:r>
      <w:ins w:id="94273" w:author="מנוע מכני" w:date="2026-10-11T12:04:39Z">
        <w:ins w:id="97901" w:author="קלוד" w:date="2026-10-11T13:11:34Z">
          <w:r>
            <w:rPr>
              <w:rtl/>
            </w:rPr>
            <w:t xml:space="preserve">להן</w:t>
          </w:r>
        </w:ins>
        <w:del w:id="97902" w:author="קלוד" w:date="2026-10-11T13:11:34Z">
          <w:r>
            <w:rPr>
              <w:rtl/>
            </w:rPr>
            <w:delText xml:space="preserve">להם</w:delText>
          </w:r>
        </w:del>
      </w:ins>
      <w:del w:id="94274" w:author="מנוע מכני" w:date="2026-10-11T12:04:39Z">
        <w:r w:rsidRPr="006F178A">
          <w:rPr>
            <w:rtl/>
          </w:rPr>
          <w:delText xml:space="preserve">להו</w:delText>
        </w:r>
      </w:del>
      <w:r w:rsidRPr="006F178A">
        <w:rPr>
          <w:rtl/>
        </w:rPr>
        <w:t xml:space="preserve"> </w:t>
      </w:r>
      <w:ins w:id="97899" w:author="קלוד" w:date="2026-10-11T13:11:34Z">
        <w:r>
          <w:rPr>
            <w:rtl/>
          </w:rPr>
          <w:t xml:space="preserve">לשכב</w:t>
        </w:r>
      </w:ins>
      <w:del w:id="97900" w:author="קלוד" w:date="2026-10-11T13:11:34Z">
        <w:r w:rsidRPr="006F178A">
          <w:rPr>
            <w:rtl/>
          </w:rPr>
          <w:delText xml:space="preserve">גניאן</w:delText>
        </w:r>
      </w:del>
      <w:r w:rsidRPr="006F178A">
        <w:rPr>
          <w:rtl/>
        </w:rPr>
        <w:t xml:space="preserve"> </w:t>
      </w:r>
      <w:ins w:id="97897" w:author="קלוד" w:date="2026-10-11T13:11:34Z">
        <w:r>
          <w:rPr>
            <w:rtl/>
          </w:rPr>
          <w:t xml:space="preserve">זו</w:t>
        </w:r>
      </w:ins>
      <w:del w:id="97898" w:author="קלוד" w:date="2026-10-11T13:11:34Z">
        <w:r w:rsidRPr="006F178A">
          <w:rPr>
            <w:rtl/>
          </w:rPr>
          <w:delText xml:space="preserve">גבי</w:delText>
        </w:r>
      </w:del>
      <w:r w:rsidRPr="006F178A">
        <w:rPr>
          <w:rtl/>
        </w:rPr>
        <w:t xml:space="preserve"> </w:t>
      </w:r>
      <w:ins w:id="97895" w:author="קלוד" w:date="2026-10-11T13:11:34Z">
        <w:r>
          <w:rPr>
            <w:rtl/>
          </w:rPr>
          <w:t xml:space="preserve">אצל זו,</w:t>
        </w:r>
      </w:ins>
      <w:del w:id="97896" w:author="קלוד" w:date="2026-10-11T13:11:34Z">
        <w:r w:rsidRPr="006F178A">
          <w:rPr>
            <w:rtl/>
          </w:rPr>
          <w:delText xml:space="preserve">הדדי,</w:delText>
        </w:r>
      </w:del>
      <w:r w:rsidRPr="006F178A">
        <w:rPr>
          <w:rtl/>
        </w:rPr>
        <w:t xml:space="preserve"> [דפסולות לכהונה </w:t>
      </w:r>
      <w:r w:rsidRPr="006F178A">
        <w:rPr>
          <w:rFonts w:hint="cs"/>
          <w:rtl/>
        </w:rPr>
        <w:t>ש</w:t>
      </w:r>
      <w:r w:rsidRPr="006F178A">
        <w:rPr>
          <w:rtl/>
        </w:rPr>
        <w:t>לא יתאוו לישכב עם איש]</w:t>
      </w:r>
    </w:p>
    <w:p w:rsidR="00E9703F" w:rsidRPr="006F178A" w:rsidRDefault="00E9703F" w:rsidP="00E9703F">
      <w:pPr>
        <w:rPr>
          <w:rtl/>
        </w:rPr>
      </w:pPr>
      <w:ins w:id="95573" w:author="מנוע מכני" w:date="2026-10-11T12:04:39Z">
        <w:r>
          <w:rPr>
            <w:rtl/>
          </w:rPr>
          <w:t xml:space="preserve">ועשה</w:t>
        </w:r>
      </w:ins>
      <w:del w:id="95574" w:author="מנוע מכני" w:date="2026-10-11T12:04:39Z">
        <w:r w:rsidRPr="006F178A">
          <w:rPr>
            <w:rtl/>
          </w:rPr>
          <w:delText xml:space="preserve">ועביד</w:delText>
        </w:r>
      </w:del>
      <w:r w:rsidRPr="006F178A">
        <w:rPr>
          <w:rtl/>
        </w:rPr>
        <w:t xml:space="preserve"> </w:t>
      </w:r>
      <w:ins w:id="94275" w:author="מנוע מכני" w:date="2026-10-11T12:04:39Z">
        <w:ins w:id="97911" w:author="קלוד" w:date="2026-10-11T13:11:34Z">
          <w:r>
            <w:rPr>
              <w:rtl/>
            </w:rPr>
            <w:t xml:space="preserve">להן</w:t>
          </w:r>
        </w:ins>
        <w:del w:id="97912" w:author="קלוד" w:date="2026-10-11T13:11:34Z">
          <w:r>
            <w:rPr>
              <w:rtl/>
            </w:rPr>
            <w:delText xml:space="preserve">להם</w:delText>
          </w:r>
        </w:del>
      </w:ins>
      <w:del w:id="94276" w:author="מנוע מכני" w:date="2026-10-11T12:04:39Z">
        <w:r w:rsidRPr="006F178A">
          <w:rPr>
            <w:rtl/>
          </w:rPr>
          <w:delText xml:space="preserve">להו</w:delText>
        </w:r>
      </w:del>
      <w:r w:rsidRPr="006F178A">
        <w:rPr>
          <w:rtl/>
        </w:rPr>
        <w:t xml:space="preserve"> מקואות </w:t>
      </w:r>
      <w:ins w:id="97909" w:author="קלוד" w:date="2026-10-11T13:11:34Z">
        <w:r>
          <w:rPr>
            <w:rtl/>
          </w:rPr>
          <w:t xml:space="preserve">בימי</w:t>
        </w:r>
      </w:ins>
      <w:del w:id="97910" w:author="קלוד" w:date="2026-10-11T13:11:34Z">
        <w:r w:rsidRPr="006F178A">
          <w:rPr>
            <w:rtl/>
          </w:rPr>
          <w:delText xml:space="preserve">ביומי</w:delText>
        </w:r>
      </w:del>
      <w:r w:rsidRPr="006F178A">
        <w:rPr>
          <w:rtl/>
        </w:rPr>
        <w:t xml:space="preserve"> ניסן, </w:t>
      </w:r>
      <w:ins w:id="97907" w:author="קלוד" w:date="2026-10-11T13:11:34Z">
        <w:r>
          <w:rPr>
            <w:rtl/>
          </w:rPr>
          <w:t xml:space="preserve">ומחצלות</w:t>
        </w:r>
      </w:ins>
      <w:del w:id="97908" w:author="קלוד" w:date="2026-10-11T13:11:34Z">
        <w:r w:rsidRPr="006F178A">
          <w:rPr>
            <w:rtl/>
          </w:rPr>
          <w:delText xml:space="preserve">ומפצי</w:delText>
        </w:r>
      </w:del>
      <w:r w:rsidRPr="006F178A">
        <w:rPr>
          <w:rtl/>
        </w:rPr>
        <w:t xml:space="preserve"> </w:t>
      </w:r>
      <w:ins w:id="97905" w:author="קלוד" w:date="2026-10-11T13:11:34Z">
        <w:r>
          <w:rPr>
            <w:rtl/>
          </w:rPr>
          <w:t xml:space="preserve">בימי</w:t>
        </w:r>
      </w:ins>
      <w:del w:id="97906" w:author="קלוד" w:date="2026-10-11T13:11:34Z">
        <w:r w:rsidRPr="006F178A">
          <w:rPr>
            <w:rtl/>
          </w:rPr>
          <w:delText xml:space="preserve">ביומי</w:delText>
        </w:r>
      </w:del>
      <w:r w:rsidRPr="006F178A">
        <w:rPr>
          <w:rtl/>
        </w:rPr>
        <w:t xml:space="preserve"> תשרי.</w:t>
      </w:r>
    </w:p>
    <w:p w:rsidR="00E9703F" w:rsidRPr="004640F6" w:rsidRDefault="00E9703F" w:rsidP="00E9703F">
      <w:pPr>
        <w:rPr>
          <w:spacing w:val="-4"/>
          <w:rtl/>
        </w:rPr>
      </w:pPr>
      <w:ins w:id="95575" w:author="מנוע מכני" w:date="2026-10-11T12:04:39Z">
        <w:ins w:id="97927" w:author="קלוד" w:date="2026-10-11T13:11:34Z">
          <w:r>
            <w:rPr>
              <w:spacing w:val="-4"/>
              <w:rtl/>
            </w:rPr>
            <w:t xml:space="preserve">בימי</w:t>
          </w:r>
        </w:ins>
        <w:del w:id="97928" w:author="קלוד" w:date="2026-10-11T13:11:34Z">
          <w:r>
            <w:rPr>
              <w:spacing w:val="-4"/>
              <w:rtl/>
            </w:rPr>
            <w:delText xml:space="preserve">ועשה</w:delText>
          </w:r>
        </w:del>
      </w:ins>
      <w:del w:id="95576" w:author="מנוע מכני" w:date="2026-10-11T12:04:39Z">
        <w:r w:rsidRPr="004640F6">
          <w:rPr>
            <w:spacing w:val="-4"/>
            <w:rtl/>
          </w:rPr>
          <w:delText xml:space="preserve">ועביד</w:delText>
        </w:r>
      </w:del>
      <w:r w:rsidRPr="004640F6">
        <w:rPr>
          <w:spacing w:val="-4"/>
          <w:rtl/>
        </w:rPr>
        <w:t xml:space="preserve"> </w:t>
      </w:r>
      <w:ins w:id="94277" w:author="מנוע מכני" w:date="2026-10-11T12:04:39Z">
        <w:ins w:id="97925" w:author="קלוד" w:date="2026-10-11T13:11:34Z">
          <w:r>
            <w:rPr>
              <w:spacing w:val="-4"/>
              <w:rtl/>
            </w:rPr>
            <w:t xml:space="preserve">ניסן,</w:t>
          </w:r>
        </w:ins>
        <w:del w:id="97926" w:author="קלוד" w:date="2026-10-11T13:11:34Z">
          <w:r>
            <w:rPr>
              <w:spacing w:val="-4"/>
              <w:rtl/>
            </w:rPr>
            <w:delText xml:space="preserve">להם</w:delText>
          </w:r>
        </w:del>
      </w:ins>
      <w:del w:id="94278" w:author="מנוע מכני" w:date="2026-10-11T12:04:39Z">
        <w:r w:rsidRPr="004640F6">
          <w:rPr>
            <w:spacing w:val="-4"/>
            <w:rtl/>
          </w:rPr>
          <w:delText xml:space="preserve">להו</w:delText>
        </w:r>
      </w:del>
      <w:r w:rsidRPr="004640F6">
        <w:rPr>
          <w:spacing w:val="-4"/>
          <w:rtl/>
        </w:rPr>
        <w:t xml:space="preserve"> </w:t>
      </w:r>
      <w:ins w:id="97923" w:author="קלוד" w:date="2026-10-11T13:11:34Z">
        <w:r>
          <w:rPr>
            <w:spacing w:val="-4"/>
            <w:rtl/>
          </w:rPr>
          <w:t xml:space="preserve">שפרת</w:t>
        </w:r>
      </w:ins>
      <w:del w:id="97924" w:author="קלוד" w:date="2026-10-11T13:11:34Z">
        <w:r w:rsidRPr="004640F6">
          <w:rPr>
            <w:spacing w:val="-4"/>
            <w:rtl/>
          </w:rPr>
          <w:delText xml:space="preserve">מקוואות ביומי דניסן</w:delText>
        </w:r>
        <w:r w:rsidRPr="004640F6">
          <w:rPr>
            <w:rFonts w:hint="cs"/>
            <w:spacing w:val="-4"/>
            <w:rtl/>
          </w:rPr>
          <w:delText xml:space="preserve"> </w:delText>
        </w:r>
        <w:r w:rsidRPr="004640F6">
          <w:rPr>
            <w:spacing w:val="-4"/>
            <w:rtl/>
          </w:rPr>
          <w:delText xml:space="preserve">דפרת</w:delText>
        </w:r>
      </w:del>
      <w:r w:rsidRPr="004640F6">
        <w:rPr>
          <w:spacing w:val="-4"/>
          <w:rtl/>
        </w:rPr>
        <w:t xml:space="preserve"> גדל </w:t>
      </w:r>
      <w:r w:rsidRPr="004640F6">
        <w:rPr>
          <w:spacing w:val="-4"/>
          <w:rtl/>
        </w:rPr>
        <w:t xml:space="preserve">ע"י</w:t>
      </w:r>
      <w:r w:rsidRPr="004640F6">
        <w:rPr>
          <w:spacing w:val="-4"/>
          <w:rtl/>
        </w:rPr>
        <w:t xml:space="preserve"> גשמים של </w:t>
      </w:r>
      <w:ins w:id="97921" w:author="קלוד" w:date="2026-10-11T13:11:34Z">
        <w:r>
          <w:rPr>
            <w:spacing w:val="-4"/>
            <w:rtl/>
          </w:rPr>
          <w:t xml:space="preserve">א"י,</w:t>
        </w:r>
      </w:ins>
      <w:del w:id="97922" w:author="קלוד" w:date="2026-10-11T13:11:34Z">
        <w:r w:rsidRPr="004640F6">
          <w:rPr>
            <w:spacing w:val="-4"/>
            <w:rtl/>
          </w:rPr>
          <w:delText xml:space="preserve">א"י</w:delText>
        </w:r>
      </w:del>
      <w:r w:rsidRPr="004640F6">
        <w:rPr>
          <w:spacing w:val="-4"/>
          <w:rtl/>
        </w:rPr>
        <w:t xml:space="preserve"> </w:t>
      </w:r>
      <w:ins w:id="97919" w:author="קלוד" w:date="2026-10-11T13:11:34Z">
        <w:r>
          <w:rPr>
            <w:spacing w:val="-4"/>
            <w:rtl/>
          </w:rPr>
          <w:t xml:space="preserve">וחלוקה</w:t>
        </w:r>
      </w:ins>
      <w:del w:id="97920" w:author="קלוד" w:date="2026-10-11T13:11:34Z">
        <w:r w:rsidRPr="004640F6">
          <w:rPr>
            <w:spacing w:val="-4"/>
            <w:rtl/>
          </w:rPr>
          <w:delText xml:space="preserve">ופליגא</w:delText>
        </w:r>
      </w:del>
      <w:r w:rsidRPr="004640F6">
        <w:rPr>
          <w:spacing w:val="-4"/>
          <w:rtl/>
        </w:rPr>
        <w:t xml:space="preserve"> </w:t>
      </w:r>
      <w:ins w:id="97917" w:author="קלוד" w:date="2026-10-11T13:11:34Z">
        <w:r>
          <w:rPr>
            <w:rStyle w:val="2fb"/>
            <w:rFonts w:hint="cs"/>
            <w:spacing w:val="-4"/>
            <w:rtl/>
          </w:rPr>
          <w:t xml:space="preserve">על</w:t>
        </w:r>
      </w:ins>
      <w:del w:id="97918" w:author="קלוד" w:date="2026-10-11T13:11:34Z">
        <w:r w:rsidRPr="004640F6">
          <w:rPr>
            <w:rStyle w:val="2fb"/>
            <w:rFonts w:hint="cs"/>
            <w:spacing w:val="-4"/>
            <w:rtl/>
          </w:rPr>
          <w:delText xml:space="preserve">ד</w:delText>
        </w:r>
        <w:r w:rsidRPr="004640F6">
          <w:rPr>
            <w:rStyle w:val="2fb"/>
            <w:spacing w:val="-4"/>
            <w:rtl/>
          </w:rPr>
          <w:delText xml:space="preserve">שמואל</w:delText>
        </w:r>
      </w:del>
      <w:r w:rsidRPr="004640F6">
        <w:rPr>
          <w:rFonts w:hint="cs"/>
          <w:spacing w:val="-4"/>
          <w:rtl/>
        </w:rPr>
        <w:t xml:space="preserve"> </w:t>
      </w:r>
      <w:ins w:id="97915" w:author="קלוד" w:date="2026-10-11T13:11:34Z">
        <w:r>
          <w:rPr>
            <w:spacing w:val="-4"/>
            <w:rtl/>
          </w:rPr>
          <w:t xml:space="preserve">שמואל,</w:t>
        </w:r>
      </w:ins>
      <w:del w:id="97916" w:author="קלוד" w:date="2026-10-11T13:11:34Z">
        <w:r w:rsidRPr="004640F6">
          <w:rPr>
            <w:spacing w:val="-4"/>
            <w:rtl/>
          </w:rPr>
          <w:delText xml:space="preserve">דמכיפיה</w:delText>
        </w:r>
      </w:del>
      <w:r w:rsidRPr="004640F6">
        <w:rPr>
          <w:spacing w:val="-4"/>
          <w:rtl/>
        </w:rPr>
        <w:t xml:space="preserve"> </w:t>
      </w:r>
      <w:ins w:id="97913" w:author="קלוד" w:date="2026-10-11T13:11:34Z">
        <w:r>
          <w:rPr>
            <w:spacing w:val="-4"/>
            <w:rtl/>
          </w:rPr>
          <w:t xml:space="preserve">שמכיפיה מתברך.</w:t>
        </w:r>
      </w:ins>
      <w:del w:id="97914" w:author="קלוד" w:date="2026-10-11T13:11:34Z">
        <w:r w:rsidRPr="004640F6">
          <w:rPr>
            <w:spacing w:val="-4"/>
            <w:rtl/>
          </w:rPr>
          <w:delText xml:space="preserve">מתבריך</w:delText>
        </w:r>
      </w:del>
    </w:p>
    <w:p w:rsidR="00E9703F" w:rsidRPr="006F178A" w:rsidRDefault="00E9703F" w:rsidP="00E9703F">
      <w:pPr>
        <w:rPr>
          <w:rtl/>
        </w:rPr>
      </w:pPr>
      <w:r w:rsidRPr="006F178A">
        <w:rPr>
          <w:rStyle w:val="2fb"/>
          <w:rtl/>
        </w:rPr>
        <w:t>ושמו</w:t>
      </w:r>
      <w:r w:rsidRPr="006F178A">
        <w:rPr>
          <w:rStyle w:val="2fb"/>
          <w:rFonts w:hint="cs"/>
          <w:rtl/>
        </w:rPr>
        <w:t>א</w:t>
      </w:r>
      <w:r w:rsidRPr="006F178A">
        <w:rPr>
          <w:rStyle w:val="2fb"/>
          <w:rtl/>
        </w:rPr>
        <w:t xml:space="preserve">ל</w:t>
      </w:r>
      <w:r w:rsidRPr="006F178A">
        <w:rPr>
          <w:rtl/>
        </w:rPr>
        <w:t xml:space="preserve"> סותר </w:t>
      </w:r>
      <w:ins w:id="97941" w:author="קלוד" w:date="2026-10-11T13:11:34Z">
        <w:r>
          <w:rPr>
            <w:rtl/>
          </w:rPr>
          <w:t xml:space="preserve">עצמו:</w:t>
        </w:r>
      </w:ins>
      <w:del w:id="97942" w:author="קלוד" w:date="2026-10-11T13:11:34Z">
        <w:r w:rsidRPr="006F178A">
          <w:rPr>
            <w:rtl/>
          </w:rPr>
          <w:delText xml:space="preserve">עצמו</w:delText>
        </w:r>
      </w:del>
      <w:r w:rsidRPr="006F178A">
        <w:rPr>
          <w:rtl/>
        </w:rPr>
        <w:t xml:space="preserve"> </w:t>
      </w:r>
      <w:ins w:id="97939" w:author="קלוד" w:date="2026-10-11T13:11:34Z">
        <w:r>
          <w:rPr>
            <w:rtl/>
          </w:rPr>
          <w:t xml:space="preserve">במקום אחד</w:t>
        </w:r>
      </w:ins>
      <w:del w:id="97940" w:author="קלוד" w:date="2026-10-11T13:11:34Z">
        <w:r w:rsidRPr="006F178A">
          <w:rPr>
            <w:rtl/>
          </w:rPr>
          <w:delText xml:space="preserve">דמחד</w:delText>
        </w:r>
      </w:del>
      <w:r w:rsidRPr="006F178A">
        <w:rPr>
          <w:rtl/>
        </w:rPr>
        <w:t xml:space="preserve"> </w:t>
      </w:r>
      <w:r w:rsidRPr="006F178A">
        <w:rPr>
          <w:rtl/>
        </w:rPr>
        <w:t xml:space="preserve">אמר</w:t>
      </w:r>
      <w:r w:rsidRPr="006F178A">
        <w:rPr>
          <w:rtl/>
        </w:rPr>
        <w:t xml:space="preserve"> </w:t>
      </w:r>
      <w:ins w:id="97937" w:author="קלוד" w:date="2026-10-11T13:11:34Z">
        <w:r>
          <w:rPr>
            <w:rtl/>
          </w:rPr>
          <w:t xml:space="preserve">שמכיפיה</w:t>
        </w:r>
      </w:ins>
      <w:del w:id="97938" w:author="קלוד" w:date="2026-10-11T13:11:34Z">
        <w:r w:rsidRPr="006F178A">
          <w:rPr>
            <w:rtl/>
          </w:rPr>
          <w:delText xml:space="preserve">דמיכפיה</w:delText>
        </w:r>
      </w:del>
      <w:r w:rsidRPr="006F178A">
        <w:rPr>
          <w:rtl/>
        </w:rPr>
        <w:t xml:space="preserve"> </w:t>
      </w:r>
      <w:ins w:id="97935" w:author="קלוד" w:date="2026-10-11T13:11:34Z">
        <w:r>
          <w:rPr>
            <w:rtl/>
          </w:rPr>
          <w:t xml:space="preserve">מתברך,</w:t>
        </w:r>
      </w:ins>
      <w:del w:id="97936" w:author="קלוד" w:date="2026-10-11T13:11:34Z">
        <w:r w:rsidRPr="006F178A">
          <w:rPr>
            <w:rtl/>
          </w:rPr>
          <w:delText xml:space="preserve">מתבריך</w:delText>
        </w:r>
      </w:del>
      <w:r w:rsidRPr="006F178A">
        <w:rPr>
          <w:rtl/>
        </w:rPr>
        <w:t xml:space="preserve"> </w:t>
      </w:r>
      <w:ins w:id="97933" w:author="קלוד" w:date="2026-10-11T13:11:34Z">
        <w:r>
          <w:rPr>
            <w:rtl/>
          </w:rPr>
          <w:t xml:space="preserve">ובמקום אחר</w:t>
        </w:r>
      </w:ins>
      <w:del w:id="97934" w:author="קלוד" w:date="2026-10-11T13:11:34Z">
        <w:r w:rsidRPr="006F178A">
          <w:rPr>
            <w:rtl/>
          </w:rPr>
          <w:delText xml:space="preserve">ומאידך</w:delText>
        </w:r>
      </w:del>
      <w:r w:rsidRPr="006F178A">
        <w:rPr>
          <w:rtl/>
        </w:rPr>
        <w:t xml:space="preserve"> </w:t>
      </w:r>
      <w:r w:rsidRPr="006F178A">
        <w:rPr>
          <w:rtl/>
        </w:rPr>
        <w:t xml:space="preserve">אמר</w:t>
      </w:r>
      <w:r w:rsidRPr="006F178A">
        <w:rPr>
          <w:rFonts w:hint="cs"/>
          <w:rtl/>
        </w:rPr>
        <w:t xml:space="preserve"> </w:t>
      </w:r>
      <w:ins w:id="97931" w:author="קלוד" w:date="2026-10-11T13:11:34Z">
        <w:r>
          <w:rPr>
            <w:rtl/>
          </w:rPr>
          <w:t xml:space="preserve">שאין</w:t>
        </w:r>
      </w:ins>
      <w:del w:id="97932" w:author="קלוד" w:date="2026-10-11T13:11:34Z">
        <w:r w:rsidRPr="006F178A">
          <w:rPr>
            <w:rtl/>
          </w:rPr>
          <w:delText xml:space="preserve">דאין</w:delText>
        </w:r>
      </w:del>
      <w:r w:rsidRPr="006F178A">
        <w:rPr>
          <w:rtl/>
        </w:rPr>
        <w:t xml:space="preserve"> המים מטהרין בזוחלין חוץ מפרת </w:t>
      </w:r>
      <w:ins w:id="97929" w:author="קלוד" w:date="2026-10-11T13:11:34Z">
        <w:r>
          <w:rPr>
            <w:rtl/>
          </w:rPr>
          <w:t xml:space="preserve">בתשרי,</w:t>
        </w:r>
      </w:ins>
      <w:del w:id="97930" w:author="קלוד" w:date="2026-10-11T13:11:34Z">
        <w:r w:rsidRPr="006F178A">
          <w:rPr>
            <w:rtl/>
          </w:rPr>
          <w:delText xml:space="preserve">בתשרי</w:delText>
        </w:r>
      </w:del>
      <w:r w:rsidRPr="006F178A">
        <w:rPr>
          <w:rtl/>
        </w:rPr>
        <w:t xml:space="preserve"> שאז רבו הזוחלין על הגשמים.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41" w:author="קלוד" w:date="2026-10-11T12:33:55Z"/>
        </w:rPr>
      </w:pPr>
      <w:ins w:id="90842" w:author="קלוד" w:date="2026-10-11T12:33:55Z">
        <w:r>
          <w:rPr>
            <w:color w:val="7B3F00"/>
          </w:rPr>
          <w:t xml:space="preserve">פורפת על אבן ואגוז - הערמה להוציא תינוק</w:t>
        </w:r>
      </w:ins>
    </w:p>
    <w:p w:rsidR="00E9703F" w:rsidRPr="006F178A" w:rsidRDefault="00E9703F" w:rsidP="00E9703F">
      <w:pPr>
        <w:rPr>
          <w:rtl/>
        </w:rPr>
      </w:pPr>
      <w:r w:rsidRPr="009757B9">
        <w:rPr>
          <w:rStyle w:val="affff2"/>
          <w:rFonts w:hint="cs"/>
          <w:rtl/>
        </w:rPr>
        <w:t xml:space="preserve">פורפת על האבן </w:t>
      </w:r>
      <w:r>
        <w:rPr>
          <w:rStyle w:val="affff2"/>
          <w:rFonts w:hint="cs"/>
          <w:rtl/>
        </w:rPr>
        <w:t>וכו</w:t>
      </w:r>
      <w:r>
        <w:rPr>
          <w:rStyle w:val="affff2"/>
          <w:rtl/>
        </w:rPr>
        <w:t>'</w:t>
      </w:r>
      <w:r w:rsidRPr="009757B9">
        <w:rPr>
          <w:rStyle w:val="affff2"/>
          <w:rFonts w:hint="cs"/>
          <w:rtl/>
        </w:rPr>
        <w:t xml:space="preserve"> </w:t>
      </w:r>
      <w:r w:rsidRPr="009757B9">
        <w:rPr>
          <w:rStyle w:val="afffe"/>
          <w:rFonts w:ascii="Fb Fontext" w:hAnsi="Fb Fontext" w:cs="Guttman Vilna" w:hint="cs"/>
          <w:b/>
          <w:rtl/>
        </w:rPr>
        <w:t>-</w:t>
      </w:r>
      <w:r w:rsidRPr="009757B9">
        <w:rPr>
          <w:rFonts w:ascii="Fb Fontext" w:hAnsi="Fb Fontext" w:cs="Guttman Vilna" w:hint="cs"/>
          <w:b/>
          <w:bCs/>
          <w:rtl/>
        </w:rPr>
        <w:t xml:space="preserve"> </w:t>
      </w:r>
      <w:ins w:id="97953" w:author="קלוד" w:date="2026-10-11T13:11:34Z">
        <w:r>
          <w:rPr>
            <w:rFonts w:ascii="Fb Fontext" w:hAnsi="Fb Fontext" w:cs="Guttman Vilna"/>
            <w:b/>
            <w:bCs/>
            <w:rtl/>
          </w:rPr>
          <w:t xml:space="preserve">ומה</w:t>
        </w:r>
      </w:ins>
      <w:del w:id="97954" w:author="קלוד" w:date="2026-10-11T13:11:34Z">
        <w:r w:rsidRPr="009757B9">
          <w:rPr>
            <w:rFonts w:ascii="Fb Fontext" w:hAnsi="Fb Fontext" w:cs="Guttman Vilna"/>
            <w:b/>
            <w:bCs/>
            <w:rtl/>
          </w:rPr>
          <w:delText xml:space="preserve">והא</w:delText>
        </w:r>
      </w:del>
      <w:r w:rsidRPr="009757B9">
        <w:rPr>
          <w:rFonts w:ascii="Fb Fontext" w:hAnsi="Fb Fontext" w:cs="Guttman Vilna"/>
          <w:b/>
          <w:bCs/>
          <w:rtl/>
        </w:rPr>
        <w:t xml:space="preserve"> </w:t>
      </w:r>
      <w:ins w:id="97951" w:author="קלוד" w:date="2026-10-11T13:11:34Z">
        <w:r>
          <w:rPr>
            <w:rFonts w:ascii="Fb Fontext" w:hAnsi="Fb Fontext" w:cs="Guttman Vilna"/>
            <w:b/>
            <w:bCs/>
            <w:rtl/>
          </w:rPr>
          <w:t xml:space="preserve">שלא</w:t>
        </w:r>
      </w:ins>
      <w:del w:id="97952" w:author="קלוד" w:date="2026-10-11T13:11:34Z">
        <w:r w:rsidRPr="009757B9">
          <w:rPr>
            <w:rFonts w:ascii="Fb Fontext" w:hAnsi="Fb Fontext" w:cs="Guttman Vilna"/>
            <w:b/>
            <w:bCs/>
            <w:rtl/>
          </w:rPr>
          <w:delText xml:space="preserve">דלא</w:delText>
        </w:r>
      </w:del>
      <w:r w:rsidRPr="009757B9">
        <w:rPr>
          <w:rFonts w:ascii="Fb Fontext" w:hAnsi="Fb Fontext" w:cs="Guttman Vilna"/>
          <w:b/>
          <w:bCs/>
          <w:rtl/>
        </w:rPr>
        <w:t xml:space="preserve"> </w:t>
      </w:r>
      <w:ins w:id="97949" w:author="קלוד" w:date="2026-10-11T13:11:34Z">
        <w:r>
          <w:rPr>
            <w:rFonts w:ascii="Fb Fontext" w:hAnsi="Fb Fontext" w:cs="Guttman Vilna"/>
            <w:b/>
            <w:bCs/>
            <w:rtl/>
          </w:rPr>
          <w:t xml:space="preserve">תפרוף,</w:t>
        </w:r>
      </w:ins>
      <w:del w:id="97950" w:author="קלוד" w:date="2026-10-11T13:11:34Z">
        <w:r w:rsidRPr="009757B9">
          <w:rPr>
            <w:rFonts w:ascii="Fb Fontext" w:hAnsi="Fb Fontext" w:cs="Guttman Vilna"/>
            <w:b/>
            <w:bCs/>
            <w:rtl/>
          </w:rPr>
          <w:delText xml:space="preserve">תפרוף</w:delText>
        </w:r>
      </w:del>
      <w:r w:rsidRPr="009757B9">
        <w:rPr>
          <w:rFonts w:ascii="Fb Fontext" w:hAnsi="Fb Fontext" w:cs="Guttman Vilna"/>
          <w:b/>
          <w:bCs/>
          <w:rtl/>
        </w:rPr>
        <w:t xml:space="preserve"> היינו </w:t>
      </w:r>
      <w:ins w:id="97947" w:author="קלוד" w:date="2026-10-11T13:11:34Z">
        <w:r>
          <w:rPr>
            <w:rFonts w:ascii="Fb Fontext" w:hAnsi="Fb Fontext" w:cs="Guttman Vilna"/>
            <w:b/>
            <w:bCs/>
            <w:rtl/>
          </w:rPr>
          <w:t xml:space="preserve">במטבע,</w:t>
        </w:r>
      </w:ins>
      <w:del w:id="97948" w:author="קלוד" w:date="2026-10-11T13:11:34Z">
        <w:r w:rsidRPr="009757B9">
          <w:rPr>
            <w:rFonts w:ascii="Fb Fontext" w:hAnsi="Fb Fontext" w:cs="Guttman Vilna"/>
            <w:b/>
            <w:bCs/>
            <w:rtl/>
          </w:rPr>
          <w:delText xml:space="preserve">במטבע</w:delText>
        </w:r>
      </w:del>
      <w:r w:rsidRPr="009757B9">
        <w:rPr>
          <w:rFonts w:ascii="Fb Fontext" w:hAnsi="Fb Fontext" w:cs="Guttman Vilna"/>
          <w:b/>
          <w:bCs/>
          <w:rtl/>
        </w:rPr>
        <w:t xml:space="preserve"> </w:t>
      </w:r>
      <w:ins w:id="97945" w:author="קלוד" w:date="2026-10-11T13:11:34Z">
        <w:r>
          <w:rPr>
            <w:rFonts w:ascii="Fb Fontext" w:hAnsi="Fb Fontext" w:cs="Guttman Vilna"/>
            <w:b/>
            <w:bCs/>
            <w:rtl/>
          </w:rPr>
          <w:t xml:space="preserve">שא"א</w:t>
        </w:r>
      </w:ins>
      <w:del w:id="97946" w:author="קלוד" w:date="2026-10-11T13:11:34Z">
        <w:r w:rsidRPr="009757B9">
          <w:rPr>
            <w:rFonts w:ascii="Fb Fontext" w:hAnsi="Fb Fontext" w:cs="Guttman Vilna"/>
            <w:b/>
            <w:bCs/>
            <w:rtl/>
          </w:rPr>
          <w:delText xml:space="preserve">דא"א</w:delText>
        </w:r>
      </w:del>
      <w:r w:rsidRPr="009757B9">
        <w:rPr>
          <w:rFonts w:ascii="Fb Fontext" w:hAnsi="Fb Fontext" w:cs="Guttman Vilna"/>
          <w:b/>
          <w:bCs/>
          <w:rtl/>
        </w:rPr>
        <w:t xml:space="preserve"> </w:t>
      </w:r>
      <w:ins w:id="97943" w:author="קלוד" w:date="2026-10-11T13:11:34Z">
        <w:r>
          <w:rPr>
            <w:rFonts w:ascii="Fb Fontext" w:hAnsi="Fb Fontext" w:cs="Guttman Vilna"/>
            <w:b/>
            <w:bCs/>
            <w:rtl/>
          </w:rPr>
          <w:t xml:space="preserve">לטלטלו.</w:t>
        </w:r>
      </w:ins>
      <w:del w:id="97944" w:author="קלוד" w:date="2026-10-11T13:11:34Z">
        <w:r w:rsidRPr="009757B9">
          <w:rPr>
            <w:rFonts w:ascii="Fb Fontext" w:hAnsi="Fb Fontext" w:cs="Guttman Vilna"/>
            <w:b/>
            <w:bCs/>
            <w:rtl/>
          </w:rPr>
          <w:delText xml:space="preserve">לטלטל.</w:delText>
        </w:r>
      </w:del>
    </w:p>
    <w:p w:rsidR="00E9703F" w:rsidRDefault="00E9703F" w:rsidP="00E9703F">
      <w:pPr>
        <w:rPr>
          <w:rtl/>
        </w:rPr>
      </w:pPr>
      <w:r w:rsidRPr="006F178A">
        <w:rPr>
          <w:rtl/>
        </w:rPr>
        <w:t>אשה מהו שתערים ותפרוף על האגוז, להוציא לבנה קטן בשבת</w:t>
      </w:r>
    </w:p>
    <w:p w:rsidR="00E9703F" w:rsidRPr="009757B9" w:rsidRDefault="00E9703F" w:rsidP="00E9703F">
      <w:pPr>
        <w:rPr>
          <w:rFonts w:cs="Guttman Vilna"/>
          <w:b/>
          <w:bCs/>
          <w:rtl/>
        </w:rPr>
      </w:pPr>
      <w:r w:rsidRPr="006F178A">
        <w:rPr>
          <w:rtl/>
        </w:rPr>
        <w:t xml:space="preserve">למ"ד</w:t>
      </w:r>
      <w:r w:rsidRPr="006F178A">
        <w:rPr>
          <w:rtl/>
        </w:rPr>
        <w:t xml:space="preserve"> מערימין בדליקה</w:t>
      </w:r>
      <w:ins w:id="97963" w:author="קלוד" w:date="2026-10-11T13:11:34Z">
        <w:r>
          <w:rPr>
            <w:rtl/>
          </w:rPr>
          <w:t xml:space="preserve"> - </w:t>
        </w:r>
      </w:ins>
      <w:del w:id="97964" w:author="קלוד" w:date="2026-10-11T13:11:34Z">
        <w:r w:rsidRPr="006F178A">
          <w:rPr>
            <w:rtl/>
          </w:rPr>
          <w:delText xml:space="preserve"> </w:delText>
        </w:r>
      </w:del>
      <w:ins w:id="91199" w:author="מנוע מכני" w:date="2026-10-11T12:04:39Z">
        <w:r>
          <w:rPr>
            <w:rtl/>
          </w:rPr>
          <w:t xml:space="preserve">שם</w:t>
        </w:r>
      </w:ins>
      <w:del w:id="91200" w:author="מנוע מכני" w:date="2026-10-11T12:04:39Z">
        <w:r w:rsidRPr="006F178A">
          <w:rPr>
            <w:rtl/>
          </w:rPr>
          <w:delText xml:space="preserve">התם</w:delText>
        </w:r>
      </w:del>
      <w:r w:rsidRPr="006F178A">
        <w:rPr>
          <w:rtl/>
        </w:rPr>
        <w:t xml:space="preserve"> </w:t>
      </w:r>
      <w:ins w:id="97961" w:author="קלוד" w:date="2026-10-11T13:11:34Z">
        <w:r>
          <w:rPr>
            <w:rStyle w:val="afffffe"/>
            <w:rtl/>
          </w:rPr>
          <w:t xml:space="preserve">התירו</w:t>
        </w:r>
        <w:r>
          <w:rPr>
            <w:rtl/>
          </w:rPr>
          <w:t xml:space="preserve">,</w:t>
        </w:r>
      </w:ins>
      <w:del w:id="97962" w:author="קלוד" w:date="2026-10-11T13:11:34Z">
        <w:r w:rsidRPr="006F178A">
          <w:rPr>
            <w:rtl/>
          </w:rPr>
          <w:delText xml:space="preserve">הוא</w:delText>
        </w:r>
      </w:del>
      <w:r w:rsidRPr="006F178A">
        <w:rPr>
          <w:rtl/>
        </w:rPr>
        <w:t xml:space="preserve"> </w:t>
      </w:r>
      <w:ins w:id="97959" w:author="קלוד" w:date="2026-10-11T13:11:34Z">
        <w:r>
          <w:rPr>
            <w:rtl/>
          </w:rPr>
          <w:t xml:space="preserve">שאם</w:t>
        </w:r>
      </w:ins>
      <w:del w:id="97960" w:author="קלוד" w:date="2026-10-11T13:11:34Z">
        <w:r w:rsidRPr="006F178A">
          <w:rPr>
            <w:rtl/>
          </w:rPr>
          <w:delText xml:space="preserve">- </w:delText>
        </w:r>
        <w:r>
          <w:rPr>
            <w:rtl/>
          </w:rPr>
          <w:delText xml:space="preserve">דאם</w:delText>
        </w:r>
      </w:del>
      <w:ins w:id="94691" w:author="מנוע מכני" w:date="2026-10-11T12:04:39Z">
        <w:r>
          <w:rPr>
            <w:rtl/>
          </w:rPr>
          <w:t xml:space="preserve"> </w:t>
        </w:r>
      </w:ins>
      <w:del w:id="94692" w:author="מנוע מכני" w:date="2026-10-11T12:04:39Z">
        <w:r w:rsidRPr="006F178A">
          <w:rPr>
            <w:rtl/>
          </w:rPr>
          <w:delText xml:space="preserve">דאי </w:delText>
        </w:r>
      </w:del>
      <w:r w:rsidRPr="006F178A">
        <w:rPr>
          <w:rtl/>
        </w:rPr>
        <w:t xml:space="preserve">לא</w:t>
      </w:r>
      <w:r w:rsidRPr="006F178A">
        <w:rPr>
          <w:rtl/>
        </w:rPr>
        <w:t xml:space="preserve"> </w:t>
      </w:r>
      <w:ins w:id="97957" w:author="קלוד" w:date="2026-10-11T13:11:34Z">
        <w:r>
          <w:rPr>
            <w:rtl/>
          </w:rPr>
          <w:t xml:space="preserve">תתיר</w:t>
        </w:r>
      </w:ins>
      <w:del w:id="97958" w:author="קלוד" w:date="2026-10-11T13:11:34Z">
        <w:r w:rsidRPr="006F178A">
          <w:rPr>
            <w:rtl/>
          </w:rPr>
          <w:delText xml:space="preserve">שרית</w:delText>
        </w:r>
      </w:del>
      <w:r w:rsidRPr="006F178A">
        <w:rPr>
          <w:rtl/>
        </w:rPr>
        <w:t xml:space="preserve"> </w:t>
      </w:r>
      <w:ins w:id="92843" w:author="מנוע מכני" w:date="2026-10-11T12:04:39Z">
        <w:r>
          <w:rPr>
            <w:rtl/>
          </w:rPr>
          <w:t xml:space="preserve">לו</w:t>
        </w:r>
      </w:ins>
      <w:del w:id="92844" w:author="מנוע מכני" w:date="2026-10-11T12:04:39Z">
        <w:r w:rsidRPr="006F178A">
          <w:rPr>
            <w:rtl/>
          </w:rPr>
          <w:delText xml:space="preserve">ליה</w:delText>
        </w:r>
      </w:del>
      <w:r w:rsidRPr="006F178A">
        <w:rPr>
          <w:rtl/>
        </w:rPr>
        <w:t xml:space="preserve"> </w:t>
      </w:r>
      <w:r>
        <w:rPr>
          <w:rtl/>
        </w:rPr>
        <w:t>יבוא</w:t>
      </w:r>
      <w:r w:rsidRPr="006F178A">
        <w:rPr>
          <w:rtl/>
        </w:rPr>
        <w:t xml:space="preserve"> </w:t>
      </w:r>
      <w:ins w:id="97955" w:author="קלוד" w:date="2026-10-11T13:11:34Z">
        <w:r>
          <w:rPr>
            <w:rtl/>
          </w:rPr>
          <w:t xml:space="preserve">לכבות,</w:t>
        </w:r>
      </w:ins>
      <w:del w:id="97956" w:author="קלוד" w:date="2026-10-11T13:11:34Z">
        <w:r w:rsidRPr="006F178A">
          <w:rPr>
            <w:rtl/>
          </w:rPr>
          <w:delText xml:space="preserve">לכבויי</w:delText>
        </w:r>
      </w:del>
      <w:r w:rsidRPr="006F178A">
        <w:rPr>
          <w:rFonts w:hint="cs"/>
          <w:rtl/>
        </w:rPr>
        <w:t xml:space="preserve"> </w:t>
      </w:r>
      <w:r w:rsidRPr="006F178A">
        <w:rPr>
          <w:rFonts w:hint="cs"/>
          <w:rtl/>
        </w:rPr>
        <w:t xml:space="preserve">משא</w:t>
      </w:r>
      <w:r w:rsidRPr="006F178A">
        <w:rPr>
          <w:rtl/>
        </w:rPr>
        <w:t>"</w:t>
      </w:r>
      <w:r w:rsidRPr="006F178A">
        <w:rPr>
          <w:rFonts w:hint="cs"/>
          <w:rtl/>
        </w:rPr>
        <w:t xml:space="preserve">כ</w:t>
      </w:r>
      <w:r w:rsidRPr="006F178A">
        <w:rPr>
          <w:rFonts w:hint="cs"/>
          <w:rtl/>
        </w:rPr>
        <w:t xml:space="preserve"> </w:t>
      </w:r>
      <w:ins w:id="91201" w:author="מנוע מכני" w:date="2026-10-11T12:04:39Z">
        <w:r>
          <w:rPr>
            <w:rFonts w:hint="cs"/>
            <w:rtl/>
          </w:rPr>
          <w:t xml:space="preserve">כאן</w:t>
        </w:r>
      </w:ins>
      <w:del w:id="91202" w:author="מנוע מכני" w:date="2026-10-11T12:04:39Z">
        <w:r w:rsidRPr="006F178A">
          <w:rPr>
            <w:rFonts w:hint="cs"/>
            <w:rtl/>
          </w:rPr>
          <w:delText xml:space="preserve">הכא</w:delText>
        </w:r>
      </w:del>
      <w:r w:rsidRPr="006F178A">
        <w:rPr>
          <w:rFonts w:hint="cs"/>
          <w:rtl/>
        </w:rPr>
        <w:t xml:space="preserve">.</w:t>
      </w:r>
    </w:p>
    <w:p w:rsidR="00E9703F" w:rsidRPr="009757B9" w:rsidRDefault="00E9703F" w:rsidP="00E9703F">
      <w:pPr>
        <w:rPr>
          <w:rFonts w:cs="Guttman Vilna"/>
          <w:b/>
          <w:bCs/>
          <w:rtl/>
        </w:rPr>
      </w:pPr>
      <w:r w:rsidRPr="006F178A">
        <w:rPr>
          <w:rtl/>
        </w:rPr>
        <w:t xml:space="preserve">ולמ"ד</w:t>
      </w:r>
      <w:r w:rsidRPr="006F178A">
        <w:rPr>
          <w:rtl/>
        </w:rPr>
        <w:t xml:space="preserve"> אין מערימין בדליקה</w:t>
      </w:r>
      <w:ins w:id="97967" w:author="קלוד" w:date="2026-10-11T13:11:34Z">
        <w:r>
          <w:rPr>
            <w:rtl/>
          </w:rPr>
          <w:t xml:space="preserve"> - שם</w:t>
        </w:r>
      </w:ins>
      <w:del w:id="97968" w:author="קלוד" w:date="2026-10-11T13:11:34Z">
        <w:r w:rsidRPr="006F178A">
          <w:rPr>
            <w:rtl/>
          </w:rPr>
          <w:delText xml:space="preserve"> </w:delText>
        </w:r>
        <w:r>
          <w:rPr>
            <w:rtl/>
          </w:rPr>
          <w:delText xml:space="preserve">שם</w:delText>
        </w:r>
        <w:r w:rsidRPr="006F178A">
          <w:rPr>
            <w:rtl/>
          </w:rPr>
          <w:delText xml:space="preserve"> -</w:delText>
        </w:r>
      </w:del>
      <w:ins w:id="91203" w:author="מנוע מכני" w:date="2026-10-11T12:04:39Z"/>
      <w:del w:id="91204" w:author="מנוע מכני" w:date="2026-10-11T12:04:39Z">
        <w:r w:rsidRPr="006F178A">
          <w:rPr>
            <w:rtl/>
          </w:rPr>
          <w:delText xml:space="preserve">התם</w:delText>
        </w:r>
      </w:del>
      <w:r w:rsidRPr="006F178A">
        <w:rPr>
          <w:rtl/>
        </w:rPr>
        <w:t xml:space="preserve"> דרך הוצאה בכך, </w:t>
      </w:r>
      <w:r w:rsidRPr="006F178A">
        <w:rPr>
          <w:rtl/>
        </w:rPr>
        <w:t xml:space="preserve">משא"כ</w:t>
      </w:r>
      <w:r w:rsidRPr="006F178A">
        <w:rPr>
          <w:rtl/>
        </w:rPr>
        <w:t xml:space="preserve"> </w:t>
      </w:r>
      <w:ins w:id="91205" w:author="מנוע מכני" w:date="2026-10-11T12:04:39Z">
        <w:ins w:id="97965" w:author="קלוד" w:date="2026-10-11T13:11:34Z">
          <w:r>
            <w:rPr>
              <w:rtl/>
            </w:rPr>
            <w:t xml:space="preserve">כאן.</w:t>
          </w:r>
        </w:ins>
        <w:del w:id="97966" w:author="קלוד" w:date="2026-10-11T13:11:34Z">
          <w:r>
            <w:rPr>
              <w:rtl/>
            </w:rPr>
            <w:delText xml:space="preserve">כאן</w:delText>
          </w:r>
          <w:r w:rsidRPr="006F178A">
            <w:rPr>
              <w:rtl/>
            </w:rPr>
            <w:delText xml:space="preserve">.</w:delText>
          </w:r>
          <w:r w:rsidRPr="006F178A">
            <w:rPr>
              <w:rFonts w:hint="cs"/>
              <w:rtl/>
            </w:rPr>
            <w:delText xml:space="preserve">-</w:delText>
          </w:r>
        </w:del>
      </w:ins>
      <w:del w:id="91206" w:author="מנוע מכני" w:date="2026-10-11T12:04:39Z">
        <w:r w:rsidRPr="006F178A">
          <w:rPr>
            <w:rtl/>
          </w:rPr>
          <w:delText xml:space="preserve">הכא</w:delText>
        </w:r>
      </w:del>
      <w:r w:rsidRPr="006F178A">
        <w:rPr>
          <w:rFonts w:hint="cs"/>
          <w:rtl/>
        </w:rPr>
        <w:t xml:space="preserve"> </w:t>
      </w:r>
      <w:r w:rsidRPr="006F178A">
        <w:rPr>
          <w:b/>
          <w:bCs/>
          <w:rtl/>
        </w:rPr>
        <w:t>תיקו</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סו.</w:t>
      </w:r>
    </w:p>
    <w:p>
      <w:pPr>
        <w:pStyle w:val="MishnaBatzad"/>
        <w:rPr>
          <w:ins w:id="20491" w:author="קלוד" w:date="2026-10-11T09:07:15Z"/>
        </w:rPr>
      </w:pPr>
      <w:ins w:id="20490" w:author="קלוד" w:date="2026-10-11T09:07:15Z">
        <w:r>
          <w:t xml:space="preserve">משנה ח</w:t>
        </w:r>
      </w:ins>
    </w:p>
    <w:p w:rsidR="00E9703F" w:rsidRPr="009757B9" w:rsidRDefault="00E9703F" w:rsidP="00E9703F">
      <w:pPr>
        <w:pStyle w:val="afff9"/>
        <w:rPr>
          <w:del w:id="20204" w:author="קלוד" w:date="2026-10-11T09:07:15Z"/>
          <w:b/>
          <w:rtl/>
        </w:rPr>
      </w:pPr>
      <w:del w:id="20203"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35" w:author="קלוד" w:date="2026-10-11T12:09:42Z">
          <w:pPr>
            <w:pStyle w:val="afff9"/>
          </w:pPr>
        </w:pPrChange>
      </w:pPr>
      <w:r>
        <w:rPr>
          <w:b/>
          <w:rtl/>
        </w:rPr>
        <w:t xml:space="preserve">הקיטע בקב שלו, ל</w:t>
      </w:r>
      <w:r>
        <w:rPr>
          <w:rStyle w:val="TanaimMishna"/>
          <w:b/>
          <w:rtl/>
          <w:rPrChange w:id="100471" w:author="Claude" w:date="2026-10-11T09:08:03Z">
            <w:rPr>
              <w:b/>
              <w:rtl/>
            </w:rPr>
          </w:rPrChange>
        </w:rPr>
        <w:t xml:space="preserve">ר"מ</w:t>
      </w:r>
      <w:r>
        <w:rPr>
          <w:b/>
          <w:rtl/>
        </w:rPr>
        <w:t xml:space="preserve"> יוצא </w:t>
      </w:r>
      <w:r>
        <w:rPr>
          <w:rStyle w:val="TanaimMishna"/>
          <w:b/>
          <w:rtl/>
          <w:rPrChange w:id="20026" w:author="קלוד" w:date="2026-10-11T09:07:15Z">
            <w:rPr>
              <w:b/>
              <w:rtl/>
            </w:rPr>
          </w:rPrChange>
        </w:rPr>
        <w:t xml:space="preserve">רבי יוסי</w:t>
      </w:r>
      <w:r>
        <w:rPr>
          <w:b/>
          <w:rtl/>
        </w:rPr>
        <w:t xml:space="preserve"> אוסר.</w:t>
      </w:r>
    </w:p>
    <w:p w:rsidR="00E9703F" w:rsidRPr="009757B9" w:rsidRDefault="00E9703F" w:rsidP="00E9703F">
      <w:pPr>
        <w:pStyle w:val="afff9"/>
        <w:rPr>
          <w:b/>
          <w:rtl/>
        </w:rPr>
      </w:pPr>
      <w:r w:rsidRPr="009757B9">
        <w:rPr>
          <w:b/>
          <w:rtl/>
        </w:rPr>
        <w:t>ואם יש לו בית קיבול כתיתין - טמא.</w:t>
      </w:r>
    </w:p>
    <w:p w:rsidR="00E9703F" w:rsidRPr="009757B9" w:rsidRDefault="00E9703F" w:rsidP="00E9703F">
      <w:pPr>
        <w:pStyle w:val="afff9"/>
        <w:rPr>
          <w:b/>
          <w:rtl/>
        </w:rPr>
      </w:pPr>
      <w:r w:rsidRPr="009757B9">
        <w:rPr>
          <w:b/>
          <w:rtl/>
        </w:rPr>
        <w:t>סמוכות שלו - טמאין מדרס, ויוצאין בהן בשבת, ונכנסין בהן בעזרה.</w:t>
      </w:r>
    </w:p>
    <w:p w:rsidR="00E9703F" w:rsidRPr="00F677B7" w:rsidRDefault="00E9703F" w:rsidP="00E9703F">
      <w:pPr>
        <w:pStyle w:val="afff9"/>
        <w:rPr>
          <w:spacing w:val="0"/>
          <w:rtl/>
        </w:rPr>
      </w:pPr>
      <w:r w:rsidRPr="00F677B7">
        <w:rPr>
          <w:spacing w:val="0"/>
          <w:rtl/>
        </w:rPr>
        <w:t>כסא וסמוכות שלו - טמאין מדרס, ואין יוצאין בהן בשבת, ואין נכנסין בהן בעזרה.</w:t>
      </w:r>
    </w:p>
    <w:p w:rsidR="00E9703F" w:rsidRPr="009757B9" w:rsidRDefault="00E9703F" w:rsidP="00E9703F">
      <w:pPr>
        <w:pStyle w:val="afff9"/>
        <w:rPr>
          <w:b/>
          <w:rtl/>
        </w:rPr>
      </w:pPr>
      <w:r w:rsidRPr="009757B9">
        <w:rPr>
          <w:b/>
          <w:rtl/>
          <w:rPrChange w:id="40162" w:author="Claude" w:date="2026-10-11T09:07:39Z">
            <w:rPr>
              <w:b/>
              <w:sz w:val="20"/>
              <w:rtl/>
            </w:rPr>
          </w:rPrChange>
        </w:rPr>
        <w:t>לוקטמין - טהורין, ואין יוצאין בהן.</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839" w:author="קלוד" w:date="2026-10-11T12:33:55Z"/>
        </w:rPr>
      </w:pPr>
      <w:ins w:id="90840" w:author="קלוד" w:date="2026-10-11T12:33:55Z">
        <w:r>
          <w:rPr>
            <w:color w:val="7B3F00"/>
          </w:rPr>
          <w:t xml:space="preserve">קיטע בקב שלו - מי מתיר ומי אוסר</w:t>
        </w:r>
      </w:ins>
    </w:p>
    <w:p w:rsidR="00E9703F" w:rsidRDefault="00E9703F" w:rsidP="00E9703F">
      <w:pPr>
        <w:rPr>
          <w:rFonts w:ascii="Fb Fontext" w:hAnsi="Fb Fontext"/>
          <w:rtl/>
        </w:rPr>
      </w:pPr>
      <w:r w:rsidRPr="006F178A">
        <w:rPr>
          <w:rStyle w:val="2fb"/>
          <w:rFonts w:ascii="Fb Fontext" w:hAnsi="Fb Fontext" w:hint="cs"/>
          <w:rtl/>
        </w:rPr>
        <w:t>ר</w:t>
      </w:r>
      <w:r w:rsidRPr="006F178A">
        <w:rPr>
          <w:rStyle w:val="2fb"/>
          <w:rFonts w:ascii="Fb Fontext" w:hAnsi="Fb Fontext"/>
          <w:rtl/>
        </w:rPr>
        <w:t>"</w:t>
      </w:r>
      <w:r w:rsidRPr="006F178A">
        <w:rPr>
          <w:rStyle w:val="2fb"/>
          <w:rFonts w:ascii="Fb Fontext" w:hAnsi="Fb Fontext" w:hint="cs"/>
          <w:rtl/>
        </w:rPr>
        <w:t xml:space="preserve">נ</w:t>
      </w:r>
      <w:r w:rsidRPr="006F178A">
        <w:rPr>
          <w:rFonts w:ascii="Fb Fontext" w:hAnsi="Fb Fontext" w:hint="cs"/>
          <w:rtl/>
        </w:rPr>
        <w:t xml:space="preserve"> </w:t>
      </w:r>
      <w:r w:rsidRPr="006F178A">
        <w:rPr>
          <w:rFonts w:ascii="Fb Fontext" w:hAnsi="Fb Fontext" w:hint="cs"/>
          <w:rtl/>
        </w:rPr>
        <w:t xml:space="preserve">לא</w:t>
      </w:r>
      <w:r w:rsidRPr="006F178A">
        <w:rPr>
          <w:rFonts w:ascii="Fb Fontext" w:hAnsi="Fb Fontext" w:hint="cs"/>
          <w:rtl/>
        </w:rPr>
        <w:t xml:space="preserve"> ידע אם לשנות </w:t>
      </w:r>
      <w:r w:rsidRPr="006F178A">
        <w:rPr>
          <w:rStyle w:val="afffe"/>
          <w:rFonts w:ascii="Fb Fontext" w:hAnsi="Fb Fontext" w:hint="cs"/>
          <w:rtl/>
        </w:rPr>
        <w:t>אין</w:t>
      </w:r>
      <w:r w:rsidRPr="006F178A">
        <w:rPr>
          <w:rFonts w:ascii="Fb Fontext" w:hAnsi="Fb Fontext" w:hint="cs"/>
          <w:rtl/>
        </w:rPr>
        <w:t xml:space="preserve"> הקיטע </w:t>
      </w:r>
      <w:r w:rsidRPr="006F178A">
        <w:rPr>
          <w:rStyle w:val="2fb"/>
          <w:rFonts w:ascii="Fb Fontext" w:hAnsi="Fb Fontext" w:hint="cs"/>
          <w:rtl/>
        </w:rPr>
        <w:t xml:space="preserve">ורבי יוסי</w:t>
      </w:r>
      <w:r w:rsidRPr="006F178A">
        <w:rPr>
          <w:rFonts w:ascii="Fb Fontext" w:hAnsi="Fb Fontext" w:hint="cs"/>
          <w:rtl/>
        </w:rPr>
        <w:t xml:space="preserve"> מתיר או להיפך</w:t>
      </w:r>
    </w:p>
    <w:p>
      <w:pPr>
        <w:pStyle w:val="38"/>
        <w:rPr>
          <w:ins w:id="97632" w:author="מנוע מכני" w:date="2026-10-11T12:04:39Z"/>
        </w:rPr>
      </w:pPr>
      <w:r w:rsidRPr="006F178A">
        <w:t>שמואל</w:t>
      </w:r>
      <w:r w:rsidRPr="006F178A">
        <w:t xml:space="preserve">:</w:t>
      </w:r>
    </w:p>
    <w:p w:rsidR="00E9703F" w:rsidRDefault="00E9703F" w:rsidP="00E9703F">
      <w:pPr>
        <w:rPr>
          <w:rtl/>
        </w:rPr>
      </w:pPr>
      <w:del w:id="97633" w:author="מנוע מכני" w:date="2026-10-11T12:04:39Z">
        <w:r w:rsidRPr="006F178A">
          <w:rPr>
            <w:rtl/>
          </w:rPr>
          <w:delText xml:space="preserve"> </w:delText>
        </w:r>
      </w:del>
      <w:r w:rsidRPr="006F178A">
        <w:rPr>
          <w:rFonts w:hint="cs"/>
          <w:rtl/>
        </w:rPr>
        <w:t>אין</w:t>
      </w:r>
      <w:r w:rsidRPr="006F178A">
        <w:rPr>
          <w:rtl/>
        </w:rPr>
        <w:t xml:space="preserve"> </w:t>
      </w:r>
      <w:r w:rsidRPr="006F178A">
        <w:rPr>
          <w:rFonts w:hint="cs"/>
          <w:rtl/>
        </w:rPr>
        <w:t>הקיטע</w:t>
      </w:r>
      <w:r w:rsidRPr="006F178A">
        <w:rPr>
          <w:rtl/>
        </w:rPr>
        <w:t xml:space="preserve">. </w:t>
      </w:r>
      <w:r w:rsidRPr="006F178A">
        <w:rPr>
          <w:rFonts w:hint="cs"/>
          <w:rtl/>
        </w:rPr>
        <w:t>וכן</w:t>
      </w:r>
      <w:r w:rsidRPr="006F178A">
        <w:rPr>
          <w:rtl/>
        </w:rPr>
        <w:t xml:space="preserve"> </w:t>
      </w:r>
      <w:r w:rsidRPr="006F178A">
        <w:rPr>
          <w:rStyle w:val="2fb"/>
          <w:rFonts w:hint="cs"/>
          <w:rtl/>
        </w:rPr>
        <w:t>אר</w:t>
      </w:r>
      <w:r w:rsidRPr="006F178A">
        <w:rPr>
          <w:rStyle w:val="2fb"/>
          <w:rtl/>
        </w:rPr>
        <w:t>"</w:t>
      </w:r>
      <w:r w:rsidRPr="006F178A">
        <w:rPr>
          <w:rStyle w:val="2fb"/>
          <w:rFonts w:hint="cs"/>
          <w:rtl/>
        </w:rPr>
        <w:t>ה</w:t>
      </w:r>
      <w:r w:rsidRPr="006F178A">
        <w:rPr>
          <w:rtl/>
        </w:rPr>
        <w:t xml:space="preserve">: </w:t>
      </w:r>
      <w:r w:rsidRPr="006F178A">
        <w:rPr>
          <w:rFonts w:hint="cs"/>
          <w:rtl/>
        </w:rPr>
        <w:t>אין</w:t>
      </w:r>
      <w:r w:rsidRPr="006F178A">
        <w:rPr>
          <w:rtl/>
        </w:rPr>
        <w:t xml:space="preserve"> </w:t>
      </w:r>
      <w:r w:rsidRPr="006F178A">
        <w:rPr>
          <w:rFonts w:hint="cs"/>
          <w:rtl/>
        </w:rPr>
        <w:t>הקיטע</w:t>
      </w:r>
      <w:r w:rsidRPr="006F178A">
        <w:rPr>
          <w:rtl/>
        </w:rPr>
        <w:t xml:space="preserve">. </w:t>
      </w:r>
      <w:r w:rsidRPr="006F178A">
        <w:rPr>
          <w:rStyle w:val="2fb"/>
          <w:rFonts w:hint="cs"/>
          <w:rtl/>
        </w:rPr>
        <w:t xml:space="preserve">רב </w:t>
      </w:r>
      <w:ins w:id="97975" w:author="קלוד" w:date="2026-10-11T13:11:34Z">
        <w:r>
          <w:rPr>
            <w:rStyle w:val="2fb"/>
            <w:rFonts w:hint="cs"/>
            <w:rtl/>
          </w:rPr>
          <w:t xml:space="preserve">יוסף:</w:t>
        </w:r>
      </w:ins>
      <w:del w:id="97976" w:author="קלוד" w:date="2026-10-11T13:11:34Z">
        <w:r w:rsidRPr="006F178A">
          <w:rPr>
            <w:rStyle w:val="2fb"/>
            <w:rFonts w:hint="cs"/>
            <w:rtl/>
          </w:rPr>
          <w:delText xml:space="preserve">יוסף</w:delText>
        </w:r>
      </w:del>
      <w:r w:rsidRPr="006F178A">
        <w:rPr>
          <w:rFonts w:hint="cs"/>
          <w:rtl/>
        </w:rPr>
        <w:t xml:space="preserve"> </w:t>
      </w:r>
      <w:ins w:id="97973" w:author="קלוד" w:date="2026-10-11T13:11:34Z">
        <w:r>
          <w:rPr>
            <w:rFonts w:hint="cs"/>
            <w:rtl/>
          </w:rPr>
          <w:t xml:space="preserve">אף</w:t>
        </w:r>
      </w:ins>
      <w:del w:id="97974" w:author="קלוד" w:date="2026-10-11T13:11:34Z">
        <w:r w:rsidRPr="006F178A">
          <w:rPr>
            <w:rFonts w:hint="cs"/>
            <w:rtl/>
          </w:rPr>
          <w:delText xml:space="preserve">אני</w:delText>
        </w:r>
      </w:del>
      <w:r w:rsidRPr="006F178A">
        <w:rPr>
          <w:rFonts w:hint="cs"/>
          <w:rtl/>
        </w:rPr>
        <w:t xml:space="preserve"> </w:t>
      </w:r>
      <w:ins w:id="97971" w:author="קלוד" w:date="2026-10-11T13:11:34Z">
        <w:r>
          <w:rPr>
            <w:rFonts w:hint="cs"/>
            <w:rtl/>
          </w:rPr>
          <w:t xml:space="preserve">אנו</w:t>
        </w:r>
      </w:ins>
      <w:del w:id="97972" w:author="קלוד" w:date="2026-10-11T13:11:34Z">
        <w:r w:rsidRPr="006F178A">
          <w:rPr>
            <w:rFonts w:hint="cs"/>
            <w:rtl/>
          </w:rPr>
          <w:delText xml:space="preserve">גם</w:delText>
        </w:r>
      </w:del>
      <w:r w:rsidRPr="006F178A">
        <w:rPr>
          <w:rFonts w:hint="cs"/>
          <w:rtl/>
        </w:rPr>
        <w:t xml:space="preserve"> </w:t>
      </w:r>
      <w:ins w:id="97969" w:author="קלוד" w:date="2026-10-11T13:11:34Z">
        <w:r>
          <w:rPr>
            <w:rFonts w:hint="cs"/>
            <w:rtl/>
          </w:rPr>
          <w:t xml:space="preserve">נשנה</w:t>
        </w:r>
      </w:ins>
      <w:del w:id="97970" w:author="קלוד" w:date="2026-10-11T13:11:34Z">
        <w:r w:rsidRPr="006F178A">
          <w:rPr>
            <w:rFonts w:hint="cs"/>
            <w:rtl/>
          </w:rPr>
          <w:delText xml:space="preserve">אשנה</w:delText>
        </w:r>
      </w:del>
      <w:r w:rsidRPr="006F178A">
        <w:rPr>
          <w:rFonts w:hint="cs"/>
          <w:rtl/>
        </w:rPr>
        <w:t xml:space="preserve"> אין הקיטע</w:t>
      </w:r>
    </w:p>
    <w:p w:rsidR="00E9703F" w:rsidRDefault="00E9703F" w:rsidP="00E9703F">
      <w:pPr>
        <w:rPr>
          <w:rFonts w:ascii="Fb Fontext" w:hAnsi="Fb Fontext"/>
          <w:sz w:val="20"/>
          <w:rtl/>
        </w:rPr>
      </w:pPr>
      <w:r w:rsidRPr="006F178A">
        <w:rPr>
          <w:rStyle w:val="2fb"/>
          <w:rFonts w:ascii="Fb Fontext" w:hAnsi="Fb Fontext" w:hint="cs"/>
          <w:sz w:val="20"/>
          <w:rtl/>
        </w:rPr>
        <w:t xml:space="preserve">רבא</w:t>
      </w:r>
      <w:r w:rsidRPr="006F178A">
        <w:rPr>
          <w:rFonts w:ascii="Fb Fontext" w:hAnsi="Fb Fontext" w:hint="cs"/>
          <w:sz w:val="20"/>
          <w:rtl/>
        </w:rPr>
        <w:t xml:space="preserve"> גרס </w:t>
      </w:r>
      <w:ins w:id="92845" w:author="מנוע מכני" w:date="2026-10-11T12:04:39Z">
        <w:r>
          <w:rPr>
            <w:rFonts w:ascii="Fb Fontext" w:hAnsi="Fb Fontext" w:hint="cs"/>
            <w:sz w:val="20"/>
            <w:rtl/>
          </w:rPr>
          <w:t xml:space="preserve">משמו</w:t>
        </w:r>
      </w:ins>
      <w:del w:id="92846" w:author="מנוע מכני" w:date="2026-10-11T12:04:39Z">
        <w:r w:rsidRPr="006F178A">
          <w:rPr>
            <w:rFonts w:ascii="Fb Fontext" w:hAnsi="Fb Fontext" w:hint="cs"/>
            <w:sz w:val="20"/>
            <w:rtl/>
          </w:rPr>
          <w:delText xml:space="preserve">משמיה</w:delText>
        </w:r>
      </w:del>
      <w:r w:rsidRPr="006F178A">
        <w:rPr>
          <w:rFonts w:ascii="Fb Fontext" w:hAnsi="Fb Fontext" w:hint="cs"/>
          <w:sz w:val="20"/>
          <w:rtl/>
        </w:rPr>
        <w:t xml:space="preserve"> </w:t>
      </w:r>
      <w:ins w:id="97983" w:author="קלוד" w:date="2026-10-11T13:11:34Z">
        <w:r>
          <w:rPr>
            <w:rStyle w:val="2fb"/>
            <w:rFonts w:ascii="Fb Fontext" w:hAnsi="Fb Fontext" w:hint="cs"/>
            <w:sz w:val="20"/>
            <w:rtl/>
          </w:rPr>
          <w:t xml:space="preserve">של ר"נ</w:t>
        </w:r>
      </w:ins>
      <w:del w:id="97984" w:author="קלוד" w:date="2026-10-11T13:11:34Z">
        <w:r w:rsidRPr="006F178A">
          <w:rPr>
            <w:rStyle w:val="2fb"/>
            <w:rFonts w:ascii="Fb Fontext" w:hAnsi="Fb Fontext" w:hint="cs"/>
            <w:sz w:val="20"/>
            <w:rtl/>
          </w:rPr>
          <w:delText xml:space="preserve">דר</w:delText>
        </w:r>
        <w:r w:rsidRPr="006F178A">
          <w:rPr>
            <w:rStyle w:val="2fb"/>
            <w:rFonts w:ascii="Fb Fontext" w:hAnsi="Fb Fontext"/>
            <w:sz w:val="20"/>
            <w:rtl/>
          </w:rPr>
          <w:delText xml:space="preserve">"</w:delText>
        </w:r>
        <w:r w:rsidRPr="006F178A">
          <w:rPr>
            <w:rStyle w:val="2fb"/>
            <w:rFonts w:ascii="Fb Fontext" w:hAnsi="Fb Fontext" w:hint="cs"/>
            <w:sz w:val="20"/>
            <w:rtl/>
          </w:rPr>
          <w:delText xml:space="preserve">נ</w:delText>
        </w:r>
      </w:del>
      <w:r w:rsidRPr="006F178A">
        <w:rPr>
          <w:rFonts w:ascii="Fb Fontext" w:hAnsi="Fb Fontext" w:hint="cs"/>
          <w:sz w:val="20"/>
          <w:rtl/>
        </w:rPr>
        <w:t xml:space="preserve"> - </w:t>
      </w:r>
      <w:ins w:id="97981" w:author="קלוד" w:date="2026-10-11T13:11:34Z">
        <w:r>
          <w:rPr>
            <w:rFonts w:ascii="Fb Fontext" w:hAnsi="Fb Fontext" w:hint="cs"/>
            <w:sz w:val="20"/>
            <w:rtl/>
          </w:rPr>
          <w:t xml:space="preserve">בהיפוך.</w:t>
        </w:r>
      </w:ins>
      <w:del w:id="97982" w:author="קלוד" w:date="2026-10-11T13:11:34Z">
        <w:r w:rsidRPr="006F178A">
          <w:rPr>
            <w:rFonts w:ascii="Fb Fontext" w:hAnsi="Fb Fontext" w:hint="cs"/>
            <w:sz w:val="20"/>
            <w:rtl/>
          </w:rPr>
          <w:delText xml:space="preserve">בהיפוך</w:delText>
        </w:r>
      </w:del>
      <w:r>
        <w:rPr>
          <w:rFonts w:ascii="Fb Fontext" w:hAnsi="Fb Fontext" w:hint="cs"/>
          <w:sz w:val="20"/>
          <w:rtl/>
        </w:rPr>
        <w:t xml:space="preserve"> </w:t>
      </w:r>
      <w:ins w:id="97979" w:author="קלוד" w:date="2026-10-11T13:11:34Z">
        <w:r>
          <w:rPr>
            <w:rStyle w:val="2fb"/>
            <w:rFonts w:ascii="Fb Fontext" w:hAnsi="Fb Fontext" w:hint="cs"/>
            <w:sz w:val="20"/>
            <w:rtl/>
          </w:rPr>
          <w:t xml:space="preserve">וארנב"י:</w:t>
        </w:r>
      </w:ins>
      <w:del w:id="97980" w:author="קלוד" w:date="2026-10-11T13:11:34Z">
        <w:r w:rsidRPr="006F178A">
          <w:rPr>
            <w:rStyle w:val="2fb"/>
            <w:rFonts w:ascii="Fb Fontext" w:hAnsi="Fb Fontext" w:hint="cs"/>
            <w:sz w:val="20"/>
            <w:rtl/>
          </w:rPr>
          <w:delText xml:space="preserve">ו</w:delText>
        </w:r>
        <w:r>
          <w:rPr>
            <w:rStyle w:val="2fb"/>
            <w:rFonts w:ascii="Fb Fontext" w:hAnsi="Fb Fontext" w:hint="cs"/>
            <w:sz w:val="20"/>
            <w:rtl/>
          </w:rPr>
          <w:delText xml:space="preserve">ארנב"י</w:delText>
        </w:r>
      </w:del>
      <w:ins w:id="90003" w:author="מנוע מכני" w:date="2026-10-11T12:04:39Z"/>
      <w:del w:id="90004" w:author="מנוע מכני" w:date="2026-10-11T12:04:39Z">
        <w:r w:rsidRPr="006F178A">
          <w:rPr>
            <w:rFonts w:ascii="Fb Fontext" w:hAnsi="Fb Fontext" w:hint="cs"/>
            <w:sz w:val="20"/>
            <w:rtl/>
          </w:rPr>
          <w:delText xml:space="preserve">ארנב'י</w:delText>
        </w:r>
      </w:del>
      <w:r w:rsidRPr="006F178A">
        <w:rPr>
          <w:rFonts w:ascii="Fb Fontext" w:hAnsi="Fb Fontext" w:hint="cs"/>
          <w:sz w:val="20"/>
          <w:rtl/>
        </w:rPr>
        <w:t xml:space="preserve"> </w:t>
      </w:r>
      <w:ins w:id="97977" w:author="קלוד" w:date="2026-10-11T13:11:34Z">
        <w:r>
          <w:rPr>
            <w:rFonts w:ascii="Fb Fontext" w:hAnsi="Fb Fontext" w:hint="cs"/>
            <w:sz w:val="20"/>
            <w:rtl/>
          </w:rPr>
          <w:t xml:space="preserve">הסימן -</w:t>
        </w:r>
      </w:ins>
      <w:del w:id="97978" w:author="קלוד" w:date="2026-10-11T13:11:34Z">
        <w:r w:rsidRPr="006F178A">
          <w:rPr>
            <w:rFonts w:ascii="Fb Fontext" w:hAnsi="Fb Fontext" w:hint="cs"/>
            <w:sz w:val="20"/>
            <w:rtl/>
          </w:rPr>
          <w:delText xml:space="preserve">דסימנא</w:delText>
        </w:r>
      </w:del>
      <w:r w:rsidRPr="006F178A">
        <w:rPr>
          <w:rFonts w:ascii="Fb Fontext" w:hAnsi="Fb Fontext"/>
          <w:sz w:val="20"/>
          <w:rtl/>
        </w:rPr>
        <w:t xml:space="preserve"> </w:t>
      </w:r>
      <w:r w:rsidRPr="006F178A">
        <w:rPr>
          <w:rFonts w:ascii="Fb Fontext" w:hAnsi="Fb Fontext" w:hint="cs"/>
          <w:sz w:val="20"/>
          <w:rtl/>
        </w:rPr>
        <w:t>סמך</w:t>
      </w:r>
      <w:r w:rsidRPr="006F178A">
        <w:rPr>
          <w:rFonts w:ascii="Fb Fontext" w:hAnsi="Fb Fontext"/>
          <w:sz w:val="20"/>
          <w:rtl/>
        </w:rPr>
        <w:t xml:space="preserve"> </w:t>
      </w:r>
      <w:r w:rsidRPr="006F178A">
        <w:rPr>
          <w:rFonts w:ascii="Fb Fontext" w:hAnsi="Fb Fontext" w:hint="cs"/>
          <w:sz w:val="20"/>
          <w:rtl/>
        </w:rPr>
        <w:t>סמך</w:t>
      </w:r>
      <w:r w:rsidRPr="006F178A">
        <w:rPr>
          <w:rFonts w:ascii="Fb Fontext" w:hAnsi="Fb Fontext"/>
          <w:sz w:val="20"/>
          <w:rtl/>
        </w:rPr>
        <w:t>.</w:t>
      </w:r>
      <w:r w:rsidRPr="006F178A">
        <w:rPr>
          <w:rFonts w:ascii="Fb Fontext" w:hAnsi="Fb Fontext" w:hint="cs"/>
          <w:sz w:val="20"/>
          <w:rtl/>
        </w:rPr>
        <w:t xml:space="preserve"> [</w:t>
      </w:r>
      <w:r w:rsidRPr="006F178A">
        <w:rPr>
          <w:rStyle w:val="2fb"/>
          <w:rFonts w:ascii="Fb Fontext" w:hAnsi="Fb Fontext" w:hint="cs"/>
          <w:sz w:val="20"/>
          <w:rtl/>
        </w:rPr>
        <w:t xml:space="preserve">ר' יו</w:t>
      </w:r>
      <w:r w:rsidRPr="006F178A">
        <w:rPr>
          <w:rStyle w:val="2fb"/>
          <w:rFonts w:ascii="Fb Fontext" w:hAnsi="Fb Fontext" w:hint="cs"/>
          <w:sz w:val="20"/>
          <w:rtl/>
        </w:rPr>
        <w:t>ס</w:t>
      </w:r>
      <w:r w:rsidRPr="006F178A">
        <w:rPr>
          <w:rStyle w:val="2fb"/>
          <w:rFonts w:ascii="Fb Fontext" w:hAnsi="Fb Fontext" w:hint="cs"/>
          <w:sz w:val="20"/>
          <w:rtl/>
        </w:rPr>
        <w:t xml:space="preserve">י</w:t>
      </w:r>
      <w:r w:rsidRPr="006F178A">
        <w:rPr>
          <w:rFonts w:ascii="Fb Fontext" w:hAnsi="Fb Fontext" w:hint="cs"/>
          <w:sz w:val="20"/>
          <w:rtl/>
        </w:rPr>
        <w:t xml:space="preserve"> או</w:t>
      </w:r>
      <w:r w:rsidRPr="006F178A">
        <w:rPr>
          <w:rStyle w:val="afffe"/>
          <w:rFonts w:ascii="Fb Fontext" w:hAnsi="Fb Fontext" w:hint="cs"/>
          <w:sz w:val="20"/>
          <w:rtl/>
        </w:rPr>
        <w:t>ס</w:t>
      </w:r>
      <w:r w:rsidRPr="006F178A">
        <w:rPr>
          <w:rFonts w:ascii="Fb Fontext" w:hAnsi="Fb Fontext" w:hint="cs"/>
          <w:sz w:val="20"/>
          <w:rtl/>
        </w:rPr>
        <w:t>ר]</w:t>
      </w:r>
    </w:p>
    <w:p>
      <w:pPr>
        <w:pStyle w:val="38"/>
        <w:rPr>
          <w:ins w:id="97634" w:author="מנוע מכני" w:date="2026-10-11T12:04:39Z"/>
        </w:rPr>
      </w:pPr>
      <w:r w:rsidRPr="00B3644D">
        <w:t>שמואל</w:t>
      </w:r>
      <w:r w:rsidRPr="00B3644D">
        <w:t xml:space="preserve"> </w:t>
      </w:r>
      <w:ins w:id="97985" w:author="קלוד" w:date="2026-10-11T13:11:34Z">
        <w:r>
          <w:t xml:space="preserve">חזר</w:t>
        </w:r>
      </w:ins>
      <w:del w:id="97986" w:author="קלוד" w:date="2026-10-11T13:11:34Z">
        <w:r w:rsidRPr="00B3644D">
          <w:delText xml:space="preserve">הדר</w:delText>
        </w:r>
      </w:del>
      <w:r w:rsidRPr="00B3644D">
        <w:t xml:space="preserve"> </w:t>
      </w:r>
      <w:ins w:id="92847" w:author="מנוע מכני" w:date="2026-10-11T12:04:39Z">
        <w:r>
          <w:t xml:space="preserve">בו</w:t>
        </w:r>
      </w:ins>
      <w:del w:id="92848" w:author="מנוע מכני" w:date="2026-10-11T12:04:39Z">
        <w:r w:rsidRPr="00B3644D">
          <w:delText xml:space="preserve">ביה</w:delText>
        </w:r>
      </w:del>
      <w:r w:rsidRPr="00B3644D">
        <w:t xml:space="preserve">, </w:t>
      </w:r>
      <w:r w:rsidRPr="00B3644D">
        <w:t>דתנן</w:t>
      </w:r>
      <w:r w:rsidRPr="00B3644D">
        <w:t xml:space="preserve">:</w:t>
      </w:r>
    </w:p>
    <w:p w:rsidR="00E9703F" w:rsidRPr="00B3644D" w:rsidRDefault="00E9703F" w:rsidP="00E9703F">
      <w:pPr>
        <w:rPr>
          <w:spacing w:val="-6"/>
          <w:rtl/>
        </w:rPr>
      </w:pPr>
      <w:del w:id="97635" w:author="מנוע מכני" w:date="2026-10-11T12:04:39Z">
        <w:r w:rsidRPr="00B3644D">
          <w:rPr>
            <w:rFonts w:ascii="Fb Fontext" w:hAnsi="Fb Fontext"/>
            <w:spacing w:val="-6"/>
            <w:rtl/>
          </w:rPr>
          <w:delText xml:space="preserve"> </w:delText>
        </w:r>
      </w:del>
      <w:r w:rsidRPr="00B3644D">
        <w:rPr>
          <w:rFonts w:ascii="Fb Fontext" w:hAnsi="Fb Fontext" w:hint="cs"/>
          <w:spacing w:val="-6"/>
          <w:rtl/>
        </w:rPr>
        <w:t>חלצה</w:t>
      </w:r>
      <w:r w:rsidRPr="00B3644D">
        <w:rPr>
          <w:rFonts w:ascii="Fb Fontext" w:hAnsi="Fb Fontext"/>
          <w:spacing w:val="-6"/>
          <w:rtl/>
        </w:rPr>
        <w:t xml:space="preserve"> </w:t>
      </w:r>
      <w:r w:rsidRPr="00B3644D">
        <w:rPr>
          <w:rFonts w:ascii="Fb Fontext" w:hAnsi="Fb Fontext" w:hint="cs"/>
          <w:spacing w:val="-6"/>
          <w:rtl/>
        </w:rPr>
        <w:t>בסנדל</w:t>
      </w:r>
      <w:r w:rsidRPr="00B3644D">
        <w:rPr>
          <w:rFonts w:ascii="Fb Fontext" w:hAnsi="Fb Fontext"/>
          <w:spacing w:val="-6"/>
          <w:rtl/>
        </w:rPr>
        <w:t xml:space="preserve"> </w:t>
      </w:r>
      <w:r w:rsidRPr="00B3644D">
        <w:rPr>
          <w:rFonts w:ascii="Fb Fontext" w:hAnsi="Fb Fontext" w:hint="cs"/>
          <w:spacing w:val="-6"/>
          <w:rtl/>
        </w:rPr>
        <w:t>שאינו</w:t>
      </w:r>
      <w:r w:rsidRPr="00B3644D">
        <w:rPr>
          <w:rFonts w:ascii="Fb Fontext" w:hAnsi="Fb Fontext"/>
          <w:spacing w:val="-6"/>
          <w:rtl/>
        </w:rPr>
        <w:t xml:space="preserve"> </w:t>
      </w:r>
      <w:r w:rsidRPr="00B3644D">
        <w:rPr>
          <w:rFonts w:ascii="Fb Fontext" w:hAnsi="Fb Fontext" w:hint="cs"/>
          <w:spacing w:val="-6"/>
          <w:rtl/>
        </w:rPr>
        <w:t>שלו</w:t>
      </w:r>
      <w:r w:rsidRPr="00B3644D">
        <w:rPr>
          <w:rFonts w:ascii="Fb Fontext" w:hAnsi="Fb Fontext"/>
          <w:spacing w:val="-6"/>
          <w:rtl/>
        </w:rPr>
        <w:t xml:space="preserve">, </w:t>
      </w:r>
      <w:r w:rsidRPr="00B3644D">
        <w:rPr>
          <w:rFonts w:ascii="Fb Fontext" w:hAnsi="Fb Fontext" w:hint="cs"/>
          <w:spacing w:val="-6"/>
          <w:rtl/>
        </w:rPr>
        <w:t>בסנדל</w:t>
      </w:r>
      <w:r w:rsidRPr="00B3644D">
        <w:rPr>
          <w:rFonts w:ascii="Fb Fontext" w:hAnsi="Fb Fontext"/>
          <w:spacing w:val="-6"/>
          <w:rtl/>
        </w:rPr>
        <w:t xml:space="preserve"> </w:t>
      </w:r>
      <w:r w:rsidRPr="00B3644D">
        <w:rPr>
          <w:rFonts w:ascii="Fb Fontext" w:hAnsi="Fb Fontext" w:hint="cs"/>
          <w:spacing w:val="-6"/>
          <w:rtl/>
        </w:rPr>
        <w:t>של</w:t>
      </w:r>
      <w:r w:rsidRPr="00B3644D">
        <w:rPr>
          <w:rFonts w:ascii="Fb Fontext" w:hAnsi="Fb Fontext"/>
          <w:spacing w:val="-6"/>
          <w:rtl/>
        </w:rPr>
        <w:t xml:space="preserve"> </w:t>
      </w:r>
      <w:r w:rsidRPr="00B3644D">
        <w:rPr>
          <w:rFonts w:ascii="Fb Fontext" w:hAnsi="Fb Fontext" w:hint="cs"/>
          <w:spacing w:val="-6"/>
          <w:rtl/>
        </w:rPr>
        <w:t>עץ</w:t>
      </w:r>
      <w:r w:rsidRPr="00B3644D">
        <w:rPr>
          <w:rFonts w:ascii="Fb Fontext" w:hAnsi="Fb Fontext"/>
          <w:spacing w:val="-6"/>
          <w:rtl/>
        </w:rPr>
        <w:t xml:space="preserve">, </w:t>
      </w:r>
      <w:r w:rsidRPr="00B3644D">
        <w:rPr>
          <w:rFonts w:ascii="Fb Fontext" w:hAnsi="Fb Fontext" w:hint="cs"/>
          <w:spacing w:val="-6"/>
          <w:rtl/>
        </w:rPr>
        <w:t>או</w:t>
      </w:r>
      <w:r w:rsidRPr="00B3644D">
        <w:rPr>
          <w:rFonts w:ascii="Fb Fontext" w:hAnsi="Fb Fontext"/>
          <w:spacing w:val="-6"/>
          <w:rtl/>
        </w:rPr>
        <w:t xml:space="preserve"> </w:t>
      </w:r>
      <w:r w:rsidRPr="00B3644D">
        <w:rPr>
          <w:rFonts w:ascii="Fb Fontext" w:hAnsi="Fb Fontext" w:hint="cs"/>
          <w:spacing w:val="-6"/>
          <w:rtl/>
        </w:rPr>
        <w:t>של</w:t>
      </w:r>
      <w:r w:rsidRPr="00B3644D">
        <w:rPr>
          <w:rFonts w:ascii="Fb Fontext" w:hAnsi="Fb Fontext"/>
          <w:spacing w:val="-6"/>
          <w:rtl/>
        </w:rPr>
        <w:t xml:space="preserve"> </w:t>
      </w:r>
      <w:r w:rsidRPr="00B3644D">
        <w:rPr>
          <w:rFonts w:ascii="Fb Fontext" w:hAnsi="Fb Fontext" w:hint="cs"/>
          <w:spacing w:val="-6"/>
          <w:rtl/>
        </w:rPr>
        <w:t>שמאל</w:t>
      </w:r>
      <w:r w:rsidRPr="00B3644D">
        <w:rPr>
          <w:rFonts w:ascii="Fb Fontext" w:hAnsi="Fb Fontext"/>
          <w:spacing w:val="-6"/>
          <w:rtl/>
        </w:rPr>
        <w:t xml:space="preserve"> </w:t>
      </w:r>
      <w:r w:rsidRPr="00B3644D">
        <w:rPr>
          <w:rFonts w:ascii="Fb Fontext" w:hAnsi="Fb Fontext" w:hint="cs"/>
          <w:spacing w:val="-6"/>
          <w:rtl/>
        </w:rPr>
        <w:t>בימין</w:t>
      </w:r>
      <w:r w:rsidRPr="00B3644D">
        <w:rPr>
          <w:rFonts w:ascii="Fb Fontext" w:hAnsi="Fb Fontext"/>
          <w:spacing w:val="-6"/>
          <w:rtl/>
        </w:rPr>
        <w:t xml:space="preserve"> </w:t>
      </w:r>
      <w:r w:rsidRPr="00B3644D">
        <w:rPr>
          <w:rFonts w:ascii="Fb Fontext" w:hAnsi="Fb Fontext" w:hint="cs"/>
          <w:spacing w:val="-6"/>
          <w:rtl/>
        </w:rPr>
        <w:t>חליצה</w:t>
      </w:r>
      <w:r w:rsidRPr="00B3644D">
        <w:rPr>
          <w:rFonts w:ascii="Fb Fontext" w:hAnsi="Fb Fontext"/>
          <w:spacing w:val="-6"/>
          <w:rtl/>
        </w:rPr>
        <w:t xml:space="preserve"> </w:t>
      </w:r>
      <w:r w:rsidRPr="00B3644D">
        <w:rPr>
          <w:rFonts w:ascii="Fb Fontext" w:hAnsi="Fb Fontext" w:hint="cs"/>
          <w:spacing w:val="-6"/>
          <w:rtl/>
        </w:rPr>
        <w:t>כשרה</w:t>
      </w:r>
      <w:r w:rsidRPr="00B3644D">
        <w:rPr>
          <w:rFonts w:ascii="Fb Fontext" w:hAnsi="Fb Fontext"/>
          <w:spacing w:val="-6"/>
          <w:rtl/>
        </w:rPr>
        <w:t>.</w:t>
      </w:r>
    </w:p>
    <w:p w:rsidR="00E9703F" w:rsidRDefault="00E9703F" w:rsidP="00E9703F">
      <w:pPr>
        <w:rPr>
          <w:rtl/>
        </w:rPr>
      </w:pPr>
      <w:ins w:id="97999" w:author="קלוד" w:date="2026-10-11T13:11:34Z">
        <w:r>
          <w:rPr>
            <w:rStyle w:val="2fb"/>
            <w:rFonts w:hint="cs"/>
            <w:rtl/>
          </w:rPr>
          <w:t xml:space="preserve">ושמואל:</w:t>
        </w:r>
      </w:ins>
      <w:del w:id="98000" w:author="קלוד" w:date="2026-10-11T13:11:34Z">
        <w:r w:rsidRPr="006F178A">
          <w:rPr>
            <w:rStyle w:val="2fb"/>
            <w:rFonts w:hint="cs"/>
            <w:rtl/>
          </w:rPr>
          <w:delText xml:space="preserve">ושמואל</w:delText>
        </w:r>
      </w:del>
      <w:r w:rsidRPr="006F178A">
        <w:rPr>
          <w:rFonts w:hint="cs"/>
          <w:rtl/>
        </w:rPr>
        <w:t xml:space="preserve"> </w:t>
      </w:r>
      <w:ins w:id="97997" w:author="קלוד" w:date="2026-10-11T13:11:34Z">
        <w:r>
          <w:rPr>
            <w:rStyle w:val="afffffe"/>
            <w:rFonts w:hint="cs"/>
            <w:rtl/>
          </w:rPr>
          <w:t xml:space="preserve">סנדל</w:t>
        </w:r>
      </w:ins>
      <w:del w:id="97998" w:author="קלוד" w:date="2026-10-11T13:11:34Z">
        <w:r w:rsidRPr="006F178A">
          <w:rPr>
            <w:rFonts w:hint="cs"/>
            <w:rtl/>
          </w:rPr>
          <w:delText xml:space="preserve">אמר</w:delText>
        </w:r>
      </w:del>
      <w:r w:rsidRPr="006F178A">
        <w:rPr>
          <w:rFonts w:hint="cs"/>
          <w:rtl/>
        </w:rPr>
        <w:t xml:space="preserve"> </w:t>
      </w:r>
      <w:ins w:id="97995" w:author="קלוד" w:date="2026-10-11T13:11:34Z">
        <w:r>
          <w:rPr>
            <w:rStyle w:val="afffffe"/>
            <w:rFonts w:hint="cs"/>
            <w:rtl/>
          </w:rPr>
          <w:t xml:space="preserve">עץ</w:t>
        </w:r>
      </w:ins>
      <w:del w:id="97996" w:author="קלוד" w:date="2026-10-11T13:11:34Z">
        <w:r w:rsidRPr="006F178A">
          <w:rPr>
            <w:rFonts w:hint="cs"/>
            <w:rtl/>
          </w:rPr>
          <w:delText xml:space="preserve">שר'מ</w:delText>
        </w:r>
      </w:del>
      <w:r w:rsidRPr="006F178A">
        <w:rPr>
          <w:rFonts w:hint="cs"/>
          <w:rtl/>
        </w:rPr>
        <w:t xml:space="preserve"> </w:t>
      </w:r>
      <w:ins w:id="97993" w:author="קלוד" w:date="2026-10-11T13:11:34Z">
        <w:r>
          <w:rPr>
            <w:rStyle w:val="afffffe"/>
            <w:rFonts w:hint="cs"/>
            <w:rtl/>
          </w:rPr>
          <w:t xml:space="preserve">כמנעל</w:t>
        </w:r>
      </w:ins>
      <w:del w:id="97994" w:author="קלוד" w:date="2026-10-11T13:11:34Z">
        <w:r w:rsidRPr="006F178A">
          <w:rPr>
            <w:rFonts w:hint="cs"/>
            <w:rtl/>
          </w:rPr>
          <w:delText xml:space="preserve">היא</w:delText>
        </w:r>
      </w:del>
      <w:r w:rsidRPr="006F178A">
        <w:rPr>
          <w:rFonts w:hint="cs"/>
          <w:rtl/>
        </w:rPr>
        <w:t xml:space="preserve"> </w:t>
      </w:r>
      <w:ins w:id="97991" w:author="קלוד" w:date="2026-10-11T13:11:34Z">
        <w:r>
          <w:rPr>
            <w:rFonts w:hint="cs"/>
            <w:rtl/>
          </w:rPr>
          <w:t xml:space="preserve">- ר"מ היא, שהקיטע</w:t>
        </w:r>
      </w:ins>
      <w:del w:id="97992" w:author="קלוד" w:date="2026-10-11T13:11:34Z">
        <w:r w:rsidRPr="006F178A">
          <w:rPr>
            <w:rFonts w:hint="cs"/>
            <w:rtl/>
          </w:rPr>
          <w:delText xml:space="preserve">דקיטע</w:delText>
        </w:r>
      </w:del>
      <w:r w:rsidRPr="006F178A">
        <w:rPr>
          <w:rFonts w:hint="cs"/>
          <w:rtl/>
        </w:rPr>
        <w:t xml:space="preserve"> יוצא בקב </w:t>
      </w:r>
      <w:ins w:id="97989" w:author="קלוד" w:date="2026-10-11T13:11:34Z">
        <w:r>
          <w:rPr>
            <w:rFonts w:hint="cs"/>
            <w:rtl/>
          </w:rPr>
          <w:t xml:space="preserve">שלו,</w:t>
        </w:r>
      </w:ins>
      <w:del w:id="97990" w:author="קלוד" w:date="2026-10-11T13:11:34Z">
        <w:r w:rsidRPr="006F178A">
          <w:rPr>
            <w:rFonts w:hint="cs"/>
            <w:rtl/>
          </w:rPr>
          <w:delText xml:space="preserve">שלו </w:delText>
        </w:r>
        <w:r w:rsidRPr="006F178A">
          <w:rPr>
            <w:rStyle w:val="2fb"/>
            <w:rFonts w:hint="cs"/>
            <w:rtl/>
          </w:rPr>
          <w:delText xml:space="preserve">ור</w:delText>
        </w:r>
        <w:r w:rsidRPr="006F178A">
          <w:rPr>
            <w:rStyle w:val="2fb"/>
            <w:rtl/>
          </w:rPr>
          <w:delText xml:space="preserve">"</w:delText>
        </w:r>
        <w:r w:rsidRPr="006F178A">
          <w:rPr>
            <w:rStyle w:val="2fb"/>
            <w:rFonts w:hint="cs"/>
            <w:rtl/>
          </w:rPr>
          <w:delText xml:space="preserve">מ</w:delText>
        </w:r>
      </w:del>
      <w:r w:rsidRPr="006F178A">
        <w:rPr>
          <w:rFonts w:hint="cs"/>
          <w:rtl/>
        </w:rPr>
        <w:t xml:space="preserve"> </w:t>
      </w:r>
      <w:r w:rsidRPr="006F178A">
        <w:rPr>
          <w:rStyle w:val="2fb"/>
          <w:rFonts w:hint="cs"/>
          <w:rtl/>
        </w:rPr>
        <w:t xml:space="preserve">ורבי יוסי</w:t>
      </w:r>
      <w:r w:rsidRPr="006F178A">
        <w:rPr>
          <w:rFonts w:hint="cs"/>
          <w:rtl/>
        </w:rPr>
        <w:t xml:space="preserve"> </w:t>
      </w:r>
      <w:ins w:id="97987" w:author="קלוד" w:date="2026-10-11T13:11:34Z">
        <w:r>
          <w:rPr>
            <w:rFonts w:hint="cs"/>
            <w:rtl/>
          </w:rPr>
          <w:t xml:space="preserve">אוסר</w:t>
        </w:r>
      </w:ins>
      <w:del w:id="97988" w:author="קלוד" w:date="2026-10-11T13:11:34Z">
        <w:r w:rsidRPr="006F178A">
          <w:rPr>
            <w:rFonts w:hint="cs"/>
            <w:rtl/>
          </w:rPr>
          <w:delText xml:space="preserve">אוסרים</w:delText>
        </w:r>
      </w:del>
    </w:p>
    <w:p>
      <w:pPr>
        <w:pStyle w:val="38"/>
        <w:rPr>
          <w:ins w:id="97636" w:author="מנוע מכני" w:date="2026-10-11T12:04:39Z"/>
        </w:rPr>
      </w:pPr>
      <w:r w:rsidRPr="00B3644D">
        <w:t>ור</w:t>
      </w:r>
      <w:r w:rsidRPr="00B3644D">
        <w:t>"</w:t>
      </w:r>
      <w:r w:rsidRPr="00B3644D">
        <w:t xml:space="preserve">ה </w:t>
      </w:r>
      <w:ins w:id="98003" w:author="קלוד" w:date="2026-10-11T13:11:34Z">
        <w:r>
          <w:t xml:space="preserve">חזר</w:t>
        </w:r>
      </w:ins>
      <w:del w:id="98004" w:author="קלוד" w:date="2026-10-11T13:11:34Z">
        <w:r w:rsidRPr="00B3644D">
          <w:delText xml:space="preserve">הדר</w:delText>
        </w:r>
      </w:del>
      <w:r w:rsidRPr="00B3644D">
        <w:t xml:space="preserve"> </w:t>
      </w:r>
      <w:ins w:id="92849" w:author="מנוע מכני" w:date="2026-10-11T12:04:39Z">
        <w:ins w:id="98001" w:author="קלוד" w:date="2026-10-11T13:11:34Z">
          <w:r>
            <w:t xml:space="preserve">בו,</w:t>
          </w:r>
        </w:ins>
        <w:del w:id="98002" w:author="קלוד" w:date="2026-10-11T13:11:34Z">
          <w:r>
            <w:delText xml:space="preserve">בו</w:delText>
          </w:r>
        </w:del>
      </w:ins>
      <w:del w:id="92850" w:author="מנוע מכני" w:date="2026-10-11T12:04:39Z">
        <w:r w:rsidRPr="00B3644D">
          <w:delText xml:space="preserve">ביה</w:delText>
        </w:r>
      </w:del>
      <w:r w:rsidRPr="00B3644D">
        <w:t xml:space="preserve"> </w:t>
      </w:r>
      <w:r w:rsidRPr="00B3644D">
        <w:t>דתניא</w:t>
      </w:r>
      <w:r w:rsidRPr="00B3644D">
        <w:t xml:space="preserve">:</w:t>
      </w:r>
    </w:p>
    <w:p w:rsidR="00E9703F" w:rsidRPr="00B3644D" w:rsidRDefault="00E9703F" w:rsidP="00E9703F">
      <w:pPr>
        <w:rPr>
          <w:spacing w:val="-4"/>
          <w:rtl/>
        </w:rPr>
      </w:pPr>
      <w:del w:id="97637" w:author="מנוע מכני" w:date="2026-10-11T12:04:39Z">
        <w:r w:rsidRPr="00B3644D">
          <w:rPr>
            <w:spacing w:val="-4"/>
            <w:rtl/>
          </w:rPr>
          <w:delText xml:space="preserve"> </w:delText>
        </w:r>
      </w:del>
      <w:r w:rsidRPr="00B3644D">
        <w:rPr>
          <w:rFonts w:hint="cs"/>
          <w:spacing w:val="-4"/>
          <w:rtl/>
        </w:rPr>
        <w:t>סנדל</w:t>
      </w:r>
      <w:r w:rsidRPr="00B3644D">
        <w:rPr>
          <w:spacing w:val="-4"/>
          <w:rtl/>
        </w:rPr>
        <w:t xml:space="preserve"> </w:t>
      </w:r>
      <w:r w:rsidRPr="00B3644D">
        <w:rPr>
          <w:rFonts w:hint="cs"/>
          <w:spacing w:val="-4"/>
          <w:rtl/>
        </w:rPr>
        <w:t>של</w:t>
      </w:r>
      <w:r w:rsidRPr="00B3644D">
        <w:rPr>
          <w:spacing w:val="-4"/>
          <w:rtl/>
        </w:rPr>
        <w:t xml:space="preserve"> </w:t>
      </w:r>
      <w:r w:rsidRPr="00B3644D">
        <w:rPr>
          <w:rFonts w:hint="cs"/>
          <w:spacing w:val="-4"/>
          <w:rtl/>
        </w:rPr>
        <w:t>סיידין</w:t>
      </w:r>
      <w:r w:rsidRPr="00B3644D">
        <w:rPr>
          <w:spacing w:val="-4"/>
          <w:rtl/>
        </w:rPr>
        <w:t xml:space="preserve"> </w:t>
      </w:r>
      <w:r w:rsidRPr="00B3644D">
        <w:rPr>
          <w:rFonts w:hint="cs"/>
          <w:spacing w:val="-4"/>
          <w:rtl/>
        </w:rPr>
        <w:t>טמא</w:t>
      </w:r>
      <w:r w:rsidRPr="00B3644D">
        <w:rPr>
          <w:spacing w:val="-4"/>
          <w:rtl/>
        </w:rPr>
        <w:t xml:space="preserve"> </w:t>
      </w:r>
      <w:r w:rsidRPr="00B3644D">
        <w:rPr>
          <w:rFonts w:hint="cs"/>
          <w:spacing w:val="-4"/>
          <w:rtl/>
        </w:rPr>
        <w:t>מדרס</w:t>
      </w:r>
      <w:r w:rsidRPr="00B3644D">
        <w:rPr>
          <w:spacing w:val="-4"/>
          <w:rtl/>
        </w:rPr>
        <w:t xml:space="preserve">, </w:t>
      </w:r>
      <w:r w:rsidRPr="00B3644D">
        <w:rPr>
          <w:rFonts w:hint="cs"/>
          <w:spacing w:val="-4"/>
          <w:rtl/>
        </w:rPr>
        <w:t>ואשה</w:t>
      </w:r>
      <w:r w:rsidRPr="00B3644D">
        <w:rPr>
          <w:spacing w:val="-4"/>
          <w:rtl/>
        </w:rPr>
        <w:t xml:space="preserve"> </w:t>
      </w:r>
      <w:r w:rsidRPr="00B3644D">
        <w:rPr>
          <w:rFonts w:hint="cs"/>
          <w:spacing w:val="-4"/>
          <w:rtl/>
        </w:rPr>
        <w:t>חולצת</w:t>
      </w:r>
      <w:r w:rsidRPr="00B3644D">
        <w:rPr>
          <w:spacing w:val="-4"/>
          <w:rtl/>
        </w:rPr>
        <w:t xml:space="preserve"> </w:t>
      </w:r>
      <w:r w:rsidRPr="00B3644D">
        <w:rPr>
          <w:rFonts w:hint="cs"/>
          <w:spacing w:val="-4"/>
          <w:rtl/>
        </w:rPr>
        <w:t>בו</w:t>
      </w:r>
      <w:r w:rsidRPr="00B3644D">
        <w:rPr>
          <w:spacing w:val="-4"/>
          <w:rtl/>
        </w:rPr>
        <w:t xml:space="preserve">, </w:t>
      </w:r>
      <w:r w:rsidRPr="00B3644D">
        <w:rPr>
          <w:rFonts w:hint="cs"/>
          <w:spacing w:val="-4"/>
          <w:rtl/>
        </w:rPr>
        <w:t>ויוצאין</w:t>
      </w:r>
      <w:r w:rsidRPr="00B3644D">
        <w:rPr>
          <w:spacing w:val="-4"/>
          <w:rtl/>
        </w:rPr>
        <w:t xml:space="preserve"> </w:t>
      </w:r>
      <w:r w:rsidRPr="00B3644D">
        <w:rPr>
          <w:rFonts w:hint="cs"/>
          <w:spacing w:val="-4"/>
          <w:rtl/>
        </w:rPr>
        <w:t>בו</w:t>
      </w:r>
      <w:r w:rsidRPr="00B3644D">
        <w:rPr>
          <w:spacing w:val="-4"/>
          <w:rtl/>
        </w:rPr>
        <w:t xml:space="preserve"> </w:t>
      </w:r>
      <w:r w:rsidRPr="00B3644D">
        <w:rPr>
          <w:rFonts w:hint="cs"/>
          <w:spacing w:val="-4"/>
          <w:rtl/>
        </w:rPr>
        <w:t>בשבת</w:t>
      </w:r>
      <w:r w:rsidRPr="00B3644D">
        <w:rPr>
          <w:spacing w:val="-4"/>
          <w:rtl/>
        </w:rPr>
        <w:t xml:space="preserve">, </w:t>
      </w:r>
      <w:r w:rsidRPr="00B3644D">
        <w:rPr>
          <w:rFonts w:hint="cs"/>
          <w:spacing w:val="-4"/>
          <w:rtl/>
        </w:rPr>
        <w:t>דברי</w:t>
      </w:r>
      <w:r w:rsidRPr="00B3644D">
        <w:rPr>
          <w:spacing w:val="-4"/>
          <w:rtl/>
        </w:rPr>
        <w:t xml:space="preserve"> </w:t>
      </w:r>
      <w:r w:rsidRPr="00B3644D">
        <w:rPr>
          <w:rStyle w:val="2fb"/>
          <w:rFonts w:hint="cs"/>
          <w:spacing w:val="-4"/>
          <w:rtl/>
        </w:rPr>
        <w:t>ר</w:t>
      </w:r>
      <w:r w:rsidRPr="00B3644D">
        <w:rPr>
          <w:rStyle w:val="2fb"/>
          <w:spacing w:val="-4"/>
          <w:rtl/>
        </w:rPr>
        <w:t>"</w:t>
      </w:r>
      <w:r w:rsidRPr="00B3644D">
        <w:rPr>
          <w:rStyle w:val="2fb"/>
          <w:rFonts w:hint="cs"/>
          <w:spacing w:val="-4"/>
          <w:rtl/>
        </w:rPr>
        <w:t>ע</w:t>
      </w:r>
    </w:p>
    <w:p w:rsidR="00E9703F" w:rsidRDefault="00E9703F" w:rsidP="00E9703F">
      <w:pPr>
        <w:rPr>
          <w:rtl/>
        </w:rPr>
      </w:pPr>
      <w:r w:rsidRPr="006F178A">
        <w:rPr>
          <w:rFonts w:hint="cs"/>
          <w:rtl/>
        </w:rPr>
        <w:t>ולא</w:t>
      </w:r>
      <w:r w:rsidRPr="006F178A">
        <w:rPr>
          <w:rtl/>
        </w:rPr>
        <w:t xml:space="preserve"> </w:t>
      </w:r>
      <w:r w:rsidRPr="006F178A">
        <w:rPr>
          <w:rFonts w:hint="cs"/>
          <w:rtl/>
        </w:rPr>
        <w:t>הודו</w:t>
      </w:r>
      <w:r w:rsidRPr="006F178A">
        <w:rPr>
          <w:rtl/>
        </w:rPr>
        <w:t xml:space="preserve"> </w:t>
      </w:r>
      <w:ins w:id="98011" w:author="קלוד" w:date="2026-10-11T13:11:34Z">
        <w:r>
          <w:rPr>
            <w:rFonts w:hint="cs"/>
            <w:rtl/>
          </w:rPr>
          <w:t xml:space="preserve">לו.</w:t>
        </w:r>
      </w:ins>
      <w:del w:id="98012" w:author="קלוד" w:date="2026-10-11T13:11:34Z">
        <w:r w:rsidRPr="006F178A">
          <w:rPr>
            <w:rFonts w:hint="cs"/>
            <w:rtl/>
          </w:rPr>
          <w:delText xml:space="preserve">לו-</w:delText>
        </w:r>
      </w:del>
      <w:r w:rsidRPr="006F178A">
        <w:rPr>
          <w:rFonts w:hint="cs"/>
          <w:rtl/>
        </w:rPr>
        <w:t xml:space="preserve"> </w:t>
      </w:r>
      <w:ins w:id="98009" w:author="קלוד" w:date="2026-10-11T13:11:34Z">
        <w:r>
          <w:rPr>
            <w:rStyle w:val="2fb"/>
            <w:rFonts w:hint="cs"/>
            <w:rtl/>
          </w:rPr>
          <w:t xml:space="preserve">ר"ה:</w:t>
        </w:r>
      </w:ins>
      <w:del w:id="98010" w:author="קלוד" w:date="2026-10-11T13:11:34Z">
        <w:r w:rsidRPr="006F178A">
          <w:rPr>
            <w:rStyle w:val="2fb"/>
            <w:rFonts w:hint="cs"/>
            <w:rtl/>
          </w:rPr>
          <w:delText xml:space="preserve">ר</w:delText>
        </w:r>
        <w:r w:rsidRPr="006F178A">
          <w:rPr>
            <w:rStyle w:val="2fb"/>
            <w:rtl/>
          </w:rPr>
          <w:delText xml:space="preserve">"</w:delText>
        </w:r>
        <w:r w:rsidRPr="006F178A">
          <w:rPr>
            <w:rStyle w:val="2fb"/>
            <w:rFonts w:hint="cs"/>
            <w:rtl/>
          </w:rPr>
          <w:delText xml:space="preserve">ה</w:delText>
        </w:r>
      </w:del>
      <w:r>
        <w:rPr>
          <w:rFonts w:hint="cs"/>
          <w:rtl/>
        </w:rPr>
        <w:t xml:space="preserve"> </w:t>
      </w:r>
      <w:ins w:id="98007" w:author="קלוד" w:date="2026-10-11T13:11:34Z">
        <w:r>
          <w:rPr>
            <w:rFonts w:hint="cs"/>
            <w:rtl/>
          </w:rPr>
          <w:t xml:space="preserve">לא</w:t>
        </w:r>
      </w:ins>
      <w:del w:id="98008" w:author="קלוד" w:date="2026-10-11T13:11:34Z">
        <w:r w:rsidRPr="006F178A">
          <w:rPr>
            <w:rFonts w:hint="cs"/>
            <w:rtl/>
          </w:rPr>
          <w:delText xml:space="preserve">והיינו </w:delText>
        </w:r>
        <w:r w:rsidRPr="006F178A">
          <w:rPr>
            <w:rStyle w:val="2fb"/>
            <w:rFonts w:hint="cs"/>
            <w:rtl/>
          </w:rPr>
          <w:delText xml:space="preserve">רבי יוסי</w:delText>
        </w:r>
        <w:r w:rsidRPr="006F178A">
          <w:rPr>
            <w:rtl/>
          </w:rPr>
          <w:delText xml:space="preserve">. </w:delText>
        </w:r>
        <w:r w:rsidRPr="006F178A">
          <w:rPr>
            <w:rFonts w:hint="cs"/>
            <w:rtl/>
          </w:rPr>
          <w:delText xml:space="preserve">והך </w:delText>
        </w:r>
        <w:r w:rsidRPr="006F178A">
          <w:rPr>
            <w:rFonts w:hint="cs"/>
            <w:rtl/>
          </w:rPr>
          <w:delText xml:space="preserve">דתניא</w:delText>
        </w:r>
        <w:r w:rsidRPr="006F178A">
          <w:rPr>
            <w:rtl/>
          </w:rPr>
          <w:delText xml:space="preserve">:</w:delText>
        </w:r>
      </w:del>
      <w:r w:rsidRPr="006F178A">
        <w:rPr>
          <w:rtl/>
        </w:rPr>
        <w:t xml:space="preserve"> </w:t>
      </w:r>
      <w:r w:rsidRPr="006F178A">
        <w:rPr>
          <w:rFonts w:hint="cs"/>
          <w:rtl/>
        </w:rPr>
        <w:t>הודו</w:t>
      </w:r>
      <w:r w:rsidRPr="006F178A">
        <w:rPr>
          <w:rtl/>
        </w:rPr>
        <w:t xml:space="preserve"> </w:t>
      </w:r>
      <w:r w:rsidRPr="006F178A">
        <w:rPr>
          <w:rFonts w:hint="cs"/>
          <w:rtl/>
        </w:rPr>
        <w:t>לו</w:t>
      </w:r>
      <w:r w:rsidRPr="006F178A">
        <w:rPr>
          <w:rtl/>
        </w:rPr>
        <w:t xml:space="preserve"> </w:t>
      </w:r>
      <w:ins w:id="98005" w:author="קלוד" w:date="2026-10-11T13:11:34Z">
        <w:r>
          <w:rPr>
            <w:rFonts w:hint="cs"/>
            <w:rtl/>
          </w:rPr>
          <w:t xml:space="preserve">- הוא רבי יוסי, ומה ששנינו "הודו לו" - הוא</w:t>
        </w:r>
      </w:ins>
      <w:del w:id="98006" w:author="קלוד" w:date="2026-10-11T13:11:34Z">
        <w:r w:rsidRPr="006F178A">
          <w:rPr>
            <w:rFonts w:hint="cs"/>
            <w:rtl/>
          </w:rPr>
          <w:delText xml:space="preserve">היינו</w:delText>
        </w:r>
      </w:del>
      <w:r>
        <w:rPr>
          <w:rFonts w:hint="cs"/>
          <w:rtl/>
        </w:rPr>
        <w:t xml:space="preserve"> </w:t>
      </w:r>
      <w:r w:rsidRPr="006F178A">
        <w:rPr>
          <w:rStyle w:val="2fb"/>
          <w:rFonts w:hint="cs"/>
          <w:rtl/>
        </w:rPr>
        <w:t>ר</w:t>
      </w:r>
      <w:r w:rsidRPr="006F178A">
        <w:rPr>
          <w:rStyle w:val="2fb"/>
          <w:rtl/>
        </w:rPr>
        <w:t>"</w:t>
      </w:r>
      <w:r w:rsidRPr="006F178A">
        <w:rPr>
          <w:rStyle w:val="2fb"/>
          <w:rFonts w:hint="cs"/>
          <w:rtl/>
        </w:rPr>
        <w:t>מ</w:t>
      </w:r>
    </w:p>
    <w:p w:rsidR="00E9703F" w:rsidRPr="00B3644D" w:rsidRDefault="00E9703F" w:rsidP="00E9703F">
      <w:pPr>
        <w:rPr>
          <w:rFonts w:ascii="Fb Fontext" w:hAnsi="Fb Fontext"/>
          <w:spacing w:val="-2"/>
          <w:sz w:val="20"/>
          <w:rtl/>
        </w:rPr>
      </w:pPr>
      <w:r w:rsidRPr="00B3644D">
        <w:rPr>
          <w:rStyle w:val="2fb"/>
          <w:rFonts w:ascii="Fb Fontext" w:hAnsi="Fb Fontext" w:hint="cs"/>
          <w:spacing w:val="-2"/>
          <w:sz w:val="20"/>
          <w:rtl/>
        </w:rPr>
        <w:t xml:space="preserve">לרב </w:t>
      </w:r>
      <w:ins w:id="98021" w:author="קלוד" w:date="2026-10-11T13:11:34Z">
        <w:r>
          <w:rPr>
            <w:rStyle w:val="2fb"/>
            <w:rFonts w:ascii="Fb Fontext" w:hAnsi="Fb Fontext" w:hint="cs"/>
            <w:spacing w:val="-2"/>
            <w:sz w:val="20"/>
            <w:rtl/>
          </w:rPr>
          <w:t xml:space="preserve">יוסף:</w:t>
        </w:r>
      </w:ins>
      <w:del w:id="98022" w:author="קלוד" w:date="2026-10-11T13:11:34Z">
        <w:r w:rsidRPr="00B3644D">
          <w:rPr>
            <w:rStyle w:val="2fb"/>
            <w:rFonts w:ascii="Fb Fontext" w:hAnsi="Fb Fontext" w:hint="cs"/>
            <w:spacing w:val="-2"/>
            <w:sz w:val="20"/>
            <w:rtl/>
          </w:rPr>
          <w:delText xml:space="preserve">יוסף</w:delText>
        </w:r>
        <w:r w:rsidRPr="00B3644D">
          <w:rPr>
            <w:rStyle w:val="afffe"/>
            <w:rFonts w:ascii="Fb Fontext" w:hAnsi="Fb Fontext" w:hint="cs"/>
            <w:spacing w:val="-2"/>
            <w:sz w:val="20"/>
            <w:rtl/>
          </w:rPr>
          <w:delText xml:space="preserve"> </w:delText>
        </w:r>
        <w:r w:rsidRPr="00B3644D">
          <w:rPr>
            <w:rFonts w:ascii="Fb Fontext" w:hAnsi="Fb Fontext" w:hint="cs"/>
            <w:spacing w:val="-2"/>
            <w:sz w:val="20"/>
            <w:rtl/>
          </w:rPr>
          <w:delText xml:space="preserve">הך</w:delText>
        </w:r>
      </w:del>
      <w:r w:rsidRPr="00B3644D">
        <w:rPr>
          <w:rFonts w:ascii="Fb Fontext" w:hAnsi="Fb Fontext" w:hint="cs"/>
          <w:spacing w:val="-2"/>
          <w:sz w:val="20"/>
          <w:rtl/>
        </w:rPr>
        <w:t xml:space="preserve"> </w:t>
      </w:r>
      <w:r w:rsidRPr="00B3644D">
        <w:rPr>
          <w:rFonts w:ascii="Fb Fontext" w:hAnsi="Fb Fontext" w:hint="cs"/>
          <w:spacing w:val="-2"/>
          <w:sz w:val="20"/>
          <w:rtl/>
        </w:rPr>
        <w:t xml:space="preserve">לא</w:t>
      </w:r>
      <w:r w:rsidRPr="00B3644D">
        <w:rPr>
          <w:rFonts w:ascii="Fb Fontext" w:hAnsi="Fb Fontext"/>
          <w:spacing w:val="-2"/>
          <w:sz w:val="20"/>
          <w:rtl/>
        </w:rPr>
        <w:t xml:space="preserve"> </w:t>
      </w:r>
      <w:r w:rsidRPr="00B3644D">
        <w:rPr>
          <w:rFonts w:ascii="Fb Fontext" w:hAnsi="Fb Fontext" w:hint="cs"/>
          <w:spacing w:val="-2"/>
          <w:sz w:val="20"/>
          <w:rtl/>
        </w:rPr>
        <w:t>הודו</w:t>
      </w:r>
      <w:r w:rsidRPr="00B3644D">
        <w:rPr>
          <w:rFonts w:ascii="Fb Fontext" w:hAnsi="Fb Fontext"/>
          <w:spacing w:val="-2"/>
          <w:sz w:val="20"/>
          <w:rtl/>
        </w:rPr>
        <w:t xml:space="preserve"> </w:t>
      </w:r>
      <w:r w:rsidRPr="00B3644D">
        <w:rPr>
          <w:rFonts w:ascii="Fb Fontext" w:hAnsi="Fb Fontext" w:hint="cs"/>
          <w:spacing w:val="-2"/>
          <w:sz w:val="20"/>
          <w:rtl/>
        </w:rPr>
        <w:t>לו</w:t>
      </w:r>
      <w:r w:rsidRPr="00B3644D">
        <w:rPr>
          <w:rFonts w:ascii="Fb Fontext" w:hAnsi="Fb Fontext"/>
          <w:spacing w:val="-2"/>
          <w:sz w:val="20"/>
          <w:rtl/>
        </w:rPr>
        <w:t xml:space="preserve"> </w:t>
      </w:r>
      <w:ins w:id="98019" w:author="קלוד" w:date="2026-10-11T13:11:34Z">
        <w:r>
          <w:rPr>
            <w:rFonts w:ascii="Fb Fontext" w:hAnsi="Fb Fontext"/>
            <w:spacing w:val="-2"/>
            <w:sz w:val="20"/>
            <w:rtl/>
          </w:rPr>
          <w:t xml:space="preserve">-</w:t>
        </w:r>
      </w:ins>
      <w:del w:id="98020" w:author="קלוד" w:date="2026-10-11T13:11:34Z">
        <w:r w:rsidRPr="00B3644D">
          <w:rPr>
            <w:rFonts w:ascii="Fb Fontext" w:hAnsi="Fb Fontext"/>
            <w:spacing w:val="-2"/>
            <w:sz w:val="20"/>
            <w:rtl/>
          </w:rPr>
          <w:delText xml:space="preserve">– </w:delText>
        </w:r>
        <w:r w:rsidRPr="00B3644D">
          <w:rPr>
            <w:rStyle w:val="2fb"/>
            <w:rFonts w:ascii="Fb Fontext" w:hAnsi="Fb Fontext" w:hint="cs"/>
            <w:spacing w:val="-2"/>
            <w:sz w:val="20"/>
            <w:rtl/>
          </w:rPr>
          <w:delText xml:space="preserve">רריב</w:delText>
        </w:r>
        <w:r w:rsidRPr="00B3644D">
          <w:rPr>
            <w:rStyle w:val="2fb"/>
            <w:rFonts w:ascii="Fb Fontext" w:hAnsi="Fb Fontext"/>
            <w:spacing w:val="-2"/>
            <w:sz w:val="20"/>
            <w:rtl/>
          </w:rPr>
          <w:delText xml:space="preserve">"</w:delText>
        </w:r>
        <w:r w:rsidRPr="00B3644D">
          <w:rPr>
            <w:rStyle w:val="2fb"/>
            <w:rFonts w:ascii="Fb Fontext" w:hAnsi="Fb Fontext" w:hint="cs"/>
            <w:spacing w:val="-2"/>
            <w:sz w:val="20"/>
            <w:rtl/>
          </w:rPr>
          <w:delText xml:space="preserve">נ</w:delText>
        </w:r>
      </w:del>
      <w:r w:rsidRPr="00B3644D">
        <w:rPr>
          <w:rFonts w:ascii="Fb Fontext" w:hAnsi="Fb Fontext" w:hint="cs"/>
          <w:spacing w:val="-2"/>
          <w:sz w:val="20"/>
          <w:rtl/>
        </w:rPr>
        <w:t xml:space="preserve"> הוא </w:t>
      </w:r>
      <w:ins w:id="98017" w:author="קלוד" w:date="2026-10-11T13:11:34Z">
        <w:r>
          <w:rPr>
            <w:rFonts w:ascii="Fb Fontext" w:hAnsi="Fb Fontext" w:hint="cs"/>
            <w:spacing w:val="-2"/>
            <w:sz w:val="20"/>
            <w:rtl/>
          </w:rPr>
          <w:t xml:space="preserve">ריב"נ, שמטהר</w:t>
        </w:r>
      </w:ins>
      <w:del w:id="98018" w:author="קלוד" w:date="2026-10-11T13:11:34Z">
        <w:r w:rsidRPr="00B3644D">
          <w:rPr>
            <w:rFonts w:ascii="Fb Fontext" w:hAnsi="Fb Fontext" w:hint="cs"/>
            <w:spacing w:val="-2"/>
            <w:sz w:val="20"/>
            <w:rtl/>
          </w:rPr>
          <w:delText xml:space="preserve">דמטהר</w:delText>
        </w:r>
      </w:del>
      <w:r w:rsidRPr="00B3644D">
        <w:rPr>
          <w:rFonts w:ascii="Fb Fontext" w:hAnsi="Fb Fontext" w:hint="cs"/>
          <w:spacing w:val="-2"/>
          <w:sz w:val="20"/>
          <w:rtl/>
        </w:rPr>
        <w:t xml:space="preserve"> כוורת של קש </w:t>
      </w:r>
      <w:ins w:id="98015" w:author="קלוד" w:date="2026-10-11T13:11:34Z">
        <w:r>
          <w:rPr>
            <w:rFonts w:ascii="Fb Fontext" w:hAnsi="Fb Fontext" w:hint="cs"/>
            <w:spacing w:val="-2"/>
            <w:sz w:val="20"/>
            <w:rtl/>
          </w:rPr>
          <w:t xml:space="preserve">ושפופרת</w:t>
        </w:r>
      </w:ins>
      <w:del w:id="98016" w:author="קלוד" w:date="2026-10-11T13:11:34Z">
        <w:r w:rsidRPr="00B3644D">
          <w:rPr>
            <w:rFonts w:ascii="Fb Fontext" w:hAnsi="Fb Fontext" w:hint="cs"/>
            <w:spacing w:val="-2"/>
            <w:sz w:val="20"/>
            <w:rtl/>
          </w:rPr>
          <w:delText xml:space="preserve">ושפורפרת</w:delText>
        </w:r>
      </w:del>
      <w:r w:rsidRPr="00B3644D">
        <w:rPr>
          <w:rFonts w:ascii="Fb Fontext" w:hAnsi="Fb Fontext" w:hint="cs"/>
          <w:spacing w:val="-2"/>
          <w:sz w:val="20"/>
          <w:rtl/>
        </w:rPr>
        <w:t xml:space="preserve"> של </w:t>
      </w:r>
      <w:ins w:id="98013" w:author="קלוד" w:date="2026-10-11T13:11:34Z">
        <w:r>
          <w:rPr>
            <w:rFonts w:ascii="Fb Fontext" w:hAnsi="Fb Fontext" w:hint="cs"/>
            <w:spacing w:val="-2"/>
            <w:sz w:val="20"/>
            <w:rtl/>
          </w:rPr>
          <w:t xml:space="preserve">קנים,</w:t>
        </w:r>
      </w:ins>
      <w:del w:id="98014" w:author="קלוד" w:date="2026-10-11T13:11:34Z">
        <w:r w:rsidRPr="00B3644D">
          <w:rPr>
            <w:rFonts w:ascii="Fb Fontext" w:hAnsi="Fb Fontext" w:hint="cs"/>
            <w:spacing w:val="-2"/>
            <w:sz w:val="20"/>
            <w:rtl/>
          </w:rPr>
          <w:delText xml:space="preserve">קנים</w:delText>
        </w:r>
      </w:del>
      <w:r w:rsidRPr="00B3644D">
        <w:rPr>
          <w:rFonts w:ascii="Fb Fontext" w:hAnsi="Fb Fontext" w:hint="cs"/>
          <w:spacing w:val="-2"/>
          <w:sz w:val="20"/>
          <w:rtl/>
        </w:rPr>
        <w:t xml:space="preserve"> </w:t>
      </w:r>
      <w:r w:rsidRPr="00B3644D">
        <w:rPr>
          <w:rStyle w:val="2fb"/>
          <w:rFonts w:ascii="Fb Fontext" w:hAnsi="Fb Fontext" w:hint="cs"/>
          <w:spacing w:val="-2"/>
          <w:sz w:val="20"/>
          <w:rtl/>
        </w:rPr>
        <w:t xml:space="preserve">ור</w:t>
      </w:r>
      <w:r w:rsidRPr="00B3644D">
        <w:rPr>
          <w:rStyle w:val="2fb"/>
          <w:rFonts w:ascii="Fb Fontext" w:hAnsi="Fb Fontext"/>
          <w:spacing w:val="-2"/>
          <w:sz w:val="20"/>
          <w:rtl/>
        </w:rPr>
        <w:t>"</w:t>
      </w:r>
      <w:r w:rsidRPr="00B3644D">
        <w:rPr>
          <w:rStyle w:val="2fb"/>
          <w:rFonts w:ascii="Fb Fontext" w:hAnsi="Fb Fontext" w:hint="cs"/>
          <w:spacing w:val="-2"/>
          <w:sz w:val="20"/>
          <w:rtl/>
        </w:rPr>
        <w:t xml:space="preserve">ע</w:t>
      </w:r>
      <w:r w:rsidRPr="00B3644D">
        <w:rPr>
          <w:rFonts w:ascii="Fb Fontext" w:hAnsi="Fb Fontext" w:hint="cs"/>
          <w:spacing w:val="-2"/>
          <w:sz w:val="20"/>
          <w:rtl/>
        </w:rPr>
        <w:t xml:space="preserve"> מטמא</w:t>
      </w:r>
    </w:p>
    <w:p w:rsidR="00E9703F" w:rsidRDefault="00E9703F" w:rsidP="00E9703F">
      <w:pPr>
        <w:rPr>
          <w:rFonts w:ascii="Fb Fontext" w:hAnsi="Fb Fontext"/>
          <w:rtl/>
        </w:rPr>
      </w:pPr>
      <w:r w:rsidRPr="006F178A">
        <w:rPr>
          <w:rFonts w:ascii="Fb Fontext" w:hAnsi="Fb Fontext" w:hint="cs"/>
          <w:rtl/>
        </w:rPr>
        <w:t>סנדל</w:t>
      </w:r>
      <w:r w:rsidRPr="006F178A">
        <w:rPr>
          <w:rFonts w:ascii="Fb Fontext" w:hAnsi="Fb Fontext"/>
          <w:rtl/>
        </w:rPr>
        <w:t xml:space="preserve"> </w:t>
      </w:r>
      <w:r w:rsidRPr="006F178A">
        <w:rPr>
          <w:rFonts w:ascii="Fb Fontext" w:hAnsi="Fb Fontext" w:hint="cs"/>
          <w:rtl/>
        </w:rPr>
        <w:t>של</w:t>
      </w:r>
      <w:r w:rsidRPr="006F178A">
        <w:rPr>
          <w:rFonts w:ascii="Fb Fontext" w:hAnsi="Fb Fontext"/>
          <w:rtl/>
        </w:rPr>
        <w:t xml:space="preserve"> </w:t>
      </w:r>
      <w:r w:rsidRPr="006F178A">
        <w:rPr>
          <w:rFonts w:ascii="Fb Fontext" w:hAnsi="Fb Fontext" w:hint="cs"/>
          <w:rtl/>
        </w:rPr>
        <w:t>סיידין</w:t>
      </w:r>
      <w:r w:rsidRPr="006F178A">
        <w:rPr>
          <w:rFonts w:ascii="Fb Fontext" w:hAnsi="Fb Fontext"/>
          <w:rtl/>
        </w:rPr>
        <w:t xml:space="preserve"> - </w:t>
      </w:r>
      <w:r w:rsidRPr="006F178A">
        <w:rPr>
          <w:rFonts w:ascii="Fb Fontext" w:hAnsi="Fb Fontext" w:hint="cs"/>
          <w:rtl/>
        </w:rPr>
        <w:t>טמא</w:t>
      </w:r>
      <w:r w:rsidRPr="006F178A">
        <w:rPr>
          <w:rFonts w:ascii="Fb Fontext" w:hAnsi="Fb Fontext"/>
          <w:rtl/>
        </w:rPr>
        <w:t xml:space="preserve"> </w:t>
      </w:r>
      <w:ins w:id="98029" w:author="קלוד" w:date="2026-10-11T13:11:34Z">
        <w:r>
          <w:rPr>
            <w:rFonts w:ascii="Fb Fontext" w:hAnsi="Fb Fontext" w:hint="cs"/>
            <w:rtl/>
          </w:rPr>
          <w:t xml:space="preserve">מדרס,</w:t>
        </w:r>
      </w:ins>
      <w:del w:id="98030" w:author="קלוד" w:date="2026-10-11T13:11:34Z">
        <w:r w:rsidRPr="006F178A">
          <w:rPr>
            <w:rFonts w:ascii="Fb Fontext" w:hAnsi="Fb Fontext" w:hint="cs"/>
            <w:rtl/>
          </w:rPr>
          <w:delText xml:space="preserve">מדרס</w:delText>
        </w:r>
        <w:r w:rsidRPr="006F178A">
          <w:rPr>
            <w:rFonts w:ascii="Fb Fontext" w:hAnsi="Fb Fontext"/>
            <w:rtl/>
          </w:rPr>
          <w:delText xml:space="preserve">.</w:delText>
        </w:r>
      </w:del>
      <w:r w:rsidRPr="006F178A">
        <w:rPr>
          <w:rFonts w:ascii="Fb Fontext" w:hAnsi="Fb Fontext"/>
          <w:rtl/>
        </w:rPr>
        <w:t xml:space="preserve"> </w:t>
      </w:r>
      <w:ins w:id="94093" w:author="מנוע מכני" w:date="2026-10-11T12:04:39Z">
        <w:r>
          <w:rPr>
            <w:rFonts w:ascii="Fb Fontext" w:hAnsi="Fb Fontext" w:hint="cs"/>
            <w:rtl/>
          </w:rPr>
          <w:t xml:space="preserve">אף</w:t>
        </w:r>
      </w:ins>
      <w:del w:id="94094" w:author="מנוע מכני" w:date="2026-10-11T12:04:39Z">
        <w:r w:rsidRPr="006F178A">
          <w:rPr>
            <w:rFonts w:ascii="Fb Fontext" w:hAnsi="Fb Fontext" w:hint="cs"/>
            <w:rtl/>
          </w:rPr>
          <w:delText xml:space="preserve">אע</w:delText>
        </w:r>
        <w:r w:rsidRPr="006F178A">
          <w:rPr>
            <w:rFonts w:ascii="Fb Fontext" w:hAnsi="Fb Fontext"/>
            <w:rtl/>
          </w:rPr>
          <w:delText xml:space="preserve">"</w:delText>
        </w:r>
        <w:r w:rsidRPr="006F178A">
          <w:rPr>
            <w:rFonts w:ascii="Fb Fontext" w:hAnsi="Fb Fontext" w:hint="cs"/>
            <w:rtl/>
          </w:rPr>
          <w:delText xml:space="preserve">ג</w:delText>
        </w:r>
      </w:del>
      <w:r w:rsidRPr="006F178A">
        <w:rPr>
          <w:rFonts w:ascii="Fb Fontext" w:hAnsi="Fb Fontext" w:hint="cs"/>
          <w:rtl/>
        </w:rPr>
        <w:t xml:space="preserve"> </w:t>
      </w:r>
      <w:ins w:id="91207" w:author="מנוע מכני" w:date="2026-10-11T12:04:39Z">
        <w:ins w:id="98027" w:author="קלוד" w:date="2026-10-11T13:11:34Z">
          <w:r>
            <w:rPr>
              <w:rFonts w:ascii="Fb Fontext" w:hAnsi="Fb Fontext" w:hint="cs"/>
              <w:rtl/>
            </w:rPr>
            <w:t xml:space="preserve">שאינו</w:t>
          </w:r>
        </w:ins>
        <w:del w:id="98028" w:author="קלוד" w:date="2026-10-11T13:11:34Z">
          <w:r>
            <w:rPr>
              <w:rFonts w:ascii="Fb Fontext" w:hAnsi="Fb Fontext" w:hint="cs"/>
              <w:rtl/>
            </w:rPr>
            <w:delText xml:space="preserve">דלא</w:delText>
          </w:r>
        </w:del>
      </w:ins>
      <w:del w:id="91208" w:author="מנוע מכני" w:date="2026-10-11T12:04:39Z">
        <w:r w:rsidRPr="006F178A">
          <w:rPr>
            <w:rFonts w:ascii="Fb Fontext" w:hAnsi="Fb Fontext" w:hint="cs"/>
            <w:rtl/>
          </w:rPr>
          <w:delText xml:space="preserve">דלאו</w:delText>
        </w:r>
      </w:del>
      <w:r w:rsidRPr="006F178A">
        <w:rPr>
          <w:rFonts w:ascii="Fb Fontext" w:hAnsi="Fb Fontext" w:hint="cs"/>
          <w:rtl/>
        </w:rPr>
        <w:t xml:space="preserve"> </w:t>
      </w:r>
      <w:ins w:id="98025" w:author="קלוד" w:date="2026-10-11T13:11:34Z">
        <w:r>
          <w:rPr>
            <w:rFonts w:ascii="Fb Fontext" w:hAnsi="Fb Fontext" w:hint="cs"/>
            <w:rtl/>
          </w:rPr>
          <w:t xml:space="preserve">להילוך,</w:t>
        </w:r>
      </w:ins>
      <w:del w:id="98026" w:author="קלוד" w:date="2026-10-11T13:11:34Z">
        <w:r w:rsidRPr="006F178A">
          <w:rPr>
            <w:rFonts w:ascii="Fb Fontext" w:hAnsi="Fb Fontext" w:hint="cs"/>
            <w:rtl/>
          </w:rPr>
          <w:delText xml:space="preserve">להילוכא</w:delText>
        </w:r>
      </w:del>
      <w:r w:rsidRPr="006F178A">
        <w:rPr>
          <w:rFonts w:ascii="Fb Fontext" w:hAnsi="Fb Fontext" w:hint="cs"/>
          <w:rtl/>
        </w:rPr>
        <w:t xml:space="preserve"> </w:t>
      </w:r>
      <w:ins w:id="98023" w:author="קלוד" w:date="2026-10-11T13:11:34Z">
        <w:r>
          <w:rPr>
            <w:rFonts w:ascii="Fb Fontext" w:hAnsi="Fb Fontext" w:hint="cs"/>
            <w:rtl/>
          </w:rPr>
          <w:t xml:space="preserve">שהסייד</w:t>
        </w:r>
      </w:ins>
      <w:del w:id="98024" w:author="קלוד" w:date="2026-10-11T13:11:34Z">
        <w:r w:rsidRPr="006F178A">
          <w:rPr>
            <w:rFonts w:ascii="Fb Fontext" w:hAnsi="Fb Fontext" w:hint="cs"/>
            <w:rtl/>
          </w:rPr>
          <w:delText xml:space="preserve">שכן הסייד</w:delText>
        </w:r>
      </w:del>
      <w:r w:rsidRPr="006F178A">
        <w:rPr>
          <w:rFonts w:ascii="Fb Fontext" w:hAnsi="Fb Fontext" w:hint="cs"/>
          <w:rtl/>
        </w:rPr>
        <w:t xml:space="preserve"> מטייל בו עד שמגיע לביתו</w:t>
      </w:r>
    </w:p>
    <w:p w:rsidR="00E9703F" w:rsidRDefault="00146180" w:rsidP="00146180">
      <w:pPr>
        <w:pStyle w:val="affffd"/>
        <w:rPr>
          <w:rtl/>
        </w:rPr>
      </w:pPr>
      <w:r>
        <w:rPr>
          <w:rFonts w:ascii="MS Mincho" w:hAnsi="MS Mincho" w:hint="cs"/>
          <w:bCs w:val="0"/>
          <w:rtl/>
        </w:rPr>
        <w:t>׻</w:t>
      </w:r>
    </w:p>
    <w:p>
      <w:pPr>
        <w:pStyle w:val="afffff8"/>
        <w:rPr>
          <w:ins w:id="90837" w:author="קלוד" w:date="2026-10-11T12:33:55Z"/>
        </w:rPr>
      </w:pPr>
      <w:ins w:id="90838" w:author="קלוד" w:date="2026-10-11T12:33:55Z">
        <w:r>
          <w:rPr>
            <w:color w:val="7B3F00"/>
          </w:rPr>
          <w:t xml:space="preserve">בית קיבול בקב - טומאת מת או מדרס</w:t>
        </w:r>
      </w:ins>
    </w:p>
    <w:p w:rsidR="00E9703F" w:rsidRPr="006F178A" w:rsidRDefault="00E9703F" w:rsidP="00E9703F">
      <w:pPr>
        <w:rPr>
          <w:rStyle w:val="afffe"/>
          <w:rFonts w:ascii="Fb Fontext" w:hAnsi="Fb Fontext"/>
          <w:rtl/>
        </w:rPr>
      </w:pPr>
      <w:r w:rsidRPr="006F178A">
        <w:rPr>
          <w:rStyle w:val="afffe"/>
          <w:rFonts w:ascii="Fb Fontext" w:hAnsi="Fb Fontext"/>
          <w:rtl/>
        </w:rPr>
        <w:t>ואם יש לו בית קיבול כתיתין - טמא</w:t>
      </w:r>
    </w:p>
    <w:p>
      <w:pPr>
        <w:pStyle w:val="38"/>
        <w:rPr>
          <w:ins w:id="97638" w:author="מנוע מכני" w:date="2026-10-11T12:04:39Z"/>
        </w:rPr>
      </w:pPr>
      <w:r w:rsidRPr="00B3644D">
        <w:t>אביי</w:t>
      </w:r>
      <w:r w:rsidRPr="00B3644D">
        <w:t xml:space="preserve">:</w:t>
      </w:r>
    </w:p>
    <w:p w:rsidR="00E9703F" w:rsidRPr="00B3644D" w:rsidRDefault="00E9703F" w:rsidP="00E9703F">
      <w:pPr>
        <w:rPr>
          <w:spacing w:val="-6"/>
          <w:rtl/>
        </w:rPr>
      </w:pPr>
      <w:del w:id="97639" w:author="מנוע מכני" w:date="2026-10-11T12:04:39Z">
        <w:r w:rsidRPr="00B3644D">
          <w:rPr>
            <w:spacing w:val="-6"/>
            <w:rtl/>
          </w:rPr>
          <w:delText xml:space="preserve"> </w:delText>
        </w:r>
      </w:del>
      <w:ins w:id="98039" w:author="קלוד" w:date="2026-10-11T13:11:34Z">
        <w:r>
          <w:rPr>
            <w:rStyle w:val="afffffe"/>
            <w:spacing w:val="-6"/>
            <w:rtl/>
          </w:rPr>
          <w:t xml:space="preserve">טומאת</w:t>
        </w:r>
        <w:r>
          <w:rPr>
            <w:spacing w:val="-6"/>
            <w:rtl/>
          </w:rPr>
          <w:t xml:space="preserve"> מת,</w:t>
        </w:r>
      </w:ins>
      <w:del w:id="98040" w:author="קלוד" w:date="2026-10-11T13:11:34Z">
        <w:r w:rsidRPr="00B3644D">
          <w:rPr>
            <w:spacing w:val="-6"/>
            <w:rtl/>
          </w:rPr>
          <w:delText xml:space="preserve">מת,</w:delText>
        </w:r>
      </w:del>
      <w:r w:rsidRPr="00B3644D">
        <w:rPr>
          <w:spacing w:val="-6"/>
          <w:rtl/>
        </w:rPr>
        <w:t xml:space="preserve"> ולא מדרס, וראייה ממקל של זקנים </w:t>
      </w:r>
      <w:ins w:id="98037" w:author="קלוד" w:date="2026-10-11T13:11:34Z">
        <w:r>
          <w:rPr>
            <w:spacing w:val="-6"/>
            <w:rtl/>
          </w:rPr>
          <w:t xml:space="preserve">שטהור</w:t>
        </w:r>
      </w:ins>
      <w:del w:id="98038" w:author="קלוד" w:date="2026-10-11T13:11:34Z">
        <w:r w:rsidRPr="00B3644D">
          <w:rPr>
            <w:spacing w:val="-6"/>
            <w:rtl/>
          </w:rPr>
          <w:delText xml:space="preserve">דטהור</w:delText>
        </w:r>
      </w:del>
      <w:r w:rsidRPr="00B3644D">
        <w:rPr>
          <w:spacing w:val="-6"/>
          <w:rtl/>
        </w:rPr>
        <w:t xml:space="preserve"> מכלום.</w:t>
      </w:r>
      <w:r w:rsidRPr="00B3644D">
        <w:rPr>
          <w:rFonts w:hint="cs"/>
          <w:spacing w:val="-6"/>
          <w:rtl/>
        </w:rPr>
        <w:t xml:space="preserve"> </w:t>
      </w:r>
      <w:ins w:id="98035" w:author="קלוד" w:date="2026-10-11T13:11:34Z">
        <w:r>
          <w:rPr>
            <w:spacing w:val="-6"/>
            <w:rtl/>
          </w:rPr>
          <w:t xml:space="preserve">[ועגלה</w:t>
        </w:r>
      </w:ins>
      <w:del w:id="98036" w:author="קלוד" w:date="2026-10-11T13:11:34Z">
        <w:r w:rsidRPr="00B3644D">
          <w:rPr>
            <w:spacing w:val="-6"/>
            <w:rtl/>
          </w:rPr>
          <w:delText xml:space="preserve">[ודווקא בעגלה</w:delText>
        </w:r>
      </w:del>
      <w:r w:rsidRPr="00B3644D">
        <w:rPr>
          <w:spacing w:val="-6"/>
          <w:rtl/>
        </w:rPr>
        <w:t xml:space="preserve"> של קטן </w:t>
      </w:r>
      <w:ins w:id="98033" w:author="קלוד" w:date="2026-10-11T13:11:34Z">
        <w:r>
          <w:rPr>
            <w:spacing w:val="-6"/>
            <w:rtl/>
          </w:rPr>
          <w:t xml:space="preserve">שונה,</w:t>
        </w:r>
      </w:ins>
      <w:del w:id="98034" w:author="קלוד" w:date="2026-10-11T13:11:34Z">
        <w:r w:rsidRPr="00B3644D">
          <w:rPr>
            <w:spacing w:val="-6"/>
            <w:rtl/>
          </w:rPr>
          <w:delText xml:space="preserve">דסמיך</w:delText>
        </w:r>
      </w:del>
      <w:r w:rsidRPr="00B3644D">
        <w:rPr>
          <w:spacing w:val="-6"/>
          <w:rtl/>
        </w:rPr>
        <w:t xml:space="preserve"> </w:t>
      </w:r>
      <w:ins w:id="92851" w:author="מנוע מכני" w:date="2026-10-11T12:04:39Z">
        <w:ins w:id="98031" w:author="קלוד" w:date="2026-10-11T13:11:34Z">
          <w:r>
            <w:rPr>
              <w:spacing w:val="-6"/>
              <w:rtl/>
            </w:rPr>
            <w:t xml:space="preserve">שנשען עליה]</w:t>
          </w:r>
        </w:ins>
        <w:del w:id="98032" w:author="קלוד" w:date="2026-10-11T13:11:34Z">
          <w:r>
            <w:rPr>
              <w:spacing w:val="-6"/>
              <w:rtl/>
            </w:rPr>
            <w:delText xml:space="preserve">עליו</w:delText>
          </w:r>
          <w:r w:rsidRPr="00B3644D">
            <w:rPr>
              <w:spacing w:val="-6"/>
              <w:rtl/>
            </w:rPr>
            <w:delText xml:space="preserve">]</w:delText>
          </w:r>
        </w:del>
      </w:ins>
      <w:del w:id="92852" w:author="מנוע מכני" w:date="2026-10-11T12:04:39Z">
        <w:r w:rsidRPr="00B3644D">
          <w:rPr>
            <w:spacing w:val="-6"/>
            <w:rtl/>
          </w:rPr>
          <w:delText xml:space="preserve">עליה</w:delText>
        </w:r>
      </w:del>
    </w:p>
    <w:p w:rsidR="00E9703F" w:rsidRDefault="00E9703F" w:rsidP="00E9703F">
      <w:pPr>
        <w:rPr>
          <w:rtl/>
        </w:rPr>
      </w:pPr>
      <w:ins w:id="98053" w:author="קלוד" w:date="2026-10-11T13:11:34Z">
        <w:r>
          <w:rPr>
            <w:rStyle w:val="2fb"/>
            <w:rtl/>
          </w:rPr>
          <w:t xml:space="preserve">רבא:</w:t>
        </w:r>
      </w:ins>
      <w:del w:id="98054" w:author="קלוד" w:date="2026-10-11T13:11:34Z">
        <w:r w:rsidRPr="006061D7">
          <w:rPr>
            <w:rStyle w:val="2fb"/>
            <w:rtl/>
          </w:rPr>
          <w:delText xml:space="preserve">רבא</w:delText>
        </w:r>
      </w:del>
      <w:r w:rsidRPr="006061D7">
        <w:rPr>
          <w:rtl/>
        </w:rPr>
        <w:t xml:space="preserve"> אף </w:t>
      </w:r>
      <w:ins w:id="98051" w:author="קלוד" w:date="2026-10-11T13:11:34Z">
        <w:r>
          <w:rPr>
            <w:rtl/>
          </w:rPr>
          <w:t xml:space="preserve">מדרס,</w:t>
        </w:r>
      </w:ins>
      <w:del w:id="98052" w:author="קלוד" w:date="2026-10-11T13:11:34Z">
        <w:r w:rsidRPr="006061D7">
          <w:rPr>
            <w:rtl/>
          </w:rPr>
          <w:delText xml:space="preserve">מדרס</w:delText>
        </w:r>
      </w:del>
      <w:r w:rsidRPr="006061D7">
        <w:rPr>
          <w:rtl/>
        </w:rPr>
        <w:t xml:space="preserve"> כעגלה של קטן </w:t>
      </w:r>
      <w:ins w:id="98049" w:author="קלוד" w:date="2026-10-11T13:11:34Z">
        <w:r>
          <w:rPr>
            <w:rtl/>
          </w:rPr>
          <w:t xml:space="preserve">שטמאה</w:t>
        </w:r>
      </w:ins>
      <w:del w:id="98050" w:author="קלוד" w:date="2026-10-11T13:11:34Z">
        <w:r w:rsidRPr="006061D7">
          <w:rPr>
            <w:rtl/>
          </w:rPr>
          <w:delText xml:space="preserve">דטמאה</w:delText>
        </w:r>
      </w:del>
      <w:r w:rsidRPr="006061D7">
        <w:rPr>
          <w:rtl/>
        </w:rPr>
        <w:t xml:space="preserve"> מדרס.</w:t>
      </w:r>
      <w:r w:rsidRPr="006061D7">
        <w:rPr>
          <w:rFonts w:hint="cs"/>
          <w:rtl/>
        </w:rPr>
        <w:t xml:space="preserve"> </w:t>
      </w:r>
      <w:ins w:id="98047" w:author="קלוד" w:date="2026-10-11T13:11:34Z">
        <w:r>
          <w:rPr>
            <w:rtl/>
          </w:rPr>
          <w:t xml:space="preserve">[ומקל</w:t>
        </w:r>
      </w:ins>
      <w:del w:id="98048" w:author="קלוד" w:date="2026-10-11T13:11:34Z">
        <w:r w:rsidRPr="006061D7">
          <w:rPr>
            <w:rtl/>
          </w:rPr>
          <w:delText xml:space="preserve">[והא דמקל</w:delText>
        </w:r>
      </w:del>
      <w:r w:rsidRPr="006061D7">
        <w:rPr>
          <w:rtl/>
        </w:rPr>
        <w:t xml:space="preserve"> של זקנים </w:t>
      </w:r>
      <w:ins w:id="98045" w:author="קלוד" w:date="2026-10-11T13:11:34Z">
        <w:r>
          <w:rPr>
            <w:rtl/>
          </w:rPr>
          <w:t xml:space="preserve">-</w:t>
        </w:r>
      </w:ins>
      <w:del w:id="98046" w:author="קלוד" w:date="2026-10-11T13:11:34Z">
        <w:r w:rsidRPr="006061D7">
          <w:rPr>
            <w:rtl/>
          </w:rPr>
          <w:delText xml:space="preserve">לתרוצי</w:delText>
        </w:r>
      </w:del>
      <w:r w:rsidRPr="006061D7">
        <w:rPr>
          <w:rtl/>
        </w:rPr>
        <w:t xml:space="preserve"> </w:t>
      </w:r>
      <w:ins w:id="98043" w:author="קלוד" w:date="2026-10-11T13:11:34Z">
        <w:r>
          <w:rPr>
            <w:rtl/>
          </w:rPr>
          <w:t xml:space="preserve">ליישר הילוכו,</w:t>
        </w:r>
      </w:ins>
      <w:del w:id="98044" w:author="קלוד" w:date="2026-10-11T13:11:34Z">
        <w:r w:rsidRPr="006061D7">
          <w:rPr>
            <w:rtl/>
          </w:rPr>
          <w:delText xml:space="preserve">סוגיא</w:delText>
        </w:r>
      </w:del>
      <w:r w:rsidRPr="006061D7">
        <w:rPr>
          <w:rtl/>
        </w:rPr>
        <w:t xml:space="preserve"> ולא </w:t>
      </w:r>
      <w:ins w:id="98041" w:author="קלוד" w:date="2026-10-11T13:11:34Z">
        <w:r>
          <w:rPr>
            <w:rtl/>
          </w:rPr>
          <w:t xml:space="preserve">להישען</w:t>
        </w:r>
      </w:ins>
      <w:del w:id="98042" w:author="קלוד" w:date="2026-10-11T13:11:34Z">
        <w:r w:rsidRPr="006061D7">
          <w:rPr>
            <w:rtl/>
          </w:rPr>
          <w:delText xml:space="preserve">לסמוך</w:delText>
        </w:r>
      </w:del>
      <w:r w:rsidRPr="006061D7">
        <w:rPr>
          <w:rtl/>
        </w:rPr>
        <w:t xml:space="preserve"> </w:t>
      </w:r>
      <w:ins w:id="92853" w:author="מנוע מכני" w:date="2026-10-11T12:04:39Z">
        <w:r>
          <w:rPr>
            <w:rtl/>
          </w:rPr>
          <w:t xml:space="preserve">עליו</w:t>
        </w:r>
      </w:ins>
      <w:del w:id="92854" w:author="מנוע מכני" w:date="2026-10-11T12:04:39Z">
        <w:r w:rsidRPr="006061D7">
          <w:rPr>
            <w:rtl/>
          </w:rPr>
          <w:delText xml:space="preserve">עליה</w:delText>
        </w:r>
      </w:del>
      <w:r w:rsidRPr="006061D7">
        <w:rPr>
          <w:rtl/>
        </w:rPr>
        <w:t xml:space="preserve"> לגמרי]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Style w:val="afffe"/>
          <w:rFonts w:ascii="Fb Fontext" w:hAnsi="Fb Fontext"/>
          <w:rtl/>
        </w:rPr>
      </w:pPr>
      <w:r w:rsidRPr="006F178A">
        <w:rPr>
          <w:rStyle w:val="afffe"/>
          <w:rFonts w:ascii="Fb Fontext" w:hAnsi="Fb Fontext"/>
          <w:rtl/>
        </w:rPr>
        <w:t>כסא וסמוכות שלו טמאין מדרס, ואין יוצאין בהן בשבת, ואין נכנסין בהן לעזרה.</w:t>
      </w:r>
    </w:p>
    <w:p w:rsidR="00E9703F" w:rsidRPr="006F178A" w:rsidRDefault="00E9703F" w:rsidP="00E9703F">
      <w:pPr>
        <w:rPr>
          <w:rtl/>
        </w:rPr>
      </w:pPr>
      <w:ins w:id="98055" w:author="קלוד" w:date="2026-10-11T13:11:34Z">
        <w:r>
          <w:rPr>
            <w:rStyle w:val="2fb"/>
            <w:rtl/>
          </w:rPr>
          <w:t xml:space="preserve">תנא שנה לפני ר"י:</w:t>
        </w:r>
      </w:ins>
      <w:del w:id="98056" w:author="קלוד" w:date="2026-10-11T13:11:34Z">
        <w:r w:rsidRPr="006F178A">
          <w:rPr>
            <w:rStyle w:val="2fb"/>
            <w:rtl/>
          </w:rPr>
          <w:delText xml:space="preserve">תתקדר"י</w:delText>
        </w:r>
      </w:del>
      <w:r w:rsidRPr="006F178A">
        <w:rPr>
          <w:rtl/>
        </w:rPr>
        <w:t xml:space="preserve"> נכנסין בהן לעזרה.</w:t>
      </w:r>
    </w:p>
    <w:p w:rsidR="00E9703F" w:rsidRPr="006F178A" w:rsidRDefault="00E9703F" w:rsidP="00E9703F">
      <w:pPr>
        <w:rPr>
          <w:rtl/>
        </w:rPr>
      </w:pPr>
      <w:ins w:id="98065" w:author="קלוד" w:date="2026-10-11T13:11:34Z">
        <w:r>
          <w:rPr>
            <w:rStyle w:val="2fb"/>
            <w:rtl/>
          </w:rPr>
          <w:t xml:space="preserve">ר"י:</w:t>
        </w:r>
      </w:ins>
      <w:del w:id="98066" w:author="קלוד" w:date="2026-10-11T13:11:34Z">
        <w:r w:rsidRPr="006F178A">
          <w:rPr>
            <w:rStyle w:val="2fb"/>
            <w:rtl/>
          </w:rPr>
          <w:delText xml:space="preserve">ר"י</w:delText>
        </w:r>
      </w:del>
      <w:r w:rsidRPr="006F178A">
        <w:rPr>
          <w:rtl/>
        </w:rPr>
        <w:t xml:space="preserve"> אני שונה </w:t>
      </w:r>
      <w:ins w:id="98063" w:author="קלוד" w:date="2026-10-11T13:11:34Z">
        <w:r>
          <w:rPr>
            <w:rtl/>
          </w:rPr>
          <w:t xml:space="preserve">שאשה</w:t>
        </w:r>
      </w:ins>
      <w:del w:id="98064" w:author="קלוד" w:date="2026-10-11T13:11:34Z">
        <w:r w:rsidRPr="006F178A">
          <w:rPr>
            <w:rtl/>
          </w:rPr>
          <w:delText xml:space="preserve">אשה</w:delText>
        </w:r>
      </w:del>
      <w:r w:rsidRPr="006F178A">
        <w:rPr>
          <w:rtl/>
        </w:rPr>
        <w:t xml:space="preserve"> חולצת </w:t>
      </w:r>
      <w:ins w:id="98061" w:author="קלוד" w:date="2026-10-11T13:11:34Z">
        <w:r>
          <w:rPr>
            <w:rtl/>
          </w:rPr>
          <w:t xml:space="preserve">בו </w:t>
        </w:r>
        <w:r>
          <w:rPr>
            <w:rStyle w:val="afffffe"/>
            <w:rtl/>
          </w:rPr>
          <w:t xml:space="preserve">כנעל</w:t>
        </w:r>
        <w:r>
          <w:rPr>
            <w:rtl/>
          </w:rPr>
          <w:t xml:space="preserve">,</w:t>
        </w:r>
      </w:ins>
      <w:del w:id="98062" w:author="קלוד" w:date="2026-10-11T13:11:34Z">
        <w:r w:rsidRPr="006F178A">
          <w:rPr>
            <w:rtl/>
          </w:rPr>
          <w:delText xml:space="preserve">בו,</w:delText>
        </w:r>
      </w:del>
      <w:r w:rsidRPr="006F178A">
        <w:rPr>
          <w:rtl/>
        </w:rPr>
        <w:t xml:space="preserve"> ואת אמרת </w:t>
      </w:r>
      <w:ins w:id="98059" w:author="קלוד" w:date="2026-10-11T13:11:34Z">
        <w:r>
          <w:rPr>
            <w:rtl/>
          </w:rPr>
          <w:t xml:space="preserve">נכנסין?</w:t>
        </w:r>
      </w:ins>
      <w:del w:id="98060" w:author="קלוד" w:date="2026-10-11T13:11:34Z">
        <w:r w:rsidRPr="006F178A">
          <w:rPr>
            <w:rtl/>
          </w:rPr>
          <w:delText xml:space="preserve">נכנסין.</w:delText>
        </w:r>
      </w:del>
      <w:r w:rsidRPr="006F178A">
        <w:rPr>
          <w:rFonts w:hint="cs"/>
          <w:rtl/>
        </w:rPr>
        <w:t xml:space="preserve"> </w:t>
      </w:r>
      <w:ins w:id="98057" w:author="קלוד" w:date="2026-10-11T13:11:34Z">
        <w:r>
          <w:rPr>
            <w:rFonts w:hint="cs"/>
            <w:rtl/>
          </w:rPr>
          <w:t xml:space="preserve">תני:</w:t>
        </w:r>
      </w:ins>
      <w:del w:id="98058" w:author="קלוד" w:date="2026-10-11T13:11:34Z">
        <w:r w:rsidRPr="006F178A">
          <w:rPr>
            <w:rFonts w:hint="cs"/>
            <w:rtl/>
          </w:rPr>
          <w:delText xml:space="preserve">-</w:delText>
        </w:r>
        <w:r w:rsidRPr="006F178A">
          <w:rPr>
            <w:rtl/>
          </w:rPr>
          <w:tab/>
          <w:delText xml:space="preserve">תני:</w:delText>
        </w:r>
      </w:del>
      <w:r w:rsidRPr="006F178A">
        <w:rPr>
          <w:rtl/>
        </w:rPr>
        <w:tab/>
        <w:t xml:space="preserve"> אין נכנסין בהן לעזרה.</w:t>
      </w:r>
    </w:p>
    <w:p w:rsidR="00E9703F" w:rsidRPr="006F178A" w:rsidRDefault="00E9703F" w:rsidP="00E9703F">
      <w:pPr>
        <w:rPr>
          <w:rtl/>
        </w:rPr>
      </w:pPr>
      <w:ins w:id="98073" w:author="קלוד" w:date="2026-10-11T13:11:34Z">
        <w:r>
          <w:rPr>
            <w:rStyle w:val="afffe"/>
            <w:rFonts w:ascii="Fb Fontext" w:hAnsi="Fb Fontext"/>
            <w:rtl/>
          </w:rPr>
          <w:t xml:space="preserve">לוקטמין -</w:t>
        </w:r>
      </w:ins>
      <w:del w:id="98074" w:author="קלוד" w:date="2026-10-11T13:11:34Z">
        <w:r w:rsidRPr="006F178A">
          <w:rPr>
            <w:rStyle w:val="afffe"/>
            <w:rFonts w:ascii="Fb Fontext" w:hAnsi="Fb Fontext"/>
            <w:rtl/>
          </w:rPr>
          <w:delText xml:space="preserve">לוקטמין</w:delText>
        </w:r>
      </w:del>
      <w:r w:rsidRPr="006F178A">
        <w:rPr>
          <w:rtl/>
        </w:rPr>
        <w:t xml:space="preserve"> </w:t>
      </w:r>
      <w:r w:rsidRPr="006F178A">
        <w:rPr>
          <w:rStyle w:val="2fb"/>
          <w:rtl/>
        </w:rPr>
        <w:t xml:space="preserve">רב</w:t>
      </w:r>
      <w:r w:rsidRPr="006F178A">
        <w:rPr>
          <w:rtl/>
        </w:rPr>
        <w:t xml:space="preserve"> </w:t>
      </w:r>
      <w:ins w:id="98071" w:author="קלוד" w:date="2026-10-11T13:11:34Z">
        <w:r>
          <w:rPr>
            <w:rtl/>
          </w:rPr>
          <w:t xml:space="preserve">אבהו:</w:t>
        </w:r>
      </w:ins>
      <w:del w:id="98072" w:author="קלוד" w:date="2026-10-11T13:11:34Z">
        <w:r w:rsidRPr="006F178A">
          <w:rPr>
            <w:rtl/>
          </w:rPr>
          <w:delText xml:space="preserve">אבהו</w:delText>
        </w:r>
      </w:del>
      <w:r w:rsidRPr="006F178A">
        <w:rPr>
          <w:rtl/>
        </w:rPr>
        <w:t xml:space="preserve"> </w:t>
      </w:r>
      <w:ins w:id="98069" w:author="קלוד" w:date="2026-10-11T13:11:34Z">
        <w:r>
          <w:rPr>
            <w:rtl/>
          </w:rPr>
          <w:t xml:space="preserve">חמור</w:t>
        </w:r>
      </w:ins>
      <w:del w:id="98070" w:author="קלוד" w:date="2026-10-11T13:11:34Z">
        <w:r w:rsidRPr="006F178A">
          <w:rPr>
            <w:rtl/>
          </w:rPr>
          <w:delText xml:space="preserve">חמרא</w:delText>
        </w:r>
      </w:del>
      <w:r w:rsidRPr="006F178A">
        <w:rPr>
          <w:rtl/>
        </w:rPr>
        <w:t xml:space="preserve"> </w:t>
      </w:r>
      <w:ins w:id="98067" w:author="קלוד" w:date="2026-10-11T13:11:34Z">
        <w:r>
          <w:rPr>
            <w:rStyle w:val="afffffe"/>
            <w:rtl/>
          </w:rPr>
          <w:t xml:space="preserve">עץ</w:t>
        </w:r>
        <w:r>
          <w:rPr>
            <w:rtl/>
          </w:rPr>
          <w:t xml:space="preserve"> שעל הכתפיים.</w:t>
        </w:r>
      </w:ins>
      <w:del w:id="98068" w:author="קלוד" w:date="2026-10-11T13:11:34Z">
        <w:r w:rsidRPr="006F178A">
          <w:rPr>
            <w:rtl/>
          </w:rPr>
          <w:delText xml:space="preserve">דאכפא.</w:delText>
        </w:r>
      </w:del>
    </w:p>
    <w:p>
      <w:pPr>
        <w:pStyle w:val="38"/>
        <w:rPr>
          <w:ins w:id="97640" w:author="מנוע מכני" w:date="2026-10-11T12:04:39Z"/>
        </w:rPr>
      </w:pPr>
      <w:r w:rsidRPr="006F178A">
        <w:t xml:space="preserve">רבא בר פפא</w:t>
      </w:r>
      <w:del w:id="99394" w:author="מנוע מכני" w:date="2026-10-11T12:04:39Z">
        <w:r w:rsidRPr="006F178A">
          <w:delText xml:space="preserve"> אמר</w:delText>
        </w:r>
      </w:del>
      <w:r w:rsidRPr="006F178A">
        <w:t xml:space="preserve">:</w:t>
      </w:r>
    </w:p>
    <w:p w:rsidR="00E9703F" w:rsidRDefault="00E9703F" w:rsidP="00E9703F">
      <w:pPr>
        <w:rPr>
          <w:rtl/>
        </w:rPr>
      </w:pPr>
      <w:del w:id="97641" w:author="מנוע מכני" w:date="2026-10-11T12:04:39Z">
        <w:r w:rsidRPr="006F178A">
          <w:rPr>
            <w:rtl/>
          </w:rPr>
          <w:delText xml:space="preserve"> </w:delText>
        </w:r>
      </w:del>
      <w:r w:rsidRPr="006F178A">
        <w:rPr>
          <w:rtl/>
        </w:rPr>
        <w:t xml:space="preserve">קשירי. [קביים]</w:t>
      </w:r>
    </w:p>
    <w:p w:rsidR="00E9703F" w:rsidRDefault="00E9703F" w:rsidP="00E9703F">
      <w:pPr>
        <w:rPr>
          <w:rtl/>
        </w:rPr>
      </w:pPr>
      <w:r w:rsidRPr="006F178A">
        <w:rPr>
          <w:rStyle w:val="2fb"/>
          <w:rtl/>
        </w:rPr>
        <w:t xml:space="preserve">רבא</w:t>
      </w:r>
      <w:r w:rsidRPr="006F178A">
        <w:rPr>
          <w:rtl/>
        </w:rPr>
        <w:t xml:space="preserve"> בר </w:t>
      </w:r>
      <w:ins w:id="90359" w:author="מנוע מכני" w:date="2026-10-11T12:04:39Z">
        <w:r>
          <w:rPr>
            <w:rStyle w:val="2fb"/>
            <w:rtl/>
          </w:rPr>
          <w:t xml:space="preserve">ר"ה</w:t>
        </w:r>
      </w:ins>
      <w:del w:id="90360" w:author="מנוע מכני" w:date="2026-10-11T12:04:39Z">
        <w:r w:rsidRPr="006F178A">
          <w:rPr>
            <w:rtl/>
          </w:rPr>
          <w:delText xml:space="preserve">רב הונא</w:delText>
        </w:r>
      </w:del>
      <w:r w:rsidRPr="006F178A">
        <w:rPr>
          <w:rtl/>
        </w:rPr>
        <w:t xml:space="preserve"> פרמי. [מסכה]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סו:</w:t>
      </w:r>
    </w:p>
    <w:p>
      <w:pPr>
        <w:pStyle w:val="MishnaBatzad"/>
        <w:rPr>
          <w:ins w:id="20493" w:author="קלוד" w:date="2026-10-11T09:07:15Z"/>
        </w:rPr>
      </w:pPr>
      <w:ins w:id="20492" w:author="קלוד" w:date="2026-10-11T09:07:15Z">
        <w:r>
          <w:t xml:space="preserve">משנה ט</w:t>
        </w:r>
      </w:ins>
    </w:p>
    <w:p w:rsidR="00E9703F" w:rsidRPr="009757B9" w:rsidRDefault="00E9703F" w:rsidP="00E9703F">
      <w:pPr>
        <w:pStyle w:val="afff9"/>
        <w:rPr>
          <w:del w:id="20207" w:author="קלוד" w:date="2026-10-11T09:07:15Z"/>
          <w:b/>
          <w:rtl/>
        </w:rPr>
      </w:pPr>
      <w:del w:id="20205" w:author="קלוד" w:date="2026-10-11T09:07:15Z">
        <w:r w:rsidRPr="009757B9">
          <w:rPr>
            <w:rFonts w:hint="cs"/>
            <w:b/>
            <w:sz w:val="20"/>
            <w:rtl/>
          </w:rPr>
          <w:delText xml:space="preserve">משנה</w:delText>
        </w:r>
      </w:del>
      <w:del w:id="20206"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36" w:author="קלוד" w:date="2026-10-11T12:09:42Z">
          <w:pPr>
            <w:pStyle w:val="afff9"/>
          </w:pPr>
        </w:pPrChange>
      </w:pPr>
      <w:r w:rsidRPr="009757B9">
        <w:rPr>
          <w:rFonts w:hint="cs"/>
          <w:b/>
          <w:rtl/>
        </w:rPr>
        <w:t>הבנים</w:t>
      </w:r>
      <w:r w:rsidRPr="009757B9">
        <w:rPr>
          <w:b/>
          <w:rtl/>
        </w:rPr>
        <w:t xml:space="preserve"> </w:t>
      </w:r>
      <w:r w:rsidRPr="009757B9">
        <w:rPr>
          <w:rFonts w:hint="cs"/>
          <w:b/>
          <w:rtl/>
        </w:rPr>
        <w:t>יוצאין</w:t>
      </w:r>
      <w:r w:rsidRPr="009757B9">
        <w:rPr>
          <w:b/>
          <w:rtl/>
        </w:rPr>
        <w:t xml:space="preserve"> </w:t>
      </w:r>
      <w:r w:rsidRPr="009757B9">
        <w:rPr>
          <w:rFonts w:hint="cs"/>
          <w:b/>
          <w:rtl/>
        </w:rPr>
        <w:t>בקשרים</w:t>
      </w:r>
      <w:r w:rsidRPr="009757B9">
        <w:rPr>
          <w:b/>
          <w:rtl/>
        </w:rPr>
        <w:t xml:space="preserve">, </w:t>
      </w:r>
      <w:r w:rsidRPr="009757B9">
        <w:rPr>
          <w:rFonts w:hint="cs"/>
          <w:b/>
          <w:rtl/>
        </w:rPr>
        <w:t>ובני</w:t>
      </w:r>
      <w:r w:rsidRPr="009757B9">
        <w:rPr>
          <w:b/>
          <w:rtl/>
        </w:rPr>
        <w:t xml:space="preserve"> </w:t>
      </w:r>
      <w:r w:rsidRPr="009757B9">
        <w:rPr>
          <w:rFonts w:hint="cs"/>
          <w:b/>
          <w:rtl/>
        </w:rPr>
        <w:t>מלכים</w:t>
      </w:r>
      <w:r w:rsidRPr="009757B9">
        <w:rPr>
          <w:b/>
          <w:rtl/>
        </w:rPr>
        <w:t xml:space="preserve"> </w:t>
      </w:r>
      <w:r w:rsidRPr="009757B9">
        <w:rPr>
          <w:rFonts w:hint="cs"/>
          <w:b/>
          <w:rtl/>
        </w:rPr>
        <w:t>בזוגין</w:t>
      </w:r>
      <w:r w:rsidRPr="009757B9">
        <w:rPr>
          <w:b/>
          <w:rtl/>
        </w:rPr>
        <w:t xml:space="preserve">, </w:t>
      </w:r>
      <w:r w:rsidRPr="009757B9">
        <w:rPr>
          <w:rFonts w:hint="cs"/>
          <w:b/>
          <w:rtl/>
        </w:rPr>
        <w:t>וכל</w:t>
      </w:r>
      <w:r w:rsidRPr="009757B9">
        <w:rPr>
          <w:b/>
          <w:rtl/>
        </w:rPr>
        <w:t xml:space="preserve"> </w:t>
      </w:r>
      <w:r w:rsidRPr="009757B9">
        <w:rPr>
          <w:rFonts w:hint="cs"/>
          <w:b/>
          <w:rtl/>
        </w:rPr>
        <w:t>אדם</w:t>
      </w:r>
      <w:r w:rsidRPr="009757B9">
        <w:rPr>
          <w:b/>
          <w:rtl/>
        </w:rPr>
        <w:t xml:space="preserve"> - </w:t>
      </w:r>
      <w:r w:rsidRPr="009757B9">
        <w:rPr>
          <w:rFonts w:hint="cs"/>
          <w:b/>
          <w:rtl/>
        </w:rPr>
        <w:t>אלא</w:t>
      </w:r>
      <w:r w:rsidRPr="009757B9">
        <w:rPr>
          <w:b/>
          <w:rtl/>
        </w:rPr>
        <w:t xml:space="preserve"> </w:t>
      </w:r>
      <w:r w:rsidRPr="009757B9">
        <w:rPr>
          <w:rFonts w:hint="cs"/>
          <w:b/>
          <w:rtl/>
        </w:rPr>
        <w:t>שדברו</w:t>
      </w:r>
      <w:r w:rsidRPr="009757B9">
        <w:rPr>
          <w:b/>
          <w:rtl/>
        </w:rPr>
        <w:t xml:space="preserve"> </w:t>
      </w:r>
      <w:r>
        <w:rPr>
          <w:rStyle w:val="TanaimMishna"/>
          <w:rFonts w:hint="cs"/>
          <w:b/>
          <w:rtl/>
          <w:rPrChange w:id="20027" w:author="קלוד" w:date="2026-10-11T09:07:15Z">
            <w:rPr>
              <w:rFonts w:hint="cs"/>
              <w:b/>
              <w:rtl/>
            </w:rPr>
          </w:rPrChange>
        </w:rPr>
        <w:t xml:space="preserve">חכמים</w:t>
      </w:r>
      <w:r w:rsidRPr="009757B9">
        <w:rPr>
          <w:b/>
          <w:rtl/>
        </w:rPr>
        <w:t xml:space="preserve"> </w:t>
      </w:r>
      <w:r w:rsidRPr="009757B9">
        <w:rPr>
          <w:rFonts w:hint="cs"/>
          <w:b/>
          <w:rtl/>
        </w:rPr>
        <w:t>בהווה</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35" w:author="קלוד" w:date="2026-10-11T12:33:55Z"/>
        </w:rPr>
      </w:pPr>
      <w:ins w:id="90836" w:author="קלוד" w:date="2026-10-11T12:33:55Z">
        <w:r>
          <w:rPr>
            <w:color w:val="7B3F00"/>
          </w:rPr>
          <w:t xml:space="preserve">קשרים - קשרי רפואה ומספרם</w:t>
        </w:r>
      </w:ins>
    </w:p>
    <w:p w:rsidR="00E9703F" w:rsidRPr="002D0727" w:rsidRDefault="00E9703F" w:rsidP="00E9703F">
      <w:pPr>
        <w:rPr>
          <w:b/>
          <w:bCs/>
          <w:rtl/>
        </w:rPr>
      </w:pPr>
      <w:r w:rsidRPr="006F178A">
        <w:rPr>
          <w:rFonts w:ascii="Fb Fontext" w:hAnsi="Fb Fontext"/>
          <w:rtl/>
        </w:rPr>
        <w:t xml:space="preserve">קשרים- </w:t>
      </w:r>
      <w:r w:rsidRPr="006F178A">
        <w:rPr>
          <w:rStyle w:val="2fb"/>
          <w:rFonts w:ascii="Fb Fontext" w:hAnsi="Fb Fontext"/>
          <w:rtl/>
        </w:rPr>
        <w:t xml:space="preserve">רב יהודה</w:t>
      </w:r>
      <w:r w:rsidRPr="006F178A">
        <w:rPr>
          <w:rFonts w:ascii="Fb Fontext" w:hAnsi="Fb Fontext"/>
          <w:rtl/>
        </w:rPr>
        <w:t xml:space="preserve"> קשרים לרפואה.</w:t>
      </w:r>
    </w:p>
    <w:p>
      <w:pPr>
        <w:pStyle w:val="38"/>
        <w:rPr>
          <w:ins w:id="97642" w:author="מנוע מכני" w:date="2026-10-11T12:04:39Z"/>
        </w:rPr>
      </w:pPr>
      <w:r w:rsidRPr="002D0727">
        <w:t>אביי</w:t>
      </w:r>
      <w:r w:rsidRPr="006F178A">
        <w:t xml:space="preserve">, אמרה לי אם:</w:t>
      </w:r>
    </w:p>
    <w:p w:rsidR="00E9703F" w:rsidRPr="006F178A" w:rsidRDefault="00E9703F" w:rsidP="00E9703F">
      <w:pPr>
        <w:rPr>
          <w:rtl/>
        </w:rPr>
      </w:pPr>
      <w:del w:id="97643" w:author="מנוע מכני" w:date="2026-10-11T12:04:39Z">
        <w:r w:rsidRPr="006F178A">
          <w:rPr>
            <w:rtl/>
          </w:rPr>
          <w:delText xml:space="preserve"> </w:delText>
        </w:r>
      </w:del>
      <w:ins w:id="92855" w:author="מנוע מכני" w:date="2026-10-11T12:04:39Z">
        <w:r>
          <w:rPr>
            <w:rtl/>
          </w:rPr>
          <w:t xml:space="preserve">שלושה</w:t>
        </w:r>
      </w:ins>
      <w:del w:id="92856" w:author="מנוע מכני" w:date="2026-10-11T12:04:39Z">
        <w:r w:rsidRPr="006F178A">
          <w:rPr>
            <w:rtl/>
          </w:rPr>
          <w:delText xml:space="preserve">תלתא</w:delText>
        </w:r>
      </w:del>
      <w:r w:rsidRPr="006F178A">
        <w:rPr>
          <w:rtl/>
        </w:rPr>
        <w:t xml:space="preserve"> - </w:t>
      </w:r>
      <w:ins w:id="98079" w:author="קלוד" w:date="2026-10-11T13:11:34Z">
        <w:r>
          <w:rPr>
            <w:rtl/>
          </w:rPr>
          <w:t xml:space="preserve">מעמידים </w:t>
        </w:r>
        <w:r>
          <w:rPr>
            <w:rStyle w:val="afffffe"/>
            <w:rtl/>
          </w:rPr>
          <w:t xml:space="preserve">החולי</w:t>
        </w:r>
        <w:r>
          <w:rPr>
            <w:rtl/>
          </w:rPr>
          <w:t xml:space="preserve">,</w:t>
        </w:r>
      </w:ins>
      <w:del w:id="98080" w:author="קלוד" w:date="2026-10-11T13:11:34Z">
        <w:r w:rsidRPr="006F178A">
          <w:rPr>
            <w:rtl/>
          </w:rPr>
          <w:delText xml:space="preserve">מוקמי,</w:delText>
        </w:r>
      </w:del>
      <w:r w:rsidRPr="006F178A">
        <w:rPr>
          <w:rtl/>
        </w:rPr>
        <w:t xml:space="preserve"> חמשה - </w:t>
      </w:r>
      <w:ins w:id="98077" w:author="קלוד" w:date="2026-10-11T13:11:34Z">
        <w:r>
          <w:rPr>
            <w:rtl/>
          </w:rPr>
          <w:t xml:space="preserve">מרפאים,</w:t>
        </w:r>
      </w:ins>
      <w:del w:id="98078" w:author="קלוד" w:date="2026-10-11T13:11:34Z">
        <w:r w:rsidRPr="006F178A">
          <w:rPr>
            <w:rtl/>
          </w:rPr>
          <w:delText xml:space="preserve">מסו,</w:delText>
        </w:r>
      </w:del>
      <w:r w:rsidRPr="006F178A">
        <w:rPr>
          <w:rtl/>
        </w:rPr>
        <w:t xml:space="preserve"> שבעה - </w:t>
      </w:r>
      <w:ins w:id="90361" w:author="מנוע מכני" w:date="2026-10-11T12:04:39Z">
        <w:r>
          <w:rPr>
            <w:rtl/>
          </w:rPr>
          <w:t xml:space="preserve">אפי'</w:t>
        </w:r>
      </w:ins>
      <w:del w:id="90362" w:author="מנוע מכני" w:date="2026-10-11T12:04:39Z">
        <w:r w:rsidRPr="006F178A">
          <w:rPr>
            <w:rtl/>
          </w:rPr>
          <w:delText xml:space="preserve">אפילו</w:delText>
        </w:r>
      </w:del>
      <w:r w:rsidRPr="006F178A">
        <w:rPr>
          <w:rtl/>
        </w:rPr>
        <w:t xml:space="preserve"> לכשפים </w:t>
      </w:r>
      <w:ins w:id="98075" w:author="קלוד" w:date="2026-10-11T13:11:34Z">
        <w:r>
          <w:rPr>
            <w:rtl/>
          </w:rPr>
          <w:t xml:space="preserve">מועילים.</w:t>
        </w:r>
      </w:ins>
      <w:del w:id="98076" w:author="קלוד" w:date="2026-10-11T13:11:34Z">
        <w:r w:rsidRPr="006F178A">
          <w:rPr>
            <w:rtl/>
          </w:rPr>
          <w:delText xml:space="preserve">מעלי.</w:delText>
        </w:r>
      </w:del>
    </w:p>
    <w:p>
      <w:pPr>
        <w:pStyle w:val="38"/>
        <w:rPr>
          <w:ins w:id="97644" w:author="מנוע מכני" w:date="2026-10-11T12:04:39Z"/>
        </w:rPr>
      </w:pPr>
      <w:r w:rsidRPr="006F178A">
        <w:t xml:space="preserve">ראב"י:</w:t>
      </w:r>
    </w:p>
    <w:p w:rsidR="00E9703F" w:rsidRPr="009757B9" w:rsidRDefault="00E9703F" w:rsidP="00497DD7">
      <w:pPr>
        <w:rPr>
          <w:rFonts w:cs="Guttman Vilna"/>
          <w:b/>
          <w:bCs/>
          <w:rtl/>
        </w:rPr>
      </w:pPr>
      <w:del w:id="97645" w:author="מנוע מכני" w:date="2026-10-11T12:04:39Z">
        <w:r w:rsidRPr="006F178A">
          <w:rPr>
            <w:rtl/>
          </w:rPr>
          <w:delText xml:space="preserve"> </w:delText>
        </w:r>
      </w:del>
      <w:ins w:id="98097" w:author="קלוד" w:date="2026-10-11T13:11:34Z">
        <w:r>
          <w:rPr>
            <w:rtl/>
          </w:rPr>
          <w:t xml:space="preserve">ודווקא</w:t>
        </w:r>
      </w:ins>
      <w:del w:id="98098" w:author="קלוד" w:date="2026-10-11T13:11:34Z">
        <w:r w:rsidRPr="006F178A">
          <w:rPr>
            <w:rtl/>
          </w:rPr>
          <w:delText xml:space="preserve">והוא</w:delText>
        </w:r>
      </w:del>
      <w:r w:rsidRPr="006F178A">
        <w:rPr>
          <w:rtl/>
        </w:rPr>
        <w:t xml:space="preserve"> </w:t>
      </w:r>
      <w:ins w:id="98095" w:author="קלוד" w:date="2026-10-11T13:11:34Z">
        <w:r>
          <w:rPr>
            <w:rtl/>
          </w:rPr>
          <w:t xml:space="preserve">כשאינו</w:t>
        </w:r>
      </w:ins>
      <w:del w:id="98096" w:author="קלוד" w:date="2026-10-11T13:11:34Z">
        <w:r w:rsidRPr="006F178A">
          <w:rPr>
            <w:rtl/>
          </w:rPr>
          <w:delText xml:space="preserve">דלא</w:delText>
        </w:r>
      </w:del>
      <w:r w:rsidRPr="006F178A">
        <w:rPr>
          <w:rtl/>
        </w:rPr>
        <w:t xml:space="preserve"> </w:t>
      </w:r>
      <w:r w:rsidR="00497DD7">
        <w:rPr>
          <w:rFonts w:hint="cs"/>
          <w:rtl/>
        </w:rPr>
        <w:t>רואה</w:t>
      </w:r>
      <w:r w:rsidRPr="006F178A">
        <w:rPr>
          <w:rtl/>
        </w:rPr>
        <w:t xml:space="preserve"> שמש </w:t>
      </w:r>
      <w:ins w:id="98093" w:author="קלוד" w:date="2026-10-11T13:11:34Z">
        <w:r>
          <w:rPr>
            <w:rtl/>
          </w:rPr>
          <w:t xml:space="preserve">וירח</w:t>
        </w:r>
      </w:ins>
      <w:del w:id="98094" w:author="קלוד" w:date="2026-10-11T13:11:34Z">
        <w:r w:rsidRPr="006F178A">
          <w:rPr>
            <w:rtl/>
          </w:rPr>
          <w:delText xml:space="preserve">ו</w:delText>
        </w:r>
        <w:r w:rsidRPr="006F178A">
          <w:rPr>
            <w:rFonts w:hint="cs"/>
            <w:rtl/>
          </w:rPr>
          <w:delText xml:space="preserve">ירח</w:delText>
        </w:r>
        <w:r w:rsidRPr="006F178A">
          <w:rPr>
            <w:rtl/>
          </w:rPr>
          <w:delText xml:space="preserve">,</w:delText>
        </w:r>
      </w:del>
      <w:r w:rsidRPr="006F178A">
        <w:rPr>
          <w:rtl/>
        </w:rPr>
        <w:t xml:space="preserve"> </w:t>
      </w:r>
      <w:ins w:id="98091" w:author="קלוד" w:date="2026-10-11T13:11:34Z">
        <w:r>
          <w:rPr>
            <w:rtl/>
          </w:rPr>
          <w:t xml:space="preserve">ומטר,</w:t>
        </w:r>
      </w:ins>
      <w:del w:id="98092" w:author="קלוד" w:date="2026-10-11T13:11:34Z">
        <w:r w:rsidRPr="006F178A">
          <w:rPr>
            <w:rtl/>
          </w:rPr>
          <w:delText xml:space="preserve">ולא</w:delText>
        </w:r>
      </w:del>
      <w:r w:rsidRPr="006F178A">
        <w:rPr>
          <w:rtl/>
        </w:rPr>
        <w:t xml:space="preserve"> </w:t>
      </w:r>
      <w:ins w:id="98089" w:author="קלוד" w:date="2026-10-11T13:11:34Z">
        <w:r>
          <w:rPr>
            <w:rtl/>
          </w:rPr>
          <w:t xml:space="preserve">ואינו</w:t>
        </w:r>
      </w:ins>
      <w:del w:id="98090" w:author="קלוד" w:date="2026-10-11T13:11:34Z">
        <w:r w:rsidRPr="006F178A">
          <w:rPr>
            <w:rtl/>
          </w:rPr>
          <w:delText xml:space="preserve">מטר, ולא</w:delText>
        </w:r>
      </w:del>
      <w:r w:rsidRPr="006F178A">
        <w:rPr>
          <w:rtl/>
        </w:rPr>
        <w:t xml:space="preserve"> ש</w:t>
      </w:r>
      <w:r w:rsidR="00497DD7">
        <w:rPr>
          <w:rFonts w:hint="cs"/>
          <w:rtl/>
        </w:rPr>
        <w:t>ומע</w:t>
      </w:r>
      <w:ins w:id="94191" w:author="מנוע מכני" w:date="2026-10-11T12:04:39Z">
        <w:r>
          <w:rPr>
            <w:rtl/>
          </w:rPr>
          <w:t xml:space="preserve"> </w:t>
        </w:r>
      </w:ins>
      <w:del w:id="94192" w:author="מנוע מכני" w:date="2026-10-11T12:04:39Z">
        <w:r w:rsidRPr="006F178A">
          <w:rPr>
            <w:rtl/>
          </w:rPr>
          <w:delText xml:space="preserve">  </w:delText>
        </w:r>
      </w:del>
      <w:r w:rsidRPr="006F178A">
        <w:rPr>
          <w:rtl/>
        </w:rPr>
        <w:t xml:space="preserve">קול ברזל, </w:t>
      </w:r>
      <w:ins w:id="98087" w:author="קלוד" w:date="2026-10-11T13:11:34Z">
        <w:r>
          <w:rPr>
            <w:rtl/>
          </w:rPr>
          <w:t xml:space="preserve">קול</w:t>
        </w:r>
      </w:ins>
      <w:del w:id="98088" w:author="קלוד" w:date="2026-10-11T13:11:34Z">
        <w:r w:rsidRPr="006F178A">
          <w:rPr>
            <w:rtl/>
          </w:rPr>
          <w:delText xml:space="preserve">וקל</w:delText>
        </w:r>
      </w:del>
      <w:r w:rsidRPr="006F178A">
        <w:rPr>
          <w:rtl/>
        </w:rPr>
        <w:t xml:space="preserve"> </w:t>
      </w:r>
      <w:ins w:id="98085" w:author="קלוד" w:date="2026-10-11T13:11:34Z">
        <w:r>
          <w:rPr>
            <w:rtl/>
          </w:rPr>
          <w:t xml:space="preserve">תרנגולת</w:t>
        </w:r>
      </w:ins>
      <w:del w:id="98086" w:author="קלוד" w:date="2026-10-11T13:11:34Z">
        <w:r w:rsidRPr="006F178A">
          <w:rPr>
            <w:rtl/>
          </w:rPr>
          <w:delText xml:space="preserve">תרנגולת,</w:delText>
        </w:r>
      </w:del>
      <w:r w:rsidRPr="006F178A">
        <w:rPr>
          <w:rtl/>
        </w:rPr>
        <w:t xml:space="preserve"> </w:t>
      </w:r>
      <w:ins w:id="98083" w:author="קלוד" w:date="2026-10-11T13:11:34Z">
        <w:r>
          <w:rPr>
            <w:rtl/>
          </w:rPr>
          <w:t xml:space="preserve">וקול</w:t>
        </w:r>
      </w:ins>
      <w:del w:id="98084" w:author="קלוד" w:date="2026-10-11T13:11:34Z">
        <w:r w:rsidRPr="006F178A">
          <w:rPr>
            <w:rtl/>
          </w:rPr>
          <w:delText xml:space="preserve">וקל</w:delText>
        </w:r>
      </w:del>
      <w:r w:rsidRPr="006F178A">
        <w:rPr>
          <w:rtl/>
        </w:rPr>
        <w:t xml:space="preserve"> </w:t>
      </w:r>
      <w:ins w:id="98081" w:author="קלוד" w:date="2026-10-11T13:11:34Z">
        <w:r>
          <w:rPr>
            <w:rtl/>
          </w:rPr>
          <w:t xml:space="preserve">פסיעות.</w:t>
        </w:r>
      </w:ins>
      <w:del w:id="98082" w:author="קלוד" w:date="2026-10-11T13:11:34Z">
        <w:r w:rsidRPr="006F178A">
          <w:rPr>
            <w:rtl/>
          </w:rPr>
          <w:delText xml:space="preserve">ניגרי.</w:delText>
        </w:r>
      </w:del>
    </w:p>
    <w:p>
      <w:pPr>
        <w:pStyle w:val="38"/>
        <w:rPr>
          <w:ins w:id="97646" w:author="מנוע מכני" w:date="2026-10-11T12:04:39Z"/>
        </w:rPr>
      </w:pPr>
      <w:r w:rsidRPr="006F178A">
        <w:t xml:space="preserve">רבי חמא בר גוריא:</w:t>
      </w:r>
    </w:p>
    <w:p w:rsidR="00E9703F" w:rsidRPr="006F178A" w:rsidRDefault="00E9703F" w:rsidP="00E9703F">
      <w:pPr>
        <w:rPr>
          <w:rtl/>
        </w:rPr>
      </w:pPr>
      <w:del w:id="97647" w:author="מנוע מכני" w:date="2026-10-11T12:04:39Z">
        <w:r w:rsidRPr="006F178A">
          <w:rPr>
            <w:rtl/>
          </w:rPr>
          <w:delText xml:space="preserve"> </w:delText>
        </w:r>
      </w:del>
      <w:r w:rsidRPr="006F178A">
        <w:rPr>
          <w:rtl/>
        </w:rPr>
        <w:t xml:space="preserve">בן שיש געגועין על אביו נוטל רצועה ממנעל של ימין וקושר לו בשמאלו.</w:t>
      </w:r>
    </w:p>
    <w:p w:rsidR="00E9703F" w:rsidRPr="006F178A" w:rsidRDefault="00E9703F" w:rsidP="00E9703F">
      <w:pPr>
        <w:rPr>
          <w:rtl/>
        </w:rPr>
      </w:pPr>
      <w:ins w:id="98105" w:author="קלוד" w:date="2026-10-11T13:11:34Z">
        <w:r>
          <w:rPr>
            <w:rStyle w:val="2fb"/>
            <w:rtl/>
          </w:rPr>
          <w:t xml:space="preserve">רנב"י:</w:t>
        </w:r>
      </w:ins>
      <w:del w:id="98106" w:author="קלוד" w:date="2026-10-11T13:11:34Z">
        <w:r w:rsidRPr="006F178A">
          <w:rPr>
            <w:rStyle w:val="2fb"/>
            <w:rtl/>
          </w:rPr>
          <w:delText xml:space="preserve">רנב"י</w:delText>
        </w:r>
      </w:del>
      <w:r w:rsidRPr="006F178A">
        <w:rPr>
          <w:rtl/>
        </w:rPr>
        <w:t xml:space="preserve"> </w:t>
      </w:r>
      <w:ins w:id="98103" w:author="קלוד" w:date="2026-10-11T13:11:34Z">
        <w:r>
          <w:rPr>
            <w:rtl/>
          </w:rPr>
          <w:t xml:space="preserve">וסימנך</w:t>
        </w:r>
      </w:ins>
      <w:del w:id="98104" w:author="קלוד" w:date="2026-10-11T13:11:34Z">
        <w:r w:rsidRPr="006F178A">
          <w:rPr>
            <w:rtl/>
          </w:rPr>
          <w:delText xml:space="preserve">וסימניך</w:delText>
        </w:r>
      </w:del>
      <w:r w:rsidRPr="006F178A">
        <w:rPr>
          <w:rtl/>
        </w:rPr>
        <w:t xml:space="preserve"> - </w:t>
      </w:r>
      <w:ins w:id="98101" w:author="קלוד" w:date="2026-10-11T13:11:34Z">
        <w:r>
          <w:rPr>
            <w:rtl/>
          </w:rPr>
          <w:t xml:space="preserve">תפילין</w:t>
        </w:r>
      </w:ins>
      <w:del w:id="98102" w:author="קלוד" w:date="2026-10-11T13:11:34Z">
        <w:r w:rsidRPr="006F178A">
          <w:rPr>
            <w:rtl/>
          </w:rPr>
          <w:delText xml:space="preserve">תפילין.</w:delText>
        </w:r>
      </w:del>
      <w:r w:rsidRPr="006F178A">
        <w:rPr>
          <w:rtl/>
        </w:rPr>
        <w:t xml:space="preserve"> </w:t>
      </w:r>
      <w:ins w:id="98099" w:author="קלוד" w:date="2026-10-11T13:11:34Z">
        <w:r>
          <w:rPr>
            <w:rStyle w:val="afffffe"/>
            <w:rtl/>
          </w:rPr>
          <w:t xml:space="preserve">ימין על שמאל</w:t>
        </w:r>
        <w:r>
          <w:rPr>
            <w:rtl/>
          </w:rPr>
          <w:t xml:space="preserve">. והיפוכו -</w:t>
        </w:r>
      </w:ins>
      <w:del w:id="98100" w:author="קלוד" w:date="2026-10-11T13:11:34Z">
        <w:r w:rsidRPr="006F178A">
          <w:rPr>
            <w:rtl/>
          </w:rPr>
          <w:delText xml:space="preserve">וחילופא</w:delText>
        </w:r>
      </w:del>
      <w:r w:rsidRPr="006F178A">
        <w:rPr>
          <w:rtl/>
        </w:rPr>
        <w:t xml:space="preserve"> </w:t>
      </w:r>
      <w:ins w:id="90257" w:author="Claude - סמנטי" w:date="2026-10-11T12:28:21Z">
        <w:r>
          <w:rPr>
            <w:rtl/>
          </w:rPr>
          <w:t xml:space="preserve">סכנה</w:t>
        </w:r>
      </w:ins>
      <w:del w:id="90258" w:author="Claude - סמנטי" w:date="2026-10-11T12:28:21Z">
        <w:r w:rsidRPr="006F178A">
          <w:rPr>
            <w:rtl/>
          </w:rPr>
          <w:delText xml:space="preserve">סכנתא</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33" w:author="קלוד" w:date="2026-10-11T12:33:55Z"/>
        </w:rPr>
      </w:pPr>
      <w:ins w:id="90834" w:author="קלוד" w:date="2026-10-11T12:33:55Z">
        <w:r>
          <w:rPr>
            <w:color w:val="7B3F00"/>
          </w:rPr>
          <w:t xml:space="preserve">ארבעה דברים מרחב"ג - רפואות בשבת</w:t>
        </w:r>
      </w:ins>
    </w:p>
    <w:p w:rsidR="00E9703F" w:rsidRPr="006F178A" w:rsidRDefault="00E9703F" w:rsidP="00E9703F">
      <w:pPr>
        <w:rPr>
          <w:rStyle w:val="afffe"/>
          <w:rFonts w:ascii="Fb Fontext" w:hAnsi="Fb Fontext"/>
          <w:rtl/>
        </w:rPr>
      </w:pPr>
      <w:r w:rsidRPr="006F178A">
        <w:rPr>
          <w:rStyle w:val="afffe"/>
          <w:rFonts w:ascii="Fb Fontext" w:hAnsi="Fb Fontext" w:hint="cs"/>
          <w:rtl/>
        </w:rPr>
        <w:t xml:space="preserve">ד' דברים שמע רב'ה </w:t>
      </w:r>
      <w:r w:rsidRPr="006F178A">
        <w:rPr>
          <w:rStyle w:val="2fb"/>
          <w:rFonts w:ascii="Fb Fontext" w:hAnsi="Fb Fontext" w:hint="cs"/>
          <w:rtl/>
        </w:rPr>
        <w:t xml:space="preserve">מרב</w:t>
      </w:r>
      <w:r w:rsidRPr="006F178A">
        <w:rPr>
          <w:rStyle w:val="afffe"/>
          <w:rFonts w:ascii="Fb Fontext" w:hAnsi="Fb Fontext" w:hint="cs"/>
          <w:rtl/>
        </w:rPr>
        <w:t xml:space="preserve"> חמא בר גוריא</w:t>
      </w:r>
    </w:p>
    <w:p w:rsidR="00E9703F" w:rsidRPr="006F178A" w:rsidRDefault="00E9703F" w:rsidP="00E9703F">
      <w:pPr>
        <w:rPr>
          <w:rtl/>
        </w:rPr>
      </w:pPr>
      <w:r w:rsidRPr="006F178A">
        <w:rPr>
          <w:rtl/>
        </w:rPr>
        <w:t xml:space="preserve">אב"ה </w:t>
      </w:r>
      <w:r w:rsidRPr="006F178A">
        <w:rPr>
          <w:rStyle w:val="2fb"/>
          <w:rtl/>
        </w:rPr>
        <w:t xml:space="preserve">מרחב"ג</w:t>
      </w:r>
      <w:r w:rsidRPr="006F178A">
        <w:rPr>
          <w:rtl/>
        </w:rPr>
        <w:t xml:space="preserve">: </w:t>
      </w:r>
      <w:ins w:id="98117" w:author="קלוד" w:date="2026-10-11T13:11:34Z">
        <w:r>
          <w:rPr>
            <w:rtl/>
          </w:rPr>
          <w:t xml:space="preserve">כפיית</w:t>
        </w:r>
      </w:ins>
      <w:del w:id="98118" w:author="קלוד" w:date="2026-10-11T13:11:34Z">
        <w:r w:rsidRPr="006F178A">
          <w:rPr>
            <w:rtl/>
          </w:rPr>
          <w:delText xml:space="preserve">סחופי</w:delText>
        </w:r>
      </w:del>
      <w:r w:rsidRPr="006F178A">
        <w:rPr>
          <w:rtl/>
        </w:rPr>
        <w:t xml:space="preserve"> </w:t>
      </w:r>
      <w:ins w:id="98115" w:author="קלוד" w:date="2026-10-11T13:11:34Z">
        <w:r>
          <w:rPr>
            <w:rtl/>
          </w:rPr>
          <w:t xml:space="preserve">כוס</w:t>
        </w:r>
      </w:ins>
      <w:del w:id="98116" w:author="קלוד" w:date="2026-10-11T13:11:34Z">
        <w:r w:rsidRPr="006F178A">
          <w:rPr>
            <w:rtl/>
          </w:rPr>
          <w:delText xml:space="preserve">כסא</w:delText>
        </w:r>
      </w:del>
      <w:r w:rsidRPr="006F178A">
        <w:rPr>
          <w:rtl/>
        </w:rPr>
        <w:t xml:space="preserve"> </w:t>
      </w:r>
      <w:ins w:id="98113" w:author="קלוד" w:date="2026-10-11T13:11:34Z">
        <w:r>
          <w:rPr>
            <w:rtl/>
          </w:rPr>
          <w:t xml:space="preserve">[אדים]</w:t>
        </w:r>
      </w:ins>
      <w:del w:id="98114" w:author="קלוד" w:date="2026-10-11T13:11:34Z">
        <w:r w:rsidRPr="006F178A">
          <w:rPr>
            <w:rtl/>
          </w:rPr>
          <w:delText xml:space="preserve">[כוס</w:delText>
        </w:r>
      </w:del>
      <w:r w:rsidRPr="006F178A">
        <w:rPr>
          <w:rtl/>
        </w:rPr>
        <w:t xml:space="preserve"> </w:t>
      </w:r>
      <w:ins w:id="98111" w:author="קלוד" w:date="2026-10-11T13:11:34Z">
        <w:r>
          <w:rPr>
            <w:rtl/>
          </w:rPr>
          <w:t xml:space="preserve">על</w:t>
        </w:r>
      </w:ins>
      <w:del w:id="98112" w:author="קלוד" w:date="2026-10-11T13:11:34Z">
        <w:r w:rsidRPr="006F178A">
          <w:rPr>
            <w:rtl/>
          </w:rPr>
          <w:delText xml:space="preserve">אדים]</w:delText>
        </w:r>
      </w:del>
      <w:r w:rsidRPr="006F178A">
        <w:rPr>
          <w:rtl/>
        </w:rPr>
        <w:t xml:space="preserve"> </w:t>
      </w:r>
      <w:ins w:id="98109" w:author="קלוד" w:date="2026-10-11T13:11:34Z">
        <w:r>
          <w:rPr>
            <w:rtl/>
          </w:rPr>
          <w:t xml:space="preserve">הטבור</w:t>
        </w:r>
      </w:ins>
      <w:del w:id="98110" w:author="קלוד" w:date="2026-10-11T13:11:34Z">
        <w:r w:rsidRPr="006F178A">
          <w:rPr>
            <w:rtl/>
          </w:rPr>
          <w:delText xml:space="preserve">אטיבורי</w:delText>
        </w:r>
      </w:del>
      <w:r w:rsidRPr="006F178A">
        <w:rPr>
          <w:rtl/>
        </w:rPr>
        <w:t xml:space="preserve"> </w:t>
      </w:r>
      <w:ins w:id="90259" w:author="Claude - סמנטי" w:date="2026-10-11T12:28:21Z">
        <w:r>
          <w:rPr>
            <w:rtl/>
          </w:rPr>
          <w:t xml:space="preserve">בשבת</w:t>
        </w:r>
      </w:ins>
      <w:del w:id="90260" w:author="Claude - סמנטי" w:date="2026-10-11T12:28:21Z">
        <w:r w:rsidRPr="006F178A">
          <w:rPr>
            <w:rtl/>
          </w:rPr>
          <w:delText xml:space="preserve">בשבתא</w:delText>
        </w:r>
      </w:del>
      <w:r w:rsidRPr="006F178A">
        <w:rPr>
          <w:rtl/>
        </w:rPr>
        <w:t xml:space="preserve"> [למשוך המעיים] - </w:t>
      </w:r>
      <w:ins w:id="95999" w:author="מנוע מכני" w:date="2026-10-11T12:04:39Z">
        <w:ins w:id="98107" w:author="קלוד" w:date="2026-10-11T13:11:34Z">
          <w:r>
            <w:rPr>
              <w:rtl/>
            </w:rPr>
            <w:t xml:space="preserve">מותר.</w:t>
          </w:r>
        </w:ins>
        <w:del w:id="98108" w:author="קלוד" w:date="2026-10-11T13:11:34Z">
          <w:r>
            <w:rPr>
              <w:rtl/>
            </w:rPr>
            <w:delText xml:space="preserve">יפה</w:delText>
          </w:r>
          <w:r w:rsidRPr="006F178A">
            <w:rPr>
              <w:rtl/>
            </w:rPr>
            <w:delText xml:space="preserve"> דמי.</w:delText>
          </w:r>
        </w:del>
      </w:ins>
      <w:del w:id="96000" w:author="מנוע מכני" w:date="2026-10-11T12:04:39Z">
        <w:r w:rsidRPr="006F178A">
          <w:rPr>
            <w:rtl/>
          </w:rPr>
          <w:delText xml:space="preserve">שפיר</w:delText>
        </w:r>
      </w:del>
    </w:p>
    <w:p w:rsidR="00E9703F" w:rsidRPr="006F178A" w:rsidRDefault="00E9703F" w:rsidP="00E9703F">
      <w:pPr>
        <w:rPr>
          <w:rtl/>
        </w:rPr>
      </w:pPr>
      <w:r w:rsidRPr="006F178A">
        <w:rPr>
          <w:rtl/>
        </w:rPr>
        <w:t xml:space="preserve">אב"ה </w:t>
      </w:r>
      <w:r w:rsidRPr="006F178A">
        <w:rPr>
          <w:rStyle w:val="2fb"/>
          <w:rtl/>
        </w:rPr>
        <w:t xml:space="preserve">מרחב"ג</w:t>
      </w:r>
      <w:r w:rsidRPr="006F178A">
        <w:rPr>
          <w:rtl/>
        </w:rPr>
        <w:t xml:space="preserve">: מותר לסוך שמן ומלח בשבת.</w:t>
      </w:r>
    </w:p>
    <w:p w:rsidR="00E9703F" w:rsidRPr="006F178A" w:rsidRDefault="00E9703F" w:rsidP="00E9703F">
      <w:pPr>
        <w:rPr>
          <w:rtl/>
        </w:rPr>
      </w:pPr>
      <w:r w:rsidRPr="006F178A">
        <w:rPr>
          <w:rtl/>
        </w:rPr>
        <w:t xml:space="preserve">כמו </w:t>
      </w:r>
      <w:ins w:id="98153" w:author="קלוד" w:date="2026-10-11T13:11:34Z">
        <w:r>
          <w:rPr>
            <w:rtl/>
          </w:rPr>
          <w:t xml:space="preserve">ר"ה</w:t>
        </w:r>
      </w:ins>
      <w:del w:id="98154" w:author="קלוד" w:date="2026-10-11T13:11:34Z">
        <w:r w:rsidRPr="006F178A">
          <w:rPr>
            <w:rtl/>
          </w:rPr>
          <w:delText xml:space="preserve">שעשו</w:delText>
        </w:r>
      </w:del>
      <w:r w:rsidRPr="006F178A">
        <w:rPr>
          <w:rtl/>
        </w:rPr>
        <w:t xml:space="preserve"> </w:t>
      </w:r>
      <w:ins w:id="98151" w:author="קלוד" w:date="2026-10-11T13:11:34Z">
        <w:r>
          <w:rPr>
            <w:rStyle w:val="2fb"/>
            <w:rtl/>
          </w:rPr>
          <w:t xml:space="preserve">כשיצא</w:t>
        </w:r>
      </w:ins>
      <w:del w:id="98152" w:author="קלוד" w:date="2026-10-11T13:11:34Z">
        <w:r w:rsidRPr="006F178A">
          <w:rPr>
            <w:rStyle w:val="2fb"/>
            <w:rtl/>
          </w:rPr>
          <w:delText xml:space="preserve">לר"ה</w:delText>
        </w:r>
      </w:del>
      <w:r w:rsidRPr="006F178A">
        <w:rPr>
          <w:rtl/>
        </w:rPr>
        <w:t xml:space="preserve"> </w:t>
      </w:r>
      <w:ins w:id="98149" w:author="קלוד" w:date="2026-10-11T13:11:34Z">
        <w:r>
          <w:rPr>
            <w:rtl/>
          </w:rPr>
          <w:t xml:space="preserve">מבית</w:t>
        </w:r>
      </w:ins>
      <w:del w:id="98150" w:author="קלוד" w:date="2026-10-11T13:11:34Z">
        <w:r w:rsidRPr="006F178A">
          <w:rPr>
            <w:rtl/>
          </w:rPr>
          <w:delText xml:space="preserve">שחזר</w:delText>
        </w:r>
      </w:del>
      <w:r w:rsidRPr="006F178A">
        <w:rPr>
          <w:rtl/>
        </w:rPr>
        <w:t xml:space="preserve"> </w:t>
      </w:r>
      <w:ins w:id="98147" w:author="קלוד" w:date="2026-10-11T13:11:34Z">
        <w:r>
          <w:rPr>
            <w:rStyle w:val="2fb"/>
            <w:rtl/>
          </w:rPr>
          <w:t xml:space="preserve">רב,</w:t>
        </w:r>
      </w:ins>
      <w:del w:id="98148" w:author="קלוד" w:date="2026-10-11T13:11:34Z">
        <w:r w:rsidRPr="006F178A">
          <w:rPr>
            <w:rStyle w:val="2fb"/>
            <w:rtl/>
          </w:rPr>
          <w:delText xml:space="preserve">מרב</w:delText>
        </w:r>
      </w:del>
      <w:r w:rsidRPr="006F178A">
        <w:rPr>
          <w:rtl/>
        </w:rPr>
        <w:t xml:space="preserve"> </w:t>
      </w:r>
      <w:ins w:id="98145" w:author="קלוד" w:date="2026-10-11T13:11:34Z">
        <w:r>
          <w:rPr>
            <w:rStyle w:val="2fb"/>
            <w:rtl/>
          </w:rPr>
          <w:t xml:space="preserve">ור"ח</w:t>
        </w:r>
      </w:ins>
      <w:del w:id="98146" w:author="קלוד" w:date="2026-10-11T13:11:34Z">
        <w:r w:rsidRPr="006F178A">
          <w:rPr>
            <w:rStyle w:val="2fb"/>
            <w:rtl/>
          </w:rPr>
          <w:delText xml:space="preserve">ולר"ח</w:delText>
        </w:r>
      </w:del>
      <w:r w:rsidRPr="006F178A">
        <w:rPr>
          <w:rtl/>
        </w:rPr>
        <w:t xml:space="preserve"> </w:t>
      </w:r>
      <w:ins w:id="98143" w:author="קלוד" w:date="2026-10-11T13:11:34Z">
        <w:r>
          <w:rPr>
            <w:rtl/>
          </w:rPr>
          <w:t xml:space="preserve">מבית</w:t>
        </w:r>
      </w:ins>
      <w:del w:id="98144" w:author="קלוד" w:date="2026-10-11T13:11:34Z">
        <w:r w:rsidRPr="006F178A">
          <w:rPr>
            <w:rtl/>
          </w:rPr>
          <w:delText xml:space="preserve">מבי</w:delText>
        </w:r>
      </w:del>
      <w:r w:rsidRPr="006F178A">
        <w:rPr>
          <w:rtl/>
        </w:rPr>
        <w:t xml:space="preserve"> </w:t>
      </w:r>
      <w:ins w:id="98141" w:author="קלוד" w:date="2026-10-11T13:11:34Z">
        <w:r>
          <w:rPr>
            <w:rStyle w:val="2fb"/>
            <w:rtl/>
          </w:rPr>
          <w:t xml:space="preserve">רבי:</w:t>
        </w:r>
      </w:ins>
      <w:del w:id="98142" w:author="קלוד" w:date="2026-10-11T13:11:34Z">
        <w:r w:rsidRPr="006F178A">
          <w:rPr>
            <w:rStyle w:val="2fb"/>
            <w:rtl/>
          </w:rPr>
          <w:delText xml:space="preserve">רבי</w:delText>
        </w:r>
      </w:del>
      <w:r w:rsidRPr="006F178A">
        <w:rPr>
          <w:rtl/>
        </w:rPr>
        <w:t xml:space="preserve"> </w:t>
      </w:r>
      <w:ins w:id="98139" w:author="קלוד" w:date="2026-10-11T13:11:34Z">
        <w:r>
          <w:rPr>
            <w:rtl/>
          </w:rPr>
          <w:t xml:space="preserve">כשנשתכרו</w:t>
        </w:r>
      </w:ins>
      <w:del w:id="98140" w:author="קלוד" w:date="2026-10-11T13:11:34Z">
        <w:r w:rsidRPr="006F178A">
          <w:rPr>
            <w:rtl/>
          </w:rPr>
          <w:delText xml:space="preserve">שכשנשתכרו</w:delText>
        </w:r>
      </w:del>
      <w:r w:rsidRPr="006F178A">
        <w:rPr>
          <w:rtl/>
        </w:rPr>
        <w:t xml:space="preserve"> היו מושחים כפות ידיהם ורגליהם </w:t>
      </w:r>
      <w:ins w:id="98137" w:author="קלוד" w:date="2026-10-11T13:11:34Z">
        <w:r>
          <w:rPr>
            <w:rtl/>
          </w:rPr>
          <w:t xml:space="preserve">בשמן</w:t>
        </w:r>
      </w:ins>
      <w:del w:id="98138" w:author="קלוד" w:date="2026-10-11T13:11:34Z">
        <w:r w:rsidRPr="006F178A">
          <w:rPr>
            <w:rtl/>
          </w:rPr>
          <w:delText xml:space="preserve">במשחא</w:delText>
        </w:r>
      </w:del>
      <w:r w:rsidRPr="006F178A">
        <w:rPr>
          <w:rtl/>
        </w:rPr>
        <w:t xml:space="preserve"> </w:t>
      </w:r>
      <w:ins w:id="98135" w:author="קלוד" w:date="2026-10-11T13:11:34Z">
        <w:r>
          <w:rPr>
            <w:rtl/>
          </w:rPr>
          <w:t xml:space="preserve">ומלח,</w:t>
        </w:r>
      </w:ins>
      <w:del w:id="98136" w:author="קלוד" w:date="2026-10-11T13:11:34Z">
        <w:r w:rsidRPr="006F178A">
          <w:rPr>
            <w:rtl/>
          </w:rPr>
          <w:delText xml:space="preserve">ומלחא</w:delText>
        </w:r>
      </w:del>
      <w:r w:rsidRPr="006F178A">
        <w:rPr>
          <w:rFonts w:hint="cs"/>
          <w:rtl/>
        </w:rPr>
        <w:t xml:space="preserve"> </w:t>
      </w:r>
      <w:ins w:id="98133" w:author="קלוד" w:date="2026-10-11T13:11:34Z">
        <w:r>
          <w:rPr>
            <w:rtl/>
          </w:rPr>
          <w:t xml:space="preserve">ואומרים:</w:t>
        </w:r>
      </w:ins>
      <w:del w:id="98134" w:author="קלוד" w:date="2026-10-11T13:11:34Z">
        <w:r w:rsidRPr="006F178A">
          <w:rPr>
            <w:rtl/>
          </w:rPr>
          <w:delText xml:space="preserve">והיו</w:delText>
        </w:r>
      </w:del>
      <w:r w:rsidRPr="006F178A">
        <w:rPr>
          <w:rtl/>
        </w:rPr>
        <w:t xml:space="preserve"> </w:t>
      </w:r>
      <w:ins w:id="98131" w:author="קלוד" w:date="2026-10-11T13:11:34Z">
        <w:r>
          <w:rPr>
            <w:rtl/>
          </w:rPr>
          <w:t xml:space="preserve">כשם</w:t>
        </w:r>
      </w:ins>
      <w:del w:id="98132" w:author="קלוד" w:date="2026-10-11T13:11:34Z">
        <w:r w:rsidRPr="006F178A">
          <w:rPr>
            <w:rtl/>
          </w:rPr>
          <w:delText xml:space="preserve">אומרים</w:delText>
        </w:r>
      </w:del>
      <w:r w:rsidRPr="006F178A">
        <w:rPr>
          <w:rtl/>
        </w:rPr>
        <w:t xml:space="preserve"> </w:t>
      </w:r>
      <w:ins w:id="98129" w:author="קלוד" w:date="2026-10-11T13:11:34Z">
        <w:r>
          <w:rPr>
            <w:rtl/>
          </w:rPr>
          <w:t xml:space="preserve">שצלול</w:t>
        </w:r>
      </w:ins>
      <w:del w:id="98130" w:author="קלוד" w:date="2026-10-11T13:11:34Z">
        <w:r w:rsidRPr="006F178A">
          <w:rPr>
            <w:rtl/>
          </w:rPr>
          <w:delText xml:space="preserve">כמו</w:delText>
        </w:r>
      </w:del>
      <w:r w:rsidRPr="006F178A">
        <w:rPr>
          <w:rtl/>
        </w:rPr>
        <w:t xml:space="preserve"> </w:t>
      </w:r>
      <w:ins w:id="98127" w:author="קלוד" w:date="2026-10-11T13:11:34Z">
        <w:r>
          <w:rPr>
            <w:rtl/>
          </w:rPr>
          <w:t xml:space="preserve">שמן</w:t>
        </w:r>
      </w:ins>
      <w:del w:id="98128" w:author="קלוד" w:date="2026-10-11T13:11:34Z">
        <w:r w:rsidRPr="006F178A">
          <w:rPr>
            <w:rtl/>
          </w:rPr>
          <w:delText xml:space="preserve">שנצטללה</w:delText>
        </w:r>
      </w:del>
      <w:r w:rsidRPr="006F178A">
        <w:rPr>
          <w:rtl/>
        </w:rPr>
        <w:t xml:space="preserve"> </w:t>
      </w:r>
      <w:ins w:id="98125" w:author="קלוד" w:date="2026-10-11T13:11:34Z">
        <w:r>
          <w:rPr>
            <w:rtl/>
          </w:rPr>
          <w:t xml:space="preserve">זה,</w:t>
        </w:r>
      </w:ins>
      <w:del w:id="98126" w:author="קלוד" w:date="2026-10-11T13:11:34Z">
        <w:r w:rsidRPr="006F178A">
          <w:rPr>
            <w:rtl/>
          </w:rPr>
          <w:delText xml:space="preserve">משחה</w:delText>
        </w:r>
      </w:del>
      <w:r w:rsidRPr="006F178A">
        <w:rPr>
          <w:rtl/>
        </w:rPr>
        <w:t xml:space="preserve"> </w:t>
      </w:r>
      <w:ins w:id="98123" w:author="קלוד" w:date="2026-10-11T13:11:34Z">
        <w:r>
          <w:rPr>
            <w:rtl/>
          </w:rPr>
          <w:t xml:space="preserve">כך</w:t>
        </w:r>
      </w:ins>
      <w:del w:id="98124" w:author="קלוד" w:date="2026-10-11T13:11:34Z">
        <w:r w:rsidRPr="006F178A">
          <w:rPr>
            <w:rtl/>
          </w:rPr>
          <w:delText xml:space="preserve">זו</w:delText>
        </w:r>
      </w:del>
      <w:r w:rsidRPr="006F178A">
        <w:rPr>
          <w:rtl/>
        </w:rPr>
        <w:t xml:space="preserve"> </w:t>
      </w:r>
      <w:ins w:id="98121" w:author="קלוד" w:date="2026-10-11T13:11:34Z">
        <w:r>
          <w:rPr>
            <w:rtl/>
          </w:rPr>
          <w:t xml:space="preserve">יצטלל</w:t>
        </w:r>
      </w:ins>
      <w:del w:id="98122" w:author="קלוד" w:date="2026-10-11T13:11:34Z">
        <w:r w:rsidRPr="006F178A">
          <w:rPr>
            <w:rtl/>
          </w:rPr>
          <w:delText xml:space="preserve">ליצלל</w:delText>
        </w:r>
      </w:del>
      <w:r w:rsidRPr="006F178A">
        <w:rPr>
          <w:rtl/>
        </w:rPr>
        <w:t xml:space="preserve"> </w:t>
      </w:r>
      <w:ins w:id="98119" w:author="קלוד" w:date="2026-10-11T13:11:34Z">
        <w:r>
          <w:rPr>
            <w:rtl/>
          </w:rPr>
          <w:t xml:space="preserve">יינו של</w:t>
        </w:r>
      </w:ins>
      <w:del w:id="98120" w:author="קלוד" w:date="2026-10-11T13:11:34Z">
        <w:r w:rsidRPr="006F178A">
          <w:rPr>
            <w:rtl/>
          </w:rPr>
          <w:delText xml:space="preserve">יין</w:delText>
        </w:r>
      </w:del>
      <w:r w:rsidRPr="006F178A">
        <w:rPr>
          <w:rtl/>
        </w:rPr>
        <w:t xml:space="preserve"> פלוני.</w:t>
      </w:r>
    </w:p>
    <w:p w:rsidR="00E9703F" w:rsidRPr="00B3644D" w:rsidRDefault="00E9703F" w:rsidP="00E9703F">
      <w:pPr>
        <w:rPr>
          <w:rFonts w:cs="Guttman Vilna"/>
          <w:b/>
          <w:bCs/>
          <w:spacing w:val="-2"/>
          <w:rtl/>
        </w:rPr>
      </w:pPr>
      <w:ins w:id="94693" w:author="מנוע מכני" w:date="2026-10-11T12:04:39Z">
        <w:r>
          <w:rPr>
            <w:spacing w:val="-2"/>
            <w:rtl/>
          </w:rPr>
          <w:t xml:space="preserve">ואם </w:t>
        </w:r>
      </w:ins>
      <w:del w:id="94694" w:author="מנוע מכני" w:date="2026-10-11T12:04:39Z">
        <w:r w:rsidRPr="00B3644D">
          <w:rPr>
            <w:spacing w:val="-2"/>
            <w:rtl/>
          </w:rPr>
          <w:delText xml:space="preserve">ואי </w:delText>
        </w:r>
      </w:del>
      <w:r w:rsidRPr="00B3644D">
        <w:rPr>
          <w:spacing w:val="-2"/>
          <w:rtl/>
        </w:rPr>
        <w:t xml:space="preserve">לא</w:t>
      </w:r>
      <w:r w:rsidRPr="00B3644D">
        <w:rPr>
          <w:spacing w:val="-2"/>
          <w:rtl/>
        </w:rPr>
        <w:t xml:space="preserve"> </w:t>
      </w:r>
      <w:ins w:id="98173" w:author="קלוד" w:date="2026-10-11T13:11:34Z">
        <w:r>
          <w:rPr>
            <w:spacing w:val="-2"/>
            <w:rtl/>
          </w:rPr>
          <w:t xml:space="preserve">-</w:t>
        </w:r>
      </w:ins>
      <w:del w:id="98174" w:author="קלוד" w:date="2026-10-11T13:11:34Z">
        <w:r w:rsidRPr="00B3644D">
          <w:rPr>
            <w:spacing w:val="-2"/>
            <w:rtl/>
          </w:rPr>
          <w:delText xml:space="preserve">היו</w:delText>
        </w:r>
      </w:del>
      <w:r w:rsidRPr="00B3644D">
        <w:rPr>
          <w:spacing w:val="-2"/>
          <w:rtl/>
        </w:rPr>
        <w:t xml:space="preserve"> מביאים מגופת </w:t>
      </w:r>
      <w:ins w:id="98171" w:author="קלוד" w:date="2026-10-11T13:11:34Z">
        <w:r>
          <w:rPr>
            <w:spacing w:val="-2"/>
            <w:rtl/>
          </w:rPr>
          <w:t xml:space="preserve">החבית,</w:t>
        </w:r>
      </w:ins>
      <w:del w:id="98172" w:author="קלוד" w:date="2026-10-11T13:11:34Z">
        <w:r w:rsidRPr="00B3644D">
          <w:rPr>
            <w:spacing w:val="-2"/>
            <w:rtl/>
          </w:rPr>
          <w:delText xml:space="preserve">החבית</w:delText>
        </w:r>
      </w:del>
      <w:r w:rsidRPr="00B3644D">
        <w:rPr>
          <w:spacing w:val="-2"/>
          <w:rtl/>
        </w:rPr>
        <w:t xml:space="preserve"> </w:t>
      </w:r>
      <w:ins w:id="98169" w:author="קלוד" w:date="2026-10-11T13:11:34Z">
        <w:r>
          <w:rPr>
            <w:spacing w:val="-2"/>
            <w:rtl/>
          </w:rPr>
          <w:t xml:space="preserve">שורים אותה</w:t>
        </w:r>
      </w:ins>
      <w:del w:id="98170" w:author="קלוד" w:date="2026-10-11T13:11:34Z">
        <w:r w:rsidRPr="00B3644D">
          <w:rPr>
            <w:spacing w:val="-2"/>
            <w:rtl/>
          </w:rPr>
          <w:delText xml:space="preserve">ושורים</w:delText>
        </w:r>
      </w:del>
      <w:r w:rsidRPr="00B3644D">
        <w:rPr>
          <w:spacing w:val="-2"/>
          <w:rtl/>
        </w:rPr>
        <w:t xml:space="preserve"> במים </w:t>
      </w:r>
      <w:ins w:id="98167" w:author="קלוד" w:date="2026-10-11T13:11:34Z">
        <w:r>
          <w:rPr>
            <w:spacing w:val="-2"/>
            <w:rtl/>
          </w:rPr>
          <w:t xml:space="preserve">ואומרים:</w:t>
        </w:r>
      </w:ins>
      <w:del w:id="98168" w:author="קלוד" w:date="2026-10-11T13:11:34Z">
        <w:r w:rsidRPr="00B3644D">
          <w:rPr>
            <w:spacing w:val="-2"/>
            <w:rtl/>
          </w:rPr>
          <w:delText xml:space="preserve">ואומרים</w:delText>
        </w:r>
      </w:del>
      <w:r w:rsidRPr="00B3644D">
        <w:rPr>
          <w:spacing w:val="-2"/>
          <w:rtl/>
        </w:rPr>
        <w:t xml:space="preserve"> </w:t>
      </w:r>
      <w:ins w:id="98165" w:author="קלוד" w:date="2026-10-11T13:11:34Z">
        <w:r>
          <w:rPr>
            <w:spacing w:val="-2"/>
            <w:rtl/>
          </w:rPr>
          <w:t xml:space="preserve">כשם</w:t>
        </w:r>
      </w:ins>
      <w:del w:id="98166" w:author="קלוד" w:date="2026-10-11T13:11:34Z">
        <w:r w:rsidRPr="00B3644D">
          <w:rPr>
            <w:spacing w:val="-2"/>
            <w:rtl/>
          </w:rPr>
          <w:delText xml:space="preserve">כי</w:delText>
        </w:r>
      </w:del>
      <w:r w:rsidRPr="00B3644D">
        <w:rPr>
          <w:spacing w:val="-2"/>
          <w:rtl/>
        </w:rPr>
        <w:t xml:space="preserve"> </w:t>
      </w:r>
      <w:ins w:id="96001" w:author="מנוע מכני" w:date="2026-10-11T12:04:39Z">
        <w:ins w:id="98163" w:author="קלוד" w:date="2026-10-11T13:11:34Z">
          <w:r>
            <w:rPr>
              <w:spacing w:val="-2"/>
              <w:rtl/>
            </w:rPr>
            <w:t xml:space="preserve">שצלולה</w:t>
          </w:r>
        </w:ins>
        <w:del w:id="98164" w:author="קלוד" w:date="2026-10-11T13:11:34Z">
          <w:r>
            <w:rPr>
              <w:spacing w:val="-2"/>
              <w:rtl/>
            </w:rPr>
            <w:delText xml:space="preserve">איך</w:delText>
          </w:r>
        </w:del>
      </w:ins>
      <w:del w:id="96002" w:author="מנוע מכני" w:date="2026-10-11T12:04:39Z">
        <w:r w:rsidRPr="00B3644D">
          <w:rPr>
            <w:spacing w:val="-2"/>
            <w:rtl/>
          </w:rPr>
          <w:delText xml:space="preserve">היכי</w:delText>
        </w:r>
      </w:del>
      <w:r w:rsidRPr="00B3644D">
        <w:rPr>
          <w:spacing w:val="-2"/>
          <w:rtl/>
        </w:rPr>
        <w:t xml:space="preserve"> </w:t>
      </w:r>
      <w:ins w:id="98161" w:author="קלוד" w:date="2026-10-11T13:11:34Z">
        <w:r>
          <w:rPr>
            <w:spacing w:val="-2"/>
            <w:rtl/>
          </w:rPr>
          <w:t xml:space="preserve">זו,</w:t>
        </w:r>
      </w:ins>
      <w:del w:id="98162" w:author="קלוד" w:date="2026-10-11T13:11:34Z">
        <w:r w:rsidRPr="00B3644D">
          <w:rPr>
            <w:spacing w:val="-2"/>
            <w:rtl/>
          </w:rPr>
          <w:delText xml:space="preserve">שנצטלל</w:delText>
        </w:r>
      </w:del>
      <w:r w:rsidRPr="00B3644D">
        <w:rPr>
          <w:spacing w:val="-2"/>
          <w:rtl/>
        </w:rPr>
        <w:t xml:space="preserve"> </w:t>
      </w:r>
      <w:ins w:id="98159" w:author="קלוד" w:date="2026-10-11T13:11:34Z">
        <w:r>
          <w:rPr>
            <w:spacing w:val="-2"/>
            <w:rtl/>
          </w:rPr>
          <w:t xml:space="preserve">כך</w:t>
        </w:r>
      </w:ins>
      <w:del w:id="98160" w:author="קלוד" w:date="2026-10-11T13:11:34Z">
        <w:r w:rsidRPr="00B3644D">
          <w:rPr>
            <w:spacing w:val="-2"/>
            <w:rtl/>
          </w:rPr>
          <w:delText xml:space="preserve">ליציל</w:delText>
        </w:r>
      </w:del>
      <w:r w:rsidRPr="00B3644D">
        <w:rPr>
          <w:spacing w:val="-2"/>
          <w:rtl/>
        </w:rPr>
        <w:t xml:space="preserve"> </w:t>
      </w:r>
      <w:ins w:id="98157" w:author="קלוד" w:date="2026-10-11T13:11:34Z">
        <w:r>
          <w:rPr>
            <w:spacing w:val="-2"/>
            <w:rtl/>
          </w:rPr>
          <w:t xml:space="preserve">יצטלל</w:t>
        </w:r>
      </w:ins>
      <w:del w:id="98158" w:author="קלוד" w:date="2026-10-11T13:11:34Z">
        <w:r w:rsidRPr="00B3644D">
          <w:rPr>
            <w:spacing w:val="-2"/>
            <w:rtl/>
          </w:rPr>
          <w:delText xml:space="preserve">חמריה</w:delText>
        </w:r>
      </w:del>
      <w:r w:rsidRPr="00B3644D">
        <w:rPr>
          <w:spacing w:val="-2"/>
          <w:rtl/>
        </w:rPr>
        <w:t xml:space="preserve"> </w:t>
      </w:r>
      <w:ins w:id="98155" w:author="קלוד" w:date="2026-10-11T13:11:34Z">
        <w:r>
          <w:rPr>
            <w:spacing w:val="-2"/>
            <w:rtl/>
          </w:rPr>
          <w:t xml:space="preserve">יינו של פלוני.</w:t>
        </w:r>
      </w:ins>
      <w:del w:id="98156" w:author="קלוד" w:date="2026-10-11T13:11:34Z">
        <w:r w:rsidRPr="00B3644D">
          <w:rPr>
            <w:spacing w:val="-2"/>
            <w:rtl/>
          </w:rPr>
          <w:delText xml:space="preserve">דפלוני.</w:delText>
        </w:r>
      </w:del>
    </w:p>
    <w:p w:rsidR="00E9703F" w:rsidRDefault="00E9703F" w:rsidP="00E9703F">
      <w:pPr>
        <w:rPr>
          <w:rtl/>
        </w:rPr>
      </w:pPr>
      <w:r w:rsidRPr="006F178A">
        <w:rPr>
          <w:rtl/>
        </w:rPr>
        <w:t xml:space="preserve">אב"ה </w:t>
      </w:r>
      <w:r w:rsidRPr="006F178A">
        <w:rPr>
          <w:rStyle w:val="2fb"/>
          <w:rtl/>
        </w:rPr>
        <w:t xml:space="preserve">מרחב"ג</w:t>
      </w:r>
      <w:r w:rsidRPr="006F178A">
        <w:rPr>
          <w:rtl/>
        </w:rPr>
        <w:t xml:space="preserve">: מותר לחנק בשבת. [למי שנפרקה מפרקתו]</w:t>
      </w:r>
    </w:p>
    <w:p w:rsidR="00E9703F" w:rsidRPr="006F178A" w:rsidRDefault="00E9703F" w:rsidP="00E9703F">
      <w:pPr>
        <w:rPr>
          <w:rtl/>
        </w:rPr>
      </w:pPr>
      <w:r w:rsidRPr="006F178A">
        <w:rPr>
          <w:rtl/>
        </w:rPr>
        <w:t xml:space="preserve">אב"ה </w:t>
      </w:r>
      <w:r w:rsidRPr="006F178A">
        <w:rPr>
          <w:rStyle w:val="2fb"/>
          <w:rtl/>
        </w:rPr>
        <w:t xml:space="preserve">מרחב"ג</w:t>
      </w:r>
      <w:r w:rsidRPr="006F178A">
        <w:rPr>
          <w:rtl/>
        </w:rPr>
        <w:t xml:space="preserve">: </w:t>
      </w:r>
      <w:ins w:id="98179" w:author="קלוד" w:date="2026-10-11T13:11:34Z">
        <w:r>
          <w:rPr>
            <w:rtl/>
          </w:rPr>
          <w:t xml:space="preserve">לחתל</w:t>
        </w:r>
      </w:ins>
      <w:del w:id="98180" w:author="קלוד" w:date="2026-10-11T13:11:34Z">
        <w:r w:rsidRPr="006F178A">
          <w:rPr>
            <w:rtl/>
          </w:rPr>
          <w:delText xml:space="preserve">לפופי</w:delText>
        </w:r>
      </w:del>
      <w:r w:rsidRPr="006F178A">
        <w:rPr>
          <w:rtl/>
        </w:rPr>
        <w:t xml:space="preserve"> </w:t>
      </w:r>
      <w:ins w:id="98177" w:author="קלוד" w:date="2026-10-11T13:11:34Z">
        <w:r>
          <w:rPr>
            <w:rtl/>
          </w:rPr>
          <w:t xml:space="preserve">תינוק בחוזקה</w:t>
        </w:r>
      </w:ins>
      <w:del w:id="98178" w:author="קלוד" w:date="2026-10-11T13:11:34Z">
        <w:r w:rsidRPr="006F178A">
          <w:rPr>
            <w:rtl/>
          </w:rPr>
          <w:delText xml:space="preserve">ינוקא</w:delText>
        </w:r>
      </w:del>
      <w:r w:rsidRPr="006F178A">
        <w:rPr>
          <w:rtl/>
        </w:rPr>
        <w:t xml:space="preserve"> </w:t>
      </w:r>
      <w:ins w:id="90261" w:author="Claude - סמנטי" w:date="2026-10-11T12:28:21Z">
        <w:r>
          <w:rPr>
            <w:rtl/>
          </w:rPr>
          <w:t xml:space="preserve">בשבת</w:t>
        </w:r>
      </w:ins>
      <w:del w:id="90262" w:author="Claude - סמנטי" w:date="2026-10-11T12:28:21Z">
        <w:r w:rsidRPr="006F178A">
          <w:rPr>
            <w:rtl/>
          </w:rPr>
          <w:delText xml:space="preserve">בשבתא</w:delText>
        </w:r>
      </w:del>
      <w:r w:rsidRPr="006F178A">
        <w:rPr>
          <w:rtl/>
        </w:rPr>
        <w:t xml:space="preserve"> - </w:t>
      </w:r>
      <w:ins w:id="96003" w:author="מנוע מכני" w:date="2026-10-11T12:04:39Z">
        <w:ins w:id="98175" w:author="קלוד" w:date="2026-10-11T13:11:34Z">
          <w:r>
            <w:rPr>
              <w:rtl/>
            </w:rPr>
            <w:t xml:space="preserve">מותר.</w:t>
          </w:r>
        </w:ins>
        <w:del w:id="98176" w:author="קלוד" w:date="2026-10-11T13:11:34Z">
          <w:r>
            <w:rPr>
              <w:rtl/>
            </w:rPr>
            <w:delText xml:space="preserve">יפה</w:delText>
          </w:r>
          <w:r w:rsidRPr="006F178A">
            <w:rPr>
              <w:rtl/>
            </w:rPr>
            <w:delText xml:space="preserve"> דמי.</w:delText>
          </w:r>
        </w:del>
      </w:ins>
      <w:del w:id="96004" w:author="מנוע מכני" w:date="2026-10-11T12:04:39Z">
        <w:r w:rsidRPr="006F178A">
          <w:rPr>
            <w:rtl/>
          </w:rPr>
          <w:delText xml:space="preserve">שפיר</w:delText>
        </w:r>
      </w:del>
    </w:p>
    <w:p w:rsidR="00E9703F" w:rsidRPr="006F178A" w:rsidRDefault="00E9703F" w:rsidP="00E9703F">
      <w:pPr>
        <w:rPr>
          <w:rtl/>
        </w:rPr>
      </w:pPr>
      <w:r w:rsidRPr="006F178A">
        <w:rPr>
          <w:rtl/>
        </w:rPr>
        <w:tab/>
      </w:r>
      <w:r w:rsidRPr="006F178A">
        <w:rPr>
          <w:rStyle w:val="2fb"/>
          <w:rtl/>
        </w:rPr>
        <w:tab/>
        <w:t xml:space="preserve">ר"פ</w:t>
      </w:r>
      <w:r w:rsidRPr="006F178A">
        <w:rPr>
          <w:rtl/>
        </w:rPr>
        <w:tab/>
        <w:t xml:space="preserve"> </w:t>
      </w:r>
      <w:ins w:id="95683" w:author="מנוע מכני" w:date="2026-10-11T12:04:39Z">
        <w:r>
          <w:rPr>
            <w:rtl/>
          </w:rPr>
          <w:t xml:space="preserve">שונה</w:t>
        </w:r>
      </w:ins>
      <w:del w:id="95684" w:author="מנוע מכני" w:date="2026-10-11T12:04:39Z">
        <w:r w:rsidRPr="006F178A">
          <w:rPr>
            <w:rtl/>
          </w:rPr>
          <w:tab/>
          <w:delText xml:space="preserve">מתני</w:delText>
        </w:r>
      </w:del>
      <w:r w:rsidRPr="006F178A">
        <w:rPr>
          <w:rtl/>
        </w:rPr>
        <w:tab/>
        <w:t xml:space="preserve"> </w:t>
      </w:r>
      <w:ins w:id="98189" w:author="קלוד" w:date="2026-10-11T13:11:34Z">
        <w:r>
          <w:rPr>
            <w:rtl/>
          </w:rPr>
          <w:t xml:space="preserve">"בנים"</w:t>
        </w:r>
      </w:ins>
      <w:del w:id="98190" w:author="קלוד" w:date="2026-10-11T13:11:34Z">
        <w:r w:rsidRPr="006F178A">
          <w:rPr>
            <w:rtl/>
          </w:rPr>
          <w:tab/>
          <w:delText xml:space="preserve">בנים</w:delText>
        </w:r>
      </w:del>
      <w:r w:rsidRPr="006F178A">
        <w:rPr>
          <w:rtl/>
        </w:rPr>
        <w:tab/>
        <w:t xml:space="preserve"> </w:t>
      </w:r>
      <w:ins w:id="91209" w:author="מנוע מכני" w:date="2026-10-11T12:04:39Z">
        <w:ins w:id="98187" w:author="קלוד" w:date="2026-10-11T13:11:34Z">
          <w:r>
            <w:rPr>
              <w:rStyle w:val="afffffe"/>
              <w:rtl/>
            </w:rPr>
            <w:t xml:space="preserve">שתי</w:t>
          </w:r>
        </w:ins>
        <w:del w:id="98188" w:author="קלוד" w:date="2026-10-11T13:11:34Z">
          <w:r>
            <w:rPr>
              <w:rtl/>
            </w:rPr>
            <w:delText xml:space="preserve">ושניהם</w:delText>
          </w:r>
        </w:del>
      </w:ins>
      <w:del w:id="91210" w:author="מנוע מכני" w:date="2026-10-11T12:04:39Z">
        <w:r w:rsidRPr="006F178A">
          <w:rPr>
            <w:rtl/>
          </w:rPr>
          <w:tab/>
          <w:delText xml:space="preserve">ותרוייהו</w:delText>
        </w:r>
      </w:del>
      <w:r w:rsidRPr="006F178A">
        <w:rPr>
          <w:rtl/>
        </w:rPr>
        <w:tab/>
        <w:t xml:space="preserve"> </w:t>
      </w:r>
      <w:ins w:id="95685" w:author="מנוע מכני" w:date="2026-10-11T12:04:39Z">
        <w:ins w:id="98185" w:author="קלוד" w:date="2026-10-11T13:11:34Z">
          <w:r>
            <w:rPr>
              <w:rStyle w:val="afffffe"/>
              <w:rtl/>
            </w:rPr>
            <w:t xml:space="preserve">הלכות</w:t>
          </w:r>
          <w:r>
            <w:rPr>
              <w:rtl/>
            </w:rPr>
            <w:t xml:space="preserve">,</w:t>
          </w:r>
        </w:ins>
        <w:del w:id="98186" w:author="קלוד" w:date="2026-10-11T13:11:34Z">
          <w:r>
            <w:rPr>
              <w:rtl/>
            </w:rPr>
            <w:delText xml:space="preserve">שונה</w:delText>
          </w:r>
        </w:del>
      </w:ins>
      <w:del w:id="95686" w:author="מנוע מכני" w:date="2026-10-11T12:04:39Z">
        <w:r w:rsidRPr="006F178A">
          <w:rPr>
            <w:rtl/>
          </w:rPr>
          <w:tab/>
          <w:delText xml:space="preserve">מתני</w:delText>
        </w:r>
      </w:del>
      <w:r w:rsidRPr="006F178A">
        <w:rPr>
          <w:rtl/>
        </w:rPr>
        <w:tab/>
        <w:t xml:space="preserve"> </w:t>
      </w:r>
      <w:ins w:id="94279" w:author="מנוע מכני" w:date="2026-10-11T12:04:39Z">
        <w:ins w:id="98183" w:author="קלוד" w:date="2026-10-11T13:11:34Z">
          <w:r>
            <w:rPr>
              <w:rtl/>
            </w:rPr>
            <w:t xml:space="preserve">ושתיהן</w:t>
          </w:r>
        </w:ins>
        <w:del w:id="98184" w:author="קלוד" w:date="2026-10-11T13:11:34Z">
          <w:r>
            <w:rPr>
              <w:rtl/>
            </w:rPr>
            <w:delText xml:space="preserve">להם</w:delText>
          </w:r>
        </w:del>
      </w:ins>
      <w:del w:id="94280" w:author="מנוע מכני" w:date="2026-10-11T12:04:39Z">
        <w:r w:rsidRPr="006F178A">
          <w:rPr>
            <w:rtl/>
          </w:rPr>
          <w:tab/>
          <w:delText xml:space="preserve">להו</w:delText>
        </w:r>
      </w:del>
      <w:r w:rsidRPr="006F178A">
        <w:rPr>
          <w:rtl/>
        </w:rPr>
        <w:tab/>
        <w:t xml:space="preserve"> </w:t>
      </w:r>
      <w:ins w:id="98181" w:author="קלוד" w:date="2026-10-11T13:11:34Z">
        <w:r>
          <w:rPr>
            <w:rtl/>
          </w:rPr>
          <w:t xml:space="preserve">בשם אב"ה.</w:t>
        </w:r>
      </w:ins>
      <w:del w:id="98182" w:author="קלוד" w:date="2026-10-11T13:11:34Z">
        <w:r w:rsidRPr="006F178A">
          <w:rPr>
            <w:rtl/>
          </w:rPr>
          <w:tab/>
          <w:delText xml:space="preserve">באב"ה.</w:delText>
        </w:r>
      </w:del>
    </w:p>
    <w:p w:rsidR="00E9703F" w:rsidRPr="006061D7" w:rsidRDefault="00E9703F" w:rsidP="00632A62">
      <w:pPr>
        <w:rPr>
          <w:rtl/>
        </w:rPr>
      </w:pPr>
      <w:r w:rsidRPr="006061D7">
        <w:rPr>
          <w:rStyle w:val="2fb"/>
          <w:rtl/>
        </w:rPr>
        <w:t xml:space="preserve">ר"ז</w:t>
      </w:r>
      <w:r w:rsidRPr="006061D7">
        <w:rPr>
          <w:rtl/>
        </w:rPr>
        <w:t xml:space="preserve"> </w:t>
      </w:r>
      <w:ins w:id="95687" w:author="מנוע מכני" w:date="2026-10-11T12:04:39Z">
        <w:r>
          <w:rPr>
            <w:rtl/>
          </w:rPr>
          <w:t xml:space="preserve">שונה</w:t>
        </w:r>
      </w:ins>
      <w:del w:id="95688" w:author="מנוע מכני" w:date="2026-10-11T12:04:39Z">
        <w:r w:rsidRPr="006061D7">
          <w:rPr>
            <w:rtl/>
          </w:rPr>
          <w:delText xml:space="preserve">מתני</w:delText>
        </w:r>
      </w:del>
      <w:r w:rsidRPr="006061D7">
        <w:rPr>
          <w:rtl/>
        </w:rPr>
        <w:t xml:space="preserve"> </w:t>
      </w:r>
      <w:ins w:id="98213" w:author="קלוד" w:date="2026-10-11T13:11:34Z">
        <w:r>
          <w:rPr>
            <w:rtl/>
          </w:rPr>
          <w:t xml:space="preserve">"בן":</w:t>
        </w:r>
      </w:ins>
      <w:del w:id="98214" w:author="קלוד" w:date="2026-10-11T13:11:34Z">
        <w:r w:rsidRPr="006061D7">
          <w:rPr>
            <w:rtl/>
          </w:rPr>
          <w:delText xml:space="preserve">בן,</w:delText>
        </w:r>
      </w:del>
      <w:r w:rsidRPr="006061D7">
        <w:rPr>
          <w:rtl/>
        </w:rPr>
        <w:t xml:space="preserve"> </w:t>
      </w:r>
      <w:ins w:id="94401" w:author="מנוע מכני" w:date="2026-10-11T12:04:39Z">
        <w:ins w:id="98211" w:author="קלוד" w:date="2026-10-11T13:11:34Z">
          <w:r>
            <w:rPr>
              <w:rtl/>
            </w:rPr>
            <w:t xml:space="preserve">הראשונה</w:t>
          </w:r>
        </w:ins>
        <w:del w:id="98212" w:author="קלוד" w:date="2026-10-11T13:11:34Z">
          <w:r>
            <w:rPr>
              <w:rtl/>
            </w:rPr>
            <w:delText xml:space="preserve">ראשונה</w:delText>
          </w:r>
        </w:del>
      </w:ins>
      <w:del w:id="94402" w:author="מנוע מכני" w:date="2026-10-11T12:04:39Z">
        <w:r w:rsidRPr="006061D7">
          <w:rPr>
            <w:rtl/>
          </w:rPr>
          <w:delText xml:space="preserve">קמייתא</w:delText>
        </w:r>
      </w:del>
      <w:r w:rsidRPr="006061D7">
        <w:rPr>
          <w:rFonts w:hint="cs"/>
          <w:rtl/>
        </w:rPr>
        <w:t xml:space="preserve"> </w:t>
      </w:r>
      <w:ins w:id="95689" w:author="מנוע מכני" w:date="2026-10-11T12:04:39Z">
        <w:ins w:id="98209" w:author="קלוד" w:date="2026-10-11T13:11:34Z">
          <w:r>
            <w:rPr>
              <w:rtl/>
            </w:rPr>
            <w:t xml:space="preserve">בשם</w:t>
          </w:r>
        </w:ins>
        <w:del w:id="98210" w:author="קלוד" w:date="2026-10-11T13:11:34Z">
          <w:r>
            <w:rPr>
              <w:rtl/>
            </w:rPr>
            <w:delText xml:space="preserve">שונה</w:delText>
          </w:r>
        </w:del>
      </w:ins>
      <w:del w:id="95690" w:author="מנוע מכני" w:date="2026-10-11T12:04:39Z">
        <w:r w:rsidRPr="006061D7">
          <w:rPr>
            <w:rtl/>
          </w:rPr>
          <w:delText xml:space="preserve">מתני</w:delText>
        </w:r>
      </w:del>
      <w:r w:rsidRPr="006061D7">
        <w:rPr>
          <w:rtl/>
        </w:rPr>
        <w:t xml:space="preserve"> </w:t>
      </w:r>
      <w:ins w:id="98207" w:author="קלוד" w:date="2026-10-11T13:11:34Z">
        <w:r>
          <w:rPr>
            <w:rtl/>
          </w:rPr>
          <w:t xml:space="preserve">אב"ה,</w:t>
        </w:r>
      </w:ins>
      <w:del w:id="98208" w:author="קלוד" w:date="2026-10-11T13:11:34Z">
        <w:r w:rsidRPr="006061D7">
          <w:rPr>
            <w:rtl/>
          </w:rPr>
          <w:delText xml:space="preserve">באב"ה,</w:delText>
        </w:r>
      </w:del>
      <w:r w:rsidRPr="006061D7">
        <w:rPr>
          <w:rtl/>
        </w:rPr>
        <w:t xml:space="preserve"> </w:t>
      </w:r>
      <w:ins w:id="92857" w:author="מנוע מכני" w:date="2026-10-11T12:04:39Z">
        <w:ins w:id="98205" w:author="קלוד" w:date="2026-10-11T13:11:34Z">
          <w:r>
            <w:rPr>
              <w:rtl/>
            </w:rPr>
            <w:t xml:space="preserve">והאחרת</w:t>
          </w:r>
        </w:ins>
        <w:del w:id="98206" w:author="קלוד" w:date="2026-10-11T13:11:34Z">
          <w:r>
            <w:rPr>
              <w:rtl/>
            </w:rPr>
            <w:delText xml:space="preserve">וזה</w:delText>
          </w:r>
        </w:del>
      </w:ins>
      <w:del w:id="92858" w:author="מנוע מכני" w:date="2026-10-11T12:04:39Z">
        <w:r w:rsidRPr="006061D7">
          <w:rPr>
            <w:rtl/>
          </w:rPr>
          <w:delText xml:space="preserve">והאי</w:delText>
        </w:r>
      </w:del>
      <w:r w:rsidRPr="006061D7">
        <w:rPr>
          <w:rtl/>
        </w:rPr>
        <w:t xml:space="preserve"> </w:t>
      </w:r>
      <w:ins w:id="95691" w:author="מנוע מכני" w:date="2026-10-11T12:04:39Z">
        <w:ins w:id="98203" w:author="קלוד" w:date="2026-10-11T13:11:34Z">
          <w:r>
            <w:rPr>
              <w:rtl/>
            </w:rPr>
            <w:t xml:space="preserve">בשם</w:t>
          </w:r>
        </w:ins>
        <w:del w:id="98204" w:author="קלוד" w:date="2026-10-11T13:11:34Z">
          <w:r>
            <w:rPr>
              <w:rtl/>
            </w:rPr>
            <w:delText xml:space="preserve">שונה</w:delText>
          </w:r>
        </w:del>
      </w:ins>
      <w:del w:id="95692" w:author="מנוע מכני" w:date="2026-10-11T12:04:39Z">
        <w:r w:rsidRPr="006061D7">
          <w:rPr>
            <w:rtl/>
          </w:rPr>
          <w:delText xml:space="preserve">מת</w:delText>
        </w:r>
        <w:r w:rsidR="00632A62">
          <w:rPr>
            <w:rtl/>
          </w:rPr>
          <w:delText xml:space="preserve">ני</w:delText>
        </w:r>
      </w:del>
      <w:r w:rsidR="00632A62">
        <w:rPr>
          <w:rtl/>
        </w:rPr>
        <w:t xml:space="preserve"> </w:t>
      </w:r>
      <w:ins w:id="98201" w:author="קלוד" w:date="2026-10-11T13:11:34Z">
        <w:r>
          <w:rPr>
            <w:rStyle w:val="2fb"/>
            <w:rtl/>
          </w:rPr>
          <w:t xml:space="preserve">רבב"ח,</w:t>
        </w:r>
      </w:ins>
      <w:del w:id="98202" w:author="קלוד" w:date="2026-10-11T13:11:34Z">
        <w:r w:rsidR="00632A62">
          <w:rPr>
            <w:rStyle w:val="2fb"/>
            <w:rtl/>
          </w:rPr>
          <w:delText xml:space="preserve">ברבב"ח</w:delText>
        </w:r>
      </w:del>
      <w:r w:rsidR="00632A62">
        <w:rPr>
          <w:rtl/>
        </w:rPr>
        <w:t xml:space="preserve"> </w:t>
      </w:r>
      <w:ins w:id="98199" w:author="קלוד" w:date="2026-10-11T13:11:34Z">
        <w:r>
          <w:rPr>
            <w:rtl/>
          </w:rPr>
          <w:t xml:space="preserve">שאמר:</w:t>
        </w:r>
      </w:ins>
      <w:del w:id="98200" w:author="קלוד" w:date="2026-10-11T13:11:34Z">
        <w:r w:rsidR="00632A62">
          <w:rPr>
            <w:rtl/>
          </w:rPr>
          <w:delText xml:space="preserve">דאמר</w:delText>
        </w:r>
      </w:del>
      <w:r w:rsidR="00632A62">
        <w:rPr>
          <w:rtl/>
        </w:rPr>
        <w:t xml:space="preserve"> </w:t>
      </w:r>
      <w:ins w:id="98197" w:author="קלוד" w:date="2026-10-11T13:11:34Z">
        <w:r>
          <w:rPr>
            <w:rtl/>
          </w:rPr>
          <w:t xml:space="preserve">לחתל</w:t>
        </w:r>
      </w:ins>
      <w:del w:id="98198" w:author="קלוד" w:date="2026-10-11T13:11:34Z">
        <w:r w:rsidR="00632A62">
          <w:rPr>
            <w:rtl/>
          </w:rPr>
          <w:delText xml:space="preserve">לפופי</w:delText>
        </w:r>
      </w:del>
      <w:r w:rsidR="00632A62">
        <w:rPr>
          <w:rtl/>
        </w:rPr>
        <w:t xml:space="preserve"> </w:t>
      </w:r>
      <w:ins w:id="98195" w:author="קלוד" w:date="2026-10-11T13:11:34Z">
        <w:r>
          <w:rPr>
            <w:rtl/>
          </w:rPr>
          <w:t xml:space="preserve">תינוק</w:t>
        </w:r>
      </w:ins>
      <w:del w:id="98196" w:author="קלוד" w:date="2026-10-11T13:11:34Z">
        <w:r w:rsidR="00632A62">
          <w:rPr>
            <w:rtl/>
          </w:rPr>
          <w:delText xml:space="preserve">ינוקא</w:delText>
        </w:r>
      </w:del>
      <w:r w:rsidR="00632A62">
        <w:rPr>
          <w:rtl/>
        </w:rPr>
        <w:t xml:space="preserve"> בשבת</w:t>
      </w:r>
      <w:ins w:id="94193" w:author="מנוע מכני" w:date="2026-10-11T12:04:39Z">
        <w:r>
          <w:rPr>
            <w:rtl/>
          </w:rPr>
          <w:t xml:space="preserve"> </w:t>
        </w:r>
      </w:ins>
      <w:del w:id="94194" w:author="מנוע מכני" w:date="2026-10-11T12:04:39Z">
        <w:r w:rsidR="00632A62">
          <w:rPr>
            <w:rtl/>
          </w:rPr>
          <w:delText xml:space="preserve"> </w:delText>
        </w:r>
        <w:r w:rsidRPr="006061D7">
          <w:rPr>
            <w:rtl/>
          </w:rPr>
          <w:delText xml:space="preserve"> </w:delText>
        </w:r>
      </w:del>
      <w:ins w:id="96005" w:author="מנוע מכני" w:date="2026-10-11T12:04:39Z">
        <w:ins w:id="98193" w:author="קלוד" w:date="2026-10-11T13:11:34Z">
          <w:r>
            <w:rPr>
              <w:rtl/>
            </w:rPr>
            <w:t xml:space="preserve">-</w:t>
          </w:r>
        </w:ins>
        <w:del w:id="98194" w:author="קלוד" w:date="2026-10-11T13:11:34Z">
          <w:r>
            <w:rPr>
              <w:rtl/>
            </w:rPr>
            <w:delText xml:space="preserve">יפה</w:delText>
          </w:r>
        </w:del>
      </w:ins>
      <w:del w:id="96006" w:author="מנוע מכני" w:date="2026-10-11T12:04:39Z">
        <w:r w:rsidRPr="006061D7">
          <w:rPr>
            <w:rtl/>
          </w:rPr>
          <w:delText xml:space="preserve">שפיר</w:delText>
        </w:r>
      </w:del>
      <w:r w:rsidRPr="006061D7">
        <w:rPr>
          <w:rtl/>
        </w:rPr>
        <w:t xml:space="preserve"> </w:t>
      </w:r>
      <w:ins w:id="98191" w:author="קלוד" w:date="2026-10-11T13:11:34Z">
        <w:r>
          <w:rPr>
            <w:rtl/>
          </w:rPr>
          <w:t xml:space="preserve">מותר.</w:t>
        </w:r>
      </w:ins>
      <w:del w:id="98192" w:author="קלוד" w:date="2026-10-11T13:11:34Z">
        <w:r w:rsidRPr="006061D7">
          <w:rPr>
            <w:rtl/>
          </w:rPr>
          <w:delText xml:space="preserve">דמי.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31" w:author="קלוד" w:date="2026-10-11T12:33:55Z"/>
        </w:rPr>
      </w:pPr>
      <w:ins w:id="90832" w:author="קלוד" w:date="2026-10-11T12:33:55Z">
        <w:r>
          <w:rPr>
            <w:color w:val="7B3F00"/>
          </w:rPr>
          <w:t xml:space="preserve">שלשה דברים ששמע אביי מאמו</w:t>
        </w:r>
      </w:ins>
    </w:p>
    <w:p w:rsidR="00E9703F" w:rsidRPr="006F178A" w:rsidRDefault="00E9703F" w:rsidP="00E9703F">
      <w:pPr>
        <w:rPr>
          <w:rtl/>
        </w:rPr>
      </w:pPr>
      <w:r w:rsidRPr="006F178A">
        <w:rPr>
          <w:rStyle w:val="afffe"/>
          <w:rFonts w:ascii="Fb Fontext" w:hAnsi="Fb Fontext" w:hint="cs"/>
          <w:rtl/>
        </w:rPr>
        <w:lastRenderedPageBreak/>
        <w:t xml:space="preserve">ג' דברים ששמע </w:t>
      </w:r>
      <w:r w:rsidRPr="006F178A">
        <w:rPr>
          <w:rStyle w:val="2fb"/>
          <w:rFonts w:ascii="Fb Fontext" w:hAnsi="Fb Fontext" w:hint="cs"/>
          <w:rtl/>
        </w:rPr>
        <w:lastRenderedPageBreak/>
        <w:t xml:space="preserve">אביי</w:t>
      </w:r>
      <w:r w:rsidRPr="006F178A">
        <w:rPr>
          <w:rStyle w:val="afffe"/>
          <w:rFonts w:ascii="Fb Fontext" w:hAnsi="Fb Fontext" w:hint="cs"/>
          <w:rtl/>
        </w:rPr>
        <w:lastRenderedPageBreak/>
        <w:t xml:space="preserve"> </w:t>
      </w:r>
      <w:r w:rsidRPr="006F178A">
        <w:rPr>
          <w:rStyle w:val="afffe"/>
          <w:rFonts w:ascii="Fb Fontext" w:hAnsi="Fb Fontext"/>
          <w:rtl/>
        </w:rPr>
        <w:t>מאמו</w:t>
      </w:r>
    </w:p>
    <w:p w:rsidR="00E9703F" w:rsidRPr="006F178A" w:rsidRDefault="00E9703F" w:rsidP="00E9703F">
      <w:pPr>
        <w:rPr>
          <w:rtl/>
        </w:rPr>
      </w:pPr>
      <w:r w:rsidRPr="006F178A">
        <w:rPr>
          <w:rStyle w:val="afffe"/>
          <w:rFonts w:ascii="Fb Fontext" w:hAnsi="Fb Fontext" w:hint="cs"/>
          <w:b/>
          <w:rtl/>
        </w:rPr>
        <w:t>א.</w:t>
      </w:r>
      <w:r w:rsidRPr="006F178A">
        <w:rPr>
          <w:rFonts w:hint="cs"/>
          <w:rtl/>
        </w:rPr>
        <w:t xml:space="preserve"> </w:t>
      </w:r>
      <w:r w:rsidRPr="006F178A">
        <w:rPr>
          <w:rtl/>
        </w:rPr>
        <w:t xml:space="preserve">כל </w:t>
      </w:r>
      <w:ins w:id="98219" w:author="קלוד" w:date="2026-10-11T13:11:34Z">
        <w:r>
          <w:rPr>
            <w:rtl/>
          </w:rPr>
          <w:t xml:space="preserve">הלחשים -</w:t>
        </w:r>
      </w:ins>
      <w:del w:id="98220" w:author="קלוד" w:date="2026-10-11T13:11:34Z">
        <w:r w:rsidRPr="006F178A">
          <w:rPr>
            <w:rtl/>
          </w:rPr>
          <w:delText xml:space="preserve">שמות</w:delText>
        </w:r>
      </w:del>
      <w:r w:rsidRPr="006F178A">
        <w:rPr>
          <w:rtl/>
        </w:rPr>
        <w:t xml:space="preserve"> בשם </w:t>
      </w:r>
      <w:ins w:id="98217" w:author="קלוד" w:date="2026-10-11T13:11:34Z">
        <w:r>
          <w:rPr>
            <w:rtl/>
          </w:rPr>
          <w:t xml:space="preserve">האם,</w:t>
        </w:r>
      </w:ins>
      <w:del w:id="98218" w:author="קלוד" w:date="2026-10-11T13:11:34Z">
        <w:r w:rsidRPr="006F178A">
          <w:rPr>
            <w:rtl/>
          </w:rPr>
          <w:delText xml:space="preserve">האם</w:delText>
        </w:r>
      </w:del>
      <w:r w:rsidRPr="006F178A">
        <w:rPr>
          <w:rtl/>
        </w:rPr>
        <w:t xml:space="preserve"> וכל </w:t>
      </w:r>
      <w:ins w:id="98215" w:author="קלוד" w:date="2026-10-11T13:11:34Z">
        <w:r>
          <w:rPr>
            <w:rtl/>
          </w:rPr>
          <w:t xml:space="preserve">הקשרים -</w:t>
        </w:r>
      </w:ins>
      <w:del w:id="98216" w:author="קלוד" w:date="2026-10-11T13:11:34Z">
        <w:r w:rsidRPr="006F178A">
          <w:rPr>
            <w:rtl/>
          </w:rPr>
          <w:delText xml:space="preserve">קשרים</w:delText>
        </w:r>
      </w:del>
      <w:r w:rsidRPr="006F178A">
        <w:rPr>
          <w:rtl/>
        </w:rPr>
        <w:t xml:space="preserve"> בשמאל.</w:t>
      </w:r>
    </w:p>
    <w:p w:rsidR="00E9703F" w:rsidRPr="006F178A" w:rsidRDefault="00E9703F" w:rsidP="00E9703F">
      <w:pPr>
        <w:rPr>
          <w:rtl/>
        </w:rPr>
      </w:pPr>
      <w:r w:rsidRPr="006F178A">
        <w:rPr>
          <w:rStyle w:val="afffe"/>
          <w:rFonts w:ascii="Fb Fontext" w:hAnsi="Fb Fontext" w:hint="cs"/>
          <w:b/>
          <w:rtl/>
        </w:rPr>
        <w:t>ב.</w:t>
      </w:r>
      <w:r w:rsidRPr="006F178A">
        <w:rPr>
          <w:rFonts w:hint="cs"/>
          <w:rtl/>
        </w:rPr>
        <w:t xml:space="preserve"> </w:t>
      </w:r>
      <w:r w:rsidRPr="006F178A">
        <w:rPr>
          <w:rtl/>
        </w:rPr>
        <w:t xml:space="preserve">כל </w:t>
      </w:r>
      <w:ins w:id="98233" w:author="קלוד" w:date="2026-10-11T13:11:34Z">
        <w:r>
          <w:rPr>
            <w:rtl/>
          </w:rPr>
          <w:t xml:space="preserve">הלחשים</w:t>
        </w:r>
      </w:ins>
      <w:del w:id="98234" w:author="קלוד" w:date="2026-10-11T13:11:34Z">
        <w:r w:rsidRPr="006F178A">
          <w:rPr>
            <w:rtl/>
          </w:rPr>
          <w:delText xml:space="preserve">מנייני</w:delText>
        </w:r>
      </w:del>
      <w:r w:rsidRPr="006F178A">
        <w:rPr>
          <w:rtl/>
        </w:rPr>
        <w:t xml:space="preserve"> </w:t>
      </w:r>
      <w:ins w:id="98231" w:author="קלוד" w:date="2026-10-11T13:11:34Z">
        <w:r>
          <w:rPr>
            <w:rtl/>
          </w:rPr>
          <w:t xml:space="preserve">שנאמר</w:t>
        </w:r>
      </w:ins>
      <w:del w:id="98232" w:author="קלוד" w:date="2026-10-11T13:11:34Z">
        <w:r w:rsidRPr="006F178A">
          <w:rPr>
            <w:rtl/>
          </w:rPr>
          <w:delText xml:space="preserve">כמספרם</w:delText>
        </w:r>
      </w:del>
      <w:r w:rsidRPr="006F178A">
        <w:rPr>
          <w:rtl/>
        </w:rPr>
        <w:t xml:space="preserve"> </w:t>
      </w:r>
      <w:ins w:id="98229" w:author="קלוד" w:date="2026-10-11T13:11:34Z">
        <w:r>
          <w:rPr>
            <w:rtl/>
          </w:rPr>
          <w:t xml:space="preserve">מספרם - כמספרם, ושלא</w:t>
        </w:r>
      </w:ins>
      <w:del w:id="98230" w:author="קלוד" w:date="2026-10-11T13:11:34Z">
        <w:r w:rsidRPr="006F178A">
          <w:rPr>
            <w:rtl/>
          </w:rPr>
          <w:delText xml:space="preserve">ודלא</w:delText>
        </w:r>
      </w:del>
      <w:r w:rsidRPr="006F178A">
        <w:rPr>
          <w:rtl/>
        </w:rPr>
        <w:t xml:space="preserve"> נאמר</w:t>
      </w:r>
      <w:ins w:id="98227" w:author="קלוד" w:date="2026-10-11T13:11:34Z">
        <w:r>
          <w:rPr>
            <w:rtl/>
          </w:rPr>
          <w:t xml:space="preserve"> </w:t>
        </w:r>
      </w:ins>
      <w:del w:id="98228" w:author="קלוד" w:date="2026-10-11T13:11:34Z">
        <w:r w:rsidRPr="006F178A">
          <w:rPr>
            <w:rtl/>
          </w:rPr>
          <w:delText xml:space="preserve"> בהם מספר </w:delText>
        </w:r>
      </w:del>
      <w:r w:rsidRPr="006F178A">
        <w:rPr>
          <w:rtl/>
        </w:rPr>
        <w:t xml:space="preserve">- </w:t>
      </w:r>
      <w:ins w:id="98225" w:author="קלוד" w:date="2026-10-11T13:11:34Z">
        <w:r>
          <w:rPr>
            <w:rtl/>
          </w:rPr>
          <w:t xml:space="preserve">ארבעים</w:t>
        </w:r>
      </w:ins>
      <w:del w:id="98226" w:author="קלוד" w:date="2026-10-11T13:11:34Z">
        <w:r w:rsidRPr="006F178A">
          <w:rPr>
            <w:rtl/>
          </w:rPr>
          <w:delText xml:space="preserve">ארבעין</w:delText>
        </w:r>
      </w:del>
      <w:r w:rsidRPr="006F178A">
        <w:rPr>
          <w:rtl/>
        </w:rPr>
        <w:t xml:space="preserve"> </w:t>
      </w:r>
      <w:ins w:id="98223" w:author="קלוד" w:date="2026-10-11T13:11:34Z">
        <w:r>
          <w:rPr>
            <w:rtl/>
          </w:rPr>
          <w:t xml:space="preserve">ואחת</w:t>
        </w:r>
      </w:ins>
      <w:del w:id="98224" w:author="קלוד" w:date="2026-10-11T13:11:34Z">
        <w:r w:rsidRPr="006F178A">
          <w:rPr>
            <w:rtl/>
          </w:rPr>
          <w:delText xml:space="preserve">וחד</w:delText>
        </w:r>
      </w:del>
      <w:r w:rsidRPr="006F178A">
        <w:rPr>
          <w:rtl/>
        </w:rPr>
        <w:t xml:space="preserve"> </w:t>
      </w:r>
      <w:ins w:id="98221" w:author="קלוד" w:date="2026-10-11T13:11:34Z">
        <w:r>
          <w:rPr>
            <w:rtl/>
          </w:rPr>
          <w:t xml:space="preserve">פעמים.</w:t>
        </w:r>
      </w:ins>
      <w:del w:id="98222" w:author="קלוד" w:date="2026-10-11T13:11:34Z">
        <w:r w:rsidRPr="006F178A">
          <w:rPr>
            <w:rtl/>
          </w:rPr>
          <w:delText xml:space="preserve">זימני.</w:delText>
        </w:r>
      </w:del>
    </w:p>
    <w:p>
      <w:pPr>
        <w:pStyle w:val="afffff8"/>
        <w:rPr>
          <w:ins w:id="90829" w:author="קלוד" w:date="2026-10-11T12:33:55Z"/>
        </w:rPr>
      </w:pPr>
      <w:ins w:id="90830" w:author="קלוד" w:date="2026-10-11T12:33:55Z">
        <w:r>
          <w:rPr>
            <w:color w:val="7B3F00"/>
          </w:rPr>
          <w:t xml:space="preserve">אבן תקומה - יוצאין בה בשבת</w:t>
        </w:r>
      </w:ins>
    </w:p>
    <w:p w:rsidR="00E9703F" w:rsidRPr="006061D7" w:rsidRDefault="00E9703F" w:rsidP="00E9703F">
      <w:pPr>
        <w:rPr>
          <w:rtl/>
        </w:rPr>
      </w:pPr>
      <w:r w:rsidRPr="006061D7">
        <w:rPr>
          <w:rtl/>
        </w:rPr>
        <w:t xml:space="preserve">• </w:t>
      </w:r>
      <w:ins w:id="98243" w:author="קלוד" w:date="2026-10-11T13:11:34Z">
        <w:r>
          <w:rPr>
            <w:rtl/>
          </w:rPr>
          <w:t xml:space="preserve">ת"ר:</w:t>
        </w:r>
      </w:ins>
      <w:del w:id="98244" w:author="קלוד" w:date="2026-10-11T13:11:34Z">
        <w:r w:rsidRPr="006061D7">
          <w:rPr>
            <w:rtl/>
          </w:rPr>
          <w:delText xml:space="preserve">ת"ר</w:delText>
        </w:r>
      </w:del>
      <w:r w:rsidRPr="006061D7">
        <w:rPr>
          <w:rtl/>
        </w:rPr>
        <w:t xml:space="preserve"> יוצאין באבן תקומה </w:t>
      </w:r>
      <w:ins w:id="98241" w:author="קלוד" w:date="2026-10-11T13:11:34Z">
        <w:r>
          <w:rPr>
            <w:rStyle w:val="afffffe"/>
            <w:rtl/>
          </w:rPr>
          <w:t xml:space="preserve">נגד</w:t>
        </w:r>
      </w:ins>
      <w:del w:id="98242" w:author="קלוד" w:date="2026-10-11T13:11:34Z">
        <w:r w:rsidRPr="006061D7">
          <w:rPr>
            <w:rtl/>
          </w:rPr>
          <w:delText xml:space="preserve">בשבת,</w:delText>
        </w:r>
      </w:del>
      <w:r w:rsidRPr="006061D7">
        <w:rPr>
          <w:rtl/>
        </w:rPr>
        <w:t xml:space="preserve"> </w:t>
      </w:r>
      <w:ins w:id="98239" w:author="קלוד" w:date="2026-10-11T13:11:34Z">
        <w:r>
          <w:rPr>
            <w:rStyle w:val="afffffe"/>
            <w:rtl/>
          </w:rPr>
          <w:t xml:space="preserve">הפלה</w:t>
        </w:r>
        <w:r>
          <w:rPr>
            <w:rStyle w:val="2fb"/>
            <w:rtl/>
          </w:rPr>
          <w:t xml:space="preserve"> בשבת. משום ר"מ</w:t>
        </w:r>
      </w:ins>
      <w:del w:id="98240" w:author="קלוד" w:date="2026-10-11T13:11:34Z">
        <w:r w:rsidRPr="006061D7">
          <w:rPr>
            <w:rStyle w:val="2fb"/>
            <w:rtl/>
          </w:rPr>
          <w:delText xml:space="preserve">מר"מ</w:delText>
        </w:r>
      </w:del>
      <w:r w:rsidRPr="006061D7">
        <w:rPr>
          <w:rtl/>
        </w:rPr>
        <w:t xml:space="preserve"> אמרו: אף במשקל אבן תקומה. </w:t>
      </w:r>
      <w:r>
        <w:rPr>
          <w:rtl/>
        </w:rPr>
        <w:t>ואפי'</w:t>
      </w:r>
      <w:r w:rsidRPr="006061D7">
        <w:rPr>
          <w:rtl/>
        </w:rPr>
        <w:t xml:space="preserve"> </w:t>
      </w:r>
      <w:r w:rsidRPr="006061D7">
        <w:rPr>
          <w:rtl/>
        </w:rPr>
        <w:t xml:space="preserve">לא</w:t>
      </w:r>
      <w:r w:rsidRPr="006061D7">
        <w:rPr>
          <w:rtl/>
        </w:rPr>
        <w:t xml:space="preserve"> </w:t>
      </w:r>
      <w:ins w:id="98237" w:author="קלוד" w:date="2026-10-11T13:11:34Z">
        <w:r>
          <w:rPr>
            <w:rtl/>
          </w:rPr>
          <w:t xml:space="preserve">הפילה,</w:t>
        </w:r>
      </w:ins>
      <w:del w:id="98238" w:author="קלוד" w:date="2026-10-11T13:11:34Z">
        <w:r w:rsidRPr="006061D7">
          <w:rPr>
            <w:rtl/>
          </w:rPr>
          <w:delText xml:space="preserve">הפילה</w:delText>
        </w:r>
      </w:del>
      <w:r w:rsidRPr="006061D7">
        <w:rPr>
          <w:rtl/>
        </w:rPr>
        <w:t xml:space="preserve"> </w:t>
      </w:r>
      <w:r>
        <w:rPr>
          <w:rtl/>
        </w:rPr>
        <w:t>ואפי'</w:t>
      </w:r>
      <w:r w:rsidRPr="006061D7">
        <w:rPr>
          <w:rtl/>
        </w:rPr>
        <w:t xml:space="preserve"> </w:t>
      </w:r>
      <w:r w:rsidRPr="006061D7">
        <w:rPr>
          <w:rtl/>
        </w:rPr>
        <w:t xml:space="preserve">לא</w:t>
      </w:r>
      <w:r w:rsidRPr="006061D7">
        <w:rPr>
          <w:rtl/>
        </w:rPr>
        <w:t xml:space="preserve"> </w:t>
      </w:r>
      <w:ins w:id="98235" w:author="קלוד" w:date="2026-10-11T13:11:34Z">
        <w:r>
          <w:rPr>
            <w:rtl/>
          </w:rPr>
          <w:t xml:space="preserve">הרתה -</w:t>
        </w:r>
      </w:ins>
      <w:del w:id="98236" w:author="קלוד" w:date="2026-10-11T13:11:34Z">
        <w:r w:rsidRPr="006061D7">
          <w:rPr>
            <w:rtl/>
          </w:rPr>
          <w:delText xml:space="preserve">הרה</w:delText>
        </w:r>
      </w:del>
      <w:r w:rsidRPr="006061D7">
        <w:rPr>
          <w:rtl/>
        </w:rPr>
        <w:t xml:space="preserve"> שמא תהרה ותפיל.</w:t>
      </w:r>
    </w:p>
    <w:p>
      <w:pPr>
        <w:pStyle w:val="38"/>
        <w:rPr>
          <w:ins w:id="97648" w:author="מנוע מכני" w:date="2026-10-11T12:04:39Z"/>
        </w:rPr>
      </w:pPr>
      <w:r w:rsidRPr="006F178A">
        <w:t xml:space="preserve">ריב"ש מדאביי:</w:t>
      </w:r>
    </w:p>
    <w:p w:rsidR="00E9703F" w:rsidRPr="006F178A" w:rsidRDefault="00E9703F" w:rsidP="00E9703F">
      <w:pPr>
        <w:rPr>
          <w:rtl/>
        </w:rPr>
      </w:pPr>
      <w:del w:id="97649" w:author="מנוע מכני" w:date="2026-10-11T12:04:39Z">
        <w:r w:rsidRPr="006F178A">
          <w:rPr>
            <w:rFonts w:ascii="Fb Fontext" w:hAnsi="Fb Fontext"/>
            <w:rtl/>
          </w:rPr>
          <w:delText xml:space="preserve"> </w:delText>
        </w:r>
      </w:del>
      <w:ins w:id="98249" w:author="קלוד" w:date="2026-10-11T13:11:34Z">
        <w:r>
          <w:rPr>
            <w:rFonts w:ascii="Fb Fontext" w:hAnsi="Fb Fontext"/>
            <w:rtl/>
          </w:rPr>
          <w:t xml:space="preserve">ודווקא</w:t>
        </w:r>
      </w:ins>
      <w:del w:id="98250" w:author="קלוד" w:date="2026-10-11T13:11:34Z">
        <w:r w:rsidRPr="006F178A">
          <w:rPr>
            <w:rFonts w:ascii="Fb Fontext" w:hAnsi="Fb Fontext"/>
            <w:rtl/>
          </w:rPr>
          <w:delText xml:space="preserve">והוא</w:delText>
        </w:r>
      </w:del>
      <w:r w:rsidRPr="006F178A">
        <w:rPr>
          <w:rFonts w:ascii="Fb Fontext" w:hAnsi="Fb Fontext"/>
          <w:rtl/>
        </w:rPr>
        <w:t xml:space="preserve"> </w:t>
      </w:r>
      <w:ins w:id="98247" w:author="קלוד" w:date="2026-10-11T13:11:34Z">
        <w:r>
          <w:rPr>
            <w:rFonts w:ascii="Fb Fontext" w:hAnsi="Fb Fontext"/>
            <w:rtl/>
          </w:rPr>
          <w:t xml:space="preserve">שנמצא</w:t>
        </w:r>
      </w:ins>
      <w:del w:id="98248" w:author="קלוד" w:date="2026-10-11T13:11:34Z">
        <w:r w:rsidRPr="006F178A">
          <w:rPr>
            <w:rFonts w:ascii="Fb Fontext" w:hAnsi="Fb Fontext"/>
            <w:rtl/>
          </w:rPr>
          <w:delText xml:space="preserve">דאיכוון</w:delText>
        </w:r>
      </w:del>
      <w:r w:rsidRPr="006F178A">
        <w:rPr>
          <w:rFonts w:ascii="Fb Fontext" w:hAnsi="Fb Fontext"/>
          <w:rtl/>
        </w:rPr>
        <w:t xml:space="preserve"> </w:t>
      </w:r>
      <w:ins w:id="98245" w:author="קלוד" w:date="2026-10-11T13:11:34Z">
        <w:r>
          <w:rPr>
            <w:rFonts w:ascii="Fb Fontext" w:hAnsi="Fb Fontext"/>
            <w:rtl/>
          </w:rPr>
          <w:t xml:space="preserve">משקלו מכוון מעצמו,</w:t>
        </w:r>
      </w:ins>
      <w:del w:id="98246" w:author="קלוד" w:date="2026-10-11T13:11:34Z">
        <w:r w:rsidRPr="006F178A">
          <w:rPr>
            <w:rFonts w:ascii="Fb Fontext" w:hAnsi="Fb Fontext"/>
            <w:rtl/>
          </w:rPr>
          <w:delText xml:space="preserve">ואיתקל</w:delText>
        </w:r>
      </w:del>
      <w:r w:rsidRPr="006F178A">
        <w:rPr>
          <w:rFonts w:ascii="Fb Fontext" w:hAnsi="Fb Fontext"/>
          <w:rtl/>
        </w:rPr>
        <w:t xml:space="preserve"> ולא שהורידו ממנו </w:t>
      </w:r>
      <w:r>
        <w:rPr>
          <w:rFonts w:ascii="Fb Fontext" w:hAnsi="Fb Fontext"/>
          <w:rtl/>
        </w:rPr>
        <w:t>וכו'</w:t>
      </w:r>
      <w:r w:rsidRPr="006F178A">
        <w:rPr>
          <w:rFonts w:ascii="Fb Fontext" w:hAnsi="Fb Fontext"/>
          <w:rtl/>
        </w:rPr>
        <w:t>.</w:t>
      </w:r>
    </w:p>
    <w:p>
      <w:pPr>
        <w:pStyle w:val="38"/>
        <w:rPr>
          <w:ins w:id="97651" w:author="מנוע מכני" w:date="2026-10-11T12:04:39Z"/>
        </w:rPr>
      </w:pPr>
      <w:del w:id="97650" w:author="מנוע מכני" w:date="2026-10-11T12:04:39Z">
        <w:r w:rsidRPr="006F178A">
          <w:delText xml:space="preserve">•</w:delText>
        </w:r>
      </w:del>
      <w:r w:rsidRPr="006F178A">
        <w:t xml:space="preserve"> בעי אביי:</w:t>
      </w:r>
    </w:p>
    <w:p w:rsidR="00E9703F" w:rsidRPr="009757B9" w:rsidRDefault="00E9703F" w:rsidP="00E9703F">
      <w:pPr>
        <w:rPr>
          <w:rFonts w:cs="Guttman Vilna"/>
          <w:b/>
          <w:bCs/>
          <w:rtl/>
        </w:rPr>
      </w:pPr>
      <w:del w:id="97652" w:author="מנוע מכני" w:date="2026-10-11T12:04:39Z">
        <w:r w:rsidRPr="006F178A">
          <w:rPr>
            <w:rtl/>
          </w:rPr>
          <w:delText xml:space="preserve"> </w:delText>
        </w:r>
      </w:del>
      <w:r w:rsidRPr="006F178A">
        <w:rPr>
          <w:rtl/>
        </w:rPr>
        <w:t xml:space="preserve">משקל </w:t>
      </w:r>
      <w:ins w:id="98255" w:author="קלוד" w:date="2026-10-11T13:11:34Z">
        <w:r>
          <w:rPr>
            <w:rtl/>
          </w:rPr>
          <w:t xml:space="preserve">של</w:t>
        </w:r>
      </w:ins>
      <w:del w:id="98256" w:author="קלוד" w:date="2026-10-11T13:11:34Z">
        <w:r w:rsidRPr="006F178A">
          <w:rPr>
            <w:rtl/>
          </w:rPr>
          <w:delText xml:space="preserve">דמשקל</w:delText>
        </w:r>
      </w:del>
      <w:r w:rsidRPr="006F178A">
        <w:rPr>
          <w:rtl/>
        </w:rPr>
        <w:t xml:space="preserve"> </w:t>
      </w:r>
      <w:ins w:id="92859" w:author="מנוע מכני" w:date="2026-10-11T12:04:39Z">
        <w:ins w:id="98253" w:author="קלוד" w:date="2026-10-11T13:11:34Z">
          <w:r>
            <w:rPr>
              <w:rtl/>
            </w:rPr>
            <w:t xml:space="preserve">משקל</w:t>
          </w:r>
        </w:ins>
        <w:del w:id="98254" w:author="קלוד" w:date="2026-10-11T13:11:34Z">
          <w:r>
            <w:rPr>
              <w:rtl/>
            </w:rPr>
            <w:delText xml:space="preserve">מה</w:delText>
          </w:r>
        </w:del>
      </w:ins>
      <w:del w:id="92860" w:author="מנוע מכני" w:date="2026-10-11T12:04:39Z">
        <w:r w:rsidRPr="006F178A">
          <w:rPr>
            <w:rtl/>
          </w:rPr>
          <w:delText xml:space="preserve">מאי</w:delText>
        </w:r>
      </w:del>
      <w:r w:rsidRPr="006F178A">
        <w:rPr>
          <w:rtl/>
        </w:rPr>
        <w:t xml:space="preserve"> -</w:t>
      </w:r>
      <w:ins w:id="98251" w:author="קלוד" w:date="2026-10-11T13:11:34Z">
        <w:r>
          <w:rPr>
            <w:rtl/>
          </w:rPr>
          <w:t xml:space="preserve"> מהו? </w:t>
        </w:r>
      </w:ins>
      <w:del w:id="98252" w:author="קלוד" w:date="2026-10-11T13:11:34Z">
        <w:r w:rsidRPr="006F178A">
          <w:rPr>
            <w:rtl/>
          </w:rPr>
          <w:delText xml:space="preserve"> </w:delText>
        </w:r>
      </w:del>
      <w:r w:rsidRPr="006F178A">
        <w:rPr>
          <w:b/>
          <w:bCs/>
          <w:rtl/>
        </w:rPr>
        <w:t>תיקו</w:t>
      </w:r>
      <w:r w:rsidRPr="006F178A">
        <w:rPr>
          <w:rtl/>
        </w:rPr>
        <w:t>.</w:t>
      </w:r>
    </w:p>
    <w:p>
      <w:pPr>
        <w:pStyle w:val="38"/>
        <w:rPr>
          <w:ins w:id="97653" w:author="מנוע מכני" w:date="2026-10-11T12:04:39Z"/>
        </w:rPr>
      </w:pPr>
      <w:r w:rsidRPr="006F178A">
        <w:t>ג.</w:t>
      </w:r>
      <w:r w:rsidRPr="006F178A">
        <w:t xml:space="preserve"> </w:t>
      </w:r>
      <w:r w:rsidRPr="006F178A">
        <w:t xml:space="preserve">אביי מאמו:</w:t>
      </w:r>
    </w:p>
    <w:p w:rsidR="00E9703F" w:rsidRDefault="00E9703F" w:rsidP="00E9703F">
      <w:pPr>
        <w:rPr>
          <w:rtl/>
        </w:rPr>
      </w:pPr>
      <w:del w:id="97654" w:author="מנוע מכני" w:date="2026-10-11T12:04:39Z">
        <w:r w:rsidRPr="006F178A">
          <w:rPr>
            <w:rtl/>
          </w:rPr>
          <w:delText xml:space="preserve"> </w:delText>
        </w:r>
      </w:del>
      <w:r w:rsidRPr="006F178A">
        <w:rPr>
          <w:rtl/>
        </w:rPr>
        <w:t xml:space="preserve">לשחפת של כל יום </w:t>
      </w:r>
      <w:ins w:id="98267" w:author="קלוד" w:date="2026-10-11T13:11:34Z">
        <w:r>
          <w:rPr>
            <w:rtl/>
          </w:rPr>
          <w:t xml:space="preserve">- יקח</w:t>
        </w:r>
      </w:ins>
      <w:del w:id="98268" w:author="קלוד" w:date="2026-10-11T13:11:34Z">
        <w:r w:rsidRPr="006F178A">
          <w:rPr>
            <w:rtl/>
          </w:rPr>
          <w:delText xml:space="preserve">ליקח</w:delText>
        </w:r>
      </w:del>
      <w:r w:rsidRPr="006F178A">
        <w:rPr>
          <w:rtl/>
        </w:rPr>
        <w:t xml:space="preserve"> זוז חדש מכסף </w:t>
      </w:r>
      <w:ins w:id="98265" w:author="קלוד" w:date="2026-10-11T13:11:34Z">
        <w:r>
          <w:rPr>
            <w:rtl/>
          </w:rPr>
          <w:t xml:space="preserve">צרוף,</w:t>
        </w:r>
      </w:ins>
      <w:del w:id="98266" w:author="קלוד" w:date="2026-10-11T13:11:34Z">
        <w:r w:rsidRPr="006F178A">
          <w:rPr>
            <w:rtl/>
          </w:rPr>
          <w:delText xml:space="preserve">צרוף</w:delText>
        </w:r>
      </w:del>
      <w:r w:rsidRPr="006F178A">
        <w:rPr>
          <w:rtl/>
        </w:rPr>
        <w:t xml:space="preserve"> </w:t>
      </w:r>
      <w:ins w:id="98263" w:author="קלוד" w:date="2026-10-11T13:11:34Z">
        <w:r>
          <w:rPr>
            <w:rtl/>
          </w:rPr>
          <w:t xml:space="preserve">ישקול</w:t>
        </w:r>
      </w:ins>
      <w:del w:id="98264" w:author="קלוד" w:date="2026-10-11T13:11:34Z">
        <w:r w:rsidRPr="006F178A">
          <w:rPr>
            <w:rtl/>
          </w:rPr>
          <w:delText xml:space="preserve">וישקול</w:delText>
        </w:r>
      </w:del>
      <w:r w:rsidRPr="006F178A">
        <w:rPr>
          <w:rtl/>
        </w:rPr>
        <w:t xml:space="preserve"> </w:t>
      </w:r>
      <w:ins w:id="98261" w:author="קלוד" w:date="2026-10-11T13:11:34Z">
        <w:r>
          <w:rPr>
            <w:rtl/>
          </w:rPr>
          <w:t xml:space="preserve">כמשקלו</w:t>
        </w:r>
      </w:ins>
      <w:del w:id="98262" w:author="קלוד" w:date="2026-10-11T13:11:34Z">
        <w:r w:rsidRPr="006F178A">
          <w:rPr>
            <w:rtl/>
          </w:rPr>
          <w:delText xml:space="preserve">הזוז</w:delText>
        </w:r>
      </w:del>
      <w:r w:rsidRPr="006F178A">
        <w:rPr>
          <w:rtl/>
        </w:rPr>
        <w:t xml:space="preserve"> </w:t>
      </w:r>
      <w:ins w:id="98259" w:author="קלוד" w:date="2026-10-11T13:11:34Z">
        <w:r>
          <w:rPr>
            <w:rtl/>
          </w:rPr>
          <w:t xml:space="preserve">מלח</w:t>
        </w:r>
      </w:ins>
      <w:del w:id="98260" w:author="קלוד" w:date="2026-10-11T13:11:34Z">
        <w:r w:rsidRPr="006F178A">
          <w:rPr>
            <w:rtl/>
          </w:rPr>
          <w:delText xml:space="preserve">במלח</w:delText>
        </w:r>
      </w:del>
      <w:r w:rsidRPr="006F178A">
        <w:rPr>
          <w:rtl/>
        </w:rPr>
        <w:t xml:space="preserve"> מבריכה של אידוי מי </w:t>
      </w:r>
      <w:ins w:id="98257" w:author="קלוד" w:date="2026-10-11T13:11:34Z">
        <w:r>
          <w:rPr>
            <w:rtl/>
          </w:rPr>
          <w:t xml:space="preserve">ים,</w:t>
        </w:r>
      </w:ins>
      <w:del w:id="98258" w:author="קלוד" w:date="2026-10-11T13:11:34Z">
        <w:r w:rsidRPr="006F178A">
          <w:rPr>
            <w:rtl/>
          </w:rPr>
          <w:delText xml:space="preserve">ים</w:delText>
        </w:r>
      </w:del>
      <w:r w:rsidRPr="006F178A">
        <w:rPr>
          <w:rtl/>
        </w:rPr>
        <w:t xml:space="preserve"> ויקשור המלח בחלל בית הצוואר בחוט שיער העשוי כניר [עין]</w:t>
      </w:r>
    </w:p>
    <w:p w:rsidR="00E9703F" w:rsidRDefault="00E9703F" w:rsidP="00E9703F">
      <w:pPr>
        <w:rPr>
          <w:rtl/>
        </w:rPr>
      </w:pPr>
      <w:ins w:id="94695" w:author="מנוע מכני" w:date="2026-10-11T12:04:39Z">
        <w:r>
          <w:rPr>
            <w:rStyle w:val="afffe"/>
            <w:rFonts w:ascii="Fb Fontext" w:hAnsi="Fb Fontext"/>
            <w:rtl/>
          </w:rPr>
          <w:t xml:space="preserve">ואם </w:t>
        </w:r>
      </w:ins>
      <w:del w:id="94696" w:author="מנוע מכני" w:date="2026-10-11T12:04:39Z">
        <w:r w:rsidRPr="006F178A">
          <w:rPr>
            <w:rStyle w:val="afffe"/>
            <w:rFonts w:ascii="Fb Fontext" w:hAnsi="Fb Fontext"/>
            <w:rtl/>
          </w:rPr>
          <w:delText xml:space="preserve">ואי </w:delText>
        </w:r>
      </w:del>
      <w:r w:rsidRPr="006F178A">
        <w:rPr>
          <w:rStyle w:val="afffe"/>
          <w:rFonts w:ascii="Fb Fontext" w:hAnsi="Fb Fontext"/>
          <w:rtl/>
        </w:rPr>
        <w:t xml:space="preserve">לא</w:t>
      </w:r>
      <w:r w:rsidRPr="006F178A">
        <w:rPr>
          <w:rtl/>
        </w:rPr>
        <w:t xml:space="preserve"> - </w:t>
      </w:r>
      <w:ins w:id="98305" w:author="קלוד" w:date="2026-10-11T13:11:34Z">
        <w:r>
          <w:rPr>
            <w:rtl/>
          </w:rPr>
          <w:t xml:space="preserve">ישב</w:t>
        </w:r>
      </w:ins>
      <w:del w:id="98306" w:author="קלוד" w:date="2026-10-11T13:11:34Z">
        <w:r w:rsidRPr="006F178A">
          <w:rPr>
            <w:rtl/>
          </w:rPr>
          <w:delText xml:space="preserve">ליתוב</w:delText>
        </w:r>
      </w:del>
      <w:r w:rsidRPr="006F178A">
        <w:rPr>
          <w:rtl/>
        </w:rPr>
        <w:t xml:space="preserve"> </w:t>
      </w:r>
      <w:ins w:id="98303" w:author="קלוד" w:date="2026-10-11T13:11:34Z">
        <w:r>
          <w:rPr>
            <w:rtl/>
          </w:rPr>
          <w:t xml:space="preserve">על פרשת</w:t>
        </w:r>
      </w:ins>
      <w:del w:id="98304" w:author="קלוד" w:date="2026-10-11T13:11:34Z">
        <w:r w:rsidRPr="006F178A">
          <w:rPr>
            <w:rtl/>
          </w:rPr>
          <w:delText xml:space="preserve">אפרשת</w:delText>
        </w:r>
      </w:del>
      <w:r w:rsidRPr="006F178A">
        <w:rPr>
          <w:rtl/>
        </w:rPr>
        <w:t xml:space="preserve"> דרכים, וכשיראה נמלה </w:t>
      </w:r>
      <w:ins w:id="98301" w:author="קלוד" w:date="2026-10-11T13:11:34Z">
        <w:r>
          <w:rPr>
            <w:rtl/>
          </w:rPr>
          <w:t xml:space="preserve">נושאת</w:t>
        </w:r>
      </w:ins>
      <w:del w:id="98302" w:author="קלוד" w:date="2026-10-11T13:11:34Z">
        <w:r w:rsidRPr="006F178A">
          <w:rPr>
            <w:rtl/>
          </w:rPr>
          <w:delText xml:space="preserve">סוחבת</w:delText>
        </w:r>
      </w:del>
      <w:r w:rsidRPr="006F178A">
        <w:rPr>
          <w:rtl/>
        </w:rPr>
        <w:t xml:space="preserve"> </w:t>
      </w:r>
      <w:ins w:id="98299" w:author="קלוד" w:date="2026-10-11T13:11:34Z">
        <w:r>
          <w:rPr>
            <w:rtl/>
          </w:rPr>
          <w:t xml:space="preserve">משא,</w:t>
        </w:r>
      </w:ins>
      <w:del w:id="98300" w:author="קלוד" w:date="2026-10-11T13:11:34Z">
        <w:r w:rsidRPr="006F178A">
          <w:rPr>
            <w:rtl/>
          </w:rPr>
          <w:delText xml:space="preserve">יטלה</w:delText>
        </w:r>
      </w:del>
      <w:r w:rsidRPr="006F178A">
        <w:rPr>
          <w:rtl/>
        </w:rPr>
        <w:t xml:space="preserve"> </w:t>
      </w:r>
      <w:ins w:id="98297" w:author="קלוד" w:date="2026-10-11T13:11:34Z">
        <w:r>
          <w:rPr>
            <w:rtl/>
          </w:rPr>
          <w:t xml:space="preserve">יטלנה</w:t>
        </w:r>
      </w:ins>
      <w:del w:id="98298" w:author="קלוד" w:date="2026-10-11T13:11:34Z">
        <w:r w:rsidRPr="006F178A">
          <w:rPr>
            <w:rtl/>
          </w:rPr>
          <w:delText xml:space="preserve">ויכניסה</w:delText>
        </w:r>
      </w:del>
      <w:r w:rsidRPr="006F178A">
        <w:rPr>
          <w:rtl/>
        </w:rPr>
        <w:t xml:space="preserve"> </w:t>
      </w:r>
      <w:ins w:id="98295" w:author="קלוד" w:date="2026-10-11T13:11:34Z">
        <w:r>
          <w:rPr>
            <w:rtl/>
          </w:rPr>
          <w:t xml:space="preserve">ויכניסנה</w:t>
        </w:r>
      </w:ins>
      <w:del w:id="98296" w:author="קלוד" w:date="2026-10-11T13:11:34Z">
        <w:r w:rsidRPr="006F178A">
          <w:rPr>
            <w:rtl/>
          </w:rPr>
          <w:delText xml:space="preserve">בשפורפרת</w:delText>
        </w:r>
      </w:del>
      <w:r w:rsidRPr="006F178A">
        <w:rPr>
          <w:rtl/>
        </w:rPr>
        <w:t xml:space="preserve"> </w:t>
      </w:r>
      <w:ins w:id="98293" w:author="קלוד" w:date="2026-10-11T13:11:34Z">
        <w:r>
          <w:rPr>
            <w:rtl/>
          </w:rPr>
          <w:t xml:space="preserve">בשפופרת</w:t>
        </w:r>
      </w:ins>
      <w:del w:id="98294" w:author="קלוד" w:date="2026-10-11T13:11:34Z">
        <w:r w:rsidRPr="006F178A">
          <w:rPr>
            <w:rtl/>
          </w:rPr>
          <w:delText xml:space="preserve">נחושת</w:delText>
        </w:r>
      </w:del>
      <w:r w:rsidRPr="006F178A">
        <w:rPr>
          <w:rtl/>
        </w:rPr>
        <w:t xml:space="preserve"> </w:t>
      </w:r>
      <w:ins w:id="98291" w:author="קלוד" w:date="2026-10-11T13:11:34Z">
        <w:r>
          <w:rPr>
            <w:rtl/>
          </w:rPr>
          <w:t xml:space="preserve">נחושת, יסתמנה</w:t>
        </w:r>
      </w:ins>
      <w:del w:id="98292" w:author="קלוד" w:date="2026-10-11T13:11:34Z">
        <w:r w:rsidRPr="006F178A">
          <w:rPr>
            <w:rtl/>
          </w:rPr>
          <w:delText xml:space="preserve">ויסתמה</w:delText>
        </w:r>
      </w:del>
      <w:r w:rsidRPr="006F178A">
        <w:rPr>
          <w:rtl/>
        </w:rPr>
        <w:t xml:space="preserve"> בעופרת </w:t>
      </w:r>
      <w:ins w:id="98289" w:author="קלוד" w:date="2026-10-11T13:11:34Z">
        <w:r>
          <w:rPr>
            <w:rtl/>
          </w:rPr>
          <w:t xml:space="preserve">ויחתמנה</w:t>
        </w:r>
      </w:ins>
      <w:del w:id="98290" w:author="קלוד" w:date="2026-10-11T13:11:34Z">
        <w:r w:rsidRPr="006F178A">
          <w:rPr>
            <w:rtl/>
          </w:rPr>
          <w:delText xml:space="preserve">ובשישים</w:delText>
        </w:r>
      </w:del>
      <w:r w:rsidRPr="006F178A">
        <w:rPr>
          <w:rtl/>
        </w:rPr>
        <w:t xml:space="preserve"> </w:t>
      </w:r>
      <w:ins w:id="98287" w:author="קלוד" w:date="2026-10-11T13:11:34Z">
        <w:r>
          <w:rPr>
            <w:rtl/>
          </w:rPr>
          <w:t xml:space="preserve">בשישים</w:t>
        </w:r>
      </w:ins>
      <w:del w:id="98288" w:author="קלוד" w:date="2026-10-11T13:11:34Z">
        <w:r w:rsidRPr="006F178A">
          <w:rPr>
            <w:rtl/>
          </w:rPr>
          <w:delText xml:space="preserve">סוגי</w:delText>
        </w:r>
      </w:del>
      <w:r w:rsidRPr="006F178A">
        <w:rPr>
          <w:rtl/>
        </w:rPr>
        <w:t xml:space="preserve"> </w:t>
      </w:r>
      <w:ins w:id="98285" w:author="קלוד" w:date="2026-10-11T13:11:34Z">
        <w:r>
          <w:rPr>
            <w:rtl/>
          </w:rPr>
          <w:t xml:space="preserve">חותמות,</w:t>
        </w:r>
      </w:ins>
      <w:del w:id="98286" w:author="קלוד" w:date="2026-10-11T13:11:34Z">
        <w:r w:rsidRPr="006F178A">
          <w:rPr>
            <w:rtl/>
          </w:rPr>
          <w:delText xml:space="preserve">מכסים</w:delText>
        </w:r>
      </w:del>
      <w:r w:rsidRPr="006F178A">
        <w:rPr>
          <w:rtl/>
        </w:rPr>
        <w:t xml:space="preserve"> </w:t>
      </w:r>
      <w:ins w:id="98283" w:author="קלוד" w:date="2026-10-11T13:11:34Z">
        <w:r>
          <w:rPr>
            <w:rtl/>
          </w:rPr>
          <w:t xml:space="preserve">ינענענה</w:t>
        </w:r>
      </w:ins>
      <w:del w:id="98284" w:author="קלוד" w:date="2026-10-11T13:11:34Z">
        <w:r w:rsidRPr="006F178A">
          <w:rPr>
            <w:rtl/>
          </w:rPr>
          <w:delText xml:space="preserve">וינענעה</w:delText>
        </w:r>
      </w:del>
      <w:r w:rsidRPr="006F178A">
        <w:rPr>
          <w:rtl/>
        </w:rPr>
        <w:t xml:space="preserve"> </w:t>
      </w:r>
      <w:ins w:id="98281" w:author="קלוד" w:date="2026-10-11T13:11:34Z">
        <w:r>
          <w:rPr>
            <w:rtl/>
          </w:rPr>
          <w:t xml:space="preserve">ויאמר:</w:t>
        </w:r>
      </w:ins>
      <w:del w:id="98282" w:author="קלוד" w:date="2026-10-11T13:11:34Z">
        <w:r w:rsidRPr="006F178A">
          <w:rPr>
            <w:rtl/>
          </w:rPr>
          <w:delText xml:space="preserve">ויאמר</w:delText>
        </w:r>
      </w:del>
      <w:r w:rsidRPr="006F178A">
        <w:rPr>
          <w:rtl/>
        </w:rPr>
        <w:t xml:space="preserve"> משאי </w:t>
      </w:r>
      <w:ins w:id="98279" w:author="קלוד" w:date="2026-10-11T13:11:34Z">
        <w:r>
          <w:rPr>
            <w:rtl/>
          </w:rPr>
          <w:t xml:space="preserve">ומשאך</w:t>
        </w:r>
      </w:ins>
      <w:del w:id="98280" w:author="קלוד" w:date="2026-10-11T13:11:34Z">
        <w:r w:rsidRPr="006F178A">
          <w:rPr>
            <w:rtl/>
          </w:rPr>
          <w:delText xml:space="preserve">ומשאייך</w:delText>
        </w:r>
      </w:del>
      <w:r w:rsidRPr="006F178A">
        <w:rPr>
          <w:rtl/>
        </w:rPr>
        <w:t xml:space="preserve"> עלייך </w:t>
      </w:r>
      <w:ins w:id="98277" w:author="קלוד" w:date="2026-10-11T13:11:34Z">
        <w:r>
          <w:rPr>
            <w:rtl/>
          </w:rPr>
          <w:t xml:space="preserve">[שאם</w:t>
        </w:r>
      </w:ins>
      <w:del w:id="98278" w:author="קלוד" w:date="2026-10-11T13:11:34Z">
        <w:r w:rsidRPr="006F178A">
          <w:rPr>
            <w:rtl/>
          </w:rPr>
          <w:delText xml:space="preserve">[</w:delText>
        </w:r>
        <w:r>
          <w:rPr>
            <w:rtl/>
          </w:rPr>
          <w:delText xml:space="preserve">דאם</w:delText>
        </w:r>
      </w:del>
      <w:ins w:id="94697" w:author="מנוע מכני" w:date="2026-10-11T12:04:39Z">
        <w:r>
          <w:rPr>
            <w:rtl/>
          </w:rPr>
          <w:t xml:space="preserve"> </w:t>
        </w:r>
      </w:ins>
      <w:del w:id="94698" w:author="מנוע מכני" w:date="2026-10-11T12:04:39Z">
        <w:r w:rsidRPr="006F178A">
          <w:rPr>
            <w:rtl/>
          </w:rPr>
          <w:delText xml:space="preserve">דאי </w:delText>
        </w:r>
      </w:del>
      <w:ins w:id="90263" w:author="Claude - סמנטי" w:date="2026-10-11T12:28:21Z">
        <w:r>
          <w:rPr>
            <w:rtl/>
          </w:rPr>
          <w:t xml:space="preserve">יאמר</w:t>
        </w:r>
      </w:ins>
      <w:del w:id="90264" w:author="Claude - סמנטי" w:date="2026-10-11T12:28:21Z">
        <w:r w:rsidRPr="006F178A">
          <w:rPr>
            <w:rtl/>
          </w:rPr>
          <w:delText xml:space="preserve">יימר</w:delText>
        </w:r>
      </w:del>
      <w:r w:rsidRPr="006F178A">
        <w:rPr>
          <w:rtl/>
        </w:rPr>
        <w:t xml:space="preserve"> </w:t>
      </w:r>
      <w:ins w:id="98275" w:author="קלוד" w:date="2026-10-11T13:11:34Z">
        <w:r>
          <w:rPr>
            <w:rtl/>
          </w:rPr>
          <w:t xml:space="preserve">משאך</w:t>
        </w:r>
      </w:ins>
      <w:del w:id="98276" w:author="קלוד" w:date="2026-10-11T13:11:34Z">
        <w:r w:rsidRPr="006F178A">
          <w:rPr>
            <w:rtl/>
          </w:rPr>
          <w:delText xml:space="preserve">משאיך</w:delText>
        </w:r>
      </w:del>
      <w:r w:rsidRPr="006F178A">
        <w:rPr>
          <w:rtl/>
        </w:rPr>
        <w:t xml:space="preserve"> עלי </w:t>
      </w:r>
      <w:ins w:id="98273" w:author="קלוד" w:date="2026-10-11T13:11:34Z">
        <w:r>
          <w:rPr>
            <w:rtl/>
          </w:rPr>
          <w:t xml:space="preserve">-</w:t>
        </w:r>
      </w:ins>
      <w:del w:id="98274" w:author="קלוד" w:date="2026-10-11T13:11:34Z">
        <w:r w:rsidRPr="006F178A">
          <w:rPr>
            <w:rtl/>
          </w:rPr>
          <w:delText xml:space="preserve">אולי</w:delText>
        </w:r>
      </w:del>
      <w:r w:rsidRPr="006F178A">
        <w:rPr>
          <w:rtl/>
        </w:rPr>
        <w:t xml:space="preserve"> </w:t>
      </w:r>
      <w:ins w:id="98271" w:author="קלוד" w:date="2026-10-11T13:11:34Z">
        <w:r>
          <w:rPr>
            <w:rtl/>
          </w:rPr>
          <w:t xml:space="preserve">שמא</w:t>
        </w:r>
      </w:ins>
      <w:del w:id="98272" w:author="קלוד" w:date="2026-10-11T13:11:34Z">
        <w:r w:rsidRPr="006F178A">
          <w:rPr>
            <w:rtl/>
          </w:rPr>
          <w:delText xml:space="preserve">סוחבת</w:delText>
        </w:r>
      </w:del>
      <w:r w:rsidRPr="006F178A">
        <w:rPr>
          <w:rtl/>
        </w:rPr>
        <w:t xml:space="preserve"> </w:t>
      </w:r>
      <w:ins w:id="98269" w:author="קלוד" w:date="2026-10-11T13:11:34Z">
        <w:r>
          <w:rPr>
            <w:rtl/>
          </w:rPr>
          <w:t xml:space="preserve">כבר נושאת</w:t>
        </w:r>
      </w:ins>
      <w:del w:id="98270" w:author="קלוד" w:date="2026-10-11T13:11:34Z">
        <w:r w:rsidRPr="006F178A">
          <w:rPr>
            <w:rtl/>
          </w:rPr>
          <w:delText xml:space="preserve">כבר</w:delText>
        </w:r>
      </w:del>
      <w:r w:rsidRPr="006F178A">
        <w:rPr>
          <w:rtl/>
        </w:rPr>
        <w:t xml:space="preserve"> משא של אדם אחר]</w:t>
      </w:r>
    </w:p>
    <w:p w:rsidR="00E9703F" w:rsidRPr="006061D7" w:rsidRDefault="00E9703F" w:rsidP="00E9703F">
      <w:pPr>
        <w:rPr>
          <w:rtl/>
        </w:rPr>
      </w:pPr>
      <w:ins w:id="94699" w:author="מנוע מכני" w:date="2026-10-11T12:04:39Z">
        <w:r>
          <w:rPr>
            <w:rtl/>
          </w:rPr>
          <w:t xml:space="preserve">ואם </w:t>
        </w:r>
      </w:ins>
      <w:del w:id="94700" w:author="מנוע מכני" w:date="2026-10-11T12:04:39Z">
        <w:r w:rsidRPr="006061D7">
          <w:rPr>
            <w:rtl/>
          </w:rPr>
          <w:tab/>
          <w:delText xml:space="preserve">ואי </w:delText>
        </w:r>
      </w:del>
      <w:r w:rsidRPr="006061D7">
        <w:rPr>
          <w:rtl/>
        </w:rPr>
        <w:tab/>
        <w:t xml:space="preserve">לא</w:t>
      </w:r>
      <w:r w:rsidRPr="006061D7">
        <w:rPr>
          <w:rtl/>
        </w:rPr>
        <w:tab/>
        <w:t xml:space="preserve"> - </w:t>
      </w:r>
      <w:ins w:id="98339" w:author="קלוד" w:date="2026-10-11T13:11:34Z">
        <w:r>
          <w:rPr>
            <w:rtl/>
          </w:rPr>
          <w:t xml:space="preserve">יקח</w:t>
        </w:r>
      </w:ins>
      <w:del w:id="98340" w:author="קלוד" w:date="2026-10-11T13:11:34Z">
        <w:r w:rsidRPr="006061D7">
          <w:rPr>
            <w:rtl/>
          </w:rPr>
          <w:tab/>
          <w:delText xml:space="preserve">לישקול</w:delText>
        </w:r>
      </w:del>
      <w:r w:rsidRPr="006061D7">
        <w:rPr>
          <w:rtl/>
        </w:rPr>
        <w:tab/>
        <w:t xml:space="preserve"> כד חרס קטן </w:t>
      </w:r>
      <w:ins w:id="98337" w:author="קלוד" w:date="2026-10-11T13:11:34Z">
        <w:r>
          <w:rPr>
            <w:rtl/>
          </w:rPr>
          <w:t xml:space="preserve">חדש,</w:t>
        </w:r>
      </w:ins>
      <w:del w:id="98338" w:author="קלוד" w:date="2026-10-11T13:11:34Z">
        <w:r w:rsidRPr="006061D7">
          <w:rPr>
            <w:rtl/>
          </w:rPr>
          <w:tab/>
          <w:delText xml:space="preserve">חדש</w:delText>
        </w:r>
      </w:del>
      <w:r w:rsidRPr="006061D7">
        <w:rPr>
          <w:rtl/>
        </w:rPr>
        <w:tab/>
        <w:t xml:space="preserve"> </w:t>
      </w:r>
      <w:ins w:id="98335" w:author="קלוד" w:date="2026-10-11T13:11:34Z">
        <w:r>
          <w:rPr>
            <w:rtl/>
          </w:rPr>
          <w:t xml:space="preserve">ילך</w:t>
        </w:r>
      </w:ins>
      <w:del w:id="98336" w:author="קלוד" w:date="2026-10-11T13:11:34Z">
        <w:r w:rsidRPr="006061D7">
          <w:rPr>
            <w:rtl/>
          </w:rPr>
          <w:tab/>
          <w:delText xml:space="preserve">וילך</w:delText>
        </w:r>
      </w:del>
      <w:r w:rsidRPr="006061D7">
        <w:rPr>
          <w:rtl/>
        </w:rPr>
        <w:tab/>
        <w:t xml:space="preserve"> לנהר </w:t>
      </w:r>
      <w:ins w:id="98333" w:author="קלוד" w:date="2026-10-11T13:11:34Z">
        <w:r>
          <w:rPr>
            <w:rtl/>
          </w:rPr>
          <w:t xml:space="preserve">ויבקש</w:t>
        </w:r>
      </w:ins>
      <w:del w:id="98334" w:author="קלוד" w:date="2026-10-11T13:11:34Z">
        <w:r w:rsidRPr="006061D7">
          <w:rPr>
            <w:rtl/>
          </w:rPr>
          <w:tab/>
          <w:delText xml:space="preserve">ויאמר</w:delText>
        </w:r>
      </w:del>
      <w:r w:rsidRPr="006061D7">
        <w:rPr>
          <w:rtl/>
        </w:rPr>
        <w:tab/>
        <w:t xml:space="preserve"> </w:t>
      </w:r>
      <w:ins w:id="98331" w:author="קלוד" w:date="2026-10-11T13:11:34Z">
        <w:r>
          <w:rPr>
            <w:rtl/>
          </w:rPr>
          <w:t xml:space="preserve">ממנו</w:t>
        </w:r>
      </w:ins>
      <w:del w:id="98332" w:author="קלוד" w:date="2026-10-11T13:11:34Z">
        <w:r w:rsidRPr="006061D7">
          <w:rPr>
            <w:rtl/>
          </w:rPr>
          <w:tab/>
          <w:delText xml:space="preserve">לנהר</w:delText>
        </w:r>
      </w:del>
      <w:r w:rsidRPr="006061D7">
        <w:rPr>
          <w:rtl/>
        </w:rPr>
        <w:tab/>
        <w:t xml:space="preserve"> להלוות לו כד מים </w:t>
      </w:r>
      <w:ins w:id="98329" w:author="קלוד" w:date="2026-10-11T13:11:34Z">
        <w:r>
          <w:rPr>
            <w:rtl/>
          </w:rPr>
          <w:t xml:space="preserve">לאורח,</w:t>
        </w:r>
      </w:ins>
      <w:del w:id="98330" w:author="קלוד" w:date="2026-10-11T13:11:34Z">
        <w:r w:rsidRPr="006061D7">
          <w:rPr>
            <w:rtl/>
          </w:rPr>
          <w:tab/>
          <w:delText xml:space="preserve">לאורח</w:delText>
        </w:r>
      </w:del>
      <w:r w:rsidRPr="006061D7">
        <w:rPr>
          <w:rtl/>
        </w:rPr>
        <w:tab/>
        <w:t xml:space="preserve"> </w:t>
      </w:r>
      <w:ins w:id="98327" w:author="קלוד" w:date="2026-10-11T13:11:34Z">
        <w:r>
          <w:rPr>
            <w:rtl/>
          </w:rPr>
          <w:t xml:space="preserve">יסובבנו</w:t>
        </w:r>
      </w:ins>
      <w:del w:id="98328" w:author="קלוד" w:date="2026-10-11T13:11:34Z">
        <w:r w:rsidRPr="006061D7">
          <w:rPr>
            <w:rtl/>
          </w:rPr>
          <w:tab/>
          <w:delText xml:space="preserve">ולסובב</w:delText>
        </w:r>
      </w:del>
      <w:r w:rsidRPr="006061D7">
        <w:rPr>
          <w:rtl/>
        </w:rPr>
        <w:tab/>
        <w:t xml:space="preserve"> על ראשו שבע </w:t>
      </w:r>
      <w:ins w:id="98325" w:author="קלוד" w:date="2026-10-11T13:11:34Z">
        <w:r>
          <w:rPr>
            <w:rtl/>
          </w:rPr>
          <w:t xml:space="preserve">פעמים,</w:t>
        </w:r>
      </w:ins>
      <w:del w:id="98326" w:author="קלוד" w:date="2026-10-11T13:11:34Z">
        <w:r w:rsidRPr="006061D7">
          <w:rPr>
            <w:rtl/>
          </w:rPr>
          <w:tab/>
          <w:delText xml:space="preserve">פעמים</w:delText>
        </w:r>
      </w:del>
      <w:r w:rsidRPr="006061D7">
        <w:rPr>
          <w:rtl/>
        </w:rPr>
        <w:tab/>
        <w:t xml:space="preserve"> </w:t>
      </w:r>
      <w:ins w:id="98323" w:author="קלוד" w:date="2026-10-11T13:11:34Z">
        <w:r>
          <w:rPr>
            <w:rtl/>
          </w:rPr>
          <w:t xml:space="preserve">ישליכנו</w:t>
        </w:r>
      </w:ins>
      <w:del w:id="98324" w:author="קלוד" w:date="2026-10-11T13:11:34Z">
        <w:r w:rsidRPr="006061D7">
          <w:rPr>
            <w:rtl/>
          </w:rPr>
          <w:tab/>
          <w:delText xml:space="preserve">ויטיל</w:delText>
        </w:r>
      </w:del>
      <w:r w:rsidRPr="006061D7">
        <w:rPr>
          <w:rtl/>
        </w:rPr>
        <w:tab/>
        <w:t xml:space="preserve"> </w:t>
      </w:r>
      <w:ins w:id="98321" w:author="קלוד" w:date="2026-10-11T13:11:34Z">
        <w:r>
          <w:rPr>
            <w:rtl/>
          </w:rPr>
          <w:t xml:space="preserve">לאחוריו</w:t>
        </w:r>
      </w:ins>
      <w:del w:id="98322" w:author="קלוד" w:date="2026-10-11T13:11:34Z">
        <w:r w:rsidRPr="006061D7">
          <w:rPr>
            <w:rtl/>
          </w:rPr>
          <w:tab/>
          <w:delText xml:space="preserve">אחריו לנהר</w:delText>
        </w:r>
      </w:del>
      <w:r w:rsidRPr="006061D7">
        <w:rPr>
          <w:rtl/>
        </w:rPr>
        <w:tab/>
        <w:t xml:space="preserve"> ויאמר </w:t>
      </w:r>
      <w:ins w:id="98319" w:author="קלוד" w:date="2026-10-11T13:11:34Z">
        <w:r>
          <w:rPr>
            <w:rtl/>
          </w:rPr>
          <w:t xml:space="preserve">לנהר</w:t>
        </w:r>
      </w:ins>
      <w:del w:id="98320" w:author="קלוד" w:date="2026-10-11T13:11:34Z">
        <w:r w:rsidRPr="006061D7">
          <w:rPr>
            <w:rtl/>
          </w:rPr>
          <w:tab/>
          <w:delText xml:space="preserve">לו</w:delText>
        </w:r>
      </w:del>
      <w:r w:rsidRPr="006061D7">
        <w:rPr>
          <w:rtl/>
        </w:rPr>
        <w:tab/>
        <w:t xml:space="preserve"> ליטול בחזרה את </w:t>
      </w:r>
      <w:ins w:id="98317" w:author="קלוד" w:date="2026-10-11T13:11:34Z">
        <w:r>
          <w:rPr>
            <w:rtl/>
          </w:rPr>
          <w:t xml:space="preserve">המים,</w:t>
        </w:r>
      </w:ins>
      <w:del w:id="98318" w:author="קלוד" w:date="2026-10-11T13:11:34Z">
        <w:r w:rsidRPr="006061D7">
          <w:rPr>
            <w:rtl/>
          </w:rPr>
          <w:tab/>
          <w:delText xml:space="preserve">המים</w:delText>
        </w:r>
      </w:del>
      <w:r w:rsidRPr="006061D7">
        <w:rPr>
          <w:rtl/>
        </w:rPr>
        <w:tab/>
        <w:t xml:space="preserve"> </w:t>
      </w:r>
      <w:ins w:id="98315" w:author="קלוד" w:date="2026-10-11T13:11:34Z">
        <w:r>
          <w:rPr>
            <w:rtl/>
          </w:rPr>
          <w:t xml:space="preserve">שהאורח</w:t>
        </w:r>
      </w:ins>
      <w:del w:id="98316" w:author="קלוד" w:date="2026-10-11T13:11:34Z">
        <w:r w:rsidRPr="006061D7">
          <w:rPr>
            <w:rtl/>
          </w:rPr>
          <w:tab/>
          <w:delText xml:space="preserve">דאורח</w:delText>
        </w:r>
      </w:del>
      <w:r w:rsidRPr="006061D7">
        <w:rPr>
          <w:rtl/>
        </w:rPr>
        <w:tab/>
        <w:t xml:space="preserve"> </w:t>
      </w:r>
      <w:ins w:id="98313" w:author="קלוד" w:date="2026-10-11T13:11:34Z">
        <w:r>
          <w:rPr>
            <w:rStyle w:val="afffffe"/>
            <w:rtl/>
          </w:rPr>
          <w:t xml:space="preserve">הקדחת</w:t>
        </w:r>
      </w:ins>
      <w:del w:id="98314" w:author="קלוד" w:date="2026-10-11T13:11:34Z">
        <w:r w:rsidRPr="006061D7">
          <w:rPr>
            <w:rtl/>
          </w:rPr>
          <w:tab/>
          <w:delText xml:space="preserve">נזדמן</w:delText>
        </w:r>
      </w:del>
      <w:r w:rsidRPr="006061D7">
        <w:rPr>
          <w:rtl/>
        </w:rPr>
        <w:tab/>
        <w:t xml:space="preserve"> </w:t>
      </w:r>
      <w:ins w:id="98311" w:author="קלוד" w:date="2026-10-11T13:11:34Z">
        <w:r>
          <w:rPr>
            <w:rtl/>
          </w:rPr>
          <w:t xml:space="preserve">ביומו</w:t>
        </w:r>
      </w:ins>
      <w:del w:id="98312" w:author="קלוד" w:date="2026-10-11T13:11:34Z">
        <w:r w:rsidRPr="006061D7">
          <w:rPr>
            <w:rtl/>
          </w:rPr>
          <w:tab/>
          <w:delText xml:space="preserve">לו,</w:delText>
        </w:r>
      </w:del>
      <w:r w:rsidRPr="006061D7">
        <w:rPr>
          <w:rtl/>
        </w:rPr>
        <w:tab/>
        <w:t xml:space="preserve"> בא </w:t>
      </w:r>
      <w:ins w:id="98309" w:author="קלוד" w:date="2026-10-11T13:11:34Z">
        <w:r>
          <w:rPr>
            <w:rtl/>
          </w:rPr>
          <w:t xml:space="preserve">וביומו</w:t>
        </w:r>
      </w:ins>
      <w:del w:id="98310" w:author="קלוד" w:date="2026-10-11T13:11:34Z">
        <w:r w:rsidRPr="006061D7">
          <w:rPr>
            <w:rtl/>
          </w:rPr>
          <w:tab/>
          <w:delText xml:space="preserve">והלך</w:delText>
        </w:r>
      </w:del>
      <w:r w:rsidRPr="006061D7">
        <w:rPr>
          <w:rtl/>
        </w:rPr>
        <w:tab/>
        <w:t xml:space="preserve"> </w:t>
      </w:r>
      <w:ins w:id="98307" w:author="קלוד" w:date="2026-10-11T13:11:34Z">
        <w:r>
          <w:rPr>
            <w:rtl/>
          </w:rPr>
          <w:t xml:space="preserve">הלך.</w:t>
        </w:r>
      </w:ins>
      <w:del w:id="98308" w:author="קלוד" w:date="2026-10-11T13:11:34Z">
        <w:r w:rsidRPr="006061D7">
          <w:rPr>
            <w:rtl/>
          </w:rPr>
          <w:tab/>
          <w:delText xml:space="preserve">ביומו.</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סז.</w:t>
      </w:r>
    </w:p>
    <w:p>
      <w:pPr>
        <w:pStyle w:val="afffff8"/>
        <w:rPr>
          <w:ins w:id="90827" w:author="קלוד" w:date="2026-10-11T12:33:55Z"/>
        </w:rPr>
      </w:pPr>
      <w:ins w:id="90828" w:author="קלוד" w:date="2026-10-11T12:33:55Z">
        <w:r>
          <w:rPr>
            <w:color w:val="7B3F00"/>
          </w:rPr>
          <w:t xml:space="preserve">סגולות רפואה - חום, שחין ושדים</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ר"ה</w:t>
      </w:r>
      <w:r w:rsidRPr="006F178A">
        <w:rPr>
          <w:rFonts w:ascii="Fb Fontext" w:hAnsi="Fb Fontext"/>
          <w:rtl/>
        </w:rPr>
        <w:t xml:space="preserve"> לאשתא תילתא [שחפת מג' לג' ימים] - </w:t>
      </w:r>
      <w:r w:rsidRPr="006F178A">
        <w:rPr>
          <w:rFonts w:ascii="Fb Fontext" w:hAnsi="Fb Fontext" w:hint="cs"/>
          <w:rtl/>
        </w:rPr>
        <w:t>יביא</w:t>
      </w:r>
      <w:r w:rsidRPr="006F178A">
        <w:rPr>
          <w:rFonts w:ascii="Fb Fontext" w:hAnsi="Fb Fontext"/>
          <w:rtl/>
        </w:rPr>
        <w:t xml:space="preserve"> שבעה ענפים משבעה </w:t>
      </w:r>
      <w:ins w:id="98355" w:author="קלוד" w:date="2026-10-11T13:11:34Z">
        <w:r>
          <w:rPr>
            <w:rFonts w:ascii="Fb Fontext" w:hAnsi="Fb Fontext"/>
            <w:rtl/>
          </w:rPr>
          <w:t xml:space="preserve">דקלים,</w:t>
        </w:r>
      </w:ins>
      <w:del w:id="98356" w:author="קלוד" w:date="2026-10-11T13:11:34Z">
        <w:r w:rsidRPr="006F178A">
          <w:rPr>
            <w:rFonts w:ascii="Fb Fontext" w:hAnsi="Fb Fontext"/>
            <w:rtl/>
          </w:rPr>
          <w:delText xml:space="preserve">דיקלי,</w:delText>
        </w:r>
      </w:del>
      <w:r w:rsidRPr="006F178A">
        <w:rPr>
          <w:rFonts w:ascii="Fb Fontext" w:hAnsi="Fb Fontext"/>
          <w:rtl/>
        </w:rPr>
        <w:t xml:space="preserve"> ושבעה קיסמים משבעה </w:t>
      </w:r>
      <w:ins w:id="98353" w:author="קלוד" w:date="2026-10-11T13:11:34Z">
        <w:r>
          <w:rPr>
            <w:rFonts w:ascii="Fb Fontext" w:hAnsi="Fb Fontext"/>
            <w:rtl/>
          </w:rPr>
          <w:t xml:space="preserve">קורות,</w:t>
        </w:r>
      </w:ins>
      <w:del w:id="98354" w:author="קלוד" w:date="2026-10-11T13:11:34Z">
        <w:r w:rsidRPr="006F178A">
          <w:rPr>
            <w:rFonts w:ascii="Fb Fontext" w:hAnsi="Fb Fontext"/>
            <w:rtl/>
          </w:rPr>
          <w:delText xml:space="preserve">קורות</w:delText>
        </w:r>
      </w:del>
      <w:r w:rsidRPr="006F178A">
        <w:rPr>
          <w:rFonts w:ascii="Fb Fontext" w:hAnsi="Fb Fontext"/>
          <w:rtl/>
        </w:rPr>
        <w:t xml:space="preserve"> ושבעה יתדות משבעה </w:t>
      </w:r>
      <w:ins w:id="98351" w:author="קלוד" w:date="2026-10-11T13:11:34Z">
        <w:r>
          <w:rPr>
            <w:rFonts w:ascii="Fb Fontext" w:hAnsi="Fb Fontext"/>
            <w:rtl/>
          </w:rPr>
          <w:t xml:space="preserve">גשרים,</w:t>
        </w:r>
      </w:ins>
      <w:del w:id="98352" w:author="קלוד" w:date="2026-10-11T13:11:34Z">
        <w:r w:rsidRPr="006F178A">
          <w:rPr>
            <w:rFonts w:ascii="Fb Fontext" w:hAnsi="Fb Fontext"/>
            <w:rtl/>
          </w:rPr>
          <w:delText xml:space="preserve">גשורי,</w:delText>
        </w:r>
      </w:del>
      <w:r w:rsidRPr="006F178A">
        <w:rPr>
          <w:rFonts w:ascii="Fb Fontext" w:hAnsi="Fb Fontext"/>
          <w:rtl/>
        </w:rPr>
        <w:t xml:space="preserve"> שבע מידות של אפר משבעה </w:t>
      </w:r>
      <w:ins w:id="98349" w:author="קלוד" w:date="2026-10-11T13:11:34Z">
        <w:r>
          <w:rPr>
            <w:rFonts w:ascii="Fb Fontext" w:hAnsi="Fb Fontext"/>
            <w:rtl/>
          </w:rPr>
          <w:t xml:space="preserve">תנורים,</w:t>
        </w:r>
      </w:ins>
      <w:del w:id="98350" w:author="קלוד" w:date="2026-10-11T13:11:34Z">
        <w:r w:rsidRPr="006F178A">
          <w:rPr>
            <w:rFonts w:ascii="Fb Fontext" w:hAnsi="Fb Fontext"/>
            <w:rtl/>
          </w:rPr>
          <w:delText xml:space="preserve">תנורי,</w:delText>
        </w:r>
      </w:del>
      <w:r w:rsidRPr="006F178A">
        <w:rPr>
          <w:rFonts w:ascii="Fb Fontext" w:hAnsi="Fb Fontext"/>
          <w:rtl/>
        </w:rPr>
        <w:t xml:space="preserve"> ושבעה מידות של עפר משבעה חורים במפתן הדלת, ושבעה מידות של זפת משבעה ספינות, ושבעה גרעיני כמון, ושבעה שערות מזקן כלב זקן, </w:t>
      </w:r>
      <w:ins w:id="98347" w:author="קלוד" w:date="2026-10-11T13:11:34Z">
        <w:r>
          <w:rPr>
            <w:rFonts w:ascii="Fb Fontext" w:hAnsi="Fb Fontext"/>
            <w:rtl/>
          </w:rPr>
          <w:t xml:space="preserve">ויקשרם</w:t>
        </w:r>
      </w:ins>
      <w:del w:id="98348" w:author="קלוד" w:date="2026-10-11T13:11:34Z">
        <w:r w:rsidRPr="006F178A">
          <w:rPr>
            <w:rFonts w:ascii="Fb Fontext" w:hAnsi="Fb Fontext"/>
            <w:rtl/>
          </w:rPr>
          <w:delText xml:space="preserve">ולציירינהו</w:delText>
        </w:r>
      </w:del>
      <w:r w:rsidRPr="006F178A">
        <w:rPr>
          <w:rFonts w:ascii="Fb Fontext" w:hAnsi="Fb Fontext"/>
          <w:rtl/>
        </w:rPr>
        <w:t xml:space="preserve"> </w:t>
      </w:r>
      <w:ins w:id="98345" w:author="קלוד" w:date="2026-10-11T13:11:34Z">
        <w:r>
          <w:rPr>
            <w:rFonts w:ascii="Fb Fontext" w:hAnsi="Fb Fontext"/>
            <w:rtl/>
          </w:rPr>
          <w:t xml:space="preserve">בחלל</w:t>
        </w:r>
      </w:ins>
      <w:del w:id="98346" w:author="קלוד" w:date="2026-10-11T13:11:34Z">
        <w:r w:rsidRPr="006F178A">
          <w:rPr>
            <w:rFonts w:ascii="Fb Fontext" w:hAnsi="Fb Fontext"/>
            <w:rtl/>
          </w:rPr>
          <w:delText xml:space="preserve">בחללא</w:delText>
        </w:r>
      </w:del>
      <w:r w:rsidRPr="006F178A">
        <w:rPr>
          <w:rFonts w:ascii="Fb Fontext" w:hAnsi="Fb Fontext"/>
          <w:rtl/>
        </w:rPr>
        <w:t xml:space="preserve"> </w:t>
      </w:r>
      <w:ins w:id="98343" w:author="קלוד" w:date="2026-10-11T13:11:34Z">
        <w:r>
          <w:rPr>
            <w:rFonts w:ascii="Fb Fontext" w:hAnsi="Fb Fontext"/>
            <w:rtl/>
          </w:rPr>
          <w:t xml:space="preserve">בית</w:t>
        </w:r>
      </w:ins>
      <w:del w:id="98344" w:author="קלוד" w:date="2026-10-11T13:11:34Z">
        <w:r w:rsidRPr="006F178A">
          <w:rPr>
            <w:rFonts w:ascii="Fb Fontext" w:hAnsi="Fb Fontext"/>
            <w:rtl/>
          </w:rPr>
          <w:delText xml:space="preserve">דבי</w:delText>
        </w:r>
      </w:del>
      <w:r w:rsidRPr="006F178A">
        <w:rPr>
          <w:rFonts w:ascii="Fb Fontext" w:hAnsi="Fb Fontext"/>
          <w:rtl/>
        </w:rPr>
        <w:t xml:space="preserve"> </w:t>
      </w:r>
      <w:ins w:id="98341" w:author="קלוד" w:date="2026-10-11T13:11:34Z">
        <w:r>
          <w:rPr>
            <w:rFonts w:ascii="Fb Fontext" w:hAnsi="Fb Fontext"/>
            <w:rtl/>
          </w:rPr>
          <w:t xml:space="preserve">הצוואר</w:t>
        </w:r>
      </w:ins>
      <w:del w:id="98342" w:author="קלוד" w:date="2026-10-11T13:11:34Z">
        <w:r w:rsidRPr="006F178A">
          <w:rPr>
            <w:rFonts w:ascii="Fb Fontext" w:hAnsi="Fb Fontext"/>
            <w:rtl/>
          </w:rPr>
          <w:delText xml:space="preserve">צוארא</w:delText>
        </w:r>
      </w:del>
      <w:r w:rsidRPr="006F178A">
        <w:rPr>
          <w:rFonts w:ascii="Fb Fontext" w:hAnsi="Fb Fontext"/>
          <w:rtl/>
        </w:rPr>
        <w:t xml:space="preserve"> בחוט שיער העשוי כניר.</w:t>
      </w:r>
    </w:p>
    <w:p>
      <w:pPr>
        <w:pStyle w:val="38"/>
        <w:rPr>
          <w:ins w:id="97656" w:author="מנוע מכני" w:date="2026-10-11T12:04:39Z"/>
        </w:rPr>
      </w:pPr>
      <w:del w:id="97655" w:author="מנוע מכני" w:date="2026-10-11T12:04:39Z">
        <w:r w:rsidRPr="006F178A">
          <w:delText xml:space="preserve">•</w:delText>
        </w:r>
      </w:del>
      <w:r w:rsidRPr="006F178A">
        <w:t xml:space="preserve"> </w:t>
      </w:r>
      <w:del w:id="99395" w:author="מנוע מכני" w:date="2026-10-11T12:04:39Z">
        <w:r w:rsidRPr="006F178A">
          <w:delText xml:space="preserve">אמר </w:delText>
        </w:r>
      </w:del>
      <w:r w:rsidRPr="006F178A">
        <w:t xml:space="preserve">רי"ו:</w:t>
      </w:r>
    </w:p>
    <w:p w:rsidR="00E9703F" w:rsidRPr="006F178A" w:rsidRDefault="00E9703F" w:rsidP="00E9703F">
      <w:pPr>
        <w:rPr>
          <w:rtl/>
        </w:rPr>
      </w:pPr>
      <w:del w:id="97657" w:author="מנוע מכני" w:date="2026-10-11T12:04:39Z">
        <w:r w:rsidRPr="006F178A">
          <w:rPr>
            <w:rtl/>
          </w:rPr>
          <w:delText xml:space="preserve"> </w:delText>
        </w:r>
      </w:del>
      <w:r w:rsidRPr="006F178A">
        <w:rPr>
          <w:rtl/>
        </w:rPr>
        <w:t xml:space="preserve">לאשתא צמירתא [חולי חום] </w:t>
      </w:r>
      <w:ins w:id="98361" w:author="קלוד" w:date="2026-10-11T13:11:34Z">
        <w:r>
          <w:rPr>
            <w:rtl/>
          </w:rPr>
          <w:t xml:space="preserve">-</w:t>
        </w:r>
      </w:ins>
      <w:del w:id="98362" w:author="קלוד" w:date="2026-10-11T13:11:34Z">
        <w:r w:rsidRPr="006F178A">
          <w:rPr>
            <w:rtl/>
          </w:rPr>
          <w:delText xml:space="preserve">–</w:delText>
        </w:r>
      </w:del>
      <w:r w:rsidRPr="006F178A">
        <w:rPr>
          <w:rtl/>
        </w:rPr>
        <w:t xml:space="preserve"> </w:t>
      </w:r>
      <w:r w:rsidRPr="006F178A">
        <w:rPr>
          <w:rFonts w:hint="cs"/>
          <w:rtl/>
        </w:rPr>
        <w:t>יקח סכין שכולו ברזל</w:t>
      </w:r>
      <w:r w:rsidRPr="006F178A">
        <w:rPr>
          <w:rtl/>
        </w:rPr>
        <w:t xml:space="preserve">, וילך למקום סנה ויקשור בו חוט העשוי </w:t>
      </w:r>
      <w:ins w:id="98359" w:author="קלוד" w:date="2026-10-11T13:11:34Z">
        <w:r>
          <w:rPr>
            <w:rtl/>
          </w:rPr>
          <w:t xml:space="preserve">כניר,</w:t>
        </w:r>
      </w:ins>
      <w:del w:id="98360" w:author="קלוד" w:date="2026-10-11T13:11:34Z">
        <w:r w:rsidRPr="006F178A">
          <w:rPr>
            <w:rtl/>
          </w:rPr>
          <w:delText xml:space="preserve">כניר</w:delText>
        </w:r>
      </w:del>
      <w:r w:rsidRPr="006F178A">
        <w:rPr>
          <w:rtl/>
        </w:rPr>
        <w:t xml:space="preserve"> ויחרוץ בסנה </w:t>
      </w:r>
      <w:ins w:id="98357" w:author="קלוד" w:date="2026-10-11T13:11:34Z">
        <w:r>
          <w:rPr>
            <w:rtl/>
          </w:rPr>
          <w:t xml:space="preserve">מעט,</w:t>
        </w:r>
      </w:ins>
      <w:del w:id="98358" w:author="קלוד" w:date="2026-10-11T13:11:34Z">
        <w:r w:rsidRPr="006F178A">
          <w:rPr>
            <w:rtl/>
          </w:rPr>
          <w:delText xml:space="preserve">מעט</w:delText>
        </w:r>
      </w:del>
      <w:r w:rsidRPr="006F178A">
        <w:rPr>
          <w:rtl/>
        </w:rPr>
        <w:t xml:space="preserve"> וביום הראשון יאמר וירא מלאך</w:t>
      </w:r>
      <w:r>
        <w:rPr>
          <w:rtl/>
        </w:rPr>
        <w:t xml:space="preserve"> ה'</w:t>
      </w:r>
      <w:r w:rsidRPr="006F178A">
        <w:rPr>
          <w:rStyle w:val="afffff0"/>
          <w:rtl/>
        </w:rPr>
        <w:t xml:space="preserve"> אליו </w:t>
      </w:r>
      <w:r>
        <w:rPr>
          <w:rStyle w:val="afffff0"/>
          <w:rtl/>
        </w:rPr>
        <w:t xml:space="preserve">וגו</w:t>
      </w:r>
      <w:r>
        <w:rPr>
          <w:rtl/>
        </w:rPr>
        <w:t xml:space="preserve">'</w:t>
      </w:r>
      <w:r w:rsidRPr="006F178A">
        <w:rPr>
          <w:rtl/>
        </w:rPr>
        <w:t>, ולמחר יחרוץ עוד מעט ויאמר</w:t>
      </w:r>
      <w:r w:rsidRPr="00784B8D">
        <w:rPr>
          <w:rStyle w:val="afffff0"/>
          <w:rtl/>
        </w:rPr>
        <w:t xml:space="preserve"> </w:t>
      </w:r>
      <w:r w:rsidRPr="00784B8D">
        <w:rPr>
          <w:rStyle w:val="afffff0"/>
          <w:rFonts w:hint="cs"/>
          <w:rtl/>
        </w:rPr>
        <w:t>'</w:t>
      </w:r>
      <w:ins w:id="90267" w:author="Claude - סמנטי" w:date="2026-10-11T12:28:21Z">
        <w:r>
          <w:rPr>
            <w:rStyle w:val="afffff0"/>
            <w:rtl/>
          </w:rPr>
          <w:t xml:space="preserve">וַיֹּאמֶר מֹשֶׁה אָסֻרָה נָּא וְאֶרְאֶה</w:t>
        </w:r>
      </w:ins>
      <w:del w:id="90268" w:author="Claude - סמנטי" w:date="2026-10-11T12:28:21Z">
        <w:r w:rsidRPr="00784B8D">
          <w:rPr>
            <w:rStyle w:val="afffff0"/>
            <w:rtl/>
          </w:rPr>
          <w:delText xml:space="preserve">ויאמר משה אסרה נא ואראה</w:delText>
        </w:r>
      </w:del>
      <w:r w:rsidRPr="00784B8D">
        <w:rPr>
          <w:rStyle w:val="afffff0"/>
          <w:rFonts w:hint="cs"/>
          <w:rtl/>
        </w:rPr>
        <w:t>'</w:t>
      </w:r>
      <w:r w:rsidRPr="00784B8D">
        <w:rPr>
          <w:rStyle w:val="afffff0"/>
          <w:rtl/>
        </w:rPr>
        <w:t>.</w:t>
      </w:r>
      <w:r w:rsidRPr="006F178A">
        <w:rPr>
          <w:rtl/>
        </w:rPr>
        <w:t xml:space="preserve"> ולמחר יחרוץ עוד מעט ויאמר</w:t>
      </w:r>
      <w:r w:rsidRPr="00784B8D">
        <w:rPr>
          <w:rStyle w:val="afffff0"/>
          <w:rtl/>
        </w:rPr>
        <w:t xml:space="preserve"> </w:t>
      </w:r>
      <w:r w:rsidRPr="00784B8D">
        <w:rPr>
          <w:rStyle w:val="afffff0"/>
          <w:rFonts w:hint="cs"/>
          <w:rtl/>
        </w:rPr>
        <w:t>'</w:t>
      </w:r>
      <w:ins w:id="90265" w:author="Claude - סמנטי" w:date="2026-10-11T12:28:21Z">
        <w:r>
          <w:rPr>
            <w:rStyle w:val="afffff0"/>
            <w:rtl/>
          </w:rPr>
          <w:t xml:space="preserve">וַיַּרְא ה</w:t>
        </w:r>
      </w:ins>
      <w:del w:id="90266" w:author="Claude - סמנטי" w:date="2026-10-11T12:28:21Z">
        <w:r w:rsidRPr="00784B8D">
          <w:rPr>
            <w:rStyle w:val="afffff0"/>
            <w:rtl/>
          </w:rPr>
          <w:delText xml:space="preserve">וירא </w:delText>
        </w:r>
        <w:r>
          <w:rPr>
            <w:rStyle w:val="afffff0"/>
            <w:rtl/>
          </w:rPr>
          <w:delText xml:space="preserve">ה</w:delText>
        </w:r>
      </w:del>
      <w:r>
        <w:rPr>
          <w:rStyle w:val="afffff0"/>
          <w:rtl/>
        </w:rPr>
        <w:t xml:space="preserve">'</w:t>
      </w:r>
      <w:r w:rsidRPr="00784B8D">
        <w:rPr>
          <w:rStyle w:val="afffff0"/>
          <w:rtl/>
        </w:rPr>
        <w:t xml:space="preserve"> כי סר לראות'.</w:t>
      </w:r>
    </w:p>
    <w:p w:rsidR="00E9703F" w:rsidRPr="006F178A" w:rsidRDefault="00E9703F" w:rsidP="00E9703F">
      <w:pPr>
        <w:rPr>
          <w:rtl/>
        </w:rPr>
      </w:pPr>
      <w:r w:rsidRPr="006F178A">
        <w:rPr>
          <w:rtl/>
        </w:rPr>
        <w:t>•</w:t>
      </w:r>
      <w:r w:rsidRPr="006F178A">
        <w:rPr>
          <w:rFonts w:hint="cs"/>
          <w:rtl/>
        </w:rPr>
        <w:t xml:space="preserve"> </w:t>
      </w:r>
      <w:ins w:id="98381" w:author="קלוד" w:date="2026-10-11T13:11:34Z">
        <w:r>
          <w:rPr>
            <w:rStyle w:val="2fb"/>
            <w:rtl/>
          </w:rPr>
          <w:t xml:space="preserve">ולראבד"ר:</w:t>
        </w:r>
      </w:ins>
      <w:del w:id="98382" w:author="קלוד" w:date="2026-10-11T13:11:34Z">
        <w:r w:rsidRPr="006F178A">
          <w:rPr>
            <w:rStyle w:val="2fb"/>
            <w:rtl/>
          </w:rPr>
          <w:delText xml:space="preserve">ולראבד"ר</w:delText>
        </w:r>
      </w:del>
      <w:r w:rsidRPr="006F178A">
        <w:rPr>
          <w:rtl/>
        </w:rPr>
        <w:t xml:space="preserve"> </w:t>
      </w:r>
      <w:ins w:id="98379" w:author="קלוד" w:date="2026-10-11T13:11:34Z">
        <w:r>
          <w:rPr>
            <w:rtl/>
          </w:rPr>
          <w:t xml:space="preserve">ביום</w:t>
        </w:r>
      </w:ins>
      <w:del w:id="98380" w:author="קלוד" w:date="2026-10-11T13:11:34Z">
        <w:r w:rsidRPr="006F178A">
          <w:rPr>
            <w:rtl/>
          </w:rPr>
          <w:delText xml:space="preserve">-ליו</w:delText>
        </w:r>
        <w:r w:rsidRPr="006F178A">
          <w:rPr>
            <w:rFonts w:hint="cs"/>
            <w:rtl/>
          </w:rPr>
          <w:delText xml:space="preserve">ם</w:delText>
        </w:r>
      </w:del>
      <w:r w:rsidRPr="006F178A">
        <w:rPr>
          <w:rtl/>
        </w:rPr>
        <w:t xml:space="preserve"> </w:t>
      </w:r>
      <w:ins w:id="94403" w:author="מנוע מכני" w:date="2026-10-11T12:04:39Z">
        <w:r>
          <w:rPr>
            <w:rtl/>
          </w:rPr>
          <w:t xml:space="preserve">ראשון</w:t>
        </w:r>
      </w:ins>
      <w:del w:id="94404" w:author="מנוע מכני" w:date="2026-10-11T12:04:39Z">
        <w:r w:rsidRPr="006F178A">
          <w:rPr>
            <w:rtl/>
          </w:rPr>
          <w:delText xml:space="preserve">קמא</w:delText>
        </w:r>
      </w:del>
      <w:r w:rsidRPr="006F178A">
        <w:rPr>
          <w:rtl/>
        </w:rPr>
        <w:t xml:space="preserve"> </w:t>
      </w:r>
      <w:ins w:id="98377" w:author="קלוד" w:date="2026-10-11T13:11:34Z">
        <w:r>
          <w:rPr>
            <w:rtl/>
          </w:rPr>
          <w:t xml:space="preserve">יאמר</w:t>
        </w:r>
      </w:ins>
      <w:del w:id="98378" w:author="קלוד" w:date="2026-10-11T13:11:34Z">
        <w:r w:rsidRPr="006F178A">
          <w:rPr>
            <w:rtl/>
          </w:rPr>
          <w:delText xml:space="preserve">לימא</w:delText>
        </w:r>
      </w:del>
      <w:r w:rsidRPr="006F178A">
        <w:rPr>
          <w:rtl/>
        </w:rPr>
        <w:t xml:space="preserve"> וירא מלאך</w:t>
      </w:r>
      <w:r>
        <w:rPr>
          <w:rtl/>
        </w:rPr>
        <w:t xml:space="preserve"> ה'</w:t>
      </w:r>
      <w:r w:rsidRPr="006F178A">
        <w:rPr>
          <w:rStyle w:val="afffff0"/>
          <w:rtl/>
        </w:rPr>
        <w:t xml:space="preserve"> אליו </w:t>
      </w:r>
      <w:r>
        <w:rPr>
          <w:rStyle w:val="afffff0"/>
          <w:rtl/>
        </w:rPr>
        <w:t xml:space="preserve">וגו</w:t>
      </w:r>
      <w:r>
        <w:rPr>
          <w:rtl/>
        </w:rPr>
        <w:t xml:space="preserve">'</w:t>
      </w:r>
      <w:r w:rsidRPr="006F178A">
        <w:rPr>
          <w:rtl/>
        </w:rPr>
        <w:t xml:space="preserve"> ויאמר משה </w:t>
      </w:r>
      <w:r>
        <w:rPr>
          <w:rtl/>
        </w:rPr>
        <w:t>וגו'</w:t>
      </w:r>
      <w:r w:rsidRPr="006F178A">
        <w:rPr>
          <w:rtl/>
        </w:rPr>
        <w:t xml:space="preserve">. ולמחר </w:t>
      </w:r>
      <w:ins w:id="98375" w:author="קלוד" w:date="2026-10-11T13:11:34Z">
        <w:r>
          <w:rPr>
            <w:rtl/>
          </w:rPr>
          <w:t xml:space="preserve">יאמר:</w:t>
        </w:r>
      </w:ins>
      <w:del w:id="98376" w:author="קלוד" w:date="2026-10-11T13:11:34Z">
        <w:r w:rsidRPr="006F178A">
          <w:rPr>
            <w:rtl/>
          </w:rPr>
          <w:delText xml:space="preserve">לימא:</w:delText>
        </w:r>
      </w:del>
      <w:r w:rsidRPr="006F178A">
        <w:rPr>
          <w:rtl/>
        </w:rPr>
        <w:t xml:space="preserve"> וירא</w:t>
      </w:r>
      <w:r>
        <w:rPr>
          <w:rtl/>
        </w:rPr>
        <w:t xml:space="preserve"> </w:t>
      </w:r>
      <w:r>
        <w:rPr>
          <w:rStyle w:val="afffff0"/>
          <w:rtl/>
          <w:rPrChange w:id="9031" w:author="מנוע פסוקים" w:date="2026-10-11T09:34:00Z">
            <w:rPr>
              <w:rtl/>
            </w:rPr>
          </w:rPrChange>
        </w:rPr>
        <w:t xml:space="preserve">ה'</w:t>
      </w:r>
      <w:r>
        <w:rPr>
          <w:rStyle w:val="afffff0"/>
          <w:rtl/>
          <w:rPrChange w:id="9032" w:author="מנוע פסוקים" w:date="2026-10-11T09:34:00Z">
            <w:rPr>
              <w:rtl/>
            </w:rPr>
          </w:rPrChange>
        </w:rPr>
        <w:t xml:space="preserve"> כי סר לראות</w:t>
      </w:r>
      <w:r>
        <w:rPr>
          <w:rtl/>
        </w:rPr>
        <w:t xml:space="preserve">. </w:t>
      </w:r>
      <w:ins w:id="98373" w:author="קלוד" w:date="2026-10-11T13:11:34Z">
        <w:r>
          <w:rPr>
            <w:rtl/>
          </w:rPr>
          <w:t xml:space="preserve">ולמחר:</w:t>
        </w:r>
      </w:ins>
      <w:del w:id="98374" w:author="קלוד" w:date="2026-10-11T13:11:34Z">
        <w:r>
          <w:rPr>
            <w:rtl/>
          </w:rPr>
          <w:delText xml:space="preserve">ולמחר</w:delText>
        </w:r>
      </w:del>
      <w:r>
        <w:rPr>
          <w:rtl/>
        </w:rPr>
        <w:t xml:space="preserve"> ויאמר</w:t>
      </w:r>
      <w:r>
        <w:rPr>
          <w:rtl/>
        </w:rPr>
        <w:t xml:space="preserve"> ה'</w:t>
      </w:r>
      <w:r w:rsidRPr="006F178A">
        <w:rPr>
          <w:rtl/>
        </w:rPr>
        <w:t xml:space="preserve"> אל תקרב הלום. כשיפסק ינמיך הסנה ויאמר לו שהקב"ה השרה שכינתו עליו מפני שנמוך ולא משום שגבוה </w:t>
      </w:r>
      <w:ins w:id="98371" w:author="קלוד" w:date="2026-10-11T13:11:34Z">
        <w:r>
          <w:rPr>
            <w:rtl/>
          </w:rPr>
          <w:t xml:space="preserve">-</w:t>
        </w:r>
      </w:ins>
      <w:del w:id="98372" w:author="קלוד" w:date="2026-10-11T13:11:34Z">
        <w:r w:rsidRPr="006F178A">
          <w:rPr>
            <w:rtl/>
          </w:rPr>
          <w:delText xml:space="preserve">–</w:delText>
        </w:r>
      </w:del>
      <w:r w:rsidRPr="006F178A">
        <w:rPr>
          <w:rtl/>
        </w:rPr>
        <w:t xml:space="preserve"> וכמו שהאש </w:t>
      </w:r>
      <w:ins w:id="98369" w:author="קלוד" w:date="2026-10-11T13:11:34Z">
        <w:r>
          <w:rPr>
            <w:rtl/>
          </w:rPr>
          <w:t xml:space="preserve">ראתה</w:t>
        </w:r>
      </w:ins>
      <w:del w:id="98370" w:author="קלוד" w:date="2026-10-11T13:11:34Z">
        <w:r w:rsidRPr="006F178A">
          <w:rPr>
            <w:rtl/>
          </w:rPr>
          <w:delText xml:space="preserve">שראתה</w:delText>
        </w:r>
      </w:del>
      <w:r w:rsidRPr="006F178A">
        <w:rPr>
          <w:rtl/>
        </w:rPr>
        <w:t xml:space="preserve"> </w:t>
      </w:r>
      <w:ins w:id="98367" w:author="קלוד" w:date="2026-10-11T13:11:34Z">
        <w:r>
          <w:rPr>
            <w:rtl/>
          </w:rPr>
          <w:t xml:space="preserve">את חנניה</w:t>
        </w:r>
      </w:ins>
      <w:del w:id="98368" w:author="קלוד" w:date="2026-10-11T13:11:34Z">
        <w:r w:rsidRPr="006F178A">
          <w:rPr>
            <w:rtl/>
          </w:rPr>
          <w:delText xml:space="preserve">לחנניה</w:delText>
        </w:r>
      </w:del>
      <w:r w:rsidRPr="006F178A">
        <w:rPr>
          <w:rtl/>
        </w:rPr>
        <w:t xml:space="preserve"> מישאל ועזריה וברחה </w:t>
      </w:r>
      <w:ins w:id="98365" w:author="קלוד" w:date="2026-10-11T13:11:34Z">
        <w:r>
          <w:rPr>
            <w:rtl/>
          </w:rPr>
          <w:t xml:space="preserve">מהם,</w:t>
        </w:r>
      </w:ins>
      <w:del w:id="98366" w:author="קלוד" w:date="2026-10-11T13:11:34Z">
        <w:r w:rsidRPr="006F178A">
          <w:rPr>
            <w:rtl/>
          </w:rPr>
          <w:delText xml:space="preserve">מהם</w:delText>
        </w:r>
      </w:del>
      <w:r w:rsidRPr="006F178A">
        <w:rPr>
          <w:rtl/>
        </w:rPr>
        <w:t xml:space="preserve"> כן תראי החולי </w:t>
      </w:r>
      <w:ins w:id="98363" w:author="קלוד" w:date="2026-10-11T13:11:34Z">
        <w:r>
          <w:rPr>
            <w:rtl/>
          </w:rPr>
          <w:t xml:space="preserve">את פב"פ</w:t>
        </w:r>
      </w:ins>
      <w:del w:id="98364" w:author="קלוד" w:date="2026-10-11T13:11:34Z">
        <w:r w:rsidRPr="006F178A">
          <w:rPr>
            <w:rtl/>
          </w:rPr>
          <w:delText xml:space="preserve">לפב"פ</w:delText>
        </w:r>
      </w:del>
      <w:r w:rsidRPr="006F178A">
        <w:rPr>
          <w:rtl/>
        </w:rPr>
        <w:t xml:space="preserve"> ותברחי מפניו.</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לסימטא [שחין] </w:t>
      </w:r>
      <w:ins w:id="98383" w:author="קלוד" w:date="2026-10-11T13:11:34Z">
        <w:r>
          <w:rPr>
            <w:rtl/>
          </w:rPr>
          <w:t xml:space="preserve">יאמר</w:t>
        </w:r>
      </w:ins>
      <w:del w:id="98384" w:author="קלוד" w:date="2026-10-11T13:11:34Z">
        <w:r w:rsidRPr="006F178A">
          <w:rPr>
            <w:rtl/>
          </w:rPr>
          <w:delText xml:space="preserve">לימא</w:delText>
        </w:r>
      </w:del>
      <w:r w:rsidRPr="006F178A">
        <w:rPr>
          <w:rtl/>
        </w:rPr>
        <w:t xml:space="preserve"> </w:t>
      </w:r>
      <w:ins w:id="92861" w:author="מנוע מכני" w:date="2026-10-11T12:04:39Z">
        <w:r>
          <w:rPr>
            <w:rtl/>
          </w:rPr>
          <w:t xml:space="preserve">כך</w:t>
        </w:r>
      </w:ins>
      <w:del w:id="92862" w:author="מנוע מכני" w:date="2026-10-11T12:04:39Z">
        <w:r w:rsidRPr="006F178A">
          <w:rPr>
            <w:rtl/>
          </w:rPr>
          <w:delText xml:space="preserve">הכי</w:delText>
        </w:r>
      </w:del>
      <w:r w:rsidRPr="006F178A">
        <w:rPr>
          <w:rtl/>
        </w:rPr>
        <w:t xml:space="preserve">: בז בזייה מס מסייא כס כסייה, שרלאי ואמרלאי, אלין מלאכי דאישתלחו מארעא דסדום ולאסאה שחינא כאיבין, בזך בזיך בזבזיך מסמסיך, כמון כמיך, עיניך ביך עינך ביך, אתריך בך, זרעיך כקלוט וכפרדה דלא פרה ולא רביא, כך </w:t>
      </w:r>
      <w:r w:rsidRPr="006F178A">
        <w:rPr>
          <w:rtl/>
        </w:rPr>
        <w:t xml:space="preserve">לא</w:t>
      </w:r>
      <w:r w:rsidRPr="006F178A">
        <w:rPr>
          <w:rtl/>
        </w:rPr>
        <w:t xml:space="preserve"> תפרה ולא תרבה בגופיה דפלוני בר פלונית.</w:t>
      </w:r>
    </w:p>
    <w:p w:rsidR="00E9703F" w:rsidRPr="00B3644D" w:rsidRDefault="00E9703F" w:rsidP="00E9703F">
      <w:pPr>
        <w:rPr>
          <w:spacing w:val="-4"/>
          <w:rtl/>
        </w:rPr>
      </w:pPr>
      <w:r w:rsidRPr="00B3644D">
        <w:rPr>
          <w:spacing w:val="-4"/>
          <w:rtl/>
        </w:rPr>
        <w:t>•</w:t>
      </w:r>
      <w:r w:rsidRPr="00B3644D">
        <w:rPr>
          <w:rFonts w:hint="cs"/>
          <w:spacing w:val="-4"/>
          <w:rtl/>
        </w:rPr>
        <w:t xml:space="preserve"> </w:t>
      </w:r>
      <w:r w:rsidRPr="00B3644D">
        <w:rPr>
          <w:spacing w:val="-4"/>
          <w:rtl/>
        </w:rPr>
        <w:t xml:space="preserve">לכיפה [אבעבועות או שד] </w:t>
      </w:r>
      <w:ins w:id="98385" w:author="קלוד" w:date="2026-10-11T13:11:34Z">
        <w:r>
          <w:rPr>
            <w:spacing w:val="-4"/>
            <w:rtl/>
          </w:rPr>
          <w:t xml:space="preserve">יאמר</w:t>
        </w:r>
      </w:ins>
      <w:del w:id="98386" w:author="קלוד" w:date="2026-10-11T13:11:34Z">
        <w:r w:rsidRPr="00B3644D">
          <w:rPr>
            <w:spacing w:val="-4"/>
            <w:rtl/>
          </w:rPr>
          <w:delText xml:space="preserve">לימא</w:delText>
        </w:r>
      </w:del>
      <w:r w:rsidRPr="00B3644D">
        <w:rPr>
          <w:spacing w:val="-4"/>
          <w:rtl/>
        </w:rPr>
        <w:t xml:space="preserve"> </w:t>
      </w:r>
      <w:ins w:id="92863" w:author="מנוע מכני" w:date="2026-10-11T12:04:39Z">
        <w:r>
          <w:rPr>
            <w:spacing w:val="-4"/>
            <w:rtl/>
          </w:rPr>
          <w:t xml:space="preserve">כך</w:t>
        </w:r>
      </w:ins>
      <w:del w:id="92864" w:author="מנוע מכני" w:date="2026-10-11T12:04:39Z">
        <w:r w:rsidRPr="00B3644D">
          <w:rPr>
            <w:spacing w:val="-4"/>
            <w:rtl/>
          </w:rPr>
          <w:delText xml:space="preserve">הכי</w:delText>
        </w:r>
      </w:del>
      <w:r w:rsidRPr="00B3644D">
        <w:rPr>
          <w:spacing w:val="-4"/>
          <w:rtl/>
        </w:rPr>
        <w:t xml:space="preserve">: חרב שלופה וקלע נטושה. </w:t>
      </w:r>
      <w:r w:rsidRPr="00B3644D">
        <w:rPr>
          <w:spacing w:val="-4"/>
          <w:rtl/>
        </w:rPr>
        <w:t xml:space="preserve">לא</w:t>
      </w:r>
      <w:r w:rsidRPr="00B3644D">
        <w:rPr>
          <w:spacing w:val="-4"/>
          <w:rtl/>
        </w:rPr>
        <w:t xml:space="preserve"> שמיה יוכב חולין מכאובין.</w:t>
      </w:r>
    </w:p>
    <w:p w:rsidR="00E9703F" w:rsidRPr="006F178A" w:rsidRDefault="00E9703F" w:rsidP="00E9703F">
      <w:pPr>
        <w:rPr>
          <w:rtl/>
        </w:rPr>
      </w:pPr>
      <w:r w:rsidRPr="006F178A">
        <w:rPr>
          <w:rtl/>
        </w:rPr>
        <w:t>•</w:t>
      </w:r>
      <w:r w:rsidRPr="006F178A">
        <w:rPr>
          <w:rFonts w:hint="cs"/>
          <w:rtl/>
        </w:rPr>
        <w:t xml:space="preserve"> </w:t>
      </w:r>
      <w:ins w:id="98389" w:author="קלוד" w:date="2026-10-11T13:11:34Z">
        <w:r>
          <w:rPr>
            <w:rtl/>
          </w:rPr>
          <w:t xml:space="preserve">לשד</w:t>
        </w:r>
      </w:ins>
      <w:del w:id="98390" w:author="קלוד" w:date="2026-10-11T13:11:34Z">
        <w:r w:rsidRPr="006F178A">
          <w:rPr>
            <w:rtl/>
          </w:rPr>
          <w:delText xml:space="preserve">לשידא</w:delText>
        </w:r>
      </w:del>
      <w:r w:rsidRPr="006F178A">
        <w:rPr>
          <w:rtl/>
        </w:rPr>
        <w:t xml:space="preserve"> </w:t>
      </w:r>
      <w:ins w:id="98387" w:author="קלוד" w:date="2026-10-11T13:11:34Z">
        <w:r>
          <w:rPr>
            <w:rtl/>
          </w:rPr>
          <w:t xml:space="preserve">יאמר</w:t>
        </w:r>
      </w:ins>
      <w:del w:id="98388" w:author="קלוד" w:date="2026-10-11T13:11:34Z">
        <w:r w:rsidRPr="006F178A">
          <w:rPr>
            <w:rtl/>
          </w:rPr>
          <w:delText xml:space="preserve">לימא</w:delText>
        </w:r>
      </w:del>
      <w:r w:rsidRPr="006F178A">
        <w:rPr>
          <w:rtl/>
        </w:rPr>
        <w:t xml:space="preserve"> </w:t>
      </w:r>
      <w:ins w:id="92865" w:author="מנוע מכני" w:date="2026-10-11T12:04:39Z">
        <w:r>
          <w:rPr>
            <w:rtl/>
          </w:rPr>
          <w:t xml:space="preserve">כך</w:t>
        </w:r>
      </w:ins>
      <w:del w:id="92866" w:author="מנוע מכני" w:date="2026-10-11T12:04:39Z">
        <w:r w:rsidRPr="006F178A">
          <w:rPr>
            <w:rtl/>
          </w:rPr>
          <w:delText xml:space="preserve">הכי</w:delText>
        </w:r>
      </w:del>
      <w:r w:rsidRPr="006F178A">
        <w:rPr>
          <w:rtl/>
        </w:rPr>
        <w:t xml:space="preserve">: הוית דפקיק דפקיק הוית, ליטא תבור ומשומת, בר טיט בר טמא בר טינא, כשמגז מריגז ואיסטמאי.</w:t>
      </w:r>
    </w:p>
    <w:p w:rsidR="00E9703F" w:rsidRPr="006F178A" w:rsidRDefault="00E9703F" w:rsidP="00E9703F">
      <w:pPr>
        <w:rPr>
          <w:rtl/>
        </w:rPr>
      </w:pPr>
      <w:r w:rsidRPr="006F178A">
        <w:rPr>
          <w:rtl/>
        </w:rPr>
        <w:t>•</w:t>
      </w:r>
      <w:r w:rsidRPr="006F178A">
        <w:rPr>
          <w:rFonts w:hint="cs"/>
          <w:rtl/>
        </w:rPr>
        <w:t xml:space="preserve"> </w:t>
      </w:r>
      <w:ins w:id="98395" w:author="קלוד" w:date="2026-10-11T13:11:34Z">
        <w:r>
          <w:rPr>
            <w:rtl/>
          </w:rPr>
          <w:t xml:space="preserve">לשד</w:t>
        </w:r>
      </w:ins>
      <w:del w:id="98396" w:author="קלוד" w:date="2026-10-11T13:11:34Z">
        <w:r w:rsidRPr="006F178A">
          <w:rPr>
            <w:rtl/>
          </w:rPr>
          <w:delText xml:space="preserve">לשידא</w:delText>
        </w:r>
      </w:del>
      <w:r w:rsidRPr="006F178A">
        <w:rPr>
          <w:rtl/>
        </w:rPr>
        <w:t xml:space="preserve"> </w:t>
      </w:r>
      <w:ins w:id="98393" w:author="קלוד" w:date="2026-10-11T13:11:34Z">
        <w:r>
          <w:rPr>
            <w:rtl/>
          </w:rPr>
          <w:t xml:space="preserve">של בית</w:t>
        </w:r>
      </w:ins>
      <w:del w:id="98394" w:author="קלוד" w:date="2026-10-11T13:11:34Z">
        <w:r w:rsidRPr="006F178A">
          <w:rPr>
            <w:rtl/>
          </w:rPr>
          <w:delText xml:space="preserve">דבית</w:delText>
        </w:r>
      </w:del>
      <w:r w:rsidRPr="006F178A">
        <w:rPr>
          <w:rtl/>
        </w:rPr>
        <w:t xml:space="preserve"> הכסא </w:t>
      </w:r>
      <w:ins w:id="98391" w:author="קלוד" w:date="2026-10-11T13:11:34Z">
        <w:r>
          <w:rPr>
            <w:rtl/>
          </w:rPr>
          <w:t xml:space="preserve">יאמר</w:t>
        </w:r>
      </w:ins>
      <w:del w:id="98392" w:author="קלוד" w:date="2026-10-11T13:11:34Z">
        <w:r w:rsidRPr="006F178A">
          <w:rPr>
            <w:rtl/>
          </w:rPr>
          <w:delText xml:space="preserve">לימא</w:delText>
        </w:r>
      </w:del>
      <w:r w:rsidRPr="006F178A">
        <w:rPr>
          <w:rtl/>
        </w:rPr>
        <w:t xml:space="preserve"> </w:t>
      </w:r>
      <w:ins w:id="92867" w:author="מנוע מכני" w:date="2026-10-11T12:04:39Z">
        <w:r>
          <w:rPr>
            <w:rtl/>
          </w:rPr>
          <w:t xml:space="preserve">כך</w:t>
        </w:r>
      </w:ins>
      <w:del w:id="92868" w:author="מנוע מכני" w:date="2026-10-11T12:04:39Z">
        <w:r w:rsidRPr="006F178A">
          <w:rPr>
            <w:rtl/>
          </w:rPr>
          <w:delText xml:space="preserve">הכי</w:delText>
        </w:r>
      </w:del>
      <w:r w:rsidRPr="006F178A">
        <w:rPr>
          <w:rtl/>
        </w:rPr>
        <w:t xml:space="preserve">: בראש ארי ובחוטם לביאה נמצא השד בר שיריקא פנדא, בערוגת כרשים הפלתיו, ובלחי של חמור הלקיתיו.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25" w:author="קלוד" w:date="2026-10-11T12:33:55Z"/>
        </w:rPr>
      </w:pPr>
      <w:ins w:id="90826" w:author="קלוד" w:date="2026-10-11T12:33:55Z">
        <w:r>
          <w:rPr>
            <w:color w:val="7B3F00"/>
          </w:rPr>
          <w:t xml:space="preserve">בני מלכים בזוגין - כל ישראל בני מלכים</w:t>
        </w:r>
      </w:ins>
    </w:p>
    <w:p w:rsidR="00E9703F" w:rsidRPr="006F178A" w:rsidRDefault="00E9703F" w:rsidP="00E9703F">
      <w:pPr>
        <w:rPr>
          <w:rtl/>
        </w:rPr>
      </w:pPr>
      <w:r w:rsidRPr="006F178A">
        <w:rPr>
          <w:rStyle w:val="afffe"/>
          <w:rFonts w:ascii="Fb Fontext" w:hAnsi="Fb Fontext"/>
          <w:rtl/>
        </w:rPr>
        <w:t xml:space="preserve">ובני מלכים </w:t>
      </w:r>
      <w:ins w:id="98399" w:author="קלוד" w:date="2026-10-11T13:11:34Z">
        <w:r>
          <w:rPr>
            <w:rStyle w:val="afffe"/>
            <w:rFonts w:ascii="Fb Fontext" w:hAnsi="Fb Fontext"/>
            <w:rtl/>
          </w:rPr>
          <w:t xml:space="preserve">בזגין</w:t>
        </w:r>
      </w:ins>
      <w:del w:id="98400" w:author="קלוד" w:date="2026-10-11T13:11:34Z">
        <w:r w:rsidRPr="006F178A">
          <w:rPr>
            <w:rStyle w:val="afffe"/>
            <w:rFonts w:ascii="Fb Fontext" w:hAnsi="Fb Fontext"/>
            <w:rtl/>
          </w:rPr>
          <w:delText xml:space="preserve">בזגין.</w:delText>
        </w:r>
      </w:del>
      <w:r w:rsidRPr="006F178A">
        <w:rPr>
          <w:rStyle w:val="afffe"/>
          <w:rFonts w:ascii="Fb Fontext" w:hAnsi="Fb Fontext"/>
          <w:rtl/>
        </w:rPr>
        <w:t xml:space="preserve"> </w:t>
      </w:r>
      <w:r w:rsidRPr="006F178A">
        <w:rPr>
          <w:rFonts w:ascii="Fb Fontext" w:hAnsi="Fb Fontext" w:hint="cs"/>
          <w:b/>
          <w:bCs/>
          <w:rtl/>
        </w:rPr>
        <w:t xml:space="preserve">- </w:t>
      </w:r>
      <w:r w:rsidRPr="006F178A">
        <w:rPr>
          <w:rStyle w:val="2fb"/>
          <w:rFonts w:ascii="Fb Fontext" w:hAnsi="Fb Fontext"/>
          <w:b/>
          <w:bCs/>
          <w:rtl/>
        </w:rPr>
        <w:t xml:space="preserve">ר"ש</w:t>
      </w:r>
      <w:r w:rsidRPr="006F178A">
        <w:rPr>
          <w:rFonts w:ascii="Fb Fontext" w:hAnsi="Fb Fontext"/>
          <w:b/>
          <w:bCs/>
          <w:rtl/>
        </w:rPr>
        <w:t xml:space="preserve"> </w:t>
      </w:r>
      <w:ins w:id="98397" w:author="קלוד" w:date="2026-10-11T13:11:34Z">
        <w:r>
          <w:rPr>
            <w:rFonts w:ascii="Fb Fontext" w:hAnsi="Fb Fontext"/>
            <w:b/>
            <w:bCs/>
            <w:rtl/>
          </w:rPr>
          <w:t xml:space="preserve">היא, שאמר:</w:t>
        </w:r>
      </w:ins>
      <w:del w:id="98398" w:author="קלוד" w:date="2026-10-11T13:11:34Z">
        <w:r w:rsidRPr="006F178A">
          <w:rPr>
            <w:rFonts w:ascii="Fb Fontext" w:hAnsi="Fb Fontext"/>
            <w:b/>
            <w:bCs/>
            <w:rtl/>
          </w:rPr>
          <w:delText xml:space="preserve">דאמר:</w:delText>
        </w:r>
      </w:del>
      <w:r w:rsidRPr="006F178A">
        <w:rPr>
          <w:rFonts w:ascii="Fb Fontext" w:hAnsi="Fb Fontext"/>
          <w:b/>
          <w:bCs/>
          <w:rtl/>
        </w:rPr>
        <w:t xml:space="preserve"> כל ישראל בני מלכים הם.</w:t>
      </w:r>
    </w:p>
    <w:p>
      <w:pPr>
        <w:pStyle w:val="38"/>
        <w:rPr>
          <w:ins w:id="97658" w:author="מנוע מכני" w:date="2026-10-11T12:04:39Z"/>
        </w:rPr>
      </w:pPr>
      <w:r w:rsidRPr="00792286">
        <w:t>רבא</w:t>
      </w:r>
      <w:r w:rsidRPr="006F178A">
        <w:t xml:space="preserve">:</w:t>
      </w:r>
    </w:p>
    <w:p w:rsidR="00E9703F" w:rsidRPr="009757B9" w:rsidRDefault="00E9703F" w:rsidP="00E9703F">
      <w:pPr>
        <w:rPr>
          <w:rFonts w:cs="Guttman Vilna"/>
          <w:b/>
          <w:bCs/>
          <w:rtl/>
        </w:rPr>
      </w:pPr>
      <w:del w:id="97659" w:author="מנוע מכני" w:date="2026-10-11T12:04:39Z">
        <w:r w:rsidRPr="006F178A">
          <w:rPr>
            <w:rtl/>
          </w:rPr>
          <w:delText xml:space="preserve"> </w:delText>
        </w:r>
      </w:del>
      <w:r w:rsidRPr="006F178A">
        <w:rPr>
          <w:rtl/>
        </w:rPr>
        <w:t xml:space="preserve">באריג בכסותו, ו</w:t>
      </w:r>
      <w:r w:rsidRPr="0086545C">
        <w:rPr>
          <w:b/>
          <w:bCs/>
          <w:rtl/>
        </w:rPr>
        <w:t>דברי הכל</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95" w:author="קלוד" w:date="2026-10-11T09:07:15Z"/>
        </w:rPr>
      </w:pPr>
      <w:ins w:id="20494" w:author="קלוד" w:date="2026-10-11T09:07:15Z">
        <w:r>
          <w:t xml:space="preserve">משנה י</w:t>
        </w:r>
      </w:ins>
    </w:p>
    <w:p w:rsidR="00E9703F" w:rsidRPr="009757B9" w:rsidRDefault="00E9703F" w:rsidP="00E9703F">
      <w:pPr>
        <w:pStyle w:val="afff9"/>
        <w:rPr>
          <w:del w:id="20209" w:author="קלוד" w:date="2026-10-11T09:07:15Z"/>
          <w:b/>
          <w:rtl/>
        </w:rPr>
      </w:pPr>
      <w:del w:id="20208" w:author="קלוד" w:date="2026-10-11T09:07:15Z">
        <w:r w:rsidRPr="009757B9">
          <w:rPr>
            <w:b/>
            <w:sz w:val="20"/>
            <w:rtl/>
          </w:rPr>
          <w:delText xml:space="preserve">משנה.</w:delText>
        </w:r>
      </w:del>
    </w:p>
    <w:p w:rsidR="00E9703F" w:rsidRPr="00497DD7" w:rsidRDefault="00E9703F" w:rsidP="00E9703F">
      <w:pPr>
        <w:pStyle w:val="afff9"/>
        <w:spacing w:before="120"/>
        <w:rPr>
          <w:spacing w:val="4"/>
          <w:rtl/>
        </w:rPr>
        <w:pPrChange w:id="90037" w:author="קלוד" w:date="2026-10-11T12:09:42Z">
          <w:pPr>
            <w:pStyle w:val="afff9"/>
          </w:pPr>
        </w:pPrChange>
      </w:pPr>
      <w:r>
        <w:rPr>
          <w:spacing w:val="4"/>
          <w:rtl/>
        </w:rPr>
        <w:t xml:space="preserve">יוצאין בביצת החרגול, ובשן שועל, ובמסמר מן הצלוב משום רפואה, דברי </w:t>
      </w:r>
      <w:r>
        <w:rPr>
          <w:rStyle w:val="TanaimMishna"/>
          <w:spacing w:val="4"/>
          <w:rtl/>
          <w:rPrChange w:id="20028" w:author="קלוד" w:date="2026-10-11T09:07:15Z">
            <w:rPr>
              <w:spacing w:val="4"/>
              <w:rtl/>
            </w:rPr>
          </w:rPrChange>
        </w:rPr>
        <w:t xml:space="preserve">רבי מאיר</w:t>
      </w:r>
      <w:r>
        <w:rPr>
          <w:spacing w:val="4"/>
          <w:rtl/>
        </w:rPr>
        <w:t xml:space="preserve">.</w:t>
      </w:r>
    </w:p>
    <w:p w:rsidR="00E9703F" w:rsidRPr="009757B9" w:rsidRDefault="00E9703F" w:rsidP="00E9703F">
      <w:pPr>
        <w:pStyle w:val="afff9"/>
        <w:rPr>
          <w:b/>
          <w:rtl/>
        </w:rPr>
      </w:pPr>
      <w:r>
        <w:rPr>
          <w:b/>
          <w:rtl/>
          <w:rPrChange w:id="40163" w:author="Claude" w:date="2026-10-11T09:07:39Z">
            <w:rPr>
              <w:b/>
              <w:sz w:val="20"/>
              <w:rtl/>
            </w:rPr>
          </w:rPrChange>
        </w:rPr>
        <w:t xml:space="preserve">ו</w:t>
      </w:r>
      <w:r>
        <w:rPr>
          <w:rStyle w:val="TanaimMishna"/>
          <w:b/>
          <w:rtl/>
          <w:rPrChange w:id="20029" w:author="קלוד" w:date="2026-10-11T09:07:15Z">
            <w:rPr>
              <w:b/>
              <w:sz w:val="20"/>
              <w:rtl/>
            </w:rPr>
          </w:rPrChange>
        </w:rPr>
        <w:t xml:space="preserve">חכמים</w:t>
      </w:r>
      <w:r>
        <w:rPr>
          <w:b/>
          <w:rtl/>
          <w:rPrChange w:id="40164" w:author="Claude" w:date="2026-10-11T09:07:39Z">
            <w:rPr>
              <w:b/>
              <w:sz w:val="20"/>
              <w:rtl/>
            </w:rPr>
          </w:rPrChange>
        </w:rPr>
        <w:t xml:space="preserve"> אוסרין אף בחול משום דרכי האמורי.</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823" w:author="קלוד" w:date="2026-10-11T12:33:55Z"/>
        </w:rPr>
      </w:pPr>
      <w:ins w:id="90824" w:author="קלוד" w:date="2026-10-11T12:33:55Z">
        <w:r>
          <w:rPr>
            <w:color w:val="7B3F00"/>
          </w:rPr>
          <w:t xml:space="preserve">ביצת חרגול, שן שועל ומסמר הצלוב - לאיזה צורך</w:t>
        </w:r>
      </w:ins>
    </w:p>
    <w:p w:rsidR="00E9703F" w:rsidRDefault="00E9703F" w:rsidP="00E9703F">
      <w:pPr>
        <w:rPr>
          <w:rFonts w:ascii="Fb Fontext" w:hAnsi="Fb Fontext"/>
          <w:rtl/>
        </w:rPr>
      </w:pPr>
      <w:r w:rsidRPr="006F178A">
        <w:rPr>
          <w:rStyle w:val="afffe"/>
          <w:rFonts w:ascii="Fb Fontext" w:hAnsi="Fb Fontext"/>
          <w:rtl/>
        </w:rPr>
        <w:t>יוצאין בביצת החרגול</w:t>
      </w:r>
      <w:r w:rsidRPr="006F178A">
        <w:rPr>
          <w:rFonts w:ascii="Fb Fontext" w:hAnsi="Fb Fontext"/>
          <w:rtl/>
        </w:rPr>
        <w:t xml:space="preserve"> </w:t>
      </w:r>
      <w:ins w:id="98401" w:author="קלוד" w:date="2026-10-11T13:11:34Z">
        <w:r>
          <w:rPr>
            <w:rFonts w:ascii="Fb Fontext" w:hAnsi="Fb Fontext"/>
            <w:rtl/>
          </w:rPr>
          <w:t xml:space="preserve">-</w:t>
        </w:r>
      </w:ins>
      <w:del w:id="98402" w:author="קלוד" w:date="2026-10-11T13:11:34Z">
        <w:r w:rsidRPr="006F178A">
          <w:rPr>
            <w:rFonts w:ascii="Fb Fontext" w:hAnsi="Fb Fontext"/>
            <w:rtl/>
          </w:rPr>
          <w:delText xml:space="preserve">–</w:delText>
        </w:r>
      </w:del>
      <w:r w:rsidRPr="006F178A">
        <w:rPr>
          <w:rFonts w:ascii="Fb Fontext" w:hAnsi="Fb Fontext"/>
          <w:rtl/>
        </w:rPr>
        <w:t xml:space="preserve"> לכאבי אוזן,</w:t>
      </w:r>
    </w:p>
    <w:p w:rsidR="00E9703F" w:rsidRPr="006F178A" w:rsidRDefault="00E9703F" w:rsidP="00E9703F">
      <w:pPr>
        <w:rPr>
          <w:rtl/>
        </w:rPr>
      </w:pPr>
      <w:r w:rsidRPr="006F178A">
        <w:rPr>
          <w:rStyle w:val="afffe"/>
          <w:rFonts w:ascii="Fb Fontext" w:hAnsi="Fb Fontext"/>
          <w:rtl/>
        </w:rPr>
        <w:t>ובשן של שועל</w:t>
      </w:r>
      <w:r w:rsidRPr="006F178A">
        <w:rPr>
          <w:rtl/>
        </w:rPr>
        <w:t xml:space="preserve"> - </w:t>
      </w:r>
      <w:ins w:id="98413" w:author="קלוד" w:date="2026-10-11T13:11:34Z">
        <w:r>
          <w:rPr>
            <w:rtl/>
          </w:rPr>
          <w:t xml:space="preserve">לשינה:</w:t>
        </w:r>
      </w:ins>
      <w:del w:id="98414" w:author="קלוד" w:date="2026-10-11T13:11:34Z">
        <w:r w:rsidRPr="006F178A">
          <w:rPr>
            <w:rtl/>
          </w:rPr>
          <w:delText xml:space="preserve">לשינה,</w:delText>
        </w:r>
      </w:del>
      <w:r w:rsidRPr="006F178A">
        <w:rPr>
          <w:rtl/>
        </w:rPr>
        <w:t xml:space="preserve"> </w:t>
      </w:r>
      <w:ins w:id="98411" w:author="קלוד" w:date="2026-10-11T13:11:34Z">
        <w:r>
          <w:rPr>
            <w:rtl/>
          </w:rPr>
          <w:t xml:space="preserve">של </w:t>
        </w:r>
        <w:r>
          <w:rPr>
            <w:rStyle w:val="afffffe"/>
            <w:rtl/>
          </w:rPr>
          <w:t xml:space="preserve">שועל</w:t>
        </w:r>
        <w:r>
          <w:rPr>
            <w:rtl/>
          </w:rPr>
          <w:t xml:space="preserve"> חי</w:t>
        </w:r>
      </w:ins>
      <w:del w:id="98412" w:author="קלוד" w:date="2026-10-11T13:11:34Z">
        <w:r w:rsidRPr="006F178A">
          <w:rPr>
            <w:rtl/>
          </w:rPr>
          <w:delText xml:space="preserve">דחייא</w:delText>
        </w:r>
      </w:del>
      <w:r w:rsidRPr="006F178A">
        <w:rPr>
          <w:rtl/>
        </w:rPr>
        <w:t xml:space="preserve"> - להעירו, </w:t>
      </w:r>
      <w:ins w:id="98409" w:author="קלוד" w:date="2026-10-11T13:11:34Z">
        <w:r>
          <w:rPr>
            <w:rtl/>
          </w:rPr>
          <w:t xml:space="preserve">של</w:t>
        </w:r>
      </w:ins>
      <w:del w:id="98410" w:author="קלוד" w:date="2026-10-11T13:11:34Z">
        <w:r w:rsidRPr="006F178A">
          <w:rPr>
            <w:rtl/>
          </w:rPr>
          <w:delText xml:space="preserve">דמיתא</w:delText>
        </w:r>
      </w:del>
      <w:r w:rsidRPr="006F178A">
        <w:rPr>
          <w:rtl/>
        </w:rPr>
        <w:t xml:space="preserve"> </w:t>
      </w:r>
      <w:ins w:id="98407" w:author="קלוד" w:date="2026-10-11T13:11:34Z">
        <w:r>
          <w:rPr>
            <w:rtl/>
          </w:rPr>
          <w:t xml:space="preserve">מת</w:t>
        </w:r>
      </w:ins>
      <w:del w:id="98408" w:author="קלוד" w:date="2026-10-11T13:11:34Z">
        <w:r w:rsidRPr="006F178A">
          <w:rPr>
            <w:rtl/>
          </w:rPr>
          <w:delText xml:space="preserve">–</w:delText>
        </w:r>
      </w:del>
      <w:r w:rsidRPr="006F178A">
        <w:rPr>
          <w:rtl/>
        </w:rPr>
        <w:t xml:space="preserve"> </w:t>
      </w:r>
      <w:ins w:id="98405" w:author="קלוד" w:date="2026-10-11T13:11:34Z">
        <w:r>
          <w:rPr>
            <w:rtl/>
          </w:rPr>
          <w:t xml:space="preserve">-</w:t>
        </w:r>
      </w:ins>
      <w:del w:id="98406" w:author="קלוד" w:date="2026-10-11T13:11:34Z">
        <w:r w:rsidRPr="006F178A">
          <w:rPr>
            <w:rtl/>
          </w:rPr>
          <w:delText xml:space="preserve">לדלא</w:delText>
        </w:r>
      </w:del>
      <w:r w:rsidRPr="006F178A">
        <w:rPr>
          <w:rtl/>
        </w:rPr>
        <w:t xml:space="preserve"> </w:t>
      </w:r>
      <w:ins w:id="98403" w:author="קלוד" w:date="2026-10-11T13:11:34Z">
        <w:r>
          <w:rPr>
            <w:rtl/>
          </w:rPr>
          <w:t xml:space="preserve">למי שאינו ישן.</w:t>
        </w:r>
      </w:ins>
      <w:del w:id="98404" w:author="קלוד" w:date="2026-10-11T13:11:34Z">
        <w:r w:rsidRPr="006F178A">
          <w:rPr>
            <w:rtl/>
          </w:rPr>
          <w:delText xml:space="preserve">ניים.</w:delText>
        </w:r>
      </w:del>
    </w:p>
    <w:p w:rsidR="00E9703F" w:rsidRPr="006F178A" w:rsidRDefault="00E9703F" w:rsidP="00E9703F">
      <w:pPr>
        <w:rPr>
          <w:rtl/>
        </w:rPr>
      </w:pPr>
      <w:r w:rsidRPr="006F178A">
        <w:rPr>
          <w:rStyle w:val="afffe"/>
          <w:rFonts w:ascii="Fb Fontext" w:hAnsi="Fb Fontext"/>
          <w:rtl/>
        </w:rPr>
        <w:t>ובמסמר מן הצלוב</w:t>
      </w:r>
      <w:r w:rsidRPr="006F178A">
        <w:rPr>
          <w:rtl/>
        </w:rPr>
        <w:t xml:space="preserve"> </w:t>
      </w:r>
      <w:ins w:id="98415" w:author="קלוד" w:date="2026-10-11T13:11:34Z">
        <w:r>
          <w:rPr>
            <w:rtl/>
          </w:rPr>
          <w:t xml:space="preserve">-</w:t>
        </w:r>
      </w:ins>
      <w:del w:id="98416" w:author="קלוד" w:date="2026-10-11T13:11:34Z">
        <w:r w:rsidRPr="006F178A">
          <w:rPr>
            <w:rtl/>
          </w:rPr>
          <w:delText xml:space="preserve">–</w:delText>
        </w:r>
      </w:del>
      <w:r w:rsidRPr="006F178A">
        <w:rPr>
          <w:rtl/>
        </w:rPr>
        <w:t xml:space="preserve"> לנפיחות ממכה.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21" w:author="קלוד" w:date="2026-10-11T12:33:55Z"/>
        </w:rPr>
      </w:pPr>
      <w:ins w:id="90822" w:author="קלוד" w:date="2026-10-11T12:33:55Z">
        <w:r>
          <w:rPr>
            <w:color w:val="7B3F00"/>
          </w:rPr>
          <w:t xml:space="preserve">רפואה - אין בה משום דרכי האמורי</w:t>
        </w:r>
      </w:ins>
    </w:p>
    <w:p w:rsidR="00E9703F" w:rsidRPr="006F178A" w:rsidRDefault="00E9703F" w:rsidP="00E9703F">
      <w:pPr>
        <w:rPr>
          <w:rtl/>
        </w:rPr>
      </w:pPr>
      <w:r w:rsidRPr="006F178A">
        <w:rPr>
          <w:rFonts w:ascii="Fb Fontext" w:hAnsi="Fb Fontext" w:hint="cs"/>
          <w:rtl/>
        </w:rPr>
        <w:t>ל</w:t>
      </w:r>
      <w:r w:rsidRPr="006F178A">
        <w:rPr>
          <w:rFonts w:ascii="Fb Fontext" w:hAnsi="Fb Fontext"/>
          <w:rtl/>
        </w:rPr>
        <w:t>ר'מ משום רפואה.</w:t>
      </w:r>
    </w:p>
    <w:p w:rsidR="00E9703F" w:rsidRPr="006F178A" w:rsidRDefault="00E9703F" w:rsidP="00E9703F">
      <w:pPr>
        <w:rPr>
          <w:rtl/>
        </w:rPr>
      </w:pPr>
      <w:r w:rsidRPr="0092079A">
        <w:rPr>
          <w:rStyle w:val="2fb"/>
          <w:b/>
          <w:bCs/>
          <w:rtl/>
        </w:rPr>
        <w:t>ולאביי</w:t>
      </w:r>
      <w:r w:rsidRPr="006F178A">
        <w:rPr>
          <w:rtl/>
        </w:rPr>
        <w:t xml:space="preserve"> </w:t>
      </w:r>
      <w:r w:rsidRPr="006F178A">
        <w:rPr>
          <w:rStyle w:val="2fb"/>
          <w:rtl/>
        </w:rPr>
        <w:t xml:space="preserve">ורבא</w:t>
      </w:r>
      <w:r w:rsidRPr="006F178A">
        <w:rPr>
          <w:rtl/>
        </w:rPr>
        <w:t xml:space="preserve"> כל דבר שיש בו משום רפואה - אין בו משום דרכי האמורי.</w:t>
      </w:r>
    </w:p>
    <w:p>
      <w:pPr>
        <w:pStyle w:val="38"/>
        <w:rPr>
          <w:ins w:id="97660" w:author="מנוע מכני" w:date="2026-10-11T12:04:39Z"/>
        </w:rPr>
      </w:pPr>
      <w:ins w:id="98417" w:author="קלוד" w:date="2026-10-11T13:11:34Z">
        <w:r>
          <w:t xml:space="preserve">ומה ששנינו:</w:t>
        </w:r>
      </w:ins>
      <w:del w:id="98418" w:author="קלוד" w:date="2026-10-11T13:11:34Z">
        <w:r w:rsidRPr="006F178A">
          <w:delText xml:space="preserve">והך</w:delText>
        </w:r>
      </w:del>
    </w:p>
    <w:p w:rsidR="00E9703F" w:rsidRPr="006F178A" w:rsidRDefault="00E9703F" w:rsidP="00E9703F">
      <w:pPr>
        <w:rPr>
          <w:rtl/>
        </w:rPr>
      </w:pPr>
      <w:del w:id="97661" w:author="מנוע מכני" w:date="2026-10-11T12:04:39Z">
        <w:r w:rsidRPr="006F178A">
          <w:rPr>
            <w:rtl/>
          </w:rPr>
          <w:delText xml:space="preserve"> </w:delText>
        </w:r>
      </w:del>
      <w:ins w:id="98447" w:author="קלוד" w:date="2026-10-11T13:11:34Z">
        <w:r>
          <w:rPr>
            <w:rtl/>
          </w:rPr>
          <w:t xml:space="preserve">אילן</w:t>
        </w:r>
      </w:ins>
      <w:del w:id="98448" w:author="קלוד" w:date="2026-10-11T13:11:34Z">
        <w:r w:rsidRPr="006F178A">
          <w:rPr>
            <w:rtl/>
          </w:rPr>
          <w:delText xml:space="preserve">דאילן</w:delText>
        </w:r>
      </w:del>
      <w:r w:rsidRPr="006F178A">
        <w:rPr>
          <w:rtl/>
        </w:rPr>
        <w:t xml:space="preserve"> שמשיר פירותיו </w:t>
      </w:r>
      <w:ins w:id="98445" w:author="קלוד" w:date="2026-10-11T13:11:34Z">
        <w:r>
          <w:rPr>
            <w:rtl/>
          </w:rPr>
          <w:t xml:space="preserve">-</w:t>
        </w:r>
      </w:ins>
      <w:del w:id="98446" w:author="קלוד" w:date="2026-10-11T13:11:34Z">
        <w:r w:rsidRPr="006F178A">
          <w:rPr>
            <w:rtl/>
          </w:rPr>
          <w:delText xml:space="preserve">סוקרו</w:delText>
        </w:r>
      </w:del>
      <w:r w:rsidRPr="006F178A">
        <w:rPr>
          <w:rtl/>
        </w:rPr>
        <w:t xml:space="preserve"> </w:t>
      </w:r>
      <w:ins w:id="98443" w:author="קלוד" w:date="2026-10-11T13:11:34Z">
        <w:r>
          <w:rPr>
            <w:rtl/>
          </w:rPr>
          <w:t xml:space="preserve">צובעו</w:t>
        </w:r>
      </w:ins>
      <w:del w:id="98444" w:author="קלוד" w:date="2026-10-11T13:11:34Z">
        <w:r w:rsidRPr="006F178A">
          <w:rPr>
            <w:rtl/>
          </w:rPr>
          <w:delText xml:space="preserve">(וצובע אותו)</w:delText>
        </w:r>
      </w:del>
      <w:r w:rsidRPr="006F178A">
        <w:rPr>
          <w:rtl/>
        </w:rPr>
        <w:t xml:space="preserve"> בסיקרא וטוענו </w:t>
      </w:r>
      <w:ins w:id="98441" w:author="קלוד" w:date="2026-10-11T13:11:34Z">
        <w:r>
          <w:rPr>
            <w:rtl/>
          </w:rPr>
          <w:t xml:space="preserve">באבנים:</w:t>
        </w:r>
      </w:ins>
      <w:del w:id="98442" w:author="קלוד" w:date="2026-10-11T13:11:34Z">
        <w:r w:rsidRPr="006F178A">
          <w:rPr>
            <w:rtl/>
          </w:rPr>
          <w:delText xml:space="preserve">באבנים.</w:delText>
        </w:r>
      </w:del>
      <w:r w:rsidRPr="006F178A">
        <w:rPr>
          <w:rtl/>
        </w:rPr>
        <w:t xml:space="preserve"> </w:t>
      </w:r>
      <w:ins w:id="98439" w:author="קלוד" w:date="2026-10-11T13:11:34Z">
        <w:r>
          <w:rPr>
            <w:rtl/>
          </w:rPr>
          <w:t xml:space="preserve">האבנים</w:t>
        </w:r>
      </w:ins>
      <w:del w:id="98440" w:author="קלוד" w:date="2026-10-11T13:11:34Z">
        <w:r w:rsidRPr="006F178A">
          <w:rPr>
            <w:rtl/>
          </w:rPr>
          <w:delText xml:space="preserve">הך</w:delText>
        </w:r>
      </w:del>
      <w:r w:rsidRPr="006F178A">
        <w:rPr>
          <w:rtl/>
        </w:rPr>
        <w:t xml:space="preserve"> </w:t>
      </w:r>
      <w:ins w:id="98437" w:author="קלוד" w:date="2026-10-11T13:11:34Z">
        <w:r>
          <w:rPr>
            <w:rtl/>
          </w:rPr>
          <w:t xml:space="preserve">-</w:t>
        </w:r>
      </w:ins>
      <w:del w:id="98438" w:author="קלוד" w:date="2026-10-11T13:11:34Z">
        <w:r w:rsidRPr="006F178A">
          <w:rPr>
            <w:rtl/>
          </w:rPr>
          <w:delText xml:space="preserve">אבנים</w:delText>
        </w:r>
      </w:del>
      <w:r w:rsidRPr="006F178A">
        <w:rPr>
          <w:rtl/>
        </w:rPr>
        <w:t xml:space="preserve"> </w:t>
      </w:r>
      <w:ins w:id="98435" w:author="קלוד" w:date="2026-10-11T13:11:34Z">
        <w:r>
          <w:rPr>
            <w:rtl/>
          </w:rPr>
          <w:t xml:space="preserve">להחליש</w:t>
        </w:r>
      </w:ins>
      <w:del w:id="98436" w:author="קלוד" w:date="2026-10-11T13:11:34Z">
        <w:r w:rsidRPr="006F178A">
          <w:rPr>
            <w:rtl/>
          </w:rPr>
          <w:delText xml:space="preserve">ליכחוש</w:delText>
        </w:r>
      </w:del>
      <w:r w:rsidRPr="006F178A">
        <w:rPr>
          <w:rtl/>
        </w:rPr>
        <w:t xml:space="preserve"> </w:t>
      </w:r>
      <w:ins w:id="98433" w:author="קלוד" w:date="2026-10-11T13:11:34Z">
        <w:r>
          <w:rPr>
            <w:rtl/>
          </w:rPr>
          <w:t xml:space="preserve">כוחו,</w:t>
        </w:r>
      </w:ins>
      <w:del w:id="98434" w:author="קלוד" w:date="2026-10-11T13:11:34Z">
        <w:r w:rsidRPr="006F178A">
          <w:rPr>
            <w:rtl/>
          </w:rPr>
          <w:delText xml:space="preserve">חיליה</w:delText>
        </w:r>
      </w:del>
      <w:r w:rsidRPr="006F178A">
        <w:rPr>
          <w:rtl/>
        </w:rPr>
        <w:t xml:space="preserve"> </w:t>
      </w:r>
      <w:ins w:id="98431" w:author="קלוד" w:date="2026-10-11T13:11:34Z">
        <w:r>
          <w:rPr>
            <w:rtl/>
          </w:rPr>
          <w:t xml:space="preserve">והצביעה</w:t>
        </w:r>
      </w:ins>
      <w:del w:id="98432" w:author="קלוד" w:date="2026-10-11T13:11:34Z">
        <w:r w:rsidRPr="006F178A">
          <w:rPr>
            <w:rtl/>
          </w:rPr>
          <w:delText xml:space="preserve">והך</w:delText>
        </w:r>
      </w:del>
      <w:r w:rsidRPr="006F178A">
        <w:rPr>
          <w:rtl/>
        </w:rPr>
        <w:t xml:space="preserve"> </w:t>
      </w:r>
      <w:ins w:id="98429" w:author="קלוד" w:date="2026-10-11T13:11:34Z">
        <w:r>
          <w:rPr>
            <w:rtl/>
          </w:rPr>
          <w:t xml:space="preserve">-</w:t>
        </w:r>
      </w:ins>
      <w:del w:id="98430" w:author="קלוד" w:date="2026-10-11T13:11:34Z">
        <w:r w:rsidRPr="006F178A">
          <w:rPr>
            <w:rtl/>
          </w:rPr>
          <w:delText xml:space="preserve">דצובעו</w:delText>
        </w:r>
      </w:del>
      <w:r w:rsidRPr="006F178A">
        <w:rPr>
          <w:rtl/>
        </w:rPr>
        <w:t xml:space="preserve"> </w:t>
      </w:r>
      <w:ins w:id="98427" w:author="קלוד" w:date="2026-10-11T13:11:34Z">
        <w:r>
          <w:rPr>
            <w:rtl/>
          </w:rPr>
          <w:t xml:space="preserve">שיראוהו</w:t>
        </w:r>
      </w:ins>
      <w:del w:id="98428" w:author="קלוד" w:date="2026-10-11T13:11:34Z">
        <w:r w:rsidRPr="006F178A">
          <w:rPr>
            <w:rtl/>
          </w:rPr>
          <w:delText xml:space="preserve">שאנשים</w:delText>
        </w:r>
      </w:del>
      <w:r w:rsidRPr="006F178A">
        <w:rPr>
          <w:rtl/>
        </w:rPr>
        <w:t xml:space="preserve"> </w:t>
      </w:r>
      <w:ins w:id="98425" w:author="קלוד" w:date="2026-10-11T13:11:34Z">
        <w:r>
          <w:rPr>
            <w:rtl/>
          </w:rPr>
          <w:t xml:space="preserve">אנשים</w:t>
        </w:r>
      </w:ins>
      <w:del w:id="98426" w:author="קלוד" w:date="2026-10-11T13:11:34Z">
        <w:r w:rsidRPr="006F178A">
          <w:rPr>
            <w:rtl/>
          </w:rPr>
          <w:delText xml:space="preserve">יראו</w:delText>
        </w:r>
      </w:del>
      <w:r w:rsidRPr="006F178A">
        <w:rPr>
          <w:rtl/>
        </w:rPr>
        <w:t xml:space="preserve"> ויבקשו </w:t>
      </w:r>
      <w:ins w:id="98423" w:author="קלוד" w:date="2026-10-11T13:11:34Z">
        <w:r>
          <w:rPr>
            <w:rtl/>
          </w:rPr>
          <w:t xml:space="preserve">רחמים,</w:t>
        </w:r>
      </w:ins>
      <w:del w:id="98424" w:author="קלוד" w:date="2026-10-11T13:11:34Z">
        <w:r w:rsidRPr="006F178A">
          <w:rPr>
            <w:rtl/>
          </w:rPr>
          <w:delText xml:space="preserve">רחמים</w:delText>
        </w:r>
      </w:del>
      <w:r w:rsidRPr="006F178A">
        <w:rPr>
          <w:rtl/>
        </w:rPr>
        <w:t xml:space="preserve"> כדתניא </w:t>
      </w:r>
      <w:ins w:id="98421" w:author="קלוד" w:date="2026-10-11T13:11:34Z">
        <w:r>
          <w:rPr>
            <w:rtl/>
          </w:rPr>
          <w:t xml:space="preserve">'וטמא</w:t>
        </w:r>
      </w:ins>
      <w:del w:id="98422" w:author="קלוד" w:date="2026-10-11T13:11:34Z">
        <w:r w:rsidRPr="006F178A">
          <w:rPr>
            <w:rtl/>
          </w:rPr>
          <w:delText xml:space="preserve">וטמא</w:delText>
        </w:r>
      </w:del>
      <w:r w:rsidRPr="006F178A">
        <w:rPr>
          <w:rtl/>
        </w:rPr>
        <w:t xml:space="preserve"> טמא </w:t>
      </w:r>
      <w:ins w:id="98419" w:author="קלוד" w:date="2026-10-11T13:11:34Z">
        <w:r>
          <w:rPr>
            <w:rtl/>
          </w:rPr>
          <w:t xml:space="preserve">יקרא'</w:t>
        </w:r>
      </w:ins>
      <w:del w:id="98420" w:author="קלוד" w:date="2026-10-11T13:11:34Z">
        <w:r w:rsidRPr="006F178A">
          <w:rPr>
            <w:rtl/>
          </w:rPr>
          <w:delText xml:space="preserve">יקרא</w:delText>
        </w:r>
      </w:del>
      <w:r w:rsidRPr="006F178A">
        <w:rPr>
          <w:rtl/>
        </w:rPr>
        <w:t xml:space="preserve"> - צריך להודיע צערו לרבים, ורבים יבקשו עליו רחמים.</w:t>
      </w:r>
    </w:p>
    <w:p>
      <w:pPr>
        <w:pStyle w:val="38"/>
        <w:rPr>
          <w:ins w:id="97662" w:author="מנוע מכני" w:date="2026-10-11T12:04:39Z"/>
        </w:rPr>
      </w:pPr>
      <w:r w:rsidRPr="006F178A">
        <w:t xml:space="preserve">רבינא:</w:t>
      </w:r>
    </w:p>
    <w:p w:rsidR="00E9703F" w:rsidRPr="006F178A" w:rsidRDefault="00E9703F" w:rsidP="00E9703F">
      <w:pPr>
        <w:rPr>
          <w:rtl/>
        </w:rPr>
      </w:pPr>
      <w:del w:id="97663"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ומטעם זה גם תולים תמרים בדקל שמשיר פירותיו.</w:t>
      </w:r>
    </w:p>
    <w:p w:rsidR="00E9703F" w:rsidRPr="006F178A" w:rsidRDefault="00E9703F" w:rsidP="00E9703F">
      <w:pPr>
        <w:rPr>
          <w:rStyle w:val="afffe"/>
          <w:rFonts w:ascii="Fb Fontext" w:hAnsi="Fb Fontext"/>
          <w:b/>
          <w:rtl/>
        </w:rPr>
      </w:pPr>
      <w:r w:rsidRPr="006F178A">
        <w:rPr>
          <w:rStyle w:val="2fb"/>
          <w:rFonts w:ascii="Fb Fontext" w:hAnsi="Fb Fontext"/>
          <w:rtl/>
        </w:rPr>
        <w:t xml:space="preserve">רחב"א</w:t>
      </w:r>
      <w:r w:rsidRPr="006F178A">
        <w:rPr>
          <w:rFonts w:ascii="Fb Fontext" w:hAnsi="Fb Fontext"/>
          <w:rtl/>
        </w:rPr>
        <w:t xml:space="preserve"> לתנא ששנה </w:t>
      </w:r>
      <w:ins w:id="98449" w:author="קלוד" w:date="2026-10-11T13:11:34Z">
        <w:r>
          <w:rPr>
            <w:rFonts w:ascii="Fb Fontext" w:hAnsi="Fb Fontext"/>
            <w:rtl/>
          </w:rPr>
          <w:t xml:space="preserve">לפניו </w:t>
        </w:r>
        <w:r>
          <w:rPr>
            <w:rStyle w:val="afffffe"/>
            <w:rFonts w:ascii="Fb Fontext" w:hAnsi="Fb Fontext"/>
            <w:rtl/>
          </w:rPr>
          <w:t xml:space="preserve">פרק האמורי</w:t>
        </w:r>
        <w:r>
          <w:rPr>
            <w:rFonts w:ascii="Fb Fontext" w:hAnsi="Fb Fontext"/>
            <w:rtl/>
          </w:rPr>
          <w:t xml:space="preserve">:</w:t>
        </w:r>
      </w:ins>
      <w:del w:id="98450" w:author="קלוד" w:date="2026-10-11T13:11:34Z">
        <w:r w:rsidRPr="006F178A">
          <w:rPr>
            <w:rFonts w:ascii="Fb Fontext" w:hAnsi="Fb Fontext"/>
            <w:rtl/>
          </w:rPr>
          <w:delText xml:space="preserve">לפניו</w:delText>
        </w:r>
      </w:del>
      <w:r w:rsidRPr="006F178A">
        <w:rPr>
          <w:rFonts w:ascii="Fb Fontext" w:hAnsi="Fb Fontext"/>
          <w:rtl/>
        </w:rPr>
        <w:t xml:space="preserve"> </w:t>
      </w:r>
      <w:ins w:id="91211" w:author="מנוע מכני" w:date="2026-10-11T12:04:39Z">
        <w:r>
          <w:rPr>
            <w:rFonts w:ascii="Fb Fontext" w:hAnsi="Fb Fontext"/>
            <w:rtl/>
          </w:rPr>
          <w:t xml:space="preserve">כולם</w:t>
        </w:r>
      </w:ins>
      <w:del w:id="91212" w:author="מנוע מכני" w:date="2026-10-11T12:04:39Z">
        <w:r w:rsidRPr="006F178A">
          <w:rPr>
            <w:rFonts w:ascii="Fb Fontext" w:hAnsi="Fb Fontext"/>
            <w:rtl/>
          </w:rPr>
          <w:delText xml:space="preserve">כולהו</w:delText>
        </w:r>
      </w:del>
      <w:r w:rsidRPr="006F178A">
        <w:rPr>
          <w:rFonts w:ascii="Fb Fontext" w:hAnsi="Fb Fontext"/>
          <w:rtl/>
        </w:rPr>
        <w:t xml:space="preserve"> </w:t>
      </w:r>
      <w:ins w:id="92873" w:author="מנוע מכני" w:date="2026-10-11T12:04:39Z">
        <w:r>
          <w:rPr>
            <w:rFonts w:ascii="Fb Fontext" w:hAnsi="Fb Fontext"/>
            <w:rtl/>
          </w:rPr>
          <w:t xml:space="preserve">יש</w:t>
        </w:r>
      </w:ins>
      <w:del w:id="92874" w:author="מנוע מכני" w:date="2026-10-11T12:04:39Z">
        <w:r w:rsidRPr="006F178A">
          <w:rPr>
            <w:rFonts w:ascii="Fb Fontext" w:hAnsi="Fb Fontext"/>
            <w:rtl/>
          </w:rPr>
          <w:delText xml:space="preserve">אית</w:delText>
        </w:r>
      </w:del>
      <w:r w:rsidRPr="006F178A">
        <w:rPr>
          <w:rFonts w:ascii="Fb Fontext" w:hAnsi="Fb Fontext"/>
          <w:rtl/>
        </w:rPr>
        <w:t xml:space="preserve"> </w:t>
      </w:r>
      <w:ins w:id="92869" w:author="מנוע מכני" w:date="2026-10-11T12:04:39Z">
        <w:r>
          <w:rPr>
            <w:rFonts w:ascii="Fb Fontext" w:hAnsi="Fb Fontext"/>
            <w:rtl/>
          </w:rPr>
          <w:t xml:space="preserve">בהם</w:t>
        </w:r>
      </w:ins>
      <w:del w:id="92870" w:author="מנוע מכני" w:date="2026-10-11T12:04:39Z">
        <w:r w:rsidRPr="006F178A">
          <w:rPr>
            <w:rFonts w:ascii="Fb Fontext" w:hAnsi="Fb Fontext"/>
            <w:rtl/>
          </w:rPr>
          <w:delText xml:space="preserve">בהו</w:delText>
        </w:r>
      </w:del>
      <w:r w:rsidRPr="006F178A">
        <w:rPr>
          <w:rFonts w:ascii="Fb Fontext" w:hAnsi="Fb Fontext"/>
          <w:rtl/>
        </w:rPr>
        <w:t xml:space="preserve"> משום דרכי האמורי, </w:t>
      </w:r>
      <w:ins w:id="94497" w:author="מנוע מכני" w:date="2026-10-11T12:04:39Z">
        <w:r>
          <w:rPr>
            <w:rFonts w:ascii="Fb Fontext" w:hAnsi="Fb Fontext"/>
            <w:rtl/>
          </w:rPr>
          <w:t xml:space="preserve">חוץ מ</w:t>
        </w:r>
      </w:ins>
      <w:del w:id="94498" w:author="מנוע מכני" w:date="2026-10-11T12:04:39Z">
        <w:r w:rsidRPr="006F178A">
          <w:rPr>
            <w:rFonts w:ascii="Fb Fontext" w:hAnsi="Fb Fontext"/>
            <w:rtl/>
          </w:rPr>
          <w:delText xml:space="preserve">לבר </w:delText>
        </w:r>
        <w:r>
          <w:rPr>
            <w:rFonts w:ascii="Fb Fontext" w:hAnsi="Fb Fontext"/>
            <w:rtl/>
          </w:rPr>
          <w:delText xml:space="preserve">מ</w:delText>
        </w:r>
      </w:del>
      <w:ins w:id="92871" w:author="מנוע מכני" w:date="2026-10-11T12:04:39Z">
        <w:r>
          <w:rPr>
            <w:rFonts w:ascii="Fb Fontext" w:hAnsi="Fb Fontext"/>
            <w:rtl/>
          </w:rPr>
          <w:t xml:space="preserve">אלו</w:t>
        </w:r>
      </w:ins>
      <w:del w:id="92872" w:author="מנוע מכני" w:date="2026-10-11T12:04:39Z">
        <w:r w:rsidRPr="006F178A">
          <w:rPr>
            <w:rFonts w:ascii="Fb Fontext" w:hAnsi="Fb Fontext"/>
            <w:rtl/>
          </w:rPr>
          <w:delText xml:space="preserve">מהני</w:delText>
        </w:r>
      </w:del>
      <w:r w:rsidRPr="006F178A">
        <w:rPr>
          <w:rFonts w:ascii="Fb Fontext" w:hAnsi="Fb Fontext"/>
          <w:rtl/>
        </w:rPr>
        <w:t xml:space="preserve">.</w:t>
      </w:r>
    </w:p>
    <w:p w:rsidR="00E9703F" w:rsidRPr="006F178A" w:rsidRDefault="00E9703F" w:rsidP="00E9703F">
      <w:pPr>
        <w:rPr>
          <w:rStyle w:val="afffe"/>
          <w:b/>
          <w:rtl/>
        </w:rPr>
      </w:pPr>
      <w:r w:rsidRPr="006F178A">
        <w:rPr>
          <w:rStyle w:val="afffe"/>
          <w:b/>
          <w:rtl/>
        </w:rPr>
        <w:t>א.</w:t>
      </w:r>
      <w:r w:rsidRPr="006F178A">
        <w:rPr>
          <w:rtl/>
        </w:rPr>
        <w:t xml:space="preserve"> מי שיש לו עצם בגרונו מביא מאותו המין ומניח </w:t>
      </w:r>
      <w:ins w:id="92875" w:author="מנוע מכני" w:date="2026-10-11T12:04:39Z">
        <w:r>
          <w:rPr>
            <w:rtl/>
          </w:rPr>
          <w:t xml:space="preserve">לו</w:t>
        </w:r>
      </w:ins>
      <w:del w:id="92876" w:author="מנוע מכני" w:date="2026-10-11T12:04:39Z">
        <w:r w:rsidRPr="006F178A">
          <w:rPr>
            <w:rtl/>
          </w:rPr>
          <w:delText xml:space="preserve">ליה</w:delText>
        </w:r>
      </w:del>
      <w:r w:rsidRPr="006F178A">
        <w:rPr>
          <w:rtl/>
        </w:rPr>
        <w:t xml:space="preserve"> על קדקדו, ויאמר חד חד נחית בלע, בלע נחית חד חד.</w:t>
      </w:r>
    </w:p>
    <w:p w:rsidR="00E9703F" w:rsidRPr="006F178A" w:rsidRDefault="00E9703F" w:rsidP="00E9703F">
      <w:pPr>
        <w:rPr>
          <w:rtl/>
        </w:rPr>
      </w:pPr>
      <w:r w:rsidRPr="006F178A">
        <w:rPr>
          <w:rStyle w:val="afffe"/>
          <w:rFonts w:ascii="Fb Fontext" w:hAnsi="Fb Fontext"/>
          <w:b/>
          <w:rtl/>
        </w:rPr>
        <w:t>ב.</w:t>
      </w:r>
      <w:r w:rsidRPr="006F178A">
        <w:rPr>
          <w:rFonts w:ascii="Fb Fontext" w:hAnsi="Fb Fontext"/>
          <w:rtl/>
        </w:rPr>
        <w:t xml:space="preserve"> לעצם בושט יאמר ננעצתא כמחט, ננעלתא כתריס, שייא שייא.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19" w:author="קלוד" w:date="2026-10-11T12:33:55Z"/>
        </w:rPr>
      </w:pPr>
      <w:ins w:id="90820" w:author="קלוד" w:date="2026-10-11T12:33:55Z">
        <w:r>
          <w:rPr>
            <w:color w:val="7B3F00"/>
          </w:rPr>
          <w:t xml:space="preserve">דברים שיש בהם משום דרכי האמורי</w:t>
        </w:r>
      </w:ins>
    </w:p>
    <w:p w:rsidR="00E9703F" w:rsidRPr="006F178A" w:rsidRDefault="00E9703F" w:rsidP="00E9703F">
      <w:pPr>
        <w:rPr>
          <w:rtl/>
        </w:rPr>
      </w:pPr>
      <w:r w:rsidRPr="006F178A">
        <w:rPr>
          <w:rFonts w:ascii="Fb Fontext" w:hAnsi="Fb Fontext" w:hint="cs"/>
          <w:b/>
          <w:bCs/>
          <w:rtl/>
        </w:rPr>
        <w:t>דרכי האמורי</w:t>
      </w:r>
    </w:p>
    <w:p w:rsidR="00E9703F" w:rsidRPr="006F178A" w:rsidRDefault="00E9703F" w:rsidP="00E9703F">
      <w:pPr>
        <w:rPr>
          <w:rStyle w:val="afffe"/>
          <w:rFonts w:ascii="Fb Fontext" w:hAnsi="Fb Fontext"/>
          <w:b/>
          <w:rtl/>
        </w:rPr>
      </w:pPr>
      <w:r w:rsidRPr="006F178A">
        <w:rPr>
          <w:rStyle w:val="afffe"/>
          <w:rFonts w:ascii="Fb Fontext" w:hAnsi="Fb Fontext"/>
          <w:b/>
          <w:rtl/>
        </w:rPr>
        <w:t>א.</w:t>
      </w:r>
      <w:r w:rsidRPr="006F178A">
        <w:rPr>
          <w:rtl/>
        </w:rPr>
        <w:t xml:space="preserve"> תיער מזלי ביום ובליל ולא תתעיף </w:t>
      </w:r>
      <w:r w:rsidRPr="006F178A">
        <w:rPr>
          <w:rFonts w:hint="cs"/>
          <w:rtl/>
        </w:rPr>
        <w:t xml:space="preserve">ביום </w:t>
      </w:r>
      <w:r w:rsidRPr="006F178A">
        <w:rPr>
          <w:rtl/>
        </w:rPr>
        <w:t>ובלילה - יש בו משום דרכי האמורי.</w:t>
      </w:r>
      <w:r>
        <w:rPr>
          <w:rtl/>
        </w:rPr>
        <w:t xml:space="preserve"> </w:t>
      </w:r>
      <w:ins w:id="90019" w:author="מנוע מכני" w:date="2026-10-11T12:04:39Z">
        <w:r>
          <w:rPr>
            <w:rStyle w:val="2fb"/>
            <w:rtl/>
          </w:rPr>
          <w:t xml:space="preserve">ר"י</w:t>
        </w:r>
      </w:ins>
      <w:del w:id="90020" w:author="מנוע מכני" w:date="2026-10-11T12:04:39Z">
        <w:r w:rsidRPr="006F178A">
          <w:rPr>
            <w:rtl/>
          </w:rPr>
          <w:delText xml:space="preserve">ר"'י</w:delText>
        </w:r>
      </w:del>
      <w:r w:rsidRPr="006F178A">
        <w:rPr>
          <w:rtl/>
        </w:rPr>
        <w:t xml:space="preserve"> גד לשון </w:t>
      </w:r>
      <w:r w:rsidRPr="006F178A">
        <w:rPr>
          <w:rtl/>
        </w:rPr>
        <w:t xml:space="preserve">ע"ז</w:t>
      </w:r>
      <w:r w:rsidRPr="006F178A">
        <w:rPr>
          <w:rtl/>
        </w:rPr>
        <w:t xml:space="preserve"> </w:t>
      </w:r>
      <w:r>
        <w:rPr>
          <w:rtl/>
        </w:rPr>
        <w:t>שנא'</w:t>
      </w:r>
      <w:r w:rsidRPr="00AC624C">
        <w:rPr>
          <w:rStyle w:val="afffff0"/>
          <w:rtl/>
        </w:rPr>
        <w:t xml:space="preserve"> </w:t>
      </w:r>
      <w:r w:rsidRPr="00AC624C">
        <w:rPr>
          <w:rStyle w:val="afffff0"/>
          <w:rFonts w:hint="cs"/>
          <w:rtl/>
        </w:rPr>
        <w:t>'</w:t>
      </w:r>
      <w:r w:rsidRPr="00AC624C">
        <w:rPr>
          <w:rStyle w:val="afffff0"/>
          <w:rtl/>
        </w:rPr>
        <w:t>הערכים לגד שלחן</w:t>
      </w:r>
      <w:r w:rsidRPr="00AC624C">
        <w:rPr>
          <w:rStyle w:val="afffff0"/>
          <w:rFonts w:hint="cs"/>
          <w:rtl/>
        </w:rPr>
        <w:t>'</w:t>
      </w:r>
      <w:r w:rsidRPr="00AC624C">
        <w:rPr>
          <w:rStyle w:val="afffff0"/>
          <w:rtl/>
        </w:rPr>
        <w:t>.</w:t>
      </w:r>
    </w:p>
    <w:p w:rsidR="00E9703F" w:rsidRPr="006F178A" w:rsidRDefault="00E9703F" w:rsidP="00E9703F">
      <w:pPr>
        <w:rPr>
          <w:rStyle w:val="afffe"/>
          <w:rFonts w:ascii="Fb Fontext" w:hAnsi="Fb Fontext"/>
          <w:b/>
          <w:rtl/>
        </w:rPr>
      </w:pPr>
      <w:r w:rsidRPr="006F178A">
        <w:rPr>
          <w:rStyle w:val="afffe"/>
          <w:rFonts w:ascii="Fb Fontext" w:hAnsi="Fb Fontext"/>
          <w:b/>
          <w:rtl/>
        </w:rPr>
        <w:t>ב.</w:t>
      </w:r>
      <w:r w:rsidRPr="006F178A">
        <w:rPr>
          <w:rtl/>
        </w:rPr>
        <w:t xml:space="preserve"> הוא בשמה והיא בשמו</w:t>
      </w:r>
      <w:r w:rsidRPr="006F178A">
        <w:rPr>
          <w:rFonts w:hint="cs"/>
          <w:rtl/>
        </w:rPr>
        <w:t>,</w:t>
      </w:r>
      <w:r w:rsidRPr="006F178A">
        <w:rPr>
          <w:rtl/>
        </w:rPr>
        <w:t xml:space="preserve"> שמחליפים בלילה שמותיהם- יש בו משום דרכי האמורי.</w:t>
      </w:r>
    </w:p>
    <w:p w:rsidR="00E9703F" w:rsidRPr="006061D7" w:rsidRDefault="00E9703F" w:rsidP="00E9703F">
      <w:pPr>
        <w:rPr>
          <w:rtl/>
        </w:rPr>
      </w:pPr>
      <w:r w:rsidRPr="006061D7">
        <w:rPr>
          <w:rtl/>
        </w:rPr>
        <w:t xml:space="preserve">ג. דונו דני - יש בו משום דרכי האמורי, </w:t>
      </w:r>
      <w:r w:rsidRPr="006061D7">
        <w:rPr>
          <w:rStyle w:val="2fb"/>
          <w:rtl/>
        </w:rPr>
        <w:t xml:space="preserve">ר"י</w:t>
      </w:r>
      <w:r w:rsidRPr="006061D7">
        <w:rPr>
          <w:rtl/>
        </w:rPr>
        <w:t xml:space="preserve"> דן לשון </w:t>
      </w:r>
      <w:r w:rsidRPr="006061D7">
        <w:rPr>
          <w:rtl/>
        </w:rPr>
        <w:t xml:space="preserve">ע"ז</w:t>
      </w:r>
      <w:r w:rsidRPr="006061D7">
        <w:rPr>
          <w:rtl/>
        </w:rPr>
        <w:t xml:space="preserve">, </w:t>
      </w:r>
      <w:r>
        <w:rPr>
          <w:rtl/>
        </w:rPr>
        <w:t>שנא'</w:t>
      </w:r>
      <w:r w:rsidRPr="00AC624C">
        <w:rPr>
          <w:rStyle w:val="afffff0"/>
          <w:rtl/>
        </w:rPr>
        <w:t xml:space="preserve"> </w:t>
      </w:r>
      <w:r w:rsidRPr="00AC624C">
        <w:rPr>
          <w:rStyle w:val="afffff0"/>
          <w:rFonts w:hint="cs"/>
          <w:rtl/>
        </w:rPr>
        <w:t>'</w:t>
      </w:r>
      <w:ins w:id="91045" w:author="Claude - סמנטי" w:date="2026-10-11T12:28:21Z">
        <w:r>
          <w:rPr>
            <w:rStyle w:val="afffff0"/>
            <w:rtl/>
          </w:rPr>
          <w:t xml:space="preserve">הַנִּשְׁבָּעִים בְּאַשְׁמַת שֹׁמְרוֹן וְאָמְרוּ חֵי אֱלֹהֶיךָ דָּן</w:t>
        </w:r>
      </w:ins>
      <w:del w:id="91046" w:author="Claude - סמנטי" w:date="2026-10-11T12:28:21Z">
        <w:r w:rsidRPr="00AC624C">
          <w:rPr>
            <w:rStyle w:val="afffff0"/>
            <w:rtl/>
          </w:rPr>
          <w:delText xml:space="preserve">הנשבעים באשמת שמרון ואמרו חי אלהיך דן</w:delText>
        </w:r>
      </w:del>
      <w:r w:rsidRPr="00AC624C">
        <w:rPr>
          <w:rStyle w:val="afffff0"/>
          <w:rFonts w:hint="cs"/>
          <w:rtl/>
        </w:rPr>
        <w:t>'</w:t>
      </w:r>
      <w:r w:rsidRPr="00AC624C">
        <w:rPr>
          <w:rStyle w:val="afffff0"/>
          <w:rtl/>
        </w:rPr>
        <w:t>.</w:t>
      </w:r>
    </w:p>
    <w:p w:rsidR="00E9703F" w:rsidRPr="006F178A" w:rsidRDefault="00E9703F" w:rsidP="00E9703F">
      <w:pPr>
        <w:rPr>
          <w:rStyle w:val="afffe"/>
          <w:rFonts w:ascii="Fb Fontext" w:hAnsi="Fb Fontext"/>
          <w:b/>
          <w:rtl/>
        </w:rPr>
      </w:pPr>
      <w:r w:rsidRPr="006F178A">
        <w:rPr>
          <w:rStyle w:val="afffe"/>
          <w:rFonts w:ascii="Fb Fontext" w:hAnsi="Fb Fontext"/>
          <w:b/>
          <w:rtl/>
        </w:rPr>
        <w:t>ד.</w:t>
      </w:r>
      <w:r w:rsidRPr="006F178A">
        <w:rPr>
          <w:rFonts w:ascii="Fb Fontext" w:hAnsi="Fb Fontext"/>
          <w:rtl/>
        </w:rPr>
        <w:t xml:space="preserve"> האומר לעורב צרח ולעורבתא שריקי והחזירי לי זנביך לטובה - יש בו משום דרכי האמורי.</w:t>
      </w:r>
    </w:p>
    <w:p w:rsidR="00E9703F" w:rsidRPr="00B3644D" w:rsidRDefault="00E9703F" w:rsidP="00E9703F">
      <w:pPr>
        <w:rPr>
          <w:rStyle w:val="afffe"/>
          <w:rFonts w:ascii="Fb Fontext" w:hAnsi="Fb Fontext"/>
          <w:b/>
          <w:spacing w:val="-2"/>
          <w:rtl/>
        </w:rPr>
      </w:pPr>
      <w:r w:rsidRPr="00B3644D">
        <w:rPr>
          <w:rStyle w:val="afffe"/>
          <w:rFonts w:ascii="Fb Fontext" w:hAnsi="Fb Fontext"/>
          <w:b/>
          <w:spacing w:val="-2"/>
          <w:rtl/>
        </w:rPr>
        <w:t>ה.</w:t>
      </w:r>
      <w:r w:rsidRPr="00B3644D">
        <w:rPr>
          <w:spacing w:val="-2"/>
          <w:rtl/>
        </w:rPr>
        <w:t xml:space="preserve"> האומר: שחטו תרנגול זה שקרא ערבית, ותרנגולת שקראה גברית יש בו משום דרכי האמורי.</w:t>
      </w:r>
    </w:p>
    <w:p w:rsidR="00E9703F" w:rsidRPr="006F178A" w:rsidRDefault="00E9703F" w:rsidP="00E9703F">
      <w:pPr>
        <w:rPr>
          <w:rStyle w:val="afffe"/>
          <w:rFonts w:ascii="Fb Fontext" w:hAnsi="Fb Fontext"/>
          <w:b/>
          <w:rtl/>
        </w:rPr>
      </w:pPr>
      <w:r w:rsidRPr="006F178A">
        <w:rPr>
          <w:rStyle w:val="afffe"/>
          <w:rFonts w:ascii="Fb Fontext" w:hAnsi="Fb Fontext"/>
          <w:b/>
          <w:rtl/>
        </w:rPr>
        <w:t>ו.</w:t>
      </w:r>
      <w:r w:rsidRPr="006F178A">
        <w:rPr>
          <w:rtl/>
        </w:rPr>
        <w:t xml:space="preserve"> אשתה ואותיר אשתה ואותיר - יש בו משום דרכי האמורי.</w:t>
      </w:r>
    </w:p>
    <w:p w:rsidR="00E9703F" w:rsidRPr="006F178A" w:rsidRDefault="00E9703F" w:rsidP="00E9703F">
      <w:pPr>
        <w:rPr>
          <w:rStyle w:val="afffe"/>
          <w:rFonts w:ascii="Fb Fontext" w:hAnsi="Fb Fontext"/>
          <w:b/>
          <w:rtl/>
        </w:rPr>
      </w:pPr>
      <w:r w:rsidRPr="006F178A">
        <w:rPr>
          <w:rStyle w:val="afffe"/>
          <w:rFonts w:ascii="Fb Fontext" w:hAnsi="Fb Fontext"/>
          <w:b/>
          <w:rtl/>
        </w:rPr>
        <w:t>ז.</w:t>
      </w:r>
      <w:r w:rsidRPr="006F178A">
        <w:rPr>
          <w:rtl/>
        </w:rPr>
        <w:t xml:space="preserve"> המבקעת ביצים בכותל (והטח) בפני האפרוחים - יש בו משום דרכי האמורי.</w:t>
      </w:r>
    </w:p>
    <w:p w:rsidR="00E9703F" w:rsidRPr="006F178A" w:rsidRDefault="00E9703F" w:rsidP="00E9703F">
      <w:pPr>
        <w:rPr>
          <w:rStyle w:val="afffe"/>
          <w:rFonts w:ascii="Fb Fontext" w:hAnsi="Fb Fontext"/>
          <w:b/>
          <w:rtl/>
        </w:rPr>
      </w:pPr>
      <w:r w:rsidRPr="006F178A">
        <w:rPr>
          <w:rStyle w:val="afffe"/>
          <w:rFonts w:ascii="Fb Fontext" w:hAnsi="Fb Fontext"/>
          <w:b/>
          <w:rtl/>
        </w:rPr>
        <w:t>ח.</w:t>
      </w:r>
      <w:r w:rsidRPr="006F178A">
        <w:rPr>
          <w:rtl/>
        </w:rPr>
        <w:t xml:space="preserve"> והמגיס בפני אפרוחים - יש בו משום דרכי האמורי.</w:t>
      </w:r>
    </w:p>
    <w:p w:rsidR="00E9703F" w:rsidRPr="006F178A" w:rsidRDefault="00E9703F" w:rsidP="00E9703F">
      <w:pPr>
        <w:rPr>
          <w:rStyle w:val="afffe"/>
          <w:rFonts w:ascii="Fb Fontext" w:hAnsi="Fb Fontext"/>
          <w:b/>
          <w:rtl/>
        </w:rPr>
      </w:pPr>
      <w:r w:rsidRPr="006F178A">
        <w:rPr>
          <w:rStyle w:val="afffe"/>
          <w:rFonts w:ascii="Fb Fontext" w:hAnsi="Fb Fontext"/>
          <w:b/>
          <w:rtl/>
        </w:rPr>
        <w:t>ט.</w:t>
      </w:r>
      <w:r w:rsidRPr="006F178A">
        <w:rPr>
          <w:rtl/>
        </w:rPr>
        <w:t xml:space="preserve"> המרקדת והמונה שבעים ואחד אפרוחין בשביל שלא ימותו - יש בו משום דרכי האמורי.</w:t>
      </w:r>
    </w:p>
    <w:p w:rsidR="00E9703F" w:rsidRPr="009757B9" w:rsidRDefault="00E9703F" w:rsidP="00E9703F">
      <w:pPr>
        <w:rPr>
          <w:rFonts w:cs="Guttman Vilna"/>
          <w:b/>
          <w:bCs/>
          <w:rtl/>
        </w:rPr>
      </w:pPr>
      <w:r w:rsidRPr="006F178A">
        <w:rPr>
          <w:rStyle w:val="afffe"/>
          <w:rFonts w:ascii="Fb Fontext" w:hAnsi="Fb Fontext"/>
          <w:b/>
          <w:rtl/>
        </w:rPr>
        <w:t>י.</w:t>
      </w:r>
      <w:r w:rsidRPr="006F178A">
        <w:rPr>
          <w:rtl/>
        </w:rPr>
        <w:t xml:space="preserve"> המרקדת לכותח, והמשתקת לעדשים, והמצווחת לגריסין - יש בו משום דרכי האמורי.</w:t>
      </w:r>
    </w:p>
    <w:p w:rsidR="00E9703F" w:rsidRPr="009757B9" w:rsidRDefault="00E9703F" w:rsidP="00E9703F">
      <w:pPr>
        <w:rPr>
          <w:rFonts w:cs="Guttman Vilna"/>
          <w:b/>
          <w:bCs/>
          <w:rtl/>
        </w:rPr>
      </w:pPr>
      <w:r w:rsidRPr="006F178A">
        <w:rPr>
          <w:rStyle w:val="afffe"/>
          <w:rFonts w:ascii="Fb Fontext" w:hAnsi="Fb Fontext"/>
          <w:rtl/>
        </w:rPr>
        <w:t>יא</w:t>
      </w:r>
      <w:r w:rsidRPr="006F178A">
        <w:rPr>
          <w:rtl/>
        </w:rPr>
        <w:t>. המשתנת בפני קדירתה בשביל שתתבשל מהרה - יש בו משום דרכי האמורי.</w:t>
      </w:r>
    </w:p>
    <w:p w:rsidR="00E9703F" w:rsidRDefault="00E9703F" w:rsidP="00E9703F">
      <w:pPr>
        <w:rPr>
          <w:rtl/>
        </w:rPr>
      </w:pPr>
      <w:r w:rsidRPr="006F178A">
        <w:rPr>
          <w:rtl/>
        </w:rPr>
        <w:t>אבל נותנין קיסם של תות ושברי זכוכית בקדירה בשביל שתתבשל מהרה,</w:t>
      </w:r>
    </w:p>
    <w:p w:rsidR="00E9703F" w:rsidRPr="009757B9" w:rsidRDefault="00E9703F" w:rsidP="00E9703F">
      <w:pPr>
        <w:rPr>
          <w:rFonts w:cs="Guttman Vilna"/>
          <w:b/>
          <w:bCs/>
          <w:rtl/>
        </w:rPr>
      </w:pPr>
      <w:r w:rsidRPr="006F178A">
        <w:rPr>
          <w:rtl/>
        </w:rPr>
        <w:t>וחכמים אוסרין בשברי זכוכית מפני הסכנה.</w:t>
      </w:r>
    </w:p>
    <w:p>
      <w:pPr>
        <w:pStyle w:val="38"/>
        <w:rPr>
          <w:ins w:id="97665" w:author="מנוע מכני" w:date="2026-10-11T12:04:39Z"/>
        </w:rPr>
      </w:pPr>
      <w:del w:id="97664" w:author="מנוע מכני" w:date="2026-10-11T12:04:39Z">
        <w:r w:rsidRPr="006F178A">
          <w:delText xml:space="preserve">•</w:delText>
        </w:r>
      </w:del>
      <w:r w:rsidRPr="006F178A">
        <w:t xml:space="preserve"> </w:t>
      </w:r>
      <w:r w:rsidRPr="006F178A">
        <w:t xml:space="preserve">ת"ר:</w:t>
      </w:r>
    </w:p>
    <w:p w:rsidR="00E9703F" w:rsidRPr="006F178A" w:rsidRDefault="00E9703F" w:rsidP="00E9703F">
      <w:pPr>
        <w:rPr>
          <w:rtl/>
        </w:rPr>
      </w:pPr>
      <w:del w:id="97666" w:author="מנוע מכני" w:date="2026-10-11T12:04:39Z">
        <w:r w:rsidRPr="006F178A">
          <w:rPr>
            <w:rtl/>
          </w:rPr>
          <w:delText xml:space="preserve"> </w:delText>
        </w:r>
      </w:del>
      <w:r w:rsidRPr="006F178A">
        <w:rPr>
          <w:rtl/>
        </w:rPr>
        <w:t xml:space="preserve">נותנין בול של מלח לתוך הנר בשביל שתאיר ותדליק.</w:t>
      </w:r>
    </w:p>
    <w:p w:rsidR="00E9703F" w:rsidRPr="006F178A" w:rsidRDefault="00E9703F" w:rsidP="00E9703F">
      <w:pPr>
        <w:rPr>
          <w:rtl/>
        </w:rPr>
      </w:pPr>
      <w:r w:rsidRPr="006F178A">
        <w:rPr>
          <w:rtl/>
        </w:rPr>
        <w:t>ונותנין טיט וחרסית תחת הנר [לצנן] בשביל שתמתין ותדליק.</w:t>
      </w:r>
    </w:p>
    <w:p>
      <w:pPr>
        <w:pStyle w:val="38"/>
        <w:rPr>
          <w:ins w:id="97668" w:author="מנוע מכני" w:date="2026-10-11T12:04:39Z"/>
        </w:rPr>
      </w:pPr>
      <w:del w:id="97667" w:author="מנוע מכני" w:date="2026-10-11T12:04:39Z">
        <w:r w:rsidRPr="006F178A">
          <w:delText xml:space="preserve">•</w:delText>
        </w:r>
      </w:del>
      <w:r w:rsidRPr="006F178A">
        <w:t xml:space="preserve"> </w:t>
      </w:r>
      <w:r w:rsidRPr="006F178A">
        <w:t xml:space="preserve">ר"ז:</w:t>
      </w:r>
    </w:p>
    <w:p w:rsidR="00E9703F" w:rsidRPr="006F178A" w:rsidRDefault="00E9703F" w:rsidP="00E9703F">
      <w:pPr>
        <w:rPr>
          <w:rtl/>
        </w:rPr>
      </w:pPr>
      <w:del w:id="97669" w:author="מנוע מכני" w:date="2026-10-11T12:04:39Z">
        <w:r w:rsidRPr="006F178A">
          <w:rPr>
            <w:rtl/>
          </w:rPr>
          <w:delText xml:space="preserve"> </w:delText>
        </w:r>
      </w:del>
      <w:r w:rsidRPr="006F178A">
        <w:rPr>
          <w:rFonts w:hint="cs"/>
          <w:rtl/>
        </w:rPr>
        <w:t>המכסה נר שמן, ומגלה נפט [ומתבער מהר]</w:t>
      </w:r>
      <w:r w:rsidRPr="006F178A">
        <w:rPr>
          <w:rtl/>
        </w:rPr>
        <w:t xml:space="preserve"> - עבר משום בל תשחית.</w:t>
      </w:r>
    </w:p>
    <w:p>
      <w:pPr>
        <w:pStyle w:val="afffff8"/>
        <w:rPr>
          <w:ins w:id="90817" w:author="קלוד" w:date="2026-10-11T12:33:55Z"/>
        </w:rPr>
      </w:pPr>
      <w:ins w:id="90818" w:author="קלוד" w:date="2026-10-11T12:33:55Z">
        <w:r>
          <w:rPr>
            <w:color w:val="7B3F00"/>
          </w:rPr>
          <w:t xml:space="preserve">ברכת 'לחיים' לחכמים - אינה דרכי האמורי</w:t>
        </w:r>
      </w:ins>
    </w:p>
    <w:p w:rsidR="00E9703F" w:rsidRPr="006F178A" w:rsidRDefault="00E9703F" w:rsidP="00E9703F">
      <w:pPr>
        <w:rPr>
          <w:rtl/>
        </w:rPr>
      </w:pPr>
      <w:r w:rsidRPr="006F178A">
        <w:rPr>
          <w:rtl/>
        </w:rPr>
        <w:t>•</w:t>
      </w:r>
      <w:r w:rsidRPr="006F178A">
        <w:rPr>
          <w:rFonts w:hint="cs"/>
          <w:rtl/>
        </w:rPr>
        <w:t xml:space="preserve"> </w:t>
      </w:r>
      <w:r w:rsidRPr="006F178A">
        <w:rPr>
          <w:rtl/>
        </w:rPr>
        <w:t xml:space="preserve">חמרא וחיי </w:t>
      </w:r>
      <w:r w:rsidRPr="006F178A">
        <w:rPr>
          <w:rFonts w:hint="cs"/>
          <w:rtl/>
        </w:rPr>
        <w:t xml:space="preserve">[לחיים] </w:t>
      </w:r>
      <w:r w:rsidRPr="006F178A">
        <w:rPr>
          <w:rtl/>
        </w:rPr>
        <w:t>לפום רבנן - אין בו משום דרכי האמורי.</w:t>
      </w:r>
    </w:p>
    <w:p w:rsidR="00E9703F" w:rsidRDefault="00E9703F" w:rsidP="00E9703F">
      <w:pPr>
        <w:rPr>
          <w:rtl/>
        </w:rPr>
      </w:pPr>
      <w:r w:rsidRPr="006F178A">
        <w:rPr>
          <w:rtl/>
        </w:rPr>
        <w:t>מעשה ברבי עקיבא שעשה משתה לבנו,</w:t>
      </w:r>
    </w:p>
    <w:p w:rsidR="00E9703F" w:rsidRPr="00B3644D" w:rsidRDefault="00E9703F" w:rsidP="00E9703F">
      <w:pPr>
        <w:rPr>
          <w:rStyle w:val="afffe"/>
          <w:rFonts w:ascii="Fb Fontext" w:hAnsi="Fb Fontext"/>
          <w:spacing w:val="-2"/>
          <w:rtl/>
        </w:rPr>
      </w:pPr>
      <w:r w:rsidRPr="00B3644D">
        <w:rPr>
          <w:spacing w:val="-2"/>
          <w:rtl/>
        </w:rPr>
        <w:t xml:space="preserve">ועל כל כוס וכוס שהביא </w:t>
      </w:r>
      <w:r w:rsidRPr="00B3644D">
        <w:rPr>
          <w:spacing w:val="-2"/>
          <w:rtl/>
        </w:rPr>
        <w:t xml:space="preserve">אמר</w:t>
      </w:r>
      <w:r w:rsidRPr="00B3644D">
        <w:rPr>
          <w:spacing w:val="-2"/>
          <w:rtl/>
        </w:rPr>
        <w:t xml:space="preserve">: חמרא וחיי לפום רבנן, חיי וחמרא לפום רבנן ולפום תלמידיהון.</w:t>
      </w:r>
    </w:p>
    <w:p w:rsidR="00497DD7" w:rsidRPr="00497DD7" w:rsidRDefault="00E9703F" w:rsidP="00497DD7">
      <w:pPr>
        <w:pStyle w:val="Hadran"/>
        <w:rPr>
          <w:rStyle w:val="afffe"/>
          <w:bCs/>
          <w:szCs w:val="24"/>
          <w:rtl/>
        </w:rPr>
        <w:pPrChange w:id="101671" w:author="Claude" w:date="2026-10-11T09:08:22Z">
          <w:pPr>
            <w:pStyle w:val="affff"/>
            <w:rPr>
              <w:rStyle w:val="afffe"/>
              <w:bCs/>
              <w:szCs w:val="24"/>
              <w:rtl/>
            </w:rPr>
          </w:pPr>
        </w:pPrChange>
      </w:pPr>
      <w:r w:rsidRPr="00497DD7">
        <w:rPr>
          <w:rStyle w:val="afffe"/>
          <w:rFonts w:hint="cs"/>
          <w:bCs/>
          <w:szCs w:val="24"/>
          <w:rtl/>
        </w:rPr>
        <w:t>הדרן עלך במה אשה</w:t>
      </w:r>
    </w:p>
    <w:p w:rsidR="00497DD7" w:rsidRDefault="00497DD7">
      <w:pPr>
        <w:bidi w:val="0"/>
        <w:spacing w:after="160" w:line="259" w:lineRule="auto"/>
        <w:ind w:left="0" w:firstLine="0"/>
        <w:jc w:val="left"/>
        <w:rPr>
          <w:rStyle w:val="afffe"/>
          <w:rFonts w:ascii="Fb Fontext" w:hAnsi="Fb Fontext"/>
          <w:bCs w:val="0"/>
          <w:color w:val="808080" w:themeColor="background1" w:themeShade="80"/>
          <w:sz w:val="20"/>
          <w:rtl/>
        </w:rPr>
      </w:pPr>
      <w:r>
        <w:rPr>
          <w:rStyle w:val="afffe"/>
          <w:sz w:val="20"/>
          <w:rtl/>
        </w:rPr>
        <w:br w:type="page"/>
      </w:r>
    </w:p>
    <w:p w:rsidR="00E9703F" w:rsidRPr="006F178A" w:rsidRDefault="00E9703F" w:rsidP="00497DD7">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E9703F" w:rsidRDefault="00E9703F" w:rsidP="00E9703F">
      <w:pPr>
        <w:pStyle w:val="afff6"/>
        <w:framePr w:wrap="around" w:hAnchor="page" w:x="3450" w:y="11630"/>
        <w:spacing w:line="276" w:lineRule="auto"/>
        <w:rPr>
          <w:del w:id="100554" w:author="Claude" w:date="2026-10-11T09:08:03Z"/>
          <w:rFonts w:ascii="Fb Fontext" w:hAnsi="Fb Fontext"/>
          <w:sz w:val="20"/>
          <w:rtl/>
        </w:rPr>
      </w:pPr>
      <w:del w:id="100553" w:author="Claude" w:date="2026-10-11T09:08:03Z">
        <w:r w:rsidRPr="006F178A">
          <w:rPr>
            <w:rFonts w:ascii="Fb Fontext" w:hAnsi="Fb Fontext" w:hint="cs"/>
            <w:sz w:val="20"/>
            <w:rtl/>
          </w:rPr>
          <w:lastRenderedPageBreak/>
          <w:delText xml:space="preserve">פרק שביעי</w:delText>
        </w:r>
      </w:del>
    </w:p>
    <w:p w:rsidR="00E9703F"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סז:</w:t>
      </w:r>
    </w:p>
    <w:p w:rsidR="00E9703F" w:rsidRPr="006F178A" w:rsidRDefault="00E9703F" w:rsidP="00E9703F">
      <w:pPr>
        <w:pStyle w:val="afff8"/>
        <w:framePr w:wrap="around"/>
        <w:spacing w:after="0" w:line="276" w:lineRule="auto"/>
        <w:rPr>
          <w:rtl/>
        </w:rPr>
      </w:pPr>
      <w:r>
        <w:rPr>
          <w:rFonts w:hint="cs"/>
          <w:rtl/>
        </w:rPr>
        <w:t>(</w:t>
      </w:r>
      <w:r w:rsidRPr="006F178A">
        <w:rPr>
          <w:rFonts w:hint="cs"/>
          <w:rtl/>
        </w:rPr>
        <w:t>סז:-עו:</w:t>
      </w:r>
      <w:r>
        <w:rPr>
          <w:rFonts w:hint="cs"/>
          <w:rtl/>
        </w:rPr>
        <w:t>)</w:t>
      </w:r>
    </w:p>
    <w:p>
      <w:pPr>
        <w:pStyle w:val="afff7"/>
        <w:framePr w:wrap="around"/>
        <w:spacing w:line="276" w:lineRule="auto"/>
        <w:rPr>
          <w:del w:id="100556" w:author="Claude" w:date="2026-10-11T09:08:03Z"/>
          <w:sz w:val="20"/>
          <w:rtl/>
        </w:rPr>
      </w:pPr>
      <w:ins w:id="40686" w:author="Claude" w:date="2026-10-11T09:07:39Z">
        <w:del w:id="100555" w:author="Claude" w:date="2026-10-11T09:08:03Z">
          <w:r w:rsidRPr="006F178A">
            <w:rPr>
              <w:rFonts w:hint="cs"/>
              <w:sz w:val="20"/>
              <w:rtl/>
            </w:rPr>
            <w:delText xml:space="preserve">כלל גדול</w:delText>
          </w:r>
        </w:del>
      </w:ins>
    </w:p>
    <w:p>
      <w:pPr>
        <w:pStyle w:val="PetichatPerek"/>
        <w:rPr>
          <w:ins w:id="100552" w:author="Claude" w:date="2026-10-11T09:08:03Z"/>
        </w:rPr>
      </w:pPr>
      <w:ins w:id="100551" w:author="Claude" w:date="2026-10-11T09:08:03Z">
        <w:r>
          <w:rPr>
            <w:rFonts w:ascii="Fb Fontext" w:hAnsi="Fb Fontext" w:hint="cs"/>
            <w:sz w:val="20"/>
            <w:rtl/>
          </w:rPr>
          <w:t xml:space="preserve">פרק שביעי</w:t>
        </w:r>
        <w:r>
          <w:rPr>
            <w:rFonts w:ascii="Fb Fontext" w:hAnsi="Fb Fontext" w:hint="cs"/>
            <w:sz w:val="20"/>
            <w:rtl/>
          </w:rPr>
          <w:t xml:space="preserve"> - </w:t>
        </w:r>
        <w:r>
          <w:rPr>
            <w:rFonts w:hint="cs"/>
            <w:sz w:val="20"/>
            <w:rtl/>
          </w:rPr>
          <w:t xml:space="preserve">כלל גדול</w:t>
        </w:r>
      </w:ins>
    </w:p>
    <w:p w:rsidR="00E9703F" w:rsidRPr="009757B9" w:rsidRDefault="00E9703F" w:rsidP="00E9703F">
      <w:pPr>
        <w:pStyle w:val="afff9"/>
        <w:spacing w:before="120"/>
        <w:rPr>
          <w:b/>
          <w:rtl/>
        </w:rPr>
        <w:pPrChange w:id="90038" w:author="קלוד" w:date="2026-10-11T12:09:42Z">
          <w:pPr>
            <w:pStyle w:val="afff9"/>
          </w:pPr>
        </w:pPrChange>
      </w:pPr>
      <w:r w:rsidRPr="009757B9">
        <w:rPr>
          <w:b/>
          <w:rtl/>
          <w:rPrChange w:id="40165" w:author="Claude" w:date="2026-10-11T09:07:39Z">
            <w:rPr>
              <w:b/>
              <w:sz w:val="20"/>
              <w:rtl/>
            </w:rPr>
          </w:rPrChange>
        </w:rPr>
        <w:t>משנה.</w:t>
      </w:r>
    </w:p>
    <w:p w:rsidR="00E9703F" w:rsidRDefault="00E9703F" w:rsidP="00E9703F">
      <w:pPr>
        <w:pStyle w:val="afff7"/>
        <w:framePr w:wrap="around"/>
        <w:spacing w:line="276" w:lineRule="auto"/>
        <w:rPr>
          <w:del w:id="40689" w:author="Claude" w:date="2026-10-11T09:07:39Z"/>
          <w:sz w:val="20"/>
          <w:rtl/>
        </w:rPr>
      </w:pPr>
      <w:del w:id="40688" w:author="Claude" w:date="2026-10-11T09:07:39Z">
        <w:r w:rsidRPr="006F178A">
          <w:rPr>
            <w:rFonts w:hint="cs"/>
            <w:sz w:val="20"/>
            <w:rtl/>
          </w:rPr>
          <w:delText xml:space="preserve">כלל גדול</w:delText>
        </w:r>
      </w:del>
    </w:p>
    <w:p>
      <w:pPr>
        <w:pStyle w:val="MishnaBatzad"/>
        <w:rPr>
          <w:ins w:id="20497" w:author="קלוד" w:date="2026-10-11T09:07:15Z"/>
        </w:rPr>
      </w:pPr>
      <w:ins w:id="20496" w:author="קלוד" w:date="2026-10-11T09:07:15Z">
        <w:r>
          <w:t xml:space="preserve">משנה א</w:t>
        </w:r>
      </w:ins>
    </w:p>
    <w:p w:rsidR="00E9703F" w:rsidRPr="009757B9" w:rsidRDefault="00E9703F" w:rsidP="00E9703F">
      <w:pPr>
        <w:pStyle w:val="afff9"/>
        <w:rPr>
          <w:b/>
          <w:rtl/>
        </w:rPr>
      </w:pPr>
      <w:r w:rsidRPr="009757B9">
        <w:rPr>
          <w:b/>
          <w:rtl/>
          <w:rPrChange w:id="40166" w:author="Claude" w:date="2026-10-11T09:07:39Z">
            <w:rPr>
              <w:b/>
              <w:sz w:val="20"/>
              <w:rtl/>
            </w:rPr>
          </w:rPrChange>
        </w:rPr>
        <w:t>כלל גדול אמרו בשבת.</w:t>
      </w:r>
    </w:p>
    <w:p w:rsidR="00E9703F" w:rsidRDefault="00E9703F" w:rsidP="00E9703F">
      <w:pPr>
        <w:pStyle w:val="afff9"/>
        <w:rPr>
          <w:b/>
          <w:rtl/>
        </w:rPr>
      </w:pPr>
      <w:r w:rsidRPr="009757B9">
        <w:rPr>
          <w:b/>
          <w:rtl/>
        </w:rPr>
        <w:t>כל השוכח עיקר שבת, ועשה מלאכות הרבה בשבתות הרבה</w:t>
      </w:r>
    </w:p>
    <w:p w:rsidR="00E9703F" w:rsidRPr="009757B9" w:rsidRDefault="00E9703F" w:rsidP="00E9703F">
      <w:pPr>
        <w:pStyle w:val="afff9"/>
        <w:rPr>
          <w:b/>
          <w:rtl/>
        </w:rPr>
      </w:pPr>
      <w:r w:rsidRPr="009757B9">
        <w:rPr>
          <w:b/>
          <w:rtl/>
        </w:rPr>
        <w:tab/>
        <w:t>- אינו חייב אלא חטאת אחת.</w:t>
      </w:r>
    </w:p>
    <w:p w:rsidR="00E9703F" w:rsidRDefault="00E9703F" w:rsidP="00E9703F">
      <w:pPr>
        <w:pStyle w:val="afff9"/>
        <w:rPr>
          <w:b/>
          <w:rtl/>
        </w:rPr>
      </w:pPr>
      <w:r w:rsidRPr="009757B9">
        <w:rPr>
          <w:b/>
          <w:rtl/>
        </w:rPr>
        <w:t>היודע עיקר שבת, ועשה מלאכות הרבה בשבתות הרבה</w:t>
      </w:r>
    </w:p>
    <w:p w:rsidR="00E9703F" w:rsidRPr="009757B9" w:rsidRDefault="00E9703F" w:rsidP="00E9703F">
      <w:pPr>
        <w:pStyle w:val="afff9"/>
        <w:rPr>
          <w:b/>
          <w:rtl/>
        </w:rPr>
      </w:pPr>
      <w:r w:rsidRPr="009757B9">
        <w:rPr>
          <w:b/>
          <w:rtl/>
        </w:rPr>
        <w:tab/>
        <w:t>- חייב על כל שבת ושבת.</w:t>
      </w:r>
    </w:p>
    <w:p w:rsidR="00E9703F" w:rsidRDefault="00E9703F" w:rsidP="00E9703F">
      <w:pPr>
        <w:pStyle w:val="afff9"/>
        <w:rPr>
          <w:b/>
          <w:rtl/>
        </w:rPr>
      </w:pPr>
      <w:r w:rsidRPr="009757B9">
        <w:rPr>
          <w:b/>
          <w:rtl/>
        </w:rPr>
        <w:t>היודע שהוא שבת, ועשה מלאכות הרבה בשבתות הרבה</w:t>
      </w:r>
    </w:p>
    <w:p w:rsidR="00E9703F" w:rsidRPr="009757B9" w:rsidRDefault="00E9703F" w:rsidP="00E9703F">
      <w:pPr>
        <w:pStyle w:val="afff9"/>
        <w:rPr>
          <w:b/>
          <w:rtl/>
        </w:rPr>
      </w:pPr>
      <w:r w:rsidRPr="009757B9">
        <w:rPr>
          <w:b/>
          <w:rtl/>
        </w:rPr>
        <w:tab/>
        <w:t>- חייב על כל אב מלאכה ומלאכה.</w:t>
      </w:r>
    </w:p>
    <w:p w:rsidR="00E9703F" w:rsidRDefault="00E9703F" w:rsidP="00E9703F">
      <w:pPr>
        <w:pStyle w:val="afff9"/>
        <w:rPr>
          <w:b/>
          <w:rtl/>
        </w:rPr>
      </w:pPr>
      <w:r w:rsidRPr="009757B9">
        <w:rPr>
          <w:b/>
          <w:rtl/>
        </w:rPr>
        <w:t>העושה מלאכות הרבה מעין מלאכה אחת</w:t>
      </w:r>
    </w:p>
    <w:p w:rsidR="00E9703F" w:rsidRPr="009757B9" w:rsidRDefault="00E9703F" w:rsidP="00E9703F">
      <w:pPr>
        <w:pStyle w:val="afff9"/>
        <w:rPr>
          <w:b/>
          <w:rtl/>
        </w:rPr>
      </w:pPr>
      <w:r w:rsidRPr="009757B9">
        <w:rPr>
          <w:b/>
          <w:rtl/>
        </w:rPr>
        <w:tab/>
        <w:t>- אינו חייב אלא חטאת אחת.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סח.</w:t>
      </w:r>
    </w:p>
    <w:p>
      <w:pPr>
        <w:pStyle w:val="afffff8"/>
        <w:rPr>
          <w:ins w:id="90815" w:author="קלוד" w:date="2026-10-11T12:33:55Z"/>
        </w:rPr>
      </w:pPr>
      <w:ins w:id="90816" w:author="קלוד" w:date="2026-10-11T12:33:55Z">
        <w:r>
          <w:rPr>
            <w:color w:val="7B3F00"/>
          </w:rPr>
          <w:t xml:space="preserve">כלל גדול - בשבת ושביעית, ולבר קפרא במעשר</w:t>
        </w:r>
      </w:ins>
    </w:p>
    <w:p w:rsidR="00E9703F" w:rsidRPr="006F178A" w:rsidRDefault="00E9703F" w:rsidP="00E9703F">
      <w:pPr>
        <w:rPr>
          <w:rtl/>
        </w:rPr>
      </w:pPr>
      <w:r w:rsidRPr="006F178A">
        <w:rPr>
          <w:rStyle w:val="afffe"/>
          <w:rFonts w:ascii="Fb Fontext" w:hAnsi="Fb Fontext"/>
          <w:rtl/>
        </w:rPr>
        <w:t xml:space="preserve">'כלל </w:t>
      </w:r>
      <w:ins w:id="98459" w:author="קלוד" w:date="2026-10-11T13:11:34Z">
        <w:r>
          <w:rPr>
            <w:rStyle w:val="afffe"/>
            <w:rFonts w:ascii="Fb Fontext" w:hAnsi="Fb Fontext"/>
            <w:rtl/>
          </w:rPr>
          <w:t xml:space="preserve">גדול'</w:t>
        </w:r>
      </w:ins>
      <w:del w:id="98460" w:author="קלוד" w:date="2026-10-11T13:11:34Z">
        <w:r w:rsidRPr="006F178A">
          <w:rPr>
            <w:rStyle w:val="afffe"/>
            <w:rFonts w:ascii="Fb Fontext" w:hAnsi="Fb Fontext"/>
            <w:rtl/>
          </w:rPr>
          <w:delText xml:space="preserve">גדול</w:delText>
        </w:r>
        <w:r w:rsidRPr="006F178A">
          <w:rPr>
            <w:rFonts w:ascii="Fb Fontext" w:hAnsi="Fb Fontext"/>
            <w:rtl/>
          </w:rPr>
          <w:delText xml:space="preserve">:</w:delText>
        </w:r>
      </w:del>
      <w:r w:rsidRPr="006F178A">
        <w:rPr>
          <w:rFonts w:ascii="Fb Fontext" w:hAnsi="Fb Fontext"/>
          <w:rtl/>
        </w:rPr>
        <w:t xml:space="preserve"> בשבת </w:t>
      </w:r>
      <w:ins w:id="98457" w:author="קלוד" w:date="2026-10-11T13:11:34Z">
        <w:r>
          <w:rPr>
            <w:rFonts w:ascii="Fb Fontext" w:hAnsi="Fb Fontext"/>
            <w:rtl/>
          </w:rPr>
          <w:t xml:space="preserve">ובשביעית</w:t>
        </w:r>
      </w:ins>
      <w:del w:id="98458" w:author="קלוד" w:date="2026-10-11T13:11:34Z">
        <w:r w:rsidRPr="006F178A">
          <w:rPr>
            <w:rFonts w:ascii="Fb Fontext" w:hAnsi="Fb Fontext"/>
            <w:rtl/>
          </w:rPr>
          <w:delText xml:space="preserve">ובשביעית.</w:delText>
        </w:r>
      </w:del>
      <w:r w:rsidRPr="006F178A">
        <w:rPr>
          <w:rFonts w:ascii="Fb Fontext" w:hAnsi="Fb Fontext"/>
          <w:rtl/>
        </w:rPr>
        <w:t xml:space="preserve"> </w:t>
      </w:r>
      <w:ins w:id="98455" w:author="קלוד" w:date="2026-10-11T13:11:34Z">
        <w:r>
          <w:rPr>
            <w:rFonts w:ascii="Fb Fontext" w:hAnsi="Fb Fontext"/>
            <w:rtl/>
          </w:rPr>
          <w:t xml:space="preserve">- </w:t>
        </w:r>
        <w:r>
          <w:rPr>
            <w:rStyle w:val="afffffe"/>
            <w:rFonts w:ascii="Fb Fontext" w:hAnsi="Fb Fontext"/>
            <w:rtl/>
          </w:rPr>
          <w:t xml:space="preserve">לא</w:t>
        </w:r>
        <w:r>
          <w:rPr>
            <w:rFonts w:ascii="Fb Fontext" w:hAnsi="Fb Fontext"/>
            <w:rtl/>
          </w:rPr>
          <w:t xml:space="preserve"> משום שרוצה</w:t>
        </w:r>
      </w:ins>
      <w:del w:id="98456" w:author="קלוד" w:date="2026-10-11T13:11:34Z">
        <w:r w:rsidRPr="006F178A">
          <w:rPr>
            <w:rFonts w:ascii="Fb Fontext" w:hAnsi="Fb Fontext"/>
            <w:rtl/>
          </w:rPr>
          <w:delText xml:space="preserve">דבעי</w:delText>
        </w:r>
      </w:del>
      <w:r w:rsidRPr="006F178A">
        <w:rPr>
          <w:rFonts w:ascii="Fb Fontext" w:hAnsi="Fb Fontext"/>
          <w:rtl/>
        </w:rPr>
        <w:t xml:space="preserve"> </w:t>
      </w:r>
      <w:ins w:id="96303" w:author="מנוע מכני" w:date="2026-10-11T12:04:39Z">
        <w:r>
          <w:rPr>
            <w:rFonts w:ascii="Fb Fontext" w:hAnsi="Fb Fontext"/>
            <w:rtl/>
          </w:rPr>
          <w:t xml:space="preserve">לשנות</w:t>
        </w:r>
      </w:ins>
      <w:del w:id="96304" w:author="מנוע מכני" w:date="2026-10-11T12:04:39Z">
        <w:r w:rsidRPr="006F178A">
          <w:rPr>
            <w:rFonts w:ascii="Fb Fontext" w:hAnsi="Fb Fontext"/>
            <w:rtl/>
          </w:rPr>
          <w:delText xml:space="preserve">למיתני</w:delText>
        </w:r>
      </w:del>
      <w:r w:rsidRPr="006F178A">
        <w:rPr>
          <w:rFonts w:ascii="Fb Fontext" w:hAnsi="Fb Fontext"/>
          <w:rtl/>
        </w:rPr>
        <w:t xml:space="preserve"> עוד כלל אחריו, </w:t>
      </w:r>
      <w:ins w:id="91213" w:author="מנוע מכני" w:date="2026-10-11T12:04:39Z">
        <w:ins w:id="98453" w:author="קלוד" w:date="2026-10-11T13:11:34Z">
          <w:r>
            <w:rPr>
              <w:rStyle w:val="afffffe"/>
              <w:rFonts w:ascii="Fb Fontext" w:hAnsi="Fb Fontext"/>
              <w:rtl/>
            </w:rPr>
            <w:t xml:space="preserve">אלא</w:t>
          </w:r>
          <w:r>
            <w:rPr>
              <w:rFonts w:ascii="Fb Fontext" w:hAnsi="Fb Fontext"/>
              <w:rtl/>
            </w:rPr>
            <w:t xml:space="preserve"> שיש</w:t>
          </w:r>
        </w:ins>
        <w:del w:id="98454" w:author="קלוד" w:date="2026-10-11T13:11:34Z">
          <w:r>
            <w:rPr>
              <w:rFonts w:ascii="Fb Fontext" w:hAnsi="Fb Fontext"/>
              <w:rtl/>
            </w:rPr>
            <w:delText xml:space="preserve">ויש</w:delText>
          </w:r>
        </w:del>
      </w:ins>
      <w:del w:id="91214" w:author="מנוע מכני" w:date="2026-10-11T12:04:39Z">
        <w:r w:rsidRPr="006F178A">
          <w:rPr>
            <w:rFonts w:ascii="Fb Fontext" w:hAnsi="Fb Fontext"/>
            <w:rtl/>
          </w:rPr>
          <w:delText xml:space="preserve">ואיכא</w:delText>
        </w:r>
      </w:del>
      <w:r w:rsidRPr="006F178A">
        <w:rPr>
          <w:rFonts w:ascii="Fb Fontext" w:hAnsi="Fb Fontext"/>
          <w:rtl/>
        </w:rPr>
        <w:t xml:space="preserve"> </w:t>
      </w:r>
      <w:ins w:id="92877" w:author="מנוע מכני" w:date="2026-10-11T12:04:39Z">
        <w:r>
          <w:rPr>
            <w:rFonts w:ascii="Fb Fontext" w:hAnsi="Fb Fontext"/>
            <w:rtl/>
          </w:rPr>
          <w:t xml:space="preserve">בהם</w:t>
        </w:r>
      </w:ins>
      <w:del w:id="92878" w:author="מנוע מכני" w:date="2026-10-11T12:04:39Z">
        <w:r w:rsidRPr="006F178A">
          <w:rPr>
            <w:rFonts w:ascii="Fb Fontext" w:hAnsi="Fb Fontext"/>
            <w:rtl/>
          </w:rPr>
          <w:delText xml:space="preserve">בהו</w:delText>
        </w:r>
      </w:del>
      <w:r w:rsidRPr="006F178A">
        <w:rPr>
          <w:rFonts w:ascii="Fb Fontext" w:hAnsi="Fb Fontext"/>
          <w:rtl/>
        </w:rPr>
        <w:t xml:space="preserve"> אבות </w:t>
      </w:r>
      <w:ins w:id="98451" w:author="קלוד" w:date="2026-10-11T13:11:34Z">
        <w:r>
          <w:rPr>
            <w:rFonts w:ascii="Fb Fontext" w:hAnsi="Fb Fontext"/>
            <w:rtl/>
          </w:rPr>
          <w:t xml:space="preserve">ותולדות,</w:t>
        </w:r>
      </w:ins>
      <w:del w:id="98452" w:author="קלוד" w:date="2026-10-11T13:11:34Z">
        <w:r w:rsidRPr="006F178A">
          <w:rPr>
            <w:rFonts w:ascii="Fb Fontext" w:hAnsi="Fb Fontext"/>
            <w:rtl/>
          </w:rPr>
          <w:delText xml:space="preserve">ותולדות</w:delText>
        </w:r>
      </w:del>
      <w:r w:rsidRPr="006F178A">
        <w:rPr>
          <w:rFonts w:ascii="Fb Fontext" w:hAnsi="Fb Fontext"/>
          <w:rtl/>
        </w:rPr>
        <w:t xml:space="preserve"> </w:t>
      </w:r>
      <w:r w:rsidRPr="006F178A">
        <w:rPr>
          <w:rFonts w:ascii="Fb Fontext" w:hAnsi="Fb Fontext"/>
          <w:rtl/>
        </w:rPr>
        <w:t xml:space="preserve">משא"כ</w:t>
      </w:r>
      <w:r w:rsidRPr="006F178A">
        <w:rPr>
          <w:rFonts w:ascii="Fb Fontext" w:hAnsi="Fb Fontext"/>
          <w:rtl/>
        </w:rPr>
        <w:t xml:space="preserve"> במעשר.</w:t>
      </w:r>
    </w:p>
    <w:p w:rsidR="00E9703F" w:rsidRPr="006F178A" w:rsidRDefault="00E9703F" w:rsidP="00E9703F">
      <w:pPr>
        <w:rPr>
          <w:rtl/>
        </w:rPr>
      </w:pPr>
      <w:r w:rsidRPr="006F178A">
        <w:rPr>
          <w:rStyle w:val="2fb"/>
          <w:rtl/>
        </w:rPr>
        <w:t xml:space="preserve">ולבר קפרא</w:t>
      </w:r>
      <w:r w:rsidRPr="006F178A">
        <w:rPr>
          <w:rtl/>
        </w:rPr>
        <w:t xml:space="preserve">, </w:t>
      </w:r>
      <w:ins w:id="98469" w:author="קלוד" w:date="2026-10-11T13:11:34Z">
        <w:r>
          <w:rPr>
            <w:rtl/>
          </w:rPr>
          <w:t xml:space="preserve">ששנה</w:t>
        </w:r>
      </w:ins>
      <w:del w:id="98470" w:author="קלוד" w:date="2026-10-11T13:11:34Z">
        <w:r w:rsidRPr="006F178A">
          <w:rPr>
            <w:rtl/>
          </w:rPr>
          <w:delText xml:space="preserve">דתני</w:delText>
        </w:r>
      </w:del>
      <w:r w:rsidRPr="006F178A">
        <w:rPr>
          <w:rtl/>
        </w:rPr>
        <w:t xml:space="preserve"> </w:t>
      </w:r>
      <w:ins w:id="98467" w:author="קלוד" w:date="2026-10-11T13:11:34Z">
        <w:r>
          <w:rPr>
            <w:rtl/>
          </w:rPr>
          <w:t xml:space="preserve">'כלל</w:t>
        </w:r>
      </w:ins>
      <w:del w:id="98468" w:author="קלוד" w:date="2026-10-11T13:11:34Z">
        <w:r w:rsidRPr="006F178A">
          <w:rPr>
            <w:rtl/>
          </w:rPr>
          <w:delText xml:space="preserve">כלל</w:delText>
        </w:r>
      </w:del>
      <w:r w:rsidRPr="006F178A">
        <w:rPr>
          <w:rtl/>
        </w:rPr>
        <w:t xml:space="preserve"> </w:t>
      </w:r>
      <w:ins w:id="98465" w:author="קלוד" w:date="2026-10-11T13:11:34Z">
        <w:r>
          <w:rPr>
            <w:rtl/>
          </w:rPr>
          <w:t xml:space="preserve">גדול' גם</w:t>
        </w:r>
      </w:ins>
      <w:del w:id="98466" w:author="קלוד" w:date="2026-10-11T13:11:34Z">
        <w:r w:rsidRPr="006F178A">
          <w:rPr>
            <w:rtl/>
          </w:rPr>
          <w:delText xml:space="preserve">גדול</w:delText>
        </w:r>
      </w:del>
      <w:r w:rsidRPr="006F178A">
        <w:rPr>
          <w:rtl/>
        </w:rPr>
        <w:t xml:space="preserve"> במעשר, </w:t>
      </w:r>
      <w:ins w:id="98463" w:author="קלוד" w:date="2026-10-11T13:11:34Z">
        <w:r>
          <w:rPr>
            <w:rStyle w:val="afffffe"/>
            <w:rtl/>
          </w:rPr>
          <w:t xml:space="preserve">הטעם</w:t>
        </w:r>
        <w:r>
          <w:rPr>
            <w:rtl/>
          </w:rPr>
          <w:t xml:space="preserve">: גדול</w:t>
        </w:r>
      </w:ins>
      <w:del w:id="98464" w:author="קלוד" w:date="2026-10-11T13:11:34Z">
        <w:r w:rsidRPr="006F178A">
          <w:rPr>
            <w:rtl/>
          </w:rPr>
          <w:delText xml:space="preserve">דגדול</w:delText>
        </w:r>
      </w:del>
      <w:r w:rsidRPr="006F178A">
        <w:rPr>
          <w:rtl/>
        </w:rPr>
        <w:t xml:space="preserve"> עונשו של שבת משל שביעית, </w:t>
      </w:r>
      <w:ins w:id="98461" w:author="קלוד" w:date="2026-10-11T13:11:34Z">
        <w:r>
          <w:rPr>
            <w:rtl/>
          </w:rPr>
          <w:t xml:space="preserve">שאסור</w:t>
        </w:r>
      </w:ins>
      <w:del w:id="98462" w:author="קלוד" w:date="2026-10-11T13:11:34Z">
        <w:r w:rsidRPr="006F178A">
          <w:rPr>
            <w:rtl/>
          </w:rPr>
          <w:delText xml:space="preserve">דאסור</w:delText>
        </w:r>
      </w:del>
      <w:r w:rsidRPr="006F178A">
        <w:rPr>
          <w:rtl/>
        </w:rPr>
        <w:t xml:space="preserve"> במחובר וגם בתלוש.</w:t>
      </w:r>
    </w:p>
    <w:p w:rsidR="00E9703F" w:rsidRPr="006F178A" w:rsidRDefault="00E9703F" w:rsidP="00E9703F">
      <w:pPr>
        <w:rPr>
          <w:rtl/>
        </w:rPr>
      </w:pPr>
      <w:r w:rsidRPr="006F178A">
        <w:rPr>
          <w:rtl/>
        </w:rPr>
        <w:tab/>
        <w:t xml:space="preserve">וגדול עונשה של שביעית מן המעשר, </w:t>
      </w:r>
      <w:ins w:id="96007" w:author="מנוע מכני" w:date="2026-10-11T12:04:39Z">
        <w:ins w:id="98471" w:author="קלוד" w:date="2026-10-11T13:11:34Z">
          <w:r>
            <w:rPr>
              <w:rtl/>
            </w:rPr>
            <w:t xml:space="preserve">שישנה</w:t>
          </w:r>
        </w:ins>
        <w:del w:id="98472" w:author="קלוד" w:date="2026-10-11T13:11:34Z">
          <w:r>
            <w:rPr>
              <w:rtl/>
            </w:rPr>
            <w:delText xml:space="preserve">דישנו</w:delText>
          </w:r>
        </w:del>
      </w:ins>
      <w:del w:id="96008" w:author="מנוע מכני" w:date="2026-10-11T12:04:39Z">
        <w:r w:rsidRPr="006F178A">
          <w:rPr>
            <w:rtl/>
          </w:rPr>
          <w:tab/>
          <w:delText xml:space="preserve">דאיתא</w:delText>
        </w:r>
      </w:del>
      <w:r w:rsidRPr="006F178A">
        <w:rPr>
          <w:rtl/>
        </w:rPr>
        <w:tab/>
        <w:t xml:space="preserve"> במאכל אדם וגם במאכל בהמה.</w:t>
      </w:r>
    </w:p>
    <w:p w:rsidR="00E9703F" w:rsidRPr="006F178A" w:rsidRDefault="00E9703F" w:rsidP="00E9703F">
      <w:pPr>
        <w:rPr>
          <w:rtl/>
        </w:rPr>
      </w:pPr>
      <w:r w:rsidRPr="006F178A">
        <w:rPr>
          <w:rtl/>
        </w:rPr>
        <w:tab/>
        <w:t xml:space="preserve">וגדול עונשו של מעשר </w:t>
      </w:r>
      <w:ins w:id="98479" w:author="קלוד" w:date="2026-10-11T13:11:34Z">
        <w:r>
          <w:rPr>
            <w:rtl/>
          </w:rPr>
          <w:t xml:space="preserve">מפאה,</w:t>
        </w:r>
      </w:ins>
      <w:del w:id="98480" w:author="קלוד" w:date="2026-10-11T13:11:34Z">
        <w:r w:rsidRPr="006F178A">
          <w:rPr>
            <w:rtl/>
          </w:rPr>
          <w:tab/>
          <w:delText xml:space="preserve">מפאה</w:delText>
        </w:r>
      </w:del>
      <w:r w:rsidRPr="006F178A">
        <w:rPr>
          <w:rtl/>
        </w:rPr>
        <w:tab/>
        <w:t xml:space="preserve"> </w:t>
      </w:r>
      <w:ins w:id="96009" w:author="מנוע מכני" w:date="2026-10-11T12:04:39Z">
        <w:ins w:id="98477" w:author="קלוד" w:date="2026-10-11T13:11:34Z">
          <w:r>
            <w:rPr>
              <w:rtl/>
            </w:rPr>
            <w:t xml:space="preserve">שישנו</w:t>
          </w:r>
        </w:ins>
        <w:del w:id="98478" w:author="קלוד" w:date="2026-10-11T13:11:34Z">
          <w:r>
            <w:rPr>
              <w:rtl/>
            </w:rPr>
            <w:delText xml:space="preserve">דישנו</w:delText>
          </w:r>
        </w:del>
      </w:ins>
      <w:del w:id="96010" w:author="מנוע מכני" w:date="2026-10-11T12:04:39Z">
        <w:r w:rsidRPr="006F178A">
          <w:rPr>
            <w:rtl/>
          </w:rPr>
          <w:tab/>
          <w:delText xml:space="preserve">דאיתא</w:delText>
        </w:r>
      </w:del>
      <w:r w:rsidRPr="006F178A">
        <w:rPr>
          <w:rtl/>
        </w:rPr>
        <w:tab/>
        <w:t xml:space="preserve"> בתאנה וגם </w:t>
      </w:r>
      <w:ins w:id="98475" w:author="קלוד" w:date="2026-10-11T13:11:34Z">
        <w:r>
          <w:rPr>
            <w:rtl/>
          </w:rPr>
          <w:t xml:space="preserve">בירק,</w:t>
        </w:r>
      </w:ins>
      <w:del w:id="98476" w:author="קלוד" w:date="2026-10-11T13:11:34Z">
        <w:r w:rsidRPr="006F178A">
          <w:rPr>
            <w:rtl/>
          </w:rPr>
          <w:tab/>
          <w:delText xml:space="preserve">בירק</w:delText>
        </w:r>
      </w:del>
      <w:r w:rsidRPr="006F178A">
        <w:rPr>
          <w:rtl/>
        </w:rPr>
        <w:tab/>
        <w:t xml:space="preserve"> </w:t>
      </w:r>
      <w:r w:rsidRPr="006F178A">
        <w:rPr>
          <w:rtl/>
        </w:rPr>
        <w:tab/>
        <w:t xml:space="preserve">משא"כ</w:t>
      </w:r>
      <w:r w:rsidRPr="006F178A">
        <w:rPr>
          <w:rtl/>
        </w:rPr>
        <w:tab/>
        <w:t xml:space="preserve"> </w:t>
      </w:r>
      <w:ins w:id="98473" w:author="קלוד" w:date="2026-10-11T13:11:34Z">
        <w:r>
          <w:rPr>
            <w:rtl/>
          </w:rPr>
          <w:t xml:space="preserve">פאה.</w:t>
        </w:r>
      </w:ins>
      <w:del w:id="98474" w:author="קלוד" w:date="2026-10-11T13:11:34Z">
        <w:r w:rsidRPr="006F178A">
          <w:rPr>
            <w:rtl/>
          </w:rPr>
          <w:tab/>
          <w:delText xml:space="preserve">מעשר.</w:delText>
        </w:r>
      </w:del>
    </w:p>
    <w:p w:rsidR="00E9703F" w:rsidRPr="006061D7" w:rsidRDefault="00E9703F" w:rsidP="00E9703F">
      <w:pPr>
        <w:rPr>
          <w:rtl/>
        </w:rPr>
      </w:pPr>
      <w:ins w:id="98485" w:author="קלוד" w:date="2026-10-11T13:11:34Z">
        <w:r>
          <w:rPr>
            <w:rtl/>
          </w:rPr>
          <w:t xml:space="preserve">שכלל</w:t>
        </w:r>
      </w:ins>
      <w:del w:id="98486" w:author="קלוד" w:date="2026-10-11T13:11:34Z">
        <w:r w:rsidRPr="006061D7">
          <w:rPr>
            <w:rtl/>
          </w:rPr>
          <w:delText xml:space="preserve">דכלל</w:delText>
        </w:r>
      </w:del>
      <w:r w:rsidRPr="006061D7">
        <w:rPr>
          <w:rtl/>
        </w:rPr>
        <w:t xml:space="preserve"> אמרו </w:t>
      </w:r>
      <w:ins w:id="98483" w:author="קלוד" w:date="2026-10-11T13:11:34Z">
        <w:r>
          <w:rPr>
            <w:rtl/>
          </w:rPr>
          <w:t xml:space="preserve">בפיאה:</w:t>
        </w:r>
      </w:ins>
      <w:del w:id="98484" w:author="קלוד" w:date="2026-10-11T13:11:34Z">
        <w:r w:rsidRPr="006061D7">
          <w:rPr>
            <w:rtl/>
          </w:rPr>
          <w:delText xml:space="preserve">בפי</w:delText>
        </w:r>
        <w:r w:rsidRPr="006061D7">
          <w:rPr>
            <w:rFonts w:hint="cs"/>
            <w:rtl/>
          </w:rPr>
          <w:delText xml:space="preserve">אה</w:delText>
        </w:r>
      </w:del>
      <w:r w:rsidRPr="006061D7">
        <w:rPr>
          <w:rFonts w:hint="cs"/>
          <w:rtl/>
        </w:rPr>
        <w:t xml:space="preserve"> </w:t>
      </w:r>
      <w:r w:rsidRPr="006061D7">
        <w:rPr>
          <w:rtl/>
        </w:rPr>
        <w:t xml:space="preserve">כל שהוא אוכל, ונשמר, וגידולו מן הארץ, ולקיטתו כאחת, ומכניסו לקיום</w:t>
      </w:r>
      <w:ins w:id="98481" w:author="קלוד" w:date="2026-10-11T13:11:34Z">
        <w:r>
          <w:rPr>
            <w:rtl/>
          </w:rPr>
          <w:t xml:space="preserve"> - </w:t>
        </w:r>
      </w:ins>
      <w:del w:id="98482" w:author="קלוד" w:date="2026-10-11T13:11:34Z">
        <w:r w:rsidRPr="006061D7">
          <w:rPr>
            <w:rtl/>
          </w:rPr>
          <w:delText xml:space="preserve"> </w:delText>
        </w:r>
      </w:del>
      <w:r w:rsidRPr="006061D7">
        <w:rPr>
          <w:rtl/>
        </w:rPr>
        <w:t xml:space="preserve">חייב בפיאה.</w:t>
      </w:r>
    </w:p>
    <w:p w:rsidR="00E9703F" w:rsidRPr="006F178A" w:rsidRDefault="00E9703F" w:rsidP="00E9703F">
      <w:pPr>
        <w:rPr>
          <w:rtl/>
        </w:rPr>
      </w:pPr>
      <w:r w:rsidRPr="006F178A">
        <w:rPr>
          <w:rStyle w:val="afffe"/>
          <w:rFonts w:ascii="Fb Fontext" w:hAnsi="Fb Fontext"/>
          <w:rtl/>
        </w:rPr>
        <w:t>אוכל</w:t>
      </w:r>
      <w:r w:rsidRPr="006F178A">
        <w:rPr>
          <w:rFonts w:ascii="Fb Fontext" w:hAnsi="Fb Fontext"/>
          <w:rtl/>
        </w:rPr>
        <w:t xml:space="preserve"> - </w:t>
      </w:r>
      <w:ins w:id="95693" w:author="מנוע מכני" w:date="2026-10-11T12:04:39Z">
        <w:r>
          <w:rPr>
            <w:rFonts w:ascii="Fb Fontext" w:hAnsi="Fb Fontext"/>
            <w:rtl/>
          </w:rPr>
          <w:t xml:space="preserve">למעט</w:t>
        </w:r>
      </w:ins>
      <w:del w:id="95694" w:author="מנוע מכני" w:date="2026-10-11T12:04:39Z">
        <w:r w:rsidRPr="006F178A">
          <w:rPr>
            <w:rFonts w:ascii="Fb Fontext" w:hAnsi="Fb Fontext"/>
            <w:rtl/>
          </w:rPr>
          <w:delText xml:space="preserve">למעוטי</w:delText>
        </w:r>
      </w:del>
      <w:r w:rsidRPr="006F178A">
        <w:rPr>
          <w:rFonts w:ascii="Fb Fontext" w:hAnsi="Fb Fontext"/>
          <w:rtl/>
        </w:rPr>
        <w:t xml:space="preserve"> ספיחי סטיס וקוצה. </w:t>
      </w:r>
      <w:r w:rsidRPr="006F178A">
        <w:rPr>
          <w:rStyle w:val="afffe"/>
          <w:rFonts w:ascii="Fb Fontext" w:hAnsi="Fb Fontext"/>
          <w:rtl/>
        </w:rPr>
        <w:t>ונשמר</w:t>
      </w:r>
      <w:ins w:id="98501" w:author="קלוד" w:date="2026-10-11T13:11:34Z">
        <w:r>
          <w:rPr>
            <w:rFonts w:ascii="Fb Fontext" w:hAnsi="Fb Fontext"/>
            <w:rtl/>
          </w:rPr>
          <w:t xml:space="preserve"> - </w:t>
        </w:r>
      </w:ins>
      <w:del w:id="98502" w:author="קלוד" w:date="2026-10-11T13:11:34Z">
        <w:r w:rsidRPr="006F178A">
          <w:rPr>
            <w:rFonts w:ascii="Fb Fontext" w:hAnsi="Fb Fontext"/>
            <w:rtl/>
          </w:rPr>
          <w:delText xml:space="preserve"> </w:delText>
        </w:r>
      </w:del>
      <w:ins w:id="95695" w:author="מנוע מכני" w:date="2026-10-11T12:04:39Z">
        <w:r>
          <w:rPr>
            <w:rFonts w:ascii="Fb Fontext" w:hAnsi="Fb Fontext"/>
            <w:rtl/>
          </w:rPr>
          <w:t xml:space="preserve">למעט</w:t>
        </w:r>
      </w:ins>
      <w:del w:id="95696" w:author="מנוע מכני" w:date="2026-10-11T12:04:39Z">
        <w:r w:rsidRPr="006F178A">
          <w:rPr>
            <w:rFonts w:ascii="Fb Fontext" w:hAnsi="Fb Fontext"/>
            <w:rtl/>
          </w:rPr>
          <w:delText xml:space="preserve">למעוטי</w:delText>
        </w:r>
      </w:del>
      <w:r w:rsidRPr="006F178A">
        <w:rPr>
          <w:rFonts w:ascii="Fb Fontext" w:hAnsi="Fb Fontext"/>
          <w:rtl/>
        </w:rPr>
        <w:t xml:space="preserve"> </w:t>
      </w:r>
      <w:ins w:id="98499" w:author="קלוד" w:date="2026-10-11T13:11:34Z">
        <w:r>
          <w:rPr>
            <w:rFonts w:ascii="Fb Fontext" w:hAnsi="Fb Fontext"/>
            <w:rtl/>
          </w:rPr>
          <w:t xml:space="preserve">הפקר.</w:t>
        </w:r>
      </w:ins>
      <w:del w:id="98500" w:author="קלוד" w:date="2026-10-11T13:11:34Z">
        <w:r w:rsidRPr="006F178A">
          <w:rPr>
            <w:rFonts w:ascii="Fb Fontext" w:hAnsi="Fb Fontext"/>
            <w:rtl/>
          </w:rPr>
          <w:delText xml:space="preserve">הפקר,</w:delText>
        </w:r>
      </w:del>
      <w:r w:rsidRPr="006F178A">
        <w:rPr>
          <w:rFonts w:ascii="Fb Fontext" w:hAnsi="Fb Fontext"/>
          <w:rtl/>
        </w:rPr>
        <w:t xml:space="preserve"> </w:t>
      </w:r>
      <w:r w:rsidRPr="006F178A">
        <w:rPr>
          <w:rStyle w:val="afffe"/>
          <w:rFonts w:ascii="Fb Fontext" w:hAnsi="Fb Fontext"/>
          <w:rtl/>
        </w:rPr>
        <w:t>וגידולו מן הארץ</w:t>
      </w:r>
      <w:r w:rsidRPr="006F178A">
        <w:rPr>
          <w:rFonts w:ascii="Fb Fontext" w:hAnsi="Fb Fontext"/>
          <w:rtl/>
        </w:rPr>
        <w:t xml:space="preserve"> </w:t>
      </w:r>
      <w:ins w:id="98497" w:author="קלוד" w:date="2026-10-11T13:11:34Z">
        <w:r>
          <w:rPr>
            <w:rFonts w:ascii="Fb Fontext" w:hAnsi="Fb Fontext"/>
            <w:rtl/>
          </w:rPr>
          <w:t xml:space="preserve">- למעט</w:t>
        </w:r>
      </w:ins>
      <w:del w:id="98498" w:author="קלוד" w:date="2026-10-11T13:11:34Z">
        <w:r w:rsidRPr="006F178A">
          <w:rPr>
            <w:rFonts w:ascii="Fb Fontext" w:hAnsi="Fb Fontext"/>
            <w:rtl/>
          </w:rPr>
          <w:delText xml:space="preserve">-</w:delText>
        </w:r>
        <w:r>
          <w:rPr>
            <w:rFonts w:ascii="Fb Fontext" w:hAnsi="Fb Fontext"/>
            <w:rtl/>
          </w:rPr>
          <w:delText xml:space="preserve">למעט</w:delText>
        </w:r>
      </w:del>
      <w:ins w:id="95697" w:author="מנוע מכני" w:date="2026-10-11T12:04:39Z"/>
      <w:del w:id="95698" w:author="מנוע מכני" w:date="2026-10-11T12:04:39Z">
        <w:r w:rsidRPr="006F178A">
          <w:rPr>
            <w:rFonts w:ascii="Fb Fontext" w:hAnsi="Fb Fontext"/>
            <w:rtl/>
          </w:rPr>
          <w:delText xml:space="preserve">למעוטי</w:delText>
        </w:r>
      </w:del>
      <w:r w:rsidRPr="006F178A">
        <w:rPr>
          <w:rFonts w:ascii="Fb Fontext" w:hAnsi="Fb Fontext"/>
          <w:rtl/>
        </w:rPr>
        <w:t xml:space="preserve"> כמיהין </w:t>
      </w:r>
      <w:ins w:id="98495" w:author="קלוד" w:date="2026-10-11T13:11:34Z">
        <w:r>
          <w:rPr>
            <w:rFonts w:ascii="Fb Fontext" w:hAnsi="Fb Fontext"/>
            <w:rtl/>
          </w:rPr>
          <w:t xml:space="preserve">ופטריות.</w:t>
        </w:r>
      </w:ins>
      <w:del w:id="98496" w:author="קלוד" w:date="2026-10-11T13:11:34Z">
        <w:r w:rsidRPr="006F178A">
          <w:rPr>
            <w:rFonts w:ascii="Fb Fontext" w:hAnsi="Fb Fontext"/>
            <w:rtl/>
          </w:rPr>
          <w:delText xml:space="preserve">ופטריות,</w:delText>
        </w:r>
      </w:del>
      <w:r w:rsidRPr="006F178A">
        <w:rPr>
          <w:rFonts w:ascii="Fb Fontext" w:hAnsi="Fb Fontext" w:hint="cs"/>
          <w:rtl/>
        </w:rPr>
        <w:t xml:space="preserve"> </w:t>
      </w:r>
      <w:r w:rsidRPr="006F178A">
        <w:rPr>
          <w:rStyle w:val="afffe"/>
          <w:rFonts w:ascii="Fb Fontext" w:hAnsi="Fb Fontext"/>
          <w:rtl/>
        </w:rPr>
        <w:t xml:space="preserve">ולקיטתו כאחת - </w:t>
      </w:r>
      <w:ins w:id="95699" w:author="מנוע מכני" w:date="2026-10-11T12:04:39Z">
        <w:r>
          <w:rPr>
            <w:rFonts w:ascii="Fb Fontext" w:hAnsi="Fb Fontext"/>
            <w:rtl/>
          </w:rPr>
          <w:t xml:space="preserve">למעט</w:t>
        </w:r>
      </w:ins>
      <w:del w:id="95700" w:author="מנוע מכני" w:date="2026-10-11T12:04:39Z">
        <w:r w:rsidRPr="006F178A">
          <w:rPr>
            <w:rFonts w:ascii="Fb Fontext" w:hAnsi="Fb Fontext"/>
            <w:rtl/>
          </w:rPr>
          <w:delText xml:space="preserve">למעוטי</w:delText>
        </w:r>
      </w:del>
      <w:r w:rsidRPr="006F178A">
        <w:rPr>
          <w:rFonts w:ascii="Fb Fontext" w:hAnsi="Fb Fontext"/>
          <w:rtl/>
        </w:rPr>
        <w:t xml:space="preserve"> </w:t>
      </w:r>
      <w:ins w:id="98493" w:author="קלוד" w:date="2026-10-11T13:11:34Z">
        <w:r>
          <w:rPr>
            <w:rFonts w:ascii="Fb Fontext" w:hAnsi="Fb Fontext"/>
            <w:rtl/>
          </w:rPr>
          <w:t xml:space="preserve">תאנה.</w:t>
        </w:r>
      </w:ins>
      <w:del w:id="98494" w:author="קלוד" w:date="2026-10-11T13:11:34Z">
        <w:r w:rsidRPr="006F178A">
          <w:rPr>
            <w:rFonts w:ascii="Fb Fontext" w:hAnsi="Fb Fontext"/>
            <w:rtl/>
          </w:rPr>
          <w:delText xml:space="preserve">תאנה,</w:delText>
        </w:r>
      </w:del>
      <w:r w:rsidRPr="006F178A">
        <w:rPr>
          <w:rFonts w:ascii="Fb Fontext" w:hAnsi="Fb Fontext"/>
          <w:rtl/>
        </w:rPr>
        <w:t xml:space="preserve"> </w:t>
      </w:r>
      <w:r w:rsidRPr="006F178A">
        <w:rPr>
          <w:rStyle w:val="afffe"/>
          <w:rFonts w:ascii="Fb Fontext" w:hAnsi="Fb Fontext"/>
          <w:rtl/>
        </w:rPr>
        <w:t>ומכניסו לקיום</w:t>
      </w:r>
      <w:r w:rsidRPr="006F178A">
        <w:rPr>
          <w:rFonts w:ascii="Fb Fontext" w:hAnsi="Fb Fontext"/>
          <w:rtl/>
        </w:rPr>
        <w:t xml:space="preserve"> - </w:t>
      </w:r>
      <w:ins w:id="95701" w:author="מנוע מכני" w:date="2026-10-11T12:04:39Z">
        <w:r>
          <w:rPr>
            <w:rFonts w:ascii="Fb Fontext" w:hAnsi="Fb Fontext"/>
            <w:rtl/>
          </w:rPr>
          <w:t xml:space="preserve">למעט</w:t>
        </w:r>
      </w:ins>
      <w:del w:id="95702" w:author="מנוע מכני" w:date="2026-10-11T12:04:39Z">
        <w:r w:rsidRPr="006F178A">
          <w:rPr>
            <w:rFonts w:ascii="Fb Fontext" w:hAnsi="Fb Fontext"/>
            <w:rtl/>
          </w:rPr>
          <w:delText xml:space="preserve">למעוטי</w:delText>
        </w:r>
      </w:del>
      <w:r w:rsidRPr="006F178A">
        <w:rPr>
          <w:rFonts w:ascii="Fb Fontext" w:hAnsi="Fb Fontext"/>
          <w:rtl/>
        </w:rPr>
        <w:t xml:space="preserve"> ירק.</w:t>
      </w:r>
      <w:r w:rsidRPr="006F178A">
        <w:rPr>
          <w:rStyle w:val="afffe"/>
          <w:rFonts w:ascii="Fb Fontext" w:hAnsi="Fb Fontext" w:hint="cs"/>
          <w:rtl/>
        </w:rPr>
        <w:t xml:space="preserve"> </w:t>
      </w:r>
      <w:r w:rsidRPr="006F178A">
        <w:rPr>
          <w:rStyle w:val="afffe"/>
          <w:rFonts w:ascii="Fb Fontext" w:hAnsi="Fb Fontext"/>
          <w:rtl/>
        </w:rPr>
        <w:t>ובמעשר</w:t>
      </w:r>
      <w:r w:rsidRPr="006F178A">
        <w:rPr>
          <w:rFonts w:ascii="Fb Fontext" w:hAnsi="Fb Fontext"/>
          <w:rtl/>
        </w:rPr>
        <w:t xml:space="preserve"> </w:t>
      </w:r>
      <w:ins w:id="98491" w:author="קלוד" w:date="2026-10-11T13:11:34Z">
        <w:r>
          <w:rPr>
            <w:rStyle w:val="afffe"/>
            <w:rFonts w:ascii="Fb Fontext" w:hAnsi="Fb Fontext"/>
            <w:rtl/>
          </w:rPr>
          <w:t xml:space="preserve">'לקיטתו</w:t>
        </w:r>
      </w:ins>
      <w:del w:id="98492" w:author="קלוד" w:date="2026-10-11T13:11:34Z">
        <w:r w:rsidRPr="006F178A">
          <w:rPr>
            <w:rStyle w:val="afffe"/>
            <w:rFonts w:ascii="Fb Fontext" w:hAnsi="Fb Fontext"/>
            <w:rtl/>
          </w:rPr>
          <w:delText xml:space="preserve">לא</w:delText>
        </w:r>
        <w:r w:rsidRPr="006F178A">
          <w:rPr>
            <w:rStyle w:val="afffe"/>
            <w:rFonts w:ascii="Fb Fontext" w:hAnsi="Fb Fontext"/>
            <w:rtl/>
          </w:rPr>
          <w:delText xml:space="preserve"> </w:delText>
        </w:r>
        <w:r w:rsidRPr="006F178A">
          <w:rPr>
            <w:rStyle w:val="afffe"/>
            <w:rFonts w:ascii="Fb Fontext" w:hAnsi="Fb Fontext"/>
            <w:rtl/>
          </w:rPr>
          <w:delText xml:space="preserve">תנן</w:delText>
        </w:r>
        <w:r w:rsidRPr="006F178A">
          <w:rPr>
            <w:rFonts w:ascii="Fb Fontext" w:hAnsi="Fb Fontext"/>
            <w:rtl/>
          </w:rPr>
          <w:delText xml:space="preserve"> לקיטתו</w:delText>
        </w:r>
      </w:del>
      <w:r w:rsidRPr="006F178A">
        <w:rPr>
          <w:rFonts w:ascii="Fb Fontext" w:hAnsi="Fb Fontext"/>
          <w:rtl/>
        </w:rPr>
        <w:t xml:space="preserve"> כאחת ומכניסו </w:t>
      </w:r>
      <w:ins w:id="98489" w:author="קלוד" w:date="2026-10-11T13:11:34Z">
        <w:r>
          <w:rPr>
            <w:rFonts w:ascii="Fb Fontext" w:hAnsi="Fb Fontext"/>
            <w:rtl/>
          </w:rPr>
          <w:t xml:space="preserve">לקיום'</w:t>
        </w:r>
      </w:ins>
      <w:del w:id="98490" w:author="קלוד" w:date="2026-10-11T13:11:34Z">
        <w:r w:rsidRPr="006F178A">
          <w:rPr>
            <w:rFonts w:ascii="Fb Fontext" w:hAnsi="Fb Fontext"/>
            <w:rtl/>
          </w:rPr>
          <w:delText xml:space="preserve">לקיום -</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w:t>
      </w:r>
      <w:ins w:id="98487" w:author="קלוד" w:date="2026-10-11T13:11:34Z">
        <w:r>
          <w:rPr>
            <w:rFonts w:ascii="Fb Fontext" w:hAnsi="Fb Fontext"/>
            <w:rtl/>
          </w:rPr>
          <w:t xml:space="preserve">שנינו.</w:t>
        </w:r>
      </w:ins>
      <w:del w:id="98488" w:author="קלוד" w:date="2026-10-11T13:11:34Z">
        <w:r w:rsidRPr="006F178A">
          <w:rPr>
            <w:rFonts w:ascii="Fb Fontext" w:hAnsi="Fb Fontext"/>
            <w:rtl/>
          </w:rPr>
          <w:delText xml:space="preserve">תנן</w:delText>
        </w:r>
        <w:r w:rsidRPr="006F178A">
          <w:rPr>
            <w:rFonts w:ascii="Fb Fontext" w:hAnsi="Fb Fontext"/>
            <w:rtl/>
          </w:rPr>
          <w:delText xml:space="preserve">.</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13" w:author="קלוד" w:date="2026-10-11T12:33:55Z"/>
        </w:rPr>
      </w:pPr>
      <w:ins w:id="90814" w:author="קלוד" w:date="2026-10-11T12:33:55Z">
        <w:r>
          <w:rPr>
            <w:color w:val="7B3F00"/>
          </w:rPr>
          <w:t xml:space="preserve">תינוק שנשבה וגר שנתגייר - שכח עיקר שבת</w:t>
        </w:r>
      </w:ins>
    </w:p>
    <w:p>
      <w:pPr>
        <w:pStyle w:val="38"/>
        <w:rPr>
          <w:ins w:id="97670" w:author="מנוע מכני" w:date="2026-10-11T12:04:39Z"/>
        </w:rPr>
      </w:pPr>
      <w:r w:rsidRPr="006F178A">
        <w:t>רב ושמוא</w:t>
      </w:r>
      <w:r w:rsidRPr="006F178A">
        <w:t>ל</w:t>
      </w:r>
      <w:r w:rsidRPr="006F178A">
        <w:t xml:space="preserve">:</w:t>
      </w:r>
    </w:p>
    <w:p w:rsidR="00E9703F" w:rsidRPr="006F178A" w:rsidRDefault="00E9703F" w:rsidP="00E9703F">
      <w:pPr>
        <w:rPr>
          <w:rtl/>
        </w:rPr>
      </w:pPr>
      <w:del w:id="97671" w:author="מנוע מכני" w:date="2026-10-11T12:04:39Z">
        <w:r w:rsidRPr="006F178A">
          <w:rPr>
            <w:rFonts w:ascii="Fb Fontext" w:hAnsi="Fb Fontext"/>
            <w:rtl/>
          </w:rPr>
          <w:delText xml:space="preserve"> </w:delText>
        </w:r>
      </w:del>
      <w:ins w:id="90363" w:author="מנוע מכני" w:date="2026-10-11T12:04:39Z">
        <w:r>
          <w:rPr>
            <w:rFonts w:ascii="Fb Fontext" w:hAnsi="Fb Fontext"/>
            <w:rtl/>
          </w:rPr>
          <w:t xml:space="preserve">אפי'</w:t>
        </w:r>
      </w:ins>
      <w:del w:id="90364" w:author="מנוע מכני" w:date="2026-10-11T12:04:39Z">
        <w:r w:rsidRPr="006F178A">
          <w:rPr>
            <w:rFonts w:ascii="Fb Fontext" w:hAnsi="Fb Fontext"/>
            <w:rtl/>
          </w:rPr>
          <w:delText xml:space="preserve">אפילו</w:delText>
        </w:r>
      </w:del>
      <w:r w:rsidRPr="006F178A">
        <w:rPr>
          <w:rFonts w:ascii="Fb Fontext" w:hAnsi="Fb Fontext"/>
          <w:rtl/>
        </w:rPr>
        <w:t xml:space="preserve"> תינוק שנשבה לבין הנכרים, וגר שנתגייר לבין הנכרים כהכיר ולבסוף שכח וחייב.</w:t>
      </w:r>
    </w:p>
    <w:p>
      <w:pPr>
        <w:pStyle w:val="38"/>
        <w:rPr>
          <w:ins w:id="97672" w:author="מנוע מכני" w:date="2026-10-11T12:04:39Z"/>
        </w:rPr>
      </w:pPr>
      <w:r w:rsidRPr="006F178A">
        <w:t xml:space="preserve">ר"י ורשב"ל:</w:t>
      </w:r>
    </w:p>
    <w:p w:rsidR="00E9703F" w:rsidRPr="006F178A" w:rsidRDefault="00E9703F" w:rsidP="00E9703F">
      <w:pPr>
        <w:rPr>
          <w:rtl/>
        </w:rPr>
      </w:pPr>
      <w:del w:id="97673" w:author="מנוע מכני" w:date="2026-10-11T12:04:39Z">
        <w:r w:rsidRPr="006F178A">
          <w:rPr>
            <w:rtl/>
          </w:rPr>
          <w:delText xml:space="preserve"> </w:delText>
        </w:r>
      </w:del>
      <w:r w:rsidRPr="006F178A">
        <w:rPr>
          <w:rtl/>
        </w:rPr>
        <w:t xml:space="preserve">דוקא הכיר ולבסוף שכח</w:t>
      </w:r>
      <w:r w:rsidRPr="006F178A">
        <w:rPr>
          <w:rFonts w:hint="cs"/>
          <w:rtl/>
        </w:rPr>
        <w:t xml:space="preserve">, </w:t>
      </w:r>
      <w:r w:rsidRPr="006F178A">
        <w:rPr>
          <w:rtl/>
        </w:rPr>
        <w:t>אבל תינוק שנשבה בין הנכרים וגר שנתגייר לבין הנכרים פטור.</w:t>
      </w:r>
    </w:p>
    <w:p w:rsidR="00E9703F" w:rsidRDefault="00E9703F" w:rsidP="00E9703F">
      <w:pPr>
        <w:rPr>
          <w:rtl/>
        </w:rPr>
      </w:pPr>
      <w:ins w:id="95179" w:author="מנוע מכני" w:date="2026-10-11T12:04:39Z">
        <w:ins w:id="98511" w:author="קלוד" w:date="2026-10-11T13:11:34Z">
          <w:r>
            <w:rPr>
              <w:rtl/>
            </w:rPr>
            <w:t xml:space="preserve">וסובר</w:t>
          </w:r>
        </w:ins>
        <w:del w:id="98512" w:author="קלוד" w:date="2026-10-11T13:11:34Z">
          <w:r>
            <w:rPr>
              <w:rtl/>
            </w:rPr>
            <w:delText xml:space="preserve">וסבר</w:delText>
          </w:r>
        </w:del>
      </w:ins>
      <w:del w:id="95180" w:author="מנוע מכני" w:date="2026-10-11T12:04:39Z">
        <w:r w:rsidRPr="006F178A">
          <w:rPr>
            <w:rtl/>
          </w:rPr>
          <w:delText xml:space="preserve">וס"ל</w:delText>
        </w:r>
      </w:del>
      <w:r w:rsidRPr="006F178A">
        <w:rPr>
          <w:rtl/>
        </w:rPr>
        <w:t xml:space="preserve"> </w:t>
      </w:r>
      <w:ins w:id="98509" w:author="קלוד" w:date="2026-10-11T13:11:34Z">
        <w:r>
          <w:rPr>
            <w:rtl/>
          </w:rPr>
          <w:t xml:space="preserve">כמונבז,</w:t>
        </w:r>
      </w:ins>
      <w:del w:id="98510" w:author="קלוד" w:date="2026-10-11T13:11:34Z">
        <w:r w:rsidRPr="006F178A">
          <w:rPr>
            <w:rtl/>
          </w:rPr>
          <w:delText xml:space="preserve">כמונבז</w:delText>
        </w:r>
      </w:del>
      <w:r w:rsidRPr="006F178A">
        <w:rPr>
          <w:rtl/>
        </w:rPr>
        <w:t xml:space="preserve"> </w:t>
      </w:r>
      <w:ins w:id="98507" w:author="קלוד" w:date="2026-10-11T13:11:34Z">
        <w:r>
          <w:rPr>
            <w:rtl/>
          </w:rPr>
          <w:t xml:space="preserve">שטעמו:</w:t>
        </w:r>
      </w:ins>
      <w:del w:id="98508" w:author="קלוד" w:date="2026-10-11T13:11:34Z">
        <w:r w:rsidRPr="006F178A">
          <w:rPr>
            <w:rtl/>
          </w:rPr>
          <w:delText xml:space="preserve">דטעמיה</w:delText>
        </w:r>
      </w:del>
      <w:r w:rsidRPr="006F178A">
        <w:rPr>
          <w:rtl/>
        </w:rPr>
        <w:t xml:space="preserve"> </w:t>
      </w:r>
      <w:ins w:id="98505" w:author="קלוד" w:date="2026-10-11T13:11:34Z">
        <w:r>
          <w:rPr>
            <w:rtl/>
          </w:rPr>
          <w:t xml:space="preserve">נקרא</w:t>
        </w:r>
      </w:ins>
      <w:del w:id="98506" w:author="קלוד" w:date="2026-10-11T13:11:34Z">
        <w:r w:rsidRPr="006F178A">
          <w:rPr>
            <w:rtl/>
          </w:rPr>
          <w:delText xml:space="preserve">דנקרא</w:delText>
        </w:r>
      </w:del>
      <w:r w:rsidRPr="006F178A">
        <w:rPr>
          <w:rtl/>
        </w:rPr>
        <w:t xml:space="preserve"> חוטא </w:t>
      </w:r>
      <w:ins w:id="98503" w:author="קלוד" w:date="2026-10-11T13:11:34Z">
        <w:r>
          <w:rPr>
            <w:rtl/>
          </w:rPr>
          <w:t xml:space="preserve">כמזיד,</w:t>
        </w:r>
      </w:ins>
      <w:del w:id="98504" w:author="קלוד" w:date="2026-10-11T13:11:34Z">
        <w:r w:rsidRPr="006F178A">
          <w:rPr>
            <w:rtl/>
          </w:rPr>
          <w:delText xml:space="preserve">כמזיד</w:delText>
        </w:r>
      </w:del>
      <w:r w:rsidRPr="006F178A">
        <w:rPr>
          <w:rtl/>
        </w:rPr>
        <w:t xml:space="preserve"> ומצד שהיתה לו ידיעה</w:t>
      </w:r>
      <w:r w:rsidRPr="006F178A">
        <w:rPr>
          <w:rFonts w:hint="cs"/>
          <w:rtl/>
        </w:rPr>
        <w:t>,</w:t>
      </w:r>
    </w:p>
    <w:p w:rsidR="00E9703F" w:rsidRPr="006F178A" w:rsidRDefault="00E9703F" w:rsidP="00E9703F">
      <w:pPr>
        <w:rPr>
          <w:rtl/>
        </w:rPr>
      </w:pPr>
      <w:r w:rsidRPr="006F178A">
        <w:rPr>
          <w:rFonts w:ascii="Fb Fontext" w:hAnsi="Fb Fontext"/>
          <w:sz w:val="20"/>
          <w:rtl/>
        </w:rPr>
        <w:t xml:space="preserve">משא"כ</w:t>
      </w:r>
      <w:r w:rsidRPr="006F178A">
        <w:rPr>
          <w:rFonts w:ascii="Fb Fontext" w:hAnsi="Fb Fontext"/>
          <w:sz w:val="20"/>
          <w:rtl/>
        </w:rPr>
        <w:t xml:space="preserve"> </w:t>
      </w:r>
      <w:ins w:id="91215" w:author="מנוע מכני" w:date="2026-10-11T12:04:39Z">
        <w:r>
          <w:rPr>
            <w:rFonts w:ascii="Fb Fontext" w:hAnsi="Fb Fontext"/>
            <w:sz w:val="20"/>
            <w:rtl/>
          </w:rPr>
          <w:t xml:space="preserve">כאן</w:t>
        </w:r>
      </w:ins>
      <w:del w:id="91216" w:author="מנוע מכני" w:date="2026-10-11T12:04:39Z">
        <w:r w:rsidRPr="006F178A">
          <w:rPr>
            <w:rFonts w:ascii="Fb Fontext" w:hAnsi="Fb Fontext"/>
            <w:sz w:val="20"/>
            <w:rtl/>
          </w:rPr>
          <w:delText xml:space="preserve">הכא</w:delText>
        </w:r>
      </w:del>
      <w:r w:rsidRPr="006F178A">
        <w:rPr>
          <w:rFonts w:ascii="Fb Fontext" w:hAnsi="Fb Fontext"/>
          <w:sz w:val="20"/>
          <w:rtl/>
        </w:rPr>
        <w:t xml:space="preserve"> שלא ידע, חייב על דם אחת, חלב אחת, </w:t>
      </w:r>
      <w:r w:rsidRPr="006F178A">
        <w:rPr>
          <w:rFonts w:ascii="Fb Fontext" w:hAnsi="Fb Fontext"/>
          <w:sz w:val="20"/>
          <w:rtl/>
        </w:rPr>
        <w:t xml:space="preserve">וע"ז</w:t>
      </w:r>
      <w:r w:rsidRPr="006F178A">
        <w:rPr>
          <w:rFonts w:ascii="Fb Fontext" w:hAnsi="Fb Fontext"/>
          <w:sz w:val="20"/>
          <w:rtl/>
        </w:rPr>
        <w:t xml:space="preserve"> אחת.</w:t>
      </w:r>
    </w:p>
    <w:p w:rsidR="00E9703F" w:rsidRDefault="00E9703F" w:rsidP="00E9703F">
      <w:pPr>
        <w:rPr>
          <w:rFonts w:ascii="Fb Fontext" w:hAnsi="Fb Fontext"/>
          <w:rtl/>
        </w:rPr>
      </w:pPr>
      <w:r w:rsidRPr="006F178A">
        <w:rPr>
          <w:rFonts w:ascii="Fb Fontext" w:hAnsi="Fb Fontext" w:hint="cs"/>
          <w:rtl/>
        </w:rPr>
        <w:t>ט</w:t>
      </w:r>
      <w:r w:rsidRPr="006F178A">
        <w:rPr>
          <w:rFonts w:ascii="Fb Fontext" w:hAnsi="Fb Fontext"/>
          <w:rtl/>
        </w:rPr>
        <w:t xml:space="preserve">עמא </w:t>
      </w:r>
      <w:r w:rsidRPr="006F178A">
        <w:rPr>
          <w:rStyle w:val="afffe"/>
          <w:rFonts w:ascii="Fb Fontext" w:hAnsi="Fb Fontext"/>
          <w:rtl/>
        </w:rPr>
        <w:t>דמונבז</w:t>
      </w:r>
      <w:r w:rsidRPr="006F178A">
        <w:rPr>
          <w:rFonts w:ascii="Fb Fontext" w:hAnsi="Fb Fontext"/>
          <w:rtl/>
        </w:rPr>
        <w:t>:</w:t>
      </w:r>
      <w:r w:rsidRPr="00784B8D">
        <w:rPr>
          <w:rStyle w:val="afffff0"/>
          <w:rtl/>
        </w:rPr>
        <w:t xml:space="preserve"> </w:t>
      </w:r>
      <w:r w:rsidRPr="00784B8D">
        <w:rPr>
          <w:rStyle w:val="afffff0"/>
          <w:rFonts w:hint="cs"/>
          <w:rtl/>
        </w:rPr>
        <w:t>'</w:t>
      </w:r>
      <w:ins w:id="91049" w:author="Claude - סמנטי" w:date="2026-10-11T12:28:21Z">
        <w:r>
          <w:rPr>
            <w:rStyle w:val="afffff0"/>
            <w:rtl/>
          </w:rPr>
          <w:t xml:space="preserve">תּוֹרָה אַחַת יִהְיֶה לָכֶם לָעֹשֶׂה בִּשְׁגָגָה</w:t>
        </w:r>
      </w:ins>
      <w:del w:id="91050" w:author="Claude - סמנטי" w:date="2026-10-11T12:28:21Z">
        <w:r w:rsidRPr="00784B8D">
          <w:rPr>
            <w:rStyle w:val="afffff0"/>
            <w:rtl/>
          </w:rPr>
          <w:delText xml:space="preserve">תורה אחת יהיה לכם לעשה בשגגה</w:delText>
        </w:r>
      </w:del>
      <w:r w:rsidRPr="00784B8D">
        <w:rPr>
          <w:rStyle w:val="afffff0"/>
          <w:rFonts w:hint="cs"/>
          <w:rtl/>
        </w:rPr>
        <w:t>'</w:t>
      </w:r>
      <w:r w:rsidRPr="00784B8D">
        <w:rPr>
          <w:rStyle w:val="afffff0"/>
          <w:rtl/>
        </w:rPr>
        <w:t>,</w:t>
      </w:r>
      <w:r w:rsidRPr="006F178A">
        <w:rPr>
          <w:rFonts w:ascii="Fb Fontext" w:hAnsi="Fb Fontext"/>
          <w:rtl/>
        </w:rPr>
        <w:t xml:space="preserve"> וסמיך </w:t>
      </w:r>
      <w:ins w:id="92879" w:author="מנוע מכני" w:date="2026-10-11T12:04:39Z">
        <w:r>
          <w:rPr>
            <w:rFonts w:ascii="Fb Fontext" w:hAnsi="Fb Fontext"/>
            <w:rtl/>
          </w:rPr>
          <w:t xml:space="preserve">לו</w:t>
        </w:r>
      </w:ins>
      <w:del w:id="92880" w:author="מנוע מכני" w:date="2026-10-11T12:04:39Z">
        <w:r w:rsidRPr="006F178A">
          <w:rPr>
            <w:rFonts w:ascii="Fb Fontext" w:hAnsi="Fb Fontext"/>
            <w:rtl/>
          </w:rPr>
          <w:delText xml:space="preserve">ליה</w:delText>
        </w:r>
      </w:del>
      <w:r w:rsidRPr="00784B8D">
        <w:rPr>
          <w:rStyle w:val="afffff0"/>
          <w:rtl/>
        </w:rPr>
        <w:t xml:space="preserve"> </w:t>
      </w:r>
      <w:r w:rsidRPr="00784B8D">
        <w:rPr>
          <w:rStyle w:val="afffff0"/>
          <w:rFonts w:hint="cs"/>
          <w:rtl/>
        </w:rPr>
        <w:t>'</w:t>
      </w:r>
      <w:ins w:id="91047" w:author="Claude - סמנטי" w:date="2026-10-11T12:28:21Z">
        <w:r>
          <w:rPr>
            <w:rStyle w:val="afffff0"/>
            <w:rtl/>
          </w:rPr>
          <w:t xml:space="preserve">וְהַנֶּפֶשׁ אֲשֶׁר תַּעֲשֶׂה בְּיָד רָמָה</w:t>
        </w:r>
      </w:ins>
      <w:del w:id="91048" w:author="Claude - סמנטי" w:date="2026-10-11T12:28:21Z">
        <w:r w:rsidRPr="00784B8D">
          <w:rPr>
            <w:rStyle w:val="afffff0"/>
            <w:rtl/>
          </w:rPr>
          <w:delText xml:space="preserve">והנפש אשר תעשה ביד רמה</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Fonts w:hint="cs"/>
          <w:rtl/>
        </w:rPr>
        <w:t>-</w:t>
      </w:r>
      <w:r w:rsidRPr="006F178A">
        <w:rPr>
          <w:rFonts w:hint="cs"/>
          <w:rtl/>
        </w:rPr>
        <w:tab/>
        <w:t xml:space="preserve"> </w:t>
      </w:r>
      <w:r w:rsidRPr="006F178A">
        <w:rPr>
          <w:rtl/>
        </w:rPr>
        <w:t>הקיש שוגג למזיד לידיעה.</w:t>
      </w:r>
    </w:p>
    <w:p>
      <w:pPr>
        <w:pStyle w:val="38"/>
        <w:rPr>
          <w:ins w:id="97674" w:author="מנוע מכני" w:date="2026-10-11T12:04:39Z"/>
        </w:rPr>
      </w:pPr>
      <w:r w:rsidRPr="006F178A">
        <w:t>ורבנן</w:t>
      </w:r>
      <w:r w:rsidRPr="006F178A">
        <w:t>:</w:t>
      </w:r>
    </w:p>
    <w:p w:rsidR="00E9703F" w:rsidRPr="006F178A" w:rsidRDefault="00E9703F" w:rsidP="00E9703F">
      <w:pPr>
        <w:rPr>
          <w:rtl/>
        </w:rPr>
      </w:pPr>
      <w:del w:id="97675" w:author="מנוע מכני" w:date="2026-10-11T12:04:39Z">
        <w:r w:rsidRPr="00784B8D">
          <w:rPr>
            <w:rStyle w:val="afffff0"/>
            <w:rtl/>
          </w:rPr>
          <w:delText xml:space="preserve"> </w:delText>
        </w:r>
      </w:del>
      <w:r w:rsidRPr="00784B8D">
        <w:rPr>
          <w:rStyle w:val="afffff0"/>
          <w:rFonts w:hint="cs"/>
          <w:rtl/>
        </w:rPr>
        <w:t>'</w:t>
      </w:r>
      <w:ins w:id="91053" w:author="Claude - סמנטי" w:date="2026-10-11T12:28:21Z">
        <w:r>
          <w:rPr>
            <w:rStyle w:val="afffff0"/>
            <w:rtl/>
          </w:rPr>
          <w:t xml:space="preserve">תּוֹרָה אַחַת</w:t>
        </w:r>
      </w:ins>
      <w:del w:id="91054" w:author="Claude - סמנטי" w:date="2026-10-11T12:28:21Z">
        <w:r w:rsidRPr="00784B8D">
          <w:rPr>
            <w:rStyle w:val="afffff0"/>
            <w:rtl/>
          </w:rPr>
          <w:delText xml:space="preserve">תורה אחת</w:delText>
        </w:r>
      </w:del>
      <w:r w:rsidRPr="00784B8D">
        <w:rPr>
          <w:rStyle w:val="afffff0"/>
          <w:rFonts w:hint="cs"/>
          <w:rtl/>
        </w:rPr>
        <w:t>'</w:t>
      </w:r>
      <w:r w:rsidRPr="00784B8D">
        <w:rPr>
          <w:rStyle w:val="afffff0"/>
          <w:rtl/>
        </w:rPr>
        <w:t xml:space="preserve"> </w:t>
      </w:r>
      <w:ins w:id="98517" w:author="קלוד" w:date="2026-10-11T13:11:34Z">
        <w:r>
          <w:rPr>
            <w:rtl/>
          </w:rPr>
          <w:t xml:space="preserve">-</w:t>
        </w:r>
      </w:ins>
      <w:del w:id="98518" w:author="קלוד" w:date="2026-10-11T13:11:34Z">
        <w:r w:rsidRPr="006F178A">
          <w:rPr>
            <w:rtl/>
          </w:rPr>
          <w:delText xml:space="preserve">-</w:delText>
        </w:r>
        <w:r>
          <w:rPr>
            <w:rtl/>
          </w:rPr>
          <w:delText xml:space="preserve">צריך</w:delText>
        </w:r>
      </w:del>
      <w:ins w:id="96011" w:author="מנוע מכני" w:date="2026-10-11T12:04:39Z"/>
      <w:del w:id="96012" w:author="מנוע מכני" w:date="2026-10-11T12:04:39Z">
        <w:r w:rsidRPr="006F178A">
          <w:rPr>
            <w:rtl/>
          </w:rPr>
          <w:delText xml:space="preserve">מיבעי</w:delText>
        </w:r>
      </w:del>
      <w:r w:rsidRPr="006F178A">
        <w:rPr>
          <w:rtl/>
        </w:rPr>
        <w:t xml:space="preserve"> </w:t>
      </w:r>
      <w:ins w:id="98515" w:author="קלוד" w:date="2026-10-11T13:11:34Z">
        <w:r>
          <w:rPr>
            <w:rtl/>
          </w:rPr>
          <w:t xml:space="preserve">צריך לו לכפי שלימד</w:t>
        </w:r>
      </w:ins>
      <w:del w:id="98516" w:author="קלוד" w:date="2026-10-11T13:11:34Z">
        <w:r w:rsidRPr="006F178A">
          <w:rPr>
            <w:rtl/>
          </w:rPr>
          <w:delText xml:space="preserve">לכדמקרי</w:delText>
        </w:r>
      </w:del>
      <w:r w:rsidRPr="006F178A">
        <w:rPr>
          <w:rtl/>
        </w:rPr>
        <w:t xml:space="preserve"> </w:t>
      </w:r>
      <w:r w:rsidRPr="006F178A">
        <w:rPr>
          <w:rStyle w:val="2fb"/>
          <w:rtl/>
        </w:rPr>
        <w:t xml:space="preserve">ריב"ל</w:t>
      </w:r>
      <w:r w:rsidRPr="006F178A">
        <w:rPr>
          <w:rtl/>
        </w:rPr>
        <w:t xml:space="preserve"> </w:t>
      </w:r>
      <w:ins w:id="98513" w:author="קלוד" w:date="2026-10-11T13:11:34Z">
        <w:r>
          <w:rPr>
            <w:rtl/>
          </w:rPr>
          <w:t xml:space="preserve">לבנו:</w:t>
        </w:r>
      </w:ins>
      <w:del w:id="98514" w:author="קלוד" w:date="2026-10-11T13:11:34Z">
        <w:r w:rsidRPr="006F178A">
          <w:rPr>
            <w:rtl/>
          </w:rPr>
          <w:delText xml:space="preserve">לבריה:</w:delText>
        </w:r>
      </w:del>
      <w:r w:rsidRPr="00784B8D">
        <w:rPr>
          <w:rStyle w:val="afffff0"/>
          <w:rtl/>
        </w:rPr>
        <w:t xml:space="preserve"> </w:t>
      </w:r>
      <w:r w:rsidRPr="00784B8D">
        <w:rPr>
          <w:rStyle w:val="afffff0"/>
          <w:rFonts w:hint="cs"/>
          <w:rtl/>
        </w:rPr>
        <w:t>'</w:t>
      </w:r>
      <w:ins w:id="91051" w:author="Claude - סמנטי" w:date="2026-10-11T12:28:21Z">
        <w:r>
          <w:rPr>
            <w:rStyle w:val="afffff0"/>
            <w:rtl/>
          </w:rPr>
          <w:t xml:space="preserve">תּוֹרָה אַחַת יִהְיֶה לָכֶם לָעֹשֶׂה בִּשְׁגָגָה</w:t>
        </w:r>
      </w:ins>
      <w:del w:id="91052" w:author="Claude - סמנטי" w:date="2026-10-11T12:28:21Z">
        <w:r w:rsidRPr="00784B8D">
          <w:rPr>
            <w:rStyle w:val="afffff0"/>
            <w:rtl/>
          </w:rPr>
          <w:delText xml:space="preserve">תורה אחת יהיה לכם לעשה בשגגה</w:delText>
        </w:r>
      </w:del>
      <w:r w:rsidRPr="00784B8D">
        <w:rPr>
          <w:rStyle w:val="afffff0"/>
          <w:rFonts w:hint="cs"/>
          <w:rtl/>
        </w:rPr>
        <w:t>'</w:t>
      </w:r>
      <w:r w:rsidRPr="00784B8D">
        <w:rPr>
          <w:rStyle w:val="afffff0"/>
          <w:rtl/>
        </w:rPr>
        <w:t>.</w:t>
      </w:r>
    </w:p>
    <w:p w:rsidR="00E9703F" w:rsidRDefault="00E9703F" w:rsidP="00E9703F">
      <w:pPr>
        <w:rPr>
          <w:rtl/>
        </w:rPr>
      </w:pPr>
      <w:r w:rsidRPr="006F178A">
        <w:rPr>
          <w:rtl/>
        </w:rPr>
        <w:t>וכתיב</w:t>
      </w:r>
      <w:r w:rsidRPr="00784B8D">
        <w:rPr>
          <w:rStyle w:val="afffff0"/>
          <w:rtl/>
        </w:rPr>
        <w:t xml:space="preserve"> </w:t>
      </w:r>
      <w:r w:rsidRPr="00784B8D">
        <w:rPr>
          <w:rStyle w:val="afffff0"/>
          <w:rFonts w:hint="cs"/>
          <w:rtl/>
        </w:rPr>
        <w:t>'</w:t>
      </w:r>
      <w:ins w:id="91057" w:author="Claude - סמנטי" w:date="2026-10-11T12:28:21Z">
        <w:r>
          <w:rPr>
            <w:rStyle w:val="afffff0"/>
            <w:rtl/>
          </w:rPr>
          <w:t xml:space="preserve">וְכִי תִשְׁגּוּ וְלֹא תַעֲשׂוּ אֵת כָּל הַמִּצְוֹת הָאֵלֶּה</w:t>
        </w:r>
      </w:ins>
      <w:del w:id="91058" w:author="Claude - סמנטי" w:date="2026-10-11T12:28:21Z">
        <w:r w:rsidRPr="00784B8D">
          <w:rPr>
            <w:rStyle w:val="afffff0"/>
            <w:rtl/>
          </w:rPr>
          <w:delText xml:space="preserve">וכי תשגו ולא תעשו את כל המצות האלה</w:delText>
        </w:r>
      </w:del>
      <w:r w:rsidRPr="00784B8D">
        <w:rPr>
          <w:rStyle w:val="afffff0"/>
          <w:rFonts w:hint="cs"/>
          <w:rtl/>
        </w:rPr>
        <w:t>'</w:t>
      </w:r>
      <w:r w:rsidRPr="00784B8D">
        <w:rPr>
          <w:rStyle w:val="afffff0"/>
          <w:rtl/>
        </w:rPr>
        <w:t xml:space="preserve"> </w:t>
      </w:r>
      <w:r w:rsidRPr="006F178A">
        <w:rPr>
          <w:rtl/>
        </w:rPr>
        <w:t>וכתיב</w:t>
      </w:r>
      <w:r w:rsidRPr="00784B8D">
        <w:rPr>
          <w:rStyle w:val="afffff0"/>
          <w:rtl/>
        </w:rPr>
        <w:t xml:space="preserve"> </w:t>
      </w:r>
      <w:r w:rsidRPr="00784B8D">
        <w:rPr>
          <w:rStyle w:val="afffff0"/>
          <w:rFonts w:hint="cs"/>
          <w:rtl/>
        </w:rPr>
        <w:t>'</w:t>
      </w:r>
      <w:ins w:id="91055" w:author="Claude - סמנטי" w:date="2026-10-11T12:28:21Z">
        <w:r>
          <w:rPr>
            <w:rStyle w:val="afffff0"/>
            <w:rtl/>
          </w:rPr>
          <w:t xml:space="preserve">וְהַנֶּפֶשׁ אֲשֶׁר תַּעֲשֶׂה בְּיָד רָמָה</w:t>
        </w:r>
      </w:ins>
      <w:del w:id="91056" w:author="Claude - סמנטי" w:date="2026-10-11T12:28:21Z">
        <w:r w:rsidRPr="00784B8D">
          <w:rPr>
            <w:rStyle w:val="afffff0"/>
            <w:rtl/>
          </w:rPr>
          <w:delText xml:space="preserve">והנפש אשר תעשה ביד רמה</w:delText>
        </w:r>
      </w:del>
      <w:r w:rsidRPr="00784B8D">
        <w:rPr>
          <w:rStyle w:val="afffff0"/>
          <w:rFonts w:hint="cs"/>
          <w:rtl/>
        </w:rPr>
        <w:t>'</w:t>
      </w:r>
      <w:r w:rsidRPr="00784B8D">
        <w:rPr>
          <w:rStyle w:val="afffff0"/>
          <w:rtl/>
        </w:rPr>
        <w:t>,</w:t>
      </w:r>
    </w:p>
    <w:p w:rsidR="00E9703F" w:rsidRPr="006F178A" w:rsidRDefault="00E9703F" w:rsidP="00E9703F">
      <w:pPr>
        <w:rPr>
          <w:rtl/>
        </w:rPr>
      </w:pPr>
      <w:ins w:id="98525" w:author="קלוד" w:date="2026-10-11T13:11:34Z">
        <w:r>
          <w:rPr>
            <w:rFonts w:ascii="Fb Fontext" w:hAnsi="Fb Fontext" w:hint="cs"/>
            <w:sz w:val="20"/>
            <w:rtl/>
          </w:rPr>
          <w:t xml:space="preserve">- הוקשו</w:t>
        </w:r>
      </w:ins>
      <w:del w:id="98526" w:author="קלוד" w:date="2026-10-11T13:11:34Z">
        <w:r w:rsidRPr="006F178A">
          <w:rPr>
            <w:rFonts w:ascii="Fb Fontext" w:hAnsi="Fb Fontext" w:hint="cs"/>
            <w:sz w:val="20"/>
            <w:rtl/>
          </w:rPr>
          <w:delText xml:space="preserve">-</w:delText>
        </w:r>
        <w:r w:rsidRPr="006F178A">
          <w:rPr>
            <w:rFonts w:ascii="Fb Fontext" w:hAnsi="Fb Fontext"/>
            <w:sz w:val="20"/>
            <w:rtl/>
          </w:rPr>
          <w:delText xml:space="preserve">הוקשו</w:delText>
        </w:r>
      </w:del>
      <w:r w:rsidRPr="006F178A">
        <w:rPr>
          <w:rFonts w:ascii="Fb Fontext" w:hAnsi="Fb Fontext" w:hint="cs"/>
          <w:sz w:val="20"/>
          <w:rtl/>
        </w:rPr>
        <w:tab/>
      </w:r>
      <w:r w:rsidRPr="006F178A">
        <w:rPr>
          <w:rFonts w:ascii="Fb Fontext" w:hAnsi="Fb Fontext"/>
          <w:sz w:val="20"/>
          <w:rtl/>
        </w:rPr>
        <w:t xml:space="preserve"> כולם </w:t>
      </w:r>
      <w:ins w:id="98523" w:author="קלוד" w:date="2026-10-11T13:11:34Z">
        <w:r>
          <w:rPr>
            <w:rFonts w:ascii="Fb Fontext" w:hAnsi="Fb Fontext"/>
            <w:sz w:val="20"/>
            <w:rtl/>
          </w:rPr>
          <w:t xml:space="preserve">לע"ז:</w:t>
        </w:r>
      </w:ins>
      <w:del w:id="98524" w:author="קלוד" w:date="2026-10-11T13:11:34Z">
        <w:r w:rsidRPr="006F178A">
          <w:rPr>
            <w:rFonts w:ascii="Fb Fontext" w:hAnsi="Fb Fontext"/>
            <w:sz w:val="20"/>
            <w:rtl/>
          </w:rPr>
          <w:delText xml:space="preserve">לע"ז</w:delText>
        </w:r>
        <w:r w:rsidRPr="006F178A">
          <w:rPr>
            <w:rFonts w:ascii="Fb Fontext" w:hAnsi="Fb Fontext"/>
            <w:sz w:val="20"/>
            <w:rtl/>
          </w:rPr>
          <w:delText xml:space="preserve">,</w:delText>
        </w:r>
      </w:del>
      <w:r w:rsidRPr="006F178A">
        <w:rPr>
          <w:rFonts w:ascii="Fb Fontext" w:hAnsi="Fb Fontext" w:hint="cs"/>
          <w:sz w:val="20"/>
          <w:rtl/>
        </w:rPr>
        <w:t xml:space="preserve"> </w:t>
      </w:r>
      <w:ins w:id="98521" w:author="קלוד" w:date="2026-10-11T13:11:34Z">
        <w:r>
          <w:rPr>
            <w:rFonts w:ascii="Fb Fontext" w:hAnsi="Fb Fontext"/>
            <w:sz w:val="20"/>
            <w:rtl/>
          </w:rPr>
          <w:t xml:space="preserve">כל</w:t>
        </w:r>
      </w:ins>
      <w:del w:id="98522" w:author="קלוד" w:date="2026-10-11T13:11:34Z">
        <w:r w:rsidRPr="006F178A">
          <w:rPr>
            <w:rFonts w:ascii="Fb Fontext" w:hAnsi="Fb Fontext"/>
            <w:sz w:val="20"/>
            <w:rtl/>
          </w:rPr>
          <w:delText xml:space="preserve">דכל</w:delText>
        </w:r>
      </w:del>
      <w:r w:rsidRPr="006F178A">
        <w:rPr>
          <w:rFonts w:ascii="Fb Fontext" w:hAnsi="Fb Fontext"/>
          <w:sz w:val="20"/>
          <w:rtl/>
        </w:rPr>
        <w:t xml:space="preserve"> דבר שחייבין על זדונו </w:t>
      </w:r>
      <w:ins w:id="98519" w:author="קלוד" w:date="2026-10-11T13:11:34Z">
        <w:r>
          <w:rPr>
            <w:rFonts w:ascii="Fb Fontext" w:hAnsi="Fb Fontext"/>
            <w:sz w:val="20"/>
            <w:rtl/>
          </w:rPr>
          <w:t xml:space="preserve">כרת,</w:t>
        </w:r>
      </w:ins>
      <w:del w:id="98520" w:author="קלוד" w:date="2026-10-11T13:11:34Z">
        <w:r w:rsidRPr="006F178A">
          <w:rPr>
            <w:rFonts w:ascii="Fb Fontext" w:hAnsi="Fb Fontext"/>
            <w:sz w:val="20"/>
            <w:rtl/>
          </w:rPr>
          <w:delText xml:space="preserve">כרת</w:delText>
        </w:r>
      </w:del>
      <w:r w:rsidRPr="006F178A">
        <w:rPr>
          <w:rFonts w:ascii="Fb Fontext" w:hAnsi="Fb Fontext"/>
          <w:sz w:val="20"/>
          <w:rtl/>
        </w:rPr>
        <w:t xml:space="preserve"> חייב על שגגתו חטאת.</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סט.</w:t>
      </w:r>
    </w:p>
    <w:p>
      <w:pPr>
        <w:pStyle w:val="afffff8"/>
        <w:rPr>
          <w:ins w:id="90811" w:author="קלוד" w:date="2026-10-11T12:33:55Z"/>
        </w:rPr>
      </w:pPr>
      <w:ins w:id="90812" w:author="קלוד" w:date="2026-10-11T12:33:55Z">
        <w:r>
          <w:rPr>
            <w:color w:val="7B3F00"/>
          </w:rPr>
          <w:t xml:space="preserve">מהי שגגה - שגגת קרבן, כרת ולאו</w:t>
        </w:r>
      </w:ins>
    </w:p>
    <w:p w:rsidR="00E9703F" w:rsidRDefault="00E9703F" w:rsidP="00E9703F">
      <w:pPr>
        <w:rPr>
          <w:rFonts w:ascii="Fb Fontext" w:hAnsi="Fb Fontext"/>
          <w:rtl/>
        </w:rPr>
      </w:pPr>
      <w:ins w:id="98529" w:author="קלוד" w:date="2026-10-11T13:11:34Z">
        <w:r>
          <w:rPr>
            <w:rStyle w:val="afffe"/>
            <w:rFonts w:ascii="Fb Fontext" w:hAnsi="Fb Fontext" w:hint="cs"/>
            <w:rtl/>
          </w:rPr>
          <w:t xml:space="preserve">שגגה</w:t>
        </w:r>
      </w:ins>
      <w:del w:id="98530" w:author="קלוד" w:date="2026-10-11T13:11:34Z">
        <w:r w:rsidRPr="006F178A">
          <w:rPr>
            <w:rStyle w:val="afffe"/>
            <w:rFonts w:ascii="Fb Fontext" w:hAnsi="Fb Fontext" w:hint="cs"/>
            <w:rtl/>
          </w:rPr>
          <w:delText xml:space="preserve">שגגה</w:delText>
        </w:r>
        <w:r w:rsidRPr="006F178A">
          <w:rPr>
            <w:rFonts w:ascii="Fb Fontext" w:hAnsi="Fb Fontext" w:hint="cs"/>
            <w:rtl/>
          </w:rPr>
          <w:delText xml:space="preserve">:</w:delText>
        </w:r>
      </w:del>
      <w:r w:rsidRPr="006F178A">
        <w:rPr>
          <w:rFonts w:ascii="Fb Fontext" w:hAnsi="Fb Fontext"/>
          <w:rtl/>
        </w:rPr>
        <w:t xml:space="preserve"> </w:t>
      </w:r>
      <w:ins w:id="98527" w:author="קלוד" w:date="2026-10-11T13:11:34Z">
        <w:r>
          <w:rPr>
            <w:rFonts w:ascii="Fb Fontext" w:hAnsi="Fb Fontext" w:hint="cs"/>
            <w:rtl/>
          </w:rPr>
          <w:t xml:space="preserve">למונבז</w:t>
        </w:r>
      </w:ins>
      <w:del w:id="98528" w:author="קלוד" w:date="2026-10-11T13:11:34Z">
        <w:r w:rsidRPr="006F178A">
          <w:rPr>
            <w:rFonts w:ascii="Fb Fontext" w:hAnsi="Fb Fontext" w:hint="cs"/>
            <w:rtl/>
          </w:rPr>
          <w:delText xml:space="preserve">מונבז</w:delText>
        </w:r>
      </w:del>
      <w:r w:rsidRPr="006F178A">
        <w:rPr>
          <w:rFonts w:ascii="Fb Fontext" w:hAnsi="Fb Fontext"/>
          <w:rtl/>
        </w:rPr>
        <w:t xml:space="preserve"> - כגון ששגג בקרבן.</w:t>
      </w:r>
    </w:p>
    <w:p>
      <w:pPr>
        <w:pStyle w:val="38"/>
        <w:rPr>
          <w:ins w:id="97676" w:author="מנוע מכני" w:date="2026-10-11T12:04:39Z"/>
        </w:rPr>
      </w:pPr>
      <w:r w:rsidRPr="006F178A">
        <w:t>ולר</w:t>
      </w:r>
      <w:r w:rsidRPr="006F178A">
        <w:t>"</w:t>
      </w:r>
      <w:r w:rsidRPr="006F178A">
        <w:t xml:space="preserve">ע:</w:t>
      </w:r>
    </w:p>
    <w:p w:rsidR="00E9703F" w:rsidRPr="006F178A" w:rsidRDefault="00E9703F" w:rsidP="00E9703F">
      <w:pPr>
        <w:rPr>
          <w:rtl/>
        </w:rPr>
      </w:pPr>
      <w:del w:id="97677" w:author="מנוע מכני" w:date="2026-10-11T12:04:39Z">
        <w:r w:rsidRPr="006F178A">
          <w:rPr>
            <w:rFonts w:hint="cs"/>
            <w:rtl/>
          </w:rPr>
          <w:delText xml:space="preserve"> </w:delText>
        </w:r>
      </w:del>
      <w:r w:rsidRPr="006F178A">
        <w:rPr>
          <w:rtl/>
        </w:rPr>
        <w:t>ו</w:t>
      </w:r>
      <w:r w:rsidRPr="006F178A">
        <w:rPr>
          <w:rFonts w:hint="cs"/>
          <w:rtl/>
        </w:rPr>
        <w:t>ל</w:t>
      </w:r>
      <w:r w:rsidRPr="006F178A">
        <w:rPr>
          <w:rtl/>
        </w:rPr>
        <w:t xml:space="preserve">רבנן - שגגת קרבן </w:t>
      </w:r>
      <w:r w:rsidRPr="006F178A">
        <w:rPr>
          <w:rtl/>
        </w:rPr>
        <w:t xml:space="preserve">לא</w:t>
      </w:r>
      <w:r w:rsidRPr="006F178A">
        <w:rPr>
          <w:rtl/>
        </w:rPr>
        <w:t xml:space="preserve"> שמה שגגה.</w:t>
      </w:r>
    </w:p>
    <w:p>
      <w:pPr>
        <w:pStyle w:val="38"/>
        <w:rPr>
          <w:ins w:id="97678" w:author="מנוע מכני" w:date="2026-10-11T12:04:39Z"/>
        </w:rPr>
      </w:pPr>
      <w:r w:rsidRPr="006F178A">
        <w:t>רי"ו</w:t>
      </w:r>
      <w:r w:rsidRPr="006F178A">
        <w:t>:</w:t>
      </w:r>
    </w:p>
    <w:p w:rsidR="00E9703F" w:rsidRPr="009757B9" w:rsidRDefault="00E9703F" w:rsidP="00E9703F">
      <w:pPr>
        <w:rPr>
          <w:rFonts w:cs="Guttman Vilna"/>
          <w:b/>
          <w:bCs/>
          <w:rtl/>
        </w:rPr>
      </w:pPr>
      <w:del w:id="97679" w:author="מנוע מכני" w:date="2026-10-11T12:04:39Z">
        <w:r w:rsidRPr="006F178A">
          <w:rPr>
            <w:rtl/>
          </w:rPr>
          <w:delText xml:space="preserve"> </w:delText>
        </w:r>
      </w:del>
      <w:r w:rsidRPr="006F178A">
        <w:rPr>
          <w:rtl/>
        </w:rPr>
        <w:t xml:space="preserve">שגגה </w:t>
      </w:r>
      <w:ins w:id="98531" w:author="קלוד" w:date="2026-10-11T13:11:34Z">
        <w:r>
          <w:rPr>
            <w:rtl/>
          </w:rPr>
          <w:t xml:space="preserve">לרבנן</w:t>
        </w:r>
      </w:ins>
      <w:del w:id="98532" w:author="קלוד" w:date="2026-10-11T13:11:34Z">
        <w:r w:rsidRPr="006F178A">
          <w:rPr>
            <w:rtl/>
          </w:rPr>
          <w:delText xml:space="preserve">לרבנן,</w:delText>
        </w:r>
      </w:del>
      <w:r w:rsidRPr="006F178A">
        <w:rPr>
          <w:rtl/>
        </w:rPr>
        <w:t xml:space="preserve"> - ששגג בכרת</w:t>
      </w:r>
      <w:r w:rsidRPr="006F178A">
        <w:rPr>
          <w:rFonts w:hint="cs"/>
          <w:rtl/>
        </w:rPr>
        <w:t xml:space="preserve"> [</w:t>
      </w:r>
      <w:r w:rsidRPr="006F178A">
        <w:rPr>
          <w:rtl/>
        </w:rPr>
        <w:t xml:space="preserve">שלא ידע שיש כרת], </w:t>
      </w:r>
      <w:ins w:id="94095" w:author="מנוע מכני" w:date="2026-10-11T12:04:39Z">
        <w:r>
          <w:rPr>
            <w:rtl/>
          </w:rPr>
          <w:t xml:space="preserve">אף</w:t>
        </w:r>
      </w:ins>
      <w:del w:id="94096" w:author="מנוע מכני" w:date="2026-10-11T12:04:39Z">
        <w:r w:rsidRPr="006F178A">
          <w:rPr>
            <w:rtl/>
          </w:rPr>
          <w:delText xml:space="preserve">אע"פ</w:delText>
        </w:r>
      </w:del>
      <w:r w:rsidRPr="006F178A">
        <w:rPr>
          <w:rtl/>
        </w:rPr>
        <w:t xml:space="preserve"> שהזיד בלאו.</w:t>
      </w:r>
    </w:p>
    <w:p>
      <w:pPr>
        <w:pStyle w:val="38"/>
        <w:rPr>
          <w:ins w:id="97680" w:author="מנוע מכני" w:date="2026-10-11T12:04:39Z"/>
        </w:rPr>
      </w:pPr>
      <w:r w:rsidRPr="006F178A">
        <w:t>ר"ל</w:t>
      </w:r>
      <w:r w:rsidRPr="006F178A">
        <w:t>:</w:t>
      </w:r>
    </w:p>
    <w:p w:rsidR="00E9703F" w:rsidRPr="009757B9" w:rsidRDefault="00E9703F" w:rsidP="00E9703F">
      <w:pPr>
        <w:rPr>
          <w:rFonts w:cs="Guttman Vilna"/>
          <w:b/>
          <w:bCs/>
          <w:rtl/>
        </w:rPr>
      </w:pPr>
      <w:del w:id="97681" w:author="מנוע מכני" w:date="2026-10-11T12:04:39Z">
        <w:r w:rsidRPr="006F178A">
          <w:rPr>
            <w:rtl/>
          </w:rPr>
          <w:delText xml:space="preserve"> </w:delText>
        </w:r>
      </w:del>
      <w:r w:rsidRPr="006F178A">
        <w:rPr>
          <w:rtl/>
        </w:rPr>
        <w:t xml:space="preserve">שגגה לרבנן עד שישגוג בלאו וכרת.</w:t>
      </w:r>
    </w:p>
    <w:p>
      <w:pPr>
        <w:pStyle w:val="38"/>
        <w:rPr>
          <w:ins w:id="97683" w:author="מנוע מכני" w:date="2026-10-11T12:04:39Z"/>
        </w:rPr>
      </w:pPr>
      <w:del w:id="97682" w:author="מנוע מכני" w:date="2026-10-11T12:04:39Z">
        <w:r w:rsidRPr="006F178A">
          <w:delText xml:space="preserve">•</w:delText>
        </w:r>
      </w:del>
      <w:r w:rsidRPr="006F178A">
        <w:t xml:space="preserve"> </w:t>
      </w:r>
      <w:r w:rsidRPr="006F178A">
        <w:t>רבא</w:t>
      </w:r>
      <w:r w:rsidRPr="006F178A">
        <w:t>:</w:t>
      </w:r>
    </w:p>
    <w:p w:rsidR="00E9703F" w:rsidRPr="006F178A" w:rsidRDefault="00E9703F" w:rsidP="00E9703F">
      <w:pPr>
        <w:rPr>
          <w:rtl/>
        </w:rPr>
      </w:pPr>
      <w:del w:id="97684" w:author="מנוע מכני" w:date="2026-10-11T12:04:39Z">
        <w:r w:rsidRPr="006F178A">
          <w:rPr>
            <w:rtl/>
          </w:rPr>
          <w:delText xml:space="preserve"> </w:delText>
        </w:r>
      </w:del>
      <w:ins w:id="98535" w:author="קלוד" w:date="2026-10-11T13:11:34Z">
        <w:r>
          <w:rPr>
            <w:rtl/>
          </w:rPr>
          <w:t xml:space="preserve">טעמו</w:t>
        </w:r>
      </w:ins>
      <w:del w:id="98536" w:author="קלוד" w:date="2026-10-11T13:11:34Z">
        <w:r w:rsidRPr="006F178A">
          <w:rPr>
            <w:rtl/>
          </w:rPr>
          <w:delText xml:space="preserve">טעמיה</w:delText>
        </w:r>
      </w:del>
      <w:r w:rsidRPr="006F178A">
        <w:rPr>
          <w:rtl/>
        </w:rPr>
        <w:t xml:space="preserve"> </w:t>
      </w:r>
      <w:ins w:id="98533" w:author="קלוד" w:date="2026-10-11T13:11:34Z">
        <w:r>
          <w:rPr>
            <w:rStyle w:val="2fb"/>
            <w:rtl/>
          </w:rPr>
          <w:t xml:space="preserve">של רשב"ל:</w:t>
        </w:r>
      </w:ins>
      <w:del w:id="98534" w:author="קלוד" w:date="2026-10-11T13:11:34Z">
        <w:r w:rsidRPr="006F178A">
          <w:rPr>
            <w:rStyle w:val="2fb"/>
            <w:rtl/>
          </w:rPr>
          <w:delText xml:space="preserve">דרשב"ל</w:delText>
        </w:r>
        <w:r w:rsidRPr="006F178A">
          <w:rPr>
            <w:rFonts w:hint="cs"/>
            <w:rtl/>
          </w:rPr>
          <w:delText xml:space="preserve">:</w:delText>
        </w:r>
      </w:del>
      <w:r w:rsidRPr="00784B8D">
        <w:rPr>
          <w:rStyle w:val="afffff0"/>
          <w:rtl/>
        </w:rPr>
        <w:t xml:space="preserve"> </w:t>
      </w:r>
      <w:r w:rsidRPr="00784B8D">
        <w:rPr>
          <w:rStyle w:val="afffff0"/>
          <w:rFonts w:hint="cs"/>
          <w:rtl/>
        </w:rPr>
        <w:t>'</w:t>
      </w:r>
      <w:r w:rsidRPr="00784B8D">
        <w:rPr>
          <w:rStyle w:val="afffff0"/>
          <w:rtl/>
        </w:rPr>
        <w:t xml:space="preserve">אשר </w:t>
      </w:r>
      <w:r w:rsidRPr="00784B8D">
        <w:rPr>
          <w:rStyle w:val="afffff0"/>
          <w:rtl/>
        </w:rPr>
        <w:t xml:space="preserve">לא</w:t>
      </w:r>
      <w:r w:rsidRPr="00784B8D">
        <w:rPr>
          <w:rStyle w:val="afffff0"/>
          <w:rtl/>
        </w:rPr>
        <w:t xml:space="preserve"> תעשינה בשגגה ואשם</w:t>
      </w:r>
      <w:r w:rsidRPr="00784B8D">
        <w:rPr>
          <w:rStyle w:val="afffff0"/>
          <w:rFonts w:hint="cs"/>
          <w:rtl/>
        </w:rPr>
        <w:t>'</w:t>
      </w:r>
      <w:r w:rsidRPr="00784B8D">
        <w:rPr>
          <w:rStyle w:val="afffff0"/>
          <w:rtl/>
        </w:rPr>
        <w:t xml:space="preserve"> </w:t>
      </w:r>
      <w:r w:rsidRPr="006F178A">
        <w:rPr>
          <w:rtl/>
        </w:rPr>
        <w:t>- עד שישגוג בלאו וכרת שבה.</w:t>
      </w:r>
    </w:p>
    <w:p>
      <w:pPr>
        <w:pStyle w:val="38"/>
        <w:rPr>
          <w:ins w:id="97685" w:author="מנוע מכני" w:date="2026-10-11T12:04:39Z"/>
        </w:rPr>
      </w:pPr>
      <w:r w:rsidRPr="006F178A">
        <w:t>ור"י</w:t>
      </w:r>
      <w:r w:rsidRPr="006F178A">
        <w:t>:</w:t>
      </w:r>
    </w:p>
    <w:p w:rsidR="00E9703F" w:rsidRPr="009757B9" w:rsidRDefault="00E9703F" w:rsidP="00E9703F">
      <w:pPr>
        <w:rPr>
          <w:rFonts w:cs="Guttman Vilna"/>
          <w:b/>
          <w:bCs/>
          <w:rtl/>
        </w:rPr>
      </w:pPr>
      <w:del w:id="97686" w:author="מנוע מכני" w:date="2026-10-11T12:04:39Z">
        <w:r>
          <w:rPr>
            <w:rFonts w:hint="cs"/>
            <w:rtl/>
          </w:rPr>
          <w:delText xml:space="preserve"> </w:delText>
        </w:r>
      </w:del>
      <w:ins w:id="96013" w:author="מנוע מכני" w:date="2026-10-11T12:04:39Z">
        <w:ins w:id="98543" w:author="קלוד" w:date="2026-10-11T13:11:34Z">
          <w:r>
            <w:rPr>
              <w:rStyle w:val="afffffe"/>
              <w:rtl/>
            </w:rPr>
            <w:t xml:space="preserve">הפסוק</w:t>
          </w:r>
          <w:r>
            <w:rPr>
              <w:rtl/>
            </w:rPr>
            <w:t xml:space="preserve"> צריך</w:t>
          </w:r>
        </w:ins>
        <w:del w:id="98544" w:author="קלוד" w:date="2026-10-11T13:11:34Z">
          <w:r>
            <w:rPr>
              <w:rtl/>
            </w:rPr>
            <w:delText xml:space="preserve">צריך</w:delText>
          </w:r>
        </w:del>
      </w:ins>
      <w:del w:id="96014" w:author="מנוע מכני" w:date="2026-10-11T12:04:39Z">
        <w:r w:rsidRPr="006F178A">
          <w:rPr>
            <w:rtl/>
          </w:rPr>
          <w:delText xml:space="preserve">מיבעי</w:delText>
        </w:r>
      </w:del>
      <w:r w:rsidRPr="006F178A">
        <w:rPr>
          <w:rtl/>
        </w:rPr>
        <w:t xml:space="preserve"> </w:t>
      </w:r>
      <w:ins w:id="92881" w:author="מנוע מכני" w:date="2026-10-11T12:04:39Z">
        <w:r>
          <w:rPr>
            <w:rtl/>
          </w:rPr>
          <w:t xml:space="preserve">לו</w:t>
        </w:r>
      </w:ins>
      <w:del w:id="92882" w:author="מנוע מכני" w:date="2026-10-11T12:04:39Z">
        <w:r w:rsidRPr="006F178A">
          <w:rPr>
            <w:rtl/>
          </w:rPr>
          <w:delText xml:space="preserve">ליה</w:delText>
        </w:r>
      </w:del>
      <w:r w:rsidRPr="006F178A">
        <w:rPr>
          <w:rtl/>
        </w:rPr>
        <w:t xml:space="preserve"> </w:t>
      </w:r>
      <w:ins w:id="98541" w:author="קלוד" w:date="2026-10-11T13:11:34Z">
        <w:r>
          <w:rPr>
            <w:rtl/>
          </w:rPr>
          <w:t xml:space="preserve">לכפי</w:t>
        </w:r>
      </w:ins>
      <w:del w:id="98542" w:author="קלוד" w:date="2026-10-11T13:11:34Z">
        <w:r w:rsidRPr="006F178A">
          <w:rPr>
            <w:rtl/>
          </w:rPr>
          <w:delText xml:space="preserve">לכדתניא:</w:delText>
        </w:r>
      </w:del>
      <w:r w:rsidRPr="006F178A">
        <w:rPr>
          <w:rtl/>
        </w:rPr>
        <w:t xml:space="preserve"> </w:t>
      </w:r>
      <w:ins w:id="98539" w:author="קלוד" w:date="2026-10-11T13:11:34Z">
        <w:r>
          <w:rPr>
            <w:rtl/>
          </w:rPr>
          <w:t xml:space="preserve">ששנינו:</w:t>
        </w:r>
      </w:ins>
      <w:del w:id="98540" w:author="קלוד" w:date="2026-10-11T13:11:34Z">
        <w:r w:rsidRPr="006F178A">
          <w:rPr>
            <w:rtl/>
          </w:rPr>
          <w:delText xml:space="preserve">מעם</w:delText>
        </w:r>
      </w:del>
      <w:r w:rsidRPr="006F178A">
        <w:rPr>
          <w:rtl/>
        </w:rPr>
        <w:t xml:space="preserve"> </w:t>
      </w:r>
      <w:ins w:id="98537" w:author="קלוד" w:date="2026-10-11T13:11:34Z">
        <w:r>
          <w:rPr>
            <w:rtl/>
          </w:rPr>
          <w:t xml:space="preserve">'מעם הארץ'</w:t>
        </w:r>
      </w:ins>
      <w:del w:id="98538" w:author="קלוד" w:date="2026-10-11T13:11:34Z">
        <w:r w:rsidRPr="006F178A">
          <w:rPr>
            <w:rtl/>
          </w:rPr>
          <w:delText xml:space="preserve">הארץ</w:delText>
        </w:r>
      </w:del>
      <w:r w:rsidRPr="006F178A">
        <w:rPr>
          <w:rtl/>
        </w:rPr>
        <w:t xml:space="preserve"> - פרט למשומד.</w:t>
      </w:r>
    </w:p>
    <w:p>
      <w:pPr>
        <w:pStyle w:val="38"/>
        <w:rPr>
          <w:ins w:id="97688" w:author="מנוע מכני" w:date="2026-10-11T12:04:39Z"/>
        </w:rPr>
      </w:pPr>
      <w:del w:id="97687" w:author="מנוע מכני" w:date="2026-10-11T12:04:39Z">
        <w:r w:rsidRPr="004640F6">
          <w:delText xml:space="preserve">•</w:delText>
        </w:r>
      </w:del>
      <w:r w:rsidRPr="004640F6">
        <w:t xml:space="preserve"> </w:t>
      </w:r>
      <w:r w:rsidRPr="004640F6">
        <w:t>רשב"א מר"ש:</w:t>
      </w:r>
    </w:p>
    <w:p w:rsidR="00E9703F" w:rsidRPr="004640F6" w:rsidRDefault="00E9703F" w:rsidP="00E9703F">
      <w:pPr>
        <w:rPr>
          <w:spacing w:val="-6"/>
          <w:rtl/>
        </w:rPr>
      </w:pPr>
      <w:del w:id="97689" w:author="מנוע מכני" w:date="2026-10-11T12:04:39Z">
        <w:r w:rsidRPr="004640F6">
          <w:rPr>
            <w:rStyle w:val="afffff0"/>
            <w:spacing w:val="-6"/>
            <w:rtl/>
          </w:rPr>
          <w:delText xml:space="preserve"> </w:delText>
        </w:r>
      </w:del>
      <w:r w:rsidRPr="004640F6">
        <w:rPr>
          <w:rStyle w:val="afffff0"/>
          <w:rFonts w:hint="cs"/>
          <w:spacing w:val="-6"/>
          <w:rtl/>
        </w:rPr>
        <w:t>'</w:t>
      </w:r>
      <w:r w:rsidRPr="004640F6">
        <w:rPr>
          <w:rStyle w:val="afffff0"/>
          <w:spacing w:val="-6"/>
          <w:rtl/>
        </w:rPr>
        <w:t xml:space="preserve">אשר </w:t>
      </w:r>
      <w:r w:rsidRPr="004640F6">
        <w:rPr>
          <w:rStyle w:val="afffff0"/>
          <w:spacing w:val="-6"/>
          <w:rtl/>
        </w:rPr>
        <w:t xml:space="preserve">לא</w:t>
      </w:r>
      <w:r w:rsidRPr="004640F6">
        <w:rPr>
          <w:rStyle w:val="afffff0"/>
          <w:spacing w:val="-6"/>
          <w:rtl/>
        </w:rPr>
        <w:t xml:space="preserve"> תעשינה ואשם</w:t>
      </w:r>
      <w:r w:rsidRPr="004640F6">
        <w:rPr>
          <w:rStyle w:val="afffff0"/>
          <w:rFonts w:hint="cs"/>
          <w:spacing w:val="-6"/>
          <w:rtl/>
        </w:rPr>
        <w:t>'</w:t>
      </w:r>
      <w:r w:rsidRPr="004640F6">
        <w:rPr>
          <w:rStyle w:val="afffff0"/>
          <w:spacing w:val="-6"/>
          <w:rtl/>
        </w:rPr>
        <w:t xml:space="preserve"> </w:t>
      </w:r>
      <w:r w:rsidRPr="004640F6">
        <w:rPr>
          <w:spacing w:val="-6"/>
          <w:rtl/>
        </w:rPr>
        <w:t>השב מידיעתו מביא קרבן על שגגתו</w:t>
      </w:r>
      <w:r w:rsidRPr="004640F6">
        <w:rPr>
          <w:rFonts w:hint="cs"/>
          <w:spacing w:val="-6"/>
          <w:rtl/>
        </w:rPr>
        <w:t>. [</w:t>
      </w:r>
      <w:r w:rsidRPr="004640F6">
        <w:rPr>
          <w:spacing w:val="-6"/>
          <w:rtl/>
        </w:rPr>
        <w:t>ממעט משומד ממק"א]</w:t>
      </w:r>
    </w:p>
    <w:p w:rsidR="00E9703F" w:rsidRPr="006F178A" w:rsidRDefault="00E9703F" w:rsidP="00E9703F">
      <w:pPr>
        <w:rPr>
          <w:rtl/>
        </w:rPr>
      </w:pPr>
      <w:r w:rsidRPr="006F178A">
        <w:rPr>
          <w:rtl/>
        </w:rPr>
        <w:tab/>
      </w:r>
      <w:r w:rsidRPr="006F178A">
        <w:rPr>
          <w:rtl/>
        </w:rPr>
        <w:tab/>
      </w:r>
      <w:r w:rsidRPr="006F178A">
        <w:rPr>
          <w:rtl/>
        </w:rPr>
        <w:tab/>
        <w:t xml:space="preserve">לא</w:t>
      </w:r>
      <w:r w:rsidRPr="006F178A">
        <w:rPr>
          <w:rtl/>
        </w:rPr>
        <w:tab/>
        <w:t xml:space="preserve"> שב מידיעתו אינו מביא קרבן על שגגתו.</w:t>
      </w:r>
    </w:p>
    <w:p>
      <w:pPr>
        <w:pStyle w:val="afffff8"/>
        <w:rPr>
          <w:ins w:id="90809" w:author="קלוד" w:date="2026-10-11T12:33:55Z"/>
        </w:rPr>
      </w:pPr>
      <w:ins w:id="90810" w:author="קלוד" w:date="2026-10-11T12:33:55Z">
        <w:r>
          <w:rPr>
            <w:color w:val="7B3F00"/>
          </w:rPr>
          <w:t xml:space="preserve">ארבעים חסר אחת - היכן שגג בזה ובזה</w:t>
        </w:r>
      </w:ins>
    </w:p>
    <w:p>
      <w:pPr>
        <w:pStyle w:val="38"/>
        <w:rPr>
          <w:ins w:id="97691" w:author="מנוע מכני" w:date="2026-10-11T12:04:39Z"/>
        </w:rPr>
      </w:pPr>
      <w:del w:id="97690" w:author="מנוע מכני" w:date="2026-10-11T12:04:39Z">
        <w:r w:rsidRPr="006F178A">
          <w:lastRenderedPageBreak/>
          <w:delText xml:space="preserve">•</w:delText>
        </w:r>
      </w:del>
      <w:r w:rsidRPr="006F178A">
        <w:t xml:space="preserve"> </w:t>
      </w:r>
      <w:r w:rsidRPr="006F178A">
        <w:t xml:space="preserve">תנן</w:t>
      </w:r>
      <w:r w:rsidRPr="006F178A">
        <w:t xml:space="preserve">:</w:t>
      </w:r>
    </w:p>
    <w:p w:rsidR="00E9703F" w:rsidRDefault="00E9703F" w:rsidP="00E9703F">
      <w:pPr>
        <w:rPr>
          <w:rStyle w:val="afffe"/>
          <w:rFonts w:ascii="Fb Fontext" w:hAnsi="Fb Fontext"/>
          <w:rtl/>
        </w:rPr>
      </w:pPr>
      <w:del w:id="97692" w:author="מנוע מכני" w:date="2026-10-11T12:04:39Z">
        <w:r w:rsidRPr="006F178A">
          <w:rPr>
            <w:rStyle w:val="afffe"/>
            <w:rFonts w:ascii="Fb Fontext" w:hAnsi="Fb Fontext"/>
            <w:rtl/>
          </w:rPr>
          <w:delText xml:space="preserve"> </w:delText>
        </w:r>
      </w:del>
      <w:r w:rsidRPr="006F178A">
        <w:rPr>
          <w:rStyle w:val="afffe"/>
          <w:rFonts w:ascii="Fb Fontext" w:hAnsi="Fb Fontext"/>
          <w:rtl/>
        </w:rPr>
        <w:t xml:space="preserve">אבות מלאכות ארבעים חסר אחת,</w:t>
      </w:r>
    </w:p>
    <w:p w:rsidR="00E9703F" w:rsidRPr="006F178A" w:rsidRDefault="00E9703F" w:rsidP="00E9703F">
      <w:pPr>
        <w:rPr>
          <w:rtl/>
        </w:rPr>
      </w:pPr>
      <w:ins w:id="98549" w:author="קלוד" w:date="2026-10-11T13:11:34Z">
        <w:r>
          <w:rPr>
            <w:rtl/>
          </w:rPr>
          <w:t xml:space="preserve">והמנין</w:t>
        </w:r>
      </w:ins>
      <w:del w:id="98550" w:author="קלוד" w:date="2026-10-11T13:11:34Z">
        <w:r w:rsidRPr="006F178A">
          <w:rPr>
            <w:rtl/>
          </w:rPr>
          <w:delText xml:space="preserve">ומניינא</w:delText>
        </w:r>
      </w:del>
      <w:r w:rsidRPr="006F178A">
        <w:rPr>
          <w:rtl/>
        </w:rPr>
        <w:t xml:space="preserve"> </w:t>
      </w:r>
      <w:ins w:id="98547" w:author="קלוד" w:date="2026-10-11T13:11:34Z">
        <w:r>
          <w:rPr>
            <w:rStyle w:val="2fb"/>
            <w:rtl/>
          </w:rPr>
          <w:t xml:space="preserve">- כדר"י:</w:t>
        </w:r>
      </w:ins>
      <w:del w:id="98548" w:author="קלוד" w:date="2026-10-11T13:11:34Z">
        <w:r w:rsidRPr="006F178A">
          <w:rPr>
            <w:rStyle w:val="2fb"/>
            <w:rtl/>
          </w:rPr>
          <w:delText xml:space="preserve">כדר"י</w:delText>
        </w:r>
      </w:del>
      <w:r w:rsidRPr="006F178A">
        <w:rPr>
          <w:rtl/>
        </w:rPr>
        <w:t xml:space="preserve"> שאם עשאן כולן בהעלם </w:t>
      </w:r>
      <w:ins w:id="98545" w:author="קלוד" w:date="2026-10-11T13:11:34Z">
        <w:r>
          <w:rPr>
            <w:rtl/>
          </w:rPr>
          <w:t xml:space="preserve">אחד,</w:t>
        </w:r>
      </w:ins>
      <w:del w:id="98546" w:author="קלוד" w:date="2026-10-11T13:11:34Z">
        <w:r w:rsidRPr="006F178A">
          <w:rPr>
            <w:rtl/>
          </w:rPr>
          <w:delText xml:space="preserve">אחד -</w:delText>
        </w:r>
      </w:del>
      <w:r w:rsidRPr="006F178A">
        <w:rPr>
          <w:rtl/>
        </w:rPr>
        <w:t xml:space="preserve"> חייב על כל אחת ואחת.</w:t>
      </w:r>
    </w:p>
    <w:p w:rsidR="00E9703F" w:rsidRPr="006F178A" w:rsidRDefault="00E9703F" w:rsidP="00E9703F">
      <w:pPr>
        <w:rPr>
          <w:rtl/>
        </w:rPr>
      </w:pPr>
      <w:ins w:id="98551" w:author="קלוד" w:date="2026-10-11T13:11:34Z">
        <w:r>
          <w:rPr>
            <w:rtl/>
          </w:rPr>
          <w:t xml:space="preserve">ונמצא כן</w:t>
        </w:r>
      </w:ins>
      <w:del w:id="98552" w:author="קלוד" w:date="2026-10-11T13:11:34Z">
        <w:r w:rsidRPr="006F178A">
          <w:rPr>
            <w:rtl/>
          </w:rPr>
          <w:delText xml:space="preserve">ומשכח"ל</w:delText>
        </w:r>
      </w:del>
      <w:r w:rsidRPr="006F178A">
        <w:rPr>
          <w:rtl/>
        </w:rPr>
        <w:t xml:space="preserve"> - בזדון שבת ושגגת מלאכות.</w:t>
      </w:r>
    </w:p>
    <w:p>
      <w:pPr>
        <w:pStyle w:val="38"/>
        <w:rPr>
          <w:ins w:id="97693" w:author="מנוע מכני" w:date="2026-10-11T12:04:39Z"/>
        </w:rPr>
      </w:pPr>
      <w:r w:rsidRPr="006F178A">
        <w:t>לר"יו</w:t>
      </w:r>
      <w:r w:rsidRPr="006F178A">
        <w:t>:</w:t>
      </w:r>
    </w:p>
    <w:p w:rsidR="00E9703F" w:rsidRDefault="00E9703F" w:rsidP="00E9703F">
      <w:pPr>
        <w:rPr>
          <w:rtl/>
        </w:rPr>
      </w:pPr>
      <w:del w:id="97694" w:author="מנוע מכני" w:date="2026-10-11T12:04:39Z">
        <w:r w:rsidRPr="006F178A">
          <w:rPr>
            <w:rtl/>
          </w:rPr>
          <w:delText xml:space="preserve"> </w:delText>
        </w:r>
      </w:del>
      <w:r w:rsidRPr="006F178A">
        <w:rPr>
          <w:rtl/>
        </w:rPr>
        <w:t xml:space="preserve">היינו </w:t>
      </w:r>
      <w:ins w:id="98561" w:author="קלוד" w:date="2026-10-11T13:11:34Z">
        <w:r>
          <w:rPr>
            <w:rtl/>
          </w:rPr>
          <w:t xml:space="preserve">ששגג</w:t>
        </w:r>
      </w:ins>
      <w:del w:id="98562" w:author="קלוד" w:date="2026-10-11T13:11:34Z">
        <w:r w:rsidRPr="006F178A">
          <w:rPr>
            <w:rtl/>
          </w:rPr>
          <w:delText xml:space="preserve">דשגג</w:delText>
        </w:r>
      </w:del>
      <w:r w:rsidRPr="006F178A">
        <w:rPr>
          <w:rtl/>
        </w:rPr>
        <w:t xml:space="preserve"> </w:t>
      </w:r>
      <w:ins w:id="98559" w:author="קלוד" w:date="2026-10-11T13:11:34Z">
        <w:r>
          <w:rPr>
            <w:rtl/>
          </w:rPr>
          <w:t xml:space="preserve">בזה,</w:t>
        </w:r>
      </w:ins>
      <w:del w:id="98560" w:author="קלוד" w:date="2026-10-11T13:11:34Z">
        <w:r w:rsidRPr="006F178A">
          <w:rPr>
            <w:rtl/>
          </w:rPr>
          <w:delText xml:space="preserve">בזה</w:delText>
        </w:r>
      </w:del>
      <w:r w:rsidRPr="006F178A">
        <w:rPr>
          <w:rtl/>
        </w:rPr>
        <w:t xml:space="preserve"> </w:t>
      </w:r>
      <w:ins w:id="98557" w:author="קלוד" w:date="2026-10-11T13:11:34Z">
        <w:r>
          <w:rPr>
            <w:rtl/>
          </w:rPr>
          <w:t xml:space="preserve">שידע</w:t>
        </w:r>
      </w:ins>
      <w:del w:id="98558" w:author="קלוד" w:date="2026-10-11T13:11:34Z">
        <w:r w:rsidRPr="006F178A">
          <w:rPr>
            <w:rtl/>
          </w:rPr>
          <w:delText xml:space="preserve">דידע</w:delText>
        </w:r>
      </w:del>
      <w:r w:rsidRPr="006F178A">
        <w:rPr>
          <w:rtl/>
        </w:rPr>
        <w:t xml:space="preserve"> </w:t>
      </w:r>
      <w:ins w:id="98555" w:author="קלוד" w:date="2026-10-11T13:11:34Z">
        <w:r>
          <w:rPr>
            <w:rtl/>
          </w:rPr>
          <w:t xml:space="preserve">את השבת</w:t>
        </w:r>
      </w:ins>
      <w:del w:id="98556" w:author="קלוד" w:date="2026-10-11T13:11:34Z">
        <w:r w:rsidRPr="006F178A">
          <w:rPr>
            <w:rtl/>
          </w:rPr>
          <w:delText xml:space="preserve">לשבת</w:delText>
        </w:r>
      </w:del>
      <w:r w:rsidRPr="006F178A">
        <w:rPr>
          <w:rtl/>
        </w:rPr>
        <w:t xml:space="preserve"> בלאו [ולא </w:t>
      </w:r>
      <w:ins w:id="98553" w:author="קלוד" w:date="2026-10-11T13:11:34Z">
        <w:r>
          <w:rPr>
            <w:rtl/>
          </w:rPr>
          <w:t xml:space="preserve">בכרת]</w:t>
        </w:r>
      </w:ins>
      <w:del w:id="98554" w:author="קלוד" w:date="2026-10-11T13:11:34Z">
        <w:r w:rsidRPr="006F178A">
          <w:rPr>
            <w:rtl/>
          </w:rPr>
          <w:delText xml:space="preserve">על הכרת]</w:delText>
        </w:r>
      </w:del>
    </w:p>
    <w:p>
      <w:pPr>
        <w:pStyle w:val="38"/>
        <w:rPr>
          <w:ins w:id="97695" w:author="מנוע מכני" w:date="2026-10-11T12:04:39Z"/>
        </w:rPr>
      </w:pPr>
      <w:r w:rsidRPr="006F178A">
        <w:t>ולר"ל</w:t>
      </w:r>
      <w:r w:rsidRPr="006F178A">
        <w:t>:</w:t>
      </w:r>
    </w:p>
    <w:p w:rsidR="00E9703F" w:rsidRDefault="00E9703F" w:rsidP="00E9703F">
      <w:pPr>
        <w:rPr>
          <w:rtl/>
        </w:rPr>
      </w:pPr>
      <w:del w:id="97696" w:author="מנוע מכני" w:date="2026-10-11T12:04:39Z">
        <w:r w:rsidRPr="006F178A">
          <w:rPr>
            <w:rtl/>
          </w:rPr>
          <w:delText xml:space="preserve"> </w:delText>
        </w:r>
      </w:del>
      <w:ins w:id="98575" w:author="קלוד" w:date="2026-10-11T13:11:34Z">
        <w:r>
          <w:rPr>
            <w:rtl/>
          </w:rPr>
          <w:t xml:space="preserve">שצריך</w:t>
        </w:r>
      </w:ins>
      <w:del w:id="98576" w:author="קלוד" w:date="2026-10-11T13:11:34Z">
        <w:r w:rsidRPr="006F178A">
          <w:rPr>
            <w:rtl/>
          </w:rPr>
          <w:delText xml:space="preserve">דבעי</w:delText>
        </w:r>
      </w:del>
      <w:r w:rsidRPr="006F178A">
        <w:rPr>
          <w:rtl/>
        </w:rPr>
        <w:t xml:space="preserve"> שישגוג גם בכרת וגם בלאו</w:t>
      </w:r>
      <w:ins w:id="98573" w:author="קלוד" w:date="2026-10-11T13:11:34Z">
        <w:r>
          <w:rPr>
            <w:rtl/>
          </w:rPr>
          <w:t xml:space="preserve"> - </w:t>
        </w:r>
        <w:r>
          <w:rPr>
            <w:rStyle w:val="afffffe"/>
            <w:rtl/>
          </w:rPr>
          <w:t xml:space="preserve">זדון שבת</w:t>
        </w:r>
        <w:r>
          <w:rPr>
            <w:rtl/>
          </w:rPr>
          <w:t xml:space="preserve"> </w:t>
        </w:r>
      </w:ins>
      <w:del w:id="98574" w:author="קלוד" w:date="2026-10-11T13:11:34Z">
        <w:r w:rsidRPr="006F178A">
          <w:rPr>
            <w:rtl/>
          </w:rPr>
          <w:delText xml:space="preserve"> </w:delText>
        </w:r>
      </w:del>
      <w:r w:rsidRPr="006F178A">
        <w:rPr>
          <w:rtl/>
        </w:rPr>
        <w:t xml:space="preserve">היינו </w:t>
      </w:r>
      <w:ins w:id="98571" w:author="קלוד" w:date="2026-10-11T13:11:34Z">
        <w:r>
          <w:rPr>
            <w:rtl/>
          </w:rPr>
          <w:t xml:space="preserve">שידע</w:t>
        </w:r>
      </w:ins>
      <w:del w:id="98572" w:author="קלוד" w:date="2026-10-11T13:11:34Z">
        <w:r w:rsidRPr="006F178A">
          <w:rPr>
            <w:rtl/>
          </w:rPr>
          <w:delText xml:space="preserve">דידעה</w:delText>
        </w:r>
      </w:del>
      <w:r w:rsidRPr="006F178A">
        <w:rPr>
          <w:rtl/>
        </w:rPr>
        <w:t xml:space="preserve"> </w:t>
      </w:r>
      <w:ins w:id="98569" w:author="קלוד" w:date="2026-10-11T13:11:34Z">
        <w:r>
          <w:rPr>
            <w:rtl/>
          </w:rPr>
          <w:t xml:space="preserve">את</w:t>
        </w:r>
      </w:ins>
      <w:del w:id="98570" w:author="קלוד" w:date="2026-10-11T13:11:34Z">
        <w:r w:rsidRPr="006F178A">
          <w:rPr>
            <w:rtl/>
          </w:rPr>
          <w:delText xml:space="preserve">לשבת</w:delText>
        </w:r>
      </w:del>
      <w:r w:rsidRPr="006F178A">
        <w:rPr>
          <w:rtl/>
        </w:rPr>
        <w:t xml:space="preserve"> </w:t>
      </w:r>
      <w:ins w:id="98567" w:author="קלוד" w:date="2026-10-11T13:11:34Z">
        <w:r>
          <w:rPr>
            <w:rtl/>
          </w:rPr>
          <w:t xml:space="preserve">השבת</w:t>
        </w:r>
      </w:ins>
      <w:del w:id="98568" w:author="קלוד" w:date="2026-10-11T13:11:34Z">
        <w:r w:rsidRPr="006F178A">
          <w:rPr>
            <w:rtl/>
          </w:rPr>
          <w:delText xml:space="preserve">בתחומין</w:delText>
        </w:r>
      </w:del>
      <w:r w:rsidRPr="006F178A">
        <w:rPr>
          <w:rtl/>
        </w:rPr>
        <w:t xml:space="preserve"> </w:t>
      </w:r>
      <w:ins w:id="98565" w:author="קלוד" w:date="2026-10-11T13:11:34Z">
        <w:r>
          <w:rPr>
            <w:rtl/>
          </w:rPr>
          <w:t xml:space="preserve">בתחומין,</w:t>
        </w:r>
      </w:ins>
      <w:del w:id="98566" w:author="קלוד" w:date="2026-10-11T13:11:34Z">
        <w:r w:rsidRPr="006F178A">
          <w:rPr>
            <w:rtl/>
          </w:rPr>
          <w:delText xml:space="preserve">שאינן</w:delText>
        </w:r>
      </w:del>
      <w:r w:rsidRPr="006F178A">
        <w:rPr>
          <w:rtl/>
        </w:rPr>
        <w:t xml:space="preserve"> </w:t>
      </w:r>
      <w:ins w:id="98563" w:author="קלוד" w:date="2026-10-11T13:11:34Z">
        <w:r>
          <w:rPr>
            <w:rtl/>
          </w:rPr>
          <w:t xml:space="preserve">שאינם בקרבן,</w:t>
        </w:r>
      </w:ins>
      <w:del w:id="98564" w:author="קלוד" w:date="2026-10-11T13:11:34Z">
        <w:r w:rsidRPr="006F178A">
          <w:rPr>
            <w:rtl/>
          </w:rPr>
          <w:delText xml:space="preserve">בקרבן</w:delText>
        </w:r>
      </w:del>
    </w:p>
    <w:p w:rsidR="00E9703F" w:rsidRPr="006F178A" w:rsidRDefault="00E9703F" w:rsidP="00E9703F">
      <w:pPr>
        <w:rPr>
          <w:rtl/>
        </w:rPr>
      </w:pPr>
      <w:r w:rsidRPr="006F178A">
        <w:rPr>
          <w:rFonts w:ascii="Fb Fontext" w:hAnsi="Fb Fontext"/>
          <w:sz w:val="20"/>
          <w:rtl/>
        </w:rPr>
        <w:t xml:space="preserve">ואליבא </w:t>
      </w:r>
      <w:r w:rsidRPr="006F178A">
        <w:rPr>
          <w:rStyle w:val="2fb"/>
          <w:rFonts w:ascii="Fb Fontext" w:hAnsi="Fb Fontext"/>
          <w:sz w:val="20"/>
          <w:rtl/>
        </w:rPr>
        <w:t xml:space="preserve">דר"ע</w:t>
      </w:r>
      <w:r w:rsidRPr="006F178A">
        <w:rPr>
          <w:rFonts w:ascii="Fb Fontext" w:hAnsi="Fb Fontext"/>
          <w:sz w:val="20"/>
          <w:rtl/>
        </w:rPr>
        <w:t xml:space="preserve"> דתחומין דאורייתא.</w:t>
      </w:r>
    </w:p>
    <w:p>
      <w:pPr>
        <w:pStyle w:val="38"/>
        <w:rPr>
          <w:ins w:id="97698" w:author="מנוע מכני" w:date="2026-10-11T12:04:39Z"/>
        </w:rPr>
      </w:pPr>
      <w:del w:id="97697" w:author="מנוע מכני" w:date="2026-10-11T12:04:39Z">
        <w:r w:rsidRPr="004640F6">
          <w:delText xml:space="preserve">•</w:delText>
        </w:r>
      </w:del>
      <w:r w:rsidRPr="004640F6">
        <w:t xml:space="preserve"> </w:t>
      </w:r>
      <w:r w:rsidRPr="004640F6">
        <w:t xml:space="preserve">הא דת"ר:</w:t>
      </w:r>
    </w:p>
    <w:p w:rsidR="00E9703F" w:rsidRPr="004640F6" w:rsidRDefault="00E9703F" w:rsidP="00E9703F">
      <w:pPr>
        <w:rPr>
          <w:spacing w:val="-2"/>
          <w:rtl/>
        </w:rPr>
      </w:pPr>
      <w:del w:id="97699" w:author="מנוע מכני" w:date="2026-10-11T12:04:39Z">
        <w:r w:rsidRPr="004640F6">
          <w:rPr>
            <w:rFonts w:ascii="Fb Fontext" w:hAnsi="Fb Fontext"/>
            <w:spacing w:val="-2"/>
            <w:rtl/>
          </w:rPr>
          <w:delText xml:space="preserve"> </w:delText>
        </w:r>
      </w:del>
      <w:r w:rsidRPr="004640F6">
        <w:rPr>
          <w:rFonts w:ascii="Fb Fontext" w:hAnsi="Fb Fontext"/>
          <w:spacing w:val="-2"/>
          <w:rtl/>
        </w:rPr>
        <w:t xml:space="preserve">שגג בזה ובזה זהו שוגג האמור בתורה, הזיד בזה ובזה</w:t>
      </w:r>
      <w:r w:rsidRPr="004640F6">
        <w:rPr>
          <w:rFonts w:ascii="Fb Fontext" w:hAnsi="Fb Fontext" w:hint="cs"/>
          <w:spacing w:val="-2"/>
          <w:rtl/>
        </w:rPr>
        <w:t xml:space="preserve"> </w:t>
      </w:r>
      <w:r w:rsidRPr="004640F6">
        <w:rPr>
          <w:rFonts w:ascii="Fb Fontext" w:hAnsi="Fb Fontext"/>
          <w:spacing w:val="-2"/>
          <w:rtl/>
        </w:rPr>
        <w:t>זו היא מזיד האמור בתורה.</w:t>
      </w:r>
    </w:p>
    <w:p w:rsidR="00E9703F" w:rsidRPr="006F178A" w:rsidRDefault="00E9703F" w:rsidP="00E9703F">
      <w:pPr>
        <w:rPr>
          <w:rtl/>
        </w:rPr>
      </w:pPr>
      <w:r w:rsidRPr="006F178A">
        <w:rPr>
          <w:rtl/>
        </w:rPr>
        <w:t>שגג בשבת והזיד במלאכות, או ששגג במלאכות והזיד בשבת.</w:t>
      </w:r>
    </w:p>
    <w:p w:rsidR="00E9703F" w:rsidRPr="006F178A" w:rsidRDefault="00E9703F" w:rsidP="00E9703F">
      <w:pPr>
        <w:rPr>
          <w:rtl/>
        </w:rPr>
      </w:pPr>
      <w:r w:rsidRPr="006F178A">
        <w:rPr>
          <w:rtl/>
        </w:rPr>
        <w:t xml:space="preserve">או שאמר: יודע אני שמלאכה זו אסורה אבל איני יודע שחייבין </w:t>
      </w:r>
      <w:ins w:id="92883" w:author="מנוע מכני" w:date="2026-10-11T12:04:39Z">
        <w:r>
          <w:rPr>
            <w:rtl/>
          </w:rPr>
          <w:t xml:space="preserve">עליו</w:t>
        </w:r>
      </w:ins>
      <w:del w:id="92884" w:author="מנוע מכני" w:date="2026-10-11T12:04:39Z">
        <w:r w:rsidRPr="006F178A">
          <w:rPr>
            <w:rtl/>
          </w:rPr>
          <w:delText xml:space="preserve">עליה</w:delText>
        </w:r>
      </w:del>
      <w:r w:rsidRPr="006F178A">
        <w:rPr>
          <w:rtl/>
        </w:rPr>
        <w:t xml:space="preserve"> קרבן או </w:t>
      </w:r>
      <w:r w:rsidRPr="006F178A">
        <w:rPr>
          <w:rtl/>
        </w:rPr>
        <w:t xml:space="preserve">לא</w:t>
      </w:r>
      <w:r w:rsidRPr="006F178A">
        <w:rPr>
          <w:rtl/>
        </w:rPr>
        <w:t xml:space="preserve"> - חייב, </w:t>
      </w:r>
      <w:r w:rsidRPr="006F178A">
        <w:rPr>
          <w:rStyle w:val="afffe"/>
          <w:rFonts w:ascii="Fb Fontext" w:hAnsi="Fb Fontext" w:hint="cs"/>
          <w:rtl/>
        </w:rPr>
        <w:t>והיינו</w:t>
      </w:r>
      <w:r w:rsidRPr="006F178A">
        <w:rPr>
          <w:rtl/>
        </w:rPr>
        <w:t xml:space="preserve"> כמונבז.</w:t>
      </w:r>
    </w:p>
    <w:p>
      <w:pPr>
        <w:pStyle w:val="afffff8"/>
        <w:rPr>
          <w:ins w:id="90807" w:author="קלוד" w:date="2026-10-11T12:33:55Z"/>
        </w:rPr>
      </w:pPr>
      <w:ins w:id="90808" w:author="קלוד" w:date="2026-10-11T12:33:55Z">
        <w:r>
          <w:rPr>
            <w:color w:val="7B3F00"/>
          </w:rPr>
          <w:t xml:space="preserve">שבועת ביטוי ותרומה - שוגג עד שישגוג בלאו</w:t>
        </w:r>
      </w:ins>
    </w:p>
    <w:p w:rsidR="00E9703F" w:rsidRPr="002D0727" w:rsidRDefault="00E9703F" w:rsidP="00E9703F">
      <w:pPr>
        <w:rPr>
          <w:b/>
          <w:bCs/>
          <w:rtl/>
        </w:rPr>
      </w:pPr>
      <w:r w:rsidRPr="006F178A">
        <w:rPr>
          <w:rtl/>
        </w:rPr>
        <w:t>•</w:t>
      </w:r>
      <w:r w:rsidRPr="00784B8D">
        <w:rPr>
          <w:rStyle w:val="afffff0"/>
          <w:rFonts w:hint="cs"/>
          <w:rtl/>
        </w:rPr>
        <w:t xml:space="preserve"> '</w:t>
      </w:r>
      <w:r w:rsidRPr="00784B8D">
        <w:rPr>
          <w:rStyle w:val="afffff0"/>
          <w:rtl/>
        </w:rPr>
        <w:t xml:space="preserve">הכל מודים בשבועת ביטוי שאין חייבין </w:t>
      </w:r>
      <w:ins w:id="92885" w:author="מנוע מכני" w:date="2026-10-11T12:04:39Z">
        <w:r>
          <w:rPr>
            <w:rStyle w:val="afffff0"/>
            <w:rtl/>
          </w:rPr>
          <w:t xml:space="preserve">עליו</w:t>
        </w:r>
      </w:ins>
      <w:del w:id="92886" w:author="מנוע מכני" w:date="2026-10-11T12:04:39Z">
        <w:r w:rsidRPr="00784B8D">
          <w:rPr>
            <w:rStyle w:val="afffff0"/>
            <w:rtl/>
          </w:rPr>
          <w:delText xml:space="preserve">עליה</w:delText>
        </w:r>
      </w:del>
      <w:r w:rsidRPr="00784B8D">
        <w:rPr>
          <w:rStyle w:val="afffff0"/>
          <w:rtl/>
        </w:rPr>
        <w:t xml:space="preserve"> קרבן, עד שישגוג בלאו שבה</w:t>
      </w:r>
      <w:r w:rsidRPr="00784B8D">
        <w:rPr>
          <w:rStyle w:val="afffff0"/>
          <w:rFonts w:hint="cs"/>
          <w:rtl/>
        </w:rPr>
        <w:t>'</w:t>
      </w:r>
      <w:r w:rsidRPr="00784B8D">
        <w:rPr>
          <w:rStyle w:val="afffff0"/>
          <w:rtl/>
        </w:rPr>
        <w:t>.</w:t>
      </w:r>
    </w:p>
    <w:p w:rsidR="00E9703F" w:rsidRDefault="00E9703F" w:rsidP="00E9703F">
      <w:pPr>
        <w:rPr>
          <w:rtl/>
        </w:rPr>
      </w:pPr>
      <w:r w:rsidRPr="002D0727">
        <w:rPr>
          <w:rStyle w:val="2fb"/>
          <w:rFonts w:hint="cs"/>
          <w:b/>
          <w:bCs/>
          <w:rtl/>
        </w:rPr>
        <w:t>אביי</w:t>
      </w:r>
      <w:r w:rsidRPr="006F178A">
        <w:rPr>
          <w:rFonts w:hint="cs"/>
          <w:rtl/>
        </w:rPr>
        <w:t xml:space="preserve"> </w:t>
      </w:r>
      <w:r w:rsidRPr="006F178A">
        <w:rPr>
          <w:rtl/>
        </w:rPr>
        <w:t xml:space="preserve">היינו </w:t>
      </w:r>
      <w:r w:rsidRPr="006F178A">
        <w:rPr>
          <w:rStyle w:val="2fb"/>
          <w:rtl/>
        </w:rPr>
        <w:t xml:space="preserve">רי"ו</w:t>
      </w:r>
      <w:r w:rsidRPr="006F178A">
        <w:rPr>
          <w:rtl/>
        </w:rPr>
        <w:t xml:space="preserve"> </w:t>
      </w:r>
      <w:r w:rsidRPr="006F178A">
        <w:rPr>
          <w:rFonts w:hint="cs"/>
          <w:rtl/>
        </w:rPr>
        <w:t>-</w:t>
      </w:r>
      <w:r w:rsidRPr="006F178A">
        <w:rPr>
          <w:rtl/>
        </w:rPr>
        <w:t xml:space="preserve">וקמ"ל</w:t>
      </w:r>
      <w:r w:rsidRPr="006F178A">
        <w:rPr>
          <w:rtl/>
        </w:rPr>
        <w:t xml:space="preserve"> ד</w:t>
      </w:r>
      <w:r>
        <w:rPr>
          <w:rtl/>
        </w:rPr>
        <w:t>אפי'</w:t>
      </w:r>
      <w:r w:rsidRPr="006F178A">
        <w:rPr>
          <w:rtl/>
        </w:rPr>
        <w:t xml:space="preserve"> דשבועת ביטוי הוא חידוש דלא אשכחנא קרבן בלאו</w:t>
      </w:r>
      <w:r w:rsidRPr="006F178A">
        <w:rPr>
          <w:rFonts w:hint="cs"/>
          <w:rtl/>
        </w:rPr>
        <w:t>,</w:t>
      </w:r>
    </w:p>
    <w:p w:rsidR="00E9703F" w:rsidRPr="009757B9" w:rsidRDefault="00E9703F" w:rsidP="00E9703F">
      <w:pPr>
        <w:rPr>
          <w:rFonts w:cs="Guttman Vilna"/>
          <w:b/>
          <w:bCs/>
          <w:rtl/>
        </w:rPr>
      </w:pPr>
      <w:r w:rsidRPr="006F178A">
        <w:rPr>
          <w:rtl/>
        </w:rPr>
        <w:t xml:space="preserve">מ"מ </w:t>
      </w:r>
      <w:ins w:id="98593" w:author="קלוד" w:date="2026-10-11T13:11:34Z">
        <w:r>
          <w:rPr>
            <w:rtl/>
          </w:rPr>
          <w:t xml:space="preserve">די</w:t>
        </w:r>
      </w:ins>
      <w:del w:id="98594" w:author="קלוד" w:date="2026-10-11T13:11:34Z">
        <w:r w:rsidRPr="006F178A">
          <w:rPr>
            <w:rtl/>
          </w:rPr>
          <w:delText xml:space="preserve">סגי</w:delText>
        </w:r>
      </w:del>
      <w:r w:rsidRPr="006F178A">
        <w:rPr>
          <w:rtl/>
        </w:rPr>
        <w:t xml:space="preserve"> שישגוג בלאו שבה לחייבו קרבן.</w:t>
      </w:r>
    </w:p>
    <w:p w:rsidR="00E9703F" w:rsidRPr="006061D7" w:rsidRDefault="00E9703F" w:rsidP="00E9703F">
      <w:pPr>
        <w:rPr>
          <w:rtl/>
        </w:rPr>
      </w:pPr>
      <w:r w:rsidRPr="006061D7">
        <w:rPr>
          <w:rtl/>
        </w:rPr>
        <w:t>•</w:t>
      </w:r>
      <w:r w:rsidRPr="006061D7">
        <w:rPr>
          <w:rFonts w:hint="cs"/>
          <w:rtl/>
        </w:rPr>
        <w:t xml:space="preserve"> </w:t>
      </w:r>
      <w:r w:rsidRPr="006061D7">
        <w:rPr>
          <w:rtl/>
        </w:rPr>
        <w:t>שגגת שבועת ביטוי לשעבר</w:t>
      </w:r>
      <w:r w:rsidRPr="006061D7">
        <w:rPr>
          <w:rFonts w:hint="cs"/>
          <w:rtl/>
        </w:rPr>
        <w:t xml:space="preserve">- </w:t>
      </w:r>
      <w:r w:rsidRPr="006061D7">
        <w:rPr>
          <w:rtl/>
        </w:rPr>
        <w:t xml:space="preserve">אמר</w:t>
      </w:r>
      <w:r w:rsidRPr="006061D7">
        <w:rPr>
          <w:rtl/>
        </w:rPr>
        <w:t xml:space="preserve"> יודע אני ששבועה זו אסורה, אבל א"י אם חייבין </w:t>
      </w:r>
      <w:ins w:id="92887" w:author="מנוע מכני" w:date="2026-10-11T12:04:39Z">
        <w:r>
          <w:rPr>
            <w:rtl/>
          </w:rPr>
          <w:t xml:space="preserve">עליו</w:t>
        </w:r>
      </w:ins>
      <w:del w:id="92888" w:author="מנוע מכני" w:date="2026-10-11T12:04:39Z">
        <w:r w:rsidRPr="006061D7">
          <w:rPr>
            <w:rtl/>
          </w:rPr>
          <w:delText xml:space="preserve">עליה</w:delText>
        </w:r>
      </w:del>
      <w:r w:rsidRPr="006061D7">
        <w:rPr>
          <w:rtl/>
        </w:rPr>
        <w:t xml:space="preserve"> קרבן חייב</w:t>
      </w:r>
      <w:r w:rsidRPr="006061D7">
        <w:rPr>
          <w:rFonts w:hint="cs"/>
          <w:rtl/>
        </w:rPr>
        <w:t>.</w:t>
      </w:r>
    </w:p>
    <w:p w:rsidR="00E9703F" w:rsidRDefault="00E9703F" w:rsidP="00E9703F">
      <w:pPr>
        <w:rPr>
          <w:rFonts w:ascii="Fb Fontext" w:hAnsi="Fb Fontext"/>
          <w:rtl/>
        </w:rPr>
      </w:pPr>
      <w:ins w:id="98605" w:author="קלוד" w:date="2026-10-11T13:11:34Z">
        <w:r>
          <w:rPr>
            <w:rFonts w:ascii="Fb Fontext" w:hAnsi="Fb Fontext"/>
            <w:rtl/>
          </w:rPr>
          <w:t xml:space="preserve">זו</w:t>
        </w:r>
      </w:ins>
      <w:del w:id="98606" w:author="קלוד" w:date="2026-10-11T13:11:34Z">
        <w:r w:rsidRPr="006F178A">
          <w:rPr>
            <w:rFonts w:ascii="Fb Fontext" w:hAnsi="Fb Fontext"/>
            <w:rtl/>
          </w:rPr>
          <w:delText xml:space="preserve">הא מני</w:delText>
        </w:r>
      </w:del>
      <w:r w:rsidRPr="006F178A">
        <w:rPr>
          <w:rFonts w:ascii="Fb Fontext" w:hAnsi="Fb Fontext"/>
          <w:rtl/>
        </w:rPr>
        <w:t xml:space="preserve"> - </w:t>
      </w:r>
      <w:ins w:id="98603" w:author="קלוד" w:date="2026-10-11T13:11:34Z">
        <w:r>
          <w:rPr>
            <w:rFonts w:ascii="Fb Fontext" w:hAnsi="Fb Fontext"/>
            <w:rtl/>
          </w:rPr>
          <w:t xml:space="preserve">כמונבז.</w:t>
        </w:r>
      </w:ins>
      <w:del w:id="98604" w:author="קלוד" w:date="2026-10-11T13:11:34Z">
        <w:r w:rsidRPr="006F178A">
          <w:rPr>
            <w:rFonts w:ascii="Fb Fontext" w:hAnsi="Fb Fontext"/>
            <w:rtl/>
          </w:rPr>
          <w:delText xml:space="preserve">מונבז היא.</w:delText>
        </w:r>
      </w:del>
      <w:r w:rsidRPr="006F178A">
        <w:rPr>
          <w:rFonts w:ascii="Fb Fontext" w:hAnsi="Fb Fontext" w:hint="cs"/>
          <w:rtl/>
        </w:rPr>
        <w:t xml:space="preserve"> [ו</w:t>
      </w:r>
      <w:r w:rsidRPr="006F178A">
        <w:rPr>
          <w:rFonts w:ascii="Fb Fontext" w:hAnsi="Fb Fontext"/>
          <w:rtl/>
        </w:rPr>
        <w:t xml:space="preserve">גירסה </w:t>
      </w:r>
      <w:ins w:id="98601" w:author="קלוד" w:date="2026-10-11T13:11:34Z">
        <w:r>
          <w:rPr>
            <w:rFonts w:ascii="Fb Fontext" w:hAnsi="Fb Fontext"/>
            <w:rtl/>
          </w:rPr>
          <w:t xml:space="preserve">אחרת:</w:t>
        </w:r>
      </w:ins>
      <w:del w:id="98602" w:author="קלוד" w:date="2026-10-11T13:11:34Z">
        <w:r w:rsidRPr="006F178A">
          <w:rPr>
            <w:rFonts w:ascii="Fb Fontext" w:hAnsi="Fb Fontext"/>
            <w:rtl/>
          </w:rPr>
          <w:delText xml:space="preserve">אחרת</w:delText>
        </w:r>
      </w:del>
      <w:r w:rsidRPr="006F178A">
        <w:rPr>
          <w:rFonts w:ascii="Fb Fontext" w:hAnsi="Fb Fontext"/>
          <w:rtl/>
        </w:rPr>
        <w:t xml:space="preserve"> </w:t>
      </w:r>
      <w:ins w:id="98599" w:author="קלוד" w:date="2026-10-11T13:11:34Z">
        <w:r>
          <w:rPr>
            <w:rFonts w:ascii="Fb Fontext" w:hAnsi="Fb Fontext"/>
            <w:rtl/>
          </w:rPr>
          <w:t xml:space="preserve">פשיטא</w:t>
        </w:r>
      </w:ins>
      <w:del w:id="98600" w:author="קלוד" w:date="2026-10-11T13:11:34Z">
        <w:r w:rsidRPr="006F178A">
          <w:rPr>
            <w:rFonts w:ascii="Fb Fontext" w:hAnsi="Fb Fontext"/>
            <w:rtl/>
          </w:rPr>
          <w:delText xml:space="preserve">דפשיטא</w:delText>
        </w:r>
      </w:del>
      <w:r w:rsidRPr="006F178A">
        <w:rPr>
          <w:rFonts w:ascii="Fb Fontext" w:hAnsi="Fb Fontext"/>
          <w:rtl/>
        </w:rPr>
        <w:t xml:space="preserve"> </w:t>
      </w:r>
      <w:ins w:id="98597" w:author="קלוד" w:date="2026-10-11T13:11:34Z">
        <w:r>
          <w:rPr>
            <w:rFonts w:ascii="Fb Fontext" w:hAnsi="Fb Fontext"/>
            <w:rtl/>
          </w:rPr>
          <w:t xml:space="preserve">למונבז,</w:t>
        </w:r>
      </w:ins>
      <w:del w:id="98598" w:author="קלוד" w:date="2026-10-11T13:11:34Z">
        <w:r w:rsidRPr="006F178A">
          <w:rPr>
            <w:rFonts w:ascii="Fb Fontext" w:hAnsi="Fb Fontext"/>
            <w:rtl/>
          </w:rPr>
          <w:delText xml:space="preserve">למונבז</w:delText>
        </w:r>
      </w:del>
      <w:r w:rsidRPr="006F178A">
        <w:rPr>
          <w:rFonts w:ascii="Fb Fontext" w:hAnsi="Fb Fontext"/>
          <w:rtl/>
        </w:rPr>
        <w:t xml:space="preserve"> </w:t>
      </w:r>
      <w:ins w:id="94701" w:author="מנוע מכני" w:date="2026-10-11T12:04:39Z">
        <w:r>
          <w:rPr>
            <w:rFonts w:ascii="Fb Fontext" w:hAnsi="Fb Fontext"/>
            <w:rtl/>
          </w:rPr>
          <w:t xml:space="preserve">ואם </w:t>
        </w:r>
      </w:ins>
      <w:del w:id="94702" w:author="מנוע מכני" w:date="2026-10-11T12:04:39Z">
        <w:r w:rsidRPr="006F178A">
          <w:rPr>
            <w:rFonts w:ascii="Fb Fontext" w:hAnsi="Fb Fontext"/>
            <w:rtl/>
          </w:rPr>
          <w:delText xml:space="preserve">ואי </w:delText>
        </w:r>
      </w:del>
      <w:r w:rsidRPr="006F178A">
        <w:rPr>
          <w:rFonts w:ascii="Fb Fontext" w:hAnsi="Fb Fontext"/>
          <w:rtl/>
        </w:rPr>
        <w:t xml:space="preserve">רבנן </w:t>
      </w:r>
      <w:ins w:id="98595" w:author="קלוד" w:date="2026-10-11T13:11:34Z">
        <w:r>
          <w:rPr>
            <w:rFonts w:ascii="Fb Fontext" w:hAnsi="Fb Fontext"/>
            <w:rtl/>
          </w:rPr>
          <w:t xml:space="preserve">היא -</w:t>
        </w:r>
      </w:ins>
      <w:del w:id="98596" w:author="קלוד" w:date="2026-10-11T13:11:34Z">
        <w:r w:rsidRPr="006F178A">
          <w:rPr>
            <w:rFonts w:ascii="Fb Fontext" w:hAnsi="Fb Fontext"/>
            <w:rtl/>
          </w:rPr>
          <w:delText xml:space="preserve">הוא</w:delText>
        </w:r>
      </w:del>
      <w:r w:rsidRPr="006F178A">
        <w:rPr>
          <w:rFonts w:ascii="Fb Fontext" w:hAnsi="Fb Fontext"/>
          <w:rtl/>
        </w:rPr>
        <w:t xml:space="preserve"> תיובתא </w:t>
      </w:r>
      <w:r w:rsidRPr="006F178A">
        <w:rPr>
          <w:rStyle w:val="2fb"/>
          <w:rFonts w:ascii="Fb Fontext" w:hAnsi="Fb Fontext"/>
          <w:rtl/>
        </w:rPr>
        <w:t xml:space="preserve">דאביי</w:t>
      </w:r>
      <w:r w:rsidRPr="006F178A">
        <w:rPr>
          <w:rFonts w:ascii="Fb Fontext" w:hAnsi="Fb Fontext"/>
          <w:rtl/>
        </w:rPr>
        <w:t xml:space="preserve">]</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לסיכום</w:t>
      </w:r>
      <w:r w:rsidRPr="006F178A">
        <w:rPr>
          <w:rFonts w:hint="cs"/>
          <w:rtl/>
        </w:rPr>
        <w:t>:</w:t>
      </w:r>
      <w:r w:rsidRPr="006F178A">
        <w:rPr>
          <w:rtl/>
        </w:rPr>
        <w:t xml:space="preserve"> </w:t>
      </w:r>
      <w:r w:rsidRPr="006F178A">
        <w:rPr>
          <w:rStyle w:val="afffe"/>
          <w:rFonts w:ascii="Fb Fontext" w:hAnsi="Fb Fontext"/>
          <w:rtl/>
        </w:rPr>
        <w:t xml:space="preserve">שוגג </w:t>
      </w:r>
      <w:r w:rsidRPr="006F178A">
        <w:rPr>
          <w:rtl/>
        </w:rPr>
        <w:t>למונבז מן הקרבן</w:t>
      </w:r>
      <w:r w:rsidRPr="006F178A">
        <w:rPr>
          <w:rFonts w:hint="cs"/>
          <w:rtl/>
        </w:rPr>
        <w:t>,</w:t>
      </w:r>
      <w:r w:rsidRPr="006F178A">
        <w:rPr>
          <w:rtl/>
        </w:rPr>
        <w:t xml:space="preserve"> לחכמים בגוף העבירה</w:t>
      </w:r>
      <w:r w:rsidRPr="006F178A">
        <w:rPr>
          <w:rFonts w:hint="cs"/>
          <w:rtl/>
        </w:rPr>
        <w:t>,</w:t>
      </w:r>
      <w:r w:rsidRPr="006F178A">
        <w:rPr>
          <w:rtl/>
        </w:rPr>
        <w:t xml:space="preserve"> </w:t>
      </w:r>
      <w:r w:rsidRPr="006F178A">
        <w:rPr>
          <w:rStyle w:val="2fb"/>
          <w:rtl/>
        </w:rPr>
        <w:t xml:space="preserve">לר"ל</w:t>
      </w:r>
      <w:r w:rsidRPr="006F178A">
        <w:rPr>
          <w:rtl/>
        </w:rPr>
        <w:t xml:space="preserve"> כרת </w:t>
      </w:r>
      <w:ins w:id="91217" w:author="מנוע מכני" w:date="2026-10-11T12:04:39Z">
        <w:ins w:id="98607" w:author="קלוד" w:date="2026-10-11T13:11:34Z">
          <w:r>
            <w:rPr>
              <w:rtl/>
            </w:rPr>
            <w:t xml:space="preserve">ולאו,</w:t>
          </w:r>
        </w:ins>
        <w:del w:id="98608" w:author="קלוד" w:date="2026-10-11T13:11:34Z">
          <w:r>
            <w:rPr>
              <w:rtl/>
            </w:rPr>
            <w:delText xml:space="preserve">ולא</w:delText>
          </w:r>
          <w:r w:rsidRPr="006F178A">
            <w:rPr>
              <w:rFonts w:hint="cs"/>
              <w:rtl/>
            </w:rPr>
            <w:delText xml:space="preserve">,</w:delText>
          </w:r>
        </w:del>
      </w:ins>
      <w:del w:id="91218" w:author="מנוע מכני" w:date="2026-10-11T12:04:39Z">
        <w:r w:rsidRPr="006F178A">
          <w:rPr>
            <w:rtl/>
          </w:rPr>
          <w:delText xml:space="preserve">ולאו</w:delText>
        </w:r>
      </w:del>
      <w:r w:rsidRPr="006F178A">
        <w:rPr>
          <w:rtl/>
        </w:rPr>
        <w:t xml:space="preserve"> </w:t>
      </w:r>
      <w:r w:rsidRPr="006F178A">
        <w:rPr>
          <w:rStyle w:val="2fb"/>
          <w:rtl/>
        </w:rPr>
        <w:t xml:space="preserve">לרי"ו</w:t>
      </w:r>
      <w:r w:rsidRPr="006F178A">
        <w:rPr>
          <w:rtl/>
        </w:rPr>
        <w:t xml:space="preserve"> רק כרת.</w:t>
      </w:r>
    </w:p>
    <w:p w:rsidR="00E9703F" w:rsidRPr="006F178A" w:rsidRDefault="00E9703F" w:rsidP="00E9703F">
      <w:pPr>
        <w:rPr>
          <w:rtl/>
        </w:rPr>
      </w:pPr>
      <w:r w:rsidRPr="006F178A">
        <w:rPr>
          <w:rtl/>
        </w:rPr>
        <w:t>•</w:t>
      </w:r>
      <w:r w:rsidRPr="006F178A">
        <w:rPr>
          <w:rFonts w:hint="cs"/>
          <w:rtl/>
        </w:rPr>
        <w:t xml:space="preserve"> </w:t>
      </w:r>
      <w:r w:rsidRPr="006F178A">
        <w:rPr>
          <w:b/>
          <w:bCs/>
          <w:rtl/>
        </w:rPr>
        <w:t>הכל מודים</w:t>
      </w:r>
      <w:r w:rsidRPr="006F178A">
        <w:rPr>
          <w:rtl/>
        </w:rPr>
        <w:t xml:space="preserve"> בתרומה שאין חייבין </w:t>
      </w:r>
      <w:ins w:id="92889" w:author="מנוע מכני" w:date="2026-10-11T12:04:39Z">
        <w:r>
          <w:rPr>
            <w:rtl/>
          </w:rPr>
          <w:t xml:space="preserve">עליו</w:t>
        </w:r>
      </w:ins>
      <w:del w:id="92890" w:author="מנוע מכני" w:date="2026-10-11T12:04:39Z">
        <w:r w:rsidRPr="006F178A">
          <w:rPr>
            <w:rtl/>
          </w:rPr>
          <w:delText xml:space="preserve">עליה</w:delText>
        </w:r>
      </w:del>
      <w:r w:rsidRPr="006F178A">
        <w:rPr>
          <w:rtl/>
        </w:rPr>
        <w:t xml:space="preserve"> חומש עד שישגוג בלאו שבה.</w:t>
      </w:r>
    </w:p>
    <w:p>
      <w:pPr>
        <w:pStyle w:val="38"/>
        <w:rPr>
          <w:ins w:id="97700" w:author="מנוע מכני" w:date="2026-10-11T12:04:39Z"/>
        </w:rPr>
      </w:pPr>
      <w:r w:rsidRPr="006F178A">
        <w:t>אביי</w:t>
      </w:r>
      <w:r w:rsidRPr="006F178A">
        <w:t xml:space="preserve">:</w:t>
      </w:r>
    </w:p>
    <w:p w:rsidR="00E9703F" w:rsidRDefault="00E9703F" w:rsidP="00E9703F">
      <w:pPr>
        <w:rPr>
          <w:rtl/>
        </w:rPr>
      </w:pPr>
      <w:del w:id="97701" w:author="מנוע מכני" w:date="2026-10-11T12:04:39Z">
        <w:r w:rsidRPr="006F178A">
          <w:rPr>
            <w:rFonts w:hint="cs"/>
            <w:rtl/>
          </w:rPr>
          <w:delText xml:space="preserve"> </w:delText>
        </w:r>
      </w:del>
      <w:r w:rsidRPr="006F178A">
        <w:rPr>
          <w:rtl/>
        </w:rPr>
        <w:t xml:space="preserve">היינו </w:t>
      </w:r>
      <w:ins w:id="98625" w:author="קלוד" w:date="2026-10-11T13:11:34Z">
        <w:r>
          <w:rPr>
            <w:rStyle w:val="2fb"/>
            <w:rtl/>
          </w:rPr>
          <w:t xml:space="preserve">רי"ו,</w:t>
        </w:r>
      </w:ins>
      <w:del w:id="98626" w:author="קלוד" w:date="2026-10-11T13:11:34Z">
        <w:r w:rsidRPr="006F178A">
          <w:rPr>
            <w:rStyle w:val="2fb"/>
            <w:rtl/>
          </w:rPr>
          <w:delText xml:space="preserve">ר</w:delText>
        </w:r>
        <w:r w:rsidRPr="006F178A">
          <w:rPr>
            <w:rStyle w:val="2fb"/>
            <w:rFonts w:hint="cs"/>
            <w:rtl/>
          </w:rPr>
          <w:delText xml:space="preserve">י</w:delText>
        </w:r>
        <w:r w:rsidRPr="006F178A">
          <w:rPr>
            <w:rStyle w:val="2fb"/>
            <w:rtl/>
          </w:rPr>
          <w:delText xml:space="preserve">"ו</w:delText>
        </w:r>
      </w:del>
      <w:r w:rsidRPr="006F178A">
        <w:rPr>
          <w:rtl/>
        </w:rPr>
        <w:t xml:space="preserve"> </w:t>
      </w:r>
      <w:r w:rsidRPr="006F178A">
        <w:rPr>
          <w:rtl/>
        </w:rPr>
        <w:t xml:space="preserve">וקמ"ל</w:t>
      </w:r>
      <w:r w:rsidRPr="006F178A">
        <w:rPr>
          <w:rtl/>
        </w:rPr>
        <w:t xml:space="preserve"> </w:t>
      </w:r>
      <w:ins w:id="98623" w:author="קלוד" w:date="2026-10-11T13:11:34Z">
        <w:r>
          <w:rPr>
            <w:rtl/>
          </w:rPr>
          <w:t xml:space="preserve">שאע"פ</w:t>
        </w:r>
      </w:ins>
      <w:del w:id="98624" w:author="קלוד" w:date="2026-10-11T13:11:34Z">
        <w:r w:rsidRPr="006F178A">
          <w:rPr>
            <w:rtl/>
          </w:rPr>
          <w:delText xml:space="preserve">דאע"ג</w:delText>
        </w:r>
      </w:del>
      <w:r w:rsidRPr="006F178A">
        <w:rPr>
          <w:rtl/>
        </w:rPr>
        <w:t xml:space="preserve"> </w:t>
      </w:r>
      <w:ins w:id="91219" w:author="מנוע מכני" w:date="2026-10-11T12:04:39Z">
        <w:ins w:id="98621" w:author="קלוד" w:date="2026-10-11T13:11:34Z">
          <w:r>
            <w:rPr>
              <w:rtl/>
            </w:rPr>
            <w:t xml:space="preserve">שיש</w:t>
          </w:r>
        </w:ins>
        <w:del w:id="98622" w:author="קלוד" w:date="2026-10-11T13:11:34Z">
          <w:r>
            <w:rPr>
              <w:rtl/>
            </w:rPr>
            <w:delText xml:space="preserve">דיש</w:delText>
          </w:r>
        </w:del>
      </w:ins>
      <w:del w:id="91220" w:author="מנוע מכני" w:date="2026-10-11T12:04:39Z">
        <w:r w:rsidRPr="006F178A">
          <w:rPr>
            <w:rtl/>
          </w:rPr>
          <w:delText xml:space="preserve">דאיכא</w:delText>
        </w:r>
      </w:del>
      <w:r w:rsidRPr="006F178A">
        <w:rPr>
          <w:rtl/>
        </w:rPr>
        <w:t xml:space="preserve"> </w:t>
      </w:r>
      <w:ins w:id="98619" w:author="קלוד" w:date="2026-10-11T13:11:34Z">
        <w:r>
          <w:rPr>
            <w:rStyle w:val="afffffe"/>
            <w:rtl/>
          </w:rPr>
          <w:t xml:space="preserve">בתרומה</w:t>
        </w:r>
      </w:ins>
      <w:del w:id="98620" w:author="קלוד" w:date="2026-10-11T13:11:34Z">
        <w:r w:rsidRPr="006F178A">
          <w:rPr>
            <w:rtl/>
          </w:rPr>
          <w:delText xml:space="preserve">מיתה</w:delText>
        </w:r>
      </w:del>
      <w:r w:rsidRPr="006F178A">
        <w:rPr>
          <w:rtl/>
        </w:rPr>
        <w:t xml:space="preserve"> </w:t>
      </w:r>
      <w:ins w:id="98617" w:author="קלוד" w:date="2026-10-11T13:11:34Z">
        <w:r>
          <w:rPr>
            <w:rFonts w:hint="cs"/>
            <w:rtl/>
          </w:rPr>
          <w:t xml:space="preserve">מיתה, אינה</w:t>
        </w:r>
      </w:ins>
      <w:del w:id="98618" w:author="קלוד" w:date="2026-10-11T13:11:34Z">
        <w:r w:rsidRPr="006F178A">
          <w:rPr>
            <w:rFonts w:hint="cs"/>
            <w:rtl/>
          </w:rPr>
          <w:delText xml:space="preserve">ו</w:delText>
        </w:r>
        <w:r w:rsidRPr="006F178A">
          <w:rPr>
            <w:rtl/>
          </w:rPr>
          <w:delText xml:space="preserve">אינה</w:delText>
        </w:r>
      </w:del>
      <w:r w:rsidRPr="006F178A">
        <w:rPr>
          <w:rtl/>
        </w:rPr>
        <w:t xml:space="preserve"> במקום כרת </w:t>
      </w:r>
      <w:r w:rsidRPr="006F178A">
        <w:rPr>
          <w:rFonts w:hint="cs"/>
          <w:rtl/>
        </w:rPr>
        <w:t xml:space="preserve">לשגוג </w:t>
      </w:r>
      <w:ins w:id="98615" w:author="קלוד" w:date="2026-10-11T13:11:34Z">
        <w:r>
          <w:rPr>
            <w:rFonts w:hint="cs"/>
            <w:rtl/>
          </w:rPr>
          <w:t xml:space="preserve">בה,</w:t>
        </w:r>
      </w:ins>
      <w:del w:id="98616" w:author="קלוד" w:date="2026-10-11T13:11:34Z">
        <w:r w:rsidRPr="006F178A">
          <w:rPr>
            <w:rFonts w:hint="cs"/>
            <w:rtl/>
          </w:rPr>
          <w:delText xml:space="preserve">בה</w:delText>
        </w:r>
      </w:del>
      <w:r w:rsidRPr="006F178A">
        <w:rPr>
          <w:rFonts w:hint="cs"/>
          <w:rtl/>
        </w:rPr>
        <w:t xml:space="preserve"> </w:t>
      </w:r>
      <w:ins w:id="98613" w:author="קלוד" w:date="2026-10-11T13:11:34Z">
        <w:r>
          <w:rPr>
            <w:rFonts w:hint="cs"/>
            <w:rtl/>
          </w:rPr>
          <w:t xml:space="preserve">ודי</w:t>
        </w:r>
      </w:ins>
      <w:del w:id="98614" w:author="קלוד" w:date="2026-10-11T13:11:34Z">
        <w:r w:rsidRPr="006F178A">
          <w:rPr>
            <w:rFonts w:hint="cs"/>
            <w:rtl/>
          </w:rPr>
          <w:delText xml:space="preserve">וסגי</w:delText>
        </w:r>
      </w:del>
      <w:r w:rsidRPr="006F178A">
        <w:rPr>
          <w:rFonts w:hint="cs"/>
          <w:rtl/>
        </w:rPr>
        <w:t xml:space="preserve"> </w:t>
      </w:r>
      <w:ins w:id="98611" w:author="קלוד" w:date="2026-10-11T13:11:34Z">
        <w:r>
          <w:rPr>
            <w:rFonts w:hint="cs"/>
            <w:rtl/>
          </w:rPr>
          <w:t xml:space="preserve">שישגוג</w:t>
        </w:r>
      </w:ins>
      <w:del w:id="98612" w:author="קלוד" w:date="2026-10-11T13:11:34Z">
        <w:r w:rsidRPr="006F178A">
          <w:rPr>
            <w:rFonts w:hint="cs"/>
            <w:rtl/>
          </w:rPr>
          <w:delText xml:space="preserve">שישגגו</w:delText>
        </w:r>
      </w:del>
      <w:r w:rsidRPr="006F178A">
        <w:rPr>
          <w:rFonts w:hint="cs"/>
          <w:rtl/>
        </w:rPr>
        <w:t xml:space="preserve"> </w:t>
      </w:r>
      <w:ins w:id="98609" w:author="קלוד" w:date="2026-10-11T13:11:34Z">
        <w:r>
          <w:rPr>
            <w:rFonts w:hint="cs"/>
            <w:rtl/>
          </w:rPr>
          <w:t xml:space="preserve">בלאו.</w:t>
        </w:r>
      </w:ins>
      <w:del w:id="98610" w:author="קלוד" w:date="2026-10-11T13:11:34Z">
        <w:r w:rsidRPr="006F178A">
          <w:rPr>
            <w:rFonts w:hint="cs"/>
            <w:rtl/>
          </w:rPr>
          <w:delText xml:space="preserve">בלאו</w:delText>
        </w:r>
      </w:del>
    </w:p>
    <w:p>
      <w:pPr>
        <w:pStyle w:val="38"/>
        <w:rPr>
          <w:ins w:id="97702" w:author="מנוע מכני" w:date="2026-10-11T12:04:39Z"/>
        </w:rPr>
      </w:pPr>
      <w:r w:rsidRPr="006F178A">
        <w:t>רבא</w:t>
      </w:r>
      <w:r w:rsidRPr="006F178A">
        <w:t xml:space="preserve">:</w:t>
      </w:r>
    </w:p>
    <w:p w:rsidR="00E9703F" w:rsidRPr="006F178A" w:rsidRDefault="00E9703F" w:rsidP="00E9703F">
      <w:pPr>
        <w:rPr>
          <w:rtl/>
        </w:rPr>
      </w:pPr>
      <w:del w:id="97703" w:author="מנוע מכני" w:date="2026-10-11T12:04:39Z">
        <w:r w:rsidRPr="006F178A">
          <w:rPr>
            <w:rtl/>
          </w:rPr>
          <w:delText xml:space="preserve"> </w:delText>
        </w:r>
      </w:del>
      <w:r w:rsidRPr="006F178A">
        <w:rPr>
          <w:rtl/>
        </w:rPr>
        <w:t xml:space="preserve">מיתה במקום כרת עומדת, וחומש במקום קרבן </w:t>
      </w:r>
      <w:ins w:id="96015" w:author="מנוע מכני" w:date="2026-10-11T12:04:39Z">
        <w:r>
          <w:rPr>
            <w:rtl/>
          </w:rPr>
          <w:t xml:space="preserve">עומד</w:t>
        </w:r>
      </w:ins>
      <w:del w:id="96016" w:author="מנוע מכני" w:date="2026-10-11T12:04:39Z">
        <w:r w:rsidRPr="006F178A">
          <w:rPr>
            <w:rtl/>
          </w:rPr>
          <w:delText xml:space="preserve">קאי</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05" w:author="קלוד" w:date="2026-10-11T12:33:55Z"/>
        </w:rPr>
      </w:pPr>
      <w:ins w:id="90806" w:author="קלוד" w:date="2026-10-11T12:33:55Z">
        <w:r>
          <w:rPr>
            <w:color w:val="7B3F00"/>
          </w:rPr>
          <w:t xml:space="preserve">הלך במדבר ואינו יודע מתי שבת</w:t>
        </w:r>
      </w:ins>
    </w:p>
    <w:p w:rsidR="00E9703F" w:rsidRDefault="00E9703F" w:rsidP="00E9703F">
      <w:pPr>
        <w:rPr>
          <w:rFonts w:ascii="Fb Fontext" w:hAnsi="Fb Fontext"/>
          <w:b/>
          <w:bCs/>
          <w:rtl/>
        </w:rPr>
      </w:pPr>
      <w:r w:rsidRPr="006F178A">
        <w:rPr>
          <w:rFonts w:ascii="Fb Fontext" w:hAnsi="Fb Fontext"/>
          <w:b/>
          <w:bCs/>
          <w:rtl/>
        </w:rPr>
        <w:t>היה מהלך במדבר, ואינו יודע אימתי שבת</w:t>
      </w:r>
    </w:p>
    <w:p>
      <w:pPr>
        <w:pStyle w:val="38"/>
        <w:rPr>
          <w:ins w:id="97704" w:author="מנוע מכני" w:date="2026-10-11T12:04:39Z"/>
        </w:rPr>
      </w:pPr>
      <w:r w:rsidRPr="00825131">
        <w:t>ר"ה</w:t>
      </w:r>
      <w:r w:rsidRPr="006F178A">
        <w:t xml:space="preserve">:</w:t>
      </w:r>
    </w:p>
    <w:p w:rsidR="00E9703F" w:rsidRPr="009757B9" w:rsidRDefault="00E9703F" w:rsidP="00E9703F">
      <w:pPr>
        <w:rPr>
          <w:rFonts w:cs="Guttman Vilna"/>
          <w:b/>
          <w:bCs/>
          <w:rtl/>
        </w:rPr>
      </w:pPr>
      <w:del w:id="97705" w:author="מנוע מכני" w:date="2026-10-11T12:04:39Z">
        <w:r w:rsidRPr="006F178A">
          <w:rPr>
            <w:rtl/>
          </w:rPr>
          <w:delText xml:space="preserve"> </w:delText>
        </w:r>
      </w:del>
      <w:r w:rsidRPr="006F178A">
        <w:rPr>
          <w:rtl/>
        </w:rPr>
        <w:t xml:space="preserve">מונה ששה ימים ומשמר יום </w:t>
      </w:r>
      <w:ins w:id="98627" w:author="קלוד" w:date="2026-10-11T13:11:34Z">
        <w:r>
          <w:rPr>
            <w:rtl/>
          </w:rPr>
          <w:t xml:space="preserve">אחד -</w:t>
        </w:r>
      </w:ins>
      <w:del w:id="98628" w:author="קלוד" w:date="2026-10-11T13:11:34Z">
        <w:r w:rsidRPr="006F178A">
          <w:rPr>
            <w:rtl/>
          </w:rPr>
          <w:delText xml:space="preserve">אחד.-</w:delText>
        </w:r>
      </w:del>
      <w:r w:rsidRPr="006F178A">
        <w:rPr>
          <w:rtl/>
        </w:rPr>
        <w:t xml:space="preserve"> כברייתו של עולם.</w:t>
      </w:r>
    </w:p>
    <w:p>
      <w:pPr>
        <w:pStyle w:val="38"/>
        <w:rPr>
          <w:ins w:id="97706" w:author="מנוע מכני" w:date="2026-10-11T12:04:39Z"/>
        </w:rPr>
      </w:pPr>
      <w:r w:rsidRPr="00825131">
        <w:t>ח</w:t>
      </w:r>
      <w:r w:rsidRPr="00825131">
        <w:t>ייא בר רב</w:t>
      </w:r>
      <w:r w:rsidRPr="006F178A">
        <w:t xml:space="preserve">:</w:t>
      </w:r>
    </w:p>
    <w:p w:rsidR="00E9703F" w:rsidRPr="009757B9" w:rsidRDefault="00E9703F" w:rsidP="00E9703F">
      <w:pPr>
        <w:rPr>
          <w:rFonts w:cs="Guttman Vilna"/>
          <w:b/>
          <w:bCs/>
          <w:rtl/>
        </w:rPr>
      </w:pPr>
      <w:del w:id="97707" w:author="מנוע מכני" w:date="2026-10-11T12:04:39Z">
        <w:r w:rsidRPr="006F178A">
          <w:rPr>
            <w:rtl/>
          </w:rPr>
          <w:delText xml:space="preserve"> </w:delText>
        </w:r>
      </w:del>
      <w:r w:rsidRPr="006F178A">
        <w:rPr>
          <w:rtl/>
        </w:rPr>
        <w:t xml:space="preserve">משמר יום אחד ומונה ששה. כאדם הראשון.</w:t>
      </w:r>
    </w:p>
    <w:p>
      <w:pPr>
        <w:pStyle w:val="38"/>
        <w:rPr>
          <w:ins w:id="97708" w:author="מנוע מכני" w:date="2026-10-11T12:04:39Z"/>
        </w:rPr>
      </w:pPr>
      <w:r w:rsidRPr="006F178A">
        <w:t>וקשה</w:t>
      </w:r>
    </w:p>
    <w:p w:rsidR="00E9703F" w:rsidRPr="006F178A" w:rsidRDefault="00E9703F" w:rsidP="00E9703F">
      <w:pPr>
        <w:rPr>
          <w:rtl/>
        </w:rPr>
      </w:pPr>
      <w:del w:id="97709" w:author="מנוע מכני" w:date="2026-10-11T12:04:39Z">
        <w:r w:rsidRPr="00784B8D">
          <w:rPr>
            <w:rStyle w:val="afffff0"/>
            <w:rFonts w:hint="cs"/>
            <w:rtl/>
          </w:rPr>
          <w:delText xml:space="preserve"> </w:delText>
        </w:r>
      </w:del>
      <w:r w:rsidRPr="00784B8D">
        <w:rPr>
          <w:rStyle w:val="afffff0"/>
          <w:rtl/>
        </w:rPr>
        <w:t>'מהיה מהלך בדרך וא"י אימתי שבת - משמר יום אחד לששה'.</w:t>
      </w:r>
    </w:p>
    <w:p>
      <w:pPr>
        <w:pStyle w:val="38"/>
        <w:rPr>
          <w:ins w:id="97710" w:author="מנוע מכני" w:date="2026-10-11T12:04:39Z"/>
        </w:rPr>
      </w:pPr>
      <w:r w:rsidRPr="006F178A">
        <w:t xml:space="preserve">ומשמע</w:t>
      </w:r>
    </w:p>
    <w:p w:rsidR="00E9703F" w:rsidRDefault="00E9703F" w:rsidP="00E9703F">
      <w:pPr>
        <w:rPr>
          <w:rtl/>
        </w:rPr>
      </w:pPr>
      <w:del w:id="97711" w:author="מנוע מכני" w:date="2026-10-11T12:04:39Z">
        <w:r w:rsidRPr="006F178A">
          <w:rPr>
            <w:rtl/>
          </w:rPr>
          <w:delText xml:space="preserve"> </w:delText>
        </w:r>
      </w:del>
      <w:r w:rsidRPr="006F178A">
        <w:rPr>
          <w:rtl/>
        </w:rPr>
        <w:t xml:space="preserve">מונה ששה ומשמר יום אחד</w:t>
      </w:r>
      <w:r w:rsidRPr="006F178A">
        <w:rPr>
          <w:rFonts w:hint="cs"/>
          <w:rtl/>
        </w:rPr>
        <w:t xml:space="preserve"> [</w:t>
      </w:r>
      <w:r w:rsidRPr="006F178A">
        <w:rPr>
          <w:rtl/>
        </w:rPr>
        <w:t xml:space="preserve">דאל"ה הל"ל משמר אחד </w:t>
      </w:r>
      <w:r w:rsidRPr="006F178A">
        <w:rPr>
          <w:rStyle w:val="afffe"/>
          <w:rFonts w:ascii="Fb Fontext" w:hAnsi="Fb Fontext"/>
          <w:rtl/>
        </w:rPr>
        <w:t>ומונה</w:t>
      </w:r>
      <w:r w:rsidRPr="006F178A">
        <w:rPr>
          <w:rtl/>
        </w:rPr>
        <w:t xml:space="preserve"> ששה]</w:t>
      </w:r>
    </w:p>
    <w:p>
      <w:pPr>
        <w:pStyle w:val="38"/>
        <w:rPr>
          <w:ins w:id="97712" w:author="מנוע מכני" w:date="2026-10-11T12:04:39Z"/>
        </w:rPr>
      </w:pPr>
      <w:r w:rsidRPr="006F178A">
        <w:t xml:space="preserve">ועוד </w:t>
      </w:r>
      <w:r w:rsidRPr="006F178A">
        <w:t xml:space="preserve">תניא</w:t>
      </w:r>
      <w:r w:rsidRPr="006F178A">
        <w:t xml:space="preserve">:</w:t>
      </w:r>
    </w:p>
    <w:p w:rsidR="00E9703F" w:rsidRPr="006F178A" w:rsidRDefault="00E9703F" w:rsidP="00E9703F">
      <w:pPr>
        <w:rPr>
          <w:rtl/>
        </w:rPr>
      </w:pPr>
      <w:del w:id="97713" w:author="מנוע מכני" w:date="2026-10-11T12:04:39Z">
        <w:r w:rsidRPr="006F178A">
          <w:rPr>
            <w:rtl/>
          </w:rPr>
          <w:delText xml:space="preserve"> </w:delText>
        </w:r>
      </w:del>
      <w:r w:rsidRPr="006F178A">
        <w:rPr>
          <w:rtl/>
        </w:rPr>
        <w:t xml:space="preserve">היה מהלך בדרך או במדבר, וא"י אימתי שבת</w:t>
      </w:r>
      <w:r>
        <w:rPr>
          <w:rtl/>
        </w:rPr>
        <w:t xml:space="preserve"> </w:t>
      </w:r>
      <w:r w:rsidRPr="006F178A">
        <w:rPr>
          <w:rtl/>
        </w:rPr>
        <w:t>מונה ששה ומשמר יום אחד.</w:t>
      </w:r>
    </w:p>
    <w:p w:rsidR="00E9703F" w:rsidRPr="006F178A" w:rsidRDefault="00E9703F" w:rsidP="00E9703F">
      <w:pPr>
        <w:rPr>
          <w:rStyle w:val="afffe"/>
          <w:rFonts w:ascii="Fb Fontext" w:hAnsi="Fb Fontext"/>
          <w:rtl/>
        </w:rPr>
      </w:pPr>
      <w:r w:rsidRPr="006F178A">
        <w:rPr>
          <w:rStyle w:val="afffe"/>
          <w:rFonts w:ascii="Fb Fontext" w:hAnsi="Fb Fontext"/>
          <w:rtl/>
        </w:rPr>
        <w:t xml:space="preserve">תיובתא דחייא בר </w:t>
      </w:r>
      <w:r w:rsidRPr="006F178A">
        <w:rPr>
          <w:rStyle w:val="2fb"/>
          <w:rFonts w:ascii="Fb Fontext" w:hAnsi="Fb Fontext"/>
          <w:rtl/>
        </w:rPr>
        <w:t xml:space="preserve">רב</w:t>
      </w:r>
      <w:r w:rsidRPr="006F178A">
        <w:rPr>
          <w:rStyle w:val="afffe"/>
          <w:rFonts w:ascii="Fb Fontext" w:hAnsi="Fb Fontext"/>
          <w:rtl/>
        </w:rPr>
        <w:t xml:space="preserve"> תיובתא.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7714" w:author="מנוע מכני" w:date="2026-10-11T12:04:39Z"/>
        </w:rPr>
      </w:pPr>
      <w:r w:rsidRPr="00825131">
        <w:t>רבא</w:t>
      </w:r>
      <w:r w:rsidRPr="006061D7">
        <w:t xml:space="preserve">:</w:t>
      </w:r>
    </w:p>
    <w:p w:rsidR="00E9703F" w:rsidRDefault="00E9703F" w:rsidP="00E9703F">
      <w:pPr>
        <w:rPr>
          <w:rtl/>
        </w:rPr>
      </w:pPr>
      <w:del w:id="97715" w:author="מנוע מכני" w:date="2026-10-11T12:04:39Z">
        <w:r w:rsidRPr="006061D7">
          <w:rPr>
            <w:rtl/>
          </w:rPr>
          <w:delText xml:space="preserve"> </w:delText>
        </w:r>
      </w:del>
      <w:r w:rsidRPr="006061D7">
        <w:rPr>
          <w:rtl/>
        </w:rPr>
        <w:t xml:space="preserve">בכל יום ויום עושה לו כדי פרנסתו, </w:t>
      </w:r>
      <w:ins w:id="90365" w:author="מנוע מכני" w:date="2026-10-11T12:04:39Z">
        <w:r>
          <w:rPr>
            <w:rtl/>
          </w:rPr>
          <w:t xml:space="preserve">אפי'</w:t>
        </w:r>
      </w:ins>
      <w:del w:id="90366" w:author="מנוע מכני" w:date="2026-10-11T12:04:39Z">
        <w:r w:rsidRPr="006061D7">
          <w:rPr>
            <w:rtl/>
          </w:rPr>
          <w:delText xml:space="preserve">אפילו</w:delText>
        </w:r>
      </w:del>
      <w:r w:rsidRPr="006061D7">
        <w:rPr>
          <w:rtl/>
        </w:rPr>
        <w:t xml:space="preserve"> </w:t>
      </w:r>
      <w:r w:rsidRPr="006061D7">
        <w:rPr>
          <w:rFonts w:hint="cs"/>
          <w:rtl/>
        </w:rPr>
        <w:t>אותו יום שקבע לשבת ובאותו יום מכירו בקידוש והבדלה</w:t>
      </w:r>
    </w:p>
    <w:p>
      <w:pPr>
        <w:pStyle w:val="38"/>
        <w:rPr>
          <w:ins w:id="97716" w:author="מנוע מכני" w:date="2026-10-11T12:04:39Z"/>
        </w:rPr>
      </w:pPr>
      <w:r w:rsidRPr="00EC3AF0">
        <w:t>רבא:</w:t>
      </w:r>
    </w:p>
    <w:p w:rsidR="00E9703F" w:rsidRDefault="00E9703F" w:rsidP="00E9703F">
      <w:pPr>
        <w:rPr>
          <w:rFonts w:ascii="Fb Fontext" w:hAnsi="Fb Fontext"/>
          <w:rtl/>
        </w:rPr>
      </w:pPr>
      <w:del w:id="97717" w:author="מנוע מכני" w:date="2026-10-11T12:04:39Z">
        <w:r w:rsidRPr="006F178A">
          <w:rPr>
            <w:rFonts w:ascii="Fb Fontext" w:hAnsi="Fb Fontext"/>
            <w:rtl/>
          </w:rPr>
          <w:delText xml:space="preserve"> </w:delText>
        </w:r>
      </w:del>
      <w:r w:rsidRPr="006F178A">
        <w:rPr>
          <w:rFonts w:ascii="Fb Fontext" w:hAnsi="Fb Fontext"/>
          <w:rtl/>
        </w:rPr>
        <w:t xml:space="preserve">אם היה מכיר מקצת היום שיצא בו - עושה מלאכה כל היום כולו. והיינו ביום השמיני [אבל </w:t>
      </w:r>
      <w:r w:rsidRPr="006F178A">
        <w:rPr>
          <w:rFonts w:ascii="Fb Fontext" w:hAnsi="Fb Fontext"/>
          <w:rtl/>
        </w:rPr>
        <w:t xml:space="preserve">לא</w:t>
      </w:r>
      <w:r w:rsidRPr="006F178A">
        <w:rPr>
          <w:rFonts w:ascii="Fb Fontext" w:hAnsi="Fb Fontext"/>
          <w:rtl/>
        </w:rPr>
        <w:t xml:space="preserve"> בשמיני ובתשיעי]</w:t>
      </w:r>
    </w:p>
    <w:p w:rsidR="00E9703F" w:rsidRPr="006F178A" w:rsidRDefault="00E9703F" w:rsidP="00E9703F">
      <w:pPr>
        <w:rPr>
          <w:rtl/>
        </w:rPr>
      </w:pPr>
      <w:r w:rsidRPr="006F178A">
        <w:rPr>
          <w:b/>
          <w:bCs/>
          <w:rtl/>
        </w:rPr>
        <w:t>וקמ</w:t>
      </w:r>
      <w:r w:rsidRPr="006F178A">
        <w:rPr>
          <w:rtl/>
        </w:rPr>
        <w:t xml:space="preserve">"ל</w:t>
      </w:r>
      <w:r w:rsidRPr="006F178A">
        <w:rPr>
          <w:rtl/>
        </w:rPr>
        <w:t xml:space="preserve"> </w:t>
      </w:r>
      <w:ins w:id="98647" w:author="קלוד" w:date="2026-10-11T13:11:34Z">
        <w:r>
          <w:rPr>
            <w:rtl/>
          </w:rPr>
          <w:t xml:space="preserve">שאין</w:t>
        </w:r>
      </w:ins>
      <w:del w:id="98648" w:author="קלוד" w:date="2026-10-11T13:11:34Z">
        <w:r w:rsidRPr="006F178A">
          <w:rPr>
            <w:rtl/>
          </w:rPr>
          <w:delText xml:space="preserve">דלא</w:delText>
        </w:r>
      </w:del>
      <w:r w:rsidRPr="006F178A">
        <w:rPr>
          <w:rtl/>
        </w:rPr>
        <w:t xml:space="preserve"> </w:t>
      </w:r>
      <w:ins w:id="98645" w:author="קלוד" w:date="2026-10-11T13:11:34Z">
        <w:r>
          <w:rPr>
            <w:rtl/>
          </w:rPr>
          <w:t xml:space="preserve">אומרים</w:t>
        </w:r>
      </w:ins>
      <w:del w:id="98646" w:author="קלוד" w:date="2026-10-11T13:11:34Z">
        <w:r>
          <w:rPr>
            <w:rtl/>
          </w:rPr>
          <w:delText xml:space="preserve">אמרי'</w:delText>
        </w:r>
      </w:del>
      <w:r w:rsidRPr="006F178A">
        <w:rPr>
          <w:rtl/>
        </w:rPr>
        <w:t xml:space="preserve"> </w:t>
      </w:r>
      <w:ins w:id="98643" w:author="קלוד" w:date="2026-10-11T13:11:34Z">
        <w:r>
          <w:rPr>
            <w:rtl/>
          </w:rPr>
          <w:t xml:space="preserve">שלא</w:t>
        </w:r>
      </w:ins>
      <w:del w:id="98644" w:author="קלוד" w:date="2026-10-11T13:11:34Z">
        <w:r w:rsidRPr="006F178A">
          <w:rPr>
            <w:rtl/>
          </w:rPr>
          <w:delText xml:space="preserve">דלא</w:delText>
        </w:r>
      </w:del>
      <w:r w:rsidRPr="006F178A">
        <w:rPr>
          <w:rtl/>
        </w:rPr>
        <w:t xml:space="preserve"> </w:t>
      </w:r>
      <w:ins w:id="98641" w:author="קלוד" w:date="2026-10-11T13:11:34Z">
        <w:r>
          <w:rPr>
            <w:rtl/>
          </w:rPr>
          <w:t xml:space="preserve">יצא</w:t>
        </w:r>
      </w:ins>
      <w:del w:id="98642" w:author="קלוד" w:date="2026-10-11T13:11:34Z">
        <w:r w:rsidRPr="006F178A">
          <w:rPr>
            <w:rtl/>
          </w:rPr>
          <w:delText xml:space="preserve">נפיק</w:delText>
        </w:r>
      </w:del>
      <w:r w:rsidRPr="006F178A">
        <w:rPr>
          <w:rtl/>
        </w:rPr>
        <w:t xml:space="preserve"> </w:t>
      </w:r>
      <w:ins w:id="98639" w:author="קלוד" w:date="2026-10-11T13:11:34Z">
        <w:r>
          <w:rPr>
            <w:rStyle w:val="2fb"/>
            <w:rFonts w:hint="cs"/>
            <w:rtl/>
          </w:rPr>
          <w:t xml:space="preserve">בערב</w:t>
        </w:r>
      </w:ins>
      <w:del w:id="98640" w:author="קלוד" w:date="2026-10-11T13:11:34Z">
        <w:r w:rsidRPr="006F178A">
          <w:rPr>
            <w:rStyle w:val="2fb"/>
            <w:rFonts w:hint="cs"/>
            <w:rtl/>
          </w:rPr>
          <w:delText xml:space="preserve">בער</w:delText>
        </w:r>
        <w:r w:rsidRPr="006F178A">
          <w:rPr>
            <w:rStyle w:val="2fb"/>
            <w:rtl/>
          </w:rPr>
          <w:delText xml:space="preserve">"</w:delText>
        </w:r>
        <w:r w:rsidRPr="006F178A">
          <w:rPr>
            <w:rStyle w:val="2fb"/>
            <w:rFonts w:hint="cs"/>
            <w:rtl/>
          </w:rPr>
          <w:delText xml:space="preserve">ש</w:delText>
        </w:r>
      </w:del>
      <w:r w:rsidRPr="006F178A">
        <w:rPr>
          <w:rtl/>
        </w:rPr>
        <w:t xml:space="preserve"> </w:t>
      </w:r>
      <w:ins w:id="98637" w:author="קלוד" w:date="2026-10-11T13:11:34Z">
        <w:r>
          <w:rPr>
            <w:rtl/>
          </w:rPr>
          <w:t xml:space="preserve">שבת,</w:t>
        </w:r>
      </w:ins>
      <w:del w:id="98638" w:author="קלוד" w:date="2026-10-11T13:11:34Z">
        <w:r w:rsidRPr="006F178A">
          <w:rPr>
            <w:rtl/>
          </w:rPr>
          <w:delText xml:space="preserve">ד</w:delText>
        </w:r>
        <w:r w:rsidRPr="006F178A">
          <w:rPr>
            <w:rFonts w:hint="cs"/>
            <w:rtl/>
          </w:rPr>
          <w:delText xml:space="preserve">פעמים</w:delText>
        </w:r>
      </w:del>
      <w:r w:rsidRPr="006F178A">
        <w:rPr>
          <w:rFonts w:hint="cs"/>
          <w:rtl/>
        </w:rPr>
        <w:t xml:space="preserve"> </w:t>
      </w:r>
      <w:ins w:id="98635" w:author="קלוד" w:date="2026-10-11T13:11:34Z">
        <w:r>
          <w:rPr>
            <w:rFonts w:hint="cs"/>
            <w:rtl/>
          </w:rPr>
          <w:t xml:space="preserve">שפעמים</w:t>
        </w:r>
      </w:ins>
      <w:del w:id="98636" w:author="קלוד" w:date="2026-10-11T13:11:34Z">
        <w:r w:rsidRPr="006F178A">
          <w:rPr>
            <w:rFonts w:hint="cs"/>
            <w:rtl/>
          </w:rPr>
          <w:delText xml:space="preserve">דמצויה</w:delText>
        </w:r>
      </w:del>
      <w:r w:rsidRPr="006F178A">
        <w:rPr>
          <w:rFonts w:hint="cs"/>
          <w:rtl/>
        </w:rPr>
        <w:t xml:space="preserve"> </w:t>
      </w:r>
      <w:ins w:id="98633" w:author="קלוד" w:date="2026-10-11T13:11:34Z">
        <w:r>
          <w:rPr>
            <w:rFonts w:hint="cs"/>
            <w:rtl/>
          </w:rPr>
          <w:t xml:space="preserve">שמצויה</w:t>
        </w:r>
      </w:ins>
      <w:del w:id="98634" w:author="קלוד" w:date="2026-10-11T13:11:34Z">
        <w:r w:rsidRPr="006F178A">
          <w:rPr>
            <w:rFonts w:hint="cs"/>
            <w:rtl/>
          </w:rPr>
          <w:delText xml:space="preserve">שיירה,</w:delText>
        </w:r>
      </w:del>
      <w:r w:rsidRPr="006F178A">
        <w:rPr>
          <w:rtl/>
        </w:rPr>
        <w:t xml:space="preserve"> </w:t>
      </w:r>
      <w:ins w:id="98631" w:author="קלוד" w:date="2026-10-11T13:11:34Z">
        <w:r>
          <w:rPr>
            <w:rtl/>
          </w:rPr>
          <w:t xml:space="preserve">שיירה</w:t>
        </w:r>
      </w:ins>
      <w:del w:id="98632" w:author="קלוד" w:date="2026-10-11T13:11:34Z">
        <w:r w:rsidRPr="006F178A">
          <w:rPr>
            <w:rtl/>
          </w:rPr>
          <w:delText xml:space="preserve">ומקרי</w:delText>
        </w:r>
      </w:del>
      <w:r w:rsidRPr="006F178A">
        <w:rPr>
          <w:rtl/>
        </w:rPr>
        <w:t xml:space="preserve"> </w:t>
      </w:r>
      <w:ins w:id="98629" w:author="קלוד" w:date="2026-10-11T13:11:34Z">
        <w:r>
          <w:rPr>
            <w:rtl/>
          </w:rPr>
          <w:t xml:space="preserve">ויוצא באקראי.</w:t>
        </w:r>
      </w:ins>
      <w:del w:id="98630" w:author="קלוד" w:date="2026-10-11T13:11:34Z">
        <w:r w:rsidRPr="006F178A">
          <w:rPr>
            <w:rtl/>
          </w:rPr>
          <w:delText xml:space="preserve">ונפיק.</w:delText>
        </w:r>
      </w:del>
    </w:p>
    <w:p w:rsidR="00E9703F" w:rsidRDefault="00E9703F" w:rsidP="00E9703F">
      <w:pPr>
        <w:pStyle w:val="affffd"/>
        <w:spacing w:after="0"/>
        <w:rPr>
          <w:del w:id="90047" w:author="מנוע עיצוב" w:date="2026-10-11T12:09:26Z"/>
          <w:rFonts w:ascii="MS Mincho" w:hAnsi="MS Mincho"/>
          <w:bCs w:val="0"/>
          <w:rtl/>
        </w:rPr>
      </w:pPr>
      <w:del w:id="90046" w:author="מנוע עיצוב" w:date="2026-10-11T12:09:26Z">
        <w:r>
          <w:rPr>
            <w:rFonts w:ascii="MS Mincho" w:hAnsi="MS Mincho" w:hint="cs"/>
            <w:bCs w:val="0"/>
            <w:rtl/>
          </w:rPr>
          <w:delText xml:space="preserve"> ׻</w:delText>
        </w:r>
      </w:del>
    </w:p>
    <w:p w:rsidR="00E9703F" w:rsidRPr="006F178A" w:rsidRDefault="00E9703F" w:rsidP="00E9703F">
      <w:pPr>
        <w:pStyle w:val="affff1"/>
        <w:ind w:end="0"/>
        <w:rPr>
          <w:rStyle w:val="afffe"/>
          <w:rFonts w:cs="FontbitDavid"/>
          <w:b w:val="0"/>
          <w:bCs/>
          <w:rtl/>
        </w:rPr>
        <w:pPrChange w:id="20090" w:author="קלוד" w:date="2026-10-11T09:07:15Z">
          <w:pPr>
            <w:pStyle w:val="affff1"/>
            <w:rPr>
              <w:rStyle w:val="afffe"/>
              <w:rFonts w:cs="FontbitDavid"/>
              <w:b w:val="0"/>
              <w:bCs/>
              <w:rtl/>
            </w:rPr>
          </w:pPr>
        </w:pPrChange>
      </w:pPr>
      <w:ins w:id="9822" w:author="מספור קטעי משנה" w:date="2026-10-11T09:35:03Z">
        <w:r>
          <w:rPr>
            <w:rStyle w:val="MisparKeta"/>
          </w:rPr>
          <w:t xml:space="preserve">ד. </w:t>
        </w:r>
      </w:ins>
      <w:r w:rsidRPr="00146180">
        <w:rPr>
          <w:rStyle w:val="afffe"/>
          <w:b w:val="0"/>
          <w:rtl/>
        </w:rPr>
        <w:t>היודע עיקר שבת</w:t>
      </w:r>
      <w:r w:rsidRPr="006F178A">
        <w:rPr>
          <w:rStyle w:val="afffe"/>
          <w:rFonts w:cs="FontbitDavid"/>
          <w:rtl/>
        </w:rPr>
        <w:t>.</w:t>
      </w:r>
    </w:p>
    <w:p>
      <w:pPr>
        <w:pStyle w:val="38"/>
        <w:rPr>
          <w:ins w:id="97718" w:author="מנוע מכני" w:date="2026-10-11T12:04:39Z"/>
        </w:rPr>
      </w:pPr>
      <w:r w:rsidRPr="006F178A">
        <w:t xml:space="preserve">ר"נ מרב"א </w:t>
      </w:r>
      <w:ins w:id="92891" w:author="מנוע מכני" w:date="2026-10-11T12:04:39Z">
        <w:r>
          <w:t xml:space="preserve">שני</w:t>
        </w:r>
      </w:ins>
      <w:del w:id="92892" w:author="מנוע מכני" w:date="2026-10-11T12:04:39Z">
        <w:r w:rsidRPr="006F178A">
          <w:delText xml:space="preserve">תרי</w:delText>
        </w:r>
      </w:del>
      <w:r w:rsidRPr="006F178A">
        <w:t xml:space="preserve"> קראי כתיבי</w:t>
      </w:r>
      <w:r>
        <w:t xml:space="preserve">:</w:t>
      </w:r>
    </w:p>
    <w:p w:rsidR="00E9703F" w:rsidRPr="006F178A" w:rsidRDefault="00E9703F" w:rsidP="00E9703F">
      <w:pPr>
        <w:rPr>
          <w:rtl/>
        </w:rPr>
      </w:pPr>
      <w:ins w:id="94195" w:author="מנוע מכני" w:date="2026-10-11T12:04:39Z">
        <w:del w:id="97719" w:author="מנוע מכני" w:date="2026-10-11T12:04:39Z">
          <w:r>
            <w:rPr>
              <w:rFonts w:ascii="Fb Fontext" w:hAnsi="Fb Fontext" w:hint="cs"/>
              <w:rtl/>
            </w:rPr>
            <w:delText xml:space="preserve"> </w:delText>
          </w:r>
        </w:del>
      </w:ins>
      <w:del w:id="94196" w:author="מנוע מכני" w:date="2026-10-11T12:04:39Z">
        <w:r>
          <w:rPr>
            <w:rFonts w:ascii="Fb Fontext" w:hAnsi="Fb Fontext" w:hint="cs"/>
            <w:rtl/>
          </w:rPr>
          <w:delText xml:space="preserve"> </w:delText>
        </w:r>
        <w:r w:rsidRPr="00784B8D">
          <w:rPr>
            <w:rStyle w:val="afffff0"/>
            <w:rFonts w:hint="cs"/>
            <w:rtl/>
          </w:rPr>
          <w:delText xml:space="preserve"> </w:delText>
        </w:r>
      </w:del>
      <w:r w:rsidRPr="00784B8D">
        <w:rPr>
          <w:rStyle w:val="afffff0"/>
          <w:rFonts w:hint="cs"/>
          <w:rtl/>
        </w:rPr>
        <w:t xml:space="preserve">'</w:t>
      </w:r>
      <w:ins w:id="91059" w:author="Claude - סמנטי" w:date="2026-10-11T12:28:21Z">
        <w:r>
          <w:rPr>
            <w:rStyle w:val="afffff0"/>
            <w:rtl/>
          </w:rPr>
          <w:t xml:space="preserve">וְשָׁמְרוּ בְנֵי יִשְׂרָאֵל אֶת הַשַּׁבָּת</w:t>
        </w:r>
      </w:ins>
      <w:del w:id="91060" w:author="Claude - סמנטי" w:date="2026-10-11T12:28:21Z">
        <w:r w:rsidRPr="00784B8D">
          <w:rPr>
            <w:rStyle w:val="afffff0"/>
            <w:rtl/>
          </w:rPr>
          <w:delText xml:space="preserve">ושמרו בני ישראל את השבת</w:delText>
        </w:r>
      </w:del>
      <w:r w:rsidRPr="00784B8D">
        <w:rPr>
          <w:rStyle w:val="afffff0"/>
          <w:rFonts w:hint="cs"/>
          <w:rtl/>
        </w:rPr>
        <w:t>'</w:t>
      </w:r>
      <w:r w:rsidRPr="00784B8D">
        <w:rPr>
          <w:rStyle w:val="afffff0"/>
          <w:rtl/>
        </w:rPr>
        <w:t xml:space="preserve"> </w:t>
      </w:r>
      <w:r w:rsidRPr="006F178A">
        <w:rPr>
          <w:rFonts w:ascii="Fb Fontext" w:hAnsi="Fb Fontext" w:hint="cs"/>
          <w:rtl/>
        </w:rPr>
        <w:t>-</w:t>
      </w:r>
      <w:r w:rsidRPr="006F178A">
        <w:rPr>
          <w:rFonts w:ascii="Fb Fontext" w:hAnsi="Fb Fontext"/>
          <w:rtl/>
        </w:rPr>
        <w:t>שמירה אחת לשבתות הרבה</w:t>
      </w:r>
    </w:p>
    <w:p w:rsidR="00E9703F" w:rsidRPr="009757B9" w:rsidRDefault="00E9703F" w:rsidP="00E9703F">
      <w:pPr>
        <w:rPr>
          <w:rFonts w:cs="Guttman Vilna"/>
          <w:b/>
          <w:bCs/>
          <w:rtl/>
        </w:rPr>
      </w:pPr>
      <w:r>
        <w:rPr>
          <w:rtl/>
        </w:rPr>
        <w:tab/>
      </w:r>
      <w:r>
        <w:rPr>
          <w:rtl/>
        </w:rPr>
        <w:tab/>
      </w:r>
      <w:r>
        <w:rPr>
          <w:rtl/>
        </w:rPr>
        <w:tab/>
      </w:r>
      <w:r w:rsidRPr="00523F92">
        <w:rPr>
          <w:rStyle w:val="afffff0"/>
          <w:rFonts w:hint="cs"/>
          <w:rtl/>
        </w:rPr>
        <w:t>'</w:t>
      </w:r>
      <w:ins w:id="91061" w:author="Claude - סמנטי" w:date="2026-10-11T12:28:21Z">
        <w:r>
          <w:rPr>
            <w:rStyle w:val="afffff0"/>
            <w:rtl/>
          </w:rPr>
          <w:t xml:space="preserve">וְאֶת שַׁבְּתֹתַי תִּשְׁמֹרוּ</w:t>
        </w:r>
      </w:ins>
      <w:del w:id="91062" w:author="Claude - סמנטי" w:date="2026-10-11T12:28:21Z">
        <w:r w:rsidRPr="00523F92">
          <w:rPr>
            <w:rStyle w:val="afffff0"/>
            <w:rtl/>
          </w:rPr>
          <w:delText xml:space="preserve">ואת שבתתי תשמרו</w:delText>
        </w:r>
      </w:del>
      <w:r w:rsidRPr="00523F92">
        <w:rPr>
          <w:rStyle w:val="afffff0"/>
          <w:rFonts w:hint="cs"/>
          <w:rtl/>
        </w:rPr>
        <w:t>'</w:t>
      </w:r>
      <w:r w:rsidRPr="00523F92">
        <w:rPr>
          <w:rStyle w:val="afffff0"/>
          <w:rtl/>
        </w:rPr>
        <w:t xml:space="preserve"> </w:t>
      </w:r>
      <w:r w:rsidRPr="006F178A">
        <w:rPr>
          <w:rtl/>
        </w:rPr>
        <w:t>- שמירה אחת לכל שבת ושבת.</w:t>
      </w:r>
    </w:p>
    <w:p>
      <w:pPr>
        <w:pStyle w:val="38"/>
        <w:rPr>
          <w:ins w:id="97720" w:author="מנוע מכני" w:date="2026-10-11T12:04:39Z"/>
        </w:rPr>
      </w:pPr>
      <w:r w:rsidRPr="006F178A">
        <w:t xml:space="preserve">והקשה </w:t>
      </w:r>
      <w:r>
        <w:t xml:space="preserve">רנב"י:</w:t>
      </w:r>
    </w:p>
    <w:p w:rsidR="00E9703F" w:rsidRPr="006F178A" w:rsidRDefault="00E9703F" w:rsidP="00E9703F">
      <w:pPr>
        <w:rPr>
          <w:rtl/>
        </w:rPr>
      </w:pPr>
      <w:del w:id="97721" w:author="מנוע מכני" w:date="2026-10-11T12:04:39Z">
        <w:r>
          <w:rPr>
            <w:rtl/>
          </w:rPr>
          <w:delText xml:space="preserve"> </w:delText>
        </w:r>
      </w:del>
      <w:ins w:id="98653" w:author="קלוד" w:date="2026-10-11T13:11:34Z">
        <w:r>
          <w:rPr>
            <w:rFonts w:hint="cs"/>
            <w:rtl/>
          </w:rPr>
          <w:t xml:space="preserve">שההפך</w:t>
        </w:r>
      </w:ins>
      <w:del w:id="98654" w:author="קלוד" w:date="2026-10-11T13:11:34Z">
        <w:r>
          <w:rPr>
            <w:rFonts w:hint="cs"/>
            <w:rtl/>
          </w:rPr>
          <w:delText xml:space="preserve">ד</w:delText>
        </w:r>
        <w:r w:rsidRPr="006F178A">
          <w:rPr>
            <w:rtl/>
          </w:rPr>
          <w:delText xml:space="preserve">איפכא</w:delText>
        </w:r>
      </w:del>
      <w:r w:rsidRPr="006F178A">
        <w:rPr>
          <w:rtl/>
        </w:rPr>
        <w:t xml:space="preserve"> </w:t>
      </w:r>
      <w:ins w:id="96017" w:author="מנוע מכני" w:date="2026-10-11T12:04:39Z">
        <w:ins w:id="98651" w:author="קלוד" w:date="2026-10-11T13:11:34Z">
          <w:r>
            <w:rPr>
              <w:rtl/>
            </w:rPr>
            <w:t xml:space="preserve">מסתבר:</w:t>
          </w:r>
        </w:ins>
        <w:del w:id="98652" w:author="קלוד" w:date="2026-10-11T13:11:34Z">
          <w:r>
            <w:rPr>
              <w:rtl/>
            </w:rPr>
            <w:delText xml:space="preserve">מסתבר</w:delText>
          </w:r>
        </w:del>
      </w:ins>
      <w:del w:id="96018" w:author="מנוע מכני" w:date="2026-10-11T12:04:39Z">
        <w:r w:rsidRPr="006F178A">
          <w:rPr>
            <w:rtl/>
          </w:rPr>
          <w:delText xml:space="preserve">מסתברא</w:delText>
        </w:r>
      </w:del>
      <w:r w:rsidRPr="00784B8D">
        <w:rPr>
          <w:rStyle w:val="afffff0"/>
          <w:rtl/>
        </w:rPr>
        <w:t xml:space="preserve"> </w:t>
      </w:r>
      <w:r w:rsidRPr="00784B8D">
        <w:rPr>
          <w:rStyle w:val="afffff0"/>
          <w:rFonts w:hint="cs"/>
          <w:rtl/>
        </w:rPr>
        <w:t>'</w:t>
      </w:r>
      <w:ins w:id="91063" w:author="Claude - סמנטי" w:date="2026-10-11T12:28:21Z">
        <w:r>
          <w:rPr>
            <w:rStyle w:val="afffff0"/>
            <w:rtl/>
          </w:rPr>
          <w:t xml:space="preserve">וְשָׁמְרוּ בְנֵי יִשְׂרָאֵל אֶת הַשַּׁבָּת</w:t>
        </w:r>
      </w:ins>
      <w:del w:id="91064" w:author="Claude - סמנטי" w:date="2026-10-11T12:28:21Z">
        <w:r w:rsidRPr="00784B8D">
          <w:rPr>
            <w:rStyle w:val="afffff0"/>
            <w:rtl/>
          </w:rPr>
          <w:delText xml:space="preserve">ושמרו בני ישראל את השבת</w:delText>
        </w:r>
      </w:del>
      <w:r w:rsidRPr="00784B8D">
        <w:rPr>
          <w:rStyle w:val="afffff0"/>
          <w:rFonts w:hint="cs"/>
          <w:rtl/>
        </w:rPr>
        <w:t>'</w:t>
      </w:r>
      <w:ins w:id="98649" w:author="קלוד" w:date="2026-10-11T13:11:34Z">
        <w:r>
          <w:rPr>
            <w:rStyle w:val="afffff0"/>
            <w:rtl/>
          </w:rPr>
          <w:t xml:space="preserve"> - </w:t>
        </w:r>
      </w:ins>
      <w:del w:id="98650" w:author="קלוד" w:date="2026-10-11T13:11:34Z">
        <w:r w:rsidRPr="00784B8D">
          <w:rPr>
            <w:rStyle w:val="afffff0"/>
            <w:rtl/>
          </w:rPr>
          <w:delText xml:space="preserve"> </w:delText>
        </w:r>
      </w:del>
      <w:r w:rsidRPr="006F178A">
        <w:rPr>
          <w:rtl/>
        </w:rPr>
        <w:t>שמירה אחת לכל שבת ושבת.</w:t>
      </w:r>
    </w:p>
    <w:p w:rsidR="00E9703F" w:rsidRPr="006F178A" w:rsidRDefault="00E9703F" w:rsidP="00E9703F">
      <w:pPr>
        <w:rPr>
          <w:rtl/>
        </w:rPr>
      </w:pPr>
      <w:r>
        <w:rPr>
          <w:rtl/>
        </w:rPr>
        <w:tab/>
      </w:r>
      <w:r>
        <w:rPr>
          <w:rtl/>
        </w:rPr>
        <w:tab/>
      </w:r>
      <w:r>
        <w:rPr>
          <w:rtl/>
        </w:rPr>
        <w:tab/>
      </w:r>
      <w:r w:rsidRPr="00523F92">
        <w:rPr>
          <w:rStyle w:val="afffff0"/>
          <w:rFonts w:hint="cs"/>
          <w:rtl/>
        </w:rPr>
        <w:t>'</w:t>
      </w:r>
      <w:ins w:id="91065" w:author="Claude - סמנטי" w:date="2026-10-11T12:28:21Z">
        <w:r>
          <w:rPr>
            <w:rStyle w:val="afffff0"/>
            <w:rtl/>
          </w:rPr>
          <w:t xml:space="preserve">וְאֶת שַׁבְּתֹתַי תִּשְׁמֹרוּ</w:t>
        </w:r>
      </w:ins>
      <w:del w:id="91066" w:author="Claude - סמנטי" w:date="2026-10-11T12:28:21Z">
        <w:r w:rsidRPr="00523F92">
          <w:rPr>
            <w:rStyle w:val="afffff0"/>
            <w:rtl/>
          </w:rPr>
          <w:delText xml:space="preserve">ואת שבתתי תשמרו</w:delText>
        </w:r>
      </w:del>
      <w:r w:rsidRPr="00523F92">
        <w:rPr>
          <w:rStyle w:val="afffff0"/>
          <w:rFonts w:hint="cs"/>
          <w:rtl/>
        </w:rPr>
        <w:t>'</w:t>
      </w:r>
      <w:r w:rsidRPr="00523F92">
        <w:rPr>
          <w:rStyle w:val="afffff0"/>
          <w:rtl/>
        </w:rPr>
        <w:t xml:space="preserve"> </w:t>
      </w:r>
      <w:r w:rsidRPr="006F178A">
        <w:rPr>
          <w:rtl/>
        </w:rPr>
        <w:t>שמירה אחת לשבתות הרבה.</w:t>
      </w:r>
    </w:p>
    <w:p w:rsidR="00E9703F" w:rsidRDefault="00E9703F" w:rsidP="00E9703F">
      <w:pPr>
        <w:pStyle w:val="affffd"/>
        <w:spacing w:after="0"/>
        <w:rPr>
          <w:del w:id="90049" w:author="מנוע עיצוב" w:date="2026-10-11T12:09:26Z"/>
          <w:rFonts w:ascii="MS Mincho" w:hAnsi="MS Mincho"/>
          <w:bCs w:val="0"/>
          <w:rtl/>
        </w:rPr>
      </w:pPr>
      <w:del w:id="90048"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w:t>
      </w:r>
    </w:p>
    <w:p w:rsidR="00E9703F" w:rsidRDefault="00E9703F" w:rsidP="00E9703F">
      <w:pPr>
        <w:pStyle w:val="affff1"/>
        <w:ind w:end="0"/>
        <w:rPr>
          <w:rStyle w:val="afffe"/>
          <w:b w:val="0"/>
          <w:bCs/>
          <w:rtl/>
        </w:rPr>
        <w:pPrChange w:id="20091" w:author="קלוד" w:date="2026-10-11T09:07:15Z">
          <w:pPr>
            <w:pStyle w:val="affff1"/>
            <w:rPr>
              <w:rStyle w:val="afffe"/>
              <w:b w:val="0"/>
              <w:bCs/>
              <w:rtl/>
            </w:rPr>
          </w:pPr>
        </w:pPrChange>
      </w:pPr>
      <w:ins w:id="9823" w:author="מספור קטעי משנה" w:date="2026-10-11T09:35:03Z">
        <w:r>
          <w:rPr>
            <w:rStyle w:val="MisparKeta"/>
          </w:rPr>
          <w:t xml:space="preserve">ה. </w:t>
        </w:r>
      </w:ins>
      <w:r w:rsidRPr="00146180">
        <w:rPr>
          <w:rStyle w:val="afffe"/>
          <w:b w:val="0"/>
          <w:rtl/>
        </w:rPr>
        <w:t>היודע שהוא שבת</w:t>
      </w:r>
    </w:p>
    <w:p w:rsidR="00E9703F" w:rsidRPr="006F178A" w:rsidRDefault="00E9703F" w:rsidP="00E9703F">
      <w:pPr>
        <w:rPr>
          <w:rtl/>
        </w:rPr>
      </w:pPr>
      <w:r w:rsidRPr="006F178A">
        <w:rPr>
          <w:rFonts w:ascii="Fb Fontext" w:hAnsi="Fb Fontext"/>
          <w:rtl/>
        </w:rPr>
        <w:t xml:space="preserve">וחלוק מיודע עיקר </w:t>
      </w:r>
      <w:ins w:id="98659" w:author="קלוד" w:date="2026-10-11T13:11:34Z">
        <w:r>
          <w:rPr>
            <w:rFonts w:ascii="Fb Fontext" w:hAnsi="Fb Fontext"/>
            <w:rtl/>
          </w:rPr>
          <w:t xml:space="preserve">שבת:</w:t>
        </w:r>
      </w:ins>
      <w:del w:id="98660" w:author="קלוד" w:date="2026-10-11T13:11:34Z">
        <w:r w:rsidRPr="006F178A">
          <w:rPr>
            <w:rFonts w:ascii="Fb Fontext" w:hAnsi="Fb Fontext"/>
            <w:rtl/>
          </w:rPr>
          <w:delText xml:space="preserve">שבת</w:delText>
        </w:r>
      </w:del>
      <w:r w:rsidRPr="006F178A">
        <w:rPr>
          <w:rFonts w:ascii="Fb Fontext" w:hAnsi="Fb Fontext"/>
          <w:rtl/>
        </w:rPr>
        <w:t xml:space="preserve"> </w:t>
      </w:r>
      <w:ins w:id="98657" w:author="קלוד" w:date="2026-10-11T13:11:34Z">
        <w:r>
          <w:rPr>
            <w:rStyle w:val="afffffe"/>
            <w:rFonts w:ascii="Fb Fontext" w:hAnsi="Fb Fontext"/>
            <w:rtl/>
          </w:rPr>
          <w:t xml:space="preserve">שם</w:t>
        </w:r>
        <w:r>
          <w:rPr>
            <w:rFonts w:ascii="Fb Fontext" w:hAnsi="Fb Fontext"/>
            <w:rtl/>
          </w:rPr>
          <w:t xml:space="preserve"> מידיעת</w:t>
        </w:r>
      </w:ins>
      <w:del w:id="98658" w:author="קלוד" w:date="2026-10-11T13:11:34Z">
        <w:r w:rsidRPr="006F178A">
          <w:rPr>
            <w:rFonts w:ascii="Fb Fontext" w:hAnsi="Fb Fontext"/>
            <w:rtl/>
          </w:rPr>
          <w:delText xml:space="preserve">דמידיעת</w:delText>
        </w:r>
      </w:del>
      <w:r w:rsidRPr="006F178A">
        <w:rPr>
          <w:rFonts w:ascii="Fb Fontext" w:hAnsi="Fb Fontext"/>
          <w:rtl/>
        </w:rPr>
        <w:t xml:space="preserve"> שבת הוא </w:t>
      </w:r>
      <w:ins w:id="98655" w:author="קלוד" w:date="2026-10-11T13:11:34Z">
        <w:r>
          <w:rPr>
            <w:rFonts w:ascii="Fb Fontext" w:hAnsi="Fb Fontext"/>
            <w:rtl/>
          </w:rPr>
          <w:t xml:space="preserve">פורש,</w:t>
        </w:r>
      </w:ins>
      <w:del w:id="98656" w:author="קלוד" w:date="2026-10-11T13:11:34Z">
        <w:r w:rsidRPr="006F178A">
          <w:rPr>
            <w:rFonts w:ascii="Fb Fontext" w:hAnsi="Fb Fontext"/>
            <w:rtl/>
          </w:rPr>
          <w:delText xml:space="preserve">פורש</w:delText>
        </w:r>
      </w:del>
      <w:r w:rsidRPr="006F178A">
        <w:rPr>
          <w:rFonts w:ascii="Fb Fontext" w:hAnsi="Fb Fontext"/>
          <w:rtl/>
        </w:rPr>
        <w:t xml:space="preserve"> </w:t>
      </w:r>
      <w:ins w:id="91221" w:author="מנוע מכני" w:date="2026-10-11T12:04:39Z">
        <w:r>
          <w:rPr>
            <w:rFonts w:ascii="Fb Fontext" w:hAnsi="Fb Fontext"/>
            <w:rtl/>
          </w:rPr>
          <w:t xml:space="preserve">וכאן</w:t>
        </w:r>
      </w:ins>
      <w:del w:id="91222" w:author="מנוע מכני" w:date="2026-10-11T12:04:39Z">
        <w:r w:rsidRPr="006F178A">
          <w:rPr>
            <w:rFonts w:ascii="Fb Fontext" w:hAnsi="Fb Fontext"/>
            <w:rtl/>
          </w:rPr>
          <w:delText xml:space="preserve">והכא</w:delText>
        </w:r>
      </w:del>
      <w:r w:rsidRPr="006F178A">
        <w:rPr>
          <w:rFonts w:ascii="Fb Fontext" w:hAnsi="Fb Fontext"/>
          <w:rtl/>
        </w:rPr>
        <w:t xml:space="preserve"> מידיעת מלאכה הוא פורש.</w:t>
      </w:r>
    </w:p>
    <w:p w:rsidR="00E9703F" w:rsidRPr="006F178A" w:rsidRDefault="00E9703F" w:rsidP="00E9703F">
      <w:pPr>
        <w:rPr>
          <w:rtl/>
        </w:rPr>
      </w:pPr>
      <w:r w:rsidRPr="006F178A">
        <w:rPr>
          <w:rStyle w:val="2fb"/>
          <w:rtl/>
        </w:rPr>
        <w:lastRenderedPageBreak/>
        <w:t xml:space="preserve">ר"נ</w:t>
      </w:r>
      <w:r w:rsidRPr="006F178A">
        <w:rPr>
          <w:rtl/>
        </w:rPr>
        <w:lastRenderedPageBreak/>
        <w:t xml:space="preserve"> הקשה </w:t>
      </w:r>
      <w:ins w:id="98671" w:author="קלוד" w:date="2026-10-11T13:11:34Z">
        <w:r>
          <w:rPr>
            <w:rStyle w:val="2fb"/>
            <w:rtl/>
          </w:rPr>
          <w:t xml:space="preserve">על</w:t>
        </w:r>
      </w:ins>
      <w:del w:id="98672" w:author="קלוד" w:date="2026-10-11T13:11:34Z">
        <w:r w:rsidRPr="006F178A">
          <w:rPr>
            <w:rStyle w:val="2fb"/>
            <w:rtl/>
          </w:rPr>
          <w:lastRenderedPageBreak/>
          <w:delText xml:space="preserve">אר"ס</w:delText>
        </w:r>
      </w:del>
      <w:r w:rsidRPr="006F178A">
        <w:rPr>
          <w:rtl/>
        </w:rPr>
        <w:lastRenderedPageBreak/>
        <w:t xml:space="preserve"> </w:t>
      </w:r>
      <w:ins w:id="91223" w:author="מנוע מכני" w:date="2026-10-11T12:04:39Z">
        <w:ins w:id="98669" w:author="קלוד" w:date="2026-10-11T13:11:34Z">
          <w:r>
            <w:rPr>
              <w:rtl/>
            </w:rPr>
            <w:t xml:space="preserve">ר"ס: הרי זה תלוי</w:t>
          </w:r>
        </w:ins>
        <w:del w:id="98670" w:author="קלוד" w:date="2026-10-11T13:11:34Z">
          <w:r>
            <w:rPr>
              <w:rtl/>
            </w:rPr>
            <w:delText xml:space="preserve">שהרי</w:delText>
          </w:r>
        </w:del>
      </w:ins>
      <w:del w:id="91224" w:author="מנוע מכני" w:date="2026-10-11T12:04:39Z">
        <w:r w:rsidRPr="006F178A">
          <w:rPr>
            <w:rtl/>
          </w:rPr>
          <w:lastRenderedPageBreak/>
          <w:delText xml:space="preserve">דהא</w:delText>
        </w:r>
      </w:del>
      <w:r w:rsidRPr="006F178A">
        <w:rPr>
          <w:rtl/>
        </w:rPr>
        <w:lastRenderedPageBreak/>
        <w:t xml:space="preserve"> </w:t>
      </w:r>
      <w:ins w:id="95417" w:author="מנוע מכני" w:date="2026-10-11T12:04:39Z">
        <w:r>
          <w:rPr>
            <w:rtl/>
          </w:rPr>
          <w:t xml:space="preserve">בזה</w:t>
        </w:r>
      </w:ins>
      <w:del w:id="95418" w:author="מנוע מכני" w:date="2026-10-11T12:04:39Z">
        <w:r w:rsidRPr="006F178A">
          <w:rPr>
            <w:rtl/>
          </w:rPr>
          <w:lastRenderedPageBreak/>
          <w:delText xml:space="preserve">בהא</w:delText>
        </w:r>
      </w:del>
      <w:r w:rsidRPr="006F178A">
        <w:rPr>
          <w:rtl/>
        </w:rPr>
        <w:lastRenderedPageBreak/>
        <w:t xml:space="preserve"> </w:t>
      </w:r>
      <w:ins w:id="98667" w:author="קלוד" w:date="2026-10-11T13:11:34Z">
        <w:r>
          <w:rPr>
            <w:rtl/>
          </w:rPr>
          <w:t xml:space="preserve">-</w:t>
        </w:r>
      </w:ins>
      <w:del w:id="98668" w:author="קלוד" w:date="2026-10-11T13:11:34Z">
        <w:r w:rsidRPr="006F178A">
          <w:rPr>
            <w:rtl/>
          </w:rPr>
          <w:lastRenderedPageBreak/>
          <w:delText xml:space="preserve">תליא</w:delText>
        </w:r>
      </w:del>
      <w:r w:rsidRPr="006F178A">
        <w:rPr>
          <w:rtl/>
        </w:rPr>
        <w:lastRenderedPageBreak/>
        <w:t xml:space="preserve"> </w:t>
      </w:r>
      <w:ins w:id="98665" w:author="קלוד" w:date="2026-10-11T13:11:34Z">
        <w:r>
          <w:rPr>
            <w:rtl/>
          </w:rPr>
          <w:t xml:space="preserve">ממלאכות פורש</w:t>
        </w:r>
      </w:ins>
      <w:del w:id="98666" w:author="קלוד" w:date="2026-10-11T13:11:34Z">
        <w:r w:rsidRPr="006F178A">
          <w:rPr>
            <w:rtl/>
          </w:rPr>
          <w:lastRenderedPageBreak/>
          <w:delText xml:space="preserve">מלאכות</w:delText>
        </w:r>
      </w:del>
      <w:r w:rsidRPr="006F178A">
        <w:rPr>
          <w:rtl/>
        </w:rPr>
        <w:lastRenderedPageBreak/>
        <w:t xml:space="preserve"> משום </w:t>
      </w:r>
      <w:ins w:id="98663" w:author="קלוד" w:date="2026-10-11T13:11:34Z">
        <w:r>
          <w:rPr>
            <w:rtl/>
          </w:rPr>
          <w:t xml:space="preserve">שבת,</w:t>
        </w:r>
      </w:ins>
      <w:del w:id="98664" w:author="קלוד" w:date="2026-10-11T13:11:34Z">
        <w:r w:rsidRPr="006F178A">
          <w:rPr>
            <w:rtl/>
          </w:rPr>
          <w:lastRenderedPageBreak/>
          <w:delText xml:space="preserve">שבת</w:delText>
        </w:r>
      </w:del>
      <w:r w:rsidRPr="006F178A">
        <w:rPr>
          <w:rtl/>
        </w:rPr>
        <w:lastRenderedPageBreak/>
        <w:t xml:space="preserve"> </w:t>
      </w:r>
      <w:ins w:id="98661" w:author="קלוד" w:date="2026-10-11T13:11:34Z">
        <w:r>
          <w:rPr>
            <w:rtl/>
          </w:rPr>
          <w:t xml:space="preserve">ומשבת</w:t>
        </w:r>
      </w:ins>
      <w:del w:id="98662" w:author="קלוד" w:date="2026-10-11T13:11:34Z">
        <w:r w:rsidRPr="006F178A">
          <w:rPr>
            <w:rtl/>
          </w:rPr>
          <w:lastRenderedPageBreak/>
          <w:delText xml:space="preserve">ושבת</w:delText>
        </w:r>
      </w:del>
      <w:r w:rsidRPr="006F178A">
        <w:rPr>
          <w:rtl/>
        </w:rPr>
        <w:lastRenderedPageBreak/>
        <w:t xml:space="preserve"> משום מלאכות.</w:t>
      </w:r>
    </w:p>
    <w:p>
      <w:pPr>
        <w:pStyle w:val="38"/>
        <w:rPr>
          <w:ins w:id="97722" w:author="מנוע מכני" w:date="2026-10-11T12:04:39Z"/>
        </w:rPr>
      </w:pPr>
      <w:r w:rsidRPr="006061D7">
        <w:t xml:space="preserve">אלא</w:t>
      </w:r>
    </w:p>
    <w:p w:rsidR="00E9703F" w:rsidRPr="006061D7" w:rsidRDefault="00E9703F" w:rsidP="00E9703F">
      <w:pPr>
        <w:rPr>
          <w:rtl/>
        </w:rPr>
      </w:pPr>
      <w:del w:id="97723" w:author="מנוע מכני" w:date="2026-10-11T12:04:39Z">
        <w:r w:rsidRPr="006061D7">
          <w:rPr>
            <w:rtl/>
          </w:rPr>
          <w:delText xml:space="preserve"> </w:delText>
        </w:r>
      </w:del>
      <w:ins w:id="98691" w:author="קלוד" w:date="2026-10-11T13:11:34Z">
        <w:r>
          <w:rPr>
            <w:rtl/>
          </w:rPr>
          <w:t xml:space="preserve">הקרבן</w:t>
        </w:r>
      </w:ins>
      <w:del w:id="98692" w:author="קלוד" w:date="2026-10-11T13:11:34Z">
        <w:r w:rsidRPr="006061D7">
          <w:rPr>
            <w:rtl/>
          </w:rPr>
          <w:delText xml:space="preserve">קרבן</w:delText>
        </w:r>
      </w:del>
      <w:r w:rsidRPr="006061D7">
        <w:rPr>
          <w:rtl/>
        </w:rPr>
        <w:t xml:space="preserve"> </w:t>
      </w:r>
      <w:ins w:id="98689" w:author="קלוד" w:date="2026-10-11T13:11:34Z">
        <w:r>
          <w:rPr>
            <w:rtl/>
          </w:rPr>
          <w:t xml:space="preserve">שחייבה</w:t>
        </w:r>
      </w:ins>
      <w:del w:id="98690" w:author="קלוד" w:date="2026-10-11T13:11:34Z">
        <w:r w:rsidRPr="006061D7">
          <w:rPr>
            <w:rtl/>
          </w:rPr>
          <w:delText xml:space="preserve">דחייב</w:delText>
        </w:r>
      </w:del>
      <w:r w:rsidRPr="006061D7">
        <w:rPr>
          <w:rtl/>
        </w:rPr>
        <w:t xml:space="preserve"> </w:t>
      </w:r>
      <w:ins w:id="92893" w:author="מנוע מכני" w:date="2026-10-11T12:04:39Z">
        <w:r>
          <w:rPr>
            <w:rtl/>
          </w:rPr>
          <w:t xml:space="preserve">התורה</w:t>
        </w:r>
      </w:ins>
      <w:del w:id="92894" w:author="מנוע מכני" w:date="2026-10-11T12:04:39Z">
        <w:r w:rsidRPr="006061D7">
          <w:rPr>
            <w:rtl/>
          </w:rPr>
          <w:delText xml:space="preserve">רחמנא</w:delText>
        </w:r>
      </w:del>
      <w:r w:rsidRPr="006061D7">
        <w:rPr>
          <w:rtl/>
        </w:rPr>
        <w:t xml:space="preserve"> - </w:t>
      </w:r>
      <w:ins w:id="98687" w:author="קלוד" w:date="2026-10-11T13:11:34Z">
        <w:r>
          <w:rPr>
            <w:rtl/>
          </w:rPr>
          <w:t xml:space="preserve">על</w:t>
        </w:r>
      </w:ins>
      <w:del w:id="98688" w:author="קלוד" w:date="2026-10-11T13:11:34Z">
        <w:r w:rsidRPr="006061D7">
          <w:rPr>
            <w:rtl/>
          </w:rPr>
          <w:delText xml:space="preserve">אשגגה,</w:delText>
        </w:r>
      </w:del>
      <w:r w:rsidRPr="006061D7">
        <w:rPr>
          <w:rtl/>
        </w:rPr>
        <w:t xml:space="preserve"> </w:t>
      </w:r>
      <w:ins w:id="98685" w:author="קלוד" w:date="2026-10-11T13:11:34Z">
        <w:r>
          <w:rPr>
            <w:rtl/>
          </w:rPr>
          <w:t xml:space="preserve">השגגה: ביודע עיקר</w:t>
        </w:r>
      </w:ins>
      <w:del w:id="98686" w:author="קלוד" w:date="2026-10-11T13:11:34Z">
        <w:r w:rsidRPr="006061D7">
          <w:rPr>
            <w:rtl/>
          </w:rPr>
          <w:delText xml:space="preserve">בעיקר</w:delText>
        </w:r>
      </w:del>
      <w:r w:rsidRPr="006061D7">
        <w:rPr>
          <w:rtl/>
        </w:rPr>
        <w:t xml:space="preserve"> שבת - </w:t>
      </w:r>
      <w:ins w:id="92895" w:author="מנוע מכני" w:date="2026-10-11T12:04:39Z">
        <w:ins w:id="98683" w:author="קלוד" w:date="2026-10-11T13:11:34Z">
          <w:r>
            <w:rPr>
              <w:rtl/>
            </w:rPr>
            <w:t xml:space="preserve">שגגה</w:t>
          </w:r>
        </w:ins>
        <w:del w:id="98684" w:author="קלוד" w:date="2026-10-11T13:11:34Z">
          <w:r>
            <w:rPr>
              <w:rtl/>
            </w:rPr>
            <w:delText xml:space="preserve">אחת</w:delText>
          </w:r>
        </w:del>
      </w:ins>
      <w:del w:id="92896" w:author="מנוע מכני" w:date="2026-10-11T12:04:39Z">
        <w:r w:rsidRPr="006061D7">
          <w:rPr>
            <w:rtl/>
          </w:rPr>
          <w:delText xml:space="preserve">חדא</w:delText>
        </w:r>
      </w:del>
      <w:r w:rsidRPr="006061D7">
        <w:rPr>
          <w:rtl/>
        </w:rPr>
        <w:t xml:space="preserve"> </w:t>
      </w:r>
      <w:ins w:id="98681" w:author="קלוד" w:date="2026-10-11T13:11:34Z">
        <w:r>
          <w:rPr>
            <w:rtl/>
          </w:rPr>
          <w:t xml:space="preserve">אחת,</w:t>
        </w:r>
      </w:ins>
      <w:del w:id="98682" w:author="קלוד" w:date="2026-10-11T13:11:34Z">
        <w:r w:rsidRPr="006061D7">
          <w:rPr>
            <w:rtl/>
          </w:rPr>
          <w:delText xml:space="preserve">שגגה,</w:delText>
        </w:r>
      </w:del>
      <w:r w:rsidRPr="006061D7">
        <w:rPr>
          <w:rtl/>
        </w:rPr>
        <w:t xml:space="preserve"> </w:t>
      </w:r>
      <w:ins w:id="98679" w:author="קלוד" w:date="2026-10-11T13:11:34Z">
        <w:r>
          <w:rPr>
            <w:rtl/>
          </w:rPr>
          <w:t xml:space="preserve">ובעושה</w:t>
        </w:r>
      </w:ins>
      <w:del w:id="98680" w:author="קלוד" w:date="2026-10-11T13:11:34Z">
        <w:r w:rsidRPr="006061D7">
          <w:rPr>
            <w:rtl/>
          </w:rPr>
          <w:delText xml:space="preserve">בעושה</w:delText>
        </w:r>
      </w:del>
      <w:r w:rsidRPr="006061D7">
        <w:rPr>
          <w:rtl/>
        </w:rPr>
        <w:t xml:space="preserve"> מלאכות </w:t>
      </w:r>
      <w:ins w:id="98677" w:author="קלוד" w:date="2026-10-11T13:11:34Z">
        <w:r>
          <w:rPr>
            <w:rtl/>
          </w:rPr>
          <w:t xml:space="preserve">הרבה</w:t>
        </w:r>
      </w:ins>
      <w:del w:id="98678" w:author="קלוד" w:date="2026-10-11T13:11:34Z">
        <w:r w:rsidRPr="006061D7">
          <w:rPr>
            <w:rtl/>
          </w:rPr>
          <w:delText xml:space="preserve">הרבה,</w:delText>
        </w:r>
      </w:del>
      <w:r w:rsidRPr="006061D7">
        <w:rPr>
          <w:rtl/>
        </w:rPr>
        <w:t xml:space="preserve"> </w:t>
      </w:r>
      <w:ins w:id="91225" w:author="מנוע מכני" w:date="2026-10-11T12:04:39Z">
        <w:ins w:id="98675" w:author="קלוד" w:date="2026-10-11T13:11:34Z">
          <w:r>
            <w:rPr>
              <w:rtl/>
            </w:rPr>
            <w:t xml:space="preserve">-</w:t>
          </w:r>
        </w:ins>
        <w:del w:id="98676" w:author="קלוד" w:date="2026-10-11T13:11:34Z">
          <w:r>
            <w:rPr>
              <w:rtl/>
            </w:rPr>
            <w:delText xml:space="preserve">הרבה</w:delText>
          </w:r>
        </w:del>
      </w:ins>
      <w:del w:id="91226" w:author="מנוע מכני" w:date="2026-10-11T12:04:39Z">
        <w:r w:rsidRPr="006061D7">
          <w:rPr>
            <w:rtl/>
          </w:rPr>
          <w:delText xml:space="preserve">טובא</w:delText>
        </w:r>
      </w:del>
      <w:r w:rsidRPr="006061D7">
        <w:rPr>
          <w:rtl/>
        </w:rPr>
        <w:t xml:space="preserve"> שגגות </w:t>
      </w:r>
      <w:ins w:id="98673" w:author="קלוד" w:date="2026-10-11T13:11:34Z">
        <w:r>
          <w:rPr>
            <w:rtl/>
          </w:rPr>
          <w:t xml:space="preserve">הרבה.</w:t>
        </w:r>
      </w:ins>
      <w:del w:id="98674" w:author="קלוד" w:date="2026-10-11T13:11:34Z">
        <w:r w:rsidRPr="006061D7">
          <w:rPr>
            <w:rtl/>
          </w:rPr>
          <w:delText xml:space="preserve">הויין.</w:delText>
        </w:r>
      </w:del>
    </w:p>
    <w:p w:rsidR="00E9703F" w:rsidRDefault="00E9703F" w:rsidP="00E9703F">
      <w:pPr>
        <w:pStyle w:val="affffd"/>
        <w:spacing w:after="0"/>
        <w:rPr>
          <w:del w:id="90051" w:author="מנוע עיצוב" w:date="2026-10-11T12:09:26Z"/>
          <w:rFonts w:ascii="MS Mincho" w:hAnsi="MS Mincho"/>
          <w:bCs w:val="0"/>
          <w:rtl/>
        </w:rPr>
      </w:pPr>
      <w:del w:id="90050" w:author="מנוע עיצוב" w:date="2026-10-11T12:09:26Z">
        <w:r>
          <w:rPr>
            <w:rFonts w:ascii="MS Mincho" w:hAnsi="MS Mincho" w:hint="cs"/>
            <w:bCs w:val="0"/>
            <w:rtl/>
          </w:rPr>
          <w:delText xml:space="preserve"> ׻</w:delText>
        </w:r>
      </w:del>
    </w:p>
    <w:p w:rsidR="00E9703F" w:rsidRPr="006F178A" w:rsidRDefault="00E9703F" w:rsidP="00E9703F">
      <w:pPr>
        <w:pStyle w:val="affff1"/>
        <w:ind w:end="0"/>
        <w:rPr>
          <w:rStyle w:val="afffe"/>
          <w:rFonts w:cs="FontbitDavid"/>
          <w:b w:val="0"/>
          <w:bCs/>
          <w:rtl/>
        </w:rPr>
        <w:pPrChange w:id="20092" w:author="קלוד" w:date="2026-10-11T09:07:15Z">
          <w:pPr>
            <w:pStyle w:val="affff1"/>
            <w:rPr>
              <w:rStyle w:val="afffe"/>
              <w:rFonts w:cs="FontbitDavid"/>
              <w:b w:val="0"/>
              <w:bCs/>
              <w:rtl/>
            </w:rPr>
          </w:pPr>
        </w:pPrChange>
      </w:pPr>
      <w:ins w:id="9824" w:author="מספור קטעי משנה" w:date="2026-10-11T09:35:03Z">
        <w:r>
          <w:rPr>
            <w:rStyle w:val="MisparKeta"/>
          </w:rPr>
          <w:t xml:space="preserve">ב. </w:t>
        </w:r>
      </w:ins>
      <w:r w:rsidRPr="00146180">
        <w:rPr>
          <w:rStyle w:val="afffe"/>
          <w:b w:val="0"/>
          <w:rtl/>
        </w:rPr>
        <w:t>חייב על כל מלאכה ומלאכה</w:t>
      </w:r>
      <w:r w:rsidRPr="006F178A">
        <w:rPr>
          <w:rStyle w:val="afffe"/>
          <w:rFonts w:cs="FontbitDavid"/>
          <w:rtl/>
        </w:rPr>
        <w:t>.</w:t>
      </w:r>
    </w:p>
    <w:p w:rsidR="00E9703F" w:rsidRPr="00825131" w:rsidRDefault="00E9703F" w:rsidP="00E9703F">
      <w:pPr>
        <w:rPr>
          <w:rStyle w:val="afffe"/>
          <w:rFonts w:ascii="Fb Fontext" w:hAnsi="Fb Fontext"/>
          <w:b/>
          <w:bCs w:val="0"/>
          <w:rtl/>
        </w:rPr>
      </w:pPr>
      <w:r w:rsidRPr="00825131">
        <w:rPr>
          <w:rFonts w:ascii="Fb Fontext" w:hAnsi="Fb Fontext"/>
          <w:b/>
          <w:bCs/>
          <w:rtl/>
        </w:rPr>
        <w:t>חילוק מלאכות</w:t>
      </w:r>
    </w:p>
    <w:p>
      <w:pPr>
        <w:pStyle w:val="38"/>
        <w:rPr>
          <w:ins w:id="97724" w:author="מנוע מכני" w:date="2026-10-11T12:04:39Z"/>
        </w:rPr>
      </w:pPr>
      <w:r w:rsidRPr="006F178A">
        <w:t>א.</w:t>
      </w:r>
      <w:r w:rsidRPr="006F178A">
        <w:t xml:space="preserve"> שמואל:</w:t>
      </w:r>
    </w:p>
    <w:p w:rsidR="00E9703F" w:rsidRPr="006F178A" w:rsidRDefault="00E9703F" w:rsidP="00E9703F">
      <w:pPr>
        <w:rPr>
          <w:rtl/>
        </w:rPr>
      </w:pPr>
      <w:del w:id="97725" w:author="מנוע מכני" w:date="2026-10-11T12:04:39Z">
        <w:r w:rsidRPr="00784B8D">
          <w:rPr>
            <w:rStyle w:val="afffff0"/>
            <w:rtl/>
          </w:rPr>
          <w:delText xml:space="preserve"> </w:delText>
        </w:r>
      </w:del>
      <w:r w:rsidRPr="00784B8D">
        <w:rPr>
          <w:rStyle w:val="afffff0"/>
          <w:rFonts w:hint="cs"/>
          <w:rtl/>
        </w:rPr>
        <w:t>'</w:t>
      </w:r>
      <w:ins w:id="91067" w:author="Claude - סמנטי" w:date="2026-10-11T12:28:21Z">
        <w:r>
          <w:rPr>
            <w:rStyle w:val="afffff0"/>
            <w:rtl/>
          </w:rPr>
          <w:t xml:space="preserve">מְחַלֲלֶיהָ מוֹת יוּמָת</w:t>
        </w:r>
      </w:ins>
      <w:del w:id="91068" w:author="Claude - סמנטי" w:date="2026-10-11T12:28:21Z">
        <w:r w:rsidRPr="00784B8D">
          <w:rPr>
            <w:rStyle w:val="afffff0"/>
            <w:rtl/>
          </w:rPr>
          <w:delText xml:space="preserve">מחלליה מות יומת</w:delText>
        </w:r>
      </w:del>
      <w:r w:rsidRPr="00784B8D">
        <w:rPr>
          <w:rStyle w:val="afffff0"/>
          <w:rFonts w:hint="cs"/>
          <w:rtl/>
        </w:rPr>
        <w:t>'</w:t>
      </w:r>
      <w:r w:rsidRPr="00784B8D">
        <w:rPr>
          <w:rStyle w:val="afffff0"/>
          <w:rtl/>
        </w:rPr>
        <w:t xml:space="preserve"> </w:t>
      </w:r>
      <w:r w:rsidRPr="006F178A">
        <w:rPr>
          <w:rtl/>
        </w:rPr>
        <w:t>- התורה רבתה מיתות הרבה על חילול אחד.</w:t>
      </w:r>
    </w:p>
    <w:p w:rsidR="00E9703F" w:rsidRPr="009757B9" w:rsidRDefault="00E9703F" w:rsidP="00E9703F">
      <w:pPr>
        <w:rPr>
          <w:rFonts w:cs="Guttman Vilna"/>
          <w:b/>
          <w:bCs/>
          <w:rtl/>
        </w:rPr>
      </w:pPr>
      <w:ins w:id="98707" w:author="קלוד" w:date="2026-10-11T13:11:34Z">
        <w:r>
          <w:rPr>
            <w:rtl/>
          </w:rPr>
          <w:t xml:space="preserve">ואם אינו</w:t>
        </w:r>
      </w:ins>
      <w:del w:id="98708" w:author="קלוד" w:date="2026-10-11T13:11:34Z">
        <w:r w:rsidRPr="006F178A">
          <w:rPr>
            <w:rtl/>
          </w:rPr>
          <w:delText xml:space="preserve">ואינו</w:delText>
        </w:r>
      </w:del>
      <w:r w:rsidRPr="006F178A">
        <w:rPr>
          <w:rtl/>
        </w:rPr>
        <w:t xml:space="preserve"> ענין </w:t>
      </w:r>
      <w:ins w:id="98705" w:author="קלוד" w:date="2026-10-11T13:11:34Z">
        <w:r>
          <w:rPr>
            <w:rtl/>
          </w:rPr>
          <w:t xml:space="preserve">למזיד,</w:t>
        </w:r>
      </w:ins>
      <w:del w:id="98706" w:author="קלוד" w:date="2026-10-11T13:11:34Z">
        <w:r w:rsidRPr="006F178A">
          <w:rPr>
            <w:rtl/>
          </w:rPr>
          <w:delText xml:space="preserve">למזיד</w:delText>
        </w:r>
      </w:del>
      <w:r w:rsidRPr="006F178A">
        <w:rPr>
          <w:rtl/>
        </w:rPr>
        <w:t xml:space="preserve"> </w:t>
      </w:r>
      <w:ins w:id="98703" w:author="קלוד" w:date="2026-10-11T13:11:34Z">
        <w:r>
          <w:rPr>
            <w:rtl/>
          </w:rPr>
          <w:t xml:space="preserve">שכבר נאמר 'כל</w:t>
        </w:r>
      </w:ins>
      <w:del w:id="98704" w:author="קלוד" w:date="2026-10-11T13:11:34Z">
        <w:r>
          <w:rPr>
            <w:rtl/>
          </w:rPr>
          <w:delText xml:space="preserve">ד'</w:delText>
        </w:r>
        <w:r w:rsidRPr="006F178A">
          <w:rPr>
            <w:rStyle w:val="afffff0"/>
            <w:rtl/>
          </w:rPr>
          <w:delText xml:space="preserve">כל</w:delText>
        </w:r>
      </w:del>
      <w:r w:rsidRPr="006F178A">
        <w:rPr>
          <w:rStyle w:val="afffff0"/>
          <w:rtl/>
        </w:rPr>
        <w:t xml:space="preserve"> העושה מלאכה </w:t>
      </w:r>
      <w:ins w:id="98701" w:author="קלוד" w:date="2026-10-11T13:11:34Z">
        <w:r>
          <w:rPr>
            <w:rStyle w:val="afffff0"/>
            <w:rtl/>
          </w:rPr>
          <w:t xml:space="preserve">יומת',</w:t>
        </w:r>
      </w:ins>
      <w:del w:id="98702" w:author="קלוד" w:date="2026-10-11T13:11:34Z">
        <w:r w:rsidRPr="006F178A">
          <w:rPr>
            <w:rStyle w:val="afffff0"/>
            <w:rtl/>
          </w:rPr>
          <w:delText xml:space="preserve">יומת</w:delText>
        </w:r>
        <w:r w:rsidRPr="006F178A">
          <w:rPr>
            <w:rFonts w:hint="cs"/>
            <w:rtl/>
          </w:rPr>
          <w:delText xml:space="preserve">'</w:delText>
        </w:r>
      </w:del>
      <w:r w:rsidRPr="006F178A">
        <w:rPr>
          <w:rtl/>
        </w:rPr>
        <w:t xml:space="preserve"> תנהו ענין </w:t>
      </w:r>
      <w:ins w:id="98699" w:author="קלוד" w:date="2026-10-11T13:11:34Z">
        <w:r>
          <w:rPr>
            <w:rtl/>
          </w:rPr>
          <w:t xml:space="preserve">לשוגג,</w:t>
        </w:r>
      </w:ins>
      <w:del w:id="98700" w:author="קלוד" w:date="2026-10-11T13:11:34Z">
        <w:r w:rsidRPr="006F178A">
          <w:rPr>
            <w:rtl/>
          </w:rPr>
          <w:delText xml:space="preserve">לשוגג</w:delText>
        </w:r>
      </w:del>
      <w:r w:rsidRPr="006F178A">
        <w:rPr>
          <w:rtl/>
        </w:rPr>
        <w:t xml:space="preserve"> </w:t>
      </w:r>
      <w:ins w:id="98697" w:author="קלוד" w:date="2026-10-11T13:11:34Z">
        <w:r>
          <w:rPr>
            <w:rtl/>
          </w:rPr>
          <w:t xml:space="preserve">ו'יומת'</w:t>
        </w:r>
      </w:ins>
      <w:del w:id="98698" w:author="קלוד" w:date="2026-10-11T13:11:34Z">
        <w:r w:rsidRPr="006F178A">
          <w:rPr>
            <w:rtl/>
          </w:rPr>
          <w:delText xml:space="preserve">ויומת</w:delText>
        </w:r>
      </w:del>
      <w:r w:rsidRPr="006F178A">
        <w:rPr>
          <w:rtl/>
        </w:rPr>
        <w:t xml:space="preserve"> </w:t>
      </w:r>
      <w:ins w:id="98695" w:author="קלוד" w:date="2026-10-11T13:11:34Z">
        <w:r>
          <w:rPr>
            <w:rtl/>
          </w:rPr>
          <w:t xml:space="preserve">-</w:t>
        </w:r>
      </w:ins>
      <w:del w:id="98696" w:author="קלוד" w:date="2026-10-11T13:11:34Z">
        <w:r w:rsidRPr="006F178A">
          <w:rPr>
            <w:rtl/>
          </w:rPr>
          <w:delText xml:space="preserve">היינו</w:delText>
        </w:r>
      </w:del>
      <w:r w:rsidRPr="006F178A">
        <w:rPr>
          <w:rtl/>
        </w:rPr>
        <w:t xml:space="preserve"> </w:t>
      </w:r>
      <w:ins w:id="98693" w:author="קלוד" w:date="2026-10-11T13:11:34Z">
        <w:r>
          <w:rPr>
            <w:rtl/>
          </w:rPr>
          <w:t xml:space="preserve">בממון </w:t>
        </w:r>
        <w:r>
          <w:rPr>
            <w:rStyle w:val="afffffe"/>
            <w:rtl/>
          </w:rPr>
          <w:t xml:space="preserve">לקרבנות</w:t>
        </w:r>
        <w:r>
          <w:rPr>
            <w:rtl/>
          </w:rPr>
          <w:t xml:space="preserve">.</w:t>
        </w:r>
      </w:ins>
      <w:del w:id="98694" w:author="קלוד" w:date="2026-10-11T13:11:34Z">
        <w:r w:rsidRPr="006F178A">
          <w:rPr>
            <w:rtl/>
          </w:rPr>
          <w:delText xml:space="preserve">בממון.</w:delText>
        </w:r>
      </w:del>
    </w:p>
    <w:p>
      <w:pPr>
        <w:pStyle w:val="38"/>
        <w:rPr>
          <w:ins w:id="97726" w:author="מנוע מכני" w:date="2026-10-11T12:04:39Z"/>
        </w:rPr>
      </w:pPr>
      <w:r w:rsidRPr="004640F6">
        <w:t>ב.</w:t>
      </w:r>
      <w:r w:rsidRPr="004640F6">
        <w:t xml:space="preserve"> רבי נתן:</w:t>
      </w:r>
    </w:p>
    <w:p w:rsidR="00E9703F" w:rsidRPr="004640F6" w:rsidRDefault="00E9703F" w:rsidP="00E9703F">
      <w:pPr>
        <w:rPr>
          <w:rFonts w:cs="Guttman Vilna"/>
          <w:b/>
          <w:bCs/>
          <w:spacing w:val="-2"/>
          <w:rtl/>
        </w:rPr>
      </w:pPr>
      <w:del w:id="97727" w:author="מנוע מכני" w:date="2026-10-11T12:04:39Z">
        <w:r w:rsidRPr="004640F6">
          <w:rPr>
            <w:rStyle w:val="afffff0"/>
            <w:spacing w:val="-2"/>
            <w:rtl/>
          </w:rPr>
          <w:delText xml:space="preserve"> </w:delText>
        </w:r>
      </w:del>
      <w:r w:rsidRPr="004640F6">
        <w:rPr>
          <w:rStyle w:val="afffff0"/>
          <w:rFonts w:hint="cs"/>
          <w:spacing w:val="-2"/>
          <w:rtl/>
        </w:rPr>
        <w:t>'</w:t>
      </w:r>
      <w:r w:rsidRPr="004640F6">
        <w:rPr>
          <w:rStyle w:val="afffff0"/>
          <w:spacing w:val="-2"/>
          <w:rtl/>
        </w:rPr>
        <w:t xml:space="preserve">ויקהל משה וגו</w:t>
      </w:r>
      <w:r w:rsidRPr="004640F6">
        <w:rPr>
          <w:rStyle w:val="afffff0"/>
          <w:spacing w:val="-2"/>
          <w:rtl/>
        </w:rPr>
        <w:t xml:space="preserve">' </w:t>
      </w:r>
      <w:r w:rsidRPr="004640F6">
        <w:rPr>
          <w:spacing w:val="-2"/>
          <w:rtl/>
        </w:rPr>
        <w:t xml:space="preserve">אלה הדברים וגו' </w:t>
      </w:r>
      <w:r w:rsidRPr="004640F6">
        <w:rPr>
          <w:rStyle w:val="afffe"/>
          <w:rFonts w:ascii="Fb Fontext" w:hAnsi="Fb Fontext"/>
          <w:spacing w:val="-2"/>
          <w:rtl/>
        </w:rPr>
        <w:t>ה</w:t>
      </w:r>
      <w:r w:rsidRPr="004640F6">
        <w:rPr>
          <w:spacing w:val="-2"/>
          <w:rtl/>
        </w:rPr>
        <w:t>דברים - אלו ל"ט מלאכות שנאמרו למשה בסיני.</w:t>
      </w:r>
    </w:p>
    <w:p w:rsidR="00E9703F" w:rsidRPr="004640F6" w:rsidRDefault="00E9703F" w:rsidP="00E9703F">
      <w:pPr>
        <w:rPr>
          <w:rFonts w:cs="Guttman Vilna"/>
          <w:b/>
          <w:bCs/>
          <w:spacing w:val="-6"/>
          <w:rtl/>
        </w:rPr>
      </w:pPr>
      <w:r w:rsidRPr="004640F6">
        <w:rPr>
          <w:rFonts w:hint="cs"/>
          <w:spacing w:val="-6"/>
          <w:rtl/>
        </w:rPr>
        <w:t>'</w:t>
      </w:r>
      <w:ins w:id="91069" w:author="Claude - סמנטי" w:date="2026-10-11T12:28:21Z">
        <w:r>
          <w:rPr>
            <w:rStyle w:val="afffff0"/>
            <w:spacing w:val="-6"/>
            <w:rtl/>
          </w:rPr>
          <w:t xml:space="preserve">בֶּחָרִישׁ וּבַקָּצִיר </w:t>
        </w:r>
        <w:ins w:id="98721" w:author="קלוד" w:date="2026-10-11T13:11:34Z">
          <w:r>
            <w:rPr>
              <w:rStyle w:val="afffff0"/>
              <w:spacing w:val="-6"/>
              <w:rtl/>
            </w:rPr>
            <w:t xml:space="preserve">תִּשְׁבֹּת' -</w:t>
          </w:r>
        </w:ins>
        <w:del w:id="98722" w:author="קלוד" w:date="2026-10-11T13:11:34Z">
          <w:r>
            <w:rPr>
              <w:rStyle w:val="afffff0"/>
              <w:spacing w:val="-6"/>
              <w:rtl/>
            </w:rPr>
            <w:delText xml:space="preserve">תִּשְׁבֹּת</w:delText>
          </w:r>
          <w:r w:rsidRPr="004640F6">
            <w:rPr>
              <w:rFonts w:hint="cs"/>
              <w:spacing w:val="-6"/>
              <w:rtl/>
            </w:rPr>
            <w:delText xml:space="preserve">'</w:delText>
          </w:r>
          <w:r w:rsidRPr="004640F6">
            <w:rPr>
              <w:spacing w:val="-6"/>
              <w:rtl/>
            </w:rPr>
            <w:delText xml:space="preserve">-</w:delText>
          </w:r>
        </w:del>
      </w:ins>
      <w:del w:id="91070" w:author="Claude - סמנטי" w:date="2026-10-11T12:28:21Z">
        <w:r w:rsidRPr="004640F6">
          <w:rPr>
            <w:spacing w:val="-6"/>
            <w:rtl/>
          </w:rPr>
          <w:delText xml:space="preserve">בחריש ובקציר תשבת</w:delText>
        </w:r>
      </w:del>
      <w:r w:rsidRPr="004640F6">
        <w:rPr>
          <w:spacing w:val="-6"/>
          <w:rtl/>
        </w:rPr>
        <w:t xml:space="preserve"> שחייב על כל אחת </w:t>
      </w:r>
      <w:ins w:id="98719" w:author="קלוד" w:date="2026-10-11T13:11:34Z">
        <w:r>
          <w:rPr>
            <w:spacing w:val="-6"/>
            <w:rtl/>
          </w:rPr>
          <w:t xml:space="preserve">ואחת.</w:t>
        </w:r>
      </w:ins>
      <w:del w:id="98720" w:author="קלוד" w:date="2026-10-11T13:11:34Z">
        <w:r w:rsidRPr="004640F6">
          <w:rPr>
            <w:spacing w:val="-6"/>
            <w:rtl/>
          </w:rPr>
          <w:delText xml:space="preserve">ואחת</w:delText>
        </w:r>
      </w:del>
      <w:r w:rsidRPr="004640F6">
        <w:rPr>
          <w:spacing w:val="-6"/>
          <w:rtl/>
        </w:rPr>
        <w:t xml:space="preserve"> </w:t>
      </w:r>
      <w:ins w:id="98717" w:author="קלוד" w:date="2026-10-11T13:11:34Z">
        <w:r>
          <w:rPr>
            <w:spacing w:val="-6"/>
            <w:rtl/>
          </w:rPr>
          <w:t xml:space="preserve">ושלא</w:t>
        </w:r>
      </w:ins>
      <w:del w:id="98718" w:author="קלוד" w:date="2026-10-11T13:11:34Z">
        <w:r w:rsidRPr="004640F6">
          <w:rPr>
            <w:spacing w:val="-6"/>
            <w:rtl/>
          </w:rPr>
          <w:delText xml:space="preserve">ולא</w:delText>
        </w:r>
      </w:del>
      <w:r w:rsidRPr="004640F6">
        <w:rPr>
          <w:spacing w:val="-6"/>
          <w:rtl/>
        </w:rPr>
        <w:t xml:space="preserve"> </w:t>
      </w:r>
      <w:ins w:id="98715" w:author="קלוד" w:date="2026-10-11T13:11:34Z">
        <w:r>
          <w:rPr>
            <w:spacing w:val="-6"/>
            <w:rtl/>
          </w:rPr>
          <w:t xml:space="preserve">תאמר</w:t>
        </w:r>
      </w:ins>
      <w:del w:id="98716" w:author="קלוד" w:date="2026-10-11T13:11:34Z">
        <w:r w:rsidRPr="004640F6">
          <w:rPr>
            <w:spacing w:val="-6"/>
            <w:rtl/>
          </w:rPr>
          <w:delText xml:space="preserve">תימה</w:delText>
        </w:r>
      </w:del>
      <w:r w:rsidRPr="004640F6">
        <w:rPr>
          <w:spacing w:val="-6"/>
          <w:rtl/>
        </w:rPr>
        <w:t xml:space="preserve"> </w:t>
      </w:r>
      <w:ins w:id="98713" w:author="קלוד" w:date="2026-10-11T13:11:34Z">
        <w:r>
          <w:rPr>
            <w:spacing w:val="-6"/>
            <w:rtl/>
          </w:rPr>
          <w:t xml:space="preserve">שדווקא</w:t>
        </w:r>
      </w:ins>
      <w:del w:id="98714" w:author="קלוד" w:date="2026-10-11T13:11:34Z">
        <w:r w:rsidRPr="004640F6">
          <w:rPr>
            <w:spacing w:val="-6"/>
            <w:rtl/>
          </w:rPr>
          <w:delText xml:space="preserve">דווקא</w:delText>
        </w:r>
      </w:del>
      <w:r w:rsidRPr="004640F6">
        <w:rPr>
          <w:spacing w:val="-6"/>
          <w:rtl/>
        </w:rPr>
        <w:t xml:space="preserve"> על </w:t>
      </w:r>
      <w:ins w:id="98711" w:author="קלוד" w:date="2026-10-11T13:11:34Z">
        <w:r>
          <w:rPr>
            <w:spacing w:val="-6"/>
            <w:rtl/>
          </w:rPr>
          <w:t xml:space="preserve">חרישה</w:t>
        </w:r>
      </w:ins>
      <w:del w:id="98712" w:author="קלוד" w:date="2026-10-11T13:11:34Z">
        <w:r w:rsidRPr="004640F6">
          <w:rPr>
            <w:spacing w:val="-6"/>
            <w:rtl/>
          </w:rPr>
          <w:delText xml:space="preserve">לחרישה</w:delText>
        </w:r>
      </w:del>
      <w:r w:rsidRPr="004640F6">
        <w:rPr>
          <w:spacing w:val="-6"/>
          <w:rtl/>
        </w:rPr>
        <w:t xml:space="preserve"> וקצירה חייב </w:t>
      </w:r>
      <w:ins w:id="98709" w:author="קלוד" w:date="2026-10-11T13:11:34Z">
        <w:r>
          <w:rPr>
            <w:spacing w:val="-6"/>
            <w:rtl/>
          </w:rPr>
          <w:t xml:space="preserve">שתים </w:t>
        </w:r>
        <w:r>
          <w:rPr>
            <w:rStyle w:val="afffffe"/>
            <w:spacing w:val="-6"/>
            <w:rtl/>
          </w:rPr>
          <w:t xml:space="preserve">ועל השאר אחת</w:t>
        </w:r>
        <w:r>
          <w:rPr>
            <w:spacing w:val="-6"/>
            <w:rtl/>
          </w:rPr>
          <w:t xml:space="preserve">:</w:t>
        </w:r>
      </w:ins>
      <w:del w:id="98710" w:author="קלוד" w:date="2026-10-11T13:11:34Z">
        <w:r w:rsidRPr="004640F6">
          <w:rPr>
            <w:spacing w:val="-6"/>
            <w:rtl/>
          </w:rPr>
          <w:delText xml:space="preserve">שתים</w:delText>
        </w:r>
      </w:del>
    </w:p>
    <w:p w:rsidR="00E9703F" w:rsidRPr="009757B9" w:rsidRDefault="00E9703F" w:rsidP="00E9703F">
      <w:pPr>
        <w:rPr>
          <w:rFonts w:cs="Guttman Vilna"/>
          <w:b/>
          <w:bCs/>
          <w:rtl/>
        </w:rPr>
      </w:pPr>
      <w:r w:rsidRPr="006F178A">
        <w:rPr>
          <w:rFonts w:hint="cs"/>
          <w:rtl/>
        </w:rPr>
        <w:t>'</w:t>
      </w:r>
      <w:ins w:id="91071" w:author="Claude - סמנטי" w:date="2026-10-11T12:28:21Z">
        <w:r>
          <w:rPr>
            <w:rStyle w:val="afffff0"/>
            <w:rtl/>
          </w:rPr>
          <w:t xml:space="preserve">לֹא תְבַעֲרוּ </w:t>
        </w:r>
        <w:ins w:id="98731" w:author="קלוד" w:date="2026-10-11T13:11:34Z">
          <w:r>
            <w:rPr>
              <w:rStyle w:val="afffff0"/>
              <w:rtl/>
            </w:rPr>
            <w:t xml:space="preserve">אֵשׁ' -</w:t>
          </w:r>
        </w:ins>
        <w:del w:id="98732" w:author="קלוד" w:date="2026-10-11T13:11:34Z">
          <w:r>
            <w:rPr>
              <w:rStyle w:val="afffff0"/>
              <w:rtl/>
            </w:rPr>
            <w:delText xml:space="preserve">אֵשׁ</w:delText>
          </w:r>
          <w:r w:rsidRPr="006F178A">
            <w:rPr>
              <w:rFonts w:hint="cs"/>
              <w:rtl/>
            </w:rPr>
            <w:delText xml:space="preserve">'</w:delText>
          </w:r>
          <w:r w:rsidRPr="006F178A">
            <w:rPr>
              <w:rtl/>
            </w:rPr>
            <w:delText xml:space="preserve">-</w:delText>
          </w:r>
        </w:del>
      </w:ins>
      <w:del w:id="91072" w:author="Claude - סמנטי" w:date="2026-10-11T12:28:21Z">
        <w:r w:rsidRPr="006F178A">
          <w:rPr>
            <w:rtl/>
          </w:rPr>
          <w:delText xml:space="preserve">לא תבערו אש</w:delText>
        </w:r>
      </w:del>
      <w:r w:rsidRPr="006F178A">
        <w:rPr>
          <w:rtl/>
        </w:rPr>
        <w:t xml:space="preserve"> הבערה בכלל היתה, </w:t>
      </w:r>
      <w:ins w:id="98729" w:author="קלוד" w:date="2026-10-11T13:11:34Z">
        <w:r>
          <w:rPr>
            <w:rtl/>
          </w:rPr>
          <w:t xml:space="preserve">ויצאה</w:t>
        </w:r>
      </w:ins>
      <w:del w:id="98730" w:author="קלוד" w:date="2026-10-11T13:11:34Z">
        <w:r w:rsidRPr="006F178A">
          <w:rPr>
            <w:rtl/>
          </w:rPr>
          <w:delText xml:space="preserve">ויצאת</w:delText>
        </w:r>
      </w:del>
      <w:r w:rsidRPr="006F178A">
        <w:rPr>
          <w:rtl/>
        </w:rPr>
        <w:t xml:space="preserve"> להקיש </w:t>
      </w:r>
      <w:ins w:id="98727" w:author="קלוד" w:date="2026-10-11T13:11:34Z">
        <w:r>
          <w:rPr>
            <w:rtl/>
          </w:rPr>
          <w:t xml:space="preserve">אליה:</w:t>
        </w:r>
      </w:ins>
      <w:del w:id="98728" w:author="קלוד" w:date="2026-10-11T13:11:34Z">
        <w:r w:rsidRPr="006F178A">
          <w:rPr>
            <w:rtl/>
          </w:rPr>
          <w:delText xml:space="preserve">אליה,</w:delText>
        </w:r>
      </w:del>
      <w:r w:rsidRPr="006F178A">
        <w:rPr>
          <w:rtl/>
        </w:rPr>
        <w:t xml:space="preserve"> </w:t>
      </w:r>
      <w:ins w:id="98725" w:author="קלוד" w:date="2026-10-11T13:11:34Z">
        <w:r>
          <w:rPr>
            <w:rtl/>
          </w:rPr>
          <w:t xml:space="preserve">כל</w:t>
        </w:r>
      </w:ins>
      <w:del w:id="98726" w:author="קלוד" w:date="2026-10-11T13:11:34Z">
        <w:r w:rsidRPr="006F178A">
          <w:rPr>
            <w:rtl/>
          </w:rPr>
          <w:delText xml:space="preserve">דכל</w:delText>
        </w:r>
      </w:del>
      <w:r w:rsidRPr="006F178A">
        <w:rPr>
          <w:rtl/>
        </w:rPr>
        <w:t xml:space="preserve"> שהוא אב מלאכה חייבין </w:t>
      </w:r>
      <w:ins w:id="92897" w:author="מנוע מכני" w:date="2026-10-11T12:04:39Z">
        <w:r>
          <w:rPr>
            <w:rtl/>
          </w:rPr>
          <w:t xml:space="preserve">עליו</w:t>
        </w:r>
      </w:ins>
      <w:del w:id="92898" w:author="מנוע מכני" w:date="2026-10-11T12:04:39Z">
        <w:r w:rsidRPr="006F178A">
          <w:rPr>
            <w:rtl/>
          </w:rPr>
          <w:delText xml:space="preserve">עליה</w:delText>
        </w:r>
      </w:del>
      <w:r w:rsidRPr="006F178A">
        <w:rPr>
          <w:rtl/>
        </w:rPr>
        <w:t xml:space="preserve"> </w:t>
      </w:r>
      <w:ins w:id="98723" w:author="קלוד" w:date="2026-10-11T13:11:34Z">
        <w:r>
          <w:rPr>
            <w:rtl/>
          </w:rPr>
          <w:t xml:space="preserve">בפנ"ע.</w:t>
        </w:r>
      </w:ins>
      <w:del w:id="98724" w:author="קלוד" w:date="2026-10-11T13:11:34Z">
        <w:r w:rsidRPr="006F178A">
          <w:rPr>
            <w:rtl/>
          </w:rPr>
          <w:delText xml:space="preserve">ב</w:delText>
        </w:r>
        <w:r w:rsidRPr="006F178A">
          <w:rPr>
            <w:rFonts w:hint="cs"/>
            <w:rtl/>
          </w:rPr>
          <w:delText xml:space="preserve">פנ</w:delText>
        </w:r>
        <w:r w:rsidRPr="006F178A">
          <w:rPr>
            <w:rtl/>
          </w:rPr>
          <w:delText xml:space="preserve">"</w:delText>
        </w:r>
        <w:r w:rsidRPr="006F178A">
          <w:rPr>
            <w:rFonts w:hint="cs"/>
            <w:rtl/>
          </w:rPr>
          <w:delText xml:space="preserve">ע</w:delText>
        </w:r>
      </w:del>
    </w:p>
    <w:p w:rsidR="00E9703F" w:rsidRPr="009757B9" w:rsidRDefault="00E9703F" w:rsidP="00E9703F">
      <w:pPr>
        <w:rPr>
          <w:rFonts w:cs="Guttman Vilna"/>
          <w:b/>
          <w:bCs/>
          <w:rtl/>
        </w:rPr>
      </w:pPr>
      <w:r w:rsidRPr="00825131">
        <w:rPr>
          <w:rStyle w:val="2fb"/>
          <w:b/>
          <w:bCs/>
          <w:rtl/>
        </w:rPr>
        <w:t>ושמואל</w:t>
      </w:r>
      <w:r w:rsidRPr="006F178A">
        <w:rPr>
          <w:rtl/>
        </w:rPr>
        <w:t xml:space="preserve"> </w:t>
      </w:r>
      <w:r w:rsidRPr="006F178A">
        <w:rPr>
          <w:rtl/>
        </w:rPr>
        <w:t xml:space="preserve">לא</w:t>
      </w:r>
      <w:r w:rsidRPr="006F178A">
        <w:rPr>
          <w:rtl/>
        </w:rPr>
        <w:t xml:space="preserve"> דרש </w:t>
      </w:r>
      <w:ins w:id="98747" w:author="קלוד" w:date="2026-10-11T13:11:34Z">
        <w:r>
          <w:rPr>
            <w:rStyle w:val="2fb"/>
            <w:rtl/>
          </w:rPr>
          <w:t xml:space="preserve">כר"נ,</w:t>
        </w:r>
      </w:ins>
      <w:del w:id="98748" w:author="קלוד" w:date="2026-10-11T13:11:34Z">
        <w:r w:rsidRPr="006F178A">
          <w:rPr>
            <w:rStyle w:val="2fb"/>
            <w:rtl/>
          </w:rPr>
          <w:delText xml:space="preserve">כר"נ</w:delText>
        </w:r>
      </w:del>
      <w:r w:rsidRPr="006F178A">
        <w:rPr>
          <w:rtl/>
        </w:rPr>
        <w:t xml:space="preserve"> </w:t>
      </w:r>
      <w:ins w:id="95181" w:author="מנוע מכני" w:date="2026-10-11T12:04:39Z">
        <w:ins w:id="98745" w:author="קלוד" w:date="2026-10-11T13:11:34Z">
          <w:r>
            <w:rPr>
              <w:rtl/>
            </w:rPr>
            <w:t xml:space="preserve">שסובר</w:t>
          </w:r>
        </w:ins>
        <w:del w:id="98746" w:author="קלוד" w:date="2026-10-11T13:11:34Z">
          <w:r>
            <w:rPr>
              <w:rtl/>
            </w:rPr>
            <w:delText xml:space="preserve">דסבר</w:delText>
          </w:r>
        </w:del>
      </w:ins>
      <w:del w:id="95182" w:author="מנוע מכני" w:date="2026-10-11T12:04:39Z">
        <w:r w:rsidRPr="006F178A">
          <w:rPr>
            <w:rtl/>
          </w:rPr>
          <w:delText xml:space="preserve">דס"ל</w:delText>
        </w:r>
      </w:del>
      <w:r w:rsidRPr="006F178A">
        <w:rPr>
          <w:rtl/>
        </w:rPr>
        <w:t xml:space="preserve"> </w:t>
      </w:r>
      <w:r w:rsidRPr="006F178A">
        <w:rPr>
          <w:rStyle w:val="2fb"/>
          <w:rtl/>
        </w:rPr>
        <w:t xml:space="preserve">כרבי יוסי</w:t>
      </w:r>
      <w:r w:rsidRPr="006F178A">
        <w:rPr>
          <w:rtl/>
        </w:rPr>
        <w:t xml:space="preserve"> </w:t>
      </w:r>
      <w:ins w:id="98743" w:author="קלוד" w:date="2026-10-11T13:11:34Z">
        <w:r>
          <w:rPr>
            <w:rtl/>
          </w:rPr>
          <w:t xml:space="preserve">שהבערה</w:t>
        </w:r>
      </w:ins>
      <w:del w:id="98744" w:author="קלוד" w:date="2026-10-11T13:11:34Z">
        <w:r w:rsidRPr="006F178A">
          <w:rPr>
            <w:rtl/>
          </w:rPr>
          <w:delText xml:space="preserve">ד</w:delText>
        </w:r>
        <w:r w:rsidRPr="006F178A">
          <w:rPr>
            <w:rStyle w:val="afffe"/>
            <w:rFonts w:ascii="Fb Fontext" w:hAnsi="Fb Fontext"/>
            <w:rtl/>
          </w:rPr>
          <w:delText xml:space="preserve">הבערה</w:delText>
        </w:r>
      </w:del>
      <w:r w:rsidRPr="006F178A">
        <w:rPr>
          <w:rtl/>
        </w:rPr>
        <w:t xml:space="preserve"> </w:t>
      </w:r>
      <w:ins w:id="91227" w:author="מנוע מכני" w:date="2026-10-11T12:04:39Z">
        <w:ins w:id="98741" w:author="קלוד" w:date="2026-10-11T13:11:34Z">
          <w:r>
            <w:rPr>
              <w:rtl/>
            </w:rPr>
            <w:t xml:space="preserve">ללאו</w:t>
          </w:r>
        </w:ins>
        <w:del w:id="98742" w:author="קלוד" w:date="2026-10-11T13:11:34Z">
          <w:r>
            <w:rPr>
              <w:rtl/>
            </w:rPr>
            <w:delText xml:space="preserve">ללא</w:delText>
          </w:r>
        </w:del>
      </w:ins>
      <w:del w:id="91228" w:author="מנוע מכני" w:date="2026-10-11T12:04:39Z">
        <w:r w:rsidRPr="006F178A">
          <w:rPr>
            <w:rtl/>
          </w:rPr>
          <w:delText xml:space="preserve">ללאו</w:delText>
        </w:r>
      </w:del>
      <w:r w:rsidRPr="006F178A">
        <w:rPr>
          <w:rtl/>
        </w:rPr>
        <w:t xml:space="preserve"> </w:t>
      </w:r>
      <w:ins w:id="98739" w:author="קלוד" w:date="2026-10-11T13:11:34Z">
        <w:r>
          <w:rPr>
            <w:rtl/>
          </w:rPr>
          <w:t xml:space="preserve">יצאה,</w:t>
        </w:r>
      </w:ins>
      <w:del w:id="98740" w:author="קלוד" w:date="2026-10-11T13:11:34Z">
        <w:r w:rsidRPr="006F178A">
          <w:rPr>
            <w:rtl/>
          </w:rPr>
          <w:delText xml:space="preserve">יצאת</w:delText>
        </w:r>
        <w:r w:rsidRPr="006F178A">
          <w:rPr>
            <w:rFonts w:hint="cs"/>
            <w:rtl/>
          </w:rPr>
          <w:delText xml:space="preserve">,</w:delText>
        </w:r>
      </w:del>
      <w:r w:rsidRPr="006F178A">
        <w:rPr>
          <w:rtl/>
        </w:rPr>
        <w:t xml:space="preserve"> </w:t>
      </w:r>
      <w:r w:rsidRPr="006F178A">
        <w:rPr>
          <w:rStyle w:val="2fb"/>
          <w:rtl/>
        </w:rPr>
        <w:t xml:space="preserve">ור"נ</w:t>
      </w:r>
      <w:r w:rsidRPr="006F178A">
        <w:rPr>
          <w:rtl/>
        </w:rPr>
        <w:t xml:space="preserve"> </w:t>
      </w:r>
      <w:ins w:id="95183" w:author="מנוע מכני" w:date="2026-10-11T12:04:39Z">
        <w:ins w:id="98737" w:author="קלוד" w:date="2026-10-11T13:11:34Z">
          <w:r>
            <w:rPr>
              <w:rtl/>
            </w:rPr>
            <w:t xml:space="preserve">סובר</w:t>
          </w:r>
        </w:ins>
        <w:del w:id="98738" w:author="קלוד" w:date="2026-10-11T13:11:34Z">
          <w:r>
            <w:rPr>
              <w:rtl/>
            </w:rPr>
            <w:delText xml:space="preserve">סבר</w:delText>
          </w:r>
        </w:del>
      </w:ins>
      <w:del w:id="95184" w:author="מנוע מכני" w:date="2026-10-11T12:04:39Z">
        <w:r w:rsidRPr="006F178A">
          <w:rPr>
            <w:rtl/>
          </w:rPr>
          <w:delText xml:space="preserve">ס"ל</w:delText>
        </w:r>
      </w:del>
      <w:r w:rsidRPr="006F178A">
        <w:rPr>
          <w:rtl/>
        </w:rPr>
        <w:t xml:space="preserve"> </w:t>
      </w:r>
      <w:ins w:id="98735" w:author="קלוד" w:date="2026-10-11T13:11:34Z">
        <w:r>
          <w:rPr>
            <w:rtl/>
          </w:rPr>
          <w:t xml:space="preserve">שלחלק</w:t>
        </w:r>
      </w:ins>
      <w:del w:id="98736" w:author="קלוד" w:date="2026-10-11T13:11:34Z">
        <w:r w:rsidRPr="006F178A">
          <w:rPr>
            <w:rtl/>
          </w:rPr>
          <w:delText xml:space="preserve">ד</w:delText>
        </w:r>
        <w:r w:rsidRPr="006F178A">
          <w:rPr>
            <w:rStyle w:val="afffe"/>
            <w:rFonts w:ascii="Fb Fontext" w:hAnsi="Fb Fontext"/>
            <w:rtl/>
          </w:rPr>
          <w:delText xml:space="preserve">לחלק</w:delText>
        </w:r>
      </w:del>
      <w:r w:rsidRPr="006F178A">
        <w:rPr>
          <w:rtl/>
        </w:rPr>
        <w:t xml:space="preserve"> </w:t>
      </w:r>
      <w:ins w:id="98733" w:author="קלוד" w:date="2026-10-11T13:11:34Z">
        <w:r>
          <w:rPr>
            <w:rtl/>
          </w:rPr>
          <w:t xml:space="preserve">יצאה.</w:t>
        </w:r>
      </w:ins>
      <w:del w:id="98734" w:author="קלוד" w:date="2026-10-11T13:11:34Z">
        <w:r w:rsidRPr="006F178A">
          <w:rPr>
            <w:rtl/>
          </w:rPr>
          <w:delText xml:space="preserve">יצאת.</w:delText>
        </w:r>
      </w:del>
    </w:p>
    <w:p>
      <w:pPr>
        <w:pStyle w:val="38"/>
        <w:rPr>
          <w:ins w:id="97728" w:author="מנוע מכני" w:date="2026-10-11T12:04:39Z"/>
        </w:rPr>
      </w:pPr>
      <w:r w:rsidRPr="004640F6">
        <w:t>ג.</w:t>
      </w:r>
      <w:r w:rsidRPr="004640F6">
        <w:t xml:space="preserve"> רבי יוסי:</w:t>
      </w:r>
    </w:p>
    <w:p w:rsidR="00E9703F" w:rsidRPr="004640F6" w:rsidRDefault="00E9703F" w:rsidP="00E9703F">
      <w:pPr>
        <w:rPr>
          <w:rFonts w:cs="Guttman Vilna"/>
          <w:b/>
          <w:bCs/>
          <w:spacing w:val="-4"/>
          <w:rtl/>
        </w:rPr>
      </w:pPr>
      <w:del w:id="97729" w:author="מנוע מכני" w:date="2026-10-11T12:04:39Z">
        <w:r w:rsidRPr="004640F6">
          <w:rPr>
            <w:rStyle w:val="afffff0"/>
            <w:spacing w:val="-4"/>
            <w:rtl/>
          </w:rPr>
          <w:delText xml:space="preserve"> </w:delText>
        </w:r>
      </w:del>
      <w:r w:rsidRPr="004640F6">
        <w:rPr>
          <w:rStyle w:val="afffff0"/>
          <w:rFonts w:hint="cs"/>
          <w:spacing w:val="-4"/>
          <w:rtl/>
        </w:rPr>
        <w:t>'</w:t>
      </w:r>
      <w:ins w:id="91073" w:author="Claude - סמנטי" w:date="2026-10-11T12:28:21Z">
        <w:r>
          <w:rPr>
            <w:rStyle w:val="afffff0"/>
            <w:spacing w:val="-4"/>
            <w:rtl/>
          </w:rPr>
          <w:t xml:space="preserve">וְעָשָׂה מֵאַחַת מֵהֵנָּה</w:t>
        </w:r>
      </w:ins>
      <w:del w:id="91074" w:author="Claude - סמנטי" w:date="2026-10-11T12:28:21Z">
        <w:r w:rsidRPr="004640F6">
          <w:rPr>
            <w:rStyle w:val="afffff0"/>
            <w:spacing w:val="-4"/>
            <w:rtl/>
          </w:rPr>
          <w:delText xml:space="preserve">ועשה מאחת מהנה</w:delText>
        </w:r>
      </w:del>
      <w:r w:rsidRPr="004640F6">
        <w:rPr>
          <w:rStyle w:val="afffff0"/>
          <w:rFonts w:hint="cs"/>
          <w:spacing w:val="-4"/>
          <w:rtl/>
        </w:rPr>
        <w:t>'</w:t>
      </w:r>
      <w:r w:rsidRPr="004640F6">
        <w:rPr>
          <w:rStyle w:val="afffff0"/>
          <w:spacing w:val="-4"/>
          <w:rtl/>
        </w:rPr>
        <w:t xml:space="preserve"> </w:t>
      </w:r>
      <w:r w:rsidRPr="004640F6">
        <w:rPr>
          <w:spacing w:val="-4"/>
          <w:rtl/>
        </w:rPr>
        <w:t>- פעמים שחייבים אחת על כולן, ופעמים שחייבין על כל אחת ואחת.</w:t>
      </w:r>
    </w:p>
    <w:p w:rsidR="00E9703F" w:rsidRPr="009757B9" w:rsidRDefault="00E9703F" w:rsidP="00E9703F">
      <w:pPr>
        <w:rPr>
          <w:rFonts w:cs="Guttman Vilna"/>
          <w:b/>
          <w:bCs/>
          <w:rtl/>
        </w:rPr>
      </w:pPr>
      <w:r w:rsidRPr="006F178A">
        <w:rPr>
          <w:rtl/>
        </w:rPr>
        <w:t xml:space="preserve">אחת - שמעון, </w:t>
      </w:r>
      <w:r w:rsidRPr="006F178A">
        <w:rPr>
          <w:rStyle w:val="afffe"/>
          <w:rFonts w:ascii="Fb Fontext" w:hAnsi="Fb Fontext"/>
          <w:rtl/>
        </w:rPr>
        <w:t>מ</w:t>
      </w:r>
      <w:r w:rsidRPr="006F178A">
        <w:rPr>
          <w:rtl/>
        </w:rPr>
        <w:t xml:space="preserve">אחת - שם משמעון. הנה - אבות, </w:t>
      </w:r>
      <w:r w:rsidRPr="006F178A">
        <w:rPr>
          <w:rStyle w:val="afffe"/>
          <w:rFonts w:ascii="Fb Fontext" w:hAnsi="Fb Fontext"/>
          <w:rtl/>
        </w:rPr>
        <w:t>מ</w:t>
      </w:r>
      <w:r w:rsidRPr="006F178A">
        <w:rPr>
          <w:rtl/>
        </w:rPr>
        <w:t>הנה - תולדות.</w:t>
      </w:r>
    </w:p>
    <w:p w:rsidR="00E9703F" w:rsidRPr="009757B9" w:rsidRDefault="00E9703F" w:rsidP="00E9703F">
      <w:pPr>
        <w:rPr>
          <w:rFonts w:cs="Guttman Vilna"/>
          <w:b/>
          <w:bCs/>
          <w:rtl/>
        </w:rPr>
      </w:pPr>
      <w:r w:rsidRPr="006F178A">
        <w:rPr>
          <w:rtl/>
        </w:rPr>
        <w:t>אחת שהיא הנה - זדון שבת ושגגת מלאכות. הנה שהיא אחת - שגגת שבת וזדון מלאכות.</w:t>
      </w:r>
    </w:p>
    <w:p w:rsidR="00E9703F" w:rsidRPr="009757B9" w:rsidRDefault="00E9703F" w:rsidP="00E9703F">
      <w:pPr>
        <w:rPr>
          <w:rFonts w:cs="Guttman Vilna"/>
          <w:b/>
          <w:bCs/>
          <w:rtl/>
        </w:rPr>
      </w:pPr>
      <w:ins w:id="98759" w:author="קלוד" w:date="2026-10-11T13:11:34Z">
        <w:r>
          <w:rPr>
            <w:rStyle w:val="2fb"/>
            <w:rtl/>
          </w:rPr>
          <w:t xml:space="preserve">ושמואל</w:t>
        </w:r>
      </w:ins>
      <w:del w:id="98760" w:author="קלוד" w:date="2026-10-11T13:11:34Z">
        <w:r w:rsidRPr="006F178A">
          <w:rPr>
            <w:rStyle w:val="2fb"/>
            <w:rtl/>
          </w:rPr>
          <w:delText xml:space="preserve">שמואל</w:delText>
        </w:r>
      </w:del>
      <w:r w:rsidRPr="006F178A">
        <w:rPr>
          <w:rtl/>
        </w:rPr>
        <w:t xml:space="preserve"> </w:t>
      </w:r>
      <w:r w:rsidRPr="006F178A">
        <w:rPr>
          <w:rtl/>
        </w:rPr>
        <w:t xml:space="preserve">לא</w:t>
      </w:r>
      <w:r w:rsidRPr="006F178A">
        <w:rPr>
          <w:rtl/>
        </w:rPr>
        <w:t xml:space="preserve"> דרש </w:t>
      </w:r>
      <w:r w:rsidRPr="006F178A">
        <w:rPr>
          <w:rStyle w:val="2fb"/>
          <w:rtl/>
        </w:rPr>
        <w:t xml:space="preserve">כרבי </w:t>
      </w:r>
      <w:ins w:id="98757" w:author="קלוד" w:date="2026-10-11T13:11:34Z">
        <w:r>
          <w:rPr>
            <w:rStyle w:val="2fb"/>
            <w:rtl/>
          </w:rPr>
          <w:t xml:space="preserve">יוסי,</w:t>
        </w:r>
      </w:ins>
      <w:del w:id="98758" w:author="קלוד" w:date="2026-10-11T13:11:34Z">
        <w:r w:rsidRPr="006F178A">
          <w:rPr>
            <w:rStyle w:val="2fb"/>
            <w:rtl/>
          </w:rPr>
          <w:delText xml:space="preserve">יוסי</w:delText>
        </w:r>
      </w:del>
      <w:r w:rsidRPr="006F178A">
        <w:rPr>
          <w:rtl/>
        </w:rPr>
        <w:t xml:space="preserve"> </w:t>
      </w:r>
      <w:ins w:id="98755" w:author="קלוד" w:date="2026-10-11T13:11:34Z">
        <w:r>
          <w:rPr>
            <w:rtl/>
          </w:rPr>
          <w:t xml:space="preserve">ש'אחת</w:t>
        </w:r>
      </w:ins>
      <w:del w:id="98756" w:author="קלוד" w:date="2026-10-11T13:11:34Z">
        <w:r w:rsidRPr="006F178A">
          <w:rPr>
            <w:rtl/>
          </w:rPr>
          <w:delText xml:space="preserve">דאחת</w:delText>
        </w:r>
      </w:del>
      <w:r w:rsidRPr="006F178A">
        <w:rPr>
          <w:rtl/>
        </w:rPr>
        <w:t xml:space="preserve"> שהיא </w:t>
      </w:r>
      <w:ins w:id="98753" w:author="קלוד" w:date="2026-10-11T13:11:34Z">
        <w:r>
          <w:rPr>
            <w:rtl/>
          </w:rPr>
          <w:t xml:space="preserve">הנה</w:t>
        </w:r>
      </w:ins>
      <w:del w:id="98754" w:author="קלוד" w:date="2026-10-11T13:11:34Z">
        <w:r w:rsidRPr="006F178A">
          <w:rPr>
            <w:rtl/>
          </w:rPr>
          <w:delText xml:space="preserve">הנה,</w:delText>
        </w:r>
      </w:del>
      <w:r w:rsidRPr="006F178A">
        <w:rPr>
          <w:rtl/>
        </w:rPr>
        <w:t xml:space="preserve"> והנה שהיא </w:t>
      </w:r>
      <w:ins w:id="98751" w:author="קלוד" w:date="2026-10-11T13:11:34Z">
        <w:r>
          <w:rPr>
            <w:rtl/>
          </w:rPr>
          <w:t xml:space="preserve">אחת'</w:t>
        </w:r>
      </w:ins>
      <w:del w:id="98752" w:author="קלוד" w:date="2026-10-11T13:11:34Z">
        <w:r w:rsidRPr="006F178A">
          <w:rPr>
            <w:rtl/>
          </w:rPr>
          <w:delText xml:space="preserve">אחת</w:delText>
        </w:r>
      </w:del>
      <w:r w:rsidRPr="006F178A">
        <w:rPr>
          <w:rtl/>
        </w:rPr>
        <w:t xml:space="preserve"> </w:t>
      </w:r>
      <w:ins w:id="98749" w:author="קלוד" w:date="2026-10-11T13:11:34Z">
        <w:r>
          <w:rPr>
            <w:rtl/>
          </w:rPr>
          <w:t xml:space="preserve">אינו</w:t>
        </w:r>
      </w:ins>
      <w:del w:id="98750" w:author="קלוד" w:date="2026-10-11T13:11:34Z">
        <w:r w:rsidRPr="006F178A">
          <w:rPr>
            <w:rtl/>
          </w:rPr>
          <w:delText xml:space="preserve">לא</w:delText>
        </w:r>
      </w:del>
      <w:r w:rsidRPr="006F178A">
        <w:rPr>
          <w:rtl/>
        </w:rPr>
        <w:t xml:space="preserve"> משמע </w:t>
      </w:r>
      <w:ins w:id="92899" w:author="מנוע מכני" w:date="2026-10-11T12:04:39Z">
        <w:r>
          <w:rPr>
            <w:rtl/>
          </w:rPr>
          <w:t xml:space="preserve">לו</w:t>
        </w:r>
      </w:ins>
      <w:del w:id="92900" w:author="מנוע מכני" w:date="2026-10-11T12:04:39Z">
        <w:r w:rsidRPr="006F178A">
          <w:rPr>
            <w:rtl/>
          </w:rPr>
          <w:delText xml:space="preserve">ליה</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03" w:author="קלוד" w:date="2026-10-11T12:33:55Z"/>
        </w:rPr>
      </w:pPr>
      <w:ins w:id="90804" w:author="קלוד" w:date="2026-10-11T12:33:55Z">
        <w:r>
          <w:rPr>
            <w:color w:val="7B3F00"/>
          </w:rPr>
          <w:t xml:space="preserve">העלם זה וזה בידו - האם חייב אחת או על כל אחת?</w:t>
        </w:r>
      </w:ins>
    </w:p>
    <w:p>
      <w:pPr>
        <w:pStyle w:val="38"/>
        <w:rPr>
          <w:ins w:id="97730" w:author="מנוע מכני" w:date="2026-10-11T12:04:39Z"/>
        </w:rPr>
      </w:pPr>
      <w:r>
        <w:t xml:space="preserve">בעא </w:t>
      </w:r>
      <w:r w:rsidRPr="00731B89">
        <w:t>רבא מר"</w:t>
      </w:r>
      <w:r w:rsidRPr="00731B89">
        <w:t>נ</w:t>
      </w:r>
      <w:r w:rsidRPr="006F178A">
        <w:t xml:space="preserve">:</w:t>
      </w:r>
    </w:p>
    <w:p w:rsidR="00E9703F" w:rsidRPr="006F178A" w:rsidRDefault="00E9703F" w:rsidP="00E9703F">
      <w:pPr>
        <w:rPr>
          <w:rtl/>
        </w:rPr>
      </w:pPr>
      <w:del w:id="97731" w:author="מנוע מכני" w:date="2026-10-11T12:04:39Z">
        <w:r w:rsidRPr="006F178A">
          <w:rPr>
            <w:rFonts w:ascii="Fb Fontext" w:hAnsi="Fb Fontext"/>
            <w:rtl/>
          </w:rPr>
          <w:delText xml:space="preserve"> </w:delText>
        </w:r>
      </w:del>
      <w:r w:rsidRPr="006F178A">
        <w:rPr>
          <w:rFonts w:ascii="Fb Fontext" w:hAnsi="Fb Fontext"/>
          <w:rtl/>
        </w:rPr>
        <w:t xml:space="preserve">העלם זה וזה בידו מהו.</w:t>
      </w:r>
    </w:p>
    <w:p w:rsidR="00E9703F" w:rsidRPr="006F178A" w:rsidRDefault="00E9703F" w:rsidP="00E9703F">
      <w:pPr>
        <w:rPr>
          <w:rtl/>
        </w:rPr>
      </w:pPr>
      <w:r w:rsidRPr="006F178A">
        <w:rPr>
          <w:rStyle w:val="2fb"/>
          <w:rFonts w:ascii="Fb Fontext" w:hAnsi="Fb Fontext"/>
          <w:rtl/>
        </w:rPr>
        <w:t>ר"נ</w:t>
      </w:r>
      <w:r w:rsidRPr="006F178A">
        <w:rPr>
          <w:rtl/>
        </w:rPr>
        <w:t xml:space="preserve"> הרי העלם שבת בידו, ואינו חייב אלא אחת.</w:t>
      </w:r>
    </w:p>
    <w:p>
      <w:pPr>
        <w:pStyle w:val="38"/>
        <w:rPr>
          <w:ins w:id="97732" w:author="מנוע מכני" w:date="2026-10-11T12:04:39Z"/>
        </w:rPr>
      </w:pPr>
      <w:r w:rsidRPr="006F178A">
        <w:t xml:space="preserve">וקשה</w:t>
      </w:r>
    </w:p>
    <w:p w:rsidR="00E9703F" w:rsidRPr="006F178A" w:rsidRDefault="00E9703F" w:rsidP="00E9703F">
      <w:pPr>
        <w:rPr>
          <w:rtl/>
        </w:rPr>
      </w:pPr>
      <w:del w:id="97733" w:author="מנוע מכני" w:date="2026-10-11T12:04:39Z">
        <w:r w:rsidRPr="006F178A">
          <w:rPr>
            <w:rtl/>
          </w:rPr>
          <w:delText xml:space="preserve"> </w:delText>
        </w:r>
      </w:del>
      <w:ins w:id="98763" w:author="קלוד" w:date="2026-10-11T13:11:34Z">
        <w:r>
          <w:rPr>
            <w:rtl/>
          </w:rPr>
          <w:t xml:space="preserve">אדרבה,</w:t>
        </w:r>
      </w:ins>
      <w:del w:id="98764" w:author="קלוד" w:date="2026-10-11T13:11:34Z">
        <w:r w:rsidRPr="006F178A">
          <w:rPr>
            <w:rtl/>
          </w:rPr>
          <w:delText xml:space="preserve">דאדרבה</w:delText>
        </w:r>
      </w:del>
      <w:r w:rsidRPr="006F178A">
        <w:rPr>
          <w:rtl/>
        </w:rPr>
        <w:t xml:space="preserve"> הרי העלם מלאכות בידו, </w:t>
      </w:r>
      <w:ins w:id="98761" w:author="קלוד" w:date="2026-10-11T13:11:34Z">
        <w:r>
          <w:rPr>
            <w:rtl/>
          </w:rPr>
          <w:t xml:space="preserve">ויתחייב</w:t>
        </w:r>
      </w:ins>
      <w:del w:id="98762" w:author="קלוד" w:date="2026-10-11T13:11:34Z">
        <w:r w:rsidRPr="006F178A">
          <w:rPr>
            <w:rtl/>
          </w:rPr>
          <w:delText xml:space="preserve">וליחייב</w:delText>
        </w:r>
      </w:del>
      <w:r w:rsidRPr="006F178A">
        <w:rPr>
          <w:rtl/>
        </w:rPr>
        <w:t xml:space="preserve"> אכאו"א.</w:t>
      </w:r>
    </w:p>
    <w:p>
      <w:pPr>
        <w:pStyle w:val="38"/>
        <w:rPr>
          <w:ins w:id="97734" w:author="מנוע מכני" w:date="2026-10-11T12:04:39Z"/>
        </w:rPr>
      </w:pPr>
      <w:r w:rsidRPr="004640F6">
        <w:t>רב אשי</w:t>
      </w:r>
      <w:r w:rsidRPr="004640F6">
        <w:t>:</w:t>
      </w:r>
    </w:p>
    <w:p w:rsidR="00E9703F" w:rsidRPr="004640F6" w:rsidRDefault="00E9703F" w:rsidP="00E9703F">
      <w:pPr>
        <w:rPr>
          <w:spacing w:val="-8"/>
          <w:rtl/>
        </w:rPr>
      </w:pPr>
      <w:del w:id="97735" w:author="מנוע מכני" w:date="2026-10-11T12:04:39Z">
        <w:r w:rsidRPr="004640F6">
          <w:rPr>
            <w:rFonts w:hint="cs"/>
            <w:spacing w:val="-8"/>
            <w:rtl/>
          </w:rPr>
          <w:delText xml:space="preserve"> </w:delText>
        </w:r>
      </w:del>
      <w:ins w:id="94703" w:author="מנוע מכני" w:date="2026-10-11T12:04:39Z">
        <w:r>
          <w:rPr>
            <w:spacing w:val="-8"/>
            <w:rtl/>
          </w:rPr>
          <w:t xml:space="preserve">אם </w:t>
        </w:r>
      </w:ins>
      <w:del w:id="94704" w:author="מנוע מכני" w:date="2026-10-11T12:04:39Z">
        <w:r w:rsidRPr="004640F6">
          <w:rPr>
            <w:spacing w:val="-8"/>
            <w:rtl/>
          </w:rPr>
          <w:delText xml:space="preserve">אי </w:delText>
        </w:r>
      </w:del>
      <w:r w:rsidRPr="004640F6">
        <w:rPr>
          <w:spacing w:val="-8"/>
          <w:rtl/>
        </w:rPr>
        <w:t xml:space="preserve">משום שבת</w:t>
      </w:r>
      <w:r w:rsidRPr="004640F6">
        <w:rPr>
          <w:rFonts w:hint="cs"/>
          <w:spacing w:val="-8"/>
          <w:rtl/>
        </w:rPr>
        <w:t xml:space="preserve"> </w:t>
      </w:r>
      <w:ins w:id="98767" w:author="קלוד" w:date="2026-10-11T13:11:34Z">
        <w:r>
          <w:rPr>
            <w:spacing w:val="-8"/>
            <w:rtl/>
          </w:rPr>
          <w:t xml:space="preserve">פורש -</w:t>
        </w:r>
      </w:ins>
      <w:del w:id="98768" w:author="קלוד" w:date="2026-10-11T13:11:34Z">
        <w:r w:rsidRPr="004640F6">
          <w:rPr>
            <w:spacing w:val="-8"/>
            <w:rtl/>
          </w:rPr>
          <w:delText xml:space="preserve">פריש</w:delText>
        </w:r>
      </w:del>
      <w:r w:rsidRPr="004640F6">
        <w:rPr>
          <w:spacing w:val="-8"/>
          <w:rtl/>
        </w:rPr>
        <w:t xml:space="preserve"> הרי העלם שבת בידו וחייב אחת, </w:t>
      </w:r>
      <w:ins w:id="94705" w:author="מנוע מכני" w:date="2026-10-11T12:04:39Z">
        <w:r>
          <w:rPr>
            <w:spacing w:val="-8"/>
            <w:rtl/>
          </w:rPr>
          <w:t xml:space="preserve">ואם </w:t>
        </w:r>
      </w:ins>
      <w:del w:id="94706" w:author="מנוע מכני" w:date="2026-10-11T12:04:39Z">
        <w:r w:rsidRPr="004640F6">
          <w:rPr>
            <w:spacing w:val="-8"/>
            <w:rtl/>
          </w:rPr>
          <w:delText xml:space="preserve">ואי </w:delText>
        </w:r>
      </w:del>
      <w:r w:rsidRPr="004640F6">
        <w:rPr>
          <w:spacing w:val="-8"/>
          <w:rtl/>
        </w:rPr>
        <w:t xml:space="preserve">משום מלאכה </w:t>
      </w:r>
      <w:ins w:id="98765" w:author="קלוד" w:date="2026-10-11T13:11:34Z">
        <w:r>
          <w:rPr>
            <w:spacing w:val="-8"/>
            <w:rtl/>
          </w:rPr>
          <w:t xml:space="preserve">פורש -</w:t>
        </w:r>
      </w:ins>
      <w:del w:id="98766" w:author="קלוד" w:date="2026-10-11T13:11:34Z">
        <w:r w:rsidRPr="004640F6">
          <w:rPr>
            <w:spacing w:val="-8"/>
            <w:rtl/>
          </w:rPr>
          <w:delText xml:space="preserve">פריש</w:delText>
        </w:r>
      </w:del>
      <w:r w:rsidRPr="004640F6">
        <w:rPr>
          <w:spacing w:val="-8"/>
          <w:rtl/>
        </w:rPr>
        <w:t xml:space="preserve"> חייב אכאו"א.</w:t>
      </w:r>
    </w:p>
    <w:p>
      <w:pPr>
        <w:pStyle w:val="38"/>
        <w:rPr>
          <w:ins w:id="97736" w:author="מנוע מכני" w:date="2026-10-11T12:04:39Z"/>
        </w:rPr>
      </w:pPr>
      <w:r w:rsidRPr="004640F6">
        <w:t>רבינא</w:t>
      </w:r>
      <w:r w:rsidRPr="004640F6">
        <w:t xml:space="preserve">:</w:t>
      </w:r>
    </w:p>
    <w:p w:rsidR="00E9703F" w:rsidRPr="004640F6" w:rsidRDefault="00E9703F" w:rsidP="00E9703F">
      <w:pPr>
        <w:rPr>
          <w:spacing w:val="-2"/>
          <w:rtl/>
        </w:rPr>
      </w:pPr>
      <w:del w:id="97737" w:author="מנוע מכני" w:date="2026-10-11T12:04:39Z">
        <w:r w:rsidRPr="004640F6">
          <w:rPr>
            <w:rFonts w:ascii="Fb Fontext" w:hAnsi="Fb Fontext"/>
            <w:spacing w:val="-2"/>
            <w:sz w:val="20"/>
            <w:rtl/>
          </w:rPr>
          <w:delText xml:space="preserve"> </w:delText>
        </w:r>
      </w:del>
      <w:ins w:id="98779" w:author="קלוד" w:date="2026-10-11T13:11:34Z">
        <w:r>
          <w:rPr>
            <w:rFonts w:ascii="Fb Fontext" w:hAnsi="Fb Fontext"/>
            <w:spacing w:val="-2"/>
            <w:sz w:val="20"/>
            <w:rtl/>
          </w:rPr>
          <w:t xml:space="preserve">הקשה:</w:t>
        </w:r>
      </w:ins>
      <w:del w:id="98780" w:author="קלוד" w:date="2026-10-11T13:11:34Z">
        <w:r w:rsidRPr="004640F6">
          <w:rPr>
            <w:rFonts w:ascii="Fb Fontext" w:hAnsi="Fb Fontext"/>
            <w:spacing w:val="-2"/>
            <w:sz w:val="20"/>
            <w:rtl/>
          </w:rPr>
          <w:delText xml:space="preserve">הקשה</w:delText>
        </w:r>
      </w:del>
      <w:r w:rsidRPr="004640F6">
        <w:rPr>
          <w:rFonts w:ascii="Fb Fontext" w:hAnsi="Fb Fontext"/>
          <w:spacing w:val="-2"/>
          <w:sz w:val="20"/>
          <w:rtl/>
        </w:rPr>
        <w:t xml:space="preserve"> </w:t>
      </w:r>
      <w:ins w:id="98777" w:author="קלוד" w:date="2026-10-11T13:11:34Z">
        <w:r>
          <w:rPr>
            <w:rStyle w:val="afffffe"/>
            <w:rFonts w:ascii="Fb Fontext" w:hAnsi="Fb Fontext"/>
            <w:spacing w:val="-2"/>
            <w:sz w:val="20"/>
            <w:rtl/>
          </w:rPr>
          <w:t xml:space="preserve">פורש</w:t>
        </w:r>
        <w:r>
          <w:rPr>
            <w:rFonts w:ascii="Fb Fontext" w:hAnsi="Fb Fontext"/>
            <w:spacing w:val="-2"/>
            <w:sz w:val="20"/>
            <w:rtl/>
          </w:rPr>
          <w:t xml:space="preserve"> ממלאכות</w:t>
        </w:r>
      </w:ins>
      <w:del w:id="98778" w:author="קלוד" w:date="2026-10-11T13:11:34Z">
        <w:r w:rsidRPr="004640F6">
          <w:rPr>
            <w:rFonts w:ascii="Fb Fontext" w:hAnsi="Fb Fontext"/>
            <w:spacing w:val="-2"/>
            <w:sz w:val="20"/>
            <w:rtl/>
          </w:rPr>
          <w:delText xml:space="preserve">דמלאכות</w:delText>
        </w:r>
      </w:del>
      <w:r w:rsidRPr="004640F6">
        <w:rPr>
          <w:rFonts w:ascii="Fb Fontext" w:hAnsi="Fb Fontext"/>
          <w:spacing w:val="-2"/>
          <w:sz w:val="20"/>
          <w:rtl/>
        </w:rPr>
        <w:t xml:space="preserve"> משום שבת </w:t>
      </w:r>
      <w:ins w:id="98775" w:author="קלוד" w:date="2026-10-11T13:11:34Z">
        <w:r>
          <w:rPr>
            <w:rFonts w:ascii="Fb Fontext" w:hAnsi="Fb Fontext"/>
            <w:spacing w:val="-2"/>
            <w:sz w:val="20"/>
            <w:rtl/>
          </w:rPr>
          <w:t xml:space="preserve">ומשבת</w:t>
        </w:r>
      </w:ins>
      <w:del w:id="98776" w:author="קלוד" w:date="2026-10-11T13:11:34Z">
        <w:r w:rsidRPr="004640F6">
          <w:rPr>
            <w:rFonts w:ascii="Fb Fontext" w:hAnsi="Fb Fontext"/>
            <w:spacing w:val="-2"/>
            <w:sz w:val="20"/>
            <w:rtl/>
          </w:rPr>
          <w:delText xml:space="preserve">ושבת</w:delText>
        </w:r>
      </w:del>
      <w:r w:rsidRPr="004640F6">
        <w:rPr>
          <w:rFonts w:ascii="Fb Fontext" w:hAnsi="Fb Fontext"/>
          <w:spacing w:val="-2"/>
          <w:sz w:val="20"/>
          <w:rtl/>
        </w:rPr>
        <w:t xml:space="preserve"> משום </w:t>
      </w:r>
      <w:ins w:id="98773" w:author="קלוד" w:date="2026-10-11T13:11:34Z">
        <w:r>
          <w:rPr>
            <w:rFonts w:ascii="Fb Fontext" w:hAnsi="Fb Fontext"/>
            <w:spacing w:val="-2"/>
            <w:sz w:val="20"/>
            <w:rtl/>
          </w:rPr>
          <w:t xml:space="preserve">מלאכות.</w:t>
        </w:r>
      </w:ins>
      <w:del w:id="98774" w:author="קלוד" w:date="2026-10-11T13:11:34Z">
        <w:r w:rsidRPr="004640F6">
          <w:rPr>
            <w:rFonts w:ascii="Fb Fontext" w:hAnsi="Fb Fontext"/>
            <w:spacing w:val="-2"/>
            <w:sz w:val="20"/>
            <w:rtl/>
          </w:rPr>
          <w:delText xml:space="preserve">מלאכות:</w:delText>
        </w:r>
      </w:del>
      <w:r w:rsidRPr="004640F6">
        <w:rPr>
          <w:rFonts w:ascii="Fb Fontext" w:hAnsi="Fb Fontext"/>
          <w:spacing w:val="-2"/>
          <w:sz w:val="20"/>
          <w:rtl/>
        </w:rPr>
        <w:t xml:space="preserve"> </w:t>
      </w:r>
      <w:r w:rsidRPr="004640F6">
        <w:rPr>
          <w:rStyle w:val="afffe"/>
          <w:rFonts w:ascii="Fb Fontext" w:hAnsi="Fb Fontext"/>
          <w:spacing w:val="-2"/>
          <w:sz w:val="20"/>
          <w:rtl/>
        </w:rPr>
        <w:t>אלא</w:t>
      </w:r>
      <w:r w:rsidRPr="004640F6">
        <w:rPr>
          <w:rFonts w:ascii="Fb Fontext" w:hAnsi="Fb Fontext"/>
          <w:spacing w:val="-2"/>
          <w:sz w:val="20"/>
          <w:rtl/>
        </w:rPr>
        <w:t xml:space="preserve"> </w:t>
      </w:r>
      <w:ins w:id="98771" w:author="קלוד" w:date="2026-10-11T13:11:34Z">
        <w:r>
          <w:rPr>
            <w:rFonts w:ascii="Fb Fontext" w:hAnsi="Fb Fontext"/>
            <w:spacing w:val="-2"/>
            <w:sz w:val="20"/>
            <w:rtl/>
          </w:rPr>
          <w:t xml:space="preserve">אין</w:t>
        </w:r>
      </w:ins>
      <w:del w:id="98772" w:author="קלוד" w:date="2026-10-11T13:11:34Z">
        <w:r w:rsidRPr="004640F6">
          <w:rPr>
            <w:rFonts w:ascii="Fb Fontext" w:hAnsi="Fb Fontext"/>
            <w:spacing w:val="-2"/>
            <w:sz w:val="20"/>
            <w:rtl/>
          </w:rPr>
          <w:delText xml:space="preserve">לא</w:delText>
        </w:r>
      </w:del>
      <w:r w:rsidRPr="004640F6">
        <w:rPr>
          <w:rFonts w:ascii="Fb Fontext" w:hAnsi="Fb Fontext"/>
          <w:spacing w:val="-2"/>
          <w:sz w:val="20"/>
          <w:rtl/>
        </w:rPr>
        <w:t xml:space="preserve"> </w:t>
      </w:r>
      <w:ins w:id="98769" w:author="קלוד" w:date="2026-10-11T13:11:34Z">
        <w:r>
          <w:rPr>
            <w:rFonts w:ascii="Fb Fontext" w:hAnsi="Fb Fontext"/>
            <w:spacing w:val="-2"/>
            <w:sz w:val="20"/>
            <w:rtl/>
          </w:rPr>
          <w:t xml:space="preserve">הבדל,</w:t>
        </w:r>
      </w:ins>
      <w:del w:id="98770" w:author="קלוד" w:date="2026-10-11T13:11:34Z">
        <w:r w:rsidRPr="004640F6">
          <w:rPr>
            <w:rFonts w:ascii="Fb Fontext" w:hAnsi="Fb Fontext"/>
            <w:spacing w:val="-2"/>
            <w:sz w:val="20"/>
            <w:rtl/>
          </w:rPr>
          <w:delText xml:space="preserve">שנא</w:delText>
        </w:r>
      </w:del>
      <w:r w:rsidRPr="004640F6">
        <w:rPr>
          <w:rFonts w:ascii="Fb Fontext" w:hAnsi="Fb Fontext"/>
          <w:spacing w:val="-2"/>
          <w:sz w:val="20"/>
          <w:rtl/>
        </w:rPr>
        <w:t xml:space="preserve"> ובשניהם חייב אחת.</w:t>
      </w:r>
    </w:p>
    <w:p w:rsidR="00E9703F" w:rsidRPr="006F178A" w:rsidRDefault="00E9703F" w:rsidP="00E9703F">
      <w:pPr>
        <w:rPr>
          <w:rtl/>
        </w:rPr>
      </w:pPr>
      <w:r w:rsidRPr="006F178A">
        <w:rPr>
          <w:rFonts w:ascii="Fb Fontext" w:hAnsi="Fb Fontext"/>
          <w:rtl/>
        </w:rPr>
        <w:t xml:space="preserve">ורצה להוכיח כן [ונדחה] מהך דמנינא </w:t>
      </w:r>
      <w:r w:rsidRPr="006F178A">
        <w:rPr>
          <w:rStyle w:val="2fb"/>
          <w:rFonts w:ascii="Fb Fontext" w:hAnsi="Fb Fontext"/>
          <w:rtl/>
        </w:rPr>
        <w:t xml:space="preserve">כדר"יו</w:t>
      </w:r>
      <w:r w:rsidRPr="006F178A">
        <w:rPr>
          <w:rFonts w:ascii="Fb Fontext" w:hAnsi="Fb Fontext"/>
          <w:rtl/>
        </w:rPr>
        <w:t xml:space="preserve"> שאם עשאן כולן בהעלם אחד - חייב אכאו"א.</w:t>
      </w:r>
    </w:p>
    <w:p w:rsidR="00E9703F" w:rsidRPr="009757B9" w:rsidRDefault="00E9703F" w:rsidP="00E9703F">
      <w:pPr>
        <w:rPr>
          <w:rFonts w:cs="Guttman Vilna"/>
          <w:b/>
          <w:bCs/>
          <w:rtl/>
        </w:rPr>
      </w:pPr>
      <w:r w:rsidRPr="006F178A">
        <w:rPr>
          <w:rtl/>
        </w:rPr>
        <w:t xml:space="preserve">העלם זה וזה בידו - חייב אכא</w:t>
      </w:r>
      <w:ins w:id="90021" w:author="מנוע מכני" w:date="2026-10-11T12:04:39Z">
        <w:r>
          <w:rPr>
            <w:rtl/>
          </w:rPr>
          <w:t xml:space="preserve">ו"א</w:t>
        </w:r>
      </w:ins>
      <w:del w:id="90022" w:author="מנוע מכני" w:date="2026-10-11T12:04:39Z">
        <w:r w:rsidRPr="006F178A">
          <w:rPr>
            <w:rtl/>
          </w:rPr>
          <w:delText xml:space="preserve">ו"'א</w:delText>
        </w:r>
      </w:del>
      <w:r w:rsidRPr="006F178A">
        <w:rPr>
          <w:rtl/>
        </w:rPr>
        <w:t xml:space="preserve"> .</w:t>
      </w:r>
    </w:p>
    <w:p w:rsidR="00E9703F" w:rsidRPr="006F178A" w:rsidRDefault="00E9703F" w:rsidP="00E9703F">
      <w:pPr>
        <w:rPr>
          <w:rtl/>
        </w:rPr>
      </w:pPr>
      <w:r>
        <w:rPr>
          <w:rtl/>
        </w:rPr>
        <w:t>ואפי'</w:t>
      </w:r>
      <w:r w:rsidRPr="006F178A">
        <w:rPr>
          <w:rtl/>
        </w:rPr>
        <w:t xml:space="preserve"> העלם שבת בידו חייב אחת משכח"ל - בזדון שבת ושגגת מלאכות.</w:t>
      </w:r>
    </w:p>
    <w:p w:rsidR="00E9703F" w:rsidRDefault="00E9703F" w:rsidP="00E9703F">
      <w:pPr>
        <w:rPr>
          <w:rtl/>
        </w:rPr>
      </w:pPr>
      <w:r w:rsidRPr="006F178A">
        <w:rPr>
          <w:rStyle w:val="2fb"/>
          <w:rtl/>
        </w:rPr>
        <w:t xml:space="preserve">וכרי"ו</w:t>
      </w:r>
      <w:r w:rsidRPr="006F178A">
        <w:rPr>
          <w:rtl/>
        </w:rPr>
        <w:t xml:space="preserve"> והיינו דידע דשבת בלאו [וגם בכרת]</w:t>
      </w:r>
    </w:p>
    <w:p w:rsidR="00E9703F" w:rsidRDefault="00E9703F" w:rsidP="00E9703F">
      <w:pPr>
        <w:rPr>
          <w:rtl/>
        </w:rPr>
      </w:pPr>
      <w:r>
        <w:rPr>
          <w:rtl/>
        </w:rPr>
        <w:t>ואפי'</w:t>
      </w:r>
      <w:r w:rsidRPr="006061D7">
        <w:rPr>
          <w:rtl/>
        </w:rPr>
        <w:t xml:space="preserve"> </w:t>
      </w:r>
      <w:r w:rsidRPr="006061D7">
        <w:rPr>
          <w:rStyle w:val="2fb"/>
          <w:rtl/>
        </w:rPr>
        <w:t xml:space="preserve">כרשב"ל</w:t>
      </w:r>
      <w:r w:rsidRPr="006061D7">
        <w:rPr>
          <w:rtl/>
        </w:rPr>
        <w:t xml:space="preserve"> דשוגג עד שישגוג בלאו וכרת, מיירי דידע לה בתחומין, ואליבא </w:t>
      </w:r>
      <w:r w:rsidRPr="006061D7">
        <w:rPr>
          <w:rStyle w:val="2fb"/>
          <w:rtl/>
        </w:rPr>
        <w:t xml:space="preserve">דר"</w:t>
      </w:r>
      <w:r w:rsidRPr="006061D7">
        <w:rPr>
          <w:rStyle w:val="2fb"/>
          <w:rFonts w:hint="cs"/>
          <w:rtl/>
        </w:rPr>
        <w:t xml:space="preserve">ע</w:t>
      </w:r>
      <w:r w:rsidRPr="006061D7">
        <w:rPr>
          <w:rFonts w:hint="cs"/>
          <w:rtl/>
        </w:rPr>
        <w:t xml:space="preserve"> </w:t>
      </w:r>
      <w:r w:rsidRPr="006061D7">
        <w:rPr>
          <w:rtl/>
        </w:rPr>
        <w:t>דתחומין דאורייתא]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801" w:author="קלוד" w:date="2026-10-11T12:33:55Z"/>
        </w:rPr>
      </w:pPr>
      <w:ins w:id="90802" w:author="קלוד" w:date="2026-10-11T12:33:55Z">
        <w:r>
          <w:rPr>
            <w:color w:val="7B3F00"/>
          </w:rPr>
          <w:t xml:space="preserve">קצר וטחן בשגגת שבת וזדון מלאכות - גרירה</w:t>
        </w:r>
      </w:ins>
    </w:p>
    <w:p w:rsidR="00E9703F" w:rsidRPr="006F178A" w:rsidRDefault="00E9703F" w:rsidP="00E9703F">
      <w:pPr>
        <w:rPr>
          <w:rtl/>
        </w:rPr>
      </w:pPr>
      <w:r w:rsidRPr="006F178A">
        <w:rPr>
          <w:rFonts w:ascii="Fb Fontext" w:hAnsi="Fb Fontext"/>
          <w:rtl/>
        </w:rPr>
        <w:t>קצר וטחן כגרוגרת בשגגת שבת וזדון מלאכות.</w:t>
      </w:r>
    </w:p>
    <w:p w:rsidR="00E9703F" w:rsidRPr="004640F6" w:rsidRDefault="00E9703F" w:rsidP="00E9703F">
      <w:pPr>
        <w:rPr>
          <w:spacing w:val="-8"/>
          <w:rtl/>
        </w:rPr>
      </w:pPr>
      <w:r w:rsidRPr="004640F6">
        <w:rPr>
          <w:spacing w:val="-8"/>
          <w:rtl/>
        </w:rPr>
        <w:tab/>
        <w:t>וחזר וקצר וטחן כגרוגרת [קצירה וטחינה אחרת שלא ידע שאסורה] בזדון שבת ושגגת מלאכות.</w:t>
      </w:r>
    </w:p>
    <w:p w:rsidR="00E9703F" w:rsidRPr="006F178A" w:rsidRDefault="00E9703F" w:rsidP="00E9703F">
      <w:pPr>
        <w:rPr>
          <w:rtl/>
        </w:rPr>
      </w:pPr>
      <w:r w:rsidRPr="006F178A">
        <w:rPr>
          <w:rtl/>
        </w:rPr>
        <w:tab/>
        <w:t>ונודע לו על קצירה וטחינה של שגגת שבת וזדון מלאכות.</w:t>
      </w:r>
    </w:p>
    <w:p w:rsidR="00E9703F" w:rsidRPr="006F178A" w:rsidRDefault="00E9703F" w:rsidP="00E9703F">
      <w:pPr>
        <w:rPr>
          <w:rtl/>
        </w:rPr>
      </w:pPr>
      <w:r w:rsidRPr="006F178A">
        <w:rPr>
          <w:rtl/>
        </w:rPr>
        <w:tab/>
        <w:t>וחזר ונודע לו על קצירה ועל טחינה של זדון שבת ושגגת מלאכות.</w:t>
      </w:r>
    </w:p>
    <w:p>
      <w:pPr>
        <w:pStyle w:val="38"/>
        <w:rPr>
          <w:ins w:id="97738" w:author="מנוע מכני" w:date="2026-10-11T12:04:39Z"/>
        </w:rPr>
      </w:pPr>
      <w:r w:rsidRPr="006F178A">
        <w:t>רבא</w:t>
      </w:r>
      <w:r w:rsidRPr="006F178A">
        <w:t xml:space="preserve">:</w:t>
      </w:r>
    </w:p>
    <w:p w:rsidR="00E9703F" w:rsidRPr="006F178A" w:rsidRDefault="00E9703F" w:rsidP="00E9703F">
      <w:pPr>
        <w:rPr>
          <w:rtl/>
        </w:rPr>
      </w:pPr>
      <w:del w:id="97739" w:author="מנוע מכני" w:date="2026-10-11T12:04:39Z">
        <w:r w:rsidRPr="006F178A">
          <w:rPr>
            <w:rFonts w:hint="cs"/>
            <w:rtl/>
          </w:rPr>
          <w:delText xml:space="preserve"> </w:delText>
        </w:r>
      </w:del>
      <w:r w:rsidRPr="006F178A">
        <w:rPr>
          <w:rtl/>
        </w:rPr>
        <w:t>קצירה גוררת קצירה וטחינה גוררת טחינה.</w:t>
      </w:r>
    </w:p>
    <w:p w:rsidR="00E9703F" w:rsidRPr="006F178A" w:rsidRDefault="00E9703F" w:rsidP="00E9703F">
      <w:pPr>
        <w:rPr>
          <w:rtl/>
        </w:rPr>
      </w:pPr>
      <w:r w:rsidRPr="006F178A">
        <w:rPr>
          <w:rtl/>
        </w:rPr>
        <w:t>אבל נודע לו על קצירה של זדון שבת ושגגת מלאכות - קצירה גוררת קצירה וטחינה שעמה.</w:t>
      </w:r>
    </w:p>
    <w:p w:rsidR="00E9703F" w:rsidRPr="006F178A" w:rsidRDefault="00E9703F" w:rsidP="00E9703F">
      <w:pPr>
        <w:rPr>
          <w:rtl/>
        </w:rPr>
      </w:pPr>
      <w:r w:rsidRPr="006F178A">
        <w:rPr>
          <w:rtl/>
        </w:rPr>
        <w:t xml:space="preserve">וטחינה שכנגדה במקומה עומדת. וטחינה </w:t>
      </w:r>
      <w:ins w:id="98791" w:author="קלוד" w:date="2026-10-11T13:11:34Z">
        <w:r>
          <w:rPr>
            <w:rtl/>
          </w:rPr>
          <w:t xml:space="preserve">אינה</w:t>
        </w:r>
      </w:ins>
      <w:del w:id="98792" w:author="קלוד" w:date="2026-10-11T13:11:34Z">
        <w:r w:rsidRPr="006F178A">
          <w:rPr>
            <w:rtl/>
          </w:rPr>
          <w:delText xml:space="preserve">לטחינה</w:delText>
        </w:r>
      </w:del>
      <w:r w:rsidRPr="006F178A">
        <w:rPr>
          <w:rtl/>
        </w:rPr>
        <w:t xml:space="preserve"> </w:t>
      </w:r>
      <w:ins w:id="98789" w:author="קלוד" w:date="2026-10-11T13:11:34Z">
        <w:r>
          <w:rPr>
            <w:rtl/>
          </w:rPr>
          <w:t xml:space="preserve">גוררת</w:t>
        </w:r>
      </w:ins>
      <w:del w:id="98790" w:author="קלוד" w:date="2026-10-11T13:11:34Z">
        <w:r w:rsidRPr="006F178A">
          <w:rPr>
            <w:rtl/>
          </w:rPr>
          <w:delText xml:space="preserve">לא</w:delText>
        </w:r>
      </w:del>
      <w:r w:rsidRPr="006F178A">
        <w:rPr>
          <w:rtl/>
        </w:rPr>
        <w:t xml:space="preserve"> </w:t>
      </w:r>
      <w:ins w:id="98787" w:author="קלוד" w:date="2026-10-11T13:11:34Z">
        <w:r>
          <w:rPr>
            <w:rtl/>
          </w:rPr>
          <w:t xml:space="preserve">טחינה,</w:t>
        </w:r>
      </w:ins>
      <w:del w:id="98788" w:author="קלוד" w:date="2026-10-11T13:11:34Z">
        <w:r>
          <w:rPr>
            <w:rtl/>
          </w:rPr>
          <w:delText xml:space="preserve">אמרי'</w:delText>
        </w:r>
      </w:del>
      <w:r w:rsidRPr="006F178A">
        <w:rPr>
          <w:rtl/>
        </w:rPr>
        <w:t xml:space="preserve"> </w:t>
      </w:r>
      <w:ins w:id="98785" w:author="קלוד" w:date="2026-10-11T13:11:34Z">
        <w:r>
          <w:rPr>
            <w:rtl/>
          </w:rPr>
          <w:t xml:space="preserve">שאין</w:t>
        </w:r>
      </w:ins>
      <w:del w:id="98786" w:author="קלוד" w:date="2026-10-11T13:11:34Z">
        <w:r w:rsidRPr="006F178A">
          <w:rPr>
            <w:rtl/>
          </w:rPr>
          <w:delText xml:space="preserve">דלא</w:delText>
        </w:r>
      </w:del>
      <w:r w:rsidRPr="006F178A">
        <w:rPr>
          <w:rtl/>
        </w:rPr>
        <w:t xml:space="preserve"> </w:t>
      </w:r>
      <w:ins w:id="98783" w:author="קלוד" w:date="2026-10-11T13:11:34Z">
        <w:r>
          <w:rPr>
            <w:rtl/>
          </w:rPr>
          <w:t xml:space="preserve">אומרים</w:t>
        </w:r>
      </w:ins>
      <w:del w:id="98784" w:author="קלוד" w:date="2026-10-11T13:11:34Z">
        <w:r>
          <w:rPr>
            <w:rtl/>
          </w:rPr>
          <w:delText xml:space="preserve">אמרי'</w:delText>
        </w:r>
      </w:del>
      <w:r w:rsidRPr="006F178A">
        <w:rPr>
          <w:rtl/>
        </w:rPr>
        <w:t xml:space="preserve"> גרירה </w:t>
      </w:r>
      <w:ins w:id="98781" w:author="קלוד" w:date="2026-10-11T13:11:34Z">
        <w:r>
          <w:rPr>
            <w:rtl/>
          </w:rPr>
          <w:t xml:space="preserve">של גרירה.</w:t>
        </w:r>
      </w:ins>
      <w:del w:id="98782" w:author="קלוד" w:date="2026-10-11T13:11:34Z">
        <w:r w:rsidRPr="006F178A">
          <w:rPr>
            <w:rtl/>
          </w:rPr>
          <w:delText xml:space="preserve">לגרירה.</w:delText>
        </w:r>
      </w:del>
    </w:p>
    <w:p>
      <w:pPr>
        <w:pStyle w:val="38"/>
        <w:rPr>
          <w:ins w:id="97740" w:author="מנוע מכני" w:date="2026-10-11T12:04:39Z"/>
        </w:rPr>
      </w:pPr>
      <w:r w:rsidRPr="006F178A">
        <w:t>לאביי</w:t>
      </w:r>
      <w:r w:rsidRPr="006F178A">
        <w:t xml:space="preserve">:</w:t>
      </w:r>
    </w:p>
    <w:p w:rsidR="00E9703F" w:rsidRPr="006F178A" w:rsidRDefault="00E9703F" w:rsidP="00E9703F">
      <w:pPr>
        <w:rPr>
          <w:rtl/>
        </w:rPr>
      </w:pPr>
      <w:del w:id="97741"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טחינה </w:t>
      </w:r>
      <w:ins w:id="91229" w:author="מנוע מכני" w:date="2026-10-11T12:04:39Z">
        <w:r>
          <w:rPr>
            <w:rFonts w:ascii="Fb Fontext" w:hAnsi="Fb Fontext"/>
            <w:sz w:val="20"/>
            <w:rtl/>
          </w:rPr>
          <w:t xml:space="preserve">גם</w:t>
        </w:r>
      </w:ins>
      <w:del w:id="91230" w:author="מנוע מכני" w:date="2026-10-11T12:04:39Z">
        <w:r w:rsidRPr="006F178A">
          <w:rPr>
            <w:rFonts w:ascii="Fb Fontext" w:hAnsi="Fb Fontext"/>
            <w:sz w:val="20"/>
            <w:rtl/>
          </w:rPr>
          <w:delText xml:space="preserve">נמי</w:delText>
        </w:r>
      </w:del>
      <w:r w:rsidRPr="006F178A">
        <w:rPr>
          <w:rFonts w:ascii="Fb Fontext" w:hAnsi="Fb Fontext"/>
          <w:sz w:val="20"/>
          <w:rtl/>
        </w:rPr>
        <w:t xml:space="preserve"> גוררת טחינה, דשם טחינה אחת היא.</w:t>
      </w:r>
    </w:p>
    <w:p w:rsidR="00E9703F" w:rsidRPr="006F178A" w:rsidRDefault="00E9703F" w:rsidP="00E9703F">
      <w:pPr>
        <w:rPr>
          <w:rtl/>
        </w:rPr>
      </w:pPr>
      <w:ins w:id="98801" w:author="קלוד" w:date="2026-10-11T13:11:34Z">
        <w:r>
          <w:rPr>
            <w:rStyle w:val="2fb"/>
            <w:rFonts w:ascii="Fb Fontext" w:hAnsi="Fb Fontext"/>
            <w:rtl/>
          </w:rPr>
          <w:t xml:space="preserve">ולרבא</w:t>
        </w:r>
      </w:ins>
      <w:del w:id="98802" w:author="קלוד" w:date="2026-10-11T13:11:34Z">
        <w:r w:rsidRPr="006F178A">
          <w:rPr>
            <w:rStyle w:val="2fb"/>
            <w:rFonts w:ascii="Fb Fontext" w:hAnsi="Fb Fontext"/>
            <w:rtl/>
          </w:rPr>
          <w:delText xml:space="preserve">רבא</w:delText>
        </w:r>
      </w:del>
      <w:r w:rsidRPr="006F178A">
        <w:rPr>
          <w:rFonts w:ascii="Fb Fontext" w:hAnsi="Fb Fontext"/>
          <w:rtl/>
        </w:rPr>
        <w:t xml:space="preserve"> </w:t>
      </w:r>
      <w:ins w:id="92903" w:author="מנוע מכני" w:date="2026-10-11T12:04:39Z">
        <w:r>
          <w:rPr>
            <w:rFonts w:ascii="Fb Fontext" w:hAnsi="Fb Fontext"/>
            <w:rtl/>
          </w:rPr>
          <w:t xml:space="preserve">יש</w:t>
        </w:r>
      </w:ins>
      <w:del w:id="92904" w:author="מנוע מכני" w:date="2026-10-11T12:04:39Z">
        <w:r w:rsidRPr="006F178A">
          <w:rPr>
            <w:rFonts w:ascii="Fb Fontext" w:hAnsi="Fb Fontext"/>
            <w:rtl/>
          </w:rPr>
          <w:delText xml:space="preserve">אית</w:delText>
        </w:r>
      </w:del>
      <w:r w:rsidRPr="006F178A">
        <w:rPr>
          <w:rFonts w:ascii="Fb Fontext" w:hAnsi="Fb Fontext"/>
          <w:rtl/>
        </w:rPr>
        <w:t xml:space="preserve"> </w:t>
      </w:r>
      <w:ins w:id="92901" w:author="מנוע מכני" w:date="2026-10-11T12:04:39Z">
        <w:ins w:id="98799" w:author="קלוד" w:date="2026-10-11T13:11:34Z">
          <w:r>
            <w:rPr>
              <w:rFonts w:ascii="Fb Fontext" w:hAnsi="Fb Fontext"/>
              <w:rtl/>
            </w:rPr>
            <w:t xml:space="preserve">גרירה</w:t>
          </w:r>
        </w:ins>
        <w:del w:id="98800" w:author="קלוד" w:date="2026-10-11T13:11:34Z">
          <w:r>
            <w:rPr>
              <w:rFonts w:ascii="Fb Fontext" w:hAnsi="Fb Fontext"/>
              <w:rtl/>
            </w:rPr>
            <w:delText xml:space="preserve">לו</w:delText>
          </w:r>
        </w:del>
      </w:ins>
      <w:del w:id="92902" w:author="מנוע מכני" w:date="2026-10-11T12:04:39Z">
        <w:r w:rsidRPr="006F178A">
          <w:rPr>
            <w:rFonts w:ascii="Fb Fontext" w:hAnsi="Fb Fontext"/>
            <w:rtl/>
          </w:rPr>
          <w:delText xml:space="preserve">ליה</w:delText>
        </w:r>
      </w:del>
      <w:r w:rsidRPr="006F178A">
        <w:rPr>
          <w:rFonts w:ascii="Fb Fontext" w:hAnsi="Fb Fontext"/>
          <w:rtl/>
        </w:rPr>
        <w:t xml:space="preserve"> </w:t>
      </w:r>
      <w:ins w:id="98797" w:author="קלוד" w:date="2026-10-11T13:11:34Z">
        <w:r>
          <w:rPr>
            <w:rFonts w:ascii="Fb Fontext" w:hAnsi="Fb Fontext"/>
            <w:rtl/>
          </w:rPr>
          <w:t xml:space="preserve">-</w:t>
        </w:r>
      </w:ins>
      <w:del w:id="98798" w:author="קלוד" w:date="2026-10-11T13:11:34Z">
        <w:r w:rsidRPr="006F178A">
          <w:rPr>
            <w:rFonts w:ascii="Fb Fontext" w:hAnsi="Fb Fontext"/>
            <w:rtl/>
          </w:rPr>
          <w:delText xml:space="preserve">גרירה</w:delText>
        </w:r>
      </w:del>
      <w:r w:rsidRPr="006F178A">
        <w:rPr>
          <w:rFonts w:ascii="Fb Fontext" w:hAnsi="Fb Fontext"/>
          <w:rtl/>
        </w:rPr>
        <w:t xml:space="preserve"> רק אחר </w:t>
      </w:r>
      <w:ins w:id="98795" w:author="קלוד" w:date="2026-10-11T13:11:34Z">
        <w:r>
          <w:rPr>
            <w:rFonts w:ascii="Fb Fontext" w:hAnsi="Fb Fontext"/>
            <w:rtl/>
          </w:rPr>
          <w:t xml:space="preserve">ששמעה</w:t>
        </w:r>
      </w:ins>
      <w:del w:id="98796" w:author="קלוד" w:date="2026-10-11T13:11:34Z">
        <w:r w:rsidRPr="006F178A">
          <w:rPr>
            <w:rFonts w:ascii="Fb Fontext" w:hAnsi="Fb Fontext"/>
            <w:rtl/>
          </w:rPr>
          <w:delText xml:space="preserve">ששמע</w:delText>
        </w:r>
      </w:del>
      <w:r w:rsidRPr="006F178A">
        <w:rPr>
          <w:rFonts w:ascii="Fb Fontext" w:hAnsi="Fb Fontext"/>
          <w:rtl/>
        </w:rPr>
        <w:t xml:space="preserve"> </w:t>
      </w:r>
      <w:r w:rsidRPr="006F178A">
        <w:rPr>
          <w:rStyle w:val="2fb"/>
          <w:rFonts w:ascii="Fb Fontext" w:hAnsi="Fb Fontext"/>
          <w:rtl/>
        </w:rPr>
        <w:t xml:space="preserve">מאביי</w:t>
      </w:r>
      <w:r w:rsidRPr="006F178A">
        <w:rPr>
          <w:rFonts w:ascii="Fb Fontext" w:hAnsi="Fb Fontext"/>
          <w:rtl/>
        </w:rPr>
        <w:t xml:space="preserve"> </w:t>
      </w:r>
      <w:ins w:id="98793" w:author="קלוד" w:date="2026-10-11T13:11:34Z">
        <w:r>
          <w:rPr>
            <w:rFonts w:ascii="Fb Fontext" w:hAnsi="Fb Fontext"/>
            <w:rtl/>
          </w:rPr>
          <w:t xml:space="preserve">וקיבלה,</w:t>
        </w:r>
      </w:ins>
      <w:del w:id="98794" w:author="קלוד" w:date="2026-10-11T13:11:34Z">
        <w:r w:rsidRPr="006F178A">
          <w:rPr>
            <w:rFonts w:ascii="Fb Fontext" w:hAnsi="Fb Fontext"/>
            <w:rtl/>
          </w:rPr>
          <w:delText xml:space="preserve">וסברה</w:delText>
        </w:r>
      </w:del>
      <w:r w:rsidRPr="006F178A">
        <w:rPr>
          <w:rFonts w:ascii="Fb Fontext" w:hAnsi="Fb Fontext"/>
          <w:rtl/>
        </w:rPr>
        <w:t xml:space="preserve"> וכדלקמן.</w:t>
      </w:r>
    </w:p>
    <w:p>
      <w:pPr>
        <w:pStyle w:val="afffff8"/>
        <w:rPr>
          <w:ins w:id="90799" w:author="קלוד" w:date="2026-10-11T12:33:55Z"/>
        </w:rPr>
      </w:pPr>
      <w:ins w:id="90800" w:author="קלוד" w:date="2026-10-11T12:33:55Z">
        <w:r>
          <w:rPr>
            <w:color w:val="7B3F00"/>
          </w:rPr>
          <w:t xml:space="preserve">שלשה זיתי חלב בשתי הודעות - על מי כפרה</w:t>
        </w:r>
      </w:ins>
    </w:p>
    <w:p w:rsidR="00E9703F" w:rsidRPr="009757B9" w:rsidRDefault="00E9703F" w:rsidP="00E9703F">
      <w:pPr>
        <w:rPr>
          <w:rFonts w:ascii="Fb Fontext" w:hAnsi="Fb Fontext" w:cs="Guttman Vilna"/>
          <w:b/>
          <w:bCs/>
          <w:sz w:val="20"/>
          <w:rtl/>
        </w:rPr>
      </w:pPr>
      <w:ins w:id="98803" w:author="קלוד" w:date="2026-10-11T13:11:34Z">
        <w:r>
          <w:rPr>
            <w:rFonts w:ascii="Fb Fontext" w:hAnsi="Fb Fontext"/>
            <w:sz w:val="20"/>
            <w:rtl/>
          </w:rPr>
          <w:t xml:space="preserve">וכמו שנאמר:</w:t>
        </w:r>
      </w:ins>
      <w:del w:id="98804" w:author="קלוד" w:date="2026-10-11T13:11:34Z">
        <w:r w:rsidRPr="006F178A">
          <w:rPr>
            <w:rFonts w:ascii="Fb Fontext" w:hAnsi="Fb Fontext"/>
            <w:sz w:val="20"/>
            <w:rtl/>
          </w:rPr>
          <w:delText xml:space="preserve">וכדאיתמר</w:delText>
        </w:r>
      </w:del>
      <w:r w:rsidRPr="006F178A">
        <w:rPr>
          <w:rFonts w:ascii="Fb Fontext" w:hAnsi="Fb Fontext"/>
          <w:sz w:val="20"/>
          <w:rtl/>
        </w:rPr>
        <w:t xml:space="preserve"> אכל שני זיתי חלב בהעלם אחד ונודע לו על אחת מהן, וחזר ואכל כזית בהעלמו של שני.</w:t>
      </w:r>
    </w:p>
    <w:p w:rsidR="00E9703F" w:rsidRDefault="00E9703F" w:rsidP="00E9703F">
      <w:pPr>
        <w:rPr>
          <w:rFonts w:ascii="Fb Fontext" w:hAnsi="Fb Fontext"/>
          <w:rtl/>
        </w:rPr>
      </w:pPr>
      <w:r w:rsidRPr="006F178A">
        <w:rPr>
          <w:rFonts w:ascii="Fb Fontext" w:hAnsi="Fb Fontext"/>
          <w:rtl/>
        </w:rPr>
        <w:t>[שהודיעוהו על הראשון אחר שאכל שני ואכל שלישי בהעלם אחד עם השני]</w:t>
      </w:r>
    </w:p>
    <w:p>
      <w:pPr>
        <w:pStyle w:val="38"/>
        <w:rPr>
          <w:ins w:id="97742" w:author="מנוע מכני" w:date="2026-10-11T12:04:39Z"/>
        </w:rPr>
      </w:pPr>
      <w:r w:rsidRPr="006F178A">
        <w:t>רבא:</w:t>
      </w:r>
    </w:p>
    <w:p w:rsidR="00E9703F" w:rsidRPr="006F178A" w:rsidRDefault="00E9703F" w:rsidP="00E9703F">
      <w:pPr>
        <w:rPr>
          <w:rtl/>
        </w:rPr>
      </w:pPr>
      <w:del w:id="97743" w:author="מנוע מכני" w:date="2026-10-11T12:04:39Z">
        <w:r w:rsidRPr="006F178A">
          <w:rPr>
            <w:rtl/>
          </w:rPr>
          <w:delText xml:space="preserve"> </w:delText>
        </w:r>
      </w:del>
      <w:r w:rsidRPr="006F178A">
        <w:rPr>
          <w:rtl/>
        </w:rPr>
        <w:t xml:space="preserve">הביא קרבן על ראשון - ראשון ושני מתכפרין, שלישי אינו מתכפר.</w:t>
      </w:r>
    </w:p>
    <w:p w:rsidR="00E9703F" w:rsidRPr="009757B9" w:rsidRDefault="00E9703F" w:rsidP="00E9703F">
      <w:pPr>
        <w:rPr>
          <w:rFonts w:cs="Guttman Vilna"/>
          <w:b/>
          <w:bCs/>
          <w:rtl/>
        </w:rPr>
      </w:pPr>
      <w:r w:rsidRPr="006F178A">
        <w:rPr>
          <w:rtl/>
        </w:rPr>
        <w:t>הביא קרבן על השלישי - שלישי ושני מתכפרין, ראשון אינו מתכפר.</w:t>
      </w:r>
    </w:p>
    <w:p w:rsidR="00E9703F" w:rsidRDefault="00E9703F" w:rsidP="00E9703F">
      <w:pPr>
        <w:rPr>
          <w:rtl/>
        </w:rPr>
      </w:pPr>
      <w:r w:rsidRPr="006F178A">
        <w:rPr>
          <w:rtl/>
        </w:rPr>
        <w:lastRenderedPageBreak/>
        <w:t>הביא קרבן על האמצעי- נתכפרו כולן.</w:t>
      </w:r>
      <w:r w:rsidRPr="006F178A">
        <w:rPr>
          <w:rFonts w:hint="cs"/>
          <w:rtl/>
        </w:rPr>
        <w:t xml:space="preserve"> [</w:t>
      </w:r>
      <w:r w:rsidRPr="006F178A">
        <w:rPr>
          <w:rtl/>
        </w:rPr>
        <w:t>ללא גרירה אלא מצד העלם של שניהם עם האמצעי]</w:t>
      </w:r>
    </w:p>
    <w:p>
      <w:pPr>
        <w:pStyle w:val="38"/>
        <w:rPr>
          <w:ins w:id="97744" w:author="מנוע מכני" w:date="2026-10-11T12:04:39Z"/>
        </w:rPr>
      </w:pPr>
      <w:r w:rsidRPr="006F178A">
        <w:t>אביי:</w:t>
      </w:r>
    </w:p>
    <w:p w:rsidR="00E9703F" w:rsidRPr="006F178A" w:rsidRDefault="00E9703F" w:rsidP="00E9703F">
      <w:pPr>
        <w:rPr>
          <w:rtl/>
        </w:rPr>
      </w:pPr>
      <w:del w:id="97745" w:author="מנוע מכני" w:date="2026-10-11T12:04:39Z">
        <w:r w:rsidRPr="006F178A">
          <w:rPr>
            <w:rFonts w:ascii="Fb Fontext" w:hAnsi="Fb Fontext"/>
            <w:sz w:val="20"/>
            <w:rtl/>
          </w:rPr>
          <w:delText xml:space="preserve"> </w:delText>
        </w:r>
      </w:del>
      <w:ins w:id="90367" w:author="מנוע מכני" w:date="2026-10-11T12:04:39Z">
        <w:r>
          <w:rPr>
            <w:rFonts w:ascii="Fb Fontext" w:hAnsi="Fb Fontext"/>
            <w:sz w:val="20"/>
            <w:rtl/>
          </w:rPr>
          <w:t xml:space="preserve">אפי'</w:t>
        </w:r>
      </w:ins>
      <w:del w:id="90368" w:author="מנוע מכני" w:date="2026-10-11T12:04:39Z">
        <w:r w:rsidRPr="006F178A">
          <w:rPr>
            <w:rFonts w:ascii="Fb Fontext" w:hAnsi="Fb Fontext"/>
            <w:sz w:val="20"/>
            <w:rtl/>
          </w:rPr>
          <w:delText xml:space="preserve">אפילו</w:delText>
        </w:r>
      </w:del>
      <w:r w:rsidRPr="006F178A">
        <w:rPr>
          <w:rFonts w:ascii="Fb Fontext" w:hAnsi="Fb Fontext"/>
          <w:sz w:val="20"/>
          <w:rtl/>
        </w:rPr>
        <w:t xml:space="preserve"> הביא קרבן על אחד מהן - נתכפרו כולן. מדין גרירה.</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עא.</w:t>
      </w:r>
    </w:p>
    <w:p>
      <w:pPr>
        <w:pStyle w:val="afffff8"/>
        <w:rPr>
          <w:ins w:id="90797" w:author="קלוד" w:date="2026-10-11T12:33:55Z"/>
        </w:rPr>
      </w:pPr>
      <w:ins w:id="90798" w:author="קלוד" w:date="2026-10-11T12:33:55Z">
        <w:r>
          <w:rPr>
            <w:color w:val="7B3F00"/>
          </w:rPr>
          <w:t xml:space="preserve">חצי גרוגרת בשגגת שבת וחצי בזדון שבת - האם מצטרפים?</w:t>
        </w:r>
      </w:ins>
    </w:p>
    <w:p w:rsidR="00E9703F" w:rsidRPr="006F178A" w:rsidRDefault="00E9703F" w:rsidP="00E9703F">
      <w:pPr>
        <w:rPr>
          <w:rtl/>
        </w:rPr>
      </w:pPr>
      <w:ins w:id="91231" w:author="מנוע מכני" w:date="2026-10-11T12:04:39Z">
        <w:r>
          <w:rPr>
            <w:rFonts w:ascii="Fb Fontext" w:hAnsi="Fb Fontext"/>
            <w:rtl/>
          </w:rPr>
          <w:t xml:space="preserve">דבר</w:t>
        </w:r>
      </w:ins>
      <w:del w:id="91232" w:author="מנוע מכני" w:date="2026-10-11T12:04:39Z">
        <w:r w:rsidRPr="006F178A">
          <w:rPr>
            <w:rFonts w:ascii="Fb Fontext" w:hAnsi="Fb Fontext"/>
            <w:rtl/>
          </w:rPr>
          <w:delText xml:space="preserve">מילתא</w:delText>
        </w:r>
      </w:del>
      <w:r w:rsidRPr="006F178A">
        <w:rPr>
          <w:rFonts w:ascii="Fb Fontext" w:hAnsi="Fb Fontext"/>
          <w:rtl/>
        </w:rPr>
        <w:t xml:space="preserve"> </w:t>
      </w:r>
      <w:ins w:id="98807" w:author="קלוד" w:date="2026-10-11T13:11:34Z">
        <w:r>
          <w:rPr>
            <w:rFonts w:ascii="Fb Fontext" w:hAnsi="Fb Fontext"/>
            <w:rtl/>
          </w:rPr>
          <w:t xml:space="preserve">שפשוט</w:t>
        </w:r>
      </w:ins>
      <w:del w:id="98808" w:author="קלוד" w:date="2026-10-11T13:11:34Z">
        <w:r w:rsidRPr="006F178A">
          <w:rPr>
            <w:rFonts w:ascii="Fb Fontext" w:hAnsi="Fb Fontext"/>
            <w:rtl/>
          </w:rPr>
          <w:delText xml:space="preserve">דפשיטא </w:delText>
        </w:r>
        <w:r>
          <w:rPr>
            <w:rFonts w:ascii="Fb Fontext" w:hAnsi="Fb Fontext"/>
            <w:rtl/>
          </w:rPr>
          <w:delText xml:space="preserve">להם</w:delText>
        </w:r>
      </w:del>
      <w:ins w:id="94281" w:author="מנוע מכני" w:date="2026-10-11T12:04:39Z"/>
      <w:del w:id="94282" w:author="מנוע מכני" w:date="2026-10-11T12:04:39Z">
        <w:r w:rsidRPr="006F178A">
          <w:rPr>
            <w:rFonts w:ascii="Fb Fontext" w:hAnsi="Fb Fontext"/>
            <w:rtl/>
          </w:rPr>
          <w:delText xml:space="preserve">להו</w:delText>
        </w:r>
      </w:del>
      <w:r w:rsidRPr="006F178A">
        <w:rPr>
          <w:rFonts w:ascii="Fb Fontext" w:hAnsi="Fb Fontext"/>
          <w:rtl/>
        </w:rPr>
        <w:t xml:space="preserve"> </w:t>
      </w:r>
      <w:r w:rsidRPr="006F178A">
        <w:rPr>
          <w:rStyle w:val="2fb"/>
          <w:rFonts w:ascii="Fb Fontext" w:hAnsi="Fb Fontext"/>
          <w:rtl/>
        </w:rPr>
        <w:t xml:space="preserve">לאביי</w:t>
      </w:r>
      <w:r w:rsidRPr="006F178A">
        <w:rPr>
          <w:rFonts w:ascii="Fb Fontext" w:hAnsi="Fb Fontext"/>
          <w:rtl/>
        </w:rPr>
        <w:t xml:space="preserve"> </w:t>
      </w:r>
      <w:r w:rsidRPr="006F178A">
        <w:rPr>
          <w:rStyle w:val="2fb"/>
          <w:rFonts w:ascii="Fb Fontext" w:hAnsi="Fb Fontext"/>
          <w:rtl/>
        </w:rPr>
        <w:t xml:space="preserve">ורבא</w:t>
      </w:r>
      <w:r w:rsidRPr="006F178A">
        <w:rPr>
          <w:rFonts w:ascii="Fb Fontext" w:hAnsi="Fb Fontext"/>
          <w:rtl/>
        </w:rPr>
        <w:t xml:space="preserve"> </w:t>
      </w:r>
      <w:ins w:id="98805" w:author="קלוד" w:date="2026-10-11T13:11:34Z">
        <w:r>
          <w:rPr>
            <w:rFonts w:ascii="Fb Fontext" w:hAnsi="Fb Fontext"/>
            <w:rtl/>
          </w:rPr>
          <w:t xml:space="preserve">- מסופק</w:t>
        </w:r>
      </w:ins>
      <w:del w:id="98806" w:author="קלוד" w:date="2026-10-11T13:11:34Z">
        <w:r w:rsidRPr="006F178A">
          <w:rPr>
            <w:rFonts w:ascii="Fb Fontext" w:hAnsi="Fb Fontext"/>
            <w:rtl/>
          </w:rPr>
          <w:delText xml:space="preserve">מבעיא</w:delText>
        </w:r>
      </w:del>
      <w:r w:rsidRPr="006F178A">
        <w:rPr>
          <w:rFonts w:ascii="Fb Fontext" w:hAnsi="Fb Fontext"/>
          <w:rtl/>
        </w:rPr>
        <w:t xml:space="preserve"> </w:t>
      </w:r>
      <w:r w:rsidRPr="006F178A">
        <w:rPr>
          <w:rStyle w:val="2fb"/>
          <w:rFonts w:ascii="Fb Fontext" w:hAnsi="Fb Fontext"/>
          <w:rtl/>
        </w:rPr>
        <w:t xml:space="preserve">לרבי זירא</w:t>
      </w:r>
      <w:r w:rsidRPr="006F178A">
        <w:rPr>
          <w:rFonts w:ascii="Fb Fontext" w:hAnsi="Fb Fontext"/>
          <w:rtl/>
        </w:rPr>
        <w:t xml:space="preserve">.</w:t>
      </w:r>
    </w:p>
    <w:p w:rsidR="00E9703F" w:rsidRPr="004640F6" w:rsidRDefault="00E9703F" w:rsidP="00E9703F">
      <w:pPr>
        <w:rPr>
          <w:spacing w:val="-2"/>
          <w:rtl/>
        </w:rPr>
      </w:pPr>
      <w:ins w:id="98813" w:author="קלוד" w:date="2026-10-11T13:11:34Z">
        <w:r>
          <w:rPr>
            <w:b/>
            <w:bCs/>
            <w:spacing w:val="-2"/>
            <w:rtl/>
          </w:rPr>
          <w:t xml:space="preserve">ששאל</w:t>
        </w:r>
      </w:ins>
      <w:del w:id="98814" w:author="קלוד" w:date="2026-10-11T13:11:34Z">
        <w:r w:rsidRPr="004640F6">
          <w:rPr>
            <w:b/>
            <w:bCs/>
            <w:spacing w:val="-2"/>
            <w:rtl/>
          </w:rPr>
          <w:delText xml:space="preserve">דבעי</w:delText>
        </w:r>
      </w:del>
      <w:r w:rsidRPr="004640F6">
        <w:rPr>
          <w:b/>
          <w:bCs/>
          <w:spacing w:val="-2"/>
          <w:rtl/>
        </w:rPr>
        <w:t xml:space="preserve"> </w:t>
      </w:r>
      <w:r w:rsidRPr="004640F6">
        <w:rPr>
          <w:rStyle w:val="2fb"/>
          <w:b/>
          <w:bCs/>
          <w:spacing w:val="-2"/>
          <w:rtl/>
        </w:rPr>
        <w:t xml:space="preserve">ר"ז</w:t>
      </w:r>
      <w:r w:rsidRPr="004640F6">
        <w:rPr>
          <w:b/>
          <w:bCs/>
          <w:spacing w:val="-2"/>
          <w:rtl/>
        </w:rPr>
        <w:t xml:space="preserve"> </w:t>
      </w:r>
      <w:r w:rsidRPr="004640F6">
        <w:rPr>
          <w:rStyle w:val="2fb"/>
          <w:b/>
          <w:bCs/>
          <w:spacing w:val="-2"/>
          <w:rtl/>
        </w:rPr>
        <w:t xml:space="preserve">מרבי אסי</w:t>
      </w:r>
      <w:r w:rsidRPr="004640F6">
        <w:rPr>
          <w:spacing w:val="-2"/>
          <w:rtl/>
        </w:rPr>
        <w:t xml:space="preserve">, </w:t>
      </w:r>
      <w:ins w:id="98811" w:author="קלוד" w:date="2026-10-11T13:11:34Z">
        <w:r>
          <w:rPr>
            <w:spacing w:val="-2"/>
            <w:rtl/>
          </w:rPr>
          <w:t xml:space="preserve">[ויש</w:t>
        </w:r>
      </w:ins>
      <w:del w:id="98812" w:author="קלוד" w:date="2026-10-11T13:11:34Z">
        <w:r w:rsidRPr="004640F6">
          <w:rPr>
            <w:spacing w:val="-2"/>
            <w:rtl/>
          </w:rPr>
          <w:delText xml:space="preserve">[</w:delText>
        </w:r>
        <w:r>
          <w:rPr>
            <w:spacing w:val="-2"/>
            <w:rtl/>
          </w:rPr>
          <w:delText xml:space="preserve">ואמרו</w:delText>
        </w:r>
      </w:del>
      <w:ins w:id="91233" w:author="מנוע מכני" w:date="2026-10-11T12:04:39Z"/>
      <w:del w:id="91234" w:author="מנוע מכני" w:date="2026-10-11T12:04:39Z">
        <w:r w:rsidRPr="004640F6">
          <w:rPr>
            <w:spacing w:val="-2"/>
            <w:rtl/>
          </w:rPr>
          <w:delText xml:space="preserve">ואמרי</w:delText>
        </w:r>
      </w:del>
      <w:r w:rsidRPr="004640F6">
        <w:rPr>
          <w:spacing w:val="-2"/>
          <w:rtl/>
        </w:rPr>
        <w:t xml:space="preserve"> </w:t>
      </w:r>
      <w:ins w:id="98809" w:author="קלוד" w:date="2026-10-11T13:11:34Z">
        <w:r>
          <w:rPr>
            <w:spacing w:val="-2"/>
            <w:rtl/>
          </w:rPr>
          <w:t xml:space="preserve">אומרים</w:t>
        </w:r>
      </w:ins>
      <w:del w:id="98810" w:author="קלוד" w:date="2026-10-11T13:11:34Z">
        <w:r w:rsidRPr="004640F6">
          <w:rPr>
            <w:spacing w:val="-2"/>
            <w:rtl/>
          </w:rPr>
          <w:delText xml:space="preserve">לה</w:delText>
        </w:r>
      </w:del>
      <w:r w:rsidRPr="004640F6">
        <w:rPr>
          <w:spacing w:val="-2"/>
          <w:rtl/>
        </w:rPr>
        <w:t xml:space="preserve"> </w:t>
      </w:r>
      <w:r w:rsidRPr="004640F6">
        <w:rPr>
          <w:rStyle w:val="2fb"/>
          <w:spacing w:val="-2"/>
          <w:rtl/>
        </w:rPr>
        <w:t xml:space="preserve">ר"יר</w:t>
      </w:r>
      <w:r w:rsidRPr="004640F6">
        <w:rPr>
          <w:spacing w:val="-2"/>
          <w:rtl/>
        </w:rPr>
        <w:t xml:space="preserve"> </w:t>
      </w:r>
      <w:r w:rsidRPr="004640F6">
        <w:rPr>
          <w:rStyle w:val="2fb"/>
          <w:spacing w:val="-2"/>
          <w:rtl/>
        </w:rPr>
        <w:t xml:space="preserve">מר"ז</w:t>
      </w:r>
      <w:r w:rsidRPr="004640F6">
        <w:rPr>
          <w:spacing w:val="-2"/>
          <w:rtl/>
        </w:rPr>
        <w:t xml:space="preserve">]: קצר וטחן חצי גרוגרת בשגגת שבת וזדון מלאכות.</w:t>
      </w:r>
    </w:p>
    <w:p w:rsidR="00E9703F" w:rsidRPr="006F178A" w:rsidRDefault="00E9703F" w:rsidP="00E9703F">
      <w:pPr>
        <w:rPr>
          <w:rtl/>
        </w:rPr>
      </w:pPr>
      <w:r w:rsidRPr="006F178A">
        <w:rPr>
          <w:rtl/>
        </w:rPr>
        <w:tab/>
      </w:r>
      <w:r w:rsidRPr="006F178A">
        <w:rPr>
          <w:rtl/>
        </w:rPr>
        <w:tab/>
        <w:t>וחזר וקצר וטחן חצי גרוגרת בזדון שבת ושגגת מלאכות, מהו שיצטרפו?</w:t>
      </w:r>
    </w:p>
    <w:p w:rsidR="00E9703F" w:rsidRPr="006F178A" w:rsidRDefault="00E9703F" w:rsidP="00E9703F">
      <w:pPr>
        <w:rPr>
          <w:rtl/>
        </w:rPr>
      </w:pPr>
      <w:r w:rsidRPr="006F178A">
        <w:rPr>
          <w:rtl/>
        </w:rPr>
        <w:t xml:space="preserve">וא"ל</w:t>
      </w:r>
      <w:r w:rsidRPr="006F178A">
        <w:rPr>
          <w:rtl/>
        </w:rPr>
        <w:t xml:space="preserve">: </w:t>
      </w:r>
      <w:ins w:id="98819" w:author="קלוד" w:date="2026-10-11T13:11:34Z">
        <w:r>
          <w:rPr>
            <w:rtl/>
          </w:rPr>
          <w:t xml:space="preserve">חלוקים</w:t>
        </w:r>
      </w:ins>
      <w:del w:id="98820" w:author="קלוד" w:date="2026-10-11T13:11:34Z">
        <w:r w:rsidRPr="006F178A">
          <w:rPr>
            <w:rtl/>
          </w:rPr>
          <w:delText xml:space="preserve">דחלוקין</w:delText>
        </w:r>
      </w:del>
      <w:r w:rsidRPr="006F178A">
        <w:rPr>
          <w:rtl/>
        </w:rPr>
        <w:t xml:space="preserve"> לחטאות, </w:t>
      </w:r>
      <w:ins w:id="98817" w:author="קלוד" w:date="2026-10-11T13:11:34Z">
        <w:r>
          <w:rPr>
            <w:rtl/>
          </w:rPr>
          <w:t xml:space="preserve">ואינם</w:t>
        </w:r>
      </w:ins>
      <w:del w:id="98818" w:author="קלוד" w:date="2026-10-11T13:11:34Z">
        <w:r w:rsidRPr="006F178A">
          <w:rPr>
            <w:rtl/>
          </w:rPr>
          <w:delText xml:space="preserve">ולא</w:delText>
        </w:r>
      </w:del>
      <w:r w:rsidRPr="006F178A">
        <w:rPr>
          <w:rtl/>
        </w:rPr>
        <w:t xml:space="preserve"> </w:t>
      </w:r>
      <w:ins w:id="98815" w:author="קלוד" w:date="2026-10-11T13:11:34Z">
        <w:r>
          <w:rPr>
            <w:rtl/>
          </w:rPr>
          <w:t xml:space="preserve">מצטרפים.</w:t>
        </w:r>
      </w:ins>
      <w:del w:id="98816" w:author="קלוד" w:date="2026-10-11T13:11:34Z">
        <w:r w:rsidRPr="006F178A">
          <w:rPr>
            <w:rtl/>
          </w:rPr>
          <w:delText xml:space="preserve">מצטרפין.</w:delText>
        </w:r>
      </w:del>
    </w:p>
    <w:p w:rsidR="00E9703F" w:rsidRDefault="00E9703F" w:rsidP="00E9703F">
      <w:pPr>
        <w:rPr>
          <w:rFonts w:ascii="Fb Fontext" w:hAnsi="Fb Fontext"/>
          <w:sz w:val="20"/>
          <w:rtl/>
        </w:rPr>
      </w:pPr>
      <w:r w:rsidRPr="006F178A">
        <w:rPr>
          <w:rFonts w:ascii="Fb Fontext" w:hAnsi="Fb Fontext"/>
          <w:sz w:val="20"/>
          <w:rtl/>
        </w:rPr>
        <w:t xml:space="preserve">[וכדלקמן </w:t>
      </w:r>
      <w:r w:rsidRPr="006F178A">
        <w:rPr>
          <w:rStyle w:val="2fb"/>
          <w:rFonts w:ascii="Fb Fontext" w:hAnsi="Fb Fontext"/>
          <w:sz w:val="20"/>
          <w:rtl/>
        </w:rPr>
        <w:t xml:space="preserve">בר"ל</w:t>
      </w:r>
      <w:r w:rsidRPr="006F178A">
        <w:rPr>
          <w:rFonts w:ascii="Fb Fontext" w:hAnsi="Fb Fontext"/>
          <w:sz w:val="20"/>
          <w:rtl/>
        </w:rPr>
        <w:t xml:space="preserve"> דבתמחויין, החלוקין לחטאות, </w:t>
      </w:r>
      <w:r w:rsidRPr="006F178A">
        <w:rPr>
          <w:rFonts w:ascii="Fb Fontext" w:hAnsi="Fb Fontext"/>
          <w:sz w:val="20"/>
          <w:rtl/>
        </w:rPr>
        <w:t xml:space="preserve">לא</w:t>
      </w:r>
      <w:r w:rsidRPr="006F178A">
        <w:rPr>
          <w:rFonts w:ascii="Fb Fontext" w:hAnsi="Fb Fontext"/>
          <w:sz w:val="20"/>
          <w:rtl/>
        </w:rPr>
        <w:t xml:space="preserve"> מצטרפים </w:t>
      </w:r>
      <w:r>
        <w:rPr>
          <w:rFonts w:ascii="Fb Fontext" w:hAnsi="Fb Fontext"/>
          <w:sz w:val="20"/>
          <w:rtl/>
        </w:rPr>
        <w:t>אפי'</w:t>
      </w:r>
      <w:r w:rsidRPr="006F178A">
        <w:rPr>
          <w:rFonts w:ascii="Fb Fontext" w:hAnsi="Fb Fontext"/>
          <w:sz w:val="20"/>
          <w:rtl/>
        </w:rPr>
        <w:t xml:space="preserve"> לקולא, ופטור]</w:t>
      </w:r>
    </w:p>
    <w:p>
      <w:pPr>
        <w:pStyle w:val="38"/>
        <w:rPr>
          <w:ins w:id="97746" w:author="מנוע מכני" w:date="2026-10-11T12:04:39Z"/>
        </w:rPr>
      </w:pPr>
      <w:r w:rsidRPr="006F178A">
        <w:t xml:space="preserve">והא </w:t>
      </w:r>
      <w:r w:rsidRPr="006F178A">
        <w:t xml:space="preserve">דתנן</w:t>
      </w:r>
      <w:r w:rsidRPr="006F178A">
        <w:t xml:space="preserve">:</w:t>
      </w:r>
    </w:p>
    <w:p w:rsidR="00E9703F" w:rsidRPr="006F178A" w:rsidRDefault="00E9703F" w:rsidP="00E9703F">
      <w:pPr>
        <w:rPr>
          <w:rtl/>
        </w:rPr>
      </w:pPr>
      <w:del w:id="97747" w:author="מנוע מכני" w:date="2026-10-11T12:04:39Z">
        <w:r w:rsidRPr="006F178A">
          <w:rPr>
            <w:rFonts w:ascii="Fb Fontext" w:hAnsi="Fb Fontext"/>
            <w:rtl/>
          </w:rPr>
          <w:delText xml:space="preserve"> </w:delText>
        </w:r>
      </w:del>
      <w:r w:rsidRPr="006F178A">
        <w:rPr>
          <w:rFonts w:ascii="Fb Fontext" w:hAnsi="Fb Fontext"/>
          <w:rtl/>
        </w:rPr>
        <w:t xml:space="preserve">אכל חלב וחלב בהעלם אחד - אינו חייב אלא אחת.</w:t>
      </w:r>
    </w:p>
    <w:p w:rsidR="00E9703F" w:rsidRPr="006F178A" w:rsidRDefault="00E9703F" w:rsidP="00E9703F">
      <w:pPr>
        <w:rPr>
          <w:rtl/>
        </w:rPr>
      </w:pPr>
      <w:r w:rsidRPr="006F178A">
        <w:rPr>
          <w:rtl/>
        </w:rPr>
        <w:t>אכל חלב ודם ונותר ופגול בהעלם אחד - חייב אכאו"א. -זו חומר במינין הרבה ממין אחד.</w:t>
      </w:r>
    </w:p>
    <w:p w:rsidR="00E9703F" w:rsidRPr="006061D7" w:rsidRDefault="00E9703F" w:rsidP="00E9703F">
      <w:pPr>
        <w:rPr>
          <w:rtl/>
        </w:rPr>
      </w:pPr>
      <w:r w:rsidRPr="006061D7">
        <w:rPr>
          <w:rtl/>
        </w:rPr>
        <w:t>וזו חומר במין אחד ממינין הרבה שאם אכל חצי זית, וחזר ואכל חצי זית ממין אחד - חייב, שני מינין - פטור.</w:t>
      </w:r>
    </w:p>
    <w:p w:rsidR="00E9703F" w:rsidRPr="006F178A" w:rsidRDefault="00E9703F" w:rsidP="00E9703F">
      <w:pPr>
        <w:rPr>
          <w:rtl/>
        </w:rPr>
      </w:pPr>
      <w:r w:rsidRPr="006F178A">
        <w:rPr>
          <w:rStyle w:val="2fb"/>
          <w:rFonts w:ascii="Fb Fontext" w:hAnsi="Fb Fontext"/>
          <w:b/>
          <w:bCs/>
          <w:rtl/>
        </w:rPr>
        <w:t xml:space="preserve">לרבי </w:t>
      </w:r>
      <w:ins w:id="98841" w:author="קלוד" w:date="2026-10-11T13:11:34Z">
        <w:r>
          <w:rPr>
            <w:rStyle w:val="2fb"/>
            <w:rFonts w:ascii="Fb Fontext" w:hAnsi="Fb Fontext"/>
            <w:b/>
            <w:bCs/>
            <w:rtl/>
          </w:rPr>
          <w:t xml:space="preserve">ירמיה,</w:t>
        </w:r>
      </w:ins>
      <w:del w:id="98842" w:author="קלוד" w:date="2026-10-11T13:11:34Z">
        <w:r w:rsidRPr="006F178A">
          <w:rPr>
            <w:rStyle w:val="2fb"/>
            <w:rFonts w:ascii="Fb Fontext" w:hAnsi="Fb Fontext"/>
            <w:b/>
            <w:bCs/>
            <w:rtl/>
          </w:rPr>
          <w:delText xml:space="preserve">ירמיה</w:delText>
        </w:r>
      </w:del>
      <w:r w:rsidRPr="006F178A">
        <w:rPr>
          <w:rFonts w:ascii="Fb Fontext" w:hAnsi="Fb Fontext"/>
          <w:b/>
          <w:bCs/>
          <w:rtl/>
        </w:rPr>
        <w:t xml:space="preserve"> </w:t>
      </w:r>
      <w:ins w:id="98839" w:author="קלוד" w:date="2026-10-11T13:11:34Z">
        <w:r>
          <w:rPr>
            <w:rFonts w:ascii="Fb Fontext" w:hAnsi="Fb Fontext"/>
            <w:rtl/>
          </w:rPr>
          <w:t xml:space="preserve">זו</w:t>
        </w:r>
      </w:ins>
      <w:del w:id="98840" w:author="קלוד" w:date="2026-10-11T13:11:34Z">
        <w:r w:rsidRPr="006F178A">
          <w:rPr>
            <w:rFonts w:ascii="Fb Fontext" w:hAnsi="Fb Fontext"/>
            <w:rtl/>
          </w:rPr>
          <w:delText xml:space="preserve">הך</w:delText>
        </w:r>
      </w:del>
      <w:r w:rsidRPr="006F178A">
        <w:rPr>
          <w:rFonts w:ascii="Fb Fontext" w:hAnsi="Fb Fontext"/>
          <w:rtl/>
        </w:rPr>
        <w:t xml:space="preserve"> </w:t>
      </w:r>
      <w:ins w:id="98837" w:author="קלוד" w:date="2026-10-11T13:11:34Z">
        <w:r>
          <w:rPr>
            <w:rStyle w:val="2fb"/>
            <w:rFonts w:ascii="Fb Fontext" w:hAnsi="Fb Fontext"/>
            <w:rtl/>
          </w:rPr>
          <w:t xml:space="preserve">של</w:t>
        </w:r>
      </w:ins>
      <w:del w:id="98838" w:author="קלוד" w:date="2026-10-11T13:11:34Z">
        <w:r w:rsidRPr="006F178A">
          <w:rPr>
            <w:rStyle w:val="2fb"/>
            <w:rFonts w:ascii="Fb Fontext" w:hAnsi="Fb Fontext"/>
            <w:rtl/>
          </w:rPr>
          <w:delText xml:space="preserve">דר"ל</w:delText>
        </w:r>
      </w:del>
      <w:r w:rsidRPr="006F178A">
        <w:rPr>
          <w:rFonts w:ascii="Fb Fontext" w:hAnsi="Fb Fontext"/>
          <w:rtl/>
        </w:rPr>
        <w:t xml:space="preserve"> </w:t>
      </w:r>
      <w:ins w:id="98835" w:author="קלוד" w:date="2026-10-11T13:11:34Z">
        <w:r>
          <w:rPr>
            <w:rFonts w:ascii="Fb Fontext" w:hAnsi="Fb Fontext"/>
            <w:rtl/>
          </w:rPr>
          <w:t xml:space="preserve">ר"ל</w:t>
        </w:r>
      </w:ins>
      <w:del w:id="98836" w:author="קלוד" w:date="2026-10-11T13:11:34Z">
        <w:r w:rsidRPr="006F178A">
          <w:rPr>
            <w:rFonts w:ascii="Fb Fontext" w:hAnsi="Fb Fontext"/>
            <w:rtl/>
          </w:rPr>
          <w:delText xml:space="preserve">דמיירי</w:delText>
        </w:r>
      </w:del>
      <w:r w:rsidRPr="006F178A">
        <w:rPr>
          <w:rFonts w:ascii="Fb Fontext" w:hAnsi="Fb Fontext"/>
          <w:rtl/>
        </w:rPr>
        <w:t xml:space="preserve"> </w:t>
      </w:r>
      <w:ins w:id="98833" w:author="קלוד" w:date="2026-10-11T13:11:34Z">
        <w:r>
          <w:rPr>
            <w:rFonts w:ascii="Fb Fontext" w:hAnsi="Fb Fontext"/>
            <w:rtl/>
          </w:rPr>
          <w:t xml:space="preserve">- שמדובר שאכלו</w:t>
        </w:r>
      </w:ins>
      <w:del w:id="98834" w:author="קלוד" w:date="2026-10-11T13:11:34Z">
        <w:r w:rsidRPr="006F178A">
          <w:rPr>
            <w:rFonts w:ascii="Fb Fontext" w:hAnsi="Fb Fontext"/>
            <w:rtl/>
          </w:rPr>
          <w:delText xml:space="preserve">דאכלו</w:delText>
        </w:r>
      </w:del>
      <w:r w:rsidRPr="006F178A">
        <w:rPr>
          <w:rFonts w:ascii="Fb Fontext" w:hAnsi="Fb Fontext"/>
          <w:rtl/>
        </w:rPr>
        <w:t xml:space="preserve"> משני תמחויין </w:t>
      </w:r>
      <w:ins w:id="98831" w:author="קלוד" w:date="2026-10-11T13:11:34Z">
        <w:r>
          <w:rPr>
            <w:rFonts w:ascii="Fb Fontext" w:hAnsi="Fb Fontext"/>
            <w:rtl/>
          </w:rPr>
          <w:t xml:space="preserve">-</w:t>
        </w:r>
      </w:ins>
      <w:del w:id="98832" w:author="קלוד" w:date="2026-10-11T13:11:34Z">
        <w:r w:rsidRPr="006F178A">
          <w:rPr>
            <w:rFonts w:ascii="Fb Fontext" w:hAnsi="Fb Fontext"/>
            <w:rtl/>
          </w:rPr>
          <w:delText xml:space="preserve">היינו</w:delText>
        </w:r>
      </w:del>
      <w:r w:rsidRPr="006F178A">
        <w:rPr>
          <w:rFonts w:ascii="Fb Fontext" w:hAnsi="Fb Fontext"/>
          <w:rtl/>
        </w:rPr>
        <w:t xml:space="preserve"> </w:t>
      </w:r>
      <w:ins w:id="98829" w:author="קלוד" w:date="2026-10-11T13:11:34Z">
        <w:r>
          <w:rPr>
            <w:rFonts w:ascii="Fb Fontext" w:hAnsi="Fb Fontext"/>
            <w:rtl/>
          </w:rPr>
          <w:t xml:space="preserve">היא</w:t>
        </w:r>
      </w:ins>
      <w:del w:id="98830" w:author="קלוד" w:date="2026-10-11T13:11:34Z">
        <w:r w:rsidRPr="006F178A">
          <w:rPr>
            <w:rFonts w:ascii="Fb Fontext" w:hAnsi="Fb Fontext"/>
            <w:rtl/>
          </w:rPr>
          <w:delText xml:space="preserve">ארישא</w:delText>
        </w:r>
      </w:del>
      <w:r w:rsidRPr="006F178A">
        <w:rPr>
          <w:rFonts w:ascii="Fb Fontext" w:hAnsi="Fb Fontext"/>
          <w:rtl/>
        </w:rPr>
        <w:t xml:space="preserve"> </w:t>
      </w:r>
      <w:ins w:id="98827" w:author="קלוד" w:date="2026-10-11T13:11:34Z">
        <w:r>
          <w:rPr>
            <w:rFonts w:ascii="Fb Fontext" w:hAnsi="Fb Fontext"/>
            <w:rtl/>
          </w:rPr>
          <w:t xml:space="preserve">על הרישא, 'ממין</w:t>
        </w:r>
      </w:ins>
      <w:del w:id="98828" w:author="קלוד" w:date="2026-10-11T13:11:34Z">
        <w:r w:rsidRPr="006F178A">
          <w:rPr>
            <w:rFonts w:ascii="Fb Fontext" w:hAnsi="Fb Fontext"/>
            <w:rtl/>
          </w:rPr>
          <w:delText xml:space="preserve">דממין</w:delText>
        </w:r>
      </w:del>
      <w:r w:rsidRPr="006F178A">
        <w:rPr>
          <w:rFonts w:ascii="Fb Fontext" w:hAnsi="Fb Fontext"/>
          <w:rtl/>
        </w:rPr>
        <w:t xml:space="preserve"> אחד </w:t>
      </w:r>
      <w:ins w:id="98825" w:author="קלוד" w:date="2026-10-11T13:11:34Z">
        <w:r>
          <w:rPr>
            <w:rFonts w:ascii="Fb Fontext" w:hAnsi="Fb Fontext"/>
            <w:rtl/>
          </w:rPr>
          <w:t xml:space="preserve">חייב',</w:t>
        </w:r>
      </w:ins>
      <w:del w:id="98826" w:author="קלוד" w:date="2026-10-11T13:11:34Z">
        <w:r w:rsidRPr="006F178A">
          <w:rPr>
            <w:rFonts w:ascii="Fb Fontext" w:hAnsi="Fb Fontext"/>
            <w:rtl/>
          </w:rPr>
          <w:delText xml:space="preserve">חייב</w:delText>
        </w:r>
      </w:del>
      <w:r w:rsidRPr="006F178A">
        <w:rPr>
          <w:rFonts w:ascii="Fb Fontext" w:hAnsi="Fb Fontext"/>
          <w:rtl/>
        </w:rPr>
        <w:t xml:space="preserve"> </w:t>
      </w:r>
      <w:r w:rsidRPr="006F178A">
        <w:rPr>
          <w:rFonts w:ascii="Fb Fontext" w:hAnsi="Fb Fontext"/>
          <w:rtl/>
        </w:rPr>
        <w:t xml:space="preserve">וקמ"ל</w:t>
      </w:r>
      <w:r w:rsidRPr="006F178A">
        <w:rPr>
          <w:rFonts w:ascii="Fb Fontext" w:hAnsi="Fb Fontext"/>
          <w:rtl/>
        </w:rPr>
        <w:t xml:space="preserve"> </w:t>
      </w:r>
      <w:ins w:id="98823" w:author="קלוד" w:date="2026-10-11T13:11:34Z">
        <w:r>
          <w:rPr>
            <w:rFonts w:ascii="Fb Fontext" w:hAnsi="Fb Fontext"/>
            <w:rtl/>
          </w:rPr>
          <w:t xml:space="preserve">שתמחויין</w:t>
        </w:r>
      </w:ins>
      <w:del w:id="98824" w:author="קלוד" w:date="2026-10-11T13:11:34Z">
        <w:r w:rsidRPr="006F178A">
          <w:rPr>
            <w:rFonts w:ascii="Fb Fontext" w:hAnsi="Fb Fontext"/>
            <w:rtl/>
          </w:rPr>
          <w:delText xml:space="preserve">דתמחויין</w:delText>
        </w:r>
      </w:del>
      <w:r w:rsidRPr="006F178A">
        <w:rPr>
          <w:rFonts w:ascii="Fb Fontext" w:hAnsi="Fb Fontext"/>
          <w:rtl/>
        </w:rPr>
        <w:t xml:space="preserve"> מחלקין </w:t>
      </w:r>
      <w:ins w:id="98821" w:author="קלוד" w:date="2026-10-11T13:11:34Z">
        <w:r>
          <w:rPr>
            <w:rFonts w:ascii="Fb Fontext" w:hAnsi="Fb Fontext"/>
            <w:rtl/>
          </w:rPr>
          <w:t xml:space="preserve">רק</w:t>
        </w:r>
      </w:ins>
      <w:del w:id="98822" w:author="קלוד" w:date="2026-10-11T13:11:34Z">
        <w:r w:rsidRPr="006F178A">
          <w:rPr>
            <w:rFonts w:ascii="Fb Fontext" w:hAnsi="Fb Fontext"/>
            <w:rtl/>
          </w:rPr>
          <w:delText xml:space="preserve">דוקא</w:delText>
        </w:r>
      </w:del>
      <w:r w:rsidRPr="006F178A">
        <w:rPr>
          <w:rFonts w:ascii="Fb Fontext" w:hAnsi="Fb Fontext"/>
          <w:rtl/>
        </w:rPr>
        <w:t xml:space="preserve"> לחומרא.</w:t>
      </w:r>
    </w:p>
    <w:p w:rsidR="00E9703F" w:rsidRPr="006F178A" w:rsidRDefault="00E9703F" w:rsidP="00E9703F">
      <w:pPr>
        <w:rPr>
          <w:rtl/>
        </w:rPr>
      </w:pPr>
      <w:ins w:id="98849" w:author="קלוד" w:date="2026-10-11T13:11:34Z">
        <w:r>
          <w:rPr>
            <w:rFonts w:ascii="Fb Fontext" w:hAnsi="Fb Fontext"/>
            <w:sz w:val="20"/>
            <w:rtl/>
          </w:rPr>
          <w:t xml:space="preserve">ונמצא</w:t>
        </w:r>
      </w:ins>
      <w:del w:id="98850" w:author="קלוד" w:date="2026-10-11T13:11:34Z">
        <w:r w:rsidRPr="006F178A">
          <w:rPr>
            <w:rFonts w:ascii="Fb Fontext" w:hAnsi="Fb Fontext"/>
            <w:sz w:val="20"/>
            <w:rtl/>
          </w:rPr>
          <w:delText xml:space="preserve">ונפיק</w:delText>
        </w:r>
      </w:del>
      <w:r w:rsidRPr="006F178A">
        <w:rPr>
          <w:rFonts w:ascii="Fb Fontext" w:hAnsi="Fb Fontext"/>
          <w:sz w:val="20"/>
          <w:rtl/>
        </w:rPr>
        <w:t xml:space="preserve"> </w:t>
      </w:r>
      <w:ins w:id="98847" w:author="קלוד" w:date="2026-10-11T13:11:34Z">
        <w:r>
          <w:rPr>
            <w:rFonts w:ascii="Fb Fontext" w:hAnsi="Fb Fontext"/>
            <w:sz w:val="20"/>
            <w:rtl/>
          </w:rPr>
          <w:t xml:space="preserve">שמצטרפים</w:t>
        </w:r>
      </w:ins>
      <w:del w:id="98848" w:author="קלוד" w:date="2026-10-11T13:11:34Z">
        <w:r w:rsidRPr="006F178A">
          <w:rPr>
            <w:rFonts w:ascii="Fb Fontext" w:hAnsi="Fb Fontext"/>
            <w:sz w:val="20"/>
            <w:rtl/>
          </w:rPr>
          <w:delText xml:space="preserve">דמצטרפים</w:delText>
        </w:r>
      </w:del>
      <w:r w:rsidRPr="006F178A">
        <w:rPr>
          <w:rFonts w:ascii="Fb Fontext" w:hAnsi="Fb Fontext"/>
          <w:sz w:val="20"/>
          <w:rtl/>
        </w:rPr>
        <w:t xml:space="preserve"> </w:t>
      </w:r>
      <w:ins w:id="98845" w:author="קלוד" w:date="2026-10-11T13:11:34Z">
        <w:r>
          <w:rPr>
            <w:rFonts w:ascii="Fb Fontext" w:hAnsi="Fb Fontext"/>
            <w:sz w:val="20"/>
            <w:rtl/>
          </w:rPr>
          <w:t xml:space="preserve">אף</w:t>
        </w:r>
      </w:ins>
      <w:del w:id="98846" w:author="קלוד" w:date="2026-10-11T13:11:34Z">
        <w:r w:rsidRPr="006F178A">
          <w:rPr>
            <w:rFonts w:ascii="Fb Fontext" w:hAnsi="Fb Fontext"/>
            <w:sz w:val="20"/>
            <w:rtl/>
          </w:rPr>
          <w:delText xml:space="preserve">מה</w:delText>
        </w:r>
      </w:del>
      <w:r w:rsidRPr="006F178A">
        <w:rPr>
          <w:rFonts w:ascii="Fb Fontext" w:hAnsi="Fb Fontext"/>
          <w:sz w:val="20"/>
          <w:rtl/>
        </w:rPr>
        <w:t xml:space="preserve"> </w:t>
      </w:r>
      <w:ins w:id="98843" w:author="קלוד" w:date="2026-10-11T13:11:34Z">
        <w:r>
          <w:rPr>
            <w:rFonts w:ascii="Fb Fontext" w:hAnsi="Fb Fontext"/>
            <w:sz w:val="20"/>
            <w:rtl/>
          </w:rPr>
          <w:t xml:space="preserve">שחלוקים</w:t>
        </w:r>
      </w:ins>
      <w:del w:id="98844" w:author="קלוד" w:date="2026-10-11T13:11:34Z">
        <w:r w:rsidRPr="006F178A">
          <w:rPr>
            <w:rFonts w:ascii="Fb Fontext" w:hAnsi="Fb Fontext"/>
            <w:sz w:val="20"/>
            <w:rtl/>
          </w:rPr>
          <w:delText xml:space="preserve">שחלוקין</w:delText>
        </w:r>
      </w:del>
      <w:r w:rsidRPr="006F178A">
        <w:rPr>
          <w:rFonts w:ascii="Fb Fontext" w:hAnsi="Fb Fontext"/>
          <w:sz w:val="20"/>
          <w:rtl/>
        </w:rPr>
        <w:t xml:space="preserve"> לחטאות.</w:t>
      </w:r>
    </w:p>
    <w:p w:rsidR="00E9703F" w:rsidRPr="006F178A" w:rsidRDefault="00E9703F" w:rsidP="00E9703F">
      <w:pPr>
        <w:rPr>
          <w:rtl/>
        </w:rPr>
      </w:pPr>
      <w:ins w:id="98873" w:author="קלוד" w:date="2026-10-11T13:11:34Z">
        <w:r>
          <w:rPr>
            <w:rStyle w:val="2fb"/>
            <w:rFonts w:ascii="Fb Fontext" w:hAnsi="Fb Fontext"/>
            <w:b/>
            <w:bCs/>
            <w:rtl/>
          </w:rPr>
          <w:t xml:space="preserve">ולר"ז,</w:t>
        </w:r>
      </w:ins>
      <w:del w:id="98874" w:author="קלוד" w:date="2026-10-11T13:11:34Z">
        <w:r w:rsidRPr="006F178A">
          <w:rPr>
            <w:rStyle w:val="2fb"/>
            <w:rFonts w:ascii="Fb Fontext" w:hAnsi="Fb Fontext"/>
            <w:b/>
            <w:bCs/>
            <w:rtl/>
          </w:rPr>
          <w:delText xml:space="preserve">ולר</w:delText>
        </w:r>
        <w:r w:rsidRPr="006F178A">
          <w:rPr>
            <w:rStyle w:val="2fb"/>
            <w:rFonts w:ascii="Fb Fontext" w:hAnsi="Fb Fontext"/>
            <w:rtl/>
          </w:rPr>
          <w:delText xml:space="preserve">"</w:delText>
        </w:r>
        <w:r w:rsidRPr="006F178A">
          <w:rPr>
            <w:rStyle w:val="2fb"/>
            <w:rFonts w:ascii="Fb Fontext" w:hAnsi="Fb Fontext"/>
            <w:b/>
            <w:bCs/>
            <w:rtl/>
          </w:rPr>
          <w:delText xml:space="preserve">ז</w:delText>
        </w:r>
      </w:del>
      <w:r w:rsidRPr="006F178A">
        <w:rPr>
          <w:rFonts w:ascii="Fb Fontext" w:hAnsi="Fb Fontext"/>
          <w:b/>
          <w:bCs/>
          <w:rtl/>
        </w:rPr>
        <w:t xml:space="preserve"> </w:t>
      </w:r>
      <w:r w:rsidRPr="006F178A">
        <w:rPr>
          <w:rFonts w:ascii="Fb Fontext" w:hAnsi="Fb Fontext"/>
          <w:rtl/>
        </w:rPr>
        <w:t xml:space="preserve">שענה </w:t>
      </w:r>
      <w:ins w:id="98871" w:author="קלוד" w:date="2026-10-11T13:11:34Z">
        <w:r>
          <w:rPr>
            <w:rFonts w:ascii="Fb Fontext" w:hAnsi="Fb Fontext"/>
            <w:rtl/>
          </w:rPr>
          <w:t xml:space="preserve">שחלוקים</w:t>
        </w:r>
      </w:ins>
      <w:del w:id="98872" w:author="קלוד" w:date="2026-10-11T13:11:34Z">
        <w:r w:rsidRPr="006F178A">
          <w:rPr>
            <w:rFonts w:ascii="Fb Fontext" w:hAnsi="Fb Fontext"/>
            <w:rtl/>
          </w:rPr>
          <w:delText xml:space="preserve">דחלוקין</w:delText>
        </w:r>
      </w:del>
      <w:r w:rsidRPr="006F178A">
        <w:rPr>
          <w:rFonts w:ascii="Fb Fontext" w:hAnsi="Fb Fontext"/>
          <w:rtl/>
        </w:rPr>
        <w:t xml:space="preserve"> לחטאות </w:t>
      </w:r>
      <w:ins w:id="98869" w:author="קלוד" w:date="2026-10-11T13:11:34Z">
        <w:r>
          <w:rPr>
            <w:rFonts w:ascii="Fb Fontext" w:hAnsi="Fb Fontext"/>
            <w:rtl/>
          </w:rPr>
          <w:t xml:space="preserve">ואינם</w:t>
        </w:r>
      </w:ins>
      <w:del w:id="98870" w:author="קלוד" w:date="2026-10-11T13:11:34Z">
        <w:r w:rsidRPr="006F178A">
          <w:rPr>
            <w:rFonts w:ascii="Fb Fontext" w:hAnsi="Fb Fontext"/>
            <w:rtl/>
          </w:rPr>
          <w:delText xml:space="preserve">ולא</w:delText>
        </w:r>
      </w:del>
      <w:r w:rsidRPr="006F178A">
        <w:rPr>
          <w:rFonts w:ascii="Fb Fontext" w:hAnsi="Fb Fontext"/>
          <w:rtl/>
        </w:rPr>
        <w:t xml:space="preserve"> </w:t>
      </w:r>
      <w:ins w:id="98867" w:author="קלוד" w:date="2026-10-11T13:11:34Z">
        <w:r>
          <w:rPr>
            <w:rFonts w:ascii="Fb Fontext" w:hAnsi="Fb Fontext"/>
            <w:rtl/>
          </w:rPr>
          <w:t xml:space="preserve">מצטרפים,</w:t>
        </w:r>
      </w:ins>
      <w:del w:id="98868" w:author="קלוד" w:date="2026-10-11T13:11:34Z">
        <w:r w:rsidRPr="006F178A">
          <w:rPr>
            <w:rFonts w:ascii="Fb Fontext" w:hAnsi="Fb Fontext"/>
            <w:rtl/>
          </w:rPr>
          <w:delText xml:space="preserve">מצטרפים</w:delText>
        </w:r>
      </w:del>
      <w:r w:rsidRPr="006F178A">
        <w:rPr>
          <w:rFonts w:ascii="Fb Fontext" w:hAnsi="Fb Fontext"/>
          <w:rtl/>
        </w:rPr>
        <w:t xml:space="preserve"> </w:t>
      </w:r>
      <w:ins w:id="98865" w:author="קלוד" w:date="2026-10-11T13:11:34Z">
        <w:r>
          <w:rPr>
            <w:rFonts w:ascii="Fb Fontext" w:hAnsi="Fb Fontext"/>
            <w:rtl/>
          </w:rPr>
          <w:t xml:space="preserve">זו</w:t>
        </w:r>
      </w:ins>
      <w:del w:id="98866" w:author="קלוד" w:date="2026-10-11T13:11:34Z">
        <w:r w:rsidRPr="006F178A">
          <w:rPr>
            <w:rFonts w:ascii="Fb Fontext" w:hAnsi="Fb Fontext"/>
            <w:rtl/>
          </w:rPr>
          <w:delText xml:space="preserve">הך</w:delText>
        </w:r>
      </w:del>
      <w:r w:rsidRPr="006F178A">
        <w:rPr>
          <w:rFonts w:ascii="Fb Fontext" w:hAnsi="Fb Fontext"/>
          <w:rtl/>
        </w:rPr>
        <w:t xml:space="preserve"> </w:t>
      </w:r>
      <w:ins w:id="98863" w:author="קלוד" w:date="2026-10-11T13:11:34Z">
        <w:r>
          <w:rPr>
            <w:rStyle w:val="2fb"/>
            <w:rFonts w:ascii="Fb Fontext" w:hAnsi="Fb Fontext"/>
            <w:rtl/>
          </w:rPr>
          <w:t xml:space="preserve">של</w:t>
        </w:r>
      </w:ins>
      <w:del w:id="98864" w:author="קלוד" w:date="2026-10-11T13:11:34Z">
        <w:r w:rsidRPr="006F178A">
          <w:rPr>
            <w:rStyle w:val="2fb"/>
            <w:rFonts w:ascii="Fb Fontext" w:hAnsi="Fb Fontext"/>
            <w:rtl/>
          </w:rPr>
          <w:delText xml:space="preserve">דר"ל</w:delText>
        </w:r>
      </w:del>
      <w:r w:rsidRPr="006F178A">
        <w:rPr>
          <w:rFonts w:ascii="Fb Fontext" w:hAnsi="Fb Fontext"/>
          <w:rtl/>
        </w:rPr>
        <w:t xml:space="preserve"> </w:t>
      </w:r>
      <w:ins w:id="98861" w:author="קלוד" w:date="2026-10-11T13:11:34Z">
        <w:r>
          <w:rPr>
            <w:rFonts w:ascii="Fb Fontext" w:hAnsi="Fb Fontext"/>
            <w:rtl/>
          </w:rPr>
          <w:t xml:space="preserve">ר"ל - שתמחויין</w:t>
        </w:r>
      </w:ins>
      <w:del w:id="98862" w:author="קלוד" w:date="2026-10-11T13:11:34Z">
        <w:r w:rsidRPr="006F178A">
          <w:rPr>
            <w:rFonts w:ascii="Fb Fontext" w:hAnsi="Fb Fontext"/>
            <w:rtl/>
          </w:rPr>
          <w:delText xml:space="preserve">דתמחויין</w:delText>
        </w:r>
      </w:del>
      <w:r w:rsidRPr="006F178A">
        <w:rPr>
          <w:rFonts w:ascii="Fb Fontext" w:hAnsi="Fb Fontext"/>
          <w:rtl/>
        </w:rPr>
        <w:t xml:space="preserve"> מחלקין </w:t>
      </w:r>
      <w:r>
        <w:rPr>
          <w:rFonts w:ascii="Fb Fontext" w:hAnsi="Fb Fontext"/>
          <w:rtl/>
        </w:rPr>
        <w:t>אפי'</w:t>
      </w:r>
      <w:r w:rsidRPr="006F178A">
        <w:rPr>
          <w:rFonts w:ascii="Fb Fontext" w:hAnsi="Fb Fontext"/>
          <w:rtl/>
        </w:rPr>
        <w:t xml:space="preserve"> </w:t>
      </w:r>
      <w:ins w:id="98859" w:author="קלוד" w:date="2026-10-11T13:11:34Z">
        <w:r>
          <w:rPr>
            <w:rFonts w:ascii="Fb Fontext" w:hAnsi="Fb Fontext"/>
            <w:rtl/>
          </w:rPr>
          <w:t xml:space="preserve">לקולא</w:t>
        </w:r>
      </w:ins>
      <w:del w:id="98860" w:author="קלוד" w:date="2026-10-11T13:11:34Z">
        <w:r w:rsidRPr="006F178A">
          <w:rPr>
            <w:rFonts w:ascii="Fb Fontext" w:hAnsi="Fb Fontext"/>
            <w:rtl/>
          </w:rPr>
          <w:delText xml:space="preserve">אקולא</w:delText>
        </w:r>
      </w:del>
      <w:r w:rsidRPr="006F178A">
        <w:rPr>
          <w:rFonts w:ascii="Fb Fontext" w:hAnsi="Fb Fontext"/>
          <w:rtl/>
        </w:rPr>
        <w:t xml:space="preserve"> </w:t>
      </w:r>
      <w:ins w:id="98857" w:author="קלוד" w:date="2026-10-11T13:11:34Z">
        <w:r>
          <w:rPr>
            <w:rFonts w:ascii="Fb Fontext" w:hAnsi="Fb Fontext"/>
            <w:rtl/>
          </w:rPr>
          <w:t xml:space="preserve">-</w:t>
        </w:r>
      </w:ins>
      <w:del w:id="98858" w:author="קלוד" w:date="2026-10-11T13:11:34Z">
        <w:r w:rsidRPr="006F178A">
          <w:rPr>
            <w:rFonts w:ascii="Fb Fontext" w:hAnsi="Fb Fontext"/>
            <w:rtl/>
          </w:rPr>
          <w:delText xml:space="preserve">והיינו</w:delText>
        </w:r>
      </w:del>
      <w:r w:rsidRPr="006F178A">
        <w:rPr>
          <w:rFonts w:ascii="Fb Fontext" w:hAnsi="Fb Fontext"/>
          <w:rtl/>
        </w:rPr>
        <w:t xml:space="preserve"> </w:t>
      </w:r>
      <w:ins w:id="98855" w:author="קלוד" w:date="2026-10-11T13:11:34Z">
        <w:r>
          <w:rPr>
            <w:rFonts w:ascii="Fb Fontext" w:hAnsi="Fb Fontext"/>
            <w:rtl/>
          </w:rPr>
          <w:t xml:space="preserve">היא</w:t>
        </w:r>
      </w:ins>
      <w:del w:id="98856" w:author="קלוד" w:date="2026-10-11T13:11:34Z">
        <w:r w:rsidRPr="006F178A">
          <w:rPr>
            <w:rFonts w:ascii="Fb Fontext" w:hAnsi="Fb Fontext"/>
            <w:rtl/>
          </w:rPr>
          <w:delText xml:space="preserve">אסיפא</w:delText>
        </w:r>
      </w:del>
      <w:r w:rsidRPr="006F178A">
        <w:rPr>
          <w:rFonts w:ascii="Fb Fontext" w:hAnsi="Fb Fontext"/>
          <w:rtl/>
        </w:rPr>
        <w:t xml:space="preserve"> </w:t>
      </w:r>
      <w:ins w:id="98853" w:author="קלוד" w:date="2026-10-11T13:11:34Z">
        <w:r>
          <w:rPr>
            <w:rFonts w:ascii="Fb Fontext" w:hAnsi="Fb Fontext"/>
            <w:rtl/>
          </w:rPr>
          <w:t xml:space="preserve">על הסיפא, 'שני</w:t>
        </w:r>
      </w:ins>
      <w:del w:id="98854" w:author="קלוד" w:date="2026-10-11T13:11:34Z">
        <w:r w:rsidRPr="006F178A">
          <w:rPr>
            <w:rFonts w:ascii="Fb Fontext" w:hAnsi="Fb Fontext"/>
            <w:rtl/>
          </w:rPr>
          <w:delText xml:space="preserve">דשני</w:delText>
        </w:r>
      </w:del>
      <w:r w:rsidRPr="006F178A">
        <w:rPr>
          <w:rFonts w:ascii="Fb Fontext" w:hAnsi="Fb Fontext"/>
          <w:rtl/>
        </w:rPr>
        <w:t xml:space="preserve"> מינים </w:t>
      </w:r>
      <w:ins w:id="98851" w:author="קלוד" w:date="2026-10-11T13:11:34Z">
        <w:r>
          <w:rPr>
            <w:rFonts w:ascii="Fb Fontext" w:hAnsi="Fb Fontext"/>
            <w:rtl/>
          </w:rPr>
          <w:t xml:space="preserve">פטור'.</w:t>
        </w:r>
      </w:ins>
      <w:del w:id="98852" w:author="קלוד" w:date="2026-10-11T13:11:34Z">
        <w:r w:rsidRPr="006F178A">
          <w:rPr>
            <w:rFonts w:ascii="Fb Fontext" w:hAnsi="Fb Fontext"/>
            <w:rtl/>
          </w:rPr>
          <w:delText xml:space="preserve">פטור.</w:delText>
        </w:r>
      </w:del>
    </w:p>
    <w:p w:rsidR="00E9703F" w:rsidRDefault="00E9703F" w:rsidP="00E9703F">
      <w:pPr>
        <w:rPr>
          <w:rtl/>
        </w:rPr>
      </w:pPr>
      <w:r w:rsidRPr="006F178A">
        <w:rPr>
          <w:rtl/>
        </w:rPr>
        <w:t>וממילא רישא מיירי במין אחד ותמחוי אחד,</w:t>
      </w:r>
    </w:p>
    <w:p w:rsidR="00E9703F" w:rsidRPr="009757B9" w:rsidRDefault="00E9703F" w:rsidP="00E9703F">
      <w:pPr>
        <w:rPr>
          <w:rFonts w:cs="Guttman Vilna"/>
          <w:b/>
          <w:bCs/>
          <w:rtl/>
        </w:rPr>
      </w:pPr>
      <w:r w:rsidRPr="006F178A">
        <w:rPr>
          <w:rtl/>
        </w:rPr>
        <w:t xml:space="preserve">וקמ"ל</w:t>
      </w:r>
      <w:r w:rsidRPr="006F178A">
        <w:rPr>
          <w:rtl/>
        </w:rPr>
        <w:t xml:space="preserve"> ד</w:t>
      </w:r>
      <w:r>
        <w:rPr>
          <w:rtl/>
        </w:rPr>
        <w:t>אפי'</w:t>
      </w:r>
      <w:r w:rsidRPr="006F178A">
        <w:rPr>
          <w:rtl/>
        </w:rPr>
        <w:t xml:space="preserve"> דהיתה לו ידיעה בינתיים </w:t>
      </w:r>
      <w:r w:rsidRPr="006F178A">
        <w:rPr>
          <w:rStyle w:val="2fb"/>
          <w:rtl/>
        </w:rPr>
        <w:t xml:space="preserve">וכר"ג</w:t>
      </w:r>
      <w:r w:rsidRPr="006F178A">
        <w:rPr>
          <w:rtl/>
        </w:rPr>
        <w:t xml:space="preserve"> </w:t>
      </w:r>
      <w:ins w:id="95185" w:author="מנוע מכני" w:date="2026-10-11T12:04:39Z">
        <w:r>
          <w:rPr>
            <w:rtl/>
          </w:rPr>
          <w:t xml:space="preserve">דסבר</w:t>
        </w:r>
      </w:ins>
      <w:del w:id="95186" w:author="מנוע מכני" w:date="2026-10-11T12:04:39Z">
        <w:r w:rsidRPr="006F178A">
          <w:rPr>
            <w:rtl/>
          </w:rPr>
          <w:delText xml:space="preserve">דס"ל</w:delText>
        </w:r>
      </w:del>
      <w:r w:rsidRPr="006F178A">
        <w:rPr>
          <w:rtl/>
        </w:rPr>
        <w:t xml:space="preserve"> אין ידיעה לחצי שיעור.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795" w:author="קלוד" w:date="2026-10-11T12:33:55Z"/>
        </w:rPr>
      </w:pPr>
      <w:ins w:id="90796" w:author="קלוד" w:date="2026-10-11T12:33:55Z">
        <w:r>
          <w:rPr>
            <w:color w:val="7B3F00"/>
          </w:rPr>
          <w:t xml:space="preserve">שני זיתי חלב בהעלם אחד - מחלוקת רי"ו ור"ל</w:t>
        </w:r>
      </w:ins>
    </w:p>
    <w:p w:rsidR="00E9703F" w:rsidRPr="0099085C" w:rsidRDefault="00E9703F" w:rsidP="00E9703F">
      <w:pPr>
        <w:rPr>
          <w:b/>
          <w:bCs/>
          <w:rtl/>
        </w:rPr>
      </w:pPr>
      <w:r w:rsidRPr="0099085C">
        <w:rPr>
          <w:rFonts w:ascii="Fb Fontext" w:hAnsi="Fb Fontext"/>
          <w:b/>
          <w:bCs/>
          <w:rtl/>
        </w:rPr>
        <w:t>איתמר, אכל שני זיתי חלב בהעלם אחד ונודע לו על הראשון, וחזר ונודע לו על השני.</w:t>
      </w:r>
    </w:p>
    <w:p>
      <w:pPr>
        <w:pStyle w:val="38"/>
        <w:rPr>
          <w:ins w:id="97748" w:author="מנוע מכני" w:date="2026-10-11T12:04:39Z"/>
        </w:rPr>
      </w:pPr>
      <w:r w:rsidRPr="00825131">
        <w:t>רי"ו</w:t>
      </w:r>
      <w:r w:rsidRPr="006F178A">
        <w:t xml:space="preserve">:</w:t>
      </w:r>
    </w:p>
    <w:p w:rsidR="00E9703F" w:rsidRDefault="00E9703F" w:rsidP="00E9703F">
      <w:pPr>
        <w:rPr>
          <w:rtl/>
        </w:rPr>
      </w:pPr>
      <w:del w:id="97749" w:author="מנוע מכני" w:date="2026-10-11T12:04:39Z">
        <w:r w:rsidRPr="006F178A">
          <w:rPr>
            <w:rtl/>
          </w:rPr>
          <w:delText xml:space="preserve"> </w:delText>
        </w:r>
      </w:del>
      <w:r w:rsidRPr="006F178A">
        <w:rPr>
          <w:rtl/>
        </w:rPr>
        <w:t xml:space="preserve">חייב שנים</w:t>
      </w:r>
      <w:ins w:id="94499" w:author="מנוע מכני" w:date="2026-10-11T12:04:39Z">
        <w:r>
          <w:rPr>
            <w:rtl/>
          </w:rPr>
          <w:t xml:space="preserve">,</w:t>
        </w:r>
      </w:ins>
      <w:del w:id="94500" w:author="מנוע מכני" w:date="2026-10-11T12:04:39Z">
        <w:r w:rsidRPr="006F178A">
          <w:rPr>
            <w:rtl/>
          </w:rPr>
          <w:delText xml:space="preserve"> ,</w:delText>
        </w:r>
      </w:del>
      <w:r w:rsidRPr="00784B8D">
        <w:rPr>
          <w:rStyle w:val="afffff0"/>
          <w:rtl/>
        </w:rPr>
        <w:t xml:space="preserve"> </w:t>
      </w:r>
      <w:r w:rsidRPr="00784B8D">
        <w:rPr>
          <w:rStyle w:val="afffff0"/>
          <w:rFonts w:hint="cs"/>
          <w:rtl/>
        </w:rPr>
        <w:t>'</w:t>
      </w:r>
      <w:r w:rsidRPr="00784B8D">
        <w:rPr>
          <w:rStyle w:val="afffff0"/>
          <w:rtl/>
        </w:rPr>
        <w:t>על חטאתו והביא</w:t>
      </w:r>
      <w:r w:rsidRPr="00784B8D">
        <w:rPr>
          <w:rStyle w:val="afffff0"/>
          <w:rFonts w:hint="cs"/>
          <w:rtl/>
        </w:rPr>
        <w:t>'</w:t>
      </w:r>
      <w:r w:rsidRPr="00784B8D">
        <w:rPr>
          <w:rStyle w:val="afffff0"/>
          <w:rtl/>
        </w:rPr>
        <w:t>.</w:t>
      </w:r>
      <w:r w:rsidRPr="006F178A">
        <w:rPr>
          <w:rtl/>
        </w:rPr>
        <w:t xml:space="preserve"> [משמע אכל חטאת וחטאת]</w:t>
      </w:r>
    </w:p>
    <w:p>
      <w:pPr>
        <w:pStyle w:val="38"/>
        <w:rPr>
          <w:ins w:id="97750" w:author="מנוע מכני" w:date="2026-10-11T12:04:39Z"/>
        </w:rPr>
      </w:pPr>
      <w:r w:rsidRPr="00825131">
        <w:t>ור"</w:t>
      </w:r>
      <w:r w:rsidRPr="00825131">
        <w:t>ל</w:t>
      </w:r>
      <w:r w:rsidRPr="006F178A">
        <w:t>:</w:t>
      </w:r>
    </w:p>
    <w:p w:rsidR="00E9703F" w:rsidRPr="006F178A" w:rsidRDefault="00E9703F" w:rsidP="00E9703F">
      <w:pPr>
        <w:rPr>
          <w:rtl/>
        </w:rPr>
      </w:pPr>
      <w:del w:id="97751" w:author="מנוע מכני" w:date="2026-10-11T12:04:39Z">
        <w:r w:rsidRPr="006F178A">
          <w:rPr>
            <w:rFonts w:hint="cs"/>
            <w:rtl/>
          </w:rPr>
          <w:delText xml:space="preserve"> </w:delText>
        </w:r>
      </w:del>
      <w:r w:rsidRPr="006F178A">
        <w:rPr>
          <w:rtl/>
        </w:rPr>
        <w:t xml:space="preserve">חייב אחת </w:t>
      </w:r>
      <w:ins w:id="98881" w:author="קלוד" w:date="2026-10-11T13:11:34Z">
        <w:r>
          <w:rPr>
            <w:rtl/>
          </w:rPr>
          <w:t xml:space="preserve">-</w:t>
        </w:r>
      </w:ins>
      <w:del w:id="98882" w:author="קלוד" w:date="2026-10-11T13:11:34Z">
        <w:r w:rsidRPr="006F178A">
          <w:rPr>
            <w:rtl/>
          </w:rPr>
          <w:delText xml:space="preserve">–</w:delText>
        </w:r>
      </w:del>
      <w:r w:rsidRPr="00784B8D">
        <w:rPr>
          <w:rStyle w:val="afffff0"/>
          <w:rtl/>
        </w:rPr>
        <w:t xml:space="preserve"> </w:t>
      </w:r>
      <w:r w:rsidRPr="00784B8D">
        <w:rPr>
          <w:rStyle w:val="afffff0"/>
          <w:rFonts w:hint="cs"/>
          <w:rtl/>
        </w:rPr>
        <w:t>'</w:t>
      </w:r>
      <w:ins w:id="91075" w:author="Claude - סמנטי" w:date="2026-10-11T12:28:21Z">
        <w:r>
          <w:rPr>
            <w:rStyle w:val="afffff0"/>
            <w:rtl/>
          </w:rPr>
          <w:t xml:space="preserve">מֵחַטָּאתוֹ וְנִסְלַח </w:t>
        </w:r>
        <w:ins w:id="98879" w:author="קלוד" w:date="2026-10-11T13:11:34Z">
          <w:r>
            <w:rPr>
              <w:rStyle w:val="afffff0"/>
              <w:rtl/>
            </w:rPr>
            <w:t xml:space="preserve">לוֹ'.</w:t>
          </w:r>
        </w:ins>
        <w:del w:id="98880" w:author="קלוד" w:date="2026-10-11T13:11:34Z">
          <w:r>
            <w:rPr>
              <w:rStyle w:val="afffff0"/>
              <w:rtl/>
            </w:rPr>
            <w:delText xml:space="preserve">לוֹ</w:delText>
          </w:r>
          <w:r w:rsidRPr="00784B8D">
            <w:rPr>
              <w:rStyle w:val="afffff0"/>
              <w:rFonts w:hint="cs"/>
              <w:rtl/>
            </w:rPr>
            <w:delText xml:space="preserve">'</w:delText>
          </w:r>
        </w:del>
      </w:ins>
      <w:del w:id="91076" w:author="Claude - סמנטי" w:date="2026-10-11T12:28:21Z">
        <w:r w:rsidRPr="00784B8D">
          <w:rPr>
            <w:rStyle w:val="afffff0"/>
            <w:rtl/>
          </w:rPr>
          <w:delText xml:space="preserve">מחטאתו ונסלח לו</w:delText>
        </w:r>
      </w:del>
      <w:r w:rsidRPr="00784B8D">
        <w:rPr>
          <w:rStyle w:val="afffff0"/>
          <w:rtl/>
        </w:rPr>
        <w:t xml:space="preserve"> </w:t>
      </w:r>
      <w:ins w:id="98877" w:author="קלוד" w:date="2026-10-11T13:11:34Z">
        <w:r>
          <w:rPr>
            <w:rtl/>
          </w:rPr>
          <w:t xml:space="preserve">ו'על</w:t>
        </w:r>
      </w:ins>
      <w:del w:id="98878" w:author="קלוד" w:date="2026-10-11T13:11:34Z">
        <w:r w:rsidRPr="006F178A">
          <w:rPr>
            <w:rtl/>
          </w:rPr>
          <w:delText xml:space="preserve">– והך </w:delText>
        </w:r>
        <w:r w:rsidRPr="00B65B09">
          <w:rPr>
            <w:rStyle w:val="afffff0"/>
            <w:rtl/>
          </w:rPr>
          <w:delText xml:space="preserve">ד</w:delText>
        </w:r>
        <w:r w:rsidRPr="00B65B09">
          <w:rPr>
            <w:rStyle w:val="afffff0"/>
            <w:rFonts w:hint="cs"/>
            <w:rtl/>
          </w:rPr>
          <w:delText xml:space="preserve">'</w:delText>
        </w:r>
        <w:r w:rsidRPr="00B65B09">
          <w:rPr>
            <w:rStyle w:val="afffff0"/>
            <w:rtl/>
          </w:rPr>
          <w:delText xml:space="preserve">על</w:delText>
        </w:r>
      </w:del>
      <w:r w:rsidRPr="00B65B09">
        <w:rPr>
          <w:rStyle w:val="afffff0"/>
          <w:rtl/>
        </w:rPr>
        <w:t xml:space="preserve"> חטאתו והביא</w:t>
      </w:r>
      <w:r w:rsidRPr="00B65B09">
        <w:rPr>
          <w:rStyle w:val="afffff0"/>
          <w:rFonts w:hint="cs"/>
          <w:rtl/>
        </w:rPr>
        <w:t>'</w:t>
      </w:r>
      <w:r w:rsidRPr="00B65B09">
        <w:rPr>
          <w:rStyle w:val="afffff0"/>
          <w:rtl/>
        </w:rPr>
        <w:t xml:space="preserve"> </w:t>
      </w:r>
      <w:ins w:id="98875" w:author="קלוד" w:date="2026-10-11T13:11:34Z">
        <w:r>
          <w:rPr>
            <w:rtl/>
          </w:rPr>
          <w:t xml:space="preserve">-</w:t>
        </w:r>
      </w:ins>
      <w:del w:id="98876" w:author="קלוד" w:date="2026-10-11T13:11:34Z">
        <w:r w:rsidRPr="006F178A">
          <w:rPr>
            <w:rtl/>
          </w:rPr>
          <w:delText xml:space="preserve">ההוא</w:delText>
        </w:r>
      </w:del>
      <w:r w:rsidRPr="006F178A">
        <w:rPr>
          <w:rtl/>
        </w:rPr>
        <w:t xml:space="preserve"> לאחר כפרה.</w:t>
      </w:r>
    </w:p>
    <w:p w:rsidR="00E9703F" w:rsidRPr="006F178A" w:rsidRDefault="00E9703F" w:rsidP="00E9703F">
      <w:pPr>
        <w:rPr>
          <w:rtl/>
        </w:rPr>
      </w:pPr>
      <w:ins w:id="98895" w:author="קלוד" w:date="2026-10-11T13:11:34Z">
        <w:r>
          <w:rPr>
            <w:rStyle w:val="2fb"/>
            <w:rtl/>
          </w:rPr>
          <w:t xml:space="preserve">ולרי"ו,</w:t>
        </w:r>
      </w:ins>
      <w:del w:id="98896" w:author="קלוד" w:date="2026-10-11T13:11:34Z">
        <w:r w:rsidRPr="006F178A">
          <w:rPr>
            <w:rStyle w:val="2fb"/>
            <w:rtl/>
          </w:rPr>
          <w:delText xml:space="preserve">ולרי"ו</w:delText>
        </w:r>
      </w:del>
      <w:r w:rsidRPr="006F178A">
        <w:rPr>
          <w:rtl/>
        </w:rPr>
        <w:t xml:space="preserve"> </w:t>
      </w:r>
      <w:ins w:id="98893" w:author="קלוד" w:date="2026-10-11T13:11:34Z">
        <w:r>
          <w:rPr>
            <w:rtl/>
          </w:rPr>
          <w:t xml:space="preserve">'מֵחַטָּאתוֹ</w:t>
        </w:r>
      </w:ins>
      <w:del w:id="98894" w:author="קלוד" w:date="2026-10-11T13:11:34Z">
        <w:r w:rsidRPr="006F178A">
          <w:rPr>
            <w:rtl/>
          </w:rPr>
          <w:delText xml:space="preserve">הך ד</w:delText>
        </w:r>
        <w:r w:rsidRPr="006F178A">
          <w:rPr>
            <w:rFonts w:hint="cs"/>
            <w:rtl/>
          </w:rPr>
          <w:delText xml:space="preserve">'</w:delText>
        </w:r>
        <w:r>
          <w:rPr>
            <w:rStyle w:val="afffff0"/>
            <w:rtl/>
          </w:rPr>
          <w:delText xml:space="preserve">מֵחַטָּאתוֹ</w:delText>
        </w:r>
      </w:del>
      <w:ins w:id="90271" w:author="Claude - סמנטי" w:date="2026-10-11T12:28:21Z">
        <w:r>
          <w:rPr>
            <w:rStyle w:val="afffff0"/>
            <w:rtl/>
          </w:rPr>
          <w:t xml:space="preserve"> וְנִסְלַח לוֹ</w:t>
        </w:r>
      </w:ins>
      <w:del w:id="90272" w:author="Claude - סמנטי" w:date="2026-10-11T12:28:21Z">
        <w:r w:rsidRPr="006F178A">
          <w:rPr>
            <w:rtl/>
          </w:rPr>
          <w:delText xml:space="preserve">מחטאתו ונסלח לו</w:delText>
        </w:r>
      </w:del>
      <w:r w:rsidRPr="006F178A">
        <w:rPr>
          <w:rFonts w:hint="cs"/>
          <w:rtl/>
        </w:rPr>
        <w:t>'</w:t>
      </w:r>
      <w:r w:rsidRPr="006F178A">
        <w:rPr>
          <w:rtl/>
        </w:rPr>
        <w:t xml:space="preserve"> </w:t>
      </w:r>
      <w:ins w:id="98891" w:author="קלוד" w:date="2026-10-11T13:11:34Z">
        <w:r>
          <w:rPr>
            <w:rtl/>
          </w:rPr>
          <w:t xml:space="preserve">- היינו</w:t>
        </w:r>
      </w:ins>
      <w:del w:id="98892" w:author="קלוד" w:date="2026-10-11T13:11:34Z">
        <w:r w:rsidRPr="006F178A">
          <w:rPr>
            <w:rtl/>
          </w:rPr>
          <w:delText xml:space="preserve">-היינו</w:delText>
        </w:r>
      </w:del>
      <w:r w:rsidRPr="006F178A">
        <w:rPr>
          <w:rtl/>
        </w:rPr>
        <w:t xml:space="preserve"> חצי כזית שלא ידע </w:t>
      </w:r>
      <w:ins w:id="98889" w:author="קלוד" w:date="2026-10-11T13:11:34Z">
        <w:r>
          <w:rPr>
            <w:rtl/>
          </w:rPr>
          <w:t xml:space="preserve">עליו,</w:t>
        </w:r>
      </w:ins>
      <w:del w:id="98890" w:author="קלוד" w:date="2026-10-11T13:11:34Z">
        <w:r w:rsidRPr="006F178A">
          <w:rPr>
            <w:rtl/>
          </w:rPr>
          <w:delText xml:space="preserve">עליו</w:delText>
        </w:r>
      </w:del>
      <w:r w:rsidRPr="006F178A">
        <w:rPr>
          <w:rtl/>
        </w:rPr>
        <w:t xml:space="preserve"> </w:t>
      </w:r>
      <w:ins w:id="98887" w:author="קלוד" w:date="2026-10-11T13:11:34Z">
        <w:r>
          <w:rPr>
            <w:rtl/>
          </w:rPr>
          <w:t xml:space="preserve">שמצטרף</w:t>
        </w:r>
      </w:ins>
      <w:del w:id="98888" w:author="קלוד" w:date="2026-10-11T13:11:34Z">
        <w:r w:rsidRPr="006F178A">
          <w:rPr>
            <w:rtl/>
          </w:rPr>
          <w:delText xml:space="preserve">דמצטרף</w:delText>
        </w:r>
      </w:del>
      <w:r w:rsidRPr="006F178A">
        <w:rPr>
          <w:rtl/>
        </w:rPr>
        <w:t xml:space="preserve"> לכזית אחר שמתכפר בחטאת אחת, [</w:t>
      </w:r>
      <w:ins w:id="90269" w:author="Claude - סמנטי" w:date="2026-10-11T12:28:21Z">
        <w:r>
          <w:rPr>
            <w:rtl/>
          </w:rPr>
          <w:t xml:space="preserve">שהוא</w:t>
        </w:r>
      </w:ins>
      <w:del w:id="90270" w:author="Claude - סמנטי" w:date="2026-10-11T12:28:21Z">
        <w:r w:rsidRPr="006F178A">
          <w:rPr>
            <w:rtl/>
          </w:rPr>
          <w:delText xml:space="preserve">דהוא</w:delText>
        </w:r>
      </w:del>
      <w:r w:rsidRPr="006F178A">
        <w:rPr>
          <w:rtl/>
        </w:rPr>
        <w:t xml:space="preserve"> פחות </w:t>
      </w:r>
      <w:ins w:id="98885" w:author="קלוד" w:date="2026-10-11T13:11:34Z">
        <w:r>
          <w:rPr>
            <w:rtl/>
          </w:rPr>
          <w:t xml:space="preserve">משיעור,</w:t>
        </w:r>
      </w:ins>
      <w:del w:id="98886" w:author="קלוד" w:date="2026-10-11T13:11:34Z">
        <w:r w:rsidRPr="006F178A">
          <w:rPr>
            <w:rtl/>
          </w:rPr>
          <w:delText xml:space="preserve">משיעור</w:delText>
        </w:r>
      </w:del>
      <w:r w:rsidRPr="006F178A">
        <w:rPr>
          <w:rtl/>
        </w:rPr>
        <w:t xml:space="preserve"> </w:t>
      </w:r>
      <w:ins w:id="98883" w:author="קלוד" w:date="2026-10-11T13:11:34Z">
        <w:r>
          <w:rPr>
            <w:rtl/>
          </w:rPr>
          <w:t xml:space="preserve">שביותר</w:t>
        </w:r>
      </w:ins>
      <w:del w:id="98884" w:author="קלוד" w:date="2026-10-11T13:11:34Z">
        <w:r w:rsidRPr="006F178A">
          <w:rPr>
            <w:rtl/>
          </w:rPr>
          <w:delText xml:space="preserve">דביותר</w:delText>
        </w:r>
      </w:del>
      <w:r w:rsidRPr="006F178A">
        <w:rPr>
          <w:rtl/>
        </w:rPr>
        <w:t xml:space="preserve"> מזה אי</w:t>
      </w:r>
      <w:r>
        <w:rPr>
          <w:rtl/>
        </w:rPr>
        <w:t xml:space="preserve">ן חטאת מכפרת על חטא בלי ידיעה] </w:t>
      </w:r>
      <w:r w:rsidRPr="006F178A">
        <w:rPr>
          <w:rFonts w:ascii="Fb Fontext" w:hAnsi="Fb Fontext"/>
          <w:sz w:val="20"/>
          <w:rtl/>
        </w:rPr>
        <w:t xml:space="preserve">וממילא חצי כזית נוסף </w:t>
      </w:r>
      <w:r w:rsidRPr="006F178A">
        <w:rPr>
          <w:rFonts w:ascii="Fb Fontext" w:hAnsi="Fb Fontext"/>
          <w:sz w:val="20"/>
          <w:rtl/>
        </w:rPr>
        <w:t xml:space="preserve">לא</w:t>
      </w:r>
      <w:r w:rsidRPr="006F178A">
        <w:rPr>
          <w:rFonts w:ascii="Fb Fontext" w:hAnsi="Fb Fontext"/>
          <w:sz w:val="20"/>
          <w:rtl/>
        </w:rPr>
        <w:t xml:space="preserve"> יצטרף לחצי כזית שנתכפר בכזית הראשון.</w:t>
      </w:r>
    </w:p>
    <w:p>
      <w:pPr>
        <w:pStyle w:val="38"/>
        <w:rPr>
          <w:ins w:id="97752" w:author="מנוע מכני" w:date="2026-10-11T12:04:39Z"/>
        </w:rPr>
      </w:pPr>
      <w:r w:rsidRPr="006F178A">
        <w:t xml:space="preserve">לרב אשי:</w:t>
      </w:r>
    </w:p>
    <w:p w:rsidR="00E9703F" w:rsidRDefault="00E9703F" w:rsidP="00E9703F">
      <w:pPr>
        <w:rPr>
          <w:rFonts w:ascii="Fb Fontext" w:hAnsi="Fb Fontext"/>
          <w:rtl/>
        </w:rPr>
      </w:pPr>
      <w:del w:id="97753" w:author="מנוע מכני" w:date="2026-10-11T12:04:39Z">
        <w:r w:rsidRPr="006F178A">
          <w:rPr>
            <w:rFonts w:ascii="Fb Fontext" w:hAnsi="Fb Fontext"/>
            <w:rtl/>
          </w:rPr>
          <w:delText xml:space="preserve"> </w:delText>
        </w:r>
      </w:del>
      <w:r w:rsidRPr="006F178A">
        <w:rPr>
          <w:rFonts w:ascii="Fb Fontext" w:hAnsi="Fb Fontext"/>
          <w:rtl/>
        </w:rPr>
        <w:t xml:space="preserve">מסתבר </w:t>
      </w:r>
      <w:ins w:id="98903" w:author="קלוד" w:date="2026-10-11T13:11:34Z">
        <w:r>
          <w:rPr>
            <w:rStyle w:val="2fb"/>
            <w:rFonts w:ascii="Fb Fontext" w:hAnsi="Fb Fontext"/>
            <w:rtl/>
          </w:rPr>
          <w:t xml:space="preserve">שר"י</w:t>
        </w:r>
      </w:ins>
      <w:del w:id="98904" w:author="קלוד" w:date="2026-10-11T13:11:34Z">
        <w:r w:rsidRPr="006F178A">
          <w:rPr>
            <w:rStyle w:val="2fb"/>
            <w:rFonts w:ascii="Fb Fontext" w:hAnsi="Fb Fontext"/>
            <w:rtl/>
          </w:rPr>
          <w:delText xml:space="preserve">דר"י</w:delText>
        </w:r>
      </w:del>
      <w:r w:rsidRPr="006F178A">
        <w:rPr>
          <w:rFonts w:ascii="Fb Fontext" w:hAnsi="Fb Fontext"/>
          <w:rtl/>
        </w:rPr>
        <w:t xml:space="preserve"> </w:t>
      </w:r>
      <w:ins w:id="98901" w:author="קלוד" w:date="2026-10-11T13:11:34Z">
        <w:r>
          <w:rPr>
            <w:rStyle w:val="2fb"/>
            <w:rFonts w:ascii="Fb Fontext" w:hAnsi="Fb Fontext"/>
            <w:rtl/>
          </w:rPr>
          <w:t xml:space="preserve">ור"ל </w:t>
        </w:r>
        <w:r>
          <w:rPr>
            <w:rStyle w:val="afffffe"/>
            <w:rFonts w:ascii="Fb Fontext" w:hAnsi="Fb Fontext"/>
            <w:rtl/>
          </w:rPr>
          <w:t xml:space="preserve">חלוקים</w:t>
        </w:r>
      </w:ins>
      <w:del w:id="98902" w:author="קלוד" w:date="2026-10-11T13:11:34Z">
        <w:r w:rsidRPr="006F178A">
          <w:rPr>
            <w:rStyle w:val="2fb"/>
            <w:rFonts w:ascii="Fb Fontext" w:hAnsi="Fb Fontext"/>
            <w:rtl/>
          </w:rPr>
          <w:delText xml:space="preserve">ור"ל</w:delText>
        </w:r>
      </w:del>
      <w:r w:rsidRPr="006F178A">
        <w:rPr>
          <w:rFonts w:ascii="Fb Fontext" w:hAnsi="Fb Fontext"/>
          <w:rtl/>
        </w:rPr>
        <w:t xml:space="preserve"> בין קודם הפרשה</w:t>
      </w:r>
      <w:ins w:id="98899" w:author="קלוד" w:date="2026-10-11T13:11:34Z">
        <w:r>
          <w:rPr>
            <w:rFonts w:ascii="Fb Fontext" w:hAnsi="Fb Fontext"/>
            <w:rtl/>
          </w:rPr>
          <w:t xml:space="preserve"> בין </w:t>
        </w:r>
      </w:ins>
      <w:del w:id="98900" w:author="קלוד" w:date="2026-10-11T13:11:34Z">
        <w:r w:rsidRPr="006F178A">
          <w:rPr>
            <w:rFonts w:ascii="Fb Fontext" w:hAnsi="Fb Fontext"/>
            <w:rtl/>
          </w:rPr>
          <w:delText xml:space="preserve"> </w:delText>
        </w:r>
      </w:del>
      <w:r w:rsidRPr="006F178A">
        <w:rPr>
          <w:rFonts w:ascii="Fb Fontext" w:hAnsi="Fb Fontext"/>
          <w:rtl/>
        </w:rPr>
        <w:t xml:space="preserve">לאחר </w:t>
      </w:r>
      <w:ins w:id="98897" w:author="קלוד" w:date="2026-10-11T13:11:34Z">
        <w:r>
          <w:rPr>
            <w:rFonts w:ascii="Fb Fontext" w:hAnsi="Fb Fontext"/>
            <w:rtl/>
          </w:rPr>
          <w:t xml:space="preserve">הפרשה,</w:t>
        </w:r>
      </w:ins>
      <w:del w:id="98898" w:author="קלוד" w:date="2026-10-11T13:11:34Z">
        <w:r w:rsidRPr="006F178A">
          <w:rPr>
            <w:rFonts w:ascii="Fb Fontext" w:hAnsi="Fb Fontext"/>
            <w:rtl/>
          </w:rPr>
          <w:delText xml:space="preserve">הפרשה</w:delText>
        </w:r>
      </w:del>
    </w:p>
    <w:p w:rsidR="00E9703F" w:rsidRPr="006F178A" w:rsidRDefault="00E9703F" w:rsidP="00E9703F">
      <w:pPr>
        <w:rPr>
          <w:rtl/>
        </w:rPr>
      </w:pPr>
      <w:r w:rsidRPr="006F178A">
        <w:rPr>
          <w:rFonts w:ascii="Fb Fontext" w:hAnsi="Fb Fontext"/>
          <w:sz w:val="20"/>
          <w:rtl/>
        </w:rPr>
        <w:t xml:space="preserve">ונחלקו גם </w:t>
      </w:r>
      <w:ins w:id="94707" w:author="מנוע מכני" w:date="2026-10-11T12:04:39Z">
        <w:r>
          <w:rPr>
            <w:rFonts w:ascii="Fb Fontext" w:hAnsi="Fb Fontext"/>
            <w:sz w:val="20"/>
            <w:rtl/>
          </w:rPr>
          <w:t xml:space="preserve">אם </w:t>
        </w:r>
      </w:ins>
      <w:del w:id="94708" w:author="מנוע מכני" w:date="2026-10-11T12:04:39Z">
        <w:r w:rsidRPr="006F178A">
          <w:rPr>
            <w:rFonts w:ascii="Fb Fontext" w:hAnsi="Fb Fontext"/>
            <w:sz w:val="20"/>
            <w:rtl/>
          </w:rPr>
          <w:delText xml:space="preserve">אי </w:delText>
        </w:r>
      </w:del>
      <w:r w:rsidRPr="006F178A">
        <w:rPr>
          <w:rFonts w:ascii="Fb Fontext" w:hAnsi="Fb Fontext"/>
          <w:sz w:val="20"/>
          <w:rtl/>
        </w:rPr>
        <w:t xml:space="preserve">הפרשות מחלקות וגם </w:t>
      </w:r>
      <w:ins w:id="94709" w:author="מנוע מכני" w:date="2026-10-11T12:04:39Z">
        <w:r>
          <w:rPr>
            <w:rFonts w:ascii="Fb Fontext" w:hAnsi="Fb Fontext"/>
            <w:sz w:val="20"/>
            <w:rtl/>
          </w:rPr>
          <w:t xml:space="preserve">אם </w:t>
        </w:r>
      </w:ins>
      <w:del w:id="94710" w:author="מנוע מכני" w:date="2026-10-11T12:04:39Z">
        <w:r w:rsidRPr="006F178A">
          <w:rPr>
            <w:rFonts w:ascii="Fb Fontext" w:hAnsi="Fb Fontext"/>
            <w:sz w:val="20"/>
            <w:rtl/>
          </w:rPr>
          <w:delText xml:space="preserve">אי </w:delText>
        </w:r>
      </w:del>
      <w:r w:rsidRPr="006F178A">
        <w:rPr>
          <w:rFonts w:ascii="Fb Fontext" w:hAnsi="Fb Fontext"/>
          <w:sz w:val="20"/>
          <w:rtl/>
        </w:rPr>
        <w:t xml:space="preserve">כפרות מחלקות.</w:t>
      </w:r>
    </w:p>
    <w:p w:rsidR="00E9703F" w:rsidRPr="006F178A" w:rsidRDefault="00E9703F" w:rsidP="00E9703F">
      <w:pPr>
        <w:rPr>
          <w:rtl/>
        </w:rPr>
      </w:pPr>
      <w:ins w:id="94711" w:author="מנוע מכני" w:date="2026-10-11T12:04:39Z">
        <w:ins w:id="98925" w:author="קלוד" w:date="2026-10-11T13:11:34Z">
          <w:r>
            <w:rPr>
              <w:rFonts w:ascii="Fb Fontext" w:hAnsi="Fb Fontext"/>
              <w:rtl/>
            </w:rPr>
            <w:t xml:space="preserve">שאם</w:t>
          </w:r>
        </w:ins>
        <w:del w:id="98926" w:author="קלוד" w:date="2026-10-11T13:11:34Z">
          <w:r>
            <w:rPr>
              <w:rFonts w:ascii="Fb Fontext" w:hAnsi="Fb Fontext"/>
              <w:rtl/>
            </w:rPr>
            <w:delText xml:space="preserve">דאם</w:delText>
          </w:r>
        </w:del>
        <w:r>
          <w:rPr>
            <w:rFonts w:ascii="Fb Fontext" w:hAnsi="Fb Fontext"/>
            <w:rtl/>
          </w:rPr>
          <w:t xml:space="preserve"> </w:t>
        </w:r>
      </w:ins>
      <w:del w:id="94712" w:author="מנוע מכני" w:date="2026-10-11T12:04:39Z">
        <w:r w:rsidRPr="006F178A">
          <w:rPr>
            <w:rFonts w:ascii="Fb Fontext" w:hAnsi="Fb Fontext"/>
            <w:rtl/>
          </w:rPr>
          <w:delText xml:space="preserve">דאי </w:delText>
        </w:r>
      </w:del>
      <w:ins w:id="91235" w:author="מנוע מכני" w:date="2026-10-11T12:04:39Z">
        <w:ins w:id="98923" w:author="קלוד" w:date="2026-10-11T13:11:34Z">
          <w:r>
            <w:rPr>
              <w:rFonts w:ascii="Fb Fontext" w:hAnsi="Fb Fontext"/>
              <w:rtl/>
            </w:rPr>
            <w:t xml:space="preserve">נחלקו</w:t>
          </w:r>
        </w:ins>
        <w:del w:id="98924" w:author="קלוד" w:date="2026-10-11T13:11:34Z">
          <w:r>
            <w:rPr>
              <w:rFonts w:ascii="Fb Fontext" w:hAnsi="Fb Fontext"/>
              <w:rtl/>
            </w:rPr>
            <w:delText xml:space="preserve">חלקו</w:delText>
          </w:r>
        </w:del>
      </w:ins>
      <w:del w:id="91236" w:author="מנוע מכני" w:date="2026-10-11T12:04:39Z">
        <w:r w:rsidRPr="006F178A">
          <w:rPr>
            <w:rFonts w:ascii="Fb Fontext" w:hAnsi="Fb Fontext"/>
            <w:rtl/>
          </w:rPr>
          <w:delText xml:space="preserve">פליגי</w:delText>
        </w:r>
      </w:del>
      <w:r w:rsidRPr="006F178A">
        <w:rPr>
          <w:rFonts w:ascii="Fb Fontext" w:hAnsi="Fb Fontext"/>
          <w:rtl/>
        </w:rPr>
        <w:t xml:space="preserve"> קודם </w:t>
      </w:r>
      <w:ins w:id="98921" w:author="קלוד" w:date="2026-10-11T13:11:34Z">
        <w:r>
          <w:rPr>
            <w:rFonts w:ascii="Fb Fontext" w:hAnsi="Fb Fontext"/>
            <w:rtl/>
          </w:rPr>
          <w:t xml:space="preserve">הפרשה,</w:t>
        </w:r>
      </w:ins>
      <w:del w:id="98922" w:author="קלוד" w:date="2026-10-11T13:11:34Z">
        <w:r w:rsidRPr="006F178A">
          <w:rPr>
            <w:rFonts w:ascii="Fb Fontext" w:hAnsi="Fb Fontext"/>
            <w:rtl/>
          </w:rPr>
          <w:delText xml:space="preserve">הפרשה</w:delText>
        </w:r>
      </w:del>
      <w:r w:rsidRPr="006F178A">
        <w:rPr>
          <w:rFonts w:ascii="Fb Fontext" w:hAnsi="Fb Fontext"/>
          <w:rtl/>
        </w:rPr>
        <w:t xml:space="preserve"> </w:t>
      </w:r>
      <w:ins w:id="98919" w:author="קלוד" w:date="2026-10-11T13:11:34Z">
        <w:r>
          <w:rPr>
            <w:rFonts w:ascii="Fb Fontext" w:hAnsi="Fb Fontext"/>
            <w:rtl/>
          </w:rPr>
          <w:t xml:space="preserve">ואחר</w:t>
        </w:r>
      </w:ins>
      <w:del w:id="98920" w:author="קלוד" w:date="2026-10-11T13:11:34Z">
        <w:r w:rsidRPr="006F178A">
          <w:rPr>
            <w:rFonts w:ascii="Fb Fontext" w:hAnsi="Fb Fontext"/>
            <w:rtl/>
          </w:rPr>
          <w:delText xml:space="preserve">אבל אחר</w:delText>
        </w:r>
      </w:del>
      <w:r w:rsidRPr="006F178A">
        <w:rPr>
          <w:rFonts w:ascii="Fb Fontext" w:hAnsi="Fb Fontext"/>
          <w:rtl/>
        </w:rPr>
        <w:t xml:space="preserve"> הפרשה </w:t>
      </w:r>
      <w:r w:rsidRPr="006F178A">
        <w:rPr>
          <w:rStyle w:val="2fb"/>
          <w:rFonts w:ascii="Fb Fontext" w:hAnsi="Fb Fontext"/>
          <w:rtl/>
        </w:rPr>
        <w:t xml:space="preserve">ר"ל</w:t>
      </w:r>
      <w:r w:rsidRPr="006F178A">
        <w:rPr>
          <w:rFonts w:ascii="Fb Fontext" w:hAnsi="Fb Fontext"/>
          <w:rtl/>
        </w:rPr>
        <w:t xml:space="preserve"> מודה </w:t>
      </w:r>
      <w:r w:rsidRPr="006F178A">
        <w:rPr>
          <w:rStyle w:val="2fb"/>
          <w:rFonts w:ascii="Fb Fontext" w:hAnsi="Fb Fontext"/>
          <w:rtl/>
        </w:rPr>
        <w:t xml:space="preserve">לר"י</w:t>
      </w:r>
      <w:r w:rsidRPr="006F178A">
        <w:rPr>
          <w:rFonts w:ascii="Fb Fontext" w:hAnsi="Fb Fontext"/>
          <w:rtl/>
        </w:rPr>
        <w:t xml:space="preserve"> </w:t>
      </w:r>
      <w:ins w:id="98917" w:author="קלוד" w:date="2026-10-11T13:11:34Z">
        <w:r>
          <w:rPr>
            <w:rFonts w:ascii="Fb Fontext" w:hAnsi="Fb Fontext"/>
            <w:rtl/>
          </w:rPr>
          <w:t xml:space="preserve">שחייב</w:t>
        </w:r>
      </w:ins>
      <w:del w:id="98918" w:author="קלוד" w:date="2026-10-11T13:11:34Z">
        <w:r w:rsidRPr="006F178A">
          <w:rPr>
            <w:rFonts w:ascii="Fb Fontext" w:hAnsi="Fb Fontext"/>
            <w:rtl/>
          </w:rPr>
          <w:delText xml:space="preserve">דחייב</w:delText>
        </w:r>
      </w:del>
      <w:r w:rsidRPr="006F178A">
        <w:rPr>
          <w:rFonts w:ascii="Fb Fontext" w:hAnsi="Fb Fontext"/>
          <w:rtl/>
        </w:rPr>
        <w:t xml:space="preserve"> ב' </w:t>
      </w:r>
      <w:ins w:id="92905" w:author="מנוע מכני" w:date="2026-10-11T12:04:39Z">
        <w:ins w:id="98915" w:author="קלוד" w:date="2026-10-11T13:11:34Z">
          <w:r>
            <w:rPr>
              <w:rFonts w:ascii="Fb Fontext" w:hAnsi="Fb Fontext"/>
              <w:rtl/>
            </w:rPr>
            <w:t xml:space="preserve">-</w:t>
          </w:r>
        </w:ins>
        <w:del w:id="98916" w:author="קלוד" w:date="2026-10-11T13:11:34Z">
          <w:r>
            <w:rPr>
              <w:rFonts w:ascii="Fb Fontext" w:hAnsi="Fb Fontext"/>
              <w:rtl/>
            </w:rPr>
            <w:delText xml:space="preserve">למה</w:delText>
          </w:r>
        </w:del>
      </w:ins>
      <w:del w:id="92906" w:author="מנוע מכני" w:date="2026-10-11T12:04:39Z">
        <w:r w:rsidRPr="006F178A">
          <w:rPr>
            <w:rFonts w:ascii="Fb Fontext" w:hAnsi="Fb Fontext"/>
            <w:rtl/>
          </w:rPr>
          <w:delText xml:space="preserve">אמאי</w:delText>
        </w:r>
      </w:del>
      <w:r w:rsidRPr="006F178A">
        <w:rPr>
          <w:rFonts w:ascii="Fb Fontext" w:hAnsi="Fb Fontext"/>
          <w:rtl/>
        </w:rPr>
        <w:t xml:space="preserve"> </w:t>
      </w:r>
      <w:ins w:id="98913" w:author="קלוד" w:date="2026-10-11T13:11:34Z">
        <w:r>
          <w:rPr>
            <w:rFonts w:ascii="Fb Fontext" w:hAnsi="Fb Fontext"/>
            <w:rtl/>
          </w:rPr>
          <w:t xml:space="preserve">היה</w:t>
        </w:r>
      </w:ins>
      <w:del w:id="98914" w:author="קלוד" w:date="2026-10-11T13:11:34Z">
        <w:r w:rsidRPr="006F178A">
          <w:rPr>
            <w:rFonts w:ascii="Fb Fontext" w:hAnsi="Fb Fontext"/>
            <w:rtl/>
          </w:rPr>
          <w:delText xml:space="preserve">מוקמיה</w:delText>
        </w:r>
      </w:del>
      <w:r w:rsidRPr="006F178A">
        <w:rPr>
          <w:rFonts w:ascii="Fb Fontext" w:hAnsi="Fb Fontext"/>
          <w:rtl/>
        </w:rPr>
        <w:t xml:space="preserve"> </w:t>
      </w:r>
      <w:ins w:id="98911" w:author="קלוד" w:date="2026-10-11T13:11:34Z">
        <w:r>
          <w:rPr>
            <w:rFonts w:ascii="Fb Fontext" w:hAnsi="Fb Fontext"/>
            <w:rtl/>
          </w:rPr>
          <w:t xml:space="preserve">לו להעמיד הפסוק</w:t>
        </w:r>
      </w:ins>
      <w:del w:id="98912" w:author="קלוד" w:date="2026-10-11T13:11:34Z">
        <w:r w:rsidRPr="006F178A">
          <w:rPr>
            <w:rFonts w:ascii="Fb Fontext" w:hAnsi="Fb Fontext"/>
            <w:rtl/>
          </w:rPr>
          <w:delText xml:space="preserve">קרא</w:delText>
        </w:r>
      </w:del>
      <w:r w:rsidRPr="006F178A">
        <w:rPr>
          <w:rFonts w:ascii="Fb Fontext" w:hAnsi="Fb Fontext"/>
          <w:rtl/>
        </w:rPr>
        <w:t xml:space="preserve"> אחר </w:t>
      </w:r>
      <w:ins w:id="98909" w:author="קלוד" w:date="2026-10-11T13:11:34Z">
        <w:r>
          <w:rPr>
            <w:rFonts w:ascii="Fb Fontext" w:hAnsi="Fb Fontext"/>
            <w:rtl/>
          </w:rPr>
          <w:t xml:space="preserve">הפרשה</w:t>
        </w:r>
      </w:ins>
      <w:del w:id="98910" w:author="קלוד" w:date="2026-10-11T13:11:34Z">
        <w:r w:rsidRPr="006F178A">
          <w:rPr>
            <w:rFonts w:ascii="Fb Fontext" w:hAnsi="Fb Fontext"/>
            <w:rtl/>
          </w:rPr>
          <w:delText xml:space="preserve">כפרה</w:delText>
        </w:r>
      </w:del>
      <w:r w:rsidRPr="006F178A">
        <w:rPr>
          <w:rFonts w:ascii="Fb Fontext" w:hAnsi="Fb Fontext"/>
          <w:rtl/>
        </w:rPr>
        <w:t xml:space="preserve"> </w:t>
      </w:r>
      <w:ins w:id="98907" w:author="קלוד" w:date="2026-10-11T13:11:34Z">
        <w:r>
          <w:rPr>
            <w:rFonts w:ascii="Fb Fontext" w:hAnsi="Fb Fontext"/>
            <w:rtl/>
          </w:rPr>
          <w:t xml:space="preserve">ולא</w:t>
        </w:r>
      </w:ins>
      <w:del w:id="98908" w:author="קלוד" w:date="2026-10-11T13:11:34Z">
        <w:r w:rsidRPr="006F178A">
          <w:rPr>
            <w:rFonts w:ascii="Fb Fontext" w:hAnsi="Fb Fontext"/>
            <w:rtl/>
          </w:rPr>
          <w:delText xml:space="preserve">לוקמיה</w:delText>
        </w:r>
      </w:del>
      <w:r w:rsidRPr="006F178A">
        <w:rPr>
          <w:rFonts w:ascii="Fb Fontext" w:hAnsi="Fb Fontext"/>
          <w:rtl/>
        </w:rPr>
        <w:t xml:space="preserve"> אחר </w:t>
      </w:r>
      <w:ins w:id="98905" w:author="קלוד" w:date="2026-10-11T13:11:34Z">
        <w:r>
          <w:rPr>
            <w:rFonts w:ascii="Fb Fontext" w:hAnsi="Fb Fontext"/>
            <w:rtl/>
          </w:rPr>
          <w:t xml:space="preserve">כפרה.</w:t>
        </w:r>
      </w:ins>
      <w:del w:id="98906" w:author="קלוד" w:date="2026-10-11T13:11:34Z">
        <w:r w:rsidRPr="006F178A">
          <w:rPr>
            <w:rFonts w:ascii="Fb Fontext" w:hAnsi="Fb Fontext"/>
            <w:rtl/>
          </w:rPr>
          <w:delText xml:space="preserve">הפרשה.</w:delText>
        </w:r>
      </w:del>
    </w:p>
    <w:p w:rsidR="00E9703F" w:rsidRPr="006F178A" w:rsidRDefault="00E9703F" w:rsidP="00E9703F">
      <w:pPr>
        <w:rPr>
          <w:rtl/>
        </w:rPr>
      </w:pPr>
      <w:ins w:id="94713" w:author="מנוע מכני" w:date="2026-10-11T12:04:39Z">
        <w:r>
          <w:rPr>
            <w:rFonts w:ascii="Fb Fontext" w:hAnsi="Fb Fontext"/>
            <w:sz w:val="20"/>
            <w:rtl/>
          </w:rPr>
          <w:t xml:space="preserve">ואם </w:t>
        </w:r>
      </w:ins>
      <w:del w:id="94714" w:author="מנוע מכני" w:date="2026-10-11T12:04:39Z">
        <w:r w:rsidRPr="006F178A">
          <w:rPr>
            <w:rFonts w:ascii="Fb Fontext" w:hAnsi="Fb Fontext"/>
            <w:sz w:val="20"/>
            <w:rtl/>
          </w:rPr>
          <w:delText xml:space="preserve">ואי </w:delText>
        </w:r>
      </w:del>
      <w:ins w:id="91237" w:author="מנוע מכני" w:date="2026-10-11T12:04:39Z">
        <w:ins w:id="98935" w:author="קלוד" w:date="2026-10-11T13:11:34Z">
          <w:r>
            <w:rPr>
              <w:rFonts w:ascii="Fb Fontext" w:hAnsi="Fb Fontext"/>
              <w:sz w:val="20"/>
              <w:rtl/>
            </w:rPr>
            <w:t xml:space="preserve">נחלקו</w:t>
          </w:r>
        </w:ins>
        <w:del w:id="98936" w:author="קלוד" w:date="2026-10-11T13:11:34Z">
          <w:r>
            <w:rPr>
              <w:rFonts w:ascii="Fb Fontext" w:hAnsi="Fb Fontext"/>
              <w:sz w:val="20"/>
              <w:rtl/>
            </w:rPr>
            <w:delText xml:space="preserve">חלקו</w:delText>
          </w:r>
        </w:del>
      </w:ins>
      <w:del w:id="91238" w:author="מנוע מכני" w:date="2026-10-11T12:04:39Z">
        <w:r w:rsidRPr="006F178A">
          <w:rPr>
            <w:rFonts w:ascii="Fb Fontext" w:hAnsi="Fb Fontext"/>
            <w:sz w:val="20"/>
            <w:rtl/>
          </w:rPr>
          <w:delText xml:space="preserve">פליגי</w:delText>
        </w:r>
      </w:del>
      <w:r w:rsidRPr="006F178A">
        <w:rPr>
          <w:rFonts w:ascii="Fb Fontext" w:hAnsi="Fb Fontext"/>
          <w:sz w:val="20"/>
          <w:rtl/>
        </w:rPr>
        <w:t xml:space="preserve"> אחר</w:t>
      </w:r>
      <w:ins w:id="98933" w:author="קלוד" w:date="2026-10-11T13:11:34Z">
        <w:r>
          <w:rPr>
            <w:rFonts w:ascii="Fb Fontext" w:hAnsi="Fb Fontext"/>
            <w:sz w:val="20"/>
            <w:rtl/>
          </w:rPr>
          <w:t xml:space="preserve"> הפרשה, וקודם </w:t>
        </w:r>
      </w:ins>
      <w:del w:id="98934" w:author="קלוד" w:date="2026-10-11T13:11:34Z">
        <w:r w:rsidRPr="006F178A">
          <w:rPr>
            <w:rFonts w:ascii="Fb Fontext" w:hAnsi="Fb Fontext"/>
            <w:sz w:val="20"/>
            <w:rtl/>
          </w:rPr>
          <w:delText xml:space="preserve"> </w:delText>
        </w:r>
      </w:del>
      <w:r w:rsidRPr="006F178A">
        <w:rPr>
          <w:rFonts w:ascii="Fb Fontext" w:hAnsi="Fb Fontext"/>
          <w:sz w:val="20"/>
          <w:rtl/>
        </w:rPr>
        <w:t xml:space="preserve">הפרשה </w:t>
      </w:r>
      <w:ins w:id="98931" w:author="קלוד" w:date="2026-10-11T13:11:34Z">
        <w:r>
          <w:rPr>
            <w:rFonts w:ascii="Fb Fontext" w:hAnsi="Fb Fontext"/>
            <w:sz w:val="20"/>
            <w:rtl/>
          </w:rPr>
          <w:t xml:space="preserve">ר"י מודה לר"ל שחייב א' - היה לו להעמיד הפסוק</w:t>
        </w:r>
      </w:ins>
      <w:del w:id="98932" w:author="קלוד" w:date="2026-10-11T13:11:34Z">
        <w:r w:rsidRPr="006F178A">
          <w:rPr>
            <w:rFonts w:ascii="Fb Fontext" w:hAnsi="Fb Fontext"/>
            <w:sz w:val="20"/>
            <w:rtl/>
          </w:rPr>
          <w:delText xml:space="preserve">אבל</w:delText>
        </w:r>
      </w:del>
      <w:r w:rsidRPr="006F178A">
        <w:rPr>
          <w:rFonts w:ascii="Fb Fontext" w:hAnsi="Fb Fontext"/>
          <w:sz w:val="20"/>
          <w:rtl/>
        </w:rPr>
        <w:t xml:space="preserve"> קודם הפרשה </w:t>
      </w:r>
      <w:ins w:id="98929" w:author="קלוד" w:date="2026-10-11T13:11:34Z">
        <w:r>
          <w:rPr>
            <w:rFonts w:ascii="Fb Fontext" w:hAnsi="Fb Fontext"/>
            <w:sz w:val="20"/>
            <w:rtl/>
          </w:rPr>
          <w:t xml:space="preserve">ולא</w:t>
        </w:r>
      </w:ins>
      <w:del w:id="98930" w:author="קלוד" w:date="2026-10-11T13:11:34Z">
        <w:r w:rsidRPr="006F178A">
          <w:rPr>
            <w:rFonts w:ascii="Fb Fontext" w:hAnsi="Fb Fontext"/>
            <w:sz w:val="20"/>
            <w:rtl/>
          </w:rPr>
          <w:delText xml:space="preserve">מודה </w:delText>
        </w:r>
        <w:r w:rsidRPr="006F178A">
          <w:rPr>
            <w:rStyle w:val="2fb"/>
            <w:rFonts w:ascii="Fb Fontext" w:hAnsi="Fb Fontext"/>
            <w:sz w:val="20"/>
            <w:rtl/>
          </w:rPr>
          <w:delText xml:space="preserve">ר"י</w:delText>
        </w:r>
        <w:r w:rsidRPr="006F178A">
          <w:rPr>
            <w:rFonts w:ascii="Fb Fontext" w:hAnsi="Fb Fontext"/>
            <w:sz w:val="20"/>
            <w:rtl/>
          </w:rPr>
          <w:delText xml:space="preserve"> </w:delText>
        </w:r>
        <w:r w:rsidRPr="006F178A">
          <w:rPr>
            <w:rStyle w:val="2fb"/>
            <w:rFonts w:ascii="Fb Fontext" w:hAnsi="Fb Fontext"/>
            <w:sz w:val="20"/>
            <w:rtl/>
          </w:rPr>
          <w:delText xml:space="preserve">לר"ל</w:delText>
        </w:r>
        <w:r w:rsidRPr="006F178A">
          <w:rPr>
            <w:rFonts w:ascii="Fb Fontext" w:hAnsi="Fb Fontext"/>
            <w:sz w:val="20"/>
            <w:rtl/>
          </w:rPr>
          <w:delText xml:space="preserve"> דחייב א' </w:delText>
        </w:r>
        <w:r>
          <w:rPr>
            <w:rFonts w:ascii="Fb Fontext" w:hAnsi="Fb Fontext"/>
            <w:sz w:val="20"/>
            <w:rtl/>
          </w:rPr>
          <w:delText xml:space="preserve">למה</w:delText>
        </w:r>
        <w:r w:rsidRPr="006F178A">
          <w:rPr>
            <w:rFonts w:ascii="Fb Fontext" w:hAnsi="Fb Fontext"/>
            <w:sz w:val="20"/>
            <w:rtl/>
          </w:rPr>
          <w:delText xml:space="preserve"> מוקמיה קרא</w:delText>
        </w:r>
      </w:del>
      <w:ins w:id="92907" w:author="מנוע מכני" w:date="2026-10-11T12:04:39Z"/>
      <w:del w:id="92908" w:author="מנוע מכני" w:date="2026-10-11T12:04:39Z">
        <w:r w:rsidRPr="006F178A">
          <w:rPr>
            <w:rFonts w:ascii="Fb Fontext" w:hAnsi="Fb Fontext"/>
            <w:sz w:val="20"/>
            <w:rtl/>
          </w:rPr>
          <w:delText xml:space="preserve">אמאי</w:delText>
        </w:r>
      </w:del>
      <w:r w:rsidRPr="006F178A">
        <w:rPr>
          <w:rFonts w:ascii="Fb Fontext" w:hAnsi="Fb Fontext"/>
          <w:sz w:val="20"/>
          <w:rtl/>
        </w:rPr>
        <w:t xml:space="preserve"> בכזית </w:t>
      </w:r>
      <w:ins w:id="98927" w:author="קלוד" w:date="2026-10-11T13:11:34Z">
        <w:r>
          <w:rPr>
            <w:rFonts w:ascii="Fb Fontext" w:hAnsi="Fb Fontext"/>
            <w:sz w:val="20"/>
            <w:rtl/>
          </w:rPr>
          <w:t xml:space="preserve">ומחצה.</w:t>
        </w:r>
      </w:ins>
      <w:del w:id="98928" w:author="קלוד" w:date="2026-10-11T13:11:34Z">
        <w:r w:rsidRPr="006F178A">
          <w:rPr>
            <w:rFonts w:ascii="Fb Fontext" w:hAnsi="Fb Fontext"/>
            <w:sz w:val="20"/>
            <w:rtl/>
          </w:rPr>
          <w:delText xml:space="preserve">ומחצה לוקמיה קודם הפרשה.</w:delText>
        </w:r>
      </w:del>
    </w:p>
    <w:p>
      <w:pPr>
        <w:pStyle w:val="38"/>
        <w:rPr>
          <w:ins w:id="97754" w:author="מנוע מכני" w:date="2026-10-11T12:04:39Z"/>
        </w:rPr>
      </w:pPr>
      <w:r w:rsidRPr="006F178A">
        <w:t xml:space="preserve">רבינא דחאו:</w:t>
      </w:r>
    </w:p>
    <w:p w:rsidR="00E9703F" w:rsidRPr="006F178A" w:rsidRDefault="00E9703F" w:rsidP="00E9703F">
      <w:pPr>
        <w:rPr>
          <w:rtl/>
        </w:rPr>
      </w:pPr>
      <w:del w:id="97755" w:author="מנוע מכני" w:date="2026-10-11T12:04:39Z">
        <w:r w:rsidRPr="006F178A">
          <w:rPr>
            <w:rFonts w:ascii="Fb Fontext" w:hAnsi="Fb Fontext"/>
            <w:rtl/>
          </w:rPr>
          <w:delText xml:space="preserve"> </w:delText>
        </w:r>
      </w:del>
      <w:ins w:id="98945" w:author="קלוד" w:date="2026-10-11T13:11:34Z">
        <w:r>
          <w:rPr>
            <w:rFonts w:ascii="Fb Fontext" w:hAnsi="Fb Fontext"/>
            <w:rtl/>
          </w:rPr>
          <w:t xml:space="preserve">שאפשר</w:t>
        </w:r>
      </w:ins>
      <w:del w:id="98946" w:author="קלוד" w:date="2026-10-11T13:11:34Z">
        <w:r w:rsidRPr="006F178A">
          <w:rPr>
            <w:rFonts w:ascii="Fb Fontext" w:hAnsi="Fb Fontext"/>
            <w:rtl/>
          </w:rPr>
          <w:delText xml:space="preserve">דאפשר</w:delText>
        </w:r>
      </w:del>
      <w:r w:rsidRPr="006F178A">
        <w:rPr>
          <w:rFonts w:ascii="Fb Fontext" w:hAnsi="Fb Fontext"/>
          <w:rtl/>
        </w:rPr>
        <w:t xml:space="preserve"> </w:t>
      </w:r>
      <w:ins w:id="98943" w:author="קלוד" w:date="2026-10-11T13:11:34Z">
        <w:r>
          <w:rPr>
            <w:rFonts w:ascii="Fb Fontext" w:hAnsi="Fb Fontext"/>
            <w:rtl/>
          </w:rPr>
          <w:t xml:space="preserve">שהדבר</w:t>
        </w:r>
      </w:ins>
      <w:del w:id="98944" w:author="קלוד" w:date="2026-10-11T13:11:34Z">
        <w:r w:rsidRPr="006F178A">
          <w:rPr>
            <w:rFonts w:ascii="Fb Fontext" w:hAnsi="Fb Fontext"/>
            <w:rtl/>
          </w:rPr>
          <w:delText xml:space="preserve">דספוקי</w:delText>
        </w:r>
      </w:del>
      <w:r w:rsidRPr="006F178A">
        <w:rPr>
          <w:rFonts w:ascii="Fb Fontext" w:hAnsi="Fb Fontext"/>
          <w:rtl/>
        </w:rPr>
        <w:t xml:space="preserve"> </w:t>
      </w:r>
      <w:ins w:id="98941" w:author="קלוד" w:date="2026-10-11T13:11:34Z">
        <w:r>
          <w:rPr>
            <w:rFonts w:ascii="Fb Fontext" w:hAnsi="Fb Fontext"/>
            <w:rtl/>
          </w:rPr>
          <w:t xml:space="preserve">מסופק</w:t>
        </w:r>
      </w:ins>
      <w:del w:id="98942" w:author="קלוד" w:date="2026-10-11T13:11:34Z">
        <w:r w:rsidRPr="006F178A">
          <w:rPr>
            <w:rFonts w:ascii="Fb Fontext" w:hAnsi="Fb Fontext"/>
            <w:rtl/>
          </w:rPr>
          <w:delText xml:space="preserve">מספקא,</w:delText>
        </w:r>
      </w:del>
      <w:r w:rsidRPr="006F178A">
        <w:rPr>
          <w:rFonts w:ascii="Fb Fontext" w:hAnsi="Fb Fontext"/>
          <w:rtl/>
        </w:rPr>
        <w:t xml:space="preserve"> </w:t>
      </w:r>
      <w:ins w:id="98939" w:author="קלוד" w:date="2026-10-11T13:11:34Z">
        <w:r>
          <w:rPr>
            <w:rFonts w:ascii="Fb Fontext" w:hAnsi="Fb Fontext"/>
            <w:rtl/>
          </w:rPr>
          <w:t xml:space="preserve">לו,</w:t>
        </w:r>
      </w:ins>
      <w:del w:id="98940" w:author="קלוד" w:date="2026-10-11T13:11:34Z">
        <w:r w:rsidRPr="006F178A">
          <w:rPr>
            <w:rFonts w:ascii="Fb Fontext" w:hAnsi="Fb Fontext"/>
            <w:rtl/>
          </w:rPr>
          <w:delText xml:space="preserve">את"ל</w:delText>
        </w:r>
      </w:del>
      <w:r w:rsidRPr="006F178A">
        <w:rPr>
          <w:rFonts w:ascii="Fb Fontext" w:hAnsi="Fb Fontext"/>
          <w:rtl/>
        </w:rPr>
        <w:t xml:space="preserve"> </w:t>
      </w:r>
      <w:ins w:id="92909" w:author="מנוע מכני" w:date="2026-10-11T12:04:39Z">
        <w:ins w:id="98937" w:author="קלוד" w:date="2026-10-11T13:11:34Z">
          <w:r>
            <w:rPr>
              <w:rFonts w:ascii="Fb Fontext" w:hAnsi="Fb Fontext"/>
              <w:rtl/>
            </w:rPr>
            <w:t xml:space="preserve">ואת"ל אומר:</w:t>
          </w:r>
        </w:ins>
        <w:del w:id="98938" w:author="קלוד" w:date="2026-10-11T13:11:34Z">
          <w:r>
            <w:rPr>
              <w:rFonts w:ascii="Fb Fontext" w:hAnsi="Fb Fontext"/>
              <w:rtl/>
            </w:rPr>
            <w:delText xml:space="preserve">אומר</w:delText>
          </w:r>
          <w:r w:rsidRPr="006F178A">
            <w:rPr>
              <w:rFonts w:ascii="Fb Fontext" w:hAnsi="Fb Fontext"/>
              <w:rtl/>
            </w:rPr>
            <w:delText xml:space="preserve">.</w:delText>
          </w:r>
        </w:del>
      </w:ins>
      <w:del w:id="92910" w:author="מנוע מכני" w:date="2026-10-11T12:04:39Z">
        <w:r w:rsidRPr="006F178A">
          <w:rPr>
            <w:rFonts w:ascii="Fb Fontext" w:hAnsi="Fb Fontext"/>
            <w:rtl/>
          </w:rPr>
          <w:delText xml:space="preserve">קאמר</w:delText>
        </w:r>
      </w:del>
    </w:p>
    <w:p w:rsidR="00E9703F" w:rsidRPr="004640F6" w:rsidRDefault="00E9703F" w:rsidP="00E9703F">
      <w:pPr>
        <w:rPr>
          <w:spacing w:val="-6"/>
          <w:rtl/>
        </w:rPr>
      </w:pPr>
      <w:del w:id="90124" w:author="מנוע מכני" w:date="2026-10-11T12:04:39Z">
        <w:r w:rsidRPr="004640F6">
          <w:rPr>
            <w:spacing w:val="-6"/>
            <w:rtl/>
          </w:rPr>
          <w:tab/>
          <w:delText xml:space="preserve"> </w:delText>
        </w:r>
      </w:del>
      <w:r w:rsidRPr="004640F6">
        <w:rPr>
          <w:spacing w:val="-6"/>
          <w:rtl/>
        </w:rPr>
        <w:tab/>
        <w:t xml:space="preserve">את"ל</w:t>
      </w:r>
      <w:r w:rsidRPr="004640F6">
        <w:rPr>
          <w:spacing w:val="-6"/>
          <w:rtl/>
        </w:rPr>
        <w:tab/>
        <w:t xml:space="preserve"> קודם הפרשה </w:t>
      </w:r>
      <w:r w:rsidRPr="004640F6">
        <w:rPr>
          <w:rStyle w:val="2fb"/>
          <w:spacing w:val="-6"/>
          <w:rtl/>
        </w:rPr>
        <w:tab/>
        <w:t xml:space="preserve">ר"י</w:t>
      </w:r>
      <w:r w:rsidRPr="004640F6">
        <w:rPr>
          <w:spacing w:val="-6"/>
          <w:rtl/>
        </w:rPr>
        <w:tab/>
        <w:t xml:space="preserve"> מוקמיה בכזית ומחצה ואת"ל אחר הפרשה </w:t>
      </w:r>
      <w:r w:rsidRPr="004640F6">
        <w:rPr>
          <w:rStyle w:val="2fb"/>
          <w:spacing w:val="-6"/>
          <w:rtl/>
        </w:rPr>
        <w:tab/>
        <w:t xml:space="preserve">ר"ל</w:t>
      </w:r>
      <w:r w:rsidRPr="004640F6">
        <w:rPr>
          <w:spacing w:val="-6"/>
          <w:rtl/>
        </w:rPr>
        <w:tab/>
        <w:t xml:space="preserve"> מוקמיה אחר כפרה.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עב.</w:t>
      </w:r>
    </w:p>
    <w:p>
      <w:pPr>
        <w:pStyle w:val="afffff8"/>
        <w:rPr>
          <w:ins w:id="90793" w:author="קלוד" w:date="2026-10-11T12:33:55Z"/>
        </w:rPr>
      </w:pPr>
      <w:ins w:id="90794" w:author="קלוד" w:date="2026-10-11T12:33:55Z">
        <w:r>
          <w:rPr>
            <w:color w:val="7B3F00"/>
          </w:rPr>
          <w:t xml:space="preserve">בועל חמש בעילות בשפחה חרופה - חייב אחת או הרבה</w:t>
        </w:r>
      </w:ins>
    </w:p>
    <w:p>
      <w:pPr>
        <w:pStyle w:val="38"/>
        <w:rPr>
          <w:ins w:id="97757" w:author="מנוע מכני" w:date="2026-10-11T12:04:39Z"/>
        </w:rPr>
      </w:pPr>
      <w:del w:id="97756" w:author="מנוע מכני" w:date="2026-10-11T12:04:39Z">
        <w:r w:rsidRPr="006F178A">
          <w:delText xml:space="preserve">•</w:delText>
        </w:r>
      </w:del>
      <w:r w:rsidRPr="006F178A">
        <w:t xml:space="preserve"> </w:t>
      </w:r>
      <w:r w:rsidRPr="006F178A">
        <w:t xml:space="preserve">עולא:</w:t>
      </w:r>
    </w:p>
    <w:p w:rsidR="00E9703F" w:rsidRDefault="00E9703F" w:rsidP="00E9703F">
      <w:pPr>
        <w:rPr>
          <w:rFonts w:ascii="Fb Fontext" w:hAnsi="Fb Fontext"/>
          <w:rtl/>
        </w:rPr>
      </w:pPr>
      <w:del w:id="97758" w:author="מנוע מכני" w:date="2026-10-11T12:04:39Z">
        <w:r w:rsidRPr="006F178A">
          <w:rPr>
            <w:rFonts w:ascii="Fb Fontext" w:hAnsi="Fb Fontext"/>
            <w:rtl/>
          </w:rPr>
          <w:delText xml:space="preserve"> </w:delText>
        </w:r>
      </w:del>
      <w:r w:rsidRPr="006F178A">
        <w:rPr>
          <w:rFonts w:ascii="Fb Fontext" w:hAnsi="Fb Fontext"/>
          <w:rtl/>
        </w:rPr>
        <w:t xml:space="preserve">למ"ד</w:t>
      </w:r>
      <w:r w:rsidRPr="006F178A">
        <w:rPr>
          <w:rFonts w:ascii="Fb Fontext" w:hAnsi="Fb Fontext"/>
          <w:rtl/>
        </w:rPr>
        <w:t xml:space="preserve"> אשם ודאי </w:t>
      </w:r>
      <w:ins w:id="98949" w:author="קלוד" w:date="2026-10-11T13:11:34Z">
        <w:r>
          <w:rPr>
            <w:rFonts w:ascii="Fb Fontext" w:hAnsi="Fb Fontext"/>
            <w:rtl/>
          </w:rPr>
          <w:t xml:space="preserve">אינו</w:t>
        </w:r>
      </w:ins>
      <w:del w:id="98950" w:author="קלוד" w:date="2026-10-11T13:11:34Z">
        <w:r w:rsidRPr="006F178A">
          <w:rPr>
            <w:rFonts w:ascii="Fb Fontext" w:hAnsi="Fb Fontext"/>
            <w:rtl/>
          </w:rPr>
          <w:delText xml:space="preserve">לא</w:delText>
        </w:r>
      </w:del>
      <w:r w:rsidRPr="006F178A">
        <w:rPr>
          <w:rFonts w:ascii="Fb Fontext" w:hAnsi="Fb Fontext"/>
          <w:rtl/>
        </w:rPr>
        <w:t xml:space="preserve"> </w:t>
      </w:r>
      <w:ins w:id="98947" w:author="קלוד" w:date="2026-10-11T13:11:34Z">
        <w:r>
          <w:rPr>
            <w:rFonts w:ascii="Fb Fontext" w:hAnsi="Fb Fontext"/>
            <w:rtl/>
          </w:rPr>
          <w:t xml:space="preserve">צריך</w:t>
        </w:r>
      </w:ins>
      <w:del w:id="98948" w:author="קלוד" w:date="2026-10-11T13:11:34Z">
        <w:r w:rsidRPr="006F178A">
          <w:rPr>
            <w:rFonts w:ascii="Fb Fontext" w:hAnsi="Fb Fontext"/>
            <w:rtl/>
          </w:rPr>
          <w:delText xml:space="preserve">בעיא</w:delText>
        </w:r>
      </w:del>
      <w:r w:rsidRPr="006F178A">
        <w:rPr>
          <w:rFonts w:ascii="Fb Fontext" w:hAnsi="Fb Fontext"/>
          <w:rtl/>
        </w:rPr>
        <w:t xml:space="preserve"> ידיעה בתחילה</w:t>
      </w:r>
    </w:p>
    <w:p w:rsidR="00E9703F" w:rsidRPr="006F178A" w:rsidRDefault="00E9703F" w:rsidP="00E9703F">
      <w:pPr>
        <w:rPr>
          <w:rtl/>
        </w:rPr>
      </w:pPr>
      <w:r w:rsidRPr="006F178A">
        <w:rPr>
          <w:rtl/>
        </w:rPr>
        <w:t>-בעל חמש בעילות [וחמש ידיעות בינהם] בשפחה חרופה - חייב אחת.</w:t>
      </w:r>
    </w:p>
    <w:p w:rsidR="00E9703F" w:rsidRPr="006F178A" w:rsidRDefault="00E9703F" w:rsidP="00E9703F">
      <w:pPr>
        <w:rPr>
          <w:rtl/>
        </w:rPr>
      </w:pPr>
      <w:r w:rsidRPr="006F178A">
        <w:rPr>
          <w:rtl/>
        </w:rPr>
        <w:t xml:space="preserve">אבל </w:t>
      </w:r>
      <w:ins w:id="94715" w:author="מנוע מכני" w:date="2026-10-11T12:04:39Z">
        <w:r>
          <w:rPr>
            <w:rtl/>
          </w:rPr>
          <w:t xml:space="preserve">אם </w:t>
        </w:r>
      </w:ins>
      <w:del w:id="94716" w:author="מנוע מכני" w:date="2026-10-11T12:04:39Z">
        <w:r w:rsidRPr="006F178A">
          <w:rPr>
            <w:rtl/>
          </w:rPr>
          <w:delText xml:space="preserve">אי </w:delText>
        </w:r>
      </w:del>
      <w:r w:rsidRPr="006F178A">
        <w:rPr>
          <w:rtl/>
        </w:rPr>
        <w:t xml:space="preserve">הפריש קרבן א"י לומר המתינו לי </w:t>
      </w:r>
      <w:r>
        <w:rPr>
          <w:rtl/>
        </w:rPr>
        <w:t>וכו'</w:t>
      </w:r>
      <w:r w:rsidRPr="006F178A">
        <w:rPr>
          <w:rtl/>
        </w:rPr>
        <w:t xml:space="preserve"> דלאחר הפרשה </w:t>
      </w:r>
      <w:r w:rsidRPr="006F178A">
        <w:rPr>
          <w:rtl/>
        </w:rPr>
        <w:t xml:space="preserve">לא</w:t>
      </w:r>
      <w:r w:rsidRPr="006F178A">
        <w:rPr>
          <w:rtl/>
        </w:rPr>
        <w:t xml:space="preserve"> </w:t>
      </w:r>
      <w:ins w:id="92911" w:author="מנוע מכני" w:date="2026-10-11T12:04:39Z">
        <w:r>
          <w:rPr>
            <w:rtl/>
          </w:rPr>
          <w:t xml:space="preserve">מאלו</w:t>
        </w:r>
      </w:ins>
      <w:del w:id="92912" w:author="מנוע מכני" w:date="2026-10-11T12:04:39Z">
        <w:r w:rsidRPr="006F178A">
          <w:rPr>
            <w:rtl/>
          </w:rPr>
          <w:delText xml:space="preserve">מהני</w:delText>
        </w:r>
      </w:del>
      <w:r w:rsidRPr="006F178A">
        <w:rPr>
          <w:rtl/>
        </w:rPr>
        <w:t xml:space="preserve">.</w:t>
      </w:r>
    </w:p>
    <w:p>
      <w:pPr>
        <w:pStyle w:val="38"/>
        <w:rPr>
          <w:ins w:id="97760" w:author="מנוע מכני" w:date="2026-10-11T12:04:39Z"/>
        </w:rPr>
      </w:pPr>
      <w:del w:id="97759" w:author="מנוע מכני" w:date="2026-10-11T12:04:39Z">
        <w:r w:rsidRPr="004640F6">
          <w:delText xml:space="preserve">•</w:delText>
        </w:r>
      </w:del>
      <w:r w:rsidRPr="004640F6">
        <w:t xml:space="preserve"> </w:t>
      </w:r>
      <w:r w:rsidRPr="004640F6">
        <w:t xml:space="preserve">רב דימי:</w:t>
      </w:r>
    </w:p>
    <w:p w:rsidR="00E9703F" w:rsidRPr="004640F6" w:rsidRDefault="00E9703F" w:rsidP="00E9703F">
      <w:pPr>
        <w:rPr>
          <w:spacing w:val="-6"/>
          <w:rtl/>
        </w:rPr>
      </w:pPr>
      <w:del w:id="97761" w:author="מנוע מכני" w:date="2026-10-11T12:04:39Z">
        <w:r w:rsidRPr="004640F6">
          <w:rPr>
            <w:spacing w:val="-6"/>
            <w:rtl/>
          </w:rPr>
          <w:delText xml:space="preserve"> </w:delText>
        </w:r>
      </w:del>
      <w:r w:rsidRPr="004640F6">
        <w:rPr>
          <w:spacing w:val="-6"/>
          <w:rtl/>
        </w:rPr>
        <w:t xml:space="preserve">למ"ד</w:t>
      </w:r>
      <w:r w:rsidRPr="004640F6">
        <w:rPr>
          <w:spacing w:val="-6"/>
          <w:rtl/>
        </w:rPr>
        <w:t xml:space="preserve"> אשם ודאי </w:t>
      </w:r>
      <w:ins w:id="98951" w:author="קלוד" w:date="2026-10-11T13:11:34Z">
        <w:r>
          <w:rPr>
            <w:spacing w:val="-6"/>
            <w:rtl/>
          </w:rPr>
          <w:t xml:space="preserve">צריך</w:t>
        </w:r>
      </w:ins>
      <w:del w:id="98952" w:author="קלוד" w:date="2026-10-11T13:11:34Z">
        <w:r w:rsidRPr="004640F6">
          <w:rPr>
            <w:spacing w:val="-6"/>
            <w:rtl/>
          </w:rPr>
          <w:delText xml:space="preserve">בעי</w:delText>
        </w:r>
      </w:del>
      <w:r w:rsidRPr="004640F6">
        <w:rPr>
          <w:spacing w:val="-6"/>
          <w:rtl/>
        </w:rPr>
        <w:t xml:space="preserve"> ידיעה בתחילה - בעל חמש בעילות בשפחה חרופה, חייב </w:t>
      </w:r>
      <w:r w:rsidRPr="004640F6">
        <w:rPr>
          <w:rFonts w:hint="cs"/>
          <w:spacing w:val="-6"/>
          <w:rtl/>
        </w:rPr>
        <w:t>אכאו</w:t>
      </w:r>
      <w:r w:rsidRPr="004640F6">
        <w:rPr>
          <w:spacing w:val="-6"/>
          <w:rtl/>
        </w:rPr>
        <w:t>"</w:t>
      </w:r>
      <w:r w:rsidRPr="004640F6">
        <w:rPr>
          <w:rFonts w:hint="cs"/>
          <w:spacing w:val="-6"/>
          <w:rtl/>
        </w:rPr>
        <w:t>א</w:t>
      </w:r>
      <w:r w:rsidRPr="004640F6">
        <w:rPr>
          <w:spacing w:val="-6"/>
          <w:rtl/>
        </w:rPr>
        <w:t>.</w:t>
      </w:r>
    </w:p>
    <w:p w:rsidR="00E9703F" w:rsidRPr="006F178A" w:rsidRDefault="00E9703F" w:rsidP="00E9703F">
      <w:pPr>
        <w:rPr>
          <w:rtl/>
        </w:rPr>
      </w:pPr>
      <w:r w:rsidRPr="006F178A">
        <w:rPr>
          <w:rtl/>
        </w:rPr>
        <w:t xml:space="preserve">וביאר </w:t>
      </w:r>
      <w:r w:rsidRPr="006F178A">
        <w:rPr>
          <w:rStyle w:val="2fb"/>
          <w:rtl/>
        </w:rPr>
        <w:t xml:space="preserve">אביי</w:t>
      </w:r>
      <w:r w:rsidRPr="006F178A">
        <w:rPr>
          <w:rtl/>
        </w:rPr>
        <w:t xml:space="preserve"> דעתו דמיירי במעשה </w:t>
      </w:r>
      <w:ins w:id="98959" w:author="קלוד" w:date="2026-10-11T13:11:34Z">
        <w:r>
          <w:rPr>
            <w:rtl/>
          </w:rPr>
          <w:t xml:space="preserve">שלאחר</w:t>
        </w:r>
      </w:ins>
      <w:del w:id="98960" w:author="קלוד" w:date="2026-10-11T13:11:34Z">
        <w:r w:rsidRPr="006F178A">
          <w:rPr>
            <w:rtl/>
          </w:rPr>
          <w:delText xml:space="preserve">דלאחר</w:delText>
        </w:r>
      </w:del>
      <w:r w:rsidRPr="006F178A">
        <w:rPr>
          <w:rtl/>
        </w:rPr>
        <w:t xml:space="preserve"> </w:t>
      </w:r>
      <w:ins w:id="98957" w:author="קלוד" w:date="2026-10-11T13:11:34Z">
        <w:r>
          <w:rPr>
            <w:rtl/>
          </w:rPr>
          <w:t xml:space="preserve">הפרשה,</w:t>
        </w:r>
      </w:ins>
      <w:del w:id="98958" w:author="קלוד" w:date="2026-10-11T13:11:34Z">
        <w:r w:rsidRPr="006F178A">
          <w:rPr>
            <w:rtl/>
          </w:rPr>
          <w:delText xml:space="preserve">הפרשה</w:delText>
        </w:r>
      </w:del>
      <w:r w:rsidRPr="006F178A">
        <w:rPr>
          <w:rtl/>
        </w:rPr>
        <w:t xml:space="preserve"> </w:t>
      </w:r>
      <w:ins w:id="94405" w:author="מנוע מכני" w:date="2026-10-11T12:04:39Z">
        <w:ins w:id="98955" w:author="קלוד" w:date="2026-10-11T13:11:34Z">
          <w:r>
            <w:rPr>
              <w:rtl/>
            </w:rPr>
            <w:t xml:space="preserve">כרב</w:t>
          </w:r>
        </w:ins>
        <w:del w:id="98956" w:author="קלוד" w:date="2026-10-11T13:11:34Z">
          <w:r>
            <w:rPr>
              <w:rtl/>
            </w:rPr>
            <w:delText xml:space="preserve">אתה</w:delText>
          </w:r>
        </w:del>
        <w:r>
          <w:rPr>
            <w:rtl/>
          </w:rPr>
          <w:t xml:space="preserve"> </w:t>
        </w:r>
        <w:ins w:id="98953" w:author="קלוד" w:date="2026-10-11T13:11:34Z">
          <w:r>
            <w:rPr>
              <w:rtl/>
            </w:rPr>
            <w:t xml:space="preserve">המנונא,</w:t>
          </w:r>
        </w:ins>
        <w:del w:id="98954" w:author="קלוד" w:date="2026-10-11T13:11:34Z">
          <w:r>
            <w:rPr>
              <w:rtl/>
            </w:rPr>
            <w:delText xml:space="preserve">אומר</w:delText>
          </w:r>
          <w:r w:rsidRPr="006F178A">
            <w:rPr>
              <w:rtl/>
            </w:rPr>
            <w:delText xml:space="preserve"> </w:delText>
          </w:r>
          <w:r w:rsidRPr="006F178A">
            <w:rPr>
              <w:rStyle w:val="2fb"/>
              <w:rtl/>
            </w:rPr>
            <w:delText xml:space="preserve">וכדרב המנונא</w:delText>
          </w:r>
        </w:del>
      </w:ins>
      <w:del w:id="94406" w:author="מנוע מכני" w:date="2026-10-11T12:04:39Z">
        <w:r w:rsidRPr="006F178A">
          <w:rPr>
            <w:rtl/>
          </w:rPr>
          <w:delText xml:space="preserve">קאמרת</w:delText>
        </w:r>
      </w:del>
      <w:r w:rsidRPr="006F178A">
        <w:rPr>
          <w:rtl/>
        </w:rPr>
        <w:t xml:space="preserve"> ואישר </w:t>
      </w:r>
      <w:r w:rsidRPr="006F178A">
        <w:rPr>
          <w:rStyle w:val="2fb"/>
          <w:rtl/>
        </w:rPr>
        <w:t xml:space="preserve">ר"ד</w:t>
      </w:r>
      <w:r w:rsidRPr="006F178A">
        <w:rPr>
          <w:rtl/>
        </w:rPr>
        <w:t xml:space="preserve"> דבריו.</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רבין</w:t>
      </w:r>
      <w:r w:rsidRPr="006F178A">
        <w:rPr>
          <w:rtl/>
        </w:rPr>
        <w:t xml:space="preserve"> סיכם סוגייא זו.</w:t>
      </w:r>
    </w:p>
    <w:p w:rsidR="00E9703F" w:rsidRPr="004640F6" w:rsidRDefault="00E9703F" w:rsidP="00E9703F">
      <w:pPr>
        <w:rPr>
          <w:spacing w:val="-6"/>
          <w:rtl/>
        </w:rPr>
      </w:pPr>
      <w:r w:rsidRPr="004640F6">
        <w:rPr>
          <w:b/>
          <w:bCs/>
          <w:spacing w:val="-6"/>
          <w:rtl/>
        </w:rPr>
        <w:t>הכל מודים</w:t>
      </w:r>
      <w:r w:rsidRPr="004640F6">
        <w:rPr>
          <w:spacing w:val="-6"/>
          <w:rtl/>
        </w:rPr>
        <w:t xml:space="preserve"> בשפחה חרופה דאינו חייב אלא אחת, </w:t>
      </w:r>
      <w:r w:rsidRPr="004640F6">
        <w:rPr>
          <w:rStyle w:val="2fb"/>
          <w:spacing w:val="-6"/>
          <w:rtl/>
        </w:rPr>
        <w:t xml:space="preserve">כדעולא</w:t>
      </w:r>
      <w:r w:rsidRPr="004640F6">
        <w:rPr>
          <w:rFonts w:hint="cs"/>
          <w:spacing w:val="-6"/>
          <w:rtl/>
        </w:rPr>
        <w:t xml:space="preserve"> [</w:t>
      </w:r>
      <w:r w:rsidRPr="004640F6">
        <w:rPr>
          <w:spacing w:val="-6"/>
          <w:rtl/>
        </w:rPr>
        <w:t xml:space="preserve">למ"ד</w:t>
      </w:r>
      <w:r w:rsidRPr="004640F6">
        <w:rPr>
          <w:spacing w:val="-6"/>
          <w:rtl/>
        </w:rPr>
        <w:t xml:space="preserve"> אשם וודאי </w:t>
      </w:r>
      <w:ins w:id="98963" w:author="קלוד" w:date="2026-10-11T13:11:34Z">
        <w:r>
          <w:rPr>
            <w:spacing w:val="-6"/>
            <w:rtl/>
          </w:rPr>
          <w:t xml:space="preserve">אינו</w:t>
        </w:r>
      </w:ins>
      <w:del w:id="98964" w:author="קלוד" w:date="2026-10-11T13:11:34Z">
        <w:r w:rsidRPr="004640F6">
          <w:rPr>
            <w:spacing w:val="-6"/>
            <w:rtl/>
          </w:rPr>
          <w:delText xml:space="preserve">לא</w:delText>
        </w:r>
      </w:del>
      <w:r w:rsidRPr="004640F6">
        <w:rPr>
          <w:spacing w:val="-6"/>
          <w:rtl/>
        </w:rPr>
        <w:t xml:space="preserve"> </w:t>
      </w:r>
      <w:ins w:id="98961" w:author="קלוד" w:date="2026-10-11T13:11:34Z">
        <w:r>
          <w:rPr>
            <w:spacing w:val="-6"/>
            <w:rtl/>
          </w:rPr>
          <w:t xml:space="preserve">צריך</w:t>
        </w:r>
      </w:ins>
      <w:del w:id="98962" w:author="קלוד" w:date="2026-10-11T13:11:34Z">
        <w:r w:rsidRPr="004640F6">
          <w:rPr>
            <w:spacing w:val="-6"/>
            <w:rtl/>
          </w:rPr>
          <w:delText xml:space="preserve">בעי'</w:delText>
        </w:r>
      </w:del>
      <w:r w:rsidRPr="004640F6">
        <w:rPr>
          <w:spacing w:val="-6"/>
          <w:rtl/>
        </w:rPr>
        <w:t xml:space="preserve"> ידיעה בתחילה]</w:t>
      </w:r>
    </w:p>
    <w:p w:rsidR="00E9703F" w:rsidRPr="004640F6" w:rsidRDefault="00E9703F" w:rsidP="00E9703F">
      <w:pPr>
        <w:rPr>
          <w:spacing w:val="-6"/>
          <w:rtl/>
        </w:rPr>
      </w:pPr>
      <w:r w:rsidRPr="004640F6">
        <w:rPr>
          <w:spacing w:val="-6"/>
          <w:rtl/>
        </w:rPr>
        <w:t>ו</w:t>
      </w:r>
      <w:r w:rsidRPr="004640F6">
        <w:rPr>
          <w:b/>
          <w:bCs/>
          <w:spacing w:val="-6"/>
          <w:rtl/>
        </w:rPr>
        <w:t>הכל מודים</w:t>
      </w:r>
      <w:r w:rsidRPr="004640F6">
        <w:rPr>
          <w:spacing w:val="-6"/>
          <w:rtl/>
        </w:rPr>
        <w:t xml:space="preserve"> בשפחה חרופה - דחייב על כל אחת ואחת, </w:t>
      </w:r>
      <w:r w:rsidRPr="004640F6">
        <w:rPr>
          <w:rStyle w:val="2fb"/>
          <w:spacing w:val="-6"/>
          <w:rtl/>
        </w:rPr>
        <w:t xml:space="preserve">כרב המנונא</w:t>
      </w:r>
      <w:r w:rsidRPr="004640F6">
        <w:rPr>
          <w:rFonts w:hint="cs"/>
          <w:spacing w:val="-6"/>
          <w:rtl/>
        </w:rPr>
        <w:t xml:space="preserve"> [</w:t>
      </w:r>
      <w:r w:rsidRPr="004640F6">
        <w:rPr>
          <w:spacing w:val="-6"/>
          <w:rtl/>
        </w:rPr>
        <w:t>דלאחר הפרשה וודאי מחלקת]</w:t>
      </w:r>
    </w:p>
    <w:p w:rsidR="00E9703F" w:rsidRPr="006F178A" w:rsidRDefault="00E9703F" w:rsidP="00E9703F">
      <w:pPr>
        <w:rPr>
          <w:rtl/>
        </w:rPr>
      </w:pPr>
      <w:r w:rsidRPr="006F178A">
        <w:rPr>
          <w:rtl/>
        </w:rPr>
        <w:t xml:space="preserve">ומחלוקת בשפחה חרופה </w:t>
      </w:r>
      <w:ins w:id="98969" w:author="קלוד" w:date="2026-10-11T13:11:34Z">
        <w:r>
          <w:rPr>
            <w:rtl/>
          </w:rPr>
          <w:t xml:space="preserve">-</w:t>
        </w:r>
      </w:ins>
      <w:del w:id="98970" w:author="קלוד" w:date="2026-10-11T13:11:34Z">
        <w:r w:rsidRPr="006F178A">
          <w:rPr>
            <w:rtl/>
          </w:rPr>
          <w:delText xml:space="preserve">–</w:delText>
        </w:r>
      </w:del>
      <w:r w:rsidRPr="006F178A">
        <w:rPr>
          <w:rtl/>
        </w:rPr>
        <w:t xml:space="preserve"> </w:t>
      </w:r>
      <w:r w:rsidRPr="006F178A">
        <w:rPr>
          <w:rtl/>
        </w:rPr>
        <w:t xml:space="preserve">למ"ד</w:t>
      </w:r>
      <w:r w:rsidRPr="006F178A">
        <w:rPr>
          <w:rtl/>
        </w:rPr>
        <w:t xml:space="preserve"> אשם ודאי </w:t>
      </w:r>
      <w:ins w:id="98967" w:author="קלוד" w:date="2026-10-11T13:11:34Z">
        <w:r>
          <w:rPr>
            <w:rtl/>
          </w:rPr>
          <w:t xml:space="preserve">צריך</w:t>
        </w:r>
      </w:ins>
      <w:del w:id="98968" w:author="קלוד" w:date="2026-10-11T13:11:34Z">
        <w:r w:rsidRPr="006F178A">
          <w:rPr>
            <w:rtl/>
          </w:rPr>
          <w:delText xml:space="preserve">בעי</w:delText>
        </w:r>
      </w:del>
      <w:r w:rsidRPr="006F178A">
        <w:rPr>
          <w:rtl/>
        </w:rPr>
        <w:t xml:space="preserve"> ידיעה בתחלה, [וקודם הפרשה] </w:t>
      </w:r>
      <w:ins w:id="98965" w:author="קלוד" w:date="2026-10-11T13:11:34Z">
        <w:r>
          <w:rPr>
            <w:rtl/>
          </w:rPr>
          <w:t xml:space="preserve">מחלוקת</w:t>
        </w:r>
      </w:ins>
      <w:del w:id="98966" w:author="קלוד" w:date="2026-10-11T13:11:34Z">
        <w:r w:rsidRPr="006F178A">
          <w:rPr>
            <w:rtl/>
          </w:rPr>
          <w:delText xml:space="preserve">פלוגתת</w:delText>
        </w:r>
      </w:del>
      <w:r w:rsidRPr="006F178A">
        <w:rPr>
          <w:rtl/>
        </w:rPr>
        <w:t xml:space="preserve"> </w:t>
      </w:r>
      <w:r w:rsidRPr="006F178A">
        <w:rPr>
          <w:rStyle w:val="2fb"/>
          <w:rtl/>
        </w:rPr>
        <w:t xml:space="preserve">ר"י</w:t>
      </w:r>
      <w:r w:rsidRPr="006F178A">
        <w:rPr>
          <w:rtl/>
        </w:rPr>
        <w:t xml:space="preserve"> </w:t>
      </w:r>
      <w:r w:rsidRPr="006F178A">
        <w:rPr>
          <w:rStyle w:val="2fb"/>
          <w:rtl/>
        </w:rPr>
        <w:t xml:space="preserve">וריב"ל</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791" w:author="קלוד" w:date="2026-10-11T12:33:55Z"/>
        </w:rPr>
      </w:pPr>
      <w:ins w:id="90792" w:author="קלוד" w:date="2026-10-11T12:33:55Z">
        <w:r>
          <w:rPr>
            <w:color w:val="7B3F00"/>
          </w:rPr>
          <w:t xml:space="preserve">נתכוין לתלוש וחתך מחובר - אביי ורבא</w:t>
        </w:r>
      </w:ins>
    </w:p>
    <w:p w:rsidR="00E9703F" w:rsidRDefault="00E9703F" w:rsidP="00E9703F">
      <w:pPr>
        <w:rPr>
          <w:rFonts w:ascii="Fb Fontext" w:hAnsi="Fb Fontext"/>
          <w:rtl/>
        </w:rPr>
      </w:pPr>
      <w:r w:rsidRPr="006F178A">
        <w:rPr>
          <w:rFonts w:ascii="Fb Fontext" w:hAnsi="Fb Fontext"/>
          <w:rtl/>
        </w:rPr>
        <w:t>נתכוין להגביה את התלוש וחתך את המחובר - פטור, [-מתעסק]</w:t>
      </w:r>
    </w:p>
    <w:p w:rsidR="00E9703F" w:rsidRPr="006F178A" w:rsidRDefault="00E9703F" w:rsidP="00E9703F">
      <w:pPr>
        <w:rPr>
          <w:rtl/>
        </w:rPr>
      </w:pPr>
      <w:r w:rsidRPr="006F178A">
        <w:rPr>
          <w:rtl/>
        </w:rPr>
        <w:t xml:space="preserve">לחתוך את התלוש וחתך את </w:t>
      </w:r>
      <w:ins w:id="98973" w:author="קלוד" w:date="2026-10-11T13:11:34Z">
        <w:r>
          <w:rPr>
            <w:rtl/>
          </w:rPr>
          <w:t xml:space="preserve">המחובר -</w:t>
        </w:r>
      </w:ins>
      <w:del w:id="98974" w:author="קלוד" w:date="2026-10-11T13:11:34Z">
        <w:r w:rsidRPr="006F178A">
          <w:rPr>
            <w:rtl/>
          </w:rPr>
          <w:delText xml:space="preserve">המחובר</w:delText>
        </w:r>
        <w:r w:rsidRPr="006F178A">
          <w:rPr>
            <w:rFonts w:hint="cs"/>
            <w:rtl/>
          </w:rPr>
          <w:delText xml:space="preserve">-</w:delText>
        </w:r>
      </w:del>
      <w:r w:rsidRPr="006F178A">
        <w:rPr>
          <w:rtl/>
        </w:rPr>
        <w:t xml:space="preserve"> </w:t>
      </w:r>
      <w:r w:rsidRPr="006F178A">
        <w:rPr>
          <w:rStyle w:val="2fb"/>
          <w:rtl/>
        </w:rPr>
        <w:t xml:space="preserve">רבא</w:t>
      </w:r>
      <w:ins w:id="94501" w:author="מנוע מכני" w:date="2026-10-11T12:04:39Z">
        <w:r>
          <w:rPr>
            <w:rtl/>
          </w:rPr>
          <w:t xml:space="preserve">:</w:t>
        </w:r>
      </w:ins>
      <w:del w:id="94502" w:author="מנוע מכני" w:date="2026-10-11T12:04:39Z">
        <w:r w:rsidRPr="006F178A">
          <w:rPr>
            <w:rtl/>
          </w:rPr>
          <w:delText xml:space="preserve"> :</w:delText>
        </w:r>
      </w:del>
      <w:r w:rsidRPr="006F178A">
        <w:rPr>
          <w:rtl/>
        </w:rPr>
        <w:t xml:space="preserve"> פטור, </w:t>
      </w:r>
      <w:ins w:id="91239" w:author="מנוע מכני" w:date="2026-10-11T12:04:39Z">
        <w:r>
          <w:rPr>
            <w:rtl/>
          </w:rPr>
          <w:t xml:space="preserve">שהרי</w:t>
        </w:r>
      </w:ins>
      <w:del w:id="91240" w:author="מנוע מכני" w:date="2026-10-11T12:04:39Z">
        <w:r w:rsidRPr="006F178A">
          <w:rPr>
            <w:rtl/>
          </w:rPr>
          <w:delText xml:space="preserve">דהא</w:delText>
        </w:r>
      </w:del>
      <w:r w:rsidRPr="006F178A">
        <w:rPr>
          <w:rtl/>
        </w:rPr>
        <w:t xml:space="preserve"> </w:t>
      </w:r>
      <w:r w:rsidRPr="006F178A">
        <w:rPr>
          <w:rtl/>
        </w:rPr>
        <w:t xml:space="preserve">לא</w:t>
      </w:r>
      <w:r w:rsidRPr="006F178A">
        <w:rPr>
          <w:rtl/>
        </w:rPr>
        <w:t xml:space="preserve"> נתכוון לחתיכה </w:t>
      </w:r>
      <w:ins w:id="98971" w:author="קלוד" w:date="2026-10-11T13:11:34Z">
        <w:r>
          <w:rPr>
            <w:rtl/>
          </w:rPr>
          <w:t xml:space="preserve">של איסור.</w:t>
        </w:r>
      </w:ins>
      <w:del w:id="98972" w:author="קלוד" w:date="2026-10-11T13:11:34Z">
        <w:r w:rsidRPr="006F178A">
          <w:rPr>
            <w:rtl/>
          </w:rPr>
          <w:delText xml:space="preserve">דאיסורא.</w:delText>
        </w:r>
      </w:del>
    </w:p>
    <w:p>
      <w:pPr>
        <w:pStyle w:val="38"/>
        <w:rPr>
          <w:ins w:id="97762" w:author="מנוע מכני" w:date="2026-10-11T12:04:39Z"/>
        </w:rPr>
      </w:pPr>
      <w:r w:rsidRPr="006F178A">
        <w:tab/>
      </w:r>
      <w:r w:rsidRPr="006F178A">
        <w:tab/>
      </w:r>
      <w:del w:id="90125" w:author="מנוע מכני" w:date="2026-10-11T12:04:39Z">
        <w:r w:rsidRPr="006F178A">
          <w:tab/>
          <w:delText xml:space="preserve"> </w:delText>
        </w:r>
        <w:r>
          <w:delText xml:space="preserve"> </w:delText>
        </w:r>
      </w:del>
      <w:r w:rsidRPr="006F178A">
        <w:tab/>
      </w:r>
      <w:r w:rsidRPr="006F178A">
        <w:tab/>
      </w:r>
      <w:r w:rsidRPr="006F178A">
        <w:t xml:space="preserve">אביי:</w:t>
      </w:r>
    </w:p>
    <w:p w:rsidR="00E9703F" w:rsidRPr="002D0727" w:rsidRDefault="00E9703F" w:rsidP="00E9703F">
      <w:pPr>
        <w:rPr>
          <w:rtl/>
        </w:rPr>
      </w:pPr>
      <w:del w:id="97763"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חייב, </w:t>
      </w:r>
      <w:ins w:id="91241" w:author="מנוע מכני" w:date="2026-10-11T12:04:39Z">
        <w:r>
          <w:rPr>
            <w:rFonts w:ascii="Fb Fontext" w:hAnsi="Fb Fontext"/>
            <w:sz w:val="20"/>
            <w:rtl/>
          </w:rPr>
          <w:t xml:space="preserve">שהרי</w:t>
        </w:r>
      </w:ins>
      <w:del w:id="91242" w:author="מנוע מכני" w:date="2026-10-11T12:04:39Z">
        <w:r w:rsidRPr="006F178A">
          <w:rPr>
            <w:rFonts w:ascii="Fb Fontext" w:hAnsi="Fb Fontext"/>
            <w:sz w:val="20"/>
            <w:rtl/>
          </w:rPr>
          <w:delText xml:space="preserve">דהא</w:delText>
        </w:r>
      </w:del>
      <w:r w:rsidRPr="006F178A">
        <w:rPr>
          <w:rFonts w:ascii="Fb Fontext" w:hAnsi="Fb Fontext"/>
          <w:sz w:val="20"/>
          <w:rtl/>
        </w:rPr>
        <w:t xml:space="preserve"> </w:t>
      </w:r>
      <w:ins w:id="98975" w:author="קלוד" w:date="2026-10-11T13:11:34Z">
        <w:r>
          <w:rPr>
            <w:rFonts w:ascii="Fb Fontext" w:hAnsi="Fb Fontext"/>
            <w:sz w:val="20"/>
            <w:rtl/>
          </w:rPr>
          <w:t xml:space="preserve">מתכוין</w:t>
        </w:r>
      </w:ins>
      <w:del w:id="98976" w:author="קלוד" w:date="2026-10-11T13:11:34Z">
        <w:r w:rsidRPr="006F178A">
          <w:rPr>
            <w:rFonts w:ascii="Fb Fontext" w:hAnsi="Fb Fontext"/>
            <w:sz w:val="20"/>
            <w:rtl/>
          </w:rPr>
          <w:delText xml:space="preserve">קמיכוין</w:delText>
        </w:r>
      </w:del>
      <w:r w:rsidRPr="006F178A">
        <w:rPr>
          <w:rFonts w:ascii="Fb Fontext" w:hAnsi="Fb Fontext"/>
          <w:sz w:val="20"/>
          <w:rtl/>
        </w:rPr>
        <w:t xml:space="preserve"> לחתיכה </w:t>
      </w:r>
      <w:ins w:id="92913" w:author="מנוע מכני" w:date="2026-10-11T12:04:39Z">
        <w:r>
          <w:rPr>
            <w:rFonts w:ascii="Fb Fontext" w:hAnsi="Fb Fontext"/>
            <w:sz w:val="20"/>
            <w:rtl/>
          </w:rPr>
          <w:t xml:space="preserve">סתם</w:t>
        </w:r>
      </w:ins>
      <w:del w:id="92914" w:author="מנוע מכני" w:date="2026-10-11T12:04:39Z">
        <w:r w:rsidRPr="006F178A">
          <w:rPr>
            <w:rFonts w:ascii="Fb Fontext" w:hAnsi="Fb Fontext"/>
            <w:sz w:val="20"/>
            <w:rtl/>
          </w:rPr>
          <w:delText xml:space="preserve">בעלמא</w:delText>
        </w:r>
      </w:del>
      <w:r w:rsidRPr="006F178A">
        <w:rPr>
          <w:rFonts w:ascii="Fb Fontext" w:hAnsi="Fb Fontext"/>
          <w:sz w:val="20"/>
          <w:rtl/>
        </w:rPr>
        <w:t xml:space="preserve">.</w:t>
      </w:r>
    </w:p>
    <w:p w:rsidR="00E9703F" w:rsidRPr="006F178A" w:rsidRDefault="00E9703F" w:rsidP="00E9703F">
      <w:pPr>
        <w:rPr>
          <w:rtl/>
        </w:rPr>
      </w:pPr>
      <w:r w:rsidRPr="002D0727">
        <w:rPr>
          <w:rStyle w:val="2fb"/>
          <w:rFonts w:ascii="Fb Fontext" w:hAnsi="Fb Fontext"/>
          <w:b/>
          <w:bCs/>
          <w:rtl/>
        </w:rPr>
        <w:t>אביי</w:t>
      </w:r>
      <w:r w:rsidRPr="006F178A">
        <w:rPr>
          <w:rFonts w:ascii="Fb Fontext" w:hAnsi="Fb Fontext"/>
          <w:rtl/>
        </w:rPr>
        <w:t xml:space="preserve"> </w:t>
      </w:r>
      <w:r w:rsidRPr="006F178A">
        <w:rPr>
          <w:rStyle w:val="2fb"/>
          <w:rFonts w:ascii="Fb Fontext" w:hAnsi="Fb Fontext"/>
          <w:rtl/>
        </w:rPr>
        <w:t xml:space="preserve">ורבא</w:t>
      </w:r>
      <w:r w:rsidRPr="006F178A">
        <w:rPr>
          <w:rFonts w:ascii="Fb Fontext" w:hAnsi="Fb Fontext"/>
          <w:rtl/>
        </w:rPr>
        <w:t xml:space="preserve"> </w:t>
      </w:r>
      <w:ins w:id="98989" w:author="קלוד" w:date="2026-10-11T13:11:34Z">
        <w:r>
          <w:rPr>
            <w:rFonts w:ascii="Fb Fontext" w:hAnsi="Fb Fontext"/>
            <w:rtl/>
          </w:rPr>
          <w:t xml:space="preserve">שניהם</w:t>
        </w:r>
      </w:ins>
      <w:del w:id="98990" w:author="קלוד" w:date="2026-10-11T13:11:34Z">
        <w:r w:rsidRPr="006F178A">
          <w:rPr>
            <w:rFonts w:ascii="Fb Fontext" w:hAnsi="Fb Fontext"/>
            <w:rtl/>
          </w:rPr>
          <w:delText xml:space="preserve">תרוויהו</w:delText>
        </w:r>
      </w:del>
      <w:r w:rsidRPr="006F178A">
        <w:rPr>
          <w:rFonts w:ascii="Fb Fontext" w:hAnsi="Fb Fontext"/>
          <w:rtl/>
        </w:rPr>
        <w:t xml:space="preserve"> </w:t>
      </w:r>
      <w:ins w:id="98987" w:author="קלוד" w:date="2026-10-11T13:11:34Z">
        <w:r>
          <w:rPr>
            <w:rFonts w:ascii="Fb Fontext" w:hAnsi="Fb Fontext"/>
            <w:rtl/>
          </w:rPr>
          <w:t xml:space="preserve">למדו</w:t>
        </w:r>
      </w:ins>
      <w:del w:id="98988" w:author="קלוד" w:date="2026-10-11T13:11:34Z">
        <w:r w:rsidRPr="006F178A">
          <w:rPr>
            <w:rFonts w:ascii="Fb Fontext" w:hAnsi="Fb Fontext"/>
            <w:rtl/>
          </w:rPr>
          <w:delText xml:space="preserve">ילפי</w:delText>
        </w:r>
      </w:del>
      <w:r w:rsidRPr="006F178A">
        <w:rPr>
          <w:rFonts w:ascii="Fb Fontext" w:hAnsi="Fb Fontext"/>
          <w:rtl/>
        </w:rPr>
        <w:t xml:space="preserve"> </w:t>
      </w:r>
      <w:ins w:id="98985" w:author="קלוד" w:date="2026-10-11T13:11:34Z">
        <w:r>
          <w:rPr>
            <w:rFonts w:ascii="Fb Fontext" w:hAnsi="Fb Fontext"/>
            <w:rtl/>
          </w:rPr>
          <w:t xml:space="preserve">דינם</w:t>
        </w:r>
      </w:ins>
      <w:del w:id="98986" w:author="קלוד" w:date="2026-10-11T13:11:34Z">
        <w:r w:rsidRPr="006F178A">
          <w:rPr>
            <w:rFonts w:ascii="Fb Fontext" w:hAnsi="Fb Fontext"/>
            <w:rtl/>
          </w:rPr>
          <w:delText xml:space="preserve">לדינהם</w:delText>
        </w:r>
      </w:del>
      <w:r w:rsidRPr="006F178A">
        <w:rPr>
          <w:rFonts w:ascii="Fb Fontext" w:hAnsi="Fb Fontext"/>
          <w:rtl/>
        </w:rPr>
        <w:t xml:space="preserve"> </w:t>
      </w:r>
      <w:ins w:id="98983" w:author="קלוד" w:date="2026-10-11T13:11:34Z">
        <w:r>
          <w:rPr>
            <w:rFonts w:ascii="Fb Fontext" w:hAnsi="Fb Fontext"/>
            <w:rtl/>
          </w:rPr>
          <w:t xml:space="preserve">מן</w:t>
        </w:r>
      </w:ins>
      <w:del w:id="98984" w:author="קלוד" w:date="2026-10-11T13:11:34Z">
        <w:r w:rsidRPr="006F178A">
          <w:rPr>
            <w:rFonts w:ascii="Fb Fontext" w:hAnsi="Fb Fontext"/>
            <w:rtl/>
          </w:rPr>
          <w:delText xml:space="preserve">מהך</w:delText>
        </w:r>
      </w:del>
      <w:r w:rsidRPr="006F178A">
        <w:rPr>
          <w:rFonts w:ascii="Fb Fontext" w:hAnsi="Fb Fontext"/>
          <w:rtl/>
        </w:rPr>
        <w:t xml:space="preserve"> </w:t>
      </w:r>
      <w:ins w:id="98981" w:author="קלוד" w:date="2026-10-11T13:11:34Z">
        <w:r>
          <w:rPr>
            <w:rFonts w:ascii="Fb Fontext" w:hAnsi="Fb Fontext"/>
            <w:rtl/>
          </w:rPr>
          <w:t xml:space="preserve">הברייתא</w:t>
        </w:r>
      </w:ins>
      <w:del w:id="98982" w:author="קלוד" w:date="2026-10-11T13:11:34Z">
        <w:r w:rsidRPr="006F178A">
          <w:rPr>
            <w:rFonts w:ascii="Fb Fontext" w:hAnsi="Fb Fontext"/>
            <w:rtl/>
          </w:rPr>
          <w:delText xml:space="preserve">ברייתא</w:delText>
        </w:r>
      </w:del>
      <w:r w:rsidRPr="006F178A">
        <w:rPr>
          <w:rFonts w:ascii="Fb Fontext" w:hAnsi="Fb Fontext"/>
          <w:rtl/>
        </w:rPr>
        <w:t xml:space="preserve"> </w:t>
      </w:r>
      <w:ins w:id="98979" w:author="קלוד" w:date="2026-10-11T13:11:34Z">
        <w:r>
          <w:rPr>
            <w:rFonts w:ascii="Fb Fontext" w:hAnsi="Fb Fontext"/>
            <w:rtl/>
          </w:rPr>
          <w:t xml:space="preserve">שלהלן,</w:t>
        </w:r>
      </w:ins>
      <w:del w:id="98980" w:author="קלוד" w:date="2026-10-11T13:11:34Z">
        <w:r w:rsidRPr="006F178A">
          <w:rPr>
            <w:rFonts w:ascii="Fb Fontext" w:hAnsi="Fb Fontext"/>
            <w:rtl/>
          </w:rPr>
          <w:delText xml:space="preserve">דלקמן</w:delText>
        </w:r>
      </w:del>
      <w:r w:rsidRPr="006F178A">
        <w:rPr>
          <w:rFonts w:ascii="Fb Fontext" w:hAnsi="Fb Fontext"/>
          <w:rtl/>
        </w:rPr>
        <w:t xml:space="preserve"> </w:t>
      </w:r>
      <w:ins w:id="98977" w:author="קלוד" w:date="2026-10-11T13:11:34Z">
        <w:r>
          <w:rPr>
            <w:rFonts w:ascii="Fb Fontext" w:hAnsi="Fb Fontext"/>
            <w:rtl/>
          </w:rPr>
          <w:t xml:space="preserve">כל</w:t>
        </w:r>
      </w:ins>
      <w:del w:id="98978" w:author="קלוד" w:date="2026-10-11T13:11:34Z">
        <w:r w:rsidRPr="006F178A">
          <w:rPr>
            <w:rFonts w:ascii="Fb Fontext" w:hAnsi="Fb Fontext"/>
            <w:rtl/>
          </w:rPr>
          <w:delText xml:space="preserve">וכל</w:delText>
        </w:r>
      </w:del>
      <w:r w:rsidRPr="006F178A">
        <w:rPr>
          <w:rFonts w:ascii="Fb Fontext" w:hAnsi="Fb Fontext"/>
          <w:rtl/>
        </w:rPr>
        <w:t xml:space="preserve"> אחד לפי דרכו.</w:t>
      </w:r>
    </w:p>
    <w:p>
      <w:pPr>
        <w:pStyle w:val="afffff8"/>
        <w:rPr>
          <w:ins w:id="90789" w:author="קלוד" w:date="2026-10-11T12:33:55Z"/>
        </w:rPr>
      </w:pPr>
      <w:ins w:id="90790" w:author="קלוד" w:date="2026-10-11T12:33:55Z">
        <w:r>
          <w:rPr>
            <w:color w:val="7B3F00"/>
          </w:rPr>
          <w:t xml:space="preserve">חומר שבת משאר מצוות, וחומר שאר מצוות משבת</w:t>
        </w:r>
      </w:ins>
    </w:p>
    <w:p w:rsidR="00E9703F" w:rsidRPr="004640F6" w:rsidRDefault="00E9703F" w:rsidP="00E9703F">
      <w:pPr>
        <w:rPr>
          <w:spacing w:val="-4"/>
          <w:rtl/>
        </w:rPr>
      </w:pPr>
      <w:r w:rsidRPr="004640F6">
        <w:rPr>
          <w:b/>
          <w:spacing w:val="-4"/>
          <w:rtl/>
        </w:rPr>
        <w:t>•</w:t>
      </w:r>
      <w:r w:rsidRPr="004640F6">
        <w:rPr>
          <w:rFonts w:hint="cs"/>
          <w:spacing w:val="-4"/>
          <w:rtl/>
        </w:rPr>
        <w:t xml:space="preserve"> </w:t>
      </w:r>
      <w:r w:rsidRPr="004640F6">
        <w:rPr>
          <w:spacing w:val="-4"/>
          <w:rtl/>
        </w:rPr>
        <w:t xml:space="preserve">חומר שבת משאר מצות שהשבת עשה שתים בהעלם אחד - חייב </w:t>
      </w:r>
      <w:r w:rsidRPr="004640F6">
        <w:rPr>
          <w:rFonts w:hint="cs"/>
          <w:spacing w:val="-4"/>
          <w:rtl/>
        </w:rPr>
        <w:t>אכאו</w:t>
      </w:r>
      <w:r w:rsidRPr="004640F6">
        <w:rPr>
          <w:spacing w:val="-4"/>
          <w:rtl/>
        </w:rPr>
        <w:t>"</w:t>
      </w:r>
      <w:r w:rsidRPr="004640F6">
        <w:rPr>
          <w:rFonts w:hint="cs"/>
          <w:spacing w:val="-4"/>
          <w:rtl/>
        </w:rPr>
        <w:t xml:space="preserve">א </w:t>
      </w:r>
      <w:r w:rsidRPr="004640F6">
        <w:rPr>
          <w:rFonts w:hint="cs"/>
          <w:spacing w:val="-4"/>
          <w:rtl/>
        </w:rPr>
        <w:t xml:space="preserve">משא</w:t>
      </w:r>
      <w:r w:rsidRPr="004640F6">
        <w:rPr>
          <w:spacing w:val="-4"/>
          <w:rtl/>
        </w:rPr>
        <w:t>"</w:t>
      </w:r>
      <w:r w:rsidRPr="004640F6">
        <w:rPr>
          <w:rFonts w:hint="cs"/>
          <w:spacing w:val="-4"/>
          <w:rtl/>
        </w:rPr>
        <w:t xml:space="preserve">כ</w:t>
      </w:r>
      <w:r w:rsidRPr="004640F6">
        <w:rPr>
          <w:rFonts w:hint="cs"/>
          <w:spacing w:val="-4"/>
          <w:rtl/>
        </w:rPr>
        <w:t xml:space="preserve"> </w:t>
      </w:r>
      <w:r w:rsidRPr="004640F6">
        <w:rPr>
          <w:spacing w:val="-4"/>
          <w:rtl/>
        </w:rPr>
        <w:t>בשאר מצות.</w:t>
      </w:r>
    </w:p>
    <w:p w:rsidR="00E9703F" w:rsidRPr="006F178A" w:rsidRDefault="00E9703F" w:rsidP="00E9703F">
      <w:pPr>
        <w:rPr>
          <w:rtl/>
        </w:rPr>
      </w:pPr>
      <w:del w:id="90126" w:author="מנוע מכני" w:date="2026-10-11T12:04:39Z">
        <w:r>
          <w:rPr>
            <w:rFonts w:ascii="Fb Fontext" w:hAnsi="Fb Fontext" w:hint="cs"/>
            <w:sz w:val="20"/>
            <w:rtl/>
          </w:rPr>
          <w:delText xml:space="preserve"> </w:delText>
        </w:r>
      </w:del>
      <w:r w:rsidRPr="006F178A">
        <w:rPr>
          <w:rFonts w:ascii="Fb Fontext" w:hAnsi="Fb Fontext"/>
          <w:sz w:val="20"/>
          <w:rtl/>
        </w:rPr>
        <w:t xml:space="preserve">וחומר שאר מצות משבת - שבשאר מצות שגג בלא מתכוין - חייב, </w:t>
      </w:r>
      <w:r w:rsidRPr="006F178A">
        <w:rPr>
          <w:rFonts w:ascii="Fb Fontext" w:hAnsi="Fb Fontext"/>
          <w:sz w:val="20"/>
          <w:rtl/>
        </w:rPr>
        <w:t xml:space="preserve">משא"כ</w:t>
      </w:r>
      <w:r w:rsidRPr="006F178A">
        <w:rPr>
          <w:rFonts w:ascii="Fb Fontext" w:hAnsi="Fb Fontext"/>
          <w:sz w:val="20"/>
          <w:rtl/>
        </w:rPr>
        <w:t xml:space="preserve"> בשבת.</w:t>
      </w:r>
    </w:p>
    <w:p w:rsidR="00E9703F" w:rsidRPr="006F178A" w:rsidRDefault="00E9703F" w:rsidP="00E9703F">
      <w:pPr>
        <w:rPr>
          <w:rtl/>
        </w:rPr>
      </w:pPr>
      <w:r w:rsidRPr="006F178A">
        <w:rPr>
          <w:rFonts w:ascii="Fb Fontext" w:hAnsi="Fb Fontext"/>
          <w:rtl/>
        </w:rPr>
        <w:t>עשה שתים בהעלם אחד חייב אכאו"א</w:t>
      </w:r>
    </w:p>
    <w:p w:rsidR="00E9703F" w:rsidRPr="006F178A" w:rsidRDefault="00E9703F" w:rsidP="00E9703F">
      <w:pPr>
        <w:rPr>
          <w:rtl/>
        </w:rPr>
      </w:pPr>
      <w:r w:rsidRPr="006F178A">
        <w:rPr>
          <w:rtl/>
        </w:rPr>
        <w:t xml:space="preserve">- מיירי בקצירה וטחינה </w:t>
      </w:r>
      <w:r w:rsidRPr="006F178A">
        <w:rPr>
          <w:rtl/>
        </w:rPr>
        <w:t xml:space="preserve">משא"כ</w:t>
      </w:r>
      <w:r w:rsidRPr="006F178A">
        <w:rPr>
          <w:rtl/>
        </w:rPr>
        <w:t xml:space="preserve"> בשאר מצוות היינו בע"ז זיבח וקיטר וניסך חייב א'.</w:t>
      </w:r>
    </w:p>
    <w:p w:rsidR="00E9703F" w:rsidRPr="006F178A" w:rsidRDefault="00E9703F" w:rsidP="00E9703F">
      <w:pPr>
        <w:rPr>
          <w:rtl/>
        </w:rPr>
      </w:pPr>
      <w:r w:rsidRPr="006F178A">
        <w:rPr>
          <w:rtl/>
        </w:rPr>
        <w:t>בשאר מצוות שגג בלא מתכווין חייב</w:t>
      </w:r>
    </w:p>
    <w:p w:rsidR="00E9703F" w:rsidRPr="006F178A" w:rsidRDefault="00E9703F" w:rsidP="00E9703F">
      <w:pPr>
        <w:rPr>
          <w:rtl/>
        </w:rPr>
      </w:pPr>
      <w:r w:rsidRPr="006F178A">
        <w:rPr>
          <w:rtl/>
        </w:rPr>
        <w:tab/>
        <w:t xml:space="preserve">- </w:t>
      </w:r>
      <w:r w:rsidRPr="002D0727">
        <w:rPr>
          <w:rStyle w:val="2fb"/>
          <w:b/>
          <w:bCs/>
          <w:rtl/>
        </w:rPr>
        <w:t>לאביי</w:t>
      </w:r>
      <w:r w:rsidRPr="006F178A">
        <w:rPr>
          <w:rtl/>
        </w:rPr>
        <w:t xml:space="preserve"> היינו דעבד </w:t>
      </w:r>
      <w:r w:rsidRPr="006F178A">
        <w:rPr>
          <w:rtl/>
        </w:rPr>
        <w:t xml:space="preserve">ע"ז</w:t>
      </w:r>
      <w:r w:rsidRPr="006F178A">
        <w:rPr>
          <w:rtl/>
        </w:rPr>
        <w:t xml:space="preserve"> מאהבת או יראת אדם וסבור שפטור </w:t>
      </w:r>
      <w:r w:rsidRPr="006F178A">
        <w:rPr>
          <w:rtl/>
        </w:rPr>
        <w:t xml:space="preserve">ע"ז</w:t>
      </w:r>
      <w:r w:rsidRPr="006F178A">
        <w:rPr>
          <w:rtl/>
        </w:rPr>
        <w:t xml:space="preserve"> </w:t>
      </w:r>
      <w:r w:rsidRPr="006F178A">
        <w:rPr>
          <w:rFonts w:hint="cs"/>
          <w:rtl/>
        </w:rPr>
        <w:t>-</w:t>
      </w:r>
      <w:r w:rsidRPr="006F178A">
        <w:rPr>
          <w:rtl/>
        </w:rPr>
        <w:t>דחייב.</w:t>
      </w:r>
    </w:p>
    <w:p w:rsidR="00E9703F" w:rsidRPr="006F178A" w:rsidRDefault="00E9703F" w:rsidP="00E9703F">
      <w:pPr>
        <w:rPr>
          <w:rtl/>
        </w:rPr>
      </w:pPr>
      <w:r w:rsidRPr="006F178A">
        <w:rPr>
          <w:rtl/>
        </w:rPr>
        <w:tab/>
      </w:r>
      <w:r w:rsidRPr="006F178A">
        <w:rPr>
          <w:rFonts w:hint="cs"/>
          <w:rtl/>
        </w:rPr>
        <w:t xml:space="preserve">- </w:t>
      </w:r>
      <w:r w:rsidRPr="0092079A">
        <w:rPr>
          <w:rStyle w:val="2fb"/>
          <w:b/>
          <w:bCs/>
          <w:rtl/>
        </w:rPr>
        <w:t>ולרבא</w:t>
      </w:r>
      <w:r w:rsidRPr="006F178A">
        <w:rPr>
          <w:rtl/>
        </w:rPr>
        <w:t xml:space="preserve"> צ"ל דמיירי מאומר מותר דחייב </w:t>
      </w:r>
      <w:r w:rsidRPr="006F178A">
        <w:rPr>
          <w:rtl/>
        </w:rPr>
        <w:t xml:space="preserve">משא"כ</w:t>
      </w:r>
      <w:r w:rsidRPr="006F178A">
        <w:rPr>
          <w:rtl/>
        </w:rPr>
        <w:t xml:space="preserve"> בשבת </w:t>
      </w:r>
      <w:r w:rsidRPr="006F178A">
        <w:rPr>
          <w:rFonts w:hint="cs"/>
          <w:rtl/>
        </w:rPr>
        <w:t>-</w:t>
      </w:r>
      <w:r w:rsidRPr="006F178A">
        <w:rPr>
          <w:rtl/>
        </w:rPr>
        <w:t>דפטור לגמרי.</w:t>
      </w:r>
    </w:p>
    <w:p w:rsidR="00E9703F" w:rsidRPr="006F178A" w:rsidRDefault="00E9703F" w:rsidP="00E9703F">
      <w:pPr>
        <w:rPr>
          <w:rtl/>
        </w:rPr>
      </w:pPr>
      <w:r w:rsidRPr="006F178A">
        <w:rPr>
          <w:rStyle w:val="afffe"/>
          <w:rFonts w:ascii="Fb Fontext" w:hAnsi="Fb Fontext" w:hint="cs"/>
          <w:rtl/>
        </w:rPr>
        <w:t>ו</w:t>
      </w:r>
      <w:r w:rsidRPr="006F178A">
        <w:rPr>
          <w:rStyle w:val="afffe"/>
          <w:rFonts w:ascii="Fb Fontext" w:hAnsi="Fb Fontext"/>
          <w:rtl/>
        </w:rPr>
        <w:t xml:space="preserve">הגמ' </w:t>
      </w:r>
      <w:ins w:id="99005" w:author="קלוד" w:date="2026-10-11T13:11:34Z">
        <w:r>
          <w:rPr>
            <w:rStyle w:val="afffe"/>
            <w:rFonts w:ascii="Fb Fontext" w:hAnsi="Fb Fontext"/>
            <w:rtl/>
          </w:rPr>
          <w:t xml:space="preserve">הקשתה:</w:t>
        </w:r>
      </w:ins>
      <w:del w:id="99006" w:author="קלוד" w:date="2026-10-11T13:11:34Z">
        <w:r w:rsidRPr="006F178A">
          <w:rPr>
            <w:rStyle w:val="afffe"/>
            <w:rFonts w:ascii="Fb Fontext" w:hAnsi="Fb Fontext"/>
            <w:rtl/>
          </w:rPr>
          <w:delText xml:space="preserve">הקשתה</w:delText>
        </w:r>
      </w:del>
      <w:r w:rsidRPr="006F178A">
        <w:rPr>
          <w:rStyle w:val="afffe"/>
          <w:rFonts w:ascii="Fb Fontext" w:hAnsi="Fb Fontext"/>
          <w:rtl/>
        </w:rPr>
        <w:t xml:space="preserve"> </w:t>
      </w:r>
      <w:ins w:id="99003" w:author="קלוד" w:date="2026-10-11T13:11:34Z">
        <w:r>
          <w:rPr>
            <w:rtl/>
          </w:rPr>
          <w:t xml:space="preserve">עדיין,</w:t>
        </w:r>
      </w:ins>
      <w:del w:id="99004" w:author="קלוד" w:date="2026-10-11T13:11:34Z">
        <w:r w:rsidRPr="006F178A">
          <w:rPr>
            <w:rtl/>
          </w:rPr>
          <w:delText xml:space="preserve">דעדיין</w:delText>
        </w:r>
      </w:del>
      <w:r w:rsidRPr="006F178A">
        <w:rPr>
          <w:rtl/>
        </w:rPr>
        <w:t xml:space="preserve"> כל </w:t>
      </w:r>
      <w:ins w:id="92915" w:author="מנוע מכני" w:date="2026-10-11T12:04:39Z">
        <w:r>
          <w:rPr>
            <w:rtl/>
          </w:rPr>
          <w:t xml:space="preserve">מה</w:t>
        </w:r>
      </w:ins>
      <w:del w:id="92916" w:author="מנוע מכני" w:date="2026-10-11T12:04:39Z">
        <w:r w:rsidRPr="006F178A">
          <w:rPr>
            <w:rtl/>
          </w:rPr>
          <w:delText xml:space="preserve">מאי</w:delText>
        </w:r>
      </w:del>
      <w:r w:rsidRPr="006F178A">
        <w:rPr>
          <w:rtl/>
        </w:rPr>
        <w:t xml:space="preserve"> </w:t>
      </w:r>
      <w:ins w:id="99001" w:author="קלוד" w:date="2026-10-11T13:11:34Z">
        <w:r>
          <w:rPr>
            <w:rtl/>
          </w:rPr>
          <w:t xml:space="preserve">ששאל</w:t>
        </w:r>
      </w:ins>
      <w:del w:id="99002" w:author="קלוד" w:date="2026-10-11T13:11:34Z">
        <w:r w:rsidRPr="006F178A">
          <w:rPr>
            <w:rtl/>
          </w:rPr>
          <w:delText xml:space="preserve">דבעי</w:delText>
        </w:r>
      </w:del>
      <w:r w:rsidRPr="006F178A">
        <w:rPr>
          <w:rtl/>
        </w:rPr>
        <w:t xml:space="preserve"> </w:t>
      </w:r>
      <w:r w:rsidRPr="006F178A">
        <w:rPr>
          <w:rStyle w:val="2fb"/>
          <w:rtl/>
        </w:rPr>
        <w:t xml:space="preserve">רבא</w:t>
      </w:r>
      <w:r w:rsidRPr="006F178A">
        <w:rPr>
          <w:rtl/>
        </w:rPr>
        <w:t xml:space="preserve"> </w:t>
      </w:r>
      <w:r w:rsidRPr="006F178A">
        <w:rPr>
          <w:rStyle w:val="2fb"/>
          <w:rtl/>
        </w:rPr>
        <w:t xml:space="preserve">מר"נ</w:t>
      </w:r>
      <w:ins w:id="98999" w:author="קלוד" w:date="2026-10-11T13:11:34Z">
        <w:r>
          <w:rPr>
            <w:rtl/>
          </w:rPr>
          <w:t xml:space="preserve"> הוא </w:t>
        </w:r>
      </w:ins>
      <w:del w:id="99000" w:author="קלוד" w:date="2026-10-11T13:11:34Z">
        <w:r w:rsidRPr="006F178A">
          <w:rPr>
            <w:rtl/>
          </w:rPr>
          <w:delText xml:space="preserve"> </w:delText>
        </w:r>
      </w:del>
      <w:ins w:id="94717" w:author="מנוע מכני" w:date="2026-10-11T12:04:39Z">
        <w:r>
          <w:rPr>
            <w:rtl/>
          </w:rPr>
          <w:t xml:space="preserve">אם </w:t>
        </w:r>
      </w:ins>
      <w:del w:id="94718" w:author="מנוע מכני" w:date="2026-10-11T12:04:39Z">
        <w:r w:rsidRPr="006F178A">
          <w:rPr>
            <w:rtl/>
          </w:rPr>
          <w:delText xml:space="preserve">אי </w:delText>
        </w:r>
      </w:del>
      <w:ins w:id="98997" w:author="קלוד" w:date="2026-10-11T13:11:34Z">
        <w:r>
          <w:rPr>
            <w:rtl/>
          </w:rPr>
          <w:t xml:space="preserve">חייב</w:t>
        </w:r>
      </w:ins>
      <w:del w:id="98998" w:author="קלוד" w:date="2026-10-11T13:11:34Z">
        <w:r w:rsidRPr="006F178A">
          <w:rPr>
            <w:rtl/>
          </w:rPr>
          <w:delText xml:space="preserve">לחיובי</w:delText>
        </w:r>
      </w:del>
      <w:r w:rsidRPr="006F178A">
        <w:rPr>
          <w:rtl/>
        </w:rPr>
        <w:t xml:space="preserve"> </w:t>
      </w:r>
      <w:ins w:id="92917" w:author="מנוע מכני" w:date="2026-10-11T12:04:39Z">
        <w:ins w:id="98995" w:author="קלוד" w:date="2026-10-11T13:11:34Z">
          <w:r>
            <w:rPr>
              <w:rtl/>
            </w:rPr>
            <w:t xml:space="preserve">אחת</w:t>
          </w:r>
        </w:ins>
        <w:del w:id="98996" w:author="קלוד" w:date="2026-10-11T13:11:34Z">
          <w:r>
            <w:rPr>
              <w:rtl/>
            </w:rPr>
            <w:delText xml:space="preserve">אחת</w:delText>
          </w:r>
          <w:r w:rsidRPr="006F178A">
            <w:rPr>
              <w:rtl/>
            </w:rPr>
            <w:delText xml:space="preserve">,</w:delText>
          </w:r>
        </w:del>
      </w:ins>
      <w:del w:id="92918" w:author="מנוע מכני" w:date="2026-10-11T12:04:39Z">
        <w:r w:rsidRPr="006F178A">
          <w:rPr>
            <w:rtl/>
          </w:rPr>
          <w:delText xml:space="preserve">חדא</w:delText>
        </w:r>
      </w:del>
      <w:r w:rsidRPr="006F178A">
        <w:rPr>
          <w:rtl/>
        </w:rPr>
        <w:t xml:space="preserve"> א</w:t>
      </w:r>
      <w:r w:rsidRPr="006F178A">
        <w:rPr>
          <w:rFonts w:hint="cs"/>
          <w:rtl/>
        </w:rPr>
        <w:t xml:space="preserve">ו </w:t>
      </w:r>
      <w:ins w:id="98993" w:author="קלוד" w:date="2026-10-11T13:11:34Z">
        <w:r>
          <w:rPr>
            <w:rtl/>
          </w:rPr>
          <w:t xml:space="preserve">שתים,</w:t>
        </w:r>
      </w:ins>
      <w:del w:id="98994" w:author="קלוד" w:date="2026-10-11T13:11:34Z">
        <w:r w:rsidRPr="006F178A">
          <w:rPr>
            <w:rtl/>
          </w:rPr>
          <w:delText xml:space="preserve">תרתי</w:delText>
        </w:r>
        <w:r w:rsidRPr="006F178A">
          <w:rPr>
            <w:rFonts w:hint="cs"/>
            <w:rtl/>
          </w:rPr>
          <w:delText xml:space="preserve">,</w:delText>
        </w:r>
      </w:del>
      <w:r w:rsidRPr="006F178A">
        <w:rPr>
          <w:rtl/>
        </w:rPr>
        <w:t xml:space="preserve"> אבל </w:t>
      </w:r>
      <w:ins w:id="98991" w:author="קלוד" w:date="2026-10-11T13:11:34Z">
        <w:r>
          <w:rPr>
            <w:rtl/>
          </w:rPr>
          <w:t xml:space="preserve">לפטור</w:t>
        </w:r>
      </w:ins>
      <w:del w:id="98992" w:author="קלוד" w:date="2026-10-11T13:11:34Z">
        <w:r w:rsidRPr="006F178A">
          <w:rPr>
            <w:rtl/>
          </w:rPr>
          <w:delText xml:space="preserve">מפטרי</w:delText>
        </w:r>
      </w:del>
      <w:r w:rsidRPr="006F178A">
        <w:rPr>
          <w:rtl/>
        </w:rPr>
        <w:t xml:space="preserve"> לגמרי - </w:t>
      </w:r>
      <w:r w:rsidRPr="006F178A">
        <w:rPr>
          <w:rtl/>
        </w:rPr>
        <w:t xml:space="preserve">לא</w:t>
      </w:r>
      <w:r w:rsidRPr="006F178A">
        <w:rPr>
          <w:rtl/>
        </w:rPr>
        <w:t xml:space="preserve">.</w:t>
      </w:r>
    </w:p>
    <w:p>
      <w:pPr>
        <w:pStyle w:val="38"/>
        <w:rPr>
          <w:ins w:id="97764" w:author="מנוע מכני" w:date="2026-10-11T12:04:39Z"/>
        </w:rPr>
      </w:pPr>
      <w:ins w:id="99007" w:author="קלוד" w:date="2026-10-11T13:11:34Z">
        <w:r>
          <w:t xml:space="preserve">אלא ודאי</w:t>
        </w:r>
      </w:ins>
      <w:del w:id="99008" w:author="קלוד" w:date="2026-10-11T13:11:34Z">
        <w:r w:rsidRPr="006F178A">
          <w:delText xml:space="preserve">אלא</w:delText>
        </w:r>
      </w:del>
    </w:p>
    <w:p w:rsidR="00E9703F" w:rsidRPr="006F178A" w:rsidRDefault="00E9703F" w:rsidP="00E9703F">
      <w:pPr>
        <w:rPr>
          <w:rtl/>
        </w:rPr>
      </w:pPr>
      <w:del w:id="97765" w:author="מנוע מכני" w:date="2026-10-11T12:04:39Z">
        <w:r w:rsidRPr="006F178A">
          <w:rPr>
            <w:rStyle w:val="afffe"/>
            <w:rFonts w:ascii="Fb Fontext" w:hAnsi="Fb Fontext"/>
            <w:rtl/>
          </w:rPr>
          <w:delText xml:space="preserve"> </w:delText>
        </w:r>
      </w:del>
      <w:ins w:id="91243" w:author="מנוע מכני" w:date="2026-10-11T12:04:39Z">
        <w:ins w:id="99011" w:author="קלוד" w:date="2026-10-11T13:11:34Z">
          <w:r>
            <w:rPr>
              <w:rtl/>
            </w:rPr>
            <w:t xml:space="preserve">רישא</w:t>
          </w:r>
        </w:ins>
        <w:del w:id="99012" w:author="קלוד" w:date="2026-10-11T13:11:34Z">
          <w:r>
            <w:rPr>
              <w:rtl/>
            </w:rPr>
            <w:delText xml:space="preserve">לא</w:delText>
          </w:r>
          <w:r w:rsidRPr="006F178A">
            <w:rPr>
              <w:rtl/>
            </w:rPr>
            <w:delText xml:space="preserve"> רישא</w:delText>
          </w:r>
        </w:del>
      </w:ins>
      <w:del w:id="91244" w:author="מנוע מכני" w:date="2026-10-11T12:04:39Z">
        <w:r w:rsidRPr="006F178A">
          <w:rPr>
            <w:rtl/>
          </w:rPr>
          <w:delText xml:space="preserve">לאו</w:delText>
        </w:r>
      </w:del>
      <w:r w:rsidRPr="006F178A">
        <w:rPr>
          <w:rtl/>
        </w:rPr>
        <w:t xml:space="preserve"> </w:t>
      </w:r>
      <w:ins w:id="99009" w:author="קלוד" w:date="2026-10-11T13:11:34Z">
        <w:r>
          <w:rPr>
            <w:rtl/>
          </w:rPr>
          <w:t xml:space="preserve">בע"ז,</w:t>
        </w:r>
      </w:ins>
      <w:del w:id="99010" w:author="קלוד" w:date="2026-10-11T13:11:34Z">
        <w:r w:rsidRPr="006F178A">
          <w:rPr>
            <w:rtl/>
          </w:rPr>
          <w:delText xml:space="preserve">בע"ז</w:delText>
        </w:r>
      </w:del>
      <w:r w:rsidRPr="006F178A">
        <w:rPr>
          <w:rtl/>
        </w:rPr>
        <w:t xml:space="preserve"> וסיפא בשאר מצות.</w:t>
      </w:r>
    </w:p>
    <w:p w:rsidR="00E9703F" w:rsidRPr="006F178A" w:rsidRDefault="00E9703F" w:rsidP="00E9703F">
      <w:pPr>
        <w:rPr>
          <w:rStyle w:val="afffe"/>
          <w:rFonts w:ascii="Fb Fontext" w:hAnsi="Fb Fontext"/>
          <w:rtl/>
        </w:rPr>
      </w:pPr>
      <w:r w:rsidRPr="006F178A">
        <w:rPr>
          <w:rtl/>
        </w:rPr>
        <w:t>ושגג בלא מתכוין בשאר מצות –</w:t>
      </w:r>
    </w:p>
    <w:p>
      <w:pPr>
        <w:pStyle w:val="38"/>
        <w:rPr>
          <w:ins w:id="97766" w:author="מנוע מכני" w:date="2026-10-11T12:04:39Z"/>
        </w:rPr>
      </w:pPr>
      <w:r w:rsidRPr="006061D7">
        <w:t>רבא</w:t>
      </w:r>
      <w:r w:rsidRPr="006061D7">
        <w:t>:</w:t>
      </w:r>
    </w:p>
    <w:p w:rsidR="00E9703F" w:rsidRPr="006061D7" w:rsidRDefault="00E9703F" w:rsidP="00E9703F">
      <w:pPr>
        <w:rPr>
          <w:rtl/>
        </w:rPr>
      </w:pPr>
      <w:del w:id="97767" w:author="מנוע מכני" w:date="2026-10-11T12:04:39Z">
        <w:r w:rsidRPr="006061D7">
          <w:rPr>
            <w:rtl/>
          </w:rPr>
          <w:delText xml:space="preserve"> </w:delText>
        </w:r>
      </w:del>
      <w:ins w:id="99023" w:author="קלוד" w:date="2026-10-11T13:11:34Z">
        <w:r>
          <w:rPr>
            <w:rtl/>
          </w:rPr>
          <w:t xml:space="preserve">שסבור</w:t>
        </w:r>
      </w:ins>
      <w:del w:id="99024" w:author="קלוד" w:date="2026-10-11T13:11:34Z">
        <w:r w:rsidRPr="006061D7">
          <w:rPr>
            <w:rtl/>
          </w:rPr>
          <w:delText xml:space="preserve">דסבור</w:delText>
        </w:r>
      </w:del>
      <w:r w:rsidRPr="006061D7">
        <w:rPr>
          <w:rtl/>
        </w:rPr>
        <w:t xml:space="preserve"> </w:t>
      </w:r>
      <w:ins w:id="99021" w:author="קלוד" w:date="2026-10-11T13:11:34Z">
        <w:r>
          <w:rPr>
            <w:rtl/>
          </w:rPr>
          <w:t xml:space="preserve">ששומן</w:t>
        </w:r>
      </w:ins>
      <w:del w:id="99022" w:author="קלוד" w:date="2026-10-11T13:11:34Z">
        <w:r w:rsidRPr="006061D7">
          <w:rPr>
            <w:rtl/>
          </w:rPr>
          <w:delText xml:space="preserve">דשומן</w:delText>
        </w:r>
      </w:del>
      <w:r w:rsidRPr="006061D7">
        <w:rPr>
          <w:rtl/>
        </w:rPr>
        <w:t xml:space="preserve"> הוא </w:t>
      </w:r>
      <w:ins w:id="99019" w:author="קלוד" w:date="2026-10-11T13:11:34Z">
        <w:r>
          <w:rPr>
            <w:rtl/>
          </w:rPr>
          <w:t xml:space="preserve">ואכלו </w:t>
        </w:r>
        <w:r>
          <w:rPr>
            <w:rStyle w:val="afffffe"/>
            <w:rtl/>
          </w:rPr>
          <w:t xml:space="preserve">ונמצא חלב</w:t>
        </w:r>
        <w:r>
          <w:rPr>
            <w:rtl/>
          </w:rPr>
          <w:t xml:space="preserve">,</w:t>
        </w:r>
      </w:ins>
      <w:del w:id="99020" w:author="קלוד" w:date="2026-10-11T13:11:34Z">
        <w:r w:rsidRPr="006061D7">
          <w:rPr>
            <w:rtl/>
          </w:rPr>
          <w:delText xml:space="preserve">ואכלו,</w:delText>
        </w:r>
      </w:del>
      <w:r w:rsidRPr="006061D7">
        <w:rPr>
          <w:rtl/>
        </w:rPr>
        <w:t xml:space="preserve"> </w:t>
      </w:r>
      <w:r w:rsidRPr="006061D7">
        <w:rPr>
          <w:rtl/>
        </w:rPr>
        <w:t xml:space="preserve">משא"כ</w:t>
      </w:r>
      <w:r w:rsidRPr="006061D7">
        <w:rPr>
          <w:rtl/>
        </w:rPr>
        <w:t xml:space="preserve"> בשבת </w:t>
      </w:r>
      <w:ins w:id="99017" w:author="קלוד" w:date="2026-10-11T13:11:34Z">
        <w:r>
          <w:rPr>
            <w:rtl/>
          </w:rPr>
          <w:t xml:space="preserve">שפטור,</w:t>
        </w:r>
      </w:ins>
      <w:del w:id="99018" w:author="קלוד" w:date="2026-10-11T13:11:34Z">
        <w:r w:rsidRPr="006061D7">
          <w:rPr>
            <w:rtl/>
          </w:rPr>
          <w:delText xml:space="preserve">דפטור.</w:delText>
        </w:r>
      </w:del>
      <w:r w:rsidRPr="006061D7">
        <w:rPr>
          <w:rFonts w:hint="cs"/>
          <w:rtl/>
        </w:rPr>
        <w:t xml:space="preserve"> </w:t>
      </w:r>
      <w:ins w:id="99015" w:author="קלוד" w:date="2026-10-11T13:11:34Z">
        <w:r>
          <w:rPr>
            <w:rtl/>
          </w:rPr>
          <w:t xml:space="preserve">כגון נתכוון</w:t>
        </w:r>
      </w:ins>
      <w:del w:id="99016" w:author="קלוד" w:date="2026-10-11T13:11:34Z">
        <w:r w:rsidRPr="006061D7">
          <w:rPr>
            <w:rtl/>
          </w:rPr>
          <w:delText xml:space="preserve">ו</w:delText>
        </w:r>
        <w:r w:rsidRPr="006061D7">
          <w:rPr>
            <w:rFonts w:hint="cs"/>
            <w:rtl/>
          </w:rPr>
          <w:delText xml:space="preserve">ב</w:delText>
        </w:r>
        <w:r w:rsidRPr="006061D7">
          <w:rPr>
            <w:rtl/>
          </w:rPr>
          <w:delText xml:space="preserve">נתכוון</w:delText>
        </w:r>
      </w:del>
      <w:r w:rsidRPr="006061D7">
        <w:rPr>
          <w:rtl/>
        </w:rPr>
        <w:t xml:space="preserve"> לחתוך את התלוש וחתך את המחובר</w:t>
      </w:r>
      <w:ins w:id="99013" w:author="קלוד" w:date="2026-10-11T13:11:34Z">
        <w:r>
          <w:rPr>
            <w:rtl/>
          </w:rPr>
          <w:t xml:space="preserve"> - </w:t>
        </w:r>
      </w:ins>
      <w:del w:id="99014" w:author="קלוד" w:date="2026-10-11T13:11:34Z">
        <w:r w:rsidRPr="006061D7">
          <w:rPr>
            <w:rtl/>
          </w:rPr>
          <w:delText xml:space="preserve"> </w:delText>
        </w:r>
      </w:del>
      <w:r w:rsidRPr="006061D7">
        <w:rPr>
          <w:rtl/>
        </w:rPr>
        <w:t xml:space="preserve">פטור.</w:t>
      </w:r>
    </w:p>
    <w:p w:rsidR="00E9703F" w:rsidRPr="006F178A" w:rsidRDefault="00E9703F" w:rsidP="00E9703F">
      <w:pPr>
        <w:rPr>
          <w:rtl/>
        </w:rPr>
      </w:pPr>
      <w:ins w:id="99037" w:author="קלוד" w:date="2026-10-11T13:11:34Z">
        <w:r>
          <w:rPr>
            <w:rStyle w:val="2fb"/>
            <w:rFonts w:ascii="Fb Fontext" w:hAnsi="Fb Fontext"/>
            <w:rtl/>
          </w:rPr>
          <w:t xml:space="preserve">אביי:</w:t>
        </w:r>
      </w:ins>
      <w:del w:id="99038" w:author="קלוד" w:date="2026-10-11T13:11:34Z">
        <w:r w:rsidRPr="006F178A">
          <w:rPr>
            <w:rStyle w:val="2fb"/>
            <w:rFonts w:ascii="Fb Fontext" w:hAnsi="Fb Fontext"/>
            <w:rtl/>
          </w:rPr>
          <w:delText xml:space="preserve">אביי</w:delText>
        </w:r>
      </w:del>
      <w:r w:rsidRPr="006F178A">
        <w:rPr>
          <w:rFonts w:ascii="Fb Fontext" w:hAnsi="Fb Fontext"/>
          <w:rtl/>
        </w:rPr>
        <w:t xml:space="preserve"> מיירי </w:t>
      </w:r>
      <w:ins w:id="99035" w:author="קלוד" w:date="2026-10-11T13:11:34Z">
        <w:r>
          <w:rPr>
            <w:rFonts w:ascii="Fb Fontext" w:hAnsi="Fb Fontext"/>
            <w:rtl/>
          </w:rPr>
          <w:t xml:space="preserve">שסבור</w:t>
        </w:r>
      </w:ins>
      <w:del w:id="99036" w:author="קלוד" w:date="2026-10-11T13:11:34Z">
        <w:r w:rsidRPr="006F178A">
          <w:rPr>
            <w:rFonts w:ascii="Fb Fontext" w:hAnsi="Fb Fontext"/>
            <w:rtl/>
          </w:rPr>
          <w:delText xml:space="preserve">דסבור</w:delText>
        </w:r>
      </w:del>
      <w:r w:rsidRPr="006F178A">
        <w:rPr>
          <w:rFonts w:ascii="Fb Fontext" w:hAnsi="Fb Fontext"/>
          <w:rtl/>
        </w:rPr>
        <w:t xml:space="preserve"> רוק </w:t>
      </w:r>
      <w:ins w:id="99033" w:author="קלוד" w:date="2026-10-11T13:11:34Z">
        <w:r>
          <w:rPr>
            <w:rFonts w:ascii="Fb Fontext" w:hAnsi="Fb Fontext"/>
            <w:rtl/>
          </w:rPr>
          <w:t xml:space="preserve">הוא</w:t>
        </w:r>
      </w:ins>
      <w:del w:id="99034" w:author="קלוד" w:date="2026-10-11T13:11:34Z">
        <w:r w:rsidRPr="006F178A">
          <w:rPr>
            <w:rFonts w:ascii="Fb Fontext" w:hAnsi="Fb Fontext"/>
            <w:rtl/>
          </w:rPr>
          <w:delText xml:space="preserve">הוא,</w:delText>
        </w:r>
      </w:del>
      <w:r w:rsidRPr="006F178A">
        <w:rPr>
          <w:rFonts w:ascii="Fb Fontext" w:hAnsi="Fb Fontext"/>
          <w:rtl/>
        </w:rPr>
        <w:t xml:space="preserve"> </w:t>
      </w:r>
      <w:ins w:id="99031" w:author="קלוד" w:date="2026-10-11T13:11:34Z">
        <w:r>
          <w:rPr>
            <w:rFonts w:ascii="Fb Fontext" w:hAnsi="Fb Fontext"/>
            <w:rtl/>
          </w:rPr>
          <w:t xml:space="preserve">ובלעו </w:t>
        </w:r>
        <w:r>
          <w:rPr>
            <w:rStyle w:val="afffffe"/>
            <w:rFonts w:ascii="Fb Fontext" w:hAnsi="Fb Fontext"/>
            <w:rtl/>
          </w:rPr>
          <w:t xml:space="preserve">ונמצא חלב</w:t>
        </w:r>
        <w:r>
          <w:rPr>
            <w:rFonts w:ascii="Fb Fontext" w:hAnsi="Fb Fontext"/>
            <w:rtl/>
          </w:rPr>
          <w:t xml:space="preserve">,</w:t>
        </w:r>
      </w:ins>
      <w:del w:id="99032" w:author="קלוד" w:date="2026-10-11T13:11:34Z">
        <w:r w:rsidRPr="006F178A">
          <w:rPr>
            <w:rFonts w:ascii="Fb Fontext" w:hAnsi="Fb Fontext"/>
            <w:rtl/>
          </w:rPr>
          <w:delText xml:space="preserve">ובלעו</w:delText>
        </w:r>
      </w:del>
      <w:r w:rsidRPr="006F178A">
        <w:rPr>
          <w:rFonts w:ascii="Fb Fontext" w:hAnsi="Fb Fontext"/>
          <w:rtl/>
        </w:rPr>
        <w:t xml:space="preserve"> </w:t>
      </w:r>
      <w:r w:rsidRPr="006F178A">
        <w:rPr>
          <w:rFonts w:ascii="Fb Fontext" w:hAnsi="Fb Fontext"/>
          <w:rtl/>
        </w:rPr>
        <w:t xml:space="preserve">משא"כ</w:t>
      </w:r>
      <w:r w:rsidRPr="006F178A">
        <w:rPr>
          <w:rFonts w:ascii="Fb Fontext" w:hAnsi="Fb Fontext"/>
          <w:rtl/>
        </w:rPr>
        <w:t xml:space="preserve"> בשבת </w:t>
      </w:r>
      <w:ins w:id="99029" w:author="קלוד" w:date="2026-10-11T13:11:34Z">
        <w:r>
          <w:rPr>
            <w:rFonts w:ascii="Fb Fontext" w:hAnsi="Fb Fontext"/>
            <w:rtl/>
          </w:rPr>
          <w:t xml:space="preserve">שפטור,</w:t>
        </w:r>
      </w:ins>
      <w:del w:id="99030" w:author="קלוד" w:date="2026-10-11T13:11:34Z">
        <w:r w:rsidRPr="006F178A">
          <w:rPr>
            <w:rFonts w:ascii="Fb Fontext" w:hAnsi="Fb Fontext"/>
            <w:rtl/>
          </w:rPr>
          <w:delText xml:space="preserve">דפטור.</w:delText>
        </w:r>
      </w:del>
      <w:r w:rsidRPr="006F178A">
        <w:rPr>
          <w:rFonts w:ascii="Fb Fontext" w:hAnsi="Fb Fontext" w:hint="cs"/>
          <w:rtl/>
        </w:rPr>
        <w:t xml:space="preserve"> </w:t>
      </w:r>
      <w:ins w:id="99027" w:author="קלוד" w:date="2026-10-11T13:11:34Z">
        <w:r>
          <w:rPr>
            <w:rFonts w:ascii="Fb Fontext" w:hAnsi="Fb Fontext"/>
            <w:rtl/>
          </w:rPr>
          <w:t xml:space="preserve">כגון נתכוון</w:t>
        </w:r>
      </w:ins>
      <w:del w:id="99028" w:author="קלוד" w:date="2026-10-11T13:11:34Z">
        <w:r w:rsidRPr="006F178A">
          <w:rPr>
            <w:rFonts w:ascii="Fb Fontext" w:hAnsi="Fb Fontext"/>
            <w:rtl/>
          </w:rPr>
          <w:delText xml:space="preserve">דנתכוון</w:delText>
        </w:r>
      </w:del>
      <w:r w:rsidRPr="006F178A">
        <w:rPr>
          <w:rFonts w:ascii="Fb Fontext" w:hAnsi="Fb Fontext"/>
          <w:rtl/>
        </w:rPr>
        <w:t xml:space="preserve"> להגביה את התלוש וחתך את </w:t>
      </w:r>
      <w:ins w:id="99025" w:author="קלוד" w:date="2026-10-11T13:11:34Z">
        <w:r>
          <w:rPr>
            <w:rFonts w:ascii="Fb Fontext" w:hAnsi="Fb Fontext"/>
            <w:rtl/>
          </w:rPr>
          <w:t xml:space="preserve">המחובר -</w:t>
        </w:r>
      </w:ins>
      <w:del w:id="99026" w:author="קלוד" w:date="2026-10-11T13:11:34Z">
        <w:r w:rsidRPr="006F178A">
          <w:rPr>
            <w:rFonts w:ascii="Fb Fontext" w:hAnsi="Fb Fontext"/>
            <w:rtl/>
          </w:rPr>
          <w:delText xml:space="preserve">המחובר</w:delText>
        </w:r>
      </w:del>
      <w:r w:rsidRPr="006F178A">
        <w:rPr>
          <w:rFonts w:ascii="Fb Fontext" w:hAnsi="Fb Fontext"/>
          <w:rtl/>
        </w:rPr>
        <w:t xml:space="preserve"> פטור.</w:t>
      </w:r>
      <w:ins w:id="94197" w:author="מנוע מכני" w:date="2026-10-11T12:04:39Z">
        <w:r>
          <w:rPr>
            <w:rFonts w:ascii="Fb Fontext" w:hAnsi="Fb Fontext"/>
            <w:rtl/>
          </w:rPr>
          <w:t xml:space="preserve"> </w:t>
        </w:r>
      </w:ins>
      <w:del w:id="94198" w:author="מנוע מכני" w:date="2026-10-11T12:04:39Z">
        <w:r>
          <w:rPr>
            <w:rFonts w:ascii="Fb Fontext" w:hAnsi="Fb Fontext"/>
            <w:rtl/>
          </w:rPr>
          <w:delText xml:space="preserve"> </w:delText>
        </w:r>
        <w:r>
          <w:rPr>
            <w:rFonts w:ascii="Fb Fontext" w:hAnsi="Fb Fontext" w:hint="cs"/>
            <w:rtl/>
          </w:rPr>
          <w:delText xml:space="preserve"> </w:delText>
        </w:r>
      </w:del>
      <w:r w:rsidRPr="006F178A">
        <w:rPr>
          <w:rFonts w:ascii="Fb Fontext" w:hAnsi="Fb Fontext"/>
          <w:rtl/>
        </w:rPr>
        <w:t>אבל נתכוון לחתוך את התלוש וחתך את המחובר - חייב.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עג.</w:t>
      </w:r>
    </w:p>
    <w:p>
      <w:pPr>
        <w:pStyle w:val="afffff8"/>
        <w:rPr>
          <w:ins w:id="90787" w:author="קלוד" w:date="2026-10-11T12:33:55Z"/>
        </w:rPr>
      </w:pPr>
      <w:ins w:id="90788" w:author="קלוד" w:date="2026-10-11T12:33:55Z">
        <w:r>
          <w:rPr>
            <w:color w:val="7B3F00"/>
          </w:rPr>
          <w:t xml:space="preserve">נתכוין לזרוק שתים וזרק ארבע - אביי ורבא</w:t>
        </w:r>
      </w:ins>
    </w:p>
    <w:p w:rsidR="00E9703F" w:rsidRPr="006F178A" w:rsidRDefault="00E9703F" w:rsidP="00E9703F">
      <w:pPr>
        <w:rPr>
          <w:rtl/>
        </w:rPr>
      </w:pPr>
      <w:r w:rsidRPr="0099085C">
        <w:rPr>
          <w:rFonts w:ascii="Fb Fontext" w:hAnsi="Fb Fontext"/>
          <w:bCs/>
          <w:rtl/>
        </w:rPr>
        <w:t>•</w:t>
      </w:r>
      <w:r w:rsidRPr="0099085C">
        <w:rPr>
          <w:rFonts w:ascii="Fb Fontext" w:hAnsi="Fb Fontext" w:hint="cs"/>
          <w:bCs/>
          <w:rtl/>
        </w:rPr>
        <w:t xml:space="preserve"> </w:t>
      </w:r>
      <w:r w:rsidRPr="0099085C">
        <w:rPr>
          <w:rFonts w:ascii="Fb Fontext" w:hAnsi="Fb Fontext"/>
          <w:bCs/>
          <w:rtl/>
        </w:rPr>
        <w:t>איתמר, נתכוון לזרוק שתים וזרק ארבע.</w:t>
      </w:r>
      <w:r w:rsidRPr="006F178A">
        <w:rPr>
          <w:rFonts w:ascii="Fb Fontext" w:hAnsi="Fb Fontext"/>
          <w:rtl/>
        </w:rPr>
        <w:t xml:space="preserve"> </w:t>
      </w:r>
      <w:r w:rsidRPr="006F178A">
        <w:rPr>
          <w:rStyle w:val="2fb"/>
          <w:rFonts w:ascii="Fb Fontext" w:hAnsi="Fb Fontext"/>
          <w:rtl/>
        </w:rPr>
        <w:t xml:space="preserve">רבא</w:t>
      </w:r>
      <w:r w:rsidRPr="006F178A">
        <w:rPr>
          <w:rFonts w:ascii="Fb Fontext" w:hAnsi="Fb Fontext"/>
          <w:rtl/>
        </w:rPr>
        <w:t xml:space="preserve">: פטור, </w:t>
      </w:r>
      <w:ins w:id="99043" w:author="קלוד" w:date="2026-10-11T13:11:34Z">
        <w:r>
          <w:rPr>
            <w:rFonts w:ascii="Fb Fontext" w:hAnsi="Fb Fontext"/>
            <w:rtl/>
          </w:rPr>
          <w:t xml:space="preserve">שלא</w:t>
        </w:r>
      </w:ins>
      <w:del w:id="99044" w:author="קלוד" w:date="2026-10-11T13:11:34Z">
        <w:r w:rsidRPr="006F178A">
          <w:rPr>
            <w:rFonts w:ascii="Fb Fontext" w:hAnsi="Fb Fontext"/>
            <w:rtl/>
          </w:rPr>
          <w:delText xml:space="preserve">דלא</w:delText>
        </w:r>
      </w:del>
      <w:r w:rsidRPr="006F178A">
        <w:rPr>
          <w:rFonts w:ascii="Fb Fontext" w:hAnsi="Fb Fontext"/>
          <w:rtl/>
        </w:rPr>
        <w:t xml:space="preserve"> </w:t>
      </w:r>
      <w:ins w:id="99041" w:author="קלוד" w:date="2026-10-11T13:11:34Z">
        <w:r>
          <w:rPr>
            <w:rFonts w:ascii="Fb Fontext" w:hAnsi="Fb Fontext"/>
            <w:rtl/>
          </w:rPr>
          <w:t xml:space="preserve">נתכוון</w:t>
        </w:r>
      </w:ins>
      <w:del w:id="99042" w:author="קלוד" w:date="2026-10-11T13:11:34Z">
        <w:r w:rsidRPr="006F178A">
          <w:rPr>
            <w:rFonts w:ascii="Fb Fontext" w:hAnsi="Fb Fontext"/>
            <w:rtl/>
          </w:rPr>
          <w:delText xml:space="preserve">קמיכוין</w:delText>
        </w:r>
      </w:del>
      <w:r w:rsidRPr="006F178A">
        <w:rPr>
          <w:rFonts w:ascii="Fb Fontext" w:hAnsi="Fb Fontext"/>
          <w:rtl/>
        </w:rPr>
        <w:t xml:space="preserve"> לזריקה </w:t>
      </w:r>
      <w:ins w:id="99039" w:author="קלוד" w:date="2026-10-11T13:11:34Z">
        <w:r>
          <w:rPr>
            <w:rFonts w:ascii="Fb Fontext" w:hAnsi="Fb Fontext"/>
            <w:rtl/>
          </w:rPr>
          <w:t xml:space="preserve">של ארבע.</w:t>
        </w:r>
      </w:ins>
      <w:del w:id="99040" w:author="קלוד" w:date="2026-10-11T13:11:34Z">
        <w:r w:rsidRPr="006F178A">
          <w:rPr>
            <w:rFonts w:ascii="Fb Fontext" w:hAnsi="Fb Fontext"/>
            <w:rtl/>
          </w:rPr>
          <w:delText xml:space="preserve">דארבע.</w:delText>
        </w:r>
      </w:del>
    </w:p>
    <w:p>
      <w:pPr>
        <w:pStyle w:val="38"/>
        <w:rPr>
          <w:ins w:id="97768" w:author="מנוע מכני" w:date="2026-10-11T12:04:39Z"/>
        </w:rPr>
      </w:pPr>
      <w:r w:rsidRPr="006F178A">
        <w:tab/>
      </w:r>
      <w:r w:rsidRPr="006F178A">
        <w:tab/>
      </w:r>
      <w:r w:rsidRPr="006F178A">
        <w:tab/>
      </w:r>
      <w:r w:rsidRPr="006F178A">
        <w:tab/>
      </w:r>
      <w:del w:id="90127" w:author="מנוע מכני" w:date="2026-10-11T12:04:39Z">
        <w:r>
          <w:delText xml:space="preserve">      </w:delText>
        </w:r>
      </w:del>
      <w:r w:rsidRPr="006F178A">
        <w:t xml:space="preserve">אביי:</w:t>
      </w:r>
    </w:p>
    <w:p w:rsidR="00E9703F" w:rsidRPr="006F178A" w:rsidRDefault="00E9703F" w:rsidP="00E9703F">
      <w:pPr>
        <w:rPr>
          <w:rtl/>
        </w:rPr>
      </w:pPr>
      <w:del w:id="97769" w:author="מנוע מכני" w:date="2026-10-11T12:04:39Z">
        <w:r w:rsidRPr="006F178A">
          <w:rPr>
            <w:rtl/>
          </w:rPr>
          <w:delText xml:space="preserve"> </w:delText>
        </w:r>
      </w:del>
      <w:r w:rsidRPr="006F178A">
        <w:rPr>
          <w:rtl/>
        </w:rPr>
        <w:t xml:space="preserve">חייב, </w:t>
      </w:r>
      <w:ins w:id="91245" w:author="מנוע מכני" w:date="2026-10-11T12:04:39Z">
        <w:r>
          <w:rPr>
            <w:rtl/>
          </w:rPr>
          <w:t xml:space="preserve">שהרי</w:t>
        </w:r>
      </w:ins>
      <w:del w:id="91246" w:author="מנוע מכני" w:date="2026-10-11T12:04:39Z">
        <w:r w:rsidRPr="006F178A">
          <w:rPr>
            <w:rtl/>
          </w:rPr>
          <w:delText xml:space="preserve">דהא</w:delText>
        </w:r>
      </w:del>
      <w:r w:rsidRPr="006F178A">
        <w:rPr>
          <w:rtl/>
        </w:rPr>
        <w:t xml:space="preserve"> </w:t>
      </w:r>
      <w:ins w:id="99045" w:author="קלוד" w:date="2026-10-11T13:11:34Z">
        <w:r>
          <w:rPr>
            <w:rtl/>
          </w:rPr>
          <w:t xml:space="preserve">מתכוין</w:t>
        </w:r>
      </w:ins>
      <w:del w:id="99046" w:author="קלוד" w:date="2026-10-11T13:11:34Z">
        <w:r w:rsidRPr="006F178A">
          <w:rPr>
            <w:rtl/>
          </w:rPr>
          <w:delText xml:space="preserve">קמיכוין</w:delText>
        </w:r>
      </w:del>
      <w:r w:rsidRPr="006F178A">
        <w:rPr>
          <w:rtl/>
        </w:rPr>
        <w:t xml:space="preserve"> לזריקה </w:t>
      </w:r>
      <w:ins w:id="92919" w:author="מנוע מכני" w:date="2026-10-11T12:04:39Z">
        <w:r>
          <w:rPr>
            <w:rtl/>
          </w:rPr>
          <w:t xml:space="preserve">סתם</w:t>
        </w:r>
      </w:ins>
      <w:del w:id="92920" w:author="מנוע מכני" w:date="2026-10-11T12:04:39Z">
        <w:r w:rsidRPr="006F178A">
          <w:rPr>
            <w:rtl/>
          </w:rPr>
          <w:delText xml:space="preserve">בעלמא</w:delText>
        </w:r>
      </w:del>
      <w:r w:rsidRPr="006F178A">
        <w:rPr>
          <w:rtl/>
        </w:rPr>
        <w:t xml:space="preserve">.</w:t>
      </w:r>
    </w:p>
    <w:p w:rsidR="00E9703F" w:rsidRPr="006F178A" w:rsidRDefault="00E9703F" w:rsidP="00E9703F">
      <w:pPr>
        <w:rPr>
          <w:rtl/>
        </w:rPr>
      </w:pPr>
      <w:r w:rsidRPr="006F178A">
        <w:rPr>
          <w:rtl/>
        </w:rPr>
        <w:t xml:space="preserve">כסבור </w:t>
      </w:r>
      <w:r w:rsidRPr="006F178A">
        <w:rPr>
          <w:rtl/>
        </w:rPr>
        <w:t xml:space="preserve">ר</w:t>
      </w:r>
      <w:r w:rsidRPr="006F178A">
        <w:rPr>
          <w:rFonts w:hint="cs"/>
          <w:rtl/>
        </w:rPr>
        <w:t>ה</w:t>
      </w:r>
      <w:r w:rsidRPr="006F178A">
        <w:rPr>
          <w:rtl/>
        </w:rPr>
        <w:t>"</w:t>
      </w:r>
      <w:r w:rsidRPr="006F178A">
        <w:rPr>
          <w:rFonts w:hint="cs"/>
          <w:rtl/>
        </w:rPr>
        <w:t xml:space="preserve">י</w:t>
      </w:r>
      <w:r w:rsidRPr="006F178A">
        <w:rPr>
          <w:rFonts w:hint="cs"/>
          <w:rtl/>
        </w:rPr>
        <w:t xml:space="preserve"> ונמצא </w:t>
      </w:r>
      <w:ins w:id="99051" w:author="קלוד" w:date="2026-10-11T13:11:34Z">
        <w:r>
          <w:rPr>
            <w:rFonts w:hint="cs"/>
            <w:rtl/>
          </w:rPr>
          <w:t xml:space="preserve">רה"ר -</w:t>
        </w:r>
      </w:ins>
      <w:del w:id="99052" w:author="קלוד" w:date="2026-10-11T13:11:34Z">
        <w:r w:rsidRPr="006F178A">
          <w:rPr>
            <w:rFonts w:hint="cs"/>
            <w:rtl/>
          </w:rPr>
          <w:delText xml:space="preserve">רה'ר-</w:delText>
        </w:r>
      </w:del>
      <w:r w:rsidRPr="006F178A">
        <w:rPr>
          <w:rtl/>
        </w:rPr>
        <w:t xml:space="preserve"> </w:t>
      </w:r>
      <w:r w:rsidRPr="006F178A">
        <w:rPr>
          <w:rStyle w:val="2fb"/>
          <w:rtl/>
        </w:rPr>
        <w:t xml:space="preserve">רבא</w:t>
      </w:r>
      <w:r w:rsidRPr="006F178A">
        <w:rPr>
          <w:rtl/>
        </w:rPr>
        <w:t xml:space="preserve">: פטור, </w:t>
      </w:r>
      <w:ins w:id="91247" w:author="מנוע מכני" w:date="2026-10-11T12:04:39Z">
        <w:r>
          <w:rPr>
            <w:rtl/>
          </w:rPr>
          <w:t xml:space="preserve">שהרי</w:t>
        </w:r>
      </w:ins>
      <w:del w:id="91248" w:author="מנוע מכני" w:date="2026-10-11T12:04:39Z">
        <w:r w:rsidRPr="006F178A">
          <w:rPr>
            <w:rtl/>
          </w:rPr>
          <w:delText xml:space="preserve">דהא</w:delText>
        </w:r>
      </w:del>
      <w:r w:rsidRPr="006F178A">
        <w:rPr>
          <w:rtl/>
        </w:rPr>
        <w:t xml:space="preserve"> </w:t>
      </w:r>
      <w:r w:rsidRPr="006F178A">
        <w:rPr>
          <w:rtl/>
        </w:rPr>
        <w:t xml:space="preserve">לא</w:t>
      </w:r>
      <w:r w:rsidRPr="006F178A">
        <w:rPr>
          <w:rtl/>
        </w:rPr>
        <w:t xml:space="preserve"> </w:t>
      </w:r>
      <w:ins w:id="99049" w:author="קלוד" w:date="2026-10-11T13:11:34Z">
        <w:r>
          <w:rPr>
            <w:rtl/>
          </w:rPr>
          <w:t xml:space="preserve">נתכוון</w:t>
        </w:r>
      </w:ins>
      <w:del w:id="99050" w:author="קלוד" w:date="2026-10-11T13:11:34Z">
        <w:r w:rsidRPr="006F178A">
          <w:rPr>
            <w:rtl/>
          </w:rPr>
          <w:delText xml:space="preserve">מיכוין</w:delText>
        </w:r>
      </w:del>
      <w:r w:rsidRPr="006F178A">
        <w:rPr>
          <w:rtl/>
        </w:rPr>
        <w:t xml:space="preserve"> לזריקה </w:t>
      </w:r>
      <w:ins w:id="99047" w:author="קלוד" w:date="2026-10-11T13:11:34Z">
        <w:r>
          <w:rPr>
            <w:rtl/>
          </w:rPr>
          <w:t xml:space="preserve">של איסור.</w:t>
        </w:r>
      </w:ins>
      <w:del w:id="99048" w:author="קלוד" w:date="2026-10-11T13:11:34Z">
        <w:r w:rsidRPr="006F178A">
          <w:rPr>
            <w:rtl/>
          </w:rPr>
          <w:delText xml:space="preserve">דאיסורא.</w:delText>
        </w:r>
      </w:del>
    </w:p>
    <w:p>
      <w:pPr>
        <w:pStyle w:val="38"/>
        <w:rPr>
          <w:ins w:id="97770" w:author="מנוע מכני" w:date="2026-10-11T12:04:39Z"/>
        </w:rPr>
      </w:pPr>
      <w:r w:rsidRPr="006F178A">
        <w:tab/>
      </w:r>
      <w:r w:rsidRPr="006F178A">
        <w:tab/>
      </w:r>
      <w:del w:id="90128" w:author="מנוע מכני" w:date="2026-10-11T12:04:39Z">
        <w:r w:rsidRPr="006F178A">
          <w:tab/>
          <w:delText xml:space="preserve"> </w:delText>
        </w:r>
      </w:del>
      <w:r w:rsidRPr="006F178A">
        <w:tab/>
        <w:t xml:space="preserve">ואביי:</w:t>
      </w:r>
    </w:p>
    <w:p w:rsidR="00E9703F" w:rsidRPr="006F178A" w:rsidRDefault="00E9703F" w:rsidP="00E9703F">
      <w:pPr>
        <w:rPr>
          <w:rtl/>
        </w:rPr>
      </w:pPr>
      <w:del w:id="97771" w:author="מנוע מכני" w:date="2026-10-11T12:04:39Z">
        <w:r w:rsidRPr="006F178A">
          <w:rPr>
            <w:rtl/>
          </w:rPr>
          <w:tab/>
          <w:delText xml:space="preserve"> </w:delText>
        </w:r>
      </w:del>
      <w:r w:rsidRPr="006F178A">
        <w:rPr>
          <w:rtl/>
        </w:rPr>
        <w:tab/>
        <w:t xml:space="preserve">חייב, </w:t>
      </w:r>
      <w:ins w:id="91249" w:author="מנוע מכני" w:date="2026-10-11T12:04:39Z">
        <w:r>
          <w:rPr>
            <w:rtl/>
          </w:rPr>
          <w:t xml:space="preserve">שהרי</w:t>
        </w:r>
      </w:ins>
      <w:del w:id="91250" w:author="מנוע מכני" w:date="2026-10-11T12:04:39Z">
        <w:r w:rsidRPr="006F178A">
          <w:rPr>
            <w:rtl/>
          </w:rPr>
          <w:tab/>
          <w:delText xml:space="preserve">דהא</w:delText>
        </w:r>
      </w:del>
      <w:r>
        <w:rPr>
          <w:rtl/>
        </w:rPr>
        <w:t xml:space="preserve"> </w:t>
      </w:r>
      <w:ins w:id="99053" w:author="קלוד" w:date="2026-10-11T13:11:34Z">
        <w:r>
          <w:rPr>
            <w:rtl/>
          </w:rPr>
          <w:t xml:space="preserve">מתכוין</w:t>
        </w:r>
      </w:ins>
      <w:del w:id="99054" w:author="קלוד" w:date="2026-10-11T13:11:34Z">
        <w:r w:rsidRPr="006F178A">
          <w:rPr>
            <w:rtl/>
          </w:rPr>
          <w:delText xml:space="preserve">מיכוין</w:delText>
        </w:r>
      </w:del>
      <w:r w:rsidRPr="006F178A">
        <w:rPr>
          <w:rtl/>
        </w:rPr>
        <w:t xml:space="preserve"> לזריקה </w:t>
      </w:r>
      <w:ins w:id="92921" w:author="מנוע מכני" w:date="2026-10-11T12:04:39Z">
        <w:r>
          <w:rPr>
            <w:rtl/>
          </w:rPr>
          <w:t xml:space="preserve">סתם</w:t>
        </w:r>
      </w:ins>
      <w:del w:id="92922" w:author="מנוע מכני" w:date="2026-10-11T12:04:39Z">
        <w:r w:rsidRPr="006F178A">
          <w:rPr>
            <w:rtl/>
          </w:rPr>
          <w:delText xml:space="preserve">בעלמא</w:delText>
        </w:r>
      </w:del>
      <w:r w:rsidRPr="006F178A">
        <w:rPr>
          <w:rtl/>
        </w:rPr>
        <w:t xml:space="preserve">.</w:t>
      </w:r>
    </w:p>
    <w:p>
      <w:pPr>
        <w:pStyle w:val="38"/>
        <w:rPr>
          <w:ins w:id="99330" w:author="מנוע מכני" w:date="2026-10-11T12:04:39Z"/>
        </w:rPr>
      </w:pPr>
      <w:r w:rsidRPr="00E1368E">
        <w:t>וצריכא</w:t>
      </w:r>
      <w:r w:rsidRPr="006F178A">
        <w:t xml:space="preserve">,</w:t>
      </w:r>
    </w:p>
    <w:p w:rsidR="00E9703F" w:rsidRPr="006F178A" w:rsidRDefault="00E9703F" w:rsidP="00E9703F">
      <w:pPr>
        <w:rPr>
          <w:rtl/>
        </w:rPr>
      </w:pPr>
      <w:del w:id="99331" w:author="מנוע מכני" w:date="2026-10-11T12:04:39Z">
        <w:r w:rsidRPr="006F178A">
          <w:rPr>
            <w:rtl/>
          </w:rPr>
          <w:delText xml:space="preserve"> </w:delText>
        </w:r>
      </w:del>
      <w:ins w:id="99067" w:author="קלוד" w:date="2026-10-11T13:11:34Z">
        <w:r>
          <w:rPr>
            <w:rtl/>
          </w:rPr>
          <w:t xml:space="preserve">ארבע -</w:t>
        </w:r>
      </w:ins>
      <w:del w:id="99068" w:author="קלוד" w:date="2026-10-11T13:11:34Z">
        <w:r w:rsidRPr="006F178A">
          <w:rPr>
            <w:rtl/>
          </w:rPr>
          <w:delText xml:space="preserve">ארבע</w:delText>
        </w:r>
      </w:del>
      <w:r w:rsidRPr="006F178A">
        <w:rPr>
          <w:rtl/>
        </w:rPr>
        <w:t xml:space="preserve"> </w:t>
      </w:r>
      <w:ins w:id="94097" w:author="מנוע מכני" w:date="2026-10-11T12:04:39Z">
        <w:r>
          <w:rPr>
            <w:rtl/>
          </w:rPr>
          <w:t xml:space="preserve">אף</w:t>
        </w:r>
      </w:ins>
      <w:del w:id="94098" w:author="מנוע מכני" w:date="2026-10-11T12:04:39Z">
        <w:r w:rsidRPr="006F178A">
          <w:rPr>
            <w:rtl/>
          </w:rPr>
          <w:delText xml:space="preserve">אע"ג</w:delText>
        </w:r>
      </w:del>
      <w:r w:rsidRPr="006F178A">
        <w:rPr>
          <w:rtl/>
        </w:rPr>
        <w:t xml:space="preserve"> </w:t>
      </w:r>
      <w:ins w:id="99065" w:author="קלוד" w:date="2026-10-11T13:11:34Z">
        <w:r>
          <w:rPr>
            <w:rtl/>
          </w:rPr>
          <w:t xml:space="preserve">שבלא</w:t>
        </w:r>
      </w:ins>
      <w:del w:id="99066" w:author="קלוד" w:date="2026-10-11T13:11:34Z">
        <w:r w:rsidRPr="006F178A">
          <w:rPr>
            <w:rtl/>
          </w:rPr>
          <w:delText xml:space="preserve">דבלא</w:delText>
        </w:r>
      </w:del>
      <w:r w:rsidRPr="006F178A">
        <w:rPr>
          <w:rtl/>
        </w:rPr>
        <w:t xml:space="preserve"> </w:t>
      </w:r>
      <w:ins w:id="99063" w:author="קלוד" w:date="2026-10-11T13:11:34Z">
        <w:r>
          <w:rPr>
            <w:rtl/>
          </w:rPr>
          <w:t xml:space="preserve">שתים</w:t>
        </w:r>
      </w:ins>
      <w:del w:id="99064" w:author="קלוד" w:date="2026-10-11T13:11:34Z">
        <w:r w:rsidRPr="006F178A">
          <w:rPr>
            <w:rtl/>
          </w:rPr>
          <w:delText xml:space="preserve">תרתי</w:delText>
        </w:r>
      </w:del>
      <w:r w:rsidRPr="006F178A">
        <w:rPr>
          <w:rtl/>
        </w:rPr>
        <w:t xml:space="preserve"> </w:t>
      </w:r>
      <w:ins w:id="99061" w:author="קלוד" w:date="2026-10-11T13:11:34Z">
        <w:r>
          <w:rPr>
            <w:rtl/>
          </w:rPr>
          <w:t xml:space="preserve">אינן</w:t>
        </w:r>
      </w:ins>
      <w:del w:id="99062" w:author="קלוד" w:date="2026-10-11T13:11:34Z">
        <w:r w:rsidRPr="006F178A">
          <w:rPr>
            <w:rtl/>
          </w:rPr>
          <w:delText xml:space="preserve">לא</w:delText>
        </w:r>
      </w:del>
      <w:r w:rsidRPr="006F178A">
        <w:rPr>
          <w:rtl/>
        </w:rPr>
        <w:t xml:space="preserve"> </w:t>
      </w:r>
      <w:ins w:id="99059" w:author="קלוד" w:date="2026-10-11T13:11:34Z">
        <w:r>
          <w:rPr>
            <w:rtl/>
          </w:rPr>
          <w:t xml:space="preserve">נזרקות,</w:t>
        </w:r>
      </w:ins>
      <w:del w:id="99060" w:author="קלוד" w:date="2026-10-11T13:11:34Z">
        <w:r w:rsidRPr="006F178A">
          <w:rPr>
            <w:rtl/>
          </w:rPr>
          <w:delText xml:space="preserve">מיזרקא</w:delText>
        </w:r>
      </w:del>
      <w:r w:rsidRPr="006F178A">
        <w:rPr>
          <w:rtl/>
        </w:rPr>
        <w:t xml:space="preserve"> </w:t>
      </w:r>
      <w:ins w:id="99057" w:author="קלוד" w:date="2026-10-11T13:11:34Z">
        <w:r>
          <w:rPr>
            <w:rtl/>
          </w:rPr>
          <w:t xml:space="preserve">קמ"ל</w:t>
        </w:r>
      </w:ins>
      <w:del w:id="99058" w:author="קלוד" w:date="2026-10-11T13:11:34Z">
        <w:r w:rsidRPr="006F178A">
          <w:rPr>
            <w:rtl/>
          </w:rPr>
          <w:delText xml:space="preserve">וקמ"ל</w:delText>
        </w:r>
      </w:del>
      <w:r w:rsidRPr="006F178A">
        <w:rPr>
          <w:rtl/>
        </w:rPr>
        <w:t xml:space="preserve"> </w:t>
      </w:r>
      <w:ins w:id="99055" w:author="קלוד" w:date="2026-10-11T13:11:34Z">
        <w:r>
          <w:rPr>
            <w:rtl/>
          </w:rPr>
          <w:t xml:space="preserve">ש</w:t>
        </w:r>
        <w:r>
          <w:rPr>
            <w:rStyle w:val="afffffe"/>
            <w:rtl/>
          </w:rPr>
          <w:t xml:space="preserve">רבא</w:t>
        </w:r>
        <w:r>
          <w:rPr>
            <w:rtl/>
          </w:rPr>
          <w:t xml:space="preserve"> אינו</w:t>
        </w:r>
      </w:ins>
      <w:del w:id="99056" w:author="קלוד" w:date="2026-10-11T13:11:34Z">
        <w:r w:rsidRPr="006F178A">
          <w:rPr>
            <w:rtl/>
          </w:rPr>
          <w:delText xml:space="preserve">דלא</w:delText>
        </w:r>
      </w:del>
      <w:r w:rsidRPr="006F178A">
        <w:rPr>
          <w:rtl/>
        </w:rPr>
        <w:t xml:space="preserve"> מודה </w:t>
      </w:r>
      <w:r w:rsidRPr="006F178A">
        <w:rPr>
          <w:rStyle w:val="2fb"/>
          <w:rtl/>
        </w:rPr>
        <w:t xml:space="preserve">לאביי</w:t>
      </w:r>
      <w:r w:rsidRPr="006F178A">
        <w:rPr>
          <w:rtl/>
        </w:rPr>
        <w:t xml:space="preserve">.</w:t>
      </w:r>
    </w:p>
    <w:p w:rsidR="00E9703F" w:rsidRPr="006F178A" w:rsidRDefault="00E9703F" w:rsidP="00E9703F">
      <w:pPr>
        <w:rPr>
          <w:rtl/>
        </w:rPr>
      </w:pPr>
      <w:ins w:id="99075" w:author="קלוד" w:date="2026-10-11T13:11:34Z">
        <w:r>
          <w:rPr>
            <w:rtl/>
          </w:rPr>
          <w:t xml:space="preserve">ובכסבור</w:t>
        </w:r>
      </w:ins>
      <w:del w:id="99076" w:author="קלוד" w:date="2026-10-11T13:11:34Z">
        <w:r w:rsidRPr="006F178A">
          <w:rPr>
            <w:rtl/>
          </w:rPr>
          <w:delText xml:space="preserve">ובקסבו</w:delText>
        </w:r>
        <w:r w:rsidRPr="006F178A">
          <w:rPr>
            <w:rFonts w:hint="cs"/>
            <w:rtl/>
          </w:rPr>
          <w:delText xml:space="preserve">ר</w:delText>
        </w:r>
      </w:del>
      <w:r w:rsidRPr="006F178A">
        <w:rPr>
          <w:rtl/>
        </w:rPr>
        <w:t xml:space="preserve"> </w:t>
      </w:r>
      <w:r w:rsidRPr="006F178A">
        <w:rPr>
          <w:rtl/>
        </w:rPr>
        <w:t xml:space="preserve">רה"י</w:t>
      </w:r>
      <w:r w:rsidRPr="006F178A">
        <w:rPr>
          <w:rtl/>
        </w:rPr>
        <w:t xml:space="preserve"> ונמצא </w:t>
      </w:r>
      <w:r w:rsidRPr="006F178A">
        <w:rPr>
          <w:rtl/>
        </w:rPr>
        <w:t xml:space="preserve">רה"ר</w:t>
      </w:r>
      <w:ins w:id="99073" w:author="קלוד" w:date="2026-10-11T13:11:34Z">
        <w:r>
          <w:rPr>
            <w:rtl/>
          </w:rPr>
          <w:t xml:space="preserve"> - </w:t>
        </w:r>
      </w:ins>
      <w:del w:id="99074" w:author="קלוד" w:date="2026-10-11T13:11:34Z">
        <w:r w:rsidRPr="006F178A">
          <w:rPr>
            <w:rtl/>
          </w:rPr>
          <w:delText xml:space="preserve"> </w:delText>
        </w:r>
      </w:del>
      <w:ins w:id="94099" w:author="מנוע מכני" w:date="2026-10-11T12:04:39Z">
        <w:r>
          <w:rPr>
            <w:rtl/>
          </w:rPr>
          <w:t xml:space="preserve">אף</w:t>
        </w:r>
      </w:ins>
      <w:del w:id="94100" w:author="מנוע מכני" w:date="2026-10-11T12:04:39Z">
        <w:r w:rsidRPr="006F178A">
          <w:rPr>
            <w:rtl/>
          </w:rPr>
          <w:delText xml:space="preserve">אע"ג</w:delText>
        </w:r>
      </w:del>
      <w:r w:rsidRPr="006F178A">
        <w:rPr>
          <w:rtl/>
        </w:rPr>
        <w:t xml:space="preserve"> </w:t>
      </w:r>
      <w:ins w:id="99071" w:author="קלוד" w:date="2026-10-11T13:11:34Z">
        <w:r>
          <w:rPr>
            <w:rFonts w:hint="cs"/>
            <w:rtl/>
          </w:rPr>
          <w:t xml:space="preserve">שמתכוין</w:t>
        </w:r>
      </w:ins>
      <w:del w:id="99072" w:author="קלוד" w:date="2026-10-11T13:11:34Z">
        <w:r w:rsidRPr="006F178A">
          <w:rPr>
            <w:rFonts w:hint="cs"/>
            <w:rtl/>
          </w:rPr>
          <w:delText xml:space="preserve">ד</w:delText>
        </w:r>
        <w:r w:rsidRPr="006F178A">
          <w:rPr>
            <w:rtl/>
          </w:rPr>
          <w:delText xml:space="preserve">מיכוון</w:delText>
        </w:r>
      </w:del>
      <w:r w:rsidRPr="006F178A">
        <w:rPr>
          <w:rtl/>
        </w:rPr>
        <w:t xml:space="preserve"> לזריקה </w:t>
      </w:r>
      <w:ins w:id="99069" w:author="קלוד" w:date="2026-10-11T13:11:34Z">
        <w:r>
          <w:rPr>
            <w:rtl/>
          </w:rPr>
          <w:t xml:space="preserve">של ארבע </w:t>
        </w:r>
        <w:r>
          <w:rPr>
            <w:rStyle w:val="afffffe"/>
            <w:rtl/>
          </w:rPr>
          <w:t xml:space="preserve">אינו מודה</w:t>
        </w:r>
        <w:r>
          <w:rPr>
            <w:rtl/>
          </w:rPr>
          <w:t xml:space="preserve">.</w:t>
        </w:r>
      </w:ins>
      <w:del w:id="99070" w:author="קלוד" w:date="2026-10-11T13:11:34Z">
        <w:r w:rsidRPr="006F178A">
          <w:rPr>
            <w:rtl/>
          </w:rPr>
          <w:delText xml:space="preserve">דארבע.</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785" w:author="קלוד" w:date="2026-10-11T12:33:55Z"/>
        </w:rPr>
      </w:pPr>
      <w:ins w:id="90786" w:author="קלוד" w:date="2026-10-11T12:33:55Z">
        <w:r>
          <w:rPr>
            <w:color w:val="7B3F00"/>
          </w:rPr>
          <w:t xml:space="preserve">ארבעים חסר אחת - חיוב על כל אחת לאביי ולרבא</w:t>
        </w:r>
      </w:ins>
    </w:p>
    <w:p w:rsidR="00E9703F" w:rsidRPr="004640F6" w:rsidRDefault="00E9703F" w:rsidP="00E9703F">
      <w:pPr>
        <w:rPr>
          <w:spacing w:val="-6"/>
          <w:rtl/>
        </w:rPr>
      </w:pPr>
      <w:r w:rsidRPr="004640F6">
        <w:rPr>
          <w:rFonts w:ascii="Fb Fontext" w:hAnsi="Fb Fontext"/>
          <w:spacing w:val="-6"/>
          <w:rtl/>
        </w:rPr>
        <w:t xml:space="preserve">תנן</w:t>
      </w:r>
      <w:r w:rsidRPr="004640F6">
        <w:rPr>
          <w:rFonts w:ascii="Fb Fontext" w:hAnsi="Fb Fontext"/>
          <w:spacing w:val="-6"/>
          <w:rtl/>
        </w:rPr>
        <w:t xml:space="preserve"> אבות מלאכות ארבעים חסר </w:t>
      </w:r>
      <w:ins w:id="99081" w:author="קלוד" w:date="2026-10-11T13:11:34Z">
        <w:r>
          <w:rPr>
            <w:rFonts w:ascii="Fb Fontext" w:hAnsi="Fb Fontext"/>
            <w:spacing w:val="-6"/>
            <w:rtl/>
          </w:rPr>
          <w:t xml:space="preserve">אחת,</w:t>
        </w:r>
      </w:ins>
      <w:del w:id="99082" w:author="קלוד" w:date="2026-10-11T13:11:34Z">
        <w:r w:rsidRPr="004640F6">
          <w:rPr>
            <w:rFonts w:ascii="Fb Fontext" w:hAnsi="Fb Fontext"/>
            <w:spacing w:val="-6"/>
            <w:rtl/>
          </w:rPr>
          <w:delText xml:space="preserve">אחת</w:delText>
        </w:r>
      </w:del>
      <w:r w:rsidRPr="004640F6">
        <w:rPr>
          <w:rFonts w:ascii="Fb Fontext" w:hAnsi="Fb Fontext"/>
          <w:spacing w:val="-6"/>
          <w:rtl/>
        </w:rPr>
        <w:t xml:space="preserve"> </w:t>
      </w:r>
      <w:ins w:id="99079" w:author="קלוד" w:date="2026-10-11T13:11:34Z">
        <w:r>
          <w:rPr>
            <w:rFonts w:ascii="Fb Fontext" w:hAnsi="Fb Fontext"/>
            <w:spacing w:val="-6"/>
            <w:rtl/>
          </w:rPr>
          <w:t xml:space="preserve">והמנין</w:t>
        </w:r>
      </w:ins>
      <w:del w:id="99080" w:author="קלוד" w:date="2026-10-11T13:11:34Z">
        <w:r w:rsidRPr="004640F6">
          <w:rPr>
            <w:rFonts w:ascii="Fb Fontext" w:hAnsi="Fb Fontext"/>
            <w:spacing w:val="-6"/>
            <w:rtl/>
          </w:rPr>
          <w:delText xml:space="preserve">ומניינא</w:delText>
        </w:r>
      </w:del>
      <w:r w:rsidRPr="004640F6">
        <w:rPr>
          <w:rFonts w:ascii="Fb Fontext" w:hAnsi="Fb Fontext"/>
          <w:spacing w:val="-6"/>
          <w:rtl/>
        </w:rPr>
        <w:t xml:space="preserve"> </w:t>
      </w:r>
      <w:ins w:id="99077" w:author="קלוד" w:date="2026-10-11T13:11:34Z">
        <w:r>
          <w:rPr>
            <w:rStyle w:val="2fb"/>
            <w:rFonts w:ascii="Fb Fontext" w:hAnsi="Fb Fontext"/>
            <w:spacing w:val="-6"/>
            <w:rtl/>
          </w:rPr>
          <w:t xml:space="preserve">- כדרי"ו:</w:t>
        </w:r>
      </w:ins>
      <w:del w:id="99078" w:author="קלוד" w:date="2026-10-11T13:11:34Z">
        <w:r w:rsidRPr="004640F6">
          <w:rPr>
            <w:rStyle w:val="2fb"/>
            <w:rFonts w:ascii="Fb Fontext" w:hAnsi="Fb Fontext"/>
            <w:spacing w:val="-6"/>
            <w:rtl/>
          </w:rPr>
          <w:delText xml:space="preserve">כדרי"ו</w:delText>
        </w:r>
      </w:del>
      <w:r w:rsidRPr="004640F6">
        <w:rPr>
          <w:rFonts w:ascii="Fb Fontext" w:hAnsi="Fb Fontext"/>
          <w:spacing w:val="-6"/>
          <w:rtl/>
        </w:rPr>
        <w:t xml:space="preserve"> שאם עשאן כולם בהעלם אחד - חייב </w:t>
      </w:r>
      <w:r w:rsidRPr="004640F6">
        <w:rPr>
          <w:rFonts w:ascii="Fb Fontext" w:hAnsi="Fb Fontext" w:hint="cs"/>
          <w:spacing w:val="-6"/>
          <w:rtl/>
        </w:rPr>
        <w:t>אכאו</w:t>
      </w:r>
      <w:r w:rsidRPr="004640F6">
        <w:rPr>
          <w:rFonts w:ascii="Fb Fontext" w:hAnsi="Fb Fontext"/>
          <w:spacing w:val="-6"/>
          <w:rtl/>
        </w:rPr>
        <w:t>"</w:t>
      </w:r>
      <w:r w:rsidRPr="004640F6">
        <w:rPr>
          <w:rFonts w:ascii="Fb Fontext" w:hAnsi="Fb Fontext" w:hint="cs"/>
          <w:spacing w:val="-6"/>
          <w:rtl/>
        </w:rPr>
        <w:t>א</w:t>
      </w:r>
      <w:r w:rsidRPr="004640F6">
        <w:rPr>
          <w:rFonts w:ascii="Fb Fontext" w:hAnsi="Fb Fontext"/>
          <w:spacing w:val="-6"/>
          <w:rtl/>
        </w:rPr>
        <w:t>.</w:t>
      </w:r>
    </w:p>
    <w:p>
      <w:pPr>
        <w:pStyle w:val="38"/>
        <w:rPr>
          <w:ins w:id="97772" w:author="מנוע מכני" w:date="2026-10-11T12:04:39Z"/>
        </w:rPr>
      </w:pPr>
      <w:r w:rsidRPr="002D0727">
        <w:t>לאביי</w:t>
      </w:r>
      <w:r w:rsidRPr="006F178A">
        <w:t>:</w:t>
      </w:r>
    </w:p>
    <w:p w:rsidR="00E9703F" w:rsidRPr="006F178A" w:rsidRDefault="00E9703F" w:rsidP="00E9703F">
      <w:pPr>
        <w:rPr>
          <w:rtl/>
        </w:rPr>
      </w:pPr>
      <w:del w:id="97773" w:author="מנוע מכני" w:date="2026-10-11T12:04:39Z">
        <w:r w:rsidRPr="006F178A">
          <w:rPr>
            <w:rtl/>
          </w:rPr>
          <w:delText xml:space="preserve"> </w:delText>
        </w:r>
      </w:del>
      <w:r w:rsidRPr="006F178A">
        <w:rPr>
          <w:rtl/>
        </w:rPr>
        <w:t xml:space="preserve">היינו </w:t>
      </w:r>
      <w:ins w:id="99091" w:author="קלוד" w:date="2026-10-11T13:11:34Z">
        <w:r>
          <w:rPr>
            <w:rtl/>
          </w:rPr>
          <w:t xml:space="preserve">שידע</w:t>
        </w:r>
      </w:ins>
      <w:del w:id="99092" w:author="קלוד" w:date="2026-10-11T13:11:34Z">
        <w:r w:rsidRPr="006F178A">
          <w:rPr>
            <w:rtl/>
          </w:rPr>
          <w:delText xml:space="preserve">דידע</w:delText>
        </w:r>
      </w:del>
      <w:r w:rsidRPr="006F178A">
        <w:rPr>
          <w:rtl/>
        </w:rPr>
        <w:t xml:space="preserve"> </w:t>
      </w:r>
      <w:ins w:id="99089" w:author="קלוד" w:date="2026-10-11T13:11:34Z">
        <w:r>
          <w:rPr>
            <w:rtl/>
          </w:rPr>
          <w:t xml:space="preserve">איסור</w:t>
        </w:r>
      </w:ins>
      <w:del w:id="99090" w:author="קלוד" w:date="2026-10-11T13:11:34Z">
        <w:r w:rsidRPr="006F178A">
          <w:rPr>
            <w:rtl/>
          </w:rPr>
          <w:delText xml:space="preserve">אסור</w:delText>
        </w:r>
      </w:del>
      <w:r w:rsidRPr="006F178A">
        <w:rPr>
          <w:rtl/>
        </w:rPr>
        <w:t xml:space="preserve"> שבת וידע איסור </w:t>
      </w:r>
      <w:ins w:id="99087" w:author="קלוד" w:date="2026-10-11T13:11:34Z">
        <w:r>
          <w:rPr>
            <w:rtl/>
          </w:rPr>
          <w:t xml:space="preserve">מלאכות,</w:t>
        </w:r>
      </w:ins>
      <w:del w:id="99088" w:author="קלוד" w:date="2026-10-11T13:11:34Z">
        <w:r w:rsidRPr="006F178A">
          <w:rPr>
            <w:rtl/>
          </w:rPr>
          <w:delText xml:space="preserve">מלאכות</w:delText>
        </w:r>
      </w:del>
      <w:r w:rsidRPr="006F178A">
        <w:rPr>
          <w:rtl/>
        </w:rPr>
        <w:t xml:space="preserve"> וטעה </w:t>
      </w:r>
      <w:ins w:id="99085" w:author="קלוד" w:date="2026-10-11T13:11:34Z">
        <w:r>
          <w:rPr>
            <w:rtl/>
          </w:rPr>
          <w:t xml:space="preserve">בשיעורין,</w:t>
        </w:r>
      </w:ins>
      <w:del w:id="99086" w:author="קלוד" w:date="2026-10-11T13:11:34Z">
        <w:r w:rsidRPr="006F178A">
          <w:rPr>
            <w:rtl/>
          </w:rPr>
          <w:delText xml:space="preserve">בשיעורין</w:delText>
        </w:r>
      </w:del>
      <w:r w:rsidRPr="006F178A">
        <w:rPr>
          <w:rtl/>
        </w:rPr>
        <w:t xml:space="preserve"> </w:t>
      </w:r>
      <w:r w:rsidRPr="006F178A">
        <w:rPr>
          <w:rtl/>
        </w:rPr>
        <w:t xml:space="preserve">וקמ"ל</w:t>
      </w:r>
      <w:r w:rsidRPr="006F178A">
        <w:rPr>
          <w:rtl/>
        </w:rPr>
        <w:t xml:space="preserve"> </w:t>
      </w:r>
      <w:ins w:id="99083" w:author="קלוד" w:date="2026-10-11T13:11:34Z">
        <w:r>
          <w:rPr>
            <w:rtl/>
          </w:rPr>
          <w:t xml:space="preserve">שחייב.</w:t>
        </w:r>
      </w:ins>
      <w:del w:id="99084" w:author="קלוד" w:date="2026-10-11T13:11:34Z">
        <w:r w:rsidRPr="006F178A">
          <w:rPr>
            <w:rtl/>
          </w:rPr>
          <w:delText xml:space="preserve">דחייב.</w:delText>
        </w:r>
      </w:del>
    </w:p>
    <w:p>
      <w:pPr>
        <w:pStyle w:val="38"/>
        <w:rPr>
          <w:ins w:id="97774" w:author="מנוע מכני" w:date="2026-10-11T12:04:39Z"/>
        </w:rPr>
      </w:pPr>
      <w:r w:rsidRPr="004640F6">
        <w:t>ולרבא</w:t>
      </w:r>
      <w:r w:rsidRPr="004640F6">
        <w:t>:</w:t>
      </w:r>
    </w:p>
    <w:p w:rsidR="00E9703F" w:rsidRPr="004640F6" w:rsidRDefault="00E9703F" w:rsidP="00E9703F">
      <w:pPr>
        <w:rPr>
          <w:spacing w:val="-4"/>
          <w:rtl/>
        </w:rPr>
      </w:pPr>
      <w:del w:id="97775" w:author="מנוע מכני" w:date="2026-10-11T12:04:39Z">
        <w:r w:rsidRPr="004640F6">
          <w:rPr>
            <w:spacing w:val="-4"/>
            <w:rtl/>
          </w:rPr>
          <w:delText xml:space="preserve"> </w:delText>
        </w:r>
      </w:del>
      <w:ins w:id="99103" w:author="קלוד" w:date="2026-10-11T13:11:34Z">
        <w:r>
          <w:rPr>
            <w:spacing w:val="-4"/>
            <w:rtl/>
          </w:rPr>
          <w:t xml:space="preserve">שפוטר - אם</w:t>
        </w:r>
      </w:ins>
      <w:del w:id="99104" w:author="קלוד" w:date="2026-10-11T13:11:34Z">
        <w:r w:rsidRPr="004640F6">
          <w:rPr>
            <w:spacing w:val="-4"/>
            <w:rtl/>
          </w:rPr>
          <w:delText xml:space="preserve">ד</w:delText>
        </w:r>
        <w:r w:rsidRPr="004640F6">
          <w:rPr>
            <w:rFonts w:hint="cs"/>
            <w:spacing w:val="-4"/>
            <w:rtl/>
          </w:rPr>
          <w:delText xml:space="preserve">פ</w:delText>
        </w:r>
        <w:r w:rsidRPr="004640F6">
          <w:rPr>
            <w:spacing w:val="-4"/>
            <w:rtl/>
          </w:rPr>
          <w:delText xml:space="preserve">טור,</w:delText>
        </w:r>
      </w:del>
      <w:r w:rsidRPr="004640F6">
        <w:rPr>
          <w:spacing w:val="-4"/>
          <w:rtl/>
        </w:rPr>
        <w:t xml:space="preserve"> </w:t>
      </w:r>
      <w:ins w:id="95187" w:author="מנוע מכני" w:date="2026-10-11T12:04:39Z">
        <w:r>
          <w:rPr>
            <w:spacing w:val="-4"/>
            <w:rtl/>
          </w:rPr>
          <w:t xml:space="preserve">סבר</w:t>
        </w:r>
      </w:ins>
      <w:del w:id="95188" w:author="מנוע מכני" w:date="2026-10-11T12:04:39Z">
        <w:r w:rsidRPr="004640F6">
          <w:rPr>
            <w:spacing w:val="-4"/>
            <w:rtl/>
          </w:rPr>
          <w:delText xml:space="preserve">ס"ל</w:delText>
        </w:r>
      </w:del>
      <w:r w:rsidRPr="004640F6">
        <w:rPr>
          <w:spacing w:val="-4"/>
          <w:rtl/>
        </w:rPr>
        <w:t xml:space="preserve"> </w:t>
      </w:r>
      <w:r w:rsidRPr="004640F6">
        <w:rPr>
          <w:rStyle w:val="2fb"/>
          <w:spacing w:val="-4"/>
          <w:rtl/>
        </w:rPr>
        <w:t xml:space="preserve">כרי"ו</w:t>
      </w:r>
      <w:r w:rsidRPr="004640F6">
        <w:rPr>
          <w:spacing w:val="-4"/>
          <w:rtl/>
        </w:rPr>
        <w:t xml:space="preserve"> </w:t>
      </w:r>
      <w:ins w:id="99101" w:author="קלוד" w:date="2026-10-11T13:11:34Z">
        <w:r>
          <w:rPr>
            <w:spacing w:val="-4"/>
            <w:rtl/>
          </w:rPr>
          <w:t xml:space="preserve">שכיון</w:t>
        </w:r>
      </w:ins>
      <w:del w:id="99102" w:author="קלוד" w:date="2026-10-11T13:11:34Z">
        <w:r w:rsidRPr="004640F6">
          <w:rPr>
            <w:spacing w:val="-4"/>
            <w:rtl/>
          </w:rPr>
          <w:delText xml:space="preserve">דכיון</w:delText>
        </w:r>
      </w:del>
      <w:r w:rsidRPr="004640F6">
        <w:rPr>
          <w:spacing w:val="-4"/>
          <w:rtl/>
        </w:rPr>
        <w:t xml:space="preserve"> ששגג בכרת </w:t>
      </w:r>
      <w:ins w:id="94101" w:author="מנוע מכני" w:date="2026-10-11T12:04:39Z">
        <w:r>
          <w:rPr>
            <w:spacing w:val="-4"/>
            <w:rtl/>
          </w:rPr>
          <w:t xml:space="preserve">אף</w:t>
        </w:r>
      </w:ins>
      <w:del w:id="94102" w:author="מנוע מכני" w:date="2026-10-11T12:04:39Z">
        <w:r w:rsidRPr="004640F6">
          <w:rPr>
            <w:spacing w:val="-4"/>
            <w:rtl/>
          </w:rPr>
          <w:delText xml:space="preserve">אע"פ</w:delText>
        </w:r>
      </w:del>
      <w:r w:rsidRPr="004640F6">
        <w:rPr>
          <w:spacing w:val="-4"/>
          <w:rtl/>
        </w:rPr>
        <w:t xml:space="preserve"> שהזיד בלאו </w:t>
      </w:r>
      <w:ins w:id="99099" w:author="קלוד" w:date="2026-10-11T13:11:34Z">
        <w:r>
          <w:rPr>
            <w:rStyle w:val="afffffe"/>
            <w:spacing w:val="-4"/>
            <w:rtl/>
          </w:rPr>
          <w:t xml:space="preserve">שוגג הוא</w:t>
        </w:r>
        <w:r>
          <w:rPr>
            <w:spacing w:val="-4"/>
            <w:rtl/>
          </w:rPr>
          <w:t xml:space="preserve">,</w:t>
        </w:r>
      </w:ins>
      <w:del w:id="99100" w:author="קלוד" w:date="2026-10-11T13:11:34Z">
        <w:r w:rsidRPr="004640F6">
          <w:rPr>
            <w:spacing w:val="-4"/>
            <w:rtl/>
          </w:rPr>
          <w:delText xml:space="preserve">–</w:delText>
        </w:r>
      </w:del>
      <w:r w:rsidRPr="004640F6">
        <w:rPr>
          <w:spacing w:val="-4"/>
          <w:rtl/>
        </w:rPr>
        <w:t xml:space="preserve"> משכח"</w:t>
      </w:r>
      <w:r w:rsidRPr="004640F6">
        <w:rPr>
          <w:rFonts w:hint="cs"/>
          <w:spacing w:val="-4"/>
          <w:rtl/>
        </w:rPr>
        <w:t>ל</w:t>
      </w:r>
      <w:r w:rsidRPr="004640F6">
        <w:rPr>
          <w:spacing w:val="-4"/>
          <w:rtl/>
        </w:rPr>
        <w:t xml:space="preserve"> </w:t>
      </w:r>
      <w:ins w:id="99097" w:author="קלוד" w:date="2026-10-11T13:11:34Z">
        <w:r>
          <w:rPr>
            <w:spacing w:val="-4"/>
            <w:rtl/>
          </w:rPr>
          <w:t xml:space="preserve">שידע</w:t>
        </w:r>
      </w:ins>
      <w:del w:id="99098" w:author="קלוד" w:date="2026-10-11T13:11:34Z">
        <w:r w:rsidRPr="004640F6">
          <w:rPr>
            <w:spacing w:val="-4"/>
            <w:rtl/>
          </w:rPr>
          <w:delText xml:space="preserve">דידע</w:delText>
        </w:r>
      </w:del>
      <w:r w:rsidRPr="004640F6">
        <w:rPr>
          <w:spacing w:val="-4"/>
          <w:rtl/>
        </w:rPr>
        <w:t xml:space="preserve"> </w:t>
      </w:r>
      <w:ins w:id="99095" w:author="קלוד" w:date="2026-10-11T13:11:34Z">
        <w:r>
          <w:rPr>
            <w:spacing w:val="-4"/>
            <w:rtl/>
          </w:rPr>
          <w:t xml:space="preserve">את</w:t>
        </w:r>
      </w:ins>
      <w:del w:id="99096" w:author="קלוד" w:date="2026-10-11T13:11:34Z">
        <w:r w:rsidRPr="004640F6">
          <w:rPr>
            <w:spacing w:val="-4"/>
            <w:rtl/>
          </w:rPr>
          <w:delText xml:space="preserve">לה</w:delText>
        </w:r>
      </w:del>
      <w:r w:rsidRPr="004640F6">
        <w:rPr>
          <w:spacing w:val="-4"/>
          <w:rtl/>
        </w:rPr>
        <w:t xml:space="preserve"> </w:t>
      </w:r>
      <w:ins w:id="99093" w:author="קלוד" w:date="2026-10-11T13:11:34Z">
        <w:r>
          <w:rPr>
            <w:spacing w:val="-4"/>
            <w:rtl/>
          </w:rPr>
          <w:t xml:space="preserve">השבת</w:t>
        </w:r>
      </w:ins>
      <w:del w:id="99094" w:author="קלוד" w:date="2026-10-11T13:11:34Z">
        <w:r w:rsidRPr="004640F6">
          <w:rPr>
            <w:spacing w:val="-4"/>
            <w:rtl/>
          </w:rPr>
          <w:delText xml:space="preserve">לשבת</w:delText>
        </w:r>
      </w:del>
      <w:r w:rsidRPr="004640F6">
        <w:rPr>
          <w:spacing w:val="-4"/>
          <w:rtl/>
        </w:rPr>
        <w:t xml:space="preserve"> בלאו.</w:t>
      </w:r>
    </w:p>
    <w:p w:rsidR="00E9703F" w:rsidRPr="009757B9" w:rsidRDefault="00E9703F" w:rsidP="00E9703F">
      <w:pPr>
        <w:rPr>
          <w:rFonts w:cs="Guttman Vilna"/>
          <w:b/>
          <w:bCs/>
          <w:rtl/>
        </w:rPr>
      </w:pPr>
      <w:r>
        <w:rPr>
          <w:rtl/>
        </w:rPr>
        <w:t>ואפי'</w:t>
      </w:r>
      <w:r w:rsidRPr="006F178A">
        <w:rPr>
          <w:rtl/>
        </w:rPr>
        <w:t xml:space="preserve"> </w:t>
      </w:r>
      <w:ins w:id="94719" w:author="מנוע מכני" w:date="2026-10-11T12:04:39Z">
        <w:r>
          <w:rPr>
            <w:rtl/>
          </w:rPr>
          <w:t xml:space="preserve">אם </w:t>
        </w:r>
      </w:ins>
      <w:del w:id="94720" w:author="מנוע מכני" w:date="2026-10-11T12:04:39Z">
        <w:r w:rsidRPr="006F178A">
          <w:rPr>
            <w:rtl/>
          </w:rPr>
          <w:delText xml:space="preserve">אי </w:delText>
        </w:r>
      </w:del>
      <w:ins w:id="95189" w:author="מנוע מכני" w:date="2026-10-11T12:04:39Z">
        <w:r>
          <w:rPr>
            <w:rtl/>
          </w:rPr>
          <w:t xml:space="preserve">סבר</w:t>
        </w:r>
      </w:ins>
      <w:del w:id="95190" w:author="מנוע מכני" w:date="2026-10-11T12:04:39Z">
        <w:r w:rsidRPr="006F178A">
          <w:rPr>
            <w:rtl/>
          </w:rPr>
          <w:delText xml:space="preserve">ס"ל</w:delText>
        </w:r>
      </w:del>
      <w:r w:rsidRPr="006F178A">
        <w:rPr>
          <w:rtl/>
        </w:rPr>
        <w:t xml:space="preserve"> </w:t>
      </w:r>
      <w:r w:rsidRPr="006F178A">
        <w:rPr>
          <w:rStyle w:val="2fb"/>
          <w:rtl/>
        </w:rPr>
        <w:t xml:space="preserve">כרשב"ל</w:t>
      </w:r>
      <w:r w:rsidRPr="006F178A">
        <w:rPr>
          <w:rtl/>
        </w:rPr>
        <w:t xml:space="preserve"> </w:t>
      </w:r>
      <w:ins w:id="99115" w:author="קלוד" w:date="2026-10-11T13:11:34Z">
        <w:r>
          <w:rPr>
            <w:rtl/>
          </w:rPr>
          <w:t xml:space="preserve">שצריך</w:t>
        </w:r>
      </w:ins>
      <w:del w:id="99116" w:author="קלוד" w:date="2026-10-11T13:11:34Z">
        <w:r w:rsidRPr="006F178A">
          <w:rPr>
            <w:rtl/>
          </w:rPr>
          <w:delText xml:space="preserve">דבעי</w:delText>
        </w:r>
      </w:del>
      <w:r w:rsidRPr="006F178A">
        <w:rPr>
          <w:rtl/>
        </w:rPr>
        <w:t xml:space="preserve"> שישגוג בלאו </w:t>
      </w:r>
      <w:ins w:id="99113" w:author="קלוד" w:date="2026-10-11T13:11:34Z">
        <w:r>
          <w:rPr>
            <w:rtl/>
          </w:rPr>
          <w:t xml:space="preserve">וכרת,</w:t>
        </w:r>
      </w:ins>
      <w:del w:id="99114" w:author="קלוד" w:date="2026-10-11T13:11:34Z">
        <w:r w:rsidRPr="006F178A">
          <w:rPr>
            <w:rtl/>
          </w:rPr>
          <w:delText xml:space="preserve">וכרת</w:delText>
        </w:r>
      </w:del>
      <w:r w:rsidRPr="006F178A">
        <w:rPr>
          <w:rtl/>
        </w:rPr>
        <w:t xml:space="preserve"> וא"כ אין </w:t>
      </w:r>
      <w:ins w:id="99111" w:author="קלוד" w:date="2026-10-11T13:11:34Z">
        <w:r>
          <w:rPr>
            <w:rStyle w:val="afffffe"/>
            <w:rtl/>
          </w:rPr>
          <w:t xml:space="preserve">זדון</w:t>
        </w:r>
      </w:ins>
      <w:del w:id="99112" w:author="קלוד" w:date="2026-10-11T13:11:34Z">
        <w:r w:rsidRPr="006F178A">
          <w:rPr>
            <w:rtl/>
          </w:rPr>
          <w:delText xml:space="preserve">לשבת</w:delText>
        </w:r>
      </w:del>
      <w:r w:rsidRPr="006F178A">
        <w:rPr>
          <w:rtl/>
        </w:rPr>
        <w:t xml:space="preserve"> </w:t>
      </w:r>
      <w:ins w:id="99109" w:author="קלוד" w:date="2026-10-11T13:11:34Z">
        <w:r>
          <w:rPr>
            <w:rtl/>
          </w:rPr>
          <w:t xml:space="preserve">שבת כלל -</w:t>
        </w:r>
      </w:ins>
      <w:del w:id="99110" w:author="קלוד" w:date="2026-10-11T13:11:34Z">
        <w:r w:rsidRPr="006F178A">
          <w:rPr>
            <w:rtl/>
          </w:rPr>
          <w:delText xml:space="preserve">בכלל</w:delText>
        </w:r>
      </w:del>
      <w:r w:rsidRPr="006F178A">
        <w:rPr>
          <w:rtl/>
        </w:rPr>
        <w:t xml:space="preserve"> מיירי </w:t>
      </w:r>
      <w:ins w:id="99107" w:author="קלוד" w:date="2026-10-11T13:11:34Z">
        <w:r>
          <w:rPr>
            <w:rtl/>
          </w:rPr>
          <w:t xml:space="preserve">שידע</w:t>
        </w:r>
      </w:ins>
      <w:del w:id="99108" w:author="קלוד" w:date="2026-10-11T13:11:34Z">
        <w:r w:rsidRPr="006F178A">
          <w:rPr>
            <w:rtl/>
          </w:rPr>
          <w:delText xml:space="preserve">דידע</w:delText>
        </w:r>
      </w:del>
      <w:r w:rsidRPr="006F178A">
        <w:rPr>
          <w:rtl/>
        </w:rPr>
        <w:t xml:space="preserve"> </w:t>
      </w:r>
      <w:ins w:id="99105" w:author="קלוד" w:date="2026-10-11T13:11:34Z">
        <w:r>
          <w:rPr>
            <w:rtl/>
          </w:rPr>
          <w:t xml:space="preserve">אותה</w:t>
        </w:r>
      </w:ins>
      <w:del w:id="99106" w:author="קלוד" w:date="2026-10-11T13:11:34Z">
        <w:r w:rsidRPr="006F178A">
          <w:rPr>
            <w:rtl/>
          </w:rPr>
          <w:delText xml:space="preserve">לה</w:delText>
        </w:r>
      </w:del>
      <w:r w:rsidRPr="006F178A">
        <w:rPr>
          <w:rtl/>
        </w:rPr>
        <w:t xml:space="preserve"> בתחומין, ואליבא </w:t>
      </w:r>
      <w:r w:rsidRPr="006F178A">
        <w:rPr>
          <w:rStyle w:val="2fb"/>
          <w:rtl/>
        </w:rPr>
        <w:t xml:space="preserve">דר"</w:t>
      </w:r>
      <w:r w:rsidRPr="006F178A">
        <w:rPr>
          <w:rStyle w:val="2fb"/>
          <w:rFonts w:hint="cs"/>
          <w:rtl/>
        </w:rPr>
        <w:t>ע</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499" w:author="קלוד" w:date="2026-10-11T09:07:15Z"/>
        </w:rPr>
      </w:pPr>
      <w:ins w:id="20498" w:author="קלוד" w:date="2026-10-11T09:07:15Z">
        <w:r>
          <w:t xml:space="preserve">משנה ב</w:t>
        </w:r>
      </w:ins>
    </w:p>
    <w:p w:rsidR="00E9703F" w:rsidRPr="009757B9" w:rsidRDefault="00E9703F" w:rsidP="00E9703F">
      <w:pPr>
        <w:pStyle w:val="afff9"/>
        <w:rPr>
          <w:del w:id="20212" w:author="קלוד" w:date="2026-10-11T09:07:15Z"/>
          <w:b/>
          <w:rtl/>
        </w:rPr>
      </w:pPr>
      <w:del w:id="20210" w:author="קלוד" w:date="2026-10-11T09:07:15Z">
        <w:r w:rsidRPr="009757B9">
          <w:rPr>
            <w:rFonts w:hint="cs"/>
            <w:b/>
            <w:sz w:val="20"/>
            <w:rtl/>
          </w:rPr>
          <w:delText xml:space="preserve">משנה</w:delText>
        </w:r>
      </w:del>
      <w:del w:id="20211" w:author="קלוד" w:date="2026-10-11T09:07:15Z">
        <w:r w:rsidRPr="009757B9">
          <w:rPr>
            <w:b/>
            <w:sz w:val="20"/>
            <w:rtl/>
          </w:rPr>
          <w:delText xml:space="preserve">.</w:delText>
        </w:r>
      </w:del>
    </w:p>
    <w:p w:rsidR="00E9703F" w:rsidRDefault="00E9703F" w:rsidP="00E9703F">
      <w:pPr>
        <w:pStyle w:val="afff9"/>
        <w:spacing w:before="120"/>
        <w:rPr>
          <w:b/>
          <w:rtl/>
        </w:rPr>
        <w:pPrChange w:id="90039" w:author="קלוד" w:date="2026-10-11T12:09:42Z">
          <w:pPr>
            <w:pStyle w:val="afff9"/>
          </w:pPr>
        </w:pPrChange>
      </w:pPr>
      <w:r w:rsidRPr="009757B9">
        <w:rPr>
          <w:rFonts w:hint="cs"/>
          <w:b/>
          <w:rtl/>
        </w:rPr>
        <w:t>אבות</w:t>
      </w:r>
      <w:r w:rsidRPr="009757B9">
        <w:rPr>
          <w:b/>
          <w:rtl/>
        </w:rPr>
        <w:t xml:space="preserve"> </w:t>
      </w:r>
      <w:r w:rsidRPr="009757B9">
        <w:rPr>
          <w:rFonts w:hint="cs"/>
          <w:b/>
          <w:rtl/>
        </w:rPr>
        <w:t>מלאכות</w:t>
      </w:r>
      <w:r w:rsidRPr="009757B9">
        <w:rPr>
          <w:b/>
          <w:rtl/>
        </w:rPr>
        <w:t xml:space="preserve"> </w:t>
      </w:r>
      <w:r w:rsidRPr="009757B9">
        <w:rPr>
          <w:rFonts w:hint="cs"/>
          <w:b/>
          <w:rtl/>
        </w:rPr>
        <w:t>ארבעים</w:t>
      </w:r>
      <w:r w:rsidRPr="009757B9">
        <w:rPr>
          <w:b/>
          <w:rtl/>
        </w:rPr>
        <w:t xml:space="preserve"> </w:t>
      </w:r>
      <w:r w:rsidRPr="009757B9">
        <w:rPr>
          <w:rFonts w:hint="cs"/>
          <w:b/>
          <w:rtl/>
        </w:rPr>
        <w:t>חסר</w:t>
      </w:r>
      <w:r w:rsidRPr="009757B9">
        <w:rPr>
          <w:b/>
          <w:rtl/>
        </w:rPr>
        <w:t xml:space="preserve"> </w:t>
      </w:r>
      <w:r w:rsidRPr="009757B9">
        <w:rPr>
          <w:rFonts w:hint="cs"/>
          <w:b/>
          <w:rtl/>
        </w:rPr>
        <w:t>אחת</w:t>
      </w:r>
      <w:r w:rsidRPr="009757B9">
        <w:rPr>
          <w:b/>
          <w:rtl/>
        </w:rPr>
        <w:t>:</w:t>
      </w:r>
    </w:p>
    <w:p w:rsidR="00E9703F" w:rsidRPr="00497DD7" w:rsidRDefault="00E9703F" w:rsidP="00E9703F">
      <w:pPr>
        <w:pStyle w:val="afff9"/>
        <w:rPr>
          <w:spacing w:val="4"/>
          <w:rtl/>
        </w:rPr>
      </w:pPr>
      <w:r w:rsidRPr="00497DD7">
        <w:rPr>
          <w:rFonts w:hint="cs"/>
          <w:b/>
          <w:spacing w:val="4"/>
          <w:rtl/>
        </w:rPr>
        <w:t>הזורע</w:t>
      </w:r>
      <w:r w:rsidRPr="00497DD7">
        <w:rPr>
          <w:b/>
          <w:spacing w:val="4"/>
          <w:rtl/>
        </w:rPr>
        <w:t xml:space="preserve">, </w:t>
      </w:r>
      <w:r w:rsidRPr="00497DD7">
        <w:rPr>
          <w:rFonts w:hint="cs"/>
          <w:b/>
          <w:spacing w:val="4"/>
          <w:rtl/>
        </w:rPr>
        <w:t>והחורש</w:t>
      </w:r>
      <w:r w:rsidRPr="00497DD7">
        <w:rPr>
          <w:b/>
          <w:spacing w:val="4"/>
          <w:rtl/>
        </w:rPr>
        <w:t xml:space="preserve">, </w:t>
      </w:r>
      <w:r w:rsidRPr="00497DD7">
        <w:rPr>
          <w:rFonts w:hint="cs"/>
          <w:b/>
          <w:spacing w:val="4"/>
          <w:rtl/>
        </w:rPr>
        <w:t>והקוצר</w:t>
      </w:r>
      <w:r w:rsidRPr="00497DD7">
        <w:rPr>
          <w:b/>
          <w:spacing w:val="4"/>
          <w:rtl/>
        </w:rPr>
        <w:t xml:space="preserve">, </w:t>
      </w:r>
      <w:r w:rsidRPr="00497DD7">
        <w:rPr>
          <w:rFonts w:hint="cs"/>
          <w:b/>
          <w:spacing w:val="4"/>
          <w:rtl/>
        </w:rPr>
        <w:t>והמעמר</w:t>
      </w:r>
      <w:r w:rsidRPr="00497DD7">
        <w:rPr>
          <w:b/>
          <w:spacing w:val="4"/>
          <w:rtl/>
        </w:rPr>
        <w:t xml:space="preserve">, </w:t>
      </w:r>
      <w:r w:rsidRPr="00497DD7">
        <w:rPr>
          <w:rFonts w:hint="cs"/>
          <w:b/>
          <w:spacing w:val="4"/>
          <w:rtl/>
        </w:rPr>
        <w:t>והדש</w:t>
      </w:r>
      <w:r w:rsidRPr="00497DD7">
        <w:rPr>
          <w:b/>
          <w:spacing w:val="4"/>
          <w:rtl/>
        </w:rPr>
        <w:t xml:space="preserve">, </w:t>
      </w:r>
      <w:r w:rsidRPr="00497DD7">
        <w:rPr>
          <w:rFonts w:hint="cs"/>
          <w:b/>
          <w:spacing w:val="4"/>
          <w:rtl/>
        </w:rPr>
        <w:t>והזורה</w:t>
      </w:r>
      <w:r w:rsidRPr="00497DD7">
        <w:rPr>
          <w:b/>
          <w:spacing w:val="4"/>
          <w:rtl/>
        </w:rPr>
        <w:t xml:space="preserve">, </w:t>
      </w:r>
      <w:r w:rsidRPr="00497DD7">
        <w:rPr>
          <w:rFonts w:hint="cs"/>
          <w:b/>
          <w:spacing w:val="4"/>
          <w:rtl/>
        </w:rPr>
        <w:t>הבורר</w:t>
      </w:r>
      <w:r w:rsidRPr="00497DD7">
        <w:rPr>
          <w:b/>
          <w:spacing w:val="4"/>
          <w:rtl/>
        </w:rPr>
        <w:t xml:space="preserve"> </w:t>
      </w:r>
      <w:r w:rsidRPr="00497DD7">
        <w:rPr>
          <w:rFonts w:hint="cs"/>
          <w:b/>
          <w:spacing w:val="4"/>
          <w:rtl/>
        </w:rPr>
        <w:t>הטוחן</w:t>
      </w:r>
      <w:r w:rsidRPr="00497DD7">
        <w:rPr>
          <w:b/>
          <w:spacing w:val="4"/>
          <w:rtl/>
        </w:rPr>
        <w:t xml:space="preserve"> </w:t>
      </w:r>
      <w:r w:rsidRPr="00497DD7">
        <w:rPr>
          <w:rFonts w:hint="cs"/>
          <w:b/>
          <w:spacing w:val="4"/>
          <w:rtl/>
        </w:rPr>
        <w:t>והמרקד</w:t>
      </w:r>
      <w:r w:rsidRPr="00497DD7">
        <w:rPr>
          <w:b/>
          <w:spacing w:val="4"/>
          <w:rtl/>
        </w:rPr>
        <w:t xml:space="preserve">, </w:t>
      </w:r>
      <w:r w:rsidRPr="00497DD7">
        <w:rPr>
          <w:rFonts w:hint="cs"/>
          <w:b/>
          <w:spacing w:val="4"/>
          <w:rtl/>
        </w:rPr>
        <w:t>והלש</w:t>
      </w:r>
      <w:r w:rsidRPr="00497DD7">
        <w:rPr>
          <w:b/>
          <w:spacing w:val="4"/>
          <w:rtl/>
        </w:rPr>
        <w:t xml:space="preserve">, </w:t>
      </w:r>
      <w:r w:rsidRPr="00497DD7">
        <w:rPr>
          <w:rFonts w:hint="cs"/>
          <w:b/>
          <w:spacing w:val="4"/>
          <w:rtl/>
        </w:rPr>
        <w:t>והאופה</w:t>
      </w:r>
      <w:r w:rsidRPr="00497DD7">
        <w:rPr>
          <w:b/>
          <w:spacing w:val="4"/>
          <w:rtl/>
        </w:rPr>
        <w:t>.</w:t>
      </w:r>
    </w:p>
    <w:p w:rsidR="00E9703F" w:rsidRPr="009757B9" w:rsidRDefault="00E9703F" w:rsidP="00E9703F">
      <w:pPr>
        <w:pStyle w:val="afff9"/>
        <w:rPr>
          <w:b/>
          <w:rtl/>
        </w:rPr>
      </w:pPr>
      <w:r w:rsidRPr="009757B9">
        <w:rPr>
          <w:rFonts w:hint="cs"/>
          <w:b/>
          <w:rtl/>
          <w:rPrChange w:id="40167" w:author="Claude" w:date="2026-10-11T09:07:39Z">
            <w:rPr>
              <w:rFonts w:hint="cs"/>
              <w:b/>
              <w:sz w:val="20"/>
              <w:rtl/>
            </w:rPr>
          </w:rPrChange>
        </w:rPr>
        <w:t>הגוזז</w:t>
      </w:r>
      <w:r w:rsidRPr="009757B9">
        <w:rPr>
          <w:b/>
          <w:rtl/>
          <w:rPrChange w:id="40168" w:author="Claude" w:date="2026-10-11T09:07:39Z">
            <w:rPr>
              <w:b/>
              <w:sz w:val="20"/>
              <w:rtl/>
            </w:rPr>
          </w:rPrChange>
        </w:rPr>
        <w:t xml:space="preserve"> </w:t>
      </w:r>
      <w:r w:rsidRPr="009757B9">
        <w:rPr>
          <w:rFonts w:hint="cs"/>
          <w:b/>
          <w:rtl/>
          <w:rPrChange w:id="40169" w:author="Claude" w:date="2026-10-11T09:07:39Z">
            <w:rPr>
              <w:rFonts w:hint="cs"/>
              <w:b/>
              <w:sz w:val="20"/>
              <w:rtl/>
            </w:rPr>
          </w:rPrChange>
        </w:rPr>
        <w:t>את</w:t>
      </w:r>
      <w:r w:rsidRPr="009757B9">
        <w:rPr>
          <w:b/>
          <w:rtl/>
          <w:rPrChange w:id="40170" w:author="Claude" w:date="2026-10-11T09:07:39Z">
            <w:rPr>
              <w:b/>
              <w:sz w:val="20"/>
              <w:rtl/>
            </w:rPr>
          </w:rPrChange>
        </w:rPr>
        <w:t xml:space="preserve"> </w:t>
      </w:r>
      <w:r w:rsidRPr="009757B9">
        <w:rPr>
          <w:rFonts w:hint="cs"/>
          <w:b/>
          <w:rtl/>
          <w:rPrChange w:id="40171" w:author="Claude" w:date="2026-10-11T09:07:39Z">
            <w:rPr>
              <w:rFonts w:hint="cs"/>
              <w:b/>
              <w:sz w:val="20"/>
              <w:rtl/>
            </w:rPr>
          </w:rPrChange>
        </w:rPr>
        <w:t>הצמר</w:t>
      </w:r>
      <w:r w:rsidRPr="009757B9">
        <w:rPr>
          <w:b/>
          <w:rtl/>
          <w:rPrChange w:id="40172" w:author="Claude" w:date="2026-10-11T09:07:39Z">
            <w:rPr>
              <w:b/>
              <w:sz w:val="20"/>
              <w:rtl/>
            </w:rPr>
          </w:rPrChange>
        </w:rPr>
        <w:t xml:space="preserve">, </w:t>
      </w:r>
      <w:r w:rsidRPr="009757B9">
        <w:rPr>
          <w:rFonts w:hint="cs"/>
          <w:b/>
          <w:rtl/>
          <w:rPrChange w:id="40173" w:author="Claude" w:date="2026-10-11T09:07:39Z">
            <w:rPr>
              <w:rFonts w:hint="cs"/>
              <w:b/>
              <w:sz w:val="20"/>
              <w:rtl/>
            </w:rPr>
          </w:rPrChange>
        </w:rPr>
        <w:t>המלבנו</w:t>
      </w:r>
      <w:r w:rsidRPr="009757B9">
        <w:rPr>
          <w:b/>
          <w:rtl/>
          <w:rPrChange w:id="40174" w:author="Claude" w:date="2026-10-11T09:07:39Z">
            <w:rPr>
              <w:b/>
              <w:sz w:val="20"/>
              <w:rtl/>
            </w:rPr>
          </w:rPrChange>
        </w:rPr>
        <w:t xml:space="preserve">, </w:t>
      </w:r>
      <w:r w:rsidRPr="009757B9">
        <w:rPr>
          <w:rFonts w:hint="cs"/>
          <w:b/>
          <w:rtl/>
          <w:rPrChange w:id="40175" w:author="Claude" w:date="2026-10-11T09:07:39Z">
            <w:rPr>
              <w:rFonts w:hint="cs"/>
              <w:b/>
              <w:sz w:val="20"/>
              <w:rtl/>
            </w:rPr>
          </w:rPrChange>
        </w:rPr>
        <w:t>והמנפצו</w:t>
      </w:r>
      <w:r w:rsidRPr="009757B9">
        <w:rPr>
          <w:b/>
          <w:rtl/>
          <w:rPrChange w:id="40176" w:author="Claude" w:date="2026-10-11T09:07:39Z">
            <w:rPr>
              <w:b/>
              <w:sz w:val="20"/>
              <w:rtl/>
            </w:rPr>
          </w:rPrChange>
        </w:rPr>
        <w:t xml:space="preserve">, </w:t>
      </w:r>
      <w:r w:rsidRPr="009757B9">
        <w:rPr>
          <w:rFonts w:hint="cs"/>
          <w:b/>
          <w:rtl/>
          <w:rPrChange w:id="40177" w:author="Claude" w:date="2026-10-11T09:07:39Z">
            <w:rPr>
              <w:rFonts w:hint="cs"/>
              <w:b/>
              <w:sz w:val="20"/>
              <w:rtl/>
            </w:rPr>
          </w:rPrChange>
        </w:rPr>
        <w:t>והצובעו</w:t>
      </w:r>
      <w:r w:rsidRPr="009757B9">
        <w:rPr>
          <w:b/>
          <w:rtl/>
          <w:rPrChange w:id="40178" w:author="Claude" w:date="2026-10-11T09:07:39Z">
            <w:rPr>
              <w:b/>
              <w:sz w:val="20"/>
              <w:rtl/>
            </w:rPr>
          </w:rPrChange>
        </w:rPr>
        <w:t xml:space="preserve">, </w:t>
      </w:r>
      <w:r w:rsidRPr="009757B9">
        <w:rPr>
          <w:rFonts w:hint="cs"/>
          <w:b/>
          <w:rtl/>
          <w:rPrChange w:id="40179" w:author="Claude" w:date="2026-10-11T09:07:39Z">
            <w:rPr>
              <w:rFonts w:hint="cs"/>
              <w:b/>
              <w:sz w:val="20"/>
              <w:rtl/>
            </w:rPr>
          </w:rPrChange>
        </w:rPr>
        <w:t>והטווה</w:t>
      </w:r>
      <w:r w:rsidRPr="009757B9">
        <w:rPr>
          <w:b/>
          <w:rtl/>
          <w:rPrChange w:id="40180" w:author="Claude" w:date="2026-10-11T09:07:39Z">
            <w:rPr>
              <w:b/>
              <w:sz w:val="20"/>
              <w:rtl/>
            </w:rPr>
          </w:rPrChange>
        </w:rPr>
        <w:t xml:space="preserve">, </w:t>
      </w:r>
      <w:r w:rsidRPr="009757B9">
        <w:rPr>
          <w:rFonts w:hint="cs"/>
          <w:b/>
          <w:rtl/>
          <w:rPrChange w:id="40181" w:author="Claude" w:date="2026-10-11T09:07:39Z">
            <w:rPr>
              <w:rFonts w:hint="cs"/>
              <w:b/>
              <w:sz w:val="20"/>
              <w:rtl/>
            </w:rPr>
          </w:rPrChange>
        </w:rPr>
        <w:t>והמיסך</w:t>
      </w:r>
      <w:r w:rsidRPr="009757B9">
        <w:rPr>
          <w:b/>
          <w:rtl/>
          <w:rPrChange w:id="40182" w:author="Claude" w:date="2026-10-11T09:07:39Z">
            <w:rPr>
              <w:b/>
              <w:sz w:val="20"/>
              <w:rtl/>
            </w:rPr>
          </w:rPrChange>
        </w:rPr>
        <w:t xml:space="preserve">, </w:t>
      </w:r>
      <w:r w:rsidRPr="009757B9">
        <w:rPr>
          <w:rFonts w:hint="cs"/>
          <w:b/>
          <w:rtl/>
          <w:rPrChange w:id="40183" w:author="Claude" w:date="2026-10-11T09:07:39Z">
            <w:rPr>
              <w:rFonts w:hint="cs"/>
              <w:b/>
              <w:sz w:val="20"/>
              <w:rtl/>
            </w:rPr>
          </w:rPrChange>
        </w:rPr>
        <w:t>והעושה</w:t>
      </w:r>
      <w:r w:rsidRPr="009757B9">
        <w:rPr>
          <w:b/>
          <w:rtl/>
          <w:rPrChange w:id="40184" w:author="Claude" w:date="2026-10-11T09:07:39Z">
            <w:rPr>
              <w:b/>
              <w:sz w:val="20"/>
              <w:rtl/>
            </w:rPr>
          </w:rPrChange>
        </w:rPr>
        <w:t xml:space="preserve"> </w:t>
      </w:r>
      <w:r w:rsidRPr="009757B9">
        <w:rPr>
          <w:rFonts w:hint="cs"/>
          <w:b/>
          <w:rtl/>
          <w:rPrChange w:id="40185" w:author="Claude" w:date="2026-10-11T09:07:39Z">
            <w:rPr>
              <w:rFonts w:hint="cs"/>
              <w:b/>
              <w:sz w:val="20"/>
              <w:rtl/>
            </w:rPr>
          </w:rPrChange>
        </w:rPr>
        <w:t>שתי</w:t>
      </w:r>
      <w:r w:rsidRPr="009757B9">
        <w:rPr>
          <w:b/>
          <w:rtl/>
          <w:rPrChange w:id="40186" w:author="Claude" w:date="2026-10-11T09:07:39Z">
            <w:rPr>
              <w:b/>
              <w:sz w:val="20"/>
              <w:rtl/>
            </w:rPr>
          </w:rPrChange>
        </w:rPr>
        <w:t xml:space="preserve"> </w:t>
      </w:r>
      <w:r w:rsidRPr="009757B9">
        <w:rPr>
          <w:rFonts w:hint="cs"/>
          <w:b/>
          <w:rtl/>
          <w:rPrChange w:id="40187" w:author="Claude" w:date="2026-10-11T09:07:39Z">
            <w:rPr>
              <w:rFonts w:hint="cs"/>
              <w:b/>
              <w:sz w:val="20"/>
              <w:rtl/>
            </w:rPr>
          </w:rPrChange>
        </w:rPr>
        <w:t>בתי</w:t>
      </w:r>
      <w:r w:rsidRPr="009757B9">
        <w:rPr>
          <w:b/>
          <w:rtl/>
          <w:rPrChange w:id="40188" w:author="Claude" w:date="2026-10-11T09:07:39Z">
            <w:rPr>
              <w:b/>
              <w:sz w:val="20"/>
              <w:rtl/>
            </w:rPr>
          </w:rPrChange>
        </w:rPr>
        <w:t xml:space="preserve"> </w:t>
      </w:r>
      <w:r w:rsidRPr="009757B9">
        <w:rPr>
          <w:rFonts w:hint="cs"/>
          <w:b/>
          <w:rtl/>
          <w:rPrChange w:id="40189" w:author="Claude" w:date="2026-10-11T09:07:39Z">
            <w:rPr>
              <w:rFonts w:hint="cs"/>
              <w:b/>
              <w:sz w:val="20"/>
              <w:rtl/>
            </w:rPr>
          </w:rPrChange>
        </w:rPr>
        <w:t>נירין</w:t>
      </w:r>
      <w:r w:rsidRPr="009757B9">
        <w:rPr>
          <w:b/>
          <w:rtl/>
          <w:rPrChange w:id="40190" w:author="Claude" w:date="2026-10-11T09:07:39Z">
            <w:rPr>
              <w:b/>
              <w:sz w:val="20"/>
              <w:rtl/>
            </w:rPr>
          </w:rPrChange>
        </w:rPr>
        <w:t xml:space="preserve">, </w:t>
      </w:r>
      <w:r w:rsidRPr="009757B9">
        <w:rPr>
          <w:rFonts w:hint="cs"/>
          <w:b/>
          <w:rtl/>
          <w:rPrChange w:id="40191" w:author="Claude" w:date="2026-10-11T09:07:39Z">
            <w:rPr>
              <w:rFonts w:hint="cs"/>
              <w:b/>
              <w:sz w:val="20"/>
              <w:rtl/>
            </w:rPr>
          </w:rPrChange>
        </w:rPr>
        <w:t>והאורג</w:t>
      </w:r>
      <w:r w:rsidRPr="009757B9">
        <w:rPr>
          <w:b/>
          <w:rtl/>
          <w:rPrChange w:id="40192" w:author="Claude" w:date="2026-10-11T09:07:39Z">
            <w:rPr>
              <w:b/>
              <w:sz w:val="20"/>
              <w:rtl/>
            </w:rPr>
          </w:rPrChange>
        </w:rPr>
        <w:t xml:space="preserve"> </w:t>
      </w:r>
      <w:r w:rsidRPr="009757B9">
        <w:rPr>
          <w:rFonts w:hint="cs"/>
          <w:b/>
          <w:rtl/>
          <w:rPrChange w:id="40193" w:author="Claude" w:date="2026-10-11T09:07:39Z">
            <w:rPr>
              <w:rFonts w:hint="cs"/>
              <w:b/>
              <w:sz w:val="20"/>
              <w:rtl/>
            </w:rPr>
          </w:rPrChange>
        </w:rPr>
        <w:t>שני</w:t>
      </w:r>
      <w:r w:rsidRPr="009757B9">
        <w:rPr>
          <w:b/>
          <w:rtl/>
          <w:rPrChange w:id="40194" w:author="Claude" w:date="2026-10-11T09:07:39Z">
            <w:rPr>
              <w:b/>
              <w:sz w:val="20"/>
              <w:rtl/>
            </w:rPr>
          </w:rPrChange>
        </w:rPr>
        <w:t xml:space="preserve"> </w:t>
      </w:r>
      <w:r w:rsidRPr="009757B9">
        <w:rPr>
          <w:rFonts w:hint="cs"/>
          <w:b/>
          <w:rtl/>
          <w:rPrChange w:id="40195" w:author="Claude" w:date="2026-10-11T09:07:39Z">
            <w:rPr>
              <w:rFonts w:hint="cs"/>
              <w:b/>
              <w:sz w:val="20"/>
              <w:rtl/>
            </w:rPr>
          </w:rPrChange>
        </w:rPr>
        <w:t>חוטין</w:t>
      </w:r>
      <w:r w:rsidRPr="009757B9">
        <w:rPr>
          <w:b/>
          <w:rtl/>
          <w:rPrChange w:id="40196" w:author="Claude" w:date="2026-10-11T09:07:39Z">
            <w:rPr>
              <w:b/>
              <w:sz w:val="20"/>
              <w:rtl/>
            </w:rPr>
          </w:rPrChange>
        </w:rPr>
        <w:t xml:space="preserve">, </w:t>
      </w:r>
      <w:r w:rsidRPr="009757B9">
        <w:rPr>
          <w:rFonts w:hint="cs"/>
          <w:b/>
          <w:rtl/>
          <w:rPrChange w:id="40197" w:author="Claude" w:date="2026-10-11T09:07:39Z">
            <w:rPr>
              <w:rFonts w:hint="cs"/>
              <w:b/>
              <w:sz w:val="20"/>
              <w:rtl/>
            </w:rPr>
          </w:rPrChange>
        </w:rPr>
        <w:t>והפוצע</w:t>
      </w:r>
      <w:r w:rsidRPr="009757B9">
        <w:rPr>
          <w:b/>
          <w:rtl/>
          <w:rPrChange w:id="40198" w:author="Claude" w:date="2026-10-11T09:07:39Z">
            <w:rPr>
              <w:b/>
              <w:sz w:val="20"/>
              <w:rtl/>
            </w:rPr>
          </w:rPrChange>
        </w:rPr>
        <w:t xml:space="preserve"> </w:t>
      </w:r>
      <w:r w:rsidRPr="009757B9">
        <w:rPr>
          <w:rFonts w:hint="cs"/>
          <w:b/>
          <w:rtl/>
          <w:rPrChange w:id="40199" w:author="Claude" w:date="2026-10-11T09:07:39Z">
            <w:rPr>
              <w:rFonts w:hint="cs"/>
              <w:b/>
              <w:sz w:val="20"/>
              <w:rtl/>
            </w:rPr>
          </w:rPrChange>
        </w:rPr>
        <w:t>שני</w:t>
      </w:r>
      <w:r w:rsidRPr="009757B9">
        <w:rPr>
          <w:b/>
          <w:rtl/>
          <w:rPrChange w:id="40200" w:author="Claude" w:date="2026-10-11T09:07:39Z">
            <w:rPr>
              <w:b/>
              <w:sz w:val="20"/>
              <w:rtl/>
            </w:rPr>
          </w:rPrChange>
        </w:rPr>
        <w:t xml:space="preserve"> </w:t>
      </w:r>
      <w:r w:rsidRPr="009757B9">
        <w:rPr>
          <w:rFonts w:hint="cs"/>
          <w:b/>
          <w:rtl/>
          <w:rPrChange w:id="40201" w:author="Claude" w:date="2026-10-11T09:07:39Z">
            <w:rPr>
              <w:rFonts w:hint="cs"/>
              <w:b/>
              <w:sz w:val="20"/>
              <w:rtl/>
            </w:rPr>
          </w:rPrChange>
        </w:rPr>
        <w:t>חוטין</w:t>
      </w:r>
      <w:r w:rsidRPr="009757B9">
        <w:rPr>
          <w:b/>
          <w:rtl/>
          <w:rPrChange w:id="40202" w:author="Claude" w:date="2026-10-11T09:07:39Z">
            <w:rPr>
              <w:b/>
              <w:sz w:val="20"/>
              <w:rtl/>
            </w:rPr>
          </w:rPrChange>
        </w:rPr>
        <w:t xml:space="preserve">, </w:t>
      </w:r>
      <w:r w:rsidRPr="009757B9">
        <w:rPr>
          <w:rFonts w:hint="cs"/>
          <w:b/>
          <w:rtl/>
          <w:rPrChange w:id="40203" w:author="Claude" w:date="2026-10-11T09:07:39Z">
            <w:rPr>
              <w:rFonts w:hint="cs"/>
              <w:b/>
              <w:sz w:val="20"/>
              <w:rtl/>
            </w:rPr>
          </w:rPrChange>
        </w:rPr>
        <w:t>הקושר</w:t>
      </w:r>
      <w:r w:rsidRPr="009757B9">
        <w:rPr>
          <w:b/>
          <w:rtl/>
          <w:rPrChange w:id="40204" w:author="Claude" w:date="2026-10-11T09:07:39Z">
            <w:rPr>
              <w:b/>
              <w:sz w:val="20"/>
              <w:rtl/>
            </w:rPr>
          </w:rPrChange>
        </w:rPr>
        <w:t xml:space="preserve">, </w:t>
      </w:r>
      <w:r w:rsidRPr="00B20210">
        <w:rPr>
          <w:rFonts w:hint="cs"/>
          <w:b/>
          <w:spacing w:val="6"/>
          <w:rtl/>
          <w:rPrChange w:id="40205" w:author="Claude" w:date="2026-10-11T09:07:39Z">
            <w:rPr>
              <w:rFonts w:hint="cs"/>
              <w:b/>
              <w:spacing w:val="6"/>
              <w:sz w:val="20"/>
              <w:rtl/>
            </w:rPr>
          </w:rPrChange>
        </w:rPr>
        <w:t>והמתיר</w:t>
      </w:r>
      <w:r w:rsidRPr="00B20210">
        <w:rPr>
          <w:b/>
          <w:spacing w:val="6"/>
          <w:rtl/>
          <w:rPrChange w:id="40206" w:author="Claude" w:date="2026-10-11T09:07:39Z">
            <w:rPr>
              <w:b/>
              <w:spacing w:val="6"/>
              <w:sz w:val="20"/>
              <w:rtl/>
            </w:rPr>
          </w:rPrChange>
        </w:rPr>
        <w:t xml:space="preserve">, </w:t>
      </w:r>
      <w:r w:rsidRPr="00B20210">
        <w:rPr>
          <w:rFonts w:hint="cs"/>
          <w:b/>
          <w:spacing w:val="6"/>
          <w:rtl/>
          <w:rPrChange w:id="40207" w:author="Claude" w:date="2026-10-11T09:07:39Z">
            <w:rPr>
              <w:rFonts w:hint="cs"/>
              <w:b/>
              <w:spacing w:val="6"/>
              <w:sz w:val="20"/>
              <w:rtl/>
            </w:rPr>
          </w:rPrChange>
        </w:rPr>
        <w:t>והתופר</w:t>
      </w:r>
      <w:r w:rsidRPr="00B20210">
        <w:rPr>
          <w:b/>
          <w:spacing w:val="6"/>
          <w:rtl/>
          <w:rPrChange w:id="40208" w:author="Claude" w:date="2026-10-11T09:07:39Z">
            <w:rPr>
              <w:b/>
              <w:spacing w:val="6"/>
              <w:sz w:val="20"/>
              <w:rtl/>
            </w:rPr>
          </w:rPrChange>
        </w:rPr>
        <w:t xml:space="preserve"> </w:t>
      </w:r>
      <w:r w:rsidRPr="00B20210">
        <w:rPr>
          <w:rFonts w:hint="cs"/>
          <w:b/>
          <w:spacing w:val="6"/>
          <w:rtl/>
          <w:rPrChange w:id="40209" w:author="Claude" w:date="2026-10-11T09:07:39Z">
            <w:rPr>
              <w:rFonts w:hint="cs"/>
              <w:b/>
              <w:spacing w:val="6"/>
              <w:sz w:val="20"/>
              <w:rtl/>
            </w:rPr>
          </w:rPrChange>
        </w:rPr>
        <w:t>שתי</w:t>
      </w:r>
      <w:r w:rsidRPr="00B20210">
        <w:rPr>
          <w:b/>
          <w:spacing w:val="6"/>
          <w:rtl/>
          <w:rPrChange w:id="40210" w:author="Claude" w:date="2026-10-11T09:07:39Z">
            <w:rPr>
              <w:b/>
              <w:spacing w:val="6"/>
              <w:sz w:val="20"/>
              <w:rtl/>
            </w:rPr>
          </w:rPrChange>
        </w:rPr>
        <w:t xml:space="preserve"> </w:t>
      </w:r>
      <w:r w:rsidRPr="00B20210">
        <w:rPr>
          <w:rFonts w:hint="cs"/>
          <w:b/>
          <w:spacing w:val="6"/>
          <w:rtl/>
          <w:rPrChange w:id="40211" w:author="Claude" w:date="2026-10-11T09:07:39Z">
            <w:rPr>
              <w:rFonts w:hint="cs"/>
              <w:b/>
              <w:spacing w:val="6"/>
              <w:sz w:val="20"/>
              <w:rtl/>
            </w:rPr>
          </w:rPrChange>
        </w:rPr>
        <w:t>תפירות</w:t>
      </w:r>
      <w:r w:rsidRPr="00B20210">
        <w:rPr>
          <w:b/>
          <w:spacing w:val="6"/>
          <w:rtl/>
          <w:rPrChange w:id="40212" w:author="Claude" w:date="2026-10-11T09:07:39Z">
            <w:rPr>
              <w:b/>
              <w:spacing w:val="6"/>
              <w:sz w:val="20"/>
              <w:rtl/>
            </w:rPr>
          </w:rPrChange>
        </w:rPr>
        <w:t xml:space="preserve">, </w:t>
      </w:r>
      <w:r w:rsidRPr="00B20210">
        <w:rPr>
          <w:rFonts w:hint="cs"/>
          <w:b/>
          <w:spacing w:val="6"/>
          <w:rtl/>
          <w:rPrChange w:id="40213" w:author="Claude" w:date="2026-10-11T09:07:39Z">
            <w:rPr>
              <w:rFonts w:hint="cs"/>
              <w:b/>
              <w:spacing w:val="6"/>
              <w:sz w:val="20"/>
              <w:rtl/>
            </w:rPr>
          </w:rPrChange>
        </w:rPr>
        <w:t>הקורע</w:t>
      </w:r>
      <w:r w:rsidRPr="00B20210">
        <w:rPr>
          <w:b/>
          <w:spacing w:val="6"/>
          <w:rtl/>
          <w:rPrChange w:id="40214" w:author="Claude" w:date="2026-10-11T09:07:39Z">
            <w:rPr>
              <w:b/>
              <w:spacing w:val="6"/>
              <w:sz w:val="20"/>
              <w:rtl/>
            </w:rPr>
          </w:rPrChange>
        </w:rPr>
        <w:t xml:space="preserve"> </w:t>
      </w:r>
      <w:r w:rsidRPr="00B20210">
        <w:rPr>
          <w:rFonts w:hint="cs"/>
          <w:b/>
          <w:spacing w:val="6"/>
          <w:rtl/>
          <w:rPrChange w:id="40215" w:author="Claude" w:date="2026-10-11T09:07:39Z">
            <w:rPr>
              <w:rFonts w:hint="cs"/>
              <w:b/>
              <w:spacing w:val="6"/>
              <w:sz w:val="20"/>
              <w:rtl/>
            </w:rPr>
          </w:rPrChange>
        </w:rPr>
        <w:t>על</w:t>
      </w:r>
      <w:r w:rsidRPr="00B20210">
        <w:rPr>
          <w:b/>
          <w:spacing w:val="6"/>
          <w:rtl/>
          <w:rPrChange w:id="40216" w:author="Claude" w:date="2026-10-11T09:07:39Z">
            <w:rPr>
              <w:b/>
              <w:spacing w:val="6"/>
              <w:sz w:val="20"/>
              <w:rtl/>
            </w:rPr>
          </w:rPrChange>
        </w:rPr>
        <w:t xml:space="preserve"> </w:t>
      </w:r>
      <w:r w:rsidRPr="00B20210">
        <w:rPr>
          <w:rFonts w:hint="cs"/>
          <w:b/>
          <w:spacing w:val="6"/>
          <w:rtl/>
          <w:rPrChange w:id="40217" w:author="Claude" w:date="2026-10-11T09:07:39Z">
            <w:rPr>
              <w:rFonts w:hint="cs"/>
              <w:b/>
              <w:spacing w:val="6"/>
              <w:sz w:val="20"/>
              <w:rtl/>
            </w:rPr>
          </w:rPrChange>
        </w:rPr>
        <w:t>מנת</w:t>
      </w:r>
      <w:r w:rsidRPr="00B20210">
        <w:rPr>
          <w:b/>
          <w:spacing w:val="6"/>
          <w:rtl/>
          <w:rPrChange w:id="40218" w:author="Claude" w:date="2026-10-11T09:07:39Z">
            <w:rPr>
              <w:b/>
              <w:spacing w:val="6"/>
              <w:sz w:val="20"/>
              <w:rtl/>
            </w:rPr>
          </w:rPrChange>
        </w:rPr>
        <w:t xml:space="preserve"> </w:t>
      </w:r>
      <w:r w:rsidRPr="00B20210">
        <w:rPr>
          <w:rFonts w:hint="cs"/>
          <w:b/>
          <w:spacing w:val="6"/>
          <w:rtl/>
          <w:rPrChange w:id="40219" w:author="Claude" w:date="2026-10-11T09:07:39Z">
            <w:rPr>
              <w:rFonts w:hint="cs"/>
              <w:b/>
              <w:spacing w:val="6"/>
              <w:sz w:val="20"/>
              <w:rtl/>
            </w:rPr>
          </w:rPrChange>
        </w:rPr>
        <w:t>לתפור</w:t>
      </w:r>
      <w:r w:rsidRPr="00B20210">
        <w:rPr>
          <w:b/>
          <w:spacing w:val="6"/>
          <w:rtl/>
          <w:rPrChange w:id="40220" w:author="Claude" w:date="2026-10-11T09:07:39Z">
            <w:rPr>
              <w:b/>
              <w:spacing w:val="6"/>
              <w:sz w:val="20"/>
              <w:rtl/>
            </w:rPr>
          </w:rPrChange>
        </w:rPr>
        <w:t xml:space="preserve"> [</w:t>
      </w:r>
      <w:r w:rsidRPr="00B20210">
        <w:rPr>
          <w:rFonts w:hint="cs"/>
          <w:b/>
          <w:spacing w:val="6"/>
          <w:rtl/>
          <w:rPrChange w:id="40221" w:author="Claude" w:date="2026-10-11T09:07:39Z">
            <w:rPr>
              <w:rFonts w:hint="cs"/>
              <w:b/>
              <w:spacing w:val="6"/>
              <w:sz w:val="20"/>
              <w:rtl/>
            </w:rPr>
          </w:rPrChange>
        </w:rPr>
        <w:t>שתי</w:t>
      </w:r>
      <w:r w:rsidRPr="00B20210">
        <w:rPr>
          <w:b/>
          <w:spacing w:val="6"/>
          <w:rtl/>
          <w:rPrChange w:id="40222" w:author="Claude" w:date="2026-10-11T09:07:39Z">
            <w:rPr>
              <w:b/>
              <w:spacing w:val="6"/>
              <w:sz w:val="20"/>
              <w:rtl/>
            </w:rPr>
          </w:rPrChange>
        </w:rPr>
        <w:t xml:space="preserve"> </w:t>
      </w:r>
      <w:r w:rsidRPr="00B20210">
        <w:rPr>
          <w:rFonts w:hint="cs"/>
          <w:b/>
          <w:spacing w:val="6"/>
          <w:rtl/>
          <w:rPrChange w:id="40223" w:author="Claude" w:date="2026-10-11T09:07:39Z">
            <w:rPr>
              <w:rFonts w:hint="cs"/>
              <w:b/>
              <w:spacing w:val="6"/>
              <w:sz w:val="20"/>
              <w:rtl/>
            </w:rPr>
          </w:rPrChange>
        </w:rPr>
        <w:t>תפירות</w:t>
      </w:r>
      <w:r w:rsidRPr="00B20210">
        <w:rPr>
          <w:b/>
          <w:spacing w:val="6"/>
          <w:rtl/>
          <w:rPrChange w:id="40224" w:author="Claude" w:date="2026-10-11T09:07:39Z">
            <w:rPr>
              <w:b/>
              <w:spacing w:val="6"/>
              <w:sz w:val="20"/>
              <w:rtl/>
            </w:rPr>
          </w:rPrChange>
        </w:rPr>
        <w:t>].</w:t>
      </w:r>
    </w:p>
    <w:p w:rsidR="00E9703F" w:rsidRPr="00497DD7" w:rsidRDefault="00E9703F" w:rsidP="00E9703F">
      <w:pPr>
        <w:pStyle w:val="afff9"/>
        <w:rPr>
          <w:b/>
          <w:rtl/>
        </w:rPr>
      </w:pPr>
      <w:r w:rsidRPr="00497DD7">
        <w:rPr>
          <w:rFonts w:hint="cs"/>
          <w:b/>
          <w:rtl/>
        </w:rPr>
        <w:t>הצד</w:t>
      </w:r>
      <w:r w:rsidRPr="00497DD7">
        <w:rPr>
          <w:b/>
          <w:rtl/>
        </w:rPr>
        <w:t xml:space="preserve"> </w:t>
      </w:r>
      <w:r w:rsidRPr="00497DD7">
        <w:rPr>
          <w:rFonts w:hint="cs"/>
          <w:b/>
          <w:rtl/>
        </w:rPr>
        <w:t>צבי</w:t>
      </w:r>
      <w:r w:rsidRPr="00497DD7">
        <w:rPr>
          <w:b/>
          <w:rtl/>
        </w:rPr>
        <w:t xml:space="preserve">, </w:t>
      </w:r>
      <w:r w:rsidRPr="00497DD7">
        <w:rPr>
          <w:rFonts w:hint="cs"/>
          <w:b/>
          <w:rtl/>
        </w:rPr>
        <w:t>השוחטו</w:t>
      </w:r>
      <w:r w:rsidRPr="00497DD7">
        <w:rPr>
          <w:b/>
          <w:rtl/>
        </w:rPr>
        <w:t xml:space="preserve">, </w:t>
      </w:r>
      <w:r w:rsidRPr="00497DD7">
        <w:rPr>
          <w:rFonts w:hint="cs"/>
          <w:b/>
          <w:rtl/>
        </w:rPr>
        <w:t>והמפשיטו</w:t>
      </w:r>
      <w:r w:rsidRPr="00497DD7">
        <w:rPr>
          <w:b/>
          <w:rtl/>
        </w:rPr>
        <w:t xml:space="preserve">, </w:t>
      </w:r>
      <w:r w:rsidRPr="00497DD7">
        <w:rPr>
          <w:rFonts w:hint="cs"/>
          <w:b/>
          <w:rtl/>
        </w:rPr>
        <w:t>המולחו</w:t>
      </w:r>
      <w:r w:rsidRPr="00497DD7">
        <w:rPr>
          <w:b/>
          <w:rtl/>
        </w:rPr>
        <w:t xml:space="preserve">, </w:t>
      </w:r>
      <w:r w:rsidRPr="00497DD7">
        <w:rPr>
          <w:rFonts w:hint="cs"/>
          <w:b/>
          <w:rtl/>
        </w:rPr>
        <w:t>והמעבד</w:t>
      </w:r>
      <w:r w:rsidRPr="00497DD7">
        <w:rPr>
          <w:b/>
          <w:rtl/>
        </w:rPr>
        <w:t xml:space="preserve"> </w:t>
      </w:r>
      <w:r w:rsidRPr="00497DD7">
        <w:rPr>
          <w:rFonts w:hint="cs"/>
          <w:b/>
          <w:rtl/>
        </w:rPr>
        <w:t>את</w:t>
      </w:r>
      <w:r w:rsidRPr="00497DD7">
        <w:rPr>
          <w:b/>
          <w:rtl/>
        </w:rPr>
        <w:t xml:space="preserve"> </w:t>
      </w:r>
      <w:r w:rsidRPr="00497DD7">
        <w:rPr>
          <w:rFonts w:hint="cs"/>
          <w:b/>
          <w:rtl/>
        </w:rPr>
        <w:t>עורו</w:t>
      </w:r>
      <w:r w:rsidRPr="00497DD7">
        <w:rPr>
          <w:b/>
          <w:rtl/>
        </w:rPr>
        <w:t xml:space="preserve">, </w:t>
      </w:r>
      <w:r w:rsidRPr="00497DD7">
        <w:rPr>
          <w:rFonts w:hint="cs"/>
          <w:b/>
          <w:rtl/>
        </w:rPr>
        <w:t>והממחקו</w:t>
      </w:r>
      <w:r w:rsidRPr="00497DD7">
        <w:rPr>
          <w:b/>
          <w:rtl/>
        </w:rPr>
        <w:t xml:space="preserve">, </w:t>
      </w:r>
      <w:r w:rsidRPr="00497DD7">
        <w:rPr>
          <w:rFonts w:hint="cs"/>
          <w:b/>
          <w:rtl/>
        </w:rPr>
        <w:t>והמחתכו</w:t>
      </w:r>
      <w:r w:rsidRPr="00497DD7">
        <w:rPr>
          <w:b/>
          <w:rtl/>
        </w:rPr>
        <w:t>.</w:t>
      </w:r>
    </w:p>
    <w:p w:rsidR="00E9703F" w:rsidRPr="009757B9" w:rsidRDefault="00E9703F" w:rsidP="00E9703F">
      <w:pPr>
        <w:pStyle w:val="afff9"/>
        <w:rPr>
          <w:b/>
          <w:rtl/>
        </w:rPr>
      </w:pPr>
      <w:r w:rsidRPr="009757B9">
        <w:rPr>
          <w:rFonts w:hint="cs"/>
          <w:b/>
          <w:rtl/>
        </w:rPr>
        <w:t>הכותב</w:t>
      </w:r>
      <w:r w:rsidRPr="009757B9">
        <w:rPr>
          <w:b/>
          <w:rtl/>
        </w:rPr>
        <w:t xml:space="preserve"> </w:t>
      </w:r>
      <w:r w:rsidRPr="009757B9">
        <w:rPr>
          <w:rFonts w:hint="cs"/>
          <w:b/>
          <w:rtl/>
        </w:rPr>
        <w:t>שתי</w:t>
      </w:r>
      <w:r w:rsidRPr="009757B9">
        <w:rPr>
          <w:b/>
          <w:rtl/>
        </w:rPr>
        <w:t xml:space="preserve"> </w:t>
      </w:r>
      <w:r w:rsidRPr="009757B9">
        <w:rPr>
          <w:rFonts w:hint="cs"/>
          <w:b/>
          <w:rtl/>
        </w:rPr>
        <w:t>אותיות</w:t>
      </w:r>
      <w:r w:rsidRPr="009757B9">
        <w:rPr>
          <w:b/>
          <w:rtl/>
        </w:rPr>
        <w:t xml:space="preserve">, </w:t>
      </w:r>
      <w:r w:rsidRPr="009757B9">
        <w:rPr>
          <w:rFonts w:hint="cs"/>
          <w:b/>
          <w:rtl/>
        </w:rPr>
        <w:t>והמוחק</w:t>
      </w:r>
      <w:r w:rsidRPr="009757B9">
        <w:rPr>
          <w:b/>
          <w:rtl/>
        </w:rPr>
        <w:t xml:space="preserve"> </w:t>
      </w:r>
      <w:r w:rsidRPr="009757B9">
        <w:rPr>
          <w:rFonts w:hint="cs"/>
          <w:b/>
          <w:rtl/>
        </w:rPr>
        <w:t>על</w:t>
      </w:r>
      <w:r w:rsidRPr="009757B9">
        <w:rPr>
          <w:b/>
          <w:rtl/>
        </w:rPr>
        <w:t xml:space="preserve"> </w:t>
      </w:r>
      <w:r w:rsidRPr="009757B9">
        <w:rPr>
          <w:rFonts w:hint="cs"/>
          <w:b/>
          <w:rtl/>
        </w:rPr>
        <w:t>מנת</w:t>
      </w:r>
      <w:r w:rsidRPr="009757B9">
        <w:rPr>
          <w:b/>
          <w:rtl/>
        </w:rPr>
        <w:t xml:space="preserve"> </w:t>
      </w:r>
      <w:r w:rsidRPr="009757B9">
        <w:rPr>
          <w:rFonts w:hint="cs"/>
          <w:b/>
          <w:rtl/>
        </w:rPr>
        <w:t>לכתוב</w:t>
      </w:r>
      <w:r w:rsidRPr="009757B9">
        <w:rPr>
          <w:b/>
          <w:rtl/>
        </w:rPr>
        <w:t xml:space="preserve"> </w:t>
      </w:r>
      <w:r w:rsidRPr="009757B9">
        <w:rPr>
          <w:rFonts w:hint="cs"/>
          <w:b/>
          <w:rtl/>
        </w:rPr>
        <w:t>שתי</w:t>
      </w:r>
      <w:r w:rsidRPr="009757B9">
        <w:rPr>
          <w:b/>
          <w:rtl/>
        </w:rPr>
        <w:t xml:space="preserve"> </w:t>
      </w:r>
      <w:r w:rsidRPr="009757B9">
        <w:rPr>
          <w:rFonts w:hint="cs"/>
          <w:b/>
          <w:rtl/>
        </w:rPr>
        <w:t>אותיות</w:t>
      </w:r>
      <w:r w:rsidRPr="009757B9">
        <w:rPr>
          <w:b/>
          <w:rtl/>
        </w:rPr>
        <w:t>.</w:t>
      </w:r>
    </w:p>
    <w:p w:rsidR="00E9703F" w:rsidRPr="00497DD7" w:rsidRDefault="00E9703F" w:rsidP="00E9703F">
      <w:pPr>
        <w:pStyle w:val="afff9"/>
        <w:rPr>
          <w:b/>
          <w:rtl/>
        </w:rPr>
      </w:pPr>
      <w:r w:rsidRPr="00497DD7">
        <w:rPr>
          <w:rFonts w:hint="cs"/>
          <w:b/>
          <w:rtl/>
        </w:rPr>
        <w:lastRenderedPageBreak/>
        <w:t>הבונה</w:t>
      </w:r>
      <w:r w:rsidRPr="00497DD7">
        <w:rPr>
          <w:b/>
          <w:rtl/>
        </w:rPr>
        <w:t xml:space="preserve">, </w:t>
      </w:r>
      <w:r w:rsidRPr="00497DD7">
        <w:rPr>
          <w:rFonts w:hint="cs"/>
          <w:b/>
          <w:rtl/>
        </w:rPr>
        <w:t>והסותר</w:t>
      </w:r>
      <w:r w:rsidRPr="00497DD7">
        <w:rPr>
          <w:b/>
          <w:rtl/>
        </w:rPr>
        <w:t xml:space="preserve">, </w:t>
      </w:r>
      <w:r w:rsidRPr="00497DD7">
        <w:rPr>
          <w:rFonts w:hint="cs"/>
          <w:b/>
          <w:rtl/>
        </w:rPr>
        <w:t>המכבה</w:t>
      </w:r>
      <w:r w:rsidRPr="00497DD7">
        <w:rPr>
          <w:b/>
          <w:rtl/>
        </w:rPr>
        <w:t xml:space="preserve">, </w:t>
      </w:r>
      <w:r w:rsidRPr="00497DD7">
        <w:rPr>
          <w:rFonts w:hint="cs"/>
          <w:b/>
          <w:rtl/>
        </w:rPr>
        <w:t>והמבעיר</w:t>
      </w:r>
      <w:r w:rsidRPr="00497DD7">
        <w:rPr>
          <w:b/>
          <w:rtl/>
        </w:rPr>
        <w:t xml:space="preserve">, </w:t>
      </w:r>
      <w:r w:rsidRPr="00497DD7">
        <w:rPr>
          <w:rFonts w:hint="cs"/>
          <w:b/>
          <w:rtl/>
        </w:rPr>
        <w:t>המכה</w:t>
      </w:r>
      <w:r w:rsidRPr="00497DD7">
        <w:rPr>
          <w:b/>
          <w:rtl/>
        </w:rPr>
        <w:t xml:space="preserve"> </w:t>
      </w:r>
      <w:r w:rsidRPr="00497DD7">
        <w:rPr>
          <w:rFonts w:hint="cs"/>
          <w:b/>
          <w:rtl/>
        </w:rPr>
        <w:t>בפטיש</w:t>
      </w:r>
      <w:r w:rsidRPr="00497DD7">
        <w:rPr>
          <w:b/>
          <w:rtl/>
        </w:rPr>
        <w:t xml:space="preserve">, </w:t>
      </w:r>
      <w:r w:rsidRPr="00497DD7">
        <w:rPr>
          <w:rFonts w:hint="cs"/>
          <w:b/>
          <w:rtl/>
        </w:rPr>
        <w:t>המוציא</w:t>
      </w:r>
      <w:r w:rsidRPr="00497DD7">
        <w:rPr>
          <w:b/>
          <w:rtl/>
        </w:rPr>
        <w:t xml:space="preserve"> </w:t>
      </w:r>
      <w:r w:rsidRPr="00497DD7">
        <w:rPr>
          <w:rFonts w:hint="cs"/>
          <w:b/>
          <w:rtl/>
        </w:rPr>
        <w:t>מרשות</w:t>
      </w:r>
      <w:r w:rsidRPr="00497DD7">
        <w:rPr>
          <w:b/>
          <w:rtl/>
        </w:rPr>
        <w:t xml:space="preserve"> </w:t>
      </w:r>
      <w:r w:rsidRPr="00497DD7">
        <w:rPr>
          <w:rFonts w:hint="cs"/>
          <w:b/>
          <w:rtl/>
        </w:rPr>
        <w:t>לרשות</w:t>
      </w:r>
      <w:r w:rsidRPr="00497DD7">
        <w:rPr>
          <w:b/>
          <w:rtl/>
        </w:rPr>
        <w:t>.</w:t>
      </w:r>
    </w:p>
    <w:p w:rsidR="00E9703F" w:rsidRPr="009757B9" w:rsidRDefault="00E9703F" w:rsidP="00E9703F">
      <w:pPr>
        <w:pStyle w:val="afff9"/>
        <w:rPr>
          <w:b/>
          <w:rtl/>
        </w:rPr>
      </w:pPr>
      <w:r w:rsidRPr="00497DD7">
        <w:rPr>
          <w:rFonts w:hint="cs"/>
          <w:b/>
          <w:rtl/>
        </w:rPr>
        <w:t>ה</w:t>
      </w:r>
      <w:r w:rsidRPr="009757B9">
        <w:rPr>
          <w:rFonts w:hint="cs"/>
          <w:b/>
          <w:rtl/>
        </w:rPr>
        <w:t>רי</w:t>
      </w:r>
      <w:r w:rsidRPr="009757B9">
        <w:rPr>
          <w:b/>
          <w:rtl/>
        </w:rPr>
        <w:t xml:space="preserve"> </w:t>
      </w:r>
      <w:r w:rsidRPr="009757B9">
        <w:rPr>
          <w:rFonts w:hint="cs"/>
          <w:b/>
          <w:rtl/>
        </w:rPr>
        <w:t>אלו</w:t>
      </w:r>
      <w:r w:rsidRPr="009757B9">
        <w:rPr>
          <w:b/>
          <w:rtl/>
        </w:rPr>
        <w:t xml:space="preserve"> </w:t>
      </w:r>
      <w:r w:rsidRPr="009757B9">
        <w:rPr>
          <w:rFonts w:hint="cs"/>
          <w:b/>
          <w:rtl/>
        </w:rPr>
        <w:t>אבות</w:t>
      </w:r>
      <w:r w:rsidRPr="009757B9">
        <w:rPr>
          <w:b/>
          <w:rtl/>
        </w:rPr>
        <w:t xml:space="preserve"> </w:t>
      </w:r>
      <w:r w:rsidRPr="009757B9">
        <w:rPr>
          <w:rFonts w:hint="cs"/>
          <w:b/>
          <w:rtl/>
        </w:rPr>
        <w:t>מלאכות</w:t>
      </w:r>
      <w:r w:rsidRPr="009757B9">
        <w:rPr>
          <w:b/>
          <w:rtl/>
        </w:rPr>
        <w:t xml:space="preserve">, </w:t>
      </w:r>
      <w:r w:rsidRPr="009757B9">
        <w:rPr>
          <w:rFonts w:hint="cs"/>
          <w:b/>
          <w:rtl/>
        </w:rPr>
        <w:t>ארבעים</w:t>
      </w:r>
      <w:r w:rsidRPr="009757B9">
        <w:rPr>
          <w:b/>
          <w:rtl/>
        </w:rPr>
        <w:t xml:space="preserve"> </w:t>
      </w:r>
      <w:r w:rsidRPr="009757B9">
        <w:rPr>
          <w:rFonts w:hint="cs"/>
          <w:b/>
          <w:rtl/>
        </w:rPr>
        <w:t>חסר</w:t>
      </w:r>
      <w:r w:rsidRPr="009757B9">
        <w:rPr>
          <w:b/>
          <w:rtl/>
        </w:rPr>
        <w:t xml:space="preserve"> </w:t>
      </w:r>
      <w:r w:rsidRPr="009757B9">
        <w:rPr>
          <w:rFonts w:hint="cs"/>
          <w:b/>
          <w:rtl/>
        </w:rPr>
        <w:t>אחת</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99121" w:author="קלוד" w:date="2026-10-11T13:11:34Z">
        <w:r>
          <w:rPr>
            <w:rStyle w:val="afffe"/>
            <w:rFonts w:ascii="Fb Fontext" w:hAnsi="Fb Fontext" w:hint="cs"/>
            <w:rtl/>
          </w:rPr>
          <w:t xml:space="preserve">המנין</w:t>
        </w:r>
      </w:ins>
      <w:del w:id="99122" w:author="קלוד" w:date="2026-10-11T13:11:34Z">
        <w:r w:rsidRPr="006F178A">
          <w:rPr>
            <w:rStyle w:val="afffe"/>
            <w:rFonts w:ascii="Fb Fontext" w:hAnsi="Fb Fontext" w:hint="cs"/>
            <w:rtl/>
          </w:rPr>
          <w:delText xml:space="preserve">מנינא</w:delText>
        </w:r>
      </w:del>
      <w:r w:rsidRPr="006F178A">
        <w:rPr>
          <w:rStyle w:val="afffe"/>
          <w:rFonts w:ascii="Fb Fontext" w:hAnsi="Fb Fontext" w:hint="cs"/>
          <w:rtl/>
        </w:rPr>
        <w:t xml:space="preserve"> </w:t>
      </w:r>
      <w:ins w:id="94721" w:author="מנוע מכני" w:date="2026-10-11T12:04:39Z">
        <w:ins w:id="99119" w:author="קלוד" w:date="2026-10-11T13:11:34Z">
          <w:r>
            <w:rPr>
              <w:rFonts w:ascii="Fb Fontext" w:hAnsi="Fb Fontext"/>
              <w:rtl/>
            </w:rPr>
            <w:t xml:space="preserve">- ללמד שאם</w:t>
          </w:r>
        </w:ins>
        <w:del w:id="99120" w:author="קלוד" w:date="2026-10-11T13:11:34Z">
          <w:r>
            <w:rPr>
              <w:rFonts w:ascii="Fb Fontext" w:hAnsi="Fb Fontext"/>
              <w:rtl/>
            </w:rPr>
            <w:delText xml:space="preserve">דאם</w:delText>
          </w:r>
        </w:del>
        <w:r>
          <w:rPr>
            <w:rFonts w:ascii="Fb Fontext" w:hAnsi="Fb Fontext"/>
            <w:rtl/>
          </w:rPr>
          <w:t xml:space="preserve"> </w:t>
        </w:r>
      </w:ins>
      <w:del w:id="94722" w:author="מנוע מכני" w:date="2026-10-11T12:04:39Z">
        <w:r w:rsidRPr="006F178A">
          <w:rPr>
            <w:rFonts w:ascii="Fb Fontext" w:hAnsi="Fb Fontext"/>
            <w:rtl/>
          </w:rPr>
          <w:delText xml:space="preserve">דאי </w:delText>
        </w:r>
      </w:del>
      <w:r w:rsidRPr="006F178A">
        <w:rPr>
          <w:rFonts w:ascii="Fb Fontext" w:hAnsi="Fb Fontext"/>
          <w:rtl/>
        </w:rPr>
        <w:t xml:space="preserve">עשאן כולן בהעלם</w:t>
      </w:r>
      <w:ins w:id="99117" w:author="קלוד" w:date="2026-10-11T13:11:34Z">
        <w:r>
          <w:rPr>
            <w:rFonts w:ascii="Fb Fontext" w:hAnsi="Fb Fontext"/>
            <w:rtl/>
          </w:rPr>
          <w:t xml:space="preserve"> אחד </w:t>
        </w:r>
      </w:ins>
      <w:del w:id="99118" w:author="קלוד" w:date="2026-10-11T13:11:34Z">
        <w:r w:rsidRPr="006F178A">
          <w:rPr>
            <w:rFonts w:ascii="Fb Fontext" w:hAnsi="Fb Fontext"/>
            <w:rtl/>
          </w:rPr>
          <w:delText xml:space="preserve"> </w:delText>
        </w:r>
      </w:del>
      <w:r w:rsidRPr="006F178A">
        <w:rPr>
          <w:rFonts w:ascii="Fb Fontext" w:hAnsi="Fb Fontext"/>
          <w:rtl/>
        </w:rPr>
        <w:t xml:space="preserve">חייב אכאו"א.</w:t>
      </w:r>
    </w:p>
    <w:p w:rsidR="00E9703F" w:rsidRPr="006F178A" w:rsidRDefault="00E9703F" w:rsidP="00E9703F">
      <w:pPr>
        <w:rPr>
          <w:rtl/>
        </w:rPr>
      </w:pPr>
      <w:ins w:id="99133" w:author="קלוד" w:date="2026-10-11T13:11:34Z">
        <w:r>
          <w:rPr>
            <w:rtl/>
          </w:rPr>
          <w:t xml:space="preserve">• </w:t>
        </w:r>
        <w:r>
          <w:rPr>
            <w:rStyle w:val="afffffe"/>
            <w:rtl/>
          </w:rPr>
          <w:t xml:space="preserve">אף שדרך</w:t>
        </w:r>
      </w:ins>
      <w:del w:id="99134" w:author="קלוד" w:date="2026-10-11T13:11:34Z">
        <w:r w:rsidRPr="006F178A">
          <w:rPr>
            <w:rtl/>
          </w:rPr>
          <w:delText xml:space="preserve">•</w:delText>
        </w:r>
      </w:del>
      <w:r w:rsidRPr="006F178A">
        <w:rPr>
          <w:rFonts w:hint="cs"/>
          <w:rtl/>
        </w:rPr>
        <w:t xml:space="preserve"> </w:t>
      </w:r>
      <w:r w:rsidRPr="006F178A">
        <w:rPr>
          <w:rStyle w:val="afffe"/>
          <w:rFonts w:ascii="Fb Fontext" w:hAnsi="Fb Fontext"/>
          <w:rtl/>
        </w:rPr>
        <w:t xml:space="preserve">חרישה </w:t>
      </w:r>
      <w:r w:rsidRPr="006F178A">
        <w:rPr>
          <w:rtl/>
        </w:rPr>
        <w:t>קודם</w:t>
      </w:r>
      <w:r w:rsidRPr="006F178A">
        <w:rPr>
          <w:rFonts w:hint="cs"/>
          <w:rtl/>
        </w:rPr>
        <w:t xml:space="preserve"> זריעה -</w:t>
      </w:r>
      <w:r w:rsidRPr="006F178A">
        <w:rPr>
          <w:rtl/>
        </w:rPr>
        <w:t xml:space="preserve"> </w:t>
      </w:r>
      <w:ins w:id="99131" w:author="קלוד" w:date="2026-10-11T13:11:34Z">
        <w:r>
          <w:rPr>
            <w:rtl/>
          </w:rPr>
          <w:t xml:space="preserve">תנא</w:t>
        </w:r>
      </w:ins>
      <w:del w:id="99132" w:author="קלוד" w:date="2026-10-11T13:11:34Z">
        <w:r w:rsidRPr="006F178A">
          <w:rPr>
            <w:rtl/>
          </w:rPr>
          <w:delText xml:space="preserve">ותנא</w:delText>
        </w:r>
      </w:del>
      <w:r w:rsidRPr="006F178A">
        <w:rPr>
          <w:rtl/>
        </w:rPr>
        <w:t xml:space="preserve"> דידן </w:t>
      </w:r>
      <w:ins w:id="99129" w:author="קלוד" w:date="2026-10-11T13:11:34Z">
        <w:r>
          <w:rPr>
            <w:rtl/>
          </w:rPr>
          <w:t xml:space="preserve">בא"י,</w:t>
        </w:r>
      </w:ins>
      <w:del w:id="99130" w:author="קלוד" w:date="2026-10-11T13:11:34Z">
        <w:r w:rsidRPr="006F178A">
          <w:rPr>
            <w:rtl/>
          </w:rPr>
          <w:delText xml:space="preserve">בא"י</w:delText>
        </w:r>
      </w:del>
      <w:r w:rsidRPr="006F178A">
        <w:rPr>
          <w:rtl/>
        </w:rPr>
        <w:t xml:space="preserve"> </w:t>
      </w:r>
      <w:ins w:id="99127" w:author="קלוד" w:date="2026-10-11T13:11:34Z">
        <w:r>
          <w:rPr>
            <w:rtl/>
          </w:rPr>
          <w:t xml:space="preserve">שאדמתה</w:t>
        </w:r>
      </w:ins>
      <w:del w:id="99128" w:author="קלוד" w:date="2026-10-11T13:11:34Z">
        <w:r w:rsidRPr="006F178A">
          <w:rPr>
            <w:rtl/>
          </w:rPr>
          <w:delText xml:space="preserve">דאדמה</w:delText>
        </w:r>
      </w:del>
      <w:r w:rsidRPr="006F178A">
        <w:rPr>
          <w:rtl/>
        </w:rPr>
        <w:t xml:space="preserve"> </w:t>
      </w:r>
      <w:ins w:id="99125" w:author="קלוד" w:date="2026-10-11T13:11:34Z">
        <w:r>
          <w:rPr>
            <w:rtl/>
          </w:rPr>
          <w:t xml:space="preserve">קשה,</w:t>
        </w:r>
      </w:ins>
      <w:del w:id="99126" w:author="קלוד" w:date="2026-10-11T13:11:34Z">
        <w:r w:rsidRPr="006F178A">
          <w:rPr>
            <w:rtl/>
          </w:rPr>
          <w:delText xml:space="preserve">קשה</w:delText>
        </w:r>
      </w:del>
      <w:r w:rsidRPr="006F178A">
        <w:rPr>
          <w:rtl/>
        </w:rPr>
        <w:t xml:space="preserve"> </w:t>
      </w:r>
      <w:ins w:id="92923" w:author="מנוע מכני" w:date="2026-10-11T12:04:39Z">
        <w:r>
          <w:rPr>
            <w:rtl/>
          </w:rPr>
          <w:t xml:space="preserve">ולכך</w:t>
        </w:r>
      </w:ins>
      <w:del w:id="92924" w:author="מנוע מכני" w:date="2026-10-11T12:04:39Z">
        <w:r w:rsidRPr="006F178A">
          <w:rPr>
            <w:rtl/>
          </w:rPr>
          <w:delText xml:space="preserve">ולהכי</w:delText>
        </w:r>
      </w:del>
      <w:r w:rsidRPr="006F178A">
        <w:rPr>
          <w:rtl/>
        </w:rPr>
        <w:t xml:space="preserve"> </w:t>
      </w:r>
      <w:ins w:id="99123" w:author="קלוד" w:date="2026-10-11T13:11:34Z">
        <w:r>
          <w:rPr>
            <w:rtl/>
          </w:rPr>
          <w:t xml:space="preserve">צריך</w:t>
        </w:r>
      </w:ins>
      <w:del w:id="99124" w:author="קלוד" w:date="2026-10-11T13:11:34Z">
        <w:r w:rsidRPr="006F178A">
          <w:rPr>
            <w:rtl/>
          </w:rPr>
          <w:delText xml:space="preserve">בעי</w:delText>
        </w:r>
      </w:del>
      <w:r w:rsidRPr="006F178A">
        <w:rPr>
          <w:rtl/>
        </w:rPr>
        <w:t xml:space="preserve"> כיסוי אח"כ.</w:t>
      </w:r>
    </w:p>
    <w:p>
      <w:pPr>
        <w:pStyle w:val="afffff8"/>
        <w:rPr>
          <w:ins w:id="90783" w:author="קלוד" w:date="2026-10-11T12:33:55Z"/>
        </w:rPr>
      </w:pPr>
      <w:ins w:id="90784" w:author="קלוד" w:date="2026-10-11T12:33:55Z">
        <w:r>
          <w:rPr>
            <w:color w:val="7B3F00"/>
          </w:rPr>
          <w:t xml:space="preserve">זורע, זומר, נוטע ומבריך - מלאכה אחת</w:t>
        </w:r>
      </w:ins>
    </w:p>
    <w:p w:rsidR="00E9703F" w:rsidRPr="006061D7" w:rsidRDefault="00E9703F" w:rsidP="00E9703F">
      <w:pPr>
        <w:rPr>
          <w:rtl/>
        </w:rPr>
      </w:pPr>
      <w:r w:rsidRPr="006061D7">
        <w:rPr>
          <w:rtl/>
        </w:rPr>
        <w:t>•</w:t>
      </w:r>
      <w:r w:rsidRPr="006061D7">
        <w:rPr>
          <w:rFonts w:hint="cs"/>
          <w:rtl/>
        </w:rPr>
        <w:t xml:space="preserve"> זורע זומר נוטע מבריך מרכיב מלאכה אחת לאשמעי' ד</w:t>
      </w:r>
      <w:r w:rsidRPr="006061D7">
        <w:rPr>
          <w:rtl/>
        </w:rPr>
        <w:t>עושה מלאכות הרבה מעין מלאכה אחת חייב אחת.</w:t>
      </w:r>
    </w:p>
    <w:p>
      <w:pPr>
        <w:pStyle w:val="38"/>
        <w:rPr>
          <w:ins w:id="97777" w:author="מנוע מכני" w:date="2026-10-11T12:04:39Z"/>
        </w:rPr>
      </w:pPr>
      <w:del w:id="97776" w:author="מנוע מכני" w:date="2026-10-11T12:04:39Z">
        <w:r w:rsidRPr="006F178A">
          <w:delText xml:space="preserve">•</w:delText>
        </w:r>
      </w:del>
      <w:r w:rsidRPr="006F178A">
        <w:t xml:space="preserve"> </w:t>
      </w:r>
      <w:r w:rsidRPr="006F178A">
        <w:t>זומר</w:t>
      </w:r>
      <w:r w:rsidRPr="006F178A">
        <w:t xml:space="preserve"> </w:t>
      </w:r>
      <w:r w:rsidRPr="006F178A">
        <w:t xml:space="preserve">רבי אמי:</w:t>
      </w:r>
    </w:p>
    <w:p w:rsidR="00E9703F" w:rsidRPr="006F178A" w:rsidRDefault="00E9703F" w:rsidP="00E9703F">
      <w:pPr>
        <w:rPr>
          <w:rtl/>
        </w:rPr>
      </w:pPr>
      <w:del w:id="97778" w:author="מנוע מכני" w:date="2026-10-11T12:04:39Z">
        <w:r w:rsidRPr="006F178A">
          <w:rPr>
            <w:rFonts w:ascii="Fb Fontext" w:hAnsi="Fb Fontext"/>
            <w:rtl/>
          </w:rPr>
          <w:delText xml:space="preserve"> </w:delText>
        </w:r>
      </w:del>
      <w:r w:rsidRPr="006F178A">
        <w:rPr>
          <w:rFonts w:ascii="Fb Fontext" w:hAnsi="Fb Fontext"/>
          <w:rtl/>
        </w:rPr>
        <w:t xml:space="preserve">חייב משום נוטע.</w:t>
      </w:r>
    </w:p>
    <w:p w:rsidR="00E9703F"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והנוטע והמבריך</w:t>
      </w:r>
      <w:r w:rsidRPr="006F178A">
        <w:rPr>
          <w:rtl/>
        </w:rPr>
        <w:t xml:space="preserve"> והמרכיב חייב אף משום זורע. [ופשוט דגם משום נוטע]</w:t>
      </w:r>
    </w:p>
    <w:p>
      <w:pPr>
        <w:pStyle w:val="38"/>
        <w:rPr>
          <w:ins w:id="97780" w:author="מנוע מכני" w:date="2026-10-11T12:04:39Z"/>
        </w:rPr>
      </w:pPr>
      <w:del w:id="97779" w:author="מנוע מכני" w:date="2026-10-11T12:04:39Z">
        <w:r w:rsidRPr="006F178A">
          <w:delText xml:space="preserve">•</w:delText>
        </w:r>
      </w:del>
      <w:r w:rsidRPr="006F178A">
        <w:t xml:space="preserve"> </w:t>
      </w:r>
      <w:ins w:id="90369" w:author="מנוע מכני" w:date="2026-10-11T12:04:39Z">
        <w:r>
          <w:t xml:space="preserve">ר"כ</w:t>
        </w:r>
      </w:ins>
      <w:del w:id="90370" w:author="מנוע מכני" w:date="2026-10-11T12:04:39Z">
        <w:r w:rsidRPr="006F178A">
          <w:delText xml:space="preserve">רב כהנא</w:delText>
        </w:r>
      </w:del>
      <w:r w:rsidRPr="006F178A">
        <w:t xml:space="preserve">:</w:t>
      </w:r>
    </w:p>
    <w:p w:rsidR="00E9703F" w:rsidRPr="006F178A" w:rsidRDefault="00E9703F" w:rsidP="00E9703F">
      <w:pPr>
        <w:rPr>
          <w:rtl/>
        </w:rPr>
      </w:pPr>
      <w:del w:id="97781" w:author="מנוע מכני" w:date="2026-10-11T12:04:39Z">
        <w:r w:rsidRPr="006F178A">
          <w:rPr>
            <w:rtl/>
          </w:rPr>
          <w:delText xml:space="preserve"> </w:delText>
        </w:r>
      </w:del>
      <w:r w:rsidRPr="006F178A">
        <w:rPr>
          <w:rtl/>
        </w:rPr>
        <w:t xml:space="preserve">זומר וצריך לעצים </w:t>
      </w:r>
      <w:r w:rsidRPr="006F178A">
        <w:rPr>
          <w:rtl/>
        </w:rPr>
        <w:tab/>
        <w:t>- חייב שתים, אחת משום קוצר ואחת משום נוטע.</w:t>
      </w:r>
    </w:p>
    <w:p>
      <w:pPr>
        <w:pStyle w:val="38"/>
        <w:rPr>
          <w:ins w:id="97783" w:author="מנוע מכני" w:date="2026-10-11T12:04:39Z"/>
        </w:rPr>
      </w:pPr>
      <w:del w:id="97782" w:author="מנוע מכני" w:date="2026-10-11T12:04:39Z">
        <w:r w:rsidRPr="006F178A">
          <w:delText xml:space="preserve">•</w:delText>
        </w:r>
      </w:del>
      <w:r w:rsidRPr="006F178A">
        <w:t xml:space="preserve"> </w:t>
      </w:r>
      <w:r w:rsidRPr="006F178A">
        <w:t xml:space="preserve">רב יוסף:</w:t>
      </w:r>
    </w:p>
    <w:p w:rsidR="00E9703F" w:rsidRPr="006F178A" w:rsidRDefault="00E9703F" w:rsidP="00E9703F">
      <w:pPr>
        <w:rPr>
          <w:rtl/>
        </w:rPr>
      </w:pPr>
      <w:del w:id="97784" w:author="מנוע מכני" w:date="2026-10-11T12:04:39Z">
        <w:r w:rsidRPr="006F178A">
          <w:rPr>
            <w:rtl/>
          </w:rPr>
          <w:delText xml:space="preserve"> </w:delText>
        </w:r>
      </w:del>
      <w:ins w:id="99135" w:author="קלוד" w:date="2026-10-11T13:11:34Z">
        <w:r>
          <w:rPr>
            <w:rtl/>
          </w:rPr>
          <w:t xml:space="preserve">הקוצץ</w:t>
        </w:r>
      </w:ins>
      <w:del w:id="99136" w:author="קלוד" w:date="2026-10-11T13:11:34Z">
        <w:r w:rsidRPr="006F178A">
          <w:rPr>
            <w:rtl/>
          </w:rPr>
          <w:delText xml:space="preserve">מאן דקטל</w:delText>
        </w:r>
      </w:del>
      <w:r w:rsidRPr="006F178A">
        <w:rPr>
          <w:rtl/>
        </w:rPr>
        <w:t xml:space="preserve"> </w:t>
      </w:r>
      <w:ins w:id="90273" w:author="Claude - סמנטי" w:date="2026-10-11T12:28:21Z">
        <w:r>
          <w:rPr>
            <w:rtl/>
          </w:rPr>
          <w:t xml:space="preserve">אספסת</w:t>
        </w:r>
      </w:ins>
      <w:del w:id="90274" w:author="Claude - סמנטי" w:date="2026-10-11T12:28:21Z">
        <w:r w:rsidRPr="006F178A">
          <w:rPr>
            <w:rtl/>
          </w:rPr>
          <w:delText xml:space="preserve">אספסתא</w:delText>
        </w:r>
      </w:del>
      <w:r w:rsidRPr="006F178A">
        <w:rPr>
          <w:rtl/>
        </w:rPr>
        <w:t xml:space="preserve"> </w:t>
      </w:r>
      <w:r w:rsidRPr="006F178A">
        <w:rPr>
          <w:rtl/>
        </w:rPr>
        <w:tab/>
        <w:t>- חייב שתים, אחת משום קוצר ואחת משום נוטע.</w:t>
      </w:r>
    </w:p>
    <w:p>
      <w:pPr>
        <w:pStyle w:val="38"/>
        <w:rPr>
          <w:ins w:id="97786" w:author="מנוע מכני" w:date="2026-10-11T12:04:39Z"/>
        </w:rPr>
      </w:pPr>
      <w:del w:id="97785" w:author="מנוע מכני" w:date="2026-10-11T12:04:39Z">
        <w:r w:rsidRPr="006F178A">
          <w:delText xml:space="preserve">•</w:delText>
        </w:r>
      </w:del>
      <w:r w:rsidRPr="006F178A">
        <w:t xml:space="preserve"> </w:t>
      </w:r>
      <w:r w:rsidRPr="006F178A">
        <w:t xml:space="preserve">אביי:</w:t>
      </w:r>
    </w:p>
    <w:p w:rsidR="00E9703F" w:rsidRPr="006F178A" w:rsidRDefault="00E9703F" w:rsidP="00E9703F">
      <w:pPr>
        <w:rPr>
          <w:rtl/>
        </w:rPr>
      </w:pPr>
      <w:del w:id="97787" w:author="מנוע מכני" w:date="2026-10-11T12:04:39Z">
        <w:r w:rsidRPr="006F178A">
          <w:rPr>
            <w:rtl/>
          </w:rPr>
          <w:delText xml:space="preserve"> </w:delText>
        </w:r>
      </w:del>
      <w:r w:rsidRPr="006F178A">
        <w:rPr>
          <w:rtl/>
        </w:rPr>
        <w:t xml:space="preserve">דקניב סילקא </w:t>
      </w:r>
      <w:r w:rsidRPr="006F178A">
        <w:rPr>
          <w:rtl/>
        </w:rPr>
        <w:tab/>
      </w:r>
      <w:r w:rsidRPr="006F178A">
        <w:rPr>
          <w:rtl/>
        </w:rPr>
        <w:tab/>
        <w:t>- חייב שתים, אחת משום קוצר ואחת משום זורע.</w:t>
      </w:r>
    </w:p>
    <w:p>
      <w:pPr>
        <w:pStyle w:val="afffff8"/>
        <w:rPr>
          <w:ins w:id="90781" w:author="קלוד" w:date="2026-10-11T12:33:55Z"/>
        </w:rPr>
      </w:pPr>
      <w:ins w:id="90782" w:author="קלוד" w:date="2026-10-11T12:33:55Z">
        <w:r>
          <w:rPr>
            <w:color w:val="7B3F00"/>
          </w:rPr>
          <w:t xml:space="preserve">חופר חורש וחורץ - גבשושית וגומא בבית ובשדה</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hint="cs"/>
          <w:rtl/>
        </w:rPr>
        <w:t>חופר חורש חורץ</w:t>
      </w:r>
      <w:r w:rsidRPr="006F178A">
        <w:rPr>
          <w:rFonts w:hint="cs"/>
          <w:rtl/>
        </w:rPr>
        <w:t xml:space="preserve">- </w:t>
      </w:r>
      <w:r w:rsidRPr="006F178A">
        <w:rPr>
          <w:rtl/>
        </w:rPr>
        <w:t>מלאכה אחת דחורש.</w:t>
      </w:r>
    </w:p>
    <w:p w:rsidR="00E9703F" w:rsidRPr="006F178A" w:rsidRDefault="00E9703F" w:rsidP="00E9703F">
      <w:pPr>
        <w:rPr>
          <w:rtl/>
        </w:rPr>
      </w:pPr>
      <w:r w:rsidRPr="006F178A">
        <w:rPr>
          <w:rtl/>
        </w:rPr>
        <w:t>•</w:t>
      </w:r>
      <w:r w:rsidRPr="006F178A">
        <w:rPr>
          <w:rFonts w:hint="cs"/>
          <w:rtl/>
        </w:rPr>
        <w:t xml:space="preserve"> גבשושית בבית ובשדה </w:t>
      </w:r>
      <w:r w:rsidRPr="006F178A">
        <w:rPr>
          <w:rtl/>
        </w:rPr>
        <w:tab/>
      </w:r>
      <w:r w:rsidRPr="006F178A">
        <w:rPr>
          <w:rtl/>
        </w:rPr>
        <w:tab/>
      </w:r>
      <w:r w:rsidRPr="006F178A">
        <w:rPr>
          <w:rFonts w:hint="cs"/>
          <w:rtl/>
        </w:rPr>
        <w:t xml:space="preserve">- </w:t>
      </w:r>
      <w:r w:rsidRPr="006F178A">
        <w:rPr>
          <w:rtl/>
        </w:rPr>
        <w:t>נטלה בבית משום בונה, בשדה משום חורש.</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גומא וטממה </w:t>
      </w:r>
      <w:r w:rsidRPr="006F178A">
        <w:rPr>
          <w:rtl/>
        </w:rPr>
        <w:tab/>
      </w:r>
      <w:r w:rsidRPr="006F178A">
        <w:rPr>
          <w:rtl/>
        </w:rPr>
        <w:tab/>
      </w:r>
      <w:r w:rsidRPr="006F178A">
        <w:rPr>
          <w:rtl/>
        </w:rPr>
        <w:tab/>
      </w:r>
      <w:r w:rsidRPr="006F178A">
        <w:rPr>
          <w:rFonts w:hint="cs"/>
          <w:rtl/>
        </w:rPr>
        <w:t>-</w:t>
      </w:r>
      <w:r w:rsidRPr="006F178A">
        <w:rPr>
          <w:rtl/>
        </w:rPr>
        <w:t>בבית משום בונה</w:t>
      </w:r>
      <w:r w:rsidRPr="006F178A">
        <w:rPr>
          <w:rFonts w:hint="cs"/>
          <w:rtl/>
        </w:rPr>
        <w:t>,</w:t>
      </w:r>
      <w:r w:rsidRPr="006F178A">
        <w:rPr>
          <w:rtl/>
        </w:rPr>
        <w:t xml:space="preserve"> בשדה משום חורש.</w:t>
      </w:r>
    </w:p>
    <w:p w:rsidR="00E9703F" w:rsidRPr="004640F6" w:rsidRDefault="00E9703F" w:rsidP="00E9703F">
      <w:pPr>
        <w:rPr>
          <w:rStyle w:val="afffe"/>
          <w:rFonts w:ascii="Fb Fontext" w:hAnsi="Fb Fontext"/>
          <w:spacing w:val="-6"/>
          <w:rtl/>
        </w:rPr>
      </w:pPr>
      <w:r w:rsidRPr="004640F6">
        <w:rPr>
          <w:spacing w:val="-6"/>
          <w:rtl/>
        </w:rPr>
        <w:t>•</w:t>
      </w:r>
      <w:r w:rsidRPr="004640F6">
        <w:rPr>
          <w:rFonts w:hint="cs"/>
          <w:spacing w:val="-6"/>
          <w:rtl/>
        </w:rPr>
        <w:t xml:space="preserve"> חופר גומא</w:t>
      </w:r>
      <w:ins w:id="99149" w:author="קלוד" w:date="2026-10-11T13:11:34Z">
        <w:r>
          <w:rPr>
            <w:rFonts w:hint="cs"/>
            <w:spacing w:val="-6"/>
            <w:rtl/>
          </w:rPr>
          <w:t xml:space="preserve"> ואינו </w:t>
        </w:r>
      </w:ins>
      <w:del w:id="99150" w:author="קלוד" w:date="2026-10-11T13:11:34Z">
        <w:r w:rsidRPr="004640F6">
          <w:rPr>
            <w:rFonts w:hint="cs"/>
            <w:spacing w:val="-6"/>
            <w:rtl/>
          </w:rPr>
          <w:delText xml:space="preserve"> </w:delText>
        </w:r>
      </w:del>
      <w:r w:rsidRPr="004640F6">
        <w:rPr>
          <w:spacing w:val="-6"/>
          <w:rtl/>
        </w:rPr>
        <w:t xml:space="preserve">צריך </w:t>
      </w:r>
      <w:ins w:id="99147" w:author="קלוד" w:date="2026-10-11T13:11:34Z">
        <w:r>
          <w:rPr>
            <w:spacing w:val="-6"/>
            <w:rtl/>
          </w:rPr>
          <w:t xml:space="preserve">אלא</w:t>
        </w:r>
      </w:ins>
      <w:del w:id="99148" w:author="קלוד" w:date="2026-10-11T13:11:34Z">
        <w:r w:rsidRPr="004640F6">
          <w:rPr>
            <w:spacing w:val="-6"/>
            <w:rtl/>
          </w:rPr>
          <w:delText xml:space="preserve">רק</w:delText>
        </w:r>
      </w:del>
      <w:r w:rsidRPr="004640F6">
        <w:rPr>
          <w:spacing w:val="-6"/>
          <w:rtl/>
        </w:rPr>
        <w:t xml:space="preserve"> לעפרה </w:t>
      </w:r>
      <w:ins w:id="99145" w:author="קלוד" w:date="2026-10-11T13:11:34Z">
        <w:r>
          <w:rPr>
            <w:spacing w:val="-6"/>
            <w:rtl/>
          </w:rPr>
          <w:t xml:space="preserve">- פטור,</w:t>
        </w:r>
      </w:ins>
      <w:del w:id="99146" w:author="קלוד" w:date="2026-10-11T13:11:34Z">
        <w:r w:rsidRPr="004640F6">
          <w:rPr>
            <w:spacing w:val="-6"/>
            <w:rtl/>
          </w:rPr>
          <w:delText xml:space="preserve">פטור</w:delText>
        </w:r>
      </w:del>
      <w:r w:rsidRPr="004640F6">
        <w:rPr>
          <w:spacing w:val="-6"/>
          <w:rtl/>
        </w:rPr>
        <w:t xml:space="preserve"> אפי' </w:t>
      </w:r>
      <w:r w:rsidRPr="004640F6">
        <w:rPr>
          <w:rStyle w:val="2fb"/>
          <w:spacing w:val="-6"/>
          <w:rtl/>
        </w:rPr>
        <w:t xml:space="preserve">לר"י</w:t>
      </w:r>
      <w:r w:rsidRPr="004640F6">
        <w:rPr>
          <w:spacing w:val="-6"/>
          <w:rtl/>
        </w:rPr>
        <w:t xml:space="preserve"> </w:t>
      </w:r>
      <w:ins w:id="99143" w:author="קלוד" w:date="2026-10-11T13:11:34Z">
        <w:r>
          <w:rPr>
            <w:spacing w:val="-6"/>
            <w:rtl/>
          </w:rPr>
          <w:t xml:space="preserve">שמחייב במלאכה</w:t>
        </w:r>
      </w:ins>
      <w:del w:id="99144" w:author="קלוד" w:date="2026-10-11T13:11:34Z">
        <w:r w:rsidRPr="004640F6">
          <w:rPr>
            <w:spacing w:val="-6"/>
            <w:rtl/>
          </w:rPr>
          <w:delText xml:space="preserve">דמלאכה</w:delText>
        </w:r>
      </w:del>
      <w:r w:rsidRPr="004640F6">
        <w:rPr>
          <w:spacing w:val="-6"/>
          <w:rtl/>
        </w:rPr>
        <w:t xml:space="preserve"> שא"צ </w:t>
      </w:r>
      <w:ins w:id="99141" w:author="קלוד" w:date="2026-10-11T13:11:34Z">
        <w:r>
          <w:rPr>
            <w:spacing w:val="-6"/>
            <w:rtl/>
          </w:rPr>
          <w:t xml:space="preserve">לגופה,</w:t>
        </w:r>
      </w:ins>
      <w:del w:id="99142" w:author="קלוד" w:date="2026-10-11T13:11:34Z">
        <w:r w:rsidRPr="004640F6">
          <w:rPr>
            <w:spacing w:val="-6"/>
            <w:rtl/>
          </w:rPr>
          <w:delText xml:space="preserve">לגופה דחייב</w:delText>
        </w:r>
      </w:del>
      <w:r w:rsidRPr="004640F6">
        <w:rPr>
          <w:spacing w:val="-6"/>
          <w:rtl/>
        </w:rPr>
        <w:t xml:space="preserve"> דווקא </w:t>
      </w:r>
      <w:ins w:id="99139" w:author="קלוד" w:date="2026-10-11T13:11:34Z">
        <w:r>
          <w:rPr>
            <w:spacing w:val="-6"/>
            <w:rtl/>
          </w:rPr>
          <w:t xml:space="preserve">בתיקון</w:t>
        </w:r>
      </w:ins>
      <w:del w:id="99140" w:author="קלוד" w:date="2026-10-11T13:11:34Z">
        <w:r w:rsidRPr="004640F6">
          <w:rPr>
            <w:spacing w:val="-6"/>
            <w:rtl/>
          </w:rPr>
          <w:delText xml:space="preserve">לתקן</w:delText>
        </w:r>
      </w:del>
      <w:r w:rsidRPr="004640F6">
        <w:rPr>
          <w:spacing w:val="-6"/>
          <w:rtl/>
        </w:rPr>
        <w:t xml:space="preserve"> ולא </w:t>
      </w:r>
      <w:ins w:id="99137" w:author="קלוד" w:date="2026-10-11T13:11:34Z">
        <w:r>
          <w:rPr>
            <w:spacing w:val="-6"/>
            <w:rtl/>
          </w:rPr>
          <w:t xml:space="preserve">בקלקול.</w:t>
        </w:r>
      </w:ins>
      <w:del w:id="99138" w:author="קלוד" w:date="2026-10-11T13:11:34Z">
        <w:r w:rsidRPr="004640F6">
          <w:rPr>
            <w:spacing w:val="-6"/>
            <w:rtl/>
          </w:rPr>
          <w:delText xml:space="preserve">לקלקל.</w:delText>
        </w:r>
      </w:del>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קוצר</w:t>
      </w:r>
      <w:r w:rsidRPr="006F178A">
        <w:rPr>
          <w:rFonts w:hint="cs"/>
          <w:rtl/>
        </w:rPr>
        <w:t xml:space="preserve">- </w:t>
      </w:r>
      <w:r w:rsidRPr="006F178A">
        <w:rPr>
          <w:rtl/>
        </w:rPr>
        <w:t>קוצר [-חיטה]</w:t>
      </w:r>
      <w:r>
        <w:rPr>
          <w:rtl/>
        </w:rPr>
        <w:t xml:space="preserve"> </w:t>
      </w:r>
      <w:r w:rsidRPr="006F178A">
        <w:rPr>
          <w:rtl/>
        </w:rPr>
        <w:t>בוצר [-גפנים]</w:t>
      </w:r>
      <w:r>
        <w:rPr>
          <w:rtl/>
        </w:rPr>
        <w:t xml:space="preserve"> </w:t>
      </w:r>
      <w:r w:rsidRPr="006F178A">
        <w:rPr>
          <w:rtl/>
        </w:rPr>
        <w:t>גודר [תמרים]</w:t>
      </w:r>
      <w:r>
        <w:rPr>
          <w:rtl/>
        </w:rPr>
        <w:t xml:space="preserve"> </w:t>
      </w:r>
      <w:r w:rsidRPr="006F178A">
        <w:rPr>
          <w:rtl/>
        </w:rPr>
        <w:t>מסיק [- זיתים]</w:t>
      </w:r>
      <w:r>
        <w:rPr>
          <w:rtl/>
        </w:rPr>
        <w:t xml:space="preserve"> </w:t>
      </w:r>
      <w:r w:rsidRPr="006F178A">
        <w:rPr>
          <w:rtl/>
        </w:rPr>
        <w:t>אורה [-תאנים]</w:t>
      </w:r>
    </w:p>
    <w:p w:rsidR="00E9703F" w:rsidRPr="006F178A" w:rsidRDefault="00E9703F" w:rsidP="00E9703F">
      <w:pPr>
        <w:rPr>
          <w:rtl/>
        </w:rPr>
      </w:pPr>
      <w:r w:rsidRPr="006F178A">
        <w:rPr>
          <w:rtl/>
        </w:rPr>
        <w:t>•</w:t>
      </w:r>
      <w:r w:rsidRPr="006F178A">
        <w:rPr>
          <w:rFonts w:hint="cs"/>
          <w:rtl/>
        </w:rPr>
        <w:t xml:space="preserve"> זרק</w:t>
      </w:r>
      <w:r w:rsidRPr="006F178A">
        <w:rPr>
          <w:rtl/>
        </w:rPr>
        <w:t xml:space="preserve"> </w:t>
      </w:r>
      <w:r w:rsidRPr="006F178A">
        <w:rPr>
          <w:rFonts w:hint="cs"/>
          <w:rtl/>
        </w:rPr>
        <w:t>רגב</w:t>
      </w:r>
      <w:r w:rsidRPr="006F178A">
        <w:rPr>
          <w:rtl/>
        </w:rPr>
        <w:t xml:space="preserve"> לד</w:t>
      </w:r>
      <w:r w:rsidRPr="006F178A">
        <w:rPr>
          <w:rFonts w:hint="cs"/>
          <w:rtl/>
        </w:rPr>
        <w:t>קל</w:t>
      </w:r>
      <w:r w:rsidRPr="006F178A">
        <w:rPr>
          <w:rtl/>
        </w:rPr>
        <w:t xml:space="preserve"> </w:t>
      </w:r>
      <w:r w:rsidRPr="006F178A">
        <w:rPr>
          <w:rFonts w:hint="cs"/>
          <w:rtl/>
        </w:rPr>
        <w:t>ונשרו תמרים</w:t>
      </w:r>
      <w:r w:rsidRPr="006F178A">
        <w:rPr>
          <w:rtl/>
        </w:rPr>
        <w:t xml:space="preserve"> </w:t>
      </w:r>
      <w:r w:rsidRPr="006F178A">
        <w:rPr>
          <w:rtl/>
        </w:rPr>
        <w:tab/>
      </w:r>
      <w:r w:rsidRPr="006F178A">
        <w:rPr>
          <w:rFonts w:hint="cs"/>
          <w:rtl/>
        </w:rPr>
        <w:t xml:space="preserve">- </w:t>
      </w:r>
      <w:r w:rsidRPr="006F178A">
        <w:rPr>
          <w:rStyle w:val="2fb"/>
          <w:rtl/>
        </w:rPr>
        <w:t xml:space="preserve">ר"פ</w:t>
      </w:r>
      <w:r w:rsidRPr="006F178A">
        <w:rPr>
          <w:rtl/>
        </w:rPr>
        <w:t xml:space="preserve"> חייב שתים תולש ומפרק.</w:t>
      </w:r>
    </w:p>
    <w:p w:rsidR="00E9703F" w:rsidRPr="006F178A" w:rsidRDefault="00E9703F" w:rsidP="00497DD7">
      <w:pPr>
        <w:rPr>
          <w:rtl/>
        </w:rPr>
      </w:pPr>
      <w:r w:rsidRPr="006F178A">
        <w:rPr>
          <w:rtl/>
        </w:rPr>
        <w:tab/>
      </w:r>
      <w:r w:rsidRPr="006F178A">
        <w:rPr>
          <w:rtl/>
        </w:rPr>
        <w:tab/>
      </w:r>
      <w:r w:rsidRPr="006F178A">
        <w:rPr>
          <w:rtl/>
        </w:rPr>
        <w:tab/>
      </w:r>
      <w:r w:rsidRPr="006F178A">
        <w:rPr>
          <w:rtl/>
        </w:rPr>
        <w:tab/>
      </w:r>
      <w:r w:rsidRPr="006F178A">
        <w:rPr>
          <w:rFonts w:hint="cs"/>
          <w:rtl/>
        </w:rPr>
        <w:t xml:space="preserve">- </w:t>
      </w:r>
      <w:r w:rsidRPr="006F178A">
        <w:rPr>
          <w:rStyle w:val="2fb"/>
          <w:rtl/>
        </w:rPr>
        <w:t xml:space="preserve">רב אשי</w:t>
      </w:r>
      <w:r w:rsidRPr="006F178A">
        <w:rPr>
          <w:rtl/>
        </w:rPr>
        <w:t xml:space="preserve"> אין דרך תלישה בכך ואין דרך פריקה בכך.</w:t>
      </w:r>
    </w:p>
    <w:p w:rsidR="00E9703F" w:rsidRPr="006F178A" w:rsidRDefault="00E9703F" w:rsidP="00497DD7">
      <w:pPr>
        <w:rPr>
          <w:rtl/>
        </w:rPr>
      </w:pPr>
      <w:r w:rsidRPr="006F178A">
        <w:rPr>
          <w:rtl/>
        </w:rPr>
        <w:t>•</w:t>
      </w:r>
      <w:r w:rsidRPr="006F178A">
        <w:rPr>
          <w:rFonts w:hint="cs"/>
          <w:rtl/>
        </w:rPr>
        <w:t xml:space="preserve"> </w:t>
      </w:r>
      <w:ins w:id="99155" w:author="קלוד" w:date="2026-10-11T13:11:34Z">
        <w:r>
          <w:rPr>
            <w:rFonts w:hint="cs"/>
            <w:rtl/>
          </w:rPr>
          <w:t xml:space="preserve">צובר</w:t>
        </w:r>
      </w:ins>
      <w:del w:id="99156" w:author="קלוד" w:date="2026-10-11T13:11:34Z">
        <w:r w:rsidRPr="006F178A">
          <w:rPr>
            <w:rFonts w:hint="cs"/>
            <w:rtl/>
          </w:rPr>
          <w:delText xml:space="preserve">צבר</w:delText>
        </w:r>
      </w:del>
      <w:r w:rsidRPr="006F178A">
        <w:rPr>
          <w:rFonts w:hint="cs"/>
          <w:rtl/>
        </w:rPr>
        <w:t xml:space="preserve"> מלח ממשרפות </w:t>
      </w:r>
      <w:ins w:id="99153" w:author="קלוד" w:date="2026-10-11T13:11:34Z">
        <w:r>
          <w:rPr>
            <w:rFonts w:hint="cs"/>
            <w:rtl/>
          </w:rPr>
          <w:t xml:space="preserve">מים</w:t>
        </w:r>
      </w:ins>
      <w:del w:id="99154" w:author="קלוד" w:date="2026-10-11T13:11:34Z">
        <w:r w:rsidRPr="006F178A">
          <w:rPr>
            <w:rFonts w:hint="cs"/>
            <w:rtl/>
          </w:rPr>
          <w:delText xml:space="preserve">מים</w:delText>
        </w:r>
        <w:r w:rsidRPr="006F178A">
          <w:rPr>
            <w:rFonts w:hint="cs"/>
            <w:rtl/>
          </w:rPr>
          <w:delText xml:space="preserve">-</w:delText>
        </w:r>
      </w:del>
      <w:r w:rsidRPr="006F178A">
        <w:rPr>
          <w:rtl/>
        </w:rPr>
        <w:tab/>
      </w:r>
      <w:r w:rsidRPr="006F178A">
        <w:rPr>
          <w:rFonts w:hint="cs"/>
          <w:rtl/>
        </w:rPr>
        <w:t xml:space="preserve"> </w:t>
      </w:r>
      <w:ins w:id="99151" w:author="קלוד" w:date="2026-10-11T13:11:34Z">
        <w:r>
          <w:rPr>
            <w:rStyle w:val="2fb"/>
            <w:rtl/>
          </w:rPr>
          <w:t xml:space="preserve">- רבא: </w:t>
        </w:r>
        <w:r>
          <w:rPr>
            <w:rStyle w:val="afffffe"/>
            <w:rtl/>
          </w:rPr>
          <w:t xml:space="preserve">חייב משום</w:t>
        </w:r>
      </w:ins>
      <w:del w:id="99152" w:author="קלוד" w:date="2026-10-11T13:11:34Z">
        <w:r w:rsidRPr="006F178A">
          <w:rPr>
            <w:rStyle w:val="2fb"/>
            <w:rtl/>
          </w:rPr>
          <w:delText xml:space="preserve">רבא</w:delText>
        </w:r>
      </w:del>
      <w:r w:rsidRPr="006F178A">
        <w:rPr>
          <w:rtl/>
        </w:rPr>
        <w:t xml:space="preserve"> מעמר.</w:t>
      </w:r>
    </w:p>
    <w:p w:rsidR="00E9703F" w:rsidRPr="004640F6" w:rsidRDefault="00E9703F" w:rsidP="00497DD7">
      <w:pPr>
        <w:rPr>
          <w:rStyle w:val="afffe"/>
          <w:rFonts w:ascii="Fb Fontext" w:hAnsi="Fb Fontext"/>
          <w:bCs w:val="0"/>
          <w:spacing w:val="-2"/>
          <w:rtl/>
        </w:rPr>
      </w:pPr>
      <w:r w:rsidRPr="004640F6">
        <w:rPr>
          <w:spacing w:val="-2"/>
          <w:rtl/>
        </w:rPr>
        <w:tab/>
      </w:r>
      <w:r w:rsidRPr="004640F6">
        <w:rPr>
          <w:spacing w:val="-2"/>
          <w:rtl/>
        </w:rPr>
        <w:tab/>
      </w:r>
      <w:r w:rsidRPr="004640F6">
        <w:rPr>
          <w:spacing w:val="-2"/>
          <w:rtl/>
        </w:rPr>
        <w:tab/>
      </w:r>
      <w:r w:rsidR="00497DD7">
        <w:rPr>
          <w:spacing w:val="-2"/>
          <w:rtl/>
        </w:rPr>
        <w:tab/>
      </w:r>
      <w:r w:rsidRPr="004640F6">
        <w:rPr>
          <w:rFonts w:hint="cs"/>
          <w:spacing w:val="-2"/>
          <w:rtl/>
        </w:rPr>
        <w:t xml:space="preserve">- </w:t>
      </w:r>
      <w:r w:rsidRPr="004640F6">
        <w:rPr>
          <w:rStyle w:val="2fb"/>
          <w:spacing w:val="-2"/>
          <w:rtl/>
        </w:rPr>
        <w:t xml:space="preserve">אביי</w:t>
      </w:r>
      <w:r w:rsidRPr="004640F6">
        <w:rPr>
          <w:spacing w:val="-2"/>
          <w:rtl/>
        </w:rPr>
        <w:t xml:space="preserve"> אין דרך עימור בכך אלא בגידולי קרקע.</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דש</w:t>
      </w:r>
      <w:r w:rsidRPr="006F178A">
        <w:rPr>
          <w:rFonts w:hint="cs"/>
          <w:rtl/>
        </w:rPr>
        <w:t xml:space="preserve">- </w:t>
      </w:r>
      <w:r w:rsidRPr="006F178A">
        <w:rPr>
          <w:rtl/>
        </w:rPr>
        <w:t>דש מנפץ מנפט</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זורה בורר טוחן מרקד</w:t>
      </w:r>
      <w:ins w:id="99167" w:author="קלוד" w:date="2026-10-11T13:11:34Z">
        <w:r>
          <w:rPr>
            <w:rtl/>
          </w:rPr>
          <w:t xml:space="preserve"> - </w:t>
        </w:r>
      </w:ins>
      <w:del w:id="99168" w:author="קלוד" w:date="2026-10-11T13:11:34Z">
        <w:r w:rsidRPr="006F178A">
          <w:rPr>
            <w:rtl/>
          </w:rPr>
          <w:delText xml:space="preserve"> </w:delText>
        </w:r>
      </w:del>
      <w:r w:rsidRPr="006F178A">
        <w:rPr>
          <w:rFonts w:hint="cs"/>
          <w:rtl/>
        </w:rPr>
        <w:t xml:space="preserve">מלאכה אחת </w:t>
      </w:r>
      <w:ins w:id="99165" w:author="קלוד" w:date="2026-10-11T13:11:34Z">
        <w:r>
          <w:rPr>
            <w:rFonts w:hint="cs"/>
            <w:rtl/>
          </w:rPr>
          <w:t xml:space="preserve">הן,</w:t>
        </w:r>
      </w:ins>
      <w:del w:id="99166" w:author="קלוד" w:date="2026-10-11T13:11:34Z">
        <w:r w:rsidRPr="006F178A">
          <w:rPr>
            <w:rFonts w:hint="cs"/>
            <w:rtl/>
          </w:rPr>
          <w:delText xml:space="preserve">הן</w:delText>
        </w:r>
      </w:del>
      <w:r w:rsidRPr="006F178A">
        <w:rPr>
          <w:rFonts w:hint="cs"/>
          <w:rtl/>
        </w:rPr>
        <w:t xml:space="preserve"> </w:t>
      </w:r>
      <w:ins w:id="99163" w:author="קלוד" w:date="2026-10-11T13:11:34Z">
        <w:r>
          <w:rPr>
            <w:rFonts w:hint="cs"/>
            <w:rtl/>
          </w:rPr>
          <w:t xml:space="preserve">ואעפ"כ</w:t>
        </w:r>
      </w:ins>
      <w:del w:id="99164" w:author="קלוד" w:date="2026-10-11T13:11:34Z">
        <w:r w:rsidRPr="006F178A">
          <w:rPr>
            <w:rFonts w:hint="cs"/>
            <w:rtl/>
          </w:rPr>
          <w:delText xml:space="preserve">אעפ</w:delText>
        </w:r>
        <w:r w:rsidRPr="006F178A">
          <w:rPr>
            <w:rtl/>
          </w:rPr>
          <w:delText xml:space="preserve">"</w:delText>
        </w:r>
        <w:r w:rsidRPr="006F178A">
          <w:rPr>
            <w:rFonts w:hint="cs"/>
            <w:rtl/>
          </w:rPr>
          <w:delText xml:space="preserve">כ</w:delText>
        </w:r>
      </w:del>
      <w:r w:rsidRPr="006F178A">
        <w:rPr>
          <w:rFonts w:hint="cs"/>
          <w:rtl/>
        </w:rPr>
        <w:t xml:space="preserve"> </w:t>
      </w:r>
      <w:ins w:id="99161" w:author="קלוד" w:date="2026-10-11T13:11:34Z">
        <w:r>
          <w:rPr>
            <w:rtl/>
          </w:rPr>
          <w:t xml:space="preserve">מונה התנא</w:t>
        </w:r>
      </w:ins>
      <w:del w:id="99162" w:author="קלוד" w:date="2026-10-11T13:11:34Z">
        <w:r w:rsidRPr="006F178A">
          <w:rPr>
            <w:rtl/>
          </w:rPr>
          <w:delText xml:space="preserve">תנא</w:delText>
        </w:r>
      </w:del>
      <w:r w:rsidRPr="006F178A">
        <w:rPr>
          <w:rtl/>
        </w:rPr>
        <w:t xml:space="preserve"> כל </w:t>
      </w:r>
      <w:ins w:id="99159" w:author="קלוד" w:date="2026-10-11T13:11:34Z">
        <w:r>
          <w:rPr>
            <w:rtl/>
          </w:rPr>
          <w:t xml:space="preserve">מה</w:t>
        </w:r>
      </w:ins>
      <w:del w:id="99160" w:author="קלוד" w:date="2026-10-11T13:11:34Z">
        <w:r w:rsidRPr="006F178A">
          <w:rPr>
            <w:rtl/>
          </w:rPr>
          <w:delText xml:space="preserve">מאן</w:delText>
        </w:r>
      </w:del>
      <w:r w:rsidRPr="006F178A">
        <w:rPr>
          <w:rtl/>
        </w:rPr>
        <w:t xml:space="preserve"> </w:t>
      </w:r>
      <w:ins w:id="92925" w:author="מנוע מכני" w:date="2026-10-11T12:04:39Z">
        <w:ins w:id="99157" w:author="קלוד" w:date="2026-10-11T13:11:34Z">
          <w:r>
            <w:rPr>
              <w:rtl/>
            </w:rPr>
            <w:t xml:space="preserve">שהיה</w:t>
          </w:r>
        </w:ins>
        <w:del w:id="99158" w:author="קלוד" w:date="2026-10-11T13:11:34Z">
          <w:r>
            <w:rPr>
              <w:rtl/>
            </w:rPr>
            <w:delText xml:space="preserve">דיש</w:delText>
          </w:r>
        </w:del>
      </w:ins>
      <w:del w:id="92926" w:author="מנוע מכני" w:date="2026-10-11T12:04:39Z">
        <w:r w:rsidRPr="006F178A">
          <w:rPr>
            <w:rtl/>
          </w:rPr>
          <w:delText xml:space="preserve">דאית</w:delText>
        </w:r>
      </w:del>
      <w:r w:rsidRPr="006F178A">
        <w:rPr>
          <w:rtl/>
        </w:rPr>
        <w:t xml:space="preserve"> במשכן.</w:t>
      </w:r>
    </w:p>
    <w:p w:rsidR="00E9703F" w:rsidRPr="006F178A" w:rsidRDefault="00E9703F" w:rsidP="00E9703F">
      <w:pPr>
        <w:rPr>
          <w:rtl/>
        </w:rPr>
      </w:pPr>
      <w:r w:rsidRPr="006F178A">
        <w:rPr>
          <w:rtl/>
        </w:rPr>
        <w:t>•</w:t>
      </w:r>
      <w:r w:rsidRPr="006F178A">
        <w:rPr>
          <w:rFonts w:hint="cs"/>
          <w:rtl/>
        </w:rPr>
        <w:t xml:space="preserve"> כותש </w:t>
      </w:r>
      <w:r w:rsidRPr="006F178A">
        <w:rPr>
          <w:rFonts w:hint="cs"/>
          <w:rtl/>
        </w:rPr>
        <w:t xml:space="preserve">לא</w:t>
      </w:r>
      <w:r w:rsidRPr="006F178A">
        <w:rPr>
          <w:rFonts w:hint="cs"/>
          <w:rtl/>
        </w:rPr>
        <w:t xml:space="preserve"> </w:t>
      </w:r>
      <w:ins w:id="99169" w:author="קלוד" w:date="2026-10-11T13:11:34Z">
        <w:r>
          <w:rPr>
            <w:rFonts w:hint="cs"/>
            <w:rtl/>
          </w:rPr>
          <w:t xml:space="preserve">נמנה -</w:t>
        </w:r>
      </w:ins>
      <w:del w:id="99170" w:author="קלוד" w:date="2026-10-11T13:11:34Z">
        <w:r w:rsidRPr="006F178A">
          <w:rPr>
            <w:rFonts w:hint="cs"/>
            <w:rtl/>
          </w:rPr>
          <w:delText xml:space="preserve">חשיב-</w:delText>
        </w:r>
      </w:del>
      <w:r w:rsidRPr="006F178A">
        <w:rPr>
          <w:rFonts w:hint="cs"/>
          <w:rtl/>
        </w:rPr>
        <w:t xml:space="preserve"> </w:t>
      </w:r>
      <w:r w:rsidRPr="006F178A">
        <w:rPr>
          <w:rtl/>
        </w:rPr>
        <w:t>שכן עני אוכל פיתו בלא כתישה.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עד</w:t>
      </w:r>
      <w:r w:rsidRPr="009757B9">
        <w:rPr>
          <w:rFonts w:ascii="Fb Fontext" w:hAnsi="Fb Fontext"/>
          <w:sz w:val="20"/>
          <w:szCs w:val="18"/>
          <w:rtl/>
        </w:rPr>
        <w:t>.</w:t>
      </w:r>
    </w:p>
    <w:p>
      <w:pPr>
        <w:pStyle w:val="afffff8"/>
        <w:rPr>
          <w:ins w:id="90779" w:author="קלוד" w:date="2026-10-11T12:33:55Z"/>
        </w:rPr>
      </w:pPr>
      <w:ins w:id="90780" w:author="קלוד" w:date="2026-10-11T12:33:55Z">
        <w:r>
          <w:rPr>
            <w:color w:val="7B3F00"/>
          </w:rPr>
          <w:t xml:space="preserve">בורר ואוכל או מניח - לאלתר, ולא לבו ביום</w:t>
        </w:r>
      </w:ins>
    </w:p>
    <w:p w:rsidR="00E9703F" w:rsidRPr="002D0727" w:rsidRDefault="00E9703F" w:rsidP="00E9703F">
      <w:pPr>
        <w:rPr>
          <w:b/>
          <w:bCs/>
          <w:rtl/>
        </w:rPr>
      </w:pPr>
      <w:r w:rsidRPr="006F178A">
        <w:rPr>
          <w:rFonts w:ascii="Fb Fontext" w:hAnsi="Fb Fontext"/>
          <w:b/>
          <w:bCs/>
          <w:rtl/>
        </w:rPr>
        <w:t xml:space="preserve">היו לפניו מיני אוכלין - בורר ואוכל, בורר ומניח. </w:t>
      </w:r>
      <w:r w:rsidRPr="006F178A">
        <w:rPr>
          <w:rFonts w:ascii="Fb Fontext" w:hAnsi="Fb Fontext"/>
          <w:rtl/>
        </w:rPr>
        <w:t>ולא יברור, ואם בירר - חייב חטאת.</w:t>
      </w:r>
    </w:p>
    <w:p>
      <w:pPr>
        <w:pStyle w:val="38"/>
        <w:rPr>
          <w:ins w:id="97788" w:author="מנוע מכני" w:date="2026-10-11T12:04:39Z"/>
        </w:rPr>
      </w:pPr>
      <w:r w:rsidRPr="002D0727">
        <w:t>אביי</w:t>
      </w:r>
      <w:r w:rsidRPr="006F178A">
        <w:t xml:space="preserve">:</w:t>
      </w:r>
    </w:p>
    <w:p w:rsidR="00E9703F" w:rsidRDefault="00E9703F" w:rsidP="00E9703F">
      <w:pPr>
        <w:rPr>
          <w:rtl/>
        </w:rPr>
      </w:pPr>
      <w:del w:id="97789" w:author="מנוע מכני" w:date="2026-10-11T12:04:39Z">
        <w:r w:rsidRPr="006F178A">
          <w:rPr>
            <w:rtl/>
          </w:rPr>
          <w:delText xml:space="preserve"> </w:delText>
        </w:r>
      </w:del>
      <w:r w:rsidRPr="006F178A">
        <w:rPr>
          <w:rtl/>
        </w:rPr>
        <w:t xml:space="preserve">בורר ואוכל - לאלתר, ובורר ומניח - לאלתר,</w:t>
      </w:r>
    </w:p>
    <w:p w:rsidR="00E9703F" w:rsidRPr="006F178A" w:rsidRDefault="00E9703F" w:rsidP="00E9703F">
      <w:pPr>
        <w:rPr>
          <w:rtl/>
        </w:rPr>
      </w:pPr>
      <w:r w:rsidRPr="006F178A">
        <w:rPr>
          <w:rtl/>
        </w:rPr>
        <w:t xml:space="preserve">ולבו ביום - </w:t>
      </w:r>
      <w:r w:rsidRPr="006F178A">
        <w:rPr>
          <w:rtl/>
        </w:rPr>
        <w:t xml:space="preserve">לא</w:t>
      </w:r>
      <w:r w:rsidRPr="006F178A">
        <w:rPr>
          <w:rtl/>
        </w:rPr>
        <w:t xml:space="preserve"> יברור, ואם בירר - נעשה כבורר לאוצר, וחייב חטאת.</w:t>
      </w:r>
    </w:p>
    <w:p w:rsidR="00E9703F" w:rsidRPr="006F178A" w:rsidRDefault="00E9703F" w:rsidP="00E9703F">
      <w:pPr>
        <w:rPr>
          <w:rtl/>
        </w:rPr>
      </w:pPr>
      <w:r w:rsidRPr="006F178A">
        <w:rPr>
          <w:rtl/>
        </w:rPr>
        <w:t xml:space="preserve">אמרוה רבנן </w:t>
      </w:r>
      <w:r w:rsidR="00844CDB">
        <w:rPr>
          <w:rtl/>
        </w:rPr>
        <w:t>לפני</w:t>
      </w:r>
      <w:r w:rsidRPr="006F178A">
        <w:rPr>
          <w:rtl/>
        </w:rPr>
        <w:t xml:space="preserve"> </w:t>
      </w:r>
      <w:ins w:id="99173" w:author="קלוד" w:date="2026-10-11T13:11:34Z">
        <w:r>
          <w:rPr>
            <w:rStyle w:val="2fb"/>
            <w:rtl/>
          </w:rPr>
          <w:t xml:space="preserve">רבא,</w:t>
        </w:r>
      </w:ins>
      <w:del w:id="99174" w:author="קלוד" w:date="2026-10-11T13:11:34Z">
        <w:r w:rsidRPr="006F178A">
          <w:rPr>
            <w:rStyle w:val="2fb"/>
            <w:rtl/>
          </w:rPr>
          <w:delText xml:space="preserve">דרבא</w:delText>
        </w:r>
        <w:r w:rsidRPr="006F178A">
          <w:rPr>
            <w:rtl/>
          </w:rPr>
          <w:delText xml:space="preserve">,</w:delText>
        </w:r>
      </w:del>
      <w:r w:rsidRPr="006F178A">
        <w:rPr>
          <w:rtl/>
        </w:rPr>
        <w:t xml:space="preserve"> </w:t>
      </w:r>
      <w:r w:rsidRPr="006F178A">
        <w:rPr>
          <w:rtl/>
        </w:rPr>
        <w:t xml:space="preserve">אמר</w:t>
      </w:r>
      <w:r w:rsidRPr="006F178A">
        <w:rPr>
          <w:rtl/>
        </w:rPr>
        <w:t xml:space="preserve"> </w:t>
      </w:r>
      <w:ins w:id="94283" w:author="מנוע מכני" w:date="2026-10-11T12:04:39Z">
        <w:r>
          <w:rPr>
            <w:rtl/>
          </w:rPr>
          <w:t xml:space="preserve">להם</w:t>
        </w:r>
      </w:ins>
      <w:del w:id="94284" w:author="מנוע מכני" w:date="2026-10-11T12:04:39Z">
        <w:r w:rsidRPr="006F178A">
          <w:rPr>
            <w:rtl/>
          </w:rPr>
          <w:delText xml:space="preserve">להו</w:delText>
        </w:r>
      </w:del>
      <w:r w:rsidRPr="006F178A">
        <w:rPr>
          <w:rtl/>
        </w:rPr>
        <w:t xml:space="preserve">: </w:t>
      </w:r>
      <w:ins w:id="96019" w:author="מנוע מכני" w:date="2026-10-11T12:04:39Z">
        <w:r>
          <w:rPr>
            <w:rtl/>
          </w:rPr>
          <w:t xml:space="preserve">יפה</w:t>
        </w:r>
      </w:ins>
      <w:del w:id="96020" w:author="מנוע מכני" w:date="2026-10-11T12:04:39Z">
        <w:r w:rsidRPr="006F178A">
          <w:rPr>
            <w:rtl/>
          </w:rPr>
          <w:delText xml:space="preserve">שפיר</w:delText>
        </w:r>
      </w:del>
      <w:r w:rsidRPr="006F178A">
        <w:rPr>
          <w:rtl/>
        </w:rPr>
        <w:t xml:space="preserve"> </w:t>
      </w:r>
      <w:r w:rsidRPr="006F178A">
        <w:rPr>
          <w:rtl/>
        </w:rPr>
        <w:t xml:space="preserve">אמר</w:t>
      </w:r>
      <w:r w:rsidRPr="006F178A">
        <w:rPr>
          <w:rtl/>
        </w:rPr>
        <w:t xml:space="preserve"> </w:t>
      </w:r>
      <w:ins w:id="99171" w:author="קלוד" w:date="2026-10-11T13:11:34Z">
        <w:r>
          <w:rPr>
            <w:rtl/>
          </w:rPr>
          <w:t xml:space="preserve">נחמני </w:t>
        </w:r>
        <w:r>
          <w:rPr>
            <w:rStyle w:val="afffffe"/>
            <w:rtl/>
          </w:rPr>
          <w:t xml:space="preserve">אביי</w:t>
        </w:r>
        <w:r>
          <w:rPr>
            <w:rtl/>
          </w:rPr>
          <w:t xml:space="preserve">.</w:t>
        </w:r>
      </w:ins>
      <w:del w:id="99172" w:author="קלוד" w:date="2026-10-11T13:11:34Z">
        <w:r w:rsidRPr="006F178A">
          <w:rPr>
            <w:rtl/>
          </w:rPr>
          <w:delText xml:space="preserve">נחמני.</w:delText>
        </w:r>
      </w:del>
    </w:p>
    <w:p w:rsidR="00E9703F" w:rsidRPr="006F178A" w:rsidRDefault="00E9703F" w:rsidP="00E9703F">
      <w:pPr>
        <w:rPr>
          <w:rtl/>
        </w:rPr>
      </w:pPr>
      <w:ins w:id="99183" w:author="קלוד" w:date="2026-10-11T13:11:34Z">
        <w:r>
          <w:rPr>
            <w:rtl/>
          </w:rPr>
          <w:t xml:space="preserve">ונדחו</w:t>
        </w:r>
      </w:ins>
      <w:del w:id="99184" w:author="קלוד" w:date="2026-10-11T13:11:34Z">
        <w:r w:rsidRPr="006F178A">
          <w:rPr>
            <w:rtl/>
          </w:rPr>
          <w:delText xml:space="preserve">ונדחה</w:delText>
        </w:r>
      </w:del>
      <w:r w:rsidRPr="006F178A">
        <w:rPr>
          <w:rtl/>
        </w:rPr>
        <w:t xml:space="preserve"> </w:t>
      </w:r>
      <w:ins w:id="99181" w:author="קלוד" w:date="2026-10-11T13:11:34Z">
        <w:r>
          <w:rPr>
            <w:rStyle w:val="afffffe"/>
            <w:rtl/>
          </w:rPr>
          <w:t xml:space="preserve">הפירושים</w:t>
        </w:r>
        <w:r>
          <w:rPr>
            <w:rtl/>
          </w:rPr>
          <w:t xml:space="preserve">: לבו</w:t>
        </w:r>
      </w:ins>
      <w:del w:id="99182" w:author="קלוד" w:date="2026-10-11T13:11:34Z">
        <w:r w:rsidRPr="006F178A">
          <w:rPr>
            <w:rtl/>
          </w:rPr>
          <w:delText xml:space="preserve">בו</w:delText>
        </w:r>
      </w:del>
      <w:r w:rsidRPr="006F178A">
        <w:rPr>
          <w:rtl/>
        </w:rPr>
        <w:t xml:space="preserve"> ביום, </w:t>
      </w:r>
      <w:ins w:id="99179" w:author="קלוד" w:date="2026-10-11T13:11:34Z">
        <w:r>
          <w:rPr>
            <w:rtl/>
          </w:rPr>
          <w:t xml:space="preserve">פטור</w:t>
        </w:r>
      </w:ins>
      <w:del w:id="99180" w:author="קלוד" w:date="2026-10-11T13:11:34Z">
        <w:r w:rsidRPr="006F178A">
          <w:rPr>
            <w:rtl/>
          </w:rPr>
          <w:delText xml:space="preserve">ופטור</w:delText>
        </w:r>
      </w:del>
      <w:r w:rsidRPr="006F178A">
        <w:rPr>
          <w:rtl/>
        </w:rPr>
        <w:t xml:space="preserve"> בפחות מכשיעור, קנון [כלי ברירה בכלאחר יד] ותמחוי, </w:t>
      </w:r>
      <w:ins w:id="99177" w:author="קלוד" w:date="2026-10-11T13:11:34Z">
        <w:r>
          <w:rPr>
            <w:rtl/>
          </w:rPr>
          <w:t xml:space="preserve">ואוכל</w:t>
        </w:r>
      </w:ins>
      <w:del w:id="99178" w:author="קלוד" w:date="2026-10-11T13:11:34Z">
        <w:r w:rsidRPr="006F178A">
          <w:rPr>
            <w:rtl/>
          </w:rPr>
          <w:delText xml:space="preserve">אוכל</w:delText>
        </w:r>
      </w:del>
      <w:r w:rsidRPr="006F178A">
        <w:rPr>
          <w:rtl/>
        </w:rPr>
        <w:t xml:space="preserve"> </w:t>
      </w:r>
      <w:ins w:id="99175" w:author="קלוד" w:date="2026-10-11T13:11:34Z">
        <w:r>
          <w:rPr>
            <w:rtl/>
          </w:rPr>
          <w:t xml:space="preserve">מתוך פסולת.</w:t>
        </w:r>
      </w:ins>
      <w:del w:id="99176" w:author="קלוד" w:date="2026-10-11T13:11:34Z">
        <w:r w:rsidRPr="006F178A">
          <w:rPr>
            <w:rtl/>
          </w:rPr>
          <w:delText xml:space="preserve">ופסולת.</w:delText>
        </w:r>
      </w:del>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 ביבי</w:t>
      </w:r>
      <w:r w:rsidRPr="006F178A">
        <w:rPr>
          <w:rtl/>
        </w:rPr>
        <w:t xml:space="preserve"> </w:t>
      </w:r>
      <w:ins w:id="99195" w:author="קלוד" w:date="2026-10-11T13:11:34Z">
        <w:r>
          <w:rPr>
            <w:rStyle w:val="2fb"/>
            <w:rtl/>
          </w:rPr>
          <w:t xml:space="preserve">השליך לפני רב</w:t>
        </w:r>
      </w:ins>
      <w:del w:id="99196" w:author="קלוד" w:date="2026-10-11T13:11:34Z">
        <w:r w:rsidRPr="006F178A">
          <w:rPr>
            <w:rStyle w:val="2fb"/>
            <w:rtl/>
          </w:rPr>
          <w:delText xml:space="preserve">לרב</w:delText>
        </w:r>
      </w:del>
      <w:r w:rsidRPr="006F178A">
        <w:rPr>
          <w:rStyle w:val="2fb"/>
          <w:rtl/>
        </w:rPr>
        <w:t xml:space="preserve"> אמי</w:t>
      </w:r>
      <w:r w:rsidRPr="006F178A">
        <w:rPr>
          <w:rtl/>
        </w:rPr>
        <w:t xml:space="preserve"> </w:t>
      </w:r>
      <w:r w:rsidRPr="006F178A">
        <w:rPr>
          <w:rStyle w:val="2fb"/>
          <w:rtl/>
        </w:rPr>
        <w:t xml:space="preserve">ורב אסי</w:t>
      </w:r>
      <w:r w:rsidRPr="006F178A">
        <w:rPr>
          <w:rtl/>
        </w:rPr>
        <w:t xml:space="preserve"> </w:t>
      </w:r>
      <w:ins w:id="99193" w:author="קלוד" w:date="2026-10-11T13:11:34Z">
        <w:r>
          <w:rPr>
            <w:rtl/>
          </w:rPr>
          <w:t xml:space="preserve">סל</w:t>
        </w:r>
      </w:ins>
      <w:del w:id="99194" w:author="קלוד" w:date="2026-10-11T13:11:34Z">
        <w:r w:rsidRPr="006F178A">
          <w:rPr>
            <w:rtl/>
          </w:rPr>
          <w:delText xml:space="preserve">שדא</w:delText>
        </w:r>
      </w:del>
      <w:r w:rsidRPr="006F178A">
        <w:rPr>
          <w:rtl/>
        </w:rPr>
        <w:t xml:space="preserve"> </w:t>
      </w:r>
      <w:ins w:id="99191" w:author="קלוד" w:date="2026-10-11T13:11:34Z">
        <w:r>
          <w:rPr>
            <w:rStyle w:val="afffffe"/>
            <w:rtl/>
          </w:rPr>
          <w:t xml:space="preserve">פירות</w:t>
        </w:r>
        <w:r>
          <w:rPr>
            <w:rtl/>
          </w:rPr>
          <w:t xml:space="preserve">,</w:t>
        </w:r>
      </w:ins>
      <w:del w:id="99192" w:author="קלוד" w:date="2026-10-11T13:11:34Z">
        <w:r w:rsidRPr="006F178A">
          <w:rPr>
            <w:rtl/>
          </w:rPr>
          <w:delText xml:space="preserve">כלכלא</w:delText>
        </w:r>
      </w:del>
      <w:r w:rsidRPr="006F178A">
        <w:rPr>
          <w:rtl/>
        </w:rPr>
        <w:t xml:space="preserve"> </w:t>
      </w:r>
      <w:r w:rsidRPr="006F178A">
        <w:rPr>
          <w:rFonts w:hint="cs"/>
          <w:rtl/>
        </w:rPr>
        <w:t xml:space="preserve">ונסתפקו אמוראי </w:t>
      </w:r>
      <w:ins w:id="99189" w:author="קלוד" w:date="2026-10-11T13:11:34Z">
        <w:r>
          <w:rPr>
            <w:rtl/>
          </w:rPr>
          <w:t xml:space="preserve">מדוע:</w:t>
        </w:r>
      </w:ins>
      <w:del w:id="99190" w:author="קלוד" w:date="2026-10-11T13:11:34Z">
        <w:r w:rsidRPr="006F178A">
          <w:rPr>
            <w:rtl/>
          </w:rPr>
          <w:delText xml:space="preserve">מדוע שטחם לפניהם</w:delText>
        </w:r>
      </w:del>
      <w:r w:rsidRPr="006F178A">
        <w:rPr>
          <w:rtl/>
        </w:rPr>
        <w:t xml:space="preserve"> </w:t>
      </w:r>
      <w:ins w:id="94723" w:author="מנוע מכני" w:date="2026-10-11T12:04:39Z">
        <w:r>
          <w:rPr>
            <w:rtl/>
          </w:rPr>
          <w:t xml:space="preserve">אם </w:t>
        </w:r>
      </w:ins>
      <w:del w:id="94724" w:author="מנוע מכני" w:date="2026-10-11T12:04:39Z">
        <w:r w:rsidRPr="006F178A">
          <w:rPr>
            <w:rtl/>
          </w:rPr>
          <w:delText xml:space="preserve">אי </w:delText>
        </w:r>
      </w:del>
      <w:r w:rsidRPr="006F178A">
        <w:rPr>
          <w:rtl/>
        </w:rPr>
        <w:t xml:space="preserve">משום </w:t>
      </w:r>
      <w:ins w:id="99187" w:author="קלוד" w:date="2026-10-11T13:11:34Z">
        <w:r>
          <w:rPr>
            <w:rtl/>
          </w:rPr>
          <w:t xml:space="preserve">שסבר</w:t>
        </w:r>
      </w:ins>
      <w:del w:id="99188" w:author="קלוד" w:date="2026-10-11T13:11:34Z">
        <w:r w:rsidRPr="006F178A">
          <w:rPr>
            <w:rtl/>
          </w:rPr>
          <w:delText xml:space="preserve">דסבר</w:delText>
        </w:r>
      </w:del>
      <w:r w:rsidRPr="006F178A">
        <w:rPr>
          <w:rtl/>
        </w:rPr>
        <w:t xml:space="preserve"> אוכל מתוך פסולת אסור, </w:t>
      </w:r>
      <w:ins w:id="94725" w:author="מנוע מכני" w:date="2026-10-11T12:04:39Z">
        <w:r>
          <w:rPr>
            <w:rtl/>
          </w:rPr>
          <w:t xml:space="preserve">אם </w:t>
        </w:r>
      </w:ins>
      <w:del w:id="94726" w:author="מנוע מכני" w:date="2026-10-11T12:04:39Z">
        <w:r w:rsidRPr="006F178A">
          <w:rPr>
            <w:rtl/>
          </w:rPr>
          <w:delText xml:space="preserve">אי </w:delText>
        </w:r>
      </w:del>
      <w:r w:rsidRPr="006F178A">
        <w:rPr>
          <w:rtl/>
        </w:rPr>
        <w:t xml:space="preserve">משום עין יפה </w:t>
      </w:r>
      <w:ins w:id="99185" w:author="קלוד" w:date="2026-10-11T13:11:34Z">
        <w:r>
          <w:rPr>
            <w:rtl/>
          </w:rPr>
          <w:t xml:space="preserve">נתכוון.</w:t>
        </w:r>
      </w:ins>
      <w:del w:id="99186" w:author="קלוד" w:date="2026-10-11T13:11:34Z">
        <w:r w:rsidRPr="006F178A">
          <w:rPr>
            <w:rtl/>
          </w:rPr>
          <w:delText xml:space="preserve">מכוין.</w:delText>
        </w:r>
      </w:del>
    </w:p>
    <w:p w:rsidR="00E9703F" w:rsidRPr="006F178A" w:rsidRDefault="00E9703F" w:rsidP="00E9703F">
      <w:pPr>
        <w:rPr>
          <w:rtl/>
        </w:rPr>
      </w:pPr>
      <w:r w:rsidRPr="006F178A">
        <w:rPr>
          <w:rtl/>
        </w:rPr>
        <w:t>•</w:t>
      </w:r>
      <w:r w:rsidRPr="006F178A">
        <w:rPr>
          <w:rFonts w:hint="cs"/>
          <w:rtl/>
        </w:rPr>
        <w:t xml:space="preserve"> תורמסים </w:t>
      </w:r>
      <w:r w:rsidRPr="006F178A">
        <w:rPr>
          <w:rStyle w:val="2fb"/>
          <w:rtl/>
        </w:rPr>
        <w:t xml:space="preserve">חזקיה</w:t>
      </w:r>
      <w:r w:rsidRPr="006F178A">
        <w:rPr>
          <w:rtl/>
        </w:rPr>
        <w:t xml:space="preserve"> אסר וחייב</w:t>
      </w:r>
    </w:p>
    <w:p w:rsidR="00E9703F" w:rsidRPr="004640F6" w:rsidRDefault="00E9703F" w:rsidP="00E9703F">
      <w:pPr>
        <w:rPr>
          <w:rStyle w:val="afffe"/>
          <w:rFonts w:ascii="Fb Fontext" w:hAnsi="Fb Fontext"/>
          <w:spacing w:val="-2"/>
          <w:rtl/>
        </w:rPr>
      </w:pPr>
      <w:r w:rsidRPr="004640F6">
        <w:rPr>
          <w:spacing w:val="-2"/>
          <w:rtl/>
        </w:rPr>
        <w:t xml:space="preserve">ויתכן </w:t>
      </w:r>
      <w:ins w:id="99215" w:author="קלוד" w:date="2026-10-11T13:11:34Z">
        <w:r>
          <w:rPr>
            <w:spacing w:val="-2"/>
            <w:rtl/>
          </w:rPr>
          <w:t xml:space="preserve">ששונים</w:t>
        </w:r>
      </w:ins>
      <w:del w:id="99216" w:author="קלוד" w:date="2026-10-11T13:11:34Z">
        <w:r w:rsidRPr="004640F6">
          <w:rPr>
            <w:spacing w:val="-2"/>
            <w:rtl/>
          </w:rPr>
          <w:delText xml:space="preserve">דשאני</w:delText>
        </w:r>
      </w:del>
      <w:r w:rsidRPr="004640F6">
        <w:rPr>
          <w:spacing w:val="-2"/>
          <w:rtl/>
        </w:rPr>
        <w:t xml:space="preserve"> </w:t>
      </w:r>
      <w:ins w:id="99213" w:author="קלוד" w:date="2026-10-11T13:11:34Z">
        <w:r>
          <w:rPr>
            <w:spacing w:val="-2"/>
            <w:rtl/>
          </w:rPr>
          <w:t xml:space="preserve">תורמסים,</w:t>
        </w:r>
      </w:ins>
      <w:del w:id="99214" w:author="קלוד" w:date="2026-10-11T13:11:34Z">
        <w:r w:rsidRPr="004640F6">
          <w:rPr>
            <w:spacing w:val="-2"/>
            <w:rtl/>
          </w:rPr>
          <w:delText xml:space="preserve">תורמסים</w:delText>
        </w:r>
      </w:del>
      <w:r w:rsidRPr="004640F6">
        <w:rPr>
          <w:spacing w:val="-2"/>
          <w:rtl/>
        </w:rPr>
        <w:t xml:space="preserve"> </w:t>
      </w:r>
      <w:ins w:id="99211" w:author="קלוד" w:date="2026-10-11T13:11:34Z">
        <w:r>
          <w:rPr>
            <w:spacing w:val="-2"/>
            <w:rtl/>
          </w:rPr>
          <w:t xml:space="preserve">ששולקים</w:t>
        </w:r>
      </w:ins>
      <w:del w:id="99212" w:author="קלוד" w:date="2026-10-11T13:11:34Z">
        <w:r w:rsidRPr="004640F6">
          <w:rPr>
            <w:spacing w:val="-2"/>
            <w:rtl/>
          </w:rPr>
          <w:delText xml:space="preserve">דשלקי</w:delText>
        </w:r>
      </w:del>
      <w:r w:rsidRPr="004640F6">
        <w:rPr>
          <w:spacing w:val="-2"/>
          <w:rtl/>
        </w:rPr>
        <w:t xml:space="preserve"> </w:t>
      </w:r>
      <w:ins w:id="99209" w:author="קלוד" w:date="2026-10-11T13:11:34Z">
        <w:r>
          <w:rPr>
            <w:spacing w:val="-2"/>
            <w:rtl/>
          </w:rPr>
          <w:t xml:space="preserve">אותם</w:t>
        </w:r>
      </w:ins>
      <w:del w:id="99210" w:author="קלוד" w:date="2026-10-11T13:11:34Z">
        <w:r w:rsidRPr="004640F6">
          <w:rPr>
            <w:spacing w:val="-2"/>
            <w:rtl/>
          </w:rPr>
          <w:delText xml:space="preserve">לי</w:delText>
        </w:r>
      </w:del>
      <w:r w:rsidRPr="004640F6">
        <w:rPr>
          <w:spacing w:val="-2"/>
          <w:rtl/>
        </w:rPr>
        <w:t xml:space="preserve"> </w:t>
      </w:r>
      <w:ins w:id="99207" w:author="קלוד" w:date="2026-10-11T13:11:34Z">
        <w:r>
          <w:rPr>
            <w:spacing w:val="-2"/>
            <w:rtl/>
          </w:rPr>
          <w:t xml:space="preserve">שבע</w:t>
        </w:r>
      </w:ins>
      <w:del w:id="99208" w:author="קלוד" w:date="2026-10-11T13:11:34Z">
        <w:r w:rsidRPr="004640F6">
          <w:rPr>
            <w:spacing w:val="-2"/>
            <w:rtl/>
          </w:rPr>
          <w:delText xml:space="preserve">שבעה</w:delText>
        </w:r>
      </w:del>
      <w:r w:rsidRPr="004640F6">
        <w:rPr>
          <w:spacing w:val="-2"/>
          <w:rtl/>
        </w:rPr>
        <w:t xml:space="preserve"> </w:t>
      </w:r>
      <w:ins w:id="99205" w:author="קלוד" w:date="2026-10-11T13:11:34Z">
        <w:r>
          <w:rPr>
            <w:spacing w:val="-2"/>
            <w:rtl/>
          </w:rPr>
          <w:t xml:space="preserve">פעמים,</w:t>
        </w:r>
      </w:ins>
      <w:del w:id="99206" w:author="קלוד" w:date="2026-10-11T13:11:34Z">
        <w:r w:rsidRPr="004640F6">
          <w:rPr>
            <w:spacing w:val="-2"/>
            <w:rtl/>
          </w:rPr>
          <w:delText xml:space="preserve">זמני</w:delText>
        </w:r>
      </w:del>
      <w:r w:rsidRPr="004640F6">
        <w:rPr>
          <w:spacing w:val="-2"/>
          <w:rtl/>
        </w:rPr>
        <w:t xml:space="preserve"> </w:t>
      </w:r>
      <w:ins w:id="94727" w:author="מנוע מכני" w:date="2026-10-11T12:04:39Z">
        <w:r>
          <w:rPr>
            <w:spacing w:val="-2"/>
            <w:rtl/>
          </w:rPr>
          <w:t xml:space="preserve">ואם </w:t>
        </w:r>
      </w:ins>
      <w:del w:id="94728" w:author="מנוע מכני" w:date="2026-10-11T12:04:39Z">
        <w:r w:rsidRPr="004640F6">
          <w:rPr>
            <w:spacing w:val="-2"/>
            <w:rtl/>
          </w:rPr>
          <w:delText xml:space="preserve">ואי </w:delText>
        </w:r>
      </w:del>
      <w:r w:rsidRPr="004640F6">
        <w:rPr>
          <w:spacing w:val="-2"/>
          <w:rtl/>
        </w:rPr>
        <w:t xml:space="preserve">לא</w:t>
      </w:r>
      <w:r w:rsidRPr="004640F6">
        <w:rPr>
          <w:spacing w:val="-2"/>
          <w:rtl/>
        </w:rPr>
        <w:t xml:space="preserve"> </w:t>
      </w:r>
      <w:ins w:id="99203" w:author="קלוד" w:date="2026-10-11T13:11:34Z">
        <w:r>
          <w:rPr>
            <w:spacing w:val="-2"/>
            <w:rtl/>
          </w:rPr>
          <w:t xml:space="preserve">נוטלים</w:t>
        </w:r>
      </w:ins>
      <w:del w:id="99204" w:author="קלוד" w:date="2026-10-11T13:11:34Z">
        <w:r w:rsidRPr="004640F6">
          <w:rPr>
            <w:spacing w:val="-2"/>
            <w:rtl/>
          </w:rPr>
          <w:delText xml:space="preserve">שקלי</w:delText>
        </w:r>
      </w:del>
      <w:r w:rsidRPr="004640F6">
        <w:rPr>
          <w:spacing w:val="-2"/>
          <w:rtl/>
        </w:rPr>
        <w:t xml:space="preserve"> </w:t>
      </w:r>
      <w:ins w:id="99201" w:author="קלוד" w:date="2026-10-11T13:11:34Z">
        <w:r>
          <w:rPr>
            <w:spacing w:val="-2"/>
            <w:rtl/>
          </w:rPr>
          <w:t xml:space="preserve">- מסריחים,</w:t>
        </w:r>
      </w:ins>
      <w:del w:id="99202" w:author="קלוד" w:date="2026-10-11T13:11:34Z">
        <w:r w:rsidRPr="004640F6">
          <w:rPr>
            <w:spacing w:val="-2"/>
            <w:rtl/>
          </w:rPr>
          <w:delText xml:space="preserve">נסרח</w:delText>
        </w:r>
      </w:del>
      <w:r w:rsidRPr="004640F6">
        <w:rPr>
          <w:spacing w:val="-2"/>
          <w:rtl/>
        </w:rPr>
        <w:t xml:space="preserve"> וכפסולת </w:t>
      </w:r>
      <w:ins w:id="99199" w:author="קלוד" w:date="2026-10-11T13:11:34Z">
        <w:r>
          <w:rPr>
            <w:spacing w:val="-2"/>
            <w:rtl/>
          </w:rPr>
          <w:t xml:space="preserve">מתוך</w:t>
        </w:r>
      </w:ins>
      <w:del w:id="99200" w:author="קלוד" w:date="2026-10-11T13:11:34Z">
        <w:r w:rsidRPr="004640F6">
          <w:rPr>
            <w:spacing w:val="-2"/>
            <w:rtl/>
          </w:rPr>
          <w:delText xml:space="preserve">מאוכל</w:delText>
        </w:r>
      </w:del>
      <w:r w:rsidRPr="004640F6">
        <w:rPr>
          <w:spacing w:val="-2"/>
          <w:rtl/>
        </w:rPr>
        <w:t xml:space="preserve"> </w:t>
      </w:r>
      <w:ins w:id="99197" w:author="קלוד" w:date="2026-10-11T13:11:34Z">
        <w:r>
          <w:rPr>
            <w:spacing w:val="-2"/>
            <w:rtl/>
          </w:rPr>
          <w:t xml:space="preserve">אוכל דמי,</w:t>
        </w:r>
      </w:ins>
      <w:del w:id="99198" w:author="קלוד" w:date="2026-10-11T13:11:34Z">
        <w:r w:rsidRPr="004640F6">
          <w:rPr>
            <w:spacing w:val="-2"/>
            <w:rtl/>
          </w:rPr>
          <w:delText xml:space="preserve">דמי</w:delText>
        </w:r>
      </w:del>
      <w:r w:rsidRPr="004640F6">
        <w:rPr>
          <w:spacing w:val="-2"/>
          <w:rtl/>
        </w:rPr>
        <w:t xml:space="preserve"> ולכן אסר.</w:t>
      </w:r>
    </w:p>
    <w:p w:rsidR="00E9703F" w:rsidRPr="006F178A" w:rsidRDefault="00E9703F" w:rsidP="00E9703F">
      <w:pPr>
        <w:rPr>
          <w:rtl/>
        </w:rPr>
      </w:pPr>
      <w:r w:rsidRPr="006F178A">
        <w:rPr>
          <w:rtl/>
        </w:rPr>
        <w:t>•</w:t>
      </w:r>
      <w:r w:rsidRPr="006F178A">
        <w:rPr>
          <w:rFonts w:hint="cs"/>
          <w:rtl/>
        </w:rPr>
        <w:t xml:space="preserve"> </w:t>
      </w:r>
      <w:ins w:id="99225" w:author="קלוד" w:date="2026-10-11T13:11:34Z">
        <w:r>
          <w:rPr>
            <w:rFonts w:hint="cs"/>
            <w:rtl/>
          </w:rPr>
          <w:t xml:space="preserve">המחתך</w:t>
        </w:r>
      </w:ins>
      <w:del w:id="99226" w:author="קלוד" w:date="2026-10-11T13:11:34Z">
        <w:r w:rsidRPr="006F178A">
          <w:rPr>
            <w:rFonts w:hint="cs"/>
            <w:rtl/>
          </w:rPr>
          <w:delText xml:space="preserve">דפריס</w:delText>
        </w:r>
      </w:del>
      <w:r w:rsidRPr="006F178A">
        <w:rPr>
          <w:rFonts w:hint="cs"/>
          <w:rtl/>
        </w:rPr>
        <w:t xml:space="preserve"> </w:t>
      </w:r>
      <w:ins w:id="99223" w:author="קלוד" w:date="2026-10-11T13:11:34Z">
        <w:r>
          <w:rPr>
            <w:rFonts w:hint="cs"/>
            <w:rtl/>
          </w:rPr>
          <w:t xml:space="preserve">תרדין</w:t>
        </w:r>
      </w:ins>
      <w:del w:id="99224" w:author="קלוד" w:date="2026-10-11T13:11:34Z">
        <w:r w:rsidRPr="006F178A">
          <w:rPr>
            <w:rFonts w:hint="cs"/>
            <w:rtl/>
          </w:rPr>
          <w:delText xml:space="preserve">סילקא</w:delText>
        </w:r>
      </w:del>
      <w:r w:rsidRPr="006F178A">
        <w:rPr>
          <w:rtl/>
        </w:rPr>
        <w:t xml:space="preserve"> </w:t>
      </w:r>
      <w:ins w:id="99221" w:author="קלוד" w:date="2026-10-11T13:11:34Z">
        <w:r>
          <w:rPr>
            <w:rtl/>
          </w:rPr>
          <w:t xml:space="preserve">דק</w:t>
        </w:r>
      </w:ins>
      <w:del w:id="99222" w:author="קלוד" w:date="2026-10-11T13:11:34Z">
        <w:r w:rsidRPr="006F178A">
          <w:rPr>
            <w:rtl/>
          </w:rPr>
          <w:delText xml:space="preserve">ובסלית</w:delText>
        </w:r>
      </w:del>
      <w:r w:rsidRPr="006F178A">
        <w:rPr>
          <w:rtl/>
        </w:rPr>
        <w:t xml:space="preserve"> </w:t>
      </w:r>
      <w:ins w:id="99219" w:author="קלוד" w:date="2026-10-11T13:11:34Z">
        <w:r>
          <w:rPr>
            <w:rFonts w:hint="cs"/>
            <w:rtl/>
          </w:rPr>
          <w:t xml:space="preserve">והמבקע עצים דק</w:t>
        </w:r>
      </w:ins>
      <w:del w:id="99220" w:author="קלוד" w:date="2026-10-11T13:11:34Z">
        <w:r w:rsidRPr="006F178A">
          <w:rPr>
            <w:rFonts w:hint="cs"/>
            <w:rtl/>
          </w:rPr>
          <w:delText xml:space="preserve">סילתי</w:delText>
        </w:r>
      </w:del>
      <w:r w:rsidRPr="006F178A">
        <w:rPr>
          <w:rFonts w:hint="cs"/>
          <w:rtl/>
        </w:rPr>
        <w:t xml:space="preserve"> [גזרי עצים להסקה]</w:t>
      </w:r>
      <w:ins w:id="99217" w:author="קלוד" w:date="2026-10-11T13:11:34Z">
        <w:r>
          <w:rPr>
            <w:rtl/>
          </w:rPr>
          <w:t xml:space="preserve"> - </w:t>
        </w:r>
      </w:ins>
      <w:del w:id="99218" w:author="קלוד" w:date="2026-10-11T13:11:34Z">
        <w:r w:rsidRPr="006F178A">
          <w:rPr>
            <w:rtl/>
          </w:rPr>
          <w:delText xml:space="preserve"> </w:delText>
        </w:r>
      </w:del>
      <w:r w:rsidRPr="006F178A">
        <w:rPr>
          <w:rtl/>
        </w:rPr>
        <w:t xml:space="preserve">חייב משום טוחן.</w:t>
      </w:r>
    </w:p>
    <w:p w:rsidR="00E9703F" w:rsidRPr="006F178A" w:rsidRDefault="00E9703F" w:rsidP="00E9703F">
      <w:pPr>
        <w:rPr>
          <w:rStyle w:val="afffe"/>
          <w:rFonts w:ascii="Fb Fontext" w:hAnsi="Fb Fontext"/>
          <w:rtl/>
        </w:rPr>
      </w:pPr>
      <w:ins w:id="94729" w:author="מנוע מכני" w:date="2026-10-11T12:04:39Z">
        <w:r>
          <w:rPr>
            <w:rtl/>
          </w:rPr>
          <w:t xml:space="preserve">ואם </w:t>
        </w:r>
      </w:ins>
      <w:del w:id="94730" w:author="מנוע מכני" w:date="2026-10-11T12:04:39Z">
        <w:r w:rsidRPr="006F178A">
          <w:rPr>
            <w:rtl/>
          </w:rPr>
          <w:delText xml:space="preserve">ואי </w:delText>
        </w:r>
      </w:del>
      <w:ins w:id="99229" w:author="קלוד" w:date="2026-10-11T13:11:34Z">
        <w:r>
          <w:rPr>
            <w:rtl/>
          </w:rPr>
          <w:t xml:space="preserve">מקפיד</w:t>
        </w:r>
      </w:ins>
      <w:del w:id="99230" w:author="קלוד" w:date="2026-10-11T13:11:34Z">
        <w:r w:rsidRPr="006F178A">
          <w:rPr>
            <w:rtl/>
          </w:rPr>
          <w:delText xml:space="preserve">קפיד</w:delText>
        </w:r>
      </w:del>
      <w:r w:rsidRPr="006F178A">
        <w:rPr>
          <w:rtl/>
        </w:rPr>
        <w:t xml:space="preserve"> </w:t>
      </w:r>
      <w:ins w:id="99227" w:author="קלוד" w:date="2026-10-11T13:11:34Z">
        <w:r>
          <w:rPr>
            <w:rtl/>
          </w:rPr>
          <w:t xml:space="preserve">על המידה</w:t>
        </w:r>
      </w:ins>
      <w:del w:id="99228" w:author="קלוד" w:date="2026-10-11T13:11:34Z">
        <w:r w:rsidRPr="006F178A">
          <w:rPr>
            <w:rtl/>
          </w:rPr>
          <w:delText xml:space="preserve">אמשחתא</w:delText>
        </w:r>
      </w:del>
      <w:r w:rsidRPr="006F178A">
        <w:rPr>
          <w:rtl/>
        </w:rPr>
        <w:t xml:space="preserve"> - חייב משום מחתך.</w:t>
      </w:r>
    </w:p>
    <w:p w:rsidR="00E9703F" w:rsidRPr="006F178A" w:rsidRDefault="00E9703F" w:rsidP="00E9703F">
      <w:pPr>
        <w:rPr>
          <w:rStyle w:val="afffe"/>
          <w:rFonts w:ascii="Fb Fontext" w:hAnsi="Fb Fontext"/>
          <w:rtl/>
        </w:rPr>
      </w:pPr>
      <w:r w:rsidRPr="006F178A">
        <w:rPr>
          <w:rtl/>
        </w:rPr>
        <w:t>•</w:t>
      </w:r>
      <w:r w:rsidRPr="006F178A">
        <w:rPr>
          <w:rFonts w:hint="cs"/>
          <w:rtl/>
        </w:rPr>
        <w:t xml:space="preserve"> </w:t>
      </w:r>
      <w:r w:rsidRPr="006F178A">
        <w:rPr>
          <w:rStyle w:val="afffe"/>
          <w:rFonts w:ascii="Fb Fontext" w:hAnsi="Fb Fontext"/>
          <w:rtl/>
        </w:rPr>
        <w:t>לש ואופה</w:t>
      </w:r>
      <w:r w:rsidRPr="006F178A">
        <w:rPr>
          <w:rtl/>
        </w:rPr>
        <w:t xml:space="preserve"> מוכח דתנא דידן סידורא דפת נקט.</w:t>
      </w:r>
    </w:p>
    <w:p w:rsidR="00E9703F" w:rsidRPr="006F178A" w:rsidRDefault="00E9703F" w:rsidP="00E9703F">
      <w:pPr>
        <w:rPr>
          <w:rtl/>
        </w:rPr>
      </w:pPr>
      <w:r w:rsidRPr="006F178A">
        <w:rPr>
          <w:rtl/>
        </w:rPr>
        <w:t>•</w:t>
      </w:r>
      <w:r w:rsidRPr="006F178A">
        <w:rPr>
          <w:rFonts w:hint="cs"/>
          <w:rtl/>
        </w:rPr>
        <w:t xml:space="preserve"> המקשה </w:t>
      </w:r>
      <w:r w:rsidRPr="006F178A">
        <w:rPr>
          <w:rtl/>
        </w:rPr>
        <w:t>עץ לח חייב משום מבשל</w:t>
      </w:r>
      <w:r w:rsidRPr="006F178A">
        <w:rPr>
          <w:rFonts w:hint="cs"/>
          <w:rtl/>
        </w:rPr>
        <w:t>,</w:t>
      </w:r>
      <w:r w:rsidRPr="006F178A">
        <w:rPr>
          <w:rtl/>
        </w:rPr>
        <w:t xml:space="preserve"> קמ"ח </w:t>
      </w:r>
      <w:ins w:id="99235" w:author="קלוד" w:date="2026-10-11T13:11:34Z">
        <w:r>
          <w:rPr>
            <w:rtl/>
          </w:rPr>
          <w:t xml:space="preserve">שבתחילה</w:t>
        </w:r>
      </w:ins>
      <w:del w:id="99236" w:author="קלוד" w:date="2026-10-11T13:11:34Z">
        <w:r w:rsidRPr="006F178A">
          <w:rPr>
            <w:rtl/>
          </w:rPr>
          <w:delText xml:space="preserve">דבתחילה</w:delText>
        </w:r>
      </w:del>
      <w:r w:rsidRPr="006F178A">
        <w:rPr>
          <w:rtl/>
        </w:rPr>
        <w:t xml:space="preserve"> </w:t>
      </w:r>
      <w:ins w:id="99233" w:author="קלוד" w:date="2026-10-11T13:11:34Z">
        <w:r>
          <w:rPr>
            <w:rtl/>
          </w:rPr>
          <w:t xml:space="preserve">מתרכך</w:t>
        </w:r>
      </w:ins>
      <w:del w:id="99234" w:author="קלוד" w:date="2026-10-11T13:11:34Z">
        <w:r w:rsidRPr="006F178A">
          <w:rPr>
            <w:rtl/>
          </w:rPr>
          <w:delText xml:space="preserve">מירפא</w:delText>
        </w:r>
      </w:del>
      <w:r w:rsidRPr="006F178A">
        <w:rPr>
          <w:rtl/>
        </w:rPr>
        <w:t xml:space="preserve"> </w:t>
      </w:r>
      <w:ins w:id="91251" w:author="מנוע מכני" w:date="2026-10-11T12:04:39Z">
        <w:r>
          <w:rPr>
            <w:rtl/>
          </w:rPr>
          <w:t xml:space="preserve">ואח"כ</w:t>
        </w:r>
      </w:ins>
      <w:del w:id="91252" w:author="מנוע מכני" w:date="2026-10-11T12:04:39Z">
        <w:r w:rsidRPr="006F178A">
          <w:rPr>
            <w:rtl/>
          </w:rPr>
          <w:delText xml:space="preserve">והדר</w:delText>
        </w:r>
      </w:del>
      <w:r w:rsidRPr="006F178A">
        <w:rPr>
          <w:rtl/>
        </w:rPr>
        <w:t xml:space="preserve"> </w:t>
      </w:r>
      <w:ins w:id="99231" w:author="קלוד" w:date="2026-10-11T13:11:34Z">
        <w:r>
          <w:rPr>
            <w:rtl/>
          </w:rPr>
          <w:t xml:space="preserve">מתקשה.</w:t>
        </w:r>
      </w:ins>
      <w:del w:id="99232" w:author="קלוד" w:date="2026-10-11T13:11:34Z">
        <w:r w:rsidRPr="006F178A">
          <w:rPr>
            <w:rtl/>
          </w:rPr>
          <w:delText xml:space="preserve">קמיט.</w:delText>
        </w:r>
      </w:del>
    </w:p>
    <w:p w:rsidR="00E9703F" w:rsidRPr="006F178A" w:rsidRDefault="00524703" w:rsidP="00E9703F">
      <w:pPr>
        <w:rPr>
          <w:rStyle w:val="afffe"/>
          <w:rFonts w:ascii="Fb Fontext" w:hAnsi="Fb Fontext"/>
          <w:rtl/>
        </w:rPr>
      </w:pPr>
      <w:r>
        <w:rPr>
          <w:rtl/>
        </w:rPr>
        <w:t xml:space="preserve">• </w:t>
      </w:r>
      <w:ins w:id="99245" w:author="קלוד" w:date="2026-10-11T13:11:34Z">
        <w:r>
          <w:rPr>
            <w:rtl/>
          </w:rPr>
          <w:t xml:space="preserve">המרתיח</w:t>
        </w:r>
      </w:ins>
      <w:del w:id="99246" w:author="קלוד" w:date="2026-10-11T13:11:34Z">
        <w:r>
          <w:rPr>
            <w:rtl/>
          </w:rPr>
          <w:delText xml:space="preserve">ר</w:delText>
        </w:r>
        <w:r w:rsidR="00E9703F" w:rsidRPr="006F178A">
          <w:rPr>
            <w:rtl/>
          </w:rPr>
          <w:delText xml:space="preserve">תח</w:delText>
        </w:r>
      </w:del>
      <w:r w:rsidR="00E9703F" w:rsidRPr="006F178A">
        <w:rPr>
          <w:rtl/>
        </w:rPr>
        <w:t xml:space="preserve"> </w:t>
      </w:r>
      <w:ins w:id="99243" w:author="קלוד" w:date="2026-10-11T13:11:34Z">
        <w:r>
          <w:rPr>
            <w:rtl/>
          </w:rPr>
          <w:t xml:space="preserve">זפת</w:t>
        </w:r>
      </w:ins>
      <w:del w:id="99244" w:author="קלוד" w:date="2026-10-11T13:11:34Z">
        <w:r w:rsidR="00E9703F" w:rsidRPr="006F178A">
          <w:rPr>
            <w:rtl/>
          </w:rPr>
          <w:delText xml:space="preserve">כופרא</w:delText>
        </w:r>
      </w:del>
      <w:r w:rsidR="00E9703F" w:rsidRPr="006F178A">
        <w:rPr>
          <w:rtl/>
        </w:rPr>
        <w:t xml:space="preserve"> חייב משום מבשל</w:t>
      </w:r>
      <w:r w:rsidR="00E9703F" w:rsidRPr="006F178A">
        <w:rPr>
          <w:rFonts w:hint="cs"/>
          <w:rtl/>
        </w:rPr>
        <w:t>,</w:t>
      </w:r>
      <w:r w:rsidR="00E9703F" w:rsidRPr="006F178A">
        <w:rPr>
          <w:rtl/>
        </w:rPr>
        <w:t xml:space="preserve"> </w:t>
      </w:r>
      <w:ins w:id="99241" w:author="קלוד" w:date="2026-10-11T13:11:34Z">
        <w:r>
          <w:rPr>
            <w:rtl/>
          </w:rPr>
          <w:t xml:space="preserve">אע"פ</w:t>
        </w:r>
      </w:ins>
      <w:del w:id="99242" w:author="קלוד" w:date="2026-10-11T13:11:34Z">
        <w:r w:rsidR="00E9703F" w:rsidRPr="006F178A">
          <w:rPr>
            <w:rtl/>
          </w:rPr>
          <w:delText xml:space="preserve">ואע"פ</w:delText>
        </w:r>
      </w:del>
      <w:r w:rsidR="00E9703F" w:rsidRPr="006F178A">
        <w:rPr>
          <w:rtl/>
        </w:rPr>
        <w:t xml:space="preserve"> </w:t>
      </w:r>
      <w:ins w:id="99239" w:author="קלוד" w:date="2026-10-11T13:11:34Z">
        <w:r>
          <w:rPr>
            <w:rtl/>
          </w:rPr>
          <w:t xml:space="preserve">שחוזר</w:t>
        </w:r>
      </w:ins>
      <w:del w:id="99240" w:author="קלוד" w:date="2026-10-11T13:11:34Z">
        <w:r w:rsidR="00E9703F" w:rsidRPr="006F178A">
          <w:rPr>
            <w:rtl/>
          </w:rPr>
          <w:delText xml:space="preserve">דהדר</w:delText>
        </w:r>
      </w:del>
      <w:r w:rsidR="00E9703F" w:rsidRPr="006F178A">
        <w:rPr>
          <w:rtl/>
        </w:rPr>
        <w:t xml:space="preserve"> </w:t>
      </w:r>
      <w:ins w:id="99237" w:author="קלוד" w:date="2026-10-11T13:11:34Z">
        <w:r>
          <w:rPr>
            <w:rtl/>
          </w:rPr>
          <w:t xml:space="preserve">ומתקשה.</w:t>
        </w:r>
      </w:ins>
      <w:del w:id="99238" w:author="קלוד" w:date="2026-10-11T13:11:34Z">
        <w:r w:rsidR="00E9703F" w:rsidRPr="006F178A">
          <w:rPr>
            <w:rtl/>
          </w:rPr>
          <w:delText xml:space="preserve">איקושא.</w:delText>
        </w:r>
      </w:del>
    </w:p>
    <w:p w:rsidR="00E9703F" w:rsidRPr="006F178A" w:rsidRDefault="00E9703F" w:rsidP="00E9703F">
      <w:pPr>
        <w:rPr>
          <w:rtl/>
        </w:rPr>
      </w:pPr>
      <w:r w:rsidRPr="006F178A">
        <w:rPr>
          <w:rtl/>
        </w:rPr>
        <w:t>•</w:t>
      </w:r>
      <w:r w:rsidRPr="006F178A">
        <w:rPr>
          <w:rFonts w:hint="cs"/>
          <w:rtl/>
        </w:rPr>
        <w:t xml:space="preserve"> </w:t>
      </w:r>
      <w:ins w:id="90275" w:author="Claude - סמנטי" w:date="2026-10-11T12:28:21Z">
        <w:r>
          <w:rPr>
            <w:rtl/>
          </w:rPr>
          <w:t xml:space="preserve">חבית</w:t>
        </w:r>
      </w:ins>
      <w:del w:id="90276" w:author="Claude - סמנטי" w:date="2026-10-11T12:28:21Z">
        <w:r w:rsidRPr="006F178A">
          <w:rPr>
            <w:rtl/>
          </w:rPr>
          <w:delText xml:space="preserve">חביתא</w:delText>
        </w:r>
      </w:del>
      <w:r w:rsidRPr="006F178A">
        <w:rPr>
          <w:rtl/>
        </w:rPr>
        <w:t xml:space="preserve"> - חייב משום שבע חטאות.</w:t>
      </w:r>
    </w:p>
    <w:p w:rsidR="00E9703F" w:rsidRPr="006F178A" w:rsidRDefault="00E9703F" w:rsidP="00E9703F">
      <w:pPr>
        <w:rPr>
          <w:rtl/>
        </w:rPr>
      </w:pPr>
      <w:ins w:id="99247" w:author="קלוד" w:date="2026-10-11T13:11:34Z">
        <w:r>
          <w:rPr>
            <w:rtl/>
          </w:rPr>
          <w:t xml:space="preserve">תנור</w:t>
        </w:r>
      </w:ins>
      <w:del w:id="99248" w:author="קלוד" w:date="2026-10-11T13:11:34Z">
        <w:r w:rsidRPr="006F178A">
          <w:rPr>
            <w:rtl/>
          </w:rPr>
          <w:delText xml:space="preserve">תנורא</w:delText>
        </w:r>
      </w:del>
      <w:r w:rsidRPr="006F178A">
        <w:rPr>
          <w:rtl/>
        </w:rPr>
        <w:t xml:space="preserve"> - חייב משום שמונה חטאות.</w:t>
      </w:r>
    </w:p>
    <w:p w:rsidR="00E9703F" w:rsidRPr="006F178A" w:rsidRDefault="00E9703F" w:rsidP="00E9703F">
      <w:pPr>
        <w:rPr>
          <w:rtl/>
        </w:rPr>
      </w:pPr>
      <w:r w:rsidRPr="006F178A">
        <w:rPr>
          <w:rtl/>
        </w:rPr>
        <w:t xml:space="preserve">חלתא - חייב אחת עשרה חטאות, </w:t>
      </w:r>
      <w:ins w:id="94731" w:author="מנוע מכני" w:date="2026-10-11T12:04:39Z">
        <w:r>
          <w:rPr>
            <w:rtl/>
          </w:rPr>
          <w:t xml:space="preserve">ואם </w:t>
        </w:r>
      </w:ins>
      <w:del w:id="94732" w:author="מנוע מכני" w:date="2026-10-11T12:04:39Z">
        <w:r w:rsidRPr="006F178A">
          <w:rPr>
            <w:rtl/>
          </w:rPr>
          <w:delText xml:space="preserve">ואי </w:delText>
        </w:r>
      </w:del>
      <w:r w:rsidRPr="006F178A">
        <w:rPr>
          <w:rtl/>
        </w:rPr>
        <w:t xml:space="preserve">חייטיה </w:t>
      </w:r>
      <w:ins w:id="96021" w:author="מנוע מכני" w:date="2026-10-11T12:04:39Z">
        <w:r>
          <w:rPr>
            <w:rtl/>
          </w:rPr>
          <w:t xml:space="preserve">לפיו</w:t>
        </w:r>
      </w:ins>
      <w:del w:id="96022" w:author="מנוע מכני" w:date="2026-10-11T12:04:39Z">
        <w:r w:rsidRPr="006F178A">
          <w:rPr>
            <w:rtl/>
          </w:rPr>
          <w:delText xml:space="preserve">לפומיה</w:delText>
        </w:r>
      </w:del>
      <w:r w:rsidRPr="006F178A">
        <w:rPr>
          <w:rtl/>
        </w:rPr>
        <w:t xml:space="preserve"> - חייב שלש עשרה.</w:t>
      </w:r>
    </w:p>
    <w:p>
      <w:pPr>
        <w:pStyle w:val="afffff8"/>
        <w:rPr>
          <w:ins w:id="90777" w:author="קלוד" w:date="2026-10-11T12:33:55Z"/>
        </w:rPr>
      </w:pPr>
      <w:ins w:id="90778" w:author="קלוד" w:date="2026-10-11T12:33:55Z">
        <w:r>
          <w:rPr>
            <w:color w:val="7B3F00"/>
          </w:rPr>
          <w:t xml:space="preserve">טווה צמר שעל גבי בהמה - גוזז, מנפץ וטווה</w:t>
        </w:r>
      </w:ins>
    </w:p>
    <w:p w:rsidR="00E9703F" w:rsidRPr="006F178A" w:rsidRDefault="00E9703F" w:rsidP="00E9703F">
      <w:pPr>
        <w:rPr>
          <w:rtl/>
        </w:rPr>
      </w:pPr>
      <w:r w:rsidRPr="006F178A">
        <w:rPr>
          <w:rtl/>
        </w:rPr>
        <w:t>•</w:t>
      </w:r>
      <w:r w:rsidRPr="006F178A">
        <w:rPr>
          <w:rFonts w:hint="cs"/>
          <w:rtl/>
        </w:rPr>
        <w:t xml:space="preserve"> </w:t>
      </w:r>
      <w:r w:rsidRPr="006F178A">
        <w:rPr>
          <w:rtl/>
        </w:rPr>
        <w:t>הטווה צמר שע"ג בהמה בשבת - חייב שלש חטאות</w:t>
      </w:r>
      <w:r w:rsidRPr="006F178A">
        <w:rPr>
          <w:rFonts w:hint="cs"/>
          <w:rtl/>
        </w:rPr>
        <w:t>,</w:t>
      </w:r>
    </w:p>
    <w:p w:rsidR="00E9703F" w:rsidRPr="006F178A" w:rsidRDefault="00E9703F" w:rsidP="00E9703F">
      <w:pPr>
        <w:rPr>
          <w:rtl/>
        </w:rPr>
      </w:pPr>
      <w:r w:rsidRPr="006F178A">
        <w:rPr>
          <w:rtl/>
        </w:rPr>
        <w:t>אחת משום גוזז, ואחת משום מנפץ, ואחת משום טווה.</w:t>
      </w:r>
    </w:p>
    <w:p w:rsidR="00E9703F" w:rsidRPr="006F178A" w:rsidRDefault="00E9703F" w:rsidP="00E9703F">
      <w:pPr>
        <w:rPr>
          <w:rtl/>
        </w:rPr>
      </w:pPr>
      <w:ins w:id="99263" w:author="קלוד" w:date="2026-10-11T13:11:34Z">
        <w:r>
          <w:rPr>
            <w:rStyle w:val="2fb"/>
            <w:rtl/>
          </w:rPr>
          <w:t xml:space="preserve">ר"כ:</w:t>
        </w:r>
      </w:ins>
      <w:del w:id="99264" w:author="קלוד" w:date="2026-10-11T13:11:34Z">
        <w:r w:rsidRPr="006F178A">
          <w:rPr>
            <w:rStyle w:val="2fb"/>
            <w:rtl/>
          </w:rPr>
          <w:lastRenderedPageBreak/>
          <w:delText xml:space="preserve">ר"כ</w:delText>
        </w:r>
      </w:del>
      <w:r w:rsidRPr="006F178A">
        <w:rPr>
          <w:rtl/>
        </w:rPr>
        <w:lastRenderedPageBreak/>
        <w:t xml:space="preserve"> אינו </w:t>
      </w:r>
      <w:ins w:id="99261" w:author="קלוד" w:date="2026-10-11T13:11:34Z">
        <w:r>
          <w:rPr>
            <w:rtl/>
          </w:rPr>
          <w:t xml:space="preserve">חייב,</w:t>
        </w:r>
      </w:ins>
      <w:del w:id="99262" w:author="קלוד" w:date="2026-10-11T13:11:34Z">
        <w:r w:rsidRPr="006F178A">
          <w:rPr>
            <w:rtl/>
          </w:rPr>
          <w:lastRenderedPageBreak/>
          <w:delText xml:space="preserve">חייב</w:delText>
        </w:r>
      </w:del>
      <w:r w:rsidRPr="006F178A">
        <w:rPr>
          <w:rtl/>
        </w:rPr>
        <w:lastRenderedPageBreak/>
        <w:t xml:space="preserve"> </w:t>
      </w:r>
      <w:ins w:id="99259" w:author="קלוד" w:date="2026-10-11T13:11:34Z">
        <w:r>
          <w:rPr>
            <w:rtl/>
          </w:rPr>
          <w:t xml:space="preserve">שאין</w:t>
        </w:r>
      </w:ins>
      <w:del w:id="99260" w:author="קלוד" w:date="2026-10-11T13:11:34Z">
        <w:r w:rsidRPr="006F178A">
          <w:rPr>
            <w:rtl/>
          </w:rPr>
          <w:lastRenderedPageBreak/>
          <w:delText xml:space="preserve">דאין</w:delText>
        </w:r>
      </w:del>
      <w:r w:rsidRPr="006F178A">
        <w:rPr>
          <w:rtl/>
        </w:rPr>
        <w:lastRenderedPageBreak/>
        <w:t xml:space="preserve"> דרך </w:t>
      </w:r>
      <w:ins w:id="99257" w:author="קלוד" w:date="2026-10-11T13:11:34Z">
        <w:r>
          <w:rPr>
            <w:rtl/>
          </w:rPr>
          <w:t xml:space="preserve">בכך,</w:t>
        </w:r>
      </w:ins>
      <w:del w:id="99258" w:author="קלוד" w:date="2026-10-11T13:11:34Z">
        <w:r w:rsidRPr="006F178A">
          <w:rPr>
            <w:rtl/>
          </w:rPr>
          <w:lastRenderedPageBreak/>
          <w:delText xml:space="preserve">בכך</w:delText>
        </w:r>
      </w:del>
      <w:r w:rsidRPr="006F178A">
        <w:rPr>
          <w:rtl/>
        </w:rPr>
        <w:lastRenderedPageBreak/>
        <w:t xml:space="preserve"> </w:t>
      </w:r>
      <w:ins w:id="92927" w:author="מנוע מכני" w:date="2026-10-11T12:04:39Z">
        <w:r>
          <w:rPr>
            <w:rtl/>
          </w:rPr>
          <w:t xml:space="preserve">ומה</w:t>
        </w:r>
      </w:ins>
      <w:del w:id="92928" w:author="מנוע מכני" w:date="2026-10-11T12:04:39Z">
        <w:r w:rsidRPr="006F178A">
          <w:rPr>
            <w:rtl/>
          </w:rPr>
          <w:lastRenderedPageBreak/>
          <w:delText xml:space="preserve">ומאי</w:delText>
        </w:r>
      </w:del>
      <w:r w:rsidRPr="006F178A">
        <w:rPr>
          <w:rtl/>
        </w:rPr>
        <w:lastRenderedPageBreak/>
        <w:t xml:space="preserve"> </w:t>
      </w:r>
      <w:ins w:id="99255" w:author="קלוד" w:date="2026-10-11T13:11:34Z">
        <w:r>
          <w:rPr>
            <w:rtl/>
          </w:rPr>
          <w:t xml:space="preserve">שנעשה</w:t>
        </w:r>
      </w:ins>
      <w:del w:id="99256" w:author="קלוד" w:date="2026-10-11T13:11:34Z">
        <w:r w:rsidRPr="006F178A">
          <w:rPr>
            <w:rtl/>
          </w:rPr>
          <w:lastRenderedPageBreak/>
          <w:delText xml:space="preserve">דכן</w:delText>
        </w:r>
      </w:del>
      <w:r w:rsidRPr="006F178A">
        <w:rPr>
          <w:rtl/>
        </w:rPr>
        <w:lastRenderedPageBreak/>
        <w:t xml:space="preserve"> </w:t>
      </w:r>
      <w:ins w:id="99253" w:author="קלוד" w:date="2026-10-11T13:11:34Z">
        <w:r>
          <w:rPr>
            <w:rtl/>
          </w:rPr>
          <w:t xml:space="preserve">כן </w:t>
        </w:r>
        <w:r>
          <w:rPr>
            <w:rStyle w:val="afffffe"/>
            <w:rtl/>
          </w:rPr>
          <w:t xml:space="preserve">במשכן</w:t>
        </w:r>
        <w:r>
          <w:rPr>
            <w:rtl/>
          </w:rPr>
          <w:t xml:space="preserve"> -</w:t>
        </w:r>
      </w:ins>
      <w:del w:id="99254" w:author="קלוד" w:date="2026-10-11T13:11:34Z">
        <w:r w:rsidRPr="006F178A">
          <w:rPr>
            <w:rtl/>
          </w:rPr>
          <w:lastRenderedPageBreak/>
          <w:delText xml:space="preserve">היינו</w:delText>
        </w:r>
      </w:del>
      <w:r w:rsidRPr="006F178A">
        <w:rPr>
          <w:rtl/>
        </w:rPr>
        <w:lastRenderedPageBreak/>
        <w:t xml:space="preserve"> דווקא בחכמה </w:t>
      </w:r>
      <w:ins w:id="99251" w:author="קלוד" w:date="2026-10-11T13:11:34Z">
        <w:r>
          <w:rPr>
            <w:rtl/>
          </w:rPr>
          <w:t xml:space="preserve">יתירה,</w:t>
        </w:r>
      </w:ins>
      <w:del w:id="99252" w:author="קלוד" w:date="2026-10-11T13:11:34Z">
        <w:r w:rsidRPr="006F178A">
          <w:rPr>
            <w:rtl/>
          </w:rPr>
          <w:lastRenderedPageBreak/>
          <w:delText xml:space="preserve">יתירה</w:delText>
        </w:r>
      </w:del>
      <w:r w:rsidRPr="006F178A">
        <w:rPr>
          <w:rtl/>
        </w:rPr>
        <w:lastRenderedPageBreak/>
        <w:t xml:space="preserve"> </w:t>
      </w:r>
      <w:ins w:id="99249" w:author="קלוד" w:date="2026-10-11T13:11:34Z">
        <w:r>
          <w:rPr>
            <w:rtl/>
          </w:rPr>
          <w:t xml:space="preserve">ששאני.</w:t>
        </w:r>
      </w:ins>
      <w:del w:id="99250" w:author="קלוד" w:date="2026-10-11T13:11:34Z">
        <w:r w:rsidRPr="006F178A">
          <w:rPr>
            <w:rtl/>
          </w:rPr>
          <w:lastRenderedPageBreak/>
          <w:delText xml:space="preserve">דשאני.</w:delText>
        </w:r>
      </w:del>
    </w:p>
    <w:p w:rsidR="00E9703F" w:rsidRPr="006F178A" w:rsidRDefault="00E9703F" w:rsidP="00E9703F">
      <w:pPr>
        <w:rPr>
          <w:rtl/>
        </w:rPr>
      </w:pPr>
      <w:r w:rsidRPr="006F178A">
        <w:rPr>
          <w:rtl/>
        </w:rPr>
        <w:t>•</w:t>
      </w:r>
      <w:r w:rsidRPr="006F178A">
        <w:rPr>
          <w:rFonts w:hint="cs"/>
          <w:rtl/>
        </w:rPr>
        <w:t xml:space="preserve"> </w:t>
      </w:r>
      <w:r w:rsidRPr="006F178A">
        <w:rPr>
          <w:rtl/>
        </w:rPr>
        <w:t>התולש את הכנף, והקוטמו, והמורטו - חייב שלש חטאות.</w:t>
      </w:r>
    </w:p>
    <w:p w:rsidR="00E9703F" w:rsidRPr="006F178A" w:rsidRDefault="00E9703F" w:rsidP="00E9703F">
      <w:pPr>
        <w:rPr>
          <w:rtl/>
        </w:rPr>
      </w:pPr>
      <w:r w:rsidRPr="006F178A">
        <w:rPr>
          <w:rStyle w:val="2fb"/>
          <w:rtl/>
        </w:rPr>
        <w:t xml:space="preserve">רשב"ל</w:t>
      </w:r>
      <w:r w:rsidRPr="006F178A">
        <w:rPr>
          <w:rtl/>
        </w:rPr>
        <w:t xml:space="preserve"> תולש חייב משום גוזז, קוטם חייב משום מחתך, ממרט חייב משום ממחק.</w:t>
      </w:r>
    </w:p>
    <w:p>
      <w:pPr>
        <w:pStyle w:val="afffff8"/>
        <w:rPr>
          <w:ins w:id="90775" w:author="קלוד" w:date="2026-10-11T12:33:55Z"/>
        </w:rPr>
      </w:pPr>
      <w:ins w:id="90776" w:author="קלוד" w:date="2026-10-11T12:33:55Z">
        <w:r>
          <w:rPr>
            <w:color w:val="7B3F00"/>
          </w:rPr>
          <w:t xml:space="preserve">קושר ומתיר במשכן - לא באוהלים ולא בנימא שנפסקה</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hint="cs"/>
          <w:rtl/>
        </w:rPr>
        <w:t>קושר ומתיר במשכן</w:t>
      </w:r>
      <w:r w:rsidRPr="006F178A">
        <w:rPr>
          <w:rFonts w:hint="cs"/>
          <w:rtl/>
        </w:rPr>
        <w:t xml:space="preserve">- </w:t>
      </w:r>
      <w:ins w:id="91253" w:author="מנוע מכני" w:date="2026-10-11T12:04:39Z">
        <w:r>
          <w:rPr>
            <w:rFonts w:hint="cs"/>
            <w:rtl/>
          </w:rPr>
          <w:t xml:space="preserve">לא</w:t>
        </w:r>
      </w:ins>
      <w:del w:id="91254" w:author="מנוע מכני" w:date="2026-10-11T12:04:39Z">
        <w:r w:rsidRPr="006F178A">
          <w:rPr>
            <w:rFonts w:hint="cs"/>
            <w:rtl/>
          </w:rPr>
          <w:delText xml:space="preserve">לאו</w:delText>
        </w:r>
      </w:del>
      <w:r w:rsidRPr="006F178A">
        <w:rPr>
          <w:rFonts w:hint="cs"/>
          <w:rtl/>
        </w:rPr>
        <w:t xml:space="preserve"> ב</w:t>
      </w:r>
      <w:r w:rsidRPr="006F178A">
        <w:rPr>
          <w:rtl/>
        </w:rPr>
        <w:t>אוהלים דע"מ להתיר הוא.</w:t>
      </w:r>
    </w:p>
    <w:p w:rsidR="00E9703F" w:rsidRPr="006F178A" w:rsidRDefault="00E9703F" w:rsidP="00E9703F">
      <w:pPr>
        <w:rPr>
          <w:rtl/>
        </w:rPr>
      </w:pPr>
      <w:ins w:id="91255" w:author="מנוע מכני" w:date="2026-10-11T12:04:39Z">
        <w:r>
          <w:rPr>
            <w:rFonts w:hint="cs"/>
            <w:rtl/>
          </w:rPr>
          <w:t xml:space="preserve">ולא</w:t>
        </w:r>
      </w:ins>
      <w:del w:id="91256" w:author="מנוע מכני" w:date="2026-10-11T12:04:39Z">
        <w:r w:rsidRPr="006F178A">
          <w:rPr>
            <w:rFonts w:hint="cs"/>
            <w:rtl/>
          </w:rPr>
          <w:delText xml:space="preserve">ולאו</w:delText>
        </w:r>
      </w:del>
      <w:r w:rsidRPr="006F178A">
        <w:rPr>
          <w:rFonts w:hint="cs"/>
          <w:rtl/>
        </w:rPr>
        <w:t xml:space="preserve"> ב</w:t>
      </w:r>
      <w:r w:rsidRPr="006F178A">
        <w:rPr>
          <w:rtl/>
        </w:rPr>
        <w:t xml:space="preserve">נימא שנפסקה </w:t>
      </w:r>
      <w:r w:rsidRPr="006F178A">
        <w:rPr>
          <w:rFonts w:hint="cs"/>
          <w:rtl/>
        </w:rPr>
        <w:t>-</w:t>
      </w:r>
      <w:r w:rsidRPr="006F178A">
        <w:rPr>
          <w:rtl/>
        </w:rPr>
        <w:t>שאין דרך כבוד בכך.</w:t>
      </w:r>
    </w:p>
    <w:p w:rsidR="00E9703F" w:rsidRPr="006F178A" w:rsidRDefault="00E9703F" w:rsidP="00E9703F">
      <w:pPr>
        <w:rPr>
          <w:rtl/>
        </w:rPr>
      </w:pPr>
      <w:r w:rsidRPr="006F178A">
        <w:rPr>
          <w:rStyle w:val="2fb"/>
          <w:rtl/>
        </w:rPr>
        <w:t xml:space="preserve">רבא</w:t>
      </w:r>
      <w:r w:rsidRPr="006F178A">
        <w:rPr>
          <w:rtl/>
        </w:rPr>
        <w:t xml:space="preserve"> </w:t>
      </w:r>
      <w:r w:rsidRPr="006F178A">
        <w:rPr>
          <w:rtl/>
        </w:rPr>
        <w:t xml:space="preserve">אמר</w:t>
      </w:r>
      <w:r w:rsidRPr="006F178A">
        <w:rPr>
          <w:rtl/>
        </w:rPr>
        <w:t xml:space="preserve"> שכן צדי חלזון קושרין ומתירין.</w:t>
      </w:r>
    </w:p>
    <w:p w:rsidR="00E9703F" w:rsidRPr="006F178A" w:rsidRDefault="00E9703F" w:rsidP="00E9703F">
      <w:pPr>
        <w:rPr>
          <w:rtl/>
        </w:rPr>
      </w:pPr>
      <w:r w:rsidRPr="006F178A">
        <w:rPr>
          <w:rtl/>
        </w:rPr>
        <w:t>•</w:t>
      </w:r>
      <w:r w:rsidRPr="006F178A">
        <w:rPr>
          <w:rFonts w:hint="cs"/>
          <w:rtl/>
        </w:rPr>
        <w:t xml:space="preserve"> שתי תפירות -</w:t>
      </w:r>
      <w:r w:rsidRPr="006F178A">
        <w:rPr>
          <w:rtl/>
        </w:rPr>
        <w:t>והוא שקשרן.</w:t>
      </w:r>
    </w:p>
    <w:p w:rsidR="00E9703F" w:rsidRPr="006F178A" w:rsidRDefault="00E9703F" w:rsidP="00E9703F">
      <w:pPr>
        <w:rPr>
          <w:rtl/>
        </w:rPr>
      </w:pPr>
      <w:r w:rsidRPr="006F178A">
        <w:rPr>
          <w:rFonts w:ascii="Fb Fontext" w:hAnsi="Fb Fontext"/>
          <w:sz w:val="20"/>
          <w:rtl/>
        </w:rPr>
        <w:t>•</w:t>
      </w:r>
      <w:r w:rsidRPr="006F178A">
        <w:rPr>
          <w:rFonts w:ascii="Fb Fontext" w:hAnsi="Fb Fontext" w:hint="cs"/>
          <w:sz w:val="20"/>
          <w:rtl/>
        </w:rPr>
        <w:t xml:space="preserve"> </w:t>
      </w:r>
      <w:r w:rsidRPr="006F178A">
        <w:rPr>
          <w:rStyle w:val="afffe"/>
          <w:rFonts w:ascii="Fb Fontext" w:hAnsi="Fb Fontext" w:hint="cs"/>
          <w:sz w:val="20"/>
          <w:rtl/>
        </w:rPr>
        <w:t>קורע</w:t>
      </w:r>
      <w:r w:rsidRPr="006F178A">
        <w:rPr>
          <w:rFonts w:ascii="Fb Fontext" w:hAnsi="Fb Fontext" w:hint="cs"/>
          <w:sz w:val="20"/>
          <w:rtl/>
        </w:rPr>
        <w:t xml:space="preserve"> </w:t>
      </w:r>
      <w:r w:rsidRPr="006F178A">
        <w:rPr>
          <w:rStyle w:val="afffe"/>
          <w:rFonts w:ascii="Fb Fontext" w:hAnsi="Fb Fontext" w:hint="cs"/>
          <w:sz w:val="20"/>
          <w:rtl/>
        </w:rPr>
        <w:t>ע</w:t>
      </w:r>
      <w:r w:rsidRPr="006F178A">
        <w:rPr>
          <w:rStyle w:val="afffe"/>
          <w:rFonts w:ascii="Fb Fontext" w:hAnsi="Fb Fontext"/>
          <w:sz w:val="20"/>
          <w:rtl/>
        </w:rPr>
        <w:t>"</w:t>
      </w:r>
      <w:r w:rsidRPr="006F178A">
        <w:rPr>
          <w:rStyle w:val="afffe"/>
          <w:rFonts w:ascii="Fb Fontext" w:hAnsi="Fb Fontext" w:hint="cs"/>
          <w:sz w:val="20"/>
          <w:rtl/>
        </w:rPr>
        <w:t>מ לתפור</w:t>
      </w:r>
      <w:r w:rsidRPr="006F178A">
        <w:rPr>
          <w:rFonts w:ascii="Fb Fontext" w:hAnsi="Fb Fontext" w:hint="cs"/>
          <w:sz w:val="20"/>
          <w:rtl/>
        </w:rPr>
        <w:t xml:space="preserve"> - </w:t>
      </w:r>
      <w:ins w:id="99267" w:author="קלוד" w:date="2026-10-11T13:11:34Z">
        <w:r>
          <w:rPr>
            <w:rFonts w:ascii="Fb Fontext" w:hAnsi="Fb Fontext"/>
            <w:sz w:val="20"/>
            <w:rtl/>
          </w:rPr>
          <w:t xml:space="preserve">שכן </w:t>
        </w:r>
        <w:r>
          <w:rPr>
            <w:rStyle w:val="afffffe"/>
            <w:rFonts w:ascii="Fb Fontext" w:hAnsi="Fb Fontext"/>
            <w:sz w:val="20"/>
            <w:rtl/>
          </w:rPr>
          <w:t xml:space="preserve">יריעה</w:t>
        </w:r>
        <w:r>
          <w:rPr>
            <w:rFonts w:ascii="Fb Fontext" w:hAnsi="Fb Fontext"/>
            <w:sz w:val="20"/>
            <w:rtl/>
          </w:rPr>
          <w:t xml:space="preserve"> שנפלה</w:t>
        </w:r>
      </w:ins>
      <w:del w:id="99268" w:author="קלוד" w:date="2026-10-11T13:11:34Z">
        <w:r w:rsidRPr="006F178A">
          <w:rPr>
            <w:rFonts w:ascii="Fb Fontext" w:hAnsi="Fb Fontext"/>
            <w:sz w:val="20"/>
            <w:rtl/>
          </w:rPr>
          <w:delText xml:space="preserve">דנפל</w:delText>
        </w:r>
      </w:del>
      <w:r w:rsidRPr="006F178A">
        <w:rPr>
          <w:rFonts w:ascii="Fb Fontext" w:hAnsi="Fb Fontext"/>
          <w:sz w:val="20"/>
          <w:rtl/>
        </w:rPr>
        <w:t xml:space="preserve"> בה </w:t>
      </w:r>
      <w:ins w:id="99265" w:author="קלוד" w:date="2026-10-11T13:11:34Z">
        <w:r>
          <w:rPr>
            <w:rFonts w:ascii="Fb Fontext" w:hAnsi="Fb Fontext"/>
            <w:sz w:val="20"/>
            <w:rtl/>
          </w:rPr>
          <w:t xml:space="preserve">תולעת</w:t>
        </w:r>
      </w:ins>
      <w:del w:id="99266" w:author="קלוד" w:date="2026-10-11T13:11:34Z">
        <w:r w:rsidRPr="006F178A">
          <w:rPr>
            <w:rFonts w:ascii="Fb Fontext" w:hAnsi="Fb Fontext"/>
            <w:sz w:val="20"/>
            <w:rtl/>
          </w:rPr>
          <w:delText xml:space="preserve">דרנא</w:delText>
        </w:r>
      </w:del>
      <w:r w:rsidRPr="006F178A">
        <w:rPr>
          <w:rFonts w:ascii="Fb Fontext" w:hAnsi="Fb Fontext"/>
          <w:sz w:val="20"/>
          <w:rtl/>
        </w:rPr>
        <w:t xml:space="preserve"> קורעין בה ותופרין אותה.</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עה.</w:t>
      </w:r>
    </w:p>
    <w:p>
      <w:pPr>
        <w:pStyle w:val="afffff8"/>
        <w:rPr>
          <w:ins w:id="90773" w:author="קלוד" w:date="2026-10-11T12:33:55Z"/>
        </w:rPr>
      </w:pPr>
      <w:ins w:id="90774" w:author="קלוד" w:date="2026-10-11T12:33:55Z">
        <w:r>
          <w:rPr>
            <w:color w:val="7B3F00"/>
          </w:rPr>
          <w:t xml:space="preserve">שלש שמועות מרב - מותח חוט, מגוש וחשבון תקופות</w:t>
        </w:r>
      </w:ins>
    </w:p>
    <w:p w:rsidR="00E9703F" w:rsidRDefault="00E9703F" w:rsidP="00E9703F">
      <w:pPr>
        <w:rPr>
          <w:rFonts w:ascii="Fb Fontext" w:hAnsi="Fb Fontext"/>
          <w:rtl/>
        </w:rPr>
      </w:pPr>
      <w:ins w:id="99271" w:author="קלוד" w:date="2026-10-11T13:11:34Z">
        <w:r>
          <w:rPr>
            <w:rFonts w:ascii="Fb Fontext" w:hAnsi="Fb Fontext" w:hint="cs"/>
            <w:rtl/>
          </w:rPr>
          <w:t xml:space="preserve">שלש</w:t>
        </w:r>
      </w:ins>
      <w:del w:id="99272" w:author="קלוד" w:date="2026-10-11T13:11:34Z">
        <w:r w:rsidRPr="006F178A">
          <w:rPr>
            <w:rFonts w:ascii="Fb Fontext" w:hAnsi="Fb Fontext" w:hint="cs"/>
            <w:rtl/>
          </w:rPr>
          <w:delText xml:space="preserve">תלת</w:delText>
        </w:r>
      </w:del>
      <w:r w:rsidRPr="006F178A">
        <w:rPr>
          <w:rFonts w:ascii="Fb Fontext" w:hAnsi="Fb Fontext" w:hint="cs"/>
          <w:rtl/>
        </w:rPr>
        <w:t xml:space="preserve"> </w:t>
      </w:r>
      <w:ins w:id="99269" w:author="קלוד" w:date="2026-10-11T13:11:34Z">
        <w:r>
          <w:rPr>
            <w:rFonts w:ascii="Fb Fontext" w:hAnsi="Fb Fontext" w:hint="cs"/>
            <w:rtl/>
          </w:rPr>
          <w:t xml:space="preserve">שמועות</w:t>
        </w:r>
      </w:ins>
      <w:del w:id="99270" w:author="קלוד" w:date="2026-10-11T13:11:34Z">
        <w:r w:rsidRPr="006F178A">
          <w:rPr>
            <w:rFonts w:ascii="Fb Fontext" w:hAnsi="Fb Fontext" w:hint="cs"/>
            <w:rtl/>
          </w:rPr>
          <w:delText xml:space="preserve">שעמעתתא</w:delText>
        </w:r>
      </w:del>
      <w:r w:rsidRPr="006F178A">
        <w:rPr>
          <w:rFonts w:ascii="Fb Fontext" w:hAnsi="Fb Fontext" w:hint="cs"/>
          <w:rtl/>
        </w:rPr>
        <w:t xml:space="preserve"> </w:t>
      </w:r>
      <w:r w:rsidRPr="006F178A">
        <w:rPr>
          <w:rFonts w:ascii="Fb Fontext" w:hAnsi="Fb Fontext" w:hint="cs"/>
          <w:b/>
          <w:bCs/>
          <w:rtl/>
        </w:rPr>
        <w:t>ת</w:t>
      </w:r>
      <w:r w:rsidRPr="006F178A">
        <w:rPr>
          <w:rFonts w:ascii="Fb Fontext" w:hAnsi="Fb Fontext"/>
          <w:b/>
          <w:bCs/>
          <w:rtl/>
        </w:rPr>
        <w:t>"</w:t>
      </w:r>
      <w:r w:rsidRPr="006F178A">
        <w:rPr>
          <w:rFonts w:ascii="Fb Fontext" w:hAnsi="Fb Fontext" w:hint="cs"/>
          <w:b/>
          <w:bCs/>
          <w:rtl/>
        </w:rPr>
        <w:t xml:space="preserve">ש </w:t>
      </w:r>
      <w:r w:rsidRPr="006F178A">
        <w:rPr>
          <w:rStyle w:val="2fb"/>
          <w:rFonts w:ascii="Fb Fontext" w:hAnsi="Fb Fontext" w:hint="cs"/>
          <w:rtl/>
        </w:rPr>
        <w:t>מ</w:t>
      </w:r>
      <w:r w:rsidRPr="006F178A">
        <w:rPr>
          <w:rStyle w:val="2fb"/>
          <w:rFonts w:ascii="Fb Fontext" w:hAnsi="Fb Fontext"/>
          <w:rtl/>
        </w:rPr>
        <w:t>"</w:t>
      </w:r>
      <w:r w:rsidRPr="006F178A">
        <w:rPr>
          <w:rStyle w:val="2fb"/>
          <w:rFonts w:ascii="Fb Fontext" w:hAnsi="Fb Fontext" w:hint="cs"/>
          <w:rtl/>
        </w:rPr>
        <w:t xml:space="preserve">ז</w:t>
      </w:r>
      <w:r w:rsidRPr="006F178A">
        <w:rPr>
          <w:rFonts w:ascii="Fb Fontext" w:hAnsi="Fb Fontext" w:hint="cs"/>
          <w:rtl/>
        </w:rPr>
        <w:t xml:space="preserve"> </w:t>
      </w:r>
      <w:r w:rsidRPr="006F178A">
        <w:rPr>
          <w:rStyle w:val="2fb"/>
          <w:rFonts w:ascii="Fb Fontext" w:hAnsi="Fb Fontext" w:hint="cs"/>
          <w:rtl/>
        </w:rPr>
        <w:t xml:space="preserve">מרב</w:t>
      </w:r>
      <w:r w:rsidRPr="006F178A">
        <w:rPr>
          <w:rFonts w:ascii="Fb Fontext" w:hAnsi="Fb Fontext" w:hint="cs"/>
          <w:rtl/>
        </w:rPr>
        <w:t xml:space="preserve">-</w:t>
      </w:r>
    </w:p>
    <w:p w:rsidR="00E9703F" w:rsidRPr="009757B9" w:rsidRDefault="00E9703F" w:rsidP="00E9703F">
      <w:pPr>
        <w:rPr>
          <w:rFonts w:cs="Guttman Vilna"/>
          <w:b/>
          <w:bCs/>
          <w:rtl/>
        </w:rPr>
      </w:pPr>
      <w:r w:rsidRPr="006F178A">
        <w:rPr>
          <w:rtl/>
        </w:rPr>
        <w:t>מותח חוט של תפירה בשבת - חייב חטאת.</w:t>
      </w:r>
    </w:p>
    <w:p w:rsidR="00E9703F" w:rsidRPr="009757B9" w:rsidRDefault="00E9703F" w:rsidP="00E9703F">
      <w:pPr>
        <w:rPr>
          <w:rFonts w:cs="Guttman Vilna"/>
          <w:b/>
          <w:bCs/>
          <w:rtl/>
        </w:rPr>
      </w:pPr>
      <w:r w:rsidRPr="006F178A">
        <w:rPr>
          <w:rtl/>
        </w:rPr>
        <w:t>והלומד דבר אחד מן המגוש - חייב מיתה.</w:t>
      </w:r>
    </w:p>
    <w:p w:rsidR="00E9703F" w:rsidRPr="009757B9" w:rsidRDefault="00E9703F" w:rsidP="00E9703F">
      <w:pPr>
        <w:rPr>
          <w:rFonts w:cs="Guttman Vilna"/>
          <w:b/>
          <w:bCs/>
          <w:rtl/>
        </w:rPr>
      </w:pPr>
      <w:r w:rsidRPr="006F178A">
        <w:rPr>
          <w:rtl/>
        </w:rPr>
        <w:t>והיודע לחשב תקופות ומזלות ואינו חושב - אסור לספר הימנו.</w:t>
      </w:r>
    </w:p>
    <w:p w:rsidR="00E9703F" w:rsidRPr="006F178A" w:rsidRDefault="00E9703F" w:rsidP="00E9703F">
      <w:pPr>
        <w:rPr>
          <w:rtl/>
        </w:rPr>
      </w:pPr>
      <w:r w:rsidRPr="006F178A">
        <w:rPr>
          <w:rFonts w:hint="cs"/>
          <w:b/>
          <w:bCs/>
          <w:rtl/>
        </w:rPr>
        <w:t>מגושא</w:t>
      </w:r>
      <w:r w:rsidRPr="006F178A">
        <w:rPr>
          <w:rFonts w:hint="cs"/>
          <w:rtl/>
        </w:rPr>
        <w:t xml:space="preserve">- </w:t>
      </w:r>
      <w:r w:rsidRPr="006F178A">
        <w:rPr>
          <w:rStyle w:val="2fb"/>
          <w:rtl/>
        </w:rPr>
        <w:t xml:space="preserve">רב</w:t>
      </w:r>
      <w:r w:rsidRPr="006F178A">
        <w:rPr>
          <w:rtl/>
        </w:rPr>
        <w:t xml:space="preserve"> - מכשף.</w:t>
      </w:r>
    </w:p>
    <w:p>
      <w:pPr>
        <w:pStyle w:val="38"/>
        <w:rPr>
          <w:ins w:id="99332" w:author="מנוע מכני" w:date="2026-10-11T12:04:39Z"/>
        </w:rPr>
      </w:pPr>
      <w:r w:rsidRPr="006F178A">
        <w:tab/>
      </w:r>
      <w:r w:rsidRPr="006F178A">
        <w:tab/>
        <w:t xml:space="preserve">שמואל</w:t>
      </w:r>
    </w:p>
    <w:p w:rsidR="00E9703F" w:rsidRPr="006F178A" w:rsidRDefault="00E9703F" w:rsidP="00E9703F">
      <w:pPr>
        <w:rPr>
          <w:rtl/>
        </w:rPr>
      </w:pPr>
      <w:del w:id="99333" w:author="מנוע מכני" w:date="2026-10-11T12:04:39Z">
        <w:r w:rsidRPr="006F178A">
          <w:rPr>
            <w:rtl/>
          </w:rPr>
          <w:tab/>
          <w:delText xml:space="preserve"> </w:delText>
        </w:r>
      </w:del>
      <w:r w:rsidRPr="006F178A">
        <w:rPr>
          <w:rtl/>
        </w:rPr>
        <w:tab/>
        <w:t xml:space="preserve">- ומין האדוק המחרף את השם.</w:t>
      </w:r>
    </w:p>
    <w:p w:rsidR="00E9703F" w:rsidRPr="009757B9" w:rsidRDefault="00E9703F" w:rsidP="00E9703F">
      <w:pPr>
        <w:rPr>
          <w:rFonts w:cs="Guttman Vilna"/>
          <w:b/>
          <w:bCs/>
          <w:rtl/>
        </w:rPr>
      </w:pPr>
      <w:r w:rsidRPr="006F178A">
        <w:rPr>
          <w:rtl/>
        </w:rPr>
        <w:tab/>
      </w:r>
      <w:r w:rsidRPr="006F178A">
        <w:rPr>
          <w:rStyle w:val="2fb"/>
          <w:b/>
          <w:bCs/>
          <w:rtl/>
        </w:rPr>
        <w:t>רב</w:t>
      </w:r>
      <w:r w:rsidRPr="006F178A">
        <w:rPr>
          <w:rtl/>
        </w:rPr>
        <w:t xml:space="preserve"> הוא דאמר מכשף דאל"ה </w:t>
      </w:r>
      <w:ins w:id="92929" w:author="מנוע מכני" w:date="2026-10-11T12:04:39Z">
        <w:r>
          <w:rPr>
            <w:rtl/>
          </w:rPr>
          <w:t xml:space="preserve">מה</w:t>
        </w:r>
      </w:ins>
      <w:del w:id="92930" w:author="מנוע מכני" w:date="2026-10-11T12:04:39Z">
        <w:r w:rsidRPr="006F178A">
          <w:rPr>
            <w:rtl/>
          </w:rPr>
          <w:delText xml:space="preserve">מאי</w:delText>
        </w:r>
      </w:del>
      <w:r w:rsidRPr="00784B8D">
        <w:rPr>
          <w:rStyle w:val="afffff0"/>
          <w:rtl/>
        </w:rPr>
        <w:t xml:space="preserve"> </w:t>
      </w:r>
      <w:r w:rsidRPr="00784B8D">
        <w:rPr>
          <w:rStyle w:val="afffff0"/>
          <w:rFonts w:hint="cs"/>
          <w:rtl/>
        </w:rPr>
        <w:t>'</w:t>
      </w:r>
      <w:ins w:id="91077" w:author="Claude - סמנטי" w:date="2026-10-11T12:28:21Z">
        <w:r>
          <w:rPr>
            <w:rStyle w:val="afffff0"/>
            <w:rtl/>
          </w:rPr>
          <w:t xml:space="preserve">לֹא תִלְמַד לַעֲשׂוֹת</w:t>
        </w:r>
      </w:ins>
      <w:del w:id="91078" w:author="Claude - סמנטי" w:date="2026-10-11T12:28:21Z">
        <w:r w:rsidRPr="00784B8D">
          <w:rPr>
            <w:rStyle w:val="afffff0"/>
            <w:rtl/>
          </w:rPr>
          <w:delText xml:space="preserve">לא תלמד לעשות</w:delText>
        </w:r>
      </w:del>
      <w:r w:rsidRPr="00784B8D">
        <w:rPr>
          <w:rStyle w:val="afffff0"/>
          <w:rFonts w:hint="cs"/>
          <w:rtl/>
        </w:rPr>
        <w:t>'</w:t>
      </w:r>
      <w:r w:rsidRPr="00784B8D">
        <w:rPr>
          <w:rStyle w:val="afffff0"/>
          <w:rtl/>
        </w:rPr>
        <w:t xml:space="preserve"> </w:t>
      </w:r>
      <w:r w:rsidRPr="006F178A">
        <w:rPr>
          <w:rtl/>
        </w:rPr>
        <w:t xml:space="preserve">הא מותר להבין ולהורות </w:t>
      </w:r>
      <w:r w:rsidRPr="006F178A">
        <w:rPr>
          <w:rFonts w:hint="cs"/>
          <w:rtl/>
        </w:rPr>
        <w:t>ו</w:t>
      </w:r>
      <w:r w:rsidRPr="006F178A">
        <w:rPr>
          <w:rtl/>
        </w:rPr>
        <w:t>ללמוד איך עושה הדברים.</w:t>
      </w:r>
      <w:r w:rsidRPr="006F178A">
        <w:rPr>
          <w:rFonts w:hint="cs"/>
          <w:rtl/>
        </w:rPr>
        <w:t xml:space="preserve"> </w:t>
      </w:r>
      <w:r w:rsidRPr="006F178A">
        <w:rPr>
          <w:rtl/>
        </w:rPr>
        <w:t xml:space="preserve">בהכרח שהוא מכשף </w:t>
      </w:r>
      <w:ins w:id="94733" w:author="מנוע מכני" w:date="2026-10-11T12:04:39Z">
        <w:r>
          <w:rPr>
            <w:rtl/>
          </w:rPr>
          <w:t xml:space="preserve">דאם </w:t>
        </w:r>
      </w:ins>
      <w:del w:id="94734" w:author="מנוע מכני" w:date="2026-10-11T12:04:39Z">
        <w:r w:rsidRPr="006F178A">
          <w:rPr>
            <w:rtl/>
          </w:rPr>
          <w:delText xml:space="preserve">דאי </w:delText>
        </w:r>
      </w:del>
      <w:r w:rsidRPr="006F178A">
        <w:rPr>
          <w:rtl/>
        </w:rPr>
        <w:t xml:space="preserve">מין הוא אסור </w:t>
      </w:r>
      <w:r>
        <w:rPr>
          <w:rtl/>
        </w:rPr>
        <w:t>אפי'</w:t>
      </w:r>
      <w:r w:rsidRPr="006F178A">
        <w:rPr>
          <w:rtl/>
        </w:rPr>
        <w:t xml:space="preserve"> לשמוע.</w:t>
      </w:r>
    </w:p>
    <w:p>
      <w:pPr>
        <w:pStyle w:val="38"/>
        <w:rPr>
          <w:ins w:id="97791" w:author="מנוע מכני" w:date="2026-10-11T12:04:39Z"/>
        </w:rPr>
      </w:pPr>
      <w:del w:id="97790" w:author="מנוע מכני" w:date="2026-10-11T12:04:39Z">
        <w:r w:rsidRPr="006F178A">
          <w:delText xml:space="preserve">•</w:delText>
        </w:r>
      </w:del>
      <w:r w:rsidRPr="006F178A">
        <w:t xml:space="preserve"> </w:t>
      </w:r>
      <w:r w:rsidRPr="006F178A">
        <w:t xml:space="preserve">רשב"פ אריב"ל מבר קפרא:</w:t>
      </w:r>
    </w:p>
    <w:p w:rsidR="00E9703F" w:rsidRPr="006F178A" w:rsidRDefault="00E9703F" w:rsidP="00E9703F">
      <w:pPr>
        <w:rPr>
          <w:rtl/>
        </w:rPr>
      </w:pPr>
      <w:del w:id="97792" w:author="מנוע מכני" w:date="2026-10-11T12:04:39Z">
        <w:r w:rsidRPr="006F178A">
          <w:rPr>
            <w:rtl/>
          </w:rPr>
          <w:delText xml:space="preserve"> </w:delText>
        </w:r>
      </w:del>
      <w:r w:rsidRPr="006F178A">
        <w:rPr>
          <w:rtl/>
        </w:rPr>
        <w:t xml:space="preserve">כל היודע לחשב בתקופות ומזלות ואינו חושב - עליו הכתוב אומר</w:t>
      </w:r>
      <w:r w:rsidRPr="00784B8D">
        <w:rPr>
          <w:rStyle w:val="afffff0"/>
          <w:rtl/>
        </w:rPr>
        <w:t xml:space="preserve"> </w:t>
      </w:r>
      <w:r w:rsidRPr="00784B8D">
        <w:rPr>
          <w:rStyle w:val="afffff0"/>
          <w:rFonts w:hint="cs"/>
          <w:rtl/>
        </w:rPr>
        <w:t>'</w:t>
      </w:r>
      <w:ins w:id="91079" w:author="Claude - סמנטי" w:date="2026-10-11T12:28:21Z">
        <w:r>
          <w:rPr>
            <w:rStyle w:val="afffff0"/>
            <w:rtl/>
          </w:rPr>
          <w:t xml:space="preserve">וְאֵת פֹּעַל ה</w:t>
        </w:r>
      </w:ins>
      <w:del w:id="91080" w:author="Claude - סמנטי" w:date="2026-10-11T12:28:21Z">
        <w:r w:rsidRPr="00784B8D">
          <w:rPr>
            <w:rStyle w:val="afffff0"/>
            <w:rtl/>
          </w:rPr>
          <w:delText xml:space="preserve">ואת פעל </w:delText>
        </w:r>
        <w:r>
          <w:rPr>
            <w:rStyle w:val="afffff0"/>
            <w:rtl/>
          </w:rPr>
          <w:delText xml:space="preserve">ה</w:delText>
        </w:r>
      </w:del>
      <w:r>
        <w:rPr>
          <w:rStyle w:val="afffff0"/>
          <w:rtl/>
        </w:rPr>
        <w:t xml:space="preserve">'</w:t>
      </w:r>
      <w:r w:rsidRPr="00784B8D">
        <w:rPr>
          <w:rStyle w:val="afffff0"/>
          <w:rtl/>
        </w:rPr>
        <w:t xml:space="preserve"> </w:t>
      </w:r>
      <w:r w:rsidRPr="00784B8D">
        <w:rPr>
          <w:rStyle w:val="afffff0"/>
          <w:rtl/>
        </w:rPr>
        <w:t xml:space="preserve">לא</w:t>
      </w:r>
      <w:r w:rsidRPr="00784B8D">
        <w:rPr>
          <w:rStyle w:val="afffff0"/>
          <w:rtl/>
        </w:rPr>
        <w:t xml:space="preserve"> יביטו ומעשה ידיו </w:t>
      </w:r>
      <w:r w:rsidRPr="00784B8D">
        <w:rPr>
          <w:rStyle w:val="afffff0"/>
          <w:rtl/>
        </w:rPr>
        <w:t xml:space="preserve">לא</w:t>
      </w:r>
      <w:r w:rsidRPr="00784B8D">
        <w:rPr>
          <w:rStyle w:val="afffff0"/>
          <w:rtl/>
        </w:rPr>
        <w:t xml:space="preserve"> ראו</w:t>
      </w:r>
      <w:r w:rsidRPr="00784B8D">
        <w:rPr>
          <w:rStyle w:val="afffff0"/>
          <w:rFonts w:hint="cs"/>
          <w:rtl/>
        </w:rPr>
        <w:t>'</w:t>
      </w:r>
      <w:r w:rsidRPr="00784B8D">
        <w:rPr>
          <w:rStyle w:val="afffff0"/>
          <w:rtl/>
        </w:rPr>
        <w:t>.</w:t>
      </w:r>
    </w:p>
    <w:p>
      <w:pPr>
        <w:pStyle w:val="38"/>
        <w:rPr>
          <w:ins w:id="97794" w:author="מנוע מכני" w:date="2026-10-11T12:04:39Z"/>
        </w:rPr>
      </w:pPr>
      <w:del w:id="97793" w:author="מנוע מכני" w:date="2026-10-11T12:04:39Z">
        <w:r w:rsidRPr="006F178A">
          <w:delText xml:space="preserve">•</w:delText>
        </w:r>
      </w:del>
      <w:r w:rsidRPr="006F178A">
        <w:t xml:space="preserve"> </w:t>
      </w:r>
      <w:r w:rsidRPr="006F178A">
        <w:t xml:space="preserve">רשב"נ מרי"ו:</w:t>
      </w:r>
    </w:p>
    <w:p w:rsidR="00E9703F" w:rsidRPr="006F178A" w:rsidRDefault="00E9703F" w:rsidP="00E9703F">
      <w:pPr>
        <w:rPr>
          <w:rtl/>
        </w:rPr>
      </w:pPr>
      <w:del w:id="97795" w:author="מנוע מכני" w:date="2026-10-11T12:04:39Z">
        <w:r w:rsidRPr="006F178A">
          <w:rPr>
            <w:rtl/>
          </w:rPr>
          <w:delText xml:space="preserve"> </w:delText>
        </w:r>
      </w:del>
      <w:r w:rsidRPr="006F178A">
        <w:rPr>
          <w:rtl/>
        </w:rPr>
        <w:t xml:space="preserve">מנין שמצוה על האדם לחשב תקופות ומזלות-.</w:t>
      </w:r>
    </w:p>
    <w:p w:rsidR="00E9703F" w:rsidRPr="006F178A" w:rsidRDefault="00E9703F" w:rsidP="00E9703F">
      <w:pPr>
        <w:pStyle w:val="afffff"/>
        <w:rPr>
          <w:rtl/>
        </w:rPr>
      </w:pPr>
      <w:r w:rsidRPr="006F178A">
        <w:rPr>
          <w:rFonts w:hint="cs"/>
          <w:rtl/>
        </w:rPr>
        <w:t>'</w:t>
      </w:r>
      <w:r>
        <w:rPr>
          <w:rStyle w:val="afffff0"/>
          <w:rtl/>
          <w:rPrChange w:id="9033" w:author="מנוע פסוקים" w:date="2026-10-11T09:34:00Z">
            <w:rPr>
              <w:rtl/>
            </w:rPr>
          </w:rPrChange>
        </w:rPr>
        <w:t xml:space="preserve">ושמרתם ועשיתם כי היא חכמתכם ובינתכם לעיני העמים</w:t>
      </w:r>
      <w:r w:rsidRPr="006F178A">
        <w:rPr>
          <w:rFonts w:hint="cs"/>
          <w:rtl/>
        </w:rPr>
        <w:t>'</w:t>
      </w:r>
      <w:r w:rsidRPr="006F178A">
        <w:rPr>
          <w:rtl/>
        </w:rPr>
        <w:t>.</w:t>
      </w:r>
    </w:p>
    <w:p w:rsidR="00E9703F" w:rsidRPr="006F178A" w:rsidRDefault="00E9703F" w:rsidP="00E9703F">
      <w:pPr>
        <w:rPr>
          <w:rStyle w:val="afffe"/>
          <w:rFonts w:ascii="Fb Fontext" w:hAnsi="Fb Fontext"/>
          <w:rtl/>
        </w:rPr>
      </w:pPr>
      <w:r w:rsidRPr="006F178A">
        <w:rPr>
          <w:rtl/>
        </w:rPr>
        <w:t>איזו חכמה ובינה שהיא לעיני העמים - הוי אומר זה חישוב תקופות ומזלות.</w:t>
      </w:r>
    </w:p>
    <w:p>
      <w:pPr>
        <w:pStyle w:val="afffff8"/>
        <w:rPr>
          <w:ins w:id="90771" w:author="קלוד" w:date="2026-10-11T12:33:55Z"/>
        </w:rPr>
      </w:pPr>
      <w:ins w:id="90772" w:author="קלוד" w:date="2026-10-11T12:33:55Z">
        <w:r>
          <w:rPr>
            <w:color w:val="7B3F00"/>
          </w:rPr>
          <w:t xml:space="preserve">הצד חלזון והפוצעו - משום דישה או נטילת נשמה</w:t>
        </w:r>
      </w:ins>
    </w:p>
    <w:p>
      <w:pPr>
        <w:pStyle w:val="38"/>
        <w:rPr>
          <w:ins w:id="97797" w:author="מנוע מכני" w:date="2026-10-11T12:04:39Z"/>
        </w:rPr>
      </w:pPr>
      <w:del w:id="97796" w:author="מנוע מכני" w:date="2026-10-11T12:04:39Z">
        <w:r w:rsidRPr="006F178A">
          <w:delText xml:space="preserve">•</w:delText>
        </w:r>
      </w:del>
      <w:r w:rsidRPr="006F178A">
        <w:t xml:space="preserve"> </w:t>
      </w:r>
      <w:r w:rsidRPr="006F178A">
        <w:t>הצד חלזון והפוצעו</w:t>
      </w:r>
      <w:r w:rsidRPr="006F178A">
        <w:t xml:space="preserve"> – רבנן</w:t>
      </w:r>
      <w:r w:rsidRPr="006F178A">
        <w:t>:</w:t>
      </w:r>
    </w:p>
    <w:p w:rsidR="00E9703F" w:rsidRDefault="00E9703F" w:rsidP="00E9703F">
      <w:pPr>
        <w:rPr>
          <w:rtl/>
        </w:rPr>
      </w:pPr>
      <w:del w:id="97798" w:author="מנוע מכני" w:date="2026-10-11T12:04:39Z">
        <w:r w:rsidRPr="006F178A">
          <w:rPr>
            <w:rtl/>
          </w:rPr>
          <w:delText xml:space="preserve"> </w:delText>
        </w:r>
      </w:del>
      <w:r w:rsidRPr="006F178A">
        <w:rPr>
          <w:rtl/>
        </w:rPr>
        <w:t xml:space="preserve">אינו חייב אלא אחת, [</w:t>
      </w:r>
      <w:ins w:id="91257" w:author="מנוע מכני" w:date="2026-10-11T12:04:39Z">
        <w:r>
          <w:rPr>
            <w:rtl/>
          </w:rPr>
          <w:t xml:space="preserve">ולא</w:t>
        </w:r>
      </w:ins>
      <w:del w:id="91258" w:author="מנוע מכני" w:date="2026-10-11T12:04:39Z">
        <w:r w:rsidRPr="006F178A">
          <w:rPr>
            <w:rtl/>
          </w:rPr>
          <w:delText xml:space="preserve">ו</w:delText>
        </w:r>
        <w:r w:rsidRPr="006F178A">
          <w:rPr>
            <w:rFonts w:hint="cs"/>
            <w:rtl/>
          </w:rPr>
          <w:delText xml:space="preserve">לאו</w:delText>
        </w:r>
      </w:del>
      <w:r w:rsidRPr="006F178A">
        <w:rPr>
          <w:rFonts w:hint="cs"/>
          <w:rtl/>
        </w:rPr>
        <w:t xml:space="preserve"> </w:t>
      </w:r>
      <w:r w:rsidRPr="006F178A">
        <w:rPr>
          <w:rtl/>
        </w:rPr>
        <w:t>משום דישה דאין דישה אלא לגידולי קרקע]</w:t>
      </w:r>
    </w:p>
    <w:p>
      <w:pPr>
        <w:pStyle w:val="38"/>
        <w:rPr>
          <w:ins w:id="97799" w:author="מנוע מכני" w:date="2026-10-11T12:04:39Z"/>
        </w:rPr>
      </w:pPr>
      <w:r w:rsidRPr="006F178A">
        <w:tab/>
      </w:r>
      <w:r w:rsidRPr="006F178A">
        <w:tab/>
      </w:r>
      <w:ins w:id="90371" w:author="מנוע מכני" w:date="2026-10-11T12:04:39Z">
        <w:r>
          <w:t xml:space="preserve">ר"י</w:t>
        </w:r>
      </w:ins>
      <w:del w:id="90372" w:author="מנוע מכני" w:date="2026-10-11T12:04:39Z">
        <w:r w:rsidRPr="006F178A">
          <w:tab/>
          <w:delText xml:space="preserve">רבי יהודה</w:delText>
        </w:r>
      </w:del>
      <w:r w:rsidRPr="006F178A">
        <w:t>:</w:t>
      </w:r>
    </w:p>
    <w:p w:rsidR="00E9703F" w:rsidRPr="006F178A" w:rsidRDefault="00E9703F" w:rsidP="00E9703F">
      <w:pPr>
        <w:rPr>
          <w:rtl/>
        </w:rPr>
      </w:pPr>
      <w:del w:id="97800" w:author="מנוע מכני" w:date="2026-10-11T12:04:39Z">
        <w:r w:rsidRPr="006F178A">
          <w:rPr>
            <w:rtl/>
          </w:rPr>
          <w:delText xml:space="preserve"> </w:delText>
        </w:r>
      </w:del>
      <w:r w:rsidRPr="006F178A">
        <w:rPr>
          <w:rtl/>
        </w:rPr>
        <w:t xml:space="preserve">חייב שתים. </w:t>
      </w:r>
      <w:ins w:id="95191" w:author="מנוע מכני" w:date="2026-10-11T12:04:39Z">
        <w:r>
          <w:rPr>
            <w:rtl/>
          </w:rPr>
          <w:t xml:space="preserve">דסבר</w:t>
        </w:r>
      </w:ins>
      <w:del w:id="95192" w:author="מנוע מכני" w:date="2026-10-11T12:04:39Z">
        <w:r w:rsidRPr="006F178A">
          <w:rPr>
            <w:rtl/>
          </w:rPr>
          <w:delText xml:space="preserve">דס"ל</w:delText>
        </w:r>
      </w:del>
      <w:r w:rsidRPr="006F178A">
        <w:rPr>
          <w:rtl/>
        </w:rPr>
        <w:t xml:space="preserve"> פציעה - בכלל דישה.</w:t>
      </w:r>
    </w:p>
    <w:p w:rsidR="00E9703F" w:rsidRDefault="00E9703F" w:rsidP="00E9703F">
      <w:pPr>
        <w:rPr>
          <w:rStyle w:val="afffe"/>
          <w:rFonts w:ascii="Fb Fontext" w:hAnsi="Fb Fontext"/>
          <w:rtl/>
        </w:rPr>
      </w:pPr>
      <w:r w:rsidRPr="006F178A">
        <w:rPr>
          <w:rtl/>
        </w:rPr>
        <w:t xml:space="preserve">ולרבנן</w:t>
      </w:r>
      <w:ins w:id="99275" w:author="קלוד" w:date="2026-10-11T13:11:34Z">
        <w:r>
          <w:rPr>
            <w:rtl/>
          </w:rPr>
          <w:t xml:space="preserve"> אינו חייב גם</w:t>
        </w:r>
      </w:ins>
      <w:del w:id="99276" w:author="קלוד" w:date="2026-10-11T13:11:34Z">
        <w:r w:rsidRPr="006F178A">
          <w:rPr>
            <w:rtl/>
          </w:rPr>
          <w:delText xml:space="preserve"> גם </w:delText>
        </w:r>
        <w:r w:rsidRPr="006F178A">
          <w:rPr>
            <w:rtl/>
          </w:rPr>
          <w:delText xml:space="preserve">לא</w:delText>
        </w:r>
        <w:r w:rsidRPr="006F178A">
          <w:rPr>
            <w:rtl/>
          </w:rPr>
          <w:delText xml:space="preserve"> </w:delText>
        </w:r>
        <w:r>
          <w:rPr>
            <w:rtl/>
          </w:rPr>
          <w:delText xml:space="preserve">מחוייב</w:delText>
        </w:r>
      </w:del>
      <w:ins w:id="96023" w:author="מנוע מכני" w:date="2026-10-11T12:04:39Z"/>
      <w:del w:id="96024" w:author="מנוע מכני" w:date="2026-10-11T12:04:39Z">
        <w:r w:rsidRPr="006F178A">
          <w:rPr>
            <w:rtl/>
          </w:rPr>
          <w:delText xml:space="preserve">מיחייב</w:delText>
        </w:r>
      </w:del>
      <w:r w:rsidRPr="006F178A">
        <w:rPr>
          <w:rtl/>
        </w:rPr>
        <w:t xml:space="preserve"> משום נטילת </w:t>
      </w:r>
      <w:ins w:id="99273" w:author="קלוד" w:date="2026-10-11T13:11:34Z">
        <w:r>
          <w:rPr>
            <w:rtl/>
          </w:rPr>
          <w:t xml:space="preserve">נשמה:</w:t>
        </w:r>
      </w:ins>
      <w:del w:id="99274" w:author="קלוד" w:date="2026-10-11T13:11:34Z">
        <w:r w:rsidRPr="006F178A">
          <w:rPr>
            <w:rtl/>
          </w:rPr>
          <w:delText xml:space="preserve">נשמה</w:delText>
        </w:r>
      </w:del>
    </w:p>
    <w:p w:rsidR="00E9703F" w:rsidRPr="009757B9" w:rsidRDefault="00E9703F" w:rsidP="00E9703F">
      <w:pPr>
        <w:rPr>
          <w:rFonts w:cs="Guttman Vilna"/>
          <w:b/>
          <w:bCs/>
          <w:rtl/>
        </w:rPr>
      </w:pPr>
      <w:r w:rsidRPr="006F178A">
        <w:rPr>
          <w:rStyle w:val="afffe"/>
          <w:rFonts w:ascii="Fb Fontext" w:hAnsi="Fb Fontext"/>
          <w:b/>
          <w:rtl/>
        </w:rPr>
        <w:t>א.</w:t>
      </w:r>
      <w:r w:rsidRPr="006F178A">
        <w:rPr>
          <w:rStyle w:val="afffe"/>
          <w:rFonts w:ascii="Fb Fontext" w:hAnsi="Fb Fontext"/>
          <w:rtl/>
        </w:rPr>
        <w:t xml:space="preserve"> </w:t>
      </w:r>
      <w:r w:rsidRPr="006F178A">
        <w:rPr>
          <w:rtl/>
        </w:rPr>
        <w:t>פצעו מת.</w:t>
      </w:r>
    </w:p>
    <w:p>
      <w:pPr>
        <w:pStyle w:val="38"/>
        <w:rPr>
          <w:ins w:id="97801" w:author="מנוע מכני" w:date="2026-10-11T12:04:39Z"/>
        </w:rPr>
      </w:pPr>
      <w:r w:rsidRPr="006F178A">
        <w:t>ב.</w:t>
      </w:r>
      <w:r w:rsidRPr="006F178A">
        <w:t xml:space="preserve"> </w:t>
      </w:r>
      <w:r w:rsidRPr="0092079A">
        <w:t>ולרבא</w:t>
      </w:r>
      <w:r w:rsidRPr="006F178A">
        <w:t xml:space="preserve">:</w:t>
      </w:r>
    </w:p>
    <w:p w:rsidR="00E9703F" w:rsidRPr="009757B9" w:rsidRDefault="00E9703F" w:rsidP="00E9703F">
      <w:pPr>
        <w:rPr>
          <w:rFonts w:cs="Guttman Vilna"/>
          <w:b/>
          <w:bCs/>
          <w:rtl/>
        </w:rPr>
      </w:pPr>
      <w:del w:id="97802" w:author="מנוע מכני" w:date="2026-10-11T12:04:39Z">
        <w:r w:rsidRPr="006F178A">
          <w:rPr>
            <w:rtl/>
          </w:rPr>
          <w:delText xml:space="preserve"> </w:delText>
        </w:r>
      </w:del>
      <w:ins w:id="90373" w:author="מנוע מכני" w:date="2026-10-11T12:04:39Z">
        <w:r>
          <w:rPr>
            <w:rtl/>
          </w:rPr>
          <w:t xml:space="preserve">אפי'</w:t>
        </w:r>
      </w:ins>
      <w:del w:id="90374" w:author="מנוע מכני" w:date="2026-10-11T12:04:39Z">
        <w:r w:rsidRPr="006F178A">
          <w:rPr>
            <w:rtl/>
          </w:rPr>
          <w:delText xml:space="preserve">אפילו</w:delText>
        </w:r>
      </w:del>
      <w:r w:rsidRPr="006F178A">
        <w:rPr>
          <w:rtl/>
        </w:rPr>
        <w:t xml:space="preserve"> </w:t>
      </w:r>
      <w:ins w:id="95703" w:author="מנוע מכני" w:date="2026-10-11T12:04:39Z">
        <w:r>
          <w:rPr>
            <w:rtl/>
          </w:rPr>
          <w:t xml:space="preserve">תאמר</w:t>
        </w:r>
      </w:ins>
      <w:del w:id="95704" w:author="מנוע מכני" w:date="2026-10-11T12:04:39Z">
        <w:r w:rsidRPr="006F178A">
          <w:rPr>
            <w:rtl/>
          </w:rPr>
          <w:delText xml:space="preserve">תימא</w:delText>
        </w:r>
      </w:del>
      <w:r w:rsidRPr="006F178A">
        <w:rPr>
          <w:rtl/>
        </w:rPr>
        <w:t xml:space="preserve"> שפצעו חי, מתעסק הוא אצל נטילת נשמה.</w:t>
      </w:r>
    </w:p>
    <w:p w:rsidR="00E9703F" w:rsidRPr="009757B9" w:rsidRDefault="00E9703F" w:rsidP="00E9703F">
      <w:pPr>
        <w:rPr>
          <w:rFonts w:cs="Guttman Vilna"/>
          <w:b/>
          <w:bCs/>
          <w:rtl/>
        </w:rPr>
      </w:pPr>
      <w:ins w:id="99281" w:author="קלוד" w:date="2026-10-11T13:11:34Z">
        <w:r>
          <w:rPr>
            <w:rtl/>
          </w:rPr>
          <w:t xml:space="preserve">ואע"פ</w:t>
        </w:r>
      </w:ins>
      <w:del w:id="99282" w:author="קלוד" w:date="2026-10-11T13:11:34Z">
        <w:r>
          <w:rPr>
            <w:rtl/>
          </w:rPr>
          <w:delText xml:space="preserve">ואפי'</w:delText>
        </w:r>
      </w:del>
      <w:r w:rsidRPr="006F178A">
        <w:rPr>
          <w:rtl/>
        </w:rPr>
        <w:t xml:space="preserve"> </w:t>
      </w:r>
      <w:ins w:id="99279" w:author="קלוד" w:date="2026-10-11T13:11:34Z">
        <w:r>
          <w:rPr>
            <w:rStyle w:val="2fb"/>
            <w:rtl/>
          </w:rPr>
          <w:t xml:space="preserve">שאביי</w:t>
        </w:r>
      </w:ins>
      <w:del w:id="99280" w:author="קלוד" w:date="2026-10-11T13:11:34Z">
        <w:r w:rsidRPr="006F178A">
          <w:rPr>
            <w:rStyle w:val="2fb"/>
            <w:rtl/>
          </w:rPr>
          <w:delText xml:space="preserve">דאביי</w:delText>
        </w:r>
      </w:del>
      <w:r w:rsidRPr="006F178A">
        <w:rPr>
          <w:rtl/>
        </w:rPr>
        <w:t xml:space="preserve"> </w:t>
      </w:r>
      <w:r w:rsidRPr="006F178A">
        <w:rPr>
          <w:rStyle w:val="2fb"/>
          <w:rtl/>
        </w:rPr>
        <w:t xml:space="preserve">ורבא</w:t>
      </w:r>
      <w:r w:rsidRPr="006F178A">
        <w:rPr>
          <w:rtl/>
        </w:rPr>
        <w:t xml:space="preserve"> </w:t>
      </w:r>
      <w:ins w:id="91259" w:author="מנוע מכני" w:date="2026-10-11T12:04:39Z">
        <w:ins w:id="99277" w:author="קלוד" w:date="2026-10-11T13:11:34Z">
          <w:r>
            <w:rPr>
              <w:rtl/>
            </w:rPr>
            <w:t xml:space="preserve">אמרו</w:t>
          </w:r>
        </w:ins>
        <w:del w:id="99278" w:author="קלוד" w:date="2026-10-11T13:11:34Z">
          <w:r>
            <w:rPr>
              <w:rtl/>
            </w:rPr>
            <w:delText xml:space="preserve">דאמרו</w:delText>
          </w:r>
        </w:del>
      </w:ins>
      <w:del w:id="91260" w:author="מנוע מכני" w:date="2026-10-11T12:04:39Z">
        <w:r w:rsidRPr="006F178A">
          <w:rPr>
            <w:rtl/>
          </w:rPr>
          <w:delText xml:space="preserve">דאמרי</w:delText>
        </w:r>
      </w:del>
      <w:r w:rsidRPr="006F178A">
        <w:rPr>
          <w:rtl/>
        </w:rPr>
        <w:t xml:space="preserve"> </w:t>
      </w:r>
      <w:ins w:id="90277" w:author="Claude - סמנטי" w:date="2026-10-11T12:28:21Z">
        <w:r>
          <w:rPr>
            <w:rtl/>
          </w:rPr>
          <w:t xml:space="preserve">שניהם</w:t>
        </w:r>
      </w:ins>
      <w:del w:id="90278" w:author="Claude - סמנטי" w:date="2026-10-11T12:28:21Z">
        <w:r w:rsidRPr="006F178A">
          <w:rPr>
            <w:rtl/>
          </w:rPr>
          <w:delText xml:space="preserve">תרווייהו</w:delText>
        </w:r>
      </w:del>
      <w:r w:rsidRPr="006F178A">
        <w:rPr>
          <w:rtl/>
        </w:rPr>
        <w:t xml:space="preserve">: מודה </w:t>
      </w:r>
      <w:r w:rsidRPr="006F178A">
        <w:rPr>
          <w:rStyle w:val="2fb"/>
          <w:rtl/>
        </w:rPr>
        <w:t xml:space="preserve">ר"ש</w:t>
      </w:r>
      <w:r w:rsidRPr="006F178A">
        <w:rPr>
          <w:rtl/>
        </w:rPr>
        <w:t xml:space="preserve"> בפסיק רישא ולא ימות.</w:t>
      </w:r>
    </w:p>
    <w:p w:rsidR="00E9703F" w:rsidRPr="009757B9" w:rsidRDefault="00E9703F" w:rsidP="00E9703F">
      <w:pPr>
        <w:rPr>
          <w:rFonts w:cs="Guttman Vilna"/>
          <w:b/>
          <w:bCs/>
          <w:rtl/>
        </w:rPr>
      </w:pPr>
      <w:r w:rsidRPr="006F178A">
        <w:rPr>
          <w:rtl/>
        </w:rPr>
        <w:t xml:space="preserve">- </w:t>
      </w:r>
      <w:ins w:id="99299" w:author="קלוד" w:date="2026-10-11T13:11:34Z">
        <w:r>
          <w:rPr>
            <w:rtl/>
          </w:rPr>
          <w:t xml:space="preserve">שונה</w:t>
        </w:r>
      </w:ins>
      <w:del w:id="99300" w:author="קלוד" w:date="2026-10-11T13:11:34Z">
        <w:r w:rsidRPr="006F178A">
          <w:rPr>
            <w:rtl/>
          </w:rPr>
          <w:delText xml:space="preserve">שאני</w:delText>
        </w:r>
      </w:del>
      <w:r w:rsidRPr="006F178A">
        <w:rPr>
          <w:rtl/>
        </w:rPr>
        <w:t xml:space="preserve"> </w:t>
      </w:r>
      <w:ins w:id="91261" w:author="מנוע מכני" w:date="2026-10-11T12:04:39Z">
        <w:r>
          <w:rPr>
            <w:rtl/>
          </w:rPr>
          <w:t xml:space="preserve">כאן</w:t>
        </w:r>
      </w:ins>
      <w:del w:id="91262" w:author="מנוע מכני" w:date="2026-10-11T12:04:39Z">
        <w:r w:rsidRPr="006F178A">
          <w:rPr>
            <w:rtl/>
          </w:rPr>
          <w:delText xml:space="preserve">הכא</w:delText>
        </w:r>
      </w:del>
      <w:r w:rsidRPr="006F178A">
        <w:rPr>
          <w:rtl/>
        </w:rPr>
        <w:t xml:space="preserve">, </w:t>
      </w:r>
      <w:ins w:id="99297" w:author="קלוד" w:date="2026-10-11T13:11:34Z">
        <w:r>
          <w:rPr>
            <w:rtl/>
          </w:rPr>
          <w:t xml:space="preserve">שכל</w:t>
        </w:r>
      </w:ins>
      <w:del w:id="99298" w:author="קלוד" w:date="2026-10-11T13:11:34Z">
        <w:r w:rsidRPr="006F178A">
          <w:rPr>
            <w:rtl/>
          </w:rPr>
          <w:delText xml:space="preserve">דכמה</w:delText>
        </w:r>
      </w:del>
      <w:r w:rsidRPr="006F178A">
        <w:rPr>
          <w:rtl/>
        </w:rPr>
        <w:t xml:space="preserve"> </w:t>
      </w:r>
      <w:ins w:id="92935" w:author="מנוע מכני" w:date="2026-10-11T12:04:39Z">
        <w:ins w:id="99295" w:author="קלוד" w:date="2026-10-11T13:11:34Z">
          <w:r>
            <w:rPr>
              <w:rtl/>
            </w:rPr>
            <w:t xml:space="preserve">זמן שיש</w:t>
          </w:r>
        </w:ins>
        <w:del w:id="99296" w:author="קלוד" w:date="2026-10-11T13:11:34Z">
          <w:r>
            <w:rPr>
              <w:rtl/>
            </w:rPr>
            <w:delText xml:space="preserve">דיש</w:delText>
          </w:r>
        </w:del>
      </w:ins>
      <w:del w:id="92936" w:author="מנוע מכני" w:date="2026-10-11T12:04:39Z">
        <w:r w:rsidRPr="006F178A">
          <w:rPr>
            <w:rtl/>
          </w:rPr>
          <w:delText xml:space="preserve">דאית</w:delText>
        </w:r>
      </w:del>
      <w:r w:rsidRPr="006F178A">
        <w:rPr>
          <w:rtl/>
        </w:rPr>
        <w:t xml:space="preserve"> </w:t>
      </w:r>
      <w:ins w:id="92933" w:author="מנוע מכני" w:date="2026-10-11T12:04:39Z">
        <w:r>
          <w:rPr>
            <w:rtl/>
          </w:rPr>
          <w:t xml:space="preserve">בו</w:t>
        </w:r>
      </w:ins>
      <w:del w:id="92934" w:author="מנוע מכני" w:date="2026-10-11T12:04:39Z">
        <w:r w:rsidRPr="006F178A">
          <w:rPr>
            <w:rtl/>
          </w:rPr>
          <w:delText xml:space="preserve">ביה</w:delText>
        </w:r>
      </w:del>
      <w:r w:rsidRPr="006F178A">
        <w:rPr>
          <w:rtl/>
        </w:rPr>
        <w:t xml:space="preserve"> נשמה - </w:t>
      </w:r>
      <w:ins w:id="96027" w:author="מנוע מכני" w:date="2026-10-11T12:04:39Z">
        <w:ins w:id="99293" w:author="קלוד" w:date="2026-10-11T13:11:34Z">
          <w:r>
            <w:rPr>
              <w:rtl/>
            </w:rPr>
            <w:t xml:space="preserve">נוח</w:t>
          </w:r>
        </w:ins>
        <w:del w:id="99294" w:author="קלוד" w:date="2026-10-11T13:11:34Z">
          <w:r>
            <w:rPr>
              <w:rtl/>
            </w:rPr>
            <w:delText xml:space="preserve">יותר</w:delText>
          </w:r>
        </w:del>
      </w:ins>
      <w:del w:id="96028" w:author="מנוע מכני" w:date="2026-10-11T12:04:39Z">
        <w:r w:rsidRPr="006F178A">
          <w:rPr>
            <w:rtl/>
          </w:rPr>
          <w:delText xml:space="preserve">טפי</w:delText>
        </w:r>
      </w:del>
      <w:r w:rsidRPr="006F178A">
        <w:rPr>
          <w:rtl/>
        </w:rPr>
        <w:t xml:space="preserve"> </w:t>
      </w:r>
      <w:ins w:id="99291" w:author="קלוד" w:date="2026-10-11T13:11:34Z">
        <w:r>
          <w:rPr>
            <w:rtl/>
          </w:rPr>
          <w:t xml:space="preserve">לו</w:t>
        </w:r>
      </w:ins>
      <w:del w:id="99292" w:author="קלוד" w:date="2026-10-11T13:11:34Z">
        <w:r w:rsidRPr="006F178A">
          <w:rPr>
            <w:rtl/>
          </w:rPr>
          <w:delText xml:space="preserve">ניחא</w:delText>
        </w:r>
      </w:del>
      <w:r w:rsidRPr="006F178A">
        <w:rPr>
          <w:rtl/>
        </w:rPr>
        <w:t xml:space="preserve"> </w:t>
      </w:r>
      <w:ins w:id="92931" w:author="מנוע מכני" w:date="2026-10-11T12:04:39Z">
        <w:ins w:id="99289" w:author="קלוד" w:date="2026-10-11T13:11:34Z">
          <w:r>
            <w:rPr>
              <w:rtl/>
            </w:rPr>
            <w:t xml:space="preserve">יותר,</w:t>
          </w:r>
        </w:ins>
        <w:del w:id="99290" w:author="קלוד" w:date="2026-10-11T13:11:34Z">
          <w:r>
            <w:rPr>
              <w:rtl/>
            </w:rPr>
            <w:delText xml:space="preserve">לו</w:delText>
          </w:r>
          <w:r w:rsidRPr="006F178A">
            <w:rPr>
              <w:rtl/>
            </w:rPr>
            <w:delText xml:space="preserve">,</w:delText>
          </w:r>
        </w:del>
      </w:ins>
      <w:del w:id="92932" w:author="מנוע מכני" w:date="2026-10-11T12:04:39Z">
        <w:r w:rsidRPr="006F178A">
          <w:rPr>
            <w:rtl/>
          </w:rPr>
          <w:delText xml:space="preserve">ליה</w:delText>
        </w:r>
      </w:del>
      <w:r w:rsidRPr="006F178A">
        <w:rPr>
          <w:rtl/>
        </w:rPr>
        <w:t xml:space="preserve"> </w:t>
      </w:r>
      <w:ins w:id="99287" w:author="קלוד" w:date="2026-10-11T13:11:34Z">
        <w:r>
          <w:rPr>
            <w:rtl/>
          </w:rPr>
          <w:t xml:space="preserve">כדי</w:t>
        </w:r>
      </w:ins>
      <w:del w:id="99288" w:author="קלוד" w:date="2026-10-11T13:11:34Z">
        <w:r w:rsidRPr="006F178A">
          <w:rPr>
            <w:rtl/>
          </w:rPr>
          <w:delText xml:space="preserve">כי</w:delText>
        </w:r>
      </w:del>
      <w:r w:rsidRPr="006F178A">
        <w:rPr>
          <w:rtl/>
        </w:rPr>
        <w:t xml:space="preserve"> </w:t>
      </w:r>
      <w:ins w:id="96025" w:author="מנוע מכני" w:date="2026-10-11T12:04:39Z">
        <w:ins w:id="99285" w:author="קלוד" w:date="2026-10-11T13:11:34Z">
          <w:r>
            <w:rPr>
              <w:rtl/>
            </w:rPr>
            <w:t xml:space="preserve">שיצטלל</w:t>
          </w:r>
        </w:ins>
        <w:del w:id="99286" w:author="קלוד" w:date="2026-10-11T13:11:34Z">
          <w:r>
            <w:rPr>
              <w:rtl/>
            </w:rPr>
            <w:delText xml:space="preserve">איך</w:delText>
          </w:r>
        </w:del>
      </w:ins>
      <w:del w:id="96026" w:author="מנוע מכני" w:date="2026-10-11T12:04:39Z">
        <w:r w:rsidRPr="006F178A">
          <w:rPr>
            <w:rtl/>
          </w:rPr>
          <w:delText xml:space="preserve">היכי</w:delText>
        </w:r>
      </w:del>
      <w:r w:rsidRPr="006F178A">
        <w:rPr>
          <w:rtl/>
        </w:rPr>
        <w:t xml:space="preserve"> </w:t>
      </w:r>
      <w:ins w:id="90279" w:author="Claude - סמנטי" w:date="2026-10-11T12:28:21Z">
        <w:ins w:id="99283" w:author="קלוד" w:date="2026-10-11T13:11:34Z">
          <w:r>
            <w:rPr>
              <w:rtl/>
            </w:rPr>
            <w:t xml:space="preserve">צבעו.</w:t>
          </w:r>
        </w:ins>
        <w:del w:id="99284" w:author="קלוד" w:date="2026-10-11T13:11:34Z">
          <w:r>
            <w:rPr>
              <w:rtl/>
            </w:rPr>
            <w:delText xml:space="preserve">שיינצל</w:delText>
          </w:r>
          <w:r w:rsidRPr="006F178A">
            <w:rPr>
              <w:rtl/>
            </w:rPr>
            <w:delText xml:space="preserve"> צבעיה.</w:delText>
          </w:r>
        </w:del>
      </w:ins>
      <w:del w:id="90280" w:author="Claude - סמנטי" w:date="2026-10-11T12:28:21Z">
        <w:r w:rsidRPr="006F178A">
          <w:rPr>
            <w:rtl/>
          </w:rPr>
          <w:delText xml:space="preserve">דליציל</w:delText>
        </w:r>
      </w:del>
    </w:p>
    <w:p>
      <w:pPr>
        <w:pStyle w:val="38"/>
        <w:rPr>
          <w:ins w:id="97804" w:author="מנוע מכני" w:date="2026-10-11T12:04:39Z"/>
        </w:rPr>
      </w:pPr>
      <w:del w:id="97803" w:author="מנוע מכני" w:date="2026-10-11T12:04:39Z">
        <w:r w:rsidRPr="006F178A">
          <w:delText xml:space="preserve">•</w:delText>
        </w:r>
      </w:del>
      <w:r w:rsidRPr="006F178A">
        <w:t xml:space="preserve"> </w:t>
      </w:r>
      <w:r w:rsidRPr="006F178A">
        <w:t>שוחטו</w:t>
      </w:r>
      <w:r w:rsidRPr="006F178A">
        <w:t xml:space="preserve"> - </w:t>
      </w:r>
      <w:r w:rsidRPr="006F178A">
        <w:t xml:space="preserve">רב:</w:t>
      </w:r>
    </w:p>
    <w:p w:rsidR="00E9703F" w:rsidRDefault="00E9703F" w:rsidP="00E9703F">
      <w:pPr>
        <w:rPr>
          <w:rtl/>
        </w:rPr>
      </w:pPr>
      <w:del w:id="97805" w:author="מנוע מכני" w:date="2026-10-11T12:04:39Z">
        <w:r w:rsidRPr="006F178A">
          <w:rPr>
            <w:rtl/>
          </w:rPr>
          <w:delText xml:space="preserve"> </w:delText>
        </w:r>
      </w:del>
      <w:r w:rsidRPr="006F178A">
        <w:rPr>
          <w:rtl/>
        </w:rPr>
        <w:t xml:space="preserve">אף משום צובע [ניחא </w:t>
      </w:r>
      <w:r w:rsidRPr="006F178A">
        <w:rPr>
          <w:rFonts w:hint="cs"/>
          <w:rtl/>
        </w:rPr>
        <w:t>שיצבע</w:t>
      </w:r>
      <w:r w:rsidRPr="006F178A">
        <w:rPr>
          <w:rtl/>
        </w:rPr>
        <w:t xml:space="preserve"> בית השחיטה דמא, ויקנו]</w:t>
      </w:r>
    </w:p>
    <w:p>
      <w:pPr>
        <w:pStyle w:val="38"/>
        <w:rPr>
          <w:ins w:id="97806" w:author="מנוע מכני" w:date="2026-10-11T12:04:39Z"/>
        </w:rPr>
      </w:pPr>
      <w:r w:rsidRPr="006F178A">
        <w:t xml:space="preserve">שמואל:</w:t>
      </w:r>
    </w:p>
    <w:p w:rsidR="00E9703F" w:rsidRPr="006F178A" w:rsidRDefault="00E9703F" w:rsidP="00E9703F">
      <w:pPr>
        <w:rPr>
          <w:rtl/>
        </w:rPr>
      </w:pPr>
      <w:del w:id="97807" w:author="מנוע מכני" w:date="2026-10-11T12:04:39Z">
        <w:r w:rsidRPr="006F178A">
          <w:rPr>
            <w:rtl/>
          </w:rPr>
          <w:delText xml:space="preserve"> </w:delText>
        </w:r>
      </w:del>
      <w:r w:rsidRPr="006F178A">
        <w:rPr>
          <w:rtl/>
        </w:rPr>
        <w:t xml:space="preserve">נטילת נשמה.</w:t>
      </w:r>
    </w:p>
    <w:p>
      <w:pPr>
        <w:pStyle w:val="afffff8"/>
        <w:rPr>
          <w:ins w:id="90769" w:author="קלוד" w:date="2026-10-11T12:33:55Z"/>
        </w:rPr>
      </w:pPr>
      <w:ins w:id="90770" w:author="קלוד" w:date="2026-10-11T12:33:55Z">
        <w:r>
          <w:rPr>
            <w:color w:val="7B3F00"/>
          </w:rPr>
          <w:t xml:space="preserve">מולח ומעבד - מלח בשר משום מעבד</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והמולחו והמעבדו</w:t>
      </w:r>
      <w:r w:rsidRPr="006F178A">
        <w:rPr>
          <w:rtl/>
        </w:rPr>
        <w:t xml:space="preserve">. </w:t>
      </w:r>
      <w:r w:rsidRPr="006F178A">
        <w:rPr>
          <w:rStyle w:val="2fb"/>
          <w:rtl/>
        </w:rPr>
        <w:t xml:space="preserve">רי"ו</w:t>
      </w:r>
      <w:r w:rsidRPr="006F178A">
        <w:rPr>
          <w:rtl/>
        </w:rPr>
        <w:t xml:space="preserve"> </w:t>
      </w:r>
      <w:r w:rsidRPr="006F178A">
        <w:rPr>
          <w:rStyle w:val="2fb"/>
          <w:rtl/>
        </w:rPr>
        <w:t xml:space="preserve">ור"ל</w:t>
      </w:r>
      <w:r w:rsidRPr="006F178A">
        <w:rPr>
          <w:rtl/>
        </w:rPr>
        <w:t xml:space="preserve"> </w:t>
      </w:r>
      <w:ins w:id="91265" w:author="מנוע מכני" w:date="2026-10-11T12:04:39Z">
        <w:r>
          <w:rPr>
            <w:rtl/>
          </w:rPr>
          <w:t xml:space="preserve">אמרו</w:t>
        </w:r>
      </w:ins>
      <w:del w:id="91266" w:author="מנוע מכני" w:date="2026-10-11T12:04:39Z">
        <w:r w:rsidRPr="006F178A">
          <w:rPr>
            <w:rtl/>
          </w:rPr>
          <w:delText xml:space="preserve">אמרי</w:delText>
        </w:r>
      </w:del>
      <w:r w:rsidRPr="006F178A">
        <w:rPr>
          <w:rtl/>
        </w:rPr>
        <w:t xml:space="preserve"> </w:t>
      </w:r>
      <w:ins w:id="91263" w:author="מנוע מכני" w:date="2026-10-11T12:04:39Z">
        <w:r>
          <w:rPr>
            <w:rtl/>
          </w:rPr>
          <w:t xml:space="preserve">שניהם</w:t>
        </w:r>
      </w:ins>
      <w:del w:id="91264" w:author="מנוע מכני" w:date="2026-10-11T12:04:39Z">
        <w:r w:rsidRPr="006F178A">
          <w:rPr>
            <w:rtl/>
          </w:rPr>
          <w:delText xml:space="preserve">תרוייהו</w:delText>
        </w:r>
      </w:del>
      <w:r w:rsidRPr="006F178A">
        <w:rPr>
          <w:rtl/>
        </w:rPr>
        <w:t xml:space="preserve">: </w:t>
      </w:r>
      <w:ins w:id="99305" w:author="קלוד" w:date="2026-10-11T13:11:34Z">
        <w:r>
          <w:rPr>
            <w:rtl/>
          </w:rPr>
          <w:t xml:space="preserve">הוצא</w:t>
        </w:r>
      </w:ins>
      <w:del w:id="99306" w:author="קלוד" w:date="2026-10-11T13:11:34Z">
        <w:r w:rsidRPr="006F178A">
          <w:rPr>
            <w:rtl/>
          </w:rPr>
          <w:delText xml:space="preserve">אפיק</w:delText>
        </w:r>
      </w:del>
      <w:r w:rsidRPr="006F178A">
        <w:rPr>
          <w:rtl/>
        </w:rPr>
        <w:t xml:space="preserve"> </w:t>
      </w:r>
      <w:ins w:id="99303" w:author="קלוד" w:date="2026-10-11T13:11:34Z">
        <w:r>
          <w:rPr>
            <w:rtl/>
          </w:rPr>
          <w:t xml:space="preserve">אחד</w:t>
        </w:r>
      </w:ins>
      <w:del w:id="99304" w:author="קלוד" w:date="2026-10-11T13:11:34Z">
        <w:r w:rsidRPr="006F178A">
          <w:rPr>
            <w:rtl/>
          </w:rPr>
          <w:delText xml:space="preserve">חד</w:delText>
        </w:r>
      </w:del>
      <w:r w:rsidRPr="006F178A">
        <w:rPr>
          <w:rtl/>
        </w:rPr>
        <w:t xml:space="preserve"> </w:t>
      </w:r>
      <w:ins w:id="92937" w:author="מנוע מכני" w:date="2026-10-11T12:04:39Z">
        <w:r>
          <w:rPr>
            <w:rtl/>
          </w:rPr>
          <w:t xml:space="preserve">מהם</w:t>
        </w:r>
      </w:ins>
      <w:del w:id="92938" w:author="מנוע מכני" w:date="2026-10-11T12:04:39Z">
        <w:r w:rsidRPr="006F178A">
          <w:rPr>
            <w:rtl/>
          </w:rPr>
          <w:delText xml:space="preserve">מינייהו</w:delText>
        </w:r>
      </w:del>
      <w:r w:rsidRPr="006F178A">
        <w:rPr>
          <w:rtl/>
        </w:rPr>
        <w:t xml:space="preserve"> </w:t>
      </w:r>
      <w:ins w:id="96029" w:author="מנוע מכני" w:date="2026-10-11T12:04:39Z">
        <w:ins w:id="99301" w:author="קלוד" w:date="2026-10-11T13:11:34Z">
          <w:r>
            <w:rPr>
              <w:rtl/>
            </w:rPr>
            <w:t xml:space="preserve">והכנס</w:t>
          </w:r>
        </w:ins>
        <w:del w:id="99302" w:author="קלוד" w:date="2026-10-11T13:11:34Z">
          <w:r>
            <w:rPr>
              <w:rtl/>
            </w:rPr>
            <w:delText xml:space="preserve">ונכנס</w:delText>
          </w:r>
        </w:del>
      </w:ins>
      <w:del w:id="96030" w:author="מנוע מכני" w:date="2026-10-11T12:04:39Z">
        <w:r w:rsidRPr="006F178A">
          <w:rPr>
            <w:rtl/>
          </w:rPr>
          <w:delText xml:space="preserve">ועייל</w:delText>
        </w:r>
      </w:del>
      <w:r w:rsidRPr="006F178A">
        <w:rPr>
          <w:rtl/>
        </w:rPr>
        <w:t xml:space="preserve"> שירטוט.</w:t>
      </w:r>
    </w:p>
    <w:p w:rsidR="00E9703F" w:rsidRPr="006F178A" w:rsidRDefault="00E9703F" w:rsidP="00E9703F">
      <w:pPr>
        <w:rPr>
          <w:rtl/>
        </w:rPr>
      </w:pPr>
      <w:r w:rsidRPr="006F178A">
        <w:rPr>
          <w:rtl/>
        </w:rPr>
        <w:t>•</w:t>
      </w:r>
      <w:r w:rsidRPr="006F178A">
        <w:rPr>
          <w:rFonts w:hint="cs"/>
          <w:rtl/>
        </w:rPr>
        <w:t xml:space="preserve"> </w:t>
      </w:r>
      <w:ins w:id="99311" w:author="קלוד" w:date="2026-10-11T13:11:34Z">
        <w:r>
          <w:rPr>
            <w:rtl/>
          </w:rPr>
          <w:t xml:space="preserve">המולח</w:t>
        </w:r>
      </w:ins>
      <w:del w:id="99312" w:author="קלוד" w:date="2026-10-11T13:11:34Z">
        <w:r w:rsidRPr="006F178A">
          <w:rPr>
            <w:rtl/>
          </w:rPr>
          <w:delText xml:space="preserve">מלח</w:delText>
        </w:r>
      </w:del>
      <w:r w:rsidRPr="006F178A">
        <w:rPr>
          <w:rtl/>
        </w:rPr>
        <w:t xml:space="preserve"> </w:t>
      </w:r>
      <w:ins w:id="99309" w:author="קלוד" w:date="2026-10-11T13:11:34Z">
        <w:r>
          <w:rPr>
            <w:rtl/>
          </w:rPr>
          <w:t xml:space="preserve">בשר</w:t>
        </w:r>
      </w:ins>
      <w:del w:id="99310" w:author="קלוד" w:date="2026-10-11T13:11:34Z">
        <w:r w:rsidRPr="006F178A">
          <w:rPr>
            <w:rtl/>
          </w:rPr>
          <w:delText xml:space="preserve">בישרא</w:delText>
        </w:r>
      </w:del>
      <w:r w:rsidRPr="006F178A">
        <w:rPr>
          <w:rtl/>
        </w:rPr>
        <w:t xml:space="preserve"> </w:t>
      </w:r>
      <w:ins w:id="99307" w:author="קלוד" w:date="2026-10-11T13:11:34Z">
        <w:r>
          <w:rPr>
            <w:rStyle w:val="2fb"/>
            <w:rtl/>
          </w:rPr>
          <w:t xml:space="preserve">- רבר"ה:</w:t>
        </w:r>
      </w:ins>
      <w:del w:id="99308" w:author="קלוד" w:date="2026-10-11T13:11:34Z">
        <w:r w:rsidRPr="006F178A">
          <w:rPr>
            <w:rStyle w:val="2fb"/>
            <w:rtl/>
          </w:rPr>
          <w:delText xml:space="preserve">רבר"ה</w:delText>
        </w:r>
      </w:del>
      <w:r w:rsidRPr="006F178A">
        <w:rPr>
          <w:rtl/>
        </w:rPr>
        <w:t xml:space="preserve"> חייב משום מעבד.</w:t>
      </w:r>
    </w:p>
    <w:p w:rsidR="00E9703F" w:rsidRPr="006F178A" w:rsidRDefault="00E9703F" w:rsidP="00E9703F">
      <w:pPr>
        <w:rPr>
          <w:rtl/>
        </w:rPr>
      </w:pPr>
      <w:del w:id="90129" w:author="מנוע מכני" w:date="2026-10-11T12:04:39Z">
        <w:r w:rsidRPr="006F178A">
          <w:rPr>
            <w:rtl/>
          </w:rPr>
          <w:tab/>
          <w:delText xml:space="preserve"> </w:delText>
        </w:r>
      </w:del>
      <w:r w:rsidRPr="006F178A">
        <w:rPr>
          <w:rStyle w:val="2fb"/>
          <w:rtl/>
        </w:rPr>
        <w:tab/>
        <w:t xml:space="preserve">רבא</w:t>
      </w:r>
      <w:r w:rsidRPr="006F178A">
        <w:rPr>
          <w:rtl/>
        </w:rPr>
        <w:tab/>
        <w:t xml:space="preserve"> אין עיבוד באוכלין.</w:t>
      </w:r>
    </w:p>
    <w:p w:rsidR="00E9703F" w:rsidRPr="006F178A" w:rsidRDefault="00E9703F" w:rsidP="00E9703F">
      <w:pPr>
        <w:rPr>
          <w:rtl/>
        </w:rPr>
      </w:pPr>
      <w:ins w:id="99323" w:author="קלוד" w:date="2026-10-11T13:11:34Z">
        <w:r>
          <w:rPr>
            <w:rStyle w:val="2fb"/>
            <w:rtl/>
          </w:rPr>
          <w:t xml:space="preserve">ר"א:</w:t>
        </w:r>
      </w:ins>
      <w:del w:id="99324" w:author="קלוד" w:date="2026-10-11T13:11:34Z">
        <w:r w:rsidRPr="006F178A">
          <w:rPr>
            <w:rStyle w:val="2fb"/>
            <w:rtl/>
          </w:rPr>
          <w:delText xml:space="preserve">ר"א</w:delText>
        </w:r>
      </w:del>
      <w:r w:rsidRPr="006F178A">
        <w:rPr>
          <w:rtl/>
        </w:rPr>
        <w:t xml:space="preserve"> </w:t>
      </w:r>
      <w:r>
        <w:rPr>
          <w:rtl/>
        </w:rPr>
        <w:t>אפי'</w:t>
      </w:r>
      <w:r w:rsidRPr="006F178A">
        <w:rPr>
          <w:rtl/>
        </w:rPr>
        <w:t xml:space="preserve"> </w:t>
      </w:r>
      <w:r w:rsidRPr="006F178A">
        <w:rPr>
          <w:rStyle w:val="2fb"/>
          <w:rtl/>
        </w:rPr>
        <w:t xml:space="preserve">לרבר"ה</w:t>
      </w:r>
      <w:r w:rsidRPr="006F178A">
        <w:rPr>
          <w:rtl/>
        </w:rPr>
        <w:t xml:space="preserve"> דווקא </w:t>
      </w:r>
      <w:ins w:id="99321" w:author="קלוד" w:date="2026-10-11T13:11:34Z">
        <w:r>
          <w:rPr>
            <w:rtl/>
          </w:rPr>
          <w:t xml:space="preserve">כשצריך</w:t>
        </w:r>
      </w:ins>
      <w:del w:id="99322" w:author="קלוד" w:date="2026-10-11T13:11:34Z">
        <w:r w:rsidRPr="006F178A">
          <w:rPr>
            <w:rtl/>
          </w:rPr>
          <w:delText xml:space="preserve">דבעי</w:delText>
        </w:r>
      </w:del>
      <w:r w:rsidRPr="006F178A">
        <w:rPr>
          <w:rtl/>
        </w:rPr>
        <w:t xml:space="preserve"> </w:t>
      </w:r>
      <w:ins w:id="92939" w:author="מנוע מכני" w:date="2026-10-11T12:04:39Z">
        <w:r>
          <w:rPr>
            <w:rtl/>
          </w:rPr>
          <w:t xml:space="preserve">לו</w:t>
        </w:r>
      </w:ins>
      <w:del w:id="92940" w:author="מנוע מכני" w:date="2026-10-11T12:04:39Z">
        <w:r w:rsidRPr="006F178A">
          <w:rPr>
            <w:rtl/>
          </w:rPr>
          <w:delText xml:space="preserve">ליה</w:delText>
        </w:r>
      </w:del>
      <w:r w:rsidRPr="006F178A">
        <w:rPr>
          <w:rtl/>
        </w:rPr>
        <w:t xml:space="preserve"> </w:t>
      </w:r>
      <w:ins w:id="99319" w:author="קלוד" w:date="2026-10-11T13:11:34Z">
        <w:r>
          <w:rPr>
            <w:rtl/>
          </w:rPr>
          <w:t xml:space="preserve">לדרך,</w:t>
        </w:r>
      </w:ins>
      <w:del w:id="99320" w:author="קלוד" w:date="2026-10-11T13:11:34Z">
        <w:r w:rsidRPr="006F178A">
          <w:rPr>
            <w:rtl/>
          </w:rPr>
          <w:delText xml:space="preserve">לאורחא,</w:delText>
        </w:r>
      </w:del>
      <w:r w:rsidRPr="006F178A">
        <w:rPr>
          <w:rtl/>
        </w:rPr>
        <w:t xml:space="preserve"> אבל </w:t>
      </w:r>
      <w:ins w:id="90281" w:author="Claude - סמנטי" w:date="2026-10-11T12:28:21Z">
        <w:r>
          <w:rPr>
            <w:rtl/>
          </w:rPr>
          <w:t xml:space="preserve">לבית</w:t>
        </w:r>
      </w:ins>
      <w:del w:id="90282" w:author="Claude - סמנטי" w:date="2026-10-11T12:28:21Z">
        <w:r w:rsidRPr="006F178A">
          <w:rPr>
            <w:rtl/>
          </w:rPr>
          <w:delText xml:space="preserve">לביתא</w:delText>
        </w:r>
      </w:del>
      <w:r w:rsidRPr="006F178A">
        <w:rPr>
          <w:rtl/>
        </w:rPr>
        <w:t xml:space="preserve"> - </w:t>
      </w:r>
      <w:ins w:id="99317" w:author="קלוד" w:date="2026-10-11T13:11:34Z">
        <w:r>
          <w:rPr>
            <w:rtl/>
          </w:rPr>
          <w:t xml:space="preserve">אין</w:t>
        </w:r>
      </w:ins>
      <w:del w:id="99318" w:author="קלוד" w:date="2026-10-11T13:11:34Z">
        <w:r w:rsidRPr="006F178A">
          <w:rPr>
            <w:rtl/>
          </w:rPr>
          <w:delText xml:space="preserve">לא</w:delText>
        </w:r>
        <w:r w:rsidRPr="006F178A">
          <w:rPr>
            <w:rtl/>
          </w:rPr>
          <w:delText xml:space="preserve"> משוי</w:delText>
        </w:r>
      </w:del>
      <w:r w:rsidRPr="006F178A">
        <w:rPr>
          <w:rtl/>
        </w:rPr>
        <w:t xml:space="preserve"> </w:t>
      </w:r>
      <w:ins w:id="96031" w:author="מנוע מכני" w:date="2026-10-11T12:04:39Z">
        <w:r>
          <w:rPr>
            <w:rtl/>
          </w:rPr>
          <w:t xml:space="preserve">אדם</w:t>
        </w:r>
      </w:ins>
      <w:del w:id="96032" w:author="מנוע מכני" w:date="2026-10-11T12:04:39Z">
        <w:r w:rsidRPr="006F178A">
          <w:rPr>
            <w:rtl/>
          </w:rPr>
          <w:delText xml:space="preserve">איניש</w:delText>
        </w:r>
      </w:del>
      <w:r w:rsidRPr="006F178A">
        <w:rPr>
          <w:rtl/>
        </w:rPr>
        <w:t xml:space="preserve"> </w:t>
      </w:r>
      <w:ins w:id="99315" w:author="קלוד" w:date="2026-10-11T13:11:34Z">
        <w:r>
          <w:rPr>
            <w:rtl/>
          </w:rPr>
          <w:t xml:space="preserve">עושה</w:t>
        </w:r>
      </w:ins>
      <w:del w:id="99316" w:author="קלוד" w:date="2026-10-11T13:11:34Z">
        <w:r w:rsidRPr="006F178A">
          <w:rPr>
            <w:rtl/>
          </w:rPr>
          <w:delText xml:space="preserve">מיכליה</w:delText>
        </w:r>
      </w:del>
      <w:r w:rsidRPr="006F178A">
        <w:rPr>
          <w:rtl/>
        </w:rPr>
        <w:t xml:space="preserve"> </w:t>
      </w:r>
      <w:ins w:id="99313" w:author="קלוד" w:date="2026-10-11T13:11:34Z">
        <w:r>
          <w:rPr>
            <w:rtl/>
          </w:rPr>
          <w:t xml:space="preserve">מאכלו כעץ.</w:t>
        </w:r>
      </w:ins>
      <w:del w:id="99314" w:author="קלוד" w:date="2026-10-11T13:11:34Z">
        <w:r w:rsidRPr="006F178A">
          <w:rPr>
            <w:rtl/>
          </w:rPr>
          <w:delText xml:space="preserve">עץ.</w:delText>
        </w:r>
      </w:del>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ראב"ח</w:t>
      </w:r>
      <w:r w:rsidRPr="006F178A">
        <w:rPr>
          <w:rtl/>
        </w:rPr>
        <w:t xml:space="preserve"> שף בין העמודים בשבת -חייב משום ממחק.</w:t>
      </w:r>
    </w:p>
    <w:p w:rsidR="00E9703F" w:rsidRDefault="00E9703F" w:rsidP="00E9703F">
      <w:pPr>
        <w:rPr>
          <w:rStyle w:val="afffe"/>
          <w:rFonts w:ascii="Fb Fontext" w:hAnsi="Fb Fontext"/>
          <w:rtl/>
        </w:rPr>
      </w:pPr>
      <w:r w:rsidRPr="006F178A">
        <w:rPr>
          <w:rtl/>
        </w:rPr>
        <w:t>•</w:t>
      </w:r>
      <w:r w:rsidRPr="006F178A">
        <w:rPr>
          <w:rFonts w:hint="cs"/>
          <w:rtl/>
        </w:rPr>
        <w:t xml:space="preserve"> </w:t>
      </w:r>
      <w:r w:rsidRPr="006F178A">
        <w:rPr>
          <w:rStyle w:val="2fb"/>
          <w:rtl/>
        </w:rPr>
        <w:t xml:space="preserve">ראב"ח</w:t>
      </w:r>
      <w:r w:rsidRPr="006F178A">
        <w:rPr>
          <w:rtl/>
        </w:rPr>
        <w:t xml:space="preserve"> </w:t>
      </w:r>
      <w:r w:rsidRPr="006F178A">
        <w:rPr>
          <w:rFonts w:hint="cs"/>
          <w:rtl/>
        </w:rPr>
        <w:t xml:space="preserve">ג' דברים סח לו </w:t>
      </w:r>
      <w:r w:rsidRPr="006F178A">
        <w:rPr>
          <w:rStyle w:val="2fb"/>
          <w:rFonts w:hint="cs"/>
          <w:rtl/>
        </w:rPr>
        <w:t xml:space="preserve">ר</w:t>
      </w:r>
      <w:r w:rsidRPr="006F178A">
        <w:rPr>
          <w:rStyle w:val="2fb"/>
          <w:rtl/>
        </w:rPr>
        <w:t>"</w:t>
      </w:r>
      <w:r w:rsidRPr="006F178A">
        <w:rPr>
          <w:rStyle w:val="2fb"/>
          <w:rFonts w:hint="cs"/>
          <w:rtl/>
        </w:rPr>
        <w:t xml:space="preserve">א</w:t>
      </w:r>
      <w:r w:rsidRPr="006F178A">
        <w:rPr>
          <w:rFonts w:hint="cs"/>
          <w:rtl/>
        </w:rPr>
        <w:t xml:space="preserve"> </w:t>
      </w:r>
      <w:r w:rsidRPr="006F178A">
        <w:rPr>
          <w:rStyle w:val="2fb"/>
          <w:rtl/>
        </w:rPr>
        <w:t>מר"ל</w:t>
      </w:r>
    </w:p>
    <w:p w:rsidR="00E9703F" w:rsidRPr="006F178A" w:rsidRDefault="00E9703F" w:rsidP="00E9703F">
      <w:pPr>
        <w:rPr>
          <w:rtl/>
        </w:rPr>
      </w:pPr>
      <w:r w:rsidRPr="006F178A">
        <w:rPr>
          <w:rStyle w:val="afffe"/>
          <w:rFonts w:ascii="Fb Fontext" w:hAnsi="Fb Fontext"/>
          <w:b/>
          <w:rtl/>
        </w:rPr>
        <w:t>א.</w:t>
      </w:r>
      <w:r w:rsidRPr="006F178A">
        <w:rPr>
          <w:rtl/>
        </w:rPr>
        <w:t xml:space="preserve"> המגרר ראשי כלונסות בשבת - חייב משום מחתך.</w:t>
      </w:r>
    </w:p>
    <w:p w:rsidR="00E9703F" w:rsidRPr="006F178A" w:rsidRDefault="00E9703F" w:rsidP="00E9703F">
      <w:pPr>
        <w:rPr>
          <w:rtl/>
        </w:rPr>
      </w:pPr>
      <w:r w:rsidRPr="006F178A">
        <w:rPr>
          <w:rtl/>
        </w:rPr>
        <w:tab/>
      </w:r>
      <w:del w:id="90130" w:author="מנוע מכני" w:date="2026-10-11T12:04:39Z">
        <w:r w:rsidRPr="006F178A">
          <w:rPr>
            <w:rStyle w:val="afffe"/>
            <w:rFonts w:ascii="Fb Fontext" w:hAnsi="Fb Fontext"/>
            <w:rtl/>
          </w:rPr>
          <w:delText xml:space="preserve"> </w:delText>
        </w:r>
      </w:del>
      <w:r w:rsidRPr="006F178A">
        <w:rPr>
          <w:rStyle w:val="afffe"/>
          <w:rFonts w:ascii="Fb Fontext" w:hAnsi="Fb Fontext"/>
          <w:rtl/>
        </w:rPr>
        <w:t xml:space="preserve">ב.</w:t>
      </w:r>
      <w:r w:rsidRPr="006F178A">
        <w:rPr>
          <w:rtl/>
        </w:rPr>
        <w:t xml:space="preserve"> הממרח רטיה בשבת - חייב משום ממחק.</w:t>
      </w:r>
    </w:p>
    <w:p w:rsidR="00E9703F" w:rsidRPr="006F178A" w:rsidRDefault="00E9703F" w:rsidP="00E9703F">
      <w:pPr>
        <w:rPr>
          <w:rtl/>
        </w:rPr>
      </w:pPr>
      <w:r w:rsidRPr="006F178A">
        <w:rPr>
          <w:rtl/>
        </w:rPr>
        <w:tab/>
      </w:r>
      <w:del w:id="90131" w:author="מנוע מכני" w:date="2026-10-11T12:04:39Z">
        <w:r w:rsidRPr="006F178A">
          <w:rPr>
            <w:rStyle w:val="afffe"/>
            <w:rFonts w:ascii="Fb Fontext" w:hAnsi="Fb Fontext"/>
            <w:rtl/>
          </w:rPr>
          <w:delText xml:space="preserve"> </w:delText>
        </w:r>
      </w:del>
      <w:r w:rsidRPr="006F178A">
        <w:rPr>
          <w:rStyle w:val="afffe"/>
          <w:rFonts w:ascii="Fb Fontext" w:hAnsi="Fb Fontext"/>
          <w:rtl/>
        </w:rPr>
        <w:t xml:space="preserve">ג.</w:t>
      </w:r>
      <w:r w:rsidRPr="006F178A">
        <w:rPr>
          <w:rtl/>
        </w:rPr>
        <w:t xml:space="preserve"> והמסתת את האבן בשבת - חייב משום מכה בפטיש.</w:t>
      </w:r>
    </w:p>
    <w:p>
      <w:pPr>
        <w:pStyle w:val="afffff8"/>
        <w:rPr>
          <w:ins w:id="90767" w:author="קלוד" w:date="2026-10-11T12:33:55Z"/>
        </w:rPr>
      </w:pPr>
      <w:ins w:id="90768" w:author="קלוד" w:date="2026-10-11T12:33:55Z">
        <w:r>
          <w:rPr>
            <w:color w:val="7B3F00"/>
          </w:rPr>
          <w:t xml:space="preserve">מכה בפטיש - הצר צורה, לוקח חוטים וכותב אותיות</w:t>
        </w:r>
      </w:ins>
    </w:p>
    <w:p w:rsidR="00E9703F" w:rsidRPr="006F178A" w:rsidRDefault="00E9703F" w:rsidP="00E9703F">
      <w:pPr>
        <w:rPr>
          <w:rtl/>
        </w:rPr>
      </w:pPr>
      <w:r w:rsidRPr="006F178A">
        <w:rPr>
          <w:rtl/>
        </w:rPr>
        <w:t>•</w:t>
      </w:r>
      <w:r w:rsidRPr="006F178A">
        <w:rPr>
          <w:rFonts w:hint="cs"/>
          <w:rtl/>
        </w:rPr>
        <w:t xml:space="preserve"> </w:t>
      </w:r>
      <w:r w:rsidRPr="006F178A">
        <w:rPr>
          <w:rtl/>
        </w:rPr>
        <w:t>הצר צורה בכלי, והמנפח בכלי זכוכית</w:t>
      </w:r>
      <w:r w:rsidRPr="006F178A">
        <w:rPr>
          <w:rFonts w:hint="cs"/>
          <w:rtl/>
        </w:rPr>
        <w:t xml:space="preserve"> </w:t>
      </w:r>
      <w:r w:rsidRPr="006F178A">
        <w:rPr>
          <w:rStyle w:val="2fb"/>
          <w:rFonts w:hint="cs"/>
          <w:rtl/>
        </w:rPr>
        <w:t xml:space="preserve">רשב</w:t>
      </w:r>
      <w:r w:rsidRPr="006F178A">
        <w:rPr>
          <w:rStyle w:val="2fb"/>
          <w:rtl/>
        </w:rPr>
        <w:t>"</w:t>
      </w:r>
      <w:r w:rsidRPr="006F178A">
        <w:rPr>
          <w:rStyle w:val="2fb"/>
          <w:rFonts w:hint="cs"/>
          <w:rtl/>
        </w:rPr>
        <w:t xml:space="preserve">ק</w:t>
      </w:r>
      <w:r w:rsidRPr="006F178A">
        <w:rPr>
          <w:rFonts w:hint="cs"/>
          <w:rtl/>
        </w:rPr>
        <w:t xml:space="preserve"> </w:t>
      </w:r>
      <w:r w:rsidRPr="006F178A">
        <w:rPr>
          <w:rStyle w:val="2fb"/>
          <w:rFonts w:hint="cs"/>
          <w:rtl/>
        </w:rPr>
        <w:t xml:space="preserve">מרשב</w:t>
      </w:r>
      <w:r w:rsidRPr="006F178A">
        <w:rPr>
          <w:rStyle w:val="2fb"/>
          <w:rtl/>
        </w:rPr>
        <w:t>"</w:t>
      </w:r>
      <w:r w:rsidRPr="006F178A">
        <w:rPr>
          <w:rStyle w:val="2fb"/>
          <w:rFonts w:hint="cs"/>
          <w:rtl/>
        </w:rPr>
        <w:t xml:space="preserve">ל</w:t>
      </w:r>
      <w:r w:rsidRPr="006F178A">
        <w:rPr>
          <w:rFonts w:hint="cs"/>
          <w:rtl/>
        </w:rPr>
        <w:t xml:space="preserve"> </w:t>
      </w:r>
      <w:r w:rsidRPr="006F178A">
        <w:rPr>
          <w:rtl/>
        </w:rPr>
        <w:t>- חייב משום מכה בפטיש.</w:t>
      </w:r>
    </w:p>
    <w:p w:rsidR="00E9703F" w:rsidRPr="006F178A" w:rsidRDefault="00E9703F" w:rsidP="00E9703F">
      <w:pPr>
        <w:rPr>
          <w:rtl/>
        </w:rPr>
      </w:pPr>
      <w:r w:rsidRPr="006F178A">
        <w:rPr>
          <w:rtl/>
        </w:rPr>
        <w:t>•</w:t>
      </w:r>
      <w:r w:rsidRPr="006F178A">
        <w:rPr>
          <w:rFonts w:hint="cs"/>
          <w:rtl/>
        </w:rPr>
        <w:t xml:space="preserve"> לוקח חוטים מגלימה </w:t>
      </w:r>
      <w:ins w:id="99329" w:author="קלוד" w:date="2026-10-11T13:11:34Z">
        <w:r>
          <w:rPr>
            <w:rFonts w:hint="cs"/>
            <w:rtl/>
          </w:rPr>
          <w:t xml:space="preserve">- חייב</w:t>
        </w:r>
      </w:ins>
      <w:del w:id="99330" w:author="קלוד" w:date="2026-10-11T13:11:34Z">
        <w:r w:rsidRPr="006F178A">
          <w:rPr>
            <w:rFonts w:hint="cs"/>
            <w:rtl/>
          </w:rPr>
          <w:delText xml:space="preserve">-</w:delText>
        </w:r>
        <w:r w:rsidRPr="006F178A">
          <w:rPr>
            <w:rtl/>
          </w:rPr>
          <w:delText xml:space="preserve">חייב</w:delText>
        </w:r>
      </w:del>
      <w:r w:rsidRPr="006F178A">
        <w:rPr>
          <w:rtl/>
        </w:rPr>
        <w:t xml:space="preserve"> משום מכה בפטיש, </w:t>
      </w:r>
      <w:ins w:id="99327" w:author="קלוד" w:date="2026-10-11T13:11:34Z">
        <w:r>
          <w:rPr>
            <w:rtl/>
          </w:rPr>
          <w:t xml:space="preserve">והוא</w:t>
        </w:r>
      </w:ins>
      <w:del w:id="99328" w:author="קלוד" w:date="2026-10-11T13:11:34Z">
        <w:r w:rsidRPr="006F178A">
          <w:rPr>
            <w:rtl/>
          </w:rPr>
          <w:delText xml:space="preserve">וה"</w:delText>
        </w:r>
        <w:r w:rsidRPr="006F178A">
          <w:rPr>
            <w:rFonts w:hint="cs"/>
            <w:rtl/>
          </w:rPr>
          <w:delText xml:space="preserve">מ</w:delText>
        </w:r>
      </w:del>
      <w:r w:rsidRPr="006F178A">
        <w:rPr>
          <w:rtl/>
        </w:rPr>
        <w:t xml:space="preserve"> </w:t>
      </w:r>
      <w:ins w:id="99325" w:author="קלוד" w:date="2026-10-11T13:11:34Z">
        <w:r>
          <w:rPr>
            <w:rtl/>
          </w:rPr>
          <w:t xml:space="preserve">שמקפיד</w:t>
        </w:r>
      </w:ins>
      <w:del w:id="99326" w:author="קלוד" w:date="2026-10-11T13:11:34Z">
        <w:r w:rsidRPr="006F178A">
          <w:rPr>
            <w:rtl/>
          </w:rPr>
          <w:delText xml:space="preserve">- דקפיד</w:delText>
        </w:r>
      </w:del>
      <w:r w:rsidRPr="006F178A">
        <w:rPr>
          <w:rtl/>
        </w:rPr>
        <w:t xml:space="preserve"> </w:t>
      </w:r>
      <w:ins w:id="92941" w:author="מנוע מכני" w:date="2026-10-11T12:04:39Z">
        <w:r>
          <w:rPr>
            <w:rtl/>
          </w:rPr>
          <w:t xml:space="preserve">עליהם</w:t>
        </w:r>
      </w:ins>
      <w:del w:id="92942" w:author="מנוע מכני" w:date="2026-10-11T12:04:39Z">
        <w:r w:rsidRPr="006F178A">
          <w:rPr>
            <w:rtl/>
          </w:rPr>
          <w:delText xml:space="preserve">עלייהו</w:delText>
        </w:r>
      </w:del>
      <w:r w:rsidRPr="006F178A">
        <w:rPr>
          <w:rtl/>
        </w:rPr>
        <w:t xml:space="preserve">.</w:t>
      </w:r>
    </w:p>
    <w:p w:rsidR="00E9703F" w:rsidRPr="004640F6" w:rsidRDefault="00E9703F" w:rsidP="00E9703F">
      <w:pPr>
        <w:rPr>
          <w:spacing w:val="-2"/>
          <w:rtl/>
        </w:rPr>
      </w:pPr>
      <w:r w:rsidRPr="004640F6">
        <w:rPr>
          <w:spacing w:val="-2"/>
          <w:rtl/>
        </w:rPr>
        <w:t>•</w:t>
      </w:r>
      <w:r w:rsidRPr="004640F6">
        <w:rPr>
          <w:rFonts w:hint="cs"/>
          <w:spacing w:val="-2"/>
          <w:rtl/>
        </w:rPr>
        <w:t xml:space="preserve"> </w:t>
      </w:r>
      <w:r w:rsidRPr="004640F6">
        <w:rPr>
          <w:rStyle w:val="afffe"/>
          <w:rFonts w:ascii="Fb Fontext" w:hAnsi="Fb Fontext"/>
          <w:spacing w:val="-2"/>
          <w:rtl/>
        </w:rPr>
        <w:t>והכותב שתי אותיות</w:t>
      </w:r>
      <w:r w:rsidRPr="004640F6">
        <w:rPr>
          <w:rFonts w:hint="cs"/>
          <w:spacing w:val="-2"/>
          <w:rtl/>
        </w:rPr>
        <w:t xml:space="preserve"> </w:t>
      </w:r>
      <w:r w:rsidRPr="004640F6">
        <w:rPr>
          <w:spacing w:val="-2"/>
          <w:rtl/>
        </w:rPr>
        <w:t xml:space="preserve">כתב אות אחת גדולה ויש במקומה לכתוב שתים </w:t>
      </w:r>
      <w:r w:rsidRPr="004640F6">
        <w:rPr>
          <w:rFonts w:hint="cs"/>
          <w:spacing w:val="-2"/>
          <w:rtl/>
        </w:rPr>
        <w:t>-</w:t>
      </w:r>
      <w:r w:rsidRPr="004640F6">
        <w:rPr>
          <w:spacing w:val="-2"/>
          <w:rtl/>
        </w:rPr>
        <w:t>כותב פטור מוחק חייב.</w:t>
      </w:r>
    </w:p>
    <w:p w:rsidR="00E9703F" w:rsidRPr="006F178A" w:rsidRDefault="00E9703F" w:rsidP="00E9703F">
      <w:pPr>
        <w:rPr>
          <w:rtl/>
        </w:rPr>
      </w:pPr>
      <w:r w:rsidRPr="006F178A">
        <w:rPr>
          <w:rtl/>
        </w:rPr>
        <w:t xml:space="preserve">מחק אות גדולה ויש במקומה לכתוב שתיים </w:t>
      </w:r>
      <w:r w:rsidRPr="006F178A">
        <w:rPr>
          <w:rFonts w:hint="cs"/>
          <w:rtl/>
        </w:rPr>
        <w:t>-</w:t>
      </w:r>
      <w:r w:rsidRPr="006F178A">
        <w:rPr>
          <w:rStyle w:val="2fb"/>
          <w:rtl/>
        </w:rPr>
        <w:t xml:space="preserve">רבי</w:t>
      </w:r>
      <w:r w:rsidRPr="006F178A">
        <w:rPr>
          <w:rtl/>
        </w:rPr>
        <w:t xml:space="preserve"> מנחם ברבי יוסי -זה חומר במוחק מבכותב.</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הבונה והסותר המכבה והמבעיר והמכה בפטיש</w:t>
      </w:r>
      <w:r w:rsidRPr="006F178A">
        <w:rPr>
          <w:rtl/>
        </w:rPr>
        <w:t>.</w:t>
      </w:r>
    </w:p>
    <w:p>
      <w:pPr>
        <w:pStyle w:val="38"/>
        <w:rPr>
          <w:ins w:id="97808" w:author="מנוע מכני" w:date="2026-10-11T12:04:39Z"/>
        </w:rPr>
      </w:pPr>
      <w:r w:rsidRPr="006F178A">
        <w:lastRenderedPageBreak/>
        <w:t xml:space="preserve">רבה ור"ז </w:t>
      </w:r>
      <w:ins w:id="91269" w:author="מנוע מכני" w:date="2026-10-11T12:04:39Z">
        <w:r>
          <w:t xml:space="preserve">דאמרו</w:t>
        </w:r>
      </w:ins>
      <w:del w:id="91270" w:author="מנוע מכני" w:date="2026-10-11T12:04:39Z">
        <w:r w:rsidRPr="006F178A">
          <w:lastRenderedPageBreak/>
          <w:delText xml:space="preserve">דאמרי</w:delText>
        </w:r>
      </w:del>
      <w:r w:rsidRPr="006F178A">
        <w:lastRenderedPageBreak/>
        <w:t xml:space="preserve"> </w:t>
      </w:r>
      <w:ins w:id="91267" w:author="מנוע מכני" w:date="2026-10-11T12:04:39Z">
        <w:r>
          <w:t xml:space="preserve">שניהם</w:t>
        </w:r>
      </w:ins>
      <w:del w:id="91268" w:author="מנוע מכני" w:date="2026-10-11T12:04:39Z">
        <w:r w:rsidRPr="006F178A">
          <w:lastRenderedPageBreak/>
          <w:delText xml:space="preserve">תרוייהו</w:delText>
        </w:r>
      </w:del>
      <w:r w:rsidRPr="006F178A">
        <w:lastRenderedPageBreak/>
        <w:t xml:space="preserve">:</w:t>
      </w:r>
    </w:p>
    <w:p w:rsidR="00E9703F" w:rsidRPr="006F178A" w:rsidRDefault="00E9703F" w:rsidP="00E9703F">
      <w:pPr>
        <w:rPr>
          <w:rtl/>
        </w:rPr>
      </w:pPr>
      <w:del w:id="97809" w:author="מנוע מכני" w:date="2026-10-11T12:04:39Z">
        <w:r w:rsidRPr="006F178A">
          <w:rPr>
            <w:rtl/>
          </w:rPr>
          <w:lastRenderedPageBreak/>
          <w:delText xml:space="preserve"> </w:delText>
        </w:r>
      </w:del>
      <w:r w:rsidRPr="006F178A">
        <w:rPr>
          <w:rtl/>
        </w:rPr>
        <w:lastRenderedPageBreak/>
        <w:t xml:space="preserve">כל </w:t>
      </w:r>
      <w:ins w:id="92943" w:author="מנוע מכני" w:date="2026-10-11T12:04:39Z">
        <w:r>
          <w:rPr>
            <w:rtl/>
          </w:rPr>
          <w:t xml:space="preserve">כלום</w:t>
        </w:r>
      </w:ins>
      <w:del w:id="92944" w:author="מנוע מכני" w:date="2026-10-11T12:04:39Z">
        <w:r w:rsidRPr="006F178A">
          <w:rPr>
            <w:rtl/>
          </w:rPr>
          <w:lastRenderedPageBreak/>
          <w:delText xml:space="preserve">מידי</w:delText>
        </w:r>
      </w:del>
      <w:r w:rsidRPr="006F178A">
        <w:rPr>
          <w:rtl/>
        </w:rPr>
        <w:lastRenderedPageBreak/>
        <w:t xml:space="preserve"> </w:t>
      </w:r>
      <w:ins w:id="92947" w:author="מנוע מכני" w:date="2026-10-11T12:04:39Z">
        <w:r>
          <w:rPr>
            <w:rtl/>
          </w:rPr>
          <w:t xml:space="preserve">דיש</w:t>
        </w:r>
      </w:ins>
      <w:del w:id="92948" w:author="מנוע מכני" w:date="2026-10-11T12:04:39Z">
        <w:r w:rsidRPr="006F178A">
          <w:rPr>
            <w:rtl/>
          </w:rPr>
          <w:lastRenderedPageBreak/>
          <w:delText xml:space="preserve">דאית</w:delText>
        </w:r>
      </w:del>
      <w:r w:rsidRPr="006F178A">
        <w:rPr>
          <w:rtl/>
        </w:rPr>
        <w:lastRenderedPageBreak/>
        <w:t xml:space="preserve"> </w:t>
      </w:r>
      <w:ins w:id="92945" w:author="מנוע מכני" w:date="2026-10-11T12:04:39Z">
        <w:r>
          <w:rPr>
            <w:rtl/>
          </w:rPr>
          <w:t xml:space="preserve">בו</w:t>
        </w:r>
      </w:ins>
      <w:del w:id="92946" w:author="מנוע מכני" w:date="2026-10-11T12:04:39Z">
        <w:r w:rsidRPr="006F178A">
          <w:rPr>
            <w:rtl/>
          </w:rPr>
          <w:lastRenderedPageBreak/>
          <w:delText xml:space="preserve">ביה</w:delText>
        </w:r>
      </w:del>
      <w:r w:rsidRPr="006F178A">
        <w:rPr>
          <w:rtl/>
        </w:rPr>
        <w:lastRenderedPageBreak/>
        <w:t xml:space="preserve"> גמר מלאכה - חייב משום מכה בפטיש.</w:t>
      </w:r>
    </w:p>
    <w:p>
      <w:pPr>
        <w:pStyle w:val="afffff8"/>
        <w:rPr>
          <w:ins w:id="90765" w:author="קלוד" w:date="2026-10-11T12:33:55Z"/>
        </w:rPr>
      </w:pPr>
      <w:ins w:id="90766" w:author="קלוד" w:date="2026-10-11T12:33:55Z">
        <w:r>
          <w:rPr>
            <w:color w:val="7B3F00"/>
          </w:rPr>
          <w:t xml:space="preserve">ארבעים חסר אחת - לאפוקי תולדה, שובט ומדקדק</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אלו אבות מלאכות</w:t>
      </w:r>
      <w:r w:rsidRPr="006F178A">
        <w:rPr>
          <w:rtl/>
        </w:rPr>
        <w:t xml:space="preserve"> לאפוקי מדרבי אליעזר, דמחייב על תולדה במקום אב.</w:t>
      </w:r>
    </w:p>
    <w:p w:rsidR="00E9703F" w:rsidRDefault="00E9703F" w:rsidP="00E9703F">
      <w:pPr>
        <w:rPr>
          <w:rtl/>
        </w:rPr>
      </w:pPr>
      <w:r w:rsidRPr="006F178A">
        <w:rPr>
          <w:rStyle w:val="afffe"/>
          <w:rtl/>
        </w:rPr>
        <w:t>חסר אחת</w:t>
      </w:r>
      <w:r w:rsidRPr="006F178A">
        <w:rPr>
          <w:rtl/>
        </w:rPr>
        <w:t xml:space="preserve">- לאפוקי </w:t>
      </w:r>
      <w:r w:rsidRPr="006F178A">
        <w:rPr>
          <w:rStyle w:val="2fb"/>
          <w:rtl/>
        </w:rPr>
        <w:t xml:space="preserve">מדר"י</w:t>
      </w:r>
      <w:r w:rsidRPr="006F178A">
        <w:rPr>
          <w:rFonts w:hint="cs"/>
          <w:rtl/>
        </w:rPr>
        <w:t xml:space="preserve"> דמ</w:t>
      </w:r>
      <w:r w:rsidRPr="006F178A">
        <w:rPr>
          <w:rtl/>
        </w:rPr>
        <w:t>וסיף את השובט [משוה השתי בכרכר]</w:t>
      </w:r>
      <w:r w:rsidRPr="006F178A">
        <w:rPr>
          <w:rFonts w:hint="cs"/>
          <w:rtl/>
        </w:rPr>
        <w:t xml:space="preserve"> ו</w:t>
      </w:r>
      <w:r w:rsidRPr="006F178A">
        <w:rPr>
          <w:rtl/>
        </w:rPr>
        <w:t xml:space="preserve">המדקדק [שמכה בו שלא יהא מתוח </w:t>
      </w:r>
      <w:ins w:id="92949" w:author="מנוע מכני" w:date="2026-10-11T12:04:39Z">
        <w:r>
          <w:rPr>
            <w:rtl/>
          </w:rPr>
          <w:t xml:space="preserve">כלום</w:t>
        </w:r>
      </w:ins>
      <w:del w:id="92950" w:author="מנוע מכני" w:date="2026-10-11T12:04:39Z">
        <w:r w:rsidRPr="006F178A">
          <w:rPr>
            <w:rtl/>
          </w:rPr>
          <w:delText xml:space="preserve">מידי</w:delText>
        </w:r>
      </w:del>
      <w:r w:rsidRPr="006F178A">
        <w:rPr>
          <w:rtl/>
        </w:rPr>
        <w:t xml:space="preserve">]</w:t>
      </w:r>
    </w:p>
    <w:p>
      <w:pPr>
        <w:pStyle w:val="38"/>
        <w:rPr>
          <w:ins w:id="97810" w:author="מנוע מכני" w:date="2026-10-11T12:04:39Z"/>
        </w:rPr>
      </w:pPr>
      <w:del w:id="90132" w:author="מנוע מכני" w:date="2026-10-11T12:04:39Z">
        <w:r w:rsidRPr="006F178A">
          <w:tab/>
          <w:delText xml:space="preserve"> </w:delText>
        </w:r>
      </w:del>
      <w:r w:rsidRPr="006F178A">
        <w:tab/>
        <w:t xml:space="preserve">אמרו לו:</w:t>
      </w:r>
    </w:p>
    <w:p w:rsidR="00E9703F" w:rsidRPr="006F178A" w:rsidRDefault="00E9703F" w:rsidP="00E9703F">
      <w:pPr>
        <w:rPr>
          <w:rtl/>
        </w:rPr>
      </w:pPr>
      <w:del w:id="97811" w:author="מנוע מכני" w:date="2026-10-11T12:04:39Z">
        <w:r w:rsidRPr="006F178A">
          <w:rPr>
            <w:rFonts w:ascii="Fb Fontext" w:hAnsi="Fb Fontext"/>
            <w:rtl/>
          </w:rPr>
          <w:tab/>
          <w:delText xml:space="preserve"> </w:delText>
        </w:r>
      </w:del>
      <w:r w:rsidRPr="006F178A">
        <w:rPr>
          <w:rFonts w:ascii="Fb Fontext" w:hAnsi="Fb Fontext"/>
          <w:rtl/>
        </w:rPr>
        <w:tab/>
        <w:t xml:space="preserve">שובט - הרי הוא בכלל מיסך, מדקדק - הרי הוא בכלל אורג.</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עה.</w:t>
      </w:r>
    </w:p>
    <w:p>
      <w:pPr>
        <w:pStyle w:val="MishnaBatzad"/>
        <w:rPr>
          <w:ins w:id="20501" w:author="קלוד" w:date="2026-10-11T09:07:15Z"/>
        </w:rPr>
      </w:pPr>
      <w:ins w:id="20500" w:author="קלוד" w:date="2026-10-11T09:07:15Z">
        <w:r>
          <w:t xml:space="preserve">משנה ג</w:t>
        </w:r>
      </w:ins>
    </w:p>
    <w:p w:rsidR="00E9703F" w:rsidRPr="009757B9" w:rsidRDefault="00E9703F" w:rsidP="00E9703F">
      <w:pPr>
        <w:pStyle w:val="afff9"/>
        <w:rPr>
          <w:del w:id="20215" w:author="קלוד" w:date="2026-10-11T09:07:15Z"/>
          <w:b/>
          <w:rtl/>
        </w:rPr>
      </w:pPr>
      <w:del w:id="20213" w:author="קלוד" w:date="2026-10-11T09:07:15Z">
        <w:r>
          <w:rPr>
            <w:rFonts w:hint="cs"/>
            <w:b/>
            <w:sz w:val="20"/>
            <w:rtl/>
          </w:rPr>
          <w:delText xml:space="preserve">משנה</w:delText>
        </w:r>
      </w:del>
      <w:del w:id="20214"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40" w:author="קלוד" w:date="2026-10-11T12:09:42Z">
          <w:pPr>
            <w:pStyle w:val="afff9"/>
          </w:pPr>
        </w:pPrChange>
      </w:pPr>
      <w:r w:rsidRPr="009757B9">
        <w:rPr>
          <w:b/>
          <w:rtl/>
        </w:rPr>
        <w:t>כל הכשר להצניע, ומצניעין כמוהו, והוציאו בשבת - חייב חטאת עליו.</w:t>
      </w:r>
    </w:p>
    <w:p w:rsidR="00E9703F" w:rsidRPr="00307E5D" w:rsidRDefault="00E9703F" w:rsidP="00E9703F">
      <w:pPr>
        <w:pStyle w:val="afff9"/>
        <w:rPr>
          <w:spacing w:val="-2"/>
          <w:rtl/>
        </w:rPr>
      </w:pPr>
      <w:r w:rsidRPr="00307E5D">
        <w:rPr>
          <w:b/>
          <w:spacing w:val="-2"/>
          <w:rtl/>
        </w:rPr>
        <w:t>וכל שאינו כשר להצניע, ואין מצניעין כמוהו, והוציאו בשבת - אינו חייב אלא המצניעו.</w:t>
      </w:r>
    </w:p>
    <w:p w:rsidR="00E9703F" w:rsidRDefault="00E9703F" w:rsidP="00E9703F">
      <w:pPr>
        <w:pStyle w:val="affffd"/>
        <w:spacing w:after="0"/>
        <w:rPr>
          <w:del w:id="90053" w:author="מנוע עיצוב" w:date="2026-10-11T12:09:26Z"/>
          <w:rFonts w:ascii="MS Mincho" w:hAnsi="MS Mincho"/>
          <w:bCs w:val="0"/>
          <w:rtl/>
        </w:rPr>
      </w:pPr>
      <w:del w:id="90052"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093" w:author="קלוד" w:date="2026-10-11T09:07:15Z">
          <w:pPr>
            <w:pStyle w:val="affff1"/>
            <w:rPr>
              <w:b w:val="0"/>
              <w:rtl/>
            </w:rPr>
          </w:pPr>
        </w:pPrChange>
      </w:pPr>
      <w:ins w:id="9825" w:author="מספור קטעי משנה" w:date="2026-10-11T09:35:03Z">
        <w:r>
          <w:rPr>
            <w:rStyle w:val="MisparKeta"/>
          </w:rPr>
          <w:t xml:space="preserve">ו. </w:t>
        </w:r>
      </w:ins>
      <w:r w:rsidRPr="00146180">
        <w:rPr>
          <w:rStyle w:val="afffe"/>
          <w:rFonts w:hint="cs"/>
          <w:b w:val="0"/>
          <w:rtl/>
        </w:rPr>
        <w:t>כל הכשר להצניע</w:t>
      </w:r>
    </w:p>
    <w:p w:rsidR="00E9703F" w:rsidRDefault="00E9703F" w:rsidP="00E9703F">
      <w:pPr>
        <w:rPr>
          <w:rFonts w:ascii="Fb Fontext" w:hAnsi="Fb Fontext"/>
          <w:rtl/>
        </w:rPr>
      </w:pPr>
      <w:r w:rsidRPr="006F178A">
        <w:rPr>
          <w:rFonts w:ascii="Fb Fontext" w:hAnsi="Fb Fontext" w:hint="cs"/>
          <w:rtl/>
        </w:rPr>
        <w:t xml:space="preserve">- </w:t>
      </w:r>
      <w:r w:rsidRPr="006F178A">
        <w:rPr>
          <w:rStyle w:val="2fb"/>
          <w:rFonts w:ascii="Fb Fontext" w:hAnsi="Fb Fontext"/>
          <w:rtl/>
        </w:rPr>
        <w:t xml:space="preserve">ר"פ</w:t>
      </w:r>
      <w:r w:rsidRPr="006F178A">
        <w:rPr>
          <w:rFonts w:ascii="Fb Fontext" w:hAnsi="Fb Fontext"/>
          <w:rtl/>
        </w:rPr>
        <w:t xml:space="preserve"> לאפוקי דם נדה. וכ"ש אשרה, [ודם נדה </w:t>
      </w:r>
      <w:r w:rsidRPr="006F178A">
        <w:rPr>
          <w:rFonts w:ascii="Fb Fontext" w:hAnsi="Fb Fontext"/>
          <w:rtl/>
        </w:rPr>
        <w:t xml:space="preserve">לא</w:t>
      </w:r>
      <w:r w:rsidRPr="006F178A">
        <w:rPr>
          <w:rFonts w:ascii="Fb Fontext" w:hAnsi="Fb Fontext"/>
          <w:rtl/>
        </w:rPr>
        <w:t xml:space="preserve"> מצנע לשונרא דחלשא </w:t>
      </w:r>
      <w:ins w:id="92951" w:author="מנוע מכני" w:date="2026-10-11T12:04:39Z">
        <w:r>
          <w:rPr>
            <w:rFonts w:ascii="Fb Fontext" w:hAnsi="Fb Fontext"/>
            <w:rtl/>
          </w:rPr>
          <w:t xml:space="preserve">לו</w:t>
        </w:r>
      </w:ins>
      <w:del w:id="92952" w:author="מנוע מכני" w:date="2026-10-11T12:04:39Z">
        <w:r w:rsidRPr="006F178A">
          <w:rPr>
            <w:rFonts w:ascii="Fb Fontext" w:hAnsi="Fb Fontext"/>
            <w:rtl/>
          </w:rPr>
          <w:delText xml:space="preserve">ליה</w:delText>
        </w:r>
      </w:del>
      <w:r w:rsidRPr="006F178A">
        <w:rPr>
          <w:rFonts w:ascii="Fb Fontext" w:hAnsi="Fb Fontext"/>
          <w:rtl/>
        </w:rPr>
        <w:t xml:space="preserve">]</w:t>
      </w:r>
    </w:p>
    <w:p w:rsidR="00E9703F" w:rsidRDefault="00E9703F" w:rsidP="00E9703F">
      <w:pPr>
        <w:rPr>
          <w:rtl/>
        </w:rPr>
      </w:pPr>
      <w:r w:rsidRPr="006F178A">
        <w:rPr>
          <w:rtl/>
        </w:rPr>
        <w:t xml:space="preserve">מר עוקבא לאפוקי עצי אשרה. [ אבל דם נדה מצנע </w:t>
      </w:r>
      <w:ins w:id="92953" w:author="מנוע מכני" w:date="2026-10-11T12:04:39Z">
        <w:r>
          <w:rPr>
            <w:rtl/>
          </w:rPr>
          <w:t xml:space="preserve">לו</w:t>
        </w:r>
      </w:ins>
      <w:del w:id="92954" w:author="מנוע מכני" w:date="2026-10-11T12:04:39Z">
        <w:r w:rsidRPr="006F178A">
          <w:rPr>
            <w:rtl/>
          </w:rPr>
          <w:delText xml:space="preserve">ליה</w:delText>
        </w:r>
      </w:del>
      <w:r w:rsidRPr="006F178A">
        <w:rPr>
          <w:rtl/>
        </w:rPr>
        <w:t xml:space="preserve"> לשונרא. וחייב]</w:t>
      </w:r>
    </w:p>
    <w:p w:rsidR="00E9703F" w:rsidRPr="002B5789" w:rsidRDefault="00E9703F" w:rsidP="00E9703F">
      <w:pPr>
        <w:rPr>
          <w:rtl/>
        </w:rPr>
      </w:pPr>
      <w:r w:rsidRPr="006F178A">
        <w:rPr>
          <w:rFonts w:ascii="Fb Fontext" w:hAnsi="Fb Fontext"/>
          <w:sz w:val="20"/>
          <w:rtl/>
        </w:rPr>
        <w:t xml:space="preserve">ואידך, כיון דחלשא - </w:t>
      </w:r>
      <w:r w:rsidRPr="006F178A">
        <w:rPr>
          <w:rFonts w:ascii="Fb Fontext" w:hAnsi="Fb Fontext"/>
          <w:sz w:val="20"/>
          <w:rtl/>
        </w:rPr>
        <w:t xml:space="preserve">לא</w:t>
      </w:r>
      <w:r w:rsidRPr="006F178A">
        <w:rPr>
          <w:rFonts w:ascii="Fb Fontext" w:hAnsi="Fb Fontext"/>
          <w:sz w:val="20"/>
          <w:rtl/>
        </w:rPr>
        <w:t xml:space="preserve"> מצנע </w:t>
      </w:r>
      <w:ins w:id="92955" w:author="מנוע מכני" w:date="2026-10-11T12:04:39Z">
        <w:r>
          <w:rPr>
            <w:rFonts w:ascii="Fb Fontext" w:hAnsi="Fb Fontext"/>
            <w:sz w:val="20"/>
            <w:rtl/>
          </w:rPr>
          <w:t xml:space="preserve">לו</w:t>
        </w:r>
      </w:ins>
      <w:del w:id="92956"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w:t>
      </w:r>
    </w:p>
    <w:p w:rsidR="00E9703F" w:rsidRPr="002B5789" w:rsidRDefault="00E9703F" w:rsidP="00E9703F">
      <w:pPr>
        <w:rPr>
          <w:b/>
          <w:bCs/>
          <w:rtl/>
        </w:rPr>
      </w:pPr>
      <w:r w:rsidRPr="002B5789">
        <w:rPr>
          <w:b/>
          <w:bCs/>
          <w:rtl/>
        </w:rPr>
        <w:t>א.</w:t>
      </w:r>
      <w:r w:rsidRPr="006061D7">
        <w:rPr>
          <w:rtl/>
        </w:rPr>
        <w:t xml:space="preserve"> מתני' דהכל חייבים בשיעור זה אפי עשיר - דלא </w:t>
      </w:r>
      <w:r w:rsidRPr="006061D7">
        <w:rPr>
          <w:rStyle w:val="2fb"/>
          <w:rtl/>
        </w:rPr>
        <w:t xml:space="preserve">כר"ש</w:t>
      </w:r>
      <w:r w:rsidRPr="006061D7">
        <w:rPr>
          <w:rtl/>
        </w:rPr>
        <w:t xml:space="preserve"> </w:t>
      </w:r>
      <w:ins w:id="95193" w:author="מנוע מכני" w:date="2026-10-11T12:04:39Z">
        <w:r>
          <w:rPr>
            <w:rtl/>
          </w:rPr>
          <w:t xml:space="preserve">דסבר</w:t>
        </w:r>
      </w:ins>
      <w:del w:id="95194" w:author="מנוע מכני" w:date="2026-10-11T12:04:39Z">
        <w:r w:rsidRPr="006061D7">
          <w:rPr>
            <w:rtl/>
          </w:rPr>
          <w:delText xml:space="preserve">דס"ל</w:delText>
        </w:r>
      </w:del>
      <w:r w:rsidRPr="006061D7">
        <w:rPr>
          <w:rtl/>
        </w:rPr>
        <w:t xml:space="preserve"> דלא אמרו כל השיעורין הללו אלא למצניעיהן</w:t>
      </w:r>
    </w:p>
    <w:p w:rsidR="00E9703F" w:rsidRPr="006061D7" w:rsidRDefault="00E9703F" w:rsidP="00E9703F">
      <w:pPr>
        <w:rPr>
          <w:rtl/>
        </w:rPr>
      </w:pPr>
      <w:r w:rsidRPr="002B5789">
        <w:rPr>
          <w:b/>
          <w:bCs/>
          <w:rtl/>
        </w:rPr>
        <w:t>ב.</w:t>
      </w:r>
      <w:r w:rsidRPr="006061D7">
        <w:rPr>
          <w:rtl/>
        </w:rPr>
        <w:t xml:space="preserve"> וכל שאינו כשר להצניע. [דרק המצניע חייב] - דלא </w:t>
      </w:r>
      <w:r w:rsidRPr="006061D7">
        <w:rPr>
          <w:rStyle w:val="2fb"/>
          <w:rtl/>
        </w:rPr>
        <w:t xml:space="preserve">כרשב"א</w:t>
      </w:r>
      <w:r w:rsidRPr="006061D7">
        <w:rPr>
          <w:rtl/>
        </w:rPr>
        <w:t xml:space="preserve"> </w:t>
      </w:r>
      <w:ins w:id="95195" w:author="מנוע מכני" w:date="2026-10-11T12:04:39Z">
        <w:r>
          <w:rPr>
            <w:rtl/>
          </w:rPr>
          <w:t xml:space="preserve">דסבר</w:t>
        </w:r>
      </w:ins>
      <w:del w:id="95196" w:author="מנוע מכני" w:date="2026-10-11T12:04:39Z">
        <w:r w:rsidRPr="006061D7">
          <w:rPr>
            <w:rtl/>
          </w:rPr>
          <w:delText xml:space="preserve">דס"ל</w:delText>
        </w:r>
      </w:del>
      <w:r w:rsidRPr="006061D7">
        <w:rPr>
          <w:rtl/>
        </w:rPr>
        <w:t xml:space="preserve"> דבאין מצניעין כמוהו נתחייב זה במחשבה של זה.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עו.</w:t>
      </w:r>
    </w:p>
    <w:p>
      <w:pPr>
        <w:pStyle w:val="MishnaBatzad"/>
        <w:rPr>
          <w:ins w:id="20503" w:author="קלוד" w:date="2026-10-11T09:07:15Z"/>
        </w:rPr>
      </w:pPr>
      <w:ins w:id="20502" w:author="קלוד" w:date="2026-10-11T09:07:15Z">
        <w:r>
          <w:t xml:space="preserve">משנה ד</w:t>
        </w:r>
      </w:ins>
    </w:p>
    <w:p w:rsidR="00E9703F" w:rsidRDefault="00E9703F" w:rsidP="00E9703F">
      <w:pPr>
        <w:pStyle w:val="afff9"/>
        <w:spacing w:before="120"/>
        <w:rPr>
          <w:rStyle w:val="afffe"/>
          <w:rFonts w:ascii="Fb Fontext" w:hAnsi="Fb Fontext"/>
          <w:b/>
          <w:bCs w:val="0"/>
          <w:sz w:val="20"/>
          <w:rtl/>
        </w:rPr>
        <w:pPrChange w:id="90041" w:author="קלוד" w:date="2026-10-11T12:09:42Z">
          <w:pPr>
            <w:pStyle w:val="afff9"/>
          </w:pPr>
        </w:pPrChange>
      </w:pPr>
      <w:r w:rsidRPr="00146180">
        <w:rPr>
          <w:rStyle w:val="afffe"/>
          <w:rFonts w:ascii="Fb Fontext" w:hAnsi="Fb Fontext"/>
          <w:bCs w:val="0"/>
          <w:rtl/>
          <w:rPrChange w:id="40225" w:author="Claude" w:date="2026-10-11T09:07:39Z">
            <w:rPr>
              <w:rStyle w:val="afffe"/>
              <w:rFonts w:ascii="Fb Fontext" w:hAnsi="Fb Fontext"/>
              <w:bCs w:val="0"/>
              <w:sz w:val="20"/>
              <w:rtl/>
            </w:rPr>
          </w:rPrChange>
        </w:rPr>
        <w:t>המוציא תבן- כמלא פי פרה</w:t>
      </w:r>
      <w:r w:rsidRPr="00146180">
        <w:rPr>
          <w:rStyle w:val="afffe"/>
          <w:rFonts w:ascii="Fb Fontext" w:hAnsi="Fb Fontext" w:hint="cs"/>
          <w:bCs w:val="0"/>
          <w:rtl/>
          <w:rPrChange w:id="40226" w:author="Claude" w:date="2026-10-11T09:07:39Z">
            <w:rPr>
              <w:rStyle w:val="afffe"/>
              <w:rFonts w:ascii="Fb Fontext" w:hAnsi="Fb Fontext" w:hint="cs"/>
              <w:bCs w:val="0"/>
              <w:sz w:val="20"/>
              <w:rtl/>
            </w:rPr>
          </w:rPrChange>
        </w:rPr>
        <w:t xml:space="preserve">, </w:t>
      </w:r>
      <w:r w:rsidRPr="00146180">
        <w:rPr>
          <w:rStyle w:val="afffe"/>
          <w:rFonts w:ascii="Fb Fontext" w:hAnsi="Fb Fontext"/>
          <w:bCs w:val="0"/>
          <w:rtl/>
          <w:rPrChange w:id="40227" w:author="Claude" w:date="2026-10-11T09:07:39Z">
            <w:rPr>
              <w:rStyle w:val="afffe"/>
              <w:rFonts w:ascii="Fb Fontext" w:hAnsi="Fb Fontext"/>
              <w:bCs w:val="0"/>
              <w:sz w:val="20"/>
              <w:rtl/>
            </w:rPr>
          </w:rPrChange>
        </w:rPr>
        <w:t xml:space="preserve">עצה </w:t>
      </w:r>
      <w:r w:rsidRPr="009757B9">
        <w:rPr>
          <w:b/>
          <w:rtl/>
          <w:rPrChange w:id="40228" w:author="Claude" w:date="2026-10-11T09:07:39Z">
            <w:rPr>
              <w:b/>
              <w:sz w:val="20"/>
              <w:rtl/>
            </w:rPr>
          </w:rPrChange>
        </w:rPr>
        <w:t xml:space="preserve">[תבן קטנית] </w:t>
      </w:r>
      <w:r w:rsidRPr="00146180">
        <w:rPr>
          <w:rStyle w:val="afffe"/>
          <w:rFonts w:ascii="Fb Fontext" w:hAnsi="Fb Fontext"/>
          <w:bCs w:val="0"/>
          <w:rtl/>
          <w:rPrChange w:id="40229" w:author="Claude" w:date="2026-10-11T09:07:39Z">
            <w:rPr>
              <w:rStyle w:val="afffe"/>
              <w:rFonts w:ascii="Fb Fontext" w:hAnsi="Fb Fontext"/>
              <w:bCs w:val="0"/>
              <w:sz w:val="20"/>
              <w:rtl/>
            </w:rPr>
          </w:rPrChange>
        </w:rPr>
        <w:t>- כמלא פי גמל</w:t>
      </w:r>
    </w:p>
    <w:p w:rsidR="00E9703F"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230" w:author="Claude" w:date="2026-10-11T09:07:39Z">
            <w:rPr>
              <w:rStyle w:val="afffe"/>
              <w:rFonts w:ascii="Fb Fontext" w:hAnsi="Fb Fontext"/>
              <w:bCs w:val="0"/>
              <w:sz w:val="20"/>
              <w:rtl/>
            </w:rPr>
          </w:rPrChange>
        </w:rPr>
        <w:t>עמיר- כמלא פי טלה</w:t>
      </w:r>
      <w:r w:rsidRPr="00146180">
        <w:rPr>
          <w:rStyle w:val="afffe"/>
          <w:rFonts w:ascii="Fb Fontext" w:hAnsi="Fb Fontext" w:hint="cs"/>
          <w:bCs w:val="0"/>
          <w:rtl/>
          <w:rPrChange w:id="40231" w:author="Claude" w:date="2026-10-11T09:07:39Z">
            <w:rPr>
              <w:rStyle w:val="afffe"/>
              <w:rFonts w:ascii="Fb Fontext" w:hAnsi="Fb Fontext" w:hint="cs"/>
              <w:bCs w:val="0"/>
              <w:sz w:val="20"/>
              <w:rtl/>
            </w:rPr>
          </w:rPrChange>
        </w:rPr>
        <w:t xml:space="preserve">, </w:t>
      </w:r>
      <w:r w:rsidRPr="00146180">
        <w:rPr>
          <w:rStyle w:val="afffe"/>
          <w:rFonts w:ascii="Fb Fontext" w:hAnsi="Fb Fontext"/>
          <w:bCs w:val="0"/>
          <w:rtl/>
          <w:rPrChange w:id="40232" w:author="Claude" w:date="2026-10-11T09:07:39Z">
            <w:rPr>
              <w:rStyle w:val="afffe"/>
              <w:rFonts w:ascii="Fb Fontext" w:hAnsi="Fb Fontext"/>
              <w:bCs w:val="0"/>
              <w:sz w:val="20"/>
              <w:rtl/>
            </w:rPr>
          </w:rPrChange>
        </w:rPr>
        <w:t>עשבים- כמלא פי גדי</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233" w:author="Claude" w:date="2026-10-11T09:07:39Z">
            <w:rPr>
              <w:rStyle w:val="afffe"/>
              <w:rFonts w:ascii="Fb Fontext" w:hAnsi="Fb Fontext"/>
              <w:bCs w:val="0"/>
              <w:sz w:val="20"/>
              <w:rtl/>
            </w:rPr>
          </w:rPrChange>
        </w:rPr>
        <w:t>עלי שום ועלי בצלים. לחים – כגרוגרת</w:t>
      </w:r>
      <w:r w:rsidRPr="00146180">
        <w:rPr>
          <w:rStyle w:val="afffe"/>
          <w:rFonts w:ascii="Fb Fontext" w:hAnsi="Fb Fontext" w:hint="cs"/>
          <w:bCs w:val="0"/>
          <w:rtl/>
          <w:rPrChange w:id="40234" w:author="Claude" w:date="2026-10-11T09:07:39Z">
            <w:rPr>
              <w:rStyle w:val="afffe"/>
              <w:rFonts w:ascii="Fb Fontext" w:hAnsi="Fb Fontext" w:hint="cs"/>
              <w:bCs w:val="0"/>
              <w:sz w:val="20"/>
              <w:rtl/>
            </w:rPr>
          </w:rPrChange>
        </w:rPr>
        <w:t>,</w:t>
      </w:r>
      <w:r w:rsidRPr="00146180">
        <w:rPr>
          <w:rStyle w:val="afffe"/>
          <w:rFonts w:ascii="Fb Fontext" w:hAnsi="Fb Fontext"/>
          <w:bCs w:val="0"/>
          <w:rtl/>
          <w:rPrChange w:id="40235" w:author="Claude" w:date="2026-10-11T09:07:39Z">
            <w:rPr>
              <w:rStyle w:val="afffe"/>
              <w:rFonts w:ascii="Fb Fontext" w:hAnsi="Fb Fontext"/>
              <w:bCs w:val="0"/>
              <w:sz w:val="20"/>
              <w:rtl/>
            </w:rPr>
          </w:rPrChange>
        </w:rPr>
        <w:t xml:space="preserve"> יבשים - כמלא פי גדי.</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236" w:author="Claude" w:date="2026-10-11T09:07:39Z">
            <w:rPr>
              <w:rStyle w:val="afffe"/>
              <w:rFonts w:ascii="Fb Fontext" w:hAnsi="Fb Fontext"/>
              <w:bCs w:val="0"/>
              <w:sz w:val="20"/>
              <w:rtl/>
            </w:rPr>
          </w:rPrChange>
        </w:rPr>
        <w:t>ואין מצטרפין זה עם זה, מפני שלא שוו בשיעוריהן.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b/>
          <w:bCs/>
          <w:rtl/>
        </w:rPr>
        <w:t xml:space="preserve">ודווקא </w:t>
      </w:r>
      <w:ins w:id="99331" w:author="קלוד" w:date="2026-10-11T13:11:34Z">
        <w:r>
          <w:rPr>
            <w:rStyle w:val="afffffe"/>
            <w:rFonts w:ascii="Fb Fontext" w:hAnsi="Fb Fontext"/>
            <w:b/>
            <w:bCs/>
            <w:rtl/>
          </w:rPr>
          <w:t xml:space="preserve">אין מצטרפין</w:t>
        </w:r>
        <w:r>
          <w:rPr>
            <w:rFonts w:ascii="Fb Fontext" w:hAnsi="Fb Fontext"/>
            <w:b/>
            <w:bCs/>
            <w:rtl/>
          </w:rPr>
          <w:t xml:space="preserve"> לחומרא,</w:t>
        </w:r>
      </w:ins>
      <w:del w:id="99332" w:author="קלוד" w:date="2026-10-11T13:11:34Z">
        <w:r w:rsidRPr="006F178A">
          <w:rPr>
            <w:rFonts w:ascii="Fb Fontext" w:hAnsi="Fb Fontext"/>
            <w:b/>
            <w:bCs/>
            <w:rtl/>
          </w:rPr>
          <w:delText xml:space="preserve">לחומרא</w:delText>
        </w:r>
      </w:del>
      <w:r w:rsidRPr="006F178A">
        <w:rPr>
          <w:rFonts w:ascii="Fb Fontext" w:hAnsi="Fb Fontext"/>
          <w:b/>
          <w:bCs/>
          <w:rtl/>
        </w:rPr>
        <w:t xml:space="preserve"> אבל לקולא מצטרפין.</w:t>
      </w:r>
    </w:p>
    <w:p w:rsidR="00E9703F" w:rsidRDefault="00E9703F" w:rsidP="00E9703F">
      <w:pPr>
        <w:rPr>
          <w:rtl/>
        </w:rPr>
      </w:pPr>
      <w:r w:rsidRPr="006F178A">
        <w:rPr>
          <w:rtl/>
        </w:rPr>
        <w:t xml:space="preserve">הא דחזין דהבגד, והשק, והעור, והמפץ, מצטרפין </w:t>
      </w:r>
      <w:r>
        <w:rPr>
          <w:rtl/>
        </w:rPr>
        <w:t>ואפי'</w:t>
      </w:r>
      <w:r w:rsidRPr="006F178A">
        <w:rPr>
          <w:rtl/>
        </w:rPr>
        <w:t xml:space="preserve"> בלא ראויין למושב</w:t>
      </w:r>
    </w:p>
    <w:p w:rsidR="00E9703F" w:rsidRDefault="00E9703F" w:rsidP="00E9703F">
      <w:pPr>
        <w:rPr>
          <w:rStyle w:val="afffe"/>
          <w:rFonts w:ascii="Fb Fontext" w:hAnsi="Fb Fontext"/>
          <w:rtl/>
        </w:rPr>
      </w:pPr>
      <w:r w:rsidRPr="006F178A">
        <w:rPr>
          <w:rtl/>
        </w:rPr>
        <w:t xml:space="preserve">- היינו דראויין לדוגמא [ובל"ז </w:t>
      </w:r>
      <w:r w:rsidRPr="006F178A">
        <w:rPr>
          <w:rtl/>
        </w:rPr>
        <w:t xml:space="preserve">לא</w:t>
      </w:r>
      <w:r w:rsidRPr="006F178A">
        <w:rPr>
          <w:rtl/>
        </w:rPr>
        <w:t xml:space="preserve"> היו מצטרפין]</w:t>
      </w:r>
    </w:p>
    <w:p>
      <w:pPr>
        <w:pStyle w:val="afffff8"/>
        <w:rPr>
          <w:ins w:id="90763" w:author="קלוד" w:date="2026-10-11T12:33:55Z"/>
        </w:rPr>
      </w:pPr>
      <w:ins w:id="90764" w:author="קלוד" w:date="2026-10-11T12:33:55Z">
        <w:r>
          <w:rPr>
            <w:color w:val="7B3F00"/>
          </w:rPr>
          <w:t xml:space="preserve">תבן כמלא פי פרה שהוציא לגמל - חייב או פטור</w:t>
        </w:r>
      </w:ins>
    </w:p>
    <w:p w:rsidR="00E9703F" w:rsidRPr="006F178A" w:rsidRDefault="00E9703F" w:rsidP="00E9703F">
      <w:pPr>
        <w:rPr>
          <w:rtl/>
        </w:rPr>
      </w:pPr>
      <w:r w:rsidRPr="006F178A">
        <w:rPr>
          <w:rtl/>
        </w:rPr>
        <w:t>•</w:t>
      </w:r>
      <w:r w:rsidRPr="006F178A">
        <w:rPr>
          <w:rFonts w:hint="cs"/>
          <w:rtl/>
        </w:rPr>
        <w:t xml:space="preserve"> </w:t>
      </w:r>
      <w:r w:rsidRPr="006F178A">
        <w:rPr>
          <w:rtl/>
        </w:rPr>
        <w:t>המוציא תבן כמלא פי פרה לגמל.</w:t>
      </w:r>
    </w:p>
    <w:p>
      <w:pPr>
        <w:pStyle w:val="38"/>
        <w:rPr>
          <w:ins w:id="97812" w:author="מנוע מכני" w:date="2026-10-11T12:04:39Z"/>
        </w:rPr>
      </w:pPr>
      <w:r w:rsidRPr="006F178A">
        <w:t xml:space="preserve">רב דימי:</w:t>
      </w:r>
    </w:p>
    <w:p w:rsidR="00E9703F" w:rsidRPr="006F178A" w:rsidRDefault="00E9703F" w:rsidP="00E9703F">
      <w:pPr>
        <w:rPr>
          <w:rtl/>
        </w:rPr>
      </w:pPr>
      <w:del w:id="97813" w:author="מנוע מכני" w:date="2026-10-11T12:04:39Z">
        <w:r w:rsidRPr="006F178A">
          <w:rPr>
            <w:rtl/>
          </w:rPr>
          <w:delText xml:space="preserve"> </w:delText>
        </w:r>
      </w:del>
      <w:r w:rsidRPr="00825131">
        <w:rPr>
          <w:rStyle w:val="2fb"/>
          <w:b/>
          <w:bCs/>
          <w:rtl/>
        </w:rPr>
        <w:t xml:space="preserve">לרי"ו</w:t>
      </w:r>
      <w:r w:rsidRPr="00825131">
        <w:rPr>
          <w:b/>
          <w:bCs/>
          <w:rtl/>
        </w:rPr>
        <w:t xml:space="preserve">:</w:t>
      </w:r>
      <w:r w:rsidRPr="006F178A">
        <w:rPr>
          <w:rtl/>
        </w:rPr>
        <w:t xml:space="preserve"> חייב, </w:t>
      </w:r>
      <w:ins w:id="91271" w:author="מנוע מכני" w:date="2026-10-11T12:04:39Z">
        <w:ins w:id="99335" w:author="קלוד" w:date="2026-10-11T13:11:34Z">
          <w:r>
            <w:rPr>
              <w:rtl/>
            </w:rPr>
            <w:t xml:space="preserve">ובבוקר חזר</w:t>
          </w:r>
        </w:ins>
        <w:del w:id="99336" w:author="קלוד" w:date="2026-10-11T13:11:34Z">
          <w:r>
            <w:rPr>
              <w:rtl/>
            </w:rPr>
            <w:delText xml:space="preserve">ואח"כ</w:delText>
          </w:r>
        </w:del>
      </w:ins>
      <w:del w:id="91272" w:author="מנוע מכני" w:date="2026-10-11T12:04:39Z">
        <w:r w:rsidRPr="006F178A">
          <w:rPr>
            <w:rtl/>
          </w:rPr>
          <w:delText xml:space="preserve">והדר</w:delText>
        </w:r>
      </w:del>
      <w:r w:rsidRPr="006F178A">
        <w:rPr>
          <w:rtl/>
        </w:rPr>
        <w:t xml:space="preserve"> </w:t>
      </w:r>
      <w:ins w:id="92957" w:author="מנוע מכני" w:date="2026-10-11T12:04:39Z">
        <w:r>
          <w:rPr>
            <w:rtl/>
          </w:rPr>
          <w:t xml:space="preserve">בו</w:t>
        </w:r>
      </w:ins>
      <w:del w:id="92958" w:author="מנוע מכני" w:date="2026-10-11T12:04:39Z">
        <w:r w:rsidRPr="006F178A">
          <w:rPr>
            <w:rtl/>
          </w:rPr>
          <w:delText xml:space="preserve">ביה</w:delText>
        </w:r>
      </w:del>
      <w:ins w:id="99333" w:author="קלוד" w:date="2026-10-11T13:11:34Z">
        <w:r>
          <w:rPr>
            <w:rtl/>
          </w:rPr>
          <w:t xml:space="preserve"> </w:t>
        </w:r>
      </w:ins>
      <w:del w:id="99334" w:author="קלוד" w:date="2026-10-11T13:11:34Z">
        <w:r w:rsidRPr="006F178A">
          <w:rPr>
            <w:rtl/>
          </w:rPr>
          <w:delText xml:space="preserve"> לצפרא </w:delText>
        </w:r>
      </w:del>
      <w:r w:rsidRPr="006F178A">
        <w:rPr>
          <w:rtl/>
        </w:rPr>
        <w:t xml:space="preserve">לפטור.</w:t>
      </w:r>
    </w:p>
    <w:p>
      <w:pPr>
        <w:pStyle w:val="38"/>
        <w:rPr>
          <w:ins w:id="97814" w:author="מנוע מכני" w:date="2026-10-11T12:04:39Z"/>
        </w:rPr>
      </w:pPr>
      <w:r>
        <w:t>ל</w:t>
      </w:r>
      <w:r w:rsidRPr="006F178A">
        <w:t xml:space="preserve">רשב"ל:</w:t>
      </w:r>
    </w:p>
    <w:p w:rsidR="00E9703F" w:rsidRDefault="00E9703F" w:rsidP="00E9703F">
      <w:pPr>
        <w:rPr>
          <w:rtl/>
        </w:rPr>
      </w:pPr>
      <w:del w:id="97815" w:author="מנוע מכני" w:date="2026-10-11T12:04:39Z">
        <w:r w:rsidRPr="006F178A">
          <w:rPr>
            <w:rtl/>
          </w:rPr>
          <w:delText xml:space="preserve"> </w:delText>
        </w:r>
      </w:del>
      <w:r w:rsidRPr="006F178A">
        <w:rPr>
          <w:rtl/>
        </w:rPr>
        <w:t xml:space="preserve">פטור. </w:t>
      </w:r>
      <w:ins w:id="99345" w:author="קלוד" w:date="2026-10-11T13:11:34Z">
        <w:r>
          <w:rPr>
            <w:rtl/>
          </w:rPr>
          <w:t xml:space="preserve">[ואף</w:t>
        </w:r>
      </w:ins>
      <w:del w:id="99346" w:author="קלוד" w:date="2026-10-11T13:11:34Z">
        <w:r w:rsidRPr="006F178A">
          <w:rPr>
            <w:rtl/>
          </w:rPr>
          <w:delText xml:space="preserve">[</w:delText>
        </w:r>
        <w:r>
          <w:rPr>
            <w:rtl/>
          </w:rPr>
          <w:delText xml:space="preserve">ואפי'</w:delText>
        </w:r>
      </w:del>
      <w:r w:rsidRPr="006F178A">
        <w:rPr>
          <w:rtl/>
        </w:rPr>
        <w:t xml:space="preserve"> </w:t>
      </w:r>
      <w:ins w:id="99343" w:author="קלוד" w:date="2026-10-11T13:11:34Z">
        <w:r>
          <w:rPr>
            <w:rtl/>
          </w:rPr>
          <w:t xml:space="preserve">שיש</w:t>
        </w:r>
      </w:ins>
      <w:del w:id="99344" w:author="קלוד" w:date="2026-10-11T13:11:34Z">
        <w:r w:rsidRPr="006F178A">
          <w:rPr>
            <w:rtl/>
          </w:rPr>
          <w:delText xml:space="preserve">דיש</w:delText>
        </w:r>
      </w:del>
      <w:r w:rsidRPr="006F178A">
        <w:rPr>
          <w:rtl/>
        </w:rPr>
        <w:t xml:space="preserve"> בזה שיעור לפרה,</w:t>
      </w:r>
      <w:ins w:id="99341" w:author="קלוד" w:date="2026-10-11T13:11:34Z">
        <w:r>
          <w:rPr>
            <w:rtl/>
          </w:rPr>
          <w:t xml:space="preserve"> </w:t>
        </w:r>
      </w:ins>
      <w:del w:id="99342" w:author="קלוד" w:date="2026-10-11T13:11:34Z">
        <w:r w:rsidRPr="006F178A">
          <w:rPr>
            <w:rtl/>
          </w:rPr>
          <w:delText xml:space="preserve"> מ"מ </w:delText>
        </w:r>
      </w:del>
      <w:r w:rsidRPr="006F178A">
        <w:rPr>
          <w:rtl/>
        </w:rPr>
        <w:t xml:space="preserve">לגמל </w:t>
      </w:r>
      <w:ins w:id="99339" w:author="קלוד" w:date="2026-10-11T13:11:34Z">
        <w:r>
          <w:rPr>
            <w:rtl/>
          </w:rPr>
          <w:t xml:space="preserve">אינו</w:t>
        </w:r>
      </w:ins>
      <w:del w:id="99340" w:author="קלוד" w:date="2026-10-11T13:11:34Z">
        <w:r w:rsidRPr="006F178A">
          <w:rPr>
            <w:rtl/>
          </w:rPr>
          <w:delText xml:space="preserve">לא</w:delText>
        </w:r>
      </w:del>
      <w:r w:rsidRPr="006F178A">
        <w:rPr>
          <w:rtl/>
        </w:rPr>
        <w:t xml:space="preserve"> </w:t>
      </w:r>
      <w:ins w:id="99337" w:author="קלוד" w:date="2026-10-11T13:11:34Z">
        <w:r>
          <w:rPr>
            <w:rtl/>
          </w:rPr>
          <w:t xml:space="preserve">ראוי]</w:t>
        </w:r>
      </w:ins>
      <w:del w:id="99338" w:author="קלוד" w:date="2026-10-11T13:11:34Z">
        <w:r w:rsidRPr="006F178A">
          <w:rPr>
            <w:rtl/>
          </w:rPr>
          <w:delText xml:space="preserve">חזייא]</w:delText>
        </w:r>
      </w:del>
    </w:p>
    <w:p>
      <w:pPr>
        <w:pStyle w:val="38"/>
        <w:rPr>
          <w:ins w:id="97816" w:author="מנוע מכני" w:date="2026-10-11T12:04:39Z"/>
        </w:rPr>
      </w:pPr>
      <w:r w:rsidRPr="006F178A">
        <w:t xml:space="preserve">רבין:</w:t>
      </w:r>
    </w:p>
    <w:p w:rsidR="00E9703F" w:rsidRPr="006F178A" w:rsidRDefault="00E9703F" w:rsidP="00E9703F">
      <w:pPr>
        <w:rPr>
          <w:rtl/>
        </w:rPr>
      </w:pPr>
      <w:del w:id="97817" w:author="מנוע מכני" w:date="2026-10-11T12:04:39Z">
        <w:r w:rsidRPr="006F178A">
          <w:rPr>
            <w:rtl/>
          </w:rPr>
          <w:delText xml:space="preserve"> </w:delText>
        </w:r>
      </w:del>
      <w:r w:rsidRPr="006F178A">
        <w:rPr>
          <w:rtl/>
        </w:rPr>
        <w:t xml:space="preserve">המוציא תבן כמלא פי פרה לגמל - </w:t>
      </w:r>
      <w:ins w:id="99351" w:author="קלוד" w:date="2026-10-11T13:11:34Z">
        <w:r>
          <w:rPr>
            <w:b/>
            <w:bCs/>
            <w:rtl/>
          </w:rPr>
          <w:t xml:space="preserve">הכל</w:t>
        </w:r>
      </w:ins>
      <w:del w:id="99352" w:author="קלוד" w:date="2026-10-11T13:11:34Z">
        <w:r w:rsidRPr="00935E29">
          <w:rPr>
            <w:b/>
            <w:bCs/>
            <w:rtl/>
          </w:rPr>
          <w:delText xml:space="preserve">כולי</w:delText>
        </w:r>
      </w:del>
      <w:r w:rsidRPr="00935E29">
        <w:rPr>
          <w:b/>
          <w:bCs/>
          <w:rtl/>
        </w:rPr>
        <w:t xml:space="preserve"> </w:t>
      </w:r>
      <w:ins w:id="94407" w:author="מנוע מכני" w:date="2026-10-11T12:04:39Z">
        <w:ins w:id="99349" w:author="קלוד" w:date="2026-10-11T13:11:34Z">
          <w:r>
            <w:rPr>
              <w:b/>
              <w:bCs/>
              <w:rtl/>
            </w:rPr>
            <w:t xml:space="preserve">מודים</w:t>
          </w:r>
        </w:ins>
        <w:del w:id="99350" w:author="קלוד" w:date="2026-10-11T13:11:34Z">
          <w:r>
            <w:rPr>
              <w:b/>
              <w:bCs/>
              <w:rtl/>
            </w:rPr>
            <w:delText xml:space="preserve">עולם</w:delText>
          </w:r>
        </w:del>
      </w:ins>
      <w:del w:id="94408" w:author="מנוע מכני" w:date="2026-10-11T12:04:39Z">
        <w:r w:rsidRPr="00935E29">
          <w:rPr>
            <w:b/>
            <w:bCs/>
            <w:rtl/>
          </w:rPr>
          <w:delText xml:space="preserve">עלמא</w:delText>
        </w:r>
      </w:del>
      <w:r w:rsidRPr="006F178A">
        <w:rPr>
          <w:rtl/>
        </w:rPr>
        <w:t xml:space="preserve"> </w:t>
      </w:r>
      <w:ins w:id="99347" w:author="קלוד" w:date="2026-10-11T13:11:34Z">
        <w:r>
          <w:rPr>
            <w:rtl/>
          </w:rPr>
          <w:t xml:space="preserve">שחייב.</w:t>
        </w:r>
      </w:ins>
      <w:del w:id="99348" w:author="קלוד" w:date="2026-10-11T13:11:34Z">
        <w:r w:rsidRPr="006F178A">
          <w:rPr>
            <w:rtl/>
          </w:rPr>
          <w:delText xml:space="preserve">לא</w:delText>
        </w:r>
        <w:r w:rsidRPr="006F178A">
          <w:rPr>
            <w:rtl/>
          </w:rPr>
          <w:delText xml:space="preserve"> </w:delText>
        </w:r>
        <w:r>
          <w:rPr>
            <w:rtl/>
          </w:rPr>
          <w:delText xml:space="preserve">חלקו</w:delText>
        </w:r>
        <w:r w:rsidRPr="006F178A">
          <w:rPr>
            <w:rtl/>
          </w:rPr>
          <w:delText xml:space="preserve"> דחייב.</w:delText>
        </w:r>
      </w:del>
      <w:ins w:id="91273" w:author="מנוע מכני" w:date="2026-10-11T12:04:39Z"/>
      <w:del w:id="91274" w:author="מנוע מכני" w:date="2026-10-11T12:04:39Z">
        <w:r w:rsidRPr="006F178A">
          <w:rPr>
            <w:rtl/>
          </w:rPr>
          <w:delText xml:space="preserve">פליגי</w:delText>
        </w:r>
      </w:del>
    </w:p>
    <w:p w:rsidR="00E9703F" w:rsidRPr="006F178A" w:rsidRDefault="00E9703F" w:rsidP="00E9703F">
      <w:pPr>
        <w:rPr>
          <w:rtl/>
        </w:rPr>
      </w:pPr>
      <w:r w:rsidRPr="006F178A">
        <w:rPr>
          <w:rtl/>
        </w:rPr>
        <w:tab/>
      </w:r>
      <w:r w:rsidRPr="006F178A">
        <w:rPr>
          <w:rtl/>
        </w:rPr>
        <w:tab/>
      </w:r>
      <w:r w:rsidRPr="006F178A">
        <w:rPr>
          <w:rtl/>
        </w:rPr>
        <w:tab/>
      </w:r>
      <w:ins w:id="99353" w:author="קלוד" w:date="2026-10-11T13:11:34Z">
        <w:r>
          <w:rPr>
            <w:b/>
            <w:bCs/>
            <w:rtl/>
          </w:rPr>
          <w:t xml:space="preserve">נחלקו</w:t>
        </w:r>
      </w:ins>
      <w:del w:id="99354" w:author="קלוד" w:date="2026-10-11T13:11:34Z">
        <w:r w:rsidRPr="00935E29">
          <w:rPr>
            <w:b/>
            <w:bCs/>
            <w:rtl/>
          </w:rPr>
          <w:delText xml:space="preserve">כי </w:delText>
        </w:r>
        <w:r>
          <w:rPr>
            <w:b/>
            <w:bCs/>
            <w:rtl/>
          </w:rPr>
          <w:delText xml:space="preserve">חלקו</w:delText>
        </w:r>
      </w:del>
      <w:ins w:id="91275" w:author="מנוע מכני" w:date="2026-10-11T12:04:39Z"/>
      <w:del w:id="91276" w:author="מנוע מכני" w:date="2026-10-11T12:04:39Z">
        <w:r w:rsidRPr="00935E29">
          <w:rPr>
            <w:b/>
            <w:bCs/>
            <w:rtl/>
          </w:rPr>
          <w:delText xml:space="preserve">פליגי</w:delText>
        </w:r>
      </w:del>
      <w:r w:rsidRPr="00935E29">
        <w:rPr>
          <w:b/>
          <w:bCs/>
          <w:rtl/>
        </w:rPr>
        <w:t xml:space="preserve"> </w:t>
      </w:r>
      <w:r w:rsidRPr="006F178A">
        <w:rPr>
          <w:rtl/>
        </w:rPr>
        <w:t>- במוציא עצה כמלא פי פרה לפרה.</w:t>
      </w:r>
    </w:p>
    <w:p w:rsidR="00E9703F" w:rsidRPr="006F178A" w:rsidRDefault="00E9703F" w:rsidP="00E9703F">
      <w:pPr>
        <w:rPr>
          <w:rtl/>
        </w:rPr>
      </w:pPr>
      <w:r w:rsidRPr="006F178A">
        <w:rPr>
          <w:rtl/>
        </w:rPr>
        <w:tab/>
      </w:r>
      <w:r w:rsidRPr="006F178A">
        <w:rPr>
          <w:rtl/>
        </w:rPr>
        <w:tab/>
      </w:r>
      <w:r w:rsidRPr="006F178A">
        <w:rPr>
          <w:rStyle w:val="2fb"/>
          <w:rtl/>
        </w:rPr>
        <w:tab/>
        <w:t xml:space="preserve">ר"י</w:t>
      </w:r>
      <w:r w:rsidRPr="006F178A">
        <w:rPr>
          <w:rtl/>
        </w:rPr>
        <w:tab/>
        <w:t xml:space="preserve"> פטור, אכילה על ידי הדחק </w:t>
      </w:r>
      <w:r w:rsidRPr="006F178A">
        <w:rPr>
          <w:rtl/>
        </w:rPr>
        <w:tab/>
        <w:t xml:space="preserve">לא</w:t>
      </w:r>
      <w:r w:rsidRPr="006F178A">
        <w:rPr>
          <w:rtl/>
        </w:rPr>
        <w:tab/>
        <w:t xml:space="preserve"> שמה אכילה.</w:t>
      </w:r>
    </w:p>
    <w:p w:rsidR="00E9703F" w:rsidRPr="006F178A" w:rsidRDefault="00E9703F" w:rsidP="00E9703F">
      <w:pPr>
        <w:rPr>
          <w:rtl/>
        </w:rPr>
      </w:pPr>
      <w:r w:rsidRPr="006F178A">
        <w:rPr>
          <w:rtl/>
        </w:rPr>
        <w:tab/>
      </w:r>
      <w:r w:rsidRPr="006F178A">
        <w:rPr>
          <w:rtl/>
        </w:rPr>
        <w:tab/>
      </w:r>
      <w:r w:rsidRPr="006F178A">
        <w:rPr>
          <w:rStyle w:val="2fb"/>
          <w:rtl/>
        </w:rPr>
        <w:tab/>
        <w:t xml:space="preserve">ר"ל</w:t>
      </w:r>
      <w:r w:rsidRPr="006F178A">
        <w:rPr>
          <w:rtl/>
        </w:rPr>
        <w:tab/>
        <w:t xml:space="preserve"> חייב, אכילה על ידי הדחק שמה אכילה.</w:t>
      </w:r>
    </w:p>
    <w:p w:rsidR="00E9703F" w:rsidRPr="006F178A" w:rsidRDefault="00E9703F" w:rsidP="00E9703F">
      <w:pPr>
        <w:rPr>
          <w:rtl/>
        </w:rPr>
      </w:pPr>
      <w:r w:rsidRPr="006F178A">
        <w:rPr>
          <w:rtl/>
        </w:rPr>
        <w:t>•</w:t>
      </w:r>
      <w:r w:rsidRPr="006F178A">
        <w:rPr>
          <w:rFonts w:hint="cs"/>
          <w:rtl/>
        </w:rPr>
        <w:t xml:space="preserve"> </w:t>
      </w:r>
      <w:ins w:id="99365" w:author="קלוד" w:date="2026-10-11T13:11:34Z">
        <w:r>
          <w:rPr>
            <w:rStyle w:val="affff2"/>
            <w:rtl/>
          </w:rPr>
          <w:t xml:space="preserve">כמלא</w:t>
        </w:r>
      </w:ins>
      <w:del w:id="99366" w:author="קלוד" w:date="2026-10-11T13:11:34Z">
        <w:r w:rsidRPr="009757B9">
          <w:rPr>
            <w:rStyle w:val="affff2"/>
            <w:rtl/>
          </w:rPr>
          <w:delText xml:space="preserve">מלא</w:delText>
        </w:r>
      </w:del>
      <w:r w:rsidRPr="009757B9">
        <w:rPr>
          <w:rStyle w:val="affff2"/>
          <w:rtl/>
        </w:rPr>
        <w:t xml:space="preserve"> פי </w:t>
      </w:r>
      <w:ins w:id="99363" w:author="קלוד" w:date="2026-10-11T13:11:34Z">
        <w:r>
          <w:rPr>
            <w:rStyle w:val="affff2"/>
            <w:rtl/>
          </w:rPr>
          <w:t xml:space="preserve">טלה</w:t>
        </w:r>
      </w:ins>
      <w:del w:id="99364" w:author="קלוד" w:date="2026-10-11T13:11:34Z">
        <w:r w:rsidRPr="009757B9">
          <w:rPr>
            <w:rStyle w:val="affff2"/>
            <w:rtl/>
          </w:rPr>
          <w:delText xml:space="preserve">טלה.</w:delText>
        </w:r>
      </w:del>
      <w:r w:rsidRPr="006F178A">
        <w:rPr>
          <w:rtl/>
        </w:rPr>
        <w:t xml:space="preserve"> </w:t>
      </w:r>
      <w:ins w:id="99361" w:author="קלוד" w:date="2026-10-11T13:11:34Z">
        <w:r>
          <w:rPr>
            <w:rStyle w:val="afffffe"/>
            <w:rtl/>
          </w:rPr>
          <w:t xml:space="preserve">שבמשנה</w:t>
        </w:r>
      </w:ins>
      <w:del w:id="99362" w:author="קלוד" w:date="2026-10-11T13:11:34Z">
        <w:r w:rsidRPr="006F178A">
          <w:rPr>
            <w:rtl/>
          </w:rPr>
          <w:delText xml:space="preserve">וגרוגרת</w:delText>
        </w:r>
      </w:del>
      <w:r w:rsidRPr="006F178A">
        <w:rPr>
          <w:rtl/>
        </w:rPr>
        <w:t xml:space="preserve"> </w:t>
      </w:r>
      <w:ins w:id="99359" w:author="קלוד" w:date="2026-10-11T13:11:34Z">
        <w:r>
          <w:rPr>
            <w:rtl/>
          </w:rPr>
          <w:t xml:space="preserve">וכגרוגרת</w:t>
        </w:r>
      </w:ins>
      <w:del w:id="99360" w:author="קלוד" w:date="2026-10-11T13:11:34Z">
        <w:r w:rsidRPr="006F178A">
          <w:rPr>
            <w:rtl/>
          </w:rPr>
          <w:delText xml:space="preserve">חד</w:delText>
        </w:r>
      </w:del>
      <w:r w:rsidRPr="006F178A">
        <w:rPr>
          <w:rtl/>
        </w:rPr>
        <w:t xml:space="preserve"> </w:t>
      </w:r>
      <w:ins w:id="99357" w:author="קלוד" w:date="2026-10-11T13:11:34Z">
        <w:r>
          <w:rPr>
            <w:rStyle w:val="afffffe"/>
            <w:rtl/>
          </w:rPr>
          <w:t xml:space="preserve">שבברייתא</w:t>
        </w:r>
      </w:ins>
      <w:del w:id="99358" w:author="קלוד" w:date="2026-10-11T13:11:34Z">
        <w:r w:rsidRPr="006F178A">
          <w:rPr>
            <w:rtl/>
          </w:rPr>
          <w:delText xml:space="preserve">שיעורא</w:delText>
        </w:r>
      </w:del>
      <w:r w:rsidRPr="006F178A">
        <w:rPr>
          <w:rtl/>
        </w:rPr>
        <w:t xml:space="preserve"> </w:t>
      </w:r>
      <w:ins w:id="99355" w:author="קלוד" w:date="2026-10-11T13:11:34Z">
        <w:r>
          <w:rPr>
            <w:rtl/>
          </w:rPr>
          <w:t xml:space="preserve">- שיעור אחד הם.</w:t>
        </w:r>
      </w:ins>
      <w:del w:id="99356" w:author="קלוד" w:date="2026-10-11T13:11:34Z">
        <w:r w:rsidRPr="006F178A">
          <w:rPr>
            <w:rtl/>
          </w:rPr>
          <w:delText xml:space="preserve">הוא.</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אוכלים </w:t>
      </w:r>
      <w:r w:rsidRPr="006F178A">
        <w:rPr>
          <w:rStyle w:val="afffe"/>
          <w:rFonts w:ascii="Fb Fontext" w:hAnsi="Fb Fontext"/>
          <w:rtl/>
        </w:rPr>
        <w:t>כגרוגרת.</w:t>
      </w:r>
    </w:p>
    <w:p w:rsidR="00E9703F" w:rsidRPr="009757B9" w:rsidRDefault="00E9703F" w:rsidP="00E9703F">
      <w:pPr>
        <w:rPr>
          <w:rFonts w:cs="Guttman Vilna"/>
          <w:b/>
          <w:bCs/>
          <w:rtl/>
        </w:rPr>
      </w:pPr>
      <w:r w:rsidRPr="006F178A">
        <w:rPr>
          <w:rtl/>
        </w:rPr>
        <w:t>ומצטרפין זה עם זה מפני ששוו בשיעוריהן.</w:t>
      </w:r>
    </w:p>
    <w:p w:rsidR="00E9703F" w:rsidRPr="009757B9" w:rsidRDefault="00E9703F" w:rsidP="00E9703F">
      <w:pPr>
        <w:rPr>
          <w:rFonts w:cs="Guttman Vilna"/>
          <w:b/>
          <w:bCs/>
          <w:rtl/>
        </w:rPr>
      </w:pPr>
      <w:r w:rsidRPr="006F178A">
        <w:rPr>
          <w:rtl/>
        </w:rPr>
        <w:t>חוץ מקליפתן, וגרעיניהן, ועוקציהן, וסובן ומורסנן.</w:t>
      </w:r>
    </w:p>
    <w:p>
      <w:pPr>
        <w:pStyle w:val="38"/>
        <w:rPr>
          <w:ins w:id="97818" w:author="מנוע מכני" w:date="2026-10-11T12:04:39Z"/>
        </w:rPr>
      </w:pPr>
      <w:r w:rsidRPr="004640F6">
        <w:t>ר"</w:t>
      </w:r>
      <w:r w:rsidRPr="004640F6">
        <w:t>י</w:t>
      </w:r>
      <w:r w:rsidRPr="004640F6">
        <w:t xml:space="preserve">:</w:t>
      </w:r>
    </w:p>
    <w:p w:rsidR="00E9703F" w:rsidRPr="004640F6" w:rsidRDefault="00E9703F" w:rsidP="00E9703F">
      <w:pPr>
        <w:rPr>
          <w:rFonts w:cs="Guttman Vilna"/>
          <w:b/>
          <w:bCs/>
          <w:spacing w:val="-4"/>
          <w:rtl/>
        </w:rPr>
      </w:pPr>
      <w:del w:id="97819" w:author="מנוע מכני" w:date="2026-10-11T12:04:39Z">
        <w:r w:rsidRPr="004640F6">
          <w:rPr>
            <w:spacing w:val="-4"/>
            <w:rtl/>
          </w:rPr>
          <w:delText xml:space="preserve"> </w:delText>
        </w:r>
      </w:del>
      <w:r w:rsidRPr="004640F6">
        <w:rPr>
          <w:spacing w:val="-4"/>
          <w:rtl/>
        </w:rPr>
        <w:t xml:space="preserve">חוץ מקליפי </w:t>
      </w:r>
      <w:ins w:id="99379" w:author="קלוד" w:date="2026-10-11T13:11:34Z">
        <w:r>
          <w:rPr>
            <w:spacing w:val="-4"/>
            <w:rtl/>
          </w:rPr>
          <w:t xml:space="preserve">עדשים</w:t>
        </w:r>
      </w:ins>
      <w:del w:id="99380" w:author="קלוד" w:date="2026-10-11T13:11:34Z">
        <w:r w:rsidRPr="004640F6">
          <w:rPr>
            <w:spacing w:val="-4"/>
            <w:rtl/>
          </w:rPr>
          <w:delText xml:space="preserve">עדשין</w:delText>
        </w:r>
      </w:del>
      <w:r w:rsidRPr="004640F6">
        <w:rPr>
          <w:spacing w:val="-4"/>
          <w:rtl/>
        </w:rPr>
        <w:t xml:space="preserve"> שמתבשלות </w:t>
      </w:r>
      <w:ins w:id="99377" w:author="קלוד" w:date="2026-10-11T13:11:34Z">
        <w:r>
          <w:rPr>
            <w:spacing w:val="-4"/>
            <w:rtl/>
          </w:rPr>
          <w:t xml:space="preserve">עמהן,</w:t>
        </w:r>
      </w:ins>
      <w:del w:id="99378" w:author="קלוד" w:date="2026-10-11T13:11:34Z">
        <w:r w:rsidRPr="004640F6">
          <w:rPr>
            <w:spacing w:val="-4"/>
            <w:rtl/>
          </w:rPr>
          <w:delText xml:space="preserve">עמהן</w:delText>
        </w:r>
      </w:del>
      <w:r w:rsidRPr="004640F6">
        <w:rPr>
          <w:spacing w:val="-4"/>
          <w:rtl/>
        </w:rPr>
        <w:t xml:space="preserve"> וכן קליפי </w:t>
      </w:r>
      <w:ins w:id="99375" w:author="קלוד" w:date="2026-10-11T13:11:34Z">
        <w:r>
          <w:rPr>
            <w:spacing w:val="-4"/>
            <w:rtl/>
          </w:rPr>
          <w:t xml:space="preserve">פולים</w:t>
        </w:r>
      </w:ins>
      <w:del w:id="99376" w:author="קלוד" w:date="2026-10-11T13:11:34Z">
        <w:r w:rsidRPr="004640F6">
          <w:rPr>
            <w:spacing w:val="-4"/>
            <w:rtl/>
          </w:rPr>
          <w:delText xml:space="preserve">פולין</w:delText>
        </w:r>
      </w:del>
      <w:r w:rsidRPr="004640F6">
        <w:rPr>
          <w:spacing w:val="-4"/>
          <w:rtl/>
        </w:rPr>
        <w:t xml:space="preserve"> </w:t>
      </w:r>
      <w:ins w:id="99373" w:author="קלוד" w:date="2026-10-11T13:11:34Z">
        <w:r>
          <w:rPr>
            <w:spacing w:val="-4"/>
            <w:rtl/>
          </w:rPr>
          <w:t xml:space="preserve">חדשים,</w:t>
        </w:r>
      </w:ins>
      <w:del w:id="99374" w:author="קלוד" w:date="2026-10-11T13:11:34Z">
        <w:r w:rsidRPr="004640F6">
          <w:rPr>
            <w:spacing w:val="-4"/>
            <w:rtl/>
          </w:rPr>
          <w:delText xml:space="preserve">חדתי,</w:delText>
        </w:r>
      </w:del>
      <w:r w:rsidRPr="004640F6">
        <w:rPr>
          <w:spacing w:val="-4"/>
          <w:rtl/>
        </w:rPr>
        <w:t xml:space="preserve"> </w:t>
      </w:r>
      <w:ins w:id="99371" w:author="קלוד" w:date="2026-10-11T13:11:34Z">
        <w:r>
          <w:rPr>
            <w:spacing w:val="-4"/>
            <w:rtl/>
          </w:rPr>
          <w:t xml:space="preserve">אבל</w:t>
        </w:r>
      </w:ins>
      <w:del w:id="99372" w:author="קלוד" w:date="2026-10-11T13:11:34Z">
        <w:r w:rsidRPr="004640F6">
          <w:rPr>
            <w:spacing w:val="-4"/>
            <w:rtl/>
          </w:rPr>
          <w:delText xml:space="preserve">דבעתיקי</w:delText>
        </w:r>
      </w:del>
      <w:r w:rsidRPr="004640F6">
        <w:rPr>
          <w:spacing w:val="-4"/>
          <w:rtl/>
        </w:rPr>
        <w:t xml:space="preserve"> </w:t>
      </w:r>
      <w:ins w:id="99369" w:author="קלוד" w:date="2026-10-11T13:11:34Z">
        <w:r>
          <w:rPr>
            <w:spacing w:val="-4"/>
            <w:rtl/>
          </w:rPr>
          <w:t xml:space="preserve">בישנים</w:t>
        </w:r>
      </w:ins>
      <w:del w:id="99370" w:author="קלוד" w:date="2026-10-11T13:11:34Z">
        <w:r w:rsidRPr="004640F6">
          <w:rPr>
            <w:spacing w:val="-4"/>
            <w:rtl/>
          </w:rPr>
          <w:delText xml:space="preserve">נראין</w:delText>
        </w:r>
      </w:del>
      <w:r w:rsidRPr="004640F6">
        <w:rPr>
          <w:spacing w:val="-4"/>
          <w:rtl/>
        </w:rPr>
        <w:t xml:space="preserve"> </w:t>
      </w:r>
      <w:ins w:id="99367" w:author="קלוד" w:date="2026-10-11T13:11:34Z">
        <w:r>
          <w:rPr>
            <w:spacing w:val="-4"/>
            <w:rtl/>
          </w:rPr>
          <w:t xml:space="preserve">נראים כזבובים</w:t>
        </w:r>
      </w:ins>
      <w:del w:id="99368" w:author="קלוד" w:date="2026-10-11T13:11:34Z">
        <w:r w:rsidRPr="004640F6">
          <w:rPr>
            <w:spacing w:val="-4"/>
            <w:rtl/>
          </w:rPr>
          <w:delText xml:space="preserve">כזבובין</w:delText>
        </w:r>
      </w:del>
      <w:r w:rsidRPr="004640F6">
        <w:rPr>
          <w:spacing w:val="-4"/>
          <w:rtl/>
        </w:rPr>
        <w:t xml:space="preserve"> בקערה</w:t>
      </w:r>
    </w:p>
    <w:p>
      <w:pPr>
        <w:pStyle w:val="afffff8"/>
        <w:rPr>
          <w:ins w:id="90761" w:author="קלוד" w:date="2026-10-11T12:33:55Z"/>
        </w:rPr>
      </w:pPr>
      <w:ins w:id="90762" w:author="קלוד" w:date="2026-10-11T12:33:55Z">
        <w:r>
          <w:rPr>
            <w:color w:val="7B3F00"/>
          </w:rPr>
          <w:t xml:space="preserve">חמשת רבעים קמח - חייבין בחלה עם סובן ומורסן</w:t>
        </w:r>
      </w:ins>
    </w:p>
    <w:p w:rsidR="00E9703F" w:rsidRPr="002D0727" w:rsidRDefault="00E9703F" w:rsidP="00E9703F">
      <w:pPr>
        <w:rPr>
          <w:b/>
          <w:bCs/>
          <w:rtl/>
        </w:rPr>
      </w:pPr>
      <w:r w:rsidRPr="006F178A">
        <w:rPr>
          <w:rtl/>
        </w:rPr>
        <w:t>•</w:t>
      </w:r>
      <w:r w:rsidRPr="006F178A">
        <w:rPr>
          <w:rFonts w:hint="cs"/>
          <w:rtl/>
        </w:rPr>
        <w:t xml:space="preserve"> </w:t>
      </w:r>
      <w:r w:rsidRPr="006F178A">
        <w:rPr>
          <w:rtl/>
        </w:rPr>
        <w:t>חמשת רבעים קמח ועוד חייבין בחלה, הן וסובן ומורסנן.</w:t>
      </w:r>
    </w:p>
    <w:p>
      <w:pPr>
        <w:pStyle w:val="38"/>
        <w:rPr>
          <w:ins w:id="97820" w:author="מנוע מכני" w:date="2026-10-11T12:04:39Z"/>
        </w:rPr>
      </w:pPr>
      <w:r w:rsidRPr="002D0727">
        <w:t>אביי</w:t>
      </w:r>
      <w:r w:rsidRPr="006F178A">
        <w:t xml:space="preserve">:</w:t>
      </w:r>
    </w:p>
    <w:p w:rsidR="00E9703F" w:rsidRPr="006F178A" w:rsidRDefault="00E9703F" w:rsidP="00E9703F">
      <w:pPr>
        <w:rPr>
          <w:rtl/>
        </w:rPr>
      </w:pPr>
      <w:del w:id="97821" w:author="מנוע מכני" w:date="2026-10-11T12:04:39Z">
        <w:r w:rsidRPr="006F178A">
          <w:rPr>
            <w:rtl/>
          </w:rPr>
          <w:delText xml:space="preserve"> </w:delText>
        </w:r>
      </w:del>
      <w:r w:rsidRPr="006F178A">
        <w:rPr>
          <w:rtl/>
        </w:rPr>
        <w:t xml:space="preserve">שכן עני אוכל פתו בעיסה בלוסה.</w:t>
      </w:r>
    </w:p>
    <w:p w:rsidR="00E9703F" w:rsidRDefault="00E9703F" w:rsidP="00E9703F">
      <w:pPr>
        <w:pStyle w:val="Hadran"/>
        <w:rPr>
          <w:rStyle w:val="afffe"/>
          <w:sz w:val="20"/>
          <w:rtl/>
        </w:rPr>
        <w:sectPr w:rsidR="00E9703F" w:rsidSect="00FB6CBE">
          <w:type w:val="continuous"/>
          <w:pgSz w:w="6804" w:h="11907" w:code="8"/>
          <w:pgMar w:top="567" w:right="567" w:bottom="284" w:left="567" w:header="284" w:footer="284" w:gutter="0"/>
          <w:pgNumType w:start="1"/>
          <w:cols w:space="284"/>
          <w:bidi/>
          <w:rtlGutter/>
          <w:docGrid w:linePitch="360"/>
        </w:sectPr>
        <w:pPrChange w:id="101672" w:author="Claude" w:date="2026-10-11T09:08:22Z">
          <w:pPr>
            <w:pStyle w:val="affff"/>
            <w:rPr>
              <w:rStyle w:val="afffe"/>
              <w:sz w:val="20"/>
              <w:rtl/>
            </w:rPr>
            <w:sectPr w:rsidR="00E9703F" w:rsidSect="00FB6CBE">
              <w:type w:val="continuous"/>
              <w:pgSz w:w="6804" w:h="11907" w:code="8"/>
              <w:pgMar w:top="567" w:right="567" w:bottom="284" w:left="567" w:header="284" w:footer="284" w:gutter="0"/>
              <w:pgNumType w:start="1"/>
              <w:cols w:space="284"/>
              <w:bidi/>
              <w:rtlGutter/>
              <w:docGrid w:linePitch="360"/>
            </w:sectPr>
          </w:pPr>
        </w:pPrChange>
      </w:pPr>
      <w:r w:rsidRPr="006F178A">
        <w:rPr>
          <w:rStyle w:val="afffe"/>
          <w:rFonts w:hint="cs"/>
          <w:sz w:val="20"/>
          <w:rtl/>
        </w:rPr>
        <w:t>הדרן עלך</w:t>
      </w:r>
      <w:r>
        <w:rPr>
          <w:rStyle w:val="afffe"/>
          <w:rFonts w:hint="cs"/>
          <w:sz w:val="20"/>
          <w:rtl/>
        </w:rPr>
        <w:t xml:space="preserve"> </w:t>
      </w:r>
      <w:r w:rsidRPr="006F178A">
        <w:rPr>
          <w:rStyle w:val="afffe"/>
          <w:rFonts w:hint="cs"/>
          <w:sz w:val="20"/>
          <w:rtl/>
        </w:rPr>
        <w:t>כלל גדול</w:t>
      </w:r>
    </w:p>
    <w:p w:rsidR="00E9703F" w:rsidRDefault="00E9703F" w:rsidP="00E9703F">
      <w:pPr>
        <w:pStyle w:val="afff6"/>
        <w:framePr w:wrap="around"/>
        <w:spacing w:line="276" w:lineRule="auto"/>
        <w:rPr>
          <w:del w:id="100560" w:author="Claude" w:date="2026-10-11T09:08:03Z"/>
          <w:rFonts w:ascii="Fb Fontext" w:hAnsi="Fb Fontext"/>
          <w:sz w:val="20"/>
          <w:rtl/>
        </w:rPr>
      </w:pPr>
      <w:del w:id="100559" w:author="Claude" w:date="2026-10-11T09:08:03Z">
        <w:r w:rsidRPr="006F178A">
          <w:rPr>
            <w:rFonts w:ascii="Fb Fontext" w:hAnsi="Fb Fontext" w:hint="cs"/>
            <w:sz w:val="20"/>
            <w:rtl/>
          </w:rPr>
          <w:lastRenderedPageBreak/>
          <w:delText xml:space="preserve">פרק שמיני</w:delText>
        </w:r>
      </w:del>
    </w:p>
    <w:p w:rsidR="00E9703F" w:rsidRPr="006F178A" w:rsidRDefault="00E9703F" w:rsidP="00E9703F">
      <w:pPr>
        <w:pStyle w:val="afff8"/>
        <w:framePr w:wrap="around"/>
        <w:spacing w:after="0" w:line="276" w:lineRule="auto"/>
        <w:rPr>
          <w:rtl/>
        </w:rPr>
      </w:pPr>
      <w:r w:rsidRPr="006F178A">
        <w:rPr>
          <w:rFonts w:hint="cs"/>
          <w:rtl/>
        </w:rPr>
        <w:t xml:space="preserve">עז. </w:t>
      </w:r>
      <w:r w:rsidRPr="009757B9">
        <w:rPr>
          <w:rFonts w:cs="Guttman Vilna"/>
          <w:b/>
          <w:bCs/>
          <w:rtl/>
        </w:rPr>
        <w:t>–</w:t>
      </w:r>
      <w:r w:rsidRPr="006F178A">
        <w:rPr>
          <w:rFonts w:hint="cs"/>
          <w:rtl/>
        </w:rPr>
        <w:t>פב.</w:t>
      </w:r>
    </w:p>
    <w:p>
      <w:pPr>
        <w:pStyle w:val="afff7"/>
        <w:framePr w:wrap="around"/>
        <w:spacing w:line="276" w:lineRule="auto"/>
        <w:rPr>
          <w:del w:id="100562" w:author="Claude" w:date="2026-10-11T09:08:03Z"/>
          <w:sz w:val="20"/>
          <w:rtl/>
        </w:rPr>
      </w:pPr>
      <w:ins w:id="40690" w:author="Claude" w:date="2026-10-11T09:07:39Z">
        <w:del w:id="100561" w:author="Claude" w:date="2026-10-11T09:08:03Z">
          <w:r w:rsidRPr="006F178A">
            <w:rPr>
              <w:rFonts w:hint="cs"/>
              <w:sz w:val="20"/>
              <w:rtl/>
            </w:rPr>
            <w:delText xml:space="preserve">המוציא יין</w:delText>
          </w:r>
        </w:del>
      </w:ins>
    </w:p>
    <w:p>
      <w:pPr>
        <w:pStyle w:val="PetichatPerek"/>
        <w:rPr>
          <w:ins w:id="100558" w:author="Claude" w:date="2026-10-11T09:08:03Z"/>
        </w:rPr>
      </w:pPr>
      <w:ins w:id="100557" w:author="Claude" w:date="2026-10-11T09:08:03Z">
        <w:r>
          <w:rPr>
            <w:rFonts w:ascii="Fb Fontext" w:hAnsi="Fb Fontext" w:hint="cs"/>
            <w:sz w:val="20"/>
            <w:rtl/>
          </w:rPr>
          <w:t xml:space="preserve">פרק שמיני</w:t>
        </w:r>
        <w:r>
          <w:rPr>
            <w:rFonts w:ascii="Fb Fontext" w:hAnsi="Fb Fontext" w:hint="cs"/>
            <w:sz w:val="20"/>
            <w:rtl/>
          </w:rPr>
          <w:t xml:space="preserve"> - </w:t>
        </w:r>
        <w:r>
          <w:rPr>
            <w:rFonts w:hint="cs"/>
            <w:sz w:val="20"/>
            <w:rtl/>
          </w:rPr>
          <w:t xml:space="preserve">המוציא יין</w:t>
        </w:r>
      </w:ins>
    </w:p>
    <w:p w:rsidR="00E9703F" w:rsidRDefault="00E9703F" w:rsidP="00E9703F">
      <w:pPr>
        <w:pStyle w:val="afff9"/>
        <w:spacing w:before="120"/>
        <w:rPr>
          <w:b/>
          <w:sz w:val="20"/>
          <w:rtl/>
        </w:rPr>
        <w:pPrChange w:id="90042" w:author="קלוד" w:date="2026-10-11T12:09:42Z">
          <w:pPr>
            <w:pStyle w:val="afff9"/>
          </w:pPr>
        </w:pPrChange>
      </w:pPr>
      <w:r w:rsidRPr="009757B9">
        <w:rPr>
          <w:rFonts w:hint="cs"/>
          <w:b/>
          <w:rtl/>
          <w:rPrChange w:id="40237" w:author="Claude" w:date="2026-10-11T09:07:39Z">
            <w:rPr>
              <w:rFonts w:hint="cs"/>
              <w:b/>
              <w:sz w:val="20"/>
              <w:rtl/>
            </w:rPr>
          </w:rPrChange>
        </w:rPr>
        <w:t>משנה</w:t>
      </w:r>
    </w:p>
    <w:p w:rsidR="00E9703F" w:rsidRDefault="00E9703F" w:rsidP="00E9703F">
      <w:pPr>
        <w:pStyle w:val="afff7"/>
        <w:framePr w:wrap="around"/>
        <w:spacing w:line="276" w:lineRule="auto"/>
        <w:rPr>
          <w:del w:id="40693" w:author="Claude" w:date="2026-10-11T09:07:39Z"/>
          <w:sz w:val="20"/>
          <w:rtl/>
        </w:rPr>
      </w:pPr>
      <w:del w:id="40692" w:author="Claude" w:date="2026-10-11T09:07:39Z">
        <w:r w:rsidRPr="006F178A">
          <w:rPr>
            <w:rFonts w:hint="cs"/>
            <w:sz w:val="20"/>
            <w:rtl/>
          </w:rPr>
          <w:delText xml:space="preserve">המוציא יין</w:delText>
        </w:r>
      </w:del>
    </w:p>
    <w:p>
      <w:pPr>
        <w:pStyle w:val="MishnaBatzad"/>
        <w:rPr>
          <w:ins w:id="20505" w:author="קלוד" w:date="2026-10-11T09:07:15Z"/>
        </w:rPr>
      </w:pPr>
      <w:ins w:id="20504" w:author="קלוד" w:date="2026-10-11T09:07:15Z">
        <w:r>
          <w:t xml:space="preserve">משנה א</w:t>
        </w:r>
      </w:ins>
    </w:p>
    <w:p w:rsidR="00E9703F" w:rsidRPr="009757B9" w:rsidRDefault="00E9703F" w:rsidP="00E9703F">
      <w:pPr>
        <w:pStyle w:val="afff9"/>
        <w:rPr>
          <w:b/>
          <w:rtl/>
        </w:rPr>
      </w:pPr>
      <w:r w:rsidRPr="009757B9">
        <w:rPr>
          <w:b/>
          <w:rtl/>
          <w:rPrChange w:id="40238" w:author="Claude" w:date="2026-10-11T09:07:39Z">
            <w:rPr>
              <w:b/>
              <w:sz w:val="20"/>
              <w:rtl/>
            </w:rPr>
          </w:rPrChange>
        </w:rPr>
        <w:t>המוציא יין כדי מזיגת הכוס.</w:t>
      </w:r>
    </w:p>
    <w:p w:rsidR="00E9703F" w:rsidRPr="009757B9" w:rsidRDefault="00E9703F" w:rsidP="00E9703F">
      <w:pPr>
        <w:pStyle w:val="afff9"/>
        <w:rPr>
          <w:b/>
          <w:rtl/>
        </w:rPr>
      </w:pPr>
      <w:r w:rsidRPr="009757B9">
        <w:rPr>
          <w:b/>
          <w:rtl/>
        </w:rPr>
        <w:t>חלב כדי גמיעה.</w:t>
      </w:r>
    </w:p>
    <w:p w:rsidR="00E9703F" w:rsidRPr="009757B9" w:rsidRDefault="00E9703F" w:rsidP="00E9703F">
      <w:pPr>
        <w:pStyle w:val="afff9"/>
        <w:rPr>
          <w:b/>
          <w:rtl/>
        </w:rPr>
      </w:pPr>
      <w:r w:rsidRPr="009757B9">
        <w:rPr>
          <w:b/>
          <w:rtl/>
        </w:rPr>
        <w:t>דבש כדי ליתן על הכתית.</w:t>
      </w:r>
    </w:p>
    <w:p w:rsidR="00E9703F" w:rsidRPr="009757B9" w:rsidRDefault="00E9703F" w:rsidP="00E9703F">
      <w:pPr>
        <w:pStyle w:val="afff9"/>
        <w:rPr>
          <w:b/>
          <w:rtl/>
        </w:rPr>
      </w:pPr>
      <w:r w:rsidRPr="009757B9">
        <w:rPr>
          <w:b/>
          <w:rtl/>
        </w:rPr>
        <w:t>שמן כדי לסוך אבר קטן.</w:t>
      </w:r>
    </w:p>
    <w:p w:rsidR="00E9703F" w:rsidRPr="009757B9" w:rsidRDefault="00E9703F" w:rsidP="00E9703F">
      <w:pPr>
        <w:pStyle w:val="afff9"/>
        <w:rPr>
          <w:b/>
          <w:rtl/>
        </w:rPr>
      </w:pPr>
      <w:r w:rsidRPr="009757B9">
        <w:rPr>
          <w:b/>
          <w:rtl/>
        </w:rPr>
        <w:t>מים כדי לשוף בהם את הקילור.</w:t>
      </w:r>
    </w:p>
    <w:p w:rsidR="00E9703F" w:rsidRPr="009757B9" w:rsidRDefault="00E9703F" w:rsidP="00E9703F">
      <w:pPr>
        <w:pStyle w:val="afff9"/>
        <w:rPr>
          <w:b/>
          <w:rtl/>
        </w:rPr>
      </w:pPr>
      <w:r w:rsidRPr="009757B9">
        <w:rPr>
          <w:b/>
          <w:rtl/>
        </w:rPr>
        <w:t>ושאר כל המשקין ברביעית, וכל השופכין ברביעית.</w:t>
      </w:r>
    </w:p>
    <w:p w:rsidR="00E9703F" w:rsidRPr="004640F6" w:rsidRDefault="00E9703F" w:rsidP="00E9703F">
      <w:pPr>
        <w:pStyle w:val="afff9"/>
        <w:rPr>
          <w:b/>
          <w:rtl/>
        </w:rPr>
      </w:pPr>
      <w:r>
        <w:rPr>
          <w:rStyle w:val="TanaimMishna"/>
          <w:b/>
          <w:rtl/>
          <w:rPrChange w:id="20030" w:author="קלוד" w:date="2026-10-11T09:07:15Z">
            <w:rPr>
              <w:b/>
              <w:rtl/>
            </w:rPr>
          </w:rPrChange>
        </w:rPr>
        <w:t xml:space="preserve">רבי שמעון</w:t>
      </w:r>
      <w:r>
        <w:rPr>
          <w:b/>
          <w:rtl/>
        </w:rPr>
        <w:t xml:space="preserve"> אומר</w:t>
      </w:r>
      <w:r>
        <w:rPr>
          <w:rStyle w:val="TanaimMishna"/>
          <w:b/>
          <w:rtl/>
          <w:rPrChange w:id="100472" w:author="Claude" w:date="2026-10-11T09:08:03Z">
            <w:rPr>
              <w:b/>
              <w:rtl/>
            </w:rPr>
          </w:rPrChange>
        </w:rPr>
        <w:t xml:space="preserve">:</w:t>
      </w:r>
      <w:r>
        <w:rPr>
          <w:b/>
          <w:rtl/>
        </w:rPr>
        <w:t xml:space="preserve"> כולן ברביעית, ולא נאמרו כל השיעורין הללו אלא למצניעיהן.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עז.</w:t>
      </w:r>
    </w:p>
    <w:p>
      <w:pPr>
        <w:pStyle w:val="afffff8"/>
        <w:rPr>
          <w:ins w:id="90759" w:author="קלוד" w:date="2026-10-11T12:33:55Z"/>
        </w:rPr>
      </w:pPr>
      <w:ins w:id="90760" w:author="קלוד" w:date="2026-10-11T12:33:55Z">
        <w:r>
          <w:rPr>
            <w:color w:val="7B3F00"/>
          </w:rPr>
          <w:t xml:space="preserve">כדי מזיגת הכוס - כוס של ברכה ושיעור רביעית</w:t>
        </w:r>
      </w:ins>
    </w:p>
    <w:p w:rsidR="00E9703F" w:rsidRPr="006F178A" w:rsidRDefault="00E9703F" w:rsidP="00E9703F">
      <w:pPr>
        <w:rPr>
          <w:rtl/>
        </w:rPr>
      </w:pPr>
      <w:r w:rsidRPr="006F178A">
        <w:rPr>
          <w:rStyle w:val="afffe"/>
          <w:rFonts w:ascii="Fb Fontext" w:hAnsi="Fb Fontext"/>
          <w:rtl/>
        </w:rPr>
        <w:t>המוציא יין כדי מזיגת הכוס.</w:t>
      </w:r>
      <w:r w:rsidRPr="006F178A">
        <w:rPr>
          <w:rStyle w:val="afffe"/>
          <w:rFonts w:ascii="Fb Fontext" w:hAnsi="Fb Fontext" w:hint="cs"/>
          <w:rtl/>
        </w:rPr>
        <w:t xml:space="preserve"> </w:t>
      </w:r>
      <w:r w:rsidRPr="006F178A">
        <w:rPr>
          <w:rFonts w:ascii="Fb Fontext" w:hAnsi="Fb Fontext"/>
          <w:rtl/>
        </w:rPr>
        <w:t xml:space="preserve">תנא: כדי מזיגת כוס יפה. </w:t>
      </w:r>
      <w:ins w:id="92959" w:author="מנוע מכני" w:date="2026-10-11T12:04:39Z">
        <w:r>
          <w:rPr>
            <w:rFonts w:ascii="Fb Fontext" w:hAnsi="Fb Fontext"/>
            <w:rtl/>
          </w:rPr>
          <w:t xml:space="preserve">ומה</w:t>
        </w:r>
      </w:ins>
      <w:del w:id="92960" w:author="מנוע מכני" w:date="2026-10-11T12:04:39Z">
        <w:r w:rsidRPr="006F178A">
          <w:rPr>
            <w:rFonts w:ascii="Fb Fontext" w:hAnsi="Fb Fontext"/>
            <w:rtl/>
          </w:rPr>
          <w:delText xml:space="preserve">ומאי</w:delText>
        </w:r>
      </w:del>
      <w:r w:rsidRPr="006F178A">
        <w:rPr>
          <w:rFonts w:ascii="Fb Fontext" w:hAnsi="Fb Fontext"/>
          <w:rtl/>
        </w:rPr>
        <w:t xml:space="preserve"> כוס יפה - כוס של ברכה.</w:t>
      </w:r>
    </w:p>
    <w:p>
      <w:pPr>
        <w:pStyle w:val="38"/>
        <w:rPr>
          <w:ins w:id="97822" w:author="מנוע מכני" w:date="2026-10-11T12:04:39Z"/>
        </w:rPr>
      </w:pPr>
      <w:r w:rsidRPr="006F178A">
        <w:t xml:space="preserve">ר"נ מרב"א:</w:t>
      </w:r>
    </w:p>
    <w:p w:rsidR="00E9703F" w:rsidRPr="006F178A" w:rsidRDefault="00E9703F" w:rsidP="00E9703F">
      <w:pPr>
        <w:rPr>
          <w:rtl/>
        </w:rPr>
      </w:pPr>
      <w:del w:id="97823"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כוס של ברכה צריך שיהא בו רובע רביעית, כדי שימזגנו ויעמוד על רביעית.</w:t>
      </w:r>
    </w:p>
    <w:p w:rsidR="00E9703F" w:rsidRPr="004640F6" w:rsidRDefault="00E9703F" w:rsidP="00E9703F">
      <w:pPr>
        <w:rPr>
          <w:spacing w:val="-4"/>
          <w:rtl/>
        </w:rPr>
      </w:pPr>
      <w:r w:rsidRPr="004640F6">
        <w:rPr>
          <w:rStyle w:val="2fb"/>
          <w:rFonts w:ascii="Fb Fontext" w:hAnsi="Fb Fontext"/>
          <w:spacing w:val="-4"/>
          <w:rtl/>
        </w:rPr>
        <w:t xml:space="preserve">רבא</w:t>
      </w:r>
      <w:r w:rsidRPr="004640F6">
        <w:rPr>
          <w:rFonts w:ascii="Fb Fontext" w:hAnsi="Fb Fontext"/>
          <w:spacing w:val="-4"/>
          <w:rtl/>
        </w:rPr>
        <w:t xml:space="preserve"> </w:t>
      </w:r>
      <w:ins w:id="95197" w:author="מנוע מכני" w:date="2026-10-11T12:04:39Z">
        <w:ins w:id="99403" w:author="קלוד" w:date="2026-10-11T13:11:34Z">
          <w:r>
            <w:rPr>
              <w:rFonts w:ascii="Fb Fontext" w:hAnsi="Fb Fontext"/>
              <w:spacing w:val="-4"/>
              <w:rtl/>
            </w:rPr>
            <w:t xml:space="preserve">למד</w:t>
          </w:r>
        </w:ins>
        <w:del w:id="99404" w:author="קלוד" w:date="2026-10-11T13:11:34Z">
          <w:r>
            <w:rPr>
              <w:rFonts w:ascii="Fb Fontext" w:hAnsi="Fb Fontext"/>
              <w:spacing w:val="-4"/>
              <w:rtl/>
            </w:rPr>
            <w:delText xml:space="preserve">סבר</w:delText>
          </w:r>
        </w:del>
      </w:ins>
      <w:del w:id="95198" w:author="מנוע מכני" w:date="2026-10-11T12:04:39Z">
        <w:r w:rsidRPr="004640F6">
          <w:rPr>
            <w:rFonts w:ascii="Fb Fontext" w:hAnsi="Fb Fontext"/>
            <w:spacing w:val="-4"/>
            <w:rtl/>
          </w:rPr>
          <w:delText xml:space="preserve">ס"ל</w:delText>
        </w:r>
      </w:del>
      <w:r w:rsidRPr="004640F6">
        <w:rPr>
          <w:rFonts w:ascii="Fb Fontext" w:hAnsi="Fb Fontext"/>
          <w:spacing w:val="-4"/>
          <w:rtl/>
        </w:rPr>
        <w:t xml:space="preserve"> </w:t>
      </w:r>
      <w:ins w:id="92961" w:author="מנוע מכני" w:date="2026-10-11T12:04:39Z">
        <w:ins w:id="99401" w:author="קלוד" w:date="2026-10-11T13:11:34Z">
          <w:r>
            <w:rPr>
              <w:rFonts w:ascii="Fb Fontext" w:hAnsi="Fb Fontext"/>
              <w:spacing w:val="-4"/>
              <w:rtl/>
            </w:rPr>
            <w:t xml:space="preserve">כך</w:t>
          </w:r>
        </w:ins>
        <w:del w:id="99402" w:author="קלוד" w:date="2026-10-11T13:11:34Z">
          <w:r>
            <w:rPr>
              <w:rFonts w:ascii="Fb Fontext" w:hAnsi="Fb Fontext"/>
              <w:spacing w:val="-4"/>
              <w:rtl/>
            </w:rPr>
            <w:delText xml:space="preserve">דכך</w:delText>
          </w:r>
        </w:del>
      </w:ins>
      <w:del w:id="92962" w:author="מנוע מכני" w:date="2026-10-11T12:04:39Z">
        <w:r w:rsidRPr="004640F6">
          <w:rPr>
            <w:rFonts w:ascii="Fb Fontext" w:hAnsi="Fb Fontext"/>
            <w:spacing w:val="-4"/>
            <w:rtl/>
          </w:rPr>
          <w:delText xml:space="preserve">דהכי</w:delText>
        </w:r>
      </w:del>
      <w:r w:rsidRPr="004640F6">
        <w:rPr>
          <w:rFonts w:ascii="Fb Fontext" w:hAnsi="Fb Fontext"/>
          <w:spacing w:val="-4"/>
          <w:rtl/>
        </w:rPr>
        <w:t xml:space="preserve"> </w:t>
      </w:r>
      <w:ins w:id="99399" w:author="קלוד" w:date="2026-10-11T13:11:34Z">
        <w:r>
          <w:rPr>
            <w:rFonts w:ascii="Fb Fontext" w:hAnsi="Fb Fontext"/>
            <w:spacing w:val="-4"/>
            <w:rtl/>
          </w:rPr>
          <w:t xml:space="preserve">ממשנתנו</w:t>
        </w:r>
      </w:ins>
      <w:del w:id="99400" w:author="קלוד" w:date="2026-10-11T13:11:34Z">
        <w:r w:rsidRPr="004640F6">
          <w:rPr>
            <w:rFonts w:ascii="Fb Fontext" w:hAnsi="Fb Fontext"/>
            <w:spacing w:val="-4"/>
            <w:rtl/>
          </w:rPr>
          <w:delText xml:space="preserve">ילפי'</w:delText>
        </w:r>
      </w:del>
      <w:r w:rsidRPr="004640F6">
        <w:rPr>
          <w:rFonts w:ascii="Fb Fontext" w:hAnsi="Fb Fontext"/>
          <w:spacing w:val="-4"/>
          <w:rtl/>
        </w:rPr>
        <w:t xml:space="preserve"> </w:t>
      </w:r>
      <w:ins w:id="99397" w:author="קלוד" w:date="2026-10-11T13:11:34Z">
        <w:r>
          <w:rPr>
            <w:rFonts w:ascii="Fb Fontext" w:hAnsi="Fb Fontext"/>
            <w:spacing w:val="-4"/>
            <w:rtl/>
          </w:rPr>
          <w:t xml:space="preserve">"כדי</w:t>
        </w:r>
      </w:ins>
      <w:del w:id="99398" w:author="קלוד" w:date="2026-10-11T13:11:34Z">
        <w:r w:rsidRPr="004640F6">
          <w:rPr>
            <w:rFonts w:ascii="Fb Fontext" w:hAnsi="Fb Fontext"/>
            <w:spacing w:val="-4"/>
            <w:rtl/>
          </w:rPr>
          <w:delText xml:space="preserve">ממתני' דכדי</w:delText>
        </w:r>
      </w:del>
      <w:r w:rsidRPr="004640F6">
        <w:rPr>
          <w:rFonts w:ascii="Fb Fontext" w:hAnsi="Fb Fontext"/>
          <w:spacing w:val="-4"/>
          <w:rtl/>
        </w:rPr>
        <w:t xml:space="preserve"> מזיגת </w:t>
      </w:r>
      <w:ins w:id="99395" w:author="קלוד" w:date="2026-10-11T13:11:34Z">
        <w:r>
          <w:rPr>
            <w:rFonts w:ascii="Fb Fontext" w:hAnsi="Fb Fontext"/>
            <w:spacing w:val="-4"/>
            <w:rtl/>
          </w:rPr>
          <w:t xml:space="preserve">הכוס",</w:t>
        </w:r>
      </w:ins>
      <w:del w:id="99396" w:author="קלוד" w:date="2026-10-11T13:11:34Z">
        <w:r w:rsidRPr="004640F6">
          <w:rPr>
            <w:rFonts w:ascii="Fb Fontext" w:hAnsi="Fb Fontext"/>
            <w:spacing w:val="-4"/>
            <w:rtl/>
          </w:rPr>
          <w:delText xml:space="preserve">הכוס</w:delText>
        </w:r>
      </w:del>
      <w:r w:rsidRPr="004640F6">
        <w:rPr>
          <w:rFonts w:ascii="Fb Fontext" w:hAnsi="Fb Fontext"/>
          <w:spacing w:val="-4"/>
          <w:rtl/>
        </w:rPr>
        <w:t xml:space="preserve"> </w:t>
      </w:r>
      <w:ins w:id="95199" w:author="מנוע מכני" w:date="2026-10-11T12:04:39Z">
        <w:ins w:id="99393" w:author="קלוד" w:date="2026-10-11T13:11:34Z">
          <w:r>
            <w:rPr>
              <w:rFonts w:ascii="Fb Fontext" w:hAnsi="Fb Fontext"/>
              <w:spacing w:val="-4"/>
              <w:rtl/>
            </w:rPr>
            <w:t xml:space="preserve">לשיטתו:</w:t>
          </w:r>
        </w:ins>
        <w:del w:id="99394" w:author="קלוד" w:date="2026-10-11T13:11:34Z">
          <w:r>
            <w:rPr>
              <w:rFonts w:ascii="Fb Fontext" w:hAnsi="Fb Fontext"/>
              <w:spacing w:val="-4"/>
              <w:rtl/>
            </w:rPr>
            <w:delText xml:space="preserve">דסבר</w:delText>
          </w:r>
        </w:del>
      </w:ins>
      <w:del w:id="95200" w:author="מנוע מכני" w:date="2026-10-11T12:04:39Z">
        <w:r w:rsidRPr="004640F6">
          <w:rPr>
            <w:rFonts w:ascii="Fb Fontext" w:hAnsi="Fb Fontext"/>
            <w:spacing w:val="-4"/>
            <w:rtl/>
          </w:rPr>
          <w:delText xml:space="preserve">דס"ל</w:delText>
        </w:r>
      </w:del>
      <w:r w:rsidRPr="004640F6">
        <w:rPr>
          <w:rFonts w:ascii="Fb Fontext" w:hAnsi="Fb Fontext"/>
          <w:spacing w:val="-4"/>
          <w:rtl/>
        </w:rPr>
        <w:t xml:space="preserve"> כל </w:t>
      </w:r>
      <w:ins w:id="99391" w:author="קלוד" w:date="2026-10-11T13:11:34Z">
        <w:r>
          <w:rPr>
            <w:rFonts w:ascii="Fb Fontext" w:hAnsi="Fb Fontext"/>
            <w:spacing w:val="-4"/>
            <w:rtl/>
          </w:rPr>
          <w:t xml:space="preserve">יין</w:t>
        </w:r>
      </w:ins>
      <w:del w:id="99392" w:author="קלוד" w:date="2026-10-11T13:11:34Z">
        <w:r w:rsidRPr="004640F6">
          <w:rPr>
            <w:rFonts w:ascii="Fb Fontext" w:hAnsi="Fb Fontext"/>
            <w:spacing w:val="-4"/>
            <w:rtl/>
          </w:rPr>
          <w:delText xml:space="preserve">דלא</w:delText>
        </w:r>
      </w:del>
      <w:r w:rsidRPr="004640F6">
        <w:rPr>
          <w:rFonts w:ascii="Fb Fontext" w:hAnsi="Fb Fontext"/>
          <w:spacing w:val="-4"/>
          <w:rtl/>
        </w:rPr>
        <w:t xml:space="preserve"> </w:t>
      </w:r>
      <w:ins w:id="99389" w:author="קלוד" w:date="2026-10-11T13:11:34Z">
        <w:r>
          <w:rPr>
            <w:rFonts w:ascii="Fb Fontext" w:hAnsi="Fb Fontext"/>
            <w:spacing w:val="-4"/>
            <w:rtl/>
          </w:rPr>
          <w:t xml:space="preserve">שאינו נושא שלושה חלקי מים</w:t>
        </w:r>
      </w:ins>
      <w:del w:id="99390" w:author="קלוד" w:date="2026-10-11T13:11:34Z">
        <w:r w:rsidRPr="004640F6">
          <w:rPr>
            <w:rFonts w:ascii="Fb Fontext" w:hAnsi="Fb Fontext"/>
            <w:spacing w:val="-4"/>
            <w:rtl/>
          </w:rPr>
          <w:delText xml:space="preserve">דרי</w:delText>
        </w:r>
      </w:del>
      <w:r w:rsidRPr="004640F6">
        <w:rPr>
          <w:rFonts w:ascii="Fb Fontext" w:hAnsi="Fb Fontext"/>
          <w:spacing w:val="-4"/>
          <w:rtl/>
        </w:rPr>
        <w:t xml:space="preserve"> על </w:t>
      </w:r>
      <w:ins w:id="99387" w:author="קלוד" w:date="2026-10-11T13:11:34Z">
        <w:r>
          <w:rPr>
            <w:rFonts w:ascii="Fb Fontext" w:hAnsi="Fb Fontext"/>
            <w:spacing w:val="-4"/>
            <w:rtl/>
          </w:rPr>
          <w:t xml:space="preserve">אחד</w:t>
        </w:r>
      </w:ins>
      <w:del w:id="99388" w:author="קלוד" w:date="2026-10-11T13:11:34Z">
        <w:r w:rsidRPr="004640F6">
          <w:rPr>
            <w:rFonts w:ascii="Fb Fontext" w:hAnsi="Fb Fontext"/>
            <w:spacing w:val="-4"/>
            <w:rtl/>
          </w:rPr>
          <w:delText xml:space="preserve">חד</w:delText>
        </w:r>
      </w:del>
      <w:r w:rsidRPr="004640F6">
        <w:rPr>
          <w:rFonts w:ascii="Fb Fontext" w:hAnsi="Fb Fontext"/>
          <w:spacing w:val="-4"/>
          <w:rtl/>
        </w:rPr>
        <w:t xml:space="preserve"> </w:t>
      </w:r>
      <w:ins w:id="99385" w:author="קלוד" w:date="2026-10-11T13:11:34Z">
        <w:r>
          <w:rPr>
            <w:rFonts w:ascii="Fb Fontext" w:hAnsi="Fb Fontext"/>
            <w:spacing w:val="-4"/>
            <w:rtl/>
          </w:rPr>
          <w:t xml:space="preserve">-</w:t>
        </w:r>
      </w:ins>
      <w:del w:id="99386" w:author="קלוד" w:date="2026-10-11T13:11:34Z">
        <w:r w:rsidRPr="004640F6">
          <w:rPr>
            <w:rFonts w:ascii="Fb Fontext" w:hAnsi="Fb Fontext"/>
            <w:spacing w:val="-4"/>
            <w:rtl/>
          </w:rPr>
          <w:delText xml:space="preserve">תלת</w:delText>
        </w:r>
      </w:del>
      <w:r w:rsidRPr="004640F6">
        <w:rPr>
          <w:rFonts w:ascii="Fb Fontext" w:hAnsi="Fb Fontext"/>
          <w:spacing w:val="-4"/>
          <w:rtl/>
        </w:rPr>
        <w:t xml:space="preserve"> </w:t>
      </w:r>
      <w:ins w:id="99383" w:author="קלוד" w:date="2026-10-11T13:11:34Z">
        <w:r>
          <w:rPr>
            <w:rFonts w:ascii="Fb Fontext" w:hAnsi="Fb Fontext"/>
            <w:spacing w:val="-4"/>
            <w:rtl/>
          </w:rPr>
          <w:t xml:space="preserve">אינו</w:t>
        </w:r>
      </w:ins>
      <w:del w:id="99384" w:author="קלוד" w:date="2026-10-11T13:11:34Z">
        <w:r w:rsidRPr="004640F6">
          <w:rPr>
            <w:rFonts w:ascii="Fb Fontext" w:hAnsi="Fb Fontext"/>
            <w:spacing w:val="-4"/>
            <w:rtl/>
          </w:rPr>
          <w:delText xml:space="preserve">מיא</w:delText>
        </w:r>
      </w:del>
      <w:r w:rsidRPr="004640F6">
        <w:rPr>
          <w:rFonts w:ascii="Fb Fontext" w:hAnsi="Fb Fontext"/>
          <w:spacing w:val="-4"/>
          <w:rtl/>
        </w:rPr>
        <w:t xml:space="preserve"> </w:t>
      </w:r>
      <w:ins w:id="91277" w:author="מנוע מכני" w:date="2026-10-11T12:04:39Z">
        <w:ins w:id="99381" w:author="קלוד" w:date="2026-10-11T13:11:34Z">
          <w:r>
            <w:rPr>
              <w:rFonts w:ascii="Fb Fontext" w:hAnsi="Fb Fontext"/>
              <w:spacing w:val="-4"/>
              <w:rtl/>
            </w:rPr>
            <w:t xml:space="preserve">יין.</w:t>
          </w:r>
        </w:ins>
        <w:del w:id="99382" w:author="קלוד" w:date="2026-10-11T13:11:34Z">
          <w:r>
            <w:rPr>
              <w:rFonts w:ascii="Fb Fontext" w:hAnsi="Fb Fontext"/>
              <w:spacing w:val="-4"/>
              <w:rtl/>
            </w:rPr>
            <w:delText xml:space="preserve">לא</w:delText>
          </w:r>
          <w:r w:rsidRPr="004640F6">
            <w:rPr>
              <w:rFonts w:ascii="Fb Fontext" w:hAnsi="Fb Fontext"/>
              <w:spacing w:val="-4"/>
              <w:rtl/>
            </w:rPr>
            <w:delText xml:space="preserve"> חמרא הוא.</w:delText>
          </w:r>
        </w:del>
      </w:ins>
      <w:del w:id="91278" w:author="מנוע מכני" w:date="2026-10-11T12:04:39Z">
        <w:r w:rsidRPr="004640F6">
          <w:rPr>
            <w:rFonts w:ascii="Fb Fontext" w:hAnsi="Fb Fontext"/>
            <w:spacing w:val="-4"/>
            <w:rtl/>
          </w:rPr>
          <w:delText xml:space="preserve">לאו</w:delText>
        </w:r>
      </w:del>
    </w:p>
    <w:p w:rsidR="00E9703F" w:rsidRPr="006F178A" w:rsidRDefault="00E9703F" w:rsidP="00E9703F">
      <w:pPr>
        <w:rPr>
          <w:b/>
          <w:bCs/>
          <w:rtl/>
        </w:rPr>
      </w:pPr>
      <w:r w:rsidRPr="006F178A">
        <w:rPr>
          <w:rtl/>
        </w:rPr>
        <w:t xml:space="preserve">והקשה לו </w:t>
      </w:r>
      <w:r w:rsidRPr="006F178A">
        <w:rPr>
          <w:rStyle w:val="2fb"/>
          <w:rtl/>
        </w:rPr>
        <w:t xml:space="preserve">אביי</w:t>
      </w:r>
      <w:r w:rsidRPr="006F178A">
        <w:rPr>
          <w:rStyle w:val="afffe"/>
          <w:rFonts w:ascii="Fb Fontext" w:hAnsi="Fb Fontext"/>
          <w:rtl/>
        </w:rPr>
        <w:t xml:space="preserve"> </w:t>
      </w:r>
      <w:r w:rsidRPr="006F178A">
        <w:rPr>
          <w:rStyle w:val="afffe"/>
          <w:rFonts w:ascii="Fb Fontext" w:hAnsi="Fb Fontext"/>
          <w:rtl/>
        </w:rPr>
        <w:tab/>
        <w:t xml:space="preserve">א. </w:t>
      </w:r>
      <w:r w:rsidRPr="006F178A">
        <w:rPr>
          <w:rtl/>
        </w:rPr>
        <w:t xml:space="preserve">דתנן</w:t>
      </w:r>
      <w:r w:rsidRPr="006F178A">
        <w:rPr>
          <w:rtl/>
        </w:rPr>
        <w:t xml:space="preserve"> והמזוג </w:t>
      </w:r>
      <w:r w:rsidRPr="006F178A">
        <w:rPr>
          <w:rStyle w:val="afffe"/>
          <w:rFonts w:ascii="Fb Fontext" w:hAnsi="Fb Fontext"/>
          <w:rtl/>
        </w:rPr>
        <w:t>שני</w:t>
      </w:r>
      <w:r w:rsidRPr="006F178A">
        <w:rPr>
          <w:rtl/>
        </w:rPr>
        <w:t xml:space="preserve"> חלקי </w:t>
      </w:r>
      <w:ins w:id="99409" w:author="קלוד" w:date="2026-10-11T13:11:34Z">
        <w:r>
          <w:rPr>
            <w:rtl/>
          </w:rPr>
          <w:t xml:space="preserve">מים</w:t>
        </w:r>
      </w:ins>
      <w:del w:id="99410" w:author="קלוד" w:date="2026-10-11T13:11:34Z">
        <w:r w:rsidRPr="006F178A">
          <w:rPr>
            <w:rtl/>
          </w:rPr>
          <w:delText xml:space="preserve">יין</w:delText>
        </w:r>
      </w:del>
      <w:r w:rsidRPr="006F178A">
        <w:rPr>
          <w:rtl/>
        </w:rPr>
        <w:t xml:space="preserve"> </w:t>
      </w:r>
      <w:ins w:id="99407" w:author="קלוד" w:date="2026-10-11T13:11:34Z">
        <w:r>
          <w:rPr>
            <w:rtl/>
          </w:rPr>
          <w:t xml:space="preserve">ואחד</w:t>
        </w:r>
      </w:ins>
      <w:del w:id="99408" w:author="קלוד" w:date="2026-10-11T13:11:34Z">
        <w:r w:rsidRPr="006F178A">
          <w:rPr>
            <w:rtl/>
          </w:rPr>
          <w:delText xml:space="preserve">והשאר</w:delText>
        </w:r>
      </w:del>
      <w:r w:rsidRPr="006F178A">
        <w:rPr>
          <w:rtl/>
        </w:rPr>
        <w:t xml:space="preserve"> </w:t>
      </w:r>
      <w:ins w:id="99405" w:author="קלוד" w:date="2026-10-11T13:11:34Z">
        <w:r>
          <w:rPr>
            <w:rtl/>
          </w:rPr>
          <w:t xml:space="preserve">יין.</w:t>
        </w:r>
      </w:ins>
      <w:del w:id="99406" w:author="קלוד" w:date="2026-10-11T13:11:34Z">
        <w:r w:rsidRPr="006F178A">
          <w:rPr>
            <w:rtl/>
          </w:rPr>
          <w:delText xml:space="preserve">מים.</w:delText>
        </w:r>
      </w:del>
    </w:p>
    <w:p w:rsidR="00E9703F" w:rsidRPr="006F178A" w:rsidRDefault="00E9703F" w:rsidP="00E9703F">
      <w:pPr>
        <w:rPr>
          <w:b/>
          <w:bCs/>
          <w:rtl/>
        </w:rPr>
      </w:pPr>
      <w:r w:rsidRPr="006F178A">
        <w:rPr>
          <w:b/>
          <w:bCs/>
          <w:rtl/>
        </w:rPr>
        <w:tab/>
      </w:r>
      <w:r w:rsidRPr="006F178A">
        <w:rPr>
          <w:b/>
          <w:bCs/>
          <w:rtl/>
        </w:rPr>
        <w:tab/>
      </w:r>
      <w:r w:rsidRPr="006F178A">
        <w:rPr>
          <w:b/>
          <w:bCs/>
          <w:rtl/>
        </w:rPr>
        <w:tab/>
      </w:r>
      <w:r w:rsidRPr="006F178A">
        <w:rPr>
          <w:rStyle w:val="afffe"/>
          <w:rFonts w:ascii="Fb Fontext" w:hAnsi="Fb Fontext"/>
          <w:b/>
          <w:rtl/>
        </w:rPr>
        <w:t>ב.</w:t>
      </w:r>
      <w:r w:rsidRPr="006F178A">
        <w:rPr>
          <w:rtl/>
        </w:rPr>
        <w:t xml:space="preserve"> ועוד איך יצטרפו המים שבכד לשיעור היין שעדיין </w:t>
      </w:r>
      <w:r w:rsidRPr="006F178A">
        <w:rPr>
          <w:rtl/>
        </w:rPr>
        <w:t xml:space="preserve">לא</w:t>
      </w:r>
      <w:r w:rsidRPr="006F178A">
        <w:rPr>
          <w:rtl/>
        </w:rPr>
        <w:t xml:space="preserve"> נמזג.</w:t>
      </w:r>
    </w:p>
    <w:p w:rsidR="00E9703F" w:rsidRDefault="00E9703F" w:rsidP="00E9703F">
      <w:pPr>
        <w:rPr>
          <w:rtl/>
        </w:rPr>
      </w:pPr>
      <w:ins w:id="99419" w:author="קלוד" w:date="2026-10-11T13:11:34Z">
        <w:r>
          <w:rPr>
            <w:rtl/>
          </w:rPr>
          <w:t xml:space="preserve">ותירץ</w:t>
        </w:r>
      </w:ins>
      <w:del w:id="99420" w:author="קלוד" w:date="2026-10-11T13:11:34Z">
        <w:r w:rsidRPr="006F178A">
          <w:rPr>
            <w:rtl/>
          </w:rPr>
          <w:delText xml:space="preserve">ותריץ</w:delText>
        </w:r>
      </w:del>
      <w:r w:rsidRPr="006F178A">
        <w:rPr>
          <w:rtl/>
        </w:rPr>
        <w:t xml:space="preserve"> </w:t>
      </w:r>
      <w:ins w:id="99417" w:author="קלוד" w:date="2026-10-11T13:11:34Z">
        <w:r>
          <w:rPr>
            <w:rStyle w:val="2fb"/>
            <w:rtl/>
          </w:rPr>
          <w:t xml:space="preserve">רבא:</w:t>
        </w:r>
      </w:ins>
      <w:del w:id="99418" w:author="קלוד" w:date="2026-10-11T13:11:34Z">
        <w:r w:rsidRPr="006F178A">
          <w:rPr>
            <w:rStyle w:val="2fb"/>
            <w:rtl/>
          </w:rPr>
          <w:delText xml:space="preserve">רבא</w:delText>
        </w:r>
      </w:del>
      <w:r w:rsidRPr="006F178A">
        <w:rPr>
          <w:rStyle w:val="afffe"/>
          <w:rFonts w:ascii="Fb Fontext" w:hAnsi="Fb Fontext"/>
          <w:rtl/>
        </w:rPr>
        <w:t xml:space="preserve"> </w:t>
      </w:r>
      <w:ins w:id="99415" w:author="קלוד" w:date="2026-10-11T13:11:34Z">
        <w:r>
          <w:rPr>
            <w:rStyle w:val="afffe"/>
            <w:rFonts w:ascii="Fb Fontext" w:hAnsi="Fb Fontext"/>
            <w:rtl/>
          </w:rPr>
          <w:t xml:space="preserve">א.</w:t>
        </w:r>
      </w:ins>
      <w:del w:id="99416" w:author="קלוד" w:date="2026-10-11T13:11:34Z">
        <w:r w:rsidRPr="006F178A">
          <w:rPr>
            <w:rStyle w:val="afffe"/>
            <w:rFonts w:ascii="Fb Fontext" w:hAnsi="Fb Fontext"/>
            <w:rtl/>
          </w:rPr>
          <w:tab/>
          <w:delText xml:space="preserve">א.</w:delText>
        </w:r>
        <w:r w:rsidRPr="006F178A">
          <w:rPr>
            <w:rtl/>
          </w:rPr>
          <w:delText xml:space="preserve"> הא דיין</w:delText>
        </w:r>
      </w:del>
      <w:r w:rsidRPr="006F178A">
        <w:rPr>
          <w:rtl/>
        </w:rPr>
        <w:t xml:space="preserve"> המזוג שני חלקי</w:t>
      </w:r>
      <w:ins w:id="99413" w:author="קלוד" w:date="2026-10-11T13:11:34Z">
        <w:r>
          <w:rPr>
            <w:rtl/>
          </w:rPr>
          <w:t xml:space="preserve"> מים ואחד יין -</w:t>
        </w:r>
      </w:ins>
      <w:del w:id="99414" w:author="קלוד" w:date="2026-10-11T13:11:34Z">
        <w:r w:rsidRPr="006F178A">
          <w:rPr>
            <w:rtl/>
          </w:rPr>
          <w:delText xml:space="preserve"> יין</w:delText>
        </w:r>
      </w:del>
      <w:r w:rsidRPr="006F178A">
        <w:rPr>
          <w:rtl/>
        </w:rPr>
        <w:t xml:space="preserve"> היינו רק ביין השירוני שהוא חלש </w:t>
      </w:r>
      <w:ins w:id="99411" w:author="קלוד" w:date="2026-10-11T13:11:34Z">
        <w:r>
          <w:rPr>
            <w:rtl/>
          </w:rPr>
          <w:t xml:space="preserve">יותר.</w:t>
        </w:r>
      </w:ins>
      <w:del w:id="99412" w:author="קלוד" w:date="2026-10-11T13:11:34Z">
        <w:r w:rsidRPr="006F178A">
          <w:rPr>
            <w:rtl/>
          </w:rPr>
          <w:delText xml:space="preserve">יותר:</w:delText>
        </w:r>
      </w:del>
    </w:p>
    <w:p w:rsidR="00E9703F" w:rsidRPr="006F178A" w:rsidRDefault="00E9703F" w:rsidP="00E9703F">
      <w:pPr>
        <w:rPr>
          <w:rStyle w:val="afffe"/>
          <w:rFonts w:ascii="Fb Fontext" w:hAnsi="Fb Fontext"/>
          <w:b/>
          <w:rtl/>
        </w:rPr>
      </w:pPr>
      <w:ins w:id="99427" w:author="קלוד" w:date="2026-10-11T13:11:34Z">
        <w:r>
          <w:rPr>
            <w:rStyle w:val="afffe"/>
            <w:rFonts w:ascii="Fb Fontext" w:hAnsi="Fb Fontext"/>
            <w:rtl/>
          </w:rPr>
          <w:t xml:space="preserve">ועוד,</w:t>
        </w:r>
      </w:ins>
      <w:del w:id="99428" w:author="קלוד" w:date="2026-10-11T13:11:34Z">
        <w:r w:rsidRPr="006F178A">
          <w:rPr>
            <w:rStyle w:val="afffe"/>
            <w:rFonts w:ascii="Fb Fontext" w:hAnsi="Fb Fontext"/>
            <w:rtl/>
          </w:rPr>
          <w:delText xml:space="preserve">ועוד</w:delText>
        </w:r>
      </w:del>
      <w:r w:rsidRPr="006F178A">
        <w:rPr>
          <w:rtl/>
        </w:rPr>
        <w:t xml:space="preserve"> </w:t>
      </w:r>
      <w:ins w:id="91279" w:author="מנוע מכני" w:date="2026-10-11T12:04:39Z">
        <w:ins w:id="99425" w:author="קלוד" w:date="2026-10-11T13:11:34Z">
          <w:r>
            <w:rPr>
              <w:rtl/>
            </w:rPr>
            <w:t xml:space="preserve">שם</w:t>
          </w:r>
        </w:ins>
        <w:del w:id="99426" w:author="קלוד" w:date="2026-10-11T13:11:34Z">
          <w:r>
            <w:rPr>
              <w:rtl/>
            </w:rPr>
            <w:delText xml:space="preserve">דשם</w:delText>
          </w:r>
        </w:del>
      </w:ins>
      <w:del w:id="91280" w:author="מנוע מכני" w:date="2026-10-11T12:04:39Z">
        <w:r w:rsidRPr="006F178A">
          <w:rPr>
            <w:rtl/>
          </w:rPr>
          <w:delText xml:space="preserve">דהתם</w:delText>
        </w:r>
      </w:del>
      <w:r w:rsidRPr="006F178A">
        <w:rPr>
          <w:rtl/>
        </w:rPr>
        <w:t xml:space="preserve"> </w:t>
      </w:r>
      <w:ins w:id="99423" w:author="קלוד" w:date="2026-10-11T13:11:34Z">
        <w:r>
          <w:rPr>
            <w:rStyle w:val="afffffe"/>
            <w:rtl/>
          </w:rPr>
          <w:t xml:space="preserve">השיעור</w:t>
        </w:r>
      </w:ins>
      <w:del w:id="99424" w:author="קלוד" w:date="2026-10-11T13:11:34Z">
        <w:r w:rsidRPr="006F178A">
          <w:rPr>
            <w:rtl/>
          </w:rPr>
          <w:delText xml:space="preserve">היינו</w:delText>
        </w:r>
      </w:del>
      <w:r w:rsidRPr="006F178A">
        <w:rPr>
          <w:rtl/>
        </w:rPr>
        <w:t xml:space="preserve"> </w:t>
      </w:r>
      <w:ins w:id="96033" w:author="מנוע מכני" w:date="2026-10-11T12:04:39Z">
        <w:r>
          <w:rPr>
            <w:rtl/>
          </w:rPr>
          <w:t xml:space="preserve">למראה</w:t>
        </w:r>
      </w:ins>
      <w:del w:id="96034" w:author="מנוע מכני" w:date="2026-10-11T12:04:39Z">
        <w:r w:rsidRPr="006F178A">
          <w:rPr>
            <w:rtl/>
          </w:rPr>
          <w:delText xml:space="preserve">לחזותא</w:delText>
        </w:r>
      </w:del>
      <w:r w:rsidRPr="006F178A">
        <w:rPr>
          <w:rtl/>
        </w:rPr>
        <w:t xml:space="preserve"> ולא </w:t>
      </w:r>
      <w:ins w:id="99421" w:author="קלוד" w:date="2026-10-11T13:11:34Z">
        <w:r>
          <w:rPr>
            <w:rtl/>
          </w:rPr>
          <w:t xml:space="preserve">לטעם.</w:t>
        </w:r>
      </w:ins>
      <w:del w:id="99422" w:author="קלוד" w:date="2026-10-11T13:11:34Z">
        <w:r w:rsidRPr="006F178A">
          <w:rPr>
            <w:rtl/>
          </w:rPr>
          <w:delText xml:space="preserve">לטעמא.</w:delText>
        </w:r>
      </w:del>
    </w:p>
    <w:p w:rsidR="00E9703F" w:rsidRPr="009757B9" w:rsidRDefault="00E9703F" w:rsidP="00E9703F">
      <w:pPr>
        <w:rPr>
          <w:rFonts w:cs="Guttman Vilna"/>
          <w:b/>
          <w:bCs/>
          <w:rtl/>
        </w:rPr>
      </w:pPr>
      <w:r w:rsidRPr="006F178A">
        <w:rPr>
          <w:rStyle w:val="afffe"/>
          <w:rFonts w:ascii="Fb Fontext" w:hAnsi="Fb Fontext"/>
          <w:b/>
          <w:rtl/>
        </w:rPr>
        <w:tab/>
        <w:t>ב.</w:t>
      </w:r>
      <w:r w:rsidRPr="006F178A">
        <w:rPr>
          <w:rStyle w:val="afffe"/>
          <w:rFonts w:ascii="Fb Fontext" w:hAnsi="Fb Fontext"/>
          <w:rtl/>
        </w:rPr>
        <w:t xml:space="preserve"> </w:t>
      </w:r>
      <w:ins w:id="99441" w:author="קלוד" w:date="2026-10-11T13:11:34Z">
        <w:r>
          <w:rPr>
            <w:rtl/>
          </w:rPr>
          <w:t xml:space="preserve">מצטרף</w:t>
        </w:r>
      </w:ins>
      <w:del w:id="99442" w:author="קלוד" w:date="2026-10-11T13:11:34Z">
        <w:r w:rsidRPr="006F178A">
          <w:rPr>
            <w:rtl/>
          </w:rPr>
          <w:delText xml:space="preserve">הא</w:delText>
        </w:r>
      </w:del>
      <w:r w:rsidRPr="006F178A">
        <w:rPr>
          <w:rtl/>
        </w:rPr>
        <w:t xml:space="preserve"> </w:t>
      </w:r>
      <w:ins w:id="99439" w:author="קלוד" w:date="2026-10-11T13:11:34Z">
        <w:r>
          <w:rPr>
            <w:rtl/>
          </w:rPr>
          <w:t xml:space="preserve">אף</w:t>
        </w:r>
      </w:ins>
      <w:del w:id="99440" w:author="קלוד" w:date="2026-10-11T13:11:34Z">
        <w:r w:rsidRPr="006F178A">
          <w:rPr>
            <w:rtl/>
          </w:rPr>
          <w:delText xml:space="preserve">דמצטרף </w:delText>
        </w:r>
        <w:r>
          <w:rPr>
            <w:rtl/>
          </w:rPr>
          <w:delText xml:space="preserve">אפי'</w:delText>
        </w:r>
      </w:del>
      <w:r w:rsidRPr="006F178A">
        <w:rPr>
          <w:rtl/>
        </w:rPr>
        <w:t xml:space="preserve"> שעדיין </w:t>
      </w:r>
      <w:r w:rsidRPr="006F178A">
        <w:rPr>
          <w:rtl/>
        </w:rPr>
        <w:t xml:space="preserve">לא</w:t>
      </w:r>
      <w:r w:rsidRPr="006F178A">
        <w:rPr>
          <w:rtl/>
        </w:rPr>
        <w:t xml:space="preserve"> </w:t>
      </w:r>
      <w:ins w:id="99437" w:author="קלוד" w:date="2026-10-11T13:11:34Z">
        <w:r>
          <w:rPr>
            <w:rtl/>
          </w:rPr>
          <w:t xml:space="preserve">נמזג,</w:t>
        </w:r>
      </w:ins>
      <w:del w:id="99438" w:author="קלוד" w:date="2026-10-11T13:11:34Z">
        <w:r w:rsidRPr="006F178A">
          <w:rPr>
            <w:rtl/>
          </w:rPr>
          <w:delText xml:space="preserve">נמזג</w:delText>
        </w:r>
      </w:del>
      <w:r w:rsidRPr="006F178A">
        <w:rPr>
          <w:rtl/>
        </w:rPr>
        <w:t xml:space="preserve"> </w:t>
      </w:r>
      <w:ins w:id="99435" w:author="קלוד" w:date="2026-10-11T13:11:34Z">
        <w:r>
          <w:rPr>
            <w:rtl/>
          </w:rPr>
          <w:t xml:space="preserve">שלענין</w:t>
        </w:r>
      </w:ins>
      <w:del w:id="99436" w:author="קלוד" w:date="2026-10-11T13:11:34Z">
        <w:r w:rsidRPr="006F178A">
          <w:rPr>
            <w:rtl/>
          </w:rPr>
          <w:delText xml:space="preserve">דלענין</w:delText>
        </w:r>
      </w:del>
      <w:r w:rsidRPr="006F178A">
        <w:rPr>
          <w:rtl/>
        </w:rPr>
        <w:t xml:space="preserve"> שבת תלוי </w:t>
      </w:r>
      <w:ins w:id="99433" w:author="קלוד" w:date="2026-10-11T13:11:34Z">
        <w:r>
          <w:rPr>
            <w:rtl/>
          </w:rPr>
          <w:t xml:space="preserve">בחשיבותו,</w:t>
        </w:r>
      </w:ins>
      <w:del w:id="99434" w:author="קלוד" w:date="2026-10-11T13:11:34Z">
        <w:r w:rsidRPr="006F178A">
          <w:rPr>
            <w:rtl/>
          </w:rPr>
          <w:delText xml:space="preserve">בחשיבות שלו</w:delText>
        </w:r>
      </w:del>
      <w:r w:rsidRPr="006F178A">
        <w:rPr>
          <w:rtl/>
        </w:rPr>
        <w:t xml:space="preserve"> ורביעית חשובה</w:t>
      </w:r>
      <w:ins w:id="99431" w:author="קלוד" w:date="2026-10-11T13:11:34Z">
        <w:r>
          <w:rPr>
            <w:rtl/>
          </w:rPr>
          <w:t xml:space="preserve"> </w:t>
        </w:r>
      </w:ins>
      <w:del w:id="99432" w:author="קלוד" w:date="2026-10-11T13:11:34Z">
        <w:r w:rsidRPr="006F178A">
          <w:rPr>
            <w:rtl/>
          </w:rPr>
          <w:delText xml:space="preserve"> היא </w:delText>
        </w:r>
      </w:del>
      <w:r w:rsidRPr="006F178A">
        <w:rPr>
          <w:rtl/>
        </w:rPr>
        <w:t xml:space="preserve">הואיל וראויה</w:t>
      </w:r>
      <w:ins w:id="99429" w:author="קלוד" w:date="2026-10-11T13:11:34Z">
        <w:r>
          <w:rPr>
            <w:rtl/>
          </w:rPr>
          <w:t xml:space="preserve"> </w:t>
        </w:r>
      </w:ins>
      <w:del w:id="99430" w:author="קלוד" w:date="2026-10-11T13:11:34Z">
        <w:r w:rsidRPr="006F178A">
          <w:rPr>
            <w:rtl/>
          </w:rPr>
          <w:delText xml:space="preserve"> היא </w:delText>
        </w:r>
      </w:del>
      <w:r w:rsidRPr="006F178A">
        <w:rPr>
          <w:rtl/>
        </w:rPr>
        <w:t xml:space="preserve">למזיגה.</w:t>
      </w:r>
    </w:p>
    <w:p>
      <w:pPr>
        <w:pStyle w:val="afffff8"/>
        <w:rPr>
          <w:ins w:id="90757" w:author="קלוד" w:date="2026-10-11T12:33:55Z"/>
        </w:rPr>
      </w:pPr>
      <w:ins w:id="90758" w:author="קלוד" w:date="2026-10-11T12:33:55Z">
        <w:r>
          <w:rPr>
            <w:color w:val="7B3F00"/>
          </w:rPr>
          <w:t xml:space="preserve">יין יבש - בכזית, ור"נ וריב"י אמרו דבר אחד</w:t>
        </w:r>
      </w:ins>
    </w:p>
    <w:p w:rsidR="00E9703F" w:rsidRPr="006F178A" w:rsidRDefault="00E9703F" w:rsidP="00E9703F">
      <w:pPr>
        <w:rPr>
          <w:rtl/>
        </w:rPr>
      </w:pPr>
      <w:r w:rsidRPr="006F178A">
        <w:rPr>
          <w:rtl/>
        </w:rPr>
        <w:t>•</w:t>
      </w:r>
      <w:r w:rsidRPr="006F178A">
        <w:rPr>
          <w:rFonts w:hint="cs"/>
          <w:rtl/>
        </w:rPr>
        <w:t xml:space="preserve"> יין </w:t>
      </w:r>
      <w:r w:rsidRPr="006F178A">
        <w:rPr>
          <w:rtl/>
        </w:rPr>
        <w:t xml:space="preserve">יבש </w:t>
      </w:r>
      <w:r w:rsidRPr="006F178A">
        <w:rPr>
          <w:rFonts w:hint="cs"/>
          <w:rtl/>
        </w:rPr>
        <w:t xml:space="preserve">- </w:t>
      </w:r>
      <w:r w:rsidRPr="006F178A">
        <w:rPr>
          <w:rStyle w:val="2fb"/>
          <w:rtl/>
        </w:rPr>
        <w:t xml:space="preserve">רב</w:t>
      </w:r>
      <w:r w:rsidRPr="006F178A">
        <w:rPr>
          <w:rtl/>
        </w:rPr>
        <w:t xml:space="preserve"> נתן בכזית.</w:t>
      </w:r>
    </w:p>
    <w:p w:rsidR="00E9703F" w:rsidRPr="006F178A" w:rsidRDefault="00E9703F" w:rsidP="00E9703F">
      <w:pPr>
        <w:rPr>
          <w:rtl/>
        </w:rPr>
      </w:pPr>
      <w:r w:rsidRPr="006F178A">
        <w:rPr>
          <w:rStyle w:val="2fb"/>
          <w:rtl/>
        </w:rPr>
        <w:t xml:space="preserve">רב יוסף</w:t>
      </w:r>
      <w:r w:rsidRPr="006F178A">
        <w:rPr>
          <w:rtl/>
        </w:rPr>
        <w:t xml:space="preserve"> </w:t>
      </w:r>
      <w:ins w:id="95201" w:author="מנוע מכני" w:date="2026-10-11T12:04:39Z">
        <w:r>
          <w:rPr>
            <w:rtl/>
          </w:rPr>
          <w:t xml:space="preserve">סבר</w:t>
        </w:r>
      </w:ins>
      <w:del w:id="95202" w:author="מנוע מכני" w:date="2026-10-11T12:04:39Z">
        <w:r w:rsidRPr="006F178A">
          <w:rPr>
            <w:rtl/>
          </w:rPr>
          <w:delText xml:space="preserve">ס"ל</w:delText>
        </w:r>
      </w:del>
      <w:r w:rsidRPr="006F178A">
        <w:rPr>
          <w:rtl/>
        </w:rPr>
        <w:t xml:space="preserve"> </w:t>
      </w:r>
      <w:r w:rsidRPr="006F178A">
        <w:rPr>
          <w:rStyle w:val="2fb"/>
          <w:rtl/>
        </w:rPr>
        <w:t xml:space="preserve">דר"נ</w:t>
      </w:r>
      <w:r w:rsidRPr="006F178A">
        <w:rPr>
          <w:rtl/>
        </w:rPr>
        <w:t xml:space="preserve"> </w:t>
      </w:r>
      <w:r w:rsidRPr="006F178A">
        <w:rPr>
          <w:rStyle w:val="2fb"/>
          <w:rtl/>
        </w:rPr>
        <w:t xml:space="preserve">וריב"י</w:t>
      </w:r>
      <w:r w:rsidRPr="006F178A">
        <w:rPr>
          <w:rtl/>
        </w:rPr>
        <w:t xml:space="preserve"> אמרו דבר אחד.</w:t>
      </w:r>
    </w:p>
    <w:p w:rsidR="00E9703F" w:rsidRPr="004640F6" w:rsidRDefault="00E9703F" w:rsidP="00E9703F">
      <w:pPr>
        <w:rPr>
          <w:spacing w:val="-4"/>
          <w:rtl/>
        </w:rPr>
      </w:pPr>
      <w:r w:rsidRPr="004640F6">
        <w:rPr>
          <w:rStyle w:val="2fb"/>
          <w:spacing w:val="-4"/>
          <w:rtl/>
        </w:rPr>
        <w:t xml:space="preserve">דריב"י</w:t>
      </w:r>
      <w:r w:rsidRPr="004640F6">
        <w:rPr>
          <w:spacing w:val="-4"/>
          <w:rtl/>
        </w:rPr>
        <w:t xml:space="preserve"> </w:t>
      </w:r>
      <w:ins w:id="95203" w:author="מנוע מכני" w:date="2026-10-11T12:04:39Z">
        <w:r>
          <w:rPr>
            <w:spacing w:val="-4"/>
            <w:rtl/>
          </w:rPr>
          <w:t xml:space="preserve">סבר</w:t>
        </w:r>
      </w:ins>
      <w:del w:id="95204" w:author="מנוע מכני" w:date="2026-10-11T12:04:39Z">
        <w:r w:rsidRPr="004640F6">
          <w:rPr>
            <w:spacing w:val="-4"/>
            <w:rtl/>
          </w:rPr>
          <w:delText xml:space="preserve">ס"ל</w:delText>
        </w:r>
      </w:del>
      <w:r w:rsidRPr="004640F6">
        <w:rPr>
          <w:spacing w:val="-4"/>
          <w:rtl/>
        </w:rPr>
        <w:t xml:space="preserve"> דאף </w:t>
      </w:r>
      <w:ins w:id="99443" w:author="קלוד" w:date="2026-10-11T13:11:34Z">
        <w:r>
          <w:rPr>
            <w:spacing w:val="-4"/>
            <w:rtl/>
          </w:rPr>
          <w:t xml:space="preserve">ב"ה</w:t>
        </w:r>
      </w:ins>
      <w:del w:id="99444" w:author="קלוד" w:date="2026-10-11T13:11:34Z">
        <w:r w:rsidRPr="004640F6">
          <w:rPr>
            <w:spacing w:val="-4"/>
            <w:rtl/>
          </w:rPr>
          <w:delText xml:space="preserve">ב"ש</w:delText>
        </w:r>
      </w:del>
      <w:r w:rsidRPr="004640F6">
        <w:rPr>
          <w:spacing w:val="-4"/>
          <w:rtl/>
        </w:rPr>
        <w:t xml:space="preserve"> שטמאו דם נבילה ברביעית [דלא כב"ש דטיהרו והיינו אחד מששה מקולי]</w:t>
      </w:r>
    </w:p>
    <w:p w:rsidR="00E9703F" w:rsidRPr="006F178A" w:rsidRDefault="00E9703F" w:rsidP="00E9703F">
      <w:pPr>
        <w:rPr>
          <w:rtl/>
        </w:rPr>
      </w:pPr>
      <w:del w:id="90133" w:author="מנוע מכני" w:date="2026-10-11T12:04:39Z">
        <w:r w:rsidRPr="006F178A">
          <w:rPr>
            <w:rFonts w:ascii="Fb Fontext" w:hAnsi="Fb Fontext"/>
            <w:sz w:val="20"/>
            <w:rtl/>
          </w:rPr>
          <w:tab/>
          <w:delText xml:space="preserve"> </w:delText>
        </w:r>
      </w:del>
      <w:ins w:id="99449" w:author="קלוד" w:date="2026-10-11T13:11:34Z">
        <w:r>
          <w:rPr>
            <w:rFonts w:ascii="Fb Fontext" w:hAnsi="Fb Fontext"/>
            <w:sz w:val="20"/>
            <w:rtl/>
          </w:rPr>
          <w:t xml:space="preserve">משום</w:t>
        </w:r>
      </w:ins>
      <w:del w:id="99450" w:author="קלוד" w:date="2026-10-11T13:11:34Z">
        <w:r w:rsidRPr="006F178A">
          <w:rPr>
            <w:rFonts w:ascii="Fb Fontext" w:hAnsi="Fb Fontext"/>
            <w:sz w:val="20"/>
            <w:rtl/>
          </w:rPr>
          <w:tab/>
          <w:delText xml:space="preserve">היינו משום</w:delText>
        </w:r>
      </w:del>
      <w:r w:rsidRPr="006F178A">
        <w:rPr>
          <w:rFonts w:ascii="Fb Fontext" w:hAnsi="Fb Fontext"/>
          <w:sz w:val="20"/>
          <w:rtl/>
        </w:rPr>
        <w:tab/>
        <w:t xml:space="preserve"> </w:t>
      </w:r>
      <w:ins w:id="99447" w:author="קלוד" w:date="2026-10-11T13:11:34Z">
        <w:r>
          <w:rPr>
            <w:rFonts w:ascii="Fb Fontext" w:hAnsi="Fb Fontext"/>
            <w:sz w:val="20"/>
            <w:rtl/>
          </w:rPr>
          <w:t xml:space="preserve">שיכול</w:t>
        </w:r>
      </w:ins>
      <w:del w:id="99448" w:author="קלוד" w:date="2026-10-11T13:11:34Z">
        <w:r w:rsidRPr="006F178A">
          <w:rPr>
            <w:rFonts w:ascii="Fb Fontext" w:hAnsi="Fb Fontext"/>
            <w:sz w:val="20"/>
            <w:rtl/>
          </w:rPr>
          <w:tab/>
          <w:delText xml:space="preserve">דיכול</w:delText>
        </w:r>
      </w:del>
      <w:r w:rsidRPr="006F178A">
        <w:rPr>
          <w:rFonts w:ascii="Fb Fontext" w:hAnsi="Fb Fontext"/>
          <w:sz w:val="20"/>
          <w:rtl/>
        </w:rPr>
        <w:tab/>
        <w:t xml:space="preserve"> </w:t>
      </w:r>
      <w:ins w:id="99445" w:author="קלוד" w:date="2026-10-11T13:11:34Z">
        <w:r>
          <w:rPr>
            <w:rFonts w:ascii="Fb Fontext" w:hAnsi="Fb Fontext"/>
            <w:sz w:val="20"/>
            <w:rtl/>
          </w:rPr>
          <w:t xml:space="preserve">לקרוש</w:t>
        </w:r>
      </w:ins>
      <w:del w:id="99446" w:author="קלוד" w:date="2026-10-11T13:11:34Z">
        <w:r w:rsidRPr="006F178A">
          <w:rPr>
            <w:rFonts w:ascii="Fb Fontext" w:hAnsi="Fb Fontext"/>
            <w:sz w:val="20"/>
            <w:rtl/>
          </w:rPr>
          <w:tab/>
          <w:delText xml:space="preserve">ליקרש</w:delText>
        </w:r>
      </w:del>
      <w:r w:rsidRPr="006F178A">
        <w:rPr>
          <w:rFonts w:ascii="Fb Fontext" w:hAnsi="Fb Fontext"/>
          <w:sz w:val="20"/>
          <w:rtl/>
        </w:rPr>
        <w:tab/>
        <w:t xml:space="preserve"> ולעמוד על כזית.</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ואביי</w:t>
      </w:r>
      <w:r w:rsidRPr="006F178A">
        <w:rPr>
          <w:rFonts w:ascii="Fb Fontext" w:hAnsi="Fb Fontext"/>
          <w:rtl/>
        </w:rPr>
        <w:t xml:space="preserve"> חילק בין דם </w:t>
      </w:r>
      <w:ins w:id="99459" w:author="קלוד" w:date="2026-10-11T13:11:34Z">
        <w:r>
          <w:rPr>
            <w:rFonts w:ascii="Fb Fontext" w:hAnsi="Fb Fontext"/>
            <w:rtl/>
          </w:rPr>
          <w:t xml:space="preserve">ליין:</w:t>
        </w:r>
      </w:ins>
      <w:del w:id="99460" w:author="קלוד" w:date="2026-10-11T13:11:34Z">
        <w:r w:rsidRPr="006F178A">
          <w:rPr>
            <w:rFonts w:ascii="Fb Fontext" w:hAnsi="Fb Fontext"/>
            <w:rtl/>
          </w:rPr>
          <w:delText xml:space="preserve">ליין</w:delText>
        </w:r>
      </w:del>
      <w:r w:rsidRPr="006F178A">
        <w:rPr>
          <w:rFonts w:ascii="Fb Fontext" w:hAnsi="Fb Fontext"/>
          <w:rtl/>
        </w:rPr>
        <w:t xml:space="preserve"> </w:t>
      </w:r>
      <w:ins w:id="99457" w:author="קלוד" w:date="2026-10-11T13:11:34Z">
        <w:r>
          <w:rPr>
            <w:rStyle w:val="2fb"/>
            <w:rFonts w:ascii="Fb Fontext" w:hAnsi="Fb Fontext"/>
            <w:rtl/>
          </w:rPr>
          <w:t xml:space="preserve">לר"נ</w:t>
        </w:r>
      </w:ins>
      <w:del w:id="99458" w:author="קלוד" w:date="2026-10-11T13:11:34Z">
        <w:r w:rsidRPr="006F178A">
          <w:rPr>
            <w:rStyle w:val="2fb"/>
            <w:rFonts w:ascii="Fb Fontext" w:hAnsi="Fb Fontext"/>
            <w:rtl/>
          </w:rPr>
          <w:delText xml:space="preserve">דלר"נ</w:delText>
        </w:r>
      </w:del>
      <w:r w:rsidRPr="006F178A">
        <w:rPr>
          <w:rFonts w:ascii="Fb Fontext" w:hAnsi="Fb Fontext"/>
          <w:rtl/>
        </w:rPr>
        <w:t xml:space="preserve"> אפשר </w:t>
      </w:r>
      <w:ins w:id="99455" w:author="קלוד" w:date="2026-10-11T13:11:34Z">
        <w:r>
          <w:rPr>
            <w:rFonts w:ascii="Fb Fontext" w:hAnsi="Fb Fontext"/>
            <w:rtl/>
          </w:rPr>
          <w:t xml:space="preserve">שדווקא</w:t>
        </w:r>
      </w:ins>
      <w:del w:id="99456" w:author="קלוד" w:date="2026-10-11T13:11:34Z">
        <w:r w:rsidRPr="006F178A">
          <w:rPr>
            <w:rFonts w:ascii="Fb Fontext" w:hAnsi="Fb Fontext"/>
            <w:rtl/>
          </w:rPr>
          <w:delText xml:space="preserve">דדוקא</w:delText>
        </w:r>
      </w:del>
      <w:r w:rsidRPr="006F178A">
        <w:rPr>
          <w:rFonts w:ascii="Fb Fontext" w:hAnsi="Fb Fontext"/>
          <w:rtl/>
        </w:rPr>
        <w:t xml:space="preserve"> יין </w:t>
      </w:r>
      <w:ins w:id="99453" w:author="קלוד" w:date="2026-10-11T13:11:34Z">
        <w:r>
          <w:rPr>
            <w:rStyle w:val="afffffe"/>
            <w:rFonts w:ascii="Fb Fontext" w:hAnsi="Fb Fontext"/>
            <w:rtl/>
          </w:rPr>
          <w:t xml:space="preserve">צריך</w:t>
        </w:r>
      </w:ins>
      <w:del w:id="99454" w:author="קלוד" w:date="2026-10-11T13:11:34Z">
        <w:r w:rsidRPr="006F178A">
          <w:rPr>
            <w:rFonts w:ascii="Fb Fontext" w:hAnsi="Fb Fontext"/>
            <w:rtl/>
          </w:rPr>
          <w:delText xml:space="preserve">דקליש</w:delText>
        </w:r>
      </w:del>
      <w:r w:rsidRPr="006F178A">
        <w:rPr>
          <w:rFonts w:ascii="Fb Fontext" w:hAnsi="Fb Fontext"/>
          <w:rtl/>
        </w:rPr>
        <w:t xml:space="preserve"> </w:t>
      </w:r>
      <w:ins w:id="99451" w:author="קלוד" w:date="2026-10-11T13:11:34Z">
        <w:r>
          <w:rPr>
            <w:rStyle w:val="afffffe"/>
            <w:rFonts w:ascii="Fb Fontext" w:hAnsi="Fb Fontext"/>
            <w:rtl/>
          </w:rPr>
          <w:t xml:space="preserve">רביעית</w:t>
        </w:r>
        <w:r>
          <w:rPr>
            <w:rFonts w:ascii="Fb Fontext" w:hAnsi="Fb Fontext"/>
            <w:rtl/>
          </w:rPr>
          <w:t xml:space="preserve">, שהוא קלוש ואינו</w:t>
        </w:r>
      </w:ins>
      <w:del w:id="99452" w:author="קלוד" w:date="2026-10-11T13:11:34Z">
        <w:r w:rsidRPr="006F178A">
          <w:rPr>
            <w:rFonts w:ascii="Fb Fontext" w:hAnsi="Fb Fontext"/>
            <w:rtl/>
          </w:rPr>
          <w:delText xml:space="preserve">ולא</w:delText>
        </w:r>
      </w:del>
      <w:r w:rsidRPr="006F178A">
        <w:rPr>
          <w:rFonts w:ascii="Fb Fontext" w:hAnsi="Fb Fontext"/>
          <w:rtl/>
        </w:rPr>
        <w:t xml:space="preserve"> סמיך כדם.</w:t>
      </w:r>
    </w:p>
    <w:p w:rsidR="00E9703F" w:rsidRPr="009757B9" w:rsidRDefault="00E9703F" w:rsidP="00E9703F">
      <w:pPr>
        <w:rPr>
          <w:rFonts w:cs="Guttman Vilna"/>
          <w:b/>
          <w:bCs/>
          <w:rtl/>
        </w:rPr>
      </w:pPr>
      <w:ins w:id="99473" w:author="קלוד" w:date="2026-10-11T13:11:34Z">
        <w:r>
          <w:rPr>
            <w:rtl/>
          </w:rPr>
          <w:t xml:space="preserve">א"נ,</w:t>
        </w:r>
      </w:ins>
      <w:del w:id="99474" w:author="קלוד" w:date="2026-10-11T13:11:34Z">
        <w:r w:rsidRPr="006F178A">
          <w:rPr>
            <w:rtl/>
          </w:rPr>
          <w:delText xml:space="preserve">א"נ</w:delText>
        </w:r>
      </w:del>
      <w:r w:rsidRPr="006F178A">
        <w:rPr>
          <w:rtl/>
        </w:rPr>
        <w:t xml:space="preserve"> </w:t>
      </w:r>
      <w:ins w:id="99471" w:author="קלוד" w:date="2026-10-11T13:11:34Z">
        <w:r>
          <w:rPr>
            <w:rtl/>
          </w:rPr>
          <w:t xml:space="preserve">ריב"י</w:t>
        </w:r>
      </w:ins>
      <w:del w:id="99472" w:author="קלוד" w:date="2026-10-11T13:11:34Z">
        <w:r w:rsidRPr="006F178A">
          <w:rPr>
            <w:rtl/>
          </w:rPr>
          <w:delText xml:space="preserve">גם</w:delText>
        </w:r>
      </w:del>
      <w:r w:rsidRPr="006F178A">
        <w:rPr>
          <w:rtl/>
        </w:rPr>
        <w:t xml:space="preserve"> </w:t>
      </w:r>
      <w:ins w:id="99469" w:author="קלוד" w:date="2026-10-11T13:11:34Z">
        <w:r>
          <w:rPr>
            <w:rStyle w:val="afffffe"/>
            <w:rtl/>
          </w:rPr>
          <w:t xml:space="preserve">אמר</w:t>
        </w:r>
      </w:ins>
      <w:del w:id="99470" w:author="קלוד" w:date="2026-10-11T13:11:34Z">
        <w:r w:rsidRPr="006F178A">
          <w:rPr>
            <w:rStyle w:val="2fb"/>
            <w:rtl/>
          </w:rPr>
          <w:delText xml:space="preserve">לריב"י</w:delText>
        </w:r>
      </w:del>
      <w:r w:rsidRPr="006F178A">
        <w:rPr>
          <w:rtl/>
        </w:rPr>
        <w:t xml:space="preserve"> </w:t>
      </w:r>
      <w:ins w:id="99467" w:author="קלוד" w:date="2026-10-11T13:11:34Z">
        <w:r>
          <w:rPr>
            <w:rStyle w:val="afffffe"/>
            <w:rtl/>
          </w:rPr>
          <w:t xml:space="preserve">רביעית</w:t>
        </w:r>
        <w:r>
          <w:rPr>
            <w:rtl/>
          </w:rPr>
          <w:t xml:space="preserve"> לכזית</w:t>
        </w:r>
      </w:ins>
      <w:del w:id="99468" w:author="קלוד" w:date="2026-10-11T13:11:34Z">
        <w:r w:rsidRPr="006F178A">
          <w:rPr>
            <w:rtl/>
          </w:rPr>
          <w:delText xml:space="preserve">דכזית</w:delText>
        </w:r>
      </w:del>
      <w:r w:rsidRPr="006F178A">
        <w:rPr>
          <w:rtl/>
        </w:rPr>
        <w:t xml:space="preserve"> בדם,</w:t>
      </w:r>
      <w:ins w:id="99465" w:author="קלוד" w:date="2026-10-11T13:11:34Z">
        <w:r>
          <w:rPr>
            <w:rtl/>
          </w:rPr>
          <w:t xml:space="preserve"> אבל </w:t>
        </w:r>
      </w:ins>
      <w:del w:id="99466" w:author="קלוד" w:date="2026-10-11T13:11:34Z">
        <w:r w:rsidRPr="006F178A">
          <w:rPr>
            <w:rtl/>
          </w:rPr>
          <w:delText xml:space="preserve"> </w:delText>
        </w:r>
      </w:del>
      <w:r w:rsidRPr="006F178A">
        <w:rPr>
          <w:rtl/>
        </w:rPr>
        <w:t xml:space="preserve">ביין </w:t>
      </w:r>
      <w:ins w:id="99463" w:author="קלוד" w:date="2026-10-11T13:11:34Z">
        <w:r>
          <w:rPr>
            <w:rtl/>
          </w:rPr>
          <w:t xml:space="preserve">הקלוש</w:t>
        </w:r>
      </w:ins>
      <w:del w:id="99464" w:author="קלוד" w:date="2026-10-11T13:11:34Z">
        <w:r w:rsidRPr="006F178A">
          <w:rPr>
            <w:rtl/>
          </w:rPr>
          <w:delText xml:space="preserve">דקליש</w:delText>
        </w:r>
      </w:del>
      <w:r w:rsidRPr="006F178A">
        <w:rPr>
          <w:rtl/>
        </w:rPr>
        <w:t xml:space="preserve"> </w:t>
      </w:r>
      <w:ins w:id="99461" w:author="קלוד" w:date="2026-10-11T13:11:34Z">
        <w:r>
          <w:rPr>
            <w:rtl/>
          </w:rPr>
          <w:t xml:space="preserve">כזית הוא</w:t>
        </w:r>
      </w:ins>
      <w:del w:id="99462" w:author="קלוד" w:date="2026-10-11T13:11:34Z">
        <w:r w:rsidRPr="006F178A">
          <w:rPr>
            <w:rtl/>
          </w:rPr>
          <w:delText xml:space="preserve">הוי</w:delText>
        </w:r>
      </w:del>
      <w:r w:rsidRPr="006F178A">
        <w:rPr>
          <w:rtl/>
        </w:rPr>
        <w:t xml:space="preserve"> יותר מרביעית.</w:t>
      </w:r>
    </w:p>
    <w:p w:rsidR="00E9703F" w:rsidRDefault="00E9703F" w:rsidP="00E9703F">
      <w:pPr>
        <w:pStyle w:val="affffd"/>
        <w:spacing w:after="0"/>
        <w:rPr>
          <w:del w:id="90055" w:author="מנוע עיצוב" w:date="2026-10-11T12:09:26Z"/>
          <w:rFonts w:ascii="MS Mincho" w:hAnsi="MS Mincho"/>
          <w:bCs w:val="0"/>
          <w:rtl/>
        </w:rPr>
      </w:pPr>
      <w:del w:id="90054" w:author="מנוע עיצוב" w:date="2026-10-11T12:09:26Z">
        <w:r>
          <w:rPr>
            <w:rFonts w:ascii="MS Mincho" w:hAnsi="MS Mincho" w:hint="cs"/>
            <w:bCs w:val="0"/>
            <w:rtl/>
          </w:rPr>
          <w:delText xml:space="preserve"> ׻</w:delText>
        </w:r>
      </w:del>
    </w:p>
    <w:p w:rsidR="00E9703F" w:rsidRDefault="00E9703F" w:rsidP="00E9703F">
      <w:pPr>
        <w:pStyle w:val="affff1"/>
        <w:ind w:end="0"/>
        <w:rPr>
          <w:rStyle w:val="afffe"/>
          <w:b w:val="0"/>
          <w:bCs/>
          <w:rtl/>
        </w:rPr>
        <w:pPrChange w:id="20094" w:author="קלוד" w:date="2026-10-11T09:07:15Z">
          <w:pPr>
            <w:pStyle w:val="affff1"/>
            <w:rPr>
              <w:rStyle w:val="afffe"/>
              <w:b w:val="0"/>
              <w:bCs/>
              <w:rtl/>
            </w:rPr>
          </w:pPr>
        </w:pPrChange>
      </w:pPr>
      <w:ins w:id="9826" w:author="מספור קטעי משנה" w:date="2026-10-11T09:35:03Z">
        <w:r>
          <w:rPr>
            <w:rStyle w:val="MisparKeta"/>
          </w:rPr>
          <w:t xml:space="preserve">ב. </w:t>
        </w:r>
      </w:ins>
      <w:r w:rsidRPr="00146180">
        <w:rPr>
          <w:rStyle w:val="afffe"/>
          <w:rFonts w:hint="cs"/>
          <w:b w:val="0"/>
          <w:rtl/>
        </w:rPr>
        <w:t>חלב כדי גמיעה</w:t>
      </w:r>
    </w:p>
    <w:p>
      <w:pPr>
        <w:pStyle w:val="38"/>
        <w:rPr>
          <w:ins w:id="97824" w:author="מנוע מכני" w:date="2026-10-11T12:04:39Z"/>
        </w:rPr>
      </w:pPr>
      <w:r w:rsidRPr="006F178A">
        <w:t xml:space="preserve">גמיעה - </w:t>
      </w:r>
      <w:r w:rsidRPr="006F178A">
        <w:t>רנב"י</w:t>
      </w:r>
      <w:r w:rsidRPr="006F178A">
        <w:t xml:space="preserve">:</w:t>
      </w:r>
    </w:p>
    <w:p w:rsidR="00E9703F" w:rsidRPr="006F178A" w:rsidRDefault="00E9703F" w:rsidP="00E9703F">
      <w:pPr>
        <w:rPr>
          <w:rtl/>
        </w:rPr>
      </w:pPr>
      <w:del w:id="97825" w:author="מנוע מכני" w:date="2026-10-11T12:04:39Z">
        <w:r w:rsidRPr="006F178A">
          <w:rPr>
            <w:rFonts w:ascii="Fb Fontext" w:hAnsi="Fb Fontext" w:hint="cs"/>
            <w:rtl/>
          </w:rPr>
          <w:delText xml:space="preserve"> </w:delText>
        </w:r>
      </w:del>
      <w:r w:rsidRPr="002F73F8">
        <w:rPr>
          <w:rStyle w:val="afffff0"/>
          <w:rtl/>
        </w:rPr>
        <w:t>ד</w:t>
      </w:r>
      <w:r w:rsidRPr="002F73F8">
        <w:rPr>
          <w:rStyle w:val="afffff0"/>
          <w:rFonts w:hint="cs"/>
          <w:rtl/>
        </w:rPr>
        <w:t>'</w:t>
      </w:r>
      <w:ins w:id="91081" w:author="Claude - סמנטי" w:date="2026-10-11T12:28:21Z">
        <w:r>
          <w:rPr>
            <w:rStyle w:val="afffff0"/>
            <w:rtl/>
          </w:rPr>
          <w:t xml:space="preserve">הַגְמִיאִינִי נָא מְעַט מַיִם מִכַּדֵּךְ</w:t>
        </w:r>
      </w:ins>
      <w:del w:id="91082" w:author="Claude - סמנטי" w:date="2026-10-11T12:28:21Z">
        <w:r w:rsidRPr="002F73F8">
          <w:rPr>
            <w:rStyle w:val="afffff0"/>
            <w:rtl/>
          </w:rPr>
          <w:delText xml:space="preserve">הגמיאיני נא מעט מים מכדך</w:delText>
        </w:r>
      </w:del>
      <w:r w:rsidRPr="002F73F8">
        <w:rPr>
          <w:rStyle w:val="afffff0"/>
          <w:rFonts w:hint="cs"/>
          <w:rtl/>
        </w:rPr>
        <w:t>'</w:t>
      </w:r>
      <w:r w:rsidRPr="002F73F8">
        <w:rPr>
          <w:rStyle w:val="afffff0"/>
          <w:rtl/>
        </w:rPr>
        <w:t>.</w:t>
      </w:r>
    </w:p>
    <w:p>
      <w:pPr>
        <w:pStyle w:val="38"/>
        <w:rPr>
          <w:ins w:id="97826" w:author="מנוע מכני" w:date="2026-10-11T12:04:39Z"/>
        </w:rPr>
      </w:pPr>
      <w:r w:rsidRPr="006F178A">
        <w:t>רבא בר עולא</w:t>
      </w:r>
      <w:r w:rsidRPr="006F178A">
        <w:t>:</w:t>
      </w:r>
    </w:p>
    <w:p w:rsidR="00E9703F" w:rsidRDefault="00E9703F" w:rsidP="00E9703F">
      <w:pPr>
        <w:rPr>
          <w:rtl/>
        </w:rPr>
      </w:pPr>
      <w:del w:id="97827" w:author="מנוע מכני" w:date="2026-10-11T12:04:39Z">
        <w:r w:rsidRPr="006F178A">
          <w:rPr>
            <w:rtl/>
          </w:rPr>
          <w:delText xml:space="preserve"> </w:delText>
        </w:r>
      </w:del>
      <w:r w:rsidRPr="006F178A">
        <w:rPr>
          <w:rtl/>
        </w:rPr>
        <w:t xml:space="preserve">גרעינין</w:t>
      </w:r>
      <w:r w:rsidRPr="00784B8D">
        <w:rPr>
          <w:rStyle w:val="afffff0"/>
          <w:rtl/>
        </w:rPr>
        <w:t xml:space="preserve"> </w:t>
      </w:r>
      <w:r w:rsidRPr="00784B8D">
        <w:rPr>
          <w:rStyle w:val="afffff0"/>
          <w:rFonts w:hint="cs"/>
          <w:rtl/>
        </w:rPr>
        <w:t>'</w:t>
      </w:r>
      <w:ins w:id="91083" w:author="Claude - סמנטי" w:date="2026-10-11T12:28:21Z">
        <w:r>
          <w:rPr>
            <w:rStyle w:val="afffff0"/>
            <w:rtl/>
          </w:rPr>
          <w:t xml:space="preserve">וְנִגְרַע מֵעֶרְכֶּךָ</w:t>
        </w:r>
      </w:ins>
      <w:del w:id="91084" w:author="Claude - סמנטי" w:date="2026-10-11T12:28:21Z">
        <w:r w:rsidRPr="00784B8D">
          <w:rPr>
            <w:rStyle w:val="afffff0"/>
            <w:rtl/>
          </w:rPr>
          <w:delText xml:space="preserve">ונגרע מערכך</w:delText>
        </w:r>
      </w:del>
      <w:r w:rsidRPr="00784B8D">
        <w:rPr>
          <w:rStyle w:val="afffff0"/>
          <w:rFonts w:hint="cs"/>
          <w:rtl/>
        </w:rPr>
        <w:t>'</w:t>
      </w:r>
      <w:r w:rsidRPr="00784B8D">
        <w:rPr>
          <w:rStyle w:val="afffff0"/>
          <w:rtl/>
        </w:rPr>
        <w:t>.</w:t>
      </w:r>
      <w:r w:rsidRPr="006F178A">
        <w:rPr>
          <w:rtl/>
        </w:rPr>
        <w:t xml:space="preserve"> [נגרעין מן האוכל]</w:t>
      </w:r>
    </w:p>
    <w:p>
      <w:pPr>
        <w:pStyle w:val="38"/>
        <w:rPr>
          <w:ins w:id="97828" w:author="מנוע מכני" w:date="2026-10-11T12:04:39Z"/>
        </w:rPr>
      </w:pPr>
      <w:r w:rsidRPr="006F178A">
        <w:t>רב יצחק בר אבדימי:</w:t>
      </w:r>
    </w:p>
    <w:p w:rsidR="00E9703F" w:rsidRPr="009757B9" w:rsidRDefault="00E9703F" w:rsidP="00E9703F">
      <w:pPr>
        <w:rPr>
          <w:rFonts w:cs="Guttman Vilna"/>
          <w:b/>
          <w:bCs/>
          <w:rtl/>
        </w:rPr>
      </w:pPr>
      <w:del w:id="97829" w:author="מנוע מכני" w:date="2026-10-11T12:04:39Z">
        <w:r w:rsidRPr="00784B8D">
          <w:rPr>
            <w:rStyle w:val="afffff0"/>
            <w:rtl/>
          </w:rPr>
          <w:delText xml:space="preserve"> </w:delText>
        </w:r>
      </w:del>
      <w:r w:rsidRPr="00784B8D">
        <w:rPr>
          <w:rStyle w:val="afffff0"/>
          <w:rFonts w:hint="cs"/>
          <w:rtl/>
        </w:rPr>
        <w:t>'</w:t>
      </w:r>
      <w:ins w:id="91085" w:author="Claude - סמנטי" w:date="2026-10-11T12:28:21Z">
        <w:r>
          <w:rPr>
            <w:rStyle w:val="afffff0"/>
            <w:rtl/>
          </w:rPr>
          <w:t xml:space="preserve">אֲרָזִים לֹא עֲמָמֻהוּ בְּגַן אֱלֹהִים</w:t>
        </w:r>
      </w:ins>
      <w:del w:id="91086" w:author="Claude - סמנטי" w:date="2026-10-11T12:28:21Z">
        <w:r w:rsidRPr="00784B8D">
          <w:rPr>
            <w:rStyle w:val="afffff0"/>
            <w:rtl/>
          </w:rPr>
          <w:delText xml:space="preserve">ארזים </w:delText>
        </w:r>
        <w:r w:rsidRPr="00784B8D">
          <w:rPr>
            <w:rStyle w:val="afffff0"/>
            <w:rtl/>
          </w:rPr>
          <w:delText xml:space="preserve">לא</w:delText>
        </w:r>
        <w:r w:rsidRPr="00784B8D">
          <w:rPr>
            <w:rStyle w:val="afffff0"/>
            <w:rtl/>
          </w:rPr>
          <w:delText xml:space="preserve"> עממהו בגן אלהים</w:delText>
        </w:r>
      </w:del>
      <w:r w:rsidRPr="00784B8D">
        <w:rPr>
          <w:rStyle w:val="afffff0"/>
          <w:rFonts w:hint="cs"/>
          <w:rtl/>
        </w:rPr>
        <w:t>'</w:t>
      </w:r>
      <w:r w:rsidRPr="00784B8D">
        <w:rPr>
          <w:rStyle w:val="afffff0"/>
          <w:rtl/>
        </w:rPr>
        <w:t>.</w:t>
      </w:r>
    </w:p>
    <w:p>
      <w:pPr>
        <w:pStyle w:val="38"/>
        <w:rPr>
          <w:ins w:id="97830" w:author="מנוע מכני" w:date="2026-10-11T12:04:39Z"/>
        </w:rPr>
      </w:pPr>
      <w:r w:rsidRPr="006F178A">
        <w:t>רי"ו</w:t>
      </w:r>
      <w:r w:rsidRPr="006F178A">
        <w:t>:</w:t>
      </w:r>
    </w:p>
    <w:p w:rsidR="00E9703F" w:rsidRPr="009757B9" w:rsidRDefault="00E9703F" w:rsidP="00E9703F">
      <w:pPr>
        <w:rPr>
          <w:rFonts w:cs="Guttman Vilna"/>
          <w:b/>
          <w:bCs/>
          <w:rtl/>
        </w:rPr>
      </w:pPr>
      <w:del w:id="97831" w:author="מנוע מכני" w:date="2026-10-11T12:04:39Z">
        <w:r w:rsidRPr="00784B8D">
          <w:rPr>
            <w:rStyle w:val="afffff0"/>
            <w:rtl/>
          </w:rPr>
          <w:delText xml:space="preserve"> </w:delText>
        </w:r>
      </w:del>
      <w:r w:rsidRPr="00784B8D">
        <w:rPr>
          <w:rStyle w:val="afffff0"/>
          <w:rFonts w:hint="cs"/>
          <w:rtl/>
        </w:rPr>
        <w:t>'</w:t>
      </w:r>
      <w:ins w:id="91087" w:author="Claude - סמנטי" w:date="2026-10-11T12:28:21Z">
        <w:r>
          <w:rPr>
            <w:rStyle w:val="afffff0"/>
            <w:rtl/>
          </w:rPr>
          <w:t xml:space="preserve">וְעֹצֵם עֵינָיו מֵרְאוֹת בְּרָע</w:t>
        </w:r>
      </w:ins>
      <w:del w:id="91088" w:author="Claude - סמנטי" w:date="2026-10-11T12:28:21Z">
        <w:r w:rsidRPr="00784B8D">
          <w:rPr>
            <w:rStyle w:val="afffff0"/>
            <w:rtl/>
          </w:rPr>
          <w:delText xml:space="preserve">ועצם עיניו מראות ברע</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חלב של בהמה </w:t>
      </w:r>
      <w:r w:rsidRPr="006F178A">
        <w:rPr>
          <w:rtl/>
        </w:rPr>
        <w:tab/>
      </w:r>
      <w:r w:rsidRPr="006F178A">
        <w:rPr>
          <w:rtl/>
        </w:rPr>
        <w:tab/>
        <w:t>- כדי גמיאה.</w:t>
      </w:r>
    </w:p>
    <w:p w:rsidR="00E9703F" w:rsidRPr="006F178A" w:rsidRDefault="00E9703F" w:rsidP="00E9703F">
      <w:pPr>
        <w:rPr>
          <w:rtl/>
        </w:rPr>
      </w:pPr>
      <w:r w:rsidRPr="006F178A">
        <w:rPr>
          <w:b/>
          <w:rtl/>
        </w:rPr>
        <w:t>•</w:t>
      </w:r>
      <w:r w:rsidRPr="006F178A">
        <w:rPr>
          <w:rtl/>
        </w:rPr>
        <w:t xml:space="preserve">חלב אשה ולובן של ביצה </w:t>
      </w:r>
      <w:r w:rsidRPr="006F178A">
        <w:rPr>
          <w:rtl/>
        </w:rPr>
        <w:tab/>
        <w:t>- כדי ליתן במשיפא של קילור.</w:t>
      </w:r>
    </w:p>
    <w:p w:rsidR="00E9703F" w:rsidRDefault="00E9703F" w:rsidP="00E9703F">
      <w:pPr>
        <w:rPr>
          <w:rtl/>
        </w:rPr>
      </w:pPr>
      <w:r w:rsidRPr="006F178A">
        <w:rPr>
          <w:b/>
          <w:rtl/>
        </w:rPr>
        <w:t>•</w:t>
      </w:r>
      <w:r w:rsidRPr="006F178A">
        <w:rPr>
          <w:rtl/>
        </w:rPr>
        <w:t xml:space="preserve"> קילור</w:t>
      </w:r>
      <w:r w:rsidRPr="006F178A">
        <w:rPr>
          <w:rtl/>
        </w:rPr>
        <w:tab/>
        <w:t xml:space="preserve"> </w:t>
      </w:r>
      <w:r w:rsidRPr="006F178A">
        <w:rPr>
          <w:rtl/>
        </w:rPr>
        <w:tab/>
      </w:r>
      <w:r w:rsidRPr="006F178A">
        <w:rPr>
          <w:rtl/>
        </w:rPr>
        <w:tab/>
        <w:t>- כדי לשוף במים.</w:t>
      </w:r>
    </w:p>
    <w:p w:rsidR="00E9703F" w:rsidRPr="006F178A" w:rsidRDefault="00E9703F" w:rsidP="00E9703F">
      <w:pPr>
        <w:rPr>
          <w:rtl/>
        </w:rPr>
      </w:pPr>
      <w:r w:rsidRPr="006F178A">
        <w:rPr>
          <w:rtl/>
        </w:rPr>
        <w:tab/>
      </w:r>
      <w:r w:rsidRPr="006F178A">
        <w:rPr>
          <w:rtl/>
        </w:rPr>
        <w:tab/>
      </w:r>
      <w:r w:rsidRPr="006F178A">
        <w:rPr>
          <w:rtl/>
        </w:rPr>
        <w:tab/>
      </w:r>
      <w:r w:rsidRPr="006F178A">
        <w:rPr>
          <w:rtl/>
        </w:rPr>
        <w:tab/>
      </w:r>
      <w:del w:id="90134" w:author="מנוע מכני" w:date="2026-10-11T12:04:39Z">
        <w:r>
          <w:rPr>
            <w:rFonts w:hint="cs"/>
            <w:rtl/>
          </w:rPr>
          <w:delText xml:space="preserve"> </w:delText>
        </w:r>
        <w:r w:rsidRPr="006F178A">
          <w:rPr>
            <w:rFonts w:hint="cs"/>
            <w:rtl/>
          </w:rPr>
          <w:delText xml:space="preserve"> </w:delText>
        </w:r>
      </w:del>
      <w:r w:rsidRPr="006F178A">
        <w:rPr>
          <w:rtl/>
        </w:rPr>
        <w:t xml:space="preserve">כדי שיפה, או כדי אחיזה ושיפה- </w:t>
      </w:r>
      <w:r w:rsidRPr="006F178A">
        <w:rPr>
          <w:b/>
          <w:bCs/>
          <w:rtl/>
        </w:rPr>
        <w:t>תיקו</w:t>
      </w:r>
      <w:r w:rsidRPr="006F178A">
        <w:rPr>
          <w:rtl/>
        </w:rPr>
        <w:t>.</w:t>
      </w:r>
    </w:p>
    <w:p w:rsidR="00E9703F" w:rsidRDefault="00E9703F" w:rsidP="00E9703F">
      <w:pPr>
        <w:pStyle w:val="affffd"/>
        <w:spacing w:after="0"/>
        <w:rPr>
          <w:del w:id="90057" w:author="מנוע עיצוב" w:date="2026-10-11T12:09:26Z"/>
          <w:rFonts w:ascii="MS Mincho" w:hAnsi="MS Mincho"/>
          <w:bCs w:val="0"/>
          <w:rtl/>
        </w:rPr>
      </w:pPr>
      <w:del w:id="90056"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095" w:author="קלוד" w:date="2026-10-11T09:07:15Z">
          <w:pPr>
            <w:pStyle w:val="affff1"/>
            <w:rPr>
              <w:rStyle w:val="afffe"/>
              <w:b w:val="0"/>
              <w:bCs/>
              <w:rtl/>
            </w:rPr>
          </w:pPr>
        </w:pPrChange>
      </w:pPr>
      <w:ins w:id="9827" w:author="מספור קטעי משנה" w:date="2026-10-11T09:35:03Z">
        <w:r>
          <w:rPr>
            <w:rStyle w:val="MisparKeta"/>
          </w:rPr>
          <w:t xml:space="preserve">א. </w:t>
        </w:r>
      </w:ins>
      <w:r w:rsidRPr="00146180">
        <w:rPr>
          <w:rStyle w:val="afffe"/>
          <w:b w:val="0"/>
          <w:rtl/>
        </w:rPr>
        <w:t>דבש כדי ליתן על הכתית</w:t>
      </w:r>
      <w:r w:rsidRPr="00146180">
        <w:rPr>
          <w:rStyle w:val="afffe"/>
          <w:rFonts w:hint="cs"/>
          <w:b w:val="0"/>
          <w:rtl/>
        </w:rPr>
        <w:t>.</w:t>
      </w:r>
    </w:p>
    <w:p w:rsidR="00E9703F" w:rsidRPr="006F178A" w:rsidRDefault="00E9703F" w:rsidP="00E9703F">
      <w:pPr>
        <w:rPr>
          <w:rtl/>
        </w:rPr>
      </w:pPr>
      <w:ins w:id="99485" w:author="קלוד" w:date="2026-10-11T13:11:34Z">
        <w:r>
          <w:rPr>
            <w:rFonts w:ascii="Fb Fontext" w:hAnsi="Fb Fontext"/>
            <w:rtl/>
          </w:rPr>
          <w:t xml:space="preserve">על</w:t>
        </w:r>
      </w:ins>
      <w:del w:id="99486" w:author="קלוד" w:date="2026-10-11T13:11:34Z">
        <w:r w:rsidRPr="006F178A">
          <w:rPr>
            <w:rFonts w:ascii="Fb Fontext" w:hAnsi="Fb Fontext"/>
            <w:rtl/>
          </w:rPr>
          <w:delText xml:space="preserve">אכולה</w:delText>
        </w:r>
      </w:del>
      <w:r w:rsidRPr="006F178A">
        <w:rPr>
          <w:rFonts w:ascii="Fb Fontext" w:hAnsi="Fb Fontext"/>
          <w:rtl/>
        </w:rPr>
        <w:t xml:space="preserve"> </w:t>
      </w:r>
      <w:ins w:id="99483" w:author="קלוד" w:date="2026-10-11T13:11:34Z">
        <w:r>
          <w:rPr>
            <w:rFonts w:ascii="Fb Fontext" w:hAnsi="Fb Fontext"/>
            <w:rtl/>
          </w:rPr>
          <w:t xml:space="preserve">כל פי הכתית,</w:t>
        </w:r>
      </w:ins>
      <w:del w:id="99484" w:author="קלוד" w:date="2026-10-11T13:11:34Z">
        <w:r w:rsidRPr="006F178A">
          <w:rPr>
            <w:rFonts w:ascii="Fb Fontext" w:hAnsi="Fb Fontext"/>
            <w:rtl/>
          </w:rPr>
          <w:delText xml:space="preserve">כתית</w:delText>
        </w:r>
        <w:r w:rsidRPr="006F178A">
          <w:rPr>
            <w:rFonts w:ascii="Fb Fontext" w:hAnsi="Fb Fontext" w:hint="cs"/>
            <w:rtl/>
          </w:rPr>
          <w:delText xml:space="preserve">,</w:delText>
        </w:r>
      </w:del>
      <w:r w:rsidRPr="006F178A">
        <w:rPr>
          <w:rFonts w:ascii="Fb Fontext" w:hAnsi="Fb Fontext"/>
          <w:rtl/>
        </w:rPr>
        <w:t xml:space="preserve"> או </w:t>
      </w:r>
      <w:ins w:id="99481" w:author="קלוד" w:date="2026-10-11T13:11:34Z">
        <w:r>
          <w:rPr>
            <w:rFonts w:ascii="Fb Fontext" w:hAnsi="Fb Fontext"/>
            <w:rtl/>
          </w:rPr>
          <w:t xml:space="preserve">על</w:t>
        </w:r>
      </w:ins>
      <w:del w:id="99482" w:author="קלוד" w:date="2026-10-11T13:11:34Z">
        <w:r w:rsidRPr="006F178A">
          <w:rPr>
            <w:rFonts w:ascii="Fb Fontext" w:hAnsi="Fb Fontext"/>
            <w:rtl/>
          </w:rPr>
          <w:delText xml:space="preserve">אמורשא</w:delText>
        </w:r>
      </w:del>
      <w:r w:rsidRPr="006F178A">
        <w:rPr>
          <w:rFonts w:ascii="Fb Fontext" w:hAnsi="Fb Fontext"/>
          <w:rtl/>
        </w:rPr>
        <w:t xml:space="preserve"> </w:t>
      </w:r>
      <w:ins w:id="99479" w:author="קלוד" w:date="2026-10-11T13:11:34Z">
        <w:r>
          <w:rPr>
            <w:rFonts w:ascii="Fb Fontext" w:hAnsi="Fb Fontext"/>
            <w:rtl/>
          </w:rPr>
          <w:t xml:space="preserve">עליון</w:t>
        </w:r>
      </w:ins>
      <w:del w:id="99480" w:author="קלוד" w:date="2026-10-11T13:11:34Z">
        <w:r w:rsidRPr="006F178A">
          <w:rPr>
            <w:rFonts w:ascii="Fb Fontext" w:hAnsi="Fb Fontext"/>
            <w:rtl/>
          </w:rPr>
          <w:delText xml:space="preserve">דכתית</w:delText>
        </w:r>
        <w:r w:rsidRPr="006F178A">
          <w:rPr>
            <w:rFonts w:ascii="Fb Fontext" w:hAnsi="Fb Fontext" w:hint="cs"/>
            <w:rtl/>
          </w:rPr>
          <w:delText xml:space="preserve">,</w:delText>
        </w:r>
      </w:del>
      <w:r w:rsidRPr="006F178A">
        <w:rPr>
          <w:rFonts w:ascii="Fb Fontext" w:hAnsi="Fb Fontext"/>
          <w:rtl/>
        </w:rPr>
        <w:t xml:space="preserve"> </w:t>
      </w:r>
      <w:ins w:id="99477" w:author="קלוד" w:date="2026-10-11T13:11:34Z">
        <w:r>
          <w:rPr>
            <w:rFonts w:ascii="Fb Fontext" w:hAnsi="Fb Fontext"/>
            <w:rtl/>
          </w:rPr>
          <w:t xml:space="preserve">הכתית, אבל לא על</w:t>
        </w:r>
      </w:ins>
      <w:del w:id="99478" w:author="קלוד" w:date="2026-10-11T13:11:34Z">
        <w:r w:rsidRPr="006F178A">
          <w:rPr>
            <w:rFonts w:ascii="Fb Fontext" w:hAnsi="Fb Fontext"/>
            <w:rtl/>
          </w:rPr>
          <w:delText xml:space="preserve">לאפוקי</w:delText>
        </w:r>
      </w:del>
      <w:r w:rsidRPr="006F178A">
        <w:rPr>
          <w:rFonts w:ascii="Fb Fontext" w:hAnsi="Fb Fontext"/>
          <w:rtl/>
        </w:rPr>
        <w:t xml:space="preserve"> סביבות המכה </w:t>
      </w:r>
      <w:ins w:id="99475" w:author="קלוד" w:date="2026-10-11T13:11:34Z">
        <w:r>
          <w:rPr>
            <w:rFonts w:ascii="Fb Fontext" w:hAnsi="Fb Fontext"/>
            <w:rtl/>
          </w:rPr>
          <w:t xml:space="preserve">-</w:t>
        </w:r>
      </w:ins>
      <w:del w:id="99476" w:author="קלוד" w:date="2026-10-11T13:11:34Z">
        <w:r w:rsidRPr="006F178A">
          <w:rPr>
            <w:rFonts w:ascii="Fb Fontext" w:hAnsi="Fb Fontext"/>
            <w:rtl/>
          </w:rPr>
          <w:delText xml:space="preserve">דלא.</w:delText>
        </w:r>
        <w:r w:rsidRPr="006F178A">
          <w:rPr>
            <w:rFonts w:ascii="Fb Fontext" w:hAnsi="Fb Fontext" w:hint="cs"/>
            <w:rtl/>
          </w:rPr>
          <w:delText xml:space="preserve">-</w:delText>
        </w:r>
      </w:del>
      <w:r w:rsidRPr="006F178A">
        <w:rPr>
          <w:rFonts w:ascii="Fb Fontext" w:hAnsi="Fb Fontext" w:hint="cs"/>
          <w:rtl/>
        </w:rPr>
        <w:t xml:space="preserve"> </w:t>
      </w:r>
      <w:r w:rsidRPr="006F178A">
        <w:rPr>
          <w:rFonts w:ascii="Fb Fontext" w:hAnsi="Fb Fontext"/>
          <w:b/>
          <w:bCs/>
          <w:rtl/>
        </w:rPr>
        <w:t>תיקו</w:t>
      </w:r>
      <w:r w:rsidRPr="006F178A">
        <w:rPr>
          <w:rFonts w:ascii="Fb Fontext" w:hAnsi="Fb Fontext"/>
          <w:rtl/>
        </w:rPr>
        <w:t>.</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ריא"ר</w:t>
      </w:r>
      <w:r w:rsidRPr="006F178A">
        <w:rPr>
          <w:rtl/>
        </w:rPr>
        <w:t xml:space="preserve"> כל מה שברא </w:t>
      </w:r>
      <w:r w:rsidRPr="006F178A">
        <w:rPr>
          <w:rtl/>
        </w:rPr>
        <w:t xml:space="preserve">הקב"ה</w:t>
      </w:r>
      <w:r w:rsidRPr="006F178A">
        <w:rPr>
          <w:rtl/>
        </w:rPr>
        <w:t xml:space="preserve"> בעולמו </w:t>
      </w:r>
      <w:r w:rsidRPr="006F178A">
        <w:rPr>
          <w:rtl/>
        </w:rPr>
        <w:t xml:space="preserve">לא</w:t>
      </w:r>
      <w:r w:rsidRPr="006F178A">
        <w:rPr>
          <w:rtl/>
        </w:rPr>
        <w:t xml:space="preserve"> ברא דבר אחד לבטלה.</w:t>
      </w:r>
    </w:p>
    <w:p w:rsidR="00E9703F" w:rsidRPr="006F178A" w:rsidRDefault="00E9703F" w:rsidP="00E9703F">
      <w:pPr>
        <w:rPr>
          <w:b/>
          <w:bCs/>
          <w:rtl/>
        </w:rPr>
      </w:pPr>
      <w:r w:rsidRPr="006F178A">
        <w:rPr>
          <w:rtl/>
        </w:rPr>
        <w:t xml:space="preserve">ברא שבלול לכתית, ברא זבוב לצירעה, יתוש לנחש, ונחש לחפפית, וסממית לעקרב. </w:t>
      </w:r>
      <w:ins w:id="99495" w:author="קלוד" w:date="2026-10-11T13:11:34Z">
        <w:r>
          <w:rPr>
            <w:rtl/>
          </w:rPr>
          <w:t xml:space="preserve">אחד</w:t>
        </w:r>
      </w:ins>
      <w:del w:id="99496" w:author="קלוד" w:date="2026-10-11T13:11:34Z">
        <w:r w:rsidRPr="006F178A">
          <w:rPr>
            <w:rtl/>
          </w:rPr>
          <w:delText xml:space="preserve">חד</w:delText>
        </w:r>
      </w:del>
      <w:r w:rsidRPr="006F178A">
        <w:rPr>
          <w:rtl/>
        </w:rPr>
        <w:t xml:space="preserve"> שחור </w:t>
      </w:r>
      <w:ins w:id="99493" w:author="קלוד" w:date="2026-10-11T13:11:34Z">
        <w:r>
          <w:rPr>
            <w:rtl/>
          </w:rPr>
          <w:t xml:space="preserve">ואחד</w:t>
        </w:r>
      </w:ins>
      <w:del w:id="99494" w:author="קלוד" w:date="2026-10-11T13:11:34Z">
        <w:r w:rsidRPr="006F178A">
          <w:rPr>
            <w:rtl/>
          </w:rPr>
          <w:delText xml:space="preserve">וחד</w:delText>
        </w:r>
      </w:del>
      <w:r w:rsidRPr="006F178A">
        <w:rPr>
          <w:rtl/>
        </w:rPr>
        <w:t xml:space="preserve"> </w:t>
      </w:r>
      <w:ins w:id="99491" w:author="קלוד" w:date="2026-10-11T13:11:34Z">
        <w:r>
          <w:rPr>
            <w:rtl/>
          </w:rPr>
          <w:t xml:space="preserve">לבן,</w:t>
        </w:r>
      </w:ins>
      <w:del w:id="99492" w:author="קלוד" w:date="2026-10-11T13:11:34Z">
        <w:r w:rsidRPr="006F178A">
          <w:rPr>
            <w:rtl/>
          </w:rPr>
          <w:delText xml:space="preserve">לבן</w:delText>
        </w:r>
      </w:del>
      <w:r w:rsidRPr="006F178A">
        <w:rPr>
          <w:rtl/>
        </w:rPr>
        <w:t xml:space="preserve"> </w:t>
      </w:r>
      <w:ins w:id="99489" w:author="קלוד" w:date="2026-10-11T13:11:34Z">
        <w:r>
          <w:rPr>
            <w:rtl/>
          </w:rPr>
          <w:t xml:space="preserve">שולקים</w:t>
        </w:r>
      </w:ins>
      <w:del w:id="99490" w:author="קלוד" w:date="2026-10-11T13:11:34Z">
        <w:r w:rsidRPr="006F178A">
          <w:rPr>
            <w:rtl/>
          </w:rPr>
          <w:delText xml:space="preserve">שלקי</w:delText>
        </w:r>
      </w:del>
      <w:r w:rsidRPr="006F178A">
        <w:rPr>
          <w:rtl/>
        </w:rPr>
        <w:t xml:space="preserve"> </w:t>
      </w:r>
      <w:ins w:id="99487" w:author="קלוד" w:date="2026-10-11T13:11:34Z">
        <w:r>
          <w:rPr>
            <w:rtl/>
          </w:rPr>
          <w:t xml:space="preserve">ומורחים.</w:t>
        </w:r>
      </w:ins>
      <w:del w:id="99488" w:author="קלוד" w:date="2026-10-11T13:11:34Z">
        <w:r w:rsidRPr="006F178A">
          <w:rPr>
            <w:rtl/>
          </w:rPr>
          <w:delText xml:space="preserve">ושייפי.</w:delText>
        </w:r>
      </w:del>
    </w:p>
    <w:p>
      <w:pPr>
        <w:pStyle w:val="afffff8"/>
        <w:rPr>
          <w:ins w:id="90755" w:author="קלוד" w:date="2026-10-11T12:33:55Z"/>
        </w:rPr>
      </w:pPr>
      <w:ins w:id="90756" w:author="קלוד" w:date="2026-10-11T12:33:55Z">
        <w:r>
          <w:rPr>
            <w:color w:val="7B3F00"/>
          </w:rPr>
          <w:t xml:space="preserve">חמשה אימות - אימת חלש על גיבור</w:t>
        </w:r>
      </w:ins>
    </w:p>
    <w:p w:rsidR="00E9703F" w:rsidRPr="004640F6" w:rsidRDefault="00E9703F" w:rsidP="00E9703F">
      <w:pPr>
        <w:rPr>
          <w:spacing w:val="-2"/>
          <w:rtl/>
        </w:rPr>
      </w:pPr>
      <w:r w:rsidRPr="004640F6">
        <w:rPr>
          <w:b/>
          <w:spacing w:val="-2"/>
          <w:rtl/>
        </w:rPr>
        <w:t>•</w:t>
      </w:r>
      <w:r w:rsidRPr="004640F6">
        <w:rPr>
          <w:rFonts w:hint="cs"/>
          <w:b/>
          <w:bCs/>
          <w:spacing w:val="-2"/>
          <w:rtl/>
        </w:rPr>
        <w:t xml:space="preserve"> </w:t>
      </w:r>
      <w:r w:rsidRPr="004640F6">
        <w:rPr>
          <w:b/>
          <w:bCs/>
          <w:spacing w:val="-2"/>
          <w:rtl/>
        </w:rPr>
        <w:t>ת"ר</w:t>
      </w:r>
      <w:r w:rsidRPr="004640F6">
        <w:rPr>
          <w:spacing w:val="-2"/>
          <w:rtl/>
        </w:rPr>
        <w:t xml:space="preserve"> חמשה אימות הן, אימת חלש ע</w:t>
      </w:r>
      <w:r w:rsidRPr="004640F6">
        <w:rPr>
          <w:rFonts w:hint="cs"/>
          <w:spacing w:val="-2"/>
          <w:rtl/>
        </w:rPr>
        <w:t>ל גיבו</w:t>
      </w:r>
      <w:r w:rsidRPr="004640F6">
        <w:rPr>
          <w:spacing w:val="-2"/>
          <w:rtl/>
        </w:rPr>
        <w:t xml:space="preserve">ר: </w:t>
      </w:r>
      <w:r w:rsidRPr="004640F6">
        <w:rPr>
          <w:rFonts w:hint="cs"/>
          <w:spacing w:val="-2"/>
          <w:rtl/>
        </w:rPr>
        <w:t xml:space="preserve">א. </w:t>
      </w:r>
      <w:r w:rsidRPr="004640F6">
        <w:rPr>
          <w:spacing w:val="-2"/>
          <w:rtl/>
        </w:rPr>
        <w:t xml:space="preserve">אימת מפגיע על ארי, </w:t>
      </w:r>
      <w:r w:rsidRPr="004640F6">
        <w:rPr>
          <w:rFonts w:hint="cs"/>
          <w:spacing w:val="-2"/>
          <w:rtl/>
        </w:rPr>
        <w:t xml:space="preserve">ב. </w:t>
      </w:r>
      <w:r w:rsidRPr="004640F6">
        <w:rPr>
          <w:spacing w:val="-2"/>
          <w:rtl/>
        </w:rPr>
        <w:t>אימת יתוש על הפיל,</w:t>
      </w:r>
    </w:p>
    <w:p w:rsidR="00E9703F" w:rsidRPr="004460A6" w:rsidRDefault="00E9703F" w:rsidP="00E9703F">
      <w:pPr>
        <w:rPr>
          <w:spacing w:val="-4"/>
          <w:rtl/>
        </w:rPr>
      </w:pPr>
      <w:r w:rsidRPr="004460A6">
        <w:rPr>
          <w:rFonts w:hint="cs"/>
          <w:b/>
          <w:bCs/>
          <w:spacing w:val="-4"/>
          <w:rtl/>
        </w:rPr>
        <w:t>ג.</w:t>
      </w:r>
      <w:r w:rsidRPr="004460A6">
        <w:rPr>
          <w:rFonts w:hint="cs"/>
          <w:spacing w:val="-4"/>
          <w:rtl/>
        </w:rPr>
        <w:t xml:space="preserve"> </w:t>
      </w:r>
      <w:r w:rsidRPr="004460A6">
        <w:rPr>
          <w:spacing w:val="-4"/>
          <w:rtl/>
        </w:rPr>
        <w:t xml:space="preserve">אימת סממית על העקרב, </w:t>
      </w:r>
      <w:r w:rsidRPr="004460A6">
        <w:rPr>
          <w:rFonts w:hint="cs"/>
          <w:spacing w:val="-4"/>
          <w:rtl/>
        </w:rPr>
        <w:t xml:space="preserve">ד. </w:t>
      </w:r>
      <w:r w:rsidRPr="004460A6">
        <w:rPr>
          <w:spacing w:val="-4"/>
          <w:rtl/>
        </w:rPr>
        <w:t xml:space="preserve">אימת סנונית על הנשר, </w:t>
      </w:r>
      <w:r w:rsidRPr="004460A6">
        <w:rPr>
          <w:rFonts w:hint="cs"/>
          <w:spacing w:val="-4"/>
          <w:rtl/>
        </w:rPr>
        <w:t xml:space="preserve">ה. </w:t>
      </w:r>
      <w:r w:rsidRPr="004460A6">
        <w:rPr>
          <w:spacing w:val="-4"/>
          <w:rtl/>
        </w:rPr>
        <w:t>אימת כילבית [שרץ באוזנו] על לויתן.</w:t>
      </w:r>
    </w:p>
    <w:p w:rsidR="00E9703F" w:rsidRPr="006F178A" w:rsidRDefault="00E9703F" w:rsidP="00E9703F">
      <w:pPr>
        <w:rPr>
          <w:rtl/>
        </w:rPr>
      </w:pPr>
      <w:ins w:id="99501" w:author="קלוד" w:date="2026-10-11T13:11:34Z">
        <w:r>
          <w:rPr>
            <w:rStyle w:val="2fb"/>
            <w:rtl/>
          </w:rPr>
          <w:t xml:space="preserve">וריא"ר:</w:t>
        </w:r>
      </w:ins>
      <w:del w:id="99502" w:author="קלוד" w:date="2026-10-11T13:11:34Z">
        <w:r w:rsidRPr="006F178A">
          <w:rPr>
            <w:rStyle w:val="2fb"/>
            <w:rtl/>
          </w:rPr>
          <w:lastRenderedPageBreak/>
          <w:delText xml:space="preserve">וריא"ר</w:delText>
        </w:r>
      </w:del>
      <w:r w:rsidRPr="006F178A">
        <w:rPr>
          <w:rtl/>
        </w:rPr>
        <w:lastRenderedPageBreak/>
        <w:t xml:space="preserve"> זהו </w:t>
      </w:r>
      <w:ins w:id="99499" w:author="קלוד" w:date="2026-10-11T13:11:34Z">
        <w:r>
          <w:rPr>
            <w:rtl/>
          </w:rPr>
          <w:t xml:space="preserve">הפסוק</w:t>
        </w:r>
      </w:ins>
      <w:del w:id="99500" w:author="קלוד" w:date="2026-10-11T13:11:34Z">
        <w:r w:rsidRPr="006F178A">
          <w:rPr>
            <w:rtl/>
          </w:rPr>
          <w:lastRenderedPageBreak/>
          <w:delText xml:space="preserve">דקרא</w:delText>
        </w:r>
      </w:del>
      <w:r w:rsidRPr="006F178A">
        <w:rPr>
          <w:rtl/>
        </w:rPr>
        <w:lastRenderedPageBreak/>
        <w:t xml:space="preserve"> </w:t>
      </w:r>
      <w:ins w:id="99497" w:author="קלוד" w:date="2026-10-11T13:11:34Z">
        <w:r>
          <w:rPr>
            <w:rStyle w:val="afffff0"/>
            <w:rtl/>
          </w:rPr>
          <w:t xml:space="preserve">'הַמַּבְלִיג</w:t>
        </w:r>
      </w:ins>
      <w:del w:id="99498" w:author="קלוד" w:date="2026-10-11T13:11:34Z">
        <w:r w:rsidRPr="002F73F8">
          <w:rPr>
            <w:rStyle w:val="afffff0"/>
            <w:rtl/>
          </w:rPr>
          <w:delText xml:space="preserve">ד</w:delText>
        </w:r>
        <w:r w:rsidRPr="002F73F8">
          <w:rPr>
            <w:rStyle w:val="afffff0"/>
            <w:rFonts w:hint="cs"/>
            <w:rtl/>
          </w:rPr>
          <w:delText xml:space="preserve">'</w:delText>
        </w:r>
        <w:r>
          <w:rPr>
            <w:rStyle w:val="afffff0"/>
            <w:rtl/>
          </w:rPr>
          <w:delText xml:space="preserve">הַמַּבְלִיג</w:delText>
        </w:r>
      </w:del>
      <w:ins w:id="91089" w:author="Claude - סמנטי" w:date="2026-10-11T12:28:21Z">
        <w:r>
          <w:rPr>
            <w:rStyle w:val="afffff0"/>
            <w:rtl/>
          </w:rPr>
          <w:t xml:space="preserve"> שֹׁד עַל עָז</w:t>
        </w:r>
      </w:ins>
      <w:del w:id="91090" w:author="Claude - סמנטי" w:date="2026-10-11T12:28:21Z">
        <w:r w:rsidRPr="002F73F8">
          <w:rPr>
            <w:rStyle w:val="afffff0"/>
            <w:rtl/>
          </w:rPr>
          <w:delText xml:space="preserve">המבליג שד על עז</w:delText>
        </w:r>
      </w:del>
      <w:r w:rsidRPr="002F73F8">
        <w:rPr>
          <w:rStyle w:val="afffff0"/>
          <w:rFonts w:hint="cs"/>
          <w:rtl/>
        </w:rPr>
        <w:t>'</w:t>
      </w:r>
      <w:r w:rsidRPr="002F73F8">
        <w:rPr>
          <w:rStyle w:val="afffff0"/>
          <w:rtl/>
        </w:rPr>
        <w:t>.</w:t>
      </w:r>
    </w:p>
    <w:p>
      <w:pPr>
        <w:pStyle w:val="afffff8"/>
        <w:rPr>
          <w:ins w:id="90753" w:author="קלוד" w:date="2026-10-11T12:33:55Z"/>
        </w:rPr>
      </w:pPr>
      <w:ins w:id="90754" w:author="קלוד" w:date="2026-10-11T12:33:55Z">
        <w:r>
          <w:rPr>
            <w:color w:val="7B3F00"/>
          </w:rPr>
          <w:t xml:space="preserve">סדר הליכת עיזים ורחלות כברייתו של עולם</w:t>
        </w:r>
      </w:ins>
    </w:p>
    <w:p w:rsidR="00E9703F" w:rsidRDefault="00E9703F" w:rsidP="00E9703F">
      <w:pPr>
        <w:rPr>
          <w:spacing w:val="-4"/>
          <w:rtl/>
        </w:rPr>
      </w:pPr>
      <w:r w:rsidRPr="006F178A">
        <w:rPr>
          <w:spacing w:val="-4"/>
          <w:rtl/>
        </w:rPr>
        <w:t>•</w:t>
      </w:r>
      <w:r w:rsidRPr="006F178A">
        <w:rPr>
          <w:rFonts w:hint="cs"/>
          <w:spacing w:val="-4"/>
          <w:rtl/>
        </w:rPr>
        <w:t xml:space="preserve"> </w:t>
      </w:r>
      <w:ins w:id="99515" w:author="קלוד" w:date="2026-10-11T13:11:34Z">
        <w:r>
          <w:rPr>
            <w:spacing w:val="-4"/>
            <w:rtl/>
          </w:rPr>
          <w:t xml:space="preserve">עיזים</w:t>
        </w:r>
      </w:ins>
      <w:del w:id="99516" w:author="קלוד" w:date="2026-10-11T13:11:34Z">
        <w:r w:rsidRPr="006F178A">
          <w:rPr>
            <w:spacing w:val="-4"/>
            <w:rtl/>
          </w:rPr>
          <w:delText xml:space="preserve">עיזי</w:delText>
        </w:r>
      </w:del>
      <w:r w:rsidRPr="006F178A">
        <w:rPr>
          <w:spacing w:val="-4"/>
          <w:rtl/>
        </w:rPr>
        <w:t xml:space="preserve"> </w:t>
      </w:r>
      <w:r w:rsidRPr="006F178A">
        <w:rPr>
          <w:rFonts w:hint="cs"/>
          <w:spacing w:val="-4"/>
          <w:rtl/>
        </w:rPr>
        <w:t xml:space="preserve">הולכות </w:t>
      </w:r>
      <w:ins w:id="99513" w:author="קלוד" w:date="2026-10-11T13:11:34Z">
        <w:r>
          <w:rPr>
            <w:rFonts w:hint="cs"/>
            <w:spacing w:val="-4"/>
            <w:rtl/>
          </w:rPr>
          <w:t xml:space="preserve">תחילה</w:t>
        </w:r>
      </w:ins>
      <w:del w:id="99514" w:author="קלוד" w:date="2026-10-11T13:11:34Z">
        <w:r w:rsidRPr="006F178A">
          <w:rPr>
            <w:rFonts w:hint="cs"/>
            <w:spacing w:val="-4"/>
            <w:rtl/>
          </w:rPr>
          <w:delText xml:space="preserve">בתחילה</w:delText>
        </w:r>
      </w:del>
      <w:r w:rsidRPr="006F178A">
        <w:rPr>
          <w:rFonts w:hint="cs"/>
          <w:spacing w:val="-4"/>
          <w:rtl/>
        </w:rPr>
        <w:t xml:space="preserve"> </w:t>
      </w:r>
      <w:r w:rsidRPr="006F178A">
        <w:rPr>
          <w:rFonts w:hint="cs"/>
          <w:spacing w:val="-4"/>
          <w:rtl/>
        </w:rPr>
        <w:t xml:space="preserve">ואח</w:t>
      </w:r>
      <w:r w:rsidRPr="006F178A">
        <w:rPr>
          <w:spacing w:val="-4"/>
          <w:rtl/>
        </w:rPr>
        <w:t>"</w:t>
      </w:r>
      <w:r w:rsidRPr="006F178A">
        <w:rPr>
          <w:rFonts w:hint="cs"/>
          <w:spacing w:val="-4"/>
          <w:rtl/>
        </w:rPr>
        <w:t xml:space="preserve">כ</w:t>
      </w:r>
      <w:r w:rsidRPr="006F178A">
        <w:rPr>
          <w:rFonts w:hint="cs"/>
          <w:spacing w:val="-4"/>
          <w:rtl/>
        </w:rPr>
        <w:t xml:space="preserve"> </w:t>
      </w:r>
      <w:ins w:id="90283" w:author="Claude - סמנטי" w:date="2026-10-11T12:28:21Z">
        <w:ins w:id="99511" w:author="קלוד" w:date="2026-10-11T13:11:34Z">
          <w:r>
            <w:rPr>
              <w:rFonts w:hint="cs"/>
              <w:spacing w:val="-4"/>
              <w:rtl/>
            </w:rPr>
            <w:t xml:space="preserve">כבשים,</w:t>
          </w:r>
        </w:ins>
        <w:del w:id="99512" w:author="קלוד" w:date="2026-10-11T13:11:34Z">
          <w:r>
            <w:rPr>
              <w:rFonts w:hint="cs"/>
              <w:spacing w:val="-4"/>
              <w:rtl/>
            </w:rPr>
            <w:delText xml:space="preserve">כבשים</w:delText>
          </w:r>
        </w:del>
      </w:ins>
      <w:del w:id="90284" w:author="Claude - סמנטי" w:date="2026-10-11T12:28:21Z">
        <w:r w:rsidRPr="006F178A">
          <w:rPr>
            <w:rFonts w:hint="cs"/>
            <w:spacing w:val="-4"/>
            <w:rtl/>
          </w:rPr>
          <w:delText xml:space="preserve">אימרי</w:delText>
        </w:r>
      </w:del>
      <w:r w:rsidRPr="006F178A">
        <w:rPr>
          <w:rFonts w:hint="cs"/>
          <w:spacing w:val="-4"/>
          <w:rtl/>
        </w:rPr>
        <w:t xml:space="preserve"> </w:t>
      </w:r>
      <w:r w:rsidRPr="006F178A">
        <w:rPr>
          <w:spacing w:val="-4"/>
          <w:rtl/>
        </w:rPr>
        <w:t xml:space="preserve">כברייתו של </w:t>
      </w:r>
      <w:ins w:id="99509" w:author="קלוד" w:date="2026-10-11T13:11:34Z">
        <w:r>
          <w:rPr>
            <w:spacing w:val="-4"/>
            <w:rtl/>
          </w:rPr>
          <w:t xml:space="preserve">עולם:</w:t>
        </w:r>
      </w:ins>
      <w:del w:id="99510" w:author="קלוד" w:date="2026-10-11T13:11:34Z">
        <w:r w:rsidRPr="006F178A">
          <w:rPr>
            <w:spacing w:val="-4"/>
            <w:rtl/>
          </w:rPr>
          <w:delText xml:space="preserve">עולם,</w:delText>
        </w:r>
      </w:del>
      <w:r w:rsidRPr="006F178A">
        <w:rPr>
          <w:spacing w:val="-4"/>
          <w:rtl/>
        </w:rPr>
        <w:t xml:space="preserve"> </w:t>
      </w:r>
      <w:ins w:id="99507" w:author="קלוד" w:date="2026-10-11T13:11:34Z">
        <w:r>
          <w:rPr>
            <w:spacing w:val="-4"/>
            <w:rtl/>
          </w:rPr>
          <w:t xml:space="preserve">בתחילה</w:t>
        </w:r>
      </w:ins>
      <w:del w:id="99508" w:author="קלוד" w:date="2026-10-11T13:11:34Z">
        <w:r w:rsidRPr="006F178A">
          <w:rPr>
            <w:spacing w:val="-4"/>
            <w:rtl/>
          </w:rPr>
          <w:delText xml:space="preserve">דברישא</w:delText>
        </w:r>
      </w:del>
      <w:r w:rsidRPr="006F178A">
        <w:rPr>
          <w:spacing w:val="-4"/>
          <w:rtl/>
        </w:rPr>
        <w:t xml:space="preserve"> </w:t>
      </w:r>
      <w:ins w:id="99505" w:author="קלוד" w:date="2026-10-11T13:11:34Z">
        <w:r>
          <w:rPr>
            <w:spacing w:val="-4"/>
            <w:rtl/>
          </w:rPr>
          <w:t xml:space="preserve">חושך</w:t>
        </w:r>
      </w:ins>
      <w:del w:id="99506" w:author="קלוד" w:date="2026-10-11T13:11:34Z">
        <w:r w:rsidRPr="006F178A">
          <w:rPr>
            <w:spacing w:val="-4"/>
            <w:rtl/>
          </w:rPr>
          <w:delText xml:space="preserve">חשוכא</w:delText>
        </w:r>
      </w:del>
      <w:r w:rsidRPr="006F178A">
        <w:rPr>
          <w:spacing w:val="-4"/>
          <w:rtl/>
        </w:rPr>
        <w:t xml:space="preserve"> [</w:t>
      </w:r>
      <w:r w:rsidRPr="006F178A">
        <w:rPr>
          <w:rStyle w:val="2fb"/>
          <w:spacing w:val="-4"/>
          <w:rtl/>
        </w:rPr>
        <w:t xml:space="preserve">בדר"כ</w:t>
      </w:r>
      <w:r w:rsidRPr="006F178A">
        <w:rPr>
          <w:spacing w:val="-4"/>
          <w:rtl/>
        </w:rPr>
        <w:t xml:space="preserve"> עיזים שחורות] </w:t>
      </w:r>
      <w:ins w:id="91281" w:author="מנוע מכני" w:date="2026-10-11T12:04:39Z">
        <w:r>
          <w:rPr>
            <w:spacing w:val="-4"/>
            <w:rtl/>
          </w:rPr>
          <w:t xml:space="preserve">ואח"כ</w:t>
        </w:r>
      </w:ins>
      <w:del w:id="91282" w:author="מנוע מכני" w:date="2026-10-11T12:04:39Z">
        <w:r w:rsidRPr="006F178A">
          <w:rPr>
            <w:spacing w:val="-4"/>
            <w:rtl/>
          </w:rPr>
          <w:delText xml:space="preserve">והדר</w:delText>
        </w:r>
      </w:del>
      <w:r w:rsidRPr="006F178A">
        <w:rPr>
          <w:spacing w:val="-4"/>
          <w:rtl/>
        </w:rPr>
        <w:t xml:space="preserve"> </w:t>
      </w:r>
      <w:ins w:id="99503" w:author="קלוד" w:date="2026-10-11T13:11:34Z">
        <w:r>
          <w:rPr>
            <w:spacing w:val="-4"/>
            <w:rtl/>
          </w:rPr>
          <w:t xml:space="preserve">אור.</w:t>
        </w:r>
      </w:ins>
      <w:del w:id="99504" w:author="קלוד" w:date="2026-10-11T13:11:34Z">
        <w:r w:rsidRPr="006F178A">
          <w:rPr>
            <w:spacing w:val="-4"/>
            <w:rtl/>
          </w:rPr>
          <w:delText xml:space="preserve">נהורא.</w:delText>
        </w:r>
      </w:del>
      <w:r w:rsidRPr="006F178A">
        <w:rPr>
          <w:rFonts w:hint="cs"/>
          <w:spacing w:val="-4"/>
          <w:rtl/>
        </w:rPr>
        <w:t xml:space="preserve"> [</w:t>
      </w:r>
      <w:r w:rsidRPr="006F178A">
        <w:rPr>
          <w:spacing w:val="-4"/>
          <w:rtl/>
        </w:rPr>
        <w:t>בד"כ רחלות לבנות]</w:t>
      </w:r>
    </w:p>
    <w:p w:rsidR="00E9703F" w:rsidRPr="009757B9" w:rsidRDefault="00E9703F" w:rsidP="00E9703F">
      <w:pPr>
        <w:rPr>
          <w:rFonts w:cs="Guttman Vilna"/>
          <w:b/>
          <w:bCs/>
          <w:rtl/>
        </w:rPr>
      </w:pPr>
      <w:r w:rsidRPr="006F178A">
        <w:rPr>
          <w:rFonts w:hint="cs"/>
          <w:rtl/>
        </w:rPr>
        <w:t xml:space="preserve">אלו הרחלות המתכסים </w:t>
      </w:r>
      <w:r w:rsidRPr="006F178A">
        <w:rPr>
          <w:rtl/>
        </w:rPr>
        <w:t>בזנבם</w:t>
      </w:r>
      <w:r w:rsidRPr="006F178A">
        <w:rPr>
          <w:rFonts w:hint="cs"/>
          <w:rtl/>
        </w:rPr>
        <w:t>,</w:t>
      </w:r>
      <w:r w:rsidRPr="006F178A">
        <w:rPr>
          <w:rtl/>
        </w:rPr>
        <w:t xml:space="preserve"> ו</w:t>
      </w:r>
      <w:r w:rsidRPr="006F178A">
        <w:rPr>
          <w:rFonts w:hint="cs"/>
          <w:rtl/>
        </w:rPr>
        <w:t>אלו העיזים שלא מתכסים</w:t>
      </w:r>
      <w:r w:rsidRPr="006F178A">
        <w:rPr>
          <w:rtl/>
        </w:rPr>
        <w:t>.</w:t>
      </w:r>
    </w:p>
    <w:p w:rsidR="00E9703F" w:rsidRDefault="00E9703F" w:rsidP="00E9703F">
      <w:pPr>
        <w:rPr>
          <w:rtl/>
        </w:rPr>
      </w:pPr>
      <w:ins w:id="99519" w:author="קלוד" w:date="2026-10-11T13:11:34Z">
        <w:r>
          <w:rPr>
            <w:rtl/>
          </w:rPr>
          <w:t xml:space="preserve">גמל</w:t>
        </w:r>
      </w:ins>
      <w:del w:id="99520" w:author="קלוד" w:date="2026-10-11T13:11:34Z">
        <w:r w:rsidRPr="006F178A">
          <w:rPr>
            <w:rtl/>
          </w:rPr>
          <w:delText xml:space="preserve">גמלא</w:delText>
        </w:r>
      </w:del>
      <w:r w:rsidRPr="006F178A">
        <w:rPr>
          <w:rtl/>
        </w:rPr>
        <w:t xml:space="preserve"> </w:t>
      </w:r>
      <w:r w:rsidRPr="006F178A">
        <w:rPr>
          <w:rFonts w:hint="cs"/>
          <w:rtl/>
        </w:rPr>
        <w:t xml:space="preserve">זנבו קצר </w:t>
      </w:r>
      <w:r w:rsidRPr="006F178A">
        <w:rPr>
          <w:rtl/>
        </w:rPr>
        <w:tab/>
        <w:t xml:space="preserve">- משום </w:t>
      </w:r>
      <w:ins w:id="99517" w:author="קלוד" w:date="2026-10-11T13:11:34Z">
        <w:r>
          <w:rPr>
            <w:rtl/>
          </w:rPr>
          <w:t xml:space="preserve">שקוצים</w:t>
        </w:r>
      </w:ins>
      <w:del w:id="99518" w:author="קלוד" w:date="2026-10-11T13:11:34Z">
        <w:r w:rsidRPr="006F178A">
          <w:rPr>
            <w:rtl/>
          </w:rPr>
          <w:tab/>
          <w:delText xml:space="preserve">ד</w:delText>
        </w:r>
        <w:r w:rsidRPr="006F178A">
          <w:rPr>
            <w:rFonts w:hint="cs"/>
            <w:rtl/>
          </w:rPr>
          <w:delText xml:space="preserve">קוצים</w:delText>
        </w:r>
      </w:del>
      <w:r w:rsidRPr="006F178A">
        <w:rPr>
          <w:rFonts w:hint="cs"/>
          <w:rtl/>
        </w:rPr>
        <w:t xml:space="preserve"> נתפסים בזנבו</w:t>
      </w:r>
    </w:p>
    <w:p w:rsidR="00E9703F" w:rsidRDefault="00E9703F" w:rsidP="00E9703F">
      <w:pPr>
        <w:rPr>
          <w:rtl/>
        </w:rPr>
      </w:pPr>
      <w:r w:rsidRPr="006F178A">
        <w:rPr>
          <w:rFonts w:hint="cs"/>
          <w:rtl/>
        </w:rPr>
        <w:t>שור זנבו ארוך</w:t>
      </w:r>
      <w:r w:rsidRPr="006F178A">
        <w:rPr>
          <w:rtl/>
        </w:rPr>
        <w:tab/>
        <w:t xml:space="preserve"> </w:t>
      </w:r>
      <w:r w:rsidRPr="006F178A">
        <w:rPr>
          <w:rtl/>
        </w:rPr>
        <w:tab/>
        <w:t xml:space="preserve">- משום </w:t>
      </w:r>
      <w:r w:rsidRPr="006F178A">
        <w:rPr>
          <w:rFonts w:hint="cs"/>
          <w:rtl/>
        </w:rPr>
        <w:t>שדר באגם</w:t>
      </w:r>
      <w:r w:rsidRPr="006F178A">
        <w:rPr>
          <w:rtl/>
        </w:rPr>
        <w:t xml:space="preserve">, </w:t>
      </w:r>
      <w:ins w:id="99523" w:author="קלוד" w:date="2026-10-11T13:11:34Z">
        <w:r>
          <w:rPr>
            <w:rtl/>
          </w:rPr>
          <w:t xml:space="preserve">וצריך</w:t>
        </w:r>
      </w:ins>
      <w:del w:id="99524" w:author="קלוד" w:date="2026-10-11T13:11:34Z">
        <w:r w:rsidRPr="006F178A">
          <w:rPr>
            <w:rtl/>
          </w:rPr>
          <w:delText xml:space="preserve">ובעי</w:delText>
        </w:r>
      </w:del>
      <w:r w:rsidRPr="006F178A">
        <w:rPr>
          <w:rtl/>
        </w:rPr>
        <w:t xml:space="preserve"> </w:t>
      </w:r>
      <w:r w:rsidRPr="006F178A">
        <w:rPr>
          <w:rFonts w:hint="cs"/>
          <w:rtl/>
        </w:rPr>
        <w:t xml:space="preserve">להבריח </w:t>
      </w:r>
      <w:ins w:id="99521" w:author="קלוד" w:date="2026-10-11T13:11:34Z">
        <w:r>
          <w:rPr>
            <w:rtl/>
          </w:rPr>
          <w:t xml:space="preserve">יתושים</w:t>
        </w:r>
      </w:ins>
      <w:del w:id="99522" w:author="קלוד" w:date="2026-10-11T13:11:34Z">
        <w:r w:rsidRPr="006F178A">
          <w:rPr>
            <w:rtl/>
          </w:rPr>
          <w:delText xml:space="preserve">יתושין</w:delText>
        </w:r>
      </w:del>
    </w:p>
    <w:p w:rsidR="00E9703F" w:rsidRPr="009757B9" w:rsidRDefault="00E9703F" w:rsidP="00E9703F">
      <w:pPr>
        <w:rPr>
          <w:rFonts w:cs="Guttman Vilna"/>
          <w:b/>
          <w:bCs/>
          <w:rtl/>
        </w:rPr>
      </w:pPr>
      <w:ins w:id="99533" w:author="קלוד" w:date="2026-10-11T13:11:34Z">
        <w:r>
          <w:rPr>
            <w:rtl/>
          </w:rPr>
          <w:t xml:space="preserve">קרן</w:t>
        </w:r>
      </w:ins>
      <w:del w:id="99534" w:author="קלוד" w:date="2026-10-11T13:11:34Z">
        <w:r w:rsidRPr="006F178A">
          <w:rPr>
            <w:rtl/>
          </w:rPr>
          <w:delText xml:space="preserve">קרנא</w:delText>
        </w:r>
      </w:del>
      <w:r w:rsidRPr="006F178A">
        <w:rPr>
          <w:rtl/>
        </w:rPr>
        <w:t xml:space="preserve"> </w:t>
      </w:r>
      <w:ins w:id="99531" w:author="קלוד" w:date="2026-10-11T13:11:34Z">
        <w:r>
          <w:rPr>
            <w:rtl/>
          </w:rPr>
          <w:t xml:space="preserve">התולעת</w:t>
        </w:r>
      </w:ins>
      <w:del w:id="99532" w:author="קלוד" w:date="2026-10-11T13:11:34Z">
        <w:r w:rsidRPr="006F178A">
          <w:rPr>
            <w:rtl/>
          </w:rPr>
          <w:delText xml:space="preserve">ד</w:delText>
        </w:r>
        <w:r w:rsidRPr="006F178A">
          <w:rPr>
            <w:rFonts w:hint="cs"/>
            <w:rtl/>
          </w:rPr>
          <w:delText xml:space="preserve">תולעת</w:delText>
        </w:r>
      </w:del>
      <w:r w:rsidRPr="006F178A">
        <w:rPr>
          <w:rFonts w:hint="cs"/>
          <w:rtl/>
        </w:rPr>
        <w:t xml:space="preserve"> </w:t>
      </w:r>
      <w:ins w:id="99529" w:author="קלוד" w:date="2026-10-11T13:11:34Z">
        <w:r>
          <w:rPr>
            <w:rtl/>
          </w:rPr>
          <w:t xml:space="preserve">רכה</w:t>
        </w:r>
      </w:ins>
      <w:del w:id="99530" w:author="קלוד" w:date="2026-10-11T13:11:34Z">
        <w:r w:rsidRPr="006F178A">
          <w:rPr>
            <w:rtl/>
          </w:rPr>
          <w:delText xml:space="preserve">רכיכא</w:delText>
        </w:r>
      </w:del>
      <w:r w:rsidRPr="006F178A">
        <w:rPr>
          <w:rtl/>
        </w:rPr>
        <w:t xml:space="preserve"> </w:t>
      </w:r>
      <w:r w:rsidRPr="006F178A">
        <w:rPr>
          <w:rtl/>
        </w:rPr>
        <w:tab/>
        <w:t xml:space="preserve">- משום </w:t>
      </w:r>
      <w:ins w:id="99527" w:author="קלוד" w:date="2026-10-11T13:11:34Z">
        <w:r>
          <w:rPr>
            <w:rtl/>
          </w:rPr>
          <w:t xml:space="preserve">שדרה</w:t>
        </w:r>
      </w:ins>
      <w:del w:id="99528" w:author="קלוד" w:date="2026-10-11T13:11:34Z">
        <w:r w:rsidRPr="006F178A">
          <w:rPr>
            <w:rtl/>
          </w:rPr>
          <w:tab/>
          <w:delText xml:space="preserve">דדיירא</w:delText>
        </w:r>
      </w:del>
      <w:r w:rsidRPr="006F178A">
        <w:rPr>
          <w:rtl/>
        </w:rPr>
        <w:tab/>
        <w:t xml:space="preserve"> ב</w:t>
      </w:r>
      <w:r w:rsidRPr="006F178A">
        <w:rPr>
          <w:rFonts w:hint="cs"/>
          <w:rtl/>
        </w:rPr>
        <w:t>ערבה</w:t>
      </w:r>
      <w:r w:rsidRPr="006F178A">
        <w:rPr>
          <w:rtl/>
        </w:rPr>
        <w:t xml:space="preserve">, </w:t>
      </w:r>
      <w:ins w:id="94735" w:author="מנוע מכני" w:date="2026-10-11T12:04:39Z">
        <w:r>
          <w:rPr>
            <w:rtl/>
          </w:rPr>
          <w:t xml:space="preserve">ואם </w:t>
        </w:r>
      </w:ins>
      <w:del w:id="94736" w:author="מנוע מכני" w:date="2026-10-11T12:04:39Z">
        <w:r w:rsidRPr="006F178A">
          <w:rPr>
            <w:rtl/>
          </w:rPr>
          <w:delText xml:space="preserve">ואי </w:delText>
        </w:r>
      </w:del>
      <w:r w:rsidRPr="006F178A">
        <w:rPr>
          <w:rFonts w:hint="cs"/>
          <w:rtl/>
        </w:rPr>
        <w:t xml:space="preserve">היתה קשה</w:t>
      </w:r>
      <w:ins w:id="99525" w:author="קלוד" w:date="2026-10-11T13:11:34Z">
        <w:r>
          <w:rPr>
            <w:rFonts w:hint="cs"/>
            <w:rtl/>
          </w:rPr>
          <w:t xml:space="preserve"> - </w:t>
        </w:r>
      </w:ins>
      <w:del w:id="99526" w:author="קלוד" w:date="2026-10-11T13:11:34Z">
        <w:r w:rsidRPr="006F178A">
          <w:rPr>
            <w:rFonts w:hint="cs"/>
            <w:rtl/>
          </w:rPr>
          <w:delText xml:space="preserve"> </w:delText>
        </w:r>
      </w:del>
      <w:r w:rsidRPr="006F178A">
        <w:rPr>
          <w:rFonts w:hint="cs"/>
          <w:rtl/>
        </w:rPr>
        <w:t xml:space="preserve">תנוד ותתעוור</w:t>
      </w:r>
      <w:r w:rsidRPr="006F178A">
        <w:rPr>
          <w:rtl/>
        </w:rPr>
        <w:t>.</w:t>
      </w:r>
    </w:p>
    <w:p>
      <w:pPr>
        <w:pStyle w:val="38"/>
        <w:rPr>
          <w:ins w:id="97832" w:author="מנוע מכני" w:date="2026-10-11T12:04:39Z"/>
        </w:rPr>
      </w:pPr>
      <w:r w:rsidRPr="006F178A">
        <w:tab/>
      </w:r>
      <w:r w:rsidRPr="006F178A">
        <w:tab/>
      </w:r>
      <w:r w:rsidRPr="006F178A">
        <w:tab/>
        <w:t xml:space="preserve">דאמר שמואל:</w:t>
      </w:r>
    </w:p>
    <w:p w:rsidR="00E9703F" w:rsidRPr="009757B9" w:rsidRDefault="00E9703F" w:rsidP="00E9703F">
      <w:pPr>
        <w:rPr>
          <w:rFonts w:cs="Guttman Vilna"/>
          <w:b/>
          <w:bCs/>
          <w:rtl/>
        </w:rPr>
      </w:pPr>
      <w:del w:id="97833" w:author="מנוע מכני" w:date="2026-10-11T12:04:39Z">
        <w:r w:rsidRPr="006F178A">
          <w:rPr>
            <w:rtl/>
          </w:rPr>
          <w:tab/>
          <w:delText xml:space="preserve"> </w:delText>
        </w:r>
      </w:del>
      <w:ins w:id="99541" w:author="קלוד" w:date="2026-10-11T13:11:34Z">
        <w:r>
          <w:rPr>
            <w:rFonts w:hint="cs"/>
            <w:rtl/>
          </w:rPr>
          <w:t xml:space="preserve">הרוצה</w:t>
        </w:r>
      </w:ins>
      <w:del w:id="99542" w:author="קלוד" w:date="2026-10-11T13:11:34Z">
        <w:r w:rsidRPr="006F178A">
          <w:rPr>
            <w:rFonts w:hint="cs"/>
            <w:rtl/>
          </w:rPr>
          <w:delText xml:space="preserve">הרצוה</w:delText>
        </w:r>
      </w:del>
      <w:r w:rsidRPr="006F178A">
        <w:rPr>
          <w:rFonts w:hint="cs"/>
          <w:rtl/>
        </w:rPr>
        <w:t xml:space="preserve"> לעוור </w:t>
      </w:r>
      <w:ins w:id="99539" w:author="קלוד" w:date="2026-10-11T13:11:34Z">
        <w:r>
          <w:rPr>
            <w:rFonts w:hint="cs"/>
            <w:rtl/>
          </w:rPr>
          <w:t xml:space="preserve">תולעת</w:t>
        </w:r>
      </w:ins>
      <w:del w:id="99540" w:author="קלוד" w:date="2026-10-11T13:11:34Z">
        <w:r w:rsidRPr="006F178A">
          <w:rPr>
            <w:rFonts w:hint="cs"/>
            <w:rtl/>
          </w:rPr>
          <w:delText xml:space="preserve">לתולעת</w:delText>
        </w:r>
      </w:del>
      <w:r w:rsidRPr="006F178A">
        <w:rPr>
          <w:rFonts w:hint="cs"/>
          <w:rtl/>
        </w:rPr>
        <w:t xml:space="preserve"> [חגב]</w:t>
      </w:r>
      <w:ins w:id="99537" w:author="קלוד" w:date="2026-10-11T13:11:34Z">
        <w:r>
          <w:rPr>
            <w:rFonts w:hint="cs"/>
            <w:rtl/>
          </w:rPr>
          <w:t xml:space="preserve"> - </w:t>
        </w:r>
      </w:ins>
      <w:del w:id="99538" w:author="קלוד" w:date="2026-10-11T13:11:34Z">
        <w:r w:rsidRPr="006F178A">
          <w:rPr>
            <w:rFonts w:hint="cs"/>
            <w:rtl/>
          </w:rPr>
          <w:delText xml:space="preserve"> </w:delText>
        </w:r>
      </w:del>
      <w:r w:rsidRPr="006F178A">
        <w:rPr>
          <w:rFonts w:hint="cs"/>
          <w:rtl/>
        </w:rPr>
        <w:t xml:space="preserve">ישלוף </w:t>
      </w:r>
      <w:ins w:id="99535" w:author="קלוד" w:date="2026-10-11T13:11:34Z">
        <w:r>
          <w:rPr>
            <w:rFonts w:hint="cs"/>
            <w:rtl/>
          </w:rPr>
          <w:t xml:space="preserve">את מחושה</w:t>
        </w:r>
      </w:ins>
      <w:del w:id="99536" w:author="קלוד" w:date="2026-10-11T13:11:34Z">
        <w:r w:rsidRPr="006F178A">
          <w:rPr>
            <w:rFonts w:hint="cs"/>
            <w:rtl/>
          </w:rPr>
          <w:delText xml:space="preserve">למחושה</w:delText>
        </w:r>
      </w:del>
    </w:p>
    <w:p w:rsidR="00E9703F" w:rsidRPr="009757B9" w:rsidRDefault="00E9703F" w:rsidP="00E9703F">
      <w:pPr>
        <w:rPr>
          <w:rFonts w:cs="Guttman Vilna"/>
          <w:b/>
          <w:bCs/>
          <w:rtl/>
        </w:rPr>
      </w:pPr>
      <w:r w:rsidRPr="006F178A">
        <w:rPr>
          <w:rFonts w:hint="cs"/>
          <w:rtl/>
        </w:rPr>
        <w:t xml:space="preserve">ריס תחתון של תרנגול עולה מן </w:t>
      </w:r>
      <w:ins w:id="99547" w:author="קלוד" w:date="2026-10-11T13:11:34Z">
        <w:r>
          <w:rPr>
            <w:rFonts w:hint="cs"/>
            <w:rtl/>
          </w:rPr>
          <w:t xml:space="preserve">העליון,</w:t>
        </w:r>
      </w:ins>
      <w:del w:id="99548" w:author="קלוד" w:date="2026-10-11T13:11:34Z">
        <w:r w:rsidRPr="006F178A">
          <w:rPr>
            <w:rFonts w:hint="cs"/>
            <w:rtl/>
          </w:rPr>
          <w:delText xml:space="preserve">העליון</w:delText>
        </w:r>
      </w:del>
      <w:r w:rsidRPr="006F178A">
        <w:rPr>
          <w:rFonts w:hint="cs"/>
          <w:rtl/>
        </w:rPr>
        <w:t xml:space="preserve"> שדר על הקרשים, </w:t>
      </w:r>
      <w:ins w:id="99545" w:author="קלוד" w:date="2026-10-11T13:11:34Z">
        <w:r>
          <w:rPr>
            <w:rStyle w:val="afffffe"/>
            <w:rFonts w:hint="cs"/>
            <w:rtl/>
          </w:rPr>
          <w:t xml:space="preserve">כדי</w:t>
        </w:r>
      </w:ins>
      <w:del w:id="99546" w:author="קלוד" w:date="2026-10-11T13:11:34Z">
        <w:r w:rsidRPr="006F178A">
          <w:rPr>
            <w:rFonts w:hint="cs"/>
            <w:rtl/>
          </w:rPr>
          <w:delText xml:space="preserve">ולא</w:delText>
        </w:r>
      </w:del>
      <w:r w:rsidRPr="006F178A">
        <w:rPr>
          <w:rFonts w:hint="cs"/>
          <w:rtl/>
        </w:rPr>
        <w:t xml:space="preserve"> </w:t>
      </w:r>
      <w:ins w:id="99543" w:author="קלוד" w:date="2026-10-11T13:11:34Z">
        <w:r>
          <w:rPr>
            <w:rFonts w:hint="cs"/>
            <w:rtl/>
          </w:rPr>
          <w:t xml:space="preserve">שלא ייכנס</w:t>
        </w:r>
      </w:ins>
      <w:del w:id="99544" w:author="קלוד" w:date="2026-10-11T13:11:34Z">
        <w:r w:rsidRPr="006F178A">
          <w:rPr>
            <w:rFonts w:hint="cs"/>
            <w:rtl/>
          </w:rPr>
          <w:delText xml:space="preserve">יכנס</w:delText>
        </w:r>
      </w:del>
      <w:r w:rsidRPr="006F178A">
        <w:rPr>
          <w:rFonts w:hint="cs"/>
          <w:rtl/>
        </w:rPr>
        <w:t xml:space="preserve"> עשן בעיניו ויתעוור.</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דשא - דרך שם. דרגא - דרך גג. מתכוליתא - מתי תכלה דא. ביתא - בא ואיתיב בה. ביקתא - בי עקתא. כופתא - כוף ותיב. לבני - לבני בני. הוצא - חציצה. חצבא - שחוצב מים מן הנהר. כוזה - כזה. שוטיתא - שטותא. משיכלא - מאשי כולה. משכילתא - משיא כלתא. אסיתא - חסירתא. בוכנה - בוא ואכנה. לבושה - </w:t>
      </w:r>
      <w:r w:rsidRPr="006F178A">
        <w:rPr>
          <w:rtl/>
        </w:rPr>
        <w:t xml:space="preserve">לא</w:t>
      </w:r>
      <w:r w:rsidRPr="006F178A">
        <w:rPr>
          <w:rtl/>
        </w:rPr>
        <w:t xml:space="preserve"> בושה. גלימא - שנעשה בו כגלם. גולתא - גלי ואיתיב. פוריא - שפרין </w:t>
      </w:r>
      <w:r w:rsidRPr="006F178A">
        <w:rPr>
          <w:rStyle w:val="2fb"/>
          <w:rtl/>
        </w:rPr>
        <w:t xml:space="preserve">ורבין</w:t>
      </w:r>
      <w:r w:rsidRPr="006F178A">
        <w:rPr>
          <w:rtl/>
        </w:rPr>
        <w:t xml:space="preserve"> </w:t>
      </w:r>
      <w:ins w:id="92963" w:author="מנוע מכני" w:date="2026-10-11T12:04:39Z">
        <w:r>
          <w:rPr>
            <w:rtl/>
          </w:rPr>
          <w:t xml:space="preserve">עליו</w:t>
        </w:r>
      </w:ins>
      <w:del w:id="92964" w:author="מנוע מכני" w:date="2026-10-11T12:04:39Z">
        <w:r w:rsidRPr="006F178A">
          <w:rPr>
            <w:rtl/>
          </w:rPr>
          <w:delText xml:space="preserve">עליה</w:delText>
        </w:r>
      </w:del>
      <w:r w:rsidRPr="006F178A">
        <w:rPr>
          <w:rtl/>
        </w:rPr>
        <w:t xml:space="preserve">. בור זינקא - בור זה נקי. סודרא - סוד</w:t>
      </w:r>
      <w:r>
        <w:rPr>
          <w:rtl/>
        </w:rPr>
        <w:t xml:space="preserve"> ה'</w:t>
      </w:r>
      <w:r w:rsidRPr="006F178A">
        <w:rPr>
          <w:rtl/>
        </w:rPr>
        <w:t xml:space="preserve"> ליראיו. אפדנא - אפיתחא דין.</w:t>
      </w:r>
    </w:p>
    <w:p w:rsidR="00E9703F" w:rsidRPr="006F178A" w:rsidRDefault="00E9703F" w:rsidP="00E9703F">
      <w:pPr>
        <w:rPr>
          <w:rtl/>
        </w:rPr>
      </w:pPr>
      <w:r w:rsidRPr="006F178A">
        <w:rPr>
          <w:rtl/>
        </w:rPr>
        <w:t>•</w:t>
      </w:r>
      <w:r w:rsidRPr="006F178A">
        <w:rPr>
          <w:rFonts w:hint="cs"/>
          <w:rtl/>
        </w:rPr>
        <w:t xml:space="preserve"> ג' ככל שמזקינין מוסיפין גבורה - </w:t>
      </w:r>
      <w:r w:rsidRPr="006F178A">
        <w:rPr>
          <w:rtl/>
        </w:rPr>
        <w:t>דג ונחש וחזיר.</w:t>
      </w:r>
    </w:p>
    <w:p w:rsidR="00E9703F" w:rsidRDefault="00E9703F" w:rsidP="00E9703F">
      <w:pPr>
        <w:pStyle w:val="affffd"/>
        <w:spacing w:after="0"/>
        <w:rPr>
          <w:del w:id="90059" w:author="מנוע עיצוב" w:date="2026-10-11T12:09:26Z"/>
          <w:rFonts w:ascii="MS Mincho" w:hAnsi="MS Mincho"/>
          <w:bCs w:val="0"/>
          <w:rtl/>
        </w:rPr>
      </w:pPr>
      <w:del w:id="90058" w:author="מנוע עיצוב" w:date="2026-10-11T12:09:26Z">
        <w:r>
          <w:rPr>
            <w:rFonts w:ascii="MS Mincho" w:hAnsi="MS Mincho" w:hint="cs"/>
            <w:bCs w:val="0"/>
            <w:rtl/>
          </w:rPr>
          <w:delText xml:space="preserve"> ׻</w:delText>
        </w:r>
      </w:del>
    </w:p>
    <w:p w:rsidR="00E9703F" w:rsidRDefault="00E9703F" w:rsidP="00E9703F">
      <w:pPr>
        <w:pStyle w:val="affff1"/>
        <w:ind w:end="0"/>
        <w:rPr>
          <w:rStyle w:val="afffe"/>
          <w:b w:val="0"/>
          <w:bCs/>
          <w:rtl/>
        </w:rPr>
        <w:pPrChange w:id="20096" w:author="קלוד" w:date="2026-10-11T09:07:15Z">
          <w:pPr>
            <w:pStyle w:val="affff1"/>
            <w:rPr>
              <w:rStyle w:val="afffe"/>
              <w:b w:val="0"/>
              <w:bCs/>
              <w:rtl/>
            </w:rPr>
          </w:pPr>
        </w:pPrChange>
      </w:pPr>
      <w:ins w:id="9828" w:author="מספור קטעי משנה" w:date="2026-10-11T09:35:03Z">
        <w:r>
          <w:rPr>
            <w:rStyle w:val="MisparKeta"/>
          </w:rPr>
          <w:t xml:space="preserve">ה. </w:t>
        </w:r>
      </w:ins>
      <w:r w:rsidRPr="00146180">
        <w:rPr>
          <w:rStyle w:val="afffe"/>
          <w:rFonts w:hint="cs"/>
          <w:b w:val="0"/>
          <w:rtl/>
        </w:rPr>
        <w:t>שמן כדי לסוך בו אבר קטן</w:t>
      </w:r>
    </w:p>
    <w:p w:rsidR="00E9703F" w:rsidRPr="006F178A" w:rsidRDefault="00E9703F" w:rsidP="00E9703F">
      <w:pPr>
        <w:rPr>
          <w:rtl/>
        </w:rPr>
      </w:pPr>
      <w:r w:rsidRPr="006F178A">
        <w:rPr>
          <w:rFonts w:ascii="Fb Fontext" w:hAnsi="Fb Fontext"/>
          <w:rtl/>
        </w:rPr>
        <w:t xml:space="preserve">דבי </w:t>
      </w:r>
      <w:r w:rsidRPr="006F178A">
        <w:rPr>
          <w:rStyle w:val="2fb"/>
          <w:rFonts w:ascii="Fb Fontext" w:hAnsi="Fb Fontext"/>
          <w:rtl/>
        </w:rPr>
        <w:t xml:space="preserve">ר' ינאי</w:t>
      </w:r>
      <w:r w:rsidRPr="006F178A">
        <w:rPr>
          <w:rFonts w:ascii="Fb Fontext" w:hAnsi="Fb Fontext"/>
          <w:rtl/>
        </w:rPr>
        <w:t xml:space="preserve"> אבר קטן של קטן בן יומו.</w:t>
      </w:r>
    </w:p>
    <w:p w:rsidR="00E9703F" w:rsidRPr="006F178A" w:rsidRDefault="00E9703F" w:rsidP="00E9703F">
      <w:pPr>
        <w:rPr>
          <w:rtl/>
        </w:rPr>
      </w:pPr>
      <w:r w:rsidRPr="006F178A">
        <w:rPr>
          <w:rtl/>
        </w:rPr>
        <w:t xml:space="preserve">תנאי. שמן כדי לסוך אבר קטן, </w:t>
      </w:r>
      <w:r w:rsidRPr="006F178A">
        <w:rPr>
          <w:rStyle w:val="2fb"/>
          <w:rtl/>
        </w:rPr>
        <w:t xml:space="preserve">ולרשב"א</w:t>
      </w:r>
      <w:r w:rsidRPr="006F178A">
        <w:rPr>
          <w:rtl/>
        </w:rPr>
        <w:t xml:space="preserve"> - וקטן בן יומו.</w:t>
      </w:r>
    </w:p>
    <w:p>
      <w:pPr>
        <w:pStyle w:val="38"/>
        <w:rPr>
          <w:ins w:id="99334" w:author="מנוע מכני" w:date="2026-10-11T12:04:39Z"/>
        </w:rPr>
      </w:pPr>
      <w:r w:rsidRPr="006F178A">
        <w:tab/>
        <w:t xml:space="preserve">רבי נתן</w:t>
      </w:r>
    </w:p>
    <w:p w:rsidR="00E9703F" w:rsidRPr="006F178A" w:rsidRDefault="00E9703F" w:rsidP="00E9703F">
      <w:pPr>
        <w:rPr>
          <w:rtl/>
        </w:rPr>
      </w:pPr>
      <w:del w:id="99335" w:author="מנוע מכני" w:date="2026-10-11T12:04:39Z">
        <w:r w:rsidRPr="006F178A">
          <w:rPr>
            <w:rtl/>
          </w:rPr>
          <w:tab/>
          <w:delText xml:space="preserve"> </w:delText>
        </w:r>
      </w:del>
      <w:r w:rsidRPr="006F178A">
        <w:rPr>
          <w:rtl/>
        </w:rPr>
        <w:tab/>
        <w:t xml:space="preserve">- כדי לסוך אבר קטן.</w:t>
      </w:r>
    </w:p>
    <w:p w:rsidR="00E9703F" w:rsidRPr="006F178A" w:rsidRDefault="00E9703F" w:rsidP="00E9703F">
      <w:pPr>
        <w:rPr>
          <w:rtl/>
        </w:rPr>
      </w:pPr>
      <w:r w:rsidRPr="006F178A">
        <w:rPr>
          <w:rtl/>
        </w:rPr>
        <w:t xml:space="preserve">דבי </w:t>
      </w:r>
      <w:r w:rsidRPr="006F178A">
        <w:rPr>
          <w:rStyle w:val="2fb"/>
          <w:rtl/>
        </w:rPr>
        <w:t xml:space="preserve">ר' ינאי</w:t>
      </w:r>
      <w:r w:rsidRPr="006F178A">
        <w:rPr>
          <w:rtl/>
        </w:rPr>
        <w:t xml:space="preserve"> למדו מכאן דבזה </w:t>
      </w:r>
      <w:ins w:id="91283" w:author="מנוע מכני" w:date="2026-10-11T12:04:39Z">
        <w:r>
          <w:rPr>
            <w:rtl/>
          </w:rPr>
          <w:t xml:space="preserve">חלקו</w:t>
        </w:r>
      </w:ins>
      <w:del w:id="91284" w:author="מנוע מכני" w:date="2026-10-11T12:04:39Z">
        <w:r w:rsidRPr="006F178A">
          <w:rPr>
            <w:rtl/>
          </w:rPr>
          <w:delText xml:space="preserve">פליגי</w:delText>
        </w:r>
      </w:del>
      <w:r w:rsidRPr="006F178A">
        <w:rPr>
          <w:rtl/>
        </w:rPr>
        <w:t xml:space="preserve"> </w:t>
      </w:r>
      <w:r w:rsidRPr="006F178A">
        <w:rPr>
          <w:rStyle w:val="2fb"/>
          <w:rtl/>
        </w:rPr>
        <w:t xml:space="preserve">דלר"נ</w:t>
      </w:r>
      <w:r w:rsidRPr="006F178A">
        <w:rPr>
          <w:rtl/>
        </w:rPr>
        <w:t xml:space="preserve"> </w:t>
      </w:r>
      <w:r w:rsidRPr="006F178A">
        <w:rPr>
          <w:rtl/>
        </w:rPr>
        <w:t xml:space="preserve">לא</w:t>
      </w:r>
      <w:r w:rsidRPr="006F178A">
        <w:rPr>
          <w:rtl/>
        </w:rPr>
        <w:t xml:space="preserve"> </w:t>
      </w:r>
      <w:ins w:id="92965" w:author="מנוע מכני" w:date="2026-10-11T12:04:39Z">
        <w:r>
          <w:rPr>
            <w:rtl/>
          </w:rPr>
          <w:t xml:space="preserve">שני</w:t>
        </w:r>
      </w:ins>
      <w:del w:id="92966" w:author="מנוע מכני" w:date="2026-10-11T12:04:39Z">
        <w:r w:rsidRPr="006F178A">
          <w:rPr>
            <w:rtl/>
          </w:rPr>
          <w:delText xml:space="preserve">תרי</w:delText>
        </w:r>
      </w:del>
      <w:r w:rsidRPr="006F178A">
        <w:rPr>
          <w:rtl/>
        </w:rPr>
        <w:t xml:space="preserve"> קוטני.</w:t>
      </w:r>
    </w:p>
    <w:p w:rsidR="00E9703F" w:rsidRPr="006F178A" w:rsidRDefault="00E9703F" w:rsidP="00E9703F">
      <w:pPr>
        <w:rPr>
          <w:rtl/>
        </w:rPr>
      </w:pPr>
      <w:r w:rsidRPr="006F178A">
        <w:rPr>
          <w:rtl/>
        </w:rPr>
        <w:t xml:space="preserve">והגמ' דחתה דבאמת </w:t>
      </w:r>
      <w:r w:rsidRPr="00E6185C">
        <w:rPr>
          <w:b/>
          <w:bCs/>
          <w:rtl/>
        </w:rPr>
        <w:t>לכו"ע</w:t>
      </w:r>
      <w:r w:rsidRPr="006F178A">
        <w:rPr>
          <w:rtl/>
        </w:rPr>
        <w:t xml:space="preserve"> קטן דקטן </w:t>
      </w:r>
      <w:r w:rsidRPr="006F178A">
        <w:rPr>
          <w:rtl/>
        </w:rPr>
        <w:t xml:space="preserve">לא</w:t>
      </w:r>
      <w:r w:rsidRPr="006F178A">
        <w:rPr>
          <w:rtl/>
        </w:rPr>
        <w:t xml:space="preserve">, ורק נחלקו אם אבר גדול של קטן כן.</w:t>
      </w:r>
    </w:p>
    <w:p>
      <w:pPr>
        <w:pStyle w:val="38"/>
        <w:rPr>
          <w:ins w:id="97834" w:author="מנוע מכני" w:date="2026-10-11T12:04:39Z"/>
        </w:rPr>
      </w:pPr>
      <w:r w:rsidRPr="006F178A">
        <w:t xml:space="preserve">ולמסקנא </w:t>
      </w:r>
      <w:r w:rsidRPr="006F178A">
        <w:t xml:space="preserve">דתניא</w:t>
      </w:r>
      <w:r w:rsidRPr="006F178A">
        <w:t xml:space="preserve"> רשב"א:</w:t>
      </w:r>
    </w:p>
    <w:p w:rsidR="00E9703F" w:rsidRPr="006F178A" w:rsidRDefault="00E9703F" w:rsidP="00E9703F">
      <w:pPr>
        <w:rPr>
          <w:rtl/>
        </w:rPr>
      </w:pPr>
      <w:del w:id="97835" w:author="מנוע מכני" w:date="2026-10-11T12:04:39Z">
        <w:r w:rsidRPr="006F178A">
          <w:rPr>
            <w:rtl/>
          </w:rPr>
          <w:delText xml:space="preserve"> </w:delText>
        </w:r>
      </w:del>
      <w:r w:rsidRPr="006F178A">
        <w:rPr>
          <w:rtl/>
        </w:rPr>
        <w:t xml:space="preserve">שמן כדי לסוך אבר קטן של קטן בן יומו.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עח.</w:t>
      </w:r>
    </w:p>
    <w:p>
      <w:pPr>
        <w:pStyle w:val="afffff8"/>
        <w:rPr>
          <w:ins w:id="90751" w:author="קלוד" w:date="2026-10-11T12:33:55Z"/>
        </w:rPr>
      </w:pPr>
      <w:ins w:id="90752" w:author="קלוד" w:date="2026-10-11T12:33:55Z">
        <w:r>
          <w:rPr>
            <w:color w:val="7B3F00"/>
          </w:rPr>
          <w:t xml:space="preserve">שכיחא ולא שכיחא - הולכים אחר השכיחא לקולא</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99561" w:author="קלוד" w:date="2026-10-11T13:11:34Z">
        <w:r>
          <w:rPr>
            <w:rStyle w:val="2fb"/>
            <w:rFonts w:ascii="Fb Fontext" w:hAnsi="Fb Fontext"/>
            <w:rtl/>
          </w:rPr>
          <w:t xml:space="preserve">אביי:</w:t>
        </w:r>
      </w:ins>
      <w:del w:id="99562" w:author="קלוד" w:date="2026-10-11T13:11:34Z">
        <w:r w:rsidRPr="006F178A">
          <w:rPr>
            <w:rStyle w:val="2fb"/>
            <w:rFonts w:ascii="Fb Fontext" w:hAnsi="Fb Fontext"/>
            <w:rtl/>
          </w:rPr>
          <w:delText xml:space="preserve">אביי</w:delText>
        </w:r>
      </w:del>
      <w:r w:rsidRPr="006F178A">
        <w:rPr>
          <w:rFonts w:ascii="Fb Fontext" w:hAnsi="Fb Fontext"/>
          <w:rtl/>
        </w:rPr>
        <w:t xml:space="preserve"> כל </w:t>
      </w:r>
      <w:ins w:id="91285" w:author="מנוע מכני" w:date="2026-10-11T12:04:39Z">
        <w:r>
          <w:rPr>
            <w:rFonts w:ascii="Fb Fontext" w:hAnsi="Fb Fontext"/>
            <w:rtl/>
          </w:rPr>
          <w:t xml:space="preserve">דבר</w:t>
        </w:r>
      </w:ins>
      <w:del w:id="91286" w:author="מנוע מכני" w:date="2026-10-11T12:04:39Z">
        <w:r w:rsidRPr="006F178A">
          <w:rPr>
            <w:rFonts w:ascii="Fb Fontext" w:hAnsi="Fb Fontext"/>
            <w:rtl/>
          </w:rPr>
          <w:delText xml:space="preserve">מילתא</w:delText>
        </w:r>
      </w:del>
      <w:r w:rsidRPr="006F178A">
        <w:rPr>
          <w:rFonts w:ascii="Fb Fontext" w:hAnsi="Fb Fontext"/>
          <w:rtl/>
        </w:rPr>
        <w:t xml:space="preserve"> </w:t>
      </w:r>
      <w:ins w:id="99559" w:author="קלוד" w:date="2026-10-11T13:11:34Z">
        <w:r>
          <w:rPr>
            <w:rFonts w:ascii="Fb Fontext" w:hAnsi="Fb Fontext"/>
            <w:rtl/>
          </w:rPr>
          <w:t xml:space="preserve">ששימושו</w:t>
        </w:r>
      </w:ins>
      <w:del w:id="99560" w:author="קלוד" w:date="2026-10-11T13:11:34Z">
        <w:r w:rsidRPr="006F178A">
          <w:rPr>
            <w:rFonts w:ascii="Fb Fontext" w:hAnsi="Fb Fontext"/>
            <w:rtl/>
          </w:rPr>
          <w:delText xml:space="preserve">דשכיחא</w:delText>
        </w:r>
      </w:del>
      <w:r w:rsidRPr="006F178A">
        <w:rPr>
          <w:rFonts w:ascii="Fb Fontext" w:hAnsi="Fb Fontext"/>
          <w:rtl/>
        </w:rPr>
        <w:t xml:space="preserve"> </w:t>
      </w:r>
      <w:ins w:id="99557" w:author="קלוד" w:date="2026-10-11T13:11:34Z">
        <w:r>
          <w:rPr>
            <w:rFonts w:ascii="Fb Fontext" w:hAnsi="Fb Fontext"/>
            <w:rtl/>
          </w:rPr>
          <w:t xml:space="preserve">מצוי</w:t>
        </w:r>
      </w:ins>
      <w:del w:id="99558" w:author="קלוד" w:date="2026-10-11T13:11:34Z">
        <w:r w:rsidRPr="006F178A">
          <w:rPr>
            <w:rFonts w:ascii="Fb Fontext" w:hAnsi="Fb Fontext"/>
            <w:rtl/>
          </w:rPr>
          <w:delText xml:space="preserve">ולא</w:delText>
        </w:r>
      </w:del>
      <w:r w:rsidRPr="006F178A">
        <w:rPr>
          <w:rFonts w:ascii="Fb Fontext" w:hAnsi="Fb Fontext"/>
          <w:rtl/>
        </w:rPr>
        <w:t xml:space="preserve"> </w:t>
      </w:r>
      <w:ins w:id="99555" w:author="קלוד" w:date="2026-10-11T13:11:34Z">
        <w:r>
          <w:rPr>
            <w:rFonts w:ascii="Fb Fontext" w:hAnsi="Fb Fontext"/>
            <w:rtl/>
          </w:rPr>
          <w:t xml:space="preserve">ושאינו מצוי</w:t>
        </w:r>
      </w:ins>
      <w:del w:id="99556" w:author="קלוד" w:date="2026-10-11T13:11:34Z">
        <w:r w:rsidRPr="006F178A">
          <w:rPr>
            <w:rFonts w:ascii="Fb Fontext" w:hAnsi="Fb Fontext"/>
            <w:rtl/>
          </w:rPr>
          <w:delText xml:space="preserve">שכיחא</w:delText>
        </w:r>
      </w:del>
      <w:r w:rsidRPr="006F178A">
        <w:rPr>
          <w:rFonts w:ascii="Fb Fontext" w:hAnsi="Fb Fontext"/>
          <w:rtl/>
        </w:rPr>
        <w:t xml:space="preserve"> - </w:t>
      </w:r>
      <w:ins w:id="99553" w:author="קלוד" w:date="2026-10-11T13:11:34Z">
        <w:r>
          <w:rPr>
            <w:rFonts w:ascii="Fb Fontext" w:hAnsi="Fb Fontext"/>
            <w:rtl/>
          </w:rPr>
          <w:t xml:space="preserve">הלכו</w:t>
        </w:r>
      </w:ins>
      <w:del w:id="99554" w:author="קלוד" w:date="2026-10-11T13:11:34Z">
        <w:r w:rsidRPr="006F178A">
          <w:rPr>
            <w:rFonts w:ascii="Fb Fontext" w:hAnsi="Fb Fontext"/>
            <w:rtl/>
          </w:rPr>
          <w:delText xml:space="preserve">אזול</w:delText>
        </w:r>
      </w:del>
      <w:r w:rsidRPr="006F178A">
        <w:rPr>
          <w:rFonts w:ascii="Fb Fontext" w:hAnsi="Fb Fontext"/>
          <w:rtl/>
        </w:rPr>
        <w:t xml:space="preserve"> </w:t>
      </w:r>
      <w:ins w:id="99551" w:author="קלוד" w:date="2026-10-11T13:11:34Z">
        <w:r>
          <w:rPr>
            <w:rFonts w:ascii="Fb Fontext" w:hAnsi="Fb Fontext"/>
            <w:rtl/>
          </w:rPr>
          <w:t xml:space="preserve">חכמים</w:t>
        </w:r>
      </w:ins>
      <w:del w:id="99552" w:author="קלוד" w:date="2026-10-11T13:11:34Z">
        <w:r w:rsidRPr="006F178A">
          <w:rPr>
            <w:rFonts w:ascii="Fb Fontext" w:hAnsi="Fb Fontext"/>
            <w:rtl/>
          </w:rPr>
          <w:delText xml:space="preserve">רבנן</w:delText>
        </w:r>
      </w:del>
      <w:r w:rsidRPr="006F178A">
        <w:rPr>
          <w:rFonts w:ascii="Fb Fontext" w:hAnsi="Fb Fontext"/>
          <w:rtl/>
        </w:rPr>
        <w:t xml:space="preserve"> </w:t>
      </w:r>
      <w:ins w:id="95705" w:author="מנוע מכני" w:date="2026-10-11T12:04:39Z">
        <w:r>
          <w:rPr>
            <w:rFonts w:ascii="Fb Fontext" w:hAnsi="Fb Fontext"/>
            <w:rtl/>
          </w:rPr>
          <w:t xml:space="preserve">אחר</w:t>
        </w:r>
      </w:ins>
      <w:del w:id="95706" w:author="מנוע מכני" w:date="2026-10-11T12:04:39Z">
        <w:r w:rsidRPr="006F178A">
          <w:rPr>
            <w:rFonts w:ascii="Fb Fontext" w:hAnsi="Fb Fontext"/>
            <w:rtl/>
          </w:rPr>
          <w:delText xml:space="preserve">בתר</w:delText>
        </w:r>
      </w:del>
      <w:r w:rsidRPr="006F178A">
        <w:rPr>
          <w:rFonts w:ascii="Fb Fontext" w:hAnsi="Fb Fontext"/>
          <w:rtl/>
        </w:rPr>
        <w:t xml:space="preserve"> </w:t>
      </w:r>
      <w:ins w:id="99549" w:author="קלוד" w:date="2026-10-11T13:11:34Z">
        <w:r>
          <w:rPr>
            <w:rFonts w:ascii="Fb Fontext" w:hAnsi="Fb Fontext"/>
            <w:rtl/>
          </w:rPr>
          <w:t xml:space="preserve">המצוי</w:t>
        </w:r>
      </w:ins>
      <w:del w:id="99550" w:author="קלוד" w:date="2026-10-11T13:11:34Z">
        <w:r w:rsidRPr="006F178A">
          <w:rPr>
            <w:rFonts w:ascii="Fb Fontext" w:hAnsi="Fb Fontext"/>
            <w:rtl/>
          </w:rPr>
          <w:delText xml:space="preserve">דשכיחא</w:delText>
        </w:r>
      </w:del>
      <w:r w:rsidRPr="006F178A">
        <w:rPr>
          <w:rFonts w:ascii="Fb Fontext" w:hAnsi="Fb Fontext"/>
          <w:rtl/>
        </w:rPr>
        <w:t xml:space="preserve"> לקולא.</w:t>
      </w:r>
    </w:p>
    <w:p w:rsidR="00E9703F" w:rsidRPr="009757B9" w:rsidRDefault="00E9703F" w:rsidP="00E9703F">
      <w:pPr>
        <w:rPr>
          <w:rFonts w:cs="Guttman Vilna"/>
          <w:b/>
          <w:bCs/>
          <w:rtl/>
        </w:rPr>
      </w:pPr>
      <w:ins w:id="99571" w:author="קלוד" w:date="2026-10-11T13:11:34Z">
        <w:r>
          <w:rPr>
            <w:rtl/>
          </w:rPr>
          <w:t xml:space="preserve">מצוי</w:t>
        </w:r>
      </w:ins>
      <w:del w:id="99572" w:author="קלוד" w:date="2026-10-11T13:11:34Z">
        <w:r w:rsidRPr="006F178A">
          <w:rPr>
            <w:rtl/>
          </w:rPr>
          <w:delText xml:space="preserve">שכיחא</w:delText>
        </w:r>
      </w:del>
      <w:r w:rsidRPr="006F178A">
        <w:rPr>
          <w:rtl/>
        </w:rPr>
        <w:t xml:space="preserve"> </w:t>
      </w:r>
      <w:ins w:id="99569" w:author="קלוד" w:date="2026-10-11T13:11:34Z">
        <w:r>
          <w:rPr>
            <w:rtl/>
          </w:rPr>
          <w:t xml:space="preserve">ומצוי</w:t>
        </w:r>
      </w:ins>
      <w:del w:id="99570" w:author="קלוד" w:date="2026-10-11T13:11:34Z">
        <w:r w:rsidRPr="006F178A">
          <w:rPr>
            <w:rtl/>
          </w:rPr>
          <w:delText xml:space="preserve">ושכיחא</w:delText>
        </w:r>
      </w:del>
      <w:r w:rsidRPr="006F178A">
        <w:rPr>
          <w:rtl/>
        </w:rPr>
        <w:t xml:space="preserve"> - </w:t>
      </w:r>
      <w:ins w:id="99567" w:author="קלוד" w:date="2026-10-11T13:11:34Z">
        <w:r>
          <w:rPr>
            <w:rtl/>
          </w:rPr>
          <w:t xml:space="preserve">הלכו</w:t>
        </w:r>
      </w:ins>
      <w:del w:id="99568" w:author="קלוד" w:date="2026-10-11T13:11:34Z">
        <w:r w:rsidRPr="006F178A">
          <w:rPr>
            <w:rtl/>
          </w:rPr>
          <w:delText xml:space="preserve">אזול</w:delText>
        </w:r>
      </w:del>
      <w:r w:rsidRPr="006F178A">
        <w:rPr>
          <w:rtl/>
        </w:rPr>
        <w:t xml:space="preserve"> </w:t>
      </w:r>
      <w:ins w:id="99565" w:author="קלוד" w:date="2026-10-11T13:11:34Z">
        <w:r>
          <w:rPr>
            <w:rtl/>
          </w:rPr>
          <w:t xml:space="preserve">חכמים</w:t>
        </w:r>
      </w:ins>
      <w:del w:id="99566" w:author="קלוד" w:date="2026-10-11T13:11:34Z">
        <w:r w:rsidRPr="006F178A">
          <w:rPr>
            <w:rtl/>
          </w:rPr>
          <w:delText xml:space="preserve">רבנן</w:delText>
        </w:r>
      </w:del>
      <w:r w:rsidRPr="006F178A">
        <w:rPr>
          <w:rtl/>
        </w:rPr>
        <w:t xml:space="preserve"> </w:t>
      </w:r>
      <w:ins w:id="95707" w:author="מנוע מכני" w:date="2026-10-11T12:04:39Z">
        <w:r>
          <w:rPr>
            <w:rtl/>
          </w:rPr>
          <w:t xml:space="preserve">אחר</w:t>
        </w:r>
      </w:ins>
      <w:del w:id="95708" w:author="מנוע מכני" w:date="2026-10-11T12:04:39Z">
        <w:r w:rsidRPr="006F178A">
          <w:rPr>
            <w:rtl/>
          </w:rPr>
          <w:delText xml:space="preserve">בתר</w:delText>
        </w:r>
      </w:del>
      <w:r w:rsidRPr="006F178A">
        <w:rPr>
          <w:rtl/>
        </w:rPr>
        <w:t xml:space="preserve"> </w:t>
      </w:r>
      <w:ins w:id="99563" w:author="קלוד" w:date="2026-10-11T13:11:34Z">
        <w:r>
          <w:rPr>
            <w:rtl/>
          </w:rPr>
          <w:t xml:space="preserve">המצוי</w:t>
        </w:r>
      </w:ins>
      <w:del w:id="99564" w:author="קלוד" w:date="2026-10-11T13:11:34Z">
        <w:r w:rsidRPr="006F178A">
          <w:rPr>
            <w:rtl/>
          </w:rPr>
          <w:delText xml:space="preserve">דשכיחא</w:delText>
        </w:r>
      </w:del>
      <w:r w:rsidRPr="006F178A">
        <w:rPr>
          <w:rtl/>
        </w:rPr>
        <w:t xml:space="preserve"> לחומרא.</w:t>
      </w:r>
    </w:p>
    <w:p w:rsidR="00E9703F" w:rsidRPr="006F178A" w:rsidRDefault="00E9703F" w:rsidP="00E9703F">
      <w:pPr>
        <w:rPr>
          <w:rtl/>
        </w:rPr>
      </w:pPr>
      <w:ins w:id="99583" w:author="קלוד" w:date="2026-10-11T13:11:34Z">
        <w:r>
          <w:rPr>
            <w:rStyle w:val="afffe"/>
            <w:rFonts w:ascii="Fb Fontext" w:hAnsi="Fb Fontext"/>
            <w:rtl/>
          </w:rPr>
          <w:t xml:space="preserve">יין -</w:t>
        </w:r>
      </w:ins>
      <w:del w:id="99584" w:author="קלוד" w:date="2026-10-11T13:11:34Z">
        <w:r w:rsidRPr="006F178A">
          <w:rPr>
            <w:rStyle w:val="afffe"/>
            <w:rFonts w:ascii="Fb Fontext" w:hAnsi="Fb Fontext"/>
            <w:rtl/>
          </w:rPr>
          <w:delText xml:space="preserve">יין</w:delText>
        </w:r>
        <w:r w:rsidRPr="006F178A">
          <w:rPr>
            <w:rtl/>
          </w:rPr>
          <w:delText xml:space="preserve">,</w:delText>
        </w:r>
      </w:del>
      <w:r w:rsidRPr="006F178A">
        <w:rPr>
          <w:rtl/>
        </w:rPr>
        <w:t xml:space="preserve"> שתייתו </w:t>
      </w:r>
      <w:ins w:id="99581" w:author="קלוד" w:date="2026-10-11T13:11:34Z">
        <w:r>
          <w:rPr>
            <w:rtl/>
          </w:rPr>
          <w:t xml:space="preserve">מצויה,</w:t>
        </w:r>
      </w:ins>
      <w:del w:id="99582" w:author="קלוד" w:date="2026-10-11T13:11:34Z">
        <w:r w:rsidRPr="006F178A">
          <w:rPr>
            <w:rtl/>
          </w:rPr>
          <w:delText xml:space="preserve">שכיחא,</w:delText>
        </w:r>
      </w:del>
      <w:r w:rsidRPr="006F178A">
        <w:rPr>
          <w:rtl/>
        </w:rPr>
        <w:t xml:space="preserve"> רפואתו </w:t>
      </w:r>
      <w:ins w:id="99579" w:author="קלוד" w:date="2026-10-11T13:11:34Z">
        <w:r>
          <w:rPr>
            <w:rtl/>
          </w:rPr>
          <w:t xml:space="preserve">אינה</w:t>
        </w:r>
      </w:ins>
      <w:del w:id="99580" w:author="קלוד" w:date="2026-10-11T13:11:34Z">
        <w:r w:rsidRPr="006F178A">
          <w:rPr>
            <w:rtl/>
          </w:rPr>
          <w:delText xml:space="preserve">לא</w:delText>
        </w:r>
      </w:del>
      <w:r w:rsidRPr="006F178A">
        <w:rPr>
          <w:rtl/>
        </w:rPr>
        <w:t xml:space="preserve"> </w:t>
      </w:r>
      <w:ins w:id="99577" w:author="קלוד" w:date="2026-10-11T13:11:34Z">
        <w:r>
          <w:rPr>
            <w:rtl/>
          </w:rPr>
          <w:t xml:space="preserve">מצויה</w:t>
        </w:r>
      </w:ins>
      <w:del w:id="99578" w:author="קלוד" w:date="2026-10-11T13:11:34Z">
        <w:r w:rsidRPr="006F178A">
          <w:rPr>
            <w:rtl/>
          </w:rPr>
          <w:delText xml:space="preserve">שכיחא</w:delText>
        </w:r>
      </w:del>
      <w:r w:rsidRPr="006F178A">
        <w:rPr>
          <w:rtl/>
        </w:rPr>
        <w:t xml:space="preserve"> </w:t>
      </w:r>
      <w:r w:rsidRPr="006F178A">
        <w:rPr>
          <w:rtl/>
        </w:rPr>
        <w:tab/>
        <w:t xml:space="preserve">- </w:t>
      </w:r>
      <w:ins w:id="99575" w:author="קלוד" w:date="2026-10-11T13:11:34Z">
        <w:r>
          <w:rPr>
            <w:rtl/>
          </w:rPr>
          <w:t xml:space="preserve">הלכו</w:t>
        </w:r>
      </w:ins>
      <w:del w:id="99576" w:author="קלוד" w:date="2026-10-11T13:11:34Z">
        <w:r w:rsidRPr="006F178A">
          <w:rPr>
            <w:rtl/>
          </w:rPr>
          <w:tab/>
          <w:delText xml:space="preserve">אזול</w:delText>
        </w:r>
      </w:del>
      <w:r w:rsidRPr="006F178A">
        <w:rPr>
          <w:rtl/>
        </w:rPr>
        <w:tab/>
        <w:t xml:space="preserve"> </w:t>
      </w:r>
      <w:ins w:id="95709" w:author="מנוע מכני" w:date="2026-10-11T12:04:39Z">
        <w:r>
          <w:rPr>
            <w:rtl/>
          </w:rPr>
          <w:t xml:space="preserve">אחר</w:t>
        </w:r>
      </w:ins>
      <w:del w:id="95710" w:author="מנוע מכני" w:date="2026-10-11T12:04:39Z">
        <w:r w:rsidRPr="006F178A">
          <w:rPr>
            <w:rtl/>
          </w:rPr>
          <w:tab/>
          <w:delText xml:space="preserve">בתר</w:delText>
        </w:r>
      </w:del>
      <w:r w:rsidRPr="006F178A">
        <w:rPr>
          <w:rtl/>
        </w:rPr>
        <w:tab/>
        <w:t xml:space="preserve"> שתייתו </w:t>
      </w:r>
      <w:ins w:id="99573" w:author="קלוד" w:date="2026-10-11T13:11:34Z">
        <w:r>
          <w:rPr>
            <w:rtl/>
          </w:rPr>
          <w:t xml:space="preserve">המצויה</w:t>
        </w:r>
      </w:ins>
      <w:del w:id="99574" w:author="קלוד" w:date="2026-10-11T13:11:34Z">
        <w:r w:rsidRPr="006F178A">
          <w:rPr>
            <w:rtl/>
          </w:rPr>
          <w:tab/>
          <w:delText xml:space="preserve">דשכיחא</w:delText>
        </w:r>
      </w:del>
      <w:r w:rsidRPr="006F178A">
        <w:rPr>
          <w:rtl/>
        </w:rPr>
        <w:tab/>
        <w:t xml:space="preserve"> לקולא.</w:t>
      </w:r>
    </w:p>
    <w:p w:rsidR="00E9703F" w:rsidRPr="006F178A" w:rsidRDefault="00E9703F" w:rsidP="00E9703F">
      <w:pPr>
        <w:rPr>
          <w:rtl/>
        </w:rPr>
      </w:pPr>
      <w:ins w:id="99591" w:author="קלוד" w:date="2026-10-11T13:11:34Z">
        <w:r>
          <w:rPr>
            <w:rStyle w:val="afffe"/>
            <w:rFonts w:ascii="Fb Fontext" w:hAnsi="Fb Fontext"/>
            <w:rtl/>
          </w:rPr>
          <w:t xml:space="preserve">חלב -</w:t>
        </w:r>
      </w:ins>
      <w:del w:id="99592" w:author="קלוד" w:date="2026-10-11T13:11:34Z">
        <w:r w:rsidRPr="006F178A">
          <w:rPr>
            <w:rStyle w:val="afffe"/>
            <w:rFonts w:ascii="Fb Fontext" w:hAnsi="Fb Fontext"/>
            <w:rtl/>
          </w:rPr>
          <w:delText xml:space="preserve">חלב</w:delText>
        </w:r>
      </w:del>
      <w:r w:rsidRPr="006F178A">
        <w:rPr>
          <w:rtl/>
        </w:rPr>
        <w:t xml:space="preserve"> אכילתו </w:t>
      </w:r>
      <w:ins w:id="99589" w:author="קלוד" w:date="2026-10-11T13:11:34Z">
        <w:r>
          <w:rPr>
            <w:rtl/>
          </w:rPr>
          <w:t xml:space="preserve">מצויה,</w:t>
        </w:r>
      </w:ins>
      <w:del w:id="99590" w:author="קלוד" w:date="2026-10-11T13:11:34Z">
        <w:r w:rsidRPr="006F178A">
          <w:rPr>
            <w:rtl/>
          </w:rPr>
          <w:delText xml:space="preserve">- שכיחא,</w:delText>
        </w:r>
      </w:del>
      <w:r w:rsidRPr="006F178A">
        <w:rPr>
          <w:rtl/>
        </w:rPr>
        <w:t xml:space="preserve"> רפואתו</w:t>
      </w:r>
      <w:ins w:id="99587" w:author="קלוד" w:date="2026-10-11T13:11:34Z">
        <w:r>
          <w:rPr>
            <w:rtl/>
          </w:rPr>
          <w:t xml:space="preserve"> אינה מצויה </w:t>
        </w:r>
      </w:ins>
      <w:del w:id="99588" w:author="קלוד" w:date="2026-10-11T13:11:34Z">
        <w:r w:rsidRPr="006F178A">
          <w:rPr>
            <w:rtl/>
          </w:rPr>
          <w:delText xml:space="preserve"> </w:delText>
        </w:r>
      </w:del>
      <w:r w:rsidRPr="006F178A">
        <w:rPr>
          <w:rtl/>
        </w:rPr>
        <w:tab/>
      </w:r>
      <w:r w:rsidRPr="006F178A">
        <w:rPr>
          <w:rtl/>
        </w:rPr>
        <w:tab/>
        <w:t xml:space="preserve">- </w:t>
      </w:r>
      <w:ins w:id="99585" w:author="קלוד" w:date="2026-10-11T13:11:34Z">
        <w:r>
          <w:rPr>
            <w:rtl/>
          </w:rPr>
          <w:t xml:space="preserve">הלכו</w:t>
        </w:r>
      </w:ins>
      <w:del w:id="99586" w:author="קלוד" w:date="2026-10-11T13:11:34Z">
        <w:r w:rsidRPr="006F178A">
          <w:rPr>
            <w:rtl/>
          </w:rPr>
          <w:tab/>
          <w:delText xml:space="preserve">לא</w:delText>
        </w:r>
        <w:r w:rsidRPr="006F178A">
          <w:rPr>
            <w:rtl/>
          </w:rPr>
          <w:tab/>
          <w:delText xml:space="preserve"> שכיחא, אזול</w:delText>
        </w:r>
      </w:del>
      <w:r w:rsidRPr="006F178A">
        <w:rPr>
          <w:rtl/>
        </w:rPr>
        <w:tab/>
        <w:t xml:space="preserve"> </w:t>
      </w:r>
      <w:ins w:id="95711" w:author="מנוע מכני" w:date="2026-10-11T12:04:39Z">
        <w:r>
          <w:rPr>
            <w:rtl/>
          </w:rPr>
          <w:t xml:space="preserve">אחר</w:t>
        </w:r>
      </w:ins>
      <w:del w:id="95712" w:author="מנוע מכני" w:date="2026-10-11T12:04:39Z">
        <w:r w:rsidRPr="006F178A">
          <w:rPr>
            <w:rtl/>
          </w:rPr>
          <w:tab/>
          <w:delText xml:space="preserve">בתר</w:delText>
        </w:r>
      </w:del>
      <w:r w:rsidRPr="006F178A">
        <w:rPr>
          <w:rtl/>
        </w:rPr>
        <w:tab/>
        <w:t xml:space="preserve"> אכילתו לקולא.</w:t>
      </w:r>
    </w:p>
    <w:p w:rsidR="00E9703F" w:rsidRPr="006F178A" w:rsidRDefault="00E9703F" w:rsidP="00E9703F">
      <w:pPr>
        <w:rPr>
          <w:rtl/>
        </w:rPr>
      </w:pPr>
      <w:ins w:id="99599" w:author="קלוד" w:date="2026-10-11T13:11:34Z">
        <w:r>
          <w:rPr>
            <w:rStyle w:val="afffe"/>
            <w:rFonts w:ascii="Fb Fontext" w:hAnsi="Fb Fontext"/>
            <w:rtl/>
          </w:rPr>
          <w:t xml:space="preserve">דבש -</w:t>
        </w:r>
      </w:ins>
      <w:del w:id="99600" w:author="קלוד" w:date="2026-10-11T13:11:34Z">
        <w:r w:rsidRPr="006F178A">
          <w:rPr>
            <w:rStyle w:val="afffe"/>
            <w:rFonts w:ascii="Fb Fontext" w:hAnsi="Fb Fontext"/>
            <w:rtl/>
          </w:rPr>
          <w:delText xml:space="preserve">דבש</w:delText>
        </w:r>
      </w:del>
      <w:r w:rsidRPr="006F178A">
        <w:rPr>
          <w:rtl/>
        </w:rPr>
        <w:t xml:space="preserve"> אכילתו </w:t>
      </w:r>
      <w:ins w:id="99597" w:author="קלוד" w:date="2026-10-11T13:11:34Z">
        <w:r>
          <w:rPr>
            <w:rtl/>
          </w:rPr>
          <w:t xml:space="preserve">מצויה,</w:t>
        </w:r>
      </w:ins>
      <w:del w:id="99598" w:author="קלוד" w:date="2026-10-11T13:11:34Z">
        <w:r w:rsidRPr="006F178A">
          <w:rPr>
            <w:rtl/>
          </w:rPr>
          <w:delText xml:space="preserve">שכיחא,</w:delText>
        </w:r>
      </w:del>
      <w:r w:rsidRPr="006F178A">
        <w:rPr>
          <w:rtl/>
        </w:rPr>
        <w:t xml:space="preserve"> רפואתו </w:t>
      </w:r>
      <w:ins w:id="99595" w:author="קלוד" w:date="2026-10-11T13:11:34Z">
        <w:r>
          <w:rPr>
            <w:rtl/>
          </w:rPr>
          <w:t xml:space="preserve">מצויה</w:t>
        </w:r>
      </w:ins>
      <w:del w:id="99596" w:author="קלוד" w:date="2026-10-11T13:11:34Z">
        <w:r w:rsidRPr="006F178A">
          <w:rPr>
            <w:rtl/>
          </w:rPr>
          <w:delText xml:space="preserve">שכיחא</w:delText>
        </w:r>
      </w:del>
      <w:r w:rsidRPr="006F178A">
        <w:rPr>
          <w:rtl/>
        </w:rPr>
        <w:t xml:space="preserve"> </w:t>
      </w:r>
      <w:r w:rsidRPr="006F178A">
        <w:rPr>
          <w:rtl/>
        </w:rPr>
        <w:tab/>
        <w:t xml:space="preserve">- </w:t>
      </w:r>
      <w:ins w:id="99593" w:author="קלוד" w:date="2026-10-11T13:11:34Z">
        <w:r>
          <w:rPr>
            <w:rtl/>
          </w:rPr>
          <w:t xml:space="preserve">הלכו</w:t>
        </w:r>
      </w:ins>
      <w:del w:id="99594" w:author="קלוד" w:date="2026-10-11T13:11:34Z">
        <w:r w:rsidRPr="006F178A">
          <w:rPr>
            <w:rtl/>
          </w:rPr>
          <w:tab/>
          <w:delText xml:space="preserve">אזול</w:delText>
        </w:r>
      </w:del>
      <w:r w:rsidRPr="006F178A">
        <w:rPr>
          <w:rtl/>
        </w:rPr>
        <w:tab/>
        <w:t xml:space="preserve"> </w:t>
      </w:r>
      <w:ins w:id="95713" w:author="מנוע מכני" w:date="2026-10-11T12:04:39Z">
        <w:r>
          <w:rPr>
            <w:rtl/>
          </w:rPr>
          <w:t xml:space="preserve">אחר</w:t>
        </w:r>
      </w:ins>
      <w:del w:id="95714" w:author="מנוע מכני" w:date="2026-10-11T12:04:39Z">
        <w:r w:rsidRPr="006F178A">
          <w:rPr>
            <w:rtl/>
          </w:rPr>
          <w:tab/>
          <w:delText xml:space="preserve">בתר</w:delText>
        </w:r>
      </w:del>
      <w:r w:rsidRPr="006F178A">
        <w:rPr>
          <w:rtl/>
        </w:rPr>
        <w:tab/>
        <w:t xml:space="preserve"> רפואתו לחומרא.</w:t>
      </w:r>
    </w:p>
    <w:p w:rsidR="00E9703F" w:rsidRDefault="00E9703F" w:rsidP="00E9703F">
      <w:pPr>
        <w:rPr>
          <w:rtl/>
        </w:rPr>
      </w:pPr>
      <w:ins w:id="99609" w:author="קלוד" w:date="2026-10-11T13:11:34Z">
        <w:r>
          <w:rPr>
            <w:rStyle w:val="afffe"/>
            <w:rFonts w:ascii="Fb Fontext" w:hAnsi="Fb Fontext"/>
            <w:rtl/>
          </w:rPr>
          <w:t xml:space="preserve">מים</w:t>
        </w:r>
      </w:ins>
      <w:del w:id="99610" w:author="קלוד" w:date="2026-10-11T13:11:34Z">
        <w:r w:rsidRPr="006F178A">
          <w:rPr>
            <w:rStyle w:val="afffe"/>
            <w:rFonts w:ascii="Fb Fontext" w:hAnsi="Fb Fontext"/>
            <w:rtl/>
          </w:rPr>
          <w:delText xml:space="preserve">מים</w:delText>
        </w:r>
        <w:r w:rsidRPr="006F178A">
          <w:rPr>
            <w:rtl/>
          </w:rPr>
          <w:delText xml:space="preserve"> שתייתו</w:delText>
        </w:r>
      </w:del>
      <w:r w:rsidRPr="006F178A">
        <w:rPr>
          <w:rtl/>
        </w:rPr>
        <w:t xml:space="preserve"> - </w:t>
      </w:r>
      <w:ins w:id="99607" w:author="קלוד" w:date="2026-10-11T13:11:34Z">
        <w:r>
          <w:rPr>
            <w:rtl/>
          </w:rPr>
          <w:t xml:space="preserve">שתייתם</w:t>
        </w:r>
      </w:ins>
      <w:del w:id="99608" w:author="קלוד" w:date="2026-10-11T13:11:34Z">
        <w:r w:rsidRPr="006F178A">
          <w:rPr>
            <w:rtl/>
          </w:rPr>
          <w:delText xml:space="preserve">שכיחא,</w:delText>
        </w:r>
      </w:del>
      <w:r w:rsidRPr="006F178A">
        <w:rPr>
          <w:rtl/>
        </w:rPr>
        <w:t xml:space="preserve"> </w:t>
      </w:r>
      <w:ins w:id="99605" w:author="קלוד" w:date="2026-10-11T13:11:34Z">
        <w:r>
          <w:rPr>
            <w:rtl/>
          </w:rPr>
          <w:t xml:space="preserve">מצויה,</w:t>
        </w:r>
      </w:ins>
      <w:del w:id="99606" w:author="קלוד" w:date="2026-10-11T13:11:34Z">
        <w:r w:rsidRPr="006F178A">
          <w:rPr>
            <w:rtl/>
          </w:rPr>
          <w:delText xml:space="preserve">רפואתו</w:delText>
        </w:r>
      </w:del>
      <w:r w:rsidRPr="006F178A">
        <w:rPr>
          <w:rtl/>
        </w:rPr>
        <w:t xml:space="preserve"> </w:t>
      </w:r>
      <w:ins w:id="99603" w:author="קלוד" w:date="2026-10-11T13:11:34Z">
        <w:r>
          <w:rPr>
            <w:rtl/>
          </w:rPr>
          <w:t xml:space="preserve">רפואתם</w:t>
        </w:r>
      </w:ins>
      <w:del w:id="99604" w:author="קלוד" w:date="2026-10-11T13:11:34Z">
        <w:r w:rsidRPr="006F178A">
          <w:rPr>
            <w:rtl/>
          </w:rPr>
          <w:delText xml:space="preserve">לא</w:delText>
        </w:r>
      </w:del>
      <w:r w:rsidRPr="006F178A">
        <w:rPr>
          <w:rtl/>
        </w:rPr>
        <w:t xml:space="preserve"> </w:t>
      </w:r>
      <w:ins w:id="99601" w:author="קלוד" w:date="2026-10-11T13:11:34Z">
        <w:r>
          <w:rPr>
            <w:rtl/>
          </w:rPr>
          <w:t xml:space="preserve">אינה מצויה, </w:t>
        </w:r>
        <w:r>
          <w:rPr>
            <w:rStyle w:val="afffffe"/>
            <w:rtl/>
          </w:rPr>
          <w:t xml:space="preserve">ובכ"ז לחומרא</w:t>
        </w:r>
        <w:r>
          <w:rPr>
            <w:rtl/>
          </w:rPr>
          <w:t xml:space="preserve">.</w:t>
        </w:r>
      </w:ins>
      <w:del w:id="99602" w:author="קלוד" w:date="2026-10-11T13:11:34Z">
        <w:r w:rsidRPr="006F178A">
          <w:rPr>
            <w:rtl/>
          </w:rPr>
          <w:delText xml:space="preserve">שכיחא,</w:delText>
        </w:r>
      </w:del>
    </w:p>
    <w:p>
      <w:pPr>
        <w:pStyle w:val="38"/>
        <w:rPr>
          <w:ins w:id="97836" w:author="מנוע מכני" w:date="2026-10-11T12:04:39Z"/>
        </w:rPr>
      </w:pPr>
      <w:r w:rsidRPr="004640F6">
        <w:tab/>
      </w:r>
      <w:r w:rsidRPr="004640F6">
        <w:t>אביי</w:t>
      </w:r>
      <w:r w:rsidRPr="004640F6">
        <w:t xml:space="preserve">:</w:t>
      </w:r>
    </w:p>
    <w:p w:rsidR="00E9703F" w:rsidRPr="004640F6" w:rsidRDefault="00E9703F" w:rsidP="00E9703F">
      <w:pPr>
        <w:rPr>
          <w:spacing w:val="-4"/>
          <w:rtl/>
        </w:rPr>
      </w:pPr>
      <w:del w:id="97837" w:author="מנוע מכני" w:date="2026-10-11T12:04:39Z">
        <w:r w:rsidRPr="004640F6">
          <w:rPr>
            <w:spacing w:val="-4"/>
            <w:rtl/>
          </w:rPr>
          <w:delText xml:space="preserve"> </w:delText>
        </w:r>
      </w:del>
      <w:r w:rsidRPr="004640F6">
        <w:rPr>
          <w:spacing w:val="-4"/>
          <w:rtl/>
        </w:rPr>
        <w:t xml:space="preserve">בגליל שנו דבמים גם הולכים לחומרא הואיל ועניים הם</w:t>
      </w:r>
      <w:r w:rsidRPr="004640F6">
        <w:rPr>
          <w:rFonts w:hint="cs"/>
          <w:spacing w:val="-4"/>
          <w:rtl/>
        </w:rPr>
        <w:t>,</w:t>
      </w:r>
      <w:r w:rsidRPr="004640F6">
        <w:rPr>
          <w:spacing w:val="-4"/>
          <w:rtl/>
        </w:rPr>
        <w:t xml:space="preserve"> שפים במים</w:t>
      </w:r>
      <w:r w:rsidRPr="004640F6">
        <w:rPr>
          <w:rFonts w:hint="cs"/>
          <w:spacing w:val="-4"/>
          <w:rtl/>
        </w:rPr>
        <w:t>,</w:t>
      </w:r>
      <w:r w:rsidRPr="004640F6">
        <w:rPr>
          <w:spacing w:val="-4"/>
          <w:rtl/>
        </w:rPr>
        <w:t xml:space="preserve"> ולא ביין וחלב.</w:t>
      </w:r>
    </w:p>
    <w:p>
      <w:pPr>
        <w:pStyle w:val="38"/>
        <w:rPr>
          <w:ins w:id="97838" w:author="מנוע מכני" w:date="2026-10-11T12:04:39Z"/>
        </w:rPr>
      </w:pPr>
      <w:r w:rsidRPr="004640F6">
        <w:tab/>
      </w:r>
      <w:r w:rsidRPr="004640F6">
        <w:t>רבא</w:t>
      </w:r>
      <w:r w:rsidRPr="004640F6">
        <w:t xml:space="preserve">:</w:t>
      </w:r>
    </w:p>
    <w:p w:rsidR="00E9703F" w:rsidRPr="004640F6" w:rsidRDefault="00E9703F" w:rsidP="00E9703F">
      <w:pPr>
        <w:rPr>
          <w:spacing w:val="-4"/>
          <w:rtl/>
        </w:rPr>
      </w:pPr>
      <w:del w:id="97839" w:author="מנוע מכני" w:date="2026-10-11T12:04:39Z">
        <w:r w:rsidRPr="004640F6">
          <w:rPr>
            <w:rFonts w:hint="cs"/>
            <w:spacing w:val="-4"/>
            <w:rtl/>
          </w:rPr>
          <w:delText xml:space="preserve"> </w:delText>
        </w:r>
      </w:del>
      <w:r w:rsidRPr="004640F6">
        <w:rPr>
          <w:spacing w:val="-4"/>
          <w:rtl/>
        </w:rPr>
        <w:t xml:space="preserve">אפי' בשאר </w:t>
      </w:r>
      <w:ins w:id="99625" w:author="קלוד" w:date="2026-10-11T13:11:34Z">
        <w:r>
          <w:rPr>
            <w:spacing w:val="-4"/>
            <w:rtl/>
          </w:rPr>
          <w:t xml:space="preserve">מקומות,</w:t>
        </w:r>
      </w:ins>
      <w:del w:id="99626" w:author="קלוד" w:date="2026-10-11T13:11:34Z">
        <w:r w:rsidRPr="004640F6">
          <w:rPr>
            <w:spacing w:val="-4"/>
            <w:rtl/>
          </w:rPr>
          <w:delText xml:space="preserve">מקומות</w:delText>
        </w:r>
      </w:del>
      <w:r w:rsidRPr="004640F6">
        <w:rPr>
          <w:spacing w:val="-4"/>
          <w:rtl/>
        </w:rPr>
        <w:t xml:space="preserve"> </w:t>
      </w:r>
      <w:ins w:id="99623" w:author="קלוד" w:date="2026-10-11T13:11:34Z">
        <w:r>
          <w:rPr>
            <w:spacing w:val="-4"/>
            <w:rtl/>
          </w:rPr>
          <w:t xml:space="preserve">שמים</w:t>
        </w:r>
      </w:ins>
      <w:del w:id="99624" w:author="קלוד" w:date="2026-10-11T13:11:34Z">
        <w:r w:rsidRPr="004640F6">
          <w:rPr>
            <w:spacing w:val="-4"/>
            <w:rtl/>
          </w:rPr>
          <w:delText xml:space="preserve">דמיא</w:delText>
        </w:r>
      </w:del>
      <w:r w:rsidRPr="004640F6">
        <w:rPr>
          <w:spacing w:val="-4"/>
          <w:rtl/>
        </w:rPr>
        <w:t xml:space="preserve"> </w:t>
      </w:r>
      <w:ins w:id="99621" w:author="קלוד" w:date="2026-10-11T13:11:34Z">
        <w:r>
          <w:rPr>
            <w:spacing w:val="-4"/>
            <w:rtl/>
          </w:rPr>
          <w:t xml:space="preserve">מרפאים</w:t>
        </w:r>
      </w:ins>
      <w:del w:id="99622" w:author="קלוד" w:date="2026-10-11T13:11:34Z">
        <w:r w:rsidRPr="004640F6">
          <w:rPr>
            <w:spacing w:val="-4"/>
            <w:rtl/>
          </w:rPr>
          <w:delText xml:space="preserve">מסו</w:delText>
        </w:r>
      </w:del>
      <w:r w:rsidRPr="004640F6">
        <w:rPr>
          <w:spacing w:val="-4"/>
          <w:rtl/>
        </w:rPr>
        <w:t xml:space="preserve"> </w:t>
      </w:r>
      <w:ins w:id="99619" w:author="קלוד" w:date="2026-10-11T13:11:34Z">
        <w:r>
          <w:rPr>
            <w:spacing w:val="-4"/>
            <w:rtl/>
          </w:rPr>
          <w:t xml:space="preserve">ואינם</w:t>
        </w:r>
      </w:ins>
      <w:del w:id="99620" w:author="קלוד" w:date="2026-10-11T13:11:34Z">
        <w:r w:rsidRPr="004640F6">
          <w:rPr>
            <w:spacing w:val="-4"/>
            <w:rtl/>
          </w:rPr>
          <w:delText xml:space="preserve">ולא</w:delText>
        </w:r>
      </w:del>
      <w:r w:rsidRPr="004640F6">
        <w:rPr>
          <w:spacing w:val="-4"/>
          <w:rtl/>
        </w:rPr>
        <w:t xml:space="preserve"> </w:t>
      </w:r>
      <w:ins w:id="99617" w:author="קלוד" w:date="2026-10-11T13:11:34Z">
        <w:r>
          <w:rPr>
            <w:spacing w:val="-4"/>
            <w:rtl/>
          </w:rPr>
          <w:t xml:space="preserve">מחשיכים</w:t>
        </w:r>
      </w:ins>
      <w:del w:id="99618" w:author="קלוד" w:date="2026-10-11T13:11:34Z">
        <w:r w:rsidRPr="004640F6">
          <w:rPr>
            <w:spacing w:val="-4"/>
            <w:rtl/>
          </w:rPr>
          <w:delText xml:space="preserve">מטללי</w:delText>
        </w:r>
      </w:del>
      <w:r w:rsidRPr="004640F6">
        <w:rPr>
          <w:spacing w:val="-4"/>
          <w:rtl/>
        </w:rPr>
        <w:t xml:space="preserve"> </w:t>
      </w:r>
      <w:ins w:id="99615" w:author="קלוד" w:date="2026-10-11T13:11:34Z">
        <w:r>
          <w:rPr>
            <w:spacing w:val="-4"/>
            <w:rtl/>
          </w:rPr>
          <w:t xml:space="preserve">[את</w:t>
        </w:r>
      </w:ins>
      <w:del w:id="99616" w:author="קלוד" w:date="2026-10-11T13:11:34Z">
        <w:r w:rsidRPr="004640F6">
          <w:rPr>
            <w:spacing w:val="-4"/>
            <w:rtl/>
          </w:rPr>
          <w:delText xml:space="preserve">[על</w:delText>
        </w:r>
      </w:del>
      <w:r w:rsidRPr="004640F6">
        <w:rPr>
          <w:spacing w:val="-4"/>
          <w:rtl/>
        </w:rPr>
        <w:t xml:space="preserve"> </w:t>
      </w:r>
      <w:ins w:id="99613" w:author="קלוד" w:date="2026-10-11T13:11:34Z">
        <w:r>
          <w:rPr>
            <w:spacing w:val="-4"/>
            <w:rtl/>
          </w:rPr>
          <w:t xml:space="preserve">העין],</w:t>
        </w:r>
      </w:ins>
      <w:del w:id="99614" w:author="קלוד" w:date="2026-10-11T13:11:34Z">
        <w:r w:rsidRPr="004640F6">
          <w:rPr>
            <w:spacing w:val="-4"/>
            <w:rtl/>
          </w:rPr>
          <w:delText xml:space="preserve">העין]</w:delText>
        </w:r>
      </w:del>
      <w:r w:rsidRPr="004640F6">
        <w:rPr>
          <w:spacing w:val="-4"/>
          <w:rtl/>
        </w:rPr>
        <w:t xml:space="preserve"> </w:t>
      </w:r>
      <w:r w:rsidRPr="004640F6">
        <w:rPr>
          <w:spacing w:val="-4"/>
          <w:rtl/>
        </w:rPr>
        <w:t xml:space="preserve">משא"כ</w:t>
      </w:r>
      <w:r w:rsidRPr="004640F6">
        <w:rPr>
          <w:spacing w:val="-4"/>
          <w:rtl/>
        </w:rPr>
        <w:t xml:space="preserve"> שאר משקים </w:t>
      </w:r>
      <w:ins w:id="99611" w:author="קלוד" w:date="2026-10-11T13:11:34Z">
        <w:r>
          <w:rPr>
            <w:spacing w:val="-4"/>
            <w:rtl/>
          </w:rPr>
          <w:t xml:space="preserve">שמחשיכים.</w:t>
        </w:r>
      </w:ins>
      <w:del w:id="99612" w:author="קלוד" w:date="2026-10-11T13:11:34Z">
        <w:r w:rsidRPr="004640F6">
          <w:rPr>
            <w:spacing w:val="-4"/>
            <w:rtl/>
          </w:rPr>
          <w:delText xml:space="preserve">דמטללי.</w:delText>
        </w:r>
      </w:del>
    </w:p>
    <w:p>
      <w:pPr>
        <w:pStyle w:val="afffff8"/>
        <w:rPr>
          <w:ins w:id="90749" w:author="קלוד" w:date="2026-10-11T12:33:55Z"/>
        </w:rPr>
      </w:pPr>
      <w:ins w:id="90750" w:author="קלוד" w:date="2026-10-11T12:33:55Z">
        <w:r>
          <w:rPr>
            <w:color w:val="7B3F00"/>
          </w:rPr>
          <w:t xml:space="preserve">דם כדי לכחול עין - רשב"א ורשב"ג</w:t>
        </w:r>
      </w:ins>
    </w:p>
    <w:p w:rsidR="00E9703F" w:rsidRPr="00B3644D" w:rsidRDefault="00E9703F" w:rsidP="00E9703F">
      <w:pPr>
        <w:rPr>
          <w:spacing w:val="-2"/>
          <w:rtl/>
        </w:rPr>
      </w:pPr>
      <w:r w:rsidRPr="00B3644D">
        <w:rPr>
          <w:spacing w:val="-2"/>
          <w:rtl/>
        </w:rPr>
        <w:t>•</w:t>
      </w:r>
      <w:r w:rsidRPr="00B3644D">
        <w:rPr>
          <w:rFonts w:hint="cs"/>
          <w:spacing w:val="-2"/>
          <w:rtl/>
        </w:rPr>
        <w:t xml:space="preserve"> </w:t>
      </w:r>
      <w:ins w:id="99633" w:author="קלוד" w:date="2026-10-11T13:11:34Z">
        <w:r>
          <w:rPr>
            <w:rStyle w:val="2fb"/>
            <w:spacing w:val="-2"/>
            <w:rtl/>
          </w:rPr>
          <w:t xml:space="preserve">רשב"א:</w:t>
        </w:r>
      </w:ins>
      <w:del w:id="99634" w:author="קלוד" w:date="2026-10-11T13:11:34Z">
        <w:r w:rsidRPr="00B3644D">
          <w:rPr>
            <w:rStyle w:val="2fb"/>
            <w:spacing w:val="-2"/>
            <w:rtl/>
          </w:rPr>
          <w:delText xml:space="preserve">רשב"א</w:delText>
        </w:r>
      </w:del>
      <w:r w:rsidRPr="00B3644D">
        <w:rPr>
          <w:spacing w:val="-2"/>
          <w:rtl/>
        </w:rPr>
        <w:t xml:space="preserve"> דם כדי לכחול בעין אחת, שכן כוחלין לברקית [כתם לבן בעין] </w:t>
      </w:r>
      <w:ins w:id="99631" w:author="קלוד" w:date="2026-10-11T13:11:34Z">
        <w:r>
          <w:rPr>
            <w:spacing w:val="-2"/>
            <w:rtl/>
          </w:rPr>
          <w:t xml:space="preserve">בדם</w:t>
        </w:r>
      </w:ins>
      <w:del w:id="99632" w:author="קלוד" w:date="2026-10-11T13:11:34Z">
        <w:r w:rsidRPr="00B3644D">
          <w:rPr>
            <w:spacing w:val="-2"/>
            <w:rtl/>
          </w:rPr>
          <w:delText xml:space="preserve">דמא</w:delText>
        </w:r>
      </w:del>
      <w:r w:rsidRPr="00B3644D">
        <w:rPr>
          <w:spacing w:val="-2"/>
          <w:rtl/>
        </w:rPr>
        <w:t xml:space="preserve"> </w:t>
      </w:r>
      <w:ins w:id="99629" w:author="קלוד" w:date="2026-10-11T13:11:34Z">
        <w:r>
          <w:rPr>
            <w:spacing w:val="-2"/>
            <w:rtl/>
          </w:rPr>
          <w:t xml:space="preserve">תרנגולת</w:t>
        </w:r>
      </w:ins>
      <w:del w:id="99630" w:author="קלוד" w:date="2026-10-11T13:11:34Z">
        <w:r w:rsidRPr="00B3644D">
          <w:rPr>
            <w:spacing w:val="-2"/>
            <w:rtl/>
          </w:rPr>
          <w:delText xml:space="preserve">דתרנגולת</w:delText>
        </w:r>
      </w:del>
      <w:r w:rsidRPr="00B3644D">
        <w:rPr>
          <w:spacing w:val="-2"/>
          <w:rtl/>
        </w:rPr>
        <w:t xml:space="preserve"> </w:t>
      </w:r>
      <w:ins w:id="99627" w:author="קלוד" w:date="2026-10-11T13:11:34Z">
        <w:r>
          <w:rPr>
            <w:spacing w:val="-2"/>
            <w:rtl/>
          </w:rPr>
          <w:t xml:space="preserve">בר.</w:t>
        </w:r>
      </w:ins>
      <w:del w:id="99628" w:author="קלוד" w:date="2026-10-11T13:11:34Z">
        <w:r w:rsidRPr="00B3644D">
          <w:rPr>
            <w:spacing w:val="-2"/>
            <w:rtl/>
          </w:rPr>
          <w:delText xml:space="preserve">ברא.</w:delText>
        </w:r>
      </w:del>
    </w:p>
    <w:p w:rsidR="00E9703F" w:rsidRPr="004460A6" w:rsidRDefault="00E9703F" w:rsidP="00E9703F">
      <w:pPr>
        <w:rPr>
          <w:spacing w:val="-6"/>
          <w:rtl/>
        </w:rPr>
      </w:pPr>
      <w:ins w:id="99643" w:author="קלוד" w:date="2026-10-11T13:11:34Z">
        <w:r>
          <w:rPr>
            <w:rStyle w:val="2fb"/>
            <w:spacing w:val="-6"/>
            <w:rtl/>
          </w:rPr>
          <w:t xml:space="preserve">רשב"ג:</w:t>
        </w:r>
      </w:ins>
      <w:del w:id="99644" w:author="קלוד" w:date="2026-10-11T13:11:34Z">
        <w:r w:rsidRPr="004460A6">
          <w:rPr>
            <w:rStyle w:val="2fb"/>
            <w:spacing w:val="-6"/>
            <w:rtl/>
          </w:rPr>
          <w:delText xml:space="preserve">רשב"ג</w:delText>
        </w:r>
      </w:del>
      <w:r w:rsidRPr="004460A6">
        <w:rPr>
          <w:spacing w:val="-6"/>
          <w:rtl/>
        </w:rPr>
        <w:t xml:space="preserve"> דם כדי לכחול בו עין אחת, שכן כוחלין </w:t>
      </w:r>
      <w:ins w:id="99641" w:author="קלוד" w:date="2026-10-11T13:11:34Z">
        <w:r>
          <w:rPr>
            <w:rFonts w:hint="cs"/>
            <w:spacing w:val="-6"/>
            <w:rtl/>
          </w:rPr>
          <w:t xml:space="preserve">לתבלול</w:t>
        </w:r>
      </w:ins>
      <w:del w:id="99642" w:author="קלוד" w:date="2026-10-11T13:11:34Z">
        <w:r w:rsidRPr="004460A6">
          <w:rPr>
            <w:rFonts w:hint="cs"/>
            <w:spacing w:val="-6"/>
            <w:rtl/>
          </w:rPr>
          <w:delText xml:space="preserve">ל</w:delText>
        </w:r>
        <w:r w:rsidRPr="004460A6">
          <w:rPr>
            <w:spacing w:val="-6"/>
            <w:rtl/>
          </w:rPr>
          <w:delText xml:space="preserve">תבלול</w:delText>
        </w:r>
        <w:r w:rsidRPr="004460A6">
          <w:rPr>
            <w:rFonts w:hint="cs"/>
            <w:spacing w:val="-6"/>
            <w:rtl/>
          </w:rPr>
          <w:delText xml:space="preserve">,</w:delText>
        </w:r>
      </w:del>
      <w:r w:rsidRPr="004460A6">
        <w:rPr>
          <w:spacing w:val="-6"/>
          <w:rtl/>
        </w:rPr>
        <w:t xml:space="preserve"> </w:t>
      </w:r>
      <w:ins w:id="99639" w:author="קלוד" w:date="2026-10-11T13:11:34Z">
        <w:r>
          <w:rPr>
            <w:spacing w:val="-6"/>
            <w:rtl/>
          </w:rPr>
          <w:t xml:space="preserve">בדם</w:t>
        </w:r>
      </w:ins>
      <w:del w:id="99640" w:author="קלוד" w:date="2026-10-11T13:11:34Z">
        <w:r w:rsidRPr="004460A6">
          <w:rPr>
            <w:spacing w:val="-6"/>
            <w:rtl/>
          </w:rPr>
          <w:delText xml:space="preserve">ד</w:delText>
        </w:r>
        <w:r w:rsidRPr="004460A6">
          <w:rPr>
            <w:rFonts w:hint="cs"/>
            <w:spacing w:val="-6"/>
            <w:rtl/>
          </w:rPr>
          <w:delText xml:space="preserve">ם</w:delText>
        </w:r>
      </w:del>
      <w:r w:rsidRPr="004460A6">
        <w:rPr>
          <w:rFonts w:hint="cs"/>
          <w:spacing w:val="-6"/>
          <w:rtl/>
        </w:rPr>
        <w:t xml:space="preserve"> </w:t>
      </w:r>
      <w:ins w:id="99637" w:author="קלוד" w:date="2026-10-11T13:11:34Z">
        <w:r>
          <w:rPr>
            <w:rFonts w:hint="cs"/>
            <w:spacing w:val="-6"/>
            <w:rtl/>
          </w:rPr>
          <w:t xml:space="preserve">עטלף.</w:t>
        </w:r>
      </w:ins>
      <w:del w:id="99638" w:author="קלוד" w:date="2026-10-11T13:11:34Z">
        <w:r w:rsidRPr="004460A6">
          <w:rPr>
            <w:rFonts w:hint="cs"/>
            <w:spacing w:val="-6"/>
            <w:rtl/>
          </w:rPr>
          <w:delText xml:space="preserve">ד</w:delText>
        </w:r>
        <w:r w:rsidRPr="004460A6">
          <w:rPr>
            <w:spacing w:val="-6"/>
            <w:rtl/>
          </w:rPr>
          <w:delText xml:space="preserve">עטלף</w:delText>
        </w:r>
      </w:del>
      <w:r w:rsidRPr="004460A6">
        <w:rPr>
          <w:spacing w:val="-6"/>
          <w:rtl/>
        </w:rPr>
        <w:t xml:space="preserve"> </w:t>
      </w:r>
      <w:ins w:id="99635" w:author="קלוד" w:date="2026-10-11T13:11:34Z">
        <w:r>
          <w:rPr>
            <w:spacing w:val="-6"/>
            <w:rtl/>
          </w:rPr>
          <w:t xml:space="preserve">וסימנך:</w:t>
        </w:r>
      </w:ins>
      <w:del w:id="99636" w:author="קלוד" w:date="2026-10-11T13:11:34Z">
        <w:r w:rsidRPr="004460A6">
          <w:rPr>
            <w:spacing w:val="-6"/>
            <w:rtl/>
          </w:rPr>
          <w:delText xml:space="preserve">וסימניך:</w:delText>
        </w:r>
      </w:del>
      <w:r w:rsidRPr="004460A6">
        <w:rPr>
          <w:spacing w:val="-6"/>
          <w:rtl/>
        </w:rPr>
        <w:t xml:space="preserve"> </w:t>
      </w:r>
      <w:r w:rsidRPr="004460A6">
        <w:rPr>
          <w:rFonts w:hint="cs"/>
          <w:spacing w:val="-6"/>
          <w:rtl/>
        </w:rPr>
        <w:t>פנים לפנים</w:t>
      </w:r>
      <w:r w:rsidRPr="004460A6">
        <w:rPr>
          <w:spacing w:val="-6"/>
          <w:rtl/>
        </w:rPr>
        <w:t xml:space="preserve">, </w:t>
      </w:r>
      <w:r w:rsidRPr="004460A6">
        <w:rPr>
          <w:rFonts w:hint="cs"/>
          <w:spacing w:val="-6"/>
          <w:rtl/>
        </w:rPr>
        <w:t>חוץ לחוץ</w:t>
      </w:r>
      <w:r w:rsidRPr="004460A6">
        <w:rPr>
          <w:spacing w:val="-6"/>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747" w:author="קלוד" w:date="2026-10-11T12:33:55Z"/>
        </w:rPr>
      </w:pPr>
      <w:ins w:id="90748" w:author="קלוד" w:date="2026-10-11T12:33:55Z">
        <w:r>
          <w:rPr>
            <w:color w:val="7B3F00"/>
          </w:rPr>
          <w:t xml:space="preserve">מוציא ומצניע - כל שהוא במצניע, ורביעית במוציא</w:t>
        </w:r>
      </w:ins>
    </w:p>
    <w:p w:rsidR="00E9703F" w:rsidRPr="002D0727" w:rsidRDefault="00E9703F" w:rsidP="00E9703F">
      <w:pPr>
        <w:rPr>
          <w:b/>
          <w:bCs/>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hint="cs"/>
          <w:rtl/>
        </w:rPr>
        <w:t xml:space="preserve">בד</w:t>
      </w:r>
      <w:r w:rsidRPr="006F178A">
        <w:rPr>
          <w:rFonts w:ascii="Fb Fontext" w:hAnsi="Fb Fontext"/>
          <w:rtl/>
        </w:rPr>
        <w:t>"</w:t>
      </w:r>
      <w:r w:rsidRPr="006F178A">
        <w:rPr>
          <w:rFonts w:ascii="Fb Fontext" w:hAnsi="Fb Fontext" w:hint="cs"/>
          <w:rtl/>
        </w:rPr>
        <w:t>א</w:t>
      </w:r>
      <w:r w:rsidRPr="006F178A">
        <w:rPr>
          <w:rFonts w:ascii="Fb Fontext" w:hAnsi="Fb Fontext"/>
          <w:rtl/>
        </w:rPr>
        <w:t xml:space="preserve"> - </w:t>
      </w:r>
      <w:r w:rsidRPr="006F178A">
        <w:rPr>
          <w:rFonts w:ascii="Fb Fontext" w:hAnsi="Fb Fontext" w:hint="cs"/>
          <w:rtl/>
        </w:rPr>
        <w:t>במוציא</w:t>
      </w:r>
      <w:r w:rsidRPr="006F178A">
        <w:rPr>
          <w:rFonts w:ascii="Fb Fontext" w:hAnsi="Fb Fontext"/>
          <w:rtl/>
        </w:rPr>
        <w:t xml:space="preserve">, </w:t>
      </w:r>
      <w:r w:rsidRPr="006F178A">
        <w:rPr>
          <w:rFonts w:ascii="Fb Fontext" w:hAnsi="Fb Fontext" w:hint="cs"/>
          <w:rtl/>
        </w:rPr>
        <w:t>אבל</w:t>
      </w:r>
      <w:r w:rsidRPr="006F178A">
        <w:rPr>
          <w:rFonts w:ascii="Fb Fontext" w:hAnsi="Fb Fontext"/>
          <w:rtl/>
        </w:rPr>
        <w:t xml:space="preserve"> </w:t>
      </w:r>
      <w:r w:rsidRPr="006F178A">
        <w:rPr>
          <w:rFonts w:ascii="Fb Fontext" w:hAnsi="Fb Fontext" w:hint="cs"/>
          <w:rtl/>
        </w:rPr>
        <w:t>במצניע</w:t>
      </w:r>
      <w:r w:rsidRPr="006F178A">
        <w:rPr>
          <w:rFonts w:ascii="Fb Fontext" w:hAnsi="Fb Fontext"/>
          <w:rtl/>
        </w:rPr>
        <w:t xml:space="preserve"> - </w:t>
      </w:r>
      <w:r w:rsidRPr="006F178A">
        <w:rPr>
          <w:rFonts w:ascii="Fb Fontext" w:hAnsi="Fb Fontext" w:hint="cs"/>
          <w:rtl/>
        </w:rPr>
        <w:t>כל</w:t>
      </w:r>
      <w:r w:rsidRPr="006F178A">
        <w:rPr>
          <w:rFonts w:ascii="Fb Fontext" w:hAnsi="Fb Fontext"/>
          <w:rtl/>
        </w:rPr>
        <w:t xml:space="preserve"> </w:t>
      </w:r>
      <w:r w:rsidRPr="006F178A">
        <w:rPr>
          <w:rFonts w:ascii="Fb Fontext" w:hAnsi="Fb Fontext" w:hint="cs"/>
          <w:rtl/>
        </w:rPr>
        <w:t>שהוא</w:t>
      </w:r>
      <w:r w:rsidRPr="006F178A">
        <w:rPr>
          <w:rFonts w:ascii="Fb Fontext" w:hAnsi="Fb Fontext"/>
          <w:rtl/>
        </w:rPr>
        <w:t xml:space="preserve"> </w:t>
      </w:r>
      <w:r w:rsidRPr="006F178A">
        <w:rPr>
          <w:rFonts w:ascii="Fb Fontext" w:hAnsi="Fb Fontext" w:hint="cs"/>
          <w:rtl/>
        </w:rPr>
        <w:t>חייב</w:t>
      </w:r>
      <w:r w:rsidRPr="006F178A">
        <w:rPr>
          <w:rFonts w:ascii="Fb Fontext" w:hAnsi="Fb Fontext"/>
          <w:rtl/>
        </w:rPr>
        <w:t>.</w:t>
      </w:r>
    </w:p>
    <w:p>
      <w:pPr>
        <w:pStyle w:val="38"/>
        <w:rPr>
          <w:ins w:id="97840" w:author="מנוע מכני" w:date="2026-10-11T12:04:39Z"/>
        </w:rPr>
      </w:pPr>
      <w:r w:rsidRPr="002D0727">
        <w:t>אביי</w:t>
      </w:r>
      <w:r w:rsidRPr="006F178A">
        <w:t xml:space="preserve">:</w:t>
      </w:r>
    </w:p>
    <w:p w:rsidR="00E9703F" w:rsidRPr="006F178A" w:rsidRDefault="00E9703F" w:rsidP="00E9703F">
      <w:pPr>
        <w:rPr>
          <w:rtl/>
        </w:rPr>
      </w:pPr>
      <w:del w:id="97841" w:author="מנוע מכני" w:date="2026-10-11T12:04:39Z">
        <w:r w:rsidRPr="006F178A">
          <w:rPr>
            <w:rtl/>
          </w:rPr>
          <w:delText xml:space="preserve"> </w:delText>
        </w:r>
      </w:del>
      <w:r w:rsidRPr="006F178A">
        <w:rPr>
          <w:rtl/>
        </w:rPr>
        <w:t xml:space="preserve">מיירי בתלמיד שאמר לו רבו: לך ופנה לי המקום לסעודה.</w:t>
      </w:r>
    </w:p>
    <w:p>
      <w:pPr>
        <w:pStyle w:val="38"/>
        <w:rPr>
          <w:ins w:id="97843" w:author="מנוע מכני" w:date="2026-10-11T12:04:39Z"/>
        </w:rPr>
      </w:pPr>
      <w:del w:id="97842" w:author="מנוע מכני" w:date="2026-10-11T12:04:39Z">
        <w:r w:rsidRPr="006F178A">
          <w:delText xml:space="preserve">•</w:delText>
        </w:r>
      </w:del>
      <w:r w:rsidRPr="006F178A">
        <w:t xml:space="preserve"> ר</w:t>
      </w:r>
      <w:r w:rsidRPr="006F178A">
        <w:t>"</w:t>
      </w:r>
      <w:r w:rsidRPr="006F178A">
        <w:t xml:space="preserve">ש:</w:t>
      </w:r>
    </w:p>
    <w:p w:rsidR="00E9703F" w:rsidRPr="006F178A" w:rsidRDefault="00E9703F" w:rsidP="00E9703F">
      <w:pPr>
        <w:rPr>
          <w:rtl/>
        </w:rPr>
      </w:pPr>
      <w:del w:id="97844" w:author="מנוע מכני" w:date="2026-10-11T12:04:39Z">
        <w:r w:rsidRPr="006F178A">
          <w:rPr>
            <w:rFonts w:hint="cs"/>
            <w:rtl/>
          </w:rPr>
          <w:delText xml:space="preserve"> </w:delText>
        </w:r>
      </w:del>
      <w:r w:rsidRPr="006F178A">
        <w:rPr>
          <w:rFonts w:hint="cs"/>
          <w:rtl/>
        </w:rPr>
        <w:t xml:space="preserve">בד</w:t>
      </w:r>
      <w:r w:rsidRPr="006F178A">
        <w:rPr>
          <w:rtl/>
        </w:rPr>
        <w:t>"</w:t>
      </w:r>
      <w:r w:rsidRPr="006F178A">
        <w:rPr>
          <w:rFonts w:hint="cs"/>
          <w:rtl/>
        </w:rPr>
        <w:t>א</w:t>
      </w:r>
      <w:r w:rsidRPr="006F178A">
        <w:rPr>
          <w:rtl/>
        </w:rPr>
        <w:t xml:space="preserve"> - </w:t>
      </w:r>
      <w:r w:rsidRPr="006F178A">
        <w:rPr>
          <w:rFonts w:hint="cs"/>
          <w:rtl/>
        </w:rPr>
        <w:t>במצניע</w:t>
      </w:r>
      <w:r w:rsidRPr="006F178A">
        <w:rPr>
          <w:rtl/>
        </w:rPr>
        <w:t xml:space="preserve">, </w:t>
      </w:r>
      <w:r w:rsidRPr="006F178A">
        <w:rPr>
          <w:rFonts w:hint="cs"/>
          <w:rtl/>
        </w:rPr>
        <w:t>אבל</w:t>
      </w:r>
      <w:r w:rsidRPr="006F178A">
        <w:rPr>
          <w:rtl/>
        </w:rPr>
        <w:t xml:space="preserve"> </w:t>
      </w:r>
      <w:r w:rsidRPr="006F178A">
        <w:rPr>
          <w:rFonts w:hint="cs"/>
          <w:rtl/>
        </w:rPr>
        <w:t>במוציא</w:t>
      </w:r>
      <w:r w:rsidRPr="006F178A">
        <w:rPr>
          <w:rtl/>
        </w:rPr>
        <w:t xml:space="preserve"> - </w:t>
      </w:r>
      <w:r w:rsidRPr="006F178A">
        <w:rPr>
          <w:rFonts w:hint="cs"/>
          <w:rtl/>
        </w:rPr>
        <w:t>אינו</w:t>
      </w:r>
      <w:r w:rsidRPr="006F178A">
        <w:rPr>
          <w:rtl/>
        </w:rPr>
        <w:t xml:space="preserve"> </w:t>
      </w:r>
      <w:r w:rsidRPr="006F178A">
        <w:rPr>
          <w:rFonts w:hint="cs"/>
          <w:rtl/>
        </w:rPr>
        <w:t>חייב</w:t>
      </w:r>
      <w:r w:rsidRPr="006F178A">
        <w:rPr>
          <w:rtl/>
        </w:rPr>
        <w:t xml:space="preserve"> </w:t>
      </w:r>
      <w:r w:rsidRPr="006F178A">
        <w:rPr>
          <w:rFonts w:hint="cs"/>
          <w:rtl/>
        </w:rPr>
        <w:t>אלא</w:t>
      </w:r>
      <w:r w:rsidRPr="006F178A">
        <w:rPr>
          <w:rtl/>
        </w:rPr>
        <w:t xml:space="preserve"> </w:t>
      </w:r>
      <w:r w:rsidRPr="006F178A">
        <w:rPr>
          <w:rFonts w:hint="cs"/>
          <w:rtl/>
        </w:rPr>
        <w:t>ברביעית</w:t>
      </w:r>
      <w:r w:rsidRPr="006F178A">
        <w:rPr>
          <w:rtl/>
        </w:rPr>
        <w:t>.</w:t>
      </w:r>
    </w:p>
    <w:p w:rsidR="00E9703F" w:rsidRPr="006F178A" w:rsidRDefault="00E9703F" w:rsidP="00E9703F">
      <w:pPr>
        <w:rPr>
          <w:rtl/>
        </w:rPr>
      </w:pPr>
      <w:r w:rsidRPr="006F178A">
        <w:rPr>
          <w:rtl/>
        </w:rPr>
        <w:t xml:space="preserve">ופינה דבר חשוב לכל - חייב </w:t>
      </w:r>
      <w:ins w:id="99645" w:author="קלוד" w:date="2026-10-11T13:11:34Z">
        <w:r>
          <w:rPr>
            <w:rtl/>
          </w:rPr>
          <w:t xml:space="preserve">עליו.</w:t>
        </w:r>
      </w:ins>
      <w:del w:id="99646" w:author="קלוד" w:date="2026-10-11T13:11:34Z">
        <w:r w:rsidRPr="006F178A">
          <w:rPr>
            <w:rtl/>
          </w:rPr>
          <w:delText xml:space="preserve">עילויה.</w:delText>
        </w:r>
      </w:del>
    </w:p>
    <w:p w:rsidR="00E9703F" w:rsidRPr="009757B9" w:rsidRDefault="00E9703F" w:rsidP="00E9703F">
      <w:pPr>
        <w:rPr>
          <w:rFonts w:cs="Guttman Vilna"/>
          <w:b/>
          <w:bCs/>
          <w:rtl/>
        </w:rPr>
      </w:pPr>
      <w:ins w:id="99661" w:author="קלוד" w:date="2026-10-11T13:11:34Z">
        <w:r>
          <w:rPr>
            <w:rtl/>
          </w:rPr>
          <w:t xml:space="preserve">דבר שאינו</w:t>
        </w:r>
      </w:ins>
      <w:del w:id="99662" w:author="קלוד" w:date="2026-10-11T13:11:34Z">
        <w:r w:rsidRPr="006F178A">
          <w:rPr>
            <w:rtl/>
          </w:rPr>
          <w:delText xml:space="preserve">שאין</w:delText>
        </w:r>
      </w:del>
      <w:r w:rsidRPr="006F178A">
        <w:rPr>
          <w:rtl/>
        </w:rPr>
        <w:t xml:space="preserve"> חשוב </w:t>
      </w:r>
      <w:ins w:id="99659" w:author="קלוד" w:date="2026-10-11T13:11:34Z">
        <w:r>
          <w:rPr>
            <w:rtl/>
          </w:rPr>
          <w:t xml:space="preserve">לכל -</w:t>
        </w:r>
      </w:ins>
      <w:del w:id="99660" w:author="קלוד" w:date="2026-10-11T13:11:34Z">
        <w:r w:rsidRPr="006F178A">
          <w:rPr>
            <w:rtl/>
          </w:rPr>
          <w:delText xml:space="preserve">לכל.</w:delText>
        </w:r>
      </w:del>
      <w:r w:rsidRPr="006F178A">
        <w:rPr>
          <w:rtl/>
        </w:rPr>
        <w:t xml:space="preserve"> </w:t>
      </w:r>
      <w:ins w:id="94737" w:author="מנוע מכני" w:date="2026-10-11T12:04:39Z">
        <w:r>
          <w:rPr>
            <w:rtl/>
          </w:rPr>
          <w:t xml:space="preserve">אם </w:t>
        </w:r>
      </w:ins>
      <w:del w:id="94738" w:author="מנוע מכני" w:date="2026-10-11T12:04:39Z">
        <w:r w:rsidRPr="006F178A">
          <w:rPr>
            <w:rtl/>
          </w:rPr>
          <w:delText xml:space="preserve">אי </w:delText>
        </w:r>
      </w:del>
      <w:ins w:id="99657" w:author="קלוד" w:date="2026-10-11T13:11:34Z">
        <w:r>
          <w:rPr>
            <w:rtl/>
          </w:rPr>
          <w:t xml:space="preserve">הצניעו</w:t>
        </w:r>
      </w:ins>
      <w:del w:id="99658" w:author="קלוד" w:date="2026-10-11T13:11:34Z">
        <w:r w:rsidRPr="006F178A">
          <w:rPr>
            <w:rtl/>
          </w:rPr>
          <w:delText xml:space="preserve">אצנעיה</w:delText>
        </w:r>
      </w:del>
      <w:r w:rsidRPr="006F178A">
        <w:rPr>
          <w:rtl/>
        </w:rPr>
        <w:t xml:space="preserve"> </w:t>
      </w:r>
      <w:ins w:id="99655" w:author="קלוד" w:date="2026-10-11T13:11:34Z">
        <w:r>
          <w:rPr>
            <w:rtl/>
          </w:rPr>
          <w:t xml:space="preserve">רבו</w:t>
        </w:r>
      </w:ins>
      <w:del w:id="99656" w:author="קלוד" w:date="2026-10-11T13:11:34Z">
        <w:r w:rsidRPr="006F178A">
          <w:rPr>
            <w:rtl/>
          </w:rPr>
          <w:delText xml:space="preserve">רביה</w:delText>
        </w:r>
      </w:del>
      <w:r w:rsidRPr="006F178A">
        <w:rPr>
          <w:rtl/>
        </w:rPr>
        <w:t xml:space="preserve"> </w:t>
      </w:r>
      <w:ins w:id="99653" w:author="קלוד" w:date="2026-10-11T13:11:34Z">
        <w:r>
          <w:rPr>
            <w:rtl/>
          </w:rPr>
          <w:t xml:space="preserve">חייב</w:t>
        </w:r>
      </w:ins>
      <w:del w:id="99654" w:author="קלוד" w:date="2026-10-11T13:11:34Z">
        <w:r w:rsidRPr="006F178A">
          <w:rPr>
            <w:rtl/>
          </w:rPr>
          <w:delText xml:space="preserve">-</w:delText>
        </w:r>
      </w:del>
      <w:r w:rsidRPr="006F178A">
        <w:rPr>
          <w:rtl/>
        </w:rPr>
        <w:t xml:space="preserve"> </w:t>
      </w:r>
      <w:ins w:id="96035" w:author="מנוע מכני" w:date="2026-10-11T12:04:39Z">
        <w:ins w:id="99651" w:author="קלוד" w:date="2026-10-11T13:11:34Z">
          <w:r>
            <w:rPr>
              <w:rtl/>
            </w:rPr>
            <w:t xml:space="preserve">עליו,</w:t>
          </w:r>
        </w:ins>
        <w:del w:id="99652" w:author="קלוד" w:date="2026-10-11T13:11:34Z">
          <w:r>
            <w:rPr>
              <w:rtl/>
            </w:rPr>
            <w:delText xml:space="preserve">מחוייב</w:delText>
          </w:r>
          <w:r w:rsidRPr="006F178A">
            <w:rPr>
              <w:rtl/>
            </w:rPr>
            <w:delText xml:space="preserve"> עילויה,</w:delText>
          </w:r>
        </w:del>
      </w:ins>
      <w:del w:id="96036" w:author="מנוע מכני" w:date="2026-10-11T12:04:39Z">
        <w:r w:rsidRPr="006F178A">
          <w:rPr>
            <w:rtl/>
          </w:rPr>
          <w:delText xml:space="preserve">מיחייב</w:delText>
        </w:r>
      </w:del>
      <w:r w:rsidRPr="006F178A">
        <w:rPr>
          <w:rtl/>
        </w:rPr>
        <w:t xml:space="preserve"> </w:t>
      </w:r>
      <w:ins w:id="94739" w:author="מנוע מכני" w:date="2026-10-11T12:04:39Z">
        <w:r>
          <w:rPr>
            <w:rtl/>
          </w:rPr>
          <w:t xml:space="preserve">ואם </w:t>
        </w:r>
      </w:ins>
      <w:del w:id="94740" w:author="מנוע מכני" w:date="2026-10-11T12:04:39Z">
        <w:r w:rsidRPr="006F178A">
          <w:rPr>
            <w:rtl/>
          </w:rPr>
          <w:delText xml:space="preserve">ואי </w:delText>
        </w:r>
      </w:del>
      <w:r w:rsidRPr="006F178A">
        <w:rPr>
          <w:rtl/>
        </w:rPr>
        <w:t xml:space="preserve">לא</w:t>
      </w:r>
      <w:r w:rsidRPr="006F178A">
        <w:rPr>
          <w:rtl/>
        </w:rPr>
        <w:t xml:space="preserve"> - </w:t>
      </w:r>
      <w:ins w:id="99649" w:author="קלוד" w:date="2026-10-11T13:11:34Z">
        <w:r>
          <w:rPr>
            <w:rtl/>
          </w:rPr>
          <w:t xml:space="preserve">אינו</w:t>
        </w:r>
      </w:ins>
      <w:del w:id="99650" w:author="קלוד" w:date="2026-10-11T13:11:34Z">
        <w:r w:rsidRPr="006F178A">
          <w:rPr>
            <w:rtl/>
          </w:rPr>
          <w:delText xml:space="preserve">לא</w:delText>
        </w:r>
      </w:del>
      <w:r w:rsidRPr="006F178A">
        <w:rPr>
          <w:rtl/>
        </w:rPr>
        <w:t xml:space="preserve"> </w:t>
      </w:r>
      <w:ins w:id="96037" w:author="מנוע מכני" w:date="2026-10-11T12:04:39Z">
        <w:ins w:id="99647" w:author="קלוד" w:date="2026-10-11T13:11:34Z">
          <w:r>
            <w:rPr>
              <w:rtl/>
            </w:rPr>
            <w:t xml:space="preserve">חייב.</w:t>
          </w:r>
        </w:ins>
        <w:del w:id="99648" w:author="קלוד" w:date="2026-10-11T13:11:34Z">
          <w:r>
            <w:rPr>
              <w:rtl/>
            </w:rPr>
            <w:delText xml:space="preserve">מחוייב</w:delText>
          </w:r>
          <w:r w:rsidRPr="006F178A">
            <w:rPr>
              <w:rtl/>
            </w:rPr>
            <w:delText xml:space="preserve">.</w:delText>
          </w:r>
        </w:del>
      </w:ins>
      <w:del w:id="96038" w:author="מנוע מכני" w:date="2026-10-11T12:04:39Z">
        <w:r w:rsidRPr="006F178A">
          <w:rPr>
            <w:rtl/>
          </w:rPr>
          <w:delText xml:space="preserve">מיחייב</w:delText>
        </w:r>
      </w:del>
    </w:p>
    <w:p w:rsidR="00E9703F" w:rsidRPr="006F178A" w:rsidRDefault="00E9703F" w:rsidP="00E9703F">
      <w:pPr>
        <w:rPr>
          <w:rtl/>
        </w:rPr>
      </w:pPr>
      <w:r w:rsidRPr="006F178A">
        <w:rPr>
          <w:rtl/>
        </w:rPr>
        <w:t>•</w:t>
      </w:r>
      <w:r w:rsidRPr="006F178A">
        <w:rPr>
          <w:rFonts w:hint="cs"/>
          <w:rtl/>
        </w:rPr>
        <w:t xml:space="preserve"> ומודים</w:t>
      </w:r>
      <w:r w:rsidRPr="006F178A">
        <w:rPr>
          <w:rtl/>
        </w:rPr>
        <w:t xml:space="preserve"> </w:t>
      </w:r>
      <w:r w:rsidRPr="006F178A">
        <w:rPr>
          <w:rFonts w:hint="cs"/>
          <w:rtl/>
        </w:rPr>
        <w:t>חכמים</w:t>
      </w:r>
      <w:r w:rsidRPr="006F178A">
        <w:rPr>
          <w:rtl/>
        </w:rPr>
        <w:t xml:space="preserve"> </w:t>
      </w:r>
      <w:r w:rsidRPr="006F178A">
        <w:rPr>
          <w:rStyle w:val="2fb"/>
          <w:rFonts w:hint="cs"/>
          <w:rtl/>
        </w:rPr>
        <w:t>לר</w:t>
      </w:r>
      <w:r w:rsidRPr="006F178A">
        <w:rPr>
          <w:rStyle w:val="2fb"/>
          <w:rtl/>
        </w:rPr>
        <w:t>"</w:t>
      </w:r>
      <w:r w:rsidRPr="006F178A">
        <w:rPr>
          <w:rStyle w:val="2fb"/>
          <w:rFonts w:hint="cs"/>
          <w:rtl/>
        </w:rPr>
        <w:t>ש</w:t>
      </w:r>
      <w:r w:rsidRPr="006F178A">
        <w:rPr>
          <w:rtl/>
        </w:rPr>
        <w:t xml:space="preserve"> </w:t>
      </w:r>
      <w:r w:rsidRPr="006F178A">
        <w:rPr>
          <w:rFonts w:hint="cs"/>
          <w:rtl/>
        </w:rPr>
        <w:t>במוציא</w:t>
      </w:r>
      <w:r w:rsidRPr="006F178A">
        <w:rPr>
          <w:rtl/>
        </w:rPr>
        <w:t xml:space="preserve"> </w:t>
      </w:r>
      <w:r w:rsidRPr="006F178A">
        <w:rPr>
          <w:rFonts w:hint="cs"/>
          <w:rtl/>
        </w:rPr>
        <w:t>שופכין</w:t>
      </w:r>
      <w:r w:rsidRPr="006F178A">
        <w:rPr>
          <w:rtl/>
        </w:rPr>
        <w:t xml:space="preserve"> </w:t>
      </w:r>
      <w:r w:rsidRPr="006F178A">
        <w:rPr>
          <w:rFonts w:hint="cs"/>
          <w:rtl/>
        </w:rPr>
        <w:t>לרשות</w:t>
      </w:r>
      <w:r w:rsidRPr="006F178A">
        <w:rPr>
          <w:rtl/>
        </w:rPr>
        <w:t xml:space="preserve"> </w:t>
      </w:r>
      <w:r w:rsidRPr="006F178A">
        <w:rPr>
          <w:rFonts w:hint="cs"/>
          <w:rtl/>
        </w:rPr>
        <w:t>הרבים</w:t>
      </w:r>
      <w:r w:rsidRPr="006F178A">
        <w:rPr>
          <w:rtl/>
        </w:rPr>
        <w:t xml:space="preserve">, </w:t>
      </w:r>
      <w:r w:rsidRPr="006F178A">
        <w:rPr>
          <w:rFonts w:hint="cs"/>
          <w:rtl/>
        </w:rPr>
        <w:t>ששיעורן</w:t>
      </w:r>
      <w:r w:rsidRPr="006F178A">
        <w:rPr>
          <w:rtl/>
        </w:rPr>
        <w:t xml:space="preserve"> </w:t>
      </w:r>
      <w:r w:rsidRPr="006F178A">
        <w:rPr>
          <w:rFonts w:hint="cs"/>
          <w:rtl/>
        </w:rPr>
        <w:t>ברביעית</w:t>
      </w:r>
      <w:r w:rsidRPr="006F178A">
        <w:rPr>
          <w:rtl/>
        </w:rPr>
        <w:t>.</w:t>
      </w:r>
    </w:p>
    <w:p w:rsidR="00E9703F" w:rsidRPr="006F178A" w:rsidRDefault="00E9703F" w:rsidP="00E9703F">
      <w:pPr>
        <w:rPr>
          <w:rtl/>
        </w:rPr>
      </w:pPr>
      <w:ins w:id="99667" w:author="קלוד" w:date="2026-10-11T13:11:34Z">
        <w:r>
          <w:rPr>
            <w:rStyle w:val="afffe"/>
            <w:rFonts w:ascii="Fb Fontext" w:hAnsi="Fb Fontext"/>
            <w:rtl/>
          </w:rPr>
          <w:t xml:space="preserve">שופכים,</w:t>
        </w:r>
      </w:ins>
      <w:del w:id="99668" w:author="קלוד" w:date="2026-10-11T13:11:34Z">
        <w:r w:rsidRPr="006F178A">
          <w:rPr>
            <w:rStyle w:val="afffe"/>
            <w:rFonts w:ascii="Fb Fontext" w:hAnsi="Fb Fontext"/>
            <w:rtl/>
          </w:rPr>
          <w:delText xml:space="preserve">שופכים</w:delText>
        </w:r>
      </w:del>
      <w:r w:rsidRPr="006F178A">
        <w:rPr>
          <w:rStyle w:val="afffe"/>
          <w:rFonts w:ascii="Fb Fontext" w:hAnsi="Fb Fontext"/>
          <w:rtl/>
        </w:rPr>
        <w:t xml:space="preserve"> </w:t>
      </w:r>
      <w:r w:rsidRPr="006F178A">
        <w:rPr>
          <w:rStyle w:val="2fb"/>
          <w:rtl/>
        </w:rPr>
        <w:t xml:space="preserve">לרב</w:t>
      </w:r>
      <w:r w:rsidRPr="006F178A">
        <w:rPr>
          <w:rtl/>
        </w:rPr>
        <w:t xml:space="preserve"> </w:t>
      </w:r>
      <w:ins w:id="99665" w:author="קלוד" w:date="2026-10-11T13:11:34Z">
        <w:r>
          <w:rPr>
            <w:rtl/>
          </w:rPr>
          <w:t xml:space="preserve">ירמיה,</w:t>
        </w:r>
      </w:ins>
      <w:del w:id="99666" w:author="קלוד" w:date="2026-10-11T13:11:34Z">
        <w:r w:rsidRPr="006F178A">
          <w:rPr>
            <w:rtl/>
          </w:rPr>
          <w:delText xml:space="preserve">ירמיה</w:delText>
        </w:r>
      </w:del>
      <w:r w:rsidRPr="006F178A">
        <w:rPr>
          <w:rtl/>
        </w:rPr>
        <w:t xml:space="preserve"> </w:t>
      </w:r>
      <w:ins w:id="99663" w:author="קלוד" w:date="2026-10-11T13:11:34Z">
        <w:r>
          <w:rPr>
            <w:rtl/>
          </w:rPr>
          <w:t xml:space="preserve">ראויים</w:t>
        </w:r>
      </w:ins>
      <w:del w:id="99664" w:author="קלוד" w:date="2026-10-11T13:11:34Z">
        <w:r w:rsidRPr="006F178A">
          <w:rPr>
            <w:rtl/>
          </w:rPr>
          <w:delText xml:space="preserve">חזו</w:delText>
        </w:r>
      </w:del>
      <w:r w:rsidRPr="006F178A">
        <w:rPr>
          <w:rtl/>
        </w:rPr>
        <w:t xml:space="preserve"> לגבל בהן את הטיט.</w:t>
      </w:r>
    </w:p>
    <w:p>
      <w:pPr>
        <w:pStyle w:val="38"/>
        <w:rPr>
          <w:ins w:id="97845" w:author="מנוע מכני" w:date="2026-10-11T12:04:39Z"/>
        </w:rPr>
      </w:pPr>
      <w:r w:rsidRPr="00B3644D">
        <w:t xml:space="preserve">הך</w:t>
      </w:r>
    </w:p>
    <w:p w:rsidR="00E9703F" w:rsidRPr="00B3644D" w:rsidRDefault="00E9703F" w:rsidP="00E9703F">
      <w:pPr>
        <w:rPr>
          <w:spacing w:val="-2"/>
          <w:rtl/>
        </w:rPr>
      </w:pPr>
      <w:del w:id="97846" w:author="מנוע מכני" w:date="2026-10-11T12:04:39Z">
        <w:r w:rsidRPr="00B3644D">
          <w:rPr>
            <w:rFonts w:hint="cs"/>
            <w:spacing w:val="-2"/>
            <w:rtl/>
          </w:rPr>
          <w:delText xml:space="preserve"> </w:delText>
        </w:r>
      </w:del>
      <w:r w:rsidRPr="00B3644D">
        <w:rPr>
          <w:rFonts w:hint="cs"/>
          <w:spacing w:val="-2"/>
          <w:rtl/>
        </w:rPr>
        <w:t xml:space="preserve">מצניע ומוציא </w:t>
      </w:r>
      <w:ins w:id="99681" w:author="קלוד" w:date="2026-10-11T13:11:34Z">
        <w:r>
          <w:rPr>
            <w:rFonts w:hint="cs"/>
            <w:spacing w:val="-2"/>
            <w:rtl/>
          </w:rPr>
          <w:t xml:space="preserve">-</w:t>
        </w:r>
      </w:ins>
      <w:del w:id="99682" w:author="קלוד" w:date="2026-10-11T13:11:34Z">
        <w:r w:rsidRPr="00B3644D">
          <w:rPr>
            <w:rFonts w:hint="cs"/>
            <w:spacing w:val="-2"/>
            <w:rtl/>
          </w:rPr>
          <w:delText xml:space="preserve">-</w:delText>
        </w:r>
        <w:r w:rsidRPr="00B3644D">
          <w:rPr>
            <w:spacing w:val="-2"/>
            <w:rtl/>
          </w:rPr>
          <w:delText xml:space="preserve">הא</w:delText>
        </w:r>
      </w:del>
      <w:r w:rsidRPr="00B3644D">
        <w:rPr>
          <w:spacing w:val="-2"/>
          <w:rtl/>
        </w:rPr>
        <w:t xml:space="preserve"> </w:t>
      </w:r>
      <w:ins w:id="99679" w:author="קלוד" w:date="2026-10-11T13:11:34Z">
        <w:r>
          <w:rPr>
            <w:rStyle w:val="afffffe"/>
            <w:spacing w:val="-2"/>
            <w:rtl/>
          </w:rPr>
          <w:t xml:space="preserve">טיט</w:t>
        </w:r>
        <w:r>
          <w:rPr>
            <w:spacing w:val="-2"/>
            <w:rtl/>
          </w:rPr>
          <w:t xml:space="preserve"> כדי לעשות</w:t>
        </w:r>
      </w:ins>
      <w:del w:id="99680" w:author="קלוד" w:date="2026-10-11T13:11:34Z">
        <w:r w:rsidRPr="00B3644D">
          <w:rPr>
            <w:spacing w:val="-2"/>
            <w:rtl/>
          </w:rPr>
          <w:delText xml:space="preserve">דלעשות</w:delText>
        </w:r>
      </w:del>
      <w:r w:rsidRPr="00B3644D">
        <w:rPr>
          <w:spacing w:val="-2"/>
          <w:rtl/>
        </w:rPr>
        <w:t xml:space="preserve"> פי כור מיירי </w:t>
      </w:r>
      <w:ins w:id="99677" w:author="קלוד" w:date="2026-10-11T13:11:34Z">
        <w:r>
          <w:rPr>
            <w:spacing w:val="-2"/>
            <w:rtl/>
          </w:rPr>
          <w:t xml:space="preserve">במגובל,</w:t>
        </w:r>
      </w:ins>
      <w:del w:id="99678" w:author="קלוד" w:date="2026-10-11T13:11:34Z">
        <w:r w:rsidRPr="00B3644D">
          <w:rPr>
            <w:spacing w:val="-2"/>
            <w:rtl/>
          </w:rPr>
          <w:delText xml:space="preserve">במיגבל,</w:delText>
        </w:r>
      </w:del>
      <w:r w:rsidRPr="00B3644D">
        <w:rPr>
          <w:spacing w:val="-2"/>
          <w:rtl/>
        </w:rPr>
        <w:t xml:space="preserve"> </w:t>
      </w:r>
      <w:ins w:id="99675" w:author="קלוד" w:date="2026-10-11T13:11:34Z">
        <w:r>
          <w:rPr>
            <w:spacing w:val="-2"/>
            <w:rtl/>
          </w:rPr>
          <w:t xml:space="preserve">אבל</w:t>
        </w:r>
      </w:ins>
      <w:del w:id="99676" w:author="קלוד" w:date="2026-10-11T13:11:34Z">
        <w:r w:rsidRPr="00B3644D">
          <w:rPr>
            <w:spacing w:val="-2"/>
            <w:rtl/>
          </w:rPr>
          <w:delText xml:space="preserve">דבלא</w:delText>
        </w:r>
      </w:del>
      <w:r w:rsidRPr="00B3644D">
        <w:rPr>
          <w:spacing w:val="-2"/>
          <w:rtl/>
        </w:rPr>
        <w:t xml:space="preserve"> </w:t>
      </w:r>
      <w:ins w:id="99673" w:author="קלוד" w:date="2026-10-11T13:11:34Z">
        <w:r>
          <w:rPr>
            <w:spacing w:val="-2"/>
            <w:rtl/>
          </w:rPr>
          <w:t xml:space="preserve">בשאינו מגובל</w:t>
        </w:r>
      </w:ins>
      <w:del w:id="99674" w:author="קלוד" w:date="2026-10-11T13:11:34Z">
        <w:r w:rsidRPr="00B3644D">
          <w:rPr>
            <w:spacing w:val="-2"/>
            <w:rtl/>
          </w:rPr>
          <w:delText xml:space="preserve">מיגבל,</w:delText>
        </w:r>
      </w:del>
      <w:r w:rsidRPr="00B3644D">
        <w:rPr>
          <w:spacing w:val="-2"/>
          <w:rtl/>
        </w:rPr>
        <w:t xml:space="preserve"> אין אדם טורח </w:t>
      </w:r>
      <w:ins w:id="99671" w:author="קלוד" w:date="2026-10-11T13:11:34Z">
        <w:r>
          <w:rPr>
            <w:spacing w:val="-2"/>
            <w:rtl/>
          </w:rPr>
          <w:t xml:space="preserve">לכמות</w:t>
        </w:r>
      </w:ins>
      <w:del w:id="99672" w:author="קלוד" w:date="2026-10-11T13:11:34Z">
        <w:r w:rsidRPr="00B3644D">
          <w:rPr>
            <w:spacing w:val="-2"/>
            <w:rtl/>
          </w:rPr>
          <w:delText xml:space="preserve">לכזו</w:delText>
        </w:r>
      </w:del>
      <w:r w:rsidRPr="00B3644D">
        <w:rPr>
          <w:spacing w:val="-2"/>
          <w:rtl/>
        </w:rPr>
        <w:t xml:space="preserve"> </w:t>
      </w:r>
      <w:ins w:id="99669" w:author="קלוד" w:date="2026-10-11T13:11:34Z">
        <w:r>
          <w:rPr>
            <w:spacing w:val="-2"/>
            <w:rtl/>
          </w:rPr>
          <w:t xml:space="preserve">כזו.</w:t>
        </w:r>
      </w:ins>
      <w:del w:id="99670" w:author="קלוד" w:date="2026-10-11T13:11:34Z">
        <w:r w:rsidRPr="00B3644D">
          <w:rPr>
            <w:spacing w:val="-2"/>
            <w:rtl/>
          </w:rPr>
          <w:delText xml:space="preserve">כמות.</w:delText>
        </w:r>
      </w:del>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pPr>
        <w:pStyle w:val="MishnaBatzad"/>
        <w:rPr>
          <w:ins w:id="20507" w:author="קלוד" w:date="2026-10-11T09:07:15Z"/>
        </w:rPr>
      </w:pPr>
      <w:ins w:id="20506" w:author="קלוד" w:date="2026-10-11T09:07:15Z">
        <w:r>
          <w:t xml:space="preserve">משנה ב</w:t>
        </w:r>
      </w:ins>
    </w:p>
    <w:p w:rsidR="00E9703F" w:rsidRPr="009757B9" w:rsidRDefault="00E9703F" w:rsidP="00E9703F">
      <w:pPr>
        <w:pStyle w:val="afff9"/>
        <w:rPr>
          <w:del w:id="20218" w:author="קלוד" w:date="2026-10-11T09:07:15Z"/>
          <w:b/>
          <w:rtl/>
        </w:rPr>
      </w:pPr>
      <w:del w:id="20216" w:author="קלוד" w:date="2026-10-11T09:07:15Z">
        <w:r w:rsidRPr="009757B9">
          <w:rPr>
            <w:rFonts w:hint="cs"/>
            <w:b/>
            <w:sz w:val="20"/>
            <w:rtl/>
          </w:rPr>
          <w:delText xml:space="preserve">משנה</w:delText>
        </w:r>
      </w:del>
      <w:del w:id="20217" w:author="קלוד" w:date="2026-10-11T09:07:15Z">
        <w:r w:rsidRPr="009757B9">
          <w:rPr>
            <w:b/>
            <w:sz w:val="20"/>
            <w:rtl/>
          </w:rPr>
          <w:delText xml:space="preserve">.</w:delText>
        </w:r>
      </w:del>
    </w:p>
    <w:p w:rsidR="00E9703F" w:rsidRDefault="00E9703F" w:rsidP="00E9703F">
      <w:pPr>
        <w:pStyle w:val="afff9"/>
        <w:spacing w:before="120"/>
        <w:rPr>
          <w:b/>
          <w:rtl/>
        </w:rPr>
        <w:pPrChange w:id="90043" w:author="קלוד" w:date="2026-10-11T12:09:42Z">
          <w:pPr>
            <w:pStyle w:val="afff9"/>
          </w:pPr>
        </w:pPrChange>
      </w:pPr>
      <w:r w:rsidRPr="009757B9">
        <w:rPr>
          <w:rFonts w:hint="cs"/>
          <w:b/>
          <w:rtl/>
        </w:rPr>
        <w:t>המוציא</w:t>
      </w:r>
      <w:r w:rsidRPr="009757B9">
        <w:rPr>
          <w:b/>
          <w:rtl/>
        </w:rPr>
        <w:t xml:space="preserve"> </w:t>
      </w:r>
      <w:r w:rsidRPr="009757B9">
        <w:rPr>
          <w:rFonts w:hint="cs"/>
          <w:b/>
          <w:rtl/>
        </w:rPr>
        <w:t>חבל</w:t>
      </w:r>
      <w:r w:rsidRPr="009757B9">
        <w:rPr>
          <w:b/>
          <w:rtl/>
        </w:rPr>
        <w:t xml:space="preserve"> - </w:t>
      </w:r>
      <w:r w:rsidRPr="009757B9">
        <w:rPr>
          <w:rFonts w:hint="cs"/>
          <w:b/>
          <w:rtl/>
        </w:rPr>
        <w:t>כדי</w:t>
      </w:r>
      <w:r w:rsidRPr="009757B9">
        <w:rPr>
          <w:b/>
          <w:rtl/>
        </w:rPr>
        <w:t xml:space="preserve"> </w:t>
      </w:r>
      <w:r w:rsidRPr="009757B9">
        <w:rPr>
          <w:rFonts w:hint="cs"/>
          <w:b/>
          <w:rtl/>
        </w:rPr>
        <w:t>לעשות</w:t>
      </w:r>
      <w:r w:rsidRPr="009757B9">
        <w:rPr>
          <w:b/>
          <w:rtl/>
        </w:rPr>
        <w:t xml:space="preserve"> </w:t>
      </w:r>
      <w:r w:rsidRPr="009757B9">
        <w:rPr>
          <w:rFonts w:hint="cs"/>
          <w:b/>
          <w:rtl/>
        </w:rPr>
        <w:t>אוזן</w:t>
      </w:r>
      <w:r w:rsidRPr="009757B9">
        <w:rPr>
          <w:b/>
          <w:rtl/>
        </w:rPr>
        <w:t xml:space="preserve"> </w:t>
      </w:r>
      <w:r w:rsidRPr="009757B9">
        <w:rPr>
          <w:rFonts w:hint="cs"/>
          <w:b/>
          <w:rtl/>
        </w:rPr>
        <w:t>לקופה</w:t>
      </w:r>
      <w:r w:rsidRPr="009757B9">
        <w:rPr>
          <w:b/>
          <w:rtl/>
        </w:rPr>
        <w:t>,</w:t>
      </w:r>
    </w:p>
    <w:p w:rsidR="00E9703F" w:rsidRPr="009757B9" w:rsidRDefault="00E9703F" w:rsidP="00E9703F">
      <w:pPr>
        <w:pStyle w:val="afff9"/>
        <w:rPr>
          <w:b/>
          <w:rtl/>
        </w:rPr>
      </w:pPr>
      <w:r w:rsidRPr="009757B9">
        <w:rPr>
          <w:rFonts w:hint="cs"/>
          <w:b/>
          <w:rtl/>
        </w:rPr>
        <w:t>גמי</w:t>
      </w:r>
      <w:r w:rsidRPr="009757B9">
        <w:rPr>
          <w:b/>
          <w:rtl/>
        </w:rPr>
        <w:t xml:space="preserve"> - </w:t>
      </w:r>
      <w:r w:rsidRPr="009757B9">
        <w:rPr>
          <w:rFonts w:hint="cs"/>
          <w:b/>
          <w:rtl/>
        </w:rPr>
        <w:t>כדי</w:t>
      </w:r>
      <w:r w:rsidRPr="009757B9">
        <w:rPr>
          <w:b/>
          <w:rtl/>
        </w:rPr>
        <w:t xml:space="preserve"> </w:t>
      </w:r>
      <w:r w:rsidRPr="009757B9">
        <w:rPr>
          <w:rFonts w:hint="cs"/>
          <w:b/>
          <w:rtl/>
        </w:rPr>
        <w:t>לעשות</w:t>
      </w:r>
      <w:r w:rsidRPr="009757B9">
        <w:rPr>
          <w:b/>
          <w:rtl/>
        </w:rPr>
        <w:t xml:space="preserve"> </w:t>
      </w:r>
      <w:r w:rsidRPr="009757B9">
        <w:rPr>
          <w:rFonts w:hint="cs"/>
          <w:b/>
          <w:rtl/>
        </w:rPr>
        <w:t>תלאי</w:t>
      </w:r>
      <w:r w:rsidRPr="009757B9">
        <w:rPr>
          <w:b/>
          <w:rtl/>
        </w:rPr>
        <w:t xml:space="preserve"> </w:t>
      </w:r>
      <w:r w:rsidRPr="009757B9">
        <w:rPr>
          <w:rFonts w:hint="cs"/>
          <w:b/>
          <w:rtl/>
        </w:rPr>
        <w:t>לנפה</w:t>
      </w:r>
      <w:r w:rsidRPr="009757B9">
        <w:rPr>
          <w:b/>
          <w:rtl/>
        </w:rPr>
        <w:t xml:space="preserve"> </w:t>
      </w:r>
      <w:r w:rsidRPr="009757B9">
        <w:rPr>
          <w:rFonts w:hint="cs"/>
          <w:b/>
          <w:rtl/>
        </w:rPr>
        <w:t>ולכברה</w:t>
      </w:r>
      <w:r w:rsidRPr="009757B9">
        <w:rPr>
          <w:b/>
          <w:rtl/>
        </w:rPr>
        <w:t xml:space="preserve">, </w:t>
      </w:r>
      <w:r>
        <w:rPr>
          <w:rStyle w:val="TanaimMishna"/>
          <w:rFonts w:hint="cs"/>
          <w:b/>
          <w:rtl/>
          <w:rPrChange w:id="20031" w:author="קלוד" w:date="2026-10-11T09:07:15Z">
            <w:rPr>
              <w:rFonts w:hint="cs"/>
              <w:b/>
              <w:rtl/>
            </w:rPr>
          </w:rPrChange>
        </w:rPr>
        <w:t xml:space="preserve">רבי</w:t>
      </w:r>
      <w:r>
        <w:rPr>
          <w:rStyle w:val="TanaimMishna"/>
          <w:b/>
          <w:rtl/>
          <w:rPrChange w:id="20032" w:author="קלוד" w:date="2026-10-11T09:07:15Z">
            <w:rPr>
              <w:b/>
              <w:rtl/>
            </w:rPr>
          </w:rPrChange>
        </w:rPr>
        <w:t xml:space="preserve"> </w:t>
      </w:r>
      <w:r>
        <w:rPr>
          <w:rStyle w:val="TanaimMishna"/>
          <w:rFonts w:hint="cs"/>
          <w:b/>
          <w:rtl/>
          <w:rPrChange w:id="20033" w:author="קלוד" w:date="2026-10-11T09:07:15Z">
            <w:rPr>
              <w:rFonts w:hint="cs"/>
              <w:b/>
              <w:rtl/>
            </w:rPr>
          </w:rPrChange>
        </w:rPr>
        <w:t xml:space="preserve">יהודה</w:t>
      </w:r>
      <w:r w:rsidRPr="009757B9">
        <w:rPr>
          <w:b/>
          <w:rtl/>
        </w:rPr>
        <w:t xml:space="preserve"> </w:t>
      </w:r>
      <w:r w:rsidRPr="009757B9">
        <w:rPr>
          <w:rFonts w:hint="cs"/>
          <w:b/>
          <w:rtl/>
        </w:rPr>
        <w:t>אומר</w:t>
      </w:r>
      <w:r>
        <w:rPr>
          <w:rStyle w:val="TanaimMishna"/>
          <w:b/>
          <w:rtl/>
          <w:rPrChange w:id="100473" w:author="Claude" w:date="2026-10-11T09:08:03Z">
            <w:rPr>
              <w:b/>
              <w:rtl/>
            </w:rPr>
          </w:rPrChange>
        </w:rPr>
        <w:t xml:space="preserve">:</w:t>
      </w:r>
      <w:r>
        <w:rPr>
          <w:b/>
          <w:rtl/>
        </w:rPr>
        <w:t xml:space="preserve"> </w:t>
      </w:r>
      <w:r w:rsidRPr="009757B9">
        <w:rPr>
          <w:rFonts w:hint="cs"/>
          <w:b/>
          <w:rtl/>
        </w:rPr>
        <w:t>כדי</w:t>
      </w:r>
      <w:r w:rsidRPr="009757B9">
        <w:rPr>
          <w:b/>
          <w:rtl/>
        </w:rPr>
        <w:t xml:space="preserve"> </w:t>
      </w:r>
      <w:r w:rsidRPr="009757B9">
        <w:rPr>
          <w:rFonts w:hint="cs"/>
          <w:b/>
          <w:rtl/>
        </w:rPr>
        <w:t>ליטול</w:t>
      </w:r>
      <w:r w:rsidRPr="009757B9">
        <w:rPr>
          <w:b/>
          <w:rtl/>
        </w:rPr>
        <w:t xml:space="preserve"> </w:t>
      </w:r>
      <w:r w:rsidRPr="009757B9">
        <w:rPr>
          <w:rFonts w:hint="cs"/>
          <w:b/>
          <w:rtl/>
        </w:rPr>
        <w:t>ממנו</w:t>
      </w:r>
      <w:r w:rsidRPr="009757B9">
        <w:rPr>
          <w:b/>
          <w:rtl/>
        </w:rPr>
        <w:t xml:space="preserve"> </w:t>
      </w:r>
      <w:r w:rsidRPr="009757B9">
        <w:rPr>
          <w:rFonts w:hint="cs"/>
          <w:b/>
          <w:rtl/>
        </w:rPr>
        <w:t>מדת</w:t>
      </w:r>
      <w:r w:rsidRPr="009757B9">
        <w:rPr>
          <w:b/>
          <w:rtl/>
        </w:rPr>
        <w:t xml:space="preserve"> </w:t>
      </w:r>
      <w:r w:rsidRPr="009757B9">
        <w:rPr>
          <w:rFonts w:hint="cs"/>
          <w:b/>
          <w:rtl/>
        </w:rPr>
        <w:t>מנעל</w:t>
      </w:r>
      <w:r w:rsidRPr="009757B9">
        <w:rPr>
          <w:b/>
          <w:rtl/>
        </w:rPr>
        <w:t xml:space="preserve"> </w:t>
      </w:r>
      <w:r w:rsidRPr="009757B9">
        <w:rPr>
          <w:rFonts w:hint="cs"/>
          <w:b/>
          <w:rtl/>
        </w:rPr>
        <w:t>לקטן</w:t>
      </w:r>
      <w:r w:rsidRPr="009757B9">
        <w:rPr>
          <w:b/>
          <w:rtl/>
        </w:rPr>
        <w:t>.</w:t>
      </w:r>
    </w:p>
    <w:p w:rsidR="00E9703F" w:rsidRPr="009757B9" w:rsidRDefault="00E9703F" w:rsidP="00E9703F">
      <w:pPr>
        <w:pStyle w:val="afff9"/>
        <w:rPr>
          <w:b/>
          <w:rtl/>
        </w:rPr>
      </w:pPr>
      <w:r w:rsidRPr="009757B9">
        <w:rPr>
          <w:rFonts w:hint="cs"/>
          <w:b/>
          <w:rtl/>
        </w:rPr>
        <w:t>נייר</w:t>
      </w:r>
      <w:r w:rsidRPr="009757B9">
        <w:rPr>
          <w:b/>
          <w:rtl/>
        </w:rPr>
        <w:t xml:space="preserve"> - </w:t>
      </w:r>
      <w:r w:rsidRPr="009757B9">
        <w:rPr>
          <w:rFonts w:hint="cs"/>
          <w:b/>
          <w:rtl/>
        </w:rPr>
        <w:t>כדי</w:t>
      </w:r>
      <w:r w:rsidRPr="009757B9">
        <w:rPr>
          <w:b/>
          <w:rtl/>
        </w:rPr>
        <w:t xml:space="preserve"> </w:t>
      </w:r>
      <w:r w:rsidRPr="009757B9">
        <w:rPr>
          <w:rFonts w:hint="cs"/>
          <w:b/>
          <w:rtl/>
        </w:rPr>
        <w:t>לכתוב</w:t>
      </w:r>
      <w:r w:rsidRPr="009757B9">
        <w:rPr>
          <w:b/>
          <w:rtl/>
        </w:rPr>
        <w:t xml:space="preserve"> </w:t>
      </w:r>
      <w:r w:rsidRPr="009757B9">
        <w:rPr>
          <w:rFonts w:hint="cs"/>
          <w:b/>
          <w:rtl/>
        </w:rPr>
        <w:t>עליו</w:t>
      </w:r>
      <w:r w:rsidRPr="009757B9">
        <w:rPr>
          <w:b/>
          <w:rtl/>
        </w:rPr>
        <w:t xml:space="preserve"> </w:t>
      </w:r>
      <w:r w:rsidRPr="009757B9">
        <w:rPr>
          <w:rFonts w:hint="cs"/>
          <w:b/>
          <w:rtl/>
        </w:rPr>
        <w:t>קשר</w:t>
      </w:r>
      <w:r w:rsidRPr="009757B9">
        <w:rPr>
          <w:b/>
          <w:rtl/>
        </w:rPr>
        <w:t xml:space="preserve"> </w:t>
      </w:r>
      <w:r w:rsidRPr="009757B9">
        <w:rPr>
          <w:rFonts w:hint="cs"/>
          <w:b/>
          <w:rtl/>
        </w:rPr>
        <w:t>מוכסין</w:t>
      </w:r>
      <w:r w:rsidRPr="009757B9">
        <w:rPr>
          <w:b/>
          <w:rtl/>
        </w:rPr>
        <w:t xml:space="preserve">, </w:t>
      </w:r>
      <w:r w:rsidRPr="009757B9">
        <w:rPr>
          <w:rFonts w:hint="cs"/>
          <w:b/>
          <w:rtl/>
        </w:rPr>
        <w:t>והמוציא</w:t>
      </w:r>
      <w:r w:rsidRPr="009757B9">
        <w:rPr>
          <w:b/>
          <w:rtl/>
        </w:rPr>
        <w:t xml:space="preserve"> </w:t>
      </w:r>
      <w:r w:rsidRPr="009757B9">
        <w:rPr>
          <w:rFonts w:hint="cs"/>
          <w:b/>
          <w:rtl/>
        </w:rPr>
        <w:t>קשר</w:t>
      </w:r>
      <w:r w:rsidRPr="009757B9">
        <w:rPr>
          <w:b/>
          <w:rtl/>
        </w:rPr>
        <w:t xml:space="preserve"> </w:t>
      </w:r>
      <w:r w:rsidRPr="009757B9">
        <w:rPr>
          <w:rFonts w:hint="cs"/>
          <w:b/>
          <w:rtl/>
        </w:rPr>
        <w:t>מוכסין</w:t>
      </w:r>
      <w:r w:rsidRPr="009757B9">
        <w:rPr>
          <w:b/>
          <w:rtl/>
        </w:rPr>
        <w:t xml:space="preserve"> - </w:t>
      </w:r>
      <w:r w:rsidRPr="009757B9">
        <w:rPr>
          <w:rFonts w:hint="cs"/>
          <w:b/>
          <w:rtl/>
        </w:rPr>
        <w:t>חייב</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Style w:val="afffe"/>
          <w:rFonts w:ascii="Fb Fontext" w:hAnsi="Fb Fontext"/>
          <w:rtl/>
        </w:rPr>
        <w:t>נייר</w:t>
      </w:r>
      <w:r w:rsidRPr="006F178A">
        <w:rPr>
          <w:rFonts w:ascii="Fb Fontext" w:hAnsi="Fb Fontext"/>
          <w:rtl/>
        </w:rPr>
        <w:t xml:space="preserve"> </w:t>
      </w:r>
      <w:r w:rsidRPr="006F178A">
        <w:rPr>
          <w:rStyle w:val="afffe"/>
          <w:rFonts w:ascii="Fb Fontext" w:hAnsi="Fb Fontext"/>
          <w:rtl/>
        </w:rPr>
        <w:t>מחוק</w:t>
      </w:r>
      <w:r w:rsidRPr="006F178A">
        <w:rPr>
          <w:rFonts w:ascii="Fb Fontext" w:hAnsi="Fb Fontext"/>
          <w:rtl/>
        </w:rPr>
        <w:t xml:space="preserve"> - כדי לכרוך על צלוחית קטנה של פלייטון.</w:t>
      </w:r>
    </w:p>
    <w:p w:rsidR="00E9703F" w:rsidRPr="006F178A" w:rsidRDefault="00E9703F" w:rsidP="00E9703F">
      <w:pPr>
        <w:rPr>
          <w:rtl/>
        </w:rPr>
      </w:pPr>
      <w:r w:rsidRPr="006F178A">
        <w:rPr>
          <w:rStyle w:val="afffe"/>
          <w:rFonts w:ascii="Fb Fontext" w:hAnsi="Fb Fontext"/>
          <w:rtl/>
        </w:rPr>
        <w:t>עור</w:t>
      </w:r>
      <w:r w:rsidRPr="006F178A">
        <w:rPr>
          <w:rtl/>
        </w:rPr>
        <w:t xml:space="preserve"> - כדי לעשות קמיע, (דוכסוסטוס - כדי לכתוב מזוזה).</w:t>
      </w:r>
    </w:p>
    <w:p w:rsidR="00E9703F" w:rsidRPr="006F178A" w:rsidRDefault="00E9703F" w:rsidP="00E9703F">
      <w:pPr>
        <w:rPr>
          <w:rtl/>
        </w:rPr>
      </w:pPr>
      <w:r w:rsidRPr="006F178A">
        <w:rPr>
          <w:rStyle w:val="afffe"/>
          <w:rFonts w:ascii="Fb Fontext" w:hAnsi="Fb Fontext"/>
          <w:rtl/>
        </w:rPr>
        <w:t>קלף</w:t>
      </w:r>
      <w:r w:rsidRPr="006F178A">
        <w:rPr>
          <w:rtl/>
        </w:rPr>
        <w:t xml:space="preserve"> - כדי לכתוב עליו פרשה קטנה שבתפילין, שהיא שמע ישראל.</w:t>
      </w:r>
    </w:p>
    <w:p w:rsidR="00E9703F" w:rsidRPr="006F178A" w:rsidRDefault="00E9703F" w:rsidP="00E9703F">
      <w:pPr>
        <w:rPr>
          <w:rtl/>
        </w:rPr>
      </w:pPr>
      <w:r w:rsidRPr="006F178A">
        <w:rPr>
          <w:rStyle w:val="afffe"/>
          <w:rFonts w:ascii="Fb Fontext" w:hAnsi="Fb Fontext"/>
          <w:rtl/>
        </w:rPr>
        <w:t>דיו</w:t>
      </w:r>
      <w:r w:rsidRPr="006F178A">
        <w:rPr>
          <w:rtl/>
        </w:rPr>
        <w:t xml:space="preserve"> - כדי לכתוב שתי אותיות.</w:t>
      </w:r>
    </w:p>
    <w:p w:rsidR="00E9703F" w:rsidRPr="006F178A" w:rsidRDefault="00E9703F" w:rsidP="00E9703F">
      <w:pPr>
        <w:rPr>
          <w:rtl/>
        </w:rPr>
      </w:pPr>
      <w:r w:rsidRPr="006F178A">
        <w:rPr>
          <w:rStyle w:val="afffe"/>
          <w:rFonts w:ascii="Fb Fontext" w:hAnsi="Fb Fontext"/>
          <w:rtl/>
        </w:rPr>
        <w:t>כחול</w:t>
      </w:r>
      <w:r w:rsidRPr="006F178A">
        <w:rPr>
          <w:rtl/>
        </w:rPr>
        <w:t xml:space="preserve"> - כדי לכחול עין אחת.</w:t>
      </w:r>
    </w:p>
    <w:p w:rsidR="00E9703F" w:rsidRPr="006F178A" w:rsidRDefault="00E9703F" w:rsidP="00E9703F">
      <w:pPr>
        <w:rPr>
          <w:rtl/>
        </w:rPr>
      </w:pPr>
      <w:r w:rsidRPr="006F178A">
        <w:rPr>
          <w:rStyle w:val="afffe"/>
          <w:rFonts w:ascii="Fb Fontext" w:hAnsi="Fb Fontext"/>
          <w:rtl/>
        </w:rPr>
        <w:t>דבק</w:t>
      </w:r>
      <w:r w:rsidRPr="006F178A">
        <w:rPr>
          <w:rtl/>
        </w:rPr>
        <w:t xml:space="preserve"> - כדי ליתן בראש השפשף.</w:t>
      </w:r>
    </w:p>
    <w:p w:rsidR="00E9703F" w:rsidRPr="006F178A" w:rsidRDefault="00E9703F" w:rsidP="00E9703F">
      <w:pPr>
        <w:rPr>
          <w:rtl/>
        </w:rPr>
      </w:pPr>
      <w:r w:rsidRPr="006F178A">
        <w:rPr>
          <w:rStyle w:val="afffe"/>
          <w:rFonts w:ascii="Fb Fontext" w:hAnsi="Fb Fontext"/>
          <w:rtl/>
        </w:rPr>
        <w:t>זפת</w:t>
      </w:r>
      <w:r w:rsidRPr="006F178A">
        <w:rPr>
          <w:rtl/>
        </w:rPr>
        <w:t xml:space="preserve"> </w:t>
      </w:r>
      <w:r w:rsidRPr="006F178A">
        <w:rPr>
          <w:rStyle w:val="afffe"/>
          <w:rFonts w:ascii="Fb Fontext" w:hAnsi="Fb Fontext"/>
          <w:rtl/>
        </w:rPr>
        <w:t>וגפרית</w:t>
      </w:r>
      <w:r w:rsidRPr="006F178A">
        <w:rPr>
          <w:rtl/>
        </w:rPr>
        <w:t xml:space="preserve"> - כדי לעשות נקב.</w:t>
      </w:r>
    </w:p>
    <w:p w:rsidR="00E9703F" w:rsidRPr="006F178A" w:rsidRDefault="00E9703F" w:rsidP="00E9703F">
      <w:pPr>
        <w:rPr>
          <w:rtl/>
        </w:rPr>
      </w:pPr>
      <w:r w:rsidRPr="006F178A">
        <w:rPr>
          <w:rStyle w:val="afffe"/>
          <w:rFonts w:ascii="Fb Fontext" w:hAnsi="Fb Fontext"/>
          <w:rtl/>
        </w:rPr>
        <w:t>שעוה</w:t>
      </w:r>
      <w:r w:rsidRPr="006F178A">
        <w:rPr>
          <w:rtl/>
        </w:rPr>
        <w:t xml:space="preserve"> - כדי ליתן על פי נקב קטן.</w:t>
      </w:r>
    </w:p>
    <w:p w:rsidR="00E9703F" w:rsidRDefault="00E9703F" w:rsidP="00E9703F">
      <w:pPr>
        <w:rPr>
          <w:rtl/>
        </w:rPr>
      </w:pPr>
      <w:r w:rsidRPr="006F178A">
        <w:rPr>
          <w:rStyle w:val="afffe"/>
          <w:rFonts w:ascii="Fb Fontext" w:hAnsi="Fb Fontext"/>
          <w:rtl/>
        </w:rPr>
        <w:t>חרסית</w:t>
      </w:r>
      <w:r w:rsidRPr="006F178A">
        <w:rPr>
          <w:rtl/>
        </w:rPr>
        <w:t xml:space="preserve"> - כדי לעשות פי כור של צורפי זהב,</w:t>
      </w:r>
    </w:p>
    <w:p>
      <w:pPr>
        <w:pStyle w:val="38"/>
        <w:rPr>
          <w:ins w:id="97847" w:author="מנוע מכני" w:date="2026-10-11T12:04:39Z"/>
        </w:rPr>
      </w:pPr>
      <w:r w:rsidRPr="006F178A">
        <w:t>ר</w:t>
      </w:r>
      <w:r w:rsidRPr="006F178A">
        <w:t>"</w:t>
      </w:r>
      <w:r w:rsidRPr="006F178A">
        <w:t>י</w:t>
      </w:r>
      <w:r w:rsidRPr="006F178A">
        <w:t xml:space="preserve">:</w:t>
      </w:r>
    </w:p>
    <w:p w:rsidR="00E9703F" w:rsidRPr="006F178A" w:rsidRDefault="00E9703F" w:rsidP="00E9703F">
      <w:pPr>
        <w:rPr>
          <w:rtl/>
        </w:rPr>
      </w:pPr>
      <w:del w:id="97848" w:author="מנוע מכני" w:date="2026-10-11T12:04:39Z">
        <w:r w:rsidRPr="006F178A">
          <w:rPr>
            <w:rtl/>
          </w:rPr>
          <w:delText xml:space="preserve"> </w:delText>
        </w:r>
      </w:del>
      <w:r w:rsidRPr="006F178A">
        <w:rPr>
          <w:rtl/>
        </w:rPr>
        <w:t xml:space="preserve">כדי לעשות פיטפוט.</w:t>
      </w:r>
    </w:p>
    <w:p w:rsidR="00E9703F" w:rsidRPr="006F178A" w:rsidRDefault="00E9703F" w:rsidP="00E9703F">
      <w:pPr>
        <w:rPr>
          <w:rtl/>
        </w:rPr>
      </w:pPr>
      <w:r w:rsidRPr="006F178A">
        <w:rPr>
          <w:rStyle w:val="afffe"/>
          <w:rFonts w:ascii="Fb Fontext" w:hAnsi="Fb Fontext"/>
          <w:rtl/>
        </w:rPr>
        <w:t>סובין</w:t>
      </w:r>
      <w:r w:rsidRPr="006F178A">
        <w:rPr>
          <w:rtl/>
        </w:rPr>
        <w:t xml:space="preserve"> - כדי ליתן על פי כור של צורפי זהב.</w:t>
      </w:r>
    </w:p>
    <w:p w:rsidR="00E9703F" w:rsidRDefault="00E9703F" w:rsidP="00E9703F">
      <w:pPr>
        <w:rPr>
          <w:rtl/>
        </w:rPr>
      </w:pPr>
      <w:r w:rsidRPr="006F178A">
        <w:rPr>
          <w:rStyle w:val="afffe"/>
          <w:rFonts w:ascii="Fb Fontext" w:hAnsi="Fb Fontext"/>
          <w:rtl/>
        </w:rPr>
        <w:t>סיד</w:t>
      </w:r>
      <w:r w:rsidRPr="006F178A">
        <w:rPr>
          <w:rtl/>
        </w:rPr>
        <w:t xml:space="preserve"> - כדי לסוד קטנה שבבנות,</w:t>
      </w:r>
    </w:p>
    <w:p>
      <w:pPr>
        <w:pStyle w:val="38"/>
        <w:rPr>
          <w:ins w:id="97849" w:author="מנוע מכני" w:date="2026-10-11T12:04:39Z"/>
        </w:rPr>
      </w:pPr>
      <w:r w:rsidRPr="006F178A">
        <w:t>ר</w:t>
      </w:r>
      <w:r w:rsidRPr="006F178A">
        <w:t>"</w:t>
      </w:r>
      <w:r w:rsidRPr="006F178A">
        <w:t>י</w:t>
      </w:r>
      <w:r w:rsidRPr="006F178A">
        <w:t xml:space="preserve">:</w:t>
      </w:r>
    </w:p>
    <w:p w:rsidR="00E9703F" w:rsidRPr="006F178A" w:rsidRDefault="00E9703F" w:rsidP="00E9703F">
      <w:pPr>
        <w:rPr>
          <w:rtl/>
        </w:rPr>
      </w:pPr>
      <w:del w:id="97850" w:author="מנוע מכני" w:date="2026-10-11T12:04:39Z">
        <w:r w:rsidRPr="006F178A">
          <w:rPr>
            <w:rtl/>
          </w:rPr>
          <w:delText xml:space="preserve"> </w:delText>
        </w:r>
      </w:del>
      <w:r w:rsidRPr="006F178A">
        <w:rPr>
          <w:rtl/>
        </w:rPr>
        <w:t xml:space="preserve">כדי לעשות כלכל.</w:t>
      </w:r>
    </w:p>
    <w:p>
      <w:pPr>
        <w:pStyle w:val="38"/>
        <w:rPr>
          <w:ins w:id="97851" w:author="מנוע מכני" w:date="2026-10-11T12:04:39Z"/>
        </w:rPr>
      </w:pPr>
      <w:r w:rsidRPr="006F178A">
        <w:t>ר"</w:t>
      </w:r>
      <w:r w:rsidRPr="006F178A">
        <w:t>נ</w:t>
      </w:r>
      <w:r w:rsidRPr="006F178A">
        <w:t xml:space="preserve">:</w:t>
      </w:r>
    </w:p>
    <w:p w:rsidR="00E9703F" w:rsidRPr="006F178A" w:rsidRDefault="00E9703F" w:rsidP="00E9703F">
      <w:pPr>
        <w:rPr>
          <w:rtl/>
        </w:rPr>
      </w:pPr>
      <w:del w:id="97852" w:author="מנוע מכני" w:date="2026-10-11T12:04:39Z">
        <w:r w:rsidRPr="006F178A">
          <w:rPr>
            <w:rtl/>
          </w:rPr>
          <w:delText xml:space="preserve"> </w:delText>
        </w:r>
      </w:del>
      <w:r w:rsidRPr="006F178A">
        <w:rPr>
          <w:rtl/>
        </w:rPr>
        <w:t xml:space="preserve">כדי לסוד אונדפי.</w:t>
      </w:r>
    </w:p>
    <w:p w:rsidR="00E9703F" w:rsidRPr="006F178A" w:rsidRDefault="00E9703F" w:rsidP="00E9703F">
      <w:pPr>
        <w:rPr>
          <w:rtl/>
        </w:rPr>
      </w:pPr>
      <w:r w:rsidRPr="006F178A">
        <w:rPr>
          <w:rtl/>
        </w:rPr>
        <w:t>•</w:t>
      </w:r>
      <w:r w:rsidRPr="006F178A">
        <w:rPr>
          <w:rFonts w:hint="cs"/>
          <w:rtl/>
        </w:rPr>
        <w:t xml:space="preserve"> </w:t>
      </w:r>
      <w:ins w:id="99697" w:author="קלוד" w:date="2026-10-11T13:11:34Z">
        <w:r>
          <w:rPr>
            <w:rStyle w:val="afffe"/>
            <w:rFonts w:ascii="Fb Fontext" w:hAnsi="Fb Fontext"/>
            <w:rtl/>
          </w:rPr>
          <w:t xml:space="preserve">חבל -</w:t>
        </w:r>
      </w:ins>
      <w:del w:id="99698" w:author="קלוד" w:date="2026-10-11T13:11:34Z">
        <w:r w:rsidRPr="006F178A">
          <w:rPr>
            <w:rStyle w:val="afffe"/>
            <w:rFonts w:ascii="Fb Fontext" w:hAnsi="Fb Fontext"/>
            <w:rtl/>
          </w:rPr>
          <w:delText xml:space="preserve">חבל</w:delText>
        </w:r>
      </w:del>
      <w:r w:rsidRPr="006F178A">
        <w:rPr>
          <w:rtl/>
        </w:rPr>
        <w:t xml:space="preserve"> </w:t>
      </w:r>
      <w:r w:rsidRPr="006F178A">
        <w:rPr>
          <w:rFonts w:hint="cs"/>
          <w:rtl/>
        </w:rPr>
        <w:t xml:space="preserve">לא</w:t>
      </w:r>
      <w:r w:rsidRPr="006F178A">
        <w:rPr>
          <w:rFonts w:hint="cs"/>
          <w:rtl/>
        </w:rPr>
        <w:t xml:space="preserve"> לנפה </w:t>
      </w:r>
      <w:ins w:id="99695" w:author="קלוד" w:date="2026-10-11T13:11:34Z">
        <w:r>
          <w:rPr>
            <w:rFonts w:hint="cs"/>
            <w:rtl/>
          </w:rPr>
          <w:t xml:space="preserve">וכברה,</w:t>
        </w:r>
      </w:ins>
      <w:del w:id="99696" w:author="קלוד" w:date="2026-10-11T13:11:34Z">
        <w:r w:rsidRPr="006F178A">
          <w:rPr>
            <w:rFonts w:hint="cs"/>
            <w:rtl/>
          </w:rPr>
          <w:delText xml:space="preserve">וכברה</w:delText>
        </w:r>
      </w:del>
      <w:r w:rsidRPr="006F178A">
        <w:rPr>
          <w:rFonts w:hint="cs"/>
          <w:rtl/>
        </w:rPr>
        <w:t xml:space="preserve"> </w:t>
      </w:r>
      <w:r w:rsidRPr="006F178A">
        <w:rPr>
          <w:rtl/>
        </w:rPr>
        <w:t xml:space="preserve">כיון </w:t>
      </w:r>
      <w:ins w:id="99693" w:author="קלוד" w:date="2026-10-11T13:11:34Z">
        <w:r>
          <w:rPr>
            <w:rtl/>
          </w:rPr>
          <w:t xml:space="preserve">ששורט</w:t>
        </w:r>
      </w:ins>
      <w:del w:id="99694" w:author="קלוד" w:date="2026-10-11T13:11:34Z">
        <w:r w:rsidRPr="006F178A">
          <w:rPr>
            <w:rtl/>
          </w:rPr>
          <w:delText xml:space="preserve">דחריק</w:delText>
        </w:r>
      </w:del>
      <w:r w:rsidRPr="006F178A">
        <w:rPr>
          <w:rtl/>
        </w:rPr>
        <w:t xml:space="preserve"> </w:t>
      </w:r>
      <w:ins w:id="99691" w:author="קלוד" w:date="2026-10-11T13:11:34Z">
        <w:r>
          <w:rPr>
            <w:rtl/>
          </w:rPr>
          <w:t xml:space="preserve">את</w:t>
        </w:r>
      </w:ins>
      <w:del w:id="99692" w:author="קלוד" w:date="2026-10-11T13:11:34Z">
        <w:r w:rsidRPr="006F178A">
          <w:rPr>
            <w:rtl/>
          </w:rPr>
          <w:delText xml:space="preserve">במנא</w:delText>
        </w:r>
      </w:del>
      <w:r w:rsidRPr="006F178A">
        <w:rPr>
          <w:rtl/>
        </w:rPr>
        <w:t xml:space="preserve"> </w:t>
      </w:r>
      <w:ins w:id="99689" w:author="קלוד" w:date="2026-10-11T13:11:34Z">
        <w:r>
          <w:rPr>
            <w:rtl/>
          </w:rPr>
          <w:t xml:space="preserve">הכלי</w:t>
        </w:r>
      </w:ins>
      <w:del w:id="99690" w:author="קלוד" w:date="2026-10-11T13:11:34Z">
        <w:r w:rsidRPr="006F178A">
          <w:rPr>
            <w:rtl/>
          </w:rPr>
          <w:delText xml:space="preserve">-</w:delText>
        </w:r>
      </w:del>
      <w:r w:rsidRPr="006F178A">
        <w:rPr>
          <w:rtl/>
        </w:rPr>
        <w:t xml:space="preserve"> </w:t>
      </w:r>
      <w:ins w:id="99687" w:author="קלוד" w:date="2026-10-11T13:11:34Z">
        <w:r>
          <w:rPr>
            <w:rtl/>
          </w:rPr>
          <w:t xml:space="preserve">אין</w:t>
        </w:r>
      </w:ins>
      <w:del w:id="99688" w:author="קלוד" w:date="2026-10-11T13:11:34Z">
        <w:r w:rsidRPr="006F178A">
          <w:rPr>
            <w:rtl/>
          </w:rPr>
          <w:delText xml:space="preserve">לא</w:delText>
        </w:r>
      </w:del>
      <w:r w:rsidRPr="006F178A">
        <w:rPr>
          <w:rtl/>
        </w:rPr>
        <w:t xml:space="preserve"> </w:t>
      </w:r>
      <w:ins w:id="99685" w:author="קלוד" w:date="2026-10-11T13:11:34Z">
        <w:r>
          <w:rPr>
            <w:rtl/>
          </w:rPr>
          <w:t xml:space="preserve">אנשים</w:t>
        </w:r>
      </w:ins>
      <w:del w:id="99686" w:author="קלוד" w:date="2026-10-11T13:11:34Z">
        <w:r w:rsidRPr="006F178A">
          <w:rPr>
            <w:rtl/>
          </w:rPr>
          <w:delText xml:space="preserve">עבדי</w:delText>
        </w:r>
      </w:del>
      <w:r w:rsidRPr="006F178A">
        <w:rPr>
          <w:rtl/>
        </w:rPr>
        <w:t xml:space="preserve"> </w:t>
      </w:r>
      <w:ins w:id="96039" w:author="מנוע מכני" w:date="2026-10-11T12:04:39Z">
        <w:ins w:id="99683" w:author="קלוד" w:date="2026-10-11T13:11:34Z">
          <w:r>
            <w:rPr>
              <w:rtl/>
            </w:rPr>
            <w:t xml:space="preserve">עושים </w:t>
          </w:r>
          <w:r>
            <w:rPr>
              <w:rStyle w:val="afffffe"/>
              <w:rtl/>
            </w:rPr>
            <w:t xml:space="preserve">כן</w:t>
          </w:r>
          <w:r>
            <w:rPr>
              <w:rtl/>
            </w:rPr>
            <w:t xml:space="preserve">.</w:t>
          </w:r>
        </w:ins>
        <w:del w:id="99684" w:author="קלוד" w:date="2026-10-11T13:11:34Z">
          <w:r>
            <w:rPr>
              <w:rtl/>
            </w:rPr>
            <w:delText xml:space="preserve">אנשים</w:delText>
          </w:r>
          <w:r w:rsidRPr="006F178A">
            <w:rPr>
              <w:rtl/>
            </w:rPr>
            <w:delText xml:space="preserve">.</w:delText>
          </w:r>
        </w:del>
      </w:ins>
      <w:del w:id="96040" w:author="מנוע מכני" w:date="2026-10-11T12:04:39Z">
        <w:r w:rsidRPr="006F178A">
          <w:rPr>
            <w:rtl/>
          </w:rPr>
          <w:delText xml:space="preserve">אינשי</w:delText>
        </w:r>
      </w:del>
    </w:p>
    <w:p w:rsidR="00E9703F" w:rsidRPr="006F178A" w:rsidRDefault="00E9703F" w:rsidP="00E9703F">
      <w:pPr>
        <w:rPr>
          <w:rtl/>
        </w:rPr>
      </w:pPr>
      <w:r w:rsidRPr="006F178A">
        <w:rPr>
          <w:rStyle w:val="afffe"/>
          <w:rFonts w:ascii="Fb Fontext" w:hAnsi="Fb Fontext"/>
          <w:rtl/>
        </w:rPr>
        <w:t>הוצין</w:t>
      </w:r>
      <w:r w:rsidRPr="006F178A">
        <w:rPr>
          <w:rtl/>
        </w:rPr>
        <w:t xml:space="preserve"> - כדי לעשות אוזן לסל כפיפה מצרית.</w:t>
      </w:r>
    </w:p>
    <w:p w:rsidR="00E9703F" w:rsidRPr="006F178A" w:rsidRDefault="00E9703F" w:rsidP="00E9703F">
      <w:pPr>
        <w:rPr>
          <w:rtl/>
        </w:rPr>
      </w:pPr>
      <w:r w:rsidRPr="006F178A">
        <w:rPr>
          <w:rStyle w:val="afffe"/>
          <w:rFonts w:ascii="Fb Fontext" w:hAnsi="Fb Fontext"/>
          <w:rtl/>
        </w:rPr>
        <w:t>סיב</w:t>
      </w:r>
      <w:r w:rsidRPr="006F178A">
        <w:rPr>
          <w:rtl/>
        </w:rPr>
        <w:t xml:space="preserve"> - אחרים אומרים: כדי ליתן על פי משפך קטן לסנן את היין.</w:t>
      </w:r>
    </w:p>
    <w:p w:rsidR="00E9703F" w:rsidRDefault="00E9703F" w:rsidP="00E9703F">
      <w:pPr>
        <w:rPr>
          <w:rtl/>
        </w:rPr>
      </w:pPr>
      <w:r w:rsidRPr="006F178A">
        <w:rPr>
          <w:rStyle w:val="afffe"/>
          <w:rFonts w:ascii="Fb Fontext" w:hAnsi="Fb Fontext"/>
          <w:rtl/>
        </w:rPr>
        <w:t>רבב</w:t>
      </w:r>
      <w:r w:rsidRPr="006F178A">
        <w:rPr>
          <w:rtl/>
        </w:rPr>
        <w:t xml:space="preserve"> - כדי לסוך תחת אספגין קטנה. וכמה שיעורה - כסלע. [וכן גרוגרת]</w:t>
      </w:r>
    </w:p>
    <w:p w:rsidR="00E9703F" w:rsidRPr="006F178A" w:rsidRDefault="00E9703F" w:rsidP="00E9703F">
      <w:pPr>
        <w:rPr>
          <w:rtl/>
        </w:rPr>
      </w:pPr>
      <w:r w:rsidRPr="006F178A">
        <w:rPr>
          <w:rStyle w:val="afffe"/>
          <w:rFonts w:ascii="Fb Fontext" w:hAnsi="Fb Fontext"/>
          <w:rtl/>
        </w:rPr>
        <w:t>מוכין</w:t>
      </w:r>
      <w:r w:rsidRPr="006F178A">
        <w:rPr>
          <w:rtl/>
        </w:rPr>
        <w:t xml:space="preserve"> - כדי לעשות כדור קטנה, וכמה שיעורו - כאגוז.</w:t>
      </w:r>
    </w:p>
    <w:p>
      <w:pPr>
        <w:pStyle w:val="afffff8"/>
        <w:rPr>
          <w:ins w:id="90745" w:author="קלוד" w:date="2026-10-11T12:33:55Z"/>
        </w:rPr>
      </w:pPr>
      <w:ins w:id="90746" w:author="קלוד" w:date="2026-10-11T12:33:55Z">
        <w:r>
          <w:rPr>
            <w:color w:val="7B3F00"/>
          </w:rPr>
          <w:t xml:space="preserve">נייר לקשר מוכסין - או כדי לכתוב שתי אותיות</w:t>
        </w:r>
      </w:ins>
    </w:p>
    <w:p w:rsidR="00E9703F" w:rsidRPr="006F178A" w:rsidRDefault="00E9703F" w:rsidP="00E9703F">
      <w:pPr>
        <w:rPr>
          <w:rtl/>
        </w:rPr>
      </w:pPr>
      <w:r w:rsidRPr="006F178A">
        <w:rPr>
          <w:rtl/>
        </w:rPr>
        <w:t>•</w:t>
      </w:r>
      <w:r w:rsidRPr="006F178A">
        <w:rPr>
          <w:rFonts w:hint="cs"/>
          <w:rtl/>
        </w:rPr>
        <w:t xml:space="preserve"> </w:t>
      </w:r>
      <w:r w:rsidRPr="006F178A">
        <w:rPr>
          <w:rtl/>
        </w:rPr>
        <w:t>נייר כדי לכתוב עליו קשר מוכסין.</w:t>
      </w:r>
    </w:p>
    <w:p w:rsidR="00E9703F" w:rsidRPr="006F178A" w:rsidRDefault="00E9703F" w:rsidP="00E9703F">
      <w:pPr>
        <w:rPr>
          <w:rtl/>
        </w:rPr>
      </w:pPr>
      <w:r w:rsidRPr="006F178A">
        <w:rPr>
          <w:rFonts w:hint="cs"/>
          <w:rtl/>
        </w:rPr>
        <w:t>ורמינהו</w:t>
      </w:r>
      <w:r w:rsidRPr="006F178A">
        <w:rPr>
          <w:rtl/>
        </w:rPr>
        <w:t xml:space="preserve"> המוציא נייר חלק, אם יש בו כדי לכתוב שתי אותיות - חייב.</w:t>
      </w:r>
    </w:p>
    <w:p>
      <w:pPr>
        <w:pStyle w:val="38"/>
        <w:rPr>
          <w:ins w:id="97853" w:author="מנוע מכני" w:date="2026-10-11T12:04:39Z"/>
        </w:rPr>
      </w:pPr>
      <w:r w:rsidRPr="006F178A">
        <w:t>ר"ש</w:t>
      </w:r>
      <w:r w:rsidRPr="006F178A">
        <w:t>:</w:t>
      </w:r>
    </w:p>
    <w:p w:rsidR="00E9703F" w:rsidRPr="006F178A" w:rsidRDefault="00E9703F" w:rsidP="00E9703F">
      <w:pPr>
        <w:rPr>
          <w:rtl/>
        </w:rPr>
      </w:pPr>
      <w:del w:id="97854" w:author="מנוע מכני" w:date="2026-10-11T12:04:39Z">
        <w:r w:rsidRPr="006F178A">
          <w:rPr>
            <w:rtl/>
          </w:rPr>
          <w:delText xml:space="preserve"> </w:delText>
        </w:r>
      </w:del>
      <w:r w:rsidRPr="006F178A">
        <w:rPr>
          <w:rtl/>
        </w:rPr>
        <w:t xml:space="preserve">שתי אותיות של קשר מוכסין.</w:t>
      </w:r>
    </w:p>
    <w:p>
      <w:pPr>
        <w:pStyle w:val="38"/>
        <w:rPr>
          <w:ins w:id="97855" w:author="מנוע מכני" w:date="2026-10-11T12:04:39Z"/>
        </w:rPr>
      </w:pPr>
      <w:r w:rsidRPr="006F178A">
        <w:t>רבא</w:t>
      </w:r>
      <w:r w:rsidRPr="006F178A">
        <w:t xml:space="preserve">:</w:t>
      </w:r>
    </w:p>
    <w:p w:rsidR="00E9703F" w:rsidRPr="006F178A" w:rsidRDefault="00E9703F" w:rsidP="00E9703F">
      <w:pPr>
        <w:rPr>
          <w:rtl/>
        </w:rPr>
      </w:pPr>
      <w:del w:id="97856" w:author="מנוע מכני" w:date="2026-10-11T12:04:39Z">
        <w:r w:rsidRPr="006F178A">
          <w:rPr>
            <w:rtl/>
          </w:rPr>
          <w:delText xml:space="preserve"> </w:delText>
        </w:r>
      </w:del>
      <w:r w:rsidRPr="006F178A">
        <w:rPr>
          <w:rtl/>
        </w:rPr>
        <w:t xml:space="preserve">שתי אותיות </w:t>
      </w:r>
      <w:ins w:id="99703" w:author="קלוד" w:date="2026-10-11T13:11:34Z">
        <w:r>
          <w:rPr>
            <w:rtl/>
          </w:rPr>
          <w:t xml:space="preserve">שלנו</w:t>
        </w:r>
      </w:ins>
      <w:del w:id="99704" w:author="קלוד" w:date="2026-10-11T13:11:34Z">
        <w:r w:rsidRPr="006F178A">
          <w:rPr>
            <w:rtl/>
          </w:rPr>
          <w:delText xml:space="preserve">דידן,</w:delText>
        </w:r>
      </w:del>
      <w:r w:rsidRPr="006F178A">
        <w:rPr>
          <w:rtl/>
        </w:rPr>
        <w:t xml:space="preserve"> ובית </w:t>
      </w:r>
      <w:ins w:id="99701" w:author="קלוד" w:date="2026-10-11T13:11:34Z">
        <w:r>
          <w:rPr>
            <w:rtl/>
          </w:rPr>
          <w:t xml:space="preserve">אחיזה</w:t>
        </w:r>
      </w:ins>
      <w:del w:id="99702" w:author="קלוד" w:date="2026-10-11T13:11:34Z">
        <w:r w:rsidRPr="006F178A">
          <w:rPr>
            <w:rtl/>
          </w:rPr>
          <w:delText xml:space="preserve">אחיזה,</w:delText>
        </w:r>
      </w:del>
      <w:r w:rsidRPr="006F178A">
        <w:rPr>
          <w:rtl/>
        </w:rPr>
        <w:t xml:space="preserve"> </w:t>
      </w:r>
      <w:ins w:id="99699" w:author="קלוד" w:date="2026-10-11T13:11:34Z">
        <w:r>
          <w:rPr>
            <w:rtl/>
          </w:rPr>
          <w:t xml:space="preserve">- והיינו</w:t>
        </w:r>
      </w:ins>
      <w:del w:id="99700" w:author="קלוד" w:date="2026-10-11T13:11:34Z">
        <w:r w:rsidRPr="006F178A">
          <w:rPr>
            <w:rtl/>
          </w:rPr>
          <w:delText xml:space="preserve">דהיינו</w:delText>
        </w:r>
      </w:del>
      <w:r w:rsidRPr="006F178A">
        <w:rPr>
          <w:rtl/>
        </w:rPr>
        <w:t xml:space="preserve"> קשר מוכסין.</w:t>
      </w:r>
    </w:p>
    <w:p>
      <w:pPr>
        <w:pStyle w:val="38"/>
        <w:rPr>
          <w:ins w:id="97857" w:author="מנוע מכני" w:date="2026-10-11T12:04:39Z"/>
        </w:rPr>
      </w:pPr>
      <w:r w:rsidRPr="006F178A">
        <w:t xml:space="preserve">וקשה</w:t>
      </w:r>
    </w:p>
    <w:p w:rsidR="00E9703F" w:rsidRPr="009757B9" w:rsidRDefault="00E9703F" w:rsidP="00E9703F">
      <w:pPr>
        <w:rPr>
          <w:rFonts w:cs="Guttman Vilna"/>
          <w:b/>
          <w:bCs/>
          <w:rtl/>
        </w:rPr>
      </w:pPr>
      <w:del w:id="97858" w:author="מנוע מכני" w:date="2026-10-11T12:04:39Z">
        <w:r w:rsidRPr="006F178A">
          <w:rPr>
            <w:rStyle w:val="afffe"/>
            <w:rFonts w:ascii="Fb Fontext" w:hAnsi="Fb Fontext" w:hint="cs"/>
            <w:rtl/>
          </w:rPr>
          <w:delText xml:space="preserve"> </w:delText>
        </w:r>
      </w:del>
      <w:r w:rsidRPr="006F178A">
        <w:rPr>
          <w:rStyle w:val="afffe"/>
          <w:rFonts w:ascii="Fb Fontext" w:hAnsi="Fb Fontext" w:hint="cs"/>
          <w:rtl/>
        </w:rPr>
        <w:t xml:space="preserve">על </w:t>
      </w:r>
      <w:r w:rsidRPr="006F178A">
        <w:rPr>
          <w:rStyle w:val="2fb"/>
          <w:rFonts w:ascii="Fb Fontext" w:hAnsi="Fb Fontext" w:hint="cs"/>
          <w:rtl/>
        </w:rPr>
        <w:t xml:space="preserve">רבא</w:t>
      </w:r>
      <w:r w:rsidRPr="006F178A">
        <w:rPr>
          <w:rtl/>
        </w:rPr>
        <w:t xml:space="preserve"> </w:t>
      </w:r>
      <w:ins w:id="99711" w:author="קלוד" w:date="2026-10-11T13:11:34Z">
        <w:r>
          <w:rPr>
            <w:rtl/>
          </w:rPr>
          <w:t xml:space="preserve">ממה</w:t>
        </w:r>
      </w:ins>
      <w:del w:id="99712" w:author="קלוד" w:date="2026-10-11T13:11:34Z">
        <w:r w:rsidRPr="006F178A">
          <w:rPr>
            <w:rtl/>
          </w:rPr>
          <w:delText xml:space="preserve">מהא</w:delText>
        </w:r>
      </w:del>
      <w:r w:rsidRPr="006F178A">
        <w:rPr>
          <w:rtl/>
        </w:rPr>
        <w:t xml:space="preserve"> </w:t>
      </w:r>
      <w:ins w:id="99709" w:author="קלוד" w:date="2026-10-11T13:11:34Z">
        <w:r>
          <w:rPr>
            <w:rtl/>
          </w:rPr>
          <w:t xml:space="preserve">ששנינו: המוציא</w:t>
        </w:r>
      </w:ins>
      <w:del w:id="99710" w:author="קלוד" w:date="2026-10-11T13:11:34Z">
        <w:r w:rsidRPr="006F178A">
          <w:rPr>
            <w:rtl/>
          </w:rPr>
          <w:delText xml:space="preserve">דהמוציא</w:delText>
        </w:r>
      </w:del>
      <w:r w:rsidRPr="006F178A">
        <w:rPr>
          <w:rtl/>
        </w:rPr>
        <w:t xml:space="preserve"> נייר מחוק ושטר פרוע, אם יש בלובן שלו כדי לכתוב שתי אותיות, או בכולו כדי לכרוך על פי צלוחית קטנה של פלייטון - חייב, ואם </w:t>
      </w:r>
      <w:ins w:id="91287" w:author="מנוע מכני" w:date="2026-10-11T12:04:39Z">
        <w:r>
          <w:rPr>
            <w:rtl/>
          </w:rPr>
          <w:t xml:space="preserve">לא</w:t>
        </w:r>
      </w:ins>
      <w:del w:id="91288" w:author="מנוע מכני" w:date="2026-10-11T12:04:39Z">
        <w:r w:rsidRPr="006F178A">
          <w:rPr>
            <w:rtl/>
          </w:rPr>
          <w:delText xml:space="preserve">לאו</w:delText>
        </w:r>
      </w:del>
      <w:r w:rsidRPr="006F178A">
        <w:rPr>
          <w:rtl/>
        </w:rPr>
        <w:t xml:space="preserve"> - פטור. ולא </w:t>
      </w:r>
      <w:ins w:id="99707" w:author="קלוד" w:date="2026-10-11T13:11:34Z">
        <w:r>
          <w:rPr>
            <w:rtl/>
          </w:rPr>
          <w:t xml:space="preserve">נזכר</w:t>
        </w:r>
      </w:ins>
      <w:del w:id="99708" w:author="קלוד" w:date="2026-10-11T13:11:34Z">
        <w:r w:rsidRPr="006F178A">
          <w:rPr>
            <w:rtl/>
          </w:rPr>
          <w:delText xml:space="preserve">כתוב</w:delText>
        </w:r>
      </w:del>
      <w:r w:rsidRPr="006F178A">
        <w:rPr>
          <w:rtl/>
        </w:rPr>
        <w:t xml:space="preserve"> בית </w:t>
      </w:r>
      <w:ins w:id="99705" w:author="קלוד" w:date="2026-10-11T13:11:34Z">
        <w:r>
          <w:rPr>
            <w:rtl/>
          </w:rPr>
          <w:t xml:space="preserve">אחיזה.</w:t>
        </w:r>
      </w:ins>
      <w:del w:id="99706" w:author="קלוד" w:date="2026-10-11T13:11:34Z">
        <w:r w:rsidRPr="006F178A">
          <w:rPr>
            <w:rtl/>
          </w:rPr>
          <w:delText xml:space="preserve">אחיזה</w:delText>
        </w:r>
      </w:del>
      <w:r w:rsidRPr="006F178A">
        <w:rPr>
          <w:rtl/>
        </w:rPr>
        <w:t xml:space="preserve"> </w:t>
      </w:r>
      <w:ins w:id="94409" w:author="מנוע מכני" w:date="2026-10-11T12:04:39Z">
        <w:r>
          <w:rPr>
            <w:rtl/>
          </w:rPr>
          <w:t xml:space="preserve">קשה</w:t>
        </w:r>
      </w:ins>
      <w:del w:id="94410" w:author="מנוע מכני" w:date="2026-10-11T12:04:39Z">
        <w:r w:rsidRPr="006F178A">
          <w:rPr>
            <w:rtl/>
          </w:rPr>
          <w:delText xml:space="preserve">קשיא</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743" w:author="קלוד" w:date="2026-10-11T12:33:55Z"/>
        </w:rPr>
      </w:pPr>
      <w:ins w:id="90744" w:author="קלוד" w:date="2026-10-11T12:33:55Z">
        <w:r>
          <w:rPr>
            <w:color w:val="7B3F00"/>
          </w:rPr>
          <w:t xml:space="preserve">קשר מוכסין - משהראהו למוכס פטור, ור"י מחייב</w:t>
        </w:r>
      </w:ins>
    </w:p>
    <w:p w:rsidR="00E9703F" w:rsidRPr="006F178A" w:rsidRDefault="00E9703F" w:rsidP="00E9703F">
      <w:pPr>
        <w:rPr>
          <w:rtl/>
        </w:rPr>
      </w:pPr>
      <w:r w:rsidRPr="006F178A">
        <w:rPr>
          <w:rStyle w:val="afffe"/>
          <w:rFonts w:ascii="Fb Fontext" w:hAnsi="Fb Fontext"/>
          <w:rtl/>
        </w:rPr>
        <w:t>המוציא קשר מוכסין</w:t>
      </w:r>
      <w:r w:rsidRPr="006F178A">
        <w:rPr>
          <w:rFonts w:ascii="Fb Fontext" w:hAnsi="Fb Fontext"/>
          <w:rtl/>
        </w:rPr>
        <w:t>, עד שלא הראהו למוכס - חייב, משהראהו למוכס - פטור.</w:t>
      </w:r>
    </w:p>
    <w:p>
      <w:pPr>
        <w:pStyle w:val="38"/>
        <w:rPr>
          <w:ins w:id="97859" w:author="מנוע מכני" w:date="2026-10-11T12:04:39Z"/>
        </w:rPr>
      </w:pPr>
      <w:r w:rsidRPr="006F178A">
        <w:tab/>
      </w:r>
      <w:r w:rsidRPr="006F178A">
        <w:tab/>
      </w:r>
      <w:ins w:id="90375" w:author="מנוע מכני" w:date="2026-10-11T12:04:39Z">
        <w:r>
          <w:t xml:space="preserve">ר"י</w:t>
        </w:r>
      </w:ins>
      <w:del w:id="90376" w:author="מנוע מכני" w:date="2026-10-11T12:04:39Z">
        <w:r w:rsidRPr="006F178A">
          <w:tab/>
          <w:delText xml:space="preserve">רבי יהודה</w:delText>
        </w:r>
      </w:del>
      <w:del w:id="99396" w:author="מנוע מכני" w:date="2026-10-11T12:04:39Z">
        <w:r w:rsidRPr="006F178A">
          <w:tab/>
          <w:delText xml:space="preserve"> אומר</w:delText>
        </w:r>
      </w:del>
      <w:del w:id="100474" w:author="Claude" w:date="2026-10-11T09:08:03Z">
        <w:r>
          <w:delText xml:space="preserve">	</w:delText>
        </w:r>
      </w:del>
      <w:r>
        <w:t xml:space="preserve">:</w:t>
      </w:r>
    </w:p>
    <w:p w:rsidR="00E9703F" w:rsidRPr="006F178A" w:rsidRDefault="00E9703F" w:rsidP="00E9703F">
      <w:pPr>
        <w:rPr>
          <w:rtl/>
        </w:rPr>
      </w:pPr>
      <w:del w:id="97860" w:author="מנוע מכני" w:date="2026-10-11T12:04:39Z">
        <w:r w:rsidRPr="006F178A">
          <w:rPr>
            <w:rtl/>
          </w:rPr>
          <w:tab/>
          <w:delText xml:space="preserve"> </w:delText>
        </w:r>
      </w:del>
      <w:r w:rsidRPr="006F178A">
        <w:rPr>
          <w:rtl/>
        </w:rPr>
        <w:tab/>
        <w:t xml:space="preserve">אף משהראהו למוכס חייב, מפני שצריך לו.</w:t>
      </w:r>
    </w:p>
    <w:p w:rsidR="00E9703F" w:rsidRPr="009757B9" w:rsidRDefault="00E9703F" w:rsidP="00E9703F">
      <w:pPr>
        <w:rPr>
          <w:rFonts w:cs="Guttman Vilna"/>
          <w:b/>
          <w:bCs/>
          <w:rtl/>
        </w:rPr>
      </w:pPr>
      <w:ins w:id="91289" w:author="מנוע מכני" w:date="2026-10-11T12:04:39Z">
        <w:r>
          <w:rPr>
            <w:rStyle w:val="afffe"/>
            <w:rFonts w:ascii="Fb Fontext" w:hAnsi="Fb Fontext"/>
            <w:rtl/>
          </w:rPr>
          <w:t xml:space="preserve">יש</w:t>
        </w:r>
      </w:ins>
      <w:del w:id="91290" w:author="מנוע מכני" w:date="2026-10-11T12:04:39Z">
        <w:r w:rsidRPr="006F178A">
          <w:rPr>
            <w:rStyle w:val="afffe"/>
            <w:rFonts w:ascii="Fb Fontext" w:hAnsi="Fb Fontext"/>
            <w:rtl/>
          </w:rPr>
          <w:delText xml:space="preserve">איכא</w:delText>
        </w:r>
      </w:del>
      <w:r w:rsidRPr="006F178A">
        <w:rPr>
          <w:rStyle w:val="afffe"/>
          <w:rFonts w:ascii="Fb Fontext" w:hAnsi="Fb Fontext"/>
          <w:rtl/>
        </w:rPr>
        <w:t xml:space="preserve"> </w:t>
      </w:r>
      <w:ins w:id="90285" w:author="Claude - סמנטי" w:date="2026-10-11T12:28:21Z">
        <w:r>
          <w:rPr>
            <w:rStyle w:val="afffe"/>
            <w:rFonts w:ascii="Fb Fontext" w:hAnsi="Fb Fontext"/>
            <w:rtl/>
          </w:rPr>
          <w:t xml:space="preserve">ביניהם</w:t>
        </w:r>
      </w:ins>
      <w:del w:id="90286" w:author="Claude - סמנטי" w:date="2026-10-11T12:28:21Z">
        <w:r w:rsidRPr="006F178A">
          <w:rPr>
            <w:rStyle w:val="afffe"/>
            <w:rFonts w:ascii="Fb Fontext" w:hAnsi="Fb Fontext"/>
            <w:rtl/>
          </w:rPr>
          <w:delText xml:space="preserve">בינייהו</w:delText>
        </w:r>
      </w:del>
      <w:r w:rsidRPr="006F178A">
        <w:rPr>
          <w:rStyle w:val="afffe"/>
          <w:rFonts w:ascii="Fb Fontext" w:hAnsi="Fb Fontext" w:hint="cs"/>
          <w:rtl/>
        </w:rPr>
        <w:t>:</w:t>
      </w:r>
      <w:r>
        <w:rPr>
          <w:rtl/>
        </w:rPr>
        <w:t xml:space="preserve"> </w:t>
      </w:r>
      <w:r w:rsidRPr="006F178A">
        <w:rPr>
          <w:rStyle w:val="2fb"/>
          <w:rtl/>
        </w:rPr>
        <w:t>אביי</w:t>
      </w:r>
      <w:r w:rsidRPr="006F178A">
        <w:rPr>
          <w:rFonts w:hint="cs"/>
          <w:rtl/>
        </w:rPr>
        <w:t>:</w:t>
      </w:r>
      <w:r w:rsidRPr="006F178A">
        <w:rPr>
          <w:rtl/>
        </w:rPr>
        <w:t xml:space="preserve"> רהיטי מוכסא.</w:t>
      </w:r>
    </w:p>
    <w:p>
      <w:pPr>
        <w:pStyle w:val="38"/>
        <w:rPr>
          <w:ins w:id="97861" w:author="מנוע מכני" w:date="2026-10-11T12:04:39Z"/>
        </w:rPr>
      </w:pPr>
      <w:r w:rsidRPr="006F178A">
        <w:tab/>
      </w:r>
      <w:del w:id="90135" w:author="מנוע מכני" w:date="2026-10-11T12:04:39Z">
        <w:r>
          <w:delText xml:space="preserve">    </w:delText>
        </w:r>
        <w:r w:rsidRPr="006F178A">
          <w:delText xml:space="preserve"> </w:delText>
        </w:r>
      </w:del>
      <w:r w:rsidRPr="006F178A">
        <w:t>רבא</w:t>
      </w:r>
      <w:r w:rsidRPr="006F178A">
        <w:t>:</w:t>
      </w:r>
    </w:p>
    <w:p w:rsidR="00E9703F" w:rsidRPr="009757B9" w:rsidRDefault="00E9703F" w:rsidP="00E9703F">
      <w:pPr>
        <w:rPr>
          <w:rFonts w:cs="Guttman Vilna"/>
          <w:b/>
          <w:bCs/>
          <w:rtl/>
        </w:rPr>
      </w:pPr>
      <w:del w:id="97862" w:author="מנוע מכני" w:date="2026-10-11T12:04:39Z">
        <w:r>
          <w:rPr>
            <w:rtl/>
          </w:rPr>
          <w:delText xml:space="preserve"> </w:delText>
        </w:r>
      </w:del>
      <w:r w:rsidRPr="006F178A">
        <w:rPr>
          <w:rtl/>
        </w:rPr>
        <w:t>מוכס גדול ומוכס קטן.</w:t>
      </w:r>
    </w:p>
    <w:p>
      <w:pPr>
        <w:pStyle w:val="38"/>
        <w:rPr>
          <w:ins w:id="97863" w:author="מנוע מכני" w:date="2026-10-11T12:04:39Z"/>
        </w:rPr>
      </w:pPr>
      <w:r w:rsidRPr="006F178A">
        <w:tab/>
      </w:r>
      <w:r w:rsidRPr="006F178A">
        <w:t>ר"</w:t>
      </w:r>
      <w:r w:rsidRPr="006F178A">
        <w:t>א</w:t>
      </w:r>
      <w:r w:rsidRPr="006F178A">
        <w:t>:</w:t>
      </w:r>
    </w:p>
    <w:p w:rsidR="00E9703F" w:rsidRPr="009757B9" w:rsidRDefault="00E9703F" w:rsidP="00E9703F">
      <w:pPr>
        <w:rPr>
          <w:rFonts w:cs="Guttman Vilna"/>
          <w:b/>
          <w:bCs/>
          <w:rtl/>
        </w:rPr>
      </w:pPr>
      <w:del w:id="97864" w:author="מנוע מכני" w:date="2026-10-11T12:04:39Z">
        <w:r w:rsidRPr="006F178A">
          <w:rPr>
            <w:rtl/>
          </w:rPr>
          <w:delText xml:space="preserve"> </w:delText>
        </w:r>
      </w:del>
      <w:r w:rsidRPr="006F178A">
        <w:rPr>
          <w:rtl/>
        </w:rPr>
        <w:t xml:space="preserve">חד מוכס </w:t>
      </w:r>
      <w:ins w:id="91291" w:author="מנוע מכני" w:date="2026-10-11T12:04:39Z">
        <w:r>
          <w:rPr>
            <w:b/>
            <w:bCs/>
            <w:rtl/>
          </w:rPr>
          <w:t xml:space="preserve">יש</w:t>
        </w:r>
      </w:ins>
      <w:del w:id="91292" w:author="מנוע מכני" w:date="2026-10-11T12:04:39Z">
        <w:r w:rsidRPr="00E1368E">
          <w:rPr>
            <w:b/>
            <w:bCs/>
            <w:rtl/>
          </w:rPr>
          <w:delText xml:space="preserve">איכא</w:delText>
        </w:r>
      </w:del>
      <w:r w:rsidRPr="00E1368E">
        <w:rPr>
          <w:b/>
          <w:bCs/>
          <w:rtl/>
        </w:rPr>
        <w:t xml:space="preserve"> </w:t>
      </w:r>
      <w:ins w:id="90287" w:author="Claude - סמנטי" w:date="2026-10-11T12:28:21Z">
        <w:r>
          <w:rPr>
            <w:b/>
            <w:bCs/>
            <w:rtl/>
          </w:rPr>
          <w:t xml:space="preserve">ביניהם</w:t>
        </w:r>
      </w:ins>
      <w:del w:id="90288" w:author="Claude - סמנטי" w:date="2026-10-11T12:28:21Z">
        <w:r w:rsidRPr="00E1368E">
          <w:rPr>
            <w:b/>
            <w:bCs/>
            <w:rtl/>
          </w:rPr>
          <w:delText xml:space="preserve">בינייהו</w:delText>
        </w:r>
      </w:del>
      <w:r w:rsidRPr="006F178A">
        <w:rPr>
          <w:rtl/>
        </w:rPr>
        <w:t xml:space="preserve"> מפני שצריך לו להראות למוכס שני, </w:t>
      </w:r>
      <w:r w:rsidRPr="006F178A">
        <w:rPr>
          <w:rtl/>
        </w:rPr>
        <w:t xml:space="preserve">דא"</w:t>
      </w:r>
      <w:r w:rsidRPr="006F178A">
        <w:rPr>
          <w:rFonts w:hint="cs"/>
          <w:rtl/>
        </w:rPr>
        <w:t xml:space="preserve">ל</w:t>
      </w:r>
      <w:r w:rsidRPr="006F178A">
        <w:rPr>
          <w:rFonts w:hint="cs"/>
          <w:rtl/>
        </w:rPr>
        <w:t xml:space="preserve"> </w:t>
      </w:r>
      <w:r w:rsidRPr="006F178A">
        <w:rPr>
          <w:rtl/>
        </w:rPr>
        <w:t xml:space="preserve">חזי </w:t>
      </w:r>
      <w:ins w:id="96041" w:author="מנוע מכני" w:date="2026-10-11T12:04:39Z">
        <w:r>
          <w:rPr>
            <w:rtl/>
          </w:rPr>
          <w:t xml:space="preserve">אדם</w:t>
        </w:r>
      </w:ins>
      <w:del w:id="96042" w:author="מנוע מכני" w:date="2026-10-11T12:04:39Z">
        <w:r w:rsidRPr="006F178A">
          <w:rPr>
            <w:rtl/>
          </w:rPr>
          <w:delText xml:space="preserve">גברא</w:delText>
        </w:r>
      </w:del>
      <w:r w:rsidRPr="006F178A">
        <w:rPr>
          <w:rtl/>
        </w:rPr>
        <w:t xml:space="preserve"> דמוכס </w:t>
      </w:r>
      <w:ins w:id="96043" w:author="מנוע מכני" w:date="2026-10-11T12:04:39Z">
        <w:r>
          <w:rPr>
            <w:rtl/>
          </w:rPr>
          <w:t xml:space="preserve">אני</w:t>
        </w:r>
      </w:ins>
      <w:del w:id="96044" w:author="מנוע מכני" w:date="2026-10-11T12:04:39Z">
        <w:r w:rsidRPr="006F178A">
          <w:rPr>
            <w:rtl/>
          </w:rPr>
          <w:delText xml:space="preserve">אנא</w:delText>
        </w:r>
      </w:del>
      <w:r w:rsidRPr="006F178A">
        <w:rPr>
          <w:rtl/>
        </w:rPr>
        <w:t xml:space="preserve">.</w:t>
      </w:r>
    </w:p>
    <w:p>
      <w:pPr>
        <w:pStyle w:val="afffff8"/>
        <w:rPr>
          <w:ins w:id="90741" w:author="קלוד" w:date="2026-10-11T12:33:55Z"/>
        </w:rPr>
      </w:pPr>
      <w:ins w:id="90742" w:author="קלוד" w:date="2026-10-11T12:33:55Z">
        <w:r>
          <w:rPr>
            <w:color w:val="7B3F00"/>
          </w:rPr>
          <w:t xml:space="preserve">שטר חוב שנפרע - ת"ק פטור ור"י חייב</w:t>
        </w:r>
      </w:ins>
    </w:p>
    <w:p w:rsidR="00E9703F" w:rsidRPr="006F178A" w:rsidRDefault="00E9703F" w:rsidP="00E9703F">
      <w:pPr>
        <w:rPr>
          <w:rtl/>
        </w:rPr>
      </w:pPr>
      <w:r w:rsidRPr="006F178A">
        <w:rPr>
          <w:rtl/>
        </w:rPr>
        <w:t>•</w:t>
      </w:r>
      <w:r w:rsidRPr="006F178A">
        <w:rPr>
          <w:rStyle w:val="afffe"/>
          <w:rFonts w:ascii="Fb Fontext" w:hAnsi="Fb Fontext" w:hint="cs"/>
          <w:rtl/>
        </w:rPr>
        <w:t xml:space="preserve"> </w:t>
      </w:r>
      <w:r w:rsidRPr="006F178A">
        <w:rPr>
          <w:rStyle w:val="afffe"/>
          <w:rFonts w:ascii="Fb Fontext" w:hAnsi="Fb Fontext"/>
          <w:rtl/>
        </w:rPr>
        <w:t>המוציא שטר חוב</w:t>
      </w:r>
      <w:r w:rsidRPr="006F178A">
        <w:rPr>
          <w:rtl/>
        </w:rPr>
        <w:t xml:space="preserve">, </w:t>
      </w:r>
      <w:r w:rsidRPr="006F178A">
        <w:rPr>
          <w:rFonts w:hint="cs"/>
          <w:rtl/>
        </w:rPr>
        <w:t xml:space="preserve">רבנן- </w:t>
      </w:r>
      <w:r w:rsidRPr="006F178A">
        <w:rPr>
          <w:rtl/>
        </w:rPr>
        <w:t>עד שלא פרעו - חייב, משפרעו - פטור.</w:t>
      </w:r>
    </w:p>
    <w:p w:rsidR="00E9703F" w:rsidRPr="009757B9" w:rsidRDefault="00E9703F" w:rsidP="00E9703F">
      <w:pPr>
        <w:rPr>
          <w:rFonts w:cs="Guttman Vilna"/>
          <w:b/>
          <w:bCs/>
          <w:rtl/>
        </w:rPr>
      </w:pPr>
      <w:del w:id="90136" w:author="מנוע מכני" w:date="2026-10-11T12:04:39Z">
        <w:r>
          <w:rPr>
            <w:rFonts w:hint="cs"/>
            <w:rtl/>
          </w:rPr>
          <w:delText xml:space="preserve"> </w:delText>
        </w:r>
        <w:r w:rsidRPr="006F178A">
          <w:rPr>
            <w:rFonts w:hint="cs"/>
            <w:rtl/>
          </w:rPr>
          <w:delText xml:space="preserve"> </w:delText>
        </w:r>
      </w:del>
      <w:ins w:id="90377" w:author="מנוע מכני" w:date="2026-10-11T12:04:39Z">
        <w:r>
          <w:rPr>
            <w:rStyle w:val="2fb"/>
            <w:rtl/>
          </w:rPr>
          <w:t xml:space="preserve">ר"י</w:t>
        </w:r>
      </w:ins>
      <w:del w:id="90378" w:author="מנוע מכני" w:date="2026-10-11T12:04:39Z">
        <w:r w:rsidRPr="006F178A">
          <w:rPr>
            <w:rtl/>
          </w:rPr>
          <w:delText xml:space="preserve">רבי יהודה</w:delText>
        </w:r>
      </w:del>
      <w:r w:rsidRPr="006F178A">
        <w:rPr>
          <w:rtl/>
        </w:rPr>
        <w:t xml:space="preserve"> אף משפרעו חייב, מפני שצריך לו.</w:t>
      </w:r>
    </w:p>
    <w:p w:rsidR="00E9703F" w:rsidRDefault="00E9703F" w:rsidP="00E9703F">
      <w:pPr>
        <w:rPr>
          <w:b/>
          <w:bCs/>
          <w:rtl/>
        </w:rPr>
      </w:pPr>
      <w:ins w:id="91293" w:author="מנוע מכני" w:date="2026-10-11T12:04:39Z">
        <w:r>
          <w:rPr>
            <w:b/>
            <w:bCs/>
            <w:rtl/>
          </w:rPr>
          <w:t xml:space="preserve">יש</w:t>
        </w:r>
      </w:ins>
      <w:del w:id="91294" w:author="מנוע מכני" w:date="2026-10-11T12:04:39Z">
        <w:r w:rsidRPr="006F178A">
          <w:rPr>
            <w:b/>
            <w:bCs/>
            <w:rtl/>
          </w:rPr>
          <w:delText xml:space="preserve">איכא</w:delText>
        </w:r>
      </w:del>
      <w:r w:rsidRPr="006F178A">
        <w:rPr>
          <w:b/>
          <w:bCs/>
          <w:rtl/>
        </w:rPr>
        <w:t xml:space="preserve"> </w:t>
      </w:r>
      <w:ins w:id="90289" w:author="Claude - סמנטי" w:date="2026-10-11T12:28:21Z">
        <w:r>
          <w:rPr>
            <w:b/>
            <w:bCs/>
            <w:rtl/>
          </w:rPr>
          <w:t xml:space="preserve">ביניהם</w:t>
        </w:r>
      </w:ins>
      <w:del w:id="90290" w:author="Claude - סמנטי" w:date="2026-10-11T12:28:21Z">
        <w:r w:rsidRPr="006F178A">
          <w:rPr>
            <w:b/>
            <w:bCs/>
            <w:rtl/>
          </w:rPr>
          <w:delText xml:space="preserve">בינייהו</w:delText>
        </w:r>
      </w:del>
    </w:p>
    <w:p w:rsidR="00E9703F" w:rsidRPr="006F178A" w:rsidRDefault="00E9703F" w:rsidP="00E9703F">
      <w:pPr>
        <w:rPr>
          <w:rStyle w:val="afffe"/>
          <w:rFonts w:ascii="Fb Fontext" w:hAnsi="Fb Fontext"/>
          <w:b/>
          <w:rtl/>
        </w:rPr>
      </w:pPr>
      <w:r w:rsidRPr="006F178A">
        <w:rPr>
          <w:rStyle w:val="afffe"/>
          <w:rFonts w:ascii="Fb Fontext" w:hAnsi="Fb Fontext"/>
          <w:b/>
          <w:rtl/>
        </w:rPr>
        <w:lastRenderedPageBreak/>
        <w:t>א.</w:t>
      </w:r>
      <w:r w:rsidRPr="006F178A">
        <w:rPr>
          <w:rStyle w:val="afffe"/>
          <w:rFonts w:ascii="Fb Fontext" w:hAnsi="Fb Fontext"/>
          <w:rtl/>
        </w:rPr>
        <w:t xml:space="preserve"> </w:t>
      </w:r>
      <w:r w:rsidRPr="006F178A">
        <w:rPr>
          <w:rStyle w:val="2fb"/>
          <w:rtl/>
        </w:rPr>
        <w:t xml:space="preserve">רב יוסף</w:t>
      </w:r>
      <w:r w:rsidRPr="006F178A">
        <w:rPr>
          <w:rtl/>
        </w:rPr>
        <w:t xml:space="preserve"> אסור לשהות שטר פרוע.</w:t>
      </w:r>
    </w:p>
    <w:p w:rsidR="00E9703F" w:rsidRDefault="00E9703F" w:rsidP="00E9703F">
      <w:pPr>
        <w:rPr>
          <w:rtl/>
        </w:rPr>
      </w:pPr>
      <w:r w:rsidRPr="006F178A">
        <w:rPr>
          <w:rStyle w:val="afffe"/>
          <w:rFonts w:ascii="Fb Fontext" w:hAnsi="Fb Fontext"/>
          <w:b/>
          <w:rtl/>
        </w:rPr>
        <w:t>ב.</w:t>
      </w:r>
      <w:r w:rsidRPr="006F178A">
        <w:rPr>
          <w:rtl/>
        </w:rPr>
        <w:t xml:space="preserve"> </w:t>
      </w:r>
      <w:ins w:id="99719" w:author="קלוד" w:date="2026-10-11T13:11:34Z">
        <w:r>
          <w:rPr>
            <w:rStyle w:val="2fb"/>
            <w:rtl/>
          </w:rPr>
          <w:t xml:space="preserve">אביי:</w:t>
        </w:r>
      </w:ins>
      <w:del w:id="99720" w:author="קלוד" w:date="2026-10-11T13:11:34Z">
        <w:r w:rsidRPr="006F178A">
          <w:rPr>
            <w:rStyle w:val="2fb"/>
            <w:rtl/>
          </w:rPr>
          <w:delText xml:space="preserve">אביי</w:delText>
        </w:r>
      </w:del>
      <w:r w:rsidRPr="006F178A">
        <w:rPr>
          <w:rtl/>
        </w:rPr>
        <w:t xml:space="preserve"> </w:t>
      </w:r>
      <w:ins w:id="99717" w:author="קלוד" w:date="2026-10-11T13:11:34Z">
        <w:r>
          <w:rPr>
            <w:rtl/>
          </w:rPr>
          <w:t xml:space="preserve">לכו"ע</w:t>
        </w:r>
      </w:ins>
      <w:del w:id="99718" w:author="קלוד" w:date="2026-10-11T13:11:34Z">
        <w:r w:rsidRPr="006F178A">
          <w:rPr>
            <w:rtl/>
          </w:rPr>
          <w:delText xml:space="preserve">כו"ע</w:delText>
        </w:r>
      </w:del>
      <w:r w:rsidRPr="006F178A">
        <w:rPr>
          <w:rtl/>
        </w:rPr>
        <w:t xml:space="preserve"> אסור לשהות שטר פרוע, </w:t>
      </w:r>
      <w:ins w:id="91295" w:author="מנוע מכני" w:date="2026-10-11T12:04:39Z">
        <w:ins w:id="99715" w:author="קלוד" w:date="2026-10-11T13:11:34Z">
          <w:r>
            <w:rPr>
              <w:b/>
              <w:bCs/>
              <w:rtl/>
            </w:rPr>
            <w:t xml:space="preserve">ונחלקו</w:t>
          </w:r>
        </w:ins>
        <w:del w:id="99716" w:author="קלוד" w:date="2026-10-11T13:11:34Z">
          <w:r>
            <w:rPr>
              <w:b/>
              <w:bCs/>
              <w:rtl/>
            </w:rPr>
            <w:delText xml:space="preserve">וחלקו</w:delText>
          </w:r>
        </w:del>
      </w:ins>
      <w:del w:id="91296" w:author="מנוע מכני" w:date="2026-10-11T12:04:39Z">
        <w:r w:rsidRPr="006F178A">
          <w:rPr>
            <w:b/>
            <w:bCs/>
            <w:rtl/>
          </w:rPr>
          <w:delText xml:space="preserve">ופליגי</w:delText>
        </w:r>
      </w:del>
      <w:r w:rsidRPr="006F178A">
        <w:rPr>
          <w:rtl/>
        </w:rPr>
        <w:t xml:space="preserve"> במודה בשטר </w:t>
      </w:r>
      <w:ins w:id="99713" w:author="קלוד" w:date="2026-10-11T13:11:34Z">
        <w:r>
          <w:rPr>
            <w:rtl/>
          </w:rPr>
          <w:t xml:space="preserve">שכתבו </w:t>
        </w:r>
        <w:r>
          <w:rPr>
            <w:rStyle w:val="afffffe"/>
            <w:rtl/>
          </w:rPr>
          <w:t xml:space="preserve">אם צריך לקיימו</w:t>
        </w:r>
      </w:ins>
      <w:del w:id="99714" w:author="קלוד" w:date="2026-10-11T13:11:34Z">
        <w:r w:rsidRPr="006F178A">
          <w:rPr>
            <w:rtl/>
          </w:rPr>
          <w:delText xml:space="preserve">שכתבו</w:delText>
        </w:r>
      </w:del>
    </w:p>
    <w:p w:rsidR="00E9703F" w:rsidRPr="009757B9" w:rsidRDefault="00E9703F" w:rsidP="00E9703F">
      <w:pPr>
        <w:rPr>
          <w:rFonts w:cs="Guttman Vilna"/>
          <w:b/>
          <w:bCs/>
          <w:rtl/>
        </w:rPr>
      </w:pPr>
      <w:ins w:id="99727" w:author="קלוד" w:date="2026-10-11T13:11:34Z">
        <w:r>
          <w:rPr>
            <w:rtl/>
          </w:rPr>
          <w:t xml:space="preserve">לת"ק</w:t>
        </w:r>
      </w:ins>
      <w:del w:id="99728" w:author="קלוד" w:date="2026-10-11T13:11:34Z">
        <w:r w:rsidRPr="006F178A">
          <w:rPr>
            <w:rtl/>
          </w:rPr>
          <w:delText xml:space="preserve">דלת'ק</w:delText>
        </w:r>
      </w:del>
      <w:r w:rsidRPr="006F178A">
        <w:rPr>
          <w:rtl/>
        </w:rPr>
        <w:t xml:space="preserve"> צריך </w:t>
      </w:r>
      <w:ins w:id="99725" w:author="קלוד" w:date="2026-10-11T13:11:34Z">
        <w:r>
          <w:rPr>
            <w:rtl/>
          </w:rPr>
          <w:t xml:space="preserve">לקיימו,</w:t>
        </w:r>
      </w:ins>
      <w:del w:id="99726" w:author="קלוד" w:date="2026-10-11T13:11:34Z">
        <w:r w:rsidRPr="006F178A">
          <w:rPr>
            <w:rtl/>
          </w:rPr>
          <w:delText xml:space="preserve">לקיימו</w:delText>
        </w:r>
      </w:del>
      <w:r w:rsidRPr="006F178A">
        <w:rPr>
          <w:rtl/>
        </w:rPr>
        <w:t xml:space="preserve"> </w:t>
      </w:r>
      <w:ins w:id="91297" w:author="מנוע מכני" w:date="2026-10-11T12:04:39Z">
        <w:ins w:id="99723" w:author="קלוד" w:date="2026-10-11T13:11:34Z">
          <w:r>
            <w:rPr>
              <w:rtl/>
            </w:rPr>
            <w:t xml:space="preserve">ולכן </w:t>
          </w:r>
          <w:r>
            <w:rPr>
              <w:rStyle w:val="afffffe"/>
              <w:rtl/>
            </w:rPr>
            <w:t xml:space="preserve">כשאמר פרעתי</w:t>
          </w:r>
        </w:ins>
        <w:del w:id="99724" w:author="קלוד" w:date="2026-10-11T13:11:34Z">
          <w:r>
            <w:rPr>
              <w:rtl/>
            </w:rPr>
            <w:delText xml:space="preserve">וכאן</w:delText>
          </w:r>
        </w:del>
      </w:ins>
      <w:del w:id="91298" w:author="מנוע מכני" w:date="2026-10-11T12:04:39Z">
        <w:r w:rsidRPr="006F178A">
          <w:rPr>
            <w:rtl/>
          </w:rPr>
          <w:delText xml:space="preserve">והכא</w:delText>
        </w:r>
      </w:del>
      <w:r w:rsidRPr="006F178A">
        <w:rPr>
          <w:rtl/>
        </w:rPr>
        <w:t xml:space="preserve"> פרוע הוא </w:t>
      </w:r>
      <w:ins w:id="92967" w:author="מנוע מכני" w:date="2026-10-11T12:04:39Z">
        <w:ins w:id="99721" w:author="קלוד" w:date="2026-10-11T13:11:34Z">
          <w:r>
            <w:rPr>
              <w:rtl/>
            </w:rPr>
            <w:t xml:space="preserve">ופטור.</w:t>
          </w:r>
        </w:ins>
        <w:del w:id="99722" w:author="קלוד" w:date="2026-10-11T13:11:34Z">
          <w:r>
            <w:rPr>
              <w:rtl/>
            </w:rPr>
            <w:delText xml:space="preserve">לכך</w:delText>
          </w:r>
          <w:r w:rsidRPr="006F178A">
            <w:rPr>
              <w:rtl/>
            </w:rPr>
            <w:delText xml:space="preserve"> פטור.</w:delText>
          </w:r>
        </w:del>
      </w:ins>
      <w:del w:id="92968" w:author="מנוע מכני" w:date="2026-10-11T12:04:39Z">
        <w:r w:rsidRPr="006F178A">
          <w:rPr>
            <w:rtl/>
          </w:rPr>
          <w:delText xml:space="preserve">להכי</w:delText>
        </w:r>
      </w:del>
    </w:p>
    <w:p w:rsidR="00E9703F" w:rsidRPr="00B3644D" w:rsidRDefault="00E9703F" w:rsidP="00E9703F">
      <w:pPr>
        <w:rPr>
          <w:rStyle w:val="afffe"/>
          <w:rFonts w:ascii="Fb Fontext" w:hAnsi="Fb Fontext"/>
          <w:b/>
          <w:spacing w:val="-4"/>
          <w:rtl/>
        </w:rPr>
      </w:pPr>
      <w:r w:rsidRPr="00B3644D">
        <w:rPr>
          <w:rStyle w:val="2fb"/>
          <w:spacing w:val="-4"/>
          <w:rtl/>
        </w:rPr>
        <w:t xml:space="preserve">ולר"י</w:t>
      </w:r>
      <w:r w:rsidRPr="00B3644D">
        <w:rPr>
          <w:spacing w:val="-4"/>
          <w:rtl/>
        </w:rPr>
        <w:t xml:space="preserve"> דא"צ לקיימו הוא שווה משהו וחייב עד שלא פרעו ומשפרעו –מאז שיאמר פרעתי שפטור.</w:t>
      </w:r>
    </w:p>
    <w:p w:rsidR="00E9703F" w:rsidRPr="009757B9" w:rsidRDefault="00E9703F" w:rsidP="00E9703F">
      <w:pPr>
        <w:rPr>
          <w:rFonts w:cs="Guttman Vilna"/>
          <w:b/>
          <w:bCs/>
          <w:rtl/>
        </w:rPr>
      </w:pPr>
      <w:r w:rsidRPr="006F178A">
        <w:rPr>
          <w:rStyle w:val="afffe"/>
          <w:rFonts w:ascii="Fb Fontext" w:hAnsi="Fb Fontext"/>
          <w:b/>
          <w:rtl/>
        </w:rPr>
        <w:t>ג.</w:t>
      </w:r>
      <w:r w:rsidRPr="006F178A">
        <w:rPr>
          <w:rtl/>
        </w:rPr>
        <w:t xml:space="preserve"> </w:t>
      </w:r>
      <w:r w:rsidRPr="006F178A">
        <w:rPr>
          <w:rStyle w:val="2fb"/>
          <w:rtl/>
        </w:rPr>
        <w:t xml:space="preserve">רבא</w:t>
      </w:r>
      <w:r w:rsidRPr="006F178A">
        <w:rPr>
          <w:rtl/>
        </w:rPr>
        <w:t xml:space="preserve"> </w:t>
      </w:r>
      <w:r w:rsidRPr="006F178A">
        <w:rPr>
          <w:rtl/>
        </w:rPr>
        <w:t xml:space="preserve">כו"ע</w:t>
      </w:r>
      <w:r w:rsidRPr="006F178A">
        <w:rPr>
          <w:rtl/>
        </w:rPr>
        <w:t xml:space="preserve"> מודה בשטר שכתבו - צריך לקיימו.</w:t>
      </w:r>
    </w:p>
    <w:p w:rsidR="00E9703F" w:rsidRDefault="00E9703F" w:rsidP="00E9703F">
      <w:pPr>
        <w:rPr>
          <w:rtl/>
        </w:rPr>
      </w:pPr>
      <w:ins w:id="91299" w:author="מנוע מכני" w:date="2026-10-11T12:04:39Z">
        <w:ins w:id="99735" w:author="קלוד" w:date="2026-10-11T13:11:34Z">
          <w:r>
            <w:rPr>
              <w:rtl/>
            </w:rPr>
            <w:t xml:space="preserve">וכאן נחלקו בכותבין שובר: ת"ק</w:t>
          </w:r>
        </w:ins>
        <w:del w:id="99736" w:author="קלוד" w:date="2026-10-11T13:11:34Z">
          <w:r>
            <w:rPr>
              <w:rtl/>
            </w:rPr>
            <w:delText xml:space="preserve">וכאן</w:delText>
          </w:r>
        </w:del>
      </w:ins>
      <w:del w:id="91300" w:author="מנוע מכני" w:date="2026-10-11T12:04:39Z">
        <w:r w:rsidRPr="006F178A">
          <w:rPr>
            <w:rtl/>
          </w:rPr>
          <w:delText xml:space="preserve">והכא</w:delText>
        </w:r>
      </w:del>
      <w:r w:rsidRPr="006F178A">
        <w:rPr>
          <w:rtl/>
        </w:rPr>
        <w:t xml:space="preserve"> - </w:t>
      </w:r>
      <w:ins w:id="99733" w:author="קלוד" w:date="2026-10-11T13:11:34Z">
        <w:r>
          <w:rPr>
            <w:rtl/>
          </w:rPr>
          <w:t xml:space="preserve">כותבין</w:t>
        </w:r>
      </w:ins>
      <w:del w:id="99734" w:author="קלוד" w:date="2026-10-11T13:11:34Z">
        <w:r w:rsidRPr="006F178A">
          <w:rPr>
            <w:rtl/>
          </w:rPr>
          <w:delText xml:space="preserve">בכותבין</w:delText>
        </w:r>
      </w:del>
      <w:r w:rsidRPr="006F178A">
        <w:rPr>
          <w:rtl/>
        </w:rPr>
        <w:t xml:space="preserve"> </w:t>
      </w:r>
      <w:ins w:id="99731" w:author="קלוד" w:date="2026-10-11T13:11:34Z">
        <w:r>
          <w:rPr>
            <w:rtl/>
          </w:rPr>
          <w:t xml:space="preserve">שובר</w:t>
        </w:r>
      </w:ins>
      <w:del w:id="99732" w:author="קלוד" w:date="2026-10-11T13:11:34Z">
        <w:r w:rsidRPr="006F178A">
          <w:rPr>
            <w:rtl/>
          </w:rPr>
          <w:delText xml:space="preserve">שובר </w:delText>
        </w:r>
        <w:r>
          <w:rPr>
            <w:rtl/>
          </w:rPr>
          <w:delText xml:space="preserve">חלקו</w:delText>
        </w:r>
        <w:r w:rsidRPr="006F178A">
          <w:rPr>
            <w:rtl/>
          </w:rPr>
          <w:delText xml:space="preserve">. </w:delText>
        </w:r>
        <w:r w:rsidRPr="006F178A">
          <w:rPr>
            <w:rStyle w:val="2fb"/>
            <w:rtl/>
          </w:rPr>
          <w:delText xml:space="preserve">ת"ק</w:delText>
        </w:r>
        <w:r w:rsidRPr="006F178A">
          <w:rPr>
            <w:rtl/>
          </w:rPr>
          <w:delText xml:space="preserve"> כותבין שובר,</w:delText>
        </w:r>
      </w:del>
      <w:ins w:id="95419" w:author="מנוע מכני" w:date="2026-10-11T12:04:39Z"/>
      <w:del w:id="95420" w:author="מנוע מכני" w:date="2026-10-11T12:04:39Z">
        <w:r w:rsidRPr="006F178A">
          <w:rPr>
            <w:rtl/>
          </w:rPr>
          <w:delText xml:space="preserve">קמיפלגי</w:delText>
        </w:r>
      </w:del>
      <w:r w:rsidRPr="006F178A">
        <w:rPr>
          <w:rtl/>
        </w:rPr>
        <w:t xml:space="preserve"> [וממילא אין ערך </w:t>
      </w:r>
      <w:ins w:id="99729" w:author="קלוד" w:date="2026-10-11T13:11:34Z">
        <w:r>
          <w:rPr>
            <w:rtl/>
          </w:rPr>
          <w:t xml:space="preserve">לשטר].</w:t>
        </w:r>
      </w:ins>
      <w:del w:id="99730" w:author="קלוד" w:date="2026-10-11T13:11:34Z">
        <w:r w:rsidRPr="006F178A">
          <w:rPr>
            <w:rtl/>
          </w:rPr>
          <w:delText xml:space="preserve">לשטר]</w:delText>
        </w:r>
      </w:del>
    </w:p>
    <w:p>
      <w:pPr>
        <w:pStyle w:val="38"/>
        <w:rPr>
          <w:ins w:id="97865" w:author="מנוע מכני" w:date="2026-10-11T12:04:39Z"/>
        </w:rPr>
      </w:pPr>
      <w:ins w:id="90379" w:author="מנוע מכני" w:date="2026-10-11T12:04:39Z">
        <w:r>
          <w:t xml:space="preserve">ור"י</w:t>
        </w:r>
      </w:ins>
      <w:del w:id="90380" w:author="מנוע מכני" w:date="2026-10-11T12:04:39Z">
        <w:r w:rsidRPr="006F178A">
          <w:delText xml:space="preserve">ורבי יהודה</w:delText>
        </w:r>
      </w:del>
      <w:r w:rsidRPr="006F178A">
        <w:t xml:space="preserve"> סבר:</w:t>
      </w:r>
    </w:p>
    <w:p w:rsidR="00E9703F" w:rsidRPr="006F178A" w:rsidRDefault="00E9703F" w:rsidP="00E9703F">
      <w:pPr>
        <w:rPr>
          <w:rStyle w:val="afffe"/>
          <w:rFonts w:ascii="Fb Fontext" w:hAnsi="Fb Fontext"/>
          <w:b/>
          <w:rtl/>
        </w:rPr>
      </w:pPr>
      <w:del w:id="97866" w:author="מנוע מכני" w:date="2026-10-11T12:04:39Z">
        <w:r w:rsidRPr="006F178A">
          <w:rPr>
            <w:rtl/>
          </w:rPr>
          <w:delText xml:space="preserve"> </w:delText>
        </w:r>
      </w:del>
      <w:r w:rsidRPr="006F178A">
        <w:rPr>
          <w:rtl/>
        </w:rPr>
        <w:t xml:space="preserve">אין כותבין שובר.</w:t>
      </w:r>
    </w:p>
    <w:p w:rsidR="00E9703F" w:rsidRPr="009757B9" w:rsidRDefault="00E9703F" w:rsidP="00E9703F">
      <w:pPr>
        <w:rPr>
          <w:rFonts w:cs="Guttman Vilna"/>
          <w:b/>
          <w:bCs/>
          <w:rtl/>
        </w:rPr>
      </w:pPr>
      <w:r w:rsidRPr="006F178A">
        <w:rPr>
          <w:rStyle w:val="afffe"/>
          <w:rFonts w:ascii="Fb Fontext" w:hAnsi="Fb Fontext"/>
          <w:b/>
          <w:rtl/>
        </w:rPr>
        <w:t>ד.</w:t>
      </w:r>
      <w:r w:rsidRPr="006F178A">
        <w:rPr>
          <w:rtl/>
        </w:rPr>
        <w:t xml:space="preserve"> </w:t>
      </w:r>
      <w:r w:rsidRPr="006F178A">
        <w:rPr>
          <w:rStyle w:val="2fb"/>
          <w:rtl/>
        </w:rPr>
        <w:t xml:space="preserve">רב </w:t>
      </w:r>
      <w:ins w:id="99745" w:author="קלוד" w:date="2026-10-11T13:11:34Z">
        <w:r>
          <w:rPr>
            <w:rStyle w:val="2fb"/>
            <w:rtl/>
          </w:rPr>
          <w:t xml:space="preserve">אשי:</w:t>
        </w:r>
      </w:ins>
      <w:del w:id="99746" w:author="קלוד" w:date="2026-10-11T13:11:34Z">
        <w:r w:rsidRPr="006F178A">
          <w:rPr>
            <w:rStyle w:val="2fb"/>
            <w:rtl/>
          </w:rPr>
          <w:delText xml:space="preserve">אשי</w:delText>
        </w:r>
      </w:del>
      <w:r w:rsidRPr="006F178A">
        <w:rPr>
          <w:rtl/>
        </w:rPr>
        <w:t xml:space="preserve"> כשהוציאו </w:t>
      </w:r>
      <w:ins w:id="99743" w:author="קלוד" w:date="2026-10-11T13:11:34Z">
        <w:r>
          <w:rPr>
            <w:rtl/>
          </w:rPr>
          <w:t xml:space="preserve">הלווה,</w:t>
        </w:r>
      </w:ins>
      <w:del w:id="99744" w:author="קלוד" w:date="2026-10-11T13:11:34Z">
        <w:r w:rsidRPr="006F178A">
          <w:rPr>
            <w:rtl/>
          </w:rPr>
          <w:delText xml:space="preserve">לווה</w:delText>
        </w:r>
      </w:del>
      <w:r w:rsidRPr="006F178A">
        <w:rPr>
          <w:rtl/>
        </w:rPr>
        <w:t xml:space="preserve"> מפני שצריך להראותו לבעל חוב שני, </w:t>
      </w:r>
      <w:ins w:id="99741" w:author="קלוד" w:date="2026-10-11T13:11:34Z">
        <w:r>
          <w:rPr>
            <w:rtl/>
          </w:rPr>
          <w:t xml:space="preserve">ואומר</w:t>
        </w:r>
      </w:ins>
      <w:del w:id="99742" w:author="קלוד" w:date="2026-10-11T13:11:34Z">
        <w:r w:rsidRPr="006F178A">
          <w:rPr>
            <w:rtl/>
          </w:rPr>
          <w:delText xml:space="preserve">דא"</w:delText>
        </w:r>
        <w:r w:rsidRPr="006F178A">
          <w:rPr>
            <w:rFonts w:hint="cs"/>
            <w:rtl/>
          </w:rPr>
          <w:delText xml:space="preserve">ל</w:delText>
        </w:r>
      </w:del>
      <w:r w:rsidRPr="006F178A">
        <w:rPr>
          <w:rtl/>
        </w:rPr>
        <w:t xml:space="preserve"> </w:t>
      </w:r>
      <w:ins w:id="99739" w:author="קלוד" w:date="2026-10-11T13:11:34Z">
        <w:r>
          <w:rPr>
            <w:rtl/>
          </w:rPr>
          <w:t xml:space="preserve">לו: ראה,</w:t>
        </w:r>
      </w:ins>
      <w:del w:id="99740" w:author="קלוד" w:date="2026-10-11T13:11:34Z">
        <w:r w:rsidRPr="006F178A">
          <w:rPr>
            <w:rtl/>
          </w:rPr>
          <w:delText xml:space="preserve">חזי,</w:delText>
        </w:r>
      </w:del>
      <w:r w:rsidRPr="006F178A">
        <w:rPr>
          <w:rtl/>
        </w:rPr>
        <w:t xml:space="preserve"> </w:t>
      </w:r>
      <w:ins w:id="96045" w:author="מנוע מכני" w:date="2026-10-11T12:04:39Z">
        <w:r>
          <w:rPr>
            <w:rtl/>
          </w:rPr>
          <w:t xml:space="preserve">אדם</w:t>
        </w:r>
      </w:ins>
      <w:del w:id="96046" w:author="מנוע מכני" w:date="2026-10-11T12:04:39Z">
        <w:r w:rsidRPr="006F178A">
          <w:rPr>
            <w:rtl/>
          </w:rPr>
          <w:delText xml:space="preserve">גברא</w:delText>
        </w:r>
      </w:del>
      <w:r w:rsidRPr="006F178A">
        <w:rPr>
          <w:rtl/>
        </w:rPr>
        <w:t xml:space="preserve"> </w:t>
      </w:r>
      <w:ins w:id="99737" w:author="קלוד" w:date="2026-10-11T13:11:34Z">
        <w:r>
          <w:rPr>
            <w:rtl/>
          </w:rPr>
          <w:t xml:space="preserve">שפורע </w:t>
        </w:r>
        <w:r>
          <w:rPr>
            <w:rStyle w:val="afffffe"/>
            <w:rtl/>
          </w:rPr>
          <w:t xml:space="preserve">חובותיו</w:t>
        </w:r>
      </w:ins>
      <w:del w:id="99738" w:author="קלוד" w:date="2026-10-11T13:11:34Z">
        <w:r w:rsidRPr="006F178A">
          <w:rPr>
            <w:rtl/>
          </w:rPr>
          <w:delText xml:space="preserve">דפרע</w:delText>
        </w:r>
      </w:del>
      <w:r w:rsidRPr="006F178A">
        <w:rPr>
          <w:rtl/>
        </w:rPr>
        <w:t xml:space="preserve"> </w:t>
      </w:r>
      <w:ins w:id="96047" w:author="מנוע מכני" w:date="2026-10-11T12:04:39Z">
        <w:r>
          <w:rPr>
            <w:rtl/>
          </w:rPr>
          <w:t xml:space="preserve">אני</w:t>
        </w:r>
      </w:ins>
      <w:del w:id="96048" w:author="מנוע מכני" w:date="2026-10-11T12:04:39Z">
        <w:r w:rsidRPr="006F178A">
          <w:rPr>
            <w:rtl/>
          </w:rPr>
          <w:delText xml:space="preserve">אנא</w:delText>
        </w:r>
      </w:del>
      <w:r w:rsidRPr="006F178A">
        <w:rPr>
          <w:rtl/>
        </w:rPr>
        <w:t xml:space="preserve">.</w:t>
      </w:r>
    </w:p>
    <w:p w:rsidR="00E9703F" w:rsidRDefault="00E9703F" w:rsidP="00E9703F">
      <w:pPr>
        <w:pStyle w:val="affffd"/>
        <w:spacing w:after="0"/>
        <w:rPr>
          <w:del w:id="90061" w:author="מנוע עיצוב" w:date="2026-10-11T12:09:26Z"/>
          <w:rFonts w:ascii="MS Mincho" w:hAnsi="MS Mincho"/>
          <w:bCs w:val="0"/>
          <w:rtl/>
        </w:rPr>
      </w:pPr>
      <w:del w:id="90060"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עט.</w:t>
      </w:r>
    </w:p>
    <w:p w:rsidR="00E9703F" w:rsidRPr="006F178A" w:rsidRDefault="00E9703F" w:rsidP="00E9703F">
      <w:pPr>
        <w:pStyle w:val="affff1"/>
        <w:ind w:end="0"/>
        <w:rPr>
          <w:rStyle w:val="afffe"/>
          <w:rFonts w:cs="FontbitDavid"/>
          <w:b w:val="0"/>
          <w:bCs/>
          <w:rtl/>
        </w:rPr>
        <w:pPrChange w:id="20097" w:author="קלוד" w:date="2026-10-11T09:07:15Z">
          <w:pPr>
            <w:pStyle w:val="affff1"/>
            <w:rPr>
              <w:rStyle w:val="afffe"/>
              <w:rFonts w:cs="FontbitDavid"/>
              <w:b w:val="0"/>
              <w:bCs/>
              <w:rtl/>
            </w:rPr>
          </w:pPr>
        </w:pPrChange>
      </w:pPr>
      <w:ins w:id="9829" w:author="מספור קטעי משנה" w:date="2026-10-11T09:35:03Z">
        <w:r>
          <w:rPr>
            <w:rStyle w:val="MisparKeta"/>
          </w:rPr>
          <w:t xml:space="preserve">א. </w:t>
        </w:r>
      </w:ins>
      <w:r w:rsidRPr="00146180">
        <w:rPr>
          <w:rStyle w:val="afffe"/>
          <w:b w:val="0"/>
          <w:rtl/>
        </w:rPr>
        <w:t>עור כדי לעשות קמיע</w:t>
      </w:r>
      <w:r w:rsidRPr="006F178A">
        <w:rPr>
          <w:rStyle w:val="afffe"/>
          <w:rFonts w:cs="FontbitDavid"/>
          <w:rtl/>
        </w:rPr>
        <w:t>.</w:t>
      </w:r>
    </w:p>
    <w:p w:rsidR="00E9703F" w:rsidRPr="006F178A" w:rsidRDefault="00E9703F" w:rsidP="00E9703F">
      <w:pPr>
        <w:rPr>
          <w:rtl/>
        </w:rPr>
      </w:pPr>
      <w:r w:rsidRPr="006F178A">
        <w:rPr>
          <w:rtl/>
        </w:rPr>
        <w:t xml:space="preserve">וגם </w:t>
      </w:r>
      <w:ins w:id="99757" w:author="קלוד" w:date="2026-10-11T13:11:34Z">
        <w:r>
          <w:rPr>
            <w:rStyle w:val="afffffe"/>
            <w:rtl/>
          </w:rPr>
          <w:t xml:space="preserve">המוציא</w:t>
        </w:r>
      </w:ins>
      <w:del w:id="99758" w:author="קלוד" w:date="2026-10-11T13:11:34Z">
        <w:r w:rsidRPr="006F178A">
          <w:rPr>
            <w:rtl/>
          </w:rPr>
          <w:delText xml:space="preserve">לעבדא</w:delText>
        </w:r>
      </w:del>
      <w:r w:rsidRPr="006F178A">
        <w:rPr>
          <w:rtl/>
        </w:rPr>
        <w:t xml:space="preserve"> </w:t>
      </w:r>
      <w:ins w:id="99755" w:author="קלוד" w:date="2026-10-11T13:11:34Z">
        <w:r>
          <w:rPr>
            <w:rStyle w:val="afffffe"/>
            <w:rtl/>
          </w:rPr>
          <w:t xml:space="preserve">על</w:t>
        </w:r>
      </w:ins>
      <w:del w:id="99756" w:author="קלוד" w:date="2026-10-11T13:11:34Z">
        <w:r w:rsidRPr="006F178A">
          <w:rPr>
            <w:rtl/>
          </w:rPr>
          <w:delText xml:space="preserve">לא</w:delText>
        </w:r>
      </w:del>
      <w:r w:rsidRPr="006F178A">
        <w:rPr>
          <w:rtl/>
        </w:rPr>
        <w:t xml:space="preserve"> </w:t>
      </w:r>
      <w:ins w:id="99753" w:author="קלוד" w:date="2026-10-11T13:11:34Z">
        <w:r>
          <w:rPr>
            <w:rStyle w:val="afffffe"/>
            <w:rtl/>
          </w:rPr>
          <w:t xml:space="preserve">מנת</w:t>
        </w:r>
      </w:ins>
      <w:del w:id="99754" w:author="קלוד" w:date="2026-10-11T13:11:34Z">
        <w:r w:rsidRPr="006F178A">
          <w:rPr>
            <w:rtl/>
          </w:rPr>
          <w:delText xml:space="preserve">שנא.</w:delText>
        </w:r>
      </w:del>
      <w:r w:rsidRPr="006F178A">
        <w:rPr>
          <w:rStyle w:val="afffe"/>
          <w:rFonts w:hint="cs"/>
          <w:b/>
          <w:rtl/>
        </w:rPr>
        <w:t xml:space="preserve"> </w:t>
      </w:r>
      <w:ins w:id="99751" w:author="קלוד" w:date="2026-10-11T13:11:34Z">
        <w:r>
          <w:rPr>
            <w:rFonts w:ascii="Fb Fontext" w:hAnsi="Fb Fontext"/>
            <w:rtl/>
          </w:rPr>
          <w:t xml:space="preserve">לעבדו</w:t>
        </w:r>
      </w:ins>
      <w:del w:id="99752" w:author="קלוד" w:date="2026-10-11T13:11:34Z">
        <w:r w:rsidRPr="006F178A">
          <w:rPr>
            <w:rFonts w:ascii="Fb Fontext" w:hAnsi="Fb Fontext"/>
            <w:rtl/>
          </w:rPr>
          <w:delText xml:space="preserve">וראייה</w:delText>
        </w:r>
      </w:del>
      <w:r w:rsidRPr="006F178A">
        <w:rPr>
          <w:rFonts w:ascii="Fb Fontext" w:hAnsi="Fb Fontext"/>
          <w:rtl/>
        </w:rPr>
        <w:t xml:space="preserve"> </w:t>
      </w:r>
      <w:ins w:id="99749" w:author="קלוד" w:date="2026-10-11T13:11:34Z">
        <w:r>
          <w:rPr>
            <w:rFonts w:ascii="Fb Fontext" w:hAnsi="Fb Fontext"/>
            <w:rtl/>
          </w:rPr>
          <w:t xml:space="preserve">-</w:t>
        </w:r>
      </w:ins>
      <w:del w:id="99750" w:author="קלוד" w:date="2026-10-11T13:11:34Z">
        <w:r w:rsidRPr="006F178A">
          <w:rPr>
            <w:rFonts w:ascii="Fb Fontext" w:hAnsi="Fb Fontext"/>
            <w:rtl/>
          </w:rPr>
          <w:delText xml:space="preserve">מהא</w:delText>
        </w:r>
      </w:del>
      <w:r w:rsidRPr="006F178A">
        <w:rPr>
          <w:rFonts w:ascii="Fb Fontext" w:hAnsi="Fb Fontext"/>
          <w:rtl/>
        </w:rPr>
        <w:t xml:space="preserve"> </w:t>
      </w:r>
      <w:ins w:id="99747" w:author="קלוד" w:date="2026-10-11T13:11:34Z">
        <w:r>
          <w:rPr>
            <w:rFonts w:ascii="Fb Fontext" w:hAnsi="Fb Fontext"/>
            <w:rtl/>
          </w:rPr>
          <w:t xml:space="preserve">אינו שונה. וראיה ממה ששנינו: המלבן</w:t>
        </w:r>
      </w:ins>
      <w:del w:id="99748" w:author="קלוד" w:date="2026-10-11T13:11:34Z">
        <w:r w:rsidRPr="006F178A">
          <w:rPr>
            <w:rFonts w:ascii="Fb Fontext" w:hAnsi="Fb Fontext"/>
            <w:rtl/>
          </w:rPr>
          <w:delText xml:space="preserve">דהמלבן</w:delText>
        </w:r>
      </w:del>
      <w:r w:rsidRPr="006F178A">
        <w:rPr>
          <w:rFonts w:ascii="Fb Fontext" w:hAnsi="Fb Fontext"/>
          <w:rtl/>
        </w:rPr>
        <w:t xml:space="preserve"> והמנפץ והצובע והטווה - שיעורו כמלא רוחב הסיט כפול.</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והאורג שני חוטין - שיעורו כמלא רוחב </w:t>
      </w:r>
      <w:ins w:id="99761" w:author="קלוד" w:date="2026-10-11T13:11:34Z">
        <w:r>
          <w:rPr>
            <w:rtl/>
          </w:rPr>
          <w:t xml:space="preserve">הסיט, שכיון שלטוייה עומד</w:t>
        </w:r>
      </w:ins>
      <w:del w:id="99762" w:author="קלוד" w:date="2026-10-11T13:11:34Z">
        <w:r w:rsidRPr="006F178A">
          <w:rPr>
            <w:rtl/>
          </w:rPr>
          <w:delText xml:space="preserve">הסיט</w:delText>
        </w:r>
      </w:del>
      <w:r w:rsidRPr="006F178A">
        <w:rPr>
          <w:rtl/>
        </w:rPr>
        <w:t xml:space="preserve"> </w:t>
      </w:r>
      <w:r w:rsidRPr="006F178A">
        <w:rPr>
          <w:rFonts w:hint="cs"/>
          <w:rtl/>
        </w:rPr>
        <w:t>-</w:t>
      </w:r>
      <w:r w:rsidRPr="006F178A">
        <w:rPr>
          <w:rtl/>
        </w:rPr>
        <w:t xml:space="preserve"> </w:t>
      </w:r>
      <w:ins w:id="99759" w:author="קלוד" w:date="2026-10-11T13:11:34Z">
        <w:r>
          <w:rPr>
            <w:rtl/>
          </w:rPr>
          <w:t xml:space="preserve">שיעורו</w:t>
        </w:r>
      </w:ins>
      <w:del w:id="99760" w:author="קלוד" w:date="2026-10-11T13:11:34Z">
        <w:r w:rsidRPr="006F178A">
          <w:rPr>
            <w:rtl/>
          </w:rPr>
          <w:delText xml:space="preserve">דכיון דלטוייה </w:delText>
        </w:r>
        <w:r>
          <w:rPr>
            <w:rtl/>
          </w:rPr>
          <w:delText xml:space="preserve">עומד</w:delText>
        </w:r>
        <w:r w:rsidRPr="006F178A">
          <w:rPr>
            <w:rtl/>
          </w:rPr>
          <w:delText xml:space="preserve"> שיעורא</w:delText>
        </w:r>
      </w:del>
      <w:ins w:id="96049" w:author="מנוע מכני" w:date="2026-10-11T12:04:39Z"/>
      <w:del w:id="96050" w:author="מנוע מכני" w:date="2026-10-11T12:04:39Z">
        <w:r w:rsidRPr="006F178A">
          <w:rPr>
            <w:rtl/>
          </w:rPr>
          <w:delText xml:space="preserve">קאי</w:delText>
        </w:r>
      </w:del>
      <w:r w:rsidRPr="006F178A">
        <w:rPr>
          <w:rtl/>
        </w:rPr>
        <w:t xml:space="preserve"> כטווי.</w:t>
      </w:r>
    </w:p>
    <w:p w:rsidR="00E9703F" w:rsidRPr="006F178A" w:rsidRDefault="00E9703F" w:rsidP="00E9703F">
      <w:pPr>
        <w:rPr>
          <w:rtl/>
        </w:rPr>
      </w:pPr>
      <w:ins w:id="99773" w:author="קלוד" w:date="2026-10-11T13:11:34Z">
        <w:r>
          <w:rPr>
            <w:rtl/>
          </w:rPr>
          <w:t xml:space="preserve">וה"נ,</w:t>
        </w:r>
      </w:ins>
      <w:del w:id="99774" w:author="קלוד" w:date="2026-10-11T13:11:34Z">
        <w:r w:rsidRPr="006F178A">
          <w:rPr>
            <w:rtl/>
          </w:rPr>
          <w:delText xml:space="preserve">וה"נ</w:delText>
        </w:r>
      </w:del>
      <w:r w:rsidRPr="006F178A">
        <w:rPr>
          <w:rtl/>
        </w:rPr>
        <w:t xml:space="preserve"> כיון </w:t>
      </w:r>
      <w:ins w:id="99771" w:author="קלוד" w:date="2026-10-11T13:11:34Z">
        <w:r>
          <w:rPr>
            <w:rtl/>
          </w:rPr>
          <w:t xml:space="preserve">שלעבדו</w:t>
        </w:r>
      </w:ins>
      <w:del w:id="99772" w:author="קלוד" w:date="2026-10-11T13:11:34Z">
        <w:r w:rsidRPr="006F178A">
          <w:rPr>
            <w:rtl/>
          </w:rPr>
          <w:delText xml:space="preserve">דלעבדו</w:delText>
        </w:r>
      </w:del>
      <w:r w:rsidRPr="006F178A">
        <w:rPr>
          <w:rtl/>
        </w:rPr>
        <w:t xml:space="preserve"> </w:t>
      </w:r>
      <w:ins w:id="96051" w:author="מנוע מכני" w:date="2026-10-11T12:04:39Z">
        <w:ins w:id="99769" w:author="קלוד" w:date="2026-10-11T13:11:34Z">
          <w:r>
            <w:rPr>
              <w:rtl/>
            </w:rPr>
            <w:t xml:space="preserve">עומד -</w:t>
          </w:r>
        </w:ins>
        <w:del w:id="99770" w:author="קלוד" w:date="2026-10-11T13:11:34Z">
          <w:r>
            <w:rPr>
              <w:rtl/>
            </w:rPr>
            <w:delText xml:space="preserve">עומד</w:delText>
          </w:r>
        </w:del>
      </w:ins>
      <w:del w:id="96052" w:author="מנוע מכני" w:date="2026-10-11T12:04:39Z">
        <w:r w:rsidRPr="006F178A">
          <w:rPr>
            <w:rtl/>
          </w:rPr>
          <w:delText xml:space="preserve">קאי</w:delText>
        </w:r>
      </w:del>
      <w:r w:rsidRPr="006F178A">
        <w:rPr>
          <w:rtl/>
        </w:rPr>
        <w:t xml:space="preserve"> שיעורו כמעובד. | ושלא </w:t>
      </w:r>
      <w:ins w:id="99767" w:author="קלוד" w:date="2026-10-11T13:11:34Z">
        <w:r>
          <w:rPr>
            <w:rtl/>
          </w:rPr>
          <w:t xml:space="preserve">לעבדו</w:t>
        </w:r>
      </w:ins>
      <w:del w:id="99768" w:author="קלוד" w:date="2026-10-11T13:11:34Z">
        <w:r w:rsidRPr="006F178A">
          <w:rPr>
            <w:rtl/>
          </w:rPr>
          <w:delText xml:space="preserve">לעבדו,</w:delText>
        </w:r>
      </w:del>
      <w:r w:rsidRPr="006F178A">
        <w:rPr>
          <w:rtl/>
        </w:rPr>
        <w:t xml:space="preserve"> </w:t>
      </w:r>
      <w:ins w:id="99765" w:author="קלוד" w:date="2026-10-11T13:11:34Z">
        <w:r>
          <w:rPr>
            <w:rtl/>
          </w:rPr>
          <w:t xml:space="preserve">-</w:t>
        </w:r>
      </w:ins>
      <w:del w:id="99766" w:author="קלוד" w:date="2026-10-11T13:11:34Z">
        <w:r w:rsidRPr="006F178A">
          <w:rPr>
            <w:rtl/>
          </w:rPr>
          <w:delText xml:space="preserve">לא</w:delText>
        </w:r>
      </w:del>
      <w:r w:rsidRPr="006F178A">
        <w:rPr>
          <w:rtl/>
        </w:rPr>
        <w:t xml:space="preserve"> </w:t>
      </w:r>
      <w:ins w:id="99763" w:author="קלוד" w:date="2026-10-11T13:11:34Z">
        <w:r>
          <w:rPr>
            <w:rtl/>
          </w:rPr>
          <w:t xml:space="preserve">אינו שונה.</w:t>
        </w:r>
      </w:ins>
      <w:del w:id="99764" w:author="קלוד" w:date="2026-10-11T13:11:34Z">
        <w:r w:rsidRPr="006F178A">
          <w:rPr>
            <w:rtl/>
          </w:rPr>
          <w:delText xml:space="preserve">שנא.</w:delText>
        </w:r>
      </w:del>
    </w:p>
    <w:p w:rsidR="00E9703F" w:rsidRPr="006F178A" w:rsidRDefault="00E9703F" w:rsidP="00E9703F">
      <w:pPr>
        <w:rPr>
          <w:rtl/>
        </w:rPr>
      </w:pPr>
      <w:r w:rsidRPr="006F178A">
        <w:rPr>
          <w:rtl/>
        </w:rPr>
        <w:t>•</w:t>
      </w:r>
      <w:r w:rsidRPr="006F178A">
        <w:rPr>
          <w:rFonts w:hint="cs"/>
          <w:rtl/>
        </w:rPr>
        <w:t xml:space="preserve"> </w:t>
      </w:r>
      <w:ins w:id="99777" w:author="קלוד" w:date="2026-10-11T13:11:34Z">
        <w:r>
          <w:rPr>
            <w:rStyle w:val="afffffe"/>
            <w:rtl/>
          </w:rPr>
          <w:t xml:space="preserve">והקשו</w:t>
        </w:r>
      </w:ins>
      <w:del w:id="99778" w:author="קלוד" w:date="2026-10-11T13:11:34Z">
        <w:r w:rsidRPr="006F178A">
          <w:rPr>
            <w:rtl/>
          </w:rPr>
          <w:delText xml:space="preserve">והא</w:delText>
        </w:r>
      </w:del>
      <w:r w:rsidRPr="006F178A">
        <w:rPr>
          <w:rtl/>
        </w:rPr>
        <w:t xml:space="preserve"> </w:t>
      </w:r>
      <w:ins w:id="99775" w:author="קלוד" w:date="2026-10-11T13:11:34Z">
        <w:r>
          <w:rPr>
            <w:rtl/>
          </w:rPr>
          <w:t xml:space="preserve">ממה ששנינו: המוציא</w:t>
        </w:r>
      </w:ins>
      <w:del w:id="99776" w:author="קלוד" w:date="2026-10-11T13:11:34Z">
        <w:r w:rsidRPr="006F178A">
          <w:rPr>
            <w:rtl/>
          </w:rPr>
          <w:delText xml:space="preserve">דהמוציא</w:delText>
        </w:r>
      </w:del>
      <w:r w:rsidRPr="006F178A">
        <w:rPr>
          <w:rtl/>
        </w:rPr>
        <w:t xml:space="preserve"> סמנין שרויין - כדי לצבוע בהן דוגמא לאירא.</w:t>
      </w:r>
    </w:p>
    <w:p w:rsidR="00E9703F" w:rsidRPr="006061D7" w:rsidRDefault="00E9703F" w:rsidP="00E9703F">
      <w:pPr>
        <w:rPr>
          <w:rtl/>
        </w:rPr>
      </w:pPr>
      <w:r w:rsidRPr="006061D7">
        <w:rPr>
          <w:rtl/>
        </w:rPr>
        <w:t>•</w:t>
      </w:r>
      <w:r w:rsidRPr="006061D7">
        <w:rPr>
          <w:rFonts w:hint="cs"/>
          <w:rtl/>
        </w:rPr>
        <w:t xml:space="preserve"> </w:t>
      </w:r>
      <w:r w:rsidRPr="006061D7">
        <w:rPr>
          <w:rtl/>
        </w:rPr>
        <w:t xml:space="preserve">ובסמנין שאינן שרוין, </w:t>
      </w:r>
      <w:r w:rsidRPr="006061D7">
        <w:rPr>
          <w:rtl/>
        </w:rPr>
        <w:t xml:space="preserve">תנן</w:t>
      </w:r>
      <w:r w:rsidRPr="006061D7">
        <w:rPr>
          <w:rtl/>
        </w:rPr>
        <w:t xml:space="preserve">: קליפי אגוזים וקליפי רמונין סטיס ופואה - כדי לצבוע בהן בגד קטן [לפי] סבכה.</w:t>
      </w:r>
    </w:p>
    <w:p w:rsidR="00E9703F" w:rsidRPr="00B3644D" w:rsidRDefault="00E9703F" w:rsidP="00E9703F">
      <w:pPr>
        <w:rPr>
          <w:spacing w:val="-2"/>
          <w:rtl/>
        </w:rPr>
      </w:pPr>
      <w:ins w:id="99789" w:author="קלוד" w:date="2026-10-11T13:11:34Z">
        <w:r>
          <w:rPr>
            <w:rFonts w:ascii="Fb Fontext" w:hAnsi="Fb Fontext"/>
            <w:spacing w:val="-2"/>
            <w:rtl/>
          </w:rPr>
          <w:t xml:space="preserve">הרי</w:t>
        </w:r>
      </w:ins>
      <w:del w:id="99790" w:author="קלוד" w:date="2026-10-11T13:11:34Z">
        <w:r w:rsidRPr="00B3644D">
          <w:rPr>
            <w:rFonts w:ascii="Fb Fontext" w:hAnsi="Fb Fontext"/>
            <w:spacing w:val="-2"/>
            <w:rtl/>
          </w:rPr>
          <w:delText xml:space="preserve">הא</w:delText>
        </w:r>
      </w:del>
      <w:r w:rsidRPr="00B3644D">
        <w:rPr>
          <w:rFonts w:ascii="Fb Fontext" w:hAnsi="Fb Fontext"/>
          <w:spacing w:val="-2"/>
          <w:rtl/>
        </w:rPr>
        <w:t xml:space="preserve"> </w:t>
      </w:r>
      <w:ins w:id="99787" w:author="קלוד" w:date="2026-10-11T13:11:34Z">
        <w:r>
          <w:rPr>
            <w:rFonts w:ascii="Fb Fontext" w:hAnsi="Fb Fontext"/>
            <w:spacing w:val="-2"/>
            <w:rtl/>
          </w:rPr>
          <w:t xml:space="preserve">נאמר</w:t>
        </w:r>
      </w:ins>
      <w:del w:id="99788" w:author="קלוד" w:date="2026-10-11T13:11:34Z">
        <w:r w:rsidRPr="00B3644D">
          <w:rPr>
            <w:rFonts w:ascii="Fb Fontext" w:hAnsi="Fb Fontext"/>
            <w:spacing w:val="-2"/>
            <w:rtl/>
          </w:rPr>
          <w:delText xml:space="preserve">איתמר</w:delText>
        </w:r>
      </w:del>
      <w:r w:rsidRPr="00B3644D">
        <w:rPr>
          <w:rFonts w:ascii="Fb Fontext" w:hAnsi="Fb Fontext"/>
          <w:spacing w:val="-2"/>
          <w:rtl/>
        </w:rPr>
        <w:t xml:space="preserve"> </w:t>
      </w:r>
      <w:ins w:id="99785" w:author="קלוד" w:date="2026-10-11T13:11:34Z">
        <w:r>
          <w:rPr>
            <w:rFonts w:ascii="Fb Fontext" w:hAnsi="Fb Fontext"/>
            <w:spacing w:val="-2"/>
            <w:rtl/>
          </w:rPr>
          <w:t xml:space="preserve">עליה</w:t>
        </w:r>
      </w:ins>
      <w:del w:id="99786" w:author="קלוד" w:date="2026-10-11T13:11:34Z">
        <w:r w:rsidRPr="00B3644D">
          <w:rPr>
            <w:rFonts w:ascii="Fb Fontext" w:hAnsi="Fb Fontext"/>
            <w:spacing w:val="-2"/>
            <w:rtl/>
          </w:rPr>
          <w:delText xml:space="preserve">עלה,</w:delText>
        </w:r>
      </w:del>
      <w:r w:rsidRPr="00B3644D">
        <w:rPr>
          <w:rFonts w:ascii="Fb Fontext" w:hAnsi="Fb Fontext"/>
          <w:spacing w:val="-2"/>
          <w:rtl/>
        </w:rPr>
        <w:t xml:space="preserve"> </w:t>
      </w:r>
      <w:ins w:id="99783" w:author="קלוד" w:date="2026-10-11T13:11:34Z">
        <w:r>
          <w:rPr>
            <w:rFonts w:ascii="Fb Fontext" w:hAnsi="Fb Fontext"/>
            <w:spacing w:val="-2"/>
            <w:rtl/>
          </w:rPr>
          <w:t xml:space="preserve">-</w:t>
        </w:r>
      </w:ins>
      <w:del w:id="99784" w:author="קלוד" w:date="2026-10-11T13:11:34Z">
        <w:r w:rsidRPr="00B3644D">
          <w:rPr>
            <w:rFonts w:ascii="Fb Fontext" w:hAnsi="Fb Fontext"/>
            <w:spacing w:val="-2"/>
            <w:rtl/>
          </w:rPr>
          <w:delText xml:space="preserve">[דווקא</w:delText>
        </w:r>
      </w:del>
      <w:r w:rsidRPr="00B3644D">
        <w:rPr>
          <w:rFonts w:ascii="Fb Fontext" w:hAnsi="Fb Fontext"/>
          <w:spacing w:val="-2"/>
          <w:rtl/>
        </w:rPr>
        <w:t xml:space="preserve"> </w:t>
      </w:r>
      <w:ins w:id="99781" w:author="קלוד" w:date="2026-10-11T13:11:34Z">
        <w:r>
          <w:rPr>
            <w:rFonts w:ascii="Fb Fontext" w:hAnsi="Fb Fontext"/>
            <w:spacing w:val="-2"/>
            <w:rtl/>
          </w:rPr>
          <w:t xml:space="preserve">רנב"א:</w:t>
        </w:r>
      </w:ins>
      <w:del w:id="99782" w:author="קלוד" w:date="2026-10-11T13:11:34Z">
        <w:r w:rsidRPr="00B3644D">
          <w:rPr>
            <w:rFonts w:ascii="Fb Fontext" w:hAnsi="Fb Fontext"/>
            <w:spacing w:val="-2"/>
            <w:rtl/>
          </w:rPr>
          <w:delText xml:space="preserve">שם</w:delText>
        </w:r>
      </w:del>
      <w:r w:rsidRPr="00B3644D">
        <w:rPr>
          <w:rFonts w:ascii="Fb Fontext" w:hAnsi="Fb Fontext"/>
          <w:spacing w:val="-2"/>
          <w:rtl/>
        </w:rPr>
        <w:t xml:space="preserve"> </w:t>
      </w:r>
      <w:ins w:id="99779" w:author="קלוד" w:date="2026-10-11T13:11:34Z">
        <w:r>
          <w:rPr>
            <w:rStyle w:val="2fb"/>
            <w:rFonts w:ascii="Fb Fontext" w:hAnsi="Fb Fontext"/>
            <w:spacing w:val="-2"/>
            <w:rtl/>
          </w:rPr>
          <w:t xml:space="preserve">דווקא שם,</w:t>
        </w:r>
      </w:ins>
      <w:del w:id="99780" w:author="קלוד" w:date="2026-10-11T13:11:34Z">
        <w:r w:rsidRPr="00B3644D">
          <w:rPr>
            <w:rStyle w:val="2fb"/>
            <w:rFonts w:ascii="Fb Fontext" w:hAnsi="Fb Fontext"/>
            <w:spacing w:val="-2"/>
            <w:rtl/>
          </w:rPr>
          <w:delText xml:space="preserve">רנב"א</w:delText>
        </w:r>
      </w:del>
      <w:r w:rsidRPr="00B3644D">
        <w:rPr>
          <w:rFonts w:ascii="Fb Fontext" w:hAnsi="Fb Fontext"/>
          <w:spacing w:val="-2"/>
          <w:rtl/>
        </w:rPr>
        <w:t xml:space="preserve"> לפי שאין אדם טורח לשרות סמנין לצבוע בהן דוגמא לאירא.</w:t>
      </w:r>
    </w:p>
    <w:p w:rsidR="00E9703F" w:rsidRPr="006F178A" w:rsidRDefault="00E9703F" w:rsidP="00E9703F">
      <w:pPr>
        <w:rPr>
          <w:rtl/>
        </w:rPr>
      </w:pPr>
      <w:r w:rsidRPr="006F178A">
        <w:rPr>
          <w:rtl/>
        </w:rPr>
        <w:t>•</w:t>
      </w:r>
      <w:r w:rsidRPr="006F178A">
        <w:rPr>
          <w:rFonts w:hint="cs"/>
          <w:rtl/>
        </w:rPr>
        <w:t xml:space="preserve"> </w:t>
      </w:r>
      <w:ins w:id="99803" w:author="קלוד" w:date="2026-10-11T13:11:34Z">
        <w:r>
          <w:rPr>
            <w:rStyle w:val="afffffe"/>
            <w:rtl/>
          </w:rPr>
          <w:t xml:space="preserve">ועוד</w:t>
        </w:r>
      </w:ins>
      <w:del w:id="99804" w:author="קלוד" w:date="2026-10-11T13:11:34Z">
        <w:r w:rsidRPr="006F178A">
          <w:rPr>
            <w:rtl/>
          </w:rPr>
          <w:delText xml:space="preserve">והא</w:delText>
        </w:r>
      </w:del>
      <w:r w:rsidRPr="006F178A">
        <w:rPr>
          <w:rtl/>
        </w:rPr>
        <w:t xml:space="preserve"> </w:t>
      </w:r>
      <w:ins w:id="99801" w:author="קלוד" w:date="2026-10-11T13:11:34Z">
        <w:r>
          <w:rPr>
            <w:rStyle w:val="afffffe"/>
            <w:rtl/>
          </w:rPr>
          <w:t xml:space="preserve">הקשו</w:t>
        </w:r>
      </w:ins>
      <w:del w:id="99802" w:author="קלוד" w:date="2026-10-11T13:11:34Z">
        <w:r w:rsidRPr="006F178A">
          <w:rPr>
            <w:rtl/>
          </w:rPr>
          <w:delText xml:space="preserve">דזרעוני</w:delText>
        </w:r>
      </w:del>
      <w:r w:rsidRPr="006F178A">
        <w:rPr>
          <w:rtl/>
        </w:rPr>
        <w:t xml:space="preserve"> </w:t>
      </w:r>
      <w:ins w:id="99799" w:author="קלוד" w:date="2026-10-11T13:11:34Z">
        <w:r>
          <w:rPr>
            <w:rtl/>
          </w:rPr>
          <w:t xml:space="preserve">מזרעוני</w:t>
        </w:r>
      </w:ins>
      <w:del w:id="99800" w:author="קלוד" w:date="2026-10-11T13:11:34Z">
        <w:r w:rsidRPr="006F178A">
          <w:rPr>
            <w:rtl/>
          </w:rPr>
          <w:delText xml:space="preserve">גינה,</w:delText>
        </w:r>
      </w:del>
      <w:r w:rsidRPr="006F178A">
        <w:rPr>
          <w:rtl/>
        </w:rPr>
        <w:t xml:space="preserve"> </w:t>
      </w:r>
      <w:ins w:id="99797" w:author="קלוד" w:date="2026-10-11T13:11:34Z">
        <w:r>
          <w:rPr>
            <w:rtl/>
          </w:rPr>
          <w:t xml:space="preserve">גינה:</w:t>
        </w:r>
      </w:ins>
      <w:del w:id="99798" w:author="קלוד" w:date="2026-10-11T13:11:34Z">
        <w:r w:rsidRPr="006F178A">
          <w:rPr>
            <w:rtl/>
          </w:rPr>
          <w:delText xml:space="preserve">דמקמי</w:delText>
        </w:r>
      </w:del>
      <w:r w:rsidRPr="006F178A">
        <w:rPr>
          <w:rtl/>
        </w:rPr>
        <w:t xml:space="preserve"> </w:t>
      </w:r>
      <w:ins w:id="99795" w:author="קלוד" w:date="2026-10-11T13:11:34Z">
        <w:r>
          <w:rPr>
            <w:rtl/>
          </w:rPr>
          <w:t xml:space="preserve">קודם</w:t>
        </w:r>
      </w:ins>
      <w:del w:id="99796" w:author="קלוד" w:date="2026-10-11T13:11:34Z">
        <w:r w:rsidRPr="006F178A">
          <w:rPr>
            <w:rtl/>
          </w:rPr>
          <w:delText xml:space="preserve">דזרעינהו:</w:delText>
        </w:r>
      </w:del>
      <w:r w:rsidRPr="006F178A">
        <w:rPr>
          <w:rtl/>
        </w:rPr>
        <w:t xml:space="preserve"> </w:t>
      </w:r>
      <w:ins w:id="99793" w:author="קלוד" w:date="2026-10-11T13:11:34Z">
        <w:r>
          <w:rPr>
            <w:rStyle w:val="2fb"/>
            <w:rtl/>
          </w:rPr>
          <w:t xml:space="preserve">שזרעם - ת"ק:</w:t>
        </w:r>
      </w:ins>
      <w:del w:id="99794" w:author="קלוד" w:date="2026-10-11T13:11:34Z">
        <w:r w:rsidRPr="006F178A">
          <w:rPr>
            <w:rStyle w:val="2fb"/>
            <w:rtl/>
          </w:rPr>
          <w:delText xml:space="preserve">ת"ק</w:delText>
        </w:r>
      </w:del>
      <w:r w:rsidRPr="006F178A">
        <w:rPr>
          <w:rtl/>
        </w:rPr>
        <w:t xml:space="preserve"> פחות מכגרוגרת, </w:t>
      </w:r>
      <w:ins w:id="99791" w:author="קלוד" w:date="2026-10-11T13:11:34Z">
        <w:r>
          <w:rPr>
            <w:rStyle w:val="2fb"/>
            <w:rtl/>
          </w:rPr>
          <w:t xml:space="preserve">ריב"ב:</w:t>
        </w:r>
      </w:ins>
      <w:del w:id="99792" w:author="קלוד" w:date="2026-10-11T13:11:34Z">
        <w:r w:rsidRPr="006F178A">
          <w:rPr>
            <w:rStyle w:val="2fb"/>
            <w:rtl/>
          </w:rPr>
          <w:delText xml:space="preserve">ריב"ב</w:delText>
        </w:r>
      </w:del>
      <w:r w:rsidRPr="006F178A">
        <w:rPr>
          <w:rtl/>
        </w:rPr>
        <w:t xml:space="preserve"> חמשה.</w:t>
      </w:r>
    </w:p>
    <w:p w:rsidR="00E9703F" w:rsidRPr="00B3644D" w:rsidRDefault="00E9703F" w:rsidP="00E9703F">
      <w:pPr>
        <w:rPr>
          <w:spacing w:val="-6"/>
          <w:rtl/>
        </w:rPr>
      </w:pPr>
      <w:r w:rsidRPr="00B3644D">
        <w:rPr>
          <w:spacing w:val="-6"/>
          <w:rtl/>
        </w:rPr>
        <w:tab/>
      </w:r>
      <w:ins w:id="95715" w:author="מנוע מכני" w:date="2026-10-11T12:04:39Z">
        <w:r>
          <w:rPr>
            <w:spacing w:val="-6"/>
            <w:rtl/>
          </w:rPr>
          <w:t xml:space="preserve">אחר</w:t>
        </w:r>
      </w:ins>
      <w:del w:id="95716" w:author="מנוע מכני" w:date="2026-10-11T12:04:39Z">
        <w:r w:rsidRPr="00B3644D">
          <w:rPr>
            <w:spacing w:val="-6"/>
            <w:rtl/>
          </w:rPr>
          <w:tab/>
          <w:delText xml:space="preserve">בתר</w:delText>
        </w:r>
      </w:del>
      <w:r w:rsidRPr="00B3644D">
        <w:rPr>
          <w:spacing w:val="-6"/>
          <w:rtl/>
        </w:rPr>
        <w:tab/>
        <w:t xml:space="preserve"> </w:t>
      </w:r>
      <w:ins w:id="99809" w:author="קלוד" w:date="2026-10-11T13:11:34Z">
        <w:r>
          <w:rPr>
            <w:spacing w:val="-6"/>
            <w:rtl/>
          </w:rPr>
          <w:t xml:space="preserve">שזרעם -</w:t>
        </w:r>
      </w:ins>
      <w:del w:id="99810" w:author="קלוד" w:date="2026-10-11T13:11:34Z">
        <w:r w:rsidRPr="00B3644D">
          <w:rPr>
            <w:spacing w:val="-6"/>
            <w:rtl/>
          </w:rPr>
          <w:tab/>
          <w:delText xml:space="preserve">דזרעינהו</w:delText>
        </w:r>
      </w:del>
      <w:r w:rsidRPr="00B3644D">
        <w:rPr>
          <w:spacing w:val="-6"/>
          <w:rtl/>
        </w:rPr>
        <w:tab/>
        <w:t xml:space="preserve"> זבל וחול הדק: </w:t>
      </w:r>
      <w:ins w:id="99807" w:author="קלוד" w:date="2026-10-11T13:11:34Z">
        <w:r>
          <w:rPr>
            <w:rStyle w:val="2fb"/>
            <w:spacing w:val="-6"/>
            <w:rtl/>
          </w:rPr>
          <w:t xml:space="preserve">ר"ע:</w:t>
        </w:r>
      </w:ins>
      <w:del w:id="99808" w:author="קלוד" w:date="2026-10-11T13:11:34Z">
        <w:r w:rsidRPr="00B3644D">
          <w:rPr>
            <w:rStyle w:val="2fb"/>
            <w:spacing w:val="-6"/>
            <w:rtl/>
          </w:rPr>
          <w:tab/>
          <w:delText xml:space="preserve">ר"ע</w:delText>
        </w:r>
      </w:del>
      <w:r w:rsidRPr="00B3644D">
        <w:rPr>
          <w:spacing w:val="-6"/>
          <w:rtl/>
        </w:rPr>
        <w:tab/>
        <w:t xml:space="preserve"> כדי לזבל בו קלח של כרוב, </w:t>
      </w:r>
      <w:ins w:id="99805" w:author="קלוד" w:date="2026-10-11T13:11:34Z">
        <w:r>
          <w:rPr>
            <w:spacing w:val="-6"/>
            <w:rtl/>
          </w:rPr>
          <w:t xml:space="preserve">חכמים:</w:t>
        </w:r>
      </w:ins>
      <w:del w:id="99806" w:author="קלוד" w:date="2026-10-11T13:11:34Z">
        <w:r w:rsidRPr="00B3644D">
          <w:rPr>
            <w:spacing w:val="-6"/>
            <w:rtl/>
          </w:rPr>
          <w:tab/>
          <w:delText xml:space="preserve">חכמים</w:delText>
        </w:r>
      </w:del>
      <w:r w:rsidRPr="00B3644D">
        <w:rPr>
          <w:spacing w:val="-6"/>
          <w:rtl/>
        </w:rPr>
        <w:tab/>
        <w:t xml:space="preserve"> כדי לזבל כרישא.</w:t>
      </w:r>
    </w:p>
    <w:p w:rsidR="00E9703F" w:rsidRPr="006F178A" w:rsidRDefault="00E9703F" w:rsidP="00E9703F">
      <w:pPr>
        <w:rPr>
          <w:rtl/>
        </w:rPr>
      </w:pPr>
      <w:ins w:id="99831" w:author="קלוד" w:date="2026-10-11T13:11:34Z">
        <w:r>
          <w:rPr>
            <w:rtl/>
          </w:rPr>
          <w:t xml:space="preserve">הרי</w:t>
        </w:r>
      </w:ins>
      <w:del w:id="99832" w:author="קלוד" w:date="2026-10-11T13:11:34Z">
        <w:r w:rsidRPr="006F178A">
          <w:rPr>
            <w:rtl/>
          </w:rPr>
          <w:delText xml:space="preserve">הא</w:delText>
        </w:r>
      </w:del>
      <w:r w:rsidRPr="006F178A">
        <w:rPr>
          <w:rtl/>
        </w:rPr>
        <w:t xml:space="preserve"> </w:t>
      </w:r>
      <w:ins w:id="99829" w:author="קלוד" w:date="2026-10-11T13:11:34Z">
        <w:r>
          <w:rPr>
            <w:rtl/>
          </w:rPr>
          <w:t xml:space="preserve">נאמר</w:t>
        </w:r>
      </w:ins>
      <w:del w:id="99830" w:author="קלוד" w:date="2026-10-11T13:11:34Z">
        <w:r w:rsidRPr="006F178A">
          <w:rPr>
            <w:rtl/>
          </w:rPr>
          <w:delText xml:space="preserve">איתמר</w:delText>
        </w:r>
      </w:del>
      <w:r w:rsidRPr="006F178A">
        <w:rPr>
          <w:rtl/>
        </w:rPr>
        <w:t xml:space="preserve"> </w:t>
      </w:r>
      <w:ins w:id="99827" w:author="קלוד" w:date="2026-10-11T13:11:34Z">
        <w:r>
          <w:rPr>
            <w:rtl/>
          </w:rPr>
          <w:t xml:space="preserve">עליה</w:t>
        </w:r>
      </w:ins>
      <w:del w:id="99828" w:author="קלוד" w:date="2026-10-11T13:11:34Z">
        <w:r w:rsidRPr="006F178A">
          <w:rPr>
            <w:rtl/>
          </w:rPr>
          <w:delText xml:space="preserve">עלה</w:delText>
        </w:r>
      </w:del>
      <w:r w:rsidRPr="006F178A">
        <w:rPr>
          <w:rtl/>
        </w:rPr>
        <w:t xml:space="preserve"> </w:t>
      </w:r>
      <w:ins w:id="99825" w:author="קלוד" w:date="2026-10-11T13:11:34Z">
        <w:r>
          <w:rPr>
            <w:rStyle w:val="2fb"/>
            <w:rtl/>
          </w:rPr>
          <w:t xml:space="preserve">-</w:t>
        </w:r>
      </w:ins>
      <w:del w:id="99826" w:author="קלוד" w:date="2026-10-11T13:11:34Z">
        <w:r w:rsidRPr="006F178A">
          <w:rPr>
            <w:rStyle w:val="2fb"/>
            <w:rtl/>
          </w:rPr>
          <w:delText xml:space="preserve">ר"פ</w:delText>
        </w:r>
      </w:del>
      <w:r w:rsidRPr="006F178A">
        <w:rPr>
          <w:rtl/>
        </w:rPr>
        <w:t xml:space="preserve"> </w:t>
      </w:r>
      <w:ins w:id="99823" w:author="קלוד" w:date="2026-10-11T13:11:34Z">
        <w:r>
          <w:rPr>
            <w:rtl/>
          </w:rPr>
          <w:t xml:space="preserve">ר"פ:</w:t>
        </w:r>
      </w:ins>
      <w:del w:id="99824" w:author="קלוד" w:date="2026-10-11T13:11:34Z">
        <w:r w:rsidRPr="006F178A">
          <w:rPr>
            <w:rtl/>
          </w:rPr>
          <w:delText xml:space="preserve">הא</w:delText>
        </w:r>
      </w:del>
      <w:r w:rsidRPr="006F178A">
        <w:rPr>
          <w:rtl/>
        </w:rPr>
        <w:t xml:space="preserve"> </w:t>
      </w:r>
      <w:ins w:id="99821" w:author="קלוד" w:date="2026-10-11T13:11:34Z">
        <w:r>
          <w:rPr>
            <w:rtl/>
          </w:rPr>
          <w:t xml:space="preserve">זה</w:t>
        </w:r>
      </w:ins>
      <w:del w:id="99822" w:author="קלוד" w:date="2026-10-11T13:11:34Z">
        <w:r w:rsidRPr="006F178A">
          <w:rPr>
            <w:rtl/>
          </w:rPr>
          <w:delText xml:space="preserve">דזריע,</w:delText>
        </w:r>
      </w:del>
      <w:r w:rsidRPr="006F178A">
        <w:rPr>
          <w:rtl/>
        </w:rPr>
        <w:t xml:space="preserve"> </w:t>
      </w:r>
      <w:ins w:id="99819" w:author="קלוד" w:date="2026-10-11T13:11:34Z">
        <w:r>
          <w:rPr>
            <w:rtl/>
          </w:rPr>
          <w:t xml:space="preserve">בזרוע,</w:t>
        </w:r>
      </w:ins>
      <w:del w:id="99820" w:author="קלוד" w:date="2026-10-11T13:11:34Z">
        <w:r w:rsidRPr="006F178A">
          <w:rPr>
            <w:rtl/>
          </w:rPr>
          <w:delText xml:space="preserve">הא</w:delText>
        </w:r>
      </w:del>
      <w:r w:rsidRPr="006F178A">
        <w:rPr>
          <w:rtl/>
        </w:rPr>
        <w:t xml:space="preserve"> </w:t>
      </w:r>
      <w:ins w:id="99817" w:author="קלוד" w:date="2026-10-11T13:11:34Z">
        <w:r>
          <w:rPr>
            <w:rtl/>
          </w:rPr>
          <w:t xml:space="preserve">וזה</w:t>
        </w:r>
      </w:ins>
      <w:del w:id="99818" w:author="קלוד" w:date="2026-10-11T13:11:34Z">
        <w:r w:rsidRPr="006F178A">
          <w:rPr>
            <w:rtl/>
          </w:rPr>
          <w:delText xml:space="preserve">דלא</w:delText>
        </w:r>
      </w:del>
      <w:r w:rsidRPr="006F178A">
        <w:rPr>
          <w:rtl/>
        </w:rPr>
        <w:t xml:space="preserve"> </w:t>
      </w:r>
      <w:ins w:id="99815" w:author="קלוד" w:date="2026-10-11T13:11:34Z">
        <w:r>
          <w:rPr>
            <w:rtl/>
          </w:rPr>
          <w:t xml:space="preserve">בשאינו זרוע,</w:t>
        </w:r>
      </w:ins>
      <w:del w:id="99816" w:author="קלוד" w:date="2026-10-11T13:11:34Z">
        <w:r w:rsidRPr="006F178A">
          <w:rPr>
            <w:rtl/>
          </w:rPr>
          <w:delText xml:space="preserve">זריע,</w:delText>
        </w:r>
      </w:del>
      <w:r w:rsidRPr="006F178A">
        <w:rPr>
          <w:rtl/>
        </w:rPr>
        <w:t xml:space="preserve"> לפי שאין אדם טורח להוציא </w:t>
      </w:r>
      <w:ins w:id="99813" w:author="קלוד" w:date="2026-10-11T13:11:34Z">
        <w:r>
          <w:rPr>
            <w:rtl/>
          </w:rPr>
          <w:t xml:space="preserve">גרעין</w:t>
        </w:r>
      </w:ins>
      <w:del w:id="99814" w:author="קלוד" w:date="2026-10-11T13:11:34Z">
        <w:r w:rsidRPr="006F178A">
          <w:rPr>
            <w:rtl/>
          </w:rPr>
          <w:delText xml:space="preserve">נימא</w:delText>
        </w:r>
      </w:del>
      <w:r w:rsidRPr="006F178A">
        <w:rPr>
          <w:rtl/>
        </w:rPr>
        <w:t xml:space="preserve"> </w:t>
      </w:r>
      <w:ins w:id="99811" w:author="קלוד" w:date="2026-10-11T13:11:34Z">
        <w:r>
          <w:rPr>
            <w:rtl/>
          </w:rPr>
          <w:t xml:space="preserve">אחד</w:t>
        </w:r>
      </w:ins>
      <w:del w:id="99812" w:author="קלוד" w:date="2026-10-11T13:11:34Z">
        <w:r w:rsidRPr="006F178A">
          <w:rPr>
            <w:rtl/>
          </w:rPr>
          <w:delText xml:space="preserve">אחת</w:delText>
        </w:r>
      </w:del>
      <w:r w:rsidRPr="006F178A">
        <w:rPr>
          <w:rtl/>
        </w:rPr>
        <w:t xml:space="preserve"> לזריעה.</w:t>
      </w:r>
    </w:p>
    <w:p w:rsidR="00E9703F" w:rsidRPr="006F178A" w:rsidRDefault="00E9703F" w:rsidP="00E9703F">
      <w:pPr>
        <w:rPr>
          <w:rtl/>
        </w:rPr>
      </w:pPr>
      <w:r w:rsidRPr="006F178A">
        <w:rPr>
          <w:rtl/>
        </w:rPr>
        <w:t>•</w:t>
      </w:r>
      <w:r w:rsidRPr="006F178A">
        <w:rPr>
          <w:rFonts w:hint="cs"/>
          <w:rtl/>
        </w:rPr>
        <w:t xml:space="preserve"> </w:t>
      </w:r>
      <w:ins w:id="99849" w:author="קלוד" w:date="2026-10-11T13:11:34Z">
        <w:r>
          <w:rPr>
            <w:rStyle w:val="afffffe"/>
            <w:rtl/>
          </w:rPr>
          <w:t xml:space="preserve">ועוד</w:t>
        </w:r>
      </w:ins>
      <w:del w:id="99850" w:author="קלוד" w:date="2026-10-11T13:11:34Z">
        <w:r w:rsidRPr="006F178A">
          <w:rPr>
            <w:rtl/>
          </w:rPr>
          <w:delText xml:space="preserve">והא</w:delText>
        </w:r>
      </w:del>
      <w:r w:rsidRPr="006F178A">
        <w:rPr>
          <w:rtl/>
        </w:rPr>
        <w:t xml:space="preserve"> </w:t>
      </w:r>
      <w:ins w:id="99847" w:author="קלוד" w:date="2026-10-11T13:11:34Z">
        <w:r>
          <w:rPr>
            <w:rStyle w:val="afffffe"/>
            <w:rtl/>
          </w:rPr>
          <w:t xml:space="preserve">הקשו</w:t>
        </w:r>
      </w:ins>
      <w:del w:id="99848" w:author="קלוד" w:date="2026-10-11T13:11:34Z">
        <w:r w:rsidRPr="006F178A">
          <w:rPr>
            <w:rtl/>
          </w:rPr>
          <w:delText xml:space="preserve">דטיט</w:delText>
        </w:r>
      </w:del>
      <w:r w:rsidRPr="006F178A">
        <w:rPr>
          <w:rtl/>
        </w:rPr>
        <w:t xml:space="preserve"> </w:t>
      </w:r>
      <w:ins w:id="99845" w:author="קלוד" w:date="2026-10-11T13:11:34Z">
        <w:r>
          <w:rPr>
            <w:rFonts w:hint="cs"/>
            <w:rtl/>
          </w:rPr>
          <w:t xml:space="preserve">מטיט: קודם</w:t>
        </w:r>
      </w:ins>
      <w:del w:id="99846" w:author="קלוד" w:date="2026-10-11T13:11:34Z">
        <w:r w:rsidRPr="006F178A">
          <w:rPr>
            <w:rFonts w:hint="cs"/>
            <w:rtl/>
          </w:rPr>
          <w:delText xml:space="preserve">דקודם</w:delText>
        </w:r>
      </w:del>
      <w:r w:rsidRPr="006F178A">
        <w:rPr>
          <w:rFonts w:hint="cs"/>
          <w:rtl/>
        </w:rPr>
        <w:t xml:space="preserve"> </w:t>
      </w:r>
      <w:ins w:id="99843" w:author="קלוד" w:date="2026-10-11T13:11:34Z">
        <w:r>
          <w:rPr>
            <w:rFonts w:hint="cs"/>
            <w:rtl/>
          </w:rPr>
          <w:t xml:space="preserve">שגיבל -</w:t>
        </w:r>
      </w:ins>
      <w:del w:id="99844" w:author="קלוד" w:date="2026-10-11T13:11:34Z">
        <w:r w:rsidRPr="006F178A">
          <w:rPr>
            <w:rFonts w:hint="cs"/>
            <w:rtl/>
          </w:rPr>
          <w:delText xml:space="preserve">שגיבל</w:delText>
        </w:r>
      </w:del>
      <w:r w:rsidRPr="006F178A">
        <w:rPr>
          <w:rFonts w:hint="cs"/>
          <w:rtl/>
        </w:rPr>
        <w:t xml:space="preserve"> </w:t>
      </w:r>
      <w:r w:rsidRPr="006F178A">
        <w:rPr>
          <w:rtl/>
        </w:rPr>
        <w:t xml:space="preserve">מודים חכמים </w:t>
      </w:r>
      <w:r w:rsidRPr="006F178A">
        <w:rPr>
          <w:rStyle w:val="2fb"/>
          <w:rtl/>
        </w:rPr>
        <w:t xml:space="preserve">לר"ש</w:t>
      </w:r>
      <w:r w:rsidRPr="006F178A">
        <w:rPr>
          <w:rtl/>
        </w:rPr>
        <w:t xml:space="preserve"> במוציא שופכין </w:t>
      </w:r>
      <w:r w:rsidRPr="006F178A">
        <w:rPr>
          <w:rStyle w:val="2fb"/>
          <w:rtl/>
        </w:rPr>
        <w:t xml:space="preserve">לרה"ר</w:t>
      </w:r>
      <w:r w:rsidRPr="006F178A">
        <w:rPr>
          <w:rtl/>
        </w:rPr>
        <w:t xml:space="preserve"> </w:t>
      </w:r>
      <w:ins w:id="99841" w:author="קלוד" w:date="2026-10-11T13:11:34Z">
        <w:r>
          <w:rPr>
            <w:rtl/>
          </w:rPr>
          <w:t xml:space="preserve">ששיעורן</w:t>
        </w:r>
      </w:ins>
      <w:del w:id="99842" w:author="קלוד" w:date="2026-10-11T13:11:34Z">
        <w:r w:rsidRPr="006F178A">
          <w:rPr>
            <w:rtl/>
          </w:rPr>
          <w:delText xml:space="preserve">דשיעורן</w:delText>
        </w:r>
      </w:del>
      <w:r w:rsidRPr="006F178A">
        <w:rPr>
          <w:rtl/>
        </w:rPr>
        <w:t xml:space="preserve"> </w:t>
      </w:r>
      <w:ins w:id="99839" w:author="קלוד" w:date="2026-10-11T13:11:34Z">
        <w:r>
          <w:rPr>
            <w:rtl/>
          </w:rPr>
          <w:t xml:space="preserve">ברביעית,</w:t>
        </w:r>
      </w:ins>
      <w:del w:id="99840" w:author="קלוד" w:date="2026-10-11T13:11:34Z">
        <w:r w:rsidRPr="006F178A">
          <w:rPr>
            <w:rtl/>
          </w:rPr>
          <w:delText xml:space="preserve">ברביעית</w:delText>
        </w:r>
      </w:del>
      <w:r w:rsidRPr="006F178A">
        <w:rPr>
          <w:rtl/>
        </w:rPr>
        <w:t xml:space="preserve"> </w:t>
      </w:r>
      <w:ins w:id="99837" w:author="קלוד" w:date="2026-10-11T13:11:34Z">
        <w:r>
          <w:rPr>
            <w:rtl/>
          </w:rPr>
          <w:t xml:space="preserve">שראויים</w:t>
        </w:r>
      </w:ins>
      <w:del w:id="99838" w:author="קלוד" w:date="2026-10-11T13:11:34Z">
        <w:r w:rsidRPr="006F178A">
          <w:rPr>
            <w:rtl/>
          </w:rPr>
          <w:delText xml:space="preserve">היינו ד</w:delText>
        </w:r>
        <w:r w:rsidRPr="006F178A">
          <w:rPr>
            <w:rFonts w:hint="cs"/>
            <w:rtl/>
          </w:rPr>
          <w:delText xml:space="preserve">ראוי</w:delText>
        </w:r>
      </w:del>
      <w:r w:rsidRPr="006F178A">
        <w:rPr>
          <w:rtl/>
        </w:rPr>
        <w:t xml:space="preserve"> לגבל בהן את הטיט | ואילו </w:t>
      </w:r>
      <w:r w:rsidRPr="006F178A">
        <w:rPr>
          <w:rFonts w:hint="cs"/>
          <w:rtl/>
        </w:rPr>
        <w:t xml:space="preserve">אחר שגיבל </w:t>
      </w:r>
      <w:ins w:id="99835" w:author="קלוד" w:date="2026-10-11T13:11:34Z">
        <w:r>
          <w:rPr>
            <w:rtl/>
          </w:rPr>
          <w:t xml:space="preserve">- תניא:</w:t>
        </w:r>
      </w:ins>
      <w:del w:id="99836" w:author="קלוד" w:date="2026-10-11T13:11:34Z">
        <w:r w:rsidRPr="006F178A">
          <w:rPr>
            <w:rtl/>
          </w:rPr>
          <w:delText xml:space="preserve">תניא</w:delText>
        </w:r>
      </w:del>
      <w:r w:rsidRPr="006F178A">
        <w:rPr>
          <w:rtl/>
        </w:rPr>
        <w:t xml:space="preserve"> טיט כדי לעשות </w:t>
      </w:r>
      <w:ins w:id="99833" w:author="קלוד" w:date="2026-10-11T13:11:34Z">
        <w:r>
          <w:rPr>
            <w:rtl/>
          </w:rPr>
          <w:t xml:space="preserve">בו</w:t>
        </w:r>
      </w:ins>
      <w:del w:id="99834" w:author="קלוד" w:date="2026-10-11T13:11:34Z">
        <w:r w:rsidRPr="006F178A">
          <w:rPr>
            <w:rtl/>
          </w:rPr>
          <w:delText xml:space="preserve">בהן</w:delText>
        </w:r>
      </w:del>
      <w:r w:rsidRPr="006F178A">
        <w:rPr>
          <w:rtl/>
        </w:rPr>
        <w:t xml:space="preserve"> פי כור.</w:t>
      </w:r>
    </w:p>
    <w:p>
      <w:pPr>
        <w:pStyle w:val="38"/>
        <w:rPr>
          <w:ins w:id="97867" w:author="מנוע מכני" w:date="2026-10-11T12:04:39Z"/>
        </w:rPr>
      </w:pPr>
      <w:ins w:id="91301" w:author="מנוע מכני" w:date="2026-10-11T12:04:39Z">
        <w:r>
          <w:t xml:space="preserve">שם</w:t>
        </w:r>
      </w:ins>
      <w:del w:id="91302" w:author="מנוע מכני" w:date="2026-10-11T12:04:39Z">
        <w:r w:rsidRPr="006F178A">
          <w:delText xml:space="preserve">התם</w:delText>
        </w:r>
      </w:del>
      <w:r w:rsidRPr="006F178A">
        <w:t xml:space="preserve"> כדאמרן:</w:t>
      </w:r>
    </w:p>
    <w:p w:rsidR="00E9703F" w:rsidRPr="006F178A" w:rsidRDefault="00E9703F" w:rsidP="00E9703F">
      <w:pPr>
        <w:rPr>
          <w:rtl/>
        </w:rPr>
      </w:pPr>
      <w:del w:id="97868" w:author="מנוע מכני" w:date="2026-10-11T12:04:39Z">
        <w:r w:rsidRPr="006F178A">
          <w:rPr>
            <w:rtl/>
          </w:rPr>
          <w:delText xml:space="preserve"> </w:delText>
        </w:r>
      </w:del>
      <w:r w:rsidRPr="006F178A">
        <w:rPr>
          <w:rtl/>
        </w:rPr>
        <w:t xml:space="preserve">לפי שאין אדם טורח לגבל את הטיט לעשות בו פי כור.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739" w:author="קלוד" w:date="2026-10-11T12:33:55Z"/>
        </w:rPr>
      </w:pPr>
      <w:ins w:id="90740" w:author="קלוד" w:date="2026-10-11T12:33:55Z">
        <w:r>
          <w:rPr>
            <w:color w:val="7B3F00"/>
          </w:rPr>
          <w:t xml:space="preserve">שלשה עורות - מצה, חיפה ודיפתרא</w:t>
        </w:r>
      </w:ins>
    </w:p>
    <w:p>
      <w:pPr>
        <w:pStyle w:val="38"/>
        <w:rPr>
          <w:ins w:id="97869" w:author="מנוע מכני" w:date="2026-10-11T12:04:39Z"/>
        </w:rPr>
      </w:pPr>
      <w:r w:rsidRPr="006F178A">
        <w:t xml:space="preserve">עולא:</w:t>
      </w:r>
    </w:p>
    <w:p w:rsidR="00E9703F" w:rsidRPr="006F178A" w:rsidRDefault="00E9703F" w:rsidP="00E9703F">
      <w:pPr>
        <w:rPr>
          <w:rtl/>
        </w:rPr>
      </w:pPr>
      <w:del w:id="97870" w:author="מנוע מכני" w:date="2026-10-11T12:04:39Z">
        <w:r w:rsidRPr="006F178A">
          <w:rPr>
            <w:rFonts w:ascii="Fb Fontext" w:hAnsi="Fb Fontext"/>
            <w:rtl/>
          </w:rPr>
          <w:delText xml:space="preserve"> </w:delText>
        </w:r>
      </w:del>
      <w:r w:rsidRPr="006F178A">
        <w:rPr>
          <w:rFonts w:ascii="Fb Fontext" w:hAnsi="Fb Fontext"/>
          <w:rtl/>
        </w:rPr>
        <w:t xml:space="preserve">שלשה עורות הן, מצה וחיפה ודיפתרא.</w:t>
      </w:r>
    </w:p>
    <w:p w:rsidR="00E9703F" w:rsidRPr="006F178A" w:rsidRDefault="00E9703F" w:rsidP="00E9703F">
      <w:pPr>
        <w:rPr>
          <w:rtl/>
        </w:rPr>
      </w:pPr>
      <w:ins w:id="99879" w:author="קלוד" w:date="2026-10-11T13:11:34Z">
        <w:r>
          <w:rPr>
            <w:rStyle w:val="afffe"/>
            <w:rFonts w:ascii="Fb Fontext" w:hAnsi="Fb Fontext"/>
            <w:rtl/>
          </w:rPr>
          <w:t xml:space="preserve">מצה</w:t>
        </w:r>
      </w:ins>
      <w:del w:id="99880" w:author="קלוד" w:date="2026-10-11T13:11:34Z">
        <w:r w:rsidRPr="006F178A">
          <w:rPr>
            <w:rStyle w:val="afffe"/>
            <w:rFonts w:ascii="Fb Fontext" w:hAnsi="Fb Fontext"/>
            <w:rtl/>
          </w:rPr>
          <w:delText xml:space="preserve">מצה-</w:delText>
        </w:r>
      </w:del>
      <w:r w:rsidRPr="006F178A">
        <w:rPr>
          <w:rtl/>
        </w:rPr>
        <w:t xml:space="preserve"> </w:t>
      </w:r>
      <w:ins w:id="99877" w:author="קלוד" w:date="2026-10-11T13:11:34Z">
        <w:r>
          <w:rPr>
            <w:rtl/>
          </w:rPr>
          <w:t xml:space="preserve">-</w:t>
        </w:r>
      </w:ins>
      <w:del w:id="99878" w:author="קלוד" w:date="2026-10-11T13:11:34Z">
        <w:r w:rsidRPr="006F178A">
          <w:rPr>
            <w:rtl/>
          </w:rPr>
          <w:delText xml:space="preserve">כמשמעו</w:delText>
        </w:r>
      </w:del>
      <w:r w:rsidRPr="006F178A">
        <w:rPr>
          <w:rtl/>
        </w:rPr>
        <w:t xml:space="preserve"> </w:t>
      </w:r>
      <w:ins w:id="99875" w:author="קלוד" w:date="2026-10-11T13:11:34Z">
        <w:r>
          <w:rPr>
            <w:rtl/>
          </w:rPr>
          <w:t xml:space="preserve">כמשמעו,</w:t>
        </w:r>
      </w:ins>
      <w:del w:id="99876" w:author="קלוד" w:date="2026-10-11T13:11:34Z">
        <w:r w:rsidRPr="006F178A">
          <w:rPr>
            <w:rtl/>
          </w:rPr>
          <w:delText xml:space="preserve">דלא</w:delText>
        </w:r>
      </w:del>
      <w:r w:rsidRPr="006F178A">
        <w:rPr>
          <w:rtl/>
        </w:rPr>
        <w:t xml:space="preserve"> </w:t>
      </w:r>
      <w:ins w:id="99873" w:author="קלוד" w:date="2026-10-11T13:11:34Z">
        <w:r>
          <w:rPr>
            <w:rtl/>
          </w:rPr>
          <w:t xml:space="preserve">לא</w:t>
        </w:r>
      </w:ins>
      <w:del w:id="99874" w:author="קלוד" w:date="2026-10-11T13:11:34Z">
        <w:r w:rsidRPr="006F178A">
          <w:rPr>
            <w:rtl/>
          </w:rPr>
          <w:delText xml:space="preserve">מליח</w:delText>
        </w:r>
      </w:del>
      <w:r w:rsidRPr="006F178A">
        <w:rPr>
          <w:rtl/>
        </w:rPr>
        <w:t xml:space="preserve"> </w:t>
      </w:r>
      <w:ins w:id="99871" w:author="קלוד" w:date="2026-10-11T13:11:34Z">
        <w:r>
          <w:rPr>
            <w:rtl/>
          </w:rPr>
          <w:t xml:space="preserve">מלוח,</w:t>
        </w:r>
      </w:ins>
      <w:del w:id="99872" w:author="קלוד" w:date="2026-10-11T13:11:34Z">
        <w:r w:rsidRPr="006F178A">
          <w:rPr>
            <w:rtl/>
          </w:rPr>
          <w:delText xml:space="preserve">ודלא</w:delText>
        </w:r>
      </w:del>
      <w:r w:rsidRPr="006F178A">
        <w:rPr>
          <w:rtl/>
        </w:rPr>
        <w:t xml:space="preserve"> </w:t>
      </w:r>
      <w:ins w:id="99869" w:author="קלוד" w:date="2026-10-11T13:11:34Z">
        <w:r>
          <w:rPr>
            <w:rtl/>
          </w:rPr>
          <w:t xml:space="preserve">לא</w:t>
        </w:r>
      </w:ins>
      <w:del w:id="99870" w:author="קלוד" w:date="2026-10-11T13:11:34Z">
        <w:r w:rsidRPr="006F178A">
          <w:rPr>
            <w:rtl/>
          </w:rPr>
          <w:delText xml:space="preserve">קמיח</w:delText>
        </w:r>
      </w:del>
      <w:r w:rsidRPr="006F178A">
        <w:rPr>
          <w:rtl/>
        </w:rPr>
        <w:t xml:space="preserve"> </w:t>
      </w:r>
      <w:ins w:id="99867" w:author="קלוד" w:date="2026-10-11T13:11:34Z">
        <w:r>
          <w:rPr>
            <w:rtl/>
          </w:rPr>
          <w:t xml:space="preserve">מעובד</w:t>
        </w:r>
      </w:ins>
      <w:del w:id="99868" w:author="קלוד" w:date="2026-10-11T13:11:34Z">
        <w:r w:rsidRPr="006F178A">
          <w:rPr>
            <w:rtl/>
          </w:rPr>
          <w:delText xml:space="preserve">ודלא</w:delText>
        </w:r>
      </w:del>
      <w:r w:rsidRPr="006F178A">
        <w:rPr>
          <w:rtl/>
        </w:rPr>
        <w:t xml:space="preserve"> </w:t>
      </w:r>
      <w:ins w:id="99865" w:author="קלוד" w:date="2026-10-11T13:11:34Z">
        <w:r>
          <w:rPr>
            <w:rtl/>
          </w:rPr>
          <w:t xml:space="preserve">בקמח ולא בעפצים.</w:t>
        </w:r>
      </w:ins>
      <w:del w:id="99866" w:author="קלוד" w:date="2026-10-11T13:11:34Z">
        <w:r w:rsidRPr="006F178A">
          <w:rPr>
            <w:rtl/>
          </w:rPr>
          <w:delText xml:space="preserve">עפיץ.</w:delText>
        </w:r>
      </w:del>
      <w:r w:rsidRPr="006F178A">
        <w:rPr>
          <w:rtl/>
        </w:rPr>
        <w:t xml:space="preserve"> </w:t>
      </w:r>
      <w:ins w:id="99863" w:author="קלוד" w:date="2026-10-11T13:11:34Z">
        <w:r>
          <w:rPr>
            <w:rtl/>
          </w:rPr>
          <w:t xml:space="preserve">שיעורו -</w:t>
        </w:r>
      </w:ins>
      <w:del w:id="99864" w:author="קלוד" w:date="2026-10-11T13:11:34Z">
        <w:r w:rsidRPr="006F178A">
          <w:rPr>
            <w:rtl/>
          </w:rPr>
          <w:delText xml:space="preserve">שיעורו</w:delText>
        </w:r>
      </w:del>
      <w:r w:rsidRPr="006F178A">
        <w:rPr>
          <w:rtl/>
        </w:rPr>
        <w:t xml:space="preserve"> לצור בו משקולת </w:t>
      </w:r>
      <w:ins w:id="99861" w:author="קלוד" w:date="2026-10-11T13:11:34Z">
        <w:r>
          <w:rPr>
            <w:rtl/>
          </w:rPr>
          <w:t xml:space="preserve">קטנה,</w:t>
        </w:r>
      </w:ins>
      <w:del w:id="99862" w:author="קלוד" w:date="2026-10-11T13:11:34Z">
        <w:r w:rsidRPr="006F178A">
          <w:rPr>
            <w:rtl/>
          </w:rPr>
          <w:delText xml:space="preserve">קטנה</w:delText>
        </w:r>
      </w:del>
      <w:r w:rsidRPr="006F178A">
        <w:rPr>
          <w:rtl/>
        </w:rPr>
        <w:t xml:space="preserve"> </w:t>
      </w:r>
      <w:ins w:id="99859" w:author="קלוד" w:date="2026-10-11T13:11:34Z">
        <w:r>
          <w:rPr>
            <w:rtl/>
          </w:rPr>
          <w:t xml:space="preserve">ולאביי:</w:t>
        </w:r>
      </w:ins>
      <w:del w:id="99860" w:author="קלוד" w:date="2026-10-11T13:11:34Z">
        <w:r w:rsidRPr="006F178A">
          <w:rPr>
            <w:rtl/>
          </w:rPr>
          <w:delText xml:space="preserve">והיינו</w:delText>
        </w:r>
      </w:del>
      <w:r w:rsidRPr="006F178A">
        <w:rPr>
          <w:rtl/>
        </w:rPr>
        <w:t xml:space="preserve"> </w:t>
      </w:r>
      <w:ins w:id="99857" w:author="קלוד" w:date="2026-10-11T13:11:34Z">
        <w:r>
          <w:rPr>
            <w:rStyle w:val="2fb"/>
            <w:rtl/>
          </w:rPr>
          <w:t xml:space="preserve">רבע</w:t>
        </w:r>
      </w:ins>
      <w:del w:id="99858" w:author="קלוד" w:date="2026-10-11T13:11:34Z">
        <w:r w:rsidRPr="006F178A">
          <w:rPr>
            <w:rStyle w:val="2fb"/>
            <w:rtl/>
          </w:rPr>
          <w:delText xml:space="preserve">אביי</w:delText>
        </w:r>
        <w:r w:rsidRPr="006F178A">
          <w:rPr>
            <w:rtl/>
          </w:rPr>
          <w:delText xml:space="preserve">:</w:delText>
        </w:r>
      </w:del>
      <w:r w:rsidRPr="006F178A">
        <w:rPr>
          <w:rtl/>
        </w:rPr>
        <w:t xml:space="preserve"> </w:t>
      </w:r>
      <w:ins w:id="99855" w:author="קלוד" w:date="2026-10-11T13:11:34Z">
        <w:r>
          <w:rPr>
            <w:rtl/>
          </w:rPr>
          <w:t xml:space="preserve">רביעית</w:t>
        </w:r>
      </w:ins>
      <w:del w:id="99856" w:author="קלוד" w:date="2026-10-11T13:11:34Z">
        <w:r w:rsidRPr="006F178A">
          <w:rPr>
            <w:rtl/>
          </w:rPr>
          <w:delText xml:space="preserve">ריבעא</w:delText>
        </w:r>
      </w:del>
      <w:r w:rsidRPr="006F178A">
        <w:rPr>
          <w:rtl/>
        </w:rPr>
        <w:t xml:space="preserve"> </w:t>
      </w:r>
      <w:ins w:id="99853" w:author="קלוד" w:date="2026-10-11T13:11:34Z">
        <w:r>
          <w:rPr>
            <w:rtl/>
          </w:rPr>
          <w:t xml:space="preserve">של</w:t>
        </w:r>
      </w:ins>
      <w:del w:id="99854" w:author="קלוד" w:date="2026-10-11T13:11:34Z">
        <w:r w:rsidRPr="006F178A">
          <w:rPr>
            <w:rtl/>
          </w:rPr>
          <w:delText xml:space="preserve">דריבעא</w:delText>
        </w:r>
      </w:del>
      <w:r w:rsidRPr="006F178A">
        <w:rPr>
          <w:rtl/>
        </w:rPr>
        <w:t xml:space="preserve"> </w:t>
      </w:r>
      <w:ins w:id="99851" w:author="קלוד" w:date="2026-10-11T13:11:34Z">
        <w:r>
          <w:rPr>
            <w:rtl/>
          </w:rPr>
          <w:t xml:space="preserve">פומבדיתא.</w:t>
        </w:r>
      </w:ins>
      <w:del w:id="99852" w:author="קלוד" w:date="2026-10-11T13:11:34Z">
        <w:r w:rsidRPr="006F178A">
          <w:rPr>
            <w:rtl/>
          </w:rPr>
          <w:delText xml:space="preserve">דפומבדיתא.</w:delText>
        </w:r>
      </w:del>
    </w:p>
    <w:p w:rsidR="00E9703F" w:rsidRPr="006F178A" w:rsidRDefault="00E9703F" w:rsidP="00E9703F">
      <w:pPr>
        <w:rPr>
          <w:rtl/>
        </w:rPr>
      </w:pPr>
      <w:r w:rsidRPr="006F178A">
        <w:rPr>
          <w:rStyle w:val="afffe"/>
          <w:rFonts w:ascii="Fb Fontext" w:hAnsi="Fb Fontext"/>
          <w:rtl/>
        </w:rPr>
        <w:t>חיפה</w:t>
      </w:r>
      <w:r w:rsidRPr="006F178A">
        <w:rPr>
          <w:rtl/>
        </w:rPr>
        <w:t xml:space="preserve"> - </w:t>
      </w:r>
      <w:ins w:id="99885" w:author="קלוד" w:date="2026-10-11T13:11:34Z">
        <w:r>
          <w:rPr>
            <w:rtl/>
          </w:rPr>
          <w:t xml:space="preserve">מלוח,</w:t>
        </w:r>
      </w:ins>
      <w:del w:id="99886" w:author="קלוד" w:date="2026-10-11T13:11:34Z">
        <w:r w:rsidRPr="006F178A">
          <w:rPr>
            <w:rtl/>
          </w:rPr>
          <w:delText xml:space="preserve">דמליח</w:delText>
        </w:r>
      </w:del>
      <w:r w:rsidRPr="006F178A">
        <w:rPr>
          <w:rtl/>
        </w:rPr>
        <w:t xml:space="preserve"> ולא </w:t>
      </w:r>
      <w:ins w:id="99883" w:author="קלוד" w:date="2026-10-11T13:11:34Z">
        <w:r>
          <w:rPr>
            <w:rtl/>
          </w:rPr>
          <w:t xml:space="preserve">מעובד בקמח</w:t>
        </w:r>
      </w:ins>
      <w:del w:id="99884" w:author="קלוד" w:date="2026-10-11T13:11:34Z">
        <w:r w:rsidRPr="006F178A">
          <w:rPr>
            <w:rtl/>
          </w:rPr>
          <w:delText xml:space="preserve">קמיח</w:delText>
        </w:r>
      </w:del>
      <w:r w:rsidRPr="006F178A">
        <w:rPr>
          <w:rtl/>
        </w:rPr>
        <w:t xml:space="preserve"> ולא </w:t>
      </w:r>
      <w:ins w:id="99881" w:author="קלוד" w:date="2026-10-11T13:11:34Z">
        <w:r>
          <w:rPr>
            <w:rtl/>
          </w:rPr>
          <w:t xml:space="preserve">בעפצים,</w:t>
        </w:r>
      </w:ins>
      <w:del w:id="99882" w:author="קלוד" w:date="2026-10-11T13:11:34Z">
        <w:r w:rsidRPr="006F178A">
          <w:rPr>
            <w:rtl/>
          </w:rPr>
          <w:delText xml:space="preserve">עפיץ,</w:delText>
        </w:r>
      </w:del>
      <w:r w:rsidRPr="006F178A">
        <w:rPr>
          <w:rtl/>
        </w:rPr>
        <w:t xml:space="preserve"> שיעורו כדי לעשות קמיע.</w:t>
      </w:r>
    </w:p>
    <w:p w:rsidR="00E9703F" w:rsidRPr="006F178A" w:rsidRDefault="00E9703F" w:rsidP="00E9703F">
      <w:pPr>
        <w:rPr>
          <w:rtl/>
        </w:rPr>
      </w:pPr>
      <w:r w:rsidRPr="006F178A">
        <w:rPr>
          <w:rStyle w:val="afffe"/>
          <w:rFonts w:ascii="Fb Fontext" w:hAnsi="Fb Fontext"/>
          <w:rtl/>
        </w:rPr>
        <w:t>דיפתרא</w:t>
      </w:r>
      <w:r w:rsidRPr="006F178A">
        <w:rPr>
          <w:rtl/>
        </w:rPr>
        <w:t xml:space="preserve"> - </w:t>
      </w:r>
      <w:ins w:id="99891" w:author="קלוד" w:date="2026-10-11T13:11:34Z">
        <w:r>
          <w:rPr>
            <w:rtl/>
          </w:rPr>
          <w:t xml:space="preserve">מלוח</w:t>
        </w:r>
      </w:ins>
      <w:del w:id="99892" w:author="קלוד" w:date="2026-10-11T13:11:34Z">
        <w:r w:rsidRPr="006F178A">
          <w:rPr>
            <w:rtl/>
          </w:rPr>
          <w:delText xml:space="preserve">דמליח</w:delText>
        </w:r>
      </w:del>
      <w:r w:rsidRPr="006F178A">
        <w:rPr>
          <w:rtl/>
        </w:rPr>
        <w:t xml:space="preserve"> </w:t>
      </w:r>
      <w:ins w:id="99889" w:author="קלוד" w:date="2026-10-11T13:11:34Z">
        <w:r>
          <w:rPr>
            <w:rtl/>
          </w:rPr>
          <w:t xml:space="preserve">ומעובד בקמח</w:t>
        </w:r>
      </w:ins>
      <w:del w:id="99890" w:author="קלוד" w:date="2026-10-11T13:11:34Z">
        <w:r w:rsidRPr="006F178A">
          <w:rPr>
            <w:rtl/>
          </w:rPr>
          <w:delText xml:space="preserve">וקמיח</w:delText>
        </w:r>
      </w:del>
      <w:r w:rsidRPr="006F178A">
        <w:rPr>
          <w:rtl/>
        </w:rPr>
        <w:t xml:space="preserve"> ולא </w:t>
      </w:r>
      <w:ins w:id="99887" w:author="קלוד" w:date="2026-10-11T13:11:34Z">
        <w:r>
          <w:rPr>
            <w:rtl/>
          </w:rPr>
          <w:t xml:space="preserve">בעפצים,</w:t>
        </w:r>
      </w:ins>
      <w:del w:id="99888" w:author="קלוד" w:date="2026-10-11T13:11:34Z">
        <w:r w:rsidRPr="006F178A">
          <w:rPr>
            <w:rtl/>
          </w:rPr>
          <w:delText xml:space="preserve">עפיץ,</w:delText>
        </w:r>
      </w:del>
      <w:r w:rsidRPr="006F178A">
        <w:rPr>
          <w:rtl/>
        </w:rPr>
        <w:t xml:space="preserve"> שיעורו כדי לכתוב עליו את הגט.</w:t>
      </w:r>
    </w:p>
    <w:p w:rsidR="00E9703F" w:rsidRPr="006F178A" w:rsidRDefault="00E9703F" w:rsidP="00E9703F">
      <w:pPr>
        <w:rPr>
          <w:rtl/>
        </w:rPr>
      </w:pPr>
      <w:ins w:id="99895" w:author="קלוד" w:date="2026-10-11T13:11:34Z">
        <w:r>
          <w:rPr>
            <w:rtl/>
          </w:rPr>
          <w:t xml:space="preserve">ומכל</w:t>
        </w:r>
      </w:ins>
      <w:del w:id="99896" w:author="קלוד" w:date="2026-10-11T13:11:34Z">
        <w:r w:rsidRPr="006F178A">
          <w:rPr>
            <w:rtl/>
          </w:rPr>
          <w:delText xml:space="preserve">וקתני</w:delText>
        </w:r>
      </w:del>
      <w:r w:rsidRPr="006F178A">
        <w:rPr>
          <w:rtl/>
        </w:rPr>
        <w:t xml:space="preserve"> </w:t>
      </w:r>
      <w:ins w:id="99893" w:author="קלוד" w:date="2026-10-11T13:11:34Z">
        <w:r>
          <w:rPr>
            <w:rtl/>
          </w:rPr>
          <w:t xml:space="preserve">מקום שנינו </w:t>
        </w:r>
        <w:r>
          <w:rPr>
            <w:rStyle w:val="afffffe"/>
            <w:rtl/>
          </w:rPr>
          <w:t xml:space="preserve">בלא עיבוד</w:t>
        </w:r>
        <w:r>
          <w:rPr>
            <w:rtl/>
          </w:rPr>
          <w:t xml:space="preserve">:</w:t>
        </w:r>
      </w:ins>
      <w:del w:id="99894" w:author="קלוד" w:date="2026-10-11T13:11:34Z">
        <w:r w:rsidRPr="006F178A">
          <w:rPr>
            <w:rtl/>
          </w:rPr>
          <w:delText xml:space="preserve">מיהת:</w:delText>
        </w:r>
      </w:del>
      <w:r w:rsidRPr="006F178A">
        <w:rPr>
          <w:rtl/>
        </w:rPr>
        <w:t xml:space="preserve"> כדי לצור בו משקולת קטנה.</w:t>
      </w:r>
    </w:p>
    <w:p>
      <w:pPr>
        <w:pStyle w:val="38"/>
        <w:rPr>
          <w:ins w:id="97871" w:author="מנוע מכני" w:date="2026-10-11T12:04:39Z"/>
        </w:rPr>
      </w:pPr>
      <w:r w:rsidRPr="006F178A">
        <w:t xml:space="preserve">ואמר אביי:</w:t>
      </w:r>
    </w:p>
    <w:p w:rsidR="00E9703F" w:rsidRDefault="00E9703F" w:rsidP="00E9703F">
      <w:pPr>
        <w:rPr>
          <w:rtl/>
        </w:rPr>
      </w:pPr>
      <w:del w:id="97872" w:author="מנוע מכני" w:date="2026-10-11T12:04:39Z">
        <w:r w:rsidRPr="006F178A">
          <w:rPr>
            <w:rtl/>
          </w:rPr>
          <w:delText xml:space="preserve"> </w:delText>
        </w:r>
      </w:del>
      <w:ins w:id="99907" w:author="קלוד" w:date="2026-10-11T13:11:34Z">
        <w:r>
          <w:rPr>
            <w:rtl/>
          </w:rPr>
          <w:t xml:space="preserve">רבע</w:t>
        </w:r>
      </w:ins>
      <w:del w:id="99908" w:author="קלוד" w:date="2026-10-11T13:11:34Z">
        <w:r w:rsidRPr="006F178A">
          <w:rPr>
            <w:rtl/>
          </w:rPr>
          <w:delText xml:space="preserve">ריבעא</w:delText>
        </w:r>
      </w:del>
      <w:r w:rsidRPr="006F178A">
        <w:rPr>
          <w:rtl/>
        </w:rPr>
        <w:t xml:space="preserve"> </w:t>
      </w:r>
      <w:ins w:id="99905" w:author="קלוד" w:date="2026-10-11T13:11:34Z">
        <w:r>
          <w:rPr>
            <w:rtl/>
          </w:rPr>
          <w:t xml:space="preserve">רביעית</w:t>
        </w:r>
      </w:ins>
      <w:del w:id="99906" w:author="קלוד" w:date="2026-10-11T13:11:34Z">
        <w:r w:rsidRPr="006F178A">
          <w:rPr>
            <w:rtl/>
          </w:rPr>
          <w:delText xml:space="preserve">דריבעא</w:delText>
        </w:r>
      </w:del>
      <w:r w:rsidRPr="006F178A">
        <w:rPr>
          <w:rtl/>
        </w:rPr>
        <w:t xml:space="preserve"> </w:t>
      </w:r>
      <w:ins w:id="99903" w:author="קלוד" w:date="2026-10-11T13:11:34Z">
        <w:r>
          <w:rPr>
            <w:rtl/>
          </w:rPr>
          <w:t xml:space="preserve">של</w:t>
        </w:r>
      </w:ins>
      <w:del w:id="99904" w:author="קלוד" w:date="2026-10-11T13:11:34Z">
        <w:r w:rsidRPr="006F178A">
          <w:rPr>
            <w:rtl/>
          </w:rPr>
          <w:delText xml:space="preserve">דפומבדיתא.</w:delText>
        </w:r>
      </w:del>
      <w:r w:rsidRPr="006F178A">
        <w:rPr>
          <w:rtl/>
        </w:rPr>
        <w:t xml:space="preserve"> </w:t>
      </w:r>
      <w:ins w:id="99901" w:author="קלוד" w:date="2026-10-11T13:11:34Z">
        <w:r>
          <w:rPr>
            <w:rtl/>
          </w:rPr>
          <w:t xml:space="preserve">פומבדיתא</w:t>
        </w:r>
      </w:ins>
      <w:del w:id="99902" w:author="קלוד" w:date="2026-10-11T13:11:34Z">
        <w:r w:rsidRPr="006F178A">
          <w:rPr>
            <w:rtl/>
          </w:rPr>
          <w:delText xml:space="preserve">–</w:delText>
        </w:r>
      </w:del>
      <w:r w:rsidRPr="006F178A">
        <w:rPr>
          <w:rtl/>
        </w:rPr>
        <w:t xml:space="preserve"> </w:t>
      </w:r>
      <w:ins w:id="99899" w:author="קלוד" w:date="2026-10-11T13:11:34Z">
        <w:r>
          <w:rPr>
            <w:rStyle w:val="afffffe"/>
            <w:rtl/>
          </w:rPr>
          <w:t xml:space="preserve">ואינו</w:t>
        </w:r>
      </w:ins>
      <w:del w:id="99900" w:author="קלוד" w:date="2026-10-11T13:11:34Z">
        <w:r w:rsidRPr="006F178A">
          <w:rPr>
            <w:rtl/>
          </w:rPr>
          <w:delText xml:space="preserve">ותריץ</w:delText>
        </w:r>
      </w:del>
      <w:r w:rsidRPr="006F178A">
        <w:rPr>
          <w:rtl/>
        </w:rPr>
        <w:t xml:space="preserve"> </w:t>
      </w:r>
      <w:ins w:id="91303" w:author="מנוע מכני" w:date="2026-10-11T12:04:39Z">
        <w:ins w:id="99897" w:author="קלוד" w:date="2026-10-11T13:11:34Z">
          <w:r>
            <w:rPr>
              <w:rStyle w:val="afffffe"/>
              <w:rtl/>
            </w:rPr>
            <w:t xml:space="preserve">כקמיע</w:t>
          </w:r>
          <w:r>
            <w:rPr>
              <w:rtl/>
            </w:rPr>
            <w:t xml:space="preserve">. ותירץ: שם</w:t>
          </w:r>
        </w:ins>
        <w:del w:id="99898" w:author="קלוד" w:date="2026-10-11T13:11:34Z">
          <w:r>
            <w:rPr>
              <w:rtl/>
            </w:rPr>
            <w:delText xml:space="preserve">דשם</w:delText>
          </w:r>
        </w:del>
      </w:ins>
      <w:del w:id="91304" w:author="מנוע מכני" w:date="2026-10-11T12:04:39Z">
        <w:r w:rsidRPr="006F178A">
          <w:rPr>
            <w:rtl/>
          </w:rPr>
          <w:delText xml:space="preserve">דהתם</w:delText>
        </w:r>
      </w:del>
      <w:r w:rsidRPr="006F178A">
        <w:rPr>
          <w:rtl/>
        </w:rPr>
        <w:t xml:space="preserve"> בבישולא [לח]</w:t>
      </w:r>
    </w:p>
    <w:p w:rsidR="00E9703F" w:rsidRPr="006F178A" w:rsidRDefault="00E9703F" w:rsidP="00E9703F">
      <w:pPr>
        <w:rPr>
          <w:rtl/>
        </w:rPr>
      </w:pPr>
      <w:r w:rsidRPr="006F178A">
        <w:rPr>
          <w:rtl/>
        </w:rPr>
        <w:t>•</w:t>
      </w:r>
      <w:r w:rsidRPr="006F178A">
        <w:rPr>
          <w:rFonts w:hint="cs"/>
          <w:rtl/>
        </w:rPr>
        <w:t xml:space="preserve"> </w:t>
      </w:r>
      <w:r w:rsidRPr="006F178A">
        <w:rPr>
          <w:rtl/>
        </w:rPr>
        <w:t>והא דשיעורן שווה להוצאה ולטומאה מיירי בכסא קשה ומדרס קשה.</w:t>
      </w:r>
    </w:p>
    <w:p>
      <w:pPr>
        <w:pStyle w:val="38"/>
        <w:rPr>
          <w:ins w:id="97873" w:author="מנוע מכני" w:date="2026-10-11T12:04:39Z"/>
        </w:rPr>
      </w:pPr>
      <w:r w:rsidRPr="00B3644D">
        <w:t xml:space="preserve">והך </w:t>
      </w:r>
      <w:r w:rsidRPr="00B3644D">
        <w:t xml:space="preserve">דתנן</w:t>
      </w:r>
      <w:r w:rsidRPr="00B3644D">
        <w:t xml:space="preserve">:</w:t>
      </w:r>
    </w:p>
    <w:p w:rsidR="00E9703F" w:rsidRPr="00B3644D" w:rsidRDefault="00E9703F" w:rsidP="00E9703F">
      <w:pPr>
        <w:rPr>
          <w:spacing w:val="-4"/>
          <w:rtl/>
        </w:rPr>
      </w:pPr>
      <w:del w:id="97874" w:author="מנוע מכני" w:date="2026-10-11T12:04:39Z">
        <w:r w:rsidRPr="00B3644D">
          <w:rPr>
            <w:spacing w:val="-4"/>
            <w:rtl/>
          </w:rPr>
          <w:delText xml:space="preserve"> </w:delText>
        </w:r>
      </w:del>
      <w:r w:rsidRPr="00B3644D">
        <w:rPr>
          <w:spacing w:val="-4"/>
          <w:rtl/>
        </w:rPr>
        <w:t xml:space="preserve">הבגד ג' על ג' למדרס, השק ד' על ד', העור ה' על ה', מפץ ו' על ו', בין למדרס בין למת.</w:t>
      </w:r>
    </w:p>
    <w:p w:rsidR="00E9703F" w:rsidRPr="006F178A" w:rsidRDefault="00E9703F" w:rsidP="00E9703F">
      <w:pPr>
        <w:rPr>
          <w:rtl/>
        </w:rPr>
      </w:pPr>
      <w:r w:rsidRPr="006F178A">
        <w:rPr>
          <w:rtl/>
        </w:rPr>
        <w:t>ותני עלה: הבגד והשק והעור, כשיעור לטומאה כך שיעור להוצאה.</w:t>
      </w:r>
    </w:p>
    <w:p w:rsidR="00E9703F" w:rsidRPr="006F178A" w:rsidRDefault="00E9703F" w:rsidP="00E9703F">
      <w:pPr>
        <w:rPr>
          <w:rtl/>
        </w:rPr>
      </w:pPr>
      <w:r w:rsidRPr="006F178A">
        <w:rPr>
          <w:rtl/>
        </w:rPr>
        <w:t>- ההוא שמבשלו ברותחין ומתקשה לישב עליו.</w:t>
      </w:r>
    </w:p>
    <w:p>
      <w:pPr>
        <w:pStyle w:val="afffff8"/>
        <w:rPr>
          <w:ins w:id="90737" w:author="קלוד" w:date="2026-10-11T12:33:55Z"/>
        </w:rPr>
      </w:pPr>
      <w:ins w:id="90738" w:author="קלוד" w:date="2026-10-11T12:33:55Z">
        <w:r>
          <w:rPr>
            <w:color w:val="7B3F00"/>
          </w:rPr>
          <w:t xml:space="preserve">קלף ודוכסוסטוס - פרשה קטנה של תפילין ומזוזה</w:t>
        </w:r>
      </w:ins>
    </w:p>
    <w:p w:rsidR="00E9703F" w:rsidRPr="006F178A" w:rsidRDefault="00E9703F" w:rsidP="00E9703F">
      <w:pPr>
        <w:rPr>
          <w:rStyle w:val="afffe"/>
          <w:rFonts w:ascii="Fb Fontext" w:hAnsi="Fb Fontext"/>
          <w:rtl/>
        </w:rPr>
      </w:pPr>
      <w:r w:rsidRPr="006F178A">
        <w:rPr>
          <w:rtl/>
        </w:rPr>
        <w:t>•</w:t>
      </w:r>
      <w:r w:rsidRPr="006F178A">
        <w:rPr>
          <w:rFonts w:hint="cs"/>
          <w:rtl/>
        </w:rPr>
        <w:t xml:space="preserve"> </w:t>
      </w:r>
      <w:r w:rsidRPr="006F178A">
        <w:rPr>
          <w:rStyle w:val="afffe"/>
          <w:rFonts w:ascii="Fb Fontext" w:hAnsi="Fb Fontext"/>
          <w:rtl/>
        </w:rPr>
        <w:t>קלף כדי לכתוב עליו פרשה קטנה.</w:t>
      </w:r>
    </w:p>
    <w:p w:rsidR="00E9703F" w:rsidRPr="009757B9" w:rsidRDefault="00E9703F" w:rsidP="00E9703F">
      <w:pPr>
        <w:rPr>
          <w:rFonts w:cs="Guttman Vilna"/>
          <w:b/>
          <w:bCs/>
          <w:rtl/>
        </w:rPr>
      </w:pPr>
      <w:ins w:id="99913" w:author="קלוד" w:date="2026-10-11T13:11:34Z">
        <w:r>
          <w:rPr>
            <w:rtl/>
          </w:rPr>
          <w:t xml:space="preserve">ומה</w:t>
        </w:r>
      </w:ins>
      <w:del w:id="99914" w:author="קלוד" w:date="2026-10-11T13:11:34Z">
        <w:r w:rsidRPr="006F178A">
          <w:rPr>
            <w:rtl/>
          </w:rPr>
          <w:delText xml:space="preserve">והא</w:delText>
        </w:r>
      </w:del>
      <w:r w:rsidRPr="006F178A">
        <w:rPr>
          <w:rtl/>
        </w:rPr>
        <w:t xml:space="preserve"> </w:t>
      </w:r>
      <w:ins w:id="99911" w:author="קלוד" w:date="2026-10-11T13:11:34Z">
        <w:r>
          <w:rPr>
            <w:rtl/>
          </w:rPr>
          <w:t xml:space="preserve">ששנינו "כדי</w:t>
        </w:r>
      </w:ins>
      <w:del w:id="99912" w:author="קלוד" w:date="2026-10-11T13:11:34Z">
        <w:r w:rsidRPr="006F178A">
          <w:rPr>
            <w:rtl/>
          </w:rPr>
          <w:delText xml:space="preserve">דכדי</w:delText>
        </w:r>
      </w:del>
      <w:r w:rsidRPr="006F178A">
        <w:rPr>
          <w:rtl/>
        </w:rPr>
        <w:t xml:space="preserve"> לכתוב עליו </w:t>
      </w:r>
      <w:ins w:id="99909" w:author="קלוד" w:date="2026-10-11T13:11:34Z">
        <w:r>
          <w:rPr>
            <w:rtl/>
          </w:rPr>
          <w:t xml:space="preserve">מזוזה" -</w:t>
        </w:r>
      </w:ins>
      <w:del w:id="99910" w:author="קלוד" w:date="2026-10-11T13:11:34Z">
        <w:r w:rsidRPr="006F178A">
          <w:rPr>
            <w:rtl/>
          </w:rPr>
          <w:delText xml:space="preserve">מזוזה.</w:delText>
        </w:r>
      </w:del>
      <w:r w:rsidRPr="006F178A">
        <w:rPr>
          <w:rtl/>
        </w:rPr>
        <w:t xml:space="preserve"> היינו מזוזה שבתפילין.</w:t>
      </w:r>
    </w:p>
    <w:p w:rsidR="00E9703F" w:rsidRPr="009757B9" w:rsidRDefault="00E9703F" w:rsidP="00E9703F">
      <w:pPr>
        <w:rPr>
          <w:rFonts w:cs="Guttman Vilna"/>
          <w:b/>
          <w:bCs/>
          <w:rtl/>
        </w:rPr>
      </w:pPr>
      <w:ins w:id="99923" w:author="קלוד" w:date="2026-10-11T13:11:34Z">
        <w:r>
          <w:rPr>
            <w:rtl/>
          </w:rPr>
          <w:t xml:space="preserve">וקורא</w:t>
        </w:r>
      </w:ins>
      <w:del w:id="99924" w:author="קלוד" w:date="2026-10-11T13:11:34Z">
        <w:r w:rsidRPr="006F178A">
          <w:rPr>
            <w:rtl/>
          </w:rPr>
          <w:delText xml:space="preserve">וקרי </w:delText>
        </w:r>
        <w:r>
          <w:rPr>
            <w:rtl/>
          </w:rPr>
          <w:delText xml:space="preserve">להם</w:delText>
        </w:r>
      </w:del>
      <w:ins w:id="94285" w:author="מנוע מכני" w:date="2026-10-11T12:04:39Z"/>
      <w:del w:id="94286" w:author="מנוע מכני" w:date="2026-10-11T12:04:39Z">
        <w:r w:rsidRPr="006F178A">
          <w:rPr>
            <w:rtl/>
          </w:rPr>
          <w:delText xml:space="preserve">להו</w:delText>
        </w:r>
      </w:del>
      <w:r w:rsidRPr="006F178A">
        <w:rPr>
          <w:rtl/>
        </w:rPr>
        <w:t xml:space="preserve"> לתפילין </w:t>
      </w:r>
      <w:ins w:id="99921" w:author="קלוד" w:date="2026-10-11T13:11:34Z">
        <w:r>
          <w:rPr>
            <w:rtl/>
          </w:rPr>
          <w:t xml:space="preserve">מזוזה,</w:t>
        </w:r>
      </w:ins>
      <w:del w:id="99922" w:author="קלוד" w:date="2026-10-11T13:11:34Z">
        <w:r w:rsidRPr="006F178A">
          <w:rPr>
            <w:rtl/>
          </w:rPr>
          <w:delText xml:space="preserve">מזוזה</w:delText>
        </w:r>
      </w:del>
      <w:r w:rsidRPr="006F178A">
        <w:rPr>
          <w:rtl/>
        </w:rPr>
        <w:t xml:space="preserve"> </w:t>
      </w:r>
      <w:ins w:id="99919" w:author="קלוד" w:date="2026-10-11T13:11:34Z">
        <w:r>
          <w:rPr>
            <w:rtl/>
          </w:rPr>
          <w:t xml:space="preserve">כמשמע</w:t>
        </w:r>
      </w:ins>
      <w:del w:id="99920" w:author="קלוד" w:date="2026-10-11T13:11:34Z">
        <w:r w:rsidRPr="006F178A">
          <w:rPr>
            <w:rtl/>
          </w:rPr>
          <w:delText xml:space="preserve">וכדמשמע</w:delText>
        </w:r>
      </w:del>
      <w:r w:rsidRPr="006F178A">
        <w:rPr>
          <w:rtl/>
        </w:rPr>
        <w:t xml:space="preserve"> </w:t>
      </w:r>
      <w:ins w:id="99917" w:author="קלוד" w:date="2026-10-11T13:11:34Z">
        <w:r>
          <w:rPr>
            <w:rStyle w:val="2fb"/>
            <w:rtl/>
          </w:rPr>
          <w:t xml:space="preserve">מר"ז:</w:t>
        </w:r>
      </w:ins>
      <w:del w:id="99918" w:author="קלוד" w:date="2026-10-11T13:11:34Z">
        <w:r w:rsidRPr="006F178A">
          <w:rPr>
            <w:rStyle w:val="2fb"/>
            <w:rtl/>
          </w:rPr>
          <w:delText xml:space="preserve">מר"ז</w:delText>
        </w:r>
      </w:del>
      <w:r w:rsidRPr="006F178A">
        <w:rPr>
          <w:rtl/>
        </w:rPr>
        <w:t xml:space="preserve"> </w:t>
      </w:r>
      <w:ins w:id="99915" w:author="קלוד" w:date="2026-10-11T13:11:34Z">
        <w:r>
          <w:rPr>
            <w:rtl/>
          </w:rPr>
          <w:t xml:space="preserve">עד</w:t>
        </w:r>
      </w:ins>
      <w:del w:id="99916" w:author="קלוד" w:date="2026-10-11T13:11:34Z">
        <w:r w:rsidRPr="006F178A">
          <w:rPr>
            <w:rtl/>
          </w:rPr>
          <w:delText xml:space="preserve">דעד</w:delText>
        </w:r>
      </w:del>
      <w:r w:rsidRPr="006F178A">
        <w:rPr>
          <w:rtl/>
        </w:rPr>
        <w:t xml:space="preserve"> שיגע במזוזה.</w:t>
      </w:r>
    </w:p>
    <w:p w:rsidR="00E9703F" w:rsidRPr="009757B9" w:rsidRDefault="00E9703F" w:rsidP="00E9703F">
      <w:pPr>
        <w:rPr>
          <w:rFonts w:cs="Guttman Vilna"/>
          <w:b/>
          <w:bCs/>
          <w:rtl/>
        </w:rPr>
      </w:pPr>
      <w:r w:rsidRPr="006F178A">
        <w:rPr>
          <w:rtl/>
        </w:rPr>
        <w:t>וקתני: קלף ודוכסוסטוס:</w:t>
      </w:r>
      <w:r w:rsidRPr="006F178A">
        <w:rPr>
          <w:rFonts w:hint="cs"/>
          <w:rtl/>
        </w:rPr>
        <w:t xml:space="preserve"> </w:t>
      </w:r>
      <w:r w:rsidRPr="006F178A">
        <w:rPr>
          <w:rtl/>
        </w:rPr>
        <w:t>דוכסוסטוס - כדי לכתוב עליו מזוזה.</w:t>
      </w:r>
    </w:p>
    <w:p w:rsidR="00E9703F" w:rsidRPr="009757B9" w:rsidRDefault="00E9703F" w:rsidP="00E9703F">
      <w:pPr>
        <w:rPr>
          <w:rFonts w:cs="Guttman Vilna"/>
          <w:b/>
          <w:bCs/>
          <w:rtl/>
        </w:rPr>
      </w:pPr>
      <w:r w:rsidRPr="006F178A">
        <w:rPr>
          <w:rtl/>
        </w:rPr>
        <w:tab/>
      </w:r>
      <w:del w:id="90137" w:author="מנוע מכני" w:date="2026-10-11T12:04:39Z">
        <w:r w:rsidRPr="006F178A">
          <w:rPr>
            <w:rtl/>
          </w:rPr>
          <w:tab/>
          <w:delText xml:space="preserve"> </w:delText>
        </w:r>
      </w:del>
      <w:r w:rsidRPr="006F178A">
        <w:rPr>
          <w:rtl/>
        </w:rPr>
        <w:tab/>
        <w:t xml:space="preserve">קלף - כדי לכתוב עליו פרשה קטנה שבתפילין, שהיא שמע ישראל.</w:t>
      </w:r>
    </w:p>
    <w:p w:rsidR="00E9703F" w:rsidRPr="006F178A" w:rsidRDefault="00E9703F" w:rsidP="00E9703F">
      <w:pPr>
        <w:rPr>
          <w:rtl/>
        </w:rPr>
      </w:pPr>
      <w:r w:rsidRPr="006F178A">
        <w:rPr>
          <w:rStyle w:val="afffe"/>
          <w:rFonts w:ascii="Fb Fontext" w:hAnsi="Fb Fontext"/>
          <w:rtl/>
        </w:rPr>
        <w:t>רצועות תפילין</w:t>
      </w:r>
      <w:r w:rsidRPr="006F178A">
        <w:rPr>
          <w:rtl/>
        </w:rPr>
        <w:t xml:space="preserve"> עם התפילין - מטמאות את הידים.</w:t>
      </w:r>
    </w:p>
    <w:p w:rsidR="00E9703F" w:rsidRPr="009757B9" w:rsidRDefault="00E9703F" w:rsidP="00E9703F">
      <w:pPr>
        <w:rPr>
          <w:rFonts w:cs="Guttman Vilna"/>
          <w:b/>
          <w:bCs/>
          <w:rtl/>
        </w:rPr>
      </w:pPr>
      <w:r w:rsidRPr="006F178A">
        <w:rPr>
          <w:rtl/>
        </w:rPr>
        <w:t>בפני עצמן - אין מטמאות את הידים.</w:t>
      </w:r>
    </w:p>
    <w:p w:rsidR="00E9703F" w:rsidRPr="009757B9" w:rsidRDefault="00E9703F" w:rsidP="00E9703F">
      <w:pPr>
        <w:rPr>
          <w:rFonts w:cs="Guttman Vilna"/>
          <w:b/>
          <w:bCs/>
          <w:rtl/>
        </w:rPr>
      </w:pPr>
      <w:r w:rsidRPr="006F178A">
        <w:rPr>
          <w:rStyle w:val="2fb"/>
          <w:rtl/>
        </w:rPr>
        <w:t xml:space="preserve">ר"ש</w:t>
      </w:r>
      <w:r w:rsidRPr="006F178A">
        <w:rPr>
          <w:rtl/>
        </w:rPr>
        <w:t xml:space="preserve"> בן יהודה </w:t>
      </w:r>
      <w:ins w:id="92969" w:author="מנוע מכני" w:date="2026-10-11T12:04:39Z">
        <w:r>
          <w:rPr>
            <w:rtl/>
          </w:rPr>
          <w:t xml:space="preserve">משמו</w:t>
        </w:r>
      </w:ins>
      <w:del w:id="92970" w:author="מנוע מכני" w:date="2026-10-11T12:04:39Z">
        <w:r w:rsidRPr="006F178A">
          <w:rPr>
            <w:rtl/>
          </w:rPr>
          <w:delText xml:space="preserve">משמיה</w:delText>
        </w:r>
      </w:del>
      <w:r w:rsidRPr="006F178A">
        <w:rPr>
          <w:rtl/>
        </w:rPr>
        <w:t xml:space="preserve"> </w:t>
      </w:r>
      <w:r w:rsidRPr="006F178A">
        <w:rPr>
          <w:rStyle w:val="2fb"/>
          <w:rtl/>
        </w:rPr>
        <w:t xml:space="preserve">דר"ש</w:t>
      </w:r>
      <w:r w:rsidRPr="006F178A">
        <w:rPr>
          <w:rtl/>
        </w:rPr>
        <w:t xml:space="preserve"> הנוגע ברצועה - טהור, עד שיגע בקציצה.</w:t>
      </w:r>
    </w:p>
    <w:p w:rsidR="00E9703F" w:rsidRPr="009757B9" w:rsidRDefault="00E9703F" w:rsidP="00E9703F">
      <w:pPr>
        <w:rPr>
          <w:rFonts w:cs="Guttman Vilna"/>
          <w:b/>
          <w:bCs/>
          <w:rtl/>
        </w:rPr>
      </w:pPr>
      <w:r w:rsidRPr="006F178A">
        <w:rPr>
          <w:rStyle w:val="2fb"/>
          <w:rtl/>
        </w:rPr>
        <w:lastRenderedPageBreak/>
        <w:t xml:space="preserve">רבי</w:t>
      </w:r>
      <w:r w:rsidRPr="006F178A">
        <w:rPr>
          <w:rtl/>
        </w:rPr>
        <w:lastRenderedPageBreak/>
        <w:t xml:space="preserve"> זכאי </w:t>
      </w:r>
      <w:ins w:id="92971" w:author="מנוע מכני" w:date="2026-10-11T12:04:39Z">
        <w:r>
          <w:rPr>
            <w:rtl/>
          </w:rPr>
          <w:t xml:space="preserve">משמו</w:t>
        </w:r>
      </w:ins>
      <w:del w:id="92972" w:author="מנוע מכני" w:date="2026-10-11T12:04:39Z">
        <w:r w:rsidRPr="006F178A">
          <w:rPr>
            <w:rtl/>
          </w:rPr>
          <w:lastRenderedPageBreak/>
          <w:delText xml:space="preserve">משמיה</w:delText>
        </w:r>
      </w:del>
      <w:r w:rsidRPr="006F178A">
        <w:rPr>
          <w:rtl/>
        </w:rPr>
        <w:lastRenderedPageBreak/>
        <w:t xml:space="preserve"> </w:t>
      </w:r>
      <w:r w:rsidRPr="006F178A">
        <w:rPr>
          <w:rStyle w:val="2fb"/>
          <w:rtl/>
        </w:rPr>
        <w:lastRenderedPageBreak/>
        <w:t xml:space="preserve">דר"ש</w:t>
      </w:r>
      <w:r w:rsidRPr="006F178A">
        <w:rPr>
          <w:rtl/>
        </w:rPr>
        <w:lastRenderedPageBreak/>
        <w:t xml:space="preserve"> טהור, עד שיגע במזוזה עצמה.</w:t>
      </w:r>
    </w:p>
    <w:p w:rsidR="00E9703F" w:rsidRDefault="00E9703F" w:rsidP="00E9703F">
      <w:pPr>
        <w:rPr>
          <w:rtl/>
        </w:rPr>
      </w:pPr>
      <w:r w:rsidRPr="006F178A">
        <w:rPr>
          <w:rtl/>
        </w:rPr>
        <w:t>•</w:t>
      </w:r>
      <w:r w:rsidRPr="006F178A">
        <w:rPr>
          <w:rFonts w:hint="cs"/>
          <w:rtl/>
        </w:rPr>
        <w:t xml:space="preserve"> דוכסוסטוס כשר לתפילין </w:t>
      </w:r>
      <w:r w:rsidRPr="006F178A">
        <w:rPr>
          <w:rtl/>
        </w:rPr>
        <w:t xml:space="preserve">ולמצווה מן המובחר יש עדיפות [ולכך </w:t>
      </w:r>
      <w:r w:rsidRPr="006F178A">
        <w:rPr>
          <w:rtl/>
        </w:rPr>
        <w:t xml:space="preserve">לא</w:t>
      </w:r>
      <w:r w:rsidRPr="006F178A">
        <w:rPr>
          <w:rtl/>
        </w:rPr>
        <w:t xml:space="preserve"> מצניעין כמוהו]</w:t>
      </w:r>
    </w:p>
    <w:p w:rsidR="00E9703F" w:rsidRPr="006F178A" w:rsidRDefault="00E9703F" w:rsidP="00E9703F">
      <w:pPr>
        <w:rPr>
          <w:rtl/>
        </w:rPr>
      </w:pPr>
      <w:r w:rsidRPr="006F178A">
        <w:rPr>
          <w:rtl/>
        </w:rPr>
        <w:t>והברייתא: הלכה למשה מסיני תפילין על הקלף, ומזוזה על דוכסוסטוס.</w:t>
      </w:r>
    </w:p>
    <w:p w:rsidR="00E9703F" w:rsidRPr="006F178A" w:rsidRDefault="00E9703F" w:rsidP="00E9703F">
      <w:pPr>
        <w:rPr>
          <w:rtl/>
        </w:rPr>
      </w:pPr>
      <w:r w:rsidRPr="006F178A">
        <w:rPr>
          <w:rtl/>
        </w:rPr>
        <w:t xml:space="preserve">קלף במקום בשר, דוכסוסטוס במקום </w:t>
      </w:r>
      <w:ins w:id="99931" w:author="קלוד" w:date="2026-10-11T13:11:34Z">
        <w:r>
          <w:rPr>
            <w:rtl/>
          </w:rPr>
          <w:t xml:space="preserve">שיער</w:t>
        </w:r>
      </w:ins>
      <w:del w:id="99932" w:author="קלוד" w:date="2026-10-11T13:11:34Z">
        <w:r w:rsidRPr="006F178A">
          <w:rPr>
            <w:rtl/>
          </w:rPr>
          <w:delText xml:space="preserve">שיער.</w:delText>
        </w:r>
      </w:del>
      <w:r w:rsidRPr="006F178A">
        <w:rPr>
          <w:rtl/>
        </w:rPr>
        <w:t xml:space="preserve"> </w:t>
      </w:r>
      <w:r w:rsidRPr="006F178A">
        <w:rPr>
          <w:rFonts w:hint="cs"/>
          <w:rtl/>
        </w:rPr>
        <w:t xml:space="preserve">- </w:t>
      </w:r>
      <w:r w:rsidRPr="006F178A">
        <w:rPr>
          <w:rtl/>
        </w:rPr>
        <w:t xml:space="preserve">היינו למצוה. </w:t>
      </w:r>
      <w:ins w:id="99929" w:author="קלוד" w:date="2026-10-11T13:11:34Z">
        <w:r>
          <w:rPr>
            <w:rtl/>
          </w:rPr>
          <w:t xml:space="preserve">ו"שינה</w:t>
        </w:r>
      </w:ins>
      <w:del w:id="99930" w:author="קלוד" w:date="2026-10-11T13:11:34Z">
        <w:r w:rsidRPr="006F178A">
          <w:rPr>
            <w:rtl/>
          </w:rPr>
          <w:delText xml:space="preserve">ושינה</w:delText>
        </w:r>
      </w:del>
      <w:r w:rsidRPr="006F178A">
        <w:rPr>
          <w:rtl/>
        </w:rPr>
        <w:t xml:space="preserve"> </w:t>
      </w:r>
      <w:ins w:id="99927" w:author="קלוד" w:date="2026-10-11T13:11:34Z">
        <w:r>
          <w:rPr>
            <w:rtl/>
          </w:rPr>
          <w:t xml:space="preserve">פסול" -</w:t>
        </w:r>
      </w:ins>
      <w:del w:id="99928" w:author="קלוד" w:date="2026-10-11T13:11:34Z">
        <w:r w:rsidRPr="006F178A">
          <w:rPr>
            <w:rtl/>
          </w:rPr>
          <w:delText xml:space="preserve">פסול</w:delText>
        </w:r>
      </w:del>
      <w:r w:rsidRPr="006F178A">
        <w:rPr>
          <w:rtl/>
        </w:rPr>
        <w:t xml:space="preserve"> היינו </w:t>
      </w:r>
      <w:ins w:id="99925" w:author="קלוד" w:date="2026-10-11T13:11:34Z">
        <w:r>
          <w:rPr>
            <w:rtl/>
          </w:rPr>
          <w:t xml:space="preserve">על מזוזה.</w:t>
        </w:r>
      </w:ins>
      <w:del w:id="99926" w:author="קלוד" w:date="2026-10-11T13:11:34Z">
        <w:r w:rsidRPr="006F178A">
          <w:rPr>
            <w:rtl/>
          </w:rPr>
          <w:delText xml:space="preserve">אמזוזה.</w:delText>
        </w:r>
      </w:del>
    </w:p>
    <w:p w:rsidR="00E9703F" w:rsidRPr="00B3644D" w:rsidRDefault="00E9703F" w:rsidP="00E9703F">
      <w:pPr>
        <w:pStyle w:val="affffb"/>
        <w:rPr>
          <w:rStyle w:val="afffe"/>
          <w:b/>
          <w:spacing w:val="-4"/>
          <w:rtl/>
        </w:rPr>
      </w:pPr>
      <w:r w:rsidRPr="00B3644D">
        <w:rPr>
          <w:spacing w:val="-4"/>
          <w:rtl/>
        </w:rPr>
        <w:t xml:space="preserve">- </w:t>
      </w:r>
      <w:ins w:id="99947" w:author="קלוד" w:date="2026-10-11T13:11:34Z">
        <w:r>
          <w:rPr>
            <w:spacing w:val="-4"/>
            <w:rtl/>
          </w:rPr>
          <w:t xml:space="preserve">ומה</w:t>
        </w:r>
      </w:ins>
      <w:del w:id="99948" w:author="קלוד" w:date="2026-10-11T13:11:34Z">
        <w:r w:rsidRPr="00B3644D">
          <w:rPr>
            <w:spacing w:val="-4"/>
            <w:rtl/>
          </w:rPr>
          <w:delText xml:space="preserve">והא</w:delText>
        </w:r>
      </w:del>
      <w:r w:rsidRPr="00B3644D">
        <w:rPr>
          <w:spacing w:val="-4"/>
          <w:rtl/>
        </w:rPr>
        <w:t xml:space="preserve"> </w:t>
      </w:r>
      <w:ins w:id="99945" w:author="קלוד" w:date="2026-10-11T13:11:34Z">
        <w:r>
          <w:rPr>
            <w:spacing w:val="-4"/>
            <w:rtl/>
          </w:rPr>
          <w:t xml:space="preserve">ששינה</w:t>
        </w:r>
      </w:ins>
      <w:del w:id="99946" w:author="קלוד" w:date="2026-10-11T13:11:34Z">
        <w:r w:rsidRPr="00B3644D">
          <w:rPr>
            <w:spacing w:val="-4"/>
            <w:rtl/>
          </w:rPr>
          <w:delText xml:space="preserve">דאידי</w:delText>
        </w:r>
      </w:del>
      <w:r w:rsidRPr="00B3644D">
        <w:rPr>
          <w:spacing w:val="-4"/>
          <w:rtl/>
        </w:rPr>
        <w:t xml:space="preserve"> </w:t>
      </w:r>
      <w:ins w:id="99943" w:author="קלוד" w:date="2026-10-11T13:11:34Z">
        <w:r>
          <w:rPr>
            <w:spacing w:val="-4"/>
            <w:rtl/>
          </w:rPr>
          <w:t xml:space="preserve">בזה</w:t>
        </w:r>
      </w:ins>
      <w:del w:id="99944" w:author="קלוד" w:date="2026-10-11T13:11:34Z">
        <w:r w:rsidRPr="00B3644D">
          <w:rPr>
            <w:spacing w:val="-4"/>
            <w:rtl/>
          </w:rPr>
          <w:delText xml:space="preserve">ואידי</w:delText>
        </w:r>
      </w:del>
      <w:r w:rsidRPr="00B3644D">
        <w:rPr>
          <w:spacing w:val="-4"/>
          <w:rtl/>
        </w:rPr>
        <w:t xml:space="preserve"> </w:t>
      </w:r>
      <w:ins w:id="99941" w:author="קלוד" w:date="2026-10-11T13:11:34Z">
        <w:r>
          <w:rPr>
            <w:spacing w:val="-4"/>
            <w:rtl/>
          </w:rPr>
          <w:t xml:space="preserve">ובזה</w:t>
        </w:r>
      </w:ins>
      <w:del w:id="99942" w:author="קלוד" w:date="2026-10-11T13:11:34Z">
        <w:r w:rsidRPr="00B3644D">
          <w:rPr>
            <w:spacing w:val="-4"/>
            <w:rtl/>
          </w:rPr>
          <w:delText xml:space="preserve">שינה</w:delText>
        </w:r>
      </w:del>
      <w:r w:rsidRPr="00B3644D">
        <w:rPr>
          <w:spacing w:val="-4"/>
          <w:rtl/>
        </w:rPr>
        <w:t xml:space="preserve"> פסול </w:t>
      </w:r>
      <w:ins w:id="99939" w:author="קלוד" w:date="2026-10-11T13:11:34Z">
        <w:r>
          <w:rPr>
            <w:spacing w:val="-4"/>
            <w:rtl/>
          </w:rPr>
          <w:t xml:space="preserve">-</w:t>
        </w:r>
      </w:ins>
      <w:del w:id="99940" w:author="קלוד" w:date="2026-10-11T13:11:34Z">
        <w:r w:rsidRPr="00B3644D">
          <w:rPr>
            <w:spacing w:val="-4"/>
            <w:rtl/>
          </w:rPr>
          <w:delText xml:space="preserve">היינו</w:delText>
        </w:r>
      </w:del>
      <w:r w:rsidRPr="00B3644D">
        <w:rPr>
          <w:rStyle w:val="afffe"/>
          <w:spacing w:val="-4"/>
          <w:rtl/>
        </w:rPr>
        <w:t xml:space="preserve"> </w:t>
      </w:r>
      <w:r w:rsidRPr="00B3644D">
        <w:rPr>
          <w:rStyle w:val="afffe"/>
          <w:spacing w:val="-4"/>
          <w:rtl/>
        </w:rPr>
        <w:tab/>
        <w:t>א.</w:t>
      </w:r>
      <w:r w:rsidRPr="00B3644D">
        <w:rPr>
          <w:spacing w:val="-4"/>
          <w:rtl/>
        </w:rPr>
        <w:t xml:space="preserve"> </w:t>
      </w:r>
      <w:ins w:id="99937" w:author="קלוד" w:date="2026-10-11T13:11:34Z">
        <w:r>
          <w:rPr>
            <w:spacing w:val="-4"/>
            <w:rtl/>
          </w:rPr>
          <w:t xml:space="preserve">על מזוזה,</w:t>
        </w:r>
      </w:ins>
      <w:del w:id="99938" w:author="קלוד" w:date="2026-10-11T13:11:34Z">
        <w:r w:rsidRPr="00B3644D">
          <w:rPr>
            <w:spacing w:val="-4"/>
            <w:rtl/>
          </w:rPr>
          <w:delText xml:space="preserve">אמזוזה</w:delText>
        </w:r>
      </w:del>
      <w:r w:rsidRPr="00B3644D">
        <w:rPr>
          <w:spacing w:val="-4"/>
          <w:rtl/>
        </w:rPr>
        <w:t xml:space="preserve"> ומיירי </w:t>
      </w:r>
      <w:ins w:id="99935" w:author="קלוד" w:date="2026-10-11T13:11:34Z">
        <w:r>
          <w:rPr>
            <w:spacing w:val="-4"/>
            <w:rtl/>
          </w:rPr>
          <w:t xml:space="preserve">שכתבן</w:t>
        </w:r>
      </w:ins>
      <w:del w:id="99936" w:author="קלוד" w:date="2026-10-11T13:11:34Z">
        <w:r w:rsidRPr="00B3644D">
          <w:rPr>
            <w:spacing w:val="-4"/>
            <w:rtl/>
          </w:rPr>
          <w:delText xml:space="preserve">בכתבינהו</w:delText>
        </w:r>
      </w:del>
      <w:r w:rsidRPr="00B3644D">
        <w:rPr>
          <w:spacing w:val="-4"/>
          <w:rtl/>
        </w:rPr>
        <w:t xml:space="preserve"> </w:t>
      </w:r>
      <w:ins w:id="99933" w:author="קלוד" w:date="2026-10-11T13:11:34Z">
        <w:r>
          <w:rPr>
            <w:spacing w:val="-4"/>
            <w:rtl/>
          </w:rPr>
          <w:t xml:space="preserve">על הקלף</w:t>
        </w:r>
      </w:ins>
      <w:del w:id="99934" w:author="קלוד" w:date="2026-10-11T13:11:34Z">
        <w:r w:rsidRPr="00B3644D">
          <w:rPr>
            <w:spacing w:val="-4"/>
            <w:rtl/>
          </w:rPr>
          <w:delText xml:space="preserve">בקלף</w:delText>
        </w:r>
      </w:del>
      <w:r w:rsidRPr="00B3644D">
        <w:rPr>
          <w:spacing w:val="-4"/>
          <w:rtl/>
        </w:rPr>
        <w:t xml:space="preserve"> במקום שיער.</w:t>
      </w:r>
    </w:p>
    <w:p w:rsidR="00E9703F" w:rsidRPr="006F178A" w:rsidRDefault="00E9703F" w:rsidP="00E9703F">
      <w:pPr>
        <w:pStyle w:val="affffb"/>
        <w:rPr>
          <w:rStyle w:val="afffe"/>
          <w:b/>
          <w:rtl/>
        </w:rPr>
      </w:pPr>
      <w:r>
        <w:rPr>
          <w:rStyle w:val="afffe"/>
          <w:b/>
          <w:rtl/>
        </w:rPr>
        <w:t xml:space="preserve">- </w:t>
      </w:r>
      <w:r w:rsidRPr="006F178A">
        <w:rPr>
          <w:rStyle w:val="afffe"/>
          <w:b/>
          <w:rtl/>
        </w:rPr>
        <w:tab/>
      </w:r>
      <w:r w:rsidRPr="006F178A">
        <w:rPr>
          <w:rStyle w:val="afffe"/>
          <w:b/>
          <w:rtl/>
        </w:rPr>
        <w:tab/>
      </w:r>
      <w:r w:rsidRPr="006F178A">
        <w:rPr>
          <w:rStyle w:val="afffe"/>
          <w:b/>
          <w:rtl/>
        </w:rPr>
        <w:tab/>
      </w:r>
      <w:r w:rsidRPr="006F178A">
        <w:rPr>
          <w:rStyle w:val="afffe"/>
          <w:b/>
          <w:rtl/>
        </w:rPr>
        <w:tab/>
      </w:r>
      <w:r w:rsidRPr="006F178A">
        <w:rPr>
          <w:rStyle w:val="afffe"/>
          <w:b/>
          <w:rtl/>
        </w:rPr>
        <w:tab/>
      </w:r>
      <w:r w:rsidRPr="006F178A">
        <w:rPr>
          <w:rStyle w:val="afffe"/>
          <w:rFonts w:hint="cs"/>
          <w:b/>
          <w:rtl/>
        </w:rPr>
        <w:t>ב.</w:t>
      </w:r>
      <w:r w:rsidRPr="006F178A">
        <w:rPr>
          <w:rFonts w:hint="cs"/>
          <w:rtl/>
        </w:rPr>
        <w:t xml:space="preserve"> </w:t>
      </w:r>
      <w:ins w:id="99949" w:author="קלוד" w:date="2026-10-11T13:11:34Z">
        <w:r>
          <w:rPr>
            <w:rtl/>
          </w:rPr>
          <w:t xml:space="preserve">על דוכסוסטוס</w:t>
        </w:r>
      </w:ins>
      <w:del w:id="99950" w:author="קלוד" w:date="2026-10-11T13:11:34Z">
        <w:r w:rsidRPr="006F178A">
          <w:rPr>
            <w:rtl/>
          </w:rPr>
          <w:delText xml:space="preserve">אדוכסוסטוס</w:delText>
        </w:r>
      </w:del>
      <w:r w:rsidRPr="006F178A">
        <w:rPr>
          <w:rtl/>
        </w:rPr>
        <w:t xml:space="preserve"> במקום בשר.</w:t>
      </w:r>
    </w:p>
    <w:p w:rsidR="00E9703F" w:rsidRPr="006F178A" w:rsidRDefault="00E9703F" w:rsidP="00E9703F">
      <w:pPr>
        <w:pStyle w:val="affffb"/>
        <w:rPr>
          <w:rtl/>
        </w:rPr>
      </w:pPr>
      <w:r>
        <w:rPr>
          <w:rStyle w:val="afffe"/>
          <w:b/>
          <w:rtl/>
        </w:rPr>
        <w:t xml:space="preserve">- </w:t>
      </w:r>
      <w:r w:rsidRPr="006F178A">
        <w:rPr>
          <w:rStyle w:val="afffe"/>
          <w:rFonts w:hint="cs"/>
          <w:b/>
          <w:rtl/>
        </w:rPr>
        <w:t>ג.</w:t>
      </w:r>
      <w:r w:rsidRPr="006F178A">
        <w:rPr>
          <w:rFonts w:hint="cs"/>
          <w:rtl/>
        </w:rPr>
        <w:t xml:space="preserve"> </w:t>
      </w:r>
      <w:r w:rsidRPr="006F178A">
        <w:rPr>
          <w:rtl/>
        </w:rPr>
        <w:t xml:space="preserve">שינה בזה ובזה תנאי היא. </w:t>
      </w:r>
      <w:r w:rsidRPr="006F178A">
        <w:rPr>
          <w:rtl/>
        </w:rPr>
        <w:t xml:space="preserve">דתניא</w:t>
      </w:r>
      <w:r w:rsidRPr="006F178A">
        <w:rPr>
          <w:rtl/>
        </w:rPr>
        <w:t xml:space="preserve">: שינה בזה ובזה - פסול.</w:t>
      </w:r>
      <w:ins w:id="94199" w:author="מנוע מכני" w:date="2026-10-11T12:04:39Z">
        <w:r>
          <w:rPr>
            <w:rFonts w:hint="cs"/>
            <w:rtl/>
          </w:rPr>
          <w:t xml:space="preserve"> </w:t>
        </w:r>
      </w:ins>
      <w:del w:id="94200" w:author="מנוע מכני" w:date="2026-10-11T12:04:39Z">
        <w:r>
          <w:rPr>
            <w:rFonts w:hint="cs"/>
            <w:rtl/>
          </w:rPr>
          <w:delText xml:space="preserve"> </w:delText>
        </w:r>
        <w:r w:rsidRPr="006F178A">
          <w:rPr>
            <w:rtl/>
          </w:rPr>
          <w:delText xml:space="preserve"> </w:delText>
        </w:r>
      </w:del>
      <w:r w:rsidRPr="006F178A">
        <w:rPr>
          <w:rStyle w:val="2fb"/>
          <w:rtl/>
        </w:rPr>
        <w:t xml:space="preserve">רבי</w:t>
      </w:r>
      <w:r w:rsidRPr="006F178A">
        <w:rPr>
          <w:rtl/>
        </w:rPr>
        <w:t xml:space="preserve"> אחא מכשיר.</w:t>
      </w:r>
    </w:p>
    <w:p w:rsidR="00E9703F" w:rsidRPr="006F178A" w:rsidRDefault="00E9703F" w:rsidP="00E9703F">
      <w:pPr>
        <w:rPr>
          <w:rtl/>
        </w:rPr>
      </w:pPr>
      <w:ins w:id="90381" w:author="מנוע מכני" w:date="2026-10-11T12:04:39Z">
        <w:r>
          <w:rPr>
            <w:rStyle w:val="2fb"/>
            <w:rFonts w:ascii="Fb Fontext" w:hAnsi="Fb Fontext"/>
            <w:rtl/>
          </w:rPr>
          <w:t xml:space="preserve">ור"פ</w:t>
        </w:r>
      </w:ins>
      <w:del w:id="90382" w:author="מנוע מכני" w:date="2026-10-11T12:04:39Z">
        <w:r w:rsidRPr="006F178A">
          <w:rPr>
            <w:rFonts w:ascii="Fb Fontext" w:hAnsi="Fb Fontext"/>
            <w:rtl/>
          </w:rPr>
          <w:delText xml:space="preserve">ורב פפא</w:delText>
        </w:r>
      </w:del>
      <w:r w:rsidRPr="006F178A">
        <w:rPr>
          <w:rFonts w:ascii="Fb Fontext" w:hAnsi="Fb Fontext"/>
          <w:rtl/>
        </w:rPr>
        <w:t xml:space="preserve"> פוסל תפילין בדוכסוסטוס [דמייירי בס"ת] </w:t>
      </w:r>
      <w:r w:rsidRPr="006F178A">
        <w:rPr>
          <w:rStyle w:val="2fb"/>
          <w:rFonts w:ascii="Fb Fontext" w:hAnsi="Fb Fontext"/>
          <w:rtl/>
        </w:rPr>
        <w:t xml:space="preserve">דרב</w:t>
      </w:r>
      <w:r w:rsidRPr="006F178A">
        <w:rPr>
          <w:rFonts w:ascii="Fb Fontext" w:hAnsi="Fb Fontext"/>
          <w:rtl/>
        </w:rPr>
        <w:t xml:space="preserve"> כתדב"מ.</w:t>
      </w:r>
    </w:p>
    <w:p w:rsidR="00E9703F" w:rsidRPr="006F178A" w:rsidRDefault="00E9703F" w:rsidP="00E9703F">
      <w:pPr>
        <w:rPr>
          <w:rtl/>
        </w:rPr>
      </w:pPr>
      <w:r w:rsidRPr="006F178A">
        <w:rPr>
          <w:rtl/>
        </w:rPr>
        <w:t>דכתבה על הנייר ועל המטלית - פסולה, על הקלף ועל הגויל ועל דוכסוסטוס - כשרה.</w:t>
      </w:r>
    </w:p>
    <w:p>
      <w:pPr>
        <w:pStyle w:val="38"/>
        <w:rPr>
          <w:ins w:id="97875" w:author="מנוע מכני" w:date="2026-10-11T12:04:39Z"/>
        </w:rPr>
      </w:pPr>
      <w:r w:rsidRPr="006F178A">
        <w:t xml:space="preserve">וא"א</w:t>
      </w:r>
    </w:p>
    <w:p w:rsidR="00E9703F" w:rsidRPr="006F178A" w:rsidRDefault="00E9703F" w:rsidP="00E9703F">
      <w:pPr>
        <w:rPr>
          <w:rtl/>
        </w:rPr>
      </w:pPr>
      <w:del w:id="97876" w:author="מנוע מכני" w:date="2026-10-11T12:04:39Z">
        <w:r w:rsidRPr="006F178A">
          <w:rPr>
            <w:rtl/>
          </w:rPr>
          <w:delText xml:space="preserve"> </w:delText>
        </w:r>
      </w:del>
      <w:ins w:id="99961" w:author="קלוד" w:date="2026-10-11T13:11:34Z">
        <w:r>
          <w:rPr>
            <w:rtl/>
          </w:rPr>
          <w:t xml:space="preserve">שמיירי</w:t>
        </w:r>
      </w:ins>
      <w:del w:id="99962" w:author="קלוד" w:date="2026-10-11T13:11:34Z">
        <w:r w:rsidRPr="006F178A">
          <w:rPr>
            <w:rtl/>
          </w:rPr>
          <w:delText xml:space="preserve">דמיירי</w:delText>
        </w:r>
      </w:del>
      <w:r w:rsidRPr="006F178A">
        <w:rPr>
          <w:rtl/>
        </w:rPr>
        <w:t xml:space="preserve"> במזוזה </w:t>
      </w:r>
      <w:ins w:id="99959" w:author="קלוד" w:date="2026-10-11T13:11:34Z">
        <w:r>
          <w:rPr>
            <w:rtl/>
          </w:rPr>
          <w:t xml:space="preserve">על קלף,</w:t>
        </w:r>
      </w:ins>
      <w:del w:id="99960" w:author="קלוד" w:date="2026-10-11T13:11:34Z">
        <w:r w:rsidRPr="006F178A">
          <w:rPr>
            <w:rtl/>
          </w:rPr>
          <w:delText xml:space="preserve">אקלף</w:delText>
        </w:r>
      </w:del>
      <w:r w:rsidRPr="006F178A">
        <w:rPr>
          <w:rtl/>
        </w:rPr>
        <w:t xml:space="preserve"> וא"א </w:t>
      </w:r>
      <w:ins w:id="99957" w:author="קלוד" w:date="2026-10-11T13:11:34Z">
        <w:r>
          <w:rPr>
            <w:rtl/>
          </w:rPr>
          <w:t xml:space="preserve">בתפילין,</w:t>
        </w:r>
      </w:ins>
      <w:del w:id="99958" w:author="קלוד" w:date="2026-10-11T13:11:34Z">
        <w:r w:rsidRPr="006F178A">
          <w:rPr>
            <w:rtl/>
          </w:rPr>
          <w:delText xml:space="preserve">דתפיל</w:delText>
        </w:r>
        <w:r w:rsidRPr="006F178A">
          <w:rPr>
            <w:rFonts w:hint="cs"/>
            <w:rtl/>
          </w:rPr>
          <w:delText xml:space="preserve">י</w:delText>
        </w:r>
        <w:r w:rsidRPr="006F178A">
          <w:rPr>
            <w:rtl/>
          </w:rPr>
          <w:delText xml:space="preserve">ן</w:delText>
        </w:r>
      </w:del>
      <w:r w:rsidRPr="006F178A">
        <w:rPr>
          <w:rtl/>
        </w:rPr>
        <w:t xml:space="preserve"> </w:t>
      </w:r>
      <w:ins w:id="99955" w:author="קלוד" w:date="2026-10-11T13:11:34Z">
        <w:r>
          <w:rPr>
            <w:rtl/>
          </w:rPr>
          <w:t xml:space="preserve">שעל גויל</w:t>
        </w:r>
      </w:ins>
      <w:del w:id="99956" w:author="קלוד" w:date="2026-10-11T13:11:34Z">
        <w:r w:rsidRPr="006F178A">
          <w:rPr>
            <w:rtl/>
          </w:rPr>
          <w:delText xml:space="preserve">דאגויל</w:delText>
        </w:r>
      </w:del>
      <w:r w:rsidRPr="006F178A">
        <w:rPr>
          <w:rtl/>
        </w:rPr>
        <w:t xml:space="preserve"> </w:t>
      </w:r>
      <w:r w:rsidRPr="006F178A">
        <w:rPr>
          <w:rtl/>
        </w:rPr>
        <w:t xml:space="preserve">לא</w:t>
      </w:r>
      <w:r w:rsidRPr="006F178A">
        <w:rPr>
          <w:rtl/>
        </w:rPr>
        <w:t xml:space="preserve"> </w:t>
      </w:r>
      <w:ins w:id="90291" w:author="Claude - סמנטי" w:date="2026-10-11T12:28:21Z">
        <w:ins w:id="99953" w:author="קלוד" w:date="2026-10-11T13:11:34Z">
          <w:r>
            <w:rPr>
              <w:rtl/>
            </w:rPr>
            <w:t xml:space="preserve">כותבים,</w:t>
          </w:r>
        </w:ins>
        <w:del w:id="99954" w:author="קלוד" w:date="2026-10-11T13:11:34Z">
          <w:r>
            <w:rPr>
              <w:rtl/>
            </w:rPr>
            <w:delText xml:space="preserve">כותבים</w:delText>
          </w:r>
        </w:del>
      </w:ins>
      <w:del w:id="90292" w:author="Claude - סמנטי" w:date="2026-10-11T12:28:21Z">
        <w:r w:rsidRPr="006F178A">
          <w:rPr>
            <w:rtl/>
          </w:rPr>
          <w:delText xml:space="preserve">כתבינן</w:delText>
        </w:r>
      </w:del>
      <w:r w:rsidRPr="006F178A">
        <w:rPr>
          <w:rtl/>
        </w:rPr>
        <w:t xml:space="preserve"> אלא בהכרח </w:t>
      </w:r>
      <w:ins w:id="99951" w:author="קלוד" w:date="2026-10-11T13:11:34Z">
        <w:r>
          <w:rPr>
            <w:rtl/>
          </w:rPr>
          <w:t xml:space="preserve">מיירי</w:t>
        </w:r>
      </w:ins>
      <w:del w:id="99952" w:author="קלוד" w:date="2026-10-11T13:11:34Z">
        <w:r w:rsidRPr="006F178A">
          <w:rPr>
            <w:rtl/>
          </w:rPr>
          <w:delText xml:space="preserve">דמיירי</w:delText>
        </w:r>
      </w:del>
      <w:r w:rsidRPr="006F178A">
        <w:rPr>
          <w:rtl/>
        </w:rPr>
        <w:t xml:space="preserve"> בספר תורה.</w:t>
      </w:r>
    </w:p>
    <w:p w:rsidR="00E9703F" w:rsidRPr="006F178A" w:rsidRDefault="00E9703F" w:rsidP="00E9703F">
      <w:pPr>
        <w:rPr>
          <w:rtl/>
        </w:rPr>
      </w:pPr>
      <w:r w:rsidRPr="006F178A">
        <w:rPr>
          <w:rtl/>
        </w:rPr>
        <w:t xml:space="preserve">ומזוזה אקלף </w:t>
      </w:r>
      <w:ins w:id="90293" w:author="Claude - סמנטי" w:date="2026-10-11T12:28:21Z">
        <w:r>
          <w:rPr>
            <w:rtl/>
          </w:rPr>
          <w:t xml:space="preserve">כותבים</w:t>
        </w:r>
      </w:ins>
      <w:del w:id="90294" w:author="Claude - סמנטי" w:date="2026-10-11T12:28:21Z">
        <w:r w:rsidRPr="006F178A">
          <w:rPr>
            <w:rtl/>
          </w:rPr>
          <w:delText xml:space="preserve">כתבינן</w:delText>
        </w:r>
      </w:del>
      <w:r w:rsidRPr="006F178A">
        <w:rPr>
          <w:rtl/>
        </w:rPr>
        <w:t xml:space="preserve"> מפני שמשתמרת </w:t>
      </w:r>
      <w:r w:rsidRPr="006F178A">
        <w:rPr>
          <w:rStyle w:val="2fb"/>
          <w:rtl/>
        </w:rPr>
        <w:t xml:space="preserve">וכר"מ</w:t>
      </w:r>
      <w:r w:rsidRPr="006F178A">
        <w:rPr>
          <w:rtl/>
        </w:rPr>
        <w:t xml:space="preserve">.</w:t>
      </w:r>
    </w:p>
    <w:p>
      <w:pPr>
        <w:pStyle w:val="38"/>
        <w:rPr>
          <w:ins w:id="97877" w:author="מנוע מכני" w:date="2026-10-11T12:04:39Z"/>
        </w:rPr>
      </w:pPr>
      <w:r w:rsidRPr="006F178A">
        <w:t xml:space="preserve">והא </w:t>
      </w:r>
      <w:r w:rsidRPr="006F178A">
        <w:t xml:space="preserve">דתניא</w:t>
      </w:r>
      <w:r w:rsidRPr="006F178A">
        <w:t xml:space="preserve">:</w:t>
      </w:r>
    </w:p>
    <w:p w:rsidR="00E9703F" w:rsidRPr="006F178A" w:rsidRDefault="00E9703F" w:rsidP="00E9703F">
      <w:pPr>
        <w:rPr>
          <w:rtl/>
        </w:rPr>
      </w:pPr>
      <w:del w:id="97878" w:author="מנוע מכני" w:date="2026-10-11T12:04:39Z">
        <w:r w:rsidRPr="006F178A">
          <w:rPr>
            <w:rtl/>
          </w:rPr>
          <w:delText xml:space="preserve"> </w:delText>
        </w:r>
      </w:del>
      <w:r w:rsidRPr="006F178A">
        <w:rPr>
          <w:rtl/>
        </w:rPr>
        <w:t xml:space="preserve">כתבה על הקלף על הנייר ועל המטלית - פסולה.</w:t>
      </w:r>
    </w:p>
    <w:p w:rsidR="00E9703F" w:rsidRPr="006F178A" w:rsidRDefault="00E9703F" w:rsidP="00E9703F">
      <w:pPr>
        <w:rPr>
          <w:rtl/>
        </w:rPr>
      </w:pPr>
      <w:r w:rsidRPr="006F178A">
        <w:rPr>
          <w:rtl/>
        </w:rPr>
        <w:t>•</w:t>
      </w:r>
      <w:r w:rsidRPr="006F178A">
        <w:rPr>
          <w:rFonts w:hint="cs"/>
          <w:rtl/>
        </w:rPr>
        <w:t xml:space="preserve"> </w:t>
      </w:r>
      <w:ins w:id="99971" w:author="קלוד" w:date="2026-10-11T13:11:34Z">
        <w:r>
          <w:rPr>
            <w:rtl/>
          </w:rPr>
          <w:t xml:space="preserve">ומאחר</w:t>
        </w:r>
      </w:ins>
      <w:del w:id="99972" w:author="קלוד" w:date="2026-10-11T13:11:34Z">
        <w:r w:rsidRPr="006F178A">
          <w:rPr>
            <w:rtl/>
          </w:rPr>
          <w:delText xml:space="preserve">ומדאייתינא</w:delText>
        </w:r>
      </w:del>
      <w:r w:rsidRPr="006F178A">
        <w:rPr>
          <w:rtl/>
        </w:rPr>
        <w:t xml:space="preserve"> </w:t>
      </w:r>
      <w:ins w:id="92973" w:author="מנוע מכני" w:date="2026-10-11T12:04:39Z">
        <w:ins w:id="99969" w:author="קלוד" w:date="2026-10-11T13:11:34Z">
          <w:r>
            <w:rPr>
              <w:rtl/>
            </w:rPr>
            <w:t xml:space="preserve">שהבאנו לכך:</w:t>
          </w:r>
        </w:ins>
        <w:del w:id="99970" w:author="קלוד" w:date="2026-10-11T13:11:34Z">
          <w:r>
            <w:rPr>
              <w:rtl/>
            </w:rPr>
            <w:delText xml:space="preserve">לכך</w:delText>
          </w:r>
        </w:del>
      </w:ins>
      <w:del w:id="92974" w:author="מנוע מכני" w:date="2026-10-11T12:04:39Z">
        <w:r w:rsidRPr="006F178A">
          <w:rPr>
            <w:rtl/>
          </w:rPr>
          <w:delText xml:space="preserve">להכי</w:delText>
        </w:r>
      </w:del>
      <w:r w:rsidRPr="006F178A">
        <w:rPr>
          <w:rtl/>
        </w:rPr>
        <w:t xml:space="preserve"> </w:t>
      </w:r>
      <w:r>
        <w:rPr>
          <w:rtl/>
        </w:rPr>
        <w:t>אפי'</w:t>
      </w:r>
      <w:r w:rsidRPr="006F178A">
        <w:rPr>
          <w:rtl/>
        </w:rPr>
        <w:t xml:space="preserve"> </w:t>
      </w:r>
      <w:ins w:id="99967" w:author="קלוד" w:date="2026-10-11T13:11:34Z">
        <w:r>
          <w:rPr>
            <w:rStyle w:val="2fb"/>
            <w:rtl/>
          </w:rPr>
          <w:t xml:space="preserve">לרב,</w:t>
        </w:r>
      </w:ins>
      <w:del w:id="99968" w:author="קלוד" w:date="2026-10-11T13:11:34Z">
        <w:r w:rsidRPr="006F178A">
          <w:rPr>
            <w:rStyle w:val="2fb"/>
            <w:rtl/>
          </w:rPr>
          <w:delText xml:space="preserve">לרב</w:delText>
        </w:r>
      </w:del>
      <w:r w:rsidRPr="006F178A">
        <w:rPr>
          <w:rtl/>
        </w:rPr>
        <w:t xml:space="preserve"> קלף הרי הוא </w:t>
      </w:r>
      <w:ins w:id="99965" w:author="קלוד" w:date="2026-10-11T13:11:34Z">
        <w:r>
          <w:rPr>
            <w:rtl/>
          </w:rPr>
          <w:t xml:space="preserve">כדוכסוסטוס,</w:t>
        </w:r>
      </w:ins>
      <w:del w:id="99966" w:author="קלוד" w:date="2026-10-11T13:11:34Z">
        <w:r w:rsidRPr="006F178A">
          <w:rPr>
            <w:rtl/>
          </w:rPr>
          <w:delText xml:space="preserve">כדוכסוסטוס.</w:delText>
        </w:r>
      </w:del>
      <w:r w:rsidRPr="006F178A">
        <w:rPr>
          <w:rtl/>
        </w:rPr>
        <w:t xml:space="preserve"> </w:t>
      </w:r>
      <w:ins w:id="99963" w:author="קלוד" w:date="2026-10-11T13:11:34Z">
        <w:r>
          <w:rPr>
            <w:rtl/>
          </w:rPr>
          <w:t xml:space="preserve">וכותבין</w:t>
        </w:r>
      </w:ins>
      <w:del w:id="99964" w:author="קלוד" w:date="2026-10-11T13:11:34Z">
        <w:r w:rsidRPr="006F178A">
          <w:rPr>
            <w:rtl/>
          </w:rPr>
          <w:delText xml:space="preserve">כותבין</w:delText>
        </w:r>
      </w:del>
      <w:r w:rsidRPr="006F178A">
        <w:rPr>
          <w:rtl/>
        </w:rPr>
        <w:t xml:space="preserve"> עליו מזוזה.</w:t>
      </w:r>
    </w:p>
    <w:p w:rsidR="00E9703F" w:rsidRDefault="00E9703F" w:rsidP="00E9703F">
      <w:pPr>
        <w:pStyle w:val="affffd"/>
        <w:spacing w:after="0"/>
        <w:rPr>
          <w:del w:id="90063" w:author="מנוע עיצוב" w:date="2026-10-11T12:09:26Z"/>
          <w:rFonts w:ascii="MS Mincho" w:hAnsi="MS Mincho"/>
          <w:bCs w:val="0"/>
          <w:rtl/>
        </w:rPr>
      </w:pPr>
      <w:del w:id="90062"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w:t>
      </w:r>
    </w:p>
    <w:p w:rsidR="00E9703F" w:rsidRPr="009757B9" w:rsidRDefault="00E9703F" w:rsidP="00E9703F">
      <w:pPr>
        <w:pStyle w:val="affff1"/>
        <w:ind w:end="0"/>
        <w:rPr>
          <w:rStyle w:val="afffe"/>
          <w:b w:val="0"/>
          <w:bCs/>
          <w:rtl/>
        </w:rPr>
        <w:pPrChange w:id="20098" w:author="קלוד" w:date="2026-10-11T09:07:15Z">
          <w:pPr>
            <w:pStyle w:val="affff1"/>
            <w:rPr>
              <w:rStyle w:val="afffe"/>
              <w:b w:val="0"/>
              <w:bCs/>
              <w:rtl/>
            </w:rPr>
          </w:pPr>
        </w:pPrChange>
      </w:pPr>
      <w:ins w:id="9830" w:author="מספור קטעי משנה" w:date="2026-10-11T09:35:03Z">
        <w:r>
          <w:rPr>
            <w:rStyle w:val="MisparKeta"/>
          </w:rPr>
          <w:t xml:space="preserve">ג. </w:t>
        </w:r>
      </w:ins>
      <w:r w:rsidRPr="00146180">
        <w:rPr>
          <w:rStyle w:val="afffe"/>
          <w:b w:val="0"/>
          <w:rtl/>
        </w:rPr>
        <w:t>דיו כדי לכתוב.</w:t>
      </w:r>
    </w:p>
    <w:p w:rsidR="00E9703F" w:rsidRPr="006F178A" w:rsidRDefault="00E9703F" w:rsidP="00E9703F">
      <w:pPr>
        <w:rPr>
          <w:rtl/>
        </w:rPr>
      </w:pPr>
      <w:r w:rsidRPr="006F178A">
        <w:rPr>
          <w:rFonts w:ascii="Fb Fontext" w:hAnsi="Fb Fontext"/>
          <w:rtl/>
        </w:rPr>
        <w:t>שתי אותיות בדיו, בקולמוס, בקלמרין.</w:t>
      </w:r>
    </w:p>
    <w:p>
      <w:pPr>
        <w:pStyle w:val="38"/>
        <w:rPr>
          <w:ins w:id="97880" w:author="מנוע מכני" w:date="2026-10-11T12:04:39Z"/>
        </w:rPr>
      </w:pPr>
      <w:del w:id="97879" w:author="מנוע מכני" w:date="2026-10-11T12:04:39Z">
        <w:r w:rsidRPr="006F178A">
          <w:delText xml:space="preserve">•</w:delText>
        </w:r>
      </w:del>
      <w:r w:rsidRPr="006F178A">
        <w:t xml:space="preserve"> </w:t>
      </w:r>
      <w:r w:rsidRPr="00621243">
        <w:t>בעי רבא:</w:t>
      </w:r>
    </w:p>
    <w:p w:rsidR="00E9703F" w:rsidRPr="006F178A" w:rsidRDefault="00E9703F" w:rsidP="00E9703F">
      <w:pPr>
        <w:rPr>
          <w:rtl/>
        </w:rPr>
      </w:pPr>
      <w:del w:id="97881" w:author="מנוע מכני" w:date="2026-10-11T12:04:39Z">
        <w:r w:rsidRPr="006F178A">
          <w:rPr>
            <w:rtl/>
          </w:rPr>
          <w:delText xml:space="preserve"> </w:delText>
        </w:r>
      </w:del>
      <w:r w:rsidRPr="006F178A">
        <w:rPr>
          <w:rtl/>
        </w:rPr>
        <w:t xml:space="preserve">אות אחת בדיו, אות אחת בקולמוס, אות אחת בקלמרין [קסת הסופר] </w:t>
      </w:r>
      <w:ins w:id="99973" w:author="קלוד" w:date="2026-10-11T13:11:34Z">
        <w:r>
          <w:rPr>
            <w:rtl/>
          </w:rPr>
          <w:t xml:space="preserve">- מהו </w:t>
        </w:r>
        <w:r>
          <w:rPr>
            <w:rStyle w:val="afffffe"/>
            <w:rtl/>
          </w:rPr>
          <w:t xml:space="preserve">שמצטרפות</w:t>
        </w:r>
        <w:r>
          <w:rPr>
            <w:rtl/>
          </w:rPr>
          <w:t xml:space="preserve">?</w:t>
        </w:r>
      </w:ins>
      <w:del w:id="99974" w:author="קלוד" w:date="2026-10-11T13:11:34Z">
        <w:r w:rsidRPr="006F178A">
          <w:rPr>
            <w:rtl/>
          </w:rPr>
          <w:delText xml:space="preserve">מהו-</w:delText>
        </w:r>
      </w:del>
      <w:r w:rsidRPr="006F178A">
        <w:rPr>
          <w:rtl/>
        </w:rPr>
        <w:t xml:space="preserve"> </w:t>
      </w:r>
      <w:r w:rsidRPr="00AC6BCA">
        <w:rPr>
          <w:b/>
          <w:bCs/>
          <w:rtl/>
        </w:rPr>
        <w:t>תיקו</w:t>
      </w:r>
      <w:r w:rsidRPr="006F178A">
        <w:rPr>
          <w:rtl/>
        </w:rPr>
        <w:t>.</w:t>
      </w:r>
    </w:p>
    <w:p w:rsidR="00E9703F" w:rsidRPr="006F178A" w:rsidRDefault="00E9703F" w:rsidP="00E9703F">
      <w:pPr>
        <w:rPr>
          <w:rtl/>
        </w:rPr>
      </w:pPr>
      <w:r w:rsidRPr="006F178A">
        <w:rPr>
          <w:rtl/>
        </w:rPr>
        <w:t>כתבן כשהוא מהלך - חייב, כתיבתן זו היא הנחתן.</w:t>
      </w:r>
    </w:p>
    <w:p w:rsidR="00E9703F" w:rsidRPr="006F178A" w:rsidRDefault="00E9703F" w:rsidP="00E9703F">
      <w:pPr>
        <w:rPr>
          <w:rtl/>
        </w:rPr>
      </w:pPr>
      <w:r w:rsidRPr="006F178A">
        <w:rPr>
          <w:rtl/>
        </w:rPr>
        <w:t xml:space="preserve">חזר והוציא אות אחת וכתבה - </w:t>
      </w:r>
      <w:ins w:id="99981" w:author="קלוד" w:date="2026-10-11T13:11:34Z">
        <w:r>
          <w:rPr>
            <w:rtl/>
          </w:rPr>
          <w:t xml:space="preserve">פטור,</w:t>
        </w:r>
      </w:ins>
      <w:del w:id="99982" w:author="קלוד" w:date="2026-10-11T13:11:34Z">
        <w:r w:rsidRPr="006F178A">
          <w:rPr>
            <w:rtl/>
          </w:rPr>
          <w:delText xml:space="preserve">פטור.</w:delText>
        </w:r>
      </w:del>
      <w:r w:rsidRPr="006F178A">
        <w:rPr>
          <w:rtl/>
        </w:rPr>
        <w:t xml:space="preserve"> </w:t>
      </w:r>
      <w:ins w:id="90295" w:author="Claude - סמנטי" w:date="2026-10-11T12:28:21Z">
        <w:r>
          <w:rPr>
            <w:rtl/>
          </w:rPr>
          <w:t xml:space="preserve">שבאחרונה</w:t>
        </w:r>
      </w:ins>
      <w:del w:id="90296" w:author="Claude - סמנטי" w:date="2026-10-11T12:28:21Z">
        <w:r w:rsidRPr="006F178A">
          <w:rPr>
            <w:rtl/>
          </w:rPr>
          <w:delText xml:space="preserve">דבבתרייתא</w:delText>
        </w:r>
      </w:del>
      <w:r w:rsidRPr="006F178A">
        <w:rPr>
          <w:rtl/>
        </w:rPr>
        <w:t xml:space="preserve"> חסר </w:t>
      </w:r>
      <w:ins w:id="92975" w:author="מנוע מכני" w:date="2026-10-11T12:04:39Z">
        <w:ins w:id="99979" w:author="קלוד" w:date="2026-10-11T13:11:34Z">
          <w:r>
            <w:rPr>
              <w:rtl/>
            </w:rPr>
            <w:t xml:space="preserve">שיעור</w:t>
          </w:r>
        </w:ins>
        <w:del w:id="99980" w:author="קלוד" w:date="2026-10-11T13:11:34Z">
          <w:r>
            <w:rPr>
              <w:rtl/>
            </w:rPr>
            <w:delText xml:space="preserve">לו</w:delText>
          </w:r>
        </w:del>
      </w:ins>
      <w:del w:id="92976" w:author="מנוע מכני" w:date="2026-10-11T12:04:39Z">
        <w:r w:rsidRPr="006F178A">
          <w:rPr>
            <w:rtl/>
          </w:rPr>
          <w:delText xml:space="preserve">ליה</w:delText>
        </w:r>
      </w:del>
      <w:r w:rsidRPr="006F178A">
        <w:rPr>
          <w:rtl/>
        </w:rPr>
        <w:t xml:space="preserve"> </w:t>
      </w:r>
      <w:ins w:id="99977" w:author="קלוד" w:date="2026-10-11T13:11:34Z">
        <w:r>
          <w:rPr>
            <w:rtl/>
          </w:rPr>
          <w:t xml:space="preserve">הראשונה</w:t>
        </w:r>
      </w:ins>
      <w:del w:id="99978" w:author="קלוד" w:date="2026-10-11T13:11:34Z">
        <w:r w:rsidRPr="006F178A">
          <w:rPr>
            <w:rtl/>
          </w:rPr>
          <w:delText xml:space="preserve">לשיעורא</w:delText>
        </w:r>
      </w:del>
      <w:r w:rsidRPr="006F178A">
        <w:rPr>
          <w:rtl/>
        </w:rPr>
        <w:t xml:space="preserve"> </w:t>
      </w:r>
      <w:ins w:id="94411" w:author="מנוע מכני" w:date="2026-10-11T12:04:39Z">
        <w:ins w:id="99975" w:author="קלוד" w:date="2026-10-11T13:11:34Z">
          <w:r>
            <w:rPr>
              <w:rStyle w:val="afffffe"/>
              <w:rtl/>
            </w:rPr>
            <w:t xml:space="preserve">שהתייבשה</w:t>
          </w:r>
          <w:r>
            <w:rPr>
              <w:rtl/>
            </w:rPr>
            <w:t xml:space="preserve">.</w:t>
          </w:r>
        </w:ins>
        <w:del w:id="99976" w:author="קלוד" w:date="2026-10-11T13:11:34Z">
          <w:r>
            <w:rPr>
              <w:rtl/>
            </w:rPr>
            <w:delText xml:space="preserve">דראשונה</w:delText>
          </w:r>
          <w:r w:rsidRPr="006F178A">
            <w:rPr>
              <w:rtl/>
            </w:rPr>
            <w:delText xml:space="preserve">.</w:delText>
          </w:r>
        </w:del>
      </w:ins>
      <w:del w:id="94412" w:author="מנוע מכני" w:date="2026-10-11T12:04:39Z">
        <w:r w:rsidRPr="006F178A">
          <w:rPr>
            <w:rtl/>
          </w:rPr>
          <w:delText xml:space="preserve">דקמייתא</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735" w:author="קלוד" w:date="2026-10-11T12:33:55Z"/>
        </w:rPr>
      </w:pPr>
      <w:ins w:id="90736" w:author="קלוד" w:date="2026-10-11T12:33:55Z">
        <w:r>
          <w:rPr>
            <w:color w:val="7B3F00"/>
          </w:rPr>
          <w:t xml:space="preserve">חצי גרוגרת בשתי הוצאות - העלם אחד או שתי העלמות</w:t>
        </w:r>
      </w:ins>
    </w:p>
    <w:p>
      <w:pPr>
        <w:pStyle w:val="38"/>
        <w:rPr>
          <w:ins w:id="99336" w:author="מנוע מכני" w:date="2026-10-11T12:04:39Z"/>
        </w:rPr>
      </w:pPr>
      <w:r w:rsidRPr="006F178A">
        <w:t xml:space="preserve">רבא</w:t>
      </w:r>
    </w:p>
    <w:p w:rsidR="00E9703F" w:rsidRPr="006F178A" w:rsidRDefault="00E9703F" w:rsidP="00E9703F">
      <w:pPr>
        <w:rPr>
          <w:rtl/>
        </w:rPr>
      </w:pPr>
      <w:del w:id="99337" w:author="מנוע מכני" w:date="2026-10-11T12:04:39Z">
        <w:r w:rsidRPr="006F178A">
          <w:rPr>
            <w:rFonts w:ascii="Fb Fontext" w:hAnsi="Fb Fontext"/>
            <w:rtl/>
          </w:rPr>
          <w:delText xml:space="preserve"> </w:delText>
        </w:r>
      </w:del>
      <w:r w:rsidRPr="006F178A">
        <w:rPr>
          <w:rFonts w:ascii="Fb Fontext" w:hAnsi="Fb Fontext"/>
          <w:rtl/>
        </w:rPr>
        <w:t xml:space="preserve">-</w:t>
      </w:r>
      <w:r w:rsidRPr="006F178A">
        <w:rPr>
          <w:rFonts w:ascii="Fb Fontext" w:hAnsi="Fb Fontext" w:hint="cs"/>
          <w:rtl/>
        </w:rPr>
        <w:t xml:space="preserve"> </w:t>
      </w:r>
      <w:r w:rsidRPr="006F178A">
        <w:rPr>
          <w:rFonts w:ascii="Fb Fontext" w:hAnsi="Fb Fontext"/>
          <w:rtl/>
        </w:rPr>
        <w:t>חזר והוציא חצי גרוגרת אחת והניחה, חייב.</w:t>
      </w:r>
    </w:p>
    <w:p w:rsidR="00E9703F" w:rsidRPr="00B3644D" w:rsidRDefault="00E9703F" w:rsidP="00E9703F">
      <w:pPr>
        <w:rPr>
          <w:rStyle w:val="afffe"/>
          <w:rFonts w:ascii="Fb Fontext" w:hAnsi="Fb Fontext"/>
          <w:b/>
          <w:spacing w:val="-2"/>
          <w:rtl/>
        </w:rPr>
      </w:pPr>
      <w:ins w:id="99989" w:author="קלוד" w:date="2026-10-11T13:11:34Z">
        <w:r>
          <w:rPr>
            <w:spacing w:val="-2"/>
            <w:rtl/>
          </w:rPr>
          <w:t xml:space="preserve">ואם</w:t>
        </w:r>
      </w:ins>
      <w:del w:id="99990" w:author="קלוד" w:date="2026-10-11T13:11:34Z">
        <w:r w:rsidRPr="00B3644D">
          <w:rPr>
            <w:spacing w:val="-2"/>
            <w:rtl/>
          </w:rPr>
          <w:delText xml:space="preserve">ואם קדם</w:delText>
        </w:r>
      </w:del>
      <w:r w:rsidRPr="00B3644D">
        <w:rPr>
          <w:spacing w:val="-2"/>
          <w:rtl/>
        </w:rPr>
        <w:t xml:space="preserve"> הגביה הראשונה קודם הנחת </w:t>
      </w:r>
      <w:ins w:id="99987" w:author="קלוד" w:date="2026-10-11T13:11:34Z">
        <w:r>
          <w:rPr>
            <w:spacing w:val="-2"/>
            <w:rtl/>
          </w:rPr>
          <w:t xml:space="preserve">השנייה</w:t>
        </w:r>
      </w:ins>
      <w:del w:id="99988" w:author="קלוד" w:date="2026-10-11T13:11:34Z">
        <w:r w:rsidRPr="00B3644D">
          <w:rPr>
            <w:spacing w:val="-2"/>
            <w:rtl/>
          </w:rPr>
          <w:delText xml:space="preserve">שנייה</w:delText>
        </w:r>
      </w:del>
      <w:r w:rsidRPr="00B3644D">
        <w:rPr>
          <w:spacing w:val="-2"/>
          <w:rtl/>
        </w:rPr>
        <w:t xml:space="preserve"> - </w:t>
      </w:r>
      <w:ins w:id="99985" w:author="קלוד" w:date="2026-10-11T13:11:34Z">
        <w:r>
          <w:rPr>
            <w:spacing w:val="-2"/>
            <w:rtl/>
          </w:rPr>
          <w:t xml:space="preserve">נעשית</w:t>
        </w:r>
      </w:ins>
      <w:del w:id="99986" w:author="קלוד" w:date="2026-10-11T13:11:34Z">
        <w:r w:rsidRPr="00B3644D">
          <w:rPr>
            <w:spacing w:val="-2"/>
            <w:rtl/>
          </w:rPr>
          <w:delText xml:space="preserve">נעשית ראשונה</w:delText>
        </w:r>
      </w:del>
      <w:r w:rsidRPr="00B3644D">
        <w:rPr>
          <w:spacing w:val="-2"/>
          <w:rtl/>
        </w:rPr>
        <w:t xml:space="preserve"> כמי שנקלטה או </w:t>
      </w:r>
      <w:ins w:id="99983" w:author="קלוד" w:date="2026-10-11T13:11:34Z">
        <w:r>
          <w:rPr>
            <w:spacing w:val="-2"/>
            <w:rtl/>
          </w:rPr>
          <w:t xml:space="preserve">שנשרפה,</w:t>
        </w:r>
      </w:ins>
      <w:del w:id="99984" w:author="קלוד" w:date="2026-10-11T13:11:34Z">
        <w:r w:rsidRPr="00B3644D">
          <w:rPr>
            <w:spacing w:val="-2"/>
            <w:rtl/>
          </w:rPr>
          <w:delText xml:space="preserve">שנשרפה</w:delText>
        </w:r>
      </w:del>
      <w:r w:rsidRPr="00B3644D">
        <w:rPr>
          <w:spacing w:val="-2"/>
          <w:rtl/>
        </w:rPr>
        <w:t xml:space="preserve"> ופטור.</w:t>
      </w:r>
    </w:p>
    <w:p w:rsidR="00E9703F" w:rsidRPr="006F178A" w:rsidRDefault="00E9703F" w:rsidP="00E9703F">
      <w:pPr>
        <w:rPr>
          <w:rtl/>
        </w:rPr>
      </w:pPr>
      <w:r w:rsidRPr="006F178A">
        <w:rPr>
          <w:rStyle w:val="afffe"/>
          <w:rFonts w:ascii="Fb Fontext" w:hAnsi="Fb Fontext"/>
          <w:b/>
          <w:rtl/>
        </w:rPr>
        <w:t>ג.</w:t>
      </w:r>
      <w:r w:rsidRPr="006F178A">
        <w:rPr>
          <w:rStyle w:val="afffe"/>
          <w:rFonts w:ascii="Fb Fontext" w:hAnsi="Fb Fontext" w:hint="cs"/>
          <w:rtl/>
        </w:rPr>
        <w:t xml:space="preserve"> </w:t>
      </w:r>
      <w:r w:rsidRPr="006F178A">
        <w:rPr>
          <w:rtl/>
        </w:rPr>
        <w:t xml:space="preserve">הוציא חצי גרוגרת והניחה, וחזר והוציא חצי גרוגרת והעבירה דרך </w:t>
      </w:r>
      <w:ins w:id="92977" w:author="מנוע מכני" w:date="2026-10-11T12:04:39Z">
        <w:r>
          <w:rPr>
            <w:rtl/>
          </w:rPr>
          <w:t xml:space="preserve">עליו</w:t>
        </w:r>
      </w:ins>
      <w:del w:id="92978" w:author="מנוע מכני" w:date="2026-10-11T12:04:39Z">
        <w:r w:rsidRPr="006F178A">
          <w:rPr>
            <w:rtl/>
          </w:rPr>
          <w:delText xml:space="preserve">עליה</w:delText>
        </w:r>
      </w:del>
      <w:r w:rsidRPr="006F178A">
        <w:rPr>
          <w:rtl/>
        </w:rPr>
        <w:t xml:space="preserve"> - חייב.</w:t>
      </w:r>
    </w:p>
    <w:p w:rsidR="00E9703F" w:rsidRPr="006F178A" w:rsidRDefault="00E9703F" w:rsidP="00E9703F">
      <w:pPr>
        <w:rPr>
          <w:rStyle w:val="afffe"/>
          <w:rFonts w:ascii="Fb Fontext" w:hAnsi="Fb Fontext"/>
          <w:b/>
          <w:rtl/>
        </w:rPr>
      </w:pPr>
      <w:ins w:id="100003" w:author="קלוד" w:date="2026-10-11T13:11:34Z">
        <w:r>
          <w:rPr>
            <w:rtl/>
          </w:rPr>
          <w:t xml:space="preserve">ומדובר</w:t>
        </w:r>
      </w:ins>
      <w:del w:id="100004" w:author="קלוד" w:date="2026-10-11T13:11:34Z">
        <w:r w:rsidRPr="006F178A">
          <w:rPr>
            <w:rtl/>
          </w:rPr>
          <w:delText xml:space="preserve">ומיירי</w:delText>
        </w:r>
      </w:del>
      <w:r w:rsidRPr="006F178A">
        <w:rPr>
          <w:rtl/>
        </w:rPr>
        <w:t xml:space="preserve"> בתוך שלושה </w:t>
      </w:r>
      <w:ins w:id="100001" w:author="קלוד" w:date="2026-10-11T13:11:34Z">
        <w:r>
          <w:rPr>
            <w:rtl/>
          </w:rPr>
          <w:t xml:space="preserve">ובמעביר;</w:t>
        </w:r>
      </w:ins>
      <w:del w:id="100002" w:author="קלוד" w:date="2026-10-11T13:11:34Z">
        <w:r w:rsidRPr="006F178A">
          <w:rPr>
            <w:rtl/>
          </w:rPr>
          <w:delText xml:space="preserve">ובמעביר,</w:delText>
        </w:r>
      </w:del>
      <w:r w:rsidRPr="006F178A">
        <w:rPr>
          <w:rtl/>
        </w:rPr>
        <w:t xml:space="preserve"> </w:t>
      </w:r>
      <w:ins w:id="99999" w:author="קלוד" w:date="2026-10-11T13:11:34Z">
        <w:r>
          <w:rPr>
            <w:rtl/>
          </w:rPr>
          <w:t xml:space="preserve">ומה</w:t>
        </w:r>
      </w:ins>
      <w:del w:id="100000" w:author="קלוד" w:date="2026-10-11T13:11:34Z">
        <w:r w:rsidRPr="006F178A">
          <w:rPr>
            <w:rtl/>
          </w:rPr>
          <w:delText xml:space="preserve">והא</w:delText>
        </w:r>
      </w:del>
      <w:r w:rsidRPr="006F178A">
        <w:rPr>
          <w:rtl/>
        </w:rPr>
        <w:t xml:space="preserve"> </w:t>
      </w:r>
      <w:ins w:id="99997" w:author="קלוד" w:date="2026-10-11T13:11:34Z">
        <w:r>
          <w:rPr>
            <w:rtl/>
          </w:rPr>
          <w:t xml:space="preserve">שלרבנן</w:t>
        </w:r>
      </w:ins>
      <w:del w:id="99998" w:author="קלוד" w:date="2026-10-11T13:11:34Z">
        <w:r w:rsidRPr="006F178A">
          <w:rPr>
            <w:rtl/>
          </w:rPr>
          <w:delText xml:space="preserve">דרבנן</w:delText>
        </w:r>
      </w:del>
      <w:r w:rsidRPr="006F178A">
        <w:rPr>
          <w:rtl/>
        </w:rPr>
        <w:t xml:space="preserve"> </w:t>
      </w:r>
      <w:ins w:id="99995" w:author="קלוד" w:date="2026-10-11T13:11:34Z">
        <w:r>
          <w:rPr>
            <w:rStyle w:val="afffffe"/>
            <w:rtl/>
          </w:rPr>
          <w:t xml:space="preserve">בלא הנחה</w:t>
        </w:r>
        <w:r>
          <w:rPr>
            <w:rtl/>
          </w:rPr>
          <w:t xml:space="preserve"> ע"ג</w:t>
        </w:r>
      </w:ins>
      <w:del w:id="99996" w:author="קלוד" w:date="2026-10-11T13:11:34Z">
        <w:r w:rsidRPr="006F178A">
          <w:rPr>
            <w:rtl/>
          </w:rPr>
          <w:delText xml:space="preserve">דע"ג</w:delText>
        </w:r>
      </w:del>
      <w:r w:rsidRPr="006F178A">
        <w:rPr>
          <w:rtl/>
        </w:rPr>
        <w:t xml:space="preserve"> משהו פטור</w:t>
      </w:r>
      <w:ins w:id="99993" w:author="קלוד" w:date="2026-10-11T13:11:34Z">
        <w:r>
          <w:rPr>
            <w:rtl/>
          </w:rPr>
          <w:t xml:space="preserve"> - </w:t>
        </w:r>
      </w:ins>
      <w:del w:id="99994" w:author="קלוד" w:date="2026-10-11T13:11:34Z">
        <w:r w:rsidRPr="006F178A">
          <w:rPr>
            <w:rtl/>
          </w:rPr>
          <w:delText xml:space="preserve"> </w:delText>
        </w:r>
      </w:del>
      <w:r w:rsidRPr="006F178A">
        <w:rPr>
          <w:rtl/>
        </w:rPr>
        <w:t xml:space="preserve">היינו דווקא </w:t>
      </w:r>
      <w:ins w:id="99991" w:author="קלוד" w:date="2026-10-11T13:11:34Z">
        <w:r>
          <w:rPr>
            <w:rtl/>
          </w:rPr>
          <w:t xml:space="preserve">בזורק.</w:t>
        </w:r>
      </w:ins>
      <w:del w:id="99992" w:author="קלוד" w:date="2026-10-11T13:11:34Z">
        <w:r w:rsidRPr="006F178A">
          <w:rPr>
            <w:rtl/>
          </w:rPr>
          <w:delText xml:space="preserve">בזרק.</w:delText>
        </w:r>
      </w:del>
    </w:p>
    <w:p w:rsidR="00E9703F" w:rsidRPr="006F178A" w:rsidRDefault="00E9703F" w:rsidP="00E9703F">
      <w:pPr>
        <w:rPr>
          <w:rtl/>
        </w:rPr>
      </w:pPr>
      <w:r w:rsidRPr="006F178A">
        <w:rPr>
          <w:rStyle w:val="afffe"/>
          <w:rFonts w:ascii="Fb Fontext" w:hAnsi="Fb Fontext"/>
          <w:b/>
          <w:rtl/>
        </w:rPr>
        <w:t>ד.</w:t>
      </w:r>
      <w:r w:rsidRPr="006F178A">
        <w:rPr>
          <w:rtl/>
        </w:rPr>
        <w:t xml:space="preserve"> הוציא חצי גרוגרת, וחזר והוציא חצי גרוגרת, בהעלם אחד - חייב, בשתי העלמות - פטור.</w:t>
      </w:r>
    </w:p>
    <w:p w:rsidR="00E9703F" w:rsidRPr="009757B9" w:rsidRDefault="00E9703F" w:rsidP="00E9703F">
      <w:pPr>
        <w:rPr>
          <w:rFonts w:cs="Guttman Vilna"/>
          <w:b/>
          <w:bCs/>
          <w:rtl/>
        </w:rPr>
      </w:pPr>
      <w:r w:rsidRPr="006F178A">
        <w:rPr>
          <w:rStyle w:val="2fb"/>
          <w:rtl/>
        </w:rPr>
        <w:t xml:space="preserve">רבי </w:t>
      </w:r>
      <w:ins w:id="100009" w:author="קלוד" w:date="2026-10-11T13:11:34Z">
        <w:r>
          <w:rPr>
            <w:rStyle w:val="2fb"/>
            <w:rtl/>
          </w:rPr>
          <w:t xml:space="preserve">יוסי:</w:t>
        </w:r>
      </w:ins>
      <w:del w:id="100010" w:author="קלוד" w:date="2026-10-11T13:11:34Z">
        <w:r w:rsidRPr="006F178A">
          <w:rPr>
            <w:rStyle w:val="2fb"/>
            <w:rtl/>
          </w:rPr>
          <w:delText xml:space="preserve">יוסי</w:delText>
        </w:r>
      </w:del>
      <w:r w:rsidRPr="006F178A">
        <w:rPr>
          <w:rtl/>
        </w:rPr>
        <w:t xml:space="preserve"> בהעלם אחד לרשות </w:t>
      </w:r>
      <w:ins w:id="100007" w:author="קלוד" w:date="2026-10-11T13:11:34Z">
        <w:r>
          <w:rPr>
            <w:rtl/>
          </w:rPr>
          <w:t xml:space="preserve">אחת</w:t>
        </w:r>
      </w:ins>
      <w:del w:id="100008" w:author="קלוד" w:date="2026-10-11T13:11:34Z">
        <w:r w:rsidRPr="006F178A">
          <w:rPr>
            <w:rtl/>
          </w:rPr>
          <w:delText xml:space="preserve">אחד</w:delText>
        </w:r>
      </w:del>
      <w:r w:rsidRPr="006F178A">
        <w:rPr>
          <w:rtl/>
        </w:rPr>
        <w:t xml:space="preserve"> - </w:t>
      </w:r>
      <w:ins w:id="100005" w:author="קלוד" w:date="2026-10-11T13:11:34Z">
        <w:r>
          <w:rPr>
            <w:rtl/>
          </w:rPr>
          <w:t xml:space="preserve">חייב,</w:t>
        </w:r>
      </w:ins>
      <w:del w:id="100006" w:author="קלוד" w:date="2026-10-11T13:11:34Z">
        <w:r w:rsidRPr="006F178A">
          <w:rPr>
            <w:rtl/>
          </w:rPr>
          <w:delText xml:space="preserve">חייב, ולא</w:delText>
        </w:r>
      </w:del>
      <w:r w:rsidRPr="006F178A">
        <w:rPr>
          <w:rtl/>
        </w:rPr>
        <w:t xml:space="preserve"> לשתי רשויות - פטור.</w:t>
      </w:r>
    </w:p>
    <w:p w:rsidR="00E9703F" w:rsidRPr="009757B9" w:rsidRDefault="00E9703F" w:rsidP="00E9703F">
      <w:pPr>
        <w:rPr>
          <w:rFonts w:cs="Guttman Vilna"/>
          <w:b/>
          <w:bCs/>
          <w:rtl/>
        </w:rPr>
      </w:pPr>
      <w:ins w:id="100019" w:author="קלוד" w:date="2026-10-11T13:11:34Z">
        <w:r>
          <w:rPr>
            <w:rStyle w:val="2fb"/>
            <w:rtl/>
          </w:rPr>
          <w:t xml:space="preserve">רבה: </w:t>
        </w:r>
        <w:r>
          <w:rPr>
            <w:rStyle w:val="afffffe"/>
            <w:rtl/>
          </w:rPr>
          <w:t xml:space="preserve">כשמפסיקה רה"י</w:t>
        </w:r>
        <w:r>
          <w:rPr>
            <w:rStyle w:val="2fb"/>
            <w:rtl/>
          </w:rPr>
          <w:t xml:space="preserve">,</w:t>
        </w:r>
      </w:ins>
      <w:del w:id="100020" w:author="קלוד" w:date="2026-10-11T13:11:34Z">
        <w:r w:rsidRPr="006F178A">
          <w:rPr>
            <w:rStyle w:val="2fb"/>
            <w:rtl/>
          </w:rPr>
          <w:delText xml:space="preserve">רבה</w:delText>
        </w:r>
      </w:del>
      <w:r w:rsidRPr="006F178A">
        <w:rPr>
          <w:rtl/>
        </w:rPr>
        <w:t xml:space="preserve"> ולא </w:t>
      </w:r>
      <w:ins w:id="100017" w:author="קלוד" w:date="2026-10-11T13:11:34Z">
        <w:r>
          <w:rPr>
            <w:rtl/>
          </w:rPr>
          <w:t xml:space="preserve">כרמלית,</w:t>
        </w:r>
      </w:ins>
      <w:del w:id="100018" w:author="קלוד" w:date="2026-10-11T13:11:34Z">
        <w:r w:rsidRPr="006F178A">
          <w:rPr>
            <w:rtl/>
          </w:rPr>
          <w:delText xml:space="preserve">לכרמלית</w:delText>
        </w:r>
      </w:del>
      <w:r w:rsidRPr="006F178A">
        <w:rPr>
          <w:rtl/>
        </w:rPr>
        <w:t xml:space="preserve"> </w:t>
      </w:r>
      <w:ins w:id="100015" w:author="קלוד" w:date="2026-10-11T13:11:34Z">
        <w:r>
          <w:rPr>
            <w:rtl/>
          </w:rPr>
          <w:t xml:space="preserve">שאז</w:t>
        </w:r>
      </w:ins>
      <w:del w:id="100016" w:author="קלוד" w:date="2026-10-11T13:11:34Z">
        <w:r w:rsidRPr="006F178A">
          <w:rPr>
            <w:rtl/>
          </w:rPr>
          <w:delText xml:space="preserve">דאז</w:delText>
        </w:r>
      </w:del>
      <w:r w:rsidRPr="006F178A">
        <w:rPr>
          <w:rtl/>
        </w:rPr>
        <w:t xml:space="preserve"> </w:t>
      </w:r>
      <w:ins w:id="100013" w:author="קלוד" w:date="2026-10-11T13:11:34Z">
        <w:r>
          <w:rPr>
            <w:rStyle w:val="2fb"/>
            <w:rtl/>
          </w:rPr>
          <w:t xml:space="preserve">רה"ר</w:t>
        </w:r>
      </w:ins>
      <w:del w:id="100014" w:author="קלוד" w:date="2026-10-11T13:11:34Z">
        <w:r w:rsidRPr="006F178A">
          <w:rPr>
            <w:rStyle w:val="2fb"/>
            <w:rtl/>
          </w:rPr>
          <w:delText xml:space="preserve">הרה"ר</w:delText>
        </w:r>
      </w:del>
      <w:r w:rsidRPr="006F178A">
        <w:rPr>
          <w:rtl/>
        </w:rPr>
        <w:t xml:space="preserve"> </w:t>
      </w:r>
      <w:ins w:id="100011" w:author="קלוד" w:date="2026-10-11T13:11:34Z">
        <w:r>
          <w:rPr>
            <w:rtl/>
          </w:rPr>
          <w:t xml:space="preserve">נחשבת</w:t>
        </w:r>
      </w:ins>
      <w:del w:id="100012" w:author="קלוד" w:date="2026-10-11T13:11:34Z">
        <w:r w:rsidRPr="006F178A">
          <w:rPr>
            <w:rtl/>
          </w:rPr>
          <w:delText xml:space="preserve">הוי</w:delText>
        </w:r>
      </w:del>
      <w:r w:rsidRPr="006F178A">
        <w:rPr>
          <w:rtl/>
        </w:rPr>
        <w:t xml:space="preserve"> רשות אחת.</w:t>
      </w:r>
    </w:p>
    <w:p w:rsidR="00E9703F" w:rsidRPr="009757B9" w:rsidRDefault="00E9703F" w:rsidP="00E9703F">
      <w:pPr>
        <w:rPr>
          <w:rFonts w:cs="Guttman Vilna"/>
          <w:b/>
          <w:bCs/>
          <w:rtl/>
        </w:rPr>
      </w:pPr>
      <w:ins w:id="100023" w:author="קלוד" w:date="2026-10-11T13:11:34Z">
        <w:r>
          <w:rPr>
            <w:rStyle w:val="2fb"/>
            <w:rtl/>
          </w:rPr>
          <w:t xml:space="preserve">אביי: </w:t>
        </w:r>
        <w:r>
          <w:rPr>
            <w:rStyle w:val="afffffe"/>
            <w:rtl/>
          </w:rPr>
          <w:t xml:space="preserve">אף כרמלית</w:t>
        </w:r>
        <w:r>
          <w:rPr>
            <w:rStyle w:val="2fb"/>
            <w:rtl/>
          </w:rPr>
          <w:t xml:space="preserve">,</w:t>
        </w:r>
      </w:ins>
      <w:del w:id="100024" w:author="קלוד" w:date="2026-10-11T13:11:34Z">
        <w:r w:rsidRPr="006F178A">
          <w:rPr>
            <w:rStyle w:val="2fb"/>
            <w:rtl/>
          </w:rPr>
          <w:delText xml:space="preserve">אביי</w:delText>
        </w:r>
      </w:del>
      <w:r w:rsidRPr="006F178A">
        <w:rPr>
          <w:rtl/>
        </w:rPr>
        <w:t xml:space="preserve"> ולא </w:t>
      </w:r>
      <w:ins w:id="100021" w:author="קלוד" w:date="2026-10-11T13:11:34Z">
        <w:r>
          <w:rPr>
            <w:rtl/>
          </w:rPr>
          <w:t xml:space="preserve">פיסלא.</w:t>
        </w:r>
      </w:ins>
      <w:del w:id="100022" w:author="קלוד" w:date="2026-10-11T13:11:34Z">
        <w:r w:rsidRPr="006F178A">
          <w:rPr>
            <w:rtl/>
          </w:rPr>
          <w:delText xml:space="preserve">לפיסלא.</w:delText>
        </w:r>
      </w:del>
    </w:p>
    <w:p w:rsidR="00E9703F" w:rsidRPr="009757B9" w:rsidRDefault="00E9703F" w:rsidP="00E9703F">
      <w:pPr>
        <w:rPr>
          <w:rFonts w:cs="Guttman Vilna"/>
          <w:b/>
          <w:bCs/>
          <w:rtl/>
        </w:rPr>
      </w:pPr>
      <w:ins w:id="100029" w:author="קלוד" w:date="2026-10-11T13:11:34Z">
        <w:r>
          <w:rPr>
            <w:rStyle w:val="2fb"/>
            <w:rtl/>
          </w:rPr>
          <w:t xml:space="preserve">רבא:</w:t>
        </w:r>
      </w:ins>
      <w:del w:id="100030" w:author="קלוד" w:date="2026-10-11T13:11:34Z">
        <w:r w:rsidRPr="006F178A">
          <w:rPr>
            <w:rStyle w:val="2fb"/>
            <w:rtl/>
          </w:rPr>
          <w:delText xml:space="preserve">רבא</w:delText>
        </w:r>
      </w:del>
      <w:r w:rsidRPr="006F178A">
        <w:rPr>
          <w:rtl/>
        </w:rPr>
        <w:t xml:space="preserve"> </w:t>
      </w:r>
      <w:r>
        <w:rPr>
          <w:rtl/>
        </w:rPr>
        <w:t>אפי'</w:t>
      </w:r>
      <w:r w:rsidRPr="006F178A">
        <w:rPr>
          <w:rtl/>
        </w:rPr>
        <w:t xml:space="preserve"> </w:t>
      </w:r>
      <w:ins w:id="100027" w:author="קלוד" w:date="2026-10-11T13:11:34Z">
        <w:r>
          <w:rPr>
            <w:rtl/>
          </w:rPr>
          <w:t xml:space="preserve">פיסלא,</w:t>
        </w:r>
      </w:ins>
      <w:del w:id="100028" w:author="קלוד" w:date="2026-10-11T13:11:34Z">
        <w:r w:rsidRPr="006F178A">
          <w:rPr>
            <w:rtl/>
          </w:rPr>
          <w:delText xml:space="preserve">פיסלא</w:delText>
        </w:r>
      </w:del>
      <w:r w:rsidRPr="006F178A">
        <w:rPr>
          <w:rtl/>
        </w:rPr>
        <w:t xml:space="preserve"> </w:t>
      </w:r>
      <w:ins w:id="100025" w:author="קלוד" w:date="2026-10-11T13:11:34Z">
        <w:r>
          <w:rPr>
            <w:rtl/>
          </w:rPr>
          <w:t xml:space="preserve">שרשות</w:t>
        </w:r>
      </w:ins>
      <w:del w:id="100026" w:author="קלוד" w:date="2026-10-11T13:11:34Z">
        <w:r w:rsidRPr="006F178A">
          <w:rPr>
            <w:rtl/>
          </w:rPr>
          <w:delText xml:space="preserve">דרשות</w:delText>
        </w:r>
      </w:del>
      <w:r w:rsidRPr="006F178A">
        <w:rPr>
          <w:rtl/>
        </w:rPr>
        <w:t xml:space="preserve"> שבת כרשות גיטין.</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כחול כדי לכחול עין </w:t>
      </w:r>
      <w:ins w:id="100039" w:author="קלוד" w:date="2026-10-11T13:11:34Z">
        <w:r>
          <w:rPr>
            <w:rtl/>
          </w:rPr>
          <w:t xml:space="preserve">אחת</w:t>
        </w:r>
      </w:ins>
      <w:del w:id="100040" w:author="קלוד" w:date="2026-10-11T13:11:34Z">
        <w:r w:rsidRPr="006F178A">
          <w:rPr>
            <w:rtl/>
          </w:rPr>
          <w:delText xml:space="preserve">אחת.</w:delText>
        </w:r>
      </w:del>
      <w:r w:rsidRPr="006F178A">
        <w:rPr>
          <w:rtl/>
        </w:rPr>
        <w:t xml:space="preserve"> </w:t>
      </w:r>
      <w:ins w:id="100037" w:author="קלוד" w:date="2026-10-11T13:11:34Z">
        <w:r>
          <w:rPr>
            <w:rStyle w:val="afffe"/>
            <w:rFonts w:ascii="Fb Fontext" w:hAnsi="Fb Fontext"/>
            <w:rtl/>
          </w:rPr>
          <w:t xml:space="preserve">-</w:t>
        </w:r>
      </w:ins>
      <w:del w:id="100038" w:author="קלוד" w:date="2026-10-11T13:11:34Z">
        <w:r w:rsidRPr="006F178A">
          <w:rPr>
            <w:rStyle w:val="afffe"/>
            <w:rFonts w:ascii="Fb Fontext" w:hAnsi="Fb Fontext"/>
            <w:rtl/>
          </w:rPr>
          <w:delText xml:space="preserve">ולצנועות</w:delText>
        </w:r>
      </w:del>
      <w:r w:rsidRPr="006F178A">
        <w:rPr>
          <w:rtl/>
        </w:rPr>
        <w:t xml:space="preserve"> </w:t>
      </w:r>
      <w:ins w:id="100035" w:author="קלוד" w:date="2026-10-11T13:11:34Z">
        <w:r>
          <w:rPr>
            <w:rtl/>
          </w:rPr>
          <w:t xml:space="preserve">בצנועות, שכוחלות</w:t>
        </w:r>
      </w:ins>
      <w:del w:id="100036" w:author="קלוד" w:date="2026-10-11T13:11:34Z">
        <w:r w:rsidRPr="006F178A">
          <w:rPr>
            <w:rtl/>
          </w:rPr>
          <w:delText xml:space="preserve">דכוחלות</w:delText>
        </w:r>
      </w:del>
      <w:r w:rsidRPr="006F178A">
        <w:rPr>
          <w:rtl/>
        </w:rPr>
        <w:t xml:space="preserve"> עין </w:t>
      </w:r>
      <w:ins w:id="100033" w:author="קלוד" w:date="2026-10-11T13:11:34Z">
        <w:r>
          <w:rPr>
            <w:rtl/>
          </w:rPr>
          <w:t xml:space="preserve">אחת;</w:t>
        </w:r>
      </w:ins>
      <w:del w:id="100034" w:author="קלוד" w:date="2026-10-11T13:11:34Z">
        <w:r w:rsidRPr="006F178A">
          <w:rPr>
            <w:rtl/>
          </w:rPr>
          <w:delText xml:space="preserve">אחת.</w:delText>
        </w:r>
        <w:r w:rsidRPr="006F178A">
          <w:rPr>
            <w:rFonts w:hint="cs"/>
            <w:rtl/>
          </w:rPr>
          <w:delText xml:space="preserve">|</w:delText>
        </w:r>
      </w:del>
      <w:r>
        <w:rPr>
          <w:rFonts w:hint="cs"/>
          <w:rtl/>
        </w:rPr>
        <w:t xml:space="preserve"> </w:t>
      </w:r>
      <w:ins w:id="100031" w:author="קלוד" w:date="2026-10-11T13:11:34Z">
        <w:r>
          <w:rPr>
            <w:rStyle w:val="afffe"/>
            <w:rFonts w:ascii="Fb Fontext" w:hAnsi="Fb Fontext"/>
            <w:rtl/>
          </w:rPr>
          <w:t xml:space="preserve">ובעירניות -</w:t>
        </w:r>
      </w:ins>
      <w:del w:id="100032" w:author="קלוד" w:date="2026-10-11T13:11:34Z">
        <w:r w:rsidRPr="006F178A">
          <w:rPr>
            <w:rStyle w:val="afffe"/>
            <w:rFonts w:ascii="Fb Fontext" w:hAnsi="Fb Fontext"/>
            <w:rtl/>
          </w:rPr>
          <w:delText xml:space="preserve">עירניות</w:delText>
        </w:r>
      </w:del>
      <w:r w:rsidRPr="006F178A">
        <w:rPr>
          <w:rtl/>
        </w:rPr>
        <w:t xml:space="preserve"> שתים.</w:t>
      </w:r>
    </w:p>
    <w:p w:rsidR="00E9703F" w:rsidRPr="006F178A" w:rsidRDefault="00E9703F" w:rsidP="00E9703F">
      <w:pPr>
        <w:rPr>
          <w:rtl/>
        </w:rPr>
      </w:pPr>
      <w:r w:rsidRPr="006F178A">
        <w:rPr>
          <w:rtl/>
        </w:rPr>
        <w:t>•</w:t>
      </w:r>
      <w:r w:rsidRPr="006F178A">
        <w:rPr>
          <w:rFonts w:hint="cs"/>
          <w:rtl/>
        </w:rPr>
        <w:t xml:space="preserve"> דבק כדי ליתן בראש </w:t>
      </w:r>
      <w:ins w:id="100043" w:author="קלוד" w:date="2026-10-11T13:11:34Z">
        <w:r>
          <w:rPr>
            <w:rFonts w:hint="cs"/>
            <w:rtl/>
          </w:rPr>
          <w:t xml:space="preserve">השפשף</w:t>
        </w:r>
      </w:ins>
      <w:del w:id="100044" w:author="קלוד" w:date="2026-10-11T13:11:34Z">
        <w:r w:rsidRPr="006F178A">
          <w:rPr>
            <w:rFonts w:hint="cs"/>
            <w:rtl/>
          </w:rPr>
          <w:delText xml:space="preserve">השפשפף</w:delText>
        </w:r>
      </w:del>
      <w:r w:rsidRPr="006F178A">
        <w:rPr>
          <w:rFonts w:hint="cs"/>
          <w:rtl/>
        </w:rPr>
        <w:t xml:space="preserve"> </w:t>
      </w:r>
      <w:r w:rsidRPr="006F178A">
        <w:rPr>
          <w:rtl/>
        </w:rPr>
        <w:t xml:space="preserve">שבראש קנה של </w:t>
      </w:r>
      <w:ins w:id="100041" w:author="קלוד" w:date="2026-10-11T13:11:34Z">
        <w:r>
          <w:rPr>
            <w:rtl/>
          </w:rPr>
          <w:t xml:space="preserve">ציידין.</w:t>
        </w:r>
      </w:ins>
      <w:del w:id="100042" w:author="קלוד" w:date="2026-10-11T13:11:34Z">
        <w:r w:rsidRPr="006F178A">
          <w:rPr>
            <w:rtl/>
          </w:rPr>
          <w:delText xml:space="preserve">ציידין.</w:delText>
        </w:r>
        <w:r w:rsidRPr="006F178A">
          <w:rPr>
            <w:rFonts w:hint="cs"/>
            <w:rtl/>
          </w:rPr>
          <w:delText xml:space="preserve">-</w:delText>
        </w:r>
      </w:del>
    </w:p>
    <w:p w:rsidR="00E9703F" w:rsidRPr="006F178A" w:rsidRDefault="00E9703F" w:rsidP="00E9703F">
      <w:pPr>
        <w:rPr>
          <w:rtl/>
        </w:rPr>
      </w:pPr>
      <w:r w:rsidRPr="006F178A">
        <w:rPr>
          <w:rtl/>
        </w:rPr>
        <w:t>•</w:t>
      </w:r>
      <w:r w:rsidRPr="006F178A">
        <w:rPr>
          <w:rFonts w:hint="cs"/>
          <w:rtl/>
        </w:rPr>
        <w:t xml:space="preserve"> </w:t>
      </w:r>
      <w:r w:rsidRPr="006F178A">
        <w:rPr>
          <w:rtl/>
        </w:rPr>
        <w:t>זפת וגפרית כדי לעשות נקב קטן. חרסית כדי לעשות פי כור כו'.</w:t>
      </w:r>
    </w:p>
    <w:p w:rsidR="00E9703F" w:rsidRPr="006F178A" w:rsidRDefault="00E9703F" w:rsidP="00E9703F">
      <w:pPr>
        <w:rPr>
          <w:rtl/>
        </w:rPr>
      </w:pPr>
      <w:ins w:id="100055" w:author="קלוד" w:date="2026-10-11T13:11:34Z">
        <w:r>
          <w:rPr>
            <w:rtl/>
          </w:rPr>
          <w:t xml:space="preserve">ואף</w:t>
        </w:r>
      </w:ins>
      <w:del w:id="100056" w:author="קלוד" w:date="2026-10-11T13:11:34Z">
        <w:r w:rsidRPr="006F178A">
          <w:rPr>
            <w:rtl/>
          </w:rPr>
          <w:delText xml:space="preserve">והגם</w:delText>
        </w:r>
      </w:del>
      <w:r w:rsidRPr="006F178A">
        <w:rPr>
          <w:rtl/>
        </w:rPr>
        <w:t xml:space="preserve"> </w:t>
      </w:r>
      <w:ins w:id="100053" w:author="קלוד" w:date="2026-10-11T13:11:34Z">
        <w:r>
          <w:rPr>
            <w:rtl/>
          </w:rPr>
          <w:t xml:space="preserve">ששיעור</w:t>
        </w:r>
      </w:ins>
      <w:del w:id="100054" w:author="קלוד" w:date="2026-10-11T13:11:34Z">
        <w:r w:rsidRPr="006F178A">
          <w:rPr>
            <w:rtl/>
          </w:rPr>
          <w:delText xml:space="preserve">דשיעורא</w:delText>
        </w:r>
      </w:del>
      <w:r w:rsidRPr="006F178A">
        <w:rPr>
          <w:rtl/>
        </w:rPr>
        <w:t xml:space="preserve"> </w:t>
      </w:r>
      <w:ins w:id="100051" w:author="קלוד" w:date="2026-10-11T13:11:34Z">
        <w:r>
          <w:rPr>
            <w:rtl/>
          </w:rPr>
          <w:t xml:space="preserve">רבנן</w:t>
        </w:r>
      </w:ins>
      <w:del w:id="100052" w:author="קלוד" w:date="2026-10-11T13:11:34Z">
        <w:r w:rsidRPr="006F178A">
          <w:rPr>
            <w:rtl/>
          </w:rPr>
          <w:delText xml:space="preserve">דרבנן</w:delText>
        </w:r>
      </w:del>
      <w:r w:rsidRPr="006F178A">
        <w:rPr>
          <w:rtl/>
        </w:rPr>
        <w:t xml:space="preserve"> </w:t>
      </w:r>
      <w:ins w:id="100049" w:author="קלוד" w:date="2026-10-11T13:11:34Z">
        <w:r>
          <w:rPr>
            <w:rtl/>
          </w:rPr>
          <w:t xml:space="preserve">גדול</w:t>
        </w:r>
      </w:ins>
      <w:del w:id="100050" w:author="קלוד" w:date="2026-10-11T13:11:34Z">
        <w:r w:rsidRPr="006F178A">
          <w:rPr>
            <w:rtl/>
          </w:rPr>
          <w:delText xml:space="preserve">נפיש</w:delText>
        </w:r>
      </w:del>
      <w:r w:rsidRPr="006F178A">
        <w:rPr>
          <w:rtl/>
        </w:rPr>
        <w:t xml:space="preserve"> </w:t>
      </w:r>
      <w:ins w:id="100047" w:author="קלוד" w:date="2026-10-11T13:11:34Z">
        <w:r>
          <w:rPr>
            <w:rtl/>
          </w:rPr>
          <w:t xml:space="preserve">משל</w:t>
        </w:r>
      </w:ins>
      <w:del w:id="100048" w:author="קלוד" w:date="2026-10-11T13:11:34Z">
        <w:r w:rsidRPr="006F178A">
          <w:rPr>
            <w:rtl/>
          </w:rPr>
          <w:delText xml:space="preserve">יותר</w:delText>
        </w:r>
      </w:del>
      <w:r w:rsidRPr="006F178A">
        <w:rPr>
          <w:rtl/>
        </w:rPr>
        <w:t xml:space="preserve"> </w:t>
      </w:r>
      <w:ins w:id="100045" w:author="קלוד" w:date="2026-10-11T13:11:34Z">
        <w:r>
          <w:rPr>
            <w:rStyle w:val="2fb"/>
            <w:rtl/>
          </w:rPr>
          <w:t xml:space="preserve">ר"י,</w:t>
        </w:r>
      </w:ins>
      <w:del w:id="100046" w:author="קלוד" w:date="2026-10-11T13:11:34Z">
        <w:r w:rsidRPr="006F178A">
          <w:rPr>
            <w:rStyle w:val="2fb"/>
            <w:rtl/>
          </w:rPr>
          <w:delText xml:space="preserve">מר"י</w:delText>
        </w:r>
      </w:del>
      <w:r w:rsidRPr="006F178A">
        <w:rPr>
          <w:rtl/>
        </w:rPr>
        <w:t xml:space="preserve"> דברי </w:t>
      </w:r>
      <w:r w:rsidRPr="006F178A">
        <w:rPr>
          <w:rStyle w:val="2fb"/>
          <w:rtl/>
        </w:rPr>
        <w:t xml:space="preserve">ר"י</w:t>
      </w:r>
      <w:r w:rsidRPr="006F178A">
        <w:rPr>
          <w:rtl/>
        </w:rPr>
        <w:t xml:space="preserve"> היינו כדי לסוד פיטפוט כירה קטנה.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733" w:author="קלוד" w:date="2026-10-11T12:33:55Z"/>
        </w:rPr>
      </w:pPr>
      <w:ins w:id="90734" w:author="קלוד" w:date="2026-10-11T12:33:55Z">
        <w:r>
          <w:rPr>
            <w:color w:val="7B3F00"/>
          </w:rPr>
          <w:t xml:space="preserve">שיער, טיט וסיד - כדי לסוד אצבע קטנה שבבנות</w:t>
        </w:r>
      </w:ins>
    </w:p>
    <w:p>
      <w:pPr>
        <w:pStyle w:val="38"/>
        <w:rPr>
          <w:ins w:id="97883" w:author="מנוע מכני" w:date="2026-10-11T12:04:39Z"/>
        </w:rPr>
      </w:pPr>
      <w:del w:id="97882"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7884" w:author="מנוע מכני" w:date="2026-10-11T12:04:39Z">
        <w:r w:rsidRPr="006F178A">
          <w:rPr>
            <w:rFonts w:ascii="Fb Fontext" w:hAnsi="Fb Fontext"/>
            <w:rtl/>
          </w:rPr>
          <w:delText xml:space="preserve"> </w:delText>
        </w:r>
      </w:del>
      <w:r w:rsidRPr="006F178A">
        <w:rPr>
          <w:rFonts w:ascii="Fb Fontext" w:hAnsi="Fb Fontext"/>
          <w:rtl/>
        </w:rPr>
        <w:t xml:space="preserve">המוציא </w:t>
      </w:r>
      <w:r w:rsidRPr="006F178A">
        <w:rPr>
          <w:rStyle w:val="afffe"/>
          <w:rFonts w:ascii="Fb Fontext" w:hAnsi="Fb Fontext"/>
          <w:rtl/>
        </w:rPr>
        <w:tab/>
        <w:t>שיער</w:t>
      </w:r>
      <w:r w:rsidRPr="006F178A">
        <w:rPr>
          <w:rFonts w:ascii="Fb Fontext" w:hAnsi="Fb Fontext"/>
          <w:rtl/>
        </w:rPr>
        <w:t xml:space="preserve"> - כדי לגבל בו את הטיט.</w:t>
      </w:r>
    </w:p>
    <w:p w:rsidR="00E9703F" w:rsidRPr="006F178A" w:rsidRDefault="00E9703F" w:rsidP="00E9703F">
      <w:pPr>
        <w:rPr>
          <w:rtl/>
        </w:rPr>
      </w:pPr>
      <w:del w:id="90138" w:author="מנוע מכני" w:date="2026-10-11T12:04:39Z">
        <w:r w:rsidRPr="006F178A">
          <w:rPr>
            <w:rtl/>
          </w:rPr>
          <w:delText xml:space="preserve"> </w:delText>
        </w:r>
      </w:del>
      <w:r w:rsidRPr="006F178A">
        <w:rPr>
          <w:rtl/>
        </w:rPr>
        <w:tab/>
      </w:r>
      <w:r w:rsidRPr="006F178A">
        <w:rPr>
          <w:rtl/>
        </w:rPr>
        <w:tab/>
      </w:r>
      <w:r w:rsidRPr="006F178A">
        <w:rPr>
          <w:rtl/>
        </w:rPr>
        <w:tab/>
      </w:r>
      <w:r w:rsidRPr="006F178A">
        <w:rPr>
          <w:rStyle w:val="afffe"/>
          <w:rFonts w:ascii="Fb Fontext" w:hAnsi="Fb Fontext"/>
          <w:rtl/>
        </w:rPr>
        <w:t>טיט</w:t>
      </w:r>
      <w:r w:rsidRPr="006F178A">
        <w:rPr>
          <w:rtl/>
        </w:rPr>
        <w:t xml:space="preserve"> - לעשות פי כור של צורפי זהב.</w:t>
      </w:r>
    </w:p>
    <w:p w:rsidR="00E9703F" w:rsidRPr="006F178A" w:rsidRDefault="00E9703F" w:rsidP="00E9703F">
      <w:pPr>
        <w:rPr>
          <w:rtl/>
        </w:rPr>
      </w:pPr>
      <w:r w:rsidRPr="006F178A">
        <w:rPr>
          <w:rStyle w:val="afffe"/>
          <w:rFonts w:ascii="Fb Fontext" w:hAnsi="Fb Fontext"/>
          <w:rtl/>
        </w:rPr>
        <w:tab/>
      </w:r>
      <w:r w:rsidRPr="006F178A">
        <w:rPr>
          <w:rStyle w:val="afffe"/>
          <w:rFonts w:ascii="Fb Fontext" w:hAnsi="Fb Fontext"/>
          <w:rtl/>
        </w:rPr>
        <w:tab/>
      </w:r>
      <w:r w:rsidRPr="006F178A">
        <w:rPr>
          <w:rStyle w:val="afffe"/>
          <w:rFonts w:ascii="Fb Fontext" w:hAnsi="Fb Fontext"/>
          <w:rtl/>
        </w:rPr>
        <w:tab/>
        <w:t>סיד</w:t>
      </w:r>
      <w:r w:rsidRPr="006F178A">
        <w:rPr>
          <w:rFonts w:hint="cs"/>
          <w:rtl/>
        </w:rPr>
        <w:t>-</w:t>
      </w:r>
      <w:r w:rsidRPr="006F178A">
        <w:rPr>
          <w:rtl/>
        </w:rPr>
        <w:t xml:space="preserve"> כדי לסוד. תנא: כדי לסוד אצבע קטנה שבבנות.</w:t>
      </w:r>
    </w:p>
    <w:p>
      <w:pPr>
        <w:pStyle w:val="afffff8"/>
        <w:rPr>
          <w:ins w:id="90731" w:author="קלוד" w:date="2026-10-11T12:33:55Z"/>
        </w:rPr>
      </w:pPr>
      <w:ins w:id="90732" w:author="קלוד" w:date="2026-10-11T12:33:55Z">
        <w:r>
          <w:rPr>
            <w:color w:val="7B3F00"/>
          </w:rPr>
          <w:t xml:space="preserve">טיפול בבנות ישראל - סיד לעניים וסולת לעשירים</w:t>
        </w:r>
      </w:ins>
    </w:p>
    <w:p>
      <w:pPr>
        <w:pStyle w:val="38"/>
        <w:rPr>
          <w:ins w:id="97886" w:author="מנוע מכני" w:date="2026-10-11T12:04:39Z"/>
        </w:rPr>
      </w:pPr>
      <w:del w:id="97885" w:author="מנוע מכני" w:date="2026-10-11T12:04:39Z">
        <w:r w:rsidRPr="006F178A">
          <w:delText xml:space="preserve">•</w:delText>
        </w:r>
      </w:del>
      <w:r w:rsidRPr="006F178A">
        <w:t xml:space="preserve"> </w:t>
      </w:r>
      <w:r w:rsidRPr="006F178A">
        <w:t xml:space="preserve">ריא"ר:</w:t>
      </w:r>
    </w:p>
    <w:p w:rsidR="00E9703F" w:rsidRDefault="00E9703F" w:rsidP="00E9703F">
      <w:pPr>
        <w:rPr>
          <w:rtl/>
        </w:rPr>
      </w:pPr>
      <w:del w:id="97887" w:author="מנוע מכני" w:date="2026-10-11T12:04:39Z">
        <w:r w:rsidRPr="006F178A">
          <w:rPr>
            <w:rtl/>
          </w:rPr>
          <w:delText xml:space="preserve"> </w:delText>
        </w:r>
      </w:del>
      <w:r w:rsidRPr="006F178A">
        <w:rPr>
          <w:rtl/>
        </w:rPr>
        <w:t xml:space="preserve">בנות ישראל שהגיעו לפירקן ולא הגיעו לשנים</w:t>
      </w:r>
    </w:p>
    <w:p w:rsidR="00E9703F" w:rsidRPr="009757B9" w:rsidRDefault="00E9703F" w:rsidP="00E9703F">
      <w:pPr>
        <w:rPr>
          <w:rFonts w:cs="Guttman Vilna"/>
          <w:b/>
          <w:bCs/>
          <w:rtl/>
        </w:rPr>
      </w:pPr>
      <w:r w:rsidRPr="006F178A">
        <w:rPr>
          <w:rtl/>
        </w:rPr>
        <w:t>בנות עניים - טופלות אותן בסיד.</w:t>
      </w:r>
    </w:p>
    <w:p w:rsidR="00E9703F" w:rsidRPr="009757B9" w:rsidRDefault="00E9703F" w:rsidP="00E9703F">
      <w:pPr>
        <w:rPr>
          <w:rFonts w:cs="Guttman Vilna"/>
          <w:b/>
          <w:bCs/>
          <w:rtl/>
        </w:rPr>
      </w:pPr>
      <w:r w:rsidRPr="006F178A">
        <w:rPr>
          <w:rtl/>
        </w:rPr>
        <w:t>בנות עשירים - טופלות אותן בסולת.</w:t>
      </w:r>
    </w:p>
    <w:p w:rsidR="00E9703F" w:rsidRPr="009757B9" w:rsidRDefault="00E9703F" w:rsidP="00E9703F">
      <w:pPr>
        <w:rPr>
          <w:rFonts w:cs="Guttman Vilna"/>
          <w:b/>
          <w:bCs/>
          <w:rtl/>
        </w:rPr>
      </w:pPr>
      <w:r w:rsidRPr="006F178A">
        <w:rPr>
          <w:rtl/>
        </w:rPr>
        <w:t xml:space="preserve">בנות מלכים - טופלות אותן בשמן המור, </w:t>
      </w:r>
      <w:ins w:id="100061" w:author="קלוד" w:date="2026-10-11T13:11:34Z">
        <w:r>
          <w:rPr>
            <w:rtl/>
          </w:rPr>
          <w:t xml:space="preserve">כדכתיב 'ששה</w:t>
        </w:r>
      </w:ins>
      <w:del w:id="100062" w:author="קלוד" w:date="2026-10-11T13:11:34Z">
        <w:r w:rsidRPr="006F178A">
          <w:rPr>
            <w:rtl/>
          </w:rPr>
          <w:delText xml:space="preserve">דששה</w:delText>
        </w:r>
      </w:del>
      <w:r w:rsidRPr="006F178A">
        <w:rPr>
          <w:rtl/>
        </w:rPr>
        <w:t xml:space="preserve"> חדשים בשמן </w:t>
      </w:r>
      <w:ins w:id="100059" w:author="קלוד" w:date="2026-10-11T13:11:34Z">
        <w:r>
          <w:rPr>
            <w:rtl/>
          </w:rPr>
          <w:t xml:space="preserve">המור',</w:t>
        </w:r>
      </w:ins>
      <w:del w:id="100060" w:author="קלוד" w:date="2026-10-11T13:11:34Z">
        <w:r w:rsidRPr="006F178A">
          <w:rPr>
            <w:rtl/>
          </w:rPr>
          <w:delText xml:space="preserve">המור.</w:delText>
        </w:r>
      </w:del>
      <w:r w:rsidRPr="006F178A">
        <w:rPr>
          <w:rtl/>
        </w:rPr>
        <w:t xml:space="preserve"> </w:t>
      </w:r>
      <w:ins w:id="100057" w:author="קלוד" w:date="2026-10-11T13:11:34Z">
        <w:r>
          <w:rPr>
            <w:rtl/>
          </w:rPr>
          <w:t xml:space="preserve">והיינו</w:t>
        </w:r>
      </w:ins>
      <w:del w:id="100058" w:author="קלוד" w:date="2026-10-11T13:11:34Z">
        <w:r w:rsidRPr="006F178A">
          <w:rPr>
            <w:rtl/>
          </w:rPr>
          <w:delText xml:space="preserve">היינו</w:delText>
        </w:r>
      </w:del>
      <w:r w:rsidRPr="006F178A">
        <w:rPr>
          <w:rtl/>
        </w:rPr>
        <w:t xml:space="preserve"> סטכת.</w:t>
      </w:r>
    </w:p>
    <w:p w:rsidR="00E9703F" w:rsidRPr="009757B9" w:rsidRDefault="00E9703F" w:rsidP="00E9703F">
      <w:pPr>
        <w:rPr>
          <w:rFonts w:cs="Guttman Vilna"/>
          <w:b/>
          <w:bCs/>
          <w:rtl/>
        </w:rPr>
      </w:pPr>
      <w:ins w:id="100063" w:author="קלוד" w:date="2026-10-11T13:11:34Z">
        <w:r>
          <w:rPr>
            <w:rStyle w:val="2fb"/>
            <w:rtl/>
          </w:rPr>
          <w:t xml:space="preserve">ריב"א: </w:t>
        </w:r>
        <w:r>
          <w:rPr>
            <w:rStyle w:val="afffffe"/>
            <w:rtl/>
          </w:rPr>
          <w:t xml:space="preserve">שמן המור</w:t>
        </w:r>
      </w:ins>
      <w:del w:id="100064" w:author="קלוד" w:date="2026-10-11T13:11:34Z">
        <w:r w:rsidRPr="006F178A">
          <w:rPr>
            <w:rStyle w:val="2fb"/>
            <w:rtl/>
          </w:rPr>
          <w:delText xml:space="preserve">ריב"א</w:delText>
        </w:r>
      </w:del>
      <w:r w:rsidRPr="006F178A">
        <w:rPr>
          <w:rtl/>
        </w:rPr>
        <w:t xml:space="preserve"> היינו שמן זית שלא הביאה שליש.</w:t>
      </w:r>
    </w:p>
    <w:p w:rsidR="00E9703F" w:rsidRPr="009757B9" w:rsidRDefault="00E9703F" w:rsidP="00E9703F">
      <w:pPr>
        <w:rPr>
          <w:rFonts w:cs="Guttman Vilna"/>
          <w:b/>
          <w:bCs/>
          <w:rtl/>
        </w:rPr>
      </w:pPr>
      <w:ins w:id="100069" w:author="קלוד" w:date="2026-10-11T13:11:34Z">
        <w:r>
          <w:rPr>
            <w:rStyle w:val="2fb"/>
            <w:rtl/>
          </w:rPr>
          <w:t xml:space="preserve">וכדברי ר"י:</w:t>
        </w:r>
      </w:ins>
      <w:del w:id="100070" w:author="קלוד" w:date="2026-10-11T13:11:34Z">
        <w:r w:rsidRPr="006F178A">
          <w:rPr>
            <w:rStyle w:val="2fb"/>
            <w:rtl/>
          </w:rPr>
          <w:delText xml:space="preserve">וכדר"י</w:delText>
        </w:r>
      </w:del>
      <w:r w:rsidRPr="006F178A">
        <w:rPr>
          <w:rtl/>
        </w:rPr>
        <w:t xml:space="preserve"> שהוא </w:t>
      </w:r>
      <w:ins w:id="100067" w:author="קלוד" w:date="2026-10-11T13:11:34Z">
        <w:r>
          <w:rPr>
            <w:rtl/>
          </w:rPr>
          <w:t xml:space="preserve">אנפיקנון;</w:t>
        </w:r>
      </w:ins>
      <w:del w:id="100068" w:author="קלוד" w:date="2026-10-11T13:11:34Z">
        <w:r w:rsidRPr="006F178A">
          <w:rPr>
            <w:rtl/>
          </w:rPr>
          <w:delText xml:space="preserve">אנפיקנון</w:delText>
        </w:r>
      </w:del>
      <w:r w:rsidRPr="006F178A">
        <w:rPr>
          <w:rtl/>
        </w:rPr>
        <w:t xml:space="preserve"> ולמה סכין אותו - שמשיר את </w:t>
      </w:r>
      <w:ins w:id="100065" w:author="קלוד" w:date="2026-10-11T13:11:34Z">
        <w:r>
          <w:rPr>
            <w:rtl/>
          </w:rPr>
          <w:t xml:space="preserve">השיער</w:t>
        </w:r>
      </w:ins>
      <w:del w:id="100066" w:author="קלוד" w:date="2026-10-11T13:11:34Z">
        <w:r w:rsidRPr="006F178A">
          <w:rPr>
            <w:rtl/>
          </w:rPr>
          <w:delText xml:space="preserve">השיער,</w:delText>
        </w:r>
      </w:del>
      <w:r w:rsidRPr="006F178A">
        <w:rPr>
          <w:rtl/>
        </w:rPr>
        <w:t xml:space="preserve"> ומעדן הבשר.</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 ביבי</w:t>
      </w:r>
      <w:r w:rsidRPr="006F178A">
        <w:rPr>
          <w:rtl/>
        </w:rPr>
        <w:t xml:space="preserve"> </w:t>
      </w:r>
      <w:ins w:id="100075" w:author="קלוד" w:date="2026-10-11T13:11:34Z">
        <w:r>
          <w:rPr>
            <w:rFonts w:hint="cs"/>
            <w:rtl/>
          </w:rPr>
          <w:t xml:space="preserve">סך</w:t>
        </w:r>
      </w:ins>
      <w:del w:id="100076" w:author="קלוד" w:date="2026-10-11T13:11:34Z">
        <w:r w:rsidRPr="006F178A">
          <w:rPr>
            <w:rFonts w:hint="cs"/>
            <w:rtl/>
          </w:rPr>
          <w:delText xml:space="preserve">משח</w:delText>
        </w:r>
      </w:del>
      <w:r w:rsidRPr="006F178A">
        <w:rPr>
          <w:rFonts w:hint="cs"/>
          <w:rtl/>
        </w:rPr>
        <w:t xml:space="preserve"> </w:t>
      </w:r>
      <w:ins w:id="100073" w:author="קלוד" w:date="2026-10-11T13:11:34Z">
        <w:r>
          <w:rPr>
            <w:rFonts w:hint="cs"/>
            <w:rtl/>
          </w:rPr>
          <w:t xml:space="preserve">את בתו</w:t>
        </w:r>
      </w:ins>
      <w:del w:id="100074" w:author="קלוד" w:date="2026-10-11T13:11:34Z">
        <w:r w:rsidRPr="006F178A">
          <w:rPr>
            <w:rFonts w:hint="cs"/>
            <w:rtl/>
          </w:rPr>
          <w:delText xml:space="preserve">לבתו</w:delText>
        </w:r>
      </w:del>
      <w:r w:rsidRPr="006F178A">
        <w:rPr>
          <w:rtl/>
        </w:rPr>
        <w:t xml:space="preserve"> אבר אבר בד' מאות </w:t>
      </w:r>
      <w:ins w:id="100071" w:author="קלוד" w:date="2026-10-11T13:11:34Z">
        <w:r>
          <w:rPr>
            <w:rtl/>
          </w:rPr>
          <w:t xml:space="preserve">זוז.</w:t>
        </w:r>
      </w:ins>
      <w:del w:id="100072" w:author="קלוד" w:date="2026-10-11T13:11:34Z">
        <w:r w:rsidRPr="006F178A">
          <w:rPr>
            <w:rtl/>
          </w:rPr>
          <w:delText xml:space="preserve">זוזי.</w:delText>
        </w:r>
      </w:del>
    </w:p>
    <w:p w:rsidR="00E9703F" w:rsidRPr="006F178A" w:rsidRDefault="00E9703F" w:rsidP="00E9703F">
      <w:pPr>
        <w:rPr>
          <w:rtl/>
        </w:rPr>
      </w:pPr>
      <w:r w:rsidRPr="006F178A">
        <w:rPr>
          <w:rtl/>
        </w:rPr>
        <w:lastRenderedPageBreak/>
        <w:t xml:space="preserve">הנכרי </w:t>
      </w:r>
      <w:ins w:id="100087" w:author="קלוד" w:date="2026-10-11T13:11:34Z">
        <w:r>
          <w:rPr>
            <w:rFonts w:hint="cs"/>
            <w:rtl/>
          </w:rPr>
          <w:t xml:space="preserve">שכנו</w:t>
        </w:r>
      </w:ins>
      <w:del w:id="100088" w:author="קלוד" w:date="2026-10-11T13:11:34Z">
        <w:r w:rsidRPr="006F178A">
          <w:rPr>
            <w:rFonts w:hint="cs"/>
            <w:rtl/>
          </w:rPr>
          <w:delText xml:space="preserve">בשכנותו</w:delText>
        </w:r>
      </w:del>
      <w:r w:rsidRPr="006F178A">
        <w:rPr>
          <w:rtl/>
        </w:rPr>
        <w:t xml:space="preserve"> </w:t>
      </w:r>
      <w:ins w:id="100085" w:author="קלוד" w:date="2026-10-11T13:11:34Z">
        <w:r>
          <w:rPr>
            <w:rtl/>
          </w:rPr>
          <w:t xml:space="preserve">טפל </w:t>
        </w:r>
        <w:r>
          <w:rPr>
            <w:rStyle w:val="afffffe"/>
            <w:rtl/>
          </w:rPr>
          <w:t xml:space="preserve">את בתו</w:t>
        </w:r>
      </w:ins>
      <w:del w:id="100086" w:author="קלוד" w:date="2026-10-11T13:11:34Z">
        <w:r w:rsidRPr="006F178A">
          <w:rPr>
            <w:rtl/>
          </w:rPr>
          <w:delText xml:space="preserve">טפלה</w:delText>
        </w:r>
      </w:del>
      <w:r w:rsidRPr="006F178A">
        <w:rPr>
          <w:rtl/>
        </w:rPr>
        <w:t xml:space="preserve"> ב</w:t>
      </w:r>
      <w:r w:rsidRPr="006F178A">
        <w:rPr>
          <w:rFonts w:hint="cs"/>
          <w:rtl/>
        </w:rPr>
        <w:t>פעם אחת</w:t>
      </w:r>
      <w:r w:rsidRPr="006F178A">
        <w:rPr>
          <w:rtl/>
        </w:rPr>
        <w:t xml:space="preserve"> ומתה </w:t>
      </w:r>
      <w:ins w:id="100083" w:author="קלוד" w:date="2026-10-11T13:11:34Z">
        <w:r>
          <w:rPr>
            <w:rtl/>
          </w:rPr>
          <w:t xml:space="preserve">מן</w:t>
        </w:r>
      </w:ins>
      <w:del w:id="100084" w:author="קלוד" w:date="2026-10-11T13:11:34Z">
        <w:r w:rsidRPr="006F178A">
          <w:rPr>
            <w:rtl/>
          </w:rPr>
          <w:delText xml:space="preserve">מה</w:delText>
        </w:r>
        <w:r w:rsidRPr="006F178A">
          <w:rPr>
            <w:rFonts w:hint="cs"/>
            <w:rtl/>
          </w:rPr>
          <w:delText xml:space="preserve">ה</w:delText>
        </w:r>
        <w:r w:rsidRPr="006F178A">
          <w:rPr>
            <w:rtl/>
          </w:rPr>
          <w:delText xml:space="preserve">בל</w:delText>
        </w:r>
        <w:r w:rsidRPr="006F178A">
          <w:rPr>
            <w:rFonts w:hint="cs"/>
            <w:rtl/>
          </w:rPr>
          <w:delText xml:space="preserve">,</w:delText>
        </w:r>
      </w:del>
      <w:r w:rsidRPr="006F178A">
        <w:rPr>
          <w:rtl/>
        </w:rPr>
        <w:t xml:space="preserve"> </w:t>
      </w:r>
      <w:ins w:id="100081" w:author="קלוד" w:date="2026-10-11T13:11:34Z">
        <w:r>
          <w:rPr>
            <w:rtl/>
          </w:rPr>
          <w:t xml:space="preserve">ההבל,</w:t>
        </w:r>
      </w:ins>
      <w:del w:id="100082" w:author="קלוד" w:date="2026-10-11T13:11:34Z">
        <w:r w:rsidRPr="006F178A">
          <w:rPr>
            <w:rtl/>
          </w:rPr>
          <w:delText xml:space="preserve">אמר</w:delText>
        </w:r>
      </w:del>
      <w:r w:rsidRPr="006F178A">
        <w:rPr>
          <w:rtl/>
        </w:rPr>
        <w:t xml:space="preserve"> </w:t>
      </w:r>
      <w:ins w:id="100079" w:author="קלוד" w:date="2026-10-11T13:11:34Z">
        <w:r>
          <w:rPr>
            <w:rtl/>
          </w:rPr>
          <w:t xml:space="preserve">ואמר: הרג</w:t>
        </w:r>
      </w:ins>
      <w:del w:id="100080" w:author="קלוד" w:date="2026-10-11T13:11:34Z">
        <w:r w:rsidRPr="006F178A">
          <w:rPr>
            <w:rtl/>
          </w:rPr>
          <w:delText xml:space="preserve">קטל</w:delText>
        </w:r>
      </w:del>
      <w:r w:rsidRPr="006F178A">
        <w:rPr>
          <w:rtl/>
        </w:rPr>
        <w:t xml:space="preserve"> </w:t>
      </w:r>
      <w:r w:rsidRPr="006F178A">
        <w:rPr>
          <w:rStyle w:val="2fb"/>
          <w:rtl/>
        </w:rPr>
        <w:t xml:space="preserve">רב ביבי</w:t>
      </w:r>
      <w:r w:rsidRPr="006F178A">
        <w:rPr>
          <w:rtl/>
        </w:rPr>
        <w:t xml:space="preserve"> </w:t>
      </w:r>
      <w:ins w:id="100077" w:author="קלוד" w:date="2026-10-11T13:11:34Z">
        <w:r>
          <w:rPr>
            <w:rtl/>
          </w:rPr>
          <w:t xml:space="preserve">את בתי.</w:t>
        </w:r>
      </w:ins>
      <w:del w:id="100078" w:author="קלוד" w:date="2026-10-11T13:11:34Z">
        <w:r w:rsidRPr="006F178A">
          <w:rPr>
            <w:rtl/>
          </w:rPr>
          <w:delText xml:space="preserve">לבתי.</w:delText>
        </w:r>
      </w:del>
    </w:p>
    <w:p w:rsidR="00E9703F" w:rsidRPr="006F178A" w:rsidRDefault="00E9703F" w:rsidP="00E9703F">
      <w:pPr>
        <w:rPr>
          <w:rtl/>
        </w:rPr>
      </w:pPr>
      <w:ins w:id="100099" w:author="קלוד" w:date="2026-10-11T13:11:34Z">
        <w:r>
          <w:rPr>
            <w:rStyle w:val="2fb"/>
            <w:rtl/>
          </w:rPr>
          <w:t xml:space="preserve">ר"נ:</w:t>
        </w:r>
      </w:ins>
      <w:del w:id="100100" w:author="קלוד" w:date="2026-10-11T13:11:34Z">
        <w:r w:rsidRPr="006F178A">
          <w:rPr>
            <w:rStyle w:val="2fb"/>
            <w:rtl/>
          </w:rPr>
          <w:delText xml:space="preserve">ר"נ</w:delText>
        </w:r>
      </w:del>
      <w:r w:rsidRPr="006F178A">
        <w:rPr>
          <w:rtl/>
        </w:rPr>
        <w:t xml:space="preserve"> </w:t>
      </w:r>
      <w:ins w:id="100097" w:author="קלוד" w:date="2026-10-11T13:11:34Z">
        <w:r>
          <w:rPr>
            <w:rtl/>
          </w:rPr>
          <w:t xml:space="preserve">דווקא</w:t>
        </w:r>
      </w:ins>
      <w:del w:id="100098" w:author="קלוד" w:date="2026-10-11T13:11:34Z">
        <w:r w:rsidRPr="006F178A">
          <w:rPr>
            <w:rtl/>
          </w:rPr>
          <w:delText xml:space="preserve">אמר</w:delText>
        </w:r>
        <w:r w:rsidRPr="006F178A">
          <w:rPr>
            <w:rtl/>
          </w:rPr>
          <w:delText xml:space="preserve"> דדוקא</w:delText>
        </w:r>
      </w:del>
      <w:r w:rsidRPr="006F178A">
        <w:rPr>
          <w:rtl/>
        </w:rPr>
        <w:t xml:space="preserve"> </w:t>
      </w:r>
      <w:r w:rsidRPr="006F178A">
        <w:rPr>
          <w:rStyle w:val="2fb"/>
          <w:rtl/>
        </w:rPr>
        <w:t xml:space="preserve">רב ביבי</w:t>
      </w:r>
      <w:r w:rsidRPr="006F178A">
        <w:rPr>
          <w:rtl/>
        </w:rPr>
        <w:t xml:space="preserve"> </w:t>
      </w:r>
      <w:ins w:id="100095" w:author="קלוד" w:date="2026-10-11T13:11:34Z">
        <w:r>
          <w:rPr>
            <w:rtl/>
          </w:rPr>
          <w:t xml:space="preserve">ששותה</w:t>
        </w:r>
      </w:ins>
      <w:del w:id="100096" w:author="קלוד" w:date="2026-10-11T13:11:34Z">
        <w:r w:rsidRPr="006F178A">
          <w:rPr>
            <w:rtl/>
          </w:rPr>
          <w:delText xml:space="preserve">ד</w:delText>
        </w:r>
        <w:r w:rsidRPr="006F178A">
          <w:rPr>
            <w:rFonts w:hint="cs"/>
            <w:rtl/>
          </w:rPr>
          <w:delText xml:space="preserve">שתו</w:delText>
        </w:r>
      </w:del>
      <w:r w:rsidRPr="006F178A">
        <w:rPr>
          <w:rFonts w:hint="cs"/>
          <w:rtl/>
        </w:rPr>
        <w:t xml:space="preserve"> שכר </w:t>
      </w:r>
      <w:r w:rsidRPr="006F178A">
        <w:rPr>
          <w:rtl/>
        </w:rPr>
        <w:t xml:space="preserve">- </w:t>
      </w:r>
      <w:ins w:id="100093" w:author="קלוד" w:date="2026-10-11T13:11:34Z">
        <w:r>
          <w:rPr>
            <w:rtl/>
          </w:rPr>
          <w:t xml:space="preserve">צריכות</w:t>
        </w:r>
      </w:ins>
      <w:del w:id="100094" w:author="קלוד" w:date="2026-10-11T13:11:34Z">
        <w:r w:rsidRPr="006F178A">
          <w:rPr>
            <w:rtl/>
          </w:rPr>
          <w:delText xml:space="preserve">בעיין</w:delText>
        </w:r>
      </w:del>
      <w:r w:rsidRPr="006F178A">
        <w:rPr>
          <w:rtl/>
        </w:rPr>
        <w:t xml:space="preserve"> </w:t>
      </w:r>
      <w:ins w:id="100091" w:author="קלוד" w:date="2026-10-11T13:11:34Z">
        <w:r>
          <w:rPr>
            <w:rtl/>
          </w:rPr>
          <w:t xml:space="preserve">בנותיו</w:t>
        </w:r>
      </w:ins>
      <w:del w:id="100092" w:author="קלוד" w:date="2026-10-11T13:11:34Z">
        <w:r w:rsidRPr="006F178A">
          <w:rPr>
            <w:rtl/>
          </w:rPr>
          <w:delText xml:space="preserve">בנתיה</w:delText>
        </w:r>
      </w:del>
      <w:r w:rsidRPr="006F178A">
        <w:rPr>
          <w:rtl/>
        </w:rPr>
        <w:t xml:space="preserve"> </w:t>
      </w:r>
      <w:ins w:id="100089" w:author="קלוד" w:date="2026-10-11T13:11:34Z">
        <w:r>
          <w:rPr>
            <w:rtl/>
          </w:rPr>
          <w:t xml:space="preserve">טפילה</w:t>
        </w:r>
      </w:ins>
      <w:del w:id="100090" w:author="קלוד" w:date="2026-10-11T13:11:34Z">
        <w:r w:rsidRPr="006F178A">
          <w:rPr>
            <w:rtl/>
          </w:rPr>
          <w:delText xml:space="preserve">טפלא</w:delText>
        </w:r>
      </w:del>
      <w:r w:rsidRPr="006F178A">
        <w:rPr>
          <w:rFonts w:hint="cs"/>
          <w:rtl/>
        </w:rPr>
        <w:t xml:space="preserve"> [שמרבה השיער]</w:t>
      </w:r>
      <w:r w:rsidRPr="006F178A">
        <w:rPr>
          <w:rtl/>
        </w:rPr>
        <w:t>.</w:t>
      </w:r>
    </w:p>
    <w:p w:rsidR="00E9703F" w:rsidRPr="009757B9" w:rsidRDefault="00E9703F" w:rsidP="00E9703F">
      <w:pPr>
        <w:rPr>
          <w:rFonts w:cs="Guttman Vilna"/>
          <w:b/>
          <w:bCs/>
          <w:rtl/>
        </w:rPr>
      </w:pPr>
      <w:ins w:id="100111" w:author="קלוד" w:date="2026-10-11T13:11:34Z">
        <w:r>
          <w:rPr>
            <w:rtl/>
          </w:rPr>
          <w:t xml:space="preserve">אנו</w:t>
        </w:r>
      </w:ins>
      <w:del w:id="100112" w:author="קלוד" w:date="2026-10-11T13:11:34Z">
        <w:r w:rsidRPr="006F178A">
          <w:rPr>
            <w:rtl/>
          </w:rPr>
          <w:delText xml:space="preserve">אנן</w:delText>
        </w:r>
      </w:del>
      <w:r w:rsidRPr="006F178A">
        <w:rPr>
          <w:rtl/>
        </w:rPr>
        <w:t xml:space="preserve"> </w:t>
      </w:r>
      <w:ins w:id="100109" w:author="קלוד" w:date="2026-10-11T13:11:34Z">
        <w:r>
          <w:rPr>
            <w:rtl/>
          </w:rPr>
          <w:t xml:space="preserve">שאין</w:t>
        </w:r>
      </w:ins>
      <w:del w:id="100110" w:author="קלוד" w:date="2026-10-11T13:11:34Z">
        <w:r w:rsidRPr="006F178A">
          <w:rPr>
            <w:rtl/>
          </w:rPr>
          <w:delText xml:space="preserve">דלא</w:delText>
        </w:r>
      </w:del>
      <w:r w:rsidRPr="006F178A">
        <w:rPr>
          <w:rtl/>
        </w:rPr>
        <w:t xml:space="preserve"> </w:t>
      </w:r>
      <w:ins w:id="90297" w:author="Claude - סמנטי" w:date="2026-10-11T12:28:21Z">
        <w:r>
          <w:rPr>
            <w:rtl/>
          </w:rPr>
          <w:t xml:space="preserve">שותים</w:t>
        </w:r>
      </w:ins>
      <w:del w:id="90298" w:author="Claude - סמנטי" w:date="2026-10-11T12:28:21Z">
        <w:r w:rsidRPr="006F178A">
          <w:rPr>
            <w:rtl/>
          </w:rPr>
          <w:delText xml:space="preserve">שתינן</w:delText>
        </w:r>
      </w:del>
      <w:r w:rsidRPr="006F178A">
        <w:rPr>
          <w:rtl/>
        </w:rPr>
        <w:t xml:space="preserve"> שכר - </w:t>
      </w:r>
      <w:ins w:id="100107" w:author="קלוד" w:date="2026-10-11T13:11:34Z">
        <w:r>
          <w:rPr>
            <w:rtl/>
          </w:rPr>
          <w:t xml:space="preserve">אין</w:t>
        </w:r>
      </w:ins>
      <w:del w:id="100108" w:author="קלוד" w:date="2026-10-11T13:11:34Z">
        <w:r w:rsidRPr="006F178A">
          <w:rPr>
            <w:rtl/>
          </w:rPr>
          <w:delText xml:space="preserve">לא</w:delText>
        </w:r>
      </w:del>
      <w:r w:rsidRPr="006F178A">
        <w:rPr>
          <w:rtl/>
        </w:rPr>
        <w:t xml:space="preserve"> </w:t>
      </w:r>
      <w:ins w:id="100105" w:author="קלוד" w:date="2026-10-11T13:11:34Z">
        <w:r>
          <w:rPr>
            <w:rtl/>
          </w:rPr>
          <w:t xml:space="preserve">בנותינו</w:t>
        </w:r>
      </w:ins>
      <w:del w:id="100106" w:author="קלוד" w:date="2026-10-11T13:11:34Z">
        <w:r w:rsidRPr="006F178A">
          <w:rPr>
            <w:rtl/>
          </w:rPr>
          <w:delText xml:space="preserve">בעיין</w:delText>
        </w:r>
      </w:del>
      <w:r w:rsidRPr="006F178A">
        <w:rPr>
          <w:rtl/>
        </w:rPr>
        <w:t xml:space="preserve"> </w:t>
      </w:r>
      <w:ins w:id="100103" w:author="קלוד" w:date="2026-10-11T13:11:34Z">
        <w:r>
          <w:rPr>
            <w:rtl/>
          </w:rPr>
          <w:t xml:space="preserve">צריכות</w:t>
        </w:r>
      </w:ins>
      <w:del w:id="100104" w:author="קלוד" w:date="2026-10-11T13:11:34Z">
        <w:r w:rsidRPr="006F178A">
          <w:rPr>
            <w:rtl/>
          </w:rPr>
          <w:delText xml:space="preserve">בנתן</w:delText>
        </w:r>
      </w:del>
      <w:r w:rsidRPr="006F178A">
        <w:rPr>
          <w:rtl/>
        </w:rPr>
        <w:t xml:space="preserve"> </w:t>
      </w:r>
      <w:ins w:id="100101" w:author="קלוד" w:date="2026-10-11T13:11:34Z">
        <w:r>
          <w:rPr>
            <w:rtl/>
          </w:rPr>
          <w:t xml:space="preserve">טפילה.</w:t>
        </w:r>
      </w:ins>
      <w:del w:id="100102" w:author="קלוד" w:date="2026-10-11T13:11:34Z">
        <w:r w:rsidRPr="006F178A">
          <w:rPr>
            <w:rtl/>
          </w:rPr>
          <w:delText xml:space="preserve">טפלא.</w:delText>
        </w:r>
      </w:del>
    </w:p>
    <w:p>
      <w:pPr>
        <w:pStyle w:val="38"/>
        <w:rPr>
          <w:ins w:id="97889" w:author="מנוע מכני" w:date="2026-10-11T12:04:39Z"/>
        </w:rPr>
      </w:pPr>
      <w:del w:id="97888" w:author="מנוע מכני" w:date="2026-10-11T12:04:39Z">
        <w:r w:rsidRPr="006F178A">
          <w:delText xml:space="preserve">•</w:delText>
        </w:r>
      </w:del>
      <w:r w:rsidRPr="006F178A">
        <w:t xml:space="preserve"> </w:t>
      </w:r>
      <w:r w:rsidRPr="006F178A">
        <w:t>סיד</w:t>
      </w:r>
      <w:r w:rsidRPr="006F178A">
        <w:t xml:space="preserve"> </w:t>
      </w:r>
      <w:r w:rsidRPr="006F178A">
        <w:t>רבנן</w:t>
      </w:r>
      <w:r w:rsidRPr="006F178A">
        <w:t>:</w:t>
      </w:r>
    </w:p>
    <w:p w:rsidR="00E9703F" w:rsidRPr="006F178A" w:rsidRDefault="00E9703F" w:rsidP="00E9703F">
      <w:pPr>
        <w:rPr>
          <w:rtl/>
        </w:rPr>
      </w:pPr>
      <w:del w:id="97890" w:author="מנוע מכני" w:date="2026-10-11T12:04:39Z">
        <w:r w:rsidRPr="006F178A">
          <w:rPr>
            <w:rtl/>
          </w:rPr>
          <w:delText xml:space="preserve"> </w:delText>
        </w:r>
      </w:del>
      <w:r w:rsidRPr="006F178A">
        <w:rPr>
          <w:rtl/>
        </w:rPr>
        <w:t xml:space="preserve">קטנה שבבנות</w:t>
      </w:r>
      <w:r w:rsidRPr="006F178A">
        <w:rPr>
          <w:rFonts w:hint="cs"/>
          <w:rtl/>
        </w:rPr>
        <w:t>,</w:t>
      </w:r>
      <w:r w:rsidRPr="006F178A">
        <w:rPr>
          <w:rtl/>
        </w:rPr>
        <w:t xml:space="preserve"> </w:t>
      </w:r>
      <w:r w:rsidRPr="006F178A">
        <w:rPr>
          <w:rStyle w:val="2fb"/>
          <w:rtl/>
        </w:rPr>
        <w:t xml:space="preserve">ר"י</w:t>
      </w:r>
      <w:r w:rsidRPr="006F178A">
        <w:rPr>
          <w:rtl/>
        </w:rPr>
        <w:t xml:space="preserve"> כלכול</w:t>
      </w:r>
      <w:r w:rsidRPr="006F178A">
        <w:rPr>
          <w:rFonts w:hint="cs"/>
          <w:rtl/>
        </w:rPr>
        <w:t xml:space="preserve"> צידעא להשכיב השיער,</w:t>
      </w:r>
      <w:r w:rsidRPr="006F178A">
        <w:rPr>
          <w:rtl/>
        </w:rPr>
        <w:t xml:space="preserve"> </w:t>
      </w:r>
      <w:r w:rsidRPr="006F178A">
        <w:rPr>
          <w:rStyle w:val="2fb"/>
          <w:rtl/>
        </w:rPr>
        <w:t xml:space="preserve">ר"נ</w:t>
      </w:r>
      <w:r w:rsidRPr="006F178A">
        <w:rPr>
          <w:rFonts w:hint="cs"/>
          <w:rtl/>
        </w:rPr>
        <w:t>:</w:t>
      </w:r>
      <w:r w:rsidRPr="006F178A">
        <w:rPr>
          <w:rtl/>
        </w:rPr>
        <w:t xml:space="preserve"> אינדפי בת צידעא להסיר שיער קטן</w:t>
      </w:r>
    </w:p>
    <w:p w:rsidR="00E9703F" w:rsidRPr="006F178A" w:rsidRDefault="00E9703F" w:rsidP="00E9703F">
      <w:pPr>
        <w:rPr>
          <w:rtl/>
        </w:rPr>
      </w:pPr>
      <w:ins w:id="100123" w:author="קלוד" w:date="2026-10-11T13:11:34Z">
        <w:r>
          <w:rPr>
            <w:rtl/>
          </w:rPr>
          <w:t xml:space="preserve">ושיעור</w:t>
        </w:r>
      </w:ins>
      <w:del w:id="100124" w:author="קלוד" w:date="2026-10-11T13:11:34Z">
        <w:r w:rsidRPr="006F178A">
          <w:rPr>
            <w:rtl/>
          </w:rPr>
          <w:delText xml:space="preserve">ושיעורא</w:delText>
        </w:r>
      </w:del>
      <w:r w:rsidRPr="006F178A">
        <w:rPr>
          <w:rtl/>
        </w:rPr>
        <w:t xml:space="preserve"> </w:t>
      </w:r>
      <w:ins w:id="100121" w:author="קלוד" w:date="2026-10-11T13:11:34Z">
        <w:r>
          <w:rPr>
            <w:rStyle w:val="2fb"/>
            <w:rtl/>
          </w:rPr>
          <w:t xml:space="preserve">ר"י</w:t>
        </w:r>
      </w:ins>
      <w:del w:id="100122" w:author="קלוד" w:date="2026-10-11T13:11:34Z">
        <w:r w:rsidRPr="006F178A">
          <w:rPr>
            <w:rStyle w:val="2fb"/>
            <w:rtl/>
          </w:rPr>
          <w:delText xml:space="preserve">דר"י</w:delText>
        </w:r>
      </w:del>
      <w:r w:rsidRPr="006F178A">
        <w:rPr>
          <w:rtl/>
        </w:rPr>
        <w:t xml:space="preserve"> </w:t>
      </w:r>
      <w:ins w:id="100119" w:author="קלוד" w:date="2026-10-11T13:11:34Z">
        <w:r>
          <w:rPr>
            <w:rtl/>
          </w:rPr>
          <w:t xml:space="preserve">קטן</w:t>
        </w:r>
      </w:ins>
      <w:del w:id="100120" w:author="קלוד" w:date="2026-10-11T13:11:34Z">
        <w:r w:rsidRPr="006F178A">
          <w:rPr>
            <w:rtl/>
          </w:rPr>
          <w:delText xml:space="preserve">זוטא</w:delText>
        </w:r>
      </w:del>
      <w:r w:rsidRPr="006F178A">
        <w:rPr>
          <w:rtl/>
        </w:rPr>
        <w:t xml:space="preserve"> </w:t>
      </w:r>
      <w:ins w:id="100117" w:author="קלוד" w:date="2026-10-11T13:11:34Z">
        <w:r>
          <w:rPr>
            <w:rtl/>
          </w:rPr>
          <w:t xml:space="preserve">משל</w:t>
        </w:r>
      </w:ins>
      <w:del w:id="100118" w:author="קלוד" w:date="2026-10-11T13:11:34Z">
        <w:r w:rsidRPr="006F178A">
          <w:rPr>
            <w:rtl/>
          </w:rPr>
          <w:delText xml:space="preserve">מדרבנן,</w:delText>
        </w:r>
      </w:del>
      <w:r w:rsidRPr="006F178A">
        <w:rPr>
          <w:rtl/>
        </w:rPr>
        <w:t xml:space="preserve"> </w:t>
      </w:r>
      <w:ins w:id="100115" w:author="קלוד" w:date="2026-10-11T13:11:34Z">
        <w:r>
          <w:rPr>
            <w:rtl/>
          </w:rPr>
          <w:t xml:space="preserve">רבנן</w:t>
        </w:r>
      </w:ins>
      <w:del w:id="100116" w:author="קלוד" w:date="2026-10-11T13:11:34Z">
        <w:r w:rsidRPr="006F178A">
          <w:rPr>
            <w:rtl/>
          </w:rPr>
          <w:delText xml:space="preserve">ונפיש</w:delText>
        </w:r>
      </w:del>
      <w:r w:rsidRPr="006F178A">
        <w:rPr>
          <w:rtl/>
        </w:rPr>
        <w:t xml:space="preserve"> </w:t>
      </w:r>
      <w:ins w:id="100113" w:author="קלוד" w:date="2026-10-11T13:11:34Z">
        <w:r>
          <w:rPr>
            <w:rtl/>
          </w:rPr>
          <w:t xml:space="preserve">וגדול משל רבי</w:t>
        </w:r>
      </w:ins>
      <w:del w:id="100114" w:author="קלוד" w:date="2026-10-11T13:11:34Z">
        <w:r w:rsidRPr="006F178A">
          <w:rPr>
            <w:rtl/>
          </w:rPr>
          <w:delText xml:space="preserve">מדרבי</w:delText>
        </w:r>
      </w:del>
      <w:r w:rsidRPr="006F178A">
        <w:rPr>
          <w:rtl/>
        </w:rPr>
        <w:t xml:space="preserve"> נחמיה.</w:t>
      </w:r>
    </w:p>
    <w:p w:rsidR="00E9703F" w:rsidRDefault="00E9703F" w:rsidP="00E9703F">
      <w:pPr>
        <w:rPr>
          <w:rtl/>
        </w:rPr>
      </w:pPr>
      <w:r w:rsidRPr="006F178A">
        <w:rPr>
          <w:rStyle w:val="2fb"/>
          <w:rtl/>
        </w:rPr>
        <w:t xml:space="preserve">רבי</w:t>
      </w:r>
      <w:r w:rsidRPr="006F178A">
        <w:rPr>
          <w:rtl/>
        </w:rPr>
        <w:t xml:space="preserve"> דנראין דברי </w:t>
      </w:r>
      <w:r w:rsidRPr="006F178A">
        <w:rPr>
          <w:rStyle w:val="2fb"/>
          <w:rtl/>
        </w:rPr>
        <w:t xml:space="preserve">ר"י</w:t>
      </w:r>
      <w:r w:rsidRPr="006F178A">
        <w:rPr>
          <w:rtl/>
        </w:rPr>
        <w:t xml:space="preserve"> בחבוט [נימוח במים הרבה] ודברי </w:t>
      </w:r>
      <w:r w:rsidRPr="006F178A">
        <w:rPr>
          <w:rStyle w:val="2fb"/>
          <w:rtl/>
        </w:rPr>
        <w:t xml:space="preserve">ר"נ</w:t>
      </w:r>
      <w:r w:rsidRPr="006F178A">
        <w:rPr>
          <w:rtl/>
        </w:rPr>
        <w:t xml:space="preserve"> בביצת הסיד</w:t>
      </w:r>
    </w:p>
    <w:p w:rsidR="00E9703F" w:rsidRDefault="00E9703F" w:rsidP="00E9703F">
      <w:pPr>
        <w:rPr>
          <w:rtl/>
        </w:rPr>
      </w:pPr>
      <w:r w:rsidRPr="006F178A">
        <w:rPr>
          <w:rStyle w:val="2fb"/>
          <w:rtl/>
        </w:rPr>
        <w:tab/>
        <w:t xml:space="preserve">ר"י</w:t>
      </w:r>
      <w:r w:rsidRPr="006F178A">
        <w:rPr>
          <w:rtl/>
        </w:rPr>
        <w:tab/>
        <w:t xml:space="preserve"> אאנדיפא. [שני פיות לכד חרס]</w:t>
      </w:r>
    </w:p>
    <w:p w:rsidR="00E9703F" w:rsidRPr="009757B9" w:rsidRDefault="00E9703F" w:rsidP="00E9703F">
      <w:pPr>
        <w:ind w:left="720"/>
        <w:rPr>
          <w:rFonts w:ascii="Fb Fontext" w:hAnsi="Fb Fontext" w:cs="Guttman Vilna"/>
          <w:b/>
          <w:bCs/>
          <w:sz w:val="20"/>
          <w:rtl/>
        </w:rPr>
      </w:pPr>
      <w:r w:rsidRPr="006F178A">
        <w:rPr>
          <w:rStyle w:val="2fb"/>
          <w:rFonts w:ascii="Fb Fontext" w:hAnsi="Fb Fontext"/>
          <w:sz w:val="20"/>
          <w:rtl/>
        </w:rPr>
        <w:tab/>
        <w:t xml:space="preserve">ר"כ</w:t>
      </w:r>
      <w:r w:rsidRPr="006F178A">
        <w:rPr>
          <w:rFonts w:ascii="Fb Fontext" w:hAnsi="Fb Fontext"/>
          <w:sz w:val="20"/>
          <w:rtl/>
        </w:rPr>
        <w:tab/>
        <w:t xml:space="preserve"> הקשה שהסיד שבכלי יהרס מן היין ויצא אלא שנתות כמו שהיו בהין, עד כאן לפר, עד כאן לאיל, עד כאן לכבש.</w:t>
      </w:r>
    </w:p>
    <w:p>
      <w:pPr>
        <w:pStyle w:val="38"/>
        <w:rPr>
          <w:ins w:id="97891" w:author="מנוע מכני" w:date="2026-10-11T12:04:39Z"/>
        </w:rPr>
      </w:pPr>
      <w:r w:rsidRPr="006F178A">
        <w:t>ו</w:t>
      </w:r>
      <w:r w:rsidRPr="00910D80">
        <w:t>אב</w:t>
      </w:r>
      <w:r w:rsidRPr="00910D80">
        <w:t>"</w:t>
      </w:r>
      <w:r w:rsidRPr="00910D80">
        <w:t>א</w:t>
      </w:r>
    </w:p>
    <w:p w:rsidR="00E9703F" w:rsidRDefault="00E9703F" w:rsidP="00E9703F">
      <w:pPr>
        <w:rPr>
          <w:rFonts w:ascii="Fb Fontext" w:hAnsi="Fb Fontext"/>
          <w:rtl/>
        </w:rPr>
      </w:pPr>
      <w:del w:id="97892" w:author="מנוע מכני" w:date="2026-10-11T12:04:39Z">
        <w:r w:rsidRPr="006F178A">
          <w:rPr>
            <w:rFonts w:ascii="Fb Fontext" w:hAnsi="Fb Fontext"/>
            <w:rtl/>
          </w:rPr>
          <w:delText xml:space="preserve"> </w:delText>
        </w:r>
      </w:del>
      <w:ins w:id="92979" w:author="מנוע מכני" w:date="2026-10-11T12:04:39Z">
        <w:r>
          <w:rPr>
            <w:rFonts w:ascii="Fb Fontext" w:hAnsi="Fb Fontext"/>
            <w:rtl/>
          </w:rPr>
          <w:t xml:space="preserve">מה</w:t>
        </w:r>
      </w:ins>
      <w:del w:id="92980" w:author="מנוע מכני" w:date="2026-10-11T12:04:39Z">
        <w:r w:rsidRPr="006F178A">
          <w:rPr>
            <w:rFonts w:ascii="Fb Fontext" w:hAnsi="Fb Fontext"/>
            <w:rtl/>
          </w:rPr>
          <w:delText xml:space="preserve">מאי</w:delText>
        </w:r>
      </w:del>
      <w:r w:rsidRPr="006F178A">
        <w:rPr>
          <w:rFonts w:ascii="Fb Fontext" w:hAnsi="Fb Fontext"/>
          <w:rtl/>
        </w:rPr>
        <w:t xml:space="preserve"> אנדיפא - אפותא. [פדחת שלא במקום שיער והיינו להאדים]</w:t>
      </w:r>
    </w:p>
    <w:p w:rsidR="00E9703F" w:rsidRPr="006F178A" w:rsidRDefault="00E9703F" w:rsidP="00E9703F">
      <w:pPr>
        <w:rPr>
          <w:rtl/>
        </w:rPr>
      </w:pPr>
      <w:r w:rsidRPr="006F178A">
        <w:rPr>
          <w:rtl/>
        </w:rPr>
        <w:t>כי הא דבר גליל דרש במעשה מרכבה כדדרש ר' נחמיה לחבריה.</w:t>
      </w:r>
    </w:p>
    <w:p w:rsidR="00E9703F" w:rsidRPr="006F178A" w:rsidRDefault="00E9703F" w:rsidP="00E9703F">
      <w:pPr>
        <w:rPr>
          <w:rtl/>
        </w:rPr>
      </w:pPr>
      <w:r w:rsidRPr="006F178A">
        <w:rPr>
          <w:rtl/>
        </w:rPr>
        <w:t>ו</w:t>
      </w:r>
      <w:r w:rsidRPr="006F178A">
        <w:rPr>
          <w:rFonts w:hint="cs"/>
          <w:rtl/>
        </w:rPr>
        <w:t>יצאה צרעה</w:t>
      </w:r>
      <w:r w:rsidRPr="006F178A">
        <w:rPr>
          <w:rtl/>
        </w:rPr>
        <w:t xml:space="preserve"> מן </w:t>
      </w:r>
      <w:r w:rsidRPr="006F178A">
        <w:rPr>
          <w:rFonts w:hint="cs"/>
          <w:rtl/>
        </w:rPr>
        <w:t>ה</w:t>
      </w:r>
      <w:r w:rsidRPr="006F178A">
        <w:rPr>
          <w:rtl/>
        </w:rPr>
        <w:t>כותל ו</w:t>
      </w:r>
      <w:r w:rsidRPr="006F178A">
        <w:rPr>
          <w:rFonts w:hint="cs"/>
          <w:rtl/>
        </w:rPr>
        <w:t>עקצתו ב</w:t>
      </w:r>
      <w:r w:rsidRPr="006F178A">
        <w:rPr>
          <w:rtl/>
        </w:rPr>
        <w:t xml:space="preserve">פדחתו ומת, ואמרו </w:t>
      </w:r>
      <w:r w:rsidRPr="006F178A">
        <w:rPr>
          <w:rFonts w:hint="cs"/>
          <w:rtl/>
        </w:rPr>
        <w:t>עליו</w:t>
      </w:r>
      <w:r w:rsidRPr="006F178A">
        <w:rPr>
          <w:rtl/>
        </w:rPr>
        <w:t xml:space="preserve">: </w:t>
      </w:r>
      <w:r w:rsidRPr="006F178A">
        <w:rPr>
          <w:rFonts w:hint="cs"/>
          <w:rtl/>
        </w:rPr>
        <w:t>ד</w:t>
      </w:r>
      <w:r w:rsidRPr="006F178A">
        <w:rPr>
          <w:rtl/>
        </w:rPr>
        <w:t>מ</w:t>
      </w:r>
      <w:r w:rsidRPr="006F178A">
        <w:rPr>
          <w:rFonts w:hint="cs"/>
          <w:rtl/>
        </w:rPr>
        <w:t>ידו היתה לו</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09" w:author="קלוד" w:date="2026-10-11T09:07:15Z"/>
        </w:rPr>
      </w:pPr>
      <w:ins w:id="20508" w:author="קלוד" w:date="2026-10-11T09:07:15Z">
        <w:r>
          <w:t xml:space="preserve">משנה ה</w:t>
        </w:r>
      </w:ins>
    </w:p>
    <w:p w:rsidR="00E9703F" w:rsidRPr="009757B9" w:rsidRDefault="00E9703F" w:rsidP="00E9703F">
      <w:pPr>
        <w:pStyle w:val="afff9"/>
        <w:rPr>
          <w:del w:id="20221" w:author="קלוד" w:date="2026-10-11T09:07:15Z"/>
          <w:b/>
          <w:rtl/>
        </w:rPr>
      </w:pPr>
      <w:del w:id="20219" w:author="קלוד" w:date="2026-10-11T09:07:15Z">
        <w:r w:rsidRPr="009757B9">
          <w:rPr>
            <w:rFonts w:hint="cs"/>
            <w:b/>
            <w:sz w:val="20"/>
            <w:rtl/>
          </w:rPr>
          <w:delText xml:space="preserve">משנה</w:delText>
        </w:r>
      </w:del>
      <w:del w:id="20220"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44" w:author="קלוד" w:date="2026-10-11T12:09:42Z">
          <w:pPr>
            <w:pStyle w:val="afff9"/>
          </w:pPr>
        </w:pPrChange>
      </w:pPr>
      <w:r w:rsidRPr="009757B9">
        <w:rPr>
          <w:rFonts w:hint="cs"/>
          <w:b/>
          <w:rtl/>
        </w:rPr>
        <w:t>אדמה</w:t>
      </w:r>
      <w:r w:rsidRPr="009757B9">
        <w:rPr>
          <w:b/>
          <w:rtl/>
        </w:rPr>
        <w:t xml:space="preserve"> -</w:t>
      </w:r>
      <w:r>
        <w:rPr>
          <w:b/>
          <w:rtl/>
        </w:rPr>
        <w:t xml:space="preserve"> </w:t>
      </w:r>
      <w:r w:rsidRPr="009757B9">
        <w:rPr>
          <w:rFonts w:hint="cs"/>
          <w:b/>
          <w:rtl/>
        </w:rPr>
        <w:t xml:space="preserve"> כחותם</w:t>
      </w:r>
      <w:r w:rsidRPr="009757B9">
        <w:rPr>
          <w:b/>
          <w:rtl/>
        </w:rPr>
        <w:t xml:space="preserve"> </w:t>
      </w:r>
      <w:r w:rsidRPr="009757B9">
        <w:rPr>
          <w:rFonts w:hint="cs"/>
          <w:b/>
          <w:rtl/>
        </w:rPr>
        <w:t>המרצופין</w:t>
      </w:r>
      <w:r w:rsidRPr="009757B9">
        <w:rPr>
          <w:b/>
          <w:rtl/>
        </w:rPr>
        <w:t xml:space="preserve">, </w:t>
      </w:r>
      <w:r w:rsidRPr="009757B9">
        <w:rPr>
          <w:rFonts w:hint="cs"/>
          <w:b/>
          <w:rtl/>
        </w:rPr>
        <w:t>דברי</w:t>
      </w:r>
      <w:r w:rsidRPr="009757B9">
        <w:rPr>
          <w:b/>
          <w:rtl/>
        </w:rPr>
        <w:t xml:space="preserve"> </w:t>
      </w:r>
      <w:r>
        <w:rPr>
          <w:rStyle w:val="TanaimMishna"/>
          <w:rFonts w:hint="cs"/>
          <w:b/>
          <w:rtl/>
          <w:rPrChange w:id="100475" w:author="Claude" w:date="2026-10-11T09:08:03Z">
            <w:rPr>
              <w:rFonts w:hint="cs"/>
              <w:b/>
              <w:rtl/>
            </w:rPr>
          </w:rPrChange>
        </w:rPr>
        <w:t xml:space="preserve">ר</w:t>
      </w:r>
      <w:r>
        <w:rPr>
          <w:rStyle w:val="TanaimMishna"/>
          <w:b/>
          <w:rtl/>
          <w:rPrChange w:id="100476" w:author="Claude" w:date="2026-10-11T09:08:03Z">
            <w:rPr>
              <w:b/>
              <w:rtl/>
            </w:rPr>
          </w:rPrChange>
        </w:rPr>
        <w:t xml:space="preserve">"</w:t>
      </w:r>
      <w:r>
        <w:rPr>
          <w:rStyle w:val="TanaimMishna"/>
          <w:rFonts w:hint="cs"/>
          <w:b/>
          <w:rtl/>
          <w:rPrChange w:id="100477" w:author="Claude" w:date="2026-10-11T09:08:03Z">
            <w:rPr>
              <w:rFonts w:hint="cs"/>
              <w:b/>
              <w:rtl/>
            </w:rPr>
          </w:rPrChange>
        </w:rPr>
        <w:t xml:space="preserve">ע</w:t>
      </w:r>
      <w:r>
        <w:rPr>
          <w:rFonts w:hint="cs"/>
          <w:b/>
          <w:rtl/>
        </w:rPr>
        <w:t xml:space="preserve">,</w:t>
      </w:r>
      <w:r w:rsidRPr="009757B9">
        <w:rPr>
          <w:b/>
          <w:rtl/>
        </w:rPr>
        <w:t xml:space="preserve"> </w:t>
      </w:r>
      <w:r w:rsidRPr="009757B9">
        <w:rPr>
          <w:b/>
          <w:rtl/>
        </w:rPr>
        <w:tab/>
      </w:r>
      <w:r w:rsidRPr="009757B9">
        <w:rPr>
          <w:rFonts w:hint="cs"/>
          <w:b/>
          <w:rtl/>
        </w:rPr>
        <w:t xml:space="preserve"> וחכ"א</w:t>
      </w:r>
      <w:r w:rsidRPr="009757B9">
        <w:rPr>
          <w:b/>
          <w:rtl/>
        </w:rPr>
        <w:t xml:space="preserve">: </w:t>
      </w:r>
      <w:r w:rsidRPr="009757B9">
        <w:rPr>
          <w:rFonts w:hint="cs"/>
          <w:b/>
          <w:rtl/>
        </w:rPr>
        <w:t>כחותם</w:t>
      </w:r>
      <w:r w:rsidRPr="009757B9">
        <w:rPr>
          <w:b/>
          <w:rtl/>
        </w:rPr>
        <w:t xml:space="preserve"> </w:t>
      </w:r>
      <w:r w:rsidRPr="009757B9">
        <w:rPr>
          <w:rFonts w:hint="cs"/>
          <w:b/>
          <w:rtl/>
        </w:rPr>
        <w:t>האיגרות</w:t>
      </w:r>
      <w:r w:rsidRPr="009757B9">
        <w:rPr>
          <w:b/>
          <w:rtl/>
        </w:rPr>
        <w:t>.</w:t>
      </w:r>
    </w:p>
    <w:p w:rsidR="00E9703F" w:rsidRPr="004460A6" w:rsidRDefault="00E9703F" w:rsidP="00E9703F">
      <w:pPr>
        <w:pStyle w:val="afff9"/>
        <w:rPr>
          <w:b/>
          <w:rtl/>
        </w:rPr>
      </w:pPr>
      <w:r w:rsidRPr="004460A6">
        <w:rPr>
          <w:rFonts w:hint="cs"/>
          <w:b/>
          <w:rtl/>
        </w:rPr>
        <w:t>זבל</w:t>
      </w:r>
      <w:r w:rsidRPr="004460A6">
        <w:rPr>
          <w:b/>
          <w:rtl/>
        </w:rPr>
        <w:t xml:space="preserve"> </w:t>
      </w:r>
      <w:r w:rsidRPr="004460A6">
        <w:rPr>
          <w:rFonts w:hint="cs"/>
          <w:b/>
          <w:rtl/>
        </w:rPr>
        <w:t>וחול</w:t>
      </w:r>
      <w:r w:rsidRPr="004460A6">
        <w:rPr>
          <w:b/>
          <w:rtl/>
        </w:rPr>
        <w:t xml:space="preserve"> </w:t>
      </w:r>
      <w:r w:rsidRPr="004460A6">
        <w:rPr>
          <w:rFonts w:hint="cs"/>
          <w:b/>
          <w:rtl/>
        </w:rPr>
        <w:t>הדק</w:t>
      </w:r>
      <w:r w:rsidRPr="004460A6">
        <w:rPr>
          <w:b/>
          <w:rtl/>
        </w:rPr>
        <w:t xml:space="preserve"> -</w:t>
      </w:r>
      <w:r w:rsidRPr="004460A6">
        <w:rPr>
          <w:rFonts w:hint="cs"/>
          <w:b/>
          <w:rtl/>
        </w:rPr>
        <w:t xml:space="preserve"> כדי</w:t>
      </w:r>
      <w:r w:rsidRPr="004460A6">
        <w:rPr>
          <w:b/>
          <w:rtl/>
        </w:rPr>
        <w:t xml:space="preserve"> </w:t>
      </w:r>
      <w:r w:rsidRPr="004460A6">
        <w:rPr>
          <w:rFonts w:hint="cs"/>
          <w:b/>
          <w:rtl/>
        </w:rPr>
        <w:t>לזבל</w:t>
      </w:r>
      <w:r w:rsidRPr="004460A6">
        <w:rPr>
          <w:b/>
          <w:rtl/>
        </w:rPr>
        <w:t xml:space="preserve"> </w:t>
      </w:r>
      <w:r w:rsidRPr="004460A6">
        <w:rPr>
          <w:rFonts w:hint="cs"/>
          <w:b/>
          <w:rtl/>
        </w:rPr>
        <w:t>קלח</w:t>
      </w:r>
      <w:r w:rsidRPr="004460A6">
        <w:rPr>
          <w:b/>
          <w:rtl/>
        </w:rPr>
        <w:t xml:space="preserve"> </w:t>
      </w:r>
      <w:r w:rsidRPr="004460A6">
        <w:rPr>
          <w:rFonts w:hint="cs"/>
          <w:b/>
          <w:rtl/>
        </w:rPr>
        <w:t>של</w:t>
      </w:r>
      <w:r w:rsidRPr="004460A6">
        <w:rPr>
          <w:b/>
          <w:rtl/>
        </w:rPr>
        <w:t xml:space="preserve"> </w:t>
      </w:r>
      <w:r w:rsidRPr="004460A6">
        <w:rPr>
          <w:rFonts w:hint="cs"/>
          <w:b/>
          <w:rtl/>
        </w:rPr>
        <w:t>כרוב</w:t>
      </w:r>
      <w:r w:rsidRPr="004460A6">
        <w:rPr>
          <w:b/>
          <w:rtl/>
        </w:rPr>
        <w:t xml:space="preserve">, </w:t>
      </w:r>
      <w:r w:rsidRPr="004460A6">
        <w:rPr>
          <w:rFonts w:hint="cs"/>
          <w:b/>
          <w:rtl/>
        </w:rPr>
        <w:t>דברי</w:t>
      </w:r>
      <w:r w:rsidRPr="004460A6">
        <w:rPr>
          <w:b/>
          <w:rtl/>
        </w:rPr>
        <w:t xml:space="preserve"> </w:t>
      </w:r>
      <w:r>
        <w:rPr>
          <w:rStyle w:val="TanaimMishna"/>
          <w:rFonts w:hint="cs"/>
          <w:b/>
          <w:rtl/>
          <w:rPrChange w:id="100478" w:author="Claude" w:date="2026-10-11T09:08:03Z">
            <w:rPr>
              <w:rFonts w:hint="cs"/>
              <w:b/>
              <w:rtl/>
            </w:rPr>
          </w:rPrChange>
        </w:rPr>
        <w:t xml:space="preserve">ר</w:t>
      </w:r>
      <w:r>
        <w:rPr>
          <w:rStyle w:val="TanaimMishna"/>
          <w:b/>
          <w:rtl/>
          <w:rPrChange w:id="100479" w:author="Claude" w:date="2026-10-11T09:08:03Z">
            <w:rPr>
              <w:b/>
              <w:rtl/>
            </w:rPr>
          </w:rPrChange>
        </w:rPr>
        <w:t xml:space="preserve">"</w:t>
      </w:r>
      <w:r>
        <w:rPr>
          <w:rStyle w:val="TanaimMishna"/>
          <w:rFonts w:hint="cs"/>
          <w:b/>
          <w:rtl/>
          <w:rPrChange w:id="100480" w:author="Claude" w:date="2026-10-11T09:08:03Z">
            <w:rPr>
              <w:rFonts w:hint="cs"/>
              <w:b/>
              <w:rtl/>
            </w:rPr>
          </w:rPrChange>
        </w:rPr>
        <w:t xml:space="preserve">ע</w:t>
      </w:r>
      <w:r w:rsidRPr="004460A6">
        <w:rPr>
          <w:b/>
          <w:rtl/>
        </w:rPr>
        <w:t xml:space="preserve">, </w:t>
      </w:r>
      <w:r w:rsidRPr="004460A6">
        <w:rPr>
          <w:rFonts w:hint="cs"/>
          <w:b/>
          <w:rtl/>
        </w:rPr>
        <w:t>וחכ</w:t>
      </w:r>
      <w:r w:rsidRPr="004460A6">
        <w:rPr>
          <w:b/>
          <w:rtl/>
        </w:rPr>
        <w:t>"</w:t>
      </w:r>
      <w:r w:rsidRPr="004460A6">
        <w:rPr>
          <w:rFonts w:hint="cs"/>
          <w:b/>
          <w:rtl/>
        </w:rPr>
        <w:t>א</w:t>
      </w:r>
      <w:r w:rsidRPr="004460A6">
        <w:rPr>
          <w:b/>
          <w:rtl/>
        </w:rPr>
        <w:t xml:space="preserve">: </w:t>
      </w:r>
      <w:r w:rsidRPr="004460A6">
        <w:rPr>
          <w:rFonts w:hint="cs"/>
          <w:b/>
          <w:rtl/>
        </w:rPr>
        <w:t>כדי</w:t>
      </w:r>
      <w:r w:rsidRPr="004460A6">
        <w:rPr>
          <w:b/>
          <w:rtl/>
        </w:rPr>
        <w:t xml:space="preserve"> </w:t>
      </w:r>
      <w:r w:rsidRPr="004460A6">
        <w:rPr>
          <w:rFonts w:hint="cs"/>
          <w:b/>
          <w:rtl/>
        </w:rPr>
        <w:t>לזבל</w:t>
      </w:r>
      <w:r w:rsidRPr="004460A6">
        <w:rPr>
          <w:b/>
          <w:rtl/>
        </w:rPr>
        <w:t xml:space="preserve"> </w:t>
      </w:r>
      <w:r w:rsidRPr="004460A6">
        <w:rPr>
          <w:rFonts w:hint="cs"/>
          <w:b/>
          <w:rtl/>
        </w:rPr>
        <w:t>כרישא</w:t>
      </w:r>
      <w:r w:rsidRPr="004460A6">
        <w:rPr>
          <w:b/>
          <w:rtl/>
        </w:rPr>
        <w:t>.</w:t>
      </w:r>
    </w:p>
    <w:p w:rsidR="00E9703F" w:rsidRDefault="00E9703F" w:rsidP="00E9703F">
      <w:pPr>
        <w:pStyle w:val="afff9"/>
        <w:rPr>
          <w:b/>
          <w:rtl/>
        </w:rPr>
      </w:pPr>
      <w:r w:rsidRPr="009757B9">
        <w:rPr>
          <w:rFonts w:hint="cs"/>
          <w:b/>
          <w:rtl/>
        </w:rPr>
        <w:t>חול</w:t>
      </w:r>
      <w:r w:rsidRPr="009757B9">
        <w:rPr>
          <w:b/>
          <w:rtl/>
        </w:rPr>
        <w:t xml:space="preserve"> </w:t>
      </w:r>
      <w:r w:rsidRPr="009757B9">
        <w:rPr>
          <w:rFonts w:hint="cs"/>
          <w:b/>
          <w:rtl/>
        </w:rPr>
        <w:t>הגס</w:t>
      </w:r>
      <w:r w:rsidRPr="009757B9">
        <w:rPr>
          <w:b/>
          <w:rtl/>
        </w:rPr>
        <w:t xml:space="preserve"> - </w:t>
      </w:r>
      <w:r w:rsidRPr="009757B9">
        <w:rPr>
          <w:b/>
          <w:rtl/>
        </w:rPr>
        <w:tab/>
      </w:r>
      <w:r>
        <w:rPr>
          <w:rFonts w:hint="cs"/>
          <w:b/>
          <w:rtl/>
        </w:rPr>
        <w:t xml:space="preserve"> </w:t>
      </w:r>
      <w:r w:rsidRPr="009757B9">
        <w:rPr>
          <w:rFonts w:hint="cs"/>
          <w:b/>
          <w:rtl/>
        </w:rPr>
        <w:t>כדי</w:t>
      </w:r>
      <w:r w:rsidRPr="009757B9">
        <w:rPr>
          <w:b/>
          <w:rtl/>
        </w:rPr>
        <w:t xml:space="preserve"> </w:t>
      </w:r>
      <w:r w:rsidRPr="009757B9">
        <w:rPr>
          <w:rFonts w:hint="cs"/>
          <w:b/>
          <w:rtl/>
        </w:rPr>
        <w:t>ליתן</w:t>
      </w:r>
      <w:r w:rsidRPr="009757B9">
        <w:rPr>
          <w:b/>
          <w:rtl/>
        </w:rPr>
        <w:t xml:space="preserve"> </w:t>
      </w:r>
      <w:r w:rsidRPr="009757B9">
        <w:rPr>
          <w:rFonts w:hint="cs"/>
          <w:b/>
          <w:rtl/>
        </w:rPr>
        <w:t>על</w:t>
      </w:r>
      <w:r w:rsidRPr="009757B9">
        <w:rPr>
          <w:b/>
          <w:rtl/>
        </w:rPr>
        <w:t xml:space="preserve"> </w:t>
      </w:r>
      <w:r w:rsidRPr="009757B9">
        <w:rPr>
          <w:rFonts w:hint="cs"/>
          <w:b/>
          <w:rtl/>
        </w:rPr>
        <w:t>מלא</w:t>
      </w:r>
      <w:r w:rsidRPr="009757B9">
        <w:rPr>
          <w:b/>
          <w:rtl/>
        </w:rPr>
        <w:t xml:space="preserve"> </w:t>
      </w:r>
      <w:r w:rsidRPr="009757B9">
        <w:rPr>
          <w:rFonts w:hint="cs"/>
          <w:b/>
          <w:rtl/>
        </w:rPr>
        <w:t>כף</w:t>
      </w:r>
      <w:r w:rsidRPr="009757B9">
        <w:rPr>
          <w:b/>
          <w:rtl/>
        </w:rPr>
        <w:t xml:space="preserve"> </w:t>
      </w:r>
      <w:r w:rsidRPr="009757B9">
        <w:rPr>
          <w:rFonts w:hint="cs"/>
          <w:b/>
          <w:rtl/>
        </w:rPr>
        <w:t>סיד</w:t>
      </w:r>
      <w:r w:rsidRPr="009757B9">
        <w:rPr>
          <w:b/>
          <w:rtl/>
        </w:rPr>
        <w:t>,</w:t>
      </w:r>
    </w:p>
    <w:p w:rsidR="00E9703F" w:rsidRDefault="00E9703F" w:rsidP="00E9703F">
      <w:pPr>
        <w:pStyle w:val="afff9"/>
        <w:rPr>
          <w:b/>
          <w:rtl/>
        </w:rPr>
      </w:pPr>
      <w:r w:rsidRPr="009757B9">
        <w:rPr>
          <w:rFonts w:hint="cs"/>
          <w:b/>
          <w:rtl/>
        </w:rPr>
        <w:t>קנה</w:t>
      </w:r>
      <w:r w:rsidRPr="009757B9">
        <w:rPr>
          <w:b/>
          <w:rtl/>
        </w:rPr>
        <w:t xml:space="preserve"> - </w:t>
      </w:r>
      <w:r w:rsidRPr="009757B9">
        <w:rPr>
          <w:b/>
          <w:rtl/>
        </w:rPr>
        <w:tab/>
      </w:r>
      <w:r w:rsidRPr="009757B9">
        <w:rPr>
          <w:b/>
          <w:rtl/>
        </w:rPr>
        <w:tab/>
      </w:r>
      <w:r>
        <w:rPr>
          <w:rFonts w:hint="cs"/>
          <w:b/>
          <w:rtl/>
        </w:rPr>
        <w:t xml:space="preserve"> </w:t>
      </w:r>
      <w:r w:rsidRPr="009757B9">
        <w:rPr>
          <w:rFonts w:hint="cs"/>
          <w:b/>
          <w:rtl/>
        </w:rPr>
        <w:t>כדי</w:t>
      </w:r>
      <w:r w:rsidRPr="009757B9">
        <w:rPr>
          <w:b/>
          <w:rtl/>
        </w:rPr>
        <w:t xml:space="preserve"> </w:t>
      </w:r>
      <w:r w:rsidRPr="009757B9">
        <w:rPr>
          <w:rFonts w:hint="cs"/>
          <w:b/>
          <w:rtl/>
        </w:rPr>
        <w:t>לעשות</w:t>
      </w:r>
      <w:r w:rsidRPr="009757B9">
        <w:rPr>
          <w:b/>
          <w:rtl/>
        </w:rPr>
        <w:t xml:space="preserve"> </w:t>
      </w:r>
      <w:r w:rsidRPr="009757B9">
        <w:rPr>
          <w:rFonts w:hint="cs"/>
          <w:b/>
          <w:rtl/>
        </w:rPr>
        <w:t>קולמוס</w:t>
      </w:r>
      <w:r w:rsidRPr="009757B9">
        <w:rPr>
          <w:b/>
          <w:rtl/>
        </w:rPr>
        <w:t>,</w:t>
      </w:r>
    </w:p>
    <w:p w:rsidR="00E9703F" w:rsidRPr="009757B9" w:rsidRDefault="00E9703F" w:rsidP="00E9703F">
      <w:pPr>
        <w:pStyle w:val="afff9"/>
        <w:rPr>
          <w:rtl/>
        </w:rPr>
      </w:pPr>
      <w:r w:rsidRPr="009757B9">
        <w:rPr>
          <w:rFonts w:hint="cs"/>
          <w:b/>
          <w:rtl/>
        </w:rPr>
        <w:t>ואם</w:t>
      </w:r>
      <w:r w:rsidRPr="009757B9">
        <w:rPr>
          <w:b/>
          <w:rtl/>
        </w:rPr>
        <w:t xml:space="preserve"> </w:t>
      </w:r>
      <w:r w:rsidRPr="009757B9">
        <w:rPr>
          <w:rFonts w:hint="cs"/>
          <w:b/>
          <w:rtl/>
        </w:rPr>
        <w:t>היה</w:t>
      </w:r>
      <w:r w:rsidRPr="009757B9">
        <w:rPr>
          <w:b/>
          <w:rtl/>
        </w:rPr>
        <w:t xml:space="preserve"> </w:t>
      </w:r>
      <w:r w:rsidRPr="009757B9">
        <w:rPr>
          <w:rFonts w:hint="cs"/>
          <w:b/>
          <w:rtl/>
        </w:rPr>
        <w:t>עבה</w:t>
      </w:r>
      <w:r w:rsidRPr="009757B9">
        <w:rPr>
          <w:b/>
          <w:rtl/>
        </w:rPr>
        <w:t xml:space="preserve"> </w:t>
      </w:r>
      <w:r w:rsidRPr="009757B9">
        <w:rPr>
          <w:rFonts w:hint="cs"/>
          <w:b/>
          <w:rtl/>
        </w:rPr>
        <w:t>או</w:t>
      </w:r>
      <w:r w:rsidRPr="009757B9">
        <w:rPr>
          <w:b/>
          <w:rtl/>
        </w:rPr>
        <w:t xml:space="preserve"> </w:t>
      </w:r>
      <w:r w:rsidRPr="009757B9">
        <w:rPr>
          <w:rFonts w:hint="cs"/>
          <w:b/>
          <w:rtl/>
        </w:rPr>
        <w:t>מרוסס</w:t>
      </w:r>
      <w:r w:rsidR="004460A6">
        <w:rPr>
          <w:b/>
          <w:rtl/>
        </w:rPr>
        <w:t xml:space="preserve"> </w:t>
      </w:r>
      <w:r w:rsidRPr="009757B9">
        <w:rPr>
          <w:b/>
          <w:rtl/>
        </w:rPr>
        <w:t xml:space="preserve"> </w:t>
      </w:r>
      <w:r w:rsidRPr="009757B9">
        <w:rPr>
          <w:rFonts w:hint="cs"/>
          <w:b/>
          <w:rtl/>
        </w:rPr>
        <w:t>כדי</w:t>
      </w:r>
      <w:r w:rsidRPr="009757B9">
        <w:rPr>
          <w:b/>
          <w:rtl/>
        </w:rPr>
        <w:t xml:space="preserve"> </w:t>
      </w:r>
      <w:r w:rsidRPr="009757B9">
        <w:rPr>
          <w:rFonts w:hint="cs"/>
          <w:b/>
          <w:rtl/>
        </w:rPr>
        <w:t>לבשל</w:t>
      </w:r>
      <w:r w:rsidRPr="009757B9">
        <w:rPr>
          <w:b/>
          <w:rtl/>
        </w:rPr>
        <w:t xml:space="preserve"> </w:t>
      </w:r>
      <w:r w:rsidRPr="009757B9">
        <w:rPr>
          <w:rFonts w:hint="cs"/>
          <w:b/>
          <w:rtl/>
        </w:rPr>
        <w:t>בו</w:t>
      </w:r>
      <w:r w:rsidRPr="009757B9">
        <w:rPr>
          <w:b/>
          <w:rtl/>
        </w:rPr>
        <w:t xml:space="preserve"> </w:t>
      </w:r>
      <w:r w:rsidRPr="009757B9">
        <w:rPr>
          <w:rFonts w:hint="cs"/>
          <w:b/>
          <w:rtl/>
        </w:rPr>
        <w:t>ביצה</w:t>
      </w:r>
      <w:r w:rsidRPr="009757B9">
        <w:rPr>
          <w:b/>
          <w:rtl/>
        </w:rPr>
        <w:t xml:space="preserve"> </w:t>
      </w:r>
      <w:r w:rsidRPr="009757B9">
        <w:rPr>
          <w:rFonts w:hint="cs"/>
          <w:b/>
          <w:rtl/>
        </w:rPr>
        <w:t>קלה</w:t>
      </w:r>
      <w:r w:rsidRPr="009757B9">
        <w:rPr>
          <w:b/>
          <w:rtl/>
        </w:rPr>
        <w:t xml:space="preserve"> </w:t>
      </w:r>
      <w:r w:rsidRPr="009757B9">
        <w:rPr>
          <w:rFonts w:hint="cs"/>
          <w:b/>
          <w:rtl/>
        </w:rPr>
        <w:t>שבביצים</w:t>
      </w:r>
      <w:r w:rsidRPr="009757B9">
        <w:rPr>
          <w:b/>
          <w:rtl/>
        </w:rPr>
        <w:t xml:space="preserve">, </w:t>
      </w:r>
      <w:r w:rsidRPr="009757B9">
        <w:rPr>
          <w:rFonts w:hint="cs"/>
          <w:b/>
          <w:rtl/>
        </w:rPr>
        <w:t>טרופה</w:t>
      </w:r>
      <w:r w:rsidRPr="009757B9">
        <w:rPr>
          <w:b/>
          <w:rtl/>
        </w:rPr>
        <w:t xml:space="preserve"> </w:t>
      </w:r>
      <w:r w:rsidRPr="009757B9">
        <w:rPr>
          <w:rFonts w:hint="cs"/>
          <w:b/>
          <w:rtl/>
        </w:rPr>
        <w:t>ונתונה</w:t>
      </w:r>
      <w:r w:rsidRPr="009757B9">
        <w:rPr>
          <w:b/>
          <w:rtl/>
        </w:rPr>
        <w:t xml:space="preserve"> </w:t>
      </w:r>
      <w:r w:rsidRPr="009757B9">
        <w:rPr>
          <w:rFonts w:hint="cs"/>
          <w:b/>
          <w:rtl/>
        </w:rPr>
        <w:t>באילפס</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729" w:author="קלוד" w:date="2026-10-11T12:33:55Z"/>
        </w:rPr>
      </w:pPr>
      <w:ins w:id="90730" w:author="קלוד" w:date="2026-10-11T12:33:55Z">
        <w:r>
          <w:rPr>
            <w:color w:val="7B3F00"/>
          </w:rPr>
          <w:t xml:space="preserve">מלא כף סיד - הוספת תבן או חול</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b/>
          <w:bCs/>
          <w:rtl/>
        </w:rPr>
        <w:t>מלא כף סיד</w:t>
      </w:r>
      <w:r w:rsidRPr="006F178A">
        <w:rPr>
          <w:rFonts w:ascii="Fb Fontext" w:hAnsi="Fb Fontext"/>
          <w:rtl/>
        </w:rPr>
        <w:t>. תנא: כדי ליתן על פי כף של סיידין.</w:t>
      </w:r>
    </w:p>
    <w:p>
      <w:pPr>
        <w:pStyle w:val="38"/>
        <w:rPr>
          <w:ins w:id="97893" w:author="מנוע מכני" w:date="2026-10-11T12:04:39Z"/>
        </w:rPr>
      </w:pPr>
      <w:r w:rsidRPr="006F178A">
        <w:t xml:space="preserve">והיינו</w:t>
      </w:r>
    </w:p>
    <w:p w:rsidR="00E9703F" w:rsidRPr="006F178A" w:rsidRDefault="00E9703F" w:rsidP="00E9703F">
      <w:pPr>
        <w:rPr>
          <w:rtl/>
        </w:rPr>
      </w:pPr>
      <w:del w:id="97894" w:author="מנוע מכני" w:date="2026-10-11T12:04:39Z">
        <w:r w:rsidRPr="006F178A">
          <w:rPr>
            <w:rtl/>
          </w:rPr>
          <w:delText xml:space="preserve"> </w:delText>
        </w:r>
      </w:del>
      <w:ins w:id="100133" w:author="קלוד" w:date="2026-10-11T13:11:34Z">
        <w:r>
          <w:rPr>
            <w:rtl/>
          </w:rPr>
          <w:t xml:space="preserve">שחול</w:t>
        </w:r>
      </w:ins>
      <w:del w:id="100134" w:author="קלוד" w:date="2026-10-11T13:11:34Z">
        <w:r w:rsidRPr="006F178A">
          <w:rPr>
            <w:rtl/>
          </w:rPr>
          <w:delText xml:space="preserve">דחול</w:delText>
        </w:r>
      </w:del>
      <w:r w:rsidRPr="006F178A">
        <w:rPr>
          <w:rtl/>
        </w:rPr>
        <w:t xml:space="preserve"> </w:t>
      </w:r>
      <w:ins w:id="100131" w:author="קלוד" w:date="2026-10-11T13:11:34Z">
        <w:r>
          <w:rPr>
            <w:rtl/>
          </w:rPr>
          <w:t xml:space="preserve">מועיל</w:t>
        </w:r>
      </w:ins>
      <w:del w:id="100132" w:author="קלוד" w:date="2026-10-11T13:11:34Z">
        <w:r w:rsidRPr="006F178A">
          <w:rPr>
            <w:rtl/>
          </w:rPr>
          <w:delText xml:space="preserve">מעלי</w:delText>
        </w:r>
      </w:del>
      <w:r w:rsidRPr="006F178A">
        <w:rPr>
          <w:rtl/>
        </w:rPr>
        <w:t xml:space="preserve"> </w:t>
      </w:r>
      <w:ins w:id="100129" w:author="קלוד" w:date="2026-10-11T13:11:34Z">
        <w:r>
          <w:rPr>
            <w:rtl/>
          </w:rPr>
          <w:t xml:space="preserve">לסיד,</w:t>
        </w:r>
      </w:ins>
      <w:del w:id="100130" w:author="קלוד" w:date="2026-10-11T13:11:34Z">
        <w:r w:rsidRPr="006F178A">
          <w:rPr>
            <w:rtl/>
          </w:rPr>
          <w:delText xml:space="preserve">לסיד</w:delText>
        </w:r>
      </w:del>
      <w:r w:rsidRPr="006F178A">
        <w:rPr>
          <w:rtl/>
        </w:rPr>
        <w:t xml:space="preserve"> </w:t>
      </w:r>
      <w:ins w:id="100127" w:author="קלוד" w:date="2026-10-11T13:11:34Z">
        <w:r>
          <w:rPr>
            <w:rStyle w:val="2fb"/>
            <w:rtl/>
          </w:rPr>
          <w:t xml:space="preserve">מדברי</w:t>
        </w:r>
      </w:ins>
      <w:del w:id="100128" w:author="קלוד" w:date="2026-10-11T13:11:34Z">
        <w:r w:rsidRPr="006F178A">
          <w:rPr>
            <w:rStyle w:val="2fb"/>
            <w:rtl/>
          </w:rPr>
          <w:delText xml:space="preserve">מדר"י</w:delText>
        </w:r>
      </w:del>
      <w:r w:rsidRPr="006F178A">
        <w:rPr>
          <w:rtl/>
        </w:rPr>
        <w:t xml:space="preserve"> </w:t>
      </w:r>
      <w:ins w:id="100125" w:author="קלוד" w:date="2026-10-11T13:11:34Z">
        <w:r>
          <w:rPr>
            <w:rtl/>
          </w:rPr>
          <w:t xml:space="preserve">ר"י שלא</w:t>
        </w:r>
      </w:ins>
      <w:del w:id="100126" w:author="קלוד" w:date="2026-10-11T13:11:34Z">
        <w:r w:rsidRPr="006F178A">
          <w:rPr>
            <w:rtl/>
          </w:rPr>
          <w:delText xml:space="preserve">דלא</w:delText>
        </w:r>
      </w:del>
      <w:r w:rsidRPr="006F178A">
        <w:rPr>
          <w:rtl/>
        </w:rPr>
        <w:t xml:space="preserve"> יסוד אדם את ביתו בסיד </w:t>
      </w:r>
      <w:r w:rsidRPr="006F178A">
        <w:rPr>
          <w:rtl/>
        </w:rPr>
        <w:t xml:space="preserve">אא"כ</w:t>
      </w:r>
      <w:r w:rsidRPr="006F178A">
        <w:rPr>
          <w:rtl/>
        </w:rPr>
        <w:t xml:space="preserve"> עירב בו תבן או חול.</w:t>
      </w:r>
    </w:p>
    <w:p>
      <w:pPr>
        <w:pStyle w:val="38"/>
        <w:rPr>
          <w:ins w:id="97895" w:author="מנוע מכני" w:date="2026-10-11T12:04:39Z"/>
        </w:rPr>
      </w:pPr>
      <w:r w:rsidRPr="006F178A">
        <w:tab/>
      </w:r>
      <w:del w:id="90139" w:author="מנוע מכני" w:date="2026-10-11T12:04:39Z">
        <w:r w:rsidRPr="006F178A">
          <w:tab/>
          <w:delText xml:space="preserve"> </w:delText>
        </w:r>
      </w:del>
      <w:r w:rsidRPr="006F178A">
        <w:tab/>
        <w:t xml:space="preserve">ר"י</w:t>
      </w:r>
      <w:del w:id="99397" w:author="מנוע מכני" w:date="2026-10-11T12:04:39Z">
        <w:r w:rsidRPr="006F178A">
          <w:tab/>
          <w:delText xml:space="preserve"> אומר</w:delText>
        </w:r>
      </w:del>
      <w:del w:id="100481" w:author="Claude" w:date="2026-10-11T09:08:03Z">
        <w:r>
          <w:delText xml:space="preserve">	</w:delText>
        </w:r>
      </w:del>
      <w:r>
        <w:t xml:space="preserve">:</w:t>
      </w:r>
    </w:p>
    <w:p w:rsidR="00E9703F" w:rsidRDefault="00E9703F" w:rsidP="00E9703F">
      <w:pPr>
        <w:rPr>
          <w:rtl/>
        </w:rPr>
      </w:pPr>
      <w:del w:id="97896" w:author="מנוע מכני" w:date="2026-10-11T12:04:39Z">
        <w:r w:rsidRPr="006F178A">
          <w:rPr>
            <w:rtl/>
          </w:rPr>
          <w:tab/>
          <w:delText xml:space="preserve"> </w:delText>
        </w:r>
      </w:del>
      <w:r w:rsidRPr="006F178A">
        <w:rPr>
          <w:rtl/>
        </w:rPr>
        <w:tab/>
        <w:t xml:space="preserve">תבן - מותר, חול - אסור, מפני שהוא טרכסיד [קשה]</w:t>
      </w:r>
    </w:p>
    <w:p w:rsidR="00E9703F" w:rsidRDefault="00E9703F" w:rsidP="00E9703F">
      <w:pPr>
        <w:rPr>
          <w:rtl/>
        </w:rPr>
      </w:pPr>
      <w:r w:rsidRPr="006F178A">
        <w:rPr>
          <w:rStyle w:val="2fb"/>
          <w:rtl/>
        </w:rPr>
        <w:t xml:space="preserve">רבא</w:t>
      </w:r>
      <w:r w:rsidRPr="006F178A">
        <w:rPr>
          <w:rtl/>
        </w:rPr>
        <w:t xml:space="preserve"> </w:t>
      </w:r>
      <w:ins w:id="90383" w:author="מנוע מכני" w:date="2026-10-11T12:04:39Z">
        <w:r>
          <w:rPr>
            <w:rtl/>
          </w:rPr>
          <w:t xml:space="preserve">אפי'</w:t>
        </w:r>
      </w:ins>
      <w:del w:id="90384" w:author="מנוע מכני" w:date="2026-10-11T12:04:39Z">
        <w:r w:rsidRPr="006F178A">
          <w:rPr>
            <w:rtl/>
          </w:rPr>
          <w:delText xml:space="preserve">אפילו</w:delText>
        </w:r>
      </w:del>
      <w:r w:rsidRPr="006F178A">
        <w:rPr>
          <w:rtl/>
        </w:rPr>
        <w:t xml:space="preserve"> </w:t>
      </w:r>
      <w:ins w:id="95717" w:author="מנוע מכני" w:date="2026-10-11T12:04:39Z">
        <w:r>
          <w:rPr>
            <w:rtl/>
          </w:rPr>
          <w:t xml:space="preserve">תאמר</w:t>
        </w:r>
      </w:ins>
      <w:del w:id="95718" w:author="מנוע מכני" w:date="2026-10-11T12:04:39Z">
        <w:r w:rsidRPr="006F178A">
          <w:rPr>
            <w:rtl/>
          </w:rPr>
          <w:delText xml:space="preserve">תימא</w:delText>
        </w:r>
      </w:del>
      <w:r w:rsidRPr="006F178A">
        <w:rPr>
          <w:rtl/>
        </w:rPr>
        <w:t xml:space="preserve"> רבנן, קילקולו זהו </w:t>
      </w:r>
      <w:r w:rsidRPr="006F178A">
        <w:rPr>
          <w:b/>
          <w:bCs/>
          <w:rtl/>
        </w:rPr>
        <w:t>תיקו</w:t>
      </w:r>
      <w:r w:rsidRPr="006F178A">
        <w:rPr>
          <w:rtl/>
        </w:rPr>
        <w:t xml:space="preserve">נו. לכן </w:t>
      </w:r>
      <w:ins w:id="90299" w:author="Claude - סמנטי" w:date="2026-10-11T12:28:21Z">
        <w:r>
          <w:rPr>
            <w:rtl/>
          </w:rPr>
          <w:t xml:space="preserve">משערים</w:t>
        </w:r>
      </w:ins>
      <w:del w:id="90300" w:author="Claude - סמנטי" w:date="2026-10-11T12:28:21Z">
        <w:r w:rsidRPr="006F178A">
          <w:rPr>
            <w:rtl/>
          </w:rPr>
          <w:delText xml:space="preserve">משערינן</w:delText>
        </w:r>
      </w:del>
      <w:r w:rsidRPr="006F178A">
        <w:rPr>
          <w:rtl/>
        </w:rPr>
        <w:t xml:space="preserve"> בזה [</w:t>
      </w:r>
      <w:r w:rsidRPr="006F178A">
        <w:rPr>
          <w:b/>
          <w:bCs/>
          <w:rtl/>
        </w:rPr>
        <w:t>תיקו</w:t>
      </w:r>
      <w:r w:rsidRPr="006F178A">
        <w:rPr>
          <w:rtl/>
        </w:rPr>
        <w:t>נו קושי או לובן]</w:t>
      </w:r>
    </w:p>
    <w:p w:rsidR="00E9703F" w:rsidRPr="00B3644D" w:rsidRDefault="00E9703F" w:rsidP="00E9703F">
      <w:pPr>
        <w:rPr>
          <w:spacing w:val="-2"/>
          <w:rtl/>
        </w:rPr>
      </w:pPr>
      <w:r w:rsidRPr="00B3644D">
        <w:rPr>
          <w:spacing w:val="-2"/>
          <w:rtl/>
        </w:rPr>
        <w:t>•</w:t>
      </w:r>
      <w:r w:rsidRPr="00B3644D">
        <w:rPr>
          <w:rFonts w:hint="cs"/>
          <w:spacing w:val="-2"/>
          <w:rtl/>
        </w:rPr>
        <w:t xml:space="preserve"> </w:t>
      </w:r>
      <w:r w:rsidRPr="00B3644D">
        <w:rPr>
          <w:rStyle w:val="afffe"/>
          <w:rFonts w:ascii="Fb Fontext" w:hAnsi="Fb Fontext"/>
          <w:spacing w:val="-2"/>
          <w:rtl/>
        </w:rPr>
        <w:t>קנה</w:t>
      </w:r>
      <w:r w:rsidRPr="00B3644D">
        <w:rPr>
          <w:spacing w:val="-2"/>
          <w:rtl/>
        </w:rPr>
        <w:t xml:space="preserve"> </w:t>
      </w:r>
      <w:r w:rsidRPr="00B3644D">
        <w:rPr>
          <w:rFonts w:hint="cs"/>
          <w:spacing w:val="-2"/>
          <w:rtl/>
        </w:rPr>
        <w:t>-</w:t>
      </w:r>
      <w:ins w:id="94201" w:author="מנוע מכני" w:date="2026-10-11T12:04:39Z">
        <w:r>
          <w:rPr>
            <w:rFonts w:hint="cs"/>
            <w:spacing w:val="-2"/>
            <w:rtl/>
          </w:rPr>
          <w:t xml:space="preserve"> </w:t>
        </w:r>
      </w:ins>
      <w:del w:id="94202" w:author="מנוע מכני" w:date="2026-10-11T12:04:39Z">
        <w:r w:rsidRPr="00B3644D">
          <w:rPr>
            <w:rFonts w:hint="cs"/>
            <w:spacing w:val="-2"/>
            <w:rtl/>
          </w:rPr>
          <w:tab/>
          <w:delText xml:space="preserve">  </w:delText>
        </w:r>
      </w:del>
      <w:r w:rsidRPr="00B3644D">
        <w:rPr>
          <w:spacing w:val="-2"/>
          <w:rtl/>
        </w:rPr>
        <w:t>כדי לעשות קולמוס. המגיע לקשרי אצבעותיו. ו</w:t>
      </w:r>
      <w:r w:rsidRPr="00B3644D">
        <w:rPr>
          <w:b/>
          <w:bCs/>
          <w:spacing w:val="-2"/>
          <w:rtl/>
        </w:rPr>
        <w:t>תיקו</w:t>
      </w:r>
      <w:r w:rsidRPr="00B3644D">
        <w:rPr>
          <w:spacing w:val="-2"/>
          <w:rtl/>
        </w:rPr>
        <w:t xml:space="preserve"> </w:t>
      </w:r>
      <w:ins w:id="94741" w:author="מנוע מכני" w:date="2026-10-11T12:04:39Z">
        <w:r>
          <w:rPr>
            <w:spacing w:val="-2"/>
            <w:rtl/>
          </w:rPr>
          <w:t xml:space="preserve">אם </w:t>
        </w:r>
      </w:ins>
      <w:del w:id="94742" w:author="מנוע מכני" w:date="2026-10-11T12:04:39Z">
        <w:r w:rsidRPr="00B3644D">
          <w:rPr>
            <w:spacing w:val="-2"/>
            <w:rtl/>
          </w:rPr>
          <w:delText xml:space="preserve">אי </w:delText>
        </w:r>
      </w:del>
      <w:r w:rsidRPr="00B3644D">
        <w:rPr>
          <w:spacing w:val="-2"/>
          <w:rtl/>
        </w:rPr>
        <w:t xml:space="preserve">קשר העליון או קשר התחתון.</w:t>
      </w:r>
    </w:p>
    <w:p w:rsidR="00E9703F" w:rsidRPr="006F178A" w:rsidRDefault="00E9703F" w:rsidP="00E9703F">
      <w:pPr>
        <w:rPr>
          <w:rtl/>
        </w:rPr>
      </w:pPr>
      <w:r w:rsidRPr="006F178A">
        <w:rPr>
          <w:rStyle w:val="afffe"/>
          <w:rFonts w:ascii="Fb Fontext" w:hAnsi="Fb Fontext"/>
          <w:rtl/>
        </w:rPr>
        <w:t>קנה</w:t>
      </w:r>
      <w:r w:rsidRPr="006F178A">
        <w:rPr>
          <w:rtl/>
        </w:rPr>
        <w:t xml:space="preserve"> </w:t>
      </w:r>
      <w:r w:rsidRPr="006F178A">
        <w:rPr>
          <w:rStyle w:val="afffe"/>
          <w:rFonts w:ascii="Fb Fontext" w:hAnsi="Fb Fontext"/>
          <w:rtl/>
        </w:rPr>
        <w:t>עבה</w:t>
      </w:r>
      <w:r w:rsidRPr="006F178A">
        <w:rPr>
          <w:rtl/>
        </w:rPr>
        <w:t xml:space="preserve"> </w:t>
      </w:r>
      <w:r w:rsidRPr="006F178A">
        <w:rPr>
          <w:rFonts w:hint="cs"/>
          <w:rtl/>
        </w:rPr>
        <w:t xml:space="preserve">- </w:t>
      </w:r>
      <w:r w:rsidRPr="006F178A">
        <w:rPr>
          <w:rStyle w:val="afffe"/>
          <w:rFonts w:ascii="Fb Fontext" w:hAnsi="Fb Fontext"/>
          <w:rtl/>
        </w:rPr>
        <w:t>לביצת</w:t>
      </w:r>
      <w:r w:rsidRPr="006F178A">
        <w:rPr>
          <w:rtl/>
        </w:rPr>
        <w:t xml:space="preserve"> </w:t>
      </w:r>
      <w:r w:rsidRPr="006F178A">
        <w:rPr>
          <w:rStyle w:val="afffe"/>
          <w:rFonts w:ascii="Fb Fontext" w:hAnsi="Fb Fontext"/>
          <w:rtl/>
        </w:rPr>
        <w:t>תרנגולת</w:t>
      </w:r>
      <w:r w:rsidRPr="006F178A">
        <w:rPr>
          <w:rtl/>
        </w:rPr>
        <w:t xml:space="preserve"> שאין לך קל לבשל יותר ממנה והיינו כגרוגרת מביצה קלה.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פא.</w:t>
      </w:r>
    </w:p>
    <w:p>
      <w:pPr>
        <w:pStyle w:val="MishnaBatzad"/>
        <w:rPr>
          <w:ins w:id="20511" w:author="קלוד" w:date="2026-10-11T09:07:15Z"/>
        </w:rPr>
      </w:pPr>
      <w:ins w:id="20510" w:author="קלוד" w:date="2026-10-11T09:07:15Z">
        <w:r>
          <w:t xml:space="preserve">משנה ו</w:t>
        </w:r>
      </w:ins>
    </w:p>
    <w:p w:rsidR="00E9703F" w:rsidRPr="009757B9" w:rsidRDefault="00E9703F" w:rsidP="00E9703F">
      <w:pPr>
        <w:pStyle w:val="afff9"/>
        <w:rPr>
          <w:del w:id="20224" w:author="קלוד" w:date="2026-10-11T09:07:15Z"/>
          <w:rStyle w:val="afffe"/>
          <w:rFonts w:ascii="Fb Fontext" w:hAnsi="Fb Fontext"/>
          <w:b/>
          <w:bCs w:val="0"/>
          <w:sz w:val="20"/>
          <w:rtl/>
        </w:rPr>
      </w:pPr>
      <w:del w:id="20222" w:author="קלוד" w:date="2026-10-11T09:07:15Z">
        <w:r w:rsidRPr="00146180">
          <w:rPr>
            <w:rStyle w:val="afffe"/>
            <w:rFonts w:ascii="Fb Fontext" w:hAnsi="Fb Fontext" w:hint="cs"/>
            <w:bCs w:val="0"/>
            <w:sz w:val="20"/>
            <w:rtl/>
          </w:rPr>
          <w:delText xml:space="preserve">משנה</w:delText>
        </w:r>
      </w:del>
      <w:del w:id="20223" w:author="קלוד" w:date="2026-10-11T09:07:15Z">
        <w:r w:rsidRPr="00146180">
          <w:rPr>
            <w:rStyle w:val="afffe"/>
            <w:rFonts w:ascii="Fb Fontext" w:hAnsi="Fb Fontext"/>
            <w:bCs w:val="0"/>
            <w:sz w:val="20"/>
            <w:rtl/>
          </w:rPr>
          <w:delText xml:space="preserve">.</w:delText>
        </w:r>
      </w:del>
    </w:p>
    <w:p w:rsidR="00E9703F" w:rsidRDefault="00E9703F" w:rsidP="00E9703F">
      <w:pPr>
        <w:pStyle w:val="afff9"/>
        <w:spacing w:before="120"/>
        <w:rPr>
          <w:rStyle w:val="afffe"/>
          <w:rFonts w:ascii="Fb Fontext" w:hAnsi="Fb Fontext"/>
          <w:b/>
          <w:bCs w:val="0"/>
          <w:sz w:val="20"/>
          <w:rtl/>
        </w:rPr>
        <w:pPrChange w:id="90045" w:author="קלוד" w:date="2026-10-11T12:09:42Z">
          <w:pPr>
            <w:pStyle w:val="afff9"/>
          </w:pPr>
        </w:pPrChange>
      </w:pPr>
      <w:r w:rsidRPr="00146180">
        <w:rPr>
          <w:rStyle w:val="afffe"/>
          <w:rFonts w:ascii="Fb Fontext" w:hAnsi="Fb Fontext" w:hint="cs"/>
          <w:bCs w:val="0"/>
          <w:rtl/>
          <w:rPrChange w:id="40239" w:author="Claude" w:date="2026-10-11T09:07:39Z">
            <w:rPr>
              <w:rStyle w:val="afffe"/>
              <w:rFonts w:ascii="Fb Fontext" w:hAnsi="Fb Fontext" w:hint="cs"/>
              <w:bCs w:val="0"/>
              <w:sz w:val="20"/>
              <w:rtl/>
            </w:rPr>
          </w:rPrChange>
        </w:rPr>
        <w:t>עצם</w:t>
      </w:r>
      <w:r w:rsidRPr="00146180">
        <w:rPr>
          <w:rStyle w:val="afffe"/>
          <w:rFonts w:ascii="Fb Fontext" w:hAnsi="Fb Fontext"/>
          <w:bCs w:val="0"/>
          <w:rtl/>
          <w:rPrChange w:id="40240" w:author="Claude" w:date="2026-10-11T09:07:39Z">
            <w:rPr>
              <w:rStyle w:val="afffe"/>
              <w:rFonts w:ascii="Fb Fontext" w:hAnsi="Fb Fontext"/>
              <w:bCs w:val="0"/>
              <w:sz w:val="20"/>
              <w:rtl/>
            </w:rPr>
          </w:rPrChange>
        </w:rPr>
        <w:t xml:space="preserve"> - </w:t>
      </w:r>
      <w:r w:rsidRPr="00146180">
        <w:rPr>
          <w:rStyle w:val="afffe"/>
          <w:rFonts w:ascii="Fb Fontext" w:hAnsi="Fb Fontext"/>
          <w:bCs w:val="0"/>
          <w:rtl/>
          <w:rPrChange w:id="40241" w:author="Claude" w:date="2026-10-11T09:07:39Z">
            <w:rPr>
              <w:rStyle w:val="afffe"/>
              <w:rFonts w:ascii="Fb Fontext" w:hAnsi="Fb Fontext"/>
              <w:bCs w:val="0"/>
              <w:sz w:val="20"/>
              <w:rtl/>
            </w:rPr>
          </w:rPrChange>
        </w:rPr>
        <w:tab/>
      </w:r>
      <w:r w:rsidRPr="00146180">
        <w:rPr>
          <w:rStyle w:val="afffe"/>
          <w:rFonts w:ascii="Fb Fontext" w:hAnsi="Fb Fontext" w:hint="cs"/>
          <w:bCs w:val="0"/>
          <w:rtl/>
          <w:rPrChange w:id="40242" w:author="Claude" w:date="2026-10-11T09:07:39Z">
            <w:rPr>
              <w:rStyle w:val="afffe"/>
              <w:rFonts w:ascii="Fb Fontext" w:hAnsi="Fb Fontext" w:hint="cs"/>
              <w:bCs w:val="0"/>
              <w:sz w:val="20"/>
              <w:rtl/>
            </w:rPr>
          </w:rPrChange>
        </w:rPr>
        <w:t xml:space="preserve"> כדי</w:t>
      </w:r>
      <w:r w:rsidRPr="00146180">
        <w:rPr>
          <w:rStyle w:val="afffe"/>
          <w:rFonts w:ascii="Fb Fontext" w:hAnsi="Fb Fontext"/>
          <w:bCs w:val="0"/>
          <w:rtl/>
          <w:rPrChange w:id="40243"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44" w:author="Claude" w:date="2026-10-11T09:07:39Z">
            <w:rPr>
              <w:rStyle w:val="afffe"/>
              <w:rFonts w:ascii="Fb Fontext" w:hAnsi="Fb Fontext" w:hint="cs"/>
              <w:bCs w:val="0"/>
              <w:sz w:val="20"/>
              <w:rtl/>
            </w:rPr>
          </w:rPrChange>
        </w:rPr>
        <w:t>לעשות</w:t>
      </w:r>
      <w:r w:rsidRPr="00146180">
        <w:rPr>
          <w:rStyle w:val="afffe"/>
          <w:rFonts w:ascii="Fb Fontext" w:hAnsi="Fb Fontext"/>
          <w:bCs w:val="0"/>
          <w:rtl/>
          <w:rPrChange w:id="4024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46" w:author="Claude" w:date="2026-10-11T09:07:39Z">
            <w:rPr>
              <w:rStyle w:val="afffe"/>
              <w:rFonts w:ascii="Fb Fontext" w:hAnsi="Fb Fontext" w:hint="cs"/>
              <w:bCs w:val="0"/>
              <w:sz w:val="20"/>
              <w:rtl/>
            </w:rPr>
          </w:rPrChange>
        </w:rPr>
        <w:t>תרווד</w:t>
      </w:r>
      <w:r w:rsidRPr="009757B9">
        <w:rPr>
          <w:b/>
          <w:rtl/>
        </w:rPr>
        <w:t>,</w:t>
      </w:r>
      <w:r w:rsidRPr="009757B9">
        <w:rPr>
          <w:rFonts w:ascii="David" w:hAnsi="David"/>
          <w:b/>
          <w:rtl/>
        </w:rPr>
        <w:t>[</w:t>
      </w:r>
      <w:r w:rsidRPr="00F130FA">
        <w:rPr>
          <w:rFonts w:cs="FrankRuehl"/>
          <w:spacing w:val="0"/>
          <w:rtl/>
          <w:rPrChange w:id="40247" w:author="Claude" w:date="2026-10-11T09:07:39Z">
            <w:rPr>
              <w:rFonts w:cs="FrankRuehl"/>
              <w:spacing w:val="0"/>
              <w:szCs w:val="20"/>
              <w:rtl/>
            </w:rPr>
          </w:rPrChange>
        </w:rPr>
        <w:t>כף קטנה</w:t>
      </w:r>
      <w:r w:rsidRPr="009757B9">
        <w:rPr>
          <w:rFonts w:ascii="David" w:hAnsi="David"/>
          <w:b/>
          <w:rtl/>
        </w:rPr>
        <w:t>]</w:t>
      </w:r>
      <w:r>
        <w:rPr>
          <w:rFonts w:hint="cs"/>
          <w:b/>
          <w:rtl/>
        </w:rPr>
        <w:t xml:space="preserve"> </w:t>
      </w:r>
      <w:r w:rsidRPr="00146180">
        <w:rPr>
          <w:rStyle w:val="afffe"/>
          <w:rFonts w:ascii="Fb Fontext" w:hAnsi="Fb Fontext" w:hint="cs"/>
          <w:bCs w:val="0"/>
          <w:rtl/>
          <w:rPrChange w:id="40248" w:author="Claude" w:date="2026-10-11T09:07:39Z">
            <w:rPr>
              <w:rStyle w:val="afffe"/>
              <w:rFonts w:ascii="Fb Fontext" w:hAnsi="Fb Fontext" w:hint="cs"/>
              <w:bCs w:val="0"/>
              <w:sz w:val="20"/>
              <w:rtl/>
            </w:rPr>
          </w:rPrChange>
        </w:rPr>
        <w:t>רבי</w:t>
      </w:r>
      <w:r w:rsidRPr="00146180">
        <w:rPr>
          <w:rStyle w:val="afffe"/>
          <w:rFonts w:ascii="Fb Fontext" w:hAnsi="Fb Fontext"/>
          <w:bCs w:val="0"/>
          <w:rtl/>
          <w:rPrChange w:id="40249"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50" w:author="Claude" w:date="2026-10-11T09:07:39Z">
            <w:rPr>
              <w:rStyle w:val="afffe"/>
              <w:rFonts w:ascii="Fb Fontext" w:hAnsi="Fb Fontext" w:hint="cs"/>
              <w:bCs w:val="0"/>
              <w:sz w:val="20"/>
              <w:rtl/>
            </w:rPr>
          </w:rPrChange>
        </w:rPr>
        <w:t>יהודה</w:t>
      </w:r>
      <w:r w:rsidRPr="00146180">
        <w:rPr>
          <w:rStyle w:val="afffe"/>
          <w:rFonts w:ascii="Fb Fontext" w:hAnsi="Fb Fontext"/>
          <w:bCs w:val="0"/>
          <w:rtl/>
          <w:rPrChange w:id="40251"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52" w:author="Claude" w:date="2026-10-11T09:07:39Z">
            <w:rPr>
              <w:rStyle w:val="afffe"/>
              <w:rFonts w:ascii="Fb Fontext" w:hAnsi="Fb Fontext" w:hint="cs"/>
              <w:bCs w:val="0"/>
              <w:sz w:val="20"/>
              <w:rtl/>
            </w:rPr>
          </w:rPrChange>
        </w:rPr>
        <w:t>אומר</w:t>
      </w:r>
      <w:r w:rsidRPr="00146180">
        <w:rPr>
          <w:rStyle w:val="afffe"/>
          <w:rFonts w:ascii="Fb Fontext" w:hAnsi="Fb Fontext"/>
          <w:bCs w:val="0"/>
          <w:rtl/>
          <w:rPrChange w:id="40253"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54" w:author="Claude" w:date="2026-10-11T09:07:39Z">
            <w:rPr>
              <w:rStyle w:val="afffe"/>
              <w:rFonts w:ascii="Fb Fontext" w:hAnsi="Fb Fontext" w:hint="cs"/>
              <w:bCs w:val="0"/>
              <w:sz w:val="20"/>
              <w:rtl/>
            </w:rPr>
          </w:rPrChange>
        </w:rPr>
        <w:t>כדי</w:t>
      </w:r>
      <w:r w:rsidRPr="00146180">
        <w:rPr>
          <w:rStyle w:val="afffe"/>
          <w:rFonts w:ascii="Fb Fontext" w:hAnsi="Fb Fontext"/>
          <w:bCs w:val="0"/>
          <w:rtl/>
          <w:rPrChange w:id="4025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56" w:author="Claude" w:date="2026-10-11T09:07:39Z">
            <w:rPr>
              <w:rStyle w:val="afffe"/>
              <w:rFonts w:ascii="Fb Fontext" w:hAnsi="Fb Fontext" w:hint="cs"/>
              <w:bCs w:val="0"/>
              <w:sz w:val="20"/>
              <w:rtl/>
            </w:rPr>
          </w:rPrChange>
        </w:rPr>
        <w:t>לעשות</w:t>
      </w:r>
      <w:r w:rsidRPr="00146180">
        <w:rPr>
          <w:rStyle w:val="afffe"/>
          <w:rFonts w:ascii="Fb Fontext" w:hAnsi="Fb Fontext"/>
          <w:bCs w:val="0"/>
          <w:rtl/>
          <w:rPrChange w:id="4025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58" w:author="Claude" w:date="2026-10-11T09:07:39Z">
            <w:rPr>
              <w:rStyle w:val="afffe"/>
              <w:rFonts w:ascii="Fb Fontext" w:hAnsi="Fb Fontext" w:hint="cs"/>
              <w:bCs w:val="0"/>
              <w:sz w:val="20"/>
              <w:rtl/>
            </w:rPr>
          </w:rPrChange>
        </w:rPr>
        <w:t>ממנו</w:t>
      </w:r>
      <w:r w:rsidRPr="00146180">
        <w:rPr>
          <w:rStyle w:val="afffe"/>
          <w:rFonts w:ascii="Fb Fontext" w:hAnsi="Fb Fontext"/>
          <w:bCs w:val="0"/>
          <w:rtl/>
          <w:rPrChange w:id="40259"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60" w:author="Claude" w:date="2026-10-11T09:07:39Z">
            <w:rPr>
              <w:rStyle w:val="afffe"/>
              <w:rFonts w:ascii="Fb Fontext" w:hAnsi="Fb Fontext" w:hint="cs"/>
              <w:bCs w:val="0"/>
              <w:sz w:val="20"/>
              <w:rtl/>
            </w:rPr>
          </w:rPrChange>
        </w:rPr>
        <w:t>חף</w:t>
      </w:r>
      <w:r w:rsidRPr="00146180">
        <w:rPr>
          <w:rStyle w:val="afffe"/>
          <w:rFonts w:ascii="Fb Fontext" w:hAnsi="Fb Fontext"/>
          <w:bCs w:val="0"/>
          <w:rtl/>
          <w:rPrChange w:id="40261" w:author="Claude" w:date="2026-10-11T09:07:39Z">
            <w:rPr>
              <w:rStyle w:val="afffe"/>
              <w:rFonts w:ascii="Fb Fontext" w:hAnsi="Fb Fontext"/>
              <w:bCs w:val="0"/>
              <w:sz w:val="20"/>
              <w:rtl/>
            </w:rPr>
          </w:rPrChange>
        </w:rPr>
        <w:t>,</w:t>
      </w:r>
    </w:p>
    <w:p w:rsidR="00E9703F" w:rsidRDefault="00E9703F" w:rsidP="00E9703F">
      <w:pPr>
        <w:pStyle w:val="afff9"/>
        <w:rPr>
          <w:b/>
          <w:rtl/>
        </w:rPr>
      </w:pPr>
      <w:r w:rsidRPr="00146180">
        <w:rPr>
          <w:rStyle w:val="afffe"/>
          <w:rFonts w:ascii="Fb Fontext" w:hAnsi="Fb Fontext" w:hint="cs"/>
          <w:bCs w:val="0"/>
          <w:rtl/>
          <w:rPrChange w:id="40262" w:author="Claude" w:date="2026-10-11T09:07:39Z">
            <w:rPr>
              <w:rStyle w:val="afffe"/>
              <w:rFonts w:ascii="Fb Fontext" w:hAnsi="Fb Fontext" w:hint="cs"/>
              <w:bCs w:val="0"/>
              <w:sz w:val="20"/>
              <w:rtl/>
            </w:rPr>
          </w:rPrChange>
        </w:rPr>
        <w:t>זכוכית</w:t>
      </w:r>
      <w:r w:rsidRPr="00146180">
        <w:rPr>
          <w:rStyle w:val="afffe"/>
          <w:rFonts w:ascii="Fb Fontext" w:hAnsi="Fb Fontext"/>
          <w:bCs w:val="0"/>
          <w:rtl/>
          <w:rPrChange w:id="40263" w:author="Claude" w:date="2026-10-11T09:07:39Z">
            <w:rPr>
              <w:rStyle w:val="afffe"/>
              <w:rFonts w:ascii="Fb Fontext" w:hAnsi="Fb Fontext"/>
              <w:bCs w:val="0"/>
              <w:sz w:val="20"/>
              <w:rtl/>
            </w:rPr>
          </w:rPrChange>
        </w:rPr>
        <w:t xml:space="preserve"> - </w:t>
      </w:r>
      <w:r w:rsidRPr="00146180">
        <w:rPr>
          <w:rStyle w:val="afffe"/>
          <w:rFonts w:ascii="Fb Fontext" w:hAnsi="Fb Fontext" w:hint="cs"/>
          <w:bCs w:val="0"/>
          <w:rtl/>
          <w:rPrChange w:id="40264" w:author="Claude" w:date="2026-10-11T09:07:39Z">
            <w:rPr>
              <w:rStyle w:val="afffe"/>
              <w:rFonts w:ascii="Fb Fontext" w:hAnsi="Fb Fontext" w:hint="cs"/>
              <w:bCs w:val="0"/>
              <w:sz w:val="20"/>
              <w:rtl/>
            </w:rPr>
          </w:rPrChange>
        </w:rPr>
        <w:t>כדי</w:t>
      </w:r>
      <w:r w:rsidRPr="00146180">
        <w:rPr>
          <w:rStyle w:val="afffe"/>
          <w:rFonts w:ascii="Fb Fontext" w:hAnsi="Fb Fontext"/>
          <w:bCs w:val="0"/>
          <w:rtl/>
          <w:rPrChange w:id="4026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66" w:author="Claude" w:date="2026-10-11T09:07:39Z">
            <w:rPr>
              <w:rStyle w:val="afffe"/>
              <w:rFonts w:ascii="Fb Fontext" w:hAnsi="Fb Fontext" w:hint="cs"/>
              <w:bCs w:val="0"/>
              <w:sz w:val="20"/>
              <w:rtl/>
            </w:rPr>
          </w:rPrChange>
        </w:rPr>
        <w:t>לגרור</w:t>
      </w:r>
      <w:r w:rsidRPr="00146180">
        <w:rPr>
          <w:rStyle w:val="afffe"/>
          <w:rFonts w:ascii="Fb Fontext" w:hAnsi="Fb Fontext"/>
          <w:bCs w:val="0"/>
          <w:rtl/>
          <w:rPrChange w:id="4026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68" w:author="Claude" w:date="2026-10-11T09:07:39Z">
            <w:rPr>
              <w:rStyle w:val="afffe"/>
              <w:rFonts w:ascii="Fb Fontext" w:hAnsi="Fb Fontext" w:hint="cs"/>
              <w:bCs w:val="0"/>
              <w:sz w:val="20"/>
              <w:rtl/>
            </w:rPr>
          </w:rPrChange>
        </w:rPr>
        <w:t>בו</w:t>
      </w:r>
      <w:r w:rsidRPr="00146180">
        <w:rPr>
          <w:rStyle w:val="afffe"/>
          <w:rFonts w:ascii="Fb Fontext" w:hAnsi="Fb Fontext"/>
          <w:bCs w:val="0"/>
          <w:rtl/>
          <w:rPrChange w:id="40269"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70" w:author="Claude" w:date="2026-10-11T09:07:39Z">
            <w:rPr>
              <w:rStyle w:val="afffe"/>
              <w:rFonts w:ascii="Fb Fontext" w:hAnsi="Fb Fontext" w:hint="cs"/>
              <w:bCs w:val="0"/>
              <w:sz w:val="20"/>
              <w:rtl/>
            </w:rPr>
          </w:rPrChange>
        </w:rPr>
        <w:t>ראש</w:t>
      </w:r>
      <w:r w:rsidRPr="00146180">
        <w:rPr>
          <w:rStyle w:val="afffe"/>
          <w:rFonts w:ascii="Fb Fontext" w:hAnsi="Fb Fontext"/>
          <w:bCs w:val="0"/>
          <w:rtl/>
          <w:rPrChange w:id="40271"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72" w:author="Claude" w:date="2026-10-11T09:07:39Z">
            <w:rPr>
              <w:rStyle w:val="afffe"/>
              <w:rFonts w:ascii="Fb Fontext" w:hAnsi="Fb Fontext" w:hint="cs"/>
              <w:bCs w:val="0"/>
              <w:sz w:val="20"/>
              <w:rtl/>
            </w:rPr>
          </w:rPrChange>
        </w:rPr>
        <w:t>הכרכר</w:t>
      </w:r>
      <w:r w:rsidRPr="009757B9">
        <w:rPr>
          <w:rFonts w:ascii="David" w:hAnsi="David"/>
          <w:b/>
          <w:rtl/>
        </w:rPr>
        <w:t>.[</w:t>
      </w:r>
      <w:r w:rsidRPr="00F130FA">
        <w:rPr>
          <w:rFonts w:cs="FrankRuehl"/>
          <w:spacing w:val="0"/>
          <w:rtl/>
          <w:rPrChange w:id="40273" w:author="Claude" w:date="2026-10-11T09:07:39Z">
            <w:rPr>
              <w:rFonts w:cs="FrankRuehl"/>
              <w:spacing w:val="0"/>
              <w:szCs w:val="20"/>
              <w:rtl/>
            </w:rPr>
          </w:rPrChange>
        </w:rPr>
        <w:t>שני נימין בב'א]</w:t>
      </w:r>
    </w:p>
    <w:p w:rsidR="00E9703F" w:rsidRPr="004460A6" w:rsidRDefault="00E9703F" w:rsidP="00E9703F">
      <w:pPr>
        <w:pStyle w:val="afff9"/>
        <w:rPr>
          <w:sz w:val="14"/>
          <w:szCs w:val="18"/>
          <w:rtl/>
        </w:rPr>
      </w:pPr>
      <w:r w:rsidRPr="00146180">
        <w:rPr>
          <w:rStyle w:val="afffe"/>
          <w:rFonts w:ascii="Fb Fontext" w:hAnsi="Fb Fontext" w:hint="cs"/>
          <w:bCs w:val="0"/>
          <w:rtl/>
          <w:rPrChange w:id="40274" w:author="Claude" w:date="2026-10-11T09:07:39Z">
            <w:rPr>
              <w:rStyle w:val="afffe"/>
              <w:rFonts w:ascii="Fb Fontext" w:hAnsi="Fb Fontext" w:hint="cs"/>
              <w:bCs w:val="0"/>
              <w:sz w:val="20"/>
              <w:rtl/>
            </w:rPr>
          </w:rPrChange>
        </w:rPr>
        <w:t>צרור</w:t>
      </w:r>
      <w:r w:rsidRPr="00146180">
        <w:rPr>
          <w:rStyle w:val="afffe"/>
          <w:rFonts w:ascii="Fb Fontext" w:hAnsi="Fb Fontext"/>
          <w:bCs w:val="0"/>
          <w:rtl/>
          <w:rPrChange w:id="4027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76" w:author="Claude" w:date="2026-10-11T09:07:39Z">
            <w:rPr>
              <w:rStyle w:val="afffe"/>
              <w:rFonts w:ascii="Fb Fontext" w:hAnsi="Fb Fontext" w:hint="cs"/>
              <w:bCs w:val="0"/>
              <w:sz w:val="20"/>
              <w:rtl/>
            </w:rPr>
          </w:rPrChange>
        </w:rPr>
        <w:t>או</w:t>
      </w:r>
      <w:r w:rsidRPr="00146180">
        <w:rPr>
          <w:rStyle w:val="afffe"/>
          <w:rFonts w:ascii="Fb Fontext" w:hAnsi="Fb Fontext"/>
          <w:bCs w:val="0"/>
          <w:rtl/>
          <w:rPrChange w:id="4027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78" w:author="Claude" w:date="2026-10-11T09:07:39Z">
            <w:rPr>
              <w:rStyle w:val="afffe"/>
              <w:rFonts w:ascii="Fb Fontext" w:hAnsi="Fb Fontext" w:hint="cs"/>
              <w:bCs w:val="0"/>
              <w:sz w:val="20"/>
              <w:rtl/>
            </w:rPr>
          </w:rPrChange>
        </w:rPr>
        <w:t>אבן</w:t>
      </w:r>
      <w:r w:rsidRPr="00146180">
        <w:rPr>
          <w:rStyle w:val="afffe"/>
          <w:rFonts w:ascii="Fb Fontext" w:hAnsi="Fb Fontext"/>
          <w:bCs w:val="0"/>
          <w:rtl/>
          <w:rPrChange w:id="40279" w:author="Claude" w:date="2026-10-11T09:07:39Z">
            <w:rPr>
              <w:rStyle w:val="afffe"/>
              <w:rFonts w:ascii="Fb Fontext" w:hAnsi="Fb Fontext"/>
              <w:bCs w:val="0"/>
              <w:sz w:val="20"/>
              <w:rtl/>
            </w:rPr>
          </w:rPrChange>
        </w:rPr>
        <w:t xml:space="preserve"> - </w:t>
      </w:r>
      <w:r w:rsidRPr="00146180">
        <w:rPr>
          <w:rStyle w:val="afffe"/>
          <w:rFonts w:ascii="Fb Fontext" w:hAnsi="Fb Fontext" w:hint="cs"/>
          <w:bCs w:val="0"/>
          <w:rtl/>
          <w:rPrChange w:id="40280" w:author="Claude" w:date="2026-10-11T09:07:39Z">
            <w:rPr>
              <w:rStyle w:val="afffe"/>
              <w:rFonts w:ascii="Fb Fontext" w:hAnsi="Fb Fontext" w:hint="cs"/>
              <w:bCs w:val="0"/>
              <w:sz w:val="20"/>
              <w:rtl/>
            </w:rPr>
          </w:rPrChange>
        </w:rPr>
        <w:t>כדי</w:t>
      </w:r>
      <w:r w:rsidRPr="00146180">
        <w:rPr>
          <w:rStyle w:val="afffe"/>
          <w:rFonts w:ascii="Fb Fontext" w:hAnsi="Fb Fontext"/>
          <w:bCs w:val="0"/>
          <w:rtl/>
          <w:rPrChange w:id="40281"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82" w:author="Claude" w:date="2026-10-11T09:07:39Z">
            <w:rPr>
              <w:rStyle w:val="afffe"/>
              <w:rFonts w:ascii="Fb Fontext" w:hAnsi="Fb Fontext" w:hint="cs"/>
              <w:bCs w:val="0"/>
              <w:sz w:val="20"/>
              <w:rtl/>
            </w:rPr>
          </w:rPrChange>
        </w:rPr>
        <w:t>לזרוק</w:t>
      </w:r>
      <w:r w:rsidRPr="00146180">
        <w:rPr>
          <w:rStyle w:val="afffe"/>
          <w:rFonts w:ascii="Fb Fontext" w:hAnsi="Fb Fontext"/>
          <w:bCs w:val="0"/>
          <w:rtl/>
          <w:rPrChange w:id="40283"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84" w:author="Claude" w:date="2026-10-11T09:07:39Z">
            <w:rPr>
              <w:rStyle w:val="afffe"/>
              <w:rFonts w:ascii="Fb Fontext" w:hAnsi="Fb Fontext" w:hint="cs"/>
              <w:bCs w:val="0"/>
              <w:sz w:val="20"/>
              <w:rtl/>
            </w:rPr>
          </w:rPrChange>
        </w:rPr>
        <w:t>בעוף</w:t>
      </w:r>
      <w:r w:rsidRPr="00146180">
        <w:rPr>
          <w:rStyle w:val="afffe"/>
          <w:rFonts w:ascii="Fb Fontext" w:hAnsi="Fb Fontext"/>
          <w:bCs w:val="0"/>
          <w:rtl/>
          <w:rPrChange w:id="4028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86" w:author="Claude" w:date="2026-10-11T09:07:39Z">
            <w:rPr>
              <w:rStyle w:val="afffe"/>
              <w:rFonts w:ascii="Fb Fontext" w:hAnsi="Fb Fontext" w:hint="cs"/>
              <w:bCs w:val="0"/>
              <w:sz w:val="20"/>
              <w:rtl/>
            </w:rPr>
          </w:rPrChange>
        </w:rPr>
        <w:t>רבי</w:t>
      </w:r>
      <w:r w:rsidRPr="00146180">
        <w:rPr>
          <w:rStyle w:val="afffe"/>
          <w:rFonts w:ascii="Fb Fontext" w:hAnsi="Fb Fontext"/>
          <w:bCs w:val="0"/>
          <w:rtl/>
          <w:rPrChange w:id="4028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88" w:author="Claude" w:date="2026-10-11T09:07:39Z">
            <w:rPr>
              <w:rStyle w:val="afffe"/>
              <w:rFonts w:ascii="Fb Fontext" w:hAnsi="Fb Fontext" w:hint="cs"/>
              <w:bCs w:val="0"/>
              <w:sz w:val="20"/>
              <w:rtl/>
            </w:rPr>
          </w:rPrChange>
        </w:rPr>
        <w:t>אלעזר</w:t>
      </w:r>
      <w:r w:rsidRPr="00146180">
        <w:rPr>
          <w:rStyle w:val="afffe"/>
          <w:rFonts w:ascii="Fb Fontext" w:hAnsi="Fb Fontext"/>
          <w:bCs w:val="0"/>
          <w:rtl/>
          <w:rPrChange w:id="40289"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90" w:author="Claude" w:date="2026-10-11T09:07:39Z">
            <w:rPr>
              <w:rStyle w:val="afffe"/>
              <w:rFonts w:ascii="Fb Fontext" w:hAnsi="Fb Fontext" w:hint="cs"/>
              <w:bCs w:val="0"/>
              <w:sz w:val="20"/>
              <w:rtl/>
            </w:rPr>
          </w:rPrChange>
        </w:rPr>
        <w:t>בר</w:t>
      </w:r>
      <w:r w:rsidRPr="00146180">
        <w:rPr>
          <w:rStyle w:val="afffe"/>
          <w:rFonts w:ascii="Fb Fontext" w:hAnsi="Fb Fontext"/>
          <w:bCs w:val="0"/>
          <w:rtl/>
          <w:rPrChange w:id="40291"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92" w:author="Claude" w:date="2026-10-11T09:07:39Z">
            <w:rPr>
              <w:rStyle w:val="afffe"/>
              <w:rFonts w:ascii="Fb Fontext" w:hAnsi="Fb Fontext" w:hint="cs"/>
              <w:bCs w:val="0"/>
              <w:sz w:val="20"/>
              <w:rtl/>
            </w:rPr>
          </w:rPrChange>
        </w:rPr>
        <w:t>יעקב</w:t>
      </w:r>
      <w:r w:rsidRPr="00146180">
        <w:rPr>
          <w:rStyle w:val="afffe"/>
          <w:rFonts w:ascii="Fb Fontext" w:hAnsi="Fb Fontext"/>
          <w:bCs w:val="0"/>
          <w:rtl/>
          <w:rPrChange w:id="40293"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94" w:author="Claude" w:date="2026-10-11T09:07:39Z">
            <w:rPr>
              <w:rStyle w:val="afffe"/>
              <w:rFonts w:ascii="Fb Fontext" w:hAnsi="Fb Fontext" w:hint="cs"/>
              <w:bCs w:val="0"/>
              <w:sz w:val="20"/>
              <w:rtl/>
            </w:rPr>
          </w:rPrChange>
        </w:rPr>
        <w:t>אומר</w:t>
      </w:r>
      <w:r w:rsidRPr="00146180">
        <w:rPr>
          <w:rStyle w:val="afffe"/>
          <w:rFonts w:ascii="Fb Fontext" w:hAnsi="Fb Fontext"/>
          <w:bCs w:val="0"/>
          <w:rtl/>
          <w:rPrChange w:id="4029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96" w:author="Claude" w:date="2026-10-11T09:07:39Z">
            <w:rPr>
              <w:rStyle w:val="afffe"/>
              <w:rFonts w:ascii="Fb Fontext" w:hAnsi="Fb Fontext" w:hint="cs"/>
              <w:bCs w:val="0"/>
              <w:sz w:val="20"/>
              <w:rtl/>
            </w:rPr>
          </w:rPrChange>
        </w:rPr>
        <w:t>כדי</w:t>
      </w:r>
      <w:r w:rsidRPr="00146180">
        <w:rPr>
          <w:rStyle w:val="afffe"/>
          <w:rFonts w:ascii="Fb Fontext" w:hAnsi="Fb Fontext"/>
          <w:bCs w:val="0"/>
          <w:rtl/>
          <w:rPrChange w:id="4029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298" w:author="Claude" w:date="2026-10-11T09:07:39Z">
            <w:rPr>
              <w:rStyle w:val="afffe"/>
              <w:rFonts w:ascii="Fb Fontext" w:hAnsi="Fb Fontext" w:hint="cs"/>
              <w:bCs w:val="0"/>
              <w:sz w:val="20"/>
              <w:rtl/>
            </w:rPr>
          </w:rPrChange>
        </w:rPr>
        <w:t>לזרוק</w:t>
      </w:r>
      <w:r w:rsidRPr="00146180">
        <w:rPr>
          <w:rStyle w:val="afffe"/>
          <w:rFonts w:ascii="Fb Fontext" w:hAnsi="Fb Fontext"/>
          <w:bCs w:val="0"/>
          <w:rtl/>
          <w:rPrChange w:id="40299"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00" w:author="Claude" w:date="2026-10-11T09:07:39Z">
            <w:rPr>
              <w:rStyle w:val="afffe"/>
              <w:rFonts w:ascii="Fb Fontext" w:hAnsi="Fb Fontext" w:hint="cs"/>
              <w:bCs w:val="0"/>
              <w:sz w:val="20"/>
              <w:rtl/>
            </w:rPr>
          </w:rPrChange>
        </w:rPr>
        <w:t>בבהמה</w:t>
      </w:r>
      <w:r w:rsidRPr="00146180">
        <w:rPr>
          <w:rStyle w:val="afffe"/>
          <w:rFonts w:ascii="Fb Fontext" w:hAnsi="Fb Fontext"/>
          <w:bCs w:val="0"/>
          <w:rtl/>
          <w:rPrChange w:id="40301" w:author="Claude" w:date="2026-10-11T09:07:39Z">
            <w:rPr>
              <w:rStyle w:val="afffe"/>
              <w:rFonts w:ascii="Fb Fontext" w:hAnsi="Fb Fontext"/>
              <w:bCs w:val="0"/>
              <w:sz w:val="20"/>
              <w:rtl/>
            </w:rPr>
          </w:rPrChange>
        </w:rPr>
        <w:t xml:space="preserve">. </w:t>
      </w:r>
      <w:r w:rsidRPr="004460A6">
        <w:rPr>
          <w:rtl/>
          <w:rPrChange w:id="40302" w:author="Claude" w:date="2026-10-11T09:07:39Z">
            <w:rPr>
              <w:sz w:val="14"/>
              <w:szCs w:val="18"/>
              <w:rtl/>
            </w:rPr>
          </w:rPrChange>
        </w:rPr>
        <w:t>[והוא שמרגשת בה והיינו משקל י' זוז]</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r w:rsidRPr="006F178A">
        <w:rPr>
          <w:rStyle w:val="afffe"/>
          <w:rFonts w:ascii="Fb Fontext" w:hAnsi="Fb Fontext"/>
          <w:rtl/>
        </w:rPr>
        <w:t>עצם</w:t>
      </w:r>
      <w:r w:rsidRPr="006F178A">
        <w:rPr>
          <w:rFonts w:ascii="Fb Fontext" w:hAnsi="Fb Fontext"/>
          <w:rtl/>
        </w:rPr>
        <w:t xml:space="preserve"> - </w:t>
      </w:r>
      <w:r w:rsidRPr="006F178A">
        <w:rPr>
          <w:rFonts w:ascii="Fb Fontext" w:hAnsi="Fb Fontext"/>
          <w:rtl/>
        </w:rPr>
        <w:tab/>
        <w:t xml:space="preserve">כדי לעשות תרווד, </w:t>
      </w:r>
      <w:r w:rsidRPr="006F178A">
        <w:rPr>
          <w:rStyle w:val="2fb"/>
          <w:rFonts w:ascii="Fb Fontext" w:hAnsi="Fb Fontext"/>
          <w:rtl/>
        </w:rPr>
        <w:tab/>
        <w:t xml:space="preserve">ר"י</w:t>
      </w:r>
      <w:r w:rsidRPr="006F178A">
        <w:rPr>
          <w:rFonts w:ascii="Fb Fontext" w:hAnsi="Fb Fontext"/>
          <w:rtl/>
        </w:rPr>
        <w:tab/>
        <w:t xml:space="preserve"> כדי לעשות ממנו חף, והיינו חפי פותחת [שיניים הקבועים בה]</w:t>
      </w:r>
    </w:p>
    <w:p w:rsidR="00E9703F" w:rsidRDefault="00E9703F" w:rsidP="00E9703F">
      <w:pPr>
        <w:rPr>
          <w:rtl/>
        </w:rPr>
      </w:pPr>
      <w:r w:rsidRPr="006F178A">
        <w:rPr>
          <w:rStyle w:val="afffe"/>
          <w:rFonts w:ascii="Fb Fontext" w:hAnsi="Fb Fontext"/>
          <w:rtl/>
        </w:rPr>
        <w:t>זכוכית</w:t>
      </w:r>
      <w:r w:rsidRPr="006F178A">
        <w:rPr>
          <w:rtl/>
        </w:rPr>
        <w:t xml:space="preserve"> - כדי לגרור בו ראש הכרכר. [שני נימין בב"א]</w:t>
      </w:r>
    </w:p>
    <w:p w:rsidR="00E9703F" w:rsidRDefault="00E9703F" w:rsidP="00E9703F">
      <w:pPr>
        <w:rPr>
          <w:rtl/>
        </w:rPr>
      </w:pPr>
      <w:r w:rsidRPr="006F178A">
        <w:rPr>
          <w:rStyle w:val="afffe"/>
          <w:rFonts w:ascii="Fb Fontext" w:hAnsi="Fb Fontext"/>
          <w:rtl/>
        </w:rPr>
        <w:t>צרור</w:t>
      </w:r>
      <w:r w:rsidRPr="006F178A">
        <w:rPr>
          <w:rtl/>
        </w:rPr>
        <w:t xml:space="preserve"> </w:t>
      </w:r>
      <w:r w:rsidRPr="006F178A">
        <w:rPr>
          <w:rStyle w:val="afffe"/>
          <w:rFonts w:ascii="Fb Fontext" w:hAnsi="Fb Fontext"/>
          <w:rtl/>
        </w:rPr>
        <w:t>או</w:t>
      </w:r>
      <w:r w:rsidRPr="006F178A">
        <w:rPr>
          <w:rtl/>
        </w:rPr>
        <w:t xml:space="preserve"> </w:t>
      </w:r>
      <w:r w:rsidRPr="006F178A">
        <w:rPr>
          <w:rStyle w:val="afffe"/>
          <w:rFonts w:ascii="Fb Fontext" w:hAnsi="Fb Fontext"/>
          <w:rtl/>
        </w:rPr>
        <w:t>אבן</w:t>
      </w:r>
      <w:r w:rsidRPr="006F178A">
        <w:rPr>
          <w:rtl/>
        </w:rPr>
        <w:t xml:space="preserve"> - כדי לזרוק בעוף, </w:t>
      </w:r>
      <w:r w:rsidRPr="006F178A">
        <w:rPr>
          <w:rStyle w:val="2fb"/>
          <w:rtl/>
        </w:rPr>
        <w:t xml:space="preserve">ראב"י</w:t>
      </w:r>
      <w:r w:rsidRPr="006F178A">
        <w:rPr>
          <w:rtl/>
        </w:rPr>
        <w:t xml:space="preserve"> כדי לזרוק בבהמה. [והוא שמרגשת בה והיינו משקל </w:t>
      </w:r>
      <w:r w:rsidRPr="006F178A">
        <w:rPr>
          <w:rFonts w:hint="cs"/>
          <w:rtl/>
        </w:rPr>
        <w:t xml:space="preserve">י' </w:t>
      </w:r>
      <w:r w:rsidRPr="006F178A">
        <w:rPr>
          <w:rtl/>
        </w:rPr>
        <w:t>זוז]</w:t>
      </w:r>
    </w:p>
    <w:p w:rsidR="00E9703F" w:rsidRPr="00B3644D" w:rsidRDefault="00E9703F" w:rsidP="00E9703F">
      <w:pPr>
        <w:rPr>
          <w:spacing w:val="-2"/>
          <w:rtl/>
        </w:rPr>
      </w:pPr>
      <w:r w:rsidRPr="00B3644D">
        <w:rPr>
          <w:spacing w:val="-2"/>
          <w:rtl/>
        </w:rPr>
        <w:t xml:space="preserve">חפי פותחת [שן </w:t>
      </w:r>
      <w:ins w:id="100141" w:author="קלוד" w:date="2026-10-11T13:11:34Z">
        <w:r>
          <w:rPr>
            <w:spacing w:val="-2"/>
            <w:rtl/>
          </w:rPr>
          <w:t xml:space="preserve">המנעול]</w:t>
        </w:r>
      </w:ins>
      <w:del w:id="100142" w:author="קלוד" w:date="2026-10-11T13:11:34Z">
        <w:r w:rsidRPr="00B3644D">
          <w:rPr>
            <w:spacing w:val="-2"/>
            <w:rtl/>
          </w:rPr>
          <w:delText xml:space="preserve">המנעול]</w:delText>
        </w:r>
        <w:r w:rsidRPr="00B3644D">
          <w:rPr>
            <w:rFonts w:hint="cs"/>
            <w:spacing w:val="-2"/>
            <w:rtl/>
          </w:rPr>
          <w:delText xml:space="preserve">-</w:delText>
        </w:r>
      </w:del>
      <w:r w:rsidRPr="00B3644D">
        <w:rPr>
          <w:rFonts w:hint="cs"/>
          <w:spacing w:val="-2"/>
          <w:rtl/>
        </w:rPr>
        <w:t xml:space="preserve"> </w:t>
      </w:r>
      <w:ins w:id="100139" w:author="קלוד" w:date="2026-10-11T13:11:34Z">
        <w:r>
          <w:rPr>
            <w:spacing w:val="-2"/>
            <w:rtl/>
          </w:rPr>
          <w:t xml:space="preserve">-</w:t>
        </w:r>
      </w:ins>
      <w:del w:id="100140" w:author="קלוד" w:date="2026-10-11T13:11:34Z">
        <w:r w:rsidRPr="00B3644D">
          <w:rPr>
            <w:spacing w:val="-2"/>
            <w:rtl/>
          </w:rPr>
          <w:delText xml:space="preserve">עדיין</w:delText>
        </w:r>
      </w:del>
      <w:r w:rsidRPr="00B3644D">
        <w:rPr>
          <w:spacing w:val="-2"/>
          <w:rtl/>
        </w:rPr>
        <w:t xml:space="preserve"> </w:t>
      </w:r>
      <w:ins w:id="100137" w:author="קלוד" w:date="2026-10-11T13:11:34Z">
        <w:r>
          <w:rPr>
            <w:spacing w:val="-2"/>
            <w:rtl/>
          </w:rPr>
          <w:t xml:space="preserve">כשתלושה</w:t>
        </w:r>
      </w:ins>
      <w:del w:id="100138" w:author="קלוד" w:date="2026-10-11T13:11:34Z">
        <w:r w:rsidRPr="00B3644D">
          <w:rPr>
            <w:spacing w:val="-2"/>
            <w:rtl/>
          </w:rPr>
          <w:delText xml:space="preserve">תלושה</w:delText>
        </w:r>
      </w:del>
      <w:r w:rsidRPr="00B3644D">
        <w:rPr>
          <w:spacing w:val="-2"/>
          <w:rtl/>
        </w:rPr>
        <w:t xml:space="preserve"> טהורה [שאינה ראויה </w:t>
      </w:r>
      <w:ins w:id="100135" w:author="קלוד" w:date="2026-10-11T13:11:34Z">
        <w:r>
          <w:rPr>
            <w:spacing w:val="-2"/>
            <w:rtl/>
          </w:rPr>
          <w:t xml:space="preserve">לכלום],</w:t>
        </w:r>
      </w:ins>
      <w:del w:id="100136" w:author="קלוד" w:date="2026-10-11T13:11:34Z">
        <w:r w:rsidRPr="00B3644D">
          <w:rPr>
            <w:spacing w:val="-2"/>
            <w:rtl/>
          </w:rPr>
          <w:delText xml:space="preserve">לכלום]</w:delText>
        </w:r>
      </w:del>
      <w:r w:rsidRPr="00B3644D">
        <w:rPr>
          <w:spacing w:val="-2"/>
          <w:rtl/>
        </w:rPr>
        <w:t xml:space="preserve"> קבען בפותחת - טמאין.</w:t>
      </w:r>
    </w:p>
    <w:p w:rsidR="00E9703F" w:rsidRPr="009757B9" w:rsidRDefault="00E9703F" w:rsidP="00E9703F">
      <w:pPr>
        <w:rPr>
          <w:rFonts w:cs="Guttman Vilna"/>
          <w:b/>
          <w:bCs/>
          <w:rtl/>
        </w:rPr>
      </w:pPr>
      <w:r w:rsidRPr="006F178A">
        <w:rPr>
          <w:rtl/>
        </w:rPr>
        <w:t xml:space="preserve">ושל גל, </w:t>
      </w:r>
      <w:r>
        <w:rPr>
          <w:rtl/>
        </w:rPr>
        <w:t>אפי'</w:t>
      </w:r>
      <w:r w:rsidRPr="006F178A">
        <w:rPr>
          <w:rtl/>
        </w:rPr>
        <w:t xml:space="preserve"> </w:t>
      </w:r>
      <w:ins w:id="100149" w:author="קלוד" w:date="2026-10-11T13:11:34Z">
        <w:r>
          <w:rPr>
            <w:rtl/>
          </w:rPr>
          <w:t xml:space="preserve">חיברן</w:t>
        </w:r>
      </w:ins>
      <w:del w:id="100150" w:author="קלוד" w:date="2026-10-11T13:11:34Z">
        <w:r w:rsidRPr="006F178A">
          <w:rPr>
            <w:rtl/>
          </w:rPr>
          <w:delText xml:space="preserve">מחובר</w:delText>
        </w:r>
      </w:del>
      <w:r w:rsidRPr="006F178A">
        <w:rPr>
          <w:rtl/>
        </w:rPr>
        <w:t xml:space="preserve"> </w:t>
      </w:r>
      <w:ins w:id="100147" w:author="קלוד" w:date="2026-10-11T13:11:34Z">
        <w:r>
          <w:rPr>
            <w:rtl/>
          </w:rPr>
          <w:t xml:space="preserve">בדלת</w:t>
        </w:r>
      </w:ins>
      <w:del w:id="100148" w:author="קלוד" w:date="2026-10-11T13:11:34Z">
        <w:r w:rsidRPr="006F178A">
          <w:rPr>
            <w:rtl/>
          </w:rPr>
          <w:delText xml:space="preserve">טהורין</w:delText>
        </w:r>
      </w:del>
      <w:r w:rsidRPr="006F178A">
        <w:rPr>
          <w:rtl/>
        </w:rPr>
        <w:t xml:space="preserve"> </w:t>
      </w:r>
      <w:ins w:id="100145" w:author="קלוד" w:date="2026-10-11T13:11:34Z">
        <w:r>
          <w:rPr>
            <w:rtl/>
          </w:rPr>
          <w:t xml:space="preserve">-</w:t>
        </w:r>
      </w:ins>
      <w:del w:id="100146" w:author="קלוד" w:date="2026-10-11T13:11:34Z">
        <w:r w:rsidRPr="006F178A">
          <w:rPr>
            <w:rtl/>
          </w:rPr>
          <w:delText xml:space="preserve">דמחובר</w:delText>
        </w:r>
      </w:del>
      <w:r w:rsidRPr="006F178A">
        <w:rPr>
          <w:rtl/>
        </w:rPr>
        <w:t xml:space="preserve"> </w:t>
      </w:r>
      <w:ins w:id="100143" w:author="קלוד" w:date="2026-10-11T13:11:34Z">
        <w:r>
          <w:rPr>
            <w:rtl/>
          </w:rPr>
          <w:t xml:space="preserve">טהורין, שהמחובר לקרקע </w:t>
        </w:r>
        <w:r>
          <w:rPr>
            <w:rStyle w:val="afffffe"/>
            <w:rtl/>
          </w:rPr>
          <w:t xml:space="preserve">כקרקע</w:t>
        </w:r>
        <w:r>
          <w:rPr>
            <w:rtl/>
          </w:rPr>
          <w:t xml:space="preserve">.</w:t>
        </w:r>
      </w:ins>
      <w:del w:id="100144" w:author="קלוד" w:date="2026-10-11T13:11:34Z">
        <w:r w:rsidRPr="006F178A">
          <w:rPr>
            <w:rtl/>
          </w:rPr>
          <w:delText xml:space="preserve">לקרקע.</w:delText>
        </w:r>
      </w:del>
    </w:p>
    <w:p>
      <w:pPr>
        <w:pStyle w:val="afffff8"/>
        <w:rPr>
          <w:ins w:id="90727" w:author="קלוד" w:date="2026-10-11T12:33:55Z"/>
        </w:rPr>
      </w:pPr>
      <w:ins w:id="90728" w:author="קלוד" w:date="2026-10-11T12:33:55Z">
        <w:r>
          <w:rPr>
            <w:color w:val="7B3F00"/>
          </w:rPr>
          <w:t xml:space="preserve">אבנים לבית הכסא - כזית, אגוז, ביצה ומלא היד</w:t>
        </w:r>
      </w:ins>
    </w:p>
    <w:p w:rsidR="00E9703F" w:rsidRPr="006F178A" w:rsidRDefault="00E9703F" w:rsidP="00E9703F">
      <w:pPr>
        <w:rPr>
          <w:rtl/>
        </w:rPr>
      </w:pPr>
      <w:r w:rsidRPr="006F178A">
        <w:rPr>
          <w:rStyle w:val="afffe"/>
          <w:rFonts w:ascii="Fb Fontext" w:hAnsi="Fb Fontext" w:hint="cs"/>
          <w:rtl/>
        </w:rPr>
        <w:t xml:space="preserve">אבנים של בית </w:t>
      </w:r>
      <w:ins w:id="100157" w:author="קלוד" w:date="2026-10-11T13:11:34Z">
        <w:r>
          <w:rPr>
            <w:rStyle w:val="afffe"/>
            <w:rFonts w:ascii="Fb Fontext" w:hAnsi="Fb Fontext" w:hint="cs"/>
            <w:rtl/>
          </w:rPr>
          <w:t xml:space="preserve">הכסא:</w:t>
        </w:r>
      </w:ins>
      <w:del w:id="100158" w:author="קלוד" w:date="2026-10-11T13:11:34Z">
        <w:r w:rsidRPr="006F178A">
          <w:rPr>
            <w:rStyle w:val="afffe"/>
            <w:rFonts w:ascii="Fb Fontext" w:hAnsi="Fb Fontext" w:hint="cs"/>
            <w:rtl/>
          </w:rPr>
          <w:delText xml:space="preserve">הכסא</w:delText>
        </w:r>
      </w:del>
      <w:r w:rsidRPr="006F178A">
        <w:rPr>
          <w:rFonts w:hint="cs"/>
          <w:rtl/>
        </w:rPr>
        <w:t xml:space="preserve"> </w:t>
      </w:r>
      <w:r w:rsidRPr="006F178A">
        <w:rPr>
          <w:rtl/>
        </w:rPr>
        <w:tab/>
        <w:t xml:space="preserve">כזית כאגוז </w:t>
      </w:r>
      <w:ins w:id="100155" w:author="קלוד" w:date="2026-10-11T13:11:34Z">
        <w:r>
          <w:rPr>
            <w:rtl/>
          </w:rPr>
          <w:t xml:space="preserve">וכביצה,</w:t>
        </w:r>
      </w:ins>
      <w:del w:id="100156" w:author="קלוד" w:date="2026-10-11T13:11:34Z">
        <w:r w:rsidRPr="006F178A">
          <w:rPr>
            <w:rtl/>
          </w:rPr>
          <w:tab/>
          <w:delText xml:space="preserve">וכביצה.</w:delText>
        </w:r>
      </w:del>
      <w:r w:rsidRPr="006F178A">
        <w:rPr>
          <w:rtl/>
        </w:rPr>
        <w:tab/>
        <w:t xml:space="preserve"> </w:t>
      </w:r>
      <w:ins w:id="100153" w:author="קלוד" w:date="2026-10-11T13:11:34Z">
        <w:r>
          <w:rPr>
            <w:rStyle w:val="afffffe"/>
            <w:rtl/>
          </w:rPr>
          <w:t xml:space="preserve">ונמנו</w:t>
        </w:r>
      </w:ins>
      <w:del w:id="100154" w:author="קלוד" w:date="2026-10-11T13:11:34Z">
        <w:r w:rsidRPr="006F178A">
          <w:rPr>
            <w:rtl/>
          </w:rPr>
          <w:tab/>
          <w:delText xml:space="preserve">ומלא</w:delText>
        </w:r>
      </w:del>
      <w:r w:rsidRPr="006F178A">
        <w:rPr>
          <w:rtl/>
        </w:rPr>
        <w:tab/>
        <w:t xml:space="preserve"> </w:t>
      </w:r>
      <w:ins w:id="100151" w:author="קלוד" w:date="2026-10-11T13:11:34Z">
        <w:r>
          <w:rPr>
            <w:rStyle w:val="afffffe"/>
            <w:rtl/>
          </w:rPr>
          <w:t xml:space="preserve">וגמרו</w:t>
        </w:r>
        <w:r>
          <w:rPr>
            <w:rtl/>
          </w:rPr>
          <w:t xml:space="preserve"> מלא היד,</w:t>
        </w:r>
      </w:ins>
      <w:del w:id="100152" w:author="קלוד" w:date="2026-10-11T13:11:34Z">
        <w:r w:rsidRPr="006F178A">
          <w:rPr>
            <w:rtl/>
          </w:rPr>
          <w:tab/>
          <w:delText xml:space="preserve">היד.</w:delText>
        </w:r>
      </w:del>
      <w:r w:rsidRPr="006F178A">
        <w:rPr>
          <w:rtl/>
        </w:rPr>
        <w:tab/>
        <w:t xml:space="preserve"> וכן </w:t>
      </w:r>
      <w:r w:rsidRPr="006F178A">
        <w:rPr>
          <w:rtl/>
        </w:rPr>
        <w:tab/>
        <w:t xml:space="preserve">תניא</w:t>
      </w:r>
      <w:r w:rsidRPr="006F178A">
        <w:rPr>
          <w:rtl/>
        </w:rPr>
        <w:tab/>
        <w:t xml:space="preserve">.</w:t>
      </w:r>
    </w:p>
    <w:p w:rsidR="00E9703F" w:rsidRPr="00B3644D" w:rsidRDefault="00E9703F" w:rsidP="00E9703F">
      <w:pPr>
        <w:rPr>
          <w:spacing w:val="-4"/>
          <w:rtl/>
        </w:rPr>
      </w:pPr>
      <w:r w:rsidRPr="00B3644D">
        <w:rPr>
          <w:rStyle w:val="afffe"/>
          <w:rFonts w:ascii="Fb Fontext" w:hAnsi="Fb Fontext" w:hint="cs"/>
          <w:spacing w:val="-4"/>
          <w:sz w:val="20"/>
          <w:rtl/>
        </w:rPr>
        <w:t>אבנים מקורזלות</w:t>
      </w:r>
      <w:r w:rsidRPr="00B3644D">
        <w:rPr>
          <w:rFonts w:ascii="Fb Fontext" w:hAnsi="Fb Fontext" w:hint="cs"/>
          <w:spacing w:val="-4"/>
          <w:sz w:val="20"/>
          <w:rtl/>
        </w:rPr>
        <w:t xml:space="preserve"> </w:t>
      </w:r>
      <w:r w:rsidRPr="00B3644D">
        <w:rPr>
          <w:rFonts w:ascii="Fb Fontext" w:hAnsi="Fb Fontext"/>
          <w:spacing w:val="-4"/>
          <w:sz w:val="20"/>
          <w:rtl/>
        </w:rPr>
        <w:tab/>
      </w:r>
      <w:r w:rsidRPr="00B3644D">
        <w:rPr>
          <w:rStyle w:val="2fb"/>
          <w:rFonts w:ascii="Fb Fontext" w:hAnsi="Fb Fontext"/>
          <w:spacing w:val="-4"/>
          <w:sz w:val="20"/>
          <w:rtl/>
        </w:rPr>
        <w:tab/>
        <w:t xml:space="preserve">ר"מ</w:t>
      </w:r>
      <w:r w:rsidRPr="00B3644D">
        <w:rPr>
          <w:rFonts w:ascii="Fb Fontext" w:hAnsi="Fb Fontext"/>
          <w:spacing w:val="-4"/>
          <w:sz w:val="20"/>
          <w:rtl/>
        </w:rPr>
        <w:tab/>
        <w:t xml:space="preserve"> כאגוז, </w:t>
      </w:r>
      <w:r w:rsidRPr="00B3644D">
        <w:rPr>
          <w:rStyle w:val="2fb"/>
          <w:rFonts w:ascii="Fb Fontext" w:hAnsi="Fb Fontext"/>
          <w:spacing w:val="-4"/>
          <w:sz w:val="20"/>
          <w:rtl/>
        </w:rPr>
        <w:tab/>
        <w:t xml:space="preserve">ר"י</w:t>
      </w:r>
      <w:r w:rsidRPr="00B3644D">
        <w:rPr>
          <w:rFonts w:ascii="Fb Fontext" w:hAnsi="Fb Fontext"/>
          <w:spacing w:val="-4"/>
          <w:sz w:val="20"/>
          <w:rtl/>
        </w:rPr>
        <w:tab/>
        <w:t xml:space="preserve"> כביצה. כמחלוקת באתרוג - כך מחלוקת כאן.</w:t>
      </w:r>
    </w:p>
    <w:p w:rsidR="00E9703F" w:rsidRPr="006F178A" w:rsidRDefault="00E9703F" w:rsidP="00E9703F">
      <w:pPr>
        <w:rPr>
          <w:rtl/>
        </w:rPr>
      </w:pPr>
      <w:ins w:id="100171" w:author="קלוד" w:date="2026-10-11T13:11:34Z">
        <w:r>
          <w:rPr>
            <w:rStyle w:val="afffe"/>
            <w:rFonts w:ascii="Fb Fontext" w:hAnsi="Fb Fontext" w:hint="cs"/>
            <w:rtl/>
          </w:rPr>
          <w:t xml:space="preserve">אבני</w:t>
        </w:r>
      </w:ins>
      <w:del w:id="100172" w:author="קלוד" w:date="2026-10-11T13:11:34Z">
        <w:r w:rsidRPr="006F178A">
          <w:rPr>
            <w:rStyle w:val="afffe"/>
            <w:rFonts w:ascii="Fb Fontext" w:hAnsi="Fb Fontext" w:hint="cs"/>
            <w:rtl/>
          </w:rPr>
          <w:lastRenderedPageBreak/>
          <w:delText xml:space="preserve">אבנים</w:delText>
        </w:r>
      </w:del>
      <w:r w:rsidRPr="006F178A">
        <w:rPr>
          <w:rStyle w:val="afffe"/>
          <w:rFonts w:ascii="Fb Fontext" w:hAnsi="Fb Fontext" w:hint="cs"/>
          <w:rtl/>
        </w:rPr>
        <w:lastRenderedPageBreak/>
        <w:t xml:space="preserve"> </w:t>
      </w:r>
      <w:ins w:id="100169" w:author="קלוד" w:date="2026-10-11T13:11:34Z">
        <w:r>
          <w:rPr>
            <w:rStyle w:val="afffe"/>
            <w:rFonts w:ascii="Fb Fontext" w:hAnsi="Fb Fontext" w:hint="cs"/>
            <w:rtl/>
          </w:rPr>
          <w:t xml:space="preserve">פאייס</w:t>
        </w:r>
      </w:ins>
      <w:del w:id="100170" w:author="קלוד" w:date="2026-10-11T13:11:34Z">
        <w:r w:rsidRPr="006F178A">
          <w:rPr>
            <w:rStyle w:val="afffe"/>
            <w:rFonts w:ascii="Fb Fontext" w:hAnsi="Fb Fontext" w:hint="cs"/>
            <w:rtl/>
          </w:rPr>
          <w:lastRenderedPageBreak/>
          <w:delText xml:space="preserve">של</w:delText>
        </w:r>
      </w:del>
      <w:r w:rsidRPr="006F178A">
        <w:rPr>
          <w:rStyle w:val="afffe"/>
          <w:rFonts w:ascii="Fb Fontext" w:hAnsi="Fb Fontext" w:hint="cs"/>
          <w:rtl/>
        </w:rPr>
        <w:lastRenderedPageBreak/>
        <w:t xml:space="preserve"> </w:t>
      </w:r>
      <w:ins w:id="100167" w:author="קלוד" w:date="2026-10-11T13:11:34Z">
        <w:r>
          <w:rPr>
            <w:rStyle w:val="afffe"/>
            <w:rFonts w:ascii="Fb Fontext" w:hAnsi="Fb Fontext"/>
            <w:rtl/>
          </w:rPr>
          <w:t xml:space="preserve">-</w:t>
        </w:r>
      </w:ins>
      <w:del w:id="100168" w:author="קלוד" w:date="2026-10-11T13:11:34Z">
        <w:r w:rsidRPr="006F178A">
          <w:rPr>
            <w:rStyle w:val="afffe"/>
            <w:rFonts w:ascii="Fb Fontext" w:hAnsi="Fb Fontext"/>
            <w:rtl/>
          </w:rPr>
          <w:delText xml:space="preserve">פאייס</w:delText>
        </w:r>
        <w:r w:rsidRPr="006F178A">
          <w:rPr>
            <w:rFonts w:ascii="Fb Fontext" w:hAnsi="Fb Fontext"/>
            <w:rtl/>
          </w:rPr>
          <w:delText xml:space="preserve">-</w:delText>
        </w:r>
      </w:del>
      <w:r w:rsidRPr="006F178A">
        <w:rPr>
          <w:rFonts w:ascii="Fb Fontext" w:hAnsi="Fb Fontext"/>
          <w:rtl/>
        </w:rPr>
        <w:t xml:space="preserve"> </w:t>
      </w:r>
      <w:ins w:id="100165" w:author="קלוד" w:date="2026-10-11T13:11:34Z">
        <w:r>
          <w:rPr>
            <w:rFonts w:ascii="Fb Fontext" w:hAnsi="Fb Fontext"/>
            <w:rtl/>
          </w:rPr>
          <w:t xml:space="preserve">רגבים</w:t>
        </w:r>
      </w:ins>
      <w:del w:id="100166" w:author="קלוד" w:date="2026-10-11T13:11:34Z">
        <w:r w:rsidRPr="006F178A">
          <w:rPr>
            <w:rFonts w:ascii="Fb Fontext" w:hAnsi="Fb Fontext"/>
            <w:rtl/>
          </w:rPr>
          <w:tab/>
          <w:delText xml:space="preserve">שנפרכין</w:delText>
        </w:r>
      </w:del>
      <w:r w:rsidRPr="006F178A">
        <w:rPr>
          <w:rFonts w:ascii="Fb Fontext" w:hAnsi="Fb Fontext"/>
          <w:rtl/>
        </w:rPr>
        <w:tab/>
        <w:t xml:space="preserve"> </w:t>
      </w:r>
      <w:ins w:id="100163" w:author="קלוד" w:date="2026-10-11T13:11:34Z">
        <w:r>
          <w:rPr>
            <w:rFonts w:ascii="Fb Fontext" w:hAnsi="Fb Fontext"/>
            <w:rtl/>
          </w:rPr>
          <w:t xml:space="preserve">בבליים</w:t>
        </w:r>
      </w:ins>
      <w:del w:id="100164" w:author="קלוד" w:date="2026-10-11T13:11:34Z">
        <w:r w:rsidRPr="006F178A">
          <w:rPr>
            <w:rFonts w:ascii="Fb Fontext" w:hAnsi="Fb Fontext"/>
            <w:rtl/>
          </w:rPr>
          <w:tab/>
          <w:delText xml:space="preserve">כרשיני</w:delText>
        </w:r>
      </w:del>
      <w:r w:rsidRPr="006F178A">
        <w:rPr>
          <w:rFonts w:ascii="Fb Fontext" w:hAnsi="Fb Fontext"/>
          <w:rtl/>
        </w:rPr>
        <w:tab/>
        <w:t xml:space="preserve"> </w:t>
      </w:r>
      <w:ins w:id="100161" w:author="קלוד" w:date="2026-10-11T13:11:34Z">
        <w:r>
          <w:rPr>
            <w:rFonts w:ascii="Fb Fontext" w:hAnsi="Fb Fontext"/>
            <w:rtl/>
          </w:rPr>
          <w:t xml:space="preserve">הנפרכים -</w:t>
        </w:r>
      </w:ins>
      <w:del w:id="100162" w:author="קלוד" w:date="2026-10-11T13:11:34Z">
        <w:r w:rsidRPr="006F178A">
          <w:rPr>
            <w:rFonts w:ascii="Fb Fontext" w:hAnsi="Fb Fontext"/>
            <w:rtl/>
          </w:rPr>
          <w:tab/>
          <w:delText xml:space="preserve">בבלייתא</w:delText>
        </w:r>
      </w:del>
      <w:r w:rsidRPr="006F178A">
        <w:rPr>
          <w:rFonts w:ascii="Fb Fontext" w:hAnsi="Fb Fontext" w:hint="cs"/>
          <w:rtl/>
        </w:rPr>
        <w:t xml:space="preserve"> אסור </w:t>
      </w:r>
      <w:ins w:id="100159" w:author="קלוד" w:date="2026-10-11T13:11:34Z">
        <w:r>
          <w:rPr>
            <w:rFonts w:ascii="Fb Fontext" w:hAnsi="Fb Fontext" w:hint="cs"/>
            <w:rtl/>
          </w:rPr>
          <w:t xml:space="preserve">להכניסן.</w:t>
        </w:r>
      </w:ins>
      <w:del w:id="100160" w:author="קלוד" w:date="2026-10-11T13:11:34Z">
        <w:r w:rsidRPr="006F178A">
          <w:rPr>
            <w:rFonts w:ascii="Fb Fontext" w:hAnsi="Fb Fontext" w:hint="cs"/>
            <w:rtl/>
          </w:rPr>
          <w:delText xml:space="preserve">להכניסן </w:delText>
        </w:r>
        <w:r w:rsidRPr="006F178A">
          <w:rPr>
            <w:rFonts w:ascii="Fb Fontext" w:hAnsi="Fb Fontext"/>
            <w:rtl/>
          </w:rPr>
          <w:delText xml:space="preserve">.</w:delText>
        </w:r>
      </w:del>
    </w:p>
    <w:p w:rsidR="00E9703F" w:rsidRPr="006F178A" w:rsidRDefault="00E9703F" w:rsidP="00E9703F">
      <w:pPr>
        <w:rPr>
          <w:rtl/>
        </w:rPr>
      </w:pPr>
      <w:r w:rsidRPr="006F178A">
        <w:rPr>
          <w:rStyle w:val="afffe"/>
          <w:rFonts w:ascii="Fb Fontext" w:hAnsi="Fb Fontext" w:hint="cs"/>
          <w:sz w:val="20"/>
          <w:rtl/>
        </w:rPr>
        <w:t>משמוש באבנים</w:t>
      </w:r>
      <w:r w:rsidRPr="006F178A">
        <w:rPr>
          <w:rFonts w:ascii="Fb Fontext" w:hAnsi="Fb Fontext" w:hint="cs"/>
          <w:sz w:val="20"/>
          <w:rtl/>
        </w:rPr>
        <w:t xml:space="preserve"> </w:t>
      </w:r>
      <w:r w:rsidRPr="006F178A">
        <w:rPr>
          <w:rFonts w:ascii="Fb Fontext" w:hAnsi="Fb Fontext"/>
          <w:sz w:val="20"/>
          <w:rtl/>
        </w:rPr>
        <w:tab/>
      </w:r>
      <w:r w:rsidRPr="006F178A">
        <w:rPr>
          <w:rFonts w:ascii="Fb Fontext" w:hAnsi="Fb Fontext"/>
          <w:sz w:val="20"/>
          <w:rtl/>
        </w:rPr>
        <w:tab/>
      </w:r>
      <w:r w:rsidRPr="006F178A">
        <w:rPr>
          <w:rFonts w:ascii="Fb Fontext" w:hAnsi="Fb Fontext" w:hint="cs"/>
          <w:sz w:val="20"/>
          <w:rtl/>
        </w:rPr>
        <w:t xml:space="preserve">בשבת מותר רק </w:t>
      </w:r>
      <w:r w:rsidRPr="006F178A">
        <w:rPr>
          <w:rFonts w:ascii="Fb Fontext" w:hAnsi="Fb Fontext"/>
          <w:sz w:val="20"/>
          <w:rtl/>
        </w:rPr>
        <w:t>כלאחר יד.</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לטלטל אבנים לבית הכסא - </w:t>
      </w:r>
      <w:r w:rsidRPr="006F178A">
        <w:rPr>
          <w:rStyle w:val="2fb"/>
          <w:rFonts w:ascii="Fb Fontext" w:hAnsi="Fb Fontext"/>
          <w:rtl/>
        </w:rPr>
        <w:t xml:space="preserve">רבי ינאי</w:t>
      </w:r>
      <w:r w:rsidRPr="006F178A">
        <w:rPr>
          <w:rFonts w:ascii="Fb Fontext" w:hAnsi="Fb Fontext"/>
          <w:rtl/>
        </w:rPr>
        <w:t xml:space="preserve">: אם יש מקום קבוע לבית הכסא - מלא היד.</w:t>
      </w:r>
    </w:p>
    <w:p w:rsidR="00E9703F" w:rsidRPr="00B3644D" w:rsidRDefault="00E9703F" w:rsidP="00E9703F">
      <w:pPr>
        <w:rPr>
          <w:spacing w:val="-4"/>
          <w:rtl/>
        </w:rPr>
      </w:pPr>
      <w:r w:rsidRPr="00B3644D">
        <w:rPr>
          <w:spacing w:val="-4"/>
          <w:rtl/>
        </w:rPr>
        <w:tab/>
      </w:r>
      <w:r w:rsidRPr="00B3644D">
        <w:rPr>
          <w:spacing w:val="-4"/>
          <w:rtl/>
        </w:rPr>
        <w:tab/>
      </w:r>
      <w:r w:rsidRPr="00B3644D">
        <w:rPr>
          <w:spacing w:val="-4"/>
          <w:rtl/>
        </w:rPr>
        <w:tab/>
      </w:r>
      <w:r w:rsidRPr="00B3644D">
        <w:rPr>
          <w:spacing w:val="-4"/>
          <w:rtl/>
        </w:rPr>
        <w:tab/>
        <w:t xml:space="preserve">אם </w:t>
      </w:r>
      <w:ins w:id="91305" w:author="מנוע מכני" w:date="2026-10-11T12:04:39Z">
        <w:r>
          <w:rPr>
            <w:spacing w:val="-4"/>
            <w:rtl/>
          </w:rPr>
          <w:t xml:space="preserve">לא</w:t>
        </w:r>
      </w:ins>
      <w:del w:id="91306" w:author="מנוע מכני" w:date="2026-10-11T12:04:39Z">
        <w:r w:rsidRPr="00B3644D">
          <w:rPr>
            <w:spacing w:val="-4"/>
            <w:rtl/>
          </w:rPr>
          <w:tab/>
          <w:delText xml:space="preserve">לאו</w:delText>
        </w:r>
      </w:del>
      <w:r w:rsidRPr="00B3644D">
        <w:rPr>
          <w:spacing w:val="-4"/>
          <w:rtl/>
        </w:rPr>
        <w:tab/>
        <w:t xml:space="preserve"> - </w:t>
      </w:r>
      <w:ins w:id="100179" w:author="קלוד" w:date="2026-10-11T13:11:34Z">
        <w:r>
          <w:rPr>
            <w:spacing w:val="-4"/>
            <w:rtl/>
          </w:rPr>
          <w:t xml:space="preserve">כהכרע,</w:t>
        </w:r>
      </w:ins>
      <w:del w:id="100180" w:author="קלוד" w:date="2026-10-11T13:11:34Z">
        <w:r w:rsidRPr="00B3644D">
          <w:rPr>
            <w:spacing w:val="-4"/>
            <w:rtl/>
          </w:rPr>
          <w:tab/>
          <w:delText xml:space="preserve">כהכרע –</w:delText>
        </w:r>
      </w:del>
      <w:r w:rsidRPr="00B3644D">
        <w:rPr>
          <w:spacing w:val="-4"/>
          <w:rtl/>
        </w:rPr>
        <w:tab/>
        <w:t xml:space="preserve"> והיינו </w:t>
      </w:r>
      <w:ins w:id="100177" w:author="קלוד" w:date="2026-10-11T13:11:34Z">
        <w:r>
          <w:rPr>
            <w:spacing w:val="-4"/>
            <w:rtl/>
          </w:rPr>
          <w:t xml:space="preserve">כאגוז,</w:t>
        </w:r>
      </w:ins>
      <w:del w:id="100178" w:author="קלוד" w:date="2026-10-11T13:11:34Z">
        <w:r w:rsidRPr="00B3644D">
          <w:rPr>
            <w:spacing w:val="-4"/>
            <w:rtl/>
          </w:rPr>
          <w:tab/>
          <w:delText xml:space="preserve">כאגוז</w:delText>
        </w:r>
      </w:del>
      <w:r w:rsidRPr="00B3644D">
        <w:rPr>
          <w:spacing w:val="-4"/>
          <w:rtl/>
        </w:rPr>
        <w:tab/>
        <w:t xml:space="preserve"> </w:t>
      </w:r>
      <w:ins w:id="100175" w:author="קלוד" w:date="2026-10-11T13:11:34Z">
        <w:r>
          <w:rPr>
            <w:spacing w:val="-4"/>
            <w:rtl/>
          </w:rPr>
          <w:t xml:space="preserve">שגדול</w:t>
        </w:r>
      </w:ins>
      <w:del w:id="100176" w:author="קלוד" w:date="2026-10-11T13:11:34Z">
        <w:r w:rsidRPr="00B3644D">
          <w:rPr>
            <w:spacing w:val="-4"/>
            <w:rtl/>
          </w:rPr>
          <w:tab/>
          <w:delText xml:space="preserve">דנפיש</w:delText>
        </w:r>
      </w:del>
      <w:r w:rsidRPr="00B3644D">
        <w:rPr>
          <w:spacing w:val="-4"/>
          <w:rtl/>
        </w:rPr>
        <w:tab/>
        <w:t xml:space="preserve"> מכזית </w:t>
      </w:r>
      <w:ins w:id="100173" w:author="קלוד" w:date="2026-10-11T13:11:34Z">
        <w:r>
          <w:rPr>
            <w:spacing w:val="-4"/>
            <w:rtl/>
          </w:rPr>
          <w:t xml:space="preserve">וקטן</w:t>
        </w:r>
      </w:ins>
      <w:del w:id="100174" w:author="קלוד" w:date="2026-10-11T13:11:34Z">
        <w:r w:rsidRPr="00B3644D">
          <w:rPr>
            <w:spacing w:val="-4"/>
            <w:rtl/>
          </w:rPr>
          <w:tab/>
          <w:delText xml:space="preserve">וזוטר</w:delText>
        </w:r>
      </w:del>
      <w:r w:rsidRPr="00B3644D">
        <w:rPr>
          <w:spacing w:val="-4"/>
          <w:rtl/>
        </w:rPr>
        <w:tab/>
        <w:t xml:space="preserve"> מכביצה.</w:t>
      </w:r>
    </w:p>
    <w:p w:rsidR="00E9703F" w:rsidRPr="006F178A" w:rsidRDefault="00E9703F" w:rsidP="00E9703F">
      <w:pPr>
        <w:rPr>
          <w:rtl/>
        </w:rPr>
      </w:pPr>
      <w:r w:rsidRPr="006F178A">
        <w:rPr>
          <w:rtl/>
        </w:rPr>
        <w:t>•</w:t>
      </w:r>
      <w:r w:rsidRPr="006F178A">
        <w:rPr>
          <w:rFonts w:hint="cs"/>
          <w:rtl/>
        </w:rPr>
        <w:t xml:space="preserve"> לקנח ב</w:t>
      </w:r>
      <w:r w:rsidRPr="006F178A">
        <w:rPr>
          <w:rtl/>
        </w:rPr>
        <w:t xml:space="preserve">מדוכה קטנה של בשמים. </w:t>
      </w:r>
      <w:r w:rsidRPr="006F178A">
        <w:rPr>
          <w:rStyle w:val="2fb"/>
          <w:rtl/>
        </w:rPr>
        <w:t xml:space="preserve">ר"ש</w:t>
      </w:r>
      <w:r w:rsidRPr="006F178A">
        <w:rPr>
          <w:rtl/>
        </w:rPr>
        <w:t xml:space="preserve">: אם יש </w:t>
      </w:r>
      <w:ins w:id="92981" w:author="מנוע מכני" w:date="2026-10-11T12:04:39Z">
        <w:r>
          <w:rPr>
            <w:rtl/>
          </w:rPr>
          <w:t xml:space="preserve">עליו</w:t>
        </w:r>
      </w:ins>
      <w:del w:id="92982" w:author="מנוע מכני" w:date="2026-10-11T12:04:39Z">
        <w:r w:rsidRPr="006F178A">
          <w:rPr>
            <w:rtl/>
          </w:rPr>
          <w:delText xml:space="preserve">עליה</w:delText>
        </w:r>
      </w:del>
      <w:r w:rsidRPr="006F178A">
        <w:rPr>
          <w:rtl/>
        </w:rPr>
        <w:t xml:space="preserve"> עד - מותר.</w:t>
      </w:r>
    </w:p>
    <w:p>
      <w:pPr>
        <w:pStyle w:val="38"/>
        <w:rPr>
          <w:ins w:id="97897" w:author="מנוע מכני" w:date="2026-10-11T12:04:39Z"/>
        </w:rPr>
      </w:pPr>
      <w:r w:rsidRPr="006F178A">
        <w:t xml:space="preserve">מיתיבי:</w:t>
      </w:r>
    </w:p>
    <w:p>
      <w:pPr>
        <w:pStyle w:val="afffff8"/>
        <w:rPr>
          <w:ins w:id="90725" w:author="קלוד" w:date="2026-10-11T12:33:55Z"/>
        </w:rPr>
      </w:pPr>
      <w:ins w:id="90726" w:author="קלוד" w:date="2026-10-11T12:33:55Z">
        <w:r>
          <w:rPr>
            <w:color w:val="7B3F00"/>
          </w:rPr>
          <w:t xml:space="preserve">עשרה דברים המביאין לידי תחתוניות</w:t>
        </w:r>
      </w:ins>
    </w:p>
    <w:p w:rsidR="00E9703F" w:rsidRPr="009757B9" w:rsidRDefault="00E9703F" w:rsidP="00E9703F">
      <w:pPr>
        <w:rPr>
          <w:rFonts w:cs="Guttman Vilna"/>
          <w:b/>
          <w:bCs/>
          <w:rtl/>
        </w:rPr>
      </w:pPr>
      <w:del w:id="97898" w:author="מנוע מכני" w:date="2026-10-11T12:04:39Z">
        <w:r w:rsidRPr="006F178A">
          <w:rPr>
            <w:rtl/>
          </w:rPr>
          <w:delText xml:space="preserve"> </w:delText>
        </w:r>
      </w:del>
      <w:r w:rsidRPr="006F178A">
        <w:rPr>
          <w:rtl/>
        </w:rPr>
        <w:t xml:space="preserve">עשרה דברים מביאין את האדם לידי תחתוניות, ואלו הן.</w:t>
      </w:r>
    </w:p>
    <w:p w:rsidR="00E9703F" w:rsidRPr="009757B9" w:rsidRDefault="00E9703F" w:rsidP="00E9703F">
      <w:pPr>
        <w:rPr>
          <w:rFonts w:cs="Guttman Vilna"/>
          <w:b/>
          <w:bCs/>
          <w:rtl/>
        </w:rPr>
      </w:pPr>
      <w:r w:rsidRPr="006F178A">
        <w:rPr>
          <w:rtl/>
        </w:rPr>
        <w:t>האוכל עלי קנים.</w:t>
      </w:r>
    </w:p>
    <w:p w:rsidR="00E9703F" w:rsidRPr="009757B9" w:rsidRDefault="00E9703F" w:rsidP="00E9703F">
      <w:pPr>
        <w:rPr>
          <w:rFonts w:cs="Guttman Vilna"/>
          <w:b/>
          <w:bCs/>
          <w:rtl/>
        </w:rPr>
      </w:pPr>
      <w:r w:rsidRPr="006F178A">
        <w:rPr>
          <w:rtl/>
        </w:rPr>
        <w:t>ועלי גפנים.</w:t>
      </w:r>
    </w:p>
    <w:p w:rsidR="00E9703F" w:rsidRPr="009757B9" w:rsidRDefault="00E9703F" w:rsidP="00E9703F">
      <w:pPr>
        <w:rPr>
          <w:rFonts w:cs="Guttman Vilna"/>
          <w:b/>
          <w:bCs/>
          <w:rtl/>
        </w:rPr>
      </w:pPr>
      <w:r w:rsidRPr="006F178A">
        <w:rPr>
          <w:rtl/>
        </w:rPr>
        <w:t>ולולבי גפנים.</w:t>
      </w:r>
    </w:p>
    <w:p w:rsidR="00E9703F" w:rsidRPr="009757B9" w:rsidRDefault="00E9703F" w:rsidP="00E9703F">
      <w:pPr>
        <w:rPr>
          <w:rFonts w:cs="Guttman Vilna"/>
          <w:b/>
          <w:bCs/>
          <w:rtl/>
        </w:rPr>
      </w:pPr>
      <w:r w:rsidRPr="006F178A">
        <w:rPr>
          <w:rtl/>
        </w:rPr>
        <w:t>ומוריגי בהמה בלא מלח.</w:t>
      </w:r>
    </w:p>
    <w:p w:rsidR="00E9703F" w:rsidRPr="009757B9" w:rsidRDefault="00E9703F" w:rsidP="00E9703F">
      <w:pPr>
        <w:rPr>
          <w:rFonts w:cs="Guttman Vilna"/>
          <w:b/>
          <w:bCs/>
          <w:rtl/>
        </w:rPr>
      </w:pPr>
      <w:r w:rsidRPr="006F178A">
        <w:rPr>
          <w:rtl/>
        </w:rPr>
        <w:t>ושדרו של דג.</w:t>
      </w:r>
    </w:p>
    <w:p w:rsidR="00E9703F" w:rsidRPr="009757B9" w:rsidRDefault="00E9703F" w:rsidP="00E9703F">
      <w:pPr>
        <w:rPr>
          <w:rFonts w:cs="Guttman Vilna"/>
          <w:b/>
          <w:bCs/>
          <w:rtl/>
        </w:rPr>
      </w:pPr>
      <w:r w:rsidRPr="006F178A">
        <w:rPr>
          <w:rtl/>
        </w:rPr>
        <w:t>ודג מליח שלא בישל כל צורכו.</w:t>
      </w:r>
    </w:p>
    <w:p w:rsidR="00E9703F" w:rsidRPr="009757B9" w:rsidRDefault="00E9703F" w:rsidP="00E9703F">
      <w:pPr>
        <w:rPr>
          <w:rFonts w:cs="Guttman Vilna"/>
          <w:b/>
          <w:bCs/>
          <w:rtl/>
        </w:rPr>
      </w:pPr>
      <w:r w:rsidRPr="006F178A">
        <w:rPr>
          <w:rtl/>
        </w:rPr>
        <w:t>והשותה שמרי יין.</w:t>
      </w:r>
    </w:p>
    <w:p w:rsidR="00E9703F" w:rsidRPr="009757B9" w:rsidRDefault="00E9703F" w:rsidP="00E9703F">
      <w:pPr>
        <w:rPr>
          <w:rFonts w:cs="Guttman Vilna"/>
          <w:b/>
          <w:bCs/>
          <w:rtl/>
        </w:rPr>
      </w:pPr>
      <w:r w:rsidRPr="006F178A">
        <w:rPr>
          <w:rtl/>
        </w:rPr>
        <w:t>והמקנח בסיד ובחרסית. בצרור שקינח בו חברו.</w:t>
      </w:r>
    </w:p>
    <w:p w:rsidR="00E9703F" w:rsidRPr="009757B9" w:rsidRDefault="00E9703F" w:rsidP="00E9703F">
      <w:pPr>
        <w:rPr>
          <w:rFonts w:cs="Guttman Vilna"/>
          <w:b/>
          <w:bCs/>
          <w:rtl/>
        </w:rPr>
      </w:pPr>
      <w:r w:rsidRPr="006F178A">
        <w:rPr>
          <w:rtl/>
        </w:rPr>
        <w:t>ויש אומרים אף התולה עצמו בבית הכסא.</w:t>
      </w:r>
    </w:p>
    <w:p w:rsidR="00E9703F" w:rsidRPr="00600068" w:rsidRDefault="00E9703F" w:rsidP="00E9703F">
      <w:pPr>
        <w:rPr>
          <w:spacing w:val="-6"/>
          <w:rtl/>
        </w:rPr>
      </w:pPr>
      <w:ins w:id="100189" w:author="קלוד" w:date="2026-10-11T13:11:34Z">
        <w:r>
          <w:rPr>
            <w:spacing w:val="-6"/>
            <w:rtl/>
          </w:rPr>
          <w:t xml:space="preserve">ומה</w:t>
        </w:r>
      </w:ins>
      <w:del w:id="100190" w:author="קלוד" w:date="2026-10-11T13:11:34Z">
        <w:r w:rsidRPr="00600068">
          <w:rPr>
            <w:spacing w:val="-6"/>
            <w:rtl/>
          </w:rPr>
          <w:delText xml:space="preserve">והא</w:delText>
        </w:r>
      </w:del>
      <w:r w:rsidRPr="00600068">
        <w:rPr>
          <w:spacing w:val="-6"/>
          <w:rtl/>
        </w:rPr>
        <w:t xml:space="preserve"> </w:t>
      </w:r>
      <w:ins w:id="100187" w:author="קלוד" w:date="2026-10-11T13:11:34Z">
        <w:r>
          <w:rPr>
            <w:spacing w:val="-6"/>
            <w:rtl/>
          </w:rPr>
          <w:t xml:space="preserve">שבברייתא</w:t>
        </w:r>
      </w:ins>
      <w:del w:id="100188" w:author="קלוד" w:date="2026-10-11T13:11:34Z">
        <w:r w:rsidRPr="00600068">
          <w:rPr>
            <w:spacing w:val="-6"/>
            <w:rtl/>
          </w:rPr>
          <w:delText xml:space="preserve">דבבריתא</w:delText>
        </w:r>
      </w:del>
      <w:r w:rsidRPr="00600068">
        <w:rPr>
          <w:spacing w:val="-6"/>
          <w:rtl/>
        </w:rPr>
        <w:t xml:space="preserve"> משמע שמביא לידי תחתוניות</w:t>
      </w:r>
      <w:ins w:id="100185" w:author="קלוד" w:date="2026-10-11T13:11:34Z">
        <w:r>
          <w:rPr>
            <w:rStyle w:val="afffe"/>
            <w:rFonts w:ascii="Fb Fontext" w:hAnsi="Fb Fontext"/>
            <w:spacing w:val="-6"/>
            <w:rtl/>
          </w:rPr>
          <w:t xml:space="preserve"> - היינו </w:t>
        </w:r>
      </w:ins>
      <w:del w:id="100186" w:author="קלוד" w:date="2026-10-11T13:11:34Z">
        <w:r w:rsidRPr="00600068">
          <w:rPr>
            <w:rStyle w:val="afffe"/>
            <w:rFonts w:ascii="Fb Fontext" w:hAnsi="Fb Fontext"/>
            <w:spacing w:val="-6"/>
            <w:rtl/>
          </w:rPr>
          <w:delText xml:space="preserve"> </w:delText>
        </w:r>
      </w:del>
      <w:r w:rsidRPr="00600068">
        <w:rPr>
          <w:rStyle w:val="afffe"/>
          <w:rFonts w:ascii="Fb Fontext" w:hAnsi="Fb Fontext"/>
          <w:spacing w:val="-6"/>
          <w:rtl/>
        </w:rPr>
        <w:t xml:space="preserve">א.</w:t>
      </w:r>
      <w:r w:rsidRPr="00600068">
        <w:rPr>
          <w:spacing w:val="-6"/>
          <w:rtl/>
        </w:rPr>
        <w:t xml:space="preserve"> </w:t>
      </w:r>
      <w:ins w:id="100183" w:author="קלוד" w:date="2026-10-11T13:11:34Z">
        <w:r>
          <w:rPr>
            <w:spacing w:val="-6"/>
            <w:rtl/>
          </w:rPr>
          <w:t xml:space="preserve">בלח</w:t>
        </w:r>
      </w:ins>
      <w:del w:id="100184" w:author="קלוד" w:date="2026-10-11T13:11:34Z">
        <w:r w:rsidRPr="00600068">
          <w:rPr>
            <w:spacing w:val="-6"/>
            <w:rtl/>
          </w:rPr>
          <w:delText xml:space="preserve">לח</w:delText>
        </w:r>
      </w:del>
      <w:r w:rsidRPr="00600068">
        <w:rPr>
          <w:spacing w:val="-6"/>
          <w:rtl/>
        </w:rPr>
        <w:t xml:space="preserve"> [ולא יבש]</w:t>
      </w:r>
      <w:r w:rsidRPr="00600068">
        <w:rPr>
          <w:rStyle w:val="afffe"/>
          <w:rFonts w:ascii="Fb Fontext" w:hAnsi="Fb Fontext"/>
          <w:spacing w:val="-6"/>
          <w:rtl/>
        </w:rPr>
        <w:t xml:space="preserve"> ב.</w:t>
      </w:r>
      <w:r w:rsidRPr="00600068">
        <w:rPr>
          <w:spacing w:val="-6"/>
          <w:rtl/>
        </w:rPr>
        <w:t xml:space="preserve"> </w:t>
      </w:r>
      <w:ins w:id="100181" w:author="קלוד" w:date="2026-10-11T13:11:34Z">
        <w:r>
          <w:rPr>
            <w:spacing w:val="-6"/>
            <w:rtl/>
          </w:rPr>
          <w:t xml:space="preserve">בשל חבירו.</w:t>
        </w:r>
      </w:ins>
      <w:del w:id="100182" w:author="קלוד" w:date="2026-10-11T13:11:34Z">
        <w:r w:rsidRPr="00600068">
          <w:rPr>
            <w:spacing w:val="-6"/>
            <w:rtl/>
          </w:rPr>
          <w:delText xml:space="preserve">בדחבריה.</w:delText>
        </w:r>
      </w:del>
      <w:r w:rsidRPr="00600068">
        <w:rPr>
          <w:rStyle w:val="afffe"/>
          <w:rFonts w:ascii="Fb Fontext" w:hAnsi="Fb Fontext"/>
          <w:spacing w:val="-6"/>
          <w:rtl/>
        </w:rPr>
        <w:t xml:space="preserve"> ג.</w:t>
      </w:r>
      <w:r w:rsidRPr="00600068">
        <w:rPr>
          <w:spacing w:val="-6"/>
          <w:rtl/>
        </w:rPr>
        <w:t xml:space="preserve"> ובצד שקינח בו חבירו.</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ובמדוכה של </w:t>
      </w:r>
      <w:ins w:id="100195" w:author="קלוד" w:date="2026-10-11T13:11:34Z">
        <w:r>
          <w:rPr>
            <w:rtl/>
          </w:rPr>
          <w:t xml:space="preserve">בשמים,</w:t>
        </w:r>
      </w:ins>
      <w:del w:id="100196" w:author="קלוד" w:date="2026-10-11T13:11:34Z">
        <w:r w:rsidRPr="006F178A">
          <w:rPr>
            <w:rtl/>
          </w:rPr>
          <w:delText xml:space="preserve">בשמים</w:delText>
        </w:r>
      </w:del>
      <w:r w:rsidRPr="006F178A">
        <w:rPr>
          <w:rtl/>
        </w:rPr>
        <w:t xml:space="preserve"> אם ירדו </w:t>
      </w:r>
      <w:ins w:id="92983" w:author="מנוע מכני" w:date="2026-10-11T12:04:39Z">
        <w:r>
          <w:rPr>
            <w:rtl/>
          </w:rPr>
          <w:t xml:space="preserve">עליו</w:t>
        </w:r>
      </w:ins>
      <w:del w:id="92984" w:author="מנוע מכני" w:date="2026-10-11T12:04:39Z">
        <w:r w:rsidRPr="006F178A">
          <w:rPr>
            <w:rtl/>
          </w:rPr>
          <w:delText xml:space="preserve">עליה</w:delText>
        </w:r>
      </w:del>
      <w:r w:rsidRPr="006F178A">
        <w:rPr>
          <w:rtl/>
        </w:rPr>
        <w:t xml:space="preserve"> גשמים ורישומן ניכר </w:t>
      </w:r>
      <w:ins w:id="100193" w:author="קלוד" w:date="2026-10-11T13:11:34Z">
        <w:r>
          <w:rPr>
            <w:rtl/>
          </w:rPr>
          <w:t xml:space="preserve">-</w:t>
        </w:r>
      </w:ins>
      <w:del w:id="100194" w:author="קלוד" w:date="2026-10-11T13:11:34Z">
        <w:r w:rsidRPr="006F178A">
          <w:rPr>
            <w:rtl/>
          </w:rPr>
          <w:delText xml:space="preserve">מותר</w:delText>
        </w:r>
      </w:del>
      <w:r w:rsidRPr="006F178A">
        <w:rPr>
          <w:rtl/>
        </w:rPr>
        <w:t xml:space="preserve"> </w:t>
      </w:r>
      <w:ins w:id="100191" w:author="קלוד" w:date="2026-10-11T13:11:34Z">
        <w:r>
          <w:rPr>
            <w:rtl/>
          </w:rPr>
          <w:t xml:space="preserve">מותר, שמאוס.</w:t>
        </w:r>
      </w:ins>
      <w:del w:id="100192" w:author="קלוד" w:date="2026-10-11T13:11:34Z">
        <w:r w:rsidRPr="006F178A">
          <w:rPr>
            <w:rtl/>
          </w:rPr>
          <w:delText xml:space="preserve">דמאיס.</w:delText>
        </w:r>
      </w:del>
    </w:p>
    <w:p w:rsidR="00E9703F" w:rsidRPr="004640F6" w:rsidRDefault="00E9703F" w:rsidP="00E9703F">
      <w:pPr>
        <w:rPr>
          <w:spacing w:val="-4"/>
          <w:rtl/>
        </w:rPr>
      </w:pPr>
      <w:r w:rsidRPr="004640F6">
        <w:rPr>
          <w:spacing w:val="-4"/>
          <w:rtl/>
        </w:rPr>
        <w:t>•</w:t>
      </w:r>
      <w:r w:rsidRPr="004640F6">
        <w:rPr>
          <w:rFonts w:hint="cs"/>
          <w:spacing w:val="-4"/>
          <w:rtl/>
        </w:rPr>
        <w:t xml:space="preserve"> וא</w:t>
      </w:r>
      <w:r w:rsidRPr="004640F6">
        <w:rPr>
          <w:spacing w:val="-4"/>
          <w:rtl/>
        </w:rPr>
        <w:t>"</w:t>
      </w:r>
      <w:r w:rsidRPr="004640F6">
        <w:rPr>
          <w:rFonts w:hint="cs"/>
          <w:spacing w:val="-4"/>
          <w:rtl/>
        </w:rPr>
        <w:t>צ להעלות אחריו אבנים לגג לבית הכסא ד</w:t>
      </w:r>
      <w:r w:rsidRPr="004640F6">
        <w:rPr>
          <w:spacing w:val="-4"/>
          <w:rtl/>
        </w:rPr>
        <w:t xml:space="preserve">גדול כבוד הבריות שדוחה את </w:t>
      </w:r>
      <w:r w:rsidRPr="004640F6">
        <w:rPr>
          <w:spacing w:val="-4"/>
          <w:rtl/>
        </w:rPr>
        <w:t xml:space="preserve">לא</w:t>
      </w:r>
      <w:r w:rsidRPr="004640F6">
        <w:rPr>
          <w:spacing w:val="-4"/>
          <w:rtl/>
        </w:rPr>
        <w:t xml:space="preserve"> תעשה שבתורה.</w:t>
      </w:r>
    </w:p>
    <w:p w:rsidR="00E9703F" w:rsidRPr="006F178A" w:rsidRDefault="00E9703F" w:rsidP="00E9703F">
      <w:pPr>
        <w:rPr>
          <w:rtl/>
        </w:rPr>
      </w:pPr>
      <w:ins w:id="100199" w:author="קלוד" w:date="2026-10-11T13:11:34Z">
        <w:r>
          <w:rPr>
            <w:rtl/>
          </w:rPr>
          <w:t xml:space="preserve">ומה</w:t>
        </w:r>
      </w:ins>
      <w:del w:id="100200" w:author="קלוד" w:date="2026-10-11T13:11:34Z">
        <w:r w:rsidRPr="006F178A">
          <w:rPr>
            <w:rtl/>
          </w:rPr>
          <w:delText xml:space="preserve">והא</w:delText>
        </w:r>
      </w:del>
      <w:r w:rsidRPr="006F178A">
        <w:rPr>
          <w:rtl/>
        </w:rPr>
        <w:t xml:space="preserve"> </w:t>
      </w:r>
      <w:ins w:id="100197" w:author="קלוד" w:date="2026-10-11T13:11:34Z">
        <w:r>
          <w:rPr>
            <w:rtl/>
          </w:rPr>
          <w:t xml:space="preserve">שנוטל</w:t>
        </w:r>
      </w:ins>
      <w:del w:id="100198" w:author="קלוד" w:date="2026-10-11T13:11:34Z">
        <w:r w:rsidRPr="006F178A">
          <w:rPr>
            <w:rtl/>
          </w:rPr>
          <w:delText xml:space="preserve">דנוטל</w:delText>
        </w:r>
      </w:del>
      <w:r w:rsidRPr="006F178A">
        <w:rPr>
          <w:rtl/>
        </w:rPr>
        <w:t xml:space="preserve"> אדם קיסם משלפניו לחצות בו שיניו, ולחכמים רק מן האבוס של בהמה.</w:t>
      </w:r>
    </w:p>
    <w:p w:rsidR="00E9703F" w:rsidRPr="006F178A" w:rsidRDefault="00E9703F" w:rsidP="00E9703F">
      <w:pPr>
        <w:rPr>
          <w:rtl/>
        </w:rPr>
      </w:pPr>
      <w:r w:rsidRPr="006F178A">
        <w:rPr>
          <w:rFonts w:hint="cs"/>
          <w:rtl/>
        </w:rPr>
        <w:t xml:space="preserve">- </w:t>
      </w:r>
      <w:ins w:id="100205" w:author="קלוד" w:date="2026-10-11T13:11:34Z">
        <w:r>
          <w:rPr>
            <w:rtl/>
          </w:rPr>
          <w:t xml:space="preserve">שונה,</w:t>
        </w:r>
      </w:ins>
      <w:del w:id="100206" w:author="קלוד" w:date="2026-10-11T13:11:34Z">
        <w:r w:rsidRPr="006F178A">
          <w:rPr>
            <w:rtl/>
          </w:rPr>
          <w:delText xml:space="preserve">שאני</w:delText>
        </w:r>
      </w:del>
      <w:r w:rsidRPr="006F178A">
        <w:rPr>
          <w:rtl/>
        </w:rPr>
        <w:t xml:space="preserve"> </w:t>
      </w:r>
      <w:ins w:id="91307" w:author="מנוע מכני" w:date="2026-10-11T12:04:39Z">
        <w:ins w:id="100203" w:author="קלוד" w:date="2026-10-11T13:11:34Z">
          <w:r>
            <w:rPr>
              <w:rtl/>
            </w:rPr>
            <w:t xml:space="preserve">ששם</w:t>
          </w:r>
        </w:ins>
        <w:del w:id="100204" w:author="קלוד" w:date="2026-10-11T13:11:34Z">
          <w:r>
            <w:rPr>
              <w:rtl/>
            </w:rPr>
            <w:delText xml:space="preserve">דשם</w:delText>
          </w:r>
        </w:del>
      </w:ins>
      <w:del w:id="91308" w:author="מנוע מכני" w:date="2026-10-11T12:04:39Z">
        <w:r w:rsidRPr="006F178A">
          <w:rPr>
            <w:rtl/>
          </w:rPr>
          <w:delText xml:space="preserve">דהתם</w:delText>
        </w:r>
      </w:del>
      <w:r w:rsidRPr="006F178A">
        <w:rPr>
          <w:rtl/>
        </w:rPr>
        <w:t xml:space="preserve"> אדם קובע מקום </w:t>
      </w:r>
      <w:ins w:id="100201" w:author="קלוד" w:date="2026-10-11T13:11:34Z">
        <w:r>
          <w:rPr>
            <w:rtl/>
          </w:rPr>
          <w:t xml:space="preserve">לסעודה,</w:t>
        </w:r>
      </w:ins>
      <w:del w:id="100202" w:author="קלוד" w:date="2026-10-11T13:11:34Z">
        <w:r w:rsidRPr="006F178A">
          <w:rPr>
            <w:rtl/>
          </w:rPr>
          <w:delText xml:space="preserve">לסעודה</w:delText>
        </w:r>
      </w:del>
      <w:r w:rsidRPr="006F178A">
        <w:rPr>
          <w:rtl/>
        </w:rPr>
        <w:t xml:space="preserve"> </w:t>
      </w:r>
      <w:r w:rsidRPr="006F178A">
        <w:rPr>
          <w:rtl/>
        </w:rPr>
        <w:t xml:space="preserve">משא"כ</w:t>
      </w:r>
      <w:r w:rsidRPr="006F178A">
        <w:rPr>
          <w:rtl/>
        </w:rPr>
        <w:t xml:space="preserve"> בבית הכסא.</w:t>
      </w:r>
    </w:p>
    <w:p>
      <w:pPr>
        <w:pStyle w:val="afffff8"/>
        <w:rPr>
          <w:ins w:id="90723" w:author="קלוד" w:date="2026-10-11T12:33:55Z"/>
        </w:rPr>
      </w:pPr>
      <w:ins w:id="90724" w:author="קלוד" w:date="2026-10-11T12:33:55Z">
        <w:r>
          <w:rPr>
            <w:color w:val="7B3F00"/>
          </w:rPr>
          <w:t xml:space="preserve">פינוי בשדה חרוש - משום חורש</w:t>
        </w:r>
      </w:ins>
    </w:p>
    <w:p w:rsidR="00E9703F" w:rsidRPr="006F178A" w:rsidRDefault="00E9703F" w:rsidP="00E9703F">
      <w:pPr>
        <w:rPr>
          <w:rtl/>
        </w:rPr>
      </w:pPr>
      <w:r w:rsidRPr="006F178A">
        <w:rPr>
          <w:rtl/>
        </w:rPr>
        <w:t>•</w:t>
      </w:r>
      <w:r w:rsidRPr="006F178A">
        <w:rPr>
          <w:rFonts w:hint="cs"/>
          <w:rtl/>
        </w:rPr>
        <w:t xml:space="preserve"> </w:t>
      </w:r>
      <w:r w:rsidRPr="006F178A">
        <w:rPr>
          <w:rtl/>
        </w:rPr>
        <w:t xml:space="preserve">אסור </w:t>
      </w:r>
      <w:r w:rsidRPr="006F178A">
        <w:rPr>
          <w:rFonts w:hint="cs"/>
          <w:rtl/>
        </w:rPr>
        <w:t xml:space="preserve">לפנות בשדה ניר </w:t>
      </w:r>
      <w:ins w:id="100227" w:author="קלוד" w:date="2026-10-11T13:11:34Z">
        <w:r>
          <w:rPr>
            <w:rFonts w:hint="cs"/>
            <w:rtl/>
          </w:rPr>
          <w:t xml:space="preserve">בשבת,</w:t>
        </w:r>
      </w:ins>
      <w:del w:id="100228" w:author="קלוד" w:date="2026-10-11T13:11:34Z">
        <w:r w:rsidRPr="006F178A">
          <w:rPr>
            <w:rFonts w:hint="cs"/>
            <w:rtl/>
          </w:rPr>
          <w:delText xml:space="preserve">בשבת</w:delText>
        </w:r>
      </w:del>
      <w:r w:rsidRPr="006F178A">
        <w:rPr>
          <w:rFonts w:hint="cs"/>
          <w:rtl/>
        </w:rPr>
        <w:t xml:space="preserve"> </w:t>
      </w:r>
      <w:ins w:id="92985" w:author="מנוע מכני" w:date="2026-10-11T12:04:39Z">
        <w:r>
          <w:rPr>
            <w:rtl/>
          </w:rPr>
          <w:t xml:space="preserve">שמא</w:t>
        </w:r>
      </w:ins>
      <w:del w:id="92986" w:author="מנוע מכני" w:date="2026-10-11T12:04:39Z">
        <w:r w:rsidRPr="006F178A">
          <w:rPr>
            <w:rtl/>
          </w:rPr>
          <w:delText xml:space="preserve">דילמא</w:delText>
        </w:r>
      </w:del>
      <w:r w:rsidRPr="006F178A">
        <w:rPr>
          <w:rtl/>
        </w:rPr>
        <w:t xml:space="preserve"> </w:t>
      </w:r>
      <w:ins w:id="100225" w:author="קלוד" w:date="2026-10-11T13:11:34Z">
        <w:r>
          <w:rPr>
            <w:rtl/>
          </w:rPr>
          <w:t xml:space="preserve">יטול</w:t>
        </w:r>
      </w:ins>
      <w:del w:id="100226" w:author="קלוד" w:date="2026-10-11T13:11:34Z">
        <w:r w:rsidRPr="006F178A">
          <w:rPr>
            <w:rtl/>
          </w:rPr>
          <w:delText xml:space="preserve">נקיט</w:delText>
        </w:r>
      </w:del>
      <w:r w:rsidRPr="006F178A">
        <w:rPr>
          <w:rtl/>
        </w:rPr>
        <w:t xml:space="preserve"> </w:t>
      </w:r>
      <w:ins w:id="100223" w:author="קלוד" w:date="2026-10-11T13:11:34Z">
        <w:r>
          <w:rPr>
            <w:rtl/>
          </w:rPr>
          <w:t xml:space="preserve">מן</w:t>
        </w:r>
      </w:ins>
      <w:del w:id="100224" w:author="קלוד" w:date="2026-10-11T13:11:34Z">
        <w:r w:rsidRPr="006F178A">
          <w:rPr>
            <w:rtl/>
          </w:rPr>
          <w:delText xml:space="preserve">מעילאי</w:delText>
        </w:r>
      </w:del>
      <w:r w:rsidRPr="006F178A">
        <w:rPr>
          <w:rtl/>
        </w:rPr>
        <w:t xml:space="preserve"> </w:t>
      </w:r>
      <w:ins w:id="100221" w:author="קלוד" w:date="2026-10-11T13:11:34Z">
        <w:r>
          <w:rPr>
            <w:rtl/>
          </w:rPr>
          <w:t xml:space="preserve">הגבוה</w:t>
        </w:r>
      </w:ins>
      <w:del w:id="100222" w:author="קלוד" w:date="2026-10-11T13:11:34Z">
        <w:r w:rsidRPr="006F178A">
          <w:rPr>
            <w:rtl/>
          </w:rPr>
          <w:delText xml:space="preserve">ושדא</w:delText>
        </w:r>
      </w:del>
      <w:r w:rsidRPr="006F178A">
        <w:rPr>
          <w:rtl/>
        </w:rPr>
        <w:t xml:space="preserve"> </w:t>
      </w:r>
      <w:ins w:id="100219" w:author="קלוד" w:date="2026-10-11T13:11:34Z">
        <w:r>
          <w:rPr>
            <w:rtl/>
          </w:rPr>
          <w:t xml:space="preserve">וישליך</w:t>
        </w:r>
      </w:ins>
      <w:del w:id="100220" w:author="קלוד" w:date="2026-10-11T13:11:34Z">
        <w:r w:rsidRPr="006F178A">
          <w:rPr>
            <w:rtl/>
          </w:rPr>
          <w:delText xml:space="preserve">לתתאי</w:delText>
        </w:r>
      </w:del>
      <w:r w:rsidRPr="006F178A">
        <w:rPr>
          <w:rtl/>
        </w:rPr>
        <w:t xml:space="preserve"> </w:t>
      </w:r>
      <w:ins w:id="100217" w:author="קלוד" w:date="2026-10-11T13:11:34Z">
        <w:r>
          <w:rPr>
            <w:rtl/>
          </w:rPr>
          <w:t xml:space="preserve">לנמוך ויתחייב</w:t>
        </w:r>
      </w:ins>
      <w:del w:id="100218" w:author="קלוד" w:date="2026-10-11T13:11:34Z">
        <w:r w:rsidRPr="006F178A">
          <w:rPr>
            <w:rtl/>
          </w:rPr>
          <w:delText xml:space="preserve">ומחייב</w:delText>
        </w:r>
      </w:del>
      <w:r w:rsidRPr="006F178A">
        <w:rPr>
          <w:rtl/>
        </w:rPr>
        <w:t xml:space="preserve"> משום </w:t>
      </w:r>
      <w:ins w:id="100215" w:author="קלוד" w:date="2026-10-11T13:11:34Z">
        <w:r>
          <w:rPr>
            <w:rtl/>
          </w:rPr>
          <w:t xml:space="preserve">חורש,</w:t>
        </w:r>
      </w:ins>
      <w:del w:id="100216" w:author="קלוד" w:date="2026-10-11T13:11:34Z">
        <w:r w:rsidRPr="006F178A">
          <w:rPr>
            <w:rtl/>
          </w:rPr>
          <w:delText xml:space="preserve">חורש</w:delText>
        </w:r>
      </w:del>
      <w:r w:rsidRPr="006F178A">
        <w:rPr>
          <w:rtl/>
        </w:rPr>
        <w:t xml:space="preserve"> </w:t>
      </w:r>
      <w:ins w:id="100213" w:author="קלוד" w:date="2026-10-11T13:11:34Z">
        <w:r>
          <w:rPr>
            <w:rStyle w:val="2fb"/>
            <w:rtl/>
          </w:rPr>
          <w:t xml:space="preserve">כדרבה:</w:t>
        </w:r>
      </w:ins>
      <w:del w:id="100214" w:author="קלוד" w:date="2026-10-11T13:11:34Z">
        <w:r w:rsidRPr="006F178A">
          <w:rPr>
            <w:rStyle w:val="2fb"/>
            <w:rtl/>
          </w:rPr>
          <w:delText xml:space="preserve">כדרבה</w:delText>
        </w:r>
      </w:del>
      <w:r w:rsidRPr="006F178A">
        <w:rPr>
          <w:rtl/>
        </w:rPr>
        <w:t xml:space="preserve"> </w:t>
      </w:r>
      <w:ins w:id="100211" w:author="קלוד" w:date="2026-10-11T13:11:34Z">
        <w:r>
          <w:rPr>
            <w:rtl/>
          </w:rPr>
          <w:t xml:space="preserve">היתה</w:t>
        </w:r>
      </w:ins>
      <w:del w:id="100212" w:author="קלוד" w:date="2026-10-11T13:11:34Z">
        <w:r w:rsidRPr="006F178A">
          <w:rPr>
            <w:rtl/>
          </w:rPr>
          <w:delText xml:space="preserve">דהיתה</w:delText>
        </w:r>
      </w:del>
      <w:r w:rsidRPr="006F178A">
        <w:rPr>
          <w:rtl/>
        </w:rPr>
        <w:t xml:space="preserve"> לו גומא וטממה</w:t>
      </w:r>
      <w:ins w:id="100209" w:author="קלוד" w:date="2026-10-11T13:11:34Z">
        <w:r>
          <w:rPr>
            <w:rtl/>
          </w:rPr>
          <w:t xml:space="preserve"> - </w:t>
        </w:r>
      </w:ins>
      <w:del w:id="100210" w:author="קלוד" w:date="2026-10-11T13:11:34Z">
        <w:r w:rsidRPr="006F178A">
          <w:rPr>
            <w:rtl/>
          </w:rPr>
          <w:delText xml:space="preserve"> </w:delText>
        </w:r>
      </w:del>
      <w:r w:rsidRPr="006F178A">
        <w:rPr>
          <w:rtl/>
        </w:rPr>
        <w:t xml:space="preserve">בבית חייב משום </w:t>
      </w:r>
      <w:ins w:id="100207" w:author="קלוד" w:date="2026-10-11T13:11:34Z">
        <w:r>
          <w:rPr>
            <w:rtl/>
          </w:rPr>
          <w:t xml:space="preserve">בונה,</w:t>
        </w:r>
      </w:ins>
      <w:del w:id="100208" w:author="קלוד" w:date="2026-10-11T13:11:34Z">
        <w:r w:rsidRPr="006F178A">
          <w:rPr>
            <w:rtl/>
          </w:rPr>
          <w:delText xml:space="preserve">בונה</w:delText>
        </w:r>
      </w:del>
      <w:r w:rsidRPr="006F178A">
        <w:rPr>
          <w:rtl/>
        </w:rPr>
        <w:t xml:space="preserve"> בשדה משום חורש.</w:t>
      </w:r>
    </w:p>
    <w:p w:rsidR="00E9703F" w:rsidRPr="004640F6" w:rsidRDefault="00E9703F" w:rsidP="00E9703F">
      <w:pPr>
        <w:rPr>
          <w:spacing w:val="-2"/>
          <w:rtl/>
        </w:rPr>
      </w:pPr>
      <w:r w:rsidRPr="004640F6">
        <w:rPr>
          <w:spacing w:val="-2"/>
          <w:rtl/>
        </w:rPr>
        <w:t>•</w:t>
      </w:r>
      <w:r w:rsidRPr="004640F6">
        <w:rPr>
          <w:rFonts w:hint="cs"/>
          <w:spacing w:val="-2"/>
          <w:rtl/>
        </w:rPr>
        <w:t xml:space="preserve"> </w:t>
      </w:r>
      <w:r w:rsidRPr="004640F6">
        <w:rPr>
          <w:spacing w:val="-2"/>
          <w:rtl/>
        </w:rPr>
        <w:t xml:space="preserve">צרור שעלו בו עשבים</w:t>
      </w:r>
      <w:ins w:id="100239" w:author="קלוד" w:date="2026-10-11T13:11:34Z">
        <w:r>
          <w:rPr>
            <w:spacing w:val="-2"/>
            <w:rtl/>
          </w:rPr>
          <w:t xml:space="preserve"> - </w:t>
        </w:r>
      </w:ins>
      <w:del w:id="100240" w:author="קלוד" w:date="2026-10-11T13:11:34Z">
        <w:r w:rsidRPr="004640F6">
          <w:rPr>
            <w:spacing w:val="-2"/>
            <w:rtl/>
          </w:rPr>
          <w:delText xml:space="preserve"> </w:delText>
        </w:r>
      </w:del>
      <w:r w:rsidRPr="004640F6">
        <w:rPr>
          <w:spacing w:val="-2"/>
          <w:rtl/>
        </w:rPr>
        <w:t xml:space="preserve">מותר לקנח </w:t>
      </w:r>
      <w:ins w:id="100237" w:author="קלוד" w:date="2026-10-11T13:11:34Z">
        <w:r>
          <w:rPr>
            <w:spacing w:val="-2"/>
            <w:rtl/>
          </w:rPr>
          <w:t xml:space="preserve">בו,</w:t>
        </w:r>
      </w:ins>
      <w:del w:id="100238" w:author="קלוד" w:date="2026-10-11T13:11:34Z">
        <w:r w:rsidRPr="004640F6">
          <w:rPr>
            <w:spacing w:val="-2"/>
            <w:rtl/>
          </w:rPr>
          <w:delText xml:space="preserve">בה</w:delText>
        </w:r>
      </w:del>
      <w:r w:rsidRPr="004640F6">
        <w:rPr>
          <w:spacing w:val="-2"/>
          <w:rtl/>
        </w:rPr>
        <w:t xml:space="preserve"> והתולש </w:t>
      </w:r>
      <w:ins w:id="100235" w:author="קלוד" w:date="2026-10-11T13:11:34Z">
        <w:r>
          <w:rPr>
            <w:spacing w:val="-2"/>
            <w:rtl/>
          </w:rPr>
          <w:t xml:space="preserve">ממנו</w:t>
        </w:r>
      </w:ins>
      <w:del w:id="100236" w:author="קלוד" w:date="2026-10-11T13:11:34Z">
        <w:r w:rsidRPr="004640F6">
          <w:rPr>
            <w:spacing w:val="-2"/>
            <w:rtl/>
          </w:rPr>
          <w:delText xml:space="preserve">ממנה</w:delText>
        </w:r>
      </w:del>
      <w:r w:rsidRPr="004640F6">
        <w:rPr>
          <w:spacing w:val="-2"/>
          <w:rtl/>
        </w:rPr>
        <w:t xml:space="preserve"> בשבת חייב </w:t>
      </w:r>
      <w:ins w:id="100233" w:author="קלוד" w:date="2026-10-11T13:11:34Z">
        <w:r>
          <w:rPr>
            <w:spacing w:val="-2"/>
            <w:rtl/>
          </w:rPr>
          <w:t xml:space="preserve">חטאת;</w:t>
        </w:r>
      </w:ins>
      <w:del w:id="100234" w:author="קלוד" w:date="2026-10-11T13:11:34Z">
        <w:r w:rsidRPr="004640F6">
          <w:rPr>
            <w:spacing w:val="-2"/>
            <w:rtl/>
          </w:rPr>
          <w:delText xml:space="preserve">חטאת</w:delText>
        </w:r>
      </w:del>
      <w:r w:rsidRPr="004640F6">
        <w:rPr>
          <w:rFonts w:hint="cs"/>
          <w:spacing w:val="-2"/>
          <w:rtl/>
        </w:rPr>
        <w:t xml:space="preserve"> וש</w:t>
      </w:r>
      <w:r w:rsidRPr="004640F6">
        <w:rPr>
          <w:spacing w:val="-2"/>
          <w:rtl/>
        </w:rPr>
        <w:t>"</w:t>
      </w:r>
      <w:r w:rsidRPr="004640F6">
        <w:rPr>
          <w:rFonts w:hint="cs"/>
          <w:spacing w:val="-2"/>
          <w:rtl/>
        </w:rPr>
        <w:t>מ</w:t>
      </w:r>
      <w:r w:rsidRPr="004640F6">
        <w:rPr>
          <w:spacing w:val="-2"/>
          <w:rtl/>
        </w:rPr>
        <w:t xml:space="preserve"> </w:t>
      </w:r>
      <w:ins w:id="100231" w:author="קלוד" w:date="2026-10-11T13:11:34Z">
        <w:r>
          <w:rPr>
            <w:spacing w:val="-2"/>
            <w:rtl/>
          </w:rPr>
          <w:t xml:space="preserve">שמותר</w:t>
        </w:r>
      </w:ins>
      <w:del w:id="100232" w:author="קלוד" w:date="2026-10-11T13:11:34Z">
        <w:r w:rsidRPr="004640F6">
          <w:rPr>
            <w:spacing w:val="-2"/>
            <w:rtl/>
          </w:rPr>
          <w:delText xml:space="preserve">דשרי</w:delText>
        </w:r>
      </w:del>
      <w:r w:rsidRPr="004640F6">
        <w:rPr>
          <w:spacing w:val="-2"/>
          <w:rtl/>
        </w:rPr>
        <w:t xml:space="preserve"> </w:t>
      </w:r>
      <w:ins w:id="100229" w:author="קלוד" w:date="2026-10-11T13:11:34Z">
        <w:r>
          <w:rPr>
            <w:spacing w:val="-2"/>
            <w:rtl/>
          </w:rPr>
          <w:t xml:space="preserve">לטלטלו.</w:t>
        </w:r>
      </w:ins>
      <w:del w:id="100230" w:author="קלוד" w:date="2026-10-11T13:11:34Z">
        <w:r w:rsidRPr="004640F6">
          <w:rPr>
            <w:spacing w:val="-2"/>
            <w:rtl/>
          </w:rPr>
          <w:delText xml:space="preserve">לטלטולי.</w:delText>
        </w:r>
      </w:del>
    </w:p>
    <w:p w:rsidR="00E9703F" w:rsidRPr="006F178A" w:rsidRDefault="00E9703F" w:rsidP="00E9703F">
      <w:pPr>
        <w:pStyle w:val="affffb"/>
        <w:rPr>
          <w:rtl/>
        </w:rPr>
      </w:pPr>
      <w:r>
        <w:rPr>
          <w:rtl/>
        </w:rPr>
        <w:t xml:space="preserve">- </w:t>
      </w:r>
      <w:ins w:id="100245" w:author="קלוד" w:date="2026-10-11T13:11:34Z">
        <w:r>
          <w:rPr>
            <w:rtl/>
          </w:rPr>
          <w:t xml:space="preserve">ונדחה:</w:t>
        </w:r>
      </w:ins>
      <w:del w:id="100246" w:author="קלוד" w:date="2026-10-11T13:11:34Z">
        <w:r w:rsidRPr="006F178A">
          <w:rPr>
            <w:rtl/>
          </w:rPr>
          <w:delText xml:space="preserve">ונדחה</w:delText>
        </w:r>
      </w:del>
      <w:r w:rsidRPr="006F178A">
        <w:rPr>
          <w:rtl/>
        </w:rPr>
        <w:t xml:space="preserve"> </w:t>
      </w:r>
      <w:ins w:id="100243" w:author="קלוד" w:date="2026-10-11T13:11:34Z">
        <w:r>
          <w:rPr>
            <w:rtl/>
          </w:rPr>
          <w:t xml:space="preserve">דווקא</w:t>
        </w:r>
      </w:ins>
      <w:del w:id="100244" w:author="קלוד" w:date="2026-10-11T13:11:34Z">
        <w:r w:rsidRPr="006F178A">
          <w:rPr>
            <w:rtl/>
          </w:rPr>
          <w:delText xml:space="preserve">דדווקא</w:delText>
        </w:r>
      </w:del>
      <w:r w:rsidRPr="006F178A">
        <w:rPr>
          <w:rtl/>
        </w:rPr>
        <w:t xml:space="preserve"> לצורך </w:t>
      </w:r>
      <w:ins w:id="100241" w:author="קלוד" w:date="2026-10-11T13:11:34Z">
        <w:r>
          <w:rPr>
            <w:rtl/>
          </w:rPr>
          <w:t xml:space="preserve">מותר.</w:t>
        </w:r>
      </w:ins>
      <w:del w:id="100242" w:author="קלוד" w:date="2026-10-11T13:11:34Z">
        <w:r w:rsidRPr="006F178A">
          <w:rPr>
            <w:rtl/>
          </w:rPr>
          <w:delText xml:space="preserve">שרי.</w:delText>
        </w:r>
      </w:del>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0251" w:author="קלוד" w:date="2026-10-11T13:11:34Z">
        <w:r>
          <w:rPr>
            <w:rFonts w:ascii="Fb Fontext" w:hAnsi="Fb Fontext"/>
            <w:rtl/>
          </w:rPr>
          <w:t xml:space="preserve">עציץ</w:t>
        </w:r>
      </w:ins>
      <w:del w:id="100252" w:author="קלוד" w:date="2026-10-11T13:11:34Z">
        <w:r w:rsidRPr="006F178A">
          <w:rPr>
            <w:rFonts w:ascii="Fb Fontext" w:hAnsi="Fb Fontext"/>
            <w:rtl/>
          </w:rPr>
          <w:delText xml:space="preserve">פרפיסא</w:delText>
        </w:r>
      </w:del>
      <w:r w:rsidRPr="006F178A">
        <w:rPr>
          <w:rFonts w:ascii="Fb Fontext" w:hAnsi="Fb Fontext"/>
          <w:rtl/>
        </w:rPr>
        <w:t xml:space="preserve"> </w:t>
      </w:r>
      <w:ins w:id="100249" w:author="קלוד" w:date="2026-10-11T13:11:34Z">
        <w:r>
          <w:rPr>
            <w:rFonts w:ascii="Fb Fontext" w:hAnsi="Fb Fontext"/>
            <w:rtl/>
          </w:rPr>
          <w:t xml:space="preserve">נקוב שהיה מונח</w:t>
        </w:r>
      </w:ins>
      <w:del w:id="100250" w:author="קלוד" w:date="2026-10-11T13:11:34Z">
        <w:r w:rsidRPr="006F178A">
          <w:rPr>
            <w:rFonts w:ascii="Fb Fontext" w:hAnsi="Fb Fontext"/>
            <w:rtl/>
          </w:rPr>
          <w:delText xml:space="preserve">דנח</w:delText>
        </w:r>
      </w:del>
      <w:r w:rsidRPr="006F178A">
        <w:rPr>
          <w:rFonts w:ascii="Fb Fontext" w:hAnsi="Fb Fontext"/>
          <w:rtl/>
        </w:rPr>
        <w:t xml:space="preserve"> </w:t>
      </w:r>
      <w:r w:rsidRPr="006F178A">
        <w:rPr>
          <w:rFonts w:ascii="Fb Fontext" w:hAnsi="Fb Fontext"/>
          <w:rtl/>
        </w:rPr>
        <w:t xml:space="preserve">ע"ג</w:t>
      </w:r>
      <w:r w:rsidRPr="006F178A">
        <w:rPr>
          <w:rFonts w:ascii="Fb Fontext" w:hAnsi="Fb Fontext"/>
          <w:rtl/>
        </w:rPr>
        <w:t xml:space="preserve"> קרקע והניחו </w:t>
      </w:r>
      <w:r w:rsidRPr="006F178A">
        <w:rPr>
          <w:rFonts w:ascii="Fb Fontext" w:hAnsi="Fb Fontext"/>
          <w:rtl/>
        </w:rPr>
        <w:t xml:space="preserve">ע"ג</w:t>
      </w:r>
      <w:r w:rsidRPr="006F178A">
        <w:rPr>
          <w:rFonts w:ascii="Fb Fontext" w:hAnsi="Fb Fontext"/>
          <w:rtl/>
        </w:rPr>
        <w:t xml:space="preserve"> יתדות</w:t>
      </w:r>
      <w:ins w:id="100247" w:author="קלוד" w:date="2026-10-11T13:11:34Z">
        <w:r>
          <w:rPr>
            <w:rFonts w:ascii="Fb Fontext" w:hAnsi="Fb Fontext"/>
            <w:rtl/>
          </w:rPr>
          <w:t xml:space="preserve"> - </w:t>
        </w:r>
      </w:ins>
      <w:del w:id="100248" w:author="קלוד" w:date="2026-10-11T13:11:34Z">
        <w:r w:rsidRPr="006F178A">
          <w:rPr>
            <w:rFonts w:ascii="Fb Fontext" w:hAnsi="Fb Fontext"/>
            <w:rtl/>
          </w:rPr>
          <w:delText xml:space="preserve"> </w:delText>
        </w:r>
      </w:del>
      <w:r w:rsidRPr="006F178A">
        <w:rPr>
          <w:rFonts w:ascii="Fb Fontext" w:hAnsi="Fb Fontext" w:hint="cs"/>
          <w:rtl/>
        </w:rPr>
        <w:t>חייב</w:t>
      </w:r>
      <w:r w:rsidRPr="006F178A">
        <w:rPr>
          <w:rFonts w:ascii="Fb Fontext" w:hAnsi="Fb Fontext"/>
          <w:rtl/>
        </w:rPr>
        <w:t xml:space="preserve"> משום תולש.</w:t>
      </w:r>
    </w:p>
    <w:p w:rsidR="00E9703F" w:rsidRPr="006F178A" w:rsidRDefault="00E9703F" w:rsidP="00E9703F">
      <w:pPr>
        <w:rPr>
          <w:rtl/>
        </w:rPr>
      </w:pPr>
      <w:r w:rsidRPr="006F178A">
        <w:rPr>
          <w:rtl/>
        </w:rPr>
        <w:t>מיתדות לקרקע חייב משום נוטע.</w:t>
      </w:r>
    </w:p>
    <w:p>
      <w:pPr>
        <w:pStyle w:val="afffff8"/>
        <w:rPr>
          <w:ins w:id="90721" w:author="קלוד" w:date="2026-10-11T12:33:55Z"/>
        </w:rPr>
      </w:pPr>
      <w:ins w:id="90722" w:author="קלוד" w:date="2026-10-11T12:33:55Z">
        <w:r>
          <w:rPr>
            <w:color w:val="7B3F00"/>
          </w:rPr>
          <w:t xml:space="preserve">קינוח בחרס - אסור משום סכנה וכשפים</w:t>
        </w:r>
      </w:ins>
    </w:p>
    <w:p w:rsidR="00E9703F" w:rsidRPr="006F178A" w:rsidRDefault="00E9703F" w:rsidP="00E9703F">
      <w:pPr>
        <w:rPr>
          <w:rtl/>
        </w:rPr>
      </w:pPr>
      <w:r w:rsidRPr="006F178A">
        <w:rPr>
          <w:rtl/>
        </w:rPr>
        <w:t>•</w:t>
      </w:r>
      <w:r w:rsidRPr="006F178A">
        <w:rPr>
          <w:rFonts w:hint="cs"/>
          <w:rtl/>
        </w:rPr>
        <w:t xml:space="preserve"> אסור לקנח בחרס </w:t>
      </w:r>
      <w:ins w:id="100275" w:author="קלוד" w:date="2026-10-11T13:11:34Z">
        <w:r>
          <w:rPr>
            <w:rFonts w:hint="cs"/>
            <w:rtl/>
          </w:rPr>
          <w:t xml:space="preserve">בשבת.</w:t>
        </w:r>
      </w:ins>
      <w:del w:id="100276" w:author="קלוד" w:date="2026-10-11T13:11:34Z">
        <w:r w:rsidRPr="006F178A">
          <w:rPr>
            <w:rFonts w:hint="cs"/>
            <w:rtl/>
          </w:rPr>
          <w:delText xml:space="preserve">בשבת</w:delText>
        </w:r>
      </w:del>
      <w:r w:rsidRPr="006F178A">
        <w:rPr>
          <w:rFonts w:hint="cs"/>
          <w:rtl/>
        </w:rPr>
        <w:t xml:space="preserve"> </w:t>
      </w:r>
      <w:r w:rsidRPr="006F178A">
        <w:rPr>
          <w:rStyle w:val="2fb"/>
          <w:rtl/>
        </w:rPr>
        <w:t xml:space="preserve">ר"נ</w:t>
      </w:r>
      <w:r w:rsidRPr="006F178A">
        <w:rPr>
          <w:rtl/>
        </w:rPr>
        <w:t xml:space="preserve"> </w:t>
      </w:r>
      <w:ins w:id="100273" w:author="קלוד" w:date="2026-10-11T13:11:34Z">
        <w:r>
          <w:rPr>
            <w:rStyle w:val="2fb"/>
            <w:rtl/>
          </w:rPr>
          <w:t xml:space="preserve">בר"א:</w:t>
        </w:r>
      </w:ins>
      <w:del w:id="100274" w:author="קלוד" w:date="2026-10-11T13:11:34Z">
        <w:r w:rsidRPr="006F178A">
          <w:rPr>
            <w:rStyle w:val="2fb"/>
            <w:rtl/>
          </w:rPr>
          <w:delText xml:space="preserve">בר"א</w:delText>
        </w:r>
      </w:del>
      <w:r w:rsidRPr="006F178A">
        <w:rPr>
          <w:rtl/>
        </w:rPr>
        <w:t xml:space="preserve"> </w:t>
      </w:r>
      <w:r w:rsidRPr="006F178A">
        <w:rPr>
          <w:rtl/>
        </w:rPr>
        <w:t xml:space="preserve">לא</w:t>
      </w:r>
      <w:r w:rsidRPr="006F178A">
        <w:rPr>
          <w:rtl/>
        </w:rPr>
        <w:t xml:space="preserve"> </w:t>
      </w:r>
      <w:ins w:id="96053" w:author="מנוע מכני" w:date="2026-10-11T12:04:39Z">
        <w:ins w:id="100271" w:author="קלוד" w:date="2026-10-11T13:11:34Z">
          <w:r>
            <w:rPr>
              <w:rtl/>
            </w:rPr>
            <w:t xml:space="preserve">צריך,</w:t>
          </w:r>
        </w:ins>
        <w:del w:id="100272" w:author="קלוד" w:date="2026-10-11T13:11:34Z">
          <w:r>
            <w:rPr>
              <w:rtl/>
            </w:rPr>
            <w:delText xml:space="preserve">צריך</w:delText>
          </w:r>
        </w:del>
      </w:ins>
      <w:del w:id="96054" w:author="מנוע מכני" w:date="2026-10-11T12:04:39Z">
        <w:r w:rsidRPr="006F178A">
          <w:rPr>
            <w:rtl/>
          </w:rPr>
          <w:delText xml:space="preserve">מיבעי</w:delText>
        </w:r>
      </w:del>
      <w:r w:rsidRPr="006F178A">
        <w:rPr>
          <w:rtl/>
        </w:rPr>
        <w:t xml:space="preserve"> </w:t>
      </w:r>
      <w:ins w:id="100269" w:author="קלוד" w:date="2026-10-11T13:11:34Z">
        <w:r>
          <w:rPr>
            <w:rtl/>
          </w:rPr>
          <w:t xml:space="preserve">שבחול</w:t>
        </w:r>
      </w:ins>
      <w:del w:id="100270" w:author="קלוד" w:date="2026-10-11T13:11:34Z">
        <w:r w:rsidRPr="006F178A">
          <w:rPr>
            <w:rtl/>
          </w:rPr>
          <w:delText xml:space="preserve">דבחול</w:delText>
        </w:r>
      </w:del>
      <w:r w:rsidRPr="006F178A">
        <w:rPr>
          <w:rtl/>
        </w:rPr>
        <w:t xml:space="preserve"> אסור מצד סכנה </w:t>
      </w:r>
      <w:ins w:id="100267" w:author="קלוד" w:date="2026-10-11T13:11:34Z">
        <w:r>
          <w:rPr>
            <w:rtl/>
          </w:rPr>
          <w:t xml:space="preserve">ואפי'</w:t>
        </w:r>
      </w:ins>
      <w:del w:id="100268" w:author="קלוד" w:date="2026-10-11T13:11:34Z">
        <w:r>
          <w:rPr>
            <w:rtl/>
          </w:rPr>
          <w:delText xml:space="preserve">אפי'</w:delText>
        </w:r>
      </w:del>
      <w:r w:rsidRPr="006F178A">
        <w:rPr>
          <w:rtl/>
        </w:rPr>
        <w:t xml:space="preserve"> בשבת </w:t>
      </w:r>
      <w:ins w:id="100265" w:author="קלוד" w:date="2026-10-11T13:11:34Z">
        <w:r>
          <w:rPr>
            <w:rtl/>
          </w:rPr>
          <w:t xml:space="preserve">אסור;</w:t>
        </w:r>
      </w:ins>
      <w:del w:id="100266" w:author="קלוד" w:date="2026-10-11T13:11:34Z">
        <w:r w:rsidRPr="006F178A">
          <w:rPr>
            <w:rtl/>
          </w:rPr>
          <w:delText xml:space="preserve">אסור</w:delText>
        </w:r>
      </w:del>
      <w:r w:rsidRPr="006F178A">
        <w:rPr>
          <w:rtl/>
        </w:rPr>
        <w:t xml:space="preserve"> ולא </w:t>
      </w:r>
      <w:ins w:id="100263" w:author="קלוד" w:date="2026-10-11T13:11:34Z">
        <w:r>
          <w:rPr>
            <w:spacing w:val="-2"/>
            <w:rtl/>
          </w:rPr>
          <w:t xml:space="preserve">נאמר</w:t>
        </w:r>
      </w:ins>
      <w:del w:id="100264" w:author="קלוד" w:date="2026-10-11T13:11:34Z">
        <w:r w:rsidRPr="00B3644D">
          <w:rPr>
            <w:spacing w:val="-2"/>
            <w:rtl/>
          </w:rPr>
          <w:delText xml:space="preserve">לימא</w:delText>
        </w:r>
      </w:del>
      <w:r w:rsidRPr="00B3644D">
        <w:rPr>
          <w:spacing w:val="-2"/>
          <w:rtl/>
        </w:rPr>
        <w:t xml:space="preserve"> </w:t>
      </w:r>
      <w:ins w:id="91309" w:author="מנוע מכני" w:date="2026-10-11T12:04:39Z">
        <w:ins w:id="100261" w:author="קלוד" w:date="2026-10-11T13:11:34Z">
          <w:r>
            <w:rPr>
              <w:spacing w:val="-2"/>
              <w:rtl/>
            </w:rPr>
            <w:t xml:space="preserve">שיש עליו</w:t>
          </w:r>
        </w:ins>
        <w:del w:id="100262" w:author="קלוד" w:date="2026-10-11T13:11:34Z">
          <w:r>
            <w:rPr>
              <w:spacing w:val="-2"/>
              <w:rtl/>
            </w:rPr>
            <w:delText xml:space="preserve">דיש</w:delText>
          </w:r>
        </w:del>
      </w:ins>
      <w:del w:id="91310" w:author="מנוע מכני" w:date="2026-10-11T12:04:39Z">
        <w:r w:rsidRPr="00B3644D">
          <w:rPr>
            <w:spacing w:val="-2"/>
            <w:rtl/>
          </w:rPr>
          <w:delText xml:space="preserve">דאיכא</w:delText>
        </w:r>
      </w:del>
      <w:r w:rsidRPr="00B3644D">
        <w:rPr>
          <w:spacing w:val="-2"/>
          <w:rtl/>
        </w:rPr>
        <w:t xml:space="preserve"> תורת כלי </w:t>
      </w:r>
      <w:ins w:id="100259" w:author="קלוד" w:date="2026-10-11T13:11:34Z">
        <w:r>
          <w:rPr>
            <w:spacing w:val="-2"/>
            <w:rtl/>
          </w:rPr>
          <w:t xml:space="preserve">ומותר</w:t>
        </w:r>
      </w:ins>
      <w:del w:id="100260" w:author="קלוד" w:date="2026-10-11T13:11:34Z">
        <w:r w:rsidRPr="00B3644D">
          <w:rPr>
            <w:spacing w:val="-2"/>
            <w:rtl/>
          </w:rPr>
          <w:delText xml:space="preserve">עליו</w:delText>
        </w:r>
      </w:del>
      <w:r w:rsidRPr="00B3644D">
        <w:rPr>
          <w:spacing w:val="-2"/>
          <w:rtl/>
        </w:rPr>
        <w:t xml:space="preserve"> </w:t>
      </w:r>
      <w:ins w:id="100257" w:author="קלוד" w:date="2026-10-11T13:11:34Z">
        <w:r>
          <w:rPr>
            <w:spacing w:val="-2"/>
            <w:rtl/>
          </w:rPr>
          <w:t xml:space="preserve">-</w:t>
        </w:r>
      </w:ins>
      <w:del w:id="100258" w:author="קלוד" w:date="2026-10-11T13:11:34Z">
        <w:r w:rsidRPr="00B3644D">
          <w:rPr>
            <w:spacing w:val="-2"/>
            <w:rtl/>
          </w:rPr>
          <w:delText xml:space="preserve">ושרי</w:delText>
        </w:r>
      </w:del>
      <w:r w:rsidRPr="00B3644D">
        <w:rPr>
          <w:spacing w:val="-2"/>
          <w:rtl/>
        </w:rPr>
        <w:t xml:space="preserve"> </w:t>
      </w:r>
      <w:r w:rsidRPr="00B3644D">
        <w:rPr>
          <w:spacing w:val="-2"/>
          <w:rtl/>
        </w:rPr>
        <w:t xml:space="preserve">קמ"ל</w:t>
      </w:r>
      <w:r w:rsidRPr="00B3644D">
        <w:rPr>
          <w:spacing w:val="-2"/>
          <w:rtl/>
        </w:rPr>
        <w:t xml:space="preserve"> </w:t>
      </w:r>
      <w:ins w:id="100255" w:author="קלוד" w:date="2026-10-11T13:11:34Z">
        <w:r>
          <w:rPr>
            <w:spacing w:val="-2"/>
            <w:rtl/>
          </w:rPr>
          <w:t xml:space="preserve">שאסור</w:t>
        </w:r>
      </w:ins>
      <w:del w:id="100256" w:author="קלוד" w:date="2026-10-11T13:11:34Z">
        <w:r w:rsidRPr="00B3644D">
          <w:rPr>
            <w:spacing w:val="-2"/>
            <w:rtl/>
          </w:rPr>
          <w:delText xml:space="preserve">דאסור</w:delText>
        </w:r>
      </w:del>
      <w:r w:rsidRPr="00B3644D">
        <w:rPr>
          <w:spacing w:val="-2"/>
          <w:rtl/>
        </w:rPr>
        <w:t xml:space="preserve"> גם מצד סכנה וגם מצד </w:t>
      </w:r>
      <w:ins w:id="100253" w:author="קלוד" w:date="2026-10-11T13:11:34Z">
        <w:r>
          <w:rPr>
            <w:spacing w:val="-2"/>
            <w:rtl/>
          </w:rPr>
          <w:t xml:space="preserve">כשפים,</w:t>
        </w:r>
      </w:ins>
      <w:del w:id="100254" w:author="קלוד" w:date="2026-10-11T13:11:34Z">
        <w:r w:rsidRPr="00B3644D">
          <w:rPr>
            <w:spacing w:val="-2"/>
            <w:rtl/>
          </w:rPr>
          <w:delText xml:space="preserve">כשפים</w:delText>
        </w:r>
      </w:del>
      <w:r w:rsidRPr="00B3644D">
        <w:rPr>
          <w:spacing w:val="-2"/>
          <w:rtl/>
        </w:rPr>
        <w:t xml:space="preserve"> וכדלקמן.</w:t>
      </w:r>
    </w:p>
    <w:p w:rsidR="00E9703F" w:rsidRDefault="00E9703F" w:rsidP="00E9703F">
      <w:pPr>
        <w:rPr>
          <w:rtl/>
        </w:rPr>
      </w:pPr>
      <w:r w:rsidRPr="006F178A">
        <w:rPr>
          <w:rtl/>
        </w:rPr>
        <w:t xml:space="preserve">[</w:t>
      </w:r>
      <w:r w:rsidRPr="006F178A">
        <w:rPr>
          <w:rStyle w:val="2fb"/>
          <w:rtl/>
        </w:rPr>
        <w:t xml:space="preserve">ורבא</w:t>
      </w:r>
      <w:r w:rsidRPr="006F178A">
        <w:rPr>
          <w:rtl/>
        </w:rPr>
        <w:t xml:space="preserve"> </w:t>
      </w:r>
      <w:ins w:id="95205" w:author="מנוע מכני" w:date="2026-10-11T12:04:39Z">
        <w:r>
          <w:rPr>
            <w:rtl/>
          </w:rPr>
          <w:t xml:space="preserve">דסבר</w:t>
        </w:r>
      </w:ins>
      <w:del w:id="95206" w:author="מנוע מכני" w:date="2026-10-11T12:04:39Z">
        <w:r w:rsidRPr="006F178A">
          <w:rPr>
            <w:rtl/>
          </w:rPr>
          <w:delText xml:space="preserve">דס"ל</w:delText>
        </w:r>
      </w:del>
      <w:r w:rsidRPr="006F178A">
        <w:rPr>
          <w:rtl/>
        </w:rPr>
        <w:t xml:space="preserve"> משום השרת נימין נדחה דסתם משנה נזיר חופף ומפספס והיינו דלא </w:t>
      </w:r>
      <w:r>
        <w:rPr>
          <w:rtl/>
        </w:rPr>
        <w:t>אמרי'</w:t>
      </w:r>
      <w:r w:rsidRPr="006F178A">
        <w:rPr>
          <w:rtl/>
        </w:rPr>
        <w:t xml:space="preserve"> דאסור מצד דבר שאין מתכוון]</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כשפים </w:t>
      </w:r>
      <w:ins w:id="100305" w:author="קלוד" w:date="2026-10-11T13:11:34Z">
        <w:r>
          <w:rPr>
            <w:rtl/>
          </w:rPr>
          <w:t xml:space="preserve">-</w:t>
        </w:r>
      </w:ins>
      <w:del w:id="100306" w:author="קלוד" w:date="2026-10-11T13:11:34Z">
        <w:r w:rsidRPr="006F178A">
          <w:rPr>
            <w:rtl/>
          </w:rPr>
          <w:delText xml:space="preserve">כי</w:delText>
        </w:r>
      </w:del>
      <w:r w:rsidRPr="006F178A">
        <w:rPr>
          <w:rtl/>
        </w:rPr>
        <w:t xml:space="preserve"> </w:t>
      </w:r>
      <w:ins w:id="100303" w:author="קלוד" w:date="2026-10-11T13:11:34Z">
        <w:r>
          <w:rPr>
            <w:rtl/>
          </w:rPr>
          <w:t xml:space="preserve">כמעשה</w:t>
        </w:r>
      </w:ins>
      <w:del w:id="100304" w:author="קלוד" w:date="2026-10-11T13:11:34Z">
        <w:r w:rsidRPr="006F178A">
          <w:rPr>
            <w:rtl/>
          </w:rPr>
          <w:delText xml:space="preserve">הא</w:delText>
        </w:r>
      </w:del>
      <w:r w:rsidRPr="006F178A">
        <w:rPr>
          <w:rtl/>
        </w:rPr>
        <w:t xml:space="preserve"> </w:t>
      </w:r>
      <w:ins w:id="100301" w:author="קלוד" w:date="2026-10-11T13:11:34Z">
        <w:r>
          <w:rPr>
            <w:rStyle w:val="2fb"/>
            <w:rtl/>
          </w:rPr>
          <w:t xml:space="preserve">ר"ח</w:t>
        </w:r>
      </w:ins>
      <w:del w:id="100302" w:author="קלוד" w:date="2026-10-11T13:11:34Z">
        <w:r w:rsidRPr="006F178A">
          <w:rPr>
            <w:rStyle w:val="2fb"/>
            <w:rtl/>
          </w:rPr>
          <w:delText xml:space="preserve">דר"</w:delText>
        </w:r>
        <w:r w:rsidRPr="006F178A">
          <w:rPr>
            <w:rStyle w:val="2fb"/>
            <w:rFonts w:hint="cs"/>
            <w:rtl/>
          </w:rPr>
          <w:delText xml:space="preserve">ח</w:delText>
        </w:r>
      </w:del>
      <w:r w:rsidRPr="006F178A">
        <w:rPr>
          <w:rFonts w:hint="cs"/>
          <w:rtl/>
        </w:rPr>
        <w:t xml:space="preserve"> </w:t>
      </w:r>
      <w:r w:rsidRPr="006F178A">
        <w:rPr>
          <w:rStyle w:val="2fb"/>
          <w:rFonts w:hint="cs"/>
          <w:rtl/>
        </w:rPr>
        <w:t xml:space="preserve">ורבר</w:t>
      </w:r>
      <w:r w:rsidRPr="006F178A">
        <w:rPr>
          <w:rStyle w:val="2fb"/>
          <w:rtl/>
        </w:rPr>
        <w:t>"</w:t>
      </w:r>
      <w:r w:rsidRPr="006F178A">
        <w:rPr>
          <w:rStyle w:val="2fb"/>
          <w:rFonts w:hint="cs"/>
          <w:rtl/>
        </w:rPr>
        <w:t xml:space="preserve">ה</w:t>
      </w:r>
      <w:r w:rsidRPr="006F178A">
        <w:rPr>
          <w:rFonts w:hint="cs"/>
          <w:rtl/>
        </w:rPr>
        <w:t xml:space="preserve"> </w:t>
      </w:r>
      <w:r w:rsidRPr="006F178A">
        <w:rPr>
          <w:rtl/>
        </w:rPr>
        <w:t xml:space="preserve">שהתירו כשפיה של אשה </w:t>
      </w:r>
      <w:ins w:id="100299" w:author="קלוד" w:date="2026-10-11T13:11:34Z">
        <w:r>
          <w:rPr>
            <w:rtl/>
          </w:rPr>
          <w:t xml:space="preserve">שאסרה</w:t>
        </w:r>
      </w:ins>
      <w:del w:id="100300" w:author="קלוד" w:date="2026-10-11T13:11:34Z">
        <w:r w:rsidRPr="006F178A">
          <w:rPr>
            <w:rtl/>
          </w:rPr>
          <w:delText xml:space="preserve">דאסרה</w:delText>
        </w:r>
      </w:del>
      <w:r w:rsidRPr="006F178A">
        <w:rPr>
          <w:rtl/>
        </w:rPr>
        <w:t xml:space="preserve"> </w:t>
      </w:r>
      <w:ins w:id="100297" w:author="קלוד" w:date="2026-10-11T13:11:34Z">
        <w:r>
          <w:rPr>
            <w:rtl/>
          </w:rPr>
          <w:t xml:space="preserve">את הספינה,</w:t>
        </w:r>
      </w:ins>
      <w:del w:id="100298" w:author="קלוד" w:date="2026-10-11T13:11:34Z">
        <w:r w:rsidRPr="006F178A">
          <w:rPr>
            <w:rtl/>
          </w:rPr>
          <w:delText xml:space="preserve">הספינה</w:delText>
        </w:r>
      </w:del>
      <w:r w:rsidRPr="006F178A">
        <w:rPr>
          <w:rtl/>
        </w:rPr>
        <w:t xml:space="preserve"> ואמרה להם </w:t>
      </w:r>
      <w:ins w:id="100295" w:author="קלוד" w:date="2026-10-11T13:11:34Z">
        <w:r>
          <w:rPr>
            <w:rtl/>
          </w:rPr>
          <w:t xml:space="preserve">שאינה</w:t>
        </w:r>
      </w:ins>
      <w:del w:id="100296" w:author="קלוד" w:date="2026-10-11T13:11:34Z">
        <w:r w:rsidRPr="006F178A">
          <w:rPr>
            <w:rtl/>
          </w:rPr>
          <w:delText xml:space="preserve">שאינם</w:delText>
        </w:r>
      </w:del>
      <w:r w:rsidRPr="006F178A">
        <w:rPr>
          <w:rtl/>
        </w:rPr>
        <w:t xml:space="preserve"> יכולה </w:t>
      </w:r>
      <w:ins w:id="100293" w:author="קלוד" w:date="2026-10-11T13:11:34Z">
        <w:r>
          <w:rPr>
            <w:rtl/>
          </w:rPr>
          <w:t xml:space="preserve">לפעול,</w:t>
        </w:r>
      </w:ins>
      <w:del w:id="100294" w:author="קלוד" w:date="2026-10-11T13:11:34Z">
        <w:r w:rsidRPr="006F178A">
          <w:rPr>
            <w:rtl/>
          </w:rPr>
          <w:delText xml:space="preserve">לפעול</w:delText>
        </w:r>
      </w:del>
      <w:r w:rsidRPr="006F178A">
        <w:rPr>
          <w:rtl/>
        </w:rPr>
        <w:t xml:space="preserve"> משום </w:t>
      </w:r>
      <w:ins w:id="100291" w:author="קלוד" w:date="2026-10-11T13:11:34Z">
        <w:r>
          <w:rPr>
            <w:rtl/>
          </w:rPr>
          <w:t xml:space="preserve">שאינכם</w:t>
        </w:r>
      </w:ins>
      <w:del w:id="100292" w:author="קלוד" w:date="2026-10-11T13:11:34Z">
        <w:r w:rsidRPr="006F178A">
          <w:rPr>
            <w:rtl/>
          </w:rPr>
          <w:delText xml:space="preserve">דלא</w:delText>
        </w:r>
      </w:del>
      <w:r w:rsidRPr="006F178A">
        <w:rPr>
          <w:rtl/>
        </w:rPr>
        <w:t xml:space="preserve"> </w:t>
      </w:r>
      <w:ins w:id="100289" w:author="קלוד" w:date="2026-10-11T13:11:34Z">
        <w:r>
          <w:rPr>
            <w:rtl/>
          </w:rPr>
          <w:t xml:space="preserve">מקנחים</w:t>
        </w:r>
      </w:ins>
      <w:del w:id="100290" w:author="קלוד" w:date="2026-10-11T13:11:34Z">
        <w:r w:rsidRPr="006F178A">
          <w:rPr>
            <w:rtl/>
          </w:rPr>
          <w:delText xml:space="preserve">מקנח</w:delText>
        </w:r>
      </w:del>
      <w:r w:rsidRPr="006F178A">
        <w:rPr>
          <w:rtl/>
        </w:rPr>
        <w:t xml:space="preserve"> </w:t>
      </w:r>
      <w:ins w:id="100287" w:author="קלוד" w:date="2026-10-11T13:11:34Z">
        <w:r>
          <w:rPr>
            <w:rtl/>
          </w:rPr>
          <w:t xml:space="preserve">בחרס</w:t>
        </w:r>
      </w:ins>
      <w:del w:id="100288" w:author="קלוד" w:date="2026-10-11T13:11:34Z">
        <w:r w:rsidRPr="006F178A">
          <w:rPr>
            <w:rtl/>
          </w:rPr>
          <w:delText xml:space="preserve">לכו</w:delText>
        </w:r>
      </w:del>
      <w:r w:rsidRPr="006F178A">
        <w:rPr>
          <w:rtl/>
        </w:rPr>
        <w:t xml:space="preserve"> </w:t>
      </w:r>
      <w:ins w:id="100285" w:author="קלוד" w:date="2026-10-11T13:11:34Z">
        <w:r>
          <w:rPr>
            <w:rtl/>
          </w:rPr>
          <w:t xml:space="preserve">ואינכם</w:t>
        </w:r>
      </w:ins>
      <w:del w:id="100286" w:author="קלוד" w:date="2026-10-11T13:11:34Z">
        <w:r w:rsidRPr="006F178A">
          <w:rPr>
            <w:rtl/>
          </w:rPr>
          <w:delText xml:space="preserve">בחספא.</w:delText>
        </w:r>
      </w:del>
      <w:r w:rsidRPr="006F178A">
        <w:rPr>
          <w:rFonts w:hint="cs"/>
          <w:rtl/>
        </w:rPr>
        <w:t xml:space="preserve"> </w:t>
      </w:r>
      <w:ins w:id="100283" w:author="קלוד" w:date="2026-10-11T13:11:34Z">
        <w:r>
          <w:rPr>
            <w:rtl/>
          </w:rPr>
          <w:t xml:space="preserve">הורגים</w:t>
        </w:r>
      </w:ins>
      <w:del w:id="100284" w:author="קלוד" w:date="2026-10-11T13:11:34Z">
        <w:r w:rsidRPr="006F178A">
          <w:rPr>
            <w:rtl/>
          </w:rPr>
          <w:delText xml:space="preserve">ולא</w:delText>
        </w:r>
      </w:del>
      <w:r w:rsidRPr="006F178A">
        <w:rPr>
          <w:rtl/>
        </w:rPr>
        <w:t xml:space="preserve"> </w:t>
      </w:r>
      <w:ins w:id="100281" w:author="קלוד" w:date="2026-10-11T13:11:34Z">
        <w:r>
          <w:rPr>
            <w:rtl/>
          </w:rPr>
          <w:t xml:space="preserve">כינה</w:t>
        </w:r>
      </w:ins>
      <w:del w:id="100282" w:author="קלוד" w:date="2026-10-11T13:11:34Z">
        <w:r w:rsidRPr="006F178A">
          <w:rPr>
            <w:rtl/>
          </w:rPr>
          <w:delText xml:space="preserve">קטיל</w:delText>
        </w:r>
      </w:del>
      <w:r w:rsidRPr="006F178A">
        <w:rPr>
          <w:rtl/>
        </w:rPr>
        <w:t xml:space="preserve"> </w:t>
      </w:r>
      <w:ins w:id="100279" w:author="קלוד" w:date="2026-10-11T13:11:34Z">
        <w:r>
          <w:rPr>
            <w:rtl/>
          </w:rPr>
          <w:t xml:space="preserve">על</w:t>
        </w:r>
      </w:ins>
      <w:del w:id="100280" w:author="קלוד" w:date="2026-10-11T13:11:34Z">
        <w:r w:rsidRPr="006F178A">
          <w:rPr>
            <w:rtl/>
          </w:rPr>
          <w:delText xml:space="preserve">לכו</w:delText>
        </w:r>
      </w:del>
      <w:r w:rsidRPr="006F178A">
        <w:rPr>
          <w:rtl/>
        </w:rPr>
        <w:t xml:space="preserve"> </w:t>
      </w:r>
      <w:ins w:id="100277" w:author="קלוד" w:date="2026-10-11T13:11:34Z">
        <w:r>
          <w:rPr>
            <w:rtl/>
          </w:rPr>
          <w:t xml:space="preserve">בגדיכם.</w:t>
        </w:r>
      </w:ins>
      <w:del w:id="100278" w:author="קלוד" w:date="2026-10-11T13:11:34Z">
        <w:r w:rsidRPr="006F178A">
          <w:rPr>
            <w:rtl/>
          </w:rPr>
          <w:delText xml:space="preserve">כינא אמנייכו.</w:delText>
        </w:r>
      </w:del>
    </w:p>
    <w:p w:rsidR="00E9703F" w:rsidRDefault="00E9703F" w:rsidP="00E9703F">
      <w:pPr>
        <w:rPr>
          <w:rtl/>
        </w:rPr>
      </w:pPr>
      <w:ins w:id="100321" w:author="קלוד" w:date="2026-10-11T13:11:34Z">
        <w:r>
          <w:rPr>
            <w:rtl/>
          </w:rPr>
          <w:t xml:space="preserve">ואינכם</w:t>
        </w:r>
      </w:ins>
      <w:del w:id="100322" w:author="קלוד" w:date="2026-10-11T13:11:34Z">
        <w:r w:rsidRPr="006061D7">
          <w:rPr>
            <w:rtl/>
          </w:rPr>
          <w:delText xml:space="preserve">ולא</w:delText>
        </w:r>
      </w:del>
      <w:r w:rsidRPr="006061D7">
        <w:rPr>
          <w:rtl/>
        </w:rPr>
        <w:t xml:space="preserve"> </w:t>
      </w:r>
      <w:ins w:id="100319" w:author="קלוד" w:date="2026-10-11T13:11:34Z">
        <w:r>
          <w:rPr>
            <w:rtl/>
          </w:rPr>
          <w:t xml:space="preserve">שולפים</w:t>
        </w:r>
      </w:ins>
      <w:del w:id="100320" w:author="קלוד" w:date="2026-10-11T13:11:34Z">
        <w:r w:rsidRPr="006061D7">
          <w:rPr>
            <w:rtl/>
          </w:rPr>
          <w:delText xml:space="preserve">שליף</w:delText>
        </w:r>
      </w:del>
      <w:r w:rsidRPr="006061D7">
        <w:rPr>
          <w:rtl/>
        </w:rPr>
        <w:t xml:space="preserve"> </w:t>
      </w:r>
      <w:ins w:id="100317" w:author="קלוד" w:date="2026-10-11T13:11:34Z">
        <w:r>
          <w:rPr>
            <w:rtl/>
          </w:rPr>
          <w:t xml:space="preserve">ואוכלים</w:t>
        </w:r>
      </w:ins>
      <w:del w:id="100318" w:author="קלוד" w:date="2026-10-11T13:11:34Z">
        <w:r w:rsidRPr="006061D7">
          <w:rPr>
            <w:rtl/>
          </w:rPr>
          <w:delText xml:space="preserve">לכו</w:delText>
        </w:r>
      </w:del>
      <w:r w:rsidRPr="006061D7">
        <w:rPr>
          <w:rtl/>
        </w:rPr>
        <w:t xml:space="preserve"> </w:t>
      </w:r>
      <w:ins w:id="100315" w:author="קלוד" w:date="2026-10-11T13:11:34Z">
        <w:r>
          <w:rPr>
            <w:rtl/>
          </w:rPr>
          <w:t xml:space="preserve">ירק</w:t>
        </w:r>
      </w:ins>
      <w:del w:id="100316" w:author="קלוד" w:date="2026-10-11T13:11:34Z">
        <w:r w:rsidRPr="006061D7">
          <w:rPr>
            <w:rtl/>
          </w:rPr>
          <w:delText xml:space="preserve">ירקא</w:delText>
        </w:r>
      </w:del>
      <w:r w:rsidRPr="006061D7">
        <w:rPr>
          <w:rtl/>
        </w:rPr>
        <w:t xml:space="preserve"> </w:t>
      </w:r>
      <w:ins w:id="100313" w:author="קלוד" w:date="2026-10-11T13:11:34Z">
        <w:r>
          <w:rPr>
            <w:rtl/>
          </w:rPr>
          <w:t xml:space="preserve">מן</w:t>
        </w:r>
      </w:ins>
      <w:del w:id="100314" w:author="קלוד" w:date="2026-10-11T13:11:34Z">
        <w:r w:rsidRPr="006061D7">
          <w:rPr>
            <w:rtl/>
          </w:rPr>
          <w:delText xml:space="preserve">מאגודה</w:delText>
        </w:r>
      </w:del>
      <w:r w:rsidRPr="006061D7">
        <w:rPr>
          <w:rtl/>
        </w:rPr>
        <w:t xml:space="preserve"> </w:t>
      </w:r>
      <w:ins w:id="100311" w:author="קלוד" w:date="2026-10-11T13:11:34Z">
        <w:r>
          <w:rPr>
            <w:rtl/>
          </w:rPr>
          <w:t xml:space="preserve">האגודה</w:t>
        </w:r>
      </w:ins>
      <w:del w:id="100312" w:author="קלוד" w:date="2026-10-11T13:11:34Z">
        <w:r w:rsidRPr="006061D7">
          <w:rPr>
            <w:rtl/>
          </w:rPr>
          <w:delText xml:space="preserve">שאוגדים</w:delText>
        </w:r>
      </w:del>
      <w:r w:rsidRPr="006061D7">
        <w:rPr>
          <w:rtl/>
        </w:rPr>
        <w:t xml:space="preserve"> </w:t>
      </w:r>
      <w:ins w:id="100309" w:author="קלוד" w:date="2026-10-11T13:11:34Z">
        <w:r>
          <w:rPr>
            <w:rtl/>
          </w:rPr>
          <w:t xml:space="preserve">שקשר</w:t>
        </w:r>
      </w:ins>
      <w:del w:id="100310" w:author="קלוד" w:date="2026-10-11T13:11:34Z">
        <w:r w:rsidRPr="006061D7">
          <w:rPr>
            <w:rtl/>
          </w:rPr>
          <w:delText xml:space="preserve">הגננים</w:delText>
        </w:r>
      </w:del>
      <w:r w:rsidRPr="006061D7">
        <w:rPr>
          <w:rtl/>
        </w:rPr>
        <w:t xml:space="preserve"> </w:t>
      </w:r>
      <w:ins w:id="100307" w:author="קלוד" w:date="2026-10-11T13:11:34Z">
        <w:r>
          <w:rPr>
            <w:rtl/>
          </w:rPr>
          <w:t xml:space="preserve">הגנן.</w:t>
        </w:r>
      </w:ins>
      <w:del w:id="100308" w:author="קלוד" w:date="2026-10-11T13:11:34Z">
        <w:r w:rsidRPr="006061D7">
          <w:rPr>
            <w:rtl/>
          </w:rPr>
          <w:delText xml:space="preserve">ואכיל לכו מכישא דאסיר גינאה.</w:delText>
        </w:r>
      </w:del>
      <w:r w:rsidRPr="006061D7">
        <w:rPr>
          <w:rtl/>
        </w:rPr>
        <w:t xml:space="preserve"> [וש"מ </w:t>
      </w:r>
      <w:ins w:id="92987" w:author="מנוע מכני" w:date="2026-10-11T12:04:39Z">
        <w:r>
          <w:rPr>
            <w:rtl/>
          </w:rPr>
          <w:t xml:space="preserve">דאלו</w:t>
        </w:r>
      </w:ins>
      <w:del w:id="92988" w:author="מנוע מכני" w:date="2026-10-11T12:04:39Z">
        <w:r w:rsidRPr="006061D7">
          <w:rPr>
            <w:rtl/>
          </w:rPr>
          <w:delText xml:space="preserve">דהני</w:delText>
        </w:r>
      </w:del>
      <w:r w:rsidRPr="006061D7">
        <w:rPr>
          <w:rtl/>
        </w:rPr>
        <w:t xml:space="preserve"> קשה לכשפים]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פב.</w:t>
      </w:r>
    </w:p>
    <w:p w:rsidR="00E9703F" w:rsidRPr="006F178A" w:rsidRDefault="00E9703F" w:rsidP="00E9703F">
      <w:pPr>
        <w:rPr>
          <w:rtl/>
        </w:rPr>
      </w:pPr>
      <w:r w:rsidRPr="006F178A">
        <w:rPr>
          <w:rFonts w:ascii="Fb Fontext" w:hAnsi="Fb Fontext"/>
          <w:rtl/>
        </w:rPr>
        <w:t xml:space="preserve">לא</w:t>
      </w:r>
      <w:r w:rsidRPr="006F178A">
        <w:rPr>
          <w:rFonts w:ascii="Fb Fontext" w:hAnsi="Fb Fontext"/>
          <w:rtl/>
        </w:rPr>
        <w:t xml:space="preserve"> רצה</w:t>
      </w:r>
      <w:ins w:id="100363" w:author="קלוד" w:date="2026-10-11T13:11:34Z">
        <w:r>
          <w:rPr>
            <w:rFonts w:ascii="Fb Fontext" w:hAnsi="Fb Fontext"/>
            <w:rtl/>
          </w:rPr>
          <w:t xml:space="preserve"> רבדר"ה לילך</w:t>
        </w:r>
      </w:ins>
      <w:del w:id="100364" w:author="קלוד" w:date="2026-10-11T13:11:34Z">
        <w:r w:rsidRPr="006F178A">
          <w:rPr>
            <w:rFonts w:ascii="Fb Fontext" w:hAnsi="Fb Fontext"/>
            <w:rtl/>
          </w:rPr>
          <w:delText xml:space="preserve"> לילך </w:delText>
        </w:r>
        <w:r w:rsidRPr="006F178A">
          <w:rPr>
            <w:rStyle w:val="2fb"/>
            <w:rFonts w:ascii="Fb Fontext" w:hAnsi="Fb Fontext"/>
            <w:rtl/>
          </w:rPr>
          <w:delText xml:space="preserve">רבדר"ה</w:delText>
        </w:r>
      </w:del>
      <w:r w:rsidRPr="006F178A">
        <w:rPr>
          <w:rFonts w:ascii="Fb Fontext" w:hAnsi="Fb Fontext"/>
          <w:rtl/>
        </w:rPr>
        <w:t xml:space="preserve"> </w:t>
      </w:r>
      <w:r w:rsidRPr="006F178A">
        <w:rPr>
          <w:rStyle w:val="2fb"/>
          <w:rFonts w:ascii="Fb Fontext" w:hAnsi="Fb Fontext"/>
          <w:rtl/>
        </w:rPr>
        <w:t xml:space="preserve">לר"ח</w:t>
      </w:r>
      <w:r w:rsidRPr="006F178A">
        <w:rPr>
          <w:rFonts w:ascii="Fb Fontext" w:hAnsi="Fb Fontext"/>
          <w:rtl/>
        </w:rPr>
        <w:t xml:space="preserve"> </w:t>
      </w:r>
      <w:ins w:id="100361" w:author="קלוד" w:date="2026-10-11T13:11:34Z">
        <w:r>
          <w:rPr>
            <w:rFonts w:ascii="Fb Fontext" w:hAnsi="Fb Fontext"/>
            <w:rtl/>
          </w:rPr>
          <w:t xml:space="preserve">אף</w:t>
        </w:r>
      </w:ins>
      <w:del w:id="100362" w:author="קלוד" w:date="2026-10-11T13:11:34Z">
        <w:r w:rsidRPr="006F178A">
          <w:rPr>
            <w:rFonts w:ascii="Fb Fontext" w:hAnsi="Fb Fontext"/>
            <w:rtl/>
          </w:rPr>
          <w:delText xml:space="preserve">למרות</w:delText>
        </w:r>
      </w:del>
      <w:r w:rsidRPr="006F178A">
        <w:rPr>
          <w:rFonts w:ascii="Fb Fontext" w:hAnsi="Fb Fontext"/>
          <w:rtl/>
        </w:rPr>
        <w:t xml:space="preserve"> </w:t>
      </w:r>
      <w:ins w:id="100359" w:author="קלוד" w:date="2026-10-11T13:11:34Z">
        <w:r>
          <w:rPr>
            <w:rFonts w:ascii="Fb Fontext" w:hAnsi="Fb Fontext"/>
            <w:rtl/>
          </w:rPr>
          <w:t xml:space="preserve">שמחודדות</w:t>
        </w:r>
      </w:ins>
      <w:del w:id="100360" w:author="קלוד" w:date="2026-10-11T13:11:34Z">
        <w:r w:rsidRPr="006F178A">
          <w:rPr>
            <w:rFonts w:ascii="Fb Fontext" w:hAnsi="Fb Fontext"/>
            <w:rtl/>
          </w:rPr>
          <w:delText xml:space="preserve">דמחדדן</w:delText>
        </w:r>
      </w:del>
      <w:r w:rsidRPr="006F178A">
        <w:rPr>
          <w:rFonts w:ascii="Fb Fontext" w:hAnsi="Fb Fontext"/>
          <w:rtl/>
        </w:rPr>
        <w:t xml:space="preserve"> </w:t>
      </w:r>
      <w:ins w:id="94413" w:author="מנוע מכני" w:date="2026-10-11T12:04:39Z">
        <w:ins w:id="100357" w:author="קלוד" w:date="2026-10-11T13:11:34Z">
          <w:r>
            <w:rPr>
              <w:rFonts w:ascii="Fb Fontext" w:hAnsi="Fb Fontext"/>
              <w:rtl/>
            </w:rPr>
            <w:t xml:space="preserve">שמועותיו,</w:t>
          </w:r>
        </w:ins>
        <w:del w:id="100358" w:author="קלוד" w:date="2026-10-11T13:11:34Z">
          <w:r>
            <w:rPr>
              <w:rFonts w:ascii="Fb Fontext" w:hAnsi="Fb Fontext"/>
              <w:rtl/>
            </w:rPr>
            <w:delText xml:space="preserve">שמועה</w:delText>
          </w:r>
        </w:del>
      </w:ins>
      <w:del w:id="94414" w:author="מנוע מכני" w:date="2026-10-11T12:04:39Z">
        <w:r w:rsidRPr="006F178A">
          <w:rPr>
            <w:rFonts w:ascii="Fb Fontext" w:hAnsi="Fb Fontext"/>
            <w:rtl/>
          </w:rPr>
          <w:delText xml:space="preserve">שמעתתא</w:delText>
        </w:r>
      </w:del>
      <w:r w:rsidRPr="006F178A">
        <w:rPr>
          <w:rFonts w:ascii="Fb Fontext" w:hAnsi="Fb Fontext"/>
          <w:rtl/>
        </w:rPr>
        <w:t xml:space="preserve"> שהיה מוסר לו </w:t>
      </w:r>
      <w:ins w:id="100355" w:author="קלוד" w:date="2026-10-11T13:11:34Z">
        <w:r>
          <w:rPr>
            <w:rFonts w:ascii="Fb Fontext" w:hAnsi="Fb Fontext"/>
            <w:rtl/>
          </w:rPr>
          <w:t xml:space="preserve">בענייני</w:t>
        </w:r>
      </w:ins>
      <w:del w:id="100356" w:author="קלוד" w:date="2026-10-11T13:11:34Z">
        <w:r w:rsidRPr="006F178A">
          <w:rPr>
            <w:rFonts w:ascii="Fb Fontext" w:hAnsi="Fb Fontext"/>
            <w:rtl/>
          </w:rPr>
          <w:delText xml:space="preserve">במילי</w:delText>
        </w:r>
      </w:del>
      <w:r w:rsidRPr="006F178A">
        <w:rPr>
          <w:rFonts w:ascii="Fb Fontext" w:hAnsi="Fb Fontext"/>
          <w:rtl/>
        </w:rPr>
        <w:t xml:space="preserve"> </w:t>
      </w:r>
      <w:ins w:id="94415" w:author="מנוע מכני" w:date="2026-10-11T12:04:39Z">
        <w:ins w:id="100353" w:author="קלוד" w:date="2026-10-11T13:11:34Z">
          <w:r>
            <w:rPr>
              <w:rFonts w:ascii="Fb Fontext" w:hAnsi="Fb Fontext"/>
              <w:rtl/>
            </w:rPr>
            <w:t xml:space="preserve">עולם,</w:t>
          </w:r>
        </w:ins>
        <w:del w:id="100354" w:author="קלוד" w:date="2026-10-11T13:11:34Z">
          <w:r>
            <w:rPr>
              <w:rFonts w:ascii="Fb Fontext" w:hAnsi="Fb Fontext"/>
              <w:rtl/>
            </w:rPr>
            <w:delText xml:space="preserve">דעולם</w:delText>
          </w:r>
        </w:del>
      </w:ins>
      <w:del w:id="94416" w:author="מנוע מכני" w:date="2026-10-11T12:04:39Z">
        <w:r w:rsidRPr="006F178A">
          <w:rPr>
            <w:rFonts w:ascii="Fb Fontext" w:hAnsi="Fb Fontext"/>
            <w:rtl/>
          </w:rPr>
          <w:delText xml:space="preserve">דעלמא</w:delText>
        </w:r>
      </w:del>
      <w:r w:rsidRPr="006F178A">
        <w:rPr>
          <w:rFonts w:ascii="Fb Fontext" w:hAnsi="Fb Fontext"/>
          <w:rtl/>
        </w:rPr>
        <w:t xml:space="preserve"> </w:t>
      </w:r>
      <w:ins w:id="100351" w:author="קלוד" w:date="2026-10-11T13:11:34Z">
        <w:r>
          <w:rPr>
            <w:rFonts w:ascii="Fb Fontext" w:hAnsi="Fb Fontext"/>
            <w:rtl/>
          </w:rPr>
          <w:t xml:space="preserve">כגון:</w:t>
        </w:r>
      </w:ins>
      <w:del w:id="100352" w:author="קלוד" w:date="2026-10-11T13:11:34Z">
        <w:r w:rsidRPr="006F178A">
          <w:rPr>
            <w:rFonts w:ascii="Fb Fontext" w:hAnsi="Fb Fontext"/>
            <w:rtl/>
          </w:rPr>
          <w:delText xml:space="preserve">כמו</w:delText>
        </w:r>
      </w:del>
      <w:r w:rsidRPr="006F178A">
        <w:rPr>
          <w:rFonts w:ascii="Fb Fontext" w:hAnsi="Fb Fontext"/>
          <w:rtl/>
        </w:rPr>
        <w:t xml:space="preserve"> </w:t>
      </w:r>
      <w:ins w:id="100349" w:author="קלוד" w:date="2026-10-11T13:11:34Z">
        <w:r>
          <w:rPr>
            <w:rFonts w:ascii="Fb Fontext" w:hAnsi="Fb Fontext"/>
            <w:rtl/>
          </w:rPr>
          <w:t xml:space="preserve">הנכנס</w:t>
        </w:r>
      </w:ins>
      <w:del w:id="100350" w:author="קלוד" w:date="2026-10-11T13:11:34Z">
        <w:r w:rsidRPr="006F178A">
          <w:rPr>
            <w:rFonts w:ascii="Fb Fontext" w:hAnsi="Fb Fontext"/>
            <w:rtl/>
          </w:rPr>
          <w:delText xml:space="preserve">מאן </w:delText>
        </w:r>
        <w:r>
          <w:rPr>
            <w:rFonts w:ascii="Fb Fontext" w:hAnsi="Fb Fontext"/>
            <w:rtl/>
          </w:rPr>
          <w:delText xml:space="preserve">דנכנס</w:delText>
        </w:r>
      </w:del>
      <w:ins w:id="96055" w:author="מנוע מכני" w:date="2026-10-11T12:04:39Z"/>
      <w:del w:id="96056" w:author="מנוע מכני" w:date="2026-10-11T12:04:39Z">
        <w:r w:rsidRPr="006F178A">
          <w:rPr>
            <w:rFonts w:ascii="Fb Fontext" w:hAnsi="Fb Fontext"/>
            <w:rtl/>
          </w:rPr>
          <w:delText xml:space="preserve">דעייל</w:delText>
        </w:r>
      </w:del>
      <w:r w:rsidRPr="006F178A">
        <w:rPr>
          <w:rFonts w:ascii="Fb Fontext" w:hAnsi="Fb Fontext"/>
          <w:rtl/>
        </w:rPr>
        <w:t xml:space="preserve"> לבית הכסא </w:t>
      </w:r>
      <w:r w:rsidRPr="006F178A">
        <w:rPr>
          <w:rFonts w:ascii="Fb Fontext" w:hAnsi="Fb Fontext"/>
          <w:rtl/>
        </w:rPr>
        <w:t xml:space="preserve">לא</w:t>
      </w:r>
      <w:r w:rsidRPr="006F178A">
        <w:rPr>
          <w:rFonts w:ascii="Fb Fontext" w:hAnsi="Fb Fontext"/>
          <w:rtl/>
        </w:rPr>
        <w:t xml:space="preserve"> </w:t>
      </w:r>
      <w:ins w:id="95421" w:author="מנוע מכני" w:date="2026-10-11T12:04:39Z">
        <w:ins w:id="100347" w:author="קלוד" w:date="2026-10-11T13:11:34Z">
          <w:r>
            <w:rPr>
              <w:rFonts w:ascii="Fb Fontext" w:hAnsi="Fb Fontext"/>
              <w:rtl/>
            </w:rPr>
            <w:t xml:space="preserve">ישב</w:t>
          </w:r>
        </w:ins>
        <w:del w:id="100348" w:author="קלוד" w:date="2026-10-11T13:11:34Z">
          <w:r>
            <w:rPr>
              <w:rFonts w:ascii="Fb Fontext" w:hAnsi="Fb Fontext"/>
              <w:rtl/>
            </w:rPr>
            <w:delText xml:space="preserve">לישב</w:delText>
          </w:r>
        </w:del>
      </w:ins>
      <w:del w:id="95422" w:author="מנוע מכני" w:date="2026-10-11T12:04:39Z">
        <w:r w:rsidRPr="006F178A">
          <w:rPr>
            <w:rFonts w:ascii="Fb Fontext" w:hAnsi="Fb Fontext"/>
            <w:rtl/>
          </w:rPr>
          <w:delText xml:space="preserve">ליתיב</w:delText>
        </w:r>
      </w:del>
      <w:r w:rsidRPr="006F178A">
        <w:rPr>
          <w:rFonts w:ascii="Fb Fontext" w:hAnsi="Fb Fontext"/>
          <w:rtl/>
        </w:rPr>
        <w:t xml:space="preserve"> </w:t>
      </w:r>
      <w:ins w:id="100345" w:author="קלוד" w:date="2026-10-11T13:11:34Z">
        <w:r>
          <w:rPr>
            <w:rFonts w:ascii="Fb Fontext" w:hAnsi="Fb Fontext"/>
            <w:rtl/>
          </w:rPr>
          <w:t xml:space="preserve">מיד</w:t>
        </w:r>
      </w:ins>
      <w:del w:id="100346" w:author="קלוד" w:date="2026-10-11T13:11:34Z">
        <w:r w:rsidRPr="006F178A">
          <w:rPr>
            <w:rFonts w:ascii="Fb Fontext" w:hAnsi="Fb Fontext"/>
            <w:rtl/>
          </w:rPr>
          <w:delText xml:space="preserve">בהדיא,</w:delText>
        </w:r>
      </w:del>
      <w:r w:rsidRPr="006F178A">
        <w:rPr>
          <w:rFonts w:ascii="Fb Fontext" w:hAnsi="Fb Fontext"/>
          <w:rtl/>
        </w:rPr>
        <w:t xml:space="preserve"> ולא </w:t>
      </w:r>
      <w:ins w:id="90301" w:author="Claude - סמנטי" w:date="2026-10-11T12:28:21Z">
        <w:ins w:id="100343" w:author="קלוד" w:date="2026-10-11T13:11:34Z">
          <w:r>
            <w:rPr>
              <w:rFonts w:ascii="Fb Fontext" w:hAnsi="Fb Fontext"/>
              <w:rtl/>
            </w:rPr>
            <w:t xml:space="preserve">יתאמץ</w:t>
          </w:r>
        </w:ins>
        <w:del w:id="100344" w:author="קלוד" w:date="2026-10-11T13:11:34Z">
          <w:r>
            <w:rPr>
              <w:rFonts w:ascii="Fb Fontext" w:hAnsi="Fb Fontext"/>
              <w:rtl/>
            </w:rPr>
            <w:delText xml:space="preserve">יטרח</w:delText>
          </w:r>
        </w:del>
      </w:ins>
      <w:del w:id="90302" w:author="Claude - סמנטי" w:date="2026-10-11T12:28:21Z">
        <w:r w:rsidRPr="006F178A">
          <w:rPr>
            <w:rFonts w:ascii="Fb Fontext" w:hAnsi="Fb Fontext"/>
            <w:rtl/>
          </w:rPr>
          <w:delText xml:space="preserve">ליטרח</w:delText>
        </w:r>
      </w:del>
      <w:r w:rsidRPr="006F178A">
        <w:rPr>
          <w:rFonts w:ascii="Fb Fontext" w:hAnsi="Fb Fontext"/>
          <w:rtl/>
        </w:rPr>
        <w:t xml:space="preserve"> </w:t>
      </w:r>
      <w:ins w:id="96057" w:author="מנוע מכני" w:date="2026-10-11T12:04:39Z">
        <w:ins w:id="100341" w:author="קלוד" w:date="2026-10-11T13:11:34Z">
          <w:r>
            <w:rPr>
              <w:rFonts w:ascii="Fb Fontext" w:hAnsi="Fb Fontext"/>
              <w:rtl/>
            </w:rPr>
            <w:t xml:space="preserve">יותר,</w:t>
          </w:r>
        </w:ins>
        <w:del w:id="100342" w:author="קלוד" w:date="2026-10-11T13:11:34Z">
          <w:r>
            <w:rPr>
              <w:rFonts w:ascii="Fb Fontext" w:hAnsi="Fb Fontext"/>
              <w:rtl/>
            </w:rPr>
            <w:delText xml:space="preserve">יותר</w:delText>
          </w:r>
          <w:r w:rsidRPr="006F178A">
            <w:rPr>
              <w:rFonts w:ascii="Fb Fontext" w:hAnsi="Fb Fontext"/>
              <w:rtl/>
            </w:rPr>
            <w:delText xml:space="preserve">.</w:delText>
          </w:r>
        </w:del>
      </w:ins>
      <w:del w:id="96058" w:author="מנוע מכני" w:date="2026-10-11T12:04:39Z">
        <w:r w:rsidRPr="006F178A">
          <w:rPr>
            <w:rFonts w:ascii="Fb Fontext" w:hAnsi="Fb Fontext"/>
            <w:rtl/>
          </w:rPr>
          <w:delText xml:space="preserve">טפי</w:delText>
        </w:r>
      </w:del>
      <w:r w:rsidRPr="006F178A">
        <w:rPr>
          <w:rFonts w:ascii="Fb Fontext" w:hAnsi="Fb Fontext"/>
          <w:rtl/>
        </w:rPr>
        <w:t xml:space="preserve"> </w:t>
      </w:r>
      <w:ins w:id="92991" w:author="מנוע מכני" w:date="2026-10-11T12:04:39Z">
        <w:ins w:id="100339" w:author="קלוד" w:date="2026-10-11T13:11:34Z">
          <w:r>
            <w:rPr>
              <w:rFonts w:ascii="Fb Fontext" w:hAnsi="Fb Fontext"/>
              <w:rtl/>
            </w:rPr>
            <w:t xml:space="preserve">שהכרכשתא</w:t>
          </w:r>
        </w:ins>
        <w:del w:id="100340" w:author="קלוד" w:date="2026-10-11T13:11:34Z">
          <w:r>
            <w:rPr>
              <w:rFonts w:ascii="Fb Fontext" w:hAnsi="Fb Fontext"/>
              <w:rtl/>
            </w:rPr>
            <w:delText xml:space="preserve">דזה</w:delText>
          </w:r>
        </w:del>
      </w:ins>
      <w:del w:id="92992" w:author="מנוע מכני" w:date="2026-10-11T12:04:39Z">
        <w:r w:rsidRPr="006F178A">
          <w:rPr>
            <w:rFonts w:ascii="Fb Fontext" w:hAnsi="Fb Fontext"/>
            <w:rtl/>
          </w:rPr>
          <w:delText xml:space="preserve">דהאי</w:delText>
        </w:r>
      </w:del>
      <w:r w:rsidRPr="006F178A">
        <w:rPr>
          <w:rFonts w:ascii="Fb Fontext" w:hAnsi="Fb Fontext"/>
          <w:rtl/>
        </w:rPr>
        <w:t xml:space="preserve"> </w:t>
      </w:r>
      <w:ins w:id="100337" w:author="קלוד" w:date="2026-10-11T13:11:34Z">
        <w:r>
          <w:rPr>
            <w:rFonts w:ascii="Fb Fontext" w:hAnsi="Fb Fontext"/>
            <w:rtl/>
          </w:rPr>
          <w:t xml:space="preserve">על</w:t>
        </w:r>
      </w:ins>
      <w:del w:id="100338" w:author="קלוד" w:date="2026-10-11T13:11:34Z">
        <w:r w:rsidRPr="006F178A">
          <w:rPr>
            <w:rFonts w:ascii="Fb Fontext" w:hAnsi="Fb Fontext"/>
            <w:rtl/>
          </w:rPr>
          <w:delText xml:space="preserve">כרכשתא</w:delText>
        </w:r>
      </w:del>
      <w:r w:rsidRPr="006F178A">
        <w:rPr>
          <w:rFonts w:ascii="Fb Fontext" w:hAnsi="Fb Fontext"/>
          <w:rtl/>
        </w:rPr>
        <w:t xml:space="preserve"> </w:t>
      </w:r>
      <w:ins w:id="100335" w:author="קלוד" w:date="2026-10-11T13:11:34Z">
        <w:r>
          <w:rPr>
            <w:rFonts w:ascii="Fb Fontext" w:hAnsi="Fb Fontext"/>
            <w:rtl/>
          </w:rPr>
          <w:t xml:space="preserve">שלוש שיניים יושבת, שמא יישמטו</w:t>
        </w:r>
      </w:ins>
      <w:del w:id="100336" w:author="קלוד" w:date="2026-10-11T13:11:34Z">
        <w:r w:rsidRPr="006F178A">
          <w:rPr>
            <w:rFonts w:ascii="Fb Fontext" w:hAnsi="Fb Fontext"/>
            <w:rtl/>
          </w:rPr>
          <w:delText xml:space="preserve">אתלת</w:delText>
        </w:r>
      </w:del>
      <w:r w:rsidRPr="006F178A">
        <w:rPr>
          <w:rFonts w:ascii="Fb Fontext" w:hAnsi="Fb Fontext"/>
          <w:rtl/>
        </w:rPr>
        <w:t xml:space="preserve"> שיני </w:t>
      </w:r>
      <w:ins w:id="95423" w:author="מנוע מכני" w:date="2026-10-11T12:04:39Z">
        <w:ins w:id="100333" w:author="קלוד" w:date="2026-10-11T13:11:34Z">
          <w:r>
            <w:rPr>
              <w:rFonts w:ascii="Fb Fontext" w:hAnsi="Fb Fontext"/>
              <w:rtl/>
            </w:rPr>
            <w:t xml:space="preserve">הכרכשתא</w:t>
          </w:r>
        </w:ins>
        <w:del w:id="100334" w:author="קלוד" w:date="2026-10-11T13:11:34Z">
          <w:r>
            <w:rPr>
              <w:rFonts w:ascii="Fb Fontext" w:hAnsi="Fb Fontext"/>
              <w:rtl/>
            </w:rPr>
            <w:delText xml:space="preserve">ישב</w:delText>
          </w:r>
          <w:r w:rsidRPr="006F178A">
            <w:rPr>
              <w:rFonts w:ascii="Fb Fontext" w:hAnsi="Fb Fontext"/>
              <w:rtl/>
            </w:rPr>
            <w:delText xml:space="preserve">, </w:delText>
          </w:r>
          <w:r>
            <w:rPr>
              <w:rFonts w:ascii="Fb Fontext" w:hAnsi="Fb Fontext"/>
              <w:rtl/>
            </w:rPr>
            <w:delText xml:space="preserve">שמא</w:delText>
          </w:r>
          <w:r w:rsidRPr="006F178A">
            <w:rPr>
              <w:rFonts w:ascii="Fb Fontext" w:hAnsi="Fb Fontext"/>
              <w:rtl/>
            </w:rPr>
            <w:delText xml:space="preserve"> משתמטא שיני דכרכשתא</w:delText>
          </w:r>
        </w:del>
      </w:ins>
      <w:del w:id="95424" w:author="מנוע מכני" w:date="2026-10-11T12:04:39Z">
        <w:r w:rsidRPr="006F178A">
          <w:rPr>
            <w:rFonts w:ascii="Fb Fontext" w:hAnsi="Fb Fontext"/>
            <w:rtl/>
          </w:rPr>
          <w:delText xml:space="preserve">יתיב</w:delText>
        </w:r>
      </w:del>
      <w:ins w:id="92989" w:author="מנוע מכני" w:date="2026-10-11T12:04:39Z"/>
      <w:del w:id="92990" w:author="מנוע מכני" w:date="2026-10-11T12:04:39Z">
        <w:r w:rsidRPr="006F178A">
          <w:rPr>
            <w:rFonts w:ascii="Fb Fontext" w:hAnsi="Fb Fontext"/>
            <w:rtl/>
          </w:rPr>
          <w:delText xml:space="preserve">דילמא</w:delText>
        </w:r>
      </w:del>
      <w:r w:rsidRPr="006F178A">
        <w:rPr>
          <w:rFonts w:ascii="Fb Fontext" w:hAnsi="Fb Fontext"/>
          <w:rtl/>
        </w:rPr>
        <w:t xml:space="preserve"> ו</w:t>
      </w:r>
      <w:r>
        <w:rPr>
          <w:rFonts w:ascii="Fb Fontext" w:hAnsi="Fb Fontext"/>
          <w:rtl/>
        </w:rPr>
        <w:t>יבוא</w:t>
      </w:r>
      <w:r w:rsidRPr="006F178A">
        <w:rPr>
          <w:rFonts w:ascii="Fb Fontext" w:hAnsi="Fb Fontext"/>
          <w:rtl/>
        </w:rPr>
        <w:t xml:space="preserve"> לידי סכנה</w:t>
      </w:r>
      <w:r w:rsidRPr="006F178A">
        <w:rPr>
          <w:rFonts w:ascii="Fb Fontext" w:hAnsi="Fb Fontext" w:hint="cs"/>
          <w:rtl/>
        </w:rPr>
        <w:t xml:space="preserve"> </w:t>
      </w:r>
      <w:ins w:id="100331" w:author="קלוד" w:date="2026-10-11T13:11:34Z">
        <w:r>
          <w:rPr>
            <w:rFonts w:ascii="Fb Fontext" w:hAnsi="Fb Fontext"/>
            <w:rtl/>
          </w:rPr>
          <w:t xml:space="preserve">וכו'.</w:t>
        </w:r>
      </w:ins>
      <w:del w:id="100332" w:author="קלוד" w:date="2026-10-11T13:11:34Z">
        <w:r>
          <w:rPr>
            <w:rFonts w:ascii="Fb Fontext" w:hAnsi="Fb Fontext"/>
            <w:rtl/>
          </w:rPr>
          <w:delText xml:space="preserve">וכו'</w:delText>
        </w:r>
      </w:del>
      <w:r w:rsidRPr="006F178A">
        <w:rPr>
          <w:rFonts w:ascii="Fb Fontext" w:hAnsi="Fb Fontext"/>
          <w:rtl/>
        </w:rPr>
        <w:t xml:space="preserve"> ואמר לו </w:t>
      </w:r>
      <w:ins w:id="100329" w:author="קלוד" w:date="2026-10-11T13:11:34Z">
        <w:r>
          <w:rPr>
            <w:rFonts w:ascii="Fb Fontext" w:hAnsi="Fb Fontext"/>
            <w:rtl/>
          </w:rPr>
          <w:t xml:space="preserve">אביו:</w:t>
        </w:r>
      </w:ins>
      <w:del w:id="100330" w:author="קלוד" w:date="2026-10-11T13:11:34Z">
        <w:r w:rsidRPr="006F178A">
          <w:rPr>
            <w:rFonts w:ascii="Fb Fontext" w:hAnsi="Fb Fontext"/>
            <w:rtl/>
          </w:rPr>
          <w:delText xml:space="preserve">אביו</w:delText>
        </w:r>
      </w:del>
      <w:r w:rsidRPr="006F178A">
        <w:rPr>
          <w:rFonts w:ascii="Fb Fontext" w:hAnsi="Fb Fontext"/>
          <w:rtl/>
        </w:rPr>
        <w:t xml:space="preserve"> </w:t>
      </w:r>
      <w:ins w:id="100327" w:author="קלוד" w:date="2026-10-11T13:11:34Z">
        <w:r>
          <w:rPr>
            <w:rFonts w:ascii="Fb Fontext" w:hAnsi="Fb Fontext"/>
            <w:rtl/>
          </w:rPr>
          <w:t xml:space="preserve">אדרבה,</w:t>
        </w:r>
      </w:ins>
      <w:del w:id="100328" w:author="קלוד" w:date="2026-10-11T13:11:34Z">
        <w:r w:rsidRPr="006F178A">
          <w:rPr>
            <w:rFonts w:ascii="Fb Fontext" w:hAnsi="Fb Fontext"/>
            <w:rtl/>
          </w:rPr>
          <w:delText xml:space="preserve">דאדרבה</w:delText>
        </w:r>
      </w:del>
      <w:r w:rsidRPr="006F178A">
        <w:rPr>
          <w:rFonts w:ascii="Fb Fontext" w:hAnsi="Fb Fontext"/>
          <w:rtl/>
        </w:rPr>
        <w:t xml:space="preserve"> </w:t>
      </w:r>
      <w:ins w:id="90023" w:author="מנוע מכני" w:date="2026-10-11T12:04:39Z">
        <w:r>
          <w:rPr>
            <w:rFonts w:ascii="Fb Fontext" w:hAnsi="Fb Fontext"/>
            <w:rtl/>
          </w:rPr>
          <w:t xml:space="preserve">כ"ש</w:t>
        </w:r>
      </w:ins>
      <w:del w:id="90024" w:author="מנוע מכני" w:date="2026-10-11T12:04:39Z">
        <w:r w:rsidRPr="006F178A">
          <w:rPr>
            <w:rFonts w:ascii="Fb Fontext" w:hAnsi="Fb Fontext"/>
            <w:rtl/>
          </w:rPr>
          <w:delText xml:space="preserve">כ"'ש</w:delText>
        </w:r>
      </w:del>
      <w:r w:rsidRPr="006F178A">
        <w:rPr>
          <w:rFonts w:ascii="Fb Fontext" w:hAnsi="Fb Fontext"/>
          <w:rtl/>
        </w:rPr>
        <w:t xml:space="preserve"> </w:t>
      </w:r>
      <w:ins w:id="100325" w:author="קלוד" w:date="2026-10-11T13:11:34Z">
        <w:r>
          <w:rPr>
            <w:rStyle w:val="afffffe"/>
            <w:rFonts w:ascii="Fb Fontext" w:hAnsi="Fb Fontext"/>
            <w:rtl/>
          </w:rPr>
          <w:t xml:space="preserve">לך אליו</w:t>
        </w:r>
        <w:r>
          <w:rPr>
            <w:rFonts w:ascii="Fb Fontext" w:hAnsi="Fb Fontext"/>
            <w:rtl/>
          </w:rPr>
          <w:t xml:space="preserve">, שעוסק</w:t>
        </w:r>
      </w:ins>
      <w:del w:id="100326" w:author="קלוד" w:date="2026-10-11T13:11:34Z">
        <w:r w:rsidRPr="006F178A">
          <w:rPr>
            <w:rFonts w:ascii="Fb Fontext" w:hAnsi="Fb Fontext"/>
            <w:rtl/>
          </w:rPr>
          <w:delText xml:space="preserve">דעסק</w:delText>
        </w:r>
      </w:del>
      <w:r w:rsidRPr="006F178A">
        <w:rPr>
          <w:rFonts w:ascii="Fb Fontext" w:hAnsi="Fb Fontext"/>
          <w:rtl/>
        </w:rPr>
        <w:t xml:space="preserve"> בחיי </w:t>
      </w:r>
      <w:ins w:id="100323" w:author="קלוד" w:date="2026-10-11T13:11:34Z">
        <w:r>
          <w:rPr>
            <w:rFonts w:ascii="Fb Fontext" w:hAnsi="Fb Fontext"/>
            <w:rtl/>
          </w:rPr>
          <w:t xml:space="preserve">הבריות.</w:t>
        </w:r>
      </w:ins>
      <w:del w:id="100324" w:author="קלוד" w:date="2026-10-11T13:11:34Z">
        <w:r w:rsidRPr="006F178A">
          <w:rPr>
            <w:rFonts w:ascii="Fb Fontext" w:hAnsi="Fb Fontext"/>
            <w:rtl/>
          </w:rPr>
          <w:delText xml:space="preserve">דברייתא.</w:delText>
        </w:r>
      </w:del>
    </w:p>
    <w:p>
      <w:pPr>
        <w:pStyle w:val="afffff8"/>
        <w:rPr>
          <w:ins w:id="90719" w:author="קלוד" w:date="2026-10-11T12:33:55Z"/>
        </w:rPr>
      </w:pPr>
      <w:ins w:id="90720" w:author="קלוד" w:date="2026-10-11T12:33:55Z">
        <w:r>
          <w:rPr>
            <w:color w:val="7B3F00"/>
          </w:rPr>
          <w:t xml:space="preserve">צרור וחרס לפניו - ר"ה בצרור, ר"ח בחרס</w:t>
        </w:r>
      </w:ins>
    </w:p>
    <w:p w:rsidR="00E9703F" w:rsidRDefault="00E9703F" w:rsidP="00E9703F">
      <w:pPr>
        <w:rPr>
          <w:rtl/>
        </w:rPr>
      </w:pPr>
      <w:r w:rsidRPr="006F178A">
        <w:rPr>
          <w:rtl/>
        </w:rPr>
        <w:t>•</w:t>
      </w:r>
      <w:r w:rsidRPr="006F178A">
        <w:rPr>
          <w:rFonts w:hint="cs"/>
          <w:rtl/>
        </w:rPr>
        <w:t xml:space="preserve"> היו לפניו צרור וחרס במה מקנח קודם</w:t>
      </w:r>
    </w:p>
    <w:p w:rsidR="00E9703F" w:rsidRPr="009757B9" w:rsidRDefault="00E9703F" w:rsidP="00E9703F">
      <w:pPr>
        <w:rPr>
          <w:rFonts w:cs="Guttman Vilna"/>
          <w:b/>
          <w:bCs/>
          <w:rtl/>
        </w:rPr>
      </w:pPr>
      <w:r w:rsidRPr="006F178A">
        <w:rPr>
          <w:rStyle w:val="2fb"/>
          <w:rtl/>
        </w:rPr>
        <w:t xml:space="preserve">ר"ה</w:t>
      </w:r>
      <w:r w:rsidRPr="006F178A">
        <w:rPr>
          <w:rtl/>
        </w:rPr>
        <w:t xml:space="preserve"> בצרור [</w:t>
      </w:r>
      <w:ins w:id="94103" w:author="מנוע מכני" w:date="2026-10-11T12:04:39Z">
        <w:r>
          <w:rPr>
            <w:rtl/>
          </w:rPr>
          <w:t xml:space="preserve">אף</w:t>
        </w:r>
      </w:ins>
      <w:del w:id="94104" w:author="מנוע מכני" w:date="2026-10-11T12:04:39Z">
        <w:r w:rsidRPr="006F178A">
          <w:rPr>
            <w:rtl/>
          </w:rPr>
          <w:delText xml:space="preserve">אע"פ</w:delText>
        </w:r>
      </w:del>
      <w:r w:rsidRPr="006F178A">
        <w:rPr>
          <w:rtl/>
        </w:rPr>
        <w:t xml:space="preserve"> שאין מטלטל] ולא בחרס משום סכנה.</w:t>
      </w:r>
    </w:p>
    <w:p w:rsidR="00E9703F" w:rsidRPr="009757B9" w:rsidRDefault="00E9703F" w:rsidP="00E9703F">
      <w:pPr>
        <w:rPr>
          <w:rFonts w:cs="Guttman Vilna"/>
          <w:b/>
          <w:bCs/>
          <w:rtl/>
        </w:rPr>
      </w:pPr>
      <w:r w:rsidRPr="006F178A">
        <w:rPr>
          <w:rStyle w:val="2fb"/>
          <w:rtl/>
        </w:rPr>
        <w:t xml:space="preserve">ר"ח</w:t>
      </w:r>
      <w:r w:rsidRPr="006F178A">
        <w:rPr>
          <w:rtl/>
        </w:rPr>
        <w:t xml:space="preserve"> בחרס [שם כלי] ולא בצרור.</w:t>
      </w:r>
    </w:p>
    <w:p w:rsidR="00E9703F" w:rsidRPr="009757B9" w:rsidRDefault="00E9703F" w:rsidP="00E9703F">
      <w:pPr>
        <w:rPr>
          <w:rFonts w:cs="Guttman Vilna"/>
          <w:b/>
          <w:bCs/>
          <w:rtl/>
        </w:rPr>
      </w:pPr>
      <w:ins w:id="100371" w:author="קלוד" w:date="2026-10-11T13:11:34Z">
        <w:r>
          <w:rPr>
            <w:rtl/>
          </w:rPr>
          <w:t xml:space="preserve">ומה</w:t>
        </w:r>
      </w:ins>
      <w:del w:id="100372" w:author="קלוד" w:date="2026-10-11T13:11:34Z">
        <w:r w:rsidRPr="006F178A">
          <w:rPr>
            <w:rtl/>
          </w:rPr>
          <w:delText xml:space="preserve">והא</w:delText>
        </w:r>
      </w:del>
      <w:r w:rsidRPr="006F178A">
        <w:rPr>
          <w:rtl/>
        </w:rPr>
        <w:t xml:space="preserve"> </w:t>
      </w:r>
      <w:r w:rsidRPr="006F178A">
        <w:rPr>
          <w:rtl/>
        </w:rPr>
        <w:t xml:space="preserve">דתניא</w:t>
      </w:r>
      <w:r w:rsidRPr="006F178A">
        <w:rPr>
          <w:rtl/>
        </w:rPr>
        <w:t xml:space="preserve"> בחרס ולא בצרור, ותיובתא </w:t>
      </w:r>
      <w:ins w:id="100369" w:author="קלוד" w:date="2026-10-11T13:11:34Z">
        <w:r>
          <w:rPr>
            <w:rStyle w:val="2fb"/>
            <w:rtl/>
          </w:rPr>
          <w:t xml:space="preserve">לר"ה -</w:t>
        </w:r>
      </w:ins>
      <w:del w:id="100370" w:author="קלוד" w:date="2026-10-11T13:11:34Z">
        <w:r w:rsidRPr="006F178A">
          <w:rPr>
            <w:rStyle w:val="2fb"/>
            <w:rtl/>
          </w:rPr>
          <w:delText xml:space="preserve">ר"ה</w:delText>
        </w:r>
      </w:del>
      <w:r w:rsidRPr="006F178A">
        <w:rPr>
          <w:rtl/>
        </w:rPr>
        <w:t xml:space="preserve"> היינו באוגני כלים </w:t>
      </w:r>
      <w:ins w:id="100367" w:author="קלוד" w:date="2026-10-11T13:11:34Z">
        <w:r>
          <w:rPr>
            <w:rtl/>
          </w:rPr>
          <w:t xml:space="preserve">[חלקים],</w:t>
        </w:r>
      </w:ins>
      <w:del w:id="100368" w:author="קלוד" w:date="2026-10-11T13:11:34Z">
        <w:r w:rsidRPr="006F178A">
          <w:rPr>
            <w:rtl/>
          </w:rPr>
          <w:delText xml:space="preserve">[חלקים]</w:delText>
        </w:r>
      </w:del>
      <w:r w:rsidRPr="006F178A">
        <w:rPr>
          <w:rtl/>
        </w:rPr>
        <w:t xml:space="preserve"> </w:t>
      </w:r>
      <w:ins w:id="92993" w:author="מנוע מכני" w:date="2026-10-11T12:04:39Z">
        <w:r>
          <w:rPr>
            <w:rtl/>
          </w:rPr>
          <w:t xml:space="preserve">ולכך</w:t>
        </w:r>
      </w:ins>
      <w:del w:id="92994" w:author="מנוע מכני" w:date="2026-10-11T12:04:39Z">
        <w:r w:rsidRPr="006F178A">
          <w:rPr>
            <w:rtl/>
          </w:rPr>
          <w:delText xml:space="preserve">ולהכי</w:delText>
        </w:r>
      </w:del>
      <w:r w:rsidRPr="006F178A">
        <w:rPr>
          <w:rtl/>
        </w:rPr>
        <w:t xml:space="preserve"> </w:t>
      </w:r>
      <w:ins w:id="100365" w:author="קלוד" w:date="2026-10-11T13:11:34Z">
        <w:r>
          <w:rPr>
            <w:rtl/>
          </w:rPr>
          <w:t xml:space="preserve">מותר.</w:t>
        </w:r>
      </w:ins>
      <w:del w:id="100366" w:author="קלוד" w:date="2026-10-11T13:11:34Z">
        <w:r w:rsidRPr="006F178A">
          <w:rPr>
            <w:rtl/>
          </w:rPr>
          <w:delText xml:space="preserve">שריא.</w:delText>
        </w:r>
      </w:del>
    </w:p>
    <w:p w:rsidR="00E9703F" w:rsidRDefault="00E9703F" w:rsidP="00E9703F">
      <w:pPr>
        <w:rPr>
          <w:rtl/>
        </w:rPr>
      </w:pPr>
      <w:r w:rsidRPr="006F178A">
        <w:rPr>
          <w:rtl/>
        </w:rPr>
        <w:t>•</w:t>
      </w:r>
      <w:r w:rsidRPr="006F178A">
        <w:rPr>
          <w:rFonts w:hint="cs"/>
          <w:rtl/>
        </w:rPr>
        <w:t xml:space="preserve"> היו לפניו צרור ועשבים במה מקנח קודם</w:t>
      </w:r>
    </w:p>
    <w:p w:rsidR="00E9703F" w:rsidRPr="009757B9" w:rsidRDefault="00E9703F" w:rsidP="00E9703F">
      <w:pPr>
        <w:rPr>
          <w:rFonts w:cs="Guttman Vilna"/>
          <w:b/>
          <w:bCs/>
          <w:rtl/>
        </w:rPr>
      </w:pPr>
      <w:r w:rsidRPr="006F178A">
        <w:rPr>
          <w:rtl/>
        </w:rPr>
        <w:t xml:space="preserve">חד </w:t>
      </w:r>
      <w:r w:rsidRPr="006F178A">
        <w:rPr>
          <w:rtl/>
        </w:rPr>
        <w:t xml:space="preserve">אמר</w:t>
      </w:r>
      <w:r w:rsidRPr="006F178A">
        <w:rPr>
          <w:rtl/>
        </w:rPr>
        <w:t xml:space="preserve">: מקנח בצרור ואין מקנח בעשבים.</w:t>
      </w:r>
    </w:p>
    <w:p w:rsidR="00E9703F" w:rsidRPr="009757B9" w:rsidRDefault="00E9703F" w:rsidP="00E9703F">
      <w:pPr>
        <w:rPr>
          <w:rFonts w:cs="Guttman Vilna"/>
          <w:b/>
          <w:bCs/>
          <w:rtl/>
        </w:rPr>
      </w:pPr>
      <w:r w:rsidRPr="006F178A">
        <w:rPr>
          <w:rtl/>
        </w:rPr>
        <w:lastRenderedPageBreak/>
        <w:t xml:space="preserve">וחד </w:t>
      </w:r>
      <w:r w:rsidRPr="006F178A">
        <w:rPr>
          <w:rtl/>
        </w:rPr>
        <w:lastRenderedPageBreak/>
        <w:t xml:space="preserve">אמר</w:t>
      </w:r>
      <w:r w:rsidRPr="006F178A">
        <w:rPr>
          <w:rtl/>
        </w:rPr>
        <w:lastRenderedPageBreak/>
        <w:t xml:space="preserve">: מקנח בעשבים ואין מקנח בצרור.</w:t>
      </w:r>
    </w:p>
    <w:p w:rsidR="00E9703F" w:rsidRPr="009757B9" w:rsidRDefault="00E9703F" w:rsidP="00E9703F">
      <w:pPr>
        <w:rPr>
          <w:rFonts w:cs="Guttman Vilna"/>
          <w:b/>
          <w:bCs/>
          <w:rtl/>
        </w:rPr>
      </w:pPr>
      <w:ins w:id="100377" w:author="קלוד" w:date="2026-10-11T13:11:34Z">
        <w:r>
          <w:rPr>
            <w:rtl/>
          </w:rPr>
          <w:t xml:space="preserve">ומה</w:t>
        </w:r>
      </w:ins>
      <w:del w:id="100378" w:author="קלוד" w:date="2026-10-11T13:11:34Z">
        <w:r w:rsidRPr="006F178A">
          <w:rPr>
            <w:rtl/>
          </w:rPr>
          <w:delText xml:space="preserve">והא</w:delText>
        </w:r>
      </w:del>
      <w:r w:rsidRPr="006F178A">
        <w:rPr>
          <w:rtl/>
        </w:rPr>
        <w:t xml:space="preserve"> </w:t>
      </w:r>
      <w:ins w:id="100375" w:author="קלוד" w:date="2026-10-11T13:11:34Z">
        <w:r>
          <w:rPr>
            <w:rtl/>
          </w:rPr>
          <w:t xml:space="preserve">שהמקנח</w:t>
        </w:r>
      </w:ins>
      <w:del w:id="100376" w:author="קלוד" w:date="2026-10-11T13:11:34Z">
        <w:r w:rsidRPr="006F178A">
          <w:rPr>
            <w:rtl/>
          </w:rPr>
          <w:delText xml:space="preserve">דהמקנח</w:delText>
        </w:r>
      </w:del>
      <w:r w:rsidRPr="006F178A">
        <w:rPr>
          <w:rtl/>
        </w:rPr>
        <w:t xml:space="preserve"> בדבר שהאור שולטת בו - שיניו התחתונות </w:t>
      </w:r>
      <w:ins w:id="100373" w:author="קלוד" w:date="2026-10-11T13:11:34Z">
        <w:r>
          <w:rPr>
            <w:rtl/>
          </w:rPr>
          <w:t xml:space="preserve">נושרות,</w:t>
        </w:r>
      </w:ins>
      <w:del w:id="100374" w:author="קלוד" w:date="2026-10-11T13:11:34Z">
        <w:r w:rsidRPr="006F178A">
          <w:rPr>
            <w:rtl/>
          </w:rPr>
          <w:delText xml:space="preserve">נושרות</w:delText>
        </w:r>
      </w:del>
      <w:r w:rsidRPr="006F178A">
        <w:rPr>
          <w:rtl/>
        </w:rPr>
        <w:t xml:space="preserve"> היינו ביבשין.</w:t>
      </w:r>
    </w:p>
    <w:p>
      <w:pPr>
        <w:pStyle w:val="afffff8"/>
        <w:rPr>
          <w:ins w:id="90717" w:author="קלוד" w:date="2026-10-11T12:33:55Z"/>
        </w:rPr>
      </w:pPr>
      <w:ins w:id="90718" w:author="קלוד" w:date="2026-10-11T12:33:55Z">
        <w:r>
          <w:rPr>
            <w:color w:val="7B3F00"/>
          </w:rPr>
          <w:t xml:space="preserve">נצרך לפנות ואינו נפנה - רוח רעה או רוח זוהמא</w:t>
        </w:r>
      </w:ins>
    </w:p>
    <w:p w:rsidR="00E9703F" w:rsidRPr="006F178A" w:rsidRDefault="00E9703F" w:rsidP="00E9703F">
      <w:pPr>
        <w:rPr>
          <w:rtl/>
        </w:rPr>
      </w:pPr>
      <w:r w:rsidRPr="006F178A">
        <w:rPr>
          <w:rtl/>
        </w:rPr>
        <w:t>•</w:t>
      </w:r>
      <w:r w:rsidRPr="006F178A">
        <w:rPr>
          <w:rFonts w:hint="cs"/>
          <w:rtl/>
        </w:rPr>
        <w:t xml:space="preserve"> נצרך לפנות ואינו נפנה </w:t>
      </w:r>
      <w:ins w:id="100379" w:author="קלוד" w:date="2026-10-11T13:11:34Z">
        <w:r>
          <w:rPr>
            <w:rtl/>
          </w:rPr>
          <w:t xml:space="preserve">- </w:t>
        </w:r>
        <w:r>
          <w:rPr>
            <w:rStyle w:val="afffffe"/>
            <w:rtl/>
          </w:rPr>
          <w:t xml:space="preserve">נחלקו</w:t>
        </w:r>
        <w:r>
          <w:rPr>
            <w:rtl/>
          </w:rPr>
          <w:t xml:space="preserve">:</w:t>
        </w:r>
      </w:ins>
      <w:del w:id="100380" w:author="קלוד" w:date="2026-10-11T13:11:34Z">
        <w:r w:rsidRPr="006F178A">
          <w:rPr>
            <w:rtl/>
          </w:rPr>
          <w:delText xml:space="preserve">או</w:delText>
        </w:r>
      </w:del>
      <w:r w:rsidRPr="006F178A">
        <w:rPr>
          <w:rtl/>
        </w:rPr>
        <w:t xml:space="preserve"> רוח רעה או רוח זוהמא שולטת בו.</w:t>
      </w:r>
    </w:p>
    <w:p w:rsidR="00E9703F" w:rsidRPr="006F178A" w:rsidRDefault="00E9703F" w:rsidP="00E9703F">
      <w:pPr>
        <w:rPr>
          <w:rtl/>
        </w:rPr>
      </w:pPr>
      <w:r w:rsidRPr="006F178A">
        <w:rPr>
          <w:rtl/>
        </w:rPr>
        <w:t xml:space="preserve">תניא</w:t>
      </w:r>
      <w:r w:rsidRPr="006F178A">
        <w:rPr>
          <w:rtl/>
        </w:rPr>
        <w:t xml:space="preserve"> כמ"ד רוח זוהמא שולטת בו, דהנצרך לנקביו ואוכל, דומה לתנור שהסיקוהו </w:t>
      </w:r>
      <w:r w:rsidRPr="006F178A">
        <w:rPr>
          <w:rtl/>
        </w:rPr>
        <w:t xml:space="preserve">ע"ג</w:t>
      </w:r>
      <w:r w:rsidRPr="006F178A">
        <w:rPr>
          <w:rtl/>
        </w:rPr>
        <w:t xml:space="preserve"> אפרו, וזו היא תחלת רוח זוהמא.</w:t>
      </w:r>
    </w:p>
    <w:p w:rsidR="00E9703F" w:rsidRPr="006F178A" w:rsidRDefault="00E9703F" w:rsidP="00E9703F">
      <w:pPr>
        <w:rPr>
          <w:rStyle w:val="afffe"/>
          <w:rFonts w:ascii="Fb Fontext" w:hAnsi="Fb Fontext"/>
          <w:b/>
          <w:rtl/>
        </w:rPr>
      </w:pPr>
      <w:r w:rsidRPr="006F178A">
        <w:rPr>
          <w:rtl/>
        </w:rPr>
        <w:t>•</w:t>
      </w:r>
      <w:r w:rsidRPr="006F178A">
        <w:rPr>
          <w:rFonts w:hint="cs"/>
          <w:rtl/>
        </w:rPr>
        <w:t xml:space="preserve"> </w:t>
      </w:r>
      <w:r w:rsidRPr="006F178A">
        <w:rPr>
          <w:rtl/>
        </w:rPr>
        <w:t>הוצרך ואינו יכול לפנות</w:t>
      </w:r>
      <w:r w:rsidRPr="006F178A">
        <w:rPr>
          <w:rStyle w:val="afffe"/>
          <w:rFonts w:ascii="Fb Fontext" w:hAnsi="Fb Fontext"/>
          <w:rtl/>
        </w:rPr>
        <w:t xml:space="preserve"> א.</w:t>
      </w:r>
      <w:r w:rsidRPr="006F178A">
        <w:rPr>
          <w:rtl/>
        </w:rPr>
        <w:t xml:space="preserve"> </w:t>
      </w:r>
      <w:r w:rsidRPr="006F178A">
        <w:rPr>
          <w:rStyle w:val="2fb"/>
          <w:rtl/>
        </w:rPr>
        <w:t xml:space="preserve">ר"ח</w:t>
      </w:r>
      <w:r w:rsidRPr="006F178A">
        <w:rPr>
          <w:rtl/>
        </w:rPr>
        <w:t xml:space="preserve"> יעמוד וישב, יעמוד וישב.</w:t>
      </w:r>
    </w:p>
    <w:p w:rsidR="00E9703F" w:rsidRDefault="00E9703F" w:rsidP="00E9703F">
      <w:pPr>
        <w:rPr>
          <w:rtl/>
        </w:rPr>
      </w:pPr>
      <w:r w:rsidRPr="006F178A">
        <w:rPr>
          <w:rStyle w:val="afffe"/>
          <w:rFonts w:ascii="Fb Fontext" w:hAnsi="Fb Fontext"/>
          <w:b/>
          <w:rtl/>
        </w:rPr>
        <w:t>ב.</w:t>
      </w:r>
      <w:r w:rsidRPr="006F178A">
        <w:rPr>
          <w:rtl/>
        </w:rPr>
        <w:t xml:space="preserve"> </w:t>
      </w:r>
      <w:r w:rsidRPr="006F178A">
        <w:rPr>
          <w:rStyle w:val="2fb"/>
          <w:rtl/>
        </w:rPr>
        <w:t xml:space="preserve">רב חנן</w:t>
      </w:r>
      <w:r w:rsidRPr="006F178A">
        <w:rPr>
          <w:rtl/>
        </w:rPr>
        <w:t xml:space="preserve"> מנהרדעא יסתלק לצדדין. [לבדוק עצמו בזווית אחרת]</w:t>
      </w:r>
    </w:p>
    <w:p w:rsidR="00E9703F" w:rsidRPr="006F178A" w:rsidRDefault="00E9703F" w:rsidP="00E9703F">
      <w:pPr>
        <w:rPr>
          <w:rStyle w:val="afffe"/>
          <w:rFonts w:ascii="Fb Fontext" w:hAnsi="Fb Fontext"/>
          <w:b/>
          <w:rtl/>
        </w:rPr>
      </w:pPr>
      <w:r w:rsidRPr="006F178A">
        <w:rPr>
          <w:rStyle w:val="afffe"/>
          <w:rFonts w:ascii="Fb Fontext" w:hAnsi="Fb Fontext"/>
          <w:b/>
          <w:rtl/>
        </w:rPr>
        <w:t>ג.</w:t>
      </w:r>
      <w:r w:rsidRPr="006F178A">
        <w:rPr>
          <w:rtl/>
        </w:rPr>
        <w:t xml:space="preserve"> </w:t>
      </w:r>
      <w:r w:rsidRPr="006F178A">
        <w:rPr>
          <w:rStyle w:val="2fb"/>
          <w:rtl/>
        </w:rPr>
        <w:t xml:space="preserve">לרב המנונא</w:t>
      </w:r>
      <w:r w:rsidRPr="006F178A">
        <w:rPr>
          <w:rtl/>
        </w:rPr>
        <w:t xml:space="preserve"> ימשמש בצרור באותו מקום.</w:t>
      </w:r>
    </w:p>
    <w:p>
      <w:pPr>
        <w:pStyle w:val="38"/>
        <w:rPr>
          <w:ins w:id="97899" w:author="מנוע מכני" w:date="2026-10-11T12:04:39Z"/>
        </w:rPr>
      </w:pPr>
      <w:r w:rsidRPr="006F178A">
        <w:t>ד.</w:t>
      </w:r>
      <w:r w:rsidRPr="006F178A">
        <w:t xml:space="preserve"> ורבנן</w:t>
      </w:r>
      <w:del w:id="99398" w:author="מנוע מכני" w:date="2026-10-11T12:04:39Z">
        <w:r w:rsidRPr="006F178A">
          <w:delText xml:space="preserve"> </w:delText>
        </w:r>
        <w:r>
          <w:delText xml:space="preserve">אמרו</w:delText>
        </w:r>
      </w:del>
      <w:ins w:id="91311" w:author="מנוע מכני" w:date="2026-10-11T12:04:39Z"/>
      <w:del w:id="91312" w:author="מנוע מכני" w:date="2026-10-11T12:04:39Z">
        <w:r w:rsidRPr="006F178A">
          <w:delText xml:space="preserve">אמרי</w:delText>
        </w:r>
      </w:del>
      <w:r w:rsidRPr="006F178A">
        <w:t xml:space="preserve">:</w:t>
      </w:r>
    </w:p>
    <w:p w:rsidR="00E9703F" w:rsidRPr="009757B9" w:rsidRDefault="00E9703F" w:rsidP="00E9703F">
      <w:pPr>
        <w:rPr>
          <w:rFonts w:cs="Guttman Vilna"/>
          <w:b/>
          <w:bCs/>
          <w:rtl/>
        </w:rPr>
      </w:pPr>
      <w:del w:id="97900" w:author="מנוע מכני" w:date="2026-10-11T12:04:39Z">
        <w:r w:rsidRPr="006F178A">
          <w:rPr>
            <w:rtl/>
          </w:rPr>
          <w:delText xml:space="preserve"> </w:delText>
        </w:r>
      </w:del>
      <w:r w:rsidRPr="006F178A">
        <w:rPr>
          <w:rtl/>
        </w:rPr>
        <w:t xml:space="preserve">יסיח דעתו מדברים אחרים.</w:t>
      </w:r>
    </w:p>
    <w:p>
      <w:pPr>
        <w:pStyle w:val="38"/>
        <w:rPr>
          <w:ins w:id="97901" w:author="מנוע מכני" w:date="2026-10-11T12:04:39Z"/>
        </w:rPr>
      </w:pPr>
      <w:r w:rsidRPr="006F178A">
        <w:t xml:space="preserve">-רב ירמיה מדיפתי:</w:t>
      </w:r>
    </w:p>
    <w:p w:rsidR="00E9703F" w:rsidRPr="006F178A" w:rsidRDefault="00E9703F" w:rsidP="00E9703F">
      <w:pPr>
        <w:rPr>
          <w:rtl/>
        </w:rPr>
      </w:pPr>
      <w:del w:id="97902" w:author="מנוע מכני" w:date="2026-10-11T12:04:39Z">
        <w:r w:rsidRPr="006F178A">
          <w:rPr>
            <w:rtl/>
          </w:rPr>
          <w:delText xml:space="preserve"> </w:delText>
        </w:r>
      </w:del>
      <w:ins w:id="92995" w:author="מנוע מכני" w:date="2026-10-11T12:04:39Z">
        <w:ins w:id="100391" w:author="קלוד" w:date="2026-10-11T13:11:34Z">
          <w:r>
            <w:rPr>
              <w:rtl/>
            </w:rPr>
            <w:t xml:space="preserve">אני</w:t>
          </w:r>
        </w:ins>
        <w:del w:id="100392" w:author="קלוד" w:date="2026-10-11T13:11:34Z">
          <w:r>
            <w:rPr>
              <w:rtl/>
            </w:rPr>
            <w:delText xml:space="preserve">לי</w:delText>
          </w:r>
        </w:del>
      </w:ins>
      <w:del w:id="92996" w:author="מנוע מכני" w:date="2026-10-11T12:04:39Z">
        <w:r w:rsidRPr="006F178A">
          <w:rPr>
            <w:rtl/>
          </w:rPr>
          <w:delText xml:space="preserve">לדידי</w:delText>
        </w:r>
      </w:del>
      <w:r w:rsidRPr="006F178A">
        <w:rPr>
          <w:rtl/>
        </w:rPr>
        <w:t xml:space="preserve"> </w:t>
      </w:r>
      <w:ins w:id="100389" w:author="קלוד" w:date="2026-10-11T13:11:34Z">
        <w:r>
          <w:rPr>
            <w:rtl/>
          </w:rPr>
          <w:t xml:space="preserve">ראיתי</w:t>
        </w:r>
      </w:ins>
      <w:del w:id="100390" w:author="קלוד" w:date="2026-10-11T13:11:34Z">
        <w:r w:rsidRPr="006F178A">
          <w:rPr>
            <w:rtl/>
          </w:rPr>
          <w:delText xml:space="preserve">חזי</w:delText>
        </w:r>
      </w:del>
      <w:r w:rsidRPr="006F178A">
        <w:rPr>
          <w:rtl/>
        </w:rPr>
        <w:t xml:space="preserve"> </w:t>
      </w:r>
      <w:ins w:id="100387" w:author="קלוד" w:date="2026-10-11T13:11:34Z">
        <w:r>
          <w:rPr>
            <w:rtl/>
          </w:rPr>
          <w:t xml:space="preserve">ערבי</w:t>
        </w:r>
      </w:ins>
      <w:del w:id="100388" w:author="קלוד" w:date="2026-10-11T13:11:34Z">
        <w:r w:rsidRPr="006F178A">
          <w:rPr>
            <w:rtl/>
          </w:rPr>
          <w:delText xml:space="preserve">לי</w:delText>
        </w:r>
      </w:del>
      <w:r w:rsidRPr="006F178A">
        <w:rPr>
          <w:rtl/>
        </w:rPr>
        <w:t xml:space="preserve"> </w:t>
      </w:r>
      <w:ins w:id="100385" w:author="קלוד" w:date="2026-10-11T13:11:34Z">
        <w:r>
          <w:rPr>
            <w:rtl/>
          </w:rPr>
          <w:t xml:space="preserve">אחד</w:t>
        </w:r>
      </w:ins>
      <w:del w:id="100386" w:author="קלוד" w:date="2026-10-11T13:11:34Z">
        <w:r w:rsidRPr="006F178A">
          <w:rPr>
            <w:rtl/>
          </w:rPr>
          <w:delText xml:space="preserve">ההוא</w:delText>
        </w:r>
      </w:del>
      <w:r w:rsidRPr="006F178A">
        <w:rPr>
          <w:rtl/>
        </w:rPr>
        <w:t xml:space="preserve"> </w:t>
      </w:r>
      <w:ins w:id="100383" w:author="קלוד" w:date="2026-10-11T13:11:34Z">
        <w:r>
          <w:rPr>
            <w:rtl/>
          </w:rPr>
          <w:t xml:space="preserve">שקם</w:t>
        </w:r>
      </w:ins>
      <w:del w:id="100384" w:author="קלוד" w:date="2026-10-11T13:11:34Z">
        <w:r w:rsidRPr="006F178A">
          <w:rPr>
            <w:rtl/>
          </w:rPr>
          <w:delText xml:space="preserve">טייעא דקם</w:delText>
        </w:r>
      </w:del>
      <w:r w:rsidRPr="006F178A">
        <w:rPr>
          <w:rtl/>
        </w:rPr>
        <w:t xml:space="preserve"> </w:t>
      </w:r>
      <w:ins w:id="95425" w:author="מנוע מכני" w:date="2026-10-11T12:04:39Z">
        <w:r>
          <w:rPr>
            <w:rtl/>
          </w:rPr>
          <w:t xml:space="preserve">וישב</w:t>
        </w:r>
      </w:ins>
      <w:del w:id="95426" w:author="מנוע מכני" w:date="2026-10-11T12:04:39Z">
        <w:r w:rsidRPr="006F178A">
          <w:rPr>
            <w:rtl/>
          </w:rPr>
          <w:delText xml:space="preserve">ויתיב</w:delText>
        </w:r>
      </w:del>
      <w:r w:rsidRPr="006F178A">
        <w:rPr>
          <w:rtl/>
        </w:rPr>
        <w:t xml:space="preserve"> וקם </w:t>
      </w:r>
      <w:ins w:id="95427" w:author="מנוע מכני" w:date="2026-10-11T12:04:39Z">
        <w:r>
          <w:rPr>
            <w:rtl/>
          </w:rPr>
          <w:t xml:space="preserve">וישב</w:t>
        </w:r>
      </w:ins>
      <w:del w:id="95428" w:author="מנוע מכני" w:date="2026-10-11T12:04:39Z">
        <w:r w:rsidRPr="006F178A">
          <w:rPr>
            <w:rtl/>
          </w:rPr>
          <w:delText xml:space="preserve">ויתיב</w:delText>
        </w:r>
      </w:del>
      <w:r w:rsidRPr="006F178A">
        <w:rPr>
          <w:rtl/>
        </w:rPr>
        <w:t xml:space="preserve"> עד </w:t>
      </w:r>
      <w:ins w:id="100381" w:author="קלוד" w:date="2026-10-11T13:11:34Z">
        <w:r>
          <w:rPr>
            <w:rtl/>
          </w:rPr>
          <w:t xml:space="preserve">ששפך</w:t>
        </w:r>
      </w:ins>
      <w:del w:id="100382" w:author="קלוד" w:date="2026-10-11T13:11:34Z">
        <w:r w:rsidRPr="006F178A">
          <w:rPr>
            <w:rtl/>
          </w:rPr>
          <w:delText xml:space="preserve">דשפך</w:delText>
        </w:r>
      </w:del>
      <w:r w:rsidRPr="006F178A">
        <w:rPr>
          <w:rtl/>
        </w:rPr>
        <w:t xml:space="preserve"> כקדרה.</w:t>
      </w:r>
    </w:p>
    <w:p w:rsidR="00E9703F" w:rsidRPr="006F178A" w:rsidRDefault="00E9703F" w:rsidP="00E9703F">
      <w:pPr>
        <w:rPr>
          <w:rtl/>
        </w:rPr>
      </w:pPr>
      <w:r w:rsidRPr="006F178A">
        <w:rPr>
          <w:rtl/>
        </w:rPr>
        <w:t>•</w:t>
      </w:r>
      <w:r w:rsidRPr="006F178A">
        <w:rPr>
          <w:rFonts w:hint="cs"/>
          <w:rtl/>
        </w:rPr>
        <w:t xml:space="preserve"> </w:t>
      </w:r>
      <w:r w:rsidRPr="006F178A">
        <w:rPr>
          <w:rtl/>
        </w:rPr>
        <w:t>הנכנס לסעודת קבע יהלך עשר פעמים של ארבע</w:t>
      </w:r>
      <w:r>
        <w:rPr>
          <w:rtl/>
        </w:rPr>
        <w:t xml:space="preserve"> </w:t>
      </w:r>
      <w:r w:rsidRPr="006F178A">
        <w:rPr>
          <w:rtl/>
        </w:rPr>
        <w:t>אמות.</w:t>
      </w:r>
    </w:p>
    <w:p w:rsidR="00E9703F" w:rsidRPr="006F178A" w:rsidRDefault="00E9703F" w:rsidP="00E9703F">
      <w:pPr>
        <w:rPr>
          <w:rtl/>
        </w:rPr>
      </w:pPr>
      <w:ins w:id="91313" w:author="מנוע מכני" w:date="2026-10-11T12:04:39Z">
        <w:ins w:id="100399" w:author="קלוד" w:date="2026-10-11T13:11:34Z">
          <w:r>
            <w:rPr>
              <w:rtl/>
            </w:rPr>
            <w:t xml:space="preserve">ויש</w:t>
          </w:r>
        </w:ins>
        <w:del w:id="100400" w:author="קלוד" w:date="2026-10-11T13:11:34Z">
          <w:r>
            <w:rPr>
              <w:rtl/>
            </w:rPr>
            <w:delText xml:space="preserve">ואמרו</w:delText>
          </w:r>
        </w:del>
      </w:ins>
      <w:del w:id="91314" w:author="מנוע מכני" w:date="2026-10-11T12:04:39Z">
        <w:r w:rsidRPr="006F178A">
          <w:rPr>
            <w:rtl/>
          </w:rPr>
          <w:delText xml:space="preserve">ואמרי</w:delText>
        </w:r>
      </w:del>
      <w:r w:rsidRPr="006F178A">
        <w:rPr>
          <w:rtl/>
        </w:rPr>
        <w:t xml:space="preserve"> </w:t>
      </w:r>
      <w:ins w:id="100397" w:author="קלוד" w:date="2026-10-11T13:11:34Z">
        <w:r>
          <w:rPr>
            <w:rtl/>
          </w:rPr>
          <w:t xml:space="preserve">אומרים:</w:t>
        </w:r>
      </w:ins>
      <w:del w:id="100398" w:author="קלוד" w:date="2026-10-11T13:11:34Z">
        <w:r w:rsidRPr="006F178A">
          <w:rPr>
            <w:rtl/>
          </w:rPr>
          <w:delText xml:space="preserve">לה</w:delText>
        </w:r>
      </w:del>
      <w:r w:rsidRPr="006F178A">
        <w:rPr>
          <w:rtl/>
        </w:rPr>
        <w:t xml:space="preserve"> ארבע פעמים של עשר עשר </w:t>
      </w:r>
      <w:ins w:id="100395" w:author="קלוד" w:date="2026-10-11T13:11:34Z">
        <w:r>
          <w:rPr>
            <w:rtl/>
          </w:rPr>
          <w:t xml:space="preserve">אמות</w:t>
        </w:r>
      </w:ins>
      <w:del w:id="100396" w:author="קלוד" w:date="2026-10-11T13:11:34Z">
        <w:r w:rsidRPr="006F178A">
          <w:rPr>
            <w:rtl/>
          </w:rPr>
          <w:delText xml:space="preserve">אמות,</w:delText>
        </w:r>
      </w:del>
      <w:r w:rsidRPr="006F178A">
        <w:rPr>
          <w:rtl/>
        </w:rPr>
        <w:t xml:space="preserve"> [הילוך </w:t>
      </w:r>
      <w:ins w:id="100393" w:author="קלוד" w:date="2026-10-11T13:11:34Z">
        <w:r>
          <w:rPr>
            <w:rtl/>
          </w:rPr>
          <w:t xml:space="preserve">מרובה],</w:t>
        </w:r>
      </w:ins>
      <w:del w:id="100394" w:author="קלוד" w:date="2026-10-11T13:11:34Z">
        <w:r w:rsidRPr="006F178A">
          <w:rPr>
            <w:rtl/>
          </w:rPr>
          <w:delText xml:space="preserve">מרובה]</w:delText>
        </w:r>
      </w:del>
      <w:r w:rsidRPr="006F178A">
        <w:rPr>
          <w:rtl/>
        </w:rPr>
        <w:t xml:space="preserve"> ונפנה ונכנס וישב במקומו.</w:t>
      </w:r>
    </w:p>
    <w:p>
      <w:pPr>
        <w:pStyle w:val="afffff8"/>
        <w:rPr>
          <w:ins w:id="90715" w:author="קלוד" w:date="2026-10-11T12:33:55Z"/>
        </w:rPr>
      </w:pPr>
      <w:ins w:id="90716" w:author="קלוד" w:date="2026-10-11T12:33:55Z">
        <w:r>
          <w:rPr>
            <w:color w:val="7B3F00"/>
          </w:rPr>
          <w:t xml:space="preserve">חרס להוצאה - שיעורי ר"י, ר"מ ור"י</w:t>
        </w:r>
      </w:ins>
    </w:p>
    <w:p w:rsidR="00E9703F" w:rsidRPr="006F178A" w:rsidRDefault="00E9703F" w:rsidP="00E9703F">
      <w:pPr>
        <w:rPr>
          <w:rtl/>
        </w:rPr>
      </w:pPr>
      <w:r w:rsidRPr="006F178A">
        <w:rPr>
          <w:rtl/>
        </w:rPr>
        <w:t>•</w:t>
      </w:r>
      <w:r>
        <w:rPr>
          <w:rFonts w:hint="cs"/>
          <w:rtl/>
        </w:rPr>
        <w:t xml:space="preserve"> </w:t>
      </w:r>
      <w:r w:rsidRPr="006F178A">
        <w:rPr>
          <w:rStyle w:val="afffe"/>
          <w:rFonts w:ascii="Fb Fontext" w:hAnsi="Fb Fontext" w:hint="cs"/>
          <w:rtl/>
        </w:rPr>
        <w:t>חרס להוצאה</w:t>
      </w:r>
      <w:r w:rsidRPr="006F178A">
        <w:rPr>
          <w:rFonts w:hint="cs"/>
          <w:rtl/>
        </w:rPr>
        <w:t xml:space="preserve"> </w:t>
      </w:r>
      <w:r w:rsidRPr="006F178A">
        <w:rPr>
          <w:rtl/>
        </w:rPr>
        <w:tab/>
      </w:r>
      <w:r w:rsidRPr="006F178A">
        <w:rPr>
          <w:rStyle w:val="2fb"/>
          <w:b/>
          <w:bCs/>
          <w:rtl/>
        </w:rPr>
        <w:t>ר"י</w:t>
      </w:r>
      <w:r w:rsidRPr="006F178A">
        <w:rPr>
          <w:rtl/>
        </w:rPr>
        <w:t xml:space="preserve"> ליתן בין פצים לחבירו.</w:t>
      </w:r>
    </w:p>
    <w:p w:rsidR="00E9703F" w:rsidRPr="009757B9" w:rsidRDefault="00E9703F" w:rsidP="00E9703F">
      <w:pPr>
        <w:rPr>
          <w:rFonts w:cs="Guttman Vilna"/>
          <w:b/>
          <w:bCs/>
          <w:rtl/>
        </w:rPr>
      </w:pPr>
      <w:r w:rsidRPr="006F178A">
        <w:rPr>
          <w:rtl/>
        </w:rPr>
        <w:tab/>
      </w:r>
      <w:ins w:id="100413" w:author="קלוד" w:date="2026-10-11T13:11:34Z">
        <w:r>
          <w:rPr>
            <w:rStyle w:val="2fb"/>
            <w:b/>
            <w:bCs/>
            <w:rtl/>
          </w:rPr>
          <w:t xml:space="preserve">ר"מ:</w:t>
        </w:r>
      </w:ins>
      <w:del w:id="100414" w:author="קלוד" w:date="2026-10-11T13:11:34Z">
        <w:r w:rsidRPr="006F178A">
          <w:rPr>
            <w:rStyle w:val="2fb"/>
            <w:b/>
            <w:bCs/>
            <w:rtl/>
          </w:rPr>
          <w:delText xml:space="preserve">ר"מ</w:delText>
        </w:r>
      </w:del>
      <w:r w:rsidRPr="006F178A">
        <w:rPr>
          <w:b/>
          <w:bCs/>
          <w:rtl/>
        </w:rPr>
        <w:t xml:space="preserve"> </w:t>
      </w:r>
      <w:r w:rsidRPr="006F178A">
        <w:rPr>
          <w:rtl/>
        </w:rPr>
        <w:t xml:space="preserve">כדי לחתות בו את </w:t>
      </w:r>
      <w:ins w:id="100411" w:author="קלוד" w:date="2026-10-11T13:11:34Z">
        <w:r>
          <w:rPr>
            <w:rtl/>
          </w:rPr>
          <w:t xml:space="preserve">האור</w:t>
        </w:r>
      </w:ins>
      <w:del w:id="100412" w:author="קלוד" w:date="2026-10-11T13:11:34Z">
        <w:r w:rsidRPr="006F178A">
          <w:rPr>
            <w:rtl/>
          </w:rPr>
          <w:delText xml:space="preserve">האור,</w:delText>
        </w:r>
      </w:del>
      <w:r w:rsidRPr="006F178A">
        <w:rPr>
          <w:rtl/>
        </w:rPr>
        <w:t xml:space="preserve"> [חרש לחתות אש </w:t>
      </w:r>
      <w:ins w:id="100409" w:author="קלוד" w:date="2026-10-11T13:11:34Z">
        <w:r>
          <w:rPr>
            <w:rtl/>
          </w:rPr>
          <w:t xml:space="preserve">מיקוד],</w:t>
        </w:r>
      </w:ins>
      <w:del w:id="100410" w:author="קלוד" w:date="2026-10-11T13:11:34Z">
        <w:r w:rsidRPr="006F178A">
          <w:rPr>
            <w:rtl/>
          </w:rPr>
          <w:delText xml:space="preserve">מיקוד]</w:delText>
        </w:r>
      </w:del>
      <w:r w:rsidRPr="006F178A">
        <w:rPr>
          <w:rtl/>
        </w:rPr>
        <w:t xml:space="preserve"> </w:t>
      </w:r>
      <w:ins w:id="100407" w:author="קלוד" w:date="2026-10-11T13:11:34Z">
        <w:r>
          <w:rPr>
            <w:rtl/>
          </w:rPr>
          <w:t xml:space="preserve">ושיעור</w:t>
        </w:r>
      </w:ins>
      <w:del w:id="100408" w:author="קלוד" w:date="2026-10-11T13:11:34Z">
        <w:r w:rsidRPr="006F178A">
          <w:rPr>
            <w:rtl/>
          </w:rPr>
          <w:delText xml:space="preserve">ושיעורא</w:delText>
        </w:r>
      </w:del>
      <w:r w:rsidRPr="006F178A">
        <w:rPr>
          <w:rtl/>
        </w:rPr>
        <w:t xml:space="preserve"> </w:t>
      </w:r>
      <w:ins w:id="100405" w:author="קלוד" w:date="2026-10-11T13:11:34Z">
        <w:r>
          <w:rPr>
            <w:rtl/>
          </w:rPr>
          <w:t xml:space="preserve">ר"מ</w:t>
        </w:r>
      </w:ins>
      <w:del w:id="100406" w:author="קלוד" w:date="2026-10-11T13:11:34Z">
        <w:r w:rsidRPr="006F178A">
          <w:rPr>
            <w:rtl/>
          </w:rPr>
          <w:delText xml:space="preserve">דר'מ</w:delText>
        </w:r>
      </w:del>
      <w:r w:rsidRPr="006F178A">
        <w:rPr>
          <w:rtl/>
        </w:rPr>
        <w:t xml:space="preserve"> </w:t>
      </w:r>
      <w:ins w:id="100403" w:author="קלוד" w:date="2026-10-11T13:11:34Z">
        <w:r>
          <w:rPr>
            <w:rtl/>
          </w:rPr>
          <w:t xml:space="preserve">גדול</w:t>
        </w:r>
      </w:ins>
      <w:del w:id="100404" w:author="קלוד" w:date="2026-10-11T13:11:34Z">
        <w:r w:rsidRPr="006F178A">
          <w:rPr>
            <w:rtl/>
          </w:rPr>
          <w:delText xml:space="preserve">נפיש</w:delText>
        </w:r>
      </w:del>
      <w:r w:rsidRPr="006F178A">
        <w:rPr>
          <w:rtl/>
        </w:rPr>
        <w:t xml:space="preserve"> </w:t>
      </w:r>
      <w:ins w:id="100401" w:author="קלוד" w:date="2026-10-11T13:11:34Z">
        <w:r>
          <w:rPr>
            <w:rStyle w:val="afffffe"/>
            <w:rtl/>
          </w:rPr>
          <w:t xml:space="preserve">משל ר' יוסי</w:t>
        </w:r>
        <w:r>
          <w:rPr>
            <w:rtl/>
          </w:rPr>
          <w:t xml:space="preserve">, מן המקרא.</w:t>
        </w:r>
      </w:ins>
      <w:del w:id="100402" w:author="קלוד" w:date="2026-10-11T13:11:34Z">
        <w:r w:rsidRPr="006F178A">
          <w:rPr>
            <w:rtl/>
          </w:rPr>
          <w:delText xml:space="preserve">מקרא.</w:delText>
        </w:r>
      </w:del>
    </w:p>
    <w:p w:rsidR="00E9703F" w:rsidRDefault="00E9703F" w:rsidP="00E9703F">
      <w:pPr>
        <w:rPr>
          <w:rtl/>
        </w:rPr>
      </w:pPr>
      <w:r w:rsidRPr="006F178A">
        <w:rPr>
          <w:rtl/>
        </w:rPr>
        <w:tab/>
      </w:r>
      <w:r w:rsidRPr="006F178A">
        <w:rPr>
          <w:rStyle w:val="2fb"/>
          <w:b/>
          <w:bCs/>
          <w:rtl/>
        </w:rPr>
        <w:t>רבי יוסי</w:t>
      </w:r>
      <w:r w:rsidRPr="006F178A">
        <w:rPr>
          <w:rtl/>
        </w:rPr>
        <w:t xml:space="preserve"> כדי לקבל בו רביעית. [ ולחשוף מים מגבא.]</w:t>
      </w:r>
    </w:p>
    <w:p w:rsidR="00E9703F" w:rsidRDefault="00E9703F" w:rsidP="00E9703F">
      <w:pPr>
        <w:rPr>
          <w:rtl/>
        </w:rPr>
      </w:pPr>
      <w:r w:rsidRPr="006F178A">
        <w:rPr>
          <w:rtl/>
        </w:rPr>
        <w:tab/>
        <w:t xml:space="preserve">על המקור של </w:t>
      </w:r>
      <w:r w:rsidRPr="006F178A">
        <w:rPr>
          <w:rStyle w:val="2fb"/>
          <w:rtl/>
        </w:rPr>
        <w:tab/>
        <w:t xml:space="preserve">ר"י</w:t>
      </w:r>
      <w:r w:rsidRPr="006F178A">
        <w:rPr>
          <w:rtl/>
        </w:rPr>
        <w:tab/>
        <w:t xml:space="preserve"> יענה </w:t>
      </w:r>
      <w:ins w:id="100431" w:author="קלוד" w:date="2026-10-11T13:11:34Z">
        <w:r>
          <w:rPr>
            <w:rStyle w:val="2fb"/>
            <w:rtl/>
          </w:rPr>
          <w:t xml:space="preserve">ר"מ:</w:t>
        </w:r>
      </w:ins>
      <w:del w:id="100432" w:author="קלוד" w:date="2026-10-11T13:11:34Z">
        <w:r w:rsidRPr="006F178A">
          <w:rPr>
            <w:rStyle w:val="2fb"/>
            <w:rtl/>
          </w:rPr>
          <w:tab/>
          <w:delText xml:space="preserve">ר"מ</w:delText>
        </w:r>
      </w:del>
      <w:r w:rsidRPr="006F178A">
        <w:rPr>
          <w:rtl/>
        </w:rPr>
        <w:tab/>
        <w:t xml:space="preserve"> </w:t>
      </w:r>
      <w:ins w:id="100429" w:author="קלוד" w:date="2026-10-11T13:11:34Z">
        <w:r>
          <w:rPr>
            <w:rtl/>
          </w:rPr>
          <w:t xml:space="preserve">לא</w:t>
        </w:r>
      </w:ins>
      <w:del w:id="100430" w:author="קלוד" w:date="2026-10-11T13:11:34Z">
        <w:r w:rsidRPr="006F178A">
          <w:rPr>
            <w:rtl/>
          </w:rPr>
          <w:tab/>
          <w:delText xml:space="preserve">דלא</w:delText>
        </w:r>
      </w:del>
      <w:r w:rsidRPr="006F178A">
        <w:rPr>
          <w:rtl/>
        </w:rPr>
        <w:tab/>
        <w:t xml:space="preserve"> </w:t>
      </w:r>
      <w:ins w:id="96061" w:author="מנוע מכני" w:date="2026-10-11T12:04:39Z">
        <w:ins w:id="100427" w:author="קלוד" w:date="2026-10-11T13:11:34Z">
          <w:r>
            <w:rPr>
              <w:rtl/>
            </w:rPr>
            <w:t xml:space="preserve">מיבעיא</w:t>
          </w:r>
        </w:ins>
        <w:del w:id="100428" w:author="קלוד" w:date="2026-10-11T13:11:34Z">
          <w:r>
            <w:rPr>
              <w:rtl/>
            </w:rPr>
            <w:delText xml:space="preserve">צריך</w:delText>
          </w:r>
          <w:r w:rsidRPr="006F178A">
            <w:rPr>
              <w:rtl/>
            </w:rPr>
            <w:tab/>
            <w:delText xml:space="preserve">,</w:delText>
          </w:r>
        </w:del>
      </w:ins>
      <w:del w:id="96062" w:author="מנוע מכני" w:date="2026-10-11T12:04:39Z">
        <w:r w:rsidRPr="006F178A">
          <w:rPr>
            <w:rtl/>
          </w:rPr>
          <w:tab/>
          <w:delText xml:space="preserve">מיבעי</w:delText>
        </w:r>
      </w:del>
      <w:r w:rsidRPr="006F178A">
        <w:rPr>
          <w:rtl/>
        </w:rPr>
        <w:tab/>
        <w:t xml:space="preserve"> </w:t>
      </w:r>
      <w:ins w:id="100425" w:author="קלוד" w:date="2026-10-11T13:11:34Z">
        <w:r>
          <w:rPr>
            <w:rStyle w:val="afffffe"/>
            <w:rtl/>
          </w:rPr>
          <w:t xml:space="preserve">דבר חשוב</w:t>
        </w:r>
        <w:r>
          <w:rPr>
            <w:rtl/>
          </w:rPr>
          <w:t xml:space="preserve">, אלא</w:t>
        </w:r>
      </w:ins>
      <w:del w:id="100426" w:author="קלוד" w:date="2026-10-11T13:11:34Z">
        <w:r w:rsidRPr="006F178A">
          <w:rPr>
            <w:rtl/>
          </w:rPr>
          <w:tab/>
          <w:delText xml:space="preserve">דהיינו</w:delText>
        </w:r>
      </w:del>
      <w:r w:rsidRPr="006F178A">
        <w:rPr>
          <w:rtl/>
        </w:rPr>
        <w:tab/>
        <w:t xml:space="preserve"> </w:t>
      </w:r>
      <w:r>
        <w:rPr>
          <w:rtl/>
        </w:rPr>
        <w:t>אפי'</w:t>
      </w:r>
      <w:r w:rsidRPr="006F178A">
        <w:rPr>
          <w:rtl/>
        </w:rPr>
        <w:t xml:space="preserve"> </w:t>
      </w:r>
      <w:ins w:id="92997" w:author="מנוע מכני" w:date="2026-10-11T12:04:39Z">
        <w:ins w:id="100423" w:author="קלוד" w:date="2026-10-11T13:11:34Z">
          <w:r>
            <w:rPr>
              <w:rtl/>
            </w:rPr>
            <w:t xml:space="preserve">דבר</w:t>
          </w:r>
        </w:ins>
        <w:del w:id="100424" w:author="קלוד" w:date="2026-10-11T13:11:34Z">
          <w:r>
            <w:rPr>
              <w:rtl/>
            </w:rPr>
            <w:delText xml:space="preserve">כלום</w:delText>
          </w:r>
        </w:del>
      </w:ins>
      <w:del w:id="92998" w:author="מנוע מכני" w:date="2026-10-11T12:04:39Z">
        <w:r w:rsidRPr="006F178A">
          <w:rPr>
            <w:rtl/>
          </w:rPr>
          <w:delText xml:space="preserve">מידי</w:delText>
        </w:r>
      </w:del>
      <w:r w:rsidRPr="006F178A">
        <w:rPr>
          <w:rtl/>
        </w:rPr>
        <w:t xml:space="preserve"> </w:t>
      </w:r>
      <w:ins w:id="100421" w:author="קלוד" w:date="2026-10-11T13:11:34Z">
        <w:r>
          <w:rPr>
            <w:rtl/>
          </w:rPr>
          <w:t xml:space="preserve">שאינו</w:t>
        </w:r>
      </w:ins>
      <w:del w:id="100422" w:author="קלוד" w:date="2026-10-11T13:11:34Z">
        <w:r w:rsidRPr="006F178A">
          <w:rPr>
            <w:rtl/>
          </w:rPr>
          <w:delText xml:space="preserve">דלא</w:delText>
        </w:r>
      </w:del>
      <w:r w:rsidRPr="006F178A">
        <w:rPr>
          <w:rtl/>
        </w:rPr>
        <w:t xml:space="preserve"> </w:t>
      </w:r>
      <w:ins w:id="100419" w:author="קלוד" w:date="2026-10-11T13:11:34Z">
        <w:r>
          <w:rPr>
            <w:rtl/>
          </w:rPr>
          <w:t xml:space="preserve">חשוב</w:t>
        </w:r>
      </w:ins>
      <w:del w:id="100420" w:author="קלוד" w:date="2026-10-11T13:11:34Z">
        <w:r w:rsidRPr="006F178A">
          <w:rPr>
            <w:rtl/>
          </w:rPr>
          <w:delText xml:space="preserve">חשיבי</w:delText>
        </w:r>
      </w:del>
      <w:r w:rsidRPr="006F178A">
        <w:rPr>
          <w:rtl/>
        </w:rPr>
        <w:t xml:space="preserve"> </w:t>
      </w:r>
      <w:ins w:id="96059" w:author="מנוע מכני" w:date="2026-10-11T12:04:39Z">
        <w:ins w:id="100417" w:author="קלוד" w:date="2026-10-11T13:11:34Z">
          <w:r>
            <w:rPr>
              <w:rtl/>
            </w:rPr>
            <w:t xml:space="preserve">לאנשים</w:t>
          </w:r>
        </w:ins>
        <w:del w:id="100418" w:author="קלוד" w:date="2026-10-11T13:11:34Z">
          <w:r>
            <w:rPr>
              <w:rtl/>
            </w:rPr>
            <w:delText xml:space="preserve">לאנשים</w:delText>
          </w:r>
          <w:r w:rsidRPr="006F178A">
            <w:rPr>
              <w:rtl/>
            </w:rPr>
            <w:delText xml:space="preserve">,</w:delText>
          </w:r>
        </w:del>
      </w:ins>
      <w:del w:id="96060" w:author="מנוע מכני" w:date="2026-10-11T12:04:39Z">
        <w:r w:rsidRPr="006F178A">
          <w:rPr>
            <w:rtl/>
          </w:rPr>
          <w:delText xml:space="preserve">לאינשי</w:delText>
        </w:r>
      </w:del>
      <w:r w:rsidRPr="006F178A">
        <w:rPr>
          <w:rtl/>
        </w:rPr>
        <w:t xml:space="preserve"> </w:t>
      </w:r>
      <w:r w:rsidRPr="006F178A">
        <w:rPr>
          <w:rtl/>
        </w:rPr>
        <w:t xml:space="preserve">לא</w:t>
      </w:r>
      <w:r w:rsidRPr="006F178A">
        <w:rPr>
          <w:rtl/>
        </w:rPr>
        <w:t xml:space="preserve"> </w:t>
      </w:r>
      <w:ins w:id="100415" w:author="קלוד" w:date="2026-10-11T13:11:34Z">
        <w:r>
          <w:rPr>
            <w:rtl/>
          </w:rPr>
          <w:t xml:space="preserve">יימצא</w:t>
        </w:r>
      </w:ins>
      <w:del w:id="100416" w:author="קלוד" w:date="2026-10-11T13:11:34Z">
        <w:r w:rsidRPr="006F178A">
          <w:rPr>
            <w:rtl/>
          </w:rPr>
          <w:delText xml:space="preserve">לישתכח</w:delText>
        </w:r>
      </w:del>
      <w:r w:rsidRPr="006F178A">
        <w:rPr>
          <w:rtl/>
        </w:rPr>
        <w:t xml:space="preserve"> </w:t>
      </w:r>
      <w:ins w:id="92999" w:author="מנוע מכני" w:date="2026-10-11T12:04:39Z">
        <w:r>
          <w:rPr>
            <w:rtl/>
          </w:rPr>
          <w:t xml:space="preserve">לו</w:t>
        </w:r>
      </w:ins>
      <w:del w:id="93000" w:author="מנוע מכני" w:date="2026-10-11T12:04:39Z">
        <w:r w:rsidRPr="006F178A">
          <w:rPr>
            <w:rtl/>
          </w:rPr>
          <w:delText xml:space="preserve">ליה</w:delText>
        </w:r>
      </w:del>
      <w:r w:rsidRPr="006F178A">
        <w:rPr>
          <w:rtl/>
        </w:rPr>
        <w:t xml:space="preserve">. [אבל עדיין </w:t>
      </w:r>
      <w:r w:rsidRPr="006F178A">
        <w:rPr>
          <w:rtl/>
        </w:rPr>
        <w:t xml:space="preserve">לא</w:t>
      </w:r>
      <w:r w:rsidRPr="006F178A">
        <w:rPr>
          <w:rtl/>
        </w:rPr>
        <w:t xml:space="preserve"> חשיב]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pStyle w:val="Hadran"/>
        <w:rPr>
          <w:rStyle w:val="afffe"/>
          <w:sz w:val="20"/>
          <w:rtl/>
        </w:rPr>
        <w:sectPr w:rsidR="00E9703F" w:rsidSect="00FB6CBE">
          <w:pgSz w:w="6804" w:h="11907" w:code="8"/>
          <w:pgMar w:top="567" w:right="567" w:bottom="284" w:left="567" w:header="284" w:footer="284" w:gutter="0"/>
          <w:pgNumType w:start="1"/>
          <w:cols w:space="284"/>
          <w:bidi/>
          <w:rtlGutter/>
          <w:docGrid w:linePitch="360"/>
        </w:sectPr>
        <w:pPrChange w:id="101673" w:author="Claude" w:date="2026-10-11T09:08:22Z">
          <w:pPr>
            <w:pStyle w:val="affff"/>
            <w:rPr>
              <w:rStyle w:val="afffe"/>
              <w:sz w:val="20"/>
              <w:rtl/>
            </w:rPr>
            <w:sectPr w:rsidR="00E9703F" w:rsidSect="00FB6CBE">
              <w:pgSz w:w="6804" w:h="11907" w:code="8"/>
              <w:pgMar w:top="567" w:right="567" w:bottom="284" w:left="567" w:header="284" w:footer="284" w:gutter="0"/>
              <w:pgNumType w:start="1"/>
              <w:cols w:space="284"/>
              <w:bidi/>
              <w:rtlGutter/>
              <w:docGrid w:linePitch="360"/>
            </w:sectPr>
          </w:pPr>
        </w:pPrChange>
      </w:pPr>
      <w:r w:rsidRPr="006F178A">
        <w:rPr>
          <w:rStyle w:val="afffe"/>
          <w:rFonts w:hint="cs"/>
          <w:sz w:val="20"/>
          <w:rtl/>
        </w:rPr>
        <w:t>הדרן עלך המוציא יין</w:t>
      </w:r>
    </w:p>
    <w:p w:rsidR="00E9703F" w:rsidRDefault="00E9703F" w:rsidP="00E9703F">
      <w:pPr>
        <w:pStyle w:val="afff6"/>
        <w:framePr w:wrap="around"/>
        <w:spacing w:line="276" w:lineRule="auto"/>
        <w:rPr>
          <w:del w:id="100566" w:author="Claude" w:date="2026-10-11T09:08:03Z"/>
          <w:rFonts w:ascii="Fb Fontext" w:hAnsi="Fb Fontext"/>
          <w:sz w:val="20"/>
          <w:rtl/>
        </w:rPr>
      </w:pPr>
      <w:del w:id="100565" w:author="Claude" w:date="2026-10-11T09:08:03Z">
        <w:r w:rsidRPr="006F178A">
          <w:rPr>
            <w:rFonts w:ascii="Fb Fontext" w:hAnsi="Fb Fontext" w:hint="cs"/>
            <w:sz w:val="20"/>
            <w:rtl/>
          </w:rPr>
          <w:lastRenderedPageBreak/>
          <w:delText xml:space="preserve">פרק תשיעי</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פב.</w:t>
      </w:r>
    </w:p>
    <w:p w:rsidR="00E9703F" w:rsidRPr="006F178A" w:rsidRDefault="00E9703F" w:rsidP="00E9703F">
      <w:pPr>
        <w:pStyle w:val="afff8"/>
        <w:framePr w:wrap="around"/>
        <w:spacing w:after="0" w:line="276" w:lineRule="auto"/>
        <w:rPr>
          <w:rtl/>
        </w:rPr>
      </w:pPr>
      <w:r w:rsidRPr="006F178A">
        <w:rPr>
          <w:rFonts w:hint="cs"/>
          <w:rtl/>
        </w:rPr>
        <w:t xml:space="preserve">פב. </w:t>
      </w:r>
      <w:r w:rsidRPr="006F178A">
        <w:rPr>
          <w:rtl/>
        </w:rPr>
        <w:t>–</w:t>
      </w:r>
      <w:r w:rsidRPr="006F178A">
        <w:rPr>
          <w:rFonts w:hint="cs"/>
          <w:rtl/>
        </w:rPr>
        <w:t>צ:</w:t>
      </w:r>
    </w:p>
    <w:p>
      <w:pPr>
        <w:pStyle w:val="afff7"/>
        <w:framePr w:wrap="around"/>
        <w:spacing w:line="276" w:lineRule="auto"/>
        <w:rPr>
          <w:del w:id="100572" w:author="Claude" w:date="2026-10-11T09:08:03Z"/>
          <w:sz w:val="20"/>
          <w:rtl/>
        </w:rPr>
      </w:pPr>
      <w:ins w:id="40694" w:author="Claude" w:date="2026-10-11T09:07:39Z">
        <w:del w:id="100567" w:author="Claude" w:date="2026-10-11T09:08:03Z">
          <w:r w:rsidRPr="006F178A">
            <w:rPr>
              <w:rFonts w:hint="cs"/>
              <w:sz w:val="20"/>
              <w:rtl/>
            </w:rPr>
            <w:delText xml:space="preserve">אמר</w:delText>
          </w:r>
        </w:del>
        <w:del w:id="100568" w:author="Claude" w:date="2026-10-11T09:08:03Z">
          <w:r w:rsidRPr="006F178A">
            <w:rPr>
              <w:sz w:val="20"/>
              <w:rtl/>
            </w:rPr>
            <w:delText xml:space="preserve"> </w:delText>
          </w:r>
        </w:del>
        <w:del w:id="100569" w:author="Claude" w:date="2026-10-11T09:08:03Z">
          <w:r w:rsidRPr="006F178A">
            <w:rPr>
              <w:rFonts w:hint="cs"/>
              <w:sz w:val="20"/>
              <w:rtl/>
            </w:rPr>
            <w:delText xml:space="preserve">רבי</w:delText>
          </w:r>
        </w:del>
        <w:del w:id="100570" w:author="Claude" w:date="2026-10-11T09:08:03Z">
          <w:r w:rsidRPr="006F178A">
            <w:rPr>
              <w:sz w:val="20"/>
              <w:rtl/>
            </w:rPr>
            <w:delText xml:space="preserve"> </w:delText>
          </w:r>
        </w:del>
        <w:del w:id="100571" w:author="Claude" w:date="2026-10-11T09:08:03Z">
          <w:r w:rsidRPr="006F178A">
            <w:rPr>
              <w:rFonts w:hint="cs"/>
              <w:sz w:val="20"/>
              <w:rtl/>
            </w:rPr>
            <w:delText xml:space="preserve">עקיבא</w:delText>
          </w:r>
        </w:del>
      </w:ins>
    </w:p>
    <w:p>
      <w:pPr>
        <w:pStyle w:val="PetichatPerek"/>
        <w:rPr>
          <w:ins w:id="100564" w:author="Claude" w:date="2026-10-11T09:08:03Z"/>
        </w:rPr>
      </w:pPr>
      <w:ins w:id="100563" w:author="Claude" w:date="2026-10-11T09:08:03Z">
        <w:r>
          <w:rPr>
            <w:rFonts w:ascii="Fb Fontext" w:hAnsi="Fb Fontext" w:hint="cs"/>
            <w:sz w:val="20"/>
            <w:rtl/>
          </w:rPr>
          <w:t xml:space="preserve">פרק תשיעי</w:t>
        </w:r>
        <w:r>
          <w:rPr>
            <w:rFonts w:ascii="Fb Fontext" w:hAnsi="Fb Fontext" w:hint="cs"/>
            <w:sz w:val="20"/>
            <w:rtl/>
          </w:rPr>
          <w:t xml:space="preserve"> - </w:t>
        </w:r>
        <w:r>
          <w:rPr>
            <w:rFonts w:hint="cs"/>
            <w:sz w:val="20"/>
            <w:rtl/>
          </w:rPr>
          <w:t xml:space="preserve">אמר רבי עקיבא</w:t>
        </w:r>
      </w:ins>
    </w:p>
    <w:p w:rsidR="00E9703F" w:rsidRPr="009757B9" w:rsidRDefault="00E9703F" w:rsidP="00E9703F">
      <w:pPr>
        <w:pStyle w:val="afff9"/>
        <w:spacing w:before="120"/>
        <w:rPr>
          <w:b/>
          <w:rtl/>
        </w:rPr>
        <w:pPrChange w:id="90046" w:author="קלוד" w:date="2026-10-11T12:09:42Z">
          <w:pPr>
            <w:pStyle w:val="afff9"/>
          </w:pPr>
        </w:pPrChange>
      </w:pPr>
      <w:r w:rsidRPr="009757B9">
        <w:rPr>
          <w:rFonts w:hint="cs"/>
          <w:b/>
          <w:rtl/>
          <w:rPrChange w:id="40303" w:author="Claude" w:date="2026-10-11T09:07:39Z">
            <w:rPr>
              <w:rFonts w:hint="cs"/>
              <w:b/>
              <w:sz w:val="20"/>
              <w:rtl/>
            </w:rPr>
          </w:rPrChange>
        </w:rPr>
        <w:t>משנה</w:t>
      </w:r>
      <w:r w:rsidRPr="009757B9">
        <w:rPr>
          <w:b/>
          <w:rtl/>
          <w:rPrChange w:id="40304" w:author="Claude" w:date="2026-10-11T09:07:39Z">
            <w:rPr>
              <w:b/>
              <w:sz w:val="20"/>
              <w:rtl/>
            </w:rPr>
          </w:rPrChange>
        </w:rPr>
        <w:t>.</w:t>
      </w:r>
    </w:p>
    <w:p w:rsidR="00E9703F" w:rsidRPr="006F178A" w:rsidRDefault="00E9703F" w:rsidP="00E9703F">
      <w:pPr>
        <w:pStyle w:val="afff7"/>
        <w:framePr w:wrap="around"/>
        <w:spacing w:line="276" w:lineRule="auto"/>
        <w:rPr>
          <w:del w:id="40701" w:author="Claude" w:date="2026-10-11T09:07:39Z"/>
          <w:sz w:val="20"/>
          <w:rtl/>
        </w:rPr>
      </w:pPr>
      <w:del w:id="40696" w:author="Claude" w:date="2026-10-11T09:07:39Z">
        <w:r w:rsidRPr="006F178A">
          <w:rPr>
            <w:rFonts w:hint="cs"/>
            <w:sz w:val="20"/>
            <w:rtl/>
          </w:rPr>
          <w:delText xml:space="preserve">אמר</w:delText>
        </w:r>
      </w:del>
      <w:del w:id="40697" w:author="Claude" w:date="2026-10-11T09:07:39Z">
        <w:r w:rsidRPr="006F178A">
          <w:rPr>
            <w:sz w:val="20"/>
            <w:rtl/>
          </w:rPr>
          <w:delText xml:space="preserve"> </w:delText>
        </w:r>
      </w:del>
      <w:del w:id="40698" w:author="Claude" w:date="2026-10-11T09:07:39Z">
        <w:r w:rsidRPr="006F178A">
          <w:rPr>
            <w:rFonts w:hint="cs"/>
            <w:sz w:val="20"/>
            <w:rtl/>
          </w:rPr>
          <w:delText xml:space="preserve">רבי</w:delText>
        </w:r>
      </w:del>
      <w:del w:id="40699" w:author="Claude" w:date="2026-10-11T09:07:39Z">
        <w:r w:rsidRPr="006F178A">
          <w:rPr>
            <w:sz w:val="20"/>
            <w:rtl/>
          </w:rPr>
          <w:delText xml:space="preserve"> </w:delText>
        </w:r>
      </w:del>
      <w:del w:id="40700" w:author="Claude" w:date="2026-10-11T09:07:39Z">
        <w:r w:rsidRPr="006F178A">
          <w:rPr>
            <w:rFonts w:hint="cs"/>
            <w:sz w:val="20"/>
            <w:rtl/>
          </w:rPr>
          <w:delText xml:space="preserve">עקיבא</w:delText>
        </w:r>
      </w:del>
    </w:p>
    <w:p>
      <w:pPr>
        <w:pStyle w:val="MishnaBatzad"/>
        <w:rPr>
          <w:ins w:id="20513" w:author="קלוד" w:date="2026-10-11T09:07:15Z"/>
        </w:rPr>
      </w:pPr>
      <w:ins w:id="20512" w:author="קלוד" w:date="2026-10-11T09:07:15Z">
        <w:r>
          <w:t xml:space="preserve">משנה א</w:t>
        </w:r>
      </w:ins>
    </w:p>
    <w:p w:rsidR="00E9703F" w:rsidRDefault="00E9703F" w:rsidP="00E9703F">
      <w:pPr>
        <w:pStyle w:val="afff9"/>
        <w:rPr>
          <w:b/>
          <w:rtl/>
        </w:rPr>
      </w:pPr>
      <w:r>
        <w:rPr>
          <w:rFonts w:hint="cs"/>
          <w:b/>
          <w:rtl/>
        </w:rPr>
        <w:t xml:space="preserve">אמר </w:t>
      </w:r>
      <w:r>
        <w:rPr>
          <w:rStyle w:val="TanaimMishna"/>
          <w:rFonts w:hint="cs"/>
          <w:b/>
          <w:rtl/>
          <w:rPrChange w:id="20034" w:author="קלוד" w:date="2026-10-11T09:07:15Z">
            <w:rPr>
              <w:rFonts w:hint="cs"/>
              <w:b/>
              <w:rtl/>
            </w:rPr>
          </w:rPrChange>
        </w:rPr>
        <w:t xml:space="preserve">רבי עקיבא</w:t>
      </w:r>
      <w:r>
        <w:rPr>
          <w:rStyle w:val="TanaimMishna"/>
          <w:b/>
          <w:rtl/>
          <w:rPrChange w:id="100482" w:author="Claude" w:date="2026-10-11T09:08:03Z">
            <w:rPr>
              <w:b/>
              <w:rtl/>
            </w:rPr>
          </w:rPrChange>
        </w:rPr>
        <w:t xml:space="preserve">:</w:t>
      </w:r>
      <w:r>
        <w:rPr>
          <w:b/>
          <w:rtl/>
        </w:rPr>
        <w:t xml:space="preserve"> </w:t>
      </w:r>
      <w:r w:rsidRPr="009757B9">
        <w:rPr>
          <w:rFonts w:hint="cs"/>
          <w:b/>
          <w:rtl/>
        </w:rPr>
        <w:t>מניין</w:t>
      </w:r>
      <w:r w:rsidRPr="009757B9">
        <w:rPr>
          <w:b/>
          <w:rtl/>
        </w:rPr>
        <w:t xml:space="preserve"> </w:t>
      </w:r>
      <w:r w:rsidRPr="009757B9">
        <w:rPr>
          <w:rFonts w:hint="cs"/>
          <w:b/>
          <w:rtl/>
        </w:rPr>
        <w:t>לעבודה</w:t>
      </w:r>
      <w:r w:rsidRPr="009757B9">
        <w:rPr>
          <w:b/>
          <w:rtl/>
        </w:rPr>
        <w:t xml:space="preserve"> </w:t>
      </w:r>
      <w:r w:rsidRPr="009757B9">
        <w:rPr>
          <w:rFonts w:hint="cs"/>
          <w:b/>
          <w:rtl/>
        </w:rPr>
        <w:t>זרה</w:t>
      </w:r>
      <w:r w:rsidRPr="009757B9">
        <w:rPr>
          <w:b/>
          <w:rtl/>
        </w:rPr>
        <w:t xml:space="preserve"> </w:t>
      </w:r>
      <w:r w:rsidRPr="009757B9">
        <w:rPr>
          <w:rFonts w:hint="cs"/>
          <w:b/>
          <w:rtl/>
        </w:rPr>
        <w:t>שמטמאה</w:t>
      </w:r>
      <w:r w:rsidRPr="009757B9">
        <w:rPr>
          <w:b/>
          <w:rtl/>
        </w:rPr>
        <w:t xml:space="preserve"> </w:t>
      </w:r>
      <w:r w:rsidRPr="009757B9">
        <w:rPr>
          <w:rFonts w:hint="cs"/>
          <w:b/>
          <w:rtl/>
        </w:rPr>
        <w:t>במשא</w:t>
      </w:r>
      <w:r w:rsidRPr="009757B9">
        <w:rPr>
          <w:b/>
          <w:rtl/>
        </w:rPr>
        <w:t xml:space="preserve"> </w:t>
      </w:r>
      <w:r w:rsidRPr="009757B9">
        <w:rPr>
          <w:rFonts w:hint="cs"/>
          <w:b/>
          <w:rtl/>
        </w:rPr>
        <w:t>כנדה</w:t>
      </w:r>
      <w:r w:rsidRPr="009757B9">
        <w:rPr>
          <w:b/>
          <w:rtl/>
        </w:rPr>
        <w:t xml:space="preserve"> </w:t>
      </w:r>
      <w:r w:rsidRPr="009757B9">
        <w:rPr>
          <w:rFonts w:hint="cs"/>
          <w:b/>
          <w:rtl/>
        </w:rPr>
        <w:t>שנאמר</w:t>
      </w:r>
      <w:r w:rsidRPr="009757B9">
        <w:rPr>
          <w:b/>
          <w:rtl/>
        </w:rPr>
        <w:t xml:space="preserve"> </w:t>
      </w:r>
      <w:r w:rsidRPr="009757B9">
        <w:rPr>
          <w:rFonts w:hint="cs"/>
          <w:b/>
          <w:rtl/>
        </w:rPr>
        <w:t>'תזרם</w:t>
      </w:r>
      <w:r w:rsidRPr="009757B9">
        <w:rPr>
          <w:b/>
          <w:rtl/>
        </w:rPr>
        <w:t xml:space="preserve"> </w:t>
      </w:r>
      <w:r w:rsidRPr="009757B9">
        <w:rPr>
          <w:rFonts w:hint="cs"/>
          <w:b/>
          <w:rtl/>
        </w:rPr>
        <w:t>כמו</w:t>
      </w:r>
      <w:r w:rsidRPr="009757B9">
        <w:rPr>
          <w:b/>
          <w:rtl/>
        </w:rPr>
        <w:t xml:space="preserve"> </w:t>
      </w:r>
      <w:r w:rsidRPr="009757B9">
        <w:rPr>
          <w:rFonts w:hint="cs"/>
          <w:b/>
          <w:rtl/>
        </w:rPr>
        <w:t>דוה'</w:t>
      </w:r>
    </w:p>
    <w:p w:rsidR="00E9703F" w:rsidRPr="009757B9" w:rsidRDefault="00E9703F" w:rsidP="00E9703F">
      <w:pPr>
        <w:pStyle w:val="afff9"/>
        <w:rPr>
          <w:b/>
          <w:rtl/>
        </w:rPr>
      </w:pPr>
      <w:r w:rsidRPr="009757B9">
        <w:rPr>
          <w:rFonts w:hint="cs"/>
          <w:b/>
          <w:rtl/>
          <w:rPrChange w:id="40305" w:author="Claude" w:date="2026-10-11T09:07:39Z">
            <w:rPr>
              <w:rFonts w:hint="cs"/>
              <w:b/>
              <w:sz w:val="20"/>
              <w:rtl/>
            </w:rPr>
          </w:rPrChange>
        </w:rPr>
        <w:t>צא</w:t>
      </w:r>
      <w:r w:rsidRPr="009757B9">
        <w:rPr>
          <w:b/>
          <w:rtl/>
          <w:rPrChange w:id="40306" w:author="Claude" w:date="2026-10-11T09:07:39Z">
            <w:rPr>
              <w:b/>
              <w:sz w:val="20"/>
              <w:rtl/>
            </w:rPr>
          </w:rPrChange>
        </w:rPr>
        <w:t xml:space="preserve"> </w:t>
      </w:r>
      <w:r w:rsidRPr="009757B9">
        <w:rPr>
          <w:rFonts w:hint="cs"/>
          <w:b/>
          <w:rtl/>
          <w:rPrChange w:id="40307" w:author="Claude" w:date="2026-10-11T09:07:39Z">
            <w:rPr>
              <w:rFonts w:hint="cs"/>
              <w:b/>
              <w:sz w:val="20"/>
              <w:rtl/>
            </w:rPr>
          </w:rPrChange>
        </w:rPr>
        <w:t>תאמר</w:t>
      </w:r>
      <w:r w:rsidRPr="009757B9">
        <w:rPr>
          <w:b/>
          <w:rtl/>
          <w:rPrChange w:id="40308" w:author="Claude" w:date="2026-10-11T09:07:39Z">
            <w:rPr>
              <w:b/>
              <w:sz w:val="20"/>
              <w:rtl/>
            </w:rPr>
          </w:rPrChange>
        </w:rPr>
        <w:t xml:space="preserve"> </w:t>
      </w:r>
      <w:r w:rsidRPr="009757B9">
        <w:rPr>
          <w:rFonts w:hint="cs"/>
          <w:b/>
          <w:rtl/>
          <w:rPrChange w:id="40309" w:author="Claude" w:date="2026-10-11T09:07:39Z">
            <w:rPr>
              <w:rFonts w:hint="cs"/>
              <w:b/>
              <w:sz w:val="20"/>
              <w:rtl/>
            </w:rPr>
          </w:rPrChange>
        </w:rPr>
        <w:t>לו</w:t>
      </w:r>
      <w:r w:rsidRPr="009757B9">
        <w:rPr>
          <w:b/>
          <w:rtl/>
          <w:rPrChange w:id="40310" w:author="Claude" w:date="2026-10-11T09:07:39Z">
            <w:rPr>
              <w:b/>
              <w:sz w:val="20"/>
              <w:rtl/>
            </w:rPr>
          </w:rPrChange>
        </w:rPr>
        <w:t xml:space="preserve">, </w:t>
      </w:r>
      <w:r w:rsidRPr="009757B9">
        <w:rPr>
          <w:rFonts w:hint="cs"/>
          <w:b/>
          <w:rtl/>
          <w:rPrChange w:id="40311" w:author="Claude" w:date="2026-10-11T09:07:39Z">
            <w:rPr>
              <w:rFonts w:hint="cs"/>
              <w:b/>
              <w:sz w:val="20"/>
              <w:rtl/>
            </w:rPr>
          </w:rPrChange>
        </w:rPr>
        <w:t>מה</w:t>
      </w:r>
      <w:r w:rsidRPr="009757B9">
        <w:rPr>
          <w:b/>
          <w:rtl/>
          <w:rPrChange w:id="40312" w:author="Claude" w:date="2026-10-11T09:07:39Z">
            <w:rPr>
              <w:b/>
              <w:sz w:val="20"/>
              <w:rtl/>
            </w:rPr>
          </w:rPrChange>
        </w:rPr>
        <w:t xml:space="preserve"> </w:t>
      </w:r>
      <w:r w:rsidRPr="009757B9">
        <w:rPr>
          <w:rFonts w:hint="cs"/>
          <w:b/>
          <w:rtl/>
          <w:rPrChange w:id="40313" w:author="Claude" w:date="2026-10-11T09:07:39Z">
            <w:rPr>
              <w:rFonts w:hint="cs"/>
              <w:b/>
              <w:sz w:val="20"/>
              <w:rtl/>
            </w:rPr>
          </w:rPrChange>
        </w:rPr>
        <w:t>נדה</w:t>
      </w:r>
      <w:r w:rsidRPr="009757B9">
        <w:rPr>
          <w:b/>
          <w:rtl/>
          <w:rPrChange w:id="40314" w:author="Claude" w:date="2026-10-11T09:07:39Z">
            <w:rPr>
              <w:b/>
              <w:sz w:val="20"/>
              <w:rtl/>
            </w:rPr>
          </w:rPrChange>
        </w:rPr>
        <w:t xml:space="preserve"> </w:t>
      </w:r>
      <w:r w:rsidRPr="009757B9">
        <w:rPr>
          <w:rFonts w:hint="cs"/>
          <w:b/>
          <w:rtl/>
          <w:rPrChange w:id="40315" w:author="Claude" w:date="2026-10-11T09:07:39Z">
            <w:rPr>
              <w:rFonts w:hint="cs"/>
              <w:b/>
              <w:sz w:val="20"/>
              <w:rtl/>
            </w:rPr>
          </w:rPrChange>
        </w:rPr>
        <w:t>מטמאה</w:t>
      </w:r>
      <w:r w:rsidRPr="009757B9">
        <w:rPr>
          <w:b/>
          <w:rtl/>
          <w:rPrChange w:id="40316" w:author="Claude" w:date="2026-10-11T09:07:39Z">
            <w:rPr>
              <w:b/>
              <w:sz w:val="20"/>
              <w:rtl/>
            </w:rPr>
          </w:rPrChange>
        </w:rPr>
        <w:t xml:space="preserve"> </w:t>
      </w:r>
      <w:r w:rsidRPr="009757B9">
        <w:rPr>
          <w:rFonts w:hint="cs"/>
          <w:b/>
          <w:rtl/>
          <w:rPrChange w:id="40317" w:author="Claude" w:date="2026-10-11T09:07:39Z">
            <w:rPr>
              <w:rFonts w:hint="cs"/>
              <w:b/>
              <w:sz w:val="20"/>
              <w:rtl/>
            </w:rPr>
          </w:rPrChange>
        </w:rPr>
        <w:t>במשא</w:t>
      </w:r>
      <w:r w:rsidRPr="009757B9">
        <w:rPr>
          <w:b/>
          <w:rtl/>
          <w:rPrChange w:id="40318" w:author="Claude" w:date="2026-10-11T09:07:39Z">
            <w:rPr>
              <w:b/>
              <w:sz w:val="20"/>
              <w:rtl/>
            </w:rPr>
          </w:rPrChange>
        </w:rPr>
        <w:t xml:space="preserve"> - </w:t>
      </w:r>
      <w:r w:rsidRPr="009757B9">
        <w:rPr>
          <w:rFonts w:hint="cs"/>
          <w:b/>
          <w:rtl/>
          <w:rPrChange w:id="40319" w:author="Claude" w:date="2026-10-11T09:07:39Z">
            <w:rPr>
              <w:rFonts w:hint="cs"/>
              <w:b/>
              <w:sz w:val="20"/>
              <w:rtl/>
            </w:rPr>
          </w:rPrChange>
        </w:rPr>
        <w:t>אף</w:t>
      </w:r>
      <w:r w:rsidRPr="009757B9">
        <w:rPr>
          <w:b/>
          <w:rtl/>
          <w:rPrChange w:id="40320" w:author="Claude" w:date="2026-10-11T09:07:39Z">
            <w:rPr>
              <w:b/>
              <w:sz w:val="20"/>
              <w:rtl/>
            </w:rPr>
          </w:rPrChange>
        </w:rPr>
        <w:t xml:space="preserve"> </w:t>
      </w:r>
      <w:r w:rsidRPr="009757B9">
        <w:rPr>
          <w:rFonts w:hint="cs"/>
          <w:b/>
          <w:rtl/>
          <w:rPrChange w:id="40321" w:author="Claude" w:date="2026-10-11T09:07:39Z">
            <w:rPr>
              <w:rFonts w:hint="cs"/>
              <w:b/>
              <w:sz w:val="20"/>
              <w:rtl/>
            </w:rPr>
          </w:rPrChange>
        </w:rPr>
        <w:t>עבודה</w:t>
      </w:r>
      <w:r w:rsidRPr="009757B9">
        <w:rPr>
          <w:b/>
          <w:rtl/>
          <w:rPrChange w:id="40322" w:author="Claude" w:date="2026-10-11T09:07:39Z">
            <w:rPr>
              <w:b/>
              <w:sz w:val="20"/>
              <w:rtl/>
            </w:rPr>
          </w:rPrChange>
        </w:rPr>
        <w:t xml:space="preserve"> </w:t>
      </w:r>
      <w:r w:rsidRPr="009757B9">
        <w:rPr>
          <w:rFonts w:hint="cs"/>
          <w:b/>
          <w:rtl/>
          <w:rPrChange w:id="40323" w:author="Claude" w:date="2026-10-11T09:07:39Z">
            <w:rPr>
              <w:rFonts w:hint="cs"/>
              <w:b/>
              <w:sz w:val="20"/>
              <w:rtl/>
            </w:rPr>
          </w:rPrChange>
        </w:rPr>
        <w:t>זרה</w:t>
      </w:r>
      <w:r w:rsidRPr="009757B9">
        <w:rPr>
          <w:b/>
          <w:rtl/>
          <w:rPrChange w:id="40324" w:author="Claude" w:date="2026-10-11T09:07:39Z">
            <w:rPr>
              <w:b/>
              <w:sz w:val="20"/>
              <w:rtl/>
            </w:rPr>
          </w:rPrChange>
        </w:rPr>
        <w:t xml:space="preserve"> </w:t>
      </w:r>
      <w:r w:rsidRPr="009757B9">
        <w:rPr>
          <w:rFonts w:hint="cs"/>
          <w:b/>
          <w:rtl/>
          <w:rPrChange w:id="40325" w:author="Claude" w:date="2026-10-11T09:07:39Z">
            <w:rPr>
              <w:rFonts w:hint="cs"/>
              <w:b/>
              <w:sz w:val="20"/>
              <w:rtl/>
            </w:rPr>
          </w:rPrChange>
        </w:rPr>
        <w:t>מטמאה</w:t>
      </w:r>
      <w:r w:rsidRPr="009757B9">
        <w:rPr>
          <w:b/>
          <w:rtl/>
          <w:rPrChange w:id="40326" w:author="Claude" w:date="2026-10-11T09:07:39Z">
            <w:rPr>
              <w:b/>
              <w:sz w:val="20"/>
              <w:rtl/>
            </w:rPr>
          </w:rPrChange>
        </w:rPr>
        <w:t xml:space="preserve"> </w:t>
      </w:r>
      <w:r w:rsidRPr="009757B9">
        <w:rPr>
          <w:rFonts w:hint="cs"/>
          <w:b/>
          <w:rtl/>
          <w:rPrChange w:id="40327" w:author="Claude" w:date="2026-10-11T09:07:39Z">
            <w:rPr>
              <w:rFonts w:hint="cs"/>
              <w:b/>
              <w:sz w:val="20"/>
              <w:rtl/>
            </w:rPr>
          </w:rPrChange>
        </w:rPr>
        <w:t>במשא</w:t>
      </w:r>
      <w:r w:rsidRPr="009757B9">
        <w:rPr>
          <w:b/>
          <w:rtl/>
          <w:rPrChange w:id="40328" w:author="Claude" w:date="2026-10-11T09:07:39Z">
            <w:rPr>
              <w:b/>
              <w:sz w:val="20"/>
              <w:rtl/>
            </w:rPr>
          </w:rPrChange>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713" w:author="קלוד" w:date="2026-10-11T12:33:55Z"/>
        </w:rPr>
      </w:pPr>
      <w:ins w:id="90714" w:author="קלוד" w:date="2026-10-11T12:33:55Z">
        <w:r>
          <w:rPr>
            <w:color w:val="7B3F00"/>
          </w:rPr>
          <w:t xml:space="preserve">בית הסמוך לע"ז שנפל - כונס ארבע אמות ובונה</w:t>
        </w:r>
      </w:ins>
    </w:p>
    <w:p w:rsidR="00E9703F" w:rsidRPr="006F178A" w:rsidRDefault="00E9703F" w:rsidP="00E9703F">
      <w:pPr>
        <w:rPr>
          <w:rtl/>
        </w:rPr>
      </w:pPr>
      <w:r w:rsidRPr="006F178A">
        <w:rPr>
          <w:rFonts w:ascii="Fb Fontext" w:hAnsi="Fb Fontext"/>
          <w:rtl/>
        </w:rPr>
        <w:t xml:space="preserve">ביתו סמוך </w:t>
      </w:r>
      <w:r w:rsidRPr="006F178A">
        <w:rPr>
          <w:rFonts w:ascii="Fb Fontext" w:hAnsi="Fb Fontext"/>
          <w:rtl/>
        </w:rPr>
        <w:t xml:space="preserve">לע"ז</w:t>
      </w:r>
      <w:r w:rsidRPr="006F178A">
        <w:rPr>
          <w:rFonts w:ascii="Fb Fontext" w:hAnsi="Fb Fontext"/>
          <w:rtl/>
        </w:rPr>
        <w:t xml:space="preserve"> ונפל - אסור לבנותו. אלא כונס לתוך שלו ד"א ובונה.</w:t>
      </w:r>
    </w:p>
    <w:p w:rsidR="00E9703F" w:rsidRPr="006F178A" w:rsidRDefault="00E9703F" w:rsidP="00E9703F">
      <w:pPr>
        <w:rPr>
          <w:rtl/>
        </w:rPr>
      </w:pPr>
      <w:r w:rsidRPr="006F178A">
        <w:rPr>
          <w:rtl/>
        </w:rPr>
        <w:t xml:space="preserve">שלו ושל </w:t>
      </w:r>
      <w:r w:rsidRPr="006F178A">
        <w:rPr>
          <w:rtl/>
        </w:rPr>
        <w:t xml:space="preserve">ע"ז</w:t>
      </w:r>
      <w:r w:rsidRPr="006F178A">
        <w:rPr>
          <w:rFonts w:hint="cs"/>
          <w:rtl/>
        </w:rPr>
        <w:t>-</w:t>
      </w:r>
      <w:r w:rsidRPr="006F178A">
        <w:rPr>
          <w:rtl/>
        </w:rPr>
        <w:t xml:space="preserve"> נידון מחצה על מחצה.</w:t>
      </w:r>
    </w:p>
    <w:p>
      <w:pPr>
        <w:pStyle w:val="38"/>
        <w:rPr>
          <w:ins w:id="97903" w:author="מנוע מכני" w:date="2026-10-11T12:04:39Z"/>
        </w:rPr>
      </w:pPr>
      <w:r w:rsidRPr="006F178A">
        <w:t>אבניו ועציו ועפריו</w:t>
      </w:r>
      <w:r w:rsidRPr="006F178A">
        <w:t xml:space="preserve"> לרבנן:</w:t>
      </w:r>
    </w:p>
    <w:p w:rsidR="00E9703F" w:rsidRPr="006F178A" w:rsidRDefault="00E9703F" w:rsidP="00E9703F">
      <w:pPr>
        <w:rPr>
          <w:rtl/>
        </w:rPr>
      </w:pPr>
      <w:del w:id="97904"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מטמאים כשרץ, -</w:t>
      </w:r>
      <w:r>
        <w:rPr>
          <w:rFonts w:ascii="Fb Fontext" w:hAnsi="Fb Fontext" w:hint="cs"/>
          <w:sz w:val="20"/>
          <w:rtl/>
        </w:rPr>
        <w:t>'</w:t>
      </w:r>
      <w:r w:rsidRPr="006F178A">
        <w:rPr>
          <w:rStyle w:val="afffff0"/>
          <w:rFonts w:ascii="Fb Fontext" w:hAnsi="Fb Fontext"/>
          <w:sz w:val="20"/>
          <w:rtl/>
        </w:rPr>
        <w:t xml:space="preserve">שקץ תשקצנו </w:t>
      </w:r>
      <w:r>
        <w:rPr>
          <w:rStyle w:val="afffff0"/>
          <w:rFonts w:ascii="Fb Fontext" w:hAnsi="Fb Fontext"/>
          <w:sz w:val="20"/>
          <w:rtl/>
        </w:rPr>
        <w:t xml:space="preserve">וגו</w:t>
      </w:r>
      <w:r>
        <w:rPr>
          <w:rFonts w:ascii="Fb Fontext" w:hAnsi="Fb Fontext"/>
          <w:sz w:val="20"/>
          <w:rtl/>
        </w:rPr>
        <w:t xml:space="preserve">'</w:t>
      </w:r>
      <w:r w:rsidRPr="006F178A">
        <w:rPr>
          <w:rFonts w:ascii="Fb Fontext" w:hAnsi="Fb Fontext"/>
          <w:sz w:val="20"/>
          <w:rtl/>
        </w:rPr>
        <w:t>.</w:t>
      </w:r>
    </w:p>
    <w:p w:rsidR="00E9703F" w:rsidRDefault="00E9703F" w:rsidP="00E9703F">
      <w:pPr>
        <w:pStyle w:val="affffd"/>
        <w:spacing w:after="0"/>
        <w:rPr>
          <w:del w:id="90065" w:author="מנוע עיצוב" w:date="2026-10-11T12:09:26Z"/>
          <w:rFonts w:ascii="MS Mincho" w:hAnsi="MS Mincho"/>
          <w:bCs w:val="0"/>
          <w:rtl/>
        </w:rPr>
      </w:pPr>
      <w:del w:id="90064"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099" w:author="קלוד" w:date="2026-10-11T09:07:15Z">
          <w:pPr>
            <w:pStyle w:val="affff1"/>
            <w:rPr>
              <w:b w:val="0"/>
              <w:rtl/>
            </w:rPr>
          </w:pPr>
        </w:pPrChange>
      </w:pPr>
      <w:ins w:id="9831" w:author="מספור קטעי משנה" w:date="2026-10-11T09:35:03Z">
        <w:r>
          <w:rPr>
            <w:rStyle w:val="MisparKeta"/>
          </w:rPr>
          <w:t xml:space="preserve">א. </w:t>
        </w:r>
      </w:ins>
      <w:r w:rsidRPr="009757B9">
        <w:rPr>
          <w:rtl/>
        </w:rPr>
        <w:t xml:space="preserve">רבי עקיבא: כנדה, דתזרם כמו דוה, </w:t>
      </w:r>
      <w:r>
        <w:rPr>
          <w:rtl/>
        </w:rPr>
        <w:t>וכו'</w:t>
      </w:r>
      <w:r w:rsidRPr="009757B9">
        <w:rPr>
          <w:rtl/>
        </w:rPr>
        <w:t>.</w:t>
      </w:r>
    </w:p>
    <w:p>
      <w:pPr>
        <w:pStyle w:val="38"/>
        <w:rPr>
          <w:ins w:id="97905" w:author="מנוע מכני" w:date="2026-10-11T12:04:39Z"/>
        </w:rPr>
      </w:pPr>
      <w:r w:rsidRPr="006F178A">
        <w:t xml:space="preserve">רבה:</w:t>
      </w:r>
    </w:p>
    <w:p w:rsidR="00E9703F" w:rsidRPr="006F178A" w:rsidRDefault="00E9703F" w:rsidP="00E9703F">
      <w:pPr>
        <w:rPr>
          <w:rtl/>
        </w:rPr>
      </w:pPr>
      <w:del w:id="97906" w:author="מנוע מכני" w:date="2026-10-11T12:04:39Z">
        <w:r w:rsidRPr="006F178A">
          <w:rPr>
            <w:rFonts w:ascii="Fb Fontext" w:hAnsi="Fb Fontext"/>
            <w:rtl/>
          </w:rPr>
          <w:delText xml:space="preserve"> </w:delText>
        </w:r>
      </w:del>
      <w:r>
        <w:rPr>
          <w:rFonts w:ascii="Fb Fontext" w:hAnsi="Fb Fontext" w:hint="cs"/>
          <w:rtl/>
        </w:rPr>
        <w:t>'</w:t>
      </w:r>
      <w:ins w:id="91091" w:author="Claude - סמנטי" w:date="2026-10-11T12:28:21Z">
        <w:r>
          <w:rPr>
            <w:rStyle w:val="afffff0"/>
            <w:rFonts w:ascii="Fb Fontext" w:hAnsi="Fb Fontext"/>
            <w:rtl/>
          </w:rPr>
          <w:t xml:space="preserve">תִּזְרֵם</w:t>
        </w:r>
      </w:ins>
      <w:del w:id="91092" w:author="Claude - סמנטי" w:date="2026-10-11T12:28:21Z">
        <w:r w:rsidRPr="006F178A">
          <w:rPr>
            <w:rFonts w:ascii="Fb Fontext" w:hAnsi="Fb Fontext"/>
            <w:rtl/>
          </w:rPr>
          <w:delText xml:space="preserve">תזרם</w:delText>
        </w:r>
      </w:del>
      <w:r>
        <w:rPr>
          <w:rFonts w:ascii="Fb Fontext" w:hAnsi="Fb Fontext" w:hint="cs"/>
          <w:rtl/>
        </w:rPr>
        <w:t>'</w:t>
      </w:r>
      <w:r w:rsidRPr="006F178A">
        <w:rPr>
          <w:rFonts w:ascii="Fb Fontext" w:hAnsi="Fb Fontext"/>
          <w:rtl/>
        </w:rPr>
        <w:t xml:space="preserve"> </w:t>
      </w:r>
      <w:ins w:id="100443" w:author="קלוד" w:date="2026-10-11T13:11:34Z">
        <w:r>
          <w:rPr>
            <w:rFonts w:ascii="Fb Fontext" w:hAnsi="Fb Fontext"/>
            <w:rtl/>
          </w:rPr>
          <w:t xml:space="preserve">שאמר</w:t>
        </w:r>
      </w:ins>
      <w:del w:id="100444" w:author="קלוד" w:date="2026-10-11T13:11:34Z">
        <w:r w:rsidRPr="006F178A">
          <w:rPr>
            <w:rFonts w:ascii="Fb Fontext" w:hAnsi="Fb Fontext"/>
            <w:rtl/>
          </w:rPr>
          <w:delText xml:space="preserve">דאמר</w:delText>
        </w:r>
      </w:del>
      <w:r w:rsidRPr="006F178A">
        <w:rPr>
          <w:rFonts w:ascii="Fb Fontext" w:hAnsi="Fb Fontext"/>
          <w:rtl/>
        </w:rPr>
        <w:t xml:space="preserve"> </w:t>
      </w:r>
      <w:ins w:id="100441" w:author="קלוד" w:date="2026-10-11T13:11:34Z">
        <w:r>
          <w:rPr>
            <w:rFonts w:ascii="Fb Fontext" w:hAnsi="Fb Fontext"/>
            <w:rtl/>
          </w:rPr>
          <w:t xml:space="preserve">הכתוב</w:t>
        </w:r>
      </w:ins>
      <w:del w:id="100442" w:author="קלוד" w:date="2026-10-11T13:11:34Z">
        <w:r w:rsidRPr="006F178A">
          <w:rPr>
            <w:rFonts w:ascii="Fb Fontext" w:hAnsi="Fb Fontext"/>
            <w:rtl/>
          </w:rPr>
          <w:delText xml:space="preserve">קרא</w:delText>
        </w:r>
      </w:del>
      <w:r w:rsidRPr="006F178A">
        <w:rPr>
          <w:rFonts w:ascii="Fb Fontext" w:hAnsi="Fb Fontext"/>
          <w:rtl/>
        </w:rPr>
        <w:t xml:space="preserve"> - </w:t>
      </w:r>
      <w:ins w:id="100439" w:author="קלוד" w:date="2026-10-11T13:11:34Z">
        <w:r>
          <w:rPr>
            <w:rFonts w:ascii="Fb Fontext" w:hAnsi="Fb Fontext"/>
            <w:rtl/>
          </w:rPr>
          <w:t xml:space="preserve">הרחיקם</w:t>
        </w:r>
      </w:ins>
      <w:del w:id="100440" w:author="קלוד" w:date="2026-10-11T13:11:34Z">
        <w:r w:rsidRPr="006F178A">
          <w:rPr>
            <w:rFonts w:ascii="Fb Fontext" w:hAnsi="Fb Fontext"/>
            <w:rtl/>
          </w:rPr>
          <w:delText xml:space="preserve">נכרינהו</w:delText>
        </w:r>
      </w:del>
      <w:r w:rsidRPr="006F178A">
        <w:rPr>
          <w:rFonts w:ascii="Fb Fontext" w:hAnsi="Fb Fontext"/>
          <w:rtl/>
        </w:rPr>
        <w:t xml:space="preserve"> </w:t>
      </w:r>
      <w:ins w:id="100437" w:author="קלוד" w:date="2026-10-11T13:11:34Z">
        <w:r>
          <w:rPr>
            <w:rFonts w:ascii="Fb Fontext" w:hAnsi="Fb Fontext"/>
            <w:rtl/>
          </w:rPr>
          <w:t xml:space="preserve">ממך</w:t>
        </w:r>
      </w:ins>
      <w:del w:id="100438" w:author="קלוד" w:date="2026-10-11T13:11:34Z">
        <w:r w:rsidRPr="006F178A">
          <w:rPr>
            <w:rFonts w:ascii="Fb Fontext" w:hAnsi="Fb Fontext"/>
            <w:rtl/>
          </w:rPr>
          <w:delText xml:space="preserve">מינך</w:delText>
        </w:r>
      </w:del>
      <w:r w:rsidRPr="006F178A">
        <w:rPr>
          <w:rFonts w:ascii="Fb Fontext" w:hAnsi="Fb Fontext"/>
          <w:rtl/>
        </w:rPr>
        <w:t xml:space="preserve"> כזר, </w:t>
      </w:r>
      <w:ins w:id="100435" w:author="קלוד" w:date="2026-10-11T13:11:34Z">
        <w:r>
          <w:rPr>
            <w:rFonts w:ascii="Fb Fontext" w:hAnsi="Fb Fontext"/>
            <w:rtl/>
          </w:rPr>
          <w:t xml:space="preserve">ו'צא</w:t>
        </w:r>
      </w:ins>
      <w:del w:id="100436" w:author="קלוד" w:date="2026-10-11T13:11:34Z">
        <w:r w:rsidRPr="006F178A">
          <w:rPr>
            <w:rFonts w:ascii="Fb Fontext" w:hAnsi="Fb Fontext"/>
            <w:rtl/>
          </w:rPr>
          <w:delText xml:space="preserve">דצא</w:delText>
        </w:r>
      </w:del>
      <w:r w:rsidRPr="006F178A">
        <w:rPr>
          <w:rFonts w:ascii="Fb Fontext" w:hAnsi="Fb Fontext"/>
          <w:rtl/>
        </w:rPr>
        <w:t xml:space="preserve"> תאמר </w:t>
      </w:r>
      <w:ins w:id="100433" w:author="קלוד" w:date="2026-10-11T13:11:34Z">
        <w:r>
          <w:rPr>
            <w:rFonts w:ascii="Fb Fontext" w:hAnsi="Fb Fontext"/>
            <w:rtl/>
          </w:rPr>
          <w:t xml:space="preserve">לו'</w:t>
        </w:r>
      </w:ins>
      <w:del w:id="100434" w:author="קלוד" w:date="2026-10-11T13:11:34Z">
        <w:r w:rsidRPr="006F178A">
          <w:rPr>
            <w:rFonts w:ascii="Fb Fontext" w:hAnsi="Fb Fontext"/>
            <w:rtl/>
          </w:rPr>
          <w:delText xml:space="preserve">לו</w:delText>
        </w:r>
      </w:del>
      <w:r w:rsidRPr="006F178A">
        <w:rPr>
          <w:rFonts w:ascii="Fb Fontext" w:hAnsi="Fb Fontext"/>
          <w:rtl/>
        </w:rPr>
        <w:t xml:space="preserve"> - הכנס אל תאמר לו.</w:t>
      </w:r>
    </w:p>
    <w:p>
      <w:pPr>
        <w:pStyle w:val="38"/>
        <w:rPr>
          <w:ins w:id="97908" w:author="מנוע מכני" w:date="2026-10-11T12:04:39Z"/>
        </w:rPr>
      </w:pPr>
      <w:del w:id="97907" w:author="מנוע מכני" w:date="2026-10-11T12:04:39Z">
        <w:r w:rsidRPr="006F178A">
          <w:delText xml:space="preserve">•</w:delText>
        </w:r>
      </w:del>
      <w:r>
        <w:t xml:space="preserve"> </w:t>
      </w:r>
      <w:r w:rsidRPr="006F178A">
        <w:t>ל</w:t>
      </w:r>
      <w:r w:rsidRPr="006F178A">
        <w:t>רבה</w:t>
      </w:r>
      <w:r w:rsidRPr="006F178A">
        <w:t>:</w:t>
      </w:r>
    </w:p>
    <w:p w:rsidR="00E9703F" w:rsidRPr="006F178A" w:rsidRDefault="00E9703F" w:rsidP="00E9703F">
      <w:pPr>
        <w:rPr>
          <w:rtl/>
        </w:rPr>
      </w:pPr>
      <w:del w:id="97909" w:author="מנוע מכני" w:date="2026-10-11T12:04:39Z">
        <w:r w:rsidRPr="006F178A">
          <w:rPr>
            <w:rStyle w:val="afffe"/>
            <w:rFonts w:ascii="Fb Fontext" w:hAnsi="Fb Fontext"/>
            <w:rtl/>
          </w:rPr>
          <w:delText xml:space="preserve"> </w:delText>
        </w:r>
      </w:del>
      <w:r w:rsidRPr="00E6185C">
        <w:rPr>
          <w:rFonts w:hint="cs"/>
          <w:b/>
          <w:bCs/>
          <w:rtl/>
        </w:rPr>
        <w:t>לכו</w:t>
      </w:r>
      <w:r w:rsidRPr="00E6185C">
        <w:rPr>
          <w:b/>
          <w:bCs/>
          <w:rtl/>
        </w:rPr>
        <w:t>"</w:t>
      </w:r>
      <w:r w:rsidRPr="00E6185C">
        <w:rPr>
          <w:rFonts w:hint="cs"/>
          <w:b/>
          <w:bCs/>
          <w:rtl/>
        </w:rPr>
        <w:t>ע</w:t>
      </w:r>
      <w:r w:rsidRPr="006F178A">
        <w:rPr>
          <w:rStyle w:val="afffe"/>
          <w:rFonts w:ascii="Fb Fontext" w:hAnsi="Fb Fontext" w:hint="cs"/>
          <w:rtl/>
        </w:rPr>
        <w:t xml:space="preserve"> </w:t>
      </w:r>
      <w:r w:rsidRPr="006F178A">
        <w:rPr>
          <w:rFonts w:hint="cs"/>
          <w:rtl/>
        </w:rPr>
        <w:t>ב</w:t>
      </w:r>
      <w:r w:rsidRPr="006F178A">
        <w:rPr>
          <w:rtl/>
        </w:rPr>
        <w:t xml:space="preserve">משא טמאה </w:t>
      </w:r>
      <w:ins w:id="96063" w:author="מנוע מכני" w:date="2026-10-11T12:04:39Z">
        <w:ins w:id="90303" w:author="Claude - סמנטי" w:date="2026-10-11T12:28:21Z">
          <w:r>
            <w:rPr>
              <w:rtl/>
            </w:rPr>
            <w:t xml:space="preserve">שהוקש</w:t>
          </w:r>
        </w:ins>
        <w:del w:id="90304" w:author="Claude - סמנטי" w:date="2026-10-11T12:28:21Z">
          <w:r>
            <w:rPr>
              <w:rtl/>
            </w:rPr>
            <w:delText xml:space="preserve">דהוקש</w:delText>
          </w:r>
        </w:del>
      </w:ins>
      <w:del w:id="96064" w:author="מנוע מכני" w:date="2026-10-11T12:04:39Z">
        <w:r w:rsidRPr="006F178A">
          <w:rPr>
            <w:rtl/>
          </w:rPr>
          <w:delText xml:space="preserve">דאיתקש</w:delText>
        </w:r>
      </w:del>
      <w:r w:rsidRPr="006F178A">
        <w:rPr>
          <w:rtl/>
        </w:rPr>
        <w:t xml:space="preserve"> לנדה.</w:t>
      </w:r>
    </w:p>
    <w:p w:rsidR="00E9703F" w:rsidRPr="009757B9" w:rsidRDefault="00E9703F" w:rsidP="00E9703F">
      <w:pPr>
        <w:rPr>
          <w:rFonts w:cs="Guttman Vilna"/>
          <w:b/>
          <w:bCs/>
          <w:rtl/>
        </w:rPr>
      </w:pPr>
      <w:ins w:id="100445" w:author="קלוד" w:date="2026-10-11T13:11:34Z">
        <w:r>
          <w:rPr>
            <w:rtl/>
          </w:rPr>
          <w:t xml:space="preserve">ונחלקו</w:t>
        </w:r>
      </w:ins>
      <w:del w:id="100446" w:author="קלוד" w:date="2026-10-11T13:11:34Z">
        <w:r w:rsidRPr="006F178A">
          <w:rPr>
            <w:rtl/>
          </w:rPr>
          <w:delText xml:space="preserve">ואיפלוג</w:delText>
        </w:r>
      </w:del>
      <w:r w:rsidRPr="006F178A">
        <w:rPr>
          <w:rtl/>
        </w:rPr>
        <w:t xml:space="preserve"> </w:t>
      </w:r>
      <w:r w:rsidRPr="006F178A">
        <w:rPr>
          <w:rFonts w:hint="cs"/>
          <w:rtl/>
        </w:rPr>
        <w:t xml:space="preserve">רבנן </w:t>
      </w:r>
      <w:r w:rsidRPr="006F178A">
        <w:rPr>
          <w:rStyle w:val="2fb"/>
          <w:rFonts w:hint="cs"/>
          <w:rtl/>
        </w:rPr>
        <w:t xml:space="preserve">ור</w:t>
      </w:r>
      <w:r w:rsidRPr="006F178A">
        <w:rPr>
          <w:rStyle w:val="2fb"/>
          <w:rtl/>
        </w:rPr>
        <w:t>"</w:t>
      </w:r>
      <w:r w:rsidRPr="006F178A">
        <w:rPr>
          <w:rStyle w:val="2fb"/>
          <w:rFonts w:hint="cs"/>
          <w:rtl/>
        </w:rPr>
        <w:t xml:space="preserve">ע</w:t>
      </w:r>
      <w:r w:rsidRPr="006F178A">
        <w:rPr>
          <w:rFonts w:hint="cs"/>
          <w:rtl/>
        </w:rPr>
        <w:t xml:space="preserve"> </w:t>
      </w:r>
      <w:r w:rsidRPr="006F178A">
        <w:rPr>
          <w:rtl/>
        </w:rPr>
        <w:t>באבן מסמא.</w:t>
      </w:r>
    </w:p>
    <w:p w:rsidR="00E9703F" w:rsidRPr="009757B9" w:rsidRDefault="00E9703F" w:rsidP="00E9703F">
      <w:pPr>
        <w:rPr>
          <w:rFonts w:cs="Guttman Vilna"/>
          <w:b/>
          <w:bCs/>
          <w:rtl/>
        </w:rPr>
      </w:pPr>
      <w:ins w:id="100449" w:author="קלוד" w:date="2026-10-11T13:11:34Z">
        <w:r>
          <w:rPr>
            <w:rStyle w:val="2fb"/>
            <w:rtl/>
          </w:rPr>
          <w:t xml:space="preserve">שלר"ע</w:t>
        </w:r>
      </w:ins>
      <w:del w:id="100450" w:author="קלוד" w:date="2026-10-11T13:11:34Z">
        <w:r w:rsidRPr="006F178A">
          <w:rPr>
            <w:rStyle w:val="2fb"/>
            <w:rtl/>
          </w:rPr>
          <w:delText xml:space="preserve">דלר"ע</w:delText>
        </w:r>
        <w:r w:rsidRPr="006F178A">
          <w:rPr>
            <w:rtl/>
          </w:rPr>
          <w:delText xml:space="preserve"> כנדה</w:delText>
        </w:r>
      </w:del>
      <w:r w:rsidRPr="006F178A">
        <w:rPr>
          <w:rtl/>
        </w:rPr>
        <w:t xml:space="preserve"> </w:t>
      </w:r>
      <w:r w:rsidRPr="006F178A">
        <w:rPr>
          <w:rtl/>
        </w:rPr>
        <w:t xml:space="preserve">ע"ז</w:t>
      </w:r>
      <w:r w:rsidRPr="006F178A">
        <w:rPr>
          <w:rtl/>
        </w:rPr>
        <w:t xml:space="preserve"> טמאה </w:t>
      </w:r>
      <w:ins w:id="100447" w:author="קלוד" w:date="2026-10-11T13:11:34Z">
        <w:r>
          <w:rPr>
            <w:rtl/>
          </w:rPr>
          <w:t xml:space="preserve">כנדה, ומה</w:t>
        </w:r>
      </w:ins>
      <w:del w:id="100448" w:author="קלוד" w:date="2026-10-11T13:11:34Z">
        <w:r w:rsidRPr="006F178A">
          <w:rPr>
            <w:rtl/>
          </w:rPr>
          <w:delText xml:space="preserve">והא</w:delText>
        </w:r>
      </w:del>
      <w:r w:rsidRPr="006F178A">
        <w:rPr>
          <w:rtl/>
        </w:rPr>
        <w:t xml:space="preserve"> </w:t>
      </w:r>
      <w:ins w:id="96065" w:author="מנוע מכני" w:date="2026-10-11T12:04:39Z">
        <w:ins w:id="90305" w:author="Claude - סמנטי" w:date="2026-10-11T12:28:21Z">
          <w:r>
            <w:rPr>
              <w:rtl/>
            </w:rPr>
            <w:t xml:space="preserve">שהוקש</w:t>
          </w:r>
        </w:ins>
        <w:del w:id="90306" w:author="Claude - סמנטי" w:date="2026-10-11T12:28:21Z">
          <w:r>
            <w:rPr>
              <w:rtl/>
            </w:rPr>
            <w:delText xml:space="preserve">דהוקש</w:delText>
          </w:r>
        </w:del>
      </w:ins>
      <w:del w:id="96066" w:author="מנוע מכני" w:date="2026-10-11T12:04:39Z">
        <w:r w:rsidRPr="006F178A">
          <w:rPr>
            <w:rtl/>
          </w:rPr>
          <w:delText xml:space="preserve">דאיתקש</w:delText>
        </w:r>
      </w:del>
      <w:r w:rsidRPr="006F178A">
        <w:rPr>
          <w:rtl/>
        </w:rPr>
        <w:t xml:space="preserve"> לשרץ היינו למשמשיה.</w:t>
      </w:r>
    </w:p>
    <w:p w:rsidR="00E9703F" w:rsidRPr="009757B9" w:rsidRDefault="00E9703F" w:rsidP="00E9703F">
      <w:pPr>
        <w:rPr>
          <w:rFonts w:cs="Guttman Vilna"/>
          <w:b/>
          <w:bCs/>
          <w:rtl/>
        </w:rPr>
      </w:pPr>
      <w:r w:rsidRPr="006F178A">
        <w:rPr>
          <w:rtl/>
        </w:rPr>
        <w:t xml:space="preserve">ולרבנן </w:t>
      </w:r>
      <w:ins w:id="100455" w:author="קלוד" w:date="2026-10-11T13:11:34Z">
        <w:r>
          <w:rPr>
            <w:rtl/>
          </w:rPr>
          <w:t xml:space="preserve">כשרץ,</w:t>
        </w:r>
      </w:ins>
      <w:del w:id="100456" w:author="קלוד" w:date="2026-10-11T13:11:34Z">
        <w:r w:rsidRPr="006F178A">
          <w:rPr>
            <w:rtl/>
          </w:rPr>
          <w:delText xml:space="preserve">כשרץ</w:delText>
        </w:r>
      </w:del>
      <w:r w:rsidRPr="006F178A">
        <w:rPr>
          <w:rtl/>
        </w:rPr>
        <w:t xml:space="preserve"> </w:t>
      </w:r>
      <w:ins w:id="100453" w:author="קלוד" w:date="2026-10-11T13:11:34Z">
        <w:r>
          <w:rPr>
            <w:rtl/>
          </w:rPr>
          <w:t xml:space="preserve">שאינה</w:t>
        </w:r>
      </w:ins>
      <w:del w:id="100454" w:author="קלוד" w:date="2026-10-11T13:11:34Z">
        <w:r w:rsidRPr="006F178A">
          <w:rPr>
            <w:rtl/>
          </w:rPr>
          <w:delText xml:space="preserve">דאינה</w:delText>
        </w:r>
      </w:del>
      <w:r w:rsidRPr="006F178A">
        <w:rPr>
          <w:rtl/>
        </w:rPr>
        <w:t xml:space="preserve"> מטמאה </w:t>
      </w:r>
      <w:ins w:id="100451" w:author="קלוד" w:date="2026-10-11T13:11:34Z">
        <w:r>
          <w:rPr>
            <w:rStyle w:val="afffffe"/>
            <w:rtl/>
          </w:rPr>
          <w:t xml:space="preserve">באבן מסמא</w:t>
        </w:r>
        <w:r>
          <w:rPr>
            <w:rtl/>
          </w:rPr>
          <w:t xml:space="preserve">, ומה</w:t>
        </w:r>
      </w:ins>
      <w:del w:id="100452" w:author="קלוד" w:date="2026-10-11T13:11:34Z">
        <w:r w:rsidRPr="006F178A">
          <w:rPr>
            <w:rtl/>
          </w:rPr>
          <w:delText xml:space="preserve">והא</w:delText>
        </w:r>
      </w:del>
      <w:r w:rsidRPr="006F178A">
        <w:rPr>
          <w:rtl/>
        </w:rPr>
        <w:t xml:space="preserve"> </w:t>
      </w:r>
      <w:ins w:id="96067" w:author="מנוע מכני" w:date="2026-10-11T12:04:39Z">
        <w:ins w:id="90307" w:author="Claude - סמנטי" w:date="2026-10-11T12:28:21Z">
          <w:r>
            <w:rPr>
              <w:rtl/>
            </w:rPr>
            <w:t xml:space="preserve">שהוקש</w:t>
          </w:r>
        </w:ins>
        <w:del w:id="90308" w:author="Claude - סמנטי" w:date="2026-10-11T12:28:21Z">
          <w:r>
            <w:rPr>
              <w:rtl/>
            </w:rPr>
            <w:delText xml:space="preserve">דהוקש</w:delText>
          </w:r>
        </w:del>
      </w:ins>
      <w:del w:id="96068" w:author="מנוע מכני" w:date="2026-10-11T12:04:39Z">
        <w:r w:rsidRPr="006F178A">
          <w:rPr>
            <w:rtl/>
          </w:rPr>
          <w:delText xml:space="preserve">דאיתקש</w:delText>
        </w:r>
      </w:del>
      <w:r w:rsidRPr="006F178A">
        <w:rPr>
          <w:rtl/>
        </w:rPr>
        <w:t xml:space="preserve"> לנדה היינו למשא.</w:t>
      </w:r>
    </w:p>
    <w:p w:rsidR="00E9703F" w:rsidRDefault="00E9703F" w:rsidP="00E9703F">
      <w:pPr>
        <w:rPr>
          <w:rtl/>
        </w:rPr>
      </w:pPr>
      <w:r w:rsidRPr="006F178A">
        <w:rPr>
          <w:rtl/>
        </w:rPr>
        <w:t xml:space="preserve">[ולא לנבלה דבעי' לילף מה נדה אינה לאברין אף </w:t>
      </w:r>
      <w:r w:rsidRPr="006F178A">
        <w:rPr>
          <w:rtl/>
        </w:rPr>
        <w:t xml:space="preserve">ע"ז</w:t>
      </w:r>
      <w:r w:rsidRPr="006F178A">
        <w:rPr>
          <w:rtl/>
        </w:rPr>
        <w:t xml:space="preserve"> </w:t>
      </w:r>
      <w:r w:rsidRPr="006F178A">
        <w:rPr>
          <w:rtl/>
        </w:rPr>
        <w:t xml:space="preserve">לא</w:t>
      </w:r>
      <w:r w:rsidRPr="006F178A">
        <w:rPr>
          <w:rtl/>
        </w:rPr>
        <w:t xml:space="preserve"> מטמאת כה'ג]</w:t>
      </w:r>
    </w:p>
    <w:p w:rsidR="00E9703F" w:rsidRPr="009757B9" w:rsidRDefault="00E9703F" w:rsidP="00E9703F">
      <w:pPr>
        <w:rPr>
          <w:rFonts w:cs="Guttman Vilna"/>
          <w:b/>
          <w:bCs/>
          <w:rtl/>
        </w:rPr>
      </w:pPr>
      <w:ins w:id="100463" w:author="קלוד" w:date="2026-10-11T13:11:34Z">
        <w:r>
          <w:rPr>
            <w:rtl/>
          </w:rPr>
          <w:t xml:space="preserve">ומה</w:t>
        </w:r>
      </w:ins>
      <w:del w:id="100464" w:author="קלוד" w:date="2026-10-11T13:11:34Z">
        <w:r w:rsidRPr="006F178A">
          <w:rPr>
            <w:rtl/>
          </w:rPr>
          <w:delText xml:space="preserve">והא</w:delText>
        </w:r>
      </w:del>
      <w:r w:rsidRPr="006F178A">
        <w:rPr>
          <w:rtl/>
        </w:rPr>
        <w:t xml:space="preserve"> </w:t>
      </w:r>
      <w:ins w:id="100461" w:author="קלוד" w:date="2026-10-11T13:11:34Z">
        <w:r>
          <w:rPr>
            <w:rtl/>
          </w:rPr>
          <w:t xml:space="preserve">שבעי</w:t>
        </w:r>
      </w:ins>
      <w:del w:id="100462" w:author="קלוד" w:date="2026-10-11T13:11:34Z">
        <w:r w:rsidRPr="006F178A">
          <w:rPr>
            <w:rtl/>
          </w:rPr>
          <w:delText xml:space="preserve">דבעי</w:delText>
        </w:r>
      </w:del>
      <w:r w:rsidRPr="006F178A">
        <w:rPr>
          <w:rtl/>
        </w:rPr>
        <w:t xml:space="preserve"> </w:t>
      </w:r>
      <w:r w:rsidRPr="006F178A">
        <w:rPr>
          <w:rStyle w:val="2fb"/>
          <w:rtl/>
        </w:rPr>
        <w:t xml:space="preserve">רב</w:t>
      </w:r>
      <w:r w:rsidRPr="006F178A">
        <w:rPr>
          <w:rtl/>
        </w:rPr>
        <w:t xml:space="preserve"> חמא </w:t>
      </w:r>
      <w:ins w:id="94743" w:author="מנוע מכני" w:date="2026-10-11T12:04:39Z">
        <w:r>
          <w:rPr>
            <w:rtl/>
          </w:rPr>
          <w:t xml:space="preserve">אם </w:t>
        </w:r>
      </w:ins>
      <w:del w:id="94744" w:author="מנוע מכני" w:date="2026-10-11T12:04:39Z">
        <w:r w:rsidRPr="006F178A">
          <w:rPr>
            <w:rtl/>
          </w:rPr>
          <w:delText xml:space="preserve">אי </w:delText>
        </w:r>
      </w:del>
      <w:r w:rsidRPr="006F178A">
        <w:rPr>
          <w:rtl/>
        </w:rPr>
        <w:t xml:space="preserve">ע"ז</w:t>
      </w:r>
      <w:r w:rsidRPr="006F178A">
        <w:rPr>
          <w:rtl/>
        </w:rPr>
        <w:t xml:space="preserve"> ישנה לאברין</w:t>
      </w:r>
      <w:ins w:id="100459" w:author="קלוד" w:date="2026-10-11T13:11:34Z">
        <w:r>
          <w:rPr>
            <w:rtl/>
          </w:rPr>
          <w:t xml:space="preserve"> - </w:t>
        </w:r>
      </w:ins>
      <w:del w:id="100460" w:author="קלוד" w:date="2026-10-11T13:11:34Z">
        <w:r w:rsidRPr="006F178A">
          <w:rPr>
            <w:rtl/>
          </w:rPr>
          <w:delText xml:space="preserve"> </w:delText>
        </w:r>
      </w:del>
      <w:r w:rsidRPr="006F178A">
        <w:rPr>
          <w:rtl/>
        </w:rPr>
        <w:t xml:space="preserve">היינו רק </w:t>
      </w:r>
      <w:ins w:id="100457" w:author="קלוד" w:date="2026-10-11T13:11:34Z">
        <w:r>
          <w:rPr>
            <w:rStyle w:val="2fb"/>
            <w:rtl/>
          </w:rPr>
          <w:t xml:space="preserve">לר"ע.</w:t>
        </w:r>
      </w:ins>
      <w:del w:id="100458" w:author="קלוד" w:date="2026-10-11T13:11:34Z">
        <w:r w:rsidRPr="006F178A">
          <w:rPr>
            <w:rStyle w:val="2fb"/>
            <w:rtl/>
          </w:rPr>
          <w:delText xml:space="preserve">לר"ע</w:delText>
        </w:r>
        <w:r w:rsidRPr="006F178A">
          <w:rPr>
            <w:rtl/>
          </w:rPr>
          <w:delText xml:space="preserve"> בעי.</w:delText>
        </w:r>
      </w:del>
    </w:p>
    <w:p w:rsidR="00E9703F" w:rsidRPr="006F178A" w:rsidRDefault="00E9703F" w:rsidP="00E9703F">
      <w:pPr>
        <w:rPr>
          <w:rtl/>
        </w:rPr>
      </w:pPr>
      <w:r w:rsidRPr="006F178A">
        <w:rPr>
          <w:rtl/>
        </w:rPr>
        <w:t>•</w:t>
      </w:r>
      <w:r w:rsidRPr="006F178A">
        <w:rPr>
          <w:rFonts w:hint="cs"/>
          <w:rtl/>
        </w:rPr>
        <w:t xml:space="preserve"> </w:t>
      </w:r>
      <w:r w:rsidRPr="006F178A">
        <w:rPr>
          <w:rStyle w:val="2fb"/>
          <w:rFonts w:ascii="Fb Fontext" w:hAnsi="Fb Fontext"/>
          <w:rtl/>
        </w:rPr>
        <w:t>ולר"א</w:t>
      </w:r>
      <w:r w:rsidRPr="006F178A">
        <w:rPr>
          <w:rtl/>
        </w:rPr>
        <w:t xml:space="preserve"> הכל להיפך ד</w:t>
      </w:r>
      <w:r w:rsidRPr="006F178A">
        <w:rPr>
          <w:b/>
          <w:bCs/>
          <w:rtl/>
        </w:rPr>
        <w:t>הכל מודים</w:t>
      </w:r>
      <w:r w:rsidRPr="006F178A">
        <w:rPr>
          <w:rtl/>
        </w:rPr>
        <w:t xml:space="preserve"> באבן מסמא שמטמא ונחלקו לגבי משא.</w:t>
      </w:r>
    </w:p>
    <w:p>
      <w:pPr>
        <w:pStyle w:val="38"/>
        <w:rPr>
          <w:ins w:id="97910" w:author="מנוע מכני" w:date="2026-10-11T12:04:39Z"/>
        </w:rPr>
      </w:pPr>
      <w:r w:rsidRPr="006F178A">
        <w:t xml:space="preserve">והך</w:t>
      </w:r>
    </w:p>
    <w:p w:rsidR="00E9703F" w:rsidRPr="006F178A" w:rsidRDefault="00E9703F" w:rsidP="00E9703F">
      <w:pPr>
        <w:rPr>
          <w:rtl/>
        </w:rPr>
      </w:pPr>
      <w:del w:id="97911" w:author="מנוע מכני" w:date="2026-10-11T12:04:39Z">
        <w:r w:rsidRPr="006F178A">
          <w:rPr>
            <w:rtl/>
          </w:rPr>
          <w:delText xml:space="preserve"> </w:delText>
        </w:r>
      </w:del>
      <w:r w:rsidRPr="006F178A">
        <w:rPr>
          <w:rtl/>
        </w:rPr>
        <w:t xml:space="preserve">דמטמא לגבי משא כשרץ, היינו דלא מטמא באבן מסמא.</w:t>
      </w:r>
    </w:p>
    <w:p>
      <w:pPr>
        <w:pStyle w:val="afffff8"/>
        <w:rPr>
          <w:ins w:id="90711" w:author="קלוד" w:date="2026-10-11T12:33:55Z"/>
        </w:rPr>
      </w:pPr>
      <w:ins w:id="90712" w:author="קלוד" w:date="2026-10-11T12:33:55Z">
        <w:r>
          <w:rPr>
            <w:color w:val="7B3F00"/>
          </w:rPr>
          <w:t xml:space="preserve">נכרי ונכרית וע"ז - היסטן ואבן מסמא שלהן</w:t>
        </w:r>
      </w:ins>
    </w:p>
    <w:p w:rsidR="00E9703F" w:rsidRPr="006F178A" w:rsidRDefault="00E9703F" w:rsidP="00E9703F">
      <w:pPr>
        <w:rPr>
          <w:rtl/>
        </w:rPr>
      </w:pPr>
      <w:r w:rsidRPr="006F178A">
        <w:rPr>
          <w:rtl/>
        </w:rPr>
        <w:t>•</w:t>
      </w:r>
      <w:r w:rsidRPr="006F178A">
        <w:rPr>
          <w:rFonts w:hint="cs"/>
          <w:rtl/>
        </w:rPr>
        <w:t xml:space="preserve"> </w:t>
      </w:r>
      <w:r w:rsidRPr="006F178A">
        <w:rPr>
          <w:rtl/>
        </w:rPr>
        <w:t>וכן הך ברייתא דנכרי ונכרית.</w:t>
      </w:r>
    </w:p>
    <w:p w:rsidR="00E9703F" w:rsidRPr="006F178A" w:rsidRDefault="00E9703F" w:rsidP="00E9703F">
      <w:pPr>
        <w:rPr>
          <w:rtl/>
        </w:rPr>
      </w:pPr>
      <w:r w:rsidRPr="006F178A">
        <w:rPr>
          <w:rStyle w:val="2fb"/>
          <w:rFonts w:ascii="Fb Fontext" w:hAnsi="Fb Fontext"/>
          <w:rtl/>
        </w:rPr>
        <w:t xml:space="preserve">לרבה</w:t>
      </w:r>
      <w:r w:rsidRPr="006F178A">
        <w:rPr>
          <w:rStyle w:val="afffe"/>
          <w:rFonts w:ascii="Fb Fontext" w:hAnsi="Fb Fontext"/>
          <w:rtl/>
        </w:rPr>
        <w:t xml:space="preserve"> </w:t>
      </w:r>
      <w:r w:rsidRPr="006F178A">
        <w:rPr>
          <w:rtl/>
        </w:rPr>
        <w:t>נכרי ונכרית הן והיסטן ואבן מסמא שלהן.</w:t>
      </w:r>
    </w:p>
    <w:p w:rsidR="00E9703F" w:rsidRPr="006F178A" w:rsidRDefault="00E9703F" w:rsidP="00E9703F">
      <w:pPr>
        <w:rPr>
          <w:rtl/>
        </w:rPr>
      </w:pPr>
      <w:r w:rsidRPr="006F178A">
        <w:rPr>
          <w:rtl/>
        </w:rPr>
        <w:t xml:space="preserve">ע"ז</w:t>
      </w:r>
      <w:r w:rsidRPr="006F178A">
        <w:rPr>
          <w:rtl/>
        </w:rPr>
        <w:t xml:space="preserve"> היא והיסטה - אבל </w:t>
      </w:r>
      <w:r w:rsidRPr="006F178A">
        <w:rPr>
          <w:rtl/>
        </w:rPr>
        <w:t xml:space="preserve">לא</w:t>
      </w:r>
      <w:r w:rsidRPr="006F178A">
        <w:rPr>
          <w:rtl/>
        </w:rPr>
        <w:t xml:space="preserve"> אבן מסמא שלה.</w:t>
      </w:r>
    </w:p>
    <w:p w:rsidR="00E9703F" w:rsidRPr="006F178A" w:rsidRDefault="00E9703F" w:rsidP="00E9703F">
      <w:pPr>
        <w:rPr>
          <w:rtl/>
        </w:rPr>
      </w:pPr>
      <w:r w:rsidRPr="006F178A">
        <w:rPr>
          <w:rStyle w:val="2fb"/>
          <w:rtl/>
        </w:rPr>
        <w:t xml:space="preserve">ר"ע</w:t>
      </w:r>
      <w:r w:rsidRPr="006F178A">
        <w:rPr>
          <w:rtl/>
        </w:rPr>
        <w:t xml:space="preserve">- </w:t>
      </w:r>
      <w:r w:rsidRPr="006F178A">
        <w:rPr>
          <w:rtl/>
        </w:rPr>
        <w:t xml:space="preserve">ע"ז</w:t>
      </w:r>
      <w:r w:rsidRPr="006F178A">
        <w:rPr>
          <w:rtl/>
        </w:rPr>
        <w:t xml:space="preserve"> היא והסיטה ואבן מסמא שלה.</w:t>
      </w:r>
    </w:p>
    <w:p w:rsidR="00E9703F" w:rsidRPr="006F178A" w:rsidRDefault="00E9703F" w:rsidP="00E9703F">
      <w:pPr>
        <w:rPr>
          <w:rtl/>
        </w:rPr>
      </w:pPr>
      <w:ins w:id="90385" w:author="מנוע מכני" w:date="2026-10-11T12:04:39Z">
        <w:r>
          <w:rPr>
            <w:rStyle w:val="2fb"/>
            <w:rFonts w:ascii="Fb Fontext" w:hAnsi="Fb Fontext"/>
            <w:rtl/>
          </w:rPr>
          <w:t xml:space="preserve">ור"א</w:t>
        </w:r>
      </w:ins>
      <w:del w:id="90386" w:author="מנוע מכני" w:date="2026-10-11T12:04:39Z">
        <w:r w:rsidRPr="006F178A">
          <w:rPr>
            <w:rStyle w:val="afffe"/>
            <w:rFonts w:ascii="Fb Fontext" w:hAnsi="Fb Fontext"/>
            <w:rtl/>
          </w:rPr>
          <w:delText xml:space="preserve">ורבי אלעזר</w:delText>
        </w:r>
      </w:del>
      <w:r w:rsidRPr="006F178A">
        <w:rPr>
          <w:rtl/>
        </w:rPr>
        <w:t xml:space="preserve"> נכרי ונכרית - הן והיסטן ואבן מסמא שלהן.</w:t>
      </w:r>
    </w:p>
    <w:p w:rsidR="00E9703F" w:rsidRPr="006F178A" w:rsidRDefault="00E9703F" w:rsidP="00E9703F">
      <w:pPr>
        <w:rPr>
          <w:rtl/>
        </w:rPr>
      </w:pPr>
      <w:r w:rsidRPr="006F178A">
        <w:rPr>
          <w:rtl/>
        </w:rPr>
        <w:t xml:space="preserve">ע"ז</w:t>
      </w:r>
      <w:r w:rsidRPr="006F178A">
        <w:rPr>
          <w:rtl/>
        </w:rPr>
        <w:t xml:space="preserve"> - היא ולא היסטה.</w:t>
      </w:r>
    </w:p>
    <w:p w:rsidR="00E9703F" w:rsidRPr="006F178A" w:rsidRDefault="00E9703F" w:rsidP="00E9703F">
      <w:pPr>
        <w:rPr>
          <w:rtl/>
        </w:rPr>
      </w:pPr>
      <w:r w:rsidRPr="006F178A">
        <w:rPr>
          <w:rStyle w:val="2fb"/>
          <w:rtl/>
        </w:rPr>
        <w:t xml:space="preserve">ר"ע</w:t>
      </w:r>
      <w:r w:rsidRPr="006F178A">
        <w:rPr>
          <w:rtl/>
        </w:rPr>
        <w:t xml:space="preserve"> </w:t>
      </w:r>
      <w:r w:rsidRPr="006F178A">
        <w:rPr>
          <w:rtl/>
        </w:rPr>
        <w:t xml:space="preserve">ע"ז</w:t>
      </w:r>
      <w:r w:rsidRPr="006F178A">
        <w:rPr>
          <w:rtl/>
        </w:rPr>
        <w:t xml:space="preserve"> היא והסיטה.</w:t>
      </w:r>
    </w:p>
    <w:p>
      <w:pPr>
        <w:pStyle w:val="38"/>
        <w:rPr>
          <w:ins w:id="97913" w:author="מנוע מכני" w:date="2026-10-11T12:04:39Z"/>
        </w:rPr>
      </w:pPr>
      <w:del w:id="97912" w:author="מנוע מכני" w:date="2026-10-11T12:04:39Z">
        <w:r w:rsidRPr="006F178A">
          <w:delText xml:space="preserve">•</w:delText>
        </w:r>
      </w:del>
      <w:r w:rsidRPr="006F178A">
        <w:t xml:space="preserve"> </w:t>
      </w:r>
      <w:r w:rsidRPr="006F178A">
        <w:t xml:space="preserve">רב אשי</w:t>
      </w:r>
    </w:p>
    <w:p w:rsidR="00E9703F" w:rsidRPr="006F178A" w:rsidRDefault="00E9703F" w:rsidP="00E9703F">
      <w:pPr>
        <w:rPr>
          <w:rtl/>
        </w:rPr>
      </w:pPr>
      <w:ins w:id="90067" w:author="מנוע מכני" w:date="2026-10-11T12:04:39Z">
        <w:ins w:id="100465" w:author="קלוד" w:date="2026-10-11T13:11:34Z">
          <w:r>
            <w:rPr>
              <w:rtl/>
            </w:rPr>
            <w:t xml:space="preserve">נכרי</w:t>
          </w:r>
        </w:ins>
        <w:del w:id="100466" w:author="קלוד" w:date="2026-10-11T13:11:34Z">
          <w:r>
            <w:rPr>
              <w:rtl/>
            </w:rPr>
            <w:delText xml:space="preserve">:</w:delText>
          </w:r>
          <w:r>
            <w:rPr>
              <w:rtl/>
            </w:rPr>
            <w:delText xml:space="preserve"> נ</w:delText>
          </w:r>
          <w:r w:rsidRPr="006F178A">
            <w:rPr>
              <w:rStyle w:val="afffe"/>
              <w:rFonts w:ascii="Fb Fontext" w:hAnsi="Fb Fontext"/>
              <w:rtl/>
            </w:rPr>
            <w:tab/>
            <w:delText xml:space="preserve">כרי</w:delText>
          </w:r>
        </w:del>
      </w:ins>
      <w:del w:id="90068" w:author="מנוע מכני" w:date="2026-10-11T12:04:39Z">
        <w:r w:rsidRPr="006F178A">
          <w:rPr>
            <w:rtl/>
          </w:rPr>
          <w:delText xml:space="preserve">:</w:delText>
        </w:r>
        <w:r w:rsidRPr="006F178A">
          <w:rPr>
            <w:rStyle w:val="afffe"/>
            <w:rFonts w:ascii="Fb Fontext" w:hAnsi="Fb Fontext"/>
            <w:rtl/>
          </w:rPr>
          <w:tab/>
          <w:delText xml:space="preserve">נ</w:delText>
        </w:r>
      </w:del>
      <w:r w:rsidRPr="006F178A">
        <w:rPr>
          <w:rStyle w:val="afffe"/>
          <w:rFonts w:ascii="Fb Fontext" w:hAnsi="Fb Fontext"/>
          <w:rtl/>
        </w:rPr>
        <w:tab/>
        <w:t xml:space="preserve"> ונכרית</w:t>
      </w:r>
      <w:r w:rsidRPr="006F178A">
        <w:rPr>
          <w:rtl/>
        </w:rPr>
        <w:t>, בין הן שהסיטו את אחרים, ובין אחרים שהסיטו אותן - טמאים.</w:t>
      </w:r>
    </w:p>
    <w:p w:rsidR="00E9703F" w:rsidRPr="006F178A" w:rsidRDefault="00E9703F" w:rsidP="00E9703F">
      <w:pPr>
        <w:rPr>
          <w:rtl/>
        </w:rPr>
      </w:pPr>
      <w:r w:rsidRPr="006F178A">
        <w:rPr>
          <w:rStyle w:val="afffe"/>
          <w:rFonts w:ascii="Fb Fontext" w:hAnsi="Fb Fontext"/>
          <w:rtl/>
        </w:rPr>
        <w:tab/>
        <w:t xml:space="preserve">ע"ז</w:t>
      </w:r>
      <w:r w:rsidRPr="006F178A">
        <w:rPr>
          <w:rStyle w:val="afffe"/>
          <w:rFonts w:ascii="Fb Fontext" w:hAnsi="Fb Fontext"/>
          <w:rtl/>
        </w:rPr>
        <w:tab/>
        <w:t xml:space="preserve"> </w:t>
      </w:r>
      <w:r w:rsidRPr="006F178A">
        <w:rPr>
          <w:rtl/>
        </w:rPr>
        <w:t>שהסיטה אחרים - טהורין, אחרים שהסיטו אותה - טמאים.</w:t>
      </w:r>
    </w:p>
    <w:p w:rsidR="00E9703F" w:rsidRPr="006F178A" w:rsidRDefault="00E9703F" w:rsidP="00E9703F">
      <w:pPr>
        <w:rPr>
          <w:rtl/>
        </w:rPr>
      </w:pPr>
      <w:r w:rsidRPr="006F178A">
        <w:rPr>
          <w:rStyle w:val="afffe"/>
          <w:rFonts w:ascii="Fb Fontext" w:hAnsi="Fb Fontext"/>
          <w:rtl/>
        </w:rPr>
        <w:tab/>
        <w:t>משמשיה,</w:t>
      </w:r>
      <w:r w:rsidRPr="006F178A">
        <w:rPr>
          <w:rtl/>
        </w:rPr>
        <w:t xml:space="preserve"> בין הן שהסיטו את אחרים, ובין אחרים שהסיטו אותן - טהורים.</w:t>
      </w:r>
    </w:p>
    <w:p>
      <w:pPr>
        <w:pStyle w:val="38"/>
        <w:rPr>
          <w:ins w:id="97915" w:author="מנוע מכני" w:date="2026-10-11T12:04:39Z"/>
        </w:rPr>
      </w:pPr>
      <w:del w:id="97914" w:author="מנוע מכני" w:date="2026-10-11T12:04:39Z">
        <w:r w:rsidRPr="006F178A">
          <w:delText xml:space="preserve">•</w:delText>
        </w:r>
      </w:del>
      <w:r w:rsidRPr="006F178A">
        <w:t xml:space="preserve"> </w:t>
      </w:r>
      <w:r w:rsidRPr="006F178A">
        <w:t>ר"</w:t>
      </w:r>
      <w:r w:rsidRPr="006F178A">
        <w:t>ע</w:t>
      </w:r>
      <w:r w:rsidRPr="006F178A">
        <w:t>:</w:t>
      </w:r>
    </w:p>
    <w:p w:rsidR="00E9703F" w:rsidRPr="006F178A" w:rsidRDefault="00E9703F" w:rsidP="00E9703F">
      <w:pPr>
        <w:rPr>
          <w:rtl/>
        </w:rPr>
      </w:pPr>
      <w:del w:id="97916" w:author="מנוע מכני" w:date="2026-10-11T12:04:39Z">
        <w:r w:rsidRPr="006F178A">
          <w:rPr>
            <w:rFonts w:hint="cs"/>
            <w:rtl/>
          </w:rPr>
          <w:delText xml:space="preserve"> </w:delText>
        </w:r>
      </w:del>
      <w:r w:rsidRPr="006F178A">
        <w:rPr>
          <w:rtl/>
        </w:rPr>
        <w:t xml:space="preserve">נכרי ונכרית </w:t>
      </w:r>
      <w:r w:rsidRPr="006F178A">
        <w:rPr>
          <w:rtl/>
        </w:rPr>
        <w:t xml:space="preserve">וע"ז</w:t>
      </w:r>
      <w:r w:rsidRPr="006F178A">
        <w:rPr>
          <w:rtl/>
        </w:rPr>
        <w:t xml:space="preserve">, בין הן שהסיטו את אחרים ובין אחרים שהסיטו אותן - טמאים.</w:t>
      </w:r>
    </w:p>
    <w:p w:rsidR="00E9703F" w:rsidRPr="006F178A" w:rsidRDefault="00E9703F" w:rsidP="00E9703F">
      <w:pPr>
        <w:rPr>
          <w:rtl/>
        </w:rPr>
      </w:pPr>
      <w:del w:id="90140" w:author="מנוע מכני" w:date="2026-10-11T12:04:39Z">
        <w:r w:rsidRPr="006F178A">
          <w:rPr>
            <w:rtl/>
          </w:rPr>
          <w:tab/>
          <w:delText xml:space="preserve"> </w:delText>
        </w:r>
      </w:del>
      <w:r w:rsidRPr="006F178A">
        <w:rPr>
          <w:rtl/>
        </w:rPr>
        <w:tab/>
        <w:t xml:space="preserve">משמשיה, בין הן שהסיטו אחרים ובין אחרים שהסיטו אותן - טהורין.</w:t>
      </w:r>
    </w:p>
    <w:p w:rsidR="00E9703F" w:rsidRDefault="00E9703F" w:rsidP="00E9703F">
      <w:pPr>
        <w:rPr>
          <w:rtl/>
        </w:rPr>
      </w:pPr>
      <w:del w:id="90141" w:author="מנוע מכני" w:date="2026-10-11T12:04:39Z">
        <w:r w:rsidRPr="006F178A">
          <w:rPr>
            <w:rtl/>
          </w:rPr>
          <w:tab/>
          <w:delText xml:space="preserve"> </w:delText>
        </w:r>
      </w:del>
      <w:r w:rsidRPr="006F178A">
        <w:rPr>
          <w:rtl/>
        </w:rPr>
        <w:tab/>
        <w:t xml:space="preserve">[לזכרון- </w:t>
      </w:r>
      <w:r w:rsidRPr="006F178A">
        <w:rPr>
          <w:rStyle w:val="2fb"/>
          <w:rtl/>
        </w:rPr>
        <w:tab/>
        <w:t xml:space="preserve">ר"ע</w:t>
      </w:r>
      <w:r w:rsidRPr="006F178A">
        <w:rPr>
          <w:rtl/>
        </w:rPr>
        <w:tab/>
        <w:t xml:space="preserve"> חולק רק על </w:t>
      </w:r>
      <w:r w:rsidRPr="006F178A">
        <w:rPr>
          <w:rtl/>
        </w:rPr>
        <w:tab/>
        <w:t xml:space="preserve">ע"ז</w:t>
      </w:r>
      <w:r w:rsidRPr="006F178A">
        <w:rPr>
          <w:rtl/>
        </w:rPr>
        <w:tab/>
        <w:t xml:space="preserve"> שהסיטה אחרים </w:t>
      </w:r>
      <w:ins w:id="95207" w:author="מנוע מכני" w:date="2026-10-11T12:04:39Z">
        <w:r>
          <w:rPr>
            <w:rtl/>
          </w:rPr>
          <w:t xml:space="preserve">דסבר</w:t>
        </w:r>
      </w:ins>
      <w:del w:id="95208" w:author="מנוע מכני" w:date="2026-10-11T12:04:39Z">
        <w:r w:rsidRPr="006F178A">
          <w:rPr>
            <w:rtl/>
          </w:rPr>
          <w:tab/>
          <w:delText xml:space="preserve">דס"ל</w:delText>
        </w:r>
      </w:del>
      <w:r w:rsidRPr="006F178A">
        <w:rPr>
          <w:rtl/>
        </w:rPr>
        <w:tab/>
        <w:t xml:space="preserve"> דטמאין]</w:t>
      </w:r>
    </w:p>
    <w:p w:rsidR="00E9703F" w:rsidRPr="004640F6" w:rsidRDefault="00E9703F" w:rsidP="00E9703F">
      <w:pPr>
        <w:rPr>
          <w:spacing w:val="-2"/>
          <w:rtl/>
        </w:rPr>
      </w:pPr>
      <w:r w:rsidRPr="004640F6">
        <w:rPr>
          <w:spacing w:val="-2"/>
          <w:rtl/>
        </w:rPr>
        <w:t>•</w:t>
      </w:r>
      <w:r w:rsidRPr="004640F6">
        <w:rPr>
          <w:rFonts w:hint="cs"/>
          <w:spacing w:val="-2"/>
          <w:rtl/>
        </w:rPr>
        <w:t xml:space="preserve"> </w:t>
      </w:r>
      <w:r w:rsidRPr="004640F6">
        <w:rPr>
          <w:spacing w:val="-2"/>
          <w:rtl/>
        </w:rPr>
        <w:t xml:space="preserve">הא </w:t>
      </w:r>
      <w:r w:rsidRPr="004640F6">
        <w:rPr>
          <w:rFonts w:hint="cs"/>
          <w:spacing w:val="-2"/>
          <w:rtl/>
        </w:rPr>
        <w:t>ד</w:t>
      </w:r>
      <w:r w:rsidRPr="004640F6">
        <w:rPr>
          <w:spacing w:val="-2"/>
          <w:rtl/>
        </w:rPr>
        <w:t>כל הטמאות המסיטות טהורות, חוץ מהיסטו של זב שלא מצינו לו חבר בכל התורה כולה</w:t>
      </w:r>
    </w:p>
    <w:p w:rsidR="00E9703F" w:rsidRPr="006F178A" w:rsidRDefault="00E9703F" w:rsidP="00E9703F">
      <w:pPr>
        <w:rPr>
          <w:rtl/>
        </w:rPr>
      </w:pPr>
      <w:r w:rsidRPr="006F178A">
        <w:rPr>
          <w:rFonts w:hint="cs"/>
          <w:rtl/>
        </w:rPr>
        <w:t xml:space="preserve">- </w:t>
      </w:r>
      <w:r w:rsidRPr="006F178A">
        <w:rPr>
          <w:rFonts w:hint="cs"/>
          <w:rtl/>
        </w:rPr>
        <w:tab/>
      </w:r>
      <w:r w:rsidRPr="006F178A">
        <w:rPr>
          <w:rtl/>
        </w:rPr>
        <w:t xml:space="preserve">היינו </w:t>
      </w:r>
      <w:r>
        <w:rPr>
          <w:rtl/>
        </w:rPr>
        <w:t>אפי'</w:t>
      </w:r>
      <w:r w:rsidRPr="006F178A">
        <w:rPr>
          <w:rtl/>
        </w:rPr>
        <w:t xml:space="preserve"> </w:t>
      </w:r>
      <w:ins w:id="100471" w:author="קלוד" w:date="2026-10-11T13:11:34Z">
        <w:r>
          <w:rPr>
            <w:rStyle w:val="2fb"/>
            <w:rtl/>
          </w:rPr>
          <w:t xml:space="preserve">כר"ע,</w:t>
        </w:r>
      </w:ins>
      <w:del w:id="100472" w:author="קלוד" w:date="2026-10-11T13:11:34Z">
        <w:r w:rsidRPr="006F178A">
          <w:rPr>
            <w:rStyle w:val="2fb"/>
            <w:rtl/>
          </w:rPr>
          <w:delText xml:space="preserve">כר"ע</w:delText>
        </w:r>
      </w:del>
      <w:r w:rsidRPr="006F178A">
        <w:rPr>
          <w:rtl/>
        </w:rPr>
        <w:t xml:space="preserve"> </w:t>
      </w:r>
      <w:ins w:id="100469" w:author="קלוד" w:date="2026-10-11T13:11:34Z">
        <w:r>
          <w:rPr>
            <w:rtl/>
          </w:rPr>
          <w:t xml:space="preserve">ששנה</w:t>
        </w:r>
      </w:ins>
      <w:del w:id="100470" w:author="קלוד" w:date="2026-10-11T13:11:34Z">
        <w:r w:rsidRPr="006F178A">
          <w:rPr>
            <w:rtl/>
          </w:rPr>
          <w:delText xml:space="preserve">דתנא</w:delText>
        </w:r>
      </w:del>
      <w:r w:rsidRPr="006F178A">
        <w:rPr>
          <w:rtl/>
        </w:rPr>
        <w:t xml:space="preserve"> זב וכל </w:t>
      </w:r>
      <w:ins w:id="100467" w:author="קלוד" w:date="2026-10-11T13:11:34Z">
        <w:r>
          <w:rPr>
            <w:rtl/>
          </w:rPr>
          <w:t xml:space="preserve">הדומה</w:t>
        </w:r>
      </w:ins>
      <w:del w:id="100468" w:author="קלוד" w:date="2026-10-11T13:11:34Z">
        <w:r w:rsidRPr="006F178A">
          <w:rPr>
            <w:rtl/>
          </w:rPr>
          <w:delText xml:space="preserve">דדמי</w:delText>
        </w:r>
      </w:del>
      <w:r w:rsidRPr="006F178A">
        <w:rPr>
          <w:rtl/>
        </w:rPr>
        <w:t xml:space="preserve"> </w:t>
      </w:r>
      <w:ins w:id="93001" w:author="מנוע מכני" w:date="2026-10-11T12:04:39Z">
        <w:r>
          <w:rPr>
            <w:rtl/>
          </w:rPr>
          <w:t xml:space="preserve">לו</w:t>
        </w:r>
      </w:ins>
      <w:del w:id="93002" w:author="מנוע מכני" w:date="2026-10-11T12:04:39Z">
        <w:r w:rsidRPr="006F178A">
          <w:rPr>
            <w:rtl/>
          </w:rPr>
          <w:delText xml:space="preserve">ליה</w:delText>
        </w:r>
      </w:del>
      <w:r w:rsidRPr="006F178A">
        <w:rPr>
          <w:rtl/>
        </w:rPr>
        <w:t xml:space="preserve">.</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ע"ז</w:t>
      </w:r>
      <w:r w:rsidRPr="006F178A">
        <w:rPr>
          <w:rtl/>
        </w:rPr>
        <w:t xml:space="preserve">, שהסיטה את אחרים היינו.</w:t>
      </w:r>
    </w:p>
    <w:p>
      <w:pPr>
        <w:pStyle w:val="38"/>
        <w:rPr>
          <w:ins w:id="97917" w:author="מנוע מכני" w:date="2026-10-11T12:04:39Z"/>
        </w:rPr>
      </w:pPr>
      <w:r w:rsidRPr="006F178A">
        <w:t xml:space="preserve">כדתנן:</w:t>
      </w:r>
    </w:p>
    <w:p w:rsidR="00E9703F" w:rsidRPr="006F178A" w:rsidRDefault="00E9703F" w:rsidP="00E9703F">
      <w:pPr>
        <w:rPr>
          <w:rtl/>
        </w:rPr>
      </w:pPr>
      <w:del w:id="97918" w:author="מנוע מכני" w:date="2026-10-11T12:04:39Z">
        <w:r w:rsidRPr="006F178A">
          <w:rPr>
            <w:rtl/>
          </w:rPr>
          <w:delText xml:space="preserve"> </w:delText>
        </w:r>
      </w:del>
      <w:r w:rsidRPr="006F178A">
        <w:rPr>
          <w:rtl/>
        </w:rPr>
        <w:t xml:space="preserve">הזב בכף מאזנים. ואוכלין ומשקין בכף שנייה, כרע הזב - טמאין.</w:t>
      </w:r>
    </w:p>
    <w:p w:rsidR="00E9703F" w:rsidRDefault="00E9703F" w:rsidP="00E9703F">
      <w:pPr>
        <w:rPr>
          <w:rtl/>
        </w:rPr>
      </w:pPr>
      <w:r w:rsidRPr="006F178A">
        <w:rPr>
          <w:rtl/>
        </w:rPr>
        <w:t xml:space="preserve">כרעו הן [תחת הזב] - טהורין. דרק במשכב ומושב טמאים </w:t>
      </w:r>
      <w:r w:rsidRPr="006F178A">
        <w:rPr>
          <w:rtl/>
        </w:rPr>
        <w:t xml:space="preserve">משא"כ</w:t>
      </w:r>
      <w:r w:rsidRPr="006F178A">
        <w:rPr>
          <w:rtl/>
        </w:rPr>
        <w:t xml:space="preserve"> כל הכלים אין מטמאין מחמת משכב ומושב]</w:t>
      </w:r>
    </w:p>
    <w:p>
      <w:pPr>
        <w:pStyle w:val="afffff8"/>
        <w:rPr>
          <w:ins w:id="90709" w:author="קלוד" w:date="2026-10-11T12:33:55Z"/>
        </w:rPr>
      </w:pPr>
      <w:ins w:id="90710" w:author="קלוד" w:date="2026-10-11T12:33:55Z">
        <w:r>
          <w:rPr>
            <w:color w:val="7B3F00"/>
          </w:rPr>
          <w:t xml:space="preserve">האם ע"ז ישנה לאברים?</w:t>
        </w:r>
      </w:ins>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הא דבעי </w:t>
      </w:r>
      <w:r w:rsidRPr="006F178A">
        <w:rPr>
          <w:rStyle w:val="2fb"/>
          <w:rFonts w:ascii="Fb Fontext" w:hAnsi="Fb Fontext"/>
          <w:rtl/>
        </w:rPr>
        <w:t xml:space="preserve">רמי בר חמא</w:t>
      </w:r>
      <w:r w:rsidRPr="006F178A">
        <w:rPr>
          <w:rFonts w:ascii="Fb Fontext" w:hAnsi="Fb Fontext"/>
          <w:rtl/>
        </w:rPr>
        <w:t xml:space="preserve"> בע"ז </w:t>
      </w:r>
      <w:ins w:id="94745" w:author="מנוע מכני" w:date="2026-10-11T12:04:39Z">
        <w:r>
          <w:rPr>
            <w:rFonts w:ascii="Fb Fontext" w:hAnsi="Fb Fontext"/>
            <w:rtl/>
          </w:rPr>
          <w:t xml:space="preserve">אם </w:t>
        </w:r>
      </w:ins>
      <w:del w:id="94746" w:author="מנוע מכני" w:date="2026-10-11T12:04:39Z">
        <w:r w:rsidRPr="006F178A">
          <w:rPr>
            <w:rFonts w:ascii="Fb Fontext" w:hAnsi="Fb Fontext"/>
            <w:rtl/>
          </w:rPr>
          <w:delText xml:space="preserve">אי </w:delText>
        </w:r>
      </w:del>
      <w:r w:rsidRPr="006F178A">
        <w:rPr>
          <w:rFonts w:ascii="Fb Fontext" w:hAnsi="Fb Fontext"/>
          <w:rtl/>
        </w:rPr>
        <w:t xml:space="preserve">ישנה לאברים</w:t>
      </w:r>
    </w:p>
    <w:p w:rsidR="00E9703F" w:rsidRPr="006F178A" w:rsidRDefault="00E9703F" w:rsidP="00E9703F">
      <w:pPr>
        <w:rPr>
          <w:rtl/>
        </w:rPr>
      </w:pPr>
      <w:ins w:id="100481" w:author="קלוד" w:date="2026-10-11T13:11:34Z">
        <w:r>
          <w:rPr>
            <w:rtl/>
          </w:rPr>
          <w:t xml:space="preserve">כשהדיוט</w:t>
        </w:r>
      </w:ins>
      <w:del w:id="100482" w:author="קלוד" w:date="2026-10-11T13:11:34Z">
        <w:r w:rsidRPr="006F178A">
          <w:rPr>
            <w:rtl/>
          </w:rPr>
          <w:delText xml:space="preserve">בהדיוט</w:delText>
        </w:r>
      </w:del>
      <w:r w:rsidRPr="006F178A">
        <w:rPr>
          <w:rtl/>
        </w:rPr>
        <w:t xml:space="preserve"> יכול להחזירה - </w:t>
      </w:r>
      <w:ins w:id="100479" w:author="קלוד" w:date="2026-10-11T13:11:34Z">
        <w:r>
          <w:rPr>
            <w:rtl/>
          </w:rPr>
          <w:t xml:space="preserve">אל</w:t>
        </w:r>
      </w:ins>
      <w:del w:id="100480" w:author="קלוד" w:date="2026-10-11T13:11:34Z">
        <w:r w:rsidRPr="006F178A">
          <w:rPr>
            <w:rtl/>
          </w:rPr>
          <w:delText xml:space="preserve">לא</w:delText>
        </w:r>
      </w:del>
      <w:r w:rsidRPr="006F178A">
        <w:rPr>
          <w:rtl/>
        </w:rPr>
        <w:t xml:space="preserve"> </w:t>
      </w:r>
      <w:ins w:id="100477" w:author="קלוד" w:date="2026-10-11T13:11:34Z">
        <w:r>
          <w:rPr>
            <w:rtl/>
          </w:rPr>
          <w:t xml:space="preserve">תסתפק,</w:t>
        </w:r>
      </w:ins>
      <w:del w:id="100478" w:author="קלוד" w:date="2026-10-11T13:11:34Z">
        <w:r w:rsidRPr="006F178A">
          <w:rPr>
            <w:rtl/>
          </w:rPr>
          <w:delText xml:space="preserve">תיבעי</w:delText>
        </w:r>
      </w:del>
      <w:r w:rsidRPr="006F178A">
        <w:rPr>
          <w:rtl/>
        </w:rPr>
        <w:t xml:space="preserve"> </w:t>
      </w:r>
      <w:ins w:id="100475" w:author="קלוד" w:date="2026-10-11T13:11:34Z">
        <w:r>
          <w:rPr>
            <w:rtl/>
          </w:rPr>
          <w:t xml:space="preserve">שנחשבת</w:t>
        </w:r>
      </w:ins>
      <w:del w:id="100476" w:author="קלוד" w:date="2026-10-11T13:11:34Z">
        <w:r w:rsidRPr="006F178A">
          <w:rPr>
            <w:rtl/>
          </w:rPr>
          <w:delText xml:space="preserve">לך,</w:delText>
        </w:r>
      </w:del>
      <w:r w:rsidRPr="006F178A">
        <w:rPr>
          <w:rtl/>
        </w:rPr>
        <w:t xml:space="preserve"> </w:t>
      </w:r>
      <w:ins w:id="100473" w:author="קלוד" w:date="2026-10-11T13:11:34Z">
        <w:r>
          <w:rPr>
            <w:rtl/>
          </w:rPr>
          <w:t xml:space="preserve">כמחוברת.</w:t>
        </w:r>
      </w:ins>
      <w:del w:id="100474" w:author="קלוד" w:date="2026-10-11T13:11:34Z">
        <w:r w:rsidRPr="006F178A">
          <w:rPr>
            <w:rtl/>
          </w:rPr>
          <w:delText xml:space="preserve">דכמאן דמחברת דמי.</w:delText>
        </w:r>
      </w:del>
    </w:p>
    <w:p w:rsidR="00E9703F" w:rsidRPr="006F178A" w:rsidRDefault="00E9703F" w:rsidP="00E9703F">
      <w:pPr>
        <w:rPr>
          <w:rtl/>
        </w:rPr>
      </w:pPr>
      <w:ins w:id="100497" w:author="קלוד" w:date="2026-10-11T13:11:34Z">
        <w:r>
          <w:rPr>
            <w:rtl/>
          </w:rPr>
          <w:t xml:space="preserve">ותסתפק</w:t>
        </w:r>
      </w:ins>
      <w:del w:id="100498" w:author="קלוד" w:date="2026-10-11T13:11:34Z">
        <w:r w:rsidRPr="006F178A">
          <w:rPr>
            <w:rtl/>
          </w:rPr>
          <w:delText xml:space="preserve">ותיבעי</w:delText>
        </w:r>
      </w:del>
      <w:r w:rsidRPr="006F178A">
        <w:rPr>
          <w:rtl/>
        </w:rPr>
        <w:t xml:space="preserve"> </w:t>
      </w:r>
      <w:ins w:id="91315" w:author="מנוע מכני" w:date="2026-10-11T12:04:39Z">
        <w:ins w:id="100495" w:author="קלוד" w:date="2026-10-11T13:11:34Z">
          <w:r>
            <w:rPr>
              <w:rtl/>
            </w:rPr>
            <w:t xml:space="preserve">כשאין</w:t>
          </w:r>
        </w:ins>
        <w:del w:id="100496" w:author="קלוד" w:date="2026-10-11T13:11:34Z">
          <w:r>
            <w:rPr>
              <w:rtl/>
            </w:rPr>
            <w:delText xml:space="preserve">מקום</w:delText>
          </w:r>
          <w:r w:rsidRPr="006F178A">
            <w:rPr>
              <w:rtl/>
            </w:rPr>
            <w:delText xml:space="preserve"> שאין</w:delText>
          </w:r>
        </w:del>
      </w:ins>
      <w:del w:id="91316" w:author="מנוע מכני" w:date="2026-10-11T12:04:39Z">
        <w:r w:rsidRPr="006F178A">
          <w:rPr>
            <w:rtl/>
          </w:rPr>
          <w:delText xml:space="preserve">היכא</w:delText>
        </w:r>
      </w:del>
      <w:r w:rsidRPr="006F178A">
        <w:rPr>
          <w:rtl/>
        </w:rPr>
        <w:t xml:space="preserve"> יכול </w:t>
      </w:r>
      <w:ins w:id="100493" w:author="קלוד" w:date="2026-10-11T13:11:34Z">
        <w:r>
          <w:rPr>
            <w:rtl/>
          </w:rPr>
          <w:t xml:space="preserve">להחזירה:</w:t>
        </w:r>
      </w:ins>
      <w:del w:id="100494" w:author="קלוד" w:date="2026-10-11T13:11:34Z">
        <w:r w:rsidRPr="006F178A">
          <w:rPr>
            <w:rtl/>
          </w:rPr>
          <w:delText xml:space="preserve">להחזירה</w:delText>
        </w:r>
      </w:del>
      <w:r w:rsidRPr="006F178A">
        <w:rPr>
          <w:rtl/>
        </w:rPr>
        <w:t xml:space="preserve"> </w:t>
      </w:r>
      <w:ins w:id="94747" w:author="מנוע מכני" w:date="2026-10-11T12:04:39Z">
        <w:r>
          <w:rPr>
            <w:rtl/>
          </w:rPr>
          <w:t xml:space="preserve">אם </w:t>
        </w:r>
      </w:ins>
      <w:del w:id="94748" w:author="מנוע מכני" w:date="2026-10-11T12:04:39Z">
        <w:r w:rsidRPr="006F178A">
          <w:rPr>
            <w:rtl/>
          </w:rPr>
          <w:delText xml:space="preserve">אי </w:delText>
        </w:r>
      </w:del>
      <w:ins w:id="100491" w:author="קלוד" w:date="2026-10-11T13:11:34Z">
        <w:r>
          <w:rPr>
            <w:rtl/>
          </w:rPr>
          <w:t xml:space="preserve">נחשבת</w:t>
        </w:r>
      </w:ins>
      <w:del w:id="100492" w:author="קלוד" w:date="2026-10-11T13:11:34Z">
        <w:r w:rsidRPr="006F178A">
          <w:rPr>
            <w:rtl/>
          </w:rPr>
          <w:delText xml:space="preserve">כמאן</w:delText>
        </w:r>
      </w:del>
      <w:r w:rsidRPr="006F178A">
        <w:rPr>
          <w:rtl/>
        </w:rPr>
        <w:t xml:space="preserve"> </w:t>
      </w:r>
      <w:ins w:id="100489" w:author="קלוד" w:date="2026-10-11T13:11:34Z">
        <w:r>
          <w:rPr>
            <w:rtl/>
          </w:rPr>
          <w:t xml:space="preserve">כשבורה,</w:t>
        </w:r>
      </w:ins>
      <w:del w:id="100490" w:author="קלוד" w:date="2026-10-11T13:11:34Z">
        <w:r w:rsidRPr="006F178A">
          <w:rPr>
            <w:rtl/>
          </w:rPr>
          <w:delText xml:space="preserve">דמתברא</w:delText>
        </w:r>
      </w:del>
      <w:r w:rsidRPr="006F178A">
        <w:rPr>
          <w:rtl/>
        </w:rPr>
        <w:t xml:space="preserve"> או </w:t>
      </w:r>
      <w:ins w:id="100487" w:author="קלוד" w:date="2026-10-11T13:11:34Z">
        <w:r>
          <w:rPr>
            <w:rtl/>
          </w:rPr>
          <w:t xml:space="preserve">שהרי</w:t>
        </w:r>
      </w:ins>
      <w:del w:id="100488" w:author="קלוד" w:date="2026-10-11T13:11:34Z">
        <w:r w:rsidRPr="006F178A">
          <w:rPr>
            <w:rtl/>
          </w:rPr>
          <w:delText xml:space="preserve">הא</w:delText>
        </w:r>
      </w:del>
      <w:r w:rsidRPr="006F178A">
        <w:rPr>
          <w:rtl/>
        </w:rPr>
        <w:t xml:space="preserve"> </w:t>
      </w:r>
      <w:ins w:id="100485" w:author="קלוד" w:date="2026-10-11T13:11:34Z">
        <w:r>
          <w:rPr>
            <w:rtl/>
          </w:rPr>
          <w:t xml:space="preserve">אינה</w:t>
        </w:r>
      </w:ins>
      <w:del w:id="100486" w:author="קלוד" w:date="2026-10-11T13:11:34Z">
        <w:r w:rsidRPr="006F178A">
          <w:rPr>
            <w:rtl/>
          </w:rPr>
          <w:delText xml:space="preserve">לא</w:delText>
        </w:r>
      </w:del>
      <w:r w:rsidRPr="006F178A">
        <w:rPr>
          <w:rtl/>
        </w:rPr>
        <w:t xml:space="preserve"> </w:t>
      </w:r>
      <w:ins w:id="100483" w:author="קלוד" w:date="2026-10-11T13:11:34Z">
        <w:r>
          <w:rPr>
            <w:rtl/>
          </w:rPr>
          <w:t xml:space="preserve">חסרה.</w:t>
        </w:r>
      </w:ins>
      <w:del w:id="100484" w:author="קלוד" w:date="2026-10-11T13:11:34Z">
        <w:r w:rsidRPr="006F178A">
          <w:rPr>
            <w:rtl/>
          </w:rPr>
          <w:delText xml:space="preserve">מחסרא.</w:delText>
        </w:r>
      </w:del>
    </w:p>
    <w:p>
      <w:pPr>
        <w:pStyle w:val="38"/>
        <w:rPr>
          <w:ins w:id="97919" w:author="מנוע מכני" w:date="2026-10-11T12:04:39Z"/>
        </w:rPr>
      </w:pPr>
      <w:r w:rsidRPr="004C00C0">
        <w:t xml:space="preserve">א"ד:</w:t>
      </w:r>
    </w:p>
    <w:p w:rsidR="00E9703F" w:rsidRPr="006F178A" w:rsidRDefault="00E9703F" w:rsidP="00E9703F">
      <w:pPr>
        <w:rPr>
          <w:rtl/>
        </w:rPr>
      </w:pPr>
      <w:del w:id="97920" w:author="מנוע מכני" w:date="2026-10-11T12:04:39Z">
        <w:r w:rsidRPr="004C00C0">
          <w:rPr>
            <w:rStyle w:val="afffe"/>
            <w:rFonts w:ascii="Fb Fontext" w:hAnsi="Fb Fontext"/>
            <w:b/>
            <w:rtl/>
          </w:rPr>
          <w:delText xml:space="preserve"> </w:delText>
        </w:r>
      </w:del>
      <w:ins w:id="100505" w:author="קלוד" w:date="2026-10-11T13:11:34Z">
        <w:r>
          <w:rPr>
            <w:rStyle w:val="afffe"/>
            <w:rFonts w:ascii="Fb Fontext" w:hAnsi="Fb Fontext"/>
            <w:rtl/>
          </w:rPr>
          <w:t xml:space="preserve">בהיפך:</w:t>
        </w:r>
      </w:ins>
      <w:del w:id="100506" w:author="קלוד" w:date="2026-10-11T13:11:34Z">
        <w:r w:rsidRPr="006F178A">
          <w:rPr>
            <w:rStyle w:val="afffe"/>
            <w:rFonts w:ascii="Fb Fontext" w:hAnsi="Fb Fontext"/>
            <w:rtl/>
          </w:rPr>
          <w:delText xml:space="preserve">בהיפך</w:delText>
        </w:r>
      </w:del>
      <w:r w:rsidRPr="006F178A">
        <w:rPr>
          <w:rtl/>
        </w:rPr>
        <w:t xml:space="preserve"> </w:t>
      </w:r>
      <w:ins w:id="100503" w:author="קלוד" w:date="2026-10-11T13:11:34Z">
        <w:r>
          <w:rPr>
            <w:rtl/>
          </w:rPr>
          <w:t xml:space="preserve">באין</w:t>
        </w:r>
      </w:ins>
      <w:del w:id="100504" w:author="קלוד" w:date="2026-10-11T13:11:34Z">
        <w:r w:rsidRPr="006F178A">
          <w:rPr>
            <w:rtl/>
          </w:rPr>
          <w:delText xml:space="preserve">והיינו דבאין</w:delText>
        </w:r>
      </w:del>
      <w:r w:rsidRPr="006F178A">
        <w:rPr>
          <w:rtl/>
        </w:rPr>
        <w:t xml:space="preserve"> יכול להחזירה </w:t>
      </w:r>
      <w:ins w:id="100501" w:author="קלוד" w:date="2026-10-11T13:11:34Z">
        <w:r>
          <w:rPr>
            <w:rtl/>
          </w:rPr>
          <w:t xml:space="preserve">-</w:t>
        </w:r>
      </w:ins>
      <w:del w:id="100502" w:author="קלוד" w:date="2026-10-11T13:11:34Z">
        <w:r w:rsidRPr="006F178A">
          <w:rPr>
            <w:rtl/>
          </w:rPr>
          <w:delText xml:space="preserve">כמאן</w:delText>
        </w:r>
      </w:del>
      <w:r w:rsidRPr="006F178A">
        <w:rPr>
          <w:rtl/>
        </w:rPr>
        <w:t xml:space="preserve"> </w:t>
      </w:r>
      <w:ins w:id="100499" w:author="קלוד" w:date="2026-10-11T13:11:34Z">
        <w:r>
          <w:rPr>
            <w:rtl/>
          </w:rPr>
          <w:t xml:space="preserve">נחשבת כשבורה.</w:t>
        </w:r>
      </w:ins>
      <w:del w:id="100500" w:author="קלוד" w:date="2026-10-11T13:11:34Z">
        <w:r w:rsidRPr="006F178A">
          <w:rPr>
            <w:rtl/>
          </w:rPr>
          <w:delText xml:space="preserve">דמתברה.</w:delText>
        </w:r>
      </w:del>
    </w:p>
    <w:p w:rsidR="00E9703F" w:rsidRPr="006F178A" w:rsidRDefault="00E9703F" w:rsidP="00E9703F">
      <w:pPr>
        <w:rPr>
          <w:rtl/>
        </w:rPr>
      </w:pPr>
      <w:r w:rsidRPr="006F178A">
        <w:rPr>
          <w:rtl/>
        </w:rPr>
        <w:t>ו</w:t>
      </w:r>
      <w:r w:rsidRPr="006F178A">
        <w:rPr>
          <w:rFonts w:hint="cs"/>
          <w:rtl/>
        </w:rPr>
        <w:t>הסתפ</w:t>
      </w:r>
      <w:r w:rsidRPr="006F178A">
        <w:rPr>
          <w:rtl/>
        </w:rPr>
        <w:t xml:space="preserve">ק ביכול </w:t>
      </w:r>
      <w:ins w:id="100517" w:author="קלוד" w:date="2026-10-11T13:11:34Z">
        <w:r>
          <w:rPr>
            <w:rtl/>
          </w:rPr>
          <w:t xml:space="preserve">להחזירה:</w:t>
        </w:r>
      </w:ins>
      <w:del w:id="100518" w:author="קלוד" w:date="2026-10-11T13:11:34Z">
        <w:r w:rsidRPr="006F178A">
          <w:rPr>
            <w:rtl/>
          </w:rPr>
          <w:delText xml:space="preserve">להחזירה</w:delText>
        </w:r>
      </w:del>
      <w:r w:rsidRPr="006F178A">
        <w:rPr>
          <w:rtl/>
        </w:rPr>
        <w:t xml:space="preserve"> </w:t>
      </w:r>
      <w:ins w:id="100515" w:author="קלוד" w:date="2026-10-11T13:11:34Z">
        <w:r>
          <w:rPr>
            <w:rtl/>
          </w:rPr>
          <w:t xml:space="preserve">אם</w:t>
        </w:r>
      </w:ins>
      <w:del w:id="100516" w:author="קלוד" w:date="2026-10-11T13:11:34Z">
        <w:r w:rsidRPr="006F178A">
          <w:rPr>
            <w:rtl/>
          </w:rPr>
          <w:delText xml:space="preserve">כי</w:delText>
        </w:r>
      </w:del>
      <w:r w:rsidRPr="006F178A">
        <w:rPr>
          <w:rtl/>
        </w:rPr>
        <w:t xml:space="preserve"> </w:t>
      </w:r>
      <w:ins w:id="100513" w:author="קלוד" w:date="2026-10-11T13:11:34Z">
        <w:r>
          <w:rPr>
            <w:rtl/>
          </w:rPr>
          <w:t xml:space="preserve">נחשבת</w:t>
        </w:r>
      </w:ins>
      <w:del w:id="100514" w:author="קלוד" w:date="2026-10-11T13:11:34Z">
        <w:r w:rsidRPr="006F178A">
          <w:rPr>
            <w:rtl/>
          </w:rPr>
          <w:delText xml:space="preserve">כמאן</w:delText>
        </w:r>
      </w:del>
      <w:r w:rsidRPr="006F178A">
        <w:rPr>
          <w:rtl/>
        </w:rPr>
        <w:t xml:space="preserve"> </w:t>
      </w:r>
      <w:ins w:id="100511" w:author="קלוד" w:date="2026-10-11T13:11:34Z">
        <w:r>
          <w:rPr>
            <w:rtl/>
          </w:rPr>
          <w:t xml:space="preserve">כמחוברת,</w:t>
        </w:r>
      </w:ins>
      <w:del w:id="100512" w:author="קלוד" w:date="2026-10-11T13:11:34Z">
        <w:r w:rsidRPr="006F178A">
          <w:rPr>
            <w:rtl/>
          </w:rPr>
          <w:delText xml:space="preserve">דמחבר דמי</w:delText>
        </w:r>
      </w:del>
      <w:r w:rsidRPr="006F178A">
        <w:rPr>
          <w:rtl/>
        </w:rPr>
        <w:t xml:space="preserve"> או </w:t>
      </w:r>
      <w:ins w:id="93003" w:author="מנוע מכני" w:date="2026-10-11T12:04:39Z">
        <w:ins w:id="100509" w:author="קלוד" w:date="2026-10-11T13:11:34Z">
          <w:r>
            <w:rPr>
              <w:rtl/>
            </w:rPr>
            <w:t xml:space="preserve">שעכשיו</w:t>
          </w:r>
        </w:ins>
        <w:del w:id="100510" w:author="קלוד" w:date="2026-10-11T13:11:34Z">
          <w:r>
            <w:rPr>
              <w:rtl/>
            </w:rPr>
            <w:delText xml:space="preserve">עכשיו</w:delText>
          </w:r>
        </w:del>
      </w:ins>
      <w:del w:id="93004" w:author="מנוע מכני" w:date="2026-10-11T12:04:39Z">
        <w:r w:rsidRPr="006F178A">
          <w:rPr>
            <w:rtl/>
          </w:rPr>
          <w:delText xml:space="preserve">השתא</w:delText>
        </w:r>
      </w:del>
      <w:r w:rsidRPr="006F178A">
        <w:rPr>
          <w:rtl/>
        </w:rPr>
        <w:t xml:space="preserve"> </w:t>
      </w:r>
      <w:ins w:id="100507" w:author="קלוד" w:date="2026-10-11T13:11:34Z">
        <w:r>
          <w:rPr>
            <w:rtl/>
          </w:rPr>
          <w:t xml:space="preserve">אינה </w:t>
        </w:r>
        <w:r>
          <w:rPr>
            <w:rStyle w:val="afffffe"/>
            <w:rtl/>
          </w:rPr>
          <w:t xml:space="preserve">מחוברת</w:t>
        </w:r>
        <w:r>
          <w:rPr>
            <w:rtl/>
          </w:rPr>
          <w:t xml:space="preserve"> -</w:t>
        </w:r>
      </w:ins>
      <w:del w:id="100508" w:author="קלוד" w:date="2026-10-11T13:11:34Z">
        <w:r w:rsidRPr="006F178A">
          <w:rPr>
            <w:rtl/>
          </w:rPr>
          <w:delText xml:space="preserve">לא</w:delText>
        </w:r>
      </w:del>
      <w:r w:rsidRPr="006F178A">
        <w:rPr>
          <w:rtl/>
        </w:rPr>
        <w:t xml:space="preserve"> </w:t>
      </w:r>
      <w:r w:rsidRPr="006F178A">
        <w:rPr>
          <w:b/>
          <w:bCs/>
          <w:rtl/>
        </w:rPr>
        <w:t>תיקו</w:t>
      </w:r>
      <w:r w:rsidRPr="006F178A">
        <w:rPr>
          <w:rtl/>
        </w:rPr>
        <w:t>.</w:t>
      </w:r>
    </w:p>
    <w:p>
      <w:pPr>
        <w:pStyle w:val="afffff8"/>
        <w:rPr>
          <w:ins w:id="90707" w:author="קלוד" w:date="2026-10-11T12:33:55Z"/>
        </w:rPr>
      </w:pPr>
      <w:ins w:id="90708" w:author="קלוד" w:date="2026-10-11T12:33:55Z">
        <w:r>
          <w:rPr>
            <w:color w:val="7B3F00"/>
          </w:rPr>
          <w:t xml:space="preserve">ע"ז פחות מכזית - כשרץ בכעדשה או כמת בכזית</w:t>
        </w:r>
      </w:ins>
    </w:p>
    <w:p w:rsidR="00E9703F" w:rsidRPr="006F178A" w:rsidRDefault="00E9703F" w:rsidP="00E9703F">
      <w:pPr>
        <w:rPr>
          <w:rtl/>
        </w:rPr>
      </w:pPr>
      <w:r w:rsidRPr="006F178A">
        <w:rPr>
          <w:rtl/>
        </w:rPr>
        <w:t>•</w:t>
      </w:r>
      <w:r w:rsidRPr="006F178A">
        <w:rPr>
          <w:rFonts w:hint="cs"/>
          <w:rtl/>
        </w:rPr>
        <w:t xml:space="preserve"> </w:t>
      </w:r>
      <w:r w:rsidRPr="006F178A">
        <w:rPr>
          <w:rStyle w:val="2fb"/>
          <w:rFonts w:hint="cs"/>
          <w:rtl/>
        </w:rPr>
        <w:t xml:space="preserve">ראבר</w:t>
      </w:r>
      <w:r w:rsidRPr="006F178A">
        <w:rPr>
          <w:rStyle w:val="2fb"/>
          <w:rtl/>
        </w:rPr>
        <w:t>"</w:t>
      </w:r>
      <w:r w:rsidRPr="006F178A">
        <w:rPr>
          <w:rStyle w:val="2fb"/>
          <w:rFonts w:hint="cs"/>
          <w:rtl/>
        </w:rPr>
        <w:t xml:space="preserve">א</w:t>
      </w:r>
      <w:r w:rsidRPr="006F178A">
        <w:rPr>
          <w:rFonts w:hint="cs"/>
          <w:rtl/>
        </w:rPr>
        <w:t xml:space="preserve"> הסתפק בע</w:t>
      </w:r>
      <w:r w:rsidRPr="006F178A">
        <w:rPr>
          <w:rtl/>
        </w:rPr>
        <w:t>"</w:t>
      </w:r>
      <w:r w:rsidRPr="006F178A">
        <w:rPr>
          <w:rFonts w:hint="cs"/>
          <w:rtl/>
        </w:rPr>
        <w:t xml:space="preserve">ז פחות מכזית</w:t>
      </w:r>
      <w:ins w:id="100525" w:author="קלוד" w:date="2026-10-11T13:11:34Z">
        <w:r>
          <w:rPr>
            <w:rFonts w:hint="cs"/>
            <w:rtl/>
          </w:rPr>
          <w:t xml:space="preserve"> - </w:t>
        </w:r>
      </w:ins>
      <w:del w:id="100526" w:author="קלוד" w:date="2026-10-11T13:11:34Z">
        <w:r w:rsidRPr="006F178A">
          <w:rPr>
            <w:rFonts w:hint="cs"/>
            <w:rtl/>
          </w:rPr>
          <w:delText xml:space="preserve"> </w:delText>
        </w:r>
      </w:del>
      <w:r w:rsidRPr="006F178A">
        <w:rPr>
          <w:rtl/>
        </w:rPr>
        <w:t xml:space="preserve">לא</w:t>
      </w:r>
      <w:r w:rsidRPr="006F178A">
        <w:rPr>
          <w:rtl/>
        </w:rPr>
        <w:t xml:space="preserve"> לענין </w:t>
      </w:r>
      <w:ins w:id="100523" w:author="קלוד" w:date="2026-10-11T13:11:34Z">
        <w:r>
          <w:rPr>
            <w:rtl/>
          </w:rPr>
          <w:t xml:space="preserve">איסור,</w:t>
        </w:r>
      </w:ins>
      <w:del w:id="100524" w:author="קלוד" w:date="2026-10-11T13:11:34Z">
        <w:r w:rsidRPr="006F178A">
          <w:rPr>
            <w:rtl/>
          </w:rPr>
          <w:delText xml:space="preserve">איסורא</w:delText>
        </w:r>
      </w:del>
      <w:r w:rsidRPr="006F178A">
        <w:rPr>
          <w:rtl/>
        </w:rPr>
        <w:t xml:space="preserve"> </w:t>
      </w:r>
      <w:ins w:id="100521" w:author="קלוד" w:date="2026-10-11T13:11:34Z">
        <w:r>
          <w:rPr>
            <w:rtl/>
          </w:rPr>
          <w:t xml:space="preserve">שאינה</w:t>
        </w:r>
      </w:ins>
      <w:del w:id="100522" w:author="קלוד" w:date="2026-10-11T13:11:34Z">
        <w:r w:rsidRPr="006F178A">
          <w:rPr>
            <w:rtl/>
          </w:rPr>
          <w:delText xml:space="preserve">דלא</w:delText>
        </w:r>
      </w:del>
      <w:r w:rsidRPr="006F178A">
        <w:rPr>
          <w:rtl/>
        </w:rPr>
        <w:t xml:space="preserve"> </w:t>
      </w:r>
      <w:ins w:id="100519" w:author="קלוד" w:date="2026-10-11T13:11:34Z">
        <w:r>
          <w:rPr>
            <w:rtl/>
          </w:rPr>
          <w:t xml:space="preserve">פחותה</w:t>
        </w:r>
      </w:ins>
      <w:del w:id="100520" w:author="קלוד" w:date="2026-10-11T13:11:34Z">
        <w:r w:rsidRPr="006F178A">
          <w:rPr>
            <w:rtl/>
          </w:rPr>
          <w:delText xml:space="preserve">יהא פחות</w:delText>
        </w:r>
      </w:del>
      <w:r w:rsidRPr="006F178A">
        <w:rPr>
          <w:rtl/>
        </w:rPr>
        <w:t xml:space="preserve"> מזבוב בעל עקרון שהיה מניחה בכיסו </w:t>
      </w:r>
      <w:r>
        <w:rPr>
          <w:rtl/>
        </w:rPr>
        <w:t>וכו'</w:t>
      </w:r>
      <w:r w:rsidRPr="006F178A">
        <w:rPr>
          <w:rtl/>
        </w:rPr>
        <w:t>.</w:t>
      </w:r>
    </w:p>
    <w:p>
      <w:pPr>
        <w:pStyle w:val="38"/>
        <w:rPr>
          <w:ins w:id="97921" w:author="מנוע מכני" w:date="2026-10-11T12:04:39Z"/>
        </w:rPr>
      </w:pPr>
      <w:r w:rsidRPr="006F178A">
        <w:lastRenderedPageBreak/>
        <w:t xml:space="preserve">אלא</w:t>
      </w:r>
    </w:p>
    <w:p w:rsidR="00E9703F" w:rsidRPr="006F178A" w:rsidRDefault="00E9703F" w:rsidP="00E9703F">
      <w:pPr>
        <w:rPr>
          <w:rtl/>
        </w:rPr>
      </w:pPr>
      <w:del w:id="97922" w:author="מנוע מכני" w:date="2026-10-11T12:04:39Z">
        <w:r w:rsidRPr="006F178A">
          <w:rPr>
            <w:rtl/>
          </w:rPr>
          <w:lastRenderedPageBreak/>
          <w:delText xml:space="preserve"> </w:delText>
        </w:r>
      </w:del>
      <w:r w:rsidRPr="006F178A">
        <w:rPr>
          <w:rtl/>
        </w:rPr>
        <w:lastRenderedPageBreak/>
        <w:t xml:space="preserve">לענין טומאה </w:t>
      </w:r>
      <w:ins w:id="94749" w:author="מנוע מכני" w:date="2026-10-11T12:04:39Z">
        <w:r>
          <w:rPr>
            <w:rtl/>
          </w:rPr>
          <w:t xml:space="preserve">אם </w:t>
        </w:r>
      </w:ins>
      <w:del w:id="94750" w:author="מנוע מכני" w:date="2026-10-11T12:04:39Z">
        <w:r w:rsidRPr="006F178A">
          <w:rPr>
            <w:rtl/>
          </w:rPr>
          <w:lastRenderedPageBreak/>
          <w:delText xml:space="preserve">אי </w:delText>
        </w:r>
      </w:del>
      <w:ins w:id="96069" w:author="מנוע מכני" w:date="2026-10-11T12:04:39Z">
        <w:r>
          <w:rPr>
            <w:rtl/>
          </w:rPr>
          <w:t xml:space="preserve">הוקש</w:t>
        </w:r>
      </w:ins>
      <w:del w:id="96070" w:author="מנוע מכני" w:date="2026-10-11T12:04:39Z">
        <w:r w:rsidRPr="006F178A">
          <w:rPr>
            <w:rtl/>
          </w:rPr>
          <w:lastRenderedPageBreak/>
          <w:delText xml:space="preserve">איתקש</w:delText>
        </w:r>
      </w:del>
      <w:r w:rsidRPr="006F178A">
        <w:rPr>
          <w:rtl/>
        </w:rPr>
        <w:lastRenderedPageBreak/>
        <w:t xml:space="preserve"> לשרץ ובכעדשה או כמת ובכזית.</w:t>
      </w:r>
    </w:p>
    <w:p w:rsidR="00E9703F" w:rsidRPr="004460A6" w:rsidRDefault="00E9703F" w:rsidP="00E9703F">
      <w:pPr>
        <w:rPr>
          <w:rStyle w:val="afffff0"/>
          <w:rtl/>
        </w:rPr>
      </w:pPr>
      <w:r w:rsidRPr="006F178A">
        <w:rPr>
          <w:rStyle w:val="2fb"/>
          <w:rtl/>
        </w:rPr>
        <w:t xml:space="preserve">רב</w:t>
      </w:r>
      <w:r w:rsidRPr="006F178A">
        <w:rPr>
          <w:rtl/>
        </w:rPr>
        <w:t xml:space="preserve"> אוויא פשט דדווקא בכזית דבפחות מכזית אין בה טומאה כל עיקר, וכמו</w:t>
      </w:r>
      <w:r w:rsidRPr="00784B8D">
        <w:rPr>
          <w:rStyle w:val="afffff0"/>
          <w:rtl/>
        </w:rPr>
        <w:t xml:space="preserve"> </w:t>
      </w:r>
      <w:r w:rsidRPr="004460A6">
        <w:rPr>
          <w:rStyle w:val="afffff0"/>
          <w:rFonts w:hint="cs"/>
          <w:rtl/>
        </w:rPr>
        <w:t>'</w:t>
      </w:r>
      <w:r w:rsidRPr="004460A6">
        <w:rPr>
          <w:rStyle w:val="afffff0"/>
          <w:rtl/>
        </w:rPr>
        <w:t>וישלך את עפרה אל קבר בני העם</w:t>
      </w:r>
      <w:r w:rsidRPr="004460A6">
        <w:rPr>
          <w:rStyle w:val="afffff0"/>
          <w:rFonts w:hint="cs"/>
          <w:rtl/>
        </w:rPr>
        <w:t>'</w:t>
      </w:r>
      <w:r w:rsidRPr="004460A6">
        <w:rPr>
          <w:rStyle w:val="afffff0"/>
          <w:rtl/>
        </w:rPr>
        <w:t>.</w:t>
      </w:r>
    </w:p>
    <w:p w:rsidR="00E9703F" w:rsidRPr="004640F6" w:rsidRDefault="00E9703F" w:rsidP="00E9703F">
      <w:pPr>
        <w:rPr>
          <w:spacing w:val="-6"/>
          <w:rtl/>
        </w:rPr>
      </w:pPr>
      <w:r w:rsidRPr="004640F6">
        <w:rPr>
          <w:rFonts w:ascii="Fb Fontext" w:hAnsi="Fb Fontext"/>
          <w:spacing w:val="-6"/>
          <w:rtl/>
        </w:rPr>
        <w:t>•</w:t>
      </w:r>
      <w:r w:rsidRPr="004640F6">
        <w:rPr>
          <w:rFonts w:ascii="Fb Fontext" w:hAnsi="Fb Fontext" w:hint="cs"/>
          <w:spacing w:val="-6"/>
          <w:rtl/>
        </w:rPr>
        <w:t xml:space="preserve"> </w:t>
      </w:r>
      <w:ins w:id="100539" w:author="קלוד" w:date="2026-10-11T13:11:34Z">
        <w:r>
          <w:rPr>
            <w:rFonts w:ascii="Fb Fontext" w:hAnsi="Fb Fontext" w:hint="cs"/>
            <w:spacing w:val="-6"/>
            <w:rtl/>
          </w:rPr>
          <w:t xml:space="preserve">ולרבנן,</w:t>
        </w:r>
      </w:ins>
      <w:del w:id="100540" w:author="קלוד" w:date="2026-10-11T13:11:34Z">
        <w:r w:rsidRPr="004640F6">
          <w:rPr>
            <w:rFonts w:ascii="Fb Fontext" w:hAnsi="Fb Fontext" w:hint="cs"/>
            <w:spacing w:val="-6"/>
            <w:rtl/>
          </w:rPr>
          <w:delText xml:space="preserve">ו</w:delText>
        </w:r>
        <w:r w:rsidRPr="004640F6">
          <w:rPr>
            <w:rFonts w:ascii="Fb Fontext" w:hAnsi="Fb Fontext"/>
            <w:spacing w:val="-6"/>
            <w:rtl/>
          </w:rPr>
          <w:delText xml:space="preserve">רבנן</w:delText>
        </w:r>
      </w:del>
      <w:r w:rsidRPr="004640F6">
        <w:rPr>
          <w:rFonts w:ascii="Fb Fontext" w:hAnsi="Fb Fontext"/>
          <w:spacing w:val="-6"/>
          <w:rtl/>
        </w:rPr>
        <w:t xml:space="preserve"> </w:t>
      </w:r>
      <w:ins w:id="100537" w:author="קלוד" w:date="2026-10-11T13:11:34Z">
        <w:r>
          <w:rPr>
            <w:rFonts w:ascii="Fb Fontext" w:hAnsi="Fb Fontext"/>
            <w:spacing w:val="-6"/>
            <w:rtl/>
          </w:rPr>
          <w:t xml:space="preserve">מה</w:t>
        </w:r>
      </w:ins>
      <w:del w:id="100538" w:author="קלוד" w:date="2026-10-11T13:11:34Z">
        <w:r w:rsidRPr="004640F6">
          <w:rPr>
            <w:rFonts w:ascii="Fb Fontext" w:hAnsi="Fb Fontext"/>
            <w:spacing w:val="-6"/>
            <w:rtl/>
          </w:rPr>
          <w:delText xml:space="preserve">הא</w:delText>
        </w:r>
      </w:del>
      <w:r w:rsidRPr="004640F6">
        <w:rPr>
          <w:rFonts w:ascii="Fb Fontext" w:hAnsi="Fb Fontext"/>
          <w:spacing w:val="-6"/>
          <w:rtl/>
        </w:rPr>
        <w:t xml:space="preserve"> </w:t>
      </w:r>
      <w:ins w:id="100535" w:author="קלוד" w:date="2026-10-11T13:11:34Z">
        <w:r>
          <w:rPr>
            <w:rFonts w:ascii="Fb Fontext" w:hAnsi="Fb Fontext"/>
            <w:spacing w:val="-6"/>
            <w:rtl/>
          </w:rPr>
          <w:t xml:space="preserve">שהקישו</w:t>
        </w:r>
      </w:ins>
      <w:del w:id="100536" w:author="קלוד" w:date="2026-10-11T13:11:34Z">
        <w:r w:rsidRPr="004640F6">
          <w:rPr>
            <w:rFonts w:ascii="Fb Fontext" w:hAnsi="Fb Fontext"/>
            <w:spacing w:val="-6"/>
            <w:rtl/>
          </w:rPr>
          <w:delText xml:space="preserve">דהקישו</w:delText>
        </w:r>
      </w:del>
      <w:r w:rsidRPr="004640F6">
        <w:rPr>
          <w:rFonts w:ascii="Fb Fontext" w:hAnsi="Fb Fontext"/>
          <w:spacing w:val="-6"/>
          <w:rtl/>
        </w:rPr>
        <w:t xml:space="preserve"> לקולא</w:t>
      </w:r>
      <w:ins w:id="100533" w:author="קלוד" w:date="2026-10-11T13:11:34Z">
        <w:r>
          <w:rPr>
            <w:rFonts w:ascii="Fb Fontext" w:hAnsi="Fb Fontext"/>
            <w:spacing w:val="-6"/>
            <w:rtl/>
          </w:rPr>
          <w:t xml:space="preserve"> - </w:t>
        </w:r>
      </w:ins>
      <w:del w:id="100534" w:author="קלוד" w:date="2026-10-11T13:11:34Z">
        <w:r w:rsidRPr="004640F6">
          <w:rPr>
            <w:rFonts w:ascii="Fb Fontext" w:hAnsi="Fb Fontext"/>
            <w:spacing w:val="-6"/>
            <w:rtl/>
          </w:rPr>
          <w:delText xml:space="preserve"> </w:delText>
        </w:r>
      </w:del>
      <w:r w:rsidRPr="004640F6">
        <w:rPr>
          <w:rFonts w:ascii="Fb Fontext" w:hAnsi="Fb Fontext"/>
          <w:spacing w:val="-6"/>
          <w:rtl/>
        </w:rPr>
        <w:t xml:space="preserve">היינו </w:t>
      </w:r>
      <w:ins w:id="100531" w:author="קלוד" w:date="2026-10-11T13:11:34Z">
        <w:r>
          <w:rPr>
            <w:rFonts w:ascii="Fb Fontext" w:hAnsi="Fb Fontext"/>
            <w:spacing w:val="-6"/>
            <w:rtl/>
          </w:rPr>
          <w:t xml:space="preserve">שטומאת</w:t>
        </w:r>
      </w:ins>
      <w:del w:id="100532" w:author="קלוד" w:date="2026-10-11T13:11:34Z">
        <w:r w:rsidRPr="004640F6">
          <w:rPr>
            <w:rFonts w:ascii="Fb Fontext" w:hAnsi="Fb Fontext"/>
            <w:spacing w:val="-6"/>
            <w:rtl/>
          </w:rPr>
          <w:delText xml:space="preserve">דטומאת</w:delText>
        </w:r>
      </w:del>
      <w:r w:rsidRPr="004640F6">
        <w:rPr>
          <w:rFonts w:ascii="Fb Fontext" w:hAnsi="Fb Fontext"/>
          <w:spacing w:val="-6"/>
          <w:rtl/>
        </w:rPr>
        <w:t xml:space="preserve"> </w:t>
      </w:r>
      <w:r w:rsidRPr="004640F6">
        <w:rPr>
          <w:rFonts w:ascii="Fb Fontext" w:hAnsi="Fb Fontext"/>
          <w:spacing w:val="-6"/>
          <w:rtl/>
        </w:rPr>
        <w:t xml:space="preserve">ע"ז</w:t>
      </w:r>
      <w:r w:rsidRPr="004640F6">
        <w:rPr>
          <w:rFonts w:ascii="Fb Fontext" w:hAnsi="Fb Fontext"/>
          <w:spacing w:val="-6"/>
          <w:rtl/>
        </w:rPr>
        <w:t xml:space="preserve"> דרבנן </w:t>
      </w:r>
      <w:ins w:id="100529" w:author="קלוד" w:date="2026-10-11T13:11:34Z">
        <w:r>
          <w:rPr>
            <w:rFonts w:ascii="Fb Fontext" w:hAnsi="Fb Fontext"/>
            <w:spacing w:val="-6"/>
            <w:rtl/>
          </w:rPr>
          <w:t xml:space="preserve">היא,</w:t>
        </w:r>
      </w:ins>
      <w:del w:id="100530" w:author="קלוד" w:date="2026-10-11T13:11:34Z">
        <w:r w:rsidRPr="004640F6">
          <w:rPr>
            <w:rFonts w:ascii="Fb Fontext" w:hAnsi="Fb Fontext"/>
            <w:spacing w:val="-6"/>
            <w:rtl/>
          </w:rPr>
          <w:delText xml:space="preserve">היא</w:delText>
        </w:r>
      </w:del>
      <w:r w:rsidRPr="004640F6">
        <w:rPr>
          <w:rFonts w:ascii="Fb Fontext" w:hAnsi="Fb Fontext"/>
          <w:spacing w:val="-6"/>
          <w:rtl/>
        </w:rPr>
        <w:t xml:space="preserve"> </w:t>
      </w:r>
      <w:ins w:id="100527" w:author="קלוד" w:date="2026-10-11T13:11:34Z">
        <w:r>
          <w:rPr>
            <w:rFonts w:ascii="Fb Fontext" w:hAnsi="Fb Fontext"/>
            <w:spacing w:val="-6"/>
            <w:rtl/>
          </w:rPr>
          <w:t xml:space="preserve">ובקולא</w:t>
        </w:r>
      </w:ins>
      <w:del w:id="100528" w:author="קלוד" w:date="2026-10-11T13:11:34Z">
        <w:r w:rsidRPr="004640F6">
          <w:rPr>
            <w:rFonts w:ascii="Fb Fontext" w:hAnsi="Fb Fontext"/>
            <w:spacing w:val="-6"/>
            <w:rtl/>
          </w:rPr>
          <w:delText xml:space="preserve">וקולא</w:delText>
        </w:r>
      </w:del>
      <w:r w:rsidRPr="004640F6">
        <w:rPr>
          <w:rFonts w:ascii="Fb Fontext" w:hAnsi="Fb Fontext"/>
          <w:spacing w:val="-6"/>
          <w:rtl/>
        </w:rPr>
        <w:t xml:space="preserve"> וחומרא לקולא </w:t>
      </w:r>
      <w:ins w:id="90309" w:author="Claude - סמנטי" w:date="2026-10-11T12:28:21Z">
        <w:r>
          <w:rPr>
            <w:rFonts w:ascii="Fb Fontext" w:hAnsi="Fb Fontext"/>
            <w:spacing w:val="-6"/>
            <w:rtl/>
          </w:rPr>
          <w:t xml:space="preserve">מקישים</w:t>
        </w:r>
      </w:ins>
      <w:del w:id="90310" w:author="Claude - סמנטי" w:date="2026-10-11T12:28:21Z">
        <w:r w:rsidRPr="004640F6">
          <w:rPr>
            <w:rFonts w:ascii="Fb Fontext" w:hAnsi="Fb Fontext"/>
            <w:spacing w:val="-6"/>
            <w:rtl/>
          </w:rPr>
          <w:delText xml:space="preserve">מקשינן</w:delText>
        </w:r>
      </w:del>
      <w:r w:rsidRPr="004640F6">
        <w:rPr>
          <w:rFonts w:ascii="Fb Fontext" w:hAnsi="Fb Fontext"/>
          <w:spacing w:val="-6"/>
          <w:rtl/>
        </w:rPr>
        <w:t xml:space="preserve"> ולא לחומרא.</w:t>
      </w:r>
    </w:p>
    <w:p w:rsidR="00E9703F" w:rsidRPr="006F178A" w:rsidRDefault="00E9703F" w:rsidP="00E9703F">
      <w:pPr>
        <w:rPr>
          <w:rtl/>
        </w:rPr>
      </w:pPr>
      <w:r w:rsidRPr="006F178A">
        <w:rPr>
          <w:rStyle w:val="afffe"/>
          <w:rFonts w:ascii="Fb Fontext" w:hAnsi="Fb Fontext"/>
          <w:rtl/>
        </w:rPr>
        <w:t xml:space="preserve">לקולא </w:t>
      </w:r>
      <w:r w:rsidRPr="006F178A">
        <w:rPr>
          <w:rtl/>
        </w:rPr>
        <w:t>דלא מטמא במשא כשרץ, ולא בכעדשה כמת, ובנדה דלא באבן משא.</w:t>
      </w:r>
    </w:p>
    <w:p w:rsidR="00E9703F" w:rsidRPr="006F178A" w:rsidRDefault="00E9703F" w:rsidP="00E9703F">
      <w:pPr>
        <w:rPr>
          <w:rtl/>
        </w:rPr>
      </w:pPr>
      <w:r w:rsidRPr="006F178A">
        <w:rPr>
          <w:rtl/>
        </w:rPr>
        <w:t>ולא להיפך שיטמא בשלושתם.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פג.</w:t>
      </w:r>
    </w:p>
    <w:p>
      <w:pPr>
        <w:pStyle w:val="MishnaBatzad"/>
        <w:rPr>
          <w:ins w:id="20515" w:author="קלוד" w:date="2026-10-11T09:07:15Z"/>
        </w:rPr>
      </w:pPr>
      <w:ins w:id="20514" w:author="קלוד" w:date="2026-10-11T09:07:15Z">
        <w:r>
          <w:t xml:space="preserve">משנה ב</w:t>
        </w:r>
      </w:ins>
    </w:p>
    <w:p w:rsidR="00E9703F" w:rsidRPr="009757B9" w:rsidRDefault="00E9703F" w:rsidP="00E9703F">
      <w:pPr>
        <w:pStyle w:val="afff9"/>
        <w:rPr>
          <w:del w:id="20227" w:author="קלוד" w:date="2026-10-11T09:07:15Z"/>
          <w:b/>
          <w:rtl/>
        </w:rPr>
      </w:pPr>
      <w:del w:id="20225" w:author="קלוד" w:date="2026-10-11T09:07:15Z">
        <w:r w:rsidRPr="009757B9">
          <w:rPr>
            <w:rFonts w:hint="cs"/>
            <w:b/>
            <w:sz w:val="20"/>
            <w:rtl/>
          </w:rPr>
          <w:delText xml:space="preserve">משנה</w:delText>
        </w:r>
      </w:del>
      <w:del w:id="20226"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47" w:author="קלוד" w:date="2026-10-11T12:09:42Z">
          <w:pPr>
            <w:pStyle w:val="afff9"/>
          </w:pPr>
        </w:pPrChange>
      </w:pPr>
      <w:r w:rsidRPr="009757B9">
        <w:rPr>
          <w:rFonts w:hint="cs"/>
          <w:b/>
          <w:rtl/>
        </w:rPr>
        <w:t>מנין</w:t>
      </w:r>
      <w:r w:rsidRPr="009757B9">
        <w:rPr>
          <w:b/>
          <w:rtl/>
        </w:rPr>
        <w:t xml:space="preserve"> </w:t>
      </w:r>
      <w:r w:rsidRPr="009757B9">
        <w:rPr>
          <w:rFonts w:hint="cs"/>
          <w:b/>
          <w:rtl/>
        </w:rPr>
        <w:t>לספינה</w:t>
      </w:r>
      <w:r w:rsidRPr="009757B9">
        <w:rPr>
          <w:b/>
          <w:rtl/>
        </w:rPr>
        <w:t xml:space="preserve"> </w:t>
      </w:r>
      <w:r w:rsidRPr="009757B9">
        <w:rPr>
          <w:rFonts w:hint="cs"/>
          <w:b/>
          <w:rtl/>
        </w:rPr>
        <w:t>שהיא</w:t>
      </w:r>
      <w:r w:rsidRPr="009757B9">
        <w:rPr>
          <w:b/>
          <w:rtl/>
        </w:rPr>
        <w:t xml:space="preserve"> </w:t>
      </w:r>
      <w:r w:rsidRPr="009757B9">
        <w:rPr>
          <w:rFonts w:hint="cs"/>
          <w:b/>
          <w:rtl/>
        </w:rPr>
        <w:t>טהורה</w:t>
      </w:r>
      <w:r w:rsidRPr="009757B9">
        <w:rPr>
          <w:b/>
          <w:rtl/>
        </w:rPr>
        <w:t xml:space="preserve"> - </w:t>
      </w:r>
      <w:r w:rsidRPr="009757B9">
        <w:rPr>
          <w:rFonts w:hint="cs"/>
          <w:b/>
          <w:rtl/>
        </w:rPr>
        <w:t>שנאמר</w:t>
      </w:r>
      <w:r w:rsidRPr="009757B9">
        <w:rPr>
          <w:b/>
          <w:rtl/>
        </w:rPr>
        <w:t xml:space="preserve"> </w:t>
      </w:r>
      <w:r w:rsidRPr="009757B9">
        <w:rPr>
          <w:rFonts w:hint="cs"/>
          <w:b/>
          <w:rtl/>
        </w:rPr>
        <w:t>דרך</w:t>
      </w:r>
      <w:r w:rsidRPr="009757B9">
        <w:rPr>
          <w:b/>
          <w:rtl/>
        </w:rPr>
        <w:t xml:space="preserve"> </w:t>
      </w:r>
      <w:r w:rsidRPr="009757B9">
        <w:rPr>
          <w:rFonts w:hint="cs"/>
          <w:b/>
          <w:rtl/>
        </w:rPr>
        <w:t>אניה</w:t>
      </w:r>
      <w:r w:rsidRPr="009757B9">
        <w:rPr>
          <w:b/>
          <w:rtl/>
        </w:rPr>
        <w:t xml:space="preserve"> </w:t>
      </w:r>
      <w:r w:rsidRPr="009757B9">
        <w:rPr>
          <w:rFonts w:hint="cs"/>
          <w:b/>
          <w:rtl/>
        </w:rPr>
        <w:t>בלב</w:t>
      </w:r>
      <w:r w:rsidRPr="009757B9">
        <w:rPr>
          <w:b/>
          <w:rtl/>
        </w:rPr>
        <w:t xml:space="preserve"> </w:t>
      </w:r>
      <w:r w:rsidRPr="009757B9">
        <w:rPr>
          <w:rFonts w:hint="cs"/>
          <w:b/>
          <w:rtl/>
        </w:rPr>
        <w:t>ים</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705" w:author="קלוד" w:date="2026-10-11T12:33:55Z"/>
        </w:rPr>
      </w:pPr>
      <w:ins w:id="90706" w:author="קלוד" w:date="2026-10-11T12:33:55Z">
        <w:r>
          <w:rPr>
            <w:color w:val="7B3F00"/>
          </w:rPr>
          <w:t xml:space="preserve">ספינה לחנניה - נלמדת משק המיטלטל מלא וריקן</w:t>
        </w:r>
      </w:ins>
    </w:p>
    <w:p>
      <w:pPr>
        <w:pStyle w:val="38"/>
        <w:rPr>
          <w:ins w:id="97923" w:author="מנוע מכני" w:date="2026-10-11T12:04:39Z"/>
        </w:rPr>
      </w:pPr>
      <w:r w:rsidRPr="006F178A">
        <w:t xml:space="preserve">והך</w:t>
      </w:r>
    </w:p>
    <w:p w:rsidR="00E9703F" w:rsidRDefault="00E9703F" w:rsidP="00E9703F">
      <w:pPr>
        <w:rPr>
          <w:rFonts w:ascii="Fb Fontext" w:hAnsi="Fb Fontext"/>
          <w:rtl/>
        </w:rPr>
      </w:pPr>
      <w:del w:id="97924" w:author="מנוע מכני" w:date="2026-10-11T12:04:39Z">
        <w:r w:rsidRPr="006F178A">
          <w:rPr>
            <w:rFonts w:ascii="Fb Fontext" w:hAnsi="Fb Fontext" w:hint="cs"/>
            <w:rtl/>
          </w:rPr>
          <w:delText xml:space="preserve"> </w:delText>
        </w:r>
      </w:del>
      <w:ins w:id="100547" w:author="קלוד" w:date="2026-10-11T13:11:34Z">
        <w:r>
          <w:rPr>
            <w:rFonts w:ascii="Fb Fontext" w:hAnsi="Fb Fontext" w:hint="cs"/>
            <w:rtl/>
          </w:rPr>
          <w:t xml:space="preserve">שטהורה</w:t>
        </w:r>
      </w:ins>
      <w:del w:id="100548" w:author="קלוד" w:date="2026-10-11T13:11:34Z">
        <w:r w:rsidRPr="006F178A">
          <w:rPr>
            <w:rFonts w:ascii="Fb Fontext" w:hAnsi="Fb Fontext" w:hint="cs"/>
            <w:rtl/>
          </w:rPr>
          <w:delText xml:space="preserve">דטהורה</w:delText>
        </w:r>
      </w:del>
      <w:r w:rsidRPr="006F178A">
        <w:rPr>
          <w:rFonts w:ascii="Fb Fontext" w:hAnsi="Fb Fontext" w:hint="cs"/>
          <w:rtl/>
        </w:rPr>
        <w:t xml:space="preserve"> </w:t>
      </w:r>
      <w:r w:rsidRPr="006F178A">
        <w:rPr>
          <w:rFonts w:ascii="Fb Fontext" w:hAnsi="Fb Fontext"/>
          <w:rtl/>
        </w:rPr>
        <w:t xml:space="preserve">לחנניה </w:t>
      </w:r>
      <w:ins w:id="100545" w:author="קלוד" w:date="2026-10-11T13:11:34Z">
        <w:r>
          <w:rPr>
            <w:rFonts w:ascii="Fb Fontext" w:hAnsi="Fb Fontext"/>
            <w:rtl/>
          </w:rPr>
          <w:t xml:space="preserve">נלמדת</w:t>
        </w:r>
      </w:ins>
      <w:del w:id="100546" w:author="קלוד" w:date="2026-10-11T13:11:34Z">
        <w:r w:rsidRPr="006F178A">
          <w:rPr>
            <w:rFonts w:ascii="Fb Fontext" w:hAnsi="Fb Fontext"/>
            <w:rtl/>
          </w:rPr>
          <w:delText xml:space="preserve">נלמדה</w:delText>
        </w:r>
      </w:del>
      <w:r w:rsidRPr="006F178A">
        <w:rPr>
          <w:rFonts w:ascii="Fb Fontext" w:hAnsi="Fb Fontext"/>
          <w:rtl/>
        </w:rPr>
        <w:t xml:space="preserve"> </w:t>
      </w:r>
      <w:ins w:id="100543" w:author="קלוד" w:date="2026-10-11T13:11:34Z">
        <w:r>
          <w:rPr>
            <w:rFonts w:ascii="Fb Fontext" w:hAnsi="Fb Fontext"/>
            <w:rtl/>
          </w:rPr>
          <w:t xml:space="preserve">משק:</w:t>
        </w:r>
      </w:ins>
      <w:del w:id="100544" w:author="קלוד" w:date="2026-10-11T13:11:34Z">
        <w:r w:rsidRPr="006F178A">
          <w:rPr>
            <w:rFonts w:ascii="Fb Fontext" w:hAnsi="Fb Fontext"/>
            <w:rtl/>
          </w:rPr>
          <w:delText xml:space="preserve">משק,</w:delText>
        </w:r>
      </w:del>
      <w:r w:rsidRPr="006F178A">
        <w:rPr>
          <w:rFonts w:ascii="Fb Fontext" w:hAnsi="Fb Fontext"/>
          <w:rtl/>
        </w:rPr>
        <w:t xml:space="preserve"> </w:t>
      </w:r>
      <w:ins w:id="100541" w:author="קלוד" w:date="2026-10-11T13:11:34Z">
        <w:r>
          <w:rPr>
            <w:rStyle w:val="afffffe"/>
            <w:rFonts w:ascii="Fb Fontext" w:hAnsi="Fb Fontext" w:hint="cs"/>
            <w:rtl/>
          </w:rPr>
          <w:t xml:space="preserve">מה שק</w:t>
        </w:r>
        <w:r>
          <w:rPr>
            <w:rFonts w:ascii="Fb Fontext" w:hAnsi="Fb Fontext" w:hint="cs"/>
            <w:rtl/>
          </w:rPr>
          <w:t xml:space="preserve"> מיטלטל</w:t>
        </w:r>
      </w:ins>
      <w:del w:id="100542" w:author="קלוד" w:date="2026-10-11T13:11:34Z">
        <w:r w:rsidRPr="006F178A">
          <w:rPr>
            <w:rFonts w:ascii="Fb Fontext" w:hAnsi="Fb Fontext" w:hint="cs"/>
            <w:rtl/>
          </w:rPr>
          <w:delText xml:space="preserve">ד</w:delText>
        </w:r>
        <w:r w:rsidRPr="006F178A">
          <w:rPr>
            <w:rFonts w:ascii="Fb Fontext" w:hAnsi="Fb Fontext"/>
            <w:rtl/>
          </w:rPr>
          <w:delText xml:space="preserve">מיטלטל</w:delText>
        </w:r>
      </w:del>
      <w:r w:rsidRPr="006F178A">
        <w:rPr>
          <w:rFonts w:ascii="Fb Fontext" w:hAnsi="Fb Fontext"/>
          <w:rtl/>
        </w:rPr>
        <w:t xml:space="preserve"> מלא וריקן - אף כל מיטלטל מלא וריקן,</w:t>
      </w:r>
    </w:p>
    <w:p w:rsidR="00E9703F" w:rsidRPr="006061D7" w:rsidRDefault="00E9703F" w:rsidP="00E9703F">
      <w:pPr>
        <w:rPr>
          <w:rtl/>
        </w:rPr>
      </w:pPr>
      <w:r w:rsidRPr="006061D7">
        <w:rPr>
          <w:rtl/>
        </w:rPr>
        <w:t>לאפוקי ספינה דאינה מיטלטלת מלא וריקן.</w:t>
      </w:r>
    </w:p>
    <w:p w:rsidR="00E9703F" w:rsidRPr="006F178A" w:rsidRDefault="00E9703F" w:rsidP="00E9703F">
      <w:pPr>
        <w:rPr>
          <w:rtl/>
        </w:rPr>
      </w:pPr>
      <w:ins w:id="91317" w:author="מנוע מכני" w:date="2026-10-11T12:04:39Z">
        <w:r>
          <w:rPr>
            <w:rFonts w:ascii="Fb Fontext" w:hAnsi="Fb Fontext"/>
            <w:b/>
            <w:bCs/>
            <w:rtl/>
          </w:rPr>
          <w:t xml:space="preserve">יש</w:t>
        </w:r>
      </w:ins>
      <w:del w:id="91318" w:author="מנוע מכני" w:date="2026-10-11T12:04:39Z">
        <w:r w:rsidRPr="00E1368E">
          <w:rPr>
            <w:rFonts w:ascii="Fb Fontext" w:hAnsi="Fb Fontext"/>
            <w:b/>
            <w:bCs/>
            <w:rtl/>
          </w:rPr>
          <w:delText xml:space="preserve">איכא</w:delText>
        </w:r>
      </w:del>
      <w:r w:rsidRPr="00E1368E">
        <w:rPr>
          <w:rFonts w:ascii="Fb Fontext" w:hAnsi="Fb Fontext"/>
          <w:b/>
          <w:bCs/>
          <w:rtl/>
        </w:rPr>
        <w:t xml:space="preserve"> </w:t>
      </w:r>
      <w:ins w:id="90311" w:author="Claude - סמנטי" w:date="2026-10-11T12:28:21Z">
        <w:ins w:id="100555" w:author="קלוד" w:date="2026-10-11T13:11:34Z">
          <w:r>
            <w:rPr>
              <w:rFonts w:ascii="Fb Fontext" w:hAnsi="Fb Fontext"/>
              <w:b/>
              <w:bCs/>
              <w:rtl/>
            </w:rPr>
            <w:t xml:space="preserve">ביניהם:</w:t>
          </w:r>
        </w:ins>
        <w:del w:id="100556" w:author="קלוד" w:date="2026-10-11T13:11:34Z">
          <w:r>
            <w:rPr>
              <w:rFonts w:ascii="Fb Fontext" w:hAnsi="Fb Fontext"/>
              <w:b/>
              <w:bCs/>
              <w:rtl/>
            </w:rPr>
            <w:delText xml:space="preserve">ביניהם</w:delText>
          </w:r>
        </w:del>
      </w:ins>
      <w:del w:id="90312" w:author="Claude - סמנטי" w:date="2026-10-11T12:28:21Z">
        <w:r w:rsidRPr="00E1368E">
          <w:rPr>
            <w:rFonts w:ascii="Fb Fontext" w:hAnsi="Fb Fontext"/>
            <w:b/>
            <w:bCs/>
            <w:rtl/>
          </w:rPr>
          <w:delText xml:space="preserve">בינייהו</w:delText>
        </w:r>
      </w:del>
      <w:r w:rsidRPr="006F178A">
        <w:rPr>
          <w:rStyle w:val="afffe"/>
          <w:rFonts w:ascii="Fb Fontext" w:hAnsi="Fb Fontext"/>
          <w:rtl/>
        </w:rPr>
        <w:t xml:space="preserve"> </w:t>
      </w:r>
      <w:r w:rsidRPr="006F178A">
        <w:rPr>
          <w:rStyle w:val="afffe"/>
          <w:rFonts w:ascii="Fb Fontext" w:hAnsi="Fb Fontext"/>
          <w:rtl/>
        </w:rPr>
        <w:tab/>
        <w:t>א.</w:t>
      </w:r>
      <w:r w:rsidRPr="006F178A">
        <w:rPr>
          <w:rFonts w:ascii="Fb Fontext" w:hAnsi="Fb Fontext"/>
          <w:rtl/>
        </w:rPr>
        <w:t xml:space="preserve"> ספינה של </w:t>
      </w:r>
      <w:ins w:id="100553" w:author="קלוד" w:date="2026-10-11T13:11:34Z">
        <w:r>
          <w:rPr>
            <w:rFonts w:ascii="Fb Fontext" w:hAnsi="Fb Fontext"/>
            <w:rtl/>
          </w:rPr>
          <w:t xml:space="preserve">חרס</w:t>
        </w:r>
      </w:ins>
      <w:del w:id="100554" w:author="קלוד" w:date="2026-10-11T13:11:34Z">
        <w:r w:rsidRPr="006F178A">
          <w:rPr>
            <w:rFonts w:ascii="Fb Fontext" w:hAnsi="Fb Fontext"/>
            <w:rtl/>
          </w:rPr>
          <w:delText xml:space="preserve">חרס.</w:delText>
        </w:r>
      </w:del>
      <w:r w:rsidRPr="006F178A">
        <w:rPr>
          <w:rFonts w:ascii="Fb Fontext" w:hAnsi="Fb Fontext"/>
          <w:rtl/>
        </w:rPr>
        <w:t xml:space="preserve"> </w:t>
      </w:r>
      <w:ins w:id="100551" w:author="קלוד" w:date="2026-10-11T13:11:34Z">
        <w:r>
          <w:rPr>
            <w:rFonts w:ascii="Fb Fontext" w:hAnsi="Fb Fontext"/>
            <w:rtl/>
          </w:rPr>
          <w:t xml:space="preserve">- למ"ד 'בלב ים', הרי גם היא</w:t>
        </w:r>
      </w:ins>
      <w:del w:id="100552" w:author="קלוד" w:date="2026-10-11T13:11:34Z">
        <w:r w:rsidRPr="006F178A">
          <w:rPr>
            <w:rFonts w:ascii="Fb Fontext" w:hAnsi="Fb Fontext"/>
            <w:rtl/>
          </w:rPr>
          <w:delText xml:space="preserve">דלמ"ד</w:delText>
        </w:r>
      </w:del>
      <w:r w:rsidRPr="006F178A">
        <w:rPr>
          <w:rFonts w:ascii="Fb Fontext" w:hAnsi="Fb Fontext"/>
          <w:rtl/>
        </w:rPr>
        <w:t xml:space="preserve"> בלב ים </w:t>
      </w:r>
      <w:ins w:id="100549" w:author="קלוד" w:date="2026-10-11T13:11:34Z">
        <w:r>
          <w:rPr>
            <w:rStyle w:val="afffffe"/>
            <w:rFonts w:ascii="Fb Fontext" w:hAnsi="Fb Fontext"/>
            <w:rtl/>
          </w:rPr>
          <w:t xml:space="preserve">וטהורה</w:t>
        </w:r>
        <w:r>
          <w:rPr>
            <w:rFonts w:ascii="Fb Fontext" w:hAnsi="Fb Fontext"/>
            <w:rtl/>
          </w:rPr>
          <w:t xml:space="preserve">.</w:t>
        </w:r>
      </w:ins>
      <w:del w:id="100550" w:author="קלוד" w:date="2026-10-11T13:11:34Z">
        <w:r w:rsidRPr="006F178A">
          <w:rPr>
            <w:rFonts w:ascii="Fb Fontext" w:hAnsi="Fb Fontext"/>
            <w:rtl/>
          </w:rPr>
          <w:delText xml:space="preserve">- הא </w:delText>
        </w:r>
        <w:r>
          <w:rPr>
            <w:rFonts w:ascii="Fb Fontext" w:hAnsi="Fb Fontext"/>
            <w:rtl/>
          </w:rPr>
          <w:delText xml:space="preserve">גם</w:delText>
        </w:r>
        <w:r w:rsidRPr="006F178A">
          <w:rPr>
            <w:rFonts w:ascii="Fb Fontext" w:hAnsi="Fb Fontext"/>
            <w:rtl/>
          </w:rPr>
          <w:delText xml:space="preserve"> בלב ים היא.</w:delText>
        </w:r>
      </w:del>
      <w:ins w:id="91319" w:author="מנוע מכני" w:date="2026-10-11T12:04:39Z"/>
      <w:del w:id="91320" w:author="מנוע מכני" w:date="2026-10-11T12:04:39Z">
        <w:r w:rsidRPr="006F178A">
          <w:rPr>
            <w:rFonts w:ascii="Fb Fontext" w:hAnsi="Fb Fontext"/>
            <w:rtl/>
          </w:rPr>
          <w:delText xml:space="preserve">נמי</w:delText>
        </w:r>
      </w:del>
    </w:p>
    <w:p w:rsidR="00E9703F" w:rsidRPr="004640F6" w:rsidRDefault="00E9703F" w:rsidP="00E9703F">
      <w:pPr>
        <w:rPr>
          <w:rStyle w:val="afffe"/>
          <w:rFonts w:ascii="Fb Fontext" w:hAnsi="Fb Fontext"/>
          <w:bCs w:val="0"/>
          <w:spacing w:val="-6"/>
          <w:rtl/>
        </w:rPr>
      </w:pPr>
      <w:r w:rsidRPr="004640F6">
        <w:rPr>
          <w:spacing w:val="-6"/>
          <w:rtl/>
        </w:rPr>
        <w:tab/>
      </w:r>
      <w:r w:rsidRPr="004640F6">
        <w:rPr>
          <w:spacing w:val="-6"/>
          <w:rtl/>
        </w:rPr>
        <w:tab/>
      </w:r>
      <w:r w:rsidRPr="004640F6">
        <w:rPr>
          <w:spacing w:val="-6"/>
          <w:rtl/>
        </w:rPr>
        <w:tab/>
        <w:t xml:space="preserve">ולחנניה דווקא </w:t>
      </w:r>
      <w:ins w:id="100561" w:author="קלוד" w:date="2026-10-11T13:11:34Z">
        <w:r>
          <w:rPr>
            <w:spacing w:val="-6"/>
            <w:rtl/>
          </w:rPr>
          <w:t xml:space="preserve">עץ,</w:t>
        </w:r>
      </w:ins>
      <w:del w:id="100562" w:author="קלוד" w:date="2026-10-11T13:11:34Z">
        <w:r w:rsidRPr="004640F6">
          <w:rPr>
            <w:spacing w:val="-6"/>
            <w:rtl/>
          </w:rPr>
          <w:tab/>
          <w:delText xml:space="preserve">עץ</w:delText>
        </w:r>
      </w:del>
      <w:r w:rsidRPr="004640F6">
        <w:rPr>
          <w:spacing w:val="-6"/>
          <w:rtl/>
        </w:rPr>
        <w:tab/>
        <w:t xml:space="preserve"> אבל ספינה של חרס </w:t>
      </w:r>
      <w:ins w:id="100559" w:author="קלוד" w:date="2026-10-11T13:11:34Z">
        <w:r>
          <w:rPr>
            <w:rStyle w:val="afffffe"/>
            <w:spacing w:val="-6"/>
            <w:rtl/>
          </w:rPr>
          <w:t xml:space="preserve">טמאה</w:t>
        </w:r>
      </w:ins>
      <w:del w:id="100560" w:author="קלוד" w:date="2026-10-11T13:11:34Z">
        <w:r w:rsidRPr="004640F6">
          <w:rPr>
            <w:spacing w:val="-6"/>
            <w:rtl/>
          </w:rPr>
          <w:tab/>
          <w:delText xml:space="preserve">-</w:delText>
        </w:r>
      </w:del>
      <w:r w:rsidRPr="004640F6">
        <w:rPr>
          <w:spacing w:val="-6"/>
          <w:rtl/>
        </w:rPr>
        <w:tab/>
        <w:t xml:space="preserve"> </w:t>
      </w:r>
      <w:ins w:id="94105" w:author="מנוע מכני" w:date="2026-10-11T12:04:39Z">
        <w:r>
          <w:rPr>
            <w:spacing w:val="-6"/>
            <w:rtl/>
          </w:rPr>
          <w:t xml:space="preserve">אף</w:t>
        </w:r>
      </w:ins>
      <w:del w:id="94106" w:author="מנוע מכני" w:date="2026-10-11T12:04:39Z">
        <w:r w:rsidRPr="004640F6">
          <w:rPr>
            <w:spacing w:val="-6"/>
            <w:rtl/>
          </w:rPr>
          <w:tab/>
          <w:delText xml:space="preserve">אע"ג</w:delText>
        </w:r>
      </w:del>
      <w:r w:rsidRPr="004640F6">
        <w:rPr>
          <w:spacing w:val="-6"/>
          <w:rtl/>
        </w:rPr>
        <w:tab/>
        <w:t xml:space="preserve"> </w:t>
      </w:r>
      <w:ins w:id="100557" w:author="קלוד" w:date="2026-10-11T13:11:34Z">
        <w:r>
          <w:rPr>
            <w:spacing w:val="-6"/>
            <w:rtl/>
          </w:rPr>
          <w:t xml:space="preserve">שאינה</w:t>
        </w:r>
      </w:ins>
      <w:del w:id="100558" w:author="קלוד" w:date="2026-10-11T13:11:34Z">
        <w:r w:rsidRPr="004640F6">
          <w:rPr>
            <w:spacing w:val="-6"/>
            <w:rtl/>
          </w:rPr>
          <w:tab/>
          <w:delText xml:space="preserve">דאינה</w:delText>
        </w:r>
      </w:del>
      <w:r w:rsidRPr="004640F6">
        <w:rPr>
          <w:spacing w:val="-6"/>
          <w:rtl/>
        </w:rPr>
        <w:tab/>
        <w:t xml:space="preserve"> מיטלטלת מלא וריקן.</w:t>
      </w:r>
    </w:p>
    <w:p w:rsidR="00E9703F" w:rsidRPr="009757B9" w:rsidRDefault="00E9703F" w:rsidP="00E9703F">
      <w:pPr>
        <w:rPr>
          <w:rFonts w:cs="Guttman Vilna"/>
          <w:b/>
          <w:bCs/>
          <w:rtl/>
        </w:rPr>
      </w:pPr>
      <w:r w:rsidRPr="006F178A">
        <w:rPr>
          <w:rStyle w:val="afffe"/>
          <w:rFonts w:ascii="Fb Fontext" w:hAnsi="Fb Fontext"/>
          <w:b/>
          <w:rtl/>
        </w:rPr>
        <w:t>ב.</w:t>
      </w:r>
      <w:r w:rsidRPr="006F178A">
        <w:rPr>
          <w:rtl/>
        </w:rPr>
        <w:t xml:space="preserve"> ספינת </w:t>
      </w:r>
      <w:ins w:id="100569" w:author="קלוד" w:date="2026-10-11T13:11:34Z">
        <w:r>
          <w:rPr>
            <w:rtl/>
          </w:rPr>
          <w:t xml:space="preserve">הירדן,</w:t>
        </w:r>
      </w:ins>
      <w:del w:id="100570" w:author="קלוד" w:date="2026-10-11T13:11:34Z">
        <w:r w:rsidRPr="006F178A">
          <w:rPr>
            <w:rtl/>
          </w:rPr>
          <w:delText xml:space="preserve">הירדן</w:delText>
        </w:r>
      </w:del>
      <w:r w:rsidRPr="006F178A">
        <w:rPr>
          <w:rtl/>
        </w:rPr>
        <w:t xml:space="preserve"> </w:t>
      </w:r>
      <w:ins w:id="100567" w:author="קלוד" w:date="2026-10-11T13:11:34Z">
        <w:r>
          <w:rPr>
            <w:rStyle w:val="afffffe"/>
            <w:rtl/>
          </w:rPr>
          <w:t xml:space="preserve">למ"ד שק</w:t>
        </w:r>
        <w:r>
          <w:rPr>
            <w:rtl/>
          </w:rPr>
          <w:t xml:space="preserve"> שמיטלטלת</w:t>
        </w:r>
      </w:ins>
      <w:del w:id="100568" w:author="קלוד" w:date="2026-10-11T13:11:34Z">
        <w:r w:rsidRPr="006F178A">
          <w:rPr>
            <w:rtl/>
          </w:rPr>
          <w:delText xml:space="preserve">דמטלטלת</w:delText>
        </w:r>
      </w:del>
      <w:r w:rsidRPr="006F178A">
        <w:rPr>
          <w:rtl/>
        </w:rPr>
        <w:t xml:space="preserve"> מלא וריקן </w:t>
      </w:r>
      <w:ins w:id="100565" w:author="קלוד" w:date="2026-10-11T13:11:34Z">
        <w:r>
          <w:rPr>
            <w:rtl/>
          </w:rPr>
          <w:t xml:space="preserve">ולכן</w:t>
        </w:r>
      </w:ins>
      <w:del w:id="100566" w:author="קלוד" w:date="2026-10-11T13:11:34Z">
        <w:r w:rsidRPr="006F178A">
          <w:rPr>
            <w:rtl/>
          </w:rPr>
          <w:delText xml:space="preserve">לכן</w:delText>
        </w:r>
      </w:del>
      <w:r w:rsidRPr="006F178A">
        <w:rPr>
          <w:rtl/>
        </w:rPr>
        <w:t xml:space="preserve"> </w:t>
      </w:r>
      <w:ins w:id="100563" w:author="קלוד" w:date="2026-10-11T13:11:34Z">
        <w:r>
          <w:rPr>
            <w:rtl/>
          </w:rPr>
          <w:t xml:space="preserve">טמאה,</w:t>
        </w:r>
      </w:ins>
      <w:del w:id="100564" w:author="קלוד" w:date="2026-10-11T13:11:34Z">
        <w:r w:rsidRPr="006F178A">
          <w:rPr>
            <w:rtl/>
          </w:rPr>
          <w:delText xml:space="preserve">תיטמא</w:delText>
        </w:r>
      </w:del>
      <w:r w:rsidRPr="006F178A">
        <w:rPr>
          <w:rtl/>
        </w:rPr>
        <w:t xml:space="preserve"> </w:t>
      </w:r>
      <w:r w:rsidRPr="006F178A">
        <w:rPr>
          <w:rtl/>
        </w:rPr>
        <w:t xml:space="preserve">משא"כ</w:t>
      </w:r>
      <w:r w:rsidRPr="006F178A">
        <w:rPr>
          <w:rtl/>
        </w:rPr>
        <w:t xml:space="preserve"> </w:t>
      </w:r>
      <w:ins w:id="94751" w:author="מנוע מכני" w:date="2026-10-11T12:04:39Z">
        <w:r>
          <w:rPr>
            <w:rtl/>
          </w:rPr>
          <w:t xml:space="preserve">אם </w:t>
        </w:r>
      </w:ins>
      <w:del w:id="94752" w:author="מנוע מכני" w:date="2026-10-11T12:04:39Z">
        <w:r w:rsidRPr="006F178A">
          <w:rPr>
            <w:rtl/>
          </w:rPr>
          <w:delText xml:space="preserve">אי </w:delText>
        </w:r>
      </w:del>
      <w:r w:rsidRPr="006F178A">
        <w:rPr>
          <w:rtl/>
        </w:rPr>
        <w:t xml:space="preserve">זה מצד ים.</w:t>
      </w:r>
    </w:p>
    <w:p w:rsidR="00E9703F" w:rsidRPr="004640F6" w:rsidRDefault="00E9703F" w:rsidP="00E9703F">
      <w:pPr>
        <w:rPr>
          <w:spacing w:val="-4"/>
          <w:rtl/>
        </w:rPr>
      </w:pPr>
      <w:ins w:id="100577" w:author="קלוד" w:date="2026-10-11T13:11:34Z">
        <w:r>
          <w:rPr>
            <w:rStyle w:val="2fb"/>
            <w:spacing w:val="-4"/>
            <w:rtl/>
          </w:rPr>
          <w:t xml:space="preserve">וכדברי</w:t>
        </w:r>
      </w:ins>
      <w:del w:id="100578" w:author="קלוד" w:date="2026-10-11T13:11:34Z">
        <w:r w:rsidRPr="004640F6">
          <w:rPr>
            <w:rStyle w:val="2fb"/>
            <w:spacing w:val="-4"/>
            <w:rtl/>
          </w:rPr>
          <w:delText xml:space="preserve">וכדרחב"ע</w:delText>
        </w:r>
      </w:del>
      <w:r w:rsidRPr="004640F6">
        <w:rPr>
          <w:spacing w:val="-4"/>
          <w:rtl/>
        </w:rPr>
        <w:t xml:space="preserve"> </w:t>
      </w:r>
      <w:ins w:id="100575" w:author="קלוד" w:date="2026-10-11T13:11:34Z">
        <w:r>
          <w:rPr>
            <w:spacing w:val="-4"/>
            <w:rtl/>
          </w:rPr>
          <w:t xml:space="preserve">רחב"ע: מפני</w:t>
        </w:r>
      </w:ins>
      <w:del w:id="100576" w:author="קלוד" w:date="2026-10-11T13:11:34Z">
        <w:r w:rsidRPr="004640F6">
          <w:rPr>
            <w:spacing w:val="-4"/>
            <w:rtl/>
          </w:rPr>
          <w:delText xml:space="preserve">דמפני</w:delText>
        </w:r>
      </w:del>
      <w:r w:rsidRPr="004640F6">
        <w:rPr>
          <w:spacing w:val="-4"/>
          <w:rtl/>
        </w:rPr>
        <w:t xml:space="preserve"> מה אמרו ספינת הירדן טמאה</w:t>
      </w:r>
      <w:ins w:id="100573" w:author="קלוד" w:date="2026-10-11T13:11:34Z">
        <w:r>
          <w:rPr>
            <w:spacing w:val="-4"/>
            <w:rtl/>
          </w:rPr>
          <w:t xml:space="preserve"> - </w:t>
        </w:r>
      </w:ins>
      <w:del w:id="100574" w:author="קלוד" w:date="2026-10-11T13:11:34Z">
        <w:r w:rsidRPr="004640F6">
          <w:rPr>
            <w:spacing w:val="-4"/>
            <w:rtl/>
          </w:rPr>
          <w:delText xml:space="preserve"> </w:delText>
        </w:r>
      </w:del>
      <w:r w:rsidRPr="004640F6">
        <w:rPr>
          <w:spacing w:val="-4"/>
          <w:rtl/>
        </w:rPr>
        <w:t xml:space="preserve">מפני שטוענים אותה </w:t>
      </w:r>
      <w:ins w:id="100571" w:author="קלוד" w:date="2026-10-11T13:11:34Z">
        <w:r>
          <w:rPr>
            <w:spacing w:val="-4"/>
            <w:rtl/>
          </w:rPr>
          <w:t xml:space="preserve">ביבשה</w:t>
        </w:r>
      </w:ins>
      <w:del w:id="100572" w:author="קלוד" w:date="2026-10-11T13:11:34Z">
        <w:r w:rsidRPr="004640F6">
          <w:rPr>
            <w:spacing w:val="-4"/>
            <w:rtl/>
          </w:rPr>
          <w:delText xml:space="preserve">ביבשה,</w:delText>
        </w:r>
      </w:del>
      <w:r w:rsidRPr="004640F6">
        <w:rPr>
          <w:spacing w:val="-4"/>
          <w:rtl/>
        </w:rPr>
        <w:t xml:space="preserve"> ומורידין אותה למים.</w:t>
      </w:r>
    </w:p>
    <w:p>
      <w:pPr>
        <w:pStyle w:val="afffff8"/>
        <w:rPr>
          <w:ins w:id="90703" w:author="קלוד" w:date="2026-10-11T12:33:55Z"/>
        </w:rPr>
      </w:pPr>
      <w:ins w:id="90704" w:author="קלוד" w:date="2026-10-11T12:33:55Z">
        <w:r>
          <w:rPr>
            <w:color w:val="7B3F00"/>
          </w:rPr>
          <w:t xml:space="preserve">אל ימנע אדם עצמו מבית המדרש - משנה שלא נתגלה טעמה</w:t>
        </w:r>
      </w:ins>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ריא"ר</w:t>
      </w:r>
      <w:r w:rsidRPr="006F178A">
        <w:rPr>
          <w:rtl/>
        </w:rPr>
        <w:t xml:space="preserve"> לעולם אל ימנע אדם את עצמו מבית המדרש </w:t>
      </w:r>
      <w:ins w:id="90389" w:author="מנוע מכני" w:date="2026-10-11T12:04:39Z">
        <w:r>
          <w:rPr>
            <w:rtl/>
          </w:rPr>
          <w:t xml:space="preserve">ואפי'</w:t>
        </w:r>
      </w:ins>
      <w:del w:id="90390" w:author="מנוע מכני" w:date="2026-10-11T12:04:39Z">
        <w:r w:rsidRPr="006F178A">
          <w:rPr>
            <w:rtl/>
          </w:rPr>
          <w:delText xml:space="preserve">ואפילו</w:delText>
        </w:r>
      </w:del>
      <w:r w:rsidRPr="006F178A">
        <w:rPr>
          <w:rtl/>
        </w:rPr>
        <w:t xml:space="preserve"> שעה אחת, שהרי כמה שנים נשנית משנה זו בבית המדרש ולא נתגלה טעמה עד שבא </w:t>
      </w:r>
      <w:ins w:id="90387" w:author="מנוע מכני" w:date="2026-10-11T12:04:39Z">
        <w:r>
          <w:rPr>
            <w:rStyle w:val="2fb"/>
            <w:rtl/>
          </w:rPr>
          <w:t xml:space="preserve">ר"ח</w:t>
        </w:r>
      </w:ins>
      <w:del w:id="90388" w:author="מנוע מכני" w:date="2026-10-11T12:04:39Z">
        <w:r w:rsidRPr="006F178A">
          <w:rPr>
            <w:rtl/>
          </w:rPr>
          <w:delText xml:space="preserve">רבי חנינא</w:delText>
        </w:r>
      </w:del>
      <w:r w:rsidRPr="006F178A">
        <w:rPr>
          <w:rtl/>
        </w:rPr>
        <w:t xml:space="preserve"> בן עקביא ופירשה.</w:t>
      </w:r>
    </w:p>
    <w:p w:rsidR="00E9703F" w:rsidRPr="006F178A" w:rsidRDefault="00E9703F" w:rsidP="00E9703F">
      <w:pPr>
        <w:rPr>
          <w:rtl/>
        </w:rPr>
      </w:pPr>
      <w:r w:rsidRPr="006F178A">
        <w:rPr>
          <w:rtl/>
        </w:rPr>
        <w:t>•</w:t>
      </w:r>
      <w:r w:rsidRPr="00784B8D">
        <w:rPr>
          <w:rStyle w:val="afffff0"/>
          <w:rFonts w:hint="cs"/>
          <w:rtl/>
        </w:rPr>
        <w:t xml:space="preserve"> '</w:t>
      </w:r>
      <w:ins w:id="91093" w:author="Claude - סמנטי" w:date="2026-10-11T12:28:21Z">
        <w:r>
          <w:rPr>
            <w:rStyle w:val="afffff0"/>
            <w:rFonts w:hint="cs"/>
            <w:rtl/>
          </w:rPr>
          <w:t xml:space="preserve">אָדָם כִּי יָמוּת בְּאוֹהֶל</w:t>
        </w:r>
      </w:ins>
      <w:del w:id="91094" w:author="Claude - סמנטי" w:date="2026-10-11T12:28:21Z">
        <w:r w:rsidRPr="00784B8D">
          <w:rPr>
            <w:rStyle w:val="afffff0"/>
            <w:rFonts w:hint="cs"/>
            <w:rtl/>
          </w:rPr>
          <w:delText xml:space="preserve">אדם כי ימות באוהל</w:delText>
        </w:r>
      </w:del>
      <w:r w:rsidRPr="00784B8D">
        <w:rPr>
          <w:rStyle w:val="afffff0"/>
          <w:rFonts w:hint="cs"/>
          <w:rtl/>
        </w:rPr>
        <w:t xml:space="preserve">' </w:t>
      </w:r>
      <w:r w:rsidRPr="006F178A">
        <w:rPr>
          <w:rStyle w:val="2fb"/>
          <w:rtl/>
        </w:rPr>
        <w:t xml:space="preserve">לרבי</w:t>
      </w:r>
      <w:r w:rsidRPr="006F178A">
        <w:rPr>
          <w:rtl/>
        </w:rPr>
        <w:t xml:space="preserve"> יונתן שלא ימנע אדם עצמו מבימ"ד ומד"ת </w:t>
      </w:r>
      <w:r>
        <w:rPr>
          <w:rtl/>
        </w:rPr>
        <w:t>אפי'</w:t>
      </w:r>
      <w:r w:rsidRPr="006F178A">
        <w:rPr>
          <w:rtl/>
        </w:rPr>
        <w:t xml:space="preserve"> בשעת מיתה.</w:t>
      </w:r>
    </w:p>
    <w:p w:rsidR="00E9703F" w:rsidRPr="009757B9" w:rsidRDefault="00E9703F" w:rsidP="00E9703F">
      <w:pPr>
        <w:rPr>
          <w:rFonts w:cs="Guttman Vilna"/>
          <w:b/>
          <w:bCs/>
          <w:rtl/>
        </w:rPr>
      </w:pPr>
      <w:r w:rsidRPr="006F178A">
        <w:rPr>
          <w:rStyle w:val="2fb"/>
          <w:rtl/>
        </w:rPr>
        <w:t xml:space="preserve">ולר"ל</w:t>
      </w:r>
      <w:r w:rsidRPr="006F178A">
        <w:rPr>
          <w:rtl/>
        </w:rPr>
        <w:t xml:space="preserve"> אין ד"ת מתקיימין אלא במי שממית עצמו </w:t>
      </w:r>
      <w:ins w:id="93005" w:author="מנוע מכני" w:date="2026-10-11T12:04:39Z">
        <w:r>
          <w:rPr>
            <w:rtl/>
          </w:rPr>
          <w:t xml:space="preserve">עליו</w:t>
        </w:r>
      </w:ins>
      <w:del w:id="93006" w:author="מנוע מכני" w:date="2026-10-11T12:04:39Z">
        <w:r w:rsidRPr="006F178A">
          <w:rPr>
            <w:rtl/>
          </w:rPr>
          <w:delText xml:space="preserve">עליה</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פד.</w:t>
      </w:r>
    </w:p>
    <w:p>
      <w:pPr>
        <w:pStyle w:val="38"/>
        <w:rPr>
          <w:ins w:id="97925" w:author="מנוע מכני" w:date="2026-10-11T12:04:39Z"/>
        </w:rPr>
      </w:pPr>
      <w:r w:rsidRPr="006F178A">
        <w:t xml:space="preserve">רבא:</w:t>
      </w:r>
    </w:p>
    <w:p w:rsidR="00E9703F" w:rsidRPr="006F178A" w:rsidRDefault="00E9703F" w:rsidP="00E9703F">
      <w:pPr>
        <w:rPr>
          <w:rtl/>
        </w:rPr>
      </w:pPr>
      <w:del w:id="97926" w:author="מנוע מכני" w:date="2026-10-11T12:04:39Z">
        <w:r w:rsidRPr="006F178A">
          <w:rPr>
            <w:rtl/>
          </w:rPr>
          <w:delText xml:space="preserve"> </w:delText>
        </w:r>
      </w:del>
      <w:ins w:id="100593" w:author="קלוד" w:date="2026-10-11T13:11:34Z">
        <w:r>
          <w:rPr>
            <w:rtl/>
          </w:rPr>
          <w:t xml:space="preserve">ולחנניא,</w:t>
        </w:r>
      </w:ins>
      <w:del w:id="100594" w:author="קלוד" w:date="2026-10-11T13:11:34Z">
        <w:r w:rsidRPr="006F178A">
          <w:rPr>
            <w:rtl/>
          </w:rPr>
          <w:delText xml:space="preserve">ולחנניא</w:delText>
        </w:r>
      </w:del>
      <w:r w:rsidRPr="006F178A">
        <w:rPr>
          <w:rFonts w:hint="cs"/>
          <w:rtl/>
        </w:rPr>
        <w:t xml:space="preserve"> </w:t>
      </w:r>
      <w:ins w:id="100591" w:author="קלוד" w:date="2026-10-11T13:11:34Z">
        <w:r>
          <w:rPr>
            <w:rtl/>
          </w:rPr>
          <w:t xml:space="preserve">שספינה</w:t>
        </w:r>
      </w:ins>
      <w:del w:id="100592" w:author="קלוד" w:date="2026-10-11T13:11:34Z">
        <w:r w:rsidRPr="006F178A">
          <w:rPr>
            <w:rtl/>
          </w:rPr>
          <w:delText xml:space="preserve">דטלטול</w:delText>
        </w:r>
      </w:del>
      <w:r w:rsidRPr="006F178A">
        <w:rPr>
          <w:rtl/>
        </w:rPr>
        <w:t xml:space="preserve"> </w:t>
      </w:r>
      <w:ins w:id="100589" w:author="קלוד" w:date="2026-10-11T13:11:34Z">
        <w:r>
          <w:rPr>
            <w:rtl/>
          </w:rPr>
          <w:t xml:space="preserve">המיטלטלת</w:t>
        </w:r>
      </w:ins>
      <w:del w:id="100590" w:author="קלוד" w:date="2026-10-11T13:11:34Z">
        <w:r w:rsidRPr="006F178A">
          <w:rPr>
            <w:rtl/>
          </w:rPr>
          <w:delText xml:space="preserve">בספינה המטלטלת</w:delText>
        </w:r>
      </w:del>
      <w:r w:rsidRPr="006F178A">
        <w:rPr>
          <w:rtl/>
        </w:rPr>
        <w:t xml:space="preserve"> מלאה </w:t>
      </w:r>
      <w:ins w:id="100587" w:author="קלוד" w:date="2026-10-11T13:11:34Z">
        <w:r>
          <w:rPr>
            <w:rtl/>
          </w:rPr>
          <w:t xml:space="preserve">טמאה,</w:t>
        </w:r>
      </w:ins>
      <w:del w:id="100588" w:author="קלוד" w:date="2026-10-11T13:11:34Z">
        <w:r w:rsidRPr="006F178A">
          <w:rPr>
            <w:rtl/>
          </w:rPr>
          <w:delText xml:space="preserve">טמאה</w:delText>
        </w:r>
      </w:del>
      <w:r w:rsidRPr="006F178A">
        <w:rPr>
          <w:rFonts w:hint="cs"/>
          <w:rtl/>
        </w:rPr>
        <w:t xml:space="preserve"> </w:t>
      </w:r>
      <w:ins w:id="100585" w:author="קלוד" w:date="2026-10-11T13:11:34Z">
        <w:r>
          <w:rPr>
            <w:rtl/>
          </w:rPr>
          <w:t xml:space="preserve">יוצא</w:t>
        </w:r>
      </w:ins>
      <w:del w:id="100586" w:author="קלוד" w:date="2026-10-11T13:11:34Z">
        <w:r w:rsidRPr="006F178A">
          <w:rPr>
            <w:rtl/>
          </w:rPr>
          <w:delText xml:space="preserve">נפיק</w:delText>
        </w:r>
      </w:del>
      <w:r w:rsidRPr="006F178A">
        <w:rPr>
          <w:rtl/>
        </w:rPr>
        <w:t xml:space="preserve"> </w:t>
      </w:r>
      <w:ins w:id="100583" w:author="קלוד" w:date="2026-10-11T13:11:34Z">
        <w:r>
          <w:rPr>
            <w:rtl/>
          </w:rPr>
          <w:t xml:space="preserve">שטלטול</w:t>
        </w:r>
      </w:ins>
      <w:del w:id="100584" w:author="קלוד" w:date="2026-10-11T13:11:34Z">
        <w:r w:rsidRPr="006F178A">
          <w:rPr>
            <w:rtl/>
          </w:rPr>
          <w:delText xml:space="preserve">דטלטול</w:delText>
        </w:r>
      </w:del>
      <w:r w:rsidRPr="006F178A">
        <w:rPr>
          <w:rtl/>
        </w:rPr>
        <w:t xml:space="preserve"> על ידי שוורים </w:t>
      </w:r>
      <w:ins w:id="100581" w:author="קלוד" w:date="2026-10-11T13:11:34Z">
        <w:r>
          <w:rPr>
            <w:rtl/>
          </w:rPr>
          <w:t xml:space="preserve">נחשב</w:t>
        </w:r>
      </w:ins>
      <w:del w:id="100582" w:author="קלוד" w:date="2026-10-11T13:11:34Z">
        <w:r w:rsidRPr="006F178A">
          <w:rPr>
            <w:rtl/>
          </w:rPr>
          <w:delText xml:space="preserve">שמיה</w:delText>
        </w:r>
      </w:del>
      <w:r w:rsidRPr="006F178A">
        <w:rPr>
          <w:rtl/>
        </w:rPr>
        <w:t xml:space="preserve"> </w:t>
      </w:r>
      <w:ins w:id="100579" w:author="קלוד" w:date="2026-10-11T13:11:34Z">
        <w:r>
          <w:rPr>
            <w:rtl/>
          </w:rPr>
          <w:t xml:space="preserve">טלטול,</w:t>
        </w:r>
      </w:ins>
      <w:del w:id="100580" w:author="קלוד" w:date="2026-10-11T13:11:34Z">
        <w:r w:rsidRPr="006F178A">
          <w:rPr>
            <w:rtl/>
          </w:rPr>
          <w:delText xml:space="preserve">טילטול</w:delText>
        </w:r>
      </w:del>
      <w:r w:rsidRPr="006F178A">
        <w:rPr>
          <w:rtl/>
        </w:rPr>
        <w:t xml:space="preserve"> </w:t>
      </w:r>
      <w:r>
        <w:rPr>
          <w:rtl/>
        </w:rPr>
        <w:t>ואפי'</w:t>
      </w:r>
      <w:r w:rsidRPr="006F178A">
        <w:rPr>
          <w:rtl/>
        </w:rPr>
        <w:t xml:space="preserve"> בריקה.</w:t>
      </w:r>
    </w:p>
    <w:p w:rsidR="00E9703F" w:rsidRPr="006F178A" w:rsidRDefault="00E9703F" w:rsidP="00E9703F">
      <w:pPr>
        <w:rPr>
          <w:rtl/>
        </w:rPr>
      </w:pPr>
      <w:r w:rsidRPr="006F178A">
        <w:rPr>
          <w:rFonts w:ascii="Fb Fontext" w:hAnsi="Fb Fontext"/>
          <w:rtl/>
        </w:rPr>
        <w:t xml:space="preserve">וכדתנן, שלש עגלות הן: עשויה </w:t>
      </w:r>
      <w:r w:rsidRPr="006F178A">
        <w:rPr>
          <w:rFonts w:ascii="Fb Fontext" w:hAnsi="Fb Fontext"/>
          <w:b/>
          <w:bCs/>
          <w:rtl/>
        </w:rPr>
        <w:t>כסא</w:t>
      </w:r>
      <w:r w:rsidRPr="006F178A">
        <w:rPr>
          <w:rFonts w:ascii="Fb Fontext" w:hAnsi="Fb Fontext"/>
          <w:rtl/>
        </w:rPr>
        <w:t xml:space="preserve"> - טמאה מדרס.</w:t>
      </w:r>
      <w:ins w:id="94203" w:author="מנוע מכני" w:date="2026-10-11T12:04:39Z">
        <w:r>
          <w:rPr>
            <w:rFonts w:ascii="Fb Fontext" w:hAnsi="Fb Fontext" w:hint="cs"/>
            <w:rtl/>
          </w:rPr>
          <w:t xml:space="preserve"> </w:t>
        </w:r>
      </w:ins>
      <w:del w:id="94204" w:author="מנוע מכני" w:date="2026-10-11T12:04:39Z">
        <w:r>
          <w:rPr>
            <w:rFonts w:ascii="Fb Fontext" w:hAnsi="Fb Fontext" w:hint="cs"/>
            <w:rtl/>
          </w:rPr>
          <w:delText xml:space="preserve">  </w:delText>
        </w:r>
      </w:del>
      <w:r w:rsidRPr="006F178A">
        <w:rPr>
          <w:rFonts w:ascii="Fb Fontext" w:hAnsi="Fb Fontext"/>
          <w:b/>
          <w:bCs/>
          <w:rtl/>
        </w:rPr>
        <w:t>כמטה</w:t>
      </w:r>
      <w:r w:rsidRPr="006F178A">
        <w:rPr>
          <w:rFonts w:ascii="Fb Fontext" w:hAnsi="Fb Fontext"/>
          <w:rtl/>
        </w:rPr>
        <w:t xml:space="preserve"> - טמאה טמא מת.</w:t>
      </w:r>
    </w:p>
    <w:p w:rsidR="00E9703F" w:rsidRPr="004640F6" w:rsidRDefault="00E9703F" w:rsidP="00E9703F">
      <w:pPr>
        <w:rPr>
          <w:spacing w:val="-4"/>
          <w:rtl/>
        </w:rPr>
      </w:pPr>
      <w:r w:rsidRPr="004640F6">
        <w:rPr>
          <w:spacing w:val="-4"/>
          <w:rtl/>
        </w:rPr>
        <w:t xml:space="preserve">של אבנים - טהורה מכלום, </w:t>
      </w:r>
      <w:r w:rsidRPr="004640F6">
        <w:rPr>
          <w:rStyle w:val="2fb"/>
          <w:spacing w:val="-4"/>
          <w:rtl/>
        </w:rPr>
        <w:t xml:space="preserve">וארי"ו</w:t>
      </w:r>
      <w:r w:rsidRPr="004640F6">
        <w:rPr>
          <w:spacing w:val="-4"/>
          <w:rtl/>
        </w:rPr>
        <w:t xml:space="preserve">: ואם יש בה [בשל אבנים] בית קבול רמונים - טמאה טמא מת.</w:t>
      </w:r>
    </w:p>
    <w:p w:rsidR="00E9703F" w:rsidRPr="006F178A" w:rsidRDefault="00E9703F" w:rsidP="00E9703F">
      <w:pPr>
        <w:rPr>
          <w:rtl/>
        </w:rPr>
      </w:pPr>
      <w:r w:rsidRPr="006F178A">
        <w:rPr>
          <w:rtl/>
        </w:rPr>
        <w:t xml:space="preserve">ודברי </w:t>
      </w:r>
      <w:r w:rsidRPr="006F178A">
        <w:rPr>
          <w:rStyle w:val="2fb"/>
          <w:rtl/>
        </w:rPr>
        <w:t xml:space="preserve">רי"ו</w:t>
      </w:r>
      <w:r w:rsidRPr="006F178A">
        <w:rPr>
          <w:rtl/>
        </w:rPr>
        <w:t xml:space="preserve"> </w:t>
      </w:r>
      <w:ins w:id="100601" w:author="קלוד" w:date="2026-10-11T13:11:34Z">
        <w:r>
          <w:rPr>
            <w:rtl/>
          </w:rPr>
          <w:t xml:space="preserve">עוסקים</w:t>
        </w:r>
      </w:ins>
      <w:del w:id="100602" w:author="קלוד" w:date="2026-10-11T13:11:34Z">
        <w:r w:rsidRPr="006F178A">
          <w:rPr>
            <w:rtl/>
          </w:rPr>
          <w:delText xml:space="preserve">מייר</w:delText>
        </w:r>
        <w:r w:rsidRPr="006F178A">
          <w:rPr>
            <w:rFonts w:hint="cs"/>
            <w:rtl/>
          </w:rPr>
          <w:delText xml:space="preserve">י</w:delText>
        </w:r>
      </w:del>
      <w:r w:rsidRPr="006F178A">
        <w:rPr>
          <w:rtl/>
        </w:rPr>
        <w:t xml:space="preserve"> בשל </w:t>
      </w:r>
      <w:ins w:id="100599" w:author="קלוד" w:date="2026-10-11T13:11:34Z">
        <w:r>
          <w:rPr>
            <w:rtl/>
          </w:rPr>
          <w:t xml:space="preserve">אבנים,</w:t>
        </w:r>
      </w:ins>
      <w:del w:id="100600" w:author="קלוד" w:date="2026-10-11T13:11:34Z">
        <w:r w:rsidRPr="006F178A">
          <w:rPr>
            <w:rtl/>
          </w:rPr>
          <w:delText xml:space="preserve">אבנים</w:delText>
        </w:r>
      </w:del>
      <w:r w:rsidRPr="006F178A">
        <w:rPr>
          <w:rtl/>
        </w:rPr>
        <w:t xml:space="preserve"> אף </w:t>
      </w:r>
      <w:ins w:id="100597" w:author="קלוד" w:date="2026-10-11T13:11:34Z">
        <w:r>
          <w:rPr>
            <w:rtl/>
          </w:rPr>
          <w:t xml:space="preserve">שאינה</w:t>
        </w:r>
      </w:ins>
      <w:del w:id="100598" w:author="קלוד" w:date="2026-10-11T13:11:34Z">
        <w:r w:rsidRPr="006F178A">
          <w:rPr>
            <w:rtl/>
          </w:rPr>
          <w:delText xml:space="preserve">בשאינה</w:delText>
        </w:r>
      </w:del>
      <w:r w:rsidRPr="006F178A">
        <w:rPr>
          <w:rtl/>
        </w:rPr>
        <w:t xml:space="preserve"> מיטלטלת</w:t>
      </w:r>
      <w:ins w:id="100595" w:author="קלוד" w:date="2026-10-11T13:11:34Z">
        <w:r>
          <w:rPr>
            <w:rtl/>
          </w:rPr>
          <w:t xml:space="preserve"> </w:t>
        </w:r>
        <w:r>
          <w:rPr>
            <w:rStyle w:val="afffffe"/>
            <w:rtl/>
          </w:rPr>
          <w:t xml:space="preserve">אלא בשוורים</w:t>
        </w:r>
        <w:r>
          <w:rPr>
            <w:rtl/>
          </w:rPr>
          <w:t xml:space="preserve">, </w:t>
        </w:r>
      </w:ins>
      <w:del w:id="100596" w:author="קלוד" w:date="2026-10-11T13:11:34Z">
        <w:r w:rsidRPr="006F178A">
          <w:rPr>
            <w:rtl/>
          </w:rPr>
          <w:delText xml:space="preserve"> </w:delText>
        </w:r>
      </w:del>
      <w:r w:rsidRPr="006F178A">
        <w:rPr>
          <w:rtl/>
        </w:rPr>
        <w:t xml:space="preserve">וכדתנן.</w:t>
      </w:r>
    </w:p>
    <w:p w:rsidR="00E9703F" w:rsidRDefault="00E9703F" w:rsidP="00E9703F">
      <w:pPr>
        <w:rPr>
          <w:rtl/>
        </w:rPr>
      </w:pPr>
      <w:r w:rsidRPr="006F178A">
        <w:rPr>
          <w:rtl/>
        </w:rPr>
        <w:t>שלש תיבות הן: תיבה שפתחה מצדה טמאה מדרס, מלמעלה טמאה טמא מת,</w:t>
      </w:r>
    </w:p>
    <w:p w:rsidR="00E9703F" w:rsidRDefault="00E9703F" w:rsidP="00E9703F">
      <w:pPr>
        <w:rPr>
          <w:rtl/>
        </w:rPr>
      </w:pPr>
      <w:r w:rsidRPr="006F178A">
        <w:rPr>
          <w:rtl/>
        </w:rPr>
        <w:t>והבאה במדה - טהורה מכלום.</w:t>
      </w:r>
    </w:p>
    <w:p w:rsidR="00E9703F" w:rsidRDefault="00E9703F" w:rsidP="00E9703F">
      <w:pPr>
        <w:rPr>
          <w:rtl/>
        </w:rPr>
      </w:pPr>
      <w:r>
        <w:rPr>
          <w:rtl/>
        </w:rPr>
        <w:tab/>
      </w:r>
      <w:r w:rsidRPr="006F178A">
        <w:rPr>
          <w:rtl/>
        </w:rPr>
        <w:t>[ובאה במידה היינו גדולה שאינה מטלטלת ופתחה למעלה ואינה ראויה לשכיבה ]</w:t>
      </w:r>
    </w:p>
    <w:p w:rsidR="00E9703F" w:rsidRPr="006F178A" w:rsidRDefault="00E9703F" w:rsidP="00E9703F">
      <w:pPr>
        <w:rPr>
          <w:rtl/>
        </w:rPr>
      </w:pPr>
      <w:r w:rsidRPr="006F178A">
        <w:rPr>
          <w:rtl/>
        </w:rPr>
        <w:t>•</w:t>
      </w:r>
      <w:r w:rsidRPr="006F178A">
        <w:rPr>
          <w:rFonts w:hint="cs"/>
          <w:rtl/>
        </w:rPr>
        <w:t xml:space="preserve"> </w:t>
      </w:r>
      <w:ins w:id="100603" w:author="קלוד" w:date="2026-10-11T13:11:34Z">
        <w:r>
          <w:rPr>
            <w:rFonts w:hint="cs"/>
            <w:rtl/>
          </w:rPr>
          <w:t xml:space="preserve">ולמסקנה:</w:t>
        </w:r>
      </w:ins>
      <w:del w:id="100604" w:author="קלוד" w:date="2026-10-11T13:11:34Z">
        <w:r w:rsidRPr="006F178A">
          <w:rPr>
            <w:rFonts w:hint="cs"/>
            <w:rtl/>
          </w:rPr>
          <w:delText xml:space="preserve">ולמסקנא:</w:delText>
        </w:r>
      </w:del>
      <w:r w:rsidRPr="006F178A">
        <w:rPr>
          <w:rFonts w:hint="cs"/>
          <w:rtl/>
        </w:rPr>
        <w:t xml:space="preserve"> </w:t>
      </w:r>
      <w:r w:rsidRPr="006F178A">
        <w:rPr>
          <w:rtl/>
        </w:rPr>
        <w:t>מדרס כלי חרס - טהור, ומגעו טמא.</w:t>
      </w:r>
    </w:p>
    <w:p w:rsidR="00E9703F" w:rsidRPr="006F178A" w:rsidRDefault="00E9703F" w:rsidP="00E9703F">
      <w:pPr>
        <w:rPr>
          <w:rtl/>
        </w:rPr>
      </w:pPr>
      <w:r w:rsidRPr="006F178A">
        <w:rPr>
          <w:rtl/>
        </w:rPr>
        <w:t>ושל עץ בין מדרסו ובין מגעו - טמא.</w:t>
      </w:r>
    </w:p>
    <w:p w:rsidR="00E9703F" w:rsidRPr="006F178A" w:rsidRDefault="00E9703F" w:rsidP="00E9703F">
      <w:pPr>
        <w:rPr>
          <w:rtl/>
        </w:rPr>
      </w:pPr>
      <w:r w:rsidRPr="006F178A">
        <w:rPr>
          <w:rtl/>
        </w:rPr>
        <w:t xml:space="preserve">וספינת הירדן - טהורה, כתנא </w:t>
      </w:r>
      <w:ins w:id="100605" w:author="קלוד" w:date="2026-10-11T13:11:34Z">
        <w:r>
          <w:rPr>
            <w:rtl/>
          </w:rPr>
          <w:t xml:space="preserve">שלנו.</w:t>
        </w:r>
      </w:ins>
      <w:del w:id="100606" w:author="קלוד" w:date="2026-10-11T13:11:34Z">
        <w:r w:rsidRPr="006F178A">
          <w:rPr>
            <w:rtl/>
          </w:rPr>
          <w:delText xml:space="preserve">דידן.</w:delText>
        </w:r>
      </w:del>
    </w:p>
    <w:p>
      <w:pPr>
        <w:pStyle w:val="38"/>
        <w:rPr>
          <w:ins w:id="97927" w:author="מנוע מכני" w:date="2026-10-11T12:04:39Z"/>
        </w:rPr>
      </w:pPr>
      <w:r w:rsidRPr="006F178A">
        <w:t xml:space="preserve">רבי יוסי</w:t>
      </w:r>
      <w:del w:id="99399" w:author="מנוע מכני" w:date="2026-10-11T12:04:39Z">
        <w:r w:rsidRPr="006F178A">
          <w:delText xml:space="preserve"> אומר</w:delText>
        </w:r>
      </w:del>
      <w:r w:rsidRPr="006F178A">
        <w:t xml:space="preserve">:</w:t>
      </w:r>
    </w:p>
    <w:p w:rsidR="00E9703F" w:rsidRDefault="00E9703F" w:rsidP="00E9703F">
      <w:pPr>
        <w:rPr>
          <w:rtl/>
        </w:rPr>
      </w:pPr>
      <w:del w:id="97928" w:author="מנוע מכני" w:date="2026-10-11T12:04:39Z">
        <w:r w:rsidRPr="006F178A">
          <w:rPr>
            <w:rtl/>
          </w:rPr>
          <w:delText xml:space="preserve"> </w:delText>
        </w:r>
      </w:del>
      <w:r w:rsidRPr="006F178A">
        <w:rPr>
          <w:rtl/>
        </w:rPr>
        <w:t xml:space="preserve">אף הספינה טמאה, כחנניא. [דדוקא בגדולה טמאה, אבל בקטנה כספינת הירדן טמאה]</w:t>
      </w:r>
    </w:p>
    <w:p>
      <w:pPr>
        <w:pStyle w:val="afffff8"/>
        <w:rPr>
          <w:ins w:id="90701" w:author="קלוד" w:date="2026-10-11T12:33:55Z"/>
        </w:rPr>
      </w:pPr>
      <w:ins w:id="90702" w:author="קלוד" w:date="2026-10-11T12:33:55Z">
        <w:r>
          <w:rPr>
            <w:color w:val="7B3F00"/>
          </w:rPr>
          <w:t xml:space="preserve">מדרס כלי חרס טהור - 'ואיש אשר יגע במשכבו'</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מדרס כלי חרס טהור</w:t>
      </w:r>
    </w:p>
    <w:p>
      <w:pPr>
        <w:pStyle w:val="38"/>
        <w:rPr>
          <w:ins w:id="97929" w:author="מנוע מכני" w:date="2026-10-11T12:04:39Z"/>
        </w:rPr>
      </w:pPr>
      <w:r w:rsidRPr="006F178A">
        <w:t>חזקיה:</w:t>
      </w:r>
    </w:p>
    <w:p w:rsidR="00E9703F" w:rsidRPr="006F178A" w:rsidRDefault="00E9703F" w:rsidP="00E9703F">
      <w:pPr>
        <w:rPr>
          <w:rtl/>
        </w:rPr>
      </w:pPr>
      <w:del w:id="97930" w:author="מנוע מכני" w:date="2026-10-11T12:04:39Z">
        <w:r w:rsidRPr="00784B8D">
          <w:rPr>
            <w:rStyle w:val="afffff0"/>
            <w:rtl/>
          </w:rPr>
          <w:delText xml:space="preserve"> </w:delText>
        </w:r>
      </w:del>
      <w:r w:rsidRPr="00784B8D">
        <w:rPr>
          <w:rStyle w:val="afffff0"/>
          <w:rFonts w:hint="cs"/>
          <w:rtl/>
        </w:rPr>
        <w:t>'</w:t>
      </w:r>
      <w:ins w:id="91095" w:author="Claude - סמנטי" w:date="2026-10-11T12:28:21Z">
        <w:r>
          <w:rPr>
            <w:rStyle w:val="afffff0"/>
            <w:rtl/>
          </w:rPr>
          <w:t xml:space="preserve">וְאִישׁ אֲשֶׁר יִגַּע בְּמִשְׁכָּבוֹ</w:t>
        </w:r>
      </w:ins>
      <w:del w:id="91096" w:author="Claude - סמנטי" w:date="2026-10-11T12:28:21Z">
        <w:r w:rsidRPr="00784B8D">
          <w:rPr>
            <w:rStyle w:val="afffff0"/>
            <w:rtl/>
          </w:rPr>
          <w:delText xml:space="preserve">ואיש אשר יגע במשכבו</w:delText>
        </w:r>
      </w:del>
      <w:r w:rsidRPr="00784B8D">
        <w:rPr>
          <w:rStyle w:val="afffff0"/>
          <w:rFonts w:hint="cs"/>
          <w:rtl/>
        </w:rPr>
        <w:t>'</w:t>
      </w:r>
      <w:r w:rsidRPr="00784B8D">
        <w:rPr>
          <w:rStyle w:val="afffff0"/>
          <w:rtl/>
        </w:rPr>
        <w:t>,</w:t>
      </w:r>
      <w:r w:rsidRPr="006F178A">
        <w:rPr>
          <w:rtl/>
        </w:rPr>
        <w:t xml:space="preserve"> מקיש משכבו </w:t>
      </w:r>
      <w:ins w:id="100609" w:author="קלוד" w:date="2026-10-11T13:11:34Z">
        <w:r>
          <w:rPr>
            <w:rtl/>
          </w:rPr>
          <w:t xml:space="preserve">לו:</w:t>
        </w:r>
      </w:ins>
      <w:del w:id="100610" w:author="קלוד" w:date="2026-10-11T13:11:34Z">
        <w:r w:rsidRPr="006F178A">
          <w:rPr>
            <w:rtl/>
          </w:rPr>
          <w:delText xml:space="preserve">לו</w:delText>
        </w:r>
      </w:del>
      <w:r w:rsidRPr="006F178A">
        <w:rPr>
          <w:rtl/>
        </w:rPr>
        <w:t xml:space="preserve"> </w:t>
      </w:r>
      <w:ins w:id="93009" w:author="מנוע מכני" w:date="2026-10-11T12:04:39Z">
        <w:ins w:id="100607" w:author="קלוד" w:date="2026-10-11T13:11:34Z">
          <w:r>
            <w:rPr>
              <w:rStyle w:val="afffffe"/>
              <w:rtl/>
            </w:rPr>
            <w:t xml:space="preserve">אף משכבו</w:t>
          </w:r>
          <w:r>
            <w:rPr>
              <w:rtl/>
            </w:rPr>
            <w:t xml:space="preserve"> יש</w:t>
          </w:r>
        </w:ins>
        <w:del w:id="100608" w:author="קלוד" w:date="2026-10-11T13:11:34Z">
          <w:r>
            <w:rPr>
              <w:rtl/>
            </w:rPr>
            <w:delText xml:space="preserve">דיש</w:delText>
          </w:r>
        </w:del>
      </w:ins>
      <w:del w:id="93010" w:author="מנוע מכני" w:date="2026-10-11T12:04:39Z">
        <w:r w:rsidRPr="006F178A">
          <w:rPr>
            <w:rtl/>
          </w:rPr>
          <w:delText xml:space="preserve">דאית</w:delText>
        </w:r>
      </w:del>
      <w:r w:rsidRPr="006F178A">
        <w:rPr>
          <w:rtl/>
        </w:rPr>
        <w:t xml:space="preserve"> </w:t>
      </w:r>
      <w:ins w:id="93007" w:author="מנוע מכני" w:date="2026-10-11T12:04:39Z">
        <w:r>
          <w:rPr>
            <w:rtl/>
          </w:rPr>
          <w:t xml:space="preserve">לו</w:t>
        </w:r>
      </w:ins>
      <w:del w:id="93008" w:author="מנוע מכני" w:date="2026-10-11T12:04:39Z">
        <w:r w:rsidRPr="006F178A">
          <w:rPr>
            <w:rtl/>
          </w:rPr>
          <w:delText xml:space="preserve">ליה</w:delText>
        </w:r>
      </w:del>
      <w:r w:rsidRPr="006F178A">
        <w:rPr>
          <w:rtl/>
        </w:rPr>
        <w:t xml:space="preserve"> טהרה במקווה.</w:t>
      </w:r>
    </w:p>
    <w:p>
      <w:pPr>
        <w:pStyle w:val="38"/>
        <w:rPr>
          <w:ins w:id="97931" w:author="מנוע מכני" w:date="2026-10-11T12:04:39Z"/>
        </w:rPr>
      </w:pPr>
      <w:r w:rsidRPr="006F178A">
        <w:t>דבי רבי ישמעאל:</w:t>
      </w:r>
    </w:p>
    <w:p w:rsidR="00E9703F" w:rsidRPr="006F178A" w:rsidRDefault="00E9703F" w:rsidP="00E9703F">
      <w:pPr>
        <w:rPr>
          <w:rtl/>
        </w:rPr>
      </w:pPr>
      <w:del w:id="97932" w:author="מנוע מכני" w:date="2026-10-11T12:04:39Z">
        <w:r>
          <w:rPr>
            <w:rtl/>
          </w:rPr>
          <w:delText xml:space="preserve"> </w:delText>
        </w:r>
      </w:del>
      <w:r w:rsidRPr="00784B8D">
        <w:rPr>
          <w:rStyle w:val="afffff0"/>
          <w:rFonts w:hint="cs"/>
          <w:rtl/>
        </w:rPr>
        <w:t>'</w:t>
      </w:r>
      <w:ins w:id="91097" w:author="Claude - סמנטי" w:date="2026-10-11T12:28:21Z">
        <w:r>
          <w:rPr>
            <w:rStyle w:val="afffff0"/>
            <w:rtl/>
          </w:rPr>
          <w:t xml:space="preserve">כְּמִשְׁכַּב נִדָּתָהּ יִהְיֶה לָּהּ</w:t>
        </w:r>
      </w:ins>
      <w:del w:id="91098" w:author="Claude - סמנטי" w:date="2026-10-11T12:28:21Z">
        <w:r w:rsidRPr="00784B8D">
          <w:rPr>
            <w:rStyle w:val="afffff0"/>
            <w:rtl/>
          </w:rPr>
          <w:delText xml:space="preserve">כמשכב נדתה יהיה לה</w:delText>
        </w:r>
      </w:del>
      <w:r w:rsidRPr="00784B8D">
        <w:rPr>
          <w:rStyle w:val="afffff0"/>
          <w:rFonts w:hint="cs"/>
          <w:rtl/>
        </w:rPr>
        <w:t>'</w:t>
      </w:r>
      <w:r w:rsidRPr="00784B8D">
        <w:rPr>
          <w:rStyle w:val="afffff0"/>
          <w:rtl/>
        </w:rPr>
        <w:t>,</w:t>
      </w:r>
      <w:r w:rsidRPr="006F178A">
        <w:rPr>
          <w:rtl/>
        </w:rPr>
        <w:t xml:space="preserve"> מקיש משכבה </w:t>
      </w:r>
      <w:ins w:id="100613" w:author="קלוד" w:date="2026-10-11T13:11:34Z">
        <w:r>
          <w:rPr>
            <w:rtl/>
          </w:rPr>
          <w:t xml:space="preserve">לה:</w:t>
        </w:r>
      </w:ins>
      <w:del w:id="100614" w:author="קלוד" w:date="2026-10-11T13:11:34Z">
        <w:r w:rsidRPr="006F178A">
          <w:rPr>
            <w:rtl/>
          </w:rPr>
          <w:delText xml:space="preserve">לה</w:delText>
        </w:r>
      </w:del>
      <w:r w:rsidRPr="006F178A">
        <w:rPr>
          <w:rtl/>
        </w:rPr>
        <w:t xml:space="preserve"> </w:t>
      </w:r>
      <w:ins w:id="93011" w:author="מנוע מכני" w:date="2026-10-11T12:04:39Z">
        <w:ins w:id="100611" w:author="קלוד" w:date="2026-10-11T13:11:34Z">
          <w:r>
            <w:rPr>
              <w:rStyle w:val="afffffe"/>
              <w:rtl/>
            </w:rPr>
            <w:t xml:space="preserve">אף משכבה</w:t>
          </w:r>
          <w:r>
            <w:rPr>
              <w:rtl/>
            </w:rPr>
            <w:t xml:space="preserve"> יש</w:t>
          </w:r>
        </w:ins>
        <w:del w:id="100612" w:author="קלוד" w:date="2026-10-11T13:11:34Z">
          <w:r>
            <w:rPr>
              <w:rtl/>
            </w:rPr>
            <w:delText xml:space="preserve">דיש</w:delText>
          </w:r>
        </w:del>
      </w:ins>
      <w:del w:id="93012" w:author="מנוע מכני" w:date="2026-10-11T12:04:39Z">
        <w:r w:rsidRPr="006F178A">
          <w:rPr>
            <w:rtl/>
          </w:rPr>
          <w:delText xml:space="preserve">דאית</w:delText>
        </w:r>
      </w:del>
      <w:r w:rsidRPr="006F178A">
        <w:rPr>
          <w:rtl/>
        </w:rPr>
        <w:t xml:space="preserve"> לה טהרה במקוה,</w:t>
      </w:r>
    </w:p>
    <w:p w:rsidR="00E9703F" w:rsidRDefault="00E9703F" w:rsidP="00E9703F">
      <w:pPr>
        <w:rPr>
          <w:rtl/>
        </w:rPr>
      </w:pPr>
      <w:r>
        <w:rPr>
          <w:rtl/>
        </w:rPr>
        <w:tab/>
      </w:r>
      <w:r>
        <w:rPr>
          <w:rtl/>
        </w:rPr>
        <w:tab/>
      </w:r>
      <w:ins w:id="100617" w:author="קלוד" w:date="2026-10-11T13:11:34Z">
        <w:r>
          <w:rPr>
            <w:rtl/>
          </w:rPr>
          <w:t xml:space="preserve">להוציא</w:t>
        </w:r>
      </w:ins>
      <w:del w:id="100618" w:author="קלוד" w:date="2026-10-11T13:11:34Z">
        <w:r w:rsidRPr="006F178A">
          <w:rPr>
            <w:rtl/>
          </w:rPr>
          <w:delText xml:space="preserve">לאפוקי</w:delText>
        </w:r>
      </w:del>
      <w:r w:rsidRPr="006F178A">
        <w:rPr>
          <w:rtl/>
        </w:rPr>
        <w:t xml:space="preserve"> כלי חרס </w:t>
      </w:r>
      <w:ins w:id="93015" w:author="מנוע מכני" w:date="2026-10-11T12:04:39Z">
        <w:ins w:id="100615" w:author="קלוד" w:date="2026-10-11T13:11:34Z">
          <w:r>
            <w:rPr>
              <w:rtl/>
            </w:rPr>
            <w:t xml:space="preserve">שאין</w:t>
          </w:r>
        </w:ins>
        <w:del w:id="100616" w:author="קלוד" w:date="2026-10-11T13:11:34Z">
          <w:r>
            <w:rPr>
              <w:rtl/>
            </w:rPr>
            <w:delText xml:space="preserve">דאין</w:delText>
          </w:r>
        </w:del>
      </w:ins>
      <w:del w:id="93016" w:author="מנוע מכני" w:date="2026-10-11T12:04:39Z">
        <w:r w:rsidRPr="006F178A">
          <w:rPr>
            <w:rtl/>
          </w:rPr>
          <w:delText xml:space="preserve">דלית</w:delText>
        </w:r>
      </w:del>
      <w:r w:rsidRPr="006F178A">
        <w:rPr>
          <w:rtl/>
        </w:rPr>
        <w:t xml:space="preserve"> </w:t>
      </w:r>
      <w:ins w:id="93013" w:author="מנוע מכני" w:date="2026-10-11T12:04:39Z">
        <w:r>
          <w:rPr>
            <w:rtl/>
          </w:rPr>
          <w:t xml:space="preserve">לו</w:t>
        </w:r>
      </w:ins>
      <w:del w:id="93014" w:author="מנוע מכני" w:date="2026-10-11T12:04:39Z">
        <w:r w:rsidRPr="006F178A">
          <w:rPr>
            <w:rtl/>
          </w:rPr>
          <w:delText xml:space="preserve">ליה</w:delText>
        </w:r>
      </w:del>
      <w:r w:rsidRPr="006F178A">
        <w:rPr>
          <w:rtl/>
        </w:rPr>
        <w:t xml:space="preserve"> טהרה במקוה [והיינו דווקא משכב אבל מדרס טהור]</w:t>
      </w:r>
    </w:p>
    <w:p w:rsidR="00E9703F" w:rsidRPr="006F178A" w:rsidRDefault="00E9703F" w:rsidP="00E9703F">
      <w:pPr>
        <w:rPr>
          <w:rtl/>
        </w:rPr>
      </w:pPr>
      <w:r w:rsidRPr="002D0727">
        <w:rPr>
          <w:rStyle w:val="2fb"/>
          <w:b/>
          <w:bCs/>
          <w:rtl/>
        </w:rPr>
        <w:t>לרבא</w:t>
      </w:r>
      <w:r w:rsidRPr="006F178A">
        <w:rPr>
          <w:rtl/>
        </w:rPr>
        <w:t xml:space="preserve"> </w:t>
      </w:r>
      <w:ins w:id="100623" w:author="קלוד" w:date="2026-10-11T13:11:34Z">
        <w:r>
          <w:rPr>
            <w:rtl/>
          </w:rPr>
          <w:t xml:space="preserve">-</w:t>
        </w:r>
      </w:ins>
      <w:del w:id="100624" w:author="קלוד" w:date="2026-10-11T13:11:34Z">
        <w:r w:rsidRPr="006F178A">
          <w:rPr>
            <w:rtl/>
          </w:rPr>
          <w:delText xml:space="preserve">–</w:delText>
        </w:r>
      </w:del>
      <w:r w:rsidRPr="00784B8D">
        <w:rPr>
          <w:rStyle w:val="afffff0"/>
          <w:rtl/>
        </w:rPr>
        <w:t xml:space="preserve"> </w:t>
      </w:r>
      <w:r w:rsidRPr="00784B8D">
        <w:rPr>
          <w:rStyle w:val="afffff0"/>
          <w:rFonts w:hint="cs"/>
          <w:rtl/>
        </w:rPr>
        <w:t>'</w:t>
      </w:r>
      <w:r w:rsidRPr="00784B8D">
        <w:rPr>
          <w:rStyle w:val="afffff0"/>
          <w:rtl/>
        </w:rPr>
        <w:t xml:space="preserve">וכל כלי פתוח אשר אין צמיד פתיל </w:t>
      </w:r>
      <w:ins w:id="100621" w:author="קלוד" w:date="2026-10-11T13:11:34Z">
        <w:r>
          <w:rPr>
            <w:rStyle w:val="afffff0"/>
            <w:rtl/>
          </w:rPr>
          <w:t xml:space="preserve">עליו',</w:t>
        </w:r>
      </w:ins>
      <w:del w:id="100622" w:author="קלוד" w:date="2026-10-11T13:11:34Z">
        <w:r w:rsidRPr="00784B8D">
          <w:rPr>
            <w:rStyle w:val="afffff0"/>
            <w:rtl/>
          </w:rPr>
          <w:delText xml:space="preserve">עליו</w:delText>
        </w:r>
        <w:r w:rsidRPr="00784B8D">
          <w:rPr>
            <w:rStyle w:val="afffff0"/>
            <w:rFonts w:hint="cs"/>
            <w:rtl/>
          </w:rPr>
          <w:delText xml:space="preserve">'</w:delText>
        </w:r>
      </w:del>
      <w:r w:rsidRPr="00784B8D">
        <w:rPr>
          <w:rStyle w:val="afffff0"/>
          <w:rtl/>
        </w:rPr>
        <w:t xml:space="preserve"> </w:t>
      </w:r>
      <w:ins w:id="100619" w:author="קלוד" w:date="2026-10-11T13:11:34Z">
        <w:r>
          <w:rPr>
            <w:rtl/>
          </w:rPr>
          <w:t xml:space="preserve">הרי אם</w:t>
        </w:r>
      </w:ins>
      <w:del w:id="100620" w:author="קלוד" w:date="2026-10-11T13:11:34Z">
        <w:r w:rsidRPr="006F178A">
          <w:rPr>
            <w:rtl/>
          </w:rPr>
          <w:delText xml:space="preserve">הא</w:delText>
        </w:r>
      </w:del>
      <w:r w:rsidRPr="006F178A">
        <w:rPr>
          <w:rtl/>
        </w:rPr>
        <w:t xml:space="preserve"> יש צמיד פתיל עליו - טהור הוא.</w:t>
      </w:r>
    </w:p>
    <w:p w:rsidR="00E9703F" w:rsidRPr="006F178A" w:rsidRDefault="00E9703F" w:rsidP="00E9703F">
      <w:pPr>
        <w:rPr>
          <w:rtl/>
        </w:rPr>
      </w:pPr>
      <w:ins w:id="100627" w:author="קלוד" w:date="2026-10-11T13:11:34Z">
        <w:r>
          <w:rPr>
            <w:rtl/>
          </w:rPr>
          <w:t xml:space="preserve">ומדובר</w:t>
        </w:r>
      </w:ins>
      <w:del w:id="100628" w:author="קלוד" w:date="2026-10-11T13:11:34Z">
        <w:r w:rsidRPr="006F178A">
          <w:rPr>
            <w:rtl/>
          </w:rPr>
          <w:delText xml:space="preserve">ומיירי</w:delText>
        </w:r>
      </w:del>
      <w:r w:rsidRPr="006F178A">
        <w:rPr>
          <w:rtl/>
        </w:rPr>
        <w:t xml:space="preserve"> </w:t>
      </w:r>
      <w:ins w:id="100625" w:author="קלוד" w:date="2026-10-11T13:11:34Z">
        <w:r>
          <w:rPr>
            <w:rtl/>
          </w:rPr>
          <w:t xml:space="preserve">שייחדם</w:t>
        </w:r>
      </w:ins>
      <w:del w:id="100626" w:author="קלוד" w:date="2026-10-11T13:11:34Z">
        <w:r w:rsidRPr="006F178A">
          <w:rPr>
            <w:rtl/>
          </w:rPr>
          <w:delText xml:space="preserve">דיחדינהו</w:delText>
        </w:r>
      </w:del>
      <w:r w:rsidRPr="006F178A">
        <w:rPr>
          <w:rtl/>
        </w:rPr>
        <w:t xml:space="preserve"> לאשתו נדה, </w:t>
      </w:r>
      <w:ins w:id="93019" w:author="מנוע מכני" w:date="2026-10-11T12:04:39Z">
        <w:r>
          <w:rPr>
            <w:rtl/>
          </w:rPr>
          <w:t xml:space="preserve">ואומר</w:t>
        </w:r>
      </w:ins>
      <w:del w:id="93020" w:author="מנוע מכני" w:date="2026-10-11T12:04:39Z">
        <w:r w:rsidRPr="006F178A">
          <w:rPr>
            <w:rtl/>
          </w:rPr>
          <w:delText xml:space="preserve">וקאמר</w:delText>
        </w:r>
      </w:del>
      <w:r w:rsidRPr="006F178A">
        <w:rPr>
          <w:rtl/>
        </w:rPr>
        <w:t xml:space="preserve"> </w:t>
      </w:r>
      <w:ins w:id="93017" w:author="מנוע מכני" w:date="2026-10-11T12:04:39Z">
        <w:r>
          <w:rPr>
            <w:rtl/>
          </w:rPr>
          <w:t xml:space="preserve">התורה</w:t>
        </w:r>
      </w:ins>
      <w:del w:id="93018" w:author="מנוע מכני" w:date="2026-10-11T12:04:39Z">
        <w:r w:rsidRPr="006F178A">
          <w:rPr>
            <w:rtl/>
          </w:rPr>
          <w:delText xml:space="preserve">רחמנא</w:delText>
        </w:r>
      </w:del>
      <w:r w:rsidRPr="006F178A">
        <w:rPr>
          <w:rtl/>
        </w:rPr>
        <w:t xml:space="preserve"> - טהור.</w:t>
      </w:r>
    </w:p>
    <w:p>
      <w:pPr>
        <w:pStyle w:val="afffff8"/>
        <w:rPr>
          <w:ins w:id="90699" w:author="קלוד" w:date="2026-10-11T12:33:55Z"/>
        </w:rPr>
      </w:pPr>
      <w:ins w:id="90700" w:author="קלוד" w:date="2026-10-11T12:33:55Z">
        <w:r>
          <w:rPr>
            <w:color w:val="7B3F00"/>
          </w:rPr>
          <w:t xml:space="preserve">מפץ בטמא מת - ק"ו מפכין קטנים</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מפץ בטמא מת מטמא במגע למושב</w:t>
      </w:r>
      <w:r w:rsidRPr="006F178A">
        <w:rPr>
          <w:rtl/>
        </w:rPr>
        <w:t>.</w:t>
      </w:r>
    </w:p>
    <w:p w:rsidR="00E9703F" w:rsidRPr="006F178A" w:rsidRDefault="00E9703F" w:rsidP="00E9703F">
      <w:pPr>
        <w:rPr>
          <w:rtl/>
        </w:rPr>
      </w:pPr>
      <w:r w:rsidRPr="006F178A">
        <w:rPr>
          <w:rtl/>
        </w:rPr>
        <w:t xml:space="preserve">ר' אילעי </w:t>
      </w:r>
      <w:r w:rsidRPr="006F178A">
        <w:rPr>
          <w:rtl/>
        </w:rPr>
        <w:t xml:space="preserve">ק"ו</w:t>
      </w:r>
      <w:r w:rsidRPr="006F178A">
        <w:rPr>
          <w:rtl/>
        </w:rPr>
        <w:t xml:space="preserve"> מפכין קטנים שטהורין בזב טמאין במת.</w:t>
      </w:r>
    </w:p>
    <w:p w:rsidR="00E9703F" w:rsidRPr="006F178A" w:rsidRDefault="00E9703F" w:rsidP="00E9703F">
      <w:pPr>
        <w:rPr>
          <w:rtl/>
        </w:rPr>
      </w:pPr>
      <w:ins w:id="100635" w:author="קלוד" w:date="2026-10-11T13:11:34Z">
        <w:r>
          <w:rPr>
            <w:rtl/>
          </w:rPr>
          <w:t xml:space="preserve">ואף</w:t>
        </w:r>
      </w:ins>
      <w:del w:id="100636" w:author="קלוד" w:date="2026-10-11T13:11:34Z">
        <w:r>
          <w:rPr>
            <w:rtl/>
          </w:rPr>
          <w:delText xml:space="preserve">ואפי'</w:delText>
        </w:r>
      </w:del>
      <w:r w:rsidRPr="006F178A">
        <w:rPr>
          <w:rtl/>
        </w:rPr>
        <w:t xml:space="preserve"> </w:t>
      </w:r>
      <w:ins w:id="93023" w:author="מנוע מכני" w:date="2026-10-11T12:04:39Z">
        <w:ins w:id="100633" w:author="קלוד" w:date="2026-10-11T13:11:34Z">
          <w:r>
            <w:rPr>
              <w:rtl/>
            </w:rPr>
            <w:t xml:space="preserve">שאין</w:t>
          </w:r>
        </w:ins>
        <w:del w:id="100634" w:author="קלוד" w:date="2026-10-11T13:11:34Z">
          <w:r>
            <w:rPr>
              <w:rtl/>
            </w:rPr>
            <w:delText xml:space="preserve">דאין</w:delText>
          </w:r>
        </w:del>
      </w:ins>
      <w:del w:id="93024" w:author="מנוע מכני" w:date="2026-10-11T12:04:39Z">
        <w:r w:rsidRPr="006F178A">
          <w:rPr>
            <w:rtl/>
          </w:rPr>
          <w:delText xml:space="preserve">דלית</w:delText>
        </w:r>
      </w:del>
      <w:r w:rsidRPr="006F178A">
        <w:rPr>
          <w:rtl/>
        </w:rPr>
        <w:t xml:space="preserve"> </w:t>
      </w:r>
      <w:ins w:id="93021" w:author="מנוע מכני" w:date="2026-10-11T12:04:39Z">
        <w:r>
          <w:rPr>
            <w:rtl/>
          </w:rPr>
          <w:t xml:space="preserve">לו</w:t>
        </w:r>
      </w:ins>
      <w:del w:id="93022" w:author="מנוע מכני" w:date="2026-10-11T12:04:39Z">
        <w:r w:rsidRPr="006F178A">
          <w:rPr>
            <w:rtl/>
          </w:rPr>
          <w:delText xml:space="preserve">ליה</w:delText>
        </w:r>
      </w:del>
      <w:r w:rsidRPr="006F178A">
        <w:rPr>
          <w:rtl/>
        </w:rPr>
        <w:t xml:space="preserve"> טהרה במקוה </w:t>
      </w:r>
      <w:ins w:id="100631" w:author="קלוד" w:date="2026-10-11T13:11:34Z">
        <w:r>
          <w:rPr>
            <w:rtl/>
          </w:rPr>
          <w:t xml:space="preserve">- שונה הוא,</w:t>
        </w:r>
      </w:ins>
      <w:del w:id="100632" w:author="קלוד" w:date="2026-10-11T13:11:34Z">
        <w:r w:rsidRPr="006F178A">
          <w:rPr>
            <w:rtl/>
          </w:rPr>
          <w:delText xml:space="preserve">שאני,</w:delText>
        </w:r>
      </w:del>
      <w:r w:rsidRPr="006F178A">
        <w:rPr>
          <w:rtl/>
        </w:rPr>
        <w:t xml:space="preserve"> הואיל </w:t>
      </w:r>
      <w:ins w:id="91321" w:author="מנוע מכני" w:date="2026-10-11T12:04:39Z">
        <w:r>
          <w:rPr>
            <w:rtl/>
          </w:rPr>
          <w:t xml:space="preserve">ויש</w:t>
        </w:r>
      </w:ins>
      <w:del w:id="91322" w:author="מנוע מכני" w:date="2026-10-11T12:04:39Z">
        <w:r w:rsidRPr="006F178A">
          <w:rPr>
            <w:rtl/>
          </w:rPr>
          <w:delText xml:space="preserve">ואיכא</w:delText>
        </w:r>
      </w:del>
      <w:r w:rsidRPr="006F178A">
        <w:rPr>
          <w:rtl/>
        </w:rPr>
        <w:t xml:space="preserve"> </w:t>
      </w:r>
      <w:ins w:id="100629" w:author="קלוד" w:date="2026-10-11T13:11:34Z">
        <w:r>
          <w:rPr>
            <w:rtl/>
          </w:rPr>
          <w:t xml:space="preserve">במינו </w:t>
        </w:r>
        <w:r>
          <w:rPr>
            <w:rStyle w:val="afffffe"/>
            <w:rtl/>
          </w:rPr>
          <w:t xml:space="preserve">טהרה</w:t>
        </w:r>
        <w:r>
          <w:rPr>
            <w:rtl/>
          </w:rPr>
          <w:t xml:space="preserve">.</w:t>
        </w:r>
      </w:ins>
      <w:del w:id="100630" w:author="קלוד" w:date="2026-10-11T13:11:34Z">
        <w:r w:rsidRPr="006F178A">
          <w:rPr>
            <w:rtl/>
          </w:rPr>
          <w:delText xml:space="preserve">במינו.</w:delText>
        </w:r>
      </w:del>
    </w:p>
    <w:p w:rsidR="00E9703F" w:rsidRPr="006F178A" w:rsidRDefault="00E9703F" w:rsidP="00E9703F">
      <w:pPr>
        <w:rPr>
          <w:rtl/>
        </w:rPr>
      </w:pPr>
      <w:r w:rsidRPr="006F178A">
        <w:rPr>
          <w:rFonts w:hint="cs"/>
          <w:rtl/>
        </w:rPr>
        <w:t xml:space="preserve">ודחהו </w:t>
      </w:r>
      <w:ins w:id="100647" w:author="קלוד" w:date="2026-10-11T13:11:34Z">
        <w:r>
          <w:rPr>
            <w:rFonts w:hint="cs"/>
            <w:rtl/>
          </w:rPr>
          <w:t xml:space="preserve">שא"ל:</w:t>
        </w:r>
      </w:ins>
      <w:del w:id="100648" w:author="קלוד" w:date="2026-10-11T13:11:34Z">
        <w:r w:rsidRPr="006F178A">
          <w:rPr>
            <w:rFonts w:hint="cs"/>
            <w:rtl/>
          </w:rPr>
          <w:delText xml:space="preserve">ד</w:delText>
        </w:r>
        <w:r w:rsidRPr="006F178A">
          <w:rPr>
            <w:rtl/>
          </w:rPr>
          <w:delText xml:space="preserve">א"ל</w:delText>
        </w:r>
        <w:r w:rsidRPr="006F178A">
          <w:rPr>
            <w:rtl/>
          </w:rPr>
          <w:delText xml:space="preserve">:</w:delText>
        </w:r>
      </w:del>
      <w:r w:rsidRPr="006F178A">
        <w:rPr>
          <w:rtl/>
        </w:rPr>
        <w:t xml:space="preserve"> </w:t>
      </w:r>
      <w:ins w:id="93025" w:author="מנוע מכני" w:date="2026-10-11T12:04:39Z">
        <w:r>
          <w:rPr>
            <w:rtl/>
          </w:rPr>
          <w:t xml:space="preserve">התורה</w:t>
        </w:r>
      </w:ins>
      <w:del w:id="93026" w:author="מנוע מכני" w:date="2026-10-11T12:04:39Z">
        <w:r w:rsidRPr="006F178A">
          <w:rPr>
            <w:rtl/>
          </w:rPr>
          <w:delText xml:space="preserve">רחמנא</w:delText>
        </w:r>
      </w:del>
      <w:r w:rsidRPr="006F178A">
        <w:rPr>
          <w:rtl/>
        </w:rPr>
        <w:t xml:space="preserve"> </w:t>
      </w:r>
      <w:ins w:id="100645" w:author="קלוד" w:date="2026-10-11T13:11:34Z">
        <w:r>
          <w:rPr>
            <w:rtl/>
          </w:rPr>
          <w:t xml:space="preserve">תצילנו</w:t>
        </w:r>
      </w:ins>
      <w:del w:id="100646" w:author="קלוד" w:date="2026-10-11T13:11:34Z">
        <w:r w:rsidRPr="006F178A">
          <w:rPr>
            <w:rtl/>
          </w:rPr>
          <w:delText xml:space="preserve">ליצלן</w:delText>
        </w:r>
      </w:del>
      <w:r w:rsidRPr="006F178A">
        <w:rPr>
          <w:rtl/>
        </w:rPr>
        <w:t xml:space="preserve"> </w:t>
      </w:r>
      <w:ins w:id="93029" w:author="מנוע מכני" w:date="2026-10-11T12:04:39Z">
        <w:ins w:id="100643" w:author="קלוד" w:date="2026-10-11T13:11:34Z">
          <w:r>
            <w:rPr>
              <w:rtl/>
            </w:rPr>
            <w:t xml:space="preserve">מדעת</w:t>
          </w:r>
        </w:ins>
        <w:del w:id="100644" w:author="קלוד" w:date="2026-10-11T13:11:34Z">
          <w:r>
            <w:rPr>
              <w:rtl/>
            </w:rPr>
            <w:delText xml:space="preserve">מזה</w:delText>
          </w:r>
        </w:del>
      </w:ins>
      <w:del w:id="93030" w:author="מנוע מכני" w:date="2026-10-11T12:04:39Z">
        <w:r w:rsidRPr="006F178A">
          <w:rPr>
            <w:rtl/>
          </w:rPr>
          <w:delText xml:space="preserve">מהאי</w:delText>
        </w:r>
      </w:del>
      <w:r w:rsidRPr="006F178A">
        <w:rPr>
          <w:rtl/>
        </w:rPr>
        <w:t xml:space="preserve"> </w:t>
      </w:r>
      <w:ins w:id="100641" w:author="קלוד" w:date="2026-10-11T13:11:34Z">
        <w:r>
          <w:rPr>
            <w:rtl/>
          </w:rPr>
          <w:t xml:space="preserve">זו</w:t>
        </w:r>
      </w:ins>
      <w:del w:id="100642" w:author="קלוד" w:date="2026-10-11T13:11:34Z">
        <w:r w:rsidRPr="006F178A">
          <w:rPr>
            <w:rtl/>
          </w:rPr>
          <w:delText xml:space="preserve">דעתא</w:delText>
        </w:r>
      </w:del>
      <w:r w:rsidRPr="006F178A">
        <w:rPr>
          <w:rtl/>
        </w:rPr>
        <w:t xml:space="preserve"> - </w:t>
      </w:r>
      <w:r w:rsidRPr="006F178A">
        <w:rPr>
          <w:rStyle w:val="2fb"/>
          <w:rtl/>
        </w:rPr>
        <w:t xml:space="preserve">אדרבה</w:t>
      </w:r>
      <w:r w:rsidRPr="006F178A">
        <w:rPr>
          <w:rtl/>
        </w:rPr>
        <w:t xml:space="preserve">, </w:t>
      </w:r>
      <w:ins w:id="93027" w:author="מנוע מכני" w:date="2026-10-11T12:04:39Z">
        <w:r>
          <w:rPr>
            <w:rtl/>
          </w:rPr>
          <w:t xml:space="preserve">התורה</w:t>
        </w:r>
      </w:ins>
      <w:del w:id="93028" w:author="מנוע מכני" w:date="2026-10-11T12:04:39Z">
        <w:r w:rsidRPr="006F178A">
          <w:rPr>
            <w:rtl/>
          </w:rPr>
          <w:delText xml:space="preserve">רחמנא</w:delText>
        </w:r>
      </w:del>
      <w:r w:rsidRPr="006F178A">
        <w:rPr>
          <w:rtl/>
        </w:rPr>
        <w:t xml:space="preserve"> </w:t>
      </w:r>
      <w:ins w:id="100639" w:author="קלוד" w:date="2026-10-11T13:11:34Z">
        <w:r>
          <w:rPr>
            <w:rtl/>
          </w:rPr>
          <w:t xml:space="preserve">תצילנו</w:t>
        </w:r>
      </w:ins>
      <w:del w:id="100640" w:author="קלוד" w:date="2026-10-11T13:11:34Z">
        <w:r w:rsidRPr="006F178A">
          <w:rPr>
            <w:rtl/>
          </w:rPr>
          <w:delText xml:space="preserve">ליצלן</w:delText>
        </w:r>
      </w:del>
      <w:r w:rsidRPr="006F178A">
        <w:rPr>
          <w:rtl/>
        </w:rPr>
        <w:t xml:space="preserve"> </w:t>
      </w:r>
      <w:ins w:id="100637" w:author="קלוד" w:date="2026-10-11T13:11:34Z">
        <w:r>
          <w:rPr>
            <w:rtl/>
          </w:rPr>
          <w:t xml:space="preserve">מדעתך.</w:t>
        </w:r>
      </w:ins>
      <w:del w:id="100638" w:author="קלוד" w:date="2026-10-11T13:11:34Z">
        <w:r w:rsidRPr="006F178A">
          <w:rPr>
            <w:rtl/>
          </w:rPr>
          <w:delText xml:space="preserve">מדעתא דידך.</w:delText>
        </w:r>
      </w:del>
    </w:p>
    <w:p w:rsidR="00E9703F" w:rsidRPr="006F178A" w:rsidRDefault="00E9703F" w:rsidP="00E9703F">
      <w:pPr>
        <w:rPr>
          <w:rtl/>
        </w:rPr>
      </w:pPr>
      <w:ins w:id="100653" w:author="קלוד" w:date="2026-10-11T13:11:34Z">
        <w:r>
          <w:rPr>
            <w:rtl/>
          </w:rPr>
          <w:t xml:space="preserve">והטעם</w:t>
        </w:r>
      </w:ins>
      <w:del w:id="100654" w:author="קלוד" w:date="2026-10-11T13:11:34Z">
        <w:r w:rsidRPr="006F178A">
          <w:rPr>
            <w:rtl/>
          </w:rPr>
          <w:lastRenderedPageBreak/>
          <w:delText xml:space="preserve">וטעמא</w:delText>
        </w:r>
      </w:del>
      <w:r w:rsidRPr="006F178A">
        <w:rPr>
          <w:rtl/>
        </w:rPr>
        <w:lastRenderedPageBreak/>
        <w:t xml:space="preserve"> </w:t>
      </w:r>
      <w:ins w:id="100651" w:author="קלוד" w:date="2026-10-11T13:11:34Z">
        <w:r>
          <w:rPr>
            <w:rtl/>
          </w:rPr>
          <w:t xml:space="preserve">-</w:t>
        </w:r>
      </w:ins>
      <w:del w:id="100652" w:author="קלוד" w:date="2026-10-11T13:11:34Z">
        <w:r w:rsidRPr="006F178A">
          <w:rPr>
            <w:rtl/>
          </w:rPr>
          <w:lastRenderedPageBreak/>
          <w:delText xml:space="preserve">ד</w:delText>
        </w:r>
        <w:r w:rsidRPr="006F178A">
          <w:rPr>
            <w:rFonts w:hint="cs"/>
            <w:rtl/>
          </w:rPr>
          <w:delText xml:space="preserve">ב'</w:delText>
        </w:r>
      </w:del>
      <w:r w:rsidRPr="006F178A">
        <w:rPr>
          <w:rFonts w:hint="cs"/>
          <w:rtl/>
        </w:rPr>
        <w:t xml:space="preserve"> </w:t>
      </w:r>
      <w:ins w:id="100649" w:author="קלוד" w:date="2026-10-11T13:11:34Z">
        <w:r>
          <w:rPr>
            <w:rFonts w:hint="cs"/>
            <w:rtl/>
          </w:rPr>
          <w:t xml:space="preserve">ב' כתובים:</w:t>
        </w:r>
      </w:ins>
      <w:del w:id="100650" w:author="קלוד" w:date="2026-10-11T13:11:34Z">
        <w:r w:rsidRPr="006F178A">
          <w:rPr>
            <w:rFonts w:hint="cs"/>
            <w:rtl/>
          </w:rPr>
          <w:delText xml:space="preserve">קראי</w:delText>
        </w:r>
      </w:del>
      <w:r w:rsidRPr="006F178A">
        <w:rPr>
          <w:rtl/>
        </w:rPr>
        <w:t xml:space="preserve"> </w:t>
      </w:r>
      <w:r w:rsidRPr="006F178A">
        <w:rPr>
          <w:rFonts w:hint="cs"/>
          <w:rtl/>
        </w:rPr>
        <w:t>א.</w:t>
      </w:r>
      <w:r w:rsidRPr="00784B8D">
        <w:rPr>
          <w:rStyle w:val="afffff0"/>
          <w:rFonts w:hint="cs"/>
          <w:rtl/>
        </w:rPr>
        <w:t xml:space="preserve"> '</w:t>
      </w:r>
      <w:r w:rsidRPr="00784B8D">
        <w:rPr>
          <w:rStyle w:val="afffff0"/>
          <w:rtl/>
        </w:rPr>
        <w:t>ואיש אשר יגע במשכבו</w:t>
      </w:r>
      <w:r w:rsidRPr="00784B8D">
        <w:rPr>
          <w:rStyle w:val="afffff0"/>
          <w:rFonts w:hint="cs"/>
          <w:rtl/>
        </w:rPr>
        <w:t>'</w:t>
      </w:r>
      <w:r w:rsidRPr="00784B8D">
        <w:rPr>
          <w:rStyle w:val="afffff0"/>
          <w:rtl/>
        </w:rPr>
        <w:t>,</w:t>
      </w:r>
      <w:r w:rsidRPr="006F178A">
        <w:rPr>
          <w:rtl/>
        </w:rPr>
        <w:t xml:space="preserve"> </w:t>
      </w:r>
      <w:r w:rsidRPr="006F178A">
        <w:rPr>
          <w:rFonts w:hint="cs"/>
          <w:rtl/>
        </w:rPr>
        <w:t>ב.</w:t>
      </w:r>
      <w:r w:rsidRPr="00784B8D">
        <w:rPr>
          <w:rStyle w:val="afffff0"/>
          <w:rFonts w:hint="cs"/>
          <w:rtl/>
        </w:rPr>
        <w:t xml:space="preserve"> '</w:t>
      </w:r>
      <w:r w:rsidRPr="00784B8D">
        <w:rPr>
          <w:rStyle w:val="afffff0"/>
          <w:rtl/>
        </w:rPr>
        <w:t>וכל המשכב אשר ישכב עליו הזב יטמא</w:t>
      </w:r>
      <w:r w:rsidRPr="00784B8D">
        <w:rPr>
          <w:rStyle w:val="afffff0"/>
          <w:rFonts w:hint="cs"/>
          <w:rtl/>
        </w:rPr>
        <w:t>'</w:t>
      </w:r>
      <w:r w:rsidRPr="00784B8D">
        <w:rPr>
          <w:rStyle w:val="afffff0"/>
          <w:rtl/>
        </w:rPr>
        <w:t>.</w:t>
      </w:r>
    </w:p>
    <w:p w:rsidR="00E9703F" w:rsidRPr="006F178A" w:rsidRDefault="00E9703F" w:rsidP="00E9703F">
      <w:pPr>
        <w:rPr>
          <w:rtl/>
        </w:rPr>
      </w:pPr>
      <w:r w:rsidRPr="006F178A">
        <w:rPr>
          <w:rtl/>
        </w:rPr>
        <w:t xml:space="preserve">הא כיצד, יש במינו - </w:t>
      </w:r>
      <w:ins w:id="94107" w:author="מנוע מכני" w:date="2026-10-11T12:04:39Z">
        <w:r>
          <w:rPr>
            <w:rtl/>
          </w:rPr>
          <w:t xml:space="preserve">אף</w:t>
        </w:r>
      </w:ins>
      <w:del w:id="94108" w:author="מנוע מכני" w:date="2026-10-11T12:04:39Z">
        <w:r w:rsidRPr="006F178A">
          <w:rPr>
            <w:rtl/>
          </w:rPr>
          <w:delText xml:space="preserve">אע"ג</w:delText>
        </w:r>
      </w:del>
      <w:r w:rsidRPr="006F178A">
        <w:rPr>
          <w:rtl/>
        </w:rPr>
        <w:t xml:space="preserve"> </w:t>
      </w:r>
      <w:ins w:id="93033" w:author="מנוע מכני" w:date="2026-10-11T12:04:39Z">
        <w:r>
          <w:rPr>
            <w:rtl/>
          </w:rPr>
          <w:t xml:space="preserve">דאין</w:t>
        </w:r>
      </w:ins>
      <w:del w:id="93034" w:author="מנוע מכני" w:date="2026-10-11T12:04:39Z">
        <w:r w:rsidRPr="006F178A">
          <w:rPr>
            <w:rtl/>
          </w:rPr>
          <w:delText xml:space="preserve">דלית</w:delText>
        </w:r>
      </w:del>
      <w:r w:rsidRPr="006F178A">
        <w:rPr>
          <w:rtl/>
        </w:rPr>
        <w:t xml:space="preserve"> </w:t>
      </w:r>
      <w:ins w:id="93031" w:author="מנוע מכני" w:date="2026-10-11T12:04:39Z">
        <w:r>
          <w:rPr>
            <w:rtl/>
          </w:rPr>
          <w:t xml:space="preserve">לו</w:t>
        </w:r>
      </w:ins>
      <w:del w:id="93032" w:author="מנוע מכני" w:date="2026-10-11T12:04:39Z">
        <w:r w:rsidRPr="006F178A">
          <w:rPr>
            <w:rtl/>
          </w:rPr>
          <w:delText xml:space="preserve">ליה</w:delText>
        </w:r>
      </w:del>
      <w:r w:rsidRPr="006F178A">
        <w:rPr>
          <w:rtl/>
        </w:rPr>
        <w:t xml:space="preserve"> טהרה במקוה, אין במינו - מקיש משכבו לו.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17" w:author="קלוד" w:date="2026-10-11T09:07:15Z"/>
        </w:rPr>
      </w:pPr>
      <w:ins w:id="20516" w:author="קלוד" w:date="2026-10-11T09:07:15Z">
        <w:r>
          <w:t xml:space="preserve">משנה ב</w:t>
        </w:r>
      </w:ins>
    </w:p>
    <w:p w:rsidR="00E9703F" w:rsidRPr="009757B9" w:rsidRDefault="00E9703F" w:rsidP="00E9703F">
      <w:pPr>
        <w:pStyle w:val="afff9"/>
        <w:rPr>
          <w:del w:id="20230" w:author="קלוד" w:date="2026-10-11T09:07:15Z"/>
          <w:rStyle w:val="afffe"/>
          <w:rFonts w:ascii="Fb Fontext" w:hAnsi="Fb Fontext"/>
          <w:b/>
          <w:bCs w:val="0"/>
          <w:sz w:val="20"/>
          <w:rtl/>
        </w:rPr>
      </w:pPr>
      <w:del w:id="20228" w:author="קלוד" w:date="2026-10-11T09:07:15Z">
        <w:r w:rsidRPr="00146180">
          <w:rPr>
            <w:rStyle w:val="afffe"/>
            <w:rFonts w:ascii="Fb Fontext" w:hAnsi="Fb Fontext" w:hint="cs"/>
            <w:bCs w:val="0"/>
            <w:sz w:val="20"/>
            <w:rtl/>
          </w:rPr>
          <w:delText xml:space="preserve">משנה</w:delText>
        </w:r>
      </w:del>
      <w:del w:id="20229" w:author="קלוד" w:date="2026-10-11T09:07:15Z">
        <w:r w:rsidRPr="00146180">
          <w:rPr>
            <w:rStyle w:val="afffe"/>
            <w:rFonts w:ascii="Fb Fontext" w:hAnsi="Fb Fontext"/>
            <w:bCs w:val="0"/>
            <w:sz w:val="20"/>
            <w:rtl/>
          </w:rPr>
          <w:delText xml:space="preserve">.</w:delText>
        </w:r>
      </w:del>
    </w:p>
    <w:p w:rsidR="00E9703F" w:rsidRPr="00B20210" w:rsidRDefault="00E9703F" w:rsidP="00E9703F">
      <w:pPr>
        <w:pStyle w:val="afff9"/>
        <w:spacing w:before="120"/>
        <w:rPr>
          <w:rStyle w:val="afffe"/>
          <w:rFonts w:ascii="Fb Fontext" w:hAnsi="Fb Fontext"/>
          <w:b/>
          <w:bCs w:val="0"/>
          <w:sz w:val="20"/>
          <w:rtl/>
        </w:rPr>
        <w:pPrChange w:id="90048" w:author="קלוד" w:date="2026-10-11T12:09:42Z">
          <w:pPr>
            <w:pStyle w:val="afff9"/>
          </w:pPr>
        </w:pPrChange>
      </w:pPr>
      <w:r w:rsidRPr="00B20210">
        <w:rPr>
          <w:rStyle w:val="afffe"/>
          <w:rFonts w:ascii="Fb Fontext" w:hAnsi="Fb Fontext" w:hint="cs"/>
          <w:bCs w:val="0"/>
          <w:rtl/>
          <w:rPrChange w:id="40329" w:author="Claude" w:date="2026-10-11T09:07:39Z">
            <w:rPr>
              <w:rStyle w:val="afffe"/>
              <w:rFonts w:ascii="Fb Fontext" w:hAnsi="Fb Fontext" w:hint="cs"/>
              <w:bCs w:val="0"/>
              <w:sz w:val="20"/>
              <w:rtl/>
            </w:rPr>
          </w:rPrChange>
        </w:rPr>
        <w:t>מנין</w:t>
      </w:r>
      <w:r w:rsidRPr="00B20210">
        <w:rPr>
          <w:rStyle w:val="afffe"/>
          <w:rFonts w:ascii="Fb Fontext" w:hAnsi="Fb Fontext"/>
          <w:bCs w:val="0"/>
          <w:rtl/>
          <w:rPrChange w:id="40330" w:author="Claude" w:date="2026-10-11T09:07:39Z">
            <w:rPr>
              <w:rStyle w:val="afffe"/>
              <w:rFonts w:ascii="Fb Fontext" w:hAnsi="Fb Fontext"/>
              <w:bCs w:val="0"/>
              <w:sz w:val="20"/>
              <w:rtl/>
            </w:rPr>
          </w:rPrChange>
        </w:rPr>
        <w:t xml:space="preserve"> </w:t>
      </w:r>
      <w:r w:rsidRPr="00B20210">
        <w:rPr>
          <w:rStyle w:val="afffe"/>
          <w:rFonts w:ascii="Fb Fontext" w:hAnsi="Fb Fontext" w:hint="cs"/>
          <w:bCs w:val="0"/>
          <w:rtl/>
          <w:rPrChange w:id="40331" w:author="Claude" w:date="2026-10-11T09:07:39Z">
            <w:rPr>
              <w:rStyle w:val="afffe"/>
              <w:rFonts w:ascii="Fb Fontext" w:hAnsi="Fb Fontext" w:hint="cs"/>
              <w:bCs w:val="0"/>
              <w:sz w:val="20"/>
              <w:rtl/>
            </w:rPr>
          </w:rPrChange>
        </w:rPr>
        <w:t>לערוגה</w:t>
      </w:r>
      <w:r w:rsidRPr="00B20210">
        <w:rPr>
          <w:rStyle w:val="afffe"/>
          <w:rFonts w:ascii="Fb Fontext" w:hAnsi="Fb Fontext"/>
          <w:bCs w:val="0"/>
          <w:rtl/>
          <w:rPrChange w:id="40332" w:author="Claude" w:date="2026-10-11T09:07:39Z">
            <w:rPr>
              <w:rStyle w:val="afffe"/>
              <w:rFonts w:ascii="Fb Fontext" w:hAnsi="Fb Fontext"/>
              <w:bCs w:val="0"/>
              <w:sz w:val="20"/>
              <w:rtl/>
            </w:rPr>
          </w:rPrChange>
        </w:rPr>
        <w:t xml:space="preserve">, </w:t>
      </w:r>
      <w:r w:rsidRPr="00B20210">
        <w:rPr>
          <w:rStyle w:val="afffe"/>
          <w:rFonts w:ascii="Fb Fontext" w:hAnsi="Fb Fontext" w:hint="cs"/>
          <w:bCs w:val="0"/>
          <w:rtl/>
          <w:rPrChange w:id="40333" w:author="Claude" w:date="2026-10-11T09:07:39Z">
            <w:rPr>
              <w:rStyle w:val="afffe"/>
              <w:rFonts w:ascii="Fb Fontext" w:hAnsi="Fb Fontext" w:hint="cs"/>
              <w:bCs w:val="0"/>
              <w:sz w:val="20"/>
              <w:rtl/>
            </w:rPr>
          </w:rPrChange>
        </w:rPr>
        <w:t>שהיא</w:t>
      </w:r>
      <w:r w:rsidRPr="00B20210">
        <w:rPr>
          <w:rStyle w:val="afffe"/>
          <w:rFonts w:ascii="Fb Fontext" w:hAnsi="Fb Fontext"/>
          <w:bCs w:val="0"/>
          <w:rtl/>
          <w:rPrChange w:id="40334" w:author="Claude" w:date="2026-10-11T09:07:39Z">
            <w:rPr>
              <w:rStyle w:val="afffe"/>
              <w:rFonts w:ascii="Fb Fontext" w:hAnsi="Fb Fontext"/>
              <w:bCs w:val="0"/>
              <w:sz w:val="20"/>
              <w:rtl/>
            </w:rPr>
          </w:rPrChange>
        </w:rPr>
        <w:t xml:space="preserve"> </w:t>
      </w:r>
      <w:r w:rsidRPr="00B20210">
        <w:rPr>
          <w:rStyle w:val="afffe"/>
          <w:rFonts w:ascii="Fb Fontext" w:hAnsi="Fb Fontext" w:hint="cs"/>
          <w:bCs w:val="0"/>
          <w:rtl/>
          <w:rPrChange w:id="40335" w:author="Claude" w:date="2026-10-11T09:07:39Z">
            <w:rPr>
              <w:rStyle w:val="afffe"/>
              <w:rFonts w:ascii="Fb Fontext" w:hAnsi="Fb Fontext" w:hint="cs"/>
              <w:bCs w:val="0"/>
              <w:sz w:val="20"/>
              <w:rtl/>
            </w:rPr>
          </w:rPrChange>
        </w:rPr>
        <w:t>ששה</w:t>
      </w:r>
      <w:r w:rsidRPr="00B20210">
        <w:rPr>
          <w:rStyle w:val="afffe"/>
          <w:rFonts w:ascii="Fb Fontext" w:hAnsi="Fb Fontext"/>
          <w:bCs w:val="0"/>
          <w:rtl/>
          <w:rPrChange w:id="40336" w:author="Claude" w:date="2026-10-11T09:07:39Z">
            <w:rPr>
              <w:rStyle w:val="afffe"/>
              <w:rFonts w:ascii="Fb Fontext" w:hAnsi="Fb Fontext"/>
              <w:bCs w:val="0"/>
              <w:sz w:val="20"/>
              <w:rtl/>
            </w:rPr>
          </w:rPrChange>
        </w:rPr>
        <w:t xml:space="preserve"> </w:t>
      </w:r>
      <w:r w:rsidRPr="00B20210">
        <w:rPr>
          <w:rStyle w:val="afffe"/>
          <w:rFonts w:ascii="Fb Fontext" w:hAnsi="Fb Fontext" w:hint="cs"/>
          <w:bCs w:val="0"/>
          <w:rtl/>
          <w:rPrChange w:id="40337" w:author="Claude" w:date="2026-10-11T09:07:39Z">
            <w:rPr>
              <w:rStyle w:val="afffe"/>
              <w:rFonts w:ascii="Fb Fontext" w:hAnsi="Fb Fontext" w:hint="cs"/>
              <w:bCs w:val="0"/>
              <w:sz w:val="20"/>
              <w:rtl/>
            </w:rPr>
          </w:rPrChange>
        </w:rPr>
        <w:t>על</w:t>
      </w:r>
      <w:r w:rsidRPr="00B20210">
        <w:rPr>
          <w:rStyle w:val="afffe"/>
          <w:rFonts w:ascii="Fb Fontext" w:hAnsi="Fb Fontext"/>
          <w:bCs w:val="0"/>
          <w:rtl/>
          <w:rPrChange w:id="40338" w:author="Claude" w:date="2026-10-11T09:07:39Z">
            <w:rPr>
              <w:rStyle w:val="afffe"/>
              <w:rFonts w:ascii="Fb Fontext" w:hAnsi="Fb Fontext"/>
              <w:bCs w:val="0"/>
              <w:sz w:val="20"/>
              <w:rtl/>
            </w:rPr>
          </w:rPrChange>
        </w:rPr>
        <w:t xml:space="preserve"> </w:t>
      </w:r>
      <w:r w:rsidRPr="00B20210">
        <w:rPr>
          <w:rStyle w:val="afffe"/>
          <w:rFonts w:ascii="Fb Fontext" w:hAnsi="Fb Fontext" w:hint="cs"/>
          <w:bCs w:val="0"/>
          <w:rtl/>
          <w:rPrChange w:id="40339" w:author="Claude" w:date="2026-10-11T09:07:39Z">
            <w:rPr>
              <w:rStyle w:val="afffe"/>
              <w:rFonts w:ascii="Fb Fontext" w:hAnsi="Fb Fontext" w:hint="cs"/>
              <w:bCs w:val="0"/>
              <w:sz w:val="20"/>
              <w:rtl/>
            </w:rPr>
          </w:rPrChange>
        </w:rPr>
        <w:t>ששה</w:t>
      </w:r>
      <w:r w:rsidRPr="00B20210">
        <w:rPr>
          <w:rStyle w:val="afffe"/>
          <w:rFonts w:ascii="Fb Fontext" w:hAnsi="Fb Fontext"/>
          <w:bCs w:val="0"/>
          <w:rtl/>
          <w:rPrChange w:id="40340" w:author="Claude" w:date="2026-10-11T09:07:39Z">
            <w:rPr>
              <w:rStyle w:val="afffe"/>
              <w:rFonts w:ascii="Fb Fontext" w:hAnsi="Fb Fontext"/>
              <w:bCs w:val="0"/>
              <w:sz w:val="20"/>
              <w:rtl/>
            </w:rPr>
          </w:rPrChange>
        </w:rPr>
        <w:t xml:space="preserve"> </w:t>
      </w:r>
      <w:r w:rsidRPr="00B20210">
        <w:rPr>
          <w:rStyle w:val="afffe"/>
          <w:rFonts w:ascii="Fb Fontext" w:hAnsi="Fb Fontext" w:hint="cs"/>
          <w:bCs w:val="0"/>
          <w:rtl/>
          <w:rPrChange w:id="40341" w:author="Claude" w:date="2026-10-11T09:07:39Z">
            <w:rPr>
              <w:rStyle w:val="afffe"/>
              <w:rFonts w:ascii="Fb Fontext" w:hAnsi="Fb Fontext" w:hint="cs"/>
              <w:bCs w:val="0"/>
              <w:sz w:val="20"/>
              <w:rtl/>
            </w:rPr>
          </w:rPrChange>
        </w:rPr>
        <w:t>טפחים</w:t>
      </w:r>
      <w:r w:rsidRPr="00B20210">
        <w:rPr>
          <w:rStyle w:val="afffe"/>
          <w:rFonts w:ascii="Fb Fontext" w:hAnsi="Fb Fontext"/>
          <w:bCs w:val="0"/>
          <w:rtl/>
          <w:rPrChange w:id="40342" w:author="Claude" w:date="2026-10-11T09:07:39Z">
            <w:rPr>
              <w:rStyle w:val="afffe"/>
              <w:rFonts w:ascii="Fb Fontext" w:hAnsi="Fb Fontext"/>
              <w:bCs w:val="0"/>
              <w:sz w:val="20"/>
              <w:rtl/>
            </w:rPr>
          </w:rPrChange>
        </w:rPr>
        <w:t xml:space="preserve">, </w:t>
      </w:r>
      <w:r w:rsidRPr="00B20210">
        <w:rPr>
          <w:rStyle w:val="afffe"/>
          <w:rFonts w:ascii="Fb Fontext" w:hAnsi="Fb Fontext" w:hint="cs"/>
          <w:bCs w:val="0"/>
          <w:rtl/>
          <w:rPrChange w:id="40343" w:author="Claude" w:date="2026-10-11T09:07:39Z">
            <w:rPr>
              <w:rStyle w:val="afffe"/>
              <w:rFonts w:ascii="Fb Fontext" w:hAnsi="Fb Fontext" w:hint="cs"/>
              <w:bCs w:val="0"/>
              <w:sz w:val="20"/>
              <w:rtl/>
            </w:rPr>
          </w:rPrChange>
        </w:rPr>
        <w:t>שזורעין</w:t>
      </w:r>
      <w:r w:rsidRPr="00B20210">
        <w:rPr>
          <w:rStyle w:val="afffe"/>
          <w:rFonts w:ascii="Fb Fontext" w:hAnsi="Fb Fontext"/>
          <w:bCs w:val="0"/>
          <w:rtl/>
          <w:rPrChange w:id="40344" w:author="Claude" w:date="2026-10-11T09:07:39Z">
            <w:rPr>
              <w:rStyle w:val="afffe"/>
              <w:rFonts w:ascii="Fb Fontext" w:hAnsi="Fb Fontext"/>
              <w:bCs w:val="0"/>
              <w:sz w:val="20"/>
              <w:rtl/>
            </w:rPr>
          </w:rPrChange>
        </w:rPr>
        <w:t xml:space="preserve"> </w:t>
      </w:r>
      <w:r w:rsidRPr="00B20210">
        <w:rPr>
          <w:rStyle w:val="afffe"/>
          <w:rFonts w:ascii="Fb Fontext" w:hAnsi="Fb Fontext" w:hint="cs"/>
          <w:bCs w:val="0"/>
          <w:rtl/>
          <w:rPrChange w:id="40345" w:author="Claude" w:date="2026-10-11T09:07:39Z">
            <w:rPr>
              <w:rStyle w:val="afffe"/>
              <w:rFonts w:ascii="Fb Fontext" w:hAnsi="Fb Fontext" w:hint="cs"/>
              <w:bCs w:val="0"/>
              <w:sz w:val="20"/>
              <w:rtl/>
            </w:rPr>
          </w:rPrChange>
        </w:rPr>
        <w:t>בתוכה</w:t>
      </w:r>
      <w:r w:rsidRPr="00B20210">
        <w:rPr>
          <w:rStyle w:val="afffe"/>
          <w:rFonts w:ascii="Fb Fontext" w:hAnsi="Fb Fontext"/>
          <w:bCs w:val="0"/>
          <w:rtl/>
          <w:rPrChange w:id="40346" w:author="Claude" w:date="2026-10-11T09:07:39Z">
            <w:rPr>
              <w:rStyle w:val="afffe"/>
              <w:rFonts w:ascii="Fb Fontext" w:hAnsi="Fb Fontext"/>
              <w:bCs w:val="0"/>
              <w:sz w:val="20"/>
              <w:rtl/>
            </w:rPr>
          </w:rPrChange>
        </w:rPr>
        <w:t xml:space="preserve"> </w:t>
      </w:r>
      <w:r w:rsidRPr="00B20210">
        <w:rPr>
          <w:rStyle w:val="afffe"/>
          <w:rFonts w:ascii="Fb Fontext" w:hAnsi="Fb Fontext" w:hint="cs"/>
          <w:bCs w:val="0"/>
          <w:rtl/>
          <w:rPrChange w:id="40347" w:author="Claude" w:date="2026-10-11T09:07:39Z">
            <w:rPr>
              <w:rStyle w:val="afffe"/>
              <w:rFonts w:ascii="Fb Fontext" w:hAnsi="Fb Fontext" w:hint="cs"/>
              <w:bCs w:val="0"/>
              <w:sz w:val="20"/>
              <w:rtl/>
            </w:rPr>
          </w:rPrChange>
        </w:rPr>
        <w:t>חמשה</w:t>
      </w:r>
      <w:r w:rsidRPr="00B20210">
        <w:rPr>
          <w:rStyle w:val="afffe"/>
          <w:rFonts w:ascii="Fb Fontext" w:hAnsi="Fb Fontext"/>
          <w:bCs w:val="0"/>
          <w:rtl/>
          <w:rPrChange w:id="40348" w:author="Claude" w:date="2026-10-11T09:07:39Z">
            <w:rPr>
              <w:rStyle w:val="afffe"/>
              <w:rFonts w:ascii="Fb Fontext" w:hAnsi="Fb Fontext"/>
              <w:bCs w:val="0"/>
              <w:sz w:val="20"/>
              <w:rtl/>
            </w:rPr>
          </w:rPrChange>
        </w:rPr>
        <w:t xml:space="preserve"> </w:t>
      </w:r>
      <w:r w:rsidRPr="00B20210">
        <w:rPr>
          <w:rStyle w:val="afffe"/>
          <w:rFonts w:ascii="Fb Fontext" w:hAnsi="Fb Fontext" w:hint="cs"/>
          <w:bCs w:val="0"/>
          <w:rtl/>
          <w:rPrChange w:id="40349" w:author="Claude" w:date="2026-10-11T09:07:39Z">
            <w:rPr>
              <w:rStyle w:val="afffe"/>
              <w:rFonts w:ascii="Fb Fontext" w:hAnsi="Fb Fontext" w:hint="cs"/>
              <w:bCs w:val="0"/>
              <w:sz w:val="20"/>
              <w:rtl/>
            </w:rPr>
          </w:rPrChange>
        </w:rPr>
        <w:t>זרעונין</w:t>
      </w:r>
      <w:r w:rsidRPr="00B20210">
        <w:rPr>
          <w:rStyle w:val="afffe"/>
          <w:rFonts w:ascii="Fb Fontext" w:hAnsi="Fb Fontext"/>
          <w:bCs w:val="0"/>
          <w:rtl/>
          <w:rPrChange w:id="40350" w:author="Claude" w:date="2026-10-11T09:07:39Z">
            <w:rPr>
              <w:rStyle w:val="afffe"/>
              <w:rFonts w:ascii="Fb Fontext" w:hAnsi="Fb Fontext"/>
              <w:bCs w:val="0"/>
              <w:sz w:val="20"/>
              <w:rtl/>
            </w:rPr>
          </w:rPrChange>
        </w:rPr>
        <w:t>,</w:t>
      </w:r>
    </w:p>
    <w:p w:rsidR="00E9703F"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351" w:author="Claude" w:date="2026-10-11T09:07:39Z">
            <w:rPr>
              <w:rStyle w:val="afffe"/>
              <w:rFonts w:ascii="Fb Fontext" w:hAnsi="Fb Fontext"/>
              <w:bCs w:val="0"/>
              <w:sz w:val="20"/>
              <w:rtl/>
            </w:rPr>
          </w:rPrChange>
        </w:rPr>
        <w:t>אר</w:t>
      </w:r>
      <w:r w:rsidRPr="00146180">
        <w:rPr>
          <w:rStyle w:val="afffe"/>
          <w:rFonts w:ascii="Fb Fontext" w:hAnsi="Fb Fontext" w:hint="cs"/>
          <w:bCs w:val="0"/>
          <w:rtl/>
          <w:rPrChange w:id="40352" w:author="Claude" w:date="2026-10-11T09:07:39Z">
            <w:rPr>
              <w:rStyle w:val="afffe"/>
              <w:rFonts w:ascii="Fb Fontext" w:hAnsi="Fb Fontext" w:hint="cs"/>
              <w:bCs w:val="0"/>
              <w:sz w:val="20"/>
              <w:rtl/>
            </w:rPr>
          </w:rPrChange>
        </w:rPr>
        <w:t>בעה</w:t>
      </w:r>
      <w:r w:rsidRPr="00146180">
        <w:rPr>
          <w:rStyle w:val="afffe"/>
          <w:rFonts w:ascii="Fb Fontext" w:hAnsi="Fb Fontext"/>
          <w:bCs w:val="0"/>
          <w:rtl/>
          <w:rPrChange w:id="40353"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54" w:author="Claude" w:date="2026-10-11T09:07:39Z">
            <w:rPr>
              <w:rStyle w:val="afffe"/>
              <w:rFonts w:ascii="Fb Fontext" w:hAnsi="Fb Fontext" w:hint="cs"/>
              <w:bCs w:val="0"/>
              <w:sz w:val="20"/>
              <w:rtl/>
            </w:rPr>
          </w:rPrChange>
        </w:rPr>
        <w:t>על</w:t>
      </w:r>
      <w:r w:rsidRPr="00146180">
        <w:rPr>
          <w:rStyle w:val="afffe"/>
          <w:rFonts w:ascii="Fb Fontext" w:hAnsi="Fb Fontext"/>
          <w:bCs w:val="0"/>
          <w:rtl/>
          <w:rPrChange w:id="4035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56" w:author="Claude" w:date="2026-10-11T09:07:39Z">
            <w:rPr>
              <w:rStyle w:val="afffe"/>
              <w:rFonts w:ascii="Fb Fontext" w:hAnsi="Fb Fontext" w:hint="cs"/>
              <w:bCs w:val="0"/>
              <w:sz w:val="20"/>
              <w:rtl/>
            </w:rPr>
          </w:rPrChange>
        </w:rPr>
        <w:t>ארבע</w:t>
      </w:r>
      <w:r w:rsidRPr="00146180">
        <w:rPr>
          <w:rStyle w:val="afffe"/>
          <w:rFonts w:ascii="Fb Fontext" w:hAnsi="Fb Fontext"/>
          <w:bCs w:val="0"/>
          <w:rtl/>
          <w:rPrChange w:id="4035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58" w:author="Claude" w:date="2026-10-11T09:07:39Z">
            <w:rPr>
              <w:rStyle w:val="afffe"/>
              <w:rFonts w:ascii="Fb Fontext" w:hAnsi="Fb Fontext" w:hint="cs"/>
              <w:bCs w:val="0"/>
              <w:sz w:val="20"/>
              <w:rtl/>
            </w:rPr>
          </w:rPrChange>
        </w:rPr>
        <w:t>רוחות</w:t>
      </w:r>
      <w:r w:rsidRPr="00146180">
        <w:rPr>
          <w:rStyle w:val="afffe"/>
          <w:rFonts w:ascii="Fb Fontext" w:hAnsi="Fb Fontext"/>
          <w:bCs w:val="0"/>
          <w:rtl/>
          <w:rPrChange w:id="40359"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60" w:author="Claude" w:date="2026-10-11T09:07:39Z">
            <w:rPr>
              <w:rStyle w:val="afffe"/>
              <w:rFonts w:ascii="Fb Fontext" w:hAnsi="Fb Fontext" w:hint="cs"/>
              <w:bCs w:val="0"/>
              <w:sz w:val="20"/>
              <w:rtl/>
            </w:rPr>
          </w:rPrChange>
        </w:rPr>
        <w:t>הערוגה</w:t>
      </w:r>
      <w:r w:rsidRPr="00146180">
        <w:rPr>
          <w:rStyle w:val="afffe"/>
          <w:rFonts w:ascii="Fb Fontext" w:hAnsi="Fb Fontext"/>
          <w:bCs w:val="0"/>
          <w:rtl/>
          <w:rPrChange w:id="40361"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62" w:author="Claude" w:date="2026-10-11T09:07:39Z">
            <w:rPr>
              <w:rStyle w:val="afffe"/>
              <w:rFonts w:ascii="Fb Fontext" w:hAnsi="Fb Fontext" w:hint="cs"/>
              <w:bCs w:val="0"/>
              <w:sz w:val="20"/>
              <w:rtl/>
            </w:rPr>
          </w:rPrChange>
        </w:rPr>
        <w:t>ואחת</w:t>
      </w:r>
      <w:r w:rsidRPr="00146180">
        <w:rPr>
          <w:rStyle w:val="afffe"/>
          <w:rFonts w:ascii="Fb Fontext" w:hAnsi="Fb Fontext"/>
          <w:bCs w:val="0"/>
          <w:rtl/>
          <w:rPrChange w:id="40363"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64" w:author="Claude" w:date="2026-10-11T09:07:39Z">
            <w:rPr>
              <w:rStyle w:val="afffe"/>
              <w:rFonts w:ascii="Fb Fontext" w:hAnsi="Fb Fontext" w:hint="cs"/>
              <w:bCs w:val="0"/>
              <w:sz w:val="20"/>
              <w:rtl/>
            </w:rPr>
          </w:rPrChange>
        </w:rPr>
        <w:t>באמצע</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hint="cs"/>
          <w:bCs w:val="0"/>
          <w:rtl/>
          <w:rPrChange w:id="40365" w:author="Claude" w:date="2026-10-11T09:07:39Z">
            <w:rPr>
              <w:rStyle w:val="afffe"/>
              <w:rFonts w:ascii="Fb Fontext" w:hAnsi="Fb Fontext" w:hint="cs"/>
              <w:bCs w:val="0"/>
              <w:sz w:val="20"/>
              <w:rtl/>
            </w:rPr>
          </w:rPrChange>
        </w:rPr>
        <w:t>שנאמר</w:t>
      </w:r>
      <w:r w:rsidRPr="00146180">
        <w:rPr>
          <w:rStyle w:val="afffe"/>
          <w:rFonts w:ascii="Fb Fontext" w:hAnsi="Fb Fontext"/>
          <w:bCs w:val="0"/>
          <w:rtl/>
          <w:rPrChange w:id="40366"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67" w:author="Claude" w:date="2026-10-11T09:07:39Z">
            <w:rPr>
              <w:rStyle w:val="afffe"/>
              <w:rFonts w:ascii="Fb Fontext" w:hAnsi="Fb Fontext" w:hint="cs"/>
              <w:bCs w:val="0"/>
              <w:sz w:val="20"/>
              <w:rtl/>
            </w:rPr>
          </w:rPrChange>
        </w:rPr>
        <w:t>כי</w:t>
      </w:r>
      <w:r w:rsidRPr="00146180">
        <w:rPr>
          <w:rStyle w:val="afffe"/>
          <w:rFonts w:ascii="Fb Fontext" w:hAnsi="Fb Fontext"/>
          <w:bCs w:val="0"/>
          <w:rtl/>
          <w:rPrChange w:id="40368"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69" w:author="Claude" w:date="2026-10-11T09:07:39Z">
            <w:rPr>
              <w:rStyle w:val="afffe"/>
              <w:rFonts w:ascii="Fb Fontext" w:hAnsi="Fb Fontext" w:hint="cs"/>
              <w:bCs w:val="0"/>
              <w:sz w:val="20"/>
              <w:rtl/>
            </w:rPr>
          </w:rPrChange>
        </w:rPr>
        <w:t>כארץ</w:t>
      </w:r>
      <w:r w:rsidRPr="00146180">
        <w:rPr>
          <w:rStyle w:val="afffe"/>
          <w:rFonts w:ascii="Fb Fontext" w:hAnsi="Fb Fontext"/>
          <w:bCs w:val="0"/>
          <w:rtl/>
          <w:rPrChange w:id="40370"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71" w:author="Claude" w:date="2026-10-11T09:07:39Z">
            <w:rPr>
              <w:rStyle w:val="afffe"/>
              <w:rFonts w:ascii="Fb Fontext" w:hAnsi="Fb Fontext" w:hint="cs"/>
              <w:bCs w:val="0"/>
              <w:sz w:val="20"/>
              <w:rtl/>
            </w:rPr>
          </w:rPrChange>
        </w:rPr>
        <w:t>תוציא</w:t>
      </w:r>
      <w:r w:rsidRPr="00146180">
        <w:rPr>
          <w:rStyle w:val="afffe"/>
          <w:rFonts w:ascii="Fb Fontext" w:hAnsi="Fb Fontext"/>
          <w:bCs w:val="0"/>
          <w:rtl/>
          <w:rPrChange w:id="40372"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73" w:author="Claude" w:date="2026-10-11T09:07:39Z">
            <w:rPr>
              <w:rStyle w:val="afffe"/>
              <w:rFonts w:ascii="Fb Fontext" w:hAnsi="Fb Fontext" w:hint="cs"/>
              <w:bCs w:val="0"/>
              <w:sz w:val="20"/>
              <w:rtl/>
            </w:rPr>
          </w:rPrChange>
        </w:rPr>
        <w:t>צמחה</w:t>
      </w:r>
      <w:r w:rsidRPr="00146180">
        <w:rPr>
          <w:rStyle w:val="afffe"/>
          <w:rFonts w:ascii="Fb Fontext" w:hAnsi="Fb Fontext"/>
          <w:bCs w:val="0"/>
          <w:rtl/>
          <w:rPrChange w:id="40374"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75" w:author="Claude" w:date="2026-10-11T09:07:39Z">
            <w:rPr>
              <w:rStyle w:val="afffe"/>
              <w:rFonts w:ascii="Fb Fontext" w:hAnsi="Fb Fontext" w:hint="cs"/>
              <w:bCs w:val="0"/>
              <w:sz w:val="20"/>
              <w:rtl/>
            </w:rPr>
          </w:rPrChange>
        </w:rPr>
        <w:t>וכגנה</w:t>
      </w:r>
      <w:r w:rsidRPr="00146180">
        <w:rPr>
          <w:rStyle w:val="afffe"/>
          <w:rFonts w:ascii="Fb Fontext" w:hAnsi="Fb Fontext"/>
          <w:bCs w:val="0"/>
          <w:rtl/>
          <w:rPrChange w:id="40376"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77" w:author="Claude" w:date="2026-10-11T09:07:39Z">
            <w:rPr>
              <w:rStyle w:val="afffe"/>
              <w:rFonts w:ascii="Fb Fontext" w:hAnsi="Fb Fontext" w:hint="cs"/>
              <w:bCs w:val="0"/>
              <w:sz w:val="20"/>
              <w:rtl/>
            </w:rPr>
          </w:rPrChange>
        </w:rPr>
        <w:t>זרועיה</w:t>
      </w:r>
      <w:r w:rsidRPr="009757B9">
        <w:rPr>
          <w:rFonts w:hint="cs"/>
          <w:b/>
          <w:rtl/>
        </w:rPr>
        <w:t xml:space="preserve"> </w:t>
      </w:r>
      <w:r w:rsidRPr="00146180">
        <w:rPr>
          <w:rStyle w:val="afffe"/>
          <w:rFonts w:ascii="Fb Fontext" w:hAnsi="Fb Fontext" w:hint="cs"/>
          <w:bCs w:val="0"/>
          <w:rtl/>
          <w:rPrChange w:id="40378" w:author="Claude" w:date="2026-10-11T09:07:39Z">
            <w:rPr>
              <w:rStyle w:val="afffe"/>
              <w:rFonts w:ascii="Fb Fontext" w:hAnsi="Fb Fontext" w:hint="cs"/>
              <w:bCs w:val="0"/>
              <w:sz w:val="20"/>
              <w:rtl/>
            </w:rPr>
          </w:rPrChange>
        </w:rPr>
        <w:t>תצמיח</w:t>
      </w:r>
      <w:r w:rsidRPr="00146180">
        <w:rPr>
          <w:rStyle w:val="afffe"/>
          <w:rFonts w:ascii="Fb Fontext" w:hAnsi="Fb Fontext"/>
          <w:bCs w:val="0"/>
          <w:rtl/>
          <w:rPrChange w:id="40379"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80" w:author="Claude" w:date="2026-10-11T09:07:39Z">
            <w:rPr>
              <w:rStyle w:val="afffe"/>
              <w:rFonts w:ascii="Fb Fontext" w:hAnsi="Fb Fontext" w:hint="cs"/>
              <w:bCs w:val="0"/>
              <w:sz w:val="20"/>
              <w:rtl/>
            </w:rPr>
          </w:rPrChange>
        </w:rPr>
        <w:t>זרעה</w:t>
      </w:r>
      <w:r w:rsidRPr="00146180">
        <w:rPr>
          <w:rStyle w:val="afffe"/>
          <w:rFonts w:ascii="Fb Fontext" w:hAnsi="Fb Fontext"/>
          <w:bCs w:val="0"/>
          <w:rtl/>
          <w:rPrChange w:id="40381"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82" w:author="Claude" w:date="2026-10-11T09:07:39Z">
            <w:rPr>
              <w:rStyle w:val="afffe"/>
              <w:rFonts w:ascii="Fb Fontext" w:hAnsi="Fb Fontext" w:hint="cs"/>
              <w:bCs w:val="0"/>
              <w:sz w:val="20"/>
              <w:rtl/>
            </w:rPr>
          </w:rPrChange>
        </w:rPr>
        <w:t>לא</w:t>
      </w:r>
      <w:r w:rsidRPr="00146180">
        <w:rPr>
          <w:rStyle w:val="afffe"/>
          <w:rFonts w:ascii="Fb Fontext" w:hAnsi="Fb Fontext"/>
          <w:bCs w:val="0"/>
          <w:rtl/>
          <w:rPrChange w:id="40383"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84" w:author="Claude" w:date="2026-10-11T09:07:39Z">
            <w:rPr>
              <w:rStyle w:val="afffe"/>
              <w:rFonts w:ascii="Fb Fontext" w:hAnsi="Fb Fontext" w:hint="cs"/>
              <w:bCs w:val="0"/>
              <w:sz w:val="20"/>
              <w:rtl/>
            </w:rPr>
          </w:rPrChange>
        </w:rPr>
        <w:t>נאמר</w:t>
      </w:r>
      <w:r w:rsidRPr="00146180">
        <w:rPr>
          <w:rStyle w:val="afffe"/>
          <w:rFonts w:ascii="Fb Fontext" w:hAnsi="Fb Fontext"/>
          <w:bCs w:val="0"/>
          <w:rtl/>
          <w:rPrChange w:id="4038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86" w:author="Claude" w:date="2026-10-11T09:07:39Z">
            <w:rPr>
              <w:rStyle w:val="afffe"/>
              <w:rFonts w:ascii="Fb Fontext" w:hAnsi="Fb Fontext" w:hint="cs"/>
              <w:bCs w:val="0"/>
              <w:sz w:val="20"/>
              <w:rtl/>
            </w:rPr>
          </w:rPrChange>
        </w:rPr>
        <w:t>אלא</w:t>
      </w:r>
      <w:r w:rsidRPr="00146180">
        <w:rPr>
          <w:rStyle w:val="afffe"/>
          <w:rFonts w:ascii="Fb Fontext" w:hAnsi="Fb Fontext"/>
          <w:bCs w:val="0"/>
          <w:rtl/>
          <w:rPrChange w:id="4038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88" w:author="Claude" w:date="2026-10-11T09:07:39Z">
            <w:rPr>
              <w:rStyle w:val="afffe"/>
              <w:rFonts w:ascii="Fb Fontext" w:hAnsi="Fb Fontext" w:hint="cs"/>
              <w:bCs w:val="0"/>
              <w:sz w:val="20"/>
              <w:rtl/>
            </w:rPr>
          </w:rPrChange>
        </w:rPr>
        <w:t>זרועיה</w:t>
      </w:r>
      <w:r w:rsidRPr="00146180">
        <w:rPr>
          <w:rStyle w:val="afffe"/>
          <w:rFonts w:ascii="Fb Fontext" w:hAnsi="Fb Fontext"/>
          <w:bCs w:val="0"/>
          <w:rtl/>
          <w:rPrChange w:id="40389" w:author="Claude" w:date="2026-10-11T09:07:39Z">
            <w:rPr>
              <w:rStyle w:val="afffe"/>
              <w:rFonts w:ascii="Fb Fontext" w:hAnsi="Fb Fontext"/>
              <w:bCs w:val="0"/>
              <w:sz w:val="20"/>
              <w:rtl/>
            </w:rPr>
          </w:rPrChange>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ins w:id="100665" w:author="קלוד" w:date="2026-10-11T13:11:34Z">
        <w:r>
          <w:rPr>
            <w:rFonts w:ascii="Fb Fontext" w:hAnsi="Fb Fontext" w:hint="cs"/>
            <w:rtl/>
          </w:rPr>
          <w:t xml:space="preserve">מוחזק</w:t>
        </w:r>
      </w:ins>
      <w:del w:id="100666" w:author="קלוד" w:date="2026-10-11T13:11:34Z">
        <w:r w:rsidRPr="006F178A">
          <w:rPr>
            <w:rFonts w:ascii="Fb Fontext" w:hAnsi="Fb Fontext" w:hint="cs"/>
            <w:rtl/>
          </w:rPr>
          <w:delText xml:space="preserve">קים</w:delText>
        </w:r>
      </w:del>
      <w:r w:rsidRPr="006F178A">
        <w:rPr>
          <w:rFonts w:ascii="Fb Fontext" w:hAnsi="Fb Fontext" w:hint="cs"/>
          <w:rtl/>
        </w:rPr>
        <w:t xml:space="preserve"> </w:t>
      </w:r>
      <w:ins w:id="100663" w:author="קלוד" w:date="2026-10-11T13:11:34Z">
        <w:r>
          <w:rPr>
            <w:rFonts w:ascii="Fb Fontext" w:hAnsi="Fb Fontext" w:hint="cs"/>
            <w:rtl/>
          </w:rPr>
          <w:t xml:space="preserve">לחכמים</w:t>
        </w:r>
      </w:ins>
      <w:del w:id="100664" w:author="קלוד" w:date="2026-10-11T13:11:34Z">
        <w:r w:rsidRPr="006F178A">
          <w:rPr>
            <w:rFonts w:ascii="Fb Fontext" w:hAnsi="Fb Fontext" w:hint="cs"/>
            <w:rtl/>
          </w:rPr>
          <w:delText xml:space="preserve">לרבנן</w:delText>
        </w:r>
      </w:del>
      <w:r w:rsidRPr="006F178A">
        <w:rPr>
          <w:rFonts w:ascii="Fb Fontext" w:hAnsi="Fb Fontext" w:hint="cs"/>
          <w:rtl/>
        </w:rPr>
        <w:t xml:space="preserve"> </w:t>
      </w:r>
      <w:ins w:id="100661" w:author="קלוד" w:date="2026-10-11T13:11:34Z">
        <w:r>
          <w:rPr>
            <w:rFonts w:ascii="Fb Fontext" w:hAnsi="Fb Fontext" w:hint="cs"/>
            <w:rtl/>
          </w:rPr>
          <w:t xml:space="preserve">שחמשה </w:t>
        </w:r>
        <w:r>
          <w:rPr>
            <w:rStyle w:val="afffffe"/>
            <w:rFonts w:ascii="Fb Fontext" w:hAnsi="Fb Fontext" w:hint="cs"/>
            <w:rtl/>
          </w:rPr>
          <w:t xml:space="preserve">זרעים</w:t>
        </w:r>
      </w:ins>
      <w:del w:id="100662" w:author="קלוד" w:date="2026-10-11T13:11:34Z">
        <w:r w:rsidRPr="006F178A">
          <w:rPr>
            <w:rFonts w:ascii="Fb Fontext" w:hAnsi="Fb Fontext" w:hint="cs"/>
            <w:rtl/>
          </w:rPr>
          <w:delText xml:space="preserve">דחמשה</w:delText>
        </w:r>
      </w:del>
      <w:r w:rsidRPr="006F178A">
        <w:rPr>
          <w:rFonts w:ascii="Fb Fontext" w:hAnsi="Fb Fontext" w:hint="cs"/>
          <w:rtl/>
        </w:rPr>
        <w:t xml:space="preserve"> </w:t>
      </w:r>
      <w:ins w:id="90313" w:author="Claude - סמנטי" w:date="2026-10-11T12:28:21Z">
        <w:r>
          <w:rPr>
            <w:rFonts w:ascii="Fb Fontext" w:hAnsi="Fb Fontext" w:hint="cs"/>
            <w:rtl/>
          </w:rPr>
          <w:t xml:space="preserve">בששה</w:t>
        </w:r>
      </w:ins>
      <w:del w:id="90314" w:author="Claude - סמנטי" w:date="2026-10-11T12:28:21Z">
        <w:r w:rsidRPr="006F178A">
          <w:rPr>
            <w:rFonts w:ascii="Fb Fontext" w:hAnsi="Fb Fontext" w:hint="cs"/>
            <w:rtl/>
          </w:rPr>
          <w:delText xml:space="preserve">בשיתא</w:delText>
        </w:r>
      </w:del>
      <w:r w:rsidRPr="006F178A">
        <w:rPr>
          <w:rFonts w:ascii="Fb Fontext" w:hAnsi="Fb Fontext" w:hint="cs"/>
          <w:rtl/>
        </w:rPr>
        <w:t xml:space="preserve"> </w:t>
      </w:r>
      <w:ins w:id="100659" w:author="קלוד" w:date="2026-10-11T13:11:34Z">
        <w:r>
          <w:rPr>
            <w:rStyle w:val="afffffe"/>
            <w:rFonts w:ascii="Fb Fontext" w:hAnsi="Fb Fontext" w:hint="cs"/>
            <w:rtl/>
          </w:rPr>
          <w:t xml:space="preserve">טפחים</w:t>
        </w:r>
      </w:ins>
      <w:del w:id="100660" w:author="קלוד" w:date="2026-10-11T13:11:34Z">
        <w:r w:rsidRPr="006F178A">
          <w:rPr>
            <w:rFonts w:ascii="Fb Fontext" w:hAnsi="Fb Fontext" w:hint="cs"/>
            <w:rtl/>
          </w:rPr>
          <w:delText xml:space="preserve">לא</w:delText>
        </w:r>
      </w:del>
      <w:r w:rsidRPr="006F178A">
        <w:rPr>
          <w:rFonts w:ascii="Fb Fontext" w:hAnsi="Fb Fontext" w:hint="cs"/>
          <w:rtl/>
        </w:rPr>
        <w:t xml:space="preserve"> </w:t>
      </w:r>
      <w:ins w:id="100657" w:author="קלוד" w:date="2026-10-11T13:11:34Z">
        <w:r>
          <w:rPr>
            <w:rFonts w:ascii="Fb Fontext" w:hAnsi="Fb Fontext" w:hint="cs"/>
            <w:rtl/>
          </w:rPr>
          <w:t xml:space="preserve">אינם</w:t>
        </w:r>
      </w:ins>
      <w:del w:id="100658" w:author="קלוד" w:date="2026-10-11T13:11:34Z">
        <w:r w:rsidRPr="006F178A">
          <w:rPr>
            <w:rFonts w:ascii="Fb Fontext" w:hAnsi="Fb Fontext" w:hint="cs"/>
            <w:rtl/>
          </w:rPr>
          <w:delText xml:space="preserve">ינקי</w:delText>
        </w:r>
      </w:del>
      <w:r w:rsidRPr="006F178A">
        <w:rPr>
          <w:rFonts w:ascii="Fb Fontext" w:hAnsi="Fb Fontext" w:hint="cs"/>
          <w:rtl/>
        </w:rPr>
        <w:t xml:space="preserve"> </w:t>
      </w:r>
      <w:ins w:id="100655" w:author="קלוד" w:date="2026-10-11T13:11:34Z">
        <w:r>
          <w:rPr>
            <w:rFonts w:ascii="Fb Fontext" w:hAnsi="Fb Fontext" w:hint="cs"/>
            <w:rtl/>
          </w:rPr>
          <w:t xml:space="preserve">יונקים זה מזה</w:t>
        </w:r>
      </w:ins>
      <w:del w:id="100656" w:author="קלוד" w:date="2026-10-11T13:11:34Z">
        <w:r w:rsidRPr="006F178A">
          <w:rPr>
            <w:rFonts w:ascii="Fb Fontext" w:hAnsi="Fb Fontext" w:hint="cs"/>
            <w:rtl/>
          </w:rPr>
          <w:delText xml:space="preserve">מהדדי</w:delText>
        </w:r>
      </w:del>
    </w:p>
    <w:p w:rsidR="00E9703F" w:rsidRPr="006F178A" w:rsidRDefault="00E9703F" w:rsidP="00E9703F">
      <w:pPr>
        <w:rPr>
          <w:rtl/>
        </w:rPr>
      </w:pPr>
      <w:ins w:id="100671" w:author="קלוד" w:date="2026-10-11T13:11:34Z">
        <w:r>
          <w:rPr>
            <w:rStyle w:val="afffffe"/>
            <w:rtl/>
          </w:rPr>
          <w:t xml:space="preserve">ולמדים</w:t>
        </w:r>
      </w:ins>
      <w:del w:id="100672" w:author="קלוד" w:date="2026-10-11T13:11:34Z">
        <w:r w:rsidRPr="006F178A">
          <w:rPr>
            <w:rtl/>
          </w:rPr>
          <w:delText xml:space="preserve">מהא</w:delText>
        </w:r>
      </w:del>
      <w:r w:rsidRPr="006F178A">
        <w:rPr>
          <w:rtl/>
        </w:rPr>
        <w:t xml:space="preserve"> </w:t>
      </w:r>
      <w:ins w:id="100669" w:author="קלוד" w:date="2026-10-11T13:11:34Z">
        <w:r>
          <w:rPr>
            <w:rStyle w:val="2fb"/>
            <w:rtl/>
          </w:rPr>
          <w:t xml:space="preserve">מדברי</w:t>
        </w:r>
      </w:ins>
      <w:del w:id="100670" w:author="קלוד" w:date="2026-10-11T13:11:34Z">
        <w:r w:rsidRPr="006F178A">
          <w:rPr>
            <w:rStyle w:val="2fb"/>
            <w:rtl/>
          </w:rPr>
          <w:delText xml:space="preserve">דר"י</w:delText>
        </w:r>
      </w:del>
      <w:r w:rsidRPr="006F178A">
        <w:rPr>
          <w:rtl/>
        </w:rPr>
        <w:t xml:space="preserve"> </w:t>
      </w:r>
      <w:ins w:id="100667" w:author="קלוד" w:date="2026-10-11T13:11:34Z">
        <w:r>
          <w:rPr>
            <w:rtl/>
          </w:rPr>
          <w:t xml:space="preserve">ר"י -</w:t>
        </w:r>
      </w:ins>
      <w:del w:id="100668" w:author="קלוד" w:date="2026-10-11T13:11:34Z">
        <w:r w:rsidRPr="006F178A">
          <w:rPr>
            <w:rtl/>
          </w:rPr>
          <w:delText xml:space="preserve">–</w:delText>
        </w:r>
      </w:del>
      <w:r w:rsidRPr="00784B8D">
        <w:rPr>
          <w:rStyle w:val="afffff0"/>
          <w:rtl/>
        </w:rPr>
        <w:t xml:space="preserve"> </w:t>
      </w:r>
      <w:r w:rsidRPr="00784B8D">
        <w:rPr>
          <w:rStyle w:val="afffff0"/>
          <w:rFonts w:hint="cs"/>
          <w:rtl/>
        </w:rPr>
        <w:t>'</w:t>
      </w:r>
      <w:ins w:id="91099" w:author="Claude - סמנטי" w:date="2026-10-11T12:28:21Z">
        <w:r>
          <w:rPr>
            <w:rStyle w:val="afffff0"/>
            <w:rtl/>
          </w:rPr>
          <w:t xml:space="preserve">לֹא תַסִּיג גְּבוּל רֵעֲךָ</w:t>
        </w:r>
      </w:ins>
      <w:del w:id="91100" w:author="Claude - סמנטי" w:date="2026-10-11T12:28:21Z">
        <w:r w:rsidRPr="00784B8D">
          <w:rPr>
            <w:rStyle w:val="afffff0"/>
            <w:rtl/>
          </w:rPr>
          <w:delText xml:space="preserve">לא תסיג גבול רעך</w:delText>
        </w:r>
      </w:del>
      <w:r w:rsidRPr="00784B8D">
        <w:rPr>
          <w:rStyle w:val="afffff0"/>
          <w:rFonts w:hint="cs"/>
          <w:rtl/>
        </w:rPr>
        <w:t>'</w:t>
      </w:r>
      <w:r w:rsidRPr="00784B8D">
        <w:rPr>
          <w:rStyle w:val="afffff0"/>
          <w:rtl/>
        </w:rPr>
        <w:t xml:space="preserve"> </w:t>
      </w:r>
      <w:r w:rsidRPr="006F178A">
        <w:rPr>
          <w:rtl/>
        </w:rPr>
        <w:t xml:space="preserve">- גבול שגבלו ראשונים </w:t>
      </w:r>
      <w:r w:rsidRPr="006F178A">
        <w:rPr>
          <w:rtl/>
        </w:rPr>
        <w:t xml:space="preserve">לא</w:t>
      </w:r>
      <w:r w:rsidRPr="006F178A">
        <w:rPr>
          <w:rtl/>
        </w:rPr>
        <w:t xml:space="preserve"> תסיג.</w:t>
      </w:r>
    </w:p>
    <w:p>
      <w:pPr>
        <w:pStyle w:val="afffff8"/>
        <w:rPr>
          <w:ins w:id="90697" w:author="קלוד" w:date="2026-10-11T12:33:55Z"/>
        </w:rPr>
      </w:pPr>
      <w:ins w:id="90698" w:author="קלוד" w:date="2026-10-11T12:33:55Z">
        <w:r>
          <w:rPr>
            <w:color w:val="7B3F00"/>
          </w:rPr>
          <w:t xml:space="preserve">בני שעיר החורי - בקיאין בישובה של ארץ</w:t>
        </w:r>
      </w:ins>
    </w:p>
    <w:p w:rsidR="00E9703F" w:rsidRPr="006F178A" w:rsidRDefault="00E9703F" w:rsidP="00E9703F">
      <w:pPr>
        <w:rPr>
          <w:rtl/>
        </w:rPr>
      </w:pPr>
      <w:r w:rsidRPr="00523F92">
        <w:rPr>
          <w:rStyle w:val="afffff0"/>
          <w:rFonts w:hint="cs"/>
          <w:rtl/>
        </w:rPr>
        <w:t>'</w:t>
      </w:r>
      <w:ins w:id="91101" w:author="Claude - סמנטי" w:date="2026-10-11T12:28:21Z">
        <w:r>
          <w:rPr>
            <w:rStyle w:val="afffff0"/>
            <w:rtl/>
          </w:rPr>
          <w:t xml:space="preserve">אֵלֶּה בְנֵי שֵׂעִיר הַחֹרִי יֹשְׁבֵי הָאָרֶץ</w:t>
        </w:r>
      </w:ins>
      <w:del w:id="91102" w:author="Claude - סמנטי" w:date="2026-10-11T12:28:21Z">
        <w:r w:rsidRPr="00523F92">
          <w:rPr>
            <w:rStyle w:val="afffff0"/>
            <w:rtl/>
          </w:rPr>
          <w:delText xml:space="preserve">אלה בני שעיר החרי ישבי הארץ</w:delText>
        </w:r>
      </w:del>
      <w:r w:rsidRPr="00523F92">
        <w:rPr>
          <w:rStyle w:val="afffff0"/>
          <w:rFonts w:hint="cs"/>
          <w:rtl/>
        </w:rPr>
        <w:t>'</w:t>
      </w:r>
      <w:r w:rsidRPr="00523F92">
        <w:rPr>
          <w:rStyle w:val="afffff0"/>
          <w:rtl/>
        </w:rPr>
        <w:t xml:space="preserve"> </w:t>
      </w:r>
      <w:r w:rsidRPr="006F178A">
        <w:rPr>
          <w:rtl/>
        </w:rPr>
        <w:t>ולא יושבי רקיע.</w:t>
      </w:r>
    </w:p>
    <w:p w:rsidR="00E9703F" w:rsidRPr="006F178A" w:rsidRDefault="00E9703F" w:rsidP="00E9703F">
      <w:pPr>
        <w:rPr>
          <w:rtl/>
        </w:rPr>
      </w:pPr>
      <w:r w:rsidRPr="006F178A">
        <w:rPr>
          <w:rStyle w:val="afffe"/>
          <w:rFonts w:ascii="Fb Fontext" w:hAnsi="Fb Fontext"/>
          <w:rtl/>
        </w:rPr>
        <w:t>א-</w:t>
      </w:r>
      <w:r w:rsidRPr="006F178A">
        <w:rPr>
          <w:rtl/>
        </w:rPr>
        <w:t xml:space="preserve"> אלא שהיו בקיאין בישובה של ארץ.</w:t>
      </w:r>
    </w:p>
    <w:p w:rsidR="00E9703F" w:rsidRDefault="00E9703F" w:rsidP="00E9703F">
      <w:pPr>
        <w:rPr>
          <w:rtl/>
        </w:rPr>
      </w:pPr>
      <w:r w:rsidRPr="006F178A">
        <w:rPr>
          <w:rStyle w:val="afffe"/>
          <w:rFonts w:ascii="Fb Fontext" w:hAnsi="Fb Fontext"/>
          <w:rtl/>
        </w:rPr>
        <w:t>ב-</w:t>
      </w:r>
      <w:r w:rsidRPr="006F178A">
        <w:rPr>
          <w:rtl/>
        </w:rPr>
        <w:t xml:space="preserve"> שהיו אומרים: מלא קנה זה לזית, מלא קנה זה לגפנים, מלא קנה זה לתאנים,</w:t>
      </w:r>
    </w:p>
    <w:p w:rsidR="00E9703F" w:rsidRPr="009757B9" w:rsidRDefault="00E9703F" w:rsidP="00E9703F">
      <w:pPr>
        <w:rPr>
          <w:rFonts w:cs="Guttman Vilna"/>
          <w:b/>
          <w:bCs/>
          <w:rtl/>
        </w:rPr>
      </w:pPr>
      <w:r w:rsidRPr="006F178A">
        <w:rPr>
          <w:rtl/>
        </w:rPr>
        <w:t>וחורי - שמריחים את הארץ.</w:t>
      </w:r>
    </w:p>
    <w:p>
      <w:pPr>
        <w:pStyle w:val="38"/>
        <w:rPr>
          <w:ins w:id="97933" w:author="מנוע מכני" w:date="2026-10-11T12:04:39Z"/>
        </w:rPr>
      </w:pPr>
      <w:r w:rsidRPr="006F178A">
        <w:t xml:space="preserve">וחוי </w:t>
      </w:r>
      <w:ins w:id="100673" w:author="קלוד" w:date="2026-10-11T13:11:34Z">
        <w:r>
          <w:t xml:space="preserve">-</w:t>
        </w:r>
      </w:ins>
      <w:del w:id="100674" w:author="קלוד" w:date="2026-10-11T13:11:34Z">
        <w:r w:rsidRPr="006F178A">
          <w:delText xml:space="preserve">–</w:delText>
        </w:r>
      </w:del>
      <w:r w:rsidRPr="006F178A">
        <w:t xml:space="preserve"> </w:t>
      </w:r>
      <w:r w:rsidRPr="006F178A">
        <w:t>ר</w:t>
      </w:r>
      <w:r w:rsidRPr="006F178A">
        <w:t>"</w:t>
      </w:r>
      <w:r w:rsidRPr="006F178A">
        <w:t>פ</w:t>
      </w:r>
      <w:r w:rsidRPr="006F178A">
        <w:t xml:space="preserve">:</w:t>
      </w:r>
    </w:p>
    <w:p w:rsidR="00E9703F" w:rsidRPr="009757B9" w:rsidRDefault="00E9703F" w:rsidP="00E9703F">
      <w:pPr>
        <w:rPr>
          <w:rFonts w:cs="Guttman Vilna"/>
          <w:b/>
          <w:bCs/>
          <w:rtl/>
        </w:rPr>
      </w:pPr>
      <w:del w:id="97934" w:author="מנוע מכני" w:date="2026-10-11T12:04:39Z">
        <w:r w:rsidRPr="006F178A">
          <w:rPr>
            <w:rtl/>
          </w:rPr>
          <w:delText xml:space="preserve"> </w:delText>
        </w:r>
      </w:del>
      <w:r w:rsidRPr="006F178A">
        <w:rPr>
          <w:rtl/>
        </w:rPr>
        <w:t xml:space="preserve">שהיו טועמין את הארץ </w:t>
      </w:r>
      <w:ins w:id="100675" w:author="קלוד" w:date="2026-10-11T13:11:34Z">
        <w:r>
          <w:rPr>
            <w:rtl/>
          </w:rPr>
          <w:t xml:space="preserve">כנחש.</w:t>
        </w:r>
      </w:ins>
      <w:del w:id="100676" w:author="קלוד" w:date="2026-10-11T13:11:34Z">
        <w:r w:rsidRPr="006F178A">
          <w:rPr>
            <w:rtl/>
          </w:rPr>
          <w:delText xml:space="preserve">כחויא.</w:delText>
        </w:r>
      </w:del>
    </w:p>
    <w:p>
      <w:pPr>
        <w:pStyle w:val="38"/>
        <w:rPr>
          <w:ins w:id="97935" w:author="מנוע מכני" w:date="2026-10-11T12:04:39Z"/>
        </w:rPr>
      </w:pPr>
      <w:r w:rsidRPr="006F178A">
        <w:t>ראב</w:t>
      </w:r>
      <w:r w:rsidRPr="006F178A">
        <w:t>"</w:t>
      </w:r>
      <w:r w:rsidRPr="006F178A">
        <w:t>י:</w:t>
      </w:r>
    </w:p>
    <w:p w:rsidR="00E9703F" w:rsidRPr="009757B9" w:rsidRDefault="00E9703F" w:rsidP="00E9703F">
      <w:pPr>
        <w:rPr>
          <w:rFonts w:cs="Guttman Vilna"/>
          <w:b/>
          <w:bCs/>
          <w:rtl/>
        </w:rPr>
      </w:pPr>
      <w:del w:id="97936" w:author="מנוע מכני" w:date="2026-10-11T12:04:39Z">
        <w:r w:rsidRPr="006F178A">
          <w:rPr>
            <w:rtl/>
          </w:rPr>
          <w:delText xml:space="preserve"> </w:delText>
        </w:r>
      </w:del>
      <w:ins w:id="100677" w:author="קלוד" w:date="2026-10-11T13:11:34Z">
        <w:r>
          <w:rPr>
            <w:rStyle w:val="afffffe"/>
            <w:rtl/>
          </w:rPr>
          <w:t xml:space="preserve">חורי -</w:t>
        </w:r>
        <w:r>
          <w:rPr>
            <w:rtl/>
          </w:rPr>
          <w:t xml:space="preserve"> שנעשו</w:t>
        </w:r>
      </w:ins>
      <w:del w:id="100678" w:author="קלוד" w:date="2026-10-11T13:11:34Z">
        <w:r w:rsidRPr="006F178A">
          <w:rPr>
            <w:rtl/>
          </w:rPr>
          <w:delText xml:space="preserve">שנעשו</w:delText>
        </w:r>
      </w:del>
      <w:r w:rsidRPr="006F178A">
        <w:rPr>
          <w:rtl/>
        </w:rPr>
        <w:t xml:space="preserve"> בני חורין מנכסיהן.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פה.</w:t>
      </w:r>
    </w:p>
    <w:p>
      <w:pPr>
        <w:pStyle w:val="afffff8"/>
        <w:rPr>
          <w:ins w:id="90695" w:author="קלוד" w:date="2026-10-11T12:33:55Z"/>
        </w:rPr>
      </w:pPr>
      <w:ins w:id="90696" w:author="קלוד" w:date="2026-10-11T12:33:55Z">
        <w:r>
          <w:rPr>
            <w:color w:val="7B3F00"/>
          </w:rPr>
          <w:t xml:space="preserve">ערוגה - ששה על ששה חוץ מגבוליה</w:t>
        </w:r>
      </w:ins>
    </w:p>
    <w:p w:rsidR="00E9703F" w:rsidRPr="006F178A" w:rsidRDefault="00E9703F" w:rsidP="00E9703F">
      <w:pPr>
        <w:rPr>
          <w:rtl/>
        </w:rPr>
      </w:pPr>
      <w:r w:rsidRPr="006F178A">
        <w:rPr>
          <w:rStyle w:val="2fb"/>
          <w:rFonts w:ascii="Fb Fontext" w:hAnsi="Fb Fontext"/>
          <w:rtl/>
        </w:rPr>
        <w:t xml:space="preserve">רב </w:t>
      </w:r>
      <w:ins w:id="100681" w:author="קלוד" w:date="2026-10-11T13:11:34Z">
        <w:r>
          <w:rPr>
            <w:rStyle w:val="2fb"/>
            <w:rFonts w:ascii="Fb Fontext" w:hAnsi="Fb Fontext"/>
            <w:rtl/>
          </w:rPr>
          <w:t xml:space="preserve">אסי:</w:t>
        </w:r>
      </w:ins>
      <w:del w:id="100682" w:author="קלוד" w:date="2026-10-11T13:11:34Z">
        <w:r w:rsidRPr="006F178A">
          <w:rPr>
            <w:rStyle w:val="2fb"/>
            <w:rFonts w:ascii="Fb Fontext" w:hAnsi="Fb Fontext"/>
            <w:rtl/>
          </w:rPr>
          <w:delText xml:space="preserve">אסי</w:delText>
        </w:r>
      </w:del>
      <w:r w:rsidRPr="006F178A">
        <w:rPr>
          <w:rFonts w:ascii="Fb Fontext" w:hAnsi="Fb Fontext"/>
          <w:rtl/>
        </w:rPr>
        <w:t xml:space="preserve"> ערוגה </w:t>
      </w:r>
      <w:r w:rsidRPr="006F178A">
        <w:rPr>
          <w:rFonts w:ascii="Fb Fontext" w:hAnsi="Fb Fontext"/>
          <w:rtl/>
        </w:rPr>
        <w:tab/>
      </w:r>
      <w:ins w:id="100679" w:author="קלוד" w:date="2026-10-11T13:11:34Z">
        <w:r>
          <w:rPr>
            <w:rStyle w:val="afffe"/>
            <w:rFonts w:ascii="Fb Fontext" w:hAnsi="Fb Fontext"/>
            <w:rtl/>
          </w:rPr>
          <w:t xml:space="preserve">- תוכה</w:t>
        </w:r>
      </w:ins>
      <w:del w:id="100680" w:author="קלוד" w:date="2026-10-11T13:11:34Z">
        <w:r w:rsidRPr="006F178A">
          <w:rPr>
            <w:rStyle w:val="afffe"/>
            <w:rFonts w:ascii="Fb Fontext" w:hAnsi="Fb Fontext"/>
            <w:rtl/>
          </w:rPr>
          <w:delText xml:space="preserve">תוכה</w:delText>
        </w:r>
        <w:r w:rsidRPr="006F178A">
          <w:rPr>
            <w:rFonts w:ascii="Fb Fontext" w:hAnsi="Fb Fontext"/>
            <w:rtl/>
          </w:rPr>
          <w:delText xml:space="preserve">-</w:delText>
        </w:r>
      </w:del>
      <w:r w:rsidRPr="006F178A">
        <w:rPr>
          <w:rFonts w:ascii="Fb Fontext" w:hAnsi="Fb Fontext"/>
          <w:rtl/>
        </w:rPr>
        <w:t xml:space="preserve"> ששה, חוץ מגבוליה. </w:t>
      </w:r>
      <w:r w:rsidRPr="006F178A">
        <w:rPr>
          <w:rFonts w:ascii="Fb Fontext" w:hAnsi="Fb Fontext"/>
          <w:b/>
          <w:bCs/>
          <w:rtl/>
        </w:rPr>
        <w:t>ותנ"ה</w:t>
      </w:r>
      <w:r w:rsidRPr="006F178A">
        <w:rPr>
          <w:rFonts w:ascii="Fb Fontext" w:hAnsi="Fb Fontext"/>
          <w:rtl/>
        </w:rPr>
        <w:t>.</w:t>
      </w:r>
    </w:p>
    <w:p>
      <w:pPr>
        <w:pStyle w:val="38"/>
        <w:rPr>
          <w:ins w:id="97937" w:author="מנוע מכני" w:date="2026-10-11T12:04:39Z"/>
        </w:rPr>
      </w:pPr>
      <w:r w:rsidRPr="006F178A">
        <w:t>גבוליה</w:t>
      </w:r>
      <w:r w:rsidRPr="006F178A">
        <w:t xml:space="preserve"> ר"י</w:t>
      </w:r>
      <w:r w:rsidRPr="006F178A">
        <w:t>:</w:t>
      </w:r>
    </w:p>
    <w:p w:rsidR="00E9703F" w:rsidRDefault="00E9703F" w:rsidP="00E9703F">
      <w:pPr>
        <w:rPr>
          <w:rtl/>
        </w:rPr>
      </w:pPr>
      <w:del w:id="97938" w:author="מנוע מכני" w:date="2026-10-11T12:04:39Z">
        <w:r w:rsidRPr="006F178A">
          <w:rPr>
            <w:rtl/>
          </w:rPr>
          <w:delText xml:space="preserve"> </w:delText>
        </w:r>
      </w:del>
      <w:r w:rsidRPr="006F178A">
        <w:rPr>
          <w:rtl/>
        </w:rPr>
        <w:t xml:space="preserve">רוחב כמלא רוחב פרסה. [טפח]</w:t>
      </w:r>
    </w:p>
    <w:p w:rsidR="00E9703F" w:rsidRPr="009757B9" w:rsidRDefault="00E9703F" w:rsidP="00E9703F">
      <w:pPr>
        <w:rPr>
          <w:rFonts w:cs="Guttman Vilna"/>
          <w:b/>
          <w:bCs/>
          <w:rtl/>
        </w:rPr>
      </w:pPr>
      <w:r>
        <w:rPr>
          <w:rFonts w:hint="cs"/>
          <w:rtl/>
        </w:rPr>
        <w:t>'</w:t>
      </w:r>
      <w:ins w:id="91103" w:author="Claude - סמנטי" w:date="2026-10-11T12:28:21Z">
        <w:r>
          <w:rPr>
            <w:rStyle w:val="afffff0"/>
            <w:rtl/>
          </w:rPr>
          <w:t xml:space="preserve">וְהִשְׁקִיתָ בְרַגְלְךָ כְּגַן הַיָּרָק</w:t>
        </w:r>
      </w:ins>
      <w:del w:id="91104" w:author="Claude - סמנטי" w:date="2026-10-11T12:28:21Z">
        <w:r w:rsidRPr="006F178A">
          <w:rPr>
            <w:rtl/>
          </w:rPr>
          <w:delText xml:space="preserve">והשקית ברגלך כגן הירק</w:delText>
        </w:r>
      </w:del>
      <w:r>
        <w:rPr>
          <w:rFonts w:hint="cs"/>
          <w:rtl/>
        </w:rPr>
        <w:t>'</w:t>
      </w:r>
      <w:r w:rsidRPr="006F178A">
        <w:rPr>
          <w:rtl/>
        </w:rPr>
        <w:t xml:space="preserve">, מה רגל טפח - אף גבול </w:t>
      </w:r>
      <w:ins w:id="91323" w:author="מנוע מכני" w:date="2026-10-11T12:04:39Z">
        <w:r>
          <w:rPr>
            <w:rtl/>
          </w:rPr>
          <w:t xml:space="preserve">גם</w:t>
        </w:r>
      </w:ins>
      <w:del w:id="91324" w:author="מנוע מכני" w:date="2026-10-11T12:04:39Z">
        <w:r w:rsidRPr="006F178A">
          <w:rPr>
            <w:rtl/>
          </w:rPr>
          <w:delText xml:space="preserve">נמי</w:delText>
        </w:r>
      </w:del>
      <w:r w:rsidRPr="006F178A">
        <w:rPr>
          <w:rtl/>
        </w:rPr>
        <w:t xml:space="preserve"> טפח.</w:t>
      </w:r>
    </w:p>
    <w:p>
      <w:pPr>
        <w:pStyle w:val="afffff8"/>
        <w:rPr>
          <w:ins w:id="90693" w:author="קלוד" w:date="2026-10-11T12:33:55Z"/>
        </w:rPr>
      </w:pPr>
      <w:ins w:id="90694" w:author="קלוד" w:date="2026-10-11T12:33:55Z">
        <w:r>
          <w:rPr>
            <w:color w:val="7B3F00"/>
          </w:rPr>
          <w:t xml:space="preserve">ערוגה בחורבה - מילוי קרנות ודין ראש תור</w:t>
        </w:r>
      </w:ins>
    </w:p>
    <w:p>
      <w:pPr>
        <w:pStyle w:val="38"/>
        <w:rPr>
          <w:ins w:id="97940" w:author="מנוע מכני" w:date="2026-10-11T12:04:39Z"/>
        </w:rPr>
      </w:pPr>
      <w:del w:id="97939" w:author="מנוע מכני" w:date="2026-10-11T12:04:39Z">
        <w:r w:rsidRPr="006F178A">
          <w:delText xml:space="preserve">•</w:delText>
        </w:r>
      </w:del>
      <w:r w:rsidRPr="006F178A">
        <w:t xml:space="preserve"> </w:t>
      </w:r>
      <w:r w:rsidRPr="006F178A">
        <w:t xml:space="preserve">רב:</w:t>
      </w:r>
    </w:p>
    <w:p w:rsidR="00E9703F" w:rsidRPr="006F178A" w:rsidRDefault="00E9703F" w:rsidP="00E9703F">
      <w:pPr>
        <w:rPr>
          <w:rtl/>
        </w:rPr>
      </w:pPr>
      <w:del w:id="97941" w:author="מנוע מכני" w:date="2026-10-11T12:04:39Z">
        <w:r w:rsidRPr="006F178A">
          <w:rPr>
            <w:rStyle w:val="afffe"/>
            <w:rFonts w:ascii="Fb Fontext" w:hAnsi="Fb Fontext"/>
            <w:rtl/>
          </w:rPr>
          <w:delText xml:space="preserve"> </w:delText>
        </w:r>
      </w:del>
      <w:r w:rsidRPr="006F178A">
        <w:rPr>
          <w:rtl/>
        </w:rPr>
        <w:t xml:space="preserve">ערוגה בחורבה </w:t>
      </w:r>
      <w:ins w:id="100685" w:author="קלוד" w:date="2026-10-11T13:11:34Z">
        <w:r>
          <w:rPr>
            <w:rtl/>
          </w:rPr>
          <w:t xml:space="preserve">שנינו,</w:t>
        </w:r>
      </w:ins>
      <w:del w:id="100686" w:author="קלוד" w:date="2026-10-11T13:11:34Z">
        <w:r w:rsidRPr="006F178A">
          <w:rPr>
            <w:rtl/>
          </w:rPr>
          <w:delText xml:space="preserve">שנינו.</w:delText>
        </w:r>
      </w:del>
      <w:r w:rsidRPr="006F178A">
        <w:rPr>
          <w:rtl/>
        </w:rPr>
        <w:t xml:space="preserve"> שאין </w:t>
      </w:r>
      <w:ins w:id="100683" w:author="קלוד" w:date="2026-10-11T13:11:34Z">
        <w:r>
          <w:rPr>
            <w:rtl/>
          </w:rPr>
          <w:t xml:space="preserve">בצידה</w:t>
        </w:r>
      </w:ins>
      <w:del w:id="100684" w:author="קלוד" w:date="2026-10-11T13:11:34Z">
        <w:r w:rsidRPr="006F178A">
          <w:rPr>
            <w:rtl/>
          </w:rPr>
          <w:delText xml:space="preserve">מצידה</w:delText>
        </w:r>
      </w:del>
      <w:r w:rsidRPr="006F178A">
        <w:rPr>
          <w:rtl/>
        </w:rPr>
        <w:t xml:space="preserve"> ערוגות נוספות.</w:t>
      </w:r>
    </w:p>
    <w:p w:rsidR="00E9703F" w:rsidRDefault="00E9703F" w:rsidP="00E9703F">
      <w:pPr>
        <w:rPr>
          <w:rtl/>
        </w:rPr>
      </w:pPr>
      <w:ins w:id="100695" w:author="קלוד" w:date="2026-10-11T13:11:34Z">
        <w:r>
          <w:rPr>
            <w:rtl/>
          </w:rPr>
          <w:t xml:space="preserve">ומדובר</w:t>
        </w:r>
      </w:ins>
      <w:del w:id="100696" w:author="קלוד" w:date="2026-10-11T13:11:34Z">
        <w:r w:rsidRPr="006F178A">
          <w:rPr>
            <w:rtl/>
          </w:rPr>
          <w:delText xml:space="preserve">ומיירי</w:delText>
        </w:r>
      </w:del>
      <w:r w:rsidRPr="006F178A">
        <w:rPr>
          <w:rtl/>
        </w:rPr>
        <w:t xml:space="preserve"> בממלא </w:t>
      </w:r>
      <w:ins w:id="100693" w:author="קלוד" w:date="2026-10-11T13:11:34Z">
        <w:r>
          <w:rPr>
            <w:rtl/>
          </w:rPr>
          <w:t xml:space="preserve">את</w:t>
        </w:r>
      </w:ins>
      <w:del w:id="100694" w:author="קלוד" w:date="2026-10-11T13:11:34Z">
        <w:r w:rsidRPr="006F178A">
          <w:rPr>
            <w:rtl/>
          </w:rPr>
          <w:delText xml:space="preserve">מקום</w:delText>
        </w:r>
      </w:del>
      <w:r w:rsidRPr="006F178A">
        <w:rPr>
          <w:rtl/>
        </w:rPr>
        <w:t xml:space="preserve"> </w:t>
      </w:r>
      <w:ins w:id="100691" w:author="קלוד" w:date="2026-10-11T13:11:34Z">
        <w:r>
          <w:rPr>
            <w:rtl/>
          </w:rPr>
          <w:t xml:space="preserve">הקרנות</w:t>
        </w:r>
      </w:ins>
      <w:del w:id="100692" w:author="קלוד" w:date="2026-10-11T13:11:34Z">
        <w:r w:rsidRPr="006F178A">
          <w:rPr>
            <w:rtl/>
          </w:rPr>
          <w:delText xml:space="preserve">קרנות</w:delText>
        </w:r>
      </w:del>
      <w:r w:rsidRPr="006F178A">
        <w:rPr>
          <w:rtl/>
        </w:rPr>
        <w:t xml:space="preserve"> </w:t>
      </w:r>
      <w:ins w:id="100689" w:author="קלוד" w:date="2026-10-11T13:11:34Z">
        <w:r>
          <w:rPr>
            <w:rtl/>
          </w:rPr>
          <w:t xml:space="preserve">[שבלא</w:t>
        </w:r>
      </w:ins>
      <w:del w:id="100690" w:author="קלוד" w:date="2026-10-11T13:11:34Z">
        <w:r w:rsidRPr="006F178A">
          <w:rPr>
            <w:rtl/>
          </w:rPr>
          <w:delText xml:space="preserve">[דבלא</w:delText>
        </w:r>
      </w:del>
      <w:r w:rsidRPr="006F178A">
        <w:rPr>
          <w:rtl/>
        </w:rPr>
        <w:t xml:space="preserve"> זה </w:t>
      </w:r>
      <w:ins w:id="100687" w:author="קלוד" w:date="2026-10-11T13:11:34Z">
        <w:r>
          <w:rPr>
            <w:rtl/>
          </w:rPr>
          <w:t xml:space="preserve">יכול</w:t>
        </w:r>
      </w:ins>
      <w:del w:id="100688" w:author="קלוד" w:date="2026-10-11T13:11:34Z">
        <w:r w:rsidRPr="006F178A">
          <w:rPr>
            <w:rtl/>
          </w:rPr>
          <w:delText xml:space="preserve">יכל</w:delText>
        </w:r>
      </w:del>
      <w:r w:rsidRPr="006F178A">
        <w:rPr>
          <w:rtl/>
        </w:rPr>
        <w:t xml:space="preserve"> לזרוע באופן שאינו מכוון לגמרי]</w:t>
      </w:r>
    </w:p>
    <w:p w:rsidR="00E9703F" w:rsidRPr="006F178A" w:rsidRDefault="00E9703F" w:rsidP="00E9703F">
      <w:pPr>
        <w:rPr>
          <w:rtl/>
        </w:rPr>
      </w:pPr>
      <w:r w:rsidRPr="006F178A">
        <w:rPr>
          <w:rtl/>
        </w:rPr>
        <w:t>ולא יכול למלאות כל צד חוץ מהקרנות עצמם כדי שיהיה יותר ערוגות, דיש גזירה שמא ימלא.</w:t>
      </w:r>
    </w:p>
    <w:p w:rsidR="00E9703F" w:rsidRPr="006F178A" w:rsidRDefault="00E9703F" w:rsidP="00E9703F">
      <w:pPr>
        <w:rPr>
          <w:rtl/>
        </w:rPr>
      </w:pPr>
      <w:r w:rsidRPr="006F178A">
        <w:rPr>
          <w:rtl/>
        </w:rPr>
        <w:t>ואין בזה דין ראש תור של סוף שדה שמותר מחמת ההיכר, היות ואין ראש תור בערוגה.</w:t>
      </w:r>
    </w:p>
    <w:p w:rsidR="00E9703F" w:rsidRPr="006F178A" w:rsidRDefault="00E9703F" w:rsidP="00E9703F">
      <w:pPr>
        <w:rPr>
          <w:rtl/>
        </w:rPr>
      </w:pPr>
      <w:ins w:id="100705" w:author="קלוד" w:date="2026-10-11T13:11:34Z">
        <w:r>
          <w:rPr>
            <w:rStyle w:val="2fb"/>
            <w:rFonts w:ascii="Fb Fontext" w:hAnsi="Fb Fontext"/>
            <w:rtl/>
          </w:rPr>
          <w:t xml:space="preserve">שמואל:</w:t>
        </w:r>
      </w:ins>
      <w:del w:id="100706" w:author="קלוד" w:date="2026-10-11T13:11:34Z">
        <w:r w:rsidRPr="006F178A">
          <w:rPr>
            <w:rStyle w:val="2fb"/>
            <w:rFonts w:ascii="Fb Fontext" w:hAnsi="Fb Fontext"/>
            <w:rtl/>
          </w:rPr>
          <w:delText xml:space="preserve">שמואל</w:delText>
        </w:r>
      </w:del>
      <w:r w:rsidRPr="006F178A">
        <w:rPr>
          <w:rtl/>
        </w:rPr>
        <w:t xml:space="preserve"> ערוגה בין הערוגות </w:t>
      </w:r>
      <w:ins w:id="100703" w:author="קלוד" w:date="2026-10-11T13:11:34Z">
        <w:r>
          <w:rPr>
            <w:rtl/>
          </w:rPr>
          <w:t xml:space="preserve">שנינו,</w:t>
        </w:r>
      </w:ins>
      <w:del w:id="100704" w:author="קלוד" w:date="2026-10-11T13:11:34Z">
        <w:r w:rsidRPr="006F178A">
          <w:rPr>
            <w:rtl/>
          </w:rPr>
          <w:delText xml:space="preserve">שנינו.</w:delText>
        </w:r>
      </w:del>
      <w:r w:rsidRPr="006F178A">
        <w:rPr>
          <w:rtl/>
        </w:rPr>
        <w:t xml:space="preserve"> </w:t>
      </w:r>
      <w:ins w:id="100701" w:author="קלוד" w:date="2026-10-11T13:11:34Z">
        <w:r>
          <w:rPr>
            <w:rtl/>
          </w:rPr>
          <w:t xml:space="preserve">ואינן</w:t>
        </w:r>
      </w:ins>
      <w:del w:id="100702" w:author="קלוד" w:date="2026-10-11T13:11:34Z">
        <w:r w:rsidRPr="006F178A">
          <w:rPr>
            <w:rtl/>
          </w:rPr>
          <w:delText xml:space="preserve">–ולא</w:delText>
        </w:r>
      </w:del>
      <w:r w:rsidRPr="006F178A">
        <w:rPr>
          <w:rtl/>
        </w:rPr>
        <w:t xml:space="preserve"> </w:t>
      </w:r>
      <w:ins w:id="100699" w:author="קלוד" w:date="2026-10-11T13:11:34Z">
        <w:r>
          <w:rPr>
            <w:rtl/>
          </w:rPr>
          <w:t xml:space="preserve">מתערבות,</w:t>
        </w:r>
      </w:ins>
      <w:del w:id="100700" w:author="קלוד" w:date="2026-10-11T13:11:34Z">
        <w:r w:rsidRPr="006F178A">
          <w:rPr>
            <w:rtl/>
          </w:rPr>
          <w:delText xml:space="preserve">מתערבי</w:delText>
        </w:r>
      </w:del>
      <w:r w:rsidRPr="006F178A">
        <w:rPr>
          <w:rtl/>
        </w:rPr>
        <w:t xml:space="preserve"> </w:t>
      </w:r>
      <w:ins w:id="100697" w:author="קלוד" w:date="2026-10-11T13:11:34Z">
        <w:r>
          <w:rPr>
            <w:rtl/>
          </w:rPr>
          <w:t xml:space="preserve">שנוטה</w:t>
        </w:r>
      </w:ins>
      <w:del w:id="100698" w:author="קלוד" w:date="2026-10-11T13:11:34Z">
        <w:r w:rsidRPr="006F178A">
          <w:rPr>
            <w:rtl/>
          </w:rPr>
          <w:delText xml:space="preserve">דנוטה</w:delText>
        </w:r>
      </w:del>
      <w:r w:rsidRPr="006F178A">
        <w:rPr>
          <w:rtl/>
        </w:rPr>
        <w:t xml:space="preserve"> שורה לכאן ושורה לכאן.</w:t>
      </w:r>
    </w:p>
    <w:p>
      <w:pPr>
        <w:pStyle w:val="afffff8"/>
        <w:rPr>
          <w:ins w:id="90691" w:author="קלוד" w:date="2026-10-11T12:33:55Z"/>
        </w:rPr>
      </w:pPr>
      <w:ins w:id="90692" w:author="קלוד" w:date="2026-10-11T12:33:55Z">
        <w:r>
          <w:rPr>
            <w:color w:val="7B3F00"/>
          </w:rPr>
          <w:t xml:space="preserve">הפקיע תלם אחד על פני הערוגה - האם ביטל את השורה</w:t>
        </w:r>
      </w:ins>
    </w:p>
    <w:p>
      <w:pPr>
        <w:pStyle w:val="38"/>
        <w:rPr>
          <w:ins w:id="97943" w:author="מנוע מכני" w:date="2026-10-11T12:04:39Z"/>
        </w:rPr>
      </w:pPr>
      <w:del w:id="97942" w:author="מנוע מכני" w:date="2026-10-11T12:04:39Z">
        <w:r w:rsidRPr="006F178A">
          <w:delText xml:space="preserve">•</w:delText>
        </w:r>
      </w:del>
      <w:r w:rsidRPr="006F178A">
        <w:t xml:space="preserve"> </w:t>
      </w:r>
      <w:r w:rsidRPr="006F178A">
        <w:t xml:space="preserve">בעו במערבא:</w:t>
      </w:r>
    </w:p>
    <w:p w:rsidR="00E9703F" w:rsidRPr="006F178A" w:rsidRDefault="00E9703F" w:rsidP="00E9703F">
      <w:pPr>
        <w:rPr>
          <w:rtl/>
        </w:rPr>
      </w:pPr>
      <w:del w:id="97944" w:author="מנוע מכני" w:date="2026-10-11T12:04:39Z">
        <w:r w:rsidRPr="006F178A">
          <w:rPr>
            <w:rtl/>
          </w:rPr>
          <w:delText xml:space="preserve"> </w:delText>
        </w:r>
      </w:del>
      <w:r w:rsidRPr="006F178A">
        <w:rPr>
          <w:rtl/>
        </w:rPr>
        <w:t xml:space="preserve">הפקיע תלם אחד על פני כולה </w:t>
      </w:r>
      <w:r w:rsidRPr="006F178A">
        <w:rPr>
          <w:rStyle w:val="2fb"/>
          <w:rtl/>
        </w:rPr>
        <w:t xml:space="preserve">ר"ש</w:t>
      </w:r>
      <w:r w:rsidRPr="006F178A">
        <w:rPr>
          <w:rtl/>
        </w:rPr>
        <w:t xml:space="preserve">: בא ערבוב וביטל את השורה.</w:t>
      </w:r>
    </w:p>
    <w:p>
      <w:pPr>
        <w:pStyle w:val="38"/>
        <w:rPr>
          <w:ins w:id="97945" w:author="מנוע מכני" w:date="2026-10-11T12:04:39Z"/>
        </w:rPr>
      </w:pPr>
      <w:r w:rsidRPr="006F178A">
        <w:tab/>
      </w:r>
      <w:r w:rsidRPr="006F178A">
        <w:tab/>
      </w:r>
      <w:r w:rsidRPr="006F178A">
        <w:tab/>
        <w:t xml:space="preserve">רב אסי:</w:t>
      </w:r>
    </w:p>
    <w:p w:rsidR="00E9703F" w:rsidRPr="006F178A" w:rsidRDefault="00E9703F" w:rsidP="00E9703F">
      <w:pPr>
        <w:rPr>
          <w:rtl/>
        </w:rPr>
      </w:pPr>
      <w:del w:id="97946" w:author="מנוע מכני" w:date="2026-10-11T12:04:39Z">
        <w:r w:rsidRPr="006F178A">
          <w:rPr>
            <w:rtl/>
          </w:rPr>
          <w:tab/>
          <w:delText xml:space="preserve"> </w:delText>
        </w:r>
      </w:del>
      <w:r w:rsidRPr="006F178A">
        <w:rPr>
          <w:rtl/>
        </w:rPr>
        <w:tab/>
        <w:t xml:space="preserve">אין עירובו מבטל את השורה.</w:t>
      </w:r>
    </w:p>
    <w:p>
      <w:pPr>
        <w:pStyle w:val="38"/>
        <w:rPr>
          <w:ins w:id="97947" w:author="מנוע מכני" w:date="2026-10-11T12:04:39Z"/>
        </w:rPr>
      </w:pPr>
      <w:r w:rsidRPr="004640F6">
        <w:t xml:space="preserve">והך</w:t>
      </w:r>
    </w:p>
    <w:p w:rsidR="00E9703F" w:rsidRPr="004640F6" w:rsidRDefault="00E9703F" w:rsidP="00E9703F">
      <w:pPr>
        <w:rPr>
          <w:rFonts w:eastAsia="MS Mincho"/>
          <w:color w:val="808080" w:themeColor="background1" w:themeShade="80"/>
          <w:spacing w:val="-6"/>
          <w:rtl/>
        </w:rPr>
      </w:pPr>
      <w:del w:id="97948" w:author="מנוע מכני" w:date="2026-10-11T12:04:39Z">
        <w:r w:rsidRPr="004640F6">
          <w:rPr>
            <w:spacing w:val="-6"/>
            <w:rtl/>
          </w:rPr>
          <w:delText xml:space="preserve"> </w:delText>
        </w:r>
      </w:del>
      <w:r w:rsidRPr="004640F6">
        <w:rPr>
          <w:spacing w:val="-6"/>
          <w:rtl/>
        </w:rPr>
        <w:t xml:space="preserve">דנוטע שתי שורות רצופות מותר, ואחד ואחד </w:t>
      </w:r>
      <w:r w:rsidRPr="004640F6">
        <w:rPr>
          <w:spacing w:val="-6"/>
          <w:rtl/>
        </w:rPr>
        <w:t xml:space="preserve">לא</w:t>
      </w:r>
      <w:r w:rsidRPr="004640F6">
        <w:rPr>
          <w:spacing w:val="-6"/>
          <w:rtl/>
        </w:rPr>
        <w:t xml:space="preserve">, כיוון </w:t>
      </w:r>
      <w:ins w:id="91325" w:author="מנוע מכני" w:date="2026-10-11T12:04:39Z">
        <w:r>
          <w:rPr>
            <w:spacing w:val="-6"/>
            <w:rtl/>
          </w:rPr>
          <w:t xml:space="preserve">דיש</w:t>
        </w:r>
      </w:ins>
      <w:del w:id="91326" w:author="מנוע מכני" w:date="2026-10-11T12:04:39Z">
        <w:r w:rsidRPr="004640F6">
          <w:rPr>
            <w:spacing w:val="-6"/>
            <w:rtl/>
          </w:rPr>
          <w:delText xml:space="preserve">דאיכא</w:delText>
        </w:r>
      </w:del>
      <w:r w:rsidRPr="004640F6">
        <w:rPr>
          <w:spacing w:val="-6"/>
          <w:rtl/>
        </w:rPr>
        <w:t xml:space="preserve"> שראכא והיינו ניכר ערבוב זמורות.</w:t>
      </w:r>
    </w:p>
    <w:p>
      <w:pPr>
        <w:pStyle w:val="afffff8"/>
        <w:rPr>
          <w:ins w:id="90689" w:author="קלוד" w:date="2026-10-11T12:33:55Z"/>
        </w:rPr>
      </w:pPr>
      <w:ins w:id="90690" w:author="קלוד" w:date="2026-10-11T12:33:55Z">
        <w:r>
          <w:rPr>
            <w:color w:val="7B3F00"/>
          </w:rPr>
          <w:t xml:space="preserve">הרוצה למלאות כל גינתו ירק - ו' על ו' ועיגול</w:t>
        </w:r>
      </w:ins>
    </w:p>
    <w:p w:rsidR="00E9703F" w:rsidRDefault="00E9703F" w:rsidP="00E9703F">
      <w:pPr>
        <w:rPr>
          <w:rtl/>
        </w:rPr>
      </w:pPr>
      <w:r w:rsidRPr="006F178A">
        <w:rPr>
          <w:rtl/>
        </w:rPr>
        <w:t>•</w:t>
      </w:r>
      <w:r w:rsidRPr="006F178A">
        <w:rPr>
          <w:rFonts w:hint="cs"/>
          <w:rtl/>
        </w:rPr>
        <w:t xml:space="preserve"> הרוצה למלאות כל גינתו ירק</w:t>
      </w:r>
    </w:p>
    <w:p>
      <w:pPr>
        <w:pStyle w:val="38"/>
        <w:rPr>
          <w:ins w:id="97949" w:author="מנוע מכני" w:date="2026-10-11T12:04:39Z"/>
        </w:rPr>
      </w:pPr>
      <w:r w:rsidRPr="006F178A">
        <w:t>ל</w:t>
      </w:r>
      <w:r w:rsidRPr="006F178A">
        <w:t xml:space="preserve">ר"י:</w:t>
      </w:r>
    </w:p>
    <w:p w:rsidR="00E9703F" w:rsidRPr="006F178A" w:rsidRDefault="00E9703F" w:rsidP="00E9703F">
      <w:pPr>
        <w:rPr>
          <w:rtl/>
        </w:rPr>
      </w:pPr>
      <w:del w:id="97950" w:author="מנוע מכני" w:date="2026-10-11T12:04:39Z">
        <w:r w:rsidRPr="006F178A">
          <w:rPr>
            <w:rtl/>
          </w:rPr>
          <w:delText xml:space="preserve"> </w:delText>
        </w:r>
      </w:del>
      <w:r w:rsidRPr="006F178A">
        <w:rPr>
          <w:rFonts w:hint="cs"/>
          <w:rtl/>
        </w:rPr>
        <w:t xml:space="preserve">ו' </w:t>
      </w:r>
      <w:r w:rsidRPr="006F178A">
        <w:rPr>
          <w:rtl/>
        </w:rPr>
        <w:t xml:space="preserve">על </w:t>
      </w:r>
      <w:r w:rsidRPr="006F178A">
        <w:rPr>
          <w:rFonts w:hint="cs"/>
          <w:rtl/>
        </w:rPr>
        <w:t>ו'</w:t>
      </w:r>
      <w:r w:rsidRPr="006F178A">
        <w:rPr>
          <w:rtl/>
        </w:rPr>
        <w:t>, ועוגל בה</w:t>
      </w:r>
      <w:r>
        <w:rPr>
          <w:rtl/>
        </w:rPr>
        <w:t xml:space="preserve"> ה'</w:t>
      </w:r>
      <w:r w:rsidRPr="006F178A">
        <w:rPr>
          <w:rtl/>
        </w:rPr>
        <w:t xml:space="preserve">, וממלא קרנותיה כל מה </w:t>
      </w:r>
      <w:ins w:id="100713" w:author="קלוד" w:date="2026-10-11T13:11:34Z">
        <w:r>
          <w:rPr>
            <w:rtl/>
          </w:rPr>
          <w:t xml:space="preserve">שירצה,</w:t>
        </w:r>
      </w:ins>
      <w:del w:id="100714" w:author="קלוד" w:date="2026-10-11T13:11:34Z">
        <w:r w:rsidRPr="006F178A">
          <w:rPr>
            <w:rtl/>
          </w:rPr>
          <w:delText xml:space="preserve">שירצה.</w:delText>
        </w:r>
      </w:del>
      <w:r w:rsidRPr="006F178A">
        <w:rPr>
          <w:rtl/>
        </w:rPr>
        <w:t xml:space="preserve"> </w:t>
      </w:r>
      <w:ins w:id="100711" w:author="קלוד" w:date="2026-10-11T13:11:34Z">
        <w:r>
          <w:rPr>
            <w:rtl/>
          </w:rPr>
          <w:t xml:space="preserve">ומחריב</w:t>
        </w:r>
      </w:ins>
      <w:del w:id="100712" w:author="קלוד" w:date="2026-10-11T13:11:34Z">
        <w:r w:rsidRPr="006F178A">
          <w:rPr>
            <w:rtl/>
          </w:rPr>
          <w:delText xml:space="preserve">וביני</w:delText>
        </w:r>
      </w:del>
      <w:r w:rsidRPr="006F178A">
        <w:rPr>
          <w:rtl/>
        </w:rPr>
        <w:t xml:space="preserve"> </w:t>
      </w:r>
      <w:ins w:id="100709" w:author="קלוד" w:date="2026-10-11T13:11:34Z">
        <w:r>
          <w:rPr>
            <w:rtl/>
          </w:rPr>
          <w:t xml:space="preserve">בינתיים,</w:t>
        </w:r>
      </w:ins>
      <w:del w:id="100710" w:author="קלוד" w:date="2026-10-11T13:11:34Z">
        <w:r w:rsidRPr="006F178A">
          <w:rPr>
            <w:rtl/>
          </w:rPr>
          <w:delText xml:space="preserve">וביני מחריב בינתיים</w:delText>
        </w:r>
      </w:del>
      <w:r w:rsidRPr="006F178A">
        <w:rPr>
          <w:rtl/>
        </w:rPr>
        <w:t xml:space="preserve"> וכך</w:t>
      </w:r>
      <w:ins w:id="100707" w:author="קלוד" w:date="2026-10-11T13:11:34Z">
        <w:r>
          <w:rPr>
            <w:rtl/>
          </w:rPr>
          <w:t xml:space="preserve"> </w:t>
        </w:r>
      </w:ins>
      <w:del w:id="100708" w:author="קלוד" w:date="2026-10-11T13:11:34Z">
        <w:r w:rsidRPr="006F178A">
          <w:rPr>
            <w:rtl/>
          </w:rPr>
          <w:delText xml:space="preserve"> זה </w:delText>
        </w:r>
      </w:del>
      <w:r w:rsidRPr="006F178A">
        <w:rPr>
          <w:rtl/>
        </w:rPr>
        <w:t xml:space="preserve">ניכר.</w:t>
      </w:r>
    </w:p>
    <w:p>
      <w:pPr>
        <w:pStyle w:val="38"/>
        <w:rPr>
          <w:ins w:id="97951" w:author="מנוע מכני" w:date="2026-10-11T12:04:39Z"/>
        </w:rPr>
      </w:pPr>
      <w:r w:rsidRPr="006F178A">
        <w:t>רב אש</w:t>
      </w:r>
      <w:r w:rsidRPr="006F178A">
        <w:t>י</w:t>
      </w:r>
      <w:r w:rsidRPr="006F178A">
        <w:t xml:space="preserve">:</w:t>
      </w:r>
    </w:p>
    <w:p w:rsidR="00E9703F" w:rsidRPr="006F178A" w:rsidRDefault="00E9703F" w:rsidP="00E9703F">
      <w:pPr>
        <w:rPr>
          <w:rFonts w:eastAsia="MS Mincho"/>
          <w:color w:val="808080" w:themeColor="background1" w:themeShade="80"/>
          <w:rtl/>
        </w:rPr>
      </w:pPr>
      <w:del w:id="97952" w:author="מנוע מכני" w:date="2026-10-11T12:04:39Z">
        <w:r w:rsidRPr="006F178A">
          <w:rPr>
            <w:rtl/>
          </w:rPr>
          <w:delText xml:space="preserve"> </w:delText>
        </w:r>
      </w:del>
      <w:r w:rsidRPr="006F178A">
        <w:rPr>
          <w:rtl/>
        </w:rPr>
        <w:t xml:space="preserve">אם היו זרועין שתי - זורען ערב, ערב - זורען שתי.</w:t>
      </w:r>
    </w:p>
    <w:p>
      <w:pPr>
        <w:pStyle w:val="38"/>
        <w:rPr>
          <w:ins w:id="97954" w:author="מנוע מכני" w:date="2026-10-11T12:04:39Z"/>
        </w:rPr>
      </w:pPr>
      <w:del w:id="97953" w:author="מנוע מכני" w:date="2026-10-11T12:04:39Z">
        <w:r w:rsidRPr="006F178A">
          <w:delText xml:space="preserve">•</w:delText>
        </w:r>
      </w:del>
      <w:r w:rsidRPr="006F178A">
        <w:t xml:space="preserve"> והך</w:t>
      </w:r>
    </w:p>
    <w:p w:rsidR="00E9703F" w:rsidRPr="006F178A" w:rsidRDefault="00E9703F" w:rsidP="00E9703F">
      <w:pPr>
        <w:rPr>
          <w:rtl/>
        </w:rPr>
      </w:pPr>
      <w:del w:id="97955" w:author="מנוע מכני" w:date="2026-10-11T12:04:39Z">
        <w:r w:rsidRPr="006F178A">
          <w:rPr>
            <w:rFonts w:hint="cs"/>
            <w:rtl/>
          </w:rPr>
          <w:delText xml:space="preserve"> </w:delText>
        </w:r>
      </w:del>
      <w:ins w:id="100719" w:author="קלוד" w:date="2026-10-11T13:11:34Z">
        <w:r>
          <w:rPr>
            <w:rFonts w:hint="cs"/>
            <w:rtl/>
          </w:rPr>
          <w:t xml:space="preserve">שאמרו</w:t>
        </w:r>
      </w:ins>
      <w:del w:id="100720" w:author="קלוד" w:date="2026-10-11T13:11:34Z">
        <w:r w:rsidRPr="006F178A">
          <w:rPr>
            <w:rFonts w:hint="cs"/>
            <w:rtl/>
          </w:rPr>
          <w:delText xml:space="preserve">ד</w:delText>
        </w:r>
        <w:r>
          <w:rPr>
            <w:rFonts w:hint="cs"/>
            <w:rtl/>
          </w:rPr>
          <w:delText xml:space="preserve">אמרי</w:delText>
        </w:r>
        <w:r>
          <w:rPr>
            <w:rtl/>
          </w:rPr>
          <w:delText xml:space="preserve">'</w:delText>
        </w:r>
      </w:del>
      <w:r w:rsidRPr="006F178A">
        <w:rPr>
          <w:rFonts w:hint="cs"/>
          <w:rtl/>
        </w:rPr>
        <w:t xml:space="preserve"> </w:t>
      </w:r>
      <w:ins w:id="100717" w:author="קלוד" w:date="2026-10-11T13:11:34Z">
        <w:r>
          <w:rPr>
            <w:rFonts w:hint="cs"/>
            <w:rtl/>
          </w:rPr>
          <w:t xml:space="preserve">שרואין</w:t>
        </w:r>
      </w:ins>
      <w:del w:id="100718" w:author="קלוד" w:date="2026-10-11T13:11:34Z">
        <w:r w:rsidRPr="006F178A">
          <w:rPr>
            <w:rFonts w:hint="cs"/>
            <w:rtl/>
          </w:rPr>
          <w:delText xml:space="preserve">דרואין</w:delText>
        </w:r>
      </w:del>
      <w:r w:rsidRPr="006F178A">
        <w:rPr>
          <w:rFonts w:hint="cs"/>
          <w:rtl/>
        </w:rPr>
        <w:t xml:space="preserve"> אותה כאילו היא </w:t>
      </w:r>
      <w:ins w:id="100715" w:author="קלוד" w:date="2026-10-11T13:11:34Z">
        <w:r>
          <w:rPr>
            <w:rFonts w:hint="cs"/>
            <w:rtl/>
          </w:rPr>
          <w:t xml:space="preserve">מרובעת -</w:t>
        </w:r>
      </w:ins>
      <w:del w:id="100716" w:author="קלוד" w:date="2026-10-11T13:11:34Z">
        <w:r w:rsidRPr="006F178A">
          <w:rPr>
            <w:rFonts w:hint="cs"/>
            <w:rtl/>
          </w:rPr>
          <w:delText xml:space="preserve">מרובעת</w:delText>
        </w:r>
      </w:del>
      <w:r w:rsidRPr="006F178A">
        <w:rPr>
          <w:rFonts w:hint="cs"/>
          <w:rtl/>
        </w:rPr>
        <w:t xml:space="preserve"> </w:t>
      </w:r>
      <w:r w:rsidRPr="006F178A">
        <w:rPr>
          <w:rtl/>
        </w:rPr>
        <w:t>כדי להקל קולא נוספת של ראש תור, אבל באמת גם בעגולה אפשר.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פו.</w:t>
      </w:r>
    </w:p>
    <w:p>
      <w:pPr>
        <w:pStyle w:val="MishnaBatzad"/>
        <w:rPr>
          <w:ins w:id="20519" w:author="קלוד" w:date="2026-10-11T09:07:15Z"/>
        </w:rPr>
      </w:pPr>
      <w:ins w:id="20518" w:author="קלוד" w:date="2026-10-11T09:07:15Z">
        <w:r>
          <w:t xml:space="preserve">משנה ג</w:t>
        </w:r>
      </w:ins>
    </w:p>
    <w:p w:rsidR="00E9703F" w:rsidRPr="009757B9" w:rsidRDefault="00E9703F" w:rsidP="00E9703F">
      <w:pPr>
        <w:pStyle w:val="afff9"/>
        <w:rPr>
          <w:del w:id="20232" w:author="קלוד" w:date="2026-10-11T09:07:15Z"/>
          <w:rStyle w:val="afffe"/>
          <w:rFonts w:ascii="Fb Fontext" w:hAnsi="Fb Fontext"/>
          <w:b/>
          <w:bCs w:val="0"/>
          <w:sz w:val="20"/>
          <w:rtl/>
        </w:rPr>
      </w:pPr>
      <w:del w:id="20231"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49" w:author="קלוד" w:date="2026-10-11T12:09:42Z">
          <w:pPr>
            <w:pStyle w:val="afff9"/>
          </w:pPr>
        </w:pPrChange>
      </w:pPr>
      <w:r w:rsidRPr="00146180">
        <w:rPr>
          <w:rStyle w:val="afffe"/>
          <w:rFonts w:ascii="Fb Fontext" w:hAnsi="Fb Fontext"/>
          <w:bCs w:val="0"/>
          <w:rtl/>
          <w:rPrChange w:id="40390" w:author="Claude" w:date="2026-10-11T09:07:39Z">
            <w:rPr>
              <w:rStyle w:val="afffe"/>
              <w:rFonts w:ascii="Fb Fontext" w:hAnsi="Fb Fontext"/>
              <w:bCs w:val="0"/>
              <w:sz w:val="20"/>
              <w:rtl/>
            </w:rPr>
          </w:rPrChange>
        </w:rPr>
        <w:t>פולטת שכבת זרע ביום השלישי טמאה - היו נכנים לשלשת ימים.</w:t>
      </w:r>
    </w:p>
    <w:p w:rsidR="00E9703F" w:rsidRPr="004460A6" w:rsidRDefault="00E9703F" w:rsidP="00E9703F">
      <w:pPr>
        <w:pStyle w:val="afff9"/>
        <w:rPr>
          <w:rStyle w:val="afffe"/>
          <w:rFonts w:ascii="Fb Fontext" w:hAnsi="Fb Fontext"/>
          <w:b/>
          <w:bCs w:val="0"/>
          <w:spacing w:val="0"/>
          <w:sz w:val="20"/>
          <w:rtl/>
        </w:rPr>
      </w:pPr>
      <w:r w:rsidRPr="004460A6">
        <w:rPr>
          <w:rStyle w:val="afffe"/>
          <w:rFonts w:ascii="Fb Fontext" w:hAnsi="Fb Fontext"/>
          <w:bCs w:val="0"/>
          <w:spacing w:val="0"/>
          <w:rtl/>
          <w:rPrChange w:id="40391" w:author="Claude" w:date="2026-10-11T09:07:39Z">
            <w:rPr>
              <w:rStyle w:val="afffe"/>
              <w:rFonts w:ascii="Fb Fontext" w:hAnsi="Fb Fontext"/>
              <w:bCs w:val="0"/>
              <w:spacing w:val="0"/>
              <w:sz w:val="20"/>
              <w:rtl/>
            </w:rPr>
          </w:rPrChange>
        </w:rPr>
        <w:t xml:space="preserve">מרחיצין את המילה ביום השלישי שחל להיות בשבת </w:t>
      </w:r>
      <w:r w:rsidRPr="004460A6">
        <w:rPr>
          <w:rStyle w:val="afffe"/>
          <w:rFonts w:ascii="Fb Fontext" w:hAnsi="Fb Fontext" w:hint="cs"/>
          <w:bCs w:val="0"/>
          <w:spacing w:val="0"/>
          <w:rtl/>
          <w:rPrChange w:id="40392" w:author="Claude" w:date="2026-10-11T09:07:39Z">
            <w:rPr>
              <w:rStyle w:val="afffe"/>
              <w:rFonts w:ascii="Fb Fontext" w:hAnsi="Fb Fontext" w:hint="cs"/>
              <w:bCs w:val="0"/>
              <w:spacing w:val="0"/>
              <w:sz w:val="20"/>
              <w:rtl/>
            </w:rPr>
          </w:rPrChange>
        </w:rPr>
        <w:t>ד'</w:t>
      </w:r>
      <w:r w:rsidRPr="004460A6">
        <w:rPr>
          <w:rStyle w:val="afffe"/>
          <w:rFonts w:ascii="Fb Fontext" w:hAnsi="Fb Fontext"/>
          <w:bCs w:val="0"/>
          <w:spacing w:val="0"/>
          <w:rtl/>
          <w:rPrChange w:id="40393" w:author="Claude" w:date="2026-10-11T09:07:39Z">
            <w:rPr>
              <w:rStyle w:val="afffe"/>
              <w:rFonts w:ascii="Fb Fontext" w:hAnsi="Fb Fontext"/>
              <w:bCs w:val="0"/>
              <w:spacing w:val="0"/>
              <w:sz w:val="20"/>
              <w:rtl/>
            </w:rPr>
          </w:rPrChange>
        </w:rPr>
        <w:t>ויהי ביום השלישי בהיותם כאבים</w:t>
      </w:r>
      <w:r w:rsidRPr="004460A6">
        <w:rPr>
          <w:rStyle w:val="afffe"/>
          <w:rFonts w:ascii="Fb Fontext" w:hAnsi="Fb Fontext" w:hint="cs"/>
          <w:bCs w:val="0"/>
          <w:spacing w:val="0"/>
          <w:rtl/>
          <w:rPrChange w:id="40394" w:author="Claude" w:date="2026-10-11T09:07:39Z">
            <w:rPr>
              <w:rStyle w:val="afffe"/>
              <w:rFonts w:ascii="Fb Fontext" w:hAnsi="Fb Fontext" w:hint="cs"/>
              <w:bCs w:val="0"/>
              <w:spacing w:val="0"/>
              <w:sz w:val="20"/>
              <w:rtl/>
            </w:rPr>
          </w:rPrChange>
        </w:rPr>
        <w:t>'</w:t>
      </w:r>
      <w:r w:rsidRPr="004460A6">
        <w:rPr>
          <w:rStyle w:val="afffe"/>
          <w:rFonts w:ascii="Fb Fontext" w:hAnsi="Fb Fontext"/>
          <w:bCs w:val="0"/>
          <w:spacing w:val="0"/>
          <w:rtl/>
          <w:rPrChange w:id="40395" w:author="Claude" w:date="2026-10-11T09:07:39Z">
            <w:rPr>
              <w:rStyle w:val="afffe"/>
              <w:rFonts w:ascii="Fb Fontext" w:hAnsi="Fb Fontext"/>
              <w:bCs w:val="0"/>
              <w:spacing w:val="0"/>
              <w:sz w:val="20"/>
              <w:rtl/>
            </w:rPr>
          </w:rPrChange>
        </w:rPr>
        <w:t>.</w:t>
      </w:r>
    </w:p>
    <w:p w:rsidR="00E9703F" w:rsidRPr="004460A6" w:rsidRDefault="00E9703F" w:rsidP="00E9703F">
      <w:pPr>
        <w:pStyle w:val="afff9"/>
        <w:rPr>
          <w:rStyle w:val="afffe"/>
          <w:rFonts w:ascii="Fb Fontext" w:hAnsi="Fb Fontext"/>
          <w:bCs w:val="0"/>
          <w:spacing w:val="0"/>
          <w:rtl/>
        </w:rPr>
      </w:pPr>
      <w:r w:rsidRPr="004460A6">
        <w:rPr>
          <w:rStyle w:val="afffe"/>
          <w:rFonts w:ascii="Fb Fontext" w:hAnsi="Fb Fontext"/>
          <w:b w:val="0"/>
          <w:bCs w:val="0"/>
          <w:spacing w:val="0"/>
          <w:rtl/>
        </w:rPr>
        <w:t xml:space="preserve">קושרין לשון של זהורית בראש שעיר המשתלח </w:t>
      </w:r>
      <w:r w:rsidRPr="004460A6">
        <w:rPr>
          <w:rStyle w:val="afffe"/>
          <w:rFonts w:ascii="Fb Fontext" w:hAnsi="Fb Fontext" w:hint="cs"/>
          <w:b w:val="0"/>
          <w:bCs w:val="0"/>
          <w:spacing w:val="0"/>
          <w:rtl/>
        </w:rPr>
        <w:t>'</w:t>
      </w:r>
      <w:r w:rsidRPr="004460A6">
        <w:rPr>
          <w:rStyle w:val="afffe"/>
          <w:rFonts w:ascii="Fb Fontext" w:hAnsi="Fb Fontext"/>
          <w:b w:val="0"/>
          <w:bCs w:val="0"/>
          <w:spacing w:val="0"/>
          <w:rtl/>
        </w:rPr>
        <w:t>אם יהיו חטאיכם כשנים כשלג ילבינו</w:t>
      </w:r>
      <w:r w:rsidRPr="004460A6">
        <w:rPr>
          <w:rStyle w:val="afffe"/>
          <w:rFonts w:ascii="Fb Fontext" w:hAnsi="Fb Fontext" w:hint="cs"/>
          <w:b w:val="0"/>
          <w:bCs w:val="0"/>
          <w:spacing w:val="0"/>
          <w:rtl/>
        </w:rPr>
        <w:t>'</w:t>
      </w:r>
      <w:r w:rsidRPr="004460A6">
        <w:rPr>
          <w:rStyle w:val="afffe"/>
          <w:rFonts w:ascii="Fb Fontext" w:hAnsi="Fb Fontext"/>
          <w:b w:val="0"/>
          <w:bCs w:val="0"/>
          <w:spacing w:val="0"/>
          <w:rtl/>
        </w:rPr>
        <w:t>.</w:t>
      </w:r>
    </w:p>
    <w:p w:rsidR="00E9703F" w:rsidRPr="004460A6" w:rsidRDefault="00E9703F" w:rsidP="00E9703F">
      <w:pPr>
        <w:pStyle w:val="afff9"/>
        <w:rPr>
          <w:spacing w:val="8"/>
          <w:rtl/>
        </w:rPr>
      </w:pPr>
      <w:r w:rsidRPr="004460A6">
        <w:rPr>
          <w:rStyle w:val="afffe"/>
          <w:rFonts w:ascii="Fb Fontext" w:hAnsi="Fb Fontext"/>
          <w:b w:val="0"/>
          <w:bCs w:val="0"/>
          <w:spacing w:val="0"/>
          <w:rtl/>
        </w:rPr>
        <w:t xml:space="preserve">סיכה שהיא כשתייה ביום הכפורים זכר לדבר, </w:t>
      </w:r>
      <w:r w:rsidRPr="004460A6">
        <w:rPr>
          <w:rStyle w:val="afffe"/>
          <w:rFonts w:ascii="Fb Fontext" w:hAnsi="Fb Fontext" w:hint="cs"/>
          <w:b w:val="0"/>
          <w:bCs w:val="0"/>
          <w:spacing w:val="0"/>
          <w:rtl/>
        </w:rPr>
        <w:t>'</w:t>
      </w:r>
      <w:r w:rsidRPr="004460A6">
        <w:rPr>
          <w:rStyle w:val="afffe"/>
          <w:rFonts w:ascii="Fb Fontext" w:hAnsi="Fb Fontext"/>
          <w:b w:val="0"/>
          <w:bCs w:val="0"/>
          <w:spacing w:val="0"/>
          <w:rtl/>
        </w:rPr>
        <w:t>ותבא כמים בקרבו וכשמן בעצמותיו</w:t>
      </w:r>
      <w:r w:rsidRPr="004460A6">
        <w:rPr>
          <w:rStyle w:val="afffe"/>
          <w:rFonts w:ascii="Fb Fontext" w:hAnsi="Fb Fontext" w:hint="cs"/>
          <w:b w:val="0"/>
          <w:bCs w:val="0"/>
          <w:spacing w:val="0"/>
          <w:rtl/>
        </w:rPr>
        <w:t>'</w:t>
      </w:r>
      <w:r w:rsidRPr="004460A6">
        <w:rPr>
          <w:rStyle w:val="afffe"/>
          <w:rFonts w:ascii="Fb Fontext" w:hAnsi="Fb Fontext"/>
          <w:b w:val="0"/>
          <w:bCs w:val="0"/>
          <w:spacing w:val="8"/>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687" w:author="קלוד" w:date="2026-10-11T12:33:55Z"/>
        </w:rPr>
      </w:pPr>
      <w:ins w:id="90688" w:author="קלוד" w:date="2026-10-11T12:33:55Z">
        <w:r>
          <w:rPr>
            <w:color w:val="7B3F00"/>
          </w:rPr>
          <w:t xml:space="preserve">פולטת שכבת זרע ביום השלישי - מחלוקת תנאים</w:t>
        </w:r>
      </w:ins>
    </w:p>
    <w:p w:rsidR="00E9703F" w:rsidRPr="006F178A" w:rsidRDefault="00E9703F" w:rsidP="00E9703F">
      <w:pPr>
        <w:rPr>
          <w:rtl/>
        </w:rPr>
      </w:pPr>
      <w:ins w:id="100739" w:author="קלוד" w:date="2026-10-11T13:11:34Z">
        <w:r>
          <w:rPr>
            <w:rFonts w:ascii="Fb Fontext" w:hAnsi="Fb Fontext"/>
            <w:rtl/>
          </w:rPr>
          <w:t xml:space="preserve">מי</w:t>
        </w:r>
      </w:ins>
      <w:del w:id="100740" w:author="קלוד" w:date="2026-10-11T13:11:34Z">
        <w:r w:rsidRPr="006F178A">
          <w:rPr>
            <w:rFonts w:ascii="Fb Fontext" w:hAnsi="Fb Fontext"/>
            <w:rtl/>
          </w:rPr>
          <w:delText xml:space="preserve">מאן</w:delText>
        </w:r>
      </w:del>
      <w:r w:rsidRPr="006F178A">
        <w:rPr>
          <w:rFonts w:ascii="Fb Fontext" w:hAnsi="Fb Fontext"/>
          <w:rtl/>
        </w:rPr>
        <w:t xml:space="preserve"> </w:t>
      </w:r>
      <w:ins w:id="100737" w:author="קלוד" w:date="2026-10-11T13:11:34Z">
        <w:r>
          <w:rPr>
            <w:rFonts w:ascii="Fb Fontext" w:hAnsi="Fb Fontext"/>
            <w:rtl/>
          </w:rPr>
          <w:t xml:space="preserve">שאינו</w:t>
        </w:r>
      </w:ins>
      <w:del w:id="100738" w:author="קלוד" w:date="2026-10-11T13:11:34Z">
        <w:r w:rsidRPr="006F178A">
          <w:rPr>
            <w:rFonts w:ascii="Fb Fontext" w:hAnsi="Fb Fontext"/>
            <w:rtl/>
          </w:rPr>
          <w:delText xml:space="preserve">דלא</w:delText>
        </w:r>
      </w:del>
      <w:r w:rsidRPr="006F178A">
        <w:rPr>
          <w:rFonts w:ascii="Fb Fontext" w:hAnsi="Fb Fontext"/>
          <w:rtl/>
        </w:rPr>
        <w:t xml:space="preserve"> </w:t>
      </w:r>
      <w:ins w:id="100735" w:author="קלוד" w:date="2026-10-11T13:11:34Z">
        <w:r>
          <w:rPr>
            <w:rFonts w:ascii="Fb Fontext" w:hAnsi="Fb Fontext"/>
            <w:rtl/>
          </w:rPr>
          <w:t xml:space="preserve">מעמיד</w:t>
        </w:r>
      </w:ins>
      <w:del w:id="100736" w:author="קלוד" w:date="2026-10-11T13:11:34Z">
        <w:r w:rsidRPr="006F178A">
          <w:rPr>
            <w:rFonts w:ascii="Fb Fontext" w:hAnsi="Fb Fontext"/>
            <w:rtl/>
          </w:rPr>
          <w:delText xml:space="preserve">מוקי</w:delText>
        </w:r>
      </w:del>
      <w:r w:rsidRPr="006F178A">
        <w:rPr>
          <w:rFonts w:ascii="Fb Fontext" w:hAnsi="Fb Fontext"/>
          <w:rtl/>
        </w:rPr>
        <w:t xml:space="preserve"> </w:t>
      </w:r>
      <w:ins w:id="100733" w:author="קלוד" w:date="2026-10-11T13:11:34Z">
        <w:r>
          <w:rPr>
            <w:rStyle w:val="afffffe"/>
            <w:rFonts w:ascii="Fb Fontext" w:hAnsi="Fb Fontext"/>
            <w:rtl/>
          </w:rPr>
          <w:t xml:space="preserve">משנה</w:t>
        </w:r>
        <w:r>
          <w:rPr>
            <w:rFonts w:ascii="Fb Fontext" w:hAnsi="Fb Fontext"/>
            <w:rtl/>
          </w:rPr>
          <w:t xml:space="preserve"> כשני תנאים</w:t>
        </w:r>
      </w:ins>
      <w:del w:id="100734" w:author="קלוד" w:date="2026-10-11T13:11:34Z">
        <w:r w:rsidRPr="006F178A">
          <w:rPr>
            <w:rFonts w:ascii="Fb Fontext" w:hAnsi="Fb Fontext"/>
            <w:rtl/>
          </w:rPr>
          <w:delText xml:space="preserve">כתנאי</w:delText>
        </w:r>
      </w:del>
      <w:r w:rsidRPr="006F178A">
        <w:rPr>
          <w:rFonts w:ascii="Fb Fontext" w:hAnsi="Fb Fontext"/>
          <w:rtl/>
        </w:rPr>
        <w:t xml:space="preserve"> - </w:t>
      </w:r>
      <w:ins w:id="100731" w:author="קלוד" w:date="2026-10-11T13:11:34Z">
        <w:r>
          <w:rPr>
            <w:rFonts w:ascii="Fb Fontext" w:hAnsi="Fb Fontext"/>
            <w:rtl/>
          </w:rPr>
          <w:t xml:space="preserve">שונה</w:t>
        </w:r>
      </w:ins>
      <w:del w:id="100732" w:author="קלוד" w:date="2026-10-11T13:11:34Z">
        <w:r w:rsidRPr="006F178A">
          <w:rPr>
            <w:rFonts w:ascii="Fb Fontext" w:hAnsi="Fb Fontext"/>
            <w:rtl/>
          </w:rPr>
          <w:delText xml:space="preserve">תנא</w:delText>
        </w:r>
      </w:del>
      <w:r w:rsidRPr="006F178A">
        <w:rPr>
          <w:rFonts w:ascii="Fb Fontext" w:hAnsi="Fb Fontext"/>
          <w:rtl/>
        </w:rPr>
        <w:t xml:space="preserve"> </w:t>
      </w:r>
      <w:ins w:id="100729" w:author="קלוד" w:date="2026-10-11T13:11:34Z">
        <w:r>
          <w:rPr>
            <w:rFonts w:ascii="Fb Fontext" w:hAnsi="Fb Fontext"/>
            <w:rtl/>
          </w:rPr>
          <w:t xml:space="preserve">ברישא</w:t>
        </w:r>
      </w:ins>
      <w:del w:id="100730" w:author="קלוד" w:date="2026-10-11T13:11:34Z">
        <w:r w:rsidRPr="006F178A">
          <w:rPr>
            <w:rFonts w:ascii="Fb Fontext" w:hAnsi="Fb Fontext"/>
            <w:rtl/>
          </w:rPr>
          <w:delText xml:space="preserve">רישא</w:delText>
        </w:r>
      </w:del>
      <w:r w:rsidRPr="006F178A">
        <w:rPr>
          <w:rFonts w:ascii="Fb Fontext" w:hAnsi="Fb Fontext"/>
          <w:rtl/>
        </w:rPr>
        <w:t xml:space="preserve"> </w:t>
      </w:r>
      <w:ins w:id="100727" w:author="קלוד" w:date="2026-10-11T13:11:34Z">
        <w:r>
          <w:rPr>
            <w:rFonts w:ascii="Fb Fontext" w:hAnsi="Fb Fontext"/>
            <w:rtl/>
          </w:rPr>
          <w:t xml:space="preserve">'טהורה',</w:t>
        </w:r>
      </w:ins>
      <w:del w:id="100728" w:author="קלוד" w:date="2026-10-11T13:11:34Z">
        <w:r w:rsidRPr="006F178A">
          <w:rPr>
            <w:rFonts w:ascii="Fb Fontext" w:hAnsi="Fb Fontext"/>
            <w:rtl/>
          </w:rPr>
          <w:delText xml:space="preserve">טהורה</w:delText>
        </w:r>
      </w:del>
      <w:r w:rsidRPr="006F178A">
        <w:rPr>
          <w:rFonts w:ascii="Fb Fontext" w:hAnsi="Fb Fontext"/>
          <w:rtl/>
        </w:rPr>
        <w:t xml:space="preserve"> </w:t>
      </w:r>
      <w:ins w:id="100725" w:author="קלוד" w:date="2026-10-11T13:11:34Z">
        <w:r>
          <w:rPr>
            <w:rFonts w:ascii="Fb Fontext" w:hAnsi="Fb Fontext"/>
            <w:rtl/>
          </w:rPr>
          <w:t xml:space="preserve">ומעמיד</w:t>
        </w:r>
      </w:ins>
      <w:del w:id="100726" w:author="קלוד" w:date="2026-10-11T13:11:34Z">
        <w:r w:rsidRPr="006F178A">
          <w:rPr>
            <w:rFonts w:ascii="Fb Fontext" w:hAnsi="Fb Fontext"/>
            <w:rtl/>
          </w:rPr>
          <w:delText xml:space="preserve">-</w:delText>
        </w:r>
      </w:del>
      <w:r w:rsidRPr="006F178A">
        <w:rPr>
          <w:rFonts w:ascii="Fb Fontext" w:hAnsi="Fb Fontext"/>
          <w:rtl/>
        </w:rPr>
        <w:t xml:space="preserve"> </w:t>
      </w:r>
      <w:ins w:id="100723" w:author="קלוד" w:date="2026-10-11T13:11:34Z">
        <w:r>
          <w:rPr>
            <w:rFonts w:ascii="Fb Fontext" w:hAnsi="Fb Fontext"/>
            <w:rtl/>
          </w:rPr>
          <w:t xml:space="preserve">את</w:t>
        </w:r>
      </w:ins>
      <w:del w:id="100724" w:author="קלוד" w:date="2026-10-11T13:11:34Z">
        <w:r w:rsidRPr="006F178A">
          <w:rPr>
            <w:rFonts w:ascii="Fb Fontext" w:hAnsi="Fb Fontext"/>
            <w:rtl/>
          </w:rPr>
          <w:delText xml:space="preserve">ומוקי</w:delText>
        </w:r>
      </w:del>
      <w:r w:rsidRPr="006F178A">
        <w:rPr>
          <w:rFonts w:ascii="Fb Fontext" w:hAnsi="Fb Fontext"/>
          <w:rtl/>
        </w:rPr>
        <w:t xml:space="preserve"> </w:t>
      </w:r>
      <w:ins w:id="100721" w:author="קלוד" w:date="2026-10-11T13:11:34Z">
        <w:r>
          <w:rPr>
            <w:rFonts w:ascii="Fb Fontext" w:hAnsi="Fb Fontext"/>
            <w:rtl/>
          </w:rPr>
          <w:t xml:space="preserve">כולה</w:t>
        </w:r>
      </w:ins>
      <w:del w:id="100722" w:author="קלוד" w:date="2026-10-11T13:11:34Z">
        <w:r w:rsidRPr="006F178A">
          <w:rPr>
            <w:rFonts w:ascii="Fb Fontext" w:hAnsi="Fb Fontext"/>
            <w:rtl/>
          </w:rPr>
          <w:delText xml:space="preserve">לה לכולה</w:delText>
        </w:r>
      </w:del>
      <w:r w:rsidRPr="006F178A">
        <w:rPr>
          <w:rFonts w:ascii="Fb Fontext" w:hAnsi="Fb Fontext"/>
          <w:rtl/>
        </w:rPr>
        <w:t xml:space="preserve"> </w:t>
      </w:r>
      <w:ins w:id="90391" w:author="מנוע מכני" w:date="2026-10-11T12:04:39Z">
        <w:r>
          <w:rPr>
            <w:rStyle w:val="2fb"/>
            <w:rFonts w:ascii="Fb Fontext" w:hAnsi="Fb Fontext"/>
            <w:rtl/>
          </w:rPr>
          <w:t xml:space="preserve">כר"א</w:t>
        </w:r>
      </w:ins>
      <w:del w:id="90392" w:author="מנוע מכני" w:date="2026-10-11T12:04:39Z">
        <w:r w:rsidRPr="006F178A">
          <w:rPr>
            <w:rFonts w:ascii="Fb Fontext" w:hAnsi="Fb Fontext"/>
            <w:rtl/>
          </w:rPr>
          <w:delText xml:space="preserve">כרבי אלעזר</w:delText>
        </w:r>
      </w:del>
      <w:r w:rsidRPr="006F178A">
        <w:rPr>
          <w:rFonts w:ascii="Fb Fontext" w:hAnsi="Fb Fontext"/>
          <w:rtl/>
        </w:rPr>
        <w:t xml:space="preserve"> בן עזריה.</w:t>
      </w:r>
    </w:p>
    <w:p w:rsidR="00E9703F" w:rsidRPr="006F178A" w:rsidRDefault="00E9703F" w:rsidP="00E9703F">
      <w:pPr>
        <w:rPr>
          <w:b/>
          <w:bCs/>
          <w:rtl/>
        </w:rPr>
      </w:pPr>
      <w:ins w:id="100745" w:author="קלוד" w:date="2026-10-11T13:11:34Z">
        <w:r>
          <w:rPr>
            <w:rtl/>
          </w:rPr>
          <w:t xml:space="preserve">ומי</w:t>
        </w:r>
      </w:ins>
      <w:del w:id="100746" w:author="קלוד" w:date="2026-10-11T13:11:34Z">
        <w:r w:rsidRPr="006F178A">
          <w:rPr>
            <w:rtl/>
          </w:rPr>
          <w:lastRenderedPageBreak/>
          <w:delText xml:space="preserve">ומאן</w:delText>
        </w:r>
      </w:del>
      <w:r w:rsidRPr="006F178A">
        <w:rPr>
          <w:rtl/>
        </w:rPr>
        <w:lastRenderedPageBreak/>
        <w:t xml:space="preserve"> </w:t>
      </w:r>
      <w:ins w:id="100743" w:author="קלוד" w:date="2026-10-11T13:11:34Z">
        <w:r>
          <w:rPr>
            <w:rtl/>
          </w:rPr>
          <w:t xml:space="preserve">שמעמיד</w:t>
        </w:r>
      </w:ins>
      <w:del w:id="100744" w:author="קלוד" w:date="2026-10-11T13:11:34Z">
        <w:r w:rsidRPr="006F178A">
          <w:rPr>
            <w:rtl/>
          </w:rPr>
          <w:lastRenderedPageBreak/>
          <w:delText xml:space="preserve">דמוקים</w:delText>
        </w:r>
      </w:del>
      <w:r w:rsidRPr="006F178A">
        <w:rPr>
          <w:rtl/>
        </w:rPr>
        <w:lastRenderedPageBreak/>
        <w:t xml:space="preserve"> </w:t>
      </w:r>
      <w:ins w:id="100741" w:author="קלוד" w:date="2026-10-11T13:11:34Z">
        <w:r>
          <w:rPr>
            <w:rtl/>
          </w:rPr>
          <w:t xml:space="preserve">כשני תנאים</w:t>
        </w:r>
      </w:ins>
      <w:del w:id="100742" w:author="קלוד" w:date="2026-10-11T13:11:34Z">
        <w:r w:rsidRPr="006F178A">
          <w:rPr>
            <w:rtl/>
          </w:rPr>
          <w:lastRenderedPageBreak/>
          <w:delText xml:space="preserve">כתנאי</w:delText>
        </w:r>
      </w:del>
      <w:r w:rsidRPr="006F178A">
        <w:rPr>
          <w:rtl/>
        </w:rPr>
        <w:lastRenderedPageBreak/>
        <w:t xml:space="preserve"> - רישא רבנן, וסיפא </w:t>
      </w:r>
      <w:ins w:id="90393" w:author="מנוע מכני" w:date="2026-10-11T12:04:39Z">
        <w:r>
          <w:rPr>
            <w:rStyle w:val="2fb"/>
            <w:rtl/>
          </w:rPr>
          <w:t xml:space="preserve">כר"א</w:t>
        </w:r>
      </w:ins>
      <w:del w:id="90394" w:author="מנוע מכני" w:date="2026-10-11T12:04:39Z">
        <w:r w:rsidRPr="006F178A">
          <w:rPr>
            <w:rtl/>
          </w:rPr>
          <w:lastRenderedPageBreak/>
          <w:delText xml:space="preserve">כרבי אלעזר</w:delText>
        </w:r>
      </w:del>
      <w:r w:rsidRPr="006F178A">
        <w:rPr>
          <w:rtl/>
        </w:rPr>
        <w:lastRenderedPageBreak/>
        <w:t xml:space="preserve"> בן עזריה.</w:t>
      </w:r>
    </w:p>
    <w:p>
      <w:pPr>
        <w:pStyle w:val="38"/>
        <w:rPr>
          <w:ins w:id="97957" w:author="מנוע מכני" w:date="2026-10-11T12:04:39Z"/>
        </w:rPr>
      </w:pPr>
      <w:del w:id="97956" w:author="מנוע מכני" w:date="2026-10-11T12:04:39Z">
        <w:r w:rsidRPr="006F178A">
          <w:delText xml:space="preserve">•</w:delText>
        </w:r>
      </w:del>
      <w:r w:rsidRPr="006F178A">
        <w:t xml:space="preserve"> </w:t>
      </w:r>
      <w:r w:rsidRPr="006F178A">
        <w:t>ת"ר</w:t>
      </w:r>
      <w:r w:rsidRPr="006F178A">
        <w:t xml:space="preserve">:</w:t>
      </w:r>
    </w:p>
    <w:p w:rsidR="00E9703F" w:rsidRPr="006F178A" w:rsidRDefault="00E9703F" w:rsidP="00E9703F">
      <w:pPr>
        <w:rPr>
          <w:rtl/>
        </w:rPr>
      </w:pPr>
      <w:del w:id="97958" w:author="מנוע מכני" w:date="2026-10-11T12:04:39Z">
        <w:r w:rsidRPr="006F178A">
          <w:rPr>
            <w:rtl/>
          </w:rPr>
          <w:delText xml:space="preserve"> </w:delText>
        </w:r>
      </w:del>
      <w:r w:rsidRPr="006F178A">
        <w:rPr>
          <w:rtl/>
        </w:rPr>
        <w:t xml:space="preserve">פולטת שכבת זרע ביום השלישי </w:t>
      </w:r>
      <w:r w:rsidRPr="006F178A">
        <w:rPr>
          <w:rStyle w:val="2fb"/>
          <w:rtl/>
        </w:rPr>
        <w:t xml:space="preserve">ראב"ע</w:t>
      </w:r>
      <w:r w:rsidRPr="006F178A">
        <w:rPr>
          <w:rtl/>
        </w:rPr>
        <w:t xml:space="preserve"> - טהורה.</w:t>
      </w:r>
    </w:p>
    <w:p>
      <w:pPr>
        <w:pStyle w:val="38"/>
        <w:rPr>
          <w:ins w:id="97959" w:author="מנוע מכני" w:date="2026-10-11T12:04:39Z"/>
        </w:rPr>
      </w:pPr>
      <w:r w:rsidRPr="006F178A">
        <w:t xml:space="preserve">רבי ישמעאל:</w:t>
      </w:r>
    </w:p>
    <w:p w:rsidR="00E9703F" w:rsidRPr="006F178A" w:rsidRDefault="00E9703F" w:rsidP="00E9703F">
      <w:pPr>
        <w:rPr>
          <w:rtl/>
        </w:rPr>
      </w:pPr>
      <w:del w:id="97960" w:author="מנוע מכני" w:date="2026-10-11T12:04:39Z">
        <w:r w:rsidRPr="006F178A">
          <w:rPr>
            <w:rtl/>
          </w:rPr>
          <w:delText xml:space="preserve"> </w:delText>
        </w:r>
      </w:del>
      <w:r w:rsidRPr="006F178A">
        <w:rPr>
          <w:rtl/>
        </w:rPr>
        <w:t xml:space="preserve">פעמים שהן ארבע עונות, פעמים שהן חמש עונות, פעמים שהן שש עונות.</w:t>
      </w:r>
    </w:p>
    <w:p>
      <w:pPr>
        <w:pStyle w:val="38"/>
        <w:rPr>
          <w:ins w:id="97961" w:author="מנוע מכני" w:date="2026-10-11T12:04:39Z"/>
        </w:rPr>
      </w:pPr>
      <w:r w:rsidRPr="006F178A">
        <w:t>ר</w:t>
      </w:r>
      <w:r w:rsidRPr="006F178A">
        <w:t>"</w:t>
      </w:r>
      <w:r w:rsidRPr="006F178A">
        <w:t>ע</w:t>
      </w:r>
      <w:r w:rsidRPr="006F178A">
        <w:t xml:space="preserve">:</w:t>
      </w:r>
    </w:p>
    <w:p w:rsidR="00E9703F" w:rsidRPr="006F178A" w:rsidRDefault="00E9703F" w:rsidP="00E9703F">
      <w:pPr>
        <w:rPr>
          <w:rtl/>
        </w:rPr>
      </w:pPr>
      <w:del w:id="97962" w:author="מנוע מכני" w:date="2026-10-11T12:04:39Z">
        <w:r w:rsidRPr="006F178A">
          <w:rPr>
            <w:rtl/>
          </w:rPr>
          <w:delText xml:space="preserve"> </w:delText>
        </w:r>
      </w:del>
      <w:r w:rsidRPr="006F178A">
        <w:rPr>
          <w:rtl/>
        </w:rPr>
        <w:t xml:space="preserve">לעולם חמש. ואם יצאתה מקצת עונה ראשונה - נותנין לה מקצת עונה ששית.</w:t>
      </w:r>
    </w:p>
    <w:p>
      <w:pPr>
        <w:pStyle w:val="afffff8"/>
        <w:rPr>
          <w:ins w:id="90685" w:author="קלוד" w:date="2026-10-11T12:33:55Z"/>
        </w:rPr>
      </w:pPr>
      <w:ins w:id="90686" w:author="קלוד" w:date="2026-10-11T12:33:55Z">
        <w:r>
          <w:rPr>
            <w:color w:val="7B3F00"/>
          </w:rPr>
          <w:t xml:space="preserve">ראב"ע ורבנן - פרישה בהר סיני בחמש או בארבע</w:t>
        </w:r>
      </w:ins>
    </w:p>
    <w:p w:rsidR="00E9703F" w:rsidRDefault="00E9703F" w:rsidP="00E9703F">
      <w:pPr>
        <w:rPr>
          <w:rtl/>
        </w:rPr>
      </w:pPr>
      <w:r w:rsidRPr="006F178A">
        <w:rPr>
          <w:rtl/>
        </w:rPr>
        <w:t>•</w:t>
      </w:r>
      <w:r w:rsidRPr="006F178A">
        <w:rPr>
          <w:rFonts w:hint="cs"/>
          <w:rtl/>
        </w:rPr>
        <w:t xml:space="preserve"> </w:t>
      </w:r>
      <w:r w:rsidRPr="006F178A">
        <w:rPr>
          <w:rStyle w:val="2fb"/>
          <w:rFonts w:hint="cs"/>
          <w:rtl/>
        </w:rPr>
        <w:t xml:space="preserve">ראב</w:t>
      </w:r>
      <w:r w:rsidRPr="006F178A">
        <w:rPr>
          <w:rStyle w:val="2fb"/>
          <w:rtl/>
        </w:rPr>
        <w:t>"</w:t>
      </w:r>
      <w:r w:rsidRPr="006F178A">
        <w:rPr>
          <w:rStyle w:val="2fb"/>
          <w:rFonts w:hint="cs"/>
          <w:rtl/>
        </w:rPr>
        <w:t>ע</w:t>
      </w:r>
      <w:r w:rsidRPr="006F178A">
        <w:rPr>
          <w:rtl/>
        </w:rPr>
        <w:t xml:space="preserve"> - כרבנן, </w:t>
      </w:r>
      <w:ins w:id="91327" w:author="מנוע מכני" w:date="2026-10-11T12:04:39Z">
        <w:ins w:id="100751" w:author="קלוד" w:date="2026-10-11T13:11:34Z">
          <w:r>
            <w:rPr>
              <w:rtl/>
            </w:rPr>
            <w:t xml:space="preserve">שאמרו:</w:t>
          </w:r>
        </w:ins>
        <w:del w:id="100752" w:author="קלוד" w:date="2026-10-11T13:11:34Z">
          <w:r>
            <w:rPr>
              <w:rtl/>
            </w:rPr>
            <w:delText xml:space="preserve">דאמרו</w:delText>
          </w:r>
        </w:del>
      </w:ins>
      <w:del w:id="91328" w:author="מנוע מכני" w:date="2026-10-11T12:04:39Z">
        <w:r w:rsidRPr="006F178A">
          <w:rPr>
            <w:rtl/>
          </w:rPr>
          <w:delText xml:space="preserve">דאמרי</w:delText>
        </w:r>
      </w:del>
      <w:r w:rsidRPr="006F178A">
        <w:rPr>
          <w:rtl/>
        </w:rPr>
        <w:t xml:space="preserve"> </w:t>
      </w:r>
      <w:ins w:id="100749" w:author="קלוד" w:date="2026-10-11T13:11:34Z">
        <w:r>
          <w:rPr>
            <w:rtl/>
          </w:rPr>
          <w:t xml:space="preserve">בחמישי</w:t>
        </w:r>
      </w:ins>
      <w:del w:id="100750" w:author="קלוד" w:date="2026-10-11T13:11:34Z">
        <w:r w:rsidRPr="006F178A">
          <w:rPr>
            <w:rtl/>
          </w:rPr>
          <w:delText xml:space="preserve">בחמש</w:delText>
        </w:r>
      </w:del>
      <w:r w:rsidRPr="006F178A">
        <w:rPr>
          <w:rtl/>
        </w:rPr>
        <w:t xml:space="preserve"> </w:t>
      </w:r>
      <w:ins w:id="95577" w:author="מנוע מכני" w:date="2026-10-11T12:04:39Z">
        <w:ins w:id="100747" w:author="קלוד" w:date="2026-10-11T13:11:34Z">
          <w:r>
            <w:rPr>
              <w:rStyle w:val="afffffe"/>
              <w:rtl/>
            </w:rPr>
            <w:t xml:space="preserve">בשבת</w:t>
          </w:r>
          <w:r>
            <w:rPr>
              <w:rtl/>
            </w:rPr>
            <w:t xml:space="preserve"> עשו</w:t>
          </w:r>
        </w:ins>
        <w:del w:id="100748" w:author="קלוד" w:date="2026-10-11T13:11:34Z">
          <w:r>
            <w:rPr>
              <w:rtl/>
            </w:rPr>
            <w:delText xml:space="preserve">עשה</w:delText>
          </w:r>
        </w:del>
      </w:ins>
      <w:del w:id="95578" w:author="מנוע מכני" w:date="2026-10-11T12:04:39Z">
        <w:r w:rsidRPr="006F178A">
          <w:rPr>
            <w:rtl/>
          </w:rPr>
          <w:delText xml:space="preserve">עביד</w:delText>
        </w:r>
      </w:del>
      <w:r w:rsidRPr="006F178A">
        <w:rPr>
          <w:rtl/>
        </w:rPr>
        <w:t xml:space="preserve"> פרישה. [ובשבת ניתנה תורה והיינו שלישי לטהרה]</w:t>
      </w:r>
    </w:p>
    <w:p w:rsidR="00E9703F" w:rsidRPr="006F178A" w:rsidRDefault="00E9703F" w:rsidP="00E9703F">
      <w:pPr>
        <w:rPr>
          <w:rtl/>
        </w:rPr>
      </w:pPr>
      <w:r w:rsidRPr="006F178A">
        <w:rPr>
          <w:rFonts w:hint="cs"/>
          <w:rtl/>
        </w:rPr>
        <w:t xml:space="preserve">ומה שהפרישם </w:t>
      </w:r>
      <w:r w:rsidRPr="006F178A">
        <w:rPr>
          <w:rtl/>
        </w:rPr>
        <w:t xml:space="preserve">מעונה ביום אם בנ"י קדושים הם </w:t>
      </w:r>
      <w:r w:rsidRPr="006F178A">
        <w:rPr>
          <w:rStyle w:val="2fb"/>
          <w:rtl/>
        </w:rPr>
        <w:t xml:space="preserve">ר"</w:t>
      </w:r>
      <w:r w:rsidRPr="006F178A">
        <w:rPr>
          <w:rStyle w:val="2fb"/>
          <w:rFonts w:hint="cs"/>
          <w:rtl/>
        </w:rPr>
        <w:t xml:space="preserve">י</w:t>
      </w:r>
      <w:r w:rsidRPr="006F178A">
        <w:rPr>
          <w:rFonts w:hint="cs"/>
          <w:rtl/>
        </w:rPr>
        <w:t xml:space="preserve"> </w:t>
      </w:r>
      <w:r w:rsidRPr="006F178A">
        <w:rPr>
          <w:rStyle w:val="2fb"/>
          <w:rFonts w:hint="cs"/>
          <w:rtl/>
        </w:rPr>
        <w:t xml:space="preserve">כרבי יוסי</w:t>
      </w:r>
      <w:r w:rsidRPr="006F178A">
        <w:rPr>
          <w:rFonts w:hint="cs"/>
          <w:rtl/>
        </w:rPr>
        <w:t xml:space="preserve"> ד</w:t>
      </w:r>
      <w:r w:rsidRPr="006F178A">
        <w:rPr>
          <w:rtl/>
        </w:rPr>
        <w:t xml:space="preserve">בארבע </w:t>
      </w:r>
      <w:ins w:id="95579" w:author="מנוע מכני" w:date="2026-10-11T12:04:39Z">
        <w:r>
          <w:rPr>
            <w:rtl/>
          </w:rPr>
          <w:t xml:space="preserve">עשה</w:t>
        </w:r>
      </w:ins>
      <w:del w:id="95580" w:author="מנוע מכני" w:date="2026-10-11T12:04:39Z">
        <w:r w:rsidRPr="006F178A">
          <w:rPr>
            <w:rtl/>
          </w:rPr>
          <w:delText xml:space="preserve">עביד</w:delText>
        </w:r>
      </w:del>
      <w:r w:rsidRPr="006F178A">
        <w:rPr>
          <w:rtl/>
        </w:rPr>
        <w:t xml:space="preserve"> פרישה.</w:t>
      </w:r>
    </w:p>
    <w:p w:rsidR="00E9703F" w:rsidRPr="006F178A" w:rsidRDefault="00E9703F" w:rsidP="00E9703F">
      <w:pPr>
        <w:rPr>
          <w:rtl/>
        </w:rPr>
      </w:pPr>
      <w:ins w:id="100761" w:author="קלוד" w:date="2026-10-11T13:11:34Z">
        <w:r>
          <w:rPr>
            <w:rStyle w:val="2fb"/>
            <w:rFonts w:ascii="Fb Fontext" w:hAnsi="Fb Fontext"/>
            <w:sz w:val="20"/>
            <w:rtl/>
          </w:rPr>
          <w:t xml:space="preserve">ר"ע -</w:t>
        </w:r>
      </w:ins>
      <w:del w:id="100762" w:author="קלוד" w:date="2026-10-11T13:11:34Z">
        <w:r w:rsidRPr="006F178A">
          <w:rPr>
            <w:rStyle w:val="2fb"/>
            <w:rFonts w:ascii="Fb Fontext" w:hAnsi="Fb Fontext"/>
            <w:sz w:val="20"/>
            <w:rtl/>
          </w:rPr>
          <w:delText xml:space="preserve">ר"</w:delText>
        </w:r>
        <w:r w:rsidRPr="006F178A">
          <w:rPr>
            <w:rStyle w:val="2fb"/>
            <w:rFonts w:ascii="Fb Fontext" w:hAnsi="Fb Fontext" w:hint="cs"/>
            <w:sz w:val="20"/>
            <w:rtl/>
          </w:rPr>
          <w:delText xml:space="preserve">ע</w:delText>
        </w:r>
        <w:r w:rsidRPr="006F178A">
          <w:rPr>
            <w:rFonts w:ascii="Fb Fontext" w:hAnsi="Fb Fontext"/>
            <w:sz w:val="20"/>
            <w:rtl/>
          </w:rPr>
          <w:delText xml:space="preserve">,</w:delText>
        </w:r>
      </w:del>
      <w:r w:rsidRPr="006F178A">
        <w:rPr>
          <w:rFonts w:ascii="Fb Fontext" w:hAnsi="Fb Fontext"/>
          <w:sz w:val="20"/>
          <w:rtl/>
        </w:rPr>
        <w:t xml:space="preserve"> גם </w:t>
      </w:r>
      <w:r w:rsidRPr="006F178A">
        <w:rPr>
          <w:rStyle w:val="2fb"/>
          <w:rFonts w:ascii="Fb Fontext" w:hAnsi="Fb Fontext"/>
          <w:sz w:val="20"/>
          <w:rtl/>
        </w:rPr>
        <w:t xml:space="preserve">כרבי יוסי</w:t>
      </w:r>
      <w:r w:rsidRPr="006F178A">
        <w:rPr>
          <w:rFonts w:ascii="Fb Fontext" w:hAnsi="Fb Fontext"/>
          <w:sz w:val="20"/>
          <w:rtl/>
        </w:rPr>
        <w:t xml:space="preserve">, </w:t>
      </w:r>
      <w:ins w:id="100759" w:author="קלוד" w:date="2026-10-11T13:11:34Z">
        <w:r>
          <w:rPr>
            <w:rStyle w:val="2fb"/>
            <w:rFonts w:ascii="Fb Fontext" w:hAnsi="Fb Fontext"/>
            <w:sz w:val="20"/>
            <w:rtl/>
          </w:rPr>
          <w:t xml:space="preserve">כדברי</w:t>
        </w:r>
      </w:ins>
      <w:del w:id="100760" w:author="קלוד" w:date="2026-10-11T13:11:34Z">
        <w:r w:rsidRPr="006F178A">
          <w:rPr>
            <w:rStyle w:val="2fb"/>
            <w:rFonts w:ascii="Fb Fontext" w:hAnsi="Fb Fontext"/>
            <w:sz w:val="20"/>
            <w:rtl/>
          </w:rPr>
          <w:delText xml:space="preserve">כדרב"א</w:delText>
        </w:r>
      </w:del>
      <w:r>
        <w:rPr>
          <w:rFonts w:ascii="Fb Fontext" w:hAnsi="Fb Fontext"/>
          <w:sz w:val="20"/>
          <w:rtl/>
        </w:rPr>
        <w:t xml:space="preserve"> </w:t>
      </w:r>
      <w:ins w:id="100757" w:author="קלוד" w:date="2026-10-11T13:11:34Z">
        <w:r>
          <w:rPr>
            <w:rFonts w:ascii="Fb Fontext" w:hAnsi="Fb Fontext"/>
            <w:sz w:val="20"/>
            <w:rtl/>
          </w:rPr>
          <w:t xml:space="preserve">רב"א: משה</w:t>
        </w:r>
      </w:ins>
      <w:del w:id="100758" w:author="קלוד" w:date="2026-10-11T13:11:34Z">
        <w:r>
          <w:rPr>
            <w:rFonts w:ascii="Fb Fontext" w:hAnsi="Fb Fontext"/>
            <w:sz w:val="20"/>
            <w:rtl/>
          </w:rPr>
          <w:delText xml:space="preserve">דמשה</w:delText>
        </w:r>
      </w:del>
      <w:r>
        <w:rPr>
          <w:rFonts w:ascii="Fb Fontext" w:hAnsi="Fb Fontext"/>
          <w:sz w:val="20"/>
          <w:rtl/>
        </w:rPr>
        <w:t xml:space="preserve"> בהשכמה עלה - </w:t>
      </w:r>
      <w:ins w:id="100755" w:author="קלוד" w:date="2026-10-11T13:11:34Z">
        <w:r>
          <w:rPr>
            <w:rStyle w:val="afffff0"/>
            <w:rFonts w:ascii="Fb Fontext" w:hAnsi="Fb Fontext"/>
            <w:sz w:val="20"/>
            <w:rtl/>
            <w:rPrChange w:id="9034" w:author="מנוע פסוקים" w:date="2026-10-11T09:34:00Z">
              <w:rPr>
                <w:rFonts w:ascii="Fb Fontext" w:hAnsi="Fb Fontext"/>
                <w:sz w:val="20"/>
                <w:rtl/>
              </w:rPr>
            </w:rPrChange>
          </w:rPr>
          <w:t xml:space="preserve">'וישכם</w:t>
        </w:r>
      </w:ins>
      <w:del w:id="100756" w:author="קלוד" w:date="2026-10-11T13:11:34Z">
        <w:r>
          <w:rPr>
            <w:rStyle w:val="afffff0"/>
            <w:rFonts w:ascii="Fb Fontext" w:hAnsi="Fb Fontext"/>
            <w:sz w:val="20"/>
            <w:rtl/>
            <w:rPrChange w:id="9034" w:author="מנוע פסוקים" w:date="2026-10-11T09:34:00Z">
              <w:rPr>
                <w:rFonts w:ascii="Fb Fontext" w:hAnsi="Fb Fontext"/>
                <w:sz w:val="20"/>
                <w:rtl/>
              </w:rPr>
            </w:rPrChange>
          </w:rPr>
          <w:delText xml:space="preserve">וישכם</w:delText>
        </w:r>
      </w:del>
      <w:r>
        <w:rPr>
          <w:rStyle w:val="afffff0"/>
          <w:rFonts w:ascii="Fb Fontext" w:hAnsi="Fb Fontext"/>
          <w:sz w:val="20"/>
          <w:rtl/>
          <w:rPrChange w:id="9034" w:author="מנוע פסוקים" w:date="2026-10-11T09:34:00Z">
            <w:rPr>
              <w:rFonts w:ascii="Fb Fontext" w:hAnsi="Fb Fontext"/>
              <w:sz w:val="20"/>
              <w:rtl/>
            </w:rPr>
          </w:rPrChange>
        </w:rPr>
        <w:t xml:space="preserve"> משה בבקר ויעל אל הר </w:t>
      </w:r>
      <w:ins w:id="100753" w:author="קלוד" w:date="2026-10-11T13:11:34Z">
        <w:r>
          <w:rPr>
            <w:rStyle w:val="afffff0"/>
            <w:rFonts w:ascii="Fb Fontext" w:hAnsi="Fb Fontext"/>
            <w:sz w:val="20"/>
            <w:rtl/>
            <w:rPrChange w:id="9034" w:author="מנוע פסוקים" w:date="2026-10-11T09:34:00Z">
              <w:rPr>
                <w:rFonts w:ascii="Fb Fontext" w:hAnsi="Fb Fontext"/>
                <w:sz w:val="20"/>
                <w:rtl/>
              </w:rPr>
            </w:rPrChange>
          </w:rPr>
          <w:t xml:space="preserve">סיני'.</w:t>
        </w:r>
      </w:ins>
      <w:del w:id="100754" w:author="קלוד" w:date="2026-10-11T13:11:34Z">
        <w:r>
          <w:rPr>
            <w:rStyle w:val="afffff0"/>
            <w:rFonts w:ascii="Fb Fontext" w:hAnsi="Fb Fontext"/>
            <w:sz w:val="20"/>
            <w:rtl/>
            <w:rPrChange w:id="9034" w:author="מנוע פסוקים" w:date="2026-10-11T09:34:00Z">
              <w:rPr>
                <w:rFonts w:ascii="Fb Fontext" w:hAnsi="Fb Fontext"/>
                <w:sz w:val="20"/>
                <w:rtl/>
              </w:rPr>
            </w:rPrChange>
          </w:rPr>
          <w:delText xml:space="preserve">סיני</w:delText>
        </w:r>
        <w:r>
          <w:rPr>
            <w:rFonts w:ascii="Fb Fontext" w:hAnsi="Fb Fontext"/>
            <w:sz w:val="20"/>
            <w:rtl/>
          </w:rPr>
          <w:delText xml:space="preserve">.</w:delText>
        </w:r>
      </w:del>
    </w:p>
    <w:p w:rsidR="00E9703F" w:rsidRPr="006F178A" w:rsidRDefault="00E9703F" w:rsidP="00E9703F">
      <w:pPr>
        <w:rPr>
          <w:rtl/>
        </w:rPr>
      </w:pPr>
      <w:r>
        <w:rPr>
          <w:rFonts w:ascii="Fb Fontext" w:hAnsi="Fb Fontext"/>
          <w:rtl/>
        </w:rPr>
        <w:t xml:space="preserve">בהשכמה ירד - </w:t>
      </w:r>
      <w:r>
        <w:rPr>
          <w:rStyle w:val="afffff0"/>
          <w:rFonts w:ascii="Fb Fontext" w:hAnsi="Fb Fontext"/>
          <w:rtl/>
          <w:rPrChange w:id="9035" w:author="מנוע פסוקים" w:date="2026-10-11T09:34:00Z">
            <w:rPr>
              <w:rFonts w:ascii="Fb Fontext" w:hAnsi="Fb Fontext"/>
              <w:rtl/>
            </w:rPr>
          </w:rPrChange>
        </w:rPr>
        <w:t xml:space="preserve">לך רד ועלית אתה ואהרן עמך</w:t>
      </w:r>
      <w:r>
        <w:rPr>
          <w:rFonts w:ascii="Fb Fontext" w:hAnsi="Fb Fontext"/>
          <w:rtl/>
        </w:rPr>
        <w:t xml:space="preserve">. מקיש ירידה לעלייה דבהשכמה היתה.</w:t>
      </w:r>
    </w:p>
    <w:p w:rsidR="00E9703F" w:rsidRPr="006F178A" w:rsidRDefault="00E9703F" w:rsidP="00E9703F">
      <w:pPr>
        <w:rPr>
          <w:rtl/>
        </w:rPr>
      </w:pPr>
      <w:ins w:id="100771" w:author="קלוד" w:date="2026-10-11T13:11:34Z">
        <w:r>
          <w:rPr>
            <w:rtl/>
          </w:rPr>
          <w:t xml:space="preserve">ומה</w:t>
        </w:r>
      </w:ins>
      <w:del w:id="100772" w:author="קלוד" w:date="2026-10-11T13:11:34Z">
        <w:r w:rsidRPr="006F178A">
          <w:rPr>
            <w:rtl/>
          </w:rPr>
          <w:delText xml:space="preserve">והא</w:delText>
        </w:r>
      </w:del>
      <w:r w:rsidRPr="006F178A">
        <w:rPr>
          <w:rtl/>
        </w:rPr>
        <w:t xml:space="preserve"> </w:t>
      </w:r>
      <w:ins w:id="100769" w:author="קלוד" w:date="2026-10-11T13:11:34Z">
        <w:r>
          <w:rPr>
            <w:rtl/>
          </w:rPr>
          <w:t xml:space="preserve">שהזהירם על תשמיש</w:t>
        </w:r>
      </w:ins>
      <w:del w:id="100770" w:author="קלוד" w:date="2026-10-11T13:11:34Z">
        <w:r w:rsidRPr="006F178A">
          <w:rPr>
            <w:rtl/>
          </w:rPr>
          <w:delText xml:space="preserve">דתשמיש</w:delText>
        </w:r>
      </w:del>
      <w:r w:rsidRPr="006F178A">
        <w:rPr>
          <w:rtl/>
        </w:rPr>
        <w:t xml:space="preserve"> ביום</w:t>
      </w:r>
      <w:ins w:id="100767" w:author="קלוד" w:date="2026-10-11T13:11:34Z">
        <w:r>
          <w:rPr>
            <w:rtl/>
          </w:rPr>
          <w:t xml:space="preserve"> - </w:t>
        </w:r>
      </w:ins>
      <w:del w:id="100768" w:author="קלוד" w:date="2026-10-11T13:11:34Z">
        <w:r w:rsidRPr="006F178A">
          <w:rPr>
            <w:rtl/>
          </w:rPr>
          <w:delText xml:space="preserve"> </w:delText>
        </w:r>
      </w:del>
      <w:r w:rsidRPr="006F178A">
        <w:rPr>
          <w:rtl/>
        </w:rPr>
        <w:t xml:space="preserve">או </w:t>
      </w:r>
      <w:ins w:id="100765" w:author="קלוד" w:date="2026-10-11T13:11:34Z">
        <w:r>
          <w:rPr>
            <w:rStyle w:val="2fb"/>
            <w:rtl/>
          </w:rPr>
          <w:t xml:space="preserve">כרבא,</w:t>
        </w:r>
      </w:ins>
      <w:del w:id="100766" w:author="קלוד" w:date="2026-10-11T13:11:34Z">
        <w:r w:rsidRPr="006F178A">
          <w:rPr>
            <w:rStyle w:val="2fb"/>
            <w:rtl/>
          </w:rPr>
          <w:delText xml:space="preserve">כדרבא</w:delText>
        </w:r>
      </w:del>
      <w:r w:rsidRPr="006F178A">
        <w:rPr>
          <w:rtl/>
        </w:rPr>
        <w:t xml:space="preserve"> </w:t>
      </w:r>
      <w:ins w:id="100763" w:author="קלוד" w:date="2026-10-11T13:11:34Z">
        <w:r>
          <w:rPr>
            <w:rtl/>
          </w:rPr>
          <w:t xml:space="preserve">שאם</w:t>
        </w:r>
      </w:ins>
      <w:del w:id="100764" w:author="קלוד" w:date="2026-10-11T13:11:34Z">
        <w:r w:rsidRPr="006F178A">
          <w:rPr>
            <w:rtl/>
          </w:rPr>
          <w:delText xml:space="preserve">דאם</w:delText>
        </w:r>
      </w:del>
      <w:r w:rsidRPr="006F178A">
        <w:rPr>
          <w:rtl/>
        </w:rPr>
        <w:t xml:space="preserve"> היה בית אפל - מותר.</w:t>
      </w:r>
    </w:p>
    <w:p w:rsidR="00E9703F" w:rsidRPr="009757B9" w:rsidRDefault="00E9703F" w:rsidP="00E9703F">
      <w:pPr>
        <w:rPr>
          <w:rFonts w:cs="Guttman Vilna"/>
          <w:b/>
          <w:bCs/>
          <w:rtl/>
        </w:rPr>
      </w:pPr>
      <w:r w:rsidRPr="006F178A">
        <w:rPr>
          <w:rtl/>
        </w:rPr>
        <w:t xml:space="preserve">או </w:t>
      </w:r>
      <w:r w:rsidRPr="006F178A">
        <w:rPr>
          <w:rStyle w:val="2fb"/>
          <w:rtl/>
        </w:rPr>
        <w:t xml:space="preserve">כדר"פ</w:t>
      </w:r>
      <w:r w:rsidRPr="006F178A">
        <w:rPr>
          <w:rtl/>
        </w:rPr>
        <w:t xml:space="preserve"> תלמיד חכם מאפיל בטליתו - ומותר.</w:t>
      </w:r>
    </w:p>
    <w:p w:rsidR="00E9703F" w:rsidRPr="006F178A" w:rsidRDefault="00E9703F" w:rsidP="00E9703F">
      <w:pPr>
        <w:rPr>
          <w:rtl/>
        </w:rPr>
      </w:pPr>
      <w:r w:rsidRPr="006F178A">
        <w:rPr>
          <w:rtl/>
        </w:rPr>
        <w:t xml:space="preserve">ואע"פ שטבולי יום </w:t>
      </w:r>
      <w:ins w:id="93035" w:author="מנוע מכני" w:date="2026-10-11T12:04:39Z">
        <w:r>
          <w:rPr>
            <w:rtl/>
          </w:rPr>
          <w:t xml:space="preserve">הם</w:t>
        </w:r>
      </w:ins>
      <w:del w:id="93036" w:author="מנוע מכני" w:date="2026-10-11T12:04:39Z">
        <w:r w:rsidRPr="006F178A">
          <w:rPr>
            <w:rtl/>
          </w:rPr>
          <w:delText xml:space="preserve">נינהו</w:delText>
        </w:r>
      </w:del>
      <w:r w:rsidRPr="006F178A">
        <w:rPr>
          <w:rtl/>
        </w:rPr>
        <w:t xml:space="preserve"> מ"מ ראויה תורה לינתן לטבולי יום ולא ניתנה בלילה דלא מראש בסתר [חשך] דיברתי.</w:t>
      </w:r>
    </w:p>
    <w:p w:rsidR="00E9703F" w:rsidRPr="006F178A" w:rsidRDefault="00E9703F" w:rsidP="00E9703F">
      <w:pPr>
        <w:rPr>
          <w:rtl/>
        </w:rPr>
      </w:pPr>
      <w:r w:rsidRPr="006F178A">
        <w:rPr>
          <w:rFonts w:ascii="Fb Fontext" w:hAnsi="Fb Fontext"/>
          <w:rtl/>
        </w:rPr>
        <w:t>ולא טבלו ב</w:t>
      </w:r>
      <w:r w:rsidRPr="006F178A">
        <w:rPr>
          <w:rFonts w:ascii="Fb Fontext" w:hAnsi="Fb Fontext" w:hint="cs"/>
          <w:rtl/>
        </w:rPr>
        <w:t>שבת בבוקר</w:t>
      </w:r>
      <w:r w:rsidRPr="006F178A">
        <w:rPr>
          <w:rFonts w:ascii="Fb Fontext" w:hAnsi="Fb Fontext"/>
          <w:rtl/>
        </w:rPr>
        <w:t xml:space="preserve"> שלא יהא הללו הולכין לקבל תורה, והללו הולכין לטבילה.</w:t>
      </w:r>
    </w:p>
    <w:p>
      <w:pPr>
        <w:pStyle w:val="38"/>
        <w:rPr>
          <w:ins w:id="97964" w:author="מנוע מכני" w:date="2026-10-11T12:04:39Z"/>
        </w:rPr>
      </w:pPr>
      <w:del w:id="97963" w:author="מנוע מכני" w:date="2026-10-11T12:04:39Z">
        <w:r w:rsidRPr="006F178A">
          <w:delText xml:space="preserve">•</w:delText>
        </w:r>
      </w:del>
      <w:r w:rsidRPr="006F178A">
        <w:t xml:space="preserve"> </w:t>
      </w:r>
      <w:r w:rsidRPr="006F178A">
        <w:t xml:space="preserve">חכ"א:</w:t>
      </w:r>
    </w:p>
    <w:p w:rsidR="00E9703F" w:rsidRPr="006F178A" w:rsidRDefault="00E9703F" w:rsidP="00E9703F">
      <w:pPr>
        <w:rPr>
          <w:rtl/>
        </w:rPr>
      </w:pPr>
      <w:del w:id="97965" w:author="מנוע מכני" w:date="2026-10-11T12:04:39Z">
        <w:r w:rsidRPr="006F178A">
          <w:rPr>
            <w:rtl/>
          </w:rPr>
          <w:delText xml:space="preserve"> </w:delText>
        </w:r>
      </w:del>
      <w:r w:rsidRPr="006F178A">
        <w:rPr>
          <w:rtl/>
        </w:rPr>
        <w:t xml:space="preserve">שש עונות שלמות </w:t>
      </w:r>
      <w:ins w:id="91329" w:author="מנוע מכני" w:date="2026-10-11T12:04:39Z">
        <w:r>
          <w:rPr>
            <w:rtl/>
          </w:rPr>
          <w:t xml:space="preserve">צריך</w:t>
        </w:r>
      </w:ins>
      <w:del w:id="91330" w:author="מנוע מכני" w:date="2026-10-11T12:04:39Z">
        <w:r w:rsidRPr="006F178A">
          <w:rPr>
            <w:rtl/>
          </w:rPr>
          <w:delText xml:space="preserve">בעינן</w:delText>
        </w:r>
      </w:del>
      <w:r w:rsidRPr="006F178A">
        <w:rPr>
          <w:rtl/>
        </w:rPr>
        <w:t xml:space="preserve">.</w:t>
      </w:r>
    </w:p>
    <w:p>
      <w:pPr>
        <w:pStyle w:val="38"/>
        <w:rPr>
          <w:ins w:id="97967" w:author="מנוע מכני" w:date="2026-10-11T12:04:39Z"/>
        </w:rPr>
      </w:pPr>
      <w:del w:id="97966" w:author="מנוע מכני" w:date="2026-10-11T12:04:39Z">
        <w:r>
          <w:delText xml:space="preserve">•</w:delText>
        </w:r>
      </w:del>
      <w:r>
        <w:t xml:space="preserve"> ר</w:t>
      </w:r>
      <w:r w:rsidR="00E9703F" w:rsidRPr="006F178A">
        <w:t>"</w:t>
      </w:r>
      <w:r w:rsidR="00E9703F" w:rsidRPr="006F178A">
        <w:t>ח</w:t>
      </w:r>
      <w:r w:rsidR="00E9703F" w:rsidRPr="006F178A">
        <w:t xml:space="preserve">:</w:t>
      </w:r>
    </w:p>
    <w:p w:rsidR="00E9703F" w:rsidRPr="006F178A" w:rsidRDefault="00524703" w:rsidP="00E9703F">
      <w:pPr>
        <w:rPr>
          <w:rtl/>
        </w:rPr>
      </w:pPr>
      <w:del w:id="97968" w:author="מנוע מכני" w:date="2026-10-11T12:04:39Z">
        <w:r w:rsidR="00E9703F" w:rsidRPr="006F178A">
          <w:rPr>
            <w:rtl/>
          </w:rPr>
          <w:delText xml:space="preserve"> </w:delText>
        </w:r>
      </w:del>
      <w:r w:rsidR="00E9703F" w:rsidRPr="006F178A">
        <w:rPr>
          <w:rtl/>
        </w:rPr>
        <w:t xml:space="preserve">מחלוקת - שפירשה מן האשה, אבל פירשה מן האיש - טמאה כל זמן שהיא לחה.</w:t>
      </w:r>
    </w:p>
    <w:p w:rsidR="00E9703F" w:rsidRPr="006F178A" w:rsidRDefault="00E9703F" w:rsidP="00E9703F">
      <w:pPr>
        <w:rPr>
          <w:rtl/>
        </w:rPr>
      </w:pPr>
      <w:r w:rsidRPr="006F178A">
        <w:rPr>
          <w:rtl/>
        </w:rPr>
        <w:t xml:space="preserve">והא </w:t>
      </w:r>
      <w:r w:rsidRPr="002F73F8">
        <w:rPr>
          <w:rStyle w:val="afffff0"/>
          <w:rtl/>
        </w:rPr>
        <w:t>ד</w:t>
      </w:r>
      <w:r w:rsidRPr="002F73F8">
        <w:rPr>
          <w:rStyle w:val="afffff0"/>
          <w:rFonts w:hint="cs"/>
          <w:rtl/>
        </w:rPr>
        <w:t>'</w:t>
      </w:r>
      <w:ins w:id="91105" w:author="Claude - סמנטי" w:date="2026-10-11T12:28:21Z">
        <w:r>
          <w:rPr>
            <w:rStyle w:val="afffff0"/>
            <w:rtl/>
          </w:rPr>
          <w:t xml:space="preserve">אֲשֶׁר יִהְיֶה עָלָיו שִׁכְבַת זָרַע</w:t>
        </w:r>
      </w:ins>
      <w:del w:id="91106" w:author="Claude - סמנטי" w:date="2026-10-11T12:28:21Z">
        <w:r w:rsidRPr="002F73F8">
          <w:rPr>
            <w:rStyle w:val="afffff0"/>
            <w:rtl/>
          </w:rPr>
          <w:delText xml:space="preserve">אשר יהיה עליו שכבת זרע</w:delText>
        </w:r>
      </w:del>
      <w:r w:rsidRPr="002F73F8">
        <w:rPr>
          <w:rStyle w:val="afffff0"/>
          <w:rFonts w:hint="cs"/>
          <w:rtl/>
        </w:rPr>
        <w:t>'</w:t>
      </w:r>
      <w:r w:rsidRPr="002F73F8">
        <w:rPr>
          <w:rStyle w:val="afffff0"/>
          <w:rtl/>
        </w:rPr>
        <w:t xml:space="preserve"> </w:t>
      </w:r>
      <w:r w:rsidRPr="006F178A">
        <w:rPr>
          <w:rtl/>
        </w:rPr>
        <w:t>- פרט לשכבת זרע שהיא סרוחה. היינו מן האשה.</w:t>
      </w:r>
    </w:p>
    <w:p>
      <w:pPr>
        <w:pStyle w:val="afffff8"/>
        <w:rPr>
          <w:ins w:id="90683" w:author="קלוד" w:date="2026-10-11T12:33:55Z"/>
        </w:rPr>
      </w:pPr>
      <w:ins w:id="90684" w:author="קלוד" w:date="2026-10-11T12:33:55Z">
        <w:r>
          <w:rPr>
            <w:color w:val="7B3F00"/>
          </w:rPr>
          <w:t xml:space="preserve">שכבת זרע של ישראל במעי נכרית - האם מסרחת?</w:t>
        </w:r>
      </w:ins>
    </w:p>
    <w:p>
      <w:pPr>
        <w:pStyle w:val="38"/>
        <w:rPr>
          <w:ins w:id="97970" w:author="מנוע מכני" w:date="2026-10-11T12:04:39Z"/>
        </w:rPr>
      </w:pPr>
      <w:del w:id="97969" w:author="מנוע מכני" w:date="2026-10-11T12:04:39Z">
        <w:r w:rsidRPr="006F178A">
          <w:delText xml:space="preserve">•</w:delText>
        </w:r>
      </w:del>
      <w:r w:rsidRPr="006F178A">
        <w:t xml:space="preserve"> </w:t>
      </w:r>
      <w:r w:rsidRPr="002C565B">
        <w:t>בעי ר"פ</w:t>
      </w:r>
      <w:r>
        <w:t>:</w:t>
      </w:r>
    </w:p>
    <w:p w:rsidR="00E9703F" w:rsidRPr="006F178A" w:rsidRDefault="00E9703F" w:rsidP="00E9703F">
      <w:pPr>
        <w:rPr>
          <w:rtl/>
        </w:rPr>
      </w:pPr>
      <w:del w:id="97971" w:author="מנוע מכני" w:date="2026-10-11T12:04:39Z">
        <w:r w:rsidRPr="006F178A">
          <w:rPr>
            <w:rtl/>
          </w:rPr>
          <w:delText xml:space="preserve"> </w:delText>
        </w:r>
      </w:del>
      <w:r w:rsidRPr="006F178A">
        <w:rPr>
          <w:rtl/>
        </w:rPr>
        <w:t xml:space="preserve">שכבת זרע של ישראל במעי נכרית מהו.</w:t>
      </w:r>
    </w:p>
    <w:p w:rsidR="00E9703F" w:rsidRPr="004640F6" w:rsidRDefault="00E9703F" w:rsidP="00E9703F">
      <w:pPr>
        <w:rPr>
          <w:spacing w:val="-6"/>
          <w:rtl/>
        </w:rPr>
      </w:pPr>
      <w:ins w:id="100789" w:author="קלוד" w:date="2026-10-11T13:11:34Z">
        <w:r>
          <w:rPr>
            <w:rStyle w:val="afffffe"/>
            <w:spacing w:val="-6"/>
            <w:rtl/>
          </w:rPr>
          <w:t xml:space="preserve">האם</w:t>
        </w:r>
        <w:r>
          <w:rPr>
            <w:spacing w:val="-6"/>
            <w:rtl/>
          </w:rPr>
          <w:t xml:space="preserve"> דווקא</w:t>
        </w:r>
      </w:ins>
      <w:del w:id="100790" w:author="קלוד" w:date="2026-10-11T13:11:34Z">
        <w:r w:rsidRPr="004640F6">
          <w:rPr>
            <w:spacing w:val="-6"/>
            <w:rtl/>
          </w:rPr>
          <w:delText xml:space="preserve">דווקא</w:delText>
        </w:r>
      </w:del>
      <w:r w:rsidRPr="004640F6">
        <w:rPr>
          <w:spacing w:val="-6"/>
          <w:rtl/>
        </w:rPr>
        <w:t xml:space="preserve"> </w:t>
      </w:r>
      <w:ins w:id="100787" w:author="קלוד" w:date="2026-10-11T13:11:34Z">
        <w:r>
          <w:rPr>
            <w:spacing w:val="-6"/>
            <w:rtl/>
          </w:rPr>
          <w:t xml:space="preserve">ישראל,</w:t>
        </w:r>
      </w:ins>
      <w:del w:id="100788" w:author="קלוד" w:date="2026-10-11T13:11:34Z">
        <w:r w:rsidRPr="004640F6">
          <w:rPr>
            <w:spacing w:val="-6"/>
            <w:rtl/>
          </w:rPr>
          <w:delText xml:space="preserve">ישראל</w:delText>
        </w:r>
      </w:del>
      <w:r w:rsidRPr="004640F6">
        <w:rPr>
          <w:spacing w:val="-6"/>
          <w:rtl/>
        </w:rPr>
        <w:t xml:space="preserve"> </w:t>
      </w:r>
      <w:ins w:id="100785" w:author="קלוד" w:date="2026-10-11T13:11:34Z">
        <w:r>
          <w:rPr>
            <w:spacing w:val="-6"/>
            <w:rtl/>
          </w:rPr>
          <w:t xml:space="preserve">שדואגים</w:t>
        </w:r>
      </w:ins>
      <w:del w:id="100786" w:author="קלוד" w:date="2026-10-11T13:11:34Z">
        <w:r w:rsidRPr="004640F6">
          <w:rPr>
            <w:spacing w:val="-6"/>
            <w:rtl/>
          </w:rPr>
          <w:delText xml:space="preserve">דדאיגי</w:delText>
        </w:r>
      </w:del>
      <w:r w:rsidRPr="004640F6">
        <w:rPr>
          <w:spacing w:val="-6"/>
          <w:rtl/>
        </w:rPr>
        <w:t xml:space="preserve"> </w:t>
      </w:r>
      <w:ins w:id="100783" w:author="קלוד" w:date="2026-10-11T13:11:34Z">
        <w:r>
          <w:rPr>
            <w:spacing w:val="-6"/>
            <w:rtl/>
          </w:rPr>
          <w:t xml:space="preserve">במצוות,</w:t>
        </w:r>
      </w:ins>
      <w:del w:id="100784" w:author="קלוד" w:date="2026-10-11T13:11:34Z">
        <w:r w:rsidRPr="004640F6">
          <w:rPr>
            <w:spacing w:val="-6"/>
            <w:rtl/>
          </w:rPr>
          <w:delText xml:space="preserve">במצות</w:delText>
        </w:r>
      </w:del>
      <w:r w:rsidRPr="004640F6">
        <w:rPr>
          <w:spacing w:val="-6"/>
          <w:rtl/>
        </w:rPr>
        <w:t xml:space="preserve"> </w:t>
      </w:r>
      <w:ins w:id="100781" w:author="קלוד" w:date="2026-10-11T13:11:34Z">
        <w:r>
          <w:rPr>
            <w:rFonts w:hint="cs"/>
            <w:spacing w:val="-6"/>
            <w:rtl/>
          </w:rPr>
          <w:t xml:space="preserve">חם</w:t>
        </w:r>
      </w:ins>
      <w:del w:id="100782" w:author="קלוד" w:date="2026-10-11T13:11:34Z">
        <w:r w:rsidRPr="004640F6">
          <w:rPr>
            <w:rFonts w:hint="cs"/>
            <w:spacing w:val="-6"/>
            <w:rtl/>
          </w:rPr>
          <w:delText xml:space="preserve">ח</w:delText>
        </w:r>
        <w:r w:rsidRPr="004640F6">
          <w:rPr>
            <w:spacing w:val="-6"/>
            <w:rtl/>
          </w:rPr>
          <w:delText xml:space="preserve">מים</w:delText>
        </w:r>
      </w:del>
      <w:r w:rsidRPr="004640F6">
        <w:rPr>
          <w:spacing w:val="-6"/>
          <w:rtl/>
        </w:rPr>
        <w:t xml:space="preserve"> </w:t>
      </w:r>
      <w:ins w:id="90317" w:author="Claude - סמנטי" w:date="2026-10-11T12:28:21Z">
        <w:r>
          <w:rPr>
            <w:spacing w:val="-6"/>
            <w:rtl/>
          </w:rPr>
          <w:t xml:space="preserve">גופם</w:t>
        </w:r>
      </w:ins>
      <w:del w:id="90318" w:author="Claude - סמנטי" w:date="2026-10-11T12:28:21Z">
        <w:r w:rsidRPr="004640F6">
          <w:rPr>
            <w:spacing w:val="-6"/>
            <w:rtl/>
          </w:rPr>
          <w:delText xml:space="preserve">גופייהו</w:delText>
        </w:r>
      </w:del>
      <w:r w:rsidRPr="004640F6">
        <w:rPr>
          <w:spacing w:val="-6"/>
          <w:rtl/>
        </w:rPr>
        <w:t xml:space="preserve"> ומסרחת, או </w:t>
      </w:r>
      <w:ins w:id="100779" w:author="קלוד" w:date="2026-10-11T13:11:34Z">
        <w:r>
          <w:rPr>
            <w:rStyle w:val="afffffe"/>
            <w:spacing w:val="-6"/>
            <w:rtl/>
          </w:rPr>
          <w:t xml:space="preserve">גם</w:t>
        </w:r>
      </w:ins>
      <w:del w:id="100780" w:author="קלוד" w:date="2026-10-11T13:11:34Z">
        <w:r w:rsidRPr="004640F6">
          <w:rPr>
            <w:spacing w:val="-6"/>
            <w:rtl/>
          </w:rPr>
          <w:delText xml:space="preserve">נכרים</w:delText>
        </w:r>
      </w:del>
      <w:r w:rsidRPr="004640F6">
        <w:rPr>
          <w:spacing w:val="-6"/>
          <w:rtl/>
        </w:rPr>
        <w:t xml:space="preserve"> </w:t>
      </w:r>
      <w:ins w:id="100777" w:author="קלוד" w:date="2026-10-11T13:11:34Z">
        <w:r>
          <w:rPr>
            <w:spacing w:val="-6"/>
            <w:rtl/>
          </w:rPr>
          <w:t xml:space="preserve">נכרים, שאוכלים</w:t>
        </w:r>
      </w:ins>
      <w:del w:id="100778" w:author="קלוד" w:date="2026-10-11T13:11:34Z">
        <w:r w:rsidRPr="004640F6">
          <w:rPr>
            <w:spacing w:val="-6"/>
            <w:rtl/>
          </w:rPr>
          <w:delText xml:space="preserve">דאכלין</w:delText>
        </w:r>
      </w:del>
      <w:r w:rsidRPr="004640F6">
        <w:rPr>
          <w:spacing w:val="-6"/>
          <w:rtl/>
        </w:rPr>
        <w:t xml:space="preserve"> שקצים </w:t>
      </w:r>
      <w:ins w:id="100775" w:author="קלוד" w:date="2026-10-11T13:11:34Z">
        <w:r>
          <w:rPr>
            <w:spacing w:val="-6"/>
            <w:rtl/>
          </w:rPr>
          <w:t xml:space="preserve">ורמשים,</w:t>
        </w:r>
      </w:ins>
      <w:del w:id="100776" w:author="קלוד" w:date="2026-10-11T13:11:34Z">
        <w:r w:rsidRPr="004640F6">
          <w:rPr>
            <w:spacing w:val="-6"/>
            <w:rtl/>
          </w:rPr>
          <w:delText xml:space="preserve">ורמשים</w:delText>
        </w:r>
      </w:del>
      <w:r w:rsidRPr="004640F6">
        <w:rPr>
          <w:spacing w:val="-6"/>
          <w:rtl/>
        </w:rPr>
        <w:t xml:space="preserve"> </w:t>
      </w:r>
      <w:ins w:id="100773" w:author="קלוד" w:date="2026-10-11T13:11:34Z">
        <w:r>
          <w:rPr>
            <w:spacing w:val="-6"/>
            <w:rtl/>
          </w:rPr>
          <w:t xml:space="preserve">חם</w:t>
        </w:r>
      </w:ins>
      <w:del w:id="100774" w:author="קלוד" w:date="2026-10-11T13:11:34Z">
        <w:r w:rsidRPr="004640F6">
          <w:rPr>
            <w:spacing w:val="-6"/>
            <w:rtl/>
          </w:rPr>
          <w:delText xml:space="preserve">חמים</w:delText>
        </w:r>
      </w:del>
      <w:r w:rsidRPr="004640F6">
        <w:rPr>
          <w:spacing w:val="-6"/>
          <w:rtl/>
        </w:rPr>
        <w:t xml:space="preserve"> </w:t>
      </w:r>
      <w:ins w:id="90315" w:author="Claude - סמנטי" w:date="2026-10-11T12:28:21Z">
        <w:r>
          <w:rPr>
            <w:spacing w:val="-6"/>
            <w:rtl/>
          </w:rPr>
          <w:t xml:space="preserve">גופם</w:t>
        </w:r>
      </w:ins>
      <w:del w:id="90316" w:author="Claude - סמנטי" w:date="2026-10-11T12:28:21Z">
        <w:r w:rsidRPr="004640F6">
          <w:rPr>
            <w:spacing w:val="-6"/>
            <w:rtl/>
          </w:rPr>
          <w:delText xml:space="preserve">גופייהו</w:delText>
        </w:r>
      </w:del>
      <w:r w:rsidRPr="004640F6">
        <w:rPr>
          <w:spacing w:val="-6"/>
          <w:rtl/>
        </w:rPr>
        <w:t xml:space="preserve">.</w:t>
      </w:r>
    </w:p>
    <w:p w:rsidR="00E9703F" w:rsidRPr="006F178A" w:rsidRDefault="00E9703F" w:rsidP="00E9703F">
      <w:pPr>
        <w:rPr>
          <w:rtl/>
        </w:rPr>
      </w:pPr>
      <w:ins w:id="100793" w:author="קלוד" w:date="2026-10-11T13:11:34Z">
        <w:r>
          <w:rPr>
            <w:rtl/>
          </w:rPr>
          <w:t xml:space="preserve">ואת"ל:</w:t>
        </w:r>
      </w:ins>
      <w:del w:id="100794" w:author="קלוד" w:date="2026-10-11T13:11:34Z">
        <w:r w:rsidRPr="006F178A">
          <w:rPr>
            <w:rtl/>
          </w:rPr>
          <w:delText xml:space="preserve">ואת"ל</w:delText>
        </w:r>
      </w:del>
      <w:r w:rsidRPr="006F178A">
        <w:rPr>
          <w:rtl/>
        </w:rPr>
        <w:t xml:space="preserve"> כיון </w:t>
      </w:r>
      <w:ins w:id="100791" w:author="קלוד" w:date="2026-10-11T13:11:34Z">
        <w:r>
          <w:rPr>
            <w:rtl/>
          </w:rPr>
          <w:t xml:space="preserve">שאוכלים</w:t>
        </w:r>
      </w:ins>
      <w:del w:id="100792" w:author="קלוד" w:date="2026-10-11T13:11:34Z">
        <w:r w:rsidRPr="006F178A">
          <w:rPr>
            <w:rtl/>
          </w:rPr>
          <w:delText xml:space="preserve">דאכלי</w:delText>
        </w:r>
      </w:del>
      <w:r w:rsidRPr="006F178A">
        <w:rPr>
          <w:rtl/>
        </w:rPr>
        <w:t xml:space="preserve"> שקצים ורמשים - חביל </w:t>
      </w:r>
      <w:ins w:id="90319" w:author="Claude - סמנטי" w:date="2026-10-11T12:28:21Z">
        <w:r>
          <w:rPr>
            <w:rtl/>
          </w:rPr>
          <w:t xml:space="preserve">גופם</w:t>
        </w:r>
      </w:ins>
      <w:del w:id="90320" w:author="Claude - סמנטי" w:date="2026-10-11T12:28:21Z">
        <w:r w:rsidRPr="006F178A">
          <w:rPr>
            <w:rtl/>
          </w:rPr>
          <w:delText xml:space="preserve">גופייהו</w:delText>
        </w:r>
      </w:del>
      <w:r w:rsidRPr="006F178A">
        <w:rPr>
          <w:rtl/>
        </w:rPr>
        <w:t xml:space="preserve">.</w:t>
      </w:r>
    </w:p>
    <w:p w:rsidR="00E9703F" w:rsidRPr="006F178A" w:rsidRDefault="00E9703F" w:rsidP="00E9703F">
      <w:pPr>
        <w:rPr>
          <w:rtl/>
        </w:rPr>
      </w:pPr>
      <w:r w:rsidRPr="006F178A">
        <w:rPr>
          <w:rtl/>
        </w:rPr>
        <w:t xml:space="preserve">במעי בהמה </w:t>
      </w:r>
      <w:ins w:id="100809" w:author="קלוד" w:date="2026-10-11T13:11:34Z">
        <w:r>
          <w:rPr>
            <w:rtl/>
          </w:rPr>
          <w:t xml:space="preserve">מהו:</w:t>
        </w:r>
      </w:ins>
      <w:del w:id="100810" w:author="קלוד" w:date="2026-10-11T13:11:34Z">
        <w:r w:rsidRPr="006F178A">
          <w:rPr>
            <w:rtl/>
          </w:rPr>
          <w:delText xml:space="preserve">מהו.</w:delText>
        </w:r>
      </w:del>
      <w:r w:rsidRPr="006F178A">
        <w:rPr>
          <w:rtl/>
        </w:rPr>
        <w:t xml:space="preserve"> </w:t>
      </w:r>
      <w:ins w:id="93039" w:author="מנוע מכני" w:date="2026-10-11T12:04:39Z">
        <w:ins w:id="100807" w:author="קלוד" w:date="2026-10-11T13:11:34Z">
          <w:r>
            <w:rPr>
              <w:rStyle w:val="afffffe"/>
              <w:rtl/>
            </w:rPr>
            <w:t xml:space="preserve">האם</w:t>
          </w:r>
        </w:ins>
        <w:del w:id="100808" w:author="קלוד" w:date="2026-10-11T13:11:34Z">
          <w:r>
            <w:rPr>
              <w:rtl/>
            </w:rPr>
            <w:delText xml:space="preserve">דאין</w:delText>
          </w:r>
        </w:del>
      </w:ins>
      <w:del w:id="93040" w:author="מנוע מכני" w:date="2026-10-11T12:04:39Z">
        <w:r w:rsidRPr="006F178A">
          <w:rPr>
            <w:rtl/>
          </w:rPr>
          <w:delText xml:space="preserve">דלית</w:delText>
        </w:r>
      </w:del>
      <w:r w:rsidRPr="006F178A">
        <w:rPr>
          <w:rtl/>
        </w:rPr>
        <w:t xml:space="preserve"> </w:t>
      </w:r>
      <w:ins w:id="93037" w:author="מנוע מכני" w:date="2026-10-11T12:04:39Z">
        <w:ins w:id="100805" w:author="קלוד" w:date="2026-10-11T13:11:34Z">
          <w:r>
            <w:rPr>
              <w:rtl/>
            </w:rPr>
            <w:t xml:space="preserve">כיון</w:t>
          </w:r>
        </w:ins>
        <w:del w:id="100806" w:author="קלוד" w:date="2026-10-11T13:11:34Z">
          <w:r>
            <w:rPr>
              <w:rtl/>
            </w:rPr>
            <w:delText xml:space="preserve">לו</w:delText>
          </w:r>
        </w:del>
      </w:ins>
      <w:del w:id="93038" w:author="מנוע מכני" w:date="2026-10-11T12:04:39Z">
        <w:r w:rsidRPr="006F178A">
          <w:rPr>
            <w:rtl/>
          </w:rPr>
          <w:delText xml:space="preserve">ליה</w:delText>
        </w:r>
      </w:del>
      <w:r w:rsidRPr="006F178A">
        <w:rPr>
          <w:rtl/>
        </w:rPr>
        <w:t xml:space="preserve"> </w:t>
      </w:r>
      <w:ins w:id="100803" w:author="קלוד" w:date="2026-10-11T13:11:34Z">
        <w:r>
          <w:rPr>
            <w:rtl/>
          </w:rPr>
          <w:t xml:space="preserve">שאין</w:t>
        </w:r>
      </w:ins>
      <w:del w:id="100804" w:author="קלוד" w:date="2026-10-11T13:11:34Z">
        <w:r w:rsidRPr="006F178A">
          <w:rPr>
            <w:rtl/>
          </w:rPr>
          <w:delText xml:space="preserve">פרודזור</w:delText>
        </w:r>
      </w:del>
      <w:r w:rsidRPr="006F178A">
        <w:rPr>
          <w:rtl/>
        </w:rPr>
        <w:t xml:space="preserve"> </w:t>
      </w:r>
      <w:ins w:id="100801" w:author="קלוד" w:date="2026-10-11T13:11:34Z">
        <w:r>
          <w:rPr>
            <w:rtl/>
          </w:rPr>
          <w:t xml:space="preserve">לה</w:t>
        </w:r>
      </w:ins>
      <w:del w:id="100802" w:author="קלוד" w:date="2026-10-11T13:11:34Z">
        <w:r w:rsidRPr="006F178A">
          <w:rPr>
            <w:rtl/>
          </w:rPr>
          <w:delText xml:space="preserve">לא</w:delText>
        </w:r>
      </w:del>
      <w:r w:rsidRPr="006F178A">
        <w:rPr>
          <w:rtl/>
        </w:rPr>
        <w:t xml:space="preserve"> </w:t>
      </w:r>
      <w:ins w:id="100799" w:author="קלוד" w:date="2026-10-11T13:11:34Z">
        <w:r>
          <w:rPr>
            <w:rtl/>
          </w:rPr>
          <w:t xml:space="preserve">פרוזדור - אינה מסרחת,</w:t>
        </w:r>
      </w:ins>
      <w:del w:id="100800" w:author="קלוד" w:date="2026-10-11T13:11:34Z">
        <w:r w:rsidRPr="006F178A">
          <w:rPr>
            <w:rtl/>
          </w:rPr>
          <w:delText xml:space="preserve">מסרחת</w:delText>
        </w:r>
      </w:del>
      <w:r w:rsidRPr="006F178A">
        <w:rPr>
          <w:rtl/>
        </w:rPr>
        <w:t xml:space="preserve"> </w:t>
      </w:r>
      <w:r w:rsidRPr="006F178A">
        <w:rPr>
          <w:b/>
          <w:bCs/>
          <w:rtl/>
        </w:rPr>
        <w:t>או"ד</w:t>
      </w:r>
      <w:r w:rsidRPr="006F178A">
        <w:rPr>
          <w:rtl/>
        </w:rPr>
        <w:t xml:space="preserve"> </w:t>
      </w:r>
      <w:ins w:id="100797" w:author="קלוד" w:date="2026-10-11T13:11:34Z">
        <w:r>
          <w:rPr>
            <w:rtl/>
          </w:rPr>
          <w:t xml:space="preserve">אין</w:t>
        </w:r>
      </w:ins>
      <w:del w:id="100798" w:author="קלוד" w:date="2026-10-11T13:11:34Z">
        <w:r w:rsidRPr="006F178A">
          <w:rPr>
            <w:rtl/>
          </w:rPr>
          <w:delText xml:space="preserve">לא</w:delText>
        </w:r>
      </w:del>
      <w:r w:rsidRPr="006F178A">
        <w:rPr>
          <w:rtl/>
        </w:rPr>
        <w:t xml:space="preserve"> </w:t>
      </w:r>
      <w:ins w:id="100795" w:author="קלוד" w:date="2026-10-11T13:11:34Z">
        <w:r>
          <w:rPr>
            <w:rtl/>
          </w:rPr>
          <w:t xml:space="preserve">הבדל.</w:t>
        </w:r>
      </w:ins>
      <w:del w:id="100796" w:author="קלוד" w:date="2026-10-11T13:11:34Z">
        <w:r w:rsidRPr="006F178A">
          <w:rPr>
            <w:rtl/>
          </w:rPr>
          <w:delText xml:space="preserve">שנא</w:delText>
        </w:r>
      </w:del>
      <w:r w:rsidRPr="006F178A">
        <w:rPr>
          <w:rtl/>
        </w:rPr>
        <w:t xml:space="preserve"> </w:t>
      </w:r>
      <w:r w:rsidRPr="006F178A">
        <w:rPr>
          <w:b/>
          <w:bCs/>
          <w:rtl/>
        </w:rPr>
        <w:t>תיקו</w:t>
      </w:r>
      <w:r w:rsidRPr="006F178A">
        <w:rPr>
          <w:rtl/>
        </w:rPr>
        <w:t>.</w:t>
      </w:r>
    </w:p>
    <w:p>
      <w:pPr>
        <w:pStyle w:val="afffff8"/>
        <w:rPr>
          <w:ins w:id="90681" w:author="קלוד" w:date="2026-10-11T12:33:55Z"/>
        </w:rPr>
      </w:pPr>
      <w:ins w:id="90682" w:author="קלוד" w:date="2026-10-11T12:33:55Z">
        <w:r>
          <w:rPr>
            <w:color w:val="7B3F00"/>
          </w:rPr>
          <w:t xml:space="preserve">מתן תורה - בששי בחדש או בשבעה בו</w:t>
        </w:r>
      </w:ins>
    </w:p>
    <w:p w:rsidR="00E9703F" w:rsidRPr="006F178A" w:rsidRDefault="00E9703F" w:rsidP="00E9703F">
      <w:pPr>
        <w:rPr>
          <w:rtl/>
        </w:rPr>
      </w:pPr>
      <w:r w:rsidRPr="006F178A">
        <w:rPr>
          <w:rtl/>
        </w:rPr>
        <w:t>•</w:t>
      </w:r>
      <w:r w:rsidRPr="006F178A">
        <w:rPr>
          <w:rFonts w:hint="cs"/>
          <w:rtl/>
        </w:rPr>
        <w:t xml:space="preserve"> </w:t>
      </w:r>
      <w:r w:rsidRPr="006F178A">
        <w:rPr>
          <w:rtl/>
        </w:rPr>
        <w:t xml:space="preserve">רבנן בששי בחדש ניתנו עשרת הדברות לישראל. </w:t>
      </w:r>
      <w:r w:rsidRPr="006F178A">
        <w:rPr>
          <w:rStyle w:val="2fb"/>
          <w:rtl/>
        </w:rPr>
        <w:t xml:space="preserve">רבי יוסי</w:t>
      </w:r>
      <w:r w:rsidRPr="006F178A">
        <w:rPr>
          <w:rtl/>
        </w:rPr>
        <w:t xml:space="preserve"> אומר בשבעה בו.</w:t>
      </w:r>
    </w:p>
    <w:p>
      <w:pPr>
        <w:pStyle w:val="38"/>
        <w:rPr>
          <w:ins w:id="97972" w:author="מנוע מכני" w:date="2026-10-11T12:04:39Z"/>
        </w:rPr>
      </w:pPr>
      <w:r w:rsidRPr="006F178A">
        <w:t>רבא:</w:t>
      </w:r>
    </w:p>
    <w:p w:rsidR="00E9703F" w:rsidRDefault="00E9703F" w:rsidP="00E9703F">
      <w:pPr>
        <w:rPr>
          <w:rtl/>
        </w:rPr>
      </w:pPr>
      <w:del w:id="97973" w:author="מנוע מכני" w:date="2026-10-11T12:04:39Z">
        <w:r w:rsidRPr="006F178A">
          <w:rPr>
            <w:rtl/>
          </w:rPr>
          <w:delText xml:space="preserve"> </w:delText>
        </w:r>
      </w:del>
      <w:r w:rsidRPr="00E6185C">
        <w:rPr>
          <w:b/>
          <w:bCs/>
          <w:rtl/>
        </w:rPr>
        <w:t>לכו"ע</w:t>
      </w:r>
      <w:r w:rsidRPr="006F178A">
        <w:rPr>
          <w:rtl/>
        </w:rPr>
        <w:t xml:space="preserve"> </w:t>
      </w:r>
      <w:r w:rsidRPr="006F178A">
        <w:rPr>
          <w:rStyle w:val="2fb"/>
          <w:rtl/>
        </w:rPr>
        <w:t xml:space="preserve">בר"ח</w:t>
      </w:r>
      <w:r w:rsidRPr="006F178A">
        <w:rPr>
          <w:rtl/>
        </w:rPr>
        <w:t xml:space="preserve"> למדבר סיני, כתיב </w:t>
      </w:r>
      <w:ins w:id="91331" w:author="מנוע מכני" w:date="2026-10-11T12:04:39Z">
        <w:r>
          <w:rPr>
            <w:rtl/>
          </w:rPr>
          <w:t xml:space="preserve">כאן</w:t>
        </w:r>
      </w:ins>
      <w:del w:id="91332" w:author="מנוע מכני" w:date="2026-10-11T12:04:39Z">
        <w:r w:rsidRPr="006F178A">
          <w:rPr>
            <w:rtl/>
          </w:rPr>
          <w:delText xml:space="preserve">הכא</w:delText>
        </w:r>
      </w:del>
      <w:r w:rsidRPr="00784B8D">
        <w:rPr>
          <w:rStyle w:val="afffff0"/>
          <w:rtl/>
        </w:rPr>
        <w:t xml:space="preserve"> </w:t>
      </w:r>
      <w:r w:rsidRPr="00784B8D">
        <w:rPr>
          <w:rStyle w:val="afffff0"/>
          <w:rFonts w:hint="cs"/>
          <w:rtl/>
        </w:rPr>
        <w:t>'</w:t>
      </w:r>
      <w:ins w:id="91107" w:author="Claude - סמנטי" w:date="2026-10-11T12:28:21Z">
        <w:r>
          <w:rPr>
            <w:rStyle w:val="afffff0"/>
            <w:rtl/>
          </w:rPr>
          <w:t xml:space="preserve">בַּיּוֹם הַזֶּה בָּאוּ מִדְבַּר סִינָי</w:t>
        </w:r>
      </w:ins>
      <w:del w:id="91108" w:author="Claude - סמנטי" w:date="2026-10-11T12:28:21Z">
        <w:r w:rsidRPr="00784B8D">
          <w:rPr>
            <w:rStyle w:val="afffff0"/>
            <w:rtl/>
          </w:rPr>
          <w:delText xml:space="preserve">ביום הזה באו מדבר סיני</w:delText>
        </w:r>
      </w:del>
      <w:r w:rsidRPr="00784B8D">
        <w:rPr>
          <w:rStyle w:val="afffff0"/>
          <w:rFonts w:hint="cs"/>
          <w:rtl/>
        </w:rPr>
        <w:t>'</w:t>
      </w:r>
      <w:r w:rsidRPr="00784B8D">
        <w:rPr>
          <w:rStyle w:val="afffff0"/>
          <w:rtl/>
        </w:rPr>
        <w:t>,</w:t>
      </w:r>
    </w:p>
    <w:p w:rsidR="00E9703F" w:rsidRPr="009757B9" w:rsidRDefault="00E9703F" w:rsidP="00E9703F">
      <w:pPr>
        <w:rPr>
          <w:rFonts w:cs="Guttman Vilna"/>
          <w:b/>
          <w:bCs/>
          <w:rtl/>
        </w:rPr>
      </w:pPr>
      <w:r>
        <w:rPr>
          <w:rtl/>
        </w:rPr>
        <w:tab/>
      </w:r>
      <w:r>
        <w:rPr>
          <w:rtl/>
        </w:rPr>
        <w:tab/>
      </w:r>
      <w:r w:rsidRPr="006F178A">
        <w:rPr>
          <w:rtl/>
        </w:rPr>
        <w:t xml:space="preserve">וכתיב </w:t>
      </w:r>
      <w:ins w:id="91333" w:author="מנוע מכני" w:date="2026-10-11T12:04:39Z">
        <w:r>
          <w:rPr>
            <w:rtl/>
          </w:rPr>
          <w:t xml:space="preserve">שם</w:t>
        </w:r>
      </w:ins>
      <w:del w:id="91334" w:author="מנוע מכני" w:date="2026-10-11T12:04:39Z">
        <w:r w:rsidRPr="006F178A">
          <w:rPr>
            <w:rtl/>
          </w:rPr>
          <w:delText xml:space="preserve">התם</w:delText>
        </w:r>
      </w:del>
      <w:r w:rsidRPr="00784B8D">
        <w:rPr>
          <w:rStyle w:val="afffff0"/>
          <w:rtl/>
        </w:rPr>
        <w:t xml:space="preserve"> </w:t>
      </w:r>
      <w:r w:rsidRPr="00784B8D">
        <w:rPr>
          <w:rStyle w:val="afffff0"/>
          <w:rFonts w:hint="cs"/>
          <w:rtl/>
        </w:rPr>
        <w:t>'</w:t>
      </w:r>
      <w:ins w:id="91109" w:author="Claude - סמנטי" w:date="2026-10-11T12:28:21Z">
        <w:r>
          <w:rPr>
            <w:rStyle w:val="afffff0"/>
            <w:rtl/>
          </w:rPr>
          <w:t xml:space="preserve">הַחֹדֶשׁ הַזֶּה לָכֶם רֹאשׁ חֳדָשִׁים</w:t>
        </w:r>
      </w:ins>
      <w:del w:id="91110" w:author="Claude - סמנטי" w:date="2026-10-11T12:28:21Z">
        <w:r w:rsidRPr="00784B8D">
          <w:rPr>
            <w:rStyle w:val="afffff0"/>
            <w:rtl/>
          </w:rPr>
          <w:delText xml:space="preserve">החדש הזה לכם ראש חדשים</w:delText>
        </w:r>
      </w:del>
      <w:r w:rsidRPr="00784B8D">
        <w:rPr>
          <w:rStyle w:val="afffff0"/>
          <w:rFonts w:hint="cs"/>
          <w:rtl/>
        </w:rPr>
        <w:t>'</w:t>
      </w:r>
      <w:r w:rsidRPr="00784B8D">
        <w:rPr>
          <w:rStyle w:val="afffff0"/>
          <w:rtl/>
        </w:rPr>
        <w:t>,</w:t>
      </w:r>
      <w:r w:rsidRPr="006F178A">
        <w:rPr>
          <w:rtl/>
        </w:rPr>
        <w:t xml:space="preserve"> מה להלן </w:t>
      </w:r>
      <w:r w:rsidRPr="006F178A">
        <w:rPr>
          <w:rStyle w:val="2fb"/>
          <w:rtl/>
        </w:rPr>
        <w:t xml:space="preserve">ר"ח</w:t>
      </w:r>
      <w:r w:rsidRPr="006F178A">
        <w:rPr>
          <w:rtl/>
        </w:rPr>
        <w:t xml:space="preserve">, אף כאן </w:t>
      </w:r>
      <w:r w:rsidRPr="006F178A">
        <w:rPr>
          <w:rStyle w:val="2fb"/>
          <w:rtl/>
        </w:rPr>
        <w:t xml:space="preserve">ר"ח</w:t>
      </w:r>
      <w:r w:rsidRPr="006F178A">
        <w:rPr>
          <w:rtl/>
        </w:rPr>
        <w:t xml:space="preserve">.</w:t>
      </w:r>
    </w:p>
    <w:p w:rsidR="00E9703F" w:rsidRDefault="00E9703F" w:rsidP="00E9703F">
      <w:pPr>
        <w:rPr>
          <w:rFonts w:ascii="Fb Fontext" w:hAnsi="Fb Fontext"/>
          <w:sz w:val="20"/>
          <w:rtl/>
        </w:rPr>
      </w:pPr>
      <w:ins w:id="100811" w:author="קלוד" w:date="2026-10-11T13:11:34Z">
        <w:r>
          <w:rPr>
            <w:rFonts w:ascii="Fb Fontext" w:hAnsi="Fb Fontext"/>
            <w:sz w:val="20"/>
            <w:rtl/>
          </w:rPr>
          <w:t xml:space="preserve">ולכו"ע -</w:t>
        </w:r>
      </w:ins>
      <w:del w:id="100812" w:author="קלוד" w:date="2026-10-11T13:11:34Z">
        <w:r w:rsidRPr="006F178A">
          <w:rPr>
            <w:rFonts w:ascii="Fb Fontext" w:hAnsi="Fb Fontext"/>
            <w:sz w:val="20"/>
            <w:rtl/>
          </w:rPr>
          <w:delText xml:space="preserve">ודכו"ע-</w:delText>
        </w:r>
      </w:del>
      <w:r w:rsidRPr="006F178A">
        <w:rPr>
          <w:rFonts w:ascii="Fb Fontext" w:hAnsi="Fb Fontext"/>
          <w:sz w:val="20"/>
          <w:rtl/>
        </w:rPr>
        <w:t xml:space="preserve"> בשבת ניתנה תורה לישראל, כתיב</w:t>
      </w:r>
      <w:r w:rsidRPr="00784B8D">
        <w:rPr>
          <w:rStyle w:val="afffff0"/>
          <w:rtl/>
        </w:rPr>
        <w:t xml:space="preserve"> </w:t>
      </w:r>
      <w:r w:rsidRPr="00784B8D">
        <w:rPr>
          <w:rStyle w:val="afffff0"/>
          <w:rFonts w:hint="cs"/>
          <w:rtl/>
        </w:rPr>
        <w:t>'</w:t>
      </w:r>
      <w:ins w:id="90321" w:author="Claude - סמנטי" w:date="2026-10-11T12:28:21Z">
        <w:r>
          <w:rPr>
            <w:rStyle w:val="afffff0"/>
            <w:rtl/>
          </w:rPr>
          <w:t xml:space="preserve">זָכוֹר אֶת יוֹם הַשַּׁבָּת לְקַדְּשׁוֹ</w:t>
        </w:r>
      </w:ins>
      <w:del w:id="90322" w:author="Claude - סמנטי" w:date="2026-10-11T12:28:21Z">
        <w:r w:rsidRPr="00784B8D">
          <w:rPr>
            <w:rStyle w:val="afffff0"/>
            <w:rtl/>
          </w:rPr>
          <w:delText xml:space="preserve">זכור את יום השבת לקדשו</w:delText>
        </w:r>
      </w:del>
      <w:r w:rsidRPr="00784B8D">
        <w:rPr>
          <w:rStyle w:val="afffff0"/>
          <w:rFonts w:hint="cs"/>
          <w:rtl/>
        </w:rPr>
        <w:t>'</w:t>
      </w:r>
      <w:r w:rsidRPr="00784B8D">
        <w:rPr>
          <w:rStyle w:val="afffff0"/>
          <w:rtl/>
        </w:rPr>
        <w:t>,</w:t>
      </w:r>
    </w:p>
    <w:p w:rsidR="00E9703F" w:rsidRPr="006061D7" w:rsidRDefault="00E9703F" w:rsidP="00E9703F">
      <w:pPr>
        <w:rPr>
          <w:rtl/>
        </w:rPr>
      </w:pPr>
      <w:r w:rsidRPr="006061D7">
        <w:rPr>
          <w:rtl/>
        </w:rPr>
        <w:t xml:space="preserve">וכתיב </w:t>
      </w:r>
      <w:ins w:id="91335" w:author="מנוע מכני" w:date="2026-10-11T12:04:39Z">
        <w:r>
          <w:rPr>
            <w:rtl/>
          </w:rPr>
          <w:t xml:space="preserve">שם</w:t>
        </w:r>
      </w:ins>
      <w:del w:id="91336" w:author="מנוע מכני" w:date="2026-10-11T12:04:39Z">
        <w:r w:rsidRPr="006061D7">
          <w:rPr>
            <w:rtl/>
          </w:rPr>
          <w:delText xml:space="preserve">התם</w:delText>
        </w:r>
      </w:del>
      <w:r w:rsidRPr="00784B8D">
        <w:rPr>
          <w:rStyle w:val="afffff0"/>
          <w:rtl/>
        </w:rPr>
        <w:t xml:space="preserve"> </w:t>
      </w:r>
      <w:r w:rsidRPr="00784B8D">
        <w:rPr>
          <w:rStyle w:val="afffff0"/>
          <w:rFonts w:hint="cs"/>
          <w:rtl/>
        </w:rPr>
        <w:t>'</w:t>
      </w:r>
      <w:ins w:id="91111" w:author="Claude - סמנטי" w:date="2026-10-11T12:28:21Z">
        <w:r>
          <w:rPr>
            <w:rStyle w:val="afffff0"/>
            <w:rtl/>
          </w:rPr>
          <w:t xml:space="preserve">וַיֹּאמֶר מֹשֶׁה אֶל הָעָם זָכוֹר אֶת הַיּוֹם הַזֶּה</w:t>
        </w:r>
      </w:ins>
      <w:del w:id="91112" w:author="Claude - סמנטי" w:date="2026-10-11T12:28:21Z">
        <w:r w:rsidRPr="00784B8D">
          <w:rPr>
            <w:rStyle w:val="afffff0"/>
            <w:rtl/>
          </w:rPr>
          <w:delText xml:space="preserve">ויאמר משה אל העם זכור את היום הזה</w:delText>
        </w:r>
      </w:del>
      <w:r w:rsidRPr="00784B8D">
        <w:rPr>
          <w:rStyle w:val="afffff0"/>
          <w:rFonts w:hint="cs"/>
          <w:rtl/>
        </w:rPr>
        <w:t>'</w:t>
      </w:r>
      <w:r w:rsidRPr="00784B8D">
        <w:rPr>
          <w:rStyle w:val="afffff0"/>
          <w:rtl/>
        </w:rPr>
        <w:t>,</w:t>
      </w:r>
      <w:r>
        <w:rPr>
          <w:rtl/>
        </w:rPr>
        <w:t xml:space="preserve"> מה להלן בעצומו של יום, אף כאן</w:t>
      </w:r>
      <w:r w:rsidRPr="006061D7">
        <w:rPr>
          <w:rtl/>
        </w:rPr>
        <w:t xml:space="preserve"> בעצומו של יום.</w:t>
      </w:r>
    </w:p>
    <w:p>
      <w:pPr>
        <w:pStyle w:val="38"/>
        <w:rPr>
          <w:ins w:id="97974" w:author="מנוע מכני" w:date="2026-10-11T12:04:39Z"/>
        </w:rPr>
      </w:pPr>
      <w:ins w:id="91337" w:author="מנוע מכני" w:date="2026-10-11T12:04:39Z">
        <w:r>
          <w:t xml:space="preserve">וחלקו</w:t>
        </w:r>
      </w:ins>
    </w:p>
    <w:p w:rsidR="00E9703F" w:rsidRDefault="00E9703F" w:rsidP="00E9703F">
      <w:pPr>
        <w:rPr>
          <w:rFonts w:ascii="Fb Fontext" w:hAnsi="Fb Fontext"/>
          <w:rtl/>
        </w:rPr>
      </w:pPr>
      <w:del w:id="91338" w:author="מנוע מכני" w:date="2026-10-11T12:04:39Z">
        <w:r w:rsidRPr="006F178A">
          <w:rPr>
            <w:rFonts w:ascii="Fb Fontext" w:hAnsi="Fb Fontext"/>
            <w:b/>
            <w:bCs/>
            <w:rtl/>
          </w:rPr>
          <w:delText xml:space="preserve">ופליגי</w:delText>
        </w:r>
      </w:del>
      <w:del w:id="97975" w:author="מנוע מכני" w:date="2026-10-11T12:04:39Z">
        <w:r w:rsidRPr="006F178A">
          <w:rPr>
            <w:rFonts w:ascii="Fb Fontext" w:hAnsi="Fb Fontext"/>
            <w:rtl/>
          </w:rPr>
          <w:delText xml:space="preserve"> </w:delText>
        </w:r>
      </w:del>
      <w:ins w:id="100819" w:author="קלוד" w:date="2026-10-11T13:11:34Z">
        <w:r>
          <w:rPr>
            <w:rFonts w:ascii="Fb Fontext" w:hAnsi="Fb Fontext"/>
            <w:rtl/>
          </w:rPr>
          <w:t xml:space="preserve">בקביעת</w:t>
        </w:r>
      </w:ins>
      <w:del w:id="100820" w:author="קלוד" w:date="2026-10-11T13:11:34Z">
        <w:r w:rsidRPr="006F178A">
          <w:rPr>
            <w:rFonts w:ascii="Fb Fontext" w:hAnsi="Fb Fontext"/>
            <w:rtl/>
          </w:rPr>
          <w:delText xml:space="preserve">בקביעא</w:delText>
        </w:r>
      </w:del>
      <w:r w:rsidRPr="006F178A">
        <w:rPr>
          <w:rFonts w:ascii="Fb Fontext" w:hAnsi="Fb Fontext"/>
          <w:rtl/>
        </w:rPr>
        <w:t xml:space="preserve"> </w:t>
      </w:r>
      <w:ins w:id="100817" w:author="קלוד" w:date="2026-10-11T13:11:34Z">
        <w:r>
          <w:rPr>
            <w:rFonts w:ascii="Fb Fontext" w:hAnsi="Fb Fontext"/>
            <w:rtl/>
          </w:rPr>
          <w:t xml:space="preserve">החודש:</w:t>
        </w:r>
      </w:ins>
      <w:del w:id="100818" w:author="קלוד" w:date="2026-10-11T13:11:34Z">
        <w:r w:rsidRPr="006F178A">
          <w:rPr>
            <w:rFonts w:ascii="Fb Fontext" w:hAnsi="Fb Fontext"/>
            <w:rtl/>
          </w:rPr>
          <w:delText xml:space="preserve">דירחא</w:delText>
        </w:r>
      </w:del>
      <w:r w:rsidRPr="006F178A">
        <w:rPr>
          <w:rFonts w:ascii="Fb Fontext" w:hAnsi="Fb Fontext"/>
          <w:rtl/>
        </w:rPr>
        <w:t xml:space="preserve"> </w:t>
      </w:r>
      <w:ins w:id="100815" w:author="קלוד" w:date="2026-10-11T13:11:34Z">
        <w:r>
          <w:rPr>
            <w:rStyle w:val="2fb"/>
            <w:rFonts w:ascii="Fb Fontext" w:hAnsi="Fb Fontext"/>
            <w:rtl/>
          </w:rPr>
          <w:t xml:space="preserve">לר"י</w:t>
        </w:r>
      </w:ins>
      <w:del w:id="100816" w:author="קלוד" w:date="2026-10-11T13:11:34Z">
        <w:r w:rsidRPr="006F178A">
          <w:rPr>
            <w:rStyle w:val="2fb"/>
            <w:rFonts w:ascii="Fb Fontext" w:hAnsi="Fb Fontext"/>
            <w:rtl/>
          </w:rPr>
          <w:delText xml:space="preserve">דלר"י</w:delText>
        </w:r>
      </w:del>
      <w:r w:rsidRPr="006F178A">
        <w:rPr>
          <w:rFonts w:ascii="Fb Fontext" w:hAnsi="Fb Fontext"/>
          <w:rtl/>
        </w:rPr>
        <w:t xml:space="preserve"> ב</w:t>
      </w:r>
      <w:r w:rsidRPr="006F178A">
        <w:rPr>
          <w:rFonts w:ascii="Fb Fontext" w:hAnsi="Fb Fontext" w:hint="cs"/>
          <w:rtl/>
        </w:rPr>
        <w:t xml:space="preserve">אחד בשבת </w:t>
      </w:r>
      <w:ins w:id="100813" w:author="קלוד" w:date="2026-10-11T13:11:34Z">
        <w:r>
          <w:rPr>
            <w:rStyle w:val="2fb"/>
            <w:rFonts w:ascii="Fb Fontext" w:hAnsi="Fb Fontext" w:hint="cs"/>
            <w:rtl/>
          </w:rPr>
          <w:t xml:space="preserve">ר"ח,</w:t>
        </w:r>
      </w:ins>
      <w:del w:id="100814" w:author="קלוד" w:date="2026-10-11T13:11:34Z">
        <w:r w:rsidRPr="006F178A">
          <w:rPr>
            <w:rStyle w:val="2fb"/>
            <w:rFonts w:ascii="Fb Fontext" w:hAnsi="Fb Fontext" w:hint="cs"/>
            <w:rtl/>
          </w:rPr>
          <w:delText xml:space="preserve">ר</w:delText>
        </w:r>
        <w:r w:rsidRPr="006F178A">
          <w:rPr>
            <w:rStyle w:val="2fb"/>
            <w:rFonts w:ascii="Fb Fontext" w:hAnsi="Fb Fontext"/>
            <w:rtl/>
          </w:rPr>
          <w:delText xml:space="preserve">"</w:delText>
        </w:r>
        <w:r w:rsidRPr="006F178A">
          <w:rPr>
            <w:rStyle w:val="2fb"/>
            <w:rFonts w:ascii="Fb Fontext" w:hAnsi="Fb Fontext" w:hint="cs"/>
            <w:rtl/>
          </w:rPr>
          <w:delText xml:space="preserve">ח</w:delText>
        </w:r>
      </w:del>
      <w:r w:rsidRPr="006F178A">
        <w:rPr>
          <w:rFonts w:ascii="Fb Fontext" w:hAnsi="Fb Fontext" w:hint="cs"/>
          <w:rtl/>
        </w:rPr>
        <w:t xml:space="preserve"> ולא </w:t>
      </w:r>
      <w:r w:rsidRPr="006F178A">
        <w:rPr>
          <w:rFonts w:ascii="Fb Fontext" w:hAnsi="Fb Fontext" w:hint="cs"/>
          <w:rtl/>
        </w:rPr>
        <w:t xml:space="preserve">אמר</w:t>
      </w:r>
      <w:r w:rsidRPr="006F178A">
        <w:rPr>
          <w:rFonts w:ascii="Fb Fontext" w:hAnsi="Fb Fontext" w:hint="cs"/>
          <w:rtl/>
        </w:rPr>
        <w:t xml:space="preserve"> להם כלום מחולשת הדרך,</w:t>
      </w:r>
    </w:p>
    <w:p w:rsidR="00E9703F" w:rsidRPr="006F178A" w:rsidRDefault="00E9703F" w:rsidP="00E9703F">
      <w:pPr>
        <w:rPr>
          <w:rtl/>
        </w:rPr>
      </w:pPr>
      <w:r w:rsidRPr="006F178A">
        <w:rPr>
          <w:rtl/>
        </w:rPr>
        <w:tab/>
      </w:r>
      <w:r w:rsidRPr="006F178A">
        <w:rPr>
          <w:rtl/>
        </w:rPr>
        <w:tab/>
      </w:r>
      <w:r w:rsidRPr="006F178A">
        <w:rPr>
          <w:rtl/>
        </w:rPr>
        <w:tab/>
      </w:r>
      <w:r w:rsidRPr="006F178A">
        <w:rPr>
          <w:rtl/>
        </w:rPr>
        <w:tab/>
      </w:r>
      <w:del w:id="90142" w:author="מנוע מכני" w:date="2026-10-11T12:04:39Z">
        <w:r>
          <w:rPr>
            <w:rFonts w:hint="cs"/>
            <w:rtl/>
          </w:rPr>
          <w:delText xml:space="preserve"> </w:delText>
        </w:r>
      </w:del>
      <w:r w:rsidRPr="006F178A">
        <w:rPr>
          <w:rFonts w:hint="cs"/>
          <w:rtl/>
        </w:rPr>
        <w:t>בשנ</w:t>
      </w:r>
      <w:r w:rsidRPr="006F178A">
        <w:rPr>
          <w:rtl/>
        </w:rPr>
        <w:t>י בשב</w:t>
      </w:r>
      <w:r w:rsidRPr="006F178A">
        <w:rPr>
          <w:rFonts w:hint="cs"/>
          <w:rtl/>
        </w:rPr>
        <w:t>ת</w:t>
      </w:r>
      <w:r w:rsidRPr="006F178A">
        <w:rPr>
          <w:rtl/>
        </w:rPr>
        <w:t xml:space="preserve"> </w:t>
      </w:r>
      <w:r w:rsidRPr="006F178A">
        <w:rPr>
          <w:rtl/>
        </w:rPr>
        <w:t xml:space="preserve">אמר</w:t>
      </w:r>
      <w:r w:rsidRPr="006F178A">
        <w:rPr>
          <w:rtl/>
        </w:rPr>
        <w:t xml:space="preserve"> </w:t>
      </w:r>
      <w:ins w:id="94287" w:author="מנוע מכני" w:date="2026-10-11T12:04:39Z">
        <w:r>
          <w:rPr>
            <w:rtl/>
          </w:rPr>
          <w:t xml:space="preserve">להם</w:t>
        </w:r>
      </w:ins>
      <w:del w:id="94288" w:author="מנוע מכני" w:date="2026-10-11T12:04:39Z">
        <w:r w:rsidRPr="006F178A">
          <w:rPr>
            <w:rtl/>
          </w:rPr>
          <w:delText xml:space="preserve">להו</w:delText>
        </w:r>
      </w:del>
      <w:r w:rsidRPr="00784B8D">
        <w:rPr>
          <w:rStyle w:val="afffff0"/>
          <w:rtl/>
        </w:rPr>
        <w:t xml:space="preserve"> </w:t>
      </w:r>
      <w:r w:rsidRPr="00784B8D">
        <w:rPr>
          <w:rStyle w:val="afffff0"/>
          <w:rFonts w:hint="cs"/>
          <w:rtl/>
        </w:rPr>
        <w:t>'</w:t>
      </w:r>
      <w:ins w:id="91113" w:author="Claude - סמנטי" w:date="2026-10-11T12:28:21Z">
        <w:r>
          <w:rPr>
            <w:rStyle w:val="afffff0"/>
            <w:rtl/>
          </w:rPr>
          <w:t xml:space="preserve">וְאַתֶּם תִּהְיוּ לִי מַמְלֶכֶת כֹּהֲנִים</w:t>
        </w:r>
      </w:ins>
      <w:del w:id="91114" w:author="Claude - סמנטי" w:date="2026-10-11T12:28:21Z">
        <w:r w:rsidRPr="00784B8D">
          <w:rPr>
            <w:rStyle w:val="afffff0"/>
            <w:rtl/>
          </w:rPr>
          <w:delText xml:space="preserve">ואתם תהיו לי ממלכת כהנים</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tl/>
        </w:rPr>
        <w:tab/>
      </w:r>
      <w:r w:rsidRPr="006F178A">
        <w:rPr>
          <w:rtl/>
        </w:rPr>
        <w:tab/>
      </w:r>
      <w:r w:rsidRPr="006F178A">
        <w:rPr>
          <w:rtl/>
        </w:rPr>
        <w:tab/>
      </w:r>
      <w:r w:rsidRPr="006F178A">
        <w:rPr>
          <w:rtl/>
        </w:rPr>
        <w:tab/>
        <w:t>ב</w:t>
      </w:r>
      <w:r w:rsidRPr="006F178A">
        <w:rPr>
          <w:rFonts w:hint="cs"/>
          <w:rtl/>
        </w:rPr>
        <w:t xml:space="preserve">שלישי </w:t>
      </w:r>
      <w:r w:rsidRPr="006F178A">
        <w:rPr>
          <w:rtl/>
        </w:rPr>
        <w:t xml:space="preserve">אמר</w:t>
      </w:r>
      <w:r w:rsidRPr="006F178A">
        <w:rPr>
          <w:rtl/>
        </w:rPr>
        <w:t xml:space="preserve"> </w:t>
      </w:r>
      <w:ins w:id="94289" w:author="מנוע מכני" w:date="2026-10-11T12:04:39Z">
        <w:r>
          <w:rPr>
            <w:rtl/>
          </w:rPr>
          <w:t xml:space="preserve">להם</w:t>
        </w:r>
      </w:ins>
      <w:del w:id="94290" w:author="מנוע מכני" w:date="2026-10-11T12:04:39Z">
        <w:r w:rsidRPr="006F178A">
          <w:rPr>
            <w:rtl/>
          </w:rPr>
          <w:delText xml:space="preserve">להו</w:delText>
        </w:r>
      </w:del>
      <w:r w:rsidRPr="006F178A">
        <w:rPr>
          <w:rtl/>
        </w:rPr>
        <w:t xml:space="preserve"> מצות הגבלה, בארבעה </w:t>
      </w:r>
      <w:ins w:id="100821" w:author="קלוד" w:date="2026-10-11T13:11:34Z">
        <w:r>
          <w:rPr>
            <w:rtl/>
          </w:rPr>
          <w:t xml:space="preserve">עשו</w:t>
        </w:r>
      </w:ins>
      <w:del w:id="100822" w:author="קלוד" w:date="2026-10-11T13:11:34Z">
        <w:r w:rsidRPr="006F178A">
          <w:rPr>
            <w:rtl/>
          </w:rPr>
          <w:delText xml:space="preserve">עבוד</w:delText>
        </w:r>
      </w:del>
      <w:r w:rsidRPr="006F178A">
        <w:rPr>
          <w:rtl/>
        </w:rPr>
        <w:t xml:space="preserve"> פרישה.</w:t>
      </w:r>
    </w:p>
    <w:p>
      <w:pPr>
        <w:pStyle w:val="38"/>
        <w:rPr>
          <w:ins w:id="97977" w:author="מנוע מכני" w:date="2026-10-11T12:04:39Z"/>
        </w:rPr>
      </w:pPr>
      <w:del w:id="97976" w:author="מנוע מכני" w:date="2026-10-11T12:04:39Z">
        <w:r w:rsidRPr="006F178A">
          <w:delText xml:space="preserve">•</w:delText>
        </w:r>
      </w:del>
      <w:r w:rsidRPr="006F178A">
        <w:t xml:space="preserve"> </w:t>
      </w:r>
      <w:r w:rsidRPr="006F178A">
        <w:t>ורבנן</w:t>
      </w:r>
      <w:r w:rsidRPr="006F178A">
        <w:t xml:space="preserve"> סברי:</w:t>
      </w:r>
    </w:p>
    <w:p w:rsidR="00E9703F" w:rsidRPr="006F178A" w:rsidRDefault="00E9703F" w:rsidP="00E9703F">
      <w:pPr>
        <w:rPr>
          <w:rtl/>
        </w:rPr>
      </w:pPr>
      <w:del w:id="97978" w:author="מנוע מכני" w:date="2026-10-11T12:04:39Z">
        <w:r w:rsidRPr="006F178A">
          <w:rPr>
            <w:rtl/>
          </w:rPr>
          <w:delText xml:space="preserve"> </w:delText>
        </w:r>
      </w:del>
      <w:r w:rsidRPr="006F178A">
        <w:rPr>
          <w:rtl/>
        </w:rPr>
        <w:t xml:space="preserve">ב</w:t>
      </w:r>
      <w:r w:rsidRPr="006F178A">
        <w:rPr>
          <w:rFonts w:hint="cs"/>
          <w:rtl/>
        </w:rPr>
        <w:t xml:space="preserve">שני בשבת </w:t>
      </w:r>
      <w:ins w:id="100831" w:author="קלוד" w:date="2026-10-11T13:11:34Z">
        <w:r>
          <w:rPr>
            <w:rFonts w:hint="cs"/>
            <w:rtl/>
          </w:rPr>
          <w:t xml:space="preserve">ר"ח,</w:t>
        </w:r>
      </w:ins>
      <w:del w:id="100832" w:author="קלוד" w:date="2026-10-11T13:11:34Z">
        <w:r w:rsidRPr="006F178A">
          <w:rPr>
            <w:rFonts w:hint="cs"/>
            <w:rtl/>
          </w:rPr>
          <w:delText xml:space="preserve">ר'ח</w:delText>
        </w:r>
        <w:r w:rsidRPr="006F178A">
          <w:rPr>
            <w:rtl/>
          </w:rPr>
          <w:delText xml:space="preserve">,</w:delText>
        </w:r>
      </w:del>
      <w:r w:rsidRPr="006F178A">
        <w:rPr>
          <w:rtl/>
        </w:rPr>
        <w:t xml:space="preserve"> </w:t>
      </w:r>
      <w:ins w:id="100829" w:author="קלוד" w:date="2026-10-11T13:11:34Z">
        <w:r>
          <w:rPr>
            <w:rtl/>
          </w:rPr>
          <w:t xml:space="preserve">ולא</w:t>
        </w:r>
      </w:ins>
      <w:del w:id="100830" w:author="קלוד" w:date="2026-10-11T13:11:34Z">
        <w:r w:rsidRPr="006F178A">
          <w:rPr>
            <w:rtl/>
          </w:rPr>
          <w:delText xml:space="preserve">בתרי בשבא </w:delText>
        </w:r>
        <w:r w:rsidRPr="006F178A">
          <w:rPr>
            <w:rtl/>
          </w:rPr>
          <w:delText xml:space="preserve">לא</w:delText>
        </w:r>
      </w:del>
      <w:r w:rsidRPr="006F178A">
        <w:rPr>
          <w:rtl/>
        </w:rPr>
        <w:t xml:space="preserve"> </w:t>
      </w:r>
      <w:r w:rsidRPr="006F178A">
        <w:rPr>
          <w:rtl/>
        </w:rPr>
        <w:t xml:space="preserve">אמר</w:t>
      </w:r>
      <w:r w:rsidRPr="006F178A">
        <w:rPr>
          <w:rtl/>
        </w:rPr>
        <w:t xml:space="preserve"> </w:t>
      </w:r>
      <w:ins w:id="94291" w:author="מנוע מכני" w:date="2026-10-11T12:04:39Z">
        <w:ins w:id="100827" w:author="קלוד" w:date="2026-10-11T13:11:34Z">
          <w:r>
            <w:rPr>
              <w:rtl/>
            </w:rPr>
            <w:t xml:space="preserve">להם</w:t>
          </w:r>
        </w:ins>
        <w:del w:id="100828" w:author="קלוד" w:date="2026-10-11T13:11:34Z">
          <w:r>
            <w:rPr>
              <w:rtl/>
            </w:rPr>
            <w:delText xml:space="preserve">להם</w:delText>
          </w:r>
          <w:r w:rsidRPr="006F178A">
            <w:rPr>
              <w:rtl/>
            </w:rPr>
            <w:delText xml:space="preserve"> ולא</w:delText>
          </w:r>
        </w:del>
      </w:ins>
      <w:del w:id="94292" w:author="מנוע מכני" w:date="2026-10-11T12:04:39Z">
        <w:r w:rsidRPr="006F178A">
          <w:rPr>
            <w:rtl/>
          </w:rPr>
          <w:delText xml:space="preserve">להו</w:delText>
        </w:r>
      </w:del>
      <w:r w:rsidRPr="006F178A">
        <w:rPr>
          <w:rtl/>
        </w:rPr>
        <w:t xml:space="preserve"> </w:t>
      </w:r>
      <w:ins w:id="93041" w:author="מנוע מכני" w:date="2026-10-11T12:04:39Z">
        <w:r>
          <w:rPr>
            <w:rtl/>
          </w:rPr>
          <w:t xml:space="preserve">כלום</w:t>
        </w:r>
      </w:ins>
      <w:del w:id="93042" w:author="מנוע מכני" w:date="2026-10-11T12:04:39Z">
        <w:r w:rsidRPr="006F178A">
          <w:rPr>
            <w:rtl/>
          </w:rPr>
          <w:delText xml:space="preserve">מידי</w:delText>
        </w:r>
      </w:del>
      <w:r w:rsidRPr="006F178A">
        <w:rPr>
          <w:rtl/>
        </w:rPr>
        <w:t xml:space="preserve"> - משום </w:t>
      </w:r>
      <w:ins w:id="100825" w:author="קלוד" w:date="2026-10-11T13:11:34Z">
        <w:r>
          <w:rPr>
            <w:rtl/>
          </w:rPr>
          <w:t xml:space="preserve">חולשת</w:t>
        </w:r>
      </w:ins>
      <w:del w:id="100826" w:author="קלוד" w:date="2026-10-11T13:11:34Z">
        <w:r w:rsidRPr="006F178A">
          <w:rPr>
            <w:rtl/>
          </w:rPr>
          <w:delText xml:space="preserve">חולשא</w:delText>
        </w:r>
      </w:del>
      <w:r w:rsidRPr="006F178A">
        <w:rPr>
          <w:rtl/>
        </w:rPr>
        <w:t xml:space="preserve"> </w:t>
      </w:r>
      <w:ins w:id="100823" w:author="קלוד" w:date="2026-10-11T13:11:34Z">
        <w:r>
          <w:rPr>
            <w:rtl/>
          </w:rPr>
          <w:t xml:space="preserve">הדרך.</w:t>
        </w:r>
      </w:ins>
      <w:del w:id="100824" w:author="קלוד" w:date="2026-10-11T13:11:34Z">
        <w:r w:rsidRPr="006F178A">
          <w:rPr>
            <w:rtl/>
          </w:rPr>
          <w:delText xml:space="preserve">דאורחא.</w:delText>
        </w:r>
      </w:del>
    </w:p>
    <w:p w:rsidR="00E9703F" w:rsidRPr="006F178A" w:rsidRDefault="00E9703F" w:rsidP="00E9703F">
      <w:pPr>
        <w:rPr>
          <w:rtl/>
        </w:rPr>
      </w:pPr>
      <w:ins w:id="90325" w:author="Claude - סמנטי" w:date="2026-10-11T12:28:21Z">
        <w:r>
          <w:rPr>
            <w:rtl/>
          </w:rPr>
          <w:t xml:space="preserve">בשלושה</w:t>
        </w:r>
      </w:ins>
      <w:del w:id="90326" w:author="Claude - סמנטי" w:date="2026-10-11T12:28:21Z">
        <w:r w:rsidRPr="006F178A">
          <w:rPr>
            <w:rtl/>
          </w:rPr>
          <w:delText xml:space="preserve">בתלתא</w:delText>
        </w:r>
      </w:del>
      <w:r w:rsidRPr="006F178A">
        <w:rPr>
          <w:rtl/>
        </w:rPr>
        <w:t xml:space="preserve"> </w:t>
      </w:r>
      <w:r w:rsidRPr="006F178A">
        <w:rPr>
          <w:rtl/>
        </w:rPr>
        <w:t xml:space="preserve">אמר</w:t>
      </w:r>
      <w:r w:rsidRPr="006F178A">
        <w:rPr>
          <w:rtl/>
        </w:rPr>
        <w:t xml:space="preserve"> </w:t>
      </w:r>
      <w:ins w:id="94293" w:author="מנוע מכני" w:date="2026-10-11T12:04:39Z">
        <w:r>
          <w:rPr>
            <w:rtl/>
          </w:rPr>
          <w:t xml:space="preserve">להם</w:t>
        </w:r>
      </w:ins>
      <w:del w:id="94294" w:author="מנוע מכני" w:date="2026-10-11T12:04:39Z">
        <w:r w:rsidRPr="006F178A">
          <w:rPr>
            <w:rtl/>
          </w:rPr>
          <w:delText xml:space="preserve">להו</w:delText>
        </w:r>
      </w:del>
      <w:r w:rsidRPr="00784B8D">
        <w:rPr>
          <w:rStyle w:val="afffff0"/>
          <w:rtl/>
        </w:rPr>
        <w:t xml:space="preserve"> </w:t>
      </w:r>
      <w:r w:rsidRPr="00784B8D">
        <w:rPr>
          <w:rStyle w:val="afffff0"/>
          <w:rFonts w:hint="cs"/>
          <w:rtl/>
        </w:rPr>
        <w:t>'</w:t>
      </w:r>
      <w:ins w:id="90323" w:author="Claude - סמנטי" w:date="2026-10-11T12:28:21Z">
        <w:r>
          <w:rPr>
            <w:rStyle w:val="afffff0"/>
            <w:rtl/>
          </w:rPr>
          <w:t xml:space="preserve">וְאַתֶּם תִּהְיוּ לִי</w:t>
        </w:r>
      </w:ins>
      <w:del w:id="90324" w:author="Claude - סמנטי" w:date="2026-10-11T12:28:21Z">
        <w:r w:rsidRPr="00784B8D">
          <w:rPr>
            <w:rStyle w:val="afffff0"/>
            <w:rtl/>
          </w:rPr>
          <w:delText xml:space="preserve">ואתם תהיו לי</w:delText>
        </w:r>
      </w:del>
      <w:r w:rsidRPr="00784B8D">
        <w:rPr>
          <w:rStyle w:val="afffff0"/>
          <w:rFonts w:hint="cs"/>
          <w:rtl/>
        </w:rPr>
        <w:t>'</w:t>
      </w:r>
      <w:r w:rsidRPr="00784B8D">
        <w:rPr>
          <w:rStyle w:val="afffff0"/>
          <w:rtl/>
        </w:rPr>
        <w:t>.</w:t>
      </w:r>
      <w:r w:rsidRPr="006F178A">
        <w:rPr>
          <w:rtl/>
        </w:rPr>
        <w:t xml:space="preserve"> בארבעה </w:t>
      </w:r>
      <w:r w:rsidRPr="006F178A">
        <w:rPr>
          <w:rtl/>
        </w:rPr>
        <w:t xml:space="preserve">אמר</w:t>
      </w:r>
      <w:r w:rsidRPr="006F178A">
        <w:rPr>
          <w:rtl/>
        </w:rPr>
        <w:t xml:space="preserve"> </w:t>
      </w:r>
      <w:ins w:id="94295" w:author="מנוע מכני" w:date="2026-10-11T12:04:39Z">
        <w:r>
          <w:rPr>
            <w:rtl/>
          </w:rPr>
          <w:t xml:space="preserve">להם</w:t>
        </w:r>
      </w:ins>
      <w:del w:id="94296" w:author="מנוע מכני" w:date="2026-10-11T12:04:39Z">
        <w:r w:rsidRPr="006F178A">
          <w:rPr>
            <w:rtl/>
          </w:rPr>
          <w:delText xml:space="preserve">להו</w:delText>
        </w:r>
      </w:del>
      <w:r w:rsidRPr="006F178A">
        <w:rPr>
          <w:rtl/>
        </w:rPr>
        <w:t xml:space="preserve"> מצות הגבלה, בחמישה </w:t>
      </w:r>
      <w:ins w:id="100833" w:author="קלוד" w:date="2026-10-11T13:11:34Z">
        <w:r>
          <w:rPr>
            <w:rtl/>
          </w:rPr>
          <w:t xml:space="preserve">עשו</w:t>
        </w:r>
      </w:ins>
      <w:del w:id="100834" w:author="קלוד" w:date="2026-10-11T13:11:34Z">
        <w:r w:rsidRPr="006F178A">
          <w:rPr>
            <w:rtl/>
          </w:rPr>
          <w:delText xml:space="preserve">עבוד</w:delText>
        </w:r>
      </w:del>
      <w:r w:rsidRPr="006F178A">
        <w:rPr>
          <w:rtl/>
        </w:rPr>
        <w:t xml:space="preserve"> פרישה.</w:t>
      </w:r>
    </w:p>
    <w:p w:rsidR="00E9703F" w:rsidRPr="006F178A" w:rsidRDefault="00E9703F" w:rsidP="00E9703F">
      <w:pPr>
        <w:rPr>
          <w:rtl/>
        </w:rPr>
      </w:pPr>
      <w:ins w:id="100841" w:author="קלוד" w:date="2026-10-11T13:11:34Z">
        <w:r>
          <w:rPr>
            <w:rtl/>
          </w:rPr>
          <w:t xml:space="preserve">ומה</w:t>
        </w:r>
      </w:ins>
      <w:del w:id="100842" w:author="קלוד" w:date="2026-10-11T13:11:34Z">
        <w:r w:rsidRPr="006F178A">
          <w:rPr>
            <w:rtl/>
          </w:rPr>
          <w:delText xml:space="preserve">והא</w:delText>
        </w:r>
      </w:del>
      <w:r w:rsidRPr="006F178A">
        <w:rPr>
          <w:rtl/>
        </w:rPr>
        <w:t xml:space="preserve"> </w:t>
      </w:r>
      <w:ins w:id="100839" w:author="קלוד" w:date="2026-10-11T13:11:34Z">
        <w:r>
          <w:rPr>
            <w:rStyle w:val="afffff0"/>
            <w:rtl/>
          </w:rPr>
          <w:t xml:space="preserve">שנאמר 'וְקִדַּשְׁתָּם</w:t>
        </w:r>
      </w:ins>
      <w:del w:id="100840" w:author="קלוד" w:date="2026-10-11T13:11:34Z">
        <w:r w:rsidRPr="002F73F8">
          <w:rPr>
            <w:rStyle w:val="afffff0"/>
            <w:rtl/>
          </w:rPr>
          <w:delText xml:space="preserve">ד</w:delText>
        </w:r>
        <w:r w:rsidRPr="002F73F8">
          <w:rPr>
            <w:rStyle w:val="afffff0"/>
            <w:rFonts w:hint="cs"/>
            <w:rtl/>
          </w:rPr>
          <w:delText xml:space="preserve">'</w:delText>
        </w:r>
        <w:r>
          <w:rPr>
            <w:rStyle w:val="afffff0"/>
            <w:rtl/>
          </w:rPr>
          <w:delText xml:space="preserve">וְקִדַּשְׁתָּם</w:delText>
        </w:r>
      </w:del>
      <w:ins w:id="91115" w:author="Claude - סמנטי" w:date="2026-10-11T12:28:21Z">
        <w:r>
          <w:rPr>
            <w:rStyle w:val="afffff0"/>
            <w:rtl/>
          </w:rPr>
          <w:t xml:space="preserve"> הַיּוֹם </w:t>
        </w:r>
        <w:ins w:id="100837" w:author="קלוד" w:date="2026-10-11T13:11:34Z">
          <w:r>
            <w:rPr>
              <w:rStyle w:val="afffff0"/>
              <w:rtl/>
            </w:rPr>
            <w:t xml:space="preserve">וּמָחָר' </w:t>
          </w:r>
          <w:r>
            <w:rPr>
              <w:rStyle w:val="afffffe"/>
              <w:rtl/>
            </w:rPr>
            <w:t xml:space="preserve">- שני ימים</w:t>
          </w:r>
          <w:r>
            <w:rPr>
              <w:rStyle w:val="afffff0"/>
              <w:rtl/>
            </w:rPr>
            <w:t xml:space="preserve">,</w:t>
          </w:r>
        </w:ins>
        <w:del w:id="100838" w:author="קלוד" w:date="2026-10-11T13:11:34Z">
          <w:r>
            <w:rPr>
              <w:rStyle w:val="afffff0"/>
              <w:rtl/>
            </w:rPr>
            <w:delText xml:space="preserve">וּמָחָר</w:delText>
          </w:r>
          <w:r w:rsidRPr="002F73F8">
            <w:rPr>
              <w:rStyle w:val="afffff0"/>
              <w:rFonts w:hint="cs"/>
              <w:rtl/>
            </w:rPr>
            <w:delText xml:space="preserve">'</w:delText>
          </w:r>
          <w:r w:rsidRPr="002F73F8">
            <w:rPr>
              <w:rStyle w:val="afffff0"/>
              <w:rtl/>
            </w:rPr>
            <w:delText xml:space="preserve">,</w:delText>
          </w:r>
        </w:del>
      </w:ins>
      <w:del w:id="91116" w:author="Claude - סמנטי" w:date="2026-10-11T12:28:21Z">
        <w:r w:rsidRPr="002F73F8">
          <w:rPr>
            <w:rStyle w:val="afffff0"/>
            <w:rtl/>
          </w:rPr>
          <w:delText xml:space="preserve">וקדשתם היום ומחר</w:delText>
        </w:r>
      </w:del>
      <w:r w:rsidRPr="006F178A">
        <w:rPr>
          <w:rtl/>
        </w:rPr>
        <w:t xml:space="preserve"> </w:t>
      </w:r>
      <w:ins w:id="94417" w:author="מנוע מכני" w:date="2026-10-11T12:04:39Z">
        <w:r>
          <w:rPr>
            <w:rtl/>
          </w:rPr>
          <w:t xml:space="preserve">קשה</w:t>
        </w:r>
      </w:ins>
      <w:del w:id="94418" w:author="מנוע מכני" w:date="2026-10-11T12:04:39Z">
        <w:r w:rsidRPr="006F178A">
          <w:rPr>
            <w:rtl/>
          </w:rPr>
          <w:delText xml:space="preserve">קשיא</w:delText>
        </w:r>
      </w:del>
      <w:r w:rsidRPr="006F178A">
        <w:rPr>
          <w:rtl/>
        </w:rPr>
        <w:t xml:space="preserve"> </w:t>
      </w:r>
      <w:r w:rsidRPr="006F178A">
        <w:rPr>
          <w:rStyle w:val="2fb"/>
          <w:rtl/>
        </w:rPr>
        <w:t xml:space="preserve">לרבי יוסי</w:t>
      </w:r>
      <w:r w:rsidRPr="006F178A">
        <w:rPr>
          <w:rtl/>
        </w:rPr>
        <w:t xml:space="preserve">. </w:t>
      </w:r>
      <w:ins w:id="95209" w:author="מנוע מכני" w:date="2026-10-11T12:04:39Z">
        <w:r>
          <w:rPr>
            <w:rtl/>
          </w:rPr>
          <w:t xml:space="preserve">סבר</w:t>
        </w:r>
      </w:ins>
      <w:del w:id="95210" w:author="מנוע מכני" w:date="2026-10-11T12:04:39Z">
        <w:r w:rsidRPr="006F178A">
          <w:rPr>
            <w:rtl/>
          </w:rPr>
          <w:delText xml:space="preserve">ס"ל</w:delText>
        </w:r>
      </w:del>
      <w:r w:rsidRPr="006F178A">
        <w:rPr>
          <w:rtl/>
        </w:rPr>
        <w:t xml:space="preserve"> </w:t>
      </w:r>
      <w:ins w:id="100835" w:author="קלוד" w:date="2026-10-11T13:11:34Z">
        <w:r>
          <w:rPr>
            <w:rtl/>
          </w:rPr>
          <w:t xml:space="preserve">שיום</w:t>
        </w:r>
      </w:ins>
      <w:del w:id="100836" w:author="קלוד" w:date="2026-10-11T13:11:34Z">
        <w:r w:rsidRPr="006F178A">
          <w:rPr>
            <w:rtl/>
          </w:rPr>
          <w:delText xml:space="preserve">דיום</w:delText>
        </w:r>
      </w:del>
      <w:r w:rsidRPr="006F178A">
        <w:rPr>
          <w:rtl/>
        </w:rPr>
        <w:t xml:space="preserve"> אחד הוסיף משה מדעתו.</w:t>
      </w:r>
    </w:p>
    <w:p>
      <w:pPr>
        <w:pStyle w:val="38"/>
        <w:rPr>
          <w:ins w:id="97979" w:author="מנוע מכני" w:date="2026-10-11T12:04:39Z"/>
        </w:rPr>
      </w:pPr>
      <w:r w:rsidRPr="006F178A">
        <w:t xml:space="preserve">דתניא</w:t>
      </w:r>
      <w:r w:rsidRPr="006F178A">
        <w:t xml:space="preserve">:</w:t>
      </w:r>
    </w:p>
    <w:p w:rsidR="00E9703F" w:rsidRPr="006F178A" w:rsidRDefault="00E9703F" w:rsidP="00E9703F">
      <w:pPr>
        <w:rPr>
          <w:rtl/>
        </w:rPr>
      </w:pPr>
      <w:del w:id="97980" w:author="מנוע מכני" w:date="2026-10-11T12:04:39Z">
        <w:r w:rsidRPr="006F178A">
          <w:rPr>
            <w:rtl/>
          </w:rPr>
          <w:delText xml:space="preserve"> </w:delText>
        </w:r>
      </w:del>
      <w:r w:rsidRPr="006F178A">
        <w:rPr>
          <w:rtl/>
        </w:rPr>
        <w:t xml:space="preserve">שלשה דברים עשה משה מדעתו </w:t>
      </w:r>
      <w:r>
        <w:rPr>
          <w:rtl/>
        </w:rPr>
        <w:t>וכו'</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פז.</w:t>
      </w:r>
    </w:p>
    <w:p>
      <w:pPr>
        <w:pStyle w:val="afffff8"/>
        <w:rPr>
          <w:ins w:id="90679" w:author="קלוד" w:date="2026-10-11T12:33:55Z"/>
        </w:rPr>
      </w:pPr>
      <w:ins w:id="90680" w:author="קלוד" w:date="2026-10-11T12:33:55Z">
        <w:r>
          <w:rPr>
            <w:color w:val="7B3F00"/>
          </w:rPr>
          <w:t xml:space="preserve">שלשה דברים עשה משה מדעתו - והסכים הקב"ה</w:t>
        </w:r>
      </w:ins>
    </w:p>
    <w:p w:rsidR="00E9703F" w:rsidRDefault="00E9703F" w:rsidP="00E9703F">
      <w:pPr>
        <w:rPr>
          <w:rStyle w:val="afffe"/>
          <w:rFonts w:ascii="Fb Fontext" w:hAnsi="Fb Fontext"/>
          <w:rtl/>
        </w:rPr>
      </w:pPr>
      <w:r w:rsidRPr="006F178A">
        <w:rPr>
          <w:rStyle w:val="afffe"/>
          <w:rFonts w:ascii="Fb Fontext" w:hAnsi="Fb Fontext"/>
          <w:rtl/>
        </w:rPr>
        <w:t xml:space="preserve">שלשה דברים עשה משה מדעתו והסכים </w:t>
      </w:r>
      <w:r w:rsidRPr="006F178A">
        <w:rPr>
          <w:rStyle w:val="afffe"/>
          <w:rFonts w:ascii="Fb Fontext" w:hAnsi="Fb Fontext"/>
          <w:rtl/>
        </w:rPr>
        <w:t xml:space="preserve">הקב"ה</w:t>
      </w:r>
      <w:r w:rsidRPr="006F178A">
        <w:rPr>
          <w:rStyle w:val="afffe"/>
          <w:rFonts w:ascii="Fb Fontext" w:hAnsi="Fb Fontext"/>
          <w:rtl/>
        </w:rPr>
        <w:t xml:space="preserve"> עמו</w:t>
      </w:r>
    </w:p>
    <w:p w:rsidR="00E9703F" w:rsidRPr="006F178A" w:rsidRDefault="00E9703F" w:rsidP="00E9703F">
      <w:pPr>
        <w:rPr>
          <w:rtl/>
        </w:rPr>
      </w:pPr>
      <w:r w:rsidRPr="006F178A">
        <w:rPr>
          <w:rStyle w:val="afffe"/>
          <w:rFonts w:ascii="Fb Fontext" w:hAnsi="Fb Fontext"/>
          <w:rtl/>
        </w:rPr>
        <w:t>הוסיף יום אחד מדעתו</w:t>
      </w:r>
      <w:r w:rsidRPr="006F178A">
        <w:rPr>
          <w:rtl/>
        </w:rPr>
        <w:t xml:space="preserve">. היום ומחר - היום כמחר, מה למחר - לילו עמו, אף היום - לילו עמו. </w:t>
      </w:r>
      <w:ins w:id="100851" w:author="קלוד" w:date="2026-10-11T13:11:34Z">
        <w:r>
          <w:rPr>
            <w:rtl/>
          </w:rPr>
          <w:t xml:space="preserve">והלילה</w:t>
        </w:r>
      </w:ins>
      <w:del w:id="100852" w:author="קלוד" w:date="2026-10-11T13:11:34Z">
        <w:r w:rsidRPr="006F178A">
          <w:rPr>
            <w:rtl/>
          </w:rPr>
          <w:delText xml:space="preserve">ו</w:delText>
        </w:r>
        <w:r>
          <w:rPr>
            <w:rFonts w:hint="cs"/>
            <w:rtl/>
          </w:rPr>
          <w:delText xml:space="preserve">הוצא</w:delText>
        </w:r>
      </w:del>
      <w:r>
        <w:rPr>
          <w:rFonts w:hint="cs"/>
          <w:rtl/>
        </w:rPr>
        <w:t xml:space="preserve"> </w:t>
      </w:r>
      <w:ins w:id="100849" w:author="קלוד" w:date="2026-10-11T13:11:34Z">
        <w:r>
          <w:rPr>
            <w:rtl/>
          </w:rPr>
          <w:t xml:space="preserve">של</w:t>
        </w:r>
      </w:ins>
      <w:del w:id="100850" w:author="קלוד" w:date="2026-10-11T13:11:34Z">
        <w:r w:rsidRPr="006F178A">
          <w:rPr>
            <w:rtl/>
          </w:rPr>
          <w:delText xml:space="preserve">לילה</w:delText>
        </w:r>
      </w:del>
      <w:r w:rsidRPr="006F178A">
        <w:rPr>
          <w:rtl/>
        </w:rPr>
        <w:t xml:space="preserve"> </w:t>
      </w:r>
      <w:ins w:id="100847" w:author="קלוד" w:date="2026-10-11T13:11:34Z">
        <w:r>
          <w:rPr>
            <w:rtl/>
          </w:rPr>
          <w:t xml:space="preserve">עכשיו כבר יצא.</w:t>
        </w:r>
      </w:ins>
      <w:del w:id="100848" w:author="קלוד" w:date="2026-10-11T13:11:34Z">
        <w:r w:rsidRPr="006F178A">
          <w:rPr>
            <w:rtl/>
          </w:rPr>
          <w:delText xml:space="preserve">ד</w:delText>
        </w:r>
        <w:r>
          <w:rPr>
            <w:rFonts w:hint="cs"/>
            <w:rtl/>
          </w:rPr>
          <w:delText xml:space="preserve">עכשיו</w:delText>
        </w:r>
        <w:r w:rsidRPr="006F178A">
          <w:rPr>
            <w:rtl/>
          </w:rPr>
          <w:delText xml:space="preserve">.</w:delText>
        </w:r>
      </w:del>
      <w:r w:rsidRPr="006F178A">
        <w:rPr>
          <w:rtl/>
        </w:rPr>
        <w:t xml:space="preserve"> </w:t>
      </w:r>
      <w:r w:rsidRPr="006F178A">
        <w:rPr>
          <w:rtl/>
        </w:rPr>
        <w:t xml:space="preserve">ש"מ</w:t>
      </w:r>
      <w:r w:rsidRPr="006F178A">
        <w:rPr>
          <w:rtl/>
        </w:rPr>
        <w:t xml:space="preserve"> - </w:t>
      </w:r>
      <w:ins w:id="93043" w:author="מנוע מכני" w:date="2026-10-11T12:04:39Z">
        <w:r>
          <w:rPr>
            <w:rtl/>
          </w:rPr>
          <w:t xml:space="preserve">שני</w:t>
        </w:r>
      </w:ins>
      <w:del w:id="93044" w:author="מנוע מכני" w:date="2026-10-11T12:04:39Z">
        <w:r w:rsidRPr="006F178A">
          <w:rPr>
            <w:rtl/>
          </w:rPr>
          <w:delText xml:space="preserve">תרי</w:delText>
        </w:r>
      </w:del>
      <w:r w:rsidRPr="006F178A">
        <w:rPr>
          <w:rtl/>
        </w:rPr>
        <w:t xml:space="preserve"> </w:t>
      </w:r>
      <w:ins w:id="100845" w:author="קלוד" w:date="2026-10-11T13:11:34Z">
        <w:r>
          <w:rPr>
            <w:rtl/>
          </w:rPr>
          <w:t xml:space="preserve">ימים</w:t>
        </w:r>
      </w:ins>
      <w:del w:id="100846" w:author="קלוד" w:date="2026-10-11T13:11:34Z">
        <w:r w:rsidRPr="006F178A">
          <w:rPr>
            <w:rtl/>
          </w:rPr>
          <w:delText xml:space="preserve">יומי</w:delText>
        </w:r>
      </w:del>
      <w:r w:rsidRPr="006F178A">
        <w:rPr>
          <w:rtl/>
        </w:rPr>
        <w:t xml:space="preserve"> </w:t>
      </w:r>
      <w:ins w:id="94503" w:author="מנוע מכני" w:date="2026-10-11T12:04:39Z">
        <w:r>
          <w:rPr>
            <w:rtl/>
          </w:rPr>
          <w:t xml:space="preserve">חוץ </w:t>
        </w:r>
        <w:ins w:id="100843" w:author="קלוד" w:date="2026-10-11T13:11:34Z">
          <w:r>
            <w:rPr>
              <w:rtl/>
            </w:rPr>
            <w:t xml:space="preserve">מהיום.</w:t>
          </w:r>
        </w:ins>
        <w:del w:id="100844" w:author="קלוד" w:date="2026-10-11T13:11:34Z">
          <w:r>
            <w:rPr>
              <w:rtl/>
            </w:rPr>
            <w:delText xml:space="preserve">מ</w:delText>
          </w:r>
          <w:r w:rsidRPr="006F178A">
            <w:rPr>
              <w:rtl/>
            </w:rPr>
            <w:delText xml:space="preserve">האידנא.</w:delText>
          </w:r>
        </w:del>
      </w:ins>
      <w:del w:id="94504" w:author="מנוע מכני" w:date="2026-10-11T12:04:39Z">
        <w:r w:rsidRPr="006F178A">
          <w:rPr>
            <w:rtl/>
          </w:rPr>
          <w:delText xml:space="preserve">לבר מ</w:delText>
        </w:r>
      </w:del>
    </w:p>
    <w:p w:rsidR="00E9703F" w:rsidRPr="006F178A" w:rsidRDefault="00E9703F" w:rsidP="00E9703F">
      <w:pPr>
        <w:rPr>
          <w:rtl/>
        </w:rPr>
      </w:pPr>
      <w:r w:rsidRPr="006F178A">
        <w:rPr>
          <w:rtl/>
        </w:rPr>
        <w:t xml:space="preserve">הסכים </w:t>
      </w:r>
      <w:r w:rsidRPr="006F178A">
        <w:rPr>
          <w:rtl/>
        </w:rPr>
        <w:t xml:space="preserve">הקב"ה</w:t>
      </w:r>
      <w:r w:rsidRPr="006F178A">
        <w:rPr>
          <w:rtl/>
        </w:rPr>
        <w:t xml:space="preserve"> על ידו - </w:t>
      </w:r>
      <w:ins w:id="100855" w:author="קלוד" w:date="2026-10-11T13:11:34Z">
        <w:r>
          <w:rPr>
            <w:rtl/>
          </w:rPr>
          <w:t xml:space="preserve">שלא</w:t>
        </w:r>
      </w:ins>
      <w:del w:id="100856" w:author="קלוד" w:date="2026-10-11T13:11:34Z">
        <w:r w:rsidRPr="006F178A">
          <w:rPr>
            <w:rtl/>
          </w:rPr>
          <w:delText xml:space="preserve">דלא</w:delText>
        </w:r>
      </w:del>
      <w:r w:rsidRPr="006F178A">
        <w:rPr>
          <w:rtl/>
        </w:rPr>
        <w:t xml:space="preserve"> </w:t>
      </w:r>
      <w:r w:rsidRPr="006F178A">
        <w:rPr>
          <w:rFonts w:hint="cs"/>
          <w:rtl/>
        </w:rPr>
        <w:t xml:space="preserve">השרה שכינתו עד בוקר </w:t>
      </w:r>
      <w:ins w:id="100853" w:author="קלוד" w:date="2026-10-11T13:11:34Z">
        <w:r>
          <w:rPr>
            <w:rFonts w:hint="cs"/>
            <w:rtl/>
          </w:rPr>
          <w:t xml:space="preserve">השבת.</w:t>
        </w:r>
      </w:ins>
      <w:del w:id="100854" w:author="קלוד" w:date="2026-10-11T13:11:34Z">
        <w:r w:rsidRPr="006F178A">
          <w:rPr>
            <w:rFonts w:hint="cs"/>
            <w:rtl/>
          </w:rPr>
          <w:delText xml:space="preserve">דשבת </w:delText>
        </w:r>
        <w:r w:rsidRPr="006F178A">
          <w:rPr>
            <w:rtl/>
          </w:rPr>
          <w:delText xml:space="preserve">.</w:delText>
        </w:r>
      </w:del>
    </w:p>
    <w:p w:rsidR="00E9703F" w:rsidRPr="004640F6" w:rsidRDefault="00E9703F" w:rsidP="00E9703F">
      <w:pPr>
        <w:rPr>
          <w:spacing w:val="-4"/>
          <w:rtl/>
        </w:rPr>
      </w:pPr>
      <w:r w:rsidRPr="004640F6">
        <w:rPr>
          <w:rStyle w:val="afffe"/>
          <w:rFonts w:ascii="Fb Fontext" w:hAnsi="Fb Fontext"/>
          <w:spacing w:val="-4"/>
          <w:rtl/>
        </w:rPr>
        <w:t xml:space="preserve">ופירש מן </w:t>
      </w:r>
      <w:ins w:id="100865" w:author="קלוד" w:date="2026-10-11T13:11:34Z">
        <w:r>
          <w:rPr>
            <w:rStyle w:val="afffe"/>
            <w:rFonts w:ascii="Fb Fontext" w:hAnsi="Fb Fontext"/>
            <w:spacing w:val="-4"/>
            <w:rtl/>
          </w:rPr>
          <w:t xml:space="preserve">האשה:</w:t>
        </w:r>
      </w:ins>
      <w:del w:id="100866" w:author="קלוד" w:date="2026-10-11T13:11:34Z">
        <w:r w:rsidRPr="004640F6">
          <w:rPr>
            <w:rStyle w:val="afffe"/>
            <w:rFonts w:ascii="Fb Fontext" w:hAnsi="Fb Fontext"/>
            <w:spacing w:val="-4"/>
            <w:rtl/>
          </w:rPr>
          <w:delText xml:space="preserve">האשה.</w:delText>
        </w:r>
      </w:del>
      <w:r w:rsidRPr="004640F6">
        <w:rPr>
          <w:rStyle w:val="afffe"/>
          <w:rFonts w:ascii="Fb Fontext" w:hAnsi="Fb Fontext"/>
          <w:spacing w:val="-4"/>
          <w:rtl/>
        </w:rPr>
        <w:t xml:space="preserve"> </w:t>
      </w:r>
      <w:ins w:id="100863" w:author="קלוד" w:date="2026-10-11T13:11:34Z">
        <w:r>
          <w:rPr>
            <w:spacing w:val="-4"/>
            <w:rtl/>
          </w:rPr>
          <w:t xml:space="preserve">למד</w:t>
        </w:r>
      </w:ins>
      <w:del w:id="100864" w:author="קלוד" w:date="2026-10-11T13:11:34Z">
        <w:r w:rsidRPr="004640F6">
          <w:rPr>
            <w:spacing w:val="-4"/>
            <w:rtl/>
          </w:rPr>
          <w:delText xml:space="preserve">יליף</w:delText>
        </w:r>
      </w:del>
      <w:r w:rsidRPr="004640F6">
        <w:rPr>
          <w:spacing w:val="-4"/>
          <w:rtl/>
        </w:rPr>
        <w:t xml:space="preserve"> </w:t>
      </w:r>
      <w:r w:rsidRPr="004640F6">
        <w:rPr>
          <w:spacing w:val="-4"/>
          <w:rtl/>
        </w:rPr>
        <w:t xml:space="preserve">ק"ו</w:t>
      </w:r>
      <w:r w:rsidRPr="004640F6">
        <w:rPr>
          <w:spacing w:val="-4"/>
          <w:rtl/>
        </w:rPr>
        <w:t xml:space="preserve"> </w:t>
      </w:r>
      <w:ins w:id="100861" w:author="קלוד" w:date="2026-10-11T13:11:34Z">
        <w:r>
          <w:rPr>
            <w:spacing w:val="-4"/>
            <w:rtl/>
          </w:rPr>
          <w:t xml:space="preserve">מישראל,</w:t>
        </w:r>
      </w:ins>
      <w:del w:id="100862" w:author="קלוד" w:date="2026-10-11T13:11:34Z">
        <w:r w:rsidRPr="004640F6">
          <w:rPr>
            <w:spacing w:val="-4"/>
            <w:rtl/>
          </w:rPr>
          <w:delText xml:space="preserve">מישראל</w:delText>
        </w:r>
      </w:del>
      <w:r w:rsidRPr="004640F6">
        <w:rPr>
          <w:spacing w:val="-4"/>
          <w:rtl/>
        </w:rPr>
        <w:t xml:space="preserve"> </w:t>
      </w:r>
      <w:ins w:id="100859" w:author="קלוד" w:date="2026-10-11T13:11:34Z">
        <w:r>
          <w:rPr>
            <w:spacing w:val="-4"/>
            <w:rtl/>
          </w:rPr>
          <w:t xml:space="preserve">שהיו</w:t>
        </w:r>
      </w:ins>
      <w:del w:id="100860" w:author="קלוד" w:date="2026-10-11T13:11:34Z">
        <w:r w:rsidRPr="004640F6">
          <w:rPr>
            <w:spacing w:val="-4"/>
            <w:rtl/>
          </w:rPr>
          <w:delText xml:space="preserve">דהיו</w:delText>
        </w:r>
      </w:del>
      <w:r w:rsidRPr="004640F6">
        <w:rPr>
          <w:spacing w:val="-4"/>
          <w:rtl/>
        </w:rPr>
        <w:t xml:space="preserve"> נכונים </w:t>
      </w:r>
      <w:ins w:id="100857" w:author="קלוד" w:date="2026-10-11T13:11:34Z">
        <w:r>
          <w:rPr>
            <w:rStyle w:val="afffffe"/>
            <w:spacing w:val="-4"/>
            <w:rtl/>
          </w:rPr>
          <w:t xml:space="preserve">לשעה אחת</w:t>
        </w:r>
        <w:r>
          <w:rPr>
            <w:spacing w:val="-4"/>
            <w:rtl/>
          </w:rPr>
          <w:t xml:space="preserve">, לעצמו,</w:t>
        </w:r>
      </w:ins>
      <w:del w:id="100858" w:author="קלוד" w:date="2026-10-11T13:11:34Z">
        <w:r w:rsidRPr="004640F6">
          <w:rPr>
            <w:spacing w:val="-4"/>
            <w:rtl/>
          </w:rPr>
          <w:delText xml:space="preserve">לעצמו</w:delText>
        </w:r>
      </w:del>
      <w:r w:rsidRPr="004640F6">
        <w:rPr>
          <w:spacing w:val="-4"/>
          <w:rtl/>
        </w:rPr>
        <w:t xml:space="preserve"> שכל שעה ושעה שכינה מדברת עמו וכו'.</w:t>
      </w:r>
    </w:p>
    <w:p w:rsidR="00E9703F" w:rsidRPr="006F178A" w:rsidRDefault="00E9703F" w:rsidP="00E9703F">
      <w:pPr>
        <w:rPr>
          <w:rtl/>
        </w:rPr>
      </w:pPr>
      <w:r w:rsidRPr="006F178A">
        <w:rPr>
          <w:rtl/>
        </w:rPr>
        <w:t xml:space="preserve">הסכים </w:t>
      </w:r>
      <w:r w:rsidRPr="006F178A">
        <w:rPr>
          <w:rtl/>
        </w:rPr>
        <w:t xml:space="preserve">הקב"ה</w:t>
      </w:r>
      <w:r w:rsidRPr="006F178A">
        <w:rPr>
          <w:rtl/>
        </w:rPr>
        <w:t xml:space="preserve"> על ידו </w:t>
      </w:r>
      <w:ins w:id="100871" w:author="קלוד" w:date="2026-10-11T13:11:34Z">
        <w:r>
          <w:rPr>
            <w:rtl/>
          </w:rPr>
          <w:t xml:space="preserve">- שנאמר 'לֵךְ</w:t>
        </w:r>
      </w:ins>
      <w:del w:id="100872" w:author="קלוד" w:date="2026-10-11T13:11:34Z">
        <w:r w:rsidRPr="006F178A">
          <w:rPr>
            <w:rtl/>
          </w:rPr>
          <w:delText xml:space="preserve">–</w:delText>
        </w:r>
        <w:r w:rsidRPr="00784B8D">
          <w:rPr>
            <w:rStyle w:val="afffff0"/>
            <w:rtl/>
          </w:rPr>
          <w:delText xml:space="preserve">ד</w:delText>
        </w:r>
        <w:r w:rsidRPr="00784B8D">
          <w:rPr>
            <w:rStyle w:val="afffff0"/>
            <w:rFonts w:hint="cs"/>
            <w:rtl/>
          </w:rPr>
          <w:delText xml:space="preserve">'</w:delText>
        </w:r>
        <w:r>
          <w:rPr>
            <w:rStyle w:val="afffff0"/>
            <w:rtl/>
          </w:rPr>
          <w:delText xml:space="preserve">לֵךְ</w:delText>
        </w:r>
      </w:del>
      <w:ins w:id="91119" w:author="Claude - סמנטי" w:date="2026-10-11T12:28:21Z">
        <w:r>
          <w:rPr>
            <w:rStyle w:val="afffff0"/>
            <w:rtl/>
          </w:rPr>
          <w:t xml:space="preserve"> אֱמֹר לָהֶם שׁוּבוּ לָכֶם לְאָהֳלֵיכֶם</w:t>
        </w:r>
      </w:ins>
      <w:del w:id="91120" w:author="Claude - סמנטי" w:date="2026-10-11T12:28:21Z">
        <w:r w:rsidRPr="00784B8D">
          <w:rPr>
            <w:rStyle w:val="afffff0"/>
            <w:rtl/>
          </w:rPr>
          <w:delText xml:space="preserve">לך </w:delText>
        </w:r>
        <w:r w:rsidRPr="00784B8D">
          <w:rPr>
            <w:rStyle w:val="afffff0"/>
            <w:rtl/>
          </w:rPr>
          <w:delText xml:space="preserve">אמר</w:delText>
        </w:r>
        <w:r w:rsidRPr="00784B8D">
          <w:rPr>
            <w:rStyle w:val="afffff0"/>
            <w:rtl/>
          </w:rPr>
          <w:delText xml:space="preserve"> להם שובו לכם לאהליכם</w:delText>
        </w:r>
      </w:del>
      <w:r w:rsidRPr="00784B8D">
        <w:rPr>
          <w:rStyle w:val="afffff0"/>
          <w:rFonts w:hint="cs"/>
          <w:rtl/>
        </w:rPr>
        <w:t>'</w:t>
      </w:r>
      <w:r w:rsidRPr="006F178A">
        <w:rPr>
          <w:rtl/>
        </w:rPr>
        <w:t xml:space="preserve"> </w:t>
      </w:r>
      <w:ins w:id="100869" w:author="קלוד" w:date="2026-10-11T13:11:34Z">
        <w:r>
          <w:rPr>
            <w:rtl/>
          </w:rPr>
          <w:t xml:space="preserve">וכתוב</w:t>
        </w:r>
      </w:ins>
      <w:del w:id="100870" w:author="קלוד" w:date="2026-10-11T13:11:34Z">
        <w:r w:rsidRPr="006F178A">
          <w:rPr>
            <w:rtl/>
          </w:rPr>
          <w:delText xml:space="preserve">וכתיב</w:delText>
        </w:r>
      </w:del>
      <w:r w:rsidRPr="006F178A">
        <w:rPr>
          <w:rtl/>
        </w:rPr>
        <w:t xml:space="preserve"> </w:t>
      </w:r>
      <w:ins w:id="100867" w:author="קלוד" w:date="2026-10-11T13:11:34Z">
        <w:r>
          <w:rPr>
            <w:rtl/>
          </w:rPr>
          <w:t xml:space="preserve">אחריו</w:t>
        </w:r>
      </w:ins>
      <w:del w:id="100868" w:author="קלוד" w:date="2026-10-11T13:11:34Z">
        <w:r w:rsidRPr="006F178A">
          <w:rPr>
            <w:rtl/>
          </w:rPr>
          <w:delText xml:space="preserve">בתריה</w:delText>
        </w:r>
      </w:del>
      <w:r w:rsidRPr="006F178A">
        <w:rPr>
          <w:rtl/>
        </w:rPr>
        <w:t xml:space="preserve"> </w:t>
      </w:r>
      <w:r w:rsidRPr="00784B8D">
        <w:rPr>
          <w:rStyle w:val="afffff0"/>
          <w:rFonts w:hint="cs"/>
          <w:rtl/>
        </w:rPr>
        <w:t>'</w:t>
      </w:r>
      <w:ins w:id="91117" w:author="Claude - סמנטי" w:date="2026-10-11T12:28:21Z">
        <w:r>
          <w:rPr>
            <w:rStyle w:val="afffff0"/>
            <w:rtl/>
          </w:rPr>
          <w:t xml:space="preserve">וְאַתָּה פֹּה עֲמֹד עִמָּדִי</w:t>
        </w:r>
      </w:ins>
      <w:del w:id="91118" w:author="Claude - סמנטי" w:date="2026-10-11T12:28:21Z">
        <w:r w:rsidRPr="00784B8D">
          <w:rPr>
            <w:rStyle w:val="afffff0"/>
            <w:rtl/>
          </w:rPr>
          <w:delText xml:space="preserve">ואתה פה עמד עמדי</w:delText>
        </w:r>
      </w:del>
      <w:r w:rsidRPr="00784B8D">
        <w:rPr>
          <w:rStyle w:val="afffff0"/>
          <w:rFonts w:hint="cs"/>
          <w:rtl/>
        </w:rPr>
        <w:t>'</w:t>
      </w:r>
      <w:r w:rsidRPr="00784B8D">
        <w:rPr>
          <w:rStyle w:val="afffff0"/>
          <w:rtl/>
        </w:rPr>
        <w:t>.</w:t>
      </w:r>
    </w:p>
    <w:p>
      <w:pPr>
        <w:pStyle w:val="38"/>
        <w:rPr>
          <w:ins w:id="97981" w:author="מנוע מכני" w:date="2026-10-11T12:04:39Z"/>
        </w:rPr>
      </w:pPr>
      <w:r>
        <w:tab/>
      </w:r>
      <w:r w:rsidRPr="006F178A">
        <w:tab/>
      </w:r>
      <w:r w:rsidRPr="006F178A">
        <w:tab/>
        <w:t>ו</w:t>
      </w:r>
      <w:r w:rsidRPr="004C00C0">
        <w:t xml:space="preserve">א"ד</w:t>
      </w:r>
      <w:r w:rsidRPr="004C00C0">
        <w:t xml:space="preserve">:</w:t>
      </w:r>
    </w:p>
    <w:p w:rsidR="00E9703F" w:rsidRPr="006F178A" w:rsidRDefault="00E9703F" w:rsidP="00E9703F">
      <w:pPr>
        <w:rPr>
          <w:rtl/>
        </w:rPr>
      </w:pPr>
      <w:del w:id="97982" w:author="מנוע מכני" w:date="2026-10-11T12:04:39Z">
        <w:r w:rsidRPr="00784B8D">
          <w:rPr>
            <w:rStyle w:val="afffff0"/>
            <w:rtl/>
          </w:rPr>
          <w:delText xml:space="preserve"> </w:delText>
        </w:r>
      </w:del>
      <w:r w:rsidRPr="00784B8D">
        <w:rPr>
          <w:rStyle w:val="afffff0"/>
          <w:rFonts w:hint="cs"/>
          <w:rtl/>
        </w:rPr>
        <w:t>'</w:t>
      </w:r>
      <w:ins w:id="91121" w:author="Claude - סמנטי" w:date="2026-10-11T12:28:21Z">
        <w:r>
          <w:rPr>
            <w:rStyle w:val="afffff0"/>
            <w:rtl/>
          </w:rPr>
          <w:t xml:space="preserve">פֶּה אֶל פֶּה אֲדַבֶּר בּוֹ</w:t>
        </w:r>
      </w:ins>
      <w:del w:id="91122" w:author="Claude - סמנטי" w:date="2026-10-11T12:28:21Z">
        <w:r w:rsidRPr="00784B8D">
          <w:rPr>
            <w:rStyle w:val="afffff0"/>
            <w:rtl/>
          </w:rPr>
          <w:delText xml:space="preserve">פה אל פה אדבר בו</w:delText>
        </w:r>
      </w:del>
      <w:r w:rsidRPr="00784B8D">
        <w:rPr>
          <w:rStyle w:val="afffff0"/>
          <w:rFonts w:hint="cs"/>
          <w:rtl/>
        </w:rPr>
        <w:t>'</w:t>
      </w:r>
      <w:r w:rsidRPr="00784B8D">
        <w:rPr>
          <w:rStyle w:val="afffff0"/>
          <w:rtl/>
        </w:rPr>
        <w:t>.</w:t>
      </w:r>
    </w:p>
    <w:p w:rsidR="00E9703F" w:rsidRDefault="00E9703F" w:rsidP="00E9703F">
      <w:pPr>
        <w:rPr>
          <w:rtl/>
        </w:rPr>
      </w:pPr>
      <w:r w:rsidRPr="006F178A">
        <w:rPr>
          <w:rStyle w:val="afffe"/>
          <w:rtl/>
        </w:rPr>
        <w:t>שבר את הלוחות</w:t>
      </w:r>
      <w:r w:rsidRPr="006F178A">
        <w:rPr>
          <w:rtl/>
        </w:rPr>
        <w:t xml:space="preserve">. ומה פסח שהוא אחד </w:t>
      </w:r>
      <w:r w:rsidRPr="006F178A">
        <w:rPr>
          <w:rStyle w:val="2fb"/>
          <w:rtl/>
        </w:rPr>
        <w:t xml:space="preserve">מתרי"ג</w:t>
      </w:r>
      <w:r w:rsidRPr="006F178A">
        <w:rPr>
          <w:rtl/>
        </w:rPr>
        <w:t xml:space="preserve"> מצות, אמרה תורה</w:t>
      </w:r>
      <w:r w:rsidRPr="00784B8D">
        <w:rPr>
          <w:rStyle w:val="afffff0"/>
          <w:rtl/>
        </w:rPr>
        <w:t xml:space="preserve"> </w:t>
      </w:r>
      <w:r w:rsidRPr="00784B8D">
        <w:rPr>
          <w:rStyle w:val="afffff0"/>
          <w:rFonts w:hint="cs"/>
          <w:rtl/>
        </w:rPr>
        <w:t>'</w:t>
      </w:r>
      <w:ins w:id="91123" w:author="Claude - סמנטי" w:date="2026-10-11T12:28:21Z">
        <w:r>
          <w:rPr>
            <w:rStyle w:val="afffff0"/>
            <w:rtl/>
          </w:rPr>
          <w:t xml:space="preserve">כָּל בֶּן נֵכָר לֹא יֹאכַל בּוֹ</w:t>
        </w:r>
      </w:ins>
      <w:del w:id="91124" w:author="Claude - סמנטי" w:date="2026-10-11T12:28:21Z">
        <w:r w:rsidRPr="00784B8D">
          <w:rPr>
            <w:rStyle w:val="afffff0"/>
            <w:rtl/>
          </w:rPr>
          <w:delText xml:space="preserve">כל בן נכר </w:delText>
        </w:r>
        <w:r w:rsidRPr="00784B8D">
          <w:rPr>
            <w:rStyle w:val="afffff0"/>
            <w:rtl/>
          </w:rPr>
          <w:delText xml:space="preserve">לא</w:delText>
        </w:r>
        <w:r w:rsidRPr="00784B8D">
          <w:rPr>
            <w:rStyle w:val="afffff0"/>
            <w:rtl/>
          </w:rPr>
          <w:delText xml:space="preserve"> יאכל בו</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Style w:val="afffe"/>
          <w:rtl/>
        </w:rPr>
        <w:tab/>
      </w:r>
      <w:r w:rsidRPr="006F178A">
        <w:rPr>
          <w:rStyle w:val="afffe"/>
          <w:rtl/>
        </w:rPr>
        <w:tab/>
      </w:r>
      <w:r w:rsidRPr="006F178A">
        <w:rPr>
          <w:rStyle w:val="afffe"/>
          <w:rtl/>
        </w:rPr>
        <w:tab/>
      </w:r>
      <w:r w:rsidRPr="006F178A">
        <w:rPr>
          <w:rtl/>
        </w:rPr>
        <w:t xml:space="preserve">התורה כולה וישראל משומדים </w:t>
      </w:r>
      <w:ins w:id="100873" w:author="קלוד" w:date="2026-10-11T13:11:34Z">
        <w:r>
          <w:rPr>
            <w:rtl/>
          </w:rPr>
          <w:t xml:space="preserve">- עאכו"כ.</w:t>
        </w:r>
      </w:ins>
      <w:del w:id="100874" w:author="קלוד" w:date="2026-10-11T13:11:34Z">
        <w:r w:rsidRPr="006F178A">
          <w:rPr>
            <w:rtl/>
          </w:rPr>
          <w:delText xml:space="preserve">–עאכו"כ.</w:delText>
        </w:r>
      </w:del>
    </w:p>
    <w:p w:rsidR="00E9703F" w:rsidRPr="006F178A" w:rsidRDefault="00E9703F" w:rsidP="00E9703F">
      <w:pPr>
        <w:rPr>
          <w:rtl/>
        </w:rPr>
      </w:pPr>
      <w:r w:rsidRPr="006F178A">
        <w:rPr>
          <w:rtl/>
        </w:rPr>
        <w:t xml:space="preserve">הסכים </w:t>
      </w:r>
      <w:r w:rsidRPr="006F178A">
        <w:rPr>
          <w:rtl/>
        </w:rPr>
        <w:t xml:space="preserve">הקב"ה</w:t>
      </w:r>
      <w:r w:rsidRPr="006F178A">
        <w:rPr>
          <w:rtl/>
        </w:rPr>
        <w:t xml:space="preserve"> על ידו </w:t>
      </w:r>
      <w:ins w:id="100881" w:author="קלוד" w:date="2026-10-11T13:11:34Z">
        <w:r>
          <w:rPr>
            <w:rtl/>
          </w:rPr>
          <w:t xml:space="preserve">-</w:t>
        </w:r>
      </w:ins>
      <w:del w:id="100882" w:author="קלוד" w:date="2026-10-11T13:11:34Z">
        <w:r>
          <w:rPr>
            <w:rtl/>
          </w:rPr>
          <w:delText xml:space="preserve">–</w:delText>
        </w:r>
      </w:del>
      <w:r w:rsidRPr="006F178A">
        <w:rPr>
          <w:rtl/>
        </w:rPr>
        <w:t xml:space="preserve"> </w:t>
      </w:r>
      <w:ins w:id="100879" w:author="קלוד" w:date="2026-10-11T13:11:34Z">
        <w:r>
          <w:rPr>
            <w:rtl/>
          </w:rPr>
          <w:t xml:space="preserve">שנאמר</w:t>
        </w:r>
      </w:ins>
      <w:del w:id="100880" w:author="קלוד" w:date="2026-10-11T13:11:34Z">
        <w:r w:rsidRPr="006F178A">
          <w:rPr>
            <w:rtl/>
          </w:rPr>
          <w:delText xml:space="preserve">ד</w:delText>
        </w:r>
        <w:r>
          <w:rPr>
            <w:rFonts w:hint="cs"/>
            <w:rtl/>
          </w:rPr>
          <w:delText xml:space="preserve">'</w:delText>
        </w:r>
        <w:r>
          <w:rPr>
            <w:rStyle w:val="afffff0"/>
            <w:rtl/>
          </w:rPr>
          <w:delText xml:space="preserve">אֲשֶׁר</w:delText>
        </w:r>
      </w:del>
      <w:ins w:id="91125" w:author="Claude - סמנטי" w:date="2026-10-11T12:28:21Z">
        <w:r>
          <w:rPr>
            <w:rStyle w:val="afffff0"/>
            <w:rtl/>
          </w:rPr>
          <w:t xml:space="preserve"> </w:t>
        </w:r>
        <w:ins w:id="100877" w:author="קלוד" w:date="2026-10-11T13:11:34Z">
          <w:r>
            <w:rPr>
              <w:rStyle w:val="afffff0"/>
              <w:rtl/>
            </w:rPr>
            <w:t xml:space="preserve">'אֲשֶׁר</w:t>
          </w:r>
        </w:ins>
        <w:del w:id="100878" w:author="קלוד" w:date="2026-10-11T13:11:34Z">
          <w:r>
            <w:rPr>
              <w:rStyle w:val="afffff0"/>
              <w:rtl/>
            </w:rPr>
            <w:delText xml:space="preserve">שִׁבַּרְתָּ</w:delText>
          </w:r>
          <w:r w:rsidRPr="00466BA5">
            <w:rPr>
              <w:rStyle w:val="afffff0"/>
              <w:rFonts w:hint="cs"/>
              <w:rtl/>
            </w:rPr>
            <w:delText xml:space="preserve">'</w:delText>
          </w:r>
        </w:del>
      </w:ins>
      <w:del w:id="91126" w:author="Claude - סמנטי" w:date="2026-10-11T12:28:21Z">
        <w:r w:rsidRPr="00466BA5">
          <w:rPr>
            <w:rStyle w:val="afffff0"/>
            <w:rtl/>
          </w:rPr>
          <w:delText xml:space="preserve">אשר שברת</w:delText>
        </w:r>
      </w:del>
      <w:r w:rsidRPr="006F178A">
        <w:rPr>
          <w:rtl/>
        </w:rPr>
        <w:t xml:space="preserve"> </w:t>
      </w:r>
      <w:ins w:id="100875" w:author="קלוד" w:date="2026-10-11T13:11:34Z">
        <w:r>
          <w:rPr>
            <w:rStyle w:val="2fb"/>
            <w:rtl/>
          </w:rPr>
          <w:t xml:space="preserve">שִׁבַּרְתָּ', ואר"ל:</w:t>
        </w:r>
      </w:ins>
      <w:del w:id="100876" w:author="קלוד" w:date="2026-10-11T13:11:34Z">
        <w:r w:rsidRPr="006F178A">
          <w:rPr>
            <w:rStyle w:val="2fb"/>
            <w:rtl/>
          </w:rPr>
          <w:delText xml:space="preserve">ואר"ל</w:delText>
        </w:r>
      </w:del>
      <w:r w:rsidRPr="006F178A">
        <w:rPr>
          <w:rtl/>
        </w:rPr>
        <w:t xml:space="preserve"> יישר כחך ששיברת.</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677" w:author="קלוד" w:date="2026-10-11T12:33:55Z"/>
        </w:rPr>
      </w:pPr>
      <w:ins w:id="90678" w:author="קלוד" w:date="2026-10-11T12:33:55Z">
        <w:r>
          <w:rPr>
            <w:color w:val="7B3F00"/>
          </w:rPr>
          <w:t xml:space="preserve">'וישב משה' ו'ויגד משה' - עונשה ושכרה</w:t>
        </w:r>
      </w:ins>
    </w:p>
    <w:p w:rsidR="00E9703F" w:rsidRDefault="00E9703F" w:rsidP="00E9703F">
      <w:pPr>
        <w:rPr>
          <w:rFonts w:ascii="Fb Fontext" w:hAnsi="Fb Fontext"/>
          <w:rtl/>
        </w:rPr>
      </w:pPr>
      <w:r w:rsidRPr="006F178A">
        <w:rPr>
          <w:rFonts w:ascii="Fb Fontext" w:hAnsi="Fb Fontext"/>
          <w:rtl/>
        </w:rPr>
        <w:t>•</w:t>
      </w:r>
      <w:r w:rsidRPr="00784B8D">
        <w:rPr>
          <w:rStyle w:val="afffff0"/>
          <w:rFonts w:hint="cs"/>
          <w:rtl/>
        </w:rPr>
        <w:t xml:space="preserve"> '</w:t>
      </w:r>
      <w:ins w:id="91127" w:author="Claude - סמנטי" w:date="2026-10-11T12:28:21Z">
        <w:r>
          <w:rPr>
            <w:rStyle w:val="afffff0"/>
            <w:rtl/>
          </w:rPr>
          <w:t xml:space="preserve">וַיָּשֶׁב מֹשֶׁה אֶת דִּבְרֵי הָעָם</w:t>
        </w:r>
      </w:ins>
      <w:del w:id="91128" w:author="Claude - סמנטי" w:date="2026-10-11T12:28:21Z">
        <w:r w:rsidRPr="00784B8D">
          <w:rPr>
            <w:rStyle w:val="afffff0"/>
            <w:rtl/>
          </w:rPr>
          <w:delText xml:space="preserve">וישב משה את דברי העם</w:delText>
        </w:r>
      </w:del>
      <w:r w:rsidRPr="00784B8D">
        <w:rPr>
          <w:rStyle w:val="afffff0"/>
          <w:rFonts w:hint="cs"/>
          <w:rtl/>
        </w:rPr>
        <w:t>'</w:t>
      </w:r>
      <w:r w:rsidRPr="00784B8D">
        <w:rPr>
          <w:rStyle w:val="afffff0"/>
          <w:rtl/>
        </w:rPr>
        <w:t xml:space="preserve"> </w:t>
      </w:r>
      <w:r w:rsidRPr="006F178A">
        <w:rPr>
          <w:rFonts w:ascii="Fb Fontext" w:hAnsi="Fb Fontext"/>
          <w:rtl/>
        </w:rPr>
        <w:t xml:space="preserve">ומאידך </w:t>
      </w:r>
      <w:r w:rsidRPr="00466BA5">
        <w:rPr>
          <w:rStyle w:val="afffff0"/>
          <w:rFonts w:hint="cs"/>
          <w:rtl/>
        </w:rPr>
        <w:t>'</w:t>
      </w:r>
      <w:r w:rsidRPr="00466BA5">
        <w:rPr>
          <w:rStyle w:val="afffff0"/>
          <w:rtl/>
        </w:rPr>
        <w:t xml:space="preserve">ויגד משה וכו</w:t>
      </w:r>
      <w:r w:rsidRPr="00466BA5">
        <w:rPr>
          <w:rStyle w:val="afffff0"/>
          <w:rtl/>
        </w:rPr>
        <w:t xml:space="preserve">' </w:t>
      </w:r>
      <w:r w:rsidRPr="006F178A">
        <w:rPr>
          <w:rFonts w:ascii="Fb Fontext" w:hAnsi="Fb Fontext"/>
          <w:rtl/>
        </w:rPr>
        <w:t xml:space="preserve">ושוב </w:t>
      </w:r>
      <w:r w:rsidRPr="006F178A">
        <w:rPr>
          <w:rFonts w:ascii="Fb Fontext" w:hAnsi="Fb Fontext"/>
          <w:rtl/>
        </w:rPr>
        <w:t xml:space="preserve">אמר</w:t>
      </w:r>
      <w:r w:rsidRPr="006F178A">
        <w:rPr>
          <w:rFonts w:ascii="Fb Fontext" w:hAnsi="Fb Fontext"/>
          <w:rtl/>
        </w:rPr>
        <w:t xml:space="preserve"> </w:t>
      </w:r>
      <w:r w:rsidRPr="006F178A">
        <w:rPr>
          <w:rFonts w:ascii="Fb Fontext" w:hAnsi="Fb Fontext"/>
          <w:rtl/>
        </w:rPr>
        <w:t xml:space="preserve">הקב"ה</w:t>
      </w:r>
      <w:r w:rsidRPr="006F178A">
        <w:rPr>
          <w:rFonts w:ascii="Fb Fontext" w:hAnsi="Fb Fontext"/>
          <w:rtl/>
        </w:rPr>
        <w:t xml:space="preserve"> למשה ואמר משה לישראל ואמרו ישראל למשה והשיב לפני הגבורה</w:t>
      </w:r>
    </w:p>
    <w:p w:rsidR="00E9703F" w:rsidRPr="006F178A" w:rsidRDefault="00E9703F" w:rsidP="00E9703F">
      <w:pPr>
        <w:rPr>
          <w:rStyle w:val="afffe"/>
          <w:rFonts w:ascii="Fb Fontext" w:hAnsi="Fb Fontext"/>
          <w:b/>
          <w:rtl/>
        </w:rPr>
      </w:pPr>
      <w:r w:rsidRPr="006F178A">
        <w:rPr>
          <w:rStyle w:val="afffe"/>
          <w:rFonts w:ascii="Fb Fontext" w:hAnsi="Fb Fontext"/>
          <w:b/>
          <w:rtl/>
        </w:rPr>
        <w:t>א.</w:t>
      </w:r>
      <w:r w:rsidRPr="006F178A">
        <w:rPr>
          <w:rtl/>
        </w:rPr>
        <w:t xml:space="preserve"> </w:t>
      </w:r>
      <w:ins w:id="100883" w:author="קלוד" w:date="2026-10-11T13:11:34Z">
        <w:r>
          <w:rPr>
            <w:rStyle w:val="2fb"/>
            <w:rtl/>
          </w:rPr>
          <w:t xml:space="preserve">ריב"י: </w:t>
        </w:r>
        <w:r>
          <w:rPr>
            <w:rStyle w:val="afffffe"/>
            <w:rtl/>
          </w:rPr>
          <w:t xml:space="preserve">זו</w:t>
        </w:r>
      </w:ins>
      <w:del w:id="100884" w:author="קלוד" w:date="2026-10-11T13:11:34Z">
        <w:r w:rsidRPr="006F178A">
          <w:rPr>
            <w:rStyle w:val="2fb"/>
            <w:rtl/>
          </w:rPr>
          <w:delText xml:space="preserve">ריב"י</w:delText>
        </w:r>
      </w:del>
      <w:r w:rsidRPr="006F178A">
        <w:rPr>
          <w:rtl/>
        </w:rPr>
        <w:t xml:space="preserve"> מצוות הגבלה.</w:t>
      </w:r>
    </w:p>
    <w:p w:rsidR="00E9703F" w:rsidRPr="006F178A" w:rsidRDefault="00E9703F" w:rsidP="00E9703F">
      <w:pPr>
        <w:rPr>
          <w:rtl/>
        </w:rPr>
      </w:pPr>
      <w:r w:rsidRPr="006F178A">
        <w:rPr>
          <w:rStyle w:val="afffe"/>
          <w:rFonts w:ascii="Fb Fontext" w:hAnsi="Fb Fontext"/>
          <w:b/>
          <w:rtl/>
        </w:rPr>
        <w:t>ב.</w:t>
      </w:r>
      <w:r w:rsidRPr="006F178A">
        <w:rPr>
          <w:rtl/>
        </w:rPr>
        <w:t xml:space="preserve"> </w:t>
      </w:r>
      <w:r w:rsidRPr="006F178A">
        <w:rPr>
          <w:rStyle w:val="2fb"/>
          <w:rtl/>
        </w:rPr>
        <w:t xml:space="preserve">לרבי</w:t>
      </w:r>
      <w:r w:rsidRPr="006F178A">
        <w:rPr>
          <w:rtl/>
        </w:rPr>
        <w:t xml:space="preserve"> בתחילה פירש עונשה </w:t>
      </w:r>
      <w:r w:rsidRPr="006F178A">
        <w:rPr>
          <w:rtl/>
        </w:rPr>
        <w:tab/>
        <w:t>ד</w:t>
      </w:r>
      <w:r w:rsidRPr="006F178A">
        <w:rPr>
          <w:rStyle w:val="afffe"/>
          <w:rFonts w:ascii="Fb Fontext" w:hAnsi="Fb Fontext" w:hint="cs"/>
          <w:rtl/>
        </w:rPr>
        <w:t>'</w:t>
      </w:r>
      <w:r w:rsidRPr="006F178A">
        <w:rPr>
          <w:rStyle w:val="afffe"/>
          <w:rFonts w:ascii="Fb Fontext" w:hAnsi="Fb Fontext"/>
          <w:rtl/>
        </w:rPr>
        <w:t>וישב</w:t>
      </w:r>
      <w:r w:rsidRPr="006F178A">
        <w:rPr>
          <w:rtl/>
        </w:rPr>
        <w:t xml:space="preserve"> משה דברים ש</w:t>
      </w:r>
      <w:r w:rsidRPr="006F178A">
        <w:rPr>
          <w:rFonts w:hint="cs"/>
          <w:rtl/>
        </w:rPr>
        <w:t>משיבין</w:t>
      </w:r>
      <w:r w:rsidRPr="006F178A">
        <w:rPr>
          <w:rtl/>
        </w:rPr>
        <w:t xml:space="preserve"> דעתו של אדם</w:t>
      </w:r>
      <w:r>
        <w:rPr>
          <w:rFonts w:hint="cs"/>
          <w:rtl/>
        </w:rPr>
        <w:t>'</w:t>
      </w:r>
      <w:r w:rsidRPr="006F178A">
        <w:rPr>
          <w:rtl/>
        </w:rPr>
        <w:t>.</w:t>
      </w:r>
    </w:p>
    <w:p w:rsidR="00E9703F" w:rsidRPr="006F178A" w:rsidRDefault="00E9703F" w:rsidP="00E9703F">
      <w:pPr>
        <w:rPr>
          <w:rStyle w:val="afffe"/>
          <w:rFonts w:ascii="Fb Fontext" w:hAnsi="Fb Fontext"/>
          <w:b/>
          <w:rtl/>
        </w:rPr>
      </w:pPr>
      <w:r w:rsidRPr="006F178A">
        <w:rPr>
          <w:rtl/>
        </w:rPr>
        <w:t xml:space="preserve">ולבסוף פירש מתן שכרה </w:t>
      </w:r>
      <w:r w:rsidRPr="006F178A">
        <w:rPr>
          <w:rtl/>
        </w:rPr>
        <w:tab/>
        <w:t>ד</w:t>
      </w:r>
      <w:r w:rsidRPr="006F178A">
        <w:rPr>
          <w:rFonts w:hint="cs"/>
          <w:rtl/>
        </w:rPr>
        <w:t>'</w:t>
      </w:r>
      <w:r w:rsidRPr="006F178A">
        <w:rPr>
          <w:rStyle w:val="afffe"/>
          <w:rFonts w:ascii="Fb Fontext" w:hAnsi="Fb Fontext"/>
          <w:rtl/>
        </w:rPr>
        <w:t>ויגד</w:t>
      </w:r>
      <w:r w:rsidRPr="006F178A">
        <w:rPr>
          <w:rtl/>
        </w:rPr>
        <w:t xml:space="preserve"> משה דברים שמושכין לבו של אדם כאגדה</w:t>
      </w:r>
      <w:r>
        <w:rPr>
          <w:rFonts w:hint="cs"/>
          <w:rtl/>
        </w:rPr>
        <w:t>'</w:t>
      </w:r>
      <w:r w:rsidRPr="006F178A">
        <w:rPr>
          <w:rtl/>
        </w:rPr>
        <w:t>.</w:t>
      </w:r>
    </w:p>
    <w:p>
      <w:pPr>
        <w:pStyle w:val="38"/>
        <w:rPr>
          <w:ins w:id="97983" w:author="מנוע מכני" w:date="2026-10-11T12:04:39Z"/>
        </w:rPr>
      </w:pPr>
      <w:r w:rsidRPr="006F178A">
        <w:t>ג.</w:t>
      </w:r>
      <w:r w:rsidRPr="006F178A">
        <w:t xml:space="preserve"> </w:t>
      </w:r>
      <w:r w:rsidRPr="004C00C0">
        <w:t xml:space="preserve">א"ד:</w:t>
      </w:r>
    </w:p>
    <w:p w:rsidR="00E9703F" w:rsidRDefault="00E9703F" w:rsidP="00E9703F">
      <w:pPr>
        <w:rPr>
          <w:rtl/>
        </w:rPr>
      </w:pPr>
      <w:del w:id="97984" w:author="מנוע מכני" w:date="2026-10-11T12:04:39Z">
        <w:r w:rsidRPr="004C00C0">
          <w:rPr>
            <w:b/>
            <w:bCs/>
            <w:rtl/>
          </w:rPr>
          <w:delText xml:space="preserve"> </w:delText>
        </w:r>
      </w:del>
      <w:r w:rsidRPr="006F178A">
        <w:rPr>
          <w:rtl/>
        </w:rPr>
        <w:t xml:space="preserve">בתחילה פירש מתן שכר</w:t>
      </w:r>
      <w:ins w:id="90069" w:author="מנוע מכני" w:date="2026-10-11T12:04:39Z">
        <w:r>
          <w:rPr>
            <w:rtl/>
          </w:rPr>
          <w:t xml:space="preserve">ה, ד</w:t>
        </w:r>
      </w:ins>
      <w:del w:id="90070" w:author="מנוע מכני" w:date="2026-10-11T12:04:39Z">
        <w:r w:rsidRPr="006F178A">
          <w:rPr>
            <w:rtl/>
          </w:rPr>
          <w:delText xml:space="preserve">ה,</w:delText>
        </w:r>
        <w:r w:rsidRPr="006F178A">
          <w:rPr>
            <w:rFonts w:hint="cs"/>
            <w:rtl/>
          </w:rPr>
          <w:delText xml:space="preserve">ד</w:delText>
        </w:r>
      </w:del>
      <w:r w:rsidRPr="006F178A">
        <w:rPr>
          <w:rtl/>
        </w:rPr>
        <w:tab/>
      </w:r>
      <w:r w:rsidRPr="006F178A">
        <w:rPr>
          <w:rFonts w:hint="cs"/>
          <w:rtl/>
        </w:rPr>
        <w:t xml:space="preserve">'</w:t>
      </w:r>
      <w:r w:rsidRPr="006F178A">
        <w:rPr>
          <w:rStyle w:val="afffe"/>
          <w:rFonts w:ascii="Fb Fontext" w:hAnsi="Fb Fontext"/>
          <w:rtl/>
        </w:rPr>
        <w:t>וישב</w:t>
      </w:r>
      <w:r w:rsidRPr="006F178A">
        <w:rPr>
          <w:rtl/>
        </w:rPr>
        <w:t xml:space="preserve"> משה - דברים שמשיבין דעתו של אדם,</w:t>
      </w:r>
    </w:p>
    <w:p w:rsidR="00E9703F" w:rsidRPr="006F178A" w:rsidRDefault="00E9703F" w:rsidP="00E9703F">
      <w:pPr>
        <w:rPr>
          <w:rtl/>
        </w:rPr>
      </w:pPr>
      <w:r w:rsidRPr="006F178A">
        <w:rPr>
          <w:rtl/>
        </w:rPr>
        <w:t xml:space="preserve">ולבסוף פירש עונשה - </w:t>
      </w:r>
      <w:r w:rsidRPr="006F178A">
        <w:rPr>
          <w:rtl/>
        </w:rPr>
        <w:tab/>
      </w:r>
      <w:r w:rsidRPr="006F178A">
        <w:rPr>
          <w:rtl/>
        </w:rPr>
        <w:tab/>
        <w:t>ד</w:t>
      </w:r>
      <w:r w:rsidRPr="006F178A">
        <w:rPr>
          <w:rStyle w:val="afffe"/>
          <w:rFonts w:ascii="Fb Fontext" w:hAnsi="Fb Fontext"/>
          <w:rtl/>
        </w:rPr>
        <w:t>ויגד</w:t>
      </w:r>
      <w:r w:rsidRPr="006F178A">
        <w:rPr>
          <w:rtl/>
        </w:rPr>
        <w:t xml:space="preserve"> משה - דברים שקשין לאדם כגידין.</w:t>
      </w:r>
    </w:p>
    <w:p w:rsidR="00E9703F" w:rsidRPr="006F178A" w:rsidRDefault="00E9703F" w:rsidP="00E9703F">
      <w:pPr>
        <w:rPr>
          <w:rtl/>
        </w:rPr>
      </w:pPr>
      <w:r w:rsidRPr="006F178A">
        <w:rPr>
          <w:rtl/>
        </w:rPr>
        <w:t>•</w:t>
      </w:r>
      <w:r w:rsidRPr="006F178A">
        <w:rPr>
          <w:rFonts w:hint="cs"/>
          <w:rtl/>
        </w:rPr>
        <w:t xml:space="preserve"> </w:t>
      </w:r>
      <w:ins w:id="100897" w:author="קלוד" w:date="2026-10-11T13:11:34Z">
        <w:r>
          <w:rPr>
            <w:rFonts w:hint="cs"/>
            <w:rtl/>
          </w:rPr>
          <w:t xml:space="preserve">ומה</w:t>
        </w:r>
      </w:ins>
      <w:del w:id="100898" w:author="קלוד" w:date="2026-10-11T13:11:34Z">
        <w:r w:rsidRPr="006F178A">
          <w:rPr>
            <w:rFonts w:hint="cs"/>
            <w:rtl/>
          </w:rPr>
          <w:delText xml:space="preserve">והא</w:delText>
        </w:r>
      </w:del>
      <w:r w:rsidRPr="006F178A">
        <w:rPr>
          <w:rFonts w:hint="cs"/>
          <w:rtl/>
        </w:rPr>
        <w:t xml:space="preserve"> </w:t>
      </w:r>
      <w:ins w:id="100895" w:author="קלוד" w:date="2026-10-11T13:11:34Z">
        <w:r>
          <w:rPr>
            <w:rFonts w:hint="cs"/>
            <w:rtl/>
          </w:rPr>
          <w:t xml:space="preserve">ש'ששי'</w:t>
        </w:r>
      </w:ins>
      <w:del w:id="100896" w:author="קלוד" w:date="2026-10-11T13:11:34Z">
        <w:r w:rsidRPr="006F178A">
          <w:rPr>
            <w:rFonts w:hint="cs"/>
            <w:rtl/>
          </w:rPr>
          <w:delText xml:space="preserve">דשישי</w:delText>
        </w:r>
      </w:del>
      <w:r w:rsidRPr="006F178A">
        <w:rPr>
          <w:rFonts w:hint="cs"/>
          <w:rtl/>
        </w:rPr>
        <w:t xml:space="preserve"> בחודש </w:t>
      </w:r>
      <w:ins w:id="100893" w:author="קלוד" w:date="2026-10-11T13:11:34Z">
        <w:r>
          <w:rPr>
            <w:rStyle w:val="2fb"/>
            <w:rtl/>
          </w:rPr>
          <w:t xml:space="preserve">-</w:t>
        </w:r>
      </w:ins>
      <w:del w:id="100894" w:author="קלוד" w:date="2026-10-11T13:11:34Z">
        <w:r w:rsidRPr="006F178A">
          <w:rPr>
            <w:rStyle w:val="2fb"/>
            <w:rtl/>
          </w:rPr>
          <w:delText xml:space="preserve">לר"י</w:delText>
        </w:r>
      </w:del>
      <w:r w:rsidRPr="006F178A">
        <w:rPr>
          <w:rtl/>
        </w:rPr>
        <w:t xml:space="preserve"> </w:t>
      </w:r>
      <w:ins w:id="100891" w:author="קלוד" w:date="2026-10-11T13:11:34Z">
        <w:r>
          <w:rPr>
            <w:rtl/>
          </w:rPr>
          <w:t xml:space="preserve">ר"י היא. </w:t>
        </w:r>
        <w:r>
          <w:rPr>
            <w:rStyle w:val="afffffe"/>
            <w:rtl/>
          </w:rPr>
          <w:t xml:space="preserve">ולרבנן</w:t>
        </w:r>
        <w:r>
          <w:rPr>
            <w:rtl/>
          </w:rPr>
          <w:t xml:space="preserve">,</w:t>
        </w:r>
      </w:ins>
      <w:del w:id="100892" w:author="קלוד" w:date="2026-10-11T13:11:34Z">
        <w:r w:rsidRPr="006F178A">
          <w:rPr>
            <w:rtl/>
          </w:rPr>
          <w:delText xml:space="preserve">היא</w:delText>
        </w:r>
      </w:del>
      <w:r w:rsidRPr="006F178A">
        <w:rPr>
          <w:rtl/>
        </w:rPr>
        <w:t xml:space="preserve"> </w:t>
      </w:r>
      <w:r w:rsidRPr="002D0727">
        <w:rPr>
          <w:rStyle w:val="2fb"/>
          <w:b/>
          <w:bCs/>
          <w:rtl/>
        </w:rPr>
        <w:t>לרבא</w:t>
      </w:r>
      <w:r w:rsidRPr="006F178A">
        <w:rPr>
          <w:rtl/>
        </w:rPr>
        <w:t xml:space="preserve"> </w:t>
      </w:r>
      <w:ins w:id="100889" w:author="קלוד" w:date="2026-10-11T13:11:34Z">
        <w:r>
          <w:rPr>
            <w:rtl/>
          </w:rPr>
          <w:t xml:space="preserve">-</w:t>
        </w:r>
      </w:ins>
      <w:del w:id="100890" w:author="קלוד" w:date="2026-10-11T13:11:34Z">
        <w:r w:rsidRPr="006F178A">
          <w:rPr>
            <w:rtl/>
          </w:rPr>
          <w:delText xml:space="preserve">היינו</w:delText>
        </w:r>
      </w:del>
      <w:r w:rsidRPr="006F178A">
        <w:rPr>
          <w:rtl/>
        </w:rPr>
        <w:t xml:space="preserve"> </w:t>
      </w:r>
      <w:ins w:id="100887" w:author="קלוד" w:date="2026-10-11T13:11:34Z">
        <w:r>
          <w:rPr>
            <w:rtl/>
          </w:rPr>
          <w:t xml:space="preserve">לחנייתן,</w:t>
        </w:r>
      </w:ins>
      <w:del w:id="100888" w:author="קלוד" w:date="2026-10-11T13:11:34Z">
        <w:r w:rsidRPr="006F178A">
          <w:rPr>
            <w:rtl/>
          </w:rPr>
          <w:delText xml:space="preserve">לחנייתן.</w:delText>
        </w:r>
      </w:del>
      <w:r w:rsidRPr="006F178A">
        <w:rPr>
          <w:rtl/>
        </w:rPr>
        <w:t xml:space="preserve"> </w:t>
      </w:r>
      <w:r w:rsidRPr="006F178A">
        <w:rPr>
          <w:rStyle w:val="2fb"/>
          <w:rtl/>
        </w:rPr>
        <w:t xml:space="preserve">לרב אחא</w:t>
      </w:r>
      <w:r w:rsidRPr="006F178A">
        <w:rPr>
          <w:rtl/>
        </w:rPr>
        <w:t xml:space="preserve"> בר יעקב </w:t>
      </w:r>
      <w:ins w:id="100885" w:author="קלוד" w:date="2026-10-11T13:11:34Z">
        <w:r>
          <w:rPr>
            <w:rtl/>
          </w:rPr>
          <w:t xml:space="preserve">-</w:t>
        </w:r>
      </w:ins>
      <w:del w:id="100886" w:author="קלוד" w:date="2026-10-11T13:11:34Z">
        <w:r w:rsidRPr="006F178A">
          <w:rPr>
            <w:rtl/>
          </w:rPr>
          <w:delText xml:space="preserve">היינו</w:delText>
        </w:r>
      </w:del>
      <w:r w:rsidRPr="006F178A">
        <w:rPr>
          <w:rtl/>
        </w:rPr>
        <w:t xml:space="preserve"> למסען.</w:t>
      </w:r>
    </w:p>
    <w:p>
      <w:pPr>
        <w:pStyle w:val="38"/>
        <w:rPr>
          <w:ins w:id="97985" w:author="מנוע מכני" w:date="2026-10-11T12:04:39Z"/>
        </w:rPr>
      </w:pPr>
      <w:ins w:id="95429" w:author="מנוע מכני" w:date="2026-10-11T12:04:39Z">
        <w:r>
          <w:t xml:space="preserve">וחלקו</w:t>
        </w:r>
      </w:ins>
    </w:p>
    <w:p w:rsidR="00E9703F" w:rsidRPr="006F178A" w:rsidRDefault="00E9703F" w:rsidP="00E9703F">
      <w:pPr>
        <w:rPr>
          <w:rtl/>
        </w:rPr>
      </w:pPr>
      <w:del w:id="95430" w:author="מנוע מכני" w:date="2026-10-11T12:04:39Z">
        <w:r w:rsidRPr="006F178A">
          <w:rPr>
            <w:rtl/>
          </w:rPr>
          <w:delText xml:space="preserve">וקמיפלגי</w:delText>
        </w:r>
      </w:del>
      <w:del w:id="97986" w:author="מנוע מכני" w:date="2026-10-11T12:04:39Z">
        <w:r w:rsidRPr="006F178A">
          <w:rPr>
            <w:rtl/>
          </w:rPr>
          <w:delText xml:space="preserve"> </w:delText>
        </w:r>
      </w:del>
      <w:r w:rsidRPr="006F178A">
        <w:rPr>
          <w:rtl/>
        </w:rPr>
        <w:t xml:space="preserve">בשבת דמרה, </w:t>
      </w:r>
      <w:r w:rsidRPr="002F73F8">
        <w:rPr>
          <w:rStyle w:val="afffff0"/>
          <w:rtl/>
        </w:rPr>
        <w:t>ד</w:t>
      </w:r>
      <w:r w:rsidRPr="002F73F8">
        <w:rPr>
          <w:rStyle w:val="afffff0"/>
          <w:rFonts w:hint="cs"/>
          <w:rtl/>
        </w:rPr>
        <w:t>'</w:t>
      </w:r>
      <w:ins w:id="91129" w:author="Claude - סמנטי" w:date="2026-10-11T12:28:21Z">
        <w:r>
          <w:rPr>
            <w:rStyle w:val="afffff0"/>
            <w:rtl/>
          </w:rPr>
          <w:t xml:space="preserve">כַּאֲשֶׁר צִוְּךָ ה</w:t>
        </w:r>
      </w:ins>
      <w:del w:id="91130" w:author="Claude - סמנטי" w:date="2026-10-11T12:28:21Z">
        <w:r w:rsidRPr="002F73F8">
          <w:rPr>
            <w:rStyle w:val="afffff0"/>
            <w:rtl/>
          </w:rPr>
          <w:delText xml:space="preserve">כאשר צוך </w:delText>
        </w:r>
        <w:r>
          <w:rPr>
            <w:rStyle w:val="afffff0"/>
            <w:rtl/>
          </w:rPr>
          <w:delText xml:space="preserve">ה</w:delText>
        </w:r>
      </w:del>
      <w:r>
        <w:rPr>
          <w:rStyle w:val="afffff0"/>
          <w:rtl/>
        </w:rPr>
        <w:t xml:space="preserve">'</w:t>
      </w:r>
      <w:r w:rsidRPr="002F73F8">
        <w:rPr>
          <w:rStyle w:val="afffff0"/>
          <w:rtl/>
        </w:rPr>
        <w:t xml:space="preserve"> אלהיך</w:t>
      </w:r>
      <w:r w:rsidRPr="002F73F8">
        <w:rPr>
          <w:rStyle w:val="afffff0"/>
          <w:rFonts w:hint="cs"/>
          <w:rtl/>
        </w:rPr>
        <w:t>'</w:t>
      </w:r>
      <w:r w:rsidRPr="002F73F8">
        <w:rPr>
          <w:rStyle w:val="afffff0"/>
          <w:rtl/>
        </w:rPr>
        <w:t>.</w:t>
      </w:r>
      <w:r w:rsidRPr="006F178A">
        <w:rPr>
          <w:rFonts w:hint="cs"/>
          <w:rtl/>
        </w:rPr>
        <w:t xml:space="preserve"> </w:t>
      </w:r>
      <w:r w:rsidRPr="006F178A">
        <w:rPr>
          <w:rStyle w:val="2fb"/>
          <w:rtl/>
        </w:rPr>
        <w:t xml:space="preserve">ואריא"ר</w:t>
      </w:r>
      <w:r w:rsidRPr="006F178A">
        <w:rPr>
          <w:rtl/>
        </w:rPr>
        <w:t xml:space="preserve"> כאשר צוך - במרה.</w:t>
      </w:r>
    </w:p>
    <w:p>
      <w:pPr>
        <w:pStyle w:val="38"/>
        <w:rPr>
          <w:ins w:id="97987" w:author="מנוע מכני" w:date="2026-10-11T12:04:39Z"/>
        </w:rPr>
      </w:pPr>
      <w:ins w:id="94109" w:author="מנוע מכני" w:date="2026-10-11T12:04:39Z">
        <w:r>
          <w:t xml:space="preserve">מ"ד</w:t>
        </w:r>
      </w:ins>
      <w:del w:id="94110" w:author="מנוע מכני" w:date="2026-10-11T12:04:39Z">
        <w:r w:rsidRPr="006F178A">
          <w:delText xml:space="preserve">מר סבר</w:delText>
        </w:r>
      </w:del>
      <w:r w:rsidRPr="006F178A">
        <w:t xml:space="preserve">:</w:t>
      </w:r>
    </w:p>
    <w:p w:rsidR="00E9703F" w:rsidRPr="009757B9" w:rsidRDefault="00E9703F" w:rsidP="00E9703F">
      <w:pPr>
        <w:rPr>
          <w:rFonts w:cs="Guttman Vilna"/>
          <w:b/>
          <w:bCs/>
          <w:rtl/>
        </w:rPr>
      </w:pPr>
      <w:del w:id="97988" w:author="מנוע מכני" w:date="2026-10-11T12:04:39Z">
        <w:r w:rsidRPr="006F178A">
          <w:rPr>
            <w:rtl/>
          </w:rPr>
          <w:delText xml:space="preserve"> </w:delText>
        </w:r>
      </w:del>
      <w:ins w:id="100909" w:author="קלוד" w:date="2026-10-11T13:11:34Z">
        <w:r>
          <w:rPr>
            <w:rtl/>
          </w:rPr>
          <w:t xml:space="preserve">על</w:t>
        </w:r>
      </w:ins>
      <w:del w:id="100910" w:author="קלוד" w:date="2026-10-11T13:11:34Z">
        <w:r w:rsidRPr="006F178A">
          <w:rPr>
            <w:rtl/>
          </w:rPr>
          <w:delText xml:space="preserve">אשבת</w:delText>
        </w:r>
      </w:del>
      <w:r w:rsidRPr="006F178A">
        <w:rPr>
          <w:rtl/>
        </w:rPr>
        <w:t xml:space="preserve"> </w:t>
      </w:r>
      <w:ins w:id="100907" w:author="קלוד" w:date="2026-10-11T13:11:34Z">
        <w:r>
          <w:rPr>
            <w:rtl/>
          </w:rPr>
          <w:t xml:space="preserve">שבת</w:t>
        </w:r>
      </w:ins>
      <w:del w:id="100908" w:author="קלוד" w:date="2026-10-11T13:11:34Z">
        <w:r w:rsidRPr="006F178A">
          <w:rPr>
            <w:rtl/>
          </w:rPr>
          <w:delText xml:space="preserve">איפקוד,</w:delText>
        </w:r>
      </w:del>
      <w:r w:rsidRPr="006F178A">
        <w:rPr>
          <w:rtl/>
        </w:rPr>
        <w:t xml:space="preserve"> </w:t>
      </w:r>
      <w:ins w:id="100905" w:author="קלוד" w:date="2026-10-11T13:11:34Z">
        <w:r>
          <w:rPr>
            <w:rtl/>
          </w:rPr>
          <w:t xml:space="preserve">נצטוו, על תחומין</w:t>
        </w:r>
      </w:ins>
      <w:del w:id="100906" w:author="קלוד" w:date="2026-10-11T13:11:34Z">
        <w:r w:rsidRPr="006F178A">
          <w:rPr>
            <w:rtl/>
          </w:rPr>
          <w:delText xml:space="preserve">אתחומין</w:delText>
        </w:r>
      </w:del>
      <w:r w:rsidRPr="006F178A">
        <w:rPr>
          <w:rtl/>
        </w:rPr>
        <w:t xml:space="preserve"> </w:t>
      </w:r>
      <w:r w:rsidRPr="006F178A">
        <w:rPr>
          <w:rtl/>
        </w:rPr>
        <w:t xml:space="preserve">לא</w:t>
      </w:r>
      <w:r w:rsidRPr="006F178A">
        <w:rPr>
          <w:rtl/>
        </w:rPr>
        <w:t xml:space="preserve"> </w:t>
      </w:r>
      <w:ins w:id="100903" w:author="קלוד" w:date="2026-10-11T13:11:34Z">
        <w:r>
          <w:rPr>
            <w:rtl/>
          </w:rPr>
          <w:t xml:space="preserve">נצטוו.</w:t>
        </w:r>
      </w:ins>
      <w:del w:id="100904" w:author="קלוד" w:date="2026-10-11T13:11:34Z">
        <w:r w:rsidRPr="006F178A">
          <w:rPr>
            <w:rtl/>
          </w:rPr>
          <w:delText xml:space="preserve">איפקוד.</w:delText>
        </w:r>
      </w:del>
      <w:ins w:id="94205" w:author="מנוע מכני" w:date="2026-10-11T12:04:39Z">
        <w:r>
          <w:rPr>
            <w:rFonts w:hint="cs"/>
            <w:rtl/>
          </w:rPr>
          <w:t xml:space="preserve"> </w:t>
        </w:r>
      </w:ins>
      <w:del w:id="94206" w:author="מנוע מכני" w:date="2026-10-11T12:04:39Z">
        <w:r>
          <w:rPr>
            <w:rFonts w:hint="cs"/>
            <w:rtl/>
          </w:rPr>
          <w:delText xml:space="preserve">  </w:delText>
        </w:r>
      </w:del>
      <w:r w:rsidRPr="006F178A">
        <w:rPr>
          <w:rtl/>
        </w:rPr>
        <w:t xml:space="preserve">ומר סבר: </w:t>
      </w:r>
      <w:ins w:id="100901" w:author="קלוד" w:date="2026-10-11T13:11:34Z">
        <w:r>
          <w:rPr>
            <w:rtl/>
          </w:rPr>
          <w:t xml:space="preserve">על תחומין</w:t>
        </w:r>
      </w:ins>
      <w:del w:id="100902" w:author="קלוד" w:date="2026-10-11T13:11:34Z">
        <w:r w:rsidRPr="006F178A">
          <w:rPr>
            <w:rtl/>
          </w:rPr>
          <w:delText xml:space="preserve">אתחומין</w:delText>
        </w:r>
      </w:del>
      <w:r w:rsidRPr="006F178A">
        <w:rPr>
          <w:rtl/>
        </w:rPr>
        <w:t xml:space="preserve"> </w:t>
      </w:r>
      <w:ins w:id="91339" w:author="מנוע מכני" w:date="2026-10-11T12:04:39Z">
        <w:r>
          <w:rPr>
            <w:rtl/>
          </w:rPr>
          <w:t xml:space="preserve">גם</w:t>
        </w:r>
      </w:ins>
      <w:del w:id="91340" w:author="מנוע מכני" w:date="2026-10-11T12:04:39Z">
        <w:r w:rsidRPr="006F178A">
          <w:rPr>
            <w:rtl/>
          </w:rPr>
          <w:delText xml:space="preserve">נמי</w:delText>
        </w:r>
      </w:del>
      <w:r w:rsidRPr="006F178A">
        <w:rPr>
          <w:rtl/>
        </w:rPr>
        <w:t xml:space="preserve"> </w:t>
      </w:r>
      <w:ins w:id="100899" w:author="קלוד" w:date="2026-10-11T13:11:34Z">
        <w:r>
          <w:rPr>
            <w:rtl/>
          </w:rPr>
          <w:t xml:space="preserve">נצטוו.</w:t>
        </w:r>
      </w:ins>
      <w:del w:id="100900" w:author="קלוד" w:date="2026-10-11T13:11:34Z">
        <w:r w:rsidRPr="006F178A">
          <w:rPr>
            <w:rtl/>
          </w:rPr>
          <w:delText xml:space="preserve">איפקוד.</w:delText>
        </w:r>
      </w:del>
    </w:p>
    <w:p>
      <w:pPr>
        <w:pStyle w:val="afffff8"/>
        <w:rPr>
          <w:ins w:id="90675" w:author="קלוד" w:date="2026-10-11T12:33:55Z"/>
        </w:rPr>
      </w:pPr>
      <w:ins w:id="90676" w:author="קלוד" w:date="2026-10-11T12:33:55Z">
        <w:r>
          <w:rPr>
            <w:color w:val="7B3F00"/>
          </w:rPr>
          <w:t xml:space="preserve">חשבון החדשים ביציאת מצרים - ר"ח סיון באחד בשבת</w:t>
        </w:r>
      </w:ins>
    </w:p>
    <w:p w:rsidR="00E9703F" w:rsidRPr="006F178A" w:rsidRDefault="00E9703F" w:rsidP="00E9703F">
      <w:pPr>
        <w:rPr>
          <w:rtl/>
        </w:rPr>
      </w:pPr>
      <w:r w:rsidRPr="006F178A">
        <w:rPr>
          <w:rtl/>
        </w:rPr>
        <w:t>•</w:t>
      </w:r>
      <w:r w:rsidRPr="006F178A">
        <w:rPr>
          <w:rFonts w:hint="cs"/>
          <w:rtl/>
        </w:rPr>
        <w:t xml:space="preserve"> </w:t>
      </w:r>
      <w:r w:rsidRPr="006F178A">
        <w:rPr>
          <w:rtl/>
        </w:rPr>
        <w:t>ניסן שבו יצאו ישראל ממצרים ב</w:t>
      </w:r>
      <w:r w:rsidRPr="006F178A">
        <w:rPr>
          <w:rFonts w:hint="cs"/>
          <w:rtl/>
        </w:rPr>
        <w:t>י</w:t>
      </w:r>
      <w:r w:rsidRPr="006F178A">
        <w:rPr>
          <w:rtl/>
        </w:rPr>
        <w:t>"</w:t>
      </w:r>
      <w:r w:rsidRPr="006F178A">
        <w:rPr>
          <w:rFonts w:hint="cs"/>
          <w:rtl/>
        </w:rPr>
        <w:t>ד</w:t>
      </w:r>
      <w:r w:rsidRPr="006F178A">
        <w:rPr>
          <w:rtl/>
        </w:rPr>
        <w:t xml:space="preserve"> שחטו פסחיהם, וב</w:t>
      </w:r>
      <w:r w:rsidRPr="006F178A">
        <w:rPr>
          <w:rFonts w:hint="cs"/>
          <w:rtl/>
        </w:rPr>
        <w:t>ט</w:t>
      </w:r>
      <w:r w:rsidRPr="006F178A">
        <w:rPr>
          <w:rtl/>
        </w:rPr>
        <w:t>"</w:t>
      </w:r>
      <w:r w:rsidRPr="006F178A">
        <w:rPr>
          <w:rFonts w:hint="cs"/>
          <w:rtl/>
        </w:rPr>
        <w:t>ו</w:t>
      </w:r>
      <w:r w:rsidRPr="006F178A">
        <w:rPr>
          <w:rtl/>
        </w:rPr>
        <w:t xml:space="preserve"> יצאו, ומבערב לקו בכורות.</w:t>
      </w:r>
    </w:p>
    <w:p w:rsidR="00E9703F" w:rsidRDefault="00E9703F" w:rsidP="00E9703F">
      <w:pPr>
        <w:rPr>
          <w:rtl/>
        </w:rPr>
      </w:pPr>
      <w:r w:rsidRPr="006F178A">
        <w:rPr>
          <w:rtl/>
        </w:rPr>
        <w:t xml:space="preserve">ואותו היום חמישי בשבת היה והלא יוצא </w:t>
      </w:r>
      <w:r w:rsidRPr="006F178A">
        <w:rPr>
          <w:rStyle w:val="2fb"/>
          <w:rFonts w:hint="cs"/>
          <w:rtl/>
        </w:rPr>
        <w:t>ר</w:t>
      </w:r>
      <w:r w:rsidRPr="006F178A">
        <w:rPr>
          <w:rStyle w:val="2fb"/>
          <w:rtl/>
        </w:rPr>
        <w:t>"</w:t>
      </w:r>
      <w:r w:rsidRPr="006F178A">
        <w:rPr>
          <w:rStyle w:val="2fb"/>
          <w:rFonts w:hint="cs"/>
          <w:rtl/>
        </w:rPr>
        <w:t xml:space="preserve">ח</w:t>
      </w:r>
      <w:r w:rsidRPr="006F178A">
        <w:rPr>
          <w:rFonts w:hint="cs"/>
          <w:rtl/>
        </w:rPr>
        <w:t xml:space="preserve"> </w:t>
      </w:r>
      <w:r w:rsidRPr="006F178A">
        <w:rPr>
          <w:rtl/>
        </w:rPr>
        <w:t xml:space="preserve">סיון </w:t>
      </w:r>
      <w:ins w:id="100913" w:author="קלוד" w:date="2026-10-11T13:11:34Z">
        <w:r>
          <w:rPr>
            <w:rtl/>
          </w:rPr>
          <w:t xml:space="preserve">באחד</w:t>
        </w:r>
      </w:ins>
      <w:del w:id="100914" w:author="קלוד" w:date="2026-10-11T13:11:34Z">
        <w:r w:rsidRPr="006F178A">
          <w:rPr>
            <w:rtl/>
          </w:rPr>
          <w:delText xml:space="preserve">בחד</w:delText>
        </w:r>
      </w:del>
      <w:r w:rsidRPr="006F178A">
        <w:rPr>
          <w:rtl/>
        </w:rPr>
        <w:t xml:space="preserve"> </w:t>
      </w:r>
      <w:ins w:id="100911" w:author="קלוד" w:date="2026-10-11T13:11:34Z">
        <w:r>
          <w:rPr>
            <w:rtl/>
          </w:rPr>
          <w:t xml:space="preserve">בשבת</w:t>
        </w:r>
      </w:ins>
      <w:del w:id="100912" w:author="קלוד" w:date="2026-10-11T13:11:34Z">
        <w:r w:rsidRPr="006F178A">
          <w:rPr>
            <w:rtl/>
          </w:rPr>
          <w:delText xml:space="preserve">בשבא</w:delText>
        </w:r>
      </w:del>
      <w:r w:rsidRPr="006F178A">
        <w:rPr>
          <w:rtl/>
        </w:rPr>
        <w:t xml:space="preserve"> [ולא בשני]</w:t>
      </w:r>
    </w:p>
    <w:p w:rsidR="00E9703F" w:rsidRPr="006F178A" w:rsidRDefault="00E9703F" w:rsidP="00E9703F">
      <w:pPr>
        <w:pStyle w:val="affffb"/>
        <w:rPr>
          <w:rtl/>
        </w:rPr>
      </w:pPr>
      <w:r>
        <w:rPr>
          <w:rtl/>
        </w:rPr>
        <w:t xml:space="preserve">- </w:t>
      </w:r>
      <w:r w:rsidRPr="006F178A">
        <w:rPr>
          <w:rtl/>
        </w:rPr>
        <w:t xml:space="preserve">לרבנן אייר </w:t>
      </w:r>
      <w:r w:rsidRPr="006F178A">
        <w:rPr>
          <w:rFonts w:hint="cs"/>
          <w:rtl/>
        </w:rPr>
        <w:t>של אותה שנה מעובר היה [ב' ימים]</w:t>
      </w:r>
      <w:r>
        <w:rPr>
          <w:rFonts w:hint="cs"/>
          <w:rtl/>
        </w:rPr>
        <w:t xml:space="preserve"> </w:t>
      </w:r>
      <w:r w:rsidRPr="006F178A">
        <w:rPr>
          <w:rtl/>
        </w:rPr>
        <w:t xml:space="preserve">- </w:t>
      </w:r>
      <w:ins w:id="100915" w:author="קלוד" w:date="2026-10-11T13:11:34Z">
        <w:r>
          <w:rPr>
            <w:rtl/>
          </w:rPr>
          <w:t xml:space="preserve">עיברוהו.</w:t>
        </w:r>
      </w:ins>
      <w:del w:id="100916" w:author="קלוד" w:date="2026-10-11T13:11:34Z">
        <w:r w:rsidRPr="006F178A">
          <w:rPr>
            <w:rtl/>
          </w:rPr>
          <w:delText xml:space="preserve">עבורי עברוה.</w:delText>
        </w:r>
      </w:del>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0923" w:author="קלוד" w:date="2026-10-11T13:11:34Z">
        <w:r>
          <w:rPr>
            <w:rFonts w:ascii="Fb Fontext" w:hAnsi="Fb Fontext"/>
            <w:rtl/>
          </w:rPr>
          <w:t xml:space="preserve">ומה</w:t>
        </w:r>
      </w:ins>
      <w:del w:id="100924" w:author="קלוד" w:date="2026-10-11T13:11:34Z">
        <w:r w:rsidRPr="006F178A">
          <w:rPr>
            <w:rFonts w:ascii="Fb Fontext" w:hAnsi="Fb Fontext"/>
            <w:rtl/>
          </w:rPr>
          <w:delText xml:space="preserve">והא</w:delText>
        </w:r>
      </w:del>
      <w:r w:rsidRPr="006F178A">
        <w:rPr>
          <w:rFonts w:ascii="Fb Fontext" w:hAnsi="Fb Fontext"/>
          <w:rtl/>
        </w:rPr>
        <w:t xml:space="preserve"> </w:t>
      </w:r>
      <w:ins w:id="100921" w:author="קלוד" w:date="2026-10-11T13:11:34Z">
        <w:r>
          <w:rPr>
            <w:rFonts w:ascii="Fb Fontext" w:hAnsi="Fb Fontext"/>
            <w:rtl/>
          </w:rPr>
          <w:t xml:space="preserve">שהשלים</w:t>
        </w:r>
      </w:ins>
      <w:del w:id="100922" w:author="קלוד" w:date="2026-10-11T13:11:34Z">
        <w:r w:rsidRPr="006F178A">
          <w:rPr>
            <w:rFonts w:ascii="Fb Fontext" w:hAnsi="Fb Fontext"/>
            <w:rtl/>
          </w:rPr>
          <w:delText xml:space="preserve">דהשלים</w:delText>
        </w:r>
      </w:del>
      <w:r w:rsidRPr="006F178A">
        <w:rPr>
          <w:rFonts w:ascii="Fb Fontext" w:hAnsi="Fb Fontext"/>
          <w:rtl/>
        </w:rPr>
        <w:t xml:space="preserve"> ניסן וחסר אייר ואירע סיוון </w:t>
      </w:r>
      <w:ins w:id="100919" w:author="קלוד" w:date="2026-10-11T13:11:34Z">
        <w:r>
          <w:rPr>
            <w:rFonts w:ascii="Fb Fontext" w:hAnsi="Fb Fontext"/>
            <w:rtl/>
          </w:rPr>
          <w:t xml:space="preserve">לאחד</w:t>
        </w:r>
      </w:ins>
      <w:del w:id="100920" w:author="קלוד" w:date="2026-10-11T13:11:34Z">
        <w:r w:rsidRPr="006F178A">
          <w:rPr>
            <w:rFonts w:ascii="Fb Fontext" w:hAnsi="Fb Fontext"/>
            <w:rtl/>
          </w:rPr>
          <w:delText xml:space="preserve">לחד</w:delText>
        </w:r>
      </w:del>
      <w:r w:rsidRPr="006F178A">
        <w:rPr>
          <w:rFonts w:ascii="Fb Fontext" w:hAnsi="Fb Fontext"/>
          <w:rtl/>
        </w:rPr>
        <w:t xml:space="preserve"> </w:t>
      </w:r>
      <w:ins w:id="100917" w:author="קלוד" w:date="2026-10-11T13:11:34Z">
        <w:r>
          <w:rPr>
            <w:rFonts w:ascii="Fb Fontext" w:hAnsi="Fb Fontext"/>
            <w:rtl/>
          </w:rPr>
          <w:t xml:space="preserve">בשבת -</w:t>
        </w:r>
      </w:ins>
      <w:del w:id="100918" w:author="קלוד" w:date="2026-10-11T13:11:34Z">
        <w:r w:rsidRPr="006F178A">
          <w:rPr>
            <w:rFonts w:ascii="Fb Fontext" w:hAnsi="Fb Fontext"/>
            <w:rtl/>
          </w:rPr>
          <w:delText xml:space="preserve">בשבת</w:delText>
        </w:r>
      </w:del>
      <w:r w:rsidRPr="006F178A">
        <w:rPr>
          <w:rFonts w:ascii="Fb Fontext" w:hAnsi="Fb Fontext"/>
          <w:rtl/>
        </w:rPr>
        <w:t xml:space="preserve"> היינו </w:t>
      </w:r>
      <w:r w:rsidRPr="006F178A">
        <w:rPr>
          <w:rStyle w:val="2fb"/>
          <w:rFonts w:ascii="Fb Fontext" w:hAnsi="Fb Fontext"/>
          <w:rtl/>
        </w:rPr>
        <w:t xml:space="preserve">לרבי יוסי</w:t>
      </w:r>
      <w:r w:rsidRPr="006F178A">
        <w:rPr>
          <w:rFonts w:ascii="Fb Fontext" w:hAnsi="Fb Fontext"/>
          <w:rtl/>
        </w:rPr>
        <w:t xml:space="preserve">.</w:t>
      </w:r>
    </w:p>
    <w:p>
      <w:pPr>
        <w:pStyle w:val="afffff8"/>
        <w:rPr>
          <w:ins w:id="90673" w:author="קלוד" w:date="2026-10-11T12:33:55Z"/>
        </w:rPr>
      </w:pPr>
      <w:ins w:id="90674" w:author="קלוד" w:date="2026-10-11T12:33:55Z">
        <w:r>
          <w:rPr>
            <w:color w:val="7B3F00"/>
          </w:rPr>
          <w:t xml:space="preserve">הוקם המשכן באחד לניסן - עשר עטרות</w:t>
        </w:r>
      </w:ins>
    </w:p>
    <w:p w:rsidR="00E9703F" w:rsidRPr="006F178A" w:rsidRDefault="00E9703F" w:rsidP="00E9703F">
      <w:pPr>
        <w:rPr>
          <w:rtl/>
        </w:rPr>
      </w:pPr>
      <w:r w:rsidRPr="006F178A">
        <w:rPr>
          <w:rtl/>
        </w:rPr>
        <w:t>•</w:t>
      </w:r>
      <w:r w:rsidRPr="00784B8D">
        <w:rPr>
          <w:rStyle w:val="afffff0"/>
          <w:rFonts w:hint="cs"/>
          <w:rtl/>
        </w:rPr>
        <w:t xml:space="preserve"> '</w:t>
      </w:r>
      <w:ins w:id="91131" w:author="Claude - סמנטי" w:date="2026-10-11T12:28:21Z">
        <w:r>
          <w:rPr>
            <w:rStyle w:val="afffff0"/>
            <w:rtl/>
          </w:rPr>
          <w:t xml:space="preserve">וַיְהִי בַּחֹדֶשׁ הָרִאשׁוֹן בַּשָּׁנָה הַשֵּׁנִית בְּאֶחָד לַחֹדֶשׁ הוּקַם הַמִּשְׁכָּן</w:t>
        </w:r>
      </w:ins>
      <w:del w:id="91132" w:author="Claude - סמנטי" w:date="2026-10-11T12:28:21Z">
        <w:r w:rsidRPr="00784B8D">
          <w:rPr>
            <w:rStyle w:val="afffff0"/>
            <w:rtl/>
          </w:rPr>
          <w:delText xml:space="preserve">ויהי בחדש הראשון בשנה השנית באחד לחדש הוקם המשכן</w:delText>
        </w:r>
      </w:del>
      <w:r w:rsidRPr="00784B8D">
        <w:rPr>
          <w:rStyle w:val="afffff0"/>
          <w:rFonts w:hint="cs"/>
          <w:rtl/>
        </w:rPr>
        <w:t>'</w:t>
      </w:r>
      <w:r w:rsidRPr="00784B8D">
        <w:rPr>
          <w:rStyle w:val="afffff0"/>
          <w:rtl/>
        </w:rPr>
        <w:t>.</w:t>
      </w:r>
    </w:p>
    <w:p>
      <w:pPr>
        <w:pStyle w:val="38"/>
        <w:rPr>
          <w:ins w:id="97989" w:author="מנוע מכני" w:date="2026-10-11T12:04:39Z"/>
        </w:rPr>
      </w:pPr>
      <w:r w:rsidRPr="006F178A">
        <w:t xml:space="preserve">תנא:</w:t>
      </w:r>
    </w:p>
    <w:p w:rsidR="00E9703F" w:rsidRPr="006F178A" w:rsidRDefault="00E9703F" w:rsidP="00E9703F">
      <w:pPr>
        <w:rPr>
          <w:rtl/>
        </w:rPr>
      </w:pPr>
      <w:del w:id="97990" w:author="מנוע מכני" w:date="2026-10-11T12:04:39Z">
        <w:r w:rsidRPr="006F178A">
          <w:rPr>
            <w:rtl/>
          </w:rPr>
          <w:delText xml:space="preserve"> </w:delText>
        </w:r>
      </w:del>
      <w:r w:rsidRPr="006F178A">
        <w:rPr>
          <w:rtl/>
        </w:rPr>
        <w:t xml:space="preserve">אותו יום נטל עשר עטרות. ראשון למעשה בראשית, ראשון לנשיאים, ראשון לכהונה, ראשון לעבודה, ראשון לירידת האש, ראשון לאכילת קדשים, ראשון לשכון שכינה, ראשון לברך את ישראל, ראשון לאיסור הבמות, ראשון לחדשים.</w:t>
      </w:r>
    </w:p>
    <w:p w:rsidR="00E9703F" w:rsidRPr="009757B9" w:rsidRDefault="00E9703F" w:rsidP="00E9703F">
      <w:pPr>
        <w:rPr>
          <w:rFonts w:cs="Guttman Vilna"/>
          <w:b/>
          <w:bCs/>
          <w:rtl/>
        </w:rPr>
      </w:pPr>
      <w:del w:id="90143" w:author="מנוע מכני" w:date="2026-10-11T12:04:39Z">
        <w:r>
          <w:rPr>
            <w:rFonts w:hint="cs"/>
            <w:rtl/>
          </w:rPr>
          <w:delText xml:space="preserve">  </w:delText>
        </w:r>
        <w:r w:rsidRPr="006F178A">
          <w:rPr>
            <w:rFonts w:hint="cs"/>
            <w:rtl/>
          </w:rPr>
          <w:delText xml:space="preserve"> </w:delText>
        </w:r>
      </w:del>
      <w:r w:rsidRPr="006F178A">
        <w:rPr>
          <w:rStyle w:val="2fb"/>
          <w:rtl/>
        </w:rPr>
        <w:t xml:space="preserve">לרבי יוסי</w:t>
      </w:r>
      <w:r w:rsidRPr="006F178A">
        <w:rPr>
          <w:rtl/>
        </w:rPr>
        <w:t xml:space="preserve"> - שבעה </w:t>
      </w:r>
      <w:ins w:id="100929" w:author="קלוד" w:date="2026-10-11T13:11:34Z">
        <w:r>
          <w:rPr>
            <w:rtl/>
          </w:rPr>
          <w:t xml:space="preserve">חסרים</w:t>
        </w:r>
      </w:ins>
      <w:del w:id="100930" w:author="קלוד" w:date="2026-10-11T13:11:34Z">
        <w:r w:rsidRPr="006F178A">
          <w:rPr>
            <w:rtl/>
          </w:rPr>
          <w:delText xml:space="preserve">חסרין</w:delText>
        </w:r>
      </w:del>
      <w:r w:rsidRPr="006F178A">
        <w:rPr>
          <w:rtl/>
        </w:rPr>
        <w:t xml:space="preserve"> </w:t>
      </w:r>
      <w:ins w:id="100927" w:author="קלוד" w:date="2026-10-11T13:11:34Z">
        <w:r>
          <w:rPr>
            <w:rtl/>
          </w:rPr>
          <w:t xml:space="preserve">עשו,</w:t>
        </w:r>
      </w:ins>
      <w:del w:id="100928" w:author="קלוד" w:date="2026-10-11T13:11:34Z">
        <w:r w:rsidRPr="006F178A">
          <w:rPr>
            <w:rtl/>
          </w:rPr>
          <w:delText xml:space="preserve">עבוד</w:delText>
        </w:r>
      </w:del>
      <w:r w:rsidRPr="006F178A">
        <w:rPr>
          <w:rtl/>
        </w:rPr>
        <w:t xml:space="preserve"> והיינו אחד חסר ואחד </w:t>
      </w:r>
      <w:ins w:id="100925" w:author="קלוד" w:date="2026-10-11T13:11:34Z">
        <w:r>
          <w:rPr>
            <w:rtl/>
          </w:rPr>
          <w:t xml:space="preserve">מלא.</w:t>
        </w:r>
      </w:ins>
      <w:del w:id="100926" w:author="קלוד" w:date="2026-10-11T13:11:34Z">
        <w:r w:rsidRPr="006F178A">
          <w:rPr>
            <w:rtl/>
          </w:rPr>
          <w:delText xml:space="preserve">מלא .</w:delText>
        </w:r>
      </w:del>
    </w:p>
    <w:p w:rsidR="00E9703F" w:rsidRPr="006F178A" w:rsidRDefault="00E9703F" w:rsidP="00E9703F">
      <w:pPr>
        <w:rPr>
          <w:rtl/>
        </w:rPr>
      </w:pPr>
      <w:r w:rsidRPr="006F178A">
        <w:rPr>
          <w:rFonts w:ascii="Fb Fontext" w:hAnsi="Fb Fontext"/>
          <w:sz w:val="20"/>
          <w:rtl/>
        </w:rPr>
        <w:tab/>
        <w:t xml:space="preserve">לרבנן - שמונה חסרים </w:t>
      </w:r>
      <w:ins w:id="100931" w:author="קלוד" w:date="2026-10-11T13:11:34Z">
        <w:r>
          <w:rPr>
            <w:rFonts w:ascii="Fb Fontext" w:hAnsi="Fb Fontext"/>
            <w:sz w:val="20"/>
            <w:rtl/>
          </w:rPr>
          <w:t xml:space="preserve">עשו.</w:t>
        </w:r>
      </w:ins>
      <w:del w:id="100932" w:author="קלוד" w:date="2026-10-11T13:11:34Z">
        <w:r w:rsidRPr="006F178A">
          <w:rPr>
            <w:rFonts w:ascii="Fb Fontext" w:hAnsi="Fb Fontext"/>
            <w:sz w:val="20"/>
            <w:rtl/>
          </w:rPr>
          <w:tab/>
          <w:delText xml:space="preserve">עבוד.</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פח.</w:t>
      </w:r>
    </w:p>
    <w:p>
      <w:pPr>
        <w:pStyle w:val="38"/>
        <w:rPr>
          <w:ins w:id="97992" w:author="מנוע מכני" w:date="2026-10-11T12:04:39Z"/>
        </w:rPr>
      </w:pPr>
      <w:del w:id="97991" w:author="מנוע מכני" w:date="2026-10-11T12:04:39Z">
        <w:r w:rsidRPr="006061D7">
          <w:delText xml:space="preserve">•</w:delText>
        </w:r>
      </w:del>
      <w:r w:rsidRPr="006061D7">
        <w:t xml:space="preserve"> </w:t>
      </w:r>
      <w:r w:rsidRPr="006061D7">
        <w:t xml:space="preserve">תניא</w:t>
      </w:r>
      <w:r w:rsidRPr="006061D7">
        <w:t xml:space="preserve"> בסדר עולם:</w:t>
      </w:r>
    </w:p>
    <w:p w:rsidR="00E9703F" w:rsidRPr="006061D7" w:rsidRDefault="00E9703F" w:rsidP="00E9703F">
      <w:pPr>
        <w:rPr>
          <w:rtl/>
        </w:rPr>
      </w:pPr>
      <w:del w:id="97993" w:author="מנוע מכני" w:date="2026-10-11T12:04:39Z">
        <w:r w:rsidRPr="006061D7">
          <w:rPr>
            <w:rtl/>
          </w:rPr>
          <w:delText xml:space="preserve"> </w:delText>
        </w:r>
      </w:del>
      <w:r w:rsidRPr="006061D7">
        <w:rPr>
          <w:rtl/>
        </w:rPr>
        <w:t xml:space="preserve">ניסן שבו יצאו ישראל ממצרים בי"ד שחטו פסחיהן, בט"ו יצאו, ואותו היום ער</w:t>
      </w:r>
      <w:r w:rsidRPr="006061D7">
        <w:rPr>
          <w:rFonts w:hint="cs"/>
          <w:rtl/>
        </w:rPr>
        <w:t>'ש</w:t>
      </w:r>
      <w:r w:rsidRPr="006061D7">
        <w:rPr>
          <w:rtl/>
        </w:rPr>
        <w:t xml:space="preserve"> היה.</w:t>
      </w:r>
    </w:p>
    <w:p w:rsidR="00E9703F" w:rsidRPr="006F178A" w:rsidRDefault="00E9703F" w:rsidP="00E9703F">
      <w:pPr>
        <w:rPr>
          <w:rtl/>
        </w:rPr>
      </w:pPr>
      <w:ins w:id="100943" w:author="קלוד" w:date="2026-10-11T13:11:34Z">
        <w:r>
          <w:rPr>
            <w:rStyle w:val="2fb"/>
            <w:rFonts w:ascii="Fb Fontext" w:hAnsi="Fb Fontext"/>
            <w:rtl/>
          </w:rPr>
          <w:t xml:space="preserve">ומשר"ח</w:t>
        </w:r>
      </w:ins>
      <w:del w:id="100944" w:author="קלוד" w:date="2026-10-11T13:11:34Z">
        <w:r w:rsidRPr="006F178A">
          <w:rPr>
            <w:rStyle w:val="2fb"/>
            <w:rFonts w:ascii="Fb Fontext" w:hAnsi="Fb Fontext"/>
            <w:rtl/>
          </w:rPr>
          <w:delText xml:space="preserve">ומדר"</w:delText>
        </w:r>
        <w:r w:rsidRPr="006F178A">
          <w:rPr>
            <w:rStyle w:val="2fb"/>
            <w:rFonts w:ascii="Fb Fontext" w:hAnsi="Fb Fontext" w:hint="cs"/>
            <w:rtl/>
          </w:rPr>
          <w:delText xml:space="preserve">ח</w:delText>
        </w:r>
      </w:del>
      <w:r w:rsidRPr="006F178A">
        <w:rPr>
          <w:rFonts w:ascii="Fb Fontext" w:hAnsi="Fb Fontext" w:hint="cs"/>
          <w:rtl/>
        </w:rPr>
        <w:t xml:space="preserve"> </w:t>
      </w:r>
      <w:ins w:id="100941" w:author="קלוד" w:date="2026-10-11T13:11:34Z">
        <w:r>
          <w:rPr>
            <w:rFonts w:ascii="Fb Fontext" w:hAnsi="Fb Fontext" w:hint="cs"/>
            <w:rtl/>
          </w:rPr>
          <w:t xml:space="preserve">ניסן</w:t>
        </w:r>
      </w:ins>
      <w:del w:id="100942" w:author="קלוד" w:date="2026-10-11T13:11:34Z">
        <w:r w:rsidRPr="006F178A">
          <w:rPr>
            <w:rFonts w:ascii="Fb Fontext" w:hAnsi="Fb Fontext" w:hint="cs"/>
            <w:rtl/>
          </w:rPr>
          <w:delText xml:space="preserve">דניסן</w:delText>
        </w:r>
      </w:del>
      <w:r w:rsidRPr="006F178A">
        <w:rPr>
          <w:rFonts w:ascii="Fb Fontext" w:hAnsi="Fb Fontext" w:hint="cs"/>
          <w:rtl/>
        </w:rPr>
        <w:t xml:space="preserve"> </w:t>
      </w:r>
      <w:ins w:id="100939" w:author="קלוד" w:date="2026-10-11T13:11:34Z">
        <w:r>
          <w:rPr>
            <w:rStyle w:val="2fb"/>
            <w:rFonts w:ascii="Fb Fontext" w:hAnsi="Fb Fontext" w:hint="cs"/>
            <w:rtl/>
          </w:rPr>
          <w:t xml:space="preserve">ער"ש -</w:t>
        </w:r>
      </w:ins>
      <w:del w:id="100940" w:author="קלוד" w:date="2026-10-11T13:11:34Z">
        <w:r w:rsidRPr="006F178A">
          <w:rPr>
            <w:rStyle w:val="2fb"/>
            <w:rFonts w:ascii="Fb Fontext" w:hAnsi="Fb Fontext" w:hint="cs"/>
            <w:rtl/>
          </w:rPr>
          <w:delText xml:space="preserve">ער</w:delText>
        </w:r>
        <w:r w:rsidRPr="006F178A">
          <w:rPr>
            <w:rStyle w:val="2fb"/>
            <w:rFonts w:ascii="Fb Fontext" w:hAnsi="Fb Fontext"/>
            <w:rtl/>
          </w:rPr>
          <w:delText xml:space="preserve">"</w:delText>
        </w:r>
        <w:r w:rsidRPr="006F178A">
          <w:rPr>
            <w:rStyle w:val="2fb"/>
            <w:rFonts w:ascii="Fb Fontext" w:hAnsi="Fb Fontext" w:hint="cs"/>
            <w:rtl/>
          </w:rPr>
          <w:delText xml:space="preserve">ש</w:delText>
        </w:r>
      </w:del>
      <w:r w:rsidRPr="006F178A">
        <w:rPr>
          <w:rFonts w:ascii="Fb Fontext" w:hAnsi="Fb Fontext" w:hint="cs"/>
          <w:rtl/>
        </w:rPr>
        <w:t xml:space="preserve"> </w:t>
      </w:r>
      <w:r w:rsidRPr="006F178A">
        <w:rPr>
          <w:rStyle w:val="2fb"/>
          <w:rFonts w:ascii="Fb Fontext" w:hAnsi="Fb Fontext" w:hint="cs"/>
          <w:rtl/>
        </w:rPr>
        <w:t xml:space="preserve">ר</w:t>
      </w:r>
      <w:r w:rsidRPr="006F178A">
        <w:rPr>
          <w:rStyle w:val="2fb"/>
          <w:rFonts w:ascii="Fb Fontext" w:hAnsi="Fb Fontext"/>
          <w:rtl/>
        </w:rPr>
        <w:t>"</w:t>
      </w:r>
      <w:r w:rsidRPr="006F178A">
        <w:rPr>
          <w:rStyle w:val="2fb"/>
          <w:rFonts w:ascii="Fb Fontext" w:hAnsi="Fb Fontext" w:hint="cs"/>
          <w:rtl/>
        </w:rPr>
        <w:t xml:space="preserve">ח</w:t>
      </w:r>
      <w:r w:rsidRPr="006F178A">
        <w:rPr>
          <w:rFonts w:ascii="Fb Fontext" w:hAnsi="Fb Fontext" w:hint="cs"/>
          <w:rtl/>
        </w:rPr>
        <w:t xml:space="preserve"> אייר </w:t>
      </w:r>
      <w:ins w:id="100937" w:author="קלוד" w:date="2026-10-11T13:11:34Z">
        <w:r>
          <w:rPr>
            <w:rFonts w:ascii="Fb Fontext" w:hAnsi="Fb Fontext" w:hint="cs"/>
            <w:rtl/>
          </w:rPr>
          <w:t xml:space="preserve">באחד</w:t>
        </w:r>
      </w:ins>
      <w:del w:id="100938" w:author="קלוד" w:date="2026-10-11T13:11:34Z">
        <w:r w:rsidRPr="006F178A">
          <w:rPr>
            <w:rFonts w:ascii="Fb Fontext" w:hAnsi="Fb Fontext" w:hint="cs"/>
            <w:rtl/>
          </w:rPr>
          <w:delText xml:space="preserve">איר חד</w:delText>
        </w:r>
      </w:del>
      <w:r w:rsidRPr="006F178A">
        <w:rPr>
          <w:rFonts w:ascii="Fb Fontext" w:hAnsi="Fb Fontext" w:hint="cs"/>
          <w:rtl/>
        </w:rPr>
        <w:t xml:space="preserve"> בשבת, </w:t>
      </w:r>
      <w:ins w:id="100935" w:author="קלוד" w:date="2026-10-11T13:11:34Z">
        <w:r>
          <w:rPr>
            <w:rFonts w:ascii="Fb Fontext" w:hAnsi="Fb Fontext" w:hint="cs"/>
            <w:rtl/>
          </w:rPr>
          <w:t xml:space="preserve">ור"ח</w:t>
        </w:r>
      </w:ins>
      <w:del w:id="100936" w:author="קלוד" w:date="2026-10-11T13:11:34Z">
        <w:r w:rsidRPr="006F178A">
          <w:rPr>
            <w:rFonts w:ascii="Fb Fontext" w:hAnsi="Fb Fontext" w:hint="cs"/>
            <w:rtl/>
          </w:rPr>
          <w:delText xml:space="preserve">ור'ח</w:delText>
        </w:r>
      </w:del>
      <w:r w:rsidRPr="006F178A">
        <w:rPr>
          <w:rFonts w:ascii="Fb Fontext" w:hAnsi="Fb Fontext" w:hint="cs"/>
          <w:rtl/>
        </w:rPr>
        <w:t xml:space="preserve"> סיון בשני </w:t>
      </w:r>
      <w:ins w:id="100933" w:author="קלוד" w:date="2026-10-11T13:11:34Z">
        <w:r>
          <w:rPr>
            <w:rFonts w:ascii="Fb Fontext" w:hAnsi="Fb Fontext" w:hint="cs"/>
            <w:rtl/>
          </w:rPr>
          <w:t xml:space="preserve">בשבת, וקשה לר"י.</w:t>
        </w:r>
      </w:ins>
      <w:del w:id="100934" w:author="קלוד" w:date="2026-10-11T13:11:34Z">
        <w:r w:rsidRPr="006F178A">
          <w:rPr>
            <w:rFonts w:ascii="Fb Fontext" w:hAnsi="Fb Fontext" w:hint="cs"/>
            <w:rtl/>
          </w:rPr>
          <w:delText xml:space="preserve">בשבת</w:delText>
        </w:r>
      </w:del>
    </w:p>
    <w:p w:rsidR="00E9703F" w:rsidRPr="009757B9" w:rsidRDefault="00E9703F" w:rsidP="00E9703F">
      <w:pPr>
        <w:rPr>
          <w:rFonts w:cs="Guttman Vilna"/>
          <w:b/>
          <w:bCs/>
          <w:rtl/>
        </w:rPr>
      </w:pPr>
      <w:ins w:id="100951" w:author="קלוד" w:date="2026-10-11T13:11:34Z">
        <w:r>
          <w:rPr>
            <w:rFonts w:hint="cs"/>
            <w:rtl/>
          </w:rPr>
          <w:t xml:space="preserve">ר"י:</w:t>
        </w:r>
      </w:ins>
      <w:del w:id="100952" w:author="קלוד" w:date="2026-10-11T13:11:34Z">
        <w:r w:rsidRPr="006F178A">
          <w:rPr>
            <w:rFonts w:hint="cs"/>
            <w:rtl/>
          </w:rPr>
          <w:delText xml:space="preserve">-</w:delText>
        </w:r>
      </w:del>
      <w:r w:rsidRPr="006F178A">
        <w:rPr>
          <w:rFonts w:hint="cs"/>
          <w:rtl/>
        </w:rPr>
        <w:t xml:space="preserve"> </w:t>
      </w:r>
      <w:ins w:id="100949" w:author="קלוד" w:date="2026-10-11T13:11:34Z">
        <w:r>
          <w:rPr>
            <w:rStyle w:val="2fb"/>
            <w:rtl/>
          </w:rPr>
          <w:t xml:space="preserve">ברייתא</w:t>
        </w:r>
      </w:ins>
      <w:del w:id="100950" w:author="קלוד" w:date="2026-10-11T13:11:34Z">
        <w:r w:rsidRPr="006F178A">
          <w:rPr>
            <w:rStyle w:val="2fb"/>
            <w:rtl/>
          </w:rPr>
          <w:delText xml:space="preserve">ר"י</w:delText>
        </w:r>
      </w:del>
      <w:r w:rsidRPr="006F178A">
        <w:rPr>
          <w:rtl/>
        </w:rPr>
        <w:t xml:space="preserve"> </w:t>
      </w:r>
      <w:ins w:id="100947" w:author="קלוד" w:date="2026-10-11T13:11:34Z">
        <w:r>
          <w:rPr>
            <w:rtl/>
          </w:rPr>
          <w:t xml:space="preserve">זו</w:t>
        </w:r>
      </w:ins>
      <w:del w:id="100948" w:author="קלוד" w:date="2026-10-11T13:11:34Z">
        <w:r w:rsidRPr="006F178A">
          <w:rPr>
            <w:rtl/>
          </w:rPr>
          <w:delText xml:space="preserve">אמר</w:delText>
        </w:r>
        <w:r w:rsidRPr="006F178A">
          <w:rPr>
            <w:rtl/>
          </w:rPr>
          <w:delText xml:space="preserve"> הא מני</w:delText>
        </w:r>
      </w:del>
      <w:r w:rsidRPr="006F178A">
        <w:rPr>
          <w:rtl/>
        </w:rPr>
        <w:t xml:space="preserve"> - </w:t>
      </w:r>
      <w:ins w:id="100945" w:author="קלוד" w:date="2026-10-11T13:11:34Z">
        <w:r>
          <w:rPr>
            <w:rtl/>
          </w:rPr>
          <w:t xml:space="preserve">כרבנן.</w:t>
        </w:r>
      </w:ins>
      <w:del w:id="100946" w:author="קלוד" w:date="2026-10-11T13:11:34Z">
        <w:r w:rsidRPr="006F178A">
          <w:rPr>
            <w:rtl/>
          </w:rPr>
          <w:delText xml:space="preserve">רבנן היא.</w:delText>
        </w:r>
      </w:del>
    </w:p>
    <w:p>
      <w:pPr>
        <w:pStyle w:val="38"/>
        <w:rPr>
          <w:ins w:id="97994" w:author="מנוע מכני" w:date="2026-10-11T12:04:39Z"/>
        </w:rPr>
      </w:pPr>
      <w:r w:rsidRPr="006F178A">
        <w:t>ת"ש</w:t>
      </w:r>
      <w:r w:rsidRPr="006F178A">
        <w:t xml:space="preserve">, רבי יוסי</w:t>
      </w:r>
      <w:del w:id="99400" w:author="מנוע מכני" w:date="2026-10-11T12:04:39Z">
        <w:r w:rsidRPr="006F178A">
          <w:delText xml:space="preserve"> אומר</w:delText>
        </w:r>
      </w:del>
      <w:r w:rsidRPr="006F178A">
        <w:t xml:space="preserve">:</w:t>
      </w:r>
    </w:p>
    <w:p w:rsidR="00E9703F" w:rsidRDefault="00E9703F" w:rsidP="00E9703F">
      <w:pPr>
        <w:rPr>
          <w:rtl/>
        </w:rPr>
      </w:pPr>
      <w:del w:id="97995" w:author="מנוע מכני" w:date="2026-10-11T12:04:39Z">
        <w:r w:rsidRPr="006F178A">
          <w:rPr>
            <w:rtl/>
          </w:rPr>
          <w:delText xml:space="preserve"> </w:delText>
        </w:r>
      </w:del>
      <w:r w:rsidRPr="006F178A">
        <w:rPr>
          <w:rtl/>
        </w:rPr>
        <w:t xml:space="preserve">בשני עלה משה וירד, בשלישי עלה וירד, ברביעי עלה וירד, בחמישי בנה מזבח והקריב עליו קרבן, בששי </w:t>
      </w:r>
      <w:r w:rsidRPr="006F178A">
        <w:rPr>
          <w:rtl/>
        </w:rPr>
        <w:t xml:space="preserve">לא</w:t>
      </w:r>
      <w:r w:rsidRPr="006F178A">
        <w:rPr>
          <w:rtl/>
        </w:rPr>
        <w:t xml:space="preserve"> היה לו פנאי. </w:t>
      </w:r>
    </w:p>
    <w:p w:rsidR="00E9703F" w:rsidRPr="006F178A" w:rsidRDefault="00E9703F" w:rsidP="00E9703F">
      <w:pPr>
        <w:numPr>
          <w:ilvl w:val="0"/>
          <w:numId w:val="4"/>
        </w:numPr>
        <w:rPr>
          <w:rtl/>
        </w:rPr>
      </w:pPr>
      <w:ins w:id="91341" w:author="מנוע מכני" w:date="2026-10-11T12:04:39Z">
        <w:r>
          <w:rPr>
            <w:rFonts w:hint="cs"/>
            <w:b/>
            <w:bCs/>
            <w:rtl/>
          </w:rPr>
          <w:t xml:space="preserve">לא</w:t>
        </w:r>
      </w:ins>
      <w:del w:id="91342" w:author="מנוע מכני" w:date="2026-10-11T12:04:39Z">
        <w:r w:rsidRPr="00466BA5">
          <w:rPr>
            <w:rFonts w:hint="cs"/>
            <w:b/>
            <w:bCs/>
            <w:rtl/>
          </w:rPr>
          <w:delText xml:space="preserve">לאו</w:delText>
        </w:r>
      </w:del>
      <w:r w:rsidRPr="00466BA5">
        <w:rPr>
          <w:rFonts w:hint="cs"/>
          <w:b/>
          <w:bCs/>
          <w:rtl/>
        </w:rPr>
        <w:t xml:space="preserve"> </w:t>
      </w:r>
      <w:r w:rsidRPr="006F178A">
        <w:rPr>
          <w:rtl/>
        </w:rPr>
        <w:t xml:space="preserve">משום </w:t>
      </w:r>
      <w:r>
        <w:rPr>
          <w:rFonts w:hint="cs"/>
          <w:rtl/>
        </w:rPr>
        <w:t xml:space="preserve">תורה אלא משום </w:t>
      </w:r>
      <w:r w:rsidRPr="006F178A">
        <w:rPr>
          <w:rtl/>
        </w:rPr>
        <w:t>טורח שבת.</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דרש </w:t>
      </w:r>
      <w:ins w:id="100977" w:author="קלוד" w:date="2026-10-11T13:11:34Z">
        <w:r>
          <w:rPr>
            <w:rtl/>
          </w:rPr>
          <w:t xml:space="preserve">גלילי</w:t>
        </w:r>
      </w:ins>
      <w:del w:id="100978" w:author="קלוד" w:date="2026-10-11T13:11:34Z">
        <w:r w:rsidRPr="006F178A">
          <w:rPr>
            <w:rtl/>
          </w:rPr>
          <w:delText xml:space="preserve">ההוא</w:delText>
        </w:r>
      </w:del>
      <w:r w:rsidRPr="006F178A">
        <w:rPr>
          <w:rtl/>
        </w:rPr>
        <w:t xml:space="preserve"> </w:t>
      </w:r>
      <w:ins w:id="100975" w:author="קלוד" w:date="2026-10-11T13:11:34Z">
        <w:r>
          <w:rPr>
            <w:rtl/>
          </w:rPr>
          <w:t xml:space="preserve">אחד</w:t>
        </w:r>
      </w:ins>
      <w:del w:id="100976" w:author="קלוד" w:date="2026-10-11T13:11:34Z">
        <w:r w:rsidRPr="006F178A">
          <w:rPr>
            <w:rtl/>
          </w:rPr>
          <w:delText xml:space="preserve">גלילאה</w:delText>
        </w:r>
      </w:del>
      <w:r w:rsidRPr="006F178A">
        <w:rPr>
          <w:rtl/>
        </w:rPr>
        <w:t xml:space="preserve"> </w:t>
      </w:r>
      <w:ins w:id="93047" w:author="מנוע מכני" w:date="2026-10-11T12:04:39Z">
        <w:ins w:id="100973" w:author="קלוד" w:date="2026-10-11T13:11:34Z">
          <w:r>
            <w:rPr>
              <w:rtl/>
            </w:rPr>
            <w:t xml:space="preserve">לפני</w:t>
          </w:r>
        </w:ins>
        <w:del w:id="100974" w:author="קלוד" w:date="2026-10-11T13:11:34Z">
          <w:r>
            <w:rPr>
              <w:rtl/>
            </w:rPr>
            <w:delText xml:space="preserve">עליו</w:delText>
          </w:r>
        </w:del>
      </w:ins>
      <w:del w:id="93048" w:author="מנוע מכני" w:date="2026-10-11T12:04:39Z">
        <w:r w:rsidRPr="006F178A">
          <w:rPr>
            <w:rtl/>
          </w:rPr>
          <w:delText xml:space="preserve">עליה</w:delText>
        </w:r>
      </w:del>
      <w:r w:rsidRPr="006F178A">
        <w:rPr>
          <w:rtl/>
        </w:rPr>
        <w:t xml:space="preserve"> </w:t>
      </w:r>
      <w:ins w:id="100971" w:author="קלוד" w:date="2026-10-11T13:11:34Z">
        <w:r>
          <w:rPr>
            <w:rStyle w:val="2fb"/>
            <w:rtl/>
          </w:rPr>
          <w:t xml:space="preserve">רב</w:t>
        </w:r>
      </w:ins>
      <w:del w:id="100972" w:author="קלוד" w:date="2026-10-11T13:11:34Z">
        <w:r w:rsidRPr="006F178A">
          <w:rPr>
            <w:rStyle w:val="2fb"/>
            <w:rtl/>
          </w:rPr>
          <w:delText xml:space="preserve">דרב</w:delText>
        </w:r>
      </w:del>
      <w:r w:rsidRPr="006F178A">
        <w:rPr>
          <w:rStyle w:val="2fb"/>
          <w:rtl/>
        </w:rPr>
        <w:t xml:space="preserve"> חסדא</w:t>
      </w:r>
      <w:r w:rsidRPr="006F178A">
        <w:rPr>
          <w:rtl/>
        </w:rPr>
        <w:t xml:space="preserve">: </w:t>
      </w:r>
      <w:ins w:id="100969" w:author="קלוד" w:date="2026-10-11T13:11:34Z">
        <w:r>
          <w:rPr>
            <w:rtl/>
          </w:rPr>
          <w:t xml:space="preserve">ברוך</w:t>
        </w:r>
      </w:ins>
      <w:del w:id="100970" w:author="קלוד" w:date="2026-10-11T13:11:34Z">
        <w:r w:rsidRPr="006F178A">
          <w:rPr>
            <w:rtl/>
          </w:rPr>
          <w:delText xml:space="preserve">בריך</w:delText>
        </w:r>
      </w:del>
      <w:r w:rsidRPr="006F178A">
        <w:rPr>
          <w:rtl/>
        </w:rPr>
        <w:t xml:space="preserve"> </w:t>
      </w:r>
      <w:ins w:id="93045" w:author="מנוע מכני" w:date="2026-10-11T12:04:39Z">
        <w:ins w:id="100967" w:author="קלוד" w:date="2026-10-11T13:11:34Z">
          <w:r>
            <w:rPr>
              <w:rtl/>
            </w:rPr>
            <w:t xml:space="preserve">הרחמן</w:t>
          </w:r>
        </w:ins>
        <w:del w:id="100968" w:author="קלוד" w:date="2026-10-11T13:11:34Z">
          <w:r>
            <w:rPr>
              <w:rtl/>
            </w:rPr>
            <w:delText xml:space="preserve">התורה</w:delText>
          </w:r>
        </w:del>
      </w:ins>
      <w:del w:id="93046" w:author="מנוע מכני" w:date="2026-10-11T12:04:39Z">
        <w:r w:rsidRPr="006F178A">
          <w:rPr>
            <w:rtl/>
          </w:rPr>
          <w:delText xml:space="preserve">רחמנא</w:delText>
        </w:r>
      </w:del>
      <w:r w:rsidRPr="006F178A">
        <w:rPr>
          <w:rtl/>
        </w:rPr>
        <w:t xml:space="preserve"> </w:t>
      </w:r>
      <w:ins w:id="100965" w:author="קלוד" w:date="2026-10-11T13:11:34Z">
        <w:r>
          <w:rPr>
            <w:rFonts w:hint="cs"/>
            <w:rtl/>
          </w:rPr>
          <w:t xml:space="preserve">שנתן</w:t>
        </w:r>
      </w:ins>
      <w:del w:id="100966" w:author="קלוד" w:date="2026-10-11T13:11:34Z">
        <w:r w:rsidRPr="006F178A">
          <w:rPr>
            <w:rFonts w:hint="cs"/>
            <w:rtl/>
          </w:rPr>
          <w:delText xml:space="preserve">שהביא</w:delText>
        </w:r>
      </w:del>
      <w:r w:rsidRPr="006F178A">
        <w:rPr>
          <w:rFonts w:hint="cs"/>
          <w:rtl/>
        </w:rPr>
        <w:t xml:space="preserve"> תורה </w:t>
      </w:r>
      <w:ins w:id="100963" w:author="קלוד" w:date="2026-10-11T13:11:34Z">
        <w:r>
          <w:rPr>
            <w:rtl/>
          </w:rPr>
          <w:t xml:space="preserve">משולשת</w:t>
        </w:r>
      </w:ins>
      <w:del w:id="100964" w:author="קלוד" w:date="2026-10-11T13:11:34Z">
        <w:r w:rsidRPr="006F178A">
          <w:rPr>
            <w:rtl/>
          </w:rPr>
          <w:delText xml:space="preserve">תליתאי</w:delText>
        </w:r>
      </w:del>
      <w:r w:rsidRPr="006F178A">
        <w:rPr>
          <w:rtl/>
        </w:rPr>
        <w:t xml:space="preserve"> לעם </w:t>
      </w:r>
      <w:ins w:id="100961" w:author="קלוד" w:date="2026-10-11T13:11:34Z">
        <w:r>
          <w:rPr>
            <w:rtl/>
          </w:rPr>
          <w:t xml:space="preserve">משולש,</w:t>
        </w:r>
      </w:ins>
      <w:del w:id="100962" w:author="קלוד" w:date="2026-10-11T13:11:34Z">
        <w:r w:rsidRPr="006F178A">
          <w:rPr>
            <w:rtl/>
          </w:rPr>
          <w:delText xml:space="preserve">תליתאי,</w:delText>
        </w:r>
      </w:del>
      <w:r w:rsidRPr="006F178A">
        <w:rPr>
          <w:rtl/>
        </w:rPr>
        <w:t xml:space="preserve"> על ידי </w:t>
      </w:r>
      <w:ins w:id="100959" w:author="קלוד" w:date="2026-10-11T13:11:34Z">
        <w:r>
          <w:rPr>
            <w:rtl/>
          </w:rPr>
          <w:t xml:space="preserve">שלישי,</w:t>
        </w:r>
      </w:ins>
      <w:del w:id="100960" w:author="קלוד" w:date="2026-10-11T13:11:34Z">
        <w:r w:rsidRPr="006F178A">
          <w:rPr>
            <w:rtl/>
          </w:rPr>
          <w:delText xml:space="preserve">תליתאי,</w:delText>
        </w:r>
      </w:del>
      <w:r w:rsidRPr="006F178A">
        <w:rPr>
          <w:rtl/>
        </w:rPr>
        <w:t xml:space="preserve"> ביום </w:t>
      </w:r>
      <w:ins w:id="100957" w:author="קלוד" w:date="2026-10-11T13:11:34Z">
        <w:r>
          <w:rPr>
            <w:rtl/>
          </w:rPr>
          <w:t xml:space="preserve">שלישי,</w:t>
        </w:r>
      </w:ins>
      <w:del w:id="100958" w:author="קלוד" w:date="2026-10-11T13:11:34Z">
        <w:r w:rsidRPr="006F178A">
          <w:rPr>
            <w:rtl/>
          </w:rPr>
          <w:delText xml:space="preserve">תליתאי,</w:delText>
        </w:r>
      </w:del>
      <w:r w:rsidRPr="006F178A">
        <w:rPr>
          <w:rtl/>
        </w:rPr>
        <w:t xml:space="preserve"> </w:t>
      </w:r>
      <w:ins w:id="100955" w:author="קלוד" w:date="2026-10-11T13:11:34Z">
        <w:r>
          <w:rPr>
            <w:rtl/>
          </w:rPr>
          <w:t xml:space="preserve">בחודש</w:t>
        </w:r>
      </w:ins>
      <w:del w:id="100956" w:author="קלוד" w:date="2026-10-11T13:11:34Z">
        <w:r w:rsidRPr="006F178A">
          <w:rPr>
            <w:rtl/>
          </w:rPr>
          <w:delText xml:space="preserve">בירחא</w:delText>
        </w:r>
      </w:del>
      <w:r w:rsidRPr="006F178A">
        <w:rPr>
          <w:rtl/>
        </w:rPr>
        <w:t xml:space="preserve"> </w:t>
      </w:r>
      <w:ins w:id="100953" w:author="קלוד" w:date="2026-10-11T13:11:34Z">
        <w:r>
          <w:rPr>
            <w:rtl/>
          </w:rPr>
          <w:t xml:space="preserve">שלישי.</w:t>
        </w:r>
      </w:ins>
      <w:del w:id="100954" w:author="קלוד" w:date="2026-10-11T13:11:34Z">
        <w:r w:rsidRPr="006F178A">
          <w:rPr>
            <w:rtl/>
          </w:rPr>
          <w:delText xml:space="preserve">תליתאי,</w:delText>
        </w:r>
      </w:del>
      <w:r w:rsidRPr="006F178A">
        <w:rPr>
          <w:rtl/>
        </w:rPr>
        <w:t xml:space="preserve"> כמאן - כרבנן.</w:t>
      </w:r>
    </w:p>
    <w:p>
      <w:pPr>
        <w:pStyle w:val="afffff8"/>
        <w:rPr>
          <w:ins w:id="90671" w:author="קלוד" w:date="2026-10-11T12:33:55Z"/>
        </w:rPr>
      </w:pPr>
      <w:ins w:id="90672" w:author="קלוד" w:date="2026-10-11T12:33:55Z">
        <w:r>
          <w:rPr>
            <w:color w:val="7B3F00"/>
          </w:rPr>
          <w:t xml:space="preserve">'ויתיצבו בתחתית ההר' - כפה עליהם הר כגיגית</w:t>
        </w:r>
      </w:ins>
    </w:p>
    <w:p w:rsidR="00E9703F" w:rsidRPr="006F178A" w:rsidRDefault="00E9703F" w:rsidP="00E9703F">
      <w:pPr>
        <w:rPr>
          <w:rtl/>
        </w:rPr>
      </w:pPr>
      <w:r w:rsidRPr="006F178A">
        <w:rPr>
          <w:rtl/>
        </w:rPr>
        <w:t>•</w:t>
      </w:r>
      <w:r w:rsidRPr="00784B8D">
        <w:rPr>
          <w:rStyle w:val="afffff0"/>
          <w:rFonts w:hint="cs"/>
          <w:rtl/>
        </w:rPr>
        <w:t xml:space="preserve"> '</w:t>
      </w:r>
      <w:ins w:id="91133" w:author="Claude - סמנטי" w:date="2026-10-11T12:28:21Z">
        <w:r>
          <w:rPr>
            <w:rStyle w:val="afffff0"/>
            <w:rtl/>
          </w:rPr>
          <w:t xml:space="preserve">וַיִּתְיַצְּבוּ בְּתַחְתִּית הָהָר</w:t>
        </w:r>
      </w:ins>
      <w:del w:id="91134" w:author="Claude - סמנטי" w:date="2026-10-11T12:28:21Z">
        <w:r w:rsidRPr="00784B8D">
          <w:rPr>
            <w:rStyle w:val="afffff0"/>
            <w:rtl/>
          </w:rPr>
          <w:delText xml:space="preserve">ויתיצבו בתחתית ההר</w:delText>
        </w:r>
      </w:del>
      <w:r w:rsidRPr="00784B8D">
        <w:rPr>
          <w:rStyle w:val="afffff0"/>
          <w:rFonts w:hint="cs"/>
          <w:rtl/>
        </w:rPr>
        <w:t>'</w:t>
      </w:r>
      <w:r w:rsidRPr="00784B8D">
        <w:rPr>
          <w:rStyle w:val="afffff0"/>
          <w:rtl/>
        </w:rPr>
        <w:t>,</w:t>
      </w:r>
      <w:r w:rsidRPr="006F178A">
        <w:rPr>
          <w:rtl/>
        </w:rPr>
        <w:t xml:space="preserve"> -</w:t>
      </w:r>
      <w:r w:rsidRPr="006F178A">
        <w:rPr>
          <w:rStyle w:val="2fb"/>
          <w:rtl/>
        </w:rPr>
        <w:t xml:space="preserve">ראבחב"ח</w:t>
      </w:r>
      <w:r w:rsidRPr="006F178A">
        <w:rPr>
          <w:rtl/>
        </w:rPr>
        <w:t xml:space="preserve">: מלמד שכפה </w:t>
      </w:r>
      <w:r w:rsidRPr="006F178A">
        <w:rPr>
          <w:rtl/>
        </w:rPr>
        <w:t xml:space="preserve">הקב"ה</w:t>
      </w:r>
      <w:r w:rsidRPr="006F178A">
        <w:rPr>
          <w:rtl/>
        </w:rPr>
        <w:t xml:space="preserve"> עליהם את ההר כגיגית, </w:t>
      </w:r>
      <w:r w:rsidRPr="006F178A">
        <w:rPr>
          <w:rtl/>
        </w:rPr>
        <w:t xml:space="preserve">וא"ל</w:t>
      </w:r>
      <w:r w:rsidRPr="006F178A">
        <w:rPr>
          <w:rtl/>
        </w:rPr>
        <w:t xml:space="preserve"> אם אתם מקבלים התורה מוטב, ואם </w:t>
      </w:r>
      <w:ins w:id="91343" w:author="מנוע מכני" w:date="2026-10-11T12:04:39Z">
        <w:r>
          <w:rPr>
            <w:rtl/>
          </w:rPr>
          <w:t xml:space="preserve">לא</w:t>
        </w:r>
      </w:ins>
      <w:del w:id="91344" w:author="מנוע מכני" w:date="2026-10-11T12:04:39Z">
        <w:r w:rsidRPr="006F178A">
          <w:rPr>
            <w:rtl/>
          </w:rPr>
          <w:delText xml:space="preserve">לאו</w:delText>
        </w:r>
      </w:del>
      <w:r w:rsidRPr="006F178A">
        <w:rPr>
          <w:rtl/>
        </w:rPr>
        <w:t xml:space="preserve"> - שם תהא קבורתכם.</w:t>
      </w:r>
    </w:p>
    <w:p>
      <w:pPr>
        <w:pStyle w:val="38"/>
        <w:rPr>
          <w:ins w:id="97996" w:author="מנוע מכני" w:date="2026-10-11T12:04:39Z"/>
        </w:rPr>
      </w:pPr>
      <w:del w:id="99401" w:author="מנוע מכני" w:date="2026-10-11T12:04:39Z">
        <w:r w:rsidRPr="006F178A">
          <w:delText xml:space="preserve">אמר </w:delText>
        </w:r>
      </w:del>
      <w:r w:rsidRPr="006F178A">
        <w:t xml:space="preserve">רב אחא בר יעקב:</w:t>
      </w:r>
    </w:p>
    <w:p w:rsidR="00E9703F" w:rsidRPr="006F178A" w:rsidRDefault="00E9703F" w:rsidP="00E9703F">
      <w:pPr>
        <w:rPr>
          <w:rtl/>
        </w:rPr>
      </w:pPr>
      <w:del w:id="97997" w:author="מנוע מכני" w:date="2026-10-11T12:04:39Z">
        <w:r w:rsidRPr="006F178A">
          <w:rPr>
            <w:rtl/>
          </w:rPr>
          <w:delText xml:space="preserve"> </w:delText>
        </w:r>
      </w:del>
      <w:r w:rsidRPr="006F178A">
        <w:rPr>
          <w:rtl/>
        </w:rPr>
        <w:t xml:space="preserve">מכאן מודעא </w:t>
      </w:r>
      <w:r w:rsidRPr="006F178A">
        <w:rPr>
          <w:rStyle w:val="2fb"/>
          <w:rtl/>
        </w:rPr>
        <w:t xml:space="preserve">רבה</w:t>
      </w:r>
      <w:r w:rsidRPr="006F178A">
        <w:rPr>
          <w:rtl/>
        </w:rPr>
        <w:t xml:space="preserve"> </w:t>
      </w:r>
      <w:ins w:id="100979" w:author="קלוד" w:date="2026-10-11T13:11:34Z">
        <w:r>
          <w:rPr>
            <w:rtl/>
          </w:rPr>
          <w:t xml:space="preserve">לתורה </w:t>
        </w:r>
        <w:r>
          <w:rPr>
            <w:rStyle w:val="afffffe"/>
            <w:rtl/>
          </w:rPr>
          <w:t xml:space="preserve">שקיבלוה באונס</w:t>
        </w:r>
        <w:r>
          <w:rPr>
            <w:rtl/>
          </w:rPr>
          <w:t xml:space="preserve">.</w:t>
        </w:r>
      </w:ins>
      <w:del w:id="100980" w:author="קלוד" w:date="2026-10-11T13:11:34Z">
        <w:r w:rsidRPr="006F178A">
          <w:rPr>
            <w:rtl/>
          </w:rPr>
          <w:delText xml:space="preserve">לאורייתא.</w:delText>
        </w:r>
      </w:del>
    </w:p>
    <w:p>
      <w:pPr>
        <w:pStyle w:val="38"/>
        <w:rPr>
          <w:ins w:id="97998" w:author="מנוע מכני" w:date="2026-10-11T12:04:39Z"/>
        </w:rPr>
      </w:pPr>
      <w:r w:rsidRPr="007C4031">
        <w:t>רבא</w:t>
      </w:r>
      <w:r w:rsidRPr="007C4031">
        <w:t xml:space="preserve">:</w:t>
      </w:r>
    </w:p>
    <w:p w:rsidR="00E9703F" w:rsidRPr="007C4031" w:rsidRDefault="00E9703F" w:rsidP="00E9703F">
      <w:pPr>
        <w:rPr>
          <w:rtl/>
        </w:rPr>
      </w:pPr>
      <w:del w:id="97999" w:author="מנוע מכני" w:date="2026-10-11T12:04:39Z">
        <w:r w:rsidRPr="007C4031">
          <w:rPr>
            <w:rtl/>
          </w:rPr>
          <w:delText xml:space="preserve"> </w:delText>
        </w:r>
      </w:del>
      <w:ins w:id="100991" w:author="קלוד" w:date="2026-10-11T13:11:34Z">
        <w:r>
          <w:rPr>
            <w:rtl/>
          </w:rPr>
          <w:t xml:space="preserve">אעפ"כ</w:t>
        </w:r>
      </w:ins>
      <w:del w:id="100992" w:author="קלוד" w:date="2026-10-11T13:11:34Z">
        <w:r w:rsidRPr="007C4031">
          <w:rPr>
            <w:rtl/>
          </w:rPr>
          <w:delText xml:space="preserve">אעפ"כ</w:delText>
        </w:r>
        <w:r w:rsidRPr="007C4031">
          <w:rPr>
            <w:rtl/>
          </w:rPr>
          <w:delText xml:space="preserve">,</w:delText>
        </w:r>
      </w:del>
      <w:r w:rsidRPr="007C4031">
        <w:rPr>
          <w:rtl/>
        </w:rPr>
        <w:t xml:space="preserve"> </w:t>
      </w:r>
      <w:ins w:id="100989" w:author="קלוד" w:date="2026-10-11T13:11:34Z">
        <w:r>
          <w:rPr>
            <w:rtl/>
          </w:rPr>
          <w:t xml:space="preserve">חזרו</w:t>
        </w:r>
      </w:ins>
      <w:del w:id="100990" w:author="קלוד" w:date="2026-10-11T13:11:34Z">
        <w:r w:rsidRPr="007C4031">
          <w:rPr>
            <w:rtl/>
          </w:rPr>
          <w:delText xml:space="preserve">הדור</w:delText>
        </w:r>
      </w:del>
      <w:r w:rsidRPr="007C4031">
        <w:rPr>
          <w:rtl/>
        </w:rPr>
        <w:t xml:space="preserve"> </w:t>
      </w:r>
      <w:ins w:id="100987" w:author="קלוד" w:date="2026-10-11T13:11:34Z">
        <w:r>
          <w:rPr>
            <w:rtl/>
          </w:rPr>
          <w:t xml:space="preserve">וקבלוה </w:t>
        </w:r>
        <w:r>
          <w:rPr>
            <w:rStyle w:val="afffffe"/>
            <w:rtl/>
          </w:rPr>
          <w:t xml:space="preserve">ברצון</w:t>
        </w:r>
      </w:ins>
      <w:del w:id="100988" w:author="קלוד" w:date="2026-10-11T13:11:34Z">
        <w:r w:rsidRPr="007C4031">
          <w:rPr>
            <w:rtl/>
          </w:rPr>
          <w:delText xml:space="preserve">קבלוה</w:delText>
        </w:r>
      </w:del>
      <w:r w:rsidRPr="007C4031">
        <w:rPr>
          <w:rtl/>
        </w:rPr>
        <w:t xml:space="preserve"> בימי </w:t>
      </w:r>
      <w:ins w:id="100985" w:author="קלוד" w:date="2026-10-11T13:11:34Z">
        <w:r>
          <w:rPr>
            <w:rtl/>
          </w:rPr>
          <w:t xml:space="preserve">אחשורוש:</w:t>
        </w:r>
      </w:ins>
      <w:del w:id="100986" w:author="קלוד" w:date="2026-10-11T13:11:34Z">
        <w:r w:rsidRPr="007C4031">
          <w:rPr>
            <w:rtl/>
          </w:rPr>
          <w:delText xml:space="preserve">אחשורוש.</w:delText>
        </w:r>
      </w:del>
      <w:r w:rsidRPr="007C4031">
        <w:rPr>
          <w:rtl/>
        </w:rPr>
        <w:t xml:space="preserve"> </w:t>
      </w:r>
      <w:ins w:id="100983" w:author="קלוד" w:date="2026-10-11T13:11:34Z">
        <w:r>
          <w:rPr>
            <w:rtl/>
          </w:rPr>
          <w:t xml:space="preserve">'קימו</w:t>
        </w:r>
      </w:ins>
      <w:del w:id="100984" w:author="קלוד" w:date="2026-10-11T13:11:34Z">
        <w:r w:rsidRPr="007C4031">
          <w:rPr>
            <w:rtl/>
          </w:rPr>
          <w:delText xml:space="preserve">קימו</w:delText>
        </w:r>
      </w:del>
      <w:r w:rsidRPr="007C4031">
        <w:rPr>
          <w:rtl/>
        </w:rPr>
        <w:t xml:space="preserve"> וקבלו </w:t>
      </w:r>
      <w:ins w:id="100981" w:author="קלוד" w:date="2026-10-11T13:11:34Z">
        <w:r>
          <w:rPr>
            <w:rtl/>
          </w:rPr>
          <w:t xml:space="preserve">היהודים' -</w:t>
        </w:r>
      </w:ins>
      <w:del w:id="100982" w:author="קלוד" w:date="2026-10-11T13:11:34Z">
        <w:r w:rsidRPr="007C4031">
          <w:rPr>
            <w:rtl/>
          </w:rPr>
          <w:delText xml:space="preserve">היהודים,</w:delText>
        </w:r>
      </w:del>
      <w:r w:rsidRPr="007C4031">
        <w:rPr>
          <w:rtl/>
        </w:rPr>
        <w:t xml:space="preserve"> קיימו מה שקיבלו כבר.</w:t>
      </w:r>
    </w:p>
    <w:p>
      <w:pPr>
        <w:pStyle w:val="38"/>
        <w:rPr>
          <w:ins w:id="98000" w:author="מנוע מכני" w:date="2026-10-11T12:04:39Z"/>
        </w:rPr>
      </w:pPr>
      <w:r w:rsidRPr="004640F6">
        <w:t>חזקיה</w:t>
      </w:r>
      <w:r w:rsidRPr="004640F6">
        <w:t>:</w:t>
      </w:r>
    </w:p>
    <w:p w:rsidR="00E9703F" w:rsidRPr="004640F6" w:rsidRDefault="00E9703F" w:rsidP="00E9703F">
      <w:pPr>
        <w:rPr>
          <w:spacing w:val="-2"/>
          <w:rtl/>
        </w:rPr>
      </w:pPr>
      <w:del w:id="98001" w:author="מנוע מכני" w:date="2026-10-11T12:04:39Z">
        <w:r w:rsidRPr="004640F6">
          <w:rPr>
            <w:rStyle w:val="afffff0"/>
            <w:spacing w:val="-2"/>
            <w:rtl/>
          </w:rPr>
          <w:delText xml:space="preserve"> </w:delText>
        </w:r>
      </w:del>
      <w:r w:rsidRPr="004640F6">
        <w:rPr>
          <w:rStyle w:val="afffff0"/>
          <w:rFonts w:hint="cs"/>
          <w:spacing w:val="-2"/>
          <w:rtl/>
        </w:rPr>
        <w:t>'</w:t>
      </w:r>
      <w:ins w:id="91139" w:author="Claude - סמנטי" w:date="2026-10-11T12:28:21Z">
        <w:r>
          <w:rPr>
            <w:rStyle w:val="afffff0"/>
            <w:spacing w:val="-2"/>
            <w:rtl/>
          </w:rPr>
          <w:t xml:space="preserve">מִשָּׁמַיִם הִשְׁמַעְתָּ דִּין אֶרֶץ יָרְאָה וְשָׁקָטָה</w:t>
        </w:r>
      </w:ins>
      <w:del w:id="91140" w:author="Claude - סמנטי" w:date="2026-10-11T12:28:21Z">
        <w:r w:rsidRPr="004640F6">
          <w:rPr>
            <w:rStyle w:val="afffff0"/>
            <w:spacing w:val="-2"/>
            <w:rtl/>
          </w:rPr>
          <w:delText xml:space="preserve">משמים השמעת דין ארץ יראה ושקטה</w:delText>
        </w:r>
      </w:del>
      <w:r w:rsidRPr="004640F6">
        <w:rPr>
          <w:rStyle w:val="afffff0"/>
          <w:rFonts w:hint="cs"/>
          <w:spacing w:val="-2"/>
          <w:rtl/>
        </w:rPr>
        <w:t>'</w:t>
      </w:r>
      <w:r w:rsidRPr="004640F6">
        <w:rPr>
          <w:rStyle w:val="afffff0"/>
          <w:spacing w:val="-2"/>
          <w:rtl/>
        </w:rPr>
        <w:t xml:space="preserve"> </w:t>
      </w:r>
      <w:r w:rsidRPr="004640F6">
        <w:rPr>
          <w:spacing w:val="-2"/>
          <w:rtl/>
        </w:rPr>
        <w:t>בתחילה –</w:t>
      </w:r>
      <w:r w:rsidRPr="004640F6">
        <w:rPr>
          <w:rStyle w:val="afffff0"/>
          <w:spacing w:val="-2"/>
          <w:rtl/>
        </w:rPr>
        <w:t xml:space="preserve"> </w:t>
      </w:r>
      <w:r w:rsidRPr="004640F6">
        <w:rPr>
          <w:rStyle w:val="afffff0"/>
          <w:rFonts w:hint="cs"/>
          <w:spacing w:val="-2"/>
          <w:rtl/>
        </w:rPr>
        <w:t>'</w:t>
      </w:r>
      <w:ins w:id="91137" w:author="Claude - סמנטי" w:date="2026-10-11T12:28:21Z">
        <w:r>
          <w:rPr>
            <w:rStyle w:val="afffff0"/>
            <w:spacing w:val="-2"/>
            <w:rtl/>
          </w:rPr>
          <w:t xml:space="preserve">יָרְאָה</w:t>
        </w:r>
      </w:ins>
      <w:del w:id="91138" w:author="Claude - סמנטי" w:date="2026-10-11T12:28:21Z">
        <w:r w:rsidRPr="004640F6">
          <w:rPr>
            <w:rStyle w:val="afffff0"/>
            <w:spacing w:val="-2"/>
            <w:rtl/>
          </w:rPr>
          <w:delText xml:space="preserve">יראה</w:delText>
        </w:r>
      </w:del>
      <w:r w:rsidRPr="004640F6">
        <w:rPr>
          <w:rStyle w:val="afffff0"/>
          <w:rFonts w:hint="cs"/>
          <w:spacing w:val="-2"/>
          <w:rtl/>
        </w:rPr>
        <w:t>'</w:t>
      </w:r>
      <w:r w:rsidRPr="004640F6">
        <w:rPr>
          <w:rStyle w:val="afffff0"/>
          <w:spacing w:val="-2"/>
          <w:rtl/>
        </w:rPr>
        <w:t>,</w:t>
      </w:r>
      <w:r w:rsidRPr="004640F6">
        <w:rPr>
          <w:spacing w:val="-2"/>
          <w:rtl/>
        </w:rPr>
        <w:t xml:space="preserve"> ולבסוף [אחר שקיבלוה] –</w:t>
      </w:r>
      <w:r w:rsidRPr="004640F6">
        <w:rPr>
          <w:rStyle w:val="afffff0"/>
          <w:spacing w:val="-2"/>
          <w:rtl/>
        </w:rPr>
        <w:t xml:space="preserve"> </w:t>
      </w:r>
      <w:r w:rsidRPr="004640F6">
        <w:rPr>
          <w:rStyle w:val="afffff0"/>
          <w:rFonts w:hint="cs"/>
          <w:spacing w:val="-2"/>
          <w:rtl/>
        </w:rPr>
        <w:t>'</w:t>
      </w:r>
      <w:ins w:id="91135" w:author="Claude - סמנטי" w:date="2026-10-11T12:28:21Z">
        <w:r>
          <w:rPr>
            <w:rStyle w:val="afffff0"/>
            <w:spacing w:val="-2"/>
            <w:rtl/>
          </w:rPr>
          <w:t xml:space="preserve">שָׁקָטָה</w:t>
        </w:r>
      </w:ins>
      <w:del w:id="91136" w:author="Claude - סמנטי" w:date="2026-10-11T12:28:21Z">
        <w:r w:rsidRPr="004640F6">
          <w:rPr>
            <w:rStyle w:val="afffff0"/>
            <w:spacing w:val="-2"/>
            <w:rtl/>
          </w:rPr>
          <w:delText xml:space="preserve">שקטה</w:delText>
        </w:r>
      </w:del>
      <w:r w:rsidRPr="004640F6">
        <w:rPr>
          <w:rStyle w:val="afffff0"/>
          <w:rFonts w:hint="cs"/>
          <w:spacing w:val="-2"/>
          <w:rtl/>
        </w:rPr>
        <w:t>'</w:t>
      </w:r>
      <w:r w:rsidRPr="004640F6">
        <w:rPr>
          <w:rStyle w:val="afffff0"/>
          <w:spacing w:val="-2"/>
          <w:rtl/>
        </w:rPr>
        <w:t>.</w:t>
      </w:r>
    </w:p>
    <w:p>
      <w:pPr>
        <w:pStyle w:val="38"/>
        <w:rPr>
          <w:ins w:id="98003" w:author="מנוע מכני" w:date="2026-10-11T12:04:39Z"/>
        </w:rPr>
      </w:pPr>
      <w:del w:id="98002" w:author="מנוע מכני" w:date="2026-10-11T12:04:39Z">
        <w:r w:rsidRPr="006F178A">
          <w:delText xml:space="preserve">•</w:delText>
        </w:r>
      </w:del>
      <w:r w:rsidRPr="006F178A">
        <w:t xml:space="preserve"> </w:t>
      </w:r>
      <w:r>
        <w:t>'</w:t>
      </w:r>
      <w:ins w:id="91141" w:author="Claude - סמנטי" w:date="2026-10-11T12:28:21Z">
        <w:r>
          <w:rPr>
            <w:rStyle w:val="afffff0"/>
          </w:rPr>
          <w:t xml:space="preserve">יָרְאָה</w:t>
        </w:r>
      </w:ins>
      <w:del w:id="91142" w:author="Claude - סמנטי" w:date="2026-10-11T12:28:21Z">
        <w:r w:rsidRPr="00466BA5">
          <w:delText xml:space="preserve">יראה</w:delText>
        </w:r>
      </w:del>
      <w:r>
        <w:t>'</w:t>
      </w:r>
      <w:r w:rsidRPr="006F178A">
        <w:t xml:space="preserve"> כדר"ל</w:t>
      </w:r>
      <w:r>
        <w:t>:</w:t>
      </w:r>
    </w:p>
    <w:p w:rsidR="00E9703F" w:rsidRPr="006F178A" w:rsidRDefault="00E9703F" w:rsidP="00E9703F">
      <w:pPr>
        <w:rPr>
          <w:rtl/>
        </w:rPr>
      </w:pPr>
      <w:del w:id="98004" w:author="מנוע מכני" w:date="2026-10-11T12:04:39Z">
        <w:r w:rsidRPr="006F178A">
          <w:rPr>
            <w:rtl/>
          </w:rPr>
          <w:delText xml:space="preserve"> </w:delText>
        </w:r>
      </w:del>
      <w:r w:rsidRPr="00466BA5">
        <w:rPr>
          <w:rStyle w:val="afffff0"/>
          <w:rtl/>
        </w:rPr>
        <w:t>ד</w:t>
      </w:r>
      <w:r w:rsidRPr="00466BA5">
        <w:rPr>
          <w:rStyle w:val="afffff0"/>
          <w:rFonts w:hint="cs"/>
          <w:rtl/>
        </w:rPr>
        <w:t>'</w:t>
      </w:r>
      <w:ins w:id="91143" w:author="Claude - סמנטי" w:date="2026-10-11T12:28:21Z">
        <w:r>
          <w:rPr>
            <w:rStyle w:val="afffff0"/>
            <w:rtl/>
          </w:rPr>
          <w:t xml:space="preserve">וַיְהִי עֶרֶב וַיְהִי בֹקֶר יוֹם </w:t>
        </w:r>
        <w:ins w:id="100993" w:author="קלוד" w:date="2026-10-11T13:11:34Z">
          <w:r>
            <w:rPr>
              <w:rStyle w:val="afffff0"/>
              <w:rtl/>
            </w:rPr>
            <w:t xml:space="preserve">הַשִּׁשִּׁי' - </w:t>
          </w:r>
          <w:r>
            <w:rPr>
              <w:rStyle w:val="afffffe"/>
              <w:rtl/>
            </w:rPr>
            <w:t xml:space="preserve">ה"א יתירה</w:t>
          </w:r>
        </w:ins>
        <w:del w:id="100994" w:author="קלוד" w:date="2026-10-11T13:11:34Z">
          <w:r>
            <w:rPr>
              <w:rStyle w:val="afffff0"/>
              <w:rtl/>
            </w:rPr>
            <w:delText xml:space="preserve">הַשִּׁשִּׁי</w:delText>
          </w:r>
          <w:r w:rsidRPr="00466BA5">
            <w:rPr>
              <w:rStyle w:val="afffff0"/>
              <w:rFonts w:hint="cs"/>
              <w:rtl/>
            </w:rPr>
            <w:delText xml:space="preserve">'</w:delText>
          </w:r>
          <w:r w:rsidRPr="006F178A">
            <w:rPr>
              <w:rtl/>
            </w:rPr>
            <w:delText xml:space="preserve">,</w:delText>
          </w:r>
        </w:del>
      </w:ins>
      <w:del w:id="91144" w:author="Claude - סמנטי" w:date="2026-10-11T12:28:21Z">
        <w:r w:rsidRPr="00466BA5">
          <w:rPr>
            <w:rStyle w:val="afffff0"/>
            <w:rtl/>
          </w:rPr>
          <w:delText xml:space="preserve">ויהי ערב ויהי בקר יום הששי</w:delText>
        </w:r>
      </w:del>
      <w:r w:rsidRPr="006F178A">
        <w:rPr>
          <w:rtl/>
        </w:rPr>
        <w:t xml:space="preserve"> מלמד שהתנה </w:t>
      </w:r>
      <w:r w:rsidRPr="006F178A">
        <w:rPr>
          <w:rtl/>
        </w:rPr>
        <w:t xml:space="preserve">הקב"ה</w:t>
      </w:r>
      <w:r w:rsidRPr="006F178A">
        <w:rPr>
          <w:rtl/>
        </w:rPr>
        <w:t xml:space="preserve"> עם מעשה בראשית, </w:t>
      </w:r>
      <w:r w:rsidRPr="004640F6">
        <w:rPr>
          <w:spacing w:val="-6"/>
          <w:rtl/>
        </w:rPr>
        <w:t xml:space="preserve">וא"ל</w:t>
      </w:r>
      <w:r w:rsidRPr="004640F6">
        <w:rPr>
          <w:spacing w:val="-6"/>
          <w:rtl/>
        </w:rPr>
        <w:t xml:space="preserve">: אם ישראל מקבלים התורה - אתם מתקיימין, ואם </w:t>
      </w:r>
      <w:ins w:id="91345" w:author="מנוע מכני" w:date="2026-10-11T12:04:39Z">
        <w:r>
          <w:rPr>
            <w:spacing w:val="-6"/>
            <w:rtl/>
          </w:rPr>
          <w:t xml:space="preserve">לא</w:t>
        </w:r>
      </w:ins>
      <w:del w:id="91346" w:author="מנוע מכני" w:date="2026-10-11T12:04:39Z">
        <w:r w:rsidRPr="004640F6">
          <w:rPr>
            <w:spacing w:val="-6"/>
            <w:rtl/>
          </w:rPr>
          <w:delText xml:space="preserve">לאו</w:delText>
        </w:r>
      </w:del>
      <w:r w:rsidRPr="004640F6">
        <w:rPr>
          <w:spacing w:val="-6"/>
          <w:rtl/>
        </w:rPr>
        <w:t xml:space="preserve"> - אני מחזיר אתכם לתוהו ובוהו.</w:t>
      </w:r>
    </w:p>
    <w:p>
      <w:pPr>
        <w:pStyle w:val="afffff8"/>
        <w:rPr>
          <w:ins w:id="90669" w:author="קלוד" w:date="2026-10-11T12:33:55Z"/>
        </w:rPr>
      </w:pPr>
      <w:ins w:id="90670" w:author="קלוד" w:date="2026-10-11T12:33:55Z">
        <w:r>
          <w:rPr>
            <w:color w:val="7B3F00"/>
          </w:rPr>
          <w:t xml:space="preserve">נעשה לנשמע - כתרים ממלאכי השרת</w:t>
        </w:r>
      </w:ins>
    </w:p>
    <w:p w:rsidR="00E9703F" w:rsidRPr="006F178A" w:rsidRDefault="00E9703F" w:rsidP="00E9703F">
      <w:pPr>
        <w:rPr>
          <w:rtl/>
        </w:rPr>
      </w:pPr>
      <w:r w:rsidRPr="006F178A">
        <w:rPr>
          <w:rtl/>
        </w:rPr>
        <w:t>•</w:t>
      </w:r>
      <w:r w:rsidRPr="006F178A">
        <w:rPr>
          <w:rFonts w:hint="cs"/>
          <w:rtl/>
        </w:rPr>
        <w:t xml:space="preserve"> </w:t>
      </w:r>
      <w:r w:rsidRPr="006F178A">
        <w:rPr>
          <w:rtl/>
        </w:rPr>
        <w:t>בשעה שהקדימו ישראל נעשה לנשמע, באו ששים ריבוא של מלאכי השרת, לכל אחד ואחד מישראל קשרו לו שני כתרים, אחד כנגד נעשה ואחד כנגד נשמע.</w:t>
      </w:r>
    </w:p>
    <w:p w:rsidR="00E9703F" w:rsidRPr="009757B9" w:rsidRDefault="00E9703F" w:rsidP="00E9703F">
      <w:pPr>
        <w:rPr>
          <w:rFonts w:cs="Guttman Vilna"/>
          <w:b/>
          <w:bCs/>
          <w:rtl/>
        </w:rPr>
      </w:pPr>
      <w:r w:rsidRPr="006F178A">
        <w:rPr>
          <w:rtl/>
        </w:rPr>
        <w:t xml:space="preserve">וכיון שחטאו </w:t>
      </w:r>
      <w:ins w:id="101001" w:author="קלוד" w:date="2026-10-11T13:11:34Z">
        <w:r>
          <w:rPr>
            <w:rtl/>
          </w:rPr>
          <w:t xml:space="preserve">ישראל </w:t>
        </w:r>
        <w:r>
          <w:rPr>
            <w:rStyle w:val="afffffe"/>
            <w:rtl/>
          </w:rPr>
          <w:t xml:space="preserve">בעגל</w:t>
        </w:r>
        <w:r>
          <w:rPr>
            <w:rtl/>
          </w:rPr>
          <w:t xml:space="preserve">,</w:t>
        </w:r>
      </w:ins>
      <w:del w:id="101002" w:author="קלוד" w:date="2026-10-11T13:11:34Z">
        <w:r w:rsidRPr="006F178A">
          <w:rPr>
            <w:rtl/>
          </w:rPr>
          <w:delText xml:space="preserve">ישראל,</w:delText>
        </w:r>
      </w:del>
      <w:r w:rsidRPr="006F178A">
        <w:rPr>
          <w:rtl/>
        </w:rPr>
        <w:t xml:space="preserve"> ירדו מאה ועשרים ריבוא מלאכי </w:t>
      </w:r>
      <w:ins w:id="100999" w:author="קלוד" w:date="2026-10-11T13:11:34Z">
        <w:r>
          <w:rPr>
            <w:rtl/>
          </w:rPr>
          <w:t xml:space="preserve">חבלה</w:t>
        </w:r>
      </w:ins>
      <w:del w:id="101000" w:author="קלוד" w:date="2026-10-11T13:11:34Z">
        <w:r w:rsidRPr="006F178A">
          <w:rPr>
            <w:rtl/>
          </w:rPr>
          <w:delText xml:space="preserve">חבלה,</w:delText>
        </w:r>
      </w:del>
      <w:r w:rsidRPr="006F178A">
        <w:rPr>
          <w:rtl/>
        </w:rPr>
        <w:t xml:space="preserve"> </w:t>
      </w:r>
      <w:ins w:id="100997" w:author="קלוד" w:date="2026-10-11T13:11:34Z">
        <w:r>
          <w:rPr>
            <w:rtl/>
          </w:rPr>
          <w:t xml:space="preserve">ופירקום,</w:t>
        </w:r>
      </w:ins>
      <w:del w:id="100998" w:author="קלוד" w:date="2026-10-11T13:11:34Z">
        <w:r w:rsidRPr="006F178A">
          <w:rPr>
            <w:rtl/>
          </w:rPr>
          <w:delText xml:space="preserve">ופירקום.</w:delText>
        </w:r>
      </w:del>
      <w:r w:rsidRPr="006F178A">
        <w:rPr>
          <w:rFonts w:hint="cs"/>
          <w:rtl/>
        </w:rPr>
        <w:t xml:space="preserve"> </w:t>
      </w:r>
      <w:r>
        <w:rPr>
          <w:rtl/>
        </w:rPr>
        <w:t>שנא'</w:t>
      </w:r>
      <w:r w:rsidRPr="006F178A">
        <w:rPr>
          <w:rtl/>
        </w:rPr>
        <w:t xml:space="preserve"> </w:t>
      </w:r>
      <w:r>
        <w:rPr>
          <w:rFonts w:hint="cs"/>
          <w:rtl/>
        </w:rPr>
        <w:t>'</w:t>
      </w:r>
      <w:r>
        <w:rPr>
          <w:rStyle w:val="afffff0"/>
          <w:rtl/>
          <w:rPrChange w:id="9036" w:author="מנוע פסוקים" w:date="2026-10-11T09:34:00Z">
            <w:rPr>
              <w:rtl/>
            </w:rPr>
          </w:rPrChange>
        </w:rPr>
        <w:t xml:space="preserve">ויתנצלו בני ישראל את עדים מהר </w:t>
      </w:r>
      <w:ins w:id="100995" w:author="קלוד" w:date="2026-10-11T13:11:34Z">
        <w:r>
          <w:rPr>
            <w:rStyle w:val="afffff0"/>
            <w:rtl/>
            <w:rPrChange w:id="9036" w:author="מנוע פסוקים" w:date="2026-10-11T09:34:00Z">
              <w:rPr>
                <w:rtl/>
              </w:rPr>
            </w:rPrChange>
          </w:rPr>
          <w:t xml:space="preserve">חורב'.</w:t>
        </w:r>
      </w:ins>
      <w:del w:id="100996" w:author="קלוד" w:date="2026-10-11T13:11:34Z">
        <w:r>
          <w:rPr>
            <w:rStyle w:val="afffff0"/>
            <w:rtl/>
            <w:rPrChange w:id="9036" w:author="מנוע פסוקים" w:date="2026-10-11T09:34:00Z">
              <w:rPr>
                <w:rtl/>
              </w:rPr>
            </w:rPrChange>
          </w:rPr>
          <w:delText xml:space="preserve">חורב</w:delText>
        </w:r>
        <w:r>
          <w:rPr>
            <w:rtl/>
          </w:rPr>
          <w:delText xml:space="preserve">.</w:delText>
        </w:r>
      </w:del>
    </w:p>
    <w:p w:rsidR="00E9703F" w:rsidRPr="009757B9" w:rsidRDefault="00E9703F" w:rsidP="00E9703F">
      <w:pPr>
        <w:pStyle w:val="afffff"/>
        <w:rPr>
          <w:rtl/>
        </w:rPr>
      </w:pPr>
      <w:r w:rsidRPr="006F178A">
        <w:rPr>
          <w:rtl/>
        </w:rPr>
        <w:t xml:space="preserve">רחב"ח בחורב טענו, כדאמרן, בחורב פרקו - </w:t>
      </w:r>
      <w:r>
        <w:rPr>
          <w:rtl/>
        </w:rPr>
        <w:t>ד'</w:t>
      </w:r>
      <w:r>
        <w:rPr>
          <w:rStyle w:val="afffff0"/>
          <w:rtl/>
          <w:rPrChange w:id="9037" w:author="מנוע פסוקים" w:date="2026-10-11T09:34:00Z">
            <w:rPr>
              <w:rtl/>
            </w:rPr>
          </w:rPrChange>
        </w:rPr>
        <w:t xml:space="preserve">ויתנצלו בני ישראל</w:t>
      </w:r>
      <w:r>
        <w:rPr>
          <w:rtl/>
        </w:rPr>
        <w:t xml:space="preserve"> </w:t>
      </w:r>
      <w:r>
        <w:rPr>
          <w:rtl/>
        </w:rPr>
        <w:t>וגו'</w:t>
      </w:r>
      <w:r w:rsidRPr="006F178A">
        <w:rPr>
          <w:rtl/>
        </w:rPr>
        <w:t>.</w:t>
      </w:r>
    </w:p>
    <w:p w:rsidR="00E9703F" w:rsidRPr="009757B9" w:rsidRDefault="00E9703F" w:rsidP="00E9703F">
      <w:pPr>
        <w:rPr>
          <w:rFonts w:cs="Guttman Vilna"/>
          <w:b/>
          <w:bCs/>
          <w:rtl/>
        </w:rPr>
      </w:pPr>
      <w:ins w:id="101005" w:author="קלוד" w:date="2026-10-11T13:11:34Z">
        <w:r>
          <w:rPr>
            <w:rStyle w:val="2fb"/>
            <w:rtl/>
          </w:rPr>
          <w:t xml:space="preserve">רי"ו:</w:t>
        </w:r>
      </w:ins>
      <w:del w:id="101006" w:author="קלוד" w:date="2026-10-11T13:11:34Z">
        <w:r w:rsidRPr="006F178A">
          <w:rPr>
            <w:rStyle w:val="2fb"/>
            <w:rtl/>
          </w:rPr>
          <w:delText xml:space="preserve">רי"ו</w:delText>
        </w:r>
      </w:del>
      <w:r w:rsidRPr="006F178A">
        <w:rPr>
          <w:rtl/>
        </w:rPr>
        <w:t xml:space="preserve"> וכולן זכה משה ונטלן, </w:t>
      </w:r>
      <w:ins w:id="101003" w:author="קלוד" w:date="2026-10-11T13:11:34Z">
        <w:r>
          <w:rPr>
            <w:rtl/>
          </w:rPr>
          <w:t xml:space="preserve">שסמוך</w:t>
        </w:r>
      </w:ins>
      <w:del w:id="101004" w:author="קלוד" w:date="2026-10-11T13:11:34Z">
        <w:r w:rsidRPr="006F178A">
          <w:rPr>
            <w:rtl/>
          </w:rPr>
          <w:delText xml:space="preserve">דסמיך</w:delText>
        </w:r>
      </w:del>
      <w:r w:rsidRPr="006F178A">
        <w:rPr>
          <w:rtl/>
        </w:rPr>
        <w:t xml:space="preserve"> </w:t>
      </w:r>
      <w:ins w:id="93049" w:author="מנוע מכני" w:date="2026-10-11T12:04:39Z">
        <w:r>
          <w:rPr>
            <w:rtl/>
          </w:rPr>
          <w:t xml:space="preserve">לו</w:t>
        </w:r>
      </w:ins>
      <w:del w:id="93050" w:author="מנוע מכני" w:date="2026-10-11T12:04:39Z">
        <w:r w:rsidRPr="006F178A">
          <w:rPr>
            <w:rtl/>
          </w:rPr>
          <w:delText xml:space="preserve">ליה</w:delText>
        </w:r>
      </w:del>
      <w:r w:rsidRPr="00784B8D">
        <w:rPr>
          <w:rStyle w:val="afffff0"/>
          <w:rtl/>
        </w:rPr>
        <w:t xml:space="preserve"> </w:t>
      </w:r>
      <w:r w:rsidRPr="00784B8D">
        <w:rPr>
          <w:rStyle w:val="afffff0"/>
          <w:rFonts w:hint="cs"/>
          <w:rtl/>
        </w:rPr>
        <w:t>'</w:t>
      </w:r>
      <w:ins w:id="91145" w:author="Claude - סמנטי" w:date="2026-10-11T12:28:21Z">
        <w:r>
          <w:rPr>
            <w:rStyle w:val="afffff0"/>
            <w:rtl/>
          </w:rPr>
          <w:t xml:space="preserve">וּמֹשֶׁה יִקַּח אֶת הָאֹהֶל</w:t>
        </w:r>
      </w:ins>
      <w:del w:id="91146" w:author="Claude - סמנטי" w:date="2026-10-11T12:28:21Z">
        <w:r w:rsidRPr="00784B8D">
          <w:rPr>
            <w:rStyle w:val="afffff0"/>
            <w:rtl/>
          </w:rPr>
          <w:delText xml:space="preserve">ומשה יקח את האהל</w:delText>
        </w:r>
      </w:del>
      <w:r w:rsidRPr="00784B8D">
        <w:rPr>
          <w:rStyle w:val="afffff0"/>
          <w:rFonts w:hint="cs"/>
          <w:rtl/>
        </w:rPr>
        <w:t>'</w:t>
      </w:r>
      <w:r w:rsidRPr="00784B8D">
        <w:rPr>
          <w:rStyle w:val="afffff0"/>
          <w:rtl/>
        </w:rPr>
        <w:t>.</w:t>
      </w:r>
    </w:p>
    <w:p w:rsidR="00E9703F" w:rsidRPr="009757B9" w:rsidRDefault="00524703" w:rsidP="00E9703F">
      <w:pPr>
        <w:rPr>
          <w:rFonts w:cs="Guttman Vilna"/>
          <w:b/>
          <w:bCs/>
          <w:rtl/>
        </w:rPr>
      </w:pPr>
      <w:r>
        <w:rPr>
          <w:b/>
          <w:rtl/>
        </w:rPr>
        <w:t xml:space="preserve">• </w:t>
      </w:r>
      <w:r>
        <w:rPr>
          <w:rStyle w:val="2fb"/>
          <w:b/>
          <w:rtl/>
        </w:rPr>
        <w:t xml:space="preserve">ר</w:t>
      </w:r>
      <w:r w:rsidR="00E9703F" w:rsidRPr="006F178A">
        <w:rPr>
          <w:rStyle w:val="2fb"/>
          <w:rtl/>
        </w:rPr>
        <w:t xml:space="preserve">"ל</w:t>
      </w:r>
      <w:r w:rsidR="00E9703F" w:rsidRPr="006F178A">
        <w:rPr>
          <w:rtl/>
        </w:rPr>
        <w:t xml:space="preserve"> עתיד </w:t>
      </w:r>
      <w:r w:rsidR="00E9703F" w:rsidRPr="006F178A">
        <w:rPr>
          <w:rtl/>
        </w:rPr>
        <w:t xml:space="preserve">הקב"ה</w:t>
      </w:r>
      <w:r w:rsidR="00E9703F" w:rsidRPr="006F178A">
        <w:rPr>
          <w:rtl/>
        </w:rPr>
        <w:t xml:space="preserve"> להחזירן לנו </w:t>
      </w:r>
      <w:r w:rsidR="00E9703F">
        <w:rPr>
          <w:rtl/>
        </w:rPr>
        <w:t>שנא'</w:t>
      </w:r>
      <w:r w:rsidR="00E9703F" w:rsidRPr="00784B8D">
        <w:rPr>
          <w:rStyle w:val="afffff0"/>
          <w:rtl/>
        </w:rPr>
        <w:t xml:space="preserve"> </w:t>
      </w:r>
      <w:r w:rsidR="00E9703F" w:rsidRPr="00784B8D">
        <w:rPr>
          <w:rStyle w:val="afffff0"/>
          <w:rFonts w:hint="cs"/>
          <w:rtl/>
        </w:rPr>
        <w:t>'</w:t>
      </w:r>
      <w:ins w:id="91147" w:author="Claude - סמנטי" w:date="2026-10-11T12:28:21Z">
        <w:r>
          <w:rPr>
            <w:rStyle w:val="afffff0"/>
            <w:rtl/>
          </w:rPr>
          <w:t xml:space="preserve">וּפְדוּיֵי ה</w:t>
        </w:r>
      </w:ins>
      <w:del w:id="91148" w:author="Claude - סמנטי" w:date="2026-10-11T12:28:21Z">
        <w:r w:rsidR="00E9703F" w:rsidRPr="00784B8D">
          <w:rPr>
            <w:rStyle w:val="afffff0"/>
            <w:rtl/>
          </w:rPr>
          <w:delText xml:space="preserve">ופדויי </w:delText>
        </w:r>
        <w:r w:rsidR="00E9703F">
          <w:rPr>
            <w:rStyle w:val="afffff0"/>
            <w:rtl/>
          </w:rPr>
          <w:delText xml:space="preserve">ה</w:delText>
        </w:r>
      </w:del>
      <w:r w:rsidR="00E9703F">
        <w:rPr>
          <w:rStyle w:val="afffff0"/>
          <w:rtl/>
        </w:rPr>
        <w:t xml:space="preserve">'</w:t>
      </w:r>
      <w:r w:rsidR="00E9703F" w:rsidRPr="00784B8D">
        <w:rPr>
          <w:rStyle w:val="afffff0"/>
          <w:rtl/>
        </w:rPr>
        <w:t xml:space="preserve"> ישבון ובאו ציון ברנה ושמחת עולם על ראשם</w:t>
      </w:r>
      <w:r w:rsidR="00E9703F" w:rsidRPr="00784B8D">
        <w:rPr>
          <w:rStyle w:val="afffff0"/>
          <w:rFonts w:hint="cs"/>
          <w:rtl/>
        </w:rPr>
        <w:t>'</w:t>
      </w:r>
      <w:r w:rsidR="00E9703F">
        <w:rPr>
          <w:rStyle w:val="afffff0"/>
          <w:rtl/>
        </w:rPr>
        <w:t xml:space="preserve"> </w:t>
      </w:r>
      <w:r w:rsidR="00E9703F" w:rsidRPr="006F178A">
        <w:rPr>
          <w:rtl/>
        </w:rPr>
        <w:t>שמחה שמעולם על ראשם.</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rsidR="00E9703F" w:rsidRPr="006061D7" w:rsidRDefault="00524703" w:rsidP="00E9703F">
      <w:pPr>
        <w:rPr>
          <w:rtl/>
        </w:rPr>
      </w:pPr>
      <w:r>
        <w:rPr>
          <w:rtl/>
        </w:rPr>
        <w:t xml:space="preserve">• </w:t>
      </w:r>
      <w:ins w:id="101013" w:author="קלוד" w:date="2026-10-11T13:11:34Z">
        <w:r>
          <w:rPr>
            <w:rStyle w:val="2fb"/>
            <w:rtl/>
          </w:rPr>
          <w:t xml:space="preserve">ר"א:</w:t>
        </w:r>
      </w:ins>
      <w:del w:id="101014" w:author="קלוד" w:date="2026-10-11T13:11:34Z">
        <w:r>
          <w:rPr>
            <w:rStyle w:val="2fb"/>
            <w:rtl/>
          </w:rPr>
          <w:delText xml:space="preserve">ר</w:delText>
        </w:r>
        <w:r w:rsidR="00E9703F" w:rsidRPr="006061D7">
          <w:rPr>
            <w:rStyle w:val="2fb"/>
            <w:rtl/>
          </w:rPr>
          <w:delText xml:space="preserve">"א</w:delText>
        </w:r>
      </w:del>
      <w:r w:rsidR="00E9703F" w:rsidRPr="006061D7">
        <w:rPr>
          <w:rtl/>
        </w:rPr>
        <w:t xml:space="preserve"> בשעה שהקדימו ישראל נעשה לנשמע יצתה בת קול ואמרה להן: מי גילה לבני רז זה שמלאכי השרת משתמשין </w:t>
      </w:r>
      <w:ins w:id="101011" w:author="קלוד" w:date="2026-10-11T13:11:34Z">
        <w:r>
          <w:rPr>
            <w:rtl/>
          </w:rPr>
          <w:t xml:space="preserve">בו, </w:t>
        </w:r>
        <w:r>
          <w:rPr>
            <w:rStyle w:val="afffffe"/>
            <w:rtl/>
          </w:rPr>
          <w:t xml:space="preserve">שכתוב</w:t>
        </w:r>
      </w:ins>
      <w:del w:id="101012" w:author="קלוד" w:date="2026-10-11T13:11:34Z">
        <w:r w:rsidR="00E9703F" w:rsidRPr="006061D7">
          <w:rPr>
            <w:rtl/>
          </w:rPr>
          <w:delText xml:space="preserve">בו.</w:delText>
        </w:r>
      </w:del>
      <w:r w:rsidR="00E9703F" w:rsidRPr="00784B8D">
        <w:rPr>
          <w:rStyle w:val="afffff0"/>
          <w:rtl/>
        </w:rPr>
        <w:t xml:space="preserve"> </w:t>
      </w:r>
      <w:r w:rsidR="00E9703F" w:rsidRPr="00784B8D">
        <w:rPr>
          <w:rStyle w:val="afffff0"/>
          <w:rFonts w:hint="cs"/>
          <w:rtl/>
        </w:rPr>
        <w:t>'</w:t>
      </w:r>
      <w:ins w:id="91149" w:author="Claude - סמנטי" w:date="2026-10-11T12:28:21Z">
        <w:r>
          <w:rPr>
            <w:rStyle w:val="afffff0"/>
            <w:rtl/>
          </w:rPr>
          <w:t xml:space="preserve">בָּרְכוּ ה</w:t>
        </w:r>
      </w:ins>
      <w:del w:id="91150" w:author="Claude - סמנטי" w:date="2026-10-11T12:28:21Z">
        <w:r w:rsidR="00E9703F" w:rsidRPr="00784B8D">
          <w:rPr>
            <w:rStyle w:val="afffff0"/>
            <w:rtl/>
          </w:rPr>
          <w:delText xml:space="preserve">ברכו </w:delText>
        </w:r>
        <w:r w:rsidR="00E9703F">
          <w:rPr>
            <w:rStyle w:val="afffff0"/>
            <w:rtl/>
          </w:rPr>
          <w:delText xml:space="preserve">ה</w:delText>
        </w:r>
      </w:del>
      <w:r w:rsidR="00E9703F">
        <w:rPr>
          <w:rStyle w:val="afffff0"/>
          <w:rtl/>
        </w:rPr>
        <w:t xml:space="preserve">'</w:t>
      </w:r>
      <w:r w:rsidR="00E9703F" w:rsidRPr="00784B8D">
        <w:rPr>
          <w:rStyle w:val="afffff0"/>
          <w:rtl/>
        </w:rPr>
        <w:t xml:space="preserve"> מלאכיו </w:t>
      </w:r>
      <w:ins w:id="91349" w:author="מנוע מכני" w:date="2026-10-11T12:04:39Z">
        <w:r>
          <w:rPr>
            <w:rStyle w:val="afffff0"/>
            <w:rtl/>
          </w:rPr>
          <w:t xml:space="preserve">אנשים</w:t>
        </w:r>
      </w:ins>
      <w:del w:id="91350" w:author="מנוע מכני" w:date="2026-10-11T12:04:39Z">
        <w:r w:rsidR="00E9703F" w:rsidRPr="00784B8D">
          <w:rPr>
            <w:rStyle w:val="afffff0"/>
            <w:rtl/>
          </w:rPr>
          <w:delText xml:space="preserve">גברי</w:delText>
        </w:r>
      </w:del>
      <w:r w:rsidR="00E9703F" w:rsidRPr="00784B8D">
        <w:rPr>
          <w:rStyle w:val="afffff0"/>
          <w:rtl/>
        </w:rPr>
        <w:t xml:space="preserve"> כח עשי דברו לשמע בקול </w:t>
      </w:r>
      <w:ins w:id="101009" w:author="קלוד" w:date="2026-10-11T13:11:34Z">
        <w:r>
          <w:rPr>
            <w:rStyle w:val="afffff0"/>
            <w:rtl/>
          </w:rPr>
          <w:t xml:space="preserve">דברו'</w:t>
        </w:r>
      </w:ins>
      <w:del w:id="101010" w:author="קלוד" w:date="2026-10-11T13:11:34Z">
        <w:r w:rsidR="00E9703F" w:rsidRPr="00784B8D">
          <w:rPr>
            <w:rStyle w:val="afffff0"/>
            <w:rtl/>
          </w:rPr>
          <w:delText xml:space="preserve">דברו</w:delText>
        </w:r>
        <w:r w:rsidR="00E9703F" w:rsidRPr="00784B8D">
          <w:rPr>
            <w:rStyle w:val="afffff0"/>
            <w:rFonts w:hint="cs"/>
            <w:rtl/>
          </w:rPr>
          <w:delText xml:space="preserve">'</w:delText>
        </w:r>
        <w:r w:rsidR="00E9703F" w:rsidRPr="00784B8D">
          <w:rPr>
            <w:rStyle w:val="afffff0"/>
            <w:rtl/>
          </w:rPr>
          <w:delText xml:space="preserve">,</w:delText>
        </w:r>
      </w:del>
      <w:r w:rsidR="00E9703F" w:rsidRPr="006061D7">
        <w:rPr>
          <w:rtl/>
        </w:rPr>
        <w:t xml:space="preserve"> </w:t>
      </w:r>
      <w:ins w:id="101007" w:author="קלוד" w:date="2026-10-11T13:11:34Z">
        <w:r>
          <w:rPr>
            <w:rtl/>
          </w:rPr>
          <w:t xml:space="preserve">- בתחילה</w:t>
        </w:r>
      </w:ins>
      <w:del w:id="101008" w:author="קלוד" w:date="2026-10-11T13:11:34Z">
        <w:r w:rsidR="00E9703F" w:rsidRPr="006061D7">
          <w:rPr>
            <w:rtl/>
          </w:rPr>
          <w:delText xml:space="preserve">ברישא</w:delText>
        </w:r>
      </w:del>
      <w:r w:rsidR="00E9703F" w:rsidRPr="006061D7">
        <w:rPr>
          <w:rtl/>
        </w:rPr>
        <w:t xml:space="preserve"> עשי, </w:t>
      </w:r>
      <w:ins w:id="91347" w:author="מנוע מכני" w:date="2026-10-11T12:04:39Z">
        <w:r>
          <w:rPr>
            <w:rtl/>
          </w:rPr>
          <w:t xml:space="preserve">ואח"כ</w:t>
        </w:r>
      </w:ins>
      <w:del w:id="91348" w:author="מנוע מכני" w:date="2026-10-11T12:04:39Z">
        <w:r w:rsidR="00E9703F" w:rsidRPr="006061D7">
          <w:rPr>
            <w:rtl/>
          </w:rPr>
          <w:delText xml:space="preserve">והדר</w:delText>
        </w:r>
      </w:del>
      <w:r w:rsidR="00E9703F" w:rsidRPr="006061D7">
        <w:rPr>
          <w:rtl/>
        </w:rPr>
        <w:t xml:space="preserve"> לשמע.</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1019" w:author="קלוד" w:date="2026-10-11T13:11:34Z">
        <w:r>
          <w:rPr>
            <w:rStyle w:val="2fb"/>
            <w:rFonts w:ascii="Fb Fontext" w:hAnsi="Fb Fontext"/>
            <w:rtl/>
          </w:rPr>
          <w:t xml:space="preserve">רחב"ח:</w:t>
        </w:r>
      </w:ins>
      <w:del w:id="101020" w:author="קלוד" w:date="2026-10-11T13:11:34Z">
        <w:r w:rsidRPr="006F178A">
          <w:rPr>
            <w:rStyle w:val="2fb"/>
            <w:rFonts w:ascii="Fb Fontext" w:hAnsi="Fb Fontext"/>
            <w:rtl/>
          </w:rPr>
          <w:delText xml:space="preserve">רחב"ח</w:delText>
        </w:r>
      </w:del>
      <w:r w:rsidRPr="006F178A">
        <w:rPr>
          <w:rFonts w:ascii="Fb Fontext" w:hAnsi="Fb Fontext"/>
          <w:rtl/>
        </w:rPr>
        <w:t xml:space="preserve"> כתפוח בעצי היער </w:t>
      </w:r>
      <w:r>
        <w:rPr>
          <w:rFonts w:ascii="Fb Fontext" w:hAnsi="Fb Fontext"/>
          <w:rtl/>
        </w:rPr>
        <w:t>וגו'</w:t>
      </w:r>
      <w:ins w:id="101017" w:author="קלוד" w:date="2026-10-11T13:11:34Z">
        <w:r>
          <w:rPr>
            <w:rFonts w:ascii="Fb Fontext" w:hAnsi="Fb Fontext"/>
            <w:rtl/>
          </w:rPr>
          <w:t xml:space="preserve"> - </w:t>
        </w:r>
      </w:ins>
      <w:del w:id="101018" w:author="קלוד" w:date="2026-10-11T13:11:34Z">
        <w:r w:rsidRPr="006F178A">
          <w:rPr>
            <w:rFonts w:ascii="Fb Fontext" w:hAnsi="Fb Fontext"/>
            <w:rtl/>
          </w:rPr>
          <w:delText xml:space="preserve"> </w:delText>
        </w:r>
      </w:del>
      <w:r w:rsidRPr="006F178A">
        <w:rPr>
          <w:rFonts w:ascii="Fb Fontext" w:hAnsi="Fb Fontext"/>
          <w:rtl/>
        </w:rPr>
        <w:t xml:space="preserve">נמשלו ישראל </w:t>
      </w:r>
      <w:ins w:id="101015" w:author="קלוד" w:date="2026-10-11T13:11:34Z">
        <w:r>
          <w:rPr>
            <w:rFonts w:ascii="Fb Fontext" w:hAnsi="Fb Fontext"/>
            <w:rtl/>
          </w:rPr>
          <w:t xml:space="preserve">לתפוח:</w:t>
        </w:r>
      </w:ins>
      <w:del w:id="101016" w:author="קלוד" w:date="2026-10-11T13:11:34Z">
        <w:r w:rsidRPr="006F178A">
          <w:rPr>
            <w:rFonts w:ascii="Fb Fontext" w:hAnsi="Fb Fontext"/>
            <w:rtl/>
          </w:rPr>
          <w:delText xml:space="preserve">לתפוח-</w:delText>
        </w:r>
      </w:del>
      <w:r w:rsidRPr="006F178A">
        <w:rPr>
          <w:rFonts w:ascii="Fb Fontext" w:hAnsi="Fb Fontext"/>
          <w:rtl/>
        </w:rPr>
        <w:t xml:space="preserve"> מה תפוח זה פריו קודם לעליו, אף ישראל הקדימו נעשה לנשמ</w:t>
      </w:r>
      <w:r w:rsidRPr="006F178A">
        <w:rPr>
          <w:rFonts w:ascii="Fb Fontext" w:hAnsi="Fb Fontext" w:hint="cs"/>
          <w:rtl/>
        </w:rPr>
        <w:t>ע</w:t>
      </w:r>
      <w:r w:rsidRPr="006F178A">
        <w:rPr>
          <w:rFonts w:ascii="Fb Fontext" w:hAnsi="Fb Fontext"/>
          <w:rtl/>
        </w:rPr>
        <w:t>.</w:t>
      </w:r>
    </w:p>
    <w:p>
      <w:pPr>
        <w:pStyle w:val="afffff8"/>
        <w:rPr>
          <w:ins w:id="90667" w:author="קלוד" w:date="2026-10-11T12:33:55Z"/>
        </w:rPr>
      </w:pPr>
      <w:ins w:id="90668" w:author="קלוד" w:date="2026-10-11T12:33:55Z">
        <w:r>
          <w:rPr>
            <w:color w:val="7B3F00"/>
          </w:rPr>
          <w:t xml:space="preserve">המין ורבא - מקדימים פיכם לאזניכם</w:t>
        </w:r>
      </w:ins>
    </w:p>
    <w:p w:rsidR="00E9703F" w:rsidRPr="004640F6" w:rsidRDefault="00E9703F" w:rsidP="00E9703F">
      <w:pPr>
        <w:rPr>
          <w:spacing w:val="-4"/>
          <w:rtl/>
        </w:rPr>
      </w:pPr>
      <w:r w:rsidRPr="004640F6">
        <w:rPr>
          <w:spacing w:val="-4"/>
          <w:rtl/>
        </w:rPr>
        <w:t>•</w:t>
      </w:r>
      <w:r w:rsidRPr="004640F6">
        <w:rPr>
          <w:rFonts w:hint="cs"/>
          <w:spacing w:val="-4"/>
          <w:rtl/>
        </w:rPr>
        <w:t xml:space="preserve"> </w:t>
      </w:r>
      <w:ins w:id="101031" w:author="קלוד" w:date="2026-10-11T13:11:34Z">
        <w:r>
          <w:rPr>
            <w:spacing w:val="-4"/>
            <w:rtl/>
          </w:rPr>
          <w:t xml:space="preserve">מין</w:t>
        </w:r>
      </w:ins>
      <w:del w:id="101032" w:author="קלוד" w:date="2026-10-11T13:11:34Z">
        <w:r w:rsidRPr="004640F6">
          <w:rPr>
            <w:spacing w:val="-4"/>
            <w:rtl/>
          </w:rPr>
          <w:delText xml:space="preserve">ההוא</w:delText>
        </w:r>
      </w:del>
      <w:r w:rsidRPr="004640F6">
        <w:rPr>
          <w:spacing w:val="-4"/>
          <w:rtl/>
        </w:rPr>
        <w:t xml:space="preserve"> </w:t>
      </w:r>
      <w:ins w:id="101029" w:author="קלוד" w:date="2026-10-11T13:11:34Z">
        <w:r>
          <w:rPr>
            <w:spacing w:val="-4"/>
            <w:rtl/>
          </w:rPr>
          <w:t xml:space="preserve">אחד</w:t>
        </w:r>
      </w:ins>
      <w:del w:id="101030" w:author="קלוד" w:date="2026-10-11T13:11:34Z">
        <w:r w:rsidRPr="004640F6">
          <w:rPr>
            <w:spacing w:val="-4"/>
            <w:rtl/>
          </w:rPr>
          <w:delText xml:space="preserve">מינא</w:delText>
        </w:r>
      </w:del>
      <w:r w:rsidRPr="004640F6">
        <w:rPr>
          <w:spacing w:val="-4"/>
          <w:rtl/>
        </w:rPr>
        <w:t xml:space="preserve"> </w:t>
      </w:r>
      <w:ins w:id="101027" w:author="קלוד" w:date="2026-10-11T13:11:34Z">
        <w:r>
          <w:rPr>
            <w:spacing w:val="-4"/>
            <w:rtl/>
          </w:rPr>
          <w:t xml:space="preserve">ראה</w:t>
        </w:r>
      </w:ins>
      <w:del w:id="101028" w:author="קלוד" w:date="2026-10-11T13:11:34Z">
        <w:r w:rsidRPr="004640F6">
          <w:rPr>
            <w:spacing w:val="-4"/>
            <w:rtl/>
          </w:rPr>
          <w:delText xml:space="preserve">ד</w:delText>
        </w:r>
        <w:r w:rsidRPr="004640F6">
          <w:rPr>
            <w:rFonts w:hint="cs"/>
            <w:spacing w:val="-4"/>
            <w:rtl/>
          </w:rPr>
          <w:delText xml:space="preserve">ראה</w:delText>
        </w:r>
      </w:del>
      <w:r w:rsidRPr="004640F6">
        <w:rPr>
          <w:spacing w:val="-4"/>
          <w:rtl/>
        </w:rPr>
        <w:t xml:space="preserve"> </w:t>
      </w:r>
      <w:ins w:id="101025" w:author="קלוד" w:date="2026-10-11T13:11:34Z">
        <w:r>
          <w:rPr>
            <w:rStyle w:val="2fb"/>
            <w:b/>
            <w:bCs/>
            <w:spacing w:val="-4"/>
            <w:rtl/>
          </w:rPr>
          <w:t xml:space="preserve">את</w:t>
        </w:r>
      </w:ins>
      <w:del w:id="101026" w:author="קלוד" w:date="2026-10-11T13:11:34Z">
        <w:r w:rsidRPr="004640F6">
          <w:rPr>
            <w:rStyle w:val="2fb"/>
            <w:b/>
            <w:bCs/>
            <w:spacing w:val="-4"/>
            <w:rtl/>
          </w:rPr>
          <w:delText xml:space="preserve">לרבא</w:delText>
        </w:r>
      </w:del>
      <w:r w:rsidRPr="004640F6">
        <w:rPr>
          <w:spacing w:val="-4"/>
          <w:rtl/>
        </w:rPr>
        <w:t xml:space="preserve"> </w:t>
      </w:r>
      <w:ins w:id="101023" w:author="קלוד" w:date="2026-10-11T13:11:34Z">
        <w:r>
          <w:rPr>
            <w:spacing w:val="-4"/>
            <w:rtl/>
          </w:rPr>
          <w:t xml:space="preserve">רבא</w:t>
        </w:r>
      </w:ins>
      <w:del w:id="101024" w:author="קלוד" w:date="2026-10-11T13:11:34Z">
        <w:r w:rsidRPr="004640F6">
          <w:rPr>
            <w:spacing w:val="-4"/>
            <w:rtl/>
          </w:rPr>
          <w:delText xml:space="preserve">דמעיין</w:delText>
        </w:r>
      </w:del>
      <w:r w:rsidRPr="004640F6">
        <w:rPr>
          <w:spacing w:val="-4"/>
          <w:rtl/>
        </w:rPr>
        <w:t xml:space="preserve"> </w:t>
      </w:r>
      <w:ins w:id="101021" w:author="קלוד" w:date="2026-10-11T13:11:34Z">
        <w:r>
          <w:rPr>
            <w:spacing w:val="-4"/>
            <w:rtl/>
          </w:rPr>
          <w:t xml:space="preserve">מעיין בשמועה,</w:t>
        </w:r>
      </w:ins>
      <w:del w:id="101022" w:author="קלוד" w:date="2026-10-11T13:11:34Z">
        <w:r w:rsidRPr="004640F6">
          <w:rPr>
            <w:spacing w:val="-4"/>
            <w:rtl/>
          </w:rPr>
          <w:delText xml:space="preserve">בשמעתא,</w:delText>
        </w:r>
      </w:del>
      <w:r w:rsidRPr="004640F6">
        <w:rPr>
          <w:spacing w:val="-4"/>
          <w:rtl/>
        </w:rPr>
        <w:t xml:space="preserve"> וי</w:t>
      </w:r>
      <w:r w:rsidRPr="004640F6">
        <w:rPr>
          <w:rFonts w:hint="cs"/>
          <w:spacing w:val="-4"/>
          <w:rtl/>
        </w:rPr>
        <w:t>ושב על אצבעות ידיו וממעכן ברגליו ונוטפות דם</w:t>
      </w:r>
      <w:r w:rsidRPr="004640F6">
        <w:rPr>
          <w:spacing w:val="-4"/>
          <w:rtl/>
        </w:rPr>
        <w:t>,</w:t>
      </w:r>
    </w:p>
    <w:p>
      <w:pPr>
        <w:pStyle w:val="38"/>
        <w:rPr>
          <w:ins w:id="98005" w:author="מנוע מכני" w:date="2026-10-11T12:04:39Z"/>
        </w:rPr>
      </w:pPr>
      <w:r w:rsidRPr="006F178A">
        <w:t xml:space="preserve">אמר</w:t>
      </w:r>
      <w:r w:rsidRPr="006F178A">
        <w:t xml:space="preserve"> </w:t>
      </w:r>
      <w:ins w:id="93051" w:author="מנוע מכני" w:date="2026-10-11T12:04:39Z">
        <w:r>
          <w:t xml:space="preserve">לו</w:t>
        </w:r>
      </w:ins>
      <w:del w:id="93052" w:author="מנוע מכני" w:date="2026-10-11T12:04:39Z">
        <w:r w:rsidRPr="006F178A">
          <w:delText xml:space="preserve">ליה</w:delText>
        </w:r>
      </w:del>
      <w:r w:rsidRPr="006F178A">
        <w:t xml:space="preserve">:</w:t>
      </w:r>
    </w:p>
    <w:p w:rsidR="00E9703F" w:rsidRPr="006F178A" w:rsidRDefault="00E9703F" w:rsidP="00E9703F">
      <w:pPr>
        <w:rPr>
          <w:rtl/>
        </w:rPr>
      </w:pPr>
      <w:del w:id="98006" w:author="מנוע מכני" w:date="2026-10-11T12:04:39Z">
        <w:r w:rsidRPr="006F178A">
          <w:rPr>
            <w:rtl/>
          </w:rPr>
          <w:delText xml:space="preserve"> </w:delText>
        </w:r>
      </w:del>
      <w:ins w:id="101043" w:author="קלוד" w:date="2026-10-11T13:11:34Z">
        <w:r>
          <w:rPr>
            <w:rtl/>
          </w:rPr>
          <w:t xml:space="preserve">עם</w:t>
        </w:r>
      </w:ins>
      <w:del w:id="101044" w:author="קלוד" w:date="2026-10-11T13:11:34Z">
        <w:r w:rsidRPr="006F178A">
          <w:rPr>
            <w:rtl/>
          </w:rPr>
          <w:delText xml:space="preserve">עמא</w:delText>
        </w:r>
      </w:del>
      <w:r w:rsidRPr="006F178A">
        <w:rPr>
          <w:rtl/>
        </w:rPr>
        <w:t xml:space="preserve"> </w:t>
      </w:r>
      <w:ins w:id="101041" w:author="קלוד" w:date="2026-10-11T13:11:34Z">
        <w:r>
          <w:rPr>
            <w:rtl/>
          </w:rPr>
          <w:t xml:space="preserve">פזיז,</w:t>
        </w:r>
      </w:ins>
      <w:del w:id="101042" w:author="קלוד" w:date="2026-10-11T13:11:34Z">
        <w:r w:rsidRPr="006F178A">
          <w:rPr>
            <w:rtl/>
          </w:rPr>
          <w:delText xml:space="preserve">פזיזא</w:delText>
        </w:r>
      </w:del>
      <w:r w:rsidRPr="006F178A">
        <w:rPr>
          <w:rtl/>
        </w:rPr>
        <w:t xml:space="preserve"> </w:t>
      </w:r>
      <w:ins w:id="101039" w:author="קלוד" w:date="2026-10-11T13:11:34Z">
        <w:r>
          <w:rPr>
            <w:rFonts w:hint="cs"/>
            <w:rtl/>
          </w:rPr>
          <w:t xml:space="preserve">שהקדמתם</w:t>
        </w:r>
      </w:ins>
      <w:del w:id="101040" w:author="קלוד" w:date="2026-10-11T13:11:34Z">
        <w:r w:rsidRPr="006F178A">
          <w:rPr>
            <w:rFonts w:hint="cs"/>
            <w:rtl/>
          </w:rPr>
          <w:delText xml:space="preserve">שמקדימים</w:delText>
        </w:r>
      </w:del>
      <w:r w:rsidRPr="006F178A">
        <w:rPr>
          <w:rFonts w:hint="cs"/>
          <w:rtl/>
        </w:rPr>
        <w:t xml:space="preserve"> פיכם </w:t>
      </w:r>
      <w:ins w:id="101037" w:author="קלוד" w:date="2026-10-11T13:11:34Z">
        <w:r>
          <w:rPr>
            <w:rFonts w:hint="cs"/>
            <w:rtl/>
          </w:rPr>
          <w:t xml:space="preserve">לאזניכם,</w:t>
        </w:r>
      </w:ins>
      <w:del w:id="101038" w:author="קלוד" w:date="2026-10-11T13:11:34Z">
        <w:r w:rsidRPr="006F178A">
          <w:rPr>
            <w:rFonts w:hint="cs"/>
            <w:rtl/>
          </w:rPr>
          <w:delText xml:space="preserve">לאזניכם</w:delText>
        </w:r>
      </w:del>
      <w:r>
        <w:rPr>
          <w:rFonts w:hint="cs"/>
          <w:rtl/>
        </w:rPr>
        <w:t xml:space="preserve"> </w:t>
      </w:r>
      <w:r w:rsidRPr="006F178A">
        <w:rPr>
          <w:rFonts w:hint="cs"/>
          <w:rtl/>
        </w:rPr>
        <w:t xml:space="preserve">עדיין </w:t>
      </w:r>
      <w:ins w:id="101035" w:author="קלוד" w:date="2026-10-11T13:11:34Z">
        <w:r>
          <w:rPr>
            <w:rFonts w:hint="cs"/>
            <w:rtl/>
          </w:rPr>
          <w:t xml:space="preserve">בפחזותכם</w:t>
        </w:r>
      </w:ins>
      <w:del w:id="101036" w:author="קלוד" w:date="2026-10-11T13:11:34Z">
        <w:r w:rsidRPr="006F178A">
          <w:rPr>
            <w:rFonts w:hint="cs"/>
            <w:rtl/>
          </w:rPr>
          <w:delText xml:space="preserve">ב</w:delText>
        </w:r>
        <w:r w:rsidRPr="006F178A">
          <w:rPr>
            <w:rtl/>
          </w:rPr>
          <w:delText xml:space="preserve">פחזותייכו</w:delText>
        </w:r>
      </w:del>
      <w:r w:rsidRPr="006F178A">
        <w:rPr>
          <w:rtl/>
        </w:rPr>
        <w:t xml:space="preserve"> </w:t>
      </w:r>
      <w:ins w:id="101033" w:author="קלוד" w:date="2026-10-11T13:11:34Z">
        <w:r>
          <w:rPr>
            <w:rtl/>
          </w:rPr>
          <w:t xml:space="preserve">אתם עומדים.</w:t>
        </w:r>
      </w:ins>
      <w:del w:id="101034" w:author="קלוד" w:date="2026-10-11T13:11:34Z">
        <w:r w:rsidRPr="006F178A">
          <w:rPr>
            <w:rtl/>
          </w:rPr>
          <w:delText xml:space="preserve">קיימיתו.</w:delText>
        </w:r>
      </w:del>
    </w:p>
    <w:p w:rsidR="00E9703F" w:rsidRPr="009757B9" w:rsidRDefault="00E9703F" w:rsidP="00E9703F">
      <w:pPr>
        <w:rPr>
          <w:rFonts w:cs="Guttman Vilna"/>
          <w:b/>
          <w:bCs/>
          <w:rtl/>
        </w:rPr>
      </w:pPr>
      <w:ins w:id="101049" w:author="קלוד" w:date="2026-10-11T13:11:34Z">
        <w:r>
          <w:rPr>
            <w:rtl/>
          </w:rPr>
          <w:t xml:space="preserve">א"ל: </w:t>
        </w:r>
        <w:r>
          <w:rPr>
            <w:rStyle w:val="afffffe"/>
            <w:rtl/>
          </w:rPr>
          <w:t xml:space="preserve">אנו</w:t>
        </w:r>
      </w:ins>
      <w:del w:id="101050" w:author="קלוד" w:date="2026-10-11T13:11:34Z">
        <w:r w:rsidRPr="006F178A">
          <w:rPr>
            <w:rtl/>
          </w:rPr>
          <w:delText xml:space="preserve">א"ל</w:delText>
        </w:r>
      </w:del>
      <w:r w:rsidRPr="006F178A">
        <w:rPr>
          <w:rtl/>
        </w:rPr>
        <w:t xml:space="preserve"> </w:t>
      </w:r>
      <w:ins w:id="90329" w:author="Claude - סמנטי" w:date="2026-10-11T12:28:21Z">
        <w:r>
          <w:rPr>
            <w:rtl/>
          </w:rPr>
          <w:t xml:space="preserve">שהולכים</w:t>
        </w:r>
      </w:ins>
      <w:del w:id="90330" w:author="Claude - סמנטי" w:date="2026-10-11T12:28:21Z">
        <w:r w:rsidRPr="006F178A">
          <w:rPr>
            <w:rtl/>
          </w:rPr>
          <w:delText xml:space="preserve">דסגינן</w:delText>
        </w:r>
      </w:del>
      <w:r w:rsidRPr="006F178A">
        <w:rPr>
          <w:rtl/>
        </w:rPr>
        <w:t xml:space="preserve"> </w:t>
      </w:r>
      <w:ins w:id="90327" w:author="Claude - סמנטי" w:date="2026-10-11T12:28:21Z">
        <w:ins w:id="101047" w:author="קלוד" w:date="2026-10-11T13:11:34Z">
          <w:r>
            <w:rPr>
              <w:rtl/>
            </w:rPr>
            <w:t xml:space="preserve">בתום</w:t>
          </w:r>
        </w:ins>
        <w:del w:id="101048" w:author="קלוד" w:date="2026-10-11T13:11:34Z">
          <w:r>
            <w:rPr>
              <w:rtl/>
            </w:rPr>
            <w:delText xml:space="preserve">בשלמות</w:delText>
          </w:r>
          <w:r w:rsidRPr="006F178A">
            <w:rPr>
              <w:rFonts w:hint="cs"/>
              <w:rtl/>
            </w:rPr>
            <w:delText xml:space="preserve">[בתום</w:delText>
          </w:r>
        </w:del>
      </w:ins>
      <w:del w:id="90328" w:author="Claude - סמנטי" w:date="2026-10-11T12:28:21Z">
        <w:r w:rsidRPr="006F178A">
          <w:rPr>
            <w:rtl/>
          </w:rPr>
          <w:delText xml:space="preserve">בשלימותא</w:delText>
        </w:r>
      </w:del>
      <w:r w:rsidRPr="006F178A">
        <w:rPr>
          <w:rFonts w:hint="cs"/>
          <w:rtl/>
        </w:rPr>
        <w:t xml:space="preserve"> </w:t>
      </w:r>
      <w:ins w:id="101045" w:author="קלוד" w:date="2026-10-11T13:11:34Z">
        <w:r>
          <w:rPr>
            <w:rFonts w:hint="cs"/>
            <w:rtl/>
          </w:rPr>
          <w:t xml:space="preserve">לב</w:t>
        </w:r>
      </w:ins>
      <w:del w:id="101046" w:author="קלוד" w:date="2026-10-11T13:11:34Z">
        <w:r w:rsidRPr="006F178A">
          <w:rPr>
            <w:rFonts w:hint="cs"/>
            <w:rtl/>
          </w:rPr>
          <w:delText xml:space="preserve">לב]</w:delText>
        </w:r>
      </w:del>
      <w:r w:rsidRPr="006F178A">
        <w:rPr>
          <w:rtl/>
        </w:rPr>
        <w:t xml:space="preserve"> - כתיב</w:t>
      </w:r>
      <w:r w:rsidRPr="00784B8D">
        <w:rPr>
          <w:rStyle w:val="afffff0"/>
          <w:rtl/>
        </w:rPr>
        <w:t xml:space="preserve"> </w:t>
      </w:r>
      <w:r w:rsidRPr="00784B8D">
        <w:rPr>
          <w:rStyle w:val="afffff0"/>
          <w:rFonts w:hint="cs"/>
          <w:rtl/>
        </w:rPr>
        <w:t>'</w:t>
      </w:r>
      <w:r w:rsidRPr="00784B8D">
        <w:rPr>
          <w:rStyle w:val="afffff0"/>
          <w:rtl/>
        </w:rPr>
        <w:t>בן תמת ישרים תנחם</w:t>
      </w:r>
      <w:r w:rsidRPr="00784B8D">
        <w:rPr>
          <w:rStyle w:val="afffff0"/>
          <w:rFonts w:hint="cs"/>
          <w:rtl/>
        </w:rPr>
        <w:t>'</w:t>
      </w:r>
      <w:r w:rsidRPr="00784B8D">
        <w:rPr>
          <w:rStyle w:val="afffff0"/>
          <w:rtl/>
        </w:rPr>
        <w:t>.</w:t>
      </w:r>
    </w:p>
    <w:p w:rsidR="00E9703F" w:rsidRPr="009757B9" w:rsidRDefault="00E9703F" w:rsidP="00E9703F">
      <w:pPr>
        <w:rPr>
          <w:rFonts w:cs="Guttman Vilna"/>
          <w:b/>
          <w:bCs/>
          <w:rtl/>
        </w:rPr>
      </w:pPr>
      <w:ins w:id="101053" w:author="קלוד" w:date="2026-10-11T13:11:34Z">
        <w:r>
          <w:rPr>
            <w:rtl/>
          </w:rPr>
          <w:t xml:space="preserve">אותם</w:t>
        </w:r>
      </w:ins>
      <w:del w:id="101054" w:author="קלוד" w:date="2026-10-11T13:11:34Z">
        <w:r w:rsidRPr="006F178A">
          <w:rPr>
            <w:rtl/>
          </w:rPr>
          <w:delText xml:space="preserve">הנך</w:delText>
        </w:r>
      </w:del>
      <w:r w:rsidRPr="006F178A">
        <w:rPr>
          <w:rtl/>
        </w:rPr>
        <w:t xml:space="preserve"> </w:t>
      </w:r>
      <w:ins w:id="96071" w:author="מנוע מכני" w:date="2026-10-11T12:04:39Z">
        <w:r>
          <w:rPr>
            <w:rtl/>
          </w:rPr>
          <w:t xml:space="preserve">אנשים</w:t>
        </w:r>
      </w:ins>
      <w:del w:id="96072" w:author="מנוע מכני" w:date="2026-10-11T12:04:39Z">
        <w:r w:rsidRPr="006F178A">
          <w:rPr>
            <w:rtl/>
          </w:rPr>
          <w:delText xml:space="preserve">אינשי</w:delText>
        </w:r>
      </w:del>
      <w:r w:rsidRPr="006F178A">
        <w:rPr>
          <w:rtl/>
        </w:rPr>
        <w:t xml:space="preserve"> </w:t>
      </w:r>
      <w:ins w:id="101051" w:author="קלוד" w:date="2026-10-11T13:11:34Z">
        <w:r>
          <w:rPr>
            <w:rtl/>
          </w:rPr>
          <w:t xml:space="preserve">שהולכים</w:t>
        </w:r>
      </w:ins>
      <w:del w:id="101052" w:author="קלוד" w:date="2026-10-11T13:11:34Z">
        <w:r w:rsidRPr="006F178A">
          <w:rPr>
            <w:rtl/>
          </w:rPr>
          <w:delText xml:space="preserve">דסגן</w:delText>
        </w:r>
      </w:del>
      <w:r w:rsidRPr="006F178A">
        <w:rPr>
          <w:rtl/>
        </w:rPr>
        <w:t xml:space="preserve"> </w:t>
      </w:r>
      <w:ins w:id="90333" w:author="Claude - סמנטי" w:date="2026-10-11T12:28:21Z">
        <w:r>
          <w:rPr>
            <w:rtl/>
          </w:rPr>
          <w:t xml:space="preserve">בעלילות</w:t>
        </w:r>
      </w:ins>
      <w:del w:id="90334" w:author="Claude - סמנטי" w:date="2026-10-11T12:28:21Z">
        <w:r w:rsidRPr="006F178A">
          <w:rPr>
            <w:rtl/>
          </w:rPr>
          <w:delText xml:space="preserve">בעלילותא</w:delText>
        </w:r>
      </w:del>
      <w:r w:rsidRPr="006F178A">
        <w:rPr>
          <w:rtl/>
        </w:rPr>
        <w:t xml:space="preserve"> - כתיב </w:t>
      </w:r>
      <w:ins w:id="93053" w:author="מנוע מכני" w:date="2026-10-11T12:04:39Z">
        <w:r>
          <w:rPr>
            <w:rtl/>
          </w:rPr>
          <w:t xml:space="preserve">בהם</w:t>
        </w:r>
      </w:ins>
      <w:del w:id="93054" w:author="מנוע מכני" w:date="2026-10-11T12:04:39Z">
        <w:r w:rsidRPr="006F178A">
          <w:rPr>
            <w:rtl/>
          </w:rPr>
          <w:delText xml:space="preserve">בהו</w:delText>
        </w:r>
      </w:del>
      <w:r w:rsidRPr="00784B8D">
        <w:rPr>
          <w:rStyle w:val="afffff0"/>
          <w:rtl/>
        </w:rPr>
        <w:t xml:space="preserve"> </w:t>
      </w:r>
      <w:r w:rsidRPr="00784B8D">
        <w:rPr>
          <w:rStyle w:val="afffff0"/>
          <w:rFonts w:hint="cs"/>
          <w:rtl/>
        </w:rPr>
        <w:t>'</w:t>
      </w:r>
      <w:ins w:id="90331" w:author="Claude - סמנטי" w:date="2026-10-11T12:28:21Z">
        <w:r>
          <w:rPr>
            <w:rStyle w:val="afffff0"/>
            <w:rtl/>
          </w:rPr>
          <w:t xml:space="preserve">וְסֶלֶף בּוֹגְדִים יְשָׁדֵּם</w:t>
        </w:r>
      </w:ins>
      <w:del w:id="90332" w:author="Claude - סמנטי" w:date="2026-10-11T12:28:21Z">
        <w:r w:rsidRPr="00784B8D">
          <w:rPr>
            <w:rStyle w:val="afffff0"/>
            <w:rtl/>
          </w:rPr>
          <w:delText xml:space="preserve">וסלף בוגדים ישדם</w:delText>
        </w:r>
      </w:del>
      <w:r w:rsidRPr="00784B8D">
        <w:rPr>
          <w:rStyle w:val="afffff0"/>
          <w:rFonts w:hint="cs"/>
          <w:rtl/>
        </w:rPr>
        <w:t>'</w:t>
      </w:r>
      <w:r w:rsidRPr="00784B8D">
        <w:rPr>
          <w:rStyle w:val="afffff0"/>
          <w:rtl/>
        </w:rPr>
        <w:t>.</w:t>
      </w:r>
    </w:p>
    <w:p w:rsidR="00E9703F" w:rsidRPr="004640F6" w:rsidRDefault="00E9703F" w:rsidP="00E9703F">
      <w:pPr>
        <w:rPr>
          <w:rFonts w:cs="Guttman Vilna"/>
          <w:b/>
          <w:bCs/>
          <w:spacing w:val="-2"/>
          <w:rtl/>
        </w:rPr>
      </w:pPr>
      <w:r w:rsidRPr="004640F6">
        <w:rPr>
          <w:spacing w:val="-2"/>
          <w:rtl/>
        </w:rPr>
        <w:t>•</w:t>
      </w:r>
      <w:r w:rsidRPr="004640F6">
        <w:rPr>
          <w:rFonts w:hint="cs"/>
          <w:spacing w:val="-2"/>
          <w:rtl/>
        </w:rPr>
        <w:t xml:space="preserve"> </w:t>
      </w:r>
      <w:r w:rsidRPr="004640F6">
        <w:rPr>
          <w:rStyle w:val="2fb"/>
          <w:spacing w:val="-2"/>
          <w:rtl/>
        </w:rPr>
        <w:t>ר' יונתן</w:t>
      </w:r>
      <w:r w:rsidRPr="004640F6">
        <w:rPr>
          <w:rStyle w:val="afffff0"/>
          <w:spacing w:val="-2"/>
          <w:rtl/>
        </w:rPr>
        <w:t xml:space="preserve"> </w:t>
      </w:r>
      <w:r w:rsidRPr="004640F6">
        <w:rPr>
          <w:rStyle w:val="afffff0"/>
          <w:rFonts w:hint="cs"/>
          <w:spacing w:val="-2"/>
          <w:rtl/>
        </w:rPr>
        <w:t>'</w:t>
      </w:r>
      <w:r w:rsidRPr="004640F6">
        <w:rPr>
          <w:rStyle w:val="afffff0"/>
          <w:spacing w:val="-2"/>
          <w:rtl/>
        </w:rPr>
        <w:t>לבבתני אחותי כלה לבבתני באחת מעיניך</w:t>
      </w:r>
      <w:r w:rsidRPr="004640F6">
        <w:rPr>
          <w:rStyle w:val="afffff0"/>
          <w:rFonts w:hint="cs"/>
          <w:spacing w:val="-2"/>
          <w:rtl/>
        </w:rPr>
        <w:t>'</w:t>
      </w:r>
      <w:r w:rsidRPr="004640F6">
        <w:rPr>
          <w:rStyle w:val="afffff0"/>
          <w:spacing w:val="-2"/>
          <w:rtl/>
        </w:rPr>
        <w:t>,</w:t>
      </w:r>
      <w:r w:rsidRPr="004640F6">
        <w:rPr>
          <w:spacing w:val="-2"/>
          <w:rtl/>
        </w:rPr>
        <w:t xml:space="preserve"> בתחילה באחת מעיניך</w:t>
      </w:r>
      <w:r w:rsidRPr="004640F6">
        <w:rPr>
          <w:rFonts w:hint="cs"/>
          <w:spacing w:val="-2"/>
          <w:rtl/>
        </w:rPr>
        <w:t>,</w:t>
      </w:r>
      <w:r w:rsidRPr="004640F6">
        <w:rPr>
          <w:spacing w:val="-2"/>
          <w:rtl/>
        </w:rPr>
        <w:t xml:space="preserve"> לכשתעשי בשתי עיניך.</w:t>
      </w:r>
    </w:p>
    <w:p>
      <w:pPr>
        <w:pStyle w:val="38"/>
        <w:rPr>
          <w:ins w:id="98008" w:author="מנוע מכני" w:date="2026-10-11T12:04:39Z"/>
        </w:rPr>
      </w:pPr>
      <w:del w:id="98007" w:author="מנוע מכני" w:date="2026-10-11T12:04:39Z">
        <w:r w:rsidRPr="006F178A">
          <w:delText xml:space="preserve">•</w:delText>
        </w:r>
      </w:del>
      <w:r w:rsidRPr="006F178A">
        <w:t xml:space="preserve"> </w:t>
      </w:r>
      <w:r w:rsidRPr="006F178A">
        <w:t xml:space="preserve">עולא:</w:t>
      </w:r>
    </w:p>
    <w:p w:rsidR="00E9703F" w:rsidRPr="006F178A" w:rsidRDefault="00E9703F" w:rsidP="00E9703F">
      <w:pPr>
        <w:rPr>
          <w:rtl/>
        </w:rPr>
      </w:pPr>
      <w:del w:id="98009" w:author="מנוע מכני" w:date="2026-10-11T12:04:39Z">
        <w:r w:rsidRPr="006F178A">
          <w:rPr>
            <w:rtl/>
          </w:rPr>
          <w:delText xml:space="preserve"> </w:delText>
        </w:r>
      </w:del>
      <w:r w:rsidRPr="006F178A">
        <w:rPr>
          <w:rtl/>
        </w:rPr>
        <w:t xml:space="preserve">עלובה כלה מזנה בתוך חופתה.</w:t>
      </w:r>
    </w:p>
    <w:p>
      <w:pPr>
        <w:pStyle w:val="38"/>
        <w:rPr>
          <w:ins w:id="98011" w:author="מנוע מכני" w:date="2026-10-11T12:04:39Z"/>
        </w:rPr>
      </w:pPr>
      <w:del w:id="98010" w:author="מנוע מכני" w:date="2026-10-11T12:04:39Z">
        <w:r w:rsidRPr="006F178A">
          <w:delText xml:space="preserve">•</w:delText>
        </w:r>
      </w:del>
      <w:r w:rsidRPr="006F178A">
        <w:t xml:space="preserve"> </w:t>
      </w:r>
      <w:r w:rsidRPr="006F178A">
        <w:t xml:space="preserve">רב:</w:t>
      </w:r>
    </w:p>
    <w:p w:rsidR="00E9703F" w:rsidRPr="006F178A" w:rsidRDefault="00E9703F" w:rsidP="00E9703F">
      <w:pPr>
        <w:rPr>
          <w:b/>
          <w:bCs/>
          <w:rtl/>
        </w:rPr>
      </w:pPr>
      <w:del w:id="98012" w:author="מנוע מכני" w:date="2026-10-11T12:04:39Z">
        <w:r w:rsidRPr="006F178A">
          <w:rPr>
            <w:rtl/>
          </w:rPr>
          <w:delText xml:space="preserve"> </w:delText>
        </w:r>
      </w:del>
      <w:r w:rsidRPr="00466BA5">
        <w:rPr>
          <w:rStyle w:val="afffff0"/>
          <w:rFonts w:hint="cs"/>
          <w:rtl/>
        </w:rPr>
        <w:t>'</w:t>
      </w:r>
      <w:ins w:id="90337" w:author="Claude - סמנטי" w:date="2026-10-11T12:28:21Z">
        <w:r>
          <w:rPr>
            <w:rStyle w:val="afffff0"/>
            <w:rtl/>
          </w:rPr>
          <w:t xml:space="preserve">עַד שֶׁהַמֶּלֶךְ בִּמְסִבּוֹ נִרְדִּי נָתַן רֵיחוֹ</w:t>
        </w:r>
      </w:ins>
      <w:del w:id="90338" w:author="Claude - סמנטי" w:date="2026-10-11T12:28:21Z">
        <w:r w:rsidRPr="00466BA5">
          <w:rPr>
            <w:rStyle w:val="afffff0"/>
            <w:rtl/>
          </w:rPr>
          <w:delText xml:space="preserve">עד שהמלך במסבו נרדי נתן ריחו</w:delText>
        </w:r>
      </w:del>
      <w:r w:rsidRPr="00466BA5">
        <w:rPr>
          <w:rStyle w:val="afffff0"/>
          <w:rFonts w:hint="cs"/>
          <w:rtl/>
        </w:rPr>
        <w:t>'</w:t>
      </w:r>
      <w:r w:rsidRPr="006F178A">
        <w:rPr>
          <w:rtl/>
        </w:rPr>
        <w:t xml:space="preserve"> ולא </w:t>
      </w:r>
      <w:ins w:id="101059" w:author="קלוד" w:date="2026-10-11T13:11:34Z">
        <w:r>
          <w:rPr>
            <w:rtl/>
          </w:rPr>
          <w:t xml:space="preserve">הסריח,</w:t>
        </w:r>
      </w:ins>
      <w:del w:id="101060" w:author="קלוד" w:date="2026-10-11T13:11:34Z">
        <w:r w:rsidRPr="006F178A">
          <w:rPr>
            <w:rtl/>
          </w:rPr>
          <w:delText xml:space="preserve">הסריח</w:delText>
        </w:r>
      </w:del>
      <w:r w:rsidRPr="006F178A">
        <w:rPr>
          <w:rtl/>
        </w:rPr>
        <w:t xml:space="preserve"> </w:t>
      </w:r>
      <w:ins w:id="101057" w:author="קלוד" w:date="2026-10-11T13:11:34Z">
        <w:r>
          <w:rPr>
            <w:rtl/>
          </w:rPr>
          <w:t xml:space="preserve">שעדיין</w:t>
        </w:r>
      </w:ins>
      <w:del w:id="101058" w:author="קלוד" w:date="2026-10-11T13:11:34Z">
        <w:r w:rsidRPr="006F178A">
          <w:rPr>
            <w:rtl/>
          </w:rPr>
          <w:delText xml:space="preserve">דעדיין</w:delText>
        </w:r>
      </w:del>
      <w:r w:rsidRPr="006F178A">
        <w:rPr>
          <w:rtl/>
        </w:rPr>
        <w:t xml:space="preserve"> </w:t>
      </w:r>
      <w:ins w:id="90335" w:author="Claude - סמנטי" w:date="2026-10-11T12:28:21Z">
        <w:r>
          <w:rPr>
            <w:rtl/>
          </w:rPr>
          <w:t xml:space="preserve">חביבות</w:t>
        </w:r>
      </w:ins>
      <w:del w:id="90336" w:author="Claude - סמנטי" w:date="2026-10-11T12:28:21Z">
        <w:r w:rsidRPr="006F178A">
          <w:rPr>
            <w:rtl/>
          </w:rPr>
          <w:delText xml:space="preserve">חביבותא</w:delText>
        </w:r>
      </w:del>
      <w:r w:rsidRPr="006F178A">
        <w:rPr>
          <w:rtl/>
        </w:rPr>
        <w:t xml:space="preserve"> היא </w:t>
      </w:r>
      <w:ins w:id="101055" w:author="קלוד" w:date="2026-10-11T13:11:34Z">
        <w:r>
          <w:rPr>
            <w:rtl/>
          </w:rPr>
          <w:t xml:space="preserve">אצלנו.</w:t>
        </w:r>
      </w:ins>
      <w:del w:id="101056" w:author="קלוד" w:date="2026-10-11T13:11:34Z">
        <w:r w:rsidRPr="006F178A">
          <w:rPr>
            <w:rtl/>
          </w:rPr>
          <w:delText xml:space="preserve">גבן.</w:delText>
        </w:r>
      </w:del>
    </w:p>
    <w:p>
      <w:pPr>
        <w:pStyle w:val="afffff8"/>
        <w:rPr>
          <w:ins w:id="90665" w:author="קלוד" w:date="2026-10-11T12:33:55Z"/>
        </w:rPr>
      </w:pPr>
      <w:ins w:id="90666" w:author="קלוד" w:date="2026-10-11T12:33:55Z">
        <w:r>
          <w:rPr>
            <w:color w:val="7B3F00"/>
          </w:rPr>
          <w:t xml:space="preserve">עלובין ואינן עולבין - 'ואוהביו כצאת השמש'</w:t>
        </w:r>
      </w:ins>
    </w:p>
    <w:p w:rsidR="00E9703F" w:rsidRPr="006F178A" w:rsidRDefault="00E9703F" w:rsidP="00E9703F">
      <w:pPr>
        <w:rPr>
          <w:rtl/>
        </w:rPr>
      </w:pPr>
      <w:r w:rsidRPr="006F178A">
        <w:rPr>
          <w:b/>
          <w:rtl/>
        </w:rPr>
        <w:t>•</w:t>
      </w:r>
      <w:r w:rsidRPr="006F178A">
        <w:rPr>
          <w:rFonts w:hint="cs"/>
          <w:b/>
          <w:bCs/>
          <w:rtl/>
        </w:rPr>
        <w:t xml:space="preserve"> </w:t>
      </w:r>
      <w:r w:rsidRPr="006F178A">
        <w:rPr>
          <w:b/>
          <w:bCs/>
          <w:rtl/>
        </w:rPr>
        <w:t>ת"ר</w:t>
      </w:r>
      <w:r w:rsidRPr="006F178A">
        <w:rPr>
          <w:rtl/>
        </w:rPr>
        <w:t xml:space="preserve"> עלובין ואינן עולבין, שומעין חרפתן ואינן משיבין, עושין מאהבה ושמחין ביסורין - עליהן הכתוב אומר</w:t>
      </w:r>
      <w:r w:rsidRPr="00784B8D">
        <w:rPr>
          <w:rStyle w:val="afffff0"/>
          <w:rtl/>
        </w:rPr>
        <w:t xml:space="preserve"> </w:t>
      </w:r>
      <w:r w:rsidRPr="00784B8D">
        <w:rPr>
          <w:rStyle w:val="afffff0"/>
          <w:rFonts w:hint="cs"/>
          <w:rtl/>
        </w:rPr>
        <w:t>'</w:t>
      </w:r>
      <w:ins w:id="90339" w:author="Claude - סמנטי" w:date="2026-10-11T12:28:21Z">
        <w:r>
          <w:rPr>
            <w:rStyle w:val="afffff0"/>
            <w:rtl/>
          </w:rPr>
          <w:t xml:space="preserve">וְאֹהֲבָיו כְּצֵאת הַשֶּׁמֶשׁ בִּגְבוּרָתוֹ</w:t>
        </w:r>
      </w:ins>
      <w:del w:id="90340" w:author="Claude - סמנטי" w:date="2026-10-11T12:28:21Z">
        <w:r w:rsidRPr="00784B8D">
          <w:rPr>
            <w:rStyle w:val="afffff0"/>
            <w:rtl/>
          </w:rPr>
          <w:delText xml:space="preserve">ואהביו כצאת השמש בגבורתו</w:delText>
        </w:r>
      </w:del>
      <w:r w:rsidRPr="00784B8D">
        <w:rPr>
          <w:rStyle w:val="afffff0"/>
          <w:rFonts w:hint="cs"/>
          <w:rtl/>
        </w:rPr>
        <w:t>'</w:t>
      </w:r>
      <w:r w:rsidRPr="00784B8D">
        <w:rPr>
          <w:rStyle w:val="afffff0"/>
          <w:rtl/>
        </w:rPr>
        <w:t>.</w:t>
      </w:r>
    </w:p>
    <w:p>
      <w:pPr>
        <w:pStyle w:val="afffff8"/>
        <w:rPr>
          <w:ins w:id="90663" w:author="קלוד" w:date="2026-10-11T12:33:55Z"/>
        </w:rPr>
      </w:pPr>
      <w:ins w:id="90664" w:author="קלוד" w:date="2026-10-11T12:33:55Z">
        <w:r>
          <w:rPr>
            <w:color w:val="7B3F00"/>
          </w:rPr>
          <w:t xml:space="preserve">כל דיבור נחלק לשבעים לשונות</w:t>
        </w:r>
      </w:ins>
    </w:p>
    <w:p w:rsidR="00E9703F" w:rsidRPr="004640F6" w:rsidRDefault="00E9703F" w:rsidP="00E9703F">
      <w:pPr>
        <w:rPr>
          <w:spacing w:val="-2"/>
          <w:rtl/>
        </w:rPr>
      </w:pPr>
      <w:r w:rsidRPr="004640F6">
        <w:rPr>
          <w:spacing w:val="-2"/>
          <w:rtl/>
        </w:rPr>
        <w:t>•</w:t>
      </w:r>
      <w:r w:rsidRPr="004640F6">
        <w:rPr>
          <w:rFonts w:hint="cs"/>
          <w:spacing w:val="-2"/>
          <w:rtl/>
        </w:rPr>
        <w:t xml:space="preserve"> </w:t>
      </w:r>
      <w:r w:rsidRPr="004640F6">
        <w:rPr>
          <w:rStyle w:val="2fb"/>
          <w:spacing w:val="-2"/>
          <w:rtl/>
        </w:rPr>
        <w:t xml:space="preserve">ר"י</w:t>
      </w:r>
      <w:r w:rsidRPr="004640F6">
        <w:rPr>
          <w:spacing w:val="-2"/>
          <w:rtl/>
        </w:rPr>
        <w:t xml:space="preserve"> </w:t>
      </w:r>
      <w:r w:rsidRPr="004640F6">
        <w:rPr>
          <w:rStyle w:val="afffff0"/>
          <w:rFonts w:hint="cs"/>
          <w:spacing w:val="-2"/>
          <w:rtl/>
        </w:rPr>
        <w:t>'</w:t>
      </w:r>
      <w:r w:rsidRPr="004640F6">
        <w:rPr>
          <w:rStyle w:val="afffff0"/>
          <w:spacing w:val="-2"/>
          <w:rtl/>
        </w:rPr>
        <w:t xml:space="preserve">ה'</w:t>
      </w:r>
      <w:ins w:id="91151" w:author="Claude - סמנטי" w:date="2026-10-11T12:28:21Z">
        <w:r>
          <w:rPr>
            <w:rStyle w:val="afffff0"/>
            <w:spacing w:val="-2"/>
            <w:rtl/>
          </w:rPr>
          <w:t xml:space="preserve"> יִתֶּן אֹמֶר הַמְבַשְּׂרוֹת צָבָא רָב</w:t>
        </w:r>
      </w:ins>
      <w:del w:id="91152" w:author="Claude - סמנטי" w:date="2026-10-11T12:28:21Z">
        <w:r w:rsidRPr="004640F6">
          <w:rPr>
            <w:rStyle w:val="afffff0"/>
            <w:spacing w:val="-2"/>
            <w:rtl/>
          </w:rPr>
          <w:delText xml:space="preserve"> יתן </w:delText>
        </w:r>
        <w:r w:rsidRPr="004640F6">
          <w:rPr>
            <w:rStyle w:val="afffff0"/>
            <w:spacing w:val="-2"/>
            <w:rtl/>
          </w:rPr>
          <w:delText xml:space="preserve">אמר</w:delText>
        </w:r>
        <w:r w:rsidRPr="004640F6">
          <w:rPr>
            <w:rStyle w:val="afffff0"/>
            <w:spacing w:val="-2"/>
            <w:rtl/>
          </w:rPr>
          <w:delText xml:space="preserve"> המבשרות צבא רב</w:delText>
        </w:r>
      </w:del>
      <w:r w:rsidRPr="004640F6">
        <w:rPr>
          <w:rStyle w:val="afffff0"/>
          <w:rFonts w:hint="cs"/>
          <w:spacing w:val="-2"/>
          <w:rtl/>
        </w:rPr>
        <w:t>'</w:t>
      </w:r>
      <w:r w:rsidRPr="004640F6">
        <w:rPr>
          <w:spacing w:val="-2"/>
          <w:rtl/>
        </w:rPr>
        <w:t xml:space="preserve"> - כל דיבור ודיבור שיצא מפי הגבורה נחלק לשבעים לשונות.</w:t>
      </w:r>
    </w:p>
    <w:p w:rsidR="00E9703F" w:rsidRPr="006F178A" w:rsidRDefault="00E9703F" w:rsidP="00E9703F">
      <w:pPr>
        <w:rPr>
          <w:rtl/>
        </w:rPr>
      </w:pPr>
      <w:r w:rsidRPr="006F178A">
        <w:rPr>
          <w:rtl/>
        </w:rPr>
        <w:t>•</w:t>
      </w:r>
      <w:r w:rsidRPr="006F178A">
        <w:rPr>
          <w:rFonts w:hint="cs"/>
          <w:rtl/>
        </w:rPr>
        <w:t xml:space="preserve"> </w:t>
      </w:r>
      <w:r w:rsidRPr="006F178A">
        <w:rPr>
          <w:rStyle w:val="2fb"/>
          <w:rtl/>
        </w:rPr>
        <w:t>תדר"י</w:t>
      </w:r>
      <w:r w:rsidRPr="00784B8D">
        <w:rPr>
          <w:rStyle w:val="afffff0"/>
          <w:rtl/>
        </w:rPr>
        <w:t xml:space="preserve"> </w:t>
      </w:r>
      <w:r w:rsidRPr="00784B8D">
        <w:rPr>
          <w:rStyle w:val="afffff0"/>
          <w:rFonts w:hint="cs"/>
          <w:rtl/>
        </w:rPr>
        <w:t>'</w:t>
      </w:r>
      <w:ins w:id="91153" w:author="Claude - סמנטי" w:date="2026-10-11T12:28:21Z">
        <w:r>
          <w:rPr>
            <w:rStyle w:val="afffff0"/>
            <w:rtl/>
          </w:rPr>
          <w:t xml:space="preserve">וּכְפַטִּישׁ יְפֹצֵץ סָלַע</w:t>
        </w:r>
      </w:ins>
      <w:del w:id="91154" w:author="Claude - סמנטי" w:date="2026-10-11T12:28:21Z">
        <w:r w:rsidRPr="00784B8D">
          <w:rPr>
            <w:rStyle w:val="afffff0"/>
            <w:rtl/>
          </w:rPr>
          <w:delText xml:space="preserve">וכפטיש יפצץ סלע</w:delText>
        </w:r>
      </w:del>
      <w:r w:rsidRPr="00784B8D">
        <w:rPr>
          <w:rStyle w:val="afffff0"/>
          <w:rFonts w:hint="cs"/>
          <w:rtl/>
        </w:rPr>
        <w:t>'</w:t>
      </w:r>
      <w:r w:rsidRPr="00784B8D">
        <w:rPr>
          <w:rStyle w:val="afffff0"/>
          <w:rtl/>
        </w:rPr>
        <w:t xml:space="preserve"> </w:t>
      </w:r>
      <w:r w:rsidRPr="006F178A">
        <w:rPr>
          <w:rtl/>
        </w:rPr>
        <w:t xml:space="preserve">מה פטיש זה נחלק לכמה ניצוצות - אף כל דיבור ודיבור שיצא מפי </w:t>
      </w:r>
      <w:r w:rsidRPr="006F178A">
        <w:rPr>
          <w:rtl/>
        </w:rPr>
        <w:t xml:space="preserve">הקב"ה</w:t>
      </w:r>
      <w:r w:rsidRPr="006F178A">
        <w:rPr>
          <w:rtl/>
        </w:rPr>
        <w:t xml:space="preserve"> נחלק לע' לשונות.</w:t>
      </w:r>
    </w:p>
    <w:p>
      <w:pPr>
        <w:pStyle w:val="38"/>
        <w:rPr>
          <w:ins w:id="98014" w:author="מנוע מכני" w:date="2026-10-11T12:04:39Z"/>
        </w:rPr>
      </w:pPr>
      <w:del w:id="98013" w:author="מנוע מכני" w:date="2026-10-11T12:04:39Z">
        <w:r w:rsidRPr="006F178A">
          <w:delText xml:space="preserve">•</w:delText>
        </w:r>
      </w:del>
      <w:r w:rsidRPr="006F178A">
        <w:t xml:space="preserve"> </w:t>
      </w:r>
      <w:r w:rsidRPr="006F178A">
        <w:t>רב חננאל בר פפא:</w:t>
      </w:r>
    </w:p>
    <w:p w:rsidR="00E9703F" w:rsidRPr="006F178A" w:rsidRDefault="00E9703F" w:rsidP="00E9703F">
      <w:pPr>
        <w:rPr>
          <w:rtl/>
        </w:rPr>
      </w:pPr>
      <w:del w:id="98015" w:author="מנוע מכני" w:date="2026-10-11T12:04:39Z">
        <w:r w:rsidRPr="00784B8D">
          <w:rPr>
            <w:rStyle w:val="afffff0"/>
            <w:rtl/>
          </w:rPr>
          <w:delText xml:space="preserve"> </w:delText>
        </w:r>
      </w:del>
      <w:r w:rsidRPr="00784B8D">
        <w:rPr>
          <w:rStyle w:val="afffff0"/>
          <w:rFonts w:hint="cs"/>
          <w:rtl/>
        </w:rPr>
        <w:t>'</w:t>
      </w:r>
      <w:ins w:id="91155" w:author="Claude - סמנטי" w:date="2026-10-11T12:28:21Z">
        <w:r>
          <w:rPr>
            <w:rStyle w:val="afffff0"/>
            <w:rtl/>
          </w:rPr>
          <w:t xml:space="preserve">שִׁמְעוּ כִּי נְגִידִים אֲדַבֵּר</w:t>
        </w:r>
      </w:ins>
      <w:del w:id="91156" w:author="Claude - סמנטי" w:date="2026-10-11T12:28:21Z">
        <w:r w:rsidRPr="00784B8D">
          <w:rPr>
            <w:rStyle w:val="afffff0"/>
            <w:rtl/>
          </w:rPr>
          <w:delText xml:space="preserve">שמעו כי נגידים אדבר</w:delText>
        </w:r>
      </w:del>
      <w:r w:rsidRPr="00784B8D">
        <w:rPr>
          <w:rStyle w:val="afffff0"/>
          <w:rFonts w:hint="cs"/>
          <w:rtl/>
        </w:rPr>
        <w:t>'</w:t>
      </w:r>
      <w:r w:rsidRPr="00784B8D">
        <w:rPr>
          <w:rStyle w:val="afffff0"/>
          <w:rtl/>
        </w:rPr>
        <w:t xml:space="preserve"> </w:t>
      </w:r>
      <w:ins w:id="101063" w:author="קלוד" w:date="2026-10-11T13:11:34Z">
        <w:r>
          <w:rPr>
            <w:rtl/>
          </w:rPr>
          <w:t xml:space="preserve">-</w:t>
        </w:r>
      </w:ins>
      <w:del w:id="101064" w:author="קלוד" w:date="2026-10-11T13:11:34Z">
        <w:r w:rsidRPr="006F178A">
          <w:rPr>
            <w:rtl/>
          </w:rPr>
          <w:delText xml:space="preserve">למה</w:delText>
        </w:r>
      </w:del>
      <w:r w:rsidRPr="006F178A">
        <w:rPr>
          <w:rtl/>
        </w:rPr>
        <w:t xml:space="preserve"> נמשלו דברי תורה </w:t>
      </w:r>
      <w:ins w:id="101061" w:author="קלוד" w:date="2026-10-11T13:11:34Z">
        <w:r>
          <w:rPr>
            <w:rtl/>
          </w:rPr>
          <w:t xml:space="preserve">לנגיד:</w:t>
        </w:r>
      </w:ins>
      <w:del w:id="101062" w:author="קלוד" w:date="2026-10-11T13:11:34Z">
        <w:r w:rsidRPr="006F178A">
          <w:rPr>
            <w:rtl/>
          </w:rPr>
          <w:delText xml:space="preserve">כנגיד - לומר לך:</w:delText>
        </w:r>
      </w:del>
      <w:r w:rsidRPr="006F178A">
        <w:rPr>
          <w:rtl/>
        </w:rPr>
        <w:t xml:space="preserve"> מה נגיד זה יש בו להמית ולהחיות - אף דברי תורה יש בם להמית ולהחיות.</w:t>
      </w:r>
    </w:p>
    <w:p>
      <w:pPr>
        <w:pStyle w:val="38"/>
        <w:rPr>
          <w:ins w:id="98016" w:author="מנוע מכני" w:date="2026-10-11T12:04:39Z"/>
        </w:rPr>
      </w:pPr>
      <w:r w:rsidRPr="006F178A">
        <w:t xml:space="preserve">היינו דאמר רבא:</w:t>
      </w:r>
    </w:p>
    <w:p w:rsidR="00E9703F" w:rsidRPr="006F178A" w:rsidRDefault="00E9703F" w:rsidP="00E9703F">
      <w:pPr>
        <w:rPr>
          <w:rtl/>
        </w:rPr>
      </w:pPr>
      <w:del w:id="98017" w:author="מנוע מכני" w:date="2026-10-11T12:04:39Z">
        <w:r w:rsidRPr="006F178A">
          <w:rPr>
            <w:rtl/>
          </w:rPr>
          <w:delText xml:space="preserve"> </w:delText>
        </w:r>
      </w:del>
      <w:r w:rsidRPr="006F178A">
        <w:rPr>
          <w:rtl/>
        </w:rPr>
        <w:t xml:space="preserve">למיימינים בה - </w:t>
      </w:r>
      <w:ins w:id="101069" w:author="קלוד" w:date="2026-10-11T13:11:34Z">
        <w:r>
          <w:rPr>
            <w:rtl/>
          </w:rPr>
          <w:t xml:space="preserve">סם</w:t>
        </w:r>
      </w:ins>
      <w:del w:id="101070" w:author="קלוד" w:date="2026-10-11T13:11:34Z">
        <w:r w:rsidRPr="006F178A">
          <w:rPr>
            <w:rtl/>
          </w:rPr>
          <w:delText xml:space="preserve">סמא</w:delText>
        </w:r>
      </w:del>
      <w:r w:rsidRPr="006F178A">
        <w:rPr>
          <w:rtl/>
        </w:rPr>
        <w:t xml:space="preserve"> </w:t>
      </w:r>
      <w:ins w:id="101067" w:author="קלוד" w:date="2026-10-11T13:11:34Z">
        <w:r>
          <w:rPr>
            <w:rtl/>
          </w:rPr>
          <w:t xml:space="preserve">חיים,</w:t>
        </w:r>
      </w:ins>
      <w:del w:id="101068" w:author="קלוד" w:date="2026-10-11T13:11:34Z">
        <w:r w:rsidRPr="006F178A">
          <w:rPr>
            <w:rtl/>
          </w:rPr>
          <w:delText xml:space="preserve">דחיי,</w:delText>
        </w:r>
      </w:del>
      <w:r w:rsidRPr="006F178A">
        <w:rPr>
          <w:rtl/>
        </w:rPr>
        <w:t xml:space="preserve"> למשמאילים בה - </w:t>
      </w:r>
      <w:ins w:id="101065" w:author="קלוד" w:date="2026-10-11T13:11:34Z">
        <w:r>
          <w:rPr>
            <w:rtl/>
          </w:rPr>
          <w:t xml:space="preserve">סם</w:t>
        </w:r>
      </w:ins>
      <w:del w:id="101066" w:author="קלוד" w:date="2026-10-11T13:11:34Z">
        <w:r w:rsidRPr="006F178A">
          <w:rPr>
            <w:rtl/>
          </w:rPr>
          <w:delText xml:space="preserve">סמא </w:delText>
        </w:r>
        <w:r>
          <w:rPr>
            <w:rtl/>
          </w:rPr>
          <w:delText xml:space="preserve">של</w:delText>
        </w:r>
      </w:del>
      <w:ins w:id="90341" w:author="Claude - סמנטי" w:date="2026-10-11T12:28:21Z">
        <w:r>
          <w:rPr>
            <w:rtl/>
          </w:rPr>
          <w:t xml:space="preserve"> מוות</w:t>
        </w:r>
      </w:ins>
      <w:del w:id="90342" w:author="Claude - סמנטי" w:date="2026-10-11T12:28:21Z">
        <w:r w:rsidRPr="006F178A">
          <w:rPr>
            <w:rtl/>
          </w:rPr>
          <w:delText xml:space="preserve">דמותא</w:delText>
        </w:r>
      </w:del>
      <w:r w:rsidRPr="006F178A">
        <w:rPr>
          <w:rtl/>
        </w:rPr>
        <w:t xml:space="preserve">.</w:t>
      </w:r>
    </w:p>
    <w:p w:rsidR="00E9703F" w:rsidRPr="006F178A" w:rsidRDefault="00E9703F" w:rsidP="00E9703F">
      <w:pPr>
        <w:rPr>
          <w:rtl/>
        </w:rPr>
      </w:pPr>
      <w:r w:rsidRPr="006F178A">
        <w:rPr>
          <w:rtl/>
        </w:rPr>
        <w:t xml:space="preserve">דבר אחר נגידים - כל דיבור ודיבור שיצא מפי </w:t>
      </w:r>
      <w:r w:rsidRPr="006F178A">
        <w:rPr>
          <w:rtl/>
        </w:rPr>
        <w:t xml:space="preserve">הקב"ה</w:t>
      </w:r>
      <w:r w:rsidRPr="006F178A">
        <w:rPr>
          <w:rtl/>
        </w:rPr>
        <w:t xml:space="preserve"> קושרים לו שני כתרים.</w:t>
      </w:r>
    </w:p>
    <w:p>
      <w:pPr>
        <w:pStyle w:val="afffff8"/>
        <w:rPr>
          <w:ins w:id="90661" w:author="קלוד" w:date="2026-10-11T12:33:55Z"/>
        </w:rPr>
      </w:pPr>
      <w:ins w:id="90662" w:author="קלוד" w:date="2026-10-11T12:33:55Z">
        <w:r>
          <w:rPr>
            <w:color w:val="7B3F00"/>
          </w:rPr>
          <w:t xml:space="preserve">דרשות שיר השירים על מתן תורה - מור, כפר ולחיים</w:t>
        </w:r>
      </w:ins>
    </w:p>
    <w:p>
      <w:pPr>
        <w:pStyle w:val="38"/>
        <w:rPr>
          <w:ins w:id="98019" w:author="מנוע מכני" w:date="2026-10-11T12:04:39Z"/>
        </w:rPr>
      </w:pPr>
      <w:del w:id="98018" w:author="מנוע מכני" w:date="2026-10-11T12:04:39Z">
        <w:r w:rsidRPr="006061D7">
          <w:delText xml:space="preserve">•</w:delText>
        </w:r>
      </w:del>
      <w:r w:rsidRPr="006061D7">
        <w:t xml:space="preserve"> </w:t>
      </w:r>
      <w:r w:rsidRPr="006061D7">
        <w:t>ריב"ל:</w:t>
      </w:r>
    </w:p>
    <w:p w:rsidR="00E9703F" w:rsidRPr="006061D7" w:rsidRDefault="00E9703F" w:rsidP="00E9703F">
      <w:pPr>
        <w:rPr>
          <w:rtl/>
        </w:rPr>
      </w:pPr>
      <w:del w:id="98020" w:author="מנוע מכני" w:date="2026-10-11T12:04:39Z">
        <w:r w:rsidRPr="00784B8D">
          <w:rPr>
            <w:rStyle w:val="afffff0"/>
            <w:rtl/>
          </w:rPr>
          <w:delText xml:space="preserve"> </w:delText>
        </w:r>
      </w:del>
      <w:r w:rsidRPr="00784B8D">
        <w:rPr>
          <w:rStyle w:val="afffff0"/>
          <w:rFonts w:hint="cs"/>
          <w:rtl/>
        </w:rPr>
        <w:t>'</w:t>
      </w:r>
      <w:ins w:id="91157" w:author="Claude - סמנטי" w:date="2026-10-11T12:28:21Z">
        <w:r>
          <w:rPr>
            <w:rStyle w:val="afffff0"/>
            <w:rtl/>
          </w:rPr>
          <w:t xml:space="preserve">צְרוֹר הַמּוֹר דּוֹדִי לִי בֵּין שָׁדַי יָלִין</w:t>
        </w:r>
      </w:ins>
      <w:del w:id="91158" w:author="Claude - סמנטי" w:date="2026-10-11T12:28:21Z">
        <w:r w:rsidRPr="00784B8D">
          <w:rPr>
            <w:rStyle w:val="afffff0"/>
            <w:rtl/>
          </w:rPr>
          <w:delText xml:space="preserve">צרור המור דודי לי בין שדי ילין</w:delText>
        </w:r>
      </w:del>
      <w:r w:rsidRPr="00784B8D">
        <w:rPr>
          <w:rStyle w:val="afffff0"/>
          <w:rFonts w:hint="cs"/>
          <w:rtl/>
        </w:rPr>
        <w:t>'</w:t>
      </w:r>
      <w:r w:rsidRPr="00784B8D">
        <w:rPr>
          <w:rStyle w:val="afffff0"/>
          <w:rtl/>
        </w:rPr>
        <w:t xml:space="preserve"> </w:t>
      </w:r>
      <w:ins w:id="101077" w:author="קלוד" w:date="2026-10-11T13:11:34Z">
        <w:r>
          <w:rPr>
            <w:rtl/>
          </w:rPr>
          <w:t xml:space="preserve">- אמרה</w:t>
        </w:r>
      </w:ins>
      <w:del w:id="101078" w:author="קלוד" w:date="2026-10-11T13:11:34Z">
        <w:r w:rsidRPr="006061D7">
          <w:rPr>
            <w:rtl/>
          </w:rPr>
          <w:delText xml:space="preserve">-אמרה</w:delText>
        </w:r>
      </w:del>
      <w:r w:rsidRPr="006061D7">
        <w:rPr>
          <w:rtl/>
        </w:rPr>
        <w:t xml:space="preserve"> כנסת ישראל לפני </w:t>
      </w:r>
      <w:ins w:id="101075" w:author="קלוד" w:date="2026-10-11T13:11:34Z">
        <w:r>
          <w:rPr>
            <w:rtl/>
          </w:rPr>
          <w:t xml:space="preserve">הקב"ה:</w:t>
        </w:r>
      </w:ins>
      <w:del w:id="101076" w:author="קלוד" w:date="2026-10-11T13:11:34Z">
        <w:r w:rsidRPr="006061D7">
          <w:rPr>
            <w:rtl/>
          </w:rPr>
          <w:delText xml:space="preserve">הקב"ה</w:delText>
        </w:r>
      </w:del>
      <w:r w:rsidRPr="006061D7">
        <w:rPr>
          <w:rtl/>
        </w:rPr>
        <w:t xml:space="preserve"> </w:t>
      </w:r>
      <w:r w:rsidRPr="006061D7">
        <w:rPr>
          <w:rStyle w:val="2fb"/>
          <w:rtl/>
        </w:rPr>
        <w:t xml:space="preserve">רבש"ע</w:t>
      </w:r>
      <w:r w:rsidRPr="006061D7">
        <w:rPr>
          <w:rtl/>
        </w:rPr>
        <w:t xml:space="preserve">, </w:t>
      </w:r>
      <w:ins w:id="94111" w:author="מנוע מכני" w:date="2026-10-11T12:04:39Z">
        <w:r>
          <w:rPr>
            <w:rtl/>
          </w:rPr>
          <w:t xml:space="preserve">אף</w:t>
        </w:r>
      </w:ins>
      <w:del w:id="94112" w:author="מנוע מכני" w:date="2026-10-11T12:04:39Z">
        <w:r w:rsidRPr="006061D7">
          <w:rPr>
            <w:rtl/>
          </w:rPr>
          <w:delText xml:space="preserve">אע"פ</w:delText>
        </w:r>
      </w:del>
      <w:r w:rsidRPr="006061D7">
        <w:rPr>
          <w:rtl/>
        </w:rPr>
        <w:t xml:space="preserve"> שמיצר </w:t>
      </w:r>
      <w:ins w:id="96073" w:author="מנוע מכני" w:date="2026-10-11T12:04:39Z">
        <w:ins w:id="101073" w:author="קלוד" w:date="2026-10-11T13:11:34Z">
          <w:r>
            <w:rPr>
              <w:rtl/>
            </w:rPr>
            <w:t xml:space="preserve">ואומר</w:t>
          </w:r>
        </w:ins>
        <w:del w:id="101074" w:author="קלוד" w:date="2026-10-11T13:11:34Z">
          <w:r>
            <w:rPr>
              <w:rtl/>
            </w:rPr>
            <w:delText xml:space="preserve">ולומר</w:delText>
          </w:r>
        </w:del>
      </w:ins>
      <w:del w:id="96074" w:author="מנוע מכני" w:date="2026-10-11T12:04:39Z">
        <w:r w:rsidRPr="006061D7">
          <w:rPr>
            <w:rtl/>
          </w:rPr>
          <w:delText xml:space="preserve">ומימר</w:delText>
        </w:r>
      </w:del>
      <w:r w:rsidRPr="006061D7">
        <w:rPr>
          <w:rtl/>
        </w:rPr>
        <w:t xml:space="preserve"> לי </w:t>
      </w:r>
      <w:ins w:id="101071" w:author="קלוד" w:date="2026-10-11T13:11:34Z">
        <w:r>
          <w:rPr>
            <w:rtl/>
          </w:rPr>
          <w:t xml:space="preserve">דודי -</w:t>
        </w:r>
      </w:ins>
      <w:del w:id="101072" w:author="קלוד" w:date="2026-10-11T13:11:34Z">
        <w:r w:rsidRPr="006061D7">
          <w:rPr>
            <w:rtl/>
          </w:rPr>
          <w:delText xml:space="preserve">דודי</w:delText>
        </w:r>
      </w:del>
      <w:r w:rsidRPr="006061D7">
        <w:rPr>
          <w:rtl/>
        </w:rPr>
        <w:t xml:space="preserve"> בין שדי ילין.</w:t>
      </w:r>
    </w:p>
    <w:p w:rsidR="00E9703F" w:rsidRPr="006F178A" w:rsidRDefault="00E9703F" w:rsidP="00E9703F">
      <w:pPr>
        <w:ind w:firstLine="0"/>
        <w:rPr>
          <w:rtl/>
        </w:rPr>
      </w:pPr>
      <w:r w:rsidRPr="00523F92">
        <w:rPr>
          <w:rStyle w:val="afffff0"/>
          <w:rFonts w:hint="cs"/>
          <w:rtl/>
        </w:rPr>
        <w:t>'</w:t>
      </w:r>
      <w:ins w:id="91159" w:author="Claude - סמנטי" w:date="2026-10-11T12:28:21Z">
        <w:r>
          <w:rPr>
            <w:rStyle w:val="afffff0"/>
            <w:rtl/>
          </w:rPr>
          <w:t xml:space="preserve">אֶשְׁכֹּל הַכֹּפֶר דּוֹדִי לִי בְּכַרְמֵי עֵין גֶּדִי</w:t>
        </w:r>
      </w:ins>
      <w:del w:id="91160" w:author="Claude - סמנטי" w:date="2026-10-11T12:28:21Z">
        <w:r w:rsidRPr="00523F92">
          <w:rPr>
            <w:rStyle w:val="afffff0"/>
            <w:rtl/>
          </w:rPr>
          <w:delText xml:space="preserve">אשכל הכפר דודי לי בכרמי עין גדי</w:delText>
        </w:r>
      </w:del>
      <w:r w:rsidRPr="00523F92">
        <w:rPr>
          <w:rStyle w:val="afffff0"/>
          <w:rFonts w:hint="cs"/>
          <w:rtl/>
        </w:rPr>
        <w:t>'</w:t>
      </w:r>
      <w:r w:rsidRPr="00523F92">
        <w:rPr>
          <w:rStyle w:val="afffff0"/>
          <w:rtl/>
        </w:rPr>
        <w:t xml:space="preserve"> </w:t>
      </w:r>
      <w:r w:rsidRPr="006F178A">
        <w:rPr>
          <w:rFonts w:ascii="Fb Fontext" w:hAnsi="Fb Fontext"/>
          <w:rtl/>
        </w:rPr>
        <w:t>-מי שהכל שלו מכפר לי על עון גדי שכרמתי.</w:t>
      </w:r>
    </w:p>
    <w:p w:rsidR="00E9703F" w:rsidRPr="006F178A" w:rsidRDefault="00E9703F" w:rsidP="00E9703F">
      <w:pPr>
        <w:ind w:firstLine="0"/>
        <w:rPr>
          <w:rtl/>
        </w:rPr>
      </w:pPr>
      <w:ins w:id="101089" w:author="קלוד" w:date="2026-10-11T13:11:34Z">
        <w:r>
          <w:rPr>
            <w:rStyle w:val="afffff0"/>
            <w:rFonts w:hint="cs"/>
            <w:rtl/>
          </w:rPr>
          <w:t xml:space="preserve">'כרמי'</w:t>
        </w:r>
      </w:ins>
      <w:del w:id="101090" w:author="קלוד" w:date="2026-10-11T13:11:34Z">
        <w:r w:rsidRPr="00661902">
          <w:rPr>
            <w:rStyle w:val="afffff0"/>
            <w:rFonts w:hint="cs"/>
            <w:rtl/>
          </w:rPr>
          <w:delText xml:space="preserve">'</w:delText>
        </w:r>
        <w:r w:rsidRPr="00661902">
          <w:rPr>
            <w:rStyle w:val="afffff0"/>
            <w:rtl/>
          </w:rPr>
          <w:delText xml:space="preserve">כרמי</w:delText>
        </w:r>
        <w:r w:rsidRPr="00661902">
          <w:rPr>
            <w:rStyle w:val="afffff0"/>
            <w:rFonts w:hint="cs"/>
            <w:rtl/>
          </w:rPr>
          <w:delText xml:space="preserve">'</w:delText>
        </w:r>
        <w:r w:rsidRPr="006F178A">
          <w:rPr>
            <w:rtl/>
          </w:rPr>
          <w:delText xml:space="preserve">-</w:delText>
        </w:r>
      </w:del>
      <w:r w:rsidRPr="006F178A">
        <w:rPr>
          <w:rtl/>
        </w:rPr>
        <w:t xml:space="preserve"> </w:t>
      </w:r>
      <w:ins w:id="101087" w:author="קלוד" w:date="2026-10-11T13:11:34Z">
        <w:r>
          <w:rPr>
            <w:rtl/>
          </w:rPr>
          <w:t xml:space="preserve">-</w:t>
        </w:r>
      </w:ins>
      <w:del w:id="101088" w:author="קלוד" w:date="2026-10-11T13:11:34Z">
        <w:r w:rsidRPr="006F178A">
          <w:rPr>
            <w:rtl/>
          </w:rPr>
          <w:delText xml:space="preserve">לישנא</w:delText>
        </w:r>
      </w:del>
      <w:r w:rsidRPr="006F178A">
        <w:rPr>
          <w:rtl/>
        </w:rPr>
        <w:t xml:space="preserve"> </w:t>
      </w:r>
      <w:ins w:id="101085" w:author="קלוד" w:date="2026-10-11T13:11:34Z">
        <w:r>
          <w:rPr>
            <w:rtl/>
          </w:rPr>
          <w:t xml:space="preserve">לשון</w:t>
        </w:r>
      </w:ins>
      <w:del w:id="101086" w:author="קלוד" w:date="2026-10-11T13:11:34Z">
        <w:r w:rsidRPr="006F178A">
          <w:rPr>
            <w:rtl/>
          </w:rPr>
          <w:delText xml:space="preserve">דמכניש</w:delText>
        </w:r>
      </w:del>
      <w:r w:rsidRPr="006F178A">
        <w:rPr>
          <w:rtl/>
        </w:rPr>
        <w:t xml:space="preserve"> </w:t>
      </w:r>
      <w:ins w:id="101083" w:author="קלוד" w:date="2026-10-11T13:11:34Z">
        <w:r>
          <w:rPr>
            <w:rtl/>
          </w:rPr>
          <w:t xml:space="preserve">כינוס</w:t>
        </w:r>
      </w:ins>
      <w:del w:id="101084" w:author="קלוד" w:date="2026-10-11T13:11:34Z">
        <w:r w:rsidRPr="006F178A">
          <w:rPr>
            <w:rtl/>
          </w:rPr>
          <w:delText xml:space="preserve">הוא</w:delText>
        </w:r>
      </w:del>
      <w:r w:rsidRPr="006F178A">
        <w:rPr>
          <w:rtl/>
        </w:rPr>
        <w:t xml:space="preserve"> </w:t>
      </w:r>
      <w:ins w:id="101081" w:author="קלוד" w:date="2026-10-11T13:11:34Z">
        <w:r>
          <w:rPr>
            <w:rStyle w:val="2fb"/>
            <w:rtl/>
          </w:rPr>
          <w:t xml:space="preserve">הוא,</w:t>
        </w:r>
      </w:ins>
      <w:del w:id="101082" w:author="קלוד" w:date="2026-10-11T13:11:34Z">
        <w:r w:rsidRPr="006F178A">
          <w:rPr>
            <w:rStyle w:val="2fb"/>
            <w:rtl/>
          </w:rPr>
          <w:delText xml:space="preserve">כדר"נ</w:delText>
        </w:r>
      </w:del>
      <w:r w:rsidRPr="006F178A">
        <w:rPr>
          <w:rtl/>
        </w:rPr>
        <w:t xml:space="preserve"> </w:t>
      </w:r>
      <w:ins w:id="101079" w:author="קלוד" w:date="2026-10-11T13:11:34Z">
        <w:r>
          <w:rPr>
            <w:rtl/>
          </w:rPr>
          <w:t xml:space="preserve">כדר"נ, ששנינו:</w:t>
        </w:r>
      </w:ins>
      <w:del w:id="101080" w:author="קלוד" w:date="2026-10-11T13:11:34Z">
        <w:r w:rsidRPr="006F178A">
          <w:rPr>
            <w:rtl/>
          </w:rPr>
          <w:delText xml:space="preserve">דתנן</w:delText>
        </w:r>
      </w:del>
      <w:r w:rsidRPr="006F178A">
        <w:rPr>
          <w:rtl/>
        </w:rPr>
        <w:t xml:space="preserve"> כסא של כובס שכורמים עליו את הכלים.</w:t>
      </w:r>
    </w:p>
    <w:p>
      <w:pPr>
        <w:pStyle w:val="38"/>
        <w:rPr>
          <w:ins w:id="98022" w:author="מנוע מכני" w:date="2026-10-11T12:04:39Z"/>
        </w:rPr>
      </w:pPr>
      <w:del w:id="98021" w:author="מנוע מכני" w:date="2026-10-11T12:04:39Z">
        <w:r w:rsidRPr="004640F6">
          <w:delText xml:space="preserve">•</w:delText>
        </w:r>
      </w:del>
      <w:r w:rsidRPr="004640F6">
        <w:t xml:space="preserve"> </w:t>
      </w:r>
      <w:r w:rsidRPr="004640F6">
        <w:t>ריב"ל</w:t>
      </w:r>
      <w:r w:rsidRPr="004640F6">
        <w:t>:</w:t>
      </w:r>
    </w:p>
    <w:p w:rsidR="00E9703F" w:rsidRPr="004640F6" w:rsidRDefault="00E9703F" w:rsidP="00E9703F">
      <w:pPr>
        <w:rPr>
          <w:spacing w:val="-2"/>
          <w:rtl/>
        </w:rPr>
      </w:pPr>
      <w:del w:id="98023" w:author="מנוע מכני" w:date="2026-10-11T12:04:39Z">
        <w:r w:rsidRPr="004640F6">
          <w:rPr>
            <w:spacing w:val="-2"/>
            <w:rtl/>
          </w:rPr>
          <w:delText xml:space="preserve"> </w:delText>
        </w:r>
      </w:del>
      <w:r w:rsidRPr="004640F6">
        <w:rPr>
          <w:rStyle w:val="afffff0"/>
          <w:rFonts w:hint="cs"/>
          <w:spacing w:val="-2"/>
          <w:rtl/>
        </w:rPr>
        <w:t>'</w:t>
      </w:r>
      <w:ins w:id="91161" w:author="Claude - סמנטי" w:date="2026-10-11T12:28:21Z">
        <w:r>
          <w:rPr>
            <w:rStyle w:val="afffff0"/>
            <w:spacing w:val="-2"/>
            <w:rtl/>
          </w:rPr>
          <w:t xml:space="preserve">לְחָיָו כַּעֲרוּגַת הַבֹּשֶׂם</w:t>
        </w:r>
      </w:ins>
      <w:del w:id="91162" w:author="Claude - סמנטי" w:date="2026-10-11T12:28:21Z">
        <w:r w:rsidRPr="004640F6">
          <w:rPr>
            <w:rStyle w:val="afffff0"/>
            <w:spacing w:val="-2"/>
            <w:rtl/>
          </w:rPr>
          <w:delText xml:space="preserve">לחיו כערוגת הבשם</w:delText>
        </w:r>
      </w:del>
      <w:r w:rsidRPr="004640F6">
        <w:rPr>
          <w:rStyle w:val="afffff0"/>
          <w:rFonts w:hint="cs"/>
          <w:spacing w:val="-2"/>
          <w:rtl/>
        </w:rPr>
        <w:t>'</w:t>
      </w:r>
      <w:r w:rsidRPr="004640F6">
        <w:rPr>
          <w:spacing w:val="-2"/>
          <w:rtl/>
        </w:rPr>
        <w:t xml:space="preserve"> - כל דבור ודבור שיצא מפי </w:t>
      </w:r>
      <w:r w:rsidRPr="004640F6">
        <w:rPr>
          <w:spacing w:val="-2"/>
          <w:rtl/>
        </w:rPr>
        <w:t xml:space="preserve">הקב"ה</w:t>
      </w:r>
      <w:r w:rsidRPr="004640F6">
        <w:rPr>
          <w:spacing w:val="-2"/>
          <w:rtl/>
        </w:rPr>
        <w:t xml:space="preserve"> נתמלא כל העולם כולו בשמים.</w:t>
      </w:r>
    </w:p>
    <w:p w:rsidR="00E9703F" w:rsidRPr="006F178A" w:rsidRDefault="00E9703F" w:rsidP="00E9703F">
      <w:pPr>
        <w:ind w:firstLine="0"/>
        <w:rPr>
          <w:rtl/>
        </w:rPr>
      </w:pPr>
      <w:r w:rsidRPr="006F178A">
        <w:rPr>
          <w:rtl/>
        </w:rPr>
        <w:t xml:space="preserve">ודיבור שני הוציא לו </w:t>
      </w:r>
      <w:r w:rsidRPr="006F178A">
        <w:rPr>
          <w:rtl/>
        </w:rPr>
        <w:t xml:space="preserve">הקב"ה</w:t>
      </w:r>
      <w:r w:rsidRPr="006F178A">
        <w:rPr>
          <w:rtl/>
        </w:rPr>
        <w:t xml:space="preserve"> הרוח מאוצרותיו, והיה מעביר ראשון ראשון.</w:t>
      </w:r>
    </w:p>
    <w:p w:rsidR="00E9703F" w:rsidRPr="006F178A" w:rsidRDefault="00E9703F" w:rsidP="00E9703F">
      <w:pPr>
        <w:ind w:firstLine="0"/>
        <w:rPr>
          <w:rtl/>
        </w:rPr>
      </w:pPr>
      <w:r w:rsidRPr="00661902">
        <w:rPr>
          <w:rStyle w:val="afffff0"/>
          <w:rFonts w:hint="cs"/>
          <w:rtl/>
        </w:rPr>
        <w:t>'</w:t>
      </w:r>
      <w:ins w:id="91163" w:author="Claude - סמנטי" w:date="2026-10-11T12:28:21Z">
        <w:r>
          <w:rPr>
            <w:rStyle w:val="afffff0"/>
            <w:rtl/>
          </w:rPr>
          <w:t xml:space="preserve">שִׂפְתוֹתָיו שׁוֹשַׁנִּים נוֹטְפוֹת מוֹר עֹבֵר</w:t>
        </w:r>
      </w:ins>
      <w:del w:id="91164" w:author="Claude - סמנטי" w:date="2026-10-11T12:28:21Z">
        <w:r w:rsidRPr="00661902">
          <w:rPr>
            <w:rStyle w:val="afffff0"/>
            <w:rtl/>
          </w:rPr>
          <w:delText xml:space="preserve">שפתותיו שושנים נוטפות מור עבר</w:delText>
        </w:r>
      </w:del>
      <w:r w:rsidRPr="00661902">
        <w:rPr>
          <w:rStyle w:val="afffff0"/>
          <w:rFonts w:hint="cs"/>
          <w:rtl/>
        </w:rPr>
        <w:t>'</w:t>
      </w:r>
      <w:r w:rsidRPr="006F178A">
        <w:rPr>
          <w:rtl/>
        </w:rPr>
        <w:t>-, אל תקרי שושנים אלא ששונים.</w:t>
      </w:r>
    </w:p>
    <w:p>
      <w:pPr>
        <w:pStyle w:val="38"/>
        <w:rPr>
          <w:ins w:id="98025" w:author="מנוע מכני" w:date="2026-10-11T12:04:39Z"/>
        </w:rPr>
      </w:pPr>
      <w:del w:id="98024" w:author="מנוע מכני" w:date="2026-10-11T12:04:39Z">
        <w:r w:rsidRPr="006F178A">
          <w:delText xml:space="preserve">•</w:delText>
        </w:r>
      </w:del>
      <w:r w:rsidRPr="006F178A">
        <w:t xml:space="preserve"> </w:t>
      </w:r>
      <w:r w:rsidRPr="006F178A">
        <w:t>ריב"ל</w:t>
      </w:r>
      <w:r>
        <w:t>:</w:t>
      </w:r>
    </w:p>
    <w:p w:rsidR="00E9703F" w:rsidRPr="006F178A" w:rsidRDefault="00E9703F" w:rsidP="00E9703F">
      <w:pPr>
        <w:rPr>
          <w:rtl/>
        </w:rPr>
      </w:pPr>
      <w:del w:id="98026" w:author="מנוע מכני" w:date="2026-10-11T12:04:39Z">
        <w:r w:rsidRPr="006F178A">
          <w:rPr>
            <w:rtl/>
          </w:rPr>
          <w:delText xml:space="preserve"> </w:delText>
        </w:r>
      </w:del>
      <w:r w:rsidRPr="006F178A">
        <w:rPr>
          <w:rtl/>
        </w:rPr>
        <w:t xml:space="preserve">כל דיבור ודיבור שיצא מפי </w:t>
      </w:r>
      <w:r w:rsidRPr="006F178A">
        <w:rPr>
          <w:rtl/>
        </w:rPr>
        <w:t xml:space="preserve">הקב"ה</w:t>
      </w:r>
      <w:r w:rsidRPr="006F178A">
        <w:rPr>
          <w:rtl/>
        </w:rPr>
        <w:t xml:space="preserve"> יצתה נשמתן של ישראל, </w:t>
      </w:r>
      <w:r>
        <w:rPr>
          <w:rtl/>
        </w:rPr>
        <w:t>שנא'</w:t>
      </w:r>
      <w:r w:rsidRPr="00784B8D">
        <w:rPr>
          <w:rStyle w:val="afffff0"/>
          <w:rtl/>
        </w:rPr>
        <w:t xml:space="preserve"> </w:t>
      </w:r>
      <w:r w:rsidRPr="00784B8D">
        <w:rPr>
          <w:rStyle w:val="afffff0"/>
          <w:rFonts w:hint="cs"/>
          <w:rtl/>
        </w:rPr>
        <w:t>'</w:t>
      </w:r>
      <w:ins w:id="91165" w:author="Claude - סמנטי" w:date="2026-10-11T12:28:21Z">
        <w:r>
          <w:rPr>
            <w:rStyle w:val="afffff0"/>
            <w:rtl/>
          </w:rPr>
          <w:t xml:space="preserve">נַפְשִׁי יָצְאָה בְדַבְּרוֹ</w:t>
        </w:r>
      </w:ins>
      <w:del w:id="91166" w:author="Claude - סמנטי" w:date="2026-10-11T12:28:21Z">
        <w:r w:rsidRPr="00784B8D">
          <w:rPr>
            <w:rStyle w:val="afffff0"/>
            <w:rtl/>
          </w:rPr>
          <w:delText xml:space="preserve">נפשי יצאה בדברו</w:delText>
        </w:r>
      </w:del>
      <w:r w:rsidRPr="00784B8D">
        <w:rPr>
          <w:rStyle w:val="afffff0"/>
          <w:rFonts w:hint="cs"/>
          <w:rtl/>
        </w:rPr>
        <w:t>'</w:t>
      </w:r>
      <w:r w:rsidRPr="00784B8D">
        <w:rPr>
          <w:rStyle w:val="afffff0"/>
          <w:rtl/>
        </w:rPr>
        <w:t>.</w:t>
      </w:r>
      <w:ins w:id="101095" w:author="קלוד" w:date="2026-10-11T13:11:34Z">
        <w:r>
          <w:rPr>
            <w:rtl/>
          </w:rPr>
          <w:t xml:space="preserve"> וכדי שיקבלו דיבור שני </w:t>
        </w:r>
      </w:ins>
      <w:del w:id="101096" w:author="קלוד" w:date="2026-10-11T13:11:34Z">
        <w:r w:rsidRPr="006F178A">
          <w:rPr>
            <w:rtl/>
          </w:rPr>
          <w:delText xml:space="preserve"> </w:delText>
        </w:r>
      </w:del>
      <w:r w:rsidRPr="006F178A">
        <w:rPr>
          <w:rtl/>
        </w:rPr>
        <w:t xml:space="preserve">- הוריד טל שעתיד להחיות בו מתים, והחיה </w:t>
      </w:r>
      <w:ins w:id="101093" w:author="קלוד" w:date="2026-10-11T13:11:34Z">
        <w:r>
          <w:rPr>
            <w:rtl/>
          </w:rPr>
          <w:t xml:space="preserve">אותם,</w:t>
        </w:r>
      </w:ins>
      <w:del w:id="101094" w:author="קלוד" w:date="2026-10-11T13:11:34Z">
        <w:r w:rsidRPr="006F178A">
          <w:rPr>
            <w:rtl/>
          </w:rPr>
          <w:delText xml:space="preserve">אותם.</w:delText>
        </w:r>
      </w:del>
      <w:r w:rsidRPr="006F178A">
        <w:rPr>
          <w:rtl/>
        </w:rPr>
        <w:t xml:space="preserve"> </w:t>
      </w:r>
      <w:r>
        <w:rPr>
          <w:rtl/>
        </w:rPr>
        <w:t>שנא'</w:t>
      </w:r>
      <w:r w:rsidRPr="00AC624C">
        <w:rPr>
          <w:rStyle w:val="afffff0"/>
          <w:rtl/>
        </w:rPr>
        <w:t xml:space="preserve"> </w:t>
      </w:r>
      <w:r w:rsidRPr="00AC624C">
        <w:rPr>
          <w:rStyle w:val="afffff0"/>
          <w:rFonts w:hint="cs"/>
          <w:rtl/>
        </w:rPr>
        <w:t>'</w:t>
      </w:r>
      <w:r w:rsidRPr="00AC624C">
        <w:rPr>
          <w:rStyle w:val="afffff0"/>
          <w:rtl/>
        </w:rPr>
        <w:t xml:space="preserve">גשם נדבות תניף אלהים נחלתך ונלאה אתה </w:t>
      </w:r>
      <w:ins w:id="101091" w:author="קלוד" w:date="2026-10-11T13:11:34Z">
        <w:r>
          <w:rPr>
            <w:rStyle w:val="afffff0"/>
            <w:rtl/>
          </w:rPr>
          <w:t xml:space="preserve">כוננתה'.</w:t>
        </w:r>
      </w:ins>
      <w:del w:id="101092" w:author="קלוד" w:date="2026-10-11T13:11:34Z">
        <w:r w:rsidRPr="00AC624C">
          <w:rPr>
            <w:rStyle w:val="afffff0"/>
            <w:rtl/>
          </w:rPr>
          <w:delText xml:space="preserve">כוננתה. כדי שיקבלו דיבור שני</w:delText>
        </w:r>
        <w:r w:rsidRPr="00AC624C">
          <w:rPr>
            <w:rStyle w:val="afffff0"/>
            <w:rFonts w:hint="cs"/>
            <w:rtl/>
          </w:rPr>
          <w:delText xml:space="preserve">'</w:delText>
        </w:r>
        <w:r w:rsidRPr="00AC624C">
          <w:rPr>
            <w:rStyle w:val="afffff0"/>
            <w:rtl/>
          </w:rPr>
          <w:delText xml:space="preserve">.</w:delText>
        </w:r>
      </w:del>
    </w:p>
    <w:p>
      <w:pPr>
        <w:pStyle w:val="38"/>
        <w:rPr>
          <w:ins w:id="98028" w:author="מנוע מכני" w:date="2026-10-11T12:04:39Z"/>
        </w:rPr>
      </w:pPr>
      <w:del w:id="98027" w:author="מנוע מכני" w:date="2026-10-11T12:04:39Z">
        <w:r w:rsidRPr="006F178A">
          <w:delText xml:space="preserve">•</w:delText>
        </w:r>
      </w:del>
      <w:r w:rsidRPr="006F178A">
        <w:t xml:space="preserve"> </w:t>
      </w:r>
      <w:r w:rsidRPr="006F178A">
        <w:t xml:space="preserve">ריב"ל</w:t>
      </w:r>
    </w:p>
    <w:p w:rsidR="00E9703F" w:rsidRPr="006F178A" w:rsidRDefault="00E9703F" w:rsidP="00E9703F">
      <w:pPr>
        <w:rPr>
          <w:rtl/>
        </w:rPr>
      </w:pPr>
      <w:ins w:id="90071" w:author="מנוע מכני" w:date="2026-10-11T12:04:39Z">
        <w:ins w:id="101097" w:author="קלוד" w:date="2026-10-11T13:11:34Z">
          <w:r>
            <w:rPr>
              <w:rtl/>
            </w:rPr>
            <w:t xml:space="preserve">כל</w:t>
          </w:r>
        </w:ins>
        <w:del w:id="101098" w:author="קלוד" w:date="2026-10-11T13:11:34Z">
          <w:r>
            <w:rPr>
              <w:rtl/>
            </w:rPr>
            <w:delText xml:space="preserve">:</w:delText>
          </w:r>
          <w:r>
            <w:rPr>
              <w:rtl/>
            </w:rPr>
            <w:delText xml:space="preserve"> כ</w:delText>
          </w:r>
          <w:r w:rsidRPr="006F178A">
            <w:rPr>
              <w:rtl/>
            </w:rPr>
            <w:delText xml:space="preserve">ל</w:delText>
          </w:r>
        </w:del>
      </w:ins>
      <w:del w:id="90072" w:author="מנוע מכני" w:date="2026-10-11T12:04:39Z">
        <w:r w:rsidRPr="006F178A">
          <w:rPr>
            <w:rtl/>
          </w:rPr>
          <w:delText xml:space="preserve">:כ</w:delText>
        </w:r>
      </w:del>
      <w:r w:rsidRPr="006F178A">
        <w:rPr>
          <w:rtl/>
        </w:rPr>
        <w:t xml:space="preserve"> דיבור ודיבור שיצא מפי </w:t>
      </w:r>
      <w:r w:rsidRPr="006F178A">
        <w:rPr>
          <w:rtl/>
        </w:rPr>
        <w:t xml:space="preserve">הקב"ה</w:t>
      </w:r>
      <w:r w:rsidRPr="006F178A">
        <w:rPr>
          <w:rtl/>
        </w:rPr>
        <w:t xml:space="preserve"> חזרו ישראל לאחוריהן שנים עשר מיל, והיו </w:t>
      </w:r>
      <w:r w:rsidRPr="007C4031">
        <w:rPr>
          <w:rtl/>
        </w:rPr>
        <w:t>מלאכי השרת מדדין אותן, שנא</w:t>
      </w:r>
      <w:r w:rsidRPr="00F677B7">
        <w:rPr>
          <w:rtl/>
        </w:rPr>
        <w:t xml:space="preserve">' </w:t>
      </w:r>
      <w:r w:rsidRPr="00466BA5">
        <w:rPr>
          <w:rStyle w:val="afffff0"/>
          <w:rFonts w:hint="cs"/>
          <w:rtl/>
        </w:rPr>
        <w:t>'</w:t>
      </w:r>
      <w:r w:rsidRPr="00466BA5">
        <w:rPr>
          <w:rStyle w:val="afffff0"/>
          <w:rtl/>
        </w:rPr>
        <w:t>מלאכי צבאות ידדון ידדון</w:t>
      </w:r>
      <w:r w:rsidRPr="00466BA5">
        <w:rPr>
          <w:rStyle w:val="afffff0"/>
          <w:rFonts w:hint="cs"/>
          <w:rtl/>
        </w:rPr>
        <w:t>'</w:t>
      </w:r>
      <w:r w:rsidRPr="00F677B7">
        <w:rPr>
          <w:rtl/>
        </w:rPr>
        <w:t xml:space="preserve"> אל תיקרי ידדון אלא ידדון.</w:t>
      </w:r>
    </w:p>
    <w:p>
      <w:pPr>
        <w:pStyle w:val="afffff8"/>
        <w:rPr>
          <w:ins w:id="90659" w:author="קלוד" w:date="2026-10-11T12:33:55Z"/>
        </w:rPr>
      </w:pPr>
      <w:ins w:id="90660" w:author="קלוד" w:date="2026-10-11T12:33:55Z">
        <w:r>
          <w:rPr>
            <w:color w:val="7B3F00"/>
          </w:rPr>
          <w:t xml:space="preserve">טענת משה למלאכים - עשרת הדברות אינן לכם</w:t>
        </w:r>
      </w:ins>
    </w:p>
    <w:p w:rsidR="00E9703F" w:rsidRDefault="00E9703F" w:rsidP="00E9703F">
      <w:pPr>
        <w:rPr>
          <w:rtl/>
        </w:rPr>
      </w:pPr>
      <w:r w:rsidRPr="006F178A">
        <w:rPr>
          <w:rtl/>
        </w:rPr>
        <w:t>•</w:t>
      </w:r>
      <w:r w:rsidRPr="006F178A">
        <w:rPr>
          <w:rFonts w:hint="cs"/>
          <w:rtl/>
        </w:rPr>
        <w:t xml:space="preserve"> </w:t>
      </w:r>
      <w:r w:rsidRPr="006F178A">
        <w:rPr>
          <w:rStyle w:val="2fb"/>
          <w:rtl/>
        </w:rPr>
        <w:t>ריב"ל</w:t>
      </w:r>
      <w:r w:rsidRPr="006F178A">
        <w:rPr>
          <w:rFonts w:hint="cs"/>
          <w:rtl/>
        </w:rPr>
        <w:t xml:space="preserve"> שענה משה למלאכים</w:t>
      </w:r>
      <w:r>
        <w:rPr>
          <w:rFonts w:hint="cs"/>
          <w:rtl/>
        </w:rPr>
        <w:t xml:space="preserve"> </w:t>
      </w:r>
    </w:p>
    <w:p w:rsidR="00E9703F" w:rsidRPr="009757B9" w:rsidRDefault="00E9703F" w:rsidP="00E9703F">
      <w:pPr>
        <w:ind w:firstLine="0"/>
        <w:rPr>
          <w:rFonts w:cs="Guttman Vilna"/>
          <w:b/>
          <w:bCs/>
          <w:rtl/>
        </w:rPr>
      </w:pPr>
      <w:r w:rsidRPr="00523F92">
        <w:rPr>
          <w:rStyle w:val="afffff0"/>
          <w:rFonts w:hint="cs"/>
          <w:rtl/>
        </w:rPr>
        <w:t>'</w:t>
      </w:r>
      <w:ins w:id="91167" w:author="Claude - סמנטי" w:date="2026-10-11T12:28:21Z">
        <w:r>
          <w:rPr>
            <w:rStyle w:val="afffff0"/>
            <w:rtl/>
          </w:rPr>
          <w:t xml:space="preserve">אָנֹכִי ה</w:t>
        </w:r>
      </w:ins>
      <w:del w:id="91168" w:author="Claude - סמנטי" w:date="2026-10-11T12:28:21Z">
        <w:r w:rsidRPr="00523F92">
          <w:rPr>
            <w:rStyle w:val="afffff0"/>
            <w:rtl/>
          </w:rPr>
          <w:delText xml:space="preserve">אנכי </w:delText>
        </w:r>
        <w:r>
          <w:rPr>
            <w:rStyle w:val="afffff0"/>
            <w:rtl/>
          </w:rPr>
          <w:delText xml:space="preserve">ה</w:delText>
        </w:r>
      </w:del>
      <w:r>
        <w:rPr>
          <w:rStyle w:val="afffff0"/>
          <w:rtl/>
        </w:rPr>
        <w:t xml:space="preserve">'</w:t>
      </w:r>
      <w:r w:rsidRPr="00523F92">
        <w:rPr>
          <w:rStyle w:val="afffff0"/>
          <w:rtl/>
        </w:rPr>
        <w:t xml:space="preserve"> אלהיך אשר הוצאתיך מארץ מצרים</w:t>
      </w:r>
      <w:r w:rsidRPr="00523F92">
        <w:rPr>
          <w:rStyle w:val="afffff0"/>
          <w:rFonts w:hint="cs"/>
          <w:rtl/>
        </w:rPr>
        <w:t>'</w:t>
      </w:r>
      <w:r w:rsidRPr="00523F92">
        <w:rPr>
          <w:rStyle w:val="afffff0"/>
          <w:rtl/>
        </w:rPr>
        <w:t>.</w:t>
      </w:r>
      <w:r w:rsidRPr="006F178A">
        <w:rPr>
          <w:rtl/>
        </w:rPr>
        <w:t xml:space="preserve"> </w:t>
      </w:r>
      <w:r w:rsidRPr="006F178A">
        <w:rPr>
          <w:rtl/>
        </w:rPr>
        <w:t xml:space="preserve">א"ל</w:t>
      </w:r>
      <w:r w:rsidRPr="006F178A">
        <w:rPr>
          <w:rtl/>
        </w:rPr>
        <w:t xml:space="preserve"> למצרים ירדתם, לפרעה השתעבדתם, תורה למה תהא לכם.</w:t>
      </w:r>
    </w:p>
    <w:p w:rsidR="00E9703F" w:rsidRPr="009757B9" w:rsidRDefault="00E9703F" w:rsidP="00E9703F">
      <w:pPr>
        <w:ind w:firstLine="0"/>
        <w:rPr>
          <w:rFonts w:cs="Guttman Vilna"/>
          <w:b/>
          <w:bCs/>
          <w:rtl/>
        </w:rPr>
      </w:pPr>
      <w:r w:rsidRPr="00523F92">
        <w:rPr>
          <w:rStyle w:val="afffff0"/>
          <w:rFonts w:hint="cs"/>
          <w:rtl/>
        </w:rPr>
        <w:t>'</w:t>
      </w:r>
      <w:ins w:id="91169" w:author="Claude - סמנטי" w:date="2026-10-11T12:28:21Z">
        <w:r>
          <w:rPr>
            <w:rStyle w:val="afffff0"/>
            <w:rtl/>
          </w:rPr>
          <w:t xml:space="preserve">לֹא יִהְיֶה לְךָ אֱלֹהִים אֲחֵרִים</w:t>
        </w:r>
      </w:ins>
      <w:del w:id="91170" w:author="Claude - סמנטי" w:date="2026-10-11T12:28:21Z">
        <w:r w:rsidRPr="00523F92">
          <w:rPr>
            <w:rStyle w:val="afffff0"/>
            <w:rtl/>
          </w:rPr>
          <w:delText xml:space="preserve">לא יהיה לך אלהים אחרים</w:delText>
        </w:r>
      </w:del>
      <w:r w:rsidRPr="00523F92">
        <w:rPr>
          <w:rStyle w:val="afffff0"/>
          <w:rFonts w:hint="cs"/>
          <w:rtl/>
        </w:rPr>
        <w:t>'</w:t>
      </w:r>
      <w:r w:rsidRPr="00523F92">
        <w:rPr>
          <w:rStyle w:val="afffff0"/>
          <w:rtl/>
        </w:rPr>
        <w:t>,</w:t>
      </w:r>
      <w:r w:rsidRPr="006F178A">
        <w:rPr>
          <w:rtl/>
        </w:rPr>
        <w:t xml:space="preserve"> בין הגויים אתם שרויין שעובדין </w:t>
      </w:r>
      <w:r w:rsidRPr="006F178A">
        <w:rPr>
          <w:rtl/>
        </w:rPr>
        <w:t xml:space="preserve">ע"ז</w:t>
      </w:r>
      <w:r w:rsidRPr="006F178A">
        <w:rPr>
          <w:rtl/>
        </w:rPr>
        <w:t xml:space="preserve">.</w:t>
      </w:r>
    </w:p>
    <w:p w:rsidR="00E9703F" w:rsidRPr="009757B9" w:rsidRDefault="00E9703F" w:rsidP="00E9703F">
      <w:pPr>
        <w:ind w:firstLine="0"/>
        <w:rPr>
          <w:rFonts w:cs="Guttman Vilna"/>
          <w:b/>
          <w:bCs/>
          <w:rtl/>
        </w:rPr>
      </w:pPr>
      <w:r w:rsidRPr="00523F92">
        <w:rPr>
          <w:rStyle w:val="afffff0"/>
          <w:rFonts w:hint="cs"/>
          <w:rtl/>
        </w:rPr>
        <w:t>'</w:t>
      </w:r>
      <w:ins w:id="91171" w:author="Claude - סמנטי" w:date="2026-10-11T12:28:21Z">
        <w:r>
          <w:rPr>
            <w:rStyle w:val="afffff0"/>
            <w:rtl/>
          </w:rPr>
          <w:t xml:space="preserve">זָכוֹר אֶת יוֹם הַשַּׁבָּת לְקַדְּשׁוֹ</w:t>
        </w:r>
      </w:ins>
      <w:del w:id="91172" w:author="Claude - סמנטי" w:date="2026-10-11T12:28:21Z">
        <w:r w:rsidRPr="00523F92">
          <w:rPr>
            <w:rStyle w:val="afffff0"/>
            <w:rtl/>
          </w:rPr>
          <w:delText xml:space="preserve">זכור את יום השבת לקדשו</w:delText>
        </w:r>
      </w:del>
      <w:r w:rsidRPr="00523F92">
        <w:rPr>
          <w:rStyle w:val="afffff0"/>
          <w:rFonts w:hint="cs"/>
          <w:rtl/>
        </w:rPr>
        <w:t>'</w:t>
      </w:r>
      <w:r w:rsidRPr="00523F92">
        <w:rPr>
          <w:rStyle w:val="afffff0"/>
          <w:rtl/>
        </w:rPr>
        <w:t xml:space="preserve"> </w:t>
      </w:r>
      <w:r w:rsidRPr="006F178A">
        <w:rPr>
          <w:rtl/>
        </w:rPr>
        <w:t>כלום אתם עושים מלאכה שאתם צריכין שבות.</w:t>
      </w:r>
    </w:p>
    <w:p w:rsidR="00E9703F" w:rsidRPr="009757B9" w:rsidRDefault="00E9703F" w:rsidP="00E9703F">
      <w:pPr>
        <w:ind w:firstLine="0"/>
        <w:rPr>
          <w:rFonts w:cs="Guttman Vilna"/>
          <w:b/>
          <w:bCs/>
          <w:rtl/>
        </w:rPr>
      </w:pPr>
      <w:r w:rsidRPr="00466BA5">
        <w:rPr>
          <w:rStyle w:val="afffff0"/>
          <w:rFonts w:hint="cs"/>
          <w:rtl/>
        </w:rPr>
        <w:t>'</w:t>
      </w:r>
      <w:ins w:id="91173" w:author="Claude - סמנטי" w:date="2026-10-11T12:28:21Z">
        <w:r>
          <w:rPr>
            <w:rStyle w:val="afffff0"/>
            <w:rtl/>
          </w:rPr>
          <w:t xml:space="preserve">לֹא תִשָּׂא</w:t>
        </w:r>
      </w:ins>
      <w:del w:id="91174" w:author="Claude - סמנטי" w:date="2026-10-11T12:28:21Z">
        <w:r w:rsidRPr="00466BA5">
          <w:rPr>
            <w:rStyle w:val="afffff0"/>
            <w:rtl/>
          </w:rPr>
          <w:delText xml:space="preserve">לא תשא</w:delText>
        </w:r>
      </w:del>
      <w:r w:rsidRPr="00466BA5">
        <w:rPr>
          <w:rStyle w:val="afffff0"/>
          <w:rFonts w:hint="cs"/>
          <w:rtl/>
        </w:rPr>
        <w:t>'</w:t>
      </w:r>
      <w:r>
        <w:rPr>
          <w:rFonts w:hint="cs"/>
          <w:rtl/>
        </w:rPr>
        <w:t xml:space="preserve"> </w:t>
      </w:r>
      <w:r w:rsidRPr="006F178A">
        <w:rPr>
          <w:rFonts w:hint="cs"/>
          <w:rtl/>
        </w:rPr>
        <w:t>-</w:t>
      </w:r>
      <w:r w:rsidRPr="006F178A">
        <w:rPr>
          <w:rtl/>
        </w:rPr>
        <w:t xml:space="preserve"> משא ומתן יש ביניכם.</w:t>
      </w:r>
    </w:p>
    <w:p w:rsidR="00E9703F" w:rsidRPr="009757B9" w:rsidRDefault="00E9703F" w:rsidP="00E9703F">
      <w:pPr>
        <w:ind w:firstLine="0"/>
        <w:rPr>
          <w:rFonts w:cs="Guttman Vilna"/>
          <w:b/>
          <w:bCs/>
          <w:rtl/>
        </w:rPr>
      </w:pPr>
      <w:r w:rsidRPr="00523F92">
        <w:rPr>
          <w:rStyle w:val="afffff0"/>
          <w:rFonts w:hint="cs"/>
          <w:rtl/>
        </w:rPr>
        <w:t>'</w:t>
      </w:r>
      <w:ins w:id="91175" w:author="Claude - סמנטי" w:date="2026-10-11T12:28:21Z">
        <w:r>
          <w:rPr>
            <w:rStyle w:val="afffff0"/>
            <w:rtl/>
          </w:rPr>
          <w:t xml:space="preserve">כַּבֵּד אֶת אָבִיךָ וְאֶת אִמֶּךָ</w:t>
        </w:r>
      </w:ins>
      <w:del w:id="91176" w:author="Claude - סמנטי" w:date="2026-10-11T12:28:21Z">
        <w:r w:rsidRPr="00523F92">
          <w:rPr>
            <w:rStyle w:val="afffff0"/>
            <w:rtl/>
          </w:rPr>
          <w:delText xml:space="preserve">כבד את אביך ואת אמך</w:delText>
        </w:r>
      </w:del>
      <w:r w:rsidRPr="00523F92">
        <w:rPr>
          <w:rStyle w:val="afffff0"/>
          <w:rFonts w:hint="cs"/>
          <w:rtl/>
        </w:rPr>
        <w:t>'</w:t>
      </w:r>
      <w:r w:rsidRPr="00523F92">
        <w:rPr>
          <w:rStyle w:val="afffff0"/>
          <w:rtl/>
        </w:rPr>
        <w:t xml:space="preserve"> </w:t>
      </w:r>
      <w:r w:rsidRPr="006F178A">
        <w:rPr>
          <w:rtl/>
        </w:rPr>
        <w:t>אב ואם יש לכם.</w:t>
      </w:r>
    </w:p>
    <w:p w:rsidR="00E9703F" w:rsidRPr="009757B9" w:rsidRDefault="00E9703F" w:rsidP="00E9703F">
      <w:pPr>
        <w:ind w:firstLine="0"/>
        <w:rPr>
          <w:rFonts w:cs="Guttman Vilna"/>
          <w:b/>
          <w:bCs/>
          <w:rtl/>
        </w:rPr>
      </w:pPr>
      <w:r w:rsidRPr="00523F92">
        <w:rPr>
          <w:rStyle w:val="afffff0"/>
          <w:rFonts w:hint="cs"/>
          <w:rtl/>
        </w:rPr>
        <w:t>'</w:t>
      </w:r>
      <w:ins w:id="91177" w:author="Claude - סמנטי" w:date="2026-10-11T12:28:21Z">
        <w:r>
          <w:rPr>
            <w:rStyle w:val="afffff0"/>
            <w:rtl/>
          </w:rPr>
          <w:t xml:space="preserve">לֹא תִרְצָח לֹא תִנְאָף לֹא תִגְנֹב</w:t>
        </w:r>
      </w:ins>
      <w:del w:id="91178" w:author="Claude - סמנטי" w:date="2026-10-11T12:28:21Z">
        <w:r w:rsidRPr="00523F92">
          <w:rPr>
            <w:rStyle w:val="afffff0"/>
            <w:rtl/>
          </w:rPr>
          <w:delText xml:space="preserve">לא תרצח </w:delText>
        </w:r>
        <w:r w:rsidRPr="00523F92">
          <w:rPr>
            <w:rStyle w:val="afffff0"/>
            <w:rtl/>
          </w:rPr>
          <w:delText xml:space="preserve">לא</w:delText>
        </w:r>
        <w:r w:rsidRPr="00523F92">
          <w:rPr>
            <w:rStyle w:val="afffff0"/>
            <w:rtl/>
          </w:rPr>
          <w:delText xml:space="preserve"> תנאף </w:delText>
        </w:r>
        <w:r w:rsidRPr="00523F92">
          <w:rPr>
            <w:rStyle w:val="afffff0"/>
            <w:rtl/>
          </w:rPr>
          <w:delText xml:space="preserve">לא</w:delText>
        </w:r>
        <w:r w:rsidRPr="00523F92">
          <w:rPr>
            <w:rStyle w:val="afffff0"/>
            <w:rtl/>
          </w:rPr>
          <w:delText xml:space="preserve"> תגנב</w:delText>
        </w:r>
      </w:del>
      <w:r w:rsidRPr="00523F92">
        <w:rPr>
          <w:rStyle w:val="afffff0"/>
          <w:rFonts w:hint="cs"/>
          <w:rtl/>
        </w:rPr>
        <w:t>'</w:t>
      </w:r>
      <w:r w:rsidRPr="00523F92">
        <w:rPr>
          <w:rStyle w:val="afffff0"/>
          <w:rtl/>
        </w:rPr>
        <w:t>,</w:t>
      </w:r>
      <w:r w:rsidRPr="006F178A">
        <w:rPr>
          <w:rtl/>
        </w:rPr>
        <w:t xml:space="preserve"> קנאה יש ביניכם, יצה"ר יש ביניכם.</w:t>
      </w:r>
    </w:p>
    <w:p w:rsidR="00E9703F" w:rsidRPr="006F178A" w:rsidRDefault="00E9703F" w:rsidP="00E9703F">
      <w:pPr>
        <w:rPr>
          <w:rtl/>
        </w:rPr>
      </w:pPr>
      <w:r w:rsidRPr="006F178A">
        <w:rPr>
          <w:rtl/>
        </w:rPr>
        <w:t>מיד הודו לו להקב"ה.</w:t>
      </w:r>
    </w:p>
    <w:p w:rsidR="00E9703F" w:rsidRPr="006F178A" w:rsidRDefault="00E9703F" w:rsidP="00E9703F">
      <w:pPr>
        <w:rPr>
          <w:rtl/>
        </w:rPr>
      </w:pPr>
      <w:ins w:id="101103" w:author="קלוד" w:date="2026-10-11T13:11:34Z">
        <w:r>
          <w:rPr>
            <w:rtl/>
          </w:rPr>
          <w:t xml:space="preserve">וכ"א </w:t>
        </w:r>
        <w:r>
          <w:rPr>
            <w:rStyle w:val="afffffe"/>
            <w:rtl/>
          </w:rPr>
          <w:t xml:space="preserve">מהמלאכים</w:t>
        </w:r>
        <w:r>
          <w:rPr>
            <w:rtl/>
          </w:rPr>
          <w:t xml:space="preserve"> נעשה</w:t>
        </w:r>
      </w:ins>
      <w:del w:id="101104" w:author="קלוד" w:date="2026-10-11T13:11:34Z">
        <w:r w:rsidRPr="006F178A">
          <w:rPr>
            <w:rtl/>
          </w:rPr>
          <w:delText xml:space="preserve">והודו</w:delText>
        </w:r>
      </w:del>
      <w:r w:rsidRPr="006F178A">
        <w:rPr>
          <w:rtl/>
        </w:rPr>
        <w:t xml:space="preserve"> </w:t>
      </w:r>
      <w:ins w:id="101101" w:author="קלוד" w:date="2026-10-11T13:11:34Z">
        <w:r>
          <w:rPr>
            <w:rtl/>
          </w:rPr>
          <w:t xml:space="preserve">לו</w:t>
        </w:r>
      </w:ins>
      <w:del w:id="101102" w:author="קלוד" w:date="2026-10-11T13:11:34Z">
        <w:r w:rsidRPr="006F178A">
          <w:rPr>
            <w:rtl/>
          </w:rPr>
          <w:delText xml:space="preserve">לו וכ"א נעשה</w:delText>
        </w:r>
      </w:del>
      <w:r w:rsidRPr="006F178A">
        <w:rPr>
          <w:rtl/>
        </w:rPr>
        <w:t xml:space="preserve"> אוהב ונתן </w:t>
      </w:r>
      <w:ins w:id="101099" w:author="קלוד" w:date="2026-10-11T13:11:34Z">
        <w:r>
          <w:rPr>
            <w:rtl/>
          </w:rPr>
          <w:t xml:space="preserve">לו מתנה,</w:t>
        </w:r>
      </w:ins>
      <w:del w:id="101100" w:author="קלוד" w:date="2026-10-11T13:11:34Z">
        <w:r w:rsidRPr="006F178A">
          <w:rPr>
            <w:rtl/>
          </w:rPr>
          <w:delText xml:space="preserve">מתנה</w:delText>
        </w:r>
      </w:del>
      <w:r w:rsidRPr="006F178A">
        <w:rPr>
          <w:rtl/>
        </w:rPr>
        <w:t xml:space="preserve"> ד</w:t>
      </w:r>
      <w:r>
        <w:rPr>
          <w:rFonts w:hint="cs"/>
          <w:rtl/>
        </w:rPr>
        <w:t>'</w:t>
      </w:r>
      <w:ins w:id="91179" w:author="Claude - סמנטי" w:date="2026-10-11T12:28:21Z">
        <w:r>
          <w:rPr>
            <w:rStyle w:val="afffff0"/>
            <w:rtl/>
          </w:rPr>
          <w:t xml:space="preserve">עָלִיתָ לַמָּרוֹם שָׁבִיתָ שֶּׁבִי לָקַחְתָּ מַתָּנוֹת בָּאָדָם</w:t>
        </w:r>
      </w:ins>
      <w:del w:id="91180" w:author="Claude - סמנטי" w:date="2026-10-11T12:28:21Z">
        <w:r w:rsidRPr="00466BA5">
          <w:rPr>
            <w:rStyle w:val="afffff0"/>
            <w:rtl/>
          </w:rPr>
          <w:delText xml:space="preserve">עלית למרום שבית שבי לקחת מתנות באדם</w:delText>
        </w:r>
      </w:del>
      <w:r w:rsidRPr="00466BA5">
        <w:rPr>
          <w:rStyle w:val="afffff0"/>
          <w:rFonts w:hint="cs"/>
          <w:rtl/>
        </w:rPr>
        <w:t>'</w:t>
      </w:r>
      <w:r w:rsidRPr="006F178A">
        <w:rPr>
          <w:rtl/>
        </w:rPr>
        <w:t>, בשכר שקראוך אדם לקחת מתנות.</w:t>
      </w:r>
    </w:p>
    <w:p w:rsidR="00E9703F" w:rsidRPr="009757B9" w:rsidRDefault="00E9703F" w:rsidP="00E9703F">
      <w:pPr>
        <w:rPr>
          <w:rFonts w:cs="Guttman Vilna"/>
          <w:b/>
          <w:bCs/>
          <w:rtl/>
        </w:rPr>
      </w:pPr>
      <w:ins w:id="101107" w:author="קלוד" w:date="2026-10-11T13:11:34Z">
        <w:r>
          <w:rPr>
            <w:rtl/>
          </w:rPr>
          <w:t xml:space="preserve">אף מלאך</w:t>
        </w:r>
      </w:ins>
      <w:del w:id="101108" w:author="קלוד" w:date="2026-10-11T13:11:34Z">
        <w:r w:rsidRPr="00466BA5">
          <w:rPr>
            <w:rtl/>
          </w:rPr>
          <w:lastRenderedPageBreak/>
          <w:delText xml:space="preserve">מלאך</w:delText>
        </w:r>
      </w:del>
      <w:r w:rsidRPr="00466BA5">
        <w:rPr>
          <w:rtl/>
        </w:rPr>
        <w:lastRenderedPageBreak/>
        <w:t xml:space="preserve"> המוות נתן לו סוד </w:t>
      </w:r>
      <w:ins w:id="101105" w:author="קלוד" w:date="2026-10-11T13:11:34Z">
        <w:r>
          <w:rPr>
            <w:rtl/>
          </w:rPr>
          <w:t xml:space="preserve">הקטורת </w:t>
        </w:r>
        <w:r>
          <w:rPr>
            <w:rStyle w:val="afffffe"/>
            <w:rtl/>
          </w:rPr>
          <w:t xml:space="preserve">לעצור המגפה</w:t>
        </w:r>
        <w:r>
          <w:rPr>
            <w:rtl/>
          </w:rPr>
          <w:t xml:space="preserve">,</w:t>
        </w:r>
      </w:ins>
      <w:del w:id="101106" w:author="קלוד" w:date="2026-10-11T13:11:34Z">
        <w:r w:rsidRPr="00466BA5">
          <w:rPr>
            <w:rtl/>
          </w:rPr>
          <w:lastRenderedPageBreak/>
          <w:delText xml:space="preserve">הקטורת</w:delText>
        </w:r>
      </w:del>
      <w:r w:rsidRPr="00466BA5">
        <w:rPr>
          <w:rtl/>
        </w:rPr>
        <w:lastRenderedPageBreak/>
        <w:t xml:space="preserve"> ד</w:t>
      </w:r>
      <w:r w:rsidRPr="00466BA5">
        <w:rPr>
          <w:rStyle w:val="afffff0"/>
          <w:rFonts w:hint="cs"/>
          <w:rtl/>
        </w:rPr>
        <w:t>'</w:t>
      </w:r>
      <w:ins w:id="91181" w:author="Claude - סמנטי" w:date="2026-10-11T12:28:21Z">
        <w:r>
          <w:rPr>
            <w:rStyle w:val="afffff0"/>
            <w:rtl/>
          </w:rPr>
          <w:t xml:space="preserve">וַיִּתֵּן אֶת הַקְּטֹרֶת וַיְכַפֵּר עַל הָעָם</w:t>
        </w:r>
      </w:ins>
      <w:del w:id="91182" w:author="Claude - סמנטי" w:date="2026-10-11T12:28:21Z">
        <w:r w:rsidRPr="00466BA5">
          <w:rPr>
            <w:rStyle w:val="afffff0"/>
            <w:rtl/>
          </w:rPr>
          <w:delText xml:space="preserve">ויתן את הקטרת ויכפר על העם</w:delText>
        </w:r>
      </w:del>
      <w:r w:rsidRPr="00466BA5">
        <w:rPr>
          <w:rStyle w:val="afffff0"/>
          <w:rtl/>
        </w:rPr>
        <w:t xml:space="preserve">'</w:t>
      </w:r>
      <w:r w:rsidRPr="00466BA5">
        <w:rPr>
          <w:rFonts w:hint="cs"/>
          <w:rtl/>
        </w:rPr>
        <w:t>.</w:t>
      </w:r>
      <w:r>
        <w:rPr>
          <w:rFonts w:hint="cs"/>
          <w:rtl/>
        </w:rPr>
        <w:t xml:space="preserve"> </w:t>
      </w:r>
      <w:r w:rsidRPr="006F178A">
        <w:rPr>
          <w:rtl/>
        </w:rPr>
        <w:t>ואומר</w:t>
      </w:r>
      <w:r w:rsidRPr="00806933">
        <w:rPr>
          <w:rStyle w:val="afffff0"/>
          <w:rtl/>
        </w:rPr>
        <w:t xml:space="preserve"> </w:t>
      </w:r>
      <w:r w:rsidRPr="00806933">
        <w:rPr>
          <w:rStyle w:val="afffff0"/>
          <w:rFonts w:hint="cs"/>
          <w:rtl/>
        </w:rPr>
        <w:t>'</w:t>
      </w:r>
      <w:r w:rsidRPr="00806933">
        <w:rPr>
          <w:rStyle w:val="afffff0"/>
          <w:rtl/>
        </w:rPr>
        <w:t xml:space="preserve">ויעמד בין המתים ובין החיים </w:t>
      </w:r>
      <w:r>
        <w:rPr>
          <w:rStyle w:val="afffff0"/>
          <w:rtl/>
        </w:rPr>
        <w:t xml:space="preserve">וגו</w:t>
      </w:r>
      <w:r>
        <w:rPr>
          <w:rStyle w:val="afffff0"/>
          <w:rtl/>
        </w:rPr>
        <w:t xml:space="preserve">'</w:t>
      </w:r>
      <w:r w:rsidRPr="00806933">
        <w:rPr>
          <w:rStyle w:val="afffff0"/>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פט.</w:t>
      </w:r>
    </w:p>
    <w:p>
      <w:pPr>
        <w:pStyle w:val="afffff8"/>
        <w:rPr>
          <w:ins w:id="90657" w:author="קלוד" w:date="2026-10-11T12:33:55Z"/>
        </w:rPr>
      </w:pPr>
      <w:ins w:id="90658" w:author="קלוד" w:date="2026-10-11T12:33:55Z">
        <w:r>
          <w:rPr>
            <w:color w:val="7B3F00"/>
          </w:rPr>
          <w:t xml:space="preserve">השטן ביקש את התורה - ושלחו לבן עמרם</w:t>
        </w:r>
      </w:ins>
    </w:p>
    <w:p>
      <w:pPr>
        <w:pStyle w:val="38"/>
        <w:rPr>
          <w:ins w:id="98030" w:author="מנוע מכני" w:date="2026-10-11T12:04:39Z"/>
        </w:rPr>
      </w:pPr>
      <w:del w:id="98029" w:author="מנוע מכני" w:date="2026-10-11T12:04:39Z">
        <w:r w:rsidRPr="006F178A">
          <w:delText xml:space="preserve">•</w:delText>
        </w:r>
      </w:del>
      <w:r w:rsidRPr="006F178A">
        <w:t xml:space="preserve"> </w:t>
      </w:r>
      <w:r w:rsidRPr="006F178A">
        <w:t>ריב"ל</w:t>
      </w:r>
      <w:r>
        <w:t>:</w:t>
      </w:r>
    </w:p>
    <w:p w:rsidR="00E9703F" w:rsidRPr="006F178A" w:rsidRDefault="00E9703F" w:rsidP="00E9703F">
      <w:pPr>
        <w:rPr>
          <w:rtl/>
        </w:rPr>
      </w:pPr>
      <w:del w:id="98031" w:author="מנוע מכני" w:date="2026-10-11T12:04:39Z">
        <w:r w:rsidRPr="006F178A">
          <w:rPr>
            <w:rFonts w:ascii="Fb Fontext" w:hAnsi="Fb Fontext"/>
            <w:rtl/>
          </w:rPr>
          <w:delText xml:space="preserve"> </w:delText>
        </w:r>
      </w:del>
      <w:r w:rsidRPr="006F178A">
        <w:rPr>
          <w:rFonts w:ascii="Fb Fontext" w:hAnsi="Fb Fontext"/>
          <w:rtl/>
        </w:rPr>
        <w:t xml:space="preserve">שטן ביקש התורה </w:t>
      </w:r>
      <w:ins w:id="101129" w:author="קלוד" w:date="2026-10-11T13:11:34Z">
        <w:r>
          <w:rPr>
            <w:rFonts w:ascii="Fb Fontext" w:hAnsi="Fb Fontext"/>
            <w:rtl/>
          </w:rPr>
          <w:t xml:space="preserve">בשמים,</w:t>
        </w:r>
      </w:ins>
      <w:del w:id="101130" w:author="קלוד" w:date="2026-10-11T13:11:34Z">
        <w:r w:rsidRPr="006F178A">
          <w:rPr>
            <w:rFonts w:ascii="Fb Fontext" w:hAnsi="Fb Fontext"/>
            <w:rtl/>
          </w:rPr>
          <w:delText xml:space="preserve">בשמים</w:delText>
        </w:r>
      </w:del>
      <w:r w:rsidRPr="006F178A">
        <w:rPr>
          <w:rFonts w:ascii="Fb Fontext" w:hAnsi="Fb Fontext"/>
          <w:rtl/>
        </w:rPr>
        <w:t xml:space="preserve"> ואח"ז </w:t>
      </w:r>
      <w:ins w:id="101127" w:author="קלוד" w:date="2026-10-11T13:11:34Z">
        <w:r>
          <w:rPr>
            <w:rFonts w:ascii="Fb Fontext" w:hAnsi="Fb Fontext"/>
            <w:rtl/>
          </w:rPr>
          <w:t xml:space="preserve">בארץ,</w:t>
        </w:r>
      </w:ins>
      <w:del w:id="101128" w:author="קלוד" w:date="2026-10-11T13:11:34Z">
        <w:r w:rsidRPr="006F178A">
          <w:rPr>
            <w:rFonts w:ascii="Fb Fontext" w:hAnsi="Fb Fontext"/>
            <w:rtl/>
          </w:rPr>
          <w:delText xml:space="preserve">בארץ</w:delText>
        </w:r>
      </w:del>
      <w:r w:rsidRPr="006F178A">
        <w:rPr>
          <w:rFonts w:ascii="Fb Fontext" w:hAnsi="Fb Fontext"/>
          <w:rtl/>
        </w:rPr>
        <w:t xml:space="preserve"> ואח"ז </w:t>
      </w:r>
      <w:ins w:id="101125" w:author="קלוד" w:date="2026-10-11T13:11:34Z">
        <w:r>
          <w:rPr>
            <w:rFonts w:ascii="Fb Fontext" w:hAnsi="Fb Fontext"/>
            <w:rtl/>
          </w:rPr>
          <w:t xml:space="preserve">בים,</w:t>
        </w:r>
      </w:ins>
      <w:del w:id="101126" w:author="קלוד" w:date="2026-10-11T13:11:34Z">
        <w:r w:rsidRPr="006F178A">
          <w:rPr>
            <w:rFonts w:ascii="Fb Fontext" w:hAnsi="Fb Fontext"/>
            <w:rtl/>
          </w:rPr>
          <w:delText xml:space="preserve">בים</w:delText>
        </w:r>
      </w:del>
      <w:r w:rsidRPr="006F178A">
        <w:rPr>
          <w:rFonts w:ascii="Fb Fontext" w:hAnsi="Fb Fontext"/>
          <w:rtl/>
        </w:rPr>
        <w:t xml:space="preserve"> ואח"ז </w:t>
      </w:r>
      <w:ins w:id="101123" w:author="קלוד" w:date="2026-10-11T13:11:34Z">
        <w:r>
          <w:rPr>
            <w:rFonts w:ascii="Fb Fontext" w:hAnsi="Fb Fontext"/>
            <w:rtl/>
          </w:rPr>
          <w:t xml:space="preserve">בתהום,</w:t>
        </w:r>
      </w:ins>
      <w:del w:id="101124" w:author="קלוד" w:date="2026-10-11T13:11:34Z">
        <w:r w:rsidRPr="006F178A">
          <w:rPr>
            <w:rFonts w:ascii="Fb Fontext" w:hAnsi="Fb Fontext"/>
            <w:rtl/>
          </w:rPr>
          <w:delText xml:space="preserve">בתהום</w:delText>
        </w:r>
      </w:del>
      <w:r w:rsidRPr="006F178A">
        <w:rPr>
          <w:rFonts w:ascii="Fb Fontext" w:hAnsi="Fb Fontext"/>
          <w:rtl/>
        </w:rPr>
        <w:t xml:space="preserve"> ועלה להקב"ה ושלחו לבן </w:t>
      </w:r>
      <w:ins w:id="101121" w:author="קלוד" w:date="2026-10-11T13:11:34Z">
        <w:r>
          <w:rPr>
            <w:rFonts w:ascii="Fb Fontext" w:hAnsi="Fb Fontext"/>
            <w:rtl/>
          </w:rPr>
          <w:t xml:space="preserve">עמרם.</w:t>
        </w:r>
      </w:ins>
      <w:del w:id="101122" w:author="קלוד" w:date="2026-10-11T13:11:34Z">
        <w:r w:rsidRPr="006F178A">
          <w:rPr>
            <w:rFonts w:ascii="Fb Fontext" w:hAnsi="Fb Fontext"/>
            <w:rtl/>
          </w:rPr>
          <w:delText xml:space="preserve">עמרם</w:delText>
        </w:r>
      </w:del>
      <w:r w:rsidRPr="006F178A">
        <w:rPr>
          <w:rFonts w:ascii="Fb Fontext" w:hAnsi="Fb Fontext"/>
          <w:rtl/>
        </w:rPr>
        <w:t xml:space="preserve"> </w:t>
      </w:r>
      <w:r w:rsidRPr="006F178A">
        <w:rPr>
          <w:rFonts w:ascii="Fb Fontext" w:hAnsi="Fb Fontext"/>
          <w:rtl/>
        </w:rPr>
        <w:t xml:space="preserve">א"ל</w:t>
      </w:r>
      <w:ins w:id="101119" w:author="קלוד" w:date="2026-10-11T13:11:34Z">
        <w:r>
          <w:rPr>
            <w:rFonts w:ascii="Fb Fontext" w:hAnsi="Fb Fontext"/>
            <w:rtl/>
          </w:rPr>
          <w:t xml:space="preserve"> </w:t>
        </w:r>
        <w:r>
          <w:rPr>
            <w:rStyle w:val="afffffe"/>
            <w:rFonts w:ascii="Fb Fontext" w:hAnsi="Fb Fontext"/>
            <w:rtl/>
          </w:rPr>
          <w:t xml:space="preserve">משה</w:t>
        </w:r>
        <w:r>
          <w:rPr>
            <w:rFonts w:ascii="Fb Fontext" w:hAnsi="Fb Fontext"/>
            <w:rtl/>
          </w:rPr>
          <w:t xml:space="preserve">: </w:t>
        </w:r>
      </w:ins>
      <w:del w:id="101120" w:author="קלוד" w:date="2026-10-11T13:11:34Z">
        <w:r w:rsidRPr="006F178A">
          <w:rPr>
            <w:rFonts w:ascii="Fb Fontext" w:hAnsi="Fb Fontext"/>
            <w:rtl/>
          </w:rPr>
          <w:delText xml:space="preserve"> </w:delText>
        </w:r>
      </w:del>
      <w:r w:rsidRPr="006F178A">
        <w:rPr>
          <w:rFonts w:ascii="Fb Fontext" w:hAnsi="Fb Fontext"/>
          <w:rtl/>
        </w:rPr>
        <w:t xml:space="preserve">מה </w:t>
      </w:r>
      <w:ins w:id="101117" w:author="קלוד" w:date="2026-10-11T13:11:34Z">
        <w:r>
          <w:rPr>
            <w:rFonts w:ascii="Fb Fontext" w:hAnsi="Fb Fontext"/>
            <w:rtl/>
          </w:rPr>
          <w:t xml:space="preserve">אני?</w:t>
        </w:r>
      </w:ins>
      <w:del w:id="101118" w:author="קלוד" w:date="2026-10-11T13:11:34Z">
        <w:r w:rsidRPr="006F178A">
          <w:rPr>
            <w:rFonts w:ascii="Fb Fontext" w:hAnsi="Fb Fontext"/>
            <w:rtl/>
          </w:rPr>
          <w:delText xml:space="preserve">אני</w:delText>
        </w:r>
      </w:del>
      <w:r w:rsidRPr="006F178A">
        <w:rPr>
          <w:rFonts w:ascii="Fb Fontext" w:hAnsi="Fb Fontext"/>
          <w:rtl/>
        </w:rPr>
        <w:t xml:space="preserve"> </w:t>
      </w:r>
      <w:r w:rsidRPr="006F178A">
        <w:rPr>
          <w:rFonts w:ascii="Fb Fontext" w:hAnsi="Fb Fontext"/>
          <w:rtl/>
        </w:rPr>
        <w:t xml:space="preserve">א"ל</w:t>
      </w:r>
      <w:r w:rsidRPr="006F178A">
        <w:rPr>
          <w:rFonts w:ascii="Fb Fontext" w:hAnsi="Fb Fontext"/>
          <w:rtl/>
        </w:rPr>
        <w:t xml:space="preserve"> </w:t>
      </w:r>
      <w:ins w:id="101115" w:author="קלוד" w:date="2026-10-11T13:11:34Z">
        <w:r>
          <w:rPr>
            <w:rFonts w:ascii="Fb Fontext" w:hAnsi="Fb Fontext"/>
            <w:rtl/>
          </w:rPr>
          <w:t xml:space="preserve">הקב"ה:</w:t>
        </w:r>
      </w:ins>
      <w:del w:id="101116" w:author="קלוד" w:date="2026-10-11T13:11:34Z">
        <w:r w:rsidRPr="006F178A">
          <w:rPr>
            <w:rFonts w:ascii="Fb Fontext" w:hAnsi="Fb Fontext"/>
            <w:rtl/>
          </w:rPr>
          <w:delText xml:space="preserve">הקב"ה</w:delText>
        </w:r>
      </w:del>
      <w:r w:rsidRPr="006F178A">
        <w:rPr>
          <w:rFonts w:ascii="Fb Fontext" w:hAnsi="Fb Fontext"/>
          <w:rtl/>
        </w:rPr>
        <w:t xml:space="preserve"> בדאי </w:t>
      </w:r>
      <w:ins w:id="101113" w:author="קלוד" w:date="2026-10-11T13:11:34Z">
        <w:r>
          <w:rPr>
            <w:rFonts w:ascii="Fb Fontext" w:hAnsi="Fb Fontext"/>
            <w:rtl/>
          </w:rPr>
          <w:t xml:space="preserve">אתה?</w:t>
        </w:r>
      </w:ins>
      <w:del w:id="101114" w:author="קלוד" w:date="2026-10-11T13:11:34Z">
        <w:r w:rsidRPr="006F178A">
          <w:rPr>
            <w:rFonts w:ascii="Fb Fontext" w:hAnsi="Fb Fontext"/>
            <w:rtl/>
          </w:rPr>
          <w:delText xml:space="preserve">אתה</w:delText>
        </w:r>
      </w:del>
      <w:r w:rsidRPr="006F178A">
        <w:rPr>
          <w:rFonts w:ascii="Fb Fontext" w:hAnsi="Fb Fontext"/>
          <w:rtl/>
        </w:rPr>
        <w:t xml:space="preserve"> </w:t>
      </w:r>
      <w:ins w:id="101111" w:author="קלוד" w:date="2026-10-11T13:11:34Z">
        <w:r>
          <w:rPr>
            <w:rFonts w:ascii="Fb Fontext" w:hAnsi="Fb Fontext"/>
            <w:rtl/>
          </w:rPr>
          <w:t xml:space="preserve">א"ל:</w:t>
        </w:r>
      </w:ins>
      <w:del w:id="101112" w:author="קלוד" w:date="2026-10-11T13:11:34Z">
        <w:r w:rsidRPr="006F178A">
          <w:rPr>
            <w:rFonts w:ascii="Fb Fontext" w:hAnsi="Fb Fontext"/>
            <w:rtl/>
          </w:rPr>
          <w:delText xml:space="preserve">א"ל</w:delText>
        </w:r>
      </w:del>
      <w:r w:rsidRPr="006F178A">
        <w:rPr>
          <w:rFonts w:ascii="Fb Fontext" w:hAnsi="Fb Fontext"/>
          <w:rtl/>
        </w:rPr>
        <w:t xml:space="preserve"> חמודה גנוזה </w:t>
      </w:r>
      <w:ins w:id="101109" w:author="קלוד" w:date="2026-10-11T13:11:34Z">
        <w:r>
          <w:rPr>
            <w:rStyle w:val="afffffe"/>
            <w:rFonts w:ascii="Fb Fontext" w:hAnsi="Fb Fontext"/>
            <w:rtl/>
          </w:rPr>
          <w:t xml:space="preserve">היא שלך</w:t>
        </w:r>
        <w:r>
          <w:rPr>
            <w:rFonts w:ascii="Fb Fontext" w:hAnsi="Fb Fontext"/>
            <w:rtl/>
          </w:rPr>
          <w:t xml:space="preserve">. א"ל:</w:t>
        </w:r>
      </w:ins>
      <w:del w:id="101110" w:author="קלוד" w:date="2026-10-11T13:11:34Z">
        <w:r w:rsidRPr="006F178A">
          <w:rPr>
            <w:rFonts w:ascii="Fb Fontext" w:hAnsi="Fb Fontext"/>
            <w:rtl/>
          </w:rPr>
          <w:delText xml:space="preserve">א"ל</w:delText>
        </w:r>
      </w:del>
      <w:r w:rsidRPr="006F178A">
        <w:rPr>
          <w:rFonts w:ascii="Fb Fontext" w:hAnsi="Fb Fontext"/>
          <w:rtl/>
        </w:rPr>
        <w:t xml:space="preserve"> בשכר שמיעטת עצמך תקרא על שמך </w:t>
      </w:r>
      <w:r w:rsidRPr="00466BA5">
        <w:rPr>
          <w:rStyle w:val="afffff0"/>
          <w:rFonts w:hint="cs"/>
          <w:rtl/>
        </w:rPr>
        <w:t>'</w:t>
      </w:r>
      <w:r w:rsidRPr="00466BA5">
        <w:rPr>
          <w:rStyle w:val="afffff0"/>
          <w:rtl/>
        </w:rPr>
        <w:t xml:space="preserve">זכרו תורת משה וגו</w:t>
      </w:r>
      <w:r w:rsidRPr="00466BA5">
        <w:rPr>
          <w:rStyle w:val="afffff0"/>
          <w:rtl/>
        </w:rPr>
        <w:t xml:space="preserve">'.</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ריב"ל</w:t>
      </w:r>
      <w:r w:rsidRPr="006F178A">
        <w:rPr>
          <w:rtl/>
        </w:rPr>
        <w:t xml:space="preserve"> בשעה שעלה משה למרום מצאו להקב"ה שהיה קושר כתרים לאותיות.</w:t>
      </w:r>
    </w:p>
    <w:p w:rsidR="00E9703F" w:rsidRPr="006F178A" w:rsidRDefault="00E9703F" w:rsidP="00E9703F">
      <w:pPr>
        <w:rPr>
          <w:rtl/>
        </w:rPr>
      </w:pPr>
      <w:r w:rsidRPr="006F178A">
        <w:rPr>
          <w:rtl/>
        </w:rPr>
        <w:t xml:space="preserve">א"ל</w:t>
      </w:r>
      <w:r w:rsidRPr="006F178A">
        <w:rPr>
          <w:rtl/>
        </w:rPr>
        <w:t xml:space="preserve"> </w:t>
      </w:r>
      <w:r w:rsidRPr="006F178A">
        <w:rPr>
          <w:rtl/>
        </w:rPr>
        <w:t xml:space="preserve">הקב"ה</w:t>
      </w:r>
      <w:r w:rsidRPr="006F178A">
        <w:rPr>
          <w:rtl/>
        </w:rPr>
        <w:t xml:space="preserve"> משה, אין שלום בעירך? </w:t>
      </w:r>
      <w:r w:rsidRPr="006F178A">
        <w:rPr>
          <w:rtl/>
        </w:rPr>
        <w:t xml:space="preserve">אמר</w:t>
      </w:r>
      <w:r w:rsidRPr="006F178A">
        <w:rPr>
          <w:rtl/>
        </w:rPr>
        <w:t xml:space="preserve"> לפניו: כלום יש עבד שנותן שלום לרבו?</w:t>
      </w:r>
    </w:p>
    <w:p>
      <w:pPr>
        <w:pStyle w:val="38"/>
        <w:rPr>
          <w:ins w:id="98032" w:author="מנוע מכני" w:date="2026-10-11T12:04:39Z"/>
        </w:rPr>
      </w:pPr>
      <w:r w:rsidRPr="006F178A">
        <w:t xml:space="preserve">אמר</w:t>
      </w:r>
      <w:r w:rsidRPr="006F178A">
        <w:t xml:space="preserve"> לו:</w:t>
      </w:r>
    </w:p>
    <w:p w:rsidR="00E9703F" w:rsidRPr="006F178A" w:rsidRDefault="00E9703F" w:rsidP="00E9703F">
      <w:pPr>
        <w:rPr>
          <w:rtl/>
        </w:rPr>
      </w:pPr>
      <w:del w:id="98033" w:author="מנוע מכני" w:date="2026-10-11T12:04:39Z">
        <w:r w:rsidRPr="006F178A">
          <w:rPr>
            <w:rtl/>
          </w:rPr>
          <w:delText xml:space="preserve"> </w:delText>
        </w:r>
      </w:del>
      <w:r w:rsidRPr="006F178A">
        <w:rPr>
          <w:rtl/>
        </w:rPr>
        <w:t xml:space="preserve">היה לך לעזרני. מיד </w:t>
      </w:r>
      <w:r w:rsidRPr="006F178A">
        <w:rPr>
          <w:rtl/>
        </w:rPr>
        <w:t xml:space="preserve">אמר</w:t>
      </w:r>
      <w:r w:rsidRPr="006F178A">
        <w:rPr>
          <w:rtl/>
        </w:rPr>
        <w:t xml:space="preserve"> לו:</w:t>
      </w:r>
      <w:r w:rsidRPr="00784B8D">
        <w:rPr>
          <w:rStyle w:val="afffff0"/>
          <w:rtl/>
        </w:rPr>
        <w:t xml:space="preserve"> </w:t>
      </w:r>
      <w:r w:rsidRPr="00784B8D">
        <w:rPr>
          <w:rStyle w:val="afffff0"/>
          <w:rFonts w:hint="cs"/>
          <w:rtl/>
        </w:rPr>
        <w:t>'</w:t>
      </w:r>
      <w:ins w:id="91183" w:author="Claude - סמנטי" w:date="2026-10-11T12:28:21Z">
        <w:r>
          <w:rPr>
            <w:rStyle w:val="afffff0"/>
            <w:rtl/>
          </w:rPr>
          <w:t xml:space="preserve">וְעַתָּה יִגְדַּל נָא כֹּחַ ה</w:t>
        </w:r>
      </w:ins>
      <w:del w:id="91184" w:author="Claude - סמנטי" w:date="2026-10-11T12:28:21Z">
        <w:r w:rsidRPr="00784B8D">
          <w:rPr>
            <w:rStyle w:val="afffff0"/>
            <w:rtl/>
          </w:rPr>
          <w:delText xml:space="preserve">ועתה יגדל נא כח </w:delText>
        </w:r>
        <w:r>
          <w:rPr>
            <w:rStyle w:val="afffff0"/>
            <w:rtl/>
          </w:rPr>
          <w:delText xml:space="preserve">ה</w:delText>
        </w:r>
      </w:del>
      <w:r>
        <w:rPr>
          <w:rStyle w:val="afffff0"/>
          <w:rtl/>
        </w:rPr>
        <w:t xml:space="preserve">'</w:t>
      </w:r>
      <w:r w:rsidRPr="00784B8D">
        <w:rPr>
          <w:rStyle w:val="afffff0"/>
          <w:rtl/>
        </w:rPr>
        <w:t xml:space="preserve"> כאשר דברת</w:t>
      </w:r>
      <w:r w:rsidRPr="00784B8D">
        <w:rPr>
          <w:rStyle w:val="afffff0"/>
          <w:rFonts w:hint="cs"/>
          <w:rtl/>
        </w:rPr>
        <w:t>'</w:t>
      </w:r>
      <w:r w:rsidRPr="00784B8D">
        <w:rPr>
          <w:rStyle w:val="afffff0"/>
          <w:rtl/>
        </w:rPr>
        <w:t>.</w:t>
      </w:r>
    </w:p>
    <w:p>
      <w:pPr>
        <w:pStyle w:val="38"/>
        <w:rPr>
          <w:ins w:id="98035" w:author="מנוע מכני" w:date="2026-10-11T12:04:39Z"/>
        </w:rPr>
      </w:pPr>
      <w:del w:id="98034" w:author="מנוע מכני" w:date="2026-10-11T12:04:39Z">
        <w:r w:rsidRPr="006F178A">
          <w:delText xml:space="preserve">•</w:delText>
        </w:r>
      </w:del>
      <w:r w:rsidRPr="006F178A">
        <w:t xml:space="preserve"> </w:t>
      </w:r>
      <w:r w:rsidRPr="006F178A">
        <w:t>ריב"ל</w:t>
      </w:r>
      <w:r w:rsidRPr="006F178A">
        <w:t>:</w:t>
      </w:r>
    </w:p>
    <w:p w:rsidR="00E9703F" w:rsidRPr="006F178A" w:rsidRDefault="00E9703F" w:rsidP="00E9703F">
      <w:pPr>
        <w:rPr>
          <w:rtl/>
        </w:rPr>
      </w:pPr>
      <w:del w:id="98036" w:author="מנוע מכני" w:date="2026-10-11T12:04:39Z">
        <w:r w:rsidRPr="00784B8D">
          <w:rPr>
            <w:rStyle w:val="afffff0"/>
            <w:rtl/>
          </w:rPr>
          <w:delText xml:space="preserve"> </w:delText>
        </w:r>
      </w:del>
      <w:r w:rsidRPr="00784B8D">
        <w:rPr>
          <w:rStyle w:val="afffff0"/>
          <w:rFonts w:hint="cs"/>
          <w:rtl/>
        </w:rPr>
        <w:t>'</w:t>
      </w:r>
      <w:r w:rsidRPr="00784B8D">
        <w:rPr>
          <w:rStyle w:val="afffff0"/>
          <w:rtl/>
        </w:rPr>
        <w:t xml:space="preserve">ירא העם כי בשש </w:t>
      </w:r>
      <w:ins w:id="101139" w:author="קלוד" w:date="2026-10-11T13:11:34Z">
        <w:r>
          <w:rPr>
            <w:rStyle w:val="afffff0"/>
            <w:rtl/>
          </w:rPr>
          <w:t xml:space="preserve">משה'</w:t>
        </w:r>
      </w:ins>
      <w:del w:id="101140" w:author="קלוד" w:date="2026-10-11T13:11:34Z">
        <w:r w:rsidRPr="00784B8D">
          <w:rPr>
            <w:rStyle w:val="afffff0"/>
            <w:rtl/>
          </w:rPr>
          <w:delText xml:space="preserve">משה</w:delText>
        </w:r>
        <w:r w:rsidRPr="00784B8D">
          <w:rPr>
            <w:rStyle w:val="afffff0"/>
            <w:rFonts w:hint="cs"/>
            <w:rtl/>
          </w:rPr>
          <w:delText xml:space="preserve">'</w:delText>
        </w:r>
        <w:r w:rsidRPr="00784B8D">
          <w:rPr>
            <w:rStyle w:val="afffff0"/>
            <w:rtl/>
          </w:rPr>
          <w:delText xml:space="preserve">,</w:delText>
        </w:r>
      </w:del>
      <w:r w:rsidRPr="006F178A">
        <w:rPr>
          <w:rtl/>
        </w:rPr>
        <w:t xml:space="preserve"> </w:t>
      </w:r>
      <w:ins w:id="101137" w:author="קלוד" w:date="2026-10-11T13:11:34Z">
        <w:r>
          <w:rPr>
            <w:rtl/>
          </w:rPr>
          <w:t xml:space="preserve">- באו שש: </w:t>
        </w:r>
        <w:r>
          <w:rPr>
            <w:rStyle w:val="afffffe"/>
            <w:rtl/>
          </w:rPr>
          <w:t xml:space="preserve">אמר להם</w:t>
        </w:r>
      </w:ins>
      <w:del w:id="101138" w:author="קלוד" w:date="2026-10-11T13:11:34Z">
        <w:r w:rsidRPr="006F178A">
          <w:rPr>
            <w:rtl/>
          </w:rPr>
          <w:delText xml:space="preserve">היינו</w:delText>
        </w:r>
      </w:del>
      <w:r w:rsidRPr="006F178A">
        <w:rPr>
          <w:rtl/>
        </w:rPr>
        <w:t xml:space="preserve"> לסוף ארבעים יום</w:t>
      </w:r>
      <w:ins w:id="101135" w:author="קלוד" w:date="2026-10-11T13:11:34Z">
        <w:r>
          <w:rPr>
            <w:rtl/>
          </w:rPr>
          <w:t xml:space="preserve"> </w:t>
        </w:r>
        <w:r>
          <w:rPr>
            <w:rStyle w:val="afffffe"/>
            <w:rtl/>
          </w:rPr>
          <w:t xml:space="preserve">אבוא</w:t>
        </w:r>
        <w:r>
          <w:rPr>
            <w:rtl/>
          </w:rPr>
          <w:t xml:space="preserve"> </w:t>
        </w:r>
      </w:ins>
      <w:del w:id="101136" w:author="קלוד" w:date="2026-10-11T13:11:34Z">
        <w:r w:rsidRPr="006F178A">
          <w:rPr>
            <w:rtl/>
          </w:rPr>
          <w:delText xml:space="preserve"> </w:delText>
        </w:r>
      </w:del>
      <w:r w:rsidRPr="006F178A">
        <w:rPr>
          <w:rtl/>
        </w:rPr>
        <w:t xml:space="preserve">בתחילת </w:t>
      </w:r>
      <w:ins w:id="101133" w:author="קלוד" w:date="2026-10-11T13:11:34Z">
        <w:r>
          <w:rPr>
            <w:rStyle w:val="afffe"/>
            <w:rFonts w:ascii="Fb Fontext" w:hAnsi="Fb Fontext"/>
            <w:rtl/>
          </w:rPr>
          <w:t xml:space="preserve">שש</w:t>
        </w:r>
      </w:ins>
      <w:del w:id="101134" w:author="קלוד" w:date="2026-10-11T13:11:34Z">
        <w:r w:rsidRPr="006F178A">
          <w:rPr>
            <w:rStyle w:val="afffe"/>
            <w:rFonts w:ascii="Fb Fontext" w:hAnsi="Fb Fontext"/>
            <w:rtl/>
          </w:rPr>
          <w:delText xml:space="preserve">באו</w:delText>
        </w:r>
      </w:del>
      <w:r w:rsidRPr="006F178A">
        <w:rPr>
          <w:rStyle w:val="afffe"/>
          <w:rFonts w:ascii="Fb Fontext" w:hAnsi="Fb Fontext"/>
          <w:rtl/>
        </w:rPr>
        <w:t xml:space="preserve"> </w:t>
      </w:r>
      <w:ins w:id="101131" w:author="קלוד" w:date="2026-10-11T13:11:34Z">
        <w:r>
          <w:rPr>
            <w:rStyle w:val="afffffe"/>
            <w:rFonts w:ascii="Fb Fontext" w:hAnsi="Fb Fontext"/>
            <w:rtl/>
          </w:rPr>
          <w:t xml:space="preserve">שעות</w:t>
        </w:r>
        <w:r>
          <w:rPr>
            <w:rStyle w:val="afffe"/>
            <w:rFonts w:ascii="Fb Fontext" w:hAnsi="Fb Fontext"/>
            <w:rtl/>
          </w:rPr>
          <w:t xml:space="preserve">.</w:t>
        </w:r>
      </w:ins>
      <w:del w:id="101132" w:author="קלוד" w:date="2026-10-11T13:11:34Z">
        <w:r w:rsidRPr="006F178A">
          <w:rPr>
            <w:rStyle w:val="afffe"/>
            <w:rFonts w:ascii="Fb Fontext" w:hAnsi="Fb Fontext"/>
            <w:rtl/>
          </w:rPr>
          <w:delText xml:space="preserve">שש.</w:delText>
        </w:r>
      </w:del>
    </w:p>
    <w:p w:rsidR="00E9703F" w:rsidRPr="006F178A" w:rsidRDefault="00E9703F" w:rsidP="00E9703F">
      <w:pPr>
        <w:rPr>
          <w:rtl/>
        </w:rPr>
      </w:pPr>
      <w:r w:rsidRPr="006F178A">
        <w:rPr>
          <w:rtl/>
        </w:rPr>
        <w:t xml:space="preserve">שטן ערבב </w:t>
      </w:r>
      <w:ins w:id="101161" w:author="קלוד" w:date="2026-10-11T13:11:34Z">
        <w:r>
          <w:rPr>
            <w:rtl/>
          </w:rPr>
          <w:t xml:space="preserve">העולם,</w:t>
        </w:r>
      </w:ins>
      <w:del w:id="101162" w:author="קלוד" w:date="2026-10-11T13:11:34Z">
        <w:r w:rsidRPr="006F178A">
          <w:rPr>
            <w:rtl/>
          </w:rPr>
          <w:delText xml:space="preserve">העולם</w:delText>
        </w:r>
      </w:del>
      <w:r w:rsidRPr="006F178A">
        <w:rPr>
          <w:rtl/>
        </w:rPr>
        <w:t xml:space="preserve"> </w:t>
      </w:r>
      <w:ins w:id="101159" w:author="קלוד" w:date="2026-10-11T13:11:34Z">
        <w:r>
          <w:rPr>
            <w:rtl/>
          </w:rPr>
          <w:t xml:space="preserve">שאל:</w:t>
        </w:r>
      </w:ins>
      <w:del w:id="101160" w:author="קלוד" w:date="2026-10-11T13:11:34Z">
        <w:r w:rsidRPr="006F178A">
          <w:rPr>
            <w:rtl/>
          </w:rPr>
          <w:delText xml:space="preserve">שאל</w:delText>
        </w:r>
      </w:del>
      <w:r w:rsidRPr="006F178A">
        <w:rPr>
          <w:rtl/>
        </w:rPr>
        <w:t xml:space="preserve"> </w:t>
      </w:r>
      <w:ins w:id="101157" w:author="קלוד" w:date="2026-10-11T13:11:34Z">
        <w:r>
          <w:rPr>
            <w:rStyle w:val="afffffe"/>
            <w:rtl/>
          </w:rPr>
          <w:t xml:space="preserve">משה</w:t>
        </w:r>
      </w:ins>
      <w:del w:id="101158" w:author="קלוד" w:date="2026-10-11T13:11:34Z">
        <w:r w:rsidRPr="006F178A">
          <w:rPr>
            <w:rtl/>
          </w:rPr>
          <w:delText xml:space="preserve">איפה</w:delText>
        </w:r>
      </w:del>
      <w:r w:rsidRPr="006F178A">
        <w:rPr>
          <w:rtl/>
        </w:rPr>
        <w:t xml:space="preserve"> </w:t>
      </w:r>
      <w:ins w:id="101155" w:author="קלוד" w:date="2026-10-11T13:11:34Z">
        <w:r>
          <w:rPr>
            <w:rtl/>
          </w:rPr>
          <w:t xml:space="preserve">היכן</w:t>
        </w:r>
      </w:ins>
      <w:del w:id="101156" w:author="קלוד" w:date="2026-10-11T13:11:34Z">
        <w:r w:rsidRPr="006F178A">
          <w:rPr>
            <w:rtl/>
          </w:rPr>
          <w:delText xml:space="preserve">הוא</w:delText>
        </w:r>
      </w:del>
      <w:r w:rsidRPr="006F178A">
        <w:rPr>
          <w:rtl/>
        </w:rPr>
        <w:t xml:space="preserve"> </w:t>
      </w:r>
      <w:ins w:id="101153" w:author="קלוד" w:date="2026-10-11T13:11:34Z">
        <w:r>
          <w:rPr>
            <w:rtl/>
          </w:rPr>
          <w:t xml:space="preserve">הוא?</w:t>
        </w:r>
      </w:ins>
      <w:del w:id="101154" w:author="קלוד" w:date="2026-10-11T13:11:34Z">
        <w:r w:rsidRPr="006F178A">
          <w:rPr>
            <w:rtl/>
          </w:rPr>
          <w:delText xml:space="preserve">א"ל</w:delText>
        </w:r>
      </w:del>
      <w:r w:rsidRPr="006F178A">
        <w:rPr>
          <w:rtl/>
        </w:rPr>
        <w:t xml:space="preserve"> </w:t>
      </w:r>
      <w:ins w:id="101151" w:author="קלוד" w:date="2026-10-11T13:11:34Z">
        <w:r>
          <w:rPr>
            <w:rtl/>
          </w:rPr>
          <w:t xml:space="preserve">אמר:</w:t>
        </w:r>
      </w:ins>
      <w:del w:id="101152" w:author="קלוד" w:date="2026-10-11T13:11:34Z">
        <w:r w:rsidRPr="006F178A">
          <w:rPr>
            <w:rtl/>
          </w:rPr>
          <w:delText xml:space="preserve">בא</w:delText>
        </w:r>
      </w:del>
      <w:r w:rsidRPr="006F178A">
        <w:rPr>
          <w:rtl/>
        </w:rPr>
        <w:t xml:space="preserve"> </w:t>
      </w:r>
      <w:ins w:id="101149" w:author="קלוד" w:date="2026-10-11T13:11:34Z">
        <w:r>
          <w:rPr>
            <w:rtl/>
          </w:rPr>
          <w:t xml:space="preserve">באו שש - ולא השגיחו עליו.</w:t>
        </w:r>
      </w:ins>
      <w:del w:id="101150" w:author="קלוד" w:date="2026-10-11T13:11:34Z">
        <w:r w:rsidRPr="006F178A">
          <w:rPr>
            <w:rtl/>
          </w:rPr>
          <w:delText xml:space="preserve">שש</w:delText>
        </w:r>
        <w:r w:rsidRPr="006F178A">
          <w:rPr>
            <w:rFonts w:hint="cs"/>
            <w:rtl/>
          </w:rPr>
          <w:delText xml:space="preserve">,</w:delText>
        </w:r>
      </w:del>
      <w:r w:rsidRPr="006F178A">
        <w:rPr>
          <w:rtl/>
        </w:rPr>
        <w:t xml:space="preserve"> ואח"ז </w:t>
      </w:r>
      <w:ins w:id="101147" w:author="קלוד" w:date="2026-10-11T13:11:34Z">
        <w:r>
          <w:rPr>
            <w:rtl/>
          </w:rPr>
          <w:t xml:space="preserve">אמר:</w:t>
        </w:r>
      </w:ins>
      <w:del w:id="101148" w:author="קלוד" w:date="2026-10-11T13:11:34Z">
        <w:r w:rsidRPr="006F178A">
          <w:rPr>
            <w:rtl/>
          </w:rPr>
          <w:delText xml:space="preserve">אמר</w:delText>
        </w:r>
      </w:del>
      <w:r w:rsidRPr="006F178A">
        <w:rPr>
          <w:rtl/>
        </w:rPr>
        <w:t xml:space="preserve"> </w:t>
      </w:r>
      <w:ins w:id="101145" w:author="קלוד" w:date="2026-10-11T13:11:34Z">
        <w:r>
          <w:rPr>
            <w:rtl/>
          </w:rPr>
          <w:t xml:space="preserve">מת -</w:t>
        </w:r>
      </w:ins>
      <w:del w:id="101146" w:author="קלוד" w:date="2026-10-11T13:11:34Z">
        <w:r w:rsidRPr="006F178A">
          <w:rPr>
            <w:rtl/>
          </w:rPr>
          <w:delText xml:space="preserve">מת</w:delText>
        </w:r>
      </w:del>
      <w:r w:rsidRPr="006F178A">
        <w:rPr>
          <w:rtl/>
        </w:rPr>
        <w:t xml:space="preserve"> ועדיין </w:t>
      </w:r>
      <w:r w:rsidRPr="006F178A">
        <w:rPr>
          <w:rtl/>
        </w:rPr>
        <w:t xml:space="preserve">לא</w:t>
      </w:r>
      <w:r w:rsidRPr="006F178A">
        <w:rPr>
          <w:rtl/>
        </w:rPr>
        <w:t xml:space="preserve"> השגיחו </w:t>
      </w:r>
      <w:ins w:id="101143" w:author="קלוד" w:date="2026-10-11T13:11:34Z">
        <w:r>
          <w:rPr>
            <w:rtl/>
          </w:rPr>
          <w:t xml:space="preserve">עליו,</w:t>
        </w:r>
      </w:ins>
      <w:del w:id="101144" w:author="קלוד" w:date="2026-10-11T13:11:34Z">
        <w:r w:rsidRPr="006F178A">
          <w:rPr>
            <w:rtl/>
          </w:rPr>
          <w:delText xml:space="preserve">עליו</w:delText>
        </w:r>
      </w:del>
      <w:r w:rsidRPr="006F178A">
        <w:rPr>
          <w:rtl/>
        </w:rPr>
        <w:t xml:space="preserve"> עד שהראה להן דמות </w:t>
      </w:r>
      <w:ins w:id="101141" w:author="קלוד" w:date="2026-10-11T13:11:34Z">
        <w:r>
          <w:rPr>
            <w:rtl/>
          </w:rPr>
          <w:t xml:space="preserve">מטתו,</w:t>
        </w:r>
      </w:ins>
      <w:del w:id="101142" w:author="קלוד" w:date="2026-10-11T13:11:34Z">
        <w:r w:rsidRPr="006F178A">
          <w:rPr>
            <w:rtl/>
          </w:rPr>
          <w:delText xml:space="preserve">מטתו</w:delText>
        </w:r>
      </w:del>
      <w:r w:rsidRPr="006F178A">
        <w:rPr>
          <w:rtl/>
        </w:rPr>
        <w:t xml:space="preserve"> והיינו </w:t>
      </w:r>
      <w:r>
        <w:rPr>
          <w:rFonts w:hint="cs"/>
          <w:rtl/>
        </w:rPr>
        <w:t>'</w:t>
      </w:r>
      <w:ins w:id="95521" w:author="מנוע מכני" w:date="2026-10-11T12:04:39Z">
        <w:r>
          <w:rPr>
            <w:rStyle w:val="afffff0"/>
            <w:rtl/>
          </w:rPr>
          <w:t xml:space="preserve">כה</w:t>
        </w:r>
      </w:ins>
      <w:del w:id="95522" w:author="מנוע מכני" w:date="2026-10-11T12:04:39Z">
        <w:r w:rsidRPr="00466BA5">
          <w:rPr>
            <w:rStyle w:val="afffff0"/>
            <w:rtl/>
          </w:rPr>
          <w:delText xml:space="preserve">כי זה</w:delText>
        </w:r>
      </w:del>
      <w:r w:rsidRPr="00466BA5">
        <w:rPr>
          <w:rStyle w:val="afffff0"/>
          <w:rtl/>
        </w:rPr>
        <w:t xml:space="preserve"> משה האיש וגו</w:t>
      </w:r>
      <w:r w:rsidRPr="00466BA5">
        <w:rPr>
          <w:rStyle w:val="afffff0"/>
          <w:rtl/>
        </w:rPr>
        <w:t xml:space="preserve">'</w:t>
      </w:r>
      <w:r w:rsidRPr="006F178A">
        <w:rPr>
          <w:rtl/>
        </w:rPr>
        <w:t>.</w:t>
      </w:r>
    </w:p>
    <w:p>
      <w:pPr>
        <w:pStyle w:val="afffff8"/>
        <w:rPr>
          <w:ins w:id="90655" w:author="קלוד" w:date="2026-10-11T12:33:55Z"/>
        </w:rPr>
      </w:pPr>
      <w:ins w:id="90656" w:author="קלוד" w:date="2026-10-11T12:33:55Z">
        <w:r>
          <w:rPr>
            <w:color w:val="7B3F00"/>
          </w:rPr>
          <w:t xml:space="preserve">שמות הר סיני - ניסאי, סימנאי וחמשה שמות</w:t>
        </w:r>
      </w:ins>
    </w:p>
    <w:p>
      <w:pPr>
        <w:pStyle w:val="38"/>
        <w:rPr>
          <w:ins w:id="98038" w:author="מנוע מכני" w:date="2026-10-11T12:04:39Z"/>
        </w:rPr>
      </w:pPr>
      <w:del w:id="98037" w:author="מנוע מכני" w:date="2026-10-11T12:04:39Z">
        <w:r w:rsidRPr="006F178A">
          <w:delText xml:space="preserve">•</w:delText>
        </w:r>
      </w:del>
      <w:r w:rsidRPr="006F178A">
        <w:t xml:space="preserve"> </w:t>
      </w:r>
      <w:r w:rsidRPr="006F178A">
        <w:t>ההוא מרבנן לר"כ</w:t>
      </w:r>
      <w:r>
        <w:t>:</w:t>
      </w:r>
    </w:p>
    <w:p w:rsidR="00E9703F" w:rsidRPr="006F178A" w:rsidRDefault="00E9703F" w:rsidP="00E9703F">
      <w:pPr>
        <w:rPr>
          <w:rtl/>
        </w:rPr>
      </w:pPr>
      <w:del w:id="98039" w:author="מנוע מכני" w:date="2026-10-11T12:04:39Z">
        <w:r w:rsidRPr="006F178A">
          <w:rPr>
            <w:rtl/>
          </w:rPr>
          <w:delText xml:space="preserve"> </w:delText>
        </w:r>
      </w:del>
      <w:ins w:id="101165" w:author="קלוד" w:date="2026-10-11T13:11:34Z">
        <w:r>
          <w:rPr>
            <w:rStyle w:val="afffffe"/>
            <w:b/>
            <w:bCs/>
            <w:rtl/>
          </w:rPr>
          <w:t xml:space="preserve">מהו</w:t>
        </w:r>
        <w:r>
          <w:rPr>
            <w:b/>
            <w:bCs/>
            <w:rtl/>
          </w:rPr>
          <w:t xml:space="preserve"> הר</w:t>
        </w:r>
      </w:ins>
      <w:del w:id="101166" w:author="קלוד" w:date="2026-10-11T13:11:34Z">
        <w:r w:rsidRPr="00466BA5">
          <w:rPr>
            <w:b/>
            <w:bCs/>
            <w:rtl/>
          </w:rPr>
          <w:delText xml:space="preserve">הר</w:delText>
        </w:r>
      </w:del>
      <w:r w:rsidRPr="00466BA5">
        <w:rPr>
          <w:b/>
          <w:bCs/>
          <w:rtl/>
        </w:rPr>
        <w:t xml:space="preserve"> </w:t>
      </w:r>
      <w:ins w:id="101163" w:author="קלוד" w:date="2026-10-11T13:11:34Z">
        <w:r>
          <w:rPr>
            <w:b/>
            <w:bCs/>
            <w:rtl/>
          </w:rPr>
          <w:t xml:space="preserve">סיני? </w:t>
        </w:r>
        <w:r>
          <w:rPr>
            <w:rStyle w:val="afffffe"/>
            <w:b/>
            <w:bCs/>
            <w:rtl/>
          </w:rPr>
          <w:t xml:space="preserve">ר"כ:</w:t>
        </w:r>
      </w:ins>
      <w:del w:id="101164" w:author="קלוד" w:date="2026-10-11T13:11:34Z">
        <w:r w:rsidRPr="00466BA5">
          <w:rPr>
            <w:b/>
            <w:bCs/>
            <w:rtl/>
          </w:rPr>
          <w:delText xml:space="preserve">סיני</w:delText>
        </w:r>
        <w:r w:rsidRPr="006F178A">
          <w:rPr>
            <w:rtl/>
          </w:rPr>
          <w:delText xml:space="preserve">-</w:delText>
        </w:r>
      </w:del>
      <w:r w:rsidRPr="006F178A">
        <w:rPr>
          <w:rtl/>
        </w:rPr>
        <w:t xml:space="preserve"> שנעשו בו נסים לישראל.</w:t>
      </w:r>
    </w:p>
    <w:p w:rsidR="00E9703F" w:rsidRPr="006F178A" w:rsidRDefault="00E9703F" w:rsidP="00E9703F">
      <w:pPr>
        <w:rPr>
          <w:rtl/>
        </w:rPr>
      </w:pPr>
      <w:ins w:id="101181" w:author="קלוד" w:date="2026-10-11T13:11:34Z">
        <w:r>
          <w:rPr>
            <w:rStyle w:val="afffffe"/>
            <w:rtl/>
          </w:rPr>
          <w:t xml:space="preserve">אם כן</w:t>
        </w:r>
      </w:ins>
      <w:del w:id="101182" w:author="קלוד" w:date="2026-10-11T13:11:34Z">
        <w:r w:rsidRPr="006F178A">
          <w:rPr>
            <w:rtl/>
          </w:rPr>
          <w:delText xml:space="preserve">-</w:delText>
        </w:r>
      </w:del>
      <w:r w:rsidRPr="006F178A">
        <w:rPr>
          <w:rtl/>
        </w:rPr>
        <w:t xml:space="preserve"> הר ניסאי</w:t>
      </w:r>
      <w:ins w:id="101179" w:author="קלוד" w:date="2026-10-11T13:11:34Z">
        <w:r>
          <w:rPr>
            <w:rtl/>
          </w:rPr>
          <w:t xml:space="preserve"> היה </w:t>
        </w:r>
      </w:ins>
      <w:del w:id="101180" w:author="קלוד" w:date="2026-10-11T13:11:34Z">
        <w:r w:rsidRPr="006F178A">
          <w:rPr>
            <w:rtl/>
          </w:rPr>
          <w:delText xml:space="preserve"> </w:delText>
        </w:r>
      </w:del>
      <w:ins w:id="96075" w:author="מנוע מכני" w:date="2026-10-11T12:04:39Z">
        <w:r>
          <w:rPr>
            <w:rtl/>
          </w:rPr>
          <w:t xml:space="preserve">צריך</w:t>
        </w:r>
      </w:ins>
      <w:del w:id="96076" w:author="מנוע מכני" w:date="2026-10-11T12:04:39Z">
        <w:r w:rsidRPr="006F178A">
          <w:rPr>
            <w:rtl/>
          </w:rPr>
          <w:delText xml:space="preserve">מיבעי</w:delText>
        </w:r>
      </w:del>
      <w:r w:rsidRPr="006F178A">
        <w:rPr>
          <w:rtl/>
        </w:rPr>
        <w:t xml:space="preserve"> </w:t>
      </w:r>
      <w:ins w:id="93055" w:author="מנוע מכני" w:date="2026-10-11T12:04:39Z">
        <w:ins w:id="101177" w:author="קלוד" w:date="2026-10-11T13:11:34Z">
          <w:r>
            <w:rPr>
              <w:rtl/>
            </w:rPr>
            <w:t xml:space="preserve">להיקרא!</w:t>
          </w:r>
        </w:ins>
        <w:del w:id="101178" w:author="קלוד" w:date="2026-10-11T13:11:34Z">
          <w:r>
            <w:rPr>
              <w:rtl/>
            </w:rPr>
            <w:delText xml:space="preserve">לו</w:delText>
          </w:r>
        </w:del>
      </w:ins>
      <w:del w:id="93056" w:author="מנוע מכני" w:date="2026-10-11T12:04:39Z">
        <w:r w:rsidRPr="006F178A">
          <w:rPr>
            <w:rtl/>
          </w:rPr>
          <w:delText xml:space="preserve">ליה</w:delText>
        </w:r>
      </w:del>
      <w:r w:rsidRPr="006F178A">
        <w:rPr>
          <w:rtl/>
        </w:rPr>
        <w:t xml:space="preserve"> </w:t>
      </w:r>
      <w:ins w:id="101175" w:author="קלוד" w:date="2026-10-11T13:11:34Z">
        <w:r>
          <w:rPr>
            <w:rStyle w:val="afffffe"/>
            <w:rtl/>
          </w:rPr>
          <w:t xml:space="preserve">אלא:</w:t>
        </w:r>
        <w:r>
          <w:rPr>
            <w:rtl/>
          </w:rPr>
          <w:t xml:space="preserve"> הר</w:t>
        </w:r>
      </w:ins>
      <w:del w:id="101176" w:author="קלוד" w:date="2026-10-11T13:11:34Z">
        <w:r w:rsidRPr="006F178A">
          <w:rPr>
            <w:rtl/>
          </w:rPr>
          <w:delText xml:space="preserve">-הר</w:delText>
        </w:r>
      </w:del>
      <w:r w:rsidRPr="006F178A">
        <w:rPr>
          <w:rtl/>
        </w:rPr>
        <w:t xml:space="preserve"> שנעשה סימן טוב </w:t>
      </w:r>
      <w:ins w:id="101173" w:author="קלוד" w:date="2026-10-11T13:11:34Z">
        <w:r>
          <w:rPr>
            <w:rtl/>
          </w:rPr>
          <w:t xml:space="preserve">לישראל.</w:t>
        </w:r>
      </w:ins>
      <w:del w:id="101174" w:author="קלוד" w:date="2026-10-11T13:11:34Z">
        <w:r w:rsidRPr="006F178A">
          <w:rPr>
            <w:rtl/>
          </w:rPr>
          <w:delText xml:space="preserve">לישראל</w:delText>
        </w:r>
      </w:del>
      <w:r w:rsidRPr="006F178A">
        <w:rPr>
          <w:rtl/>
        </w:rPr>
        <w:t xml:space="preserve"> </w:t>
      </w:r>
      <w:ins w:id="101171" w:author="קלוד" w:date="2026-10-11T13:11:34Z">
        <w:r>
          <w:rPr>
            <w:rStyle w:val="afffffe"/>
            <w:rtl/>
          </w:rPr>
          <w:t xml:space="preserve">אם כן</w:t>
        </w:r>
      </w:ins>
      <w:del w:id="101172" w:author="קלוד" w:date="2026-10-11T13:11:34Z">
        <w:r w:rsidRPr="006F178A">
          <w:rPr>
            <w:rtl/>
          </w:rPr>
          <w:delText xml:space="preserve">-</w:delText>
        </w:r>
      </w:del>
      <w:r w:rsidRPr="006F178A">
        <w:rPr>
          <w:rtl/>
        </w:rPr>
        <w:t xml:space="preserve"> הר סימנאי</w:t>
      </w:r>
      <w:ins w:id="101169" w:author="קלוד" w:date="2026-10-11T13:11:34Z">
        <w:r>
          <w:rPr>
            <w:rtl/>
          </w:rPr>
          <w:t xml:space="preserve"> היה </w:t>
        </w:r>
      </w:ins>
      <w:del w:id="101170" w:author="קלוד" w:date="2026-10-11T13:11:34Z">
        <w:r w:rsidRPr="006F178A">
          <w:rPr>
            <w:rtl/>
          </w:rPr>
          <w:delText xml:space="preserve"> </w:delText>
        </w:r>
      </w:del>
      <w:ins w:id="96077" w:author="מנוע מכני" w:date="2026-10-11T12:04:39Z">
        <w:r>
          <w:rPr>
            <w:rtl/>
          </w:rPr>
          <w:t xml:space="preserve">צריך</w:t>
        </w:r>
      </w:ins>
      <w:del w:id="96078" w:author="מנוע מכני" w:date="2026-10-11T12:04:39Z">
        <w:r w:rsidRPr="006F178A">
          <w:rPr>
            <w:rtl/>
          </w:rPr>
          <w:delText xml:space="preserve">מיבעי</w:delText>
        </w:r>
      </w:del>
      <w:r w:rsidRPr="006F178A">
        <w:rPr>
          <w:rtl/>
        </w:rPr>
        <w:t xml:space="preserve"> </w:t>
      </w:r>
      <w:ins w:id="93057" w:author="מנוע מכני" w:date="2026-10-11T12:04:39Z">
        <w:ins w:id="101167" w:author="קלוד" w:date="2026-10-11T13:11:34Z">
          <w:r>
            <w:rPr>
              <w:rtl/>
            </w:rPr>
            <w:t xml:space="preserve">להיקרא!</w:t>
          </w:r>
        </w:ins>
        <w:del w:id="101168" w:author="קלוד" w:date="2026-10-11T13:11:34Z">
          <w:r>
            <w:rPr>
              <w:rtl/>
            </w:rPr>
            <w:delText xml:space="preserve">לו</w:delText>
          </w:r>
          <w:r w:rsidRPr="006F178A">
            <w:rPr>
              <w:rtl/>
            </w:rPr>
            <w:delText xml:space="preserve">.</w:delText>
          </w:r>
        </w:del>
      </w:ins>
      <w:del w:id="93058" w:author="מנוע מכני" w:date="2026-10-11T12:04:39Z">
        <w:r w:rsidRPr="006F178A">
          <w:rPr>
            <w:rtl/>
          </w:rPr>
          <w:delText xml:space="preserve">ליה</w:delText>
        </w:r>
      </w:del>
    </w:p>
    <w:p w:rsidR="00E9703F" w:rsidRPr="006F178A" w:rsidRDefault="00E9703F" w:rsidP="00E9703F">
      <w:pPr>
        <w:rPr>
          <w:rtl/>
        </w:rPr>
      </w:pPr>
      <w:r w:rsidRPr="006F178A">
        <w:rPr>
          <w:rStyle w:val="2fb"/>
          <w:rtl/>
        </w:rPr>
        <w:t xml:space="preserve">ר"ח</w:t>
      </w:r>
      <w:r w:rsidRPr="006F178A">
        <w:rPr>
          <w:rtl/>
        </w:rPr>
        <w:t xml:space="preserve"> </w:t>
      </w:r>
      <w:ins w:id="101187" w:author="קלוד" w:date="2026-10-11T13:11:34Z">
        <w:r>
          <w:rPr>
            <w:rStyle w:val="2fb"/>
            <w:rtl/>
          </w:rPr>
          <w:t xml:space="preserve">ורבבדר"ה:</w:t>
        </w:r>
      </w:ins>
      <w:del w:id="101188" w:author="קלוד" w:date="2026-10-11T13:11:34Z">
        <w:r w:rsidRPr="006F178A">
          <w:rPr>
            <w:rStyle w:val="2fb"/>
            <w:rtl/>
          </w:rPr>
          <w:delText xml:space="preserve">ורבבדר"ה</w:delText>
        </w:r>
      </w:del>
      <w:r w:rsidRPr="006F178A">
        <w:rPr>
          <w:rtl/>
        </w:rPr>
        <w:t xml:space="preserve"> </w:t>
      </w:r>
      <w:ins w:id="101185" w:author="קלוד" w:date="2026-10-11T13:11:34Z">
        <w:r>
          <w:rPr>
            <w:rtl/>
          </w:rPr>
          <w:t xml:space="preserve">הר</w:t>
        </w:r>
      </w:ins>
      <w:del w:id="101186" w:author="קלוד" w:date="2026-10-11T13:11:34Z">
        <w:r w:rsidRPr="006F178A">
          <w:rPr>
            <w:rtl/>
          </w:rPr>
          <w:delText xml:space="preserve">-הר</w:delText>
        </w:r>
      </w:del>
      <w:r w:rsidRPr="006F178A">
        <w:rPr>
          <w:rtl/>
        </w:rPr>
        <w:t xml:space="preserve"> שירדה שנאה לאמות העולם </w:t>
      </w:r>
      <w:ins w:id="101183" w:author="קלוד" w:date="2026-10-11T13:11:34Z">
        <w:r>
          <w:rPr>
            <w:rtl/>
          </w:rPr>
          <w:t xml:space="preserve">עליו </w:t>
        </w:r>
        <w:r>
          <w:rPr>
            <w:rStyle w:val="afffffe"/>
            <w:rtl/>
          </w:rPr>
          <w:t xml:space="preserve">שלא קיבלו תורה</w:t>
        </w:r>
        <w:r>
          <w:rPr>
            <w:rtl/>
          </w:rPr>
          <w:t xml:space="preserve">.</w:t>
        </w:r>
      </w:ins>
      <w:del w:id="101184" w:author="קלוד" w:date="2026-10-11T13:11:34Z">
        <w:r w:rsidRPr="006F178A">
          <w:rPr>
            <w:rtl/>
          </w:rPr>
          <w:delText xml:space="preserve">עליו.</w:delText>
        </w:r>
      </w:del>
    </w:p>
    <w:p>
      <w:pPr>
        <w:pStyle w:val="38"/>
        <w:rPr>
          <w:ins w:id="98040" w:author="מנוע מכני" w:date="2026-10-11T12:04:39Z"/>
        </w:rPr>
      </w:pPr>
      <w:r w:rsidRPr="006F178A">
        <w:t xml:space="preserve">והיינו</w:t>
      </w:r>
    </w:p>
    <w:p w:rsidR="00E9703F" w:rsidRPr="006F178A" w:rsidRDefault="00E9703F" w:rsidP="00E9703F">
      <w:pPr>
        <w:rPr>
          <w:rtl/>
        </w:rPr>
      </w:pPr>
      <w:del w:id="98041" w:author="מנוע מכני" w:date="2026-10-11T12:04:39Z">
        <w:r w:rsidRPr="006F178A">
          <w:rPr>
            <w:rtl/>
          </w:rPr>
          <w:delText xml:space="preserve"> </w:delText>
        </w:r>
      </w:del>
      <w:ins w:id="101191" w:author="קלוד" w:date="2026-10-11T13:11:34Z">
        <w:r>
          <w:rPr>
            <w:rStyle w:val="2fb"/>
            <w:rtl/>
          </w:rPr>
          <w:t xml:space="preserve">שאריב"ח:</w:t>
        </w:r>
      </w:ins>
      <w:del w:id="101192" w:author="קלוד" w:date="2026-10-11T13:11:34Z">
        <w:r w:rsidRPr="006F178A">
          <w:rPr>
            <w:rStyle w:val="2fb"/>
            <w:rtl/>
          </w:rPr>
          <w:delText xml:space="preserve">דאריב"ח</w:delText>
        </w:r>
        <w:r w:rsidRPr="006F178A">
          <w:rPr>
            <w:rtl/>
          </w:rPr>
          <w:delText xml:space="preserve">-</w:delText>
        </w:r>
      </w:del>
      <w:r w:rsidRPr="006F178A">
        <w:rPr>
          <w:rtl/>
        </w:rPr>
        <w:t xml:space="preserve"> חמשה שמות יש </w:t>
      </w:r>
      <w:ins w:id="101189" w:author="קלוד" w:date="2026-10-11T13:11:34Z">
        <w:r>
          <w:rPr>
            <w:rtl/>
          </w:rPr>
          <w:t xml:space="preserve">לו </w:t>
        </w:r>
        <w:r>
          <w:rPr>
            <w:rStyle w:val="afffffe"/>
            <w:rtl/>
          </w:rPr>
          <w:t xml:space="preserve">למדבר</w:t>
        </w:r>
        <w:r>
          <w:rPr>
            <w:rtl/>
          </w:rPr>
          <w:t xml:space="preserve">.</w:t>
        </w:r>
      </w:ins>
      <w:del w:id="101190" w:author="קלוד" w:date="2026-10-11T13:11:34Z">
        <w:r w:rsidRPr="006F178A">
          <w:rPr>
            <w:rtl/>
          </w:rPr>
          <w:delText xml:space="preserve">לו.</w:delText>
        </w:r>
      </w:del>
    </w:p>
    <w:p w:rsidR="00E9703F" w:rsidRPr="009757B9" w:rsidRDefault="00E9703F" w:rsidP="00E9703F">
      <w:pPr>
        <w:rPr>
          <w:rFonts w:cs="Guttman Vilna"/>
          <w:b/>
          <w:bCs/>
          <w:rtl/>
        </w:rPr>
      </w:pPr>
      <w:r w:rsidRPr="006F178A">
        <w:rPr>
          <w:rtl/>
        </w:rPr>
        <w:t>מדבר צין - שנצטוו ישראל עליו.</w:t>
      </w:r>
    </w:p>
    <w:p w:rsidR="00E9703F" w:rsidRPr="009757B9" w:rsidRDefault="00E9703F" w:rsidP="00E9703F">
      <w:pPr>
        <w:rPr>
          <w:rFonts w:cs="Guttman Vilna"/>
          <w:b/>
          <w:bCs/>
          <w:rtl/>
        </w:rPr>
      </w:pPr>
      <w:r w:rsidRPr="006F178A">
        <w:rPr>
          <w:rtl/>
        </w:rPr>
        <w:t>מדבר קדש - שנתקדשו ישראל עליו.</w:t>
      </w:r>
    </w:p>
    <w:p w:rsidR="00E9703F" w:rsidRPr="009757B9" w:rsidRDefault="00E9703F" w:rsidP="00E9703F">
      <w:pPr>
        <w:rPr>
          <w:rFonts w:cs="Guttman Vilna"/>
          <w:b/>
          <w:bCs/>
          <w:rtl/>
        </w:rPr>
      </w:pPr>
      <w:r w:rsidRPr="006F178A">
        <w:rPr>
          <w:rtl/>
        </w:rPr>
        <w:t xml:space="preserve">מדבר קדמות - </w:t>
      </w:r>
      <w:ins w:id="101193" w:author="קלוד" w:date="2026-10-11T13:11:34Z">
        <w:r>
          <w:rPr>
            <w:rtl/>
          </w:rPr>
          <w:t xml:space="preserve">שניתנה </w:t>
        </w:r>
        <w:r>
          <w:rPr>
            <w:rStyle w:val="afffffe"/>
            <w:rtl/>
          </w:rPr>
          <w:t xml:space="preserve">תורה</w:t>
        </w:r>
      </w:ins>
      <w:del w:id="101194" w:author="קלוד" w:date="2026-10-11T13:11:34Z">
        <w:r w:rsidRPr="006F178A">
          <w:rPr>
            <w:rtl/>
          </w:rPr>
          <w:delText xml:space="preserve">שנתנה</w:delText>
        </w:r>
      </w:del>
      <w:r w:rsidRPr="006F178A">
        <w:rPr>
          <w:rtl/>
        </w:rPr>
        <w:t xml:space="preserve"> קדומה עליו.</w:t>
      </w:r>
    </w:p>
    <w:p w:rsidR="00E9703F" w:rsidRPr="009757B9" w:rsidRDefault="00E9703F" w:rsidP="00E9703F">
      <w:pPr>
        <w:rPr>
          <w:rFonts w:cs="Guttman Vilna"/>
          <w:b/>
          <w:bCs/>
          <w:rtl/>
        </w:rPr>
      </w:pPr>
      <w:r w:rsidRPr="006F178A">
        <w:rPr>
          <w:rtl/>
        </w:rPr>
        <w:t xml:space="preserve">מדבר פארן -שפרו ורבו </w:t>
      </w:r>
      <w:ins w:id="93059" w:author="מנוע מכני" w:date="2026-10-11T12:04:39Z">
        <w:r>
          <w:rPr>
            <w:rtl/>
          </w:rPr>
          <w:t xml:space="preserve">עליו</w:t>
        </w:r>
      </w:ins>
      <w:del w:id="93060" w:author="מנוע מכני" w:date="2026-10-11T12:04:39Z">
        <w:r w:rsidRPr="006F178A">
          <w:rPr>
            <w:rtl/>
          </w:rPr>
          <w:delText xml:space="preserve">עליה</w:delText>
        </w:r>
      </w:del>
      <w:r w:rsidRPr="006F178A">
        <w:rPr>
          <w:rtl/>
        </w:rPr>
        <w:t xml:space="preserve"> ישראל.</w:t>
      </w:r>
    </w:p>
    <w:p w:rsidR="00E9703F" w:rsidRPr="009757B9" w:rsidRDefault="00E9703F" w:rsidP="00E9703F">
      <w:pPr>
        <w:rPr>
          <w:rFonts w:cs="Guttman Vilna"/>
          <w:b/>
          <w:bCs/>
          <w:rtl/>
        </w:rPr>
      </w:pPr>
      <w:r w:rsidRPr="006F178A">
        <w:rPr>
          <w:rtl/>
        </w:rPr>
        <w:t>מדבר סיני - שירדה שנאה לאמות העולם עליו.</w:t>
      </w:r>
    </w:p>
    <w:p w:rsidR="00E9703F" w:rsidRPr="009757B9" w:rsidRDefault="00E9703F" w:rsidP="00E9703F">
      <w:pPr>
        <w:rPr>
          <w:rFonts w:cs="Guttman Vilna"/>
          <w:b/>
          <w:bCs/>
          <w:rtl/>
        </w:rPr>
      </w:pPr>
      <w:ins w:id="101195" w:author="קלוד" w:date="2026-10-11T13:11:34Z">
        <w:r>
          <w:rPr>
            <w:rtl/>
          </w:rPr>
          <w:t xml:space="preserve">והאמת</w:t>
        </w:r>
      </w:ins>
      <w:del w:id="101196" w:author="קלוד" w:date="2026-10-11T13:11:34Z">
        <w:r w:rsidRPr="006F178A">
          <w:rPr>
            <w:rtl/>
          </w:rPr>
          <w:delText xml:space="preserve">והאמת שמו</w:delText>
        </w:r>
      </w:del>
      <w:r w:rsidRPr="006F178A">
        <w:rPr>
          <w:rtl/>
        </w:rPr>
        <w:t xml:space="preserve"> - חורב שמו.</w:t>
      </w:r>
    </w:p>
    <w:p w:rsidR="00E9703F" w:rsidRPr="006F178A" w:rsidRDefault="00E9703F" w:rsidP="00E9703F">
      <w:pPr>
        <w:rPr>
          <w:rtl/>
        </w:rPr>
      </w:pPr>
      <w:ins w:id="101203" w:author="קלוד" w:date="2026-10-11T13:11:34Z">
        <w:r>
          <w:rPr>
            <w:rtl/>
          </w:rPr>
          <w:t xml:space="preserve">ונחלק</w:t>
        </w:r>
      </w:ins>
      <w:del w:id="101204" w:author="קלוד" w:date="2026-10-11T13:11:34Z">
        <w:r w:rsidRPr="006F178A">
          <w:rPr>
            <w:rtl/>
          </w:rPr>
          <w:delText xml:space="preserve">ופליגא</w:delText>
        </w:r>
      </w:del>
      <w:r w:rsidRPr="006F178A">
        <w:rPr>
          <w:rtl/>
        </w:rPr>
        <w:t xml:space="preserve"> </w:t>
      </w:r>
      <w:ins w:id="101201" w:author="קלוד" w:date="2026-10-11T13:11:34Z">
        <w:r>
          <w:rPr>
            <w:rStyle w:val="2fb"/>
            <w:rtl/>
          </w:rPr>
          <w:t xml:space="preserve">על ר'</w:t>
        </w:r>
      </w:ins>
      <w:del w:id="101202" w:author="קלוד" w:date="2026-10-11T13:11:34Z">
        <w:r w:rsidRPr="006F178A">
          <w:rPr>
            <w:rStyle w:val="2fb"/>
            <w:rtl/>
          </w:rPr>
          <w:delText xml:space="preserve">דרבי</w:delText>
        </w:r>
      </w:del>
      <w:r w:rsidRPr="006F178A">
        <w:rPr>
          <w:rStyle w:val="2fb"/>
          <w:rtl/>
        </w:rPr>
        <w:t xml:space="preserve"> אבהו</w:t>
      </w:r>
      <w:r w:rsidRPr="006F178A">
        <w:rPr>
          <w:rtl/>
        </w:rPr>
        <w:t xml:space="preserve">, </w:t>
      </w:r>
      <w:ins w:id="101199" w:author="קלוד" w:date="2026-10-11T13:11:34Z">
        <w:r>
          <w:rPr>
            <w:rtl/>
          </w:rPr>
          <w:t xml:space="preserve">שאמר: הר</w:t>
        </w:r>
      </w:ins>
      <w:del w:id="101200" w:author="קלוד" w:date="2026-10-11T13:11:34Z">
        <w:r w:rsidRPr="006F178A">
          <w:rPr>
            <w:rtl/>
          </w:rPr>
          <w:delText xml:space="preserve">דהר</w:delText>
        </w:r>
      </w:del>
      <w:r w:rsidRPr="006F178A">
        <w:rPr>
          <w:rtl/>
        </w:rPr>
        <w:t xml:space="preserve"> סיני </w:t>
      </w:r>
      <w:ins w:id="101197" w:author="קלוד" w:date="2026-10-11T13:11:34Z">
        <w:r>
          <w:rPr>
            <w:rtl/>
          </w:rPr>
          <w:t xml:space="preserve">שמו,</w:t>
        </w:r>
      </w:ins>
      <w:del w:id="101198" w:author="קלוד" w:date="2026-10-11T13:11:34Z">
        <w:r w:rsidRPr="006F178A">
          <w:rPr>
            <w:rtl/>
          </w:rPr>
          <w:delText xml:space="preserve">שמו</w:delText>
        </w:r>
      </w:del>
      <w:r w:rsidRPr="006F178A">
        <w:rPr>
          <w:rtl/>
        </w:rPr>
        <w:t xml:space="preserve"> ונקרא חורב - שירדה חורבה לאמות העולם עליו.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653" w:author="קלוד" w:date="2026-10-11T12:33:55Z"/>
        </w:rPr>
      </w:pPr>
      <w:ins w:id="90654" w:author="קלוד" w:date="2026-10-11T12:33:55Z">
        <w:r>
          <w:rPr>
            <w:color w:val="7B3F00"/>
          </w:rPr>
          <w:t xml:space="preserve">'אם יהיו חטאיכם כשנים' - כשלג ילבינו</w:t>
        </w:r>
      </w:ins>
    </w:p>
    <w:p>
      <w:pPr>
        <w:pStyle w:val="38"/>
        <w:rPr>
          <w:ins w:id="98043" w:author="מנוע מכני" w:date="2026-10-11T12:04:39Z"/>
        </w:rPr>
      </w:pPr>
      <w:del w:id="98042" w:author="מנוע מכני" w:date="2026-10-11T12:04:39Z">
        <w:r w:rsidRPr="006F178A">
          <w:delText xml:space="preserve">•</w:delText>
        </w:r>
      </w:del>
      <w:r w:rsidRPr="006F178A">
        <w:t xml:space="preserve"> </w:t>
      </w:r>
      <w:r w:rsidRPr="006F178A">
        <w:t>ר"י</w:t>
      </w:r>
      <w:r w:rsidRPr="006F178A">
        <w:t>:</w:t>
      </w:r>
    </w:p>
    <w:p w:rsidR="00E9703F" w:rsidRPr="006F178A" w:rsidRDefault="00E9703F" w:rsidP="00E9703F">
      <w:pPr>
        <w:rPr>
          <w:rtl/>
        </w:rPr>
      </w:pPr>
      <w:del w:id="98044" w:author="מנוע מכני" w:date="2026-10-11T12:04:39Z">
        <w:r w:rsidRPr="006F178A">
          <w:rPr>
            <w:rFonts w:ascii="Fb Fontext" w:hAnsi="Fb Fontext"/>
            <w:rtl/>
          </w:rPr>
          <w:delText xml:space="preserve"> </w:delText>
        </w:r>
      </w:del>
      <w:del w:id="99434" w:author="מנוע מכני" w:date="2026-10-11T12:04:39Z">
        <w:r w:rsidRPr="006F178A">
          <w:rPr>
            <w:rFonts w:ascii="Fb Fontext" w:hAnsi="Fb Fontext"/>
            <w:rtl/>
          </w:rPr>
          <w:delText xml:space="preserve">א</w:delText>
        </w:r>
        <w:r w:rsidRPr="006F178A">
          <w:rPr>
            <w:rFonts w:ascii="Fb Fontext" w:hAnsi="Fb Fontext" w:hint="cs"/>
            <w:rtl/>
          </w:rPr>
          <w:delText xml:space="preserve">"ל </w:delText>
        </w:r>
      </w:del>
      <w:r w:rsidRPr="006F178A">
        <w:rPr>
          <w:rFonts w:ascii="Fb Fontext" w:hAnsi="Fb Fontext"/>
          <w:rtl/>
        </w:rPr>
        <w:t xml:space="preserve">הקב"ה</w:t>
      </w:r>
      <w:r w:rsidRPr="006F178A">
        <w:rPr>
          <w:rFonts w:ascii="Fb Fontext" w:hAnsi="Fb Fontext"/>
          <w:rtl/>
        </w:rPr>
        <w:t xml:space="preserve"> לישראל:</w:t>
      </w:r>
      <w:r w:rsidRPr="00784B8D">
        <w:rPr>
          <w:rStyle w:val="afffff0"/>
          <w:rtl/>
        </w:rPr>
        <w:t xml:space="preserve"> </w:t>
      </w:r>
      <w:r w:rsidRPr="00784B8D">
        <w:rPr>
          <w:rStyle w:val="afffff0"/>
          <w:rFonts w:hint="cs"/>
          <w:rtl/>
        </w:rPr>
        <w:t>'</w:t>
      </w:r>
      <w:ins w:id="91185" w:author="Claude - סמנטי" w:date="2026-10-11T12:28:21Z">
        <w:r>
          <w:rPr>
            <w:rStyle w:val="afffff0"/>
            <w:rtl/>
          </w:rPr>
          <w:t xml:space="preserve">אִם יִהְיוּ חֲטָאֵיכֶם כַּשָּׁנִים</w:t>
        </w:r>
      </w:ins>
      <w:del w:id="91186" w:author="Claude - סמנטי" w:date="2026-10-11T12:28:21Z">
        <w:r w:rsidRPr="00784B8D">
          <w:rPr>
            <w:rStyle w:val="afffff0"/>
            <w:rtl/>
          </w:rPr>
          <w:delText xml:space="preserve">אם יהיו חטאיכם כשנים</w:delText>
        </w:r>
      </w:del>
      <w:r w:rsidRPr="00784B8D">
        <w:rPr>
          <w:rStyle w:val="afffff0"/>
          <w:rFonts w:hint="cs"/>
          <w:rtl/>
        </w:rPr>
        <w:t>'</w:t>
      </w:r>
      <w:r w:rsidRPr="00784B8D">
        <w:rPr>
          <w:rStyle w:val="afffff0"/>
          <w:rtl/>
        </w:rPr>
        <w:t xml:space="preserve"> </w:t>
      </w:r>
      <w:r w:rsidRPr="006F178A">
        <w:rPr>
          <w:rFonts w:ascii="Fb Fontext" w:hAnsi="Fb Fontext"/>
          <w:rtl/>
        </w:rPr>
        <w:t>הללו שסדורות ובאות מששת ימי בראשית ועד עכשיו כשלג ילבינו.</w:t>
      </w:r>
    </w:p>
    <w:p w:rsidR="00E9703F" w:rsidRPr="006F178A" w:rsidRDefault="00E9703F" w:rsidP="00E9703F">
      <w:pPr>
        <w:rPr>
          <w:rtl/>
        </w:rPr>
      </w:pPr>
      <w:r w:rsidRPr="006F178A">
        <w:rPr>
          <w:rtl/>
        </w:rPr>
        <w:t>•</w:t>
      </w:r>
      <w:r w:rsidRPr="00784B8D">
        <w:rPr>
          <w:rStyle w:val="afffff0"/>
          <w:rFonts w:hint="cs"/>
          <w:rtl/>
        </w:rPr>
        <w:t xml:space="preserve"> '</w:t>
      </w:r>
      <w:ins w:id="91187" w:author="Claude - סמנטי" w:date="2026-10-11T12:28:21Z">
        <w:r>
          <w:rPr>
            <w:rStyle w:val="afffff0"/>
            <w:rFonts w:hint="cs"/>
            <w:rtl/>
          </w:rPr>
          <w:t xml:space="preserve">לְכוּ נָא וְנִוָּכְחָה</w:t>
        </w:r>
      </w:ins>
      <w:del w:id="91188" w:author="Claude - סמנטי" w:date="2026-10-11T12:28:21Z">
        <w:r w:rsidRPr="00784B8D">
          <w:rPr>
            <w:rStyle w:val="afffff0"/>
            <w:rFonts w:hint="cs"/>
            <w:rtl/>
          </w:rPr>
          <w:delText xml:space="preserve">לכו נא ונוכחה</w:delText>
        </w:r>
      </w:del>
      <w:r w:rsidRPr="00784B8D">
        <w:rPr>
          <w:rStyle w:val="afffff0"/>
          <w:rFonts w:hint="cs"/>
          <w:rtl/>
        </w:rPr>
        <w:t xml:space="preserve">' </w:t>
      </w:r>
      <w:r w:rsidRPr="006F178A">
        <w:rPr>
          <w:rStyle w:val="2fb"/>
          <w:rtl/>
        </w:rPr>
        <w:t xml:space="preserve">רבא</w:t>
      </w:r>
      <w:r w:rsidRPr="006F178A">
        <w:rPr>
          <w:rtl/>
        </w:rPr>
        <w:t xml:space="preserve"> – לעת"ל, והיינו לכו לאבות, והם יאמרו שלא ביקשו רחמים ולכן אז </w:t>
      </w:r>
      <w:r w:rsidRPr="00BB7054">
        <w:rPr>
          <w:rStyle w:val="afffff0"/>
          <w:rtl/>
        </w:rPr>
        <w:t xml:space="preserve">יאמר ה'</w:t>
      </w:r>
      <w:r w:rsidRPr="00BB7054">
        <w:rPr>
          <w:rStyle w:val="afffff0"/>
          <w:rtl/>
        </w:rPr>
        <w:t xml:space="preserve"> אם יהיה חטאיכם וכו</w:t>
      </w:r>
      <w:r w:rsidRPr="00BB7054">
        <w:rPr>
          <w:rStyle w:val="afffff0"/>
          <w:rtl/>
        </w:rPr>
        <w:t xml:space="preserve">' כשלג.</w:t>
      </w:r>
    </w:p>
    <w:p>
      <w:pPr>
        <w:pStyle w:val="afffff8"/>
        <w:rPr>
          <w:ins w:id="90651" w:author="קלוד" w:date="2026-10-11T12:33:55Z"/>
        </w:rPr>
      </w:pPr>
      <w:ins w:id="90652" w:author="קלוד" w:date="2026-10-11T12:33:55Z">
        <w:r>
          <w:rPr>
            <w:color w:val="7B3F00"/>
          </w:rPr>
          <w:t xml:space="preserve">'כי אתה אבינו' - אברהם, יעקב ויצחק לעתיד לבוא</w:t>
        </w:r>
      </w:ins>
    </w:p>
    <w:p w:rsidR="00E9703F" w:rsidRDefault="00E9703F" w:rsidP="00E9703F">
      <w:pPr>
        <w:rPr>
          <w:rtl/>
        </w:rPr>
      </w:pPr>
      <w:r w:rsidRPr="006F178A">
        <w:rPr>
          <w:rtl/>
        </w:rPr>
        <w:t>•</w:t>
      </w:r>
      <w:r w:rsidRPr="00EB49C5">
        <w:rPr>
          <w:rStyle w:val="afffff0"/>
          <w:rFonts w:hint="cs"/>
          <w:rtl/>
        </w:rPr>
        <w:t xml:space="preserve"> '</w:t>
      </w:r>
      <w:ins w:id="91189" w:author="Claude - סמנטי" w:date="2026-10-11T12:28:21Z">
        <w:r>
          <w:rPr>
            <w:rStyle w:val="afffff0"/>
            <w:rtl/>
          </w:rPr>
          <w:t xml:space="preserve">כִּי אַתָּה אָבִינוּ כִּי אַבְרָהָם לֹא יְדָעָנוּ וְיִשְׂרָאֵל לֹא יַכִּירָנוּ אַתָּה ה</w:t>
        </w:r>
      </w:ins>
      <w:del w:id="91190" w:author="Claude - סמנטי" w:date="2026-10-11T12:28:21Z">
        <w:r w:rsidRPr="00EB49C5">
          <w:rPr>
            <w:rStyle w:val="afffff0"/>
            <w:rtl/>
          </w:rPr>
          <w:delText xml:space="preserve">כי אתה אבינו כי אברהם </w:delText>
        </w:r>
        <w:r w:rsidRPr="00EB49C5">
          <w:rPr>
            <w:rStyle w:val="afffff0"/>
            <w:rtl/>
          </w:rPr>
          <w:delText xml:space="preserve">לא</w:delText>
        </w:r>
        <w:r w:rsidRPr="00EB49C5">
          <w:rPr>
            <w:rStyle w:val="afffff0"/>
            <w:rtl/>
          </w:rPr>
          <w:delText xml:space="preserve"> ידענו וישראל </w:delText>
        </w:r>
        <w:r w:rsidRPr="00EB49C5">
          <w:rPr>
            <w:rStyle w:val="afffff0"/>
            <w:rtl/>
          </w:rPr>
          <w:delText xml:space="preserve">לא</w:delText>
        </w:r>
        <w:r w:rsidRPr="00EB49C5">
          <w:rPr>
            <w:rStyle w:val="afffff0"/>
            <w:rtl/>
          </w:rPr>
          <w:delText xml:space="preserve"> יכירנו אתה </w:delText>
        </w:r>
        <w:r>
          <w:rPr>
            <w:rStyle w:val="afffff0"/>
            <w:rtl/>
          </w:rPr>
          <w:delText xml:space="preserve">ה</w:delText>
        </w:r>
      </w:del>
      <w:r>
        <w:rPr>
          <w:rStyle w:val="afffff0"/>
          <w:rtl/>
        </w:rPr>
        <w:t xml:space="preserve">'</w:t>
      </w:r>
      <w:r w:rsidRPr="00EB49C5">
        <w:rPr>
          <w:rStyle w:val="afffff0"/>
          <w:rtl/>
        </w:rPr>
        <w:t xml:space="preserve"> אבינו גואלנו מעולם שמך</w:t>
      </w:r>
      <w:r w:rsidRPr="00EB49C5">
        <w:rPr>
          <w:rStyle w:val="afffff0"/>
          <w:rFonts w:hint="cs"/>
          <w:rtl/>
        </w:rPr>
        <w:t>'</w:t>
      </w:r>
    </w:p>
    <w:p>
      <w:pPr>
        <w:pStyle w:val="38"/>
        <w:rPr>
          <w:ins w:id="98045" w:author="מנוע מכני" w:date="2026-10-11T12:04:39Z"/>
        </w:rPr>
      </w:pPr>
      <w:r w:rsidRPr="006F178A">
        <w:t>ר' יונתן</w:t>
      </w:r>
      <w:r w:rsidRPr="006F178A">
        <w:t>:</w:t>
      </w:r>
    </w:p>
    <w:p w:rsidR="00E9703F" w:rsidRPr="006F178A" w:rsidRDefault="00E9703F" w:rsidP="00E9703F">
      <w:pPr>
        <w:rPr>
          <w:rtl/>
        </w:rPr>
      </w:pPr>
      <w:del w:id="98046" w:author="מנוע מכני" w:date="2026-10-11T12:04:39Z">
        <w:r w:rsidRPr="006F178A">
          <w:rPr>
            <w:rtl/>
          </w:rPr>
          <w:delText xml:space="preserve"> </w:delText>
        </w:r>
      </w:del>
      <w:r w:rsidRPr="006F178A">
        <w:rPr>
          <w:rtl/>
        </w:rPr>
        <w:t xml:space="preserve">לעת"</w:t>
      </w:r>
      <w:r w:rsidRPr="006F178A">
        <w:rPr>
          <w:rFonts w:hint="cs"/>
          <w:rtl/>
        </w:rPr>
        <w:t xml:space="preserve">ל </w:t>
      </w:r>
      <w:r w:rsidRPr="006F178A">
        <w:rPr>
          <w:rtl/>
        </w:rPr>
        <w:t xml:space="preserve">יאמר לו </w:t>
      </w:r>
      <w:r w:rsidRPr="006F178A">
        <w:rPr>
          <w:rtl/>
        </w:rPr>
        <w:t xml:space="preserve">הקב"ה</w:t>
      </w:r>
      <w:r w:rsidRPr="006F178A">
        <w:rPr>
          <w:rtl/>
        </w:rPr>
        <w:t xml:space="preserve"> לאברהם: בניך חטאו לי. </w:t>
      </w:r>
      <w:r w:rsidRPr="006F178A">
        <w:rPr>
          <w:rtl/>
        </w:rPr>
        <w:t xml:space="preserve">אמר</w:t>
      </w:r>
      <w:r w:rsidRPr="006F178A">
        <w:rPr>
          <w:rtl/>
        </w:rPr>
        <w:t xml:space="preserve"> לפניו: </w:t>
      </w:r>
      <w:r w:rsidRPr="006F178A">
        <w:rPr>
          <w:rStyle w:val="2fb"/>
          <w:rtl/>
        </w:rPr>
        <w:t xml:space="preserve">רבש"ע</w:t>
      </w:r>
      <w:r w:rsidRPr="006F178A">
        <w:rPr>
          <w:rtl/>
        </w:rPr>
        <w:t xml:space="preserve"> - ימחו על קדושת שמך.</w:t>
      </w:r>
    </w:p>
    <w:p>
      <w:pPr>
        <w:pStyle w:val="38"/>
        <w:rPr>
          <w:ins w:id="98047" w:author="מנוע מכני" w:date="2026-10-11T12:04:39Z"/>
        </w:rPr>
      </w:pPr>
      <w:r w:rsidRPr="006F178A">
        <w:t xml:space="preserve">אמר</w:t>
      </w:r>
      <w:r w:rsidRPr="006F178A">
        <w:t xml:space="preserve">:</w:t>
      </w:r>
    </w:p>
    <w:p w:rsidR="00E9703F" w:rsidRPr="006F178A" w:rsidRDefault="00E9703F" w:rsidP="00E9703F">
      <w:pPr>
        <w:rPr>
          <w:rtl/>
        </w:rPr>
      </w:pPr>
      <w:del w:id="98048" w:author="מנוע מכני" w:date="2026-10-11T12:04:39Z">
        <w:r w:rsidRPr="006F178A">
          <w:rPr>
            <w:rtl/>
          </w:rPr>
          <w:delText xml:space="preserve"> </w:delText>
        </w:r>
      </w:del>
      <w:ins w:id="96079" w:author="מנוע מכני" w:date="2026-10-11T12:04:39Z">
        <w:ins w:id="101213" w:author="קלוד" w:date="2026-10-11T13:11:34Z">
          <w:r>
            <w:rPr>
              <w:rtl/>
            </w:rPr>
            <w:t xml:space="preserve">נאמר</w:t>
          </w:r>
        </w:ins>
        <w:del w:id="101214" w:author="קלוד" w:date="2026-10-11T13:11:34Z">
          <w:r>
            <w:rPr>
              <w:rtl/>
            </w:rPr>
            <w:delText xml:space="preserve">אמור</w:delText>
          </w:r>
        </w:del>
      </w:ins>
      <w:del w:id="96080" w:author="מנוע מכני" w:date="2026-10-11T12:04:39Z">
        <w:r w:rsidRPr="006F178A">
          <w:rPr>
            <w:rtl/>
          </w:rPr>
          <w:delText xml:space="preserve">אימר</w:delText>
        </w:r>
      </w:del>
      <w:r w:rsidRPr="006F178A">
        <w:rPr>
          <w:rtl/>
        </w:rPr>
        <w:t xml:space="preserve"> </w:t>
      </w:r>
      <w:ins w:id="93063" w:author="מנוע מכני" w:date="2026-10-11T12:04:39Z">
        <w:r>
          <w:rPr>
            <w:rtl/>
          </w:rPr>
          <w:t xml:space="preserve">לו</w:t>
        </w:r>
      </w:ins>
      <w:del w:id="93064" w:author="מנוע מכני" w:date="2026-10-11T12:04:39Z">
        <w:r w:rsidRPr="006F178A">
          <w:rPr>
            <w:rtl/>
          </w:rPr>
          <w:delText xml:space="preserve">ליה</w:delText>
        </w:r>
      </w:del>
      <w:r w:rsidRPr="006F178A">
        <w:rPr>
          <w:rtl/>
        </w:rPr>
        <w:t xml:space="preserve"> </w:t>
      </w:r>
      <w:ins w:id="101211" w:author="קלוד" w:date="2026-10-11T13:11:34Z">
        <w:r>
          <w:rPr>
            <w:rtl/>
          </w:rPr>
          <w:t xml:space="preserve">ליעקב,</w:t>
        </w:r>
      </w:ins>
      <w:del w:id="101212" w:author="קלוד" w:date="2026-10-11T13:11:34Z">
        <w:r w:rsidRPr="006F178A">
          <w:rPr>
            <w:rtl/>
          </w:rPr>
          <w:delText xml:space="preserve">ליעקב</w:delText>
        </w:r>
      </w:del>
      <w:r w:rsidRPr="006F178A">
        <w:rPr>
          <w:rtl/>
        </w:rPr>
        <w:t xml:space="preserve"> </w:t>
      </w:r>
      <w:ins w:id="95431" w:author="מנוע מכני" w:date="2026-10-11T12:04:39Z">
        <w:ins w:id="101209" w:author="קלוד" w:date="2026-10-11T13:11:34Z">
          <w:r>
            <w:rPr>
              <w:rtl/>
            </w:rPr>
            <w:t xml:space="preserve">שהיה</w:t>
          </w:r>
        </w:ins>
        <w:del w:id="101210" w:author="קלוד" w:date="2026-10-11T13:11:34Z">
          <w:r>
            <w:rPr>
              <w:rtl/>
            </w:rPr>
            <w:delText xml:space="preserve">דהיה</w:delText>
          </w:r>
        </w:del>
      </w:ins>
      <w:del w:id="95432" w:author="מנוע מכני" w:date="2026-10-11T12:04:39Z">
        <w:r w:rsidRPr="006F178A">
          <w:rPr>
            <w:rtl/>
          </w:rPr>
          <w:delText xml:space="preserve">דהוה</w:delText>
        </w:r>
      </w:del>
      <w:r w:rsidRPr="006F178A">
        <w:rPr>
          <w:rtl/>
        </w:rPr>
        <w:t xml:space="preserve"> </w:t>
      </w:r>
      <w:ins w:id="93065" w:author="מנוע מכני" w:date="2026-10-11T12:04:39Z">
        <w:r>
          <w:rPr>
            <w:rtl/>
          </w:rPr>
          <w:t xml:space="preserve">לו</w:t>
        </w:r>
      </w:ins>
      <w:del w:id="93066" w:author="מנוע מכני" w:date="2026-10-11T12:04:39Z">
        <w:r w:rsidRPr="006F178A">
          <w:rPr>
            <w:rtl/>
          </w:rPr>
          <w:delText xml:space="preserve">ליה</w:delText>
        </w:r>
      </w:del>
      <w:r w:rsidRPr="006F178A">
        <w:rPr>
          <w:rtl/>
        </w:rPr>
        <w:t xml:space="preserve"> צער גידול בנים, אפשר </w:t>
      </w:r>
      <w:ins w:id="101207" w:author="קלוד" w:date="2026-10-11T13:11:34Z">
        <w:r>
          <w:rPr>
            <w:rtl/>
          </w:rPr>
          <w:t xml:space="preserve">שיבקש</w:t>
        </w:r>
      </w:ins>
      <w:del w:id="101208" w:author="קלוד" w:date="2026-10-11T13:11:34Z">
        <w:r w:rsidRPr="006F178A">
          <w:rPr>
            <w:rtl/>
          </w:rPr>
          <w:delText xml:space="preserve">דבעי</w:delText>
        </w:r>
      </w:del>
      <w:r w:rsidRPr="006F178A">
        <w:rPr>
          <w:rtl/>
        </w:rPr>
        <w:t xml:space="preserve"> </w:t>
      </w:r>
      <w:ins w:id="101205" w:author="קלוד" w:date="2026-10-11T13:11:34Z">
        <w:r>
          <w:rPr>
            <w:rtl/>
          </w:rPr>
          <w:t xml:space="preserve">רחמים</w:t>
        </w:r>
      </w:ins>
      <w:del w:id="101206" w:author="קלוד" w:date="2026-10-11T13:11:34Z">
        <w:r w:rsidRPr="006F178A">
          <w:rPr>
            <w:rtl/>
          </w:rPr>
          <w:delText xml:space="preserve">רחמי</w:delText>
        </w:r>
      </w:del>
      <w:r w:rsidRPr="006F178A">
        <w:rPr>
          <w:rtl/>
        </w:rPr>
        <w:t xml:space="preserve"> </w:t>
      </w:r>
      <w:ins w:id="93061" w:author="מנוע מכני" w:date="2026-10-11T12:04:39Z">
        <w:r>
          <w:rPr>
            <w:rtl/>
          </w:rPr>
          <w:t xml:space="preserve">עליהם</w:t>
        </w:r>
      </w:ins>
      <w:del w:id="93062" w:author="מנוע מכני" w:date="2026-10-11T12:04:39Z">
        <w:r w:rsidRPr="006F178A">
          <w:rPr>
            <w:rtl/>
          </w:rPr>
          <w:delText xml:space="preserve">עלייהו</w:delText>
        </w:r>
      </w:del>
      <w:r w:rsidRPr="006F178A">
        <w:rPr>
          <w:rtl/>
        </w:rPr>
        <w:t xml:space="preserve">.</w:t>
      </w:r>
    </w:p>
    <w:p w:rsidR="00E9703F" w:rsidRPr="006F178A" w:rsidRDefault="00E9703F" w:rsidP="00E9703F">
      <w:pPr>
        <w:rPr>
          <w:rtl/>
        </w:rPr>
      </w:pPr>
      <w:r w:rsidRPr="006F178A">
        <w:rPr>
          <w:rFonts w:hint="cs"/>
          <w:rtl/>
        </w:rPr>
        <w:t>א</w:t>
      </w:r>
      <w:r w:rsidRPr="006F178A">
        <w:rPr>
          <w:rtl/>
        </w:rPr>
        <w:t>"</w:t>
      </w:r>
      <w:r w:rsidRPr="006F178A">
        <w:rPr>
          <w:rFonts w:hint="cs"/>
          <w:rtl/>
        </w:rPr>
        <w:t xml:space="preserve">ל</w:t>
      </w:r>
      <w:r w:rsidRPr="006F178A">
        <w:rPr>
          <w:rFonts w:hint="cs"/>
          <w:rtl/>
        </w:rPr>
        <w:t xml:space="preserve"> </w:t>
      </w:r>
      <w:r w:rsidRPr="006F178A">
        <w:rPr>
          <w:rtl/>
        </w:rPr>
        <w:t xml:space="preserve">בניך חטאו. </w:t>
      </w:r>
      <w:r w:rsidRPr="006F178A">
        <w:rPr>
          <w:rtl/>
        </w:rPr>
        <w:t xml:space="preserve">אמר</w:t>
      </w:r>
      <w:r w:rsidRPr="006F178A">
        <w:rPr>
          <w:rtl/>
        </w:rPr>
        <w:t xml:space="preserve"> לפניו: </w:t>
      </w:r>
      <w:r w:rsidRPr="006F178A">
        <w:rPr>
          <w:rStyle w:val="2fb"/>
          <w:rtl/>
        </w:rPr>
        <w:t xml:space="preserve">רבש"ע</w:t>
      </w:r>
      <w:r w:rsidRPr="006F178A">
        <w:rPr>
          <w:rtl/>
        </w:rPr>
        <w:t xml:space="preserve"> ימחו על קדושת שמך. </w:t>
      </w:r>
      <w:r w:rsidRPr="006F178A">
        <w:rPr>
          <w:rtl/>
        </w:rPr>
        <w:t xml:space="preserve">אמר</w:t>
      </w:r>
      <w:r w:rsidRPr="006F178A">
        <w:rPr>
          <w:rtl/>
        </w:rPr>
        <w:t xml:space="preserve">: </w:t>
      </w:r>
      <w:r w:rsidRPr="006F178A">
        <w:rPr>
          <w:rtl/>
        </w:rPr>
        <w:t xml:space="preserve">לא</w:t>
      </w:r>
      <w:r w:rsidRPr="006F178A">
        <w:rPr>
          <w:rtl/>
        </w:rPr>
        <w:t xml:space="preserve"> </w:t>
      </w:r>
      <w:ins w:id="101219" w:author="קלוד" w:date="2026-10-11T13:11:34Z">
        <w:r>
          <w:rPr>
            <w:rtl/>
          </w:rPr>
          <w:t xml:space="preserve">בזקנים</w:t>
        </w:r>
      </w:ins>
      <w:del w:id="101220" w:author="קלוד" w:date="2026-10-11T13:11:34Z">
        <w:r w:rsidRPr="006F178A">
          <w:rPr>
            <w:rtl/>
          </w:rPr>
          <w:delText xml:space="preserve">בסבי</w:delText>
        </w:r>
      </w:del>
      <w:r w:rsidRPr="006F178A">
        <w:rPr>
          <w:rtl/>
        </w:rPr>
        <w:t xml:space="preserve"> </w:t>
      </w:r>
      <w:ins w:id="101217" w:author="קלוד" w:date="2026-10-11T13:11:34Z">
        <w:r>
          <w:rPr>
            <w:rtl/>
          </w:rPr>
          <w:t xml:space="preserve">טעם,</w:t>
        </w:r>
      </w:ins>
      <w:del w:id="101218" w:author="קלוד" w:date="2026-10-11T13:11:34Z">
        <w:r w:rsidRPr="006F178A">
          <w:rPr>
            <w:rtl/>
          </w:rPr>
          <w:delText xml:space="preserve">טעמא,</w:delText>
        </w:r>
      </w:del>
      <w:r w:rsidRPr="006F178A">
        <w:rPr>
          <w:rtl/>
        </w:rPr>
        <w:t xml:space="preserve"> ולא </w:t>
      </w:r>
      <w:ins w:id="101215" w:author="קלוד" w:date="2026-10-11T13:11:34Z">
        <w:r>
          <w:rPr>
            <w:rtl/>
          </w:rPr>
          <w:t xml:space="preserve">בתינוקות</w:t>
        </w:r>
      </w:ins>
      <w:del w:id="101216" w:author="קלוד" w:date="2026-10-11T13:11:34Z">
        <w:r w:rsidRPr="006F178A">
          <w:rPr>
            <w:rtl/>
          </w:rPr>
          <w:delText xml:space="preserve">בדרדקי</w:delText>
        </w:r>
      </w:del>
      <w:r w:rsidRPr="006F178A">
        <w:rPr>
          <w:rtl/>
        </w:rPr>
        <w:t xml:space="preserve"> עצה.</w:t>
      </w:r>
    </w:p>
    <w:p>
      <w:pPr>
        <w:pStyle w:val="38"/>
        <w:rPr>
          <w:ins w:id="98049" w:author="מנוע מכני" w:date="2026-10-11T12:04:39Z"/>
        </w:rPr>
      </w:pPr>
      <w:r w:rsidRPr="006F178A">
        <w:t xml:space="preserve">אמר</w:t>
      </w:r>
      <w:r w:rsidRPr="006F178A">
        <w:t xml:space="preserve"> לו ליצחק:</w:t>
      </w:r>
    </w:p>
    <w:p w:rsidR="00E9703F" w:rsidRDefault="00E9703F" w:rsidP="00E9703F">
      <w:pPr>
        <w:rPr>
          <w:rtl/>
        </w:rPr>
      </w:pPr>
      <w:del w:id="98050" w:author="מנוע מכני" w:date="2026-10-11T12:04:39Z">
        <w:r w:rsidRPr="006F178A">
          <w:rPr>
            <w:rtl/>
          </w:rPr>
          <w:delText xml:space="preserve"> </w:delText>
        </w:r>
      </w:del>
      <w:r w:rsidRPr="006F178A">
        <w:rPr>
          <w:rtl/>
        </w:rPr>
        <w:t xml:space="preserve">בניך חטאו לי</w:t>
      </w:r>
      <w:r w:rsidRPr="006F178A">
        <w:rPr>
          <w:rFonts w:hint="cs"/>
          <w:rtl/>
        </w:rPr>
        <w:t>!</w:t>
      </w:r>
    </w:p>
    <w:p>
      <w:pPr>
        <w:pStyle w:val="38"/>
        <w:rPr>
          <w:ins w:id="98051" w:author="מנוע מכני" w:date="2026-10-11T12:04:39Z"/>
        </w:rPr>
      </w:pPr>
      <w:del w:id="99402" w:author="מנוע מכני" w:date="2026-10-11T12:04:39Z">
        <w:r w:rsidRPr="006F178A">
          <w:delText xml:space="preserve">אמר </w:delText>
        </w:r>
      </w:del>
      <w:ins w:id="101221" w:author="קלוד" w:date="2026-10-11T13:11:34Z">
        <w:r>
          <w:t xml:space="preserve">אמר לפניו:</w:t>
        </w:r>
      </w:ins>
      <w:del w:id="101222" w:author="קלוד" w:date="2026-10-11T13:11:34Z">
        <w:r w:rsidRPr="006F178A">
          <w:delText xml:space="preserve">לפניו:</w:delText>
        </w:r>
      </w:del>
    </w:p>
    <w:p w:rsidR="00E9703F" w:rsidRDefault="00E9703F" w:rsidP="00E9703F">
      <w:pPr>
        <w:rPr>
          <w:rtl/>
        </w:rPr>
      </w:pPr>
      <w:del w:id="98052" w:author="מנוע מכני" w:date="2026-10-11T12:04:39Z">
        <w:r w:rsidRPr="006F178A">
          <w:rPr>
            <w:rtl/>
          </w:rPr>
          <w:delText xml:space="preserve"> </w:delText>
        </w:r>
      </w:del>
      <w:r w:rsidRPr="006F178A">
        <w:rPr>
          <w:rStyle w:val="2fb"/>
          <w:rtl/>
        </w:rPr>
        <w:t xml:space="preserve">רבש"ע</w:t>
      </w:r>
      <w:r w:rsidRPr="006F178A">
        <w:rPr>
          <w:rtl/>
        </w:rPr>
        <w:t xml:space="preserve">, בני ולא בניך? </w:t>
      </w:r>
    </w:p>
    <w:p w:rsidR="00E9703F" w:rsidRPr="006F178A" w:rsidRDefault="00E9703F" w:rsidP="00E9703F">
      <w:pPr>
        <w:ind w:firstLine="266"/>
        <w:rPr>
          <w:rtl/>
        </w:rPr>
      </w:pPr>
      <w:r w:rsidRPr="006F178A">
        <w:rPr>
          <w:rtl/>
        </w:rPr>
        <w:t>בשעה שהקדימו לפניך נעשה לנשמע, קראת להם בני בכורי, עכשיו בני ולא בניך?</w:t>
      </w:r>
    </w:p>
    <w:p>
      <w:pPr>
        <w:pStyle w:val="38"/>
        <w:rPr>
          <w:ins w:id="98053" w:author="מנוע מכני" w:date="2026-10-11T12:04:39Z"/>
        </w:rPr>
      </w:pPr>
      <w:r w:rsidRPr="004640F6">
        <w:t xml:space="preserve">ועוד, כמה חטאו?</w:t>
      </w:r>
    </w:p>
    <w:p w:rsidR="00E9703F" w:rsidRPr="004640F6" w:rsidRDefault="00E9703F" w:rsidP="00E9703F">
      <w:pPr>
        <w:rPr>
          <w:spacing w:val="-4"/>
          <w:rtl/>
        </w:rPr>
      </w:pPr>
      <w:del w:id="98054" w:author="מנוע מכני" w:date="2026-10-11T12:04:39Z">
        <w:r w:rsidRPr="004640F6">
          <w:rPr>
            <w:spacing w:val="-4"/>
            <w:rtl/>
          </w:rPr>
          <w:delText xml:space="preserve"> </w:delText>
        </w:r>
      </w:del>
      <w:r w:rsidRPr="004640F6">
        <w:rPr>
          <w:spacing w:val="-4"/>
          <w:rtl/>
        </w:rPr>
        <w:t xml:space="preserve">כמה שנותיו של אדם - שבעים שנה. </w:t>
      </w:r>
      <w:r w:rsidRPr="004640F6">
        <w:rPr>
          <w:rFonts w:hint="cs"/>
          <w:spacing w:val="-4"/>
          <w:rtl/>
        </w:rPr>
        <w:t>הורד כ'</w:t>
      </w:r>
      <w:r w:rsidRPr="004640F6">
        <w:rPr>
          <w:spacing w:val="-4"/>
          <w:rtl/>
        </w:rPr>
        <w:t xml:space="preserve"> </w:t>
      </w:r>
      <w:ins w:id="101227" w:author="קלוד" w:date="2026-10-11T13:11:34Z">
        <w:r>
          <w:rPr>
            <w:spacing w:val="-4"/>
            <w:rtl/>
          </w:rPr>
          <w:t xml:space="preserve">שאינך</w:t>
        </w:r>
      </w:ins>
      <w:del w:id="101228" w:author="קלוד" w:date="2026-10-11T13:11:34Z">
        <w:r w:rsidRPr="004640F6">
          <w:rPr>
            <w:spacing w:val="-4"/>
            <w:rtl/>
          </w:rPr>
          <w:delText xml:space="preserve">דלא</w:delText>
        </w:r>
      </w:del>
      <w:r w:rsidRPr="004640F6">
        <w:rPr>
          <w:spacing w:val="-4"/>
          <w:rtl/>
        </w:rPr>
        <w:t xml:space="preserve"> </w:t>
      </w:r>
      <w:ins w:id="101225" w:author="קלוד" w:date="2026-10-11T13:11:34Z">
        <w:r>
          <w:rPr>
            <w:spacing w:val="-4"/>
            <w:rtl/>
          </w:rPr>
          <w:t xml:space="preserve">מעניש</w:t>
        </w:r>
      </w:ins>
      <w:del w:id="101226" w:author="קלוד" w:date="2026-10-11T13:11:34Z">
        <w:r w:rsidRPr="004640F6">
          <w:rPr>
            <w:spacing w:val="-4"/>
            <w:rtl/>
          </w:rPr>
          <w:delText xml:space="preserve">ענשת</w:delText>
        </w:r>
      </w:del>
      <w:r w:rsidRPr="004640F6">
        <w:rPr>
          <w:spacing w:val="-4"/>
          <w:rtl/>
        </w:rPr>
        <w:t xml:space="preserve"> </w:t>
      </w:r>
      <w:ins w:id="93067" w:author="מנוע מכני" w:date="2026-10-11T12:04:39Z">
        <w:r>
          <w:rPr>
            <w:spacing w:val="-4"/>
            <w:rtl/>
          </w:rPr>
          <w:t xml:space="preserve">עליהם</w:t>
        </w:r>
      </w:ins>
      <w:del w:id="93068" w:author="מנוע מכני" w:date="2026-10-11T12:04:39Z">
        <w:r w:rsidRPr="004640F6">
          <w:rPr>
            <w:spacing w:val="-4"/>
            <w:rtl/>
          </w:rPr>
          <w:delText xml:space="preserve">עלייהו</w:delText>
        </w:r>
      </w:del>
      <w:r w:rsidRPr="004640F6">
        <w:rPr>
          <w:spacing w:val="-4"/>
          <w:rtl/>
        </w:rPr>
        <w:t xml:space="preserve"> - </w:t>
      </w:r>
      <w:r w:rsidRPr="004640F6">
        <w:rPr>
          <w:rFonts w:hint="cs"/>
          <w:spacing w:val="-4"/>
          <w:rtl/>
        </w:rPr>
        <w:t>נותרו</w:t>
      </w:r>
      <w:r w:rsidRPr="004640F6">
        <w:rPr>
          <w:spacing w:val="-4"/>
          <w:rtl/>
        </w:rPr>
        <w:t xml:space="preserve"> </w:t>
      </w:r>
      <w:ins w:id="101223" w:author="קלוד" w:date="2026-10-11T13:11:34Z">
        <w:r>
          <w:rPr>
            <w:spacing w:val="-4"/>
            <w:rtl/>
          </w:rPr>
          <w:t xml:space="preserve">חמשים.</w:t>
        </w:r>
      </w:ins>
      <w:del w:id="101224" w:author="קלוד" w:date="2026-10-11T13:11:34Z">
        <w:r w:rsidRPr="004640F6">
          <w:rPr>
            <w:spacing w:val="-4"/>
            <w:rtl/>
          </w:rPr>
          <w:delText xml:space="preserve">חמשין.</w:delText>
        </w:r>
      </w:del>
    </w:p>
    <w:p w:rsidR="00E9703F" w:rsidRPr="006F178A" w:rsidRDefault="00E9703F" w:rsidP="00E9703F">
      <w:pPr>
        <w:rPr>
          <w:rtl/>
        </w:rPr>
      </w:pPr>
      <w:ins w:id="101235" w:author="קלוד" w:date="2026-10-11T13:11:34Z">
        <w:r>
          <w:rPr>
            <w:rtl/>
          </w:rPr>
          <w:t xml:space="preserve">הורד</w:t>
        </w:r>
      </w:ins>
      <w:del w:id="101236" w:author="קלוד" w:date="2026-10-11T13:11:34Z">
        <w:r w:rsidRPr="006F178A">
          <w:rPr>
            <w:rtl/>
          </w:rPr>
          <w:delText xml:space="preserve">דל</w:delText>
        </w:r>
      </w:del>
      <w:r w:rsidRPr="006F178A">
        <w:rPr>
          <w:rtl/>
        </w:rPr>
        <w:t xml:space="preserve"> </w:t>
      </w:r>
      <w:ins w:id="90041" w:author="מנוע מכני" w:date="2026-10-11T12:04:39Z">
        <w:r>
          <w:rPr>
            <w:rFonts w:hint="cs"/>
            <w:rtl/>
          </w:rPr>
          <w:t xml:space="preserve">כ"ה</w:t>
        </w:r>
      </w:ins>
      <w:del w:id="90042" w:author="מנוע מכני" w:date="2026-10-11T12:04:39Z">
        <w:r>
          <w:rPr>
            <w:rFonts w:hint="cs"/>
            <w:rtl/>
          </w:rPr>
          <w:delText xml:space="preserve">כ''ה</w:delText>
        </w:r>
      </w:del>
      <w:r>
        <w:rPr>
          <w:rFonts w:hint="cs"/>
          <w:rtl/>
        </w:rPr>
        <w:t xml:space="preserve"> </w:t>
      </w:r>
      <w:ins w:id="101233" w:author="קלוד" w:date="2026-10-11T13:11:34Z">
        <w:r>
          <w:rPr>
            <w:rtl/>
          </w:rPr>
          <w:t xml:space="preserve">של</w:t>
        </w:r>
      </w:ins>
      <w:del w:id="101234" w:author="קלוד" w:date="2026-10-11T13:11:34Z">
        <w:r w:rsidRPr="006F178A">
          <w:rPr>
            <w:rtl/>
          </w:rPr>
          <w:delText xml:space="preserve">דלילות</w:delText>
        </w:r>
      </w:del>
      <w:r w:rsidRPr="006F178A">
        <w:rPr>
          <w:rtl/>
        </w:rPr>
        <w:t xml:space="preserve"> </w:t>
      </w:r>
      <w:ins w:id="101231" w:author="קלוד" w:date="2026-10-11T13:11:34Z">
        <w:r>
          <w:rPr>
            <w:rtl/>
          </w:rPr>
          <w:t xml:space="preserve">לילות -</w:t>
        </w:r>
      </w:ins>
      <w:del w:id="101232" w:author="קלוד" w:date="2026-10-11T13:11:34Z">
        <w:r w:rsidRPr="006F178A">
          <w:rPr>
            <w:rtl/>
          </w:rPr>
          <w:delText xml:space="preserve">–</w:delText>
        </w:r>
      </w:del>
      <w:r w:rsidRPr="006F178A">
        <w:rPr>
          <w:rtl/>
        </w:rPr>
        <w:t xml:space="preserve"> </w:t>
      </w:r>
      <w:r w:rsidRPr="006F178A">
        <w:rPr>
          <w:rFonts w:hint="cs"/>
          <w:rtl/>
        </w:rPr>
        <w:t xml:space="preserve">נותרו </w:t>
      </w:r>
      <w:ins w:id="101229" w:author="קלוד" w:date="2026-10-11T13:11:34Z">
        <w:r>
          <w:rPr>
            <w:rtl/>
          </w:rPr>
          <w:t xml:space="preserve">עשרים</w:t>
        </w:r>
      </w:ins>
      <w:del w:id="101230" w:author="קלוד" w:date="2026-10-11T13:11:34Z">
        <w:r w:rsidRPr="006F178A">
          <w:rPr>
            <w:rtl/>
          </w:rPr>
          <w:delText xml:space="preserve">עשרין</w:delText>
        </w:r>
      </w:del>
      <w:r w:rsidRPr="006F178A">
        <w:rPr>
          <w:rtl/>
        </w:rPr>
        <w:t xml:space="preserve"> וחמשה.</w:t>
      </w:r>
    </w:p>
    <w:p w:rsidR="00E9703F" w:rsidRPr="009757B9" w:rsidRDefault="00E9703F" w:rsidP="00E9703F">
      <w:pPr>
        <w:rPr>
          <w:rFonts w:cs="Guttman Vilna"/>
          <w:b/>
          <w:bCs/>
          <w:rtl/>
        </w:rPr>
      </w:pPr>
      <w:ins w:id="101253" w:author="קלוד" w:date="2026-10-11T13:11:34Z">
        <w:r>
          <w:rPr>
            <w:rtl/>
          </w:rPr>
          <w:t xml:space="preserve">הורד</w:t>
        </w:r>
      </w:ins>
      <w:del w:id="101254" w:author="קלוד" w:date="2026-10-11T13:11:34Z">
        <w:r w:rsidRPr="006F178A">
          <w:rPr>
            <w:rtl/>
          </w:rPr>
          <w:delText xml:space="preserve">דל</w:delText>
        </w:r>
      </w:del>
      <w:r w:rsidRPr="006F178A">
        <w:rPr>
          <w:rtl/>
        </w:rPr>
        <w:t xml:space="preserve"> </w:t>
      </w:r>
      <w:ins w:id="90043" w:author="מנוע מכני" w:date="2026-10-11T12:04:39Z">
        <w:r>
          <w:rPr>
            <w:rFonts w:hint="cs"/>
            <w:rtl/>
          </w:rPr>
          <w:t xml:space="preserve">י"ב</w:t>
        </w:r>
      </w:ins>
      <w:del w:id="90044" w:author="מנוע מכני" w:date="2026-10-11T12:04:39Z">
        <w:r>
          <w:rPr>
            <w:rFonts w:hint="cs"/>
            <w:rtl/>
          </w:rPr>
          <w:delText xml:space="preserve">י''ב</w:delText>
        </w:r>
      </w:del>
      <w:r w:rsidRPr="006F178A">
        <w:rPr>
          <w:rFonts w:hint="cs"/>
          <w:rtl/>
        </w:rPr>
        <w:t xml:space="preserve"> </w:t>
      </w:r>
      <w:ins w:id="101251" w:author="קלוד" w:date="2026-10-11T13:11:34Z">
        <w:r>
          <w:rPr>
            <w:rFonts w:hint="cs"/>
            <w:rtl/>
          </w:rPr>
          <w:t xml:space="preserve">של</w:t>
        </w:r>
      </w:ins>
      <w:del w:id="101252" w:author="קלוד" w:date="2026-10-11T13:11:34Z">
        <w:r w:rsidRPr="006F178A">
          <w:rPr>
            <w:rFonts w:hint="cs"/>
            <w:rtl/>
          </w:rPr>
          <w:delText xml:space="preserve">דתפילה</w:delText>
        </w:r>
      </w:del>
      <w:r w:rsidRPr="006F178A">
        <w:rPr>
          <w:rFonts w:hint="cs"/>
          <w:rtl/>
        </w:rPr>
        <w:t xml:space="preserve"> </w:t>
      </w:r>
      <w:ins w:id="101249" w:author="קלוד" w:date="2026-10-11T13:11:34Z">
        <w:r>
          <w:rPr>
            <w:rtl/>
          </w:rPr>
          <w:t xml:space="preserve">תפילה,</w:t>
        </w:r>
      </w:ins>
      <w:del w:id="101250" w:author="קלוד" w:date="2026-10-11T13:11:34Z">
        <w:r w:rsidRPr="006F178A">
          <w:rPr>
            <w:rtl/>
          </w:rPr>
          <w:delText xml:space="preserve">ומיכל</w:delText>
        </w:r>
      </w:del>
      <w:r w:rsidRPr="006F178A">
        <w:rPr>
          <w:rtl/>
        </w:rPr>
        <w:t xml:space="preserve"> </w:t>
      </w:r>
      <w:ins w:id="101247" w:author="קלוד" w:date="2026-10-11T13:11:34Z">
        <w:r>
          <w:rPr>
            <w:rtl/>
          </w:rPr>
          <w:t xml:space="preserve">אכילה ובית</w:t>
        </w:r>
      </w:ins>
      <w:del w:id="101248" w:author="קלוד" w:date="2026-10-11T13:11:34Z">
        <w:r w:rsidRPr="006F178A">
          <w:rPr>
            <w:rtl/>
          </w:rPr>
          <w:delText xml:space="preserve">ודבית</w:delText>
        </w:r>
      </w:del>
      <w:r w:rsidRPr="006F178A">
        <w:rPr>
          <w:rtl/>
        </w:rPr>
        <w:t xml:space="preserve"> הכסא - </w:t>
      </w:r>
      <w:ins w:id="101245" w:author="קלוד" w:date="2026-10-11T13:11:34Z">
        <w:r>
          <w:rPr>
            <w:rtl/>
          </w:rPr>
          <w:t xml:space="preserve">נותרו</w:t>
        </w:r>
      </w:ins>
      <w:del w:id="101246" w:author="קלוד" w:date="2026-10-11T13:11:34Z">
        <w:r w:rsidRPr="006F178A">
          <w:rPr>
            <w:rtl/>
          </w:rPr>
          <w:delText xml:space="preserve">פשו</w:delText>
        </w:r>
      </w:del>
      <w:r w:rsidRPr="006F178A">
        <w:rPr>
          <w:rtl/>
        </w:rPr>
        <w:t xml:space="preserve"> </w:t>
      </w:r>
      <w:ins w:id="94297" w:author="מנוע מכני" w:date="2026-10-11T12:04:39Z">
        <w:r>
          <w:rPr>
            <w:rtl/>
          </w:rPr>
          <w:t xml:space="preserve">להם</w:t>
        </w:r>
      </w:ins>
      <w:del w:id="94298" w:author="מנוע מכני" w:date="2026-10-11T12:04:39Z">
        <w:r w:rsidRPr="006F178A">
          <w:rPr>
            <w:rtl/>
          </w:rPr>
          <w:delText xml:space="preserve">להו</w:delText>
        </w:r>
      </w:del>
      <w:r w:rsidRPr="006F178A">
        <w:rPr>
          <w:rtl/>
        </w:rPr>
        <w:t xml:space="preserve"> </w:t>
      </w:r>
      <w:ins w:id="90045" w:author="מנוע מכני" w:date="2026-10-11T12:04:39Z">
        <w:r>
          <w:rPr>
            <w:rFonts w:hint="cs"/>
            <w:rtl/>
          </w:rPr>
          <w:t xml:space="preserve">י"ב</w:t>
        </w:r>
      </w:ins>
      <w:del w:id="90046" w:author="מנוע מכני" w:date="2026-10-11T12:04:39Z">
        <w:r>
          <w:rPr>
            <w:rFonts w:hint="cs"/>
            <w:rtl/>
          </w:rPr>
          <w:delText xml:space="preserve">י''ב</w:delText>
        </w:r>
      </w:del>
      <w:r>
        <w:rPr>
          <w:rFonts w:hint="cs"/>
          <w:rtl/>
        </w:rPr>
        <w:t xml:space="preserve"> וחצי</w:t>
      </w:r>
      <w:r w:rsidRPr="006F178A">
        <w:rPr>
          <w:rtl/>
        </w:rPr>
        <w:t xml:space="preserve">. אם אתה סובל את כולם - מוטב, ואם </w:t>
      </w:r>
      <w:ins w:id="91351" w:author="מנוע מכני" w:date="2026-10-11T12:04:39Z">
        <w:r>
          <w:rPr>
            <w:rtl/>
          </w:rPr>
          <w:t xml:space="preserve">לא</w:t>
        </w:r>
      </w:ins>
      <w:del w:id="91352" w:author="מנוע מכני" w:date="2026-10-11T12:04:39Z">
        <w:r w:rsidRPr="006F178A">
          <w:rPr>
            <w:rtl/>
          </w:rPr>
          <w:delText xml:space="preserve">לאו</w:delText>
        </w:r>
      </w:del>
      <w:r w:rsidRPr="006F178A">
        <w:rPr>
          <w:rtl/>
        </w:rPr>
        <w:t xml:space="preserve"> </w:t>
      </w:r>
      <w:ins w:id="101243" w:author="קלוד" w:date="2026-10-11T13:11:34Z">
        <w:r>
          <w:rPr>
            <w:rtl/>
          </w:rPr>
          <w:t xml:space="preserve">-</w:t>
        </w:r>
      </w:ins>
      <w:del w:id="101244" w:author="קלוד" w:date="2026-10-11T13:11:34Z">
        <w:r>
          <w:rPr>
            <w:rtl/>
          </w:rPr>
          <w:delText xml:space="preserve">–</w:delText>
        </w:r>
      </w:del>
      <w:r w:rsidRPr="006F178A">
        <w:rPr>
          <w:rtl/>
        </w:rPr>
        <w:t xml:space="preserve"> </w:t>
      </w:r>
      <w:r>
        <w:rPr>
          <w:rFonts w:hint="cs"/>
          <w:rtl/>
        </w:rPr>
        <w:t xml:space="preserve">חצי עלי וחצי </w:t>
      </w:r>
      <w:r w:rsidRPr="006F178A">
        <w:rPr>
          <w:rtl/>
        </w:rPr>
        <w:t xml:space="preserve">עליך. </w:t>
      </w:r>
      <w:r>
        <w:rPr>
          <w:rFonts w:hint="cs"/>
          <w:rtl/>
        </w:rPr>
        <w:t xml:space="preserve">וא</w:t>
      </w:r>
      <w:ins w:id="90047" w:author="מנוע מכני" w:date="2026-10-11T12:04:39Z">
        <w:r>
          <w:rPr>
            <w:rFonts w:hint="cs"/>
            <w:rtl/>
          </w:rPr>
          <w:t xml:space="preserve">ת"ל</w:t>
        </w:r>
      </w:ins>
      <w:del w:id="90048" w:author="מנוע מכני" w:date="2026-10-11T12:04:39Z">
        <w:r>
          <w:rPr>
            <w:rFonts w:hint="cs"/>
            <w:rtl/>
          </w:rPr>
          <w:delText xml:space="preserve">ת''ל</w:delText>
        </w:r>
      </w:del>
      <w:r>
        <w:rPr>
          <w:rFonts w:hint="cs"/>
          <w:rtl/>
        </w:rPr>
        <w:t xml:space="preserve"> </w:t>
      </w:r>
      <w:r w:rsidRPr="006F178A">
        <w:rPr>
          <w:rtl/>
        </w:rPr>
        <w:t xml:space="preserve">כולם עלי - </w:t>
      </w:r>
      <w:ins w:id="101241" w:author="קלוד" w:date="2026-10-11T13:11:34Z">
        <w:r>
          <w:rPr>
            <w:rtl/>
          </w:rPr>
          <w:t xml:space="preserve">הרי</w:t>
        </w:r>
      </w:ins>
      <w:del w:id="101242" w:author="קלוד" w:date="2026-10-11T13:11:34Z">
        <w:r w:rsidRPr="006F178A">
          <w:rPr>
            <w:rtl/>
          </w:rPr>
          <w:delText xml:space="preserve">הא</w:delText>
        </w:r>
      </w:del>
      <w:r w:rsidRPr="006F178A">
        <w:rPr>
          <w:rtl/>
        </w:rPr>
        <w:t xml:space="preserve"> </w:t>
      </w:r>
      <w:ins w:id="101239" w:author="קלוד" w:date="2026-10-11T13:11:34Z">
        <w:r>
          <w:rPr>
            <w:rtl/>
          </w:rPr>
          <w:t xml:space="preserve">הקרבתי</w:t>
        </w:r>
      </w:ins>
      <w:del w:id="101240" w:author="קלוד" w:date="2026-10-11T13:11:34Z">
        <w:r w:rsidRPr="006F178A">
          <w:rPr>
            <w:rtl/>
          </w:rPr>
          <w:delText xml:space="preserve">קריבית</w:delText>
        </w:r>
      </w:del>
      <w:r w:rsidRPr="006F178A">
        <w:rPr>
          <w:rtl/>
        </w:rPr>
        <w:t xml:space="preserve"> נפשי </w:t>
      </w:r>
      <w:ins w:id="101237" w:author="קלוד" w:date="2026-10-11T13:11:34Z">
        <w:r>
          <w:rPr>
            <w:rtl/>
          </w:rPr>
          <w:t xml:space="preserve">לפניך.</w:t>
        </w:r>
      </w:ins>
      <w:del w:id="101238" w:author="קלוד" w:date="2026-10-11T13:11:34Z">
        <w:r w:rsidRPr="006F178A">
          <w:rPr>
            <w:rtl/>
          </w:rPr>
          <w:delText xml:space="preserve">קמך.</w:delText>
        </w:r>
      </w:del>
    </w:p>
    <w:p w:rsidR="00E9703F" w:rsidRPr="006F178A" w:rsidRDefault="00E9703F" w:rsidP="00E9703F">
      <w:pPr>
        <w:rPr>
          <w:rtl/>
        </w:rPr>
      </w:pPr>
      <w:r w:rsidRPr="006F178A">
        <w:rPr>
          <w:rtl/>
        </w:rPr>
        <w:t xml:space="preserve">פתחו ואמרו: </w:t>
      </w:r>
      <w:r w:rsidRPr="006F178A">
        <w:rPr>
          <w:rFonts w:hint="cs"/>
          <w:rtl/>
        </w:rPr>
        <w:t xml:space="preserve">כי </w:t>
      </w:r>
      <w:r w:rsidRPr="006F178A">
        <w:rPr>
          <w:rtl/>
        </w:rPr>
        <w:t xml:space="preserve">אתה אבינו. </w:t>
      </w:r>
      <w:r w:rsidRPr="006F178A">
        <w:rPr>
          <w:rtl/>
        </w:rPr>
        <w:t xml:space="preserve">אמר</w:t>
      </w:r>
      <w:r w:rsidRPr="006F178A">
        <w:rPr>
          <w:rtl/>
        </w:rPr>
        <w:t xml:space="preserve"> להם יצחק: עד שאתם מקלסין לי - קלסו להקב"ה, ומ</w:t>
      </w:r>
      <w:r w:rsidRPr="006F178A">
        <w:rPr>
          <w:rFonts w:hint="cs"/>
          <w:rtl/>
        </w:rPr>
        <w:t>ראה</w:t>
      </w:r>
      <w:r w:rsidRPr="006F178A">
        <w:rPr>
          <w:rtl/>
        </w:rPr>
        <w:t xml:space="preserve"> לה</w:t>
      </w:r>
      <w:r w:rsidRPr="006F178A">
        <w:rPr>
          <w:rFonts w:hint="cs"/>
          <w:rtl/>
        </w:rPr>
        <w:t>ם</w:t>
      </w:r>
      <w:r w:rsidRPr="006F178A">
        <w:rPr>
          <w:rtl/>
        </w:rPr>
        <w:t xml:space="preserve"> יצחק </w:t>
      </w:r>
      <w:r w:rsidRPr="006F178A">
        <w:rPr>
          <w:rtl/>
        </w:rPr>
        <w:t xml:space="preserve">הקב"ה</w:t>
      </w:r>
      <w:r w:rsidRPr="006F178A">
        <w:rPr>
          <w:rtl/>
        </w:rPr>
        <w:t xml:space="preserve"> </w:t>
      </w:r>
      <w:ins w:id="90343" w:author="Claude - סמנטי" w:date="2026-10-11T12:28:21Z">
        <w:r>
          <w:rPr>
            <w:rtl/>
          </w:rPr>
          <w:t xml:space="preserve">בעיניהם</w:t>
        </w:r>
      </w:ins>
      <w:del w:id="90344" w:author="Claude - סמנטי" w:date="2026-10-11T12:28:21Z">
        <w:r w:rsidRPr="006F178A">
          <w:rPr>
            <w:rtl/>
          </w:rPr>
          <w:delText xml:space="preserve">בעינייהו</w:delText>
        </w:r>
      </w:del>
      <w:r w:rsidRPr="006F178A">
        <w:rPr>
          <w:rtl/>
        </w:rPr>
        <w:t xml:space="preserve">.</w:t>
      </w:r>
    </w:p>
    <w:p w:rsidR="00E9703F" w:rsidRPr="006F178A" w:rsidRDefault="00E9703F" w:rsidP="00E9703F">
      <w:pPr>
        <w:rPr>
          <w:rtl/>
        </w:rPr>
      </w:pPr>
      <w:r w:rsidRPr="006F178A">
        <w:rPr>
          <w:rtl/>
        </w:rPr>
        <w:t>מיד נשאו עיניהם למרום ואומרים</w:t>
      </w:r>
      <w:r w:rsidRPr="00784B8D">
        <w:rPr>
          <w:rStyle w:val="afffff0"/>
          <w:rtl/>
        </w:rPr>
        <w:t xml:space="preserve"> </w:t>
      </w:r>
      <w:r w:rsidRPr="00784B8D">
        <w:rPr>
          <w:rStyle w:val="afffff0"/>
          <w:rFonts w:hint="cs"/>
          <w:rtl/>
        </w:rPr>
        <w:t>'</w:t>
      </w:r>
      <w:ins w:id="91191" w:author="Claude - סמנטי" w:date="2026-10-11T12:28:21Z">
        <w:r>
          <w:rPr>
            <w:rStyle w:val="afffff0"/>
            <w:rtl/>
          </w:rPr>
          <w:t xml:space="preserve">אַתָּה ה</w:t>
        </w:r>
      </w:ins>
      <w:del w:id="91192" w:author="Claude - סמנטי" w:date="2026-10-11T12:28:21Z">
        <w:r w:rsidRPr="00784B8D">
          <w:rPr>
            <w:rStyle w:val="afffff0"/>
            <w:rtl/>
          </w:rPr>
          <w:delText xml:space="preserve">אתה </w:delText>
        </w:r>
        <w:r>
          <w:rPr>
            <w:rStyle w:val="afffff0"/>
            <w:rtl/>
          </w:rPr>
          <w:delText xml:space="preserve">ה</w:delText>
        </w:r>
      </w:del>
      <w:r>
        <w:rPr>
          <w:rStyle w:val="afffff0"/>
          <w:rtl/>
        </w:rPr>
        <w:t xml:space="preserve">'</w:t>
      </w:r>
      <w:r w:rsidRPr="00784B8D">
        <w:rPr>
          <w:rStyle w:val="afffff0"/>
          <w:rtl/>
        </w:rPr>
        <w:t xml:space="preserve"> אבינו גואלנו מעולם שמך</w:t>
      </w:r>
      <w:r w:rsidRPr="00784B8D">
        <w:rPr>
          <w:rStyle w:val="afffff0"/>
          <w:rFonts w:hint="cs"/>
          <w:rtl/>
        </w:rPr>
        <w:t>'</w:t>
      </w:r>
      <w:r w:rsidRPr="00784B8D">
        <w:rPr>
          <w:rStyle w:val="afffff0"/>
          <w:rtl/>
        </w:rPr>
        <w:t>.</w:t>
      </w:r>
    </w:p>
    <w:p>
      <w:pPr>
        <w:pStyle w:val="afffff8"/>
        <w:rPr>
          <w:ins w:id="90649" w:author="קלוד" w:date="2026-10-11T12:33:55Z"/>
        </w:rPr>
      </w:pPr>
      <w:ins w:id="90650" w:author="קלוד" w:date="2026-10-11T12:33:55Z">
        <w:r>
          <w:rPr>
            <w:color w:val="7B3F00"/>
          </w:rPr>
          <w:t xml:space="preserve">ירידת יעקב למצרים - 'בחבלי אדם אמשכם'</w:t>
        </w:r>
      </w:ins>
    </w:p>
    <w:p>
      <w:pPr>
        <w:pStyle w:val="38"/>
        <w:rPr>
          <w:ins w:id="98056" w:author="מנוע מכני" w:date="2026-10-11T12:04:39Z"/>
        </w:rPr>
      </w:pPr>
      <w:del w:id="98055" w:author="מנוע מכני" w:date="2026-10-11T12:04:39Z">
        <w:r>
          <w:lastRenderedPageBreak/>
          <w:delText xml:space="preserve">•</w:delText>
        </w:r>
      </w:del>
      <w:r>
        <w:lastRenderedPageBreak/>
        <w:t xml:space="preserve"> ר</w:t>
      </w:r>
      <w:r w:rsidR="00E9703F" w:rsidRPr="006F178A">
        <w:t>חב</w:t>
      </w:r>
      <w:r w:rsidR="00E9703F" w:rsidRPr="006F178A">
        <w:t>"</w:t>
      </w:r>
      <w:r w:rsidR="00E9703F" w:rsidRPr="006F178A">
        <w:t>א מרי</w:t>
      </w:r>
      <w:r w:rsidR="00E9703F" w:rsidRPr="006F178A">
        <w:t>"</w:t>
      </w:r>
      <w:r w:rsidR="00E9703F" w:rsidRPr="006F178A">
        <w:t>ו</w:t>
      </w:r>
      <w:r w:rsidR="00E9703F" w:rsidRPr="006F178A">
        <w:t xml:space="preserve">:</w:t>
      </w:r>
    </w:p>
    <w:p w:rsidR="00E9703F" w:rsidRPr="006F178A" w:rsidRDefault="00524703" w:rsidP="00E9703F">
      <w:pPr>
        <w:rPr>
          <w:rtl/>
        </w:rPr>
      </w:pPr>
      <w:del w:id="98057" w:author="מנוע מכני" w:date="2026-10-11T12:04:39Z">
        <w:r w:rsidR="00E9703F" w:rsidRPr="006F178A">
          <w:rPr>
            <w:rtl/>
          </w:rPr>
          <w:delText xml:space="preserve"> </w:delText>
        </w:r>
      </w:del>
      <w:r w:rsidR="00E9703F" w:rsidRPr="006F178A">
        <w:rPr>
          <w:rtl/>
        </w:rPr>
        <w:t xml:space="preserve">ראוי היה יעקב אבינו לירד למצרים בשלשלאות של ברזל, אלא שזכותו </w:t>
      </w:r>
      <w:r w:rsidR="00E9703F" w:rsidRPr="00824B91">
        <w:rPr>
          <w:spacing w:val="-2"/>
          <w:rtl/>
        </w:rPr>
        <w:t xml:space="preserve">גרמה לו </w:t>
      </w:r>
      <w:r w:rsidR="00E9703F" w:rsidRPr="00824B91">
        <w:rPr>
          <w:rStyle w:val="afffff0"/>
          <w:spacing w:val="-2"/>
          <w:rtl/>
        </w:rPr>
        <w:t xml:space="preserve">ד'</w:t>
      </w:r>
      <w:r w:rsidR="00E9703F" w:rsidRPr="00824B91">
        <w:rPr>
          <w:rStyle w:val="afffff0"/>
          <w:spacing w:val="-2"/>
          <w:rtl/>
        </w:rPr>
        <w:t xml:space="preserve">בחבלי אדם אמשכם בעבתות אהבה ואהיה להם כמרימי על על לחיהם ואט אליו אוכיל</w:t>
      </w:r>
      <w:r w:rsidR="00E9703F" w:rsidRPr="00824B91">
        <w:rPr>
          <w:rStyle w:val="afffff0"/>
          <w:rFonts w:hint="cs"/>
          <w:spacing w:val="-2"/>
          <w:rtl/>
        </w:rPr>
        <w:t>'</w:t>
      </w:r>
      <w:r w:rsidR="00E9703F" w:rsidRPr="00824B91">
        <w:rPr>
          <w:rStyle w:val="afffff0"/>
          <w:spacing w:val="-2"/>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פט.</w:t>
      </w:r>
    </w:p>
    <w:p>
      <w:pPr>
        <w:pStyle w:val="MishnaBatzad"/>
        <w:rPr>
          <w:ins w:id="20521" w:author="קלוד" w:date="2026-10-11T09:07:15Z"/>
        </w:rPr>
      </w:pPr>
      <w:ins w:id="20520" w:author="קלוד" w:date="2026-10-11T09:07:15Z">
        <w:r>
          <w:t xml:space="preserve">משנה ה</w:t>
        </w:r>
      </w:ins>
    </w:p>
    <w:p w:rsidR="00E9703F" w:rsidRPr="009757B9" w:rsidRDefault="00E9703F" w:rsidP="00E9703F">
      <w:pPr>
        <w:pStyle w:val="afff9"/>
        <w:rPr>
          <w:del w:id="20234" w:author="קלוד" w:date="2026-10-11T09:07:15Z"/>
          <w:b/>
          <w:rtl/>
        </w:rPr>
      </w:pPr>
      <w:del w:id="20233"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50" w:author="קלוד" w:date="2026-10-11T12:09:42Z">
          <w:pPr>
            <w:pStyle w:val="afff9"/>
          </w:pPr>
        </w:pPrChange>
      </w:pPr>
      <w:r w:rsidRPr="009757B9">
        <w:rPr>
          <w:b/>
          <w:rtl/>
        </w:rPr>
        <w:t>המוציא עצים - כדי לבשל ביצה קלה.</w:t>
      </w:r>
    </w:p>
    <w:p w:rsidR="00E9703F" w:rsidRPr="009757B9" w:rsidRDefault="00E9703F" w:rsidP="00E9703F">
      <w:pPr>
        <w:pStyle w:val="afff9"/>
        <w:rPr>
          <w:b/>
          <w:rtl/>
        </w:rPr>
      </w:pPr>
      <w:r w:rsidRPr="009757B9">
        <w:rPr>
          <w:b/>
          <w:rtl/>
        </w:rPr>
        <w:t>תבלין - כדי לתבל ביצה קלה, ומצטרפין זה עם זה.</w:t>
      </w:r>
    </w:p>
    <w:p w:rsidR="00E9703F" w:rsidRPr="009757B9" w:rsidRDefault="00E9703F" w:rsidP="00E9703F">
      <w:pPr>
        <w:pStyle w:val="afff9"/>
        <w:rPr>
          <w:b/>
          <w:rtl/>
        </w:rPr>
      </w:pPr>
      <w:r w:rsidRPr="009757B9">
        <w:rPr>
          <w:b/>
          <w:rtl/>
        </w:rPr>
        <w:t>קליפי אגוזין, קליפי רמונים, איסטיס ופואה - כדי לצבוע בהן בגד קטן.</w:t>
      </w:r>
    </w:p>
    <w:p w:rsidR="00E9703F" w:rsidRPr="00B20210" w:rsidRDefault="00E9703F" w:rsidP="00E9703F">
      <w:pPr>
        <w:pStyle w:val="afff9"/>
        <w:rPr>
          <w:b/>
          <w:rtl/>
        </w:rPr>
      </w:pPr>
      <w:r w:rsidRPr="00B20210">
        <w:rPr>
          <w:b/>
          <w:rtl/>
        </w:rPr>
        <w:t>פי סבכה. מי רגלים, נתר, ובורית, קמוליא, ואשלג - כדי לכבס בגד קטן.</w:t>
      </w:r>
    </w:p>
    <w:p w:rsidR="00E9703F" w:rsidRPr="009757B9" w:rsidRDefault="00E9703F" w:rsidP="00E9703F">
      <w:pPr>
        <w:pStyle w:val="afff9"/>
        <w:rPr>
          <w:b/>
          <w:rtl/>
        </w:rPr>
      </w:pPr>
      <w:r>
        <w:rPr>
          <w:b/>
          <w:rtl/>
        </w:rPr>
        <w:t xml:space="preserve">פי סבכה. </w:t>
      </w:r>
      <w:r>
        <w:rPr>
          <w:rStyle w:val="TanaimMishna"/>
          <w:b/>
          <w:rtl/>
          <w:rPrChange w:id="100483" w:author="Claude" w:date="2026-10-11T09:08:03Z">
            <w:rPr>
              <w:b/>
              <w:rtl/>
            </w:rPr>
          </w:rPrChange>
        </w:rPr>
        <w:t xml:space="preserve">ר"י</w:t>
      </w:r>
      <w:r>
        <w:rPr>
          <w:rStyle w:val="TanaimMishna"/>
          <w:b/>
          <w:rtl/>
          <w:rPrChange w:id="100484" w:author="Claude" w:date="2026-10-11T09:08:03Z">
            <w:rPr>
              <w:b/>
              <w:rtl/>
            </w:rPr>
          </w:rPrChange>
        </w:rPr>
        <w:t xml:space="preserve">:</w:t>
      </w:r>
      <w:r>
        <w:rPr>
          <w:b/>
          <w:rtl/>
        </w:rPr>
        <w:t xml:space="preserve"> כדי להעביר את הכתם.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עצים</w:t>
      </w:r>
      <w:ins w:id="101267" w:author="קלוד" w:date="2026-10-11T13:11:34Z">
        <w:r>
          <w:rPr>
            <w:rFonts w:ascii="Fb Fontext" w:hAnsi="Fb Fontext"/>
            <w:rtl/>
          </w:rPr>
          <w:t xml:space="preserve"> - </w:t>
        </w:r>
      </w:ins>
      <w:del w:id="101268" w:author="קלוד" w:date="2026-10-11T13:11:34Z">
        <w:r w:rsidRPr="006F178A">
          <w:rPr>
            <w:rFonts w:ascii="Fb Fontext" w:hAnsi="Fb Fontext"/>
            <w:rtl/>
          </w:rPr>
          <w:delText xml:space="preserve"> </w:delText>
        </w:r>
      </w:del>
      <w:r w:rsidRPr="006F178A">
        <w:rPr>
          <w:rFonts w:ascii="Fb Fontext" w:hAnsi="Fb Fontext"/>
          <w:rtl/>
        </w:rPr>
        <w:t xml:space="preserve">הוו"א </w:t>
      </w:r>
      <w:ins w:id="101265" w:author="קלוד" w:date="2026-10-11T13:11:34Z">
        <w:r>
          <w:rPr>
            <w:rFonts w:ascii="Fb Fontext" w:hAnsi="Fb Fontext"/>
            <w:rtl/>
          </w:rPr>
          <w:t xml:space="preserve">שראויים</w:t>
        </w:r>
      </w:ins>
      <w:del w:id="101266" w:author="קלוד" w:date="2026-10-11T13:11:34Z">
        <w:r w:rsidRPr="006F178A">
          <w:rPr>
            <w:rFonts w:ascii="Fb Fontext" w:hAnsi="Fb Fontext"/>
            <w:rtl/>
          </w:rPr>
          <w:delText xml:space="preserve">דחזו</w:delText>
        </w:r>
      </w:del>
      <w:r w:rsidRPr="006F178A">
        <w:rPr>
          <w:rFonts w:ascii="Fb Fontext" w:hAnsi="Fb Fontext"/>
          <w:rtl/>
        </w:rPr>
        <w:t xml:space="preserve"> </w:t>
      </w:r>
      <w:r>
        <w:rPr>
          <w:rFonts w:ascii="Fb Fontext" w:hAnsi="Fb Fontext"/>
          <w:rtl/>
        </w:rPr>
        <w:t>אפי'</w:t>
      </w:r>
      <w:r w:rsidRPr="006F178A">
        <w:rPr>
          <w:rFonts w:ascii="Fb Fontext" w:hAnsi="Fb Fontext"/>
          <w:rtl/>
        </w:rPr>
        <w:t xml:space="preserve"> </w:t>
      </w:r>
      <w:ins w:id="101263" w:author="קלוד" w:date="2026-10-11T13:11:34Z">
        <w:r>
          <w:rPr>
            <w:rFonts w:ascii="Fb Fontext" w:hAnsi="Fb Fontext"/>
            <w:rtl/>
          </w:rPr>
          <w:t xml:space="preserve">לשן</w:t>
        </w:r>
      </w:ins>
      <w:del w:id="101264" w:author="קלוד" w:date="2026-10-11T13:11:34Z">
        <w:r w:rsidRPr="006F178A">
          <w:rPr>
            <w:rFonts w:ascii="Fb Fontext" w:hAnsi="Fb Fontext"/>
            <w:rtl/>
          </w:rPr>
          <w:delText xml:space="preserve">לככא</w:delText>
        </w:r>
      </w:del>
      <w:r w:rsidRPr="006F178A">
        <w:rPr>
          <w:rFonts w:ascii="Fb Fontext" w:hAnsi="Fb Fontext"/>
          <w:rtl/>
        </w:rPr>
        <w:t xml:space="preserve"> </w:t>
      </w:r>
      <w:ins w:id="101261" w:author="קלוד" w:date="2026-10-11T13:11:34Z">
        <w:r>
          <w:rPr>
            <w:rFonts w:ascii="Fb Fontext" w:hAnsi="Fb Fontext"/>
            <w:rtl/>
          </w:rPr>
          <w:t xml:space="preserve">מפתח,</w:t>
        </w:r>
      </w:ins>
      <w:del w:id="101262" w:author="קלוד" w:date="2026-10-11T13:11:34Z">
        <w:r w:rsidRPr="006F178A">
          <w:rPr>
            <w:rFonts w:ascii="Fb Fontext" w:hAnsi="Fb Fontext"/>
            <w:rtl/>
          </w:rPr>
          <w:delText xml:space="preserve">דאקלידא</w:delText>
        </w:r>
      </w:del>
      <w:r w:rsidRPr="006F178A">
        <w:rPr>
          <w:rFonts w:ascii="Fb Fontext" w:hAnsi="Fb Fontext"/>
          <w:rtl/>
        </w:rPr>
        <w:t xml:space="preserve"> </w:t>
      </w:r>
      <w:ins w:id="101259" w:author="קלוד" w:date="2026-10-11T13:11:34Z">
        <w:r>
          <w:rPr>
            <w:rFonts w:ascii="Fb Fontext" w:hAnsi="Fb Fontext"/>
            <w:rtl/>
          </w:rPr>
          <w:t xml:space="preserve">קמ"ל:</w:t>
        </w:r>
      </w:ins>
      <w:del w:id="101260" w:author="קלוד" w:date="2026-10-11T13:11:34Z">
        <w:r w:rsidRPr="006F178A">
          <w:rPr>
            <w:rFonts w:ascii="Fb Fontext" w:hAnsi="Fb Fontext"/>
            <w:rtl/>
          </w:rPr>
          <w:delText xml:space="preserve">[שן</w:delText>
        </w:r>
      </w:del>
      <w:r w:rsidRPr="006F178A">
        <w:rPr>
          <w:rFonts w:ascii="Fb Fontext" w:hAnsi="Fb Fontext"/>
          <w:rtl/>
        </w:rPr>
        <w:t xml:space="preserve"> </w:t>
      </w:r>
      <w:ins w:id="101257" w:author="קלוד" w:date="2026-10-11T13:11:34Z">
        <w:r>
          <w:rPr>
            <w:rFonts w:ascii="Fb Fontext" w:hAnsi="Fb Fontext"/>
            <w:rtl/>
          </w:rPr>
          <w:t xml:space="preserve">כדי</w:t>
        </w:r>
      </w:ins>
      <w:del w:id="101258" w:author="קלוד" w:date="2026-10-11T13:11:34Z">
        <w:r w:rsidRPr="006F178A">
          <w:rPr>
            <w:rFonts w:ascii="Fb Fontext" w:hAnsi="Fb Fontext"/>
            <w:rtl/>
          </w:rPr>
          <w:delText xml:space="preserve">מפתח]</w:delText>
        </w:r>
      </w:del>
      <w:r w:rsidRPr="006F178A">
        <w:rPr>
          <w:rFonts w:ascii="Fb Fontext" w:hAnsi="Fb Fontext"/>
          <w:rtl/>
        </w:rPr>
        <w:t xml:space="preserve"> </w:t>
      </w:r>
      <w:ins w:id="101255" w:author="קלוד" w:date="2026-10-11T13:11:34Z">
        <w:r>
          <w:rPr>
            <w:rFonts w:ascii="Fb Fontext" w:hAnsi="Fb Fontext"/>
            <w:rtl/>
          </w:rPr>
          <w:t xml:space="preserve">לבשל</w:t>
        </w:r>
      </w:ins>
      <w:del w:id="101256" w:author="קלוד" w:date="2026-10-11T13:11:34Z">
        <w:r w:rsidRPr="006F178A">
          <w:rPr>
            <w:rFonts w:ascii="Fb Fontext" w:hAnsi="Fb Fontext"/>
            <w:rtl/>
          </w:rPr>
          <w:delText xml:space="preserve">קמ"ל</w:delText>
        </w:r>
        <w:r w:rsidRPr="006F178A">
          <w:rPr>
            <w:rFonts w:ascii="Fb Fontext" w:hAnsi="Fb Fontext"/>
            <w:rtl/>
          </w:rPr>
          <w:delText xml:space="preserve"> לבישול</w:delText>
        </w:r>
      </w:del>
      <w:r w:rsidRPr="006F178A">
        <w:rPr>
          <w:rFonts w:ascii="Fb Fontext" w:hAnsi="Fb Fontext"/>
          <w:rtl/>
        </w:rPr>
        <w:t xml:space="preserve"> ביצה קלה.</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Style w:val="afffe"/>
          <w:rFonts w:ascii="Fb Fontext" w:hAnsi="Fb Fontext"/>
          <w:rtl/>
        </w:rPr>
        <w:t>תבלין</w:t>
      </w:r>
      <w:r w:rsidRPr="006F178A">
        <w:rPr>
          <w:rtl/>
        </w:rPr>
        <w:t xml:space="preserve"> כדי לתבל ביצה קלה. </w:t>
      </w:r>
      <w:ins w:id="101279" w:author="קלוד" w:date="2026-10-11T13:11:34Z">
        <w:r>
          <w:rPr>
            <w:rtl/>
          </w:rPr>
          <w:t xml:space="preserve">מדובר</w:t>
        </w:r>
      </w:ins>
      <w:del w:id="101280" w:author="קלוד" w:date="2026-10-11T13:11:34Z">
        <w:r w:rsidRPr="006F178A">
          <w:rPr>
            <w:rtl/>
          </w:rPr>
          <w:delText xml:space="preserve">מיירי</w:delText>
        </w:r>
      </w:del>
      <w:r w:rsidRPr="006F178A">
        <w:rPr>
          <w:rtl/>
        </w:rPr>
        <w:t xml:space="preserve"> </w:t>
      </w:r>
      <w:ins w:id="101277" w:author="קלוד" w:date="2026-10-11T13:11:34Z">
        <w:r>
          <w:rPr>
            <w:rtl/>
          </w:rPr>
          <w:t xml:space="preserve">בראויים</w:t>
        </w:r>
      </w:ins>
      <w:del w:id="101278" w:author="קלוד" w:date="2026-10-11T13:11:34Z">
        <w:r w:rsidRPr="006F178A">
          <w:rPr>
            <w:rtl/>
          </w:rPr>
          <w:delText xml:space="preserve">בחזו</w:delText>
        </w:r>
      </w:del>
      <w:r w:rsidRPr="006F178A">
        <w:rPr>
          <w:rtl/>
        </w:rPr>
        <w:t xml:space="preserve"> למתק </w:t>
      </w:r>
      <w:ins w:id="101275" w:author="קלוד" w:date="2026-10-11T13:11:34Z">
        <w:r>
          <w:rPr>
            <w:rtl/>
          </w:rPr>
          <w:t xml:space="preserve">הקדירה,</w:t>
        </w:r>
      </w:ins>
      <w:del w:id="101276" w:author="קלוד" w:date="2026-10-11T13:11:34Z">
        <w:r w:rsidRPr="006F178A">
          <w:rPr>
            <w:rtl/>
          </w:rPr>
          <w:delText xml:space="preserve">הקדירה</w:delText>
        </w:r>
      </w:del>
      <w:r w:rsidRPr="006F178A">
        <w:rPr>
          <w:rtl/>
        </w:rPr>
        <w:t xml:space="preserve"> ולכן מצטרפין.</w:t>
      </w:r>
      <w:ins w:id="94207" w:author="מנוע מכני" w:date="2026-10-11T12:04:39Z">
        <w:r>
          <w:rPr>
            <w:rFonts w:hint="cs"/>
            <w:rtl/>
          </w:rPr>
          <w:t xml:space="preserve"> </w:t>
        </w:r>
      </w:ins>
      <w:del w:id="94208" w:author="מנוע מכני" w:date="2026-10-11T12:04:39Z">
        <w:r>
          <w:rPr>
            <w:rFonts w:hint="cs"/>
            <w:rtl/>
          </w:rPr>
          <w:delText xml:space="preserve">  </w:delText>
        </w:r>
      </w:del>
      <w:ins w:id="101273" w:author="קלוד" w:date="2026-10-11T13:11:34Z">
        <w:r>
          <w:rPr>
            <w:rStyle w:val="2fb"/>
            <w:rtl/>
          </w:rPr>
          <w:t xml:space="preserve">וכחזקיה,</w:t>
        </w:r>
      </w:ins>
      <w:del w:id="101274" w:author="קלוד" w:date="2026-10-11T13:11:34Z">
        <w:r w:rsidRPr="006F178A">
          <w:rPr>
            <w:rStyle w:val="2fb"/>
            <w:rtl/>
          </w:rPr>
          <w:delText xml:space="preserve">וכדחזקיה</w:delText>
        </w:r>
      </w:del>
      <w:r w:rsidRPr="006F178A">
        <w:rPr>
          <w:rtl/>
        </w:rPr>
        <w:t xml:space="preserve"> </w:t>
      </w:r>
      <w:ins w:id="101271" w:author="קלוד" w:date="2026-10-11T13:11:34Z">
        <w:r>
          <w:rPr>
            <w:rtl/>
          </w:rPr>
          <w:t xml:space="preserve">שבראויין</w:t>
        </w:r>
      </w:ins>
      <w:del w:id="101272" w:author="קלוד" w:date="2026-10-11T13:11:34Z">
        <w:r w:rsidRPr="006F178A">
          <w:rPr>
            <w:rtl/>
          </w:rPr>
          <w:delText xml:space="preserve">דבראויין</w:delText>
        </w:r>
      </w:del>
      <w:r w:rsidRPr="006F178A">
        <w:rPr>
          <w:rtl/>
        </w:rPr>
        <w:t xml:space="preserve"> למתק </w:t>
      </w:r>
      <w:ins w:id="101269" w:author="קלוד" w:date="2026-10-11T13:11:34Z">
        <w:r>
          <w:rPr>
            <w:rtl/>
          </w:rPr>
          <w:t xml:space="preserve">- תבלין</w:t>
        </w:r>
      </w:ins>
      <w:del w:id="101270" w:author="קלוד" w:date="2026-10-11T13:11:34Z">
        <w:r w:rsidRPr="006F178A">
          <w:rPr>
            <w:rtl/>
          </w:rPr>
          <w:delText xml:space="preserve">-תבלין</w:delText>
        </w:r>
      </w:del>
      <w:r w:rsidRPr="006F178A">
        <w:rPr>
          <w:rtl/>
        </w:rPr>
        <w:t xml:space="preserve"> שנים ושלשה שמות ממין אחד, או משלשה מינין - אסורין, ומצטרפין זה עם זה.</w:t>
      </w:r>
    </w:p>
    <w:p w:rsidR="00E9703F" w:rsidRPr="004640F6" w:rsidRDefault="00E9703F" w:rsidP="00E9703F">
      <w:pPr>
        <w:rPr>
          <w:rFonts w:cs="Guttman Vilna"/>
          <w:b/>
          <w:bCs/>
          <w:spacing w:val="-4"/>
          <w:rtl/>
        </w:rPr>
      </w:pPr>
      <w:r w:rsidRPr="004640F6">
        <w:rPr>
          <w:spacing w:val="-4"/>
          <w:rtl/>
        </w:rPr>
        <w:t>•</w:t>
      </w:r>
      <w:r w:rsidRPr="004640F6">
        <w:rPr>
          <w:rFonts w:hint="cs"/>
          <w:spacing w:val="-4"/>
          <w:rtl/>
        </w:rPr>
        <w:t xml:space="preserve"> </w:t>
      </w:r>
      <w:r w:rsidRPr="004640F6">
        <w:rPr>
          <w:rStyle w:val="afffe"/>
          <w:rFonts w:ascii="Fb Fontext" w:hAnsi="Fb Fontext" w:hint="cs"/>
          <w:spacing w:val="-4"/>
          <w:rtl/>
        </w:rPr>
        <w:t xml:space="preserve">קליפי עצים וקליפי </w:t>
      </w:r>
      <w:ins w:id="101289" w:author="קלוד" w:date="2026-10-11T13:11:34Z">
        <w:r>
          <w:rPr>
            <w:rStyle w:val="afffe"/>
            <w:rFonts w:ascii="Fb Fontext" w:hAnsi="Fb Fontext" w:hint="cs"/>
            <w:spacing w:val="-4"/>
            <w:rtl/>
          </w:rPr>
          <w:t xml:space="preserve">רימונים,</w:t>
        </w:r>
      </w:ins>
      <w:del w:id="101290" w:author="קלוד" w:date="2026-10-11T13:11:34Z">
        <w:r w:rsidRPr="004640F6">
          <w:rPr>
            <w:rStyle w:val="afffe"/>
            <w:rFonts w:ascii="Fb Fontext" w:hAnsi="Fb Fontext" w:hint="cs"/>
            <w:spacing w:val="-4"/>
            <w:rtl/>
          </w:rPr>
          <w:delText xml:space="preserve">רימונים</w:delText>
        </w:r>
      </w:del>
      <w:r w:rsidRPr="004640F6">
        <w:rPr>
          <w:rFonts w:hint="cs"/>
          <w:spacing w:val="-4"/>
          <w:rtl/>
        </w:rPr>
        <w:t xml:space="preserve"> </w:t>
      </w:r>
      <w:ins w:id="101287" w:author="קלוד" w:date="2026-10-11T13:11:34Z">
        <w:r>
          <w:rPr>
            <w:spacing w:val="-4"/>
            <w:rtl/>
          </w:rPr>
          <w:t xml:space="preserve">סטיס</w:t>
        </w:r>
      </w:ins>
      <w:del w:id="101288" w:author="קלוד" w:date="2026-10-11T13:11:34Z">
        <w:r w:rsidRPr="004640F6">
          <w:rPr>
            <w:spacing w:val="-4"/>
            <w:rtl/>
          </w:rPr>
          <w:delText xml:space="preserve">–</w:delText>
        </w:r>
        <w:r w:rsidRPr="004640F6">
          <w:rPr>
            <w:rFonts w:hint="cs"/>
            <w:spacing w:val="-4"/>
            <w:rtl/>
          </w:rPr>
          <w:delText xml:space="preserve">סטיס</w:delText>
        </w:r>
      </w:del>
      <w:r w:rsidRPr="004640F6">
        <w:rPr>
          <w:rFonts w:hint="cs"/>
          <w:spacing w:val="-4"/>
          <w:rtl/>
        </w:rPr>
        <w:t xml:space="preserve"> ופואה וכו</w:t>
      </w:r>
      <w:r w:rsidRPr="004640F6">
        <w:rPr>
          <w:spacing w:val="-4"/>
          <w:rtl/>
        </w:rPr>
        <w:t>'</w:t>
      </w:r>
      <w:ins w:id="101285" w:author="קלוד" w:date="2026-10-11T13:11:34Z">
        <w:r>
          <w:rPr>
            <w:rFonts w:hint="cs"/>
            <w:spacing w:val="-4"/>
            <w:rtl/>
          </w:rPr>
          <w:t xml:space="preserve"> - </w:t>
        </w:r>
      </w:ins>
      <w:del w:id="101286" w:author="קלוד" w:date="2026-10-11T13:11:34Z">
        <w:r w:rsidRPr="004640F6">
          <w:rPr>
            <w:rFonts w:hint="cs"/>
            <w:spacing w:val="-4"/>
            <w:rtl/>
          </w:rPr>
          <w:delText xml:space="preserve"> </w:delText>
        </w:r>
      </w:del>
      <w:r w:rsidRPr="004640F6">
        <w:rPr>
          <w:spacing w:val="-4"/>
          <w:rtl/>
        </w:rPr>
        <w:t xml:space="preserve">מתני' בשאינן </w:t>
      </w:r>
      <w:ins w:id="101283" w:author="קלוד" w:date="2026-10-11T13:11:34Z">
        <w:r>
          <w:rPr>
            <w:spacing w:val="-4"/>
            <w:rtl/>
          </w:rPr>
          <w:t xml:space="preserve">שרויין,</w:t>
        </w:r>
      </w:ins>
      <w:del w:id="101284" w:author="קלוד" w:date="2026-10-11T13:11:34Z">
        <w:r w:rsidRPr="004640F6">
          <w:rPr>
            <w:spacing w:val="-4"/>
            <w:rtl/>
          </w:rPr>
          <w:delText xml:space="preserve">שרויין</w:delText>
        </w:r>
      </w:del>
      <w:r w:rsidRPr="004640F6">
        <w:rPr>
          <w:spacing w:val="-4"/>
          <w:rtl/>
        </w:rPr>
        <w:t xml:space="preserve"> </w:t>
      </w:r>
      <w:ins w:id="101281" w:author="קלוד" w:date="2026-10-11T13:11:34Z">
        <w:r>
          <w:rPr>
            <w:spacing w:val="-4"/>
            <w:rtl/>
          </w:rPr>
          <w:t xml:space="preserve">שאין</w:t>
        </w:r>
      </w:ins>
      <w:del w:id="101282" w:author="קלוד" w:date="2026-10-11T13:11:34Z">
        <w:r w:rsidRPr="004640F6">
          <w:rPr>
            <w:spacing w:val="-4"/>
            <w:rtl/>
          </w:rPr>
          <w:delText xml:space="preserve">דאין</w:delText>
        </w:r>
      </w:del>
      <w:r w:rsidRPr="004640F6">
        <w:rPr>
          <w:spacing w:val="-4"/>
          <w:rtl/>
        </w:rPr>
        <w:t xml:space="preserve"> אדם טורח לשרות לזה.</w:t>
      </w:r>
    </w:p>
    <w:p w:rsidR="00E9703F" w:rsidRPr="006F178A" w:rsidRDefault="00E9703F" w:rsidP="00E9703F">
      <w:pPr>
        <w:ind w:firstLine="0"/>
        <w:rPr>
          <w:rtl/>
        </w:rPr>
      </w:pPr>
      <w:r w:rsidRPr="006F178A">
        <w:rPr>
          <w:rtl/>
        </w:rPr>
        <w:t xml:space="preserve">אבל בשרויין השיעור </w:t>
      </w:r>
      <w:ins w:id="101291" w:author="קלוד" w:date="2026-10-11T13:11:34Z">
        <w:r>
          <w:rPr>
            <w:rtl/>
          </w:rPr>
          <w:t xml:space="preserve">- </w:t>
        </w:r>
        <w:r>
          <w:rPr>
            <w:rStyle w:val="afffffe"/>
            <w:rtl/>
          </w:rPr>
          <w:t xml:space="preserve">לצבוע</w:t>
        </w:r>
      </w:ins>
      <w:del w:id="101292" w:author="קלוד" w:date="2026-10-11T13:11:34Z">
        <w:r w:rsidRPr="006F178A">
          <w:rPr>
            <w:rtl/>
          </w:rPr>
          <w:delText xml:space="preserve">הוא</w:delText>
        </w:r>
      </w:del>
      <w:r w:rsidRPr="006F178A">
        <w:rPr>
          <w:rtl/>
        </w:rPr>
        <w:t xml:space="preserve"> דוגמא לאירא.</w:t>
      </w:r>
    </w:p>
    <w:p>
      <w:pPr>
        <w:pStyle w:val="afffff8"/>
        <w:rPr>
          <w:ins w:id="90647" w:author="קלוד" w:date="2026-10-11T12:33:55Z"/>
        </w:rPr>
      </w:pPr>
      <w:ins w:id="90648" w:author="קלוד" w:date="2026-10-11T12:33:55Z">
        <w:r>
          <w:rPr>
            <w:color w:val="7B3F00"/>
          </w:rPr>
          <w:t xml:space="preserve">סמני כיבוס - מי רגלים, נתר, בורית, קימוליא ואשלג</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מי רגלים</w:t>
      </w:r>
      <w:r w:rsidRPr="006F178A">
        <w:rPr>
          <w:rtl/>
        </w:rPr>
        <w:t xml:space="preserve"> עד בן ארבעים יום.</w:t>
      </w:r>
    </w:p>
    <w:p w:rsidR="00E9703F" w:rsidRPr="006F178A" w:rsidRDefault="00E9703F" w:rsidP="00E9703F">
      <w:pPr>
        <w:rPr>
          <w:rtl/>
        </w:rPr>
      </w:pPr>
      <w:r w:rsidRPr="006F178A">
        <w:rPr>
          <w:rStyle w:val="afffe"/>
          <w:rFonts w:ascii="Fb Fontext" w:hAnsi="Fb Fontext"/>
          <w:rtl/>
        </w:rPr>
        <w:t>נתר</w:t>
      </w:r>
      <w:r w:rsidRPr="006F178A">
        <w:rPr>
          <w:rtl/>
        </w:rPr>
        <w:t xml:space="preserve"> תנא: נתר אלכסנדרית, ולא נתר אנפנטרין.</w:t>
      </w:r>
    </w:p>
    <w:p w:rsidR="00E9703F" w:rsidRPr="006F178A" w:rsidRDefault="00E9703F" w:rsidP="00E9703F">
      <w:pPr>
        <w:rPr>
          <w:rtl/>
        </w:rPr>
      </w:pPr>
      <w:r w:rsidRPr="006F178A">
        <w:rPr>
          <w:rStyle w:val="afffe"/>
          <w:rFonts w:ascii="Fb Fontext" w:hAnsi="Fb Fontext"/>
          <w:rtl/>
        </w:rPr>
        <w:t>בורית</w:t>
      </w:r>
      <w:r w:rsidRPr="006F178A">
        <w:rPr>
          <w:rtl/>
        </w:rPr>
        <w:t xml:space="preserve">. </w:t>
      </w:r>
      <w:r w:rsidRPr="006F178A">
        <w:rPr>
          <w:rStyle w:val="2fb"/>
          <w:rtl/>
        </w:rPr>
        <w:t xml:space="preserve">ר"י</w:t>
      </w:r>
      <w:r w:rsidRPr="006F178A">
        <w:rPr>
          <w:rFonts w:hint="cs"/>
          <w:rtl/>
        </w:rPr>
        <w:t>:</w:t>
      </w:r>
      <w:r w:rsidRPr="006F178A">
        <w:rPr>
          <w:rtl/>
        </w:rPr>
        <w:t xml:space="preserve"> זה חול.</w:t>
      </w:r>
      <w:ins w:id="94209" w:author="מנוע מכני" w:date="2026-10-11T12:04:39Z">
        <w:r>
          <w:rPr>
            <w:rFonts w:hint="cs"/>
            <w:rtl/>
          </w:rPr>
          <w:t xml:space="preserve"> </w:t>
        </w:r>
      </w:ins>
      <w:del w:id="94210" w:author="מנוע מכני" w:date="2026-10-11T12:04:39Z">
        <w:r>
          <w:rPr>
            <w:rFonts w:hint="cs"/>
            <w:rtl/>
          </w:rPr>
          <w:delText xml:space="preserve">  </w:delText>
        </w:r>
      </w:del>
      <w:r w:rsidRPr="006F178A">
        <w:rPr>
          <w:rtl/>
        </w:rPr>
        <w:t>רבנן</w:t>
      </w:r>
      <w:r w:rsidRPr="006F178A">
        <w:rPr>
          <w:rFonts w:hint="cs"/>
          <w:rtl/>
        </w:rPr>
        <w:t>:</w:t>
      </w:r>
      <w:r w:rsidRPr="006F178A">
        <w:rPr>
          <w:rtl/>
        </w:rPr>
        <w:t xml:space="preserve"> גפרית</w:t>
      </w:r>
      <w:r w:rsidRPr="006F178A">
        <w:rPr>
          <w:rFonts w:hint="cs"/>
          <w:rtl/>
        </w:rPr>
        <w:t>, או ע</w:t>
      </w:r>
      <w:r w:rsidRPr="006F178A">
        <w:rPr>
          <w:rtl/>
        </w:rPr>
        <w:t xml:space="preserve">שב לכיבוס</w:t>
      </w:r>
      <w:ins w:id="101295" w:author="קלוד" w:date="2026-10-11T13:11:34Z">
        <w:r>
          <w:rPr>
            <w:rtl/>
          </w:rPr>
          <w:t xml:space="preserve"> </w:t>
        </w:r>
        <w:r>
          <w:rPr>
            <w:rStyle w:val="afffffe"/>
            <w:rtl/>
          </w:rPr>
          <w:t xml:space="preserve">אהל</w:t>
        </w:r>
        <w:r>
          <w:rPr>
            <w:rtl/>
          </w:rPr>
          <w:t xml:space="preserve">, </w:t>
        </w:r>
      </w:ins>
      <w:del w:id="101296" w:author="קלוד" w:date="2026-10-11T13:11:34Z">
        <w:r w:rsidRPr="006F178A">
          <w:rPr>
            <w:rtl/>
          </w:rPr>
          <w:delText xml:space="preserve"> </w:delText>
        </w:r>
      </w:del>
      <w:ins w:id="93069" w:author="מנוע מכני" w:date="2026-10-11T12:04:39Z">
        <w:r>
          <w:rPr>
            <w:rtl/>
          </w:rPr>
          <w:t xml:space="preserve">ושני</w:t>
        </w:r>
      </w:ins>
      <w:del w:id="93070" w:author="מנוע מכני" w:date="2026-10-11T12:04:39Z">
        <w:r w:rsidRPr="006F178A">
          <w:rPr>
            <w:rtl/>
          </w:rPr>
          <w:delText xml:space="preserve">ותרי</w:delText>
        </w:r>
      </w:del>
      <w:r w:rsidRPr="006F178A">
        <w:rPr>
          <w:rtl/>
        </w:rPr>
        <w:t xml:space="preserve"> </w:t>
      </w:r>
      <w:ins w:id="101293" w:author="קלוד" w:date="2026-10-11T13:11:34Z">
        <w:r>
          <w:rPr>
            <w:rtl/>
          </w:rPr>
          <w:t xml:space="preserve">סוגים</w:t>
        </w:r>
      </w:ins>
      <w:del w:id="101294" w:author="קלוד" w:date="2026-10-11T13:11:34Z">
        <w:r w:rsidRPr="006F178A">
          <w:rPr>
            <w:rtl/>
          </w:rPr>
          <w:delText xml:space="preserve">גוונא</w:delText>
        </w:r>
      </w:del>
      <w:r w:rsidRPr="006F178A">
        <w:rPr>
          <w:rtl/>
        </w:rPr>
        <w:t xml:space="preserve"> </w:t>
      </w:r>
      <w:ins w:id="91353" w:author="מנוע מכני" w:date="2026-10-11T12:04:39Z">
        <w:r>
          <w:rPr>
            <w:rtl/>
          </w:rPr>
          <w:t xml:space="preserve">יש</w:t>
        </w:r>
      </w:ins>
      <w:del w:id="91354" w:author="מנוע מכני" w:date="2026-10-11T12:04:39Z">
        <w:r w:rsidRPr="006F178A">
          <w:rPr>
            <w:rtl/>
          </w:rPr>
          <w:delText xml:space="preserve">איכא</w:delText>
        </w:r>
      </w:del>
      <w:r w:rsidRPr="006F178A">
        <w:rPr>
          <w:rtl/>
        </w:rPr>
        <w:t xml:space="preserve">.</w:t>
      </w:r>
    </w:p>
    <w:p w:rsidR="00E9703F" w:rsidRPr="006F178A" w:rsidRDefault="00E9703F" w:rsidP="00E9703F">
      <w:pPr>
        <w:rPr>
          <w:rtl/>
        </w:rPr>
      </w:pPr>
      <w:r w:rsidRPr="006F178A">
        <w:rPr>
          <w:rStyle w:val="afffe"/>
          <w:rFonts w:ascii="Fb Fontext" w:hAnsi="Fb Fontext" w:hint="cs"/>
          <w:rtl/>
        </w:rPr>
        <w:t>קימולי</w:t>
      </w:r>
      <w:r w:rsidRPr="006F178A">
        <w:rPr>
          <w:rFonts w:hint="cs"/>
          <w:rtl/>
        </w:rPr>
        <w:t xml:space="preserve">א - </w:t>
      </w:r>
      <w:r w:rsidRPr="006F178A">
        <w:rPr>
          <w:rtl/>
        </w:rPr>
        <w:t>שלוף דוץ.</w:t>
      </w:r>
    </w:p>
    <w:p>
      <w:pPr>
        <w:pStyle w:val="38"/>
        <w:rPr>
          <w:ins w:id="98058" w:author="מנוע מכני" w:date="2026-10-11T12:04:39Z"/>
        </w:rPr>
      </w:pPr>
      <w:r w:rsidRPr="006F178A">
        <w:t>אשלג</w:t>
      </w:r>
      <w:r w:rsidRPr="006F178A">
        <w:t xml:space="preserve"> שמואל:</w:t>
      </w:r>
    </w:p>
    <w:p w:rsidR="00E9703F" w:rsidRPr="006F178A" w:rsidRDefault="00E9703F" w:rsidP="00E9703F">
      <w:pPr>
        <w:rPr>
          <w:rtl/>
        </w:rPr>
      </w:pPr>
      <w:del w:id="98059" w:author="מנוע מכני" w:date="2026-10-11T12:04:39Z">
        <w:r w:rsidRPr="006F178A">
          <w:rPr>
            <w:rtl/>
          </w:rPr>
          <w:delText xml:space="preserve"> </w:delText>
        </w:r>
      </w:del>
      <w:ins w:id="101311" w:author="קלוד" w:date="2026-10-11T13:11:34Z">
        <w:r>
          <w:rPr>
            <w:rtl/>
          </w:rPr>
          <w:t xml:space="preserve">שאלתי</w:t>
        </w:r>
      </w:ins>
      <w:del w:id="101312" w:author="קלוד" w:date="2026-10-11T13:11:34Z">
        <w:r w:rsidRPr="006F178A">
          <w:rPr>
            <w:rtl/>
          </w:rPr>
          <w:delText xml:space="preserve">שאילתינהו</w:delText>
        </w:r>
      </w:del>
      <w:r w:rsidRPr="006F178A">
        <w:rPr>
          <w:rtl/>
        </w:rPr>
        <w:t xml:space="preserve"> </w:t>
      </w:r>
      <w:ins w:id="101309" w:author="קלוד" w:date="2026-10-11T13:11:34Z">
        <w:r>
          <w:rPr>
            <w:rtl/>
          </w:rPr>
          <w:t xml:space="preserve">את כל</w:t>
        </w:r>
      </w:ins>
      <w:del w:id="101310" w:author="קלוד" w:date="2026-10-11T13:11:34Z">
        <w:r w:rsidRPr="006F178A">
          <w:rPr>
            <w:rtl/>
          </w:rPr>
          <w:delText xml:space="preserve">לכל</w:delText>
        </w:r>
      </w:del>
      <w:r w:rsidRPr="006F178A">
        <w:rPr>
          <w:rtl/>
        </w:rPr>
        <w:t xml:space="preserve"> </w:t>
      </w:r>
      <w:r w:rsidRPr="006F178A">
        <w:rPr>
          <w:rFonts w:hint="cs"/>
          <w:rtl/>
        </w:rPr>
        <w:t>יורדי הים</w:t>
      </w:r>
      <w:r w:rsidRPr="006F178A">
        <w:rPr>
          <w:rtl/>
        </w:rPr>
        <w:t xml:space="preserve">, ואמרו </w:t>
      </w:r>
      <w:ins w:id="101307" w:author="קלוד" w:date="2026-10-11T13:11:34Z">
        <w:r>
          <w:rPr>
            <w:rtl/>
          </w:rPr>
          <w:t xml:space="preserve">לי:</w:t>
        </w:r>
      </w:ins>
      <w:del w:id="101308" w:author="קלוד" w:date="2026-10-11T13:11:34Z">
        <w:r w:rsidRPr="006F178A">
          <w:rPr>
            <w:rtl/>
          </w:rPr>
          <w:delText xml:space="preserve">לי</w:delText>
        </w:r>
      </w:del>
      <w:r w:rsidRPr="006F178A">
        <w:rPr>
          <w:rtl/>
        </w:rPr>
        <w:t xml:space="preserve"> שונאנה שמה, ו</w:t>
      </w:r>
      <w:r w:rsidRPr="006F178A">
        <w:rPr>
          <w:rFonts w:hint="cs"/>
          <w:rtl/>
        </w:rPr>
        <w:t xml:space="preserve">נמצאת </w:t>
      </w:r>
      <w:ins w:id="101305" w:author="קלוד" w:date="2026-10-11T13:11:34Z">
        <w:r>
          <w:rPr>
            <w:rtl/>
          </w:rPr>
          <w:t xml:space="preserve">בצדפי</w:t>
        </w:r>
      </w:ins>
      <w:del w:id="101306" w:author="קלוד" w:date="2026-10-11T13:11:34Z">
        <w:r w:rsidRPr="006F178A">
          <w:rPr>
            <w:rtl/>
          </w:rPr>
          <w:delText xml:space="preserve">בנוקבא</w:delText>
        </w:r>
      </w:del>
      <w:r w:rsidRPr="006F178A">
        <w:rPr>
          <w:rtl/>
        </w:rPr>
        <w:t xml:space="preserve"> </w:t>
      </w:r>
      <w:ins w:id="90345" w:author="Claude - סמנטי" w:date="2026-10-11T12:28:21Z">
        <w:ins w:id="101303" w:author="קלוד" w:date="2026-10-11T13:11:34Z">
          <w:r>
            <w:rPr>
              <w:rtl/>
            </w:rPr>
            <w:t xml:space="preserve">המרגליות,</w:t>
          </w:r>
        </w:ins>
        <w:del w:id="101304" w:author="קלוד" w:date="2026-10-11T13:11:34Z">
          <w:r>
            <w:rPr>
              <w:rtl/>
            </w:rPr>
            <w:delText xml:space="preserve">של מרגלית</w:delText>
          </w:r>
          <w:r w:rsidRPr="006F178A">
            <w:rPr>
              <w:rtl/>
            </w:rPr>
            <w:delText xml:space="preserve">,</w:delText>
          </w:r>
        </w:del>
      </w:ins>
      <w:del w:id="90346" w:author="Claude - סמנטי" w:date="2026-10-11T12:28:21Z">
        <w:r w:rsidRPr="006F178A">
          <w:rPr>
            <w:rtl/>
          </w:rPr>
          <w:delText xml:space="preserve">דמרגניתא</w:delText>
        </w:r>
      </w:del>
      <w:r w:rsidRPr="006F178A">
        <w:rPr>
          <w:rtl/>
        </w:rPr>
        <w:t xml:space="preserve"> ומ</w:t>
      </w:r>
      <w:r w:rsidRPr="006F178A">
        <w:rPr>
          <w:rFonts w:hint="cs"/>
          <w:rtl/>
        </w:rPr>
        <w:t xml:space="preserve">וציאים אותו </w:t>
      </w:r>
      <w:ins w:id="101301" w:author="קלוד" w:date="2026-10-11T13:11:34Z">
        <w:r>
          <w:rPr>
            <w:rFonts w:hint="cs"/>
            <w:rtl/>
          </w:rPr>
          <w:t xml:space="preserve">בשפוד</w:t>
        </w:r>
      </w:ins>
      <w:del w:id="101302" w:author="קלוד" w:date="2026-10-11T13:11:34Z">
        <w:r w:rsidRPr="006F178A">
          <w:rPr>
            <w:rFonts w:hint="cs"/>
            <w:rtl/>
          </w:rPr>
          <w:delText xml:space="preserve">בדבר</w:delText>
        </w:r>
      </w:del>
      <w:r w:rsidRPr="006F178A">
        <w:rPr>
          <w:rFonts w:hint="cs"/>
          <w:rtl/>
        </w:rPr>
        <w:t xml:space="preserve"> </w:t>
      </w:r>
      <w:ins w:id="101299" w:author="קלוד" w:date="2026-10-11T13:11:34Z">
        <w:r>
          <w:rPr>
            <w:rFonts w:hint="cs"/>
            <w:rtl/>
          </w:rPr>
          <w:t xml:space="preserve">של</w:t>
        </w:r>
      </w:ins>
      <w:del w:id="101300" w:author="קלוד" w:date="2026-10-11T13:11:34Z">
        <w:r w:rsidRPr="006F178A">
          <w:rPr>
            <w:rFonts w:hint="cs"/>
            <w:rtl/>
          </w:rPr>
          <w:delText xml:space="preserve">חד</w:delText>
        </w:r>
      </w:del>
      <w:r w:rsidRPr="006F178A">
        <w:rPr>
          <w:rFonts w:hint="cs"/>
          <w:rtl/>
        </w:rPr>
        <w:t xml:space="preserve"> </w:t>
      </w:r>
      <w:ins w:id="101297" w:author="קלוד" w:date="2026-10-11T13:11:34Z">
        <w:r>
          <w:rPr>
            <w:rFonts w:hint="cs"/>
            <w:rtl/>
          </w:rPr>
          <w:t xml:space="preserve">ברזל.</w:t>
        </w:r>
      </w:ins>
      <w:del w:id="101298" w:author="קלוד" w:date="2026-10-11T13:11:34Z">
        <w:r w:rsidRPr="006F178A">
          <w:rPr>
            <w:rFonts w:hint="cs"/>
            <w:rtl/>
          </w:rPr>
          <w:delText xml:space="preserve">מברזל</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23" w:author="קלוד" w:date="2026-10-11T09:07:15Z"/>
        </w:rPr>
      </w:pPr>
      <w:ins w:id="20522" w:author="קלוד" w:date="2026-10-11T09:07:15Z">
        <w:r>
          <w:t xml:space="preserve">משנה ו</w:t>
        </w:r>
      </w:ins>
    </w:p>
    <w:p w:rsidR="00E9703F" w:rsidRPr="009757B9" w:rsidRDefault="00E9703F" w:rsidP="00E9703F">
      <w:pPr>
        <w:pStyle w:val="afff9"/>
        <w:rPr>
          <w:del w:id="20237" w:author="קלוד" w:date="2026-10-11T09:07:15Z"/>
          <w:b/>
          <w:rtl/>
        </w:rPr>
      </w:pPr>
      <w:del w:id="20235" w:author="קלוד" w:date="2026-10-11T09:07:15Z">
        <w:r w:rsidRPr="009757B9">
          <w:rPr>
            <w:rFonts w:hint="cs"/>
            <w:b/>
            <w:sz w:val="20"/>
            <w:rtl/>
          </w:rPr>
          <w:delText xml:space="preserve">משנה</w:delText>
        </w:r>
      </w:del>
      <w:del w:id="20236"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51" w:author="קלוד" w:date="2026-10-11T12:09:42Z">
          <w:pPr>
            <w:pStyle w:val="afff9"/>
          </w:pPr>
        </w:pPrChange>
      </w:pPr>
      <w:r w:rsidRPr="009757B9">
        <w:rPr>
          <w:rFonts w:hint="cs"/>
          <w:b/>
          <w:rtl/>
        </w:rPr>
        <w:t>פלפלת</w:t>
      </w:r>
      <w:r w:rsidRPr="009757B9">
        <w:rPr>
          <w:b/>
          <w:rtl/>
        </w:rPr>
        <w:t xml:space="preserve"> </w:t>
      </w:r>
      <w:r w:rsidRPr="009757B9">
        <w:rPr>
          <w:rFonts w:hint="cs"/>
          <w:b/>
          <w:rtl/>
        </w:rPr>
        <w:t>כל</w:t>
      </w:r>
      <w:r w:rsidRPr="009757B9">
        <w:rPr>
          <w:b/>
          <w:rtl/>
        </w:rPr>
        <w:t xml:space="preserve"> </w:t>
      </w:r>
      <w:r w:rsidRPr="009757B9">
        <w:rPr>
          <w:rFonts w:hint="cs"/>
          <w:b/>
          <w:rtl/>
        </w:rPr>
        <w:t>שהוא</w:t>
      </w:r>
      <w:r w:rsidRPr="009757B9">
        <w:rPr>
          <w:b/>
          <w:rtl/>
        </w:rPr>
        <w:t xml:space="preserve"> </w:t>
      </w:r>
      <w:r w:rsidRPr="009757B9">
        <w:rPr>
          <w:rFonts w:hint="cs"/>
          <w:b/>
          <w:rtl/>
        </w:rPr>
        <w:t>ועטרן</w:t>
      </w:r>
      <w:r w:rsidRPr="009757B9">
        <w:rPr>
          <w:b/>
          <w:rtl/>
        </w:rPr>
        <w:t xml:space="preserve"> </w:t>
      </w:r>
      <w:r w:rsidRPr="009757B9">
        <w:rPr>
          <w:rFonts w:hint="cs"/>
          <w:b/>
          <w:rtl/>
        </w:rPr>
        <w:t>כל</w:t>
      </w:r>
      <w:r w:rsidRPr="009757B9">
        <w:rPr>
          <w:b/>
          <w:rtl/>
        </w:rPr>
        <w:t xml:space="preserve"> </w:t>
      </w:r>
      <w:r w:rsidRPr="009757B9">
        <w:rPr>
          <w:rFonts w:hint="cs"/>
          <w:b/>
          <w:rtl/>
        </w:rPr>
        <w:t>שהוא</w:t>
      </w:r>
      <w:r w:rsidRPr="009757B9">
        <w:rPr>
          <w:b/>
          <w:rtl/>
        </w:rPr>
        <w:t xml:space="preserve">. </w:t>
      </w:r>
      <w:r w:rsidRPr="009757B9">
        <w:rPr>
          <w:rFonts w:hint="cs"/>
          <w:b/>
          <w:rtl/>
        </w:rPr>
        <w:t>מיני</w:t>
      </w:r>
      <w:r w:rsidRPr="009757B9">
        <w:rPr>
          <w:b/>
          <w:rtl/>
        </w:rPr>
        <w:t xml:space="preserve"> </w:t>
      </w:r>
      <w:r w:rsidRPr="009757B9">
        <w:rPr>
          <w:rFonts w:hint="cs"/>
          <w:b/>
          <w:rtl/>
        </w:rPr>
        <w:t>בשמים</w:t>
      </w:r>
      <w:r w:rsidRPr="009757B9">
        <w:rPr>
          <w:b/>
          <w:rtl/>
        </w:rPr>
        <w:t xml:space="preserve"> </w:t>
      </w:r>
      <w:r w:rsidRPr="009757B9">
        <w:rPr>
          <w:rFonts w:hint="cs"/>
          <w:b/>
          <w:rtl/>
        </w:rPr>
        <w:t>ומיני</w:t>
      </w:r>
      <w:r w:rsidRPr="009757B9">
        <w:rPr>
          <w:b/>
          <w:rtl/>
        </w:rPr>
        <w:t xml:space="preserve"> </w:t>
      </w:r>
      <w:r w:rsidRPr="009757B9">
        <w:rPr>
          <w:rFonts w:hint="cs"/>
          <w:b/>
          <w:rtl/>
        </w:rPr>
        <w:t>מתכות</w:t>
      </w:r>
      <w:r w:rsidRPr="009757B9">
        <w:rPr>
          <w:b/>
          <w:rtl/>
        </w:rPr>
        <w:t xml:space="preserve"> - </w:t>
      </w:r>
      <w:r w:rsidRPr="009757B9">
        <w:rPr>
          <w:rFonts w:hint="cs"/>
          <w:b/>
          <w:rtl/>
        </w:rPr>
        <w:t>כל</w:t>
      </w:r>
      <w:r w:rsidRPr="009757B9">
        <w:rPr>
          <w:b/>
          <w:rtl/>
        </w:rPr>
        <w:t xml:space="preserve"> </w:t>
      </w:r>
      <w:r w:rsidRPr="009757B9">
        <w:rPr>
          <w:rFonts w:hint="cs"/>
          <w:b/>
          <w:rtl/>
        </w:rPr>
        <w:t>שהן</w:t>
      </w:r>
      <w:r w:rsidRPr="009757B9">
        <w:rPr>
          <w:b/>
          <w:rtl/>
        </w:rPr>
        <w:t>.</w:t>
      </w:r>
    </w:p>
    <w:p w:rsidR="00E9703F" w:rsidRPr="009757B9" w:rsidRDefault="00E9703F" w:rsidP="00E9703F">
      <w:pPr>
        <w:pStyle w:val="afff9"/>
        <w:rPr>
          <w:b/>
          <w:rtl/>
        </w:rPr>
      </w:pPr>
      <w:r w:rsidRPr="009757B9">
        <w:rPr>
          <w:rFonts w:hint="cs"/>
          <w:b/>
          <w:rtl/>
        </w:rPr>
        <w:t>מאבני</w:t>
      </w:r>
      <w:r w:rsidRPr="009757B9">
        <w:rPr>
          <w:b/>
          <w:rtl/>
        </w:rPr>
        <w:t xml:space="preserve"> </w:t>
      </w:r>
      <w:r w:rsidRPr="009757B9">
        <w:rPr>
          <w:rFonts w:hint="cs"/>
          <w:b/>
          <w:rtl/>
        </w:rPr>
        <w:t>המזבח</w:t>
      </w:r>
      <w:r w:rsidRPr="009757B9">
        <w:rPr>
          <w:b/>
          <w:rtl/>
        </w:rPr>
        <w:t xml:space="preserve"> </w:t>
      </w:r>
      <w:r w:rsidRPr="009757B9">
        <w:rPr>
          <w:rFonts w:hint="cs"/>
          <w:b/>
          <w:rtl/>
        </w:rPr>
        <w:t>ומעפר</w:t>
      </w:r>
      <w:r w:rsidRPr="009757B9">
        <w:rPr>
          <w:b/>
          <w:rtl/>
        </w:rPr>
        <w:t xml:space="preserve"> </w:t>
      </w:r>
      <w:r w:rsidRPr="009757B9">
        <w:rPr>
          <w:rFonts w:hint="cs"/>
          <w:b/>
          <w:rtl/>
        </w:rPr>
        <w:t>המזבח</w:t>
      </w:r>
      <w:r w:rsidRPr="009757B9">
        <w:rPr>
          <w:b/>
          <w:rtl/>
        </w:rPr>
        <w:t xml:space="preserve">, </w:t>
      </w:r>
      <w:r w:rsidRPr="009757B9">
        <w:rPr>
          <w:rFonts w:hint="cs"/>
          <w:b/>
          <w:rtl/>
        </w:rPr>
        <w:t>מקק</w:t>
      </w:r>
      <w:r w:rsidRPr="009757B9">
        <w:rPr>
          <w:b/>
          <w:rtl/>
        </w:rPr>
        <w:t xml:space="preserve"> </w:t>
      </w:r>
      <w:r w:rsidRPr="009757B9">
        <w:rPr>
          <w:rFonts w:hint="cs"/>
          <w:b/>
          <w:rtl/>
        </w:rPr>
        <w:t>ספרים</w:t>
      </w:r>
      <w:r w:rsidRPr="009757B9">
        <w:rPr>
          <w:b/>
          <w:rtl/>
        </w:rPr>
        <w:t xml:space="preserve"> </w:t>
      </w:r>
      <w:r w:rsidRPr="009757B9">
        <w:rPr>
          <w:rFonts w:hint="cs"/>
          <w:b/>
          <w:rtl/>
        </w:rPr>
        <w:t>ומקק</w:t>
      </w:r>
      <w:r w:rsidRPr="009757B9">
        <w:rPr>
          <w:b/>
          <w:rtl/>
        </w:rPr>
        <w:t xml:space="preserve"> </w:t>
      </w:r>
      <w:r w:rsidRPr="009757B9">
        <w:rPr>
          <w:rFonts w:hint="cs"/>
          <w:b/>
          <w:rtl/>
        </w:rPr>
        <w:t>מטפחותיהם</w:t>
      </w:r>
      <w:r w:rsidRPr="009757B9">
        <w:rPr>
          <w:b/>
          <w:rtl/>
        </w:rPr>
        <w:t xml:space="preserve"> - </w:t>
      </w:r>
      <w:r w:rsidRPr="009757B9">
        <w:rPr>
          <w:rFonts w:hint="cs"/>
          <w:b/>
          <w:rtl/>
        </w:rPr>
        <w:t>כל</w:t>
      </w:r>
      <w:r w:rsidRPr="009757B9">
        <w:rPr>
          <w:b/>
          <w:rtl/>
        </w:rPr>
        <w:t xml:space="preserve"> </w:t>
      </w:r>
      <w:r w:rsidRPr="009757B9">
        <w:rPr>
          <w:rFonts w:hint="cs"/>
          <w:b/>
          <w:rtl/>
        </w:rPr>
        <w:t>שהוא</w:t>
      </w:r>
      <w:r w:rsidRPr="009757B9">
        <w:rPr>
          <w:b/>
          <w:rtl/>
        </w:rPr>
        <w:t xml:space="preserve">. </w:t>
      </w:r>
      <w:r w:rsidRPr="009757B9">
        <w:rPr>
          <w:rFonts w:hint="cs"/>
          <w:b/>
          <w:rtl/>
        </w:rPr>
        <w:t>שמצניעין</w:t>
      </w:r>
      <w:r w:rsidRPr="009757B9">
        <w:rPr>
          <w:b/>
          <w:rtl/>
        </w:rPr>
        <w:t xml:space="preserve"> </w:t>
      </w:r>
      <w:r w:rsidRPr="009757B9">
        <w:rPr>
          <w:rFonts w:hint="cs"/>
          <w:b/>
          <w:rtl/>
        </w:rPr>
        <w:t>אותן</w:t>
      </w:r>
      <w:r w:rsidRPr="009757B9">
        <w:rPr>
          <w:b/>
          <w:rtl/>
        </w:rPr>
        <w:t xml:space="preserve"> </w:t>
      </w:r>
      <w:r w:rsidRPr="009757B9">
        <w:rPr>
          <w:rFonts w:hint="cs"/>
          <w:b/>
          <w:rtl/>
        </w:rPr>
        <w:t>לגונזן</w:t>
      </w:r>
      <w:r w:rsidRPr="009757B9">
        <w:rPr>
          <w:b/>
          <w:rtl/>
        </w:rPr>
        <w:t>.</w:t>
      </w:r>
    </w:p>
    <w:p w:rsidR="00E9703F" w:rsidRPr="009757B9" w:rsidRDefault="00E9703F" w:rsidP="00E9703F">
      <w:pPr>
        <w:pStyle w:val="afff9"/>
        <w:rPr>
          <w:b/>
          <w:rtl/>
        </w:rPr>
      </w:pPr>
      <w:r>
        <w:rPr>
          <w:rStyle w:val="TanaimMishna"/>
          <w:rFonts w:hint="cs"/>
          <w:b/>
          <w:rtl/>
          <w:rPrChange w:id="100485" w:author="Claude" w:date="2026-10-11T09:08:03Z">
            <w:rPr>
              <w:rFonts w:hint="cs"/>
              <w:b/>
              <w:rtl/>
            </w:rPr>
          </w:rPrChange>
        </w:rPr>
        <w:t xml:space="preserve">ר</w:t>
      </w:r>
      <w:r>
        <w:rPr>
          <w:rStyle w:val="TanaimMishna"/>
          <w:b/>
          <w:rtl/>
          <w:rPrChange w:id="100486" w:author="Claude" w:date="2026-10-11T09:08:03Z">
            <w:rPr>
              <w:b/>
              <w:rtl/>
            </w:rPr>
          </w:rPrChange>
        </w:rPr>
        <w:t xml:space="preserve">"</w:t>
      </w:r>
      <w:r>
        <w:rPr>
          <w:rStyle w:val="TanaimMishna"/>
          <w:rFonts w:hint="cs"/>
          <w:b/>
          <w:rtl/>
          <w:rPrChange w:id="100487" w:author="Claude" w:date="2026-10-11T09:08:03Z">
            <w:rPr>
              <w:rFonts w:hint="cs"/>
              <w:b/>
              <w:rtl/>
            </w:rPr>
          </w:rPrChange>
        </w:rPr>
        <w:t xml:space="preserve">י</w:t>
      </w:r>
      <w:r>
        <w:rPr>
          <w:rStyle w:val="TanaimMishna"/>
          <w:b/>
          <w:rtl/>
          <w:rPrChange w:id="100488" w:author="Claude" w:date="2026-10-11T09:08:03Z">
            <w:rPr>
              <w:b/>
              <w:rtl/>
            </w:rPr>
          </w:rPrChange>
        </w:rPr>
        <w:t xml:space="preserve">:</w:t>
      </w:r>
      <w:r>
        <w:rPr>
          <w:b/>
          <w:rtl/>
        </w:rPr>
        <w:t xml:space="preserve"> </w:t>
      </w:r>
      <w:r w:rsidRPr="009757B9">
        <w:rPr>
          <w:rFonts w:hint="cs"/>
          <w:b/>
          <w:rtl/>
        </w:rPr>
        <w:t>אף</w:t>
      </w:r>
      <w:r w:rsidRPr="009757B9">
        <w:rPr>
          <w:b/>
          <w:rtl/>
        </w:rPr>
        <w:t xml:space="preserve"> </w:t>
      </w:r>
      <w:r w:rsidRPr="009757B9">
        <w:rPr>
          <w:rFonts w:hint="cs"/>
          <w:b/>
          <w:rtl/>
        </w:rPr>
        <w:t>המוציא</w:t>
      </w:r>
      <w:r w:rsidRPr="009757B9">
        <w:rPr>
          <w:b/>
          <w:rtl/>
        </w:rPr>
        <w:t xml:space="preserve"> </w:t>
      </w:r>
      <w:r w:rsidRPr="009757B9">
        <w:rPr>
          <w:rFonts w:hint="cs"/>
          <w:b/>
          <w:rtl/>
        </w:rPr>
        <w:t>משמשי</w:t>
      </w:r>
      <w:r w:rsidRPr="009757B9">
        <w:rPr>
          <w:b/>
          <w:rtl/>
        </w:rPr>
        <w:t xml:space="preserve"> </w:t>
      </w:r>
      <w:r w:rsidRPr="009757B9">
        <w:rPr>
          <w:rFonts w:hint="cs"/>
          <w:b/>
          <w:rtl/>
        </w:rPr>
        <w:t>ע</w:t>
      </w:r>
      <w:r w:rsidRPr="009757B9">
        <w:rPr>
          <w:b/>
          <w:rtl/>
        </w:rPr>
        <w:t>"</w:t>
      </w:r>
      <w:r w:rsidRPr="009757B9">
        <w:rPr>
          <w:rFonts w:hint="cs"/>
          <w:b/>
          <w:rtl/>
        </w:rPr>
        <w:t>ז</w:t>
      </w:r>
      <w:r w:rsidRPr="009757B9">
        <w:rPr>
          <w:b/>
          <w:rtl/>
        </w:rPr>
        <w:t xml:space="preserve">- </w:t>
      </w:r>
      <w:r w:rsidRPr="009757B9">
        <w:rPr>
          <w:rFonts w:hint="cs"/>
          <w:b/>
          <w:rtl/>
        </w:rPr>
        <w:t>כל</w:t>
      </w:r>
      <w:r w:rsidRPr="009757B9">
        <w:rPr>
          <w:b/>
          <w:rtl/>
        </w:rPr>
        <w:t xml:space="preserve"> </w:t>
      </w:r>
      <w:r w:rsidRPr="009757B9">
        <w:rPr>
          <w:rFonts w:hint="cs"/>
          <w:b/>
          <w:rtl/>
        </w:rPr>
        <w:t>שהוא</w:t>
      </w:r>
      <w:r w:rsidRPr="009757B9">
        <w:rPr>
          <w:b/>
          <w:rtl/>
        </w:rPr>
        <w:t xml:space="preserve">, </w:t>
      </w:r>
      <w:r w:rsidRPr="009757B9">
        <w:rPr>
          <w:rFonts w:hint="cs"/>
          <w:b/>
          <w:rtl/>
        </w:rPr>
        <w:t>שנאמר</w:t>
      </w:r>
      <w:r w:rsidRPr="009757B9">
        <w:rPr>
          <w:b/>
          <w:rtl/>
        </w:rPr>
        <w:t xml:space="preserve"> </w:t>
      </w:r>
      <w:r w:rsidRPr="009757B9">
        <w:rPr>
          <w:rFonts w:hint="cs"/>
          <w:b/>
          <w:rtl/>
        </w:rPr>
        <w:t>ולא</w:t>
      </w:r>
      <w:r w:rsidRPr="009757B9">
        <w:rPr>
          <w:b/>
          <w:rtl/>
        </w:rPr>
        <w:t xml:space="preserve"> </w:t>
      </w:r>
      <w:r w:rsidRPr="009757B9">
        <w:rPr>
          <w:rFonts w:hint="cs"/>
          <w:b/>
          <w:rtl/>
        </w:rPr>
        <w:t>ידבק</w:t>
      </w:r>
      <w:r w:rsidRPr="009757B9">
        <w:rPr>
          <w:b/>
          <w:rtl/>
        </w:rPr>
        <w:t xml:space="preserve"> </w:t>
      </w:r>
      <w:r w:rsidRPr="009757B9">
        <w:rPr>
          <w:rFonts w:hint="cs"/>
          <w:b/>
          <w:rtl/>
        </w:rPr>
        <w:t>בידך</w:t>
      </w:r>
      <w:r w:rsidRPr="009757B9">
        <w:rPr>
          <w:b/>
          <w:rtl/>
        </w:rPr>
        <w:t xml:space="preserve"> </w:t>
      </w:r>
      <w:r w:rsidRPr="009757B9">
        <w:rPr>
          <w:rFonts w:hint="cs"/>
          <w:b/>
          <w:rtl/>
        </w:rPr>
        <w:t>מאומה</w:t>
      </w:r>
      <w:r w:rsidRPr="009757B9">
        <w:rPr>
          <w:b/>
          <w:rtl/>
        </w:rPr>
        <w:t xml:space="preserve"> </w:t>
      </w:r>
      <w:r w:rsidRPr="009757B9">
        <w:rPr>
          <w:rFonts w:hint="cs"/>
          <w:b/>
          <w:rtl/>
        </w:rPr>
        <w:t>מן</w:t>
      </w:r>
      <w:r w:rsidRPr="009757B9">
        <w:rPr>
          <w:b/>
          <w:rtl/>
        </w:rPr>
        <w:t xml:space="preserve"> </w:t>
      </w:r>
      <w:r w:rsidRPr="009757B9">
        <w:rPr>
          <w:rFonts w:hint="cs"/>
          <w:b/>
          <w:rtl/>
        </w:rPr>
        <w:t>החרם</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Style w:val="afffe"/>
          <w:rFonts w:ascii="Fb Fontext" w:hAnsi="Fb Fontext"/>
          <w:rtl/>
        </w:rPr>
        <w:t>פלפלת</w:t>
      </w:r>
      <w:r w:rsidRPr="006F178A">
        <w:rPr>
          <w:rFonts w:ascii="Fb Fontext" w:hAnsi="Fb Fontext"/>
          <w:rtl/>
        </w:rPr>
        <w:t xml:space="preserve"> לריח הפה.</w:t>
      </w:r>
    </w:p>
    <w:p w:rsidR="00E9703F" w:rsidRDefault="00E9703F" w:rsidP="00E9703F">
      <w:pPr>
        <w:rPr>
          <w:rtl/>
        </w:rPr>
      </w:pPr>
      <w:r w:rsidRPr="006F178A">
        <w:rPr>
          <w:rStyle w:val="afffe"/>
          <w:rFonts w:ascii="Fb Fontext" w:hAnsi="Fb Fontext"/>
          <w:rtl/>
        </w:rPr>
        <w:t>עיטרן</w:t>
      </w:r>
      <w:r w:rsidRPr="006F178A">
        <w:rPr>
          <w:rtl/>
        </w:rPr>
        <w:t xml:space="preserve"> כל </w:t>
      </w:r>
      <w:ins w:id="101319" w:author="קלוד" w:date="2026-10-11T13:11:34Z">
        <w:r>
          <w:rPr>
            <w:rtl/>
          </w:rPr>
          <w:t xml:space="preserve">שהוא</w:t>
        </w:r>
      </w:ins>
      <w:del w:id="101320" w:author="קלוד" w:date="2026-10-11T13:11:34Z">
        <w:r w:rsidRPr="006F178A">
          <w:rPr>
            <w:rtl/>
          </w:rPr>
          <w:delText xml:space="preserve">שהוא.</w:delText>
        </w:r>
      </w:del>
      <w:r w:rsidRPr="006F178A">
        <w:rPr>
          <w:rtl/>
        </w:rPr>
        <w:t xml:space="preserve"> </w:t>
      </w:r>
      <w:ins w:id="101317" w:author="קלוד" w:date="2026-10-11T13:11:34Z">
        <w:r>
          <w:rPr>
            <w:rtl/>
          </w:rPr>
          <w:t xml:space="preserve">-</w:t>
        </w:r>
      </w:ins>
      <w:del w:id="101318" w:author="קלוד" w:date="2026-10-11T13:11:34Z">
        <w:r w:rsidRPr="006F178A">
          <w:rPr>
            <w:rtl/>
          </w:rPr>
          <w:delText xml:space="preserve">חזיא</w:delText>
        </w:r>
      </w:del>
      <w:r w:rsidRPr="006F178A">
        <w:rPr>
          <w:rtl/>
        </w:rPr>
        <w:t xml:space="preserve"> </w:t>
      </w:r>
      <w:ins w:id="101315" w:author="קלוד" w:date="2026-10-11T13:11:34Z">
        <w:r>
          <w:rPr>
            <w:rtl/>
          </w:rPr>
          <w:t xml:space="preserve">ראוי</w:t>
        </w:r>
      </w:ins>
      <w:del w:id="101316" w:author="קלוד" w:date="2026-10-11T13:11:34Z">
        <w:r w:rsidRPr="006F178A">
          <w:rPr>
            <w:rtl/>
          </w:rPr>
          <w:delText xml:space="preserve">–</w:delText>
        </w:r>
      </w:del>
      <w:r w:rsidRPr="006F178A">
        <w:rPr>
          <w:rtl/>
        </w:rPr>
        <w:t xml:space="preserve"> לצילחתא [כאב חצי </w:t>
      </w:r>
      <w:ins w:id="101313" w:author="קלוד" w:date="2026-10-11T13:11:34Z">
        <w:r>
          <w:rPr>
            <w:rtl/>
          </w:rPr>
          <w:t xml:space="preserve">הראש].</w:t>
        </w:r>
      </w:ins>
      <w:del w:id="101314" w:author="קלוד" w:date="2026-10-11T13:11:34Z">
        <w:r w:rsidRPr="006F178A">
          <w:rPr>
            <w:rtl/>
          </w:rPr>
          <w:delText xml:space="preserve">הראש]</w:delText>
        </w:r>
      </w:del>
    </w:p>
    <w:p w:rsidR="00E9703F" w:rsidRPr="006F178A" w:rsidRDefault="00E9703F" w:rsidP="00E9703F">
      <w:pPr>
        <w:rPr>
          <w:rtl/>
        </w:rPr>
      </w:pPr>
      <w:r w:rsidRPr="006F178A">
        <w:rPr>
          <w:rStyle w:val="afffe"/>
          <w:rFonts w:ascii="Fb Fontext" w:hAnsi="Fb Fontext"/>
          <w:rtl/>
        </w:rPr>
        <w:t>מיני בשמים</w:t>
      </w:r>
      <w:r w:rsidRPr="006F178A">
        <w:rPr>
          <w:rtl/>
        </w:rPr>
        <w:t xml:space="preserve"> כל שהן.</w:t>
      </w:r>
    </w:p>
    <w:p w:rsidR="00E9703F" w:rsidRPr="006F178A" w:rsidRDefault="00E9703F" w:rsidP="00E9703F">
      <w:pPr>
        <w:rPr>
          <w:rtl/>
        </w:rPr>
      </w:pPr>
      <w:r w:rsidRPr="006F178A">
        <w:rPr>
          <w:rStyle w:val="afffe"/>
          <w:rFonts w:ascii="Fb Fontext" w:hAnsi="Fb Fontext"/>
          <w:rtl/>
        </w:rPr>
        <w:t>המוציא ריח רע</w:t>
      </w:r>
      <w:r w:rsidRPr="006F178A">
        <w:rPr>
          <w:rtl/>
        </w:rPr>
        <w:t xml:space="preserve"> - כל שהוא.</w:t>
      </w:r>
    </w:p>
    <w:p w:rsidR="00E9703F" w:rsidRPr="006F178A" w:rsidRDefault="00E9703F" w:rsidP="00E9703F">
      <w:pPr>
        <w:rPr>
          <w:rtl/>
        </w:rPr>
      </w:pPr>
      <w:r w:rsidRPr="006F178A">
        <w:rPr>
          <w:rStyle w:val="afffe"/>
          <w:rFonts w:ascii="Fb Fontext" w:hAnsi="Fb Fontext"/>
          <w:rtl/>
        </w:rPr>
        <w:t>שמן טוב</w:t>
      </w:r>
      <w:r w:rsidRPr="006F178A">
        <w:rPr>
          <w:rtl/>
        </w:rPr>
        <w:t xml:space="preserve"> - כל שהוא.</w:t>
      </w:r>
    </w:p>
    <w:p w:rsidR="00E9703F" w:rsidRPr="006F178A" w:rsidRDefault="00E9703F" w:rsidP="00E9703F">
      <w:pPr>
        <w:rPr>
          <w:rtl/>
        </w:rPr>
      </w:pPr>
      <w:r w:rsidRPr="006F178A">
        <w:rPr>
          <w:b/>
          <w:bCs/>
          <w:rtl/>
        </w:rPr>
        <w:t>אר</w:t>
      </w:r>
      <w:r w:rsidRPr="006F178A">
        <w:rPr>
          <w:rStyle w:val="afffe"/>
          <w:rFonts w:ascii="Fb Fontext" w:hAnsi="Fb Fontext"/>
          <w:rtl/>
        </w:rPr>
        <w:t xml:space="preserve">גמן </w:t>
      </w:r>
      <w:r w:rsidRPr="006F178A">
        <w:rPr>
          <w:rtl/>
        </w:rPr>
        <w:t>- כל שהוא, ובתולת הוורד אחת.</w:t>
      </w:r>
    </w:p>
    <w:p w:rsidR="00E9703F" w:rsidRPr="006F178A" w:rsidRDefault="00E9703F" w:rsidP="00E9703F">
      <w:pPr>
        <w:rPr>
          <w:rtl/>
        </w:rPr>
      </w:pPr>
      <w:r w:rsidRPr="006F178A">
        <w:rPr>
          <w:rStyle w:val="afffe"/>
          <w:rFonts w:ascii="Fb Fontext" w:hAnsi="Fb Fontext"/>
          <w:rtl/>
        </w:rPr>
        <w:t xml:space="preserve">מיני מתכות </w:t>
      </w:r>
      <w:r w:rsidRPr="006F178A">
        <w:rPr>
          <w:rtl/>
        </w:rPr>
        <w:t xml:space="preserve">כל שהן. </w:t>
      </w:r>
      <w:ins w:id="101321" w:author="קלוד" w:date="2026-10-11T13:11:34Z">
        <w:r>
          <w:rPr>
            <w:rStyle w:val="2fb"/>
            <w:rtl/>
          </w:rPr>
          <w:t xml:space="preserve">רשב"א: </w:t>
        </w:r>
        <w:r>
          <w:rPr>
            <w:rStyle w:val="afffffe"/>
            <w:rtl/>
          </w:rPr>
          <w:t xml:space="preserve">ראוי</w:t>
        </w:r>
      </w:ins>
      <w:del w:id="101322" w:author="קלוד" w:date="2026-10-11T13:11:34Z">
        <w:r w:rsidRPr="006F178A">
          <w:rPr>
            <w:rStyle w:val="2fb"/>
            <w:rtl/>
          </w:rPr>
          <w:delText xml:space="preserve">רשב"א</w:delText>
        </w:r>
      </w:del>
      <w:r w:rsidRPr="006F178A">
        <w:rPr>
          <w:rtl/>
        </w:rPr>
        <w:t xml:space="preserve"> לעשות ממנה דרבן קטן.</w:t>
      </w:r>
    </w:p>
    <w:p>
      <w:pPr>
        <w:pStyle w:val="afffff8"/>
        <w:rPr>
          <w:ins w:id="90645" w:author="קלוד" w:date="2026-10-11T12:33:55Z"/>
        </w:rPr>
      </w:pPr>
      <w:ins w:id="90646" w:author="קלוד" w:date="2026-10-11T12:33:55Z">
        <w:r>
          <w:rPr>
            <w:color w:val="7B3F00"/>
          </w:rPr>
          <w:t xml:space="preserve">האומר הרי עלי ברזל - לא יפחות מאמה על אמה</w:t>
        </w:r>
      </w:ins>
    </w:p>
    <w:p w:rsidR="00E9703F" w:rsidRPr="006F178A" w:rsidRDefault="00E9703F" w:rsidP="00E9703F">
      <w:pPr>
        <w:rPr>
          <w:rtl/>
        </w:rPr>
      </w:pPr>
      <w:r w:rsidRPr="006F178A">
        <w:rPr>
          <w:rStyle w:val="afffe"/>
          <w:rFonts w:ascii="Fb Fontext" w:hAnsi="Fb Fontext"/>
          <w:rtl/>
        </w:rPr>
        <w:t>האומר הרי עלי ברזל</w:t>
      </w:r>
      <w:r w:rsidRPr="006F178A">
        <w:rPr>
          <w:rtl/>
        </w:rPr>
        <w:t xml:space="preserve">, </w:t>
      </w:r>
      <w:r w:rsidRPr="006F178A">
        <w:rPr>
          <w:rtl/>
        </w:rPr>
        <w:t xml:space="preserve">לא</w:t>
      </w:r>
      <w:r w:rsidRPr="006F178A">
        <w:rPr>
          <w:rtl/>
        </w:rPr>
        <w:t xml:space="preserve"> יפחות מאמה על אמה. </w:t>
      </w:r>
      <w:ins w:id="101325" w:author="קלוד" w:date="2026-10-11T13:11:34Z">
        <w:r>
          <w:rPr>
            <w:rtl/>
          </w:rPr>
          <w:t xml:space="preserve">ראוי</w:t>
        </w:r>
      </w:ins>
      <w:del w:id="101326" w:author="קלוד" w:date="2026-10-11T13:11:34Z">
        <w:r w:rsidRPr="006F178A">
          <w:rPr>
            <w:rtl/>
          </w:rPr>
          <w:delText xml:space="preserve">חזיא</w:delText>
        </w:r>
      </w:del>
      <w:r w:rsidRPr="006F178A">
        <w:rPr>
          <w:rtl/>
        </w:rPr>
        <w:t xml:space="preserve"> לכלייא </w:t>
      </w:r>
      <w:ins w:id="101323" w:author="קלוד" w:date="2026-10-11T13:11:34Z">
        <w:r>
          <w:rPr>
            <w:rtl/>
          </w:rPr>
          <w:t xml:space="preserve">עורב </w:t>
        </w:r>
        <w:r>
          <w:rPr>
            <w:rStyle w:val="afffffe"/>
            <w:rtl/>
          </w:rPr>
          <w:t xml:space="preserve">בגג ההיכל</w:t>
        </w:r>
        <w:r>
          <w:rPr>
            <w:rtl/>
          </w:rPr>
          <w:t xml:space="preserve">.</w:t>
        </w:r>
      </w:ins>
      <w:del w:id="101324" w:author="קלוד" w:date="2026-10-11T13:11:34Z">
        <w:r w:rsidRPr="006F178A">
          <w:rPr>
            <w:rtl/>
          </w:rPr>
          <w:delText xml:space="preserve">עורב.</w:delText>
        </w:r>
      </w:del>
    </w:p>
    <w:p>
      <w:pPr>
        <w:pStyle w:val="38"/>
        <w:rPr>
          <w:ins w:id="98060" w:author="מנוע מכני" w:date="2026-10-11T12:04:39Z"/>
        </w:rPr>
      </w:pPr>
      <w:r w:rsidRPr="006F178A">
        <w:tab/>
      </w:r>
      <w:r w:rsidRPr="006F178A">
        <w:tab/>
      </w:r>
      <w:r w:rsidRPr="006F178A">
        <w:tab/>
      </w:r>
      <w:del w:id="90144" w:author="מנוע מכני" w:date="2026-10-11T12:04:39Z">
        <w:r>
          <w:delText xml:space="preserve"> </w:delText>
        </w:r>
        <w:r w:rsidRPr="006F178A">
          <w:delText xml:space="preserve"> </w:delText>
        </w:r>
      </w:del>
      <w:r w:rsidRPr="006F178A">
        <w:t>ו</w:t>
      </w:r>
      <w:r w:rsidRPr="004C00C0">
        <w:t xml:space="preserve">א"ד</w:t>
      </w:r>
      <w:r w:rsidRPr="004C00C0">
        <w:t xml:space="preserve">:</w:t>
      </w:r>
    </w:p>
    <w:p w:rsidR="00E9703F" w:rsidRPr="006F178A" w:rsidRDefault="00E9703F" w:rsidP="00E9703F">
      <w:pPr>
        <w:rPr>
          <w:rtl/>
        </w:rPr>
      </w:pPr>
      <w:del w:id="98061" w:author="מנוע מכני" w:date="2026-10-11T12:04:39Z">
        <w:r w:rsidRPr="004C00C0">
          <w:rPr>
            <w:rStyle w:val="afffe"/>
            <w:rFonts w:ascii="Fb Fontext" w:hAnsi="Fb Fontext"/>
            <w:b/>
            <w:rtl/>
          </w:rPr>
          <w:delText xml:space="preserve"> </w:delText>
        </w:r>
      </w:del>
      <w:ins w:id="101329" w:author="קלוד" w:date="2026-10-11T13:11:34Z">
        <w:r>
          <w:rPr>
            <w:rtl/>
          </w:rPr>
          <w:t xml:space="preserve">לא</w:t>
        </w:r>
      </w:ins>
      <w:del w:id="101330" w:author="קלוד" w:date="2026-10-11T13:11:34Z">
        <w:r w:rsidRPr="006F178A">
          <w:rPr>
            <w:rtl/>
          </w:rPr>
          <w:delText xml:space="preserve">ילא</w:delText>
        </w:r>
      </w:del>
      <w:r w:rsidRPr="006F178A">
        <w:rPr>
          <w:rtl/>
        </w:rPr>
        <w:t xml:space="preserve"> יפחות מכלייא </w:t>
      </w:r>
      <w:ins w:id="101327" w:author="קלוד" w:date="2026-10-11T13:11:34Z">
        <w:r>
          <w:rPr>
            <w:rtl/>
          </w:rPr>
          <w:t xml:space="preserve">עורב,</w:t>
        </w:r>
      </w:ins>
      <w:del w:id="101328" w:author="קלוד" w:date="2026-10-11T13:11:34Z">
        <w:r w:rsidRPr="006F178A">
          <w:rPr>
            <w:rtl/>
          </w:rPr>
          <w:delText xml:space="preserve">עורב.</w:delText>
        </w:r>
      </w:del>
      <w:r w:rsidRPr="006F178A">
        <w:rPr>
          <w:rtl/>
        </w:rPr>
        <w:t xml:space="preserve"> והיינו אמה על אמה.</w:t>
      </w:r>
    </w:p>
    <w:p w:rsidR="00E9703F" w:rsidRPr="006F178A" w:rsidRDefault="00E9703F" w:rsidP="00E9703F">
      <w:pPr>
        <w:rPr>
          <w:rtl/>
        </w:rPr>
      </w:pPr>
      <w:r w:rsidRPr="006F178A">
        <w:rPr>
          <w:rStyle w:val="afffe"/>
          <w:rFonts w:ascii="Fb Fontext" w:hAnsi="Fb Fontext"/>
          <w:rtl/>
        </w:rPr>
        <w:t>נחשת</w:t>
      </w:r>
      <w:r w:rsidRPr="006F178A">
        <w:rPr>
          <w:rtl/>
        </w:rPr>
        <w:t xml:space="preserve"> - </w:t>
      </w:r>
      <w:r w:rsidRPr="006F178A">
        <w:rPr>
          <w:rtl/>
        </w:rPr>
        <w:t xml:space="preserve">לא</w:t>
      </w:r>
      <w:r w:rsidRPr="006F178A">
        <w:rPr>
          <w:rtl/>
        </w:rPr>
        <w:t xml:space="preserve"> יפחות ממעה כסף.</w:t>
      </w:r>
    </w:p>
    <w:p w:rsidR="00E9703F" w:rsidRPr="006F178A" w:rsidRDefault="00E9703F" w:rsidP="00E9703F">
      <w:pPr>
        <w:rPr>
          <w:rtl/>
        </w:rPr>
      </w:pPr>
      <w:ins w:id="101341" w:author="קלוד" w:date="2026-10-11T13:11:34Z">
        <w:r>
          <w:rPr>
            <w:rStyle w:val="2fb"/>
            <w:rtl/>
          </w:rPr>
          <w:t xml:space="preserve">ר"א:</w:t>
        </w:r>
      </w:ins>
      <w:del w:id="101342" w:author="קלוד" w:date="2026-10-11T13:11:34Z">
        <w:r w:rsidRPr="006F178A">
          <w:rPr>
            <w:rStyle w:val="2fb"/>
            <w:rtl/>
          </w:rPr>
          <w:delText xml:space="preserve">ר"א</w:delText>
        </w:r>
      </w:del>
      <w:r w:rsidRPr="006F178A">
        <w:rPr>
          <w:rtl/>
        </w:rPr>
        <w:t xml:space="preserve"> </w:t>
      </w:r>
      <w:r w:rsidRPr="006F178A">
        <w:rPr>
          <w:rtl/>
        </w:rPr>
        <w:t xml:space="preserve">לא</w:t>
      </w:r>
      <w:r w:rsidRPr="006F178A">
        <w:rPr>
          <w:rtl/>
        </w:rPr>
        <w:t xml:space="preserve"> יפחות </w:t>
      </w:r>
      <w:ins w:id="101339" w:author="קלוד" w:date="2026-10-11T13:11:34Z">
        <w:r>
          <w:rPr>
            <w:rtl/>
          </w:rPr>
          <w:t xml:space="preserve">מצינור</w:t>
        </w:r>
      </w:ins>
      <w:del w:id="101340" w:author="קלוד" w:date="2026-10-11T13:11:34Z">
        <w:r w:rsidRPr="006F178A">
          <w:rPr>
            <w:rtl/>
          </w:rPr>
          <w:delText xml:space="preserve">מצינורא</w:delText>
        </w:r>
      </w:del>
      <w:r w:rsidRPr="006F178A">
        <w:rPr>
          <w:rtl/>
        </w:rPr>
        <w:t xml:space="preserve"> </w:t>
      </w:r>
      <w:ins w:id="101337" w:author="קלוד" w:date="2026-10-11T13:11:34Z">
        <w:r>
          <w:rPr>
            <w:rtl/>
          </w:rPr>
          <w:t xml:space="preserve">קטן</w:t>
        </w:r>
      </w:ins>
      <w:del w:id="101338" w:author="קלוד" w:date="2026-10-11T13:11:34Z">
        <w:r w:rsidRPr="006F178A">
          <w:rPr>
            <w:rtl/>
          </w:rPr>
          <w:delText xml:space="preserve">קטנה</w:delText>
        </w:r>
      </w:del>
      <w:r w:rsidRPr="006F178A">
        <w:rPr>
          <w:rtl/>
        </w:rPr>
        <w:t xml:space="preserve"> של </w:t>
      </w:r>
      <w:ins w:id="101335" w:author="קלוד" w:date="2026-10-11T13:11:34Z">
        <w:r>
          <w:rPr>
            <w:rtl/>
          </w:rPr>
          <w:t xml:space="preserve">נחשת,</w:t>
        </w:r>
      </w:ins>
      <w:del w:id="101336" w:author="קלוד" w:date="2026-10-11T13:11:34Z">
        <w:r w:rsidRPr="006F178A">
          <w:rPr>
            <w:rtl/>
          </w:rPr>
          <w:delText xml:space="preserve">נחשת.</w:delText>
        </w:r>
      </w:del>
      <w:r w:rsidRPr="006F178A">
        <w:rPr>
          <w:rtl/>
        </w:rPr>
        <w:t xml:space="preserve"> שמחטטין </w:t>
      </w:r>
      <w:ins w:id="101333" w:author="קלוד" w:date="2026-10-11T13:11:34Z">
        <w:r>
          <w:rPr>
            <w:rtl/>
          </w:rPr>
          <w:t xml:space="preserve">בו</w:t>
        </w:r>
      </w:ins>
      <w:del w:id="101334" w:author="קלוד" w:date="2026-10-11T13:11:34Z">
        <w:r w:rsidRPr="006F178A">
          <w:rPr>
            <w:rtl/>
          </w:rPr>
          <w:delText xml:space="preserve">בה</w:delText>
        </w:r>
      </w:del>
      <w:r w:rsidRPr="006F178A">
        <w:rPr>
          <w:rtl/>
        </w:rPr>
        <w:t xml:space="preserve"> את </w:t>
      </w:r>
      <w:ins w:id="101331" w:author="קלוד" w:date="2026-10-11T13:11:34Z">
        <w:r>
          <w:rPr>
            <w:rtl/>
          </w:rPr>
          <w:t xml:space="preserve">הפתילות</w:t>
        </w:r>
      </w:ins>
      <w:del w:id="101332" w:author="קלוד" w:date="2026-10-11T13:11:34Z">
        <w:r w:rsidRPr="006F178A">
          <w:rPr>
            <w:rtl/>
          </w:rPr>
          <w:delText xml:space="preserve">הפתילות,</w:delText>
        </w:r>
      </w:del>
      <w:r w:rsidRPr="006F178A">
        <w:rPr>
          <w:rtl/>
        </w:rPr>
        <w:t xml:space="preserve"> ומקנחין הנרות.</w:t>
      </w:r>
    </w:p>
    <w:p w:rsidR="00E9703F" w:rsidRPr="006F178A" w:rsidRDefault="00E9703F" w:rsidP="00E9703F">
      <w:pPr>
        <w:rPr>
          <w:rtl/>
        </w:rPr>
      </w:pPr>
      <w:r w:rsidRPr="006F178A">
        <w:rPr>
          <w:rStyle w:val="afffe"/>
          <w:rFonts w:ascii="Fb Fontext" w:hAnsi="Fb Fontext"/>
          <w:rtl/>
        </w:rPr>
        <w:t>מקק ספרים ומקק מטפחותיהם</w:t>
      </w:r>
      <w:r w:rsidRPr="006F178A">
        <w:rPr>
          <w:rtl/>
        </w:rPr>
        <w:t xml:space="preserve"> - כל שהוא. שמצניעין אותן לגונזן.</w:t>
      </w:r>
    </w:p>
    <w:p>
      <w:pPr>
        <w:pStyle w:val="38"/>
        <w:rPr>
          <w:ins w:id="98062" w:author="מנוע מכני" w:date="2026-10-11T12:04:39Z"/>
        </w:rPr>
      </w:pPr>
      <w:ins w:id="90395" w:author="מנוע מכני" w:date="2026-10-11T12:04:39Z">
        <w:r>
          <w:t xml:space="preserve">ר"י</w:t>
        </w:r>
      </w:ins>
      <w:del w:id="90396" w:author="מנוע מכני" w:date="2026-10-11T12:04:39Z">
        <w:r w:rsidRPr="006F178A">
          <w:delText xml:space="preserve">רבי יהודה</w:delText>
        </w:r>
      </w:del>
      <w:del w:id="99403" w:author="מנוע מכני" w:date="2026-10-11T12:04:39Z">
        <w:r w:rsidRPr="006F178A">
          <w:delText xml:space="preserve"> אומר</w:delText>
        </w:r>
      </w:del>
      <w:r w:rsidRPr="006F178A">
        <w:t xml:space="preserve">:</w:t>
      </w:r>
    </w:p>
    <w:p w:rsidR="00E9703F" w:rsidRPr="006F178A" w:rsidRDefault="00E9703F" w:rsidP="00E9703F">
      <w:pPr>
        <w:rPr>
          <w:rtl/>
        </w:rPr>
      </w:pPr>
      <w:del w:id="98063" w:author="מנוע מכני" w:date="2026-10-11T12:04:39Z">
        <w:r w:rsidRPr="006F178A">
          <w:rPr>
            <w:rtl/>
          </w:rPr>
          <w:delText xml:space="preserve"> </w:delText>
        </w:r>
      </w:del>
      <w:r w:rsidRPr="006F178A">
        <w:rPr>
          <w:rtl/>
        </w:rPr>
        <w:t xml:space="preserve">אף המוציא משמשי </w:t>
      </w:r>
      <w:r w:rsidRPr="006F178A">
        <w:rPr>
          <w:rtl/>
        </w:rPr>
        <w:t xml:space="preserve">ע"ז</w:t>
      </w:r>
      <w:r w:rsidRPr="006F178A">
        <w:rPr>
          <w:rtl/>
        </w:rPr>
        <w:t xml:space="preserve"> - כל שהוא.</w:t>
      </w:r>
      <w:r w:rsidRPr="00784B8D">
        <w:rPr>
          <w:rStyle w:val="afffff0"/>
          <w:rFonts w:hint="cs"/>
          <w:rtl/>
        </w:rPr>
        <w:t xml:space="preserve"> '</w:t>
      </w:r>
      <w:ins w:id="91193" w:author="Claude - סמנטי" w:date="2026-10-11T12:28:21Z">
        <w:r>
          <w:rPr>
            <w:rStyle w:val="afffff0"/>
            <w:rtl/>
          </w:rPr>
          <w:t xml:space="preserve">וְלֹא יִדְבַּק בְּיָדְךָ מְאוּמָה מִן הַחֵרֶם</w:t>
        </w:r>
      </w:ins>
      <w:del w:id="91194" w:author="Claude - סמנטי" w:date="2026-10-11T12:28:21Z">
        <w:r w:rsidRPr="00784B8D">
          <w:rPr>
            <w:rStyle w:val="afffff0"/>
            <w:rtl/>
          </w:rPr>
          <w:delText xml:space="preserve">ולא ידבק בידך מאומה מן החרם</w:delText>
        </w:r>
      </w:del>
      <w:r w:rsidRPr="00784B8D">
        <w:rPr>
          <w:rStyle w:val="afffff0"/>
          <w:rFonts w:hint="cs"/>
          <w:rtl/>
        </w:rPr>
        <w:t>'</w:t>
      </w:r>
      <w:r w:rsidRPr="00784B8D">
        <w:rPr>
          <w:rStyle w:val="afffff0"/>
          <w:rtl/>
        </w:rPr>
        <w:t>.</w:t>
      </w:r>
    </w:p>
    <w:p w:rsidR="00E9703F" w:rsidRPr="009757B9" w:rsidRDefault="00E9703F" w:rsidP="00E9703F">
      <w:pPr>
        <w:pStyle w:val="affff1"/>
        <w:ind w:end="0"/>
        <w:rPr>
          <w:b w:val="0"/>
          <w:rtl/>
        </w:rPr>
        <w:pPrChange w:id="20100" w:author="קלוד" w:date="2026-10-11T09:07:15Z">
          <w:pPr>
            <w:pStyle w:val="affff1"/>
            <w:rPr>
              <w:b w:val="0"/>
              <w:rtl/>
            </w:rPr>
          </w:pPr>
        </w:pPrChange>
      </w:pPr>
      <w:ins w:id="9832" w:author="מספור קטעי משנה" w:date="2026-10-11T09:35:03Z">
        <w:r>
          <w:rPr>
            <w:rStyle w:val="MisparKeta"/>
          </w:rPr>
          <w:t xml:space="preserve">ה. </w:t>
        </w:r>
      </w:ins>
      <w:r w:rsidRPr="009757B9">
        <w:rPr>
          <w:rtl/>
        </w:rPr>
        <w:lastRenderedPageBreak/>
        <w:t>מקק ספרים ומקק מטפחת.</w:t>
      </w:r>
    </w:p>
    <w:p w:rsidR="00E9703F" w:rsidRPr="006F178A" w:rsidRDefault="00E9703F" w:rsidP="00E9703F">
      <w:pPr>
        <w:rPr>
          <w:rtl/>
        </w:rPr>
      </w:pPr>
      <w:ins w:id="101355" w:author="קלוד" w:date="2026-10-11T13:11:34Z">
        <w:r>
          <w:rPr>
            <w:rStyle w:val="2fb"/>
            <w:rFonts w:ascii="Fb Fontext" w:hAnsi="Fb Fontext"/>
            <w:rtl/>
          </w:rPr>
          <w:t xml:space="preserve">ר"י:</w:t>
        </w:r>
      </w:ins>
      <w:del w:id="101356" w:author="קלוד" w:date="2026-10-11T13:11:34Z">
        <w:r w:rsidRPr="006F178A">
          <w:rPr>
            <w:rStyle w:val="2fb"/>
            <w:rFonts w:ascii="Fb Fontext" w:hAnsi="Fb Fontext"/>
            <w:rtl/>
          </w:rPr>
          <w:delText xml:space="preserve">ר"י</w:delText>
        </w:r>
      </w:del>
      <w:r w:rsidRPr="006F178A">
        <w:rPr>
          <w:rFonts w:ascii="Fb Fontext" w:hAnsi="Fb Fontext"/>
          <w:rtl/>
        </w:rPr>
        <w:t xml:space="preserve"> מקק </w:t>
      </w:r>
      <w:ins w:id="101353" w:author="קלוד" w:date="2026-10-11T13:11:34Z">
        <w:r>
          <w:rPr>
            <w:rFonts w:ascii="Fb Fontext" w:hAnsi="Fb Fontext"/>
            <w:rtl/>
          </w:rPr>
          <w:t xml:space="preserve">של ספרים,</w:t>
        </w:r>
      </w:ins>
      <w:del w:id="101354" w:author="קלוד" w:date="2026-10-11T13:11:34Z">
        <w:r w:rsidRPr="006F178A">
          <w:rPr>
            <w:rFonts w:ascii="Fb Fontext" w:hAnsi="Fb Fontext"/>
            <w:rtl/>
          </w:rPr>
          <w:delText xml:space="preserve">דסיפרי,</w:delText>
        </w:r>
      </w:del>
      <w:r w:rsidRPr="006F178A">
        <w:rPr>
          <w:rFonts w:ascii="Fb Fontext" w:hAnsi="Fb Fontext"/>
          <w:rtl/>
        </w:rPr>
        <w:t xml:space="preserve"> תכך </w:t>
      </w:r>
      <w:ins w:id="101351" w:author="קלוד" w:date="2026-10-11T13:11:34Z">
        <w:r>
          <w:rPr>
            <w:rFonts w:ascii="Fb Fontext" w:hAnsi="Fb Fontext"/>
            <w:rtl/>
          </w:rPr>
          <w:t xml:space="preserve">של משי,</w:t>
        </w:r>
      </w:ins>
      <w:del w:id="101352" w:author="קלוד" w:date="2026-10-11T13:11:34Z">
        <w:r w:rsidRPr="006F178A">
          <w:rPr>
            <w:rFonts w:ascii="Fb Fontext" w:hAnsi="Fb Fontext"/>
            <w:rtl/>
          </w:rPr>
          <w:delText xml:space="preserve">דשיראי,</w:delText>
        </w:r>
      </w:del>
      <w:r w:rsidRPr="006F178A">
        <w:rPr>
          <w:rFonts w:ascii="Fb Fontext" w:hAnsi="Fb Fontext"/>
          <w:rtl/>
        </w:rPr>
        <w:t xml:space="preserve"> ואילא </w:t>
      </w:r>
      <w:ins w:id="101349" w:author="קלוד" w:date="2026-10-11T13:11:34Z">
        <w:r>
          <w:rPr>
            <w:rFonts w:ascii="Fb Fontext" w:hAnsi="Fb Fontext"/>
            <w:rtl/>
          </w:rPr>
          <w:t xml:space="preserve">של ענבים,</w:t>
        </w:r>
      </w:ins>
      <w:del w:id="101350" w:author="קלוד" w:date="2026-10-11T13:11:34Z">
        <w:r w:rsidRPr="006F178A">
          <w:rPr>
            <w:rFonts w:ascii="Fb Fontext" w:hAnsi="Fb Fontext"/>
            <w:rtl/>
          </w:rPr>
          <w:delText xml:space="preserve">דעינבי,</w:delText>
        </w:r>
      </w:del>
      <w:r w:rsidRPr="006F178A">
        <w:rPr>
          <w:rFonts w:ascii="Fb Fontext" w:hAnsi="Fb Fontext"/>
          <w:rtl/>
        </w:rPr>
        <w:t xml:space="preserve"> ופה </w:t>
      </w:r>
      <w:ins w:id="101347" w:author="קלוד" w:date="2026-10-11T13:11:34Z">
        <w:r>
          <w:rPr>
            <w:rFonts w:ascii="Fb Fontext" w:hAnsi="Fb Fontext"/>
            <w:rtl/>
          </w:rPr>
          <w:t xml:space="preserve">של תאנים,</w:t>
        </w:r>
      </w:ins>
      <w:del w:id="101348" w:author="קלוד" w:date="2026-10-11T13:11:34Z">
        <w:r w:rsidRPr="006F178A">
          <w:rPr>
            <w:rFonts w:ascii="Fb Fontext" w:hAnsi="Fb Fontext"/>
            <w:rtl/>
          </w:rPr>
          <w:delText xml:space="preserve">דתאני,</w:delText>
        </w:r>
      </w:del>
      <w:r w:rsidRPr="006F178A">
        <w:rPr>
          <w:rFonts w:ascii="Fb Fontext" w:hAnsi="Fb Fontext"/>
          <w:rtl/>
        </w:rPr>
        <w:t xml:space="preserve"> והה </w:t>
      </w:r>
      <w:ins w:id="101345" w:author="קלוד" w:date="2026-10-11T13:11:34Z">
        <w:r>
          <w:rPr>
            <w:rFonts w:ascii="Fb Fontext" w:hAnsi="Fb Fontext"/>
            <w:rtl/>
          </w:rPr>
          <w:t xml:space="preserve">של רימונים</w:t>
        </w:r>
      </w:ins>
      <w:del w:id="101346" w:author="קלוד" w:date="2026-10-11T13:11:34Z">
        <w:r w:rsidRPr="006F178A">
          <w:rPr>
            <w:rFonts w:ascii="Fb Fontext" w:hAnsi="Fb Fontext"/>
            <w:rtl/>
          </w:rPr>
          <w:delText xml:space="preserve">דרימוני</w:delText>
        </w:r>
      </w:del>
      <w:r w:rsidRPr="006F178A">
        <w:rPr>
          <w:rFonts w:ascii="Fb Fontext" w:hAnsi="Fb Fontext"/>
          <w:rtl/>
        </w:rPr>
        <w:t xml:space="preserve"> - </w:t>
      </w:r>
      <w:ins w:id="91355" w:author="מנוע מכני" w:date="2026-10-11T12:04:39Z">
        <w:r>
          <w:rPr>
            <w:rFonts w:ascii="Fb Fontext" w:hAnsi="Fb Fontext"/>
            <w:rtl/>
          </w:rPr>
          <w:t xml:space="preserve">כולם</w:t>
        </w:r>
      </w:ins>
      <w:del w:id="91356" w:author="מנוע מכני" w:date="2026-10-11T12:04:39Z">
        <w:r w:rsidRPr="006F178A">
          <w:rPr>
            <w:rFonts w:ascii="Fb Fontext" w:hAnsi="Fb Fontext"/>
            <w:rtl/>
          </w:rPr>
          <w:delText xml:space="preserve">כולהו</w:delText>
        </w:r>
      </w:del>
      <w:r w:rsidRPr="006F178A">
        <w:rPr>
          <w:rFonts w:ascii="Fb Fontext" w:hAnsi="Fb Fontext"/>
          <w:rtl/>
        </w:rPr>
        <w:t xml:space="preserve"> </w:t>
      </w:r>
      <w:ins w:id="90347" w:author="Claude - סמנטי" w:date="2026-10-11T12:28:21Z">
        <w:ins w:id="101343" w:author="קלוד" w:date="2026-10-11T13:11:34Z">
          <w:r>
            <w:rPr>
              <w:rFonts w:ascii="Fb Fontext" w:hAnsi="Fb Fontext"/>
              <w:rtl/>
            </w:rPr>
            <w:t xml:space="preserve">סכנה </w:t>
          </w:r>
          <w:r>
            <w:rPr>
              <w:rStyle w:val="afffffe"/>
              <w:rFonts w:ascii="Fb Fontext" w:hAnsi="Fb Fontext"/>
              <w:rtl/>
            </w:rPr>
            <w:t xml:space="preserve">לבולען</w:t>
          </w:r>
          <w:r>
            <w:rPr>
              <w:rFonts w:ascii="Fb Fontext" w:hAnsi="Fb Fontext"/>
              <w:rtl/>
            </w:rPr>
            <w:t xml:space="preserve">.</w:t>
          </w:r>
        </w:ins>
        <w:del w:id="101344" w:author="קלוד" w:date="2026-10-11T13:11:34Z">
          <w:r>
            <w:rPr>
              <w:rFonts w:ascii="Fb Fontext" w:hAnsi="Fb Fontext"/>
              <w:rtl/>
            </w:rPr>
            <w:delText xml:space="preserve">סכנה</w:delText>
          </w:r>
          <w:r w:rsidRPr="006F178A">
            <w:rPr>
              <w:rFonts w:ascii="Fb Fontext" w:hAnsi="Fb Fontext"/>
              <w:rtl/>
            </w:rPr>
            <w:delText xml:space="preserve">.</w:delText>
          </w:r>
        </w:del>
      </w:ins>
      <w:del w:id="90348" w:author="Claude - סמנטי" w:date="2026-10-11T12:28:21Z">
        <w:r w:rsidRPr="006F178A">
          <w:rPr>
            <w:rFonts w:ascii="Fb Fontext" w:hAnsi="Fb Fontext"/>
            <w:rtl/>
          </w:rPr>
          <w:delText xml:space="preserve">סכנתא</w:delText>
        </w:r>
      </w:del>
    </w:p>
    <w:p w:rsidR="00E9703F" w:rsidRPr="006F178A" w:rsidRDefault="00E9703F" w:rsidP="00E9703F">
      <w:pPr>
        <w:rPr>
          <w:rtl/>
        </w:rPr>
      </w:pPr>
      <w:ins w:id="101361" w:author="קלוד" w:date="2026-10-11T13:11:34Z">
        <w:r>
          <w:rPr>
            <w:rFonts w:hint="cs"/>
            <w:rtl/>
          </w:rPr>
          <w:t xml:space="preserve">תלמיד</w:t>
        </w:r>
      </w:ins>
      <w:del w:id="101362" w:author="קלוד" w:date="2026-10-11T13:11:34Z">
        <w:r w:rsidRPr="006F178A">
          <w:rPr>
            <w:rFonts w:hint="cs"/>
            <w:rtl/>
          </w:rPr>
          <w:delText xml:space="preserve">אותו תלמיד</w:delText>
        </w:r>
      </w:del>
      <w:r w:rsidRPr="006F178A">
        <w:rPr>
          <w:rFonts w:hint="cs"/>
          <w:rtl/>
        </w:rPr>
        <w:t xml:space="preserve"> </w:t>
      </w:r>
      <w:ins w:id="101359" w:author="קלוד" w:date="2026-10-11T13:11:34Z">
        <w:r>
          <w:rPr>
            <w:rFonts w:hint="cs"/>
            <w:rtl/>
          </w:rPr>
          <w:t xml:space="preserve">אחד ישב</w:t>
        </w:r>
      </w:ins>
      <w:del w:id="101360" w:author="קלוד" w:date="2026-10-11T13:11:34Z">
        <w:r w:rsidRPr="006F178A">
          <w:rPr>
            <w:rFonts w:hint="cs"/>
            <w:rtl/>
          </w:rPr>
          <w:delText xml:space="preserve">שישב</w:delText>
        </w:r>
      </w:del>
      <w:r w:rsidRPr="006F178A">
        <w:rPr>
          <w:rFonts w:hint="cs"/>
          <w:rtl/>
        </w:rPr>
        <w:t xml:space="preserve"> לפני </w:t>
      </w:r>
      <w:r w:rsidRPr="006F178A">
        <w:rPr>
          <w:rStyle w:val="2fb"/>
          <w:rFonts w:hint="cs"/>
          <w:rtl/>
        </w:rPr>
        <w:t xml:space="preserve">רי</w:t>
      </w:r>
      <w:r w:rsidRPr="006F178A">
        <w:rPr>
          <w:rStyle w:val="2fb"/>
          <w:rtl/>
        </w:rPr>
        <w:t>"</w:t>
      </w:r>
      <w:r w:rsidRPr="006F178A">
        <w:rPr>
          <w:rStyle w:val="2fb"/>
          <w:rFonts w:hint="cs"/>
          <w:rtl/>
        </w:rPr>
        <w:t xml:space="preserve">ו</w:t>
      </w:r>
      <w:r w:rsidRPr="006F178A">
        <w:rPr>
          <w:rFonts w:hint="cs"/>
          <w:rtl/>
        </w:rPr>
        <w:t xml:space="preserve"> ו</w:t>
      </w:r>
      <w:r w:rsidRPr="006F178A">
        <w:rPr>
          <w:rtl/>
        </w:rPr>
        <w:t xml:space="preserve">אכל </w:t>
      </w:r>
      <w:ins w:id="101357" w:author="קלוד" w:date="2026-10-11T13:11:34Z">
        <w:r>
          <w:rPr>
            <w:rtl/>
          </w:rPr>
          <w:t xml:space="preserve">תאנים.</w:t>
        </w:r>
      </w:ins>
      <w:del w:id="101358" w:author="קלוד" w:date="2026-10-11T13:11:34Z">
        <w:r w:rsidRPr="006F178A">
          <w:rPr>
            <w:rtl/>
          </w:rPr>
          <w:delText xml:space="preserve">תאיני.</w:delText>
        </w:r>
      </w:del>
    </w:p>
    <w:p>
      <w:pPr>
        <w:pStyle w:val="38"/>
        <w:rPr>
          <w:ins w:id="98064" w:author="מנוע מכני" w:date="2026-10-11T12:04:39Z"/>
        </w:rPr>
      </w:pPr>
      <w:r w:rsidRPr="006F178A">
        <w:t xml:space="preserve">אמר</w:t>
      </w:r>
      <w:r w:rsidRPr="006F178A">
        <w:t xml:space="preserve"> </w:t>
      </w:r>
      <w:ins w:id="93071" w:author="מנוע מכני" w:date="2026-10-11T12:04:39Z">
        <w:r>
          <w:t xml:space="preserve">לו</w:t>
        </w:r>
      </w:ins>
      <w:del w:id="93072" w:author="מנוע מכני" w:date="2026-10-11T12:04:39Z">
        <w:r w:rsidRPr="006F178A">
          <w:delText xml:space="preserve">ליה</w:delText>
        </w:r>
      </w:del>
      <w:r w:rsidRPr="006F178A">
        <w:t xml:space="preserve">:</w:t>
      </w:r>
    </w:p>
    <w:p w:rsidR="00E9703F" w:rsidRDefault="00E9703F" w:rsidP="00E9703F">
      <w:pPr>
        <w:rPr>
          <w:rtl/>
        </w:rPr>
      </w:pPr>
      <w:del w:id="98065" w:author="מנוע מכני" w:date="2026-10-11T12:04:39Z">
        <w:r w:rsidRPr="006F178A">
          <w:rPr>
            <w:rtl/>
          </w:rPr>
          <w:delText xml:space="preserve"> </w:delText>
        </w:r>
      </w:del>
      <w:r w:rsidRPr="006F178A">
        <w:rPr>
          <w:rStyle w:val="2fb"/>
          <w:rtl/>
        </w:rPr>
        <w:t xml:space="preserve">רבי</w:t>
      </w:r>
      <w:r w:rsidRPr="006F178A">
        <w:rPr>
          <w:rtl/>
        </w:rPr>
        <w:t xml:space="preserve">, קוצין יש </w:t>
      </w:r>
      <w:ins w:id="101365" w:author="קלוד" w:date="2026-10-11T13:11:34Z">
        <w:r>
          <w:rPr>
            <w:rtl/>
          </w:rPr>
          <w:t xml:space="preserve">בתאנים?</w:t>
        </w:r>
      </w:ins>
      <w:del w:id="101366" w:author="קלוד" w:date="2026-10-11T13:11:34Z">
        <w:r w:rsidRPr="006F178A">
          <w:rPr>
            <w:rtl/>
          </w:rPr>
          <w:delText xml:space="preserve">בתאנים.</w:delText>
        </w:r>
      </w:del>
      <w:r w:rsidRPr="006F178A">
        <w:rPr>
          <w:rtl/>
        </w:rPr>
        <w:t xml:space="preserve"> </w:t>
      </w:r>
      <w:r w:rsidRPr="006F178A">
        <w:rPr>
          <w:rtl/>
        </w:rPr>
        <w:t xml:space="preserve">אמר</w:t>
      </w:r>
      <w:r w:rsidRPr="006F178A">
        <w:rPr>
          <w:rtl/>
        </w:rPr>
        <w:t xml:space="preserve"> </w:t>
      </w:r>
      <w:ins w:id="93073" w:author="מנוע מכני" w:date="2026-10-11T12:04:39Z">
        <w:r>
          <w:rPr>
            <w:rtl/>
          </w:rPr>
          <w:t xml:space="preserve">לו</w:t>
        </w:r>
      </w:ins>
      <w:del w:id="93074" w:author="מנוע מכני" w:date="2026-10-11T12:04:39Z">
        <w:r w:rsidRPr="006F178A">
          <w:rPr>
            <w:rtl/>
          </w:rPr>
          <w:delText xml:space="preserve">ליה</w:delText>
        </w:r>
      </w:del>
      <w:r w:rsidRPr="006F178A">
        <w:rPr>
          <w:rtl/>
        </w:rPr>
        <w:t xml:space="preserve">: </w:t>
      </w:r>
      <w:r w:rsidRPr="006F178A">
        <w:rPr>
          <w:rFonts w:hint="cs"/>
          <w:rtl/>
        </w:rPr>
        <w:t>הרגו</w:t>
      </w:r>
      <w:r w:rsidRPr="006F178A">
        <w:rPr>
          <w:rtl/>
        </w:rPr>
        <w:t xml:space="preserve"> פה </w:t>
      </w:r>
      <w:ins w:id="101363" w:author="קלוד" w:date="2026-10-11T13:11:34Z">
        <w:r>
          <w:rPr>
            <w:rtl/>
          </w:rPr>
          <w:t xml:space="preserve">לזה.</w:t>
        </w:r>
      </w:ins>
      <w:del w:id="101364" w:author="קלוד" w:date="2026-10-11T13:11:34Z">
        <w:r w:rsidRPr="006F178A">
          <w:rPr>
            <w:rtl/>
          </w:rPr>
          <w:delText xml:space="preserve">לדין. [דהרגה אותו ]</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25" w:author="קלוד" w:date="2026-10-11T09:07:15Z"/>
        </w:rPr>
      </w:pPr>
      <w:ins w:id="20524" w:author="קלוד" w:date="2026-10-11T09:07:15Z">
        <w:r>
          <w:t xml:space="preserve">משנה ז</w:t>
        </w:r>
      </w:ins>
    </w:p>
    <w:p w:rsidR="00E9703F" w:rsidRPr="009757B9" w:rsidRDefault="00E9703F" w:rsidP="00E9703F">
      <w:pPr>
        <w:pStyle w:val="afff9"/>
        <w:rPr>
          <w:del w:id="20240" w:author="קלוד" w:date="2026-10-11T09:07:15Z"/>
          <w:b/>
          <w:rtl/>
        </w:rPr>
      </w:pPr>
      <w:del w:id="20238" w:author="קלוד" w:date="2026-10-11T09:07:15Z">
        <w:r w:rsidRPr="009757B9">
          <w:rPr>
            <w:rFonts w:hint="cs"/>
            <w:b/>
            <w:sz w:val="20"/>
            <w:rtl/>
          </w:rPr>
          <w:delText xml:space="preserve">משנה</w:delText>
        </w:r>
      </w:del>
      <w:del w:id="20239"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52" w:author="קלוד" w:date="2026-10-11T12:09:42Z">
          <w:pPr>
            <w:pStyle w:val="afff9"/>
          </w:pPr>
        </w:pPrChange>
      </w:pPr>
      <w:r w:rsidRPr="009757B9">
        <w:rPr>
          <w:rFonts w:hint="cs"/>
          <w:b/>
          <w:rtl/>
        </w:rPr>
        <w:t>המוציא</w:t>
      </w:r>
      <w:r w:rsidRPr="009757B9">
        <w:rPr>
          <w:b/>
          <w:rtl/>
        </w:rPr>
        <w:t xml:space="preserve"> </w:t>
      </w:r>
      <w:r w:rsidRPr="009757B9">
        <w:rPr>
          <w:rFonts w:hint="cs"/>
          <w:b/>
          <w:rtl/>
        </w:rPr>
        <w:t>קופת</w:t>
      </w:r>
      <w:r w:rsidRPr="009757B9">
        <w:rPr>
          <w:b/>
          <w:rtl/>
        </w:rPr>
        <w:t xml:space="preserve"> </w:t>
      </w:r>
      <w:r w:rsidRPr="009757B9">
        <w:rPr>
          <w:rFonts w:hint="cs"/>
          <w:b/>
          <w:rtl/>
        </w:rPr>
        <w:t>הרוכלין</w:t>
      </w:r>
      <w:r w:rsidRPr="009757B9">
        <w:rPr>
          <w:b/>
          <w:rtl/>
        </w:rPr>
        <w:t xml:space="preserve">, </w:t>
      </w:r>
      <w:r w:rsidRPr="009757B9">
        <w:rPr>
          <w:rFonts w:hint="cs"/>
          <w:b/>
          <w:rtl/>
        </w:rPr>
        <w:t>אף</w:t>
      </w:r>
      <w:r w:rsidRPr="009757B9">
        <w:rPr>
          <w:b/>
          <w:rtl/>
        </w:rPr>
        <w:t xml:space="preserve"> </w:t>
      </w:r>
      <w:r w:rsidRPr="009757B9">
        <w:rPr>
          <w:rFonts w:hint="cs"/>
          <w:b/>
          <w:rtl/>
        </w:rPr>
        <w:t>על</w:t>
      </w:r>
      <w:r w:rsidRPr="009757B9">
        <w:rPr>
          <w:b/>
          <w:rtl/>
        </w:rPr>
        <w:t xml:space="preserve"> </w:t>
      </w:r>
      <w:r w:rsidRPr="009757B9">
        <w:rPr>
          <w:rFonts w:hint="cs"/>
          <w:b/>
          <w:rtl/>
        </w:rPr>
        <w:t>פי</w:t>
      </w:r>
      <w:r w:rsidRPr="009757B9">
        <w:rPr>
          <w:b/>
          <w:rtl/>
        </w:rPr>
        <w:t xml:space="preserve"> </w:t>
      </w:r>
      <w:r w:rsidRPr="009757B9">
        <w:rPr>
          <w:rFonts w:hint="cs"/>
          <w:b/>
          <w:rtl/>
        </w:rPr>
        <w:t>שיש</w:t>
      </w:r>
      <w:r w:rsidRPr="009757B9">
        <w:rPr>
          <w:b/>
          <w:rtl/>
        </w:rPr>
        <w:t xml:space="preserve"> </w:t>
      </w:r>
      <w:r w:rsidRPr="009757B9">
        <w:rPr>
          <w:rFonts w:hint="cs"/>
          <w:b/>
          <w:rtl/>
        </w:rPr>
        <w:t>בה</w:t>
      </w:r>
      <w:r w:rsidRPr="009757B9">
        <w:rPr>
          <w:b/>
          <w:rtl/>
        </w:rPr>
        <w:t xml:space="preserve"> </w:t>
      </w:r>
      <w:r w:rsidRPr="009757B9">
        <w:rPr>
          <w:rFonts w:hint="cs"/>
          <w:b/>
          <w:rtl/>
        </w:rPr>
        <w:t>מינין</w:t>
      </w:r>
      <w:r w:rsidRPr="009757B9">
        <w:rPr>
          <w:b/>
          <w:rtl/>
        </w:rPr>
        <w:t xml:space="preserve"> </w:t>
      </w:r>
      <w:r w:rsidRPr="009757B9">
        <w:rPr>
          <w:rFonts w:hint="cs"/>
          <w:b/>
          <w:rtl/>
        </w:rPr>
        <w:t>הרבה</w:t>
      </w:r>
      <w:r w:rsidRPr="009757B9">
        <w:rPr>
          <w:b/>
          <w:rtl/>
        </w:rPr>
        <w:t xml:space="preserve"> - </w:t>
      </w:r>
      <w:r w:rsidRPr="009757B9">
        <w:rPr>
          <w:rFonts w:hint="cs"/>
          <w:b/>
          <w:rtl/>
        </w:rPr>
        <w:t>אינו</w:t>
      </w:r>
      <w:r w:rsidRPr="009757B9">
        <w:rPr>
          <w:b/>
          <w:rtl/>
        </w:rPr>
        <w:t xml:space="preserve"> </w:t>
      </w:r>
      <w:r w:rsidRPr="009757B9">
        <w:rPr>
          <w:rFonts w:hint="cs"/>
          <w:b/>
          <w:rtl/>
        </w:rPr>
        <w:t>חייב</w:t>
      </w:r>
      <w:r w:rsidRPr="009757B9">
        <w:rPr>
          <w:b/>
          <w:rtl/>
        </w:rPr>
        <w:t xml:space="preserve"> </w:t>
      </w:r>
      <w:r w:rsidRPr="009757B9">
        <w:rPr>
          <w:rFonts w:hint="cs"/>
          <w:b/>
          <w:rtl/>
        </w:rPr>
        <w:t>אלא</w:t>
      </w:r>
      <w:r w:rsidRPr="009757B9">
        <w:rPr>
          <w:b/>
          <w:rtl/>
        </w:rPr>
        <w:t xml:space="preserve"> </w:t>
      </w:r>
      <w:r w:rsidRPr="009757B9">
        <w:rPr>
          <w:rFonts w:hint="cs"/>
          <w:b/>
          <w:rtl/>
        </w:rPr>
        <w:t>חטאת</w:t>
      </w:r>
      <w:r w:rsidRPr="009757B9">
        <w:rPr>
          <w:b/>
          <w:rtl/>
        </w:rPr>
        <w:t xml:space="preserve"> </w:t>
      </w:r>
      <w:r w:rsidRPr="009757B9">
        <w:rPr>
          <w:rFonts w:hint="cs"/>
          <w:b/>
          <w:rtl/>
        </w:rPr>
        <w:t>אחת</w:t>
      </w:r>
      <w:r w:rsidRPr="009757B9">
        <w:rPr>
          <w:b/>
          <w:rtl/>
        </w:rPr>
        <w:t xml:space="preserve">. </w:t>
      </w:r>
      <w:r w:rsidRPr="009757B9">
        <w:rPr>
          <w:rFonts w:hint="cs"/>
          <w:b/>
          <w:rtl/>
        </w:rPr>
        <w:t>זרעוני</w:t>
      </w:r>
      <w:r w:rsidRPr="009757B9">
        <w:rPr>
          <w:b/>
          <w:rtl/>
        </w:rPr>
        <w:t xml:space="preserve"> </w:t>
      </w:r>
      <w:r w:rsidRPr="009757B9">
        <w:rPr>
          <w:rFonts w:hint="cs"/>
          <w:b/>
          <w:rtl/>
        </w:rPr>
        <w:t>גינה</w:t>
      </w:r>
      <w:r w:rsidRPr="009757B9">
        <w:rPr>
          <w:b/>
          <w:rtl/>
        </w:rPr>
        <w:t xml:space="preserve"> - </w:t>
      </w:r>
      <w:r w:rsidRPr="009757B9">
        <w:rPr>
          <w:rFonts w:hint="cs"/>
          <w:b/>
          <w:rtl/>
        </w:rPr>
        <w:t>פחות</w:t>
      </w:r>
      <w:r w:rsidRPr="009757B9">
        <w:rPr>
          <w:b/>
          <w:rtl/>
        </w:rPr>
        <w:t xml:space="preserve"> </w:t>
      </w:r>
      <w:r w:rsidRPr="009757B9">
        <w:rPr>
          <w:rFonts w:hint="cs"/>
          <w:b/>
          <w:rtl/>
        </w:rPr>
        <w:t>מכגרוגרת</w:t>
      </w:r>
      <w:r w:rsidRPr="009757B9">
        <w:rPr>
          <w:b/>
          <w:rtl/>
        </w:rPr>
        <w:t xml:space="preserve">. </w:t>
      </w:r>
      <w:r>
        <w:rPr>
          <w:rStyle w:val="TanaimMishna"/>
          <w:rFonts w:hint="cs"/>
          <w:b/>
          <w:rtl/>
          <w:rPrChange w:id="20035" w:author="קלוד" w:date="2026-10-11T09:07:15Z">
            <w:rPr>
              <w:rFonts w:hint="cs"/>
              <w:b/>
              <w:rtl/>
            </w:rPr>
          </w:rPrChange>
        </w:rPr>
        <w:t xml:space="preserve">רבי</w:t>
      </w:r>
      <w:r>
        <w:rPr>
          <w:rStyle w:val="TanaimMishna"/>
          <w:b/>
          <w:rtl/>
          <w:rPrChange w:id="20036" w:author="קלוד" w:date="2026-10-11T09:07:15Z">
            <w:rPr>
              <w:b/>
              <w:rtl/>
            </w:rPr>
          </w:rPrChange>
        </w:rPr>
        <w:t xml:space="preserve"> </w:t>
      </w:r>
      <w:r>
        <w:rPr>
          <w:rStyle w:val="TanaimMishna"/>
          <w:rFonts w:hint="cs"/>
          <w:b/>
          <w:rtl/>
          <w:rPrChange w:id="20037" w:author="קלוד" w:date="2026-10-11T09:07:15Z">
            <w:rPr>
              <w:rFonts w:hint="cs"/>
              <w:b/>
              <w:rtl/>
            </w:rPr>
          </w:rPrChange>
        </w:rPr>
        <w:t xml:space="preserve">יהודה</w:t>
      </w:r>
      <w:r w:rsidRPr="009757B9">
        <w:rPr>
          <w:b/>
          <w:rtl/>
        </w:rPr>
        <w:t xml:space="preserve"> </w:t>
      </w:r>
      <w:r w:rsidRPr="009757B9">
        <w:rPr>
          <w:rFonts w:hint="cs"/>
          <w:b/>
          <w:rtl/>
        </w:rPr>
        <w:t>בן</w:t>
      </w:r>
      <w:r w:rsidRPr="009757B9">
        <w:rPr>
          <w:b/>
          <w:rtl/>
        </w:rPr>
        <w:t xml:space="preserve"> </w:t>
      </w:r>
      <w:r w:rsidRPr="009757B9">
        <w:rPr>
          <w:rFonts w:hint="cs"/>
          <w:b/>
          <w:rtl/>
        </w:rPr>
        <w:t>בתירה</w:t>
      </w:r>
      <w:r w:rsidRPr="009757B9">
        <w:rPr>
          <w:b/>
          <w:rtl/>
        </w:rPr>
        <w:t xml:space="preserve"> </w:t>
      </w:r>
      <w:r w:rsidRPr="009757B9">
        <w:rPr>
          <w:rFonts w:hint="cs"/>
          <w:b/>
          <w:rtl/>
        </w:rPr>
        <w:t>אומר</w:t>
      </w:r>
      <w:r w:rsidRPr="009757B9">
        <w:rPr>
          <w:b/>
          <w:rtl/>
        </w:rPr>
        <w:t xml:space="preserve">: </w:t>
      </w:r>
      <w:r w:rsidRPr="009757B9">
        <w:rPr>
          <w:rFonts w:hint="cs"/>
          <w:b/>
          <w:rtl/>
        </w:rPr>
        <w:t>חמשה</w:t>
      </w:r>
      <w:r w:rsidRPr="009757B9">
        <w:rPr>
          <w:b/>
          <w:rtl/>
        </w:rPr>
        <w:t>,</w:t>
      </w:r>
    </w:p>
    <w:p w:rsidR="00E9703F" w:rsidRDefault="00E9703F" w:rsidP="00E9703F">
      <w:pPr>
        <w:pStyle w:val="afff9"/>
        <w:rPr>
          <w:b/>
          <w:rtl/>
        </w:rPr>
      </w:pPr>
      <w:r w:rsidRPr="009757B9">
        <w:rPr>
          <w:rFonts w:hint="cs"/>
          <w:b/>
          <w:rtl/>
        </w:rPr>
        <w:t>זרע</w:t>
      </w:r>
      <w:r w:rsidRPr="009757B9">
        <w:rPr>
          <w:b/>
          <w:rtl/>
        </w:rPr>
        <w:t xml:space="preserve"> </w:t>
      </w:r>
      <w:r w:rsidRPr="009757B9">
        <w:rPr>
          <w:rFonts w:hint="cs"/>
          <w:b/>
          <w:rtl/>
        </w:rPr>
        <w:t>קישואין</w:t>
      </w:r>
      <w:r w:rsidRPr="009757B9">
        <w:rPr>
          <w:b/>
          <w:rtl/>
        </w:rPr>
        <w:t xml:space="preserve"> - </w:t>
      </w:r>
      <w:r w:rsidRPr="009757B9">
        <w:rPr>
          <w:rFonts w:hint="cs"/>
          <w:b/>
          <w:rtl/>
        </w:rPr>
        <w:t>שנים</w:t>
      </w:r>
      <w:r w:rsidRPr="009757B9">
        <w:rPr>
          <w:b/>
          <w:rtl/>
        </w:rPr>
        <w:t xml:space="preserve">, </w:t>
      </w:r>
      <w:r w:rsidRPr="009757B9">
        <w:rPr>
          <w:rFonts w:hint="cs"/>
          <w:b/>
          <w:rtl/>
        </w:rPr>
        <w:t>זרע</w:t>
      </w:r>
      <w:r w:rsidRPr="009757B9">
        <w:rPr>
          <w:b/>
          <w:rtl/>
        </w:rPr>
        <w:t xml:space="preserve"> </w:t>
      </w:r>
      <w:r w:rsidRPr="009757B9">
        <w:rPr>
          <w:rFonts w:hint="cs"/>
          <w:b/>
          <w:rtl/>
        </w:rPr>
        <w:t>דילועין</w:t>
      </w:r>
      <w:r w:rsidRPr="009757B9">
        <w:rPr>
          <w:b/>
          <w:rtl/>
        </w:rPr>
        <w:t xml:space="preserve"> - </w:t>
      </w:r>
      <w:r w:rsidRPr="009757B9">
        <w:rPr>
          <w:rFonts w:hint="cs"/>
          <w:b/>
          <w:rtl/>
        </w:rPr>
        <w:t>שנים</w:t>
      </w:r>
      <w:r w:rsidRPr="009757B9">
        <w:rPr>
          <w:b/>
          <w:rtl/>
        </w:rPr>
        <w:t xml:space="preserve">, </w:t>
      </w:r>
      <w:r w:rsidRPr="009757B9">
        <w:rPr>
          <w:rFonts w:hint="cs"/>
          <w:b/>
          <w:rtl/>
        </w:rPr>
        <w:t>זרע</w:t>
      </w:r>
      <w:r w:rsidRPr="009757B9">
        <w:rPr>
          <w:b/>
          <w:rtl/>
        </w:rPr>
        <w:t xml:space="preserve"> </w:t>
      </w:r>
      <w:r w:rsidRPr="009757B9">
        <w:rPr>
          <w:rFonts w:hint="cs"/>
          <w:b/>
          <w:rtl/>
        </w:rPr>
        <w:t>פול</w:t>
      </w:r>
      <w:r w:rsidRPr="009757B9">
        <w:rPr>
          <w:b/>
          <w:rtl/>
        </w:rPr>
        <w:t xml:space="preserve"> </w:t>
      </w:r>
      <w:r w:rsidRPr="009757B9">
        <w:rPr>
          <w:rFonts w:hint="cs"/>
          <w:b/>
          <w:rtl/>
        </w:rPr>
        <w:t>המצרי</w:t>
      </w:r>
      <w:r w:rsidRPr="009757B9">
        <w:rPr>
          <w:b/>
          <w:rtl/>
        </w:rPr>
        <w:t xml:space="preserve"> - </w:t>
      </w:r>
      <w:r w:rsidRPr="009757B9">
        <w:rPr>
          <w:rFonts w:hint="cs"/>
          <w:b/>
          <w:rtl/>
        </w:rPr>
        <w:t>שנים</w:t>
      </w:r>
      <w:r w:rsidRPr="009757B9">
        <w:rPr>
          <w:b/>
          <w:rtl/>
        </w:rPr>
        <w:t>,</w:t>
      </w:r>
    </w:p>
    <w:p w:rsidR="00E9703F" w:rsidRPr="009757B9" w:rsidRDefault="00E9703F" w:rsidP="00E9703F">
      <w:pPr>
        <w:pStyle w:val="afff9"/>
        <w:rPr>
          <w:b/>
          <w:rtl/>
        </w:rPr>
      </w:pPr>
      <w:r w:rsidRPr="009757B9">
        <w:rPr>
          <w:rFonts w:hint="cs"/>
          <w:b/>
          <w:rtl/>
        </w:rPr>
        <w:t>חגב</w:t>
      </w:r>
      <w:r w:rsidRPr="009757B9">
        <w:rPr>
          <w:b/>
          <w:rtl/>
        </w:rPr>
        <w:t xml:space="preserve"> </w:t>
      </w:r>
      <w:r w:rsidRPr="009757B9">
        <w:rPr>
          <w:rFonts w:hint="cs"/>
          <w:b/>
          <w:rtl/>
        </w:rPr>
        <w:t>חי</w:t>
      </w:r>
      <w:r w:rsidRPr="009757B9">
        <w:rPr>
          <w:b/>
          <w:rtl/>
        </w:rPr>
        <w:t xml:space="preserve"> </w:t>
      </w:r>
      <w:r w:rsidRPr="009757B9">
        <w:rPr>
          <w:rFonts w:hint="cs"/>
          <w:b/>
          <w:rtl/>
        </w:rPr>
        <w:t>טהור</w:t>
      </w:r>
      <w:r w:rsidRPr="009757B9">
        <w:rPr>
          <w:b/>
          <w:rtl/>
        </w:rPr>
        <w:t xml:space="preserve">. - </w:t>
      </w:r>
      <w:r w:rsidRPr="009757B9">
        <w:rPr>
          <w:rFonts w:hint="cs"/>
          <w:b/>
          <w:rtl/>
        </w:rPr>
        <w:t>כל</w:t>
      </w:r>
      <w:r w:rsidRPr="009757B9">
        <w:rPr>
          <w:b/>
          <w:rtl/>
        </w:rPr>
        <w:t xml:space="preserve"> </w:t>
      </w:r>
      <w:r w:rsidRPr="009757B9">
        <w:rPr>
          <w:rFonts w:hint="cs"/>
          <w:b/>
          <w:rtl/>
        </w:rPr>
        <w:t>שהוא</w:t>
      </w:r>
      <w:r w:rsidRPr="009757B9">
        <w:rPr>
          <w:b/>
          <w:rtl/>
        </w:rPr>
        <w:t xml:space="preserve">, </w:t>
      </w:r>
      <w:r w:rsidRPr="009757B9">
        <w:rPr>
          <w:rFonts w:hint="cs"/>
          <w:b/>
          <w:rtl/>
        </w:rPr>
        <w:t>מת</w:t>
      </w:r>
      <w:r w:rsidRPr="009757B9">
        <w:rPr>
          <w:b/>
          <w:rtl/>
        </w:rPr>
        <w:t xml:space="preserve"> - </w:t>
      </w:r>
      <w:r w:rsidRPr="009757B9">
        <w:rPr>
          <w:rFonts w:hint="cs"/>
          <w:b/>
          <w:rtl/>
        </w:rPr>
        <w:t>כגרוגרת</w:t>
      </w:r>
      <w:r w:rsidRPr="009757B9">
        <w:rPr>
          <w:b/>
          <w:rtl/>
        </w:rPr>
        <w:t>.</w:t>
      </w:r>
    </w:p>
    <w:p w:rsidR="00E9703F" w:rsidRPr="009757B9" w:rsidRDefault="00E9703F" w:rsidP="00E9703F">
      <w:pPr>
        <w:pStyle w:val="afff9"/>
        <w:rPr>
          <w:b/>
          <w:rtl/>
        </w:rPr>
      </w:pPr>
      <w:r w:rsidRPr="009757B9">
        <w:rPr>
          <w:rFonts w:hint="cs"/>
          <w:b/>
          <w:rtl/>
        </w:rPr>
        <w:t>צפורת</w:t>
      </w:r>
      <w:r w:rsidRPr="009757B9">
        <w:rPr>
          <w:b/>
          <w:rtl/>
        </w:rPr>
        <w:t xml:space="preserve"> </w:t>
      </w:r>
      <w:r w:rsidRPr="009757B9">
        <w:rPr>
          <w:rFonts w:hint="cs"/>
          <w:b/>
          <w:rtl/>
        </w:rPr>
        <w:t>כרמים</w:t>
      </w:r>
      <w:r w:rsidRPr="009757B9">
        <w:rPr>
          <w:b/>
          <w:rtl/>
        </w:rPr>
        <w:t xml:space="preserve">, </w:t>
      </w:r>
      <w:r w:rsidRPr="009757B9">
        <w:rPr>
          <w:rFonts w:hint="cs"/>
          <w:b/>
          <w:rtl/>
        </w:rPr>
        <w:t>בין</w:t>
      </w:r>
      <w:r w:rsidRPr="009757B9">
        <w:rPr>
          <w:b/>
          <w:rtl/>
        </w:rPr>
        <w:t xml:space="preserve"> </w:t>
      </w:r>
      <w:r w:rsidRPr="009757B9">
        <w:rPr>
          <w:rFonts w:hint="cs"/>
          <w:b/>
          <w:rtl/>
        </w:rPr>
        <w:t>חיה</w:t>
      </w:r>
      <w:r w:rsidRPr="009757B9">
        <w:rPr>
          <w:b/>
          <w:rtl/>
        </w:rPr>
        <w:t xml:space="preserve"> </w:t>
      </w:r>
      <w:r w:rsidRPr="009757B9">
        <w:rPr>
          <w:rFonts w:hint="cs"/>
          <w:b/>
          <w:rtl/>
        </w:rPr>
        <w:t>בין</w:t>
      </w:r>
      <w:r w:rsidRPr="009757B9">
        <w:rPr>
          <w:b/>
          <w:rtl/>
        </w:rPr>
        <w:t xml:space="preserve"> </w:t>
      </w:r>
      <w:r w:rsidRPr="009757B9">
        <w:rPr>
          <w:rFonts w:hint="cs"/>
          <w:b/>
          <w:rtl/>
        </w:rPr>
        <w:t>מתה</w:t>
      </w:r>
      <w:r w:rsidRPr="009757B9">
        <w:rPr>
          <w:b/>
          <w:rtl/>
        </w:rPr>
        <w:t xml:space="preserve"> - </w:t>
      </w:r>
      <w:r w:rsidRPr="009757B9">
        <w:rPr>
          <w:rFonts w:hint="cs"/>
          <w:b/>
          <w:rtl/>
        </w:rPr>
        <w:t>כל</w:t>
      </w:r>
      <w:r w:rsidRPr="009757B9">
        <w:rPr>
          <w:b/>
          <w:rtl/>
        </w:rPr>
        <w:t xml:space="preserve"> </w:t>
      </w:r>
      <w:r w:rsidRPr="009757B9">
        <w:rPr>
          <w:rFonts w:hint="cs"/>
          <w:b/>
          <w:rtl/>
        </w:rPr>
        <w:t>שהוא</w:t>
      </w:r>
      <w:r w:rsidRPr="009757B9">
        <w:rPr>
          <w:b/>
          <w:rtl/>
        </w:rPr>
        <w:t xml:space="preserve">, </w:t>
      </w:r>
      <w:r w:rsidRPr="009757B9">
        <w:rPr>
          <w:rFonts w:hint="cs"/>
          <w:b/>
          <w:rtl/>
        </w:rPr>
        <w:t>שמצניעין</w:t>
      </w:r>
      <w:r w:rsidRPr="009757B9">
        <w:rPr>
          <w:b/>
          <w:rtl/>
        </w:rPr>
        <w:t xml:space="preserve"> </w:t>
      </w:r>
      <w:r w:rsidRPr="009757B9">
        <w:rPr>
          <w:rFonts w:hint="cs"/>
          <w:b/>
          <w:rtl/>
        </w:rPr>
        <w:t>אותה</w:t>
      </w:r>
      <w:r w:rsidRPr="009757B9">
        <w:rPr>
          <w:b/>
          <w:rtl/>
        </w:rPr>
        <w:t xml:space="preserve"> </w:t>
      </w:r>
      <w:r w:rsidRPr="009757B9">
        <w:rPr>
          <w:rFonts w:hint="cs"/>
          <w:b/>
          <w:rtl/>
        </w:rPr>
        <w:t>לרפואה</w:t>
      </w:r>
      <w:r w:rsidRPr="009757B9">
        <w:rPr>
          <w:b/>
          <w:rtl/>
        </w:rPr>
        <w:t>.</w:t>
      </w:r>
    </w:p>
    <w:p w:rsidR="00E9703F" w:rsidRPr="009757B9" w:rsidRDefault="00E9703F" w:rsidP="00E9703F">
      <w:pPr>
        <w:pStyle w:val="afff9"/>
        <w:rPr>
          <w:b/>
          <w:rtl/>
        </w:rPr>
      </w:pPr>
      <w:r>
        <w:rPr>
          <w:rStyle w:val="TanaimMishna"/>
          <w:rFonts w:hint="cs"/>
          <w:b/>
          <w:rtl/>
          <w:rPrChange w:id="20038" w:author="קלוד" w:date="2026-10-11T09:07:15Z">
            <w:rPr>
              <w:rFonts w:hint="cs"/>
              <w:b/>
              <w:rtl/>
            </w:rPr>
          </w:rPrChange>
        </w:rPr>
        <w:t xml:space="preserve">רבי</w:t>
      </w:r>
      <w:r>
        <w:rPr>
          <w:rStyle w:val="TanaimMishna"/>
          <w:b/>
          <w:rtl/>
          <w:rPrChange w:id="20039" w:author="קלוד" w:date="2026-10-11T09:07:15Z">
            <w:rPr>
              <w:b/>
              <w:rtl/>
            </w:rPr>
          </w:rPrChange>
        </w:rPr>
        <w:t xml:space="preserve"> </w:t>
      </w:r>
      <w:r>
        <w:rPr>
          <w:rStyle w:val="TanaimMishna"/>
          <w:rFonts w:hint="cs"/>
          <w:b/>
          <w:rtl/>
          <w:rPrChange w:id="20040" w:author="קלוד" w:date="2026-10-11T09:07:15Z">
            <w:rPr>
              <w:rFonts w:hint="cs"/>
              <w:b/>
              <w:rtl/>
            </w:rPr>
          </w:rPrChange>
        </w:rPr>
        <w:t xml:space="preserve">יהודה</w:t>
      </w:r>
      <w:r w:rsidRPr="009757B9">
        <w:rPr>
          <w:b/>
          <w:rtl/>
        </w:rPr>
        <w:t xml:space="preserve"> </w:t>
      </w:r>
      <w:r w:rsidRPr="009757B9">
        <w:rPr>
          <w:rFonts w:hint="cs"/>
          <w:b/>
          <w:rtl/>
        </w:rPr>
        <w:t>אומר</w:t>
      </w:r>
      <w:r>
        <w:rPr>
          <w:rStyle w:val="TanaimMishna"/>
          <w:b/>
          <w:rtl/>
          <w:rPrChange w:id="100489" w:author="Claude" w:date="2026-10-11T09:08:03Z">
            <w:rPr>
              <w:b/>
              <w:rtl/>
            </w:rPr>
          </w:rPrChange>
        </w:rPr>
        <w:t xml:space="preserve">:</w:t>
      </w:r>
      <w:r>
        <w:rPr>
          <w:b/>
          <w:rtl/>
        </w:rPr>
        <w:t xml:space="preserve"> </w:t>
      </w:r>
      <w:r w:rsidRPr="009757B9">
        <w:rPr>
          <w:rFonts w:hint="cs"/>
          <w:b/>
          <w:rtl/>
        </w:rPr>
        <w:t>אף</w:t>
      </w:r>
      <w:r w:rsidRPr="009757B9">
        <w:rPr>
          <w:b/>
          <w:rtl/>
        </w:rPr>
        <w:t xml:space="preserve"> </w:t>
      </w:r>
      <w:r w:rsidRPr="009757B9">
        <w:rPr>
          <w:rFonts w:hint="cs"/>
          <w:b/>
          <w:rtl/>
        </w:rPr>
        <w:t>המוציא</w:t>
      </w:r>
      <w:r w:rsidRPr="009757B9">
        <w:rPr>
          <w:b/>
          <w:rtl/>
        </w:rPr>
        <w:t xml:space="preserve"> </w:t>
      </w:r>
      <w:r w:rsidRPr="009757B9">
        <w:rPr>
          <w:rFonts w:hint="cs"/>
          <w:b/>
          <w:rtl/>
        </w:rPr>
        <w:t>חגב</w:t>
      </w:r>
      <w:r w:rsidRPr="009757B9">
        <w:rPr>
          <w:b/>
          <w:rtl/>
        </w:rPr>
        <w:t xml:space="preserve"> </w:t>
      </w:r>
      <w:r w:rsidRPr="009757B9">
        <w:rPr>
          <w:rFonts w:hint="cs"/>
          <w:b/>
          <w:rtl/>
        </w:rPr>
        <w:t>חי</w:t>
      </w:r>
      <w:r w:rsidRPr="009757B9">
        <w:rPr>
          <w:b/>
          <w:rtl/>
        </w:rPr>
        <w:t xml:space="preserve"> </w:t>
      </w:r>
      <w:r w:rsidRPr="009757B9">
        <w:rPr>
          <w:rFonts w:hint="cs"/>
          <w:b/>
          <w:rtl/>
        </w:rPr>
        <w:t>טמא</w:t>
      </w:r>
      <w:r w:rsidRPr="009757B9">
        <w:rPr>
          <w:b/>
          <w:rtl/>
        </w:rPr>
        <w:t xml:space="preserve"> - </w:t>
      </w:r>
      <w:r w:rsidRPr="009757B9">
        <w:rPr>
          <w:rFonts w:hint="cs"/>
          <w:b/>
          <w:rtl/>
        </w:rPr>
        <w:t>כל</w:t>
      </w:r>
      <w:r w:rsidRPr="009757B9">
        <w:rPr>
          <w:b/>
          <w:rtl/>
        </w:rPr>
        <w:t xml:space="preserve"> </w:t>
      </w:r>
      <w:r w:rsidRPr="009757B9">
        <w:rPr>
          <w:rFonts w:hint="cs"/>
          <w:b/>
          <w:rtl/>
        </w:rPr>
        <w:t>שהוא</w:t>
      </w:r>
      <w:r w:rsidRPr="009757B9">
        <w:rPr>
          <w:b/>
          <w:rtl/>
        </w:rPr>
        <w:t xml:space="preserve">, </w:t>
      </w:r>
      <w:r w:rsidRPr="009757B9">
        <w:rPr>
          <w:rFonts w:hint="cs"/>
          <w:b/>
          <w:rtl/>
        </w:rPr>
        <w:t>שמצניעין</w:t>
      </w:r>
      <w:r w:rsidRPr="009757B9">
        <w:rPr>
          <w:b/>
          <w:rtl/>
        </w:rPr>
        <w:t xml:space="preserve"> </w:t>
      </w:r>
      <w:r w:rsidRPr="009757B9">
        <w:rPr>
          <w:rFonts w:hint="cs"/>
          <w:b/>
          <w:rtl/>
        </w:rPr>
        <w:t>אותו</w:t>
      </w:r>
      <w:r w:rsidRPr="009757B9">
        <w:rPr>
          <w:b/>
          <w:rtl/>
        </w:rPr>
        <w:t xml:space="preserve"> </w:t>
      </w:r>
      <w:r w:rsidRPr="009757B9">
        <w:rPr>
          <w:rFonts w:hint="cs"/>
          <w:b/>
          <w:rtl/>
        </w:rPr>
        <w:t>לקטן</w:t>
      </w:r>
      <w:r w:rsidRPr="009757B9">
        <w:rPr>
          <w:b/>
          <w:rtl/>
        </w:rPr>
        <w:t xml:space="preserve"> </w:t>
      </w:r>
      <w:r w:rsidRPr="009757B9">
        <w:rPr>
          <w:rFonts w:hint="cs"/>
          <w:b/>
          <w:rtl/>
        </w:rPr>
        <w:t>לשחוק</w:t>
      </w:r>
      <w:r w:rsidRPr="009757B9">
        <w:rPr>
          <w:b/>
          <w:rtl/>
        </w:rPr>
        <w:t xml:space="preserve"> </w:t>
      </w:r>
      <w:r w:rsidRPr="009757B9">
        <w:rPr>
          <w:rFonts w:hint="cs"/>
          <w:b/>
          <w:rtl/>
        </w:rPr>
        <w:t>בו</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 xml:space="preserve">זבל וחול הדק </w:t>
      </w:r>
      <w:r w:rsidRPr="006F178A">
        <w:rPr>
          <w:rStyle w:val="2fb"/>
          <w:rFonts w:ascii="Fb Fontext" w:hAnsi="Fb Fontext"/>
          <w:rtl/>
        </w:rPr>
        <w:t xml:space="preserve">לר"ע</w:t>
      </w:r>
      <w:r w:rsidRPr="006F178A">
        <w:rPr>
          <w:rFonts w:ascii="Fb Fontext" w:hAnsi="Fb Fontext"/>
          <w:rtl/>
        </w:rPr>
        <w:t xml:space="preserve"> כדי לזבל קלח של כרוב.</w:t>
      </w:r>
    </w:p>
    <w:p w:rsidR="00E9703F" w:rsidRPr="009757B9" w:rsidRDefault="00E9703F" w:rsidP="00E9703F">
      <w:pPr>
        <w:rPr>
          <w:rFonts w:cs="Guttman Vilna"/>
          <w:b/>
          <w:bCs/>
          <w:rtl/>
        </w:rPr>
      </w:pPr>
      <w:r w:rsidRPr="006F178A">
        <w:rPr>
          <w:rtl/>
        </w:rPr>
        <w:t>וחכ"א כדי לזבל כרישא.</w:t>
      </w:r>
    </w:p>
    <w:p w:rsidR="00E9703F" w:rsidRPr="009757B9" w:rsidRDefault="00E9703F" w:rsidP="00E9703F">
      <w:pPr>
        <w:rPr>
          <w:rFonts w:cs="Guttman Vilna"/>
          <w:b/>
          <w:bCs/>
          <w:rtl/>
        </w:rPr>
      </w:pPr>
      <w:r w:rsidRPr="006F178A">
        <w:rPr>
          <w:rStyle w:val="2fb"/>
          <w:rtl/>
        </w:rPr>
        <w:t xml:space="preserve">ר"פ</w:t>
      </w:r>
      <w:r w:rsidRPr="006F178A">
        <w:rPr>
          <w:rtl/>
        </w:rPr>
        <w:t xml:space="preserve"> הא - דזריע, דחשוב. וטורח לזבל.</w:t>
      </w:r>
      <w:ins w:id="94211" w:author="מנוע מכני" w:date="2026-10-11T12:04:39Z">
        <w:r>
          <w:rPr>
            <w:rFonts w:hint="cs"/>
            <w:rtl/>
          </w:rPr>
          <w:t xml:space="preserve"> </w:t>
        </w:r>
      </w:ins>
      <w:del w:id="94212" w:author="מנוע מכני" w:date="2026-10-11T12:04:39Z">
        <w:r>
          <w:rPr>
            <w:rFonts w:hint="cs"/>
            <w:rtl/>
          </w:rPr>
          <w:delText xml:space="preserve">  </w:delText>
        </w:r>
      </w:del>
      <w:r w:rsidRPr="006F178A">
        <w:rPr>
          <w:rtl/>
        </w:rPr>
        <w:t>הא - דלא זריע, לפי שאין אדם טורח להוציא נימא אחת לזריעה.</w:t>
      </w:r>
    </w:p>
    <w:p>
      <w:pPr>
        <w:pStyle w:val="afffff8"/>
        <w:rPr>
          <w:ins w:id="90643" w:author="קלוד" w:date="2026-10-11T12:33:55Z"/>
        </w:rPr>
      </w:pPr>
      <w:ins w:id="90644" w:author="קלוד" w:date="2026-10-11T12:33:55Z">
        <w:r>
          <w:rPr>
            <w:color w:val="7B3F00"/>
          </w:rPr>
          <w:t xml:space="preserve">גרעינין - לנטיעה, לאכילה, להסקה ולחשבון</w:t>
        </w:r>
      </w:ins>
    </w:p>
    <w:p w:rsidR="00E9703F" w:rsidRPr="006F178A" w:rsidRDefault="00E9703F" w:rsidP="00E9703F">
      <w:pPr>
        <w:rPr>
          <w:rtl/>
        </w:rPr>
      </w:pPr>
      <w:r w:rsidRPr="006F178A">
        <w:rPr>
          <w:rtl/>
        </w:rPr>
        <w:t>•</w:t>
      </w:r>
      <w:r w:rsidRPr="006F178A">
        <w:rPr>
          <w:rFonts w:hint="cs"/>
          <w:rtl/>
        </w:rPr>
        <w:t xml:space="preserve"> גרעינין </w:t>
      </w:r>
      <w:r w:rsidRPr="006F178A">
        <w:rPr>
          <w:rtl/>
        </w:rPr>
        <w:t>לנטיעה - שתים.</w:t>
      </w:r>
    </w:p>
    <w:p w:rsidR="00E9703F" w:rsidRPr="009757B9" w:rsidRDefault="00E9703F" w:rsidP="00E9703F">
      <w:pPr>
        <w:rPr>
          <w:rFonts w:cs="Guttman Vilna"/>
          <w:b/>
          <w:bCs/>
          <w:rtl/>
        </w:rPr>
      </w:pPr>
      <w:r w:rsidRPr="006F178A">
        <w:rPr>
          <w:rtl/>
        </w:rPr>
        <w:t>לאכילה - כמלא פי חזיר, -אחת.</w:t>
      </w:r>
    </w:p>
    <w:p w:rsidR="00E9703F" w:rsidRPr="009757B9" w:rsidRDefault="00E9703F" w:rsidP="00E9703F">
      <w:pPr>
        <w:rPr>
          <w:rFonts w:cs="Guttman Vilna"/>
          <w:b/>
          <w:bCs/>
          <w:rtl/>
        </w:rPr>
      </w:pPr>
      <w:r w:rsidRPr="006F178A">
        <w:rPr>
          <w:rtl/>
        </w:rPr>
        <w:t>להסיק - כדי לבשל ביצה קלה.</w:t>
      </w:r>
    </w:p>
    <w:p w:rsidR="00E9703F" w:rsidRPr="009757B9" w:rsidRDefault="00E9703F" w:rsidP="00E9703F">
      <w:pPr>
        <w:rPr>
          <w:rFonts w:cs="Guttman Vilna"/>
          <w:b/>
          <w:bCs/>
          <w:rtl/>
        </w:rPr>
      </w:pPr>
      <w:r w:rsidRPr="006F178A">
        <w:rPr>
          <w:rtl/>
        </w:rPr>
        <w:t>לחשבון - שתים. אחרים אומרים: חמש.</w:t>
      </w:r>
    </w:p>
    <w:p w:rsidR="00E9703F" w:rsidRDefault="00E9703F" w:rsidP="00E9703F">
      <w:pPr>
        <w:rPr>
          <w:rtl/>
        </w:rPr>
      </w:pPr>
      <w:r w:rsidRPr="006F178A">
        <w:rPr>
          <w:rtl/>
        </w:rPr>
        <w:t>•</w:t>
      </w:r>
      <w:r w:rsidRPr="006F178A">
        <w:rPr>
          <w:rFonts w:hint="cs"/>
          <w:rtl/>
        </w:rPr>
        <w:t xml:space="preserve"> שני נימין מזנב הסוס</w:t>
      </w:r>
      <w:r w:rsidRPr="006F178A">
        <w:rPr>
          <w:rtl/>
        </w:rPr>
        <w:t xml:space="preserve"> שמצניעין אותן לנישבין. [מצודות]</w:t>
      </w:r>
    </w:p>
    <w:p w:rsidR="00E9703F" w:rsidRPr="006F178A" w:rsidRDefault="00E9703F" w:rsidP="00E9703F">
      <w:pPr>
        <w:rPr>
          <w:rtl/>
        </w:rPr>
      </w:pPr>
      <w:r w:rsidRPr="006F178A">
        <w:rPr>
          <w:rtl/>
        </w:rPr>
        <w:t>•</w:t>
      </w:r>
      <w:r w:rsidRPr="006F178A">
        <w:rPr>
          <w:rFonts w:hint="cs"/>
          <w:rtl/>
        </w:rPr>
        <w:t xml:space="preserve"> </w:t>
      </w:r>
      <w:r w:rsidRPr="006F178A">
        <w:rPr>
          <w:rtl/>
        </w:rPr>
        <w:t>מקשה של חזיר - אחת, צורי דקל - שתים, תורי דקל - אחת.</w:t>
      </w:r>
    </w:p>
    <w:p>
      <w:pPr>
        <w:pStyle w:val="afffff8"/>
        <w:rPr>
          <w:ins w:id="90641" w:author="קלוד" w:date="2026-10-11T12:33:55Z"/>
        </w:rPr>
      </w:pPr>
      <w:ins w:id="90642" w:author="קלוד" w:date="2026-10-11T12:33:55Z">
        <w:r>
          <w:rPr>
            <w:color w:val="7B3F00"/>
          </w:rPr>
          <w:t xml:space="preserve">ציפורת כרמים - רפואת הלב מחצי ימין</w:t>
        </w:r>
      </w:ins>
    </w:p>
    <w:p w:rsidR="00E9703F" w:rsidRPr="002D0727" w:rsidRDefault="00E9703F" w:rsidP="00E9703F">
      <w:pPr>
        <w:rPr>
          <w:b/>
          <w:bCs/>
          <w:rtl/>
        </w:rPr>
      </w:pPr>
      <w:r w:rsidRPr="006F178A">
        <w:rPr>
          <w:rtl/>
        </w:rPr>
        <w:t>•</w:t>
      </w:r>
      <w:r w:rsidRPr="006F178A">
        <w:rPr>
          <w:rFonts w:hint="cs"/>
          <w:rtl/>
        </w:rPr>
        <w:t xml:space="preserve"> ציפורת הכרמים - </w:t>
      </w:r>
      <w:r w:rsidRPr="006F178A">
        <w:rPr>
          <w:rStyle w:val="2fb"/>
          <w:rtl/>
        </w:rPr>
        <w:t xml:space="preserve">רב</w:t>
      </w:r>
      <w:r w:rsidRPr="006F178A">
        <w:rPr>
          <w:rtl/>
        </w:rPr>
        <w:t xml:space="preserve">- פליא ביארי.</w:t>
      </w:r>
    </w:p>
    <w:p>
      <w:pPr>
        <w:pStyle w:val="38"/>
        <w:rPr>
          <w:ins w:id="98066" w:author="מנוע מכני" w:date="2026-10-11T12:04:39Z"/>
        </w:rPr>
      </w:pPr>
      <w:r w:rsidRPr="002D0727">
        <w:t>אביי</w:t>
      </w:r>
      <w:r w:rsidRPr="006F178A">
        <w:t xml:space="preserve">:</w:t>
      </w:r>
    </w:p>
    <w:p w:rsidR="00E9703F" w:rsidRPr="006F178A" w:rsidRDefault="00E9703F" w:rsidP="00E9703F">
      <w:pPr>
        <w:rPr>
          <w:rtl/>
        </w:rPr>
      </w:pPr>
      <w:del w:id="98067" w:author="מנוע מכני" w:date="2026-10-11T12:04:39Z">
        <w:r w:rsidRPr="006F178A">
          <w:rPr>
            <w:rtl/>
          </w:rPr>
          <w:delText xml:space="preserve"> </w:delText>
        </w:r>
      </w:del>
      <w:r w:rsidRPr="006F178A">
        <w:rPr>
          <w:rtl/>
        </w:rPr>
        <w:t xml:space="preserve">ו</w:t>
      </w:r>
      <w:r w:rsidRPr="006F178A">
        <w:rPr>
          <w:rFonts w:hint="cs"/>
          <w:rtl/>
        </w:rPr>
        <w:t>נמצא בדקל</w:t>
      </w:r>
      <w:r w:rsidRPr="006F178A">
        <w:rPr>
          <w:rtl/>
        </w:rPr>
        <w:t xml:space="preserve"> </w:t>
      </w:r>
      <w:r w:rsidRPr="006F178A">
        <w:rPr>
          <w:rFonts w:hint="cs"/>
          <w:rtl/>
        </w:rPr>
        <w:t>בחור [שנכרך רק בסיב אחד]</w:t>
      </w:r>
      <w:r w:rsidRPr="006F178A">
        <w:rPr>
          <w:rtl/>
        </w:rPr>
        <w:t xml:space="preserve">, </w:t>
      </w:r>
      <w:r w:rsidRPr="006F178A">
        <w:rPr>
          <w:rFonts w:hint="cs"/>
          <w:rtl/>
        </w:rPr>
        <w:t>וטוב לפתוח הלב אם אכל לחצי הימני.</w:t>
      </w:r>
    </w:p>
    <w:p w:rsidR="00E9703F" w:rsidRPr="006F178A" w:rsidRDefault="00E9703F" w:rsidP="00E9703F">
      <w:pPr>
        <w:rPr>
          <w:rStyle w:val="afffe"/>
          <w:rFonts w:ascii="Fb Fontext" w:hAnsi="Fb Fontext"/>
          <w:rtl/>
        </w:rPr>
      </w:pPr>
      <w:ins w:id="101405" w:author="קלוד" w:date="2026-10-11T13:11:34Z">
        <w:r>
          <w:rPr>
            <w:rtl/>
          </w:rPr>
          <w:t xml:space="preserve">וחציו</w:t>
        </w:r>
      </w:ins>
      <w:del w:id="101406" w:author="קלוד" w:date="2026-10-11T13:11:34Z">
        <w:r w:rsidRPr="006F178A">
          <w:rPr>
            <w:rtl/>
          </w:rPr>
          <w:delText xml:space="preserve">ופלגא</w:delText>
        </w:r>
      </w:del>
      <w:r w:rsidRPr="006F178A">
        <w:rPr>
          <w:rtl/>
        </w:rPr>
        <w:t xml:space="preserve"> </w:t>
      </w:r>
      <w:ins w:id="101403" w:author="קלוד" w:date="2026-10-11T13:11:34Z">
        <w:r>
          <w:rPr>
            <w:rtl/>
          </w:rPr>
          <w:t xml:space="preserve">השמאלי</w:t>
        </w:r>
      </w:ins>
      <w:del w:id="101404" w:author="קלוד" w:date="2026-10-11T13:11:34Z">
        <w:r w:rsidRPr="006F178A">
          <w:rPr>
            <w:rtl/>
          </w:rPr>
          <w:delText xml:space="preserve">דשמאליה</w:delText>
        </w:r>
      </w:del>
      <w:r w:rsidRPr="006F178A">
        <w:rPr>
          <w:rtl/>
        </w:rPr>
        <w:t xml:space="preserve"> </w:t>
      </w:r>
      <w:ins w:id="101401" w:author="קלוד" w:date="2026-10-11T13:11:34Z">
        <w:r>
          <w:rPr>
            <w:rtl/>
          </w:rPr>
          <w:t xml:space="preserve">משים</w:t>
        </w:r>
      </w:ins>
      <w:del w:id="101402" w:author="קלוד" w:date="2026-10-11T13:11:34Z">
        <w:r w:rsidRPr="006F178A">
          <w:rPr>
            <w:rtl/>
          </w:rPr>
          <w:delText xml:space="preserve">רמי</w:delText>
        </w:r>
      </w:del>
      <w:r w:rsidRPr="006F178A">
        <w:rPr>
          <w:rtl/>
        </w:rPr>
        <w:t xml:space="preserve"> </w:t>
      </w:r>
      <w:ins w:id="101399" w:author="קלוד" w:date="2026-10-11T13:11:34Z">
        <w:r>
          <w:rPr>
            <w:rtl/>
          </w:rPr>
          <w:t xml:space="preserve">בכלי</w:t>
        </w:r>
      </w:ins>
      <w:del w:id="101400" w:author="קלוד" w:date="2026-10-11T13:11:34Z">
        <w:r w:rsidRPr="006F178A">
          <w:rPr>
            <w:rtl/>
          </w:rPr>
          <w:delText xml:space="preserve">לה</w:delText>
        </w:r>
      </w:del>
      <w:r w:rsidRPr="006F178A">
        <w:rPr>
          <w:rtl/>
        </w:rPr>
        <w:t xml:space="preserve"> </w:t>
      </w:r>
      <w:ins w:id="101397" w:author="קלוד" w:date="2026-10-11T13:11:34Z">
        <w:r>
          <w:rPr>
            <w:rtl/>
          </w:rPr>
          <w:t xml:space="preserve">של</w:t>
        </w:r>
      </w:ins>
      <w:del w:id="101398" w:author="קלוד" w:date="2026-10-11T13:11:34Z">
        <w:r w:rsidRPr="006F178A">
          <w:rPr>
            <w:rtl/>
          </w:rPr>
          <w:delText xml:space="preserve">בגובתא</w:delText>
        </w:r>
      </w:del>
      <w:r w:rsidRPr="006F178A">
        <w:rPr>
          <w:rtl/>
        </w:rPr>
        <w:t xml:space="preserve"> </w:t>
      </w:r>
      <w:ins w:id="101395" w:author="קלוד" w:date="2026-10-11T13:11:34Z">
        <w:r>
          <w:rPr>
            <w:rtl/>
          </w:rPr>
          <w:t xml:space="preserve">נחשת,</w:t>
        </w:r>
      </w:ins>
      <w:del w:id="101396" w:author="קלוד" w:date="2026-10-11T13:11:34Z">
        <w:r w:rsidRPr="006F178A">
          <w:rPr>
            <w:rtl/>
          </w:rPr>
          <w:delText xml:space="preserve">דנחשא,</w:delText>
        </w:r>
      </w:del>
      <w:r w:rsidRPr="006F178A">
        <w:rPr>
          <w:rtl/>
        </w:rPr>
        <w:t xml:space="preserve"> </w:t>
      </w:r>
      <w:ins w:id="101393" w:author="קלוד" w:date="2026-10-11T13:11:34Z">
        <w:r>
          <w:rPr>
            <w:rtl/>
          </w:rPr>
          <w:t xml:space="preserve">וחותם</w:t>
        </w:r>
      </w:ins>
      <w:del w:id="101394" w:author="קלוד" w:date="2026-10-11T13:11:34Z">
        <w:r w:rsidRPr="006F178A">
          <w:rPr>
            <w:rtl/>
          </w:rPr>
          <w:delText xml:space="preserve">וחתים</w:delText>
        </w:r>
      </w:del>
      <w:r w:rsidRPr="006F178A">
        <w:rPr>
          <w:rtl/>
        </w:rPr>
        <w:t xml:space="preserve"> </w:t>
      </w:r>
      <w:ins w:id="101391" w:author="קלוד" w:date="2026-10-11T13:11:34Z">
        <w:r>
          <w:rPr>
            <w:rtl/>
          </w:rPr>
          <w:t xml:space="preserve">אותו</w:t>
        </w:r>
      </w:ins>
      <w:del w:id="101392" w:author="קלוד" w:date="2026-10-11T13:11:34Z">
        <w:r w:rsidRPr="006F178A">
          <w:rPr>
            <w:rtl/>
          </w:rPr>
          <w:delText xml:space="preserve">לה</w:delText>
        </w:r>
      </w:del>
      <w:r w:rsidRPr="006F178A">
        <w:rPr>
          <w:rtl/>
        </w:rPr>
        <w:t xml:space="preserve"> בש</w:t>
      </w:r>
      <w:r w:rsidRPr="006F178A">
        <w:rPr>
          <w:rFonts w:hint="cs"/>
          <w:rtl/>
        </w:rPr>
        <w:t>שים חותמות</w:t>
      </w:r>
      <w:r w:rsidRPr="006F178A">
        <w:rPr>
          <w:rtl/>
        </w:rPr>
        <w:t xml:space="preserve">, </w:t>
      </w:r>
      <w:ins w:id="101389" w:author="קלוד" w:date="2026-10-11T13:11:34Z">
        <w:r>
          <w:rPr>
            <w:rtl/>
          </w:rPr>
          <w:t xml:space="preserve">ותולה</w:t>
        </w:r>
      </w:ins>
      <w:del w:id="101390" w:author="קלוד" w:date="2026-10-11T13:11:34Z">
        <w:r w:rsidRPr="006F178A">
          <w:rPr>
            <w:rtl/>
          </w:rPr>
          <w:delText xml:space="preserve">ותלי</w:delText>
        </w:r>
      </w:del>
      <w:r w:rsidRPr="006F178A">
        <w:rPr>
          <w:rtl/>
        </w:rPr>
        <w:t xml:space="preserve"> </w:t>
      </w:r>
      <w:ins w:id="101387" w:author="קלוד" w:date="2026-10-11T13:11:34Z">
        <w:r>
          <w:rPr>
            <w:rtl/>
          </w:rPr>
          <w:t xml:space="preserve">אותו</w:t>
        </w:r>
      </w:ins>
      <w:del w:id="101388" w:author="קלוד" w:date="2026-10-11T13:11:34Z">
        <w:r w:rsidRPr="006F178A">
          <w:rPr>
            <w:rtl/>
          </w:rPr>
          <w:delText xml:space="preserve">לה</w:delText>
        </w:r>
      </w:del>
      <w:r w:rsidRPr="006F178A">
        <w:rPr>
          <w:rtl/>
        </w:rPr>
        <w:t xml:space="preserve"> </w:t>
      </w:r>
      <w:ins w:id="101385" w:author="קלוד" w:date="2026-10-11T13:11:34Z">
        <w:r>
          <w:rPr>
            <w:rtl/>
          </w:rPr>
          <w:t xml:space="preserve">בזרועו</w:t>
        </w:r>
      </w:ins>
      <w:del w:id="101386" w:author="קלוד" w:date="2026-10-11T13:11:34Z">
        <w:r w:rsidRPr="006F178A">
          <w:rPr>
            <w:rtl/>
          </w:rPr>
          <w:delText xml:space="preserve">באיברא</w:delText>
        </w:r>
      </w:del>
      <w:r w:rsidRPr="006F178A">
        <w:rPr>
          <w:rtl/>
        </w:rPr>
        <w:t xml:space="preserve"> </w:t>
      </w:r>
      <w:ins w:id="101383" w:author="קלוד" w:date="2026-10-11T13:11:34Z">
        <w:r>
          <w:rPr>
            <w:rtl/>
          </w:rPr>
          <w:t xml:space="preserve">השמאלית.</w:t>
        </w:r>
      </w:ins>
      <w:del w:id="101384" w:author="קלוד" w:date="2026-10-11T13:11:34Z">
        <w:r w:rsidRPr="006F178A">
          <w:rPr>
            <w:rtl/>
          </w:rPr>
          <w:delText xml:space="preserve">דשמאלא.</w:delText>
        </w:r>
      </w:del>
      <w:r w:rsidRPr="006F178A">
        <w:rPr>
          <w:rtl/>
        </w:rPr>
        <w:t xml:space="preserve"> וסימניך</w:t>
      </w:r>
      <w:r w:rsidRPr="00784B8D">
        <w:rPr>
          <w:rStyle w:val="afffff0"/>
          <w:rtl/>
        </w:rPr>
        <w:t xml:space="preserve"> </w:t>
      </w:r>
      <w:r w:rsidRPr="00784B8D">
        <w:rPr>
          <w:rStyle w:val="afffff0"/>
          <w:rFonts w:hint="cs"/>
          <w:rtl/>
        </w:rPr>
        <w:t>'</w:t>
      </w:r>
      <w:ins w:id="90349" w:author="Claude - סמנטי" w:date="2026-10-11T12:28:21Z">
        <w:r>
          <w:rPr>
            <w:rStyle w:val="afffff0"/>
            <w:rtl/>
          </w:rPr>
          <w:t xml:space="preserve">לֵב חָכָם לִימִינוֹ וְלֵב כְּסִיל לִשְׂמֹאלוֹ</w:t>
        </w:r>
      </w:ins>
      <w:del w:id="90350" w:author="Claude - סמנטי" w:date="2026-10-11T12:28:21Z">
        <w:r w:rsidRPr="00784B8D">
          <w:rPr>
            <w:rStyle w:val="afffff0"/>
            <w:rtl/>
          </w:rPr>
          <w:delText xml:space="preserve">לב חכם לימינו ולב כסיל לשמאלו</w:delText>
        </w:r>
      </w:del>
      <w:r w:rsidRPr="00784B8D">
        <w:rPr>
          <w:rStyle w:val="afffff0"/>
          <w:rFonts w:hint="cs"/>
          <w:rtl/>
        </w:rPr>
        <w:t>'</w:t>
      </w:r>
      <w:r w:rsidRPr="00784B8D">
        <w:rPr>
          <w:rStyle w:val="afffff0"/>
          <w:rtl/>
        </w:rPr>
        <w:t>.</w:t>
      </w:r>
      <w:r w:rsidRPr="006F178A">
        <w:rPr>
          <w:rtl/>
        </w:rPr>
        <w:t xml:space="preserve"> </w:t>
      </w:r>
      <w:ins w:id="95581" w:author="מנוע מכני" w:date="2026-10-11T12:04:39Z">
        <w:r>
          <w:rPr>
            <w:rtl/>
          </w:rPr>
          <w:t xml:space="preserve">וחכם</w:t>
        </w:r>
      </w:ins>
      <w:del w:id="95582" w:author="מנוע מכני" w:date="2026-10-11T12:04:39Z">
        <w:r w:rsidRPr="006F178A">
          <w:rPr>
            <w:rtl/>
          </w:rPr>
          <w:delText xml:space="preserve">וחכים</w:delText>
        </w:r>
      </w:del>
      <w:r w:rsidRPr="006F178A">
        <w:rPr>
          <w:rtl/>
        </w:rPr>
        <w:t xml:space="preserve"> כמה </w:t>
      </w:r>
      <w:ins w:id="101381" w:author="קלוד" w:date="2026-10-11T13:11:34Z">
        <w:r>
          <w:rPr>
            <w:rtl/>
          </w:rPr>
          <w:t xml:space="preserve">שרוצה,</w:t>
        </w:r>
      </w:ins>
      <w:del w:id="101382" w:author="קלוד" w:date="2026-10-11T13:11:34Z">
        <w:r w:rsidRPr="006F178A">
          <w:rPr>
            <w:rtl/>
          </w:rPr>
          <w:delText xml:space="preserve">דבעי,</w:delText>
        </w:r>
      </w:del>
      <w:r w:rsidRPr="006F178A">
        <w:rPr>
          <w:rtl/>
        </w:rPr>
        <w:t xml:space="preserve"> </w:t>
      </w:r>
      <w:ins w:id="101379" w:author="קלוד" w:date="2026-10-11T13:11:34Z">
        <w:r>
          <w:rPr>
            <w:rtl/>
          </w:rPr>
          <w:t xml:space="preserve">וגומר</w:t>
        </w:r>
      </w:ins>
      <w:del w:id="101380" w:author="קלוד" w:date="2026-10-11T13:11:34Z">
        <w:r w:rsidRPr="006F178A">
          <w:rPr>
            <w:rtl/>
          </w:rPr>
          <w:delText xml:space="preserve">וגמר</w:delText>
        </w:r>
      </w:del>
      <w:r w:rsidRPr="006F178A">
        <w:rPr>
          <w:rtl/>
        </w:rPr>
        <w:t xml:space="preserve"> כמה </w:t>
      </w:r>
      <w:ins w:id="101377" w:author="קלוד" w:date="2026-10-11T13:11:34Z">
        <w:r>
          <w:rPr>
            <w:rtl/>
          </w:rPr>
          <w:t xml:space="preserve">שרוצה,</w:t>
        </w:r>
      </w:ins>
      <w:del w:id="101378" w:author="קלוד" w:date="2026-10-11T13:11:34Z">
        <w:r w:rsidRPr="006F178A">
          <w:rPr>
            <w:rtl/>
          </w:rPr>
          <w:delText xml:space="preserve">דבעי,</w:delText>
        </w:r>
      </w:del>
      <w:r w:rsidRPr="006F178A">
        <w:rPr>
          <w:rtl/>
        </w:rPr>
        <w:t xml:space="preserve"> </w:t>
      </w:r>
      <w:ins w:id="101375" w:author="קלוד" w:date="2026-10-11T13:11:34Z">
        <w:r>
          <w:rPr>
            <w:rtl/>
          </w:rPr>
          <w:t xml:space="preserve">ואוכל</w:t>
        </w:r>
      </w:ins>
      <w:del w:id="101376" w:author="קלוד" w:date="2026-10-11T13:11:34Z">
        <w:r w:rsidRPr="006F178A">
          <w:rPr>
            <w:rtl/>
          </w:rPr>
          <w:delText xml:space="preserve">ואכיל</w:delText>
        </w:r>
      </w:del>
      <w:r w:rsidRPr="006F178A">
        <w:rPr>
          <w:rtl/>
        </w:rPr>
        <w:t xml:space="preserve"> </w:t>
      </w:r>
      <w:ins w:id="93075" w:author="מנוע מכני" w:date="2026-10-11T12:04:39Z">
        <w:ins w:id="101373" w:author="קלוד" w:date="2026-10-11T13:11:34Z">
          <w:r>
            <w:rPr>
              <w:rtl/>
            </w:rPr>
            <w:t xml:space="preserve">את</w:t>
          </w:r>
        </w:ins>
        <w:del w:id="101374" w:author="קלוד" w:date="2026-10-11T13:11:34Z">
          <w:r>
            <w:rPr>
              <w:rtl/>
            </w:rPr>
            <w:delText xml:space="preserve">לו</w:delText>
          </w:r>
        </w:del>
      </w:ins>
      <w:del w:id="93076" w:author="מנוע מכני" w:date="2026-10-11T12:04:39Z">
        <w:r w:rsidRPr="006F178A">
          <w:rPr>
            <w:rtl/>
          </w:rPr>
          <w:delText xml:space="preserve">ליה</w:delText>
        </w:r>
      </w:del>
      <w:r w:rsidRPr="006F178A">
        <w:rPr>
          <w:rtl/>
        </w:rPr>
        <w:t xml:space="preserve"> </w:t>
      </w:r>
      <w:ins w:id="101371" w:author="קלוד" w:date="2026-10-11T13:11:34Z">
        <w:r>
          <w:rPr>
            <w:rtl/>
          </w:rPr>
          <w:t xml:space="preserve">החצי</w:t>
        </w:r>
      </w:ins>
      <w:del w:id="101372" w:author="קלוד" w:date="2026-10-11T13:11:34Z">
        <w:r w:rsidRPr="006F178A">
          <w:rPr>
            <w:rtl/>
          </w:rPr>
          <w:delText xml:space="preserve">לאידך</w:delText>
        </w:r>
      </w:del>
      <w:r w:rsidRPr="006F178A">
        <w:rPr>
          <w:rtl/>
        </w:rPr>
        <w:t xml:space="preserve"> </w:t>
      </w:r>
      <w:ins w:id="101369" w:author="קלוד" w:date="2026-10-11T13:11:34Z">
        <w:r>
          <w:rPr>
            <w:rtl/>
          </w:rPr>
          <w:t xml:space="preserve">האחר,</w:t>
        </w:r>
      </w:ins>
      <w:del w:id="101370" w:author="קלוד" w:date="2026-10-11T13:11:34Z">
        <w:r w:rsidRPr="006F178A">
          <w:rPr>
            <w:rtl/>
          </w:rPr>
          <w:delText xml:space="preserve">פלגא,</w:delText>
        </w:r>
      </w:del>
      <w:r w:rsidRPr="006F178A">
        <w:rPr>
          <w:rtl/>
        </w:rPr>
        <w:t xml:space="preserve"> </w:t>
      </w:r>
      <w:ins w:id="94753" w:author="מנוע מכני" w:date="2026-10-11T12:04:39Z">
        <w:ins w:id="101367" w:author="קלוד" w:date="2026-10-11T13:11:34Z">
          <w:r>
            <w:rPr>
              <w:rtl/>
            </w:rPr>
            <w:t xml:space="preserve">שאם</w:t>
          </w:r>
        </w:ins>
        <w:del w:id="101368" w:author="קלוד" w:date="2026-10-11T13:11:34Z">
          <w:r>
            <w:rPr>
              <w:rtl/>
            </w:rPr>
            <w:delText xml:space="preserve">דאם</w:delText>
          </w:r>
        </w:del>
        <w:r>
          <w:rPr>
            <w:rtl/>
          </w:rPr>
          <w:t xml:space="preserve"> </w:t>
        </w:r>
      </w:ins>
      <w:del w:id="94754" w:author="מנוע מכני" w:date="2026-10-11T12:04:39Z">
        <w:r w:rsidRPr="006F178A">
          <w:rPr>
            <w:rtl/>
          </w:rPr>
          <w:delText xml:space="preserve">דאי </w:delText>
        </w:r>
      </w:del>
      <w:r w:rsidRPr="006F178A">
        <w:rPr>
          <w:rtl/>
        </w:rPr>
        <w:t xml:space="preserve">לא</w:t>
      </w:r>
      <w:r w:rsidRPr="006F178A">
        <w:rPr>
          <w:rtl/>
        </w:rPr>
        <w:t xml:space="preserve"> - </w:t>
      </w:r>
      <w:r w:rsidRPr="006F178A">
        <w:rPr>
          <w:rFonts w:hint="cs"/>
          <w:rtl/>
        </w:rPr>
        <w:t>שוכח</w:t>
      </w:r>
      <w:r w:rsidRPr="006F178A">
        <w:rPr>
          <w:rtl/>
        </w:rPr>
        <w:t xml:space="preserve"> תלמודו.</w:t>
      </w:r>
    </w:p>
    <w:p w:rsidR="00E9703F" w:rsidRPr="006F178A" w:rsidRDefault="00E9703F" w:rsidP="00E9703F">
      <w:pPr>
        <w:rPr>
          <w:rtl/>
        </w:rPr>
      </w:pPr>
      <w:r w:rsidRPr="006F178A">
        <w:rPr>
          <w:rtl/>
        </w:rPr>
        <w:t>•</w:t>
      </w:r>
      <w:r w:rsidRPr="006F178A">
        <w:rPr>
          <w:rFonts w:hint="cs"/>
          <w:rtl/>
        </w:rPr>
        <w:t xml:space="preserve"> חגב חי טמא - </w:t>
      </w:r>
      <w:r w:rsidRPr="006F178A">
        <w:rPr>
          <w:rStyle w:val="2fb"/>
          <w:rtl/>
        </w:rPr>
        <w:t xml:space="preserve">ת"ק</w:t>
      </w:r>
      <w:r w:rsidRPr="006F178A">
        <w:rPr>
          <w:rtl/>
        </w:rPr>
        <w:t xml:space="preserve"> </w:t>
      </w:r>
      <w:ins w:id="91357" w:author="מנוע מכני" w:date="2026-10-11T12:04:39Z">
        <w:ins w:id="101421" w:author="קלוד" w:date="2026-10-11T13:11:34Z">
          <w:r>
            <w:rPr>
              <w:rtl/>
            </w:rPr>
            <w:t xml:space="preserve">חולק</w:t>
          </w:r>
        </w:ins>
        <w:del w:id="101422" w:author="קלוד" w:date="2026-10-11T13:11:34Z">
          <w:r>
            <w:rPr>
              <w:rtl/>
            </w:rPr>
            <w:delText xml:space="preserve">חלקו</w:delText>
          </w:r>
        </w:del>
      </w:ins>
      <w:del w:id="91358" w:author="מנוע מכני" w:date="2026-10-11T12:04:39Z">
        <w:r w:rsidRPr="006F178A">
          <w:rPr>
            <w:rtl/>
          </w:rPr>
          <w:delText xml:space="preserve">פליגי</w:delText>
        </w:r>
      </w:del>
      <w:r w:rsidRPr="006F178A">
        <w:rPr>
          <w:rtl/>
        </w:rPr>
        <w:t xml:space="preserve"> </w:t>
      </w:r>
      <w:ins w:id="101419" w:author="קלוד" w:date="2026-10-11T13:11:34Z">
        <w:r>
          <w:rPr>
            <w:rStyle w:val="2fb"/>
            <w:rtl/>
          </w:rPr>
          <w:t xml:space="preserve">על</w:t>
        </w:r>
      </w:ins>
      <w:del w:id="101420" w:author="קלוד" w:date="2026-10-11T13:11:34Z">
        <w:r w:rsidRPr="006F178A">
          <w:rPr>
            <w:rStyle w:val="2fb"/>
            <w:rtl/>
          </w:rPr>
          <w:delText xml:space="preserve">אר"י</w:delText>
        </w:r>
      </w:del>
      <w:r w:rsidRPr="006F178A">
        <w:rPr>
          <w:rtl/>
        </w:rPr>
        <w:t xml:space="preserve"> </w:t>
      </w:r>
      <w:ins w:id="101417" w:author="קלוד" w:date="2026-10-11T13:11:34Z">
        <w:r>
          <w:rPr>
            <w:rtl/>
          </w:rPr>
          <w:t xml:space="preserve">ר"י</w:t>
        </w:r>
      </w:ins>
      <w:del w:id="101418" w:author="קלוד" w:date="2026-10-11T13:11:34Z">
        <w:r w:rsidRPr="006F178A">
          <w:rPr>
            <w:rtl/>
          </w:rPr>
          <w:delText xml:space="preserve">במתני'</w:delText>
        </w:r>
      </w:del>
      <w:r w:rsidRPr="006F178A">
        <w:rPr>
          <w:rtl/>
        </w:rPr>
        <w:t xml:space="preserve"> </w:t>
      </w:r>
      <w:ins w:id="95211" w:author="מנוע מכני" w:date="2026-10-11T12:04:39Z">
        <w:ins w:id="101415" w:author="קלוד" w:date="2026-10-11T13:11:34Z">
          <w:r>
            <w:rPr>
              <w:rtl/>
            </w:rPr>
            <w:t xml:space="preserve">במתני',</w:t>
          </w:r>
        </w:ins>
        <w:del w:id="101416" w:author="קלוד" w:date="2026-10-11T13:11:34Z">
          <w:r>
            <w:rPr>
              <w:rtl/>
            </w:rPr>
            <w:delText xml:space="preserve">דסבר</w:delText>
          </w:r>
        </w:del>
      </w:ins>
      <w:del w:id="95212" w:author="מנוע מכני" w:date="2026-10-11T12:04:39Z">
        <w:r w:rsidRPr="006F178A">
          <w:rPr>
            <w:rtl/>
          </w:rPr>
          <w:delText xml:space="preserve">דס"ל</w:delText>
        </w:r>
      </w:del>
      <w:r w:rsidRPr="006F178A">
        <w:rPr>
          <w:rtl/>
        </w:rPr>
        <w:t xml:space="preserve"> </w:t>
      </w:r>
      <w:ins w:id="101413" w:author="קלוד" w:date="2026-10-11T13:11:34Z">
        <w:r>
          <w:rPr>
            <w:rtl/>
          </w:rPr>
          <w:t xml:space="preserve">שסובר:</w:t>
        </w:r>
      </w:ins>
      <w:del w:id="101414" w:author="קלוד" w:date="2026-10-11T13:11:34Z">
        <w:r w:rsidRPr="006F178A">
          <w:rPr>
            <w:rtl/>
          </w:rPr>
          <w:delText xml:space="preserve">דלימא</w:delText>
        </w:r>
      </w:del>
      <w:r w:rsidRPr="006F178A">
        <w:rPr>
          <w:rtl/>
        </w:rPr>
        <w:t xml:space="preserve"> </w:t>
      </w:r>
      <w:ins w:id="101411" w:author="קלוד" w:date="2026-10-11T13:11:34Z">
        <w:r>
          <w:rPr>
            <w:rtl/>
          </w:rPr>
          <w:t xml:space="preserve">שמא</w:t>
        </w:r>
      </w:ins>
      <w:del w:id="101412" w:author="קלוד" w:date="2026-10-11T13:11:34Z">
        <w:r w:rsidRPr="006F178A">
          <w:rPr>
            <w:rtl/>
          </w:rPr>
          <w:delText xml:space="preserve">מית</w:delText>
        </w:r>
      </w:del>
      <w:r w:rsidRPr="006F178A">
        <w:rPr>
          <w:rtl/>
        </w:rPr>
        <w:t xml:space="preserve"> </w:t>
      </w:r>
      <w:ins w:id="101409" w:author="קלוד" w:date="2026-10-11T13:11:34Z">
        <w:r>
          <w:rPr>
            <w:rtl/>
          </w:rPr>
          <w:t xml:space="preserve">ימות</w:t>
        </w:r>
      </w:ins>
      <w:del w:id="101410" w:author="קלוד" w:date="2026-10-11T13:11:34Z">
        <w:r w:rsidRPr="006F178A">
          <w:rPr>
            <w:rtl/>
          </w:rPr>
          <w:delText xml:space="preserve">ואכיל</w:delText>
        </w:r>
      </w:del>
      <w:r w:rsidRPr="006F178A">
        <w:rPr>
          <w:rtl/>
        </w:rPr>
        <w:t xml:space="preserve"> </w:t>
      </w:r>
      <w:ins w:id="93077" w:author="מנוע מכני" w:date="2026-10-11T12:04:39Z">
        <w:ins w:id="101407" w:author="קלוד" w:date="2026-10-11T13:11:34Z">
          <w:r>
            <w:rPr>
              <w:rStyle w:val="afffffe"/>
              <w:rtl/>
            </w:rPr>
            <w:t xml:space="preserve">החגב</w:t>
          </w:r>
          <w:r>
            <w:rPr>
              <w:rtl/>
            </w:rPr>
            <w:t xml:space="preserve"> ויאכלנו </w:t>
          </w:r>
          <w:r>
            <w:rPr>
              <w:rStyle w:val="afffffe"/>
              <w:rtl/>
            </w:rPr>
            <w:t xml:space="preserve">הקטן</w:t>
          </w:r>
          <w:r>
            <w:rPr>
              <w:rtl/>
            </w:rPr>
            <w:t xml:space="preserve">.</w:t>
          </w:r>
        </w:ins>
        <w:del w:id="101408" w:author="קלוד" w:date="2026-10-11T13:11:34Z">
          <w:r>
            <w:rPr>
              <w:rtl/>
            </w:rPr>
            <w:delText xml:space="preserve">לו</w:delText>
          </w:r>
          <w:r w:rsidRPr="006F178A">
            <w:rPr>
              <w:rtl/>
            </w:rPr>
            <w:delText xml:space="preserve">.</w:delText>
          </w:r>
        </w:del>
      </w:ins>
      <w:del w:id="93078" w:author="מנוע מכני" w:date="2026-10-11T12:04:39Z">
        <w:r w:rsidRPr="006F178A">
          <w:rPr>
            <w:rtl/>
          </w:rPr>
          <w:delText xml:space="preserve">ליה</w:delText>
        </w:r>
      </w:del>
    </w:p>
    <w:p w:rsidR="00E9703F" w:rsidRPr="009757B9" w:rsidRDefault="00E9703F" w:rsidP="00E9703F">
      <w:pPr>
        <w:rPr>
          <w:rFonts w:cs="Guttman Vilna"/>
          <w:b/>
          <w:bCs/>
          <w:rtl/>
        </w:rPr>
      </w:pPr>
      <w:ins w:id="101429" w:author="קלוד" w:date="2026-10-11T13:11:34Z">
        <w:r>
          <w:rPr>
            <w:rStyle w:val="2fb"/>
            <w:rtl/>
          </w:rPr>
          <w:t xml:space="preserve">ולר"י:</w:t>
        </w:r>
      </w:ins>
      <w:del w:id="101430" w:author="קלוד" w:date="2026-10-11T13:11:34Z">
        <w:r w:rsidRPr="006F178A">
          <w:rPr>
            <w:rStyle w:val="2fb"/>
            <w:rtl/>
          </w:rPr>
          <w:delText xml:space="preserve">ולר"י</w:delText>
        </w:r>
      </w:del>
      <w:r w:rsidRPr="006F178A">
        <w:rPr>
          <w:rtl/>
        </w:rPr>
        <w:t xml:space="preserve"> </w:t>
      </w:r>
      <w:ins w:id="94755" w:author="מנוע מכני" w:date="2026-10-11T12:04:39Z">
        <w:r>
          <w:rPr>
            <w:rtl/>
          </w:rPr>
          <w:t xml:space="preserve">אם </w:t>
        </w:r>
      </w:ins>
      <w:del w:id="94756" w:author="מנוע מכני" w:date="2026-10-11T12:04:39Z">
        <w:r w:rsidRPr="006F178A">
          <w:rPr>
            <w:rtl/>
          </w:rPr>
          <w:delText xml:space="preserve">אי </w:delText>
        </w:r>
      </w:del>
      <w:r w:rsidRPr="006F178A">
        <w:rPr>
          <w:rtl/>
        </w:rPr>
        <w:t xml:space="preserve">מת </w:t>
      </w:r>
      <w:ins w:id="101427" w:author="קלוד" w:date="2026-10-11T13:11:34Z">
        <w:r>
          <w:rPr>
            <w:rtl/>
          </w:rPr>
          <w:t xml:space="preserve">-</w:t>
        </w:r>
      </w:ins>
      <w:del w:id="101428" w:author="קלוד" w:date="2026-10-11T13:11:34Z">
        <w:r w:rsidRPr="006F178A">
          <w:rPr>
            <w:rtl/>
          </w:rPr>
          <w:delText xml:space="preserve">קטן</w:delText>
        </w:r>
      </w:del>
      <w:r w:rsidRPr="006F178A">
        <w:rPr>
          <w:rtl/>
        </w:rPr>
        <w:t xml:space="preserve"> </w:t>
      </w:r>
      <w:ins w:id="101425" w:author="קלוד" w:date="2026-10-11T13:11:34Z">
        <w:r>
          <w:rPr>
            <w:rtl/>
          </w:rPr>
          <w:t xml:space="preserve">הקטן</w:t>
        </w:r>
      </w:ins>
      <w:del w:id="101426" w:author="קלוד" w:date="2026-10-11T13:11:34Z">
        <w:r w:rsidRPr="006F178A">
          <w:rPr>
            <w:rtl/>
          </w:rPr>
          <w:delText xml:space="preserve">מיספד</w:delText>
        </w:r>
      </w:del>
      <w:r w:rsidRPr="006F178A">
        <w:rPr>
          <w:rtl/>
        </w:rPr>
        <w:t xml:space="preserve"> </w:t>
      </w:r>
      <w:ins w:id="101423" w:author="קלוד" w:date="2026-10-11T13:11:34Z">
        <w:r>
          <w:rPr>
            <w:rtl/>
          </w:rPr>
          <w:t xml:space="preserve">סופד</w:t>
        </w:r>
      </w:ins>
      <w:del w:id="101424" w:author="קלוד" w:date="2026-10-11T13:11:34Z">
        <w:r w:rsidRPr="006F178A">
          <w:rPr>
            <w:rtl/>
          </w:rPr>
          <w:delText xml:space="preserve">ספיד</w:delText>
        </w:r>
      </w:del>
      <w:r w:rsidRPr="006F178A">
        <w:rPr>
          <w:rtl/>
        </w:rPr>
        <w:t xml:space="preserve"> </w:t>
      </w:r>
      <w:ins w:id="93079" w:author="מנוע מכני" w:date="2026-10-11T12:04:39Z">
        <w:r>
          <w:rPr>
            <w:rtl/>
          </w:rPr>
          <w:t xml:space="preserve">לו</w:t>
        </w:r>
      </w:ins>
      <w:del w:id="93080" w:author="מנוע מכני" w:date="2026-10-11T12:04:39Z">
        <w:r w:rsidRPr="006F178A">
          <w:rPr>
            <w:rtl/>
          </w:rPr>
          <w:delText xml:space="preserve">ליה</w:delText>
        </w:r>
      </w:del>
      <w:r w:rsidRPr="006F178A">
        <w:rPr>
          <w:rFonts w:hint="cs"/>
          <w:rtl/>
        </w:rPr>
        <w:t>,</w:t>
      </w:r>
      <w:r w:rsidRPr="006F178A">
        <w:rPr>
          <w:rtl/>
        </w:rPr>
        <w:t xml:space="preserve"> ולכן אפשר להצניע לו </w:t>
      </w:r>
      <w:r>
        <w:rPr>
          <w:rtl/>
        </w:rPr>
        <w:t>אפי'</w:t>
      </w:r>
      <w:r w:rsidRPr="006F178A">
        <w:rPr>
          <w:rtl/>
        </w:rPr>
        <w:t xml:space="preserve"> חגב טמא.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pStyle w:val="Hadran"/>
        <w:rPr>
          <w:rStyle w:val="afffe"/>
          <w:bCs/>
          <w:sz w:val="20"/>
          <w:rtl/>
        </w:rPr>
        <w:sectPr w:rsidR="00E9703F" w:rsidSect="00FB6CBE">
          <w:pgSz w:w="6804" w:h="11907" w:code="8"/>
          <w:pgMar w:top="567" w:right="567" w:bottom="284" w:left="567" w:header="284" w:footer="284" w:gutter="0"/>
          <w:pgNumType w:start="1"/>
          <w:cols w:space="284"/>
          <w:bidi/>
          <w:rtlGutter/>
          <w:docGrid w:linePitch="360"/>
        </w:sectPr>
        <w:pPrChange w:id="101674" w:author="Claude" w:date="2026-10-11T09:08:22Z">
          <w:pPr>
            <w:pStyle w:val="affff"/>
            <w:rPr>
              <w:rStyle w:val="afffe"/>
              <w:bCs/>
              <w:sz w:val="20"/>
              <w:rtl/>
            </w:rPr>
            <w:sectPr w:rsidR="00E9703F" w:rsidSect="00FB6CBE">
              <w:pgSz w:w="6804" w:h="11907" w:code="8"/>
              <w:pgMar w:top="567" w:right="567" w:bottom="284" w:left="567" w:header="284" w:footer="284" w:gutter="0"/>
              <w:pgNumType w:start="1"/>
              <w:cols w:space="284"/>
              <w:bidi/>
              <w:rtlGutter/>
              <w:docGrid w:linePitch="360"/>
            </w:sectPr>
          </w:pPr>
        </w:pPrChange>
      </w:pPr>
      <w:r w:rsidRPr="006F178A">
        <w:rPr>
          <w:rStyle w:val="afffe"/>
          <w:rFonts w:hint="cs"/>
          <w:sz w:val="20"/>
          <w:rtl/>
        </w:rPr>
        <w:t>הדרן עלך אמר רבי עקיבא</w:t>
      </w:r>
    </w:p>
    <w:p w:rsidR="00E9703F" w:rsidRDefault="00E9703F" w:rsidP="00E9703F">
      <w:pPr>
        <w:pStyle w:val="afff6"/>
        <w:framePr w:wrap="around"/>
        <w:spacing w:line="276" w:lineRule="auto"/>
        <w:rPr>
          <w:del w:id="100576" w:author="Claude" w:date="2026-10-11T09:08:03Z"/>
          <w:rFonts w:ascii="Fb Fontext" w:hAnsi="Fb Fontext"/>
          <w:sz w:val="20"/>
          <w:rtl/>
        </w:rPr>
      </w:pPr>
      <w:del w:id="100575" w:author="Claude" w:date="2026-10-11T09:08:03Z">
        <w:r w:rsidRPr="006F178A">
          <w:rPr>
            <w:rFonts w:ascii="Fb Fontext" w:hAnsi="Fb Fontext" w:hint="cs"/>
            <w:sz w:val="20"/>
            <w:rtl/>
          </w:rPr>
          <w:lastRenderedPageBreak/>
          <w:delText xml:space="preserve">פרק עשירי</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צא.</w:t>
      </w:r>
    </w:p>
    <w:p w:rsidR="00E9703F" w:rsidRDefault="00E9703F" w:rsidP="00E9703F">
      <w:pPr>
        <w:pStyle w:val="afff7"/>
        <w:framePr w:wrap="around"/>
        <w:spacing w:line="276" w:lineRule="auto"/>
        <w:rPr>
          <w:del w:id="100578" w:author="Claude" w:date="2026-10-11T09:08:03Z"/>
          <w:sz w:val="20"/>
          <w:rtl/>
        </w:rPr>
      </w:pPr>
      <w:del w:id="100577" w:author="Claude" w:date="2026-10-11T09:08:03Z">
        <w:r w:rsidRPr="006F178A">
          <w:rPr>
            <w:rFonts w:hint="cs"/>
            <w:sz w:val="20"/>
            <w:rtl/>
          </w:rPr>
          <w:delText xml:space="preserve">המצניע</w:delText>
        </w:r>
      </w:del>
    </w:p>
    <w:p w:rsidR="00E9703F" w:rsidRPr="006F178A" w:rsidRDefault="00E9703F" w:rsidP="00E9703F">
      <w:pPr>
        <w:pStyle w:val="afff8"/>
        <w:framePr w:wrap="around"/>
        <w:spacing w:after="0" w:line="276" w:lineRule="auto"/>
        <w:rPr>
          <w:rtl/>
        </w:rPr>
      </w:pPr>
      <w:r w:rsidRPr="006F178A">
        <w:rPr>
          <w:rFonts w:hint="cs"/>
          <w:rtl/>
        </w:rPr>
        <w:t>צ:- צו.</w:t>
      </w:r>
    </w:p>
    <w:p w:rsidR="00E9703F" w:rsidRPr="006F178A" w:rsidRDefault="00E9703F" w:rsidP="00E9703F">
      <w:pPr>
        <w:pStyle w:val="afff8"/>
        <w:framePr w:wrap="around"/>
        <w:spacing w:after="0" w:line="276" w:lineRule="auto"/>
        <w:rPr>
          <w:rtl/>
        </w:rPr>
      </w:pPr>
      <w:r w:rsidRPr="006F178A">
        <w:rPr>
          <w:rFonts w:hint="cs"/>
          <w:rtl/>
        </w:rPr>
        <w:t>צ:- צו.</w:t>
      </w:r>
    </w:p>
    <w:p>
      <w:pPr>
        <w:pStyle w:val="PetichatPerek"/>
        <w:rPr>
          <w:ins w:id="100574" w:author="Claude" w:date="2026-10-11T09:08:03Z"/>
        </w:rPr>
      </w:pPr>
      <w:ins w:id="100573" w:author="Claude" w:date="2026-10-11T09:08:03Z">
        <w:r>
          <w:rPr>
            <w:rFonts w:ascii="Fb Fontext" w:hAnsi="Fb Fontext" w:hint="cs"/>
            <w:sz w:val="20"/>
            <w:rtl/>
          </w:rPr>
          <w:t xml:space="preserve">פרק עשירי</w:t>
        </w:r>
        <w:r>
          <w:rPr>
            <w:rFonts w:ascii="Fb Fontext" w:hAnsi="Fb Fontext" w:hint="cs"/>
            <w:sz w:val="20"/>
            <w:rtl/>
          </w:rPr>
          <w:t xml:space="preserve"> - </w:t>
        </w:r>
        <w:r>
          <w:rPr>
            <w:rFonts w:hint="cs"/>
            <w:sz w:val="20"/>
            <w:rtl/>
          </w:rPr>
          <w:t xml:space="preserve">המצניע</w:t>
        </w:r>
      </w:ins>
    </w:p>
    <w:p>
      <w:pPr>
        <w:pStyle w:val="MishnaBatzad"/>
        <w:rPr>
          <w:ins w:id="20527" w:author="קלוד" w:date="2026-10-11T09:07:15Z"/>
        </w:rPr>
      </w:pPr>
      <w:ins w:id="20526" w:author="קלוד" w:date="2026-10-11T09:07:15Z">
        <w:r>
          <w:t xml:space="preserve">משנה א</w:t>
        </w:r>
      </w:ins>
    </w:p>
    <w:p w:rsidR="00E9703F" w:rsidRPr="009757B9" w:rsidRDefault="00E9703F" w:rsidP="00E9703F">
      <w:pPr>
        <w:pStyle w:val="afff9"/>
        <w:rPr>
          <w:del w:id="20242" w:author="קלוד" w:date="2026-10-11T09:07:15Z"/>
          <w:b/>
          <w:rtl/>
        </w:rPr>
      </w:pPr>
      <w:del w:id="20241"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53" w:author="קלוד" w:date="2026-10-11T12:09:42Z">
          <w:pPr>
            <w:pStyle w:val="afff9"/>
          </w:pPr>
        </w:pPrChange>
      </w:pPr>
      <w:r w:rsidRPr="009757B9">
        <w:rPr>
          <w:b/>
          <w:rtl/>
        </w:rPr>
        <w:t>המצניע לזרע ולדוגמא ולרפואה והוציאו בשבת - חייב בכל שהוא.</w:t>
      </w:r>
    </w:p>
    <w:p w:rsidR="00E9703F" w:rsidRPr="009757B9" w:rsidRDefault="00E9703F" w:rsidP="00E9703F">
      <w:pPr>
        <w:pStyle w:val="afff9"/>
        <w:rPr>
          <w:b/>
          <w:rtl/>
        </w:rPr>
      </w:pPr>
      <w:r w:rsidRPr="009757B9">
        <w:rPr>
          <w:b/>
          <w:rtl/>
        </w:rPr>
        <w:t>וכל אדם אין חייב עליו אלא כשיעורו.</w:t>
      </w:r>
    </w:p>
    <w:p w:rsidR="00E9703F" w:rsidRDefault="00E9703F" w:rsidP="00E9703F">
      <w:pPr>
        <w:pStyle w:val="afff9"/>
        <w:rPr>
          <w:b/>
          <w:rtl/>
        </w:rPr>
      </w:pPr>
      <w:r w:rsidRPr="009757B9">
        <w:rPr>
          <w:b/>
          <w:rtl/>
        </w:rPr>
        <w:t>חזר והכניסו - אינו חייב אלא כשיעורו. [דנמלך]</w:t>
      </w:r>
    </w:p>
    <w:p w:rsidR="00E9703F" w:rsidRDefault="00E9703F" w:rsidP="00E9703F">
      <w:pPr>
        <w:pStyle w:val="affffd"/>
        <w:spacing w:after="0"/>
        <w:rPr>
          <w:del w:id="90067" w:author="מנוע עיצוב" w:date="2026-10-11T12:09:26Z"/>
          <w:rFonts w:ascii="MS Mincho" w:hAnsi="MS Mincho"/>
          <w:bCs w:val="0"/>
          <w:rtl/>
        </w:rPr>
      </w:pPr>
      <w:del w:id="90066"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101" w:author="קלוד" w:date="2026-10-11T09:07:15Z">
          <w:pPr>
            <w:pStyle w:val="affff1"/>
            <w:rPr>
              <w:rStyle w:val="afffe"/>
              <w:b w:val="0"/>
              <w:bCs/>
              <w:rtl/>
            </w:rPr>
          </w:pPr>
        </w:pPrChange>
      </w:pPr>
      <w:ins w:id="9833" w:author="מספור קטעי משנה" w:date="2026-10-11T09:35:03Z">
        <w:r>
          <w:rPr>
            <w:rStyle w:val="MisparKeta"/>
          </w:rPr>
          <w:t xml:space="preserve">א. </w:t>
        </w:r>
      </w:ins>
      <w:r w:rsidRPr="00146180">
        <w:rPr>
          <w:rStyle w:val="afffe"/>
          <w:b w:val="0"/>
          <w:rtl/>
        </w:rPr>
        <w:t>המצניע לזרע ולדוגמא ולרפואה והוציאו בשבת - חייב בכל שהוא.</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1437" w:author="קלוד" w:date="2026-10-11T13:11:34Z">
        <w:r>
          <w:rPr>
            <w:rFonts w:ascii="Fb Fontext" w:hAnsi="Fb Fontext"/>
            <w:rtl/>
          </w:rPr>
          <w:t xml:space="preserve">מדובר דווקא</w:t>
        </w:r>
      </w:ins>
      <w:del w:id="101438" w:author="קלוד" w:date="2026-10-11T13:11:34Z">
        <w:r w:rsidRPr="006F178A">
          <w:rPr>
            <w:rFonts w:ascii="Fb Fontext" w:hAnsi="Fb Fontext"/>
            <w:rtl/>
          </w:rPr>
          <w:delText xml:space="preserve">מיירי</w:delText>
        </w:r>
      </w:del>
      <w:r w:rsidRPr="006F178A">
        <w:rPr>
          <w:rFonts w:ascii="Fb Fontext" w:hAnsi="Fb Fontext"/>
          <w:rtl/>
        </w:rPr>
        <w:t xml:space="preserve"> במצניע </w:t>
      </w:r>
      <w:ins w:id="101435" w:author="קלוד" w:date="2026-10-11T13:11:34Z">
        <w:r>
          <w:rPr>
            <w:rFonts w:ascii="Fb Fontext" w:hAnsi="Fb Fontext"/>
            <w:rtl/>
          </w:rPr>
          <w:t xml:space="preserve">ששכח</w:t>
        </w:r>
      </w:ins>
      <w:del w:id="101436" w:author="קלוד" w:date="2026-10-11T13:11:34Z">
        <w:r w:rsidRPr="006F178A">
          <w:rPr>
            <w:rFonts w:ascii="Fb Fontext" w:hAnsi="Fb Fontext"/>
            <w:rtl/>
          </w:rPr>
          <w:delText xml:space="preserve">דווקא דשכח</w:delText>
        </w:r>
      </w:del>
      <w:r w:rsidRPr="006F178A">
        <w:rPr>
          <w:rFonts w:ascii="Fb Fontext" w:hAnsi="Fb Fontext"/>
          <w:rtl/>
        </w:rPr>
        <w:t xml:space="preserve"> למה הצניעו, ו</w:t>
      </w:r>
      <w:r w:rsidRPr="006F178A">
        <w:rPr>
          <w:rFonts w:ascii="Fb Fontext" w:hAnsi="Fb Fontext" w:hint="cs"/>
          <w:rtl/>
        </w:rPr>
        <w:t xml:space="preserve">עכשיו </w:t>
      </w:r>
      <w:ins w:id="101433" w:author="קלוד" w:date="2026-10-11T13:11:34Z">
        <w:r>
          <w:rPr>
            <w:rFonts w:ascii="Fb Fontext" w:hAnsi="Fb Fontext" w:hint="cs"/>
            <w:rtl/>
          </w:rPr>
          <w:t xml:space="preserve">מוציא</w:t>
        </w:r>
      </w:ins>
      <w:del w:id="101434" w:author="קלוד" w:date="2026-10-11T13:11:34Z">
        <w:r w:rsidRPr="006F178A">
          <w:rPr>
            <w:rFonts w:ascii="Fb Fontext" w:hAnsi="Fb Fontext" w:hint="cs"/>
            <w:rtl/>
          </w:rPr>
          <w:delText xml:space="preserve">סתם</w:delText>
        </w:r>
      </w:del>
      <w:r w:rsidRPr="006F178A">
        <w:rPr>
          <w:rFonts w:ascii="Fb Fontext" w:hAnsi="Fb Fontext" w:hint="cs"/>
          <w:rtl/>
        </w:rPr>
        <w:t xml:space="preserve"> </w:t>
      </w:r>
      <w:ins w:id="101431" w:author="קלוד" w:date="2026-10-11T13:11:34Z">
        <w:r>
          <w:rPr>
            <w:rFonts w:ascii="Fb Fontext" w:hAnsi="Fb Fontext" w:hint="cs"/>
            <w:rtl/>
          </w:rPr>
          <w:t xml:space="preserve">סתם.</w:t>
        </w:r>
      </w:ins>
      <w:del w:id="101432" w:author="קלוד" w:date="2026-10-11T13:11:34Z">
        <w:r w:rsidRPr="006F178A">
          <w:rPr>
            <w:rFonts w:ascii="Fb Fontext" w:hAnsi="Fb Fontext" w:hint="cs"/>
            <w:rtl/>
          </w:rPr>
          <w:delText xml:space="preserve">מוציא</w:delText>
        </w:r>
        <w:r w:rsidRPr="006F178A">
          <w:rPr>
            <w:rFonts w:ascii="Fb Fontext" w:hAnsi="Fb Fontext"/>
            <w:rtl/>
          </w:rPr>
          <w:delText xml:space="preserve">.</w:delText>
        </w:r>
      </w:del>
    </w:p>
    <w:p w:rsidR="00E9703F" w:rsidRPr="006F178A" w:rsidRDefault="00E9703F" w:rsidP="00E9703F">
      <w:pPr>
        <w:rPr>
          <w:rtl/>
        </w:rPr>
      </w:pPr>
      <w:r w:rsidRPr="006F178A">
        <w:rPr>
          <w:rtl/>
        </w:rPr>
        <w:t xml:space="preserve">וקמ"ל</w:t>
      </w:r>
      <w:r w:rsidRPr="006F178A">
        <w:rPr>
          <w:rtl/>
        </w:rPr>
        <w:t xml:space="preserve"> </w:t>
      </w:r>
      <w:ins w:id="101443" w:author="קלוד" w:date="2026-10-11T13:11:34Z">
        <w:r>
          <w:rPr>
            <w:rtl/>
          </w:rPr>
          <w:t xml:space="preserve">שלא</w:t>
        </w:r>
      </w:ins>
      <w:del w:id="101444" w:author="קלוד" w:date="2026-10-11T13:11:34Z">
        <w:r w:rsidRPr="006F178A">
          <w:rPr>
            <w:rtl/>
          </w:rPr>
          <w:delText xml:space="preserve">דלא</w:delText>
        </w:r>
      </w:del>
      <w:r w:rsidRPr="006F178A">
        <w:rPr>
          <w:rtl/>
        </w:rPr>
        <w:t xml:space="preserve"> ביטל מחשבתו </w:t>
      </w:r>
      <w:ins w:id="101441" w:author="קלוד" w:date="2026-10-11T13:11:34Z">
        <w:r>
          <w:rPr>
            <w:rtl/>
          </w:rPr>
          <w:t xml:space="preserve">הראשונה,</w:t>
        </w:r>
      </w:ins>
      <w:del w:id="101442" w:author="קלוד" w:date="2026-10-11T13:11:34Z">
        <w:r w:rsidRPr="006F178A">
          <w:rPr>
            <w:rtl/>
          </w:rPr>
          <w:delText xml:space="preserve">ראשונה</w:delText>
        </w:r>
      </w:del>
      <w:r w:rsidRPr="006F178A">
        <w:rPr>
          <w:rtl/>
        </w:rPr>
        <w:t xml:space="preserve"> וע"ד ראשונה הוא </w:t>
      </w:r>
      <w:ins w:id="101439" w:author="קלוד" w:date="2026-10-11T13:11:34Z">
        <w:r>
          <w:rPr>
            <w:rtl/>
          </w:rPr>
          <w:t xml:space="preserve">עושה,</w:t>
        </w:r>
      </w:ins>
      <w:del w:id="101440" w:author="קלוד" w:date="2026-10-11T13:11:34Z">
        <w:r w:rsidRPr="006F178A">
          <w:rPr>
            <w:rtl/>
          </w:rPr>
          <w:delText xml:space="preserve">עושה</w:delText>
        </w:r>
      </w:del>
      <w:r w:rsidRPr="006F178A">
        <w:rPr>
          <w:rtl/>
        </w:rPr>
        <w:t xml:space="preserve"> וחייב.</w:t>
      </w:r>
    </w:p>
    <w:p w:rsidR="00E9703F" w:rsidRPr="006F178A" w:rsidRDefault="00E9703F" w:rsidP="00E9703F">
      <w:pPr>
        <w:rPr>
          <w:rtl/>
        </w:rPr>
      </w:pPr>
      <w:r w:rsidRPr="006F178A">
        <w:rPr>
          <w:rFonts w:hint="cs"/>
          <w:rtl/>
        </w:rPr>
        <w:t>[</w:t>
      </w:r>
      <w:r w:rsidRPr="006F178A">
        <w:rPr>
          <w:rtl/>
        </w:rPr>
        <w:t>ו</w:t>
      </w:r>
      <w:r w:rsidRPr="002B5789">
        <w:rPr>
          <w:b/>
          <w:bCs/>
          <w:rtl/>
        </w:rPr>
        <w:t>הלכתא</w:t>
      </w:r>
      <w:r w:rsidRPr="006F178A">
        <w:rPr>
          <w:rtl/>
        </w:rPr>
        <w:t xml:space="preserve"> </w:t>
      </w:r>
      <w:r w:rsidRPr="006F178A">
        <w:rPr>
          <w:rStyle w:val="2fb"/>
          <w:rtl/>
        </w:rPr>
        <w:t xml:space="preserve">כאביי</w:t>
      </w:r>
      <w:r w:rsidRPr="006F178A">
        <w:rPr>
          <w:rtl/>
        </w:rPr>
        <w:t xml:space="preserve"> דע"ד ראשונה הוא עושה וחייב</w:t>
      </w:r>
      <w:r w:rsidRPr="006F178A">
        <w:rPr>
          <w:rFonts w:hint="cs"/>
          <w:rtl/>
        </w:rPr>
        <w:t>]</w:t>
      </w:r>
    </w:p>
    <w:p>
      <w:pPr>
        <w:pStyle w:val="38"/>
        <w:rPr>
          <w:ins w:id="98069" w:author="מנוע מכני" w:date="2026-10-11T12:04:39Z"/>
        </w:rPr>
      </w:pPr>
      <w:del w:id="98068" w:author="מנוע מכני" w:date="2026-10-11T12:04:39Z">
        <w:r w:rsidRPr="004640F6">
          <w:delText xml:space="preserve">•</w:delText>
        </w:r>
      </w:del>
      <w:r w:rsidRPr="004640F6">
        <w:t xml:space="preserve"> </w:t>
      </w:r>
      <w:r w:rsidRPr="004640F6">
        <w:t>ריא"ש</w:t>
      </w:r>
      <w:r w:rsidRPr="004640F6">
        <w:t>:</w:t>
      </w:r>
    </w:p>
    <w:p w:rsidR="00E9703F" w:rsidRPr="004640F6" w:rsidRDefault="00E9703F" w:rsidP="00E9703F">
      <w:pPr>
        <w:rPr>
          <w:spacing w:val="-4"/>
          <w:rtl/>
        </w:rPr>
      </w:pPr>
      <w:del w:id="98070" w:author="מנוע מכני" w:date="2026-10-11T12:04:39Z">
        <w:r w:rsidRPr="004640F6">
          <w:rPr>
            <w:spacing w:val="-4"/>
            <w:rtl/>
          </w:rPr>
          <w:delText xml:space="preserve"> </w:delText>
        </w:r>
      </w:del>
      <w:r w:rsidRPr="004640F6">
        <w:rPr>
          <w:spacing w:val="-4"/>
          <w:rtl/>
        </w:rPr>
        <w:t xml:space="preserve">מחייב היה </w:t>
      </w:r>
      <w:r w:rsidRPr="004640F6">
        <w:rPr>
          <w:rStyle w:val="2fb"/>
          <w:spacing w:val="-4"/>
          <w:rtl/>
        </w:rPr>
        <w:t xml:space="preserve">ר"מ</w:t>
      </w:r>
      <w:r w:rsidRPr="004640F6">
        <w:rPr>
          <w:spacing w:val="-4"/>
          <w:rtl/>
        </w:rPr>
        <w:t xml:space="preserve"> אף במוציא חטה אחת לזריעה </w:t>
      </w:r>
      <w:r w:rsidRPr="004640F6">
        <w:rPr>
          <w:rFonts w:hint="cs"/>
          <w:spacing w:val="-4"/>
          <w:rtl/>
        </w:rPr>
        <w:t>וקמ</w:t>
      </w:r>
      <w:r w:rsidRPr="004640F6">
        <w:rPr>
          <w:spacing w:val="-4"/>
          <w:rtl/>
        </w:rPr>
        <w:t>"</w:t>
      </w:r>
      <w:r w:rsidRPr="004640F6">
        <w:rPr>
          <w:rFonts w:hint="cs"/>
          <w:spacing w:val="-4"/>
          <w:rtl/>
        </w:rPr>
        <w:t xml:space="preserve">ל</w:t>
      </w:r>
      <w:r w:rsidRPr="004640F6">
        <w:rPr>
          <w:rFonts w:hint="cs"/>
          <w:spacing w:val="-4"/>
          <w:rtl/>
        </w:rPr>
        <w:t xml:space="preserve"> דלא בעי' כזית ובכל שהוא חייב </w:t>
      </w:r>
    </w:p>
    <w:p w:rsidR="00E9703F" w:rsidRPr="006F178A" w:rsidRDefault="00E9703F" w:rsidP="00E9703F">
      <w:pPr>
        <w:rPr>
          <w:rtl/>
        </w:rPr>
      </w:pPr>
      <w:r w:rsidRPr="006F178A">
        <w:rPr>
          <w:rtl/>
        </w:rPr>
        <w:t>•</w:t>
      </w:r>
      <w:r w:rsidRPr="006F178A">
        <w:rPr>
          <w:rFonts w:hint="cs"/>
          <w:rtl/>
        </w:rPr>
        <w:t xml:space="preserve"> </w:t>
      </w:r>
      <w:ins w:id="101451" w:author="קלוד" w:date="2026-10-11T13:11:34Z">
        <w:r>
          <w:rPr>
            <w:rtl/>
          </w:rPr>
          <w:t xml:space="preserve">חישב</w:t>
        </w:r>
      </w:ins>
      <w:del w:id="101452" w:author="קלוד" w:date="2026-10-11T13:11:34Z">
        <w:r w:rsidRPr="006F178A">
          <w:rPr>
            <w:rtl/>
          </w:rPr>
          <w:delText xml:space="preserve">בחישב</w:delText>
        </w:r>
      </w:del>
      <w:r w:rsidRPr="006F178A">
        <w:rPr>
          <w:rtl/>
        </w:rPr>
        <w:t xml:space="preserve"> להוציא כל ביתו </w:t>
      </w:r>
      <w:r w:rsidRPr="006F178A">
        <w:rPr>
          <w:rFonts w:hint="cs"/>
          <w:rtl/>
        </w:rPr>
        <w:t xml:space="preserve">- </w:t>
      </w:r>
      <w:ins w:id="101449" w:author="קלוד" w:date="2026-10-11T13:11:34Z">
        <w:r>
          <w:rPr>
            <w:rtl/>
          </w:rPr>
          <w:t xml:space="preserve">מתחייב</w:t>
        </w:r>
      </w:ins>
      <w:del w:id="101450" w:author="קלוד" w:date="2026-10-11T13:11:34Z">
        <w:r w:rsidRPr="006F178A">
          <w:rPr>
            <w:rtl/>
          </w:rPr>
          <w:delText xml:space="preserve">יתחייב</w:delText>
        </w:r>
      </w:del>
      <w:r w:rsidRPr="006F178A">
        <w:rPr>
          <w:rtl/>
        </w:rPr>
        <w:t xml:space="preserve"> כשאר </w:t>
      </w:r>
      <w:ins w:id="96081" w:author="מנוע מכני" w:date="2026-10-11T12:04:39Z">
        <w:ins w:id="101447" w:author="קלוד" w:date="2026-10-11T13:11:34Z">
          <w:r>
            <w:rPr>
              <w:rtl/>
            </w:rPr>
            <w:t xml:space="preserve">אנשים,</w:t>
          </w:r>
        </w:ins>
        <w:del w:id="101448" w:author="קלוד" w:date="2026-10-11T13:11:34Z">
          <w:r>
            <w:rPr>
              <w:rtl/>
            </w:rPr>
            <w:delText xml:space="preserve">אנשים</w:delText>
          </w:r>
        </w:del>
      </w:ins>
      <w:del w:id="96082" w:author="מנוע מכני" w:date="2026-10-11T12:04:39Z">
        <w:r w:rsidRPr="006F178A">
          <w:rPr>
            <w:rtl/>
          </w:rPr>
          <w:delText xml:space="preserve">אינשי</w:delText>
        </w:r>
      </w:del>
      <w:r w:rsidRPr="006F178A">
        <w:rPr>
          <w:rtl/>
        </w:rPr>
        <w:t xml:space="preserve"> </w:t>
      </w:r>
      <w:ins w:id="101445" w:author="קלוד" w:date="2026-10-11T13:11:34Z">
        <w:r>
          <w:rPr>
            <w:rtl/>
          </w:rPr>
          <w:t xml:space="preserve">שבטלה</w:t>
        </w:r>
      </w:ins>
      <w:del w:id="101446" w:author="קלוד" w:date="2026-10-11T13:11:34Z">
        <w:r w:rsidRPr="006F178A">
          <w:rPr>
            <w:rtl/>
          </w:rPr>
          <w:delText xml:space="preserve">דבטלה</w:delText>
        </w:r>
      </w:del>
      <w:r w:rsidRPr="006F178A">
        <w:rPr>
          <w:rtl/>
        </w:rPr>
        <w:t xml:space="preserve"> דעתו אצל כל אדם.</w:t>
      </w:r>
    </w:p>
    <w:p w:rsidR="00E9703F" w:rsidRDefault="00E9703F" w:rsidP="00E9703F">
      <w:pPr>
        <w:pStyle w:val="affffd"/>
        <w:spacing w:after="0"/>
        <w:rPr>
          <w:del w:id="90069" w:author="מנוע עיצוב" w:date="2026-10-11T12:09:26Z"/>
          <w:rFonts w:ascii="MS Mincho" w:hAnsi="MS Mincho"/>
          <w:bCs w:val="0"/>
          <w:rtl/>
        </w:rPr>
      </w:pPr>
      <w:del w:id="90068" w:author="מנוע עיצוב" w:date="2026-10-11T12:09:26Z">
        <w:r>
          <w:rPr>
            <w:rFonts w:ascii="MS Mincho" w:hAnsi="MS Mincho" w:hint="cs"/>
            <w:bCs w:val="0"/>
            <w:rtl/>
          </w:rPr>
          <w:delText xml:space="preserve"> ׻</w:delText>
        </w:r>
      </w:del>
    </w:p>
    <w:p w:rsidR="00E9703F" w:rsidRDefault="00E9703F" w:rsidP="00E9703F">
      <w:pPr>
        <w:pStyle w:val="affff1"/>
        <w:ind w:end="0"/>
        <w:rPr>
          <w:b w:val="0"/>
          <w:rtl/>
        </w:rPr>
        <w:pPrChange w:id="20102" w:author="קלוד" w:date="2026-10-11T09:07:15Z">
          <w:pPr>
            <w:pStyle w:val="affff1"/>
            <w:rPr>
              <w:b w:val="0"/>
              <w:rtl/>
            </w:rPr>
          </w:pPr>
        </w:pPrChange>
      </w:pPr>
      <w:ins w:id="9834" w:author="מספור קטעי משנה" w:date="2026-10-11T09:35:03Z">
        <w:r>
          <w:rPr>
            <w:rStyle w:val="MisparKeta"/>
          </w:rPr>
          <w:t xml:space="preserve">ב. </w:t>
        </w:r>
      </w:ins>
      <w:r w:rsidRPr="00146180">
        <w:rPr>
          <w:rStyle w:val="afffe"/>
          <w:rFonts w:hint="cs"/>
          <w:b w:val="0"/>
          <w:rtl/>
        </w:rPr>
        <w:t>וכל אדם אין חייבין עליו אלא כשיעורו</w:t>
      </w:r>
    </w:p>
    <w:p w:rsidR="00E9703F" w:rsidRPr="006F178A" w:rsidRDefault="00E9703F" w:rsidP="00E9703F">
      <w:pPr>
        <w:rPr>
          <w:rtl/>
        </w:rPr>
      </w:pPr>
      <w:r w:rsidRPr="006F178A">
        <w:rPr>
          <w:rFonts w:ascii="Fb Fontext" w:hAnsi="Fb Fontext" w:hint="cs"/>
          <w:rtl/>
        </w:rPr>
        <w:t xml:space="preserve">מתני' </w:t>
      </w:r>
      <w:ins w:id="101459" w:author="קלוד" w:date="2026-10-11T13:11:34Z">
        <w:r>
          <w:rPr>
            <w:rFonts w:ascii="Fb Fontext" w:hAnsi="Fb Fontext" w:hint="cs"/>
            <w:rtl/>
          </w:rPr>
          <w:t xml:space="preserve">שלא</w:t>
        </w:r>
      </w:ins>
      <w:del w:id="101460" w:author="קלוד" w:date="2026-10-11T13:11:34Z">
        <w:r w:rsidRPr="006F178A">
          <w:rPr>
            <w:rFonts w:ascii="Fb Fontext" w:hAnsi="Fb Fontext" w:hint="cs"/>
            <w:rtl/>
          </w:rPr>
          <w:delText xml:space="preserve">דלא</w:delText>
        </w:r>
      </w:del>
      <w:r w:rsidRPr="006F178A">
        <w:rPr>
          <w:rFonts w:ascii="Fb Fontext" w:hAnsi="Fb Fontext" w:hint="cs"/>
          <w:rtl/>
        </w:rPr>
        <w:t xml:space="preserve"> </w:t>
      </w:r>
      <w:ins w:id="101457" w:author="קלוד" w:date="2026-10-11T13:11:34Z">
        <w:r>
          <w:rPr>
            <w:rStyle w:val="2fb"/>
            <w:rFonts w:ascii="Fb Fontext" w:hAnsi="Fb Fontext" w:hint="cs"/>
            <w:rtl/>
          </w:rPr>
          <w:t xml:space="preserve">כרשב"א,</w:t>
        </w:r>
      </w:ins>
      <w:del w:id="101458" w:author="קלוד" w:date="2026-10-11T13:11:34Z">
        <w:r w:rsidRPr="006F178A">
          <w:rPr>
            <w:rStyle w:val="2fb"/>
            <w:rFonts w:ascii="Fb Fontext" w:hAnsi="Fb Fontext" w:hint="cs"/>
            <w:rtl/>
          </w:rPr>
          <w:delText xml:space="preserve">כרשב</w:delText>
        </w:r>
        <w:r w:rsidRPr="006F178A">
          <w:rPr>
            <w:rStyle w:val="2fb"/>
            <w:rFonts w:ascii="Fb Fontext" w:hAnsi="Fb Fontext"/>
            <w:rtl/>
          </w:rPr>
          <w:delText xml:space="preserve">"</w:delText>
        </w:r>
        <w:r w:rsidRPr="006F178A">
          <w:rPr>
            <w:rStyle w:val="2fb"/>
            <w:rFonts w:ascii="Fb Fontext" w:hAnsi="Fb Fontext" w:hint="cs"/>
            <w:rtl/>
          </w:rPr>
          <w:delText xml:space="preserve">א</w:delText>
        </w:r>
      </w:del>
      <w:r w:rsidRPr="006F178A">
        <w:rPr>
          <w:rFonts w:ascii="Fb Fontext" w:hAnsi="Fb Fontext" w:hint="cs"/>
          <w:rtl/>
        </w:rPr>
        <w:t xml:space="preserve"> </w:t>
      </w:r>
      <w:ins w:id="95213" w:author="מנוע מכני" w:date="2026-10-11T12:04:39Z">
        <w:ins w:id="101455" w:author="קלוד" w:date="2026-10-11T13:11:34Z">
          <w:r>
            <w:rPr>
              <w:rFonts w:ascii="Fb Fontext" w:hAnsi="Fb Fontext"/>
              <w:rtl/>
            </w:rPr>
            <w:t xml:space="preserve">שסובר:</w:t>
          </w:r>
        </w:ins>
        <w:del w:id="101456" w:author="קלוד" w:date="2026-10-11T13:11:34Z">
          <w:r>
            <w:rPr>
              <w:rFonts w:ascii="Fb Fontext" w:hAnsi="Fb Fontext"/>
              <w:rtl/>
            </w:rPr>
            <w:delText xml:space="preserve">דסבר</w:delText>
          </w:r>
        </w:del>
      </w:ins>
      <w:del w:id="95214" w:author="מנוע מכני" w:date="2026-10-11T12:04:39Z">
        <w:r w:rsidRPr="006F178A">
          <w:rPr>
            <w:rFonts w:ascii="Fb Fontext" w:hAnsi="Fb Fontext"/>
            <w:rtl/>
          </w:rPr>
          <w:delText xml:space="preserve">דס"ל</w:delText>
        </w:r>
      </w:del>
      <w:r w:rsidRPr="006F178A">
        <w:rPr>
          <w:rFonts w:ascii="Fb Fontext" w:hAnsi="Fb Fontext"/>
          <w:rtl/>
        </w:rPr>
        <w:t xml:space="preserve"> </w:t>
      </w:r>
      <w:ins w:id="101453" w:author="קלוד" w:date="2026-10-11T13:11:34Z">
        <w:r>
          <w:rPr>
            <w:rFonts w:ascii="Fb Fontext" w:hAnsi="Fb Fontext"/>
            <w:rtl/>
          </w:rPr>
          <w:t xml:space="preserve">בא</w:t>
        </w:r>
      </w:ins>
      <w:del w:id="101454" w:author="קלוד" w:date="2026-10-11T13:11:34Z">
        <w:r w:rsidRPr="006F178A">
          <w:rPr>
            <w:rFonts w:ascii="Fb Fontext" w:hAnsi="Fb Fontext"/>
            <w:rtl/>
          </w:rPr>
          <w:delText xml:space="preserve">דבא</w:delText>
        </w:r>
      </w:del>
      <w:r w:rsidRPr="006F178A">
        <w:rPr>
          <w:rFonts w:ascii="Fb Fontext" w:hAnsi="Fb Fontext"/>
          <w:rtl/>
        </w:rPr>
        <w:t xml:space="preserve"> אחר והוציא - נתחייב זה במחשבתו של זה.</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הוציא כגרוגרת לאכילה ונמלך </w:t>
      </w:r>
      <w:ins w:id="101469" w:author="קלוד" w:date="2026-10-11T13:11:34Z">
        <w:r>
          <w:rPr>
            <w:rtl/>
          </w:rPr>
          <w:t xml:space="preserve">לזריעה,</w:t>
        </w:r>
      </w:ins>
      <w:del w:id="101470" w:author="קלוד" w:date="2026-10-11T13:11:34Z">
        <w:r w:rsidRPr="006F178A">
          <w:rPr>
            <w:rtl/>
          </w:rPr>
          <w:delText xml:space="preserve">לזריעה</w:delText>
        </w:r>
      </w:del>
      <w:r w:rsidRPr="006F178A">
        <w:rPr>
          <w:rtl/>
        </w:rPr>
        <w:t xml:space="preserve"> או להיפך: </w:t>
      </w:r>
      <w:r w:rsidRPr="006F178A">
        <w:rPr>
          <w:rtl/>
        </w:rPr>
        <w:t xml:space="preserve">קמ"ל</w:t>
      </w:r>
      <w:r w:rsidRPr="006F178A">
        <w:rPr>
          <w:rtl/>
        </w:rPr>
        <w:t xml:space="preserve"> </w:t>
      </w:r>
      <w:ins w:id="101467" w:author="קלוד" w:date="2026-10-11T13:11:34Z">
        <w:r>
          <w:rPr>
            <w:rtl/>
          </w:rPr>
          <w:t xml:space="preserve">שאף</w:t>
        </w:r>
      </w:ins>
      <w:del w:id="101468" w:author="קלוד" w:date="2026-10-11T13:11:34Z">
        <w:r w:rsidRPr="006F178A">
          <w:rPr>
            <w:rtl/>
          </w:rPr>
          <w:delText xml:space="preserve">דהגם</w:delText>
        </w:r>
      </w:del>
      <w:r w:rsidRPr="006F178A">
        <w:rPr>
          <w:rtl/>
        </w:rPr>
        <w:t xml:space="preserve"> </w:t>
      </w:r>
      <w:ins w:id="91359" w:author="מנוע מכני" w:date="2026-10-11T12:04:39Z">
        <w:ins w:id="101465" w:author="קלוד" w:date="2026-10-11T13:11:34Z">
          <w:r>
            <w:rPr>
              <w:rtl/>
            </w:rPr>
            <w:t xml:space="preserve">שצריך</w:t>
          </w:r>
        </w:ins>
        <w:del w:id="101466" w:author="קלוד" w:date="2026-10-11T13:11:34Z">
          <w:r>
            <w:rPr>
              <w:rtl/>
            </w:rPr>
            <w:delText xml:space="preserve">צריך</w:delText>
          </w:r>
        </w:del>
      </w:ins>
      <w:del w:id="91360" w:author="מנוע מכני" w:date="2026-10-11T12:04:39Z">
        <w:r w:rsidRPr="006F178A">
          <w:rPr>
            <w:rtl/>
          </w:rPr>
          <w:delText xml:space="preserve">בעינן</w:delText>
        </w:r>
      </w:del>
      <w:r w:rsidRPr="006F178A">
        <w:rPr>
          <w:rtl/>
        </w:rPr>
        <w:t xml:space="preserve"> עקירה והנחה </w:t>
      </w:r>
      <w:ins w:id="95719" w:author="מנוע מכני" w:date="2026-10-11T12:04:39Z">
        <w:ins w:id="101463" w:author="קלוד" w:date="2026-10-11T13:11:34Z">
          <w:r>
            <w:rPr>
              <w:rtl/>
            </w:rPr>
            <w:t xml:space="preserve">במחשבה</w:t>
          </w:r>
        </w:ins>
        <w:del w:id="101464" w:author="קלוד" w:date="2026-10-11T13:11:34Z">
          <w:r>
            <w:rPr>
              <w:rtl/>
            </w:rPr>
            <w:delText xml:space="preserve">באחת</w:delText>
          </w:r>
        </w:del>
      </w:ins>
      <w:del w:id="95720" w:author="מנוע מכני" w:date="2026-10-11T12:04:39Z">
        <w:r w:rsidRPr="006F178A">
          <w:rPr>
            <w:rtl/>
          </w:rPr>
          <w:delText xml:space="preserve">בחדא</w:delText>
        </w:r>
      </w:del>
      <w:r w:rsidRPr="006F178A">
        <w:rPr>
          <w:rtl/>
        </w:rPr>
        <w:t xml:space="preserve"> </w:t>
      </w:r>
      <w:ins w:id="101461" w:author="קלוד" w:date="2026-10-11T13:11:34Z">
        <w:r>
          <w:rPr>
            <w:rtl/>
          </w:rPr>
          <w:t xml:space="preserve">אחת,</w:t>
        </w:r>
      </w:ins>
      <w:del w:id="101462" w:author="קלוד" w:date="2026-10-11T13:11:34Z">
        <w:r w:rsidRPr="006F178A">
          <w:rPr>
            <w:rtl/>
          </w:rPr>
          <w:delText xml:space="preserve">מחשבה,</w:delText>
        </w:r>
      </w:del>
      <w:r w:rsidRPr="006F178A">
        <w:rPr>
          <w:rtl/>
        </w:rPr>
        <w:t xml:space="preserve"> והא </w:t>
      </w:r>
      <w:ins w:id="91361" w:author="מנוע מכני" w:date="2026-10-11T12:04:39Z">
        <w:r>
          <w:rPr>
            <w:rtl/>
          </w:rPr>
          <w:t xml:space="preserve">אין</w:t>
        </w:r>
      </w:ins>
      <w:del w:id="91362" w:author="מנוע מכני" w:date="2026-10-11T12:04:39Z">
        <w:r w:rsidRPr="006F178A">
          <w:rPr>
            <w:rtl/>
          </w:rPr>
          <w:delText xml:space="preserve">ליכא</w:delText>
        </w:r>
      </w:del>
      <w:r w:rsidRPr="006F178A">
        <w:rPr>
          <w:rtl/>
        </w:rPr>
        <w:t xml:space="preserve"> - חייב.</w:t>
      </w:r>
    </w:p>
    <w:p>
      <w:pPr>
        <w:pStyle w:val="afffff8"/>
        <w:rPr>
          <w:ins w:id="90639" w:author="קלוד" w:date="2026-10-11T12:33:55Z"/>
        </w:rPr>
      </w:pPr>
      <w:ins w:id="90640" w:author="קלוד" w:date="2026-10-11T12:33:55Z">
        <w:r>
          <w:rPr>
            <w:color w:val="7B3F00"/>
          </w:rPr>
          <w:t xml:space="preserve">חצי גרוגרת לזריעה שתפחה - ונמלך עליו לאכילה</w:t>
        </w:r>
      </w:ins>
    </w:p>
    <w:p>
      <w:pPr>
        <w:pStyle w:val="38"/>
        <w:rPr>
          <w:ins w:id="98072" w:author="מנוע מכני" w:date="2026-10-11T12:04:39Z"/>
        </w:rPr>
      </w:pPr>
      <w:del w:id="98071" w:author="מנוע מכני" w:date="2026-10-11T12:04:39Z">
        <w:r w:rsidRPr="003907AE">
          <w:delText xml:space="preserve">•</w:delText>
        </w:r>
      </w:del>
      <w:r w:rsidRPr="003907AE">
        <w:t xml:space="preserve"> </w:t>
      </w:r>
      <w:r w:rsidRPr="003907AE">
        <w:t>בעי רבא</w:t>
      </w:r>
      <w:r w:rsidRPr="006F178A">
        <w:t xml:space="preserve">:</w:t>
      </w:r>
    </w:p>
    <w:p w:rsidR="00E9703F" w:rsidRDefault="00E9703F" w:rsidP="00E9703F">
      <w:pPr>
        <w:rPr>
          <w:rtl/>
        </w:rPr>
      </w:pPr>
      <w:del w:id="98073" w:author="מנוע מכני" w:date="2026-10-11T12:04:39Z">
        <w:r w:rsidRPr="006F178A">
          <w:rPr>
            <w:rtl/>
          </w:rPr>
          <w:delText xml:space="preserve"> </w:delText>
        </w:r>
      </w:del>
      <w:r w:rsidRPr="006F178A">
        <w:rPr>
          <w:rtl/>
        </w:rPr>
        <w:t xml:space="preserve">הוציא חצי גרוגרת לזריעה, ותפחה, ונמלך </w:t>
      </w:r>
      <w:ins w:id="93081" w:author="מנוע מכני" w:date="2026-10-11T12:04:39Z">
        <w:r>
          <w:rPr>
            <w:rtl/>
          </w:rPr>
          <w:t xml:space="preserve">עליו</w:t>
        </w:r>
      </w:ins>
      <w:del w:id="93082" w:author="מנוע מכני" w:date="2026-10-11T12:04:39Z">
        <w:r w:rsidRPr="006F178A">
          <w:rPr>
            <w:rtl/>
          </w:rPr>
          <w:delText xml:space="preserve">עליה</w:delText>
        </w:r>
      </w:del>
      <w:r w:rsidRPr="006F178A">
        <w:rPr>
          <w:rtl/>
        </w:rPr>
        <w:t xml:space="preserve"> לאכילה מהו?</w:t>
      </w:r>
    </w:p>
    <w:p w:rsidR="00E9703F" w:rsidRPr="004640F6" w:rsidRDefault="00E9703F" w:rsidP="00E9703F">
      <w:pPr>
        <w:rPr>
          <w:spacing w:val="-2"/>
          <w:rtl/>
        </w:rPr>
      </w:pPr>
      <w:r w:rsidRPr="004640F6">
        <w:rPr>
          <w:spacing w:val="-2"/>
          <w:rtl/>
        </w:rPr>
        <w:t xml:space="preserve">את"ל</w:t>
      </w:r>
      <w:r w:rsidRPr="004640F6">
        <w:rPr>
          <w:spacing w:val="-2"/>
          <w:rtl/>
        </w:rPr>
        <w:t xml:space="preserve">: </w:t>
      </w:r>
      <w:ins w:id="91363" w:author="מנוע מכני" w:date="2026-10-11T12:04:39Z">
        <w:r>
          <w:rPr>
            <w:spacing w:val="-2"/>
            <w:rtl/>
          </w:rPr>
          <w:t xml:space="preserve">שם</w:t>
        </w:r>
      </w:ins>
      <w:del w:id="91364" w:author="מנוע מכני" w:date="2026-10-11T12:04:39Z">
        <w:r w:rsidRPr="004640F6">
          <w:rPr>
            <w:spacing w:val="-2"/>
            <w:rtl/>
          </w:rPr>
          <w:delText xml:space="preserve">התם</w:delText>
        </w:r>
      </w:del>
      <w:r w:rsidRPr="004640F6">
        <w:rPr>
          <w:spacing w:val="-2"/>
          <w:rtl/>
        </w:rPr>
        <w:t xml:space="preserve"> </w:t>
      </w:r>
      <w:ins w:id="96083" w:author="מנוע מכני" w:date="2026-10-11T12:04:39Z">
        <w:ins w:id="101483" w:author="קלוד" w:date="2026-10-11T13:11:34Z">
          <w:r>
            <w:rPr>
              <w:rFonts w:hint="cs"/>
              <w:spacing w:val="-2"/>
              <w:rtl/>
            </w:rPr>
            <w:t xml:space="preserve">מתחייב,</w:t>
          </w:r>
        </w:ins>
        <w:del w:id="101484" w:author="קלוד" w:date="2026-10-11T13:11:34Z">
          <w:r>
            <w:rPr>
              <w:rFonts w:hint="cs"/>
              <w:spacing w:val="-2"/>
              <w:rtl/>
            </w:rPr>
            <w:delText xml:space="preserve">דמחוייב</w:delText>
          </w:r>
        </w:del>
      </w:ins>
      <w:del w:id="96084" w:author="מנוע מכני" w:date="2026-10-11T12:04:39Z">
        <w:r w:rsidRPr="004640F6">
          <w:rPr>
            <w:rFonts w:hint="cs"/>
            <w:spacing w:val="-2"/>
            <w:rtl/>
          </w:rPr>
          <w:delText xml:space="preserve">ד</w:delText>
        </w:r>
        <w:r w:rsidRPr="004640F6">
          <w:rPr>
            <w:spacing w:val="-2"/>
            <w:rtl/>
          </w:rPr>
          <w:delText xml:space="preserve">מיחייב</w:delText>
        </w:r>
      </w:del>
      <w:r w:rsidRPr="004640F6">
        <w:rPr>
          <w:spacing w:val="-2"/>
          <w:rtl/>
        </w:rPr>
        <w:t xml:space="preserve"> </w:t>
      </w:r>
      <w:ins w:id="101481" w:author="קלוד" w:date="2026-10-11T13:11:34Z">
        <w:r>
          <w:rPr>
            <w:rFonts w:hint="cs"/>
            <w:spacing w:val="-2"/>
            <w:rtl/>
          </w:rPr>
          <w:t xml:space="preserve">שבכל צד</w:t>
        </w:r>
      </w:ins>
      <w:del w:id="101482" w:author="קלוד" w:date="2026-10-11T13:11:34Z">
        <w:r w:rsidRPr="004640F6">
          <w:rPr>
            <w:rFonts w:hint="cs"/>
            <w:spacing w:val="-2"/>
            <w:rtl/>
          </w:rPr>
          <w:delText xml:space="preserve">דבכ</w:delText>
        </w:r>
        <w:r w:rsidRPr="004640F6">
          <w:rPr>
            <w:spacing w:val="-2"/>
            <w:rtl/>
          </w:rPr>
          <w:delText xml:space="preserve">"</w:delText>
        </w:r>
        <w:r w:rsidRPr="004640F6">
          <w:rPr>
            <w:rFonts w:hint="cs"/>
            <w:spacing w:val="-2"/>
            <w:rtl/>
          </w:rPr>
          <w:delText xml:space="preserve">א</w:delText>
        </w:r>
      </w:del>
      <w:r w:rsidRPr="004640F6">
        <w:rPr>
          <w:rFonts w:hint="cs"/>
          <w:spacing w:val="-2"/>
          <w:rtl/>
        </w:rPr>
        <w:t xml:space="preserve"> יש </w:t>
      </w:r>
      <w:ins w:id="101479" w:author="קלוד" w:date="2026-10-11T13:11:34Z">
        <w:r>
          <w:rPr>
            <w:rFonts w:hint="cs"/>
            <w:spacing w:val="-2"/>
            <w:rtl/>
          </w:rPr>
          <w:t xml:space="preserve">שיעור;</w:t>
        </w:r>
      </w:ins>
      <w:del w:id="101480" w:author="קלוד" w:date="2026-10-11T13:11:34Z">
        <w:r w:rsidRPr="004640F6">
          <w:rPr>
            <w:rFonts w:hint="cs"/>
            <w:spacing w:val="-2"/>
            <w:rtl/>
          </w:rPr>
          <w:delText xml:space="preserve">שיעור</w:delText>
        </w:r>
      </w:del>
      <w:r w:rsidRPr="004640F6">
        <w:rPr>
          <w:rFonts w:hint="cs"/>
          <w:spacing w:val="-2"/>
          <w:rtl/>
        </w:rPr>
        <w:t xml:space="preserve"> </w:t>
      </w:r>
      <w:r w:rsidRPr="004640F6">
        <w:rPr>
          <w:rFonts w:hint="cs"/>
          <w:spacing w:val="-2"/>
          <w:rtl/>
        </w:rPr>
        <w:t xml:space="preserve">משא</w:t>
      </w:r>
      <w:r w:rsidRPr="004640F6">
        <w:rPr>
          <w:spacing w:val="-2"/>
          <w:rtl/>
        </w:rPr>
        <w:t>"</w:t>
      </w:r>
      <w:r w:rsidRPr="004640F6">
        <w:rPr>
          <w:rFonts w:hint="cs"/>
          <w:spacing w:val="-2"/>
          <w:rtl/>
        </w:rPr>
        <w:t xml:space="preserve">כ</w:t>
      </w:r>
      <w:r w:rsidRPr="004640F6">
        <w:rPr>
          <w:rFonts w:hint="cs"/>
          <w:spacing w:val="-2"/>
          <w:rtl/>
        </w:rPr>
        <w:t xml:space="preserve"> </w:t>
      </w:r>
      <w:ins w:id="91365" w:author="מנוע מכני" w:date="2026-10-11T12:04:39Z">
        <w:ins w:id="101477" w:author="קלוד" w:date="2026-10-11T13:11:34Z">
          <w:r>
            <w:rPr>
              <w:rFonts w:hint="cs"/>
              <w:spacing w:val="-2"/>
              <w:rtl/>
            </w:rPr>
            <w:t xml:space="preserve">כאן,</w:t>
          </w:r>
        </w:ins>
        <w:del w:id="101478" w:author="קלוד" w:date="2026-10-11T13:11:34Z">
          <w:r>
            <w:rPr>
              <w:rFonts w:hint="cs"/>
              <w:spacing w:val="-2"/>
              <w:rtl/>
            </w:rPr>
            <w:delText xml:space="preserve">כאן</w:delText>
          </w:r>
        </w:del>
      </w:ins>
      <w:del w:id="91366" w:author="מנוע מכני" w:date="2026-10-11T12:04:39Z">
        <w:r w:rsidRPr="004640F6">
          <w:rPr>
            <w:rFonts w:hint="cs"/>
            <w:spacing w:val="-2"/>
            <w:rtl/>
          </w:rPr>
          <w:delText xml:space="preserve">הכא</w:delText>
        </w:r>
      </w:del>
      <w:r w:rsidRPr="004640F6">
        <w:rPr>
          <w:rFonts w:hint="cs"/>
          <w:spacing w:val="-2"/>
          <w:rtl/>
        </w:rPr>
        <w:t xml:space="preserve"> </w:t>
      </w:r>
      <w:ins w:id="101475" w:author="קלוד" w:date="2026-10-11T13:11:34Z">
        <w:r>
          <w:rPr>
            <w:rFonts w:hint="cs"/>
            <w:spacing w:val="-2"/>
            <w:rtl/>
          </w:rPr>
          <w:t xml:space="preserve">שבזמן</w:t>
        </w:r>
      </w:ins>
      <w:del w:id="101476" w:author="קלוד" w:date="2026-10-11T13:11:34Z">
        <w:r w:rsidRPr="004640F6">
          <w:rPr>
            <w:rFonts w:hint="cs"/>
            <w:spacing w:val="-2"/>
            <w:rtl/>
          </w:rPr>
          <w:delText xml:space="preserve">בזמן</w:delText>
        </w:r>
      </w:del>
      <w:r w:rsidRPr="004640F6">
        <w:rPr>
          <w:rFonts w:hint="cs"/>
          <w:spacing w:val="-2"/>
          <w:rtl/>
        </w:rPr>
        <w:t xml:space="preserve"> שהוציא </w:t>
      </w:r>
      <w:r w:rsidRPr="004640F6">
        <w:rPr>
          <w:rFonts w:hint="cs"/>
          <w:spacing w:val="-2"/>
          <w:rtl/>
        </w:rPr>
        <w:t xml:space="preserve">לא</w:t>
      </w:r>
      <w:r w:rsidRPr="004640F6">
        <w:rPr>
          <w:rFonts w:hint="cs"/>
          <w:spacing w:val="-2"/>
          <w:rtl/>
        </w:rPr>
        <w:t xml:space="preserve"> היה</w:t>
      </w:r>
      <w:ins w:id="101473" w:author="קלוד" w:date="2026-10-11T13:11:34Z">
        <w:r>
          <w:rPr>
            <w:rFonts w:hint="cs"/>
            <w:spacing w:val="-2"/>
            <w:rtl/>
          </w:rPr>
          <w:t xml:space="preserve"> </w:t>
        </w:r>
        <w:r>
          <w:rPr>
            <w:rStyle w:val="afffffe"/>
            <w:rFonts w:hint="cs"/>
            <w:spacing w:val="-2"/>
            <w:rtl/>
          </w:rPr>
          <w:t xml:space="preserve">בו</w:t>
        </w:r>
        <w:r>
          <w:rPr>
            <w:rFonts w:hint="cs"/>
            <w:spacing w:val="-2"/>
            <w:rtl/>
          </w:rPr>
          <w:t xml:space="preserve"> </w:t>
        </w:r>
      </w:ins>
      <w:del w:id="101474" w:author="קלוד" w:date="2026-10-11T13:11:34Z">
        <w:r w:rsidRPr="004640F6">
          <w:rPr>
            <w:rFonts w:hint="cs"/>
            <w:spacing w:val="-2"/>
            <w:rtl/>
          </w:rPr>
          <w:delText xml:space="preserve"> </w:delText>
        </w:r>
      </w:del>
      <w:r w:rsidRPr="004640F6">
        <w:rPr>
          <w:rFonts w:hint="cs"/>
          <w:spacing w:val="-2"/>
          <w:rtl/>
        </w:rPr>
        <w:t xml:space="preserve">שיעור אכילה </w:t>
      </w:r>
      <w:ins w:id="101471" w:author="קלוד" w:date="2026-10-11T13:11:34Z">
        <w:r>
          <w:rPr>
            <w:rFonts w:hint="cs"/>
            <w:spacing w:val="-2"/>
            <w:rtl/>
          </w:rPr>
          <w:t xml:space="preserve">- פטור.</w:t>
        </w:r>
      </w:ins>
      <w:del w:id="101472" w:author="קלוד" w:date="2026-10-11T13:11:34Z">
        <w:r w:rsidRPr="004640F6">
          <w:rPr>
            <w:rFonts w:hint="cs"/>
            <w:spacing w:val="-2"/>
            <w:rtl/>
          </w:rPr>
          <w:delText xml:space="preserve">פטור</w:delText>
        </w:r>
      </w:del>
    </w:p>
    <w:p w:rsidR="00E9703F" w:rsidRPr="006F178A" w:rsidRDefault="00E9703F" w:rsidP="00E9703F">
      <w:pPr>
        <w:rPr>
          <w:rtl/>
        </w:rPr>
      </w:pPr>
      <w:ins w:id="101499" w:author="קלוד" w:date="2026-10-11T13:11:34Z">
        <w:r>
          <w:rPr>
            <w:rFonts w:hint="cs"/>
            <w:b/>
            <w:bCs/>
            <w:rtl/>
          </w:rPr>
          <w:t xml:space="preserve">או"ד:</w:t>
        </w:r>
      </w:ins>
      <w:del w:id="101500" w:author="קלוד" w:date="2026-10-11T13:11:34Z">
        <w:r w:rsidRPr="006F178A">
          <w:rPr>
            <w:rFonts w:hint="cs"/>
            <w:b/>
            <w:bCs/>
            <w:rtl/>
          </w:rPr>
          <w:delText xml:space="preserve">או</w:delText>
        </w:r>
        <w:r w:rsidRPr="006F178A">
          <w:rPr>
            <w:b/>
            <w:bCs/>
            <w:rtl/>
          </w:rPr>
          <w:delText xml:space="preserve">"</w:delText>
        </w:r>
        <w:r w:rsidRPr="006F178A">
          <w:rPr>
            <w:rFonts w:hint="cs"/>
            <w:b/>
            <w:bCs/>
            <w:rtl/>
          </w:rPr>
          <w:delText xml:space="preserve">ד</w:delText>
        </w:r>
      </w:del>
      <w:r w:rsidRPr="006F178A">
        <w:rPr>
          <w:rFonts w:hint="cs"/>
          <w:rtl/>
        </w:rPr>
        <w:t xml:space="preserve"> </w:t>
      </w:r>
      <w:r w:rsidRPr="006F178A">
        <w:rPr>
          <w:rtl/>
        </w:rPr>
        <w:t xml:space="preserve">כיון </w:t>
      </w:r>
      <w:ins w:id="101497" w:author="קלוד" w:date="2026-10-11T13:11:34Z">
        <w:r>
          <w:rPr>
            <w:rtl/>
          </w:rPr>
          <w:t xml:space="preserve">שאילו</w:t>
        </w:r>
      </w:ins>
      <w:del w:id="101498" w:author="קלוד" w:date="2026-10-11T13:11:34Z">
        <w:r w:rsidRPr="006F178A">
          <w:rPr>
            <w:rtl/>
          </w:rPr>
          <w:delText xml:space="preserve">דאילו</w:delText>
        </w:r>
      </w:del>
      <w:r w:rsidRPr="006F178A">
        <w:rPr>
          <w:rtl/>
        </w:rPr>
        <w:t xml:space="preserve"> </w:t>
      </w:r>
      <w:ins w:id="101495" w:author="קלוד" w:date="2026-10-11T13:11:34Z">
        <w:r>
          <w:rPr>
            <w:rtl/>
          </w:rPr>
          <w:t xml:space="preserve">שתק</w:t>
        </w:r>
      </w:ins>
      <w:del w:id="101496" w:author="קלוד" w:date="2026-10-11T13:11:34Z">
        <w:r w:rsidRPr="006F178A">
          <w:rPr>
            <w:rtl/>
          </w:rPr>
          <w:delText xml:space="preserve">שתיק</w:delText>
        </w:r>
      </w:del>
      <w:r w:rsidRPr="006F178A">
        <w:rPr>
          <w:rtl/>
        </w:rPr>
        <w:t xml:space="preserve"> ולא </w:t>
      </w:r>
      <w:ins w:id="101493" w:author="קלוד" w:date="2026-10-11T13:11:34Z">
        <w:r>
          <w:rPr>
            <w:rtl/>
          </w:rPr>
          <w:t xml:space="preserve">חשב</w:t>
        </w:r>
      </w:ins>
      <w:del w:id="101494" w:author="קלוד" w:date="2026-10-11T13:11:34Z">
        <w:r w:rsidRPr="006F178A">
          <w:rPr>
            <w:rtl/>
          </w:rPr>
          <w:delText xml:space="preserve">חשיב</w:delText>
        </w:r>
      </w:del>
      <w:r w:rsidRPr="006F178A">
        <w:rPr>
          <w:rtl/>
        </w:rPr>
        <w:t xml:space="preserve"> </w:t>
      </w:r>
      <w:ins w:id="93083" w:author="מנוע מכני" w:date="2026-10-11T12:04:39Z">
        <w:r>
          <w:rPr>
            <w:rtl/>
          </w:rPr>
          <w:t xml:space="preserve">עליו</w:t>
        </w:r>
      </w:ins>
      <w:del w:id="93084" w:author="מנוע מכני" w:date="2026-10-11T12:04:39Z">
        <w:r w:rsidRPr="006F178A">
          <w:rPr>
            <w:rtl/>
          </w:rPr>
          <w:delText xml:space="preserve">עליה</w:delText>
        </w:r>
      </w:del>
      <w:r w:rsidRPr="006F178A">
        <w:rPr>
          <w:rtl/>
        </w:rPr>
        <w:t xml:space="preserve"> - </w:t>
      </w:r>
      <w:ins w:id="96085" w:author="מנוע מכני" w:date="2026-10-11T12:04:39Z">
        <w:ins w:id="101491" w:author="קלוד" w:date="2026-10-11T13:11:34Z">
          <w:r>
            <w:rPr>
              <w:rtl/>
            </w:rPr>
            <w:t xml:space="preserve">מתחייב</w:t>
          </w:r>
        </w:ins>
        <w:del w:id="101492" w:author="קלוד" w:date="2026-10-11T13:11:34Z">
          <w:r>
            <w:rPr>
              <w:rtl/>
            </w:rPr>
            <w:delText xml:space="preserve">מחוייב</w:delText>
          </w:r>
        </w:del>
      </w:ins>
      <w:del w:id="96086" w:author="מנוע מכני" w:date="2026-10-11T12:04:39Z">
        <w:r w:rsidRPr="006F178A">
          <w:rPr>
            <w:rtl/>
          </w:rPr>
          <w:delText xml:space="preserve">מיחייב</w:delText>
        </w:r>
      </w:del>
      <w:r w:rsidRPr="006F178A">
        <w:rPr>
          <w:rtl/>
        </w:rPr>
        <w:t xml:space="preserve"> </w:t>
      </w:r>
      <w:ins w:id="101489" w:author="קלוד" w:date="2026-10-11T13:11:34Z">
        <w:r>
          <w:rPr>
            <w:rtl/>
          </w:rPr>
          <w:t xml:space="preserve">על</w:t>
        </w:r>
      </w:ins>
      <w:del w:id="101490" w:author="קלוד" w:date="2026-10-11T13:11:34Z">
        <w:r w:rsidRPr="006F178A">
          <w:rPr>
            <w:rtl/>
          </w:rPr>
          <w:delText xml:space="preserve">אמחשבה</w:delText>
        </w:r>
      </w:del>
      <w:r w:rsidRPr="006F178A">
        <w:rPr>
          <w:rtl/>
        </w:rPr>
        <w:t xml:space="preserve"> </w:t>
      </w:r>
      <w:ins w:id="101487" w:author="קלוד" w:date="2026-10-11T13:11:34Z">
        <w:r>
          <w:rPr>
            <w:rtl/>
          </w:rPr>
          <w:t xml:space="preserve">מחשבת זריעה,</w:t>
        </w:r>
      </w:ins>
      <w:del w:id="101488" w:author="קלוד" w:date="2026-10-11T13:11:34Z">
        <w:r w:rsidRPr="006F178A">
          <w:rPr>
            <w:rtl/>
          </w:rPr>
          <w:delText xml:space="preserve">דזריעה,</w:delText>
        </w:r>
      </w:del>
      <w:r w:rsidRPr="006F178A">
        <w:rPr>
          <w:rtl/>
        </w:rPr>
        <w:t xml:space="preserve"> </w:t>
      </w:r>
      <w:ins w:id="93085" w:author="מנוע מכני" w:date="2026-10-11T12:04:39Z">
        <w:r>
          <w:rPr>
            <w:rtl/>
          </w:rPr>
          <w:t xml:space="preserve">עכשיו</w:t>
        </w:r>
      </w:ins>
      <w:del w:id="93086" w:author="מנוע מכני" w:date="2026-10-11T12:04:39Z">
        <w:r w:rsidRPr="006F178A">
          <w:rPr>
            <w:rtl/>
          </w:rPr>
          <w:delText xml:space="preserve">השתא</w:delText>
        </w:r>
      </w:del>
      <w:r w:rsidRPr="006F178A">
        <w:rPr>
          <w:rtl/>
        </w:rPr>
        <w:t xml:space="preserve"> </w:t>
      </w:r>
      <w:ins w:id="91367" w:author="מנוע מכני" w:date="2026-10-11T12:04:39Z">
        <w:r>
          <w:rPr>
            <w:rtl/>
          </w:rPr>
          <w:t xml:space="preserve">גם</w:t>
        </w:r>
      </w:ins>
      <w:del w:id="91368" w:author="מנוע מכני" w:date="2026-10-11T12:04:39Z">
        <w:r w:rsidRPr="006F178A">
          <w:rPr>
            <w:rtl/>
          </w:rPr>
          <w:delText xml:space="preserve">נמי</w:delText>
        </w:r>
      </w:del>
      <w:r w:rsidRPr="006F178A">
        <w:rPr>
          <w:rtl/>
        </w:rPr>
        <w:t xml:space="preserve"> </w:t>
      </w:r>
      <w:ins w:id="96087" w:author="מנוע מכני" w:date="2026-10-11T12:04:39Z">
        <w:ins w:id="101485" w:author="קלוד" w:date="2026-10-11T13:11:34Z">
          <w:r>
            <w:rPr>
              <w:rtl/>
            </w:rPr>
            <w:t xml:space="preserve">מתחייב.</w:t>
          </w:r>
        </w:ins>
        <w:del w:id="101486" w:author="קלוד" w:date="2026-10-11T13:11:34Z">
          <w:r>
            <w:rPr>
              <w:rtl/>
            </w:rPr>
            <w:delText xml:space="preserve">מחוייב</w:delText>
          </w:r>
          <w:r w:rsidRPr="006F178A">
            <w:rPr>
              <w:rtl/>
            </w:rPr>
            <w:delText xml:space="preserve">.</w:delText>
          </w:r>
        </w:del>
      </w:ins>
      <w:del w:id="96088" w:author="מנוע מכני" w:date="2026-10-11T12:04:39Z">
        <w:r w:rsidRPr="006F178A">
          <w:rPr>
            <w:rtl/>
          </w:rPr>
          <w:delText xml:space="preserve">מיחייב</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ואת"ל: כיון </w:t>
      </w:r>
      <w:ins w:id="101513" w:author="קלוד" w:date="2026-10-11T13:11:34Z">
        <w:r>
          <w:rPr>
            <w:rtl/>
          </w:rPr>
          <w:t xml:space="preserve">שאילו</w:t>
        </w:r>
      </w:ins>
      <w:del w:id="101514" w:author="קלוד" w:date="2026-10-11T13:11:34Z">
        <w:r w:rsidRPr="006F178A">
          <w:rPr>
            <w:rtl/>
          </w:rPr>
          <w:delText xml:space="preserve">דאילו</w:delText>
        </w:r>
      </w:del>
      <w:r w:rsidRPr="006F178A">
        <w:rPr>
          <w:rtl/>
        </w:rPr>
        <w:t xml:space="preserve"> </w:t>
      </w:r>
      <w:ins w:id="101511" w:author="קלוד" w:date="2026-10-11T13:11:34Z">
        <w:r>
          <w:rPr>
            <w:rtl/>
          </w:rPr>
          <w:t xml:space="preserve">שתק</w:t>
        </w:r>
      </w:ins>
      <w:del w:id="101512" w:author="קלוד" w:date="2026-10-11T13:11:34Z">
        <w:r w:rsidRPr="006F178A">
          <w:rPr>
            <w:rtl/>
          </w:rPr>
          <w:delText xml:space="preserve">שתיק</w:delText>
        </w:r>
      </w:del>
      <w:r w:rsidRPr="006F178A">
        <w:rPr>
          <w:rtl/>
        </w:rPr>
        <w:t xml:space="preserve"> ולא </w:t>
      </w:r>
      <w:ins w:id="101509" w:author="קלוד" w:date="2026-10-11T13:11:34Z">
        <w:r>
          <w:rPr>
            <w:rtl/>
          </w:rPr>
          <w:t xml:space="preserve">חשב</w:t>
        </w:r>
      </w:ins>
      <w:del w:id="101510" w:author="קלוד" w:date="2026-10-11T13:11:34Z">
        <w:r w:rsidRPr="006F178A">
          <w:rPr>
            <w:rtl/>
          </w:rPr>
          <w:delText xml:space="preserve">חשיב</w:delText>
        </w:r>
      </w:del>
      <w:r w:rsidRPr="006F178A">
        <w:rPr>
          <w:rtl/>
        </w:rPr>
        <w:t xml:space="preserve"> </w:t>
      </w:r>
      <w:ins w:id="93087" w:author="מנוע מכני" w:date="2026-10-11T12:04:39Z">
        <w:r>
          <w:rPr>
            <w:rtl/>
          </w:rPr>
          <w:t xml:space="preserve">עליו</w:t>
        </w:r>
      </w:ins>
      <w:del w:id="93088" w:author="מנוע מכני" w:date="2026-10-11T12:04:39Z">
        <w:r w:rsidRPr="006F178A">
          <w:rPr>
            <w:rtl/>
          </w:rPr>
          <w:delText xml:space="preserve">עליה</w:delText>
        </w:r>
      </w:del>
      <w:r w:rsidRPr="006F178A">
        <w:rPr>
          <w:rtl/>
        </w:rPr>
        <w:t xml:space="preserve"> </w:t>
      </w:r>
      <w:ins w:id="96089" w:author="מנוע מכני" w:date="2026-10-11T12:04:39Z">
        <w:ins w:id="101507" w:author="קלוד" w:date="2026-10-11T13:11:34Z">
          <w:r>
            <w:rPr>
              <w:rtl/>
            </w:rPr>
            <w:t xml:space="preserve">מתחייב</w:t>
          </w:r>
        </w:ins>
        <w:del w:id="101508" w:author="קלוד" w:date="2026-10-11T13:11:34Z">
          <w:r>
            <w:rPr>
              <w:rtl/>
            </w:rPr>
            <w:delText xml:space="preserve">מחוייב</w:delText>
          </w:r>
        </w:del>
      </w:ins>
      <w:del w:id="96090" w:author="מנוע מכני" w:date="2026-10-11T12:04:39Z">
        <w:r w:rsidRPr="006F178A">
          <w:rPr>
            <w:rtl/>
          </w:rPr>
          <w:delText xml:space="preserve">מיחייב</w:delText>
        </w:r>
      </w:del>
      <w:r w:rsidRPr="006F178A">
        <w:rPr>
          <w:rtl/>
        </w:rPr>
        <w:t xml:space="preserve"> </w:t>
      </w:r>
      <w:ins w:id="101505" w:author="קלוד" w:date="2026-10-11T13:11:34Z">
        <w:r>
          <w:rPr>
            <w:rtl/>
          </w:rPr>
          <w:t xml:space="preserve">על</w:t>
        </w:r>
      </w:ins>
      <w:del w:id="101506" w:author="קלוד" w:date="2026-10-11T13:11:34Z">
        <w:r w:rsidRPr="006F178A">
          <w:rPr>
            <w:rtl/>
          </w:rPr>
          <w:delText xml:space="preserve">אמחשבה</w:delText>
        </w:r>
      </w:del>
      <w:r w:rsidRPr="006F178A">
        <w:rPr>
          <w:rtl/>
        </w:rPr>
        <w:t xml:space="preserve"> </w:t>
      </w:r>
      <w:ins w:id="101503" w:author="קלוד" w:date="2026-10-11T13:11:34Z">
        <w:r>
          <w:rPr>
            <w:rtl/>
          </w:rPr>
          <w:t xml:space="preserve">מחשבת זריעה,</w:t>
        </w:r>
      </w:ins>
      <w:del w:id="101504" w:author="קלוד" w:date="2026-10-11T13:11:34Z">
        <w:r w:rsidRPr="006F178A">
          <w:rPr>
            <w:rtl/>
          </w:rPr>
          <w:delText xml:space="preserve">דזריעה,</w:delText>
        </w:r>
      </w:del>
      <w:r w:rsidRPr="006F178A">
        <w:rPr>
          <w:rtl/>
        </w:rPr>
        <w:t xml:space="preserve"> </w:t>
      </w:r>
      <w:ins w:id="93089" w:author="מנוע מכני" w:date="2026-10-11T12:04:39Z">
        <w:r>
          <w:rPr>
            <w:rtl/>
          </w:rPr>
          <w:t xml:space="preserve">עכשיו</w:t>
        </w:r>
      </w:ins>
      <w:del w:id="93090" w:author="מנוע מכני" w:date="2026-10-11T12:04:39Z">
        <w:r w:rsidRPr="006F178A">
          <w:rPr>
            <w:rtl/>
          </w:rPr>
          <w:delText xml:space="preserve">השתא</w:delText>
        </w:r>
      </w:del>
      <w:r w:rsidRPr="006F178A">
        <w:rPr>
          <w:rtl/>
        </w:rPr>
        <w:t xml:space="preserve"> </w:t>
      </w:r>
      <w:ins w:id="91369" w:author="מנוע מכני" w:date="2026-10-11T12:04:39Z">
        <w:r>
          <w:rPr>
            <w:rtl/>
          </w:rPr>
          <w:t xml:space="preserve">גם</w:t>
        </w:r>
      </w:ins>
      <w:del w:id="91370" w:author="מנוע מכני" w:date="2026-10-11T12:04:39Z">
        <w:r w:rsidRPr="006F178A">
          <w:rPr>
            <w:rtl/>
          </w:rPr>
          <w:delText xml:space="preserve">נמי</w:delText>
        </w:r>
      </w:del>
      <w:r w:rsidRPr="006F178A">
        <w:rPr>
          <w:rtl/>
        </w:rPr>
        <w:t xml:space="preserve"> </w:t>
      </w:r>
      <w:ins w:id="96091" w:author="מנוע מכני" w:date="2026-10-11T12:04:39Z">
        <w:ins w:id="101501" w:author="קלוד" w:date="2026-10-11T13:11:34Z">
          <w:r>
            <w:rPr>
              <w:rtl/>
            </w:rPr>
            <w:t xml:space="preserve">מתחייב:</w:t>
          </w:r>
        </w:ins>
        <w:del w:id="101502" w:author="קלוד" w:date="2026-10-11T13:11:34Z">
          <w:r>
            <w:rPr>
              <w:rtl/>
            </w:rPr>
            <w:delText xml:space="preserve">מחוייב</w:delText>
          </w:r>
          <w:r w:rsidRPr="006F178A">
            <w:rPr>
              <w:rtl/>
            </w:rPr>
            <w:delText xml:space="preserve">.</w:delText>
          </w:r>
        </w:del>
      </w:ins>
      <w:del w:id="96092" w:author="מנוע מכני" w:date="2026-10-11T12:04:39Z">
        <w:r w:rsidRPr="006F178A">
          <w:rPr>
            <w:rtl/>
          </w:rPr>
          <w:delText xml:space="preserve">מיחייב</w:delText>
        </w:r>
      </w:del>
    </w:p>
    <w:p w:rsidR="00E9703F" w:rsidRDefault="00E9703F" w:rsidP="00E9703F">
      <w:pPr>
        <w:rPr>
          <w:rtl/>
        </w:rPr>
      </w:pPr>
      <w:r w:rsidRPr="006F178A">
        <w:rPr>
          <w:rtl/>
        </w:rPr>
        <w:t xml:space="preserve">הוציא כגרוגרת לאכילה וצמקה, ונמלך </w:t>
      </w:r>
      <w:ins w:id="93091" w:author="מנוע מכני" w:date="2026-10-11T12:04:39Z">
        <w:r>
          <w:rPr>
            <w:rtl/>
          </w:rPr>
          <w:t xml:space="preserve">עליו</w:t>
        </w:r>
      </w:ins>
      <w:del w:id="93092" w:author="מנוע מכני" w:date="2026-10-11T12:04:39Z">
        <w:r w:rsidRPr="006F178A">
          <w:rPr>
            <w:rtl/>
          </w:rPr>
          <w:delText xml:space="preserve">עליה</w:delText>
        </w:r>
      </w:del>
      <w:r w:rsidRPr="006F178A">
        <w:rPr>
          <w:rtl/>
        </w:rPr>
        <w:t xml:space="preserve"> לזריעה מהו?</w:t>
      </w:r>
    </w:p>
    <w:p w:rsidR="00E9703F" w:rsidRPr="006F178A" w:rsidRDefault="00E9703F" w:rsidP="00E9703F">
      <w:pPr>
        <w:rPr>
          <w:rtl/>
        </w:rPr>
      </w:pPr>
      <w:ins w:id="91373" w:author="מנוע מכני" w:date="2026-10-11T12:04:39Z">
        <w:r>
          <w:rPr>
            <w:rtl/>
          </w:rPr>
          <w:t xml:space="preserve">כאן</w:t>
        </w:r>
      </w:ins>
      <w:del w:id="91374" w:author="מנוע מכני" w:date="2026-10-11T12:04:39Z">
        <w:r w:rsidRPr="006F178A">
          <w:rPr>
            <w:rtl/>
          </w:rPr>
          <w:delText xml:space="preserve">הכא</w:delText>
        </w:r>
      </w:del>
      <w:r w:rsidRPr="006F178A">
        <w:rPr>
          <w:rtl/>
        </w:rPr>
        <w:t xml:space="preserve"> ודאי </w:t>
      </w:r>
      <w:ins w:id="101525" w:author="קלוד" w:date="2026-10-11T13:11:34Z">
        <w:r>
          <w:rPr>
            <w:rtl/>
          </w:rPr>
          <w:t xml:space="preserve">אילו</w:t>
        </w:r>
      </w:ins>
      <w:del w:id="101526" w:author="קלוד" w:date="2026-10-11T13:11:34Z">
        <w:r w:rsidRPr="006F178A">
          <w:rPr>
            <w:rtl/>
          </w:rPr>
          <w:delText xml:space="preserve">כי</w:delText>
        </w:r>
      </w:del>
      <w:r w:rsidRPr="006F178A">
        <w:rPr>
          <w:rtl/>
        </w:rPr>
        <w:t xml:space="preserve"> </w:t>
      </w:r>
      <w:ins w:id="101523" w:author="קלוד" w:date="2026-10-11T13:11:34Z">
        <w:r>
          <w:rPr>
            <w:rtl/>
          </w:rPr>
          <w:t xml:space="preserve">שתק</w:t>
        </w:r>
      </w:ins>
      <w:del w:id="101524" w:author="קלוד" w:date="2026-10-11T13:11:34Z">
        <w:r w:rsidRPr="006F178A">
          <w:rPr>
            <w:rtl/>
          </w:rPr>
          <w:delText xml:space="preserve">שתיק</w:delText>
        </w:r>
      </w:del>
      <w:r w:rsidRPr="006F178A">
        <w:rPr>
          <w:rtl/>
        </w:rPr>
        <w:t xml:space="preserve"> </w:t>
      </w:r>
      <w:ins w:id="101521" w:author="קלוד" w:date="2026-10-11T13:11:34Z">
        <w:r>
          <w:rPr>
            <w:rtl/>
          </w:rPr>
          <w:t xml:space="preserve">- על מחשבה</w:t>
        </w:r>
      </w:ins>
      <w:del w:id="101522" w:author="קלוד" w:date="2026-10-11T13:11:34Z">
        <w:r w:rsidRPr="006F178A">
          <w:rPr>
            <w:rtl/>
          </w:rPr>
          <w:delText xml:space="preserve">אמחשבה</w:delText>
        </w:r>
      </w:del>
      <w:r w:rsidRPr="006F178A">
        <w:rPr>
          <w:rtl/>
        </w:rPr>
        <w:t xml:space="preserve"> </w:t>
      </w:r>
      <w:ins w:id="94419" w:author="מנוע מכני" w:date="2026-10-11T12:04:39Z">
        <w:r>
          <w:rPr>
            <w:rtl/>
          </w:rPr>
          <w:t xml:space="preserve">ראשונה</w:t>
        </w:r>
      </w:ins>
      <w:del w:id="94420" w:author="מנוע מכני" w:date="2026-10-11T12:04:39Z">
        <w:r w:rsidRPr="006F178A">
          <w:rPr>
            <w:rtl/>
          </w:rPr>
          <w:delText xml:space="preserve">קמייתא</w:delText>
        </w:r>
      </w:del>
      <w:ins w:id="101519" w:author="קלוד" w:date="2026-10-11T13:11:34Z">
        <w:r>
          <w:rPr>
            <w:rtl/>
          </w:rPr>
          <w:t xml:space="preserve"> </w:t>
        </w:r>
      </w:ins>
      <w:del w:id="101520" w:author="קלוד" w:date="2026-10-11T13:11:34Z">
        <w:r w:rsidRPr="006F178A">
          <w:rPr>
            <w:rtl/>
          </w:rPr>
          <w:delText xml:space="preserve"> - </w:delText>
        </w:r>
      </w:del>
      <w:r w:rsidRPr="006F178A">
        <w:rPr>
          <w:rtl/>
        </w:rPr>
        <w:t xml:space="preserve">לא</w:t>
      </w:r>
      <w:r w:rsidRPr="006F178A">
        <w:rPr>
          <w:rtl/>
        </w:rPr>
        <w:t xml:space="preserve"> </w:t>
      </w:r>
      <w:ins w:id="96093" w:author="מנוע מכני" w:date="2026-10-11T12:04:39Z">
        <w:ins w:id="101517" w:author="קלוד" w:date="2026-10-11T13:11:34Z">
          <w:r>
            <w:rPr>
              <w:rtl/>
            </w:rPr>
            <w:t xml:space="preserve">היה מתחייב </w:t>
          </w:r>
          <w:r>
            <w:rPr>
              <w:rStyle w:val="afffffe"/>
              <w:rtl/>
            </w:rPr>
            <w:t xml:space="preserve">שאין בה שיעור</w:t>
          </w:r>
          <w:r>
            <w:rPr>
              <w:rtl/>
            </w:rPr>
            <w:t xml:space="preserve">;</w:t>
          </w:r>
        </w:ins>
        <w:del w:id="101518" w:author="קלוד" w:date="2026-10-11T13:11:34Z">
          <w:r>
            <w:rPr>
              <w:rtl/>
            </w:rPr>
            <w:delText xml:space="preserve">מחוייב</w:delText>
          </w:r>
          <w:r w:rsidRPr="006F178A">
            <w:rPr>
              <w:rtl/>
            </w:rPr>
            <w:delText xml:space="preserve">,</w:delText>
          </w:r>
        </w:del>
      </w:ins>
      <w:del w:id="96094" w:author="מנוע מכני" w:date="2026-10-11T12:04:39Z">
        <w:r w:rsidRPr="006F178A">
          <w:rPr>
            <w:rtl/>
          </w:rPr>
          <w:delText xml:space="preserve">מיחייב</w:delText>
        </w:r>
      </w:del>
      <w:r w:rsidRPr="006F178A">
        <w:rPr>
          <w:rtl/>
        </w:rPr>
        <w:t xml:space="preserve"> </w:t>
      </w:r>
      <w:r w:rsidRPr="006F178A">
        <w:rPr>
          <w:b/>
          <w:bCs/>
          <w:rtl/>
        </w:rPr>
        <w:t>א</w:t>
      </w:r>
      <w:r w:rsidRPr="006F178A">
        <w:rPr>
          <w:rFonts w:hint="cs"/>
          <w:b/>
          <w:bCs/>
          <w:rtl/>
        </w:rPr>
        <w:t>ו</w:t>
      </w:r>
      <w:r w:rsidRPr="006F178A">
        <w:rPr>
          <w:b/>
          <w:bCs/>
          <w:rtl/>
        </w:rPr>
        <w:t>"</w:t>
      </w:r>
      <w:r w:rsidRPr="006F178A">
        <w:rPr>
          <w:rFonts w:hint="cs"/>
          <w:b/>
          <w:bCs/>
          <w:rtl/>
        </w:rPr>
        <w:t>ד</w:t>
      </w:r>
      <w:r w:rsidRPr="006F178A">
        <w:rPr>
          <w:rtl/>
        </w:rPr>
        <w:t xml:space="preserve"> </w:t>
      </w:r>
      <w:ins w:id="95721" w:author="מנוע מכני" w:date="2026-10-11T12:04:39Z">
        <w:r>
          <w:rPr>
            <w:rtl/>
          </w:rPr>
          <w:t xml:space="preserve">אחר</w:t>
        </w:r>
      </w:ins>
      <w:del w:id="95722" w:author="מנוע מכני" w:date="2026-10-11T12:04:39Z">
        <w:r w:rsidRPr="006F178A">
          <w:rPr>
            <w:rtl/>
          </w:rPr>
          <w:delText xml:space="preserve">בתר</w:delText>
        </w:r>
      </w:del>
      <w:r w:rsidRPr="006F178A">
        <w:rPr>
          <w:rtl/>
        </w:rPr>
        <w:t xml:space="preserve"> </w:t>
      </w:r>
      <w:ins w:id="93093" w:author="מנוע מכני" w:date="2026-10-11T12:04:39Z">
        <w:r>
          <w:rPr>
            <w:rtl/>
          </w:rPr>
          <w:t xml:space="preserve">עכשיו</w:t>
        </w:r>
      </w:ins>
      <w:del w:id="93094" w:author="מנוע מכני" w:date="2026-10-11T12:04:39Z">
        <w:r w:rsidRPr="006F178A">
          <w:rPr>
            <w:rtl/>
          </w:rPr>
          <w:delText xml:space="preserve">השתא</w:delText>
        </w:r>
      </w:del>
      <w:r w:rsidRPr="006F178A">
        <w:rPr>
          <w:rtl/>
        </w:rPr>
        <w:t xml:space="preserve"> </w:t>
      </w:r>
      <w:ins w:id="91371" w:author="מנוע מכני" w:date="2026-10-11T12:04:39Z">
        <w:r>
          <w:rPr>
            <w:rtl/>
          </w:rPr>
          <w:t xml:space="preserve">הולכים</w:t>
        </w:r>
      </w:ins>
      <w:del w:id="91372" w:author="מנוע מכני" w:date="2026-10-11T12:04:39Z">
        <w:r w:rsidRPr="006F178A">
          <w:rPr>
            <w:rtl/>
          </w:rPr>
          <w:delText xml:space="preserve">אזלינן</w:delText>
        </w:r>
      </w:del>
      <w:r w:rsidRPr="006F178A">
        <w:rPr>
          <w:rtl/>
        </w:rPr>
        <w:t xml:space="preserve">, </w:t>
      </w:r>
      <w:ins w:id="96095" w:author="מנוע מכני" w:date="2026-10-11T12:04:39Z">
        <w:ins w:id="101515" w:author="קלוד" w:date="2026-10-11T13:11:34Z">
          <w:r>
            <w:rPr>
              <w:rtl/>
            </w:rPr>
            <w:t xml:space="preserve">ומתחייב?</w:t>
          </w:r>
        </w:ins>
        <w:del w:id="101516" w:author="קלוד" w:date="2026-10-11T13:11:34Z">
          <w:r>
            <w:rPr>
              <w:rtl/>
            </w:rPr>
            <w:delText xml:space="preserve">ומחוייב</w:delText>
          </w:r>
          <w:r w:rsidRPr="006F178A">
            <w:rPr>
              <w:rtl/>
            </w:rPr>
            <w:delText xml:space="preserve">?</w:delText>
          </w:r>
        </w:del>
      </w:ins>
      <w:del w:id="96096" w:author="מנוע מכני" w:date="2026-10-11T12:04:39Z">
        <w:r w:rsidRPr="006F178A">
          <w:rPr>
            <w:rtl/>
          </w:rPr>
          <w:delText xml:space="preserve">ומיחייב</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ואת"ל: </w:t>
      </w:r>
      <w:ins w:id="95723" w:author="מנוע מכני" w:date="2026-10-11T12:04:39Z">
        <w:r>
          <w:rPr>
            <w:rtl/>
          </w:rPr>
          <w:t xml:space="preserve">אחר</w:t>
        </w:r>
      </w:ins>
      <w:del w:id="95724" w:author="מנוע מכני" w:date="2026-10-11T12:04:39Z">
        <w:r w:rsidRPr="006F178A">
          <w:rPr>
            <w:rtl/>
          </w:rPr>
          <w:delText xml:space="preserve">בתר</w:delText>
        </w:r>
      </w:del>
      <w:r w:rsidRPr="006F178A">
        <w:rPr>
          <w:rtl/>
        </w:rPr>
        <w:t xml:space="preserve"> </w:t>
      </w:r>
      <w:ins w:id="93095" w:author="מנוע מכני" w:date="2026-10-11T12:04:39Z">
        <w:r>
          <w:rPr>
            <w:rtl/>
          </w:rPr>
          <w:t xml:space="preserve">עכשיו</w:t>
        </w:r>
      </w:ins>
      <w:del w:id="93096" w:author="מנוע מכני" w:date="2026-10-11T12:04:39Z">
        <w:r w:rsidRPr="006F178A">
          <w:rPr>
            <w:rtl/>
          </w:rPr>
          <w:delText xml:space="preserve">השתא</w:delText>
        </w:r>
      </w:del>
      <w:r w:rsidRPr="006F178A">
        <w:rPr>
          <w:rtl/>
        </w:rPr>
        <w:t xml:space="preserve"> </w:t>
      </w:r>
      <w:ins w:id="91375" w:author="מנוע מכני" w:date="2026-10-11T12:04:39Z">
        <w:r>
          <w:rPr>
            <w:rtl/>
          </w:rPr>
          <w:t xml:space="preserve">הולכים</w:t>
        </w:r>
      </w:ins>
      <w:del w:id="91376" w:author="מנוע מכני" w:date="2026-10-11T12:04:39Z">
        <w:r w:rsidRPr="006F178A">
          <w:rPr>
            <w:rtl/>
          </w:rPr>
          <w:delText xml:space="preserve">אזלינן</w:delText>
        </w:r>
      </w:del>
      <w:r w:rsidRPr="006F178A">
        <w:rPr>
          <w:rtl/>
        </w:rPr>
        <w:t xml:space="preserve">, </w:t>
      </w:r>
      <w:ins w:id="96097" w:author="מנוע מכני" w:date="2026-10-11T12:04:39Z">
        <w:r>
          <w:rPr>
            <w:rtl/>
          </w:rPr>
          <w:t xml:space="preserve">ומחוייב</w:t>
        </w:r>
      </w:ins>
      <w:del w:id="96098" w:author="מנוע מכני" w:date="2026-10-11T12:04:39Z">
        <w:r w:rsidRPr="006F178A">
          <w:rPr>
            <w:rtl/>
          </w:rPr>
          <w:delText xml:space="preserve">ומיחייב</w:delText>
        </w:r>
      </w:del>
      <w:r w:rsidRPr="006F178A">
        <w:rPr>
          <w:rtl/>
        </w:rPr>
        <w:t xml:space="preserve">. הוציא כגרוגרת לאכילה, וצמקה וחזרה ותפחה, מהו? יש דיחוי לענין שבת, או אין דיחוי לענין שבת? - </w:t>
      </w:r>
      <w:r w:rsidRPr="006F178A">
        <w:rPr>
          <w:rStyle w:val="afffe"/>
          <w:rFonts w:ascii="Fb Fontext" w:hAnsi="Fb Fontext"/>
          <w:b/>
          <w:rtl/>
        </w:rPr>
        <w:t>תיקו</w:t>
      </w:r>
      <w:r w:rsidRPr="006F178A">
        <w:rPr>
          <w:rtl/>
        </w:rPr>
        <w:t>.</w:t>
      </w:r>
    </w:p>
    <w:p>
      <w:pPr>
        <w:pStyle w:val="afffff8"/>
        <w:rPr>
          <w:ins w:id="90637" w:author="קלוד" w:date="2026-10-11T12:33:55Z"/>
        </w:rPr>
      </w:pPr>
      <w:ins w:id="90638" w:author="קלוד" w:date="2026-10-11T12:33:55Z">
        <w:r>
          <w:rPr>
            <w:color w:val="7B3F00"/>
          </w:rPr>
          <w:t xml:space="preserve">זרק כזית תרומה לבית טמא - האם מצטרף לענין שבת</w:t>
        </w:r>
      </w:ins>
    </w:p>
    <w:p>
      <w:pPr>
        <w:pStyle w:val="38"/>
        <w:rPr>
          <w:ins w:id="98075" w:author="מנוע מכני" w:date="2026-10-11T12:04:39Z"/>
        </w:rPr>
      </w:pPr>
      <w:del w:id="98074" w:author="מנוע מכני" w:date="2026-10-11T12:04:39Z">
        <w:r w:rsidRPr="006F178A">
          <w:delText xml:space="preserve">•</w:delText>
        </w:r>
      </w:del>
      <w:r w:rsidRPr="006F178A">
        <w:t xml:space="preserve"> </w:t>
      </w:r>
      <w:r w:rsidRPr="00731B89">
        <w:t>בעא רבא מר"</w:t>
      </w:r>
      <w:r w:rsidRPr="00731B89">
        <w:t>נ</w:t>
      </w:r>
      <w:r w:rsidRPr="006F178A">
        <w:t xml:space="preserve">:</w:t>
      </w:r>
    </w:p>
    <w:p w:rsidR="00E9703F" w:rsidRDefault="00E9703F" w:rsidP="00E9703F">
      <w:pPr>
        <w:rPr>
          <w:rtl/>
        </w:rPr>
      </w:pPr>
      <w:del w:id="98076" w:author="מנוע מכני" w:date="2026-10-11T12:04:39Z">
        <w:r w:rsidRPr="006F178A">
          <w:rPr>
            <w:rtl/>
          </w:rPr>
          <w:delText xml:space="preserve"> </w:delText>
        </w:r>
      </w:del>
      <w:r w:rsidRPr="006F178A">
        <w:rPr>
          <w:rtl/>
        </w:rPr>
        <w:t xml:space="preserve">זרק כזית תרומה לבית </w:t>
      </w:r>
      <w:ins w:id="101543" w:author="קלוד" w:date="2026-10-11T13:11:34Z">
        <w:r>
          <w:rPr>
            <w:rtl/>
          </w:rPr>
          <w:t xml:space="preserve">טמא,</w:t>
        </w:r>
      </w:ins>
      <w:del w:id="101544" w:author="קלוד" w:date="2026-10-11T13:11:34Z">
        <w:r w:rsidRPr="006F178A">
          <w:rPr>
            <w:rtl/>
          </w:rPr>
          <w:delText xml:space="preserve">טמא</w:delText>
        </w:r>
      </w:del>
      <w:r w:rsidRPr="006F178A">
        <w:rPr>
          <w:rtl/>
        </w:rPr>
        <w:t xml:space="preserve"> </w:t>
      </w:r>
      <w:ins w:id="101541" w:author="קלוד" w:date="2026-10-11T13:11:34Z">
        <w:r>
          <w:rPr>
            <w:rtl/>
          </w:rPr>
          <w:t xml:space="preserve">מהו?</w:t>
        </w:r>
      </w:ins>
      <w:del w:id="101542" w:author="קלוד" w:date="2026-10-11T13:11:34Z">
        <w:r w:rsidRPr="006F178A">
          <w:rPr>
            <w:rtl/>
          </w:rPr>
          <w:delText xml:space="preserve">מהו</w:delText>
        </w:r>
      </w:del>
      <w:r w:rsidRPr="006F178A">
        <w:rPr>
          <w:rtl/>
        </w:rPr>
        <w:t xml:space="preserve"> </w:t>
      </w:r>
      <w:r w:rsidRPr="006F178A">
        <w:rPr>
          <w:rFonts w:hint="cs"/>
          <w:rtl/>
        </w:rPr>
        <w:t xml:space="preserve">- </w:t>
      </w:r>
      <w:ins w:id="101539" w:author="קלוד" w:date="2026-10-11T13:11:34Z">
        <w:r>
          <w:rPr>
            <w:rtl/>
          </w:rPr>
          <w:t xml:space="preserve">מדובר</w:t>
        </w:r>
      </w:ins>
      <w:del w:id="101540" w:author="קלוד" w:date="2026-10-11T13:11:34Z">
        <w:r w:rsidRPr="006F178A">
          <w:rPr>
            <w:rtl/>
          </w:rPr>
          <w:delText xml:space="preserve">מיירי</w:delText>
        </w:r>
      </w:del>
      <w:r w:rsidRPr="006F178A">
        <w:rPr>
          <w:rtl/>
        </w:rPr>
        <w:t xml:space="preserve"> לענין שבת, </w:t>
      </w:r>
      <w:ins w:id="101537" w:author="קלוד" w:date="2026-10-11T13:11:34Z">
        <w:r>
          <w:rPr>
            <w:rtl/>
          </w:rPr>
          <w:t xml:space="preserve">כגון</w:t>
        </w:r>
      </w:ins>
      <w:del w:id="101538" w:author="קלוד" w:date="2026-10-11T13:11:34Z">
        <w:r w:rsidRPr="006F178A">
          <w:rPr>
            <w:rtl/>
          </w:rPr>
          <w:delText xml:space="preserve">וכגון</w:delText>
        </w:r>
      </w:del>
      <w:r w:rsidRPr="006F178A">
        <w:rPr>
          <w:rtl/>
        </w:rPr>
        <w:t xml:space="preserve"> </w:t>
      </w:r>
      <w:ins w:id="91377" w:author="מנוע מכני" w:date="2026-10-11T12:04:39Z">
        <w:ins w:id="101535" w:author="קלוד" w:date="2026-10-11T13:11:34Z">
          <w:r>
            <w:rPr>
              <w:rtl/>
            </w:rPr>
            <w:t xml:space="preserve">שיש </w:t>
          </w:r>
          <w:r>
            <w:rPr>
              <w:rStyle w:val="afffffe"/>
              <w:rtl/>
            </w:rPr>
            <w:t xml:space="preserve">בבית</w:t>
          </w:r>
        </w:ins>
        <w:del w:id="101536" w:author="קלוד" w:date="2026-10-11T13:11:34Z">
          <w:r>
            <w:rPr>
              <w:rtl/>
            </w:rPr>
            <w:delText xml:space="preserve">דיש</w:delText>
          </w:r>
        </w:del>
      </w:ins>
      <w:del w:id="91378" w:author="מנוע מכני" w:date="2026-10-11T12:04:39Z">
        <w:r w:rsidRPr="006F178A">
          <w:rPr>
            <w:rtl/>
          </w:rPr>
          <w:delText xml:space="preserve">דאיכא</w:delText>
        </w:r>
      </w:del>
      <w:r w:rsidRPr="006F178A">
        <w:rPr>
          <w:rtl/>
        </w:rPr>
        <w:t xml:space="preserve"> פחות מכביצה אוכלין, </w:t>
      </w:r>
      <w:ins w:id="93097" w:author="מנוע מכני" w:date="2026-10-11T12:04:39Z">
        <w:r>
          <w:rPr>
            <w:rtl/>
          </w:rPr>
          <w:t xml:space="preserve">וזה</w:t>
        </w:r>
      </w:ins>
      <w:del w:id="93098" w:author="מנוע מכני" w:date="2026-10-11T12:04:39Z">
        <w:r w:rsidRPr="006F178A">
          <w:rPr>
            <w:rtl/>
          </w:rPr>
          <w:delText xml:space="preserve">והאי</w:delText>
        </w:r>
      </w:del>
      <w:r w:rsidRPr="006F178A">
        <w:rPr>
          <w:rtl/>
        </w:rPr>
        <w:t xml:space="preserve"> משלימו </w:t>
      </w:r>
      <w:ins w:id="101533" w:author="קלוד" w:date="2026-10-11T13:11:34Z">
        <w:r>
          <w:rPr>
            <w:rtl/>
          </w:rPr>
          <w:t xml:space="preserve">לכביצה.</w:t>
        </w:r>
      </w:ins>
      <w:del w:id="101534" w:author="קלוד" w:date="2026-10-11T13:11:34Z">
        <w:r w:rsidRPr="006F178A">
          <w:rPr>
            <w:rtl/>
          </w:rPr>
          <w:delText xml:space="preserve">לביצה.</w:delText>
        </w:r>
      </w:del>
      <w:r w:rsidRPr="006F178A">
        <w:rPr>
          <w:rtl/>
        </w:rPr>
        <w:t xml:space="preserve"> </w:t>
      </w:r>
      <w:ins w:id="101531" w:author="קלוד" w:date="2026-10-11T13:11:34Z">
        <w:r>
          <w:rPr>
            <w:rtl/>
          </w:rPr>
          <w:t xml:space="preserve">ושואל:</w:t>
        </w:r>
      </w:ins>
      <w:del w:id="101532" w:author="קלוד" w:date="2026-10-11T13:11:34Z">
        <w:r w:rsidRPr="006F178A">
          <w:rPr>
            <w:rtl/>
          </w:rPr>
          <w:delText xml:space="preserve">ובעי</w:delText>
        </w:r>
      </w:del>
      <w:r w:rsidRPr="006F178A">
        <w:rPr>
          <w:rtl/>
        </w:rPr>
        <w:t xml:space="preserve"> </w:t>
      </w:r>
      <w:ins w:id="94757" w:author="מנוע מכני" w:date="2026-10-11T12:04:39Z">
        <w:r>
          <w:rPr>
            <w:rtl/>
          </w:rPr>
          <w:t xml:space="preserve">אם </w:t>
        </w:r>
      </w:ins>
      <w:del w:id="94758" w:author="מנוע מכני" w:date="2026-10-11T12:04:39Z">
        <w:r w:rsidRPr="006F178A">
          <w:rPr>
            <w:rtl/>
          </w:rPr>
          <w:delText xml:space="preserve">אי </w:delText>
        </w:r>
      </w:del>
      <w:ins w:id="101529" w:author="קלוד" w:date="2026-10-11T13:11:34Z">
        <w:r>
          <w:rPr>
            <w:rtl/>
          </w:rPr>
          <w:t xml:space="preserve">מכיון שמצטרף</w:t>
        </w:r>
      </w:ins>
      <w:del w:id="101530" w:author="קלוד" w:date="2026-10-11T13:11:34Z">
        <w:r w:rsidRPr="006F178A">
          <w:rPr>
            <w:rtl/>
          </w:rPr>
          <w:delText xml:space="preserve">מדמצטרף</w:delText>
        </w:r>
      </w:del>
      <w:r w:rsidRPr="006F178A">
        <w:rPr>
          <w:rtl/>
        </w:rPr>
        <w:t xml:space="preserve"> לענין טומאה </w:t>
      </w:r>
      <w:ins w:id="96099" w:author="מנוע מכני" w:date="2026-10-11T12:04:39Z">
        <w:ins w:id="101527" w:author="קלוד" w:date="2026-10-11T13:11:34Z">
          <w:r>
            <w:rPr>
              <w:rtl/>
            </w:rPr>
            <w:t xml:space="preserve">מתחייב</w:t>
          </w:r>
        </w:ins>
        <w:del w:id="101528" w:author="קלוד" w:date="2026-10-11T13:11:34Z">
          <w:r>
            <w:rPr>
              <w:rtl/>
            </w:rPr>
            <w:delText xml:space="preserve">מחוייב</w:delText>
          </w:r>
        </w:del>
      </w:ins>
      <w:del w:id="96100" w:author="מנוע מכני" w:date="2026-10-11T12:04:39Z">
        <w:r w:rsidRPr="006F178A">
          <w:rPr>
            <w:rtl/>
          </w:rPr>
          <w:delText xml:space="preserve">מיחייב</w:delText>
        </w:r>
      </w:del>
      <w:r w:rsidRPr="006F178A">
        <w:rPr>
          <w:rtl/>
        </w:rPr>
        <w:t xml:space="preserve"> </w:t>
      </w:r>
      <w:ins w:id="91379" w:author="מנוע מכני" w:date="2026-10-11T12:04:39Z">
        <w:r>
          <w:rPr>
            <w:rtl/>
          </w:rPr>
          <w:t xml:space="preserve">גם</w:t>
        </w:r>
      </w:ins>
      <w:del w:id="91380" w:author="מנוע מכני" w:date="2026-10-11T12:04:39Z">
        <w:r w:rsidRPr="006F178A">
          <w:rPr>
            <w:rtl/>
          </w:rPr>
          <w:delText xml:space="preserve">נמי</w:delText>
        </w:r>
      </w:del>
      <w:r w:rsidRPr="006F178A">
        <w:rPr>
          <w:rtl/>
        </w:rPr>
        <w:t xml:space="preserve"> לענין שבת,</w:t>
      </w:r>
    </w:p>
    <w:p>
      <w:pPr>
        <w:pStyle w:val="38"/>
        <w:rPr>
          <w:ins w:id="98077" w:author="מנוע מכני" w:date="2026-10-11T12:04:39Z"/>
        </w:rPr>
      </w:pPr>
      <w:r w:rsidRPr="00731B89">
        <w:t>א"ד</w:t>
      </w:r>
      <w:r w:rsidRPr="006F178A">
        <w:t xml:space="preserve">:</w:t>
      </w:r>
    </w:p>
    <w:p w:rsidR="00E9703F" w:rsidRPr="006F178A" w:rsidRDefault="00E9703F" w:rsidP="00E9703F">
      <w:pPr>
        <w:rPr>
          <w:rtl/>
        </w:rPr>
      </w:pPr>
      <w:del w:id="98078" w:author="מנוע מכני" w:date="2026-10-11T12:04:39Z">
        <w:r w:rsidRPr="006F178A">
          <w:rPr>
            <w:rtl/>
          </w:rPr>
          <w:delText xml:space="preserve"> </w:delText>
        </w:r>
      </w:del>
      <w:r w:rsidRPr="006F178A">
        <w:rPr>
          <w:rtl/>
        </w:rPr>
        <w:t xml:space="preserve">כל לענין שבת - כגרוגרת </w:t>
      </w:r>
      <w:ins w:id="91381" w:author="מנוע מכני" w:date="2026-10-11T12:04:39Z">
        <w:r>
          <w:rPr>
            <w:rtl/>
          </w:rPr>
          <w:t xml:space="preserve">צריך</w:t>
        </w:r>
      </w:ins>
      <w:del w:id="91382" w:author="מנוע מכני" w:date="2026-10-11T12:04:39Z">
        <w:r w:rsidRPr="006F178A">
          <w:rPr>
            <w:rtl/>
          </w:rPr>
          <w:delText xml:space="preserve">בעינן</w:delText>
        </w:r>
      </w:del>
      <w:r w:rsidRPr="006F178A">
        <w:rPr>
          <w:rtl/>
        </w:rPr>
        <w:t xml:space="preserve">.</w:t>
      </w:r>
    </w:p>
    <w:p w:rsidR="00E9703F" w:rsidRPr="006F178A" w:rsidRDefault="00E9703F" w:rsidP="00E9703F">
      <w:pPr>
        <w:rPr>
          <w:rtl/>
        </w:rPr>
      </w:pPr>
      <w:ins w:id="101561" w:author="קלוד" w:date="2026-10-11T13:11:34Z">
        <w:r>
          <w:rPr>
            <w:rtl/>
          </w:rPr>
          <w:t xml:space="preserve">ורצה </w:t>
        </w:r>
        <w:r>
          <w:rPr>
            <w:rStyle w:val="afffffe"/>
            <w:rtl/>
          </w:rPr>
          <w:t xml:space="preserve">ר"נ</w:t>
        </w:r>
      </w:ins>
      <w:del w:id="101562" w:author="קלוד" w:date="2026-10-11T13:11:34Z">
        <w:r w:rsidRPr="006F178A">
          <w:rPr>
            <w:rtl/>
          </w:rPr>
          <w:delText xml:space="preserve">ורצה</w:delText>
        </w:r>
      </w:del>
      <w:r w:rsidRPr="006F178A">
        <w:rPr>
          <w:rtl/>
        </w:rPr>
        <w:t xml:space="preserve"> להוכיח מאבא </w:t>
      </w:r>
      <w:ins w:id="101559" w:author="קלוד" w:date="2026-10-11T13:11:34Z">
        <w:r>
          <w:rPr>
            <w:rtl/>
          </w:rPr>
          <w:t xml:space="preserve">שאול,</w:t>
        </w:r>
      </w:ins>
      <w:del w:id="101560" w:author="קלוד" w:date="2026-10-11T13:11:34Z">
        <w:r w:rsidRPr="006F178A">
          <w:rPr>
            <w:rtl/>
          </w:rPr>
          <w:delText xml:space="preserve">שאול</w:delText>
        </w:r>
      </w:del>
      <w:r w:rsidRPr="006F178A">
        <w:rPr>
          <w:rtl/>
        </w:rPr>
        <w:t xml:space="preserve"> </w:t>
      </w:r>
      <w:ins w:id="101557" w:author="קלוד" w:date="2026-10-11T13:11:34Z">
        <w:r>
          <w:rPr>
            <w:rtl/>
          </w:rPr>
          <w:t xml:space="preserve">ששתי</w:t>
        </w:r>
      </w:ins>
      <w:del w:id="101558" w:author="קלוד" w:date="2026-10-11T13:11:34Z">
        <w:r w:rsidRPr="006F178A">
          <w:rPr>
            <w:rtl/>
          </w:rPr>
          <w:delText xml:space="preserve">דשתי</w:delText>
        </w:r>
      </w:del>
      <w:r w:rsidRPr="006F178A">
        <w:rPr>
          <w:rtl/>
        </w:rPr>
        <w:t xml:space="preserve"> הלחם ולחם הפנים שיעורן </w:t>
      </w:r>
      <w:ins w:id="101555" w:author="קלוד" w:date="2026-10-11T13:11:34Z">
        <w:r>
          <w:rPr>
            <w:rtl/>
          </w:rPr>
          <w:t xml:space="preserve">כגרוגרת,</w:t>
        </w:r>
      </w:ins>
      <w:del w:id="101556" w:author="קלוד" w:date="2026-10-11T13:11:34Z">
        <w:r w:rsidRPr="006F178A">
          <w:rPr>
            <w:rtl/>
          </w:rPr>
          <w:delText xml:space="preserve">כגרוגרת.</w:delText>
        </w:r>
      </w:del>
      <w:r w:rsidRPr="006F178A">
        <w:rPr>
          <w:rtl/>
        </w:rPr>
        <w:t xml:space="preserve"> ולא </w:t>
      </w:r>
      <w:ins w:id="101553" w:author="קלוד" w:date="2026-10-11T13:11:34Z">
        <w:r>
          <w:rPr>
            <w:rtl/>
          </w:rPr>
          <w:t xml:space="preserve">אומרים:</w:t>
        </w:r>
      </w:ins>
      <w:del w:id="101554" w:author="קלוד" w:date="2026-10-11T13:11:34Z">
        <w:r>
          <w:rPr>
            <w:rtl/>
          </w:rPr>
          <w:delText xml:space="preserve">אמרי'</w:delText>
        </w:r>
      </w:del>
      <w:r w:rsidRPr="006F178A">
        <w:rPr>
          <w:rtl/>
        </w:rPr>
        <w:t xml:space="preserve"> </w:t>
      </w:r>
      <w:ins w:id="101551" w:author="קלוד" w:date="2026-10-11T13:11:34Z">
        <w:r>
          <w:rPr>
            <w:rtl/>
          </w:rPr>
          <w:t xml:space="preserve">מדלענין</w:t>
        </w:r>
      </w:ins>
      <w:del w:id="101552" w:author="קלוד" w:date="2026-10-11T13:11:34Z">
        <w:r w:rsidRPr="006F178A">
          <w:rPr>
            <w:rtl/>
          </w:rPr>
          <w:delText xml:space="preserve">דמדענין</w:delText>
        </w:r>
      </w:del>
      <w:r w:rsidRPr="006F178A">
        <w:rPr>
          <w:rtl/>
        </w:rPr>
        <w:t xml:space="preserve"> יוצא </w:t>
      </w:r>
      <w:ins w:id="101549" w:author="קלוד" w:date="2026-10-11T13:11:34Z">
        <w:r>
          <w:rPr>
            <w:rStyle w:val="afffffe"/>
            <w:rtl/>
          </w:rPr>
          <w:t xml:space="preserve">נפסלים</w:t>
        </w:r>
      </w:ins>
      <w:del w:id="101550" w:author="קלוד" w:date="2026-10-11T13:11:34Z">
        <w:r w:rsidRPr="006F178A">
          <w:rPr>
            <w:rtl/>
          </w:rPr>
          <w:delText xml:space="preserve">בכזית,</w:delText>
        </w:r>
      </w:del>
      <w:r w:rsidRPr="006F178A">
        <w:rPr>
          <w:rtl/>
        </w:rPr>
        <w:t xml:space="preserve"> </w:t>
      </w:r>
      <w:ins w:id="101547" w:author="קלוד" w:date="2026-10-11T13:11:34Z">
        <w:r>
          <w:rPr>
            <w:rtl/>
          </w:rPr>
          <w:t xml:space="preserve">בכזית - גם לענין</w:t>
        </w:r>
      </w:ins>
      <w:del w:id="101548" w:author="קלוד" w:date="2026-10-11T13:11:34Z">
        <w:r w:rsidRPr="006F178A">
          <w:rPr>
            <w:rtl/>
          </w:rPr>
          <w:delText xml:space="preserve">ענין</w:delText>
        </w:r>
      </w:del>
      <w:r w:rsidRPr="006F178A">
        <w:rPr>
          <w:rtl/>
        </w:rPr>
        <w:t xml:space="preserve"> שבת</w:t>
      </w:r>
      <w:ins w:id="101545" w:author="קלוד" w:date="2026-10-11T13:11:34Z">
        <w:r>
          <w:rPr>
            <w:rtl/>
          </w:rPr>
          <w:t xml:space="preserve"> </w:t>
        </w:r>
      </w:ins>
      <w:del w:id="101546" w:author="קלוד" w:date="2026-10-11T13:11:34Z">
        <w:r w:rsidRPr="006F178A">
          <w:rPr>
            <w:rtl/>
          </w:rPr>
          <w:delText xml:space="preserve"> </w:delText>
        </w:r>
        <w:r>
          <w:rPr>
            <w:rtl/>
          </w:rPr>
          <w:delText xml:space="preserve">גם</w:delText>
        </w:r>
        <w:r w:rsidRPr="006F178A">
          <w:rPr>
            <w:rtl/>
          </w:rPr>
          <w:delText xml:space="preserve"> </w:delText>
        </w:r>
      </w:del>
      <w:ins w:id="91383" w:author="מנוע מכני" w:date="2026-10-11T12:04:39Z"/>
      <w:del w:id="91384" w:author="מנוע מכני" w:date="2026-10-11T12:04:39Z">
        <w:r w:rsidRPr="006F178A">
          <w:rPr>
            <w:rtl/>
          </w:rPr>
          <w:delText xml:space="preserve">נמי</w:delText>
        </w:r>
      </w:del>
      <w:r w:rsidRPr="006F178A">
        <w:rPr>
          <w:rtl/>
        </w:rPr>
        <w:t xml:space="preserve">בכזית.</w:t>
      </w:r>
    </w:p>
    <w:p>
      <w:pPr>
        <w:pStyle w:val="38"/>
        <w:rPr>
          <w:ins w:id="98079" w:author="מנוע מכני" w:date="2026-10-11T12:04:39Z"/>
        </w:rPr>
      </w:pPr>
      <w:ins w:id="101563" w:author="קלוד" w:date="2026-10-11T13:11:34Z">
        <w:r>
          <w:t xml:space="preserve">ודוחים:</w:t>
        </w:r>
      </w:ins>
      <w:del w:id="101564" w:author="קלוד" w:date="2026-10-11T13:11:34Z">
        <w:r w:rsidRPr="004640F6">
          <w:delText xml:space="preserve">ודחי'</w:delText>
        </w:r>
      </w:del>
    </w:p>
    <w:p w:rsidR="00E9703F" w:rsidRPr="004640F6" w:rsidRDefault="00E9703F" w:rsidP="00E9703F">
      <w:pPr>
        <w:rPr>
          <w:spacing w:val="-4"/>
          <w:rtl/>
        </w:rPr>
      </w:pPr>
      <w:del w:id="98080" w:author="מנוע מכני" w:date="2026-10-11T12:04:39Z">
        <w:r w:rsidRPr="004640F6">
          <w:rPr>
            <w:spacing w:val="-4"/>
            <w:rtl/>
          </w:rPr>
          <w:delText xml:space="preserve"> </w:delText>
        </w:r>
      </w:del>
      <w:ins w:id="91385" w:author="מנוע מכני" w:date="2026-10-11T12:04:39Z">
        <w:ins w:id="101579" w:author="קלוד" w:date="2026-10-11T13:11:34Z">
          <w:r>
            <w:rPr>
              <w:rStyle w:val="afffe"/>
              <w:rFonts w:ascii="Fb Fontext" w:hAnsi="Fb Fontext"/>
              <w:spacing w:val="-4"/>
              <w:rtl/>
            </w:rPr>
            <w:t xml:space="preserve">ששם,</w:t>
          </w:r>
        </w:ins>
        <w:del w:id="101580" w:author="קלוד" w:date="2026-10-11T13:11:34Z">
          <w:r>
            <w:rPr>
              <w:rStyle w:val="afffe"/>
              <w:rFonts w:ascii="Fb Fontext" w:hAnsi="Fb Fontext"/>
              <w:spacing w:val="-4"/>
              <w:rtl/>
            </w:rPr>
            <w:delText xml:space="preserve">דשם</w:delText>
          </w:r>
        </w:del>
      </w:ins>
      <w:del w:id="91386" w:author="מנוע מכני" w:date="2026-10-11T12:04:39Z">
        <w:r w:rsidRPr="004640F6">
          <w:rPr>
            <w:rStyle w:val="afffe"/>
            <w:rFonts w:ascii="Fb Fontext" w:hAnsi="Fb Fontext"/>
            <w:spacing w:val="-4"/>
            <w:rtl/>
          </w:rPr>
          <w:delText xml:space="preserve">דהתם</w:delText>
        </w:r>
      </w:del>
      <w:r w:rsidRPr="004640F6">
        <w:rPr>
          <w:rFonts w:hint="cs"/>
          <w:spacing w:val="-4"/>
          <w:rtl/>
        </w:rPr>
        <w:t xml:space="preserve"> </w:t>
      </w:r>
      <w:ins w:id="101577" w:author="קלוד" w:date="2026-10-11T13:11:34Z">
        <w:r>
          <w:rPr>
            <w:spacing w:val="-4"/>
            <w:rtl/>
          </w:rPr>
          <w:t xml:space="preserve">משהוציאו</w:t>
        </w:r>
      </w:ins>
      <w:del w:id="101578" w:author="קלוד" w:date="2026-10-11T13:11:34Z">
        <w:r w:rsidRPr="004640F6">
          <w:rPr>
            <w:spacing w:val="-4"/>
            <w:rtl/>
          </w:rPr>
          <w:delText xml:space="preserve">מדאפקיה</w:delText>
        </w:r>
      </w:del>
      <w:r w:rsidRPr="004640F6">
        <w:rPr>
          <w:spacing w:val="-4"/>
          <w:rtl/>
        </w:rPr>
        <w:t xml:space="preserve"> חוץ לחומת העזרה </w:t>
      </w:r>
      <w:ins w:id="101575" w:author="קלוד" w:date="2026-10-11T13:11:34Z">
        <w:r>
          <w:rPr>
            <w:spacing w:val="-4"/>
            <w:rtl/>
          </w:rPr>
          <w:t xml:space="preserve">-</w:t>
        </w:r>
      </w:ins>
      <w:del w:id="101576" w:author="קלוד" w:date="2026-10-11T13:11:34Z">
        <w:r w:rsidRPr="004640F6">
          <w:rPr>
            <w:spacing w:val="-4"/>
            <w:rtl/>
          </w:rPr>
          <w:delText xml:space="preserve">איפסיל</w:delText>
        </w:r>
      </w:del>
      <w:r w:rsidRPr="004640F6">
        <w:rPr>
          <w:spacing w:val="-4"/>
          <w:rtl/>
        </w:rPr>
        <w:t xml:space="preserve"> </w:t>
      </w:r>
      <w:ins w:id="93099" w:author="מנוע מכני" w:date="2026-10-11T12:04:39Z">
        <w:ins w:id="101573" w:author="קלוד" w:date="2026-10-11T13:11:34Z">
          <w:r>
            <w:rPr>
              <w:spacing w:val="-4"/>
              <w:rtl/>
            </w:rPr>
            <w:t xml:space="preserve">נפסל</w:t>
          </w:r>
        </w:ins>
        <w:del w:id="101574" w:author="קלוד" w:date="2026-10-11T13:11:34Z">
          <w:r>
            <w:rPr>
              <w:spacing w:val="-4"/>
              <w:rtl/>
            </w:rPr>
            <w:delText xml:space="preserve">לו</w:delText>
          </w:r>
        </w:del>
      </w:ins>
      <w:del w:id="93100" w:author="מנוע מכני" w:date="2026-10-11T12:04:39Z">
        <w:r w:rsidRPr="004640F6">
          <w:rPr>
            <w:spacing w:val="-4"/>
            <w:rtl/>
          </w:rPr>
          <w:delText xml:space="preserve">ליה</w:delText>
        </w:r>
      </w:del>
      <w:r w:rsidRPr="004640F6">
        <w:rPr>
          <w:spacing w:val="-4"/>
          <w:rtl/>
        </w:rPr>
        <w:t xml:space="preserve"> ביוצא, </w:t>
      </w:r>
      <w:ins w:id="101571" w:author="קלוד" w:date="2026-10-11T13:11:34Z">
        <w:r>
          <w:rPr>
            <w:spacing w:val="-4"/>
            <w:rtl/>
          </w:rPr>
          <w:t xml:space="preserve">ועל</w:t>
        </w:r>
      </w:ins>
      <w:del w:id="101572" w:author="קלוד" w:date="2026-10-11T13:11:34Z">
        <w:r w:rsidRPr="004640F6">
          <w:rPr>
            <w:spacing w:val="-4"/>
            <w:rtl/>
          </w:rPr>
          <w:delText xml:space="preserve">אשבת</w:delText>
        </w:r>
      </w:del>
      <w:r w:rsidRPr="004640F6">
        <w:rPr>
          <w:spacing w:val="-4"/>
          <w:rtl/>
        </w:rPr>
        <w:t xml:space="preserve"> </w:t>
      </w:r>
      <w:ins w:id="101569" w:author="קלוד" w:date="2026-10-11T13:11:34Z">
        <w:r>
          <w:rPr>
            <w:spacing w:val="-4"/>
            <w:rtl/>
          </w:rPr>
          <w:t xml:space="preserve">שבת</w:t>
        </w:r>
      </w:ins>
      <w:del w:id="101570" w:author="קלוד" w:date="2026-10-11T13:11:34Z">
        <w:r w:rsidRPr="004640F6">
          <w:rPr>
            <w:spacing w:val="-4"/>
            <w:rtl/>
          </w:rPr>
          <w:delText xml:space="preserve">לא</w:delText>
        </w:r>
      </w:del>
      <w:r w:rsidRPr="004640F6">
        <w:rPr>
          <w:spacing w:val="-4"/>
          <w:rtl/>
        </w:rPr>
        <w:t xml:space="preserve"> </w:t>
      </w:r>
      <w:ins w:id="96101" w:author="מנוע מכני" w:date="2026-10-11T12:04:39Z">
        <w:ins w:id="101567" w:author="קלוד" w:date="2026-10-11T13:11:34Z">
          <w:r>
            <w:rPr>
              <w:spacing w:val="-4"/>
              <w:rtl/>
            </w:rPr>
            <w:t xml:space="preserve">אינו מתחייב</w:t>
          </w:r>
        </w:ins>
        <w:del w:id="101568" w:author="קלוד" w:date="2026-10-11T13:11:34Z">
          <w:r>
            <w:rPr>
              <w:spacing w:val="-4"/>
              <w:rtl/>
            </w:rPr>
            <w:delText xml:space="preserve">מחוייב</w:delText>
          </w:r>
        </w:del>
      </w:ins>
      <w:del w:id="96102" w:author="מנוע מכני" w:date="2026-10-11T12:04:39Z">
        <w:r w:rsidRPr="004640F6">
          <w:rPr>
            <w:spacing w:val="-4"/>
            <w:rtl/>
          </w:rPr>
          <w:delText xml:space="preserve">מיחייב</w:delText>
        </w:r>
      </w:del>
      <w:r w:rsidRPr="004640F6">
        <w:rPr>
          <w:spacing w:val="-4"/>
          <w:rtl/>
        </w:rPr>
        <w:t xml:space="preserve"> עד </w:t>
      </w:r>
      <w:ins w:id="101565" w:author="קלוד" w:date="2026-10-11T13:11:34Z">
        <w:r>
          <w:rPr>
            <w:spacing w:val="-4"/>
            <w:rtl/>
          </w:rPr>
          <w:t xml:space="preserve">שיוציא</w:t>
        </w:r>
      </w:ins>
      <w:del w:id="101566" w:author="קלוד" w:date="2026-10-11T13:11:34Z">
        <w:r w:rsidRPr="004640F6">
          <w:rPr>
            <w:spacing w:val="-4"/>
            <w:rtl/>
          </w:rPr>
          <w:delText xml:space="preserve">דמפיק</w:delText>
        </w:r>
      </w:del>
      <w:r w:rsidRPr="004640F6">
        <w:rPr>
          <w:spacing w:val="-4"/>
          <w:rtl/>
        </w:rPr>
        <w:t xml:space="preserve"> </w:t>
      </w:r>
      <w:r w:rsidRPr="004640F6">
        <w:rPr>
          <w:rStyle w:val="2fb"/>
          <w:spacing w:val="-4"/>
          <w:rtl/>
        </w:rPr>
        <w:t xml:space="preserve">לרה"ר</w:t>
      </w:r>
      <w:r w:rsidRPr="004640F6">
        <w:rPr>
          <w:spacing w:val="-4"/>
          <w:rtl/>
        </w:rPr>
        <w:t xml:space="preserve">.</w:t>
      </w:r>
    </w:p>
    <w:p w:rsidR="00E9703F" w:rsidRPr="006F178A" w:rsidRDefault="00E9703F" w:rsidP="00E9703F">
      <w:pPr>
        <w:rPr>
          <w:rtl/>
        </w:rPr>
      </w:pPr>
      <w:del w:id="90145" w:author="מנוע מכני" w:date="2026-10-11T12:04:39Z">
        <w:r w:rsidRPr="006F178A">
          <w:rPr>
            <w:rtl/>
          </w:rPr>
          <w:tab/>
          <w:delText xml:space="preserve"> </w:delText>
        </w:r>
      </w:del>
      <w:r w:rsidRPr="006F178A">
        <w:rPr>
          <w:rtl/>
        </w:rPr>
        <w:tab/>
        <w:t xml:space="preserve">אבל </w:t>
      </w:r>
      <w:ins w:id="91387" w:author="מנוע מכני" w:date="2026-10-11T12:04:39Z">
        <w:r>
          <w:rPr>
            <w:rtl/>
          </w:rPr>
          <w:t xml:space="preserve">כאן</w:t>
        </w:r>
      </w:ins>
      <w:del w:id="91388" w:author="מנוע מכני" w:date="2026-10-11T12:04:39Z">
        <w:r w:rsidRPr="006F178A">
          <w:rPr>
            <w:rtl/>
          </w:rPr>
          <w:tab/>
          <w:delText xml:space="preserve">הכא</w:delText>
        </w:r>
      </w:del>
      <w:r w:rsidRPr="006F178A">
        <w:rPr>
          <w:rtl/>
        </w:rPr>
        <w:tab/>
        <w:t xml:space="preserve"> - שבת וטומאה </w:t>
      </w:r>
      <w:ins w:id="101583" w:author="קלוד" w:date="2026-10-11T13:11:34Z">
        <w:r>
          <w:rPr>
            <w:rtl/>
          </w:rPr>
          <w:t xml:space="preserve">באים</w:t>
        </w:r>
      </w:ins>
      <w:del w:id="101584" w:author="קלוד" w:date="2026-10-11T13:11:34Z">
        <w:r w:rsidRPr="006F178A">
          <w:rPr>
            <w:rtl/>
          </w:rPr>
          <w:tab/>
          <w:delText xml:space="preserve">בהדי</w:delText>
        </w:r>
      </w:del>
      <w:r w:rsidRPr="006F178A">
        <w:rPr>
          <w:rtl/>
        </w:rPr>
        <w:tab/>
        <w:t xml:space="preserve"> </w:t>
      </w:r>
      <w:ins w:id="101581" w:author="קלוד" w:date="2026-10-11T13:11:34Z">
        <w:r>
          <w:rPr>
            <w:rtl/>
          </w:rPr>
          <w:t xml:space="preserve">ביחד.</w:t>
        </w:r>
      </w:ins>
      <w:del w:id="101582" w:author="קלוד" w:date="2026-10-11T13:11:34Z">
        <w:r w:rsidRPr="006F178A">
          <w:rPr>
            <w:rtl/>
          </w:rPr>
          <w:tab/>
          <w:delText xml:space="preserve">הדדי </w:delText>
        </w:r>
        <w:r>
          <w:rPr>
            <w:rtl/>
          </w:rPr>
          <w:delText xml:space="preserve">באים</w:delText>
        </w:r>
        <w:r w:rsidRPr="006F178A">
          <w:rPr>
            <w:rtl/>
          </w:rPr>
          <w:tab/>
          <w:delText xml:space="preserve">.</w:delText>
        </w:r>
      </w:del>
      <w:ins w:id="90351" w:author="Claude - סמנטי" w:date="2026-10-11T12:28:21Z"/>
      <w:del w:id="90352" w:author="Claude - סמנטי" w:date="2026-10-11T12:28:21Z">
        <w:r w:rsidRPr="006F178A">
          <w:rPr>
            <w:rtl/>
          </w:rPr>
          <w:tab/>
          <w:delText xml:space="preserve">קאתיין</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r w:rsidRPr="006F178A">
        <w:rPr>
          <w:rStyle w:val="afffe"/>
          <w:rFonts w:ascii="Fb Fontext" w:hAnsi="Fb Fontext"/>
          <w:rtl/>
        </w:rPr>
        <w:t>חזר והכניסו - אינו חייב אלא כשיעורו</w:t>
      </w:r>
    </w:p>
    <w:p>
      <w:pPr>
        <w:pStyle w:val="38"/>
        <w:rPr>
          <w:ins w:id="98081" w:author="מנוע מכני" w:date="2026-10-11T12:04:39Z"/>
        </w:rPr>
      </w:pPr>
      <w:r w:rsidRPr="002D0727">
        <w:t>אביי</w:t>
      </w:r>
      <w:r w:rsidRPr="006F178A">
        <w:t xml:space="preserve">:</w:t>
      </w:r>
    </w:p>
    <w:p w:rsidR="00E9703F" w:rsidRPr="006F178A" w:rsidRDefault="00E9703F" w:rsidP="00E9703F">
      <w:pPr>
        <w:rPr>
          <w:rtl/>
        </w:rPr>
      </w:pPr>
      <w:del w:id="98082" w:author="מנוע מכני" w:date="2026-10-11T12:04:39Z">
        <w:r w:rsidRPr="006F178A">
          <w:rPr>
            <w:rtl/>
          </w:rPr>
          <w:delText xml:space="preserve"> </w:delText>
        </w:r>
      </w:del>
      <w:r w:rsidRPr="006F178A">
        <w:rPr>
          <w:rtl/>
        </w:rPr>
        <w:t xml:space="preserve">ה</w:t>
      </w:r>
      <w:r w:rsidRPr="006F178A">
        <w:rPr>
          <w:rFonts w:hint="cs"/>
          <w:rtl/>
        </w:rPr>
        <w:t>ב</w:t>
      </w:r>
      <w:r w:rsidRPr="006F178A">
        <w:rPr>
          <w:rtl/>
        </w:rPr>
        <w:t>"</w:t>
      </w:r>
      <w:r w:rsidRPr="006F178A">
        <w:rPr>
          <w:rFonts w:hint="cs"/>
          <w:rtl/>
        </w:rPr>
        <w:t>ע</w:t>
      </w:r>
      <w:r w:rsidRPr="006F178A">
        <w:rPr>
          <w:rtl/>
        </w:rPr>
        <w:t xml:space="preserve"> - כגון שזרקו לאוצר ומקומו </w:t>
      </w:r>
      <w:ins w:id="101589" w:author="קלוד" w:date="2026-10-11T13:11:34Z">
        <w:r>
          <w:rPr>
            <w:rtl/>
          </w:rPr>
          <w:t xml:space="preserve">ניכר,</w:t>
        </w:r>
      </w:ins>
      <w:del w:id="101590" w:author="קלוד" w:date="2026-10-11T13:11:34Z">
        <w:r w:rsidRPr="006F178A">
          <w:rPr>
            <w:rtl/>
          </w:rPr>
          <w:delText xml:space="preserve">ניכר.</w:delText>
        </w:r>
      </w:del>
      <w:r w:rsidRPr="006F178A">
        <w:rPr>
          <w:rFonts w:hint="cs"/>
          <w:rtl/>
        </w:rPr>
        <w:t xml:space="preserve"> </w:t>
      </w:r>
      <w:r w:rsidRPr="006F178A">
        <w:rPr>
          <w:rtl/>
        </w:rPr>
        <w:t xml:space="preserve">ולא </w:t>
      </w:r>
      <w:ins w:id="91389" w:author="מנוע מכני" w:date="2026-10-11T12:04:39Z">
        <w:r>
          <w:rPr>
            <w:rtl/>
          </w:rPr>
          <w:t xml:space="preserve">אומרים</w:t>
        </w:r>
      </w:ins>
      <w:del w:id="91390" w:author="מנוע מכני" w:date="2026-10-11T12:04:39Z">
        <w:r w:rsidRPr="006F178A">
          <w:rPr>
            <w:rtl/>
          </w:rPr>
          <w:delText xml:space="preserve">אמרינן</w:delText>
        </w:r>
      </w:del>
      <w:r w:rsidRPr="006F178A">
        <w:rPr>
          <w:rtl/>
        </w:rPr>
        <w:t xml:space="preserve"> </w:t>
      </w:r>
      <w:ins w:id="101587" w:author="קלוד" w:date="2026-10-11T13:11:34Z">
        <w:r>
          <w:rPr>
            <w:rtl/>
          </w:rPr>
          <w:t xml:space="preserve">שמשזרקו</w:t>
        </w:r>
      </w:ins>
      <w:del w:id="101588" w:author="קלוד" w:date="2026-10-11T13:11:34Z">
        <w:r w:rsidRPr="006F178A">
          <w:rPr>
            <w:rtl/>
          </w:rPr>
          <w:delText xml:space="preserve">דמדזרקיה</w:delText>
        </w:r>
      </w:del>
      <w:r w:rsidRPr="006F178A">
        <w:rPr>
          <w:rtl/>
        </w:rPr>
        <w:t xml:space="preserve"> </w:t>
      </w:r>
      <w:ins w:id="101585" w:author="קלוד" w:date="2026-10-11T13:11:34Z">
        <w:r>
          <w:rPr>
            <w:rtl/>
          </w:rPr>
          <w:t xml:space="preserve">ביטלו.</w:t>
        </w:r>
      </w:ins>
      <w:del w:id="101586" w:author="קלוד" w:date="2026-10-11T13:11:34Z">
        <w:r w:rsidRPr="006F178A">
          <w:rPr>
            <w:rtl/>
          </w:rPr>
          <w:delText xml:space="preserve">בטליה.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צא.</w:t>
      </w:r>
    </w:p>
    <w:p>
      <w:pPr>
        <w:pStyle w:val="MishnaBatzad"/>
        <w:rPr>
          <w:ins w:id="20529" w:author="קלוד" w:date="2026-10-11T09:07:15Z"/>
        </w:rPr>
      </w:pPr>
      <w:ins w:id="20528" w:author="קלוד" w:date="2026-10-11T09:07:15Z">
        <w:r>
          <w:t xml:space="preserve">משנה ב</w:t>
        </w:r>
      </w:ins>
    </w:p>
    <w:p w:rsidR="00E9703F" w:rsidRPr="009757B9" w:rsidRDefault="00E9703F" w:rsidP="00E9703F">
      <w:pPr>
        <w:pStyle w:val="afff9"/>
        <w:rPr>
          <w:del w:id="20245" w:author="קלוד" w:date="2026-10-11T09:07:15Z"/>
          <w:b/>
          <w:rtl/>
        </w:rPr>
      </w:pPr>
      <w:del w:id="20243" w:author="קלוד" w:date="2026-10-11T09:07:15Z">
        <w:r w:rsidRPr="009757B9">
          <w:rPr>
            <w:rFonts w:hint="cs"/>
            <w:b/>
            <w:sz w:val="20"/>
            <w:rtl/>
          </w:rPr>
          <w:delText xml:space="preserve">משנה</w:delText>
        </w:r>
      </w:del>
      <w:del w:id="20244"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054" w:author="קלוד" w:date="2026-10-11T12:09:42Z">
          <w:pPr>
            <w:pStyle w:val="afff9"/>
          </w:pPr>
        </w:pPrChange>
      </w:pPr>
      <w:r w:rsidRPr="009757B9">
        <w:rPr>
          <w:rFonts w:hint="cs"/>
          <w:b/>
          <w:rtl/>
        </w:rPr>
        <w:t>המוציא</w:t>
      </w:r>
      <w:r w:rsidRPr="009757B9">
        <w:rPr>
          <w:b/>
          <w:rtl/>
        </w:rPr>
        <w:t xml:space="preserve"> </w:t>
      </w:r>
      <w:r w:rsidRPr="009757B9">
        <w:rPr>
          <w:rFonts w:hint="cs"/>
          <w:b/>
          <w:rtl/>
        </w:rPr>
        <w:t>אוכלין</w:t>
      </w:r>
      <w:r w:rsidRPr="009757B9">
        <w:rPr>
          <w:b/>
          <w:rtl/>
        </w:rPr>
        <w:t xml:space="preserve"> </w:t>
      </w:r>
      <w:r w:rsidRPr="009757B9">
        <w:rPr>
          <w:rFonts w:hint="cs"/>
          <w:b/>
          <w:rtl/>
        </w:rPr>
        <w:t>ונתנן</w:t>
      </w:r>
      <w:r w:rsidRPr="009757B9">
        <w:rPr>
          <w:b/>
          <w:rtl/>
        </w:rPr>
        <w:t xml:space="preserve"> </w:t>
      </w:r>
      <w:r w:rsidRPr="009757B9">
        <w:rPr>
          <w:rFonts w:hint="cs"/>
          <w:b/>
          <w:rtl/>
        </w:rPr>
        <w:t>על</w:t>
      </w:r>
      <w:r w:rsidRPr="009757B9">
        <w:rPr>
          <w:b/>
          <w:rtl/>
        </w:rPr>
        <w:t xml:space="preserve"> </w:t>
      </w:r>
      <w:r w:rsidRPr="009757B9">
        <w:rPr>
          <w:rFonts w:hint="cs"/>
          <w:b/>
          <w:rtl/>
        </w:rPr>
        <w:t>האסקופה</w:t>
      </w:r>
      <w:r w:rsidRPr="009757B9">
        <w:rPr>
          <w:b/>
          <w:rtl/>
        </w:rPr>
        <w:t xml:space="preserve">, </w:t>
      </w:r>
      <w:r w:rsidRPr="009757B9">
        <w:rPr>
          <w:rFonts w:hint="cs"/>
          <w:b/>
          <w:rtl/>
        </w:rPr>
        <w:t>בין</w:t>
      </w:r>
      <w:r w:rsidRPr="009757B9">
        <w:rPr>
          <w:b/>
          <w:rtl/>
        </w:rPr>
        <w:t xml:space="preserve"> </w:t>
      </w:r>
      <w:r w:rsidRPr="009757B9">
        <w:rPr>
          <w:rFonts w:hint="cs"/>
          <w:b/>
          <w:rtl/>
        </w:rPr>
        <w:t>שחזר</w:t>
      </w:r>
      <w:r w:rsidRPr="009757B9">
        <w:rPr>
          <w:b/>
          <w:rtl/>
        </w:rPr>
        <w:t xml:space="preserve"> </w:t>
      </w:r>
      <w:r w:rsidRPr="009757B9">
        <w:rPr>
          <w:rFonts w:hint="cs"/>
          <w:b/>
          <w:rtl/>
        </w:rPr>
        <w:t>והוציאן</w:t>
      </w:r>
      <w:r w:rsidRPr="009757B9">
        <w:rPr>
          <w:b/>
          <w:rtl/>
        </w:rPr>
        <w:t xml:space="preserve">, </w:t>
      </w:r>
      <w:r w:rsidRPr="009757B9">
        <w:rPr>
          <w:rFonts w:hint="cs"/>
          <w:b/>
          <w:rtl/>
        </w:rPr>
        <w:t>בין</w:t>
      </w:r>
      <w:r w:rsidRPr="009757B9">
        <w:rPr>
          <w:b/>
          <w:rtl/>
        </w:rPr>
        <w:t xml:space="preserve"> </w:t>
      </w:r>
      <w:r w:rsidRPr="009757B9">
        <w:rPr>
          <w:rFonts w:hint="cs"/>
          <w:b/>
          <w:rtl/>
        </w:rPr>
        <w:t>שהוציאן</w:t>
      </w:r>
      <w:r w:rsidRPr="009757B9">
        <w:rPr>
          <w:b/>
          <w:rtl/>
        </w:rPr>
        <w:t xml:space="preserve"> </w:t>
      </w:r>
      <w:r w:rsidRPr="009757B9">
        <w:rPr>
          <w:rFonts w:hint="cs"/>
          <w:b/>
          <w:rtl/>
        </w:rPr>
        <w:t>אחר</w:t>
      </w:r>
      <w:r w:rsidRPr="009757B9">
        <w:rPr>
          <w:b/>
          <w:rtl/>
        </w:rPr>
        <w:t xml:space="preserve"> - </w:t>
      </w:r>
      <w:r w:rsidRPr="009757B9">
        <w:rPr>
          <w:rFonts w:hint="cs"/>
          <w:b/>
          <w:rtl/>
        </w:rPr>
        <w:t>פטור</w:t>
      </w:r>
      <w:r w:rsidRPr="009757B9">
        <w:rPr>
          <w:b/>
          <w:rtl/>
        </w:rPr>
        <w:t xml:space="preserve">, </w:t>
      </w:r>
      <w:r w:rsidRPr="009757B9">
        <w:rPr>
          <w:rFonts w:hint="cs"/>
          <w:b/>
          <w:rtl/>
        </w:rPr>
        <w:t>מפני</w:t>
      </w:r>
      <w:r w:rsidRPr="009757B9">
        <w:rPr>
          <w:b/>
          <w:rtl/>
        </w:rPr>
        <w:t xml:space="preserve"> </w:t>
      </w:r>
      <w:r w:rsidRPr="009757B9">
        <w:rPr>
          <w:rFonts w:hint="cs"/>
          <w:b/>
          <w:rtl/>
        </w:rPr>
        <w:t>שלא</w:t>
      </w:r>
      <w:r w:rsidRPr="009757B9">
        <w:rPr>
          <w:b/>
          <w:rtl/>
        </w:rPr>
        <w:t xml:space="preserve"> </w:t>
      </w:r>
      <w:r w:rsidRPr="009757B9">
        <w:rPr>
          <w:rFonts w:hint="cs"/>
          <w:b/>
          <w:rtl/>
        </w:rPr>
        <w:t>עשה</w:t>
      </w:r>
      <w:r w:rsidRPr="009757B9">
        <w:rPr>
          <w:b/>
          <w:rtl/>
        </w:rPr>
        <w:t xml:space="preserve"> </w:t>
      </w:r>
      <w:r w:rsidRPr="009757B9">
        <w:rPr>
          <w:rFonts w:hint="cs"/>
          <w:b/>
          <w:rtl/>
        </w:rPr>
        <w:t>מלאכתו</w:t>
      </w:r>
      <w:r w:rsidRPr="009757B9">
        <w:rPr>
          <w:b/>
          <w:rtl/>
        </w:rPr>
        <w:t xml:space="preserve"> </w:t>
      </w:r>
      <w:r w:rsidRPr="009757B9">
        <w:rPr>
          <w:rFonts w:hint="cs"/>
          <w:b/>
          <w:rtl/>
        </w:rPr>
        <w:t>בבת</w:t>
      </w:r>
      <w:r w:rsidRPr="009757B9">
        <w:rPr>
          <w:b/>
          <w:rtl/>
        </w:rPr>
        <w:t xml:space="preserve"> </w:t>
      </w:r>
      <w:r w:rsidRPr="009757B9">
        <w:rPr>
          <w:rFonts w:hint="cs"/>
          <w:b/>
          <w:rtl/>
        </w:rPr>
        <w:t>אחת</w:t>
      </w:r>
      <w:r w:rsidRPr="009757B9">
        <w:rPr>
          <w:b/>
          <w:rtl/>
        </w:rPr>
        <w:t>.</w:t>
      </w:r>
    </w:p>
    <w:p w:rsidR="00E9703F" w:rsidRPr="009757B9" w:rsidRDefault="00E9703F" w:rsidP="00E9703F">
      <w:pPr>
        <w:pStyle w:val="afff9"/>
        <w:rPr>
          <w:b/>
          <w:rtl/>
        </w:rPr>
      </w:pPr>
      <w:r w:rsidRPr="009757B9">
        <w:rPr>
          <w:rFonts w:hint="cs"/>
          <w:b/>
          <w:rtl/>
        </w:rPr>
        <w:t>קופה</w:t>
      </w:r>
      <w:r w:rsidRPr="009757B9">
        <w:rPr>
          <w:b/>
          <w:rtl/>
        </w:rPr>
        <w:t xml:space="preserve"> </w:t>
      </w:r>
      <w:r w:rsidRPr="009757B9">
        <w:rPr>
          <w:rFonts w:hint="cs"/>
          <w:b/>
          <w:rtl/>
        </w:rPr>
        <w:t>שהיא</w:t>
      </w:r>
      <w:r w:rsidRPr="009757B9">
        <w:rPr>
          <w:b/>
          <w:rtl/>
        </w:rPr>
        <w:t xml:space="preserve"> </w:t>
      </w:r>
      <w:r w:rsidRPr="009757B9">
        <w:rPr>
          <w:rFonts w:hint="cs"/>
          <w:b/>
          <w:rtl/>
        </w:rPr>
        <w:t>מלאה</w:t>
      </w:r>
      <w:r w:rsidRPr="009757B9">
        <w:rPr>
          <w:b/>
          <w:rtl/>
        </w:rPr>
        <w:t xml:space="preserve"> </w:t>
      </w:r>
      <w:r w:rsidRPr="009757B9">
        <w:rPr>
          <w:rFonts w:hint="cs"/>
          <w:b/>
          <w:rtl/>
        </w:rPr>
        <w:t>פירות</w:t>
      </w:r>
      <w:r w:rsidRPr="009757B9">
        <w:rPr>
          <w:b/>
          <w:rtl/>
        </w:rPr>
        <w:t xml:space="preserve"> </w:t>
      </w:r>
      <w:r w:rsidRPr="009757B9">
        <w:rPr>
          <w:rFonts w:hint="cs"/>
          <w:b/>
          <w:rtl/>
        </w:rPr>
        <w:t>ונתנה</w:t>
      </w:r>
      <w:r w:rsidRPr="009757B9">
        <w:rPr>
          <w:b/>
          <w:rtl/>
        </w:rPr>
        <w:t xml:space="preserve"> </w:t>
      </w:r>
      <w:r w:rsidRPr="009757B9">
        <w:rPr>
          <w:rFonts w:hint="cs"/>
          <w:b/>
          <w:rtl/>
        </w:rPr>
        <w:t>על</w:t>
      </w:r>
      <w:r w:rsidRPr="009757B9">
        <w:rPr>
          <w:b/>
          <w:rtl/>
        </w:rPr>
        <w:t xml:space="preserve"> </w:t>
      </w:r>
      <w:r w:rsidRPr="009757B9">
        <w:rPr>
          <w:rFonts w:hint="cs"/>
          <w:b/>
          <w:rtl/>
        </w:rPr>
        <w:t>אסקופה</w:t>
      </w:r>
      <w:r w:rsidRPr="009757B9">
        <w:rPr>
          <w:b/>
          <w:rtl/>
        </w:rPr>
        <w:t xml:space="preserve"> </w:t>
      </w:r>
      <w:r w:rsidRPr="009757B9">
        <w:rPr>
          <w:rFonts w:hint="cs"/>
          <w:b/>
          <w:rtl/>
        </w:rPr>
        <w:t>החיצונה</w:t>
      </w:r>
      <w:r w:rsidRPr="009757B9">
        <w:rPr>
          <w:b/>
          <w:rtl/>
        </w:rPr>
        <w:t xml:space="preserve">, </w:t>
      </w:r>
      <w:r w:rsidRPr="009757B9">
        <w:rPr>
          <w:rFonts w:hint="cs"/>
          <w:b/>
          <w:rtl/>
        </w:rPr>
        <w:t>אף</w:t>
      </w:r>
      <w:r w:rsidRPr="009757B9">
        <w:rPr>
          <w:b/>
          <w:rtl/>
        </w:rPr>
        <w:t xml:space="preserve"> </w:t>
      </w:r>
      <w:r w:rsidRPr="009757B9">
        <w:rPr>
          <w:rFonts w:hint="cs"/>
          <w:b/>
          <w:rtl/>
        </w:rPr>
        <w:t>על</w:t>
      </w:r>
      <w:r w:rsidRPr="009757B9">
        <w:rPr>
          <w:b/>
          <w:rtl/>
        </w:rPr>
        <w:t xml:space="preserve"> </w:t>
      </w:r>
      <w:r w:rsidRPr="009757B9">
        <w:rPr>
          <w:rFonts w:hint="cs"/>
          <w:b/>
          <w:rtl/>
        </w:rPr>
        <w:t>פי</w:t>
      </w:r>
      <w:r w:rsidRPr="009757B9">
        <w:rPr>
          <w:b/>
          <w:rtl/>
        </w:rPr>
        <w:t xml:space="preserve"> </w:t>
      </w:r>
      <w:r w:rsidRPr="009757B9">
        <w:rPr>
          <w:rFonts w:hint="cs"/>
          <w:b/>
          <w:rtl/>
        </w:rPr>
        <w:t>שרוב</w:t>
      </w:r>
      <w:r w:rsidRPr="009757B9">
        <w:rPr>
          <w:b/>
          <w:rtl/>
        </w:rPr>
        <w:t xml:space="preserve"> </w:t>
      </w:r>
      <w:r w:rsidRPr="009757B9">
        <w:rPr>
          <w:rFonts w:hint="cs"/>
          <w:b/>
          <w:rtl/>
        </w:rPr>
        <w:t>פירות</w:t>
      </w:r>
      <w:r w:rsidRPr="009757B9">
        <w:rPr>
          <w:b/>
          <w:rtl/>
        </w:rPr>
        <w:t xml:space="preserve"> </w:t>
      </w:r>
      <w:r w:rsidRPr="009757B9">
        <w:rPr>
          <w:rFonts w:hint="cs"/>
          <w:b/>
          <w:rtl/>
        </w:rPr>
        <w:t>מבחוץ</w:t>
      </w:r>
      <w:r w:rsidRPr="009757B9">
        <w:rPr>
          <w:b/>
          <w:rtl/>
        </w:rPr>
        <w:t xml:space="preserve"> - </w:t>
      </w:r>
      <w:r w:rsidRPr="009757B9">
        <w:rPr>
          <w:rFonts w:hint="cs"/>
          <w:b/>
          <w:rtl/>
        </w:rPr>
        <w:t>פטור</w:t>
      </w:r>
      <w:r w:rsidRPr="009757B9">
        <w:rPr>
          <w:b/>
          <w:rtl/>
        </w:rPr>
        <w:t xml:space="preserve">, </w:t>
      </w:r>
      <w:r w:rsidRPr="009757B9">
        <w:rPr>
          <w:rFonts w:hint="cs"/>
          <w:b/>
          <w:rtl/>
        </w:rPr>
        <w:t>עד</w:t>
      </w:r>
      <w:r w:rsidRPr="009757B9">
        <w:rPr>
          <w:b/>
          <w:rtl/>
        </w:rPr>
        <w:t xml:space="preserve"> </w:t>
      </w:r>
      <w:r w:rsidRPr="009757B9">
        <w:rPr>
          <w:rFonts w:hint="cs"/>
          <w:b/>
          <w:rtl/>
        </w:rPr>
        <w:t>שיוציא</w:t>
      </w:r>
      <w:r w:rsidRPr="009757B9">
        <w:rPr>
          <w:b/>
          <w:rtl/>
        </w:rPr>
        <w:t xml:space="preserve"> </w:t>
      </w:r>
      <w:r w:rsidRPr="009757B9">
        <w:rPr>
          <w:rFonts w:hint="cs"/>
          <w:b/>
          <w:rtl/>
        </w:rPr>
        <w:t>את</w:t>
      </w:r>
      <w:r w:rsidRPr="009757B9">
        <w:rPr>
          <w:b/>
          <w:rtl/>
        </w:rPr>
        <w:t xml:space="preserve"> </w:t>
      </w:r>
      <w:r w:rsidRPr="009757B9">
        <w:rPr>
          <w:rFonts w:hint="cs"/>
          <w:b/>
          <w:rtl/>
        </w:rPr>
        <w:t>כל</w:t>
      </w:r>
      <w:r w:rsidRPr="009757B9">
        <w:rPr>
          <w:b/>
          <w:rtl/>
        </w:rPr>
        <w:t xml:space="preserve"> </w:t>
      </w:r>
      <w:r w:rsidRPr="009757B9">
        <w:rPr>
          <w:rFonts w:hint="cs"/>
          <w:b/>
          <w:rtl/>
        </w:rPr>
        <w:t>הקופה</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ins w:id="101601" w:author="קלוד" w:date="2026-10-11T13:11:34Z">
        <w:r>
          <w:rPr>
            <w:rStyle w:val="afffe"/>
            <w:rFonts w:ascii="Fb Fontext" w:hAnsi="Fb Fontext" w:hint="cs"/>
            <w:rtl/>
          </w:rPr>
          <w:t xml:space="preserve">אסקופה</w:t>
        </w:r>
      </w:ins>
      <w:del w:id="101602" w:author="קלוד" w:date="2026-10-11T13:11:34Z">
        <w:r w:rsidRPr="006F178A">
          <w:rPr>
            <w:rStyle w:val="afffe"/>
            <w:rFonts w:ascii="Fb Fontext" w:hAnsi="Fb Fontext" w:hint="cs"/>
            <w:rtl/>
          </w:rPr>
          <w:lastRenderedPageBreak/>
          <w:delText xml:space="preserve">איסקופא</w:delText>
        </w:r>
      </w:del>
      <w:r w:rsidRPr="006F178A">
        <w:rPr>
          <w:rFonts w:ascii="Fb Fontext" w:hAnsi="Fb Fontext" w:hint="cs"/>
          <w:rtl/>
        </w:rPr>
        <w:t xml:space="preserve"> - </w:t>
      </w:r>
      <w:ins w:id="101599" w:author="קלוד" w:date="2026-10-11T13:11:34Z">
        <w:r>
          <w:rPr>
            <w:rFonts w:ascii="Fb Fontext" w:hAnsi="Fb Fontext"/>
            <w:rtl/>
          </w:rPr>
          <w:t xml:space="preserve">כרמלית,</w:t>
        </w:r>
      </w:ins>
      <w:del w:id="101600" w:author="קלוד" w:date="2026-10-11T13:11:34Z">
        <w:r w:rsidRPr="006F178A">
          <w:rPr>
            <w:rFonts w:ascii="Fb Fontext" w:hAnsi="Fb Fontext"/>
            <w:rtl/>
          </w:rPr>
          <w:delText xml:space="preserve">כרמלית</w:delText>
        </w:r>
      </w:del>
      <w:r w:rsidRPr="006F178A">
        <w:rPr>
          <w:rFonts w:ascii="Fb Fontext" w:hAnsi="Fb Fontext"/>
          <w:rtl/>
        </w:rPr>
        <w:t xml:space="preserve"> </w:t>
      </w:r>
      <w:ins w:id="101597" w:author="קלוד" w:date="2026-10-11T13:11:34Z">
        <w:r>
          <w:rPr>
            <w:rFonts w:ascii="Fb Fontext" w:hAnsi="Fb Fontext"/>
            <w:rtl/>
          </w:rPr>
          <w:t xml:space="preserve">והטעם </w:t>
        </w:r>
        <w:r>
          <w:rPr>
            <w:rStyle w:val="afffffe"/>
            <w:rFonts w:ascii="Fb Fontext" w:hAnsi="Fb Fontext"/>
            <w:rtl/>
          </w:rPr>
          <w:t xml:space="preserve">שפטור</w:t>
        </w:r>
      </w:ins>
      <w:del w:id="101598" w:author="קלוד" w:date="2026-10-11T13:11:34Z">
        <w:r w:rsidRPr="006F178A">
          <w:rPr>
            <w:rFonts w:ascii="Fb Fontext" w:hAnsi="Fb Fontext"/>
            <w:rtl/>
          </w:rPr>
          <w:delText xml:space="preserve">וטעמא</w:delText>
        </w:r>
      </w:del>
      <w:r w:rsidRPr="006F178A">
        <w:rPr>
          <w:rFonts w:ascii="Fb Fontext" w:hAnsi="Fb Fontext"/>
          <w:rtl/>
        </w:rPr>
        <w:t xml:space="preserve"> - </w:t>
      </w:r>
      <w:ins w:id="101595" w:author="קלוד" w:date="2026-10-11T13:11:34Z">
        <w:r>
          <w:rPr>
            <w:rFonts w:ascii="Fb Fontext" w:hAnsi="Fb Fontext"/>
            <w:rtl/>
          </w:rPr>
          <w:t xml:space="preserve">שנח</w:t>
        </w:r>
      </w:ins>
      <w:del w:id="101596" w:author="קלוד" w:date="2026-10-11T13:11:34Z">
        <w:r w:rsidRPr="006F178A">
          <w:rPr>
            <w:rFonts w:ascii="Fb Fontext" w:hAnsi="Fb Fontext"/>
            <w:rtl/>
          </w:rPr>
          <w:delText xml:space="preserve">דנח</w:delText>
        </w:r>
      </w:del>
      <w:r w:rsidRPr="006F178A">
        <w:rPr>
          <w:rFonts w:ascii="Fb Fontext" w:hAnsi="Fb Fontext"/>
          <w:rtl/>
        </w:rPr>
        <w:t xml:space="preserve"> </w:t>
      </w:r>
      <w:ins w:id="101593" w:author="קלוד" w:date="2026-10-11T13:11:34Z">
        <w:r>
          <w:rPr>
            <w:rFonts w:ascii="Fb Fontext" w:hAnsi="Fb Fontext"/>
            <w:rtl/>
          </w:rPr>
          <w:t xml:space="preserve">בכרמלית;</w:t>
        </w:r>
      </w:ins>
      <w:del w:id="101594" w:author="קלוד" w:date="2026-10-11T13:11:34Z">
        <w:r w:rsidRPr="006F178A">
          <w:rPr>
            <w:rFonts w:ascii="Fb Fontext" w:hAnsi="Fb Fontext"/>
            <w:rtl/>
          </w:rPr>
          <w:delText xml:space="preserve">בכרמלית,</w:delText>
        </w:r>
      </w:del>
      <w:r w:rsidRPr="006F178A">
        <w:rPr>
          <w:rFonts w:ascii="Fb Fontext" w:hAnsi="Fb Fontext"/>
          <w:rtl/>
        </w:rPr>
        <w:t xml:space="preserve"> הא </w:t>
      </w:r>
      <w:r w:rsidRPr="006F178A">
        <w:rPr>
          <w:rFonts w:ascii="Fb Fontext" w:hAnsi="Fb Fontext"/>
          <w:rtl/>
        </w:rPr>
        <w:t xml:space="preserve">לא</w:t>
      </w:r>
      <w:r w:rsidRPr="006F178A">
        <w:rPr>
          <w:rFonts w:ascii="Fb Fontext" w:hAnsi="Fb Fontext"/>
          <w:rtl/>
        </w:rPr>
        <w:t xml:space="preserve"> נח בכרמלית - </w:t>
      </w:r>
      <w:ins w:id="96103" w:author="מנוע מכני" w:date="2026-10-11T12:04:39Z">
        <w:ins w:id="101591" w:author="קלוד" w:date="2026-10-11T13:11:34Z">
          <w:r>
            <w:rPr>
              <w:rFonts w:ascii="Fb Fontext" w:hAnsi="Fb Fontext"/>
              <w:rtl/>
            </w:rPr>
            <w:t xml:space="preserve">חייב.</w:t>
          </w:r>
        </w:ins>
        <w:del w:id="101592" w:author="קלוד" w:date="2026-10-11T13:11:34Z">
          <w:r>
            <w:rPr>
              <w:rFonts w:ascii="Fb Fontext" w:hAnsi="Fb Fontext"/>
              <w:rtl/>
            </w:rPr>
            <w:delText xml:space="preserve">מחוייב</w:delText>
          </w:r>
          <w:r w:rsidRPr="006F178A">
            <w:rPr>
              <w:rFonts w:ascii="Fb Fontext" w:hAnsi="Fb Fontext"/>
              <w:rtl/>
            </w:rPr>
            <w:delText xml:space="preserve">.</w:delText>
          </w:r>
        </w:del>
      </w:ins>
      <w:del w:id="96104" w:author="מנוע מכני" w:date="2026-10-11T12:04:39Z">
        <w:r w:rsidRPr="006F178A">
          <w:rPr>
            <w:rFonts w:ascii="Fb Fontext" w:hAnsi="Fb Fontext"/>
            <w:rtl/>
          </w:rPr>
          <w:delText xml:space="preserve">מיחייב</w:delText>
        </w:r>
      </w:del>
    </w:p>
    <w:p w:rsidR="00E9703F" w:rsidRPr="006F178A" w:rsidRDefault="00E9703F" w:rsidP="00E9703F">
      <w:pPr>
        <w:rPr>
          <w:rtl/>
        </w:rPr>
      </w:pPr>
      <w:r w:rsidRPr="006F178A">
        <w:rPr>
          <w:rtl/>
        </w:rPr>
        <w:t xml:space="preserve">ודלא כבן עזאי, </w:t>
      </w:r>
      <w:r w:rsidRPr="006F178A">
        <w:rPr>
          <w:rtl/>
        </w:rPr>
        <w:t xml:space="preserve">דתניא</w:t>
      </w:r>
      <w:r w:rsidRPr="006F178A">
        <w:rPr>
          <w:rtl/>
        </w:rPr>
        <w:t xml:space="preserve">: המוציא מחנות לפלטיא דרך סטיו - חייב, ובן עזאי פוטר.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635" w:author="קלוד" w:date="2026-10-11T12:33:55Z"/>
        </w:rPr>
      </w:pPr>
      <w:ins w:id="90636" w:author="קלוד" w:date="2026-10-11T12:33:55Z">
        <w:r>
          <w:rPr>
            <w:color w:val="7B3F00"/>
          </w:rPr>
          <w:t xml:space="preserve">קופה מלאה שנתנה על האסקופה - אגד כלי שמיה אגד</w:t>
        </w:r>
      </w:ins>
    </w:p>
    <w:p w:rsidR="00E9703F" w:rsidRPr="006F178A" w:rsidRDefault="00E9703F" w:rsidP="00E9703F">
      <w:pPr>
        <w:rPr>
          <w:rtl/>
        </w:rPr>
      </w:pPr>
      <w:r w:rsidRPr="006F178A">
        <w:rPr>
          <w:rStyle w:val="afffe"/>
          <w:rFonts w:ascii="Fb Fontext" w:hAnsi="Fb Fontext" w:hint="cs"/>
          <w:rtl/>
        </w:rPr>
        <w:t>קופה שהיא מלאה</w:t>
      </w:r>
    </w:p>
    <w:p>
      <w:pPr>
        <w:pStyle w:val="38"/>
        <w:rPr>
          <w:ins w:id="98084" w:author="מנוע מכני" w:date="2026-10-11T12:04:39Z"/>
        </w:rPr>
      </w:pPr>
      <w:del w:id="98083" w:author="מנוע מכני" w:date="2026-10-11T12:04:39Z">
        <w:r w:rsidRPr="006F178A">
          <w:delText xml:space="preserve">•</w:delText>
        </w:r>
      </w:del>
      <w:r w:rsidRPr="006F178A">
        <w:t xml:space="preserve"> </w:t>
      </w:r>
      <w:r w:rsidRPr="006F178A">
        <w:t xml:space="preserve">חזקיה:</w:t>
      </w:r>
    </w:p>
    <w:p w:rsidR="00E9703F" w:rsidRPr="006F178A" w:rsidRDefault="00E9703F" w:rsidP="00E9703F">
      <w:pPr>
        <w:rPr>
          <w:rtl/>
        </w:rPr>
      </w:pPr>
      <w:del w:id="98085" w:author="מנוע מכני" w:date="2026-10-11T12:04:39Z">
        <w:r w:rsidRPr="006F178A">
          <w:rPr>
            <w:rtl/>
          </w:rPr>
          <w:delText xml:space="preserve"> </w:delText>
        </w:r>
      </w:del>
      <w:ins w:id="95523" w:author="מנוע מכני" w:date="2026-10-11T12:04:39Z">
        <w:r>
          <w:rPr>
            <w:rtl/>
          </w:rPr>
          <w:t xml:space="preserve">דווקא </w:t>
        </w:r>
      </w:ins>
      <w:del w:id="95524" w:author="מנוע מכני" w:date="2026-10-11T12:04:39Z">
        <w:r w:rsidRPr="006F178A">
          <w:rPr>
            <w:rtl/>
          </w:rPr>
          <w:delText xml:space="preserve">לא שנו אלא </w:delText>
        </w:r>
      </w:del>
      <w:r w:rsidRPr="006F178A">
        <w:rPr>
          <w:rtl/>
        </w:rPr>
        <w:t xml:space="preserve">בקופה </w:t>
      </w:r>
      <w:ins w:id="101611" w:author="קלוד" w:date="2026-10-11T13:11:34Z">
        <w:r>
          <w:rPr>
            <w:rtl/>
          </w:rPr>
          <w:t xml:space="preserve">מלאה</w:t>
        </w:r>
      </w:ins>
      <w:del w:id="101612" w:author="קלוד" w:date="2026-10-11T13:11:34Z">
        <w:r w:rsidRPr="006F178A">
          <w:rPr>
            <w:rtl/>
          </w:rPr>
          <w:delText xml:space="preserve">מליאה</w:delText>
        </w:r>
      </w:del>
      <w:r w:rsidRPr="006F178A">
        <w:rPr>
          <w:rtl/>
        </w:rPr>
        <w:t xml:space="preserve"> קישואין ודלועין, אבל </w:t>
      </w:r>
      <w:ins w:id="101609" w:author="קלוד" w:date="2026-10-11T13:11:34Z">
        <w:r>
          <w:rPr>
            <w:rtl/>
          </w:rPr>
          <w:t xml:space="preserve">מלאה</w:t>
        </w:r>
      </w:ins>
      <w:del w:id="101610" w:author="קלוד" w:date="2026-10-11T13:11:34Z">
        <w:r w:rsidRPr="006F178A">
          <w:rPr>
            <w:rtl/>
          </w:rPr>
          <w:delText xml:space="preserve">מליאה</w:delText>
        </w:r>
      </w:del>
      <w:r w:rsidRPr="006F178A">
        <w:rPr>
          <w:rtl/>
        </w:rPr>
        <w:t xml:space="preserve"> חרדל </w:t>
      </w:r>
      <w:ins w:id="101607" w:author="קלוד" w:date="2026-10-11T13:11:34Z">
        <w:r>
          <w:rPr>
            <w:rtl/>
          </w:rPr>
          <w:t xml:space="preserve">-</w:t>
        </w:r>
      </w:ins>
      <w:del w:id="101608" w:author="קלוד" w:date="2026-10-11T13:11:34Z">
        <w:r w:rsidRPr="006F178A">
          <w:rPr>
            <w:rtl/>
          </w:rPr>
          <w:delText xml:space="preserve">חייב</w:delText>
        </w:r>
      </w:del>
      <w:r w:rsidRPr="006F178A">
        <w:rPr>
          <w:rtl/>
        </w:rPr>
        <w:t xml:space="preserve"> </w:t>
      </w:r>
      <w:ins w:id="101605" w:author="קלוד" w:date="2026-10-11T13:11:34Z">
        <w:r>
          <w:rPr>
            <w:rStyle w:val="2fb"/>
            <w:rtl/>
          </w:rPr>
          <w:t xml:space="preserve">חייב.</w:t>
        </w:r>
      </w:ins>
      <w:del w:id="101606" w:author="קלוד" w:date="2026-10-11T13:11:34Z">
        <w:r w:rsidRPr="006F178A">
          <w:rPr>
            <w:rStyle w:val="2fb"/>
            <w:rtl/>
          </w:rPr>
          <w:delText xml:space="preserve">ור"יו</w:delText>
        </w:r>
      </w:del>
      <w:r w:rsidRPr="006F178A">
        <w:rPr>
          <w:rtl/>
        </w:rPr>
        <w:t xml:space="preserve"> </w:t>
      </w:r>
      <w:ins w:id="101603" w:author="קלוד" w:date="2026-10-11T13:11:34Z">
        <w:r>
          <w:rPr>
            <w:rtl/>
          </w:rPr>
          <w:t xml:space="preserve">ורי"ו </w:t>
        </w:r>
        <w:r>
          <w:rPr>
            <w:rStyle w:val="afffffe"/>
            <w:rtl/>
          </w:rPr>
          <w:t xml:space="preserve">אף בחרדל</w:t>
        </w:r>
        <w:r>
          <w:rPr>
            <w:rtl/>
          </w:rPr>
          <w:t xml:space="preserve"> פוטר.</w:t>
        </w:r>
      </w:ins>
      <w:del w:id="101604" w:author="קלוד" w:date="2026-10-11T13:11:34Z">
        <w:r w:rsidRPr="006F178A">
          <w:rPr>
            <w:rtl/>
          </w:rPr>
          <w:delText xml:space="preserve">פוטר</w:delText>
        </w:r>
      </w:del>
    </w:p>
    <w:p w:rsidR="00E9703F" w:rsidRPr="006F178A" w:rsidRDefault="00E9703F" w:rsidP="00E9703F">
      <w:pPr>
        <w:rPr>
          <w:rStyle w:val="afffe"/>
          <w:rFonts w:ascii="Fb Fontext" w:hAnsi="Fb Fontext"/>
          <w:b/>
          <w:rtl/>
        </w:rPr>
      </w:pPr>
      <w:ins w:id="90353" w:author="Claude - סמנטי" w:date="2026-10-11T12:28:21Z">
        <w:r>
          <w:rPr>
            <w:rFonts w:hint="cs"/>
            <w:rtl/>
          </w:rPr>
          <w:t xml:space="preserve">המחלוקת</w:t>
        </w:r>
      </w:ins>
      <w:del w:id="90354" w:author="Claude - סמנטי" w:date="2026-10-11T12:28:21Z">
        <w:r w:rsidRPr="006F178A">
          <w:rPr>
            <w:rFonts w:hint="cs"/>
            <w:rtl/>
          </w:rPr>
          <w:delText xml:space="preserve">הפלוגתא</w:delText>
        </w:r>
      </w:del>
      <w:r w:rsidRPr="006F178A">
        <w:rPr>
          <w:rFonts w:hint="cs"/>
          <w:rtl/>
        </w:rPr>
        <w:t xml:space="preserve"> בינהם</w:t>
      </w:r>
    </w:p>
    <w:p w:rsidR="00E9703F" w:rsidRPr="006F178A" w:rsidRDefault="00E9703F" w:rsidP="00E9703F">
      <w:r w:rsidRPr="006F178A">
        <w:rPr>
          <w:rStyle w:val="afffe"/>
          <w:rFonts w:ascii="Fb Fontext" w:hAnsi="Fb Fontext" w:hint="cs"/>
          <w:b/>
          <w:rtl/>
        </w:rPr>
        <w:t>א.</w:t>
      </w:r>
      <w:r w:rsidRPr="006F178A">
        <w:rPr>
          <w:rFonts w:hint="cs"/>
          <w:rtl/>
        </w:rPr>
        <w:t xml:space="preserve"> </w:t>
      </w:r>
      <w:ins w:id="94759" w:author="מנוע מכני" w:date="2026-10-11T12:04:39Z">
        <w:r>
          <w:rPr>
            <w:rtl/>
          </w:rPr>
          <w:t xml:space="preserve">אם </w:t>
        </w:r>
      </w:ins>
      <w:del w:id="94760" w:author="מנוע מכני" w:date="2026-10-11T12:04:39Z">
        <w:r w:rsidRPr="006F178A">
          <w:rPr>
            <w:rtl/>
          </w:rPr>
          <w:delText xml:space="preserve">אי </w:delText>
        </w:r>
      </w:del>
      <w:r w:rsidRPr="006F178A">
        <w:rPr>
          <w:rtl/>
        </w:rPr>
        <w:t xml:space="preserve">אגד כלי שמיה אגד </w:t>
      </w:r>
      <w:ins w:id="94761" w:author="מנוע מכני" w:date="2026-10-11T12:04:39Z">
        <w:r>
          <w:rPr>
            <w:rtl/>
          </w:rPr>
          <w:t xml:space="preserve">אם </w:t>
        </w:r>
      </w:ins>
      <w:del w:id="94762" w:author="מנוע מכני" w:date="2026-10-11T12:04:39Z">
        <w:r w:rsidRPr="006F178A">
          <w:rPr>
            <w:rtl/>
          </w:rPr>
          <w:delText xml:space="preserve">אי </w:delText>
        </w:r>
      </w:del>
      <w:ins w:id="91391" w:author="מנוע מכני" w:date="2026-10-11T12:04:39Z">
        <w:r>
          <w:rPr>
            <w:rtl/>
          </w:rPr>
          <w:t xml:space="preserve">לא</w:t>
        </w:r>
      </w:ins>
      <w:del w:id="91392" w:author="מנוע מכני" w:date="2026-10-11T12:04:39Z">
        <w:r w:rsidRPr="006F178A">
          <w:rPr>
            <w:rtl/>
          </w:rPr>
          <w:delText xml:space="preserve">לאו</w:delText>
        </w:r>
      </w:del>
      <w:r w:rsidRPr="006F178A">
        <w:rPr>
          <w:rtl/>
        </w:rPr>
        <w:t xml:space="preserve">.</w:t>
      </w:r>
    </w:p>
    <w:p w:rsidR="00E9703F" w:rsidRPr="004640F6" w:rsidRDefault="00E9703F" w:rsidP="00E9703F">
      <w:pPr>
        <w:rPr>
          <w:spacing w:val="-4"/>
          <w:rtl/>
        </w:rPr>
      </w:pPr>
      <w:ins w:id="101627" w:author="קלוד" w:date="2026-10-11T13:11:34Z">
        <w:r>
          <w:rPr>
            <w:spacing w:val="-4"/>
            <w:rtl/>
          </w:rPr>
          <w:t xml:space="preserve">ומתני' אינה מדויקת כחזקיה, שסובר</w:t>
        </w:r>
      </w:ins>
      <w:del w:id="101628" w:author="קלוד" w:date="2026-10-11T13:11:34Z">
        <w:r w:rsidRPr="004640F6">
          <w:rPr>
            <w:spacing w:val="-4"/>
            <w:rtl/>
          </w:rPr>
          <w:delText xml:space="preserve">ומתני'</w:delText>
        </w:r>
      </w:del>
      <w:r w:rsidRPr="004640F6">
        <w:rPr>
          <w:spacing w:val="-4"/>
          <w:rtl/>
        </w:rPr>
        <w:t xml:space="preserve"> </w:t>
      </w:r>
      <w:r w:rsidRPr="004640F6">
        <w:rPr>
          <w:spacing w:val="-4"/>
          <w:rtl/>
        </w:rPr>
        <w:t xml:space="preserve">לא</w:t>
      </w:r>
      <w:r w:rsidRPr="004640F6">
        <w:rPr>
          <w:spacing w:val="-4"/>
          <w:rtl/>
        </w:rPr>
        <w:t xml:space="preserve"> </w:t>
      </w:r>
      <w:ins w:id="101625" w:author="קלוד" w:date="2026-10-11T13:11:34Z">
        <w:r>
          <w:rPr>
            <w:spacing w:val="-4"/>
            <w:rtl/>
          </w:rPr>
          <w:t xml:space="preserve">שמיה</w:t>
        </w:r>
      </w:ins>
      <w:del w:id="101626" w:author="קלוד" w:date="2026-10-11T13:11:34Z">
        <w:r w:rsidRPr="004640F6">
          <w:rPr>
            <w:spacing w:val="-4"/>
            <w:rtl/>
          </w:rPr>
          <w:delText xml:space="preserve">דייקא</w:delText>
        </w:r>
      </w:del>
      <w:r w:rsidRPr="004640F6">
        <w:rPr>
          <w:spacing w:val="-4"/>
          <w:rtl/>
        </w:rPr>
        <w:t xml:space="preserve"> </w:t>
      </w:r>
      <w:ins w:id="101623" w:author="קלוד" w:date="2026-10-11T13:11:34Z">
        <w:r>
          <w:rPr>
            <w:rStyle w:val="2fb"/>
            <w:spacing w:val="-4"/>
            <w:rtl/>
          </w:rPr>
          <w:t xml:space="preserve">אגד</w:t>
        </w:r>
      </w:ins>
      <w:del w:id="101624" w:author="קלוד" w:date="2026-10-11T13:11:34Z">
        <w:r w:rsidRPr="004640F6">
          <w:rPr>
            <w:rStyle w:val="2fb"/>
            <w:spacing w:val="-4"/>
            <w:rtl/>
          </w:rPr>
          <w:delText xml:space="preserve">כחזקיה</w:delText>
        </w:r>
      </w:del>
      <w:r w:rsidRPr="004640F6">
        <w:rPr>
          <w:spacing w:val="-4"/>
          <w:rtl/>
        </w:rPr>
        <w:t xml:space="preserve"> - </w:t>
      </w:r>
      <w:ins w:id="101621" w:author="קלוד" w:date="2026-10-11T13:11:34Z">
        <w:r>
          <w:rPr>
            <w:spacing w:val="-4"/>
            <w:rtl/>
          </w:rPr>
          <w:t xml:space="preserve">ששונה:</w:t>
        </w:r>
      </w:ins>
      <w:del w:id="101622" w:author="קלוד" w:date="2026-10-11T13:11:34Z">
        <w:r w:rsidRPr="004640F6">
          <w:rPr>
            <w:spacing w:val="-4"/>
            <w:rtl/>
          </w:rPr>
          <w:delText xml:space="preserve">דקתני</w:delText>
        </w:r>
      </w:del>
      <w:r w:rsidRPr="004640F6">
        <w:rPr>
          <w:spacing w:val="-4"/>
          <w:rtl/>
        </w:rPr>
        <w:t xml:space="preserve"> </w:t>
      </w:r>
      <w:ins w:id="101619" w:author="קלוד" w:date="2026-10-11T13:11:34Z">
        <w:r>
          <w:rPr>
            <w:spacing w:val="-4"/>
            <w:rtl/>
          </w:rPr>
          <w:t xml:space="preserve">'עד</w:t>
        </w:r>
      </w:ins>
      <w:del w:id="101620" w:author="קלוד" w:date="2026-10-11T13:11:34Z">
        <w:r w:rsidRPr="004640F6">
          <w:rPr>
            <w:spacing w:val="-4"/>
            <w:rtl/>
          </w:rPr>
          <w:delText xml:space="preserve">עד</w:delText>
        </w:r>
      </w:del>
      <w:r w:rsidRPr="004640F6">
        <w:rPr>
          <w:spacing w:val="-4"/>
          <w:rtl/>
        </w:rPr>
        <w:t xml:space="preserve"> שיוציא את כל </w:t>
      </w:r>
      <w:ins w:id="101617" w:author="קלוד" w:date="2026-10-11T13:11:34Z">
        <w:r>
          <w:rPr>
            <w:spacing w:val="-4"/>
            <w:rtl/>
          </w:rPr>
          <w:t xml:space="preserve">הקופה'</w:t>
        </w:r>
      </w:ins>
      <w:del w:id="101618" w:author="קלוד" w:date="2026-10-11T13:11:34Z">
        <w:r w:rsidRPr="004640F6">
          <w:rPr>
            <w:spacing w:val="-4"/>
            <w:rtl/>
          </w:rPr>
          <w:delText xml:space="preserve">הקופה</w:delText>
        </w:r>
      </w:del>
      <w:r w:rsidRPr="004640F6">
        <w:rPr>
          <w:spacing w:val="-4"/>
          <w:rtl/>
        </w:rPr>
        <w:t xml:space="preserve"> ולא </w:t>
      </w:r>
      <w:ins w:id="101615" w:author="קלוד" w:date="2026-10-11T13:11:34Z">
        <w:r>
          <w:rPr>
            <w:spacing w:val="-4"/>
            <w:rtl/>
          </w:rPr>
          <w:t xml:space="preserve">'כל</w:t>
        </w:r>
      </w:ins>
      <w:del w:id="101616" w:author="קלוד" w:date="2026-10-11T13:11:34Z">
        <w:r w:rsidRPr="004640F6">
          <w:rPr>
            <w:spacing w:val="-4"/>
            <w:rtl/>
          </w:rPr>
          <w:delText xml:space="preserve">כל</w:delText>
        </w:r>
      </w:del>
      <w:r w:rsidRPr="004640F6">
        <w:rPr>
          <w:spacing w:val="-4"/>
          <w:rtl/>
        </w:rPr>
        <w:t xml:space="preserve"> </w:t>
      </w:r>
      <w:ins w:id="101613" w:author="קלוד" w:date="2026-10-11T13:11:34Z">
        <w:r>
          <w:rPr>
            <w:spacing w:val="-4"/>
            <w:rtl/>
          </w:rPr>
          <w:t xml:space="preserve">הפירות'.</w:t>
        </w:r>
      </w:ins>
      <w:del w:id="101614" w:author="קלוד" w:date="2026-10-11T13:11:34Z">
        <w:r w:rsidRPr="004640F6">
          <w:rPr>
            <w:spacing w:val="-4"/>
            <w:rtl/>
          </w:rPr>
          <w:delText xml:space="preserve">הפירות </w:delText>
        </w:r>
        <w:r>
          <w:rPr>
            <w:spacing w:val="-4"/>
            <w:rtl/>
          </w:rPr>
          <w:delText xml:space="preserve">דסבר</w:delText>
        </w:r>
        <w:r w:rsidRPr="004640F6">
          <w:rPr>
            <w:spacing w:val="-4"/>
            <w:rtl/>
          </w:rPr>
          <w:delText xml:space="preserve"> </w:delText>
        </w:r>
        <w:r>
          <w:rPr>
            <w:spacing w:val="-4"/>
            <w:rtl/>
          </w:rPr>
          <w:delText xml:space="preserve">לא</w:delText>
        </w:r>
        <w:r w:rsidRPr="004640F6">
          <w:rPr>
            <w:spacing w:val="-4"/>
            <w:rtl/>
          </w:rPr>
          <w:delText xml:space="preserve"> שמיה אגד.</w:delText>
        </w:r>
      </w:del>
      <w:ins w:id="95215" w:author="מנוע מכני" w:date="2026-10-11T12:04:39Z"/>
      <w:del w:id="95216" w:author="מנוע מכני" w:date="2026-10-11T12:04:39Z">
        <w:r w:rsidRPr="004640F6">
          <w:rPr>
            <w:spacing w:val="-4"/>
            <w:rtl/>
          </w:rPr>
          <w:delText xml:space="preserve">דס"ל</w:delText>
        </w:r>
      </w:del>
      <w:ins w:id="91393" w:author="מנוע מכני" w:date="2026-10-11T12:04:39Z"/>
      <w:del w:id="91394" w:author="מנוע מכני" w:date="2026-10-11T12:04:39Z">
        <w:r w:rsidRPr="004640F6">
          <w:rPr>
            <w:spacing w:val="-4"/>
            <w:rtl/>
          </w:rPr>
          <w:delText xml:space="preserve">לאו</w:delText>
        </w:r>
      </w:del>
    </w:p>
    <w:p>
      <w:pPr>
        <w:pStyle w:val="38"/>
        <w:rPr>
          <w:ins w:id="98086" w:author="מנוע מכני" w:date="2026-10-11T12:04:39Z"/>
        </w:rPr>
      </w:pPr>
      <w:r w:rsidRPr="006F178A">
        <w:t xml:space="preserve">לא</w:t>
      </w:r>
      <w:r w:rsidRPr="006F178A">
        <w:t xml:space="preserve"> דייקא כרי"ו דקתני:</w:t>
      </w:r>
    </w:p>
    <w:p w:rsidR="00E9703F" w:rsidRPr="006F178A" w:rsidRDefault="00E9703F" w:rsidP="00E9703F">
      <w:pPr>
        <w:rPr>
          <w:rtl/>
        </w:rPr>
      </w:pPr>
      <w:del w:id="98087" w:author="מנוע מכני" w:date="2026-10-11T12:04:39Z">
        <w:r w:rsidRPr="006F178A">
          <w:rPr>
            <w:rFonts w:ascii="Fb Fontext" w:hAnsi="Fb Fontext"/>
            <w:sz w:val="20"/>
            <w:rtl/>
          </w:rPr>
          <w:delText xml:space="preserve"> </w:delText>
        </w:r>
      </w:del>
      <w:ins w:id="94115" w:author="מנוע מכני" w:date="2026-10-11T12:04:39Z">
        <w:ins w:id="101641" w:author="קלוד" w:date="2026-10-11T13:11:34Z">
          <w:r>
            <w:rPr>
              <w:rFonts w:ascii="Fb Fontext" w:hAnsi="Fb Fontext"/>
              <w:sz w:val="20"/>
              <w:rtl/>
            </w:rPr>
            <w:t xml:space="preserve">'אף</w:t>
          </w:r>
        </w:ins>
        <w:del w:id="101642" w:author="קלוד" w:date="2026-10-11T13:11:34Z">
          <w:r>
            <w:rPr>
              <w:rFonts w:ascii="Fb Fontext" w:hAnsi="Fb Fontext"/>
              <w:sz w:val="20"/>
              <w:rtl/>
            </w:rPr>
            <w:delText xml:space="preserve">אף</w:delText>
          </w:r>
        </w:del>
      </w:ins>
      <w:del w:id="94116" w:author="מנוע מכני" w:date="2026-10-11T12:04:39Z">
        <w:r w:rsidRPr="006F178A">
          <w:rPr>
            <w:rFonts w:ascii="Fb Fontext" w:hAnsi="Fb Fontext"/>
            <w:sz w:val="20"/>
            <w:rtl/>
          </w:rPr>
          <w:delText xml:space="preserve">אע"פ</w:delText>
        </w:r>
      </w:del>
      <w:r w:rsidRPr="006F178A">
        <w:rPr>
          <w:rFonts w:ascii="Fb Fontext" w:hAnsi="Fb Fontext"/>
          <w:sz w:val="20"/>
          <w:rtl/>
        </w:rPr>
        <w:t xml:space="preserve"> שרוב פירות </w:t>
      </w:r>
      <w:ins w:id="101639" w:author="קלוד" w:date="2026-10-11T13:11:34Z">
        <w:r>
          <w:rPr>
            <w:rFonts w:ascii="Fb Fontext" w:hAnsi="Fb Fontext"/>
            <w:sz w:val="20"/>
            <w:rtl/>
          </w:rPr>
          <w:t xml:space="preserve">בחוץ' - רוב</w:t>
        </w:r>
      </w:ins>
      <w:del w:id="101640" w:author="קלוד" w:date="2026-10-11T13:11:34Z">
        <w:r w:rsidRPr="006F178A">
          <w:rPr>
            <w:rFonts w:ascii="Fb Fontext" w:hAnsi="Fb Fontext"/>
            <w:sz w:val="20"/>
            <w:rtl/>
          </w:rPr>
          <w:delText xml:space="preserve">בחוץ,</w:delText>
        </w:r>
      </w:del>
      <w:r w:rsidRPr="006F178A">
        <w:rPr>
          <w:rFonts w:ascii="Fb Fontext" w:hAnsi="Fb Fontext"/>
          <w:sz w:val="20"/>
          <w:rtl/>
        </w:rPr>
        <w:t xml:space="preserve"> ולא</w:t>
      </w:r>
      <w:ins w:id="101637" w:author="קלוד" w:date="2026-10-11T13:11:34Z">
        <w:r>
          <w:rPr>
            <w:rFonts w:ascii="Fb Fontext" w:hAnsi="Fb Fontext"/>
            <w:sz w:val="20"/>
            <w:rtl/>
          </w:rPr>
          <w:t xml:space="preserve"> כל; </w:t>
        </w:r>
        <w:r>
          <w:rPr>
            <w:rStyle w:val="afffffe"/>
            <w:rFonts w:ascii="Fb Fontext" w:hAnsi="Fb Fontext"/>
            <w:sz w:val="20"/>
            <w:rtl/>
          </w:rPr>
          <w:t xml:space="preserve">אבל</w:t>
        </w:r>
        <w:r>
          <w:rPr>
            <w:rFonts w:ascii="Fb Fontext" w:hAnsi="Fb Fontext"/>
            <w:sz w:val="20"/>
            <w:rtl/>
          </w:rPr>
          <w:t xml:space="preserve"> </w:t>
        </w:r>
      </w:ins>
      <w:del w:id="101638" w:author="קלוד" w:date="2026-10-11T13:11:34Z">
        <w:r w:rsidRPr="006F178A">
          <w:rPr>
            <w:rFonts w:ascii="Fb Fontext" w:hAnsi="Fb Fontext"/>
            <w:sz w:val="20"/>
            <w:rtl/>
          </w:rPr>
          <w:delText xml:space="preserve"> </w:delText>
        </w:r>
      </w:del>
      <w:r w:rsidRPr="006F178A">
        <w:rPr>
          <w:rFonts w:ascii="Fb Fontext" w:hAnsi="Fb Fontext"/>
          <w:sz w:val="20"/>
          <w:rtl/>
        </w:rPr>
        <w:t xml:space="preserve">כל </w:t>
      </w:r>
      <w:ins w:id="101635" w:author="קלוד" w:date="2026-10-11T13:11:34Z">
        <w:r>
          <w:rPr>
            <w:rFonts w:ascii="Fb Fontext" w:hAnsi="Fb Fontext"/>
            <w:sz w:val="20"/>
            <w:rtl/>
          </w:rPr>
          <w:t xml:space="preserve">הפירות,</w:t>
        </w:r>
      </w:ins>
      <w:del w:id="101636" w:author="קלוד" w:date="2026-10-11T13:11:34Z">
        <w:r w:rsidRPr="006F178A">
          <w:rPr>
            <w:rFonts w:ascii="Fb Fontext" w:hAnsi="Fb Fontext"/>
            <w:sz w:val="20"/>
            <w:rtl/>
          </w:rPr>
          <w:delText xml:space="preserve">פירות</w:delText>
        </w:r>
      </w:del>
      <w:r w:rsidRPr="006F178A">
        <w:rPr>
          <w:rFonts w:ascii="Fb Fontext" w:hAnsi="Fb Fontext"/>
          <w:sz w:val="20"/>
          <w:rtl/>
        </w:rPr>
        <w:t xml:space="preserve"> </w:t>
      </w:r>
      <w:ins w:id="94113" w:author="מנוע מכני" w:date="2026-10-11T12:04:39Z">
        <w:r>
          <w:rPr>
            <w:rFonts w:ascii="Fb Fontext" w:hAnsi="Fb Fontext"/>
            <w:sz w:val="20"/>
            <w:rtl/>
          </w:rPr>
          <w:t xml:space="preserve">אף</w:t>
        </w:r>
      </w:ins>
      <w:del w:id="94114" w:author="מנוע מכני" w:date="2026-10-11T12:04:39Z">
        <w:r w:rsidRPr="006F178A">
          <w:rPr>
            <w:rFonts w:ascii="Fb Fontext" w:hAnsi="Fb Fontext"/>
            <w:sz w:val="20"/>
            <w:rtl/>
          </w:rPr>
          <w:delText xml:space="preserve">אע"ג</w:delText>
        </w:r>
      </w:del>
      <w:r w:rsidRPr="006F178A">
        <w:rPr>
          <w:rFonts w:ascii="Fb Fontext" w:hAnsi="Fb Fontext"/>
          <w:sz w:val="20"/>
          <w:rtl/>
        </w:rPr>
        <w:t xml:space="preserve"> </w:t>
      </w:r>
      <w:ins w:id="101633" w:author="קלוד" w:date="2026-10-11T13:11:34Z">
        <w:r>
          <w:rPr>
            <w:rFonts w:ascii="Fb Fontext" w:hAnsi="Fb Fontext"/>
            <w:sz w:val="20"/>
            <w:rtl/>
          </w:rPr>
          <w:t xml:space="preserve">שהקופה</w:t>
        </w:r>
      </w:ins>
      <w:del w:id="101634" w:author="קלוד" w:date="2026-10-11T13:11:34Z">
        <w:r w:rsidRPr="006F178A">
          <w:rPr>
            <w:rFonts w:ascii="Fb Fontext" w:hAnsi="Fb Fontext"/>
            <w:sz w:val="20"/>
            <w:rtl/>
          </w:rPr>
          <w:delText xml:space="preserve">דאגידא</w:delText>
        </w:r>
      </w:del>
      <w:r w:rsidRPr="006F178A">
        <w:rPr>
          <w:rFonts w:ascii="Fb Fontext" w:hAnsi="Fb Fontext"/>
          <w:sz w:val="20"/>
          <w:rtl/>
        </w:rPr>
        <w:t xml:space="preserve"> </w:t>
      </w:r>
      <w:ins w:id="101631" w:author="קלוד" w:date="2026-10-11T13:11:34Z">
        <w:r>
          <w:rPr>
            <w:rFonts w:ascii="Fb Fontext" w:hAnsi="Fb Fontext"/>
            <w:sz w:val="20"/>
            <w:rtl/>
          </w:rPr>
          <w:t xml:space="preserve">אגודה</w:t>
        </w:r>
      </w:ins>
      <w:del w:id="101632" w:author="קלוד" w:date="2026-10-11T13:11:34Z">
        <w:r w:rsidRPr="006F178A">
          <w:rPr>
            <w:rFonts w:ascii="Fb Fontext" w:hAnsi="Fb Fontext"/>
            <w:sz w:val="20"/>
            <w:rtl/>
          </w:rPr>
          <w:delText xml:space="preserve">קופה</w:delText>
        </w:r>
      </w:del>
      <w:r w:rsidRPr="006F178A">
        <w:rPr>
          <w:rFonts w:ascii="Fb Fontext" w:hAnsi="Fb Fontext"/>
          <w:sz w:val="20"/>
          <w:rtl/>
        </w:rPr>
        <w:t xml:space="preserve"> </w:t>
      </w:r>
      <w:ins w:id="101629" w:author="קלוד" w:date="2026-10-11T13:11:34Z">
        <w:r>
          <w:rPr>
            <w:rFonts w:ascii="Fb Fontext" w:hAnsi="Fb Fontext"/>
            <w:sz w:val="20"/>
            <w:rtl/>
          </w:rPr>
          <w:t xml:space="preserve">בפנים</w:t>
        </w:r>
      </w:ins>
      <w:del w:id="101630" w:author="קלוד" w:date="2026-10-11T13:11:34Z">
        <w:r w:rsidRPr="006F178A">
          <w:rPr>
            <w:rFonts w:ascii="Fb Fontext" w:hAnsi="Fb Fontext"/>
            <w:sz w:val="20"/>
            <w:rtl/>
          </w:rPr>
          <w:delText xml:space="preserve">מגואי</w:delText>
        </w:r>
      </w:del>
      <w:r w:rsidRPr="006F178A">
        <w:rPr>
          <w:rFonts w:ascii="Fb Fontext" w:hAnsi="Fb Fontext"/>
          <w:sz w:val="20"/>
          <w:rtl/>
        </w:rPr>
        <w:t xml:space="preserve"> - חייב, </w:t>
      </w:r>
      <w:ins w:id="94235" w:author="מנוע מכני" w:date="2026-10-11T12:04:39Z">
        <w:r>
          <w:rPr>
            <w:rFonts w:ascii="Fb Fontext" w:hAnsi="Fb Fontext"/>
            <w:sz w:val="20"/>
            <w:rtl/>
          </w:rPr>
          <w:t xml:space="preserve">ומשמע ש</w:t>
        </w:r>
      </w:ins>
      <w:del w:id="94236" w:author="מנוע מכני" w:date="2026-10-11T12:04:39Z">
        <w:r w:rsidRPr="006F178A">
          <w:rPr>
            <w:rFonts w:ascii="Fb Fontext" w:hAnsi="Fb Fontext"/>
            <w:sz w:val="20"/>
            <w:rtl/>
          </w:rPr>
          <w:delText xml:space="preserve">אלמא </w:delText>
        </w:r>
      </w:del>
      <w:ins w:id="91395" w:author="מנוע מכני" w:date="2026-10-11T12:04:39Z">
        <w:r>
          <w:rPr>
            <w:rFonts w:ascii="Fb Fontext" w:hAnsi="Fb Fontext"/>
            <w:sz w:val="20"/>
            <w:rtl/>
          </w:rPr>
          <w:t xml:space="preserve">סבר</w:t>
        </w:r>
      </w:ins>
      <w:del w:id="91396" w:author="מנוע מכני" w:date="2026-10-11T12:04:39Z">
        <w:r w:rsidRPr="006F178A">
          <w:rPr>
            <w:rFonts w:ascii="Fb Fontext" w:hAnsi="Fb Fontext"/>
            <w:sz w:val="20"/>
            <w:rtl/>
          </w:rPr>
          <w:delText xml:space="preserve">קסבר</w:delText>
        </w:r>
      </w:del>
      <w:r w:rsidRPr="006F178A">
        <w:rPr>
          <w:rFonts w:ascii="Fb Fontext" w:hAnsi="Fb Fontext"/>
          <w:sz w:val="20"/>
          <w:rtl/>
        </w:rPr>
        <w:t xml:space="preserve">: אגד כלי </w:t>
      </w:r>
      <w:r w:rsidRPr="006F178A">
        <w:rPr>
          <w:rFonts w:ascii="Fb Fontext" w:hAnsi="Fb Fontext"/>
          <w:sz w:val="20"/>
          <w:rtl/>
        </w:rPr>
        <w:t xml:space="preserve">לא</w:t>
      </w:r>
      <w:r w:rsidRPr="006F178A">
        <w:rPr>
          <w:rFonts w:ascii="Fb Fontext" w:hAnsi="Fb Fontext"/>
          <w:sz w:val="20"/>
          <w:rtl/>
        </w:rPr>
        <w:t xml:space="preserve"> שמיה אגד.</w:t>
      </w:r>
    </w:p>
    <w:p>
      <w:pPr>
        <w:pStyle w:val="38"/>
        <w:rPr>
          <w:ins w:id="98089" w:author="מנוע מכני" w:date="2026-10-11T12:04:39Z"/>
        </w:rPr>
      </w:pPr>
      <w:del w:id="98088" w:author="מנוע מכני" w:date="2026-10-11T12:04:39Z">
        <w:r w:rsidRPr="006F178A">
          <w:delText xml:space="preserve">•</w:delText>
        </w:r>
      </w:del>
      <w:r w:rsidRPr="006F178A">
        <w:t xml:space="preserve"> </w:t>
      </w:r>
      <w:r w:rsidRPr="006F178A">
        <w:t xml:space="preserve">חזקיה מתרץ </w:t>
      </w:r>
      <w:ins w:id="91397" w:author="מנוע מכני" w:date="2026-10-11T12:04:39Z">
        <w:r>
          <w:t xml:space="preserve">לשיטתו</w:t>
        </w:r>
      </w:ins>
      <w:del w:id="91398" w:author="מנוע מכני" w:date="2026-10-11T12:04:39Z">
        <w:r w:rsidRPr="006F178A">
          <w:delText xml:space="preserve">לטעמיה</w:delText>
        </w:r>
      </w:del>
      <w:r w:rsidRPr="006F178A">
        <w:t xml:space="preserve">:</w:t>
      </w:r>
    </w:p>
    <w:p w:rsidR="00E9703F" w:rsidRPr="006F178A" w:rsidRDefault="00E9703F" w:rsidP="00E9703F">
      <w:pPr>
        <w:rPr>
          <w:rtl/>
        </w:rPr>
      </w:pPr>
      <w:del w:id="98090" w:author="מנוע מכני" w:date="2026-10-11T12:04:39Z">
        <w:r w:rsidRPr="006F178A">
          <w:rPr>
            <w:rFonts w:ascii="Fb Fontext" w:hAnsi="Fb Fontext"/>
            <w:rtl/>
          </w:rPr>
          <w:delText xml:space="preserve"> </w:delText>
        </w:r>
      </w:del>
      <w:r w:rsidRPr="006F178A">
        <w:rPr>
          <w:rFonts w:ascii="Fb Fontext" w:hAnsi="Fb Fontext"/>
          <w:rtl/>
        </w:rPr>
        <w:t xml:space="preserve">עד שיוציא את כל הקופה, </w:t>
      </w:r>
      <w:r w:rsidRPr="006F178A">
        <w:rPr>
          <w:rFonts w:ascii="Fb Fontext" w:hAnsi="Fb Fontext"/>
          <w:rtl/>
        </w:rPr>
        <w:t xml:space="preserve">בד"א</w:t>
      </w:r>
      <w:r w:rsidRPr="006F178A">
        <w:rPr>
          <w:rFonts w:ascii="Fb Fontext" w:hAnsi="Fb Fontext"/>
          <w:rtl/>
        </w:rPr>
        <w:t xml:space="preserve"> - בקופה מליאה קישואין ודלועין.</w:t>
      </w:r>
    </w:p>
    <w:p w:rsidR="00E9703F" w:rsidRPr="006F178A" w:rsidRDefault="00E9703F" w:rsidP="00E9703F">
      <w:pPr>
        <w:rPr>
          <w:rtl/>
        </w:rPr>
      </w:pPr>
      <w:r w:rsidRPr="006F178A">
        <w:rPr>
          <w:rtl/>
        </w:rPr>
        <w:tab/>
      </w:r>
      <w:r w:rsidRPr="006F178A">
        <w:rPr>
          <w:rtl/>
        </w:rPr>
        <w:tab/>
      </w:r>
      <w:r w:rsidRPr="006F178A">
        <w:rPr>
          <w:rtl/>
        </w:rPr>
        <w:tab/>
        <w:t>אבל מליאה חרדל - נעשה כמי שהוציא את כל הקופה, וחייב.</w:t>
      </w:r>
    </w:p>
    <w:p>
      <w:pPr>
        <w:pStyle w:val="38"/>
        <w:rPr>
          <w:ins w:id="98091" w:author="מנוע מכני" w:date="2026-10-11T12:04:39Z"/>
        </w:rPr>
      </w:pPr>
      <w:r w:rsidRPr="006F178A">
        <w:t xml:space="preserve">רי"ו מתרץ </w:t>
      </w:r>
      <w:ins w:id="91399" w:author="מנוע מכני" w:date="2026-10-11T12:04:39Z">
        <w:r>
          <w:t xml:space="preserve">לשיטתו</w:t>
        </w:r>
      </w:ins>
      <w:del w:id="91400" w:author="מנוע מכני" w:date="2026-10-11T12:04:39Z">
        <w:r w:rsidRPr="006F178A">
          <w:delText xml:space="preserve">לטעמיה</w:delText>
        </w:r>
      </w:del>
      <w:r w:rsidRPr="006F178A">
        <w:t xml:space="preserve">:</w:t>
      </w:r>
    </w:p>
    <w:p w:rsidR="00E9703F" w:rsidRPr="006F178A" w:rsidRDefault="00E9703F" w:rsidP="00E9703F">
      <w:pPr>
        <w:rPr>
          <w:rtl/>
        </w:rPr>
      </w:pPr>
      <w:del w:id="98092" w:author="מנוע מכני" w:date="2026-10-11T12:04:39Z">
        <w:r w:rsidRPr="006F178A">
          <w:rPr>
            <w:rFonts w:ascii="Fb Fontext" w:hAnsi="Fb Fontext"/>
            <w:sz w:val="20"/>
            <w:rtl/>
          </w:rPr>
          <w:delText xml:space="preserve"> </w:delText>
        </w:r>
      </w:del>
      <w:ins w:id="94117" w:author="מנוע מכני" w:date="2026-10-11T12:04:39Z">
        <w:r>
          <w:rPr>
            <w:rFonts w:ascii="Fb Fontext" w:hAnsi="Fb Fontext"/>
            <w:sz w:val="20"/>
            <w:rtl/>
          </w:rPr>
          <w:t xml:space="preserve">אף</w:t>
        </w:r>
      </w:ins>
      <w:del w:id="94118" w:author="מנוע מכני" w:date="2026-10-11T12:04:39Z">
        <w:r w:rsidRPr="006F178A">
          <w:rPr>
            <w:rFonts w:ascii="Fb Fontext" w:hAnsi="Fb Fontext"/>
            <w:sz w:val="20"/>
            <w:rtl/>
          </w:rPr>
          <w:delText xml:space="preserve">אע"פ</w:delText>
        </w:r>
      </w:del>
      <w:r w:rsidRPr="006F178A">
        <w:rPr>
          <w:rFonts w:ascii="Fb Fontext" w:hAnsi="Fb Fontext"/>
          <w:sz w:val="20"/>
          <w:rtl/>
        </w:rPr>
        <w:t xml:space="preserve"> שרוב פירות בחוץ, ולא רוב פירות בלבד אלא </w:t>
      </w:r>
      <w:ins w:id="90397" w:author="מנוע מכני" w:date="2026-10-11T12:04:39Z">
        <w:r>
          <w:rPr>
            <w:rFonts w:ascii="Fb Fontext" w:hAnsi="Fb Fontext"/>
            <w:sz w:val="20"/>
            <w:rtl/>
          </w:rPr>
          <w:t xml:space="preserve">אפי'</w:t>
        </w:r>
      </w:ins>
      <w:del w:id="90398" w:author="מנוע מכני" w:date="2026-10-11T12:04:39Z">
        <w:r w:rsidRPr="006F178A">
          <w:rPr>
            <w:rFonts w:ascii="Fb Fontext" w:hAnsi="Fb Fontext"/>
            <w:sz w:val="20"/>
            <w:rtl/>
          </w:rPr>
          <w:delText xml:space="preserve">אפילו</w:delText>
        </w:r>
      </w:del>
      <w:r w:rsidRPr="006F178A">
        <w:rPr>
          <w:rFonts w:ascii="Fb Fontext" w:hAnsi="Fb Fontext"/>
          <w:sz w:val="20"/>
          <w:rtl/>
        </w:rPr>
        <w:t xml:space="preserve"> כל פירות פטור, עד שיוציא כל הקופה.</w:t>
      </w:r>
    </w:p>
    <w:p>
      <w:pPr>
        <w:pStyle w:val="38"/>
        <w:rPr>
          <w:ins w:id="98094" w:author="מנוע מכני" w:date="2026-10-11T12:04:39Z"/>
        </w:rPr>
      </w:pPr>
      <w:del w:id="98093" w:author="מנוע מכני" w:date="2026-10-11T12:04:39Z">
        <w:r w:rsidRPr="006F178A">
          <w:delText xml:space="preserve">•</w:delText>
        </w:r>
      </w:del>
      <w:r w:rsidRPr="006F178A">
        <w:t xml:space="preserve"> והך</w:t>
      </w:r>
    </w:p>
    <w:p w:rsidR="00E9703F" w:rsidRPr="006F178A" w:rsidRDefault="00E9703F" w:rsidP="00E9703F">
      <w:pPr>
        <w:rPr>
          <w:rtl/>
        </w:rPr>
      </w:pPr>
      <w:del w:id="98095" w:author="מנוע מכני" w:date="2026-10-11T12:04:39Z">
        <w:r w:rsidRPr="006F178A">
          <w:rPr>
            <w:rFonts w:ascii="Fb Fontext" w:hAnsi="Fb Fontext" w:hint="cs"/>
            <w:rtl/>
          </w:rPr>
          <w:delText xml:space="preserve"> </w:delText>
        </w:r>
      </w:del>
      <w:ins w:id="101649" w:author="קלוד" w:date="2026-10-11T13:11:34Z">
        <w:r>
          <w:rPr>
            <w:rFonts w:ascii="Fb Fontext" w:hAnsi="Fb Fontext" w:hint="cs"/>
            <w:rtl/>
          </w:rPr>
          <w:t xml:space="preserve">'המוציא</w:t>
        </w:r>
      </w:ins>
      <w:del w:id="101650" w:author="קלוד" w:date="2026-10-11T13:11:34Z">
        <w:r w:rsidRPr="006F178A">
          <w:rPr>
            <w:rFonts w:ascii="Fb Fontext" w:hAnsi="Fb Fontext" w:hint="cs"/>
            <w:rtl/>
          </w:rPr>
          <w:delText xml:space="preserve">ד</w:delText>
        </w:r>
        <w:r w:rsidRPr="006F178A">
          <w:rPr>
            <w:rFonts w:ascii="Fb Fontext" w:hAnsi="Fb Fontext"/>
            <w:rtl/>
          </w:rPr>
          <w:delText xml:space="preserve">'המוציא</w:delText>
        </w:r>
      </w:del>
      <w:r w:rsidRPr="006F178A">
        <w:rPr>
          <w:rFonts w:ascii="Fb Fontext" w:hAnsi="Fb Fontext"/>
          <w:rtl/>
        </w:rPr>
        <w:t xml:space="preserve"> קופת הרוכלין ונתנה על אסקופה החיצונה, </w:t>
      </w:r>
      <w:ins w:id="94119" w:author="מנוע מכני" w:date="2026-10-11T12:04:39Z">
        <w:r>
          <w:rPr>
            <w:rFonts w:ascii="Fb Fontext" w:hAnsi="Fb Fontext"/>
            <w:rtl/>
          </w:rPr>
          <w:t xml:space="preserve">אף</w:t>
        </w:r>
      </w:ins>
      <w:del w:id="94120" w:author="מנוע מכני" w:date="2026-10-11T12:04:39Z">
        <w:r w:rsidRPr="006F178A">
          <w:rPr>
            <w:rFonts w:ascii="Fb Fontext" w:hAnsi="Fb Fontext"/>
            <w:rtl/>
          </w:rPr>
          <w:delText xml:space="preserve">אע"פ</w:delText>
        </w:r>
      </w:del>
      <w:r w:rsidRPr="006F178A">
        <w:rPr>
          <w:rFonts w:ascii="Fb Fontext" w:hAnsi="Fb Fontext"/>
          <w:rtl/>
        </w:rPr>
        <w:t xml:space="preserve"> שרוב מינין בחוץ</w:t>
      </w:r>
      <w:r>
        <w:rPr>
          <w:rFonts w:ascii="Fb Fontext" w:hAnsi="Fb Fontext"/>
          <w:rtl/>
        </w:rPr>
        <w:t xml:space="preserve"> - פטור, עד שיוציא את כל </w:t>
      </w:r>
      <w:ins w:id="101647" w:author="קלוד" w:date="2026-10-11T13:11:34Z">
        <w:r>
          <w:rPr>
            <w:rFonts w:ascii="Fb Fontext" w:hAnsi="Fb Fontext"/>
            <w:rtl/>
          </w:rPr>
          <w:t xml:space="preserve">הקופה',</w:t>
        </w:r>
      </w:ins>
      <w:del w:id="101648" w:author="קלוד" w:date="2026-10-11T13:11:34Z">
        <w:r>
          <w:rPr>
            <w:rFonts w:ascii="Fb Fontext" w:hAnsi="Fb Fontext"/>
            <w:rtl/>
          </w:rPr>
          <w:delText xml:space="preserve">הקופה</w:delText>
        </w:r>
        <w:r w:rsidRPr="006F178A">
          <w:rPr>
            <w:rFonts w:ascii="Fb Fontext" w:hAnsi="Fb Fontext"/>
            <w:rtl/>
          </w:rPr>
          <w:delText xml:space="preserve">,</w:delText>
        </w:r>
      </w:del>
      <w:r w:rsidRPr="006F178A">
        <w:rPr>
          <w:rFonts w:ascii="Fb Fontext" w:hAnsi="Fb Fontext"/>
          <w:rtl/>
        </w:rPr>
        <w:t xml:space="preserve"> [ומשמע </w:t>
      </w:r>
      <w:ins w:id="101645" w:author="קלוד" w:date="2026-10-11T13:11:34Z">
        <w:r>
          <w:rPr>
            <w:rFonts w:ascii="Fb Fontext" w:hAnsi="Fb Fontext"/>
            <w:rtl/>
          </w:rPr>
          <w:t xml:space="preserve">ששמיה</w:t>
        </w:r>
      </w:ins>
      <w:del w:id="101646" w:author="קלוד" w:date="2026-10-11T13:11:34Z">
        <w:r w:rsidRPr="006F178A">
          <w:rPr>
            <w:rFonts w:ascii="Fb Fontext" w:hAnsi="Fb Fontext"/>
            <w:rtl/>
          </w:rPr>
          <w:delText xml:space="preserve">דשמיה</w:delText>
        </w:r>
      </w:del>
      <w:r w:rsidRPr="006F178A">
        <w:rPr>
          <w:rFonts w:ascii="Fb Fontext" w:hAnsi="Fb Fontext"/>
          <w:rtl/>
        </w:rPr>
        <w:t xml:space="preserve"> </w:t>
      </w:r>
      <w:ins w:id="101643" w:author="קלוד" w:date="2026-10-11T13:11:34Z">
        <w:r>
          <w:rPr>
            <w:rFonts w:ascii="Fb Fontext" w:hAnsi="Fb Fontext"/>
            <w:rtl/>
          </w:rPr>
          <w:t xml:space="preserve">אגד,</w:t>
        </w:r>
      </w:ins>
      <w:del w:id="101644" w:author="קלוד" w:date="2026-10-11T13:11:34Z">
        <w:r w:rsidRPr="006F178A">
          <w:rPr>
            <w:rFonts w:ascii="Fb Fontext" w:hAnsi="Fb Fontext"/>
            <w:rtl/>
          </w:rPr>
          <w:delText xml:space="preserve">אגד</w:delText>
        </w:r>
      </w:del>
      <w:r w:rsidRPr="006F178A">
        <w:rPr>
          <w:rFonts w:ascii="Fb Fontext" w:hAnsi="Fb Fontext"/>
          <w:rtl/>
        </w:rPr>
        <w:t xml:space="preserve"> ולא </w:t>
      </w:r>
      <w:r w:rsidRPr="006F178A">
        <w:rPr>
          <w:rStyle w:val="2fb"/>
          <w:rFonts w:ascii="Fb Fontext" w:hAnsi="Fb Fontext"/>
          <w:rtl/>
        </w:rPr>
        <w:t xml:space="preserve">כחזקיה</w:t>
      </w:r>
      <w:r w:rsidRPr="006F178A">
        <w:rPr>
          <w:rFonts w:ascii="Fb Fontext" w:hAnsi="Fb Fontext"/>
          <w:rtl/>
        </w:rPr>
        <w:t xml:space="preserve">]</w:t>
      </w:r>
    </w:p>
    <w:p w:rsidR="00E9703F" w:rsidRPr="006F178A" w:rsidRDefault="00E9703F" w:rsidP="00E9703F">
      <w:pPr>
        <w:rPr>
          <w:rStyle w:val="afffe"/>
          <w:rFonts w:ascii="Fb Fontext" w:hAnsi="Fb Fontext"/>
          <w:rtl/>
        </w:rPr>
      </w:pPr>
      <w:ins w:id="101667" w:author="קלוד" w:date="2026-10-11T13:11:34Z">
        <w:r>
          <w:rPr>
            <w:rtl/>
          </w:rPr>
          <w:t xml:space="preserve">יאמר</w:t>
        </w:r>
      </w:ins>
      <w:del w:id="101668" w:author="קלוד" w:date="2026-10-11T13:11:34Z">
        <w:r w:rsidRPr="006F178A">
          <w:rPr>
            <w:rtl/>
          </w:rPr>
          <w:delText xml:space="preserve">אמר</w:delText>
        </w:r>
      </w:del>
      <w:r w:rsidRPr="006F178A">
        <w:rPr>
          <w:rtl/>
        </w:rPr>
        <w:t xml:space="preserve"> לך </w:t>
      </w:r>
      <w:ins w:id="101665" w:author="קלוד" w:date="2026-10-11T13:11:34Z">
        <w:r>
          <w:rPr>
            <w:rStyle w:val="2fb"/>
            <w:rtl/>
          </w:rPr>
          <w:t xml:space="preserve">חזקיה:</w:t>
        </w:r>
      </w:ins>
      <w:del w:id="101666" w:author="קלוד" w:date="2026-10-11T13:11:34Z">
        <w:r w:rsidRPr="006F178A">
          <w:rPr>
            <w:rStyle w:val="2fb"/>
            <w:rtl/>
          </w:rPr>
          <w:delText xml:space="preserve">חזקיה</w:delText>
        </w:r>
      </w:del>
      <w:r w:rsidRPr="006F178A">
        <w:rPr>
          <w:rtl/>
        </w:rPr>
        <w:t xml:space="preserve"> </w:t>
      </w:r>
      <w:ins w:id="101663" w:author="קלוד" w:date="2026-10-11T13:11:34Z">
        <w:r>
          <w:rPr>
            <w:rtl/>
          </w:rPr>
          <w:t xml:space="preserve">מדובר</w:t>
        </w:r>
      </w:ins>
      <w:del w:id="101664" w:author="קלוד" w:date="2026-10-11T13:11:34Z">
        <w:r w:rsidRPr="006F178A">
          <w:rPr>
            <w:rtl/>
          </w:rPr>
          <w:delText xml:space="preserve">מיירי</w:delText>
        </w:r>
      </w:del>
      <w:r w:rsidRPr="006F178A">
        <w:rPr>
          <w:rtl/>
        </w:rPr>
        <w:t xml:space="preserve"> </w:t>
      </w:r>
      <w:ins w:id="101661" w:author="קלוד" w:date="2026-10-11T13:11:34Z">
        <w:r>
          <w:rPr>
            <w:rtl/>
          </w:rPr>
          <w:t xml:space="preserve">באורנסי,</w:t>
        </w:r>
      </w:ins>
      <w:del w:id="101662" w:author="קלוד" w:date="2026-10-11T13:11:34Z">
        <w:r w:rsidRPr="006F178A">
          <w:rPr>
            <w:rtl/>
          </w:rPr>
          <w:delText xml:space="preserve">באורנסי</w:delText>
        </w:r>
      </w:del>
      <w:r w:rsidRPr="006F178A">
        <w:rPr>
          <w:rtl/>
        </w:rPr>
        <w:t xml:space="preserve"> </w:t>
      </w:r>
      <w:ins w:id="101659" w:author="קלוד" w:date="2026-10-11T13:11:34Z">
        <w:r>
          <w:rPr>
            <w:rtl/>
          </w:rPr>
          <w:t xml:space="preserve">ששורשיהם</w:t>
        </w:r>
      </w:ins>
      <w:del w:id="101660" w:author="קלוד" w:date="2026-10-11T13:11:34Z">
        <w:r w:rsidRPr="006F178A">
          <w:rPr>
            <w:rtl/>
          </w:rPr>
          <w:delText xml:space="preserve">שורשיהם</w:delText>
        </w:r>
      </w:del>
      <w:r w:rsidRPr="006F178A">
        <w:rPr>
          <w:rtl/>
        </w:rPr>
        <w:t xml:space="preserve"> </w:t>
      </w:r>
      <w:ins w:id="101657" w:author="קלוד" w:date="2026-10-11T13:11:34Z">
        <w:r>
          <w:rPr>
            <w:rtl/>
          </w:rPr>
          <w:t xml:space="preserve">ארוכים,</w:t>
        </w:r>
      </w:ins>
      <w:del w:id="101658" w:author="קלוד" w:date="2026-10-11T13:11:34Z">
        <w:r w:rsidRPr="006F178A">
          <w:rPr>
            <w:rtl/>
          </w:rPr>
          <w:delText xml:space="preserve">ארוכים</w:delText>
        </w:r>
      </w:del>
      <w:r w:rsidRPr="006F178A">
        <w:rPr>
          <w:rtl/>
        </w:rPr>
        <w:t xml:space="preserve"> לכן </w:t>
      </w:r>
      <w:ins w:id="101655" w:author="קלוד" w:date="2026-10-11T13:11:34Z">
        <w:r>
          <w:rPr>
            <w:rtl/>
          </w:rPr>
          <w:t xml:space="preserve">פטור;</w:t>
        </w:r>
      </w:ins>
      <w:del w:id="101656" w:author="קלוד" w:date="2026-10-11T13:11:34Z">
        <w:r w:rsidRPr="006F178A">
          <w:rPr>
            <w:rtl/>
          </w:rPr>
          <w:delText xml:space="preserve">פטור</w:delText>
        </w:r>
      </w:del>
      <w:r w:rsidRPr="006F178A">
        <w:rPr>
          <w:rtl/>
        </w:rPr>
        <w:t xml:space="preserve"> אבל קטנים </w:t>
      </w:r>
      <w:ins w:id="101653" w:author="קלוד" w:date="2026-10-11T13:11:34Z">
        <w:r>
          <w:rPr>
            <w:rtl/>
          </w:rPr>
          <w:t xml:space="preserve">-</w:t>
        </w:r>
      </w:ins>
      <w:del w:id="101654" w:author="קלוד" w:date="2026-10-11T13:11:34Z">
        <w:r w:rsidRPr="006F178A">
          <w:rPr>
            <w:rtl/>
          </w:rPr>
          <w:delText xml:space="preserve">חייב</w:delText>
        </w:r>
      </w:del>
      <w:r w:rsidRPr="006F178A">
        <w:rPr>
          <w:rtl/>
        </w:rPr>
        <w:t xml:space="preserve"> </w:t>
      </w:r>
      <w:ins w:id="91401" w:author="מנוע מכני" w:date="2026-10-11T12:04:39Z">
        <w:ins w:id="101651" w:author="קלוד" w:date="2026-10-11T13:11:34Z">
          <w:r>
            <w:rPr>
              <w:rtl/>
            </w:rPr>
            <w:t xml:space="preserve">חייב, שלא</w:t>
          </w:r>
        </w:ins>
        <w:del w:id="101652" w:author="קלוד" w:date="2026-10-11T13:11:34Z">
          <w:r>
            <w:rPr>
              <w:rtl/>
            </w:rPr>
            <w:delText xml:space="preserve">דלא</w:delText>
          </w:r>
        </w:del>
      </w:ins>
      <w:del w:id="91402" w:author="מנוע מכני" w:date="2026-10-11T12:04:39Z">
        <w:r w:rsidRPr="006F178A">
          <w:rPr>
            <w:rtl/>
          </w:rPr>
          <w:delText xml:space="preserve">דלאו</w:delText>
        </w:r>
      </w:del>
      <w:r w:rsidRPr="006F178A">
        <w:rPr>
          <w:rtl/>
        </w:rPr>
        <w:t xml:space="preserve"> שמיה אגד.</w:t>
      </w:r>
    </w:p>
    <w:p>
      <w:pPr>
        <w:pStyle w:val="38"/>
        <w:rPr>
          <w:ins w:id="98097" w:author="מנוע מכני" w:date="2026-10-11T12:04:39Z"/>
        </w:rPr>
      </w:pPr>
      <w:del w:id="98096" w:author="מנוע מכני" w:date="2026-10-11T12:04:39Z">
        <w:r w:rsidRPr="006F178A">
          <w:delText xml:space="preserve">•</w:delText>
        </w:r>
      </w:del>
      <w:r>
        <w:t xml:space="preserve"> </w:t>
      </w:r>
      <w:r w:rsidRPr="006F178A">
        <w:t xml:space="preserve">והך</w:t>
      </w:r>
    </w:p>
    <w:p w:rsidR="00E9703F" w:rsidRPr="006F178A" w:rsidRDefault="00E9703F" w:rsidP="00E9703F">
      <w:pPr>
        <w:rPr>
          <w:rtl/>
        </w:rPr>
      </w:pPr>
      <w:del w:id="98098" w:author="מנוע מכני" w:date="2026-10-11T12:04:39Z">
        <w:r w:rsidRPr="006F178A">
          <w:rPr>
            <w:rFonts w:hint="cs"/>
            <w:rtl/>
          </w:rPr>
          <w:delText xml:space="preserve"> </w:delText>
        </w:r>
      </w:del>
      <w:ins w:id="101669" w:author="קלוד" w:date="2026-10-11T13:11:34Z">
        <w:r>
          <w:rPr>
            <w:rFonts w:hint="cs"/>
            <w:rtl/>
          </w:rPr>
          <w:t xml:space="preserve">הגונב</w:t>
        </w:r>
      </w:ins>
      <w:del w:id="101670" w:author="קלוד" w:date="2026-10-11T13:11:34Z">
        <w:r w:rsidRPr="006F178A">
          <w:rPr>
            <w:rFonts w:hint="cs"/>
            <w:rtl/>
          </w:rPr>
          <w:delText xml:space="preserve">ד</w:delText>
        </w:r>
        <w:r w:rsidRPr="006F178A">
          <w:rPr>
            <w:rtl/>
          </w:rPr>
          <w:delText xml:space="preserve">הגונב</w:delText>
        </w:r>
      </w:del>
      <w:r w:rsidRPr="006F178A">
        <w:rPr>
          <w:rtl/>
        </w:rPr>
        <w:t xml:space="preserve"> כיס בשבת - חייב, שכבר נתחייב בגניבה קודם שיבא לידי איסור שבת.</w:t>
      </w:r>
    </w:p>
    <w:p w:rsidR="00E9703F" w:rsidRPr="006F178A" w:rsidRDefault="00E9703F" w:rsidP="00E9703F">
      <w:pPr>
        <w:rPr>
          <w:rtl/>
        </w:rPr>
      </w:pPr>
      <w:r w:rsidRPr="006F178A">
        <w:rPr>
          <w:rtl/>
        </w:rPr>
        <w:t>היה מגרר ויוצא - פטור, שהרי איסור גניבה ואיסור שבת באין כאחד.</w:t>
      </w:r>
    </w:p>
    <w:p w:rsidR="00E9703F" w:rsidRPr="006F178A" w:rsidRDefault="00E9703F" w:rsidP="00E9703F">
      <w:pPr>
        <w:rPr>
          <w:rtl/>
        </w:rPr>
      </w:pPr>
      <w:r w:rsidRPr="006F178A">
        <w:rPr>
          <w:rtl/>
        </w:rPr>
        <w:t xml:space="preserve">ואס"ד </w:t>
      </w:r>
      <w:ins w:id="91403" w:author="מנוע מכני" w:date="2026-10-11T12:04:39Z">
        <w:r>
          <w:rPr>
            <w:rtl/>
          </w:rPr>
          <w:t xml:space="preserve">לא</w:t>
        </w:r>
      </w:ins>
      <w:del w:id="91404" w:author="מנוע מכני" w:date="2026-10-11T12:04:39Z">
        <w:r w:rsidRPr="006F178A">
          <w:rPr>
            <w:rtl/>
          </w:rPr>
          <w:delText xml:space="preserve">לאו</w:delText>
        </w:r>
      </w:del>
      <w:r w:rsidRPr="006F178A">
        <w:rPr>
          <w:rtl/>
        </w:rPr>
        <w:t xml:space="preserve"> שמיה אגד - </w:t>
      </w:r>
      <w:ins w:id="101671" w:author="קלוד" w:date="2026-10-11T13:11:34Z">
        <w:r>
          <w:rPr>
            <w:rtl/>
          </w:rPr>
          <w:t xml:space="preserve">קודם</w:t>
        </w:r>
      </w:ins>
      <w:del w:id="101672" w:author="קלוד" w:date="2026-10-11T13:11:34Z">
        <w:r w:rsidRPr="006F178A">
          <w:rPr>
            <w:rtl/>
          </w:rPr>
          <w:delText xml:space="preserve">קדים </w:delText>
        </w:r>
        <w:r>
          <w:rPr>
            <w:rtl/>
          </w:rPr>
          <w:delText xml:space="preserve">לו</w:delText>
        </w:r>
      </w:del>
      <w:ins w:id="93101" w:author="מנוע מכני" w:date="2026-10-11T12:04:39Z"/>
      <w:del w:id="93102" w:author="מנוע מכני" w:date="2026-10-11T12:04:39Z">
        <w:r w:rsidRPr="006F178A">
          <w:rPr>
            <w:rtl/>
          </w:rPr>
          <w:delText xml:space="preserve">ליה</w:delText>
        </w:r>
      </w:del>
      <w:r w:rsidRPr="006F178A">
        <w:rPr>
          <w:rtl/>
        </w:rPr>
        <w:t xml:space="preserve"> איסור גניבה לאיסור שבת.</w:t>
      </w:r>
    </w:p>
    <w:p w:rsidR="00E9703F" w:rsidRPr="006F178A" w:rsidRDefault="00E9703F" w:rsidP="00E9703F">
      <w:pPr>
        <w:rPr>
          <w:rtl/>
        </w:rPr>
      </w:pPr>
      <w:r w:rsidRPr="006F178A">
        <w:rPr>
          <w:rtl/>
        </w:rPr>
        <w:t>[שהרי יכול להוציאו בפיו והכל יהא שלו ובפיו פטור מצד שבת]</w:t>
      </w:r>
    </w:p>
    <w:p w:rsidR="00E9703F" w:rsidRPr="006F178A" w:rsidRDefault="00E9703F" w:rsidP="00E9703F">
      <w:pPr>
        <w:rPr>
          <w:rtl/>
        </w:rPr>
      </w:pPr>
      <w:ins w:id="101683" w:author="קלוד" w:date="2026-10-11T13:11:34Z">
        <w:r>
          <w:rPr>
            <w:rtl/>
          </w:rPr>
          <w:t xml:space="preserve">ומדובר</w:t>
        </w:r>
      </w:ins>
      <w:del w:id="101684" w:author="קלוד" w:date="2026-10-11T13:11:34Z">
        <w:r w:rsidRPr="006F178A">
          <w:rPr>
            <w:rtl/>
          </w:rPr>
          <w:delText xml:space="preserve">ומיירי</w:delText>
        </w:r>
      </w:del>
      <w:r w:rsidRPr="006F178A">
        <w:rPr>
          <w:rtl/>
        </w:rPr>
        <w:t xml:space="preserve"> שהוציאו דרך </w:t>
      </w:r>
      <w:ins w:id="101681" w:author="קלוד" w:date="2026-10-11T13:11:34Z">
        <w:r>
          <w:rPr>
            <w:rtl/>
          </w:rPr>
          <w:t xml:space="preserve">שוליו,</w:t>
        </w:r>
      </w:ins>
      <w:del w:id="101682" w:author="קלוד" w:date="2026-10-11T13:11:34Z">
        <w:r w:rsidRPr="006F178A">
          <w:rPr>
            <w:rtl/>
          </w:rPr>
          <w:delText xml:space="preserve">שוליו</w:delText>
        </w:r>
      </w:del>
      <w:r w:rsidRPr="006F178A">
        <w:rPr>
          <w:rtl/>
        </w:rPr>
        <w:t xml:space="preserve"> </w:t>
      </w:r>
      <w:ins w:id="101679" w:author="קלוד" w:date="2026-10-11T13:11:34Z">
        <w:r>
          <w:rPr>
            <w:rtl/>
          </w:rPr>
          <w:t xml:space="preserve">שאינו</w:t>
        </w:r>
      </w:ins>
      <w:del w:id="101680" w:author="קלוד" w:date="2026-10-11T13:11:34Z">
        <w:r w:rsidRPr="006F178A">
          <w:rPr>
            <w:rtl/>
          </w:rPr>
          <w:delText xml:space="preserve">דלא</w:delText>
        </w:r>
      </w:del>
      <w:r w:rsidRPr="006F178A">
        <w:rPr>
          <w:rtl/>
        </w:rPr>
        <w:t xml:space="preserve"> </w:t>
      </w:r>
      <w:ins w:id="101677" w:author="קלוד" w:date="2026-10-11T13:11:34Z">
        <w:r>
          <w:rPr>
            <w:rtl/>
          </w:rPr>
          <w:t xml:space="preserve">יכול</w:t>
        </w:r>
      </w:ins>
      <w:del w:id="101678" w:author="קלוד" w:date="2026-10-11T13:11:34Z">
        <w:r w:rsidRPr="006F178A">
          <w:rPr>
            <w:rtl/>
          </w:rPr>
          <w:delText xml:space="preserve">מצי</w:delText>
        </w:r>
      </w:del>
      <w:r w:rsidRPr="006F178A">
        <w:rPr>
          <w:rtl/>
        </w:rPr>
        <w:t xml:space="preserve"> </w:t>
      </w:r>
      <w:ins w:id="101675" w:author="קלוד" w:date="2026-10-11T13:11:34Z">
        <w:r>
          <w:rPr>
            <w:rtl/>
          </w:rPr>
          <w:t xml:space="preserve">להגביהו,</w:t>
        </w:r>
      </w:ins>
      <w:del w:id="101676" w:author="קלוד" w:date="2026-10-11T13:11:34Z">
        <w:r w:rsidRPr="006F178A">
          <w:rPr>
            <w:rtl/>
          </w:rPr>
          <w:delText xml:space="preserve">למשקל</w:delText>
        </w:r>
      </w:del>
      <w:r w:rsidRPr="006F178A">
        <w:rPr>
          <w:rtl/>
        </w:rPr>
        <w:t xml:space="preserve"> וממילא </w:t>
      </w:r>
      <w:r w:rsidRPr="006F178A">
        <w:rPr>
          <w:rtl/>
        </w:rPr>
        <w:t xml:space="preserve">לא</w:t>
      </w:r>
      <w:r w:rsidRPr="006F178A">
        <w:rPr>
          <w:rtl/>
        </w:rPr>
        <w:t xml:space="preserve"> </w:t>
      </w:r>
      <w:ins w:id="101673" w:author="קלוד" w:date="2026-10-11T13:11:34Z">
        <w:r>
          <w:rPr>
            <w:rtl/>
          </w:rPr>
          <w:t xml:space="preserve">קנה</w:t>
        </w:r>
      </w:ins>
      <w:del w:id="101674" w:author="קלוד" w:date="2026-10-11T13:11:34Z">
        <w:r w:rsidRPr="006F178A">
          <w:rPr>
            <w:rtl/>
          </w:rPr>
          <w:delText xml:space="preserve">קני</w:delText>
        </w:r>
      </w:del>
      <w:r w:rsidRPr="006F178A">
        <w:rPr>
          <w:rtl/>
        </w:rPr>
        <w:t xml:space="preserve"> בהגבהתו.</w:t>
      </w:r>
    </w:p>
    <w:p w:rsidR="00E9703F" w:rsidRPr="004640F6" w:rsidRDefault="00E9703F" w:rsidP="00E9703F">
      <w:pPr>
        <w:rPr>
          <w:spacing w:val="-6"/>
          <w:rtl/>
        </w:rPr>
      </w:pPr>
      <w:r w:rsidRPr="004640F6">
        <w:rPr>
          <w:spacing w:val="-6"/>
          <w:rtl/>
        </w:rPr>
        <w:t xml:space="preserve">ולא </w:t>
      </w:r>
      <w:ins w:id="93103" w:author="מנוע מכני" w:date="2026-10-11T12:04:39Z">
        <w:r>
          <w:rPr>
            <w:spacing w:val="-6"/>
            <w:rtl/>
          </w:rPr>
          <w:t xml:space="preserve">חוששים</w:t>
        </w:r>
      </w:ins>
      <w:del w:id="93104" w:author="מנוע מכני" w:date="2026-10-11T12:04:39Z">
        <w:r w:rsidRPr="004640F6">
          <w:rPr>
            <w:spacing w:val="-6"/>
            <w:rtl/>
          </w:rPr>
          <w:delText xml:space="preserve">חיישינן</w:delText>
        </w:r>
      </w:del>
      <w:r w:rsidRPr="004640F6">
        <w:rPr>
          <w:spacing w:val="-6"/>
          <w:rtl/>
        </w:rPr>
        <w:t xml:space="preserve"> למקום חלמה [מקום </w:t>
      </w:r>
      <w:ins w:id="101695" w:author="קלוד" w:date="2026-10-11T13:11:34Z">
        <w:r>
          <w:rPr>
            <w:spacing w:val="-6"/>
            <w:rtl/>
          </w:rPr>
          <w:t xml:space="preserve">התפירה],</w:t>
        </w:r>
      </w:ins>
      <w:del w:id="101696" w:author="קלוד" w:date="2026-10-11T13:11:34Z">
        <w:r w:rsidRPr="004640F6">
          <w:rPr>
            <w:spacing w:val="-6"/>
            <w:rtl/>
          </w:rPr>
          <w:delText xml:space="preserve">התפירה]</w:delText>
        </w:r>
      </w:del>
      <w:r w:rsidRPr="004640F6">
        <w:rPr>
          <w:spacing w:val="-6"/>
          <w:rtl/>
        </w:rPr>
        <w:t xml:space="preserve"> או משום </w:t>
      </w:r>
      <w:ins w:id="91405" w:author="מנוע מכני" w:date="2026-10-11T12:04:39Z">
        <w:ins w:id="101693" w:author="קלוד" w:date="2026-10-11T13:11:34Z">
          <w:r>
            <w:rPr>
              <w:spacing w:val="-6"/>
              <w:rtl/>
            </w:rPr>
            <w:t xml:space="preserve">שאין</w:t>
          </w:r>
        </w:ins>
        <w:del w:id="101694" w:author="קלוד" w:date="2026-10-11T13:11:34Z">
          <w:r>
            <w:rPr>
              <w:spacing w:val="-6"/>
              <w:rtl/>
            </w:rPr>
            <w:delText xml:space="preserve">דאין</w:delText>
          </w:r>
        </w:del>
      </w:ins>
      <w:del w:id="91406" w:author="מנוע מכני" w:date="2026-10-11T12:04:39Z">
        <w:r w:rsidRPr="004640F6">
          <w:rPr>
            <w:spacing w:val="-6"/>
            <w:rtl/>
          </w:rPr>
          <w:delText xml:space="preserve">דליכא</w:delText>
        </w:r>
      </w:del>
      <w:r w:rsidRPr="004640F6">
        <w:rPr>
          <w:spacing w:val="-6"/>
          <w:rtl/>
        </w:rPr>
        <w:t xml:space="preserve"> </w:t>
      </w:r>
      <w:ins w:id="101691" w:author="קלוד" w:date="2026-10-11T13:11:34Z">
        <w:r>
          <w:rPr>
            <w:rStyle w:val="afffffe"/>
            <w:spacing w:val="-6"/>
            <w:rtl/>
          </w:rPr>
          <w:t xml:space="preserve">לו</w:t>
        </w:r>
        <w:r>
          <w:rPr>
            <w:spacing w:val="-6"/>
            <w:rtl/>
          </w:rPr>
          <w:t xml:space="preserve"> שנצים,</w:t>
        </w:r>
      </w:ins>
      <w:del w:id="101692" w:author="קלוד" w:date="2026-10-11T13:11:34Z">
        <w:r w:rsidRPr="004640F6">
          <w:rPr>
            <w:spacing w:val="-6"/>
            <w:rtl/>
          </w:rPr>
          <w:delText xml:space="preserve">שנצין</w:delText>
        </w:r>
      </w:del>
      <w:r w:rsidRPr="004640F6">
        <w:rPr>
          <w:spacing w:val="-6"/>
          <w:rtl/>
        </w:rPr>
        <w:t xml:space="preserve"> או משום </w:t>
      </w:r>
      <w:ins w:id="93107" w:author="מנוע מכני" w:date="2026-10-11T12:04:39Z">
        <w:ins w:id="101689" w:author="קלוד" w:date="2026-10-11T13:11:34Z">
          <w:r>
            <w:rPr>
              <w:spacing w:val="-6"/>
              <w:rtl/>
            </w:rPr>
            <w:t xml:space="preserve">שיש</w:t>
          </w:r>
        </w:ins>
        <w:del w:id="101690" w:author="קלוד" w:date="2026-10-11T13:11:34Z">
          <w:r>
            <w:rPr>
              <w:spacing w:val="-6"/>
              <w:rtl/>
            </w:rPr>
            <w:delText xml:space="preserve">דיש</w:delText>
          </w:r>
        </w:del>
      </w:ins>
      <w:del w:id="93108" w:author="מנוע מכני" w:date="2026-10-11T12:04:39Z">
        <w:r w:rsidRPr="004640F6">
          <w:rPr>
            <w:spacing w:val="-6"/>
            <w:rtl/>
          </w:rPr>
          <w:delText xml:space="preserve">דאית</w:delText>
        </w:r>
      </w:del>
      <w:r w:rsidRPr="004640F6">
        <w:rPr>
          <w:spacing w:val="-6"/>
          <w:rtl/>
        </w:rPr>
        <w:t xml:space="preserve"> </w:t>
      </w:r>
      <w:ins w:id="93105" w:author="מנוע מכני" w:date="2026-10-11T12:04:39Z">
        <w:r>
          <w:rPr>
            <w:spacing w:val="-6"/>
            <w:rtl/>
          </w:rPr>
          <w:t xml:space="preserve">לו</w:t>
        </w:r>
      </w:ins>
      <w:del w:id="93106" w:author="מנוע מכני" w:date="2026-10-11T12:04:39Z">
        <w:r w:rsidRPr="004640F6">
          <w:rPr>
            <w:spacing w:val="-6"/>
            <w:rtl/>
          </w:rPr>
          <w:delText xml:space="preserve">ליה</w:delText>
        </w:r>
      </w:del>
      <w:r w:rsidRPr="004640F6">
        <w:rPr>
          <w:spacing w:val="-6"/>
          <w:rtl/>
        </w:rPr>
        <w:t xml:space="preserve"> </w:t>
      </w:r>
      <w:ins w:id="101687" w:author="קלוד" w:date="2026-10-11T13:11:34Z">
        <w:r>
          <w:rPr>
            <w:spacing w:val="-6"/>
            <w:rtl/>
          </w:rPr>
          <w:t xml:space="preserve">וכורכים</w:t>
        </w:r>
      </w:ins>
      <w:del w:id="101688" w:author="קלוד" w:date="2026-10-11T13:11:34Z">
        <w:r w:rsidRPr="004640F6">
          <w:rPr>
            <w:spacing w:val="-6"/>
            <w:rtl/>
          </w:rPr>
          <w:delText xml:space="preserve">ומכרכי</w:delText>
        </w:r>
      </w:del>
      <w:r w:rsidRPr="004640F6">
        <w:rPr>
          <w:spacing w:val="-6"/>
          <w:rtl/>
        </w:rPr>
        <w:t xml:space="preserve"> </w:t>
      </w:r>
      <w:ins w:id="101685" w:author="קלוד" w:date="2026-10-11T13:11:34Z">
        <w:r>
          <w:rPr>
            <w:spacing w:val="-6"/>
            <w:rtl/>
          </w:rPr>
          <w:t xml:space="preserve">אותם עליו.</w:t>
        </w:r>
      </w:ins>
      <w:del w:id="101686" w:author="קלוד" w:date="2026-10-11T13:11:34Z">
        <w:r w:rsidRPr="004640F6">
          <w:rPr>
            <w:spacing w:val="-6"/>
            <w:rtl/>
          </w:rPr>
          <w:delText xml:space="preserve">עליוה.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צב.</w:t>
      </w:r>
    </w:p>
    <w:p w:rsidR="00E9703F" w:rsidRPr="00792286" w:rsidRDefault="00E9703F" w:rsidP="00E9703F">
      <w:pPr>
        <w:rPr>
          <w:b/>
          <w:bCs/>
          <w:rtl/>
        </w:rPr>
      </w:pPr>
      <w:r w:rsidRPr="006F178A">
        <w:rPr>
          <w:rFonts w:ascii="Fb Fontext" w:hAnsi="Fb Fontext"/>
          <w:rtl/>
        </w:rPr>
        <w:t>•</w:t>
      </w:r>
      <w:r>
        <w:rPr>
          <w:rFonts w:ascii="Fb Fontext" w:hAnsi="Fb Fontext" w:hint="cs"/>
          <w:rtl/>
        </w:rPr>
        <w:t xml:space="preserve"> </w:t>
      </w:r>
      <w:r w:rsidRPr="006F178A">
        <w:rPr>
          <w:rStyle w:val="2fb"/>
          <w:rFonts w:ascii="Fb Fontext" w:hAnsi="Fb Fontext"/>
          <w:rtl/>
        </w:rPr>
        <w:t xml:space="preserve">אביי</w:t>
      </w:r>
      <w:r w:rsidRPr="006F178A">
        <w:rPr>
          <w:rFonts w:ascii="Fb Fontext" w:hAnsi="Fb Fontext"/>
          <w:rtl/>
        </w:rPr>
        <w:t xml:space="preserve"> </w:t>
      </w:r>
      <w:r w:rsidRPr="006F178A">
        <w:rPr>
          <w:rStyle w:val="2fb"/>
          <w:rFonts w:ascii="Fb Fontext" w:hAnsi="Fb Fontext"/>
          <w:rtl/>
        </w:rPr>
        <w:t xml:space="preserve">ורבא</w:t>
      </w:r>
      <w:r w:rsidRPr="006F178A">
        <w:rPr>
          <w:rFonts w:ascii="Fb Fontext" w:hAnsi="Fb Fontext" w:hint="cs"/>
          <w:rtl/>
        </w:rPr>
        <w:t xml:space="preserve"> </w:t>
      </w:r>
      <w:ins w:id="91407" w:author="מנוע מכני" w:date="2026-10-11T12:04:39Z">
        <w:r>
          <w:rPr>
            <w:rFonts w:ascii="Fb Fontext" w:hAnsi="Fb Fontext"/>
            <w:rtl/>
          </w:rPr>
          <w:t xml:space="preserve">חלקו</w:t>
        </w:r>
      </w:ins>
      <w:del w:id="91408" w:author="מנוע מכני" w:date="2026-10-11T12:04:39Z">
        <w:r w:rsidRPr="006F178A">
          <w:rPr>
            <w:rFonts w:ascii="Fb Fontext" w:hAnsi="Fb Fontext"/>
            <w:rtl/>
          </w:rPr>
          <w:delText xml:space="preserve">פליג</w:delText>
        </w:r>
        <w:r w:rsidRPr="006F178A">
          <w:rPr>
            <w:rFonts w:ascii="Fb Fontext" w:hAnsi="Fb Fontext" w:hint="cs"/>
            <w:rtl/>
          </w:rPr>
          <w:delText xml:space="preserve">י</w:delText>
        </w:r>
      </w:del>
      <w:r w:rsidRPr="006F178A">
        <w:rPr>
          <w:rFonts w:ascii="Fb Fontext" w:hAnsi="Fb Fontext"/>
          <w:rtl/>
        </w:rPr>
        <w:t xml:space="preserve"> בפלוגתת </w:t>
      </w:r>
      <w:r w:rsidRPr="006F178A">
        <w:rPr>
          <w:rStyle w:val="2fb"/>
          <w:rFonts w:ascii="Fb Fontext" w:hAnsi="Fb Fontext"/>
          <w:rtl/>
        </w:rPr>
        <w:t xml:space="preserve">חזקיה</w:t>
      </w:r>
      <w:r w:rsidRPr="006F178A">
        <w:rPr>
          <w:rFonts w:ascii="Fb Fontext" w:hAnsi="Fb Fontext"/>
          <w:rtl/>
        </w:rPr>
        <w:t xml:space="preserve"> </w:t>
      </w:r>
      <w:r w:rsidRPr="006F178A">
        <w:rPr>
          <w:rStyle w:val="2fb"/>
          <w:rFonts w:ascii="Fb Fontext" w:hAnsi="Fb Fontext"/>
          <w:rtl/>
        </w:rPr>
        <w:t xml:space="preserve">ור"י</w:t>
      </w:r>
      <w:r w:rsidRPr="006F178A">
        <w:rPr>
          <w:rFonts w:ascii="Fb Fontext" w:hAnsi="Fb Fontext"/>
          <w:rtl/>
        </w:rPr>
        <w:t xml:space="preserve"> </w:t>
      </w:r>
      <w:ins w:id="94763" w:author="מנוע מכני" w:date="2026-10-11T12:04:39Z">
        <w:r>
          <w:rPr>
            <w:rFonts w:ascii="Fb Fontext" w:hAnsi="Fb Fontext"/>
            <w:rtl/>
          </w:rPr>
          <w:t xml:space="preserve">אם </w:t>
        </w:r>
      </w:ins>
      <w:del w:id="94764" w:author="מנוע מכני" w:date="2026-10-11T12:04:39Z">
        <w:r w:rsidRPr="006F178A">
          <w:rPr>
            <w:rFonts w:ascii="Fb Fontext" w:hAnsi="Fb Fontext"/>
            <w:rtl/>
          </w:rPr>
          <w:delText xml:space="preserve">אי </w:delText>
        </w:r>
      </w:del>
      <w:r w:rsidRPr="006F178A">
        <w:rPr>
          <w:rFonts w:ascii="Fb Fontext" w:hAnsi="Fb Fontext"/>
          <w:rtl/>
        </w:rPr>
        <w:t xml:space="preserve">אגד כלי </w:t>
      </w:r>
      <w:ins w:id="101697" w:author="קלוד" w:date="2026-10-11T13:11:34Z">
        <w:r>
          <w:rPr>
            <w:rFonts w:ascii="Fb Fontext" w:hAnsi="Fb Fontext"/>
            <w:rtl/>
          </w:rPr>
          <w:t xml:space="preserve">נחשב</w:t>
        </w:r>
      </w:ins>
      <w:del w:id="101698" w:author="קלוד" w:date="2026-10-11T13:11:34Z">
        <w:r w:rsidRPr="006F178A">
          <w:rPr>
            <w:rFonts w:ascii="Fb Fontext" w:hAnsi="Fb Fontext"/>
            <w:rtl/>
          </w:rPr>
          <w:delText xml:space="preserve">שמיה</w:delText>
        </w:r>
      </w:del>
      <w:r w:rsidRPr="006F178A">
        <w:rPr>
          <w:rFonts w:ascii="Fb Fontext" w:hAnsi="Fb Fontext"/>
          <w:rtl/>
        </w:rPr>
        <w:t xml:space="preserve"> אגד.</w:t>
      </w:r>
    </w:p>
    <w:p>
      <w:pPr>
        <w:pStyle w:val="38"/>
        <w:rPr>
          <w:ins w:id="98099" w:author="מנוע מכני" w:date="2026-10-11T12:04:39Z"/>
        </w:rPr>
      </w:pPr>
      <w:r w:rsidRPr="00792286">
        <w:t>רבא:</w:t>
      </w:r>
    </w:p>
    <w:p w:rsidR="00E9703F" w:rsidRPr="002D0727" w:rsidRDefault="00E9703F" w:rsidP="00E9703F">
      <w:pPr>
        <w:rPr>
          <w:b/>
          <w:bCs/>
          <w:rtl/>
        </w:rPr>
      </w:pPr>
      <w:del w:id="98100" w:author="מנוע מכני" w:date="2026-10-11T12:04:39Z">
        <w:r w:rsidRPr="006F178A">
          <w:rPr>
            <w:rtl/>
          </w:rPr>
          <w:delText xml:space="preserve"> </w:delText>
        </w:r>
      </w:del>
      <w:ins w:id="95525" w:author="מנוע מכני" w:date="2026-10-11T12:04:39Z">
        <w:ins w:id="101703" w:author="קלוד" w:date="2026-10-11T13:11:34Z">
          <w:r>
            <w:rPr>
              <w:rStyle w:val="afffffe"/>
              <w:rtl/>
            </w:rPr>
            <w:t xml:space="preserve">פטור</w:t>
          </w:r>
          <w:r>
            <w:rPr>
              <w:rtl/>
            </w:rPr>
            <w:t xml:space="preserve"> דווקא</w:t>
          </w:r>
        </w:ins>
        <w:del w:id="101704" w:author="קלוד" w:date="2026-10-11T13:11:34Z">
          <w:r>
            <w:rPr>
              <w:rtl/>
            </w:rPr>
            <w:delText xml:space="preserve">דווקא</w:delText>
          </w:r>
        </w:del>
        <w:r>
          <w:rPr>
            <w:rtl/>
          </w:rPr>
          <w:t xml:space="preserve"> </w:t>
        </w:r>
      </w:ins>
      <w:del w:id="95526" w:author="מנוע מכני" w:date="2026-10-11T12:04:39Z">
        <w:r w:rsidRPr="006F178A">
          <w:rPr>
            <w:rtl/>
          </w:rPr>
          <w:delText xml:space="preserve">לא שנו אלא </w:delText>
        </w:r>
      </w:del>
      <w:r w:rsidRPr="006F178A">
        <w:rPr>
          <w:rtl/>
        </w:rPr>
        <w:t xml:space="preserve">בקופה מלאה קישואין ודלועין, אבל מלאה חרדל - חייב. </w:t>
      </w:r>
      <w:ins w:id="94237" w:author="מנוע מכני" w:date="2026-10-11T12:04:39Z">
        <w:r>
          <w:rPr>
            <w:rtl/>
          </w:rPr>
          <w:t xml:space="preserve">ומשמע ש</w:t>
        </w:r>
      </w:ins>
      <w:del w:id="94238" w:author="מנוע מכני" w:date="2026-10-11T12:04:39Z">
        <w:r w:rsidRPr="006F178A">
          <w:rPr>
            <w:rtl/>
          </w:rPr>
          <w:delText xml:space="preserve">אלמא </w:delText>
        </w:r>
      </w:del>
      <w:ins w:id="91409" w:author="מנוע מכני" w:date="2026-10-11T12:04:39Z">
        <w:r>
          <w:rPr>
            <w:rtl/>
          </w:rPr>
          <w:t xml:space="preserve">סבר</w:t>
        </w:r>
      </w:ins>
      <w:del w:id="91410" w:author="מנוע מכני" w:date="2026-10-11T12:04:39Z">
        <w:r w:rsidRPr="006F178A">
          <w:rPr>
            <w:rtl/>
          </w:rPr>
          <w:delText xml:space="preserve">קסבר</w:delText>
        </w:r>
      </w:del>
      <w:r w:rsidRPr="006F178A">
        <w:rPr>
          <w:rtl/>
        </w:rPr>
        <w:t xml:space="preserve">: אגד כלי </w:t>
      </w:r>
      <w:ins w:id="101701" w:author="קלוד" w:date="2026-10-11T13:11:34Z">
        <w:r>
          <w:rPr>
            <w:rtl/>
          </w:rPr>
          <w:t xml:space="preserve">אינו</w:t>
        </w:r>
      </w:ins>
      <w:del w:id="101702" w:author="קלוד" w:date="2026-10-11T13:11:34Z">
        <w:r w:rsidRPr="006F178A">
          <w:rPr>
            <w:rtl/>
          </w:rPr>
          <w:delText xml:space="preserve">לא</w:delText>
        </w:r>
      </w:del>
      <w:r w:rsidRPr="006F178A">
        <w:rPr>
          <w:rtl/>
        </w:rPr>
        <w:t xml:space="preserve"> </w:t>
      </w:r>
      <w:ins w:id="101699" w:author="קלוד" w:date="2026-10-11T13:11:34Z">
        <w:r>
          <w:rPr>
            <w:rtl/>
          </w:rPr>
          <w:t xml:space="preserve">נחשב</w:t>
        </w:r>
      </w:ins>
      <w:del w:id="101700" w:author="קלוד" w:date="2026-10-11T13:11:34Z">
        <w:r w:rsidRPr="006F178A">
          <w:rPr>
            <w:rtl/>
          </w:rPr>
          <w:delText xml:space="preserve">שמיה</w:delText>
        </w:r>
      </w:del>
      <w:r w:rsidRPr="006F178A">
        <w:rPr>
          <w:rtl/>
        </w:rPr>
        <w:t xml:space="preserve"> אגד. וחזר בו.</w:t>
      </w:r>
    </w:p>
    <w:p w:rsidR="00E9703F" w:rsidRPr="006F178A" w:rsidRDefault="00E9703F" w:rsidP="00E9703F">
      <w:pPr>
        <w:rPr>
          <w:rtl/>
        </w:rPr>
      </w:pPr>
      <w:r w:rsidRPr="002D0727">
        <w:rPr>
          <w:rStyle w:val="2fb"/>
          <w:b/>
          <w:bCs/>
          <w:rtl/>
        </w:rPr>
        <w:t>אביי</w:t>
      </w:r>
      <w:r w:rsidRPr="006F178A">
        <w:rPr>
          <w:rtl/>
        </w:rPr>
        <w:t xml:space="preserve"> </w:t>
      </w:r>
      <w:r w:rsidRPr="006F178A">
        <w:rPr>
          <w:rtl/>
        </w:rPr>
        <w:t xml:space="preserve">אמר</w:t>
      </w:r>
      <w:r w:rsidRPr="006F178A">
        <w:rPr>
          <w:rtl/>
        </w:rPr>
        <w:t xml:space="preserve"> </w:t>
      </w:r>
      <w:ins w:id="90399" w:author="מנוע מכני" w:date="2026-10-11T12:04:39Z">
        <w:r>
          <w:rPr>
            <w:rtl/>
          </w:rPr>
          <w:t xml:space="preserve">אפי'</w:t>
        </w:r>
      </w:ins>
      <w:del w:id="90400" w:author="מנוע מכני" w:date="2026-10-11T12:04:39Z">
        <w:r w:rsidRPr="006F178A">
          <w:rPr>
            <w:rtl/>
          </w:rPr>
          <w:delText xml:space="preserve">אפילו</w:delText>
        </w:r>
      </w:del>
      <w:r w:rsidRPr="006F178A">
        <w:rPr>
          <w:rtl/>
        </w:rPr>
        <w:t xml:space="preserve"> מלאה חרדל - פטור. </w:t>
      </w:r>
      <w:ins w:id="94239" w:author="מנוע מכני" w:date="2026-10-11T12:04:39Z">
        <w:r>
          <w:rPr>
            <w:rtl/>
          </w:rPr>
          <w:t xml:space="preserve">ומשמע ש</w:t>
        </w:r>
      </w:ins>
      <w:del w:id="94240" w:author="מנוע מכני" w:date="2026-10-11T12:04:39Z">
        <w:r w:rsidRPr="006F178A">
          <w:rPr>
            <w:rtl/>
          </w:rPr>
          <w:delText xml:space="preserve">אלמא </w:delText>
        </w:r>
      </w:del>
      <w:ins w:id="91411" w:author="מנוע מכני" w:date="2026-10-11T12:04:39Z">
        <w:r>
          <w:rPr>
            <w:rtl/>
          </w:rPr>
          <w:t xml:space="preserve">סבר</w:t>
        </w:r>
      </w:ins>
      <w:del w:id="91412" w:author="מנוע מכני" w:date="2026-10-11T12:04:39Z">
        <w:r w:rsidRPr="006F178A">
          <w:rPr>
            <w:rtl/>
          </w:rPr>
          <w:delText xml:space="preserve">קסבר</w:delText>
        </w:r>
      </w:del>
      <w:r w:rsidRPr="006F178A">
        <w:rPr>
          <w:rtl/>
        </w:rPr>
        <w:t xml:space="preserve">: אגד כלי </w:t>
      </w:r>
      <w:ins w:id="101705" w:author="קלוד" w:date="2026-10-11T13:11:34Z">
        <w:r>
          <w:rPr>
            <w:rtl/>
          </w:rPr>
          <w:t xml:space="preserve">נחשב</w:t>
        </w:r>
      </w:ins>
      <w:del w:id="101706" w:author="קלוד" w:date="2026-10-11T13:11:34Z">
        <w:r w:rsidRPr="006F178A">
          <w:rPr>
            <w:rtl/>
          </w:rPr>
          <w:delText xml:space="preserve">שמיה</w:delText>
        </w:r>
      </w:del>
      <w:r w:rsidRPr="006F178A">
        <w:rPr>
          <w:rtl/>
        </w:rPr>
        <w:t xml:space="preserve"> אגד. וחזר בו.</w:t>
      </w:r>
    </w:p>
    <w:p w:rsidR="00E9703F" w:rsidRPr="006F178A" w:rsidRDefault="00E9703F" w:rsidP="00E9703F">
      <w:pPr>
        <w:rPr>
          <w:rtl/>
        </w:rPr>
      </w:pPr>
      <w:r w:rsidRPr="006F178A">
        <w:rPr>
          <w:rtl/>
        </w:rPr>
        <w:t>•</w:t>
      </w:r>
      <w:r w:rsidRPr="006F178A">
        <w:rPr>
          <w:rFonts w:hint="cs"/>
          <w:rtl/>
        </w:rPr>
        <w:t xml:space="preserve"> </w:t>
      </w:r>
      <w:ins w:id="93109" w:author="מנוע מכני" w:date="2026-10-11T12:04:39Z">
        <w:r>
          <w:rPr>
            <w:rtl/>
          </w:rPr>
          <w:t xml:space="preserve">וכך</w:t>
        </w:r>
      </w:ins>
      <w:del w:id="93110" w:author="מנוע מכני" w:date="2026-10-11T12:04:39Z">
        <w:r w:rsidRPr="006F178A">
          <w:rPr>
            <w:rtl/>
          </w:rPr>
          <w:delText xml:space="preserve">והכי</w:delText>
        </w:r>
      </w:del>
      <w:r w:rsidRPr="006F178A">
        <w:rPr>
          <w:rtl/>
        </w:rPr>
        <w:t xml:space="preserve"> צריך לגרוס </w:t>
      </w:r>
      <w:r w:rsidRPr="006F178A">
        <w:rPr>
          <w:b/>
          <w:bCs/>
          <w:rtl/>
        </w:rPr>
        <w:t>הלכתא</w:t>
      </w:r>
      <w:r w:rsidRPr="006F178A">
        <w:rPr>
          <w:rtl/>
        </w:rPr>
        <w:t>.</w:t>
      </w:r>
    </w:p>
    <w:p w:rsidR="00E9703F" w:rsidRDefault="00E9703F" w:rsidP="00E9703F">
      <w:pPr>
        <w:rPr>
          <w:rtl/>
        </w:rPr>
      </w:pPr>
      <w:r w:rsidRPr="006F178A">
        <w:rPr>
          <w:rtl/>
        </w:rPr>
        <w:t xml:space="preserve">המוציא פירות לרשות הרבים, </w:t>
      </w:r>
      <w:r w:rsidRPr="006F178A">
        <w:rPr>
          <w:rStyle w:val="2fb"/>
          <w:rtl/>
        </w:rPr>
        <w:t xml:space="preserve">רבא</w:t>
      </w:r>
      <w:r w:rsidRPr="006F178A">
        <w:rPr>
          <w:rtl/>
        </w:rPr>
        <w:t xml:space="preserve"> ביד - חייב, בכלי - פטור. [דשמיה כלי]</w:t>
      </w:r>
    </w:p>
    <w:p>
      <w:pPr>
        <w:pStyle w:val="38"/>
        <w:rPr>
          <w:ins w:id="98101" w:author="מנוע מכני" w:date="2026-10-11T12:04:39Z"/>
        </w:rPr>
      </w:pPr>
      <w:r w:rsidRPr="006F178A">
        <w:tab/>
      </w:r>
      <w:del w:id="90146" w:author="מנוע מכני" w:date="2026-10-11T12:04:39Z">
        <w:r w:rsidRPr="006F178A">
          <w:tab/>
          <w:delText xml:space="preserve"> </w:delText>
        </w:r>
      </w:del>
      <w:r w:rsidRPr="006F178A">
        <w:tab/>
        <w:t xml:space="preserve">ואביי:</w:t>
      </w:r>
    </w:p>
    <w:p w:rsidR="00E9703F" w:rsidRDefault="00E9703F" w:rsidP="00E9703F">
      <w:pPr>
        <w:rPr>
          <w:rtl/>
        </w:rPr>
      </w:pPr>
      <w:del w:id="98102" w:author="מנוע מכני" w:date="2026-10-11T12:04:39Z">
        <w:r w:rsidRPr="006F178A">
          <w:rPr>
            <w:rtl/>
          </w:rPr>
          <w:tab/>
          <w:delText xml:space="preserve"> </w:delText>
        </w:r>
      </w:del>
      <w:r w:rsidRPr="006F178A">
        <w:rPr>
          <w:rtl/>
        </w:rPr>
        <w:tab/>
        <w:t xml:space="preserve">ביד - פטור, בכלי - חייב. [</w:t>
      </w:r>
      <w:ins w:id="91413" w:author="מנוע מכני" w:date="2026-10-11T12:04:39Z">
        <w:r>
          <w:rPr>
            <w:rtl/>
          </w:rPr>
          <w:t xml:space="preserve">דלא</w:t>
        </w:r>
      </w:ins>
      <w:del w:id="91414" w:author="מנוע מכני" w:date="2026-10-11T12:04:39Z">
        <w:r w:rsidRPr="006F178A">
          <w:rPr>
            <w:rtl/>
          </w:rPr>
          <w:tab/>
          <w:delText xml:space="preserve">דלאו</w:delText>
        </w:r>
      </w:del>
      <w:r w:rsidRPr="006F178A">
        <w:rPr>
          <w:rtl/>
        </w:rPr>
        <w:tab/>
        <w:t xml:space="preserve"> שמיה כלי]</w:t>
      </w:r>
    </w:p>
    <w:p w:rsidR="00E9703F" w:rsidRDefault="00E9703F" w:rsidP="00E9703F">
      <w:pPr>
        <w:rPr>
          <w:rtl/>
        </w:rPr>
      </w:pPr>
      <w:r w:rsidRPr="006F178A">
        <w:rPr>
          <w:rtl/>
        </w:rPr>
        <w:t>ו</w:t>
      </w:r>
      <w:r w:rsidRPr="006F178A">
        <w:rPr>
          <w:b/>
          <w:bCs/>
          <w:rtl/>
        </w:rPr>
        <w:t>הלכתא</w:t>
      </w:r>
      <w:r w:rsidRPr="006F178A">
        <w:rPr>
          <w:rtl/>
        </w:rPr>
        <w:t xml:space="preserve"> </w:t>
      </w:r>
      <w:r w:rsidRPr="006F178A">
        <w:rPr>
          <w:rStyle w:val="2fb"/>
          <w:rtl/>
        </w:rPr>
        <w:t xml:space="preserve">כרי"ו</w:t>
      </w:r>
      <w:r w:rsidRPr="006F178A">
        <w:rPr>
          <w:rtl/>
        </w:rPr>
        <w:t xml:space="preserve"> </w:t>
      </w:r>
      <w:ins w:id="101719" w:author="קלוד" w:date="2026-10-11T13:11:34Z">
        <w:r>
          <w:rPr>
            <w:rtl/>
          </w:rPr>
          <w:t xml:space="preserve">שאפי'</w:t>
        </w:r>
      </w:ins>
      <w:del w:id="101720" w:author="קלוד" w:date="2026-10-11T13:11:34Z">
        <w:r w:rsidRPr="006F178A">
          <w:rPr>
            <w:rtl/>
          </w:rPr>
          <w:delText xml:space="preserve">ד</w:delText>
        </w:r>
        <w:r>
          <w:rPr>
            <w:rtl/>
          </w:rPr>
          <w:delText xml:space="preserve">אפי'</w:delText>
        </w:r>
      </w:del>
      <w:r w:rsidRPr="006F178A">
        <w:rPr>
          <w:rtl/>
        </w:rPr>
        <w:t xml:space="preserve"> מלאה חרדל </w:t>
      </w:r>
      <w:ins w:id="101717" w:author="קלוד" w:date="2026-10-11T13:11:34Z">
        <w:r>
          <w:rPr>
            <w:rtl/>
          </w:rPr>
          <w:t xml:space="preserve">פטור,</w:t>
        </w:r>
      </w:ins>
      <w:del w:id="101718" w:author="קלוד" w:date="2026-10-11T13:11:34Z">
        <w:r w:rsidRPr="006F178A">
          <w:rPr>
            <w:rtl/>
          </w:rPr>
          <w:delText xml:space="preserve">פטור</w:delText>
        </w:r>
      </w:del>
      <w:r w:rsidRPr="006F178A">
        <w:rPr>
          <w:rtl/>
        </w:rPr>
        <w:t xml:space="preserve"> </w:t>
      </w:r>
      <w:ins w:id="101715" w:author="קלוד" w:date="2026-10-11T13:11:34Z">
        <w:r>
          <w:rPr>
            <w:rtl/>
          </w:rPr>
          <w:t xml:space="preserve">שאגד</w:t>
        </w:r>
      </w:ins>
      <w:del w:id="101716" w:author="קלוד" w:date="2026-10-11T13:11:34Z">
        <w:r w:rsidRPr="006F178A">
          <w:rPr>
            <w:rtl/>
          </w:rPr>
          <w:delText xml:space="preserve">דאגד</w:delText>
        </w:r>
      </w:del>
      <w:r w:rsidRPr="006F178A">
        <w:rPr>
          <w:rtl/>
        </w:rPr>
        <w:t xml:space="preserve"> כלי </w:t>
      </w:r>
      <w:ins w:id="101713" w:author="קלוד" w:date="2026-10-11T13:11:34Z">
        <w:r>
          <w:rPr>
            <w:rtl/>
          </w:rPr>
          <w:t xml:space="preserve">נחשב</w:t>
        </w:r>
      </w:ins>
      <w:del w:id="101714" w:author="קלוד" w:date="2026-10-11T13:11:34Z">
        <w:r w:rsidRPr="006F178A">
          <w:rPr>
            <w:rtl/>
          </w:rPr>
          <w:delText xml:space="preserve">שמיה</w:delText>
        </w:r>
      </w:del>
      <w:r w:rsidRPr="006F178A">
        <w:rPr>
          <w:rtl/>
        </w:rPr>
        <w:t xml:space="preserve"> </w:t>
      </w:r>
      <w:ins w:id="101711" w:author="קלוד" w:date="2026-10-11T13:11:34Z">
        <w:r>
          <w:rPr>
            <w:rtl/>
          </w:rPr>
          <w:t xml:space="preserve">אגד,</w:t>
        </w:r>
      </w:ins>
      <w:del w:id="101712" w:author="קלוד" w:date="2026-10-11T13:11:34Z">
        <w:r w:rsidRPr="006F178A">
          <w:rPr>
            <w:rtl/>
          </w:rPr>
          <w:delText xml:space="preserve">אגד</w:delText>
        </w:r>
      </w:del>
      <w:r w:rsidRPr="006F178A">
        <w:rPr>
          <w:rtl/>
        </w:rPr>
        <w:t xml:space="preserve"> והיינו כיוון </w:t>
      </w:r>
      <w:ins w:id="101709" w:author="קלוד" w:date="2026-10-11T13:11:34Z">
        <w:r>
          <w:rPr>
            <w:rtl/>
          </w:rPr>
          <w:t xml:space="preserve">שעמד</w:t>
        </w:r>
      </w:ins>
      <w:del w:id="101710" w:author="קלוד" w:date="2026-10-11T13:11:34Z">
        <w:r w:rsidRPr="006F178A">
          <w:rPr>
            <w:rtl/>
          </w:rPr>
          <w:delText xml:space="preserve">דקם</w:delText>
        </w:r>
      </w:del>
      <w:r w:rsidRPr="006F178A">
        <w:rPr>
          <w:rtl/>
        </w:rPr>
        <w:t xml:space="preserve"> </w:t>
      </w:r>
      <w:r w:rsidRPr="006F178A">
        <w:rPr>
          <w:rStyle w:val="2fb"/>
          <w:rtl/>
        </w:rPr>
        <w:t xml:space="preserve">רבא</w:t>
      </w:r>
      <w:r w:rsidRPr="006F178A">
        <w:rPr>
          <w:rtl/>
        </w:rPr>
        <w:t xml:space="preserve"> </w:t>
      </w:r>
      <w:ins w:id="101707" w:author="קלוד" w:date="2026-10-11T13:11:34Z">
        <w:r>
          <w:rPr>
            <w:rtl/>
          </w:rPr>
          <w:t xml:space="preserve">בשיטתו </w:t>
        </w:r>
        <w:r>
          <w:rPr>
            <w:rStyle w:val="afffffe"/>
            <w:rtl/>
          </w:rPr>
          <w:t xml:space="preserve">של אביי</w:t>
        </w:r>
        <w:r>
          <w:rPr>
            <w:rtl/>
          </w:rPr>
          <w:t xml:space="preserve">.</w:t>
        </w:r>
      </w:ins>
      <w:del w:id="101708" w:author="קלוד" w:date="2026-10-11T13:11:34Z">
        <w:r w:rsidRPr="006F178A">
          <w:rPr>
            <w:rtl/>
          </w:rPr>
          <w:delText xml:space="preserve">בשיטתיה</w:delText>
        </w:r>
      </w:del>
    </w:p>
    <w:p>
      <w:pPr>
        <w:pStyle w:val="38"/>
        <w:rPr>
          <w:ins w:id="98104" w:author="מנוע מכני" w:date="2026-10-11T12:04:39Z"/>
        </w:rPr>
      </w:pPr>
      <w:del w:id="98103" w:author="מנוע מכני" w:date="2026-10-11T12:04:39Z">
        <w:r w:rsidRPr="004640F6">
          <w:delText xml:space="preserve">•</w:delText>
        </w:r>
      </w:del>
      <w:r w:rsidRPr="004640F6">
        <w:t xml:space="preserve"> </w:t>
      </w:r>
      <w:r w:rsidRPr="004640F6">
        <w:t xml:space="preserve">והא </w:t>
      </w:r>
      <w:r w:rsidRPr="004640F6">
        <w:t xml:space="preserve">דתנן</w:t>
      </w:r>
      <w:r w:rsidRPr="004640F6">
        <w:t xml:space="preserve">:</w:t>
      </w:r>
    </w:p>
    <w:p w:rsidR="00E9703F" w:rsidRPr="004640F6" w:rsidRDefault="00E9703F" w:rsidP="00E9703F">
      <w:pPr>
        <w:rPr>
          <w:spacing w:val="-2"/>
          <w:rtl/>
        </w:rPr>
      </w:pPr>
      <w:del w:id="98105" w:author="מנוע מכני" w:date="2026-10-11T12:04:39Z">
        <w:r w:rsidRPr="004640F6">
          <w:rPr>
            <w:spacing w:val="-2"/>
            <w:rtl/>
          </w:rPr>
          <w:delText xml:space="preserve"> </w:delText>
        </w:r>
      </w:del>
      <w:r w:rsidRPr="004640F6">
        <w:rPr>
          <w:spacing w:val="-2"/>
          <w:rtl/>
        </w:rPr>
        <w:t xml:space="preserve">פשט </w:t>
      </w:r>
      <w:r w:rsidRPr="004640F6">
        <w:rPr>
          <w:spacing w:val="-2"/>
          <w:rtl/>
        </w:rPr>
        <w:t xml:space="preserve">בע</w:t>
      </w:r>
      <w:r w:rsidRPr="004640F6">
        <w:rPr>
          <w:rFonts w:hint="cs"/>
          <w:spacing w:val="-2"/>
          <w:rtl/>
        </w:rPr>
        <w:t>ה</w:t>
      </w:r>
      <w:r w:rsidRPr="004640F6">
        <w:rPr>
          <w:spacing w:val="-2"/>
          <w:rtl/>
        </w:rPr>
        <w:t>"</w:t>
      </w:r>
      <w:r w:rsidRPr="004640F6">
        <w:rPr>
          <w:rFonts w:hint="cs"/>
          <w:spacing w:val="-2"/>
          <w:rtl/>
        </w:rPr>
        <w:t xml:space="preserve">ב</w:t>
      </w:r>
      <w:r w:rsidRPr="004640F6">
        <w:rPr>
          <w:rFonts w:hint="cs"/>
          <w:spacing w:val="-2"/>
          <w:rtl/>
        </w:rPr>
        <w:t xml:space="preserve"> </w:t>
      </w:r>
      <w:r w:rsidRPr="004640F6">
        <w:rPr>
          <w:spacing w:val="-2"/>
          <w:rtl/>
        </w:rPr>
        <w:t>את ידו לחוץ, ונטל העני מתוכה או שנתן לתוכה והכניס שניהן פטורין.</w:t>
      </w:r>
    </w:p>
    <w:p w:rsidR="00E9703F" w:rsidRDefault="00E9703F" w:rsidP="00E9703F">
      <w:pPr>
        <w:pStyle w:val="affffb"/>
        <w:rPr>
          <w:rtl/>
        </w:rPr>
      </w:pPr>
      <w:r>
        <w:rPr>
          <w:rtl/>
        </w:rPr>
        <w:t xml:space="preserve">- </w:t>
      </w:r>
      <w:r w:rsidRPr="006F178A">
        <w:rPr>
          <w:rtl/>
        </w:rPr>
        <w:t xml:space="preserve">היינו למעלה </w:t>
      </w:r>
      <w:ins w:id="101727" w:author="קלוד" w:date="2026-10-11T13:11:34Z">
        <w:r>
          <w:rPr>
            <w:rtl/>
          </w:rPr>
          <w:t xml:space="preserve">משלשה,</w:t>
        </w:r>
      </w:ins>
      <w:del w:id="101728" w:author="קלוד" w:date="2026-10-11T13:11:34Z">
        <w:r w:rsidRPr="006F178A">
          <w:rPr>
            <w:rtl/>
          </w:rPr>
          <w:delText xml:space="preserve">משלשה.</w:delText>
        </w:r>
      </w:del>
      <w:r w:rsidRPr="006F178A">
        <w:rPr>
          <w:rFonts w:hint="cs"/>
          <w:rtl/>
        </w:rPr>
        <w:t xml:space="preserve"> </w:t>
      </w:r>
      <w:r w:rsidRPr="006F178A">
        <w:rPr>
          <w:rtl/>
        </w:rPr>
        <w:t xml:space="preserve">אבל למטה </w:t>
      </w:r>
      <w:ins w:id="101725" w:author="קלוד" w:date="2026-10-11T13:11:34Z">
        <w:r>
          <w:rPr>
            <w:rtl/>
          </w:rPr>
          <w:t xml:space="preserve">משלשה -</w:t>
        </w:r>
      </w:ins>
      <w:del w:id="101726" w:author="קלוד" w:date="2026-10-11T13:11:34Z">
        <w:r w:rsidRPr="006F178A">
          <w:rPr>
            <w:rtl/>
          </w:rPr>
          <w:delText xml:space="preserve">משלשה.</w:delText>
        </w:r>
      </w:del>
      <w:r w:rsidRPr="006F178A">
        <w:rPr>
          <w:rtl/>
        </w:rPr>
        <w:t xml:space="preserve"> חייב </w:t>
      </w:r>
      <w:ins w:id="101723" w:author="קלוד" w:date="2026-10-11T13:11:34Z">
        <w:r>
          <w:rPr>
            <w:rtl/>
          </w:rPr>
          <w:t xml:space="preserve">[שנחשב</w:t>
        </w:r>
      </w:ins>
      <w:del w:id="101724" w:author="קלוד" w:date="2026-10-11T13:11:34Z">
        <w:r w:rsidRPr="006F178A">
          <w:rPr>
            <w:rtl/>
          </w:rPr>
          <w:delText xml:space="preserve">[דכמונח</w:delText>
        </w:r>
      </w:del>
      <w:r w:rsidRPr="006F178A">
        <w:rPr>
          <w:rtl/>
        </w:rPr>
        <w:t xml:space="preserve"> </w:t>
      </w:r>
      <w:ins w:id="101721" w:author="קלוד" w:date="2026-10-11T13:11:34Z">
        <w:r>
          <w:rPr>
            <w:rtl/>
          </w:rPr>
          <w:t xml:space="preserve">כמונח]</w:t>
        </w:r>
      </w:ins>
      <w:del w:id="101722" w:author="קלוד" w:date="2026-10-11T13:11:34Z">
        <w:r w:rsidRPr="006F178A">
          <w:rPr>
            <w:rtl/>
          </w:rPr>
          <w:delText xml:space="preserve">דמי]</w:delText>
        </w:r>
      </w:del>
    </w:p>
    <w:p w:rsidR="00E9703F" w:rsidRDefault="00E9703F" w:rsidP="00E9703F">
      <w:pPr>
        <w:rPr>
          <w:rFonts w:ascii="Fb Fontext" w:hAnsi="Fb Fontext"/>
          <w:rtl/>
        </w:rPr>
      </w:pPr>
      <w:r w:rsidRPr="006F178A">
        <w:rPr>
          <w:rFonts w:ascii="Fb Fontext" w:hAnsi="Fb Fontext"/>
          <w:rtl/>
        </w:rPr>
        <w:t>ו</w:t>
      </w:r>
      <w:r w:rsidRPr="006F178A">
        <w:rPr>
          <w:rFonts w:ascii="Fb Fontext" w:hAnsi="Fb Fontext"/>
          <w:b/>
          <w:bCs/>
          <w:rtl/>
        </w:rPr>
        <w:t>הלכתא</w:t>
      </w:r>
      <w:r w:rsidRPr="006F178A">
        <w:rPr>
          <w:rFonts w:ascii="Fb Fontext" w:hAnsi="Fb Fontext"/>
          <w:rtl/>
        </w:rPr>
        <w:t xml:space="preserve"> </w:t>
      </w:r>
      <w:r w:rsidRPr="006F178A">
        <w:rPr>
          <w:rStyle w:val="2fb"/>
          <w:rFonts w:ascii="Fb Fontext" w:hAnsi="Fb Fontext"/>
          <w:rtl/>
        </w:rPr>
        <w:t xml:space="preserve">כרבא</w:t>
      </w:r>
      <w:r w:rsidRPr="006F178A">
        <w:rPr>
          <w:rFonts w:ascii="Fb Fontext" w:hAnsi="Fb Fontext"/>
          <w:rtl/>
        </w:rPr>
        <w:t xml:space="preserve"> </w:t>
      </w:r>
      <w:ins w:id="101737" w:author="קלוד" w:date="2026-10-11T13:11:34Z">
        <w:r>
          <w:rPr>
            <w:rFonts w:ascii="Fb Fontext" w:hAnsi="Fb Fontext"/>
            <w:rtl/>
          </w:rPr>
          <w:t xml:space="preserve">שביד</w:t>
        </w:r>
      </w:ins>
      <w:del w:id="101738" w:author="קלוד" w:date="2026-10-11T13:11:34Z">
        <w:r w:rsidRPr="006F178A">
          <w:rPr>
            <w:rFonts w:ascii="Fb Fontext" w:hAnsi="Fb Fontext"/>
            <w:rtl/>
          </w:rPr>
          <w:delText xml:space="preserve">דביד</w:delText>
        </w:r>
      </w:del>
      <w:r w:rsidRPr="006F178A">
        <w:rPr>
          <w:rFonts w:ascii="Fb Fontext" w:hAnsi="Fb Fontext"/>
          <w:rtl/>
        </w:rPr>
        <w:t xml:space="preserve"> פחות מג' </w:t>
      </w:r>
      <w:ins w:id="101735" w:author="קלוד" w:date="2026-10-11T13:11:34Z">
        <w:r>
          <w:rPr>
            <w:rFonts w:ascii="Fb Fontext" w:hAnsi="Fb Fontext"/>
            <w:rtl/>
          </w:rPr>
          <w:t xml:space="preserve">חייב,</w:t>
        </w:r>
      </w:ins>
      <w:del w:id="101736" w:author="קלוד" w:date="2026-10-11T13:11:34Z">
        <w:r w:rsidRPr="006F178A">
          <w:rPr>
            <w:rFonts w:ascii="Fb Fontext" w:hAnsi="Fb Fontext"/>
            <w:rtl/>
          </w:rPr>
          <w:delText xml:space="preserve">חייב</w:delText>
        </w:r>
      </w:del>
      <w:r w:rsidRPr="006F178A">
        <w:rPr>
          <w:rFonts w:ascii="Fb Fontext" w:hAnsi="Fb Fontext"/>
          <w:rtl/>
        </w:rPr>
        <w:t xml:space="preserve"> </w:t>
      </w:r>
      <w:ins w:id="101733" w:author="קלוד" w:date="2026-10-11T13:11:34Z">
        <w:r>
          <w:rPr>
            <w:rFonts w:ascii="Fb Fontext" w:hAnsi="Fb Fontext"/>
            <w:rtl/>
          </w:rPr>
          <w:t xml:space="preserve">שנחשב</w:t>
        </w:r>
      </w:ins>
      <w:del w:id="101734" w:author="קלוד" w:date="2026-10-11T13:11:34Z">
        <w:r w:rsidRPr="006F178A">
          <w:rPr>
            <w:rFonts w:ascii="Fb Fontext" w:hAnsi="Fb Fontext"/>
            <w:rtl/>
          </w:rPr>
          <w:delText xml:space="preserve">דחשיב</w:delText>
        </w:r>
      </w:del>
      <w:r w:rsidRPr="006F178A">
        <w:rPr>
          <w:rFonts w:ascii="Fb Fontext" w:hAnsi="Fb Fontext"/>
          <w:rtl/>
        </w:rPr>
        <w:t xml:space="preserve"> </w:t>
      </w:r>
      <w:ins w:id="101731" w:author="קלוד" w:date="2026-10-11T13:11:34Z">
        <w:r>
          <w:rPr>
            <w:rFonts w:ascii="Fb Fontext" w:hAnsi="Fb Fontext"/>
            <w:rtl/>
          </w:rPr>
          <w:t xml:space="preserve">כמונח</w:t>
        </w:r>
      </w:ins>
      <w:del w:id="101732" w:author="קלוד" w:date="2026-10-11T13:11:34Z">
        <w:r w:rsidRPr="006F178A">
          <w:rPr>
            <w:rFonts w:ascii="Fb Fontext" w:hAnsi="Fb Fontext"/>
            <w:rtl/>
          </w:rPr>
          <w:delText xml:space="preserve">כמנח</w:delText>
        </w:r>
      </w:del>
      <w:r w:rsidRPr="006F178A">
        <w:rPr>
          <w:rFonts w:ascii="Fb Fontext" w:hAnsi="Fb Fontext"/>
          <w:rtl/>
        </w:rPr>
        <w:t xml:space="preserve"> </w:t>
      </w:r>
      <w:ins w:id="101729" w:author="קלוד" w:date="2026-10-11T13:11:34Z">
        <w:r>
          <w:rPr>
            <w:rFonts w:ascii="Fb Fontext" w:hAnsi="Fb Fontext"/>
            <w:rtl/>
          </w:rPr>
          <w:t xml:space="preserve">בארץ.</w:t>
        </w:r>
      </w:ins>
      <w:del w:id="101730" w:author="קלוד" w:date="2026-10-11T13:11:34Z">
        <w:r w:rsidRPr="006F178A">
          <w:rPr>
            <w:rFonts w:ascii="Fb Fontext" w:hAnsi="Fb Fontext"/>
            <w:rtl/>
          </w:rPr>
          <w:delText xml:space="preserve">בארץ</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31" w:author="קלוד" w:date="2026-10-11T09:07:15Z"/>
        </w:rPr>
      </w:pPr>
      <w:ins w:id="20530" w:author="קלוד" w:date="2026-10-11T09:07:15Z">
        <w:r>
          <w:t xml:space="preserve">משנה ג</w:t>
        </w:r>
      </w:ins>
    </w:p>
    <w:p w:rsidR="00E9703F" w:rsidRPr="009757B9" w:rsidRDefault="00E9703F" w:rsidP="00E9703F">
      <w:pPr>
        <w:pStyle w:val="afff9"/>
        <w:rPr>
          <w:del w:id="20248" w:author="קלוד" w:date="2026-10-11T09:07:15Z"/>
          <w:b/>
          <w:rtl/>
        </w:rPr>
      </w:pPr>
      <w:del w:id="20246" w:author="קלוד" w:date="2026-10-11T09:07:15Z">
        <w:r w:rsidRPr="009757B9">
          <w:rPr>
            <w:rFonts w:hint="cs"/>
            <w:b/>
            <w:sz w:val="20"/>
            <w:rtl/>
          </w:rPr>
          <w:delText xml:space="preserve">משנה</w:delText>
        </w:r>
      </w:del>
      <w:del w:id="20247" w:author="קלוד" w:date="2026-10-11T09:07:15Z">
        <w:r w:rsidRPr="009757B9">
          <w:rPr>
            <w:b/>
            <w:sz w:val="20"/>
            <w:rtl/>
          </w:rPr>
          <w:delText xml:space="preserve">.</w:delText>
        </w:r>
      </w:del>
    </w:p>
    <w:p w:rsidR="00E9703F" w:rsidRPr="00B20210" w:rsidRDefault="00E9703F" w:rsidP="00E9703F">
      <w:pPr>
        <w:pStyle w:val="afff9"/>
        <w:spacing w:before="120"/>
        <w:rPr>
          <w:spacing w:val="6"/>
          <w:rtl/>
        </w:rPr>
        <w:pPrChange w:id="90055" w:author="קלוד" w:date="2026-10-11T12:09:42Z">
          <w:pPr>
            <w:pStyle w:val="afff9"/>
          </w:pPr>
        </w:pPrChange>
      </w:pPr>
      <w:r w:rsidRPr="00B20210">
        <w:rPr>
          <w:rFonts w:hint="cs"/>
          <w:spacing w:val="6"/>
          <w:rtl/>
        </w:rPr>
        <w:t>המוציא</w:t>
      </w:r>
      <w:r w:rsidRPr="00B20210">
        <w:rPr>
          <w:spacing w:val="6"/>
          <w:rtl/>
        </w:rPr>
        <w:t xml:space="preserve"> </w:t>
      </w:r>
      <w:r w:rsidRPr="00B20210">
        <w:rPr>
          <w:rFonts w:hint="cs"/>
          <w:spacing w:val="6"/>
          <w:rtl/>
        </w:rPr>
        <w:t>בין</w:t>
      </w:r>
      <w:r w:rsidRPr="00B20210">
        <w:rPr>
          <w:spacing w:val="6"/>
          <w:rtl/>
        </w:rPr>
        <w:t xml:space="preserve"> </w:t>
      </w:r>
      <w:r w:rsidRPr="00B20210">
        <w:rPr>
          <w:rFonts w:hint="cs"/>
          <w:spacing w:val="6"/>
          <w:rtl/>
        </w:rPr>
        <w:t>בימינו</w:t>
      </w:r>
      <w:r w:rsidRPr="00B20210">
        <w:rPr>
          <w:spacing w:val="6"/>
          <w:rtl/>
        </w:rPr>
        <w:t xml:space="preserve"> </w:t>
      </w:r>
      <w:r w:rsidRPr="00B20210">
        <w:rPr>
          <w:rFonts w:hint="cs"/>
          <w:spacing w:val="6"/>
          <w:rtl/>
        </w:rPr>
        <w:t>בין</w:t>
      </w:r>
      <w:r w:rsidRPr="00B20210">
        <w:rPr>
          <w:spacing w:val="6"/>
          <w:rtl/>
        </w:rPr>
        <w:t xml:space="preserve"> </w:t>
      </w:r>
      <w:r w:rsidRPr="00B20210">
        <w:rPr>
          <w:rFonts w:hint="cs"/>
          <w:spacing w:val="6"/>
          <w:rtl/>
        </w:rPr>
        <w:t>בשמאלו</w:t>
      </w:r>
      <w:r w:rsidRPr="00B20210">
        <w:rPr>
          <w:spacing w:val="6"/>
          <w:rtl/>
        </w:rPr>
        <w:t xml:space="preserve">, </w:t>
      </w:r>
      <w:r w:rsidRPr="00B20210">
        <w:rPr>
          <w:rFonts w:hint="cs"/>
          <w:spacing w:val="6"/>
          <w:rtl/>
        </w:rPr>
        <w:t>בתוך</w:t>
      </w:r>
      <w:r w:rsidRPr="00B20210">
        <w:rPr>
          <w:spacing w:val="6"/>
          <w:rtl/>
        </w:rPr>
        <w:t xml:space="preserve"> </w:t>
      </w:r>
      <w:r w:rsidRPr="00B20210">
        <w:rPr>
          <w:rFonts w:hint="cs"/>
          <w:spacing w:val="6"/>
          <w:rtl/>
        </w:rPr>
        <w:t>חיקו</w:t>
      </w:r>
      <w:r w:rsidRPr="00B20210">
        <w:rPr>
          <w:spacing w:val="6"/>
          <w:rtl/>
        </w:rPr>
        <w:t xml:space="preserve"> </w:t>
      </w:r>
      <w:r w:rsidRPr="00B20210">
        <w:rPr>
          <w:rFonts w:hint="cs"/>
          <w:spacing w:val="6"/>
          <w:rtl/>
        </w:rPr>
        <w:t>או</w:t>
      </w:r>
      <w:r w:rsidRPr="00B20210">
        <w:rPr>
          <w:spacing w:val="6"/>
          <w:rtl/>
        </w:rPr>
        <w:t xml:space="preserve"> </w:t>
      </w:r>
      <w:r w:rsidRPr="00B20210">
        <w:rPr>
          <w:rFonts w:hint="cs"/>
          <w:spacing w:val="6"/>
          <w:rtl/>
        </w:rPr>
        <w:t>על</w:t>
      </w:r>
      <w:r w:rsidRPr="00B20210">
        <w:rPr>
          <w:spacing w:val="6"/>
          <w:rtl/>
        </w:rPr>
        <w:t xml:space="preserve"> </w:t>
      </w:r>
      <w:r w:rsidRPr="00B20210">
        <w:rPr>
          <w:rFonts w:hint="cs"/>
          <w:spacing w:val="6"/>
          <w:rtl/>
        </w:rPr>
        <w:t>כתיפיו</w:t>
      </w:r>
      <w:r w:rsidRPr="00B20210">
        <w:rPr>
          <w:spacing w:val="6"/>
          <w:rtl/>
        </w:rPr>
        <w:t xml:space="preserve"> </w:t>
      </w:r>
      <w:r w:rsidRPr="00B20210">
        <w:rPr>
          <w:rFonts w:hint="cs"/>
          <w:spacing w:val="6"/>
          <w:rtl/>
        </w:rPr>
        <w:t>חייב</w:t>
      </w:r>
      <w:r w:rsidRPr="00B20210">
        <w:rPr>
          <w:spacing w:val="6"/>
          <w:rtl/>
        </w:rPr>
        <w:t xml:space="preserve">, </w:t>
      </w:r>
      <w:r w:rsidRPr="00B20210">
        <w:rPr>
          <w:rFonts w:hint="cs"/>
          <w:spacing w:val="6"/>
          <w:rtl/>
        </w:rPr>
        <w:t>שכן</w:t>
      </w:r>
      <w:r w:rsidRPr="00B20210">
        <w:rPr>
          <w:spacing w:val="6"/>
          <w:rtl/>
        </w:rPr>
        <w:t xml:space="preserve"> </w:t>
      </w:r>
      <w:r w:rsidRPr="00B20210">
        <w:rPr>
          <w:rFonts w:hint="cs"/>
          <w:spacing w:val="6"/>
          <w:rtl/>
        </w:rPr>
        <w:t>משא</w:t>
      </w:r>
      <w:r w:rsidRPr="00B20210">
        <w:rPr>
          <w:spacing w:val="6"/>
          <w:rtl/>
        </w:rPr>
        <w:t xml:space="preserve"> </w:t>
      </w:r>
      <w:r w:rsidRPr="00B20210">
        <w:rPr>
          <w:rFonts w:hint="cs"/>
          <w:spacing w:val="6"/>
          <w:rtl/>
        </w:rPr>
        <w:t>בני</w:t>
      </w:r>
      <w:r w:rsidRPr="00B20210">
        <w:rPr>
          <w:spacing w:val="6"/>
          <w:rtl/>
        </w:rPr>
        <w:t xml:space="preserve"> </w:t>
      </w:r>
      <w:r w:rsidRPr="00B20210">
        <w:rPr>
          <w:rFonts w:hint="cs"/>
          <w:spacing w:val="6"/>
          <w:rtl/>
        </w:rPr>
        <w:t>קהת</w:t>
      </w:r>
      <w:r w:rsidRPr="00B20210">
        <w:rPr>
          <w:spacing w:val="6"/>
          <w:rtl/>
        </w:rPr>
        <w:t>.</w:t>
      </w:r>
    </w:p>
    <w:p w:rsidR="00E9703F" w:rsidRPr="00B20210" w:rsidRDefault="00E9703F" w:rsidP="00E9703F">
      <w:pPr>
        <w:pStyle w:val="afff9"/>
        <w:rPr>
          <w:spacing w:val="6"/>
          <w:rtl/>
        </w:rPr>
      </w:pPr>
      <w:r w:rsidRPr="00B20210">
        <w:rPr>
          <w:rFonts w:hint="cs"/>
          <w:spacing w:val="6"/>
          <w:rtl/>
        </w:rPr>
        <w:t>כלאחר</w:t>
      </w:r>
      <w:r w:rsidRPr="00B20210">
        <w:rPr>
          <w:spacing w:val="6"/>
          <w:rtl/>
        </w:rPr>
        <w:t xml:space="preserve"> </w:t>
      </w:r>
      <w:r w:rsidRPr="00B20210">
        <w:rPr>
          <w:rFonts w:hint="cs"/>
          <w:spacing w:val="6"/>
          <w:rtl/>
        </w:rPr>
        <w:t>ידו</w:t>
      </w:r>
      <w:r w:rsidRPr="00B20210">
        <w:rPr>
          <w:spacing w:val="6"/>
          <w:rtl/>
        </w:rPr>
        <w:t xml:space="preserve">, </w:t>
      </w:r>
      <w:r w:rsidRPr="00B20210">
        <w:rPr>
          <w:rFonts w:hint="cs"/>
          <w:spacing w:val="6"/>
          <w:rtl/>
        </w:rPr>
        <w:t>ברגלו</w:t>
      </w:r>
      <w:r w:rsidRPr="00B20210">
        <w:rPr>
          <w:spacing w:val="6"/>
          <w:rtl/>
        </w:rPr>
        <w:t xml:space="preserve">, </w:t>
      </w:r>
      <w:r w:rsidRPr="00B20210">
        <w:rPr>
          <w:rFonts w:hint="cs"/>
          <w:spacing w:val="6"/>
          <w:rtl/>
        </w:rPr>
        <w:t>בפיו</w:t>
      </w:r>
      <w:r w:rsidRPr="00B20210">
        <w:rPr>
          <w:spacing w:val="6"/>
          <w:rtl/>
        </w:rPr>
        <w:t xml:space="preserve">, </w:t>
      </w:r>
      <w:r w:rsidRPr="00B20210">
        <w:rPr>
          <w:rFonts w:hint="cs"/>
          <w:spacing w:val="6"/>
          <w:rtl/>
        </w:rPr>
        <w:t>ובמרפקו</w:t>
      </w:r>
      <w:r w:rsidRPr="00B20210">
        <w:rPr>
          <w:spacing w:val="6"/>
          <w:rtl/>
        </w:rPr>
        <w:t xml:space="preserve">, </w:t>
      </w:r>
      <w:r w:rsidRPr="00B20210">
        <w:rPr>
          <w:rFonts w:hint="cs"/>
          <w:spacing w:val="6"/>
          <w:rtl/>
        </w:rPr>
        <w:t>באזנו</w:t>
      </w:r>
      <w:r w:rsidRPr="00B20210">
        <w:rPr>
          <w:spacing w:val="6"/>
          <w:rtl/>
        </w:rPr>
        <w:t xml:space="preserve">, </w:t>
      </w:r>
      <w:r w:rsidRPr="00B20210">
        <w:rPr>
          <w:rFonts w:hint="cs"/>
          <w:spacing w:val="6"/>
          <w:rtl/>
        </w:rPr>
        <w:t>ובשערו</w:t>
      </w:r>
      <w:r w:rsidRPr="00B20210">
        <w:rPr>
          <w:spacing w:val="6"/>
          <w:rtl/>
        </w:rPr>
        <w:t xml:space="preserve">, </w:t>
      </w:r>
      <w:r w:rsidRPr="00B20210">
        <w:rPr>
          <w:rFonts w:hint="cs"/>
          <w:spacing w:val="6"/>
          <w:rtl/>
        </w:rPr>
        <w:t>ובפונדתו</w:t>
      </w:r>
      <w:r w:rsidRPr="00B20210">
        <w:rPr>
          <w:spacing w:val="6"/>
          <w:rtl/>
        </w:rPr>
        <w:t xml:space="preserve"> </w:t>
      </w:r>
      <w:r w:rsidRPr="00B20210">
        <w:rPr>
          <w:rFonts w:hint="cs"/>
          <w:spacing w:val="6"/>
          <w:rtl/>
        </w:rPr>
        <w:t>ופיה</w:t>
      </w:r>
      <w:r w:rsidRPr="00B20210">
        <w:rPr>
          <w:spacing w:val="6"/>
          <w:rtl/>
        </w:rPr>
        <w:t xml:space="preserve"> </w:t>
      </w:r>
      <w:r w:rsidRPr="00B20210">
        <w:rPr>
          <w:rFonts w:hint="cs"/>
          <w:spacing w:val="6"/>
          <w:rtl/>
        </w:rPr>
        <w:t>למטה</w:t>
      </w:r>
      <w:r w:rsidRPr="00B20210">
        <w:rPr>
          <w:spacing w:val="6"/>
          <w:rtl/>
        </w:rPr>
        <w:t xml:space="preserve">, </w:t>
      </w:r>
      <w:r w:rsidRPr="00B20210">
        <w:rPr>
          <w:rFonts w:hint="cs"/>
          <w:spacing w:val="6"/>
          <w:rtl/>
        </w:rPr>
        <w:t>בין</w:t>
      </w:r>
      <w:r w:rsidRPr="00B20210">
        <w:rPr>
          <w:spacing w:val="6"/>
          <w:rtl/>
        </w:rPr>
        <w:t xml:space="preserve"> </w:t>
      </w:r>
      <w:r w:rsidRPr="00B20210">
        <w:rPr>
          <w:rFonts w:hint="cs"/>
          <w:spacing w:val="6"/>
          <w:rtl/>
        </w:rPr>
        <w:t>פונדתו</w:t>
      </w:r>
      <w:r w:rsidRPr="00B20210">
        <w:rPr>
          <w:spacing w:val="6"/>
          <w:rtl/>
        </w:rPr>
        <w:t xml:space="preserve"> </w:t>
      </w:r>
      <w:r w:rsidRPr="00B20210">
        <w:rPr>
          <w:rFonts w:hint="cs"/>
          <w:spacing w:val="6"/>
          <w:rtl/>
        </w:rPr>
        <w:t>לחלוקו</w:t>
      </w:r>
      <w:r w:rsidRPr="00B20210">
        <w:rPr>
          <w:spacing w:val="6"/>
          <w:rtl/>
        </w:rPr>
        <w:t xml:space="preserve">, </w:t>
      </w:r>
      <w:r w:rsidRPr="00B20210">
        <w:rPr>
          <w:rFonts w:hint="cs"/>
          <w:spacing w:val="6"/>
          <w:rtl/>
        </w:rPr>
        <w:t>ובשפת</w:t>
      </w:r>
      <w:r w:rsidRPr="00B20210">
        <w:rPr>
          <w:spacing w:val="6"/>
          <w:rtl/>
        </w:rPr>
        <w:t xml:space="preserve"> </w:t>
      </w:r>
      <w:r w:rsidRPr="00B20210">
        <w:rPr>
          <w:rFonts w:hint="cs"/>
          <w:spacing w:val="6"/>
          <w:rtl/>
        </w:rPr>
        <w:t>חלוקו</w:t>
      </w:r>
      <w:r w:rsidRPr="00B20210">
        <w:rPr>
          <w:spacing w:val="6"/>
          <w:rtl/>
        </w:rPr>
        <w:t xml:space="preserve">, </w:t>
      </w:r>
      <w:r w:rsidRPr="00B20210">
        <w:rPr>
          <w:rFonts w:hint="cs"/>
          <w:spacing w:val="6"/>
          <w:rtl/>
        </w:rPr>
        <w:t>במנעלו</w:t>
      </w:r>
      <w:r w:rsidRPr="00B20210">
        <w:rPr>
          <w:spacing w:val="6"/>
          <w:rtl/>
        </w:rPr>
        <w:t xml:space="preserve">, </w:t>
      </w:r>
      <w:r w:rsidRPr="00B20210">
        <w:rPr>
          <w:rFonts w:hint="cs"/>
          <w:spacing w:val="6"/>
          <w:rtl/>
        </w:rPr>
        <w:t>בסנדלו</w:t>
      </w:r>
      <w:r w:rsidRPr="00B20210">
        <w:rPr>
          <w:spacing w:val="6"/>
          <w:rtl/>
        </w:rPr>
        <w:t xml:space="preserve"> - </w:t>
      </w:r>
      <w:r w:rsidRPr="00B20210">
        <w:rPr>
          <w:rFonts w:hint="cs"/>
          <w:spacing w:val="6"/>
          <w:rtl/>
        </w:rPr>
        <w:t>פטור</w:t>
      </w:r>
      <w:r w:rsidRPr="00B20210">
        <w:rPr>
          <w:spacing w:val="6"/>
          <w:rtl/>
        </w:rPr>
        <w:t xml:space="preserve">, </w:t>
      </w:r>
      <w:r w:rsidRPr="00B20210">
        <w:rPr>
          <w:rFonts w:hint="cs"/>
          <w:spacing w:val="6"/>
          <w:rtl/>
        </w:rPr>
        <w:t>שלא</w:t>
      </w:r>
      <w:r w:rsidRPr="00B20210">
        <w:rPr>
          <w:spacing w:val="6"/>
          <w:rtl/>
        </w:rPr>
        <w:t xml:space="preserve"> </w:t>
      </w:r>
      <w:r w:rsidRPr="00B20210">
        <w:rPr>
          <w:rFonts w:hint="cs"/>
          <w:spacing w:val="6"/>
          <w:rtl/>
        </w:rPr>
        <w:t>הוציא</w:t>
      </w:r>
      <w:r w:rsidRPr="00B20210">
        <w:rPr>
          <w:spacing w:val="6"/>
          <w:rtl/>
        </w:rPr>
        <w:t xml:space="preserve"> </w:t>
      </w:r>
      <w:r w:rsidRPr="00B20210">
        <w:rPr>
          <w:rFonts w:hint="cs"/>
          <w:spacing w:val="6"/>
          <w:rtl/>
        </w:rPr>
        <w:t>כדרך</w:t>
      </w:r>
      <w:r w:rsidRPr="00B20210">
        <w:rPr>
          <w:spacing w:val="6"/>
          <w:rtl/>
        </w:rPr>
        <w:t xml:space="preserve"> </w:t>
      </w:r>
      <w:r w:rsidRPr="00B20210">
        <w:rPr>
          <w:rFonts w:hint="cs"/>
          <w:spacing w:val="6"/>
          <w:rtl/>
        </w:rPr>
        <w:t>המוציאין</w:t>
      </w:r>
      <w:r w:rsidRPr="00B20210">
        <w:rPr>
          <w:spacing w:val="6"/>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633" w:author="קלוד" w:date="2026-10-11T12:33:55Z"/>
        </w:rPr>
      </w:pPr>
      <w:ins w:id="90634" w:author="קלוד" w:date="2026-10-11T12:33:55Z">
        <w:r>
          <w:rPr>
            <w:color w:val="7B3F00"/>
          </w:rPr>
          <w:t xml:space="preserve">משא בני קהת - הוצאה למעלה מעשרה טפחים</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ר"א</w:t>
      </w:r>
      <w:r w:rsidRPr="006F178A">
        <w:rPr>
          <w:rFonts w:ascii="Fb Fontext" w:hAnsi="Fb Fontext"/>
          <w:rtl/>
        </w:rPr>
        <w:t xml:space="preserve"> המוציא משאוי למעלה מעשרה טפחים - חייב, שכן משא בני קהת.</w:t>
      </w:r>
    </w:p>
    <w:p w:rsidR="00E9703F" w:rsidRDefault="00E9703F" w:rsidP="00E9703F">
      <w:pPr>
        <w:rPr>
          <w:rtl/>
        </w:rPr>
      </w:pPr>
      <w:r w:rsidRPr="006F178A">
        <w:rPr>
          <w:rtl/>
        </w:rPr>
        <w:t>•</w:t>
      </w:r>
      <w:r w:rsidRPr="00784B8D">
        <w:rPr>
          <w:rStyle w:val="afffff0"/>
          <w:rFonts w:hint="cs"/>
          <w:rtl/>
        </w:rPr>
        <w:t xml:space="preserve"> '</w:t>
      </w:r>
      <w:ins w:id="91195" w:author="Claude - סמנטי" w:date="2026-10-11T12:28:21Z">
        <w:r>
          <w:rPr>
            <w:rStyle w:val="afffff0"/>
            <w:rtl/>
          </w:rPr>
          <w:t xml:space="preserve">עַל הַמִּשְׁכָּן וְעַל הַמִּזְבֵּחַ סָבִיב</w:t>
        </w:r>
      </w:ins>
      <w:del w:id="91196" w:author="Claude - סמנטי" w:date="2026-10-11T12:28:21Z">
        <w:r w:rsidRPr="00784B8D">
          <w:rPr>
            <w:rStyle w:val="afffff0"/>
            <w:rtl/>
          </w:rPr>
          <w:delText xml:space="preserve">על המשכן ועל המזבח סביב</w:delText>
        </w:r>
      </w:del>
      <w:r w:rsidRPr="00784B8D">
        <w:rPr>
          <w:rStyle w:val="afffff0"/>
          <w:rFonts w:hint="cs"/>
          <w:rtl/>
        </w:rPr>
        <w:t>'</w:t>
      </w:r>
      <w:r w:rsidRPr="00784B8D">
        <w:rPr>
          <w:rStyle w:val="afffff0"/>
          <w:rtl/>
        </w:rPr>
        <w:t>,</w:t>
      </w:r>
      <w:r w:rsidRPr="006F178A">
        <w:rPr>
          <w:rtl/>
        </w:rPr>
        <w:t xml:space="preserve"> מקיש מזבח </w:t>
      </w:r>
      <w:ins w:id="101743" w:author="קלוד" w:date="2026-10-11T13:11:34Z">
        <w:r>
          <w:rPr>
            <w:rtl/>
          </w:rPr>
          <w:t xml:space="preserve">למשכן,</w:t>
        </w:r>
      </w:ins>
      <w:del w:id="101744" w:author="קלוד" w:date="2026-10-11T13:11:34Z">
        <w:r w:rsidRPr="006F178A">
          <w:rPr>
            <w:rtl/>
          </w:rPr>
          <w:delText xml:space="preserve">למשכן</w:delText>
        </w:r>
      </w:del>
      <w:r w:rsidRPr="006F178A">
        <w:rPr>
          <w:rtl/>
        </w:rPr>
        <w:t xml:space="preserve"> שאף מזבח</w:t>
      </w:r>
      <w:ins w:id="101741" w:author="קלוד" w:date="2026-10-11T13:11:34Z">
        <w:r>
          <w:rPr>
            <w:rtl/>
          </w:rPr>
          <w:t xml:space="preserve"> </w:t>
        </w:r>
        <w:r>
          <w:rPr>
            <w:rStyle w:val="afffffe"/>
            <w:rtl/>
          </w:rPr>
          <w:t xml:space="preserve">גובהו</w:t>
        </w:r>
        <w:r>
          <w:rPr>
            <w:rtl/>
          </w:rPr>
          <w:t xml:space="preserve"> </w:t>
        </w:r>
      </w:ins>
      <w:del w:id="101742" w:author="קלוד" w:date="2026-10-11T13:11:34Z">
        <w:r w:rsidRPr="006F178A">
          <w:rPr>
            <w:rtl/>
          </w:rPr>
          <w:delText xml:space="preserve"> </w:delText>
        </w:r>
      </w:del>
      <w:r w:rsidRPr="006F178A">
        <w:rPr>
          <w:rtl/>
        </w:rPr>
        <w:t xml:space="preserve">עשר </w:t>
      </w:r>
      <w:ins w:id="101739" w:author="קלוד" w:date="2026-10-11T13:11:34Z">
        <w:r>
          <w:rPr>
            <w:rtl/>
          </w:rPr>
          <w:t xml:space="preserve">אמות.</w:t>
        </w:r>
      </w:ins>
      <w:del w:id="101740" w:author="קלוד" w:date="2026-10-11T13:11:34Z">
        <w:r w:rsidRPr="006F178A">
          <w:rPr>
            <w:rtl/>
          </w:rPr>
          <w:delText xml:space="preserve">אמות</w:delText>
        </w:r>
      </w:del>
    </w:p>
    <w:p w:rsidR="00E9703F" w:rsidRPr="006F178A" w:rsidRDefault="00E9703F" w:rsidP="00E9703F">
      <w:pPr>
        <w:rPr>
          <w:rtl/>
        </w:rPr>
      </w:pPr>
      <w:r w:rsidRPr="006F178A">
        <w:rPr>
          <w:rtl/>
        </w:rPr>
        <w:lastRenderedPageBreak/>
        <w:t xml:space="preserve">ומשכן </w:t>
      </w:r>
      <w:ins w:id="95217" w:author="מנוע מכני" w:date="2026-10-11T12:04:39Z">
        <w:ins w:id="101749" w:author="קלוד" w:date="2026-10-11T13:11:34Z">
          <w:r>
            <w:rPr>
              <w:rtl/>
            </w:rPr>
            <w:t xml:space="preserve">עצמו</w:t>
          </w:r>
        </w:ins>
        <w:del w:id="101750" w:author="קלוד" w:date="2026-10-11T13:11:34Z">
          <w:r>
            <w:rPr>
              <w:rtl/>
            </w:rPr>
            <w:delText xml:space="preserve">גופו</w:delText>
          </w:r>
        </w:del>
      </w:ins>
      <w:del w:id="95218" w:author="מנוע מכני" w:date="2026-10-11T12:04:39Z">
        <w:r w:rsidRPr="006F178A">
          <w:rPr>
            <w:rtl/>
          </w:rPr>
          <w:lastRenderedPageBreak/>
          <w:delText xml:space="preserve">גופיה</w:delText>
        </w:r>
      </w:del>
      <w:r w:rsidRPr="006F178A">
        <w:rPr>
          <w:rtl/>
        </w:rPr>
        <w:lastRenderedPageBreak/>
        <w:t xml:space="preserve"> </w:t>
      </w:r>
      <w:ins w:id="101747" w:author="קלוד" w:date="2026-10-11T13:11:34Z">
        <w:r>
          <w:rPr>
            <w:rtl/>
          </w:rPr>
          <w:t xml:space="preserve">-</w:t>
        </w:r>
      </w:ins>
      <w:del w:id="101748" w:author="קלוד" w:date="2026-10-11T13:11:34Z">
        <w:r w:rsidRPr="006F178A">
          <w:rPr>
            <w:rtl/>
          </w:rPr>
          <w:lastRenderedPageBreak/>
          <w:delText xml:space="preserve">מהא</w:delText>
        </w:r>
      </w:del>
      <w:r w:rsidRPr="006F178A">
        <w:rPr>
          <w:rtl/>
        </w:rPr>
        <w:lastRenderedPageBreak/>
        <w:t xml:space="preserve"> </w:t>
      </w:r>
      <w:ins w:id="101745" w:author="קלוד" w:date="2026-10-11T13:11:34Z">
        <w:r>
          <w:rPr>
            <w:rStyle w:val="afffff0"/>
            <w:rtl/>
          </w:rPr>
          <w:t xml:space="preserve">מ'עֶשֶׂר</w:t>
        </w:r>
      </w:ins>
      <w:del w:id="101746" w:author="קלוד" w:date="2026-10-11T13:11:34Z">
        <w:r w:rsidRPr="002F73F8">
          <w:rPr>
            <w:rStyle w:val="afffff0"/>
            <w:rtl/>
          </w:rPr>
          <w:delText xml:space="preserve">ד</w:delText>
        </w:r>
        <w:r w:rsidRPr="002F73F8">
          <w:rPr>
            <w:rStyle w:val="afffff0"/>
            <w:rFonts w:hint="cs"/>
            <w:rtl/>
          </w:rPr>
          <w:delText xml:space="preserve">'</w:delText>
        </w:r>
        <w:r>
          <w:rPr>
            <w:rStyle w:val="afffff0"/>
            <w:rtl/>
          </w:rPr>
          <w:delText xml:space="preserve">עֶשֶׂר</w:delText>
        </w:r>
      </w:del>
      <w:ins w:id="91199" w:author="Claude - סמנטי" w:date="2026-10-11T12:28:21Z">
        <w:r>
          <w:rPr>
            <w:rStyle w:val="afffff0"/>
            <w:rtl/>
          </w:rPr>
          <w:t xml:space="preserve"> אַמּוֹת אֹרֶךְ הַקָּרֶשׁ</w:t>
        </w:r>
      </w:ins>
      <w:del w:id="91200" w:author="Claude - סמנטי" w:date="2026-10-11T12:28:21Z">
        <w:r w:rsidRPr="002F73F8">
          <w:rPr>
            <w:rStyle w:val="afffff0"/>
            <w:rtl/>
          </w:rPr>
          <w:delText xml:space="preserve">עשר אמות ארך הקרש</w:delText>
        </w:r>
      </w:del>
      <w:r w:rsidRPr="002F73F8">
        <w:rPr>
          <w:rStyle w:val="afffff0"/>
          <w:rFonts w:hint="cs"/>
          <w:rtl/>
        </w:rPr>
        <w:t>'</w:t>
      </w:r>
      <w:r w:rsidRPr="002F73F8">
        <w:rPr>
          <w:rStyle w:val="afffff0"/>
          <w:rtl/>
        </w:rPr>
        <w:t xml:space="preserve"> </w:t>
      </w:r>
      <w:r w:rsidRPr="006F178A">
        <w:rPr>
          <w:rtl/>
        </w:rPr>
        <w:t>וכתיב</w:t>
      </w:r>
      <w:r w:rsidRPr="00784B8D">
        <w:rPr>
          <w:rStyle w:val="afffff0"/>
          <w:rtl/>
        </w:rPr>
        <w:t xml:space="preserve"> </w:t>
      </w:r>
      <w:r w:rsidRPr="00784B8D">
        <w:rPr>
          <w:rStyle w:val="afffff0"/>
          <w:rFonts w:hint="cs"/>
          <w:rtl/>
        </w:rPr>
        <w:t>'</w:t>
      </w:r>
      <w:ins w:id="91197" w:author="Claude - סמנטי" w:date="2026-10-11T12:28:21Z">
        <w:r>
          <w:rPr>
            <w:rStyle w:val="afffff0"/>
            <w:rtl/>
          </w:rPr>
          <w:t xml:space="preserve">וַיִּפְרֹשׂ אֶת הָאֹהֶל עַל הַמִּשְׁכָּן</w:t>
        </w:r>
      </w:ins>
      <w:del w:id="91198" w:author="Claude - סמנטי" w:date="2026-10-11T12:28:21Z">
        <w:r w:rsidRPr="00784B8D">
          <w:rPr>
            <w:rStyle w:val="afffff0"/>
            <w:rtl/>
          </w:rPr>
          <w:delText xml:space="preserve">ויפרש את האהל על המשכן</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tl/>
        </w:rPr>
        <w:t>משה רבינו פרשו, מכאן אתה למד: גובהן של לויים עשר אמות.</w:t>
      </w:r>
    </w:p>
    <w:p w:rsidR="00E9703F" w:rsidRDefault="00E9703F" w:rsidP="00E9703F">
      <w:pPr>
        <w:rPr>
          <w:rtl/>
        </w:rPr>
      </w:pPr>
      <w:r w:rsidRPr="006F178A">
        <w:rPr>
          <w:rtl/>
        </w:rPr>
        <w:t xml:space="preserve">וגמירי, דכל טונא דמידלי במוטות - </w:t>
      </w:r>
      <w:r>
        <w:rPr>
          <w:rFonts w:hint="cs"/>
          <w:rtl/>
        </w:rPr>
        <w:t>שליש</w:t>
      </w:r>
      <w:r w:rsidRPr="006F178A">
        <w:rPr>
          <w:rtl/>
        </w:rPr>
        <w:t xml:space="preserve"> מלעיל, ו</w:t>
      </w:r>
      <w:r>
        <w:rPr>
          <w:rFonts w:hint="cs"/>
          <w:rtl/>
        </w:rPr>
        <w:t>ב'</w:t>
      </w:r>
      <w:r w:rsidRPr="006F178A">
        <w:rPr>
          <w:rtl/>
        </w:rPr>
        <w:t xml:space="preserve"> </w:t>
      </w:r>
      <w:r>
        <w:rPr>
          <w:rFonts w:hint="cs"/>
          <w:rtl/>
        </w:rPr>
        <w:t xml:space="preserve">שלישים מלמטהנמצא דמידלי </w:t>
      </w:r>
      <w:ins w:id="91415" w:author="מנוע מכני" w:date="2026-10-11T12:04:39Z">
        <w:r>
          <w:rPr>
            <w:rFonts w:hint="cs"/>
            <w:rtl/>
          </w:rPr>
          <w:t xml:space="preserve">הרבה</w:t>
        </w:r>
      </w:ins>
      <w:del w:id="91416" w:author="מנוע מכני" w:date="2026-10-11T12:04:39Z">
        <w:r>
          <w:rPr>
            <w:rFonts w:hint="cs"/>
            <w:rtl/>
          </w:rPr>
          <w:delText xml:space="preserve">טובא</w:delText>
        </w:r>
      </w:del>
      <w:r>
        <w:rPr>
          <w:rFonts w:hint="cs"/>
          <w:rtl/>
        </w:rPr>
        <w:t xml:space="preserve"> </w:t>
      </w:r>
    </w:p>
    <w:p w:rsidR="00E9703F" w:rsidRPr="006F178A" w:rsidRDefault="00E9703F" w:rsidP="00E9703F">
      <w:pPr>
        <w:rPr>
          <w:rtl/>
        </w:rPr>
      </w:pPr>
      <w:r>
        <w:rPr>
          <w:rFonts w:hint="cs"/>
          <w:rtl/>
        </w:rPr>
        <w:t>'</w:t>
      </w:r>
      <w:r w:rsidRPr="006F178A">
        <w:rPr>
          <w:rStyle w:val="afffff0"/>
          <w:rtl/>
        </w:rPr>
        <w:t>ומשא בני קהת</w:t>
      </w:r>
      <w:r>
        <w:rPr>
          <w:rFonts w:hint="cs"/>
          <w:rtl/>
        </w:rPr>
        <w:t>'</w:t>
      </w:r>
      <w:r w:rsidRPr="006F178A">
        <w:rPr>
          <w:rtl/>
        </w:rPr>
        <w:t xml:space="preserve"> </w:t>
      </w:r>
      <w:ins w:id="101753" w:author="קלוד" w:date="2026-10-11T13:11:34Z">
        <w:r>
          <w:rPr>
            <w:rFonts w:hint="cs"/>
            <w:rtl/>
          </w:rPr>
          <w:t xml:space="preserve">למדים</w:t>
        </w:r>
      </w:ins>
      <w:del w:id="101754" w:author="קלוד" w:date="2026-10-11T13:11:34Z">
        <w:r w:rsidRPr="006F178A">
          <w:rPr>
            <w:rFonts w:hint="cs"/>
            <w:rtl/>
          </w:rPr>
          <w:delText xml:space="preserve">ילפי</w:delText>
        </w:r>
      </w:del>
      <w:r w:rsidRPr="006F178A">
        <w:rPr>
          <w:rFonts w:hint="cs"/>
          <w:rtl/>
        </w:rPr>
        <w:t xml:space="preserve"> </w:t>
      </w:r>
      <w:r w:rsidRPr="006F178A">
        <w:rPr>
          <w:rtl/>
        </w:rPr>
        <w:t xml:space="preserve">מארון. ארון </w:t>
      </w:r>
      <w:ins w:id="101751" w:author="קלוד" w:date="2026-10-11T13:11:34Z">
        <w:r>
          <w:rPr>
            <w:rtl/>
          </w:rPr>
          <w:t xml:space="preserve">תשעה </w:t>
        </w:r>
        <w:r>
          <w:rPr>
            <w:rStyle w:val="afffffe"/>
            <w:rtl/>
          </w:rPr>
          <w:t xml:space="preserve">טפחים</w:t>
        </w:r>
        <w:r>
          <w:rPr>
            <w:rtl/>
          </w:rPr>
          <w:t xml:space="preserve">,</w:t>
        </w:r>
      </w:ins>
      <w:del w:id="101752" w:author="קלוד" w:date="2026-10-11T13:11:34Z">
        <w:r w:rsidRPr="006F178A">
          <w:rPr>
            <w:rtl/>
          </w:rPr>
          <w:delText xml:space="preserve">תשעה,</w:delText>
        </w:r>
      </w:del>
      <w:r w:rsidRPr="006F178A">
        <w:rPr>
          <w:rtl/>
        </w:rPr>
        <w:t xml:space="preserve"> וכפורת טפח - הרי כאן עשרה.</w:t>
      </w:r>
    </w:p>
    <w:p w:rsidR="00E9703F" w:rsidRPr="004640F6" w:rsidRDefault="00E9703F" w:rsidP="00E9703F">
      <w:pPr>
        <w:rPr>
          <w:rFonts w:cs="Guttman Vilna"/>
          <w:b/>
          <w:bCs/>
          <w:spacing w:val="-2"/>
        </w:rPr>
      </w:pPr>
      <w:ins w:id="101769" w:author="קלוד" w:date="2026-10-11T13:11:34Z">
        <w:r>
          <w:rPr>
            <w:spacing w:val="-2"/>
            <w:rtl/>
          </w:rPr>
          <w:t xml:space="preserve">ולמדנו,</w:t>
        </w:r>
      </w:ins>
      <w:del w:id="101770" w:author="קלוד" w:date="2026-10-11T13:11:34Z">
        <w:r w:rsidRPr="004640F6">
          <w:rPr>
            <w:spacing w:val="-2"/>
            <w:rtl/>
          </w:rPr>
          <w:delText xml:space="preserve">וגמירי,</w:delText>
        </w:r>
      </w:del>
      <w:r w:rsidRPr="004640F6">
        <w:rPr>
          <w:spacing w:val="-2"/>
          <w:rtl/>
        </w:rPr>
        <w:t xml:space="preserve"> </w:t>
      </w:r>
      <w:ins w:id="101767" w:author="קלוד" w:date="2026-10-11T13:11:34Z">
        <w:r>
          <w:rPr>
            <w:spacing w:val="-2"/>
            <w:rtl/>
          </w:rPr>
          <w:t xml:space="preserve">שכל</w:t>
        </w:r>
      </w:ins>
      <w:del w:id="101768" w:author="קלוד" w:date="2026-10-11T13:11:34Z">
        <w:r w:rsidRPr="004640F6">
          <w:rPr>
            <w:spacing w:val="-2"/>
            <w:rtl/>
          </w:rPr>
          <w:delText xml:space="preserve">דכל</w:delText>
        </w:r>
      </w:del>
      <w:r w:rsidRPr="004640F6">
        <w:rPr>
          <w:spacing w:val="-2"/>
          <w:rtl/>
        </w:rPr>
        <w:t xml:space="preserve"> </w:t>
      </w:r>
      <w:ins w:id="101765" w:author="קלוד" w:date="2026-10-11T13:11:34Z">
        <w:r>
          <w:rPr>
            <w:spacing w:val="-2"/>
            <w:rtl/>
          </w:rPr>
          <w:t xml:space="preserve">משא</w:t>
        </w:r>
      </w:ins>
      <w:del w:id="101766" w:author="קלוד" w:date="2026-10-11T13:11:34Z">
        <w:r w:rsidRPr="004640F6">
          <w:rPr>
            <w:spacing w:val="-2"/>
            <w:rtl/>
          </w:rPr>
          <w:delText xml:space="preserve">טונא</w:delText>
        </w:r>
      </w:del>
      <w:r w:rsidRPr="004640F6">
        <w:rPr>
          <w:spacing w:val="-2"/>
          <w:rtl/>
        </w:rPr>
        <w:t xml:space="preserve"> </w:t>
      </w:r>
      <w:ins w:id="101763" w:author="קלוד" w:date="2026-10-11T13:11:34Z">
        <w:r>
          <w:rPr>
            <w:spacing w:val="-2"/>
            <w:rtl/>
          </w:rPr>
          <w:t xml:space="preserve">שמרימים</w:t>
        </w:r>
      </w:ins>
      <w:del w:id="101764" w:author="קלוד" w:date="2026-10-11T13:11:34Z">
        <w:r w:rsidRPr="004640F6">
          <w:rPr>
            <w:spacing w:val="-2"/>
            <w:rtl/>
          </w:rPr>
          <w:delText xml:space="preserve">דמידלי</w:delText>
        </w:r>
      </w:del>
      <w:r w:rsidRPr="004640F6">
        <w:rPr>
          <w:spacing w:val="-2"/>
          <w:rtl/>
        </w:rPr>
        <w:t xml:space="preserve"> </w:t>
      </w:r>
      <w:ins w:id="101761" w:author="קלוד" w:date="2026-10-11T13:11:34Z">
        <w:r>
          <w:rPr>
            <w:spacing w:val="-2"/>
            <w:rtl/>
          </w:rPr>
          <w:t xml:space="preserve">במוטות -</w:t>
        </w:r>
      </w:ins>
      <w:del w:id="101762" w:author="קלוד" w:date="2026-10-11T13:11:34Z">
        <w:r w:rsidRPr="004640F6">
          <w:rPr>
            <w:spacing w:val="-2"/>
            <w:rtl/>
          </w:rPr>
          <w:delText xml:space="preserve">במוטות</w:delText>
        </w:r>
      </w:del>
      <w:r w:rsidRPr="004640F6">
        <w:rPr>
          <w:spacing w:val="-2"/>
          <w:rtl/>
        </w:rPr>
        <w:t xml:space="preserve"> </w:t>
      </w:r>
      <w:r w:rsidRPr="004640F6">
        <w:rPr>
          <w:rFonts w:hint="cs"/>
          <w:spacing w:val="-2"/>
          <w:rtl/>
        </w:rPr>
        <w:t xml:space="preserve">שליש מעל, ושני </w:t>
      </w:r>
      <w:ins w:id="101759" w:author="קלוד" w:date="2026-10-11T13:11:34Z">
        <w:r>
          <w:rPr>
            <w:rFonts w:hint="cs"/>
            <w:spacing w:val="-2"/>
            <w:rtl/>
          </w:rPr>
          <w:t xml:space="preserve">שלישים</w:t>
        </w:r>
      </w:ins>
      <w:del w:id="101760" w:author="קלוד" w:date="2026-10-11T13:11:34Z">
        <w:r w:rsidRPr="004640F6">
          <w:rPr>
            <w:rFonts w:hint="cs"/>
            <w:spacing w:val="-2"/>
            <w:rtl/>
          </w:rPr>
          <w:delText xml:space="preserve">שליש</w:delText>
        </w:r>
      </w:del>
      <w:r w:rsidRPr="004640F6">
        <w:rPr>
          <w:rFonts w:hint="cs"/>
          <w:spacing w:val="-2"/>
          <w:rtl/>
        </w:rPr>
        <w:t xml:space="preserve"> מתחת, נמצא</w:t>
      </w:r>
      <w:r w:rsidRPr="004640F6">
        <w:rPr>
          <w:spacing w:val="-2"/>
          <w:rtl/>
        </w:rPr>
        <w:t xml:space="preserve"> </w:t>
      </w:r>
      <w:ins w:id="101757" w:author="קלוד" w:date="2026-10-11T13:11:34Z">
        <w:r>
          <w:rPr>
            <w:rStyle w:val="afffffe"/>
            <w:spacing w:val="-2"/>
            <w:rtl/>
          </w:rPr>
          <w:t xml:space="preserve">שהארון</w:t>
        </w:r>
        <w:r>
          <w:rPr>
            <w:spacing w:val="-2"/>
            <w:rtl/>
          </w:rPr>
          <w:t xml:space="preserve"> למעלה</w:t>
        </w:r>
      </w:ins>
      <w:del w:id="101758" w:author="קלוד" w:date="2026-10-11T13:11:34Z">
        <w:r w:rsidRPr="004640F6">
          <w:rPr>
            <w:spacing w:val="-2"/>
            <w:rtl/>
          </w:rPr>
          <w:delText xml:space="preserve">דלמעלה</w:delText>
        </w:r>
      </w:del>
      <w:r w:rsidRPr="004640F6">
        <w:rPr>
          <w:spacing w:val="-2"/>
          <w:rtl/>
        </w:rPr>
        <w:t xml:space="preserve"> מעשרה </w:t>
      </w:r>
      <w:ins w:id="96105" w:author="מנוע מכני" w:date="2026-10-11T12:04:39Z">
        <w:ins w:id="101755" w:author="קלוד" w:date="2026-10-11T13:11:34Z">
          <w:r>
            <w:rPr>
              <w:spacing w:val="-2"/>
              <w:rtl/>
            </w:rPr>
            <w:t xml:space="preserve">עומד.</w:t>
          </w:r>
        </w:ins>
        <w:del w:id="101756" w:author="קלוד" w:date="2026-10-11T13:11:34Z">
          <w:r>
            <w:rPr>
              <w:spacing w:val="-2"/>
              <w:rtl/>
            </w:rPr>
            <w:delText xml:space="preserve">עומד</w:delText>
          </w:r>
        </w:del>
      </w:ins>
      <w:del w:id="96106" w:author="מנוע מכני" w:date="2026-10-11T12:04:39Z">
        <w:r w:rsidRPr="004640F6">
          <w:rPr>
            <w:spacing w:val="-2"/>
            <w:rtl/>
          </w:rPr>
          <w:delText xml:space="preserve">קא</w:delText>
        </w:r>
        <w:r w:rsidRPr="004640F6">
          <w:rPr>
            <w:rFonts w:hint="cs"/>
            <w:spacing w:val="-2"/>
            <w:rtl/>
          </w:rPr>
          <w:delText xml:space="preserve">י</w:delText>
        </w:r>
      </w:del>
    </w:p>
    <w:p w:rsidR="00E9703F" w:rsidRPr="006F178A" w:rsidRDefault="00E9703F" w:rsidP="00E9703F">
      <w:pPr>
        <w:rPr>
          <w:rtl/>
        </w:rPr>
      </w:pPr>
      <w:r w:rsidRPr="006F178A">
        <w:rPr>
          <w:rtl/>
        </w:rPr>
        <w:t xml:space="preserve">ממשה </w:t>
      </w:r>
      <w:ins w:id="101777" w:author="קלוד" w:date="2026-10-11T13:11:34Z">
        <w:r>
          <w:rPr>
            <w:rtl/>
          </w:rPr>
          <w:t xml:space="preserve">אין</w:t>
        </w:r>
      </w:ins>
      <w:del w:id="101778" w:author="קלוד" w:date="2026-10-11T13:11:34Z">
        <w:r w:rsidRPr="006F178A">
          <w:rPr>
            <w:rtl/>
          </w:rPr>
          <w:delText xml:space="preserve">לא</w:delText>
        </w:r>
      </w:del>
      <w:r w:rsidRPr="006F178A">
        <w:rPr>
          <w:rtl/>
        </w:rPr>
        <w:t xml:space="preserve"> </w:t>
      </w:r>
      <w:ins w:id="101775" w:author="קלוד" w:date="2026-10-11T13:11:34Z">
        <w:r>
          <w:rPr>
            <w:rtl/>
          </w:rPr>
          <w:t xml:space="preserve">למדים,</w:t>
        </w:r>
      </w:ins>
      <w:del w:id="101776" w:author="קלוד" w:date="2026-10-11T13:11:34Z">
        <w:r w:rsidRPr="006F178A">
          <w:rPr>
            <w:rtl/>
          </w:rPr>
          <w:delText xml:space="preserve">ילפי</w:delText>
        </w:r>
      </w:del>
      <w:r w:rsidRPr="006F178A">
        <w:rPr>
          <w:rtl/>
        </w:rPr>
        <w:t xml:space="preserve"> </w:t>
      </w:r>
      <w:ins w:id="101773" w:author="קלוד" w:date="2026-10-11T13:11:34Z">
        <w:r>
          <w:rPr>
            <w:rtl/>
          </w:rPr>
          <w:t xml:space="preserve">שהוא</w:t>
        </w:r>
      </w:ins>
      <w:del w:id="101774" w:author="קלוד" w:date="2026-10-11T13:11:34Z">
        <w:r w:rsidRPr="006F178A">
          <w:rPr>
            <w:rtl/>
          </w:rPr>
          <w:delText xml:space="preserve">דשאני,</w:delText>
        </w:r>
      </w:del>
      <w:r w:rsidRPr="006F178A">
        <w:rPr>
          <w:rtl/>
        </w:rPr>
        <w:t xml:space="preserve"> </w:t>
      </w:r>
      <w:ins w:id="101771" w:author="קלוד" w:date="2026-10-11T13:11:34Z">
        <w:r>
          <w:rPr>
            <w:rtl/>
          </w:rPr>
          <w:t xml:space="preserve">שונה, שאין</w:t>
        </w:r>
      </w:ins>
      <w:del w:id="101772" w:author="קלוד" w:date="2026-10-11T13:11:34Z">
        <w:r w:rsidRPr="006F178A">
          <w:rPr>
            <w:rtl/>
          </w:rPr>
          <w:delText xml:space="preserve">דאין</w:delText>
        </w:r>
      </w:del>
      <w:r w:rsidRPr="006F178A">
        <w:rPr>
          <w:rtl/>
        </w:rPr>
        <w:t xml:space="preserve"> השכינה שורה אלא על חכם גבור ועשיר ובעל קומה.</w:t>
      </w:r>
    </w:p>
    <w:p>
      <w:pPr>
        <w:pStyle w:val="afffff8"/>
        <w:rPr>
          <w:ins w:id="90631" w:author="קלוד" w:date="2026-10-11T12:33:55Z"/>
        </w:rPr>
      </w:pPr>
      <w:ins w:id="90632" w:author="קלוד" w:date="2026-10-11T12:33:55Z">
        <w:r>
          <w:rPr>
            <w:color w:val="7B3F00"/>
          </w:rPr>
          <w:t xml:space="preserve">מוציא משאוי על ראשו - אנשי הוצל ובטלה דעתם</w:t>
        </w:r>
      </w:ins>
    </w:p>
    <w:p>
      <w:pPr>
        <w:pStyle w:val="38"/>
        <w:rPr>
          <w:ins w:id="98107" w:author="מנוע מכני" w:date="2026-10-11T12:04:39Z"/>
        </w:rPr>
      </w:pPr>
      <w:del w:id="98106" w:author="מנוע מכני" w:date="2026-10-11T12:04:39Z">
        <w:r w:rsidRPr="006F178A">
          <w:delText xml:space="preserve">•</w:delText>
        </w:r>
      </w:del>
      <w:r w:rsidRPr="006F178A">
        <w:t xml:space="preserve"> </w:t>
      </w:r>
      <w:r w:rsidRPr="006F178A">
        <w:t>ר"</w:t>
      </w:r>
      <w:r w:rsidRPr="006F178A">
        <w:t>ח</w:t>
      </w:r>
      <w:r w:rsidRPr="006F178A">
        <w:t xml:space="preserve">:</w:t>
      </w:r>
    </w:p>
    <w:p w:rsidR="00E9703F" w:rsidRPr="006F178A" w:rsidRDefault="00E9703F" w:rsidP="00E9703F">
      <w:pPr>
        <w:rPr>
          <w:rtl/>
        </w:rPr>
      </w:pPr>
      <w:del w:id="98108" w:author="מנוע מכני" w:date="2026-10-11T12:04:39Z">
        <w:r w:rsidRPr="006F178A">
          <w:rPr>
            <w:rtl/>
          </w:rPr>
          <w:delText xml:space="preserve"> </w:delText>
        </w:r>
      </w:del>
      <w:r w:rsidRPr="006F178A">
        <w:rPr>
          <w:rtl/>
        </w:rPr>
        <w:t xml:space="preserve">אחד מאנשי הוצל המוציא משאוי בשבת על ראשו פטור ואע"פ שאנשי הוצל עושין כן בטלה דעתם אצל כולם.</w:t>
      </w:r>
    </w:p>
    <w:p w:rsidR="00E9703F" w:rsidRDefault="00E9703F" w:rsidP="00E9703F">
      <w:pPr>
        <w:rPr>
          <w:rtl/>
        </w:rPr>
      </w:pPr>
      <w:ins w:id="93111" w:author="מנוע מכני" w:date="2026-10-11T12:04:39Z">
        <w:r>
          <w:rPr>
            <w:rtl/>
          </w:rPr>
          <w:t xml:space="preserve">וכך</w:t>
        </w:r>
      </w:ins>
      <w:del w:id="93112" w:author="מנוע מכני" w:date="2026-10-11T12:04:39Z">
        <w:r w:rsidRPr="006F178A">
          <w:rPr>
            <w:rtl/>
          </w:rPr>
          <w:delText xml:space="preserve">והכי</w:delText>
        </w:r>
      </w:del>
      <w:r w:rsidRPr="006F178A">
        <w:rPr>
          <w:rtl/>
        </w:rPr>
        <w:t xml:space="preserve"> </w:t>
      </w:r>
      <w:ins w:id="101787" w:author="קלוד" w:date="2026-10-11T13:11:34Z">
        <w:r>
          <w:rPr>
            <w:b/>
            <w:bCs/>
            <w:rtl/>
          </w:rPr>
          <w:t xml:space="preserve">הלכתא,</w:t>
        </w:r>
      </w:ins>
      <w:del w:id="101788" w:author="קלוד" w:date="2026-10-11T13:11:34Z">
        <w:r w:rsidRPr="006F178A">
          <w:rPr>
            <w:b/>
            <w:bCs/>
            <w:rtl/>
          </w:rPr>
          <w:delText xml:space="preserve">הלכתא</w:delText>
        </w:r>
      </w:del>
      <w:r w:rsidRPr="006F178A">
        <w:rPr>
          <w:rtl/>
        </w:rPr>
        <w:t xml:space="preserve"> </w:t>
      </w:r>
      <w:r w:rsidRPr="006F178A">
        <w:rPr>
          <w:rtl/>
        </w:rPr>
        <w:t xml:space="preserve">אא"כ</w:t>
      </w:r>
      <w:r w:rsidRPr="006F178A">
        <w:rPr>
          <w:rtl/>
        </w:rPr>
        <w:t xml:space="preserve"> הוא משא </w:t>
      </w:r>
      <w:ins w:id="101785" w:author="קלוד" w:date="2026-10-11T13:11:34Z">
        <w:r>
          <w:rPr>
            <w:rtl/>
          </w:rPr>
          <w:t xml:space="preserve">כבד,</w:t>
        </w:r>
      </w:ins>
      <w:del w:id="101786" w:author="קלוד" w:date="2026-10-11T13:11:34Z">
        <w:r w:rsidRPr="006F178A">
          <w:rPr>
            <w:rtl/>
          </w:rPr>
          <w:delText xml:space="preserve">כבד</w:delText>
        </w:r>
      </w:del>
      <w:r w:rsidRPr="006F178A">
        <w:rPr>
          <w:rtl/>
        </w:rPr>
        <w:t xml:space="preserve"> </w:t>
      </w:r>
      <w:ins w:id="101783" w:author="קלוד" w:date="2026-10-11T13:11:34Z">
        <w:r>
          <w:rPr>
            <w:rtl/>
          </w:rPr>
          <w:t xml:space="preserve">שלדעת</w:t>
        </w:r>
      </w:ins>
      <w:del w:id="101784" w:author="קלוד" w:date="2026-10-11T13:11:34Z">
        <w:r w:rsidRPr="006F178A">
          <w:rPr>
            <w:rtl/>
          </w:rPr>
          <w:delText xml:space="preserve">דלדעת</w:delText>
        </w:r>
      </w:del>
      <w:r w:rsidRPr="006F178A">
        <w:rPr>
          <w:rtl/>
        </w:rPr>
        <w:t xml:space="preserve"> </w:t>
      </w:r>
      <w:r w:rsidRPr="006F178A">
        <w:rPr>
          <w:rStyle w:val="2fb"/>
          <w:rtl/>
        </w:rPr>
        <w:t xml:space="preserve">הר"מ</w:t>
      </w:r>
      <w:r w:rsidRPr="006F178A">
        <w:rPr>
          <w:rtl/>
        </w:rPr>
        <w:t xml:space="preserve"> </w:t>
      </w:r>
      <w:ins w:id="101781" w:author="קלוד" w:date="2026-10-11T13:11:34Z">
        <w:r>
          <w:rPr>
            <w:rtl/>
          </w:rPr>
          <w:t xml:space="preserve">חייב,</w:t>
        </w:r>
      </w:ins>
      <w:del w:id="101782" w:author="קלוד" w:date="2026-10-11T13:11:34Z">
        <w:r w:rsidRPr="006F178A">
          <w:rPr>
            <w:rtl/>
          </w:rPr>
          <w:delText xml:space="preserve">חייב</w:delText>
        </w:r>
      </w:del>
      <w:r w:rsidRPr="006F178A">
        <w:rPr>
          <w:rtl/>
        </w:rPr>
        <w:t xml:space="preserve"> </w:t>
      </w:r>
      <w:ins w:id="101779" w:author="קלוד" w:date="2026-10-11T13:11:34Z">
        <w:r>
          <w:rPr>
            <w:rtl/>
          </w:rPr>
          <w:t xml:space="preserve">שכן</w:t>
        </w:r>
      </w:ins>
      <w:del w:id="101780" w:author="קלוד" w:date="2026-10-11T13:11:34Z">
        <w:r w:rsidRPr="006F178A">
          <w:rPr>
            <w:rtl/>
          </w:rPr>
          <w:delText xml:space="preserve">דכן</w:delText>
        </w:r>
      </w:del>
      <w:r w:rsidRPr="006F178A">
        <w:rPr>
          <w:rtl/>
        </w:rPr>
        <w:t xml:space="preserve"> הוא הרגילות,</w:t>
      </w:r>
    </w:p>
    <w:p w:rsidR="00E9703F" w:rsidRPr="009757B9" w:rsidRDefault="00E9703F" w:rsidP="00E9703F">
      <w:pPr>
        <w:rPr>
          <w:rFonts w:cs="Guttman Vilna"/>
          <w:b/>
          <w:bCs/>
          <w:rtl/>
        </w:rPr>
      </w:pPr>
      <w:r w:rsidRPr="006F178A">
        <w:rPr>
          <w:rtl/>
        </w:rPr>
        <w:t xml:space="preserve">ולא </w:t>
      </w:r>
      <w:r w:rsidRPr="006F178A">
        <w:rPr>
          <w:rStyle w:val="2fb"/>
          <w:rtl/>
        </w:rPr>
        <w:t xml:space="preserve">כפירש"י</w:t>
      </w:r>
      <w:r w:rsidRPr="006F178A">
        <w:rPr>
          <w:rtl/>
        </w:rPr>
        <w:t xml:space="preserve"> לכא' דפירש כדי מים וכ'ו.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צב.</w:t>
      </w:r>
    </w:p>
    <w:p>
      <w:pPr>
        <w:pStyle w:val="MishnaBatzad"/>
        <w:rPr>
          <w:ins w:id="20533" w:author="קלוד" w:date="2026-10-11T09:07:15Z"/>
        </w:rPr>
      </w:pPr>
      <w:ins w:id="20532" w:author="קלוד" w:date="2026-10-11T09:07:15Z">
        <w:r>
          <w:t xml:space="preserve">משנה ד</w:t>
        </w:r>
      </w:ins>
    </w:p>
    <w:p w:rsidR="00E9703F" w:rsidRPr="009757B9" w:rsidRDefault="00E9703F" w:rsidP="00E9703F">
      <w:pPr>
        <w:pStyle w:val="afff9"/>
        <w:rPr>
          <w:del w:id="20250" w:author="קלוד" w:date="2026-10-11T09:07:15Z"/>
          <w:b/>
          <w:rtl/>
        </w:rPr>
      </w:pPr>
      <w:del w:id="20249"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56" w:author="קלוד" w:date="2026-10-11T12:09:42Z">
          <w:pPr>
            <w:pStyle w:val="afff9"/>
          </w:pPr>
        </w:pPrChange>
      </w:pPr>
      <w:r w:rsidRPr="009757B9">
        <w:rPr>
          <w:b/>
          <w:rtl/>
        </w:rPr>
        <w:t>המתכוין להוציא לפניו, ובא לו לאחריו - פטור.</w:t>
      </w:r>
      <w:r w:rsidRPr="009757B9">
        <w:rPr>
          <w:rFonts w:hint="cs"/>
          <w:b/>
          <w:rtl/>
        </w:rPr>
        <w:t xml:space="preserve"> |</w:t>
      </w:r>
      <w:r w:rsidRPr="009757B9">
        <w:rPr>
          <w:b/>
          <w:rtl/>
        </w:rPr>
        <w:t xml:space="preserve"> לאחריו ובא לו לפניו - חייב.</w:t>
      </w:r>
    </w:p>
    <w:p w:rsidR="00E9703F" w:rsidRPr="009757B9" w:rsidRDefault="00E9703F" w:rsidP="00E9703F">
      <w:pPr>
        <w:pStyle w:val="afff9"/>
        <w:rPr>
          <w:b/>
          <w:rtl/>
        </w:rPr>
      </w:pPr>
      <w:r w:rsidRPr="009757B9">
        <w:rPr>
          <w:b/>
          <w:rtl/>
        </w:rPr>
        <w:t>באמת אמרו: האשה החוגרת בסינר, בין מלפניה ובין מלאחריה חייבת, שכן ראוי להיות חוזר.</w:t>
      </w:r>
    </w:p>
    <w:p w:rsidR="00E9703F" w:rsidRPr="009757B9" w:rsidRDefault="00E9703F" w:rsidP="00E9703F">
      <w:pPr>
        <w:pStyle w:val="afff9"/>
        <w:rPr>
          <w:b/>
          <w:rtl/>
        </w:rPr>
      </w:pPr>
      <w:r>
        <w:rPr>
          <w:rStyle w:val="TanaimMishna"/>
          <w:b/>
          <w:rtl/>
          <w:rPrChange w:id="20041" w:author="קלוד" w:date="2026-10-11T09:07:15Z">
            <w:rPr>
              <w:b/>
              <w:rtl/>
            </w:rPr>
          </w:rPrChange>
        </w:rPr>
        <w:t xml:space="preserve">רבי יהודה</w:t>
      </w:r>
      <w:r>
        <w:rPr>
          <w:b/>
          <w:rtl/>
        </w:rPr>
        <w:t xml:space="preserve"> אומר</w:t>
      </w:r>
      <w:r>
        <w:rPr>
          <w:rStyle w:val="TanaimMishna"/>
          <w:b/>
          <w:rtl/>
          <w:rPrChange w:id="100490" w:author="Claude" w:date="2026-10-11T09:08:03Z">
            <w:rPr>
              <w:b/>
              <w:rtl/>
            </w:rPr>
          </w:rPrChange>
        </w:rPr>
        <w:t xml:space="preserve">:</w:t>
      </w:r>
      <w:r>
        <w:rPr>
          <w:b/>
          <w:rtl/>
        </w:rPr>
        <w:t xml:space="preserve"> אף מקבלי פתקין. דכן לבלרי מלכות עושין כן.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hint="cs"/>
          <w:rtl/>
        </w:rPr>
        <w:t>[</w:t>
      </w:r>
      <w:r w:rsidRPr="006F178A">
        <w:rPr>
          <w:rFonts w:ascii="Fb Fontext" w:hAnsi="Fb Fontext"/>
          <w:b/>
          <w:bCs/>
          <w:rtl/>
        </w:rPr>
        <w:t>הלכתא</w:t>
      </w:r>
      <w:r w:rsidRPr="006F178A">
        <w:rPr>
          <w:rFonts w:ascii="Fb Fontext" w:hAnsi="Fb Fontext"/>
          <w:rtl/>
        </w:rPr>
        <w:t xml:space="preserve"> כל באמת הלכה היא ו</w:t>
      </w:r>
      <w:r w:rsidRPr="006F178A">
        <w:rPr>
          <w:rFonts w:ascii="Fb Fontext" w:hAnsi="Fb Fontext"/>
          <w:b/>
          <w:bCs/>
          <w:rtl/>
        </w:rPr>
        <w:t>הלכתא</w:t>
      </w:r>
      <w:r w:rsidRPr="006F178A">
        <w:rPr>
          <w:rFonts w:ascii="Fb Fontext" w:hAnsi="Fb Fontext"/>
          <w:rtl/>
        </w:rPr>
        <w:t xml:space="preserve"> </w:t>
      </w:r>
      <w:r w:rsidRPr="006F178A">
        <w:rPr>
          <w:rStyle w:val="2fb"/>
          <w:rFonts w:ascii="Fb Fontext" w:hAnsi="Fb Fontext"/>
          <w:rtl/>
        </w:rPr>
        <w:t xml:space="preserve">כר"י</w:t>
      </w:r>
      <w:r w:rsidRPr="006F178A">
        <w:rPr>
          <w:rFonts w:ascii="Fb Fontext" w:hAnsi="Fb Fontext"/>
          <w:rtl/>
        </w:rPr>
        <w:t xml:space="preserve">.</w:t>
      </w:r>
      <w:r w:rsidRPr="006F178A">
        <w:rPr>
          <w:rFonts w:ascii="Fb Fontext" w:hAnsi="Fb Fontext" w:hint="cs"/>
          <w:rtl/>
        </w:rPr>
        <w:t>]</w:t>
      </w:r>
    </w:p>
    <w:p>
      <w:pPr>
        <w:pStyle w:val="afffff8"/>
        <w:rPr>
          <w:ins w:id="90629" w:author="קלוד" w:date="2026-10-11T12:33:55Z"/>
        </w:rPr>
      </w:pPr>
      <w:ins w:id="90630" w:author="קלוד" w:date="2026-10-11T12:33:55Z">
        <w:r>
          <w:rPr>
            <w:color w:val="7B3F00"/>
          </w:rPr>
          <w:t xml:space="preserve">נתכוין לפניו ובא לאחריו - נתכוין למעולה ויצאה פחותה</w:t>
        </w:r>
      </w:ins>
    </w:p>
    <w:p w:rsidR="00E9703F" w:rsidRDefault="00E9703F" w:rsidP="00E9703F">
      <w:pPr>
        <w:rPr>
          <w:rStyle w:val="afffe"/>
          <w:rFonts w:ascii="Fb Fontext" w:hAnsi="Fb Fontext"/>
          <w:rtl/>
        </w:rPr>
      </w:pPr>
      <w:r w:rsidRPr="006F178A">
        <w:rPr>
          <w:rStyle w:val="afffe"/>
          <w:rFonts w:ascii="Fb Fontext" w:hAnsi="Fb Fontext"/>
          <w:rtl/>
        </w:rPr>
        <w:t xml:space="preserve">ובא לו לאחריו - פטור. </w:t>
      </w:r>
      <w:r w:rsidRPr="006F178A">
        <w:rPr>
          <w:rtl/>
        </w:rPr>
        <w:t>דנתכוין למעולה ויצאה פחותה</w:t>
      </w:r>
    </w:p>
    <w:p w:rsidR="00E9703F" w:rsidRDefault="00E9703F" w:rsidP="00E9703F">
      <w:pPr>
        <w:rPr>
          <w:rtl/>
        </w:rPr>
      </w:pPr>
      <w:r w:rsidRPr="006F178A">
        <w:rPr>
          <w:rStyle w:val="afffe"/>
          <w:rtl/>
        </w:rPr>
        <w:t xml:space="preserve">לאחריו ובא לו לפניו </w:t>
      </w:r>
      <w:ins w:id="101803" w:author="קלוד" w:date="2026-10-11T13:11:34Z">
        <w:r>
          <w:rPr>
            <w:rStyle w:val="afffe"/>
            <w:rFonts w:hint="cs"/>
            <w:rtl/>
          </w:rPr>
          <w:t xml:space="preserve">-</w:t>
        </w:r>
      </w:ins>
      <w:del w:id="101804" w:author="קלוד" w:date="2026-10-11T13:11:34Z">
        <w:r w:rsidRPr="006F178A">
          <w:rPr>
            <w:rStyle w:val="afffe"/>
            <w:rFonts w:hint="cs"/>
            <w:rtl/>
          </w:rPr>
          <w:delText xml:space="preserve">ח</w:delText>
        </w:r>
        <w:r w:rsidRPr="006F178A">
          <w:rPr>
            <w:rStyle w:val="afffe"/>
            <w:rtl/>
          </w:rPr>
          <w:delText xml:space="preserve">ייב.</w:delText>
        </w:r>
      </w:del>
      <w:r w:rsidRPr="006F178A">
        <w:rPr>
          <w:rStyle w:val="afffe"/>
          <w:rtl/>
        </w:rPr>
        <w:t xml:space="preserve"> </w:t>
      </w:r>
      <w:ins w:id="101801" w:author="קלוד" w:date="2026-10-11T13:11:34Z">
        <w:r>
          <w:rPr>
            <w:rtl/>
          </w:rPr>
          <w:t xml:space="preserve">חייב, שנתכוין</w:t>
        </w:r>
      </w:ins>
      <w:del w:id="101802" w:author="קלוד" w:date="2026-10-11T13:11:34Z">
        <w:r w:rsidRPr="006F178A">
          <w:rPr>
            <w:rtl/>
          </w:rPr>
          <w:delText xml:space="preserve">דנתכוין</w:delText>
        </w:r>
      </w:del>
      <w:r w:rsidRPr="006F178A">
        <w:rPr>
          <w:rtl/>
        </w:rPr>
        <w:t xml:space="preserve"> לשמירה פחותה </w:t>
      </w:r>
      <w:ins w:id="101799" w:author="קלוד" w:date="2026-10-11T13:11:34Z">
        <w:r>
          <w:rPr>
            <w:rtl/>
          </w:rPr>
          <w:t xml:space="preserve">ובאה</w:t>
        </w:r>
      </w:ins>
      <w:del w:id="101800" w:author="קלוד" w:date="2026-10-11T13:11:34Z">
        <w:r w:rsidRPr="006F178A">
          <w:rPr>
            <w:rtl/>
          </w:rPr>
          <w:delText xml:space="preserve">ובא</w:delText>
        </w:r>
      </w:del>
      <w:r w:rsidRPr="006F178A">
        <w:rPr>
          <w:rtl/>
        </w:rPr>
        <w:t xml:space="preserve"> </w:t>
      </w:r>
      <w:ins w:id="101797" w:author="קלוד" w:date="2026-10-11T13:11:34Z">
        <w:r>
          <w:rPr>
            <w:rtl/>
          </w:rPr>
          <w:t xml:space="preserve">מעולה.</w:t>
        </w:r>
      </w:ins>
      <w:del w:id="101798" w:author="קלוד" w:date="2026-10-11T13:11:34Z">
        <w:r w:rsidRPr="006F178A">
          <w:rPr>
            <w:rtl/>
          </w:rPr>
          <w:delText xml:space="preserve">מעולה</w:delText>
        </w:r>
      </w:del>
      <w:r w:rsidRPr="006F178A">
        <w:rPr>
          <w:rtl/>
        </w:rPr>
        <w:t xml:space="preserve"> והיא </w:t>
      </w:r>
      <w:ins w:id="101795" w:author="קלוד" w:date="2026-10-11T13:11:34Z">
        <w:r>
          <w:rPr>
            <w:rtl/>
          </w:rPr>
          <w:t xml:space="preserve">קמ"ל,</w:t>
        </w:r>
      </w:ins>
      <w:del w:id="101796" w:author="קלוד" w:date="2026-10-11T13:11:34Z">
        <w:r w:rsidRPr="006F178A">
          <w:rPr>
            <w:rtl/>
          </w:rPr>
          <w:delText xml:space="preserve">קמ"ל</w:delText>
        </w:r>
      </w:del>
      <w:r w:rsidRPr="006F178A">
        <w:rPr>
          <w:rtl/>
        </w:rPr>
        <w:t xml:space="preserve"> </w:t>
      </w:r>
      <w:ins w:id="101793" w:author="קלוד" w:date="2026-10-11T13:11:34Z">
        <w:r>
          <w:rPr>
            <w:rtl/>
          </w:rPr>
          <w:t xml:space="preserve">שודאי</w:t>
        </w:r>
      </w:ins>
      <w:del w:id="101794" w:author="קלוד" w:date="2026-10-11T13:11:34Z">
        <w:r w:rsidRPr="006F178A">
          <w:rPr>
            <w:rtl/>
          </w:rPr>
          <w:delText xml:space="preserve">וודאי</w:delText>
        </w:r>
      </w:del>
      <w:r w:rsidRPr="006F178A">
        <w:rPr>
          <w:rtl/>
        </w:rPr>
        <w:t xml:space="preserve"> </w:t>
      </w:r>
      <w:ins w:id="101791" w:author="קלוד" w:date="2026-10-11T13:11:34Z">
        <w:r>
          <w:rPr>
            <w:rtl/>
          </w:rPr>
          <w:t xml:space="preserve">לאחריו</w:t>
        </w:r>
      </w:ins>
      <w:del w:id="101792" w:author="קלוד" w:date="2026-10-11T13:11:34Z">
        <w:r w:rsidRPr="006F178A">
          <w:rPr>
            <w:rtl/>
          </w:rPr>
          <w:delText xml:space="preserve">דבאחריו</w:delText>
        </w:r>
      </w:del>
      <w:r w:rsidRPr="006F178A">
        <w:rPr>
          <w:rtl/>
        </w:rPr>
        <w:t xml:space="preserve"> ובא לאחריו </w:t>
      </w:r>
      <w:ins w:id="101789" w:author="קלוד" w:date="2026-10-11T13:11:34Z">
        <w:r>
          <w:rPr>
            <w:rtl/>
          </w:rPr>
          <w:t xml:space="preserve">חייב.</w:t>
        </w:r>
      </w:ins>
      <w:del w:id="101790" w:author="קלוד" w:date="2026-10-11T13:11:34Z">
        <w:r w:rsidRPr="006F178A">
          <w:rPr>
            <w:rtl/>
          </w:rPr>
          <w:delText xml:space="preserve">חייב ]</w:delText>
        </w:r>
      </w:del>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1813" w:author="קלוד" w:date="2026-10-11T13:11:34Z">
        <w:r>
          <w:rPr>
            <w:rStyle w:val="2fb"/>
            <w:rFonts w:ascii="Fb Fontext" w:hAnsi="Fb Fontext"/>
            <w:rtl/>
          </w:rPr>
          <w:t xml:space="preserve">ר"א,</w:t>
        </w:r>
      </w:ins>
      <w:del w:id="101814" w:author="קלוד" w:date="2026-10-11T13:11:34Z">
        <w:r w:rsidRPr="006F178A">
          <w:rPr>
            <w:rStyle w:val="2fb"/>
            <w:rFonts w:ascii="Fb Fontext" w:hAnsi="Fb Fontext"/>
            <w:rtl/>
          </w:rPr>
          <w:delText xml:space="preserve">ר"א</w:delText>
        </w:r>
      </w:del>
      <w:r w:rsidRPr="006F178A">
        <w:rPr>
          <w:rFonts w:ascii="Fb Fontext" w:hAnsi="Fb Fontext"/>
          <w:rtl/>
        </w:rPr>
        <w:t xml:space="preserve"> </w:t>
      </w:r>
      <w:ins w:id="101811" w:author="קלוד" w:date="2026-10-11T13:11:34Z">
        <w:r>
          <w:rPr>
            <w:rFonts w:ascii="Fb Fontext" w:hAnsi="Fb Fontext"/>
            <w:rtl/>
          </w:rPr>
          <w:t xml:space="preserve">שלא</w:t>
        </w:r>
      </w:ins>
      <w:del w:id="101812" w:author="קלוד" w:date="2026-10-11T13:11:34Z">
        <w:r w:rsidRPr="006F178A">
          <w:rPr>
            <w:rFonts w:ascii="Fb Fontext" w:hAnsi="Fb Fontext"/>
            <w:rtl/>
          </w:rPr>
          <w:delText xml:space="preserve">דלא</w:delText>
        </w:r>
      </w:del>
      <w:r w:rsidRPr="006F178A">
        <w:rPr>
          <w:rFonts w:ascii="Fb Fontext" w:hAnsi="Fb Fontext"/>
          <w:rtl/>
        </w:rPr>
        <w:t xml:space="preserve"> </w:t>
      </w:r>
      <w:ins w:id="101809" w:author="קלוד" w:date="2026-10-11T13:11:34Z">
        <w:r>
          <w:rPr>
            <w:rFonts w:ascii="Fb Fontext" w:hAnsi="Fb Fontext"/>
            <w:rtl/>
          </w:rPr>
          <w:t xml:space="preserve">תירץ</w:t>
        </w:r>
      </w:ins>
      <w:del w:id="101810" w:author="קלוד" w:date="2026-10-11T13:11:34Z">
        <w:r w:rsidRPr="006F178A">
          <w:rPr>
            <w:rFonts w:ascii="Fb Fontext" w:hAnsi="Fb Fontext"/>
            <w:rtl/>
          </w:rPr>
          <w:delText xml:space="preserve">תריץ</w:delText>
        </w:r>
      </w:del>
      <w:r w:rsidRPr="006F178A">
        <w:rPr>
          <w:rFonts w:ascii="Fb Fontext" w:hAnsi="Fb Fontext"/>
          <w:rtl/>
        </w:rPr>
        <w:t xml:space="preserve"> </w:t>
      </w:r>
      <w:r w:rsidRPr="006F178A">
        <w:rPr>
          <w:rStyle w:val="2fb"/>
          <w:rFonts w:ascii="Fb Fontext" w:hAnsi="Fb Fontext"/>
          <w:rtl/>
        </w:rPr>
        <w:t xml:space="preserve">כרבא</w:t>
      </w:r>
      <w:r w:rsidRPr="006F178A">
        <w:rPr>
          <w:rFonts w:ascii="Fb Fontext" w:hAnsi="Fb Fontext"/>
          <w:rtl/>
        </w:rPr>
        <w:t xml:space="preserve"> </w:t>
      </w:r>
      <w:r w:rsidRPr="006F178A">
        <w:rPr>
          <w:rStyle w:val="2fb"/>
          <w:rFonts w:ascii="Fb Fontext" w:hAnsi="Fb Fontext"/>
          <w:rtl/>
        </w:rPr>
        <w:t xml:space="preserve">ורב </w:t>
      </w:r>
      <w:ins w:id="101807" w:author="קלוד" w:date="2026-10-11T13:11:34Z">
        <w:r>
          <w:rPr>
            <w:rStyle w:val="2fb"/>
            <w:rFonts w:ascii="Fb Fontext" w:hAnsi="Fb Fontext"/>
            <w:rtl/>
          </w:rPr>
          <w:t xml:space="preserve">אשי:</w:t>
        </w:r>
      </w:ins>
      <w:del w:id="101808" w:author="קלוד" w:date="2026-10-11T13:11:34Z">
        <w:r w:rsidRPr="006F178A">
          <w:rPr>
            <w:rStyle w:val="2fb"/>
            <w:rFonts w:ascii="Fb Fontext" w:hAnsi="Fb Fontext"/>
            <w:rtl/>
          </w:rPr>
          <w:delText xml:space="preserve">אשי</w:delText>
        </w:r>
      </w:del>
      <w:r w:rsidRPr="006F178A">
        <w:rPr>
          <w:rFonts w:ascii="Fb Fontext" w:hAnsi="Fb Fontext"/>
          <w:rtl/>
        </w:rPr>
        <w:t xml:space="preserve"> </w:t>
      </w:r>
      <w:ins w:id="101805" w:author="קלוד" w:date="2026-10-11T13:11:34Z">
        <w:r>
          <w:rPr>
            <w:rFonts w:ascii="Fb Fontext" w:hAnsi="Fb Fontext"/>
            <w:rtl/>
          </w:rPr>
          <w:t xml:space="preserve">תברא -</w:t>
        </w:r>
      </w:ins>
      <w:del w:id="101806" w:author="קלוד" w:date="2026-10-11T13:11:34Z">
        <w:r w:rsidRPr="006F178A">
          <w:rPr>
            <w:rFonts w:ascii="Fb Fontext" w:hAnsi="Fb Fontext"/>
            <w:rtl/>
          </w:rPr>
          <w:delText xml:space="preserve">תברא</w:delText>
        </w:r>
      </w:del>
      <w:r w:rsidRPr="006F178A">
        <w:rPr>
          <w:rFonts w:ascii="Fb Fontext" w:hAnsi="Fb Fontext"/>
          <w:rtl/>
        </w:rPr>
        <w:t xml:space="preserve"> מי ששנה זו </w:t>
      </w:r>
      <w:r w:rsidRPr="006F178A">
        <w:rPr>
          <w:rFonts w:ascii="Fb Fontext" w:hAnsi="Fb Fontext"/>
          <w:rtl/>
        </w:rPr>
        <w:t xml:space="preserve">לא</w:t>
      </w:r>
      <w:r w:rsidRPr="006F178A">
        <w:rPr>
          <w:rFonts w:ascii="Fb Fontext" w:hAnsi="Fb Fontext"/>
          <w:rtl/>
        </w:rPr>
        <w:t xml:space="preserve"> שנה זו.</w:t>
      </w:r>
    </w:p>
    <w:p w:rsidR="00E9703F" w:rsidRDefault="00E9703F" w:rsidP="00E9703F">
      <w:pPr>
        <w:rPr>
          <w:rtl/>
        </w:rPr>
      </w:pPr>
      <w:ins w:id="101817" w:author="קלוד" w:date="2026-10-11T13:11:34Z">
        <w:r>
          <w:rPr>
            <w:rtl/>
          </w:rPr>
          <w:t xml:space="preserve">[שאם לא כן,</w:t>
        </w:r>
      </w:ins>
      <w:del w:id="101818" w:author="קלוד" w:date="2026-10-11T13:11:34Z">
        <w:r w:rsidRPr="006F178A">
          <w:rPr>
            <w:rtl/>
          </w:rPr>
          <w:delText xml:space="preserve">דאחרת</w:delText>
        </w:r>
      </w:del>
      <w:r w:rsidRPr="006F178A">
        <w:rPr>
          <w:rtl/>
        </w:rPr>
        <w:t xml:space="preserve"> מה </w:t>
      </w:r>
      <w:ins w:id="101815" w:author="קלוד" w:date="2026-10-11T13:11:34Z">
        <w:r>
          <w:rPr>
            <w:rtl/>
          </w:rPr>
          <w:t xml:space="preserve">ההבדל</w:t>
        </w:r>
      </w:ins>
      <w:del w:id="101816" w:author="קלוד" w:date="2026-10-11T13:11:34Z">
        <w:r w:rsidRPr="006F178A">
          <w:rPr>
            <w:rtl/>
          </w:rPr>
          <w:delText xml:space="preserve">הבדל</w:delText>
        </w:r>
      </w:del>
      <w:r w:rsidRPr="006F178A">
        <w:rPr>
          <w:rtl/>
        </w:rPr>
        <w:t xml:space="preserve"> בין נתכוין לאחריו ויצא לפניו לבין להיפך]</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לאחריו והיה לאחריו </w:t>
      </w:r>
      <w:r w:rsidRPr="00E6185C">
        <w:rPr>
          <w:b/>
          <w:bCs/>
          <w:rtl/>
        </w:rPr>
        <w:t>לכו"ע</w:t>
      </w:r>
      <w:r w:rsidRPr="006F178A">
        <w:rPr>
          <w:rtl/>
        </w:rPr>
        <w:t xml:space="preserve"> חייב.</w:t>
      </w:r>
    </w:p>
    <w:p w:rsidR="00E9703F" w:rsidRPr="006F178A" w:rsidRDefault="00E9703F" w:rsidP="00E9703F">
      <w:pPr>
        <w:rPr>
          <w:rtl/>
        </w:rPr>
      </w:pPr>
      <w:r w:rsidRPr="006F178A">
        <w:rPr>
          <w:rFonts w:ascii="MS Mincho" w:hAnsi="MS Mincho" w:hint="cs"/>
          <w:bCs/>
          <w:rtl/>
        </w:rPr>
        <w:t>•</w:t>
      </w:r>
      <w:r>
        <w:rPr>
          <w:rFonts w:hint="cs"/>
          <w:b/>
          <w:bCs/>
          <w:rtl/>
        </w:rPr>
        <w:t xml:space="preserve"> </w:t>
      </w:r>
      <w:r w:rsidRPr="00935E29">
        <w:rPr>
          <w:b/>
          <w:bCs/>
          <w:rtl/>
        </w:rPr>
        <w:t xml:space="preserve">לאחר ידו ורגלו </w:t>
      </w:r>
      <w:r w:rsidRPr="006F178A">
        <w:rPr>
          <w:rtl/>
        </w:rPr>
        <w:t xml:space="preserve">- </w:t>
      </w:r>
      <w:r w:rsidRPr="00935E29">
        <w:rPr>
          <w:b/>
          <w:bCs/>
          <w:rtl/>
        </w:rPr>
        <w:t>דברי הכל</w:t>
      </w:r>
      <w:r w:rsidRPr="006F178A">
        <w:rPr>
          <w:rtl/>
        </w:rPr>
        <w:t xml:space="preserve"> פטור.</w:t>
      </w:r>
    </w:p>
    <w:p w:rsidR="00E9703F" w:rsidRPr="006F178A" w:rsidRDefault="00E9703F" w:rsidP="00E9703F">
      <w:pPr>
        <w:rPr>
          <w:rtl/>
        </w:rPr>
      </w:pPr>
      <w:ins w:id="101823" w:author="קלוד" w:date="2026-10-11T13:11:34Z">
        <w:r>
          <w:rPr>
            <w:b/>
            <w:bCs/>
            <w:rtl/>
          </w:rPr>
          <w:t xml:space="preserve">כשחלקו</w:t>
        </w:r>
      </w:ins>
      <w:del w:id="101824" w:author="קלוד" w:date="2026-10-11T13:11:34Z">
        <w:r w:rsidRPr="00935E29">
          <w:rPr>
            <w:b/>
            <w:bCs/>
            <w:rtl/>
          </w:rPr>
          <w:delText xml:space="preserve">כי </w:delText>
        </w:r>
        <w:r>
          <w:rPr>
            <w:b/>
            <w:bCs/>
            <w:rtl/>
          </w:rPr>
          <w:delText xml:space="preserve">חלקו</w:delText>
        </w:r>
      </w:del>
      <w:ins w:id="91417" w:author="מנוע מכני" w:date="2026-10-11T12:04:39Z"/>
      <w:del w:id="91418" w:author="מנוע מכני" w:date="2026-10-11T12:04:39Z">
        <w:r w:rsidRPr="00935E29">
          <w:rPr>
            <w:b/>
            <w:bCs/>
            <w:rtl/>
          </w:rPr>
          <w:delText xml:space="preserve">פליגי</w:delText>
        </w:r>
      </w:del>
      <w:r w:rsidRPr="006F178A">
        <w:rPr>
          <w:rtl/>
        </w:rPr>
        <w:t xml:space="preserve"> </w:t>
      </w:r>
      <w:r w:rsidRPr="006F178A">
        <w:rPr>
          <w:rStyle w:val="2fb"/>
          <w:rtl/>
        </w:rPr>
        <w:t xml:space="preserve">ר"י</w:t>
      </w:r>
      <w:r w:rsidRPr="006F178A">
        <w:rPr>
          <w:rtl/>
        </w:rPr>
        <w:t xml:space="preserve"> </w:t>
      </w:r>
      <w:ins w:id="101821" w:author="קלוד" w:date="2026-10-11T13:11:34Z">
        <w:r>
          <w:rPr>
            <w:rtl/>
          </w:rPr>
          <w:t xml:space="preserve">המחייב</w:t>
        </w:r>
      </w:ins>
      <w:del w:id="101822" w:author="קלוד" w:date="2026-10-11T13:11:34Z">
        <w:r w:rsidRPr="006F178A">
          <w:rPr>
            <w:rtl/>
          </w:rPr>
          <w:delText xml:space="preserve">דמחייב</w:delText>
        </w:r>
      </w:del>
      <w:r w:rsidRPr="006F178A">
        <w:rPr>
          <w:rtl/>
        </w:rPr>
        <w:t xml:space="preserve"> וחכמים </w:t>
      </w:r>
      <w:ins w:id="101819" w:author="קלוד" w:date="2026-10-11T13:11:34Z">
        <w:r>
          <w:rPr>
            <w:rtl/>
          </w:rPr>
          <w:t xml:space="preserve">הפוטרים -</w:t>
        </w:r>
      </w:ins>
      <w:del w:id="101820" w:author="קלוד" w:date="2026-10-11T13:11:34Z">
        <w:r w:rsidRPr="006F178A">
          <w:rPr>
            <w:rtl/>
          </w:rPr>
          <w:delText xml:space="preserve">דפוטרים-</w:delText>
        </w:r>
      </w:del>
      <w:r w:rsidRPr="006F178A">
        <w:rPr>
          <w:rtl/>
        </w:rPr>
        <w:t xml:space="preserve"> בפונדתו ופיה למטה.</w:t>
      </w:r>
    </w:p>
    <w:p w:rsidR="00E9703F" w:rsidRPr="006F178A" w:rsidRDefault="00E9703F" w:rsidP="00E9703F">
      <w:pPr>
        <w:rPr>
          <w:rtl/>
        </w:rPr>
      </w:pPr>
      <w:r w:rsidRPr="006F178A">
        <w:rPr>
          <w:rtl/>
        </w:rPr>
        <w:t xml:space="preserve">מר </w:t>
      </w:r>
      <w:ins w:id="101835" w:author="קלוד" w:date="2026-10-11T13:11:34Z">
        <w:r>
          <w:rPr>
            <w:rtl/>
          </w:rPr>
          <w:t xml:space="preserve">מדמה</w:t>
        </w:r>
      </w:ins>
      <w:del w:id="101836" w:author="קלוד" w:date="2026-10-11T13:11:34Z">
        <w:r w:rsidRPr="006F178A">
          <w:rPr>
            <w:rtl/>
          </w:rPr>
          <w:delText xml:space="preserve">מדמי</w:delText>
        </w:r>
      </w:del>
      <w:r w:rsidRPr="006F178A">
        <w:rPr>
          <w:rtl/>
        </w:rPr>
        <w:t xml:space="preserve"> </w:t>
      </w:r>
      <w:ins w:id="93113" w:author="מנוע מכני" w:date="2026-10-11T12:04:39Z">
        <w:ins w:id="101833" w:author="קלוד" w:date="2026-10-11T13:11:34Z">
          <w:r>
            <w:rPr>
              <w:rtl/>
            </w:rPr>
            <w:t xml:space="preserve">אותו</w:t>
          </w:r>
        </w:ins>
        <w:del w:id="101834" w:author="קלוד" w:date="2026-10-11T13:11:34Z">
          <w:r>
            <w:rPr>
              <w:rtl/>
            </w:rPr>
            <w:delText xml:space="preserve">לו</w:delText>
          </w:r>
        </w:del>
      </w:ins>
      <w:del w:id="93114" w:author="מנוע מכני" w:date="2026-10-11T12:04:39Z">
        <w:r w:rsidRPr="006F178A">
          <w:rPr>
            <w:rtl/>
          </w:rPr>
          <w:delText xml:space="preserve">ליה</w:delText>
        </w:r>
      </w:del>
      <w:r w:rsidRPr="006F178A">
        <w:rPr>
          <w:rtl/>
        </w:rPr>
        <w:t xml:space="preserve"> </w:t>
      </w:r>
      <w:ins w:id="101831" w:author="קלוד" w:date="2026-10-11T13:11:34Z">
        <w:r>
          <w:rPr>
            <w:rtl/>
          </w:rPr>
          <w:t xml:space="preserve">ללאחריו</w:t>
        </w:r>
      </w:ins>
      <w:del w:id="101832" w:author="קלוד" w:date="2026-10-11T13:11:34Z">
        <w:r w:rsidRPr="006F178A">
          <w:rPr>
            <w:rtl/>
          </w:rPr>
          <w:delText xml:space="preserve">לאחריו</w:delText>
        </w:r>
      </w:del>
      <w:r w:rsidRPr="006F178A">
        <w:rPr>
          <w:rtl/>
        </w:rPr>
        <w:t xml:space="preserve"> ובא לו לאחריו, ומר </w:t>
      </w:r>
      <w:ins w:id="101829" w:author="קלוד" w:date="2026-10-11T13:11:34Z">
        <w:r>
          <w:rPr>
            <w:rtl/>
          </w:rPr>
          <w:t xml:space="preserve">מדמה</w:t>
        </w:r>
      </w:ins>
      <w:del w:id="101830" w:author="קלוד" w:date="2026-10-11T13:11:34Z">
        <w:r w:rsidRPr="006F178A">
          <w:rPr>
            <w:rtl/>
          </w:rPr>
          <w:delText xml:space="preserve">מדמי</w:delText>
        </w:r>
      </w:del>
      <w:r w:rsidRPr="006F178A">
        <w:rPr>
          <w:rtl/>
        </w:rPr>
        <w:t xml:space="preserve"> </w:t>
      </w:r>
      <w:ins w:id="93115" w:author="מנוע מכני" w:date="2026-10-11T12:04:39Z">
        <w:ins w:id="101827" w:author="קלוד" w:date="2026-10-11T13:11:34Z">
          <w:r>
            <w:rPr>
              <w:rtl/>
            </w:rPr>
            <w:t xml:space="preserve">אותו</w:t>
          </w:r>
        </w:ins>
        <w:del w:id="101828" w:author="קלוד" w:date="2026-10-11T13:11:34Z">
          <w:r>
            <w:rPr>
              <w:rtl/>
            </w:rPr>
            <w:delText xml:space="preserve">לו</w:delText>
          </w:r>
        </w:del>
      </w:ins>
      <w:del w:id="93116" w:author="מנוע מכני" w:date="2026-10-11T12:04:39Z">
        <w:r w:rsidRPr="006F178A">
          <w:rPr>
            <w:rtl/>
          </w:rPr>
          <w:delText xml:space="preserve">ליה</w:delText>
        </w:r>
      </w:del>
      <w:r w:rsidRPr="006F178A">
        <w:rPr>
          <w:rtl/>
        </w:rPr>
        <w:t xml:space="preserve"> </w:t>
      </w:r>
      <w:ins w:id="101825" w:author="קלוד" w:date="2026-10-11T13:11:34Z">
        <w:r>
          <w:rPr>
            <w:rtl/>
          </w:rPr>
          <w:t xml:space="preserve">ללאחר</w:t>
        </w:r>
      </w:ins>
      <w:del w:id="101826" w:author="קלוד" w:date="2026-10-11T13:11:34Z">
        <w:r w:rsidRPr="006F178A">
          <w:rPr>
            <w:rtl/>
          </w:rPr>
          <w:delText xml:space="preserve">לאחר</w:delText>
        </w:r>
      </w:del>
      <w:r w:rsidRPr="006F178A">
        <w:rPr>
          <w:rtl/>
        </w:rPr>
        <w:t xml:space="preserve"> ידו ורגלו.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35" w:author="קלוד" w:date="2026-10-11T09:07:15Z"/>
        </w:rPr>
      </w:pPr>
      <w:ins w:id="20534" w:author="קלוד" w:date="2026-10-11T09:07:15Z">
        <w:r>
          <w:t xml:space="preserve">משנה ה</w:t>
        </w:r>
      </w:ins>
    </w:p>
    <w:p w:rsidR="00E9703F" w:rsidRPr="009757B9" w:rsidRDefault="00E9703F" w:rsidP="00E9703F">
      <w:pPr>
        <w:pStyle w:val="afff9"/>
        <w:rPr>
          <w:del w:id="20253" w:author="קלוד" w:date="2026-10-11T09:07:15Z"/>
          <w:rStyle w:val="afffe"/>
          <w:rFonts w:ascii="Fb Fontext" w:hAnsi="Fb Fontext"/>
          <w:b/>
          <w:bCs w:val="0"/>
          <w:sz w:val="20"/>
          <w:rtl/>
        </w:rPr>
      </w:pPr>
      <w:del w:id="20251" w:author="קלוד" w:date="2026-10-11T09:07:15Z">
        <w:r w:rsidRPr="00146180">
          <w:rPr>
            <w:rStyle w:val="afffe"/>
            <w:rFonts w:ascii="Fb Fontext" w:hAnsi="Fb Fontext" w:hint="cs"/>
            <w:bCs w:val="0"/>
            <w:sz w:val="20"/>
            <w:rtl/>
          </w:rPr>
          <w:delText xml:space="preserve">משנה</w:delText>
        </w:r>
      </w:del>
      <w:del w:id="20252" w:author="קלוד" w:date="2026-10-11T09:07:15Z">
        <w:r w:rsidRPr="00146180">
          <w:rPr>
            <w:rStyle w:val="afffe"/>
            <w:rFonts w:ascii="Fb Fontext" w:hAnsi="Fb Fontext"/>
            <w:bCs w:val="0"/>
            <w:sz w:val="20"/>
            <w:rtl/>
          </w:rPr>
          <w:delText xml:space="preserve">.</w:delText>
        </w:r>
      </w:del>
    </w:p>
    <w:p w:rsidR="00E9703F" w:rsidRPr="009757B9" w:rsidRDefault="00E9703F" w:rsidP="00E9703F">
      <w:pPr>
        <w:pStyle w:val="afff9"/>
        <w:spacing w:before="120"/>
        <w:rPr>
          <w:rStyle w:val="afffe"/>
          <w:rFonts w:ascii="Fb Fontext" w:hAnsi="Fb Fontext"/>
          <w:b/>
          <w:bCs w:val="0"/>
          <w:sz w:val="20"/>
          <w:rtl/>
        </w:rPr>
        <w:pPrChange w:id="90057" w:author="קלוד" w:date="2026-10-11T12:09:42Z">
          <w:pPr>
            <w:pStyle w:val="afff9"/>
          </w:pPr>
        </w:pPrChange>
      </w:pPr>
      <w:r w:rsidRPr="00146180">
        <w:rPr>
          <w:rStyle w:val="afffe"/>
          <w:rFonts w:ascii="Fb Fontext" w:hAnsi="Fb Fontext" w:hint="cs"/>
          <w:bCs w:val="0"/>
          <w:rtl/>
          <w:rPrChange w:id="40396" w:author="Claude" w:date="2026-10-11T09:07:39Z">
            <w:rPr>
              <w:rStyle w:val="afffe"/>
              <w:rFonts w:ascii="Fb Fontext" w:hAnsi="Fb Fontext" w:hint="cs"/>
              <w:bCs w:val="0"/>
              <w:sz w:val="20"/>
              <w:rtl/>
            </w:rPr>
          </w:rPrChange>
        </w:rPr>
        <w:t>המוציא</w:t>
      </w:r>
      <w:r w:rsidRPr="00146180">
        <w:rPr>
          <w:rStyle w:val="afffe"/>
          <w:rFonts w:ascii="Fb Fontext" w:hAnsi="Fb Fontext"/>
          <w:bCs w:val="0"/>
          <w:rtl/>
          <w:rPrChange w:id="4039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398" w:author="Claude" w:date="2026-10-11T09:07:39Z">
            <w:rPr>
              <w:rStyle w:val="afffe"/>
              <w:rFonts w:ascii="Fb Fontext" w:hAnsi="Fb Fontext" w:hint="cs"/>
              <w:bCs w:val="0"/>
              <w:sz w:val="20"/>
              <w:rtl/>
            </w:rPr>
          </w:rPrChange>
        </w:rPr>
        <w:t>ככר</w:t>
      </w:r>
      <w:r w:rsidRPr="00146180">
        <w:rPr>
          <w:rStyle w:val="afffe"/>
          <w:rFonts w:ascii="Fb Fontext" w:hAnsi="Fb Fontext"/>
          <w:bCs w:val="0"/>
          <w:rtl/>
          <w:rPrChange w:id="40399"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00" w:author="Claude" w:date="2026-10-11T09:07:39Z">
            <w:rPr>
              <w:rStyle w:val="afffe"/>
              <w:rFonts w:ascii="Fb Fontext" w:hAnsi="Fb Fontext" w:hint="cs"/>
              <w:bCs w:val="0"/>
              <w:sz w:val="20"/>
              <w:rtl/>
            </w:rPr>
          </w:rPrChange>
        </w:rPr>
        <w:t>לרשות</w:t>
      </w:r>
      <w:r w:rsidRPr="00146180">
        <w:rPr>
          <w:rStyle w:val="afffe"/>
          <w:rFonts w:ascii="Fb Fontext" w:hAnsi="Fb Fontext"/>
          <w:bCs w:val="0"/>
          <w:rtl/>
          <w:rPrChange w:id="40401"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02" w:author="Claude" w:date="2026-10-11T09:07:39Z">
            <w:rPr>
              <w:rStyle w:val="afffe"/>
              <w:rFonts w:ascii="Fb Fontext" w:hAnsi="Fb Fontext" w:hint="cs"/>
              <w:bCs w:val="0"/>
              <w:sz w:val="20"/>
              <w:rtl/>
            </w:rPr>
          </w:rPrChange>
        </w:rPr>
        <w:t>הרבים</w:t>
      </w:r>
      <w:r w:rsidRPr="00146180">
        <w:rPr>
          <w:rStyle w:val="afffe"/>
          <w:rFonts w:ascii="Fb Fontext" w:hAnsi="Fb Fontext"/>
          <w:bCs w:val="0"/>
          <w:rtl/>
          <w:rPrChange w:id="40403" w:author="Claude" w:date="2026-10-11T09:07:39Z">
            <w:rPr>
              <w:rStyle w:val="afffe"/>
              <w:rFonts w:ascii="Fb Fontext" w:hAnsi="Fb Fontext"/>
              <w:bCs w:val="0"/>
              <w:sz w:val="20"/>
              <w:rtl/>
            </w:rPr>
          </w:rPrChange>
        </w:rPr>
        <w:t xml:space="preserve"> - </w:t>
      </w:r>
      <w:r w:rsidRPr="00146180">
        <w:rPr>
          <w:rStyle w:val="afffe"/>
          <w:rFonts w:ascii="Fb Fontext" w:hAnsi="Fb Fontext" w:hint="cs"/>
          <w:bCs w:val="0"/>
          <w:rtl/>
          <w:rPrChange w:id="40404" w:author="Claude" w:date="2026-10-11T09:07:39Z">
            <w:rPr>
              <w:rStyle w:val="afffe"/>
              <w:rFonts w:ascii="Fb Fontext" w:hAnsi="Fb Fontext" w:hint="cs"/>
              <w:bCs w:val="0"/>
              <w:sz w:val="20"/>
              <w:rtl/>
            </w:rPr>
          </w:rPrChange>
        </w:rPr>
        <w:t>חייב</w:t>
      </w:r>
      <w:r w:rsidRPr="00146180">
        <w:rPr>
          <w:rStyle w:val="afffe"/>
          <w:rFonts w:ascii="Fb Fontext" w:hAnsi="Fb Fontext"/>
          <w:bCs w:val="0"/>
          <w:rtl/>
          <w:rPrChange w:id="4040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06" w:author="Claude" w:date="2026-10-11T09:07:39Z">
            <w:rPr>
              <w:rStyle w:val="afffe"/>
              <w:rFonts w:ascii="Fb Fontext" w:hAnsi="Fb Fontext" w:hint="cs"/>
              <w:bCs w:val="0"/>
              <w:sz w:val="20"/>
              <w:rtl/>
            </w:rPr>
          </w:rPrChange>
        </w:rPr>
        <w:t>הוציאוהו</w:t>
      </w:r>
      <w:r w:rsidRPr="00146180">
        <w:rPr>
          <w:rStyle w:val="afffe"/>
          <w:rFonts w:ascii="Fb Fontext" w:hAnsi="Fb Fontext"/>
          <w:bCs w:val="0"/>
          <w:rtl/>
          <w:rPrChange w:id="4040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08" w:author="Claude" w:date="2026-10-11T09:07:39Z">
            <w:rPr>
              <w:rStyle w:val="afffe"/>
              <w:rFonts w:ascii="Fb Fontext" w:hAnsi="Fb Fontext" w:hint="cs"/>
              <w:bCs w:val="0"/>
              <w:sz w:val="20"/>
              <w:rtl/>
            </w:rPr>
          </w:rPrChange>
        </w:rPr>
        <w:t>שנים</w:t>
      </w:r>
      <w:r w:rsidRPr="00146180">
        <w:rPr>
          <w:rStyle w:val="afffe"/>
          <w:rFonts w:ascii="Fb Fontext" w:hAnsi="Fb Fontext"/>
          <w:bCs w:val="0"/>
          <w:rtl/>
          <w:rPrChange w:id="40409" w:author="Claude" w:date="2026-10-11T09:07:39Z">
            <w:rPr>
              <w:rStyle w:val="afffe"/>
              <w:rFonts w:ascii="Fb Fontext" w:hAnsi="Fb Fontext"/>
              <w:bCs w:val="0"/>
              <w:sz w:val="20"/>
              <w:rtl/>
            </w:rPr>
          </w:rPrChange>
        </w:rPr>
        <w:t xml:space="preserve"> - </w:t>
      </w:r>
      <w:r w:rsidRPr="00146180">
        <w:rPr>
          <w:rStyle w:val="afffe"/>
          <w:rFonts w:ascii="Fb Fontext" w:hAnsi="Fb Fontext" w:hint="cs"/>
          <w:bCs w:val="0"/>
          <w:rtl/>
          <w:rPrChange w:id="40410" w:author="Claude" w:date="2026-10-11T09:07:39Z">
            <w:rPr>
              <w:rStyle w:val="afffe"/>
              <w:rFonts w:ascii="Fb Fontext" w:hAnsi="Fb Fontext" w:hint="cs"/>
              <w:bCs w:val="0"/>
              <w:sz w:val="20"/>
              <w:rtl/>
            </w:rPr>
          </w:rPrChange>
        </w:rPr>
        <w:t>פטורין</w:t>
      </w:r>
      <w:r w:rsidRPr="00146180">
        <w:rPr>
          <w:rStyle w:val="afffe"/>
          <w:rFonts w:ascii="Fb Fontext" w:hAnsi="Fb Fontext"/>
          <w:bCs w:val="0"/>
          <w:rtl/>
          <w:rPrChange w:id="40411" w:author="Claude" w:date="2026-10-11T09:07:39Z">
            <w:rPr>
              <w:rStyle w:val="afffe"/>
              <w:rFonts w:ascii="Fb Fontext" w:hAnsi="Fb Fontext"/>
              <w:bCs w:val="0"/>
              <w:sz w:val="20"/>
              <w:rtl/>
            </w:rPr>
          </w:rPrChange>
        </w:rPr>
        <w:t>.</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hint="cs"/>
          <w:bCs w:val="0"/>
          <w:rtl/>
          <w:rPrChange w:id="40412" w:author="Claude" w:date="2026-10-11T09:07:39Z">
            <w:rPr>
              <w:rStyle w:val="afffe"/>
              <w:rFonts w:ascii="Fb Fontext" w:hAnsi="Fb Fontext" w:hint="cs"/>
              <w:bCs w:val="0"/>
              <w:sz w:val="20"/>
              <w:rtl/>
            </w:rPr>
          </w:rPrChange>
        </w:rPr>
        <w:t>לא</w:t>
      </w:r>
      <w:r w:rsidRPr="00146180">
        <w:rPr>
          <w:rStyle w:val="afffe"/>
          <w:rFonts w:ascii="Fb Fontext" w:hAnsi="Fb Fontext"/>
          <w:bCs w:val="0"/>
          <w:rtl/>
          <w:rPrChange w:id="40413"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14" w:author="Claude" w:date="2026-10-11T09:07:39Z">
            <w:rPr>
              <w:rStyle w:val="afffe"/>
              <w:rFonts w:ascii="Fb Fontext" w:hAnsi="Fb Fontext" w:hint="cs"/>
              <w:bCs w:val="0"/>
              <w:sz w:val="20"/>
              <w:rtl/>
            </w:rPr>
          </w:rPrChange>
        </w:rPr>
        <w:t>יכול</w:t>
      </w:r>
      <w:r w:rsidRPr="00146180">
        <w:rPr>
          <w:rStyle w:val="afffe"/>
          <w:rFonts w:ascii="Fb Fontext" w:hAnsi="Fb Fontext"/>
          <w:bCs w:val="0"/>
          <w:rtl/>
          <w:rPrChange w:id="4041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16" w:author="Claude" w:date="2026-10-11T09:07:39Z">
            <w:rPr>
              <w:rStyle w:val="afffe"/>
              <w:rFonts w:ascii="Fb Fontext" w:hAnsi="Fb Fontext" w:hint="cs"/>
              <w:bCs w:val="0"/>
              <w:sz w:val="20"/>
              <w:rtl/>
            </w:rPr>
          </w:rPrChange>
        </w:rPr>
        <w:t>אחד</w:t>
      </w:r>
      <w:r w:rsidRPr="00146180">
        <w:rPr>
          <w:rStyle w:val="afffe"/>
          <w:rFonts w:ascii="Fb Fontext" w:hAnsi="Fb Fontext"/>
          <w:bCs w:val="0"/>
          <w:rtl/>
          <w:rPrChange w:id="4041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18" w:author="Claude" w:date="2026-10-11T09:07:39Z">
            <w:rPr>
              <w:rStyle w:val="afffe"/>
              <w:rFonts w:ascii="Fb Fontext" w:hAnsi="Fb Fontext" w:hint="cs"/>
              <w:bCs w:val="0"/>
              <w:sz w:val="20"/>
              <w:rtl/>
            </w:rPr>
          </w:rPrChange>
        </w:rPr>
        <w:t>להוציאו</w:t>
      </w:r>
      <w:r w:rsidRPr="00146180">
        <w:rPr>
          <w:rStyle w:val="afffe"/>
          <w:rFonts w:ascii="Fb Fontext" w:hAnsi="Fb Fontext"/>
          <w:bCs w:val="0"/>
          <w:rtl/>
          <w:rPrChange w:id="40419"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20" w:author="Claude" w:date="2026-10-11T09:07:39Z">
            <w:rPr>
              <w:rStyle w:val="afffe"/>
              <w:rFonts w:ascii="Fb Fontext" w:hAnsi="Fb Fontext" w:hint="cs"/>
              <w:bCs w:val="0"/>
              <w:sz w:val="20"/>
              <w:rtl/>
            </w:rPr>
          </w:rPrChange>
        </w:rPr>
        <w:t>והוציאוהו</w:t>
      </w:r>
      <w:r w:rsidRPr="00146180">
        <w:rPr>
          <w:rStyle w:val="afffe"/>
          <w:rFonts w:ascii="Fb Fontext" w:hAnsi="Fb Fontext"/>
          <w:bCs w:val="0"/>
          <w:rtl/>
          <w:rPrChange w:id="40421"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22" w:author="Claude" w:date="2026-10-11T09:07:39Z">
            <w:rPr>
              <w:rStyle w:val="afffe"/>
              <w:rFonts w:ascii="Fb Fontext" w:hAnsi="Fb Fontext" w:hint="cs"/>
              <w:bCs w:val="0"/>
              <w:sz w:val="20"/>
              <w:rtl/>
            </w:rPr>
          </w:rPrChange>
        </w:rPr>
        <w:t>שנים</w:t>
      </w:r>
      <w:r w:rsidRPr="00146180">
        <w:rPr>
          <w:rStyle w:val="afffe"/>
          <w:rFonts w:ascii="Fb Fontext" w:hAnsi="Fb Fontext"/>
          <w:bCs w:val="0"/>
          <w:rtl/>
          <w:rPrChange w:id="40423" w:author="Claude" w:date="2026-10-11T09:07:39Z">
            <w:rPr>
              <w:rStyle w:val="afffe"/>
              <w:rFonts w:ascii="Fb Fontext" w:hAnsi="Fb Fontext"/>
              <w:bCs w:val="0"/>
              <w:sz w:val="20"/>
              <w:rtl/>
            </w:rPr>
          </w:rPrChange>
        </w:rPr>
        <w:t xml:space="preserve"> - </w:t>
      </w:r>
      <w:r w:rsidRPr="00146180">
        <w:rPr>
          <w:rStyle w:val="afffe"/>
          <w:rFonts w:ascii="Fb Fontext" w:hAnsi="Fb Fontext" w:hint="cs"/>
          <w:bCs w:val="0"/>
          <w:rtl/>
          <w:rPrChange w:id="40424" w:author="Claude" w:date="2026-10-11T09:07:39Z">
            <w:rPr>
              <w:rStyle w:val="afffe"/>
              <w:rFonts w:ascii="Fb Fontext" w:hAnsi="Fb Fontext" w:hint="cs"/>
              <w:bCs w:val="0"/>
              <w:sz w:val="20"/>
              <w:rtl/>
            </w:rPr>
          </w:rPrChange>
        </w:rPr>
        <w:t>חייבין</w:t>
      </w:r>
      <w:r w:rsidRPr="00146180">
        <w:rPr>
          <w:rStyle w:val="afffe"/>
          <w:rFonts w:ascii="Fb Fontext" w:hAnsi="Fb Fontext"/>
          <w:bCs w:val="0"/>
          <w:rtl/>
          <w:rPrChange w:id="40425"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26" w:author="Claude" w:date="2026-10-11T09:07:39Z">
            <w:rPr>
              <w:rStyle w:val="afffe"/>
              <w:rFonts w:ascii="Fb Fontext" w:hAnsi="Fb Fontext" w:hint="cs"/>
              <w:bCs w:val="0"/>
              <w:sz w:val="20"/>
              <w:rtl/>
            </w:rPr>
          </w:rPrChange>
        </w:rPr>
        <w:t>ורבי</w:t>
      </w:r>
      <w:r w:rsidRPr="00146180">
        <w:rPr>
          <w:rStyle w:val="afffe"/>
          <w:rFonts w:ascii="Fb Fontext" w:hAnsi="Fb Fontext"/>
          <w:bCs w:val="0"/>
          <w:rtl/>
          <w:rPrChange w:id="40427"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28" w:author="Claude" w:date="2026-10-11T09:07:39Z">
            <w:rPr>
              <w:rStyle w:val="afffe"/>
              <w:rFonts w:ascii="Fb Fontext" w:hAnsi="Fb Fontext" w:hint="cs"/>
              <w:bCs w:val="0"/>
              <w:sz w:val="20"/>
              <w:rtl/>
            </w:rPr>
          </w:rPrChange>
        </w:rPr>
        <w:t>שמעון</w:t>
      </w:r>
      <w:r w:rsidRPr="00146180">
        <w:rPr>
          <w:rStyle w:val="afffe"/>
          <w:rFonts w:ascii="Fb Fontext" w:hAnsi="Fb Fontext"/>
          <w:bCs w:val="0"/>
          <w:rtl/>
          <w:rPrChange w:id="40429" w:author="Claude" w:date="2026-10-11T09:07:39Z">
            <w:rPr>
              <w:rStyle w:val="afffe"/>
              <w:rFonts w:ascii="Fb Fontext" w:hAnsi="Fb Fontext"/>
              <w:bCs w:val="0"/>
              <w:sz w:val="20"/>
              <w:rtl/>
            </w:rPr>
          </w:rPrChange>
        </w:rPr>
        <w:t xml:space="preserve"> </w:t>
      </w:r>
      <w:r w:rsidRPr="00146180">
        <w:rPr>
          <w:rStyle w:val="afffe"/>
          <w:rFonts w:ascii="Fb Fontext" w:hAnsi="Fb Fontext" w:hint="cs"/>
          <w:bCs w:val="0"/>
          <w:rtl/>
          <w:rPrChange w:id="40430" w:author="Claude" w:date="2026-10-11T09:07:39Z">
            <w:rPr>
              <w:rStyle w:val="afffe"/>
              <w:rFonts w:ascii="Fb Fontext" w:hAnsi="Fb Fontext" w:hint="cs"/>
              <w:bCs w:val="0"/>
              <w:sz w:val="20"/>
              <w:rtl/>
            </w:rPr>
          </w:rPrChange>
        </w:rPr>
        <w:t>פוטר</w:t>
      </w:r>
      <w:r w:rsidRPr="00146180">
        <w:rPr>
          <w:rStyle w:val="afffe"/>
          <w:rFonts w:ascii="Fb Fontext" w:hAnsi="Fb Fontext"/>
          <w:bCs w:val="0"/>
          <w:rtl/>
          <w:rPrChange w:id="40431" w:author="Claude" w:date="2026-10-11T09:07:39Z">
            <w:rPr>
              <w:rStyle w:val="afffe"/>
              <w:rFonts w:ascii="Fb Fontext" w:hAnsi="Fb Fontext"/>
              <w:bCs w:val="0"/>
              <w:sz w:val="20"/>
              <w:rtl/>
            </w:rPr>
          </w:rPrChange>
        </w:rPr>
        <w:t>.</w:t>
      </w:r>
    </w:p>
    <w:p w:rsidR="00E9703F" w:rsidRPr="006F178A" w:rsidRDefault="00E9703F" w:rsidP="00E9703F">
      <w:pPr>
        <w:rPr>
          <w:rtl/>
        </w:rPr>
      </w:pPr>
      <w:ins w:id="91419" w:author="מנוע מכני" w:date="2026-10-11T12:04:39Z">
        <w:ins w:id="101845" w:author="קלוד" w:date="2026-10-11T13:11:34Z">
          <w:r>
            <w:rPr>
              <w:rFonts w:ascii="Fb Fontext" w:hAnsi="Fb Fontext"/>
              <w:rtl/>
            </w:rPr>
            <w:t xml:space="preserve">ואין</w:t>
          </w:r>
        </w:ins>
        <w:del w:id="101846" w:author="קלוד" w:date="2026-10-11T13:11:34Z">
          <w:r>
            <w:rPr>
              <w:rFonts w:ascii="Fb Fontext" w:hAnsi="Fb Fontext"/>
              <w:rtl/>
            </w:rPr>
            <w:delText xml:space="preserve">ולא</w:delText>
          </w:r>
        </w:del>
      </w:ins>
      <w:del w:id="91420" w:author="מנוע מכני" w:date="2026-10-11T12:04:39Z">
        <w:r w:rsidRPr="006F178A">
          <w:rPr>
            <w:rFonts w:ascii="Fb Fontext" w:hAnsi="Fb Fontext"/>
            <w:rtl/>
          </w:rPr>
          <w:delText xml:space="preserve">ולאו</w:delText>
        </w:r>
      </w:del>
      <w:r w:rsidRPr="006F178A">
        <w:rPr>
          <w:rFonts w:ascii="Fb Fontext" w:hAnsi="Fb Fontext"/>
          <w:rtl/>
        </w:rPr>
        <w:t xml:space="preserve"> </w:t>
      </w:r>
      <w:r w:rsidRPr="006F178A">
        <w:rPr>
          <w:rFonts w:ascii="Fb Fontext" w:hAnsi="Fb Fontext"/>
          <w:b/>
          <w:bCs/>
          <w:rtl/>
        </w:rPr>
        <w:t>הלכתא</w:t>
      </w:r>
      <w:r w:rsidRPr="006F178A">
        <w:rPr>
          <w:rFonts w:ascii="Fb Fontext" w:hAnsi="Fb Fontext"/>
          <w:rtl/>
        </w:rPr>
        <w:t xml:space="preserve"> </w:t>
      </w:r>
      <w:ins w:id="101843" w:author="קלוד" w:date="2026-10-11T13:11:34Z">
        <w:r>
          <w:rPr>
            <w:rStyle w:val="2fb"/>
            <w:rFonts w:ascii="Fb Fontext" w:hAnsi="Fb Fontext"/>
            <w:rtl/>
          </w:rPr>
          <w:t xml:space="preserve">כר"ש,</w:t>
        </w:r>
      </w:ins>
      <w:del w:id="101844" w:author="קלוד" w:date="2026-10-11T13:11:34Z">
        <w:r w:rsidRPr="006F178A">
          <w:rPr>
            <w:rStyle w:val="2fb"/>
            <w:rFonts w:ascii="Fb Fontext" w:hAnsi="Fb Fontext"/>
            <w:rtl/>
          </w:rPr>
          <w:delText xml:space="preserve">כר"ש</w:delText>
        </w:r>
      </w:del>
      <w:r w:rsidRPr="006F178A">
        <w:rPr>
          <w:rFonts w:ascii="Fb Fontext" w:hAnsi="Fb Fontext"/>
          <w:rtl/>
        </w:rPr>
        <w:t xml:space="preserve"> </w:t>
      </w:r>
      <w:ins w:id="93117" w:author="מנוע מכני" w:date="2026-10-11T12:04:39Z">
        <w:ins w:id="101841" w:author="קלוד" w:date="2026-10-11T13:11:34Z">
          <w:r>
            <w:rPr>
              <w:rFonts w:ascii="Fb Fontext" w:hAnsi="Fb Fontext"/>
              <w:rtl/>
            </w:rPr>
            <w:t xml:space="preserve">ולכן</w:t>
          </w:r>
        </w:ins>
        <w:del w:id="101842" w:author="קלוד" w:date="2026-10-11T13:11:34Z">
          <w:r>
            <w:rPr>
              <w:rFonts w:ascii="Fb Fontext" w:hAnsi="Fb Fontext"/>
              <w:rtl/>
            </w:rPr>
            <w:delText xml:space="preserve">ולכך</w:delText>
          </w:r>
        </w:del>
      </w:ins>
      <w:del w:id="93118" w:author="מנוע מכני" w:date="2026-10-11T12:04:39Z">
        <w:r w:rsidRPr="006F178A">
          <w:rPr>
            <w:rFonts w:ascii="Fb Fontext" w:hAnsi="Fb Fontext"/>
            <w:rtl/>
          </w:rPr>
          <w:delText xml:space="preserve">ולהכי</w:delText>
        </w:r>
      </w:del>
      <w:r w:rsidRPr="006F178A">
        <w:rPr>
          <w:rFonts w:ascii="Fb Fontext" w:hAnsi="Fb Fontext"/>
          <w:rtl/>
        </w:rPr>
        <w:t xml:space="preserve"> </w:t>
      </w:r>
      <w:ins w:id="101839" w:author="קלוד" w:date="2026-10-11T13:11:34Z">
        <w:r>
          <w:rPr>
            <w:rFonts w:ascii="Fb Fontext" w:hAnsi="Fb Fontext"/>
            <w:rtl/>
          </w:rPr>
          <w:t xml:space="preserve">חייבין,</w:t>
        </w:r>
      </w:ins>
      <w:del w:id="101840" w:author="קלוד" w:date="2026-10-11T13:11:34Z">
        <w:r w:rsidRPr="006F178A">
          <w:rPr>
            <w:rFonts w:ascii="Fb Fontext" w:hAnsi="Fb Fontext"/>
            <w:rtl/>
          </w:rPr>
          <w:delText xml:space="preserve">חייבין</w:delText>
        </w:r>
      </w:del>
      <w:r w:rsidRPr="006F178A">
        <w:rPr>
          <w:rFonts w:ascii="Fb Fontext" w:hAnsi="Fb Fontext"/>
          <w:rtl/>
        </w:rPr>
        <w:t xml:space="preserve"> </w:t>
      </w:r>
      <w:ins w:id="101837" w:author="קלוד" w:date="2026-10-11T13:11:34Z">
        <w:r>
          <w:rPr>
            <w:rFonts w:ascii="Fb Fontext" w:hAnsi="Fb Fontext"/>
            <w:rtl/>
          </w:rPr>
          <w:t xml:space="preserve">שזו</w:t>
        </w:r>
      </w:ins>
      <w:del w:id="101838" w:author="קלוד" w:date="2026-10-11T13:11:34Z">
        <w:r w:rsidRPr="006F178A">
          <w:rPr>
            <w:rFonts w:ascii="Fb Fontext" w:hAnsi="Fb Fontext"/>
            <w:rtl/>
          </w:rPr>
          <w:delText xml:space="preserve">דזה</w:delText>
        </w:r>
      </w:del>
      <w:r w:rsidRPr="006F178A">
        <w:rPr>
          <w:rFonts w:ascii="Fb Fontext" w:hAnsi="Fb Fontext"/>
          <w:rtl/>
        </w:rPr>
        <w:t xml:space="preserve"> צורת ההוצאה.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627" w:author="קלוד" w:date="2026-10-11T12:33:55Z"/>
        </w:rPr>
      </w:pPr>
      <w:ins w:id="90628" w:author="קלוד" w:date="2026-10-11T12:33:55Z">
        <w:r>
          <w:rPr>
            <w:color w:val="7B3F00"/>
          </w:rPr>
          <w:t xml:space="preserve">הוציאוהו שנים - לפי יכולתו של כל אחד</w:t>
        </w:r>
      </w:ins>
    </w:p>
    <w:p w:rsidR="00E9703F" w:rsidRPr="006F178A" w:rsidRDefault="00E9703F" w:rsidP="00E9703F">
      <w:pPr>
        <w:rPr>
          <w:rtl/>
        </w:rPr>
      </w:pPr>
      <w:r w:rsidRPr="006F178A">
        <w:rPr>
          <w:rStyle w:val="afffe"/>
          <w:rFonts w:ascii="Fb Fontext" w:hAnsi="Fb Fontext"/>
          <w:rtl/>
        </w:rPr>
        <w:t>זה יכול וזה יכול</w:t>
      </w:r>
      <w:r w:rsidRPr="006F178A">
        <w:rPr>
          <w:rFonts w:ascii="Fb Fontext" w:hAnsi="Fb Fontext"/>
          <w:rtl/>
        </w:rPr>
        <w:t xml:space="preserve"> – </w:t>
      </w:r>
      <w:r w:rsidRPr="006F178A">
        <w:rPr>
          <w:rStyle w:val="2fb"/>
          <w:rFonts w:ascii="Fb Fontext" w:hAnsi="Fb Fontext"/>
          <w:rtl/>
        </w:rPr>
        <w:t xml:space="preserve">ר"</w:t>
      </w:r>
      <w:r w:rsidRPr="006F178A">
        <w:rPr>
          <w:rStyle w:val="2fb"/>
          <w:rFonts w:ascii="Fb Fontext" w:hAnsi="Fb Fontext" w:hint="cs"/>
          <w:rtl/>
        </w:rPr>
        <w:t xml:space="preserve">מ</w:t>
      </w:r>
      <w:r w:rsidRPr="006F178A">
        <w:rPr>
          <w:rFonts w:ascii="Fb Fontext" w:hAnsi="Fb Fontext" w:hint="cs"/>
          <w:rtl/>
        </w:rPr>
        <w:t xml:space="preserve"> </w:t>
      </w:r>
      <w:r w:rsidRPr="006F178A">
        <w:rPr>
          <w:rFonts w:ascii="Fb Fontext" w:hAnsi="Fb Fontext"/>
          <w:rtl/>
        </w:rPr>
        <w:t xml:space="preserve">מחייב, </w:t>
      </w:r>
      <w:r w:rsidRPr="006F178A">
        <w:rPr>
          <w:rStyle w:val="2fb"/>
          <w:rFonts w:ascii="Fb Fontext" w:hAnsi="Fb Fontext"/>
          <w:rtl/>
        </w:rPr>
        <w:t xml:space="preserve">ור"</w:t>
      </w:r>
      <w:r w:rsidRPr="006F178A">
        <w:rPr>
          <w:rStyle w:val="2fb"/>
          <w:rFonts w:ascii="Fb Fontext" w:hAnsi="Fb Fontext" w:hint="cs"/>
          <w:rtl/>
        </w:rPr>
        <w:t xml:space="preserve">י</w:t>
      </w:r>
      <w:r w:rsidRPr="006F178A">
        <w:rPr>
          <w:rFonts w:ascii="Fb Fontext" w:hAnsi="Fb Fontext" w:hint="cs"/>
          <w:rtl/>
        </w:rPr>
        <w:t xml:space="preserve"> </w:t>
      </w:r>
      <w:r w:rsidRPr="006F178A">
        <w:rPr>
          <w:rStyle w:val="2fb"/>
          <w:rFonts w:ascii="Fb Fontext" w:hAnsi="Fb Fontext" w:hint="cs"/>
          <w:rtl/>
        </w:rPr>
        <w:t xml:space="preserve">ור</w:t>
      </w:r>
      <w:r w:rsidRPr="006F178A">
        <w:rPr>
          <w:rStyle w:val="2fb"/>
          <w:rFonts w:ascii="Fb Fontext" w:hAnsi="Fb Fontext"/>
          <w:rtl/>
        </w:rPr>
        <w:t>"</w:t>
      </w:r>
      <w:r w:rsidRPr="006F178A">
        <w:rPr>
          <w:rStyle w:val="2fb"/>
          <w:rFonts w:ascii="Fb Fontext" w:hAnsi="Fb Fontext" w:hint="cs"/>
          <w:rtl/>
        </w:rPr>
        <w:t xml:space="preserve">ש</w:t>
      </w:r>
      <w:r w:rsidRPr="006F178A">
        <w:rPr>
          <w:rFonts w:ascii="Fb Fontext" w:hAnsi="Fb Fontext" w:hint="cs"/>
          <w:rtl/>
        </w:rPr>
        <w:t xml:space="preserve"> </w:t>
      </w:r>
      <w:r w:rsidRPr="006F178A">
        <w:rPr>
          <w:rFonts w:ascii="Fb Fontext" w:hAnsi="Fb Fontext"/>
          <w:rtl/>
        </w:rPr>
        <w:t>פוטרים.</w:t>
      </w:r>
    </w:p>
    <w:p w:rsidR="00E9703F" w:rsidRPr="006F178A" w:rsidRDefault="00E9703F" w:rsidP="00E9703F">
      <w:pPr>
        <w:rPr>
          <w:rtl/>
        </w:rPr>
      </w:pPr>
      <w:r w:rsidRPr="006F178A">
        <w:rPr>
          <w:rStyle w:val="afffe"/>
          <w:rFonts w:ascii="Fb Fontext" w:hAnsi="Fb Fontext"/>
          <w:rtl/>
        </w:rPr>
        <w:t>זה אינו יכול וזה אינו יכול</w:t>
      </w:r>
      <w:r w:rsidRPr="006F178A">
        <w:rPr>
          <w:rtl/>
        </w:rPr>
        <w:t xml:space="preserve"> – </w:t>
      </w:r>
      <w:r w:rsidRPr="006F178A">
        <w:rPr>
          <w:rStyle w:val="2fb"/>
          <w:rtl/>
        </w:rPr>
        <w:t xml:space="preserve">ר"</w:t>
      </w:r>
      <w:r w:rsidRPr="006F178A">
        <w:rPr>
          <w:rStyle w:val="2fb"/>
          <w:rFonts w:hint="cs"/>
          <w:rtl/>
        </w:rPr>
        <w:t xml:space="preserve">י</w:t>
      </w:r>
      <w:r w:rsidRPr="006F178A">
        <w:rPr>
          <w:rFonts w:hint="cs"/>
          <w:rtl/>
        </w:rPr>
        <w:t xml:space="preserve"> ור'מ </w:t>
      </w:r>
      <w:r w:rsidRPr="006F178A">
        <w:rPr>
          <w:rtl/>
        </w:rPr>
        <w:t xml:space="preserve">מחייבים, </w:t>
      </w:r>
      <w:r w:rsidRPr="006F178A">
        <w:rPr>
          <w:rStyle w:val="2fb"/>
          <w:rtl/>
        </w:rPr>
        <w:t xml:space="preserve">ור"</w:t>
      </w:r>
      <w:r w:rsidRPr="006F178A">
        <w:rPr>
          <w:rStyle w:val="2fb"/>
          <w:rFonts w:hint="cs"/>
          <w:rtl/>
        </w:rPr>
        <w:t>ש</w:t>
      </w:r>
      <w:r w:rsidRPr="006F178A">
        <w:rPr>
          <w:rtl/>
        </w:rPr>
        <w:t xml:space="preserve"> פוטר.</w:t>
      </w:r>
    </w:p>
    <w:p w:rsidR="00E9703F" w:rsidRPr="006F178A" w:rsidRDefault="00E9703F" w:rsidP="00E9703F">
      <w:pPr>
        <w:rPr>
          <w:rtl/>
        </w:rPr>
      </w:pPr>
      <w:r w:rsidRPr="006F178A">
        <w:rPr>
          <w:rStyle w:val="afffe"/>
          <w:rFonts w:ascii="Fb Fontext" w:hAnsi="Fb Fontext"/>
          <w:rtl/>
        </w:rPr>
        <w:t>זה יכול וזה אינו יכול</w:t>
      </w:r>
      <w:r w:rsidRPr="006F178A">
        <w:rPr>
          <w:rtl/>
        </w:rPr>
        <w:t xml:space="preserve"> - </w:t>
      </w:r>
      <w:r w:rsidRPr="0086545C">
        <w:rPr>
          <w:b/>
          <w:bCs/>
          <w:rtl/>
        </w:rPr>
        <w:t>דברי הכל</w:t>
      </w:r>
      <w:r w:rsidRPr="006F178A">
        <w:rPr>
          <w:rtl/>
        </w:rPr>
        <w:t xml:space="preserve"> חייב.</w:t>
      </w:r>
      <w:r>
        <w:rPr>
          <w:rFonts w:hint="cs"/>
          <w:rtl/>
        </w:rPr>
        <w:t xml:space="preserve"> </w:t>
      </w:r>
      <w:r w:rsidRPr="006F178A">
        <w:rPr>
          <w:rFonts w:hint="cs"/>
          <w:b/>
          <w:bCs/>
          <w:rtl/>
        </w:rPr>
        <w:t>ותנ</w:t>
      </w:r>
      <w:r w:rsidRPr="006F178A">
        <w:rPr>
          <w:b/>
          <w:bCs/>
          <w:rtl/>
        </w:rPr>
        <w:t>"</w:t>
      </w:r>
      <w:r w:rsidRPr="006F178A">
        <w:rPr>
          <w:rFonts w:hint="cs"/>
          <w:b/>
          <w:bCs/>
          <w:rtl/>
        </w:rPr>
        <w:t>ה</w:t>
      </w:r>
    </w:p>
    <w:p>
      <w:pPr>
        <w:pStyle w:val="38"/>
        <w:rPr>
          <w:ins w:id="98109" w:author="מנוע מכני" w:date="2026-10-11T12:04:39Z"/>
        </w:rPr>
      </w:pPr>
      <w:r w:rsidRPr="002B5789">
        <w:t>הלכתא</w:t>
      </w:r>
      <w:r w:rsidRPr="006061D7">
        <w:t xml:space="preserve">:</w:t>
      </w:r>
    </w:p>
    <w:p w:rsidR="00E9703F" w:rsidRPr="006061D7" w:rsidRDefault="00E9703F" w:rsidP="00E9703F">
      <w:pPr>
        <w:rPr>
          <w:rtl/>
        </w:rPr>
      </w:pPr>
      <w:del w:id="98110" w:author="מנוע מכני" w:date="2026-10-11T12:04:39Z">
        <w:r w:rsidRPr="006061D7">
          <w:rPr>
            <w:rtl/>
          </w:rPr>
          <w:delText xml:space="preserve"> </w:delText>
        </w:r>
      </w:del>
      <w:r w:rsidRPr="006061D7">
        <w:rPr>
          <w:rStyle w:val="2fb"/>
          <w:rFonts w:hint="cs"/>
          <w:rtl/>
        </w:rPr>
        <w:t>כר</w:t>
      </w:r>
      <w:r w:rsidRPr="006061D7">
        <w:rPr>
          <w:rStyle w:val="2fb"/>
          <w:rtl/>
        </w:rPr>
        <w:t>"</w:t>
      </w:r>
      <w:r w:rsidRPr="006061D7">
        <w:rPr>
          <w:rStyle w:val="2fb"/>
          <w:rFonts w:hint="cs"/>
          <w:rtl/>
        </w:rPr>
        <w:t>י</w:t>
      </w:r>
      <w:r w:rsidRPr="006061D7">
        <w:rPr>
          <w:rtl/>
        </w:rPr>
        <w:t xml:space="preserve"> דסתמא דמתני' </w:t>
      </w:r>
      <w:ins w:id="93119" w:author="מנוע מכני" w:date="2026-10-11T12:04:39Z">
        <w:r>
          <w:rPr>
            <w:rtl/>
          </w:rPr>
          <w:t xml:space="preserve">כמותו</w:t>
        </w:r>
      </w:ins>
      <w:del w:id="93120" w:author="מנוע מכני" w:date="2026-10-11T12:04:39Z">
        <w:r w:rsidRPr="006061D7">
          <w:rPr>
            <w:rtl/>
          </w:rPr>
          <w:delText xml:space="preserve">כוותיה</w:delText>
        </w:r>
      </w:del>
      <w:r w:rsidRPr="006061D7">
        <w:rPr>
          <w:rtl/>
        </w:rPr>
        <w:t xml:space="preserve"> </w:t>
      </w:r>
      <w:ins w:id="93121" w:author="מנוע מכני" w:date="2026-10-11T12:04:39Z">
        <w:r>
          <w:rPr>
            <w:rtl/>
          </w:rPr>
          <w:t xml:space="preserve">ולכך</w:t>
        </w:r>
      </w:ins>
      <w:del w:id="93122" w:author="מנוע מכני" w:date="2026-10-11T12:04:39Z">
        <w:r w:rsidRPr="006061D7">
          <w:rPr>
            <w:rtl/>
          </w:rPr>
          <w:delText xml:space="preserve">ולהכי</w:delText>
        </w:r>
      </w:del>
      <w:r w:rsidRPr="006061D7">
        <w:rPr>
          <w:rtl/>
        </w:rPr>
        <w:t xml:space="preserve"> חייב רק מי שאינו יכול [ובשניהם אינם יכולים פטור ולא </w:t>
      </w:r>
      <w:r w:rsidRPr="006061D7">
        <w:rPr>
          <w:rStyle w:val="2fb"/>
          <w:rtl/>
        </w:rPr>
        <w:t xml:space="preserve">כר"ש</w:t>
      </w:r>
      <w:r w:rsidRPr="006061D7">
        <w:rPr>
          <w:rtl/>
        </w:rPr>
        <w:t xml:space="preserve">.</w:t>
      </w:r>
    </w:p>
    <w:p w:rsidR="00E9703F" w:rsidRPr="006F178A" w:rsidRDefault="00E9703F" w:rsidP="00E9703F">
      <w:pPr>
        <w:rPr>
          <w:rtl/>
        </w:rPr>
      </w:pPr>
      <w:r w:rsidRPr="006F178A">
        <w:rPr>
          <w:rFonts w:ascii="Fb Fontext" w:hAnsi="Fb Fontext"/>
          <w:b/>
          <w:bCs/>
          <w:rtl/>
        </w:rPr>
        <w:t>המקור</w:t>
      </w:r>
      <w:r w:rsidRPr="006F178A">
        <w:rPr>
          <w:rFonts w:ascii="Fb Fontext" w:hAnsi="Fb Fontext"/>
          <w:rtl/>
        </w:rPr>
        <w:t xml:space="preserve"> -</w:t>
      </w:r>
      <w:r w:rsidRPr="00523F92">
        <w:rPr>
          <w:rStyle w:val="afffff0"/>
          <w:rtl/>
        </w:rPr>
        <w:t xml:space="preserve">'</w:t>
      </w:r>
      <w:ins w:id="91201" w:author="Claude - סמנטי" w:date="2026-10-11T12:28:21Z">
        <w:r>
          <w:rPr>
            <w:rStyle w:val="afffff0"/>
            <w:rtl/>
          </w:rPr>
          <w:t xml:space="preserve">בַּעֲשׂוֹתָהּ</w:t>
        </w:r>
      </w:ins>
      <w:del w:id="91202" w:author="Claude - סמנטי" w:date="2026-10-11T12:28:21Z">
        <w:r w:rsidRPr="00523F92">
          <w:rPr>
            <w:rStyle w:val="afffff0"/>
            <w:rtl/>
          </w:rPr>
          <w:delText xml:space="preserve">בעשותה</w:delText>
        </w:r>
      </w:del>
      <w:r w:rsidRPr="00523F92">
        <w:rPr>
          <w:rStyle w:val="afffff0"/>
          <w:rtl/>
        </w:rPr>
        <w:t xml:space="preserve">' </w:t>
      </w:r>
      <w:r w:rsidRPr="006F178A">
        <w:rPr>
          <w:rFonts w:ascii="Fb Fontext" w:hAnsi="Fb Fontext"/>
          <w:rtl/>
        </w:rPr>
        <w:t>העושה את כולה, ולא העושה את מקצתה.</w:t>
      </w:r>
    </w:p>
    <w:p w:rsidR="00E9703F" w:rsidRPr="004640F6" w:rsidRDefault="00E9703F" w:rsidP="00E9703F">
      <w:pPr>
        <w:rPr>
          <w:spacing w:val="-4"/>
          <w:rtl/>
        </w:rPr>
      </w:pPr>
      <w:r w:rsidRPr="004640F6">
        <w:rPr>
          <w:spacing w:val="-4"/>
          <w:rtl/>
        </w:rPr>
        <w:t xml:space="preserve">כיצד: שנים שהיו אוחזין במלגז ולוגזין, בכרכר ושובטין, בקולמוס וכותבין, בקנה והוציאו </w:t>
      </w:r>
      <w:r w:rsidRPr="004640F6">
        <w:rPr>
          <w:rStyle w:val="2fb"/>
          <w:spacing w:val="-4"/>
          <w:rtl/>
        </w:rPr>
        <w:t xml:space="preserve">לר</w:t>
      </w:r>
      <w:r w:rsidRPr="004640F6">
        <w:rPr>
          <w:rStyle w:val="2fb"/>
          <w:rFonts w:hint="cs"/>
          <w:spacing w:val="-4"/>
          <w:rtl/>
        </w:rPr>
        <w:t>ה</w:t>
      </w:r>
      <w:r w:rsidRPr="004640F6">
        <w:rPr>
          <w:rStyle w:val="2fb"/>
          <w:spacing w:val="-4"/>
          <w:rtl/>
        </w:rPr>
        <w:t>"</w:t>
      </w:r>
      <w:r w:rsidRPr="004640F6">
        <w:rPr>
          <w:rStyle w:val="2fb"/>
          <w:rFonts w:hint="cs"/>
          <w:spacing w:val="-4"/>
          <w:rtl/>
        </w:rPr>
        <w:t>ר</w:t>
      </w:r>
      <w:r w:rsidRPr="004640F6">
        <w:rPr>
          <w:spacing w:val="-4"/>
          <w:rtl/>
        </w:rPr>
        <w:t>.</w:t>
      </w:r>
    </w:p>
    <w:p w:rsidR="00E9703F" w:rsidRPr="006F178A" w:rsidRDefault="00E9703F" w:rsidP="00E9703F">
      <w:pPr>
        <w:rPr>
          <w:rtl/>
        </w:rPr>
      </w:pPr>
      <w:r w:rsidRPr="006F178A">
        <w:rPr>
          <w:rtl/>
        </w:rPr>
        <w:t xml:space="preserve">יכול יהו חייבין - </w:t>
      </w:r>
      <w:r w:rsidRPr="006F178A">
        <w:rPr>
          <w:rtl/>
        </w:rPr>
        <w:t xml:space="preserve">ת"ל</w:t>
      </w:r>
      <w:r w:rsidRPr="00784B8D">
        <w:rPr>
          <w:rStyle w:val="afffff0"/>
          <w:rtl/>
        </w:rPr>
        <w:t xml:space="preserve"> </w:t>
      </w:r>
      <w:r w:rsidRPr="00784B8D">
        <w:rPr>
          <w:rStyle w:val="afffff0"/>
          <w:rFonts w:hint="cs"/>
          <w:rtl/>
        </w:rPr>
        <w:t>'</w:t>
      </w:r>
      <w:ins w:id="91203" w:author="Claude - סמנטי" w:date="2026-10-11T12:28:21Z">
        <w:r>
          <w:rPr>
            <w:rStyle w:val="afffff0"/>
            <w:rtl/>
          </w:rPr>
          <w:t xml:space="preserve">בַּעֲשֹׂתָהּ</w:t>
        </w:r>
      </w:ins>
      <w:del w:id="91204" w:author="Claude - סמנטי" w:date="2026-10-11T12:28:21Z">
        <w:r w:rsidRPr="00784B8D">
          <w:rPr>
            <w:rStyle w:val="afffff0"/>
            <w:rtl/>
          </w:rPr>
          <w:delText xml:space="preserve">בעשתה</w:delText>
        </w:r>
      </w:del>
      <w:r w:rsidRPr="00784B8D">
        <w:rPr>
          <w:rStyle w:val="afffff0"/>
          <w:rFonts w:hint="cs"/>
          <w:rtl/>
        </w:rPr>
        <w:t>'</w:t>
      </w:r>
      <w:r w:rsidRPr="00784B8D">
        <w:rPr>
          <w:rStyle w:val="afffff0"/>
          <w:rtl/>
        </w:rPr>
        <w:t xml:space="preserve"> </w:t>
      </w:r>
      <w:r w:rsidRPr="006F178A">
        <w:rPr>
          <w:rtl/>
        </w:rPr>
        <w:t>- העושה את כולה ולא העושה מקצתה.</w:t>
      </w:r>
    </w:p>
    <w:p w:rsidR="00E9703F" w:rsidRPr="006F178A" w:rsidRDefault="00E9703F" w:rsidP="00E9703F">
      <w:pPr>
        <w:rPr>
          <w:rtl/>
        </w:rPr>
      </w:pPr>
      <w:ins w:id="101853" w:author="קלוד" w:date="2026-10-11T13:11:34Z">
        <w:r>
          <w:rPr>
            <w:rStyle w:val="2fb"/>
            <w:rtl/>
          </w:rPr>
          <w:t xml:space="preserve">ולר"ש רק</w:t>
        </w:r>
      </w:ins>
      <w:del w:id="101854" w:author="קלוד" w:date="2026-10-11T13:11:34Z">
        <w:r w:rsidRPr="006F178A">
          <w:rPr>
            <w:rStyle w:val="2fb"/>
            <w:rtl/>
          </w:rPr>
          <w:delText xml:space="preserve">ולר"ש</w:delText>
        </w:r>
      </w:del>
      <w:r w:rsidRPr="006F178A">
        <w:rPr>
          <w:rtl/>
        </w:rPr>
        <w:t xml:space="preserve"> יחיד שעשאה </w:t>
      </w:r>
      <w:ins w:id="101851" w:author="קלוד" w:date="2026-10-11T13:11:34Z">
        <w:r>
          <w:rPr>
            <w:rtl/>
          </w:rPr>
          <w:t xml:space="preserve">חייב,</w:t>
        </w:r>
      </w:ins>
      <w:del w:id="101852" w:author="קלוד" w:date="2026-10-11T13:11:34Z">
        <w:r w:rsidRPr="006F178A">
          <w:rPr>
            <w:rtl/>
          </w:rPr>
          <w:delText xml:space="preserve">חייב</w:delText>
        </w:r>
      </w:del>
      <w:r w:rsidRPr="006F178A">
        <w:rPr>
          <w:rtl/>
        </w:rPr>
        <w:t xml:space="preserve"> </w:t>
      </w:r>
      <w:ins w:id="101849" w:author="קלוד" w:date="2026-10-11T13:11:34Z">
        <w:r>
          <w:rPr>
            <w:rtl/>
          </w:rPr>
          <w:t xml:space="preserve">ושנים</w:t>
        </w:r>
      </w:ins>
      <w:del w:id="101850" w:author="קלוד" w:date="2026-10-11T13:11:34Z">
        <w:r w:rsidRPr="006F178A">
          <w:rPr>
            <w:rtl/>
          </w:rPr>
          <w:delText xml:space="preserve">ורק הוא חייב וכל שנים</w:delText>
        </w:r>
      </w:del>
      <w:r w:rsidRPr="006F178A">
        <w:rPr>
          <w:rtl/>
        </w:rPr>
        <w:t xml:space="preserve"> בכל </w:t>
      </w:r>
      <w:ins w:id="101847" w:author="קלוד" w:date="2026-10-11T13:11:34Z">
        <w:r>
          <w:rPr>
            <w:rtl/>
          </w:rPr>
          <w:t xml:space="preserve">אופן</w:t>
        </w:r>
      </w:ins>
      <w:del w:id="101848" w:author="קלוד" w:date="2026-10-11T13:11:34Z">
        <w:r w:rsidRPr="006F178A">
          <w:rPr>
            <w:rtl/>
          </w:rPr>
          <w:delText xml:space="preserve">גוונא</w:delText>
        </w:r>
      </w:del>
      <w:r w:rsidRPr="006F178A">
        <w:rPr>
          <w:rtl/>
        </w:rPr>
        <w:t xml:space="preserve"> פטורים.</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צג.</w:t>
      </w:r>
    </w:p>
    <w:p w:rsidR="00E9703F" w:rsidRDefault="00E9703F" w:rsidP="00E9703F">
      <w:pPr>
        <w:rPr>
          <w:rFonts w:ascii="Fb Fontext" w:hAnsi="Fb Fontext"/>
          <w:rtl/>
        </w:rPr>
      </w:pPr>
      <w:r w:rsidRPr="006F178A">
        <w:rPr>
          <w:rFonts w:ascii="Fb Fontext" w:hAnsi="Fb Fontext"/>
          <w:b/>
          <w:bCs/>
          <w:rtl/>
        </w:rPr>
        <w:t>• בעי</w:t>
      </w:r>
      <w:r w:rsidRPr="006F178A">
        <w:rPr>
          <w:rFonts w:ascii="Fb Fontext" w:hAnsi="Fb Fontext"/>
          <w:rtl/>
        </w:rPr>
        <w:t xml:space="preserve">גול של דבילה </w:t>
      </w:r>
      <w:r w:rsidRPr="006F178A">
        <w:rPr>
          <w:rFonts w:ascii="Fb Fontext" w:hAnsi="Fb Fontext" w:hint="cs"/>
          <w:rtl/>
        </w:rPr>
        <w:t xml:space="preserve">ובקורה והוציאו </w:t>
      </w:r>
      <w:r w:rsidRPr="006F178A">
        <w:rPr>
          <w:rStyle w:val="2fb"/>
          <w:rFonts w:ascii="Fb Fontext" w:hAnsi="Fb Fontext" w:hint="cs"/>
          <w:rtl/>
        </w:rPr>
        <w:t xml:space="preserve">לרה</w:t>
      </w:r>
      <w:r w:rsidRPr="006F178A">
        <w:rPr>
          <w:rStyle w:val="2fb"/>
          <w:rFonts w:ascii="Fb Fontext" w:hAnsi="Fb Fontext"/>
          <w:rtl/>
        </w:rPr>
        <w:t>"</w:t>
      </w:r>
      <w:r w:rsidRPr="006F178A">
        <w:rPr>
          <w:rStyle w:val="2fb"/>
          <w:rFonts w:ascii="Fb Fontext" w:hAnsi="Fb Fontext" w:hint="cs"/>
          <w:rtl/>
        </w:rPr>
        <w:t>ר</w:t>
      </w:r>
    </w:p>
    <w:p>
      <w:pPr>
        <w:pStyle w:val="38"/>
        <w:rPr>
          <w:ins w:id="98111" w:author="מנוע מכני" w:date="2026-10-11T12:04:39Z"/>
        </w:rPr>
      </w:pPr>
      <w:r w:rsidRPr="006F178A">
        <w:t xml:space="preserve">ר"י:</w:t>
      </w:r>
    </w:p>
    <w:p w:rsidR="00E9703F" w:rsidRPr="006F178A" w:rsidRDefault="00E9703F" w:rsidP="00E9703F">
      <w:pPr>
        <w:rPr>
          <w:rtl/>
        </w:rPr>
      </w:pPr>
      <w:del w:id="98112" w:author="מנוע מכני" w:date="2026-10-11T12:04:39Z">
        <w:r w:rsidRPr="006F178A">
          <w:rPr>
            <w:rtl/>
          </w:rPr>
          <w:delText xml:space="preserve"> </w:delText>
        </w:r>
      </w:del>
      <w:r w:rsidRPr="006F178A">
        <w:rPr>
          <w:rtl/>
        </w:rPr>
        <w:t xml:space="preserve">אם </w:t>
      </w:r>
      <w:r w:rsidRPr="006F178A">
        <w:rPr>
          <w:rtl/>
        </w:rPr>
        <w:t xml:space="preserve">לא</w:t>
      </w:r>
      <w:r w:rsidRPr="006F178A">
        <w:rPr>
          <w:rtl/>
        </w:rPr>
        <w:t xml:space="preserve"> יכול אחד להוציאו והוציאוהו שנים - חייבין, ואם </w:t>
      </w:r>
      <w:ins w:id="91421" w:author="מנוע מכני" w:date="2026-10-11T12:04:39Z">
        <w:r>
          <w:rPr>
            <w:rtl/>
          </w:rPr>
          <w:t xml:space="preserve">לא</w:t>
        </w:r>
      </w:ins>
      <w:del w:id="91422" w:author="מנוע מכני" w:date="2026-10-11T12:04:39Z">
        <w:r w:rsidRPr="006F178A">
          <w:rPr>
            <w:rtl/>
          </w:rPr>
          <w:delText xml:space="preserve">לאו</w:delText>
        </w:r>
      </w:del>
      <w:r w:rsidRPr="006F178A">
        <w:rPr>
          <w:rtl/>
        </w:rPr>
        <w:t xml:space="preserve"> - פטורין.</w:t>
      </w:r>
    </w:p>
    <w:p>
      <w:pPr>
        <w:pStyle w:val="38"/>
        <w:rPr>
          <w:ins w:id="98113" w:author="מנוע מכני" w:date="2026-10-11T12:04:39Z"/>
        </w:rPr>
      </w:pPr>
      <w:r w:rsidRPr="006061D7">
        <w:t xml:space="preserve">ר"ש:</w:t>
      </w:r>
    </w:p>
    <w:p w:rsidR="00E9703F" w:rsidRDefault="00E9703F" w:rsidP="00E9703F">
      <w:pPr>
        <w:rPr>
          <w:rtl/>
        </w:rPr>
      </w:pPr>
      <w:del w:id="98114" w:author="מנוע מכני" w:date="2026-10-11T12:04:39Z">
        <w:r w:rsidRPr="006061D7">
          <w:rPr>
            <w:rtl/>
          </w:rPr>
          <w:delText xml:space="preserve"> </w:delText>
        </w:r>
      </w:del>
      <w:ins w:id="94121" w:author="מנוע מכני" w:date="2026-10-11T12:04:39Z">
        <w:r>
          <w:rPr>
            <w:rtl/>
          </w:rPr>
          <w:t xml:space="preserve">אף</w:t>
        </w:r>
      </w:ins>
      <w:del w:id="94122" w:author="מנוע מכני" w:date="2026-10-11T12:04:39Z">
        <w:r w:rsidRPr="006061D7">
          <w:rPr>
            <w:rtl/>
          </w:rPr>
          <w:delText xml:space="preserve">אע"פ</w:delText>
        </w:r>
      </w:del>
      <w:r w:rsidRPr="006061D7">
        <w:rPr>
          <w:rtl/>
        </w:rPr>
        <w:t xml:space="preserve"> שלא יכול אחד להוציאו והוציאוהו שנים, פטורים,</w:t>
      </w:r>
    </w:p>
    <w:p w:rsidR="00E9703F" w:rsidRPr="006061D7" w:rsidRDefault="00E9703F" w:rsidP="00E9703F">
      <w:pPr>
        <w:rPr>
          <w:rtl/>
        </w:rPr>
      </w:pPr>
      <w:r w:rsidRPr="006061D7">
        <w:rPr>
          <w:rtl/>
        </w:rPr>
        <w:tab/>
        <w:t>לכך נאמר</w:t>
      </w:r>
      <w:r w:rsidRPr="00784B8D">
        <w:rPr>
          <w:rStyle w:val="afffff0"/>
          <w:rtl/>
        </w:rPr>
        <w:t xml:space="preserve"> '</w:t>
      </w:r>
      <w:ins w:id="91205" w:author="Claude - סמנטי" w:date="2026-10-11T12:28:21Z">
        <w:r>
          <w:rPr>
            <w:rStyle w:val="afffff0"/>
            <w:rtl/>
          </w:rPr>
          <w:t xml:space="preserve">בַּעֲשֹׂתָהּ</w:t>
        </w:r>
      </w:ins>
      <w:del w:id="91206" w:author="Claude - סמנטי" w:date="2026-10-11T12:28:21Z">
        <w:r w:rsidRPr="00784B8D">
          <w:rPr>
            <w:rStyle w:val="afffff0"/>
            <w:rtl/>
          </w:rPr>
          <w:delText xml:space="preserve">בעשתה</w:delText>
        </w:r>
      </w:del>
      <w:r w:rsidRPr="00784B8D">
        <w:rPr>
          <w:rStyle w:val="afffff0"/>
          <w:rtl/>
        </w:rPr>
        <w:t xml:space="preserve">' </w:t>
      </w:r>
      <w:r w:rsidRPr="006061D7">
        <w:rPr>
          <w:rtl/>
        </w:rPr>
        <w:t>יחיד שעשאה חייב, שנים שעשאוה פטורין.</w:t>
      </w:r>
    </w:p>
    <w:p>
      <w:pPr>
        <w:pStyle w:val="afffff8"/>
        <w:rPr>
          <w:ins w:id="90625" w:author="קלוד" w:date="2026-10-11T12:33:55Z"/>
        </w:rPr>
      </w:pPr>
      <w:ins w:id="90626" w:author="קלוד" w:date="2026-10-11T12:33:55Z">
        <w:r>
          <w:rPr>
            <w:color w:val="7B3F00"/>
          </w:rPr>
          <w:t xml:space="preserve">'בעשתה' - מיעוטי הפסוק לר"ש, לר"י ולר"מ</w:t>
        </w:r>
      </w:ins>
    </w:p>
    <w:p>
      <w:pPr>
        <w:pStyle w:val="38"/>
        <w:rPr>
          <w:ins w:id="98116" w:author="מנוע מכני" w:date="2026-10-11T12:04:39Z"/>
        </w:rPr>
      </w:pPr>
      <w:del w:id="98115" w:author="מנוע מכני" w:date="2026-10-11T12:04:39Z">
        <w:r w:rsidRPr="006F178A">
          <w:delText xml:space="preserve">•</w:delText>
        </w:r>
      </w:del>
      <w:r w:rsidRPr="006F178A">
        <w:t xml:space="preserve"> </w:t>
      </w:r>
      <w:ins w:id="91423" w:author="מנוע מכני" w:date="2026-10-11T12:04:39Z">
        <w:r>
          <w:t xml:space="preserve">וחלקו</w:t>
        </w:r>
      </w:ins>
    </w:p>
    <w:p w:rsidR="00E9703F" w:rsidRPr="006F178A" w:rsidRDefault="00E9703F" w:rsidP="00E9703F">
      <w:pPr>
        <w:rPr>
          <w:rtl/>
        </w:rPr>
      </w:pPr>
      <w:del w:id="91424" w:author="מנוע מכני" w:date="2026-10-11T12:04:39Z">
        <w:r w:rsidRPr="006F178A">
          <w:rPr>
            <w:rFonts w:ascii="Fb Fontext" w:hAnsi="Fb Fontext" w:hint="cs"/>
            <w:b/>
            <w:bCs/>
            <w:rtl/>
          </w:rPr>
          <w:delText xml:space="preserve">ופליגי</w:delText>
        </w:r>
      </w:del>
      <w:del w:id="98117" w:author="מנוע מכני" w:date="2026-10-11T12:04:39Z">
        <w:r w:rsidRPr="006F178A">
          <w:rPr>
            <w:rFonts w:ascii="Fb Fontext" w:hAnsi="Fb Fontext"/>
            <w:rtl/>
          </w:rPr>
          <w:delText xml:space="preserve"> </w:delText>
        </w:r>
      </w:del>
      <w:r w:rsidRPr="006F178A">
        <w:rPr>
          <w:rFonts w:ascii="Fb Fontext" w:hAnsi="Fb Fontext"/>
          <w:rtl/>
        </w:rPr>
        <w:t xml:space="preserve">- בהאי קרא, </w:t>
      </w:r>
      <w:r>
        <w:rPr>
          <w:rFonts w:ascii="Fb Fontext" w:hAnsi="Fb Fontext" w:hint="cs"/>
          <w:rtl/>
        </w:rPr>
        <w:t>'</w:t>
      </w:r>
      <w:ins w:id="91207" w:author="Claude - סמנטי" w:date="2026-10-11T12:28:21Z">
        <w:r>
          <w:rPr>
            <w:rStyle w:val="afffff0"/>
            <w:rtl/>
          </w:rPr>
          <w:t xml:space="preserve">וְאִם נֶפֶשׁ אַחַת תֶּחֱטָא בִשְׁגָגָה מֵעַם הָאָרֶץ בַּעֲשֹׂתָהּ</w:t>
        </w:r>
      </w:ins>
      <w:del w:id="91208" w:author="Claude - סמנטי" w:date="2026-10-11T12:28:21Z">
        <w:r w:rsidRPr="00BB7054">
          <w:rPr>
            <w:rStyle w:val="afffff0"/>
            <w:rtl/>
          </w:rPr>
          <w:delText xml:space="preserve">ואם נפש אחת תחטא בשגגה מעם הארץ בעשתה</w:delText>
        </w:r>
      </w:del>
      <w:r w:rsidRPr="00BB7054">
        <w:rPr>
          <w:rStyle w:val="afffff0"/>
          <w:rFonts w:hint="cs"/>
          <w:rtl/>
        </w:rPr>
        <w:t>'</w:t>
      </w:r>
      <w:r w:rsidRPr="006F178A">
        <w:rPr>
          <w:rFonts w:ascii="Fb Fontext" w:hAnsi="Fb Fontext"/>
          <w:rtl/>
        </w:rPr>
        <w:t>.</w:t>
      </w:r>
    </w:p>
    <w:p>
      <w:pPr>
        <w:pStyle w:val="38"/>
        <w:rPr>
          <w:ins w:id="98118" w:author="מנוע מכני" w:date="2026-10-11T12:04:39Z"/>
        </w:rPr>
      </w:pPr>
      <w:ins w:id="90401" w:author="מנוע מכני" w:date="2026-10-11T12:04:39Z">
        <w:r>
          <w:t xml:space="preserve">ר"ש</w:t>
        </w:r>
      </w:ins>
      <w:del w:id="90402" w:author="מנוע מכני" w:date="2026-10-11T12:04:39Z">
        <w:r w:rsidRPr="006F178A">
          <w:delText xml:space="preserve">רבי שמעון</w:delText>
        </w:r>
      </w:del>
      <w:r w:rsidRPr="006F178A">
        <w:t xml:space="preserve"> סבר</w:t>
      </w:r>
      <w:r w:rsidRPr="006F178A">
        <w:t xml:space="preserve">:</w:t>
      </w:r>
    </w:p>
    <w:p w:rsidR="00E9703F" w:rsidRDefault="00E9703F" w:rsidP="00E9703F">
      <w:pPr>
        <w:rPr>
          <w:rtl/>
        </w:rPr>
      </w:pPr>
      <w:del w:id="98119" w:author="מנוע מכני" w:date="2026-10-11T12:04:39Z">
        <w:r w:rsidRPr="006F178A">
          <w:rPr>
            <w:rtl/>
          </w:rPr>
          <w:delText xml:space="preserve"> </w:delText>
        </w:r>
      </w:del>
      <w:ins w:id="93123" w:author="מנוע מכני" w:date="2026-10-11T12:04:39Z">
        <w:r>
          <w:rPr>
            <w:rtl/>
          </w:rPr>
          <w:t xml:space="preserve">שלושה</w:t>
        </w:r>
      </w:ins>
      <w:del w:id="93124" w:author="מנוע מכני" w:date="2026-10-11T12:04:39Z">
        <w:r w:rsidRPr="006F178A">
          <w:rPr>
            <w:rtl/>
          </w:rPr>
          <w:delText xml:space="preserve">תלתא</w:delText>
        </w:r>
      </w:del>
      <w:r w:rsidRPr="006F178A">
        <w:rPr>
          <w:rtl/>
        </w:rPr>
        <w:t xml:space="preserve"> </w:t>
      </w:r>
      <w:ins w:id="101857" w:author="קלוד" w:date="2026-10-11T13:11:34Z">
        <w:r>
          <w:rPr>
            <w:rtl/>
          </w:rPr>
          <w:t xml:space="preserve">מיעוטים</w:t>
        </w:r>
      </w:ins>
      <w:del w:id="101858" w:author="קלוד" w:date="2026-10-11T13:11:34Z">
        <w:r w:rsidRPr="006F178A">
          <w:rPr>
            <w:rtl/>
          </w:rPr>
          <w:delText xml:space="preserve">מיעוטי</w:delText>
        </w:r>
      </w:del>
      <w:r w:rsidRPr="006F178A">
        <w:rPr>
          <w:rtl/>
        </w:rPr>
        <w:t xml:space="preserve"> </w:t>
      </w:r>
      <w:ins w:id="101855" w:author="קלוד" w:date="2026-10-11T13:11:34Z">
        <w:r>
          <w:rPr>
            <w:rtl/>
          </w:rPr>
          <w:t xml:space="preserve">כתובים:</w:t>
        </w:r>
      </w:ins>
      <w:del w:id="101856" w:author="קלוד" w:date="2026-10-11T13:11:34Z">
        <w:r w:rsidRPr="006F178A">
          <w:rPr>
            <w:rtl/>
          </w:rPr>
          <w:delText xml:space="preserve">כתיבי</w:delText>
        </w:r>
      </w:del>
      <w:r w:rsidRPr="006F178A">
        <w:rPr>
          <w:rtl/>
        </w:rPr>
        <w:t xml:space="preserve"> נפש, תחטא, בעשתה, [בלשון יחיד]</w:t>
      </w:r>
    </w:p>
    <w:p w:rsidR="00E9703F" w:rsidRPr="006F178A" w:rsidRDefault="00E9703F" w:rsidP="00E9703F">
      <w:pPr>
        <w:rPr>
          <w:rtl/>
        </w:rPr>
      </w:pPr>
      <w:r w:rsidRPr="006F178A">
        <w:rPr>
          <w:rtl/>
        </w:rPr>
        <w:tab/>
      </w:r>
      <w:r w:rsidRPr="006F178A">
        <w:rPr>
          <w:rtl/>
        </w:rPr>
        <w:tab/>
      </w:r>
      <w:r w:rsidRPr="006F178A">
        <w:rPr>
          <w:rtl/>
        </w:rPr>
        <w:tab/>
        <w:t xml:space="preserve">חד - </w:t>
      </w:r>
      <w:ins w:id="95725" w:author="מנוע מכני" w:date="2026-10-11T12:04:39Z">
        <w:r>
          <w:rPr>
            <w:rtl/>
          </w:rPr>
          <w:t xml:space="preserve">למעט</w:t>
        </w:r>
      </w:ins>
      <w:del w:id="95726" w:author="מנוע מכני" w:date="2026-10-11T12:04:39Z">
        <w:r w:rsidRPr="006F178A">
          <w:rPr>
            <w:rtl/>
          </w:rPr>
          <w:tab/>
          <w:delText xml:space="preserve">למעוטי</w:delText>
        </w:r>
      </w:del>
      <w:r w:rsidRPr="006F178A">
        <w:rPr>
          <w:rtl/>
        </w:rPr>
        <w:tab/>
        <w:t xml:space="preserve"> זה עוקר וזה מניח.</w:t>
      </w:r>
    </w:p>
    <w:p w:rsidR="00E9703F" w:rsidRPr="006F178A" w:rsidRDefault="00E9703F" w:rsidP="00E9703F">
      <w:pPr>
        <w:rPr>
          <w:rtl/>
        </w:rPr>
      </w:pPr>
      <w:r w:rsidRPr="006F178A">
        <w:rPr>
          <w:rtl/>
        </w:rPr>
        <w:tab/>
      </w:r>
      <w:r w:rsidRPr="006F178A">
        <w:rPr>
          <w:rtl/>
        </w:rPr>
        <w:tab/>
      </w:r>
      <w:r w:rsidRPr="006F178A">
        <w:rPr>
          <w:rtl/>
        </w:rPr>
        <w:tab/>
        <w:t xml:space="preserve">וחד - </w:t>
      </w:r>
      <w:ins w:id="95727" w:author="מנוע מכני" w:date="2026-10-11T12:04:39Z">
        <w:r>
          <w:rPr>
            <w:rtl/>
          </w:rPr>
          <w:t xml:space="preserve">למעט</w:t>
        </w:r>
      </w:ins>
      <w:del w:id="95728" w:author="מנוע מכני" w:date="2026-10-11T12:04:39Z">
        <w:r w:rsidRPr="006F178A">
          <w:rPr>
            <w:rtl/>
          </w:rPr>
          <w:tab/>
          <w:delText xml:space="preserve">למעוטי</w:delText>
        </w:r>
      </w:del>
      <w:r w:rsidRPr="006F178A">
        <w:rPr>
          <w:rtl/>
        </w:rPr>
        <w:tab/>
        <w:t xml:space="preserve"> זה יכול וזה יכול.</w:t>
      </w:r>
    </w:p>
    <w:p w:rsidR="00E9703F" w:rsidRPr="006F178A" w:rsidRDefault="00E9703F" w:rsidP="00E9703F">
      <w:pPr>
        <w:rPr>
          <w:rtl/>
        </w:rPr>
      </w:pPr>
      <w:r w:rsidRPr="006F178A">
        <w:rPr>
          <w:rtl/>
        </w:rPr>
        <w:tab/>
      </w:r>
      <w:r w:rsidRPr="006F178A">
        <w:rPr>
          <w:rtl/>
        </w:rPr>
        <w:tab/>
      </w:r>
      <w:r w:rsidRPr="006F178A">
        <w:rPr>
          <w:rtl/>
        </w:rPr>
        <w:tab/>
        <w:t xml:space="preserve">וחד - </w:t>
      </w:r>
      <w:ins w:id="95729" w:author="מנוע מכני" w:date="2026-10-11T12:04:39Z">
        <w:r>
          <w:rPr>
            <w:rtl/>
          </w:rPr>
          <w:t xml:space="preserve">למעט</w:t>
        </w:r>
      </w:ins>
      <w:del w:id="95730" w:author="מנוע מכני" w:date="2026-10-11T12:04:39Z">
        <w:r w:rsidRPr="006F178A">
          <w:rPr>
            <w:rtl/>
          </w:rPr>
          <w:tab/>
          <w:delText xml:space="preserve">למעוטי</w:delText>
        </w:r>
      </w:del>
      <w:r w:rsidRPr="006F178A">
        <w:rPr>
          <w:rtl/>
        </w:rPr>
        <w:tab/>
        <w:t xml:space="preserve"> זה אינו יכול וזה אינו יכול.</w:t>
      </w:r>
    </w:p>
    <w:p>
      <w:pPr>
        <w:pStyle w:val="38"/>
        <w:rPr>
          <w:ins w:id="98120" w:author="מנוע מכני" w:date="2026-10-11T12:04:39Z"/>
        </w:rPr>
      </w:pPr>
      <w:ins w:id="90403" w:author="מנוע מכני" w:date="2026-10-11T12:04:39Z">
        <w:r>
          <w:t xml:space="preserve">ור"י</w:t>
        </w:r>
      </w:ins>
      <w:del w:id="90404" w:author="מנוע מכני" w:date="2026-10-11T12:04:39Z">
        <w:r w:rsidRPr="006F178A">
          <w:delText xml:space="preserve">ורבי יהודה</w:delText>
        </w:r>
      </w:del>
    </w:p>
    <w:p w:rsidR="00E9703F" w:rsidRPr="006F178A" w:rsidRDefault="00E9703F" w:rsidP="00E9703F">
      <w:pPr>
        <w:rPr>
          <w:rtl/>
        </w:rPr>
      </w:pPr>
      <w:ins w:id="90073" w:author="מנוע מכני" w:date="2026-10-11T12:04:39Z">
        <w:r>
          <w:rPr>
            <w:rStyle w:val="afffe"/>
            <w:rFonts w:ascii="Fb Fontext" w:hAnsi="Fb Fontext"/>
            <w:rtl/>
          </w:rPr>
          <w:t xml:space="preserve">:</w:t>
        </w:r>
        <w:r>
          <w:rPr>
            <w:rStyle w:val="afffe"/>
            <w:rFonts w:ascii="Fb Fontext" w:hAnsi="Fb Fontext"/>
            <w:rtl/>
          </w:rPr>
          <w:t xml:space="preserve"> ח</w:t>
        </w:r>
      </w:ins>
      <w:del w:id="90074" w:author="מנוע מכני" w:date="2026-10-11T12:04:39Z">
        <w:r w:rsidRPr="006F178A">
          <w:rPr>
            <w:rStyle w:val="afffe"/>
            <w:rFonts w:ascii="Fb Fontext" w:hAnsi="Fb Fontext"/>
            <w:rtl/>
          </w:rPr>
          <w:delText xml:space="preserve">:</w:delText>
        </w:r>
        <w:r w:rsidRPr="006F178A">
          <w:rPr>
            <w:rtl/>
          </w:rPr>
          <w:tab/>
          <w:delText xml:space="preserve">ח</w:delText>
        </w:r>
      </w:del>
      <w:r w:rsidRPr="006F178A">
        <w:rPr>
          <w:rtl/>
        </w:rPr>
        <w:tab/>
        <w:t xml:space="preserve">ד - </w:t>
      </w:r>
      <w:ins w:id="95731" w:author="מנוע מכני" w:date="2026-10-11T12:04:39Z">
        <w:r>
          <w:rPr>
            <w:rtl/>
          </w:rPr>
          <w:t xml:space="preserve">למעט</w:t>
        </w:r>
      </w:ins>
      <w:del w:id="95732" w:author="מנוע מכני" w:date="2026-10-11T12:04:39Z">
        <w:r w:rsidRPr="006F178A">
          <w:rPr>
            <w:rtl/>
          </w:rPr>
          <w:tab/>
          <w:delText xml:space="preserve">למעוטי</w:delText>
        </w:r>
      </w:del>
      <w:r w:rsidRPr="006F178A">
        <w:rPr>
          <w:rtl/>
        </w:rPr>
        <w:tab/>
        <w:t xml:space="preserve"> זה עוקר וזה מניח.</w:t>
      </w:r>
    </w:p>
    <w:p w:rsidR="00E9703F" w:rsidRPr="006F178A" w:rsidRDefault="00E9703F" w:rsidP="00E9703F">
      <w:pPr>
        <w:rPr>
          <w:rtl/>
        </w:rPr>
      </w:pPr>
      <w:r w:rsidRPr="006F178A">
        <w:rPr>
          <w:rtl/>
        </w:rPr>
        <w:tab/>
      </w:r>
      <w:r w:rsidRPr="006F178A">
        <w:rPr>
          <w:rtl/>
        </w:rPr>
        <w:tab/>
      </w:r>
      <w:r w:rsidRPr="006F178A">
        <w:rPr>
          <w:rtl/>
        </w:rPr>
        <w:tab/>
        <w:t xml:space="preserve">וחד - </w:t>
      </w:r>
      <w:ins w:id="95733" w:author="מנוע מכני" w:date="2026-10-11T12:04:39Z">
        <w:r>
          <w:rPr>
            <w:rtl/>
          </w:rPr>
          <w:t xml:space="preserve">למעט</w:t>
        </w:r>
      </w:ins>
      <w:del w:id="95734" w:author="מנוע מכני" w:date="2026-10-11T12:04:39Z">
        <w:r w:rsidRPr="006F178A">
          <w:rPr>
            <w:rtl/>
          </w:rPr>
          <w:tab/>
          <w:delText xml:space="preserve">למעוטי</w:delText>
        </w:r>
      </w:del>
      <w:r w:rsidRPr="006F178A">
        <w:rPr>
          <w:rtl/>
        </w:rPr>
        <w:tab/>
        <w:t xml:space="preserve"> זה יכול וזה יכול.</w:t>
      </w:r>
    </w:p>
    <w:p w:rsidR="00E9703F" w:rsidRPr="006F178A" w:rsidRDefault="00E9703F" w:rsidP="00E9703F">
      <w:pPr>
        <w:rPr>
          <w:rtl/>
        </w:rPr>
      </w:pPr>
      <w:r w:rsidRPr="006F178A">
        <w:rPr>
          <w:rtl/>
        </w:rPr>
        <w:tab/>
      </w:r>
      <w:r w:rsidRPr="006F178A">
        <w:rPr>
          <w:rtl/>
        </w:rPr>
        <w:tab/>
      </w:r>
      <w:r w:rsidRPr="006F178A">
        <w:rPr>
          <w:rtl/>
        </w:rPr>
        <w:tab/>
        <w:t xml:space="preserve">וחד - </w:t>
      </w:r>
      <w:ins w:id="95735" w:author="מנוע מכני" w:date="2026-10-11T12:04:39Z">
        <w:r>
          <w:rPr>
            <w:rtl/>
          </w:rPr>
          <w:t xml:space="preserve">למעט</w:t>
        </w:r>
      </w:ins>
      <w:del w:id="95736" w:author="מנוע מכני" w:date="2026-10-11T12:04:39Z">
        <w:r w:rsidRPr="006F178A">
          <w:rPr>
            <w:rtl/>
          </w:rPr>
          <w:tab/>
          <w:delText xml:space="preserve">למעוטי</w:delText>
        </w:r>
      </w:del>
      <w:r w:rsidRPr="006F178A">
        <w:rPr>
          <w:rtl/>
        </w:rPr>
        <w:tab/>
        <w:t xml:space="preserve"> יחיד שעשאה בהוראת בית דין.</w:t>
      </w:r>
    </w:p>
    <w:p w:rsidR="00E9703F" w:rsidRPr="004640F6" w:rsidRDefault="00E9703F" w:rsidP="00E9703F">
      <w:pPr>
        <w:rPr>
          <w:spacing w:val="-8"/>
          <w:rtl/>
        </w:rPr>
      </w:pPr>
      <w:ins w:id="90405" w:author="מנוע מכני" w:date="2026-10-11T12:04:39Z">
        <w:r>
          <w:rPr>
            <w:rStyle w:val="2fb"/>
            <w:rFonts w:ascii="Fb Fontext" w:hAnsi="Fb Fontext"/>
            <w:spacing w:val="-8"/>
            <w:rtl/>
          </w:rPr>
          <w:t xml:space="preserve">ור"ש</w:t>
        </w:r>
      </w:ins>
      <w:del w:id="90406" w:author="מנוע מכני" w:date="2026-10-11T12:04:39Z">
        <w:r w:rsidRPr="004640F6">
          <w:rPr>
            <w:rStyle w:val="afffe"/>
            <w:rFonts w:ascii="Fb Fontext" w:hAnsi="Fb Fontext"/>
            <w:spacing w:val="-8"/>
            <w:rtl/>
          </w:rPr>
          <w:delText xml:space="preserve">ורבי שמעון</w:delText>
        </w:r>
      </w:del>
      <w:r w:rsidRPr="004640F6">
        <w:rPr>
          <w:rStyle w:val="afffe"/>
          <w:rFonts w:ascii="Fb Fontext" w:hAnsi="Fb Fontext"/>
          <w:spacing w:val="-8"/>
          <w:rtl/>
        </w:rPr>
        <w:t xml:space="preserve"> </w:t>
      </w:r>
      <w:r w:rsidRPr="004640F6">
        <w:rPr>
          <w:spacing w:val="-8"/>
          <w:rtl/>
        </w:rPr>
        <w:t xml:space="preserve">- </w:t>
      </w:r>
      <w:r w:rsidRPr="004640F6">
        <w:rPr>
          <w:spacing w:val="-8"/>
          <w:rtl/>
        </w:rPr>
        <w:tab/>
        <w:t xml:space="preserve">יחיד שעשאה בהוראת בית דין חייב [וממילא</w:t>
      </w:r>
      <w:ins w:id="101863" w:author="קלוד" w:date="2026-10-11T13:11:34Z">
        <w:r>
          <w:rPr>
            <w:spacing w:val="-8"/>
            <w:rtl/>
          </w:rPr>
          <w:t xml:space="preserve"> </w:t>
        </w:r>
        <w:r>
          <w:rPr>
            <w:rStyle w:val="afffffe"/>
            <w:spacing w:val="-8"/>
            <w:rtl/>
          </w:rPr>
          <w:t xml:space="preserve">המיעוט</w:t>
        </w:r>
        <w:r>
          <w:rPr>
            <w:spacing w:val="-8"/>
            <w:rtl/>
          </w:rPr>
          <w:t xml:space="preserve"> </w:t>
        </w:r>
      </w:ins>
      <w:del w:id="101864" w:author="קלוד" w:date="2026-10-11T13:11:34Z">
        <w:r w:rsidRPr="004640F6">
          <w:rPr>
            <w:spacing w:val="-8"/>
            <w:rtl/>
          </w:rPr>
          <w:tab/>
          <w:delText xml:space="preserve"> </w:delText>
        </w:r>
      </w:del>
      <w:ins w:id="95737" w:author="מנוע מכני" w:date="2026-10-11T12:04:39Z">
        <w:r>
          <w:rPr>
            <w:spacing w:val="-8"/>
            <w:rtl/>
          </w:rPr>
          <w:t xml:space="preserve">למעט</w:t>
        </w:r>
      </w:ins>
      <w:del w:id="95738" w:author="מנוע מכני" w:date="2026-10-11T12:04:39Z">
        <w:r w:rsidRPr="004640F6">
          <w:rPr>
            <w:spacing w:val="-8"/>
            <w:rtl/>
          </w:rPr>
          <w:tab/>
          <w:delText xml:space="preserve">למעוטי</w:delText>
        </w:r>
      </w:del>
      <w:r w:rsidRPr="004640F6">
        <w:rPr>
          <w:spacing w:val="-8"/>
          <w:rtl/>
        </w:rPr>
        <w:tab/>
        <w:t xml:space="preserve"> </w:t>
      </w:r>
      <w:ins w:id="101861" w:author="קלוד" w:date="2026-10-11T13:11:34Z">
        <w:r>
          <w:rPr>
            <w:spacing w:val="-8"/>
            <w:rtl/>
          </w:rPr>
          <w:t xml:space="preserve">ששניהם</w:t>
        </w:r>
      </w:ins>
      <w:del w:id="101862" w:author="קלוד" w:date="2026-10-11T13:11:34Z">
        <w:r w:rsidRPr="004640F6">
          <w:rPr>
            <w:spacing w:val="-8"/>
            <w:rtl/>
          </w:rPr>
          <w:tab/>
          <w:delText xml:space="preserve">דשניהם</w:delText>
        </w:r>
      </w:del>
      <w:r w:rsidRPr="004640F6">
        <w:rPr>
          <w:spacing w:val="-8"/>
          <w:rtl/>
        </w:rPr>
        <w:tab/>
        <w:t xml:space="preserve"> </w:t>
      </w:r>
      <w:ins w:id="101859" w:author="קלוד" w:date="2026-10-11T13:11:34Z">
        <w:r>
          <w:rPr>
            <w:spacing w:val="-8"/>
            <w:rtl/>
          </w:rPr>
          <w:t xml:space="preserve">אינם</w:t>
        </w:r>
      </w:ins>
      <w:del w:id="101860" w:author="קלוד" w:date="2026-10-11T13:11:34Z">
        <w:r w:rsidRPr="004640F6">
          <w:rPr>
            <w:spacing w:val="-8"/>
            <w:rtl/>
          </w:rPr>
          <w:tab/>
          <w:delText xml:space="preserve">שאינם</w:delText>
        </w:r>
      </w:del>
      <w:r w:rsidRPr="004640F6">
        <w:rPr>
          <w:spacing w:val="-8"/>
          <w:rtl/>
        </w:rPr>
        <w:tab/>
        <w:t xml:space="preserve"> יכולים]</w:t>
      </w:r>
    </w:p>
    <w:p w:rsidR="00E9703F" w:rsidRPr="006F178A" w:rsidRDefault="00E9703F" w:rsidP="00E9703F">
      <w:pPr>
        <w:rPr>
          <w:rtl/>
        </w:rPr>
      </w:pPr>
      <w:ins w:id="90407" w:author="מנוע מכני" w:date="2026-10-11T12:04:39Z">
        <w:r>
          <w:rPr>
            <w:rStyle w:val="2fb"/>
            <w:rFonts w:ascii="Fb Fontext" w:hAnsi="Fb Fontext"/>
            <w:rtl/>
          </w:rPr>
          <w:t xml:space="preserve">ור"מ</w:t>
        </w:r>
      </w:ins>
      <w:del w:id="90408" w:author="מנוע מכני" w:date="2026-10-11T12:04:39Z">
        <w:r w:rsidRPr="006F178A">
          <w:rPr>
            <w:rStyle w:val="afffe"/>
            <w:rFonts w:ascii="Fb Fontext" w:hAnsi="Fb Fontext"/>
            <w:rtl/>
          </w:rPr>
          <w:delText xml:space="preserve">ורבי מאיר</w:delText>
        </w:r>
      </w:del>
      <w:r w:rsidRPr="006F178A">
        <w:rPr>
          <w:rtl/>
        </w:rPr>
        <w:t xml:space="preserve"> [שמחייב] </w:t>
      </w:r>
      <w:ins w:id="101875" w:author="קלוד" w:date="2026-10-11T13:11:34Z">
        <w:r>
          <w:rPr>
            <w:rtl/>
          </w:rPr>
          <w:t xml:space="preserve">-</w:t>
        </w:r>
      </w:ins>
      <w:del w:id="101876" w:author="קלוד" w:date="2026-10-11T13:11:34Z">
        <w:r w:rsidRPr="006F178A">
          <w:rPr>
            <w:rtl/>
          </w:rPr>
          <w:delText xml:space="preserve">–</w:delText>
        </w:r>
      </w:del>
      <w:r w:rsidRPr="006F178A">
        <w:rPr>
          <w:rtl/>
        </w:rPr>
        <w:t xml:space="preserve"> </w:t>
      </w:r>
      <w:ins w:id="91425" w:author="מנוע מכני" w:date="2026-10-11T12:04:39Z">
        <w:ins w:id="101873" w:author="קלוד" w:date="2026-10-11T13:11:34Z">
          <w:r>
            <w:rPr>
              <w:rtl/>
            </w:rPr>
            <w:t xml:space="preserve">יש </w:t>
          </w:r>
          <w:r>
            <w:rPr>
              <w:rStyle w:val="afffffe"/>
              <w:rtl/>
            </w:rPr>
            <w:t xml:space="preserve">רק</w:t>
          </w:r>
        </w:ins>
        <w:del w:id="101874" w:author="קלוד" w:date="2026-10-11T13:11:34Z">
          <w:r>
            <w:rPr>
              <w:rtl/>
            </w:rPr>
            <w:delText xml:space="preserve">דיש</w:delText>
          </w:r>
        </w:del>
      </w:ins>
      <w:del w:id="91426" w:author="מנוע מכני" w:date="2026-10-11T12:04:39Z">
        <w:r w:rsidRPr="006F178A">
          <w:rPr>
            <w:rtl/>
          </w:rPr>
          <w:delText xml:space="preserve">דאיכא</w:delText>
        </w:r>
      </w:del>
      <w:r w:rsidRPr="006F178A">
        <w:rPr>
          <w:rtl/>
        </w:rPr>
        <w:t xml:space="preserve"> </w:t>
      </w:r>
      <w:ins w:id="93125" w:author="מנוע מכני" w:date="2026-10-11T12:04:39Z">
        <w:r>
          <w:rPr>
            <w:rtl/>
          </w:rPr>
          <w:t xml:space="preserve">שני</w:t>
        </w:r>
      </w:ins>
      <w:del w:id="93126" w:author="מנוע מכני" w:date="2026-10-11T12:04:39Z">
        <w:r w:rsidRPr="006F178A">
          <w:rPr>
            <w:rtl/>
          </w:rPr>
          <w:delText xml:space="preserve">תרי</w:delText>
        </w:r>
      </w:del>
      <w:r w:rsidRPr="006F178A">
        <w:rPr>
          <w:rtl/>
        </w:rPr>
        <w:t xml:space="preserve"> </w:t>
      </w:r>
      <w:ins w:id="101871" w:author="קלוד" w:date="2026-10-11T13:11:34Z">
        <w:r>
          <w:rPr>
            <w:rtl/>
          </w:rPr>
          <w:t xml:space="preserve">מיעוטים:</w:t>
        </w:r>
      </w:ins>
      <w:del w:id="101872" w:author="קלוד" w:date="2026-10-11T13:11:34Z">
        <w:r w:rsidRPr="006F178A">
          <w:rPr>
            <w:rtl/>
          </w:rPr>
          <w:delText xml:space="preserve">מיעוטי</w:delText>
        </w:r>
      </w:del>
      <w:r w:rsidRPr="006F178A">
        <w:rPr>
          <w:rtl/>
        </w:rPr>
        <w:t xml:space="preserve"> </w:t>
      </w:r>
      <w:ins w:id="101869" w:author="קלוד" w:date="2026-10-11T13:11:34Z">
        <w:r>
          <w:rPr>
            <w:rtl/>
          </w:rPr>
          <w:t xml:space="preserve">אחד</w:t>
        </w:r>
      </w:ins>
      <w:del w:id="101870" w:author="קלוד" w:date="2026-10-11T13:11:34Z">
        <w:r w:rsidRPr="006F178A">
          <w:rPr>
            <w:rtl/>
          </w:rPr>
          <w:delText xml:space="preserve">חד</w:delText>
        </w:r>
      </w:del>
      <w:r w:rsidRPr="006F178A">
        <w:rPr>
          <w:rtl/>
        </w:rPr>
        <w:t xml:space="preserve"> </w:t>
      </w:r>
      <w:r>
        <w:rPr>
          <w:rFonts w:hint="cs"/>
          <w:rtl/>
        </w:rPr>
        <w:t>'</w:t>
      </w:r>
      <w:r w:rsidRPr="006F178A">
        <w:rPr>
          <w:rStyle w:val="afffff0"/>
          <w:rtl/>
        </w:rPr>
        <w:t>נפש תחטא</w:t>
      </w:r>
      <w:r>
        <w:rPr>
          <w:rFonts w:hint="cs"/>
          <w:rtl/>
        </w:rPr>
        <w:t>'</w:t>
      </w:r>
      <w:r w:rsidRPr="006F178A">
        <w:rPr>
          <w:rtl/>
        </w:rPr>
        <w:t xml:space="preserve"> </w:t>
      </w:r>
      <w:ins w:id="101867" w:author="קלוד" w:date="2026-10-11T13:11:34Z">
        <w:r>
          <w:rPr>
            <w:rtl/>
          </w:rPr>
          <w:t xml:space="preserve">והאחר</w:t>
        </w:r>
      </w:ins>
      <w:del w:id="101868" w:author="קלוד" w:date="2026-10-11T13:11:34Z">
        <w:r w:rsidRPr="006F178A">
          <w:rPr>
            <w:rtl/>
          </w:rPr>
          <w:delText xml:space="preserve">ואידך</w:delText>
        </w:r>
      </w:del>
      <w:r w:rsidRPr="006F178A">
        <w:rPr>
          <w:rtl/>
        </w:rPr>
        <w:t xml:space="preserve"> </w:t>
      </w:r>
      <w:ins w:id="101865" w:author="קלוד" w:date="2026-10-11T13:11:34Z">
        <w:r>
          <w:rPr>
            <w:rtl/>
          </w:rPr>
          <w:t xml:space="preserve">'בעשותה'.</w:t>
        </w:r>
      </w:ins>
      <w:del w:id="101866" w:author="קלוד" w:date="2026-10-11T13:11:34Z">
        <w:r w:rsidRPr="006F178A">
          <w:rPr>
            <w:rtl/>
          </w:rPr>
          <w:delText xml:space="preserve">ב</w:delText>
        </w:r>
        <w:r>
          <w:rPr>
            <w:rFonts w:hint="cs"/>
            <w:rtl/>
          </w:rPr>
          <w:delText xml:space="preserve">'</w:delText>
        </w:r>
        <w:r w:rsidRPr="006F178A">
          <w:rPr>
            <w:rStyle w:val="afffff0"/>
            <w:rtl/>
          </w:rPr>
          <w:delText xml:space="preserve">עשותה</w:delText>
        </w:r>
        <w:r>
          <w:rPr>
            <w:rFonts w:hint="cs"/>
            <w:rtl/>
          </w:rPr>
          <w:delText xml:space="preserve">'</w:delText>
        </w:r>
        <w:r w:rsidRPr="006F178A">
          <w:rPr>
            <w:rtl/>
          </w:rPr>
          <w:delText xml:space="preserve">.</w:delText>
        </w:r>
      </w:del>
    </w:p>
    <w:p w:rsidR="00E9703F" w:rsidRPr="006F178A" w:rsidRDefault="00E9703F" w:rsidP="00E9703F">
      <w:pPr>
        <w:rPr>
          <w:rtl/>
        </w:rPr>
      </w:pPr>
      <w:r w:rsidRPr="006F178A">
        <w:rPr>
          <w:rtl/>
        </w:rPr>
        <w:tab/>
      </w:r>
      <w:r w:rsidRPr="006F178A">
        <w:rPr>
          <w:rtl/>
        </w:rPr>
        <w:tab/>
      </w:r>
      <w:r w:rsidRPr="006F178A">
        <w:rPr>
          <w:rtl/>
        </w:rPr>
        <w:tab/>
        <w:t xml:space="preserve">חד - </w:t>
      </w:r>
      <w:ins w:id="95739" w:author="מנוע מכני" w:date="2026-10-11T12:04:39Z">
        <w:r>
          <w:rPr>
            <w:rtl/>
          </w:rPr>
          <w:t xml:space="preserve">למעט</w:t>
        </w:r>
      </w:ins>
      <w:del w:id="95740" w:author="מנוע מכני" w:date="2026-10-11T12:04:39Z">
        <w:r w:rsidRPr="006F178A">
          <w:rPr>
            <w:rtl/>
          </w:rPr>
          <w:tab/>
          <w:delText xml:space="preserve">למעוטי</w:delText>
        </w:r>
      </w:del>
      <w:r w:rsidRPr="006F178A">
        <w:rPr>
          <w:rtl/>
        </w:rPr>
        <w:tab/>
        <w:t xml:space="preserve"> זה עוקר וזה מניח.</w:t>
      </w:r>
    </w:p>
    <w:p w:rsidR="00E9703F" w:rsidRPr="006F178A" w:rsidRDefault="00E9703F" w:rsidP="00E9703F">
      <w:pPr>
        <w:rPr>
          <w:rtl/>
        </w:rPr>
      </w:pPr>
      <w:r w:rsidRPr="006F178A">
        <w:rPr>
          <w:rtl/>
        </w:rPr>
        <w:tab/>
      </w:r>
      <w:r w:rsidRPr="006F178A">
        <w:rPr>
          <w:rtl/>
        </w:rPr>
        <w:tab/>
      </w:r>
      <w:r w:rsidRPr="006F178A">
        <w:rPr>
          <w:rtl/>
        </w:rPr>
        <w:tab/>
        <w:t xml:space="preserve">וחד - </w:t>
      </w:r>
      <w:ins w:id="95741" w:author="מנוע מכני" w:date="2026-10-11T12:04:39Z">
        <w:r>
          <w:rPr>
            <w:rtl/>
          </w:rPr>
          <w:t xml:space="preserve">למעט</w:t>
        </w:r>
      </w:ins>
      <w:del w:id="95742" w:author="מנוע מכני" w:date="2026-10-11T12:04:39Z">
        <w:r w:rsidRPr="006F178A">
          <w:rPr>
            <w:rtl/>
          </w:rPr>
          <w:tab/>
          <w:delText xml:space="preserve">למעוטי</w:delText>
        </w:r>
      </w:del>
      <w:r w:rsidRPr="006F178A">
        <w:rPr>
          <w:rtl/>
        </w:rPr>
        <w:tab/>
        <w:t xml:space="preserve"> יחיד שעשאה בהוראת בית דין.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623" w:author="קלוד" w:date="2026-10-11T12:33:55Z"/>
        </w:rPr>
      </w:pPr>
      <w:ins w:id="90624" w:author="קלוד" w:date="2026-10-11T12:33:55Z">
        <w:r>
          <w:rPr>
            <w:color w:val="7B3F00"/>
          </w:rPr>
          <w:t xml:space="preserve">זה יכול וזה אינו יכול - המסייע אין בו ממש</w:t>
        </w:r>
      </w:ins>
    </w:p>
    <w:p w:rsidR="00E9703F" w:rsidRPr="004640F6" w:rsidRDefault="00E9703F" w:rsidP="00E9703F">
      <w:pPr>
        <w:rPr>
          <w:spacing w:val="-4"/>
          <w:rtl/>
        </w:rPr>
      </w:pPr>
      <w:r w:rsidRPr="004640F6">
        <w:rPr>
          <w:rFonts w:ascii="Fb Fontext" w:hAnsi="Fb Fontext"/>
          <w:spacing w:val="-4"/>
          <w:rtl/>
        </w:rPr>
        <w:t xml:space="preserve">'זה יכול וזה אינו יכול </w:t>
      </w:r>
      <w:r w:rsidRPr="004640F6">
        <w:rPr>
          <w:rFonts w:ascii="Fb Fontext" w:hAnsi="Fb Fontext"/>
          <w:b/>
          <w:bCs/>
          <w:spacing w:val="-4"/>
          <w:rtl/>
        </w:rPr>
        <w:t>דברי הכל</w:t>
      </w:r>
      <w:r w:rsidRPr="004640F6">
        <w:rPr>
          <w:rFonts w:ascii="Fb Fontext" w:hAnsi="Fb Fontext"/>
          <w:spacing w:val="-4"/>
          <w:rtl/>
        </w:rPr>
        <w:t xml:space="preserve"> חייב' - והיינו חייב זה שיכול, </w:t>
      </w:r>
      <w:ins w:id="101877" w:author="קלוד" w:date="2026-10-11T13:11:34Z">
        <w:r>
          <w:rPr>
            <w:rFonts w:ascii="Fb Fontext" w:hAnsi="Fb Fontext"/>
            <w:spacing w:val="-4"/>
            <w:rtl/>
          </w:rPr>
          <w:t xml:space="preserve">שהשני</w:t>
        </w:r>
      </w:ins>
      <w:del w:id="101878" w:author="קלוד" w:date="2026-10-11T13:11:34Z">
        <w:r w:rsidRPr="004640F6">
          <w:rPr>
            <w:rFonts w:ascii="Fb Fontext" w:hAnsi="Fb Fontext"/>
            <w:spacing w:val="-4"/>
            <w:rtl/>
          </w:rPr>
          <w:delText xml:space="preserve">דהשני</w:delText>
        </w:r>
      </w:del>
      <w:r w:rsidRPr="004640F6">
        <w:rPr>
          <w:rFonts w:ascii="Fb Fontext" w:hAnsi="Fb Fontext"/>
          <w:spacing w:val="-4"/>
          <w:rtl/>
        </w:rPr>
        <w:t xml:space="preserve"> הוא רק מסייע ואין בו ממש.</w:t>
      </w:r>
    </w:p>
    <w:p w:rsidR="00E9703F" w:rsidRPr="004640F6" w:rsidRDefault="00E9703F" w:rsidP="00E9703F">
      <w:pPr>
        <w:rPr>
          <w:spacing w:val="-4"/>
          <w:rtl/>
        </w:rPr>
      </w:pPr>
      <w:r w:rsidRPr="004640F6">
        <w:rPr>
          <w:rStyle w:val="afffe"/>
          <w:rFonts w:ascii="Fb Fontext" w:hAnsi="Fb Fontext"/>
          <w:b/>
          <w:spacing w:val="-4"/>
          <w:rtl/>
        </w:rPr>
        <w:t>א.</w:t>
      </w:r>
      <w:r w:rsidRPr="004640F6">
        <w:rPr>
          <w:spacing w:val="-4"/>
          <w:rtl/>
        </w:rPr>
        <w:t xml:space="preserve"> היה רוכב </w:t>
      </w:r>
      <w:r w:rsidRPr="004640F6">
        <w:rPr>
          <w:spacing w:val="-4"/>
          <w:rtl/>
        </w:rPr>
        <w:t xml:space="preserve">ע"ג</w:t>
      </w:r>
      <w:r w:rsidRPr="004640F6">
        <w:rPr>
          <w:spacing w:val="-4"/>
          <w:rtl/>
        </w:rPr>
        <w:t xml:space="preserve"> בהמה, וארבע טליות תחת רגלי הבהמה - טהורות, מפני שיכולה לעמוד על שלש.</w:t>
      </w:r>
    </w:p>
    <w:p>
      <w:pPr>
        <w:pStyle w:val="38"/>
        <w:rPr>
          <w:ins w:id="98121" w:author="מנוע מכני" w:date="2026-10-11T12:04:39Z"/>
        </w:rPr>
      </w:pPr>
      <w:r w:rsidRPr="006F178A">
        <w:t xml:space="preserve">והיינו</w:t>
      </w:r>
    </w:p>
    <w:p w:rsidR="00E9703F" w:rsidRPr="006F178A" w:rsidRDefault="00E9703F" w:rsidP="00E9703F">
      <w:pPr>
        <w:rPr>
          <w:rtl/>
        </w:rPr>
      </w:pPr>
      <w:del w:id="98122" w:author="מנוע מכני" w:date="2026-10-11T12:04:39Z">
        <w:r w:rsidRPr="006F178A">
          <w:rPr>
            <w:rtl/>
          </w:rPr>
          <w:delText xml:space="preserve"> </w:delText>
        </w:r>
      </w:del>
      <w:r w:rsidRPr="006F178A">
        <w:rPr>
          <w:rtl/>
        </w:rPr>
        <w:t xml:space="preserve">מצד שהוא מסייע ואין בו ממש.</w:t>
      </w:r>
    </w:p>
    <w:p w:rsidR="00E9703F" w:rsidRDefault="00E9703F" w:rsidP="00E9703F">
      <w:pPr>
        <w:rPr>
          <w:rtl/>
        </w:rPr>
      </w:pPr>
      <w:r w:rsidRPr="006F178A">
        <w:rPr>
          <w:rtl/>
        </w:rPr>
        <w:t xml:space="preserve">[וא"א לומר </w:t>
      </w:r>
      <w:ins w:id="101889" w:author="קלוד" w:date="2026-10-11T13:11:34Z">
        <w:r>
          <w:rPr>
            <w:rtl/>
          </w:rPr>
          <w:t xml:space="preserve">ששונה</w:t>
        </w:r>
      </w:ins>
      <w:del w:id="101890" w:author="קלוד" w:date="2026-10-11T13:11:34Z">
        <w:r w:rsidRPr="006F178A">
          <w:rPr>
            <w:rtl/>
          </w:rPr>
          <w:delText xml:space="preserve">דשאני</w:delText>
        </w:r>
      </w:del>
      <w:r w:rsidRPr="006F178A">
        <w:rPr>
          <w:rtl/>
        </w:rPr>
        <w:t xml:space="preserve"> </w:t>
      </w:r>
      <w:ins w:id="91427" w:author="מנוע מכני" w:date="2026-10-11T12:04:39Z">
        <w:r>
          <w:rPr>
            <w:rtl/>
          </w:rPr>
          <w:t xml:space="preserve">כאן</w:t>
        </w:r>
      </w:ins>
      <w:del w:id="91428" w:author="מנוע מכני" w:date="2026-10-11T12:04:39Z">
        <w:r w:rsidRPr="006F178A">
          <w:rPr>
            <w:rtl/>
          </w:rPr>
          <w:delText xml:space="preserve">הכא</w:delText>
        </w:r>
      </w:del>
      <w:r w:rsidRPr="006F178A">
        <w:rPr>
          <w:rtl/>
        </w:rPr>
        <w:t xml:space="preserve"> </w:t>
      </w:r>
      <w:ins w:id="101887" w:author="קלוד" w:date="2026-10-11T13:11:34Z">
        <w:r>
          <w:rPr>
            <w:rtl/>
          </w:rPr>
          <w:t xml:space="preserve">שעוקרת</w:t>
        </w:r>
      </w:ins>
      <w:del w:id="101888" w:author="קלוד" w:date="2026-10-11T13:11:34Z">
        <w:r w:rsidRPr="006F178A">
          <w:rPr>
            <w:rtl/>
          </w:rPr>
          <w:delText xml:space="preserve">דעקרה</w:delText>
        </w:r>
      </w:del>
      <w:r w:rsidRPr="006F178A">
        <w:rPr>
          <w:rtl/>
        </w:rPr>
        <w:t xml:space="preserve"> </w:t>
      </w:r>
      <w:ins w:id="101885" w:author="קלוד" w:date="2026-10-11T13:11:34Z">
        <w:r>
          <w:rPr>
            <w:rStyle w:val="afffffe"/>
            <w:rtl/>
          </w:rPr>
          <w:t xml:space="preserve">רגלה</w:t>
        </w:r>
      </w:ins>
      <w:del w:id="101886" w:author="קלוד" w:date="2026-10-11T13:11:34Z">
        <w:r w:rsidRPr="006F178A">
          <w:rPr>
            <w:rtl/>
          </w:rPr>
          <w:delText xml:space="preserve">לגמרי</w:delText>
        </w:r>
      </w:del>
      <w:r w:rsidRPr="006F178A">
        <w:rPr>
          <w:rtl/>
        </w:rPr>
        <w:t xml:space="preserve"> </w:t>
      </w:r>
      <w:ins w:id="101883" w:author="קלוד" w:date="2026-10-11T13:11:34Z">
        <w:r>
          <w:rPr>
            <w:rtl/>
          </w:rPr>
          <w:t xml:space="preserve">לגמרי,</w:t>
        </w:r>
      </w:ins>
      <w:del w:id="101884" w:author="קלוד" w:date="2026-10-11T13:11:34Z">
        <w:r w:rsidRPr="006F178A">
          <w:rPr>
            <w:rtl/>
          </w:rPr>
          <w:delText xml:space="preserve">דא"כ</w:delText>
        </w:r>
      </w:del>
      <w:r w:rsidRPr="006F178A">
        <w:rPr>
          <w:rtl/>
        </w:rPr>
        <w:t xml:space="preserve"> </w:t>
      </w:r>
      <w:ins w:id="101881" w:author="קלוד" w:date="2026-10-11T13:11:34Z">
        <w:r>
          <w:rPr>
            <w:rtl/>
          </w:rPr>
          <w:t xml:space="preserve">שא"כ תהיה</w:t>
        </w:r>
      </w:ins>
      <w:del w:id="101882" w:author="קלוד" w:date="2026-10-11T13:11:34Z">
        <w:r w:rsidRPr="006F178A">
          <w:rPr>
            <w:rtl/>
          </w:rPr>
          <w:delText xml:space="preserve">להוי</w:delText>
        </w:r>
      </w:del>
      <w:r w:rsidRPr="006F178A">
        <w:rPr>
          <w:rtl/>
        </w:rPr>
        <w:t xml:space="preserve"> כזב המתהפך </w:t>
      </w:r>
      <w:ins w:id="101879" w:author="קלוד" w:date="2026-10-11T13:11:34Z">
        <w:r>
          <w:rPr>
            <w:rtl/>
          </w:rPr>
          <w:t xml:space="preserve">שבספק</w:t>
        </w:r>
      </w:ins>
      <w:del w:id="101880" w:author="קלוד" w:date="2026-10-11T13:11:34Z">
        <w:r w:rsidRPr="006F178A">
          <w:rPr>
            <w:rtl/>
          </w:rPr>
          <w:delText xml:space="preserve">דבספק</w:delText>
        </w:r>
      </w:del>
      <w:r w:rsidRPr="006F178A">
        <w:rPr>
          <w:rtl/>
        </w:rPr>
        <w:t xml:space="preserve"> טמא, כדתנן זב שהיה מוטל על חמשה ספסלין, או על חמש פונדאות, לאורכן - טמאים, שחלק מן הזמן ישן על כולם, לרחבן - טהורין. ישן, ספק מתהפך עליהן - טמאין.]</w:t>
      </w:r>
    </w:p>
    <w:p>
      <w:pPr>
        <w:pStyle w:val="38"/>
        <w:rPr>
          <w:ins w:id="98123" w:author="מנוע מכני" w:date="2026-10-11T12:04:39Z"/>
        </w:rPr>
      </w:pPr>
      <w:r w:rsidRPr="006F178A">
        <w:t>ב.</w:t>
      </w:r>
      <w:r w:rsidRPr="006F178A">
        <w:t xml:space="preserve"> רבי יוסי:</w:t>
      </w:r>
    </w:p>
    <w:p w:rsidR="00E9703F" w:rsidRPr="006F178A" w:rsidRDefault="00E9703F" w:rsidP="00E9703F">
      <w:pPr>
        <w:rPr>
          <w:rStyle w:val="afffe"/>
          <w:b/>
          <w:rtl/>
        </w:rPr>
      </w:pPr>
      <w:del w:id="98124" w:author="מנוע מכני" w:date="2026-10-11T12:04:39Z">
        <w:r w:rsidRPr="006F178A">
          <w:rPr>
            <w:rtl/>
          </w:rPr>
          <w:delText xml:space="preserve"> </w:delText>
        </w:r>
      </w:del>
      <w:r w:rsidRPr="006F178A">
        <w:rPr>
          <w:rtl/>
        </w:rPr>
        <w:t xml:space="preserve">הסוס מטמא על ידיו, החמור על רגליו. שמשענת הסוס על ידיו, וחמור על רגליו. והיינו </w:t>
      </w:r>
      <w:r>
        <w:rPr>
          <w:rtl/>
        </w:rPr>
        <w:t>אפי'</w:t>
      </w:r>
      <w:r w:rsidRPr="006F178A">
        <w:rPr>
          <w:rtl/>
        </w:rPr>
        <w:t xml:space="preserve"> דמסייע.</w:t>
      </w:r>
    </w:p>
    <w:p>
      <w:pPr>
        <w:pStyle w:val="38"/>
        <w:rPr>
          <w:ins w:id="98125" w:author="מנוע מכני" w:date="2026-10-11T12:04:39Z"/>
        </w:rPr>
      </w:pPr>
      <w:r w:rsidRPr="006F178A">
        <w:t>ג.</w:t>
      </w:r>
      <w:r w:rsidRPr="006F178A">
        <w:t xml:space="preserve"> </w:t>
      </w:r>
      <w:ins w:id="90409" w:author="מנוע מכני" w:date="2026-10-11T12:04:39Z">
        <w:r>
          <w:t xml:space="preserve">ר"א</w:t>
        </w:r>
      </w:ins>
      <w:del w:id="90410" w:author="מנוע מכני" w:date="2026-10-11T12:04:39Z">
        <w:r w:rsidRPr="006F178A">
          <w:delText xml:space="preserve">רבי אליעזר</w:delText>
        </w:r>
      </w:del>
      <w:r w:rsidRPr="006F178A">
        <w:t xml:space="preserve">:</w:t>
      </w:r>
    </w:p>
    <w:p w:rsidR="00E9703F" w:rsidRPr="006F178A" w:rsidRDefault="00E9703F" w:rsidP="00E9703F">
      <w:pPr>
        <w:rPr>
          <w:rStyle w:val="afffe"/>
          <w:rFonts w:ascii="Fb Fontext" w:hAnsi="Fb Fontext"/>
          <w:b/>
          <w:rtl/>
        </w:rPr>
      </w:pPr>
      <w:del w:id="98126" w:author="מנוע מכני" w:date="2026-10-11T12:04:39Z">
        <w:r w:rsidRPr="006F178A">
          <w:rPr>
            <w:rFonts w:ascii="Fb Fontext" w:hAnsi="Fb Fontext"/>
            <w:rtl/>
          </w:rPr>
          <w:delText xml:space="preserve"> </w:delText>
        </w:r>
      </w:del>
      <w:r w:rsidRPr="006F178A">
        <w:rPr>
          <w:rFonts w:ascii="Fb Fontext" w:hAnsi="Fb Fontext"/>
          <w:rtl/>
        </w:rPr>
        <w:t xml:space="preserve">כהן שרגלו אחת על הכלי ורגלו אחת על הרצפה, או להיפך, רואין כל שאילו ינטל הכלי ותינטל האבן יכול לעמוד על רגלו אחת - עבודתו כשרה ואם </w:t>
      </w:r>
      <w:ins w:id="91429" w:author="מנוע מכני" w:date="2026-10-11T12:04:39Z">
        <w:r>
          <w:rPr>
            <w:rFonts w:ascii="Fb Fontext" w:hAnsi="Fb Fontext"/>
            <w:rtl/>
          </w:rPr>
          <w:t xml:space="preserve">לא</w:t>
        </w:r>
      </w:ins>
      <w:del w:id="91430" w:author="מנוע מכני" w:date="2026-10-11T12:04:39Z">
        <w:r w:rsidRPr="006F178A">
          <w:rPr>
            <w:rFonts w:ascii="Fb Fontext" w:hAnsi="Fb Fontext"/>
            <w:rtl/>
          </w:rPr>
          <w:delText xml:space="preserve">לאו</w:delText>
        </w:r>
      </w:del>
      <w:r w:rsidRPr="006F178A">
        <w:rPr>
          <w:rFonts w:ascii="Fb Fontext" w:hAnsi="Fb Fontext"/>
          <w:rtl/>
        </w:rPr>
        <w:t xml:space="preserve"> עבודתו פסולה. ומשמע ד</w:t>
      </w:r>
      <w:r>
        <w:rPr>
          <w:rFonts w:ascii="Fb Fontext" w:hAnsi="Fb Fontext"/>
          <w:rtl/>
        </w:rPr>
        <w:t>אפי'</w:t>
      </w:r>
      <w:r w:rsidRPr="006F178A">
        <w:rPr>
          <w:rFonts w:ascii="Fb Fontext" w:hAnsi="Fb Fontext"/>
          <w:rtl/>
        </w:rPr>
        <w:t xml:space="preserve"> דמסייע והיינו משום דאין בו ממש.</w:t>
      </w:r>
    </w:p>
    <w:p w:rsidR="00E9703F" w:rsidRPr="009757B9" w:rsidRDefault="00E9703F" w:rsidP="00E9703F">
      <w:pPr>
        <w:rPr>
          <w:rFonts w:cs="Guttman Vilna"/>
          <w:b/>
          <w:bCs/>
          <w:rtl/>
        </w:rPr>
      </w:pPr>
      <w:r w:rsidRPr="006F178A">
        <w:rPr>
          <w:rStyle w:val="afffe"/>
          <w:rFonts w:ascii="Fb Fontext" w:hAnsi="Fb Fontext"/>
          <w:b/>
          <w:rtl/>
        </w:rPr>
        <w:t>ד.</w:t>
      </w:r>
      <w:r w:rsidRPr="006F178A">
        <w:rPr>
          <w:rtl/>
        </w:rPr>
        <w:t xml:space="preserve"> קיבל בימין ושמאל מסייעתו - עבודתו כשרה. והיינו </w:t>
      </w:r>
      <w:r>
        <w:rPr>
          <w:rtl/>
        </w:rPr>
        <w:t>אפי'</w:t>
      </w:r>
      <w:r w:rsidRPr="006F178A">
        <w:rPr>
          <w:rtl/>
        </w:rPr>
        <w:t xml:space="preserve"> דמסייע משום דאין בו ממש.</w:t>
      </w:r>
    </w:p>
    <w:p>
      <w:pPr>
        <w:pStyle w:val="38"/>
        <w:rPr>
          <w:ins w:id="98128" w:author="מנוע מכני" w:date="2026-10-11T12:04:39Z"/>
        </w:rPr>
      </w:pPr>
      <w:del w:id="98127" w:author="מנוע מכני" w:date="2026-10-11T12:04:39Z">
        <w:r w:rsidRPr="006F178A">
          <w:delText xml:space="preserve">•</w:delText>
        </w:r>
      </w:del>
      <w:r w:rsidRPr="006F178A">
        <w:t xml:space="preserve"> </w:t>
      </w:r>
      <w:r w:rsidRPr="006F178A">
        <w:t xml:space="preserve">הך</w:t>
      </w:r>
    </w:p>
    <w:p w:rsidR="00E9703F" w:rsidRPr="009757B9" w:rsidRDefault="00E9703F" w:rsidP="00E9703F">
      <w:pPr>
        <w:rPr>
          <w:rFonts w:cs="Guttman Vilna"/>
          <w:b/>
          <w:bCs/>
          <w:rtl/>
        </w:rPr>
      </w:pPr>
      <w:del w:id="98129" w:author="מנוע מכני" w:date="2026-10-11T12:04:39Z">
        <w:r w:rsidRPr="006F178A">
          <w:rPr>
            <w:rtl/>
          </w:rPr>
          <w:delText xml:space="preserve"> </w:delText>
        </w:r>
      </w:del>
      <w:r w:rsidRPr="006F178A">
        <w:rPr>
          <w:rtl/>
        </w:rPr>
        <w:t xml:space="preserve">דזה יכול וזה יכול – </w:t>
      </w:r>
      <w:r w:rsidRPr="006F178A">
        <w:rPr>
          <w:rStyle w:val="2fb"/>
          <w:rtl/>
        </w:rPr>
        <w:t xml:space="preserve">ר"</w:t>
      </w:r>
      <w:r w:rsidRPr="006F178A">
        <w:rPr>
          <w:rStyle w:val="2fb"/>
          <w:rFonts w:hint="cs"/>
          <w:rtl/>
        </w:rPr>
        <w:t xml:space="preserve">מ</w:t>
      </w:r>
      <w:r w:rsidRPr="006F178A">
        <w:rPr>
          <w:rFonts w:hint="cs"/>
          <w:rtl/>
        </w:rPr>
        <w:t xml:space="preserve"> </w:t>
      </w:r>
      <w:r w:rsidRPr="006F178A">
        <w:rPr>
          <w:rtl/>
        </w:rPr>
        <w:t>מחייב. היינו שיעור אחד לכולן.</w:t>
      </w:r>
    </w:p>
    <w:p w:rsidR="00E9703F" w:rsidRPr="006F178A" w:rsidRDefault="00E9703F" w:rsidP="00E9703F">
      <w:pPr>
        <w:rPr>
          <w:rStyle w:val="afffe"/>
          <w:rFonts w:ascii="Fb Fontext" w:hAnsi="Fb Fontext"/>
          <w:rtl/>
        </w:rPr>
      </w:pPr>
      <w:r w:rsidRPr="006F178A">
        <w:rPr>
          <w:rtl/>
        </w:rPr>
        <w:t xml:space="preserve">וכן משמע </w:t>
      </w:r>
      <w:ins w:id="101901" w:author="קלוד" w:date="2026-10-11T13:11:34Z">
        <w:r>
          <w:rPr>
            <w:rtl/>
          </w:rPr>
          <w:t xml:space="preserve">ממה</w:t>
        </w:r>
      </w:ins>
      <w:del w:id="101902" w:author="קלוד" w:date="2026-10-11T13:11:34Z">
        <w:r w:rsidRPr="006F178A">
          <w:rPr>
            <w:rtl/>
          </w:rPr>
          <w:delText xml:space="preserve">מהא</w:delText>
        </w:r>
      </w:del>
      <w:r w:rsidRPr="006F178A">
        <w:rPr>
          <w:rtl/>
        </w:rPr>
        <w:t xml:space="preserve"> </w:t>
      </w:r>
      <w:ins w:id="101899" w:author="קלוד" w:date="2026-10-11T13:11:34Z">
        <w:r>
          <w:rPr>
            <w:rtl/>
          </w:rPr>
          <w:t xml:space="preserve">שדי</w:t>
        </w:r>
      </w:ins>
      <w:del w:id="101900" w:author="קלוד" w:date="2026-10-11T13:11:34Z">
        <w:r w:rsidRPr="006F178A">
          <w:rPr>
            <w:rtl/>
          </w:rPr>
          <w:delText xml:space="preserve">דסגי</w:delText>
        </w:r>
      </w:del>
      <w:r w:rsidRPr="006F178A">
        <w:rPr>
          <w:rtl/>
        </w:rPr>
        <w:t xml:space="preserve"> </w:t>
      </w:r>
      <w:ins w:id="101897" w:author="קלוד" w:date="2026-10-11T13:11:34Z">
        <w:r>
          <w:rPr>
            <w:rtl/>
          </w:rPr>
          <w:t xml:space="preserve">בשיעור</w:t>
        </w:r>
      </w:ins>
      <w:del w:id="101898" w:author="קלוד" w:date="2026-10-11T13:11:34Z">
        <w:r w:rsidRPr="006F178A">
          <w:rPr>
            <w:rtl/>
          </w:rPr>
          <w:delText xml:space="preserve">שיעור</w:delText>
        </w:r>
      </w:del>
      <w:r w:rsidRPr="006F178A">
        <w:rPr>
          <w:rtl/>
        </w:rPr>
        <w:t xml:space="preserve"> זיבה </w:t>
      </w:r>
      <w:ins w:id="101895" w:author="קלוד" w:date="2026-10-11T13:11:34Z">
        <w:r>
          <w:rPr>
            <w:rtl/>
          </w:rPr>
          <w:t xml:space="preserve">אחד,</w:t>
        </w:r>
      </w:ins>
      <w:del w:id="101896" w:author="קלוד" w:date="2026-10-11T13:11:34Z">
        <w:r w:rsidRPr="006F178A">
          <w:rPr>
            <w:rtl/>
          </w:rPr>
          <w:delText xml:space="preserve">אחד</w:delText>
        </w:r>
      </w:del>
      <w:r w:rsidRPr="006F178A">
        <w:rPr>
          <w:rtl/>
        </w:rPr>
        <w:t xml:space="preserve"> וכן </w:t>
      </w:r>
      <w:ins w:id="101893" w:author="קלוד" w:date="2026-10-11T13:11:34Z">
        <w:r>
          <w:rPr>
            <w:rtl/>
          </w:rPr>
          <w:t xml:space="preserve">ממה</w:t>
        </w:r>
      </w:ins>
      <w:del w:id="101894" w:author="קלוד" w:date="2026-10-11T13:11:34Z">
        <w:r w:rsidRPr="006F178A">
          <w:rPr>
            <w:rtl/>
          </w:rPr>
          <w:delText xml:space="preserve">מהא</w:delText>
        </w:r>
      </w:del>
      <w:r w:rsidRPr="006F178A">
        <w:rPr>
          <w:rtl/>
        </w:rPr>
        <w:t xml:space="preserve"> </w:t>
      </w:r>
      <w:ins w:id="101891" w:author="קלוד" w:date="2026-10-11T13:11:34Z">
        <w:r>
          <w:rPr>
            <w:rtl/>
          </w:rPr>
          <w:t xml:space="preserve">שדי</w:t>
        </w:r>
      </w:ins>
      <w:del w:id="101892" w:author="קלוד" w:date="2026-10-11T13:11:34Z">
        <w:r w:rsidRPr="006F178A">
          <w:rPr>
            <w:rtl/>
          </w:rPr>
          <w:delText xml:space="preserve">דסגי</w:delText>
        </w:r>
      </w:del>
      <w:r w:rsidRPr="006F178A">
        <w:rPr>
          <w:rtl/>
        </w:rPr>
        <w:t xml:space="preserve"> בצבי אחד להתחייב בצידה של שניים.</w:t>
      </w:r>
    </w:p>
    <w:p w:rsidR="00E9703F" w:rsidRPr="009757B9" w:rsidRDefault="00E9703F" w:rsidP="00E9703F">
      <w:pPr>
        <w:rPr>
          <w:rFonts w:cs="Guttman Vilna"/>
          <w:b/>
          <w:bCs/>
          <w:rtl/>
        </w:rPr>
      </w:pPr>
      <w:r w:rsidRPr="006F178A">
        <w:rPr>
          <w:rtl/>
        </w:rPr>
        <w:t xml:space="preserve">וכן בשותפין </w:t>
      </w:r>
      <w:ins w:id="101905" w:author="קלוד" w:date="2026-10-11T13:11:34Z">
        <w:r>
          <w:rPr>
            <w:rtl/>
          </w:rPr>
          <w:t xml:space="preserve">שטבחו,</w:t>
        </w:r>
      </w:ins>
      <w:del w:id="101906" w:author="קלוד" w:date="2026-10-11T13:11:34Z">
        <w:r w:rsidRPr="006F178A">
          <w:rPr>
            <w:rtl/>
          </w:rPr>
          <w:delText xml:space="preserve">שטבחו</w:delText>
        </w:r>
      </w:del>
      <w:r w:rsidRPr="006F178A">
        <w:rPr>
          <w:rtl/>
        </w:rPr>
        <w:t xml:space="preserve"> </w:t>
      </w:r>
      <w:ins w:id="101903" w:author="קלוד" w:date="2026-10-11T13:11:34Z">
        <w:r>
          <w:rPr>
            <w:rtl/>
          </w:rPr>
          <w:t xml:space="preserve">שדי</w:t>
        </w:r>
      </w:ins>
      <w:del w:id="101904" w:author="קלוד" w:date="2026-10-11T13:11:34Z">
        <w:r w:rsidRPr="006F178A">
          <w:rPr>
            <w:rtl/>
          </w:rPr>
          <w:delText xml:space="preserve">דסגי</w:delText>
        </w:r>
      </w:del>
      <w:r w:rsidRPr="006F178A">
        <w:rPr>
          <w:rtl/>
        </w:rPr>
        <w:t xml:space="preserve"> בטביחה אחת לשניהם.</w:t>
      </w:r>
    </w:p>
    <w:p w:rsidR="00E9703F" w:rsidRPr="009757B9" w:rsidRDefault="00E9703F" w:rsidP="00E9703F">
      <w:pPr>
        <w:rPr>
          <w:rFonts w:cs="Guttman Vilna"/>
          <w:b/>
          <w:bCs/>
          <w:rtl/>
        </w:rPr>
      </w:pPr>
      <w:ins w:id="93129" w:author="מנוע מכני" w:date="2026-10-11T12:04:39Z">
        <w:r>
          <w:rPr>
            <w:rtl/>
          </w:rPr>
          <w:t xml:space="preserve">ואין</w:t>
        </w:r>
      </w:ins>
      <w:del w:id="93130" w:author="מנוע מכני" w:date="2026-10-11T12:04:39Z">
        <w:r w:rsidRPr="006F178A">
          <w:rPr>
            <w:rtl/>
          </w:rPr>
          <w:delText xml:space="preserve">ולית</w:delText>
        </w:r>
      </w:del>
      <w:r w:rsidRPr="006F178A">
        <w:rPr>
          <w:rtl/>
        </w:rPr>
        <w:t xml:space="preserve"> ראייה מקנה של גרדי דאפשר </w:t>
      </w:r>
      <w:ins w:id="93131" w:author="מנוע מכני" w:date="2026-10-11T12:04:39Z">
        <w:r>
          <w:rPr>
            <w:rtl/>
          </w:rPr>
          <w:t xml:space="preserve">דיש</w:t>
        </w:r>
      </w:ins>
      <w:del w:id="93132" w:author="מנוע מכני" w:date="2026-10-11T12:04:39Z">
        <w:r w:rsidRPr="006F178A">
          <w:rPr>
            <w:rtl/>
          </w:rPr>
          <w:delText xml:space="preserve">דאית</w:delText>
        </w:r>
      </w:del>
      <w:r w:rsidRPr="006F178A">
        <w:rPr>
          <w:rtl/>
        </w:rPr>
        <w:t xml:space="preserve"> </w:t>
      </w:r>
      <w:ins w:id="93127" w:author="מנוע מכני" w:date="2026-10-11T12:04:39Z">
        <w:r>
          <w:rPr>
            <w:rtl/>
          </w:rPr>
          <w:t xml:space="preserve">בו</w:t>
        </w:r>
      </w:ins>
      <w:del w:id="93128" w:author="מנוע מכני" w:date="2026-10-11T12:04:39Z">
        <w:r w:rsidRPr="006F178A">
          <w:rPr>
            <w:rtl/>
          </w:rPr>
          <w:delText xml:space="preserve">ביה</w:delText>
        </w:r>
      </w:del>
      <w:r w:rsidRPr="006F178A">
        <w:rPr>
          <w:rtl/>
        </w:rPr>
        <w:t xml:space="preserve"> כדי לארוג מפה לזה ומפה לזה.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37" w:author="קלוד" w:date="2026-10-11T09:07:15Z"/>
        </w:rPr>
      </w:pPr>
      <w:ins w:id="20536" w:author="קלוד" w:date="2026-10-11T09:07:15Z">
        <w:r>
          <w:t xml:space="preserve">משנה ה</w:t>
        </w:r>
      </w:ins>
    </w:p>
    <w:p w:rsidR="00E9703F" w:rsidRPr="009757B9" w:rsidRDefault="00E9703F" w:rsidP="00E9703F">
      <w:pPr>
        <w:pStyle w:val="afff9"/>
        <w:rPr>
          <w:del w:id="20256" w:author="קלוד" w:date="2026-10-11T09:07:15Z"/>
          <w:b/>
          <w:rtl/>
        </w:rPr>
      </w:pPr>
      <w:del w:id="20254" w:author="קלוד" w:date="2026-10-11T09:07:15Z">
        <w:r w:rsidRPr="009757B9">
          <w:rPr>
            <w:rFonts w:hint="cs"/>
            <w:b/>
            <w:sz w:val="20"/>
            <w:rtl/>
          </w:rPr>
          <w:delText xml:space="preserve">משנה</w:delText>
        </w:r>
      </w:del>
      <w:del w:id="20255" w:author="קלוד" w:date="2026-10-11T09:07:15Z">
        <w:r w:rsidRPr="009757B9">
          <w:rPr>
            <w:b/>
            <w:sz w:val="20"/>
            <w:rtl/>
          </w:rPr>
          <w:delText xml:space="preserve">.</w:delText>
        </w:r>
      </w:del>
    </w:p>
    <w:p w:rsidR="00E9703F" w:rsidRPr="004460A6" w:rsidRDefault="00E9703F" w:rsidP="00E9703F">
      <w:pPr>
        <w:pStyle w:val="afff9"/>
        <w:spacing w:before="120"/>
        <w:rPr>
          <w:b/>
          <w:rtl/>
        </w:rPr>
        <w:pPrChange w:id="90058" w:author="קלוד" w:date="2026-10-11T12:09:42Z">
          <w:pPr>
            <w:pStyle w:val="afff9"/>
          </w:pPr>
        </w:pPrChange>
      </w:pPr>
      <w:r w:rsidRPr="004460A6">
        <w:rPr>
          <w:rFonts w:hint="cs"/>
          <w:b/>
          <w:rtl/>
        </w:rPr>
        <w:t>המוציא</w:t>
      </w:r>
      <w:r w:rsidRPr="004460A6">
        <w:rPr>
          <w:b/>
          <w:rtl/>
        </w:rPr>
        <w:t xml:space="preserve"> </w:t>
      </w:r>
      <w:r w:rsidRPr="004460A6">
        <w:rPr>
          <w:rFonts w:hint="cs"/>
          <w:b/>
          <w:rtl/>
        </w:rPr>
        <w:t>אוכלין</w:t>
      </w:r>
      <w:r w:rsidRPr="004460A6">
        <w:rPr>
          <w:b/>
          <w:rtl/>
        </w:rPr>
        <w:t xml:space="preserve"> </w:t>
      </w:r>
      <w:r w:rsidRPr="004460A6">
        <w:rPr>
          <w:rFonts w:hint="cs"/>
          <w:b/>
          <w:rtl/>
        </w:rPr>
        <w:t>פחות</w:t>
      </w:r>
      <w:r w:rsidRPr="004460A6">
        <w:rPr>
          <w:b/>
          <w:rtl/>
        </w:rPr>
        <w:t xml:space="preserve"> </w:t>
      </w:r>
      <w:r w:rsidRPr="004460A6">
        <w:rPr>
          <w:rFonts w:hint="cs"/>
          <w:b/>
          <w:rtl/>
        </w:rPr>
        <w:t>מכשיעור</w:t>
      </w:r>
      <w:r w:rsidRPr="004460A6">
        <w:rPr>
          <w:b/>
          <w:rtl/>
        </w:rPr>
        <w:t xml:space="preserve"> </w:t>
      </w:r>
      <w:r w:rsidRPr="004460A6">
        <w:rPr>
          <w:rFonts w:hint="cs"/>
          <w:b/>
          <w:rtl/>
        </w:rPr>
        <w:t>בכלי</w:t>
      </w:r>
      <w:r w:rsidRPr="004460A6">
        <w:rPr>
          <w:b/>
          <w:rtl/>
        </w:rPr>
        <w:t xml:space="preserve"> - </w:t>
      </w:r>
      <w:r w:rsidRPr="004460A6">
        <w:rPr>
          <w:rFonts w:hint="cs"/>
          <w:b/>
          <w:rtl/>
        </w:rPr>
        <w:t>פטור</w:t>
      </w:r>
      <w:r w:rsidRPr="004460A6">
        <w:rPr>
          <w:b/>
          <w:rtl/>
        </w:rPr>
        <w:t xml:space="preserve"> </w:t>
      </w:r>
      <w:r w:rsidRPr="004460A6">
        <w:rPr>
          <w:rFonts w:hint="cs"/>
          <w:b/>
          <w:rtl/>
        </w:rPr>
        <w:t>אף</w:t>
      </w:r>
      <w:r w:rsidRPr="004460A6">
        <w:rPr>
          <w:b/>
          <w:rtl/>
        </w:rPr>
        <w:t xml:space="preserve"> </w:t>
      </w:r>
      <w:r w:rsidRPr="004460A6">
        <w:rPr>
          <w:rFonts w:hint="cs"/>
          <w:b/>
          <w:rtl/>
        </w:rPr>
        <w:t>על</w:t>
      </w:r>
      <w:r w:rsidRPr="004460A6">
        <w:rPr>
          <w:b/>
          <w:rtl/>
        </w:rPr>
        <w:t xml:space="preserve"> </w:t>
      </w:r>
      <w:r w:rsidRPr="004460A6">
        <w:rPr>
          <w:rFonts w:hint="cs"/>
          <w:b/>
          <w:rtl/>
        </w:rPr>
        <w:t>הכלי</w:t>
      </w:r>
      <w:r w:rsidRPr="004460A6">
        <w:rPr>
          <w:b/>
          <w:rtl/>
        </w:rPr>
        <w:t xml:space="preserve">, </w:t>
      </w:r>
      <w:r w:rsidRPr="004460A6">
        <w:rPr>
          <w:rFonts w:hint="cs"/>
          <w:b/>
          <w:rtl/>
        </w:rPr>
        <w:t>שהכלי</w:t>
      </w:r>
      <w:r w:rsidRPr="004460A6">
        <w:rPr>
          <w:b/>
          <w:rtl/>
        </w:rPr>
        <w:t xml:space="preserve"> </w:t>
      </w:r>
      <w:r w:rsidRPr="004460A6">
        <w:rPr>
          <w:rFonts w:hint="cs"/>
          <w:b/>
          <w:rtl/>
        </w:rPr>
        <w:t>טפלה</w:t>
      </w:r>
      <w:r w:rsidRPr="004460A6">
        <w:rPr>
          <w:b/>
          <w:rtl/>
        </w:rPr>
        <w:t xml:space="preserve"> </w:t>
      </w:r>
      <w:r w:rsidRPr="004460A6">
        <w:rPr>
          <w:rFonts w:hint="cs"/>
          <w:b/>
          <w:rtl/>
        </w:rPr>
        <w:t>לו</w:t>
      </w:r>
      <w:r w:rsidRPr="004460A6">
        <w:rPr>
          <w:b/>
          <w:rtl/>
        </w:rPr>
        <w:t>.</w:t>
      </w:r>
    </w:p>
    <w:p w:rsidR="00E9703F" w:rsidRPr="009757B9" w:rsidRDefault="00E9703F" w:rsidP="00E9703F">
      <w:pPr>
        <w:pStyle w:val="afff9"/>
        <w:rPr>
          <w:b/>
          <w:rtl/>
        </w:rPr>
      </w:pPr>
      <w:r w:rsidRPr="009757B9">
        <w:rPr>
          <w:rFonts w:hint="cs"/>
          <w:b/>
          <w:rtl/>
        </w:rPr>
        <w:t>את</w:t>
      </w:r>
      <w:r w:rsidRPr="009757B9">
        <w:rPr>
          <w:b/>
          <w:rtl/>
        </w:rPr>
        <w:t xml:space="preserve"> </w:t>
      </w:r>
      <w:r w:rsidRPr="009757B9">
        <w:rPr>
          <w:rFonts w:hint="cs"/>
          <w:b/>
          <w:rtl/>
        </w:rPr>
        <w:t>החי</w:t>
      </w:r>
      <w:r w:rsidRPr="009757B9">
        <w:rPr>
          <w:b/>
          <w:rtl/>
        </w:rPr>
        <w:t xml:space="preserve"> </w:t>
      </w:r>
      <w:r w:rsidRPr="009757B9">
        <w:rPr>
          <w:rFonts w:hint="cs"/>
          <w:b/>
          <w:rtl/>
        </w:rPr>
        <w:t>במטה</w:t>
      </w:r>
      <w:r w:rsidRPr="009757B9">
        <w:rPr>
          <w:b/>
          <w:rtl/>
        </w:rPr>
        <w:t xml:space="preserve"> - </w:t>
      </w:r>
      <w:r w:rsidRPr="009757B9">
        <w:rPr>
          <w:rFonts w:hint="cs"/>
          <w:b/>
          <w:rtl/>
        </w:rPr>
        <w:t>פטור</w:t>
      </w:r>
      <w:r w:rsidRPr="009757B9">
        <w:rPr>
          <w:b/>
          <w:rtl/>
        </w:rPr>
        <w:t xml:space="preserve"> </w:t>
      </w:r>
      <w:r w:rsidRPr="009757B9">
        <w:rPr>
          <w:rFonts w:hint="cs"/>
          <w:b/>
          <w:rtl/>
        </w:rPr>
        <w:t>אף</w:t>
      </w:r>
      <w:r w:rsidRPr="009757B9">
        <w:rPr>
          <w:b/>
          <w:rtl/>
        </w:rPr>
        <w:t xml:space="preserve"> </w:t>
      </w:r>
      <w:r w:rsidRPr="009757B9">
        <w:rPr>
          <w:rFonts w:hint="cs"/>
          <w:b/>
          <w:rtl/>
        </w:rPr>
        <w:t>על</w:t>
      </w:r>
      <w:r w:rsidRPr="009757B9">
        <w:rPr>
          <w:b/>
          <w:rtl/>
        </w:rPr>
        <w:t xml:space="preserve"> </w:t>
      </w:r>
      <w:r w:rsidRPr="009757B9">
        <w:rPr>
          <w:rFonts w:hint="cs"/>
          <w:b/>
          <w:rtl/>
        </w:rPr>
        <w:t>המטה</w:t>
      </w:r>
      <w:r w:rsidRPr="009757B9">
        <w:rPr>
          <w:b/>
          <w:rtl/>
        </w:rPr>
        <w:t xml:space="preserve">, </w:t>
      </w:r>
      <w:r w:rsidRPr="009757B9">
        <w:rPr>
          <w:rFonts w:hint="cs"/>
          <w:b/>
          <w:rtl/>
        </w:rPr>
        <w:t>שהמטה</w:t>
      </w:r>
      <w:r w:rsidRPr="009757B9">
        <w:rPr>
          <w:b/>
          <w:rtl/>
        </w:rPr>
        <w:t xml:space="preserve"> </w:t>
      </w:r>
      <w:r w:rsidRPr="009757B9">
        <w:rPr>
          <w:rFonts w:hint="cs"/>
          <w:b/>
          <w:rtl/>
        </w:rPr>
        <w:t>טפלה</w:t>
      </w:r>
      <w:r w:rsidRPr="009757B9">
        <w:rPr>
          <w:b/>
          <w:rtl/>
        </w:rPr>
        <w:t xml:space="preserve"> </w:t>
      </w:r>
      <w:r w:rsidRPr="009757B9">
        <w:rPr>
          <w:rFonts w:hint="cs"/>
          <w:b/>
          <w:rtl/>
        </w:rPr>
        <w:t>לו</w:t>
      </w:r>
      <w:r w:rsidRPr="009757B9">
        <w:rPr>
          <w:b/>
          <w:rtl/>
        </w:rPr>
        <w:t xml:space="preserve">. </w:t>
      </w:r>
      <w:r w:rsidRPr="009757B9">
        <w:rPr>
          <w:rFonts w:hint="cs"/>
          <w:b/>
          <w:rtl/>
        </w:rPr>
        <w:t>את</w:t>
      </w:r>
      <w:r w:rsidRPr="009757B9">
        <w:rPr>
          <w:b/>
          <w:rtl/>
        </w:rPr>
        <w:t xml:space="preserve"> </w:t>
      </w:r>
      <w:r w:rsidRPr="009757B9">
        <w:rPr>
          <w:rFonts w:hint="cs"/>
          <w:b/>
          <w:rtl/>
        </w:rPr>
        <w:t>המת</w:t>
      </w:r>
      <w:r w:rsidRPr="009757B9">
        <w:rPr>
          <w:b/>
          <w:rtl/>
        </w:rPr>
        <w:t xml:space="preserve"> </w:t>
      </w:r>
      <w:r w:rsidRPr="009757B9">
        <w:rPr>
          <w:rFonts w:hint="cs"/>
          <w:b/>
          <w:rtl/>
        </w:rPr>
        <w:t>במטה</w:t>
      </w:r>
      <w:r w:rsidRPr="009757B9">
        <w:rPr>
          <w:b/>
          <w:rtl/>
        </w:rPr>
        <w:t xml:space="preserve"> - </w:t>
      </w:r>
      <w:r w:rsidRPr="009757B9">
        <w:rPr>
          <w:rFonts w:hint="cs"/>
          <w:b/>
          <w:rtl/>
        </w:rPr>
        <w:t>חייב</w:t>
      </w:r>
      <w:r w:rsidRPr="009757B9">
        <w:rPr>
          <w:b/>
          <w:rtl/>
        </w:rPr>
        <w:t>.</w:t>
      </w:r>
    </w:p>
    <w:p w:rsidR="00E9703F" w:rsidRPr="009757B9" w:rsidRDefault="00E9703F" w:rsidP="00E9703F">
      <w:pPr>
        <w:pStyle w:val="afff9"/>
        <w:rPr>
          <w:b/>
          <w:rtl/>
        </w:rPr>
      </w:pPr>
      <w:r w:rsidRPr="009757B9">
        <w:rPr>
          <w:rFonts w:hint="cs"/>
          <w:b/>
          <w:rtl/>
        </w:rPr>
        <w:t>וכן</w:t>
      </w:r>
      <w:r w:rsidRPr="009757B9">
        <w:rPr>
          <w:b/>
          <w:rtl/>
        </w:rPr>
        <w:t xml:space="preserve"> </w:t>
      </w:r>
      <w:r w:rsidRPr="009757B9">
        <w:rPr>
          <w:rFonts w:hint="cs"/>
          <w:b/>
          <w:rtl/>
        </w:rPr>
        <w:t>כזית</w:t>
      </w:r>
      <w:r w:rsidRPr="009757B9">
        <w:rPr>
          <w:b/>
          <w:rtl/>
        </w:rPr>
        <w:t xml:space="preserve"> </w:t>
      </w:r>
      <w:r w:rsidRPr="009757B9">
        <w:rPr>
          <w:rFonts w:hint="cs"/>
          <w:b/>
          <w:rtl/>
        </w:rPr>
        <w:t>מן</w:t>
      </w:r>
      <w:r w:rsidRPr="009757B9">
        <w:rPr>
          <w:b/>
          <w:rtl/>
        </w:rPr>
        <w:t xml:space="preserve"> </w:t>
      </w:r>
      <w:r w:rsidRPr="009757B9">
        <w:rPr>
          <w:rFonts w:hint="cs"/>
          <w:b/>
          <w:rtl/>
        </w:rPr>
        <w:t>המת</w:t>
      </w:r>
      <w:r w:rsidRPr="009757B9">
        <w:rPr>
          <w:b/>
          <w:rtl/>
        </w:rPr>
        <w:t xml:space="preserve">, </w:t>
      </w:r>
      <w:r w:rsidRPr="009757B9">
        <w:rPr>
          <w:rFonts w:hint="cs"/>
          <w:b/>
          <w:rtl/>
        </w:rPr>
        <w:t>וכזית</w:t>
      </w:r>
      <w:r w:rsidRPr="009757B9">
        <w:rPr>
          <w:b/>
          <w:rtl/>
        </w:rPr>
        <w:t xml:space="preserve"> </w:t>
      </w:r>
      <w:r w:rsidRPr="009757B9">
        <w:rPr>
          <w:rFonts w:hint="cs"/>
          <w:b/>
          <w:rtl/>
        </w:rPr>
        <w:t>מן</w:t>
      </w:r>
      <w:r w:rsidRPr="009757B9">
        <w:rPr>
          <w:b/>
          <w:rtl/>
        </w:rPr>
        <w:t xml:space="preserve"> </w:t>
      </w:r>
      <w:r w:rsidRPr="009757B9">
        <w:rPr>
          <w:rFonts w:hint="cs"/>
          <w:b/>
          <w:rtl/>
        </w:rPr>
        <w:t>הנבלה</w:t>
      </w:r>
      <w:r w:rsidRPr="009757B9">
        <w:rPr>
          <w:b/>
          <w:rtl/>
        </w:rPr>
        <w:t xml:space="preserve">, </w:t>
      </w:r>
      <w:r w:rsidRPr="009757B9">
        <w:rPr>
          <w:rFonts w:hint="cs"/>
          <w:b/>
          <w:rtl/>
        </w:rPr>
        <w:t>וכעדשה</w:t>
      </w:r>
      <w:r w:rsidRPr="009757B9">
        <w:rPr>
          <w:b/>
          <w:rtl/>
        </w:rPr>
        <w:t xml:space="preserve"> </w:t>
      </w:r>
      <w:r w:rsidRPr="009757B9">
        <w:rPr>
          <w:rFonts w:hint="cs"/>
          <w:b/>
          <w:rtl/>
        </w:rPr>
        <w:t>מן</w:t>
      </w:r>
      <w:r w:rsidRPr="009757B9">
        <w:rPr>
          <w:b/>
          <w:rtl/>
        </w:rPr>
        <w:t xml:space="preserve"> </w:t>
      </w:r>
      <w:r w:rsidRPr="009757B9">
        <w:rPr>
          <w:rFonts w:hint="cs"/>
          <w:b/>
          <w:rtl/>
        </w:rPr>
        <w:t>השרץ</w:t>
      </w:r>
      <w:r w:rsidRPr="009757B9">
        <w:rPr>
          <w:b/>
          <w:rtl/>
        </w:rPr>
        <w:t xml:space="preserve"> - </w:t>
      </w:r>
      <w:r w:rsidRPr="009757B9">
        <w:rPr>
          <w:rFonts w:hint="cs"/>
          <w:b/>
          <w:rtl/>
        </w:rPr>
        <w:t>חייב</w:t>
      </w:r>
      <w:r w:rsidRPr="009757B9">
        <w:rPr>
          <w:b/>
          <w:rtl/>
        </w:rPr>
        <w:t xml:space="preserve">. </w:t>
      </w:r>
      <w:r>
        <w:rPr>
          <w:rFonts w:hint="cs"/>
          <w:b/>
          <w:rtl/>
        </w:rPr>
        <w:t xml:space="preserve">ו</w:t>
      </w:r>
      <w:r>
        <w:rPr>
          <w:rStyle w:val="TanaimMishna"/>
          <w:rFonts w:hint="cs"/>
          <w:b/>
          <w:rtl/>
          <w:rPrChange w:id="20042" w:author="קלוד" w:date="2026-10-11T09:07:15Z">
            <w:rPr>
              <w:rFonts w:hint="cs"/>
              <w:b/>
              <w:rtl/>
            </w:rPr>
          </w:rPrChange>
        </w:rPr>
        <w:t xml:space="preserve">רבי</w:t>
      </w:r>
      <w:r>
        <w:rPr>
          <w:rStyle w:val="TanaimMishna"/>
          <w:b/>
          <w:rtl/>
          <w:rPrChange w:id="20043" w:author="קלוד" w:date="2026-10-11T09:07:15Z">
            <w:rPr>
              <w:b/>
              <w:rtl/>
            </w:rPr>
          </w:rPrChange>
        </w:rPr>
        <w:t xml:space="preserve"> </w:t>
      </w:r>
      <w:r>
        <w:rPr>
          <w:rStyle w:val="TanaimMishna"/>
          <w:rFonts w:hint="cs"/>
          <w:b/>
          <w:rtl/>
          <w:rPrChange w:id="20044" w:author="קלוד" w:date="2026-10-11T09:07:15Z">
            <w:rPr>
              <w:rFonts w:hint="cs"/>
              <w:b/>
              <w:rtl/>
            </w:rPr>
          </w:rPrChange>
        </w:rPr>
        <w:t xml:space="preserve">שמעון</w:t>
      </w:r>
      <w:r w:rsidRPr="009757B9">
        <w:rPr>
          <w:b/>
          <w:rtl/>
        </w:rPr>
        <w:t xml:space="preserve"> </w:t>
      </w:r>
      <w:r w:rsidRPr="009757B9">
        <w:rPr>
          <w:rFonts w:hint="cs"/>
          <w:b/>
          <w:rtl/>
        </w:rPr>
        <w:t>פוטר</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tl/>
        </w:rPr>
      </w:pPr>
      <w:r w:rsidRPr="006F178A">
        <w:rPr>
          <w:rtl/>
        </w:rPr>
        <w:t>פטור אף על הכלי, שהכלי טפלה לו.</w:t>
      </w:r>
      <w:r w:rsidRPr="006F178A">
        <w:rPr>
          <w:rFonts w:hint="cs"/>
          <w:rtl/>
        </w:rPr>
        <w:t xml:space="preserve"> </w:t>
      </w:r>
      <w:r w:rsidRPr="006F178A">
        <w:rPr>
          <w:rtl/>
        </w:rPr>
        <w:t xml:space="preserve">[</w:t>
      </w:r>
      <w:ins w:id="93133" w:author="מנוע מכני" w:date="2026-10-11T12:04:39Z">
        <w:r>
          <w:rPr>
            <w:rtl/>
          </w:rPr>
          <w:t xml:space="preserve">וכך</w:t>
        </w:r>
      </w:ins>
      <w:del w:id="93134" w:author="מנוע מכני" w:date="2026-10-11T12:04:39Z">
        <w:r w:rsidRPr="006F178A">
          <w:rPr>
            <w:rtl/>
          </w:rPr>
          <w:delText xml:space="preserve">והכי</w:delText>
        </w:r>
      </w:del>
      <w:r w:rsidRPr="006F178A">
        <w:rPr>
          <w:rtl/>
        </w:rPr>
        <w:t xml:space="preserve"> </w:t>
      </w:r>
      <w:r w:rsidRPr="002B5789">
        <w:rPr>
          <w:b/>
          <w:bCs/>
          <w:rtl/>
        </w:rPr>
        <w:t>הלכתא</w:t>
      </w:r>
      <w:r w:rsidRPr="006F178A">
        <w:rPr>
          <w:rtl/>
        </w:rPr>
        <w:t xml:space="preserve"> שאין כוונתו להוצאת הכלי ובירושלמי הביא דווקא בצריך לכלי]</w:t>
      </w:r>
    </w:p>
    <w:p w:rsidR="00E9703F" w:rsidRDefault="00E9703F" w:rsidP="00E9703F">
      <w:pPr>
        <w:rPr>
          <w:rFonts w:ascii="Fb Fontext" w:hAnsi="Fb Fontext"/>
          <w:rtl/>
        </w:rPr>
      </w:pPr>
      <w:ins w:id="90411" w:author="מנוע מכני" w:date="2026-10-11T12:04:39Z">
        <w:r>
          <w:rPr>
            <w:rStyle w:val="2fb"/>
            <w:rFonts w:ascii="Fb Fontext" w:hAnsi="Fb Fontext"/>
            <w:rtl/>
          </w:rPr>
          <w:t xml:space="preserve">ר"ש</w:t>
        </w:r>
      </w:ins>
      <w:del w:id="90412" w:author="מנוע מכני" w:date="2026-10-11T12:04:39Z">
        <w:r w:rsidRPr="006F178A">
          <w:rPr>
            <w:rFonts w:ascii="Fb Fontext" w:hAnsi="Fb Fontext"/>
            <w:rtl/>
          </w:rPr>
          <w:delText xml:space="preserve">רבי שמעון</w:delText>
        </w:r>
      </w:del>
      <w:r w:rsidRPr="006F178A">
        <w:rPr>
          <w:rFonts w:ascii="Fb Fontext" w:hAnsi="Fb Fontext"/>
          <w:rtl/>
        </w:rPr>
        <w:t xml:space="preserve"> פוטר. [</w:t>
      </w:r>
      <w:ins w:id="95219" w:author="מנוע מכני" w:date="2026-10-11T12:04:39Z">
        <w:r>
          <w:rPr>
            <w:rFonts w:ascii="Fb Fontext" w:hAnsi="Fb Fontext"/>
            <w:rtl/>
          </w:rPr>
          <w:t xml:space="preserve">דסבר</w:t>
        </w:r>
      </w:ins>
      <w:del w:id="95220" w:author="מנוע מכני" w:date="2026-10-11T12:04:39Z">
        <w:r w:rsidRPr="006F178A">
          <w:rPr>
            <w:rFonts w:ascii="Fb Fontext" w:hAnsi="Fb Fontext"/>
            <w:rtl/>
          </w:rPr>
          <w:delText xml:space="preserve">דס"ל</w:delText>
        </w:r>
      </w:del>
      <w:r w:rsidRPr="006F178A">
        <w:rPr>
          <w:rFonts w:ascii="Fb Fontext" w:hAnsi="Fb Fontext"/>
          <w:rtl/>
        </w:rPr>
        <w:t xml:space="preserve"> דמלאשאצל"ג ואין </w:t>
      </w:r>
      <w:r w:rsidRPr="006F178A">
        <w:rPr>
          <w:rFonts w:ascii="Fb Fontext" w:hAnsi="Fb Fontext"/>
          <w:b/>
          <w:bCs/>
          <w:rtl/>
        </w:rPr>
        <w:t>הלכתא</w:t>
      </w:r>
      <w:r w:rsidRPr="006F178A">
        <w:rPr>
          <w:rFonts w:ascii="Fb Fontext" w:hAnsi="Fb Fontext"/>
          <w:rtl/>
        </w:rPr>
        <w:t xml:space="preserve"> </w:t>
      </w:r>
      <w:ins w:id="93135" w:author="מנוע מכני" w:date="2026-10-11T12:04:39Z">
        <w:r>
          <w:rPr>
            <w:rFonts w:ascii="Fb Fontext" w:hAnsi="Fb Fontext"/>
            <w:rtl/>
          </w:rPr>
          <w:t xml:space="preserve">כמותו</w:t>
        </w:r>
      </w:ins>
      <w:del w:id="93136" w:author="מנוע מכני" w:date="2026-10-11T12:04:39Z">
        <w:r w:rsidRPr="006F178A">
          <w:rPr>
            <w:rFonts w:ascii="Fb Fontext" w:hAnsi="Fb Fontext"/>
            <w:rtl/>
          </w:rPr>
          <w:delText xml:space="preserve">כוותיה</w:delText>
        </w:r>
      </w:del>
      <w:r w:rsidRPr="006F178A">
        <w:rPr>
          <w:rFonts w:ascii="Fb Fontext" w:hAnsi="Fb Fontext"/>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צד.</w:t>
      </w:r>
    </w:p>
    <w:p>
      <w:pPr>
        <w:pStyle w:val="afffff8"/>
        <w:rPr>
          <w:ins w:id="90621" w:author="קלוד" w:date="2026-10-11T12:33:55Z"/>
        </w:rPr>
      </w:pPr>
      <w:ins w:id="90622" w:author="קלוד" w:date="2026-10-11T12:33:55Z">
        <w:r>
          <w:rPr>
            <w:color w:val="7B3F00"/>
          </w:rPr>
          <w:t xml:space="preserve">אוכלין בכלי - חייב על הכלי רק כשצריך לו</w:t>
        </w:r>
      </w:ins>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המוציא אוכלין כשיעור, אם בכלי - חייב על האוכלין ופטור על הכלי,</w:t>
      </w:r>
    </w:p>
    <w:p w:rsidR="00E9703F" w:rsidRDefault="00E9703F" w:rsidP="00E9703F">
      <w:pPr>
        <w:rPr>
          <w:rtl/>
        </w:rPr>
      </w:pPr>
      <w:r w:rsidRPr="006F178A">
        <w:rPr>
          <w:rtl/>
        </w:rPr>
        <w:t>ואם היה כלי צריך לו - חייב אף על הכלי</w:t>
      </w:r>
    </w:p>
    <w:p>
      <w:pPr>
        <w:pStyle w:val="38"/>
        <w:rPr>
          <w:ins w:id="98130" w:author="מנוע מכני" w:date="2026-10-11T12:04:39Z"/>
        </w:rPr>
      </w:pPr>
      <w:r w:rsidRPr="006F178A">
        <w:t>רב ששת</w:t>
      </w:r>
      <w:r w:rsidRPr="006F178A">
        <w:t xml:space="preserve">:</w:t>
      </w:r>
    </w:p>
    <w:p w:rsidR="00E9703F" w:rsidRDefault="00E9703F" w:rsidP="00E9703F">
      <w:pPr>
        <w:rPr>
          <w:rtl/>
        </w:rPr>
      </w:pPr>
      <w:del w:id="98131" w:author="מנוע מכני" w:date="2026-10-11T12:04:39Z">
        <w:r w:rsidRPr="006F178A">
          <w:rPr>
            <w:rtl/>
          </w:rPr>
          <w:delText xml:space="preserve"> </w:delText>
        </w:r>
      </w:del>
      <w:r w:rsidRPr="006F178A">
        <w:rPr>
          <w:rtl/>
        </w:rPr>
        <w:t xml:space="preserve">שגג על האוכלין והזיד על הכלי</w:t>
      </w:r>
    </w:p>
    <w:p w:rsidR="00E9703F" w:rsidRDefault="00E9703F" w:rsidP="00E9703F">
      <w:pPr>
        <w:rPr>
          <w:rtl/>
        </w:rPr>
      </w:pPr>
      <w:r w:rsidRPr="006F178A">
        <w:rPr>
          <w:rtl/>
        </w:rPr>
        <w:t xml:space="preserve">[</w:t>
      </w:r>
      <w:ins w:id="93137" w:author="מנוע מכני" w:date="2026-10-11T12:04:39Z">
        <w:r>
          <w:rPr>
            <w:rtl/>
          </w:rPr>
          <w:t xml:space="preserve">ומה</w:t>
        </w:r>
      </w:ins>
      <w:del w:id="93138" w:author="מנוע מכני" w:date="2026-10-11T12:04:39Z">
        <w:r w:rsidRPr="006F178A">
          <w:rPr>
            <w:rtl/>
          </w:rPr>
          <w:delText xml:space="preserve">ומאי</w:delText>
        </w:r>
      </w:del>
      <w:r w:rsidRPr="006F178A">
        <w:rPr>
          <w:rtl/>
        </w:rPr>
        <w:t xml:space="preserve"> דחייב על הכלי היינו במזיד וחייב סקילה ואין לדמות ל</w:t>
      </w:r>
      <w:r w:rsidRPr="006F178A">
        <w:rPr>
          <w:rFonts w:hint="cs"/>
          <w:rtl/>
        </w:rPr>
        <w:t>ב' כזיתים ב</w:t>
      </w:r>
      <w:r w:rsidRPr="006F178A">
        <w:rPr>
          <w:rtl/>
        </w:rPr>
        <w:t>העלם אחד]</w:t>
      </w:r>
    </w:p>
    <w:p>
      <w:pPr>
        <w:pStyle w:val="38"/>
        <w:rPr>
          <w:ins w:id="98132" w:author="מנוע מכני" w:date="2026-10-11T12:04:39Z"/>
        </w:rPr>
      </w:pPr>
      <w:r w:rsidRPr="006F178A">
        <w:t>רב אשי:</w:t>
      </w:r>
    </w:p>
    <w:p w:rsidR="00E9703F" w:rsidRPr="006F178A" w:rsidRDefault="00E9703F" w:rsidP="00E9703F">
      <w:pPr>
        <w:rPr>
          <w:rtl/>
        </w:rPr>
      </w:pPr>
      <w:del w:id="98133" w:author="מנוע מכני" w:date="2026-10-11T12:04:39Z">
        <w:r w:rsidRPr="006F178A">
          <w:rPr>
            <w:rtl/>
          </w:rPr>
          <w:delText xml:space="preserve"> </w:delText>
        </w:r>
      </w:del>
      <w:r w:rsidRPr="006F178A">
        <w:rPr>
          <w:rtl/>
        </w:rPr>
        <w:t xml:space="preserve">ששגג בזה ובזה, ונודע לו, וחזר ונודע לו.</w:t>
      </w:r>
    </w:p>
    <w:p w:rsidR="00E9703F" w:rsidRDefault="00E9703F" w:rsidP="00E9703F">
      <w:pPr>
        <w:rPr>
          <w:rtl/>
        </w:rPr>
      </w:pPr>
      <w:ins w:id="90355" w:author="Claude - סמנטי" w:date="2026-10-11T12:28:21Z">
        <w:r>
          <w:rPr>
            <w:rtl/>
          </w:rPr>
          <w:t xml:space="preserve">ובמחלוקת</w:t>
        </w:r>
      </w:ins>
      <w:del w:id="90356" w:author="Claude - סמנטי" w:date="2026-10-11T12:28:21Z">
        <w:r w:rsidRPr="006F178A">
          <w:rPr>
            <w:rtl/>
          </w:rPr>
          <w:delText xml:space="preserve">ובפלוגתא</w:delText>
        </w:r>
      </w:del>
      <w:r w:rsidRPr="006F178A">
        <w:rPr>
          <w:rtl/>
        </w:rPr>
        <w:t xml:space="preserve"> </w:t>
      </w:r>
      <w:r w:rsidRPr="006F178A">
        <w:rPr>
          <w:rStyle w:val="2fb"/>
          <w:rtl/>
        </w:rPr>
        <w:t xml:space="preserve">דרי"ו</w:t>
      </w:r>
      <w:r w:rsidRPr="006F178A">
        <w:rPr>
          <w:rtl/>
        </w:rPr>
        <w:t xml:space="preserve"> </w:t>
      </w:r>
      <w:ins w:id="90413" w:author="מנוע מכני" w:date="2026-10-11T12:04:39Z">
        <w:r>
          <w:rPr>
            <w:rStyle w:val="2fb"/>
            <w:rtl/>
          </w:rPr>
          <w:t xml:space="preserve">ור"ש</w:t>
        </w:r>
      </w:ins>
      <w:del w:id="90414" w:author="מנוע מכני" w:date="2026-10-11T12:04:39Z">
        <w:r w:rsidRPr="006F178A">
          <w:rPr>
            <w:rtl/>
          </w:rPr>
          <w:delText xml:space="preserve">ורבי שמעון</w:delText>
        </w:r>
      </w:del>
      <w:r w:rsidRPr="006F178A">
        <w:rPr>
          <w:rtl/>
        </w:rPr>
        <w:t xml:space="preserve"> בן לקיש. [</w:t>
      </w:r>
      <w:ins w:id="94765" w:author="מנוע מכני" w:date="2026-10-11T12:04:39Z">
        <w:r>
          <w:rPr>
            <w:rtl/>
          </w:rPr>
          <w:t xml:space="preserve">אם </w:t>
        </w:r>
      </w:ins>
      <w:del w:id="94766" w:author="מנוע מכני" w:date="2026-10-11T12:04:39Z">
        <w:r w:rsidRPr="006F178A">
          <w:rPr>
            <w:rtl/>
          </w:rPr>
          <w:delText xml:space="preserve">אי </w:delText>
        </w:r>
      </w:del>
      <w:r w:rsidRPr="006F178A">
        <w:rPr>
          <w:rtl/>
        </w:rPr>
        <w:t xml:space="preserve">ידיעות מחלקות]</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גם רבנן </w:t>
      </w:r>
      <w:ins w:id="101917" w:author="קלוד" w:date="2026-10-11T13:11:34Z">
        <w:r>
          <w:rPr>
            <w:rtl/>
          </w:rPr>
          <w:t xml:space="preserve">מודים</w:t>
        </w:r>
      </w:ins>
      <w:del w:id="101918" w:author="קלוד" w:date="2026-10-11T13:11:34Z">
        <w:r w:rsidRPr="006F178A">
          <w:rPr>
            <w:rtl/>
          </w:rPr>
          <w:delText xml:space="preserve">מודו</w:delText>
        </w:r>
      </w:del>
      <w:r w:rsidRPr="006F178A">
        <w:rPr>
          <w:rtl/>
        </w:rPr>
        <w:t xml:space="preserve"> </w:t>
      </w:r>
      <w:ins w:id="101915" w:author="קלוד" w:date="2026-10-11T13:11:34Z">
        <w:r>
          <w:rPr>
            <w:rtl/>
          </w:rPr>
          <w:t xml:space="preserve">שדווקא</w:t>
        </w:r>
      </w:ins>
      <w:del w:id="101916" w:author="קלוד" w:date="2026-10-11T13:11:34Z">
        <w:r w:rsidRPr="006F178A">
          <w:rPr>
            <w:rtl/>
          </w:rPr>
          <w:delText xml:space="preserve">דדווקא</w:delText>
        </w:r>
      </w:del>
      <w:r w:rsidRPr="006F178A">
        <w:rPr>
          <w:rtl/>
        </w:rPr>
        <w:t xml:space="preserve"> בעופות </w:t>
      </w:r>
      <w:ins w:id="101913" w:author="קלוד" w:date="2026-10-11T13:11:34Z">
        <w:r>
          <w:rPr>
            <w:rtl/>
          </w:rPr>
          <w:t xml:space="preserve">חייב,</w:t>
        </w:r>
      </w:ins>
      <w:del w:id="101914" w:author="קלוד" w:date="2026-10-11T13:11:34Z">
        <w:r w:rsidRPr="006F178A">
          <w:rPr>
            <w:rtl/>
          </w:rPr>
          <w:delText xml:space="preserve">חייב</w:delText>
        </w:r>
      </w:del>
      <w:r w:rsidRPr="006F178A">
        <w:rPr>
          <w:rtl/>
        </w:rPr>
        <w:t xml:space="preserve"> </w:t>
      </w:r>
      <w:ins w:id="101911" w:author="קלוד" w:date="2026-10-11T13:11:34Z">
        <w:r>
          <w:rPr>
            <w:rtl/>
          </w:rPr>
          <w:t xml:space="preserve">שמשמיטים</w:t>
        </w:r>
      </w:ins>
      <w:del w:id="101912" w:author="קלוד" w:date="2026-10-11T13:11:34Z">
        <w:r w:rsidRPr="006F178A">
          <w:rPr>
            <w:rtl/>
          </w:rPr>
          <w:delText xml:space="preserve">דבמרבטי</w:delText>
        </w:r>
      </w:del>
      <w:r w:rsidRPr="006F178A">
        <w:rPr>
          <w:rtl/>
        </w:rPr>
        <w:t xml:space="preserve"> </w:t>
      </w:r>
      <w:ins w:id="90357" w:author="Claude - סמנטי" w:date="2026-10-11T12:28:21Z">
        <w:ins w:id="101909" w:author="קלוד" w:date="2026-10-11T13:11:34Z">
          <w:r>
            <w:rPr>
              <w:rtl/>
            </w:rPr>
            <w:t xml:space="preserve">את עצמם,</w:t>
          </w:r>
        </w:ins>
        <w:del w:id="101910" w:author="קלוד" w:date="2026-10-11T13:11:34Z">
          <w:r>
            <w:rPr>
              <w:rtl/>
            </w:rPr>
            <w:delText xml:space="preserve">עצמם</w:delText>
          </w:r>
        </w:del>
      </w:ins>
      <w:del w:id="90358" w:author="Claude - סמנטי" w:date="2026-10-11T12:28:21Z">
        <w:r w:rsidRPr="006F178A">
          <w:rPr>
            <w:rtl/>
          </w:rPr>
          <w:delText xml:space="preserve">נפשייהו</w:delText>
        </w:r>
      </w:del>
      <w:r w:rsidRPr="006F178A">
        <w:rPr>
          <w:rtl/>
        </w:rPr>
        <w:t xml:space="preserve"> </w:t>
      </w:r>
      <w:r w:rsidRPr="006F178A">
        <w:rPr>
          <w:rtl/>
        </w:rPr>
        <w:t xml:space="preserve">משא"כ</w:t>
      </w:r>
      <w:r w:rsidRPr="006F178A">
        <w:rPr>
          <w:rtl/>
        </w:rPr>
        <w:t xml:space="preserve"> באדם </w:t>
      </w:r>
      <w:ins w:id="101907" w:author="קלוד" w:date="2026-10-11T13:11:34Z">
        <w:r>
          <w:rPr>
            <w:rtl/>
          </w:rPr>
          <w:t xml:space="preserve">שנושא</w:t>
        </w:r>
      </w:ins>
      <w:del w:id="101908" w:author="קלוד" w:date="2026-10-11T13:11:34Z">
        <w:r w:rsidRPr="006F178A">
          <w:rPr>
            <w:rtl/>
          </w:rPr>
          <w:delText xml:space="preserve">דנושא</w:delText>
        </w:r>
      </w:del>
      <w:r w:rsidRPr="006F178A">
        <w:rPr>
          <w:rtl/>
        </w:rPr>
        <w:t xml:space="preserve"> את עצמו.</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הא דאמר </w:t>
      </w:r>
      <w:r w:rsidRPr="006F178A">
        <w:rPr>
          <w:rStyle w:val="2fb"/>
          <w:rtl/>
        </w:rPr>
        <w:t xml:space="preserve">ר"י</w:t>
      </w:r>
      <w:r w:rsidRPr="006F178A">
        <w:rPr>
          <w:rtl/>
        </w:rPr>
        <w:t xml:space="preserve"> בסוס המיוחד לעופות היינו לצייד.</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ומודה </w:t>
      </w:r>
      <w:r w:rsidRPr="006F178A">
        <w:rPr>
          <w:rStyle w:val="2fb"/>
          <w:rtl/>
        </w:rPr>
        <w:t xml:space="preserve">רב</w:t>
      </w:r>
      <w:r w:rsidRPr="006F178A">
        <w:rPr>
          <w:rtl/>
        </w:rPr>
        <w:t xml:space="preserve"> נתן בכפות דבין סוס ובין אדם </w:t>
      </w:r>
      <w:r w:rsidRPr="006F178A">
        <w:rPr>
          <w:rtl/>
        </w:rPr>
        <w:t xml:space="preserve">לא</w:t>
      </w:r>
      <w:r w:rsidRPr="006F178A">
        <w:rPr>
          <w:rtl/>
        </w:rPr>
        <w:t xml:space="preserve"> אומרים שנושא את עצמו.</w:t>
      </w:r>
    </w:p>
    <w:p w:rsidR="00E9703F" w:rsidRPr="006061D7" w:rsidRDefault="00E9703F" w:rsidP="00E9703F">
      <w:pPr>
        <w:rPr>
          <w:rtl/>
        </w:rPr>
      </w:pPr>
      <w:r w:rsidRPr="006061D7">
        <w:rPr>
          <w:rtl/>
        </w:rPr>
        <w:t>•</w:t>
      </w:r>
      <w:r w:rsidRPr="006061D7">
        <w:rPr>
          <w:rFonts w:hint="cs"/>
          <w:rtl/>
        </w:rPr>
        <w:t xml:space="preserve"> </w:t>
      </w:r>
      <w:r w:rsidRPr="006061D7">
        <w:rPr>
          <w:rtl/>
        </w:rPr>
        <w:t xml:space="preserve">אין להוכיח שפרסים אינם יכולים לישא </w:t>
      </w:r>
      <w:ins w:id="101931" w:author="קלוד" w:date="2026-10-11T13:11:34Z">
        <w:r>
          <w:rPr>
            <w:rtl/>
          </w:rPr>
          <w:t xml:space="preserve">עצמם,</w:t>
        </w:r>
      </w:ins>
      <w:del w:id="101932" w:author="קלוד" w:date="2026-10-11T13:11:34Z">
        <w:r w:rsidRPr="006061D7">
          <w:rPr>
            <w:rtl/>
          </w:rPr>
          <w:delText xml:space="preserve">עצמן</w:delText>
        </w:r>
      </w:del>
      <w:r w:rsidRPr="006061D7">
        <w:rPr>
          <w:rtl/>
        </w:rPr>
        <w:t xml:space="preserve"> </w:t>
      </w:r>
      <w:ins w:id="101929" w:author="קלוד" w:date="2026-10-11T13:11:34Z">
        <w:r>
          <w:rPr>
            <w:rtl/>
          </w:rPr>
          <w:t xml:space="preserve">ששם</w:t>
        </w:r>
      </w:ins>
      <w:del w:id="101930" w:author="קלוד" w:date="2026-10-11T13:11:34Z">
        <w:r w:rsidRPr="006061D7">
          <w:rPr>
            <w:rtl/>
          </w:rPr>
          <w:delText xml:space="preserve">דשאני</w:delText>
        </w:r>
      </w:del>
      <w:r w:rsidRPr="006061D7">
        <w:rPr>
          <w:rtl/>
        </w:rPr>
        <w:t xml:space="preserve"> </w:t>
      </w:r>
      <w:ins w:id="101927" w:author="קלוד" w:date="2026-10-11T13:11:34Z">
        <w:r>
          <w:rPr>
            <w:rtl/>
          </w:rPr>
          <w:t xml:space="preserve">גסות</w:t>
        </w:r>
      </w:ins>
      <w:del w:id="101928" w:author="קלוד" w:date="2026-10-11T13:11:34Z">
        <w:r w:rsidRPr="006061D7">
          <w:rPr>
            <w:rtl/>
          </w:rPr>
          <w:delText xml:space="preserve">שרמות</w:delText>
        </w:r>
      </w:del>
      <w:r w:rsidRPr="006061D7">
        <w:rPr>
          <w:rtl/>
        </w:rPr>
        <w:t xml:space="preserve"> </w:t>
      </w:r>
      <w:ins w:id="101925" w:author="קלוד" w:date="2026-10-11T13:11:34Z">
        <w:r>
          <w:rPr>
            <w:rtl/>
          </w:rPr>
          <w:t xml:space="preserve">רוח</w:t>
        </w:r>
      </w:ins>
      <w:del w:id="101926" w:author="קלוד" w:date="2026-10-11T13:11:34Z">
        <w:r w:rsidRPr="006061D7">
          <w:rPr>
            <w:rtl/>
          </w:rPr>
          <w:delText xml:space="preserve">רוחא</w:delText>
        </w:r>
      </w:del>
      <w:r w:rsidRPr="006061D7">
        <w:rPr>
          <w:rtl/>
        </w:rPr>
        <w:t xml:space="preserve"> </w:t>
      </w:r>
      <w:ins w:id="101923" w:author="קלוד" w:date="2026-10-11T13:11:34Z">
        <w:r>
          <w:rPr>
            <w:rStyle w:val="afffffe"/>
            <w:rtl/>
          </w:rPr>
          <w:t xml:space="preserve">מחזיקה</w:t>
        </w:r>
      </w:ins>
      <w:del w:id="101924" w:author="קלוד" w:date="2026-10-11T13:11:34Z">
        <w:r w:rsidRPr="006061D7">
          <w:rPr>
            <w:rtl/>
          </w:rPr>
          <w:delText xml:space="preserve">וכההיא</w:delText>
        </w:r>
      </w:del>
      <w:r w:rsidRPr="006061D7">
        <w:rPr>
          <w:rtl/>
        </w:rPr>
        <w:t xml:space="preserve"> </w:t>
      </w:r>
      <w:ins w:id="101921" w:author="קלוד" w:date="2026-10-11T13:11:34Z">
        <w:r>
          <w:rPr>
            <w:rStyle w:val="afffffe"/>
            <w:rtl/>
          </w:rPr>
          <w:t xml:space="preserve">בהם</w:t>
        </w:r>
        <w:r>
          <w:rPr>
            <w:rtl/>
          </w:rPr>
          <w:t xml:space="preserve">, וכאותו פרסי</w:t>
        </w:r>
      </w:ins>
      <w:del w:id="101922" w:author="קלוד" w:date="2026-10-11T13:11:34Z">
        <w:r w:rsidRPr="006061D7">
          <w:rPr>
            <w:rtl/>
          </w:rPr>
          <w:delText xml:space="preserve">דפ</w:delText>
        </w:r>
        <w:r w:rsidRPr="006061D7">
          <w:rPr>
            <w:rFonts w:hint="cs"/>
            <w:rtl/>
          </w:rPr>
          <w:delText xml:space="preserve">ר</w:delText>
        </w:r>
        <w:r w:rsidRPr="006061D7">
          <w:rPr>
            <w:rtl/>
          </w:rPr>
          <w:delText xml:space="preserve">סי</w:delText>
        </w:r>
      </w:del>
      <w:r w:rsidRPr="006061D7">
        <w:rPr>
          <w:rtl/>
        </w:rPr>
        <w:t xml:space="preserve"> שברח מאימת המלך </w:t>
      </w:r>
      <w:ins w:id="101919" w:author="קלוד" w:date="2026-10-11T13:11:34Z">
        <w:r>
          <w:rPr>
            <w:rtl/>
          </w:rPr>
          <w:t xml:space="preserve">שלוש</w:t>
        </w:r>
      </w:ins>
      <w:del w:id="101920" w:author="קלוד" w:date="2026-10-11T13:11:34Z">
        <w:r w:rsidRPr="006061D7">
          <w:rPr>
            <w:rtl/>
          </w:rPr>
          <w:delText xml:space="preserve">שלושה</w:delText>
        </w:r>
      </w:del>
      <w:r w:rsidRPr="006061D7">
        <w:rPr>
          <w:rtl/>
        </w:rPr>
        <w:t xml:space="preserve"> פרסאות ברגליו.</w:t>
      </w:r>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מת במטה אסור</w:t>
      </w:r>
      <w:r w:rsidRPr="006F178A">
        <w:rPr>
          <w:rFonts w:ascii="Fb Fontext" w:hAnsi="Fb Fontext" w:hint="cs"/>
          <w:rtl/>
        </w:rPr>
        <w:t>,</w:t>
      </w:r>
      <w:r w:rsidRPr="006F178A">
        <w:rPr>
          <w:rFonts w:ascii="Fb Fontext" w:hAnsi="Fb Fontext"/>
          <w:rtl/>
        </w:rPr>
        <w:t xml:space="preserve"> </w:t>
      </w:r>
      <w:r w:rsidRPr="006F178A">
        <w:rPr>
          <w:rStyle w:val="2fb"/>
          <w:rFonts w:ascii="Fb Fontext" w:hAnsi="Fb Fontext"/>
          <w:rtl/>
        </w:rPr>
        <w:t xml:space="preserve">ר"ש</w:t>
      </w:r>
      <w:r w:rsidRPr="006F178A">
        <w:rPr>
          <w:rFonts w:ascii="Fb Fontext" w:hAnsi="Fb Fontext"/>
          <w:rtl/>
        </w:rPr>
        <w:t xml:space="preserve"> פוטר </w:t>
      </w:r>
      <w:r>
        <w:rPr>
          <w:rFonts w:ascii="Fb Fontext" w:hAnsi="Fb Fontext"/>
          <w:rtl/>
        </w:rPr>
        <w:t>אפי'</w:t>
      </w:r>
      <w:r w:rsidRPr="006F178A">
        <w:rPr>
          <w:rFonts w:ascii="Fb Fontext" w:hAnsi="Fb Fontext"/>
          <w:rtl/>
        </w:rPr>
        <w:t xml:space="preserve"> במוציא לקוברו</w:t>
      </w:r>
    </w:p>
    <w:p>
      <w:pPr>
        <w:pStyle w:val="38"/>
        <w:rPr>
          <w:ins w:id="98134" w:author="מנוע מכני" w:date="2026-10-11T12:04:39Z"/>
        </w:rPr>
      </w:pPr>
      <w:r w:rsidRPr="00EC3AF0">
        <w:t>רבא</w:t>
      </w:r>
      <w:r w:rsidRPr="00EC3AF0">
        <w:t>:</w:t>
      </w:r>
    </w:p>
    <w:p w:rsidR="00E9703F" w:rsidRPr="006F178A" w:rsidRDefault="00E9703F" w:rsidP="00E9703F">
      <w:pPr>
        <w:rPr>
          <w:rtl/>
        </w:rPr>
      </w:pPr>
      <w:del w:id="98135" w:author="מנוע מכני" w:date="2026-10-11T12:04:39Z">
        <w:r w:rsidRPr="006F178A">
          <w:rPr>
            <w:rtl/>
          </w:rPr>
          <w:delText xml:space="preserve"> </w:delText>
        </w:r>
      </w:del>
      <w:r w:rsidRPr="006F178A">
        <w:rPr>
          <w:rtl/>
        </w:rPr>
        <w:t xml:space="preserve">ומודה </w:t>
      </w:r>
      <w:ins w:id="90415" w:author="מנוע מכני" w:date="2026-10-11T12:04:39Z">
        <w:r>
          <w:rPr>
            <w:rStyle w:val="2fb"/>
            <w:rtl/>
          </w:rPr>
          <w:t xml:space="preserve">ר"ש</w:t>
        </w:r>
      </w:ins>
      <w:del w:id="90416" w:author="מנוע מכני" w:date="2026-10-11T12:04:39Z">
        <w:r w:rsidRPr="006F178A">
          <w:rPr>
            <w:rtl/>
          </w:rPr>
          <w:delText xml:space="preserve">רבי שמעון</w:delText>
        </w:r>
      </w:del>
      <w:r w:rsidRPr="006F178A">
        <w:rPr>
          <w:rtl/>
        </w:rPr>
        <w:t xml:space="preserve"> באת לחפור בו, וספר תורה לקרות בו, דחייב.</w:t>
      </w:r>
    </w:p>
    <w:p w:rsidR="00E9703F" w:rsidRDefault="00E9703F" w:rsidP="00E9703F">
      <w:pPr>
        <w:rPr>
          <w:rtl/>
        </w:rPr>
      </w:pPr>
      <w:r w:rsidRPr="006F178A">
        <w:rPr>
          <w:rtl/>
        </w:rPr>
        <w:t xml:space="preserve">והחידוש </w:t>
      </w:r>
      <w:ins w:id="101939" w:author="קלוד" w:date="2026-10-11T13:11:34Z">
        <w:r>
          <w:rPr>
            <w:rtl/>
          </w:rPr>
          <w:t xml:space="preserve">שאין</w:t>
        </w:r>
      </w:ins>
      <w:del w:id="101940" w:author="קלוד" w:date="2026-10-11T13:11:34Z">
        <w:r w:rsidRPr="006F178A">
          <w:rPr>
            <w:rtl/>
          </w:rPr>
          <w:delText xml:space="preserve">דלא</w:delText>
        </w:r>
      </w:del>
      <w:r w:rsidRPr="006F178A">
        <w:rPr>
          <w:rtl/>
        </w:rPr>
        <w:t xml:space="preserve"> </w:t>
      </w:r>
      <w:ins w:id="101937" w:author="קלוד" w:date="2026-10-11T13:11:34Z">
        <w:r>
          <w:rPr>
            <w:rtl/>
          </w:rPr>
          <w:t xml:space="preserve">צריך</w:t>
        </w:r>
      </w:ins>
      <w:del w:id="101938" w:author="קלוד" w:date="2026-10-11T13:11:34Z">
        <w:r w:rsidRPr="006F178A">
          <w:rPr>
            <w:rtl/>
          </w:rPr>
          <w:delText xml:space="preserve">בעי'</w:delText>
        </w:r>
      </w:del>
      <w:r w:rsidRPr="006F178A">
        <w:rPr>
          <w:rtl/>
        </w:rPr>
        <w:t xml:space="preserve"> גם לגופו וגם לגופה</w:t>
      </w:r>
      <w:r w:rsidRPr="006F178A">
        <w:rPr>
          <w:rFonts w:hint="cs"/>
          <w:rtl/>
        </w:rPr>
        <w:t>,</w:t>
      </w:r>
      <w:r w:rsidRPr="006F178A">
        <w:rPr>
          <w:rtl/>
        </w:rPr>
        <w:t xml:space="preserve"> כגון </w:t>
      </w:r>
      <w:r w:rsidRPr="006F178A">
        <w:rPr>
          <w:rFonts w:hint="cs"/>
          <w:rtl/>
        </w:rPr>
        <w:t>את</w:t>
      </w:r>
      <w:r w:rsidRPr="006F178A">
        <w:rPr>
          <w:rtl/>
        </w:rPr>
        <w:t xml:space="preserve"> לעשות לו טס ולחפור, ס"</w:t>
      </w:r>
      <w:r w:rsidRPr="006F178A">
        <w:rPr>
          <w:rFonts w:hint="cs"/>
          <w:rtl/>
        </w:rPr>
        <w:t>ת</w:t>
      </w:r>
      <w:r w:rsidRPr="006F178A">
        <w:rPr>
          <w:rtl/>
        </w:rPr>
        <w:t xml:space="preserve"> להגיה ולקרות </w:t>
      </w:r>
      <w:ins w:id="101935" w:author="קלוד" w:date="2026-10-11T13:11:34Z">
        <w:r>
          <w:rPr>
            <w:rtl/>
          </w:rPr>
          <w:t xml:space="preserve">בו</w:t>
        </w:r>
      </w:ins>
      <w:del w:id="101936" w:author="קלוד" w:date="2026-10-11T13:11:34Z">
        <w:r w:rsidRPr="006F178A">
          <w:rPr>
            <w:rtl/>
          </w:rPr>
          <w:delText xml:space="preserve">בו</w:delText>
        </w:r>
        <w:r w:rsidRPr="006F178A">
          <w:rPr>
            <w:rFonts w:hint="cs"/>
            <w:rtl/>
          </w:rPr>
          <w:delText xml:space="preserve">-</w:delText>
        </w:r>
      </w:del>
      <w:r w:rsidRPr="006F178A">
        <w:rPr>
          <w:rtl/>
        </w:rPr>
        <w:t xml:space="preserve"> </w:t>
      </w:r>
      <w:ins w:id="101933" w:author="קלוד" w:date="2026-10-11T13:11:34Z">
        <w:r>
          <w:rPr>
            <w:rFonts w:hint="cs"/>
            <w:rtl/>
          </w:rPr>
          <w:t xml:space="preserve">- קמ"ל.</w:t>
        </w:r>
      </w:ins>
      <w:del w:id="101934" w:author="קלוד" w:date="2026-10-11T13:11:34Z">
        <w:r w:rsidRPr="006F178A">
          <w:rPr>
            <w:rFonts w:hint="cs"/>
            <w:rtl/>
          </w:rPr>
          <w:delText xml:space="preserve">קמ</w:delText>
        </w:r>
        <w:r w:rsidRPr="006F178A">
          <w:rPr>
            <w:rtl/>
          </w:rPr>
          <w:delText xml:space="preserve">"</w:delText>
        </w:r>
        <w:r w:rsidRPr="006F178A">
          <w:rPr>
            <w:rFonts w:hint="cs"/>
            <w:rtl/>
          </w:rPr>
          <w:delText xml:space="preserve">ל</w:delText>
        </w:r>
      </w:del>
    </w:p>
    <w:p>
      <w:pPr>
        <w:pStyle w:val="afffff8"/>
        <w:rPr>
          <w:ins w:id="90619" w:author="קלוד" w:date="2026-10-11T12:33:55Z"/>
        </w:rPr>
      </w:pPr>
      <w:ins w:id="90620" w:author="קלוד" w:date="2026-10-11T12:33:55Z">
        <w:r>
          <w:rPr>
            <w:color w:val="7B3F00"/>
          </w:rPr>
          <w:t xml:space="preserve">מת שמת בשבת - הוצאתו לכרמלית משום כבוד הבריות</w:t>
        </w:r>
      </w:ins>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לר"ש</w:t>
      </w:r>
      <w:r w:rsidRPr="006F178A">
        <w:rPr>
          <w:rtl/>
        </w:rPr>
        <w:t xml:space="preserve"> מת שמת בשבת מותר ל</w:t>
      </w:r>
      <w:r w:rsidRPr="006F178A">
        <w:rPr>
          <w:rFonts w:hint="cs"/>
          <w:rtl/>
        </w:rPr>
        <w:t>הוציאו</w:t>
      </w:r>
      <w:r w:rsidRPr="006F178A">
        <w:rPr>
          <w:rtl/>
        </w:rPr>
        <w:t xml:space="preserve"> לכרמלית במקום כבוד הבריות.</w:t>
      </w:r>
    </w:p>
    <w:p w:rsidR="00E9703F" w:rsidRPr="006F178A" w:rsidRDefault="00E9703F" w:rsidP="00E9703F">
      <w:pPr>
        <w:rPr>
          <w:rtl/>
        </w:rPr>
      </w:pPr>
      <w:ins w:id="91431" w:author="מנוע מכני" w:date="2026-10-11T12:04:39Z">
        <w:ins w:id="101947" w:author="קלוד" w:date="2026-10-11T13:11:34Z">
          <w:r>
            <w:rPr>
              <w:rtl/>
            </w:rPr>
            <w:t xml:space="preserve">במקום</w:t>
          </w:r>
        </w:ins>
        <w:del w:id="101948" w:author="קלוד" w:date="2026-10-11T13:11:34Z">
          <w:r>
            <w:rPr>
              <w:rtl/>
            </w:rPr>
            <w:delText xml:space="preserve">מקום</w:delText>
          </w:r>
        </w:del>
      </w:ins>
      <w:del w:id="91432" w:author="מנוע מכני" w:date="2026-10-11T12:04:39Z">
        <w:r w:rsidRPr="006F178A">
          <w:rPr>
            <w:rtl/>
          </w:rPr>
          <w:delText xml:space="preserve">היכא</w:delText>
        </w:r>
      </w:del>
      <w:r w:rsidRPr="006F178A">
        <w:rPr>
          <w:rtl/>
        </w:rPr>
        <w:t xml:space="preserve"> </w:t>
      </w:r>
      <w:ins w:id="101945" w:author="קלוד" w:date="2026-10-11T13:11:34Z">
        <w:r>
          <w:rPr>
            <w:rtl/>
          </w:rPr>
          <w:t xml:space="preserve">שמתנוול,</w:t>
        </w:r>
      </w:ins>
      <w:del w:id="101946" w:author="קלוד" w:date="2026-10-11T13:11:34Z">
        <w:r w:rsidRPr="006F178A">
          <w:rPr>
            <w:rtl/>
          </w:rPr>
          <w:delText xml:space="preserve">דמתנוול,</w:delText>
        </w:r>
      </w:del>
      <w:r w:rsidRPr="006F178A">
        <w:rPr>
          <w:rtl/>
        </w:rPr>
        <w:t xml:space="preserve"> </w:t>
      </w:r>
      <w:ins w:id="101943" w:author="קלוד" w:date="2026-10-11T13:11:34Z">
        <w:r>
          <w:rPr>
            <w:rtl/>
          </w:rPr>
          <w:t xml:space="preserve">שגדול</w:t>
        </w:r>
      </w:ins>
      <w:del w:id="101944" w:author="קלוד" w:date="2026-10-11T13:11:34Z">
        <w:r w:rsidRPr="006F178A">
          <w:rPr>
            <w:rtl/>
          </w:rPr>
          <w:delText xml:space="preserve">דגדול</w:delText>
        </w:r>
      </w:del>
      <w:r w:rsidRPr="006F178A">
        <w:rPr>
          <w:rtl/>
        </w:rPr>
        <w:t xml:space="preserve"> כבוד הבריות שדוחה את ל"ת </w:t>
      </w:r>
      <w:ins w:id="101941" w:author="קלוד" w:date="2026-10-11T13:11:34Z">
        <w:r>
          <w:rPr>
            <w:rtl/>
          </w:rPr>
          <w:t xml:space="preserve">שבתורה,</w:t>
        </w:r>
      </w:ins>
      <w:del w:id="101942" w:author="קלוד" w:date="2026-10-11T13:11:34Z">
        <w:r w:rsidRPr="006F178A">
          <w:rPr>
            <w:rtl/>
          </w:rPr>
          <w:delText xml:space="preserve">שבתורה</w:delText>
        </w:r>
      </w:del>
      <w:r w:rsidRPr="006F178A">
        <w:rPr>
          <w:rtl/>
        </w:rPr>
        <w:t xml:space="preserve"> והיינו </w:t>
      </w:r>
      <w:r w:rsidRPr="006F178A">
        <w:rPr>
          <w:rtl/>
        </w:rPr>
        <w:t xml:space="preserve">לא</w:t>
      </w:r>
      <w:r w:rsidRPr="006F178A">
        <w:rPr>
          <w:rtl/>
        </w:rPr>
        <w:t xml:space="preserve"> תסור דווקא.</w:t>
      </w:r>
    </w:p>
    <w:p w:rsidR="00E9703F" w:rsidRPr="006F178A" w:rsidRDefault="00E9703F" w:rsidP="00E9703F">
      <w:pPr>
        <w:rPr>
          <w:rtl/>
        </w:rPr>
      </w:pPr>
      <w:r w:rsidRPr="006F178A">
        <w:rPr>
          <w:rtl/>
        </w:rPr>
        <w:t xml:space="preserve">וכך הורה </w:t>
      </w:r>
      <w:r w:rsidRPr="006F178A">
        <w:rPr>
          <w:rStyle w:val="2fb"/>
          <w:rtl/>
        </w:rPr>
        <w:t xml:space="preserve">רנב"י</w:t>
      </w:r>
      <w:r w:rsidRPr="006F178A">
        <w:rPr>
          <w:rtl/>
        </w:rPr>
        <w:t xml:space="preserve">.</w:t>
      </w:r>
    </w:p>
    <w:p w:rsidR="00E9703F" w:rsidRPr="009757B9" w:rsidRDefault="00E9703F" w:rsidP="00E9703F">
      <w:pPr>
        <w:rPr>
          <w:rFonts w:cs="Guttman Vilna"/>
          <w:b/>
          <w:bCs/>
          <w:rtl/>
        </w:rPr>
      </w:pPr>
      <w:r w:rsidRPr="006F178A">
        <w:rPr>
          <w:rStyle w:val="2fb"/>
          <w:rtl/>
        </w:rPr>
        <w:t xml:space="preserve">בר"מ</w:t>
      </w:r>
      <w:r w:rsidRPr="006F178A">
        <w:rPr>
          <w:rtl/>
        </w:rPr>
        <w:t xml:space="preserve"> פשט להיתר במקום שמסריח כבר.</w:t>
      </w:r>
    </w:p>
    <w:p w:rsidR="00E9703F" w:rsidRPr="009757B9" w:rsidRDefault="00E9703F" w:rsidP="00E9703F">
      <w:pPr>
        <w:rPr>
          <w:rFonts w:cs="Guttman Vilna"/>
          <w:b/>
          <w:bCs/>
          <w:rtl/>
        </w:rPr>
      </w:pPr>
      <w:r w:rsidRPr="006F178A">
        <w:rPr>
          <w:rtl/>
        </w:rPr>
        <w:t xml:space="preserve">אבל בשו"ע שיא הביא בשם הטור </w:t>
      </w:r>
      <w:r w:rsidRPr="006F178A">
        <w:rPr>
          <w:rStyle w:val="2fb"/>
          <w:rtl/>
        </w:rPr>
        <w:t xml:space="preserve">הרש"י</w:t>
      </w:r>
      <w:r w:rsidRPr="006F178A">
        <w:rPr>
          <w:rtl/>
        </w:rPr>
        <w:t xml:space="preserve"> </w:t>
      </w:r>
      <w:r w:rsidRPr="006F178A">
        <w:rPr>
          <w:rStyle w:val="2fb"/>
          <w:rtl/>
        </w:rPr>
        <w:t xml:space="preserve">והר"ן</w:t>
      </w:r>
      <w:r w:rsidRPr="006F178A">
        <w:rPr>
          <w:rtl/>
        </w:rPr>
        <w:t xml:space="preserve"> ש</w:t>
      </w:r>
      <w:r>
        <w:rPr>
          <w:rtl/>
        </w:rPr>
        <w:t>אפי'</w:t>
      </w:r>
      <w:r w:rsidRPr="006F178A">
        <w:rPr>
          <w:rtl/>
        </w:rPr>
        <w:t xml:space="preserve"> עומד להסריח מותר להוציאו ודווקא באין להם מקום לצאת בו.</w:t>
      </w:r>
    </w:p>
    <w:p w:rsidR="00E9703F" w:rsidRPr="009757B9" w:rsidRDefault="00E9703F" w:rsidP="00E9703F">
      <w:pPr>
        <w:rPr>
          <w:rFonts w:cs="Guttman Vilna"/>
          <w:b/>
          <w:bCs/>
          <w:rtl/>
        </w:rPr>
      </w:pPr>
      <w:r w:rsidRPr="006F178A">
        <w:rPr>
          <w:rtl/>
        </w:rPr>
        <w:t xml:space="preserve">וגם זה רק לכרמלית וע"י תינוק </w:t>
      </w:r>
      <w:ins w:id="91433" w:author="מנוע מכני" w:date="2026-10-11T12:04:39Z">
        <w:r>
          <w:rPr>
            <w:rtl/>
          </w:rPr>
          <w:t xml:space="preserve">דמקום</w:t>
        </w:r>
      </w:ins>
      <w:del w:id="91434" w:author="מנוע מכני" w:date="2026-10-11T12:04:39Z">
        <w:r w:rsidRPr="006F178A">
          <w:rPr>
            <w:rtl/>
          </w:rPr>
          <w:delText xml:space="preserve">דהיכא</w:delText>
        </w:r>
      </w:del>
      <w:r w:rsidRPr="006F178A">
        <w:rPr>
          <w:rtl/>
        </w:rPr>
        <w:t xml:space="preserve"> דאפשר לתקן כמו לגבי טלטול מתקנים.</w:t>
      </w:r>
    </w:p>
    <w:p w:rsidR="00E9703F" w:rsidRPr="009757B9" w:rsidRDefault="00E9703F" w:rsidP="00E9703F">
      <w:pPr>
        <w:rPr>
          <w:rFonts w:cs="Guttman Vilna"/>
          <w:b/>
          <w:bCs/>
          <w:rtl/>
        </w:rPr>
      </w:pPr>
      <w:r w:rsidRPr="006F178A">
        <w:rPr>
          <w:rtl/>
        </w:rPr>
        <w:t xml:space="preserve">ויש שהתירו </w:t>
      </w:r>
      <w:r>
        <w:rPr>
          <w:rtl/>
        </w:rPr>
        <w:t>אפי'</w:t>
      </w:r>
      <w:r w:rsidRPr="006F178A">
        <w:rPr>
          <w:rtl/>
        </w:rPr>
        <w:t xml:space="preserve"> </w:t>
      </w:r>
      <w:r w:rsidRPr="006F178A">
        <w:rPr>
          <w:rStyle w:val="2fb"/>
          <w:rtl/>
        </w:rPr>
        <w:t xml:space="preserve">לרה"ר</w:t>
      </w:r>
      <w:r w:rsidRPr="006F178A">
        <w:rPr>
          <w:rtl/>
        </w:rPr>
        <w:t xml:space="preserve"> ורק </w:t>
      </w:r>
      <w:r w:rsidRPr="006F178A">
        <w:rPr>
          <w:rtl/>
        </w:rPr>
        <w:t xml:space="preserve">ע"י</w:t>
      </w:r>
      <w:r w:rsidRPr="006F178A">
        <w:rPr>
          <w:rtl/>
        </w:rPr>
        <w:t xml:space="preserve"> תינוק דנושא עצמו [ולא קטן ממש] ולא כיכר.</w:t>
      </w:r>
    </w:p>
    <w:p>
      <w:pPr>
        <w:pStyle w:val="afffff8"/>
        <w:rPr>
          <w:ins w:id="90617" w:author="קלוד" w:date="2026-10-11T12:33:55Z"/>
        </w:rPr>
      </w:pPr>
      <w:ins w:id="90618" w:author="קלוד" w:date="2026-10-11T12:33:55Z">
        <w:r>
          <w:rPr>
            <w:color w:val="7B3F00"/>
          </w:rPr>
          <w:t xml:space="preserve">התולש סימני טומאה - חיוב לפי מספר הסימנים</w:t>
        </w:r>
      </w:ins>
    </w:p>
    <w:p>
      <w:pPr>
        <w:pStyle w:val="38"/>
        <w:rPr>
          <w:ins w:id="98137" w:author="מנוע מכני" w:date="2026-10-11T12:04:39Z"/>
        </w:rPr>
      </w:pPr>
      <w:del w:id="98136" w:author="מנוע מכני" w:date="2026-10-11T12:04:39Z">
        <w:r w:rsidRPr="006F178A">
          <w:delText xml:space="preserve">•</w:delText>
        </w:r>
      </w:del>
      <w:r w:rsidRPr="006F178A">
        <w:t xml:space="preserve"> </w:t>
      </w:r>
      <w:r w:rsidRPr="006F178A">
        <w:t xml:space="preserve">תנן</w:t>
      </w:r>
      <w:r w:rsidRPr="006F178A">
        <w:t xml:space="preserve"> </w:t>
      </w:r>
      <w:ins w:id="91435" w:author="מנוע מכני" w:date="2026-10-11T12:04:39Z">
        <w:r>
          <w:t xml:space="preserve">שם</w:t>
        </w:r>
      </w:ins>
      <w:del w:id="91436" w:author="מנוע מכני" w:date="2026-10-11T12:04:39Z">
        <w:r w:rsidRPr="006F178A">
          <w:delText xml:space="preserve">התם</w:delText>
        </w:r>
      </w:del>
      <w:r w:rsidRPr="006F178A">
        <w:t xml:space="preserve">:</w:t>
      </w:r>
    </w:p>
    <w:p w:rsidR="00E9703F" w:rsidRPr="006F178A" w:rsidRDefault="00E9703F" w:rsidP="00E9703F">
      <w:pPr>
        <w:rPr>
          <w:rtl/>
        </w:rPr>
      </w:pPr>
      <w:del w:id="98138" w:author="מנוע מכני" w:date="2026-10-11T12:04:39Z">
        <w:r w:rsidRPr="006F178A">
          <w:rPr>
            <w:rtl/>
          </w:rPr>
          <w:delText xml:space="preserve"> </w:delText>
        </w:r>
      </w:del>
      <w:r w:rsidRPr="006F178A">
        <w:rPr>
          <w:rtl/>
        </w:rPr>
        <w:t xml:space="preserve">התולש סימני טומאה והכוה המחיה - עובר בלא תעשה.</w:t>
      </w:r>
    </w:p>
    <w:p w:rsidR="00E9703F" w:rsidRPr="006F178A" w:rsidRDefault="00E9703F" w:rsidP="00E9703F">
      <w:pPr>
        <w:rPr>
          <w:rtl/>
        </w:rPr>
      </w:pPr>
      <w:r w:rsidRPr="006F178A">
        <w:rPr>
          <w:b/>
          <w:bCs/>
          <w:rtl/>
        </w:rPr>
        <w:tab/>
      </w:r>
      <w:r w:rsidRPr="006F178A">
        <w:rPr>
          <w:b/>
          <w:bCs/>
          <w:rtl/>
        </w:rPr>
        <w:tab/>
        <w:t>אחת משתים</w:t>
      </w:r>
      <w:r w:rsidRPr="006F178A">
        <w:rPr>
          <w:rtl/>
        </w:rPr>
        <w:t xml:space="preserve"> חייב.</w:t>
      </w:r>
    </w:p>
    <w:p w:rsidR="00E9703F" w:rsidRPr="006F178A" w:rsidRDefault="00E9703F" w:rsidP="00E9703F">
      <w:pPr>
        <w:rPr>
          <w:rtl/>
        </w:rPr>
      </w:pPr>
      <w:r w:rsidRPr="006F178A">
        <w:rPr>
          <w:b/>
          <w:bCs/>
          <w:rtl/>
        </w:rPr>
        <w:tab/>
      </w:r>
      <w:r w:rsidRPr="006F178A">
        <w:rPr>
          <w:b/>
          <w:bCs/>
          <w:rtl/>
        </w:rPr>
        <w:tab/>
        <w:t>אחת משלש</w:t>
      </w:r>
      <w:r w:rsidRPr="006F178A">
        <w:rPr>
          <w:rtl/>
        </w:rPr>
        <w:t xml:space="preserve">: </w:t>
      </w:r>
      <w:r w:rsidRPr="006F178A">
        <w:rPr>
          <w:rStyle w:val="2fb"/>
          <w:b/>
          <w:bCs/>
          <w:rtl/>
        </w:rPr>
        <w:t>לר"נ</w:t>
      </w:r>
      <w:r w:rsidRPr="006F178A">
        <w:rPr>
          <w:rtl/>
        </w:rPr>
        <w:t xml:space="preserve"> חייב,</w:t>
      </w:r>
      <w:r w:rsidRPr="006F178A">
        <w:rPr>
          <w:rFonts w:hint="cs"/>
          <w:rtl/>
        </w:rPr>
        <w:t xml:space="preserve"> </w:t>
      </w:r>
      <w:ins w:id="95743" w:author="מנוע מכני" w:date="2026-10-11T12:04:39Z">
        <w:ins w:id="90359" w:author="Claude - סמנטי" w:date="2026-10-11T12:28:21Z">
          <w:ins w:id="101961" w:author="קלוד" w:date="2026-10-11T13:11:34Z">
            <w:r>
              <w:rPr>
                <w:rtl/>
              </w:rPr>
              <w:t xml:space="preserve">שהועילו</w:t>
            </w:r>
          </w:ins>
          <w:del w:id="101962" w:author="קלוד" w:date="2026-10-11T13:11:34Z">
            <w:r>
              <w:rPr>
                <w:rtl/>
              </w:rPr>
              <w:delText xml:space="preserve">שהועיל</w:delText>
            </w:r>
          </w:del>
        </w:ins>
        <w:del w:id="90360" w:author="Claude - סמנטי" w:date="2026-10-11T12:28:21Z">
          <w:r>
            <w:rPr>
              <w:rtl/>
            </w:rPr>
            <w:delText xml:space="preserve">דהועיל</w:delText>
          </w:r>
        </w:del>
      </w:ins>
      <w:del w:id="95744" w:author="מנוע מכני" w:date="2026-10-11T12:04:39Z">
        <w:r w:rsidRPr="006F178A">
          <w:rPr>
            <w:rtl/>
          </w:rPr>
          <w:delText xml:space="preserve">דאהני</w:delText>
        </w:r>
      </w:del>
      <w:r w:rsidRPr="006F178A">
        <w:rPr>
          <w:rtl/>
        </w:rPr>
        <w:t xml:space="preserve"> </w:t>
      </w:r>
      <w:ins w:id="101959" w:author="קלוד" w:date="2026-10-11T13:11:34Z">
        <w:r>
          <w:rPr>
            <w:rtl/>
          </w:rPr>
          <w:t xml:space="preserve">מעשיו,</w:t>
        </w:r>
      </w:ins>
      <w:del w:id="101960" w:author="קלוד" w:date="2026-10-11T13:11:34Z">
        <w:r w:rsidRPr="006F178A">
          <w:rPr>
            <w:rtl/>
          </w:rPr>
          <w:delText xml:space="preserve">מעשיו</w:delText>
        </w:r>
      </w:del>
      <w:r w:rsidRPr="006F178A">
        <w:rPr>
          <w:rtl/>
        </w:rPr>
        <w:t xml:space="preserve"> </w:t>
      </w:r>
      <w:ins w:id="94767" w:author="מנוע מכני" w:date="2026-10-11T12:04:39Z">
        <w:ins w:id="101957" w:author="קלוד" w:date="2026-10-11T13:11:34Z">
          <w:r>
            <w:rPr>
              <w:rtl/>
            </w:rPr>
            <w:t xml:space="preserve">שאם</w:t>
          </w:r>
        </w:ins>
        <w:del w:id="101958" w:author="קלוד" w:date="2026-10-11T13:11:34Z">
          <w:r>
            <w:rPr>
              <w:rtl/>
            </w:rPr>
            <w:delText xml:space="preserve">דאם</w:delText>
          </w:r>
        </w:del>
        <w:r>
          <w:rPr>
            <w:rtl/>
          </w:rPr>
          <w:t xml:space="preserve"> </w:t>
        </w:r>
      </w:ins>
      <w:del w:id="94768" w:author="מנוע מכני" w:date="2026-10-11T12:04:39Z">
        <w:r w:rsidRPr="006F178A">
          <w:rPr>
            <w:rtl/>
          </w:rPr>
          <w:delText xml:space="preserve">דאי </w:delText>
        </w:r>
      </w:del>
      <w:ins w:id="101955" w:author="קלוד" w:date="2026-10-11T13:11:34Z">
        <w:r>
          <w:rPr>
            <w:rtl/>
          </w:rPr>
          <w:t xml:space="preserve">תינטל</w:t>
        </w:r>
      </w:ins>
      <w:del w:id="101956" w:author="קלוד" w:date="2026-10-11T13:11:34Z">
        <w:r w:rsidRPr="006F178A">
          <w:rPr>
            <w:rtl/>
          </w:rPr>
          <w:delText xml:space="preserve">משתקלה</w:delText>
        </w:r>
      </w:del>
      <w:r w:rsidRPr="006F178A">
        <w:rPr>
          <w:rtl/>
        </w:rPr>
        <w:t xml:space="preserve"> </w:t>
      </w:r>
      <w:ins w:id="101953" w:author="קלוד" w:date="2026-10-11T13:11:34Z">
        <w:r>
          <w:rPr>
            <w:rtl/>
          </w:rPr>
          <w:t xml:space="preserve">אחרת</w:t>
        </w:r>
      </w:ins>
      <w:del w:id="101954" w:author="קלוד" w:date="2026-10-11T13:11:34Z">
        <w:r w:rsidRPr="006F178A">
          <w:rPr>
            <w:rtl/>
          </w:rPr>
          <w:delText xml:space="preserve">אחריתי</w:delText>
        </w:r>
      </w:del>
      <w:r w:rsidRPr="006F178A">
        <w:rPr>
          <w:rtl/>
        </w:rPr>
        <w:t xml:space="preserve"> </w:t>
      </w:r>
      <w:ins w:id="101951" w:author="קלוד" w:date="2026-10-11T13:11:34Z">
        <w:r>
          <w:rPr>
            <w:rtl/>
          </w:rPr>
          <w:t xml:space="preserve">-</w:t>
        </w:r>
      </w:ins>
      <w:del w:id="101952" w:author="קלוד" w:date="2026-10-11T13:11:34Z">
        <w:r w:rsidRPr="006F178A">
          <w:rPr>
            <w:rtl/>
          </w:rPr>
          <w:delText xml:space="preserve">אזלה</w:delText>
        </w:r>
      </w:del>
      <w:r w:rsidRPr="006F178A">
        <w:rPr>
          <w:rtl/>
        </w:rPr>
        <w:t xml:space="preserve"> </w:t>
      </w:r>
      <w:ins w:id="101949" w:author="קלוד" w:date="2026-10-11T13:11:34Z">
        <w:r>
          <w:rPr>
            <w:rtl/>
          </w:rPr>
          <w:t xml:space="preserve">תלך הטומאה.</w:t>
        </w:r>
      </w:ins>
      <w:del w:id="101950" w:author="קלוד" w:date="2026-10-11T13:11:34Z">
        <w:r w:rsidRPr="006F178A">
          <w:rPr>
            <w:rtl/>
          </w:rPr>
          <w:delText xml:space="preserve">לטומאה.</w:delText>
        </w:r>
      </w:del>
    </w:p>
    <w:p w:rsidR="00E9703F" w:rsidRPr="006F178A" w:rsidRDefault="00E9703F" w:rsidP="00E9703F">
      <w:pPr>
        <w:rPr>
          <w:rtl/>
        </w:rPr>
      </w:pPr>
      <w:r w:rsidRPr="006F178A">
        <w:rPr>
          <w:rtl/>
        </w:rPr>
        <w:tab/>
      </w:r>
      <w:r w:rsidRPr="006F178A">
        <w:rPr>
          <w:rtl/>
        </w:rPr>
        <w:tab/>
      </w:r>
      <w:r w:rsidRPr="006F178A">
        <w:rPr>
          <w:rtl/>
        </w:rPr>
        <w:tab/>
      </w:r>
      <w:del w:id="90147" w:author="מנוע מכני" w:date="2026-10-11T12:04:39Z">
        <w:r>
          <w:rPr>
            <w:rtl/>
          </w:rPr>
          <w:delText xml:space="preserve"> </w:delText>
        </w:r>
        <w:r>
          <w:rPr>
            <w:rFonts w:hint="cs"/>
            <w:rtl/>
          </w:rPr>
          <w:delText xml:space="preserve">  </w:delText>
        </w:r>
      </w:del>
      <w:r w:rsidRPr="006F178A">
        <w:rPr>
          <w:rStyle w:val="2fb"/>
          <w:b/>
          <w:bCs/>
          <w:rtl/>
        </w:rPr>
        <w:t>לר"ש</w:t>
      </w:r>
      <w:r w:rsidRPr="006F178A">
        <w:rPr>
          <w:rtl/>
        </w:rPr>
        <w:t xml:space="preserve"> </w:t>
      </w:r>
      <w:ins w:id="101967" w:author="קלוד" w:date="2026-10-11T13:11:34Z">
        <w:r>
          <w:rPr>
            <w:rtl/>
          </w:rPr>
          <w:t xml:space="preserve">פטור,</w:t>
        </w:r>
      </w:ins>
      <w:del w:id="101968" w:author="קלוד" w:date="2026-10-11T13:11:34Z">
        <w:r w:rsidRPr="006F178A">
          <w:rPr>
            <w:rtl/>
          </w:rPr>
          <w:delText xml:space="preserve">פטור.</w:delText>
        </w:r>
      </w:del>
      <w:r w:rsidRPr="006F178A">
        <w:rPr>
          <w:rtl/>
        </w:rPr>
        <w:t xml:space="preserve"> </w:t>
      </w:r>
      <w:ins w:id="93139" w:author="מנוע מכני" w:date="2026-10-11T12:04:39Z">
        <w:ins w:id="101965" w:author="קלוד" w:date="2026-10-11T13:11:34Z">
          <w:r>
            <w:rPr>
              <w:rtl/>
            </w:rPr>
            <w:t xml:space="preserve">שעכשיו</w:t>
          </w:r>
        </w:ins>
        <w:del w:id="101966" w:author="קלוד" w:date="2026-10-11T13:11:34Z">
          <w:r>
            <w:rPr>
              <w:rtl/>
            </w:rPr>
            <w:delText xml:space="preserve">עכשיו</w:delText>
          </w:r>
        </w:del>
      </w:ins>
      <w:del w:id="93140" w:author="מנוע מכני" w:date="2026-10-11T12:04:39Z">
        <w:r w:rsidRPr="006F178A">
          <w:rPr>
            <w:rtl/>
          </w:rPr>
          <w:delText xml:space="preserve">השתא</w:delText>
        </w:r>
      </w:del>
      <w:r w:rsidRPr="006F178A">
        <w:rPr>
          <w:rtl/>
        </w:rPr>
        <w:t xml:space="preserve"> </w:t>
      </w:r>
      <w:ins w:id="101963" w:author="קלוד" w:date="2026-10-11T13:11:34Z">
        <w:r>
          <w:rPr>
            <w:rtl/>
          </w:rPr>
          <w:t xml:space="preserve">עדיין</w:t>
        </w:r>
      </w:ins>
      <w:del w:id="101964" w:author="קלוד" w:date="2026-10-11T13:11:34Z">
        <w:r w:rsidRPr="006F178A">
          <w:rPr>
            <w:rtl/>
          </w:rPr>
          <w:delText xml:space="preserve">מיהת</w:delText>
        </w:r>
      </w:del>
      <w:r w:rsidRPr="006F178A">
        <w:rPr>
          <w:rtl/>
        </w:rPr>
        <w:t xml:space="preserve"> </w:t>
      </w:r>
      <w:ins w:id="96107" w:author="מנוע מכני" w:date="2026-10-11T12:04:39Z">
        <w:r>
          <w:rPr>
            <w:rtl/>
          </w:rPr>
          <w:t xml:space="preserve">ישנו</w:t>
        </w:r>
      </w:ins>
      <w:del w:id="96108" w:author="מנוע מכני" w:date="2026-10-11T12:04:39Z">
        <w:r w:rsidRPr="006F178A">
          <w:rPr>
            <w:rtl/>
          </w:rPr>
          <w:delText xml:space="preserve">איתא</w:delText>
        </w:r>
      </w:del>
      <w:r w:rsidRPr="006F178A">
        <w:rPr>
          <w:rtl/>
        </w:rPr>
        <w:t xml:space="preserve"> לטומאה.</w:t>
      </w:r>
    </w:p>
    <w:p w:rsidR="00E9703F" w:rsidRPr="006F178A" w:rsidRDefault="00E9703F" w:rsidP="00E9703F">
      <w:pPr>
        <w:rPr>
          <w:rtl/>
        </w:rPr>
      </w:pPr>
      <w:r w:rsidRPr="006F178A">
        <w:rPr>
          <w:rtl/>
        </w:rPr>
        <w:tab/>
      </w:r>
      <w:r w:rsidRPr="006F178A">
        <w:rPr>
          <w:rtl/>
        </w:rPr>
        <w:tab/>
      </w:r>
      <w:del w:id="90148" w:author="מנוע מכני" w:date="2026-10-11T12:04:39Z">
        <w:r>
          <w:rPr>
            <w:rFonts w:hint="cs"/>
            <w:rtl/>
          </w:rPr>
          <w:delText xml:space="preserve">   </w:delText>
        </w:r>
      </w:del>
      <w:r w:rsidRPr="006F178A">
        <w:rPr>
          <w:rtl/>
        </w:rPr>
        <w:tab/>
        <w:t>ו</w:t>
      </w:r>
      <w:r w:rsidRPr="006F178A">
        <w:rPr>
          <w:b/>
          <w:bCs/>
          <w:rtl/>
        </w:rPr>
        <w:t>הלכתא</w:t>
      </w:r>
      <w:r w:rsidRPr="006F178A">
        <w:rPr>
          <w:rtl/>
        </w:rPr>
        <w:t xml:space="preserve"> </w:t>
      </w:r>
      <w:r w:rsidRPr="006F178A">
        <w:rPr>
          <w:rStyle w:val="2fb"/>
          <w:rtl/>
        </w:rPr>
        <w:t xml:space="preserve">כרב ששת</w:t>
      </w:r>
      <w:r w:rsidRPr="006F178A">
        <w:rPr>
          <w:rtl/>
        </w:rPr>
        <w:t xml:space="preserve"> דבאחת מג' פטור ממלקות אבל אסור בל"ת.</w:t>
      </w:r>
    </w:p>
    <w:p w:rsidR="00E9703F" w:rsidRPr="006F178A" w:rsidRDefault="00E9703F" w:rsidP="00E9703F">
      <w:pPr>
        <w:rPr>
          <w:rtl/>
        </w:rPr>
      </w:pPr>
      <w:r w:rsidRPr="006F178A">
        <w:rPr>
          <w:rStyle w:val="2fb"/>
          <w:b/>
          <w:bCs/>
          <w:rtl/>
        </w:rPr>
        <w:t xml:space="preserve">ור"ש</w:t>
      </w:r>
      <w:r w:rsidRPr="006F178A">
        <w:rPr>
          <w:b/>
          <w:bCs/>
          <w:rtl/>
        </w:rPr>
        <w:t xml:space="preserve"> </w:t>
      </w:r>
      <w:r w:rsidRPr="006F178A">
        <w:rPr>
          <w:rtl/>
        </w:rPr>
        <w:t xml:space="preserve">מהא </w:t>
      </w:r>
      <w:r w:rsidRPr="006F178A">
        <w:rPr>
          <w:rtl/>
        </w:rPr>
        <w:t xml:space="preserve">דתנן</w:t>
      </w:r>
      <w:r w:rsidRPr="006F178A">
        <w:rPr>
          <w:rtl/>
        </w:rPr>
        <w:t xml:space="preserve"> וכן כזית מן המת וכזית מן הנבילה - חייב לענין טומאה.</w:t>
      </w:r>
    </w:p>
    <w:p w:rsidR="00E9703F" w:rsidRPr="004640F6" w:rsidRDefault="00E9703F" w:rsidP="00E9703F">
      <w:pPr>
        <w:rPr>
          <w:spacing w:val="-6"/>
          <w:rtl/>
        </w:rPr>
      </w:pPr>
      <w:r w:rsidRPr="004640F6">
        <w:rPr>
          <w:spacing w:val="-6"/>
          <w:rtl/>
        </w:rPr>
        <w:t>הא חצי זית - פטור. והתניא: חצי זית חייב. והיינו דחייב בחצי משלם ולא בחצי מכזית וחצי, דפטור.</w:t>
      </w:r>
    </w:p>
    <w:p w:rsidR="00E9703F" w:rsidRPr="006F178A" w:rsidRDefault="00E9703F" w:rsidP="00E9703F">
      <w:pPr>
        <w:rPr>
          <w:rtl/>
        </w:rPr>
      </w:pPr>
      <w:r w:rsidRPr="006F178A">
        <w:rPr>
          <w:rStyle w:val="2fb"/>
          <w:b/>
          <w:bCs/>
          <w:rtl/>
        </w:rPr>
        <w:t>ור"נ</w:t>
      </w:r>
      <w:r w:rsidRPr="006F178A">
        <w:rPr>
          <w:rtl/>
        </w:rPr>
        <w:t xml:space="preserve"> </w:t>
      </w:r>
      <w:ins w:id="95221" w:author="מנוע מכני" w:date="2026-10-11T12:04:39Z">
        <w:r>
          <w:rPr>
            <w:rtl/>
          </w:rPr>
          <w:t xml:space="preserve">סבר</w:t>
        </w:r>
      </w:ins>
      <w:del w:id="95222" w:author="מנוע מכני" w:date="2026-10-11T12:04:39Z">
        <w:r w:rsidRPr="006F178A">
          <w:rPr>
            <w:rtl/>
          </w:rPr>
          <w:delText xml:space="preserve">ס"ל</w:delText>
        </w:r>
      </w:del>
      <w:r w:rsidRPr="006F178A">
        <w:rPr>
          <w:rtl/>
        </w:rPr>
        <w:t xml:space="preserve"> דאידי ואידי חייב ופטור דווקא בחצי ממת גדול.</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צד.</w:t>
      </w:r>
    </w:p>
    <w:p>
      <w:pPr>
        <w:pStyle w:val="MishnaBatzad"/>
        <w:rPr>
          <w:ins w:id="20539" w:author="קלוד" w:date="2026-10-11T09:07:15Z"/>
        </w:rPr>
      </w:pPr>
      <w:ins w:id="20538" w:author="קלוד" w:date="2026-10-11T09:07:15Z">
        <w:r>
          <w:t xml:space="preserve">משנה ו</w:t>
        </w:r>
      </w:ins>
    </w:p>
    <w:p w:rsidR="00E9703F" w:rsidRPr="009757B9" w:rsidRDefault="00E9703F" w:rsidP="00E9703F">
      <w:pPr>
        <w:pStyle w:val="afff9"/>
        <w:rPr>
          <w:del w:id="20259" w:author="קלוד" w:date="2026-10-11T09:07:15Z"/>
          <w:rStyle w:val="afffe"/>
          <w:b/>
          <w:bCs w:val="0"/>
          <w:sz w:val="20"/>
          <w:rtl/>
        </w:rPr>
      </w:pPr>
      <w:del w:id="20257" w:author="קלוד" w:date="2026-10-11T09:07:15Z">
        <w:r w:rsidRPr="00146180">
          <w:rPr>
            <w:rStyle w:val="afffe"/>
            <w:rFonts w:hint="cs"/>
            <w:bCs w:val="0"/>
            <w:sz w:val="20"/>
            <w:rtl/>
          </w:rPr>
          <w:delText xml:space="preserve">משנה</w:delText>
        </w:r>
      </w:del>
      <w:del w:id="20258" w:author="קלוד" w:date="2026-10-11T09:07:15Z">
        <w:r w:rsidRPr="00146180">
          <w:rPr>
            <w:rStyle w:val="afffe"/>
            <w:bCs w:val="0"/>
            <w:sz w:val="20"/>
            <w:rtl/>
          </w:rPr>
          <w:delText xml:space="preserve">.</w:delText>
        </w:r>
      </w:del>
    </w:p>
    <w:p w:rsidR="00E9703F" w:rsidRPr="009757B9" w:rsidRDefault="00E9703F" w:rsidP="00E9703F">
      <w:pPr>
        <w:pStyle w:val="afff9"/>
        <w:spacing w:before="120"/>
        <w:rPr>
          <w:rStyle w:val="afffe"/>
          <w:b/>
          <w:bCs w:val="0"/>
          <w:sz w:val="20"/>
          <w:rtl/>
        </w:rPr>
        <w:pPrChange w:id="90059" w:author="קלוד" w:date="2026-10-11T12:09:42Z">
          <w:pPr>
            <w:pStyle w:val="afff9"/>
          </w:pPr>
        </w:pPrChange>
      </w:pPr>
      <w:r w:rsidRPr="00146180">
        <w:rPr>
          <w:rStyle w:val="afffe"/>
          <w:rFonts w:hint="cs"/>
          <w:bCs w:val="0"/>
          <w:rtl/>
          <w:rPrChange w:id="40432" w:author="Claude" w:date="2026-10-11T09:07:39Z">
            <w:rPr>
              <w:rStyle w:val="afffe"/>
              <w:rFonts w:hint="cs"/>
              <w:bCs w:val="0"/>
              <w:sz w:val="20"/>
              <w:rtl/>
            </w:rPr>
          </w:rPrChange>
        </w:rPr>
        <w:t>הנוטל</w:t>
      </w:r>
      <w:r w:rsidRPr="00146180">
        <w:rPr>
          <w:rStyle w:val="afffe"/>
          <w:bCs w:val="0"/>
          <w:rtl/>
          <w:rPrChange w:id="40433" w:author="Claude" w:date="2026-10-11T09:07:39Z">
            <w:rPr>
              <w:rStyle w:val="afffe"/>
              <w:bCs w:val="0"/>
              <w:sz w:val="20"/>
              <w:rtl/>
            </w:rPr>
          </w:rPrChange>
        </w:rPr>
        <w:t xml:space="preserve"> </w:t>
      </w:r>
      <w:r w:rsidRPr="00146180">
        <w:rPr>
          <w:rStyle w:val="afffe"/>
          <w:rFonts w:hint="cs"/>
          <w:bCs w:val="0"/>
          <w:rtl/>
          <w:rPrChange w:id="40434" w:author="Claude" w:date="2026-10-11T09:07:39Z">
            <w:rPr>
              <w:rStyle w:val="afffe"/>
              <w:rFonts w:hint="cs"/>
              <w:bCs w:val="0"/>
              <w:sz w:val="20"/>
              <w:rtl/>
            </w:rPr>
          </w:rPrChange>
        </w:rPr>
        <w:t>צפרניו</w:t>
      </w:r>
      <w:r w:rsidRPr="00146180">
        <w:rPr>
          <w:rStyle w:val="afffe"/>
          <w:bCs w:val="0"/>
          <w:rtl/>
          <w:rPrChange w:id="40435" w:author="Claude" w:date="2026-10-11T09:07:39Z">
            <w:rPr>
              <w:rStyle w:val="afffe"/>
              <w:bCs w:val="0"/>
              <w:sz w:val="20"/>
              <w:rtl/>
            </w:rPr>
          </w:rPrChange>
        </w:rPr>
        <w:t xml:space="preserve"> </w:t>
      </w:r>
      <w:r w:rsidRPr="00146180">
        <w:rPr>
          <w:rStyle w:val="afffe"/>
          <w:rFonts w:hint="cs"/>
          <w:bCs w:val="0"/>
          <w:rtl/>
          <w:rPrChange w:id="40436" w:author="Claude" w:date="2026-10-11T09:07:39Z">
            <w:rPr>
              <w:rStyle w:val="afffe"/>
              <w:rFonts w:hint="cs"/>
              <w:bCs w:val="0"/>
              <w:sz w:val="20"/>
              <w:rtl/>
            </w:rPr>
          </w:rPrChange>
        </w:rPr>
        <w:t>זו</w:t>
      </w:r>
      <w:r w:rsidRPr="00146180">
        <w:rPr>
          <w:rStyle w:val="afffe"/>
          <w:bCs w:val="0"/>
          <w:rtl/>
          <w:rPrChange w:id="40437" w:author="Claude" w:date="2026-10-11T09:07:39Z">
            <w:rPr>
              <w:rStyle w:val="afffe"/>
              <w:bCs w:val="0"/>
              <w:sz w:val="20"/>
              <w:rtl/>
            </w:rPr>
          </w:rPrChange>
        </w:rPr>
        <w:t xml:space="preserve"> </w:t>
      </w:r>
      <w:r w:rsidRPr="00146180">
        <w:rPr>
          <w:rStyle w:val="afffe"/>
          <w:rFonts w:hint="cs"/>
          <w:bCs w:val="0"/>
          <w:rtl/>
          <w:rPrChange w:id="40438" w:author="Claude" w:date="2026-10-11T09:07:39Z">
            <w:rPr>
              <w:rStyle w:val="afffe"/>
              <w:rFonts w:hint="cs"/>
              <w:bCs w:val="0"/>
              <w:sz w:val="20"/>
              <w:rtl/>
            </w:rPr>
          </w:rPrChange>
        </w:rPr>
        <w:t>בזו</w:t>
      </w:r>
      <w:r w:rsidRPr="00146180">
        <w:rPr>
          <w:rStyle w:val="afffe"/>
          <w:bCs w:val="0"/>
          <w:rtl/>
          <w:rPrChange w:id="40439" w:author="Claude" w:date="2026-10-11T09:07:39Z">
            <w:rPr>
              <w:rStyle w:val="afffe"/>
              <w:bCs w:val="0"/>
              <w:sz w:val="20"/>
              <w:rtl/>
            </w:rPr>
          </w:rPrChange>
        </w:rPr>
        <w:t xml:space="preserve">, </w:t>
      </w:r>
      <w:r w:rsidRPr="00146180">
        <w:rPr>
          <w:rStyle w:val="afffe"/>
          <w:rFonts w:hint="cs"/>
          <w:bCs w:val="0"/>
          <w:rtl/>
          <w:rPrChange w:id="40440" w:author="Claude" w:date="2026-10-11T09:07:39Z">
            <w:rPr>
              <w:rStyle w:val="afffe"/>
              <w:rFonts w:hint="cs"/>
              <w:bCs w:val="0"/>
              <w:sz w:val="20"/>
              <w:rtl/>
            </w:rPr>
          </w:rPrChange>
        </w:rPr>
        <w:t>או</w:t>
      </w:r>
      <w:r w:rsidRPr="00146180">
        <w:rPr>
          <w:rStyle w:val="afffe"/>
          <w:bCs w:val="0"/>
          <w:rtl/>
          <w:rPrChange w:id="40441" w:author="Claude" w:date="2026-10-11T09:07:39Z">
            <w:rPr>
              <w:rStyle w:val="afffe"/>
              <w:bCs w:val="0"/>
              <w:sz w:val="20"/>
              <w:rtl/>
            </w:rPr>
          </w:rPrChange>
        </w:rPr>
        <w:t xml:space="preserve"> </w:t>
      </w:r>
      <w:r w:rsidRPr="00146180">
        <w:rPr>
          <w:rStyle w:val="afffe"/>
          <w:rFonts w:hint="cs"/>
          <w:bCs w:val="0"/>
          <w:rtl/>
          <w:rPrChange w:id="40442" w:author="Claude" w:date="2026-10-11T09:07:39Z">
            <w:rPr>
              <w:rStyle w:val="afffe"/>
              <w:rFonts w:hint="cs"/>
              <w:bCs w:val="0"/>
              <w:sz w:val="20"/>
              <w:rtl/>
            </w:rPr>
          </w:rPrChange>
        </w:rPr>
        <w:t>בשיניו</w:t>
      </w:r>
      <w:r w:rsidRPr="00146180">
        <w:rPr>
          <w:rStyle w:val="afffe"/>
          <w:bCs w:val="0"/>
          <w:rtl/>
          <w:rPrChange w:id="40443" w:author="Claude" w:date="2026-10-11T09:07:39Z">
            <w:rPr>
              <w:rStyle w:val="afffe"/>
              <w:bCs w:val="0"/>
              <w:sz w:val="20"/>
              <w:rtl/>
            </w:rPr>
          </w:rPrChange>
        </w:rPr>
        <w:t xml:space="preserve">, </w:t>
      </w:r>
      <w:r w:rsidRPr="00146180">
        <w:rPr>
          <w:rStyle w:val="afffe"/>
          <w:rFonts w:hint="cs"/>
          <w:bCs w:val="0"/>
          <w:rtl/>
          <w:rPrChange w:id="40444" w:author="Claude" w:date="2026-10-11T09:07:39Z">
            <w:rPr>
              <w:rStyle w:val="afffe"/>
              <w:rFonts w:hint="cs"/>
              <w:bCs w:val="0"/>
              <w:sz w:val="20"/>
              <w:rtl/>
            </w:rPr>
          </w:rPrChange>
        </w:rPr>
        <w:t>וכן</w:t>
      </w:r>
      <w:r w:rsidRPr="00146180">
        <w:rPr>
          <w:rStyle w:val="afffe"/>
          <w:bCs w:val="0"/>
          <w:rtl/>
          <w:rPrChange w:id="40445" w:author="Claude" w:date="2026-10-11T09:07:39Z">
            <w:rPr>
              <w:rStyle w:val="afffe"/>
              <w:bCs w:val="0"/>
              <w:sz w:val="20"/>
              <w:rtl/>
            </w:rPr>
          </w:rPrChange>
        </w:rPr>
        <w:t xml:space="preserve"> </w:t>
      </w:r>
      <w:r w:rsidRPr="00146180">
        <w:rPr>
          <w:rStyle w:val="afffe"/>
          <w:rFonts w:hint="cs"/>
          <w:bCs w:val="0"/>
          <w:rtl/>
          <w:rPrChange w:id="40446" w:author="Claude" w:date="2026-10-11T09:07:39Z">
            <w:rPr>
              <w:rStyle w:val="afffe"/>
              <w:rFonts w:hint="cs"/>
              <w:bCs w:val="0"/>
              <w:sz w:val="20"/>
              <w:rtl/>
            </w:rPr>
          </w:rPrChange>
        </w:rPr>
        <w:t>שערו</w:t>
      </w:r>
      <w:r w:rsidRPr="00146180">
        <w:rPr>
          <w:rStyle w:val="afffe"/>
          <w:bCs w:val="0"/>
          <w:rtl/>
          <w:rPrChange w:id="40447" w:author="Claude" w:date="2026-10-11T09:07:39Z">
            <w:rPr>
              <w:rStyle w:val="afffe"/>
              <w:bCs w:val="0"/>
              <w:sz w:val="20"/>
              <w:rtl/>
            </w:rPr>
          </w:rPrChange>
        </w:rPr>
        <w:t xml:space="preserve">, </w:t>
      </w:r>
      <w:r w:rsidRPr="00146180">
        <w:rPr>
          <w:rStyle w:val="afffe"/>
          <w:rFonts w:hint="cs"/>
          <w:bCs w:val="0"/>
          <w:rtl/>
          <w:rPrChange w:id="40448" w:author="Claude" w:date="2026-10-11T09:07:39Z">
            <w:rPr>
              <w:rStyle w:val="afffe"/>
              <w:rFonts w:hint="cs"/>
              <w:bCs w:val="0"/>
              <w:sz w:val="20"/>
              <w:rtl/>
            </w:rPr>
          </w:rPrChange>
        </w:rPr>
        <w:t>וכן</w:t>
      </w:r>
      <w:r w:rsidRPr="00146180">
        <w:rPr>
          <w:rStyle w:val="afffe"/>
          <w:bCs w:val="0"/>
          <w:rtl/>
          <w:rPrChange w:id="40449" w:author="Claude" w:date="2026-10-11T09:07:39Z">
            <w:rPr>
              <w:rStyle w:val="afffe"/>
              <w:bCs w:val="0"/>
              <w:sz w:val="20"/>
              <w:rtl/>
            </w:rPr>
          </w:rPrChange>
        </w:rPr>
        <w:t xml:space="preserve"> </w:t>
      </w:r>
      <w:r w:rsidRPr="00146180">
        <w:rPr>
          <w:rStyle w:val="afffe"/>
          <w:rFonts w:hint="cs"/>
          <w:bCs w:val="0"/>
          <w:rtl/>
          <w:rPrChange w:id="40450" w:author="Claude" w:date="2026-10-11T09:07:39Z">
            <w:rPr>
              <w:rStyle w:val="afffe"/>
              <w:rFonts w:hint="cs"/>
              <w:bCs w:val="0"/>
              <w:sz w:val="20"/>
              <w:rtl/>
            </w:rPr>
          </w:rPrChange>
        </w:rPr>
        <w:t>שפמו</w:t>
      </w:r>
      <w:r w:rsidRPr="00146180">
        <w:rPr>
          <w:rStyle w:val="afffe"/>
          <w:bCs w:val="0"/>
          <w:rtl/>
          <w:rPrChange w:id="40451" w:author="Claude" w:date="2026-10-11T09:07:39Z">
            <w:rPr>
              <w:rStyle w:val="afffe"/>
              <w:bCs w:val="0"/>
              <w:sz w:val="20"/>
              <w:rtl/>
            </w:rPr>
          </w:rPrChange>
        </w:rPr>
        <w:t xml:space="preserve">, </w:t>
      </w:r>
      <w:r w:rsidRPr="00146180">
        <w:rPr>
          <w:rStyle w:val="afffe"/>
          <w:rFonts w:hint="cs"/>
          <w:bCs w:val="0"/>
          <w:rtl/>
          <w:rPrChange w:id="40452" w:author="Claude" w:date="2026-10-11T09:07:39Z">
            <w:rPr>
              <w:rStyle w:val="afffe"/>
              <w:rFonts w:hint="cs"/>
              <w:bCs w:val="0"/>
              <w:sz w:val="20"/>
              <w:rtl/>
            </w:rPr>
          </w:rPrChange>
        </w:rPr>
        <w:t>וכן</w:t>
      </w:r>
      <w:r w:rsidRPr="00146180">
        <w:rPr>
          <w:rStyle w:val="afffe"/>
          <w:bCs w:val="0"/>
          <w:rtl/>
          <w:rPrChange w:id="40453" w:author="Claude" w:date="2026-10-11T09:07:39Z">
            <w:rPr>
              <w:rStyle w:val="afffe"/>
              <w:bCs w:val="0"/>
              <w:sz w:val="20"/>
              <w:rtl/>
            </w:rPr>
          </w:rPrChange>
        </w:rPr>
        <w:t xml:space="preserve"> </w:t>
      </w:r>
      <w:r w:rsidRPr="00146180">
        <w:rPr>
          <w:rStyle w:val="afffe"/>
          <w:rFonts w:hint="cs"/>
          <w:bCs w:val="0"/>
          <w:rtl/>
          <w:rPrChange w:id="40454" w:author="Claude" w:date="2026-10-11T09:07:39Z">
            <w:rPr>
              <w:rStyle w:val="afffe"/>
              <w:rFonts w:hint="cs"/>
              <w:bCs w:val="0"/>
              <w:sz w:val="20"/>
              <w:rtl/>
            </w:rPr>
          </w:rPrChange>
        </w:rPr>
        <w:t>זקנו</w:t>
      </w:r>
      <w:r w:rsidRPr="00146180">
        <w:rPr>
          <w:rStyle w:val="afffe"/>
          <w:bCs w:val="0"/>
          <w:rtl/>
          <w:rPrChange w:id="40455" w:author="Claude" w:date="2026-10-11T09:07:39Z">
            <w:rPr>
              <w:rStyle w:val="afffe"/>
              <w:bCs w:val="0"/>
              <w:sz w:val="20"/>
              <w:rtl/>
            </w:rPr>
          </w:rPrChange>
        </w:rPr>
        <w:t xml:space="preserve">, </w:t>
      </w:r>
      <w:r w:rsidRPr="00146180">
        <w:rPr>
          <w:rStyle w:val="afffe"/>
          <w:rFonts w:hint="cs"/>
          <w:bCs w:val="0"/>
          <w:rtl/>
          <w:rPrChange w:id="40456" w:author="Claude" w:date="2026-10-11T09:07:39Z">
            <w:rPr>
              <w:rStyle w:val="afffe"/>
              <w:rFonts w:hint="cs"/>
              <w:bCs w:val="0"/>
              <w:sz w:val="20"/>
              <w:rtl/>
            </w:rPr>
          </w:rPrChange>
        </w:rPr>
        <w:t>וכן</w:t>
      </w:r>
      <w:r w:rsidRPr="00146180">
        <w:rPr>
          <w:rStyle w:val="afffe"/>
          <w:bCs w:val="0"/>
          <w:rtl/>
          <w:rPrChange w:id="40457" w:author="Claude" w:date="2026-10-11T09:07:39Z">
            <w:rPr>
              <w:rStyle w:val="afffe"/>
              <w:bCs w:val="0"/>
              <w:sz w:val="20"/>
              <w:rtl/>
            </w:rPr>
          </w:rPrChange>
        </w:rPr>
        <w:t xml:space="preserve"> </w:t>
      </w:r>
      <w:r w:rsidRPr="00146180">
        <w:rPr>
          <w:rStyle w:val="afffe"/>
          <w:rFonts w:hint="cs"/>
          <w:bCs w:val="0"/>
          <w:rtl/>
          <w:rPrChange w:id="40458" w:author="Claude" w:date="2026-10-11T09:07:39Z">
            <w:rPr>
              <w:rStyle w:val="afffe"/>
              <w:rFonts w:hint="cs"/>
              <w:bCs w:val="0"/>
              <w:sz w:val="20"/>
              <w:rtl/>
            </w:rPr>
          </w:rPrChange>
        </w:rPr>
        <w:t>הגודלת</w:t>
      </w:r>
      <w:r w:rsidRPr="00146180">
        <w:rPr>
          <w:rStyle w:val="afffe"/>
          <w:bCs w:val="0"/>
          <w:rtl/>
          <w:rPrChange w:id="40459" w:author="Claude" w:date="2026-10-11T09:07:39Z">
            <w:rPr>
              <w:rStyle w:val="afffe"/>
              <w:bCs w:val="0"/>
              <w:sz w:val="20"/>
              <w:rtl/>
            </w:rPr>
          </w:rPrChange>
        </w:rPr>
        <w:t xml:space="preserve">, </w:t>
      </w:r>
      <w:r w:rsidRPr="00146180">
        <w:rPr>
          <w:rStyle w:val="afffe"/>
          <w:rFonts w:hint="cs"/>
          <w:bCs w:val="0"/>
          <w:rtl/>
          <w:rPrChange w:id="40460" w:author="Claude" w:date="2026-10-11T09:07:39Z">
            <w:rPr>
              <w:rStyle w:val="afffe"/>
              <w:rFonts w:hint="cs"/>
              <w:bCs w:val="0"/>
              <w:sz w:val="20"/>
              <w:rtl/>
            </w:rPr>
          </w:rPrChange>
        </w:rPr>
        <w:t>וכן</w:t>
      </w:r>
      <w:r w:rsidRPr="00146180">
        <w:rPr>
          <w:rStyle w:val="afffe"/>
          <w:bCs w:val="0"/>
          <w:rtl/>
          <w:rPrChange w:id="40461" w:author="Claude" w:date="2026-10-11T09:07:39Z">
            <w:rPr>
              <w:rStyle w:val="afffe"/>
              <w:bCs w:val="0"/>
              <w:sz w:val="20"/>
              <w:rtl/>
            </w:rPr>
          </w:rPrChange>
        </w:rPr>
        <w:t xml:space="preserve"> </w:t>
      </w:r>
      <w:r w:rsidRPr="00146180">
        <w:rPr>
          <w:rStyle w:val="afffe"/>
          <w:rFonts w:hint="cs"/>
          <w:bCs w:val="0"/>
          <w:rtl/>
          <w:rPrChange w:id="40462" w:author="Claude" w:date="2026-10-11T09:07:39Z">
            <w:rPr>
              <w:rStyle w:val="afffe"/>
              <w:rFonts w:hint="cs"/>
              <w:bCs w:val="0"/>
              <w:sz w:val="20"/>
              <w:rtl/>
            </w:rPr>
          </w:rPrChange>
        </w:rPr>
        <w:t>הכוחלת</w:t>
      </w:r>
      <w:r w:rsidRPr="00146180">
        <w:rPr>
          <w:rStyle w:val="afffe"/>
          <w:bCs w:val="0"/>
          <w:rtl/>
          <w:rPrChange w:id="40463" w:author="Claude" w:date="2026-10-11T09:07:39Z">
            <w:rPr>
              <w:rStyle w:val="afffe"/>
              <w:bCs w:val="0"/>
              <w:sz w:val="20"/>
              <w:rtl/>
            </w:rPr>
          </w:rPrChange>
        </w:rPr>
        <w:t xml:space="preserve">, </w:t>
      </w:r>
      <w:r w:rsidRPr="00146180">
        <w:rPr>
          <w:rStyle w:val="afffe"/>
          <w:rFonts w:hint="cs"/>
          <w:bCs w:val="0"/>
          <w:rtl/>
          <w:rPrChange w:id="40464" w:author="Claude" w:date="2026-10-11T09:07:39Z">
            <w:rPr>
              <w:rStyle w:val="afffe"/>
              <w:rFonts w:hint="cs"/>
              <w:bCs w:val="0"/>
              <w:sz w:val="20"/>
              <w:rtl/>
            </w:rPr>
          </w:rPrChange>
        </w:rPr>
        <w:t>וכן</w:t>
      </w:r>
      <w:r w:rsidRPr="00146180">
        <w:rPr>
          <w:rStyle w:val="afffe"/>
          <w:bCs w:val="0"/>
          <w:rtl/>
          <w:rPrChange w:id="40465" w:author="Claude" w:date="2026-10-11T09:07:39Z">
            <w:rPr>
              <w:rStyle w:val="afffe"/>
              <w:bCs w:val="0"/>
              <w:sz w:val="20"/>
              <w:rtl/>
            </w:rPr>
          </w:rPrChange>
        </w:rPr>
        <w:t xml:space="preserve"> </w:t>
      </w:r>
      <w:r w:rsidRPr="00146180">
        <w:rPr>
          <w:rStyle w:val="afffe"/>
          <w:rFonts w:hint="cs"/>
          <w:bCs w:val="0"/>
          <w:rtl/>
          <w:rPrChange w:id="40466" w:author="Claude" w:date="2026-10-11T09:07:39Z">
            <w:rPr>
              <w:rStyle w:val="afffe"/>
              <w:rFonts w:hint="cs"/>
              <w:bCs w:val="0"/>
              <w:sz w:val="20"/>
              <w:rtl/>
            </w:rPr>
          </w:rPrChange>
        </w:rPr>
        <w:t>הפוקסת</w:t>
      </w:r>
      <w:r w:rsidRPr="00146180">
        <w:rPr>
          <w:rStyle w:val="afffe"/>
          <w:bCs w:val="0"/>
          <w:rtl/>
          <w:rPrChange w:id="40467" w:author="Claude" w:date="2026-10-11T09:07:39Z">
            <w:rPr>
              <w:rStyle w:val="afffe"/>
              <w:bCs w:val="0"/>
              <w:sz w:val="20"/>
              <w:rtl/>
            </w:rPr>
          </w:rPrChange>
        </w:rPr>
        <w:t xml:space="preserve"> - </w:t>
      </w:r>
      <w:r w:rsidRPr="00146180">
        <w:rPr>
          <w:rStyle w:val="afffe"/>
          <w:rFonts w:hint="cs"/>
          <w:bCs w:val="0"/>
          <w:rtl/>
          <w:rPrChange w:id="40468" w:author="Claude" w:date="2026-10-11T09:07:39Z">
            <w:rPr>
              <w:rStyle w:val="afffe"/>
              <w:rFonts w:hint="cs"/>
              <w:bCs w:val="0"/>
              <w:sz w:val="20"/>
              <w:rtl/>
            </w:rPr>
          </w:rPrChange>
        </w:rPr>
        <w:t>רבי</w:t>
      </w:r>
      <w:r w:rsidRPr="00146180">
        <w:rPr>
          <w:rStyle w:val="afffe"/>
          <w:bCs w:val="0"/>
          <w:rtl/>
          <w:rPrChange w:id="40469" w:author="Claude" w:date="2026-10-11T09:07:39Z">
            <w:rPr>
              <w:rStyle w:val="afffe"/>
              <w:bCs w:val="0"/>
              <w:sz w:val="20"/>
              <w:rtl/>
            </w:rPr>
          </w:rPrChange>
        </w:rPr>
        <w:t xml:space="preserve"> </w:t>
      </w:r>
      <w:r w:rsidRPr="00146180">
        <w:rPr>
          <w:rStyle w:val="afffe"/>
          <w:rFonts w:hint="cs"/>
          <w:bCs w:val="0"/>
          <w:rtl/>
          <w:rPrChange w:id="40470" w:author="Claude" w:date="2026-10-11T09:07:39Z">
            <w:rPr>
              <w:rStyle w:val="afffe"/>
              <w:rFonts w:hint="cs"/>
              <w:bCs w:val="0"/>
              <w:sz w:val="20"/>
              <w:rtl/>
            </w:rPr>
          </w:rPrChange>
        </w:rPr>
        <w:t>אליעזר</w:t>
      </w:r>
      <w:r w:rsidRPr="00146180">
        <w:rPr>
          <w:rStyle w:val="afffe"/>
          <w:bCs w:val="0"/>
          <w:rtl/>
          <w:rPrChange w:id="40471" w:author="Claude" w:date="2026-10-11T09:07:39Z">
            <w:rPr>
              <w:rStyle w:val="afffe"/>
              <w:bCs w:val="0"/>
              <w:sz w:val="20"/>
              <w:rtl/>
            </w:rPr>
          </w:rPrChange>
        </w:rPr>
        <w:t xml:space="preserve"> </w:t>
      </w:r>
      <w:r w:rsidRPr="00146180">
        <w:rPr>
          <w:rStyle w:val="afffe"/>
          <w:rFonts w:hint="cs"/>
          <w:bCs w:val="0"/>
          <w:rtl/>
          <w:rPrChange w:id="40472" w:author="Claude" w:date="2026-10-11T09:07:39Z">
            <w:rPr>
              <w:rStyle w:val="afffe"/>
              <w:rFonts w:hint="cs"/>
              <w:bCs w:val="0"/>
              <w:sz w:val="20"/>
              <w:rtl/>
            </w:rPr>
          </w:rPrChange>
        </w:rPr>
        <w:t>מחייב</w:t>
      </w:r>
      <w:r w:rsidRPr="00146180">
        <w:rPr>
          <w:rStyle w:val="afffe"/>
          <w:bCs w:val="0"/>
          <w:rtl/>
          <w:rPrChange w:id="40473" w:author="Claude" w:date="2026-10-11T09:07:39Z">
            <w:rPr>
              <w:rStyle w:val="afffe"/>
              <w:bCs w:val="0"/>
              <w:sz w:val="20"/>
              <w:rtl/>
            </w:rPr>
          </w:rPrChange>
        </w:rPr>
        <w:t xml:space="preserve">, </w:t>
      </w:r>
      <w:r w:rsidRPr="00146180">
        <w:rPr>
          <w:rStyle w:val="afffe"/>
          <w:rFonts w:hint="cs"/>
          <w:bCs w:val="0"/>
          <w:rtl/>
          <w:rPrChange w:id="40474" w:author="Claude" w:date="2026-10-11T09:07:39Z">
            <w:rPr>
              <w:rStyle w:val="afffe"/>
              <w:rFonts w:hint="cs"/>
              <w:bCs w:val="0"/>
              <w:sz w:val="20"/>
              <w:rtl/>
            </w:rPr>
          </w:rPrChange>
        </w:rPr>
        <w:t>וחכמים</w:t>
      </w:r>
      <w:r w:rsidRPr="00146180">
        <w:rPr>
          <w:rStyle w:val="afffe"/>
          <w:bCs w:val="0"/>
          <w:rtl/>
          <w:rPrChange w:id="40475" w:author="Claude" w:date="2026-10-11T09:07:39Z">
            <w:rPr>
              <w:rStyle w:val="afffe"/>
              <w:bCs w:val="0"/>
              <w:sz w:val="20"/>
              <w:rtl/>
            </w:rPr>
          </w:rPrChange>
        </w:rPr>
        <w:t xml:space="preserve"> </w:t>
      </w:r>
      <w:r w:rsidRPr="00146180">
        <w:rPr>
          <w:rStyle w:val="afffe"/>
          <w:rFonts w:hint="cs"/>
          <w:bCs w:val="0"/>
          <w:rtl/>
          <w:rPrChange w:id="40476" w:author="Claude" w:date="2026-10-11T09:07:39Z">
            <w:rPr>
              <w:rStyle w:val="afffe"/>
              <w:rFonts w:hint="cs"/>
              <w:bCs w:val="0"/>
              <w:sz w:val="20"/>
              <w:rtl/>
            </w:rPr>
          </w:rPrChange>
        </w:rPr>
        <w:t>אוסרין</w:t>
      </w:r>
      <w:r w:rsidRPr="00146180">
        <w:rPr>
          <w:rStyle w:val="afffe"/>
          <w:bCs w:val="0"/>
          <w:rtl/>
          <w:rPrChange w:id="40477" w:author="Claude" w:date="2026-10-11T09:07:39Z">
            <w:rPr>
              <w:rStyle w:val="afffe"/>
              <w:bCs w:val="0"/>
              <w:sz w:val="20"/>
              <w:rtl/>
            </w:rPr>
          </w:rPrChange>
        </w:rPr>
        <w:t xml:space="preserve"> </w:t>
      </w:r>
      <w:r w:rsidRPr="00146180">
        <w:rPr>
          <w:rStyle w:val="afffe"/>
          <w:rFonts w:hint="cs"/>
          <w:bCs w:val="0"/>
          <w:rtl/>
          <w:rPrChange w:id="40478" w:author="Claude" w:date="2026-10-11T09:07:39Z">
            <w:rPr>
              <w:rStyle w:val="afffe"/>
              <w:rFonts w:hint="cs"/>
              <w:bCs w:val="0"/>
              <w:sz w:val="20"/>
              <w:rtl/>
            </w:rPr>
          </w:rPrChange>
        </w:rPr>
        <w:t>משום</w:t>
      </w:r>
      <w:r w:rsidRPr="00146180">
        <w:rPr>
          <w:rStyle w:val="afffe"/>
          <w:bCs w:val="0"/>
          <w:rtl/>
          <w:rPrChange w:id="40479" w:author="Claude" w:date="2026-10-11T09:07:39Z">
            <w:rPr>
              <w:rStyle w:val="afffe"/>
              <w:bCs w:val="0"/>
              <w:sz w:val="20"/>
              <w:rtl/>
            </w:rPr>
          </w:rPrChange>
        </w:rPr>
        <w:t xml:space="preserve"> </w:t>
      </w:r>
      <w:r w:rsidRPr="00146180">
        <w:rPr>
          <w:rStyle w:val="afffe"/>
          <w:rFonts w:hint="cs"/>
          <w:bCs w:val="0"/>
          <w:rtl/>
          <w:rPrChange w:id="40480" w:author="Claude" w:date="2026-10-11T09:07:39Z">
            <w:rPr>
              <w:rStyle w:val="afffe"/>
              <w:rFonts w:hint="cs"/>
              <w:bCs w:val="0"/>
              <w:sz w:val="20"/>
              <w:rtl/>
            </w:rPr>
          </w:rPrChange>
        </w:rPr>
        <w:t>שבות</w:t>
      </w:r>
      <w:r w:rsidRPr="00146180">
        <w:rPr>
          <w:rStyle w:val="afffe"/>
          <w:bCs w:val="0"/>
          <w:rtl/>
          <w:rPrChange w:id="40481" w:author="Claude" w:date="2026-10-11T09:07:39Z">
            <w:rPr>
              <w:rStyle w:val="afffe"/>
              <w:bCs w:val="0"/>
              <w:sz w:val="20"/>
              <w:rtl/>
            </w:rPr>
          </w:rPrChange>
        </w:rPr>
        <w:t>.</w:t>
      </w:r>
    </w:p>
    <w:p w:rsidR="00E9703F" w:rsidRDefault="00E9703F" w:rsidP="00E9703F">
      <w:pPr>
        <w:pStyle w:val="affffd"/>
        <w:spacing w:after="0"/>
        <w:rPr>
          <w:del w:id="90071" w:author="מנוע עיצוב" w:date="2026-10-11T12:09:26Z"/>
          <w:rFonts w:ascii="MS Mincho" w:hAnsi="MS Mincho"/>
          <w:bCs w:val="0"/>
          <w:rtl/>
        </w:rPr>
      </w:pPr>
      <w:del w:id="90070"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103" w:author="קלוד" w:date="2026-10-11T09:07:15Z">
          <w:pPr>
            <w:pStyle w:val="affff1"/>
            <w:rPr>
              <w:b w:val="0"/>
              <w:rtl/>
            </w:rPr>
          </w:pPr>
        </w:pPrChange>
      </w:pPr>
      <w:r w:rsidRPr="00146180">
        <w:rPr>
          <w:rStyle w:val="afffe"/>
          <w:b w:val="0"/>
          <w:rtl/>
        </w:rPr>
        <w:t>רבי אליעזר מחייב, וחכמים אוסרין משום שבות</w:t>
      </w:r>
      <w:r w:rsidRPr="009757B9">
        <w:rPr>
          <w:rtl/>
        </w:rPr>
        <w:t>.</w:t>
      </w:r>
    </w:p>
    <w:p w:rsidR="00E9703F" w:rsidRPr="006F178A" w:rsidRDefault="00E9703F" w:rsidP="00E9703F">
      <w:pPr>
        <w:rPr>
          <w:rtl/>
        </w:rPr>
      </w:pPr>
      <w:r w:rsidRPr="006F178A">
        <w:rPr>
          <w:rFonts w:ascii="Fb Fontext" w:hAnsi="Fb Fontext"/>
          <w:rtl/>
        </w:rPr>
        <w:t>ו</w:t>
      </w:r>
      <w:r w:rsidRPr="006F178A">
        <w:rPr>
          <w:rFonts w:ascii="Fb Fontext" w:hAnsi="Fb Fontext"/>
          <w:b/>
          <w:bCs/>
          <w:rtl/>
        </w:rPr>
        <w:t>הכל מודים</w:t>
      </w:r>
      <w:r w:rsidRPr="006F178A">
        <w:rPr>
          <w:rFonts w:ascii="Fb Fontext" w:hAnsi="Fb Fontext"/>
          <w:rtl/>
        </w:rPr>
        <w:t xml:space="preserve"> דבכלי חייב בכל גוונא.</w:t>
      </w:r>
    </w:p>
    <w:p w:rsidR="00E9703F" w:rsidRPr="006F178A" w:rsidRDefault="00E9703F" w:rsidP="00E9703F">
      <w:pPr>
        <w:rPr>
          <w:rtl/>
        </w:rPr>
      </w:pPr>
      <w:r w:rsidRPr="006F178A">
        <w:rPr>
          <w:rtl/>
        </w:rPr>
        <w:t xml:space="preserve">ולחבירו פטור </w:t>
      </w:r>
      <w:r w:rsidRPr="006F178A">
        <w:rPr>
          <w:rtl/>
        </w:rPr>
        <w:t xml:space="preserve">וקמ"ל</w:t>
      </w:r>
      <w:r w:rsidRPr="006F178A">
        <w:rPr>
          <w:rtl/>
        </w:rPr>
        <w:t xml:space="preserve"> להודיעך כוחן דרבנן.</w:t>
      </w:r>
    </w:p>
    <w:p w:rsidR="00E9703F" w:rsidRDefault="00E9703F" w:rsidP="00E9703F">
      <w:pPr>
        <w:rPr>
          <w:rtl/>
        </w:rPr>
      </w:pPr>
      <w:r w:rsidRPr="006F178A">
        <w:rPr>
          <w:rtl/>
        </w:rPr>
        <w:t>ו</w:t>
      </w:r>
      <w:r w:rsidRPr="006F178A">
        <w:rPr>
          <w:b/>
          <w:bCs/>
          <w:rtl/>
        </w:rPr>
        <w:t>הלכתא</w:t>
      </w:r>
      <w:r w:rsidRPr="006F178A">
        <w:rPr>
          <w:rtl/>
        </w:rPr>
        <w:t xml:space="preserve"> כרבנן דביד פטור בין לו בין לאחר, ובכלי חייב מיהו איסור </w:t>
      </w:r>
      <w:ins w:id="91437" w:author="מנוע מכני" w:date="2026-10-11T12:04:39Z">
        <w:r>
          <w:rPr>
            <w:rtl/>
          </w:rPr>
          <w:t xml:space="preserve">יש</w:t>
        </w:r>
      </w:ins>
      <w:del w:id="91438" w:author="מנוע מכני" w:date="2026-10-11T12:04:39Z">
        <w:r w:rsidRPr="006F178A">
          <w:rPr>
            <w:rtl/>
          </w:rPr>
          <w:delText xml:space="preserve">איכא</w:delText>
        </w:r>
      </w:del>
      <w:r w:rsidRPr="006F178A">
        <w:rPr>
          <w:rtl/>
        </w:rPr>
        <w:t xml:space="preserve"> גם ביד [</w:t>
      </w:r>
      <w:r w:rsidRPr="006F178A">
        <w:rPr>
          <w:rStyle w:val="2fb"/>
          <w:rtl/>
        </w:rPr>
        <w:t xml:space="preserve">ר"מ</w:t>
      </w:r>
      <w:r w:rsidRPr="006F178A">
        <w:rPr>
          <w:rtl/>
        </w:rPr>
        <w:t xml:space="preserve"> וב"י]</w:t>
      </w:r>
    </w:p>
    <w:p>
      <w:pPr>
        <w:pStyle w:val="afffff8"/>
        <w:rPr>
          <w:ins w:id="90615" w:author="קלוד" w:date="2026-10-11T12:33:55Z"/>
        </w:rPr>
      </w:pPr>
      <w:ins w:id="90616" w:author="קלוד" w:date="2026-10-11T12:33:55Z">
        <w:r>
          <w:rPr>
            <w:color w:val="7B3F00"/>
          </w:rPr>
          <w:t xml:space="preserve">נטילת שער - שיעור מלא פי הזוג</w:t>
        </w:r>
      </w:ins>
    </w:p>
    <w:p w:rsidR="00E9703F" w:rsidRPr="006F178A" w:rsidRDefault="00E9703F" w:rsidP="00E9703F">
      <w:pPr>
        <w:rPr>
          <w:rtl/>
        </w:rPr>
      </w:pPr>
      <w:r w:rsidRPr="006F178A">
        <w:rPr>
          <w:rStyle w:val="afffe"/>
          <w:rFonts w:ascii="Fb Fontext" w:hAnsi="Fb Fontext"/>
          <w:rtl/>
        </w:rPr>
        <w:t>שערו</w:t>
      </w:r>
      <w:r w:rsidRPr="006F178A">
        <w:rPr>
          <w:rtl/>
        </w:rPr>
        <w:t xml:space="preserve"> הנוטל מלא פי הזוג - חייב.</w:t>
      </w:r>
    </w:p>
    <w:p w:rsidR="00E9703F" w:rsidRPr="009757B9" w:rsidRDefault="00E9703F" w:rsidP="00E9703F">
      <w:pPr>
        <w:rPr>
          <w:rFonts w:cs="Guttman Vilna"/>
          <w:b/>
          <w:bCs/>
          <w:rtl/>
        </w:rPr>
      </w:pPr>
      <w:r w:rsidRPr="006F178A">
        <w:rPr>
          <w:rStyle w:val="2fb"/>
          <w:rtl/>
        </w:rPr>
        <w:t xml:space="preserve">לר"י</w:t>
      </w:r>
      <w:r w:rsidRPr="006F178A">
        <w:rPr>
          <w:rtl/>
        </w:rPr>
        <w:t xml:space="preserve"> שתים ולקרחה שתים.</w:t>
      </w:r>
    </w:p>
    <w:p w:rsidR="00E9703F" w:rsidRPr="009757B9" w:rsidRDefault="00E9703F" w:rsidP="00E9703F">
      <w:pPr>
        <w:rPr>
          <w:rFonts w:cs="Guttman Vilna"/>
          <w:b/>
          <w:bCs/>
          <w:rtl/>
        </w:rPr>
      </w:pPr>
      <w:r w:rsidRPr="006F178A">
        <w:rPr>
          <w:rStyle w:val="2fb"/>
          <w:rtl/>
        </w:rPr>
        <w:t xml:space="preserve">ר"א</w:t>
      </w:r>
      <w:r w:rsidRPr="006F178A">
        <w:rPr>
          <w:rtl/>
        </w:rPr>
        <w:t xml:space="preserve"> אחת.</w:t>
      </w:r>
    </w:p>
    <w:p w:rsidR="00E9703F" w:rsidRPr="006F178A" w:rsidRDefault="00E9703F" w:rsidP="00E9703F">
      <w:pPr>
        <w:rPr>
          <w:rtl/>
        </w:rPr>
      </w:pPr>
      <w:r w:rsidRPr="006F178A">
        <w:rPr>
          <w:rtl/>
        </w:rPr>
        <w:lastRenderedPageBreak/>
        <w:t>•</w:t>
      </w:r>
      <w:r w:rsidRPr="006F178A">
        <w:rPr>
          <w:rFonts w:hint="cs"/>
          <w:rtl/>
        </w:rPr>
        <w:t xml:space="preserve"> </w:t>
      </w:r>
      <w:r w:rsidRPr="006F178A">
        <w:rPr>
          <w:rtl/>
        </w:rPr>
        <w:t xml:space="preserve">ומודים חכמים </w:t>
      </w:r>
      <w:r w:rsidRPr="006F178A">
        <w:rPr>
          <w:rStyle w:val="2fb"/>
          <w:rtl/>
        </w:rPr>
        <w:t xml:space="preserve">לר"א</w:t>
      </w:r>
      <w:r w:rsidRPr="006F178A">
        <w:rPr>
          <w:rtl/>
        </w:rPr>
        <w:t xml:space="preserve"> במלקט לבנות מתוך שחורות, </w:t>
      </w:r>
      <w:ins w:id="90417" w:author="מנוע מכני" w:date="2026-10-11T12:04:39Z">
        <w:r>
          <w:rPr>
            <w:rtl/>
          </w:rPr>
          <w:t xml:space="preserve">שאפי'</w:t>
        </w:r>
      </w:ins>
      <w:del w:id="90418" w:author="מנוע מכני" w:date="2026-10-11T12:04:39Z">
        <w:r w:rsidRPr="006F178A">
          <w:rPr>
            <w:rtl/>
          </w:rPr>
          <w:delText xml:space="preserve">שאפילו</w:delText>
        </w:r>
      </w:del>
      <w:r w:rsidRPr="006F178A">
        <w:rPr>
          <w:rtl/>
        </w:rPr>
        <w:t xml:space="preserve"> אחת חייב.</w:t>
      </w:r>
    </w:p>
    <w:p w:rsidR="00E9703F" w:rsidRPr="006F178A" w:rsidRDefault="00E9703F" w:rsidP="00E9703F">
      <w:pPr>
        <w:rPr>
          <w:rtl/>
        </w:rPr>
      </w:pPr>
      <w:r w:rsidRPr="006F178A">
        <w:rPr>
          <w:rtl/>
        </w:rPr>
        <w:t>ודבר זה - אף בחול אסור,</w:t>
      </w:r>
      <w:r w:rsidRPr="006F178A">
        <w:rPr>
          <w:rFonts w:hint="cs"/>
          <w:rtl/>
        </w:rPr>
        <w:t xml:space="preserve"> </w:t>
      </w:r>
      <w:r w:rsidRPr="006F178A">
        <w:rPr>
          <w:rtl/>
        </w:rPr>
        <w:t xml:space="preserve">מקרא </w:t>
      </w:r>
      <w:r w:rsidRPr="002F73F8">
        <w:rPr>
          <w:rStyle w:val="afffff0"/>
          <w:rtl/>
        </w:rPr>
        <w:t>ד</w:t>
      </w:r>
      <w:r w:rsidRPr="002F73F8">
        <w:rPr>
          <w:rStyle w:val="afffff0"/>
          <w:rFonts w:hint="cs"/>
          <w:rtl/>
        </w:rPr>
        <w:t>'</w:t>
      </w:r>
      <w:ins w:id="91209" w:author="Claude - סמנטי" w:date="2026-10-11T12:28:21Z">
        <w:r>
          <w:rPr>
            <w:rStyle w:val="afffff0"/>
            <w:rtl/>
          </w:rPr>
          <w:t xml:space="preserve">לֹא יִלְבַּשׁ גֶּבֶר שִׂמְלַת אִשָּׁה</w:t>
        </w:r>
      </w:ins>
      <w:del w:id="91210" w:author="Claude - סמנטי" w:date="2026-10-11T12:28:21Z">
        <w:r w:rsidRPr="002F73F8">
          <w:rPr>
            <w:rStyle w:val="afffff0"/>
            <w:rtl/>
          </w:rPr>
          <w:delText xml:space="preserve">לא ילבש גבר שמלת אשה</w:delText>
        </w:r>
      </w:del>
      <w:r w:rsidRPr="002F73F8">
        <w:rPr>
          <w:rStyle w:val="afffff0"/>
          <w:rFonts w:hint="cs"/>
          <w:rtl/>
        </w:rPr>
        <w:t>'</w:t>
      </w:r>
      <w:r w:rsidRPr="002F73F8">
        <w:rPr>
          <w:rStyle w:val="afffff0"/>
          <w:rtl/>
        </w:rPr>
        <w:t>.</w:t>
      </w:r>
    </w:p>
    <w:p>
      <w:pPr>
        <w:pStyle w:val="afffff8"/>
        <w:rPr>
          <w:ins w:id="90613" w:author="קלוד" w:date="2026-10-11T12:33:55Z"/>
        </w:rPr>
      </w:pPr>
      <w:ins w:id="90614" w:author="קלוד" w:date="2026-10-11T12:33:55Z">
        <w:r>
          <w:rPr>
            <w:color w:val="7B3F00"/>
          </w:rPr>
          <w:t xml:space="preserve">צפורן שפירש רובה - ביד מותר ובכלי חייב</w:t>
        </w:r>
      </w:ins>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רשב"א</w:t>
      </w:r>
      <w:r w:rsidRPr="006F178A">
        <w:rPr>
          <w:rtl/>
        </w:rPr>
        <w:t xml:space="preserve"> צפורן שפירש רובה, וציצין שפרשו רובן: ביד - מותר, בכלי - חייב חטאת.</w:t>
      </w:r>
    </w:p>
    <w:p>
      <w:pPr>
        <w:pStyle w:val="38"/>
        <w:rPr>
          <w:ins w:id="98139" w:author="מנוע מכני" w:date="2026-10-11T12:04:39Z"/>
        </w:rPr>
      </w:pPr>
      <w:r w:rsidRPr="006F178A">
        <w:t xml:space="preserve">ה"ק</w:t>
      </w:r>
      <w:r w:rsidRPr="006F178A">
        <w:t xml:space="preserve">:</w:t>
      </w:r>
    </w:p>
    <w:p w:rsidR="00E9703F" w:rsidRPr="009757B9" w:rsidRDefault="00E9703F" w:rsidP="00E9703F">
      <w:pPr>
        <w:rPr>
          <w:rFonts w:cs="Guttman Vilna"/>
          <w:b/>
          <w:bCs/>
          <w:rtl/>
        </w:rPr>
      </w:pPr>
      <w:del w:id="98140" w:author="מנוע מכני" w:date="2026-10-11T12:04:39Z">
        <w:r w:rsidRPr="006F178A">
          <w:rPr>
            <w:rtl/>
          </w:rPr>
          <w:delText xml:space="preserve"> </w:delText>
        </w:r>
      </w:del>
      <w:r w:rsidRPr="006F178A">
        <w:rPr>
          <w:rtl/>
        </w:rPr>
        <w:t xml:space="preserve">פירשו רובן, ביד - מותר, בכלי - פטור אבל אסור.</w:t>
      </w:r>
    </w:p>
    <w:p>
      <w:pPr>
        <w:pStyle w:val="38"/>
        <w:rPr>
          <w:ins w:id="99338" w:author="מנוע מכני" w:date="2026-10-11T12:04:39Z"/>
        </w:rPr>
      </w:pPr>
      <w:r w:rsidRPr="006F178A">
        <w:t xml:space="preserve">לא</w:t>
      </w:r>
      <w:r w:rsidRPr="006F178A">
        <w:t xml:space="preserve"> פירשו רובן,</w:t>
      </w:r>
    </w:p>
    <w:p w:rsidR="00E9703F" w:rsidRPr="009757B9" w:rsidRDefault="00E9703F" w:rsidP="00E9703F">
      <w:pPr>
        <w:rPr>
          <w:rFonts w:cs="Guttman Vilna"/>
          <w:b/>
          <w:bCs/>
          <w:rtl/>
        </w:rPr>
      </w:pPr>
      <w:del w:id="99339" w:author="מנוע מכני" w:date="2026-10-11T12:04:39Z">
        <w:r w:rsidRPr="006F178A">
          <w:rPr>
            <w:rtl/>
          </w:rPr>
          <w:delText xml:space="preserve"> </w:delText>
        </w:r>
      </w:del>
      <w:r w:rsidRPr="006F178A">
        <w:rPr>
          <w:rtl/>
        </w:rPr>
        <w:t xml:space="preserve">ביד - פטור אבל אסור, בכלי - חייב חטאת.</w:t>
      </w:r>
    </w:p>
    <w:p w:rsidR="00E9703F" w:rsidRPr="006F178A" w:rsidRDefault="00E9703F" w:rsidP="00E9703F">
      <w:pPr>
        <w:rPr>
          <w:rtl/>
        </w:rPr>
      </w:pPr>
      <w:r w:rsidRPr="006F178A">
        <w:rPr>
          <w:rStyle w:val="2fb"/>
          <w:rtl/>
        </w:rPr>
        <w:t xml:space="preserve">ר"י</w:t>
      </w:r>
      <w:r w:rsidRPr="006F178A">
        <w:rPr>
          <w:rtl/>
        </w:rPr>
        <w:t xml:space="preserve"> הלכה </w:t>
      </w:r>
      <w:r w:rsidRPr="006F178A">
        <w:rPr>
          <w:rStyle w:val="2fb"/>
          <w:rtl/>
        </w:rPr>
        <w:t xml:space="preserve">כרשב"א</w:t>
      </w:r>
      <w:r w:rsidRPr="006F178A">
        <w:rPr>
          <w:rtl/>
        </w:rPr>
        <w:t xml:space="preserve">.</w:t>
      </w:r>
    </w:p>
    <w:p w:rsidR="00E9703F" w:rsidRDefault="00E9703F" w:rsidP="00E9703F">
      <w:pPr>
        <w:rPr>
          <w:rtl/>
        </w:rPr>
      </w:pPr>
      <w:r w:rsidRPr="006F178A">
        <w:rPr>
          <w:rStyle w:val="2fb"/>
          <w:rtl/>
        </w:rPr>
        <w:t xml:space="preserve">רי"ו</w:t>
      </w:r>
      <w:r w:rsidRPr="006F178A">
        <w:rPr>
          <w:rtl/>
        </w:rPr>
        <w:t xml:space="preserve"> והוא שפרשו כלפי מעלה, ומצערות אותו. [</w:t>
      </w:r>
      <w:r w:rsidRPr="006F178A">
        <w:rPr>
          <w:rStyle w:val="2fb"/>
          <w:rtl/>
        </w:rPr>
        <w:t xml:space="preserve">רש"י</w:t>
      </w:r>
      <w:r w:rsidRPr="006F178A">
        <w:rPr>
          <w:rtl/>
        </w:rPr>
        <w:t xml:space="preserve"> כלפי אצבעותיו </w:t>
      </w:r>
      <w:r w:rsidRPr="006F178A">
        <w:rPr>
          <w:rStyle w:val="2fb"/>
          <w:rtl/>
        </w:rPr>
        <w:t xml:space="preserve">ר"ת</w:t>
      </w:r>
      <w:r w:rsidRPr="006F178A">
        <w:rPr>
          <w:rtl/>
        </w:rPr>
        <w:t xml:space="preserve"> כלפי הגוף]</w:t>
      </w:r>
    </w:p>
    <w:p w:rsidR="00E9703F" w:rsidRDefault="00E9703F" w:rsidP="00E9703F">
      <w:pPr>
        <w:pStyle w:val="affffd"/>
        <w:spacing w:after="0"/>
        <w:rPr>
          <w:del w:id="90073" w:author="מנוע עיצוב" w:date="2026-10-11T12:09:26Z"/>
          <w:rFonts w:ascii="MS Mincho" w:hAnsi="MS Mincho"/>
          <w:bCs w:val="0"/>
          <w:rtl/>
        </w:rPr>
      </w:pPr>
      <w:del w:id="90072"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צה.</w:t>
      </w:r>
    </w:p>
    <w:p w:rsidR="00E9703F" w:rsidRPr="009757B9" w:rsidRDefault="00E9703F" w:rsidP="00E9703F">
      <w:pPr>
        <w:pStyle w:val="affff1"/>
        <w:ind w:end="0"/>
        <w:rPr>
          <w:rStyle w:val="afffe"/>
          <w:b w:val="0"/>
          <w:bCs/>
          <w:rtl/>
        </w:rPr>
        <w:pPrChange w:id="20104" w:author="קלוד" w:date="2026-10-11T09:07:15Z">
          <w:pPr>
            <w:pStyle w:val="affff1"/>
            <w:rPr>
              <w:rStyle w:val="afffe"/>
              <w:b w:val="0"/>
              <w:bCs/>
              <w:rtl/>
            </w:rPr>
          </w:pPr>
        </w:pPrChange>
      </w:pPr>
      <w:ins w:id="9835" w:author="מספור קטעי משנה" w:date="2026-10-11T09:35:03Z">
        <w:r>
          <w:rPr>
            <w:rStyle w:val="MisparKeta"/>
          </w:rPr>
          <w:t xml:space="preserve">ו. </w:t>
        </w:r>
      </w:ins>
      <w:r w:rsidRPr="00146180">
        <w:rPr>
          <w:rStyle w:val="afffe"/>
          <w:rFonts w:hint="cs"/>
          <w:b w:val="0"/>
          <w:rtl/>
        </w:rPr>
        <w:t>גודלת כוחלת פוקסת</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w:t>
      </w:r>
      <w:r w:rsidRPr="006F178A">
        <w:rPr>
          <w:rFonts w:ascii="Fb Fontext" w:hAnsi="Fb Fontext"/>
          <w:rtl/>
        </w:rPr>
        <w:t xml:space="preserve"> אבהו </w:t>
      </w:r>
      <w:r w:rsidRPr="006F178A">
        <w:rPr>
          <w:rStyle w:val="afffe"/>
          <w:rFonts w:ascii="Fb Fontext" w:hAnsi="Fb Fontext"/>
          <w:rtl/>
        </w:rPr>
        <w:t>גודלת</w:t>
      </w:r>
      <w:r w:rsidRPr="006F178A">
        <w:rPr>
          <w:rFonts w:ascii="Fb Fontext" w:hAnsi="Fb Fontext"/>
          <w:rtl/>
        </w:rPr>
        <w:t xml:space="preserve"> משום אורגת, </w:t>
      </w:r>
      <w:r w:rsidRPr="006F178A">
        <w:rPr>
          <w:rStyle w:val="afffe"/>
          <w:rFonts w:ascii="Fb Fontext" w:hAnsi="Fb Fontext"/>
          <w:rtl/>
        </w:rPr>
        <w:t>כוחלת</w:t>
      </w:r>
      <w:r w:rsidRPr="006F178A">
        <w:rPr>
          <w:rFonts w:ascii="Fb Fontext" w:hAnsi="Fb Fontext"/>
          <w:rtl/>
        </w:rPr>
        <w:t xml:space="preserve"> משום כותבת, </w:t>
      </w:r>
      <w:r w:rsidRPr="006F178A">
        <w:rPr>
          <w:rStyle w:val="afffe"/>
          <w:rFonts w:ascii="Fb Fontext" w:hAnsi="Fb Fontext"/>
          <w:rtl/>
        </w:rPr>
        <w:t>פוקסת</w:t>
      </w:r>
      <w:r w:rsidRPr="006F178A">
        <w:rPr>
          <w:rFonts w:ascii="Fb Fontext" w:hAnsi="Fb Fontext"/>
          <w:rtl/>
        </w:rPr>
        <w:t xml:space="preserve"> משום טווה.</w:t>
      </w:r>
    </w:p>
    <w:p w:rsidR="00E9703F" w:rsidRPr="006F178A" w:rsidRDefault="00E9703F" w:rsidP="00E9703F">
      <w:pPr>
        <w:rPr>
          <w:rtl/>
        </w:rPr>
      </w:pPr>
      <w:ins w:id="101973" w:author="קלוד" w:date="2026-10-11T13:11:34Z">
        <w:r>
          <w:rPr>
            <w:rtl/>
          </w:rPr>
          <w:t xml:space="preserve">והקשו:</w:t>
        </w:r>
      </w:ins>
      <w:del w:id="101974" w:author="קלוד" w:date="2026-10-11T13:11:34Z">
        <w:r w:rsidRPr="006F178A">
          <w:rPr>
            <w:rtl/>
          </w:rPr>
          <w:delText xml:space="preserve">והקשו</w:delText>
        </w:r>
      </w:del>
      <w:r w:rsidRPr="006F178A">
        <w:rPr>
          <w:rtl/>
        </w:rPr>
        <w:t xml:space="preserve"> </w:t>
      </w:r>
      <w:ins w:id="101971" w:author="קלוד" w:date="2026-10-11T13:11:34Z">
        <w:r>
          <w:rPr>
            <w:rtl/>
          </w:rPr>
          <w:t xml:space="preserve">וכי</w:t>
        </w:r>
      </w:ins>
      <w:del w:id="101972" w:author="קלוד" w:date="2026-10-11T13:11:34Z">
        <w:r w:rsidRPr="006F178A">
          <w:rPr>
            <w:rtl/>
          </w:rPr>
          <w:delText xml:space="preserve">דוכי</w:delText>
        </w:r>
      </w:del>
      <w:r w:rsidRPr="006F178A">
        <w:rPr>
          <w:rtl/>
        </w:rPr>
        <w:t xml:space="preserve"> דרך אריגה בכך, וכי דרך כתיבה בכך, וכי דרך טויה </w:t>
      </w:r>
      <w:ins w:id="101969" w:author="קלוד" w:date="2026-10-11T13:11:34Z">
        <w:r>
          <w:rPr>
            <w:rtl/>
          </w:rPr>
          <w:t xml:space="preserve">בכך?</w:t>
        </w:r>
      </w:ins>
      <w:del w:id="101970" w:author="קלוד" w:date="2026-10-11T13:11:34Z">
        <w:r w:rsidRPr="006F178A">
          <w:rPr>
            <w:rtl/>
          </w:rPr>
          <w:delText xml:space="preserve">בכך –.</w:delText>
        </w:r>
      </w:del>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ריב"ח</w:t>
      </w:r>
      <w:r w:rsidRPr="006F178A">
        <w:rPr>
          <w:rtl/>
        </w:rPr>
        <w:t xml:space="preserve"> </w:t>
      </w:r>
      <w:r w:rsidRPr="006F178A">
        <w:rPr>
          <w:rStyle w:val="afffe"/>
          <w:rFonts w:ascii="Fb Fontext" w:hAnsi="Fb Fontext"/>
          <w:rtl/>
        </w:rPr>
        <w:t>כוחלת</w:t>
      </w:r>
      <w:r w:rsidRPr="006F178A">
        <w:rPr>
          <w:rtl/>
        </w:rPr>
        <w:t xml:space="preserve"> משום צובעת.</w:t>
      </w:r>
      <w:r w:rsidRPr="006F178A">
        <w:rPr>
          <w:rFonts w:hint="cs"/>
          <w:rtl/>
        </w:rPr>
        <w:t xml:space="preserve"> | </w:t>
      </w:r>
      <w:r w:rsidRPr="006F178A">
        <w:rPr>
          <w:rStyle w:val="afffe"/>
          <w:rFonts w:ascii="Fb Fontext" w:hAnsi="Fb Fontext"/>
          <w:rtl/>
        </w:rPr>
        <w:t>גודלת ופוקסת</w:t>
      </w:r>
      <w:r w:rsidRPr="006F178A">
        <w:rPr>
          <w:rtl/>
        </w:rPr>
        <w:t xml:space="preserve"> - משום </w:t>
      </w:r>
      <w:ins w:id="101975" w:author="קלוד" w:date="2026-10-11T13:11:34Z">
        <w:r>
          <w:rPr>
            <w:rtl/>
          </w:rPr>
          <w:t xml:space="preserve">בונה.</w:t>
        </w:r>
      </w:ins>
      <w:del w:id="101976" w:author="קלוד" w:date="2026-10-11T13:11:34Z">
        <w:r w:rsidRPr="006F178A">
          <w:rPr>
            <w:rtl/>
          </w:rPr>
          <w:delText xml:space="preserve">בונה. –.</w:delText>
        </w:r>
      </w:del>
    </w:p>
    <w:p w:rsidR="00E9703F" w:rsidRPr="00B3644D" w:rsidRDefault="00E9703F" w:rsidP="00E9703F">
      <w:pPr>
        <w:rPr>
          <w:spacing w:val="-6"/>
          <w:rtl/>
        </w:rPr>
      </w:pPr>
      <w:ins w:id="101989" w:author="קלוד" w:date="2026-10-11T13:11:34Z">
        <w:r>
          <w:rPr>
            <w:spacing w:val="-6"/>
            <w:rtl/>
          </w:rPr>
          <w:t xml:space="preserve">כדתניא:</w:t>
        </w:r>
      </w:ins>
      <w:del w:id="101990" w:author="קלוד" w:date="2026-10-11T13:11:34Z">
        <w:r w:rsidRPr="00B3644D">
          <w:rPr>
            <w:spacing w:val="-6"/>
            <w:rtl/>
          </w:rPr>
          <w:delText xml:space="preserve">כדתניא</w:delText>
        </w:r>
      </w:del>
      <w:r w:rsidRPr="00B3644D">
        <w:rPr>
          <w:spacing w:val="-6"/>
          <w:rtl/>
        </w:rPr>
        <w:t xml:space="preserve"> </w:t>
      </w:r>
      <w:ins w:id="101987" w:author="קלוד" w:date="2026-10-11T13:11:34Z">
        <w:r>
          <w:rPr>
            <w:spacing w:val="-6"/>
            <w:rtl/>
          </w:rPr>
          <w:t xml:space="preserve">'ויבן' -</w:t>
        </w:r>
      </w:ins>
      <w:del w:id="101988" w:author="קלוד" w:date="2026-10-11T13:11:34Z">
        <w:r w:rsidRPr="00B3644D">
          <w:rPr>
            <w:spacing w:val="-6"/>
            <w:rtl/>
          </w:rPr>
          <w:delText xml:space="preserve">ויבן</w:delText>
        </w:r>
      </w:del>
      <w:r w:rsidRPr="00B3644D">
        <w:rPr>
          <w:spacing w:val="-6"/>
          <w:rtl/>
        </w:rPr>
        <w:t xml:space="preserve"> מלמד </w:t>
      </w:r>
      <w:ins w:id="101985" w:author="קלוד" w:date="2026-10-11T13:11:34Z">
        <w:r>
          <w:rPr>
            <w:spacing w:val="-6"/>
            <w:rtl/>
          </w:rPr>
          <w:t xml:space="preserve">שקילעה</w:t>
        </w:r>
      </w:ins>
      <w:del w:id="101986" w:author="קלוד" w:date="2026-10-11T13:11:34Z">
        <w:r w:rsidRPr="00B3644D">
          <w:rPr>
            <w:spacing w:val="-6"/>
            <w:rtl/>
          </w:rPr>
          <w:delText xml:space="preserve">שקליעה</w:delText>
        </w:r>
      </w:del>
      <w:r w:rsidRPr="00B3644D">
        <w:rPr>
          <w:spacing w:val="-6"/>
          <w:rtl/>
        </w:rPr>
        <w:t xml:space="preserve"> </w:t>
      </w:r>
      <w:r w:rsidRPr="00B3644D">
        <w:rPr>
          <w:spacing w:val="-6"/>
          <w:rtl/>
        </w:rPr>
        <w:t xml:space="preserve">הקב"ה</w:t>
      </w:r>
      <w:r w:rsidRPr="00B3644D">
        <w:rPr>
          <w:spacing w:val="-6"/>
          <w:rtl/>
        </w:rPr>
        <w:t xml:space="preserve"> לחוה והביאה אצל </w:t>
      </w:r>
      <w:ins w:id="101983" w:author="קלוד" w:date="2026-10-11T13:11:34Z">
        <w:r>
          <w:rPr>
            <w:spacing w:val="-6"/>
            <w:rtl/>
          </w:rPr>
          <w:t xml:space="preserve">האדם,</w:t>
        </w:r>
      </w:ins>
      <w:del w:id="101984" w:author="קלוד" w:date="2026-10-11T13:11:34Z">
        <w:r w:rsidRPr="00B3644D">
          <w:rPr>
            <w:spacing w:val="-6"/>
            <w:rtl/>
          </w:rPr>
          <w:delText xml:space="preserve">האדם</w:delText>
        </w:r>
      </w:del>
      <w:r w:rsidRPr="00B3644D">
        <w:rPr>
          <w:spacing w:val="-6"/>
          <w:rtl/>
        </w:rPr>
        <w:t xml:space="preserve"> </w:t>
      </w:r>
      <w:ins w:id="101981" w:author="קלוד" w:date="2026-10-11T13:11:34Z">
        <w:r>
          <w:rPr>
            <w:spacing w:val="-6"/>
            <w:rtl/>
          </w:rPr>
          <w:t xml:space="preserve">שכן</w:t>
        </w:r>
      </w:ins>
      <w:del w:id="101982" w:author="קלוד" w:date="2026-10-11T13:11:34Z">
        <w:r w:rsidRPr="00B3644D">
          <w:rPr>
            <w:spacing w:val="-6"/>
            <w:rtl/>
          </w:rPr>
          <w:delText xml:space="preserve">דכן</w:delText>
        </w:r>
      </w:del>
      <w:r w:rsidRPr="00B3644D">
        <w:rPr>
          <w:spacing w:val="-6"/>
          <w:rtl/>
        </w:rPr>
        <w:t xml:space="preserve"> בכרכי הים קורין </w:t>
      </w:r>
      <w:ins w:id="101979" w:author="קלוד" w:date="2026-10-11T13:11:34Z">
        <w:r>
          <w:rPr>
            <w:spacing w:val="-6"/>
            <w:rtl/>
          </w:rPr>
          <w:t xml:space="preserve">לקליעה</w:t>
        </w:r>
      </w:ins>
      <w:del w:id="101980" w:author="קלוד" w:date="2026-10-11T13:11:34Z">
        <w:r w:rsidRPr="00B3644D">
          <w:rPr>
            <w:spacing w:val="-6"/>
            <w:rtl/>
          </w:rPr>
          <w:delText xml:space="preserve">לקלעיתא</w:delText>
        </w:r>
      </w:del>
      <w:r w:rsidRPr="00B3644D">
        <w:rPr>
          <w:spacing w:val="-6"/>
          <w:rtl/>
        </w:rPr>
        <w:t xml:space="preserve"> </w:t>
      </w:r>
      <w:ins w:id="101977" w:author="קלוד" w:date="2026-10-11T13:11:34Z">
        <w:r>
          <w:rPr>
            <w:spacing w:val="-6"/>
            <w:rtl/>
          </w:rPr>
          <w:t xml:space="preserve">'בנייה'.</w:t>
        </w:r>
      </w:ins>
      <w:del w:id="101978" w:author="קלוד" w:date="2026-10-11T13:11:34Z">
        <w:r w:rsidRPr="00B3644D">
          <w:rPr>
            <w:spacing w:val="-6"/>
            <w:rtl/>
          </w:rPr>
          <w:delText xml:space="preserve">בניתא.</w:delText>
        </w:r>
      </w:del>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רשב"א</w:t>
      </w:r>
      <w:r w:rsidRPr="006F178A">
        <w:rPr>
          <w:rtl/>
        </w:rPr>
        <w:t xml:space="preserve"> גודלת כוחלת ופוקסת, לעצמה - פטורה, לחברתה - חייבת.</w:t>
      </w:r>
    </w:p>
    <w:p w:rsidR="00E9703F" w:rsidRPr="006F178A" w:rsidRDefault="00E9703F" w:rsidP="00E9703F">
      <w:pPr>
        <w:rPr>
          <w:rtl/>
        </w:rPr>
      </w:pPr>
      <w:r w:rsidRPr="006F178A">
        <w:rPr>
          <w:rtl/>
        </w:rPr>
        <w:t xml:space="preserve">וכן היה אומר </w:t>
      </w:r>
      <w:r w:rsidRPr="006F178A">
        <w:rPr>
          <w:rStyle w:val="2fb"/>
          <w:rtl/>
        </w:rPr>
        <w:t xml:space="preserve">רשב"א</w:t>
      </w:r>
      <w:r w:rsidRPr="006F178A">
        <w:rPr>
          <w:rtl/>
        </w:rPr>
        <w:t xml:space="preserve"> </w:t>
      </w:r>
      <w:r w:rsidRPr="006F178A">
        <w:rPr>
          <w:rStyle w:val="2fb"/>
          <w:rtl/>
        </w:rPr>
        <w:t xml:space="preserve">מר' אליעזר</w:t>
      </w:r>
      <w:r w:rsidRPr="006F178A">
        <w:rPr>
          <w:rtl/>
        </w:rPr>
        <w:t xml:space="preserve"> אשה </w:t>
      </w:r>
      <w:r w:rsidRPr="006F178A">
        <w:rPr>
          <w:rtl/>
        </w:rPr>
        <w:t xml:space="preserve">לא</w:t>
      </w:r>
      <w:r w:rsidRPr="006F178A">
        <w:rPr>
          <w:rtl/>
        </w:rPr>
        <w:t xml:space="preserve"> תעביר סרק על פניה, מפני שצובעת.</w:t>
      </w:r>
    </w:p>
    <w:p>
      <w:pPr>
        <w:pStyle w:val="afffff8"/>
        <w:rPr>
          <w:ins w:id="90611" w:author="קלוד" w:date="2026-10-11T12:33:55Z"/>
        </w:rPr>
      </w:pPr>
      <w:ins w:id="90612" w:author="קלוד" w:date="2026-10-11T12:33:55Z">
        <w:r>
          <w:rPr>
            <w:color w:val="7B3F00"/>
          </w:rPr>
          <w:t xml:space="preserve">חולב, מחבץ, מכבד ורודה חלות דבש - חטאת או שבות</w:t>
        </w:r>
      </w:ins>
    </w:p>
    <w:p w:rsidR="00E9703F" w:rsidRPr="006F178A" w:rsidRDefault="00E9703F" w:rsidP="00E9703F">
      <w:pPr>
        <w:rPr>
          <w:rtl/>
        </w:rPr>
      </w:pPr>
      <w:r w:rsidRPr="006F178A">
        <w:rPr>
          <w:rtl/>
        </w:rPr>
        <w:t>•</w:t>
      </w:r>
      <w:r w:rsidRPr="006F178A">
        <w:rPr>
          <w:rFonts w:hint="cs"/>
          <w:rtl/>
        </w:rPr>
        <w:t xml:space="preserve"> </w:t>
      </w:r>
      <w:r w:rsidRPr="006F178A">
        <w:rPr>
          <w:rtl/>
        </w:rPr>
        <w:t>החולב והמחבץ והמגבן כגרוגרת, המכבד, והמרבץ, והרודה חלות דבש.</w:t>
      </w:r>
    </w:p>
    <w:p w:rsidR="00E9703F" w:rsidRPr="006F178A" w:rsidRDefault="00E9703F" w:rsidP="00E9703F">
      <w:pPr>
        <w:rPr>
          <w:rtl/>
        </w:rPr>
      </w:pPr>
      <w:r w:rsidRPr="006F178A">
        <w:rPr>
          <w:rStyle w:val="2fb"/>
          <w:rFonts w:ascii="Fb Fontext" w:hAnsi="Fb Fontext"/>
          <w:rtl/>
        </w:rPr>
        <w:tab/>
        <w:t>לר"א</w:t>
      </w:r>
      <w:r w:rsidRPr="006F178A">
        <w:rPr>
          <w:rtl/>
        </w:rPr>
        <w:t xml:space="preserve"> -שגג בשבת - חייב חטאת, הזיד ביו"ט - לוקה ארבעים.</w:t>
      </w:r>
    </w:p>
    <w:p w:rsidR="00E9703F" w:rsidRPr="006F178A" w:rsidRDefault="00E9703F" w:rsidP="00E9703F">
      <w:pPr>
        <w:rPr>
          <w:rtl/>
        </w:rPr>
      </w:pPr>
      <w:r w:rsidRPr="00523F92">
        <w:rPr>
          <w:rStyle w:val="afffff0"/>
          <w:rFonts w:hint="cs"/>
          <w:rtl/>
        </w:rPr>
        <w:t>'</w:t>
      </w:r>
      <w:ins w:id="91211" w:author="Claude - סמנטי" w:date="2026-10-11T12:28:21Z">
        <w:r>
          <w:rPr>
            <w:rStyle w:val="afffff0"/>
            <w:rtl/>
          </w:rPr>
          <w:t xml:space="preserve">וַיִּטְבּוֹל אוֹתָהּ בְּיַעְרַת הַדָּבָשׁ</w:t>
        </w:r>
      </w:ins>
      <w:del w:id="91212" w:author="Claude - סמנטי" w:date="2026-10-11T12:28:21Z">
        <w:r w:rsidRPr="00523F92">
          <w:rPr>
            <w:rStyle w:val="afffff0"/>
            <w:rtl/>
          </w:rPr>
          <w:delText xml:space="preserve">ויטבול אותה ביערת הדבש</w:delText>
        </w:r>
      </w:del>
      <w:r w:rsidRPr="00523F92">
        <w:rPr>
          <w:rStyle w:val="afffff0"/>
          <w:rFonts w:hint="cs"/>
          <w:rtl/>
        </w:rPr>
        <w:t>'</w:t>
      </w:r>
      <w:r w:rsidRPr="00523F92">
        <w:rPr>
          <w:rStyle w:val="afffff0"/>
          <w:rtl/>
        </w:rPr>
        <w:t xml:space="preserve"> </w:t>
      </w:r>
      <w:r w:rsidRPr="006F178A">
        <w:rPr>
          <w:rtl/>
        </w:rPr>
        <w:t xml:space="preserve">- מה </w:t>
      </w:r>
      <w:ins w:id="101999" w:author="קלוד" w:date="2026-10-11T13:11:34Z">
        <w:r>
          <w:rPr>
            <w:rtl/>
          </w:rPr>
          <w:t xml:space="preserve">יער,</w:t>
        </w:r>
      </w:ins>
      <w:del w:id="102000" w:author="קלוד" w:date="2026-10-11T13:11:34Z">
        <w:r w:rsidRPr="006F178A">
          <w:rPr>
            <w:rtl/>
          </w:rPr>
          <w:delText xml:space="preserve">יער</w:delText>
        </w:r>
      </w:del>
      <w:r w:rsidRPr="006F178A">
        <w:rPr>
          <w:rtl/>
        </w:rPr>
        <w:t xml:space="preserve"> </w:t>
      </w:r>
      <w:ins w:id="101997" w:author="קלוד" w:date="2026-10-11T13:11:34Z">
        <w:r>
          <w:rPr>
            <w:rtl/>
          </w:rPr>
          <w:t xml:space="preserve">התולש ממנו</w:t>
        </w:r>
      </w:ins>
      <w:del w:id="101998" w:author="קלוד" w:date="2026-10-11T13:11:34Z">
        <w:r w:rsidRPr="006F178A">
          <w:rPr>
            <w:rtl/>
          </w:rPr>
          <w:delText xml:space="preserve">תולש</w:delText>
        </w:r>
      </w:del>
      <w:r w:rsidRPr="006F178A">
        <w:rPr>
          <w:rtl/>
        </w:rPr>
        <w:t xml:space="preserve"> חייב </w:t>
      </w:r>
      <w:ins w:id="101995" w:author="קלוד" w:date="2026-10-11T13:11:34Z">
        <w:r>
          <w:rPr>
            <w:rtl/>
          </w:rPr>
          <w:t xml:space="preserve">חטאת,</w:t>
        </w:r>
      </w:ins>
      <w:del w:id="101996" w:author="קלוד" w:date="2026-10-11T13:11:34Z">
        <w:r w:rsidRPr="006F178A">
          <w:rPr>
            <w:rtl/>
          </w:rPr>
          <w:delText xml:space="preserve">חטאת</w:delText>
        </w:r>
      </w:del>
      <w:r w:rsidRPr="006F178A">
        <w:rPr>
          <w:rtl/>
        </w:rPr>
        <w:t xml:space="preserve"> אף </w:t>
      </w:r>
      <w:ins w:id="101993" w:author="קלוד" w:date="2026-10-11T13:11:34Z">
        <w:r>
          <w:rPr>
            <w:rtl/>
          </w:rPr>
          <w:t xml:space="preserve">דבש,</w:t>
        </w:r>
      </w:ins>
      <w:del w:id="101994" w:author="קלוד" w:date="2026-10-11T13:11:34Z">
        <w:r w:rsidRPr="006F178A">
          <w:rPr>
            <w:rtl/>
          </w:rPr>
          <w:delText xml:space="preserve">דבש</w:delText>
        </w:r>
      </w:del>
      <w:r w:rsidRPr="006F178A">
        <w:rPr>
          <w:rtl/>
        </w:rPr>
        <w:t xml:space="preserve"> </w:t>
      </w:r>
      <w:ins w:id="101991" w:author="קלוד" w:date="2026-10-11T13:11:34Z">
        <w:r>
          <w:rPr>
            <w:rtl/>
          </w:rPr>
          <w:t xml:space="preserve">הרודה ממנו</w:t>
        </w:r>
      </w:ins>
      <w:del w:id="101992" w:author="קלוד" w:date="2026-10-11T13:11:34Z">
        <w:r w:rsidRPr="006F178A">
          <w:rPr>
            <w:rtl/>
          </w:rPr>
          <w:delText xml:space="preserve">רודה</w:delText>
        </w:r>
      </w:del>
      <w:r w:rsidRPr="006F178A">
        <w:rPr>
          <w:rtl/>
        </w:rPr>
        <w:t xml:space="preserve"> חייב חטאת.</w:t>
      </w:r>
    </w:p>
    <w:p w:rsidR="00E9703F" w:rsidRPr="006F178A" w:rsidRDefault="00E9703F" w:rsidP="00E9703F">
      <w:pPr>
        <w:rPr>
          <w:rtl/>
        </w:rPr>
      </w:pPr>
      <w:r w:rsidRPr="006F178A">
        <w:rPr>
          <w:rStyle w:val="afffe"/>
          <w:rFonts w:ascii="Fb Fontext" w:hAnsi="Fb Fontext"/>
          <w:rtl/>
        </w:rPr>
        <w:tab/>
        <w:t>חכמים</w:t>
      </w:r>
      <w:r w:rsidRPr="006F178A">
        <w:rPr>
          <w:rtl/>
        </w:rPr>
        <w:t xml:space="preserve"> אחד זה ואחד זה אינו אלא משום שבות.</w:t>
      </w:r>
    </w:p>
    <w:p w:rsidR="00E9703F" w:rsidRPr="00B3644D" w:rsidRDefault="00E9703F" w:rsidP="00E9703F">
      <w:pPr>
        <w:rPr>
          <w:spacing w:val="-6"/>
          <w:rtl/>
        </w:rPr>
      </w:pPr>
      <w:r w:rsidRPr="00B3644D">
        <w:rPr>
          <w:spacing w:val="-6"/>
          <w:rtl/>
        </w:rPr>
        <w:t>•</w:t>
      </w:r>
      <w:r w:rsidRPr="00B3644D">
        <w:rPr>
          <w:rFonts w:hint="cs"/>
          <w:spacing w:val="-6"/>
          <w:rtl/>
        </w:rPr>
        <w:t xml:space="preserve"> </w:t>
      </w:r>
      <w:r w:rsidRPr="00B3644D">
        <w:rPr>
          <w:rStyle w:val="2fb"/>
          <w:spacing w:val="-6"/>
          <w:rtl/>
        </w:rPr>
        <w:t xml:space="preserve">רנב"ג</w:t>
      </w:r>
      <w:r w:rsidRPr="00B3644D">
        <w:rPr>
          <w:spacing w:val="-6"/>
          <w:rtl/>
        </w:rPr>
        <w:t xml:space="preserve"> הזדמן לנהרדעא, ושאלוהו </w:t>
      </w:r>
      <w:ins w:id="102001" w:author="קלוד" w:date="2026-10-11T13:11:34Z">
        <w:r>
          <w:rPr>
            <w:rStyle w:val="afffffe"/>
            <w:spacing w:val="-6"/>
            <w:rtl/>
          </w:rPr>
          <w:t xml:space="preserve">משום מה חייב</w:t>
        </w:r>
        <w:r>
          <w:rPr>
            <w:spacing w:val="-6"/>
            <w:rtl/>
          </w:rPr>
          <w:t xml:space="preserve">, וענה:</w:t>
        </w:r>
      </w:ins>
      <w:del w:id="102002" w:author="קלוד" w:date="2026-10-11T13:11:34Z">
        <w:r w:rsidRPr="00B3644D">
          <w:rPr>
            <w:spacing w:val="-6"/>
            <w:rtl/>
          </w:rPr>
          <w:delText xml:space="preserve">וענה</w:delText>
        </w:r>
      </w:del>
      <w:r w:rsidRPr="00B3644D">
        <w:rPr>
          <w:spacing w:val="-6"/>
          <w:rtl/>
        </w:rPr>
        <w:t xml:space="preserve"> חולב משום חולב.</w:t>
      </w:r>
      <w:r w:rsidRPr="00B3644D">
        <w:rPr>
          <w:rFonts w:hint="cs"/>
          <w:spacing w:val="-6"/>
          <w:rtl/>
        </w:rPr>
        <w:t xml:space="preserve"> </w:t>
      </w:r>
      <w:r w:rsidRPr="00B3644D">
        <w:rPr>
          <w:spacing w:val="-6"/>
          <w:rtl/>
        </w:rPr>
        <w:t xml:space="preserve">מחבץ משום מחבץ.</w:t>
      </w:r>
      <w:ins w:id="94213" w:author="מנוע מכני" w:date="2026-10-11T12:04:39Z">
        <w:r>
          <w:rPr>
            <w:spacing w:val="-6"/>
            <w:rtl/>
          </w:rPr>
          <w:t xml:space="preserve"> </w:t>
        </w:r>
      </w:ins>
      <w:del w:id="94214" w:author="מנוע מכני" w:date="2026-10-11T12:04:39Z">
        <w:r w:rsidRPr="00B3644D">
          <w:rPr>
            <w:spacing w:val="-6"/>
            <w:rtl/>
          </w:rPr>
          <w:delText xml:space="preserve"> </w:delText>
        </w:r>
        <w:r w:rsidRPr="00B3644D">
          <w:rPr>
            <w:rFonts w:hint="cs"/>
            <w:spacing w:val="-6"/>
            <w:rtl/>
          </w:rPr>
          <w:delText xml:space="preserve"> </w:delText>
        </w:r>
      </w:del>
      <w:r w:rsidRPr="00B3644D">
        <w:rPr>
          <w:spacing w:val="-6"/>
          <w:rtl/>
        </w:rPr>
        <w:t>מגבן משום מגבן.</w:t>
      </w:r>
    </w:p>
    <w:p w:rsidR="00E9703F" w:rsidRPr="006F178A" w:rsidRDefault="00E9703F" w:rsidP="00E9703F">
      <w:pPr>
        <w:rPr>
          <w:rtl/>
        </w:rPr>
      </w:pPr>
      <w:r w:rsidRPr="006F178A">
        <w:rPr>
          <w:rtl/>
        </w:rPr>
        <w:t xml:space="preserve">אמרו </w:t>
      </w:r>
      <w:ins w:id="93141" w:author="מנוע מכני" w:date="2026-10-11T12:04:39Z">
        <w:ins w:id="102009" w:author="קלוד" w:date="2026-10-11T13:11:34Z">
          <w:r>
            <w:rPr>
              <w:rtl/>
            </w:rPr>
            <w:t xml:space="preserve">לו:</w:t>
          </w:r>
        </w:ins>
        <w:del w:id="102010" w:author="קלוד" w:date="2026-10-11T13:11:34Z">
          <w:r>
            <w:rPr>
              <w:rtl/>
            </w:rPr>
            <w:delText xml:space="preserve">לו</w:delText>
          </w:r>
        </w:del>
      </w:ins>
      <w:del w:id="93142" w:author="מנוע מכני" w:date="2026-10-11T12:04:39Z">
        <w:r w:rsidRPr="006F178A">
          <w:rPr>
            <w:rtl/>
          </w:rPr>
          <w:delText xml:space="preserve">ליה</w:delText>
        </w:r>
      </w:del>
      <w:r w:rsidRPr="006F178A">
        <w:rPr>
          <w:rtl/>
        </w:rPr>
        <w:t xml:space="preserve"> רבך </w:t>
      </w:r>
      <w:ins w:id="102007" w:author="קלוד" w:date="2026-10-11T13:11:34Z">
        <w:r>
          <w:rPr>
            <w:rtl/>
          </w:rPr>
          <w:t xml:space="preserve">קוצץ</w:t>
        </w:r>
      </w:ins>
      <w:del w:id="102008" w:author="קלוד" w:date="2026-10-11T13:11:34Z">
        <w:r w:rsidRPr="006F178A">
          <w:rPr>
            <w:rtl/>
          </w:rPr>
          <w:delText xml:space="preserve">קטיל</w:delText>
        </w:r>
      </w:del>
      <w:r w:rsidRPr="006F178A">
        <w:rPr>
          <w:rtl/>
        </w:rPr>
        <w:t xml:space="preserve"> </w:t>
      </w:r>
      <w:ins w:id="102005" w:author="קלוד" w:date="2026-10-11T13:11:34Z">
        <w:r>
          <w:rPr>
            <w:rtl/>
          </w:rPr>
          <w:t xml:space="preserve">קנים</w:t>
        </w:r>
      </w:ins>
      <w:del w:id="102006" w:author="קלוד" w:date="2026-10-11T13:11:34Z">
        <w:r w:rsidRPr="006F178A">
          <w:rPr>
            <w:rtl/>
          </w:rPr>
          <w:delText xml:space="preserve">קני</w:delText>
        </w:r>
      </w:del>
      <w:r w:rsidRPr="006F178A">
        <w:rPr>
          <w:rtl/>
        </w:rPr>
        <w:t xml:space="preserve"> </w:t>
      </w:r>
      <w:ins w:id="102003" w:author="קלוד" w:date="2026-10-11T13:11:34Z">
        <w:r>
          <w:rPr>
            <w:rtl/>
          </w:rPr>
          <w:t xml:space="preserve">באגם</w:t>
        </w:r>
      </w:ins>
      <w:del w:id="102004" w:author="קלוד" w:date="2026-10-11T13:11:34Z">
        <w:r w:rsidRPr="006F178A">
          <w:rPr>
            <w:rtl/>
          </w:rPr>
          <w:delText xml:space="preserve">באגמא</w:delText>
        </w:r>
      </w:del>
      <w:r w:rsidRPr="006F178A">
        <w:rPr>
          <w:rtl/>
        </w:rPr>
        <w:t xml:space="preserve"> </w:t>
      </w:r>
      <w:ins w:id="95433" w:author="מנוע מכני" w:date="2026-10-11T12:04:39Z">
        <w:r>
          <w:rPr>
            <w:rtl/>
          </w:rPr>
          <w:t xml:space="preserve">היה</w:t>
        </w:r>
      </w:ins>
      <w:del w:id="95434" w:author="מנוע מכני" w:date="2026-10-11T12:04:39Z">
        <w:r w:rsidRPr="006F178A">
          <w:rPr>
            <w:rtl/>
          </w:rPr>
          <w:delText xml:space="preserve">הוה</w:delText>
        </w:r>
      </w:del>
      <w:r w:rsidRPr="006F178A">
        <w:rPr>
          <w:rtl/>
        </w:rPr>
        <w:t xml:space="preserve">.</w:t>
      </w:r>
    </w:p>
    <w:p w:rsidR="00E9703F" w:rsidRPr="006F178A" w:rsidRDefault="00E9703F" w:rsidP="00E9703F">
      <w:pPr>
        <w:rPr>
          <w:rtl/>
        </w:rPr>
      </w:pPr>
      <w:ins w:id="102015" w:author="קלוד" w:date="2026-10-11T13:11:34Z">
        <w:r>
          <w:rPr>
            <w:rtl/>
          </w:rPr>
          <w:t xml:space="preserve">ושאל</w:t>
        </w:r>
      </w:ins>
      <w:del w:id="102016" w:author="קלוד" w:date="2026-10-11T13:11:34Z">
        <w:r w:rsidRPr="006F178A">
          <w:rPr>
            <w:rtl/>
          </w:rPr>
          <w:delText xml:space="preserve">ושאיל</w:delText>
        </w:r>
      </w:del>
      <w:r w:rsidRPr="006F178A">
        <w:rPr>
          <w:rtl/>
        </w:rPr>
        <w:t xml:space="preserve"> </w:t>
      </w:r>
      <w:ins w:id="102013" w:author="קלוד" w:date="2026-10-11T13:11:34Z">
        <w:r>
          <w:rPr>
            <w:rtl/>
          </w:rPr>
          <w:t xml:space="preserve">בבימ"ד,</w:t>
        </w:r>
      </w:ins>
      <w:del w:id="102014" w:author="קלוד" w:date="2026-10-11T13:11:34Z">
        <w:r w:rsidRPr="006F178A">
          <w:rPr>
            <w:rtl/>
          </w:rPr>
          <w:delText xml:space="preserve">בבימ"ד</w:delText>
        </w:r>
      </w:del>
      <w:r w:rsidRPr="006F178A">
        <w:rPr>
          <w:rtl/>
        </w:rPr>
        <w:t xml:space="preserve"> </w:t>
      </w:r>
      <w:ins w:id="102011" w:author="קלוד" w:date="2026-10-11T13:11:34Z">
        <w:r>
          <w:rPr>
            <w:rtl/>
          </w:rPr>
          <w:t xml:space="preserve">ואמרו לו:</w:t>
        </w:r>
      </w:ins>
      <w:del w:id="102012" w:author="קלוד" w:date="2026-10-11T13:11:34Z">
        <w:r w:rsidRPr="006F178A">
          <w:rPr>
            <w:rtl/>
          </w:rPr>
          <w:delText xml:space="preserve">ואמרוהו-</w:delText>
        </w:r>
      </w:del>
      <w:r w:rsidRPr="006F178A">
        <w:rPr>
          <w:rtl/>
        </w:rPr>
        <w:t xml:space="preserve"> חולב חייב משום מפרק.</w:t>
      </w:r>
    </w:p>
    <w:p w:rsidR="00E9703F" w:rsidRPr="006F178A" w:rsidRDefault="00E9703F" w:rsidP="00E9703F">
      <w:pPr>
        <w:rPr>
          <w:rtl/>
        </w:rPr>
      </w:pPr>
      <w:r w:rsidRPr="006F178A">
        <w:rPr>
          <w:rtl/>
        </w:rPr>
        <w:t>מחבץ חייב משום בורר.</w:t>
      </w:r>
    </w:p>
    <w:p w:rsidR="00E9703F" w:rsidRPr="006F178A" w:rsidRDefault="00E9703F" w:rsidP="00E9703F">
      <w:pPr>
        <w:rPr>
          <w:rtl/>
        </w:rPr>
      </w:pPr>
      <w:r w:rsidRPr="006F178A">
        <w:rPr>
          <w:rtl/>
        </w:rPr>
        <w:t>מגבן חייב משום בונה.</w:t>
      </w:r>
    </w:p>
    <w:p>
      <w:pPr>
        <w:pStyle w:val="afffff8"/>
        <w:rPr>
          <w:ins w:id="90609" w:author="קלוד" w:date="2026-10-11T12:33:55Z"/>
        </w:rPr>
      </w:pPr>
      <w:ins w:id="90610" w:author="קלוד" w:date="2026-10-11T12:33:55Z">
        <w:r>
          <w:rPr>
            <w:color w:val="7B3F00"/>
          </w:rPr>
          <w:t xml:space="preserve">ריבוץ הבית בשבת - גומות שמשתוות מאליהן</w:t>
        </w:r>
      </w:ins>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אמימר</w:t>
      </w:r>
      <w:r w:rsidRPr="006F178A">
        <w:rPr>
          <w:rtl/>
        </w:rPr>
        <w:t xml:space="preserve"> </w:t>
      </w:r>
      <w:ins w:id="102021" w:author="קלוד" w:date="2026-10-11T13:11:34Z">
        <w:r>
          <w:rPr>
            <w:rtl/>
          </w:rPr>
          <w:t xml:space="preserve">התיר</w:t>
        </w:r>
      </w:ins>
      <w:del w:id="102022" w:author="קלוד" w:date="2026-10-11T13:11:34Z">
        <w:r w:rsidRPr="006F178A">
          <w:rPr>
            <w:rtl/>
          </w:rPr>
          <w:delText xml:space="preserve">שרא</w:delText>
        </w:r>
      </w:del>
      <w:r w:rsidRPr="006F178A">
        <w:rPr>
          <w:rtl/>
        </w:rPr>
        <w:t xml:space="preserve"> </w:t>
      </w:r>
      <w:ins w:id="102019" w:author="קלוד" w:date="2026-10-11T13:11:34Z">
        <w:r>
          <w:rPr>
            <w:rtl/>
          </w:rPr>
          <w:t xml:space="preserve">ריבוץ</w:t>
        </w:r>
      </w:ins>
      <w:del w:id="102020" w:author="קלוד" w:date="2026-10-11T13:11:34Z">
        <w:r w:rsidRPr="006F178A">
          <w:rPr>
            <w:rtl/>
          </w:rPr>
          <w:delText xml:space="preserve">זילחא</w:delText>
        </w:r>
      </w:del>
      <w:r w:rsidRPr="006F178A">
        <w:rPr>
          <w:rtl/>
        </w:rPr>
        <w:t xml:space="preserve"> במחוזא, </w:t>
      </w:r>
      <w:ins w:id="91441" w:author="מנוע מכני" w:date="2026-10-11T12:04:39Z">
        <w:ins w:id="102017" w:author="קלוד" w:date="2026-10-11T13:11:34Z">
          <w:r>
            <w:rPr>
              <w:rtl/>
            </w:rPr>
            <w:t xml:space="preserve">שכאן</w:t>
          </w:r>
        </w:ins>
        <w:del w:id="102018" w:author="קלוד" w:date="2026-10-11T13:11:34Z">
          <w:r>
            <w:rPr>
              <w:rtl/>
            </w:rPr>
            <w:delText xml:space="preserve">דכאן</w:delText>
          </w:r>
        </w:del>
      </w:ins>
      <w:del w:id="91442" w:author="מנוע מכני" w:date="2026-10-11T12:04:39Z">
        <w:r w:rsidRPr="006F178A">
          <w:rPr>
            <w:rtl/>
          </w:rPr>
          <w:delText xml:space="preserve">דהכא</w:delText>
        </w:r>
      </w:del>
      <w:r w:rsidRPr="006F178A">
        <w:rPr>
          <w:rtl/>
        </w:rPr>
        <w:t xml:space="preserve"> </w:t>
      </w:r>
      <w:ins w:id="91439" w:author="מנוע מכני" w:date="2026-10-11T12:04:39Z">
        <w:r>
          <w:rPr>
            <w:rtl/>
          </w:rPr>
          <w:t xml:space="preserve">אין</w:t>
        </w:r>
      </w:ins>
      <w:del w:id="91440" w:author="מנוע מכני" w:date="2026-10-11T12:04:39Z">
        <w:r w:rsidRPr="006F178A">
          <w:rPr>
            <w:rtl/>
          </w:rPr>
          <w:delText xml:space="preserve">ליכא</w:delText>
        </w:r>
      </w:del>
      <w:r w:rsidRPr="006F178A">
        <w:rPr>
          <w:rtl/>
        </w:rPr>
        <w:t xml:space="preserve"> גומות.</w:t>
      </w:r>
    </w:p>
    <w:p w:rsidR="00E9703F" w:rsidRPr="00B3644D" w:rsidRDefault="00E9703F" w:rsidP="00E9703F">
      <w:pPr>
        <w:rPr>
          <w:spacing w:val="-2"/>
          <w:rtl/>
        </w:rPr>
      </w:pPr>
      <w:r w:rsidRPr="00B3644D">
        <w:rPr>
          <w:rStyle w:val="2fb"/>
          <w:spacing w:val="-2"/>
          <w:rtl/>
        </w:rPr>
        <w:t xml:space="preserve">ורבא</w:t>
      </w:r>
      <w:r w:rsidRPr="00B3644D">
        <w:rPr>
          <w:spacing w:val="-2"/>
          <w:rtl/>
        </w:rPr>
        <w:t xml:space="preserve"> שראה </w:t>
      </w:r>
      <w:ins w:id="102029" w:author="קלוד" w:date="2026-10-11T13:11:34Z">
        <w:r>
          <w:rPr>
            <w:rStyle w:val="2fb"/>
            <w:spacing w:val="-2"/>
            <w:rtl/>
          </w:rPr>
          <w:t xml:space="preserve">את רבינא</w:t>
        </w:r>
      </w:ins>
      <w:del w:id="102030" w:author="קלוד" w:date="2026-10-11T13:11:34Z">
        <w:r w:rsidRPr="00B3644D">
          <w:rPr>
            <w:rStyle w:val="2fb"/>
            <w:spacing w:val="-2"/>
            <w:rtl/>
          </w:rPr>
          <w:delText xml:space="preserve">לרבינא</w:delText>
        </w:r>
      </w:del>
      <w:r w:rsidRPr="00B3644D">
        <w:rPr>
          <w:spacing w:val="-2"/>
          <w:rtl/>
        </w:rPr>
        <w:t xml:space="preserve"> </w:t>
      </w:r>
      <w:ins w:id="102027" w:author="קלוד" w:date="2026-10-11T13:11:34Z">
        <w:r>
          <w:rPr>
            <w:spacing w:val="-2"/>
            <w:rtl/>
          </w:rPr>
          <w:t xml:space="preserve">שמצטער </w:t>
        </w:r>
        <w:r>
          <w:rPr>
            <w:rStyle w:val="afffffe"/>
            <w:spacing w:val="-2"/>
            <w:rtl/>
          </w:rPr>
          <w:t xml:space="preserve">מההבל</w:t>
        </w:r>
        <w:r>
          <w:rPr>
            <w:spacing w:val="-2"/>
            <w:rtl/>
          </w:rPr>
          <w:t xml:space="preserve">,</w:t>
        </w:r>
      </w:ins>
      <w:del w:id="102028" w:author="קלוד" w:date="2026-10-11T13:11:34Z">
        <w:r w:rsidRPr="00B3644D">
          <w:rPr>
            <w:spacing w:val="-2"/>
            <w:rtl/>
          </w:rPr>
          <w:delText xml:space="preserve">שמצטער</w:delText>
        </w:r>
      </w:del>
      <w:r w:rsidRPr="00B3644D">
        <w:rPr>
          <w:spacing w:val="-2"/>
          <w:rtl/>
        </w:rPr>
        <w:t xml:space="preserve"> התיר לו לרחוץ פניו בכל זוית של </w:t>
      </w:r>
      <w:ins w:id="102025" w:author="קלוד" w:date="2026-10-11T13:11:34Z">
        <w:r>
          <w:rPr>
            <w:spacing w:val="-2"/>
            <w:rtl/>
          </w:rPr>
          <w:t xml:space="preserve">הבית,</w:t>
        </w:r>
      </w:ins>
      <w:del w:id="102026" w:author="קלוד" w:date="2026-10-11T13:11:34Z">
        <w:r w:rsidRPr="00B3644D">
          <w:rPr>
            <w:spacing w:val="-2"/>
            <w:rtl/>
          </w:rPr>
          <w:delText xml:space="preserve">הבית</w:delText>
        </w:r>
      </w:del>
      <w:r w:rsidRPr="00B3644D">
        <w:rPr>
          <w:spacing w:val="-2"/>
          <w:rtl/>
        </w:rPr>
        <w:t xml:space="preserve"> ונמצא </w:t>
      </w:r>
      <w:ins w:id="102023" w:author="קלוד" w:date="2026-10-11T13:11:34Z">
        <w:r>
          <w:rPr>
            <w:spacing w:val="-2"/>
            <w:rtl/>
          </w:rPr>
          <w:t xml:space="preserve">הבית</w:t>
        </w:r>
      </w:ins>
      <w:del w:id="102024" w:author="קלוד" w:date="2026-10-11T13:11:34Z">
        <w:r w:rsidRPr="00B3644D">
          <w:rPr>
            <w:spacing w:val="-2"/>
            <w:rtl/>
          </w:rPr>
          <w:delText xml:space="preserve">בית</w:delText>
        </w:r>
      </w:del>
      <w:r w:rsidRPr="00B3644D">
        <w:rPr>
          <w:spacing w:val="-2"/>
          <w:rtl/>
        </w:rPr>
        <w:t xml:space="preserve"> מתרבץ מאליו.</w:t>
      </w:r>
    </w:p>
    <w:p w:rsidR="00E9703F" w:rsidRPr="006F178A" w:rsidRDefault="00E9703F" w:rsidP="00E9703F">
      <w:pPr>
        <w:rPr>
          <w:rtl/>
        </w:rPr>
      </w:pPr>
      <w:ins w:id="102035" w:author="קלוד" w:date="2026-10-11T13:11:34Z">
        <w:r>
          <w:rPr>
            <w:rtl/>
          </w:rPr>
          <w:t xml:space="preserve">ועכשיו</w:t>
        </w:r>
      </w:ins>
      <w:del w:id="102036" w:author="קלוד" w:date="2026-10-11T13:11:34Z">
        <w:r w:rsidRPr="006F178A">
          <w:rPr>
            <w:rtl/>
          </w:rPr>
          <w:delText xml:space="preserve">והאידנא</w:delText>
        </w:r>
      </w:del>
      <w:r w:rsidRPr="006F178A">
        <w:rPr>
          <w:rtl/>
        </w:rPr>
        <w:t xml:space="preserve"> </w:t>
      </w:r>
      <w:ins w:id="95223" w:author="מנוע מכני" w:date="2026-10-11T12:04:39Z">
        <w:ins w:id="102033" w:author="קלוד" w:date="2026-10-11T13:11:34Z">
          <w:r>
            <w:rPr>
              <w:rtl/>
            </w:rPr>
            <w:t xml:space="preserve">שסוברים</w:t>
          </w:r>
        </w:ins>
        <w:del w:id="102034" w:author="קלוד" w:date="2026-10-11T13:11:34Z">
          <w:r>
            <w:rPr>
              <w:rtl/>
            </w:rPr>
            <w:delText xml:space="preserve">דסבר</w:delText>
          </w:r>
        </w:del>
      </w:ins>
      <w:del w:id="95224" w:author="מנוע מכני" w:date="2026-10-11T12:04:39Z">
        <w:r w:rsidRPr="006F178A">
          <w:rPr>
            <w:rtl/>
          </w:rPr>
          <w:delText xml:space="preserve">דס"ל</w:delText>
        </w:r>
      </w:del>
      <w:r w:rsidRPr="006F178A">
        <w:rPr>
          <w:rtl/>
        </w:rPr>
        <w:t xml:space="preserve"> </w:t>
      </w:r>
      <w:r w:rsidRPr="006F178A">
        <w:rPr>
          <w:rStyle w:val="2fb"/>
          <w:rtl/>
        </w:rPr>
        <w:t xml:space="preserve">כר"ש</w:t>
      </w:r>
      <w:r w:rsidRPr="006F178A">
        <w:rPr>
          <w:rtl/>
        </w:rPr>
        <w:t xml:space="preserve"> </w:t>
      </w:r>
      <w:ins w:id="102031" w:author="קלוד" w:date="2026-10-11T13:11:34Z">
        <w:r>
          <w:rPr>
            <w:rtl/>
          </w:rPr>
          <w:t xml:space="preserve">שמלאשצל"ג </w:t>
        </w:r>
        <w:r>
          <w:rPr>
            <w:rStyle w:val="afffffe"/>
            <w:rtl/>
          </w:rPr>
          <w:t xml:space="preserve">פטור</w:t>
        </w:r>
        <w:r>
          <w:rPr>
            <w:rtl/>
          </w:rPr>
          <w:t xml:space="preserve"> -</w:t>
        </w:r>
      </w:ins>
      <w:del w:id="102032" w:author="קלוד" w:date="2026-10-11T13:11:34Z">
        <w:r w:rsidRPr="006F178A">
          <w:rPr>
            <w:rtl/>
          </w:rPr>
          <w:delText xml:space="preserve">דמלאשצל"ג</w:delText>
        </w:r>
      </w:del>
      <w:r w:rsidRPr="006F178A">
        <w:rPr>
          <w:rtl/>
        </w:rPr>
        <w:t xml:space="preserve"> מותר </w:t>
      </w:r>
      <w:r>
        <w:rPr>
          <w:rtl/>
        </w:rPr>
        <w:t>אפי'</w:t>
      </w:r>
      <w:r w:rsidRPr="006F178A">
        <w:rPr>
          <w:rtl/>
        </w:rPr>
        <w:t xml:space="preserve"> לכתחילה.</w:t>
      </w:r>
    </w:p>
    <w:p w:rsidR="00E9703F" w:rsidRPr="006F178A" w:rsidRDefault="00E9703F" w:rsidP="00E9703F">
      <w:pPr>
        <w:rPr>
          <w:rtl/>
        </w:rPr>
      </w:pPr>
      <w:ins w:id="93143" w:author="מנוע מכני" w:date="2026-10-11T12:04:39Z">
        <w:r>
          <w:rPr>
            <w:rtl/>
          </w:rPr>
          <w:t xml:space="preserve">וכך</w:t>
        </w:r>
      </w:ins>
      <w:del w:id="93144" w:author="מנוע מכני" w:date="2026-10-11T12:04:39Z">
        <w:r w:rsidRPr="006F178A">
          <w:rPr>
            <w:rtl/>
          </w:rPr>
          <w:delText xml:space="preserve">והכי</w:delText>
        </w:r>
      </w:del>
      <w:r w:rsidRPr="006F178A">
        <w:rPr>
          <w:rtl/>
        </w:rPr>
        <w:t xml:space="preserve"> </w:t>
      </w:r>
      <w:ins w:id="102041" w:author="קלוד" w:date="2026-10-11T13:11:34Z">
        <w:r>
          <w:rPr>
            <w:b/>
            <w:bCs/>
            <w:rtl/>
          </w:rPr>
          <w:t xml:space="preserve">הלכתא,</w:t>
        </w:r>
      </w:ins>
      <w:del w:id="102042" w:author="קלוד" w:date="2026-10-11T13:11:34Z">
        <w:r w:rsidRPr="002B5789">
          <w:rPr>
            <w:b/>
            <w:bCs/>
            <w:rtl/>
          </w:rPr>
          <w:delText xml:space="preserve">הלכתא</w:delText>
        </w:r>
      </w:del>
      <w:r w:rsidRPr="006F178A">
        <w:rPr>
          <w:rtl/>
        </w:rPr>
        <w:t xml:space="preserve"> </w:t>
      </w:r>
      <w:ins w:id="102039" w:author="קלוד" w:date="2026-10-11T13:11:34Z">
        <w:r>
          <w:rPr>
            <w:rtl/>
          </w:rPr>
          <w:t xml:space="preserve">שמותר</w:t>
        </w:r>
      </w:ins>
      <w:del w:id="102040" w:author="קלוד" w:date="2026-10-11T13:11:34Z">
        <w:r w:rsidRPr="006F178A">
          <w:rPr>
            <w:rtl/>
          </w:rPr>
          <w:delText xml:space="preserve">דשרי</w:delText>
        </w:r>
      </w:del>
      <w:r w:rsidRPr="006F178A">
        <w:rPr>
          <w:rtl/>
        </w:rPr>
        <w:t xml:space="preserve"> </w:t>
      </w:r>
      <w:ins w:id="102037" w:author="קלוד" w:date="2026-10-11T13:11:34Z">
        <w:r>
          <w:rPr>
            <w:rtl/>
          </w:rPr>
          <w:t xml:space="preserve">כיום,</w:t>
        </w:r>
      </w:ins>
      <w:del w:id="102038" w:author="קלוד" w:date="2026-10-11T13:11:34Z">
        <w:r w:rsidRPr="006F178A">
          <w:rPr>
            <w:rtl/>
          </w:rPr>
          <w:delText xml:space="preserve">כיום</w:delText>
        </w:r>
      </w:del>
      <w:r w:rsidRPr="006F178A">
        <w:rPr>
          <w:rtl/>
        </w:rPr>
        <w:t xml:space="preserve"> שאינו מתכווין להשוות גומות אלא כדי שלא יעלה אבק.</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צה.</w:t>
      </w:r>
    </w:p>
    <w:p>
      <w:pPr>
        <w:pStyle w:val="MishnaBatzad"/>
        <w:rPr>
          <w:ins w:id="20541" w:author="קלוד" w:date="2026-10-11T09:07:15Z"/>
        </w:rPr>
      </w:pPr>
      <w:ins w:id="20540" w:author="קלוד" w:date="2026-10-11T09:07:15Z">
        <w:r>
          <w:t xml:space="preserve">משנה ו</w:t>
        </w:r>
      </w:ins>
    </w:p>
    <w:p w:rsidR="00E9703F" w:rsidRPr="009757B9" w:rsidRDefault="00E9703F" w:rsidP="00E9703F">
      <w:pPr>
        <w:pStyle w:val="afff9"/>
        <w:rPr>
          <w:del w:id="20261" w:author="קלוד" w:date="2026-10-11T09:07:15Z"/>
          <w:rStyle w:val="afffe"/>
          <w:rFonts w:ascii="Fb Fontext" w:hAnsi="Fb Fontext"/>
          <w:b/>
          <w:bCs w:val="0"/>
          <w:sz w:val="20"/>
          <w:rtl/>
        </w:rPr>
      </w:pPr>
      <w:del w:id="20260"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60" w:author="קלוד" w:date="2026-10-11T12:09:42Z">
          <w:pPr>
            <w:pStyle w:val="afff9"/>
          </w:pPr>
        </w:pPrChange>
      </w:pPr>
      <w:r w:rsidRPr="00146180">
        <w:rPr>
          <w:rStyle w:val="afffe"/>
          <w:rFonts w:ascii="Fb Fontext" w:hAnsi="Fb Fontext"/>
          <w:bCs w:val="0"/>
          <w:rtl/>
          <w:rPrChange w:id="40482" w:author="Claude" w:date="2026-10-11T09:07:39Z">
            <w:rPr>
              <w:rStyle w:val="afffe"/>
              <w:rFonts w:ascii="Fb Fontext" w:hAnsi="Fb Fontext"/>
              <w:bCs w:val="0"/>
              <w:sz w:val="20"/>
              <w:rtl/>
            </w:rPr>
          </w:rPrChange>
        </w:rPr>
        <w:t>התולש מעציץ נקוב - חייב.</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483" w:author="Claude" w:date="2026-10-11T09:07:39Z">
            <w:rPr>
              <w:rStyle w:val="afffe"/>
              <w:rFonts w:ascii="Fb Fontext" w:hAnsi="Fb Fontext"/>
              <w:bCs w:val="0"/>
              <w:sz w:val="20"/>
              <w:rtl/>
            </w:rPr>
          </w:rPrChange>
        </w:rPr>
        <w:t>ושאינו נקוב - פטור.</w:t>
      </w:r>
    </w:p>
    <w:p w:rsidR="00E9703F" w:rsidRPr="009757B9" w:rsidRDefault="00E9703F" w:rsidP="00E9703F">
      <w:pPr>
        <w:pStyle w:val="afff9"/>
        <w:rPr>
          <w:b/>
          <w:rtl/>
        </w:rPr>
      </w:pPr>
      <w:r w:rsidRPr="00146180">
        <w:rPr>
          <w:rStyle w:val="afffe"/>
          <w:rFonts w:ascii="Fb Fontext" w:hAnsi="Fb Fontext"/>
          <w:bCs w:val="0"/>
          <w:rtl/>
          <w:rPrChange w:id="40484" w:author="Claude" w:date="2026-10-11T09:07:39Z">
            <w:rPr>
              <w:rStyle w:val="afffe"/>
              <w:rFonts w:ascii="Fb Fontext" w:hAnsi="Fb Fontext"/>
              <w:bCs w:val="0"/>
              <w:sz w:val="20"/>
              <w:rtl/>
            </w:rPr>
          </w:rPrChange>
        </w:rPr>
        <w:t>ורבי שמעון פוטר בזה ובזה</w:t>
      </w:r>
      <w:r w:rsidRPr="009757B9">
        <w:rPr>
          <w:b/>
          <w:rtl/>
        </w:rPr>
        <w:t>.</w:t>
      </w:r>
    </w:p>
    <w:p w:rsidR="00E9703F" w:rsidRDefault="00E9703F" w:rsidP="00E9703F">
      <w:pPr>
        <w:rPr>
          <w:rFonts w:ascii="Fb Fontext" w:hAnsi="Fb Fontext"/>
          <w:rtl/>
        </w:rPr>
      </w:pPr>
      <w:r w:rsidRPr="006F178A">
        <w:rPr>
          <w:rFonts w:ascii="Fb Fontext" w:hAnsi="Fb Fontext"/>
          <w:rtl/>
        </w:rPr>
        <w:t>ו</w:t>
      </w:r>
      <w:r w:rsidRPr="006F178A">
        <w:rPr>
          <w:rFonts w:ascii="Fb Fontext" w:hAnsi="Fb Fontext"/>
          <w:b/>
          <w:bCs/>
          <w:rtl/>
        </w:rPr>
        <w:t>הלכתא</w:t>
      </w:r>
      <w:r w:rsidRPr="006F178A">
        <w:rPr>
          <w:rFonts w:ascii="Fb Fontext" w:hAnsi="Fb Fontext"/>
          <w:rtl/>
        </w:rPr>
        <w:t xml:space="preserve"> </w:t>
      </w:r>
      <w:r w:rsidRPr="006F178A">
        <w:rPr>
          <w:rStyle w:val="2fb"/>
          <w:rFonts w:ascii="Fb Fontext" w:hAnsi="Fb Fontext" w:hint="cs"/>
          <w:rtl/>
        </w:rPr>
        <w:t>להר</w:t>
      </w:r>
      <w:r w:rsidRPr="006F178A">
        <w:rPr>
          <w:rStyle w:val="2fb"/>
          <w:rFonts w:ascii="Fb Fontext" w:hAnsi="Fb Fontext"/>
          <w:rtl/>
        </w:rPr>
        <w:t>"</w:t>
      </w:r>
      <w:r w:rsidRPr="006F178A">
        <w:rPr>
          <w:rStyle w:val="2fb"/>
          <w:rFonts w:ascii="Fb Fontext" w:hAnsi="Fb Fontext" w:hint="cs"/>
          <w:rtl/>
        </w:rPr>
        <w:t xml:space="preserve">מ</w:t>
      </w:r>
      <w:r w:rsidRPr="006F178A">
        <w:rPr>
          <w:rFonts w:ascii="Fb Fontext" w:hAnsi="Fb Fontext" w:hint="cs"/>
          <w:rtl/>
        </w:rPr>
        <w:t xml:space="preserve"> </w:t>
      </w:r>
      <w:ins w:id="102047" w:author="קלוד" w:date="2026-10-11T13:11:34Z">
        <w:r>
          <w:rPr>
            <w:rStyle w:val="2fb"/>
            <w:rFonts w:ascii="Fb Fontext" w:hAnsi="Fb Fontext"/>
            <w:rtl/>
          </w:rPr>
          <w:t xml:space="preserve">כת"ק,</w:t>
        </w:r>
      </w:ins>
      <w:del w:id="102048" w:author="קלוד" w:date="2026-10-11T13:11:34Z">
        <w:r w:rsidRPr="006F178A">
          <w:rPr>
            <w:rStyle w:val="2fb"/>
            <w:rFonts w:ascii="Fb Fontext" w:hAnsi="Fb Fontext"/>
            <w:rtl/>
          </w:rPr>
          <w:delText xml:space="preserve">כת"ק</w:delText>
        </w:r>
      </w:del>
      <w:r w:rsidRPr="006F178A">
        <w:rPr>
          <w:rFonts w:ascii="Fb Fontext" w:hAnsi="Fb Fontext"/>
          <w:rtl/>
        </w:rPr>
        <w:t xml:space="preserve"> </w:t>
      </w:r>
      <w:ins w:id="102045" w:author="קלוד" w:date="2026-10-11T13:11:34Z">
        <w:r>
          <w:rPr>
            <w:rFonts w:ascii="Fb Fontext" w:hAnsi="Fb Fontext"/>
            <w:rtl/>
          </w:rPr>
          <w:t xml:space="preserve">שבעציץ</w:t>
        </w:r>
      </w:ins>
      <w:del w:id="102046" w:author="קלוד" w:date="2026-10-11T13:11:34Z">
        <w:r w:rsidRPr="006F178A">
          <w:rPr>
            <w:rFonts w:ascii="Fb Fontext" w:hAnsi="Fb Fontext"/>
            <w:rtl/>
          </w:rPr>
          <w:delText xml:space="preserve">דבעציץ</w:delText>
        </w:r>
      </w:del>
      <w:r w:rsidRPr="006F178A">
        <w:rPr>
          <w:rFonts w:ascii="Fb Fontext" w:hAnsi="Fb Fontext"/>
          <w:rtl/>
        </w:rPr>
        <w:t xml:space="preserve"> נקוב חייב </w:t>
      </w:r>
      <w:ins w:id="102043" w:author="קלוד" w:date="2026-10-11T13:11:34Z">
        <w:r>
          <w:rPr>
            <w:rFonts w:ascii="Fb Fontext" w:hAnsi="Fb Fontext"/>
            <w:rtl/>
          </w:rPr>
          <w:t xml:space="preserve">ובשאינו</w:t>
        </w:r>
      </w:ins>
      <w:del w:id="102044" w:author="קלוד" w:date="2026-10-11T13:11:34Z">
        <w:r w:rsidRPr="006F178A">
          <w:rPr>
            <w:rFonts w:ascii="Fb Fontext" w:hAnsi="Fb Fontext"/>
            <w:rtl/>
          </w:rPr>
          <w:delText xml:space="preserve">בשאינו</w:delText>
        </w:r>
      </w:del>
      <w:r w:rsidRPr="006F178A">
        <w:rPr>
          <w:rFonts w:ascii="Fb Fontext" w:hAnsi="Fb Fontext"/>
          <w:rtl/>
        </w:rPr>
        <w:t xml:space="preserve"> נקוב פטור,</w:t>
      </w:r>
    </w:p>
    <w:p w:rsidR="00E9703F" w:rsidRDefault="00E9703F" w:rsidP="00E9703F">
      <w:pPr>
        <w:rPr>
          <w:rtl/>
        </w:rPr>
      </w:pPr>
      <w:r w:rsidRPr="006F178A">
        <w:rPr>
          <w:rtl/>
        </w:rPr>
        <w:t>וב"י כתב דאסור גם בשאינו נקוב אבל אין חייב</w:t>
      </w:r>
    </w:p>
    <w:p w:rsidR="00E9703F" w:rsidRPr="006F178A" w:rsidRDefault="00E9703F" w:rsidP="00E9703F">
      <w:pPr>
        <w:rPr>
          <w:rtl/>
        </w:rPr>
      </w:pPr>
      <w:ins w:id="91443" w:author="מנוע מכני" w:date="2026-10-11T12:04:39Z">
        <w:r>
          <w:rPr>
            <w:rtl/>
          </w:rPr>
          <w:t xml:space="preserve">ויש</w:t>
        </w:r>
      </w:ins>
      <w:del w:id="91444" w:author="מנוע מכני" w:date="2026-10-11T12:04:39Z">
        <w:r w:rsidRPr="006F178A">
          <w:rPr>
            <w:rtl/>
          </w:rPr>
          <w:delText xml:space="preserve">ואיכא</w:delText>
        </w:r>
      </w:del>
      <w:r w:rsidRPr="006F178A">
        <w:rPr>
          <w:rtl/>
        </w:rPr>
        <w:t xml:space="preserve"> </w:t>
      </w:r>
      <w:ins w:id="90361" w:author="Claude - סמנטי" w:date="2026-10-11T12:28:21Z">
        <w:r>
          <w:rPr>
            <w:rtl/>
          </w:rPr>
          <w:t xml:space="preserve">מחלוקת</w:t>
        </w:r>
      </w:ins>
      <w:del w:id="90362" w:author="Claude - סמנטי" w:date="2026-10-11T12:28:21Z">
        <w:r w:rsidRPr="006F178A">
          <w:rPr>
            <w:rtl/>
          </w:rPr>
          <w:delText xml:space="preserve">פלוגתא</w:delText>
        </w:r>
      </w:del>
      <w:r w:rsidRPr="006F178A">
        <w:rPr>
          <w:rtl/>
        </w:rPr>
        <w:t xml:space="preserve"> רבתי בעציץ שאינו נקוב </w:t>
      </w:r>
      <w:ins w:id="94769" w:author="מנוע מכני" w:date="2026-10-11T12:04:39Z">
        <w:r>
          <w:rPr>
            <w:rtl/>
          </w:rPr>
          <w:t xml:space="preserve">אם </w:t>
        </w:r>
      </w:ins>
      <w:del w:id="94770" w:author="מנוע מכני" w:date="2026-10-11T12:04:39Z">
        <w:r w:rsidRPr="006F178A">
          <w:rPr>
            <w:rtl/>
          </w:rPr>
          <w:delText xml:space="preserve">אי </w:delText>
        </w:r>
      </w:del>
      <w:r w:rsidRPr="006F178A">
        <w:rPr>
          <w:rtl/>
        </w:rPr>
        <w:t xml:space="preserve">בעץ חייב שמתלחלח אבל בחרס </w:t>
      </w:r>
      <w:r w:rsidRPr="006F178A">
        <w:rPr>
          <w:rtl/>
        </w:rPr>
        <w:t xml:space="preserve">לא</w:t>
      </w:r>
      <w:r w:rsidRPr="006F178A">
        <w:rPr>
          <w:rtl/>
        </w:rPr>
        <w:t xml:space="preserve"> או להיפך.</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91445" w:author="מנוע מכני" w:date="2026-10-11T12:04:39Z">
        <w:r>
          <w:rPr>
            <w:rFonts w:ascii="Fb Fontext" w:hAnsi="Fb Fontext"/>
            <w:rtl/>
          </w:rPr>
          <w:t xml:space="preserve">מכאן</w:t>
        </w:r>
      </w:ins>
      <w:del w:id="91446" w:author="מנוע מכני" w:date="2026-10-11T12:04:39Z">
        <w:r w:rsidRPr="006F178A">
          <w:rPr>
            <w:rFonts w:ascii="Fb Fontext" w:hAnsi="Fb Fontext"/>
            <w:rtl/>
          </w:rPr>
          <w:delText xml:space="preserve">מהכא</w:delText>
        </w:r>
      </w:del>
      <w:r w:rsidRPr="006F178A">
        <w:rPr>
          <w:rFonts w:ascii="Fb Fontext" w:hAnsi="Fb Fontext"/>
          <w:rtl/>
        </w:rPr>
        <w:t xml:space="preserve"> משמע </w:t>
      </w:r>
      <w:r w:rsidRPr="006F178A">
        <w:rPr>
          <w:rStyle w:val="2fb"/>
          <w:rFonts w:ascii="Fb Fontext" w:hAnsi="Fb Fontext"/>
          <w:rtl/>
        </w:rPr>
        <w:t xml:space="preserve">דר"ש</w:t>
      </w:r>
      <w:r w:rsidRPr="006F178A">
        <w:rPr>
          <w:rFonts w:ascii="Fb Fontext" w:hAnsi="Fb Fontext"/>
          <w:rtl/>
        </w:rPr>
        <w:t xml:space="preserve"> השווה נקוב לשאינו נקוב.</w:t>
      </w:r>
    </w:p>
    <w:p w:rsidR="00E9703F" w:rsidRPr="00B3644D" w:rsidRDefault="00E9703F" w:rsidP="00E9703F">
      <w:pPr>
        <w:rPr>
          <w:spacing w:val="-2"/>
          <w:rtl/>
        </w:rPr>
      </w:pPr>
      <w:r w:rsidRPr="00B3644D">
        <w:rPr>
          <w:spacing w:val="-2"/>
          <w:rtl/>
        </w:rPr>
        <w:t>והא דמשמע דמחלק בין נקוב שאינו מוכשר לקבל טומאה לשאינו נקוב דמוכשר לקבל טומא</w:t>
      </w:r>
      <w:r w:rsidRPr="00B3644D">
        <w:rPr>
          <w:rFonts w:hint="cs"/>
          <w:spacing w:val="-2"/>
          <w:rtl/>
        </w:rPr>
        <w:t>ה</w:t>
      </w:r>
    </w:p>
    <w:p w:rsidR="00E9703F" w:rsidRPr="00B3644D" w:rsidRDefault="00E9703F" w:rsidP="00E9703F">
      <w:pPr>
        <w:rPr>
          <w:spacing w:val="-2"/>
          <w:rtl/>
        </w:rPr>
      </w:pPr>
      <w:r w:rsidRPr="00B3644D">
        <w:rPr>
          <w:spacing w:val="-2"/>
          <w:rtl/>
        </w:rPr>
        <w:t xml:space="preserve">היינו דווקא לענין </w:t>
      </w:r>
      <w:ins w:id="102053" w:author="קלוד" w:date="2026-10-11T13:11:34Z">
        <w:r>
          <w:rPr>
            <w:spacing w:val="-2"/>
            <w:rtl/>
          </w:rPr>
          <w:t xml:space="preserve">טומאה,</w:t>
        </w:r>
      </w:ins>
      <w:del w:id="102054" w:author="קלוד" w:date="2026-10-11T13:11:34Z">
        <w:r w:rsidRPr="00B3644D">
          <w:rPr>
            <w:spacing w:val="-2"/>
            <w:rtl/>
          </w:rPr>
          <w:delText xml:space="preserve">טומאה</w:delText>
        </w:r>
      </w:del>
      <w:r w:rsidRPr="00B3644D">
        <w:rPr>
          <w:spacing w:val="-2"/>
          <w:rtl/>
        </w:rPr>
        <w:t xml:space="preserve"> </w:t>
      </w:r>
      <w:r w:rsidRPr="00B3644D">
        <w:rPr>
          <w:rStyle w:val="afffff0"/>
          <w:spacing w:val="-2"/>
          <w:rtl/>
        </w:rPr>
        <w:t xml:space="preserve">ד'</w:t>
      </w:r>
      <w:r w:rsidRPr="00B3644D">
        <w:rPr>
          <w:rStyle w:val="afffff0"/>
          <w:spacing w:val="-2"/>
          <w:rtl/>
        </w:rPr>
        <w:t xml:space="preserve">על כל זרע אשר יזרע</w:t>
      </w:r>
      <w:r w:rsidRPr="00B3644D">
        <w:rPr>
          <w:rStyle w:val="afffff0"/>
          <w:rFonts w:hint="cs"/>
          <w:spacing w:val="-2"/>
          <w:rtl/>
        </w:rPr>
        <w:t>'</w:t>
      </w:r>
      <w:r w:rsidRPr="00B3644D">
        <w:rPr>
          <w:rStyle w:val="afffff0"/>
          <w:spacing w:val="-2"/>
          <w:rtl/>
        </w:rPr>
        <w:t xml:space="preserve"> </w:t>
      </w:r>
      <w:ins w:id="95745" w:author="מנוע מכני" w:date="2026-10-11T12:04:39Z">
        <w:r>
          <w:rPr>
            <w:spacing w:val="-2"/>
            <w:rtl/>
          </w:rPr>
          <w:t xml:space="preserve">למעט</w:t>
        </w:r>
      </w:ins>
      <w:del w:id="95746" w:author="מנוע מכני" w:date="2026-10-11T12:04:39Z">
        <w:r w:rsidRPr="00B3644D">
          <w:rPr>
            <w:spacing w:val="-2"/>
            <w:rtl/>
          </w:rPr>
          <w:delText xml:space="preserve">למעוטי</w:delText>
        </w:r>
      </w:del>
      <w:r w:rsidRPr="00B3644D">
        <w:rPr>
          <w:spacing w:val="-2"/>
          <w:rtl/>
        </w:rPr>
        <w:t xml:space="preserve"> מחובר כל </w:t>
      </w:r>
      <w:ins w:id="102051" w:author="קלוד" w:date="2026-10-11T13:11:34Z">
        <w:r>
          <w:rPr>
            <w:spacing w:val="-2"/>
            <w:rtl/>
          </w:rPr>
          <w:t xml:space="preserve">דהו,</w:t>
        </w:r>
      </w:ins>
      <w:del w:id="102052" w:author="קלוד" w:date="2026-10-11T13:11:34Z">
        <w:r w:rsidRPr="00B3644D">
          <w:rPr>
            <w:spacing w:val="-2"/>
            <w:rtl/>
          </w:rPr>
          <w:delText xml:space="preserve">דהו</w:delText>
        </w:r>
      </w:del>
      <w:r w:rsidRPr="00B3644D">
        <w:rPr>
          <w:spacing w:val="-2"/>
          <w:rtl/>
        </w:rPr>
        <w:t xml:space="preserve"> אבל באמת כתלוש </w:t>
      </w:r>
      <w:ins w:id="102049" w:author="קלוד" w:date="2026-10-11T13:11:34Z">
        <w:r>
          <w:rPr>
            <w:spacing w:val="-2"/>
            <w:rtl/>
          </w:rPr>
          <w:t xml:space="preserve">מחשיבו.</w:t>
        </w:r>
      </w:ins>
      <w:del w:id="102050" w:author="קלוד" w:date="2026-10-11T13:11:34Z">
        <w:r w:rsidRPr="00B3644D">
          <w:rPr>
            <w:spacing w:val="-2"/>
            <w:rtl/>
          </w:rPr>
          <w:delText xml:space="preserve">משוי</w:delText>
        </w:r>
      </w:del>
    </w:p>
    <w:p>
      <w:pPr>
        <w:pStyle w:val="afffff8"/>
        <w:rPr>
          <w:ins w:id="90607" w:author="קלוד" w:date="2026-10-11T12:33:55Z"/>
        </w:rPr>
      </w:pPr>
      <w:ins w:id="90608" w:author="קלוד" w:date="2026-10-11T12:33:55Z">
        <w:r>
          <w:rPr>
            <w:color w:val="7B3F00"/>
          </w:rPr>
          <w:t xml:space="preserve">שורש כנגד נקב - האם נחשב מחובר</w:t>
        </w:r>
      </w:ins>
    </w:p>
    <w:p>
      <w:pPr>
        <w:pStyle w:val="38"/>
        <w:rPr>
          <w:ins w:id="98142" w:author="מנוע מכני" w:date="2026-10-11T12:04:39Z"/>
        </w:rPr>
      </w:pPr>
      <w:del w:id="98141" w:author="מנוע מכני" w:date="2026-10-11T12:04:39Z">
        <w:r w:rsidRPr="006F178A">
          <w:delText xml:space="preserve">•</w:delText>
        </w:r>
      </w:del>
      <w:r w:rsidRPr="006F178A">
        <w:t xml:space="preserve"> </w:t>
      </w:r>
      <w:r w:rsidRPr="00731B89">
        <w:t>בעא ההוא סבא מר"ז לר"ז</w:t>
      </w:r>
      <w:r>
        <w:t>:</w:t>
      </w:r>
    </w:p>
    <w:p w:rsidR="00E9703F" w:rsidRPr="006F178A" w:rsidRDefault="00E9703F" w:rsidP="00E9703F">
      <w:pPr>
        <w:rPr>
          <w:rtl/>
        </w:rPr>
      </w:pPr>
      <w:del w:id="98143" w:author="מנוע מכני" w:date="2026-10-11T12:04:39Z">
        <w:r w:rsidRPr="006F178A">
          <w:rPr>
            <w:rtl/>
          </w:rPr>
          <w:delText xml:space="preserve"> </w:delText>
        </w:r>
      </w:del>
      <w:r w:rsidRPr="006F178A">
        <w:rPr>
          <w:rtl/>
        </w:rPr>
        <w:t xml:space="preserve">איך הדין </w:t>
      </w:r>
      <w:r w:rsidRPr="006F178A">
        <w:rPr>
          <w:rStyle w:val="2fb"/>
          <w:rtl/>
        </w:rPr>
        <w:t xml:space="preserve">לר"ש</w:t>
      </w:r>
      <w:r w:rsidRPr="006F178A">
        <w:rPr>
          <w:rtl/>
        </w:rPr>
        <w:t xml:space="preserve"> בשורש כנגד נקב</w:t>
      </w:r>
      <w:r w:rsidRPr="006F178A">
        <w:rPr>
          <w:rFonts w:hint="cs"/>
          <w:rtl/>
        </w:rPr>
        <w:t>,</w:t>
      </w:r>
      <w:r w:rsidRPr="006F178A">
        <w:rPr>
          <w:rtl/>
        </w:rPr>
        <w:t xml:space="preserve"> ולא ענהו.</w:t>
      </w:r>
    </w:p>
    <w:p w:rsidR="00E9703F" w:rsidRPr="002D0727" w:rsidRDefault="00E9703F" w:rsidP="00E9703F">
      <w:pPr>
        <w:rPr>
          <w:b/>
          <w:bCs/>
          <w:rtl/>
        </w:rPr>
      </w:pPr>
      <w:r w:rsidRPr="006F178A">
        <w:rPr>
          <w:rtl/>
        </w:rPr>
        <w:t>ואח"ז שמעו אומר דניקב בדכדי טהרתו.</w:t>
      </w:r>
    </w:p>
    <w:p w:rsidR="00E9703F" w:rsidRPr="006F178A" w:rsidRDefault="00E9703F" w:rsidP="00E9703F">
      <w:pPr>
        <w:rPr>
          <w:rtl/>
        </w:rPr>
      </w:pPr>
      <w:r w:rsidRPr="002D0727">
        <w:rPr>
          <w:rStyle w:val="2fb"/>
          <w:b/>
          <w:bCs/>
          <w:rtl/>
        </w:rPr>
        <w:t>אביי</w:t>
      </w:r>
      <w:r w:rsidRPr="006F178A">
        <w:rPr>
          <w:rtl/>
        </w:rPr>
        <w:t xml:space="preserve"> </w:t>
      </w:r>
      <w:r w:rsidRPr="006F178A">
        <w:rPr>
          <w:rtl/>
        </w:rPr>
        <w:t xml:space="preserve">אמר</w:t>
      </w:r>
      <w:r w:rsidRPr="006F178A">
        <w:rPr>
          <w:rtl/>
        </w:rPr>
        <w:t xml:space="preserve"> ליישב זאת </w:t>
      </w:r>
      <w:ins w:id="102057" w:author="קלוד" w:date="2026-10-11T13:11:34Z">
        <w:r>
          <w:rPr>
            <w:rtl/>
          </w:rPr>
          <w:t xml:space="preserve">שמודה</w:t>
        </w:r>
      </w:ins>
      <w:del w:id="102058" w:author="קלוד" w:date="2026-10-11T13:11:34Z">
        <w:r w:rsidRPr="006F178A">
          <w:rPr>
            <w:rtl/>
          </w:rPr>
          <w:delText xml:space="preserve">דמודה</w:delText>
        </w:r>
      </w:del>
      <w:r w:rsidRPr="006F178A">
        <w:rPr>
          <w:rtl/>
        </w:rPr>
        <w:t xml:space="preserve"> </w:t>
      </w:r>
      <w:r w:rsidRPr="006F178A">
        <w:rPr>
          <w:rStyle w:val="2fb"/>
          <w:rtl/>
        </w:rPr>
        <w:t xml:space="preserve">ר"ש</w:t>
      </w:r>
      <w:r w:rsidRPr="006F178A">
        <w:rPr>
          <w:rtl/>
        </w:rPr>
        <w:t xml:space="preserve"> שניקב למטה מרביעית </w:t>
      </w:r>
      <w:ins w:id="95435" w:author="מנוע מכני" w:date="2026-10-11T12:04:39Z">
        <w:ins w:id="102055" w:author="קלוד" w:date="2026-10-11T13:11:34Z">
          <w:r>
            <w:rPr>
              <w:rtl/>
            </w:rPr>
            <w:t xml:space="preserve">- הרי הוא</w:t>
          </w:r>
        </w:ins>
        <w:del w:id="102056" w:author="קלוד" w:date="2026-10-11T13:11:34Z">
          <w:r>
            <w:rPr>
              <w:rtl/>
            </w:rPr>
            <w:delText xml:space="preserve">דהיה</w:delText>
          </w:r>
        </w:del>
      </w:ins>
      <w:del w:id="95436" w:author="מנוע מכני" w:date="2026-10-11T12:04:39Z">
        <w:r w:rsidRPr="006F178A">
          <w:rPr>
            <w:rtl/>
          </w:rPr>
          <w:delText xml:space="preserve">דהוה</w:delText>
        </w:r>
      </w:del>
      <w:r w:rsidRPr="006F178A">
        <w:rPr>
          <w:rtl/>
        </w:rPr>
        <w:t xml:space="preserve"> כמחובר.</w:t>
      </w:r>
    </w:p>
    <w:p>
      <w:pPr>
        <w:pStyle w:val="afffff8"/>
        <w:rPr>
          <w:ins w:id="90605" w:author="קלוד" w:date="2026-10-11T12:33:55Z"/>
        </w:rPr>
      </w:pPr>
      <w:ins w:id="90606" w:author="קלוד" w:date="2026-10-11T12:33:55Z">
        <w:r>
          <w:rPr>
            <w:color w:val="7B3F00"/>
          </w:rPr>
          <w:t xml:space="preserve">חמש מדות בניקוב כלי חרס</w:t>
        </w:r>
      </w:ins>
    </w:p>
    <w:p>
      <w:pPr>
        <w:pStyle w:val="38"/>
        <w:rPr>
          <w:ins w:id="98145" w:author="מנוע מכני" w:date="2026-10-11T12:04:39Z"/>
        </w:rPr>
      </w:pPr>
      <w:del w:id="98144" w:author="מנוע מכני" w:date="2026-10-11T12:04:39Z">
        <w:r w:rsidRPr="00731B89">
          <w:lastRenderedPageBreak/>
          <w:delText xml:space="preserve">•</w:delText>
        </w:r>
      </w:del>
      <w:r w:rsidRPr="00731B89">
        <w:t xml:space="preserve"> </w:t>
      </w:r>
      <w:del w:id="99404" w:author="מנוע מכני" w:date="2026-10-11T12:04:39Z">
        <w:r>
          <w:delText xml:space="preserve">אמר </w:delText>
        </w:r>
      </w:del>
      <w:r>
        <w:t xml:space="preserve">רבא</w:t>
      </w:r>
      <w:r>
        <w:t>:</w:t>
      </w:r>
    </w:p>
    <w:p w:rsidR="00E9703F" w:rsidRPr="00731B89" w:rsidRDefault="00E9703F" w:rsidP="00E9703F">
      <w:pPr>
        <w:rPr>
          <w:b/>
          <w:bCs/>
          <w:rtl/>
        </w:rPr>
      </w:pPr>
      <w:del w:id="98146" w:author="מנוע מכני" w:date="2026-10-11T12:04:39Z">
        <w:r w:rsidRPr="00731B89">
          <w:rPr>
            <w:b/>
            <w:bCs/>
            <w:rtl/>
          </w:rPr>
          <w:delText xml:space="preserve"> </w:delText>
        </w:r>
      </w:del>
      <w:r w:rsidRPr="00731B89">
        <w:rPr>
          <w:b/>
          <w:bCs/>
          <w:rtl/>
        </w:rPr>
        <w:t xml:space="preserve">חמש מדות בכלי חרס.</w:t>
      </w:r>
    </w:p>
    <w:p w:rsidR="00E9703F" w:rsidRPr="006F178A" w:rsidRDefault="00E9703F" w:rsidP="00E9703F">
      <w:pPr>
        <w:rPr>
          <w:rtl/>
        </w:rPr>
      </w:pPr>
      <w:r w:rsidRPr="006F178A">
        <w:rPr>
          <w:rtl/>
        </w:rPr>
        <w:t>ניקב כמוציא משקה - טהור מלטמא גיסטרא, ועדיין כלי הוא לקדש בו מי חטאת.</w:t>
      </w:r>
    </w:p>
    <w:p w:rsidR="00E9703F" w:rsidRPr="006F178A" w:rsidRDefault="00E9703F" w:rsidP="00E9703F">
      <w:pPr>
        <w:rPr>
          <w:rtl/>
        </w:rPr>
      </w:pPr>
      <w:r w:rsidRPr="006F178A">
        <w:rPr>
          <w:rtl/>
        </w:rPr>
        <w:t>ניקב ככונס משקה - טהור מלקדש בו מי חטאת, ועדיין כלי הוא להכשיר בו זרעים.</w:t>
      </w:r>
    </w:p>
    <w:p w:rsidR="00E9703F" w:rsidRPr="006F178A" w:rsidRDefault="00E9703F" w:rsidP="00E9703F">
      <w:pPr>
        <w:rPr>
          <w:rtl/>
        </w:rPr>
      </w:pPr>
      <w:r w:rsidRPr="006F178A">
        <w:rPr>
          <w:rtl/>
        </w:rPr>
        <w:t>ניקב כשורש קטן - טהור מלהכשיר בו זרעים, ועדיין כלי הוא לקבל בו זיתים.</w:t>
      </w:r>
    </w:p>
    <w:p w:rsidR="00E9703F" w:rsidRPr="006F178A" w:rsidRDefault="00E9703F" w:rsidP="00E9703F">
      <w:pPr>
        <w:rPr>
          <w:rtl/>
        </w:rPr>
      </w:pPr>
      <w:r w:rsidRPr="006F178A">
        <w:rPr>
          <w:rtl/>
        </w:rPr>
        <w:t xml:space="preserve">ניקב כמוציא זיתים - טהור מלקבל בו זיתים, ועדיין כלי הוא לקבל בו רימונים. ניקב כמוציא רימונים - טהור מכלום. ואם הוקף צמיד פתיל - עד שיפחת רובו. והיינו </w:t>
      </w:r>
      <w:ins w:id="102059" w:author="קלוד" w:date="2026-10-11T13:11:34Z">
        <w:r>
          <w:rPr>
            <w:rtl/>
          </w:rPr>
          <w:t xml:space="preserve">בגדולים.</w:t>
        </w:r>
      </w:ins>
      <w:del w:id="102060" w:author="קלוד" w:date="2026-10-11T13:11:34Z">
        <w:r w:rsidRPr="006F178A">
          <w:rPr>
            <w:rtl/>
          </w:rPr>
          <w:delText xml:space="preserve">ברברבי.</w:delText>
        </w:r>
      </w:del>
    </w:p>
    <w:p w:rsidR="00E9703F" w:rsidRPr="006F178A" w:rsidRDefault="00E9703F" w:rsidP="00E9703F">
      <w:pPr>
        <w:rPr>
          <w:rtl/>
        </w:rPr>
      </w:pPr>
      <w:r w:rsidRPr="006F178A">
        <w:rPr>
          <w:rFonts w:ascii="Fb Fontext" w:hAnsi="Fb Fontext"/>
          <w:sz w:val="20"/>
          <w:rtl/>
        </w:rPr>
        <w:t xml:space="preserve">אבל </w:t>
      </w:r>
      <w:ins w:id="102067" w:author="קלוד" w:date="2026-10-11T13:11:34Z">
        <w:r>
          <w:rPr>
            <w:rFonts w:ascii="Fb Fontext" w:hAnsi="Fb Fontext"/>
            <w:sz w:val="20"/>
            <w:rtl/>
          </w:rPr>
          <w:t xml:space="preserve">בקטנים</w:t>
        </w:r>
      </w:ins>
      <w:del w:id="102068" w:author="קלוד" w:date="2026-10-11T13:11:34Z">
        <w:r w:rsidRPr="006F178A">
          <w:rPr>
            <w:rFonts w:ascii="Fb Fontext" w:hAnsi="Fb Fontext"/>
            <w:sz w:val="20"/>
            <w:rtl/>
          </w:rPr>
          <w:delText xml:space="preserve">בזוטרי</w:delText>
        </w:r>
      </w:del>
      <w:r w:rsidRPr="006F178A">
        <w:rPr>
          <w:rFonts w:ascii="Fb Fontext" w:hAnsi="Fb Fontext"/>
          <w:sz w:val="20"/>
          <w:rtl/>
        </w:rPr>
        <w:t xml:space="preserve"> </w:t>
      </w:r>
      <w:ins w:id="102065" w:author="קלוד" w:date="2026-10-11T13:11:34Z">
        <w:r>
          <w:rPr>
            <w:rFonts w:ascii="Fb Fontext" w:hAnsi="Fb Fontext"/>
            <w:sz w:val="20"/>
            <w:rtl/>
          </w:rPr>
          <w:t xml:space="preserve">די</w:t>
        </w:r>
      </w:ins>
      <w:del w:id="102066" w:author="קלוד" w:date="2026-10-11T13:11:34Z">
        <w:r w:rsidRPr="006F178A">
          <w:rPr>
            <w:rFonts w:ascii="Fb Fontext" w:hAnsi="Fb Fontext"/>
            <w:sz w:val="20"/>
            <w:rtl/>
          </w:rPr>
          <w:delText xml:space="preserve">סגי</w:delText>
        </w:r>
      </w:del>
      <w:r w:rsidRPr="006F178A">
        <w:rPr>
          <w:rFonts w:ascii="Fb Fontext" w:hAnsi="Fb Fontext"/>
          <w:sz w:val="20"/>
          <w:rtl/>
        </w:rPr>
        <w:t xml:space="preserve"> </w:t>
      </w:r>
      <w:ins w:id="102063" w:author="קלוד" w:date="2026-10-11T13:11:34Z">
        <w:r>
          <w:rPr>
            <w:rStyle w:val="afffffe"/>
            <w:rFonts w:ascii="Fb Fontext" w:hAnsi="Fb Fontext"/>
            <w:sz w:val="20"/>
            <w:rtl/>
          </w:rPr>
          <w:t xml:space="preserve">בניקב</w:t>
        </w:r>
      </w:ins>
      <w:del w:id="102064" w:author="קלוד" w:date="2026-10-11T13:11:34Z">
        <w:r w:rsidRPr="006F178A">
          <w:rPr>
            <w:rFonts w:ascii="Fb Fontext" w:hAnsi="Fb Fontext"/>
            <w:sz w:val="20"/>
            <w:rtl/>
          </w:rPr>
          <w:delText xml:space="preserve">שמוצאי</w:delText>
        </w:r>
      </w:del>
      <w:r w:rsidRPr="006F178A">
        <w:rPr>
          <w:rFonts w:ascii="Fb Fontext" w:hAnsi="Fb Fontext"/>
          <w:sz w:val="20"/>
          <w:rtl/>
        </w:rPr>
        <w:t xml:space="preserve"> </w:t>
      </w:r>
      <w:ins w:id="102061" w:author="קלוד" w:date="2026-10-11T13:11:34Z">
        <w:r>
          <w:rPr>
            <w:rFonts w:ascii="Fb Fontext" w:hAnsi="Fb Fontext"/>
            <w:sz w:val="20"/>
            <w:rtl/>
          </w:rPr>
          <w:t xml:space="preserve">כמוציא רימון,</w:t>
        </w:r>
      </w:ins>
      <w:del w:id="102062" w:author="קלוד" w:date="2026-10-11T13:11:34Z">
        <w:r w:rsidRPr="006F178A">
          <w:rPr>
            <w:rFonts w:ascii="Fb Fontext" w:hAnsi="Fb Fontext"/>
            <w:sz w:val="20"/>
            <w:rtl/>
          </w:rPr>
          <w:delText xml:space="preserve">רימון</w:delText>
        </w:r>
      </w:del>
      <w:r w:rsidRPr="006F178A">
        <w:rPr>
          <w:rFonts w:ascii="Fb Fontext" w:hAnsi="Fb Fontext"/>
          <w:sz w:val="20"/>
          <w:rtl/>
        </w:rPr>
        <w:t xml:space="preserve"> שאינו ראוי לכלום.</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צו.</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כלי חרס שיעורו בכונס משקה.</w:t>
      </w:r>
    </w:p>
    <w:p w:rsidR="00E9703F" w:rsidRPr="006F178A" w:rsidRDefault="00E9703F" w:rsidP="00E9703F">
      <w:pPr>
        <w:rPr>
          <w:rtl/>
        </w:rPr>
      </w:pPr>
      <w:r w:rsidRPr="006F178A">
        <w:rPr>
          <w:rtl/>
        </w:rPr>
        <w:t xml:space="preserve">ודווקא בגיסטרא</w:t>
      </w:r>
      <w:ins w:id="102071" w:author="קלוד" w:date="2026-10-11T13:11:34Z">
        <w:r>
          <w:rPr>
            <w:rtl/>
          </w:rPr>
          <w:t xml:space="preserve"> </w:t>
        </w:r>
        <w:r>
          <w:rPr>
            <w:rStyle w:val="afffffe"/>
            <w:rtl/>
          </w:rPr>
          <w:t xml:space="preserve">שיעורו</w:t>
        </w:r>
        <w:r>
          <w:rPr>
            <w:rtl/>
          </w:rPr>
          <w:t xml:space="preserve"> </w:t>
        </w:r>
      </w:ins>
      <w:del w:id="102072" w:author="קלוד" w:date="2026-10-11T13:11:34Z">
        <w:r w:rsidRPr="006F178A">
          <w:rPr>
            <w:rtl/>
          </w:rPr>
          <w:delText xml:space="preserve"> </w:delText>
        </w:r>
      </w:del>
      <w:r w:rsidRPr="006F178A">
        <w:rPr>
          <w:rtl/>
        </w:rPr>
        <w:t xml:space="preserve">במוציא </w:t>
      </w:r>
      <w:ins w:id="102069" w:author="קלוד" w:date="2026-10-11T13:11:34Z">
        <w:r>
          <w:rPr>
            <w:rtl/>
          </w:rPr>
          <w:t xml:space="preserve">משקה,</w:t>
        </w:r>
      </w:ins>
      <w:del w:id="102070" w:author="קלוד" w:date="2026-10-11T13:11:34Z">
        <w:r w:rsidRPr="006F178A">
          <w:rPr>
            <w:rtl/>
          </w:rPr>
          <w:delText xml:space="preserve">משקה</w:delText>
        </w:r>
      </w:del>
      <w:r w:rsidRPr="006F178A">
        <w:rPr>
          <w:rtl/>
        </w:rPr>
        <w:t xml:space="preserve"> לפי שאין אומרים הבא גיסטרא לגיסטרא.</w:t>
      </w:r>
    </w:p>
    <w:p>
      <w:pPr>
        <w:pStyle w:val="afffff8"/>
        <w:rPr>
          <w:ins w:id="90603" w:author="קלוד" w:date="2026-10-11T12:33:55Z"/>
        </w:rPr>
      </w:pPr>
      <w:ins w:id="90604" w:author="קלוד" w:date="2026-10-11T12:33:55Z">
        <w:r>
          <w:rPr>
            <w:color w:val="7B3F00"/>
          </w:rPr>
          <w:t xml:space="preserve">ניקוב כלי חרס במערבא - כמוציא רימון או כשורש קטן</w:t>
        </w:r>
      </w:ins>
    </w:p>
    <w:p>
      <w:pPr>
        <w:pStyle w:val="38"/>
        <w:rPr>
          <w:ins w:id="98148" w:author="מנוע מכני" w:date="2026-10-11T12:04:39Z"/>
        </w:rPr>
      </w:pPr>
      <w:del w:id="98147" w:author="מנוע מכני" w:date="2026-10-11T12:04:39Z">
        <w:r w:rsidRPr="006F178A">
          <w:delText xml:space="preserve">•</w:delText>
        </w:r>
      </w:del>
      <w:r w:rsidRPr="006F178A">
        <w:t xml:space="preserve"> </w:t>
      </w:r>
      <w:r w:rsidRPr="006F178A">
        <w:t>ריב"א וריב"ז</w:t>
      </w:r>
      <w:r w:rsidRPr="006F178A">
        <w:t>:</w:t>
      </w:r>
    </w:p>
    <w:p w:rsidR="00E9703F" w:rsidRPr="009757B9" w:rsidRDefault="00E9703F" w:rsidP="00E9703F">
      <w:pPr>
        <w:rPr>
          <w:rFonts w:cs="Guttman Vilna"/>
          <w:b/>
          <w:bCs/>
          <w:rtl/>
        </w:rPr>
      </w:pPr>
      <w:del w:id="98149" w:author="מנוע מכני" w:date="2026-10-11T12:04:39Z">
        <w:r w:rsidRPr="006F178A">
          <w:rPr>
            <w:rtl/>
          </w:rPr>
          <w:delText xml:space="preserve"> </w:delText>
        </w:r>
      </w:del>
      <w:ins w:id="91447" w:author="מנוע מכני" w:date="2026-10-11T12:04:39Z">
        <w:r>
          <w:rPr>
            <w:rtl/>
          </w:rPr>
          <w:t xml:space="preserve">חלקו</w:t>
        </w:r>
      </w:ins>
      <w:del w:id="91448" w:author="מנוע מכני" w:date="2026-10-11T12:04:39Z">
        <w:r w:rsidRPr="006F178A">
          <w:rPr>
            <w:rtl/>
          </w:rPr>
          <w:delText xml:space="preserve">פליגי</w:delText>
        </w:r>
      </w:del>
      <w:r w:rsidRPr="006F178A">
        <w:rPr>
          <w:rtl/>
        </w:rPr>
        <w:t xml:space="preserve"> במערבא </w:t>
      </w:r>
      <w:ins w:id="94771" w:author="מנוע מכני" w:date="2026-10-11T12:04:39Z">
        <w:r>
          <w:rPr>
            <w:rtl/>
          </w:rPr>
          <w:t xml:space="preserve">אם </w:t>
        </w:r>
      </w:ins>
      <w:del w:id="94772" w:author="מנוע מכני" w:date="2026-10-11T12:04:39Z">
        <w:r w:rsidRPr="006F178A">
          <w:rPr>
            <w:rtl/>
          </w:rPr>
          <w:delText xml:space="preserve">אי </w:delText>
        </w:r>
      </w:del>
      <w:r w:rsidRPr="006F178A">
        <w:rPr>
          <w:rtl/>
        </w:rPr>
        <w:t xml:space="preserve">כמוציא רמון, </w:t>
      </w:r>
      <w:ins w:id="94773" w:author="מנוע מכני" w:date="2026-10-11T12:04:39Z">
        <w:r>
          <w:rPr>
            <w:rtl/>
          </w:rPr>
          <w:t xml:space="preserve">אם </w:t>
        </w:r>
      </w:ins>
      <w:del w:id="94774" w:author="מנוע מכני" w:date="2026-10-11T12:04:39Z">
        <w:r w:rsidRPr="006F178A">
          <w:rPr>
            <w:rtl/>
          </w:rPr>
          <w:delText xml:space="preserve">אי </w:delText>
        </w:r>
      </w:del>
      <w:r w:rsidRPr="006F178A">
        <w:rPr>
          <w:rtl/>
        </w:rPr>
        <w:t xml:space="preserve">כשורש קטן.</w:t>
      </w:r>
      <w:r w:rsidRPr="006F178A">
        <w:rPr>
          <w:rFonts w:hint="cs"/>
          <w:rtl/>
        </w:rPr>
        <w:t xml:space="preserve"> </w:t>
      </w:r>
      <w:r w:rsidRPr="006F178A">
        <w:rPr>
          <w:b/>
          <w:bCs/>
          <w:rtl/>
        </w:rPr>
        <w:t>וסימניך</w:t>
      </w:r>
      <w:r w:rsidRPr="006F178A">
        <w:rPr>
          <w:rtl/>
        </w:rPr>
        <w:t>: אחד המרבה ואחד הממעיט.</w:t>
      </w:r>
    </w:p>
    <w:p>
      <w:pPr>
        <w:pStyle w:val="38"/>
        <w:rPr>
          <w:ins w:id="98151" w:author="מנוע מכני" w:date="2026-10-11T12:04:39Z"/>
        </w:rPr>
      </w:pPr>
      <w:del w:id="98150" w:author="מנוע מכני" w:date="2026-10-11T12:04:39Z">
        <w:r w:rsidRPr="006F178A">
          <w:delText xml:space="preserve">•</w:delText>
        </w:r>
      </w:del>
      <w:r w:rsidRPr="006F178A">
        <w:t xml:space="preserve"> </w:t>
      </w:r>
      <w:ins w:id="90419" w:author="מנוע מכני" w:date="2026-10-11T12:04:39Z">
        <w:r>
          <w:t xml:space="preserve">ר"א</w:t>
        </w:r>
      </w:ins>
      <w:del w:id="90420" w:author="מנוע מכני" w:date="2026-10-11T12:04:39Z">
        <w:r w:rsidRPr="006F178A">
          <w:delText xml:space="preserve">רבי אליעזר</w:delText>
        </w:r>
      </w:del>
      <w:r w:rsidRPr="006F178A">
        <w:t>:</w:t>
      </w:r>
    </w:p>
    <w:p w:rsidR="00E9703F" w:rsidRPr="006F178A" w:rsidRDefault="00E9703F" w:rsidP="00E9703F">
      <w:pPr>
        <w:rPr>
          <w:rtl/>
        </w:rPr>
      </w:pPr>
      <w:del w:id="98152" w:author="מנוע מכני" w:date="2026-10-11T12:04:39Z">
        <w:r w:rsidRPr="006F178A">
          <w:rPr>
            <w:rtl/>
          </w:rPr>
          <w:delText xml:space="preserve"> </w:delText>
        </w:r>
      </w:del>
      <w:r w:rsidRPr="006F178A">
        <w:rPr>
          <w:rtl/>
        </w:rPr>
        <w:t xml:space="preserve">כלי חרס שיעורו כמוציא זיתים.</w:t>
      </w:r>
    </w:p>
    <w:p w:rsidR="00E9703F" w:rsidRPr="006061D7" w:rsidRDefault="00E9703F" w:rsidP="00E9703F">
      <w:pPr>
        <w:rPr>
          <w:rtl/>
        </w:rPr>
      </w:pPr>
      <w:r w:rsidRPr="006061D7">
        <w:rPr>
          <w:rtl/>
        </w:rPr>
        <w:t>•</w:t>
      </w:r>
      <w:r w:rsidRPr="006061D7">
        <w:rPr>
          <w:rFonts w:hint="cs"/>
          <w:rtl/>
        </w:rPr>
        <w:t xml:space="preserve"> </w:t>
      </w:r>
      <w:r w:rsidRPr="006061D7">
        <w:rPr>
          <w:rtl/>
        </w:rPr>
        <w:t xml:space="preserve">מקבד"ר </w:t>
      </w:r>
      <w:ins w:id="102075" w:author="קלוד" w:date="2026-10-11T13:11:34Z">
        <w:r>
          <w:rPr>
            <w:rStyle w:val="2fb"/>
            <w:rtl/>
          </w:rPr>
          <w:t xml:space="preserve">מדר"א:</w:t>
        </w:r>
      </w:ins>
      <w:del w:id="102076" w:author="קלוד" w:date="2026-10-11T13:11:34Z">
        <w:r w:rsidRPr="006061D7">
          <w:rPr>
            <w:rStyle w:val="2fb"/>
            <w:rtl/>
          </w:rPr>
          <w:delText xml:space="preserve">מדר"א</w:delText>
        </w:r>
      </w:del>
      <w:r w:rsidRPr="006061D7">
        <w:rPr>
          <w:rtl/>
        </w:rPr>
        <w:t xml:space="preserve"> והרי </w:t>
      </w:r>
      <w:ins w:id="102073" w:author="קלוד" w:date="2026-10-11T13:11:34Z">
        <w:r>
          <w:rPr>
            <w:rtl/>
          </w:rPr>
          <w:t xml:space="preserve">הן </w:t>
        </w:r>
        <w:r>
          <w:rPr>
            <w:rStyle w:val="afffffe"/>
            <w:rtl/>
          </w:rPr>
          <w:t xml:space="preserve">שניקבו</w:t>
        </w:r>
      </w:ins>
      <w:del w:id="102074" w:author="קלוד" w:date="2026-10-11T13:11:34Z">
        <w:r w:rsidRPr="006061D7">
          <w:rPr>
            <w:rtl/>
          </w:rPr>
          <w:delText xml:space="preserve">הן</w:delText>
        </w:r>
      </w:del>
      <w:r w:rsidRPr="006061D7">
        <w:rPr>
          <w:rtl/>
        </w:rPr>
        <w:t xml:space="preserve"> ככלי גללים וכלי אבנים וכלי אדמה, שאין מקבלין טומאה </w:t>
      </w:r>
      <w:r w:rsidRPr="006061D7">
        <w:rPr>
          <w:rtl/>
        </w:rPr>
        <w:t xml:space="preserve">לא</w:t>
      </w:r>
      <w:r w:rsidRPr="006061D7">
        <w:rPr>
          <w:rtl/>
        </w:rPr>
        <w:t xml:space="preserve"> מד"ת ולא מד</w:t>
      </w:r>
      <w:r w:rsidRPr="006061D7">
        <w:rPr>
          <w:rFonts w:hint="cs"/>
          <w:rtl/>
        </w:rPr>
        <w:t>"ס</w:t>
      </w:r>
    </w:p>
    <w:p w:rsidR="00E9703F" w:rsidRPr="006F178A" w:rsidRDefault="00E9703F" w:rsidP="00E9703F">
      <w:pPr>
        <w:rPr>
          <w:rtl/>
        </w:rPr>
      </w:pPr>
      <w:r w:rsidRPr="006F178A">
        <w:rPr>
          <w:rFonts w:ascii="Fb Fontext" w:hAnsi="Fb Fontext"/>
          <w:rtl/>
        </w:rPr>
        <w:t>ולענין צמיד פתיל - עד שיפחת רובו.</w:t>
      </w:r>
    </w:p>
    <w:p w:rsidR="00E9703F" w:rsidRDefault="00E9703F" w:rsidP="00E9703F">
      <w:pPr>
        <w:pStyle w:val="Hadran"/>
        <w:rPr>
          <w:rFonts w:asciiTheme="minorBidi" w:hAnsiTheme="minorBidi"/>
          <w:sz w:val="20"/>
          <w:rtl/>
        </w:rPr>
        <w:sectPr w:rsidR="00E9703F" w:rsidSect="00FB6CBE">
          <w:pgSz w:w="6804" w:h="11907" w:code="8"/>
          <w:pgMar w:top="567" w:right="567" w:bottom="284" w:left="567" w:header="284" w:footer="284" w:gutter="0"/>
          <w:pgNumType w:start="1"/>
          <w:cols w:space="284"/>
          <w:bidi/>
          <w:rtlGutter/>
          <w:docGrid w:linePitch="360"/>
        </w:sectPr>
        <w:pPrChange w:id="101675" w:author="Claude" w:date="2026-10-11T09:08:22Z">
          <w:pPr>
            <w:pStyle w:val="affff"/>
            <w:rPr>
              <w:rFonts w:asciiTheme="minorBidi" w:hAnsiTheme="minorBidi"/>
              <w:sz w:val="20"/>
              <w:rtl/>
            </w:rPr>
            <w:sectPr w:rsidR="00E9703F" w:rsidSect="00FB6CBE">
              <w:pgSz w:w="6804" w:h="11907" w:code="8"/>
              <w:pgMar w:top="567" w:right="567" w:bottom="284" w:left="567" w:header="284" w:footer="284" w:gutter="0"/>
              <w:pgNumType w:start="1"/>
              <w:cols w:space="284"/>
              <w:bidi/>
              <w:rtlGutter/>
              <w:docGrid w:linePitch="360"/>
            </w:sectPr>
          </w:pPr>
        </w:pPrChange>
      </w:pPr>
      <w:r w:rsidRPr="006F178A">
        <w:rPr>
          <w:rFonts w:asciiTheme="minorBidi" w:hAnsiTheme="minorBidi"/>
          <w:sz w:val="20"/>
          <w:rtl/>
        </w:rPr>
        <w:t>הדרן עלך המצניע.</w:t>
      </w:r>
    </w:p>
    <w:p w:rsidR="00E9703F" w:rsidRPr="009757B9" w:rsidRDefault="00E9703F" w:rsidP="00E9703F">
      <w:pPr>
        <w:pStyle w:val="afff8"/>
        <w:framePr w:wrap="around"/>
        <w:spacing w:after="0" w:line="276" w:lineRule="auto"/>
        <w:rPr>
          <w:rFonts w:cs="Guttman Vilna"/>
          <w:b/>
          <w:bCs/>
          <w:rtl/>
        </w:rPr>
      </w:pPr>
    </w:p>
    <w:p w:rsidR="00E9703F" w:rsidRPr="009757B9" w:rsidRDefault="00E9703F" w:rsidP="00E9703F">
      <w:pPr>
        <w:pStyle w:val="afff6"/>
        <w:framePr w:wrap="around"/>
        <w:spacing w:line="276" w:lineRule="auto"/>
        <w:rPr>
          <w:del w:id="100582" w:author="Claude" w:date="2026-10-11T09:08:03Z"/>
          <w:rFonts w:cs="Guttman Vilna"/>
          <w:b/>
          <w:bCs/>
          <w:sz w:val="20"/>
          <w:rtl/>
        </w:rPr>
      </w:pPr>
      <w:del w:id="100581" w:author="Claude" w:date="2026-10-11T09:08:03Z">
        <w:r w:rsidRPr="006F178A">
          <w:rPr>
            <w:rFonts w:ascii="Fb Fontext" w:hAnsi="Fb Fontext" w:hint="cs"/>
            <w:sz w:val="20"/>
            <w:rtl/>
          </w:rPr>
          <w:delText xml:space="preserve">פרק אחד עשר</w:delText>
        </w:r>
      </w:del>
    </w:p>
    <w:p w:rsidR="00E9703F" w:rsidRPr="009757B9" w:rsidRDefault="00E9703F" w:rsidP="00E9703F">
      <w:pPr>
        <w:pStyle w:val="afff7"/>
        <w:framePr w:wrap="around"/>
        <w:spacing w:line="276" w:lineRule="auto"/>
        <w:rPr>
          <w:del w:id="100584" w:author="Claude" w:date="2026-10-11T09:08:03Z"/>
          <w:b/>
          <w:bCs w:val="0"/>
          <w:sz w:val="20"/>
          <w:rtl/>
        </w:rPr>
      </w:pPr>
      <w:del w:id="100583" w:author="Claude" w:date="2026-10-11T09:08:03Z">
        <w:r w:rsidRPr="006F178A">
          <w:rPr>
            <w:rFonts w:ascii="Fb Fontext" w:hAnsi="Fb Fontext" w:hint="cs"/>
            <w:sz w:val="20"/>
            <w:rtl/>
          </w:rPr>
          <w:delText xml:space="preserve">הזורק</w:delText>
        </w:r>
      </w:del>
    </w:p>
    <w:p w:rsidR="00E9703F" w:rsidRPr="006F178A" w:rsidRDefault="00E9703F" w:rsidP="00E9703F">
      <w:pPr>
        <w:pStyle w:val="afff8"/>
        <w:framePr w:wrap="around"/>
        <w:spacing w:after="0" w:line="276" w:lineRule="auto"/>
        <w:rPr>
          <w:rStyle w:val="afffe"/>
          <w:b/>
          <w:bCs w:val="0"/>
          <w:rtl/>
        </w:rPr>
      </w:pPr>
      <w:r w:rsidRPr="006F178A">
        <w:rPr>
          <w:rStyle w:val="afffe"/>
          <w:rFonts w:hint="cs"/>
          <w:b/>
          <w:rtl/>
        </w:rPr>
        <w:t>צו.- קב.</w:t>
      </w:r>
    </w:p>
    <w:p>
      <w:pPr>
        <w:pStyle w:val="PetichatPerek"/>
        <w:rPr>
          <w:ins w:id="100580" w:author="Claude" w:date="2026-10-11T09:08:03Z"/>
        </w:rPr>
      </w:pPr>
      <w:ins w:id="100579" w:author="Claude" w:date="2026-10-11T09:08:03Z">
        <w:r>
          <w:rPr>
            <w:rFonts w:ascii="Fb Fontext" w:hAnsi="Fb Fontext" w:hint="cs"/>
            <w:sz w:val="20"/>
            <w:rtl/>
          </w:rPr>
          <w:t xml:space="preserve">פרק אחד עשר</w:t>
        </w:r>
        <w:r>
          <w:rPr>
            <w:rFonts w:ascii="Fb Fontext" w:hAnsi="Fb Fontext" w:hint="cs"/>
            <w:sz w:val="20"/>
            <w:rtl/>
          </w:rPr>
          <w:t xml:space="preserve"> - </w:t>
        </w:r>
        <w:r>
          <w:rPr>
            <w:rFonts w:ascii="Fb Fontext" w:hAnsi="Fb Fontext" w:hint="cs"/>
            <w:sz w:val="20"/>
            <w:rtl/>
          </w:rPr>
          <w:t xml:space="preserve">הזורק</w:t>
        </w:r>
      </w:ins>
    </w:p>
    <w:p>
      <w:pPr>
        <w:pStyle w:val="MishnaBatzad"/>
        <w:rPr>
          <w:ins w:id="20543" w:author="קלוד" w:date="2026-10-11T09:07:15Z"/>
        </w:rPr>
      </w:pPr>
      <w:ins w:id="20542" w:author="קלוד" w:date="2026-10-11T09:07:15Z">
        <w:r>
          <w:t xml:space="preserve">משנה א</w:t>
        </w:r>
      </w:ins>
    </w:p>
    <w:p w:rsidR="00E9703F" w:rsidRPr="009757B9" w:rsidRDefault="00E9703F" w:rsidP="00E9703F">
      <w:pPr>
        <w:pStyle w:val="afff9"/>
        <w:rPr>
          <w:del w:id="20263" w:author="קלוד" w:date="2026-10-11T09:07:15Z"/>
          <w:rStyle w:val="afffe"/>
          <w:b/>
          <w:bCs w:val="0"/>
          <w:sz w:val="20"/>
          <w:rtl/>
        </w:rPr>
      </w:pPr>
      <w:del w:id="20262" w:author="קלוד" w:date="2026-10-11T09:07:15Z">
        <w:r w:rsidRPr="00146180">
          <w:rPr>
            <w:rStyle w:val="afffe"/>
            <w:bCs w:val="0"/>
            <w:sz w:val="20"/>
            <w:rtl/>
          </w:rPr>
          <w:delText xml:space="preserve">משנה.</w:delText>
        </w:r>
      </w:del>
    </w:p>
    <w:p w:rsidR="00E9703F" w:rsidRPr="004460A6" w:rsidRDefault="00E9703F" w:rsidP="00E9703F">
      <w:pPr>
        <w:pStyle w:val="afff9"/>
        <w:spacing w:before="120"/>
        <w:rPr>
          <w:rStyle w:val="afffe"/>
          <w:b/>
          <w:bCs w:val="0"/>
          <w:sz w:val="20"/>
          <w:rtl/>
        </w:rPr>
        <w:pPrChange w:id="90061" w:author="קלוד" w:date="2026-10-11T12:09:42Z">
          <w:pPr>
            <w:pStyle w:val="afff9"/>
          </w:pPr>
        </w:pPrChange>
      </w:pPr>
      <w:r w:rsidRPr="004460A6">
        <w:rPr>
          <w:rStyle w:val="afffe"/>
          <w:bCs w:val="0"/>
          <w:rtl/>
          <w:rPrChange w:id="40485" w:author="Claude" w:date="2026-10-11T09:07:39Z">
            <w:rPr>
              <w:rStyle w:val="afffe"/>
              <w:bCs w:val="0"/>
              <w:sz w:val="20"/>
              <w:rtl/>
            </w:rPr>
          </w:rPrChange>
        </w:rPr>
        <w:t>הזורק מרשות היחיד לרשות הרבים, מרשות הרבים לרשות היחיד - חייב.</w:t>
      </w:r>
    </w:p>
    <w:p w:rsidR="00E9703F" w:rsidRPr="004460A6" w:rsidRDefault="00E9703F" w:rsidP="00E9703F">
      <w:pPr>
        <w:pStyle w:val="afff9"/>
        <w:rPr>
          <w:rStyle w:val="afffe"/>
          <w:b/>
          <w:bCs w:val="0"/>
          <w:spacing w:val="2"/>
          <w:rtl/>
        </w:rPr>
      </w:pPr>
      <w:r w:rsidRPr="004460A6">
        <w:rPr>
          <w:rStyle w:val="afffe"/>
          <w:bCs w:val="0"/>
          <w:spacing w:val="2"/>
          <w:rtl/>
        </w:rPr>
        <w:t>מרשות היחיד לרשות היחיד ורשות הרבים באמצע, רבי עקיבא מחייב, וחכמים פוטרין.</w:t>
      </w:r>
    </w:p>
    <w:p w:rsidR="00E9703F" w:rsidRPr="009757B9" w:rsidRDefault="00E9703F" w:rsidP="00E9703F">
      <w:pPr>
        <w:pStyle w:val="afff9"/>
        <w:rPr>
          <w:rStyle w:val="afffe"/>
          <w:b/>
          <w:bCs w:val="0"/>
          <w:sz w:val="20"/>
          <w:rtl/>
        </w:rPr>
      </w:pPr>
      <w:r w:rsidRPr="00146180">
        <w:rPr>
          <w:rStyle w:val="afffe"/>
          <w:bCs w:val="0"/>
          <w:rtl/>
          <w:rPrChange w:id="40486" w:author="Claude" w:date="2026-10-11T09:07:39Z">
            <w:rPr>
              <w:rStyle w:val="afffe"/>
              <w:bCs w:val="0"/>
              <w:sz w:val="20"/>
              <w:rtl/>
            </w:rPr>
          </w:rPrChange>
        </w:rPr>
        <w:t>כיצד: שתי גזוזטראות זו כנגד זו ברשות הרבים, המושיט והזורק מזו לזו - פטור.</w:t>
      </w:r>
    </w:p>
    <w:p w:rsidR="00E9703F" w:rsidRPr="009757B9" w:rsidRDefault="00E9703F" w:rsidP="00E9703F">
      <w:pPr>
        <w:pStyle w:val="afff9"/>
        <w:rPr>
          <w:rStyle w:val="afffe"/>
          <w:b/>
          <w:bCs w:val="0"/>
          <w:sz w:val="20"/>
          <w:rtl/>
        </w:rPr>
      </w:pPr>
      <w:r w:rsidRPr="00146180">
        <w:rPr>
          <w:rStyle w:val="afffe"/>
          <w:bCs w:val="0"/>
          <w:rtl/>
          <w:rPrChange w:id="40487" w:author="Claude" w:date="2026-10-11T09:07:39Z">
            <w:rPr>
              <w:rStyle w:val="afffe"/>
              <w:bCs w:val="0"/>
              <w:sz w:val="20"/>
              <w:rtl/>
            </w:rPr>
          </w:rPrChange>
        </w:rPr>
        <w:t>היו שתיהן בדיוטא אחת, המושיט - חייב, והזורק - פטור.</w:t>
      </w:r>
    </w:p>
    <w:p w:rsidR="00E9703F" w:rsidRPr="009757B9" w:rsidRDefault="00E9703F" w:rsidP="00E9703F">
      <w:pPr>
        <w:pStyle w:val="afff9"/>
        <w:rPr>
          <w:rStyle w:val="afffe"/>
          <w:b/>
          <w:bCs w:val="0"/>
          <w:sz w:val="20"/>
          <w:rtl/>
        </w:rPr>
      </w:pPr>
      <w:r w:rsidRPr="00146180">
        <w:rPr>
          <w:rStyle w:val="afffe"/>
          <w:bCs w:val="0"/>
          <w:rtl/>
          <w:rPrChange w:id="40488" w:author="Claude" w:date="2026-10-11T09:07:39Z">
            <w:rPr>
              <w:rStyle w:val="afffe"/>
              <w:bCs w:val="0"/>
              <w:sz w:val="20"/>
              <w:rtl/>
            </w:rPr>
          </w:rPrChange>
        </w:rPr>
        <w:t>שכך היתה עבודת הלויים: שתי עגלות זו אחר זו ברשות הרבים.</w:t>
      </w:r>
    </w:p>
    <w:p w:rsidR="00E9703F" w:rsidRPr="009757B9" w:rsidRDefault="00E9703F" w:rsidP="00E9703F">
      <w:pPr>
        <w:pStyle w:val="afff9"/>
        <w:rPr>
          <w:rStyle w:val="afffe"/>
          <w:b/>
          <w:bCs w:val="0"/>
          <w:sz w:val="20"/>
          <w:rtl/>
        </w:rPr>
      </w:pPr>
      <w:r w:rsidRPr="00146180">
        <w:rPr>
          <w:rStyle w:val="afffe"/>
          <w:bCs w:val="0"/>
          <w:rtl/>
          <w:rPrChange w:id="40489" w:author="Claude" w:date="2026-10-11T09:07:39Z">
            <w:rPr>
              <w:rStyle w:val="afffe"/>
              <w:bCs w:val="0"/>
              <w:sz w:val="20"/>
              <w:rtl/>
            </w:rPr>
          </w:rPrChange>
        </w:rPr>
        <w:t>מושיטין הקרשים מזו לזו, אבל לא זורקין.</w:t>
      </w:r>
    </w:p>
    <w:p w:rsidR="00E9703F" w:rsidRPr="009757B9" w:rsidRDefault="00E9703F" w:rsidP="00E9703F">
      <w:pPr>
        <w:pStyle w:val="afff9"/>
        <w:rPr>
          <w:b/>
          <w:rtl/>
        </w:rPr>
      </w:pPr>
      <w:r w:rsidRPr="009757B9">
        <w:rPr>
          <w:b/>
          <w:rtl/>
        </w:rPr>
        <w:t>להלכתא כרבנן ולא כר"ע ולתלות הך דכיצד בפלוגתא לקמן בגמ'.</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601" w:author="קלוד" w:date="2026-10-11T12:33:55Z"/>
        </w:rPr>
      </w:pPr>
      <w:ins w:id="90602" w:author="קלוד" w:date="2026-10-11T12:33:55Z">
        <w:r>
          <w:rPr>
            <w:color w:val="7B3F00"/>
          </w:rPr>
          <w:t xml:space="preserve">זורק - תולדה של הוצאה, והכנסה תולדה</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זריקה</w:t>
      </w:r>
      <w:r w:rsidRPr="006F178A">
        <w:rPr>
          <w:rFonts w:ascii="Fb Fontext" w:hAnsi="Fb Fontext"/>
          <w:rtl/>
        </w:rPr>
        <w:t xml:space="preserve"> תולדה </w:t>
      </w:r>
      <w:ins w:id="90363" w:author="Claude - סמנטי" w:date="2026-10-11T12:28:21Z">
        <w:r>
          <w:rPr>
            <w:rFonts w:ascii="Fb Fontext" w:hAnsi="Fb Fontext"/>
            <w:rtl/>
          </w:rPr>
          <w:t xml:space="preserve">של הוצאה</w:t>
        </w:r>
      </w:ins>
      <w:del w:id="90364" w:author="Claude - סמנטי" w:date="2026-10-11T12:28:21Z">
        <w:r w:rsidRPr="006F178A">
          <w:rPr>
            <w:rFonts w:ascii="Fb Fontext" w:hAnsi="Fb Fontext"/>
            <w:rtl/>
          </w:rPr>
          <w:delText xml:space="preserve">דהוצאה</w:delText>
        </w:r>
      </w:del>
      <w:r w:rsidRPr="006F178A">
        <w:rPr>
          <w:rFonts w:ascii="Fb Fontext" w:hAnsi="Fb Fontext"/>
          <w:rtl/>
        </w:rPr>
        <w:t xml:space="preserve">.</w:t>
      </w:r>
    </w:p>
    <w:p>
      <w:pPr>
        <w:pStyle w:val="38"/>
        <w:rPr>
          <w:ins w:id="98153" w:author="מנוע מכני" w:date="2026-10-11T12:04:39Z"/>
        </w:rPr>
      </w:pPr>
      <w:r w:rsidRPr="006F178A">
        <w:t>הוצאה</w:t>
      </w:r>
      <w:r w:rsidRPr="006F178A">
        <w:t>- ר"יו:</w:t>
      </w:r>
    </w:p>
    <w:p w:rsidR="00E9703F" w:rsidRPr="006F178A" w:rsidRDefault="00E9703F" w:rsidP="00E9703F">
      <w:pPr>
        <w:rPr>
          <w:rtl/>
        </w:rPr>
      </w:pPr>
      <w:del w:id="98154" w:author="מנוע מכני" w:date="2026-10-11T12:04:39Z">
        <w:r w:rsidRPr="00784B8D">
          <w:rPr>
            <w:rStyle w:val="afffff0"/>
            <w:rtl/>
          </w:rPr>
          <w:delText xml:space="preserve"> </w:delText>
        </w:r>
      </w:del>
      <w:r w:rsidRPr="00784B8D">
        <w:rPr>
          <w:rStyle w:val="afffff0"/>
          <w:rFonts w:hint="cs"/>
          <w:rtl/>
        </w:rPr>
        <w:t>'</w:t>
      </w:r>
      <w:ins w:id="91213" w:author="Claude - סמנטי" w:date="2026-10-11T12:28:21Z">
        <w:r>
          <w:rPr>
            <w:rStyle w:val="afffff0"/>
            <w:rtl/>
          </w:rPr>
          <w:t xml:space="preserve">וַיְצַו מֹשֶׁה וַיַּעֲבִירוּ קוֹל בַּמַּחֲנֶה</w:t>
        </w:r>
      </w:ins>
      <w:del w:id="91214" w:author="Claude - סמנטי" w:date="2026-10-11T12:28:21Z">
        <w:r w:rsidRPr="00784B8D">
          <w:rPr>
            <w:rStyle w:val="afffff0"/>
            <w:rtl/>
          </w:rPr>
          <w:delText xml:space="preserve">ויצו משה ויעבירו קול במחנה</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tl/>
        </w:rPr>
        <w:t xml:space="preserve">משה </w:t>
      </w:r>
      <w:ins w:id="95437" w:author="מנוע מכני" w:date="2026-10-11T12:04:39Z">
        <w:r>
          <w:rPr>
            <w:rtl/>
          </w:rPr>
          <w:t xml:space="preserve">ישב</w:t>
        </w:r>
      </w:ins>
      <w:del w:id="95438" w:author="מנוע מכני" w:date="2026-10-11T12:04:39Z">
        <w:r w:rsidRPr="006F178A">
          <w:rPr>
            <w:rtl/>
          </w:rPr>
          <w:delText xml:space="preserve">יתיב</w:delText>
        </w:r>
      </w:del>
      <w:r w:rsidRPr="006F178A">
        <w:rPr>
          <w:rtl/>
        </w:rPr>
        <w:t xml:space="preserve"> במחנה לוויה </w:t>
      </w:r>
      <w:r w:rsidRPr="006F178A">
        <w:rPr>
          <w:rStyle w:val="2fb"/>
          <w:rtl/>
        </w:rPr>
        <w:t xml:space="preserve">ורה"ר</w:t>
      </w:r>
      <w:r w:rsidRPr="006F178A">
        <w:rPr>
          <w:rtl/>
        </w:rPr>
        <w:t xml:space="preserve"> היא, ואמר </w:t>
      </w:r>
      <w:ins w:id="102081" w:author="קלוד" w:date="2026-10-11T13:11:34Z">
        <w:r>
          <w:rPr>
            <w:rtl/>
          </w:rPr>
          <w:t xml:space="preserve">לישראל:</w:t>
        </w:r>
      </w:ins>
      <w:del w:id="102082" w:author="קלוד" w:date="2026-10-11T13:11:34Z">
        <w:r w:rsidRPr="006F178A">
          <w:rPr>
            <w:rtl/>
          </w:rPr>
          <w:delText xml:space="preserve">לישראל</w:delText>
        </w:r>
      </w:del>
      <w:r w:rsidRPr="006F178A">
        <w:rPr>
          <w:rtl/>
        </w:rPr>
        <w:t xml:space="preserve"> </w:t>
      </w:r>
      <w:r w:rsidRPr="006F178A">
        <w:rPr>
          <w:rtl/>
        </w:rPr>
        <w:t xml:space="preserve">לא</w:t>
      </w:r>
      <w:r w:rsidRPr="006F178A">
        <w:rPr>
          <w:rtl/>
        </w:rPr>
        <w:t xml:space="preserve"> </w:t>
      </w:r>
      <w:ins w:id="102079" w:author="קלוד" w:date="2026-10-11T13:11:34Z">
        <w:r>
          <w:rPr>
            <w:rtl/>
          </w:rPr>
          <w:t xml:space="preserve">תוציאו</w:t>
        </w:r>
      </w:ins>
      <w:del w:id="102080" w:author="קלוד" w:date="2026-10-11T13:11:34Z">
        <w:r w:rsidRPr="006F178A">
          <w:rPr>
            <w:rtl/>
          </w:rPr>
          <w:delText xml:space="preserve">תפיקו</w:delText>
        </w:r>
      </w:del>
      <w:r w:rsidRPr="006F178A">
        <w:rPr>
          <w:rtl/>
        </w:rPr>
        <w:t xml:space="preserve"> </w:t>
      </w:r>
      <w:r w:rsidRPr="006F178A">
        <w:rPr>
          <w:rStyle w:val="2fb"/>
          <w:rtl/>
        </w:rPr>
        <w:t xml:space="preserve">מרה"י</w:t>
      </w:r>
      <w:r w:rsidRPr="006F178A">
        <w:rPr>
          <w:rtl/>
        </w:rPr>
        <w:t xml:space="preserve"> </w:t>
      </w:r>
      <w:ins w:id="102077" w:author="קלוד" w:date="2026-10-11T13:11:34Z">
        <w:r>
          <w:rPr>
            <w:rtl/>
          </w:rPr>
          <w:t xml:space="preserve">שלכם</w:t>
        </w:r>
      </w:ins>
      <w:del w:id="102078" w:author="קלוד" w:date="2026-10-11T13:11:34Z">
        <w:r w:rsidRPr="006F178A">
          <w:rPr>
            <w:rtl/>
          </w:rPr>
          <w:delText xml:space="preserve">דידכו</w:delText>
        </w:r>
      </w:del>
      <w:r w:rsidRPr="006F178A">
        <w:rPr>
          <w:rtl/>
        </w:rPr>
        <w:t xml:space="preserve"> </w:t>
      </w:r>
      <w:r w:rsidRPr="006F178A">
        <w:rPr>
          <w:rStyle w:val="2fb"/>
          <w:rtl/>
        </w:rPr>
        <w:t xml:space="preserve">לרה"ר</w:t>
      </w:r>
      <w:r w:rsidRPr="006F178A">
        <w:rPr>
          <w:rtl/>
        </w:rPr>
        <w:t xml:space="preserve">.</w:t>
      </w:r>
    </w:p>
    <w:p w:rsidR="00E9703F" w:rsidRPr="006F178A" w:rsidRDefault="00E9703F" w:rsidP="00E9703F">
      <w:pPr>
        <w:rPr>
          <w:rtl/>
        </w:rPr>
      </w:pPr>
      <w:r w:rsidRPr="006F178A">
        <w:rPr>
          <w:rtl/>
        </w:rPr>
        <w:t xml:space="preserve">ומיירי </w:t>
      </w:r>
      <w:ins w:id="102089" w:author="קלוד" w:date="2026-10-11T13:11:34Z">
        <w:r>
          <w:rPr>
            <w:rtl/>
          </w:rPr>
          <w:t xml:space="preserve">בשבת,</w:t>
        </w:r>
      </w:ins>
      <w:del w:id="102090" w:author="קלוד" w:date="2026-10-11T13:11:34Z">
        <w:r w:rsidRPr="006F178A">
          <w:rPr>
            <w:rtl/>
          </w:rPr>
          <w:delText xml:space="preserve">בשבת</w:delText>
        </w:r>
      </w:del>
      <w:r w:rsidRPr="006F178A">
        <w:rPr>
          <w:rtl/>
        </w:rPr>
        <w:t xml:space="preserve"> </w:t>
      </w:r>
      <w:ins w:id="102087" w:author="קלוד" w:date="2026-10-11T13:11:34Z">
        <w:r>
          <w:rPr>
            <w:rtl/>
          </w:rPr>
          <w:t xml:space="preserve">שלמד</w:t>
        </w:r>
      </w:ins>
      <w:del w:id="102088" w:author="קלוד" w:date="2026-10-11T13:11:34Z">
        <w:r w:rsidRPr="006F178A">
          <w:rPr>
            <w:rtl/>
          </w:rPr>
          <w:delText xml:space="preserve">דגמר</w:delText>
        </w:r>
      </w:del>
      <w:r w:rsidRPr="006F178A">
        <w:rPr>
          <w:rtl/>
        </w:rPr>
        <w:t xml:space="preserve"> העברה העברה </w:t>
      </w:r>
      <w:ins w:id="102085" w:author="קלוד" w:date="2026-10-11T13:11:34Z">
        <w:r>
          <w:rPr>
            <w:rtl/>
          </w:rPr>
          <w:t xml:space="preserve">מיו"כ:</w:t>
        </w:r>
      </w:ins>
      <w:del w:id="102086" w:author="קלוד" w:date="2026-10-11T13:11:34Z">
        <w:r w:rsidRPr="006F178A">
          <w:rPr>
            <w:rtl/>
          </w:rPr>
          <w:delText xml:space="preserve">מיו"כ</w:delText>
        </w:r>
      </w:del>
      <w:r w:rsidRPr="006F178A">
        <w:rPr>
          <w:rtl/>
        </w:rPr>
        <w:t xml:space="preserve"> </w:t>
      </w:r>
      <w:ins w:id="102083" w:author="קלוד" w:date="2026-10-11T13:11:34Z">
        <w:r>
          <w:rPr>
            <w:rtl/>
          </w:rPr>
          <w:t xml:space="preserve">מה</w:t>
        </w:r>
      </w:ins>
      <w:del w:id="102084" w:author="קלוד" w:date="2026-10-11T13:11:34Z">
        <w:r w:rsidRPr="006F178A">
          <w:rPr>
            <w:rtl/>
          </w:rPr>
          <w:delText xml:space="preserve">ומה</w:delText>
        </w:r>
      </w:del>
      <w:r w:rsidRPr="006F178A">
        <w:rPr>
          <w:rtl/>
        </w:rPr>
        <w:t xml:space="preserve"> להלן אף כאן ביום אסור.</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הכנסה</w:t>
      </w:r>
      <w:r w:rsidRPr="006F178A">
        <w:rPr>
          <w:rtl/>
        </w:rPr>
        <w:t xml:space="preserve"> </w:t>
      </w:r>
      <w:ins w:id="102099" w:author="קלוד" w:date="2026-10-11T13:11:34Z">
        <w:r>
          <w:rPr>
            <w:rtl/>
          </w:rPr>
          <w:t xml:space="preserve">-</w:t>
        </w:r>
      </w:ins>
      <w:del w:id="102100" w:author="קלוד" w:date="2026-10-11T13:11:34Z">
        <w:r w:rsidRPr="006F178A">
          <w:rPr>
            <w:rtl/>
          </w:rPr>
          <w:delText xml:space="preserve">–</w:delText>
        </w:r>
      </w:del>
      <w:r w:rsidRPr="006F178A">
        <w:rPr>
          <w:rtl/>
        </w:rPr>
        <w:t xml:space="preserve"> </w:t>
      </w:r>
      <w:ins w:id="102097" w:author="קלוד" w:date="2026-10-11T13:11:34Z">
        <w:r>
          <w:rPr>
            <w:rtl/>
          </w:rPr>
          <w:t xml:space="preserve">תולדה,</w:t>
        </w:r>
      </w:ins>
      <w:del w:id="102098" w:author="קלוד" w:date="2026-10-11T13:11:34Z">
        <w:r w:rsidRPr="006F178A">
          <w:rPr>
            <w:rtl/>
          </w:rPr>
          <w:delText xml:space="preserve">תולדה.</w:delText>
        </w:r>
      </w:del>
      <w:r w:rsidRPr="006F178A">
        <w:rPr>
          <w:rtl/>
        </w:rPr>
        <w:t xml:space="preserve"> </w:t>
      </w:r>
      <w:ins w:id="102095" w:author="קלוד" w:date="2026-10-11T13:11:34Z">
        <w:r>
          <w:rPr>
            <w:rtl/>
          </w:rPr>
          <w:t xml:space="preserve">מסברא:</w:t>
        </w:r>
      </w:ins>
      <w:del w:id="102096" w:author="קלוד" w:date="2026-10-11T13:11:34Z">
        <w:r w:rsidRPr="006F178A">
          <w:rPr>
            <w:rtl/>
          </w:rPr>
          <w:delText xml:space="preserve">סברא היא,</w:delText>
        </w:r>
      </w:del>
      <w:r w:rsidRPr="006F178A">
        <w:rPr>
          <w:rtl/>
        </w:rPr>
        <w:t xml:space="preserve"> מה לי </w:t>
      </w:r>
      <w:ins w:id="102093" w:author="קלוד" w:date="2026-10-11T13:11:34Z">
        <w:r>
          <w:rPr>
            <w:rtl/>
          </w:rPr>
          <w:t xml:space="preserve">להוציא</w:t>
        </w:r>
      </w:ins>
      <w:del w:id="102094" w:author="קלוד" w:date="2026-10-11T13:11:34Z">
        <w:r w:rsidRPr="006F178A">
          <w:rPr>
            <w:rtl/>
          </w:rPr>
          <w:delText xml:space="preserve">אפוקי</w:delText>
        </w:r>
      </w:del>
      <w:r w:rsidRPr="006F178A">
        <w:rPr>
          <w:rtl/>
        </w:rPr>
        <w:t xml:space="preserve"> ומה לי </w:t>
      </w:r>
      <w:ins w:id="102091" w:author="קלוד" w:date="2026-10-11T13:11:34Z">
        <w:r>
          <w:rPr>
            <w:rtl/>
          </w:rPr>
          <w:t xml:space="preserve">להכניס.</w:t>
        </w:r>
      </w:ins>
      <w:del w:id="102092" w:author="קלוד" w:date="2026-10-11T13:11:34Z">
        <w:r w:rsidRPr="006F178A">
          <w:rPr>
            <w:rtl/>
          </w:rPr>
          <w:delText xml:space="preserve">עיולי.</w:delText>
        </w:r>
      </w:del>
    </w:p>
    <w:p w:rsidR="00E9703F" w:rsidRPr="006F178A" w:rsidRDefault="00E9703F" w:rsidP="00E9703F">
      <w:pPr>
        <w:rPr>
          <w:rtl/>
        </w:rPr>
      </w:pPr>
      <w:r w:rsidRPr="006F178A">
        <w:rPr>
          <w:rStyle w:val="afffe"/>
          <w:rFonts w:ascii="Fb Fontext" w:hAnsi="Fb Fontext"/>
          <w:rtl/>
        </w:rPr>
        <w:t>הוצאה</w:t>
      </w:r>
      <w:r w:rsidRPr="006F178A">
        <w:rPr>
          <w:rtl/>
        </w:rPr>
        <w:t xml:space="preserve"> – אב.</w:t>
      </w:r>
    </w:p>
    <w:p w:rsidR="00E9703F" w:rsidRPr="006F178A" w:rsidRDefault="00E9703F" w:rsidP="00E9703F">
      <w:pPr>
        <w:rPr>
          <w:rtl/>
        </w:rPr>
      </w:pPr>
      <w:ins w:id="102109" w:author="קלוד" w:date="2026-10-11T13:11:34Z">
        <w:r>
          <w:rPr>
            <w:rtl/>
          </w:rPr>
          <w:t xml:space="preserve">ונפק"מ:</w:t>
        </w:r>
      </w:ins>
      <w:del w:id="102110" w:author="קלוד" w:date="2026-10-11T13:11:34Z">
        <w:r w:rsidRPr="006F178A">
          <w:rPr>
            <w:rtl/>
          </w:rPr>
          <w:delText xml:space="preserve">ונפק"מ</w:delText>
        </w:r>
        <w:r w:rsidRPr="006F178A">
          <w:rPr>
            <w:rtl/>
          </w:rPr>
          <w:delText xml:space="preserve">: </w:delText>
        </w:r>
        <w:r>
          <w:rPr>
            <w:rtl/>
          </w:rPr>
          <w:delText xml:space="preserve">אם</w:delText>
        </w:r>
      </w:del>
      <w:ins w:id="94775" w:author="מנוע מכני" w:date="2026-10-11T12:04:39Z">
        <w:r>
          <w:rPr>
            <w:rtl/>
          </w:rPr>
          <w:t xml:space="preserve"> </w:t>
        </w:r>
      </w:ins>
      <w:del w:id="94776" w:author="מנוע מכני" w:date="2026-10-11T12:04:39Z">
        <w:r w:rsidRPr="006F178A">
          <w:rPr>
            <w:rtl/>
          </w:rPr>
          <w:delText xml:space="preserve">אי </w:delText>
        </w:r>
      </w:del>
      <w:ins w:id="95583" w:author="מנוע מכני" w:date="2026-10-11T12:04:39Z">
        <w:r>
          <w:rPr>
            <w:rtl/>
          </w:rPr>
          <w:t xml:space="preserve">עשה</w:t>
        </w:r>
      </w:ins>
      <w:del w:id="95584" w:author="מנוע מכני" w:date="2026-10-11T12:04:39Z">
        <w:r w:rsidRPr="006F178A">
          <w:rPr>
            <w:rtl/>
          </w:rPr>
          <w:delText xml:space="preserve">עביד</w:delText>
        </w:r>
      </w:del>
      <w:r w:rsidRPr="006F178A">
        <w:rPr>
          <w:rtl/>
        </w:rPr>
        <w:t xml:space="preserve"> שתי אבות </w:t>
      </w:r>
      <w:ins w:id="102107" w:author="קלוד" w:date="2026-10-11T13:11:34Z">
        <w:r>
          <w:rPr>
            <w:rtl/>
          </w:rPr>
          <w:t xml:space="preserve">יחד</w:t>
        </w:r>
      </w:ins>
      <w:del w:id="102108" w:author="קלוד" w:date="2026-10-11T13:11:34Z">
        <w:r w:rsidRPr="006F178A">
          <w:rPr>
            <w:rtl/>
          </w:rPr>
          <w:delText xml:space="preserve">בהדי</w:delText>
        </w:r>
      </w:del>
      <w:r w:rsidRPr="006F178A">
        <w:rPr>
          <w:rtl/>
        </w:rPr>
        <w:t xml:space="preserve"> </w:t>
      </w:r>
      <w:ins w:id="102105" w:author="קלוד" w:date="2026-10-11T13:11:34Z">
        <w:r>
          <w:rPr>
            <w:rtl/>
          </w:rPr>
          <w:t xml:space="preserve">-</w:t>
        </w:r>
      </w:ins>
      <w:del w:id="102106" w:author="קלוד" w:date="2026-10-11T13:11:34Z">
        <w:r w:rsidRPr="006F178A">
          <w:rPr>
            <w:rtl/>
          </w:rPr>
          <w:delText xml:space="preserve">הדדי</w:delText>
        </w:r>
      </w:del>
      <w:r w:rsidRPr="006F178A">
        <w:rPr>
          <w:rtl/>
        </w:rPr>
        <w:t xml:space="preserve"> </w:t>
      </w:r>
      <w:ins w:id="102103" w:author="קלוד" w:date="2026-10-11T13:11:34Z">
        <w:r>
          <w:rPr>
            <w:rStyle w:val="afffffe"/>
            <w:rtl/>
          </w:rPr>
          <w:t xml:space="preserve">חייב שתים</w:t>
        </w:r>
        <w:r>
          <w:rPr>
            <w:rtl/>
          </w:rPr>
          <w:t xml:space="preserve">, ואב</w:t>
        </w:r>
      </w:ins>
      <w:del w:id="102104" w:author="קלוד" w:date="2026-10-11T13:11:34Z">
        <w:r w:rsidRPr="006F178A">
          <w:rPr>
            <w:rtl/>
          </w:rPr>
          <w:delText xml:space="preserve">דבאב</w:delText>
        </w:r>
      </w:del>
      <w:r w:rsidRPr="006F178A">
        <w:rPr>
          <w:rtl/>
        </w:rPr>
        <w:t xml:space="preserve"> ותולדה </w:t>
      </w:r>
      <w:ins w:id="102101" w:author="קלוד" w:date="2026-10-11T13:11:34Z">
        <w:r>
          <w:rPr>
            <w:rtl/>
          </w:rPr>
          <w:t xml:space="preserve">- חייב</w:t>
        </w:r>
      </w:ins>
      <w:del w:id="102102" w:author="קלוד" w:date="2026-10-11T13:11:34Z">
        <w:r w:rsidRPr="006F178A">
          <w:rPr>
            <w:rtl/>
          </w:rPr>
          <w:delText xml:space="preserve">מחייב</w:delText>
        </w:r>
      </w:del>
      <w:r w:rsidRPr="006F178A">
        <w:rPr>
          <w:rtl/>
        </w:rPr>
        <w:t xml:space="preserve"> </w:t>
      </w:r>
      <w:ins w:id="93145" w:author="מנוע מכני" w:date="2026-10-11T12:04:39Z">
        <w:r>
          <w:rPr>
            <w:rtl/>
          </w:rPr>
          <w:t xml:space="preserve">אחת</w:t>
        </w:r>
      </w:ins>
      <w:del w:id="93146" w:author="מנוע מכני" w:date="2026-10-11T12:04:39Z">
        <w:r w:rsidRPr="006F178A">
          <w:rPr>
            <w:rtl/>
          </w:rPr>
          <w:delText xml:space="preserve">חדא</w:delText>
        </w:r>
      </w:del>
      <w:r w:rsidRPr="006F178A">
        <w:rPr>
          <w:rtl/>
        </w:rPr>
        <w:t xml:space="preserve">.</w:t>
      </w:r>
    </w:p>
    <w:p w:rsidR="00E9703F" w:rsidRPr="006F178A" w:rsidRDefault="00E9703F" w:rsidP="00E9703F">
      <w:pPr>
        <w:rPr>
          <w:rtl/>
        </w:rPr>
      </w:pPr>
      <w:ins w:id="102129" w:author="קלוד" w:date="2026-10-11T13:11:34Z">
        <w:r>
          <w:rPr>
            <w:rStyle w:val="2fb"/>
            <w:rtl/>
          </w:rPr>
          <w:t xml:space="preserve">ולר"א,</w:t>
        </w:r>
      </w:ins>
      <w:del w:id="102130" w:author="קלוד" w:date="2026-10-11T13:11:34Z">
        <w:r w:rsidRPr="006F178A">
          <w:rPr>
            <w:rStyle w:val="2fb"/>
            <w:rtl/>
          </w:rPr>
          <w:delText xml:space="preserve">ולר"א</w:delText>
        </w:r>
      </w:del>
      <w:r w:rsidRPr="006F178A">
        <w:rPr>
          <w:rtl/>
        </w:rPr>
        <w:t xml:space="preserve"> </w:t>
      </w:r>
      <w:ins w:id="102127" w:author="קלוד" w:date="2026-10-11T13:11:34Z">
        <w:r>
          <w:rPr>
            <w:rtl/>
          </w:rPr>
          <w:t xml:space="preserve">שמחייב</w:t>
        </w:r>
      </w:ins>
      <w:del w:id="102128" w:author="קלוד" w:date="2026-10-11T13:11:34Z">
        <w:r w:rsidRPr="006F178A">
          <w:rPr>
            <w:rtl/>
          </w:rPr>
          <w:delText xml:space="preserve">דמחייב</w:delText>
        </w:r>
      </w:del>
      <w:r w:rsidRPr="006F178A">
        <w:rPr>
          <w:rtl/>
        </w:rPr>
        <w:t xml:space="preserve"> </w:t>
      </w:r>
      <w:ins w:id="102125" w:author="קלוד" w:date="2026-10-11T13:11:34Z">
        <w:r>
          <w:rPr>
            <w:rtl/>
          </w:rPr>
          <w:t xml:space="preserve">על תולדה</w:t>
        </w:r>
      </w:ins>
      <w:del w:id="102126" w:author="קלוד" w:date="2026-10-11T13:11:34Z">
        <w:r w:rsidRPr="006F178A">
          <w:rPr>
            <w:rtl/>
          </w:rPr>
          <w:delText xml:space="preserve">אתולדה</w:delText>
        </w:r>
      </w:del>
      <w:r w:rsidRPr="006F178A">
        <w:rPr>
          <w:rtl/>
        </w:rPr>
        <w:t xml:space="preserve"> במקום </w:t>
      </w:r>
      <w:ins w:id="102123" w:author="קלוד" w:date="2026-10-11T13:11:34Z">
        <w:r>
          <w:rPr>
            <w:rtl/>
          </w:rPr>
          <w:t xml:space="preserve">אב,</w:t>
        </w:r>
      </w:ins>
      <w:del w:id="102124" w:author="קלוד" w:date="2026-10-11T13:11:34Z">
        <w:r w:rsidRPr="006F178A">
          <w:rPr>
            <w:rtl/>
          </w:rPr>
          <w:delText xml:space="preserve">אב</w:delText>
        </w:r>
      </w:del>
      <w:r w:rsidRPr="006F178A">
        <w:rPr>
          <w:rtl/>
        </w:rPr>
        <w:t xml:space="preserve"> </w:t>
      </w:r>
      <w:ins w:id="102121" w:author="קלוד" w:date="2026-10-11T13:11:34Z">
        <w:r>
          <w:rPr>
            <w:rtl/>
          </w:rPr>
          <w:t xml:space="preserve">נפק"מ:</w:t>
        </w:r>
      </w:ins>
      <w:del w:id="102122" w:author="קלוד" w:date="2026-10-11T13:11:34Z">
        <w:r w:rsidRPr="006F178A">
          <w:rPr>
            <w:rtl/>
          </w:rPr>
          <w:delText xml:space="preserve">נפק"מ</w:delText>
        </w:r>
      </w:del>
      <w:r w:rsidRPr="006F178A">
        <w:rPr>
          <w:rtl/>
        </w:rPr>
        <w:t xml:space="preserve"> </w:t>
      </w:r>
      <w:ins w:id="102119" w:author="קלוד" w:date="2026-10-11T13:11:34Z">
        <w:r>
          <w:rPr>
            <w:rStyle w:val="afffe"/>
            <w:rFonts w:ascii="Fb Fontext" w:hAnsi="Fb Fontext"/>
            <w:rtl/>
          </w:rPr>
          <w:t xml:space="preserve">רק</w:t>
        </w:r>
      </w:ins>
      <w:del w:id="102120" w:author="קלוד" w:date="2026-10-11T13:11:34Z">
        <w:r w:rsidRPr="006F178A">
          <w:rPr>
            <w:rStyle w:val="afffe"/>
            <w:rFonts w:ascii="Fb Fontext" w:hAnsi="Fb Fontext"/>
            <w:rtl/>
          </w:rPr>
          <w:delText xml:space="preserve">דרק</w:delText>
        </w:r>
      </w:del>
      <w:r w:rsidRPr="006F178A">
        <w:rPr>
          <w:rtl/>
        </w:rPr>
        <w:t xml:space="preserve"> </w:t>
      </w:r>
      <w:ins w:id="102117" w:author="קלוד" w:date="2026-10-11T13:11:34Z">
        <w:r>
          <w:rPr>
            <w:rtl/>
          </w:rPr>
          <w:t xml:space="preserve">מה</w:t>
        </w:r>
      </w:ins>
      <w:del w:id="102118" w:author="קלוד" w:date="2026-10-11T13:11:34Z">
        <w:r w:rsidRPr="006F178A">
          <w:rPr>
            <w:rtl/>
          </w:rPr>
          <w:delText xml:space="preserve">הך</w:delText>
        </w:r>
      </w:del>
      <w:r w:rsidRPr="006F178A">
        <w:rPr>
          <w:rtl/>
        </w:rPr>
        <w:t xml:space="preserve"> </w:t>
      </w:r>
      <w:ins w:id="95439" w:author="מנוע מכני" w:date="2026-10-11T12:04:39Z">
        <w:ins w:id="102115" w:author="קלוד" w:date="2026-10-11T13:11:34Z">
          <w:r>
            <w:rPr>
              <w:rtl/>
            </w:rPr>
            <w:t xml:space="preserve">שהיה</w:t>
          </w:r>
        </w:ins>
        <w:del w:id="102116" w:author="קלוד" w:date="2026-10-11T13:11:34Z">
          <w:r>
            <w:rPr>
              <w:rtl/>
            </w:rPr>
            <w:delText xml:space="preserve">דהיו</w:delText>
          </w:r>
        </w:del>
      </w:ins>
      <w:del w:id="95440" w:author="מנוע מכני" w:date="2026-10-11T12:04:39Z">
        <w:r w:rsidRPr="006F178A">
          <w:rPr>
            <w:rtl/>
          </w:rPr>
          <w:delText xml:space="preserve">דהוו</w:delText>
        </w:r>
      </w:del>
      <w:r w:rsidRPr="006F178A">
        <w:rPr>
          <w:rtl/>
        </w:rPr>
        <w:t xml:space="preserve"> במשכן </w:t>
      </w:r>
      <w:ins w:id="102113" w:author="קלוד" w:date="2026-10-11T13:11:34Z">
        <w:r>
          <w:rPr>
            <w:rStyle w:val="afffe"/>
            <w:rFonts w:ascii="Fb Fontext" w:hAnsi="Fb Fontext"/>
            <w:rtl/>
          </w:rPr>
          <w:t xml:space="preserve">וחשוב</w:t>
        </w:r>
      </w:ins>
      <w:del w:id="102114" w:author="קלוד" w:date="2026-10-11T13:11:34Z">
        <w:r w:rsidRPr="006F178A">
          <w:rPr>
            <w:rStyle w:val="afffe"/>
            <w:rFonts w:ascii="Fb Fontext" w:hAnsi="Fb Fontext"/>
            <w:rtl/>
          </w:rPr>
          <w:delText xml:space="preserve">חשיבא</w:delText>
        </w:r>
      </w:del>
      <w:r w:rsidRPr="006F178A">
        <w:rPr>
          <w:rtl/>
        </w:rPr>
        <w:t xml:space="preserve"> </w:t>
      </w:r>
      <w:ins w:id="102111" w:author="קלוד" w:date="2026-10-11T13:11:34Z">
        <w:r>
          <w:rPr>
            <w:rtl/>
          </w:rPr>
          <w:t xml:space="preserve">קרוי</w:t>
        </w:r>
      </w:ins>
      <w:del w:id="102112" w:author="קלוד" w:date="2026-10-11T13:11:34Z">
        <w:r w:rsidRPr="006F178A">
          <w:rPr>
            <w:rtl/>
          </w:rPr>
          <w:delText xml:space="preserve">קרי </w:delText>
        </w:r>
        <w:r>
          <w:rPr>
            <w:rtl/>
          </w:rPr>
          <w:delText xml:space="preserve">לו</w:delText>
        </w:r>
      </w:del>
      <w:ins w:id="93147" w:author="מנוע מכני" w:date="2026-10-11T12:04:39Z"/>
      <w:del w:id="93148" w:author="מנוע מכני" w:date="2026-10-11T12:04:39Z">
        <w:r w:rsidRPr="006F178A">
          <w:rPr>
            <w:rtl/>
          </w:rPr>
          <w:delText xml:space="preserve">ליה</w:delText>
        </w:r>
      </w:del>
      <w:r w:rsidRPr="006F178A">
        <w:rPr>
          <w:rtl/>
        </w:rPr>
        <w:t xml:space="preserve"> </w:t>
      </w:r>
      <w:r w:rsidRPr="006F178A">
        <w:rPr>
          <w:rStyle w:val="afffe"/>
          <w:rFonts w:ascii="Fb Fontext" w:hAnsi="Fb Fontext"/>
          <w:rtl/>
        </w:rPr>
        <w:t>אב</w:t>
      </w:r>
      <w:r w:rsidRPr="006F178A">
        <w:rPr>
          <w:rtl/>
        </w:rPr>
        <w:t>.</w:t>
      </w:r>
    </w:p>
    <w:p w:rsidR="00E9703F" w:rsidRPr="006F178A" w:rsidRDefault="00E9703F" w:rsidP="00E9703F">
      <w:pPr>
        <w:rPr>
          <w:rtl/>
        </w:rPr>
      </w:pPr>
      <w:r w:rsidRPr="006F178A">
        <w:rPr>
          <w:rtl/>
        </w:rPr>
        <w:t>•</w:t>
      </w:r>
      <w:r w:rsidRPr="006F178A">
        <w:rPr>
          <w:rFonts w:hint="cs"/>
          <w:rtl/>
        </w:rPr>
        <w:t xml:space="preserve"> </w:t>
      </w:r>
      <w:r w:rsidRPr="006F178A">
        <w:rPr>
          <w:rtl/>
        </w:rPr>
        <w:t>הזורק ארבע אמות בכותל, למעלה מעשרה טפחים - כזורק באויר.</w:t>
      </w:r>
    </w:p>
    <w:p w:rsidR="00E9703F" w:rsidRPr="006F178A" w:rsidRDefault="00E9703F" w:rsidP="00E9703F">
      <w:pPr>
        <w:rPr>
          <w:rtl/>
        </w:rPr>
      </w:pPr>
      <w:r w:rsidRPr="006F178A">
        <w:rPr>
          <w:rtl/>
        </w:rPr>
        <w:t>למטה מעשרה טפחים - כזורק בארץ.</w:t>
      </w:r>
    </w:p>
    <w:p w:rsidR="00E9703F" w:rsidRPr="006F178A" w:rsidRDefault="00E9703F" w:rsidP="00E9703F">
      <w:pPr>
        <w:rPr>
          <w:rtl/>
        </w:rPr>
      </w:pPr>
      <w:r w:rsidRPr="006F178A">
        <w:rPr>
          <w:rtl/>
        </w:rPr>
        <w:t>והזורק בארץ ארבע אמות - חייב. כל ארבע אמות ברשות הרבים, גמרא גמירי לה.</w:t>
      </w:r>
    </w:p>
    <w:p>
      <w:pPr>
        <w:pStyle w:val="afffff8"/>
        <w:rPr>
          <w:ins w:id="90599" w:author="קלוד" w:date="2026-10-11T12:33:55Z"/>
        </w:rPr>
      </w:pPr>
      <w:ins w:id="90600" w:author="קלוד" w:date="2026-10-11T12:33:55Z">
        <w:r>
          <w:rPr>
            <w:color w:val="7B3F00"/>
          </w:rPr>
          <w:t xml:space="preserve">מקושש - מעביר, תולש או מעמר</w:t>
        </w:r>
      </w:ins>
    </w:p>
    <w:p>
      <w:pPr>
        <w:pStyle w:val="38"/>
        <w:rPr>
          <w:ins w:id="98156" w:author="מנוע מכני" w:date="2026-10-11T12:04:39Z"/>
        </w:rPr>
      </w:pPr>
      <w:del w:id="98155" w:author="מנוע מכני" w:date="2026-10-11T12:04:39Z">
        <w:r w:rsidRPr="006F178A">
          <w:delText xml:space="preserve">•</w:delText>
        </w:r>
      </w:del>
      <w:r w:rsidRPr="006F178A">
        <w:t xml:space="preserve"> </w:t>
      </w:r>
      <w:r w:rsidRPr="006F178A">
        <w:t xml:space="preserve">מקושש- ריא"ש:</w:t>
      </w:r>
    </w:p>
    <w:p w:rsidR="00E9703F" w:rsidRPr="006F178A" w:rsidRDefault="00E9703F" w:rsidP="00E9703F">
      <w:pPr>
        <w:rPr>
          <w:rtl/>
        </w:rPr>
      </w:pPr>
      <w:del w:id="98157" w:author="מנוע מכני" w:date="2026-10-11T12:04:39Z">
        <w:r w:rsidRPr="006F178A">
          <w:rPr>
            <w:rtl/>
          </w:rPr>
          <w:delText xml:space="preserve"> </w:delText>
        </w:r>
      </w:del>
      <w:r w:rsidRPr="006F178A">
        <w:rPr>
          <w:rtl/>
        </w:rPr>
        <w:t xml:space="preserve">מעביר ארבע אמות ברשות הרבים </w:t>
      </w:r>
      <w:ins w:id="95441" w:author="מנוע מכני" w:date="2026-10-11T12:04:39Z">
        <w:r>
          <w:rPr>
            <w:rtl/>
          </w:rPr>
          <w:t xml:space="preserve">היה</w:t>
        </w:r>
      </w:ins>
      <w:del w:id="95442" w:author="מנוע מכני" w:date="2026-10-11T12:04:39Z">
        <w:r w:rsidRPr="006F178A">
          <w:rPr>
            <w:rtl/>
          </w:rPr>
          <w:delText xml:space="preserve">הוה</w:delText>
        </w:r>
      </w:del>
      <w:r w:rsidRPr="006F178A">
        <w:rPr>
          <w:rtl/>
        </w:rPr>
        <w:t xml:space="preserve">.</w:t>
      </w:r>
    </w:p>
    <w:p w:rsidR="00E9703F" w:rsidRPr="009757B9" w:rsidRDefault="00E9703F" w:rsidP="00E9703F">
      <w:pPr>
        <w:rPr>
          <w:rFonts w:cs="Guttman Vilna"/>
          <w:b/>
          <w:bCs/>
          <w:rtl/>
        </w:rPr>
      </w:pPr>
      <w:r w:rsidRPr="006F178A">
        <w:rPr>
          <w:rtl/>
        </w:rPr>
        <w:t xml:space="preserve">במתניתא תנא: תולש </w:t>
      </w:r>
      <w:ins w:id="95443" w:author="מנוע מכני" w:date="2026-10-11T12:04:39Z">
        <w:r>
          <w:rPr>
            <w:rtl/>
          </w:rPr>
          <w:t xml:space="preserve">היה</w:t>
        </w:r>
      </w:ins>
      <w:del w:id="95444" w:author="מנוע מכני" w:date="2026-10-11T12:04:39Z">
        <w:r w:rsidRPr="006F178A">
          <w:rPr>
            <w:rtl/>
          </w:rPr>
          <w:delText xml:space="preserve">הוה</w:delText>
        </w:r>
      </w:del>
      <w:r w:rsidRPr="006F178A">
        <w:rPr>
          <w:rtl/>
        </w:rPr>
        <w:t xml:space="preserve">.</w:t>
      </w:r>
    </w:p>
    <w:p>
      <w:pPr>
        <w:pStyle w:val="38"/>
        <w:rPr>
          <w:ins w:id="98158" w:author="מנוע מכני" w:date="2026-10-11T12:04:39Z"/>
        </w:rPr>
      </w:pPr>
      <w:r w:rsidRPr="006F178A">
        <w:t xml:space="preserve">ראב"י:</w:t>
      </w:r>
    </w:p>
    <w:p w:rsidR="00E9703F" w:rsidRPr="009757B9" w:rsidRDefault="00E9703F" w:rsidP="00E9703F">
      <w:pPr>
        <w:rPr>
          <w:rFonts w:cs="Guttman Vilna"/>
          <w:b/>
          <w:bCs/>
          <w:rtl/>
        </w:rPr>
      </w:pPr>
      <w:del w:id="98159" w:author="מנוע מכני" w:date="2026-10-11T12:04:39Z">
        <w:r w:rsidRPr="006F178A">
          <w:rPr>
            <w:rtl/>
          </w:rPr>
          <w:delText xml:space="preserve"> </w:delText>
        </w:r>
      </w:del>
      <w:r w:rsidRPr="006F178A">
        <w:rPr>
          <w:rtl/>
        </w:rPr>
        <w:t xml:space="preserve">מעמר </w:t>
      </w:r>
      <w:ins w:id="95445" w:author="מנוע מכני" w:date="2026-10-11T12:04:39Z">
        <w:r>
          <w:rPr>
            <w:rtl/>
          </w:rPr>
          <w:t xml:space="preserve">היה</w:t>
        </w:r>
      </w:ins>
      <w:del w:id="95446" w:author="מנוע מכני" w:date="2026-10-11T12:04:39Z">
        <w:r w:rsidRPr="006F178A">
          <w:rPr>
            <w:rtl/>
          </w:rPr>
          <w:delText xml:space="preserve">הוה</w:delText>
        </w:r>
      </w:del>
      <w:r w:rsidRPr="006F178A">
        <w:rPr>
          <w:rtl/>
        </w:rPr>
        <w:t xml:space="preserve">.</w:t>
      </w:r>
    </w:p>
    <w:p>
      <w:pPr>
        <w:pStyle w:val="38"/>
        <w:rPr>
          <w:ins w:id="98160" w:author="מנוע מכני" w:date="2026-10-11T12:04:39Z"/>
        </w:rPr>
      </w:pPr>
      <w:r w:rsidRPr="006F178A">
        <w:t xml:space="preserve">נפק"מ</w:t>
      </w:r>
      <w:r w:rsidRPr="006F178A">
        <w:t xml:space="preserve"> - לכדאמר רב:</w:t>
      </w:r>
    </w:p>
    <w:p w:rsidR="00E9703F" w:rsidRDefault="00E9703F" w:rsidP="00E9703F">
      <w:pPr>
        <w:rPr>
          <w:rtl/>
        </w:rPr>
      </w:pPr>
      <w:del w:id="98161" w:author="מנוע מכני" w:date="2026-10-11T12:04:39Z">
        <w:r w:rsidRPr="006F178A">
          <w:rPr>
            <w:rtl/>
          </w:rPr>
          <w:delText xml:space="preserve"> </w:delText>
        </w:r>
      </w:del>
      <w:r w:rsidRPr="006F178A">
        <w:rPr>
          <w:rtl/>
        </w:rPr>
        <w:t xml:space="preserve">מצאתי מגלת סתרים בי </w:t>
      </w:r>
      <w:r w:rsidRPr="006F178A">
        <w:rPr>
          <w:rStyle w:val="2fb"/>
          <w:rtl/>
        </w:rPr>
        <w:t xml:space="preserve">רבי חייא</w:t>
      </w:r>
      <w:r w:rsidRPr="006F178A">
        <w:rPr>
          <w:rtl/>
        </w:rPr>
        <w:t xml:space="preserve">, וכתוב </w:t>
      </w:r>
      <w:ins w:id="93149" w:author="מנוע מכני" w:date="2026-10-11T12:04:39Z">
        <w:r>
          <w:rPr>
            <w:rtl/>
          </w:rPr>
          <w:t xml:space="preserve">בו</w:t>
        </w:r>
      </w:ins>
      <w:del w:id="93150" w:author="מנוע מכני" w:date="2026-10-11T12:04:39Z">
        <w:r w:rsidRPr="006F178A">
          <w:rPr>
            <w:rtl/>
          </w:rPr>
          <w:delText xml:space="preserve">ביה</w:delText>
        </w:r>
      </w:del>
      <w:r w:rsidRPr="006F178A">
        <w:rPr>
          <w:rtl/>
        </w:rPr>
        <w:t xml:space="preserve">: איסי בן יהודה אומר: אבות מלאכות ארבעים חסר אחת, - </w:t>
      </w:r>
      <w:ins w:id="90365" w:author="Claude - סמנטי" w:date="2026-10-11T12:28:21Z">
        <w:r>
          <w:rPr>
            <w:rtl/>
          </w:rPr>
          <w:t xml:space="preserve">ללמוד</w:t>
        </w:r>
      </w:ins>
      <w:del w:id="90366" w:author="Claude - סמנטי" w:date="2026-10-11T12:28:21Z">
        <w:r w:rsidRPr="006F178A">
          <w:rPr>
            <w:rtl/>
          </w:rPr>
          <w:delText xml:space="preserve">למילף</w:delText>
        </w:r>
      </w:del>
      <w:r w:rsidRPr="006F178A">
        <w:rPr>
          <w:rtl/>
        </w:rPr>
        <w:t xml:space="preserve"> שעל אחת [מהמלאכות ] אינו חייב [אחר מסקנת הגמ']</w:t>
      </w:r>
    </w:p>
    <w:p w:rsidR="00E9703F" w:rsidRPr="009757B9" w:rsidRDefault="00E9703F" w:rsidP="00E9703F">
      <w:pPr>
        <w:rPr>
          <w:rFonts w:cs="Guttman Vilna"/>
          <w:b/>
          <w:bCs/>
          <w:rtl/>
        </w:rPr>
      </w:pPr>
      <w:r w:rsidRPr="006F178A">
        <w:rPr>
          <w:rtl/>
        </w:rPr>
        <w:t xml:space="preserve">וא"כ </w:t>
      </w:r>
      <w:r w:rsidRPr="006F178A">
        <w:rPr>
          <w:rStyle w:val="2fb"/>
          <w:rtl/>
        </w:rPr>
        <w:t xml:space="preserve">לר"י</w:t>
      </w:r>
      <w:r w:rsidRPr="006F178A">
        <w:rPr>
          <w:rtl/>
        </w:rPr>
        <w:t xml:space="preserve"> פשיטא </w:t>
      </w:r>
      <w:ins w:id="93151" w:author="מנוע מכני" w:date="2026-10-11T12:04:39Z">
        <w:r>
          <w:rPr>
            <w:rtl/>
          </w:rPr>
          <w:t xml:space="preserve">לו</w:t>
        </w:r>
      </w:ins>
      <w:del w:id="93152" w:author="מנוע מכני" w:date="2026-10-11T12:04:39Z">
        <w:r w:rsidRPr="006F178A">
          <w:rPr>
            <w:rtl/>
          </w:rPr>
          <w:delText xml:space="preserve">ליה</w:delText>
        </w:r>
      </w:del>
      <w:r w:rsidRPr="006F178A">
        <w:rPr>
          <w:rtl/>
        </w:rPr>
        <w:t xml:space="preserve"> דהמעביר חייב.</w:t>
      </w:r>
    </w:p>
    <w:p w:rsidR="00E9703F" w:rsidRPr="009757B9" w:rsidRDefault="00E9703F" w:rsidP="00E9703F">
      <w:pPr>
        <w:rPr>
          <w:rFonts w:cs="Guttman Vilna"/>
          <w:b/>
          <w:bCs/>
          <w:rtl/>
        </w:rPr>
      </w:pPr>
      <w:ins w:id="94421" w:author="מנוע מכני" w:date="2026-10-11T12:04:39Z">
        <w:r>
          <w:rPr>
            <w:rtl/>
          </w:rPr>
          <w:t xml:space="preserve">וברייתא</w:t>
        </w:r>
      </w:ins>
      <w:del w:id="94422" w:author="מנוע מכני" w:date="2026-10-11T12:04:39Z">
        <w:r w:rsidRPr="006F178A">
          <w:rPr>
            <w:rtl/>
          </w:rPr>
          <w:delText xml:space="preserve">ומתניתא</w:delText>
        </w:r>
      </w:del>
      <w:r w:rsidRPr="006F178A">
        <w:rPr>
          <w:rtl/>
        </w:rPr>
        <w:t xml:space="preserve"> פשיטא </w:t>
      </w:r>
      <w:ins w:id="93153" w:author="מנוע מכני" w:date="2026-10-11T12:04:39Z">
        <w:r>
          <w:rPr>
            <w:rtl/>
          </w:rPr>
          <w:t xml:space="preserve">לו</w:t>
        </w:r>
      </w:ins>
      <w:del w:id="93154" w:author="מנוע מכני" w:date="2026-10-11T12:04:39Z">
        <w:r w:rsidRPr="006F178A">
          <w:rPr>
            <w:rtl/>
          </w:rPr>
          <w:delText xml:space="preserve">ליה</w:delText>
        </w:r>
      </w:del>
      <w:r w:rsidRPr="006F178A">
        <w:rPr>
          <w:rtl/>
        </w:rPr>
        <w:t xml:space="preserve"> דתולש חייב.</w:t>
      </w:r>
    </w:p>
    <w:p w:rsidR="00E9703F" w:rsidRPr="009757B9" w:rsidRDefault="00E9703F" w:rsidP="00E9703F">
      <w:pPr>
        <w:rPr>
          <w:rFonts w:cs="Guttman Vilna"/>
          <w:b/>
          <w:bCs/>
          <w:rtl/>
        </w:rPr>
      </w:pPr>
      <w:r w:rsidRPr="006F178A">
        <w:rPr>
          <w:rStyle w:val="2fb"/>
          <w:rtl/>
        </w:rPr>
        <w:t xml:space="preserve">ורב אחא</w:t>
      </w:r>
      <w:r w:rsidRPr="006F178A">
        <w:rPr>
          <w:rtl/>
        </w:rPr>
        <w:t xml:space="preserve"> בר יעקב פשיטא </w:t>
      </w:r>
      <w:ins w:id="93155" w:author="מנוע מכני" w:date="2026-10-11T12:04:39Z">
        <w:r>
          <w:rPr>
            <w:rtl/>
          </w:rPr>
          <w:t xml:space="preserve">לו</w:t>
        </w:r>
      </w:ins>
      <w:del w:id="93156" w:author="מנוע מכני" w:date="2026-10-11T12:04:39Z">
        <w:r w:rsidRPr="006F178A">
          <w:rPr>
            <w:rtl/>
          </w:rPr>
          <w:delText xml:space="preserve">ליה</w:delText>
        </w:r>
      </w:del>
      <w:r w:rsidRPr="006F178A">
        <w:rPr>
          <w:rtl/>
        </w:rPr>
        <w:t xml:space="preserve"> דמעמר חייב.</w:t>
      </w:r>
    </w:p>
    <w:p>
      <w:pPr>
        <w:pStyle w:val="38"/>
        <w:rPr>
          <w:ins w:id="98162" w:author="מנוע מכני" w:date="2026-10-11T12:04:39Z"/>
        </w:rPr>
      </w:pPr>
      <w:ins w:id="94123" w:author="מנוע מכני" w:date="2026-10-11T12:04:39Z">
        <w:r>
          <w:t xml:space="preserve">מ"ד</w:t>
        </w:r>
      </w:ins>
      <w:del w:id="94124" w:author="מנוע מכני" w:date="2026-10-11T12:04:39Z">
        <w:r w:rsidRPr="006F178A">
          <w:delText xml:space="preserve">מר סבר</w:delText>
        </w:r>
      </w:del>
      <w:r w:rsidRPr="006F178A">
        <w:t xml:space="preserve">:</w:t>
      </w:r>
    </w:p>
    <w:p w:rsidR="00E9703F" w:rsidRPr="006F178A" w:rsidRDefault="00E9703F" w:rsidP="00E9703F">
      <w:pPr>
        <w:rPr>
          <w:rtl/>
        </w:rPr>
      </w:pPr>
      <w:del w:id="98163" w:author="מנוע מכני" w:date="2026-10-11T12:04:39Z">
        <w:r w:rsidRPr="006F178A">
          <w:rPr>
            <w:rFonts w:ascii="Fb Fontext" w:hAnsi="Fb Fontext"/>
            <w:sz w:val="20"/>
            <w:rtl/>
          </w:rPr>
          <w:delText xml:space="preserve"> </w:delText>
        </w:r>
      </w:del>
      <w:ins w:id="102141" w:author="קלוד" w:date="2026-10-11T13:11:34Z">
        <w:r>
          <w:rPr>
            <w:rFonts w:ascii="Fb Fontext" w:hAnsi="Fb Fontext"/>
            <w:sz w:val="20"/>
            <w:rtl/>
          </w:rPr>
          <w:t xml:space="preserve">זה</w:t>
        </w:r>
      </w:ins>
      <w:del w:id="102142" w:author="קלוד" w:date="2026-10-11T13:11:34Z">
        <w:r w:rsidRPr="006F178A">
          <w:rPr>
            <w:rFonts w:ascii="Fb Fontext" w:hAnsi="Fb Fontext"/>
            <w:sz w:val="20"/>
            <w:rtl/>
          </w:rPr>
          <w:delText xml:space="preserve">הא</w:delText>
        </w:r>
      </w:del>
      <w:r w:rsidRPr="006F178A">
        <w:rPr>
          <w:rFonts w:ascii="Fb Fontext" w:hAnsi="Fb Fontext"/>
          <w:sz w:val="20"/>
          <w:rtl/>
        </w:rPr>
        <w:t xml:space="preserve"> </w:t>
      </w:r>
      <w:ins w:id="102139" w:author="קלוד" w:date="2026-10-11T13:11:34Z">
        <w:r>
          <w:rPr>
            <w:rFonts w:ascii="Fb Fontext" w:hAnsi="Fb Fontext"/>
            <w:sz w:val="20"/>
            <w:rtl/>
          </w:rPr>
          <w:t xml:space="preserve">לפחות</w:t>
        </w:r>
      </w:ins>
      <w:del w:id="102140" w:author="קלוד" w:date="2026-10-11T13:11:34Z">
        <w:r w:rsidRPr="006F178A">
          <w:rPr>
            <w:rFonts w:ascii="Fb Fontext" w:hAnsi="Fb Fontext"/>
            <w:sz w:val="20"/>
            <w:rtl/>
          </w:rPr>
          <w:delText xml:space="preserve">מיהת</w:delText>
        </w:r>
      </w:del>
      <w:r w:rsidRPr="006F178A">
        <w:rPr>
          <w:rFonts w:ascii="Fb Fontext" w:hAnsi="Fb Fontext"/>
          <w:sz w:val="20"/>
          <w:rtl/>
        </w:rPr>
        <w:t xml:space="preserve"> </w:t>
      </w:r>
      <w:r w:rsidRPr="006F178A">
        <w:rPr>
          <w:rFonts w:ascii="Fb Fontext" w:hAnsi="Fb Fontext"/>
          <w:sz w:val="20"/>
          <w:rtl/>
        </w:rPr>
        <w:t xml:space="preserve">לא</w:t>
      </w:r>
      <w:r w:rsidRPr="006F178A">
        <w:rPr>
          <w:rFonts w:ascii="Fb Fontext" w:hAnsi="Fb Fontext"/>
          <w:sz w:val="20"/>
          <w:rtl/>
        </w:rPr>
        <w:t xml:space="preserve"> </w:t>
      </w:r>
      <w:ins w:id="102137" w:author="קלוד" w:date="2026-10-11T13:11:34Z">
        <w:r>
          <w:rPr>
            <w:rFonts w:ascii="Fb Fontext" w:hAnsi="Fb Fontext"/>
            <w:sz w:val="20"/>
            <w:rtl/>
          </w:rPr>
          <w:t xml:space="preserve">נסתפק לו,</w:t>
        </w:r>
      </w:ins>
      <w:del w:id="102138" w:author="קלוד" w:date="2026-10-11T13:11:34Z">
        <w:r w:rsidRPr="006F178A">
          <w:rPr>
            <w:rFonts w:ascii="Fb Fontext" w:hAnsi="Fb Fontext"/>
            <w:sz w:val="20"/>
            <w:rtl/>
          </w:rPr>
          <w:delText xml:space="preserve">מספקא,</w:delText>
        </w:r>
      </w:del>
      <w:r w:rsidRPr="006F178A">
        <w:rPr>
          <w:rFonts w:ascii="Fb Fontext" w:hAnsi="Fb Fontext"/>
          <w:sz w:val="20"/>
          <w:rtl/>
        </w:rPr>
        <w:t xml:space="preserve"> ומר סבר: </w:t>
      </w:r>
      <w:ins w:id="102135" w:author="קלוד" w:date="2026-10-11T13:11:34Z">
        <w:r>
          <w:rPr>
            <w:rFonts w:ascii="Fb Fontext" w:hAnsi="Fb Fontext"/>
            <w:sz w:val="20"/>
            <w:rtl/>
          </w:rPr>
          <w:t xml:space="preserve">זה</w:t>
        </w:r>
      </w:ins>
      <w:del w:id="102136" w:author="קלוד" w:date="2026-10-11T13:11:34Z">
        <w:r w:rsidRPr="006F178A">
          <w:rPr>
            <w:rFonts w:ascii="Fb Fontext" w:hAnsi="Fb Fontext"/>
            <w:sz w:val="20"/>
            <w:rtl/>
          </w:rPr>
          <w:delText xml:space="preserve">הא</w:delText>
        </w:r>
      </w:del>
      <w:r w:rsidRPr="006F178A">
        <w:rPr>
          <w:rFonts w:ascii="Fb Fontext" w:hAnsi="Fb Fontext"/>
          <w:sz w:val="20"/>
          <w:rtl/>
        </w:rPr>
        <w:t xml:space="preserve"> </w:t>
      </w:r>
      <w:ins w:id="102133" w:author="קלוד" w:date="2026-10-11T13:11:34Z">
        <w:r>
          <w:rPr>
            <w:rFonts w:ascii="Fb Fontext" w:hAnsi="Fb Fontext"/>
            <w:sz w:val="20"/>
            <w:rtl/>
          </w:rPr>
          <w:t xml:space="preserve">לפחות</w:t>
        </w:r>
      </w:ins>
      <w:del w:id="102134" w:author="קלוד" w:date="2026-10-11T13:11:34Z">
        <w:r w:rsidRPr="006F178A">
          <w:rPr>
            <w:rFonts w:ascii="Fb Fontext" w:hAnsi="Fb Fontext"/>
            <w:sz w:val="20"/>
            <w:rtl/>
          </w:rPr>
          <w:delText xml:space="preserve">מיהת</w:delText>
        </w:r>
      </w:del>
      <w:r w:rsidRPr="006F178A">
        <w:rPr>
          <w:rFonts w:ascii="Fb Fontext" w:hAnsi="Fb Fontext"/>
          <w:sz w:val="20"/>
          <w:rtl/>
        </w:rPr>
        <w:t xml:space="preserve"> </w:t>
      </w:r>
      <w:r w:rsidRPr="006F178A">
        <w:rPr>
          <w:rFonts w:ascii="Fb Fontext" w:hAnsi="Fb Fontext"/>
          <w:sz w:val="20"/>
          <w:rtl/>
        </w:rPr>
        <w:t xml:space="preserve">לא</w:t>
      </w:r>
      <w:r w:rsidRPr="006F178A">
        <w:rPr>
          <w:rFonts w:ascii="Fb Fontext" w:hAnsi="Fb Fontext"/>
          <w:sz w:val="20"/>
          <w:rtl/>
        </w:rPr>
        <w:t xml:space="preserve"> </w:t>
      </w:r>
      <w:ins w:id="102131" w:author="קלוד" w:date="2026-10-11T13:11:34Z">
        <w:r>
          <w:rPr>
            <w:rFonts w:ascii="Fb Fontext" w:hAnsi="Fb Fontext"/>
            <w:sz w:val="20"/>
            <w:rtl/>
          </w:rPr>
          <w:t xml:space="preserve">נסתפק לו.</w:t>
        </w:r>
      </w:ins>
      <w:del w:id="102132" w:author="קלוד" w:date="2026-10-11T13:11:34Z">
        <w:r w:rsidRPr="006F178A">
          <w:rPr>
            <w:rFonts w:ascii="Fb Fontext" w:hAnsi="Fb Fontext"/>
            <w:sz w:val="20"/>
            <w:rtl/>
          </w:rPr>
          <w:delText xml:space="preserve">מספקא.</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צז.</w:t>
      </w:r>
    </w:p>
    <w:p>
      <w:pPr>
        <w:pStyle w:val="afffff8"/>
        <w:rPr>
          <w:ins w:id="90597" w:author="קלוד" w:date="2026-10-11T12:33:55Z"/>
        </w:rPr>
      </w:pPr>
      <w:ins w:id="90598" w:author="קלוד" w:date="2026-10-11T12:33:55Z">
        <w:r>
          <w:rPr>
            <w:color w:val="7B3F00"/>
          </w:rPr>
          <w:t xml:space="preserve">מקושש - צלפחד לר"ע, ומחאת ריב"ב</w:t>
        </w:r>
      </w:ins>
    </w:p>
    <w:p>
      <w:pPr>
        <w:pStyle w:val="38"/>
        <w:rPr>
          <w:ins w:id="98165" w:author="מנוע מכני" w:date="2026-10-11T12:04:39Z"/>
        </w:rPr>
      </w:pPr>
      <w:del w:id="98164" w:author="מנוע מכני" w:date="2026-10-11T12:04:39Z">
        <w:r w:rsidRPr="006F178A">
          <w:delText xml:space="preserve">•</w:delText>
        </w:r>
      </w:del>
      <w:r w:rsidRPr="006F178A">
        <w:t xml:space="preserve"> </w:t>
      </w:r>
      <w:r w:rsidRPr="006F178A">
        <w:t>מקושש</w:t>
      </w:r>
      <w:r w:rsidRPr="006F178A">
        <w:t xml:space="preserve"> - ר"ע:</w:t>
      </w:r>
    </w:p>
    <w:p w:rsidR="00E9703F" w:rsidRPr="006F178A" w:rsidRDefault="00E9703F" w:rsidP="00E9703F">
      <w:pPr>
        <w:rPr>
          <w:rtl/>
        </w:rPr>
      </w:pPr>
      <w:del w:id="98166" w:author="מנוע מכני" w:date="2026-10-11T12:04:39Z">
        <w:r w:rsidRPr="006F178A">
          <w:rPr>
            <w:rFonts w:ascii="Fb Fontext" w:hAnsi="Fb Fontext"/>
            <w:rtl/>
          </w:rPr>
          <w:delText xml:space="preserve"> </w:delText>
        </w:r>
      </w:del>
      <w:r w:rsidRPr="006F178A">
        <w:rPr>
          <w:rFonts w:ascii="Fb Fontext" w:hAnsi="Fb Fontext"/>
          <w:rtl/>
        </w:rPr>
        <w:t xml:space="preserve">זה צלפחד, </w:t>
      </w:r>
      <w:r w:rsidRPr="00F130FA">
        <w:rPr>
          <w:rStyle w:val="afffff0"/>
          <w:rtl/>
        </w:rPr>
        <w:t>ויהיו בני ישראל במדבר וימצאו איש וגו'</w:t>
      </w:r>
      <w:r w:rsidRPr="006F178A">
        <w:rPr>
          <w:rFonts w:ascii="Fb Fontext" w:hAnsi="Fb Fontext"/>
          <w:rtl/>
        </w:rPr>
        <w:t xml:space="preserve"> ולהלן הוא אומר אבינו מת במדבר, מה להלן צלפחד, אף כאן צלפחד.</w:t>
      </w:r>
    </w:p>
    <w:p w:rsidR="00E9703F" w:rsidRPr="004640F6" w:rsidRDefault="00E9703F" w:rsidP="00E9703F">
      <w:pPr>
        <w:rPr>
          <w:spacing w:val="-4"/>
          <w:rtl/>
        </w:rPr>
      </w:pPr>
      <w:r w:rsidRPr="004640F6">
        <w:rPr>
          <w:spacing w:val="-4"/>
          <w:rtl/>
        </w:rPr>
        <w:t xml:space="preserve">א"ל</w:t>
      </w:r>
      <w:r w:rsidRPr="004640F6">
        <w:rPr>
          <w:spacing w:val="-4"/>
          <w:rtl/>
        </w:rPr>
        <w:t xml:space="preserve"> </w:t>
      </w:r>
      <w:r w:rsidRPr="004640F6">
        <w:rPr>
          <w:rStyle w:val="2fb"/>
          <w:spacing w:val="-4"/>
          <w:rtl/>
        </w:rPr>
        <w:t xml:space="preserve">ריב"ב</w:t>
      </w:r>
      <w:r w:rsidRPr="004640F6">
        <w:rPr>
          <w:spacing w:val="-4"/>
          <w:rtl/>
        </w:rPr>
        <w:t xml:space="preserve"> בין כך ובין כך אתה עתיד ליתן את הדין. אם כדבריך, התורה כיסתו ואתה מגלה אותו.</w:t>
      </w:r>
    </w:p>
    <w:p w:rsidR="00E9703F" w:rsidRPr="006F178A" w:rsidRDefault="00E9703F" w:rsidP="00E9703F">
      <w:pPr>
        <w:rPr>
          <w:rtl/>
        </w:rPr>
      </w:pPr>
      <w:r w:rsidRPr="006F178A">
        <w:rPr>
          <w:rtl/>
        </w:rPr>
        <w:tab/>
      </w:r>
      <w:r w:rsidRPr="006F178A">
        <w:rPr>
          <w:rtl/>
        </w:rPr>
        <w:tab/>
      </w:r>
      <w:del w:id="90149" w:author="מנוע מכני" w:date="2026-10-11T12:04:39Z">
        <w:r>
          <w:rPr>
            <w:rFonts w:hint="cs"/>
            <w:rtl/>
          </w:rPr>
          <w:delText xml:space="preserve"> </w:delText>
        </w:r>
        <w:r w:rsidRPr="006F178A">
          <w:rPr>
            <w:rFonts w:hint="cs"/>
            <w:rtl/>
          </w:rPr>
          <w:delText xml:space="preserve"> </w:delText>
        </w:r>
      </w:del>
      <w:r w:rsidRPr="006F178A">
        <w:rPr>
          <w:rtl/>
        </w:rPr>
        <w:t xml:space="preserve">ואם </w:t>
      </w:r>
      <w:ins w:id="91449" w:author="מנוע מכני" w:date="2026-10-11T12:04:39Z">
        <w:r>
          <w:rPr>
            <w:rtl/>
          </w:rPr>
          <w:t xml:space="preserve">לא</w:t>
        </w:r>
      </w:ins>
      <w:del w:id="91450" w:author="מנוע מכני" w:date="2026-10-11T12:04:39Z">
        <w:r w:rsidRPr="006F178A">
          <w:rPr>
            <w:rtl/>
          </w:rPr>
          <w:delText xml:space="preserve">לאו</w:delText>
        </w:r>
      </w:del>
      <w:r w:rsidRPr="006F178A">
        <w:rPr>
          <w:rtl/>
        </w:rPr>
        <w:t xml:space="preserve"> - אתה מוציא לעז על אותו צדיק.</w:t>
      </w:r>
    </w:p>
    <w:p w:rsidR="00E9703F" w:rsidRPr="006F178A" w:rsidRDefault="00E9703F" w:rsidP="00E9703F">
      <w:pPr>
        <w:rPr>
          <w:rtl/>
        </w:rPr>
      </w:pPr>
      <w:r w:rsidRPr="006F178A">
        <w:rPr>
          <w:rStyle w:val="2fb"/>
          <w:rtl/>
        </w:rPr>
        <w:t xml:space="preserve">ור"ע</w:t>
      </w:r>
      <w:r w:rsidRPr="006F178A">
        <w:rPr>
          <w:rtl/>
        </w:rPr>
        <w:t xml:space="preserve"> </w:t>
      </w:r>
      <w:ins w:id="95225" w:author="מנוע מכני" w:date="2026-10-11T12:04:39Z">
        <w:r>
          <w:rPr>
            <w:rtl/>
          </w:rPr>
          <w:t xml:space="preserve">סבר</w:t>
        </w:r>
      </w:ins>
      <w:del w:id="95226" w:author="מנוע מכני" w:date="2026-10-11T12:04:39Z">
        <w:r w:rsidRPr="006F178A">
          <w:rPr>
            <w:rtl/>
          </w:rPr>
          <w:delText xml:space="preserve">ס"ל</w:delText>
        </w:r>
      </w:del>
      <w:r w:rsidRPr="006F178A">
        <w:rPr>
          <w:rtl/>
        </w:rPr>
        <w:t xml:space="preserve"> דהתורה </w:t>
      </w:r>
      <w:r w:rsidRPr="006F178A">
        <w:rPr>
          <w:rtl/>
        </w:rPr>
        <w:t xml:space="preserve">לא</w:t>
      </w:r>
      <w:r w:rsidRPr="006F178A">
        <w:rPr>
          <w:rtl/>
        </w:rPr>
        <w:t xml:space="preserve"> כיסתו דיליף גז"ש מויעפילו </w:t>
      </w:r>
      <w:ins w:id="95447" w:author="מנוע מכני" w:date="2026-10-11T12:04:39Z">
        <w:r>
          <w:rPr>
            <w:rtl/>
          </w:rPr>
          <w:t xml:space="preserve">היה</w:t>
        </w:r>
      </w:ins>
      <w:del w:id="95448" w:author="מנוע מכני" w:date="2026-10-11T12:04:39Z">
        <w:r w:rsidRPr="006F178A">
          <w:rPr>
            <w:rtl/>
          </w:rPr>
          <w:delText xml:space="preserve">הוה</w:delText>
        </w:r>
      </w:del>
      <w:r w:rsidRPr="006F178A">
        <w:rPr>
          <w:rtl/>
        </w:rPr>
        <w:t xml:space="preserve"> </w:t>
      </w:r>
      <w:r>
        <w:rPr>
          <w:rtl/>
        </w:rPr>
        <w:t>וכו'</w:t>
      </w:r>
      <w:r w:rsidRPr="006F178A">
        <w:rPr>
          <w:rtl/>
        </w:rPr>
        <w:t>.</w:t>
      </w:r>
    </w:p>
    <w:p>
      <w:pPr>
        <w:pStyle w:val="38"/>
        <w:rPr>
          <w:ins w:id="98167" w:author="מנוע מכני" w:date="2026-10-11T12:04:39Z"/>
        </w:rPr>
      </w:pPr>
      <w:r w:rsidRPr="006F178A">
        <w:t>וריב"ב</w:t>
      </w:r>
      <w:r w:rsidRPr="006F178A">
        <w:t>:</w:t>
      </w:r>
    </w:p>
    <w:p w:rsidR="00E9703F" w:rsidRPr="006F178A" w:rsidRDefault="00E9703F" w:rsidP="00E9703F">
      <w:pPr>
        <w:rPr>
          <w:rtl/>
        </w:rPr>
      </w:pPr>
      <w:del w:id="98168" w:author="מנוע מכני" w:date="2026-10-11T12:04:39Z">
        <w:r w:rsidRPr="006F178A">
          <w:rPr>
            <w:rtl/>
          </w:rPr>
          <w:delText xml:space="preserve"> </w:delText>
        </w:r>
      </w:del>
      <w:ins w:id="102161" w:author="קלוד" w:date="2026-10-11T13:11:34Z">
        <w:r>
          <w:rPr>
            <w:rtl/>
          </w:rPr>
          <w:t xml:space="preserve">לא</w:t>
        </w:r>
      </w:ins>
      <w:del w:id="102162" w:author="קלוד" w:date="2026-10-11T13:11:34Z">
        <w:r w:rsidRPr="006F178A">
          <w:rPr>
            <w:rtl/>
          </w:rPr>
          <w:delText xml:space="preserve">דלא</w:delText>
        </w:r>
      </w:del>
      <w:r w:rsidRPr="006F178A">
        <w:rPr>
          <w:rtl/>
        </w:rPr>
        <w:t xml:space="preserve"> </w:t>
      </w:r>
      <w:ins w:id="102159" w:author="קלוד" w:date="2026-10-11T13:11:34Z">
        <w:r>
          <w:rPr>
            <w:rtl/>
          </w:rPr>
          <w:t xml:space="preserve">למד</w:t>
        </w:r>
      </w:ins>
      <w:del w:id="102160" w:author="קלוד" w:date="2026-10-11T13:11:34Z">
        <w:r w:rsidRPr="006F178A">
          <w:rPr>
            <w:rtl/>
          </w:rPr>
          <w:delText xml:space="preserve">יליף</w:delText>
        </w:r>
      </w:del>
      <w:r w:rsidRPr="006F178A">
        <w:rPr>
          <w:rtl/>
        </w:rPr>
        <w:t xml:space="preserve"> </w:t>
      </w:r>
      <w:ins w:id="102157" w:author="קלוד" w:date="2026-10-11T13:11:34Z">
        <w:r>
          <w:rPr>
            <w:rtl/>
          </w:rPr>
          <w:t xml:space="preserve">גז"ש</w:t>
        </w:r>
      </w:ins>
      <w:del w:id="102158" w:author="קלוד" w:date="2026-10-11T13:11:34Z">
        <w:r w:rsidRPr="006F178A">
          <w:rPr>
            <w:rtl/>
          </w:rPr>
          <w:delText xml:space="preserve">לגז"ש</w:delText>
        </w:r>
      </w:del>
      <w:r w:rsidRPr="006F178A">
        <w:rPr>
          <w:rtl/>
        </w:rPr>
        <w:t xml:space="preserve"> </w:t>
      </w:r>
      <w:ins w:id="102155" w:author="קלוד" w:date="2026-10-11T13:11:34Z">
        <w:r>
          <w:rPr>
            <w:rtl/>
          </w:rPr>
          <w:t xml:space="preserve">זו,</w:t>
        </w:r>
      </w:ins>
      <w:del w:id="102156" w:author="קלוד" w:date="2026-10-11T13:11:34Z">
        <w:r w:rsidRPr="006F178A">
          <w:rPr>
            <w:rtl/>
          </w:rPr>
          <w:delText xml:space="preserve">זו</w:delText>
        </w:r>
      </w:del>
      <w:r w:rsidRPr="006F178A">
        <w:rPr>
          <w:rtl/>
        </w:rPr>
        <w:t xml:space="preserve"> שלא </w:t>
      </w:r>
      <w:ins w:id="102153" w:author="קלוד" w:date="2026-10-11T13:11:34Z">
        <w:r>
          <w:rPr>
            <w:rtl/>
          </w:rPr>
          <w:t xml:space="preserve">קיבלה</w:t>
        </w:r>
      </w:ins>
      <w:del w:id="102154" w:author="קלוד" w:date="2026-10-11T13:11:34Z">
        <w:r w:rsidRPr="006F178A">
          <w:rPr>
            <w:rtl/>
          </w:rPr>
          <w:delText xml:space="preserve">היה</w:delText>
        </w:r>
      </w:del>
      <w:r w:rsidRPr="006F178A">
        <w:rPr>
          <w:rtl/>
        </w:rPr>
        <w:t xml:space="preserve"> </w:t>
      </w:r>
      <w:ins w:id="102151" w:author="קלוד" w:date="2026-10-11T13:11:34Z">
        <w:r>
          <w:rPr>
            <w:rtl/>
          </w:rPr>
          <w:t xml:space="preserve">מרבותיו,</w:t>
        </w:r>
      </w:ins>
      <w:del w:id="102152" w:author="קלוד" w:date="2026-10-11T13:11:34Z">
        <w:r w:rsidRPr="006F178A">
          <w:rPr>
            <w:rtl/>
          </w:rPr>
          <w:delText xml:space="preserve">מרבותיו</w:delText>
        </w:r>
      </w:del>
      <w:r w:rsidRPr="006F178A">
        <w:rPr>
          <w:rtl/>
        </w:rPr>
        <w:t xml:space="preserve"> </w:t>
      </w:r>
      <w:ins w:id="95227" w:author="מנוע מכני" w:date="2026-10-11T12:04:39Z">
        <w:ins w:id="102149" w:author="קלוד" w:date="2026-10-11T13:11:34Z">
          <w:r>
            <w:rPr>
              <w:rtl/>
            </w:rPr>
            <w:t xml:space="preserve">וסבר</w:t>
          </w:r>
        </w:ins>
        <w:del w:id="102150" w:author="קלוד" w:date="2026-10-11T13:11:34Z">
          <w:r>
            <w:rPr>
              <w:rtl/>
            </w:rPr>
            <w:delText xml:space="preserve">סבר</w:delText>
          </w:r>
        </w:del>
      </w:ins>
      <w:del w:id="95228" w:author="מנוע מכני" w:date="2026-10-11T12:04:39Z">
        <w:r w:rsidRPr="006F178A">
          <w:rPr>
            <w:rtl/>
          </w:rPr>
          <w:delText xml:space="preserve">ס"ל</w:delText>
        </w:r>
      </w:del>
      <w:r w:rsidRPr="006F178A">
        <w:rPr>
          <w:rtl/>
        </w:rPr>
        <w:t xml:space="preserve"> </w:t>
      </w:r>
      <w:ins w:id="102147" w:author="קלוד" w:date="2026-10-11T13:11:34Z">
        <w:r>
          <w:rPr>
            <w:rtl/>
          </w:rPr>
          <w:t xml:space="preserve">שחטא</w:t>
        </w:r>
      </w:ins>
      <w:del w:id="102148" w:author="קלוד" w:date="2026-10-11T13:11:34Z">
        <w:r w:rsidRPr="006F178A">
          <w:rPr>
            <w:rtl/>
          </w:rPr>
          <w:delText xml:space="preserve">דרק</w:delText>
        </w:r>
      </w:del>
      <w:r w:rsidRPr="006F178A">
        <w:rPr>
          <w:rtl/>
        </w:rPr>
        <w:t xml:space="preserve"> </w:t>
      </w:r>
      <w:ins w:id="102145" w:author="קלוד" w:date="2026-10-11T13:11:34Z">
        <w:r>
          <w:rPr>
            <w:rtl/>
          </w:rPr>
          <w:t xml:space="preserve">רק</w:t>
        </w:r>
      </w:ins>
      <w:del w:id="102146" w:author="קלוד" w:date="2026-10-11T13:11:34Z">
        <w:r w:rsidRPr="006F178A">
          <w:rPr>
            <w:rtl/>
          </w:rPr>
          <w:delText xml:space="preserve">חטא</w:delText>
        </w:r>
      </w:del>
      <w:r w:rsidRPr="006F178A">
        <w:rPr>
          <w:rtl/>
        </w:rPr>
        <w:t xml:space="preserve"> </w:t>
      </w:r>
      <w:ins w:id="102143" w:author="קלוד" w:date="2026-10-11T13:11:34Z">
        <w:r>
          <w:rPr>
            <w:rtl/>
          </w:rPr>
          <w:t xml:space="preserve">בויעפילו,</w:t>
        </w:r>
      </w:ins>
      <w:del w:id="102144" w:author="קלוד" w:date="2026-10-11T13:11:34Z">
        <w:r w:rsidRPr="006F178A">
          <w:rPr>
            <w:rtl/>
          </w:rPr>
          <w:delText xml:space="preserve">בויעפילו</w:delText>
        </w:r>
      </w:del>
      <w:r w:rsidRPr="006F178A">
        <w:rPr>
          <w:rtl/>
        </w:rPr>
        <w:t xml:space="preserve"> שהוא חטא קל.</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כיוצא בדבר </w:t>
      </w:r>
      <w:r w:rsidRPr="006F178A">
        <w:rPr>
          <w:rStyle w:val="2fb"/>
          <w:rtl/>
        </w:rPr>
        <w:t xml:space="preserve">ר"ע</w:t>
      </w:r>
      <w:r w:rsidRPr="00784B8D">
        <w:rPr>
          <w:rStyle w:val="afffff0"/>
          <w:rtl/>
        </w:rPr>
        <w:t xml:space="preserve"> </w:t>
      </w:r>
      <w:r w:rsidRPr="00784B8D">
        <w:rPr>
          <w:rStyle w:val="afffff0"/>
          <w:rFonts w:hint="cs"/>
          <w:rtl/>
        </w:rPr>
        <w:t>'</w:t>
      </w:r>
      <w:ins w:id="91215" w:author="Claude - סמנטי" w:date="2026-10-11T12:28:21Z">
        <w:r>
          <w:rPr>
            <w:rStyle w:val="afffff0"/>
            <w:rtl/>
          </w:rPr>
          <w:t xml:space="preserve">וַיִּחַר אַף ה</w:t>
        </w:r>
      </w:ins>
      <w:del w:id="91216" w:author="Claude - סמנטי" w:date="2026-10-11T12:28:21Z">
        <w:r w:rsidRPr="00784B8D">
          <w:rPr>
            <w:rStyle w:val="afffff0"/>
            <w:rtl/>
          </w:rPr>
          <w:delText xml:space="preserve">ויחר אף </w:delText>
        </w:r>
        <w:r>
          <w:rPr>
            <w:rStyle w:val="afffff0"/>
            <w:rtl/>
          </w:rPr>
          <w:delText xml:space="preserve">ה</w:delText>
        </w:r>
      </w:del>
      <w:r>
        <w:rPr>
          <w:rStyle w:val="afffff0"/>
          <w:rtl/>
        </w:rPr>
        <w:t xml:space="preserve">'</w:t>
      </w:r>
      <w:r w:rsidRPr="00784B8D">
        <w:rPr>
          <w:rStyle w:val="afffff0"/>
          <w:rtl/>
        </w:rPr>
        <w:t xml:space="preserve"> בם וילך</w:t>
      </w:r>
      <w:r w:rsidRPr="00784B8D">
        <w:rPr>
          <w:rStyle w:val="afffff0"/>
          <w:rFonts w:hint="cs"/>
          <w:rtl/>
        </w:rPr>
        <w:t>'</w:t>
      </w:r>
      <w:r w:rsidRPr="00784B8D">
        <w:rPr>
          <w:rStyle w:val="afffff0"/>
          <w:rtl/>
        </w:rPr>
        <w:t xml:space="preserve"> </w:t>
      </w:r>
      <w:r w:rsidRPr="006F178A">
        <w:rPr>
          <w:rtl/>
        </w:rPr>
        <w:t>מלמד שאף אהרן נצטרע.</w:t>
      </w:r>
      <w:r w:rsidR="00524703">
        <w:rPr>
          <w:rtl/>
        </w:rPr>
        <w:t xml:space="preserve">• </w:t>
      </w:r>
      <w:r w:rsidR="00524703">
        <w:rPr>
          <w:rStyle w:val="2fb"/>
          <w:rtl/>
        </w:rPr>
        <w:t xml:space="preserve">ר</w:t>
      </w:r>
      <w:r w:rsidRPr="006F178A">
        <w:rPr>
          <w:rStyle w:val="2fb"/>
          <w:rtl/>
        </w:rPr>
        <w:t>יב"ב</w:t>
      </w:r>
      <w:r w:rsidRPr="006F178A">
        <w:rPr>
          <w:rFonts w:hint="cs"/>
          <w:rtl/>
        </w:rPr>
        <w:t>:</w:t>
      </w:r>
      <w:r w:rsidRPr="006F178A">
        <w:rPr>
          <w:rtl/>
        </w:rPr>
        <w:t xml:space="preserve"> עקיבא, בין כך ובין כך אתה עתיד ליתן את הדין. אם כדבריך - התורה כסתו ואתה מגלה אותו. ואם </w:t>
      </w:r>
      <w:ins w:id="91451" w:author="מנוע מכני" w:date="2026-10-11T12:04:39Z">
        <w:r>
          <w:rPr>
            <w:rtl/>
          </w:rPr>
          <w:t xml:space="preserve">לא</w:t>
        </w:r>
      </w:ins>
      <w:del w:id="91452" w:author="מנוע מכני" w:date="2026-10-11T12:04:39Z">
        <w:r w:rsidRPr="006F178A">
          <w:rPr>
            <w:rtl/>
          </w:rPr>
          <w:delText xml:space="preserve">לאו</w:delText>
        </w:r>
      </w:del>
      <w:r w:rsidRPr="006F178A">
        <w:rPr>
          <w:rtl/>
        </w:rPr>
        <w:t xml:space="preserve"> - אתה מוציא לעז על אותו צדיק.</w:t>
      </w:r>
    </w:p>
    <w:p>
      <w:pPr>
        <w:pStyle w:val="38"/>
        <w:rPr>
          <w:ins w:id="98169" w:author="מנוע מכני" w:date="2026-10-11T12:04:39Z"/>
        </w:rPr>
      </w:pPr>
      <w:r w:rsidRPr="006F178A">
        <w:t>ולריב"ב</w:t>
      </w:r>
      <w:r w:rsidRPr="006F178A">
        <w:t>:</w:t>
      </w:r>
    </w:p>
    <w:p w:rsidR="00E9703F" w:rsidRPr="006F178A" w:rsidRDefault="00E9703F" w:rsidP="00E9703F">
      <w:pPr>
        <w:rPr>
          <w:rtl/>
        </w:rPr>
      </w:pPr>
      <w:del w:id="98170" w:author="מנוע מכני" w:date="2026-10-11T12:04:39Z">
        <w:r w:rsidRPr="006F178A">
          <w:rPr>
            <w:rtl/>
          </w:rPr>
          <w:delText xml:space="preserve"> </w:delText>
        </w:r>
      </w:del>
      <w:ins w:id="102169" w:author="קלוד" w:date="2026-10-11T13:11:34Z">
        <w:r>
          <w:rPr>
            <w:rtl/>
          </w:rPr>
          <w:t xml:space="preserve">ומה</w:t>
        </w:r>
      </w:ins>
      <w:del w:id="102170" w:author="קלוד" w:date="2026-10-11T13:11:34Z">
        <w:r w:rsidRPr="006F178A">
          <w:rPr>
            <w:rtl/>
          </w:rPr>
          <w:delText xml:space="preserve">הא</w:delText>
        </w:r>
      </w:del>
      <w:r w:rsidRPr="006F178A">
        <w:rPr>
          <w:rtl/>
        </w:rPr>
        <w:t xml:space="preserve"> </w:t>
      </w:r>
      <w:ins w:id="102167" w:author="קלוד" w:date="2026-10-11T13:11:34Z">
        <w:r>
          <w:rPr>
            <w:rtl/>
          </w:rPr>
          <w:t xml:space="preserve">שכתוב</w:t>
        </w:r>
      </w:ins>
      <w:del w:id="102168" w:author="קלוד" w:date="2026-10-11T13:11:34Z">
        <w:r w:rsidRPr="006F178A">
          <w:rPr>
            <w:rtl/>
          </w:rPr>
          <w:delText xml:space="preserve">דכתיב</w:delText>
        </w:r>
      </w:del>
      <w:r w:rsidRPr="006F178A">
        <w:rPr>
          <w:rtl/>
        </w:rPr>
        <w:t xml:space="preserve"> בם - </w:t>
      </w:r>
      <w:ins w:id="102165" w:author="קלוד" w:date="2026-10-11T13:11:34Z">
        <w:r>
          <w:rPr>
            <w:rStyle w:val="afffffe"/>
            <w:rtl/>
          </w:rPr>
          <w:t xml:space="preserve">באהרן</w:t>
        </w:r>
      </w:ins>
      <w:del w:id="102166" w:author="קלוד" w:date="2026-10-11T13:11:34Z">
        <w:r w:rsidRPr="006F178A">
          <w:rPr>
            <w:rtl/>
          </w:rPr>
          <w:delText xml:space="preserve">ההוא</w:delText>
        </w:r>
      </w:del>
      <w:r w:rsidRPr="006F178A">
        <w:rPr>
          <w:rtl/>
        </w:rPr>
        <w:t xml:space="preserve"> בנזיפה </w:t>
      </w:r>
      <w:ins w:id="93157" w:author="מנוע מכני" w:date="2026-10-11T12:04:39Z">
        <w:ins w:id="102163" w:author="קלוד" w:date="2026-10-11T13:11:34Z">
          <w:r>
            <w:rPr>
              <w:rtl/>
            </w:rPr>
            <w:t xml:space="preserve">בלבד.</w:t>
          </w:r>
        </w:ins>
        <w:del w:id="102164" w:author="קלוד" w:date="2026-10-11T13:11:34Z">
          <w:r>
            <w:rPr>
              <w:rtl/>
            </w:rPr>
            <w:delText xml:space="preserve">סתם</w:delText>
          </w:r>
          <w:r w:rsidRPr="006F178A">
            <w:rPr>
              <w:rtl/>
            </w:rPr>
            <w:delText xml:space="preserve">.</w:delText>
          </w:r>
        </w:del>
      </w:ins>
      <w:del w:id="93158" w:author="מנוע מכני" w:date="2026-10-11T12:04:39Z">
        <w:r w:rsidRPr="006F178A">
          <w:rPr>
            <w:rtl/>
          </w:rPr>
          <w:delText xml:space="preserve">בעלמא</w:delText>
        </w:r>
      </w:del>
    </w:p>
    <w:p w:rsidR="00E9703F" w:rsidRPr="006F178A" w:rsidRDefault="00E9703F" w:rsidP="00E9703F">
      <w:pPr>
        <w:rPr>
          <w:rtl/>
        </w:rPr>
      </w:pPr>
      <w:r w:rsidRPr="006F178A">
        <w:rPr>
          <w:rtl/>
        </w:rPr>
        <w:t xml:space="preserve">תניא</w:t>
      </w:r>
      <w:r>
        <w:rPr>
          <w:rtl/>
        </w:rPr>
        <w:t xml:space="preserve"> כמ"ד אף אהרן </w:t>
      </w:r>
      <w:ins w:id="102175" w:author="קלוד" w:date="2026-10-11T13:11:34Z">
        <w:r>
          <w:rPr>
            <w:rtl/>
          </w:rPr>
          <w:t xml:space="preserve">נצטרע:</w:t>
        </w:r>
      </w:ins>
      <w:del w:id="102176" w:author="קלוד" w:date="2026-10-11T13:11:34Z">
        <w:r>
          <w:rPr>
            <w:rtl/>
          </w:rPr>
          <w:delText xml:space="preserve">נצטרע,</w:delText>
        </w:r>
      </w:del>
      <w:r>
        <w:rPr>
          <w:rtl/>
        </w:rPr>
        <w:t xml:space="preserve"> </w:t>
      </w:r>
      <w:r>
        <w:rPr>
          <w:rStyle w:val="afffff0"/>
          <w:rtl/>
          <w:rPrChange w:id="9038" w:author="מנוע פסוקים" w:date="2026-10-11T09:34:00Z">
            <w:rPr>
              <w:rtl/>
            </w:rPr>
          </w:rPrChange>
        </w:rPr>
        <w:t xml:space="preserve">ויפן אהרן אל מרים והנה </w:t>
      </w:r>
      <w:ins w:id="102173" w:author="קלוד" w:date="2026-10-11T13:11:34Z">
        <w:r>
          <w:rPr>
            <w:rStyle w:val="afffff0"/>
            <w:rtl/>
            <w:rPrChange w:id="9038" w:author="מנוע פסוקים" w:date="2026-10-11T09:34:00Z">
              <w:rPr>
                <w:rtl/>
              </w:rPr>
            </w:rPrChange>
          </w:rPr>
          <w:t xml:space="preserve">מצרעת</w:t>
        </w:r>
      </w:ins>
      <w:del w:id="102174" w:author="קלוד" w:date="2026-10-11T13:11:34Z">
        <w:r>
          <w:rPr>
            <w:rStyle w:val="afffff0"/>
            <w:rtl/>
            <w:rPrChange w:id="9038" w:author="מנוע פסוקים" w:date="2026-10-11T09:34:00Z">
              <w:rPr>
                <w:rtl/>
              </w:rPr>
            </w:rPrChange>
          </w:rPr>
          <w:delText xml:space="preserve">מצרעת</w:delText>
        </w:r>
        <w:r>
          <w:rPr>
            <w:rtl/>
          </w:rPr>
          <w:delText xml:space="preserve">-שפנה</w:delText>
        </w:r>
      </w:del>
      <w:r>
        <w:rPr>
          <w:rtl/>
        </w:rPr>
        <w:t xml:space="preserve"> </w:t>
      </w:r>
      <w:ins w:id="102171" w:author="קלוד" w:date="2026-10-11T13:11:34Z">
        <w:r>
          <w:rPr>
            <w:rtl/>
          </w:rPr>
          <w:t xml:space="preserve">- שפנה מצרעתו </w:t>
        </w:r>
        <w:r>
          <w:rPr>
            <w:rStyle w:val="afffffe"/>
            <w:rtl/>
          </w:rPr>
          <w:t xml:space="preserve">ונתרפא</w:t>
        </w:r>
        <w:r>
          <w:rPr>
            <w:rtl/>
          </w:rPr>
          <w:t xml:space="preserve">.</w:t>
        </w:r>
      </w:ins>
      <w:del w:id="102172" w:author="קלוד" w:date="2026-10-11T13:11:34Z">
        <w:r>
          <w:rPr>
            <w:rtl/>
          </w:rPr>
          <w:delText xml:space="preserve">מצרעתו.</w:delText>
        </w:r>
      </w:del>
    </w:p>
    <w:p>
      <w:pPr>
        <w:pStyle w:val="afffff8"/>
        <w:rPr>
          <w:ins w:id="90595" w:author="קלוד" w:date="2026-10-11T12:33:55Z"/>
        </w:rPr>
      </w:pPr>
      <w:ins w:id="90596" w:author="קלוד" w:date="2026-10-11T12:33:55Z">
        <w:r>
          <w:rPr>
            <w:color w:val="7B3F00"/>
          </w:rPr>
          <w:t xml:space="preserve">החושד בכשרים - לוקה בגופו, ממשה רבינו</w:t>
        </w:r>
      </w:ins>
    </w:p>
    <w:p>
      <w:pPr>
        <w:pStyle w:val="38"/>
        <w:rPr>
          <w:ins w:id="98172" w:author="מנוע מכני" w:date="2026-10-11T12:04:39Z"/>
        </w:rPr>
      </w:pPr>
      <w:del w:id="98171" w:author="מנוע מכני" w:date="2026-10-11T12:04:39Z">
        <w:r w:rsidRPr="004640F6">
          <w:delText xml:space="preserve">•</w:delText>
        </w:r>
      </w:del>
      <w:r w:rsidRPr="004640F6">
        <w:t xml:space="preserve"> </w:t>
      </w:r>
      <w:r w:rsidRPr="004640F6">
        <w:t xml:space="preserve">ר"ל:</w:t>
      </w:r>
    </w:p>
    <w:p w:rsidR="00E9703F" w:rsidRPr="004640F6" w:rsidRDefault="00E9703F" w:rsidP="00E9703F">
      <w:pPr>
        <w:rPr>
          <w:spacing w:val="-2"/>
          <w:rtl/>
        </w:rPr>
      </w:pPr>
      <w:del w:id="98173" w:author="מנוע מכני" w:date="2026-10-11T12:04:39Z">
        <w:r w:rsidRPr="004640F6">
          <w:rPr>
            <w:spacing w:val="-2"/>
            <w:rtl/>
          </w:rPr>
          <w:delText xml:space="preserve"> </w:delText>
        </w:r>
      </w:del>
      <w:r w:rsidRPr="004640F6">
        <w:rPr>
          <w:spacing w:val="-2"/>
          <w:rtl/>
        </w:rPr>
        <w:t xml:space="preserve">החושד בכשרים לוקה </w:t>
      </w:r>
      <w:ins w:id="102187" w:author="קלוד" w:date="2026-10-11T13:11:34Z">
        <w:r>
          <w:rPr>
            <w:spacing w:val="-2"/>
            <w:rtl/>
          </w:rPr>
          <w:t xml:space="preserve">בגופו</w:t>
        </w:r>
      </w:ins>
      <w:del w:id="102188" w:author="קלוד" w:date="2026-10-11T13:11:34Z">
        <w:r w:rsidRPr="004640F6">
          <w:rPr>
            <w:spacing w:val="-2"/>
            <w:rtl/>
          </w:rPr>
          <w:delText xml:space="preserve">בגופו,</w:delText>
        </w:r>
      </w:del>
      <w:r w:rsidRPr="004640F6">
        <w:rPr>
          <w:spacing w:val="-2"/>
          <w:rtl/>
        </w:rPr>
        <w:t xml:space="preserve"> - והן </w:t>
      </w:r>
      <w:r w:rsidRPr="004640F6">
        <w:rPr>
          <w:spacing w:val="-2"/>
          <w:rtl/>
        </w:rPr>
        <w:t xml:space="preserve">לא</w:t>
      </w:r>
      <w:r w:rsidRPr="004640F6">
        <w:rPr>
          <w:spacing w:val="-2"/>
          <w:rtl/>
        </w:rPr>
        <w:t xml:space="preserve"> יאמינו לי וגו', </w:t>
      </w:r>
      <w:ins w:id="102185" w:author="קלוד" w:date="2026-10-11T13:11:34Z">
        <w:r>
          <w:rPr>
            <w:spacing w:val="-2"/>
            <w:rtl/>
          </w:rPr>
          <w:t xml:space="preserve">וגלוי</w:t>
        </w:r>
      </w:ins>
      <w:del w:id="102186" w:author="קלוד" w:date="2026-10-11T13:11:34Z">
        <w:r w:rsidRPr="004640F6">
          <w:rPr>
            <w:spacing w:val="-2"/>
            <w:rtl/>
          </w:rPr>
          <w:delText xml:space="preserve">וגליא</w:delText>
        </w:r>
      </w:del>
      <w:r w:rsidRPr="004640F6">
        <w:rPr>
          <w:spacing w:val="-2"/>
          <w:rtl/>
        </w:rPr>
        <w:t xml:space="preserve"> </w:t>
      </w:r>
      <w:ins w:id="102183" w:author="קלוד" w:date="2026-10-11T13:11:34Z">
        <w:r>
          <w:rPr>
            <w:spacing w:val="-2"/>
            <w:rtl/>
          </w:rPr>
          <w:t xml:space="preserve">לפני</w:t>
        </w:r>
      </w:ins>
      <w:del w:id="102184" w:author="קלוד" w:date="2026-10-11T13:11:34Z">
        <w:r w:rsidRPr="004640F6">
          <w:rPr>
            <w:spacing w:val="-2"/>
            <w:rtl/>
          </w:rPr>
          <w:delText xml:space="preserve">קמי</w:delText>
        </w:r>
      </w:del>
      <w:r w:rsidRPr="004640F6">
        <w:rPr>
          <w:spacing w:val="-2"/>
          <w:rtl/>
        </w:rPr>
        <w:t xml:space="preserve"> </w:t>
      </w:r>
      <w:ins w:id="102181" w:author="קלוד" w:date="2026-10-11T13:11:34Z">
        <w:r>
          <w:rPr>
            <w:spacing w:val="-2"/>
            <w:rtl/>
          </w:rPr>
          <w:t xml:space="preserve">הקב"ה</w:t>
        </w:r>
      </w:ins>
      <w:del w:id="102182" w:author="קלוד" w:date="2026-10-11T13:11:34Z">
        <w:r w:rsidRPr="004640F6">
          <w:rPr>
            <w:spacing w:val="-2"/>
            <w:rtl/>
          </w:rPr>
          <w:delText xml:space="preserve">קב"ה</w:delText>
        </w:r>
      </w:del>
      <w:r w:rsidRPr="004640F6">
        <w:rPr>
          <w:spacing w:val="-2"/>
          <w:rtl/>
        </w:rPr>
        <w:t xml:space="preserve"> </w:t>
      </w:r>
      <w:ins w:id="102179" w:author="קלוד" w:date="2026-10-11T13:11:34Z">
        <w:r>
          <w:rPr>
            <w:spacing w:val="-2"/>
            <w:rtl/>
          </w:rPr>
          <w:t xml:space="preserve">שישראל</w:t>
        </w:r>
      </w:ins>
      <w:del w:id="102180" w:author="קלוד" w:date="2026-10-11T13:11:34Z">
        <w:r w:rsidRPr="004640F6">
          <w:rPr>
            <w:spacing w:val="-2"/>
            <w:rtl/>
          </w:rPr>
          <w:delText xml:space="preserve">דמהימני</w:delText>
        </w:r>
      </w:del>
      <w:r w:rsidRPr="004640F6">
        <w:rPr>
          <w:spacing w:val="-2"/>
          <w:rtl/>
        </w:rPr>
        <w:t xml:space="preserve"> </w:t>
      </w:r>
      <w:ins w:id="102177" w:author="קלוד" w:date="2026-10-11T13:11:34Z">
        <w:r>
          <w:rPr>
            <w:spacing w:val="-2"/>
            <w:rtl/>
          </w:rPr>
          <w:t xml:space="preserve">מאמינים.</w:t>
        </w:r>
      </w:ins>
      <w:del w:id="102178" w:author="קלוד" w:date="2026-10-11T13:11:34Z">
        <w:r w:rsidRPr="004640F6">
          <w:rPr>
            <w:spacing w:val="-2"/>
            <w:rtl/>
          </w:rPr>
          <w:delText xml:space="preserve">ישראל.</w:delText>
        </w:r>
      </w:del>
    </w:p>
    <w:p w:rsidR="00E9703F" w:rsidRPr="006F178A" w:rsidRDefault="00E9703F" w:rsidP="00E9703F">
      <w:pPr>
        <w:rPr>
          <w:rtl/>
        </w:rPr>
      </w:pPr>
      <w:r w:rsidRPr="006F178A">
        <w:rPr>
          <w:rtl/>
        </w:rPr>
        <w:t xml:space="preserve">אמר</w:t>
      </w:r>
      <w:r w:rsidRPr="006F178A">
        <w:rPr>
          <w:rtl/>
        </w:rPr>
        <w:t xml:space="preserve"> </w:t>
      </w:r>
      <w:ins w:id="102189" w:author="קלוד" w:date="2026-10-11T13:11:34Z">
        <w:r>
          <w:rPr>
            <w:rtl/>
          </w:rPr>
          <w:t xml:space="preserve">לו </w:t>
        </w:r>
        <w:r>
          <w:rPr>
            <w:rStyle w:val="afffffe"/>
            <w:rtl/>
          </w:rPr>
          <w:t xml:space="preserve">הקב"ה</w:t>
        </w:r>
      </w:ins>
      <w:del w:id="102190" w:author="קלוד" w:date="2026-10-11T13:11:34Z">
        <w:r w:rsidRPr="006F178A">
          <w:rPr>
            <w:rtl/>
          </w:rPr>
          <w:delText xml:space="preserve">לו</w:delText>
        </w:r>
      </w:del>
      <w:r w:rsidRPr="006F178A">
        <w:rPr>
          <w:rtl/>
        </w:rPr>
        <w:t xml:space="preserve"> -</w:t>
      </w:r>
      <w:r w:rsidRPr="006F178A">
        <w:rPr>
          <w:rFonts w:hint="cs"/>
          <w:rtl/>
        </w:rPr>
        <w:t xml:space="preserve"> </w:t>
      </w:r>
      <w:r w:rsidRPr="006F178A">
        <w:rPr>
          <w:rtl/>
        </w:rPr>
        <w:t>הן מאמינים בני מאמינים, ואתה אין סופך להאמין.</w:t>
      </w:r>
    </w:p>
    <w:p w:rsidR="00E9703F" w:rsidRPr="006F178A" w:rsidRDefault="00E9703F" w:rsidP="00E9703F">
      <w:pPr>
        <w:rPr>
          <w:rtl/>
        </w:rPr>
      </w:pPr>
      <w:r w:rsidRPr="006F178A">
        <w:rPr>
          <w:rtl/>
        </w:rPr>
        <w:lastRenderedPageBreak/>
        <w:t xml:space="preserve">הן מאמינים - ויאמן העם, בני מאמינים -והאמין בה'. | אתה אין סופך להאמין- יען </w:t>
      </w:r>
      <w:r w:rsidRPr="006F178A">
        <w:rPr>
          <w:rtl/>
        </w:rPr>
        <w:lastRenderedPageBreak/>
        <w:t xml:space="preserve">לא</w:t>
      </w:r>
      <w:r w:rsidRPr="006F178A">
        <w:rPr>
          <w:rtl/>
        </w:rPr>
        <w:lastRenderedPageBreak/>
        <w:t xml:space="preserve"> האמנתם בי.</w:t>
      </w:r>
    </w:p>
    <w:p w:rsidR="00E9703F" w:rsidRPr="006F178A" w:rsidRDefault="00E9703F" w:rsidP="00E9703F">
      <w:pPr>
        <w:rPr>
          <w:rtl/>
        </w:rPr>
      </w:pPr>
      <w:ins w:id="93159" w:author="מנוע מכני" w:date="2026-10-11T12:04:39Z">
        <w:ins w:id="102195" w:author="קלוד" w:date="2026-10-11T13:11:34Z">
          <w:r>
            <w:rPr>
              <w:rtl/>
            </w:rPr>
            <w:t xml:space="preserve">ומנין</w:t>
          </w:r>
        </w:ins>
        <w:del w:id="102196" w:author="קלוד" w:date="2026-10-11T13:11:34Z">
          <w:r>
            <w:rPr>
              <w:rtl/>
            </w:rPr>
            <w:delText xml:space="preserve">ממה</w:delText>
          </w:r>
        </w:del>
      </w:ins>
      <w:del w:id="93160" w:author="מנוע מכני" w:date="2026-10-11T12:04:39Z">
        <w:r w:rsidRPr="006F178A">
          <w:rPr>
            <w:rtl/>
          </w:rPr>
          <w:delText xml:space="preserve">ממאי</w:delText>
        </w:r>
      </w:del>
      <w:r w:rsidRPr="006F178A">
        <w:rPr>
          <w:rtl/>
        </w:rPr>
        <w:t xml:space="preserve"> </w:t>
      </w:r>
      <w:ins w:id="102193" w:author="קלוד" w:date="2026-10-11T13:11:34Z">
        <w:r>
          <w:rPr>
            <w:rtl/>
          </w:rPr>
          <w:t xml:space="preserve">שלקה</w:t>
        </w:r>
      </w:ins>
      <w:del w:id="102194" w:author="קלוד" w:date="2026-10-11T13:11:34Z">
        <w:r w:rsidRPr="006F178A">
          <w:rPr>
            <w:rtl/>
          </w:rPr>
          <w:delText xml:space="preserve">דלקה</w:delText>
        </w:r>
      </w:del>
      <w:r w:rsidRPr="006F178A">
        <w:rPr>
          <w:rtl/>
        </w:rPr>
        <w:t xml:space="preserve"> </w:t>
      </w:r>
      <w:ins w:id="102191" w:author="קלוד" w:date="2026-10-11T13:11:34Z">
        <w:r>
          <w:rPr>
            <w:rtl/>
          </w:rPr>
          <w:t xml:space="preserve">-</w:t>
        </w:r>
      </w:ins>
      <w:del w:id="102192" w:author="קלוד" w:date="2026-10-11T13:11:34Z">
        <w:r w:rsidRPr="006F178A">
          <w:rPr>
            <w:rtl/>
          </w:rPr>
          <w:delText xml:space="preserve">–</w:delText>
        </w:r>
      </w:del>
      <w:r w:rsidRPr="00806933">
        <w:rPr>
          <w:rStyle w:val="afffff0"/>
          <w:rtl/>
        </w:rPr>
        <w:t xml:space="preserve"> </w:t>
      </w:r>
      <w:r w:rsidRPr="00806933">
        <w:rPr>
          <w:rStyle w:val="afffff0"/>
          <w:rFonts w:hint="cs"/>
          <w:rtl/>
        </w:rPr>
        <w:t>'</w:t>
      </w:r>
      <w:ins w:id="91217" w:author="Claude - סמנטי" w:date="2026-10-11T12:28:21Z">
        <w:r>
          <w:rPr>
            <w:rStyle w:val="afffff0"/>
            <w:rtl/>
          </w:rPr>
          <w:t xml:space="preserve">וַיֹּאמֶר ה</w:t>
        </w:r>
      </w:ins>
      <w:del w:id="91218" w:author="Claude - סמנטי" w:date="2026-10-11T12:28:21Z">
        <w:r w:rsidRPr="00806933">
          <w:rPr>
            <w:rStyle w:val="afffff0"/>
            <w:rtl/>
          </w:rPr>
          <w:delText xml:space="preserve">ויאמר </w:delText>
        </w:r>
        <w:r>
          <w:rPr>
            <w:rStyle w:val="afffff0"/>
            <w:rtl/>
          </w:rPr>
          <w:delText xml:space="preserve">ה</w:delText>
        </w:r>
      </w:del>
      <w:r>
        <w:rPr>
          <w:rStyle w:val="afffff0"/>
          <w:rtl/>
        </w:rPr>
        <w:t xml:space="preserve">'</w:t>
      </w:r>
      <w:r w:rsidRPr="00806933">
        <w:rPr>
          <w:rStyle w:val="afffff0"/>
          <w:rtl/>
        </w:rPr>
        <w:t xml:space="preserve"> לו עוד הבא נא ידך בחיקך </w:t>
      </w:r>
      <w:r>
        <w:rPr>
          <w:rStyle w:val="afffff0"/>
          <w:rtl/>
        </w:rPr>
        <w:t>וגו'</w:t>
      </w:r>
      <w:r w:rsidRPr="00806933">
        <w:rPr>
          <w:rStyle w:val="afffff0"/>
          <w:rtl/>
        </w:rPr>
        <w:t>.</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רבא</w:t>
      </w:r>
      <w:r w:rsidRPr="006F178A">
        <w:rPr>
          <w:rtl/>
        </w:rPr>
        <w:t xml:space="preserve"> מדה טובה ממהרת לבא ממדת פורענות.</w:t>
      </w:r>
    </w:p>
    <w:p w:rsidR="00E9703F" w:rsidRPr="006F178A" w:rsidRDefault="00E9703F" w:rsidP="00E9703F">
      <w:pPr>
        <w:rPr>
          <w:rtl/>
        </w:rPr>
      </w:pPr>
      <w:r>
        <w:rPr>
          <w:rtl/>
        </w:rPr>
        <w:t xml:space="preserve">	- דאילו במדת פורענות כתיב - </w:t>
      </w:r>
      <w:r>
        <w:rPr>
          <w:rStyle w:val="afffff0"/>
          <w:rtl/>
          <w:rPrChange w:id="9039" w:author="מנוע פסוקים" w:date="2026-10-11T09:34:00Z">
            <w:rPr>
              <w:rtl/>
            </w:rPr>
          </w:rPrChange>
        </w:rPr>
        <w:t xml:space="preserve">ויוציאה והנה ידו מצרעת כשלג</w:t>
      </w:r>
      <w:r>
        <w:rPr>
          <w:rtl/>
        </w:rPr>
        <w:t xml:space="preserve">.</w:t>
      </w:r>
    </w:p>
    <w:p w:rsidR="00E9703F" w:rsidRPr="006F178A" w:rsidRDefault="00E9703F" w:rsidP="00E9703F">
      <w:pPr>
        <w:rPr>
          <w:rtl/>
        </w:rPr>
      </w:pPr>
      <w:r w:rsidRPr="006F178A">
        <w:rPr>
          <w:rtl/>
        </w:rPr>
        <w:t xml:space="preserve">ואילו במדה טובה </w:t>
      </w:r>
      <w:ins w:id="102203" w:author="קלוד" w:date="2026-10-11T13:11:34Z">
        <w:r>
          <w:rPr>
            <w:rtl/>
          </w:rPr>
          <w:t xml:space="preserve">כתוב</w:t>
        </w:r>
      </w:ins>
      <w:del w:id="102204" w:author="קלוד" w:date="2026-10-11T13:11:34Z">
        <w:r w:rsidRPr="006F178A">
          <w:rPr>
            <w:rtl/>
          </w:rPr>
          <w:delText xml:space="preserve">כתיב</w:delText>
        </w:r>
      </w:del>
      <w:r w:rsidRPr="00784B8D">
        <w:rPr>
          <w:rStyle w:val="afffff0"/>
          <w:rtl/>
        </w:rPr>
        <w:t xml:space="preserve"> </w:t>
      </w:r>
      <w:r w:rsidRPr="00784B8D">
        <w:rPr>
          <w:rStyle w:val="afffff0"/>
          <w:rFonts w:hint="cs"/>
          <w:rtl/>
        </w:rPr>
        <w:t>'</w:t>
      </w:r>
      <w:ins w:id="91219" w:author="Claude - סמנטי" w:date="2026-10-11T12:28:21Z">
        <w:r>
          <w:rPr>
            <w:rStyle w:val="afffff0"/>
            <w:rtl/>
          </w:rPr>
          <w:t xml:space="preserve">וַיּוֹצִיאָהּ מֵחֵיקוֹ וְהִנֵּה שָׁבָה כִּבְשָׂרוֹ</w:t>
        </w:r>
      </w:ins>
      <w:del w:id="91220" w:author="Claude - סמנטי" w:date="2026-10-11T12:28:21Z">
        <w:r w:rsidRPr="00784B8D">
          <w:rPr>
            <w:rStyle w:val="afffff0"/>
            <w:rtl/>
          </w:rPr>
          <w:delText xml:space="preserve">ויוציאה מחיקו והנה שבה כבשרו</w:delText>
        </w:r>
      </w:del>
      <w:r w:rsidRPr="00784B8D">
        <w:rPr>
          <w:rStyle w:val="afffff0"/>
          <w:rFonts w:hint="cs"/>
          <w:rtl/>
        </w:rPr>
        <w:t>'</w:t>
      </w:r>
      <w:r w:rsidRPr="00784B8D">
        <w:rPr>
          <w:rStyle w:val="afffff0"/>
          <w:rtl/>
        </w:rPr>
        <w:t>,</w:t>
      </w:r>
      <w:r w:rsidRPr="006F178A">
        <w:rPr>
          <w:rtl/>
        </w:rPr>
        <w:t xml:space="preserve"> מחיקו </w:t>
      </w:r>
      <w:ins w:id="102201" w:author="קלוד" w:date="2026-10-11T13:11:34Z">
        <w:r>
          <w:rPr>
            <w:rtl/>
          </w:rPr>
          <w:t xml:space="preserve">שבה</w:t>
        </w:r>
      </w:ins>
      <w:del w:id="102202" w:author="קלוד" w:date="2026-10-11T13:11:34Z">
        <w:r w:rsidRPr="006F178A">
          <w:rPr>
            <w:rtl/>
          </w:rPr>
          <w:delText xml:space="preserve">הוא</w:delText>
        </w:r>
      </w:del>
      <w:r w:rsidRPr="006F178A">
        <w:rPr>
          <w:rtl/>
        </w:rPr>
        <w:t xml:space="preserve"> </w:t>
      </w:r>
      <w:ins w:id="102199" w:author="קלוד" w:date="2026-10-11T13:11:34Z">
        <w:r>
          <w:rPr>
            <w:rtl/>
          </w:rPr>
          <w:t xml:space="preserve">כבשרו</w:t>
        </w:r>
      </w:ins>
      <w:del w:id="102200" w:author="קלוד" w:date="2026-10-11T13:11:34Z">
        <w:r w:rsidRPr="006F178A">
          <w:rPr>
            <w:rtl/>
          </w:rPr>
          <w:delText xml:space="preserve">דשבה</w:delText>
        </w:r>
      </w:del>
      <w:r w:rsidRPr="006F178A">
        <w:rPr>
          <w:rtl/>
        </w:rPr>
        <w:t xml:space="preserve"> </w:t>
      </w:r>
      <w:ins w:id="102197" w:author="קלוד" w:date="2026-10-11T13:11:34Z">
        <w:r>
          <w:rPr>
            <w:rStyle w:val="afffffe"/>
            <w:rtl/>
          </w:rPr>
          <w:t xml:space="preserve">מיד</w:t>
        </w:r>
        <w:r>
          <w:rPr>
            <w:rtl/>
          </w:rPr>
          <w:t xml:space="preserve">.</w:t>
        </w:r>
      </w:ins>
      <w:del w:id="102198" w:author="קלוד" w:date="2026-10-11T13:11:34Z">
        <w:r w:rsidRPr="006F178A">
          <w:rPr>
            <w:rtl/>
          </w:rPr>
          <w:delText xml:space="preserve">כבשרו.</w:delText>
        </w:r>
      </w:del>
    </w:p>
    <w:p w:rsidR="00E9703F" w:rsidRPr="006F178A" w:rsidRDefault="00E9703F" w:rsidP="00E9703F">
      <w:pPr>
        <w:rPr>
          <w:rtl/>
        </w:rPr>
      </w:pPr>
      <w:r w:rsidRPr="006F178A">
        <w:rPr>
          <w:rtl/>
        </w:rPr>
        <w:t xml:space="preserve">ויבלע מטה אהרן את </w:t>
      </w:r>
      <w:ins w:id="102207" w:author="קלוד" w:date="2026-10-11T13:11:34Z">
        <w:r>
          <w:rPr>
            <w:rtl/>
          </w:rPr>
          <w:t xml:space="preserve">מטתם -</w:t>
        </w:r>
      </w:ins>
      <w:del w:id="102208" w:author="קלוד" w:date="2026-10-11T13:11:34Z">
        <w:r w:rsidRPr="006F178A">
          <w:rPr>
            <w:rtl/>
          </w:rPr>
          <w:delText xml:space="preserve">מטתם-</w:delText>
        </w:r>
      </w:del>
      <w:r w:rsidRPr="006F178A">
        <w:rPr>
          <w:rtl/>
        </w:rPr>
        <w:t xml:space="preserve"> </w:t>
      </w:r>
      <w:r w:rsidRPr="006F178A">
        <w:rPr>
          <w:rStyle w:val="2fb"/>
          <w:rtl/>
        </w:rPr>
        <w:t xml:space="preserve">אר"א</w:t>
      </w:r>
      <w:r w:rsidRPr="006F178A">
        <w:rPr>
          <w:rtl/>
        </w:rPr>
        <w:t xml:space="preserve">: נס בתוך </w:t>
      </w:r>
      <w:ins w:id="102205" w:author="קלוד" w:date="2026-10-11T13:11:34Z">
        <w:r>
          <w:rPr>
            <w:rtl/>
          </w:rPr>
          <w:t xml:space="preserve">נס </w:t>
        </w:r>
        <w:r>
          <w:rPr>
            <w:rStyle w:val="afffffe"/>
            <w:rtl/>
          </w:rPr>
          <w:t xml:space="preserve">שבלע בעודו מטה</w:t>
        </w:r>
        <w:r>
          <w:rPr>
            <w:rtl/>
          </w:rPr>
          <w:t xml:space="preserve">.</w:t>
        </w:r>
      </w:ins>
      <w:del w:id="102206" w:author="קלוד" w:date="2026-10-11T13:11:34Z">
        <w:r w:rsidRPr="006F178A">
          <w:rPr>
            <w:rtl/>
          </w:rPr>
          <w:delText xml:space="preserve">נס.</w:delText>
        </w:r>
      </w:del>
    </w:p>
    <w:p>
      <w:pPr>
        <w:pStyle w:val="afffff8"/>
        <w:rPr>
          <w:ins w:id="90593" w:author="קלוד" w:date="2026-10-11T12:33:55Z"/>
        </w:rPr>
      </w:pPr>
      <w:ins w:id="90594" w:author="קלוד" w:date="2026-10-11T12:33:55Z">
        <w:r>
          <w:rPr>
            <w:color w:val="7B3F00"/>
          </w:rPr>
          <w:t xml:space="preserve">זורק מרה"י לרה"י דרך רה"ר - ר"ע מחייב</w:t>
        </w:r>
      </w:ins>
    </w:p>
    <w:p w:rsidR="00E9703F" w:rsidRPr="006F178A" w:rsidRDefault="00E9703F" w:rsidP="00E9703F">
      <w:pPr>
        <w:rPr>
          <w:rtl/>
        </w:rPr>
      </w:pPr>
      <w:r w:rsidRPr="006F178A">
        <w:rPr>
          <w:rtl/>
        </w:rPr>
        <w:t>•</w:t>
      </w:r>
      <w:r w:rsidRPr="006F178A">
        <w:rPr>
          <w:rFonts w:hint="cs"/>
          <w:rtl/>
        </w:rPr>
        <w:t xml:space="preserve"> </w:t>
      </w:r>
      <w:r w:rsidRPr="006F178A">
        <w:rPr>
          <w:rtl/>
        </w:rPr>
        <w:t xml:space="preserve">זורק </w:t>
      </w:r>
      <w:r w:rsidRPr="006F178A">
        <w:rPr>
          <w:rStyle w:val="2fb"/>
          <w:rtl/>
        </w:rPr>
        <w:t xml:space="preserve">מרה"י</w:t>
      </w:r>
      <w:r w:rsidRPr="006F178A">
        <w:rPr>
          <w:rtl/>
        </w:rPr>
        <w:t xml:space="preserve"> </w:t>
      </w:r>
      <w:r w:rsidRPr="006F178A">
        <w:rPr>
          <w:rStyle w:val="2fb"/>
          <w:rtl/>
        </w:rPr>
        <w:t xml:space="preserve">לרה"י</w:t>
      </w:r>
      <w:r w:rsidRPr="006F178A">
        <w:rPr>
          <w:rtl/>
        </w:rPr>
        <w:t xml:space="preserve"> </w:t>
      </w:r>
      <w:r w:rsidRPr="006F178A">
        <w:rPr>
          <w:rStyle w:val="2fb"/>
          <w:rtl/>
        </w:rPr>
        <w:t xml:space="preserve">ורה"ר</w:t>
      </w:r>
      <w:r w:rsidRPr="006F178A">
        <w:rPr>
          <w:rtl/>
        </w:rPr>
        <w:t xml:space="preserve"> באמצע </w:t>
      </w:r>
      <w:r w:rsidRPr="006F178A">
        <w:rPr>
          <w:rStyle w:val="2fb"/>
          <w:rtl/>
        </w:rPr>
        <w:t xml:space="preserve">ר"ע</w:t>
      </w:r>
      <w:r w:rsidRPr="006F178A">
        <w:rPr>
          <w:rtl/>
        </w:rPr>
        <w:t xml:space="preserve"> מחייב, ורבנן פטרי.</w:t>
      </w:r>
    </w:p>
    <w:p w:rsidR="00E9703F" w:rsidRPr="006F178A" w:rsidRDefault="00E9703F" w:rsidP="00E9703F">
      <w:pPr>
        <w:rPr>
          <w:rtl/>
        </w:rPr>
      </w:pPr>
    </w:p>
    <w:p>
      <w:pPr>
        <w:pStyle w:val="38"/>
        <w:rPr>
          <w:ins w:id="98175" w:author="מנוע מכני" w:date="2026-10-11T12:04:39Z"/>
        </w:rPr>
      </w:pPr>
      <w:del w:id="98174" w:author="מנוע מכני" w:date="2026-10-11T12:04:39Z">
        <w:r w:rsidRPr="006F178A">
          <w:delText xml:space="preserve">•</w:delText>
        </w:r>
      </w:del>
      <w:r w:rsidRPr="006F178A">
        <w:t xml:space="preserve"> </w:t>
      </w:r>
      <w:r w:rsidRPr="006F178A">
        <w:t>בעי</w:t>
      </w:r>
      <w:r w:rsidRPr="006F178A">
        <w:t xml:space="preserve"> </w:t>
      </w:r>
      <w:r w:rsidRPr="006F178A">
        <w:t>רבה</w:t>
      </w:r>
      <w:r w:rsidRPr="006F178A">
        <w:t xml:space="preserve">:</w:t>
      </w:r>
    </w:p>
    <w:p w:rsidR="00E9703F" w:rsidRDefault="00E9703F" w:rsidP="00E9703F">
      <w:pPr>
        <w:rPr>
          <w:rtl/>
        </w:rPr>
      </w:pPr>
      <w:del w:id="98176" w:author="מנוע מכני" w:date="2026-10-11T12:04:39Z">
        <w:r w:rsidRPr="006F178A">
          <w:rPr>
            <w:rtl/>
          </w:rPr>
          <w:delText xml:space="preserve"> </w:delText>
        </w:r>
      </w:del>
      <w:r w:rsidRPr="006F178A">
        <w:rPr>
          <w:rtl/>
        </w:rPr>
        <w:t xml:space="preserve">למטה מעשרה </w:t>
      </w:r>
      <w:ins w:id="91453" w:author="מנוע מכני" w:date="2026-10-11T12:04:39Z">
        <w:r>
          <w:rPr>
            <w:rtl/>
          </w:rPr>
          <w:t xml:space="preserve">חלקו</w:t>
        </w:r>
      </w:ins>
      <w:del w:id="91454" w:author="מנוע מכני" w:date="2026-10-11T12:04:39Z">
        <w:r w:rsidRPr="006F178A">
          <w:rPr>
            <w:rtl/>
          </w:rPr>
          <w:delText xml:space="preserve">פליגי</w:delText>
        </w:r>
      </w:del>
      <w:r w:rsidRPr="006F178A">
        <w:rPr>
          <w:rtl/>
        </w:rPr>
        <w:t xml:space="preserve">, </w:t>
      </w:r>
      <w:ins w:id="94777" w:author="מנוע מכני" w:date="2026-10-11T12:04:39Z">
        <w:r>
          <w:rPr>
            <w:rtl/>
          </w:rPr>
          <w:t xml:space="preserve">אם </w:t>
        </w:r>
      </w:ins>
      <w:del w:id="94778" w:author="מנוע מכני" w:date="2026-10-11T12:04:39Z">
        <w:r w:rsidRPr="006F178A">
          <w:rPr>
            <w:rtl/>
          </w:rPr>
          <w:delText xml:space="preserve">אי </w:delText>
        </w:r>
      </w:del>
      <w:r w:rsidRPr="006F178A">
        <w:rPr>
          <w:rtl/>
        </w:rPr>
        <w:t xml:space="preserve">קלוטה כהונחה |</w:t>
      </w:r>
    </w:p>
    <w:p w:rsidR="00E9703F" w:rsidRPr="009757B9" w:rsidRDefault="00E9703F" w:rsidP="00E9703F">
      <w:pPr>
        <w:rPr>
          <w:rFonts w:cs="Guttman Vilna"/>
          <w:b/>
          <w:bCs/>
          <w:rtl/>
        </w:rPr>
      </w:pPr>
      <w:r w:rsidRPr="006F178A">
        <w:rPr>
          <w:rtl/>
        </w:rPr>
        <w:t xml:space="preserve">אבל למעלה מזה </w:t>
      </w:r>
      <w:ins w:id="102213" w:author="קלוד" w:date="2026-10-11T13:11:34Z">
        <w:r>
          <w:rPr>
            <w:rStyle w:val="afffffe"/>
            <w:rtl/>
          </w:rPr>
          <w:t xml:space="preserve">לכו"ע</w:t>
        </w:r>
      </w:ins>
      <w:del w:id="102214" w:author="קלוד" w:date="2026-10-11T13:11:34Z">
        <w:r w:rsidRPr="006F178A">
          <w:rPr>
            <w:rtl/>
          </w:rPr>
          <w:delText xml:space="preserve">פטור</w:delText>
        </w:r>
      </w:del>
      <w:r w:rsidRPr="006F178A">
        <w:rPr>
          <w:rtl/>
        </w:rPr>
        <w:t xml:space="preserve"> </w:t>
      </w:r>
      <w:ins w:id="102211" w:author="קלוד" w:date="2026-10-11T13:11:34Z">
        <w:r>
          <w:rPr>
            <w:rtl/>
          </w:rPr>
          <w:t xml:space="preserve">פטור,</w:t>
        </w:r>
      </w:ins>
      <w:del w:id="102212" w:author="קלוד" w:date="2026-10-11T13:11:34Z">
        <w:r w:rsidRPr="006F178A">
          <w:rPr>
            <w:rtl/>
          </w:rPr>
          <w:delText xml:space="preserve">ולא</w:delText>
        </w:r>
      </w:del>
      <w:r w:rsidRPr="006F178A">
        <w:rPr>
          <w:rtl/>
        </w:rPr>
        <w:t xml:space="preserve"> </w:t>
      </w:r>
      <w:ins w:id="102209" w:author="קלוד" w:date="2026-10-11T13:11:34Z">
        <w:r>
          <w:rPr>
            <w:rtl/>
          </w:rPr>
          <w:t xml:space="preserve">ואין לומדים</w:t>
        </w:r>
      </w:ins>
      <w:del w:id="102210" w:author="קלוד" w:date="2026-10-11T13:11:34Z">
        <w:r w:rsidRPr="006F178A">
          <w:rPr>
            <w:rtl/>
          </w:rPr>
          <w:delText xml:space="preserve">ילפי</w:delText>
        </w:r>
      </w:del>
      <w:r w:rsidRPr="006F178A">
        <w:rPr>
          <w:rtl/>
        </w:rPr>
        <w:t xml:space="preserve"> זורק ממושיט.</w:t>
      </w:r>
    </w:p>
    <w:p w:rsidR="00E9703F" w:rsidRPr="009757B9" w:rsidRDefault="00E9703F" w:rsidP="00E9703F">
      <w:pPr>
        <w:rPr>
          <w:rFonts w:cs="Guttman Vilna"/>
          <w:b/>
          <w:bCs/>
          <w:rtl/>
        </w:rPr>
      </w:pPr>
      <w:r w:rsidRPr="006F178A">
        <w:rPr>
          <w:b/>
          <w:bCs/>
          <w:rtl/>
        </w:rPr>
        <w:t>או</w:t>
      </w:r>
      <w:r w:rsidRPr="006F178A">
        <w:rPr>
          <w:rtl/>
        </w:rPr>
        <w:t xml:space="preserve"> </w:t>
      </w:r>
      <w:ins w:id="102225" w:author="קלוד" w:date="2026-10-11T13:11:34Z">
        <w:r>
          <w:rPr>
            <w:rtl/>
          </w:rPr>
          <w:t xml:space="preserve">שלמעלה</w:t>
        </w:r>
      </w:ins>
      <w:del w:id="102226" w:author="קלוד" w:date="2026-10-11T13:11:34Z">
        <w:r w:rsidRPr="006F178A">
          <w:rPr>
            <w:rtl/>
          </w:rPr>
          <w:delText xml:space="preserve">דלמעלה</w:delText>
        </w:r>
      </w:del>
      <w:r w:rsidRPr="006F178A">
        <w:rPr>
          <w:rtl/>
        </w:rPr>
        <w:t xml:space="preserve"> </w:t>
      </w:r>
      <w:ins w:id="91455" w:author="מנוע מכני" w:date="2026-10-11T12:04:39Z">
        <w:ins w:id="102223" w:author="קלוד" w:date="2026-10-11T13:11:34Z">
          <w:r>
            <w:rPr>
              <w:rtl/>
            </w:rPr>
            <w:t xml:space="preserve">חלקו,</w:t>
          </w:r>
        </w:ins>
        <w:del w:id="102224" w:author="קלוד" w:date="2026-10-11T13:11:34Z">
          <w:r>
            <w:rPr>
              <w:rtl/>
            </w:rPr>
            <w:delText xml:space="preserve">חלקו</w:delText>
          </w:r>
        </w:del>
      </w:ins>
      <w:del w:id="91456" w:author="מנוע מכני" w:date="2026-10-11T12:04:39Z">
        <w:r w:rsidRPr="006F178A">
          <w:rPr>
            <w:rtl/>
          </w:rPr>
          <w:delText xml:space="preserve">פליגי</w:delText>
        </w:r>
      </w:del>
      <w:r w:rsidRPr="006F178A">
        <w:rPr>
          <w:rtl/>
        </w:rPr>
        <w:t xml:space="preserve"> </w:t>
      </w:r>
      <w:ins w:id="94779" w:author="מנוע מכני" w:date="2026-10-11T12:04:39Z">
        <w:r>
          <w:rPr>
            <w:rtl/>
          </w:rPr>
          <w:t xml:space="preserve">אם </w:t>
        </w:r>
      </w:ins>
      <w:del w:id="94780" w:author="מנוע מכני" w:date="2026-10-11T12:04:39Z">
        <w:r w:rsidRPr="006F178A">
          <w:rPr>
            <w:rtl/>
          </w:rPr>
          <w:delText xml:space="preserve">אי </w:delText>
        </w:r>
      </w:del>
      <w:ins w:id="102221" w:author="קלוד" w:date="2026-10-11T13:11:34Z">
        <w:r>
          <w:rPr>
            <w:rtl/>
          </w:rPr>
          <w:t xml:space="preserve">לומדים</w:t>
        </w:r>
      </w:ins>
      <w:del w:id="102222" w:author="קלוד" w:date="2026-10-11T13:11:34Z">
        <w:r w:rsidRPr="006F178A">
          <w:rPr>
            <w:rtl/>
          </w:rPr>
          <w:delText xml:space="preserve">ילפי</w:delText>
        </w:r>
      </w:del>
      <w:r w:rsidRPr="006F178A">
        <w:rPr>
          <w:rtl/>
        </w:rPr>
        <w:t xml:space="preserve"> זורק </w:t>
      </w:r>
      <w:ins w:id="102219" w:author="קלוד" w:date="2026-10-11T13:11:34Z">
        <w:r>
          <w:rPr>
            <w:rtl/>
          </w:rPr>
          <w:t xml:space="preserve">ממושיט,</w:t>
        </w:r>
      </w:ins>
      <w:del w:id="102220" w:author="קלוד" w:date="2026-10-11T13:11:34Z">
        <w:r w:rsidRPr="006F178A">
          <w:rPr>
            <w:rtl/>
          </w:rPr>
          <w:delText xml:space="preserve">ממושיט</w:delText>
        </w:r>
      </w:del>
      <w:r w:rsidRPr="006F178A">
        <w:rPr>
          <w:rtl/>
        </w:rPr>
        <w:t xml:space="preserve"> אבל למטה ד"ה </w:t>
      </w:r>
      <w:ins w:id="102217" w:author="קלוד" w:date="2026-10-11T13:11:34Z">
        <w:r>
          <w:rPr>
            <w:rtl/>
          </w:rPr>
          <w:t xml:space="preserve">חייב,</w:t>
        </w:r>
      </w:ins>
      <w:del w:id="102218" w:author="קלוד" w:date="2026-10-11T13:11:34Z">
        <w:r w:rsidRPr="006F178A">
          <w:rPr>
            <w:rtl/>
          </w:rPr>
          <w:delText xml:space="preserve">חייב</w:delText>
        </w:r>
      </w:del>
      <w:r w:rsidRPr="006F178A">
        <w:rPr>
          <w:rtl/>
        </w:rPr>
        <w:t xml:space="preserve"> </w:t>
      </w:r>
      <w:ins w:id="102215" w:author="קלוד" w:date="2026-10-11T13:11:34Z">
        <w:r>
          <w:rPr>
            <w:rStyle w:val="afffffe"/>
            <w:rtl/>
          </w:rPr>
          <w:t xml:space="preserve">קלוטה</w:t>
        </w:r>
        <w:r>
          <w:rPr>
            <w:rtl/>
          </w:rPr>
          <w:t xml:space="preserve"> כמי</w:t>
        </w:r>
      </w:ins>
      <w:del w:id="102216" w:author="קלוד" w:date="2026-10-11T13:11:34Z">
        <w:r w:rsidRPr="006F178A">
          <w:rPr>
            <w:rtl/>
          </w:rPr>
          <w:delText xml:space="preserve">דכמי</w:delText>
        </w:r>
      </w:del>
      <w:r w:rsidRPr="006F178A">
        <w:rPr>
          <w:rtl/>
        </w:rPr>
        <w:t xml:space="preserve"> שהונחה.</w:t>
      </w:r>
    </w:p>
    <w:p w:rsidR="00E9703F" w:rsidRPr="006F178A" w:rsidRDefault="00E9703F" w:rsidP="00E9703F">
      <w:pPr>
        <w:rPr>
          <w:rtl/>
        </w:rPr>
      </w:pPr>
      <w:r w:rsidRPr="006F178A">
        <w:rPr>
          <w:rStyle w:val="afffe"/>
          <w:rFonts w:ascii="Fb Fontext" w:hAnsi="Fb Fontext"/>
          <w:rtl/>
        </w:rPr>
        <w:t xml:space="preserve">ופשטה </w:t>
      </w:r>
      <w:r w:rsidRPr="006F178A">
        <w:rPr>
          <w:rStyle w:val="2fb"/>
          <w:rFonts w:ascii="Fb Fontext" w:hAnsi="Fb Fontext"/>
          <w:rtl/>
        </w:rPr>
        <w:t xml:space="preserve">רב המנונא</w:t>
      </w:r>
      <w:r w:rsidRPr="006F178A">
        <w:rPr>
          <w:rtl/>
        </w:rPr>
        <w:t xml:space="preserve"> </w:t>
      </w:r>
      <w:r w:rsidRPr="006F178A">
        <w:rPr>
          <w:rStyle w:val="2fb"/>
          <w:rtl/>
        </w:rPr>
        <w:t xml:space="preserve">לר"ח</w:t>
      </w:r>
      <w:r w:rsidRPr="006F178A">
        <w:rPr>
          <w:rtl/>
        </w:rPr>
        <w:t xml:space="preserve"> </w:t>
      </w:r>
      <w:ins w:id="102227" w:author="קלוד" w:date="2026-10-11T13:11:34Z">
        <w:r>
          <w:rPr>
            <w:rtl/>
          </w:rPr>
          <w:t xml:space="preserve">מברייתא:</w:t>
        </w:r>
      </w:ins>
      <w:del w:id="102228" w:author="קלוד" w:date="2026-10-11T13:11:34Z">
        <w:r w:rsidRPr="006F178A">
          <w:rPr>
            <w:rtl/>
          </w:rPr>
          <w:delText xml:space="preserve">דמהא דברייתא.</w:delText>
        </w:r>
      </w:del>
    </w:p>
    <w:p w:rsidR="00E9703F" w:rsidRPr="006F178A" w:rsidRDefault="00E9703F" w:rsidP="00E9703F">
      <w:pPr>
        <w:rPr>
          <w:rtl/>
        </w:rPr>
      </w:pPr>
      <w:r w:rsidRPr="006F178A">
        <w:rPr>
          <w:rStyle w:val="2fb"/>
          <w:rtl/>
        </w:rPr>
        <w:t xml:space="preserve">מרה"י</w:t>
      </w:r>
      <w:r w:rsidRPr="006F178A">
        <w:rPr>
          <w:rtl/>
        </w:rPr>
        <w:t xml:space="preserve"> </w:t>
      </w:r>
      <w:r w:rsidRPr="006F178A">
        <w:rPr>
          <w:rStyle w:val="2fb"/>
          <w:rtl/>
        </w:rPr>
        <w:t xml:space="preserve">לרה"י</w:t>
      </w:r>
      <w:r w:rsidRPr="006F178A">
        <w:rPr>
          <w:rtl/>
        </w:rPr>
        <w:t xml:space="preserve"> ועובר </w:t>
      </w:r>
      <w:r w:rsidRPr="006F178A">
        <w:rPr>
          <w:rtl/>
        </w:rPr>
        <w:t xml:space="preserve">ברה"ר</w:t>
      </w:r>
      <w:r w:rsidRPr="006F178A">
        <w:rPr>
          <w:rtl/>
        </w:rPr>
        <w:t xml:space="preserve"> עצמה </w:t>
      </w:r>
      <w:ins w:id="102229" w:author="קלוד" w:date="2026-10-11T13:11:34Z">
        <w:r>
          <w:rPr>
            <w:rtl/>
          </w:rPr>
          <w:t xml:space="preserve">נחלקו</w:t>
        </w:r>
      </w:ins>
      <w:del w:id="102230" w:author="קלוד" w:date="2026-10-11T13:11:34Z">
        <w:r w:rsidRPr="006F178A">
          <w:rPr>
            <w:rtl/>
          </w:rPr>
          <w:delText xml:space="preserve">פליג</w:delText>
        </w:r>
      </w:del>
      <w:r w:rsidRPr="006F178A">
        <w:rPr>
          <w:rtl/>
        </w:rPr>
        <w:t xml:space="preserve"> </w:t>
      </w:r>
      <w:r w:rsidRPr="006F178A">
        <w:rPr>
          <w:rStyle w:val="2fb"/>
          <w:rtl/>
        </w:rPr>
        <w:t xml:space="preserve">ר"ע</w:t>
      </w:r>
      <w:r w:rsidRPr="006F178A">
        <w:rPr>
          <w:rtl/>
        </w:rPr>
        <w:t xml:space="preserve"> ורבנן.</w:t>
      </w:r>
    </w:p>
    <w:p w:rsidR="00E9703F" w:rsidRDefault="00E9703F" w:rsidP="00E9703F">
      <w:pPr>
        <w:rPr>
          <w:rtl/>
        </w:rPr>
      </w:pPr>
      <w:ins w:id="102239" w:author="קלוד" w:date="2026-10-11T13:11:34Z">
        <w:r>
          <w:rPr>
            <w:rStyle w:val="2fb"/>
            <w:rtl/>
          </w:rPr>
          <w:t xml:space="preserve">ומדאמר ברה"ר</w:t>
        </w:r>
      </w:ins>
      <w:del w:id="102240" w:author="קלוד" w:date="2026-10-11T13:11:34Z">
        <w:r w:rsidRPr="006F178A">
          <w:rPr>
            <w:rStyle w:val="2fb"/>
            <w:rtl/>
          </w:rPr>
          <w:delText xml:space="preserve">דמרה"ר</w:delText>
        </w:r>
      </w:del>
      <w:r w:rsidRPr="006F178A">
        <w:rPr>
          <w:rtl/>
        </w:rPr>
        <w:t xml:space="preserve"> עצמה</w:t>
      </w:r>
      <w:ins w:id="102237" w:author="קלוד" w:date="2026-10-11T13:11:34Z">
        <w:r>
          <w:rPr>
            <w:rtl/>
          </w:rPr>
          <w:t xml:space="preserve"> - </w:t>
        </w:r>
      </w:ins>
      <w:del w:id="102238" w:author="קלוד" w:date="2026-10-11T13:11:34Z">
        <w:r w:rsidRPr="006F178A">
          <w:rPr>
            <w:rtl/>
          </w:rPr>
          <w:delText xml:space="preserve"> </w:delText>
        </w:r>
      </w:del>
      <w:r w:rsidRPr="006F178A">
        <w:rPr>
          <w:rtl/>
        </w:rPr>
        <w:t xml:space="preserve">משמע </w:t>
      </w:r>
      <w:ins w:id="102235" w:author="קלוד" w:date="2026-10-11T13:11:34Z">
        <w:r>
          <w:rPr>
            <w:rtl/>
          </w:rPr>
          <w:t xml:space="preserve">באוירה,</w:t>
        </w:r>
      </w:ins>
      <w:del w:id="102236" w:author="קלוד" w:date="2026-10-11T13:11:34Z">
        <w:r w:rsidRPr="006F178A">
          <w:rPr>
            <w:rtl/>
          </w:rPr>
          <w:delText xml:space="preserve">באוירה</w:delText>
        </w:r>
      </w:del>
      <w:r w:rsidRPr="006F178A">
        <w:rPr>
          <w:rtl/>
        </w:rPr>
        <w:t xml:space="preserve"> </w:t>
      </w:r>
      <w:ins w:id="102233" w:author="קלוד" w:date="2026-10-11T13:11:34Z">
        <w:r>
          <w:rPr>
            <w:rtl/>
          </w:rPr>
          <w:t xml:space="preserve">כלומר</w:t>
        </w:r>
      </w:ins>
      <w:del w:id="102234" w:author="קלוד" w:date="2026-10-11T13:11:34Z">
        <w:r w:rsidRPr="006F178A">
          <w:rPr>
            <w:rtl/>
          </w:rPr>
          <w:delText xml:space="preserve">והיינו</w:delText>
        </w:r>
      </w:del>
      <w:r w:rsidRPr="006F178A">
        <w:rPr>
          <w:rtl/>
        </w:rPr>
        <w:t xml:space="preserve"> למטה מעשרה </w:t>
      </w:r>
      <w:ins w:id="91457" w:author="מנוע מכני" w:date="2026-10-11T12:04:39Z">
        <w:ins w:id="102231" w:author="קלוד" w:date="2026-10-11T13:11:34Z">
          <w:r>
            <w:rPr>
              <w:rtl/>
            </w:rPr>
            <w:t xml:space="preserve">חלקו,</w:t>
          </w:r>
        </w:ins>
        <w:del w:id="102232" w:author="קלוד" w:date="2026-10-11T13:11:34Z">
          <w:r>
            <w:rPr>
              <w:rtl/>
            </w:rPr>
            <w:delText xml:space="preserve">חלקו</w:delText>
          </w:r>
        </w:del>
      </w:ins>
      <w:del w:id="91458" w:author="מנוע מכני" w:date="2026-10-11T12:04:39Z">
        <w:r w:rsidRPr="006F178A">
          <w:rPr>
            <w:rtl/>
          </w:rPr>
          <w:delText xml:space="preserve">פליגי</w:delText>
        </w:r>
      </w:del>
      <w:r w:rsidRPr="006F178A">
        <w:rPr>
          <w:rtl/>
        </w:rPr>
        <w:t xml:space="preserve"> והיינו בזורק</w:t>
      </w:r>
    </w:p>
    <w:p w:rsidR="00E9703F" w:rsidRDefault="00E9703F" w:rsidP="00E9703F">
      <w:pPr>
        <w:rPr>
          <w:rtl/>
        </w:rPr>
      </w:pPr>
      <w:r w:rsidRPr="006F178A">
        <w:rPr>
          <w:rtl/>
        </w:rPr>
        <w:tab/>
        <w:t>[דבמעביר גם למעלה מזה חייב כמשא בני קהת]</w:t>
      </w:r>
    </w:p>
    <w:p w:rsidR="00E9703F" w:rsidRDefault="00E9703F" w:rsidP="00E9703F">
      <w:pPr>
        <w:rPr>
          <w:rtl/>
        </w:rPr>
      </w:pPr>
      <w:r w:rsidRPr="006F178A">
        <w:rPr>
          <w:rtl/>
        </w:rPr>
        <w:t xml:space="preserve">ובזורק </w:t>
      </w:r>
      <w:ins w:id="91459" w:author="מנוע מכני" w:date="2026-10-11T12:04:39Z">
        <w:r>
          <w:rPr>
            <w:rtl/>
          </w:rPr>
          <w:t xml:space="preserve">חלקו</w:t>
        </w:r>
      </w:ins>
      <w:del w:id="91460" w:author="מנוע מכני" w:date="2026-10-11T12:04:39Z">
        <w:r w:rsidRPr="006F178A">
          <w:rPr>
            <w:rtl/>
          </w:rPr>
          <w:delText xml:space="preserve">פליגי</w:delText>
        </w:r>
      </w:del>
      <w:r w:rsidRPr="006F178A">
        <w:rPr>
          <w:rtl/>
        </w:rPr>
        <w:t xml:space="preserve"> </w:t>
      </w:r>
      <w:ins w:id="94781" w:author="מנוע מכני" w:date="2026-10-11T12:04:39Z">
        <w:r>
          <w:rPr>
            <w:rtl/>
          </w:rPr>
          <w:t xml:space="preserve">אם </w:t>
        </w:r>
      </w:ins>
      <w:del w:id="94782" w:author="מנוע מכני" w:date="2026-10-11T12:04:39Z">
        <w:r w:rsidRPr="006F178A">
          <w:rPr>
            <w:rtl/>
          </w:rPr>
          <w:delText xml:space="preserve">אי </w:delText>
        </w:r>
      </w:del>
      <w:r w:rsidRPr="006F178A">
        <w:rPr>
          <w:rtl/>
        </w:rPr>
        <w:t xml:space="preserve">קלוטה כמי שהונחה </w:t>
      </w:r>
      <w:ins w:id="94783" w:author="מנוע מכני" w:date="2026-10-11T12:04:39Z">
        <w:r>
          <w:rPr>
            <w:rtl/>
          </w:rPr>
          <w:t xml:space="preserve">אם </w:t>
        </w:r>
      </w:ins>
      <w:del w:id="94784" w:author="מנוע מכני" w:date="2026-10-11T12:04:39Z">
        <w:r w:rsidRPr="006F178A">
          <w:rPr>
            <w:rtl/>
          </w:rPr>
          <w:delText xml:space="preserve">אי </w:delText>
        </w:r>
      </w:del>
      <w:ins w:id="91461" w:author="מנוע מכני" w:date="2026-10-11T12:04:39Z">
        <w:r>
          <w:rPr>
            <w:rtl/>
          </w:rPr>
          <w:t xml:space="preserve">לא</w:t>
        </w:r>
      </w:ins>
      <w:del w:id="91462" w:author="מנוע מכני" w:date="2026-10-11T12:04:39Z">
        <w:r w:rsidRPr="006F178A">
          <w:rPr>
            <w:rtl/>
          </w:rPr>
          <w:delText xml:space="preserve">לאו</w:delText>
        </w:r>
      </w:del>
    </w:p>
    <w:p w:rsidR="00E9703F" w:rsidRDefault="00E9703F" w:rsidP="00E9703F">
      <w:pPr>
        <w:rPr>
          <w:rFonts w:ascii="Fb Fontext" w:hAnsi="Fb Fontext"/>
          <w:sz w:val="20"/>
          <w:rtl/>
        </w:rPr>
      </w:pPr>
      <w:r w:rsidRPr="006F178A">
        <w:rPr>
          <w:rFonts w:ascii="Fb Fontext" w:hAnsi="Fb Fontext"/>
          <w:sz w:val="20"/>
          <w:rtl/>
        </w:rPr>
        <w:tab/>
        <w:t xml:space="preserve">[ונפיק לפ"ז בזורק למעלה מעשרה </w:t>
      </w:r>
      <w:r w:rsidRPr="006F178A">
        <w:rPr>
          <w:rStyle w:val="2fb"/>
          <w:rFonts w:ascii="Fb Fontext" w:hAnsi="Fb Fontext"/>
          <w:sz w:val="20"/>
          <w:rtl/>
        </w:rPr>
        <w:tab/>
        <w:t xml:space="preserve">לר"ע</w:t>
      </w:r>
      <w:r w:rsidRPr="006F178A">
        <w:rPr>
          <w:rFonts w:ascii="Fb Fontext" w:hAnsi="Fb Fontext"/>
          <w:sz w:val="20"/>
          <w:rtl/>
        </w:rPr>
        <w:tab/>
        <w:t xml:space="preserve"> פטור דלא דמי למשכן]</w:t>
      </w:r>
    </w:p>
    <w:p w:rsidR="00E9703F" w:rsidRPr="006F178A" w:rsidRDefault="00E9703F" w:rsidP="00E9703F">
      <w:pPr>
        <w:rPr>
          <w:rtl/>
        </w:rPr>
      </w:pPr>
      <w:ins w:id="102249" w:author="קלוד" w:date="2026-10-11T13:11:34Z">
        <w:r>
          <w:rPr>
            <w:rStyle w:val="afffe"/>
            <w:rFonts w:ascii="Fb Fontext" w:hAnsi="Fb Fontext"/>
            <w:rtl/>
          </w:rPr>
          <w:t xml:space="preserve">וחלוקה</w:t>
        </w:r>
      </w:ins>
      <w:del w:id="102250" w:author="קלוד" w:date="2026-10-11T13:11:34Z">
        <w:r w:rsidRPr="006F178A">
          <w:rPr>
            <w:rStyle w:val="afffe"/>
            <w:rFonts w:ascii="Fb Fontext" w:hAnsi="Fb Fontext"/>
            <w:rtl/>
          </w:rPr>
          <w:delText xml:space="preserve">פליגא</w:delText>
        </w:r>
      </w:del>
      <w:r w:rsidRPr="006F178A">
        <w:rPr>
          <w:rStyle w:val="afffe"/>
          <w:rFonts w:ascii="Fb Fontext" w:hAnsi="Fb Fontext"/>
          <w:rtl/>
        </w:rPr>
        <w:t xml:space="preserve"> </w:t>
      </w:r>
      <w:ins w:id="102247" w:author="קלוד" w:date="2026-10-11T13:11:34Z">
        <w:r>
          <w:rPr>
            <w:rStyle w:val="2fb"/>
            <w:rFonts w:ascii="Fb Fontext" w:hAnsi="Fb Fontext"/>
            <w:rtl/>
          </w:rPr>
          <w:t xml:space="preserve">על</w:t>
        </w:r>
      </w:ins>
      <w:del w:id="102248" w:author="קלוד" w:date="2026-10-11T13:11:34Z">
        <w:r w:rsidRPr="006F178A">
          <w:rPr>
            <w:rStyle w:val="2fb"/>
            <w:rFonts w:ascii="Fb Fontext" w:hAnsi="Fb Fontext"/>
            <w:rtl/>
          </w:rPr>
          <w:delText xml:space="preserve">דר"א</w:delText>
        </w:r>
      </w:del>
      <w:r w:rsidRPr="006F178A">
        <w:rPr>
          <w:rFonts w:ascii="Fb Fontext" w:hAnsi="Fb Fontext"/>
          <w:rtl/>
        </w:rPr>
        <w:t xml:space="preserve"> </w:t>
      </w:r>
      <w:ins w:id="95229" w:author="מנוע מכני" w:date="2026-10-11T12:04:39Z">
        <w:ins w:id="102245" w:author="קלוד" w:date="2026-10-11T13:11:34Z">
          <w:r>
            <w:rPr>
              <w:rFonts w:ascii="Fb Fontext" w:hAnsi="Fb Fontext"/>
              <w:rtl/>
            </w:rPr>
            <w:t xml:space="preserve">ר"א,</w:t>
          </w:r>
        </w:ins>
        <w:del w:id="102246" w:author="קלוד" w:date="2026-10-11T13:11:34Z">
          <w:r>
            <w:rPr>
              <w:rFonts w:ascii="Fb Fontext" w:hAnsi="Fb Fontext"/>
              <w:rtl/>
            </w:rPr>
            <w:delText xml:space="preserve">דסבר</w:delText>
          </w:r>
        </w:del>
      </w:ins>
      <w:del w:id="95230" w:author="מנוע מכני" w:date="2026-10-11T12:04:39Z">
        <w:r w:rsidRPr="006F178A">
          <w:rPr>
            <w:rFonts w:ascii="Fb Fontext" w:hAnsi="Fb Fontext"/>
            <w:rtl/>
          </w:rPr>
          <w:delText xml:space="preserve">דס"ל</w:delText>
        </w:r>
      </w:del>
      <w:r w:rsidRPr="006F178A">
        <w:rPr>
          <w:rFonts w:ascii="Fb Fontext" w:hAnsi="Fb Fontext"/>
          <w:rtl/>
        </w:rPr>
        <w:t xml:space="preserve"> </w:t>
      </w:r>
      <w:ins w:id="102243" w:author="קלוד" w:date="2026-10-11T13:11:34Z">
        <w:r>
          <w:rPr>
            <w:rStyle w:val="2fb"/>
            <w:rFonts w:ascii="Fb Fontext" w:hAnsi="Fb Fontext"/>
            <w:rtl/>
          </w:rPr>
          <w:t xml:space="preserve">שסבר שלר"ע</w:t>
        </w:r>
      </w:ins>
      <w:del w:id="102244" w:author="קלוד" w:date="2026-10-11T13:11:34Z">
        <w:r w:rsidRPr="006F178A">
          <w:rPr>
            <w:rStyle w:val="2fb"/>
            <w:rFonts w:ascii="Fb Fontext" w:hAnsi="Fb Fontext"/>
            <w:rtl/>
          </w:rPr>
          <w:delText xml:space="preserve">דלר"ע</w:delText>
        </w:r>
      </w:del>
      <w:r w:rsidRPr="006F178A">
        <w:rPr>
          <w:rFonts w:ascii="Fb Fontext" w:hAnsi="Fb Fontext"/>
          <w:rtl/>
        </w:rPr>
        <w:t xml:space="preserve"> חייב </w:t>
      </w:r>
      <w:ins w:id="102241" w:author="קלוד" w:date="2026-10-11T13:11:34Z">
        <w:r>
          <w:rPr>
            <w:rFonts w:ascii="Fb Fontext" w:hAnsi="Fb Fontext"/>
            <w:rtl/>
          </w:rPr>
          <w:t xml:space="preserve">גם למעלה</w:t>
        </w:r>
      </w:ins>
      <w:del w:id="102242" w:author="קלוד" w:date="2026-10-11T13:11:34Z">
        <w:r w:rsidRPr="006F178A">
          <w:rPr>
            <w:rFonts w:ascii="Fb Fontext" w:hAnsi="Fb Fontext"/>
            <w:rtl/>
          </w:rPr>
          <w:delText xml:space="preserve">בלמעלה</w:delText>
        </w:r>
      </w:del>
      <w:r w:rsidRPr="006F178A">
        <w:rPr>
          <w:rFonts w:ascii="Fb Fontext" w:hAnsi="Fb Fontext"/>
          <w:rtl/>
        </w:rPr>
        <w:t xml:space="preserve"> מעשרה.</w:t>
      </w:r>
    </w:p>
    <w:p w:rsidR="00E9703F" w:rsidRPr="006F178A" w:rsidRDefault="00E9703F" w:rsidP="00E9703F">
      <w:pPr>
        <w:rPr>
          <w:rtl/>
        </w:rPr>
      </w:pPr>
      <w:ins w:id="102261" w:author="קלוד" w:date="2026-10-11T13:11:34Z">
        <w:r>
          <w:rPr>
            <w:rtl/>
          </w:rPr>
          <w:t xml:space="preserve">ומה</w:t>
        </w:r>
      </w:ins>
      <w:del w:id="102262" w:author="קלוד" w:date="2026-10-11T13:11:34Z">
        <w:r w:rsidRPr="006F178A">
          <w:rPr>
            <w:rtl/>
          </w:rPr>
          <w:delText xml:space="preserve">והא</w:delText>
        </w:r>
      </w:del>
      <w:r w:rsidRPr="006F178A">
        <w:rPr>
          <w:rtl/>
        </w:rPr>
        <w:t xml:space="preserve"> </w:t>
      </w:r>
      <w:ins w:id="91463" w:author="מנוע מכני" w:date="2026-10-11T12:04:39Z">
        <w:ins w:id="102259" w:author="קלוד" w:date="2026-10-11T13:11:34Z">
          <w:r>
            <w:rPr>
              <w:rtl/>
            </w:rPr>
            <w:t xml:space="preserve">שחלקו</w:t>
          </w:r>
        </w:ins>
        <w:del w:id="102260" w:author="קלוד" w:date="2026-10-11T13:11:34Z">
          <w:r>
            <w:rPr>
              <w:rtl/>
            </w:rPr>
            <w:delText xml:space="preserve">דחלקו</w:delText>
          </w:r>
        </w:del>
      </w:ins>
      <w:del w:id="91464" w:author="מנוע מכני" w:date="2026-10-11T12:04:39Z">
        <w:r w:rsidRPr="006F178A">
          <w:rPr>
            <w:rtl/>
          </w:rPr>
          <w:delText xml:space="preserve">דפליגי</w:delText>
        </w:r>
      </w:del>
      <w:r w:rsidRPr="006F178A">
        <w:rPr>
          <w:rtl/>
        </w:rPr>
        <w:t xml:space="preserve"> </w:t>
      </w:r>
      <w:r w:rsidRPr="006F178A">
        <w:rPr>
          <w:rtl/>
        </w:rPr>
        <w:t xml:space="preserve">ברה"ר</w:t>
      </w:r>
      <w:r w:rsidRPr="006F178A">
        <w:rPr>
          <w:rtl/>
        </w:rPr>
        <w:t xml:space="preserve"> עצמה [למטה מי'] </w:t>
      </w:r>
      <w:ins w:id="102257" w:author="קלוד" w:date="2026-10-11T13:11:34Z">
        <w:r>
          <w:rPr>
            <w:rtl/>
          </w:rPr>
          <w:t xml:space="preserve">-</w:t>
        </w:r>
      </w:ins>
      <w:del w:id="102258" w:author="קלוד" w:date="2026-10-11T13:11:34Z">
        <w:r w:rsidRPr="006F178A">
          <w:rPr>
            <w:rtl/>
          </w:rPr>
          <w:delText xml:space="preserve">היינו</w:delText>
        </w:r>
      </w:del>
      <w:r w:rsidRPr="006F178A">
        <w:rPr>
          <w:rtl/>
        </w:rPr>
        <w:t xml:space="preserve"> להודיעך </w:t>
      </w:r>
      <w:ins w:id="102255" w:author="קלוד" w:date="2026-10-11T13:11:34Z">
        <w:r>
          <w:rPr>
            <w:rtl/>
          </w:rPr>
          <w:t xml:space="preserve">כוחם</w:t>
        </w:r>
      </w:ins>
      <w:del w:id="102256" w:author="קלוד" w:date="2026-10-11T13:11:34Z">
        <w:r w:rsidRPr="006F178A">
          <w:rPr>
            <w:rtl/>
          </w:rPr>
          <w:delText xml:space="preserve">כוחן</w:delText>
        </w:r>
      </w:del>
      <w:r w:rsidRPr="006F178A">
        <w:rPr>
          <w:rtl/>
        </w:rPr>
        <w:t xml:space="preserve"> </w:t>
      </w:r>
      <w:ins w:id="102253" w:author="קלוד" w:date="2026-10-11T13:11:34Z">
        <w:r>
          <w:rPr>
            <w:rtl/>
          </w:rPr>
          <w:t xml:space="preserve">של</w:t>
        </w:r>
      </w:ins>
      <w:del w:id="102254" w:author="קלוד" w:date="2026-10-11T13:11:34Z">
        <w:r w:rsidRPr="006F178A">
          <w:rPr>
            <w:rtl/>
          </w:rPr>
          <w:delText xml:space="preserve">דרבנן</w:delText>
        </w:r>
      </w:del>
      <w:r w:rsidRPr="006F178A">
        <w:rPr>
          <w:rtl/>
        </w:rPr>
        <w:t xml:space="preserve"> </w:t>
      </w:r>
      <w:ins w:id="102251" w:author="קלוד" w:date="2026-10-11T13:11:34Z">
        <w:r>
          <w:rPr>
            <w:rtl/>
          </w:rPr>
          <w:t xml:space="preserve">רבנן, שפוטרים.</w:t>
        </w:r>
      </w:ins>
      <w:del w:id="102252" w:author="קלוד" w:date="2026-10-11T13:11:34Z">
        <w:r w:rsidRPr="006F178A">
          <w:rPr>
            <w:rtl/>
          </w:rPr>
          <w:delText xml:space="preserve">דפטרי.</w:delText>
        </w:r>
      </w:del>
    </w:p>
    <w:p w:rsidR="00E9703F" w:rsidRPr="006F178A" w:rsidRDefault="00E9703F" w:rsidP="00E9703F">
      <w:pPr>
        <w:rPr>
          <w:rtl/>
        </w:rPr>
      </w:pPr>
      <w:ins w:id="102271" w:author="קלוד" w:date="2026-10-11T13:11:34Z">
        <w:r>
          <w:rPr>
            <w:rFonts w:ascii="Fb Fontext" w:hAnsi="Fb Fontext"/>
            <w:sz w:val="20"/>
            <w:rtl/>
          </w:rPr>
          <w:t xml:space="preserve">ומשני </w:t>
        </w:r>
        <w:r>
          <w:rPr>
            <w:rStyle w:val="afffffe"/>
            <w:rFonts w:ascii="Fb Fontext" w:hAnsi="Fb Fontext"/>
            <w:sz w:val="20"/>
            <w:rtl/>
          </w:rPr>
          <w:t xml:space="preserve">טעמים</w:t>
        </w:r>
        <w:r>
          <w:rPr>
            <w:rFonts w:ascii="Fb Fontext" w:hAnsi="Fb Fontext"/>
            <w:sz w:val="20"/>
            <w:rtl/>
          </w:rPr>
          <w:t xml:space="preserve">:</w:t>
        </w:r>
      </w:ins>
      <w:del w:id="102272" w:author="קלוד" w:date="2026-10-11T13:11:34Z">
        <w:r w:rsidRPr="006F178A">
          <w:rPr>
            <w:rFonts w:ascii="Fb Fontext" w:hAnsi="Fb Fontext"/>
            <w:sz w:val="20"/>
            <w:rtl/>
          </w:rPr>
          <w:delText xml:space="preserve">ומתרי</w:delText>
        </w:r>
      </w:del>
      <w:r w:rsidRPr="006F178A">
        <w:rPr>
          <w:rStyle w:val="afffe"/>
          <w:rFonts w:ascii="Fb Fontext" w:hAnsi="Fb Fontext"/>
          <w:sz w:val="20"/>
          <w:rtl/>
        </w:rPr>
        <w:t xml:space="preserve"> א.</w:t>
      </w:r>
      <w:r w:rsidRPr="006F178A">
        <w:rPr>
          <w:rFonts w:ascii="Fb Fontext" w:hAnsi="Fb Fontext"/>
          <w:sz w:val="20"/>
          <w:rtl/>
        </w:rPr>
        <w:t xml:space="preserve"> </w:t>
      </w:r>
      <w:ins w:id="102269" w:author="קלוד" w:date="2026-10-11T13:11:34Z">
        <w:r>
          <w:rPr>
            <w:rFonts w:ascii="Fb Fontext" w:hAnsi="Fb Fontext"/>
            <w:sz w:val="20"/>
            <w:rtl/>
          </w:rPr>
          <w:t xml:space="preserve">שאין</w:t>
        </w:r>
      </w:ins>
      <w:del w:id="102270"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w:t>
      </w:r>
      <w:ins w:id="102267" w:author="קלוד" w:date="2026-10-11T13:11:34Z">
        <w:r>
          <w:rPr>
            <w:rFonts w:ascii="Fb Fontext" w:hAnsi="Fb Fontext"/>
            <w:sz w:val="20"/>
            <w:rtl/>
          </w:rPr>
          <w:t xml:space="preserve">לומדים</w:t>
        </w:r>
      </w:ins>
      <w:del w:id="102268" w:author="קלוד" w:date="2026-10-11T13:11:34Z">
        <w:r w:rsidRPr="006F178A">
          <w:rPr>
            <w:rFonts w:ascii="Fb Fontext" w:hAnsi="Fb Fontext"/>
            <w:sz w:val="20"/>
            <w:rtl/>
          </w:rPr>
          <w:delText xml:space="preserve">ילפי</w:delText>
        </w:r>
      </w:del>
      <w:r w:rsidRPr="006F178A">
        <w:rPr>
          <w:rFonts w:ascii="Fb Fontext" w:hAnsi="Fb Fontext"/>
          <w:sz w:val="20"/>
          <w:rtl/>
        </w:rPr>
        <w:t xml:space="preserve"> זורק </w:t>
      </w:r>
      <w:ins w:id="102265" w:author="קלוד" w:date="2026-10-11T13:11:34Z">
        <w:r>
          <w:rPr>
            <w:rFonts w:ascii="Fb Fontext" w:hAnsi="Fb Fontext"/>
            <w:sz w:val="20"/>
            <w:rtl/>
          </w:rPr>
          <w:t xml:space="preserve">ממושיט.</w:t>
        </w:r>
      </w:ins>
      <w:del w:id="102266" w:author="קלוד" w:date="2026-10-11T13:11:34Z">
        <w:r w:rsidRPr="006F178A">
          <w:rPr>
            <w:rFonts w:ascii="Fb Fontext" w:hAnsi="Fb Fontext"/>
            <w:sz w:val="20"/>
            <w:rtl/>
          </w:rPr>
          <w:delText xml:space="preserve">ממושיט</w:delText>
        </w:r>
      </w:del>
      <w:r w:rsidRPr="006F178A">
        <w:rPr>
          <w:rStyle w:val="afffe"/>
          <w:rFonts w:ascii="Fb Fontext" w:hAnsi="Fb Fontext"/>
          <w:sz w:val="20"/>
          <w:rtl/>
        </w:rPr>
        <w:t xml:space="preserve"> ב.</w:t>
      </w:r>
      <w:r w:rsidRPr="006F178A">
        <w:rPr>
          <w:rFonts w:ascii="Fb Fontext" w:hAnsi="Fb Fontext"/>
          <w:sz w:val="20"/>
          <w:rtl/>
        </w:rPr>
        <w:t xml:space="preserve"> </w:t>
      </w:r>
      <w:ins w:id="91465" w:author="מנוע מכני" w:date="2026-10-11T12:04:39Z">
        <w:ins w:id="102263" w:author="קלוד" w:date="2026-10-11T13:11:34Z">
          <w:r>
            <w:rPr>
              <w:rFonts w:ascii="Fb Fontext" w:hAnsi="Fb Fontext"/>
              <w:sz w:val="20"/>
              <w:rtl/>
            </w:rPr>
            <w:t xml:space="preserve">שקלוטה אינה</w:t>
          </w:r>
        </w:ins>
        <w:del w:id="102264" w:author="קלוד" w:date="2026-10-11T13:11:34Z">
          <w:r>
            <w:rPr>
              <w:rFonts w:ascii="Fb Fontext" w:hAnsi="Fb Fontext"/>
              <w:sz w:val="20"/>
              <w:rtl/>
            </w:rPr>
            <w:delText xml:space="preserve">דלא</w:delText>
          </w:r>
        </w:del>
      </w:ins>
      <w:del w:id="91466" w:author="מנוע מכני" w:date="2026-10-11T12:04:39Z">
        <w:r w:rsidRPr="006F178A">
          <w:rPr>
            <w:rFonts w:ascii="Fb Fontext" w:hAnsi="Fb Fontext"/>
            <w:sz w:val="20"/>
            <w:rtl/>
          </w:rPr>
          <w:delText xml:space="preserve">דלאו</w:delText>
        </w:r>
      </w:del>
      <w:r w:rsidRPr="006F178A">
        <w:rPr>
          <w:rFonts w:ascii="Fb Fontext" w:hAnsi="Fb Fontext"/>
          <w:sz w:val="20"/>
          <w:rtl/>
        </w:rPr>
        <w:t xml:space="preserve"> כהונחה.</w:t>
      </w:r>
    </w:p>
    <w:p w:rsidR="00E9703F" w:rsidRPr="006F178A" w:rsidRDefault="00E9703F" w:rsidP="00E9703F">
      <w:pPr>
        <w:rPr>
          <w:rtl/>
        </w:rPr>
      </w:pPr>
      <w:r w:rsidRPr="006F178A">
        <w:rPr>
          <w:rStyle w:val="afffe"/>
          <w:rFonts w:ascii="Fb Fontext" w:hAnsi="Fb Fontext"/>
          <w:rtl/>
        </w:rPr>
        <w:t xml:space="preserve">ופליגא [</w:t>
      </w:r>
      <w:r w:rsidRPr="006F178A">
        <w:rPr>
          <w:rStyle w:val="2fb"/>
          <w:rFonts w:ascii="Fb Fontext" w:hAnsi="Fb Fontext"/>
          <w:rtl/>
        </w:rPr>
        <w:t xml:space="preserve">ר"א</w:t>
      </w:r>
      <w:r w:rsidRPr="006F178A">
        <w:rPr>
          <w:rStyle w:val="afffe"/>
          <w:rFonts w:ascii="Fb Fontext" w:hAnsi="Fb Fontext"/>
          <w:rtl/>
        </w:rPr>
        <w:t xml:space="preserve">] </w:t>
      </w:r>
      <w:ins w:id="102275" w:author="קלוד" w:date="2026-10-11T13:11:34Z">
        <w:r>
          <w:rPr>
            <w:rStyle w:val="2fb"/>
            <w:rFonts w:ascii="Fb Fontext" w:hAnsi="Fb Fontext"/>
            <w:rtl/>
          </w:rPr>
          <w:t xml:space="preserve">על רב</w:t>
        </w:r>
      </w:ins>
      <w:del w:id="102276" w:author="קלוד" w:date="2026-10-11T13:11:34Z">
        <w:r w:rsidRPr="006F178A">
          <w:rPr>
            <w:rStyle w:val="2fb"/>
            <w:rFonts w:ascii="Fb Fontext" w:hAnsi="Fb Fontext"/>
            <w:rtl/>
          </w:rPr>
          <w:delText xml:space="preserve">אדרב</w:delText>
        </w:r>
      </w:del>
      <w:r w:rsidRPr="006F178A">
        <w:rPr>
          <w:rStyle w:val="afffe"/>
          <w:rFonts w:ascii="Fb Fontext" w:hAnsi="Fb Fontext"/>
          <w:rtl/>
        </w:rPr>
        <w:t xml:space="preserve"> חלקיה בר </w:t>
      </w:r>
      <w:ins w:id="102273" w:author="קלוד" w:date="2026-10-11T13:11:34Z">
        <w:r>
          <w:rPr>
            <w:rStyle w:val="afffe"/>
            <w:rFonts w:ascii="Fb Fontext" w:hAnsi="Fb Fontext"/>
            <w:rtl/>
          </w:rPr>
          <w:t xml:space="preserve">טובי:</w:t>
        </w:r>
      </w:ins>
      <w:del w:id="102274" w:author="קלוד" w:date="2026-10-11T13:11:34Z">
        <w:r w:rsidRPr="006F178A">
          <w:rPr>
            <w:rStyle w:val="afffe"/>
            <w:rFonts w:ascii="Fb Fontext" w:hAnsi="Fb Fontext"/>
            <w:rtl/>
          </w:rPr>
          <w:delText xml:space="preserve">טובי</w:delText>
        </w:r>
        <w:r w:rsidRPr="006F178A">
          <w:rPr>
            <w:rFonts w:ascii="Fb Fontext" w:hAnsi="Fb Fontext"/>
            <w:rtl/>
          </w:rPr>
          <w:delText xml:space="preserve">,</w:delText>
        </w:r>
      </w:del>
      <w:r w:rsidRPr="006F178A">
        <w:rPr>
          <w:rFonts w:ascii="Fb Fontext" w:hAnsi="Fb Fontext"/>
          <w:rtl/>
        </w:rPr>
        <w:t xml:space="preserve"> תוך שלשה - </w:t>
      </w:r>
      <w:r w:rsidRPr="0086545C">
        <w:rPr>
          <w:rFonts w:ascii="Fb Fontext" w:hAnsi="Fb Fontext"/>
          <w:b/>
          <w:bCs/>
          <w:rtl/>
        </w:rPr>
        <w:t>דברי הכל</w:t>
      </w:r>
      <w:r w:rsidRPr="006F178A">
        <w:rPr>
          <w:rFonts w:ascii="Fb Fontext" w:hAnsi="Fb Fontext"/>
          <w:rtl/>
        </w:rPr>
        <w:t xml:space="preserve"> חייב.</w:t>
      </w:r>
    </w:p>
    <w:p w:rsidR="00E9703F" w:rsidRPr="006F178A" w:rsidRDefault="00E9703F" w:rsidP="00E9703F">
      <w:pPr>
        <w:rPr>
          <w:rtl/>
        </w:rPr>
      </w:pPr>
      <w:r w:rsidRPr="006F178A">
        <w:rPr>
          <w:rtl/>
        </w:rPr>
        <w:t xml:space="preserve">למעלה מעשרה - </w:t>
      </w:r>
      <w:r w:rsidRPr="0086545C">
        <w:rPr>
          <w:b/>
          <w:bCs/>
          <w:rtl/>
        </w:rPr>
        <w:t>דברי הכל</w:t>
      </w:r>
      <w:r w:rsidRPr="006F178A">
        <w:rPr>
          <w:rtl/>
        </w:rPr>
        <w:t xml:space="preserve"> פטור.</w:t>
      </w:r>
    </w:p>
    <w:p w:rsidR="00E9703F" w:rsidRDefault="00E9703F" w:rsidP="00E9703F">
      <w:pPr>
        <w:rPr>
          <w:rtl/>
        </w:rPr>
      </w:pPr>
      <w:r w:rsidRPr="006F178A">
        <w:rPr>
          <w:rtl/>
        </w:rPr>
        <w:t xml:space="preserve">משלשה ועד עשרה - באנו למחלוקת </w:t>
      </w:r>
      <w:ins w:id="90421" w:author="מנוע מכני" w:date="2026-10-11T12:04:39Z">
        <w:r>
          <w:rPr>
            <w:rStyle w:val="2fb"/>
            <w:rtl/>
          </w:rPr>
          <w:t xml:space="preserve">ר"ע</w:t>
        </w:r>
      </w:ins>
      <w:del w:id="90422" w:author="מנוע מכני" w:date="2026-10-11T12:04:39Z">
        <w:r w:rsidRPr="006F178A">
          <w:rPr>
            <w:rtl/>
          </w:rPr>
          <w:delText xml:space="preserve">רבי עקיבא</w:delText>
        </w:r>
      </w:del>
      <w:r w:rsidRPr="006F178A">
        <w:rPr>
          <w:rtl/>
        </w:rPr>
        <w:t xml:space="preserve"> ורבנן. [דלרבנן פטור </w:t>
      </w:r>
      <w:ins w:id="91467" w:author="מנוע מכני" w:date="2026-10-11T12:04:39Z">
        <w:r>
          <w:rPr>
            <w:rtl/>
          </w:rPr>
          <w:t xml:space="preserve">דלא</w:t>
        </w:r>
      </w:ins>
      <w:del w:id="91468" w:author="מנוע מכני" w:date="2026-10-11T12:04:39Z">
        <w:r w:rsidRPr="006F178A">
          <w:rPr>
            <w:rtl/>
          </w:rPr>
          <w:delText xml:space="preserve">דלאו</w:delText>
        </w:r>
      </w:del>
      <w:r w:rsidRPr="006F178A">
        <w:rPr>
          <w:rtl/>
        </w:rPr>
        <w:t xml:space="preserve"> כמי שהונחה]</w:t>
      </w:r>
    </w:p>
    <w:p w:rsidR="00E9703F" w:rsidRPr="006F178A" w:rsidRDefault="00E9703F" w:rsidP="00E9703F">
      <w:pPr>
        <w:rPr>
          <w:rtl/>
        </w:rPr>
      </w:pPr>
      <w:r w:rsidRPr="006F178A">
        <w:rPr>
          <w:rStyle w:val="afffe"/>
          <w:rFonts w:ascii="Fb Fontext" w:hAnsi="Fb Fontext"/>
          <w:b/>
          <w:rtl/>
        </w:rPr>
        <w:t>ותנ"ה</w:t>
      </w:r>
      <w:r w:rsidRPr="006F178A">
        <w:rPr>
          <w:rStyle w:val="afffe"/>
          <w:rFonts w:ascii="Fb Fontext" w:hAnsi="Fb Fontext"/>
          <w:rtl/>
        </w:rPr>
        <w:t xml:space="preserve"> </w:t>
      </w:r>
      <w:ins w:id="102281" w:author="קלוד" w:date="2026-10-11T13:11:34Z">
        <w:r>
          <w:rPr>
            <w:rStyle w:val="2fb"/>
            <w:rFonts w:ascii="Fb Fontext" w:hAnsi="Fb Fontext"/>
            <w:rtl/>
          </w:rPr>
          <w:t xml:space="preserve">כרחב"ט:</w:t>
        </w:r>
      </w:ins>
      <w:del w:id="102282" w:author="קלוד" w:date="2026-10-11T13:11:34Z">
        <w:r w:rsidRPr="006F178A">
          <w:rPr>
            <w:rStyle w:val="2fb"/>
            <w:rFonts w:ascii="Fb Fontext" w:hAnsi="Fb Fontext"/>
            <w:rtl/>
          </w:rPr>
          <w:delText xml:space="preserve">כרחב"ט</w:delText>
        </w:r>
      </w:del>
      <w:r w:rsidRPr="006F178A">
        <w:rPr>
          <w:rtl/>
        </w:rPr>
        <w:t xml:space="preserve"> </w:t>
      </w:r>
      <w:ins w:id="102279" w:author="קלוד" w:date="2026-10-11T13:11:34Z">
        <w:r>
          <w:rPr>
            <w:rtl/>
          </w:rPr>
          <w:t xml:space="preserve">בתוך</w:t>
        </w:r>
      </w:ins>
      <w:del w:id="102280" w:author="קלוד" w:date="2026-10-11T13:11:34Z">
        <w:r w:rsidRPr="006F178A">
          <w:rPr>
            <w:rtl/>
          </w:rPr>
          <w:delText xml:space="preserve">דבתוך</w:delText>
        </w:r>
      </w:del>
      <w:r w:rsidRPr="006F178A">
        <w:rPr>
          <w:rtl/>
        </w:rPr>
        <w:t xml:space="preserve"> ג' </w:t>
      </w:r>
      <w:ins w:id="102277" w:author="קלוד" w:date="2026-10-11T13:11:34Z">
        <w:r>
          <w:rPr>
            <w:rtl/>
          </w:rPr>
          <w:t xml:space="preserve">חייב,</w:t>
        </w:r>
      </w:ins>
      <w:del w:id="102278" w:author="קלוד" w:date="2026-10-11T13:11:34Z">
        <w:r w:rsidRPr="006F178A">
          <w:rPr>
            <w:rtl/>
          </w:rPr>
          <w:delText xml:space="preserve">חייב</w:delText>
        </w:r>
      </w:del>
      <w:r w:rsidRPr="006F178A">
        <w:rPr>
          <w:rtl/>
        </w:rPr>
        <w:t xml:space="preserve"> למעלה מי' שבות, ובשלו מותר, מג' ועד י' </w:t>
      </w:r>
      <w:ins w:id="91469" w:author="מנוע מכני" w:date="2026-10-11T12:04:39Z">
        <w:r>
          <w:rPr>
            <w:rtl/>
          </w:rPr>
          <w:t xml:space="preserve">חלקו</w:t>
        </w:r>
      </w:ins>
      <w:del w:id="91470" w:author="מנוע מכני" w:date="2026-10-11T12:04:39Z">
        <w:r w:rsidRPr="006F178A">
          <w:rPr>
            <w:rtl/>
          </w:rPr>
          <w:delText xml:space="preserve">פליגי</w:delText>
        </w:r>
      </w:del>
      <w:r w:rsidRPr="006F178A">
        <w:rPr>
          <w:rtl/>
        </w:rPr>
        <w:t xml:space="preserve">.</w:t>
      </w:r>
    </w:p>
    <w:p w:rsidR="00E9703F" w:rsidRPr="009757B9" w:rsidRDefault="00E9703F" w:rsidP="00E9703F">
      <w:pPr>
        <w:rPr>
          <w:rFonts w:cs="Guttman Vilna"/>
          <w:b/>
          <w:bCs/>
          <w:rtl/>
        </w:rPr>
      </w:pPr>
      <w:r w:rsidRPr="006F178A">
        <w:rPr>
          <w:rtl/>
        </w:rPr>
        <w:t>ו</w:t>
      </w:r>
      <w:r w:rsidRPr="006F178A">
        <w:rPr>
          <w:b/>
          <w:bCs/>
          <w:rtl/>
        </w:rPr>
        <w:t>הלכתא</w:t>
      </w:r>
      <w:r w:rsidRPr="006F178A">
        <w:rPr>
          <w:rtl/>
        </w:rPr>
        <w:t xml:space="preserve"> </w:t>
      </w:r>
      <w:r w:rsidRPr="006F178A">
        <w:rPr>
          <w:rStyle w:val="2fb"/>
          <w:rtl/>
        </w:rPr>
        <w:t xml:space="preserve">כרחב"ט</w:t>
      </w:r>
      <w:r w:rsidRPr="006F178A">
        <w:rPr>
          <w:rtl/>
        </w:rPr>
        <w:t xml:space="preserve"> בפלוגתת רבנן </w:t>
      </w:r>
      <w:r w:rsidRPr="006F178A">
        <w:rPr>
          <w:rStyle w:val="2fb"/>
          <w:rtl/>
        </w:rPr>
        <w:t xml:space="preserve">ור"ע</w:t>
      </w:r>
      <w:r w:rsidRPr="006F178A">
        <w:rPr>
          <w:rtl/>
        </w:rPr>
        <w:t xml:space="preserve">.</w:t>
      </w:r>
    </w:p>
    <w:p w:rsidR="00E9703F" w:rsidRPr="009757B9" w:rsidRDefault="00E9703F" w:rsidP="00E9703F">
      <w:pPr>
        <w:rPr>
          <w:rFonts w:cs="Guttman Vilna"/>
          <w:b/>
          <w:bCs/>
          <w:rtl/>
        </w:rPr>
      </w:pPr>
      <w:ins w:id="102285" w:author="קלוד" w:date="2026-10-11T13:11:34Z">
        <w:r>
          <w:rPr>
            <w:rtl/>
          </w:rPr>
          <w:t xml:space="preserve">שבתוך</w:t>
        </w:r>
      </w:ins>
      <w:del w:id="102286" w:author="קלוד" w:date="2026-10-11T13:11:34Z">
        <w:r w:rsidRPr="006F178A">
          <w:rPr>
            <w:rtl/>
          </w:rPr>
          <w:delText xml:space="preserve">דבתוך</w:delText>
        </w:r>
      </w:del>
      <w:r w:rsidRPr="006F178A">
        <w:rPr>
          <w:rtl/>
        </w:rPr>
        <w:t xml:space="preserve"> ג' </w:t>
      </w:r>
      <w:r w:rsidRPr="00E6185C">
        <w:rPr>
          <w:b/>
          <w:bCs/>
          <w:rtl/>
        </w:rPr>
        <w:t>לכו"ע</w:t>
      </w:r>
      <w:r w:rsidRPr="006F178A">
        <w:rPr>
          <w:rtl/>
        </w:rPr>
        <w:t xml:space="preserve"> חייב, למעלה מי' שבות ופטור, ובתוך י' </w:t>
      </w:r>
      <w:r w:rsidRPr="006F178A">
        <w:rPr>
          <w:b/>
          <w:bCs/>
          <w:rtl/>
        </w:rPr>
        <w:t>הלכתא</w:t>
      </w:r>
      <w:r w:rsidRPr="006F178A">
        <w:rPr>
          <w:rtl/>
        </w:rPr>
        <w:t xml:space="preserve"> כחכמים </w:t>
      </w:r>
      <w:ins w:id="102283" w:author="קלוד" w:date="2026-10-11T13:11:34Z">
        <w:r>
          <w:rPr>
            <w:rtl/>
          </w:rPr>
          <w:t xml:space="preserve">שפוטרים.</w:t>
        </w:r>
      </w:ins>
      <w:del w:id="102284" w:author="קלוד" w:date="2026-10-11T13:11:34Z">
        <w:r w:rsidRPr="006F178A">
          <w:rPr>
            <w:rtl/>
          </w:rPr>
          <w:delText xml:space="preserve">דפטרי.</w:delText>
        </w:r>
      </w:del>
    </w:p>
    <w:p w:rsidR="00E9703F" w:rsidRPr="009757B9" w:rsidRDefault="00E9703F" w:rsidP="00E9703F">
      <w:pPr>
        <w:rPr>
          <w:rFonts w:cs="Guttman Vilna"/>
          <w:b/>
          <w:bCs/>
          <w:rtl/>
        </w:rPr>
      </w:pPr>
      <w:r w:rsidRPr="006F178A">
        <w:rPr>
          <w:rtl/>
        </w:rPr>
        <w:t xml:space="preserve">ובתוך ג' </w:t>
      </w:r>
      <w:ins w:id="91471" w:author="מנוע מכני" w:date="2026-10-11T12:04:39Z">
        <w:r>
          <w:rPr>
            <w:rtl/>
          </w:rPr>
          <w:t xml:space="preserve">חלקו</w:t>
        </w:r>
      </w:ins>
      <w:del w:id="91472" w:author="מנוע מכני" w:date="2026-10-11T12:04:39Z">
        <w:r w:rsidRPr="006F178A">
          <w:rPr>
            <w:rtl/>
          </w:rPr>
          <w:delText xml:space="preserve">פליגי</w:delText>
        </w:r>
      </w:del>
      <w:r w:rsidRPr="006F178A">
        <w:rPr>
          <w:rtl/>
        </w:rPr>
        <w:t xml:space="preserve"> הראשונים </w:t>
      </w:r>
      <w:ins w:id="94785" w:author="מנוע מכני" w:date="2026-10-11T12:04:39Z">
        <w:r>
          <w:rPr>
            <w:rtl/>
          </w:rPr>
          <w:t xml:space="preserve">אם </w:t>
        </w:r>
      </w:ins>
      <w:del w:id="94786" w:author="מנוע מכני" w:date="2026-10-11T12:04:39Z">
        <w:r w:rsidRPr="006F178A">
          <w:rPr>
            <w:rtl/>
          </w:rPr>
          <w:delText xml:space="preserve">אי </w:delText>
        </w:r>
      </w:del>
      <w:r w:rsidRPr="006F178A">
        <w:rPr>
          <w:rtl/>
        </w:rPr>
        <w:t xml:space="preserve">אף בלא נח חייב וכן דעת </w:t>
      </w:r>
      <w:r w:rsidRPr="006F178A">
        <w:rPr>
          <w:rStyle w:val="2fb"/>
          <w:rtl/>
        </w:rPr>
        <w:t xml:space="preserve">הרש"י</w:t>
      </w:r>
      <w:r w:rsidRPr="006F178A">
        <w:rPr>
          <w:rtl/>
        </w:rPr>
        <w:t xml:space="preserve"> </w:t>
      </w:r>
      <w:r w:rsidRPr="006F178A">
        <w:rPr>
          <w:rStyle w:val="2fb"/>
          <w:rtl/>
        </w:rPr>
        <w:t xml:space="preserve">ור"ח</w:t>
      </w:r>
      <w:r w:rsidRPr="006F178A">
        <w:rPr>
          <w:rtl/>
        </w:rPr>
        <w:t xml:space="preserve"> </w:t>
      </w:r>
      <w:r w:rsidRPr="006F178A">
        <w:rPr>
          <w:rStyle w:val="2fb"/>
          <w:rtl/>
        </w:rPr>
        <w:t xml:space="preserve">ורמב"ן</w:t>
      </w:r>
      <w:r w:rsidRPr="006F178A">
        <w:rPr>
          <w:rtl/>
        </w:rPr>
        <w:t xml:space="preserve">.</w:t>
      </w:r>
    </w:p>
    <w:p w:rsidR="00E9703F" w:rsidRPr="009757B9" w:rsidRDefault="00E9703F" w:rsidP="00E9703F">
      <w:pPr>
        <w:rPr>
          <w:rFonts w:cs="Guttman Vilna"/>
          <w:b/>
          <w:bCs/>
          <w:rtl/>
        </w:rPr>
      </w:pPr>
      <w:r w:rsidRPr="006F178A">
        <w:rPr>
          <w:rtl/>
        </w:rPr>
        <w:tab/>
      </w:r>
      <w:del w:id="90150" w:author="מנוע מכני" w:date="2026-10-11T12:04:39Z">
        <w:r w:rsidRPr="006F178A">
          <w:rPr>
            <w:rtl/>
          </w:rPr>
          <w:tab/>
          <w:delText xml:space="preserve"> </w:delText>
        </w:r>
      </w:del>
      <w:r w:rsidRPr="006F178A">
        <w:rPr>
          <w:rtl/>
        </w:rPr>
        <w:tab/>
        <w:t xml:space="preserve">אבל </w:t>
      </w:r>
      <w:r w:rsidRPr="006F178A">
        <w:rPr>
          <w:rStyle w:val="2fb"/>
          <w:rtl/>
        </w:rPr>
        <w:tab/>
        <w:t xml:space="preserve">הר"מ</w:t>
      </w:r>
      <w:r w:rsidRPr="006F178A">
        <w:rPr>
          <w:rtl/>
        </w:rPr>
        <w:tab/>
        <w:t xml:space="preserve"> פסק </w:t>
      </w:r>
      <w:r w:rsidRPr="006F178A">
        <w:rPr>
          <w:rStyle w:val="2fb"/>
          <w:rtl/>
        </w:rPr>
        <w:tab/>
        <w:t xml:space="preserve">כרבא</w:t>
      </w:r>
      <w:r w:rsidRPr="006F178A">
        <w:rPr>
          <w:rtl/>
        </w:rPr>
        <w:tab/>
        <w:t xml:space="preserve"> דדוקא בנח.</w:t>
      </w:r>
    </w:p>
    <w:p w:rsidR="00E9703F" w:rsidRPr="006F178A" w:rsidRDefault="00E9703F" w:rsidP="00E9703F">
      <w:pPr>
        <w:rPr>
          <w:rtl/>
        </w:rPr>
      </w:pPr>
      <w:r w:rsidRPr="006F178A">
        <w:rPr>
          <w:rtl/>
        </w:rPr>
        <w:t>•</w:t>
      </w:r>
      <w:r w:rsidRPr="006F178A">
        <w:rPr>
          <w:rFonts w:hint="cs"/>
          <w:rtl/>
        </w:rPr>
        <w:t xml:space="preserve"> </w:t>
      </w:r>
      <w:r w:rsidRPr="006F178A">
        <w:rPr>
          <w:rtl/>
        </w:rPr>
        <w:t>אם היו רשויות שלו - מותר.</w:t>
      </w:r>
    </w:p>
    <w:p w:rsidR="00E9703F" w:rsidRDefault="00E9703F" w:rsidP="00E9703F">
      <w:pPr>
        <w:rPr>
          <w:rtl/>
        </w:rPr>
      </w:pPr>
      <w:ins w:id="102291" w:author="קלוד" w:date="2026-10-11T13:11:34Z">
        <w:r>
          <w:rPr>
            <w:rtl/>
          </w:rPr>
          <w:t xml:space="preserve">ומה</w:t>
        </w:r>
      </w:ins>
      <w:del w:id="102292" w:author="קלוד" w:date="2026-10-11T13:11:34Z">
        <w:r w:rsidRPr="006F178A">
          <w:rPr>
            <w:rtl/>
          </w:rPr>
          <w:delText xml:space="preserve">והא</w:delText>
        </w:r>
      </w:del>
      <w:r w:rsidRPr="006F178A">
        <w:rPr>
          <w:rtl/>
        </w:rPr>
        <w:t xml:space="preserve"> </w:t>
      </w:r>
      <w:ins w:id="91473" w:author="מנוע מכני" w:date="2026-10-11T12:04:39Z">
        <w:ins w:id="102289" w:author="קלוד" w:date="2026-10-11T13:11:34Z">
          <w:r>
            <w:rPr>
              <w:rtl/>
            </w:rPr>
            <w:t xml:space="preserve">שחלקו</w:t>
          </w:r>
        </w:ins>
        <w:del w:id="102290" w:author="קלוד" w:date="2026-10-11T13:11:34Z">
          <w:r>
            <w:rPr>
              <w:rtl/>
            </w:rPr>
            <w:delText xml:space="preserve">דחלקו</w:delText>
          </w:r>
        </w:del>
      </w:ins>
      <w:del w:id="91474" w:author="מנוע מכני" w:date="2026-10-11T12:04:39Z">
        <w:r w:rsidRPr="006F178A">
          <w:rPr>
            <w:rtl/>
          </w:rPr>
          <w:delText xml:space="preserve">דפליגי</w:delText>
        </w:r>
      </w:del>
      <w:r w:rsidRPr="006F178A">
        <w:rPr>
          <w:rtl/>
        </w:rPr>
        <w:t xml:space="preserve"> </w:t>
      </w:r>
      <w:r w:rsidRPr="006F178A">
        <w:rPr>
          <w:rStyle w:val="2fb"/>
          <w:rtl/>
        </w:rPr>
        <w:t xml:space="preserve">רב</w:t>
      </w:r>
      <w:r w:rsidRPr="006F178A">
        <w:rPr>
          <w:rtl/>
        </w:rPr>
        <w:t xml:space="preserve"> </w:t>
      </w:r>
      <w:r w:rsidRPr="006F178A">
        <w:rPr>
          <w:rStyle w:val="2fb"/>
          <w:rtl/>
        </w:rPr>
        <w:t xml:space="preserve">ושמואל</w:t>
      </w:r>
      <w:r w:rsidRPr="006F178A">
        <w:rPr>
          <w:rtl/>
        </w:rPr>
        <w:t xml:space="preserve"> </w:t>
      </w:r>
      <w:ins w:id="94787" w:author="מנוע מכני" w:date="2026-10-11T12:04:39Z">
        <w:r>
          <w:rPr>
            <w:rtl/>
          </w:rPr>
          <w:t xml:space="preserve">אם </w:t>
        </w:r>
      </w:ins>
      <w:del w:id="94788" w:author="מנוע מכני" w:date="2026-10-11T12:04:39Z">
        <w:r w:rsidRPr="006F178A">
          <w:rPr>
            <w:rtl/>
          </w:rPr>
          <w:delText xml:space="preserve">אי </w:delText>
        </w:r>
      </w:del>
      <w:r w:rsidRPr="006F178A">
        <w:rPr>
          <w:rtl/>
        </w:rPr>
        <w:t xml:space="preserve">בשני </w:t>
      </w:r>
      <w:ins w:id="102287" w:author="קלוד" w:date="2026-10-11T13:11:34Z">
        <w:r>
          <w:rPr>
            <w:rtl/>
          </w:rPr>
          <w:t xml:space="preserve">בתים </w:t>
        </w:r>
        <w:r>
          <w:rPr>
            <w:rStyle w:val="afffffe"/>
            <w:rtl/>
          </w:rPr>
          <w:t xml:space="preserve">שלו</w:t>
        </w:r>
      </w:ins>
      <w:del w:id="102288" w:author="קלוד" w:date="2026-10-11T13:11:34Z">
        <w:r w:rsidRPr="006F178A">
          <w:rPr>
            <w:rtl/>
          </w:rPr>
          <w:delText xml:space="preserve">בתים</w:delText>
        </w:r>
      </w:del>
      <w:r w:rsidRPr="006F178A">
        <w:rPr>
          <w:rtl/>
        </w:rPr>
        <w:t xml:space="preserve"> בשני צידי </w:t>
      </w:r>
      <w:r w:rsidRPr="006F178A">
        <w:rPr>
          <w:rtl/>
        </w:rPr>
        <w:t xml:space="preserve">רה"ר</w:t>
      </w:r>
      <w:r w:rsidRPr="006F178A">
        <w:rPr>
          <w:rtl/>
        </w:rPr>
        <w:t xml:space="preserve"> מותר לזרוק מזה לזה</w:t>
      </w:r>
    </w:p>
    <w:p w:rsidR="00E9703F" w:rsidRPr="006F178A" w:rsidRDefault="00E9703F" w:rsidP="00E9703F">
      <w:pPr>
        <w:rPr>
          <w:rtl/>
        </w:rPr>
      </w:pPr>
      <w:ins w:id="102309" w:author="קלוד" w:date="2026-10-11T13:11:34Z">
        <w:r>
          <w:rPr>
            <w:rFonts w:hint="cs"/>
            <w:rtl/>
          </w:rPr>
          <w:t xml:space="preserve">-</w:t>
        </w:r>
      </w:ins>
      <w:del w:id="102310" w:author="קלוד" w:date="2026-10-11T13:11:34Z">
        <w:r w:rsidRPr="006F178A">
          <w:rPr>
            <w:rFonts w:hint="cs"/>
            <w:rtl/>
          </w:rPr>
          <w:delText xml:space="preserve">-</w:delText>
        </w:r>
        <w:r w:rsidRPr="006F178A">
          <w:rPr>
            <w:rtl/>
          </w:rPr>
          <w:delText xml:space="preserve">היינו</w:delText>
        </w:r>
      </w:del>
      <w:r w:rsidRPr="006F178A">
        <w:rPr>
          <w:rFonts w:hint="cs"/>
          <w:rtl/>
        </w:rPr>
        <w:tab/>
      </w:r>
      <w:r w:rsidRPr="006F178A">
        <w:rPr>
          <w:rtl/>
        </w:rPr>
        <w:t xml:space="preserve"> </w:t>
      </w:r>
      <w:ins w:id="102307" w:author="קלוד" w:date="2026-10-11T13:11:34Z">
        <w:r>
          <w:rPr>
            <w:rtl/>
          </w:rPr>
          <w:t xml:space="preserve">היינו</w:t>
        </w:r>
      </w:ins>
      <w:del w:id="102308" w:author="קלוד" w:date="2026-10-11T13:11:34Z">
        <w:r w:rsidRPr="006F178A">
          <w:rPr>
            <w:rtl/>
          </w:rPr>
          <w:delText xml:space="preserve">כגון</w:delText>
        </w:r>
      </w:del>
      <w:r w:rsidRPr="006F178A">
        <w:rPr>
          <w:rtl/>
        </w:rPr>
        <w:t xml:space="preserve"> </w:t>
      </w:r>
      <w:ins w:id="102305" w:author="קלוד" w:date="2026-10-11T13:11:34Z">
        <w:r>
          <w:rPr>
            <w:rtl/>
          </w:rPr>
          <w:t xml:space="preserve">כשאחד</w:t>
        </w:r>
      </w:ins>
      <w:del w:id="102306" w:author="קלוד" w:date="2026-10-11T13:11:34Z">
        <w:r w:rsidRPr="006F178A">
          <w:rPr>
            <w:rtl/>
          </w:rPr>
          <w:delText xml:space="preserve">דמידלי</w:delText>
        </w:r>
      </w:del>
      <w:r w:rsidRPr="006F178A">
        <w:rPr>
          <w:rtl/>
        </w:rPr>
        <w:t xml:space="preserve"> </w:t>
      </w:r>
      <w:ins w:id="102303" w:author="קלוד" w:date="2026-10-11T13:11:34Z">
        <w:r>
          <w:rPr>
            <w:rtl/>
          </w:rPr>
          <w:t xml:space="preserve">גבוה</w:t>
        </w:r>
      </w:ins>
      <w:del w:id="102304" w:author="קלוד" w:date="2026-10-11T13:11:34Z">
        <w:r w:rsidRPr="006F178A">
          <w:rPr>
            <w:rtl/>
          </w:rPr>
          <w:delText xml:space="preserve">חד</w:delText>
        </w:r>
      </w:del>
      <w:r w:rsidRPr="006F178A">
        <w:rPr>
          <w:rtl/>
        </w:rPr>
        <w:t xml:space="preserve"> </w:t>
      </w:r>
      <w:ins w:id="102301" w:author="קלוד" w:date="2026-10-11T13:11:34Z">
        <w:r>
          <w:rPr>
            <w:rtl/>
          </w:rPr>
          <w:t xml:space="preserve">ואחד</w:t>
        </w:r>
      </w:ins>
      <w:del w:id="102302" w:author="קלוד" w:date="2026-10-11T13:11:34Z">
        <w:r w:rsidRPr="006F178A">
          <w:rPr>
            <w:rtl/>
          </w:rPr>
          <w:delText xml:space="preserve">ומתתי</w:delText>
        </w:r>
      </w:del>
      <w:r w:rsidRPr="006F178A">
        <w:rPr>
          <w:rtl/>
        </w:rPr>
        <w:t xml:space="preserve"> </w:t>
      </w:r>
      <w:ins w:id="102299" w:author="קלוד" w:date="2026-10-11T13:11:34Z">
        <w:r>
          <w:rPr>
            <w:rtl/>
          </w:rPr>
          <w:t xml:space="preserve">נמוך,</w:t>
        </w:r>
      </w:ins>
      <w:del w:id="102300" w:author="קלוד" w:date="2026-10-11T13:11:34Z">
        <w:r w:rsidRPr="006F178A">
          <w:rPr>
            <w:rtl/>
          </w:rPr>
          <w:delText xml:space="preserve">חד,</w:delText>
        </w:r>
      </w:del>
      <w:r w:rsidRPr="006F178A">
        <w:rPr>
          <w:rtl/>
        </w:rPr>
        <w:t xml:space="preserve"> </w:t>
      </w:r>
      <w:ins w:id="102297" w:author="קלוד" w:date="2026-10-11T13:11:34Z">
        <w:r>
          <w:rPr>
            <w:rtl/>
          </w:rPr>
          <w:t xml:space="preserve">שפעמים</w:t>
        </w:r>
      </w:ins>
      <w:del w:id="102298" w:author="קלוד" w:date="2026-10-11T13:11:34Z">
        <w:r w:rsidRPr="006F178A">
          <w:rPr>
            <w:rtl/>
          </w:rPr>
          <w:delText xml:space="preserve">ד</w:delText>
        </w:r>
        <w:r>
          <w:rPr>
            <w:rtl/>
          </w:rPr>
          <w:delText xml:space="preserve">פעמים</w:delText>
        </w:r>
      </w:del>
      <w:r w:rsidRPr="006F178A">
        <w:rPr>
          <w:rtl/>
        </w:rPr>
        <w:t xml:space="preserve"> </w:t>
      </w:r>
      <w:ins w:id="102295" w:author="קלוד" w:date="2026-10-11T13:11:34Z">
        <w:r>
          <w:rPr>
            <w:rStyle w:val="afffffe"/>
            <w:rtl/>
          </w:rPr>
          <w:t xml:space="preserve">החפץ</w:t>
        </w:r>
        <w:r>
          <w:rPr>
            <w:rtl/>
          </w:rPr>
          <w:t xml:space="preserve"> נופל</w:t>
        </w:r>
      </w:ins>
      <w:del w:id="102296" w:author="קלוד" w:date="2026-10-11T13:11:34Z">
        <w:r w:rsidRPr="006F178A">
          <w:rPr>
            <w:rtl/>
          </w:rPr>
          <w:delText xml:space="preserve">נפל</w:delText>
        </w:r>
      </w:del>
      <w:r w:rsidRPr="006F178A">
        <w:rPr>
          <w:rtl/>
        </w:rPr>
        <w:t xml:space="preserve"> ו</w:t>
      </w:r>
      <w:r>
        <w:rPr>
          <w:rtl/>
        </w:rPr>
        <w:t>יבוא</w:t>
      </w:r>
      <w:r w:rsidRPr="006F178A">
        <w:rPr>
          <w:rtl/>
        </w:rPr>
        <w:t xml:space="preserve"> </w:t>
      </w:r>
      <w:ins w:id="102293" w:author="קלוד" w:date="2026-10-11T13:11:34Z">
        <w:r>
          <w:rPr>
            <w:rtl/>
          </w:rPr>
          <w:t xml:space="preserve">להביאו.</w:t>
        </w:r>
      </w:ins>
      <w:del w:id="102294" w:author="קלוד" w:date="2026-10-11T13:11:34Z">
        <w:r w:rsidRPr="006F178A">
          <w:rPr>
            <w:rtl/>
          </w:rPr>
          <w:delText xml:space="preserve">לאתויי.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צז.</w:t>
      </w:r>
    </w:p>
    <w:p>
      <w:pPr>
        <w:pStyle w:val="afffff8"/>
        <w:rPr>
          <w:ins w:id="90591" w:author="קלוד" w:date="2026-10-11T12:33:55Z"/>
        </w:rPr>
      </w:pPr>
      <w:ins w:id="90592" w:author="קלוד" w:date="2026-10-11T12:33:55Z">
        <w:r>
          <w:rPr>
            <w:color w:val="7B3F00"/>
          </w:rPr>
          <w:t xml:space="preserve">פחות משלשה - כלבוד הלכה למשה מסיני</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כל פחות מג' כלבוד דמי </w:t>
      </w:r>
      <w:r w:rsidRPr="006F178A">
        <w:rPr>
          <w:rFonts w:ascii="Fb Fontext" w:hAnsi="Fb Fontext"/>
          <w:b/>
          <w:bCs/>
          <w:rtl/>
        </w:rPr>
        <w:t>הלכתא</w:t>
      </w:r>
      <w:r w:rsidRPr="006F178A">
        <w:rPr>
          <w:rFonts w:ascii="Fb Fontext" w:hAnsi="Fb Fontext"/>
          <w:rtl/>
        </w:rPr>
        <w:t xml:space="preserve"> גמירי לה.</w:t>
      </w:r>
    </w:p>
    <w:p w:rsidR="00E9703F" w:rsidRPr="006061D7" w:rsidRDefault="00E9703F" w:rsidP="00E9703F">
      <w:pPr>
        <w:rPr>
          <w:rtl/>
        </w:rPr>
      </w:pPr>
      <w:r w:rsidRPr="006061D7">
        <w:rPr>
          <w:rtl/>
        </w:rPr>
        <w:t xml:space="preserve">[ואי"ז משום שא"א </w:t>
      </w:r>
      <w:r w:rsidRPr="006061D7">
        <w:rPr>
          <w:rStyle w:val="2fb"/>
          <w:rtl/>
        </w:rPr>
        <w:t xml:space="preserve">לרה"ר</w:t>
      </w:r>
      <w:r w:rsidRPr="006061D7">
        <w:rPr>
          <w:rtl/>
        </w:rPr>
        <w:t xml:space="preserve"> להילקט במלקט וריהטני היות דא"ה מדוע בדפנות חלקן העליון כשר בלבוד]</w:t>
      </w:r>
    </w:p>
    <w:p>
      <w:pPr>
        <w:pStyle w:val="afffff8"/>
        <w:rPr>
          <w:ins w:id="90589" w:author="קלוד" w:date="2026-10-11T12:33:55Z"/>
        </w:rPr>
      </w:pPr>
      <w:ins w:id="90590" w:author="קלוד" w:date="2026-10-11T12:33:55Z">
        <w:r>
          <w:rPr>
            <w:color w:val="7B3F00"/>
          </w:rPr>
          <w:t xml:space="preserve">מרה"ר לרה"ר דרך רה"י - רבי מחייב שתים</w:t>
        </w:r>
      </w:ins>
    </w:p>
    <w:p w:rsidR="00E9703F" w:rsidRPr="006F178A" w:rsidRDefault="00E9703F" w:rsidP="00E9703F">
      <w:pPr>
        <w:rPr>
          <w:rtl/>
        </w:rPr>
      </w:pPr>
      <w:r w:rsidRPr="006F178A">
        <w:rPr>
          <w:rFonts w:ascii="Fb Fontext" w:hAnsi="Fb Fontext"/>
          <w:b/>
          <w:rtl/>
        </w:rPr>
        <w:t>•</w:t>
      </w:r>
      <w:r w:rsidRPr="006F178A">
        <w:rPr>
          <w:rFonts w:ascii="Fb Fontext" w:hAnsi="Fb Fontext" w:hint="cs"/>
          <w:b/>
          <w:bCs/>
          <w:rtl/>
        </w:rPr>
        <w:t xml:space="preserve"> </w:t>
      </w:r>
      <w:r w:rsidRPr="006F178A">
        <w:rPr>
          <w:rFonts w:ascii="Fb Fontext" w:hAnsi="Fb Fontext"/>
          <w:b/>
          <w:bCs/>
          <w:rtl/>
        </w:rPr>
        <w:t>ת"ר</w:t>
      </w:r>
      <w:r w:rsidRPr="006F178A">
        <w:rPr>
          <w:rFonts w:ascii="Fb Fontext" w:hAnsi="Fb Fontext"/>
          <w:rtl/>
        </w:rPr>
        <w:t xml:space="preserve"> </w:t>
      </w:r>
      <w:r w:rsidRPr="006F178A">
        <w:rPr>
          <w:rStyle w:val="2fb"/>
          <w:rFonts w:ascii="Fb Fontext" w:hAnsi="Fb Fontext"/>
          <w:rtl/>
        </w:rPr>
        <w:t xml:space="preserve">מרה"ר</w:t>
      </w:r>
      <w:r w:rsidRPr="006F178A">
        <w:rPr>
          <w:rFonts w:ascii="Fb Fontext" w:hAnsi="Fb Fontext"/>
          <w:rtl/>
        </w:rPr>
        <w:t xml:space="preserve"> </w:t>
      </w:r>
      <w:r w:rsidRPr="006F178A">
        <w:rPr>
          <w:rStyle w:val="2fb"/>
          <w:rFonts w:ascii="Fb Fontext" w:hAnsi="Fb Fontext"/>
          <w:rtl/>
        </w:rPr>
        <w:t xml:space="preserve">לרה"ר</w:t>
      </w:r>
      <w:r w:rsidRPr="006F178A">
        <w:rPr>
          <w:rFonts w:ascii="Fb Fontext" w:hAnsi="Fb Fontext"/>
          <w:rtl/>
        </w:rPr>
        <w:t xml:space="preserve"> </w:t>
      </w:r>
      <w:r w:rsidRPr="006F178A">
        <w:rPr>
          <w:rStyle w:val="2fb"/>
          <w:rFonts w:ascii="Fb Fontext" w:hAnsi="Fb Fontext"/>
          <w:rtl/>
        </w:rPr>
        <w:t xml:space="preserve">ורה"י</w:t>
      </w:r>
      <w:r w:rsidRPr="006F178A">
        <w:rPr>
          <w:rFonts w:ascii="Fb Fontext" w:hAnsi="Fb Fontext"/>
          <w:rtl/>
        </w:rPr>
        <w:t xml:space="preserve"> באמצע, </w:t>
      </w:r>
      <w:r w:rsidRPr="006F178A">
        <w:rPr>
          <w:rStyle w:val="2fb"/>
          <w:rFonts w:ascii="Fb Fontext" w:hAnsi="Fb Fontext"/>
          <w:rtl/>
        </w:rPr>
        <w:t xml:space="preserve">רבי</w:t>
      </w:r>
      <w:r w:rsidRPr="006F178A">
        <w:rPr>
          <w:rFonts w:ascii="Fb Fontext" w:hAnsi="Fb Fontext"/>
          <w:rtl/>
        </w:rPr>
        <w:t xml:space="preserve"> מחייב וחכמים פוטרין</w:t>
      </w:r>
    </w:p>
    <w:p w:rsidR="00E9703F" w:rsidRPr="006F178A" w:rsidRDefault="00E9703F" w:rsidP="00E9703F">
      <w:pPr>
        <w:rPr>
          <w:rtl/>
        </w:rPr>
      </w:pPr>
      <w:r w:rsidRPr="006F178A">
        <w:rPr>
          <w:rStyle w:val="2fb"/>
          <w:rtl/>
        </w:rPr>
        <w:t xml:space="preserve">רב</w:t>
      </w:r>
      <w:r w:rsidRPr="006F178A">
        <w:rPr>
          <w:rtl/>
        </w:rPr>
        <w:t xml:space="preserve"> </w:t>
      </w:r>
      <w:ins w:id="102321" w:author="קלוד" w:date="2026-10-11T13:11:34Z">
        <w:r>
          <w:rPr>
            <w:rStyle w:val="2fb"/>
            <w:rtl/>
          </w:rPr>
          <w:t xml:space="preserve">ושמואל:</w:t>
        </w:r>
      </w:ins>
      <w:del w:id="102322" w:author="קלוד" w:date="2026-10-11T13:11:34Z">
        <w:r w:rsidRPr="006F178A">
          <w:rPr>
            <w:rStyle w:val="2fb"/>
            <w:rtl/>
          </w:rPr>
          <w:delText xml:space="preserve">ושמואל</w:delText>
        </w:r>
      </w:del>
      <w:r w:rsidRPr="006F178A">
        <w:rPr>
          <w:rtl/>
        </w:rPr>
        <w:t xml:space="preserve"> </w:t>
      </w:r>
      <w:ins w:id="102319" w:author="קלוד" w:date="2026-10-11T13:11:34Z">
        <w:r>
          <w:rPr>
            <w:rStyle w:val="2fb"/>
            <w:rtl/>
          </w:rPr>
          <w:t xml:space="preserve">לא</w:t>
        </w:r>
      </w:ins>
      <w:del w:id="102320" w:author="קלוד" w:date="2026-10-11T13:11:34Z">
        <w:r w:rsidRPr="006F178A">
          <w:rPr>
            <w:rStyle w:val="2fb"/>
            <w:rtl/>
          </w:rPr>
          <w:delText xml:space="preserve">לרבי</w:delText>
        </w:r>
      </w:del>
      <w:r w:rsidRPr="006F178A">
        <w:rPr>
          <w:rtl/>
        </w:rPr>
        <w:t xml:space="preserve"> </w:t>
      </w:r>
      <w:ins w:id="102317" w:author="קלוד" w:date="2026-10-11T13:11:34Z">
        <w:r>
          <w:rPr>
            <w:rtl/>
          </w:rPr>
          <w:t xml:space="preserve">חייב רבי אלא</w:t>
        </w:r>
      </w:ins>
      <w:del w:id="102318" w:author="קלוד" w:date="2026-10-11T13:11:34Z">
        <w:r w:rsidRPr="006F178A">
          <w:rPr>
            <w:rtl/>
          </w:rPr>
          <w:delText xml:space="preserve">היינו</w:delText>
        </w:r>
      </w:del>
      <w:r w:rsidRPr="006F178A">
        <w:rPr>
          <w:rtl/>
        </w:rPr>
        <w:t xml:space="preserve"> </w:t>
      </w:r>
      <w:r w:rsidRPr="006F178A">
        <w:rPr>
          <w:rtl/>
        </w:rPr>
        <w:t xml:space="preserve">ברה"י</w:t>
      </w:r>
      <w:r w:rsidRPr="006F178A">
        <w:rPr>
          <w:rtl/>
        </w:rPr>
        <w:t xml:space="preserve"> </w:t>
      </w:r>
      <w:ins w:id="102315" w:author="קלוד" w:date="2026-10-11T13:11:34Z">
        <w:r>
          <w:rPr>
            <w:rtl/>
          </w:rPr>
          <w:t xml:space="preserve">מקורה,</w:t>
        </w:r>
      </w:ins>
      <w:del w:id="102316" w:author="קלוד" w:date="2026-10-11T13:11:34Z">
        <w:r w:rsidRPr="006F178A">
          <w:rPr>
            <w:rtl/>
          </w:rPr>
          <w:delText xml:space="preserve">מקורה</w:delText>
        </w:r>
      </w:del>
      <w:r w:rsidRPr="006F178A">
        <w:rPr>
          <w:rtl/>
        </w:rPr>
        <w:t xml:space="preserve"> </w:t>
      </w:r>
      <w:ins w:id="102313" w:author="קלוד" w:date="2026-10-11T13:11:34Z">
        <w:r>
          <w:rPr>
            <w:rtl/>
          </w:rPr>
          <w:t xml:space="preserve">שנחשבת</w:t>
        </w:r>
      </w:ins>
      <w:del w:id="102314" w:author="קלוד" w:date="2026-10-11T13:11:34Z">
        <w:r w:rsidRPr="006F178A">
          <w:rPr>
            <w:rtl/>
          </w:rPr>
          <w:delText xml:space="preserve">דכמאן</w:delText>
        </w:r>
      </w:del>
      <w:r w:rsidRPr="006F178A">
        <w:rPr>
          <w:rtl/>
        </w:rPr>
        <w:t xml:space="preserve"> </w:t>
      </w:r>
      <w:ins w:id="102311" w:author="קלוד" w:date="2026-10-11T13:11:34Z">
        <w:r>
          <w:rPr>
            <w:rtl/>
          </w:rPr>
          <w:t xml:space="preserve">כמלאה,</w:t>
        </w:r>
      </w:ins>
      <w:del w:id="102312" w:author="קלוד" w:date="2026-10-11T13:11:34Z">
        <w:r w:rsidRPr="006F178A">
          <w:rPr>
            <w:rtl/>
          </w:rPr>
          <w:delText xml:space="preserve">דמליא דמי </w:delText>
        </w:r>
        <w:r>
          <w:rPr>
            <w:rtl/>
          </w:rPr>
          <w:delText xml:space="preserve">ולכך</w:delText>
        </w:r>
        <w:r w:rsidRPr="006F178A">
          <w:rPr>
            <w:rtl/>
          </w:rPr>
          <w:delText xml:space="preserve"> חייב</w:delText>
        </w:r>
      </w:del>
      <w:ins w:id="93161" w:author="מנוע מכני" w:date="2026-10-11T12:04:39Z"/>
      <w:del w:id="93162" w:author="מנוע מכני" w:date="2026-10-11T12:04:39Z">
        <w:r w:rsidRPr="006F178A">
          <w:rPr>
            <w:rtl/>
          </w:rPr>
          <w:delText xml:space="preserve">ולהכי</w:delText>
        </w:r>
      </w:del>
      <w:r w:rsidRPr="006F178A">
        <w:rPr>
          <w:rtl/>
        </w:rPr>
        <w:t xml:space="preserve"> </w:t>
      </w:r>
      <w:r w:rsidRPr="006F178A">
        <w:rPr>
          <w:rtl/>
        </w:rPr>
        <w:t xml:space="preserve">משא"כ</w:t>
      </w:r>
      <w:r w:rsidRPr="006F178A">
        <w:rPr>
          <w:rtl/>
        </w:rPr>
        <w:t xml:space="preserve"> באינו מקורה.</w:t>
      </w:r>
    </w:p>
    <w:p w:rsidR="00E9703F" w:rsidRPr="006F178A" w:rsidRDefault="00E9703F" w:rsidP="00E9703F">
      <w:pPr>
        <w:rPr>
          <w:rtl/>
        </w:rPr>
      </w:pPr>
      <w:r w:rsidRPr="006F178A">
        <w:rPr>
          <w:rStyle w:val="2fb"/>
          <w:rFonts w:ascii="Fb Fontext" w:hAnsi="Fb Fontext"/>
          <w:rtl/>
        </w:rPr>
        <w:t>שמואל</w:t>
      </w:r>
      <w:r w:rsidRPr="006F178A">
        <w:rPr>
          <w:rtl/>
        </w:rPr>
        <w:t xml:space="preserve"> </w:t>
      </w:r>
      <w:ins w:id="95231" w:author="מנוע מכני" w:date="2026-10-11T12:04:39Z">
        <w:r>
          <w:rPr>
            <w:rtl/>
          </w:rPr>
          <w:t xml:space="preserve">סבר</w:t>
        </w:r>
      </w:ins>
      <w:del w:id="95232" w:author="מנוע מכני" w:date="2026-10-11T12:04:39Z">
        <w:r w:rsidRPr="006F178A">
          <w:rPr>
            <w:rtl/>
          </w:rPr>
          <w:delText xml:space="preserve">ס"ל</w:delText>
        </w:r>
      </w:del>
      <w:r w:rsidRPr="006F178A">
        <w:rPr>
          <w:rtl/>
        </w:rPr>
        <w:t xml:space="preserve"> מחייב היה </w:t>
      </w:r>
      <w:r w:rsidRPr="006F178A">
        <w:rPr>
          <w:rStyle w:val="2fb"/>
          <w:rtl/>
        </w:rPr>
        <w:t xml:space="preserve">רבי</w:t>
      </w:r>
      <w:r w:rsidRPr="006F178A">
        <w:rPr>
          <w:rtl/>
        </w:rPr>
        <w:t xml:space="preserve"> שתים, משום הוצאה, ומשום הכנסה.</w:t>
      </w:r>
    </w:p>
    <w:p w:rsidR="00E9703F" w:rsidRPr="006F178A" w:rsidRDefault="00E9703F" w:rsidP="00E9703F">
      <w:pPr>
        <w:rPr>
          <w:rtl/>
        </w:rPr>
      </w:pPr>
      <w:ins w:id="102335" w:author="קלוד" w:date="2026-10-11T13:11:34Z">
        <w:r>
          <w:rPr>
            <w:rtl/>
          </w:rPr>
          <w:t xml:space="preserve">והקשו:</w:t>
        </w:r>
      </w:ins>
      <w:del w:id="102336" w:author="קלוד" w:date="2026-10-11T13:11:34Z">
        <w:r w:rsidRPr="006F178A">
          <w:rPr>
            <w:rtl/>
          </w:rPr>
          <w:delText xml:space="preserve">והקשו</w:delText>
        </w:r>
      </w:del>
      <w:r w:rsidRPr="006F178A">
        <w:rPr>
          <w:rtl/>
        </w:rPr>
        <w:t xml:space="preserve"> </w:t>
      </w:r>
      <w:ins w:id="102333" w:author="קלוד" w:date="2026-10-11T13:11:34Z">
        <w:r>
          <w:rPr>
            <w:rtl/>
          </w:rPr>
          <w:t xml:space="preserve">משמע</w:t>
        </w:r>
      </w:ins>
      <w:del w:id="102334" w:author="קלוד" w:date="2026-10-11T13:11:34Z">
        <w:r w:rsidRPr="006F178A">
          <w:rPr>
            <w:rtl/>
          </w:rPr>
          <w:delText xml:space="preserve">דמשמע</w:delText>
        </w:r>
      </w:del>
      <w:r w:rsidRPr="006F178A">
        <w:rPr>
          <w:rtl/>
        </w:rPr>
        <w:t xml:space="preserve"> </w:t>
      </w:r>
      <w:ins w:id="102331" w:author="קלוד" w:date="2026-10-11T13:11:34Z">
        <w:r>
          <w:rPr>
            <w:rtl/>
          </w:rPr>
          <w:t xml:space="preserve">שמחייב</w:t>
        </w:r>
      </w:ins>
      <w:del w:id="102332" w:author="קלוד" w:date="2026-10-11T13:11:34Z">
        <w:r w:rsidRPr="006F178A">
          <w:rPr>
            <w:rtl/>
          </w:rPr>
          <w:delText xml:space="preserve">דמחייב</w:delText>
        </w:r>
      </w:del>
      <w:r w:rsidRPr="006F178A">
        <w:rPr>
          <w:rtl/>
        </w:rPr>
        <w:t xml:space="preserve"> </w:t>
      </w:r>
      <w:ins w:id="102329" w:author="קלוד" w:date="2026-10-11T13:11:34Z">
        <w:r>
          <w:rPr>
            <w:rtl/>
          </w:rPr>
          <w:t xml:space="preserve">על תולדה</w:t>
        </w:r>
      </w:ins>
      <w:del w:id="102330" w:author="קלוד" w:date="2026-10-11T13:11:34Z">
        <w:r w:rsidRPr="006F178A">
          <w:rPr>
            <w:rtl/>
          </w:rPr>
          <w:delText xml:space="preserve">אתולדה</w:delText>
        </w:r>
      </w:del>
      <w:r w:rsidRPr="006F178A">
        <w:rPr>
          <w:rtl/>
        </w:rPr>
        <w:t xml:space="preserve"> במקום </w:t>
      </w:r>
      <w:ins w:id="102327" w:author="קלוד" w:date="2026-10-11T13:11:34Z">
        <w:r>
          <w:rPr>
            <w:rtl/>
          </w:rPr>
          <w:t xml:space="preserve">אב,</w:t>
        </w:r>
      </w:ins>
      <w:del w:id="102328" w:author="קלוד" w:date="2026-10-11T13:11:34Z">
        <w:r w:rsidRPr="006F178A">
          <w:rPr>
            <w:rtl/>
          </w:rPr>
          <w:delText xml:space="preserve">אב</w:delText>
        </w:r>
      </w:del>
      <w:r w:rsidRPr="006F178A">
        <w:rPr>
          <w:rtl/>
        </w:rPr>
        <w:t xml:space="preserve"> </w:t>
      </w:r>
      <w:ins w:id="102325" w:author="קלוד" w:date="2026-10-11T13:11:34Z">
        <w:r>
          <w:rPr>
            <w:rtl/>
          </w:rPr>
          <w:t xml:space="preserve">והרי</w:t>
        </w:r>
      </w:ins>
      <w:del w:id="102326" w:author="קלוד" w:date="2026-10-11T13:11:34Z">
        <w:r w:rsidRPr="006F178A">
          <w:rPr>
            <w:rtl/>
          </w:rPr>
          <w:delText xml:space="preserve">והא</w:delText>
        </w:r>
      </w:del>
      <w:r w:rsidRPr="006F178A">
        <w:rPr>
          <w:rtl/>
        </w:rPr>
        <w:t xml:space="preserve"> דברים הדברים </w:t>
      </w:r>
      <w:ins w:id="102323" w:author="קלוד" w:date="2026-10-11T13:11:34Z">
        <w:r>
          <w:rPr>
            <w:rtl/>
          </w:rPr>
          <w:t xml:space="preserve">- ל"ט</w:t>
        </w:r>
      </w:ins>
      <w:del w:id="102324" w:author="קלוד" w:date="2026-10-11T13:11:34Z">
        <w:r w:rsidRPr="006F178A">
          <w:rPr>
            <w:rtl/>
          </w:rPr>
          <w:delText xml:space="preserve">לל"ט</w:delText>
        </w:r>
      </w:del>
      <w:r w:rsidRPr="006F178A">
        <w:rPr>
          <w:rtl/>
        </w:rPr>
        <w:t xml:space="preserve"> מלאכות.</w:t>
      </w:r>
    </w:p>
    <w:p w:rsidR="00E9703F" w:rsidRPr="006F178A" w:rsidRDefault="00E9703F" w:rsidP="00E9703F">
      <w:pPr>
        <w:rPr>
          <w:rtl/>
        </w:rPr>
      </w:pPr>
      <w:r w:rsidRPr="006F178A">
        <w:rPr>
          <w:rStyle w:val="2fb"/>
          <w:rFonts w:ascii="Fb Fontext" w:hAnsi="Fb Fontext"/>
          <w:rtl/>
        </w:rPr>
        <w:t>רב יוסף</w:t>
      </w:r>
      <w:r w:rsidRPr="006F178A">
        <w:rPr>
          <w:rtl/>
        </w:rPr>
        <w:t xml:space="preserve"> גרס במתני' ר' יהודה שלא להקשות עליו.</w:t>
      </w:r>
    </w:p>
    <w:p w:rsidR="00E9703F" w:rsidRPr="009757B9" w:rsidRDefault="00E9703F" w:rsidP="00E9703F">
      <w:pPr>
        <w:rPr>
          <w:rFonts w:cs="Guttman Vilna"/>
          <w:b/>
          <w:bCs/>
          <w:rtl/>
        </w:rPr>
      </w:pPr>
      <w:r w:rsidRPr="006F178A">
        <w:rPr>
          <w:rtl/>
        </w:rPr>
        <w:t xml:space="preserve">ואהך </w:t>
      </w:r>
      <w:r>
        <w:rPr>
          <w:rtl/>
        </w:rPr>
        <w:t>אמרי'</w:t>
      </w:r>
      <w:r w:rsidRPr="006F178A">
        <w:rPr>
          <w:rtl/>
        </w:rPr>
        <w:t xml:space="preserve"> מחייב </w:t>
      </w:r>
      <w:r w:rsidRPr="006F178A">
        <w:rPr>
          <w:rStyle w:val="2fb"/>
          <w:rtl/>
        </w:rPr>
        <w:t xml:space="preserve">ר"י</w:t>
      </w:r>
      <w:r w:rsidRPr="006F178A">
        <w:rPr>
          <w:rtl/>
        </w:rPr>
        <w:t xml:space="preserve"> שתים הוצאה והעברה [</w:t>
      </w:r>
      <w:ins w:id="94789" w:author="מנוע מכני" w:date="2026-10-11T12:04:39Z">
        <w:r>
          <w:rPr>
            <w:rtl/>
          </w:rPr>
          <w:t xml:space="preserve">דאם </w:t>
        </w:r>
      </w:ins>
      <w:del w:id="94790" w:author="מנוע מכני" w:date="2026-10-11T12:04:39Z">
        <w:r w:rsidRPr="006F178A">
          <w:rPr>
            <w:rtl/>
          </w:rPr>
          <w:delText xml:space="preserve">דאי </w:delText>
        </w:r>
      </w:del>
      <w:ins w:id="93163" w:author="מנוע מכני" w:date="2026-10-11T12:04:39Z">
        <w:r>
          <w:rPr>
            <w:rtl/>
          </w:rPr>
          <w:t xml:space="preserve">אחת</w:t>
        </w:r>
      </w:ins>
      <w:del w:id="93164" w:author="מנוע מכני" w:date="2026-10-11T12:04:39Z">
        <w:r w:rsidRPr="006F178A">
          <w:rPr>
            <w:rtl/>
          </w:rPr>
          <w:delText xml:space="preserve">חדא</w:delText>
        </w:r>
      </w:del>
      <w:r w:rsidRPr="006F178A">
        <w:rPr>
          <w:rtl/>
        </w:rPr>
        <w:t xml:space="preserve"> </w:t>
      </w:r>
      <w:r w:rsidRPr="006F178A">
        <w:rPr>
          <w:rtl/>
        </w:rPr>
        <w:t xml:space="preserve">לא</w:t>
      </w:r>
      <w:r w:rsidRPr="006F178A">
        <w:rPr>
          <w:rtl/>
        </w:rPr>
        <w:t xml:space="preserve"> יתכן דרבנן פטרי לגמרי.</w:t>
      </w:r>
    </w:p>
    <w:p w:rsidR="00E9703F" w:rsidRDefault="00E9703F" w:rsidP="00E9703F">
      <w:pPr>
        <w:rPr>
          <w:rtl/>
        </w:rPr>
      </w:pPr>
      <w:r w:rsidRPr="006F178A">
        <w:rPr>
          <w:rtl/>
        </w:rPr>
        <w:t xml:space="preserve">[ומיירי </w:t>
      </w:r>
      <w:r w:rsidRPr="006F178A">
        <w:rPr>
          <w:rStyle w:val="2fb"/>
          <w:rtl/>
        </w:rPr>
        <w:t xml:space="preserve">לר"י</w:t>
      </w:r>
      <w:r w:rsidRPr="006F178A">
        <w:rPr>
          <w:rtl/>
        </w:rPr>
        <w:t xml:space="preserve"> דאומר כל מקום שתרצה תנוח כדי להתחייב בשניהם ובאמת בתולדה במקום אב </w:t>
      </w:r>
      <w:r w:rsidRPr="006F178A">
        <w:rPr>
          <w:rtl/>
        </w:rPr>
        <w:t xml:space="preserve">לא</w:t>
      </w:r>
      <w:r w:rsidRPr="006F178A">
        <w:rPr>
          <w:rtl/>
        </w:rPr>
        <w:t xml:space="preserve"> מחייב אלא </w:t>
      </w:r>
      <w:ins w:id="93165" w:author="מנוע מכני" w:date="2026-10-11T12:04:39Z">
        <w:r>
          <w:rPr>
            <w:rtl/>
          </w:rPr>
          <w:t xml:space="preserve">אחת</w:t>
        </w:r>
      </w:ins>
      <w:del w:id="93166" w:author="מנוע מכני" w:date="2026-10-11T12:04:39Z">
        <w:r w:rsidRPr="006F178A">
          <w:rPr>
            <w:rtl/>
          </w:rPr>
          <w:delText xml:space="preserve">חדא</w:delText>
        </w:r>
      </w:del>
      <w:r w:rsidRPr="006F178A">
        <w:rPr>
          <w:rtl/>
        </w:rPr>
        <w:t xml:space="preserve">]</w:t>
      </w:r>
    </w:p>
    <w:p w:rsidR="00E9703F" w:rsidRPr="006F178A" w:rsidRDefault="00E9703F" w:rsidP="00E9703F">
      <w:pPr>
        <w:rPr>
          <w:rtl/>
        </w:rPr>
      </w:pPr>
      <w:r w:rsidRPr="006F178A">
        <w:rPr>
          <w:rtl/>
        </w:rPr>
        <w:t>•</w:t>
      </w:r>
      <w:r w:rsidRPr="006F178A">
        <w:rPr>
          <w:rFonts w:hint="cs"/>
          <w:rtl/>
        </w:rPr>
        <w:t xml:space="preserve"> </w:t>
      </w:r>
      <w:r w:rsidRPr="006F178A">
        <w:rPr>
          <w:rtl/>
        </w:rPr>
        <w:t>ראייה נוספת שמחייב אתולדה במקום אב.</w:t>
      </w:r>
    </w:p>
    <w:p w:rsidR="00E9703F" w:rsidRPr="006F178A" w:rsidRDefault="00E9703F" w:rsidP="00E9703F">
      <w:pPr>
        <w:rPr>
          <w:rtl/>
        </w:rPr>
      </w:pPr>
      <w:r w:rsidRPr="006F178A">
        <w:rPr>
          <w:rStyle w:val="2fb"/>
          <w:rFonts w:hint="cs"/>
          <w:rtl/>
        </w:rPr>
        <w:lastRenderedPageBreak/>
        <w:t>ד</w:t>
      </w:r>
      <w:r w:rsidRPr="006F178A">
        <w:rPr>
          <w:rStyle w:val="2fb"/>
          <w:rtl/>
        </w:rPr>
        <w:t xml:space="preserve">ר"י</w:t>
      </w:r>
      <w:r w:rsidRPr="006F178A">
        <w:rPr>
          <w:rtl/>
        </w:rPr>
        <w:t xml:space="preserve"> מוסיף אף השובט והמדקדק. אמרו לו: שובט - הרי הוא בכלל מיסך, מדקדק הרי הוא בכלל אורג.</w:t>
      </w:r>
    </w:p>
    <w:p w:rsidR="00E9703F" w:rsidRPr="004640F6" w:rsidRDefault="00E9703F" w:rsidP="00E9703F">
      <w:pPr>
        <w:rPr>
          <w:spacing w:val="-2"/>
          <w:rtl/>
        </w:rPr>
      </w:pPr>
      <w:ins w:id="93167" w:author="מנוע מכני" w:date="2026-10-11T12:04:39Z">
        <w:ins w:id="102345" w:author="קלוד" w:date="2026-10-11T13:11:34Z">
          <w:r>
            <w:rPr>
              <w:spacing w:val="-2"/>
              <w:rtl/>
            </w:rPr>
            <w:t xml:space="preserve">לכאורה</w:t>
          </w:r>
        </w:ins>
        <w:del w:id="102346" w:author="קלוד" w:date="2026-10-11T13:11:34Z">
          <w:r>
            <w:rPr>
              <w:spacing w:val="-2"/>
              <w:rtl/>
            </w:rPr>
            <w:delText xml:space="preserve">מה</w:delText>
          </w:r>
          <w:r w:rsidRPr="004640F6">
            <w:rPr>
              <w:spacing w:val="-2"/>
              <w:rtl/>
            </w:rPr>
            <w:delText xml:space="preserve"> </w:delText>
          </w:r>
          <w:r>
            <w:rPr>
              <w:spacing w:val="-2"/>
              <w:rtl/>
            </w:rPr>
            <w:delText xml:space="preserve">לא</w:delText>
          </w:r>
        </w:del>
      </w:ins>
      <w:del w:id="93168" w:author="מנוע מכני" w:date="2026-10-11T12:04:39Z">
        <w:r w:rsidRPr="004640F6">
          <w:rPr>
            <w:spacing w:val="-2"/>
            <w:rtl/>
          </w:rPr>
          <w:delText xml:space="preserve">מאי</w:delText>
        </w:r>
      </w:del>
      <w:ins w:id="91475" w:author="מנוע מכני" w:date="2026-10-11T12:04:39Z"/>
      <w:del w:id="91476" w:author="מנוע מכני" w:date="2026-10-11T12:04:39Z">
        <w:r w:rsidRPr="004640F6">
          <w:rPr>
            <w:spacing w:val="-2"/>
            <w:rtl/>
          </w:rPr>
          <w:delText xml:space="preserve">לאו</w:delText>
        </w:r>
      </w:del>
      <w:r w:rsidRPr="004640F6">
        <w:rPr>
          <w:spacing w:val="-2"/>
          <w:rtl/>
        </w:rPr>
        <w:t xml:space="preserve"> - </w:t>
      </w:r>
      <w:ins w:id="102343" w:author="קלוד" w:date="2026-10-11T13:11:34Z">
        <w:r>
          <w:rPr>
            <w:spacing w:val="-2"/>
            <w:rtl/>
          </w:rPr>
          <w:t xml:space="preserve">שעשה</w:t>
        </w:r>
      </w:ins>
      <w:del w:id="102344" w:author="קלוד" w:date="2026-10-11T13:11:34Z">
        <w:r w:rsidRPr="004640F6">
          <w:rPr>
            <w:spacing w:val="-2"/>
            <w:rtl/>
          </w:rPr>
          <w:delText xml:space="preserve">דעבדינהו</w:delText>
        </w:r>
      </w:del>
      <w:r w:rsidRPr="004640F6">
        <w:rPr>
          <w:spacing w:val="-2"/>
          <w:rtl/>
        </w:rPr>
        <w:t xml:space="preserve"> </w:t>
      </w:r>
      <w:ins w:id="90367" w:author="Claude - סמנטי" w:date="2026-10-11T12:28:21Z">
        <w:ins w:id="102341" w:author="קלוד" w:date="2026-10-11T13:11:34Z">
          <w:r>
            <w:rPr>
              <w:spacing w:val="-2"/>
              <w:rtl/>
            </w:rPr>
            <w:t xml:space="preserve">שניהם</w:t>
          </w:r>
        </w:ins>
        <w:del w:id="102342" w:author="קלוד" w:date="2026-10-11T13:11:34Z">
          <w:r>
            <w:rPr>
              <w:spacing w:val="-2"/>
              <w:rtl/>
            </w:rPr>
            <w:delText xml:space="preserve">לשניהם</w:delText>
          </w:r>
        </w:del>
      </w:ins>
      <w:del w:id="90368" w:author="Claude - סמנטי" w:date="2026-10-11T12:28:21Z">
        <w:r w:rsidRPr="004640F6">
          <w:rPr>
            <w:spacing w:val="-2"/>
            <w:rtl/>
          </w:rPr>
          <w:delText xml:space="preserve">לתרווייהו</w:delText>
        </w:r>
      </w:del>
      <w:r w:rsidRPr="004640F6">
        <w:rPr>
          <w:spacing w:val="-2"/>
          <w:rtl/>
        </w:rPr>
        <w:t xml:space="preserve"> </w:t>
      </w:r>
      <w:ins w:id="102339" w:author="קלוד" w:date="2026-10-11T13:11:34Z">
        <w:r>
          <w:rPr>
            <w:spacing w:val="-2"/>
            <w:rtl/>
          </w:rPr>
          <w:t xml:space="preserve">יחד,</w:t>
        </w:r>
      </w:ins>
      <w:del w:id="102340" w:author="קלוד" w:date="2026-10-11T13:11:34Z">
        <w:r w:rsidRPr="004640F6">
          <w:rPr>
            <w:spacing w:val="-2"/>
            <w:rtl/>
          </w:rPr>
          <w:delText xml:space="preserve">בהדי הדדי,</w:delText>
        </w:r>
      </w:del>
      <w:r w:rsidRPr="004640F6">
        <w:rPr>
          <w:spacing w:val="-2"/>
          <w:rtl/>
        </w:rPr>
        <w:t xml:space="preserve"> וש"מ: מחייב היה </w:t>
      </w:r>
      <w:ins w:id="90423" w:author="מנוע מכני" w:date="2026-10-11T12:04:39Z">
        <w:r>
          <w:rPr>
            <w:rStyle w:val="2fb"/>
            <w:spacing w:val="-2"/>
            <w:rtl/>
          </w:rPr>
          <w:t xml:space="preserve">ר"י</w:t>
        </w:r>
      </w:ins>
      <w:del w:id="90424" w:author="מנוע מכני" w:date="2026-10-11T12:04:39Z">
        <w:r w:rsidRPr="004640F6">
          <w:rPr>
            <w:spacing w:val="-2"/>
            <w:rtl/>
          </w:rPr>
          <w:delText xml:space="preserve">רבי יהודה</w:delText>
        </w:r>
      </w:del>
      <w:r w:rsidRPr="004640F6">
        <w:rPr>
          <w:spacing w:val="-2"/>
          <w:rtl/>
        </w:rPr>
        <w:t xml:space="preserve"> </w:t>
      </w:r>
      <w:ins w:id="102337" w:author="קלוד" w:date="2026-10-11T13:11:34Z">
        <w:r>
          <w:rPr>
            <w:spacing w:val="-2"/>
            <w:rtl/>
          </w:rPr>
          <w:t xml:space="preserve">על תולדה</w:t>
        </w:r>
      </w:ins>
      <w:del w:id="102338" w:author="קלוד" w:date="2026-10-11T13:11:34Z">
        <w:r w:rsidRPr="004640F6">
          <w:rPr>
            <w:spacing w:val="-2"/>
            <w:rtl/>
          </w:rPr>
          <w:delText xml:space="preserve">אתולדה</w:delText>
        </w:r>
      </w:del>
      <w:r w:rsidRPr="004640F6">
        <w:rPr>
          <w:spacing w:val="-2"/>
          <w:rtl/>
        </w:rPr>
        <w:t xml:space="preserve"> במקום אב.</w:t>
      </w:r>
    </w:p>
    <w:p>
      <w:pPr>
        <w:pStyle w:val="38"/>
        <w:rPr>
          <w:ins w:id="98177" w:author="מנוע מכני" w:date="2026-10-11T12:04:39Z"/>
        </w:rPr>
      </w:pPr>
      <w:r w:rsidRPr="006F178A">
        <w:t>ו</w:t>
      </w:r>
      <w:r>
        <w:t>דחי'</w:t>
      </w:r>
    </w:p>
    <w:p w:rsidR="00E9703F" w:rsidRDefault="00E9703F" w:rsidP="00E9703F">
      <w:pPr>
        <w:rPr>
          <w:rtl/>
        </w:rPr>
      </w:pPr>
      <w:del w:id="98178" w:author="מנוע מכני" w:date="2026-10-11T12:04:39Z">
        <w:r w:rsidRPr="006F178A">
          <w:rPr>
            <w:rFonts w:hint="cs"/>
            <w:rtl/>
          </w:rPr>
          <w:delText xml:space="preserve"> </w:delText>
        </w:r>
      </w:del>
      <w:ins w:id="102365" w:author="קלוד" w:date="2026-10-11T13:11:34Z">
        <w:r>
          <w:rPr>
            <w:rFonts w:hint="cs"/>
            <w:rtl/>
          </w:rPr>
          <w:t xml:space="preserve">שלעולם</w:t>
        </w:r>
      </w:ins>
      <w:del w:id="102366" w:author="קלוד" w:date="2026-10-11T13:11:34Z">
        <w:r w:rsidRPr="006F178A">
          <w:rPr>
            <w:rFonts w:hint="cs"/>
            <w:rtl/>
          </w:rPr>
          <w:delText xml:space="preserve">ד</w:delText>
        </w:r>
        <w:r w:rsidRPr="006F178A">
          <w:rPr>
            <w:rtl/>
          </w:rPr>
          <w:delText xml:space="preserve">לעולם</w:delText>
        </w:r>
      </w:del>
      <w:r w:rsidRPr="006F178A">
        <w:rPr>
          <w:rtl/>
        </w:rPr>
        <w:t xml:space="preserve"> </w:t>
      </w:r>
      <w:ins w:id="102363" w:author="קלוד" w:date="2026-10-11T13:11:34Z">
        <w:r>
          <w:rPr>
            <w:rtl/>
          </w:rPr>
          <w:t xml:space="preserve">עשה</w:t>
        </w:r>
      </w:ins>
      <w:del w:id="102364" w:author="קלוד" w:date="2026-10-11T13:11:34Z">
        <w:r w:rsidRPr="006F178A">
          <w:rPr>
            <w:rtl/>
          </w:rPr>
          <w:delText xml:space="preserve">עבדה</w:delText>
        </w:r>
      </w:del>
      <w:r w:rsidRPr="006F178A">
        <w:rPr>
          <w:rtl/>
        </w:rPr>
        <w:t xml:space="preserve"> כל </w:t>
      </w:r>
      <w:ins w:id="102361" w:author="קלוד" w:date="2026-10-11T13:11:34Z">
        <w:r>
          <w:rPr>
            <w:rtl/>
          </w:rPr>
          <w:t xml:space="preserve">אחד</w:t>
        </w:r>
      </w:ins>
      <w:del w:id="102362" w:author="קלוד" w:date="2026-10-11T13:11:34Z">
        <w:r w:rsidRPr="006F178A">
          <w:rPr>
            <w:rtl/>
          </w:rPr>
          <w:delText xml:space="preserve">דבר</w:delText>
        </w:r>
      </w:del>
      <w:r w:rsidRPr="006F178A">
        <w:rPr>
          <w:rtl/>
        </w:rPr>
        <w:t xml:space="preserve"> </w:t>
      </w:r>
      <w:ins w:id="102359" w:author="קלוד" w:date="2026-10-11T13:11:34Z">
        <w:r>
          <w:rPr>
            <w:rtl/>
          </w:rPr>
          <w:t xml:space="preserve">לבדו,</w:t>
        </w:r>
      </w:ins>
      <w:del w:id="102360" w:author="קלוד" w:date="2026-10-11T13:11:34Z">
        <w:r w:rsidRPr="006F178A">
          <w:rPr>
            <w:rtl/>
          </w:rPr>
          <w:delText xml:space="preserve">לחודה.</w:delText>
        </w:r>
      </w:del>
      <w:r w:rsidRPr="006F178A">
        <w:rPr>
          <w:rFonts w:hint="cs"/>
          <w:rtl/>
        </w:rPr>
        <w:t xml:space="preserve"> </w:t>
      </w:r>
      <w:ins w:id="102357" w:author="קלוד" w:date="2026-10-11T13:11:34Z">
        <w:r>
          <w:rPr>
            <w:rtl/>
          </w:rPr>
          <w:t xml:space="preserve">ועל תולדה</w:t>
        </w:r>
      </w:ins>
      <w:del w:id="102358" w:author="קלוד" w:date="2026-10-11T13:11:34Z">
        <w:r w:rsidRPr="006F178A">
          <w:rPr>
            <w:rtl/>
          </w:rPr>
          <w:delText xml:space="preserve">ואתולדה</w:delText>
        </w:r>
      </w:del>
      <w:r w:rsidRPr="006F178A">
        <w:rPr>
          <w:rtl/>
        </w:rPr>
        <w:t xml:space="preserve"> במקום אב </w:t>
      </w:r>
      <w:ins w:id="102355" w:author="קלוד" w:date="2026-10-11T13:11:34Z">
        <w:r>
          <w:rPr>
            <w:rtl/>
          </w:rPr>
          <w:t xml:space="preserve">אינו</w:t>
        </w:r>
      </w:ins>
      <w:del w:id="102356" w:author="קלוד" w:date="2026-10-11T13:11:34Z">
        <w:r w:rsidRPr="006F178A">
          <w:rPr>
            <w:rtl/>
          </w:rPr>
          <w:delText xml:space="preserve">לא</w:delText>
        </w:r>
      </w:del>
      <w:r w:rsidRPr="006F178A">
        <w:rPr>
          <w:rtl/>
        </w:rPr>
        <w:t xml:space="preserve"> </w:t>
      </w:r>
      <w:ins w:id="102353" w:author="קלוד" w:date="2026-10-11T13:11:34Z">
        <w:r>
          <w:rPr>
            <w:rtl/>
          </w:rPr>
          <w:t xml:space="preserve">מחייב,</w:t>
        </w:r>
      </w:ins>
      <w:del w:id="102354" w:author="קלוד" w:date="2026-10-11T13:11:34Z">
        <w:r w:rsidRPr="006F178A">
          <w:rPr>
            <w:rtl/>
          </w:rPr>
          <w:delText xml:space="preserve">מחייב</w:delText>
        </w:r>
      </w:del>
      <w:r w:rsidRPr="006F178A">
        <w:rPr>
          <w:rtl/>
        </w:rPr>
        <w:t xml:space="preserve"> </w:t>
      </w:r>
      <w:ins w:id="102351" w:author="קלוד" w:date="2026-10-11T13:11:34Z">
        <w:r>
          <w:rPr>
            <w:rtl/>
          </w:rPr>
          <w:t xml:space="preserve">ונחלקו</w:t>
        </w:r>
      </w:ins>
      <w:del w:id="102352" w:author="קלוד" w:date="2026-10-11T13:11:34Z">
        <w:r w:rsidRPr="006F178A">
          <w:rPr>
            <w:rtl/>
          </w:rPr>
          <w:delText xml:space="preserve">ופלגי</w:delText>
        </w:r>
      </w:del>
      <w:r w:rsidRPr="006F178A">
        <w:rPr>
          <w:rtl/>
        </w:rPr>
        <w:t xml:space="preserve"> </w:t>
      </w:r>
      <w:ins w:id="94791" w:author="מנוע מכני" w:date="2026-10-11T12:04:39Z">
        <w:r>
          <w:rPr>
            <w:rtl/>
          </w:rPr>
          <w:t xml:space="preserve">אם </w:t>
        </w:r>
      </w:ins>
      <w:del w:id="94792" w:author="מנוע מכני" w:date="2026-10-11T12:04:39Z">
        <w:r w:rsidRPr="006F178A">
          <w:rPr>
            <w:rtl/>
          </w:rPr>
          <w:delText xml:space="preserve">אי </w:delText>
        </w:r>
      </w:del>
      <w:r w:rsidRPr="006F178A">
        <w:rPr>
          <w:rtl/>
        </w:rPr>
        <w:t xml:space="preserve">אבות</w:t>
      </w:r>
      <w:ins w:id="102349" w:author="קלוד" w:date="2026-10-11T13:11:34Z">
        <w:r>
          <w:rPr>
            <w:rtl/>
          </w:rPr>
          <w:t xml:space="preserve"> הם </w:t>
        </w:r>
      </w:ins>
      <w:del w:id="102350" w:author="קלוד" w:date="2026-10-11T13:11:34Z">
        <w:r w:rsidRPr="006F178A">
          <w:rPr>
            <w:rtl/>
          </w:rPr>
          <w:delText xml:space="preserve"> </w:delText>
        </w:r>
      </w:del>
      <w:ins w:id="94793" w:author="מנוע מכני" w:date="2026-10-11T12:04:39Z">
        <w:r>
          <w:rPr>
            <w:rtl/>
          </w:rPr>
          <w:t xml:space="preserve">אם </w:t>
        </w:r>
      </w:ins>
      <w:del w:id="94794" w:author="מנוע מכני" w:date="2026-10-11T12:04:39Z">
        <w:r w:rsidRPr="006F178A">
          <w:rPr>
            <w:rtl/>
          </w:rPr>
          <w:delText xml:space="preserve">אי </w:delText>
        </w:r>
      </w:del>
      <w:ins w:id="102347" w:author="קלוד" w:date="2026-10-11T13:11:34Z">
        <w:r>
          <w:rPr>
            <w:rtl/>
          </w:rPr>
          <w:t xml:space="preserve">תולדות.</w:t>
        </w:r>
      </w:ins>
      <w:del w:id="102348" w:author="קלוד" w:date="2026-10-11T13:11:34Z">
        <w:r w:rsidRPr="006F178A">
          <w:rPr>
            <w:rtl/>
          </w:rPr>
          <w:delText xml:space="preserve">תולדות </w:delText>
        </w:r>
        <w:r>
          <w:rPr>
            <w:rtl/>
          </w:rPr>
          <w:delText xml:space="preserve">הם</w:delText>
        </w:r>
      </w:del>
      <w:ins w:id="93169" w:author="מנוע מכני" w:date="2026-10-11T12:04:39Z"/>
      <w:del w:id="93170" w:author="מנוע מכני" w:date="2026-10-11T12:04:39Z">
        <w:r w:rsidRPr="006F178A">
          <w:rPr>
            <w:rtl/>
          </w:rPr>
          <w:delText xml:space="preserve">נינהו</w:delText>
        </w:r>
      </w:del>
    </w:p>
    <w:p w:rsidR="00E9703F" w:rsidRPr="006F178A" w:rsidRDefault="00E9703F" w:rsidP="00E9703F">
      <w:pPr>
        <w:rPr>
          <w:rtl/>
        </w:rPr>
      </w:pPr>
      <w:r w:rsidRPr="006F178A">
        <w:rPr>
          <w:rStyle w:val="2fb"/>
          <w:rtl/>
        </w:rPr>
        <w:t xml:space="preserve">ור"י</w:t>
      </w:r>
      <w:r w:rsidRPr="006F178A">
        <w:rPr>
          <w:rtl/>
        </w:rPr>
        <w:t xml:space="preserve"> אבות </w:t>
      </w:r>
      <w:ins w:id="93171" w:author="מנוע מכני" w:date="2026-10-11T12:04:39Z">
        <w:r>
          <w:rPr>
            <w:rtl/>
          </w:rPr>
          <w:t xml:space="preserve">הם</w:t>
        </w:r>
      </w:ins>
      <w:del w:id="93172" w:author="מנוע מכני" w:date="2026-10-11T12:04:39Z">
        <w:r w:rsidRPr="006F178A">
          <w:rPr>
            <w:rtl/>
          </w:rPr>
          <w:delText xml:space="preserve">נינהו</w:delText>
        </w:r>
      </w:del>
      <w:r w:rsidRPr="006F178A">
        <w:rPr>
          <w:rtl/>
        </w:rPr>
        <w:t xml:space="preserve">.</w:t>
      </w:r>
    </w:p>
    <w:p w:rsidR="00E9703F" w:rsidRPr="006F178A" w:rsidRDefault="00E9703F" w:rsidP="00E9703F">
      <w:pPr>
        <w:rPr>
          <w:rtl/>
        </w:rPr>
      </w:pPr>
      <w:r w:rsidRPr="006F178A">
        <w:rPr>
          <w:rtl/>
        </w:rPr>
        <w:t xml:space="preserve">איתמר </w:t>
      </w:r>
      <w:ins w:id="91479" w:author="מנוע מכני" w:date="2026-10-11T12:04:39Z">
        <w:r>
          <w:rPr>
            <w:rtl/>
          </w:rPr>
          <w:t xml:space="preserve">גם</w:t>
        </w:r>
      </w:ins>
      <w:del w:id="91480" w:author="מנוע מכני" w:date="2026-10-11T12:04:39Z">
        <w:r w:rsidRPr="006F178A">
          <w:rPr>
            <w:rtl/>
          </w:rPr>
          <w:delText xml:space="preserve">נמי</w:delText>
        </w:r>
      </w:del>
      <w:r w:rsidRPr="006F178A">
        <w:rPr>
          <w:rtl/>
        </w:rPr>
        <w:t xml:space="preserve">, </w:t>
      </w:r>
      <w:r w:rsidRPr="006F178A">
        <w:rPr>
          <w:rStyle w:val="2fb"/>
          <w:rtl/>
        </w:rPr>
        <w:t xml:space="preserve">רבה</w:t>
      </w:r>
      <w:r w:rsidRPr="006F178A">
        <w:rPr>
          <w:rtl/>
        </w:rPr>
        <w:t xml:space="preserve"> </w:t>
      </w:r>
      <w:r w:rsidRPr="006F178A">
        <w:rPr>
          <w:rStyle w:val="2fb"/>
          <w:rtl/>
        </w:rPr>
        <w:t xml:space="preserve">ורב יוסף</w:t>
      </w:r>
      <w:r w:rsidRPr="006F178A">
        <w:rPr>
          <w:rtl/>
        </w:rPr>
        <w:t xml:space="preserve"> </w:t>
      </w:r>
      <w:ins w:id="91477" w:author="מנוע מכני" w:date="2026-10-11T12:04:39Z">
        <w:r>
          <w:rPr>
            <w:rtl/>
          </w:rPr>
          <w:t xml:space="preserve">דאמרו</w:t>
        </w:r>
      </w:ins>
      <w:del w:id="91478" w:author="מנוע מכני" w:date="2026-10-11T12:04:39Z">
        <w:r w:rsidRPr="006F178A">
          <w:rPr>
            <w:rtl/>
          </w:rPr>
          <w:delText xml:space="preserve">דאמרי</w:delText>
        </w:r>
      </w:del>
      <w:r w:rsidRPr="006F178A">
        <w:rPr>
          <w:rtl/>
        </w:rPr>
        <w:t xml:space="preserve"> </w:t>
      </w:r>
      <w:ins w:id="90369" w:author="Claude - סמנטי" w:date="2026-10-11T12:28:21Z">
        <w:r>
          <w:rPr>
            <w:rtl/>
          </w:rPr>
          <w:t xml:space="preserve">שניהם</w:t>
        </w:r>
      </w:ins>
      <w:del w:id="90370" w:author="Claude - סמנטי" w:date="2026-10-11T12:28:21Z">
        <w:r w:rsidRPr="006F178A">
          <w:rPr>
            <w:rtl/>
          </w:rPr>
          <w:delText xml:space="preserve">תרווייהו</w:delText>
        </w:r>
      </w:del>
      <w:r w:rsidRPr="006F178A">
        <w:rPr>
          <w:rtl/>
        </w:rPr>
        <w:t xml:space="preserve">: </w:t>
      </w:r>
      <w:r w:rsidRPr="006F178A">
        <w:rPr>
          <w:rtl/>
        </w:rPr>
        <w:t xml:space="preserve">לא</w:t>
      </w:r>
      <w:r w:rsidRPr="006F178A">
        <w:rPr>
          <w:rtl/>
        </w:rPr>
        <w:t xml:space="preserve"> חייב </w:t>
      </w:r>
      <w:ins w:id="90425" w:author="מנוע מכני" w:date="2026-10-11T12:04:39Z">
        <w:r>
          <w:rPr>
            <w:rStyle w:val="2fb"/>
            <w:rtl/>
          </w:rPr>
          <w:t xml:space="preserve">ר"י</w:t>
        </w:r>
      </w:ins>
      <w:del w:id="90426" w:author="מנוע מכני" w:date="2026-10-11T12:04:39Z">
        <w:r w:rsidRPr="006F178A">
          <w:rPr>
            <w:rtl/>
          </w:rPr>
          <w:delText xml:space="preserve">רבי יהודה</w:delText>
        </w:r>
      </w:del>
      <w:r w:rsidRPr="006F178A">
        <w:rPr>
          <w:rtl/>
        </w:rPr>
        <w:t xml:space="preserve"> אלא אחת.</w:t>
      </w:r>
    </w:p>
    <w:p>
      <w:pPr>
        <w:pStyle w:val="afffff8"/>
        <w:rPr>
          <w:ins w:id="90587" w:author="קלוד" w:date="2026-10-11T12:33:55Z"/>
        </w:rPr>
      </w:pPr>
      <w:ins w:id="90588" w:author="קלוד" w:date="2026-10-11T12:33:55Z">
        <w:r>
          <w:rPr>
            <w:color w:val="7B3F00"/>
          </w:rPr>
          <w:t xml:space="preserve">נתכוון לזרוק שמונה וזרק ארבע, ולהיפך</w:t>
        </w:r>
      </w:ins>
    </w:p>
    <w:p w:rsidR="00E9703F" w:rsidRPr="006F178A" w:rsidRDefault="00E9703F" w:rsidP="00E9703F">
      <w:pPr>
        <w:rPr>
          <w:rtl/>
        </w:rPr>
      </w:pPr>
      <w:r w:rsidRPr="006F178A">
        <w:rPr>
          <w:rtl/>
        </w:rPr>
        <w:t>•</w:t>
      </w:r>
      <w:r w:rsidRPr="006F178A">
        <w:rPr>
          <w:rFonts w:hint="cs"/>
          <w:rtl/>
        </w:rPr>
        <w:t xml:space="preserve"> </w:t>
      </w:r>
      <w:r w:rsidRPr="006F178A">
        <w:rPr>
          <w:rtl/>
        </w:rPr>
        <w:t>נתכוון לזרוק שמנה וזרק ארבע - הרי כתב שם משמעון.</w:t>
      </w:r>
    </w:p>
    <w:p w:rsidR="00E9703F" w:rsidRPr="006F178A" w:rsidRDefault="00E9703F" w:rsidP="00E9703F">
      <w:pPr>
        <w:rPr>
          <w:rtl/>
        </w:rPr>
      </w:pPr>
      <w:r w:rsidRPr="006F178A">
        <w:rPr>
          <w:rStyle w:val="afffe"/>
          <w:rFonts w:ascii="Fb Fontext" w:hAnsi="Fb Fontext"/>
          <w:rtl/>
        </w:rPr>
        <w:t>ונדחה</w:t>
      </w:r>
      <w:r w:rsidRPr="006F178A">
        <w:rPr>
          <w:rtl/>
        </w:rPr>
        <w:t xml:space="preserve"> דיש לחלק בין שם משמעון שנתכוין לכתוב שם.</w:t>
      </w:r>
      <w:r w:rsidRPr="006F178A">
        <w:rPr>
          <w:rFonts w:hint="cs"/>
          <w:rtl/>
        </w:rPr>
        <w:t xml:space="preserve"> </w:t>
      </w:r>
      <w:r w:rsidRPr="006F178A">
        <w:rPr>
          <w:rtl/>
        </w:rPr>
        <w:t xml:space="preserve">משא"כ</w:t>
      </w:r>
      <w:r w:rsidRPr="006F178A">
        <w:rPr>
          <w:rtl/>
        </w:rPr>
        <w:t xml:space="preserve"> בשמונה וזרק ארבע דיש סיבה לפוטרו.</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נתכוון לזרוק ארבע וזרק </w:t>
      </w:r>
      <w:ins w:id="102383" w:author="קלוד" w:date="2026-10-11T13:11:34Z">
        <w:r>
          <w:rPr>
            <w:rtl/>
          </w:rPr>
          <w:t xml:space="preserve">שמנה,</w:t>
        </w:r>
      </w:ins>
      <w:del w:id="102384" w:author="קלוד" w:date="2026-10-11T13:11:34Z">
        <w:r w:rsidRPr="006F178A">
          <w:rPr>
            <w:rtl/>
          </w:rPr>
          <w:delText xml:space="preserve">שמנה</w:delText>
        </w:r>
      </w:del>
      <w:r w:rsidRPr="006F178A">
        <w:rPr>
          <w:rtl/>
        </w:rPr>
        <w:t xml:space="preserve"> </w:t>
      </w:r>
      <w:ins w:id="102381" w:author="קלוד" w:date="2026-10-11T13:11:34Z">
        <w:r>
          <w:rPr>
            <w:rtl/>
          </w:rPr>
          <w:t xml:space="preserve">מהו:</w:t>
        </w:r>
      </w:ins>
      <w:del w:id="102382" w:author="קלוד" w:date="2026-10-11T13:11:34Z">
        <w:r w:rsidRPr="006F178A">
          <w:rPr>
            <w:rtl/>
          </w:rPr>
          <w:delText xml:space="preserve">מהו</w:delText>
        </w:r>
      </w:del>
      <w:r w:rsidRPr="006F178A">
        <w:rPr>
          <w:rtl/>
        </w:rPr>
        <w:t xml:space="preserve"> </w:t>
      </w:r>
      <w:ins w:id="94795" w:author="מנוע מכני" w:date="2026-10-11T12:04:39Z">
        <w:r>
          <w:rPr>
            <w:rtl/>
          </w:rPr>
          <w:t xml:space="preserve">אם </w:t>
        </w:r>
      </w:ins>
      <w:del w:id="94796" w:author="מנוע מכני" w:date="2026-10-11T12:04:39Z">
        <w:r w:rsidRPr="006F178A">
          <w:rPr>
            <w:rtl/>
          </w:rPr>
          <w:delText xml:space="preserve">אי </w:delText>
        </w:r>
      </w:del>
      <w:ins w:id="102379" w:author="קלוד" w:date="2026-10-11T13:11:34Z">
        <w:r>
          <w:rPr>
            <w:rtl/>
          </w:rPr>
          <w:t xml:space="preserve">אומרים</w:t>
        </w:r>
      </w:ins>
      <w:del w:id="102380" w:author="קלוד" w:date="2026-10-11T13:11:34Z">
        <w:r>
          <w:rPr>
            <w:rtl/>
          </w:rPr>
          <w:delText xml:space="preserve">אמרי'</w:delText>
        </w:r>
      </w:del>
      <w:r w:rsidRPr="006F178A">
        <w:rPr>
          <w:rtl/>
        </w:rPr>
        <w:t xml:space="preserve"> </w:t>
      </w:r>
      <w:ins w:id="102377" w:author="קלוד" w:date="2026-10-11T13:11:34Z">
        <w:r>
          <w:rPr>
            <w:rtl/>
          </w:rPr>
          <w:t xml:space="preserve">הרי</w:t>
        </w:r>
      </w:ins>
      <w:del w:id="102378" w:author="קלוד" w:date="2026-10-11T13:11:34Z">
        <w:r w:rsidRPr="006F178A">
          <w:rPr>
            <w:rtl/>
          </w:rPr>
          <w:delText xml:space="preserve">הא</w:delText>
        </w:r>
      </w:del>
      <w:r w:rsidRPr="006F178A">
        <w:rPr>
          <w:rtl/>
        </w:rPr>
        <w:t xml:space="preserve"> </w:t>
      </w:r>
      <w:ins w:id="102375" w:author="קלוד" w:date="2026-10-11T13:11:34Z">
        <w:r>
          <w:rPr>
            <w:rtl/>
          </w:rPr>
          <w:t xml:space="preserve">הוציא,</w:t>
        </w:r>
      </w:ins>
      <w:del w:id="102376" w:author="קלוד" w:date="2026-10-11T13:11:34Z">
        <w:r w:rsidRPr="006F178A">
          <w:rPr>
            <w:rtl/>
          </w:rPr>
          <w:delText xml:space="preserve">אפיק </w:delText>
        </w:r>
        <w:r>
          <w:rPr>
            <w:rtl/>
          </w:rPr>
          <w:delText xml:space="preserve">לו</w:delText>
        </w:r>
      </w:del>
      <w:ins w:id="93173" w:author="מנוע מכני" w:date="2026-10-11T12:04:39Z"/>
      <w:del w:id="93174" w:author="מנוע מכני" w:date="2026-10-11T12:04:39Z">
        <w:r w:rsidRPr="006F178A">
          <w:rPr>
            <w:rtl/>
          </w:rPr>
          <w:delText xml:space="preserve">ליה</w:delText>
        </w:r>
      </w:del>
      <w:r w:rsidRPr="006F178A">
        <w:rPr>
          <w:rtl/>
        </w:rPr>
        <w:t xml:space="preserve"> או </w:t>
      </w:r>
      <w:ins w:id="91481" w:author="מנוע מכני" w:date="2026-10-11T12:04:39Z">
        <w:ins w:id="102373" w:author="קלוד" w:date="2026-10-11T13:11:34Z">
          <w:r>
            <w:rPr>
              <w:rStyle w:val="afffffe"/>
              <w:rtl/>
            </w:rPr>
            <w:t xml:space="preserve">פטור</w:t>
          </w:r>
        </w:ins>
        <w:del w:id="102374" w:author="קלוד" w:date="2026-10-11T13:11:34Z">
          <w:r>
            <w:rPr>
              <w:rtl/>
            </w:rPr>
            <w:delText xml:space="preserve">דמקום</w:delText>
          </w:r>
        </w:del>
      </w:ins>
      <w:del w:id="91482" w:author="מנוע מכני" w:date="2026-10-11T12:04:39Z">
        <w:r w:rsidRPr="006F178A">
          <w:rPr>
            <w:rtl/>
          </w:rPr>
          <w:delText xml:space="preserve">דהיכא</w:delText>
        </w:r>
      </w:del>
      <w:r w:rsidRPr="006F178A">
        <w:rPr>
          <w:rtl/>
        </w:rPr>
        <w:t xml:space="preserve"> </w:t>
      </w:r>
      <w:ins w:id="102371" w:author="קלוד" w:date="2026-10-11T13:11:34Z">
        <w:r>
          <w:rPr>
            <w:rtl/>
          </w:rPr>
          <w:t xml:space="preserve">שלא</w:t>
        </w:r>
      </w:ins>
      <w:del w:id="102372" w:author="קלוד" w:date="2026-10-11T13:11:34Z">
        <w:r w:rsidRPr="006F178A">
          <w:rPr>
            <w:rtl/>
          </w:rPr>
          <w:delText xml:space="preserve">דבעי</w:delText>
        </w:r>
      </w:del>
      <w:r w:rsidRPr="006F178A">
        <w:rPr>
          <w:rtl/>
        </w:rPr>
        <w:t xml:space="preserve"> </w:t>
      </w:r>
      <w:ins w:id="102369" w:author="קלוד" w:date="2026-10-11T13:11:34Z">
        <w:r>
          <w:rPr>
            <w:rtl/>
          </w:rPr>
          <w:t xml:space="preserve">נח</w:t>
        </w:r>
      </w:ins>
      <w:del w:id="102370" w:author="קלוד" w:date="2026-10-11T13:11:34Z">
        <w:r w:rsidRPr="006F178A">
          <w:rPr>
            <w:rtl/>
          </w:rPr>
          <w:delText xml:space="preserve">אלא</w:delText>
        </w:r>
      </w:del>
      <w:r w:rsidRPr="006F178A">
        <w:rPr>
          <w:rtl/>
        </w:rPr>
        <w:t xml:space="preserve"> </w:t>
      </w:r>
      <w:ins w:id="102367" w:author="קלוד" w:date="2026-10-11T13:11:34Z">
        <w:r>
          <w:rPr>
            <w:rtl/>
          </w:rPr>
          <w:t xml:space="preserve">במקום שרצה.</w:t>
        </w:r>
      </w:ins>
      <w:del w:id="102368" w:author="קלוד" w:date="2026-10-11T13:11:34Z">
        <w:r w:rsidRPr="006F178A">
          <w:rPr>
            <w:rtl/>
          </w:rPr>
          <w:delText xml:space="preserve">נח.</w:delText>
        </w:r>
      </w:del>
    </w:p>
    <w:p w:rsidR="00E9703F" w:rsidRPr="004640F6" w:rsidRDefault="00E9703F" w:rsidP="00E9703F">
      <w:pPr>
        <w:rPr>
          <w:spacing w:val="-4"/>
          <w:rtl/>
        </w:rPr>
      </w:pPr>
      <w:ins w:id="102401" w:author="קלוד" w:date="2026-10-11T13:11:34Z">
        <w:r>
          <w:rPr>
            <w:spacing w:val="-4"/>
            <w:rtl/>
          </w:rPr>
          <w:t xml:space="preserve">והשיב:</w:t>
        </w:r>
      </w:ins>
      <w:del w:id="102402" w:author="קלוד" w:date="2026-10-11T13:11:34Z">
        <w:r w:rsidRPr="004640F6">
          <w:rPr>
            <w:spacing w:val="-4"/>
            <w:rtl/>
          </w:rPr>
          <w:delText xml:space="preserve">והשיב</w:delText>
        </w:r>
      </w:del>
      <w:r w:rsidRPr="004640F6">
        <w:rPr>
          <w:spacing w:val="-4"/>
          <w:rtl/>
        </w:rPr>
        <w:t xml:space="preserve"> </w:t>
      </w:r>
      <w:ins w:id="102399" w:author="קלוד" w:date="2026-10-11T13:11:34Z">
        <w:r>
          <w:rPr>
            <w:spacing w:val="-4"/>
            <w:rtl/>
          </w:rPr>
          <w:t xml:space="preserve">מדאמר</w:t>
        </w:r>
      </w:ins>
      <w:del w:id="102400" w:author="קלוד" w:date="2026-10-11T13:11:34Z">
        <w:r w:rsidRPr="004640F6">
          <w:rPr>
            <w:spacing w:val="-4"/>
            <w:rtl/>
          </w:rPr>
          <w:delText xml:space="preserve">על</w:delText>
        </w:r>
      </w:del>
      <w:r w:rsidRPr="004640F6">
        <w:rPr>
          <w:spacing w:val="-4"/>
          <w:rtl/>
        </w:rPr>
        <w:t xml:space="preserve"> </w:t>
      </w:r>
      <w:ins w:id="102397" w:author="קלוד" w:date="2026-10-11T13:11:34Z">
        <w:r>
          <w:rPr>
            <w:spacing w:val="-4"/>
            <w:rtl/>
          </w:rPr>
          <w:t xml:space="preserve">דווקא</w:t>
        </w:r>
      </w:ins>
      <w:del w:id="102398" w:author="קלוד" w:date="2026-10-11T13:11:34Z">
        <w:r w:rsidRPr="004640F6">
          <w:rPr>
            <w:spacing w:val="-4"/>
            <w:rtl/>
          </w:rPr>
          <w:delText xml:space="preserve">זה דמזה שדווקא </w:delText>
        </w:r>
        <w:r w:rsidRPr="004640F6">
          <w:rPr>
            <w:spacing w:val="-4"/>
            <w:rtl/>
          </w:rPr>
          <w:delText xml:space="preserve">אמר</w:delText>
        </w:r>
      </w:del>
      <w:r w:rsidRPr="004640F6">
        <w:rPr>
          <w:spacing w:val="-4"/>
          <w:rtl/>
        </w:rPr>
        <w:t xml:space="preserve"> כל מקום שתרצה </w:t>
      </w:r>
      <w:ins w:id="102395" w:author="קלוד" w:date="2026-10-11T13:11:34Z">
        <w:r>
          <w:rPr>
            <w:spacing w:val="-4"/>
            <w:rtl/>
          </w:rPr>
          <w:t xml:space="preserve">תנוח,</w:t>
        </w:r>
      </w:ins>
      <w:del w:id="102396" w:author="קלוד" w:date="2026-10-11T13:11:34Z">
        <w:r w:rsidRPr="004640F6">
          <w:rPr>
            <w:spacing w:val="-4"/>
            <w:rtl/>
          </w:rPr>
          <w:delText xml:space="preserve">תנוח</w:delText>
        </w:r>
      </w:del>
      <w:r w:rsidRPr="004640F6">
        <w:rPr>
          <w:spacing w:val="-4"/>
          <w:rtl/>
        </w:rPr>
        <w:t xml:space="preserve"> משמע </w:t>
      </w:r>
      <w:ins w:id="102393" w:author="קלוד" w:date="2026-10-11T13:11:34Z">
        <w:r>
          <w:rPr>
            <w:spacing w:val="-4"/>
            <w:rtl/>
          </w:rPr>
          <w:t xml:space="preserve">שאל"ה</w:t>
        </w:r>
      </w:ins>
      <w:del w:id="102394" w:author="קלוד" w:date="2026-10-11T13:11:34Z">
        <w:r w:rsidRPr="004640F6">
          <w:rPr>
            <w:spacing w:val="-4"/>
            <w:rtl/>
          </w:rPr>
          <w:delText xml:space="preserve">דאל"ה</w:delText>
        </w:r>
      </w:del>
      <w:r w:rsidRPr="004640F6">
        <w:rPr>
          <w:spacing w:val="-4"/>
          <w:rtl/>
        </w:rPr>
        <w:t xml:space="preserve"> </w:t>
      </w:r>
      <w:ins w:id="102391" w:author="קלוד" w:date="2026-10-11T13:11:34Z">
        <w:r>
          <w:rPr>
            <w:spacing w:val="-4"/>
            <w:rtl/>
          </w:rPr>
          <w:t xml:space="preserve">חייב</w:t>
        </w:r>
      </w:ins>
      <w:del w:id="102392" w:author="קלוד" w:date="2026-10-11T13:11:34Z">
        <w:r w:rsidRPr="004640F6">
          <w:rPr>
            <w:spacing w:val="-4"/>
            <w:rtl/>
          </w:rPr>
          <w:delText xml:space="preserve">דווקא</w:delText>
        </w:r>
      </w:del>
      <w:r w:rsidRPr="004640F6">
        <w:rPr>
          <w:spacing w:val="-4"/>
          <w:rtl/>
        </w:rPr>
        <w:t xml:space="preserve"> </w:t>
      </w:r>
      <w:ins w:id="102389" w:author="קלוד" w:date="2026-10-11T13:11:34Z">
        <w:r>
          <w:rPr>
            <w:spacing w:val="-4"/>
            <w:rtl/>
          </w:rPr>
          <w:t xml:space="preserve">רק</w:t>
        </w:r>
      </w:ins>
      <w:del w:id="102390" w:author="קלוד" w:date="2026-10-11T13:11:34Z">
        <w:r w:rsidRPr="004640F6">
          <w:rPr>
            <w:spacing w:val="-4"/>
            <w:rtl/>
          </w:rPr>
          <w:delText xml:space="preserve">איפה</w:delText>
        </w:r>
      </w:del>
      <w:r w:rsidRPr="004640F6">
        <w:rPr>
          <w:spacing w:val="-4"/>
          <w:rtl/>
        </w:rPr>
        <w:t xml:space="preserve"> </w:t>
      </w:r>
      <w:ins w:id="102387" w:author="קלוד" w:date="2026-10-11T13:11:34Z">
        <w:r>
          <w:rPr>
            <w:spacing w:val="-4"/>
            <w:rtl/>
          </w:rPr>
          <w:t xml:space="preserve">במקום</w:t>
        </w:r>
      </w:ins>
      <w:del w:id="102388" w:author="קלוד" w:date="2026-10-11T13:11:34Z">
        <w:r w:rsidRPr="004640F6">
          <w:rPr>
            <w:spacing w:val="-4"/>
            <w:rtl/>
          </w:rPr>
          <w:delText xml:space="preserve">שחישב</w:delText>
        </w:r>
      </w:del>
      <w:r w:rsidRPr="004640F6">
        <w:rPr>
          <w:spacing w:val="-4"/>
          <w:rtl/>
        </w:rPr>
        <w:t xml:space="preserve"> </w:t>
      </w:r>
      <w:ins w:id="102385" w:author="קלוד" w:date="2026-10-11T13:11:34Z">
        <w:r>
          <w:rPr>
            <w:spacing w:val="-4"/>
            <w:rtl/>
          </w:rPr>
          <w:t xml:space="preserve">שחישב.</w:t>
        </w:r>
      </w:ins>
      <w:del w:id="102386" w:author="קלוד" w:date="2026-10-11T13:11:34Z">
        <w:r w:rsidRPr="004640F6">
          <w:rPr>
            <w:spacing w:val="-4"/>
            <w:rtl/>
          </w:rPr>
          <w:delText xml:space="preserve">חייב.</w:delText>
        </w:r>
      </w:del>
    </w:p>
    <w:p w:rsidR="00E9703F" w:rsidRPr="006F178A" w:rsidRDefault="00E9703F" w:rsidP="00E9703F">
      <w:pPr>
        <w:rPr>
          <w:rtl/>
        </w:rPr>
      </w:pPr>
      <w:r w:rsidRPr="006F178A">
        <w:rPr>
          <w:rtl/>
        </w:rPr>
        <w:t>•</w:t>
      </w:r>
      <w:r w:rsidRPr="006F178A">
        <w:rPr>
          <w:rFonts w:hint="cs"/>
          <w:rtl/>
        </w:rPr>
        <w:t xml:space="preserve"> זורק </w:t>
      </w:r>
      <w:r w:rsidRPr="006F178A">
        <w:rPr>
          <w:rStyle w:val="2fb"/>
          <w:rFonts w:hint="cs"/>
          <w:rtl/>
        </w:rPr>
        <w:t xml:space="preserve">מרה</w:t>
      </w:r>
      <w:r w:rsidRPr="006F178A">
        <w:rPr>
          <w:rStyle w:val="2fb"/>
          <w:rtl/>
        </w:rPr>
        <w:t>"</w:t>
      </w:r>
      <w:r w:rsidRPr="006F178A">
        <w:rPr>
          <w:rStyle w:val="2fb"/>
          <w:rFonts w:hint="cs"/>
          <w:rtl/>
        </w:rPr>
        <w:t xml:space="preserve">ר</w:t>
      </w:r>
      <w:r w:rsidRPr="006F178A">
        <w:rPr>
          <w:rFonts w:hint="cs"/>
          <w:rtl/>
        </w:rPr>
        <w:t xml:space="preserve"> </w:t>
      </w:r>
      <w:r w:rsidRPr="006F178A">
        <w:rPr>
          <w:rStyle w:val="2fb"/>
          <w:rFonts w:hint="cs"/>
          <w:rtl/>
        </w:rPr>
        <w:t xml:space="preserve">לרה</w:t>
      </w:r>
      <w:r w:rsidRPr="006F178A">
        <w:rPr>
          <w:rStyle w:val="2fb"/>
          <w:rtl/>
        </w:rPr>
        <w:t>"</w:t>
      </w:r>
      <w:r w:rsidRPr="006F178A">
        <w:rPr>
          <w:rStyle w:val="2fb"/>
          <w:rFonts w:hint="cs"/>
          <w:rtl/>
        </w:rPr>
        <w:t xml:space="preserve">ר</w:t>
      </w:r>
      <w:r w:rsidRPr="006F178A">
        <w:rPr>
          <w:rFonts w:hint="cs"/>
          <w:rtl/>
        </w:rPr>
        <w:t xml:space="preserve"> </w:t>
      </w:r>
      <w:r w:rsidRPr="006F178A">
        <w:rPr>
          <w:rStyle w:val="2fb"/>
          <w:rFonts w:hint="cs"/>
          <w:rtl/>
        </w:rPr>
        <w:t xml:space="preserve">ורה</w:t>
      </w:r>
      <w:r w:rsidRPr="006F178A">
        <w:rPr>
          <w:rStyle w:val="2fb"/>
          <w:rtl/>
        </w:rPr>
        <w:t>"</w:t>
      </w:r>
      <w:r w:rsidRPr="006F178A">
        <w:rPr>
          <w:rStyle w:val="2fb"/>
          <w:rFonts w:hint="cs"/>
          <w:rtl/>
        </w:rPr>
        <w:t xml:space="preserve">י</w:t>
      </w:r>
      <w:r w:rsidRPr="006F178A">
        <w:rPr>
          <w:rFonts w:hint="cs"/>
          <w:rtl/>
        </w:rPr>
        <w:t xml:space="preserve"> באמצע </w:t>
      </w:r>
      <w:r w:rsidRPr="006F178A">
        <w:rPr>
          <w:rtl/>
        </w:rPr>
        <w:t xml:space="preserve">חייב, פחות מד"א פטור </w:t>
      </w:r>
      <w:r w:rsidRPr="006F178A">
        <w:rPr>
          <w:rtl/>
        </w:rPr>
        <w:t xml:space="preserve">וקמ"ל</w:t>
      </w:r>
      <w:r w:rsidRPr="006F178A">
        <w:rPr>
          <w:rtl/>
        </w:rPr>
        <w:t xml:space="preserve"> רשויות מצטרפות, ולא </w:t>
      </w:r>
      <w:ins w:id="91483" w:author="מנוע מכני" w:date="2026-10-11T12:04:39Z">
        <w:r>
          <w:rPr>
            <w:rtl/>
          </w:rPr>
          <w:t xml:space="preserve">אומרים</w:t>
        </w:r>
      </w:ins>
      <w:del w:id="91484" w:author="מנוע מכני" w:date="2026-10-11T12:04:39Z">
        <w:r w:rsidRPr="006F178A">
          <w:rPr>
            <w:rtl/>
          </w:rPr>
          <w:delText xml:space="preserve">אמרינן</w:delText>
        </w:r>
      </w:del>
      <w:r w:rsidRPr="006F178A">
        <w:rPr>
          <w:rtl/>
        </w:rPr>
        <w:t xml:space="preserve"> קלוטה כמה שהונחה.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צח.</w:t>
      </w:r>
    </w:p>
    <w:p>
      <w:pPr>
        <w:pStyle w:val="afffff8"/>
        <w:rPr>
          <w:ins w:id="90585" w:author="קלוד" w:date="2026-10-11T12:33:55Z"/>
        </w:rPr>
      </w:pPr>
      <w:ins w:id="90586" w:author="קלוד" w:date="2026-10-11T12:33:55Z">
        <w:r>
          <w:rPr>
            <w:color w:val="7B3F00"/>
          </w:rPr>
          <w:t xml:space="preserve">רה"ר מקורה - פטור, ומידות עגלות הלויים</w:t>
        </w:r>
      </w:ins>
    </w:p>
    <w:p w:rsidR="00E9703F" w:rsidRPr="006F178A" w:rsidRDefault="00E9703F" w:rsidP="00E9703F">
      <w:pPr>
        <w:rPr>
          <w:rStyle w:val="afffe"/>
          <w:rFonts w:ascii="Fb Fontext" w:hAnsi="Fb Fontext"/>
          <w:rtl/>
        </w:rPr>
      </w:pPr>
      <w:r w:rsidRPr="006F178A">
        <w:rPr>
          <w:rFonts w:ascii="Fb Fontext" w:hAnsi="Fb Fontext"/>
          <w:rtl/>
        </w:rPr>
        <w:t>•</w:t>
      </w:r>
      <w:r w:rsidRPr="006F178A">
        <w:rPr>
          <w:rFonts w:ascii="Fb Fontext" w:hAnsi="Fb Fontext" w:hint="cs"/>
          <w:rtl/>
        </w:rPr>
        <w:t xml:space="preserve"> מעביר ד' אמות </w:t>
      </w:r>
      <w:r w:rsidRPr="006F178A">
        <w:rPr>
          <w:rFonts w:ascii="Fb Fontext" w:hAnsi="Fb Fontext" w:hint="cs"/>
          <w:rtl/>
        </w:rPr>
        <w:t xml:space="preserve">ברה</w:t>
      </w:r>
      <w:r w:rsidRPr="006F178A">
        <w:rPr>
          <w:rFonts w:ascii="Fb Fontext" w:hAnsi="Fb Fontext"/>
          <w:rtl/>
        </w:rPr>
        <w:t>"</w:t>
      </w:r>
      <w:r w:rsidRPr="006F178A">
        <w:rPr>
          <w:rFonts w:ascii="Fb Fontext" w:hAnsi="Fb Fontext" w:hint="cs"/>
          <w:rtl/>
        </w:rPr>
        <w:t xml:space="preserve">ר</w:t>
      </w:r>
      <w:r w:rsidRPr="006F178A">
        <w:rPr>
          <w:rFonts w:ascii="Fb Fontext" w:hAnsi="Fb Fontext" w:hint="cs"/>
          <w:rtl/>
        </w:rPr>
        <w:t xml:space="preserve"> מקורה</w:t>
      </w:r>
      <w:r w:rsidRPr="006F178A">
        <w:rPr>
          <w:rFonts w:ascii="Fb Fontext" w:hAnsi="Fb Fontext"/>
          <w:rtl/>
        </w:rPr>
        <w:t>- פטור, לפי שאינו דומה לדגלי מדבר.</w:t>
      </w:r>
    </w:p>
    <w:p>
      <w:pPr>
        <w:pStyle w:val="38"/>
        <w:rPr>
          <w:ins w:id="98179" w:author="מנוע מכני" w:date="2026-10-11T12:04:39Z"/>
        </w:rPr>
      </w:pPr>
      <w:r w:rsidRPr="006F178A">
        <w:t xml:space="preserve">והך</w:t>
      </w:r>
    </w:p>
    <w:p w:rsidR="00E9703F" w:rsidRDefault="00E9703F" w:rsidP="00E9703F">
      <w:pPr>
        <w:rPr>
          <w:rtl/>
        </w:rPr>
      </w:pPr>
      <w:del w:id="98180" w:author="מנוע מכני" w:date="2026-10-11T12:04:39Z">
        <w:r w:rsidRPr="006F178A">
          <w:rPr>
            <w:rFonts w:hint="cs"/>
            <w:rtl/>
          </w:rPr>
          <w:delText xml:space="preserve"> </w:delText>
        </w:r>
      </w:del>
      <w:r w:rsidRPr="006F178A">
        <w:rPr>
          <w:rFonts w:hint="cs"/>
          <w:rtl/>
        </w:rPr>
        <w:t xml:space="preserve">דאמר דעגלות תחתיהן וצידיהן ובינהן </w:t>
      </w:r>
      <w:r w:rsidRPr="006F178A">
        <w:rPr>
          <w:rFonts w:hint="cs"/>
          <w:rtl/>
        </w:rPr>
        <w:t xml:space="preserve">רה</w:t>
      </w:r>
      <w:r w:rsidRPr="006F178A">
        <w:rPr>
          <w:rtl/>
        </w:rPr>
        <w:t>"</w:t>
      </w:r>
      <w:r w:rsidRPr="006F178A">
        <w:rPr>
          <w:rFonts w:hint="cs"/>
          <w:rtl/>
        </w:rPr>
        <w:t>ר</w:t>
      </w:r>
    </w:p>
    <w:p w:rsidR="00E9703F" w:rsidRPr="006F178A" w:rsidRDefault="00E9703F" w:rsidP="00E9703F">
      <w:pPr>
        <w:rPr>
          <w:rtl/>
        </w:rPr>
      </w:pPr>
      <w:r w:rsidRPr="006F178A">
        <w:rPr>
          <w:rFonts w:hint="cs"/>
          <w:rtl/>
        </w:rPr>
        <w:t xml:space="preserve">לא</w:t>
      </w:r>
      <w:r w:rsidRPr="006F178A">
        <w:rPr>
          <w:rFonts w:hint="cs"/>
          <w:rtl/>
        </w:rPr>
        <w:t xml:space="preserve"> </w:t>
      </w:r>
      <w:r w:rsidRPr="006F178A">
        <w:rPr>
          <w:rtl/>
        </w:rPr>
        <w:t>מיירי בדראתא אורך עגלה חמש שלושה קרשים של אמה וחצי ואמה לרווח שלשתן.</w:t>
      </w:r>
      <w:r w:rsidRPr="006F178A">
        <w:rPr>
          <w:rFonts w:hint="cs"/>
          <w:rtl/>
        </w:rPr>
        <w:t>-</w:t>
      </w:r>
      <w:r w:rsidRPr="006F178A">
        <w:rPr>
          <w:rtl/>
        </w:rPr>
        <w:t>דלבוד הוא.</w:t>
      </w:r>
    </w:p>
    <w:p w:rsidR="00E9703F" w:rsidRPr="006F178A" w:rsidRDefault="00E9703F" w:rsidP="00E9703F">
      <w:pPr>
        <w:rPr>
          <w:rtl/>
        </w:rPr>
      </w:pPr>
      <w:r w:rsidRPr="006F178A">
        <w:rPr>
          <w:rFonts w:hint="cs"/>
          <w:rtl/>
        </w:rPr>
        <w:t>ולא מיירי ד</w:t>
      </w:r>
      <w:r w:rsidRPr="006F178A">
        <w:rPr>
          <w:rtl/>
        </w:rPr>
        <w:t xml:space="preserve">הקרשים הונחו </w:t>
      </w:r>
      <w:r w:rsidRPr="006F178A">
        <w:rPr>
          <w:rtl/>
        </w:rPr>
        <w:t xml:space="preserve">ע"ג</w:t>
      </w:r>
      <w:r w:rsidRPr="006F178A">
        <w:rPr>
          <w:rtl/>
        </w:rPr>
        <w:t xml:space="preserve"> שרחב רק אמה.</w:t>
      </w:r>
    </w:p>
    <w:p w:rsidR="00E9703F" w:rsidRPr="006F178A" w:rsidRDefault="00E9703F" w:rsidP="00E9703F">
      <w:pPr>
        <w:rPr>
          <w:rStyle w:val="afffe"/>
          <w:rFonts w:ascii="Fb Fontext" w:hAnsi="Fb Fontext"/>
          <w:b/>
          <w:rtl/>
        </w:rPr>
      </w:pPr>
      <w:r w:rsidRPr="006F178A">
        <w:rPr>
          <w:rStyle w:val="afffe"/>
          <w:rFonts w:ascii="Fb Fontext" w:hAnsi="Fb Fontext"/>
          <w:rtl/>
        </w:rPr>
        <w:t>נדחה</w:t>
      </w:r>
      <w:r w:rsidRPr="006F178A">
        <w:rPr>
          <w:rtl/>
        </w:rPr>
        <w:t xml:space="preserve"> שמונח על הגב דהיינו אמה לבד עדיין יש שתי אמות סך הכל לחלק לשלוש יצא לבוד.</w:t>
      </w:r>
    </w:p>
    <w:p w:rsidR="00E9703F" w:rsidRPr="006F178A" w:rsidRDefault="00E9703F" w:rsidP="00E9703F">
      <w:pPr>
        <w:rPr>
          <w:rtl/>
        </w:rPr>
      </w:pPr>
      <w:r w:rsidRPr="006F178A">
        <w:rPr>
          <w:rStyle w:val="afffe"/>
          <w:rFonts w:ascii="Fb Fontext" w:hAnsi="Fb Fontext"/>
          <w:b/>
          <w:rtl/>
        </w:rPr>
        <w:t>ג.</w:t>
      </w:r>
      <w:r w:rsidRPr="006F178A">
        <w:rPr>
          <w:rStyle w:val="afffe"/>
          <w:rFonts w:ascii="Fb Fontext" w:hAnsi="Fb Fontext" w:hint="cs"/>
          <w:rtl/>
        </w:rPr>
        <w:t xml:space="preserve"> </w:t>
      </w:r>
      <w:r w:rsidRPr="006F178A">
        <w:rPr>
          <w:rtl/>
        </w:rPr>
        <w:t xml:space="preserve">ניחא </w:t>
      </w:r>
      <w:r w:rsidRPr="006F178A">
        <w:rPr>
          <w:rtl/>
        </w:rPr>
        <w:t xml:space="preserve">למ"ד</w:t>
      </w:r>
      <w:r w:rsidRPr="006F178A">
        <w:rPr>
          <w:rtl/>
        </w:rPr>
        <w:t xml:space="preserve"> קרשים משתפעין ללמעלה אצבע.</w:t>
      </w:r>
    </w:p>
    <w:p w:rsidR="00E9703F" w:rsidRPr="004640F6" w:rsidRDefault="00E9703F" w:rsidP="00E9703F">
      <w:pPr>
        <w:rPr>
          <w:spacing w:val="-2"/>
          <w:rtl/>
        </w:rPr>
      </w:pPr>
      <w:r w:rsidRPr="004640F6">
        <w:rPr>
          <w:spacing w:val="-2"/>
          <w:rtl/>
        </w:rPr>
        <w:t xml:space="preserve">למ"ד</w:t>
      </w:r>
      <w:r w:rsidRPr="004640F6">
        <w:rPr>
          <w:spacing w:val="-2"/>
          <w:rtl/>
        </w:rPr>
        <w:t xml:space="preserve"> קרשים למעלה ולמטה אמה היינו באטבעי.</w:t>
      </w:r>
      <w:r w:rsidRPr="004640F6">
        <w:rPr>
          <w:rFonts w:hint="cs"/>
          <w:spacing w:val="-2"/>
          <w:rtl/>
        </w:rPr>
        <w:t xml:space="preserve"> </w:t>
      </w:r>
      <w:r w:rsidRPr="004640F6">
        <w:rPr>
          <w:spacing w:val="-2"/>
          <w:rtl/>
        </w:rPr>
        <w:t>טבעותיהם שבשניהם בצדדים ובאמצע רווח.</w:t>
      </w:r>
    </w:p>
    <w:p w:rsidR="00E9703F" w:rsidRPr="006F178A" w:rsidRDefault="00E9703F" w:rsidP="00E9703F">
      <w:pPr>
        <w:rPr>
          <w:rtl/>
        </w:rPr>
      </w:pPr>
      <w:r w:rsidRPr="006F178A">
        <w:rPr>
          <w:rtl/>
        </w:rPr>
        <w:t xml:space="preserve">והעגלה עצמה </w:t>
      </w:r>
      <w:r w:rsidRPr="006F178A">
        <w:rPr>
          <w:rtl/>
        </w:rPr>
        <w:t xml:space="preserve">לא</w:t>
      </w:r>
      <w:r w:rsidRPr="006F178A">
        <w:rPr>
          <w:rtl/>
        </w:rPr>
        <w:t xml:space="preserve"> היתה מקורה אלא ביתדות.</w:t>
      </w:r>
    </w:p>
    <w:p>
      <w:pPr>
        <w:pStyle w:val="afffff8"/>
        <w:rPr>
          <w:ins w:id="90583" w:author="קלוד" w:date="2026-10-11T12:33:55Z"/>
        </w:rPr>
      </w:pPr>
      <w:ins w:id="90584" w:author="קלוד" w:date="2026-10-11T12:33:55Z">
        <w:r>
          <w:rPr>
            <w:color w:val="7B3F00"/>
          </w:rPr>
          <w:t xml:space="preserve">עובי קרשי המשכן - לר"י ולרבי נחמיה</w:t>
        </w:r>
      </w:ins>
    </w:p>
    <w:p w:rsidR="00E9703F" w:rsidRPr="006F178A" w:rsidRDefault="00E9703F" w:rsidP="00E9703F">
      <w:pPr>
        <w:rPr>
          <w:rtl/>
        </w:rPr>
      </w:pPr>
      <w:r w:rsidRPr="006F178A">
        <w:rPr>
          <w:rtl/>
        </w:rPr>
        <w:t>•</w:t>
      </w:r>
      <w:r w:rsidRPr="006F178A">
        <w:rPr>
          <w:rStyle w:val="afffe"/>
          <w:rFonts w:ascii="Fb Fontext" w:hAnsi="Fb Fontext" w:hint="cs"/>
          <w:rtl/>
        </w:rPr>
        <w:t xml:space="preserve"> </w:t>
      </w:r>
      <w:r w:rsidRPr="006F178A">
        <w:rPr>
          <w:rtl/>
        </w:rPr>
        <w:t>קרשים מלמטן עוביין אמה.</w:t>
      </w:r>
    </w:p>
    <w:p w:rsidR="00E9703F" w:rsidRPr="006F178A" w:rsidRDefault="00E9703F" w:rsidP="00E9703F">
      <w:pPr>
        <w:rPr>
          <w:rtl/>
        </w:rPr>
      </w:pPr>
      <w:r w:rsidRPr="006F178A">
        <w:rPr>
          <w:rtl/>
        </w:rPr>
        <w:t xml:space="preserve">ומלמעלן- </w:t>
      </w:r>
      <w:r w:rsidRPr="006F178A">
        <w:rPr>
          <w:rStyle w:val="2fb"/>
          <w:rtl/>
        </w:rPr>
        <w:t xml:space="preserve">לר"י</w:t>
      </w:r>
      <w:r w:rsidRPr="006F178A">
        <w:rPr>
          <w:rtl/>
        </w:rPr>
        <w:t xml:space="preserve"> כלין והולכין עד כאצבע, -</w:t>
      </w:r>
      <w:r w:rsidRPr="00523F92">
        <w:rPr>
          <w:rStyle w:val="afffff0"/>
          <w:rFonts w:hint="cs"/>
          <w:rtl/>
        </w:rPr>
        <w:t>'</w:t>
      </w:r>
      <w:r w:rsidRPr="00523F92">
        <w:rPr>
          <w:rStyle w:val="afffff0"/>
          <w:rtl/>
        </w:rPr>
        <w:t>יהיו תמים על ראשו</w:t>
      </w:r>
      <w:r w:rsidRPr="00523F92">
        <w:rPr>
          <w:rStyle w:val="afffff0"/>
          <w:rFonts w:hint="cs"/>
          <w:rtl/>
        </w:rPr>
        <w:t>'</w:t>
      </w:r>
      <w:r w:rsidRPr="00523F92">
        <w:rPr>
          <w:rStyle w:val="afffff0"/>
          <w:rtl/>
        </w:rPr>
        <w:t xml:space="preserve"> </w:t>
      </w:r>
      <w:r w:rsidRPr="006F178A">
        <w:rPr>
          <w:rtl/>
        </w:rPr>
        <w:t>ולהלן הוא אומר תמו נכרתו.</w:t>
      </w:r>
    </w:p>
    <w:p w:rsidR="00E9703F" w:rsidRPr="006F178A" w:rsidRDefault="00E9703F" w:rsidP="00E9703F">
      <w:pPr>
        <w:rPr>
          <w:rtl/>
        </w:rPr>
      </w:pPr>
      <w:r w:rsidRPr="006F178A">
        <w:rPr>
          <w:rtl/>
        </w:rPr>
        <w:tab/>
        <w:t xml:space="preserve">ר' נחמיה כשם שמלמטן כך למעלן עוביין אמה,- יחדו. ותמים לשלמין, </w:t>
      </w:r>
      <w:r w:rsidRPr="006F178A">
        <w:rPr>
          <w:rtl/>
        </w:rPr>
        <w:tab/>
        <w:t xml:space="preserve">לא</w:t>
      </w:r>
      <w:r w:rsidRPr="006F178A">
        <w:rPr>
          <w:rtl/>
        </w:rPr>
        <w:tab/>
        <w:t xml:space="preserve"> ניסרא.</w:t>
      </w:r>
    </w:p>
    <w:p w:rsidR="00E9703F" w:rsidRPr="006F178A" w:rsidRDefault="00E9703F" w:rsidP="00E9703F">
      <w:pPr>
        <w:rPr>
          <w:rtl/>
        </w:rPr>
      </w:pPr>
      <w:r w:rsidRPr="006F178A">
        <w:rPr>
          <w:rStyle w:val="2fb"/>
          <w:rtl/>
        </w:rPr>
        <w:tab/>
        <w:t>ולר"י</w:t>
      </w:r>
      <w:r w:rsidRPr="00784B8D">
        <w:rPr>
          <w:rStyle w:val="afffff0"/>
          <w:rtl/>
        </w:rPr>
        <w:t xml:space="preserve"> 'יחדיו' </w:t>
      </w:r>
      <w:ins w:id="102407" w:author="קלוד" w:date="2026-10-11T13:11:34Z">
        <w:r>
          <w:rPr>
            <w:rtl/>
          </w:rPr>
          <w:t xml:space="preserve">-</w:t>
        </w:r>
      </w:ins>
      <w:del w:id="102408" w:author="קלוד" w:date="2026-10-11T13:11:34Z">
        <w:r w:rsidRPr="006F178A">
          <w:rPr>
            <w:rtl/>
          </w:rPr>
          <w:delText xml:space="preserve">דלא</w:delText>
        </w:r>
      </w:del>
      <w:r w:rsidRPr="006F178A">
        <w:rPr>
          <w:rtl/>
        </w:rPr>
        <w:t xml:space="preserve"> </w:t>
      </w:r>
      <w:ins w:id="102405" w:author="קלוד" w:date="2026-10-11T13:11:34Z">
        <w:r>
          <w:rPr>
            <w:rtl/>
          </w:rPr>
          <w:t xml:space="preserve">שלא</w:t>
        </w:r>
      </w:ins>
      <w:del w:id="102406" w:author="קלוד" w:date="2026-10-11T13:11:34Z">
        <w:r w:rsidRPr="006F178A">
          <w:rPr>
            <w:rtl/>
          </w:rPr>
          <w:delText xml:space="preserve">לישלחופינהו</w:delText>
        </w:r>
      </w:del>
      <w:r w:rsidRPr="006F178A">
        <w:rPr>
          <w:rtl/>
        </w:rPr>
        <w:t xml:space="preserve"> </w:t>
      </w:r>
      <w:ins w:id="102403" w:author="קלוד" w:date="2026-10-11T13:11:34Z">
        <w:r>
          <w:rPr>
            <w:rtl/>
          </w:rPr>
          <w:t xml:space="preserve">יישמטו זה מזה.</w:t>
        </w:r>
      </w:ins>
      <w:del w:id="102404" w:author="קלוד" w:date="2026-10-11T13:11:34Z">
        <w:r w:rsidRPr="006F178A">
          <w:rPr>
            <w:rtl/>
          </w:rPr>
          <w:delText xml:space="preserve">מהדדי.</w:delText>
        </w:r>
      </w:del>
    </w:p>
    <w:p w:rsidR="00E9703F" w:rsidRPr="006061D7" w:rsidRDefault="00E9703F" w:rsidP="00E9703F">
      <w:pPr>
        <w:rPr>
          <w:rtl/>
        </w:rPr>
      </w:pPr>
      <w:r w:rsidRPr="006061D7">
        <w:rPr>
          <w:rtl/>
        </w:rPr>
        <w:t>•</w:t>
      </w:r>
      <w:r w:rsidRPr="006061D7">
        <w:rPr>
          <w:rFonts w:hint="cs"/>
          <w:rtl/>
        </w:rPr>
        <w:t xml:space="preserve"> </w:t>
      </w:r>
      <w:r>
        <w:rPr>
          <w:rtl/>
        </w:rPr>
        <w:t xml:space="preserve">לר' נחמיה דלמעלה ולמטה אמה </w:t>
      </w:r>
      <w:r>
        <w:rPr>
          <w:rStyle w:val="afffff0"/>
          <w:rtl/>
          <w:rPrChange w:id="9040" w:author="מנוע פסוקים" w:date="2026-10-11T09:34:00Z">
            <w:rPr>
              <w:rtl/>
            </w:rPr>
          </w:rPrChange>
        </w:rPr>
        <w:t xml:space="preserve">ולירכתי המשכן ימה תעשה ששה קרשים</w:t>
      </w:r>
      <w:r>
        <w:rPr>
          <w:rtl/>
        </w:rPr>
        <w:t xml:space="preserve"> ושני קרשים תעשה למקצעת.</w:t>
      </w:r>
    </w:p>
    <w:p w:rsidR="00E9703F" w:rsidRPr="006F178A" w:rsidRDefault="00E9703F" w:rsidP="00E9703F">
      <w:pPr>
        <w:rPr>
          <w:rtl/>
        </w:rPr>
      </w:pPr>
      <w:ins w:id="102421" w:author="קלוד" w:date="2026-10-11T13:11:34Z">
        <w:r>
          <w:rPr>
            <w:rFonts w:ascii="Fb Fontext" w:hAnsi="Fb Fontext"/>
            <w:rtl/>
          </w:rPr>
          <w:t xml:space="preserve">בא</w:t>
        </w:r>
      </w:ins>
      <w:del w:id="102422" w:author="קלוד" w:date="2026-10-11T13:11:34Z">
        <w:r w:rsidRPr="006F178A">
          <w:rPr>
            <w:rFonts w:ascii="Fb Fontext" w:hAnsi="Fb Fontext"/>
            <w:rtl/>
          </w:rPr>
          <w:tab/>
          <w:delText xml:space="preserve">אתי</w:delText>
        </w:r>
      </w:del>
      <w:r w:rsidRPr="006F178A">
        <w:rPr>
          <w:rFonts w:ascii="Fb Fontext" w:hAnsi="Fb Fontext"/>
          <w:rtl/>
        </w:rPr>
        <w:tab/>
        <w:t xml:space="preserve"> </w:t>
      </w:r>
      <w:ins w:id="102419" w:author="קלוד" w:date="2026-10-11T13:11:34Z">
        <w:r>
          <w:rPr>
            <w:rFonts w:ascii="Fb Fontext" w:hAnsi="Fb Fontext"/>
            <w:rtl/>
          </w:rPr>
          <w:t xml:space="preserve">רוחב</w:t>
        </w:r>
      </w:ins>
      <w:del w:id="102420" w:author="קלוד" w:date="2026-10-11T13:11:34Z">
        <w:r w:rsidRPr="006F178A">
          <w:rPr>
            <w:rFonts w:ascii="Fb Fontext" w:hAnsi="Fb Fontext"/>
            <w:rtl/>
          </w:rPr>
          <w:tab/>
          <w:delText xml:space="preserve">פותיא</w:delText>
        </w:r>
      </w:del>
      <w:r w:rsidRPr="006F178A">
        <w:rPr>
          <w:rFonts w:ascii="Fb Fontext" w:hAnsi="Fb Fontext"/>
          <w:rtl/>
        </w:rPr>
        <w:tab/>
        <w:t xml:space="preserve"> </w:t>
      </w:r>
      <w:ins w:id="93177" w:author="מנוע מכני" w:date="2026-10-11T12:04:39Z">
        <w:ins w:id="102417" w:author="קלוד" w:date="2026-10-11T13:11:34Z">
          <w:r>
            <w:rPr>
              <w:rFonts w:ascii="Fb Fontext" w:hAnsi="Fb Fontext"/>
              <w:rtl/>
            </w:rPr>
            <w:t xml:space="preserve">אלו</w:t>
          </w:r>
        </w:ins>
        <w:del w:id="102418" w:author="קלוד" w:date="2026-10-11T13:11:34Z">
          <w:r>
            <w:rPr>
              <w:rFonts w:ascii="Fb Fontext" w:hAnsi="Fb Fontext"/>
              <w:rtl/>
            </w:rPr>
            <w:delText xml:space="preserve">דאלו</w:delText>
          </w:r>
          <w:r w:rsidRPr="006F178A">
            <w:rPr>
              <w:rFonts w:ascii="Fb Fontext" w:hAnsi="Fb Fontext"/>
              <w:rtl/>
            </w:rPr>
            <w:tab/>
            <w:delText xml:space="preserve">,</w:delText>
          </w:r>
        </w:del>
      </w:ins>
      <w:del w:id="93178" w:author="מנוע מכני" w:date="2026-10-11T12:04:39Z">
        <w:r w:rsidRPr="006F178A">
          <w:rPr>
            <w:rFonts w:ascii="Fb Fontext" w:hAnsi="Fb Fontext"/>
            <w:rtl/>
          </w:rPr>
          <w:tab/>
          <w:delText xml:space="preserve">דהני</w:delText>
        </w:r>
      </w:del>
      <w:r w:rsidRPr="006F178A">
        <w:rPr>
          <w:rFonts w:ascii="Fb Fontext" w:hAnsi="Fb Fontext"/>
          <w:rtl/>
        </w:rPr>
        <w:tab/>
        <w:t xml:space="preserve"> </w:t>
      </w:r>
      <w:ins w:id="102415" w:author="קלוד" w:date="2026-10-11T13:11:34Z">
        <w:r>
          <w:rPr>
            <w:rFonts w:ascii="Fb Fontext" w:hAnsi="Fb Fontext"/>
            <w:rtl/>
          </w:rPr>
          <w:t xml:space="preserve">וממלא</w:t>
        </w:r>
      </w:ins>
      <w:del w:id="102416" w:author="קלוד" w:date="2026-10-11T13:11:34Z">
        <w:r w:rsidRPr="006F178A">
          <w:rPr>
            <w:rFonts w:ascii="Fb Fontext" w:hAnsi="Fb Fontext"/>
            <w:rtl/>
          </w:rPr>
          <w:tab/>
          <w:delText xml:space="preserve">ממלי</w:delText>
        </w:r>
      </w:del>
      <w:r w:rsidRPr="006F178A">
        <w:rPr>
          <w:rFonts w:ascii="Fb Fontext" w:hAnsi="Fb Fontext"/>
          <w:rtl/>
        </w:rPr>
        <w:tab/>
        <w:t xml:space="preserve"> </w:t>
      </w:r>
      <w:ins w:id="93175" w:author="מנוע מכני" w:date="2026-10-11T12:04:39Z">
        <w:ins w:id="102413" w:author="קלוד" w:date="2026-10-11T13:11:34Z">
          <w:r>
            <w:rPr>
              <w:rFonts w:ascii="Fb Fontext" w:hAnsi="Fb Fontext"/>
              <w:rtl/>
            </w:rPr>
            <w:t xml:space="preserve">את</w:t>
          </w:r>
        </w:ins>
        <w:del w:id="102414" w:author="קלוד" w:date="2026-10-11T13:11:34Z">
          <w:r>
            <w:rPr>
              <w:rFonts w:ascii="Fb Fontext" w:hAnsi="Fb Fontext"/>
              <w:rtl/>
            </w:rPr>
            <w:delText xml:space="preserve">לו</w:delText>
          </w:r>
        </w:del>
      </w:ins>
      <w:del w:id="93176" w:author="מנוע מכני" w:date="2026-10-11T12:04:39Z">
        <w:r w:rsidRPr="006F178A">
          <w:rPr>
            <w:rFonts w:ascii="Fb Fontext" w:hAnsi="Fb Fontext"/>
            <w:rtl/>
          </w:rPr>
          <w:tab/>
          <w:delText xml:space="preserve">ליה</w:delText>
        </w:r>
      </w:del>
      <w:r w:rsidRPr="006F178A">
        <w:rPr>
          <w:rFonts w:ascii="Fb Fontext" w:hAnsi="Fb Fontext"/>
          <w:rtl/>
        </w:rPr>
        <w:tab/>
        <w:t xml:space="preserve"> </w:t>
      </w:r>
      <w:ins w:id="102411" w:author="קלוד" w:date="2026-10-11T13:11:34Z">
        <w:r>
          <w:rPr>
            <w:rFonts w:ascii="Fb Fontext" w:hAnsi="Fb Fontext"/>
            <w:rtl/>
          </w:rPr>
          <w:t xml:space="preserve">עובי</w:t>
        </w:r>
      </w:ins>
      <w:del w:id="102412" w:author="קלוד" w:date="2026-10-11T13:11:34Z">
        <w:r w:rsidRPr="006F178A">
          <w:rPr>
            <w:rFonts w:ascii="Fb Fontext" w:hAnsi="Fb Fontext"/>
            <w:rtl/>
          </w:rPr>
          <w:tab/>
          <w:delText xml:space="preserve">לסומכא</w:delText>
        </w:r>
      </w:del>
      <w:r w:rsidRPr="006F178A">
        <w:rPr>
          <w:rFonts w:ascii="Fb Fontext" w:hAnsi="Fb Fontext"/>
          <w:rtl/>
        </w:rPr>
        <w:tab/>
        <w:t xml:space="preserve"> </w:t>
      </w:r>
      <w:ins w:id="93179" w:author="מנוע מכני" w:date="2026-10-11T12:04:39Z">
        <w:ins w:id="102409" w:author="קלוד" w:date="2026-10-11T13:11:34Z">
          <w:r>
            <w:rPr>
              <w:rFonts w:ascii="Fb Fontext" w:hAnsi="Fb Fontext"/>
              <w:rtl/>
            </w:rPr>
            <w:t xml:space="preserve">אלו.</w:t>
          </w:r>
        </w:ins>
        <w:del w:id="102410" w:author="קלוד" w:date="2026-10-11T13:11:34Z">
          <w:r>
            <w:rPr>
              <w:rFonts w:ascii="Fb Fontext" w:hAnsi="Fb Fontext"/>
              <w:rtl/>
            </w:rPr>
            <w:delText xml:space="preserve">דאלו</w:delText>
          </w:r>
          <w:r w:rsidRPr="006F178A">
            <w:rPr>
              <w:rFonts w:ascii="Fb Fontext" w:hAnsi="Fb Fontext"/>
              <w:rtl/>
            </w:rPr>
            <w:tab/>
            <w:delText xml:space="preserve">.</w:delText>
          </w:r>
        </w:del>
      </w:ins>
      <w:del w:id="93180" w:author="מנוע מכני" w:date="2026-10-11T12:04:39Z">
        <w:r w:rsidRPr="006F178A">
          <w:rPr>
            <w:rFonts w:ascii="Fb Fontext" w:hAnsi="Fb Fontext"/>
            <w:rtl/>
          </w:rPr>
          <w:tab/>
          <w:delText xml:space="preserve">דהני</w:delText>
        </w:r>
      </w:del>
    </w:p>
    <w:p w:rsidR="00E9703F" w:rsidRPr="006F178A" w:rsidRDefault="00E9703F" w:rsidP="00E9703F">
      <w:pPr>
        <w:rPr>
          <w:rtl/>
        </w:rPr>
      </w:pPr>
      <w:r w:rsidRPr="006F178A">
        <w:rPr>
          <w:rtl/>
        </w:rPr>
        <w:t xml:space="preserve">אבל </w:t>
      </w:r>
      <w:r w:rsidRPr="006F178A">
        <w:rPr>
          <w:rStyle w:val="2fb"/>
          <w:rtl/>
        </w:rPr>
        <w:t xml:space="preserve">לר"י</w:t>
      </w:r>
      <w:r w:rsidRPr="006F178A">
        <w:rPr>
          <w:rtl/>
        </w:rPr>
        <w:t xml:space="preserve"> צ"ל כדי שלא ייעל </w:t>
      </w:r>
      <w:ins w:id="93181" w:author="מנוע מכני" w:date="2026-10-11T12:04:39Z">
        <w:r>
          <w:rPr>
            <w:rtl/>
          </w:rPr>
          <w:t xml:space="preserve">וזה</w:t>
        </w:r>
      </w:ins>
      <w:del w:id="93182" w:author="מנוע מכני" w:date="2026-10-11T12:04:39Z">
        <w:r w:rsidRPr="006F178A">
          <w:rPr>
            <w:rtl/>
          </w:rPr>
          <w:delText xml:space="preserve">והאי</w:delText>
        </w:r>
      </w:del>
      <w:r w:rsidRPr="006F178A">
        <w:rPr>
          <w:rtl/>
        </w:rPr>
        <w:t xml:space="preserve"> נפיק. - דשפי </w:t>
      </w:r>
      <w:ins w:id="94299" w:author="מנוע מכני" w:date="2026-10-11T12:04:39Z">
        <w:r>
          <w:rPr>
            <w:rtl/>
          </w:rPr>
          <w:t xml:space="preserve">להם</w:t>
        </w:r>
      </w:ins>
      <w:del w:id="94300" w:author="מנוע מכני" w:date="2026-10-11T12:04:39Z">
        <w:r w:rsidRPr="006F178A">
          <w:rPr>
            <w:rtl/>
          </w:rPr>
          <w:delText xml:space="preserve">להו</w:delText>
        </w:r>
      </w:del>
      <w:r w:rsidRPr="006F178A">
        <w:rPr>
          <w:rtl/>
        </w:rPr>
        <w:t xml:space="preserve"> כי טורין.</w:t>
      </w:r>
    </w:p>
    <w:p w:rsidR="00E9703F" w:rsidRPr="006F178A" w:rsidRDefault="00E9703F" w:rsidP="00E9703F">
      <w:pPr>
        <w:rPr>
          <w:rtl/>
        </w:rPr>
      </w:pPr>
      <w:r w:rsidRPr="006F178A">
        <w:rPr>
          <w:rtl/>
        </w:rPr>
        <w:t>•</w:t>
      </w:r>
      <w:r w:rsidRPr="006F178A">
        <w:rPr>
          <w:rFonts w:hint="cs"/>
          <w:rtl/>
        </w:rPr>
        <w:t xml:space="preserve"> </w:t>
      </w:r>
      <w:r w:rsidRPr="006F178A">
        <w:rPr>
          <w:rtl/>
        </w:rPr>
        <w:t>והבריח התיכון בתוך הקרשים. תנא: בנס היה עומד.</w:t>
      </w:r>
    </w:p>
    <w:p w:rsidR="00E9703F" w:rsidRPr="006F178A" w:rsidRDefault="00E9703F" w:rsidP="00E9703F">
      <w:pPr>
        <w:pStyle w:val="afffff"/>
        <w:rPr>
          <w:rtl/>
        </w:rPr>
      </w:pPr>
      <w:r w:rsidRPr="006F178A">
        <w:rPr>
          <w:rFonts w:hint="cs"/>
          <w:rtl/>
        </w:rPr>
        <w:t>'</w:t>
      </w:r>
      <w:r>
        <w:rPr>
          <w:rtl/>
        </w:rPr>
        <w:t xml:space="preserve">ואת המשכן תעשה עשר יריעת </w:t>
      </w:r>
      <w:r>
        <w:rPr>
          <w:rStyle w:val="afffff0"/>
          <w:rtl/>
          <w:rPrChange w:id="9041" w:author="מנוע פסוקים" w:date="2026-10-11T09:34:00Z">
            <w:rPr>
              <w:rtl/>
            </w:rPr>
          </w:rPrChange>
        </w:rPr>
        <w:t xml:space="preserve">ארך היריעה האחת שמנה ועשרים באמה</w:t>
      </w:r>
      <w:r w:rsidRPr="006F178A">
        <w:rPr>
          <w:rFonts w:hint="cs"/>
          <w:rtl/>
        </w:rPr>
        <w:t>'</w:t>
      </w:r>
      <w:r w:rsidRPr="006F178A">
        <w:rPr>
          <w:rtl/>
        </w:rPr>
        <w:t>.</w:t>
      </w:r>
    </w:p>
    <w:p>
      <w:pPr>
        <w:pStyle w:val="afffff8"/>
        <w:rPr>
          <w:ins w:id="90581" w:author="קלוד" w:date="2026-10-11T12:33:55Z"/>
        </w:rPr>
      </w:pPr>
      <w:ins w:id="90582" w:author="קלוד" w:date="2026-10-11T12:33:55Z">
        <w:r>
          <w:rPr>
            <w:color w:val="7B3F00"/>
          </w:rPr>
          <w:t xml:space="preserve">יריעות המשכן - אמה של אדנים או של קרשים</w:t>
        </w:r>
      </w:ins>
    </w:p>
    <w:p w:rsidR="00E9703F" w:rsidRPr="006F178A" w:rsidRDefault="00E9703F" w:rsidP="00E9703F">
      <w:pPr>
        <w:rPr>
          <w:rtl/>
        </w:rPr>
      </w:pPr>
      <w:r w:rsidRPr="006F178A">
        <w:rPr>
          <w:rFonts w:ascii="Fb Fontext" w:hAnsi="Fb Fontext" w:hint="cs"/>
          <w:rtl/>
        </w:rPr>
        <w:t xml:space="preserve">שים </w:t>
      </w:r>
      <w:ins w:id="102429" w:author="קלוד" w:date="2026-10-11T13:11:34Z">
        <w:r>
          <w:rPr>
            <w:rFonts w:ascii="Fb Fontext" w:hAnsi="Fb Fontext" w:hint="cs"/>
            <w:rtl/>
          </w:rPr>
          <w:t xml:space="preserve">אורכן</w:t>
        </w:r>
      </w:ins>
      <w:del w:id="102430" w:author="קלוד" w:date="2026-10-11T13:11:34Z">
        <w:r w:rsidRPr="006F178A">
          <w:rPr>
            <w:rFonts w:ascii="Fb Fontext" w:hAnsi="Fb Fontext" w:hint="cs"/>
            <w:rtl/>
          </w:rPr>
          <w:delText xml:space="preserve">אורכם</w:delText>
        </w:r>
      </w:del>
      <w:r w:rsidRPr="006F178A">
        <w:rPr>
          <w:rFonts w:ascii="Fb Fontext" w:hAnsi="Fb Fontext" w:hint="cs"/>
          <w:rtl/>
        </w:rPr>
        <w:t xml:space="preserve"> </w:t>
      </w:r>
      <w:ins w:id="102427" w:author="קלוד" w:date="2026-10-11T13:11:34Z">
        <w:r>
          <w:rPr>
            <w:rFonts w:ascii="Fb Fontext" w:hAnsi="Fb Fontext"/>
            <w:rtl/>
          </w:rPr>
          <w:t xml:space="preserve">לרוחב</w:t>
        </w:r>
      </w:ins>
      <w:del w:id="102428" w:author="קלוד" w:date="2026-10-11T13:11:34Z">
        <w:r w:rsidRPr="006F178A">
          <w:rPr>
            <w:rFonts w:ascii="Fb Fontext" w:hAnsi="Fb Fontext"/>
            <w:rtl/>
          </w:rPr>
          <w:delText xml:space="preserve">ל</w:delText>
        </w:r>
        <w:r w:rsidRPr="006F178A">
          <w:rPr>
            <w:rFonts w:ascii="Fb Fontext" w:hAnsi="Fb Fontext" w:hint="cs"/>
            <w:rtl/>
          </w:rPr>
          <w:delText xml:space="preserve">רחב</w:delText>
        </w:r>
      </w:del>
      <w:r w:rsidRPr="006F178A">
        <w:rPr>
          <w:rFonts w:ascii="Fb Fontext" w:hAnsi="Fb Fontext"/>
          <w:rtl/>
        </w:rPr>
        <w:t xml:space="preserve"> </w:t>
      </w:r>
      <w:ins w:id="102425" w:author="קלוד" w:date="2026-10-11T13:11:34Z">
        <w:r>
          <w:rPr>
            <w:rFonts w:ascii="Fb Fontext" w:hAnsi="Fb Fontext"/>
            <w:rtl/>
          </w:rPr>
          <w:t xml:space="preserve">המשכן</w:t>
        </w:r>
      </w:ins>
      <w:del w:id="102426" w:author="קלוד" w:date="2026-10-11T13:11:34Z">
        <w:r w:rsidRPr="006F178A">
          <w:rPr>
            <w:rFonts w:ascii="Fb Fontext" w:hAnsi="Fb Fontext"/>
            <w:rtl/>
          </w:rPr>
          <w:delText xml:space="preserve">דמשכן,</w:delText>
        </w:r>
      </w:del>
      <w:r w:rsidRPr="006F178A">
        <w:rPr>
          <w:rFonts w:ascii="Fb Fontext" w:hAnsi="Fb Fontext"/>
          <w:rtl/>
        </w:rPr>
        <w:t xml:space="preserve"> </w:t>
      </w:r>
      <w:ins w:id="102423" w:author="קלוד" w:date="2026-10-11T13:11:34Z">
        <w:r>
          <w:rPr>
            <w:rFonts w:ascii="Fb Fontext" w:hAnsi="Fb Fontext" w:hint="cs"/>
            <w:rtl/>
          </w:rPr>
          <w:t xml:space="preserve">- הן</w:t>
        </w:r>
      </w:ins>
      <w:del w:id="102424" w:author="קלוד" w:date="2026-10-11T13:11:34Z">
        <w:r w:rsidRPr="006F178A">
          <w:rPr>
            <w:rFonts w:ascii="Fb Fontext" w:hAnsi="Fb Fontext" w:hint="cs"/>
            <w:rtl/>
          </w:rPr>
          <w:delText xml:space="preserve">ה</w:delText>
        </w:r>
        <w:r w:rsidRPr="006F178A">
          <w:rPr>
            <w:rFonts w:ascii="Fb Fontext" w:hAnsi="Fb Fontext"/>
            <w:rtl/>
          </w:rPr>
          <w:delText xml:space="preserve">ויא</w:delText>
        </w:r>
      </w:del>
      <w:r w:rsidRPr="006F178A">
        <w:rPr>
          <w:rFonts w:ascii="Fb Fontext" w:hAnsi="Fb Fontext"/>
          <w:rtl/>
        </w:rPr>
        <w:t xml:space="preserve"> </w:t>
      </w:r>
      <w:r w:rsidRPr="006F178A">
        <w:rPr>
          <w:rFonts w:ascii="Fb Fontext" w:hAnsi="Fb Fontext" w:hint="cs"/>
          <w:rtl/>
        </w:rPr>
        <w:t>כח'</w:t>
      </w:r>
      <w:r w:rsidRPr="006F178A">
        <w:rPr>
          <w:rFonts w:ascii="Fb Fontext" w:hAnsi="Fb Fontext"/>
          <w:rtl/>
        </w:rPr>
        <w:t>.</w:t>
      </w:r>
    </w:p>
    <w:p w:rsidR="00E9703F" w:rsidRPr="006F178A" w:rsidRDefault="00E9703F" w:rsidP="00E9703F">
      <w:pPr>
        <w:rPr>
          <w:rtl/>
        </w:rPr>
      </w:pPr>
      <w:ins w:id="102437" w:author="קלוד" w:date="2026-10-11T13:11:34Z">
        <w:r>
          <w:rPr>
            <w:rtl/>
          </w:rPr>
          <w:t xml:space="preserve">הורד</w:t>
        </w:r>
      </w:ins>
      <w:del w:id="102438" w:author="קלוד" w:date="2026-10-11T13:11:34Z">
        <w:r w:rsidRPr="006F178A">
          <w:rPr>
            <w:rtl/>
          </w:rPr>
          <w:delText xml:space="preserve">דל</w:delText>
        </w:r>
      </w:del>
      <w:r w:rsidRPr="006F178A">
        <w:rPr>
          <w:rtl/>
        </w:rPr>
        <w:t xml:space="preserve"> עשר </w:t>
      </w:r>
      <w:ins w:id="102435" w:author="קלוד" w:date="2026-10-11T13:11:34Z">
        <w:r>
          <w:rPr>
            <w:rtl/>
          </w:rPr>
          <w:t xml:space="preserve">לגג</w:t>
        </w:r>
      </w:ins>
      <w:del w:id="102436" w:author="קלוד" w:date="2026-10-11T13:11:34Z">
        <w:r w:rsidRPr="006F178A">
          <w:rPr>
            <w:rtl/>
          </w:rPr>
          <w:delText xml:space="preserve">לאיגרא</w:delText>
        </w:r>
      </w:del>
      <w:r w:rsidRPr="006F178A">
        <w:rPr>
          <w:rtl/>
        </w:rPr>
        <w:t xml:space="preserve"> </w:t>
      </w:r>
      <w:ins w:id="102433" w:author="קלוד" w:date="2026-10-11T13:11:34Z">
        <w:r>
          <w:rPr>
            <w:rtl/>
          </w:rPr>
          <w:t xml:space="preserve">-</w:t>
        </w:r>
      </w:ins>
      <w:del w:id="102434" w:author="קלוד" w:date="2026-10-11T13:11:34Z">
        <w:r w:rsidRPr="006F178A">
          <w:rPr>
            <w:rtl/>
          </w:rPr>
          <w:delText xml:space="preserve">–</w:delText>
        </w:r>
      </w:del>
      <w:r w:rsidRPr="006F178A">
        <w:rPr>
          <w:rtl/>
        </w:rPr>
        <w:t xml:space="preserve"> </w:t>
      </w:r>
      <w:r w:rsidRPr="006F178A">
        <w:rPr>
          <w:rFonts w:hint="cs"/>
          <w:rtl/>
        </w:rPr>
        <w:t xml:space="preserve">נותר תשע לכל </w:t>
      </w:r>
      <w:ins w:id="102431" w:author="קלוד" w:date="2026-10-11T13:11:34Z">
        <w:r>
          <w:rPr>
            <w:rFonts w:hint="cs"/>
            <w:rtl/>
          </w:rPr>
          <w:t xml:space="preserve">צד.</w:t>
        </w:r>
      </w:ins>
      <w:del w:id="102432" w:author="קלוד" w:date="2026-10-11T13:11:34Z">
        <w:r w:rsidRPr="006F178A">
          <w:rPr>
            <w:rFonts w:hint="cs"/>
            <w:rtl/>
          </w:rPr>
          <w:delText xml:space="preserve">צד </w:delText>
        </w:r>
        <w:r w:rsidRPr="006F178A">
          <w:rPr>
            <w:rtl/>
          </w:rPr>
          <w:delText xml:space="preserve">.</w:delText>
        </w:r>
      </w:del>
    </w:p>
    <w:p w:rsidR="00E9703F" w:rsidRPr="006F178A" w:rsidRDefault="00E9703F" w:rsidP="00E9703F">
      <w:pPr>
        <w:rPr>
          <w:rtl/>
        </w:rPr>
      </w:pPr>
      <w:ins w:id="90427" w:author="מנוע מכני" w:date="2026-10-11T12:04:39Z">
        <w:r>
          <w:rPr>
            <w:rStyle w:val="2fb"/>
            <w:rFonts w:ascii="Fb Fontext" w:hAnsi="Fb Fontext"/>
            <w:sz w:val="20"/>
            <w:rtl/>
          </w:rPr>
          <w:t xml:space="preserve">לר"י</w:t>
        </w:r>
      </w:ins>
      <w:del w:id="90428" w:author="מנוע מכני" w:date="2026-10-11T12:04:39Z">
        <w:r w:rsidRPr="006F178A">
          <w:rPr>
            <w:rStyle w:val="afffe"/>
            <w:rFonts w:ascii="Fb Fontext" w:hAnsi="Fb Fontext"/>
            <w:sz w:val="20"/>
            <w:rtl/>
          </w:rPr>
          <w:delText xml:space="preserve">לרבי יהודה</w:delText>
        </w:r>
      </w:del>
      <w:r w:rsidRPr="006F178A">
        <w:rPr>
          <w:rFonts w:ascii="Fb Fontext" w:hAnsi="Fb Fontext"/>
          <w:sz w:val="20"/>
          <w:rtl/>
        </w:rPr>
        <w:t xml:space="preserve"> - </w:t>
      </w:r>
      <w:ins w:id="102445" w:author="קלוד" w:date="2026-10-11T13:11:34Z">
        <w:r>
          <w:rPr>
            <w:rFonts w:ascii="Fb Fontext" w:hAnsi="Fb Fontext"/>
            <w:sz w:val="20"/>
            <w:rtl/>
          </w:rPr>
          <w:t xml:space="preserve">מתגלה</w:t>
        </w:r>
      </w:ins>
      <w:del w:id="102446" w:author="קלוד" w:date="2026-10-11T13:11:34Z">
        <w:r w:rsidRPr="006F178A">
          <w:rPr>
            <w:rFonts w:ascii="Fb Fontext" w:hAnsi="Fb Fontext"/>
            <w:sz w:val="20"/>
            <w:rtl/>
          </w:rPr>
          <w:delText xml:space="preserve">מיגליא</w:delText>
        </w:r>
      </w:del>
      <w:r w:rsidRPr="006F178A">
        <w:rPr>
          <w:rFonts w:ascii="Fb Fontext" w:hAnsi="Fb Fontext"/>
          <w:sz w:val="20"/>
          <w:rtl/>
        </w:rPr>
        <w:t xml:space="preserve"> אמה </w:t>
      </w:r>
      <w:ins w:id="102443" w:author="קלוד" w:date="2026-10-11T13:11:34Z">
        <w:r>
          <w:rPr>
            <w:rFonts w:ascii="Fb Fontext" w:hAnsi="Fb Fontext"/>
            <w:sz w:val="20"/>
            <w:rtl/>
          </w:rPr>
          <w:t xml:space="preserve">של אדנים,</w:t>
        </w:r>
      </w:ins>
      <w:del w:id="102444" w:author="קלוד" w:date="2026-10-11T13:11:34Z">
        <w:r w:rsidRPr="006F178A">
          <w:rPr>
            <w:rFonts w:ascii="Fb Fontext" w:hAnsi="Fb Fontext"/>
            <w:sz w:val="20"/>
            <w:rtl/>
          </w:rPr>
          <w:delText xml:space="preserve">דאדנים,</w:delText>
        </w:r>
      </w:del>
      <w:r w:rsidRPr="006F178A">
        <w:rPr>
          <w:rFonts w:ascii="Fb Fontext" w:hAnsi="Fb Fontext"/>
          <w:sz w:val="20"/>
          <w:rtl/>
        </w:rPr>
        <w:t xml:space="preserve"> </w:t>
      </w:r>
      <w:r w:rsidRPr="006F178A">
        <w:rPr>
          <w:rStyle w:val="2fb"/>
          <w:rFonts w:ascii="Fb Fontext" w:hAnsi="Fb Fontext"/>
          <w:sz w:val="20"/>
          <w:rtl/>
        </w:rPr>
        <w:t xml:space="preserve">לרבי</w:t>
      </w:r>
      <w:r w:rsidRPr="006F178A">
        <w:rPr>
          <w:rStyle w:val="afffe"/>
          <w:rFonts w:ascii="Fb Fontext" w:hAnsi="Fb Fontext"/>
          <w:sz w:val="20"/>
          <w:rtl/>
        </w:rPr>
        <w:t xml:space="preserve"> נחמיה</w:t>
      </w:r>
      <w:r w:rsidRPr="006F178A">
        <w:rPr>
          <w:rFonts w:ascii="Fb Fontext" w:hAnsi="Fb Fontext"/>
          <w:sz w:val="20"/>
          <w:rtl/>
        </w:rPr>
        <w:t xml:space="preserve"> - </w:t>
      </w:r>
      <w:ins w:id="102441" w:author="קלוד" w:date="2026-10-11T13:11:34Z">
        <w:r>
          <w:rPr>
            <w:rFonts w:ascii="Fb Fontext" w:hAnsi="Fb Fontext"/>
            <w:sz w:val="20"/>
            <w:rtl/>
          </w:rPr>
          <w:t xml:space="preserve">מתגלה</w:t>
        </w:r>
      </w:ins>
      <w:del w:id="102442" w:author="קלוד" w:date="2026-10-11T13:11:34Z">
        <w:r w:rsidRPr="006F178A">
          <w:rPr>
            <w:rFonts w:ascii="Fb Fontext" w:hAnsi="Fb Fontext"/>
            <w:sz w:val="20"/>
            <w:rtl/>
          </w:rPr>
          <w:delText xml:space="preserve">מיגליא</w:delText>
        </w:r>
      </w:del>
      <w:r w:rsidRPr="006F178A">
        <w:rPr>
          <w:rFonts w:ascii="Fb Fontext" w:hAnsi="Fb Fontext"/>
          <w:sz w:val="20"/>
          <w:rtl/>
        </w:rPr>
        <w:t xml:space="preserve"> אמה </w:t>
      </w:r>
      <w:ins w:id="102439" w:author="קלוד" w:date="2026-10-11T13:11:34Z">
        <w:r>
          <w:rPr>
            <w:rFonts w:ascii="Fb Fontext" w:hAnsi="Fb Fontext"/>
            <w:sz w:val="20"/>
            <w:rtl/>
          </w:rPr>
          <w:t xml:space="preserve">של קרשים.</w:t>
        </w:r>
      </w:ins>
      <w:del w:id="102440" w:author="קלוד" w:date="2026-10-11T13:11:34Z">
        <w:r w:rsidRPr="006F178A">
          <w:rPr>
            <w:rFonts w:ascii="Fb Fontext" w:hAnsi="Fb Fontext"/>
            <w:sz w:val="20"/>
            <w:rtl/>
          </w:rPr>
          <w:delText xml:space="preserve">דקרשים.</w:delText>
        </w:r>
      </w:del>
    </w:p>
    <w:p w:rsidR="00E9703F" w:rsidRPr="006F178A" w:rsidRDefault="00E9703F" w:rsidP="00E9703F">
      <w:pPr>
        <w:rPr>
          <w:rtl/>
        </w:rPr>
      </w:pPr>
      <w:ins w:id="102457" w:author="קלוד" w:date="2026-10-11T13:11:34Z">
        <w:r>
          <w:rPr>
            <w:rFonts w:ascii="Fb Fontext" w:hAnsi="Fb Fontext"/>
            <w:rtl/>
          </w:rPr>
          <w:t xml:space="preserve">שים</w:t>
        </w:r>
      </w:ins>
      <w:del w:id="102458" w:author="קלוד" w:date="2026-10-11T13:11:34Z">
        <w:r w:rsidRPr="006F178A">
          <w:rPr>
            <w:rFonts w:ascii="Fb Fontext" w:hAnsi="Fb Fontext"/>
            <w:rtl/>
          </w:rPr>
          <w:delText xml:space="preserve">שדי</w:delText>
        </w:r>
      </w:del>
      <w:r w:rsidRPr="006F178A">
        <w:rPr>
          <w:rFonts w:ascii="Fb Fontext" w:hAnsi="Fb Fontext"/>
          <w:rtl/>
        </w:rPr>
        <w:t xml:space="preserve"> </w:t>
      </w:r>
      <w:ins w:id="102455" w:author="קלוד" w:date="2026-10-11T13:11:34Z">
        <w:r>
          <w:rPr>
            <w:rFonts w:ascii="Fb Fontext" w:hAnsi="Fb Fontext" w:hint="cs"/>
            <w:rtl/>
          </w:rPr>
          <w:t xml:space="preserve">רחבן</w:t>
        </w:r>
      </w:ins>
      <w:del w:id="102456" w:author="קלוד" w:date="2026-10-11T13:11:34Z">
        <w:r w:rsidRPr="006F178A">
          <w:rPr>
            <w:rFonts w:ascii="Fb Fontext" w:hAnsi="Fb Fontext" w:hint="cs"/>
            <w:rtl/>
          </w:rPr>
          <w:delText xml:space="preserve">רחבם</w:delText>
        </w:r>
      </w:del>
      <w:r w:rsidRPr="006F178A">
        <w:rPr>
          <w:rFonts w:ascii="Fb Fontext" w:hAnsi="Fb Fontext" w:hint="cs"/>
          <w:rtl/>
        </w:rPr>
        <w:t xml:space="preserve"> לאורך </w:t>
      </w:r>
      <w:ins w:id="102453" w:author="קלוד" w:date="2026-10-11T13:11:34Z">
        <w:r>
          <w:rPr>
            <w:rFonts w:ascii="Fb Fontext" w:hAnsi="Fb Fontext" w:hint="cs"/>
            <w:rtl/>
          </w:rPr>
          <w:t xml:space="preserve">המשכן</w:t>
        </w:r>
      </w:ins>
      <w:del w:id="102454" w:author="קלוד" w:date="2026-10-11T13:11:34Z">
        <w:r w:rsidRPr="006F178A">
          <w:rPr>
            <w:rFonts w:ascii="Fb Fontext" w:hAnsi="Fb Fontext" w:hint="cs"/>
            <w:rtl/>
          </w:rPr>
          <w:delText xml:space="preserve">ה</w:delText>
        </w:r>
        <w:r w:rsidRPr="006F178A">
          <w:rPr>
            <w:rFonts w:ascii="Fb Fontext" w:hAnsi="Fb Fontext"/>
            <w:rtl/>
          </w:rPr>
          <w:delText xml:space="preserve">משכן, הויא</w:delText>
        </w:r>
      </w:del>
      <w:r w:rsidRPr="006F178A">
        <w:rPr>
          <w:rFonts w:ascii="Fb Fontext" w:hAnsi="Fb Fontext"/>
          <w:rtl/>
        </w:rPr>
        <w:t xml:space="preserve"> - </w:t>
      </w:r>
      <w:ins w:id="102451" w:author="קלוד" w:date="2026-10-11T13:11:34Z">
        <w:r>
          <w:rPr>
            <w:rFonts w:ascii="Fb Fontext" w:hAnsi="Fb Fontext"/>
            <w:rtl/>
          </w:rPr>
          <w:t xml:space="preserve">הן ארבעים,</w:t>
        </w:r>
      </w:ins>
      <w:del w:id="102452" w:author="קלוד" w:date="2026-10-11T13:11:34Z">
        <w:r w:rsidRPr="006F178A">
          <w:rPr>
            <w:rFonts w:ascii="Fb Fontext" w:hAnsi="Fb Fontext"/>
            <w:rtl/>
          </w:rPr>
          <w:delText xml:space="preserve">ארבעין,</w:delText>
        </w:r>
      </w:del>
      <w:r w:rsidRPr="006F178A">
        <w:rPr>
          <w:rFonts w:ascii="Fb Fontext" w:hAnsi="Fb Fontext"/>
          <w:rtl/>
        </w:rPr>
        <w:t xml:space="preserve"> </w:t>
      </w:r>
      <w:r w:rsidRPr="006F178A">
        <w:rPr>
          <w:rFonts w:ascii="Fb Fontext" w:hAnsi="Fb Fontext" w:hint="cs"/>
          <w:rtl/>
        </w:rPr>
        <w:t xml:space="preserve">הורד ל' </w:t>
      </w:r>
      <w:ins w:id="102449" w:author="קלוד" w:date="2026-10-11T13:11:34Z">
        <w:r>
          <w:rPr>
            <w:rFonts w:ascii="Fb Fontext" w:hAnsi="Fb Fontext"/>
            <w:rtl/>
          </w:rPr>
          <w:t xml:space="preserve">לגג</w:t>
        </w:r>
      </w:ins>
      <w:del w:id="102450" w:author="קלוד" w:date="2026-10-11T13:11:34Z">
        <w:r w:rsidRPr="006F178A">
          <w:rPr>
            <w:rFonts w:ascii="Fb Fontext" w:hAnsi="Fb Fontext"/>
            <w:rtl/>
          </w:rPr>
          <w:delText xml:space="preserve">לאיגרא</w:delText>
        </w:r>
      </w:del>
      <w:r w:rsidRPr="006F178A">
        <w:rPr>
          <w:rFonts w:ascii="Fb Fontext" w:hAnsi="Fb Fontext"/>
          <w:rtl/>
        </w:rPr>
        <w:t xml:space="preserve"> - </w:t>
      </w:r>
      <w:ins w:id="102447" w:author="קלוד" w:date="2026-10-11T13:11:34Z">
        <w:r>
          <w:rPr>
            <w:rFonts w:ascii="Fb Fontext" w:hAnsi="Fb Fontext"/>
            <w:rtl/>
          </w:rPr>
          <w:t xml:space="preserve">נשארו</w:t>
        </w:r>
      </w:ins>
      <w:del w:id="102448" w:author="קלוד" w:date="2026-10-11T13:11:34Z">
        <w:r w:rsidRPr="006F178A">
          <w:rPr>
            <w:rFonts w:ascii="Fb Fontext" w:hAnsi="Fb Fontext"/>
            <w:rtl/>
          </w:rPr>
          <w:delText xml:space="preserve">פשא </w:delText>
        </w:r>
        <w:r>
          <w:rPr>
            <w:rFonts w:ascii="Fb Fontext" w:hAnsi="Fb Fontext"/>
            <w:rtl/>
          </w:rPr>
          <w:delText xml:space="preserve">להם</w:delText>
        </w:r>
      </w:del>
      <w:ins w:id="94301" w:author="מנוע מכני" w:date="2026-10-11T12:04:39Z"/>
      <w:del w:id="94302" w:author="מנוע מכני" w:date="2026-10-11T12:04:39Z">
        <w:r w:rsidRPr="006F178A">
          <w:rPr>
            <w:rFonts w:ascii="Fb Fontext" w:hAnsi="Fb Fontext"/>
            <w:rtl/>
          </w:rPr>
          <w:delText xml:space="preserve">להו</w:delText>
        </w:r>
      </w:del>
      <w:r w:rsidRPr="006F178A">
        <w:rPr>
          <w:rFonts w:ascii="Fb Fontext" w:hAnsi="Fb Fontext"/>
          <w:rtl/>
        </w:rPr>
        <w:t xml:space="preserve"> עשר.</w:t>
      </w:r>
    </w:p>
    <w:p w:rsidR="00E9703F" w:rsidRPr="006F178A" w:rsidRDefault="00E9703F" w:rsidP="00E9703F">
      <w:pPr>
        <w:rPr>
          <w:rtl/>
        </w:rPr>
      </w:pPr>
      <w:ins w:id="90429" w:author="מנוע מכני" w:date="2026-10-11T12:04:39Z">
        <w:r>
          <w:rPr>
            <w:rStyle w:val="2fb"/>
            <w:rFonts w:ascii="Fb Fontext" w:hAnsi="Fb Fontext"/>
            <w:sz w:val="20"/>
            <w:rtl/>
          </w:rPr>
          <w:t xml:space="preserve">לר"י</w:t>
        </w:r>
      </w:ins>
      <w:del w:id="90430" w:author="מנוע מכני" w:date="2026-10-11T12:04:39Z">
        <w:r w:rsidRPr="006F178A">
          <w:rPr>
            <w:rStyle w:val="afffe"/>
            <w:rFonts w:ascii="Fb Fontext" w:hAnsi="Fb Fontext"/>
            <w:sz w:val="20"/>
            <w:rtl/>
          </w:rPr>
          <w:delText xml:space="preserve">לרבי יהודה</w:delText>
        </w:r>
      </w:del>
      <w:r w:rsidRPr="006F178A">
        <w:rPr>
          <w:rFonts w:ascii="Fb Fontext" w:hAnsi="Fb Fontext"/>
          <w:sz w:val="20"/>
          <w:rtl/>
        </w:rPr>
        <w:t xml:space="preserve"> </w:t>
      </w:r>
      <w:ins w:id="102465" w:author="קלוד" w:date="2026-10-11T13:11:34Z">
        <w:r>
          <w:rPr>
            <w:rFonts w:ascii="Fb Fontext" w:hAnsi="Fb Fontext"/>
            <w:sz w:val="20"/>
            <w:rtl/>
          </w:rPr>
          <w:t xml:space="preserve">מתכסה</w:t>
        </w:r>
      </w:ins>
      <w:del w:id="102466" w:author="קלוד" w:date="2026-10-11T13:11:34Z">
        <w:r w:rsidRPr="006F178A">
          <w:rPr>
            <w:rFonts w:ascii="Fb Fontext" w:hAnsi="Fb Fontext"/>
            <w:sz w:val="20"/>
            <w:rtl/>
          </w:rPr>
          <w:delText xml:space="preserve">מכסיא</w:delText>
        </w:r>
      </w:del>
      <w:r w:rsidRPr="006F178A">
        <w:rPr>
          <w:rFonts w:ascii="Fb Fontext" w:hAnsi="Fb Fontext"/>
          <w:sz w:val="20"/>
          <w:rtl/>
        </w:rPr>
        <w:t xml:space="preserve"> אמה </w:t>
      </w:r>
      <w:ins w:id="102463" w:author="קלוד" w:date="2026-10-11T13:11:34Z">
        <w:r>
          <w:rPr>
            <w:rFonts w:ascii="Fb Fontext" w:hAnsi="Fb Fontext"/>
            <w:sz w:val="20"/>
            <w:rtl/>
          </w:rPr>
          <w:t xml:space="preserve">של אדנים,</w:t>
        </w:r>
      </w:ins>
      <w:del w:id="102464" w:author="קלוד" w:date="2026-10-11T13:11:34Z">
        <w:r w:rsidRPr="006F178A">
          <w:rPr>
            <w:rFonts w:ascii="Fb Fontext" w:hAnsi="Fb Fontext"/>
            <w:sz w:val="20"/>
            <w:rtl/>
          </w:rPr>
          <w:delText xml:space="preserve">דאדנים,</w:delText>
        </w:r>
      </w:del>
      <w:r w:rsidRPr="006F178A">
        <w:rPr>
          <w:rFonts w:ascii="Fb Fontext" w:hAnsi="Fb Fontext"/>
          <w:sz w:val="20"/>
          <w:rtl/>
        </w:rPr>
        <w:t xml:space="preserve"> </w:t>
      </w:r>
      <w:r w:rsidRPr="006F178A">
        <w:rPr>
          <w:rStyle w:val="2fb"/>
          <w:rFonts w:ascii="Fb Fontext" w:hAnsi="Fb Fontext"/>
          <w:sz w:val="20"/>
          <w:rtl/>
        </w:rPr>
        <w:t xml:space="preserve">לרבי</w:t>
      </w:r>
      <w:r w:rsidRPr="006F178A">
        <w:rPr>
          <w:rStyle w:val="afffe"/>
          <w:rFonts w:ascii="Fb Fontext" w:hAnsi="Fb Fontext"/>
          <w:sz w:val="20"/>
          <w:rtl/>
        </w:rPr>
        <w:t xml:space="preserve"> נחמיה</w:t>
      </w:r>
      <w:r w:rsidRPr="006F178A">
        <w:rPr>
          <w:rFonts w:ascii="Fb Fontext" w:hAnsi="Fb Fontext"/>
          <w:sz w:val="20"/>
          <w:rtl/>
        </w:rPr>
        <w:t xml:space="preserve"> </w:t>
      </w:r>
      <w:ins w:id="102461" w:author="קלוד" w:date="2026-10-11T13:11:34Z">
        <w:r>
          <w:rPr>
            <w:rFonts w:ascii="Fb Fontext" w:hAnsi="Fb Fontext"/>
            <w:sz w:val="20"/>
            <w:rtl/>
          </w:rPr>
          <w:t xml:space="preserve">מתגלה</w:t>
        </w:r>
      </w:ins>
      <w:del w:id="102462" w:author="קלוד" w:date="2026-10-11T13:11:34Z">
        <w:r w:rsidRPr="006F178A">
          <w:rPr>
            <w:rFonts w:ascii="Fb Fontext" w:hAnsi="Fb Fontext"/>
            <w:sz w:val="20"/>
            <w:rtl/>
          </w:rPr>
          <w:delText xml:space="preserve">מיגליא</w:delText>
        </w:r>
      </w:del>
      <w:r w:rsidRPr="006F178A">
        <w:rPr>
          <w:rFonts w:ascii="Fb Fontext" w:hAnsi="Fb Fontext"/>
          <w:sz w:val="20"/>
          <w:rtl/>
        </w:rPr>
        <w:t xml:space="preserve"> אמה </w:t>
      </w:r>
      <w:ins w:id="102459" w:author="קלוד" w:date="2026-10-11T13:11:34Z">
        <w:r>
          <w:rPr>
            <w:rFonts w:ascii="Fb Fontext" w:hAnsi="Fb Fontext"/>
            <w:sz w:val="20"/>
            <w:rtl/>
          </w:rPr>
          <w:t xml:space="preserve">של אדנים.</w:t>
        </w:r>
      </w:ins>
      <w:del w:id="102460" w:author="קלוד" w:date="2026-10-11T13:11:34Z">
        <w:r w:rsidRPr="006F178A">
          <w:rPr>
            <w:rFonts w:ascii="Fb Fontext" w:hAnsi="Fb Fontext"/>
            <w:sz w:val="20"/>
            <w:rtl/>
          </w:rPr>
          <w:delText xml:space="preserve">דאדנים.</w:delText>
        </w:r>
      </w:del>
    </w:p>
    <w:p w:rsidR="00E9703F" w:rsidRPr="004640F6" w:rsidRDefault="00E9703F" w:rsidP="00E9703F">
      <w:pPr>
        <w:rPr>
          <w:spacing w:val="-2"/>
          <w:rtl/>
        </w:rPr>
      </w:pPr>
      <w:ins w:id="102473" w:author="קלוד" w:date="2026-10-11T13:11:34Z">
        <w:r>
          <w:rPr>
            <w:rFonts w:ascii="Fb Fontext" w:hAnsi="Fb Fontext"/>
            <w:b/>
            <w:bCs/>
            <w:spacing w:val="-2"/>
            <w:rtl/>
          </w:rPr>
          <w:t xml:space="preserve">תנ"ה:</w:t>
        </w:r>
      </w:ins>
      <w:del w:id="102474" w:author="קלוד" w:date="2026-10-11T13:11:34Z">
        <w:r w:rsidRPr="004640F6">
          <w:rPr>
            <w:rFonts w:ascii="Fb Fontext" w:hAnsi="Fb Fontext"/>
            <w:b/>
            <w:bCs/>
            <w:spacing w:val="-2"/>
            <w:rtl/>
          </w:rPr>
          <w:delText xml:space="preserve">תנ"ה</w:delText>
        </w:r>
      </w:del>
      <w:r w:rsidRPr="004640F6">
        <w:rPr>
          <w:rFonts w:ascii="Fb Fontext" w:hAnsi="Fb Fontext"/>
          <w:spacing w:val="-2"/>
          <w:rtl/>
        </w:rPr>
        <w:t xml:space="preserve"> והאמה מזה והאמה מזה בעדף </w:t>
      </w:r>
      <w:ins w:id="102471" w:author="קלוד" w:date="2026-10-11T13:11:34Z">
        <w:r>
          <w:rPr>
            <w:rFonts w:ascii="Fb Fontext" w:hAnsi="Fb Fontext"/>
            <w:spacing w:val="-2"/>
            <w:rtl/>
          </w:rPr>
          <w:t xml:space="preserve">-</w:t>
        </w:r>
      </w:ins>
      <w:del w:id="102472" w:author="קלוד" w:date="2026-10-11T13:11:34Z">
        <w:r w:rsidRPr="004640F6">
          <w:rPr>
            <w:rFonts w:ascii="Fb Fontext" w:hAnsi="Fb Fontext"/>
            <w:spacing w:val="-2"/>
            <w:rtl/>
          </w:rPr>
          <w:delText xml:space="preserve">–</w:delText>
        </w:r>
      </w:del>
      <w:r w:rsidRPr="004640F6">
        <w:rPr>
          <w:rFonts w:ascii="Fb Fontext" w:hAnsi="Fb Fontext"/>
          <w:spacing w:val="-2"/>
          <w:rtl/>
        </w:rPr>
        <w:t xml:space="preserve"> </w:t>
      </w:r>
      <w:ins w:id="102469" w:author="קלוד" w:date="2026-10-11T13:11:34Z">
        <w:r>
          <w:rPr>
            <w:rStyle w:val="2fb"/>
            <w:rFonts w:ascii="Fb Fontext" w:hAnsi="Fb Fontext"/>
            <w:spacing w:val="-2"/>
            <w:rtl/>
          </w:rPr>
          <w:t xml:space="preserve">לר"י</w:t>
        </w:r>
      </w:ins>
      <w:del w:id="102470" w:author="קלוד" w:date="2026-10-11T13:11:34Z">
        <w:r w:rsidRPr="004640F6">
          <w:rPr>
            <w:rStyle w:val="2fb"/>
            <w:rFonts w:ascii="Fb Fontext" w:hAnsi="Fb Fontext"/>
            <w:spacing w:val="-2"/>
            <w:rtl/>
          </w:rPr>
          <w:delText xml:space="preserve">ר"י</w:delText>
        </w:r>
      </w:del>
      <w:r w:rsidRPr="004640F6">
        <w:rPr>
          <w:rFonts w:ascii="Fb Fontext" w:hAnsi="Fb Fontext"/>
          <w:spacing w:val="-2"/>
          <w:rtl/>
        </w:rPr>
        <w:t xml:space="preserve"> לכסות אמה של </w:t>
      </w:r>
      <w:ins w:id="102467" w:author="קלוד" w:date="2026-10-11T13:11:34Z">
        <w:r>
          <w:rPr>
            <w:rFonts w:ascii="Fb Fontext" w:hAnsi="Fb Fontext"/>
            <w:spacing w:val="-2"/>
            <w:rtl/>
          </w:rPr>
          <w:t xml:space="preserve">אדנים,</w:t>
        </w:r>
      </w:ins>
      <w:del w:id="102468" w:author="קלוד" w:date="2026-10-11T13:11:34Z">
        <w:r w:rsidRPr="004640F6">
          <w:rPr>
            <w:rFonts w:ascii="Fb Fontext" w:hAnsi="Fb Fontext"/>
            <w:spacing w:val="-2"/>
            <w:rtl/>
          </w:rPr>
          <w:delText xml:space="preserve">אדנים.</w:delText>
        </w:r>
      </w:del>
      <w:r w:rsidRPr="004640F6">
        <w:rPr>
          <w:rFonts w:ascii="Fb Fontext" w:hAnsi="Fb Fontext" w:hint="cs"/>
          <w:spacing w:val="-2"/>
          <w:rtl/>
        </w:rPr>
        <w:t xml:space="preserve"> </w:t>
      </w:r>
      <w:r w:rsidRPr="004640F6">
        <w:rPr>
          <w:rStyle w:val="2fb"/>
          <w:rFonts w:ascii="Fb Fontext" w:hAnsi="Fb Fontext"/>
          <w:spacing w:val="-2"/>
          <w:rtl/>
        </w:rPr>
        <w:t xml:space="preserve">לר"נ</w:t>
      </w:r>
      <w:r w:rsidRPr="004640F6">
        <w:rPr>
          <w:rFonts w:ascii="Fb Fontext" w:hAnsi="Fb Fontext"/>
          <w:spacing w:val="-2"/>
          <w:rtl/>
        </w:rPr>
        <w:t xml:space="preserve"> לכסות אמה של קרשים.</w:t>
      </w:r>
    </w:p>
    <w:p w:rsidR="00E9703F" w:rsidRPr="006F178A" w:rsidRDefault="00E9703F" w:rsidP="00E9703F">
      <w:pPr>
        <w:rPr>
          <w:rtl/>
        </w:rPr>
      </w:pPr>
      <w:ins w:id="102493" w:author="קלוד" w:date="2026-10-11T13:11:34Z">
        <w:r>
          <w:rPr>
            <w:rtl/>
          </w:rPr>
          <w:t xml:space="preserve">שים</w:t>
        </w:r>
      </w:ins>
      <w:del w:id="102494" w:author="קלוד" w:date="2026-10-11T13:11:34Z">
        <w:r w:rsidRPr="006F178A">
          <w:rPr>
            <w:rtl/>
          </w:rPr>
          <w:delText xml:space="preserve">שדי</w:delText>
        </w:r>
      </w:del>
      <w:r w:rsidRPr="006F178A">
        <w:rPr>
          <w:rtl/>
        </w:rPr>
        <w:t xml:space="preserve"> </w:t>
      </w:r>
      <w:ins w:id="90371" w:author="Claude - סמנטי" w:date="2026-10-11T12:28:21Z">
        <w:ins w:id="102491" w:author="קלוד" w:date="2026-10-11T13:11:34Z">
          <w:r>
            <w:rPr>
              <w:rtl/>
            </w:rPr>
            <w:t xml:space="preserve">רחבן</w:t>
          </w:r>
        </w:ins>
        <w:del w:id="102492" w:author="קלוד" w:date="2026-10-11T13:11:34Z">
          <w:r>
            <w:rPr>
              <w:rtl/>
            </w:rPr>
            <w:delText xml:space="preserve">רחבם</w:delText>
          </w:r>
        </w:del>
      </w:ins>
      <w:del w:id="90372" w:author="Claude - סמנטי" w:date="2026-10-11T12:28:21Z">
        <w:r w:rsidRPr="006F178A">
          <w:rPr>
            <w:rtl/>
          </w:rPr>
          <w:delText xml:space="preserve">פותייהו</w:delText>
        </w:r>
      </w:del>
      <w:r w:rsidRPr="006F178A">
        <w:rPr>
          <w:rtl/>
        </w:rPr>
        <w:t xml:space="preserve"> </w:t>
      </w:r>
      <w:ins w:id="102489" w:author="קלוד" w:date="2026-10-11T13:11:34Z">
        <w:r>
          <w:rPr>
            <w:rStyle w:val="afffffe"/>
            <w:rtl/>
          </w:rPr>
          <w:t xml:space="preserve">של</w:t>
        </w:r>
      </w:ins>
      <w:del w:id="102490" w:author="קלוד" w:date="2026-10-11T13:11:34Z">
        <w:r w:rsidRPr="006F178A">
          <w:rPr>
            <w:rtl/>
          </w:rPr>
          <w:delText xml:space="preserve">לאורכיה</w:delText>
        </w:r>
      </w:del>
      <w:r w:rsidRPr="006F178A">
        <w:rPr>
          <w:rtl/>
        </w:rPr>
        <w:t xml:space="preserve"> </w:t>
      </w:r>
      <w:ins w:id="102487" w:author="קלוד" w:date="2026-10-11T13:11:34Z">
        <w:r>
          <w:rPr>
            <w:rStyle w:val="afffffe"/>
            <w:rtl/>
          </w:rPr>
          <w:t xml:space="preserve">יריעות</w:t>
        </w:r>
      </w:ins>
      <w:del w:id="102488" w:author="קלוד" w:date="2026-10-11T13:11:34Z">
        <w:r w:rsidRPr="006F178A">
          <w:rPr>
            <w:rtl/>
          </w:rPr>
          <w:delText xml:space="preserve">דמשכן,</w:delText>
        </w:r>
      </w:del>
      <w:r w:rsidRPr="006F178A">
        <w:rPr>
          <w:rtl/>
        </w:rPr>
        <w:t xml:space="preserve"> </w:t>
      </w:r>
      <w:ins w:id="102485" w:author="קלוד" w:date="2026-10-11T13:11:34Z">
        <w:r>
          <w:rPr>
            <w:rStyle w:val="afffffe"/>
            <w:rtl/>
          </w:rPr>
          <w:t xml:space="preserve">העזים</w:t>
        </w:r>
        <w:r>
          <w:rPr>
            <w:rtl/>
          </w:rPr>
          <w:t xml:space="preserve"> לאורך המשכן, הורד</w:t>
        </w:r>
      </w:ins>
      <w:del w:id="102486" w:author="קלוד" w:date="2026-10-11T13:11:34Z">
        <w:r w:rsidRPr="006F178A">
          <w:rPr>
            <w:rtl/>
          </w:rPr>
          <w:delText xml:space="preserve">דל</w:delText>
        </w:r>
      </w:del>
      <w:r w:rsidRPr="006F178A">
        <w:rPr>
          <w:rFonts w:hint="cs"/>
          <w:rtl/>
        </w:rPr>
        <w:t xml:space="preserve"> ל'</w:t>
      </w:r>
      <w:r w:rsidRPr="006F178A">
        <w:rPr>
          <w:rtl/>
        </w:rPr>
        <w:t xml:space="preserve"> </w:t>
      </w:r>
      <w:ins w:id="102483" w:author="קלוד" w:date="2026-10-11T13:11:34Z">
        <w:r>
          <w:rPr>
            <w:rtl/>
          </w:rPr>
          <w:t xml:space="preserve">לגג,</w:t>
        </w:r>
      </w:ins>
      <w:del w:id="102484" w:author="קלוד" w:date="2026-10-11T13:11:34Z">
        <w:r w:rsidRPr="006F178A">
          <w:rPr>
            <w:rtl/>
          </w:rPr>
          <w:delText xml:space="preserve">לאיגרא</w:delText>
        </w:r>
      </w:del>
      <w:r w:rsidRPr="006F178A">
        <w:rPr>
          <w:rtl/>
        </w:rPr>
        <w:t xml:space="preserve"> </w:t>
      </w:r>
      <w:ins w:id="102481" w:author="קלוד" w:date="2026-10-11T13:11:34Z">
        <w:r>
          <w:rPr>
            <w:rtl/>
          </w:rPr>
          <w:t xml:space="preserve">הורד</w:t>
        </w:r>
      </w:ins>
      <w:del w:id="102482" w:author="קלוד" w:date="2026-10-11T13:11:34Z">
        <w:r w:rsidRPr="006F178A">
          <w:rPr>
            <w:rtl/>
          </w:rPr>
          <w:delText xml:space="preserve">דל</w:delText>
        </w:r>
      </w:del>
      <w:r w:rsidRPr="006F178A">
        <w:rPr>
          <w:rtl/>
        </w:rPr>
        <w:t xml:space="preserve"> </w:t>
      </w:r>
      <w:ins w:id="102479" w:author="קלוד" w:date="2026-10-11T13:11:34Z">
        <w:r>
          <w:rPr>
            <w:rtl/>
          </w:rPr>
          <w:t xml:space="preserve">שתים</w:t>
        </w:r>
      </w:ins>
      <w:del w:id="102480" w:author="קלוד" w:date="2026-10-11T13:11:34Z">
        <w:r w:rsidRPr="006F178A">
          <w:rPr>
            <w:rtl/>
          </w:rPr>
          <w:delText xml:space="preserve">תרתי</w:delText>
        </w:r>
      </w:del>
      <w:r w:rsidRPr="006F178A">
        <w:rPr>
          <w:rtl/>
        </w:rPr>
        <w:t xml:space="preserve"> </w:t>
      </w:r>
      <w:ins w:id="102477" w:author="קלוד" w:date="2026-10-11T13:11:34Z">
        <w:r>
          <w:rPr>
            <w:rtl/>
          </w:rPr>
          <w:t xml:space="preserve">לכפל,</w:t>
        </w:r>
      </w:ins>
      <w:del w:id="102478" w:author="קלוד" w:date="2026-10-11T13:11:34Z">
        <w:r w:rsidRPr="006F178A">
          <w:rPr>
            <w:rtl/>
          </w:rPr>
          <w:delText xml:space="preserve">לכפלא,</w:delText>
        </w:r>
      </w:del>
      <w:r w:rsidRPr="006F178A">
        <w:rPr>
          <w:rtl/>
        </w:rPr>
        <w:t xml:space="preserve"> </w:t>
      </w:r>
      <w:ins w:id="102475" w:author="קלוד" w:date="2026-10-11T13:11:34Z">
        <w:r>
          <w:rPr>
            <w:rtl/>
          </w:rPr>
          <w:t xml:space="preserve">ש'וכפלת</w:t>
        </w:r>
      </w:ins>
      <w:del w:id="102476" w:author="קלוד" w:date="2026-10-11T13:11:34Z">
        <w:r>
          <w:rPr>
            <w:rtl/>
          </w:rPr>
          <w:delText xml:space="preserve">ד'</w:delText>
        </w:r>
        <w:r>
          <w:rPr>
            <w:rtl/>
          </w:rPr>
          <w:delText xml:space="preserve">דוכפלת</w:delText>
        </w:r>
      </w:del>
      <w:r>
        <w:rPr>
          <w:rtl/>
        </w:rPr>
        <w:t xml:space="preserve"> </w:t>
      </w:r>
      <w:r>
        <w:rPr>
          <w:rStyle w:val="afffff0"/>
          <w:rtl/>
          <w:rPrChange w:id="9042" w:author="מנוע פסוקים" w:date="2026-10-11T09:34:00Z">
            <w:rPr>
              <w:rtl/>
            </w:rPr>
          </w:rPrChange>
        </w:rPr>
        <w:t xml:space="preserve">את היריעה הששית אל מול פני האהל</w:t>
      </w:r>
      <w:r>
        <w:rPr>
          <w:rtl/>
        </w:rPr>
        <w:t xml:space="preserve">.</w:t>
      </w:r>
    </w:p>
    <w:p w:rsidR="00E9703F" w:rsidRDefault="00E9703F" w:rsidP="00E9703F">
      <w:pPr>
        <w:rPr>
          <w:rtl/>
        </w:rPr>
      </w:pPr>
      <w:ins w:id="102501" w:author="קלוד" w:date="2026-10-11T13:11:34Z">
        <w:r>
          <w:rPr>
            <w:rtl/>
          </w:rPr>
          <w:t xml:space="preserve">נשארו</w:t>
        </w:r>
      </w:ins>
      <w:del w:id="102502" w:author="קלוד" w:date="2026-10-11T13:11:34Z">
        <w:r w:rsidRPr="006F178A">
          <w:rPr>
            <w:rtl/>
          </w:rPr>
          <w:delText xml:space="preserve">פשא</w:delText>
        </w:r>
      </w:del>
      <w:r w:rsidRPr="006F178A">
        <w:rPr>
          <w:rtl/>
        </w:rPr>
        <w:t xml:space="preserve"> </w:t>
      </w:r>
      <w:ins w:id="94303" w:author="מנוע מכני" w:date="2026-10-11T12:04:39Z">
        <w:ins w:id="102499" w:author="קלוד" w:date="2026-10-11T13:11:34Z">
          <w:r>
            <w:rPr>
              <w:rtl/>
            </w:rPr>
            <w:t xml:space="preserve">שתים</w:t>
          </w:r>
        </w:ins>
        <w:del w:id="102500" w:author="קלוד" w:date="2026-10-11T13:11:34Z">
          <w:r>
            <w:rPr>
              <w:rtl/>
            </w:rPr>
            <w:delText xml:space="preserve">להם</w:delText>
          </w:r>
        </w:del>
      </w:ins>
      <w:del w:id="94304" w:author="מנוע מכני" w:date="2026-10-11T12:04:39Z">
        <w:r w:rsidRPr="006F178A">
          <w:rPr>
            <w:rtl/>
          </w:rPr>
          <w:delText xml:space="preserve">להו</w:delText>
        </w:r>
      </w:del>
      <w:r w:rsidRPr="006F178A">
        <w:rPr>
          <w:rtl/>
        </w:rPr>
        <w:t xml:space="preserve"> </w:t>
      </w:r>
      <w:ins w:id="102497" w:author="קלוד" w:date="2026-10-11T13:11:34Z">
        <w:r>
          <w:rPr>
            <w:rtl/>
          </w:rPr>
          <w:t xml:space="preserve">עשרה.</w:t>
        </w:r>
      </w:ins>
      <w:del w:id="102498" w:author="קלוד" w:date="2026-10-11T13:11:34Z">
        <w:r w:rsidRPr="006F178A">
          <w:rPr>
            <w:rtl/>
          </w:rPr>
          <w:delText xml:space="preserve">תרתי סרי.</w:delText>
        </w:r>
      </w:del>
      <w:r w:rsidRPr="006F178A">
        <w:rPr>
          <w:rtl/>
        </w:rPr>
        <w:t xml:space="preserve"> </w:t>
      </w:r>
      <w:r w:rsidRPr="006F178A">
        <w:rPr>
          <w:rStyle w:val="2fb"/>
          <w:rFonts w:ascii="Fb Fontext" w:hAnsi="Fb Fontext"/>
          <w:rtl/>
        </w:rPr>
        <w:t>לר"י</w:t>
      </w:r>
      <w:r w:rsidRPr="006F178A">
        <w:rPr>
          <w:rtl/>
        </w:rPr>
        <w:t xml:space="preserve"> היינו </w:t>
      </w:r>
      <w:ins w:id="102495" w:author="קלוד" w:date="2026-10-11T13:11:34Z">
        <w:r>
          <w:rPr>
            <w:rtl/>
          </w:rPr>
          <w:t xml:space="preserve">ש'חצי</w:t>
        </w:r>
      </w:ins>
      <w:del w:id="102496" w:author="קלוד" w:date="2026-10-11T13:11:34Z">
        <w:r>
          <w:rPr>
            <w:rtl/>
          </w:rPr>
          <w:delText xml:space="preserve">ד'</w:delText>
        </w:r>
        <w:r w:rsidRPr="006F178A">
          <w:rPr>
            <w:rtl/>
          </w:rPr>
          <w:delText xml:space="preserve">חצי</w:delText>
        </w:r>
      </w:del>
      <w:r w:rsidRPr="006F178A">
        <w:rPr>
          <w:rtl/>
        </w:rPr>
        <w:t xml:space="preserve"> היריעה העדפת תסרח [שני אמות]</w:t>
      </w:r>
    </w:p>
    <w:p w:rsidR="00E9703F" w:rsidRPr="006F178A" w:rsidRDefault="00E9703F" w:rsidP="00E9703F">
      <w:pPr>
        <w:rPr>
          <w:rtl/>
        </w:rPr>
      </w:pPr>
      <w:r w:rsidRPr="006F178A">
        <w:rPr>
          <w:rtl/>
        </w:rPr>
        <w:tab/>
      </w:r>
      <w:r w:rsidRPr="006F178A">
        <w:rPr>
          <w:rtl/>
        </w:rPr>
        <w:tab/>
      </w:r>
      <w:r w:rsidRPr="006F178A">
        <w:rPr>
          <w:rStyle w:val="2fb"/>
          <w:rFonts w:ascii="Fb Fontext" w:hAnsi="Fb Fontext"/>
          <w:rtl/>
        </w:rPr>
        <w:t>לר"נ</w:t>
      </w:r>
      <w:r w:rsidRPr="006F178A">
        <w:rPr>
          <w:rtl/>
        </w:rPr>
        <w:t xml:space="preserve"> תסרח מחברותיה. שהן </w:t>
      </w:r>
      <w:r w:rsidRPr="006F178A">
        <w:rPr>
          <w:rtl/>
        </w:rPr>
        <w:t xml:space="preserve">לא</w:t>
      </w:r>
      <w:r w:rsidRPr="006F178A">
        <w:rPr>
          <w:rtl/>
        </w:rPr>
        <w:t xml:space="preserve"> עודפות בכלל והיא באמה עליהן.</w:t>
      </w:r>
    </w:p>
    <w:p>
      <w:pPr>
        <w:pStyle w:val="afffff8"/>
        <w:rPr>
          <w:ins w:id="90579" w:author="קלוד" w:date="2026-10-11T12:33:55Z"/>
        </w:rPr>
      </w:pPr>
      <w:ins w:id="90580" w:author="קלוד" w:date="2026-10-11T12:33:55Z">
        <w:r>
          <w:rPr>
            <w:color w:val="7B3F00"/>
          </w:rPr>
          <w:t xml:space="preserve">המשכן - דומה לאשה שמהלכת ושפוליה אחריה</w:t>
        </w:r>
      </w:ins>
    </w:p>
    <w:p w:rsidR="00E9703F" w:rsidRPr="006F178A" w:rsidRDefault="00E9703F" w:rsidP="00E9703F">
      <w:pPr>
        <w:rPr>
          <w:rtl/>
        </w:rPr>
      </w:pPr>
      <w:r w:rsidRPr="006F178A">
        <w:rPr>
          <w:rtl/>
        </w:rPr>
        <w:t>תדב"י משכן דומה - לאשה שמהלכת בשוק, ושפוליה מהלכין אחריה.</w:t>
      </w:r>
    </w:p>
    <w:p>
      <w:pPr>
        <w:pStyle w:val="38"/>
        <w:rPr>
          <w:ins w:id="98182" w:author="מנוע מכני" w:date="2026-10-11T12:04:39Z"/>
        </w:rPr>
      </w:pPr>
      <w:del w:id="98181" w:author="מנוע מכני" w:date="2026-10-11T12:04:39Z">
        <w:r w:rsidRPr="006F178A">
          <w:lastRenderedPageBreak/>
          <w:delText xml:space="preserve">•</w:delText>
        </w:r>
      </w:del>
      <w:r w:rsidRPr="006F178A">
        <w:t xml:space="preserve"> </w:t>
      </w:r>
      <w:r w:rsidRPr="006F178A">
        <w:t xml:space="preserve">ת"ר:</w:t>
      </w:r>
    </w:p>
    <w:p w:rsidR="00E9703F" w:rsidRPr="006F178A" w:rsidRDefault="00E9703F" w:rsidP="00E9703F">
      <w:pPr>
        <w:rPr>
          <w:rtl/>
        </w:rPr>
      </w:pPr>
      <w:del w:id="98183" w:author="מנוע מכני" w:date="2026-10-11T12:04:39Z">
        <w:r w:rsidRPr="006F178A">
          <w:rPr>
            <w:rtl/>
          </w:rPr>
          <w:delText xml:space="preserve"> </w:delText>
        </w:r>
      </w:del>
      <w:r w:rsidRPr="006F178A">
        <w:rPr>
          <w:rtl/>
        </w:rPr>
        <w:t xml:space="preserve">חרוצים היו קרשים, וחלולים היו האדנים.</w:t>
      </w:r>
    </w:p>
    <w:p w:rsidR="00E9703F" w:rsidRPr="006F178A" w:rsidRDefault="00E9703F" w:rsidP="00E9703F">
      <w:pPr>
        <w:rPr>
          <w:rtl/>
        </w:rPr>
      </w:pPr>
      <w:r w:rsidRPr="006F178A">
        <w:rPr>
          <w:rtl/>
        </w:rPr>
        <w:t>ונראין קרסין בלולאות ככוכבים ברקיע.</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צט.</w:t>
      </w:r>
    </w:p>
    <w:p>
      <w:pPr>
        <w:pStyle w:val="afffff8"/>
        <w:rPr>
          <w:ins w:id="90577" w:author="קלוד" w:date="2026-10-11T12:33:55Z"/>
        </w:rPr>
      </w:pPr>
      <w:ins w:id="90578" w:author="קלוד" w:date="2026-10-11T12:33:55Z">
        <w:r>
          <w:rPr>
            <w:color w:val="7B3F00"/>
          </w:rPr>
          <w:t xml:space="preserve">יריעות תחתונות ועליונות - החכמה שבעליונות</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יריעות התחתונות של תכלת ושל ארגמן ושל תולעת שני ושל שש.</w:t>
      </w:r>
    </w:p>
    <w:p w:rsidR="00E9703F" w:rsidRPr="006F178A" w:rsidRDefault="00E9703F" w:rsidP="00E9703F">
      <w:pPr>
        <w:rPr>
          <w:rtl/>
        </w:rPr>
      </w:pPr>
      <w:r w:rsidRPr="006F178A">
        <w:rPr>
          <w:rtl/>
        </w:rPr>
        <w:t>ועליונות של מעשה עזים.</w:t>
      </w:r>
    </w:p>
    <w:p w:rsidR="00E9703F" w:rsidRPr="006F178A" w:rsidRDefault="00E9703F" w:rsidP="00E9703F">
      <w:pPr>
        <w:rPr>
          <w:rtl/>
        </w:rPr>
      </w:pPr>
      <w:r w:rsidRPr="006F178A">
        <w:rPr>
          <w:rtl/>
        </w:rPr>
        <w:t>•</w:t>
      </w:r>
      <w:r w:rsidRPr="006F178A">
        <w:rPr>
          <w:rFonts w:hint="cs"/>
          <w:rtl/>
        </w:rPr>
        <w:t xml:space="preserve"> </w:t>
      </w:r>
      <w:r w:rsidRPr="006F178A">
        <w:rPr>
          <w:rtl/>
        </w:rPr>
        <w:t>וגדולה חכמה שנאמרה בעליונות יותר ממה שנאמרה בתחתונות.</w:t>
      </w:r>
    </w:p>
    <w:p w:rsidR="00E9703F" w:rsidRPr="009757B9" w:rsidRDefault="00E9703F" w:rsidP="00E9703F">
      <w:pPr>
        <w:rPr>
          <w:rFonts w:cs="Guttman Vilna"/>
          <w:b/>
          <w:bCs/>
          <w:rtl/>
        </w:rPr>
      </w:pPr>
      <w:r>
        <w:rPr>
          <w:rtl/>
        </w:rPr>
        <w:t xml:space="preserve">בתחתונות -</w:t>
      </w:r>
      <w:r>
        <w:rPr>
          <w:rStyle w:val="afffff0"/>
          <w:rtl/>
          <w:rPrChange w:id="9043" w:author="מנוע פסוקים" w:date="2026-10-11T09:34:00Z">
            <w:rPr>
              <w:rtl/>
            </w:rPr>
          </w:rPrChange>
        </w:rPr>
        <w:t xml:space="preserve">וכל אשה חכמת לב בידיה טוו</w:t>
      </w:r>
      <w:r>
        <w:rPr>
          <w:rtl/>
        </w:rPr>
        <w:t xml:space="preserve">.</w:t>
      </w:r>
    </w:p>
    <w:p w:rsidR="00E9703F" w:rsidRPr="009757B9" w:rsidRDefault="00E9703F" w:rsidP="00E9703F">
      <w:pPr>
        <w:rPr>
          <w:rFonts w:cs="Guttman Vilna"/>
          <w:b/>
          <w:bCs/>
          <w:rtl/>
        </w:rPr>
      </w:pPr>
      <w:r>
        <w:rPr>
          <w:rtl/>
        </w:rPr>
        <w:t xml:space="preserve">בעליונות </w:t>
      </w:r>
      <w:r>
        <w:rPr>
          <w:rStyle w:val="afffff0"/>
          <w:rtl/>
          <w:rPrChange w:id="9044" w:author="מנוע פסוקים" w:date="2026-10-11T09:34:00Z">
            <w:rPr>
              <w:rtl/>
            </w:rPr>
          </w:rPrChange>
        </w:rPr>
        <w:t xml:space="preserve">וכל הנשים אשר נשא לבן אתנה בחכמה טוו את העזים</w:t>
      </w:r>
      <w:r>
        <w:rPr>
          <w:rtl/>
        </w:rPr>
        <w:t xml:space="preserve">.</w:t>
      </w:r>
    </w:p>
    <w:p>
      <w:pPr>
        <w:pStyle w:val="38"/>
        <w:rPr>
          <w:ins w:id="98184" w:author="מנוע מכני" w:date="2026-10-11T12:04:39Z"/>
        </w:rPr>
      </w:pPr>
      <w:r w:rsidRPr="006F178A">
        <w:t xml:space="preserve">ותניא משום רבי נחמיה:</w:t>
      </w:r>
    </w:p>
    <w:p w:rsidR="00E9703F" w:rsidRPr="006F178A" w:rsidRDefault="00E9703F" w:rsidP="00E9703F">
      <w:pPr>
        <w:rPr>
          <w:rtl/>
        </w:rPr>
      </w:pPr>
      <w:del w:id="98185" w:author="מנוע מכני" w:date="2026-10-11T12:04:39Z">
        <w:r w:rsidRPr="006F178A">
          <w:rPr>
            <w:rtl/>
          </w:rPr>
          <w:delText xml:space="preserve"> </w:delText>
        </w:r>
      </w:del>
      <w:r w:rsidRPr="006F178A">
        <w:rPr>
          <w:rtl/>
        </w:rPr>
        <w:t xml:space="preserve">שטוף בעזים, וטווי מן </w:t>
      </w:r>
      <w:ins w:id="102503" w:author="קלוד" w:date="2026-10-11T13:11:34Z">
        <w:r>
          <w:rPr>
            <w:rtl/>
          </w:rPr>
          <w:t xml:space="preserve">העזים </w:t>
        </w:r>
        <w:r>
          <w:rPr>
            <w:rStyle w:val="afffffe"/>
            <w:rtl/>
          </w:rPr>
          <w:t xml:space="preserve">בעודו מחובר</w:t>
        </w:r>
        <w:r>
          <w:rPr>
            <w:rtl/>
          </w:rPr>
          <w:t xml:space="preserve">.</w:t>
        </w:r>
      </w:ins>
      <w:del w:id="102504" w:author="קלוד" w:date="2026-10-11T13:11:34Z">
        <w:r w:rsidRPr="006F178A">
          <w:rPr>
            <w:rtl/>
          </w:rPr>
          <w:delText xml:space="preserve">העזים.</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75" w:author="קלוד" w:date="2026-10-11T12:33:55Z"/>
        </w:rPr>
      </w:pPr>
      <w:ins w:id="90576" w:author="קלוד" w:date="2026-10-11T12:33:55Z">
        <w:r>
          <w:rPr>
            <w:color w:val="7B3F00"/>
          </w:rPr>
          <w:t xml:space="preserve">מידות רה"ר סביב עגלות הלויים - רב, אביי ורבא</w:t>
        </w:r>
      </w:ins>
    </w:p>
    <w:p>
      <w:pPr>
        <w:pStyle w:val="38"/>
        <w:rPr>
          <w:ins w:id="98187" w:author="מנוע מכני" w:date="2026-10-11T12:04:39Z"/>
        </w:rPr>
      </w:pPr>
      <w:del w:id="98186" w:author="מנוע מכני" w:date="2026-10-11T12:04:39Z">
        <w:r w:rsidRPr="006F178A">
          <w:delText xml:space="preserve">•</w:delText>
        </w:r>
      </w:del>
      <w:r w:rsidRPr="006F178A">
        <w:t xml:space="preserve"> </w:t>
      </w:r>
      <w:r w:rsidRPr="006F178A">
        <w:t xml:space="preserve">רב:</w:t>
      </w:r>
    </w:p>
    <w:p w:rsidR="00E9703F" w:rsidRPr="002D0727" w:rsidRDefault="00E9703F" w:rsidP="00E9703F">
      <w:pPr>
        <w:rPr>
          <w:b/>
          <w:bCs/>
          <w:rtl/>
        </w:rPr>
      </w:pPr>
      <w:del w:id="98188" w:author="מנוע מכני" w:date="2026-10-11T12:04:39Z">
        <w:r w:rsidRPr="006F178A">
          <w:rPr>
            <w:rFonts w:ascii="Fb Fontext" w:hAnsi="Fb Fontext"/>
            <w:rtl/>
          </w:rPr>
          <w:delText xml:space="preserve"> </w:delText>
        </w:r>
      </w:del>
      <w:r w:rsidRPr="006F178A">
        <w:rPr>
          <w:rFonts w:ascii="Fb Fontext" w:hAnsi="Fb Fontext"/>
          <w:rtl/>
        </w:rPr>
        <w:t xml:space="preserve">עגלות, תחתיהן וביניהן וצידיהן - רשות הרבים.</w:t>
      </w:r>
    </w:p>
    <w:p>
      <w:pPr>
        <w:pStyle w:val="38"/>
        <w:rPr>
          <w:ins w:id="98189" w:author="מנוע מכני" w:date="2026-10-11T12:04:39Z"/>
        </w:rPr>
      </w:pPr>
      <w:r w:rsidRPr="002D0727">
        <w:t>אביי</w:t>
      </w:r>
      <w:r w:rsidRPr="006F178A">
        <w:t xml:space="preserve">:</w:t>
      </w:r>
    </w:p>
    <w:p w:rsidR="00E9703F" w:rsidRPr="00EC3AF0" w:rsidRDefault="00E9703F" w:rsidP="00E9703F">
      <w:pPr>
        <w:rPr>
          <w:b/>
          <w:bCs/>
          <w:rtl/>
        </w:rPr>
      </w:pPr>
      <w:del w:id="98190" w:author="מנוע מכני" w:date="2026-10-11T12:04:39Z">
        <w:r w:rsidRPr="006F178A">
          <w:rPr>
            <w:rtl/>
          </w:rPr>
          <w:delText xml:space="preserve"> </w:delText>
        </w:r>
      </w:del>
      <w:r w:rsidRPr="006F178A">
        <w:rPr>
          <w:rtl/>
        </w:rPr>
        <w:t xml:space="preserve">בין עגלה לעגלה כמלא ארך </w:t>
      </w:r>
      <w:ins w:id="102515" w:author="קלוד" w:date="2026-10-11T13:11:34Z">
        <w:r>
          <w:rPr>
            <w:rtl/>
          </w:rPr>
          <w:t xml:space="preserve">עגלה -</w:t>
        </w:r>
      </w:ins>
      <w:del w:id="102516" w:author="קלוד" w:date="2026-10-11T13:11:34Z">
        <w:r w:rsidRPr="006F178A">
          <w:rPr>
            <w:rtl/>
          </w:rPr>
          <w:delText xml:space="preserve">עגלה.</w:delText>
        </w:r>
      </w:del>
      <w:r w:rsidRPr="006F178A">
        <w:rPr>
          <w:rtl/>
        </w:rPr>
        <w:t xml:space="preserve"> חמש </w:t>
      </w:r>
      <w:ins w:id="102513" w:author="קלוד" w:date="2026-10-11T13:11:34Z">
        <w:r>
          <w:rPr>
            <w:rtl/>
          </w:rPr>
          <w:t xml:space="preserve">אמות,</w:t>
        </w:r>
      </w:ins>
      <w:del w:id="102514" w:author="קלוד" w:date="2026-10-11T13:11:34Z">
        <w:r w:rsidRPr="006F178A">
          <w:rPr>
            <w:rtl/>
          </w:rPr>
          <w:delText xml:space="preserve">אמה.</w:delText>
        </w:r>
      </w:del>
      <w:r w:rsidRPr="006F178A">
        <w:rPr>
          <w:rtl/>
        </w:rPr>
        <w:t xml:space="preserve"> וחצי</w:t>
      </w:r>
      <w:ins w:id="102511" w:author="קלוד" w:date="2026-10-11T13:11:34Z">
        <w:r>
          <w:rPr>
            <w:rtl/>
          </w:rPr>
          <w:t xml:space="preserve"> </w:t>
        </w:r>
        <w:r>
          <w:rPr>
            <w:rStyle w:val="afffffe"/>
            <w:rtl/>
          </w:rPr>
          <w:t xml:space="preserve">אמה</w:t>
        </w:r>
        <w:r>
          <w:rPr>
            <w:rtl/>
          </w:rPr>
          <w:t xml:space="preserve"> </w:t>
        </w:r>
      </w:ins>
      <w:del w:id="102512" w:author="קלוד" w:date="2026-10-11T13:11:34Z">
        <w:r w:rsidRPr="006F178A">
          <w:rPr>
            <w:rtl/>
          </w:rPr>
          <w:delText xml:space="preserve"> </w:delText>
        </w:r>
      </w:del>
      <w:r w:rsidRPr="006F178A">
        <w:rPr>
          <w:rtl/>
        </w:rPr>
        <w:t xml:space="preserve">נוסף </w:t>
      </w:r>
      <w:ins w:id="102509" w:author="קלוד" w:date="2026-10-11T13:11:34Z">
        <w:r>
          <w:rPr>
            <w:rtl/>
          </w:rPr>
          <w:t xml:space="preserve">-</w:t>
        </w:r>
      </w:ins>
      <w:del w:id="102510" w:author="קלוד" w:date="2026-10-11T13:11:34Z">
        <w:r w:rsidRPr="006F178A">
          <w:rPr>
            <w:rtl/>
          </w:rPr>
          <w:delText xml:space="preserve">דלא</w:delText>
        </w:r>
      </w:del>
      <w:r w:rsidRPr="006F178A">
        <w:rPr>
          <w:rtl/>
        </w:rPr>
        <w:t xml:space="preserve"> </w:t>
      </w:r>
      <w:ins w:id="102507" w:author="קלוד" w:date="2026-10-11T13:11:34Z">
        <w:r>
          <w:rPr>
            <w:rtl/>
          </w:rPr>
          <w:t xml:space="preserve">שלא</w:t>
        </w:r>
      </w:ins>
      <w:del w:id="102508" w:author="קלוד" w:date="2026-10-11T13:11:34Z">
        <w:r w:rsidRPr="006F178A">
          <w:rPr>
            <w:rtl/>
          </w:rPr>
          <w:delText xml:space="preserve">לידחקו</w:delText>
        </w:r>
      </w:del>
      <w:r w:rsidRPr="006F178A">
        <w:rPr>
          <w:rtl/>
        </w:rPr>
        <w:t xml:space="preserve"> </w:t>
      </w:r>
      <w:ins w:id="102505" w:author="קלוד" w:date="2026-10-11T13:11:34Z">
        <w:r>
          <w:rPr>
            <w:rtl/>
          </w:rPr>
          <w:t xml:space="preserve">יידחקו הקרשים.</w:t>
        </w:r>
      </w:ins>
      <w:del w:id="102506" w:author="קלוד" w:date="2026-10-11T13:11:34Z">
        <w:r w:rsidRPr="006F178A">
          <w:rPr>
            <w:rtl/>
          </w:rPr>
          <w:delText xml:space="preserve">קרשים.</w:delText>
        </w:r>
      </w:del>
    </w:p>
    <w:p>
      <w:pPr>
        <w:pStyle w:val="38"/>
        <w:rPr>
          <w:ins w:id="98191" w:author="מנוע מכני" w:date="2026-10-11T12:04:39Z"/>
        </w:rPr>
      </w:pPr>
      <w:r w:rsidRPr="00EC3AF0">
        <w:t>רבא:</w:t>
      </w:r>
    </w:p>
    <w:p w:rsidR="00E9703F" w:rsidRPr="006F178A" w:rsidRDefault="00E9703F" w:rsidP="00E9703F">
      <w:pPr>
        <w:rPr>
          <w:rtl/>
        </w:rPr>
      </w:pPr>
      <w:del w:id="98192" w:author="מנוע מכני" w:date="2026-10-11T12:04:39Z">
        <w:r w:rsidRPr="006F178A">
          <w:rPr>
            <w:rtl/>
          </w:rPr>
          <w:delText xml:space="preserve"> </w:delText>
        </w:r>
      </w:del>
      <w:r w:rsidRPr="006F178A">
        <w:rPr>
          <w:rtl/>
        </w:rPr>
        <w:t xml:space="preserve">צידי עגלה כמלא רחב עגלה. וכמה רחב עגלה - שתי אמות ומחצה.</w:t>
      </w:r>
    </w:p>
    <w:p w:rsidR="00E9703F" w:rsidRDefault="00E9703F" w:rsidP="00E9703F">
      <w:pPr>
        <w:rPr>
          <w:rtl/>
        </w:rPr>
      </w:pPr>
      <w:ins w:id="102527" w:author="קלוד" w:date="2026-10-11T13:11:34Z">
        <w:r>
          <w:rPr>
            <w:rtl/>
          </w:rPr>
          <w:t xml:space="preserve">[ואף</w:t>
        </w:r>
      </w:ins>
      <w:del w:id="102528" w:author="קלוד" w:date="2026-10-11T13:11:34Z">
        <w:r w:rsidRPr="006F178A">
          <w:rPr>
            <w:rtl/>
          </w:rPr>
          <w:delText xml:space="preserve">[</w:delText>
        </w:r>
        <w:r>
          <w:rPr>
            <w:rtl/>
          </w:rPr>
          <w:delText xml:space="preserve">ואפי'</w:delText>
        </w:r>
      </w:del>
      <w:r w:rsidRPr="006F178A">
        <w:rPr>
          <w:rtl/>
        </w:rPr>
        <w:t xml:space="preserve"> </w:t>
      </w:r>
      <w:ins w:id="102525" w:author="קלוד" w:date="2026-10-11T13:11:34Z">
        <w:r>
          <w:rPr>
            <w:rtl/>
          </w:rPr>
          <w:t xml:space="preserve">שדי</w:t>
        </w:r>
      </w:ins>
      <w:del w:id="102526" w:author="קלוד" w:date="2026-10-11T13:11:34Z">
        <w:r w:rsidRPr="006F178A">
          <w:rPr>
            <w:rtl/>
          </w:rPr>
          <w:delText xml:space="preserve">דסגי</w:delText>
        </w:r>
      </w:del>
      <w:r w:rsidRPr="006F178A">
        <w:rPr>
          <w:rtl/>
        </w:rPr>
        <w:t xml:space="preserve"> באמה </w:t>
      </w:r>
      <w:ins w:id="102523" w:author="קלוד" w:date="2026-10-11T13:11:34Z">
        <w:r>
          <w:rPr>
            <w:rtl/>
          </w:rPr>
          <w:t xml:space="preserve">וחצי,</w:t>
        </w:r>
      </w:ins>
      <w:del w:id="102524" w:author="קלוד" w:date="2026-10-11T13:11:34Z">
        <w:r w:rsidRPr="006F178A">
          <w:rPr>
            <w:rtl/>
          </w:rPr>
          <w:delText xml:space="preserve">וחצי</w:delText>
        </w:r>
      </w:del>
      <w:r w:rsidRPr="006F178A">
        <w:rPr>
          <w:rtl/>
        </w:rPr>
        <w:t xml:space="preserve"> מ"מ </w:t>
      </w:r>
      <w:ins w:id="102521" w:author="קלוד" w:date="2026-10-11T13:11:34Z">
        <w:r>
          <w:rPr>
            <w:rtl/>
          </w:rPr>
          <w:t xml:space="preserve">שלא</w:t>
        </w:r>
      </w:ins>
      <w:del w:id="102522" w:author="קלוד" w:date="2026-10-11T13:11:34Z">
        <w:r w:rsidRPr="006F178A">
          <w:rPr>
            <w:rtl/>
          </w:rPr>
          <w:delText xml:space="preserve">דלא</w:delText>
        </w:r>
      </w:del>
      <w:r w:rsidRPr="006F178A">
        <w:rPr>
          <w:rtl/>
        </w:rPr>
        <w:t xml:space="preserve"> </w:t>
      </w:r>
      <w:ins w:id="102519" w:author="קלוד" w:date="2026-10-11T13:11:34Z">
        <w:r>
          <w:rPr>
            <w:rtl/>
          </w:rPr>
          <w:t xml:space="preserve">ינתרו</w:t>
        </w:r>
      </w:ins>
      <w:del w:id="102520" w:author="קלוד" w:date="2026-10-11T13:11:34Z">
        <w:r w:rsidRPr="006F178A">
          <w:rPr>
            <w:rtl/>
          </w:rPr>
          <w:delText xml:space="preserve">לידדו</w:delText>
        </w:r>
      </w:del>
      <w:r w:rsidRPr="006F178A">
        <w:rPr>
          <w:rtl/>
        </w:rPr>
        <w:t xml:space="preserve"> </w:t>
      </w:r>
      <w:ins w:id="102517" w:author="קלוד" w:date="2026-10-11T13:11:34Z">
        <w:r>
          <w:rPr>
            <w:rtl/>
          </w:rPr>
          <w:t xml:space="preserve">הקרשים]</w:t>
        </w:r>
      </w:ins>
      <w:del w:id="102518" w:author="קלוד" w:date="2026-10-11T13:11:34Z">
        <w:r w:rsidRPr="006F178A">
          <w:rPr>
            <w:rtl/>
          </w:rPr>
          <w:delText xml:space="preserve">קרשים]</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דרך </w:t>
      </w:r>
      <w:r w:rsidRPr="006F178A">
        <w:rPr>
          <w:rtl/>
        </w:rPr>
        <w:t xml:space="preserve">רה"ר</w:t>
      </w:r>
      <w:r w:rsidRPr="006F178A">
        <w:rPr>
          <w:rtl/>
        </w:rPr>
        <w:t xml:space="preserve"> ט"ז </w:t>
      </w:r>
      <w:ins w:id="102533" w:author="קלוד" w:date="2026-10-11T13:11:34Z">
        <w:r>
          <w:rPr>
            <w:rtl/>
          </w:rPr>
          <w:t xml:space="preserve">אמה,</w:t>
        </w:r>
      </w:ins>
      <w:del w:id="102534" w:author="קלוד" w:date="2026-10-11T13:11:34Z">
        <w:r w:rsidRPr="006F178A">
          <w:rPr>
            <w:rtl/>
          </w:rPr>
          <w:delText xml:space="preserve">אמה</w:delText>
        </w:r>
      </w:del>
      <w:r w:rsidRPr="006F178A">
        <w:rPr>
          <w:rtl/>
        </w:rPr>
        <w:t xml:space="preserve"> </w:t>
      </w:r>
      <w:ins w:id="93183" w:author="מנוע מכני" w:date="2026-10-11T12:04:39Z">
        <w:ins w:id="102531" w:author="קלוד" w:date="2026-10-11T13:11:34Z">
          <w:r>
            <w:rPr>
              <w:rtl/>
            </w:rPr>
            <w:t xml:space="preserve">שלמדים</w:t>
          </w:r>
        </w:ins>
        <w:del w:id="102532" w:author="קלוד" w:date="2026-10-11T13:11:34Z">
          <w:r>
            <w:rPr>
              <w:rtl/>
            </w:rPr>
            <w:delText xml:space="preserve">דלמדים</w:delText>
          </w:r>
        </w:del>
      </w:ins>
      <w:del w:id="93184" w:author="מנוע מכני" w:date="2026-10-11T12:04:39Z">
        <w:r w:rsidRPr="006F178A">
          <w:rPr>
            <w:rtl/>
          </w:rPr>
          <w:delText xml:space="preserve">דגמרינן</w:delText>
        </w:r>
      </w:del>
      <w:r w:rsidRPr="006F178A">
        <w:rPr>
          <w:rtl/>
        </w:rPr>
        <w:t xml:space="preserve"> </w:t>
      </w:r>
      <w:ins w:id="102529" w:author="קלוד" w:date="2026-10-11T13:11:34Z">
        <w:r>
          <w:rPr>
            <w:rtl/>
          </w:rPr>
          <w:t xml:space="preserve">ממשכן.</w:t>
        </w:r>
      </w:ins>
      <w:del w:id="102530" w:author="קלוד" w:date="2026-10-11T13:11:34Z">
        <w:r w:rsidRPr="006F178A">
          <w:rPr>
            <w:rtl/>
          </w:rPr>
          <w:delText xml:space="preserve">משכן.</w:delText>
        </w:r>
      </w:del>
    </w:p>
    <w:p w:rsidR="00E9703F" w:rsidRPr="006061D7" w:rsidRDefault="00E9703F" w:rsidP="00E9703F">
      <w:pPr>
        <w:rPr>
          <w:rtl/>
        </w:rPr>
      </w:pPr>
      <w:ins w:id="102549" w:author="קלוד" w:date="2026-10-11T13:11:34Z">
        <w:r>
          <w:rPr>
            <w:rtl/>
          </w:rPr>
          <w:t xml:space="preserve">ואף</w:t>
        </w:r>
      </w:ins>
      <w:del w:id="102550" w:author="קלוד" w:date="2026-10-11T13:11:34Z">
        <w:r w:rsidRPr="006061D7">
          <w:rPr>
            <w:rtl/>
          </w:rPr>
          <w:delText xml:space="preserve">ואפ'</w:delText>
        </w:r>
      </w:del>
      <w:r w:rsidRPr="006061D7">
        <w:rPr>
          <w:rtl/>
        </w:rPr>
        <w:t xml:space="preserve"> </w:t>
      </w:r>
      <w:ins w:id="102547" w:author="קלוד" w:date="2026-10-11T13:11:34Z">
        <w:r>
          <w:rPr>
            <w:rtl/>
          </w:rPr>
          <w:t xml:space="preserve">שדי</w:t>
        </w:r>
      </w:ins>
      <w:del w:id="102548" w:author="קלוד" w:date="2026-10-11T13:11:34Z">
        <w:r w:rsidRPr="006061D7">
          <w:rPr>
            <w:rtl/>
          </w:rPr>
          <w:delText xml:space="preserve">דסגי</w:delText>
        </w:r>
      </w:del>
      <w:r w:rsidRPr="006061D7">
        <w:rPr>
          <w:rtl/>
        </w:rPr>
        <w:t xml:space="preserve"> בחמש כפול שלוש [שני עגלות כל </w:t>
      </w:r>
      <w:ins w:id="102545" w:author="קלוד" w:date="2026-10-11T13:11:34Z">
        <w:r>
          <w:rPr>
            <w:rtl/>
          </w:rPr>
          <w:t xml:space="preserve">רוח],</w:t>
        </w:r>
      </w:ins>
      <w:del w:id="102546" w:author="קלוד" w:date="2026-10-11T13:11:34Z">
        <w:r w:rsidRPr="006061D7">
          <w:rPr>
            <w:rtl/>
          </w:rPr>
          <w:delText xml:space="preserve">רוח]</w:delText>
        </w:r>
      </w:del>
      <w:r w:rsidRPr="006061D7">
        <w:rPr>
          <w:rtl/>
        </w:rPr>
        <w:t xml:space="preserve"> מ"מ </w:t>
      </w:r>
      <w:ins w:id="102543" w:author="קלוד" w:date="2026-10-11T13:11:34Z">
        <w:r>
          <w:rPr>
            <w:rtl/>
          </w:rPr>
          <w:t xml:space="preserve">צריך</w:t>
        </w:r>
      </w:ins>
      <w:del w:id="102544" w:author="קלוד" w:date="2026-10-11T13:11:34Z">
        <w:r w:rsidRPr="006061D7">
          <w:rPr>
            <w:rtl/>
          </w:rPr>
          <w:delText xml:space="preserve">בעי חד</w:delText>
        </w:r>
      </w:del>
      <w:r w:rsidRPr="006061D7">
        <w:rPr>
          <w:rtl/>
        </w:rPr>
        <w:t xml:space="preserve"> אמה </w:t>
      </w:r>
      <w:ins w:id="102541" w:author="קלוד" w:date="2026-10-11T13:11:34Z">
        <w:r>
          <w:rPr>
            <w:rtl/>
          </w:rPr>
          <w:t xml:space="preserve">אחת</w:t>
        </w:r>
      </w:ins>
      <w:del w:id="102542" w:author="קלוד" w:date="2026-10-11T13:11:34Z">
        <w:r w:rsidRPr="006061D7">
          <w:rPr>
            <w:rtl/>
          </w:rPr>
          <w:delText xml:space="preserve">ללוי</w:delText>
        </w:r>
      </w:del>
      <w:r w:rsidRPr="006061D7">
        <w:rPr>
          <w:rtl/>
        </w:rPr>
        <w:t xml:space="preserve"> </w:t>
      </w:r>
      <w:ins w:id="102539" w:author="קלוד" w:date="2026-10-11T13:11:34Z">
        <w:r>
          <w:rPr>
            <w:rtl/>
          </w:rPr>
          <w:t xml:space="preserve">ללוי,</w:t>
        </w:r>
      </w:ins>
      <w:del w:id="102540" w:author="קלוד" w:date="2026-10-11T13:11:34Z">
        <w:r w:rsidRPr="006061D7">
          <w:rPr>
            <w:rtl/>
          </w:rPr>
          <w:delText xml:space="preserve">דמשתלפי</w:delText>
        </w:r>
      </w:del>
      <w:r w:rsidRPr="006061D7">
        <w:rPr>
          <w:rtl/>
        </w:rPr>
        <w:t xml:space="preserve"> </w:t>
      </w:r>
      <w:ins w:id="102537" w:author="קלוד" w:date="2026-10-11T13:11:34Z">
        <w:r>
          <w:rPr>
            <w:rtl/>
          </w:rPr>
          <w:t xml:space="preserve">שכשנשמטים הקרשים</w:t>
        </w:r>
      </w:ins>
      <w:del w:id="102538" w:author="קלוד" w:date="2026-10-11T13:11:34Z">
        <w:r w:rsidRPr="006061D7">
          <w:rPr>
            <w:rtl/>
          </w:rPr>
          <w:delText xml:space="preserve">קרשים</w:delText>
        </w:r>
      </w:del>
      <w:r w:rsidRPr="006061D7">
        <w:rPr>
          <w:rtl/>
        </w:rPr>
        <w:t xml:space="preserve"> - </w:t>
      </w:r>
      <w:ins w:id="95449" w:author="מנוע מכני" w:date="2026-10-11T12:04:39Z">
        <w:r>
          <w:rPr>
            <w:rtl/>
          </w:rPr>
          <w:t xml:space="preserve">היה</w:t>
        </w:r>
      </w:ins>
      <w:del w:id="95450" w:author="מנוע מכני" w:date="2026-10-11T12:04:39Z">
        <w:r w:rsidRPr="006061D7">
          <w:rPr>
            <w:rtl/>
          </w:rPr>
          <w:delText xml:space="preserve">הוה</w:delText>
        </w:r>
      </w:del>
      <w:r w:rsidRPr="006061D7">
        <w:rPr>
          <w:rtl/>
        </w:rPr>
        <w:t xml:space="preserve"> </w:t>
      </w:r>
      <w:ins w:id="102535" w:author="קלוד" w:date="2026-10-11T13:11:34Z">
        <w:r>
          <w:rPr>
            <w:rtl/>
          </w:rPr>
          <w:t xml:space="preserve">אוחזם.</w:t>
        </w:r>
      </w:ins>
      <w:del w:id="102536" w:author="קלוד" w:date="2026-10-11T13:11:34Z">
        <w:r w:rsidRPr="006061D7">
          <w:rPr>
            <w:rtl/>
          </w:rPr>
          <w:delText xml:space="preserve">נקיט </w:delText>
        </w:r>
        <w:r>
          <w:rPr>
            <w:rtl/>
          </w:rPr>
          <w:delText xml:space="preserve">להם</w:delText>
        </w:r>
        <w:r w:rsidRPr="006061D7">
          <w:rPr>
            <w:rtl/>
          </w:rPr>
          <w:delText xml:space="preserve">.</w:delText>
        </w:r>
      </w:del>
      <w:ins w:id="94305" w:author="מנוע מכני" w:date="2026-10-11T12:04:39Z"/>
      <w:del w:id="94306" w:author="מנוע מכני" w:date="2026-10-11T12:04:39Z">
        <w:r w:rsidRPr="006061D7">
          <w:rPr>
            <w:rtl/>
          </w:rPr>
          <w:delText xml:space="preserve">להו</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צט.</w:t>
      </w:r>
    </w:p>
    <w:p>
      <w:pPr>
        <w:pStyle w:val="MishnaBatzad"/>
        <w:rPr>
          <w:ins w:id="20545" w:author="קלוד" w:date="2026-10-11T09:07:15Z"/>
        </w:rPr>
      </w:pPr>
      <w:ins w:id="20544" w:author="קלוד" w:date="2026-10-11T09:07:15Z">
        <w:r>
          <w:t xml:space="preserve">משנה ב</w:t>
        </w:r>
      </w:ins>
    </w:p>
    <w:p w:rsidR="00E9703F" w:rsidRPr="009757B9" w:rsidRDefault="00E9703F" w:rsidP="00E9703F">
      <w:pPr>
        <w:pStyle w:val="afff9"/>
        <w:rPr>
          <w:del w:id="20266" w:author="קלוד" w:date="2026-10-11T09:07:15Z"/>
          <w:rStyle w:val="afffe"/>
          <w:b/>
          <w:bCs w:val="0"/>
          <w:sz w:val="20"/>
          <w:rtl/>
        </w:rPr>
      </w:pPr>
      <w:del w:id="20264" w:author="קלוד" w:date="2026-10-11T09:07:15Z">
        <w:r w:rsidRPr="00146180">
          <w:rPr>
            <w:rStyle w:val="afffe"/>
            <w:rFonts w:hint="cs"/>
            <w:bCs w:val="0"/>
            <w:sz w:val="20"/>
            <w:rtl/>
          </w:rPr>
          <w:delText xml:space="preserve">משנה</w:delText>
        </w:r>
      </w:del>
      <w:del w:id="20265" w:author="קלוד" w:date="2026-10-11T09:07:15Z">
        <w:r w:rsidRPr="00146180">
          <w:rPr>
            <w:rStyle w:val="afffe"/>
            <w:bCs w:val="0"/>
            <w:sz w:val="20"/>
            <w:rtl/>
          </w:rPr>
          <w:delText xml:space="preserve">.</w:delText>
        </w:r>
      </w:del>
    </w:p>
    <w:p w:rsidR="00E9703F" w:rsidRDefault="00E9703F" w:rsidP="00E9703F">
      <w:pPr>
        <w:pStyle w:val="afff9"/>
        <w:spacing w:before="120"/>
        <w:rPr>
          <w:rStyle w:val="afffe"/>
          <w:b/>
          <w:bCs w:val="0"/>
          <w:sz w:val="20"/>
          <w:rtl/>
        </w:rPr>
        <w:pPrChange w:id="90062" w:author="קלוד" w:date="2026-10-11T12:09:42Z">
          <w:pPr>
            <w:pStyle w:val="afff9"/>
          </w:pPr>
        </w:pPrChange>
      </w:pPr>
      <w:r w:rsidRPr="00146180">
        <w:rPr>
          <w:rStyle w:val="afffe"/>
          <w:rFonts w:hint="cs"/>
          <w:bCs w:val="0"/>
          <w:rtl/>
          <w:rPrChange w:id="40490" w:author="Claude" w:date="2026-10-11T09:07:39Z">
            <w:rPr>
              <w:rStyle w:val="afffe"/>
              <w:rFonts w:hint="cs"/>
              <w:bCs w:val="0"/>
              <w:sz w:val="20"/>
              <w:rtl/>
            </w:rPr>
          </w:rPrChange>
        </w:rPr>
        <w:t>חולית</w:t>
      </w:r>
      <w:r w:rsidRPr="00146180">
        <w:rPr>
          <w:rStyle w:val="afffe"/>
          <w:bCs w:val="0"/>
          <w:rtl/>
          <w:rPrChange w:id="40491" w:author="Claude" w:date="2026-10-11T09:07:39Z">
            <w:rPr>
              <w:rStyle w:val="afffe"/>
              <w:bCs w:val="0"/>
              <w:sz w:val="20"/>
              <w:rtl/>
            </w:rPr>
          </w:rPrChange>
        </w:rPr>
        <w:t xml:space="preserve"> </w:t>
      </w:r>
      <w:r w:rsidRPr="00146180">
        <w:rPr>
          <w:rStyle w:val="afffe"/>
          <w:rFonts w:hint="cs"/>
          <w:bCs w:val="0"/>
          <w:rtl/>
          <w:rPrChange w:id="40492" w:author="Claude" w:date="2026-10-11T09:07:39Z">
            <w:rPr>
              <w:rStyle w:val="afffe"/>
              <w:rFonts w:hint="cs"/>
              <w:bCs w:val="0"/>
              <w:sz w:val="20"/>
              <w:rtl/>
            </w:rPr>
          </w:rPrChange>
        </w:rPr>
        <w:t>הבור</w:t>
      </w:r>
      <w:r w:rsidRPr="00146180">
        <w:rPr>
          <w:rStyle w:val="afffe"/>
          <w:bCs w:val="0"/>
          <w:rtl/>
          <w:rPrChange w:id="40493" w:author="Claude" w:date="2026-10-11T09:07:39Z">
            <w:rPr>
              <w:rStyle w:val="afffe"/>
              <w:bCs w:val="0"/>
              <w:sz w:val="20"/>
              <w:rtl/>
            </w:rPr>
          </w:rPrChange>
        </w:rPr>
        <w:t xml:space="preserve"> </w:t>
      </w:r>
      <w:r w:rsidRPr="00146180">
        <w:rPr>
          <w:rStyle w:val="afffe"/>
          <w:rFonts w:hint="cs"/>
          <w:bCs w:val="0"/>
          <w:rtl/>
          <w:rPrChange w:id="40494" w:author="Claude" w:date="2026-10-11T09:07:39Z">
            <w:rPr>
              <w:rStyle w:val="afffe"/>
              <w:rFonts w:hint="cs"/>
              <w:bCs w:val="0"/>
              <w:sz w:val="20"/>
              <w:rtl/>
            </w:rPr>
          </w:rPrChange>
        </w:rPr>
        <w:t>והסלע</w:t>
      </w:r>
      <w:r w:rsidRPr="00146180">
        <w:rPr>
          <w:rStyle w:val="afffe"/>
          <w:bCs w:val="0"/>
          <w:rtl/>
          <w:rPrChange w:id="40495" w:author="Claude" w:date="2026-10-11T09:07:39Z">
            <w:rPr>
              <w:rStyle w:val="afffe"/>
              <w:bCs w:val="0"/>
              <w:sz w:val="20"/>
              <w:rtl/>
            </w:rPr>
          </w:rPrChange>
        </w:rPr>
        <w:t xml:space="preserve"> </w:t>
      </w:r>
      <w:r w:rsidRPr="00146180">
        <w:rPr>
          <w:rStyle w:val="afffe"/>
          <w:rFonts w:hint="cs"/>
          <w:bCs w:val="0"/>
          <w:rtl/>
          <w:rPrChange w:id="40496" w:author="Claude" w:date="2026-10-11T09:07:39Z">
            <w:rPr>
              <w:rStyle w:val="afffe"/>
              <w:rFonts w:hint="cs"/>
              <w:bCs w:val="0"/>
              <w:sz w:val="20"/>
              <w:rtl/>
            </w:rPr>
          </w:rPrChange>
        </w:rPr>
        <w:t>שהן</w:t>
      </w:r>
      <w:r w:rsidRPr="00146180">
        <w:rPr>
          <w:rStyle w:val="afffe"/>
          <w:bCs w:val="0"/>
          <w:rtl/>
          <w:rPrChange w:id="40497" w:author="Claude" w:date="2026-10-11T09:07:39Z">
            <w:rPr>
              <w:rStyle w:val="afffe"/>
              <w:bCs w:val="0"/>
              <w:sz w:val="20"/>
              <w:rtl/>
            </w:rPr>
          </w:rPrChange>
        </w:rPr>
        <w:t xml:space="preserve"> </w:t>
      </w:r>
      <w:r w:rsidRPr="00146180">
        <w:rPr>
          <w:rStyle w:val="afffe"/>
          <w:rFonts w:hint="cs"/>
          <w:bCs w:val="0"/>
          <w:rtl/>
          <w:rPrChange w:id="40498" w:author="Claude" w:date="2026-10-11T09:07:39Z">
            <w:rPr>
              <w:rStyle w:val="afffe"/>
              <w:rFonts w:hint="cs"/>
              <w:bCs w:val="0"/>
              <w:sz w:val="20"/>
              <w:rtl/>
            </w:rPr>
          </w:rPrChange>
        </w:rPr>
        <w:t>גבוהין</w:t>
      </w:r>
      <w:r w:rsidRPr="00146180">
        <w:rPr>
          <w:rStyle w:val="afffe"/>
          <w:bCs w:val="0"/>
          <w:rtl/>
          <w:rPrChange w:id="40499" w:author="Claude" w:date="2026-10-11T09:07:39Z">
            <w:rPr>
              <w:rStyle w:val="afffe"/>
              <w:bCs w:val="0"/>
              <w:sz w:val="20"/>
              <w:rtl/>
            </w:rPr>
          </w:rPrChange>
        </w:rPr>
        <w:t xml:space="preserve"> </w:t>
      </w:r>
      <w:r w:rsidRPr="00146180">
        <w:rPr>
          <w:rStyle w:val="afffe"/>
          <w:rFonts w:hint="cs"/>
          <w:bCs w:val="0"/>
          <w:rtl/>
          <w:rPrChange w:id="40500" w:author="Claude" w:date="2026-10-11T09:07:39Z">
            <w:rPr>
              <w:rStyle w:val="afffe"/>
              <w:rFonts w:hint="cs"/>
              <w:bCs w:val="0"/>
              <w:sz w:val="20"/>
              <w:rtl/>
            </w:rPr>
          </w:rPrChange>
        </w:rPr>
        <w:t>עשרה</w:t>
      </w:r>
      <w:r w:rsidRPr="00146180">
        <w:rPr>
          <w:rStyle w:val="afffe"/>
          <w:bCs w:val="0"/>
          <w:rtl/>
          <w:rPrChange w:id="40501" w:author="Claude" w:date="2026-10-11T09:07:39Z">
            <w:rPr>
              <w:rStyle w:val="afffe"/>
              <w:bCs w:val="0"/>
              <w:sz w:val="20"/>
              <w:rtl/>
            </w:rPr>
          </w:rPrChange>
        </w:rPr>
        <w:t xml:space="preserve"> </w:t>
      </w:r>
      <w:r w:rsidRPr="00146180">
        <w:rPr>
          <w:rStyle w:val="afffe"/>
          <w:rFonts w:hint="cs"/>
          <w:bCs w:val="0"/>
          <w:rtl/>
          <w:rPrChange w:id="40502" w:author="Claude" w:date="2026-10-11T09:07:39Z">
            <w:rPr>
              <w:rStyle w:val="afffe"/>
              <w:rFonts w:hint="cs"/>
              <w:bCs w:val="0"/>
              <w:sz w:val="20"/>
              <w:rtl/>
            </w:rPr>
          </w:rPrChange>
        </w:rPr>
        <w:t>ורחבן</w:t>
      </w:r>
      <w:r w:rsidRPr="00146180">
        <w:rPr>
          <w:rStyle w:val="afffe"/>
          <w:bCs w:val="0"/>
          <w:rtl/>
          <w:rPrChange w:id="40503" w:author="Claude" w:date="2026-10-11T09:07:39Z">
            <w:rPr>
              <w:rStyle w:val="afffe"/>
              <w:bCs w:val="0"/>
              <w:sz w:val="20"/>
              <w:rtl/>
            </w:rPr>
          </w:rPrChange>
        </w:rPr>
        <w:t xml:space="preserve"> </w:t>
      </w:r>
      <w:r w:rsidRPr="00146180">
        <w:rPr>
          <w:rStyle w:val="afffe"/>
          <w:rFonts w:hint="cs"/>
          <w:bCs w:val="0"/>
          <w:rtl/>
          <w:rPrChange w:id="40504" w:author="Claude" w:date="2026-10-11T09:07:39Z">
            <w:rPr>
              <w:rStyle w:val="afffe"/>
              <w:rFonts w:hint="cs"/>
              <w:bCs w:val="0"/>
              <w:sz w:val="20"/>
              <w:rtl/>
            </w:rPr>
          </w:rPrChange>
        </w:rPr>
        <w:t>ארבעה</w:t>
      </w:r>
      <w:r w:rsidRPr="00146180">
        <w:rPr>
          <w:rStyle w:val="afffe"/>
          <w:bCs w:val="0"/>
          <w:rtl/>
          <w:rPrChange w:id="40505" w:author="Claude" w:date="2026-10-11T09:07:39Z">
            <w:rPr>
              <w:rStyle w:val="afffe"/>
              <w:bCs w:val="0"/>
              <w:sz w:val="20"/>
              <w:rtl/>
            </w:rPr>
          </w:rPrChange>
        </w:rPr>
        <w:t>,</w:t>
      </w:r>
    </w:p>
    <w:p w:rsidR="00E9703F" w:rsidRPr="009757B9" w:rsidRDefault="00E9703F" w:rsidP="00E9703F">
      <w:pPr>
        <w:pStyle w:val="afff9"/>
        <w:rPr>
          <w:rStyle w:val="afffe"/>
          <w:b/>
          <w:bCs w:val="0"/>
          <w:sz w:val="20"/>
          <w:rtl/>
        </w:rPr>
      </w:pPr>
      <w:r w:rsidRPr="00146180">
        <w:rPr>
          <w:rStyle w:val="afffe"/>
          <w:rFonts w:hint="cs"/>
          <w:bCs w:val="0"/>
          <w:rtl/>
          <w:rPrChange w:id="40506" w:author="Claude" w:date="2026-10-11T09:07:39Z">
            <w:rPr>
              <w:rStyle w:val="afffe"/>
              <w:rFonts w:hint="cs"/>
              <w:bCs w:val="0"/>
              <w:sz w:val="20"/>
              <w:rtl/>
            </w:rPr>
          </w:rPrChange>
        </w:rPr>
        <w:t>הנוטל</w:t>
      </w:r>
      <w:r w:rsidRPr="00146180">
        <w:rPr>
          <w:rStyle w:val="afffe"/>
          <w:bCs w:val="0"/>
          <w:rtl/>
          <w:rPrChange w:id="40507" w:author="Claude" w:date="2026-10-11T09:07:39Z">
            <w:rPr>
              <w:rStyle w:val="afffe"/>
              <w:bCs w:val="0"/>
              <w:sz w:val="20"/>
              <w:rtl/>
            </w:rPr>
          </w:rPrChange>
        </w:rPr>
        <w:t xml:space="preserve"> </w:t>
      </w:r>
      <w:r w:rsidRPr="00146180">
        <w:rPr>
          <w:rStyle w:val="afffe"/>
          <w:rFonts w:hint="cs"/>
          <w:bCs w:val="0"/>
          <w:rtl/>
          <w:rPrChange w:id="40508" w:author="Claude" w:date="2026-10-11T09:07:39Z">
            <w:rPr>
              <w:rStyle w:val="afffe"/>
              <w:rFonts w:hint="cs"/>
              <w:bCs w:val="0"/>
              <w:sz w:val="20"/>
              <w:rtl/>
            </w:rPr>
          </w:rPrChange>
        </w:rPr>
        <w:t>מהן</w:t>
      </w:r>
      <w:r w:rsidRPr="00146180">
        <w:rPr>
          <w:rStyle w:val="afffe"/>
          <w:bCs w:val="0"/>
          <w:rtl/>
          <w:rPrChange w:id="40509" w:author="Claude" w:date="2026-10-11T09:07:39Z">
            <w:rPr>
              <w:rStyle w:val="afffe"/>
              <w:bCs w:val="0"/>
              <w:sz w:val="20"/>
              <w:rtl/>
            </w:rPr>
          </w:rPrChange>
        </w:rPr>
        <w:t xml:space="preserve"> </w:t>
      </w:r>
      <w:r w:rsidRPr="00146180">
        <w:rPr>
          <w:rStyle w:val="afffe"/>
          <w:rFonts w:hint="cs"/>
          <w:bCs w:val="0"/>
          <w:rtl/>
          <w:rPrChange w:id="40510" w:author="Claude" w:date="2026-10-11T09:07:39Z">
            <w:rPr>
              <w:rStyle w:val="afffe"/>
              <w:rFonts w:hint="cs"/>
              <w:bCs w:val="0"/>
              <w:sz w:val="20"/>
              <w:rtl/>
            </w:rPr>
          </w:rPrChange>
        </w:rPr>
        <w:t>והנותן</w:t>
      </w:r>
      <w:r w:rsidRPr="00146180">
        <w:rPr>
          <w:rStyle w:val="afffe"/>
          <w:bCs w:val="0"/>
          <w:rtl/>
          <w:rPrChange w:id="40511" w:author="Claude" w:date="2026-10-11T09:07:39Z">
            <w:rPr>
              <w:rStyle w:val="afffe"/>
              <w:bCs w:val="0"/>
              <w:sz w:val="20"/>
              <w:rtl/>
            </w:rPr>
          </w:rPrChange>
        </w:rPr>
        <w:t xml:space="preserve"> </w:t>
      </w:r>
      <w:r w:rsidRPr="00146180">
        <w:rPr>
          <w:rStyle w:val="afffe"/>
          <w:rFonts w:hint="cs"/>
          <w:bCs w:val="0"/>
          <w:rtl/>
          <w:rPrChange w:id="40512" w:author="Claude" w:date="2026-10-11T09:07:39Z">
            <w:rPr>
              <w:rStyle w:val="afffe"/>
              <w:rFonts w:hint="cs"/>
              <w:bCs w:val="0"/>
              <w:sz w:val="20"/>
              <w:rtl/>
            </w:rPr>
          </w:rPrChange>
        </w:rPr>
        <w:t>ע</w:t>
      </w:r>
      <w:r w:rsidRPr="00146180">
        <w:rPr>
          <w:rStyle w:val="afffe"/>
          <w:bCs w:val="0"/>
          <w:rtl/>
          <w:rPrChange w:id="40513" w:author="Claude" w:date="2026-10-11T09:07:39Z">
            <w:rPr>
              <w:rStyle w:val="afffe"/>
              <w:bCs w:val="0"/>
              <w:sz w:val="20"/>
              <w:rtl/>
            </w:rPr>
          </w:rPrChange>
        </w:rPr>
        <w:t>"</w:t>
      </w:r>
      <w:r w:rsidRPr="00146180">
        <w:rPr>
          <w:rStyle w:val="afffe"/>
          <w:rFonts w:hint="cs"/>
          <w:bCs w:val="0"/>
          <w:rtl/>
          <w:rPrChange w:id="40514" w:author="Claude" w:date="2026-10-11T09:07:39Z">
            <w:rPr>
              <w:rStyle w:val="afffe"/>
              <w:rFonts w:hint="cs"/>
              <w:bCs w:val="0"/>
              <w:sz w:val="20"/>
              <w:rtl/>
            </w:rPr>
          </w:rPrChange>
        </w:rPr>
        <w:t>גן</w:t>
      </w:r>
      <w:r w:rsidRPr="00146180">
        <w:rPr>
          <w:rStyle w:val="afffe"/>
          <w:bCs w:val="0"/>
          <w:rtl/>
          <w:rPrChange w:id="40515" w:author="Claude" w:date="2026-10-11T09:07:39Z">
            <w:rPr>
              <w:rStyle w:val="afffe"/>
              <w:bCs w:val="0"/>
              <w:sz w:val="20"/>
              <w:rtl/>
            </w:rPr>
          </w:rPrChange>
        </w:rPr>
        <w:t xml:space="preserve"> - </w:t>
      </w:r>
      <w:r w:rsidRPr="00146180">
        <w:rPr>
          <w:rStyle w:val="afffe"/>
          <w:rFonts w:hint="cs"/>
          <w:bCs w:val="0"/>
          <w:rtl/>
          <w:rPrChange w:id="40516" w:author="Claude" w:date="2026-10-11T09:07:39Z">
            <w:rPr>
              <w:rStyle w:val="afffe"/>
              <w:rFonts w:hint="cs"/>
              <w:bCs w:val="0"/>
              <w:sz w:val="20"/>
              <w:rtl/>
            </w:rPr>
          </w:rPrChange>
        </w:rPr>
        <w:t>חייב</w:t>
      </w:r>
      <w:r w:rsidRPr="00146180">
        <w:rPr>
          <w:rStyle w:val="afffe"/>
          <w:bCs w:val="0"/>
          <w:rtl/>
          <w:rPrChange w:id="40517" w:author="Claude" w:date="2026-10-11T09:07:39Z">
            <w:rPr>
              <w:rStyle w:val="afffe"/>
              <w:bCs w:val="0"/>
              <w:sz w:val="20"/>
              <w:rtl/>
            </w:rPr>
          </w:rPrChange>
        </w:rPr>
        <w:t xml:space="preserve">, </w:t>
      </w:r>
      <w:r w:rsidRPr="00146180">
        <w:rPr>
          <w:rStyle w:val="afffe"/>
          <w:rFonts w:hint="cs"/>
          <w:bCs w:val="0"/>
          <w:rtl/>
          <w:rPrChange w:id="40518" w:author="Claude" w:date="2026-10-11T09:07:39Z">
            <w:rPr>
              <w:rStyle w:val="afffe"/>
              <w:rFonts w:hint="cs"/>
              <w:bCs w:val="0"/>
              <w:sz w:val="20"/>
              <w:rtl/>
            </w:rPr>
          </w:rPrChange>
        </w:rPr>
        <w:t>פחות</w:t>
      </w:r>
      <w:r w:rsidRPr="00146180">
        <w:rPr>
          <w:rStyle w:val="afffe"/>
          <w:bCs w:val="0"/>
          <w:rtl/>
          <w:rPrChange w:id="40519" w:author="Claude" w:date="2026-10-11T09:07:39Z">
            <w:rPr>
              <w:rStyle w:val="afffe"/>
              <w:bCs w:val="0"/>
              <w:sz w:val="20"/>
              <w:rtl/>
            </w:rPr>
          </w:rPrChange>
        </w:rPr>
        <w:t xml:space="preserve"> </w:t>
      </w:r>
      <w:r w:rsidRPr="00146180">
        <w:rPr>
          <w:rStyle w:val="afffe"/>
          <w:rFonts w:hint="cs"/>
          <w:bCs w:val="0"/>
          <w:rtl/>
          <w:rPrChange w:id="40520" w:author="Claude" w:date="2026-10-11T09:07:39Z">
            <w:rPr>
              <w:rStyle w:val="afffe"/>
              <w:rFonts w:hint="cs"/>
              <w:bCs w:val="0"/>
              <w:sz w:val="20"/>
              <w:rtl/>
            </w:rPr>
          </w:rPrChange>
        </w:rPr>
        <w:t>מכן</w:t>
      </w:r>
      <w:r w:rsidRPr="00146180">
        <w:rPr>
          <w:rStyle w:val="afffe"/>
          <w:bCs w:val="0"/>
          <w:rtl/>
          <w:rPrChange w:id="40521" w:author="Claude" w:date="2026-10-11T09:07:39Z">
            <w:rPr>
              <w:rStyle w:val="afffe"/>
              <w:bCs w:val="0"/>
              <w:sz w:val="20"/>
              <w:rtl/>
            </w:rPr>
          </w:rPrChange>
        </w:rPr>
        <w:t xml:space="preserve"> - </w:t>
      </w:r>
      <w:r w:rsidRPr="00146180">
        <w:rPr>
          <w:rStyle w:val="afffe"/>
          <w:rFonts w:hint="cs"/>
          <w:bCs w:val="0"/>
          <w:rtl/>
          <w:rPrChange w:id="40522" w:author="Claude" w:date="2026-10-11T09:07:39Z">
            <w:rPr>
              <w:rStyle w:val="afffe"/>
              <w:rFonts w:hint="cs"/>
              <w:bCs w:val="0"/>
              <w:sz w:val="20"/>
              <w:rtl/>
            </w:rPr>
          </w:rPrChange>
        </w:rPr>
        <w:t>פטור</w:t>
      </w:r>
      <w:r w:rsidRPr="00146180">
        <w:rPr>
          <w:rStyle w:val="afffe"/>
          <w:bCs w:val="0"/>
          <w:rtl/>
          <w:rPrChange w:id="40523" w:author="Claude" w:date="2026-10-11T09:07:39Z">
            <w:rPr>
              <w:rStyle w:val="afffe"/>
              <w:bCs w:val="0"/>
              <w:sz w:val="20"/>
              <w:rtl/>
            </w:rPr>
          </w:rPrChange>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73" w:author="קלוד" w:date="2026-10-11T12:33:55Z"/>
        </w:rPr>
      </w:pPr>
      <w:ins w:id="90574" w:author="קלוד" w:date="2026-10-11T12:33:55Z">
        <w:r>
          <w:rPr>
            <w:color w:val="7B3F00"/>
          </w:rPr>
          <w:t xml:space="preserve">חולית הבור - מצטרפת לעשרה</w:t>
        </w:r>
      </w:ins>
    </w:p>
    <w:p w:rsidR="00E9703F" w:rsidRPr="006F178A" w:rsidRDefault="00E9703F" w:rsidP="00E9703F">
      <w:pPr>
        <w:rPr>
          <w:rtl/>
        </w:rPr>
      </w:pPr>
      <w:r w:rsidRPr="006F178A">
        <w:rPr>
          <w:rFonts w:ascii="Fb Fontext" w:hAnsi="Fb Fontext"/>
          <w:rtl/>
        </w:rPr>
        <w:t xml:space="preserve">חולית הבור</w:t>
      </w:r>
      <w:ins w:id="102559" w:author="קלוד" w:date="2026-10-11T13:11:34Z">
        <w:r>
          <w:rPr>
            <w:rFonts w:ascii="Fb Fontext" w:hAnsi="Fb Fontext"/>
            <w:rtl/>
          </w:rPr>
          <w:t xml:space="preserve"> - </w:t>
        </w:r>
      </w:ins>
      <w:del w:id="102560" w:author="קלוד" w:date="2026-10-11T13:11:34Z">
        <w:r w:rsidRPr="006F178A">
          <w:rPr>
            <w:rFonts w:ascii="Fb Fontext" w:hAnsi="Fb Fontext"/>
            <w:rtl/>
          </w:rPr>
          <w:delText xml:space="preserve"> </w:delText>
        </w:r>
      </w:del>
      <w:r w:rsidRPr="006F178A">
        <w:rPr>
          <w:rFonts w:ascii="Fb Fontext" w:hAnsi="Fb Fontext"/>
          <w:rtl/>
        </w:rPr>
        <w:t xml:space="preserve">חידוש </w:t>
      </w:r>
      <w:ins w:id="102557" w:author="קלוד" w:date="2026-10-11T13:11:34Z">
        <w:r>
          <w:rPr>
            <w:rFonts w:ascii="Fb Fontext" w:hAnsi="Fb Fontext"/>
            <w:rtl/>
          </w:rPr>
          <w:t xml:space="preserve">הוא,</w:t>
        </w:r>
      </w:ins>
      <w:del w:id="102558" w:author="קלוד" w:date="2026-10-11T13:11:34Z">
        <w:r w:rsidRPr="006F178A">
          <w:rPr>
            <w:rFonts w:ascii="Fb Fontext" w:hAnsi="Fb Fontext"/>
            <w:rtl/>
          </w:rPr>
          <w:delText xml:space="preserve">הוא</w:delText>
        </w:r>
      </w:del>
      <w:r w:rsidRPr="006F178A">
        <w:rPr>
          <w:rFonts w:ascii="Fb Fontext" w:hAnsi="Fb Fontext"/>
          <w:rtl/>
        </w:rPr>
        <w:t xml:space="preserve"> </w:t>
      </w:r>
      <w:r w:rsidRPr="006F178A">
        <w:rPr>
          <w:rStyle w:val="2fb"/>
          <w:rFonts w:ascii="Fb Fontext" w:hAnsi="Fb Fontext"/>
          <w:rtl/>
        </w:rPr>
        <w:t xml:space="preserve">כר"י</w:t>
      </w:r>
      <w:r w:rsidRPr="006F178A">
        <w:rPr>
          <w:rFonts w:ascii="Fb Fontext" w:hAnsi="Fb Fontext"/>
          <w:rtl/>
        </w:rPr>
        <w:t xml:space="preserve"> </w:t>
      </w:r>
      <w:ins w:id="102555" w:author="קלוד" w:date="2026-10-11T13:11:34Z">
        <w:r>
          <w:rPr>
            <w:rFonts w:ascii="Fb Fontext" w:hAnsi="Fb Fontext"/>
            <w:rtl/>
          </w:rPr>
          <w:t xml:space="preserve">שאף</w:t>
        </w:r>
      </w:ins>
      <w:del w:id="102556" w:author="קלוד" w:date="2026-10-11T13:11:34Z">
        <w:r w:rsidRPr="006F178A">
          <w:rPr>
            <w:rFonts w:ascii="Fb Fontext" w:hAnsi="Fb Fontext"/>
            <w:rtl/>
          </w:rPr>
          <w:delText xml:space="preserve">ד</w:delText>
        </w:r>
        <w:r>
          <w:rPr>
            <w:rFonts w:ascii="Fb Fontext" w:hAnsi="Fb Fontext"/>
            <w:rtl/>
          </w:rPr>
          <w:delText xml:space="preserve">אפי'</w:delText>
        </w:r>
      </w:del>
      <w:r w:rsidRPr="006F178A">
        <w:rPr>
          <w:rFonts w:ascii="Fb Fontext" w:hAnsi="Fb Fontext"/>
          <w:rtl/>
        </w:rPr>
        <w:t xml:space="preserve"> </w:t>
      </w:r>
      <w:ins w:id="102553" w:author="קלוד" w:date="2026-10-11T13:11:34Z">
        <w:r>
          <w:rPr>
            <w:rFonts w:ascii="Fb Fontext" w:hAnsi="Fb Fontext"/>
            <w:rtl/>
          </w:rPr>
          <w:t xml:space="preserve">היא</w:t>
        </w:r>
      </w:ins>
      <w:del w:id="102554" w:author="קלוד" w:date="2026-10-11T13:11:34Z">
        <w:r w:rsidRPr="006F178A">
          <w:rPr>
            <w:rFonts w:ascii="Fb Fontext" w:hAnsi="Fb Fontext"/>
            <w:rtl/>
          </w:rPr>
          <w:delText xml:space="preserve">הוא</w:delText>
        </w:r>
      </w:del>
      <w:r w:rsidRPr="006F178A">
        <w:rPr>
          <w:rFonts w:ascii="Fb Fontext" w:hAnsi="Fb Fontext"/>
          <w:rtl/>
        </w:rPr>
        <w:t xml:space="preserve"> </w:t>
      </w:r>
      <w:ins w:id="102551" w:author="קלוד" w:date="2026-10-11T13:11:34Z">
        <w:r>
          <w:rPr>
            <w:rFonts w:ascii="Fb Fontext" w:hAnsi="Fb Fontext"/>
            <w:rtl/>
          </w:rPr>
          <w:t xml:space="preserve">מצטרפת </w:t>
        </w:r>
        <w:r>
          <w:rPr>
            <w:rStyle w:val="afffffe"/>
            <w:rFonts w:ascii="Fb Fontext" w:hAnsi="Fb Fontext"/>
            <w:rtl/>
          </w:rPr>
          <w:t xml:space="preserve">לבור</w:t>
        </w:r>
      </w:ins>
      <w:del w:id="102552" w:author="קלוד" w:date="2026-10-11T13:11:34Z">
        <w:r w:rsidRPr="006F178A">
          <w:rPr>
            <w:rFonts w:ascii="Fb Fontext" w:hAnsi="Fb Fontext"/>
            <w:rtl/>
          </w:rPr>
          <w:delText xml:space="preserve">מצטרף</w:delText>
        </w:r>
      </w:del>
      <w:r w:rsidRPr="006F178A">
        <w:rPr>
          <w:rFonts w:ascii="Fb Fontext" w:hAnsi="Fb Fontext"/>
          <w:rtl/>
        </w:rPr>
        <w:t xml:space="preserve"> לעשרה.</w:t>
      </w:r>
    </w:p>
    <w:p w:rsidR="00E9703F" w:rsidRPr="006F178A" w:rsidRDefault="00E9703F" w:rsidP="00E9703F">
      <w:pPr>
        <w:rPr>
          <w:rtl/>
        </w:rPr>
      </w:pPr>
      <w:r w:rsidRPr="006F178A">
        <w:rPr>
          <w:b/>
          <w:bCs/>
          <w:rtl/>
        </w:rPr>
        <w:t>ותנ"ה</w:t>
      </w:r>
      <w:r w:rsidRPr="006F178A">
        <w:rPr>
          <w:rtl/>
        </w:rPr>
        <w:t xml:space="preserve"> בור </w:t>
      </w:r>
      <w:r w:rsidRPr="006F178A">
        <w:rPr>
          <w:rtl/>
        </w:rPr>
        <w:t xml:space="preserve">ב</w:t>
      </w:r>
      <w:r w:rsidRPr="006F178A">
        <w:rPr>
          <w:rFonts w:hint="cs"/>
          <w:rtl/>
        </w:rPr>
        <w:t>רה</w:t>
      </w:r>
      <w:r w:rsidRPr="006F178A">
        <w:rPr>
          <w:rtl/>
        </w:rPr>
        <w:t>"</w:t>
      </w:r>
      <w:r w:rsidRPr="006F178A">
        <w:rPr>
          <w:rFonts w:hint="cs"/>
          <w:rtl/>
        </w:rPr>
        <w:t>ר</w:t>
      </w:r>
      <w:r w:rsidRPr="006F178A">
        <w:rPr>
          <w:rtl/>
        </w:rPr>
        <w:t xml:space="preserve">, עמוקה </w:t>
      </w:r>
      <w:r w:rsidRPr="006F178A">
        <w:rPr>
          <w:rFonts w:hint="cs"/>
          <w:rtl/>
        </w:rPr>
        <w:t>י'</w:t>
      </w:r>
      <w:r w:rsidRPr="006F178A">
        <w:rPr>
          <w:rtl/>
        </w:rPr>
        <w:t xml:space="preserve"> ורחבה </w:t>
      </w:r>
      <w:r w:rsidRPr="006F178A">
        <w:rPr>
          <w:rFonts w:hint="cs"/>
          <w:rtl/>
        </w:rPr>
        <w:t>ד'</w:t>
      </w:r>
      <w:r w:rsidRPr="006F178A">
        <w:rPr>
          <w:rtl/>
        </w:rPr>
        <w:t xml:space="preserve"> - אין ממלאין הימנה בשבת, </w:t>
      </w:r>
      <w:r w:rsidRPr="006F178A">
        <w:rPr>
          <w:rtl/>
        </w:rPr>
        <w:t xml:space="preserve">אא"כ</w:t>
      </w:r>
      <w:r w:rsidRPr="006F178A">
        <w:rPr>
          <w:rtl/>
        </w:rPr>
        <w:t xml:space="preserve"> עשו לה </w:t>
      </w:r>
      <w:r w:rsidRPr="006F178A">
        <w:rPr>
          <w:rtl/>
        </w:rPr>
        <w:t xml:space="preserve">רה"י</w:t>
      </w:r>
      <w:r w:rsidRPr="006F178A">
        <w:rPr>
          <w:rtl/>
        </w:rPr>
        <w:t xml:space="preserve"> במחיצת י'.</w:t>
      </w:r>
    </w:p>
    <w:p w:rsidR="00E9703F" w:rsidRPr="006F178A" w:rsidRDefault="00E9703F" w:rsidP="00E9703F">
      <w:pPr>
        <w:rPr>
          <w:rtl/>
        </w:rPr>
      </w:pPr>
      <w:r w:rsidRPr="006F178A">
        <w:rPr>
          <w:rtl/>
        </w:rPr>
        <w:t xml:space="preserve">ואין שותין ממנה </w:t>
      </w:r>
      <w:r w:rsidRPr="006F178A">
        <w:rPr>
          <w:rtl/>
        </w:rPr>
        <w:t xml:space="preserve">אא"כ</w:t>
      </w:r>
      <w:r w:rsidRPr="006F178A">
        <w:rPr>
          <w:rtl/>
        </w:rPr>
        <w:t xml:space="preserve"> הכניס ראשו ורובו ובור וחוליתה מצטרפין לעשרה.</w:t>
      </w:r>
    </w:p>
    <w:p>
      <w:pPr>
        <w:pStyle w:val="afffff8"/>
        <w:rPr>
          <w:ins w:id="90571" w:author="קלוד" w:date="2026-10-11T12:33:55Z"/>
        </w:rPr>
      </w:pPr>
      <w:ins w:id="90572" w:author="קלוד" w:date="2026-10-11T12:33:55Z">
        <w:r>
          <w:rPr>
            <w:color w:val="7B3F00"/>
          </w:rPr>
          <w:t xml:space="preserve">זרק ונח על עמוד גבוה - האם ממקום פטור</w:t>
        </w:r>
      </w:ins>
    </w:p>
    <w:p w:rsidR="00E9703F" w:rsidRDefault="00E9703F" w:rsidP="00E9703F">
      <w:pPr>
        <w:rPr>
          <w:rtl/>
        </w:rPr>
      </w:pPr>
      <w:r w:rsidRPr="006F178A">
        <w:rPr>
          <w:rtl/>
        </w:rPr>
        <w:t xml:space="preserve">• </w:t>
      </w:r>
      <w:r w:rsidRPr="006F178A">
        <w:rPr>
          <w:rStyle w:val="afffe"/>
          <w:rFonts w:ascii="Fb Fontext" w:hAnsi="Fb Fontext"/>
          <w:rtl/>
        </w:rPr>
        <w:t xml:space="preserve">בעי </w:t>
      </w:r>
      <w:r w:rsidRPr="006F178A">
        <w:rPr>
          <w:rStyle w:val="2fb"/>
          <w:rFonts w:ascii="Fb Fontext" w:hAnsi="Fb Fontext"/>
          <w:rtl/>
        </w:rPr>
        <w:t xml:space="preserve">רב</w:t>
      </w:r>
      <w:r w:rsidRPr="006F178A">
        <w:rPr>
          <w:rStyle w:val="afffe"/>
          <w:rFonts w:ascii="Fb Fontext" w:hAnsi="Fb Fontext"/>
          <w:rtl/>
        </w:rPr>
        <w:t xml:space="preserve"> מרדכי</w:t>
      </w:r>
      <w:r w:rsidRPr="006F178A">
        <w:rPr>
          <w:rtl/>
        </w:rPr>
        <w:t xml:space="preserve"> </w:t>
      </w:r>
      <w:r w:rsidRPr="006F178A">
        <w:rPr>
          <w:rStyle w:val="2fb"/>
          <w:rtl/>
        </w:rPr>
        <w:t xml:space="preserve">מרבא</w:t>
      </w:r>
      <w:r w:rsidRPr="006F178A">
        <w:rPr>
          <w:rtl/>
        </w:rPr>
        <w:t xml:space="preserve"> עמוד </w:t>
      </w:r>
      <w:r w:rsidRPr="006F178A">
        <w:rPr>
          <w:rtl/>
        </w:rPr>
        <w:t xml:space="preserve">ברה"ר</w:t>
      </w:r>
      <w:r w:rsidRPr="006F178A">
        <w:rPr>
          <w:rtl/>
        </w:rPr>
        <w:t xml:space="preserve"> גבוה עשרה ורחב ארבעה, וזרק ונח ע"גו</w:t>
      </w:r>
    </w:p>
    <w:p w:rsidR="00E9703F" w:rsidRPr="009757B9" w:rsidRDefault="00E9703F" w:rsidP="00E9703F">
      <w:pPr>
        <w:rPr>
          <w:rFonts w:cs="Guttman Vilna"/>
          <w:b/>
          <w:bCs/>
          <w:rtl/>
        </w:rPr>
      </w:pPr>
      <w:r w:rsidRPr="006F178A">
        <w:rPr>
          <w:rtl/>
        </w:rPr>
        <w:t xml:space="preserve">מי </w:t>
      </w:r>
      <w:ins w:id="91485" w:author="מנוע מכני" w:date="2026-10-11T12:04:39Z">
        <w:r>
          <w:rPr>
            <w:rtl/>
          </w:rPr>
          <w:t xml:space="preserve">אומרים</w:t>
        </w:r>
      </w:ins>
      <w:del w:id="91486" w:author="מנוע מכני" w:date="2026-10-11T12:04:39Z">
        <w:r w:rsidRPr="006F178A">
          <w:rPr>
            <w:rtl/>
          </w:rPr>
          <w:delText xml:space="preserve">אמרינן</w:delText>
        </w:r>
      </w:del>
      <w:r w:rsidRPr="006F178A">
        <w:rPr>
          <w:rtl/>
        </w:rPr>
        <w:t xml:space="preserve"> גם עקירה וגם הנחה באיסור או דממקום פטור לפטור אתי.</w:t>
      </w:r>
    </w:p>
    <w:p w:rsidR="00E9703F" w:rsidRPr="009757B9" w:rsidRDefault="00E9703F" w:rsidP="00E9703F">
      <w:pPr>
        <w:rPr>
          <w:rFonts w:cs="Guttman Vilna"/>
          <w:b/>
          <w:bCs/>
          <w:rtl/>
        </w:rPr>
      </w:pPr>
      <w:ins w:id="102569" w:author="קלוד" w:date="2026-10-11T13:11:34Z">
        <w:r>
          <w:rPr>
            <w:rStyle w:val="2fb"/>
            <w:rFonts w:ascii="Fb Fontext" w:hAnsi="Fb Fontext"/>
            <w:rtl/>
          </w:rPr>
          <w:t xml:space="preserve">רבא,</w:t>
        </w:r>
      </w:ins>
      <w:del w:id="102570" w:author="קלוד" w:date="2026-10-11T13:11:34Z">
        <w:r w:rsidRPr="006F178A">
          <w:rPr>
            <w:rStyle w:val="2fb"/>
            <w:rFonts w:ascii="Fb Fontext" w:hAnsi="Fb Fontext"/>
            <w:rtl/>
          </w:rPr>
          <w:delText xml:space="preserve">רבא</w:delText>
        </w:r>
      </w:del>
      <w:r w:rsidRPr="006F178A">
        <w:rPr>
          <w:rStyle w:val="afffe"/>
          <w:rFonts w:ascii="Fb Fontext" w:hAnsi="Fb Fontext"/>
          <w:rtl/>
        </w:rPr>
        <w:t xml:space="preserve"> </w:t>
      </w:r>
      <w:r w:rsidRPr="006F178A">
        <w:rPr>
          <w:rStyle w:val="2fb"/>
          <w:rFonts w:ascii="Fb Fontext" w:hAnsi="Fb Fontext"/>
          <w:rtl/>
        </w:rPr>
        <w:t xml:space="preserve">רב יוסף</w:t>
      </w:r>
      <w:r w:rsidRPr="006F178A">
        <w:rPr>
          <w:rStyle w:val="afffe"/>
          <w:rFonts w:ascii="Fb Fontext" w:hAnsi="Fb Fontext"/>
          <w:rtl/>
        </w:rPr>
        <w:t xml:space="preserve"> </w:t>
      </w:r>
      <w:r w:rsidRPr="006F178A">
        <w:rPr>
          <w:rStyle w:val="2fb"/>
          <w:rFonts w:ascii="Fb Fontext" w:hAnsi="Fb Fontext"/>
          <w:rtl/>
        </w:rPr>
        <w:t xml:space="preserve">ואביי</w:t>
      </w:r>
      <w:r w:rsidRPr="006F178A">
        <w:rPr>
          <w:rStyle w:val="afffe"/>
          <w:rFonts w:ascii="Fb Fontext" w:hAnsi="Fb Fontext"/>
          <w:rtl/>
        </w:rPr>
        <w:t xml:space="preserve"> </w:t>
      </w:r>
      <w:ins w:id="102567" w:author="קלוד" w:date="2026-10-11T13:11:34Z">
        <w:r>
          <w:rPr>
            <w:rStyle w:val="afffe"/>
            <w:rFonts w:ascii="Fb Fontext" w:hAnsi="Fb Fontext"/>
            <w:rtl/>
          </w:rPr>
          <w:t xml:space="preserve">אמרו:</w:t>
        </w:r>
      </w:ins>
      <w:del w:id="102568" w:author="קלוד" w:date="2026-10-11T13:11:34Z">
        <w:r w:rsidRPr="006F178A">
          <w:rPr>
            <w:rStyle w:val="afffe"/>
            <w:rFonts w:ascii="Fb Fontext" w:hAnsi="Fb Fontext"/>
            <w:rtl/>
          </w:rPr>
          <w:delText xml:space="preserve">אמרו</w:delText>
        </w:r>
      </w:del>
      <w:r w:rsidRPr="006F178A">
        <w:rPr>
          <w:rtl/>
        </w:rPr>
        <w:t xml:space="preserve"> </w:t>
      </w:r>
      <w:ins w:id="102565" w:author="קלוד" w:date="2026-10-11T13:11:34Z">
        <w:r>
          <w:rPr>
            <w:rtl/>
          </w:rPr>
          <w:t xml:space="preserve">משנתנו</w:t>
        </w:r>
      </w:ins>
      <w:del w:id="102566" w:author="קלוד" w:date="2026-10-11T13:11:34Z">
        <w:r w:rsidRPr="006F178A">
          <w:rPr>
            <w:rtl/>
          </w:rPr>
          <w:delText xml:space="preserve">מתני'</w:delText>
        </w:r>
      </w:del>
      <w:r w:rsidRPr="006F178A">
        <w:rPr>
          <w:rtl/>
        </w:rPr>
        <w:t xml:space="preserve"> </w:t>
      </w:r>
      <w:ins w:id="102563" w:author="קלוד" w:date="2026-10-11T13:11:34Z">
        <w:r>
          <w:rPr>
            <w:rtl/>
          </w:rPr>
          <w:t xml:space="preserve">היא,</w:t>
        </w:r>
      </w:ins>
      <w:del w:id="102564" w:author="קלוד" w:date="2026-10-11T13:11:34Z">
        <w:r w:rsidRPr="006F178A">
          <w:rPr>
            <w:rtl/>
          </w:rPr>
          <w:delText xml:space="preserve">דידן</w:delText>
        </w:r>
      </w:del>
      <w:r w:rsidRPr="006F178A">
        <w:rPr>
          <w:rtl/>
        </w:rPr>
        <w:t xml:space="preserve"> </w:t>
      </w:r>
      <w:ins w:id="102561" w:author="קלוד" w:date="2026-10-11T13:11:34Z">
        <w:r>
          <w:rPr>
            <w:rtl/>
          </w:rPr>
          <w:t xml:space="preserve">שחייב.</w:t>
        </w:r>
      </w:ins>
      <w:del w:id="102562" w:author="קלוד" w:date="2026-10-11T13:11:34Z">
        <w:r w:rsidRPr="006F178A">
          <w:rPr>
            <w:rtl/>
          </w:rPr>
          <w:delText xml:space="preserve">היא דחייב.</w:delText>
        </w:r>
      </w:del>
    </w:p>
    <w:p w:rsidR="00E9703F" w:rsidRPr="009757B9" w:rsidRDefault="00E9703F" w:rsidP="00E9703F">
      <w:pPr>
        <w:rPr>
          <w:rFonts w:cs="Guttman Vilna"/>
          <w:b/>
          <w:bCs/>
          <w:rtl/>
        </w:rPr>
      </w:pPr>
      <w:r w:rsidRPr="006F178A">
        <w:rPr>
          <w:rStyle w:val="afffe"/>
          <w:rFonts w:ascii="Fb Fontext" w:hAnsi="Fb Fontext"/>
          <w:rtl/>
        </w:rPr>
        <w:t>והקשה</w:t>
      </w:r>
      <w:r w:rsidRPr="006F178A">
        <w:rPr>
          <w:rtl/>
        </w:rPr>
        <w:t xml:space="preserve"> על שלושתם </w:t>
      </w:r>
      <w:ins w:id="93185" w:author="מנוע מכני" w:date="2026-10-11T12:04:39Z">
        <w:r>
          <w:rPr>
            <w:rtl/>
          </w:rPr>
          <w:t xml:space="preserve">דשמא</w:t>
        </w:r>
      </w:ins>
      <w:del w:id="93186" w:author="מנוע מכני" w:date="2026-10-11T12:04:39Z">
        <w:r w:rsidRPr="006F178A">
          <w:rPr>
            <w:rtl/>
          </w:rPr>
          <w:delText xml:space="preserve">דדלמא</w:delText>
        </w:r>
      </w:del>
      <w:r w:rsidRPr="006F178A">
        <w:rPr>
          <w:rtl/>
        </w:rPr>
        <w:t xml:space="preserve"> מיירי במחט שאין לה גובה.</w:t>
      </w:r>
    </w:p>
    <w:p w:rsidR="00E9703F" w:rsidRPr="009757B9" w:rsidRDefault="00E9703F" w:rsidP="00E9703F">
      <w:pPr>
        <w:rPr>
          <w:rFonts w:cs="Guttman Vilna"/>
          <w:b/>
          <w:bCs/>
          <w:rtl/>
        </w:rPr>
      </w:pPr>
      <w:r w:rsidRPr="006F178A">
        <w:rPr>
          <w:rtl/>
        </w:rPr>
        <w:t xml:space="preserve">[ואז לכא' אין לה כניסה] . דא"א דלא מדליא </w:t>
      </w:r>
      <w:ins w:id="90373" w:author="Claude - סמנטי" w:date="2026-10-11T12:28:21Z">
        <w:r>
          <w:rPr>
            <w:rtl/>
          </w:rPr>
          <w:t xml:space="preserve">מעט</w:t>
        </w:r>
      </w:ins>
      <w:del w:id="90374" w:author="Claude - סמנטי" w:date="2026-10-11T12:28:21Z">
        <w:r w:rsidRPr="006F178A">
          <w:rPr>
            <w:rtl/>
          </w:rPr>
          <w:delText xml:space="preserve">פורתא</w:delText>
        </w:r>
      </w:del>
      <w:r w:rsidRPr="006F178A">
        <w:rPr>
          <w:rtl/>
        </w:rPr>
        <w:t xml:space="preserve">.</w:t>
      </w:r>
    </w:p>
    <w:p w:rsidR="00E9703F" w:rsidRPr="009757B9" w:rsidRDefault="00E9703F" w:rsidP="00E9703F">
      <w:pPr>
        <w:rPr>
          <w:rFonts w:cs="Guttman Vilna"/>
          <w:b/>
          <w:bCs/>
          <w:rtl/>
        </w:rPr>
      </w:pPr>
      <w:ins w:id="102587" w:author="קלוד" w:date="2026-10-11T13:11:34Z">
        <w:r>
          <w:rPr>
            <w:rStyle w:val="afffe"/>
            <w:rFonts w:ascii="Fb Fontext" w:hAnsi="Fb Fontext"/>
            <w:rtl/>
          </w:rPr>
          <w:t xml:space="preserve">ודחוהו:</w:t>
        </w:r>
      </w:ins>
      <w:del w:id="102588" w:author="קלוד" w:date="2026-10-11T13:11:34Z">
        <w:r w:rsidRPr="006F178A">
          <w:rPr>
            <w:rStyle w:val="afffe"/>
            <w:rFonts w:ascii="Fb Fontext" w:hAnsi="Fb Fontext"/>
            <w:rtl/>
          </w:rPr>
          <w:delText xml:space="preserve">ודחוהו</w:delText>
        </w:r>
      </w:del>
      <w:r w:rsidRPr="006F178A">
        <w:rPr>
          <w:rtl/>
        </w:rPr>
        <w:t xml:space="preserve"> </w:t>
      </w:r>
      <w:ins w:id="102585" w:author="קלוד" w:date="2026-10-11T13:11:34Z">
        <w:r>
          <w:rPr>
            <w:rtl/>
          </w:rPr>
          <w:t xml:space="preserve">אין</w:t>
        </w:r>
      </w:ins>
      <w:del w:id="102586" w:author="קלוד" w:date="2026-10-11T13:11:34Z">
        <w:r w:rsidRPr="006F178A">
          <w:rPr>
            <w:rtl/>
          </w:rPr>
          <w:delText xml:space="preserve">דאין</w:delText>
        </w:r>
      </w:del>
      <w:r w:rsidRPr="006F178A">
        <w:rPr>
          <w:rtl/>
        </w:rPr>
        <w:t xml:space="preserve"> </w:t>
      </w:r>
      <w:ins w:id="102583" w:author="קלוד" w:date="2026-10-11T13:11:34Z">
        <w:r>
          <w:rPr>
            <w:rtl/>
          </w:rPr>
          <w:t xml:space="preserve">הכרח,</w:t>
        </w:r>
      </w:ins>
      <w:del w:id="102584" w:author="קלוד" w:date="2026-10-11T13:11:34Z">
        <w:r w:rsidRPr="006F178A">
          <w:rPr>
            <w:rtl/>
          </w:rPr>
          <w:delText xml:space="preserve">הכרח</w:delText>
        </w:r>
      </w:del>
      <w:r w:rsidRPr="006F178A">
        <w:rPr>
          <w:rtl/>
        </w:rPr>
        <w:t xml:space="preserve"> </w:t>
      </w:r>
      <w:ins w:id="102581" w:author="קלוד" w:date="2026-10-11T13:11:34Z">
        <w:r>
          <w:rPr>
            <w:rtl/>
          </w:rPr>
          <w:t xml:space="preserve">שיתכן</w:t>
        </w:r>
      </w:ins>
      <w:del w:id="102582" w:author="קלוד" w:date="2026-10-11T13:11:34Z">
        <w:r w:rsidRPr="006F178A">
          <w:rPr>
            <w:rtl/>
          </w:rPr>
          <w:delText xml:space="preserve">דיתכן</w:delText>
        </w:r>
      </w:del>
      <w:r w:rsidRPr="006F178A">
        <w:rPr>
          <w:rtl/>
        </w:rPr>
        <w:t xml:space="preserve"> </w:t>
      </w:r>
      <w:ins w:id="102579" w:author="קלוד" w:date="2026-10-11T13:11:34Z">
        <w:r>
          <w:rPr>
            <w:rtl/>
          </w:rPr>
          <w:t xml:space="preserve">שיש</w:t>
        </w:r>
      </w:ins>
      <w:del w:id="102580" w:author="קלוד" w:date="2026-10-11T13:11:34Z">
        <w:r w:rsidRPr="006F178A">
          <w:rPr>
            <w:rtl/>
          </w:rPr>
          <w:delText xml:space="preserve">- </w:delText>
        </w:r>
        <w:r>
          <w:rPr>
            <w:rtl/>
          </w:rPr>
          <w:delText xml:space="preserve">דיש</w:delText>
        </w:r>
      </w:del>
      <w:ins w:id="93189" w:author="מנוע מכני" w:date="2026-10-11T12:04:39Z"/>
      <w:del w:id="93190" w:author="מנוע מכני" w:date="2026-10-11T12:04:39Z">
        <w:r w:rsidRPr="006F178A">
          <w:rPr>
            <w:rtl/>
          </w:rPr>
          <w:delText xml:space="preserve">דאית</w:delText>
        </w:r>
      </w:del>
      <w:r w:rsidRPr="006F178A">
        <w:rPr>
          <w:rtl/>
        </w:rPr>
        <w:t xml:space="preserve"> </w:t>
      </w:r>
      <w:ins w:id="93187" w:author="מנוע מכני" w:date="2026-10-11T12:04:39Z">
        <w:r>
          <w:rPr>
            <w:rtl/>
          </w:rPr>
          <w:t xml:space="preserve">לו</w:t>
        </w:r>
      </w:ins>
      <w:del w:id="93188" w:author="מנוע מכני" w:date="2026-10-11T12:04:39Z">
        <w:r w:rsidRPr="006F178A">
          <w:rPr>
            <w:rtl/>
          </w:rPr>
          <w:delText xml:space="preserve">ליה</w:delText>
        </w:r>
      </w:del>
      <w:r w:rsidRPr="006F178A">
        <w:rPr>
          <w:rtl/>
        </w:rPr>
        <w:t xml:space="preserve"> </w:t>
      </w:r>
      <w:ins w:id="102577" w:author="קלוד" w:date="2026-10-11T13:11:34Z">
        <w:r>
          <w:rPr>
            <w:rtl/>
          </w:rPr>
          <w:t xml:space="preserve">בליטה,</w:t>
        </w:r>
      </w:ins>
      <w:del w:id="102578" w:author="קלוד" w:date="2026-10-11T13:11:34Z">
        <w:r w:rsidRPr="006F178A">
          <w:rPr>
            <w:rtl/>
          </w:rPr>
          <w:delText xml:space="preserve">מורשא,</w:delText>
        </w:r>
      </w:del>
      <w:r w:rsidRPr="006F178A">
        <w:rPr>
          <w:rtl/>
        </w:rPr>
        <w:t xml:space="preserve"> </w:t>
      </w:r>
      <w:ins w:id="94797" w:author="מנוע מכני" w:date="2026-10-11T12:04:39Z">
        <w:ins w:id="102575" w:author="קלוד" w:date="2026-10-11T13:11:34Z">
          <w:r>
            <w:rPr>
              <w:rtl/>
            </w:rPr>
            <w:t xml:space="preserve">או</w:t>
          </w:r>
        </w:ins>
        <w:del w:id="102576" w:author="קלוד" w:date="2026-10-11T13:11:34Z">
          <w:r>
            <w:rPr>
              <w:rtl/>
            </w:rPr>
            <w:delText xml:space="preserve">אם</w:delText>
          </w:r>
        </w:del>
        <w:r>
          <w:rPr>
            <w:rtl/>
          </w:rPr>
          <w:t xml:space="preserve"> </w:t>
        </w:r>
      </w:ins>
      <w:del w:id="94798" w:author="מנוע מכני" w:date="2026-10-11T12:04:39Z">
        <w:r w:rsidRPr="006F178A">
          <w:rPr>
            <w:rtl/>
          </w:rPr>
          <w:delText xml:space="preserve">אי </w:delText>
        </w:r>
      </w:del>
      <w:ins w:id="91487" w:author="מנוע מכני" w:date="2026-10-11T12:04:39Z">
        <w:ins w:id="102573" w:author="קלוד" w:date="2026-10-11T13:11:34Z">
          <w:r>
            <w:rPr>
              <w:rtl/>
            </w:rPr>
            <w:t xml:space="preserve">שמונחת</w:t>
          </w:r>
        </w:ins>
        <w:del w:id="102574" w:author="קלוד" w:date="2026-10-11T13:11:34Z">
          <w:r>
            <w:rPr>
              <w:rtl/>
            </w:rPr>
            <w:delText xml:space="preserve">גם</w:delText>
          </w:r>
          <w:r w:rsidRPr="006F178A">
            <w:rPr>
              <w:rtl/>
            </w:rPr>
            <w:delText xml:space="preserve">:</w:delText>
          </w:r>
        </w:del>
      </w:ins>
      <w:del w:id="91488" w:author="מנוע מכני" w:date="2026-10-11T12:04:39Z">
        <w:r w:rsidRPr="006F178A">
          <w:rPr>
            <w:rtl/>
          </w:rPr>
          <w:delText xml:space="preserve">נמי</w:delText>
        </w:r>
      </w:del>
      <w:r w:rsidRPr="006F178A">
        <w:rPr>
          <w:rtl/>
        </w:rPr>
        <w:t xml:space="preserve"> </w:t>
      </w:r>
      <w:ins w:id="102571" w:author="קלוד" w:date="2026-10-11T13:11:34Z">
        <w:r>
          <w:rPr>
            <w:rtl/>
          </w:rPr>
          <w:t xml:space="preserve">בחריץ.</w:t>
        </w:r>
      </w:ins>
      <w:del w:id="102572" w:author="קלוד" w:date="2026-10-11T13:11:34Z">
        <w:r w:rsidRPr="006F178A">
          <w:rPr>
            <w:rtl/>
          </w:rPr>
          <w:delText xml:space="preserve">דרמיא בחריצה.</w:delText>
        </w:r>
      </w:del>
    </w:p>
    <w:p>
      <w:pPr>
        <w:pStyle w:val="afffff8"/>
        <w:rPr>
          <w:ins w:id="90569" w:author="קלוד" w:date="2026-10-11T12:33:55Z"/>
        </w:rPr>
      </w:pPr>
      <w:ins w:id="90570" w:author="קלוד" w:date="2026-10-11T12:33:55Z">
        <w:r>
          <w:rPr>
            <w:color w:val="7B3F00"/>
          </w:rPr>
          <w:t xml:space="preserve">כותל שעשאו רה"י - זרק ונח על גביו</w:t>
        </w:r>
      </w:ins>
    </w:p>
    <w:p>
      <w:pPr>
        <w:pStyle w:val="38"/>
        <w:rPr>
          <w:ins w:id="98194" w:author="מנוע מכני" w:date="2026-10-11T12:04:39Z"/>
        </w:rPr>
      </w:pPr>
      <w:del w:id="98193" w:author="מנוע מכני" w:date="2026-10-11T12:04:39Z">
        <w:r w:rsidRPr="004640F6">
          <w:delText xml:space="preserve">•</w:delText>
        </w:r>
      </w:del>
      <w:r w:rsidRPr="004640F6">
        <w:t xml:space="preserve"> </w:t>
      </w:r>
      <w:r w:rsidRPr="004640F6">
        <w:t xml:space="preserve">בעי רי"ו:</w:t>
      </w:r>
    </w:p>
    <w:p w:rsidR="00E9703F" w:rsidRPr="004640F6" w:rsidRDefault="00E9703F" w:rsidP="00E9703F">
      <w:pPr>
        <w:rPr>
          <w:spacing w:val="-2"/>
          <w:rtl/>
        </w:rPr>
      </w:pPr>
      <w:del w:id="98195" w:author="מנוע מכני" w:date="2026-10-11T12:04:39Z">
        <w:r w:rsidRPr="004640F6">
          <w:rPr>
            <w:spacing w:val="-2"/>
            <w:rtl/>
          </w:rPr>
          <w:delText xml:space="preserve"> </w:delText>
        </w:r>
      </w:del>
      <w:r w:rsidRPr="004640F6">
        <w:rPr>
          <w:spacing w:val="-2"/>
          <w:rtl/>
        </w:rPr>
        <w:t xml:space="preserve">כותל </w:t>
      </w:r>
      <w:r w:rsidRPr="004640F6">
        <w:rPr>
          <w:spacing w:val="-2"/>
          <w:rtl/>
        </w:rPr>
        <w:t xml:space="preserve">בר</w:t>
      </w:r>
      <w:r w:rsidRPr="004640F6">
        <w:rPr>
          <w:rFonts w:hint="cs"/>
          <w:spacing w:val="-2"/>
          <w:rtl/>
        </w:rPr>
        <w:t>ה</w:t>
      </w:r>
      <w:r w:rsidRPr="004640F6">
        <w:rPr>
          <w:spacing w:val="-2"/>
          <w:rtl/>
        </w:rPr>
        <w:t>"</w:t>
      </w:r>
      <w:r w:rsidRPr="004640F6">
        <w:rPr>
          <w:rFonts w:hint="cs"/>
          <w:spacing w:val="-2"/>
          <w:rtl/>
        </w:rPr>
        <w:t xml:space="preserve">ר</w:t>
      </w:r>
      <w:r w:rsidRPr="004640F6">
        <w:rPr>
          <w:rFonts w:hint="cs"/>
          <w:spacing w:val="-2"/>
          <w:rtl/>
        </w:rPr>
        <w:t xml:space="preserve"> גבוה י' ואינו רחב ד' ומוקף לכרמלית ועשאו </w:t>
      </w:r>
      <w:r w:rsidRPr="004640F6">
        <w:rPr>
          <w:rFonts w:hint="cs"/>
          <w:spacing w:val="-2"/>
          <w:rtl/>
        </w:rPr>
        <w:t xml:space="preserve">רה</w:t>
      </w:r>
      <w:r w:rsidRPr="004640F6">
        <w:rPr>
          <w:spacing w:val="-2"/>
          <w:rtl/>
        </w:rPr>
        <w:t>"</w:t>
      </w:r>
      <w:r w:rsidRPr="004640F6">
        <w:rPr>
          <w:rFonts w:hint="cs"/>
          <w:spacing w:val="-2"/>
          <w:rtl/>
        </w:rPr>
        <w:t xml:space="preserve">י</w:t>
      </w:r>
      <w:r w:rsidRPr="004640F6">
        <w:rPr>
          <w:rFonts w:hint="cs"/>
          <w:spacing w:val="-2"/>
          <w:rtl/>
        </w:rPr>
        <w:t xml:space="preserve"> וזרק ונח </w:t>
      </w:r>
      <w:r w:rsidRPr="004640F6">
        <w:rPr>
          <w:rFonts w:hint="cs"/>
          <w:spacing w:val="-2"/>
          <w:rtl/>
        </w:rPr>
        <w:t xml:space="preserve">ע</w:t>
      </w:r>
      <w:r w:rsidRPr="004640F6">
        <w:rPr>
          <w:spacing w:val="-2"/>
          <w:rtl/>
        </w:rPr>
        <w:t>"</w:t>
      </w:r>
      <w:r w:rsidRPr="004640F6">
        <w:rPr>
          <w:rFonts w:hint="cs"/>
          <w:spacing w:val="-2"/>
          <w:rtl/>
        </w:rPr>
        <w:t xml:space="preserve">ג</w:t>
      </w:r>
      <w:r w:rsidRPr="004640F6">
        <w:rPr>
          <w:rFonts w:hint="cs"/>
          <w:spacing w:val="-2"/>
          <w:rtl/>
        </w:rPr>
        <w:t xml:space="preserve"> מהו?</w:t>
      </w:r>
    </w:p>
    <w:p w:rsidR="00E9703F" w:rsidRPr="009757B9" w:rsidRDefault="00E9703F" w:rsidP="00E9703F">
      <w:pPr>
        <w:rPr>
          <w:rFonts w:cs="Guttman Vilna"/>
          <w:b/>
          <w:bCs/>
          <w:rtl/>
        </w:rPr>
      </w:pPr>
      <w:ins w:id="94799" w:author="מנוע מכני" w:date="2026-10-11T12:04:39Z">
        <w:r>
          <w:rPr>
            <w:rtl/>
          </w:rPr>
          <w:t xml:space="preserve">אם </w:t>
        </w:r>
      </w:ins>
      <w:del w:id="94800" w:author="מנוע מכני" w:date="2026-10-11T12:04:39Z">
        <w:r w:rsidRPr="006F178A">
          <w:rPr>
            <w:rtl/>
          </w:rPr>
          <w:delText xml:space="preserve">אי </w:delText>
        </w:r>
      </w:del>
      <w:r w:rsidRPr="006F178A">
        <w:rPr>
          <w:rtl/>
        </w:rPr>
        <w:t xml:space="preserve">מקום פטור הוא שאין לו </w:t>
      </w:r>
      <w:ins w:id="102595" w:author="קלוד" w:date="2026-10-11T13:11:34Z">
        <w:r>
          <w:rPr>
            <w:rtl/>
          </w:rPr>
          <w:t xml:space="preserve">ארבע,</w:t>
        </w:r>
      </w:ins>
      <w:del w:id="102596" w:author="קלוד" w:date="2026-10-11T13:11:34Z">
        <w:r w:rsidRPr="006F178A">
          <w:rPr>
            <w:rtl/>
          </w:rPr>
          <w:delText xml:space="preserve">ארבע</w:delText>
        </w:r>
      </w:del>
      <w:r w:rsidRPr="006F178A">
        <w:rPr>
          <w:rtl/>
        </w:rPr>
        <w:t xml:space="preserve"> או כיוון שעשאו </w:t>
      </w:r>
      <w:r w:rsidRPr="006F178A">
        <w:rPr>
          <w:rtl/>
        </w:rPr>
        <w:t xml:space="preserve">רה"י</w:t>
      </w:r>
      <w:r w:rsidRPr="006F178A">
        <w:rPr>
          <w:rtl/>
        </w:rPr>
        <w:t xml:space="preserve"> </w:t>
      </w:r>
      <w:ins w:id="102593" w:author="קלוד" w:date="2026-10-11T13:11:34Z">
        <w:r>
          <w:rPr>
            <w:rtl/>
          </w:rPr>
          <w:t xml:space="preserve">-</w:t>
        </w:r>
      </w:ins>
      <w:del w:id="102594" w:author="קלוד" w:date="2026-10-11T13:11:34Z">
        <w:r w:rsidRPr="006F178A">
          <w:rPr>
            <w:rtl/>
          </w:rPr>
          <w:delText xml:space="preserve">כמאן</w:delText>
        </w:r>
      </w:del>
      <w:r w:rsidRPr="006F178A">
        <w:rPr>
          <w:rtl/>
        </w:rPr>
        <w:t xml:space="preserve"> </w:t>
      </w:r>
      <w:ins w:id="102591" w:author="קלוד" w:date="2026-10-11T13:11:34Z">
        <w:r>
          <w:rPr>
            <w:rtl/>
          </w:rPr>
          <w:t xml:space="preserve">נחשב</w:t>
        </w:r>
      </w:ins>
      <w:del w:id="102592" w:author="קלוד" w:date="2026-10-11T13:11:34Z">
        <w:r w:rsidRPr="006F178A">
          <w:rPr>
            <w:rtl/>
          </w:rPr>
          <w:delText xml:space="preserve">דמליא</w:delText>
        </w:r>
      </w:del>
      <w:r w:rsidRPr="006F178A">
        <w:rPr>
          <w:rtl/>
        </w:rPr>
        <w:t xml:space="preserve"> </w:t>
      </w:r>
      <w:ins w:id="102589" w:author="קלוד" w:date="2026-10-11T13:11:34Z">
        <w:r>
          <w:rPr>
            <w:rtl/>
          </w:rPr>
          <w:t xml:space="preserve">כמלא.</w:t>
        </w:r>
      </w:ins>
      <w:del w:id="102590" w:author="קלוד" w:date="2026-10-11T13:11:34Z">
        <w:r w:rsidRPr="006F178A">
          <w:rPr>
            <w:rtl/>
          </w:rPr>
          <w:delText xml:space="preserve">דמי.</w:delText>
        </w:r>
      </w:del>
    </w:p>
    <w:p w:rsidR="00E9703F" w:rsidRPr="009757B9" w:rsidRDefault="00E9703F" w:rsidP="00E9703F">
      <w:pPr>
        <w:rPr>
          <w:rFonts w:ascii="MS Gothic" w:eastAsia="MS Gothic" w:hAnsi="MS Gothic" w:cs="Guttman Vilna"/>
          <w:b/>
          <w:bCs/>
          <w:color w:val="808080" w:themeColor="background1" w:themeShade="80"/>
          <w:rtl/>
        </w:rPr>
      </w:pPr>
      <w:r w:rsidRPr="006F178A">
        <w:rPr>
          <w:rtl/>
        </w:rPr>
        <w:t xml:space="preserve">ואמר </w:t>
      </w:r>
      <w:ins w:id="102605" w:author="קלוד" w:date="2026-10-11T13:11:34Z">
        <w:r>
          <w:rPr>
            <w:rtl/>
          </w:rPr>
          <w:t xml:space="preserve">ק"ו:</w:t>
        </w:r>
      </w:ins>
      <w:del w:id="102606" w:author="קלוד" w:date="2026-10-11T13:11:34Z">
        <w:r w:rsidRPr="006F178A">
          <w:rPr>
            <w:rtl/>
          </w:rPr>
          <w:delText xml:space="preserve">ק"ו</w:delText>
        </w:r>
      </w:del>
      <w:r w:rsidRPr="006F178A">
        <w:rPr>
          <w:rtl/>
        </w:rPr>
        <w:t xml:space="preserve"> </w:t>
      </w:r>
      <w:ins w:id="102603" w:author="קלוד" w:date="2026-10-11T13:11:34Z">
        <w:r>
          <w:rPr>
            <w:rtl/>
          </w:rPr>
          <w:t xml:space="preserve">לאחרים</w:t>
        </w:r>
      </w:ins>
      <w:del w:id="102604" w:author="קלוד" w:date="2026-10-11T13:11:34Z">
        <w:r w:rsidRPr="006F178A">
          <w:rPr>
            <w:rtl/>
          </w:rPr>
          <w:delText xml:space="preserve">דלאחרים</w:delText>
        </w:r>
      </w:del>
      <w:r w:rsidRPr="006F178A">
        <w:rPr>
          <w:rtl/>
        </w:rPr>
        <w:t xml:space="preserve"> עושה </w:t>
      </w:r>
      <w:ins w:id="102601" w:author="קלוד" w:date="2026-10-11T13:11:34Z">
        <w:r>
          <w:rPr>
            <w:rtl/>
          </w:rPr>
          <w:t xml:space="preserve">מחיצה,</w:t>
        </w:r>
      </w:ins>
      <w:del w:id="102602" w:author="קלוד" w:date="2026-10-11T13:11:34Z">
        <w:r w:rsidRPr="006F178A">
          <w:rPr>
            <w:rtl/>
          </w:rPr>
          <w:delText xml:space="preserve">מחיצה</w:delText>
        </w:r>
      </w:del>
      <w:r w:rsidRPr="006F178A">
        <w:rPr>
          <w:rtl/>
        </w:rPr>
        <w:t xml:space="preserve"> </w:t>
      </w:r>
      <w:r w:rsidRPr="006F178A">
        <w:rPr>
          <w:rtl/>
        </w:rPr>
        <w:t xml:space="preserve">כ"ש</w:t>
      </w:r>
      <w:r w:rsidRPr="006F178A">
        <w:rPr>
          <w:rtl/>
        </w:rPr>
        <w:t xml:space="preserve"> </w:t>
      </w:r>
      <w:ins w:id="102599" w:author="קלוד" w:date="2026-10-11T13:11:34Z">
        <w:r>
          <w:rPr>
            <w:rtl/>
          </w:rPr>
          <w:t xml:space="preserve">לעצמו,</w:t>
        </w:r>
      </w:ins>
      <w:del w:id="102600" w:author="קלוד" w:date="2026-10-11T13:11:34Z">
        <w:r w:rsidRPr="006F178A">
          <w:rPr>
            <w:rtl/>
          </w:rPr>
          <w:delText xml:space="preserve">לעצמו</w:delText>
        </w:r>
      </w:del>
      <w:r w:rsidRPr="006F178A">
        <w:rPr>
          <w:rtl/>
        </w:rPr>
        <w:t xml:space="preserve"> </w:t>
      </w:r>
      <w:ins w:id="102597" w:author="קלוד" w:date="2026-10-11T13:11:34Z">
        <w:r>
          <w:rPr>
            <w:rtl/>
          </w:rPr>
          <w:t xml:space="preserve">וחייב.</w:t>
        </w:r>
      </w:ins>
      <w:del w:id="102598" w:author="קלוד" w:date="2026-10-11T13:11:34Z">
        <w:r w:rsidRPr="006F178A">
          <w:rPr>
            <w:rtl/>
          </w:rPr>
          <w:delText xml:space="preserve">וחייב</w:delText>
        </w:r>
      </w:del>
      <w:r w:rsidRPr="006F178A">
        <w:rPr>
          <w:rtl/>
        </w:rPr>
        <w:t xml:space="preserve"> וכן איתמר.</w:t>
      </w:r>
    </w:p>
    <w:p>
      <w:pPr>
        <w:pStyle w:val="38"/>
        <w:rPr>
          <w:ins w:id="98197" w:author="מנוע מכני" w:date="2026-10-11T12:04:39Z"/>
        </w:rPr>
      </w:pPr>
      <w:del w:id="98196" w:author="מנוע מכני" w:date="2026-10-11T12:04:39Z">
        <w:r w:rsidRPr="006F178A">
          <w:delText xml:space="preserve">•</w:delText>
        </w:r>
      </w:del>
      <w:r w:rsidRPr="006F178A">
        <w:t xml:space="preserve"> </w:t>
      </w:r>
      <w:r w:rsidRPr="006F178A">
        <w:t xml:space="preserve">בעי רי"ו:</w:t>
      </w:r>
    </w:p>
    <w:p w:rsidR="00E9703F" w:rsidRDefault="00E9703F" w:rsidP="00E9703F">
      <w:pPr>
        <w:rPr>
          <w:rtl/>
        </w:rPr>
      </w:pPr>
      <w:del w:id="98198" w:author="מנוע מכני" w:date="2026-10-11T12:04:39Z">
        <w:r w:rsidRPr="006F178A">
          <w:rPr>
            <w:rtl/>
          </w:rPr>
          <w:delText xml:space="preserve"> </w:delText>
        </w:r>
      </w:del>
      <w:r w:rsidRPr="006F178A">
        <w:rPr>
          <w:rtl/>
        </w:rPr>
        <w:t xml:space="preserve">בור תשעה, ועקר ממנה חוליא והשלימה לעשרה,</w:t>
      </w:r>
    </w:p>
    <w:p w:rsidR="00E9703F" w:rsidRPr="006F178A" w:rsidRDefault="00E9703F" w:rsidP="00E9703F">
      <w:pPr>
        <w:rPr>
          <w:rtl/>
        </w:rPr>
      </w:pPr>
      <w:ins w:id="91489" w:author="מנוע מכני" w:date="2026-10-11T12:04:39Z">
        <w:r>
          <w:rPr>
            <w:rtl/>
          </w:rPr>
          <w:t xml:space="preserve">כאחד</w:t>
        </w:r>
      </w:ins>
      <w:del w:id="91490" w:author="מנוע מכני" w:date="2026-10-11T12:04:39Z">
        <w:r w:rsidRPr="006F178A">
          <w:rPr>
            <w:rtl/>
          </w:rPr>
          <w:delText xml:space="preserve">בהדדי</w:delText>
        </w:r>
      </w:del>
      <w:r w:rsidRPr="006F178A">
        <w:rPr>
          <w:rtl/>
        </w:rPr>
        <w:t xml:space="preserve"> </w:t>
      </w:r>
      <w:ins w:id="94801" w:author="מנוע מכני" w:date="2026-10-11T12:04:39Z">
        <w:r>
          <w:rPr>
            <w:rtl/>
          </w:rPr>
          <w:t xml:space="preserve">אם </w:t>
        </w:r>
      </w:ins>
      <w:del w:id="94802" w:author="מנוע מכני" w:date="2026-10-11T12:04:39Z">
        <w:r w:rsidRPr="006F178A">
          <w:rPr>
            <w:rtl/>
          </w:rPr>
          <w:delText xml:space="preserve">אי </w:delText>
        </w:r>
      </w:del>
      <w:r w:rsidRPr="006F178A">
        <w:rPr>
          <w:rtl/>
        </w:rPr>
        <w:t xml:space="preserve">מחייב, ואת"ל </w:t>
      </w:r>
      <w:ins w:id="96109" w:author="מנוע מכני" w:date="2026-10-11T12:04:39Z">
        <w:ins w:id="102607" w:author="קלוד" w:date="2026-10-11T13:11:34Z">
          <w:r>
            <w:rPr>
              <w:rtl/>
            </w:rPr>
            <w:t xml:space="preserve">שמתחילה</w:t>
          </w:r>
        </w:ins>
        <w:del w:id="102608" w:author="קלוד" w:date="2026-10-11T13:11:34Z">
          <w:r>
            <w:rPr>
              <w:rtl/>
            </w:rPr>
            <w:delText xml:space="preserve">דמתחילה</w:delText>
          </w:r>
        </w:del>
      </w:ins>
      <w:del w:id="96110" w:author="מנוע מכני" w:date="2026-10-11T12:04:39Z">
        <w:r w:rsidRPr="006F178A">
          <w:rPr>
            <w:rtl/>
          </w:rPr>
          <w:delText xml:space="preserve">דמעיקרא</w:delText>
        </w:r>
      </w:del>
      <w:r w:rsidRPr="006F178A">
        <w:rPr>
          <w:rtl/>
        </w:rPr>
        <w:t xml:space="preserve"> </w:t>
      </w:r>
      <w:r w:rsidRPr="006F178A">
        <w:rPr>
          <w:rtl/>
        </w:rPr>
        <w:t xml:space="preserve">לא</w:t>
      </w:r>
      <w:r w:rsidRPr="006F178A">
        <w:rPr>
          <w:rtl/>
        </w:rPr>
        <w:t xml:space="preserve">, מה הדין במיעט.</w:t>
      </w:r>
    </w:p>
    <w:p w:rsidR="00E9703F" w:rsidRPr="006F178A" w:rsidRDefault="00E9703F" w:rsidP="00E9703F">
      <w:pPr>
        <w:rPr>
          <w:rtl/>
        </w:rPr>
      </w:pPr>
      <w:r w:rsidRPr="006F178A">
        <w:rPr>
          <w:rtl/>
        </w:rPr>
        <w:t>רצה לפשוט מדבילה הממעטת בכותל שזרקה ונחה על כותל שחייב על ד"א בצמצום בלמטה מי' טפחים.</w:t>
      </w:r>
    </w:p>
    <w:p w:rsidR="00E9703F" w:rsidRPr="006F178A" w:rsidRDefault="00E9703F" w:rsidP="00E9703F">
      <w:pPr>
        <w:rPr>
          <w:rtl/>
        </w:rPr>
      </w:pPr>
      <w:r w:rsidRPr="006F178A">
        <w:rPr>
          <w:rtl/>
        </w:rPr>
        <w:t xml:space="preserve">ודחה </w:t>
      </w:r>
      <w:ins w:id="91491" w:author="מנוע מכני" w:date="2026-10-11T12:04:39Z">
        <w:r>
          <w:rPr>
            <w:rtl/>
          </w:rPr>
          <w:t xml:space="preserve">דשם</w:t>
        </w:r>
      </w:ins>
      <w:del w:id="91492" w:author="מנוע מכני" w:date="2026-10-11T12:04:39Z">
        <w:r w:rsidRPr="006F178A">
          <w:rPr>
            <w:rtl/>
          </w:rPr>
          <w:delText xml:space="preserve">דהתם</w:delText>
        </w:r>
      </w:del>
      <w:r w:rsidRPr="006F178A">
        <w:rPr>
          <w:rtl/>
        </w:rPr>
        <w:t xml:space="preserve"> אינו מבטל </w:t>
      </w:r>
      <w:r w:rsidRPr="006F178A">
        <w:rPr>
          <w:rtl/>
        </w:rPr>
        <w:t xml:space="preserve">משא"כ</w:t>
      </w:r>
      <w:r w:rsidRPr="006F178A">
        <w:rPr>
          <w:rtl/>
        </w:rPr>
        <w:t xml:space="preserve"> </w:t>
      </w:r>
      <w:ins w:id="91493" w:author="מנוע מכני" w:date="2026-10-11T12:04:39Z">
        <w:r>
          <w:rPr>
            <w:rtl/>
          </w:rPr>
          <w:t xml:space="preserve">כאן</w:t>
        </w:r>
      </w:ins>
      <w:del w:id="91494" w:author="מנוע מכני" w:date="2026-10-11T12:04:39Z">
        <w:r w:rsidRPr="006F178A">
          <w:rPr>
            <w:rtl/>
          </w:rPr>
          <w:delText xml:space="preserve">הכא</w:delText>
        </w:r>
      </w:del>
      <w:r w:rsidRPr="006F178A">
        <w:rPr>
          <w:rtl/>
        </w:rPr>
        <w:t xml:space="preserve"> הלא בדעתו לבטל חלק מן הבור בזריקת החול.</w:t>
      </w:r>
    </w:p>
    <w:p>
      <w:pPr>
        <w:pStyle w:val="afffff8"/>
        <w:rPr>
          <w:ins w:id="90567" w:author="קלוד" w:date="2026-10-11T12:33:55Z"/>
        </w:rPr>
      </w:pPr>
      <w:ins w:id="90568" w:author="קלוד" w:date="2026-10-11T12:33:55Z">
        <w:r>
          <w:rPr>
            <w:color w:val="7B3F00"/>
          </w:rPr>
          <w:t xml:space="preserve">זרק דף וחפץ עליו - הנחה ועשיית מחיצה כאחת</w:t>
        </w:r>
      </w:ins>
    </w:p>
    <w:p>
      <w:pPr>
        <w:pStyle w:val="38"/>
        <w:rPr>
          <w:ins w:id="98200" w:author="מנוע מכני" w:date="2026-10-11T12:04:39Z"/>
        </w:rPr>
      </w:pPr>
      <w:del w:id="98199" w:author="מנוע מכני" w:date="2026-10-11T12:04:39Z">
        <w:r w:rsidRPr="003907AE">
          <w:delText xml:space="preserve">•</w:delText>
        </w:r>
      </w:del>
      <w:r w:rsidRPr="003907AE">
        <w:t xml:space="preserve"> </w:t>
      </w:r>
      <w:r w:rsidRPr="003907AE">
        <w:t>בעי רבא</w:t>
      </w:r>
      <w:r w:rsidRPr="006F178A">
        <w:t xml:space="preserve">:</w:t>
      </w:r>
    </w:p>
    <w:p w:rsidR="00E9703F" w:rsidRDefault="00E9703F" w:rsidP="00E9703F">
      <w:pPr>
        <w:rPr>
          <w:rtl/>
        </w:rPr>
      </w:pPr>
      <w:del w:id="98201" w:author="מנוע מכני" w:date="2026-10-11T12:04:39Z">
        <w:r w:rsidRPr="006F178A">
          <w:rPr>
            <w:rtl/>
          </w:rPr>
          <w:delText xml:space="preserve"> </w:delText>
        </w:r>
      </w:del>
      <w:r w:rsidRPr="006F178A">
        <w:rPr>
          <w:rtl/>
        </w:rPr>
        <w:t xml:space="preserve">זרק דף וחפץ ע"גו ונח </w:t>
      </w:r>
      <w:r w:rsidRPr="006F178A">
        <w:rPr>
          <w:rtl/>
        </w:rPr>
        <w:t xml:space="preserve">ע"ג</w:t>
      </w:r>
      <w:r w:rsidRPr="006F178A">
        <w:rPr>
          <w:rtl/>
        </w:rPr>
        <w:t xml:space="preserve"> יתידות, מהו</w:t>
      </w:r>
    </w:p>
    <w:p w:rsidR="00E9703F" w:rsidRPr="006F178A" w:rsidRDefault="00E9703F" w:rsidP="00E9703F">
      <w:pPr>
        <w:rPr>
          <w:rtl/>
        </w:rPr>
      </w:pPr>
      <w:r w:rsidRPr="006F178A">
        <w:rPr>
          <w:rtl/>
        </w:rPr>
        <w:t xml:space="preserve">כיון </w:t>
      </w:r>
      <w:ins w:id="102613" w:author="קלוד" w:date="2026-10-11T13:11:34Z">
        <w:r>
          <w:rPr>
            <w:rtl/>
          </w:rPr>
          <w:t xml:space="preserve">שבאים</w:t>
        </w:r>
      </w:ins>
      <w:del w:id="102614" w:author="קלוד" w:date="2026-10-11T13:11:34Z">
        <w:r w:rsidRPr="006F178A">
          <w:rPr>
            <w:rtl/>
          </w:rPr>
          <w:delText xml:space="preserve">דבהדי</w:delText>
        </w:r>
      </w:del>
      <w:r w:rsidRPr="006F178A">
        <w:rPr>
          <w:rtl/>
        </w:rPr>
        <w:t xml:space="preserve"> </w:t>
      </w:r>
      <w:ins w:id="102611" w:author="קלוד" w:date="2026-10-11T13:11:34Z">
        <w:r>
          <w:rPr>
            <w:rtl/>
          </w:rPr>
          <w:t xml:space="preserve">יחד</w:t>
        </w:r>
      </w:ins>
      <w:del w:id="102612" w:author="קלוד" w:date="2026-10-11T13:11:34Z">
        <w:r w:rsidRPr="006F178A">
          <w:rPr>
            <w:rtl/>
          </w:rPr>
          <w:delText xml:space="preserve">הדדי </w:delText>
        </w:r>
        <w:r>
          <w:rPr>
            <w:rtl/>
          </w:rPr>
          <w:delText xml:space="preserve">באים</w:delText>
        </w:r>
      </w:del>
      <w:ins w:id="90375" w:author="Claude - סמנטי" w:date="2026-10-11T12:28:21Z"/>
      <w:del w:id="90376" w:author="Claude - סמנטי" w:date="2026-10-11T12:28:21Z">
        <w:r w:rsidRPr="006F178A">
          <w:rPr>
            <w:rtl/>
          </w:rPr>
          <w:delText xml:space="preserve">קאתו</w:delText>
        </w:r>
      </w:del>
      <w:r w:rsidRPr="006F178A">
        <w:rPr>
          <w:rtl/>
        </w:rPr>
        <w:t xml:space="preserve"> - כהנחת חפץ ועשיית מחיצה </w:t>
      </w:r>
      <w:ins w:id="102609" w:author="קלוד" w:date="2026-10-11T13:11:34Z">
        <w:r>
          <w:rPr>
            <w:rtl/>
          </w:rPr>
          <w:t xml:space="preserve">נחשב.</w:t>
        </w:r>
      </w:ins>
      <w:del w:id="102610" w:author="קלוד" w:date="2026-10-11T13:11:34Z">
        <w:r w:rsidRPr="006F178A">
          <w:rPr>
            <w:rtl/>
          </w:rPr>
          <w:delText xml:space="preserve">דמי.</w:delText>
        </w:r>
      </w:del>
    </w:p>
    <w:p>
      <w:pPr>
        <w:pStyle w:val="38"/>
        <w:rPr>
          <w:ins w:id="98202" w:author="מנוע מכני" w:date="2026-10-11T12:04:39Z"/>
        </w:rPr>
      </w:pPr>
      <w:r w:rsidRPr="004640F6">
        <w:t>או"</w:t>
      </w:r>
      <w:r w:rsidRPr="004640F6">
        <w:t>ד</w:t>
      </w:r>
      <w:r w:rsidRPr="004640F6">
        <w:t xml:space="preserve">:</w:t>
      </w:r>
    </w:p>
    <w:p w:rsidR="00E9703F" w:rsidRPr="004640F6" w:rsidRDefault="00E9703F" w:rsidP="00E9703F">
      <w:pPr>
        <w:rPr>
          <w:spacing w:val="-2"/>
          <w:rtl/>
        </w:rPr>
      </w:pPr>
      <w:del w:id="98203" w:author="מנוע מכני" w:date="2026-10-11T12:04:39Z">
        <w:r w:rsidRPr="004640F6">
          <w:rPr>
            <w:spacing w:val="-2"/>
            <w:rtl/>
          </w:rPr>
          <w:delText xml:space="preserve"> </w:delText>
        </w:r>
      </w:del>
      <w:r w:rsidRPr="004640F6">
        <w:rPr>
          <w:spacing w:val="-2"/>
          <w:rtl/>
        </w:rPr>
        <w:t xml:space="preserve">כיון </w:t>
      </w:r>
      <w:ins w:id="102625" w:author="קלוד" w:date="2026-10-11T13:11:34Z">
        <w:r>
          <w:rPr>
            <w:spacing w:val="-2"/>
            <w:rtl/>
          </w:rPr>
          <w:t xml:space="preserve">שא"א</w:t>
        </w:r>
      </w:ins>
      <w:del w:id="102626" w:author="קלוד" w:date="2026-10-11T13:11:34Z">
        <w:r w:rsidRPr="004640F6">
          <w:rPr>
            <w:spacing w:val="-2"/>
            <w:rtl/>
          </w:rPr>
          <w:delText xml:space="preserve">דלא</w:delText>
        </w:r>
      </w:del>
      <w:r w:rsidRPr="004640F6">
        <w:rPr>
          <w:spacing w:val="-2"/>
          <w:rtl/>
        </w:rPr>
        <w:t xml:space="preserve"> </w:t>
      </w:r>
      <w:ins w:id="102623" w:author="קלוד" w:date="2026-10-11T13:11:34Z">
        <w:r>
          <w:rPr>
            <w:spacing w:val="-2"/>
            <w:rtl/>
          </w:rPr>
          <w:t xml:space="preserve">שלא</w:t>
        </w:r>
      </w:ins>
      <w:del w:id="102624" w:author="קלוד" w:date="2026-10-11T13:11:34Z">
        <w:r w:rsidRPr="004640F6">
          <w:rPr>
            <w:spacing w:val="-2"/>
            <w:rtl/>
          </w:rPr>
          <w:delText xml:space="preserve">אפשר</w:delText>
        </w:r>
      </w:del>
      <w:r w:rsidRPr="004640F6">
        <w:rPr>
          <w:spacing w:val="-2"/>
          <w:rtl/>
        </w:rPr>
        <w:t xml:space="preserve"> </w:t>
      </w:r>
      <w:ins w:id="102621" w:author="קלוד" w:date="2026-10-11T13:11:34Z">
        <w:r>
          <w:rPr>
            <w:spacing w:val="-2"/>
            <w:rtl/>
          </w:rPr>
          <w:t xml:space="preserve">יתרומם</w:t>
        </w:r>
      </w:ins>
      <w:del w:id="102622" w:author="קלוד" w:date="2026-10-11T13:11:34Z">
        <w:r w:rsidRPr="004640F6">
          <w:rPr>
            <w:spacing w:val="-2"/>
            <w:rtl/>
          </w:rPr>
          <w:delText xml:space="preserve">דלא</w:delText>
        </w:r>
      </w:del>
      <w:r w:rsidRPr="004640F6">
        <w:rPr>
          <w:spacing w:val="-2"/>
          <w:rtl/>
        </w:rPr>
        <w:t xml:space="preserve"> </w:t>
      </w:r>
      <w:ins w:id="102619" w:author="קלוד" w:date="2026-10-11T13:11:34Z">
        <w:r>
          <w:rPr>
            <w:rStyle w:val="afffffe"/>
            <w:spacing w:val="-2"/>
            <w:rtl/>
          </w:rPr>
          <w:t xml:space="preserve">הדף</w:t>
        </w:r>
      </w:ins>
      <w:del w:id="102620" w:author="קלוד" w:date="2026-10-11T13:11:34Z">
        <w:r w:rsidRPr="004640F6">
          <w:rPr>
            <w:spacing w:val="-2"/>
            <w:rtl/>
          </w:rPr>
          <w:delText xml:space="preserve">מידלא</w:delText>
        </w:r>
      </w:del>
      <w:r w:rsidRPr="004640F6">
        <w:rPr>
          <w:spacing w:val="-2"/>
          <w:rtl/>
        </w:rPr>
        <w:t xml:space="preserve"> </w:t>
      </w:r>
      <w:ins w:id="90377" w:author="Claude - סמנטי" w:date="2026-10-11T12:28:21Z">
        <w:r>
          <w:rPr>
            <w:spacing w:val="-2"/>
            <w:rtl/>
          </w:rPr>
          <w:t xml:space="preserve">מעט</w:t>
        </w:r>
      </w:ins>
      <w:del w:id="90378" w:author="Claude - סמנטי" w:date="2026-10-11T12:28:21Z">
        <w:r w:rsidRPr="004640F6">
          <w:rPr>
            <w:spacing w:val="-2"/>
            <w:rtl/>
          </w:rPr>
          <w:delText xml:space="preserve">פורתא</w:delText>
        </w:r>
      </w:del>
      <w:r w:rsidRPr="004640F6">
        <w:rPr>
          <w:spacing w:val="-2"/>
          <w:rtl/>
        </w:rPr>
        <w:t xml:space="preserve"> </w:t>
      </w:r>
      <w:ins w:id="91495" w:author="מנוע מכני" w:date="2026-10-11T12:04:39Z">
        <w:r>
          <w:rPr>
            <w:spacing w:val="-2"/>
            <w:rtl/>
          </w:rPr>
          <w:t xml:space="preserve">ואח"כ</w:t>
        </w:r>
      </w:ins>
      <w:del w:id="91496" w:author="מנוע מכני" w:date="2026-10-11T12:04:39Z">
        <w:r w:rsidRPr="004640F6">
          <w:rPr>
            <w:spacing w:val="-2"/>
            <w:rtl/>
          </w:rPr>
          <w:delText xml:space="preserve">והדר</w:delText>
        </w:r>
      </w:del>
      <w:r w:rsidRPr="004640F6">
        <w:rPr>
          <w:spacing w:val="-2"/>
          <w:rtl/>
        </w:rPr>
        <w:t xml:space="preserve"> </w:t>
      </w:r>
      <w:ins w:id="102617" w:author="קלוד" w:date="2026-10-11T13:11:34Z">
        <w:r>
          <w:rPr>
            <w:spacing w:val="-2"/>
            <w:rtl/>
          </w:rPr>
          <w:t xml:space="preserve">ינוח</w:t>
        </w:r>
      </w:ins>
      <w:del w:id="102618" w:author="קלוד" w:date="2026-10-11T13:11:34Z">
        <w:r w:rsidRPr="004640F6">
          <w:rPr>
            <w:spacing w:val="-2"/>
            <w:rtl/>
          </w:rPr>
          <w:delText xml:space="preserve">נייח</w:delText>
        </w:r>
      </w:del>
      <w:r w:rsidRPr="004640F6">
        <w:rPr>
          <w:spacing w:val="-2"/>
          <w:rtl/>
        </w:rPr>
        <w:t xml:space="preserve"> - כעשיית מחיצה והנחת חפץ </w:t>
      </w:r>
      <w:ins w:id="102615" w:author="קלוד" w:date="2026-10-11T13:11:34Z">
        <w:r>
          <w:rPr>
            <w:spacing w:val="-2"/>
            <w:rtl/>
          </w:rPr>
          <w:t xml:space="preserve">נחשב</w:t>
        </w:r>
      </w:ins>
      <w:del w:id="102616" w:author="קלוד" w:date="2026-10-11T13:11:34Z">
        <w:r w:rsidRPr="004640F6">
          <w:rPr>
            <w:spacing w:val="-2"/>
            <w:rtl/>
          </w:rPr>
          <w:delText xml:space="preserve">דמי</w:delText>
        </w:r>
      </w:del>
      <w:r w:rsidRPr="004640F6">
        <w:rPr>
          <w:spacing w:val="-2"/>
          <w:rtl/>
        </w:rPr>
        <w:t xml:space="preserve"> - </w:t>
      </w:r>
      <w:r w:rsidRPr="004640F6">
        <w:rPr>
          <w:b/>
          <w:bCs/>
          <w:spacing w:val="-2"/>
          <w:rtl/>
        </w:rPr>
        <w:t>תיקו</w:t>
      </w:r>
      <w:r w:rsidRPr="004640F6">
        <w:rPr>
          <w:spacing w:val="-2"/>
          <w:rtl/>
        </w:rPr>
        <w:t>.</w:t>
      </w:r>
    </w:p>
    <w:p>
      <w:pPr>
        <w:pStyle w:val="38"/>
        <w:rPr>
          <w:ins w:id="98205" w:author="מנוע מכני" w:date="2026-10-11T12:04:39Z"/>
        </w:rPr>
      </w:pPr>
      <w:del w:id="98204" w:author="מנוע מכני" w:date="2026-10-11T12:04:39Z">
        <w:r w:rsidRPr="006F178A">
          <w:lastRenderedPageBreak/>
          <w:delText xml:space="preserve">•</w:delText>
        </w:r>
      </w:del>
      <w:r w:rsidRPr="006F178A">
        <w:t xml:space="preserve"> </w:t>
      </w:r>
      <w:r w:rsidRPr="003907AE">
        <w:t>רבא:</w:t>
      </w:r>
    </w:p>
    <w:p w:rsidR="00E9703F" w:rsidRPr="006F178A" w:rsidRDefault="00E9703F" w:rsidP="00E9703F">
      <w:pPr>
        <w:rPr>
          <w:rtl/>
        </w:rPr>
      </w:pPr>
      <w:del w:id="98206" w:author="מנוע מכני" w:date="2026-10-11T12:04:39Z">
        <w:r w:rsidRPr="006F178A">
          <w:rPr>
            <w:rtl/>
          </w:rPr>
          <w:delText xml:space="preserve"> </w:delText>
        </w:r>
      </w:del>
      <w:r w:rsidRPr="006F178A">
        <w:rPr>
          <w:rtl/>
        </w:rPr>
        <w:t xml:space="preserve">פשיטא לי: מים </w:t>
      </w:r>
      <w:r w:rsidRPr="006F178A">
        <w:rPr>
          <w:rtl/>
        </w:rPr>
        <w:t xml:space="preserve">ע"ג</w:t>
      </w:r>
      <w:r w:rsidRPr="006F178A">
        <w:rPr>
          <w:rtl/>
        </w:rPr>
        <w:t xml:space="preserve"> מים - היינו הנחתן.</w:t>
      </w:r>
    </w:p>
    <w:p w:rsidR="00E9703F" w:rsidRPr="006F178A" w:rsidRDefault="00E9703F" w:rsidP="00E9703F">
      <w:pPr>
        <w:rPr>
          <w:rtl/>
        </w:rPr>
      </w:pPr>
      <w:r w:rsidRPr="006F178A">
        <w:rPr>
          <w:rtl/>
        </w:rPr>
        <w:t xml:space="preserve">אגוז </w:t>
      </w:r>
      <w:r w:rsidRPr="006F178A">
        <w:rPr>
          <w:rtl/>
        </w:rPr>
        <w:t xml:space="preserve">ע"ג</w:t>
      </w:r>
      <w:r w:rsidRPr="006F178A">
        <w:rPr>
          <w:rtl/>
        </w:rPr>
        <w:t xml:space="preserve"> מים </w:t>
      </w:r>
      <w:ins w:id="102633" w:author="קלוד" w:date="2026-10-11T13:11:34Z">
        <w:r>
          <w:rPr>
            <w:rtl/>
          </w:rPr>
          <w:t xml:space="preserve">-</w:t>
        </w:r>
      </w:ins>
      <w:del w:id="102634" w:author="קלוד" w:date="2026-10-11T13:11:34Z">
        <w:r w:rsidRPr="006F178A">
          <w:rPr>
            <w:rtl/>
          </w:rPr>
          <w:delText xml:space="preserve">–</w:delText>
        </w:r>
      </w:del>
      <w:r w:rsidRPr="006F178A">
        <w:rPr>
          <w:rtl/>
        </w:rPr>
        <w:t xml:space="preserve"> </w:t>
      </w:r>
      <w:ins w:id="91497" w:author="מנוע מכני" w:date="2026-10-11T12:04:39Z">
        <w:r>
          <w:rPr>
            <w:rtl/>
          </w:rPr>
          <w:t xml:space="preserve">לא</w:t>
        </w:r>
      </w:ins>
      <w:del w:id="91498" w:author="מנוע מכני" w:date="2026-10-11T12:04:39Z">
        <w:r w:rsidRPr="006F178A">
          <w:rPr>
            <w:rtl/>
          </w:rPr>
          <w:delText xml:space="preserve">לאו</w:delText>
        </w:r>
      </w:del>
      <w:r w:rsidRPr="006F178A">
        <w:rPr>
          <w:rtl/>
        </w:rPr>
        <w:t xml:space="preserve"> היינו </w:t>
      </w:r>
      <w:ins w:id="102631" w:author="קלוד" w:date="2026-10-11T13:11:34Z">
        <w:r>
          <w:rPr>
            <w:rtl/>
          </w:rPr>
          <w:t xml:space="preserve">הנחתן,</w:t>
        </w:r>
      </w:ins>
      <w:del w:id="102632" w:author="קלוד" w:date="2026-10-11T13:11:34Z">
        <w:r w:rsidRPr="006F178A">
          <w:rPr>
            <w:rtl/>
          </w:rPr>
          <w:delText xml:space="preserve">הנחתן.</w:delText>
        </w:r>
      </w:del>
      <w:r w:rsidRPr="006F178A">
        <w:rPr>
          <w:rtl/>
        </w:rPr>
        <w:t xml:space="preserve"> </w:t>
      </w:r>
      <w:ins w:id="102629" w:author="קלוד" w:date="2026-10-11T13:11:34Z">
        <w:r>
          <w:rPr>
            <w:rtl/>
          </w:rPr>
          <w:t xml:space="preserve">שע"ג</w:t>
        </w:r>
      </w:ins>
      <w:del w:id="102630" w:author="קלוד" w:date="2026-10-11T13:11:34Z">
        <w:r w:rsidRPr="006F178A">
          <w:rPr>
            <w:rtl/>
          </w:rPr>
          <w:delText xml:space="preserve">דע"ג</w:delText>
        </w:r>
      </w:del>
      <w:r w:rsidRPr="006F178A">
        <w:rPr>
          <w:rtl/>
        </w:rPr>
        <w:t xml:space="preserve"> מים </w:t>
      </w:r>
      <w:r w:rsidRPr="006F178A">
        <w:rPr>
          <w:rtl/>
        </w:rPr>
        <w:t xml:space="preserve">לא</w:t>
      </w:r>
      <w:r w:rsidRPr="006F178A">
        <w:rPr>
          <w:rtl/>
        </w:rPr>
        <w:t xml:space="preserve"> </w:t>
      </w:r>
      <w:ins w:id="102627" w:author="קלוד" w:date="2026-10-11T13:11:34Z">
        <w:r>
          <w:rPr>
            <w:rtl/>
          </w:rPr>
          <w:t xml:space="preserve">נקרא</w:t>
        </w:r>
      </w:ins>
      <w:del w:id="102628" w:author="קלוד" w:date="2026-10-11T13:11:34Z">
        <w:r w:rsidRPr="006F178A">
          <w:rPr>
            <w:rtl/>
          </w:rPr>
          <w:delText xml:space="preserve">מיקרי</w:delText>
        </w:r>
      </w:del>
      <w:r w:rsidRPr="006F178A">
        <w:rPr>
          <w:rtl/>
        </w:rPr>
        <w:t xml:space="preserve"> הנחה.</w:t>
      </w:r>
    </w:p>
    <w:p>
      <w:pPr>
        <w:pStyle w:val="38"/>
        <w:rPr>
          <w:ins w:id="98207" w:author="מנוע מכני" w:date="2026-10-11T12:04:39Z"/>
        </w:rPr>
      </w:pPr>
      <w:r w:rsidRPr="006F178A">
        <w:tab/>
        <w:t xml:space="preserve">בעי:</w:t>
      </w:r>
    </w:p>
    <w:p w:rsidR="00E9703F" w:rsidRPr="006F178A" w:rsidRDefault="00E9703F" w:rsidP="00E9703F">
      <w:pPr>
        <w:rPr>
          <w:rtl/>
        </w:rPr>
      </w:pPr>
      <w:del w:id="98208" w:author="מנוע מכני" w:date="2026-10-11T12:04:39Z">
        <w:r w:rsidRPr="006F178A">
          <w:rPr>
            <w:rtl/>
          </w:rPr>
          <w:tab/>
          <w:delText xml:space="preserve"> </w:delText>
        </w:r>
      </w:del>
      <w:r w:rsidRPr="006F178A">
        <w:rPr>
          <w:rtl/>
        </w:rPr>
        <w:tab/>
        <w:t xml:space="preserve">אגוז בכלי וכלי צף </w:t>
      </w:r>
      <w:r w:rsidRPr="006F178A">
        <w:rPr>
          <w:rtl/>
        </w:rPr>
        <w:tab/>
        <w:t xml:space="preserve">ע"ג</w:t>
      </w:r>
      <w:r w:rsidRPr="006F178A">
        <w:rPr>
          <w:rtl/>
        </w:rPr>
        <w:tab/>
        <w:t xml:space="preserve"> מים.</w:t>
      </w:r>
    </w:p>
    <w:p w:rsidR="00E9703F" w:rsidRDefault="00E9703F" w:rsidP="00E9703F">
      <w:pPr>
        <w:rPr>
          <w:rtl/>
        </w:rPr>
      </w:pPr>
      <w:ins w:id="94803" w:author="מנוע מכני" w:date="2026-10-11T12:04:39Z">
        <w:r>
          <w:rPr>
            <w:rtl/>
          </w:rPr>
          <w:t xml:space="preserve">אם </w:t>
        </w:r>
      </w:ins>
      <w:del w:id="94804" w:author="מנוע מכני" w:date="2026-10-11T12:04:39Z">
        <w:r w:rsidRPr="006F178A">
          <w:rPr>
            <w:rtl/>
          </w:rPr>
          <w:delText xml:space="preserve">אי </w:delText>
        </w:r>
      </w:del>
      <w:ins w:id="102645" w:author="קלוד" w:date="2026-10-11T13:11:34Z">
        <w:r>
          <w:rPr>
            <w:rtl/>
          </w:rPr>
          <w:t xml:space="preserve">הולכים</w:t>
        </w:r>
      </w:ins>
      <w:del w:id="102646" w:author="קלוד" w:date="2026-10-11T13:11:34Z">
        <w:r w:rsidRPr="006F178A">
          <w:rPr>
            <w:rtl/>
          </w:rPr>
          <w:delText xml:space="preserve">אזלי</w:delText>
        </w:r>
      </w:del>
      <w:r w:rsidRPr="006F178A">
        <w:rPr>
          <w:rtl/>
        </w:rPr>
        <w:t xml:space="preserve"> </w:t>
      </w:r>
      <w:ins w:id="95747" w:author="מנוע מכני" w:date="2026-10-11T12:04:39Z">
        <w:r>
          <w:rPr>
            <w:rtl/>
          </w:rPr>
          <w:t xml:space="preserve">אחר</w:t>
        </w:r>
      </w:ins>
      <w:del w:id="95748" w:author="מנוע מכני" w:date="2026-10-11T12:04:39Z">
        <w:r w:rsidRPr="006F178A">
          <w:rPr>
            <w:rtl/>
          </w:rPr>
          <w:delText xml:space="preserve">בתר</w:delText>
        </w:r>
      </w:del>
      <w:r w:rsidRPr="006F178A">
        <w:rPr>
          <w:rtl/>
        </w:rPr>
        <w:t xml:space="preserve"> </w:t>
      </w:r>
      <w:ins w:id="102643" w:author="קלוד" w:date="2026-10-11T13:11:34Z">
        <w:r>
          <w:rPr>
            <w:rtl/>
          </w:rPr>
          <w:t xml:space="preserve">האגוז</w:t>
        </w:r>
      </w:ins>
      <w:del w:id="102644" w:author="קלוד" w:date="2026-10-11T13:11:34Z">
        <w:r w:rsidRPr="006F178A">
          <w:rPr>
            <w:rtl/>
          </w:rPr>
          <w:delText xml:space="preserve">אגוז</w:delText>
        </w:r>
      </w:del>
      <w:r w:rsidRPr="006F178A">
        <w:rPr>
          <w:rtl/>
        </w:rPr>
        <w:t xml:space="preserve"> </w:t>
      </w:r>
      <w:ins w:id="102641" w:author="קלוד" w:date="2026-10-11T13:11:34Z">
        <w:r>
          <w:rPr>
            <w:rtl/>
          </w:rPr>
          <w:t xml:space="preserve">שנח,</w:t>
        </w:r>
      </w:ins>
      <w:del w:id="102642" w:author="קלוד" w:date="2026-10-11T13:11:34Z">
        <w:r w:rsidRPr="006F178A">
          <w:rPr>
            <w:rtl/>
          </w:rPr>
          <w:delText xml:space="preserve">דנייח</w:delText>
        </w:r>
      </w:del>
      <w:r w:rsidRPr="006F178A">
        <w:rPr>
          <w:rtl/>
        </w:rPr>
        <w:t xml:space="preserve"> או </w:t>
      </w:r>
      <w:ins w:id="102639" w:author="קלוד" w:date="2026-10-11T13:11:34Z">
        <w:r>
          <w:rPr>
            <w:rtl/>
          </w:rPr>
          <w:t xml:space="preserve">אחר</w:t>
        </w:r>
      </w:ins>
      <w:del w:id="102640" w:author="קלוד" w:date="2026-10-11T13:11:34Z">
        <w:r w:rsidRPr="006F178A">
          <w:rPr>
            <w:rtl/>
          </w:rPr>
          <w:delText xml:space="preserve">כלי</w:delText>
        </w:r>
      </w:del>
      <w:r w:rsidRPr="006F178A">
        <w:rPr>
          <w:rtl/>
        </w:rPr>
        <w:t xml:space="preserve"> </w:t>
      </w:r>
      <w:ins w:id="102637" w:author="קלוד" w:date="2026-10-11T13:11:34Z">
        <w:r>
          <w:rPr>
            <w:rtl/>
          </w:rPr>
          <w:t xml:space="preserve">הכלי</w:t>
        </w:r>
      </w:ins>
      <w:del w:id="102638" w:author="קלוד" w:date="2026-10-11T13:11:34Z">
        <w:r w:rsidRPr="006F178A">
          <w:rPr>
            <w:rtl/>
          </w:rPr>
          <w:delText xml:space="preserve">דלא</w:delText>
        </w:r>
      </w:del>
      <w:r w:rsidRPr="006F178A">
        <w:rPr>
          <w:rtl/>
        </w:rPr>
        <w:t xml:space="preserve"> </w:t>
      </w:r>
      <w:ins w:id="102635" w:author="קלוד" w:date="2026-10-11T13:11:34Z">
        <w:r>
          <w:rPr>
            <w:rtl/>
          </w:rPr>
          <w:t xml:space="preserve">שאינו נח</w:t>
        </w:r>
      </w:ins>
      <w:del w:id="102636" w:author="קלוד" w:date="2026-10-11T13:11:34Z">
        <w:r w:rsidRPr="006F178A">
          <w:rPr>
            <w:rtl/>
          </w:rPr>
          <w:delText xml:space="preserve">נייח</w:delText>
        </w:r>
      </w:del>
      <w:r w:rsidRPr="006F178A">
        <w:rPr>
          <w:rtl/>
        </w:rPr>
        <w:t xml:space="preserve"> - </w:t>
      </w:r>
      <w:r w:rsidRPr="006F178A">
        <w:rPr>
          <w:b/>
          <w:bCs/>
          <w:rtl/>
        </w:rPr>
        <w:t>תיקו</w:t>
      </w:r>
      <w:r w:rsidRPr="006F178A">
        <w:rPr>
          <w:rtl/>
        </w:rPr>
        <w:t>. [ול</w:t>
      </w:r>
      <w:r w:rsidRPr="006F178A">
        <w:rPr>
          <w:b/>
          <w:bCs/>
          <w:rtl/>
        </w:rPr>
        <w:t>הלכתא</w:t>
      </w:r>
      <w:r w:rsidRPr="006F178A">
        <w:rPr>
          <w:rtl/>
        </w:rPr>
        <w:t xml:space="preserve"> הכריע </w:t>
      </w:r>
      <w:r w:rsidRPr="006F178A">
        <w:rPr>
          <w:rStyle w:val="2fb"/>
          <w:rtl/>
        </w:rPr>
        <w:t xml:space="preserve">הר"מ</w:t>
      </w:r>
      <w:r w:rsidRPr="006F178A">
        <w:rPr>
          <w:rtl/>
        </w:rPr>
        <w:t xml:space="preserve"> דבאין כאחד ופטור]</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שמן [תרומה] </w:t>
      </w:r>
      <w:r w:rsidRPr="006F178A">
        <w:rPr>
          <w:rtl/>
        </w:rPr>
        <w:t xml:space="preserve">ע"ג</w:t>
      </w:r>
      <w:r w:rsidRPr="006F178A">
        <w:rPr>
          <w:rtl/>
        </w:rPr>
        <w:t xml:space="preserve"> יין - מחלוקת </w:t>
      </w:r>
      <w:r w:rsidRPr="006F178A">
        <w:rPr>
          <w:rStyle w:val="2fb"/>
          <w:rtl/>
        </w:rPr>
        <w:t xml:space="preserve">ריב"נ</w:t>
      </w:r>
      <w:r w:rsidRPr="006F178A">
        <w:rPr>
          <w:rtl/>
        </w:rPr>
        <w:t xml:space="preserve"> ורבנן.</w:t>
      </w:r>
    </w:p>
    <w:p>
      <w:pPr>
        <w:pStyle w:val="38"/>
        <w:rPr>
          <w:ins w:id="98209" w:author="מנוע מכני" w:date="2026-10-11T12:04:39Z"/>
        </w:rPr>
      </w:pPr>
      <w:r w:rsidRPr="004640F6">
        <w:t xml:space="preserve">דתנן</w:t>
      </w:r>
      <w:r w:rsidRPr="004640F6">
        <w:t xml:space="preserve">:</w:t>
      </w:r>
    </w:p>
    <w:p w:rsidR="00E9703F" w:rsidRPr="004640F6" w:rsidRDefault="00E9703F" w:rsidP="00E9703F">
      <w:pPr>
        <w:rPr>
          <w:rFonts w:cs="Guttman Vilna"/>
          <w:b/>
          <w:bCs/>
          <w:spacing w:val="-2"/>
          <w:rtl/>
        </w:rPr>
      </w:pPr>
      <w:del w:id="98210" w:author="מנוע מכני" w:date="2026-10-11T12:04:39Z">
        <w:r w:rsidRPr="004640F6">
          <w:rPr>
            <w:spacing w:val="-2"/>
            <w:rtl/>
          </w:rPr>
          <w:delText xml:space="preserve"> </w:delText>
        </w:r>
      </w:del>
      <w:r w:rsidRPr="004640F6">
        <w:rPr>
          <w:spacing w:val="-2"/>
          <w:rtl/>
        </w:rPr>
        <w:t xml:space="preserve">שמן שצף </w:t>
      </w:r>
      <w:r w:rsidRPr="004640F6">
        <w:rPr>
          <w:spacing w:val="-2"/>
          <w:rtl/>
        </w:rPr>
        <w:t xml:space="preserve">ע"ג</w:t>
      </w:r>
      <w:r w:rsidRPr="004640F6">
        <w:rPr>
          <w:spacing w:val="-2"/>
          <w:rtl/>
        </w:rPr>
        <w:t xml:space="preserve"> יין, ונגע טבול יום בשמן</w:t>
      </w:r>
      <w:ins w:id="102651" w:author="קלוד" w:date="2026-10-11T13:11:34Z">
        <w:r>
          <w:rPr>
            <w:spacing w:val="-2"/>
            <w:rtl/>
          </w:rPr>
          <w:t xml:space="preserve"> - </w:t>
        </w:r>
      </w:ins>
      <w:del w:id="102652" w:author="קלוד" w:date="2026-10-11T13:11:34Z">
        <w:r w:rsidRPr="004640F6">
          <w:rPr>
            <w:spacing w:val="-2"/>
            <w:rtl/>
          </w:rPr>
          <w:delText xml:space="preserve"> </w:delText>
        </w:r>
      </w:del>
      <w:r w:rsidRPr="004640F6">
        <w:rPr>
          <w:b/>
          <w:bCs/>
          <w:spacing w:val="-2"/>
          <w:rtl/>
        </w:rPr>
        <w:t>לרבנן</w:t>
      </w:r>
      <w:r w:rsidRPr="004640F6">
        <w:rPr>
          <w:spacing w:val="-2"/>
          <w:rtl/>
        </w:rPr>
        <w:t xml:space="preserve"> פסל רק </w:t>
      </w:r>
      <w:ins w:id="102649" w:author="קלוד" w:date="2026-10-11T13:11:34Z">
        <w:r>
          <w:rPr>
            <w:spacing w:val="-2"/>
            <w:rtl/>
          </w:rPr>
          <w:t xml:space="preserve">את</w:t>
        </w:r>
      </w:ins>
      <w:del w:id="102650" w:author="קלוד" w:date="2026-10-11T13:11:34Z">
        <w:r w:rsidRPr="004640F6">
          <w:rPr>
            <w:spacing w:val="-2"/>
            <w:rtl/>
          </w:rPr>
          <w:delText xml:space="preserve">שמן.</w:delText>
        </w:r>
      </w:del>
      <w:ins w:id="94215" w:author="מנוע מכני" w:date="2026-10-11T12:04:39Z">
        <w:r>
          <w:rPr>
            <w:rFonts w:hint="cs"/>
            <w:spacing w:val="-2"/>
            <w:rtl/>
          </w:rPr>
          <w:t xml:space="preserve"> </w:t>
        </w:r>
      </w:ins>
      <w:del w:id="94216" w:author="מנוע מכני" w:date="2026-10-11T12:04:39Z">
        <w:r w:rsidRPr="004640F6">
          <w:rPr>
            <w:rFonts w:hint="cs"/>
            <w:spacing w:val="-2"/>
            <w:rtl/>
          </w:rPr>
          <w:delText xml:space="preserve">  </w:delText>
        </w:r>
      </w:del>
      <w:ins w:id="102647" w:author="קלוד" w:date="2026-10-11T13:11:34Z">
        <w:r>
          <w:rPr>
            <w:rStyle w:val="2fb"/>
            <w:b/>
            <w:bCs/>
            <w:spacing w:val="-2"/>
            <w:rtl/>
          </w:rPr>
          <w:t xml:space="preserve">השמן, לריב"נ</w:t>
        </w:r>
      </w:ins>
      <w:del w:id="102648" w:author="קלוד" w:date="2026-10-11T13:11:34Z">
        <w:r w:rsidRPr="004640F6">
          <w:rPr>
            <w:rStyle w:val="2fb"/>
            <w:b/>
            <w:bCs/>
            <w:spacing w:val="-2"/>
            <w:rtl/>
          </w:rPr>
          <w:delText xml:space="preserve">ריב</w:delText>
        </w:r>
        <w:r w:rsidRPr="004640F6">
          <w:rPr>
            <w:rStyle w:val="2fb"/>
            <w:spacing w:val="-2"/>
            <w:rtl/>
          </w:rPr>
          <w:delText xml:space="preserve">"נ</w:delText>
        </w:r>
      </w:del>
      <w:r w:rsidRPr="004640F6">
        <w:rPr>
          <w:spacing w:val="-2"/>
          <w:rtl/>
        </w:rPr>
        <w:t xml:space="preserve"> שניהם חיבור זה לזה.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w:t>
      </w:r>
    </w:p>
    <w:p>
      <w:pPr>
        <w:pStyle w:val="afffff8"/>
        <w:rPr>
          <w:ins w:id="90565" w:author="קלוד" w:date="2026-10-11T12:33:55Z"/>
        </w:rPr>
      </w:pPr>
      <w:ins w:id="90566" w:author="קלוד" w:date="2026-10-11T12:33:55Z">
        <w:r>
          <w:rPr>
            <w:color w:val="7B3F00"/>
          </w:rPr>
          <w:t xml:space="preserve">מחצלת, מים ופירות בבור - האם מבטלים מחיצה</w:t>
        </w:r>
      </w:ins>
    </w:p>
    <w:p>
      <w:pPr>
        <w:pStyle w:val="38"/>
        <w:rPr>
          <w:ins w:id="98212" w:author="מנוע מכני" w:date="2026-10-11T12:04:39Z"/>
        </w:rPr>
      </w:pPr>
      <w:del w:id="98211" w:author="מנוע מכני" w:date="2026-10-11T12:04:39Z">
        <w:r w:rsidRPr="006F178A">
          <w:delText xml:space="preserve">•</w:delText>
        </w:r>
      </w:del>
      <w:r w:rsidRPr="006F178A">
        <w:t xml:space="preserve"> </w:t>
      </w:r>
      <w:r w:rsidRPr="006F178A">
        <w:t xml:space="preserve">אביי:</w:t>
      </w:r>
    </w:p>
    <w:p w:rsidR="00E9703F" w:rsidRPr="006F178A" w:rsidRDefault="00E9703F" w:rsidP="00E9703F">
      <w:pPr>
        <w:rPr>
          <w:rtl/>
        </w:rPr>
      </w:pPr>
      <w:del w:id="98213" w:author="מנוע מכני" w:date="2026-10-11T12:04:39Z">
        <w:r w:rsidRPr="006F178A">
          <w:rPr>
            <w:rFonts w:ascii="Fb Fontext" w:hAnsi="Fb Fontext"/>
            <w:rtl/>
          </w:rPr>
          <w:delText xml:space="preserve"> </w:delText>
        </w:r>
      </w:del>
      <w:r w:rsidRPr="006F178A">
        <w:rPr>
          <w:rFonts w:ascii="Fb Fontext" w:hAnsi="Fb Fontext"/>
          <w:rtl/>
        </w:rPr>
        <w:t xml:space="preserve">בור </w:t>
      </w:r>
      <w:r w:rsidRPr="006F178A">
        <w:rPr>
          <w:rFonts w:ascii="Fb Fontext" w:hAnsi="Fb Fontext"/>
          <w:rtl/>
        </w:rPr>
        <w:t xml:space="preserve">ברה"ר</w:t>
      </w:r>
      <w:r w:rsidRPr="006F178A">
        <w:rPr>
          <w:rFonts w:ascii="Fb Fontext" w:hAnsi="Fb Fontext"/>
          <w:rtl/>
        </w:rPr>
        <w:t xml:space="preserve"> עמוקה עשרה ורחבה שמנה, וזרק לתוכה מחצלת - חייב.</w:t>
      </w:r>
    </w:p>
    <w:p w:rsidR="00E9703F" w:rsidRPr="006F178A" w:rsidRDefault="00E9703F" w:rsidP="00E9703F">
      <w:pPr>
        <w:rPr>
          <w:rtl/>
        </w:rPr>
      </w:pPr>
      <w:r w:rsidRPr="006F178A">
        <w:rPr>
          <w:rtl/>
        </w:rPr>
        <w:t>חילקה במחצלת - פטור.</w:t>
      </w:r>
    </w:p>
    <w:p w:rsidR="00E9703F" w:rsidRPr="006F178A" w:rsidRDefault="00E9703F" w:rsidP="00E9703F">
      <w:pPr>
        <w:rPr>
          <w:rtl/>
        </w:rPr>
      </w:pPr>
      <w:ins w:id="102663" w:author="קלוד" w:date="2026-10-11T13:11:34Z">
        <w:r>
          <w:rPr>
            <w:rStyle w:val="2fb"/>
            <w:b/>
            <w:bCs/>
            <w:rtl/>
          </w:rPr>
          <w:t xml:space="preserve">לאביי,</w:t>
        </w:r>
      </w:ins>
      <w:del w:id="102664" w:author="קלוד" w:date="2026-10-11T13:11:34Z">
        <w:r w:rsidRPr="002D0727">
          <w:rPr>
            <w:rStyle w:val="2fb"/>
            <w:b/>
            <w:bCs/>
            <w:rtl/>
          </w:rPr>
          <w:delText xml:space="preserve">לאביי</w:delText>
        </w:r>
      </w:del>
      <w:r w:rsidRPr="006F178A">
        <w:rPr>
          <w:rtl/>
        </w:rPr>
        <w:t xml:space="preserve"> </w:t>
      </w:r>
      <w:ins w:id="102661" w:author="קלוד" w:date="2026-10-11T13:11:34Z">
        <w:r>
          <w:rPr>
            <w:rtl/>
          </w:rPr>
          <w:t xml:space="preserve">שפשוט</w:t>
        </w:r>
      </w:ins>
      <w:del w:id="102662" w:author="קלוד" w:date="2026-10-11T13:11:34Z">
        <w:r w:rsidRPr="006F178A">
          <w:rPr>
            <w:rtl/>
          </w:rPr>
          <w:delText xml:space="preserve">דפשיטא</w:delText>
        </w:r>
      </w:del>
      <w:r w:rsidRPr="006F178A">
        <w:rPr>
          <w:rtl/>
        </w:rPr>
        <w:t xml:space="preserve"> </w:t>
      </w:r>
      <w:ins w:id="93191" w:author="מנוע מכני" w:date="2026-10-11T12:04:39Z">
        <w:r>
          <w:rPr>
            <w:rtl/>
          </w:rPr>
          <w:t xml:space="preserve">לו</w:t>
        </w:r>
      </w:ins>
      <w:del w:id="93192" w:author="מנוע מכני" w:date="2026-10-11T12:04:39Z">
        <w:r w:rsidRPr="006F178A">
          <w:rPr>
            <w:rtl/>
          </w:rPr>
          <w:delText xml:space="preserve">ליה</w:delText>
        </w:r>
      </w:del>
      <w:r w:rsidRPr="006F178A">
        <w:rPr>
          <w:rtl/>
        </w:rPr>
        <w:t xml:space="preserve"> </w:t>
      </w:r>
      <w:ins w:id="102659" w:author="קלוד" w:date="2026-10-11T13:11:34Z">
        <w:r>
          <w:rPr>
            <w:rtl/>
          </w:rPr>
          <w:t xml:space="preserve">שמחצלת</w:t>
        </w:r>
      </w:ins>
      <w:del w:id="102660" w:author="קלוד" w:date="2026-10-11T13:11:34Z">
        <w:r w:rsidRPr="006F178A">
          <w:rPr>
            <w:rtl/>
          </w:rPr>
          <w:delText xml:space="preserve">דמחצלת</w:delText>
        </w:r>
      </w:del>
      <w:r w:rsidRPr="006F178A">
        <w:rPr>
          <w:rtl/>
        </w:rPr>
        <w:t xml:space="preserve"> </w:t>
      </w:r>
      <w:ins w:id="102657" w:author="קלוד" w:date="2026-10-11T13:11:34Z">
        <w:r>
          <w:rPr>
            <w:rtl/>
          </w:rPr>
          <w:t xml:space="preserve">מבטלת</w:t>
        </w:r>
      </w:ins>
      <w:del w:id="102658" w:author="קלוד" w:date="2026-10-11T13:11:34Z">
        <w:r w:rsidRPr="006F178A">
          <w:rPr>
            <w:rtl/>
          </w:rPr>
          <w:delText xml:space="preserve">מבטלא</w:delText>
        </w:r>
      </w:del>
      <w:r w:rsidRPr="006F178A">
        <w:rPr>
          <w:rtl/>
        </w:rPr>
        <w:t xml:space="preserve"> מחיצה </w:t>
      </w:r>
      <w:ins w:id="102655" w:author="קלוד" w:date="2026-10-11T13:11:34Z">
        <w:r>
          <w:rPr>
            <w:rtl/>
          </w:rPr>
          <w:t xml:space="preserve">-</w:t>
        </w:r>
      </w:ins>
      <w:del w:id="102656" w:author="קלוד" w:date="2026-10-11T13:11:34Z">
        <w:r w:rsidRPr="006F178A">
          <w:rPr>
            <w:rtl/>
          </w:rPr>
          <w:delText xml:space="preserve">–</w:delText>
        </w:r>
      </w:del>
      <w:r w:rsidRPr="006F178A">
        <w:rPr>
          <w:rtl/>
        </w:rPr>
        <w:t xml:space="preserve"> </w:t>
      </w:r>
      <w:r w:rsidRPr="006F178A">
        <w:rPr>
          <w:rtl/>
        </w:rPr>
        <w:t xml:space="preserve">כ"ש</w:t>
      </w:r>
      <w:r w:rsidRPr="006F178A">
        <w:rPr>
          <w:rtl/>
        </w:rPr>
        <w:t xml:space="preserve"> חוליא </w:t>
      </w:r>
      <w:ins w:id="102653" w:author="קלוד" w:date="2026-10-11T13:11:34Z">
        <w:r>
          <w:rPr>
            <w:rtl/>
          </w:rPr>
          <w:t xml:space="preserve">שמבטלת</w:t>
        </w:r>
      </w:ins>
      <w:del w:id="102654" w:author="קלוד" w:date="2026-10-11T13:11:34Z">
        <w:r w:rsidRPr="006F178A">
          <w:rPr>
            <w:rtl/>
          </w:rPr>
          <w:delText xml:space="preserve">דמבטלא</w:delText>
        </w:r>
      </w:del>
      <w:r w:rsidRPr="006F178A">
        <w:rPr>
          <w:rtl/>
        </w:rPr>
        <w:t xml:space="preserve"> מחיצה.</w:t>
      </w:r>
    </w:p>
    <w:p w:rsidR="00E9703F" w:rsidRDefault="00E9703F" w:rsidP="00E9703F">
      <w:pPr>
        <w:rPr>
          <w:rFonts w:ascii="Fb Fontext" w:hAnsi="Fb Fontext"/>
          <w:sz w:val="20"/>
          <w:rtl/>
        </w:rPr>
      </w:pPr>
      <w:r w:rsidRPr="006F178A">
        <w:rPr>
          <w:rStyle w:val="2fb"/>
          <w:rFonts w:ascii="Fb Fontext" w:hAnsi="Fb Fontext"/>
          <w:sz w:val="20"/>
          <w:rtl/>
        </w:rPr>
        <w:t xml:space="preserve">לר"י</w:t>
      </w:r>
      <w:r w:rsidRPr="006F178A">
        <w:rPr>
          <w:rFonts w:ascii="Fb Fontext" w:hAnsi="Fb Fontext"/>
          <w:sz w:val="20"/>
          <w:rtl/>
        </w:rPr>
        <w:t xml:space="preserve"> </w:t>
      </w:r>
      <w:ins w:id="96111" w:author="מנוע מכני" w:date="2026-10-11T12:04:39Z">
        <w:r>
          <w:rPr>
            <w:rFonts w:ascii="Fb Fontext" w:hAnsi="Fb Fontext"/>
            <w:sz w:val="20"/>
            <w:rtl/>
          </w:rPr>
          <w:t xml:space="preserve">דצריכה</w:t>
        </w:r>
      </w:ins>
      <w:del w:id="96112" w:author="מנוע מכני" w:date="2026-10-11T12:04:39Z">
        <w:r w:rsidRPr="006F178A">
          <w:rPr>
            <w:rFonts w:ascii="Fb Fontext" w:hAnsi="Fb Fontext"/>
            <w:sz w:val="20"/>
            <w:rtl/>
          </w:rPr>
          <w:delText xml:space="preserve">דמיבעיא</w:delText>
        </w:r>
      </w:del>
      <w:r w:rsidRPr="006F178A">
        <w:rPr>
          <w:rFonts w:ascii="Fb Fontext" w:hAnsi="Fb Fontext"/>
          <w:sz w:val="20"/>
          <w:rtl/>
        </w:rPr>
        <w:t xml:space="preserve"> </w:t>
      </w:r>
      <w:ins w:id="93193" w:author="מנוע מכני" w:date="2026-10-11T12:04:39Z">
        <w:r>
          <w:rPr>
            <w:rFonts w:ascii="Fb Fontext" w:hAnsi="Fb Fontext"/>
            <w:sz w:val="20"/>
            <w:rtl/>
          </w:rPr>
          <w:t xml:space="preserve">לו</w:t>
        </w:r>
      </w:ins>
      <w:del w:id="93194"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 חוליא לעיל </w:t>
      </w:r>
      <w:ins w:id="91499" w:author="מנוע מכני" w:date="2026-10-11T12:04:39Z">
        <w:r>
          <w:rPr>
            <w:rFonts w:ascii="Fb Fontext" w:hAnsi="Fb Fontext"/>
            <w:sz w:val="20"/>
            <w:rtl/>
          </w:rPr>
          <w:t xml:space="preserve">מקום</w:t>
        </w:r>
      </w:ins>
      <w:del w:id="91500" w:author="מנוע מכני" w:date="2026-10-11T12:04:39Z">
        <w:r w:rsidRPr="006F178A">
          <w:rPr>
            <w:rFonts w:ascii="Fb Fontext" w:hAnsi="Fb Fontext"/>
            <w:sz w:val="20"/>
            <w:rtl/>
          </w:rPr>
          <w:delText xml:space="preserve">היכא</w:delText>
        </w:r>
      </w:del>
      <w:r w:rsidRPr="006F178A">
        <w:rPr>
          <w:rFonts w:ascii="Fb Fontext" w:hAnsi="Fb Fontext"/>
          <w:sz w:val="20"/>
          <w:rtl/>
        </w:rPr>
        <w:t xml:space="preserve"> שעושה ביחד אבל מחצלת פשיטא </w:t>
      </w:r>
      <w:ins w:id="102667" w:author="קלוד" w:date="2026-10-11T13:11:34Z">
        <w:r>
          <w:rPr>
            <w:rFonts w:ascii="Fb Fontext" w:hAnsi="Fb Fontext"/>
            <w:sz w:val="20"/>
            <w:rtl/>
          </w:rPr>
          <w:t xml:space="preserve">שאינה</w:t>
        </w:r>
      </w:ins>
      <w:del w:id="102668"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w:t>
      </w:r>
      <w:ins w:id="102665" w:author="קלוד" w:date="2026-10-11T13:11:34Z">
        <w:r>
          <w:rPr>
            <w:rFonts w:ascii="Fb Fontext" w:hAnsi="Fb Fontext"/>
            <w:sz w:val="20"/>
            <w:rtl/>
          </w:rPr>
          <w:t xml:space="preserve">מבטלת</w:t>
        </w:r>
      </w:ins>
      <w:del w:id="102666" w:author="קלוד" w:date="2026-10-11T13:11:34Z">
        <w:r w:rsidRPr="006F178A">
          <w:rPr>
            <w:rFonts w:ascii="Fb Fontext" w:hAnsi="Fb Fontext"/>
            <w:sz w:val="20"/>
            <w:rtl/>
          </w:rPr>
          <w:delText xml:space="preserve">מבטלא</w:delText>
        </w:r>
      </w:del>
      <w:r w:rsidRPr="006F178A">
        <w:rPr>
          <w:rFonts w:ascii="Fb Fontext" w:hAnsi="Fb Fontext"/>
          <w:sz w:val="20"/>
          <w:rtl/>
        </w:rPr>
        <w:t xml:space="preserve"> </w:t>
      </w:r>
      <w:ins w:id="90379" w:author="Claude - סמנטי" w:date="2026-10-11T12:28:21Z">
        <w:r>
          <w:rPr>
            <w:rFonts w:ascii="Fb Fontext" w:hAnsi="Fb Fontext"/>
            <w:sz w:val="20"/>
            <w:rtl/>
          </w:rPr>
          <w:t xml:space="preserve">מחיצה</w:t>
        </w:r>
      </w:ins>
      <w:del w:id="90380" w:author="Claude - סמנטי" w:date="2026-10-11T12:28:21Z">
        <w:r w:rsidRPr="006F178A">
          <w:rPr>
            <w:rFonts w:ascii="Fb Fontext" w:hAnsi="Fb Fontext"/>
            <w:sz w:val="20"/>
            <w:rtl/>
          </w:rPr>
          <w:delText xml:space="preserve">מחיצתא</w:delText>
        </w:r>
      </w:del>
      <w:r w:rsidRPr="006F178A">
        <w:rPr>
          <w:rFonts w:ascii="Fb Fontext" w:hAnsi="Fb Fontext"/>
          <w:sz w:val="20"/>
          <w:rtl/>
        </w:rPr>
        <w:t xml:space="preserve">. [וחייב]</w:t>
      </w:r>
    </w:p>
    <w:p>
      <w:pPr>
        <w:pStyle w:val="38"/>
        <w:rPr>
          <w:ins w:id="98215" w:author="מנוע מכני" w:date="2026-10-11T12:04:39Z"/>
        </w:rPr>
      </w:pPr>
      <w:del w:id="98214" w:author="מנוע מכני" w:date="2026-10-11T12:04:39Z">
        <w:r w:rsidRPr="006061D7">
          <w:delText xml:space="preserve">•</w:delText>
        </w:r>
      </w:del>
      <w:r w:rsidRPr="006061D7">
        <w:t xml:space="preserve"> </w:t>
      </w:r>
      <w:r w:rsidRPr="006061D7">
        <w:t xml:space="preserve">אביי:</w:t>
      </w:r>
    </w:p>
    <w:p w:rsidR="00E9703F" w:rsidRDefault="00E9703F" w:rsidP="00E9703F">
      <w:pPr>
        <w:rPr>
          <w:rtl/>
        </w:rPr>
      </w:pPr>
      <w:del w:id="98216" w:author="מנוע מכני" w:date="2026-10-11T12:04:39Z">
        <w:r w:rsidRPr="006061D7">
          <w:rPr>
            <w:rtl/>
          </w:rPr>
          <w:delText xml:space="preserve"> </w:delText>
        </w:r>
      </w:del>
      <w:r w:rsidRPr="006061D7">
        <w:rPr>
          <w:rtl/>
        </w:rPr>
        <w:t xml:space="preserve">בור </w:t>
      </w:r>
      <w:r w:rsidRPr="006061D7">
        <w:rPr>
          <w:rtl/>
        </w:rPr>
        <w:t xml:space="preserve">ברה"ר</w:t>
      </w:r>
      <w:r w:rsidRPr="006061D7">
        <w:rPr>
          <w:rtl/>
        </w:rPr>
        <w:t xml:space="preserve"> עמוקה עשרה ורחבה ארבעה מלאה מים וזרק לתוכה</w:t>
      </w:r>
      <w:ins w:id="102675" w:author="קלוד" w:date="2026-10-11T13:11:34Z">
        <w:r>
          <w:rPr>
            <w:rtl/>
          </w:rPr>
          <w:t xml:space="preserve"> - </w:t>
        </w:r>
      </w:ins>
      <w:del w:id="102676" w:author="קלוד" w:date="2026-10-11T13:11:34Z">
        <w:r>
          <w:rPr>
            <w:rtl/>
          </w:rPr>
          <w:delText xml:space="preserve"> </w:delText>
        </w:r>
      </w:del>
      <w:r w:rsidRPr="006061D7">
        <w:rPr>
          <w:rtl/>
        </w:rPr>
        <w:t xml:space="preserve">חייב, </w:t>
      </w:r>
      <w:ins w:id="102673" w:author="קלוד" w:date="2026-10-11T13:11:34Z">
        <w:r>
          <w:rPr>
            <w:rtl/>
          </w:rPr>
          <w:t xml:space="preserve">[שמים</w:t>
        </w:r>
      </w:ins>
      <w:del w:id="102674" w:author="קלוד" w:date="2026-10-11T13:11:34Z">
        <w:r w:rsidRPr="006061D7">
          <w:rPr>
            <w:rtl/>
          </w:rPr>
          <w:delText xml:space="preserve">[מיא</w:delText>
        </w:r>
      </w:del>
      <w:r w:rsidRPr="006061D7">
        <w:rPr>
          <w:rtl/>
        </w:rPr>
        <w:t xml:space="preserve"> </w:t>
      </w:r>
      <w:ins w:id="102671" w:author="קלוד" w:date="2026-10-11T13:11:34Z">
        <w:r>
          <w:rPr>
            <w:rtl/>
          </w:rPr>
          <w:t xml:space="preserve">אינם</w:t>
        </w:r>
      </w:ins>
      <w:del w:id="102672" w:author="קלוד" w:date="2026-10-11T13:11:34Z">
        <w:r w:rsidRPr="006061D7">
          <w:rPr>
            <w:rtl/>
          </w:rPr>
          <w:delText xml:space="preserve">לא</w:delText>
        </w:r>
      </w:del>
      <w:r w:rsidRPr="006061D7">
        <w:rPr>
          <w:rtl/>
        </w:rPr>
        <w:t xml:space="preserve"> </w:t>
      </w:r>
      <w:ins w:id="102669" w:author="קלוד" w:date="2026-10-11T13:11:34Z">
        <w:r>
          <w:rPr>
            <w:rtl/>
          </w:rPr>
          <w:t xml:space="preserve">מבטלים</w:t>
        </w:r>
      </w:ins>
      <w:del w:id="102670" w:author="קלוד" w:date="2026-10-11T13:11:34Z">
        <w:r w:rsidRPr="006061D7">
          <w:rPr>
            <w:rtl/>
          </w:rPr>
          <w:delText xml:space="preserve">מבטלי</w:delText>
        </w:r>
      </w:del>
      <w:r w:rsidRPr="006061D7">
        <w:rPr>
          <w:rtl/>
        </w:rPr>
        <w:t xml:space="preserve"> </w:t>
      </w:r>
      <w:ins w:id="90381" w:author="Claude - סמנטי" w:date="2026-10-11T12:28:21Z">
        <w:r>
          <w:rPr>
            <w:rtl/>
          </w:rPr>
          <w:t xml:space="preserve">מחיצה</w:t>
        </w:r>
      </w:ins>
      <w:del w:id="90382" w:author="Claude - סמנטי" w:date="2026-10-11T12:28:21Z">
        <w:r w:rsidRPr="006061D7">
          <w:rPr>
            <w:rtl/>
          </w:rPr>
          <w:delText xml:space="preserve">מחיצתא</w:delText>
        </w:r>
      </w:del>
      <w:r w:rsidRPr="006061D7">
        <w:rPr>
          <w:rtl/>
        </w:rPr>
        <w:t xml:space="preserve">]</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מלאה פירות וזרק לתוכה - </w:t>
      </w:r>
      <w:ins w:id="102681" w:author="קלוד" w:date="2026-10-11T13:11:34Z">
        <w:r>
          <w:rPr>
            <w:rFonts w:ascii="Fb Fontext" w:hAnsi="Fb Fontext"/>
            <w:rtl/>
          </w:rPr>
          <w:t xml:space="preserve">פטור,</w:t>
        </w:r>
      </w:ins>
      <w:del w:id="102682" w:author="קלוד" w:date="2026-10-11T13:11:34Z">
        <w:r w:rsidRPr="006F178A">
          <w:rPr>
            <w:rFonts w:ascii="Fb Fontext" w:hAnsi="Fb Fontext"/>
            <w:rtl/>
          </w:rPr>
          <w:delText xml:space="preserve">פטור.</w:delText>
        </w:r>
      </w:del>
      <w:r w:rsidRPr="006F178A">
        <w:rPr>
          <w:rFonts w:ascii="Fb Fontext" w:hAnsi="Fb Fontext"/>
          <w:rtl/>
        </w:rPr>
        <w:t xml:space="preserve"> </w:t>
      </w:r>
      <w:ins w:id="102679" w:author="קלוד" w:date="2026-10-11T13:11:34Z">
        <w:r>
          <w:rPr>
            <w:rFonts w:ascii="Fb Fontext" w:hAnsi="Fb Fontext"/>
            <w:rtl/>
          </w:rPr>
          <w:t xml:space="preserve">שפירות</w:t>
        </w:r>
      </w:ins>
      <w:del w:id="102680" w:author="קלוד" w:date="2026-10-11T13:11:34Z">
        <w:r w:rsidRPr="006F178A">
          <w:rPr>
            <w:rFonts w:ascii="Fb Fontext" w:hAnsi="Fb Fontext"/>
            <w:rtl/>
          </w:rPr>
          <w:delText xml:space="preserve">דפירות</w:delText>
        </w:r>
      </w:del>
      <w:r w:rsidRPr="006F178A">
        <w:rPr>
          <w:rFonts w:ascii="Fb Fontext" w:hAnsi="Fb Fontext"/>
          <w:rtl/>
        </w:rPr>
        <w:t xml:space="preserve"> </w:t>
      </w:r>
      <w:ins w:id="102677" w:author="קלוד" w:date="2026-10-11T13:11:34Z">
        <w:r>
          <w:rPr>
            <w:rFonts w:ascii="Fb Fontext" w:hAnsi="Fb Fontext"/>
            <w:rtl/>
          </w:rPr>
          <w:t xml:space="preserve">מבטלים</w:t>
        </w:r>
      </w:ins>
      <w:del w:id="102678" w:author="קלוד" w:date="2026-10-11T13:11:34Z">
        <w:r w:rsidRPr="006F178A">
          <w:rPr>
            <w:rFonts w:ascii="Fb Fontext" w:hAnsi="Fb Fontext"/>
            <w:rtl/>
          </w:rPr>
          <w:delText xml:space="preserve">מבטלי</w:delText>
        </w:r>
      </w:del>
      <w:r w:rsidRPr="006F178A">
        <w:rPr>
          <w:rFonts w:ascii="Fb Fontext" w:hAnsi="Fb Fontext"/>
          <w:rtl/>
        </w:rPr>
        <w:t xml:space="preserve"> </w:t>
      </w:r>
      <w:ins w:id="90383" w:author="Claude - סמנטי" w:date="2026-10-11T12:28:21Z">
        <w:r>
          <w:rPr>
            <w:rFonts w:ascii="Fb Fontext" w:hAnsi="Fb Fontext"/>
            <w:rtl/>
          </w:rPr>
          <w:t xml:space="preserve">מחיצה</w:t>
        </w:r>
      </w:ins>
      <w:del w:id="90384" w:author="Claude - סמנטי" w:date="2026-10-11T12:28:21Z">
        <w:r w:rsidRPr="006F178A">
          <w:rPr>
            <w:rFonts w:ascii="Fb Fontext" w:hAnsi="Fb Fontext"/>
            <w:rtl/>
          </w:rPr>
          <w:delText xml:space="preserve">מחיצתא</w:delText>
        </w:r>
      </w:del>
      <w:r w:rsidRPr="006F178A">
        <w:rPr>
          <w:rFonts w:ascii="Fb Fontext" w:hAnsi="Fb Fontext"/>
          <w:rtl/>
        </w:rPr>
        <w:t xml:space="preserve">.</w:t>
      </w:r>
    </w:p>
    <w:p>
      <w:pPr>
        <w:pStyle w:val="38"/>
        <w:rPr>
          <w:ins w:id="98217" w:author="מנוע מכני" w:date="2026-10-11T12:04:39Z"/>
        </w:rPr>
      </w:pPr>
      <w:r w:rsidRPr="002B5789">
        <w:t xml:space="preserve">תניא</w:t>
      </w:r>
      <w:r w:rsidRPr="002B5789">
        <w:t xml:space="preserve"> </w:t>
      </w:r>
      <w:ins w:id="91501" w:author="מנוע מכני" w:date="2026-10-11T12:04:39Z">
        <w:r>
          <w:t xml:space="preserve">גם</w:t>
        </w:r>
      </w:ins>
      <w:del w:id="91502" w:author="מנוע מכני" w:date="2026-10-11T12:04:39Z">
        <w:r w:rsidRPr="002B5789">
          <w:delText xml:space="preserve">נמי</w:delText>
        </w:r>
      </w:del>
      <w:r w:rsidRPr="002B5789">
        <w:t xml:space="preserve"> </w:t>
      </w:r>
      <w:ins w:id="93195" w:author="מנוע מכני" w:date="2026-10-11T12:04:39Z">
        <w:r>
          <w:t xml:space="preserve">כך</w:t>
        </w:r>
      </w:ins>
      <w:del w:id="93196" w:author="מנוע מכני" w:date="2026-10-11T12:04:39Z">
        <w:r w:rsidRPr="002B5789">
          <w:delText xml:space="preserve">הכי</w:delText>
        </w:r>
      </w:del>
      <w:r w:rsidRPr="006F178A">
        <w:t xml:space="preserve">:</w:t>
      </w:r>
    </w:p>
    <w:p w:rsidR="00E9703F" w:rsidRPr="006F178A" w:rsidRDefault="00E9703F" w:rsidP="00E9703F">
      <w:pPr>
        <w:rPr>
          <w:rtl/>
        </w:rPr>
      </w:pPr>
      <w:del w:id="98218" w:author="מנוע מכני" w:date="2026-10-11T12:04:39Z">
        <w:r w:rsidRPr="006F178A">
          <w:rPr>
            <w:rtl/>
          </w:rPr>
          <w:delText xml:space="preserve"> </w:delText>
        </w:r>
      </w:del>
      <w:r w:rsidRPr="006F178A">
        <w:rPr>
          <w:rtl/>
        </w:rPr>
        <w:t xml:space="preserve">הזורק מן הים לאיסרטיא, ומן האיסרטיא לים - פטור.</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ר"ש</w:t>
      </w:r>
      <w:r w:rsidRPr="006F178A">
        <w:rPr>
          <w:rtl/>
        </w:rPr>
        <w:t xml:space="preserve"> אם יש במקום שזרק עמוק עשרה ורחב ארבעה - חייב.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w:t>
      </w:r>
    </w:p>
    <w:p>
      <w:pPr>
        <w:pStyle w:val="MishnaBatzad"/>
        <w:rPr>
          <w:ins w:id="20547" w:author="קלוד" w:date="2026-10-11T09:07:15Z"/>
        </w:rPr>
      </w:pPr>
      <w:ins w:id="20546" w:author="קלוד" w:date="2026-10-11T09:07:15Z">
        <w:r>
          <w:t xml:space="preserve">משנה ג</w:t>
        </w:r>
      </w:ins>
    </w:p>
    <w:p w:rsidR="00E9703F" w:rsidRPr="009757B9" w:rsidRDefault="00E9703F" w:rsidP="00E9703F">
      <w:pPr>
        <w:pStyle w:val="afff9"/>
        <w:rPr>
          <w:del w:id="20268" w:author="קלוד" w:date="2026-10-11T09:07:15Z"/>
          <w:rStyle w:val="afffe"/>
          <w:rFonts w:ascii="Fb Fontext" w:hAnsi="Fb Fontext"/>
          <w:b/>
          <w:bCs w:val="0"/>
          <w:sz w:val="20"/>
          <w:rtl/>
        </w:rPr>
      </w:pPr>
      <w:del w:id="20267"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63" w:author="קלוד" w:date="2026-10-11T12:09:42Z">
          <w:pPr>
            <w:pStyle w:val="afff9"/>
          </w:pPr>
        </w:pPrChange>
      </w:pPr>
      <w:r w:rsidRPr="00146180">
        <w:rPr>
          <w:rStyle w:val="afffe"/>
          <w:rFonts w:ascii="Fb Fontext" w:hAnsi="Fb Fontext"/>
          <w:bCs w:val="0"/>
          <w:rtl/>
          <w:rPrChange w:id="40524" w:author="Claude" w:date="2026-10-11T09:07:39Z">
            <w:rPr>
              <w:rStyle w:val="afffe"/>
              <w:rFonts w:ascii="Fb Fontext" w:hAnsi="Fb Fontext"/>
              <w:bCs w:val="0"/>
              <w:sz w:val="20"/>
              <w:rtl/>
            </w:rPr>
          </w:rPrChange>
        </w:rPr>
        <w:t>הזורק ארבע אמות בכותל.</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25" w:author="Claude" w:date="2026-10-11T09:07:39Z">
            <w:rPr>
              <w:rStyle w:val="afffe"/>
              <w:rFonts w:ascii="Fb Fontext" w:hAnsi="Fb Fontext"/>
              <w:bCs w:val="0"/>
              <w:sz w:val="20"/>
              <w:rtl/>
            </w:rPr>
          </w:rPrChange>
        </w:rPr>
        <w:t xml:space="preserve">למעלה מעשרה טפחים - כזורק באויר, </w:t>
      </w:r>
      <w:r w:rsidRPr="009757B9">
        <w:rPr>
          <w:rFonts w:hint="cs"/>
          <w:b/>
          <w:rtl/>
        </w:rPr>
        <w:t>[ב</w:t>
      </w:r>
      <w:r w:rsidRPr="009757B9">
        <w:rPr>
          <w:b/>
          <w:rtl/>
        </w:rPr>
        <w:t>דבילה שנינו דנייחא אכותלא.</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26" w:author="Claude" w:date="2026-10-11T09:07:39Z">
            <w:rPr>
              <w:rStyle w:val="afffe"/>
              <w:rFonts w:ascii="Fb Fontext" w:hAnsi="Fb Fontext"/>
              <w:bCs w:val="0"/>
              <w:sz w:val="20"/>
              <w:rtl/>
            </w:rPr>
          </w:rPrChange>
        </w:rPr>
        <w:t>למטה מעשרה טפחים - כזורק בארץ.</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27" w:author="Claude" w:date="2026-10-11T09:07:39Z">
            <w:rPr>
              <w:rStyle w:val="afffe"/>
              <w:rFonts w:ascii="Fb Fontext" w:hAnsi="Fb Fontext"/>
              <w:bCs w:val="0"/>
              <w:sz w:val="20"/>
              <w:rtl/>
            </w:rPr>
          </w:rPrChange>
        </w:rPr>
        <w:t>הזורק בארץ ארבע אמות - חייב.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63" w:author="קלוד" w:date="2026-10-11T12:33:55Z"/>
        </w:rPr>
      </w:pPr>
      <w:ins w:id="90564" w:author="קלוד" w:date="2026-10-11T12:33:55Z">
        <w:r>
          <w:rPr>
            <w:color w:val="7B3F00"/>
          </w:rPr>
          <w:t xml:space="preserve">זרק למעלה מעשרה ונח בחור - חוקקין להשלים</w:t>
        </w:r>
      </w:ins>
    </w:p>
    <w:p>
      <w:pPr>
        <w:pStyle w:val="38"/>
        <w:rPr>
          <w:ins w:id="98220" w:author="מנוע מכני" w:date="2026-10-11T12:04:39Z"/>
        </w:rPr>
      </w:pPr>
      <w:del w:id="98219" w:author="מנוע מכני" w:date="2026-10-11T12:04:39Z">
        <w:r w:rsidRPr="006F178A">
          <w:delText xml:space="preserve">•</w:delText>
        </w:r>
      </w:del>
      <w:r w:rsidRPr="006F178A">
        <w:t xml:space="preserve"> </w:t>
      </w:r>
      <w:r w:rsidRPr="006F178A">
        <w:t>ריא"ר מרבי חייא</w:t>
      </w:r>
      <w:r w:rsidRPr="006F178A">
        <w:t>:</w:t>
      </w:r>
    </w:p>
    <w:p w:rsidR="00E9703F" w:rsidRPr="006F178A" w:rsidRDefault="00E9703F" w:rsidP="00E9703F">
      <w:pPr>
        <w:rPr>
          <w:rtl/>
        </w:rPr>
      </w:pPr>
      <w:del w:id="98221" w:author="מנוע מכני" w:date="2026-10-11T12:04:39Z">
        <w:r w:rsidRPr="006F178A">
          <w:rPr>
            <w:rFonts w:ascii="Fb Fontext" w:hAnsi="Fb Fontext"/>
            <w:rtl/>
          </w:rPr>
          <w:delText xml:space="preserve"> </w:delText>
        </w:r>
      </w:del>
      <w:ins w:id="102683" w:author="קלוד" w:date="2026-10-11T13:11:34Z">
        <w:r>
          <w:rPr>
            <w:rFonts w:ascii="Fb Fontext" w:hAnsi="Fb Fontext"/>
            <w:rtl/>
          </w:rPr>
          <w:t xml:space="preserve">זרק </w:t>
        </w:r>
        <w:r>
          <w:rPr>
            <w:rStyle w:val="afffffe"/>
            <w:rFonts w:ascii="Fb Fontext" w:hAnsi="Fb Fontext"/>
            <w:rtl/>
          </w:rPr>
          <w:t xml:space="preserve">בכותל</w:t>
        </w:r>
      </w:ins>
      <w:del w:id="102684" w:author="קלוד" w:date="2026-10-11T13:11:34Z">
        <w:r w:rsidRPr="006F178A">
          <w:rPr>
            <w:rFonts w:ascii="Fb Fontext" w:hAnsi="Fb Fontext"/>
            <w:rtl/>
          </w:rPr>
          <w:delText xml:space="preserve">זרק</w:delText>
        </w:r>
      </w:del>
      <w:r w:rsidRPr="006F178A">
        <w:rPr>
          <w:rFonts w:ascii="Fb Fontext" w:hAnsi="Fb Fontext"/>
          <w:rtl/>
        </w:rPr>
        <w:t xml:space="preserve"> למעלה מעשרה והלכה ונחה בחור כל שהוא.</w:t>
      </w:r>
    </w:p>
    <w:p w:rsidR="00E9703F" w:rsidRPr="006F178A" w:rsidRDefault="00E9703F" w:rsidP="00E9703F">
      <w:pPr>
        <w:rPr>
          <w:rtl/>
        </w:rPr>
      </w:pPr>
      <w:ins w:id="90385" w:author="Claude - סמנטי" w:date="2026-10-11T12:28:21Z">
        <w:r>
          <w:rPr>
            <w:rtl/>
          </w:rPr>
          <w:t xml:space="preserve">מחלוקת</w:t>
        </w:r>
      </w:ins>
      <w:del w:id="90386" w:author="Claude - סמנטי" w:date="2026-10-11T12:28:21Z">
        <w:r w:rsidRPr="006F178A">
          <w:rPr>
            <w:rtl/>
          </w:rPr>
          <w:delText xml:space="preserve">פלוגתא</w:delText>
        </w:r>
      </w:del>
      <w:r w:rsidRPr="006F178A">
        <w:rPr>
          <w:rtl/>
        </w:rPr>
        <w:t xml:space="preserve"> </w:t>
      </w:r>
      <w:ins w:id="102691" w:author="קלוד" w:date="2026-10-11T13:11:34Z">
        <w:r>
          <w:rPr>
            <w:rStyle w:val="2fb"/>
            <w:rtl/>
          </w:rPr>
          <w:t xml:space="preserve">ר"מ</w:t>
        </w:r>
      </w:ins>
      <w:del w:id="102692" w:author="קלוד" w:date="2026-10-11T13:11:34Z">
        <w:r w:rsidRPr="006F178A">
          <w:rPr>
            <w:rStyle w:val="2fb"/>
            <w:rtl/>
          </w:rPr>
          <w:delText xml:space="preserve">דר"מ</w:delText>
        </w:r>
      </w:del>
      <w:r w:rsidRPr="006F178A">
        <w:rPr>
          <w:rtl/>
        </w:rPr>
        <w:t xml:space="preserve"> </w:t>
      </w:r>
      <w:ins w:id="102689" w:author="קלוד" w:date="2026-10-11T13:11:34Z">
        <w:r>
          <w:rPr>
            <w:rtl/>
          </w:rPr>
          <w:t xml:space="preserve">ורבנן:</w:t>
        </w:r>
      </w:ins>
      <w:del w:id="102690" w:author="קלוד" w:date="2026-10-11T13:11:34Z">
        <w:r w:rsidRPr="006F178A">
          <w:rPr>
            <w:rtl/>
          </w:rPr>
          <w:delText xml:space="preserve">ורבנן</w:delText>
        </w:r>
      </w:del>
      <w:ins w:id="94217" w:author="מנוע מכני" w:date="2026-10-11T12:04:39Z">
        <w:r>
          <w:rPr>
            <w:rtl/>
          </w:rPr>
          <w:t xml:space="preserve"> </w:t>
        </w:r>
      </w:ins>
      <w:del w:id="94218" w:author="מנוע מכני" w:date="2026-10-11T12:04:39Z">
        <w:r>
          <w:rPr>
            <w:rtl/>
          </w:rPr>
          <w:delText xml:space="preserve"> </w:delText>
        </w:r>
        <w:r w:rsidRPr="006F178A">
          <w:rPr>
            <w:rFonts w:hint="cs"/>
            <w:rtl/>
          </w:rPr>
          <w:delText xml:space="preserve"> </w:delText>
        </w:r>
      </w:del>
      <w:ins w:id="102687" w:author="קלוד" w:date="2026-10-11T13:11:34Z">
        <w:r>
          <w:rPr>
            <w:rStyle w:val="2fb"/>
            <w:rtl/>
          </w:rPr>
          <w:t xml:space="preserve">לר"מ</w:t>
        </w:r>
      </w:ins>
      <w:del w:id="102688" w:author="קלוד" w:date="2026-10-11T13:11:34Z">
        <w:r w:rsidRPr="006F178A">
          <w:rPr>
            <w:rStyle w:val="2fb"/>
            <w:rtl/>
          </w:rPr>
          <w:delText xml:space="preserve">דר"מ</w:delText>
        </w:r>
      </w:del>
      <w:r w:rsidRPr="006F178A">
        <w:rPr>
          <w:rtl/>
        </w:rPr>
        <w:t xml:space="preserve"> </w:t>
      </w:r>
      <w:ins w:id="102685" w:author="קלוד" w:date="2026-10-11T13:11:34Z">
        <w:r>
          <w:rPr>
            <w:rtl/>
          </w:rPr>
          <w:t xml:space="preserve">שאמר</w:t>
        </w:r>
      </w:ins>
      <w:del w:id="102686" w:author="קלוד" w:date="2026-10-11T13:11:34Z">
        <w:r w:rsidRPr="006F178A">
          <w:rPr>
            <w:rtl/>
          </w:rPr>
          <w:delText xml:space="preserve">דאמר</w:delText>
        </w:r>
      </w:del>
      <w:r w:rsidRPr="006F178A">
        <w:rPr>
          <w:rtl/>
        </w:rPr>
        <w:t xml:space="preserve"> חוקקין להשלים - </w:t>
      </w:r>
      <w:ins w:id="96113" w:author="מנוע מכני" w:date="2026-10-11T12:04:39Z">
        <w:r>
          <w:rPr>
            <w:rtl/>
          </w:rPr>
          <w:t xml:space="preserve">מחוייב</w:t>
        </w:r>
      </w:ins>
      <w:del w:id="96114" w:author="מנוע מכני" w:date="2026-10-11T12:04:39Z">
        <w:r w:rsidRPr="006F178A">
          <w:rPr>
            <w:rtl/>
          </w:rPr>
          <w:delText xml:space="preserve">מיחייב</w:delText>
        </w:r>
      </w:del>
      <w:r w:rsidRPr="006F178A">
        <w:rPr>
          <w:rtl/>
        </w:rPr>
        <w:t xml:space="preserve">.</w:t>
      </w:r>
    </w:p>
    <w:p w:rsidR="00E9703F" w:rsidRPr="006F178A" w:rsidRDefault="00E9703F" w:rsidP="00E9703F">
      <w:pPr>
        <w:rPr>
          <w:rtl/>
        </w:rPr>
      </w:pPr>
      <w:del w:id="90151" w:author="מנוע מכני" w:date="2026-10-11T12:04:39Z">
        <w:r>
          <w:rPr>
            <w:rFonts w:hint="cs"/>
            <w:rtl/>
          </w:rPr>
          <w:delText xml:space="preserve"> </w:delText>
        </w:r>
        <w:r w:rsidRPr="006F178A">
          <w:rPr>
            <w:rFonts w:hint="cs"/>
            <w:rtl/>
          </w:rPr>
          <w:delText xml:space="preserve"> </w:delText>
        </w:r>
        <w:r>
          <w:rPr>
            <w:rFonts w:hint="cs"/>
            <w:rtl/>
          </w:rPr>
          <w:delText xml:space="preserve">  </w:delText>
        </w:r>
      </w:del>
      <w:r w:rsidRPr="006F178A">
        <w:rPr>
          <w:rtl/>
        </w:rPr>
        <w:tab/>
      </w:r>
      <w:r w:rsidRPr="006F178A">
        <w:rPr>
          <w:rtl/>
        </w:rPr>
        <w:tab/>
      </w:r>
      <w:r w:rsidRPr="006F178A">
        <w:rPr>
          <w:rtl/>
        </w:rPr>
        <w:tab/>
      </w:r>
      <w:r w:rsidRPr="006F178A">
        <w:rPr>
          <w:rtl/>
        </w:rPr>
        <w:t xml:space="preserve">לרבנן </w:t>
      </w:r>
      <w:ins w:id="91503" w:author="מנוע מכני" w:date="2026-10-11T12:04:39Z">
        <w:ins w:id="102693" w:author="קלוד" w:date="2026-10-11T13:11:34Z">
          <w:r>
            <w:rPr>
              <w:rtl/>
            </w:rPr>
            <w:t xml:space="preserve">שאמרו</w:t>
          </w:r>
        </w:ins>
        <w:del w:id="102694" w:author="קלוד" w:date="2026-10-11T13:11:34Z">
          <w:r>
            <w:rPr>
              <w:rtl/>
            </w:rPr>
            <w:delText xml:space="preserve">דאמרו</w:delText>
          </w:r>
        </w:del>
      </w:ins>
      <w:del w:id="91504" w:author="מנוע מכני" w:date="2026-10-11T12:04:39Z">
        <w:r w:rsidRPr="006F178A">
          <w:rPr>
            <w:rtl/>
          </w:rPr>
          <w:delText xml:space="preserve">דאמרי</w:delText>
        </w:r>
      </w:del>
      <w:r w:rsidRPr="006F178A">
        <w:rPr>
          <w:rtl/>
        </w:rPr>
        <w:t xml:space="preserve"> אין חוקקין להשלים - </w:t>
      </w:r>
      <w:r w:rsidRPr="006F178A">
        <w:rPr>
          <w:rtl/>
        </w:rPr>
        <w:t xml:space="preserve">לא</w:t>
      </w:r>
      <w:r w:rsidRPr="006F178A">
        <w:rPr>
          <w:rtl/>
        </w:rPr>
        <w:t xml:space="preserve"> </w:t>
      </w:r>
      <w:ins w:id="96115" w:author="מנוע מכני" w:date="2026-10-11T12:04:39Z">
        <w:r>
          <w:rPr>
            <w:rtl/>
          </w:rPr>
          <w:t xml:space="preserve">מחוייב</w:t>
        </w:r>
      </w:ins>
      <w:del w:id="96116" w:author="מנוע מכני" w:date="2026-10-11T12:04:39Z">
        <w:r w:rsidRPr="006F178A">
          <w:rPr>
            <w:rtl/>
          </w:rPr>
          <w:delText xml:space="preserve">מיחייב</w:delText>
        </w:r>
      </w:del>
      <w:r w:rsidRPr="006F178A">
        <w:rPr>
          <w:rtl/>
        </w:rPr>
        <w:t xml:space="preserve">. </w:t>
      </w:r>
      <w:r w:rsidRPr="006F178A">
        <w:rPr>
          <w:b/>
          <w:bCs/>
          <w:rtl/>
        </w:rPr>
        <w:t>ותנ"ה</w:t>
      </w:r>
      <w:r w:rsidRPr="006F178A">
        <w:rPr>
          <w:rtl/>
        </w:rPr>
        <w:t>.</w:t>
      </w:r>
    </w:p>
    <w:p w:rsidR="00E9703F" w:rsidRPr="006F178A" w:rsidRDefault="00E9703F" w:rsidP="00E9703F">
      <w:pPr>
        <w:rPr>
          <w:rtl/>
        </w:rPr>
      </w:pPr>
      <w:r w:rsidRPr="006F178A">
        <w:rPr>
          <w:rtl/>
        </w:rPr>
        <w:t>ו</w:t>
      </w:r>
      <w:r w:rsidRPr="006F178A">
        <w:rPr>
          <w:b/>
          <w:bCs/>
          <w:rtl/>
        </w:rPr>
        <w:t>הלכתא</w:t>
      </w:r>
      <w:r w:rsidRPr="006F178A">
        <w:rPr>
          <w:rtl/>
        </w:rPr>
        <w:t xml:space="preserve"> כרבנן דאין חוקקין להשלים וכן הכריעו התוס' המרדכי והב"י.</w:t>
      </w:r>
    </w:p>
    <w:p>
      <w:pPr>
        <w:pStyle w:val="38"/>
        <w:rPr>
          <w:ins w:id="98223" w:author="מנוע מכני" w:date="2026-10-11T12:04:39Z"/>
        </w:rPr>
      </w:pPr>
      <w:del w:id="98222" w:author="מנוע מכני" w:date="2026-10-11T12:04:39Z">
        <w:r w:rsidRPr="006F178A">
          <w:delText xml:space="preserve">•</w:delText>
        </w:r>
      </w:del>
      <w:r w:rsidRPr="006F178A">
        <w:t xml:space="preserve"> </w:t>
      </w:r>
      <w:r w:rsidRPr="006F178A">
        <w:t>ריא"ר</w:t>
      </w:r>
      <w:r w:rsidRPr="006F178A">
        <w:t>:</w:t>
      </w:r>
    </w:p>
    <w:p w:rsidR="00E9703F" w:rsidRPr="006F178A" w:rsidRDefault="00E9703F" w:rsidP="00E9703F">
      <w:pPr>
        <w:rPr>
          <w:rtl/>
        </w:rPr>
      </w:pPr>
      <w:del w:id="98224" w:author="מנוע מכני" w:date="2026-10-11T12:04:39Z">
        <w:r w:rsidRPr="006F178A">
          <w:rPr>
            <w:rtl/>
          </w:rPr>
          <w:delText xml:space="preserve"> </w:delText>
        </w:r>
      </w:del>
      <w:r w:rsidRPr="006F178A">
        <w:rPr>
          <w:rtl/>
        </w:rPr>
        <w:t xml:space="preserve">תל המתלקט עשרה מתוך ארבע, וזרק ונח </w:t>
      </w:r>
      <w:r w:rsidRPr="006F178A">
        <w:rPr>
          <w:rtl/>
        </w:rPr>
        <w:t xml:space="preserve">ע"ג</w:t>
      </w:r>
      <w:r w:rsidRPr="006F178A">
        <w:rPr>
          <w:rtl/>
        </w:rPr>
        <w:t xml:space="preserve"> - חייב.</w:t>
      </w:r>
    </w:p>
    <w:p w:rsidR="00E9703F" w:rsidRDefault="00E9703F" w:rsidP="00E9703F">
      <w:pPr>
        <w:rPr>
          <w:rtl/>
        </w:rPr>
      </w:pPr>
      <w:ins w:id="102701" w:author="קלוד" w:date="2026-10-11T13:11:34Z">
        <w:r>
          <w:rPr>
            <w:b/>
            <w:bCs/>
            <w:rtl/>
          </w:rPr>
          <w:t xml:space="preserve">תנ"ה:</w:t>
        </w:r>
      </w:ins>
      <w:del w:id="102702" w:author="קלוד" w:date="2026-10-11T13:11:34Z">
        <w:r w:rsidRPr="006F178A">
          <w:rPr>
            <w:b/>
            <w:bCs/>
            <w:rtl/>
          </w:rPr>
          <w:delText xml:space="preserve">תנ"ה</w:delText>
        </w:r>
      </w:del>
      <w:r w:rsidRPr="006F178A">
        <w:rPr>
          <w:b/>
          <w:bCs/>
          <w:rtl/>
        </w:rPr>
        <w:t xml:space="preserve"> </w:t>
      </w:r>
      <w:r w:rsidRPr="006F178A">
        <w:rPr>
          <w:rtl/>
        </w:rPr>
        <w:t xml:space="preserve">מבוי ששוה לתוכו ונעשה מדרון </w:t>
      </w:r>
      <w:r w:rsidRPr="006F178A">
        <w:rPr>
          <w:rStyle w:val="2fb"/>
          <w:rtl/>
        </w:rPr>
        <w:t xml:space="preserve">לרה"ר</w:t>
      </w:r>
      <w:r w:rsidRPr="006F178A">
        <w:rPr>
          <w:rtl/>
        </w:rPr>
        <w:t xml:space="preserve"> או להיפך </w:t>
      </w:r>
      <w:ins w:id="102699" w:author="קלוד" w:date="2026-10-11T13:11:34Z">
        <w:r>
          <w:rPr>
            <w:rtl/>
          </w:rPr>
          <w:t xml:space="preserve">- אינו</w:t>
        </w:r>
      </w:ins>
      <w:del w:id="102700" w:author="קלוד" w:date="2026-10-11T13:11:34Z">
        <w:r w:rsidRPr="006F178A">
          <w:rPr>
            <w:rtl/>
          </w:rPr>
          <w:delText xml:space="preserve">לא</w:delText>
        </w:r>
      </w:del>
      <w:r w:rsidRPr="006F178A">
        <w:rPr>
          <w:rtl/>
        </w:rPr>
        <w:t xml:space="preserve"> צריך לחי </w:t>
      </w:r>
      <w:ins w:id="102697" w:author="קלוד" w:date="2026-10-11T13:11:34Z">
        <w:r>
          <w:rPr>
            <w:rtl/>
          </w:rPr>
          <w:t xml:space="preserve">וקורה,</w:t>
        </w:r>
      </w:ins>
      <w:del w:id="102698" w:author="קלוד" w:date="2026-10-11T13:11:34Z">
        <w:r w:rsidRPr="006F178A">
          <w:rPr>
            <w:rtl/>
          </w:rPr>
          <w:delText xml:space="preserve">וקורה</w:delText>
        </w:r>
      </w:del>
      <w:r w:rsidRPr="006F178A">
        <w:rPr>
          <w:rtl/>
        </w:rPr>
        <w:t xml:space="preserve"> </w:t>
      </w:r>
      <w:ins w:id="90387" w:author="Claude - סמנטי" w:date="2026-10-11T12:28:21Z">
        <w:ins w:id="102695" w:author="קלוד" w:date="2026-10-11T13:11:34Z">
          <w:r>
            <w:rPr>
              <w:rtl/>
            </w:rPr>
            <w:t xml:space="preserve">שהמדרון הוא</w:t>
          </w:r>
        </w:ins>
        <w:del w:id="102696" w:author="קלוד" w:date="2026-10-11T13:11:34Z">
          <w:r>
            <w:rPr>
              <w:rtl/>
            </w:rPr>
            <w:delText xml:space="preserve">שהוא</w:delText>
          </w:r>
        </w:del>
      </w:ins>
      <w:del w:id="90388" w:author="Claude - סמנטי" w:date="2026-10-11T12:28:21Z">
        <w:r w:rsidRPr="006F178A">
          <w:rPr>
            <w:rtl/>
          </w:rPr>
          <w:delText xml:space="preserve">דהוא</w:delText>
        </w:r>
      </w:del>
      <w:r w:rsidRPr="006F178A">
        <w:rPr>
          <w:rtl/>
        </w:rPr>
        <w:t xml:space="preserve"> המחיצה</w:t>
      </w:r>
    </w:p>
    <w:p w:rsidR="00E9703F" w:rsidRPr="006F178A" w:rsidRDefault="00E9703F" w:rsidP="00E9703F">
      <w:pPr>
        <w:rPr>
          <w:rtl/>
        </w:rPr>
      </w:pPr>
      <w:r w:rsidRPr="006F178A">
        <w:rPr>
          <w:rtl/>
        </w:rPr>
        <w:t xml:space="preserve">[</w:t>
      </w:r>
      <w:ins w:id="93197" w:author="מנוע מכני" w:date="2026-10-11T12:04:39Z">
        <w:r>
          <w:rPr>
            <w:rtl/>
          </w:rPr>
          <w:t xml:space="preserve">ולכך</w:t>
        </w:r>
      </w:ins>
      <w:del w:id="93198" w:author="מנוע מכני" w:date="2026-10-11T12:04:39Z">
        <w:r w:rsidRPr="006F178A">
          <w:rPr>
            <w:rtl/>
          </w:rPr>
          <w:delText xml:space="preserve">ולהכי</w:delText>
        </w:r>
      </w:del>
      <w:r w:rsidRPr="006F178A">
        <w:rPr>
          <w:rtl/>
        </w:rPr>
        <w:t xml:space="preserve"> בשבת חייב] וכן </w:t>
      </w:r>
      <w:r w:rsidRPr="006F178A">
        <w:rPr>
          <w:rStyle w:val="2fb"/>
          <w:rtl/>
        </w:rPr>
        <w:t xml:space="preserve">רחב"ג</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49" w:author="קלוד" w:date="2026-10-11T09:07:15Z"/>
        </w:rPr>
      </w:pPr>
      <w:ins w:id="20548" w:author="קלוד" w:date="2026-10-11T09:07:15Z">
        <w:r>
          <w:t xml:space="preserve">משנה ג</w:t>
        </w:r>
      </w:ins>
    </w:p>
    <w:p w:rsidR="00E9703F" w:rsidRPr="009757B9" w:rsidRDefault="00E9703F" w:rsidP="00E9703F">
      <w:pPr>
        <w:pStyle w:val="afff9"/>
        <w:rPr>
          <w:del w:id="20270" w:author="קלוד" w:date="2026-10-11T09:07:15Z"/>
          <w:b/>
          <w:rtl/>
        </w:rPr>
      </w:pPr>
      <w:del w:id="20269"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64" w:author="קלוד" w:date="2026-10-11T12:09:42Z">
          <w:pPr>
            <w:pStyle w:val="afff9"/>
          </w:pPr>
        </w:pPrChange>
      </w:pPr>
      <w:r w:rsidRPr="009757B9">
        <w:rPr>
          <w:b/>
          <w:rtl/>
        </w:rPr>
        <w:t>זרק לתוך ארבע אמות ונתגלגל חוץ לארבע אמות - פטור.</w:t>
      </w:r>
    </w:p>
    <w:p w:rsidR="00E9703F" w:rsidRPr="009757B9" w:rsidRDefault="00E9703F" w:rsidP="00E9703F">
      <w:pPr>
        <w:pStyle w:val="afff9"/>
        <w:rPr>
          <w:b/>
          <w:rtl/>
        </w:rPr>
      </w:pPr>
      <w:r w:rsidRPr="009757B9">
        <w:rPr>
          <w:b/>
          <w:rtl/>
        </w:rPr>
        <w:t>חוץ לארבע אמות ונתגלגל לתוך ארבע אמות - חייב.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61" w:author="קלוד" w:date="2026-10-11T12:33:55Z"/>
        </w:rPr>
      </w:pPr>
      <w:ins w:id="90562" w:author="קלוד" w:date="2026-10-11T12:33:55Z">
        <w:r>
          <w:rPr>
            <w:color w:val="7B3F00"/>
          </w:rPr>
          <w:t xml:space="preserve">זריקה ונתגלגל - צריך הנחה על משהו</w:t>
        </w:r>
      </w:ins>
    </w:p>
    <w:p w:rsidR="00E9703F" w:rsidRPr="00792286" w:rsidRDefault="00E9703F" w:rsidP="00E9703F">
      <w:pPr>
        <w:rPr>
          <w:b/>
          <w:bCs/>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והוא שנח </w:t>
      </w:r>
      <w:r w:rsidRPr="006F178A">
        <w:rPr>
          <w:rFonts w:ascii="Fb Fontext" w:hAnsi="Fb Fontext"/>
          <w:rtl/>
        </w:rPr>
        <w:t xml:space="preserve">ע"ג</w:t>
      </w:r>
      <w:r w:rsidRPr="006F178A">
        <w:rPr>
          <w:rFonts w:ascii="Fb Fontext" w:hAnsi="Fb Fontext"/>
          <w:rtl/>
        </w:rPr>
        <w:t xml:space="preserve"> </w:t>
      </w:r>
      <w:ins w:id="102711" w:author="קלוד" w:date="2026-10-11T13:11:34Z">
        <w:r>
          <w:rPr>
            <w:rFonts w:ascii="Fb Fontext" w:hAnsi="Fb Fontext"/>
            <w:rtl/>
          </w:rPr>
          <w:t xml:space="preserve">משהו.</w:t>
        </w:r>
      </w:ins>
      <w:del w:id="102712" w:author="קלוד" w:date="2026-10-11T13:11:34Z">
        <w:r w:rsidRPr="006F178A">
          <w:rPr>
            <w:rFonts w:ascii="Fb Fontext" w:hAnsi="Fb Fontext"/>
            <w:rtl/>
          </w:rPr>
          <w:delText xml:space="preserve">משהו</w:delText>
        </w:r>
      </w:del>
      <w:r w:rsidRPr="006F178A">
        <w:rPr>
          <w:rFonts w:ascii="Fb Fontext" w:hAnsi="Fb Fontext"/>
          <w:rtl/>
        </w:rPr>
        <w:t xml:space="preserve"> </w:t>
      </w:r>
      <w:ins w:id="102709" w:author="קלוד" w:date="2026-10-11T13:11:34Z">
        <w:r>
          <w:rPr>
            <w:rFonts w:ascii="Fb Fontext" w:hAnsi="Fb Fontext"/>
            <w:b/>
            <w:bCs/>
            <w:rtl/>
          </w:rPr>
          <w:t xml:space="preserve">ותנ"ה:</w:t>
        </w:r>
      </w:ins>
      <w:del w:id="102710" w:author="קלוד" w:date="2026-10-11T13:11:34Z">
        <w:r w:rsidRPr="006F178A">
          <w:rPr>
            <w:rFonts w:ascii="Fb Fontext" w:hAnsi="Fb Fontext"/>
            <w:b/>
            <w:bCs/>
            <w:rtl/>
          </w:rPr>
          <w:delText xml:space="preserve">ותנ"ה</w:delText>
        </w:r>
      </w:del>
      <w:r w:rsidRPr="006F178A">
        <w:rPr>
          <w:rFonts w:ascii="Fb Fontext" w:hAnsi="Fb Fontext"/>
          <w:rtl/>
        </w:rPr>
        <w:t xml:space="preserve"> אבל </w:t>
      </w:r>
      <w:ins w:id="94805" w:author="מנוע מכני" w:date="2026-10-11T12:04:39Z">
        <w:r>
          <w:rPr>
            <w:rFonts w:ascii="Fb Fontext" w:hAnsi="Fb Fontext"/>
            <w:rtl/>
          </w:rPr>
          <w:t xml:space="preserve">אם </w:t>
        </w:r>
      </w:ins>
      <w:del w:id="94806" w:author="מנוע מכני" w:date="2026-10-11T12:04:39Z">
        <w:r w:rsidRPr="006F178A">
          <w:rPr>
            <w:rFonts w:ascii="Fb Fontext" w:hAnsi="Fb Fontext"/>
            <w:rtl/>
          </w:rPr>
          <w:delText xml:space="preserve">אי </w:delText>
        </w:r>
      </w:del>
      <w:r w:rsidRPr="006F178A">
        <w:rPr>
          <w:rFonts w:ascii="Fb Fontext" w:hAnsi="Fb Fontext"/>
          <w:rtl/>
        </w:rPr>
        <w:t xml:space="preserve">אחזתו </w:t>
      </w:r>
      <w:ins w:id="102707" w:author="קלוד" w:date="2026-10-11T13:11:34Z">
        <w:r>
          <w:rPr>
            <w:rFonts w:ascii="Fb Fontext" w:hAnsi="Fb Fontext"/>
            <w:rtl/>
          </w:rPr>
          <w:t xml:space="preserve">הרוח</w:t>
        </w:r>
      </w:ins>
      <w:del w:id="102708" w:author="קלוד" w:date="2026-10-11T13:11:34Z">
        <w:r w:rsidRPr="006F178A">
          <w:rPr>
            <w:rFonts w:ascii="Fb Fontext" w:hAnsi="Fb Fontext"/>
            <w:rtl/>
          </w:rPr>
          <w:delText xml:space="preserve">בחוץ</w:delText>
        </w:r>
      </w:del>
      <w:r w:rsidRPr="006F178A">
        <w:rPr>
          <w:rFonts w:ascii="Fb Fontext" w:hAnsi="Fb Fontext"/>
          <w:rtl/>
        </w:rPr>
        <w:t xml:space="preserve"> </w:t>
      </w:r>
      <w:ins w:id="102705" w:author="קלוד" w:date="2026-10-11T13:11:34Z">
        <w:r>
          <w:rPr>
            <w:rFonts w:ascii="Fb Fontext" w:hAnsi="Fb Fontext"/>
            <w:rtl/>
          </w:rPr>
          <w:t xml:space="preserve">בחוץ,</w:t>
        </w:r>
      </w:ins>
      <w:del w:id="102706" w:author="קלוד" w:date="2026-10-11T13:11:34Z">
        <w:r w:rsidRPr="006F178A">
          <w:rPr>
            <w:rFonts w:ascii="Fb Fontext" w:hAnsi="Fb Fontext"/>
            <w:rtl/>
          </w:rPr>
          <w:delText xml:space="preserve">הרוח</w:delText>
        </w:r>
      </w:del>
      <w:r w:rsidRPr="006F178A">
        <w:rPr>
          <w:rFonts w:ascii="Fb Fontext" w:hAnsi="Fb Fontext"/>
          <w:rtl/>
        </w:rPr>
        <w:t xml:space="preserve"> </w:t>
      </w:r>
      <w:ins w:id="94125" w:author="מנוע מכני" w:date="2026-10-11T12:04:39Z">
        <w:r>
          <w:rPr>
            <w:rFonts w:ascii="Fb Fontext" w:hAnsi="Fb Fontext"/>
            <w:rtl/>
          </w:rPr>
          <w:t xml:space="preserve">אף</w:t>
        </w:r>
      </w:ins>
      <w:del w:id="94126" w:author="מנוע מכני" w:date="2026-10-11T12:04:39Z">
        <w:r w:rsidRPr="006F178A">
          <w:rPr>
            <w:rFonts w:ascii="Fb Fontext" w:hAnsi="Fb Fontext"/>
            <w:rtl/>
          </w:rPr>
          <w:delText xml:space="preserve">אע"פ</w:delText>
        </w:r>
      </w:del>
      <w:r w:rsidRPr="006F178A">
        <w:rPr>
          <w:rFonts w:ascii="Fb Fontext" w:hAnsi="Fb Fontext"/>
          <w:rtl/>
        </w:rPr>
        <w:t xml:space="preserve"> שחזרה והכניסתו</w:t>
      </w:r>
      <w:ins w:id="102703" w:author="קלוד" w:date="2026-10-11T13:11:34Z">
        <w:r>
          <w:rPr>
            <w:rFonts w:ascii="Fb Fontext" w:hAnsi="Fb Fontext"/>
            <w:rtl/>
          </w:rPr>
          <w:t xml:space="preserve"> - </w:t>
        </w:r>
      </w:ins>
      <w:del w:id="102704" w:author="קלוד" w:date="2026-10-11T13:11:34Z">
        <w:r w:rsidRPr="006F178A">
          <w:rPr>
            <w:rFonts w:ascii="Fb Fontext" w:hAnsi="Fb Fontext"/>
            <w:rtl/>
          </w:rPr>
          <w:delText xml:space="preserve"> </w:delText>
        </w:r>
      </w:del>
      <w:r w:rsidRPr="006F178A">
        <w:rPr>
          <w:rFonts w:ascii="Fb Fontext" w:hAnsi="Fb Fontext"/>
          <w:rtl/>
        </w:rPr>
        <w:t xml:space="preserve">חייב.</w:t>
      </w:r>
    </w:p>
    <w:p>
      <w:pPr>
        <w:pStyle w:val="38"/>
        <w:rPr>
          <w:ins w:id="98225" w:author="מנוע מכני" w:date="2026-10-11T12:04:39Z"/>
        </w:rPr>
      </w:pPr>
      <w:r w:rsidRPr="00792286">
        <w:t>רבא:</w:t>
      </w:r>
    </w:p>
    <w:p w:rsidR="00E9703F" w:rsidRDefault="00E9703F" w:rsidP="00E9703F">
      <w:pPr>
        <w:rPr>
          <w:rtl/>
        </w:rPr>
      </w:pPr>
      <w:del w:id="98226" w:author="מנוע מכני" w:date="2026-10-11T12:04:39Z">
        <w:r w:rsidRPr="006F178A">
          <w:rPr>
            <w:rtl/>
          </w:rPr>
          <w:delText xml:space="preserve"> </w:delText>
        </w:r>
      </w:del>
      <w:r w:rsidRPr="006F178A">
        <w:rPr>
          <w:rtl/>
        </w:rPr>
        <w:t xml:space="preserve">תוך </w:t>
      </w:r>
      <w:ins w:id="102715" w:author="קלוד" w:date="2026-10-11T13:11:34Z">
        <w:r>
          <w:rPr>
            <w:rtl/>
          </w:rPr>
          <w:t xml:space="preserve">ג' </w:t>
        </w:r>
        <w:r>
          <w:rPr>
            <w:rStyle w:val="afffffe"/>
            <w:rtl/>
          </w:rPr>
          <w:t xml:space="preserve">אף שכלבוד</w:t>
        </w:r>
        <w:r>
          <w:rPr>
            <w:rtl/>
          </w:rPr>
          <w:t xml:space="preserve">,</w:t>
        </w:r>
      </w:ins>
      <w:del w:id="102716" w:author="קלוד" w:date="2026-10-11T13:11:34Z">
        <w:r w:rsidRPr="006F178A">
          <w:rPr>
            <w:rtl/>
          </w:rPr>
          <w:delText xml:space="preserve">ג'</w:delText>
        </w:r>
      </w:del>
      <w:r w:rsidRPr="006F178A">
        <w:rPr>
          <w:rtl/>
        </w:rPr>
        <w:t xml:space="preserve"> לרבנן צריך הנחה </w:t>
      </w:r>
      <w:r w:rsidRPr="006F178A">
        <w:rPr>
          <w:rtl/>
        </w:rPr>
        <w:t xml:space="preserve">ע"ג</w:t>
      </w:r>
      <w:r w:rsidRPr="006F178A">
        <w:rPr>
          <w:rtl/>
        </w:rPr>
        <w:t xml:space="preserve"> משהו </w:t>
      </w:r>
      <w:ins w:id="102713" w:author="קלוד" w:date="2026-10-11T13:11:34Z">
        <w:r>
          <w:rPr>
            <w:rtl/>
          </w:rPr>
          <w:t xml:space="preserve">[שקלוטה</w:t>
        </w:r>
      </w:ins>
      <w:del w:id="102714" w:author="קלוד" w:date="2026-10-11T13:11:34Z">
        <w:r w:rsidRPr="006F178A">
          <w:rPr>
            <w:rtl/>
          </w:rPr>
          <w:delText xml:space="preserve">[דקלוטה</w:delText>
        </w:r>
      </w:del>
      <w:r w:rsidRPr="006F178A">
        <w:rPr>
          <w:rtl/>
        </w:rPr>
        <w:t xml:space="preserve"> </w:t>
      </w:r>
      <w:ins w:id="91505" w:author="מנוע מכני" w:date="2026-10-11T12:04:39Z">
        <w:r>
          <w:rPr>
            <w:rtl/>
          </w:rPr>
          <w:t xml:space="preserve">לא</w:t>
        </w:r>
      </w:ins>
      <w:del w:id="91506" w:author="מנוע מכני" w:date="2026-10-11T12:04:39Z">
        <w:r w:rsidRPr="006F178A">
          <w:rPr>
            <w:rtl/>
          </w:rPr>
          <w:delText xml:space="preserve">לאו</w:delText>
        </w:r>
      </w:del>
      <w:r w:rsidRPr="006F178A">
        <w:rPr>
          <w:rtl/>
        </w:rPr>
        <w:t xml:space="preserve"> כמי שהונחה]</w:t>
      </w:r>
    </w:p>
    <w:p w:rsidR="00E9703F" w:rsidRPr="004640F6" w:rsidRDefault="00E9703F" w:rsidP="00E9703F">
      <w:pPr>
        <w:rPr>
          <w:spacing w:val="-4"/>
          <w:rtl/>
        </w:rPr>
      </w:pPr>
      <w:r w:rsidRPr="004640F6">
        <w:rPr>
          <w:spacing w:val="-4"/>
          <w:rtl/>
        </w:rPr>
        <w:t xml:space="preserve">ואין ראייה </w:t>
      </w:r>
      <w:ins w:id="102727" w:author="קלוד" w:date="2026-10-11T13:11:34Z">
        <w:r>
          <w:rPr>
            <w:spacing w:val="-4"/>
            <w:rtl/>
          </w:rPr>
          <w:t xml:space="preserve">מהמשנה,</w:t>
        </w:r>
      </w:ins>
      <w:del w:id="102728" w:author="קלוד" w:date="2026-10-11T13:11:34Z">
        <w:r w:rsidRPr="004640F6">
          <w:rPr>
            <w:spacing w:val="-4"/>
            <w:rtl/>
          </w:rPr>
          <w:delText xml:space="preserve">מהמשנה</w:delText>
        </w:r>
      </w:del>
      <w:r w:rsidRPr="004640F6">
        <w:rPr>
          <w:spacing w:val="-4"/>
          <w:rtl/>
        </w:rPr>
        <w:t xml:space="preserve"> </w:t>
      </w:r>
      <w:ins w:id="102725" w:author="קלוד" w:date="2026-10-11T13:11:34Z">
        <w:r>
          <w:rPr>
            <w:spacing w:val="-4"/>
            <w:rtl/>
          </w:rPr>
          <w:t xml:space="preserve">שמדובר</w:t>
        </w:r>
      </w:ins>
      <w:del w:id="102726" w:author="קלוד" w:date="2026-10-11T13:11:34Z">
        <w:r w:rsidRPr="004640F6">
          <w:rPr>
            <w:spacing w:val="-4"/>
            <w:rtl/>
          </w:rPr>
          <w:delText xml:space="preserve">דמיירי</w:delText>
        </w:r>
      </w:del>
      <w:r w:rsidRPr="004640F6">
        <w:rPr>
          <w:spacing w:val="-4"/>
          <w:rtl/>
        </w:rPr>
        <w:t xml:space="preserve"> במתגלגל </w:t>
      </w:r>
      <w:ins w:id="102723" w:author="קלוד" w:date="2026-10-11T13:11:34Z">
        <w:r>
          <w:rPr>
            <w:spacing w:val="-4"/>
            <w:rtl/>
          </w:rPr>
          <w:t xml:space="preserve">שאין</w:t>
        </w:r>
      </w:ins>
      <w:del w:id="102724" w:author="קלוד" w:date="2026-10-11T13:11:34Z">
        <w:r w:rsidRPr="004640F6">
          <w:rPr>
            <w:spacing w:val="-4"/>
            <w:rtl/>
          </w:rPr>
          <w:delText xml:space="preserve">דאין</w:delText>
        </w:r>
      </w:del>
      <w:r w:rsidRPr="004640F6">
        <w:rPr>
          <w:spacing w:val="-4"/>
          <w:rtl/>
        </w:rPr>
        <w:t xml:space="preserve"> סופו לנוח </w:t>
      </w:r>
      <w:ins w:id="102721" w:author="קלוד" w:date="2026-10-11T13:11:34Z">
        <w:r>
          <w:rPr>
            <w:spacing w:val="-4"/>
            <w:rtl/>
          </w:rPr>
          <w:t xml:space="preserve">ופטור,</w:t>
        </w:r>
      </w:ins>
      <w:del w:id="102722" w:author="קלוד" w:date="2026-10-11T13:11:34Z">
        <w:r w:rsidRPr="004640F6">
          <w:rPr>
            <w:spacing w:val="-4"/>
            <w:rtl/>
          </w:rPr>
          <w:delText xml:space="preserve">ופטור</w:delText>
        </w:r>
      </w:del>
      <w:r w:rsidRPr="004640F6">
        <w:rPr>
          <w:spacing w:val="-4"/>
          <w:rtl/>
        </w:rPr>
        <w:t xml:space="preserve"> </w:t>
      </w:r>
      <w:r w:rsidRPr="004640F6">
        <w:rPr>
          <w:spacing w:val="-4"/>
          <w:rtl/>
        </w:rPr>
        <w:t xml:space="preserve">משא"כ</w:t>
      </w:r>
      <w:r w:rsidRPr="004640F6">
        <w:rPr>
          <w:spacing w:val="-4"/>
          <w:rtl/>
        </w:rPr>
        <w:t xml:space="preserve"> </w:t>
      </w:r>
      <w:ins w:id="91507" w:author="מנוע מכני" w:date="2026-10-11T12:04:39Z">
        <w:ins w:id="102719" w:author="קלוד" w:date="2026-10-11T13:11:34Z">
          <w:r>
            <w:rPr>
              <w:spacing w:val="-4"/>
              <w:rtl/>
            </w:rPr>
            <w:t xml:space="preserve">כאן</w:t>
          </w:r>
        </w:ins>
        <w:del w:id="102720" w:author="קלוד" w:date="2026-10-11T13:11:34Z">
          <w:r>
            <w:rPr>
              <w:spacing w:val="-4"/>
              <w:rtl/>
            </w:rPr>
            <w:delText xml:space="preserve">מקום</w:delText>
          </w:r>
        </w:del>
      </w:ins>
      <w:del w:id="91508" w:author="מנוע מכני" w:date="2026-10-11T12:04:39Z">
        <w:r w:rsidRPr="004640F6">
          <w:rPr>
            <w:spacing w:val="-4"/>
            <w:rtl/>
          </w:rPr>
          <w:delText xml:space="preserve">היכא</w:delText>
        </w:r>
      </w:del>
      <w:r w:rsidRPr="004640F6">
        <w:rPr>
          <w:spacing w:val="-4"/>
          <w:rtl/>
        </w:rPr>
        <w:t xml:space="preserve"> שסופו </w:t>
      </w:r>
      <w:ins w:id="102717" w:author="קלוד" w:date="2026-10-11T13:11:34Z">
        <w:r>
          <w:rPr>
            <w:spacing w:val="-4"/>
            <w:rtl/>
          </w:rPr>
          <w:t xml:space="preserve">לנוח.</w:t>
        </w:r>
      </w:ins>
      <w:del w:id="102718" w:author="קלוד" w:date="2026-10-11T13:11:34Z">
        <w:r w:rsidRPr="004640F6">
          <w:rPr>
            <w:spacing w:val="-4"/>
            <w:rtl/>
          </w:rPr>
          <w:delText xml:space="preserve">לנוח כגון </w:delText>
        </w:r>
        <w:r>
          <w:rPr>
            <w:spacing w:val="-4"/>
            <w:rtl/>
          </w:rPr>
          <w:delText xml:space="preserve">כאן</w:delText>
        </w:r>
        <w:r w:rsidRPr="004640F6">
          <w:rPr>
            <w:spacing w:val="-4"/>
            <w:rtl/>
          </w:rPr>
          <w:delText xml:space="preserve">.</w:delText>
        </w:r>
      </w:del>
      <w:ins w:id="91509" w:author="מנוע מכני" w:date="2026-10-11T12:04:39Z"/>
      <w:del w:id="91510" w:author="מנוע מכני" w:date="2026-10-11T12:04:39Z">
        <w:r w:rsidRPr="004640F6">
          <w:rPr>
            <w:spacing w:val="-4"/>
            <w:rtl/>
          </w:rPr>
          <w:delText xml:space="preserve">הכא</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51" w:author="קלוד" w:date="2026-10-11T09:07:15Z"/>
        </w:rPr>
      </w:pPr>
      <w:ins w:id="20550" w:author="קלוד" w:date="2026-10-11T09:07:15Z">
        <w:r>
          <w:t xml:space="preserve">משנה ד</w:t>
        </w:r>
      </w:ins>
    </w:p>
    <w:p w:rsidR="00E9703F" w:rsidRPr="009757B9" w:rsidRDefault="00E9703F" w:rsidP="00E9703F">
      <w:pPr>
        <w:pStyle w:val="afff9"/>
        <w:rPr>
          <w:del w:id="20272" w:author="קלוד" w:date="2026-10-11T09:07:15Z"/>
          <w:rStyle w:val="afffe"/>
          <w:rFonts w:ascii="Fb Fontext" w:hAnsi="Fb Fontext"/>
          <w:b/>
          <w:bCs w:val="0"/>
          <w:sz w:val="20"/>
          <w:rtl/>
        </w:rPr>
      </w:pPr>
      <w:del w:id="20271"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65" w:author="קלוד" w:date="2026-10-11T12:09:42Z">
          <w:pPr>
            <w:pStyle w:val="afff9"/>
          </w:pPr>
        </w:pPrChange>
      </w:pPr>
      <w:r w:rsidRPr="00146180">
        <w:rPr>
          <w:rStyle w:val="afffe"/>
          <w:rFonts w:ascii="Fb Fontext" w:hAnsi="Fb Fontext"/>
          <w:bCs w:val="0"/>
          <w:rtl/>
          <w:rPrChange w:id="40528" w:author="Claude" w:date="2026-10-11T09:07:39Z">
            <w:rPr>
              <w:rStyle w:val="afffe"/>
              <w:rFonts w:ascii="Fb Fontext" w:hAnsi="Fb Fontext"/>
              <w:bCs w:val="0"/>
              <w:sz w:val="20"/>
              <w:rtl/>
            </w:rPr>
          </w:rPrChange>
        </w:rPr>
        <w:lastRenderedPageBreak/>
        <w:t>הזורק בים ארבע אמות - פטור.</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29" w:author="Claude" w:date="2026-10-11T09:07:39Z">
            <w:rPr>
              <w:rStyle w:val="afffe"/>
              <w:rFonts w:ascii="Fb Fontext" w:hAnsi="Fb Fontext"/>
              <w:bCs w:val="0"/>
              <w:sz w:val="20"/>
              <w:rtl/>
            </w:rPr>
          </w:rPrChange>
        </w:rPr>
        <w:t>אם היה רקק מים ורה"ר מהלכת בו, הזורק לתוכו ד' אמות - חייב.</w:t>
      </w:r>
    </w:p>
    <w:p w:rsidR="00E9703F" w:rsidRPr="009757B9" w:rsidRDefault="00E9703F" w:rsidP="00E9703F">
      <w:pPr>
        <w:pStyle w:val="afff9"/>
        <w:rPr>
          <w:b/>
          <w:rtl/>
        </w:rPr>
      </w:pPr>
      <w:r w:rsidRPr="00146180">
        <w:rPr>
          <w:rStyle w:val="afffe"/>
          <w:rFonts w:ascii="Fb Fontext" w:hAnsi="Fb Fontext"/>
          <w:bCs w:val="0"/>
          <w:rtl/>
          <w:rPrChange w:id="40530" w:author="Claude" w:date="2026-10-11T09:07:39Z">
            <w:rPr>
              <w:rStyle w:val="afffe"/>
              <w:rFonts w:ascii="Fb Fontext" w:hAnsi="Fb Fontext"/>
              <w:bCs w:val="0"/>
              <w:sz w:val="20"/>
              <w:rtl/>
            </w:rPr>
          </w:rPrChange>
        </w:rPr>
        <w:t>וכמה הוא רקק מים - פחות מעשרה טפחים</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59" w:author="קלוד" w:date="2026-10-11T12:33:55Z"/>
        </w:rPr>
      </w:pPr>
      <w:ins w:id="90560" w:author="קלוד" w:date="2026-10-11T12:33:55Z">
        <w:r>
          <w:rPr>
            <w:color w:val="7B3F00"/>
          </w:rPr>
          <w:t xml:space="preserve">רקק מים - מה נחשב הילוך ברבים</w:t>
        </w:r>
      </w:ins>
    </w:p>
    <w:p w:rsidR="00E9703F" w:rsidRPr="004640F6" w:rsidRDefault="00E9703F" w:rsidP="00E9703F">
      <w:pPr>
        <w:rPr>
          <w:spacing w:val="-2"/>
          <w:rtl/>
        </w:rPr>
      </w:pPr>
      <w:r w:rsidRPr="004640F6">
        <w:rPr>
          <w:rFonts w:ascii="Fb Fontext" w:hAnsi="Fb Fontext"/>
          <w:spacing w:val="-2"/>
          <w:rtl/>
        </w:rPr>
        <w:t>•</w:t>
      </w:r>
      <w:r w:rsidRPr="004640F6">
        <w:rPr>
          <w:rFonts w:ascii="Fb Fontext" w:hAnsi="Fb Fontext" w:hint="cs"/>
          <w:spacing w:val="-2"/>
          <w:rtl/>
        </w:rPr>
        <w:t xml:space="preserve"> </w:t>
      </w:r>
      <w:r w:rsidRPr="004640F6">
        <w:rPr>
          <w:rFonts w:ascii="Fb Fontext" w:hAnsi="Fb Fontext"/>
          <w:spacing w:val="-2"/>
          <w:rtl/>
        </w:rPr>
        <w:t xml:space="preserve">הילוך </w:t>
      </w:r>
      <w:ins w:id="93199" w:author="מנוע מכני" w:date="2026-10-11T12:04:39Z">
        <w:r>
          <w:rPr>
            <w:rFonts w:ascii="Fb Fontext" w:hAnsi="Fb Fontext"/>
            <w:spacing w:val="-2"/>
            <w:rtl/>
          </w:rPr>
          <w:t xml:space="preserve">שני</w:t>
        </w:r>
      </w:ins>
      <w:del w:id="93200" w:author="מנוע מכני" w:date="2026-10-11T12:04:39Z">
        <w:r w:rsidRPr="004640F6">
          <w:rPr>
            <w:rFonts w:ascii="Fb Fontext" w:hAnsi="Fb Fontext"/>
            <w:spacing w:val="-2"/>
            <w:rtl/>
          </w:rPr>
          <w:delText xml:space="preserve">תרי</w:delText>
        </w:r>
      </w:del>
      <w:r w:rsidRPr="004640F6">
        <w:rPr>
          <w:rFonts w:ascii="Fb Fontext" w:hAnsi="Fb Fontext"/>
          <w:spacing w:val="-2"/>
          <w:rtl/>
        </w:rPr>
        <w:t xml:space="preserve"> זימני דעל ידי הדחק - שמיה הילוך,| אבל תשמיש על ידי הדחק - </w:t>
      </w:r>
      <w:r w:rsidRPr="004640F6">
        <w:rPr>
          <w:rFonts w:ascii="Fb Fontext" w:hAnsi="Fb Fontext"/>
          <w:spacing w:val="-2"/>
          <w:rtl/>
        </w:rPr>
        <w:t xml:space="preserve">לא</w:t>
      </w:r>
      <w:r w:rsidRPr="004640F6">
        <w:rPr>
          <w:rFonts w:ascii="Fb Fontext" w:hAnsi="Fb Fontext"/>
          <w:spacing w:val="-2"/>
          <w:rtl/>
        </w:rPr>
        <w:t xml:space="preserve"> שמיה תשמיש.</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tl/>
        </w:rPr>
        <w:t xml:space="preserve">רקק </w:t>
      </w:r>
      <w:ins w:id="93201" w:author="מנוע מכני" w:date="2026-10-11T12:04:39Z">
        <w:r>
          <w:rPr>
            <w:rtl/>
          </w:rPr>
          <w:t xml:space="preserve">שני</w:t>
        </w:r>
      </w:ins>
      <w:del w:id="93202" w:author="מנוע מכני" w:date="2026-10-11T12:04:39Z">
        <w:r w:rsidRPr="006F178A">
          <w:rPr>
            <w:rtl/>
          </w:rPr>
          <w:delText xml:space="preserve">תרי</w:delText>
        </w:r>
      </w:del>
      <w:r w:rsidRPr="006F178A">
        <w:rPr>
          <w:rtl/>
        </w:rPr>
        <w:t xml:space="preserve"> זימני: </w:t>
      </w:r>
      <w:r w:rsidRPr="006F178A">
        <w:rPr>
          <w:rStyle w:val="2fb"/>
          <w:rFonts w:ascii="Fb Fontext" w:hAnsi="Fb Fontext"/>
          <w:rtl/>
        </w:rPr>
        <w:t>לרבא</w:t>
      </w:r>
      <w:r w:rsidRPr="006F178A">
        <w:rPr>
          <w:rtl/>
        </w:rPr>
        <w:t xml:space="preserve"> חד בימות החמה,</w:t>
      </w:r>
      <w:r w:rsidRPr="006F178A">
        <w:rPr>
          <w:rFonts w:hint="cs"/>
          <w:rtl/>
        </w:rPr>
        <w:t xml:space="preserve"> </w:t>
      </w:r>
      <w:r w:rsidRPr="006F178A">
        <w:rPr>
          <w:rtl/>
        </w:rPr>
        <w:t xml:space="preserve">דאע"פ </w:t>
      </w:r>
      <w:ins w:id="96117" w:author="מנוע מכני" w:date="2026-10-11T12:04:39Z">
        <w:r>
          <w:rPr>
            <w:rtl/>
          </w:rPr>
          <w:t xml:space="preserve">דאנשים</w:t>
        </w:r>
      </w:ins>
      <w:del w:id="96118" w:author="מנוע מכני" w:date="2026-10-11T12:04:39Z">
        <w:r w:rsidRPr="006F178A">
          <w:rPr>
            <w:rtl/>
          </w:rPr>
          <w:delText xml:space="preserve">דאינשי</w:delText>
        </w:r>
      </w:del>
      <w:r w:rsidRPr="006F178A">
        <w:rPr>
          <w:rtl/>
        </w:rPr>
        <w:t xml:space="preserve"> בעי לאקורי </w:t>
      </w:r>
      <w:ins w:id="90389" w:author="Claude - סמנטי" w:date="2026-10-11T12:28:21Z">
        <w:r>
          <w:rPr>
            <w:rtl/>
          </w:rPr>
          <w:t xml:space="preserve">עצמם</w:t>
        </w:r>
      </w:ins>
      <w:del w:id="90390" w:author="Claude - סמנטי" w:date="2026-10-11T12:28:21Z">
        <w:r w:rsidRPr="006F178A">
          <w:rPr>
            <w:rtl/>
          </w:rPr>
          <w:delText xml:space="preserve">נפשייהו</w:delText>
        </w:r>
      </w:del>
      <w:r w:rsidRPr="006F178A">
        <w:rPr>
          <w:rtl/>
        </w:rPr>
        <w:t xml:space="preserve">. ולחורף </w:t>
      </w:r>
      <w:ins w:id="94127" w:author="מנוע מכני" w:date="2026-10-11T12:04:39Z">
        <w:r>
          <w:rPr>
            <w:rtl/>
          </w:rPr>
          <w:t xml:space="preserve">אף</w:t>
        </w:r>
      </w:ins>
      <w:del w:id="94128" w:author="מנוע מכני" w:date="2026-10-11T12:04:39Z">
        <w:r w:rsidRPr="006F178A">
          <w:rPr>
            <w:rtl/>
          </w:rPr>
          <w:delText xml:space="preserve">אע"פ</w:delText>
        </w:r>
      </w:del>
      <w:r w:rsidRPr="006F178A">
        <w:rPr>
          <w:rtl/>
        </w:rPr>
        <w:t xml:space="preserve"> דלא איכפת </w:t>
      </w:r>
      <w:ins w:id="94307" w:author="מנוע מכני" w:date="2026-10-11T12:04:39Z">
        <w:r>
          <w:rPr>
            <w:rtl/>
          </w:rPr>
          <w:t xml:space="preserve">להם</w:t>
        </w:r>
      </w:ins>
      <w:del w:id="94308" w:author="מנוע מכני" w:date="2026-10-11T12:04:39Z">
        <w:r w:rsidRPr="006F178A">
          <w:rPr>
            <w:rtl/>
          </w:rPr>
          <w:delText xml:space="preserve">להו</w:delText>
        </w:r>
      </w:del>
      <w:r w:rsidRPr="006F178A">
        <w:rPr>
          <w:rtl/>
        </w:rPr>
        <w:t xml:space="preserve"> דמטנפי.</w:t>
      </w:r>
    </w:p>
    <w:p w:rsidR="00E9703F" w:rsidRPr="004640F6" w:rsidRDefault="00E9703F" w:rsidP="00E9703F">
      <w:pPr>
        <w:rPr>
          <w:spacing w:val="-6"/>
          <w:rtl/>
        </w:rPr>
      </w:pPr>
      <w:ins w:id="102741" w:author="קלוד" w:date="2026-10-11T13:11:34Z">
        <w:r>
          <w:rPr>
            <w:rStyle w:val="2fb"/>
            <w:rFonts w:ascii="Fb Fontext" w:hAnsi="Fb Fontext"/>
            <w:spacing w:val="-6"/>
            <w:rtl/>
          </w:rPr>
          <w:t xml:space="preserve">אביי:</w:t>
        </w:r>
      </w:ins>
      <w:del w:id="102742" w:author="קלוד" w:date="2026-10-11T13:11:34Z">
        <w:r w:rsidRPr="004640F6">
          <w:rPr>
            <w:rStyle w:val="2fb"/>
            <w:rFonts w:ascii="Fb Fontext" w:hAnsi="Fb Fontext"/>
            <w:spacing w:val="-6"/>
            <w:rtl/>
          </w:rPr>
          <w:delText xml:space="preserve">אביי</w:delText>
        </w:r>
      </w:del>
      <w:r w:rsidRPr="004640F6">
        <w:rPr>
          <w:spacing w:val="-6"/>
          <w:rtl/>
        </w:rPr>
        <w:t xml:space="preserve"> </w:t>
      </w:r>
      <w:ins w:id="102739" w:author="קלוד" w:date="2026-10-11T13:11:34Z">
        <w:r>
          <w:rPr>
            <w:spacing w:val="-6"/>
            <w:rtl/>
          </w:rPr>
          <w:t xml:space="preserve">אפי'</w:t>
        </w:r>
      </w:ins>
      <w:del w:id="102740" w:author="קלוד" w:date="2026-10-11T13:11:34Z">
        <w:r w:rsidRPr="004640F6">
          <w:rPr>
            <w:spacing w:val="-6"/>
            <w:rtl/>
          </w:rPr>
          <w:delText xml:space="preserve">דאפי'</w:delText>
        </w:r>
      </w:del>
      <w:r w:rsidRPr="004640F6">
        <w:rPr>
          <w:spacing w:val="-6"/>
          <w:rtl/>
        </w:rPr>
        <w:t xml:space="preserve"> ברחב ארבע אמות </w:t>
      </w:r>
      <w:ins w:id="102737" w:author="קלוד" w:date="2026-10-11T13:11:34Z">
        <w:r>
          <w:rPr>
            <w:spacing w:val="-6"/>
            <w:rtl/>
          </w:rPr>
          <w:t xml:space="preserve">ומקיפים</w:t>
        </w:r>
      </w:ins>
      <w:del w:id="102738" w:author="קלוד" w:date="2026-10-11T13:11:34Z">
        <w:r w:rsidRPr="004640F6">
          <w:rPr>
            <w:spacing w:val="-6"/>
            <w:rtl/>
          </w:rPr>
          <w:delText xml:space="preserve">ואקופי</w:delText>
        </w:r>
      </w:del>
      <w:r w:rsidRPr="004640F6">
        <w:rPr>
          <w:spacing w:val="-6"/>
          <w:rtl/>
        </w:rPr>
        <w:t xml:space="preserve"> </w:t>
      </w:r>
      <w:ins w:id="102735" w:author="קלוד" w:date="2026-10-11T13:11:34Z">
        <w:r>
          <w:rPr>
            <w:spacing w:val="-6"/>
            <w:rtl/>
          </w:rPr>
          <w:t xml:space="preserve">אותו</w:t>
        </w:r>
      </w:ins>
      <w:del w:id="102736" w:author="קלוד" w:date="2026-10-11T13:11:34Z">
        <w:r w:rsidRPr="004640F6">
          <w:rPr>
            <w:spacing w:val="-6"/>
            <w:rtl/>
          </w:rPr>
          <w:delText xml:space="preserve">מקפי</w:delText>
        </w:r>
      </w:del>
      <w:r w:rsidRPr="004640F6">
        <w:rPr>
          <w:spacing w:val="-6"/>
          <w:rtl/>
        </w:rPr>
        <w:t xml:space="preserve"> </w:t>
      </w:r>
      <w:ins w:id="93203" w:author="מנוע מכני" w:date="2026-10-11T12:04:39Z">
        <w:ins w:id="102733" w:author="קלוד" w:date="2026-10-11T13:11:34Z">
          <w:r>
            <w:rPr>
              <w:spacing w:val="-6"/>
              <w:rtl/>
            </w:rPr>
            <w:t xml:space="preserve">[נקרא</w:t>
          </w:r>
        </w:ins>
        <w:del w:id="102734" w:author="קלוד" w:date="2026-10-11T13:11:34Z">
          <w:r>
            <w:rPr>
              <w:spacing w:val="-6"/>
              <w:rtl/>
            </w:rPr>
            <w:delText xml:space="preserve">לו</w:delText>
          </w:r>
          <w:r w:rsidRPr="004640F6">
            <w:rPr>
              <w:spacing w:val="-6"/>
              <w:rtl/>
            </w:rPr>
            <w:delText xml:space="preserve"> [מיקרי</w:delText>
          </w:r>
        </w:del>
      </w:ins>
      <w:del w:id="93204" w:author="מנוע מכני" w:date="2026-10-11T12:04:39Z">
        <w:r w:rsidRPr="004640F6">
          <w:rPr>
            <w:spacing w:val="-6"/>
            <w:rtl/>
          </w:rPr>
          <w:delText xml:space="preserve">ליה</w:delText>
        </w:r>
      </w:del>
      <w:r w:rsidRPr="004640F6">
        <w:rPr>
          <w:spacing w:val="-6"/>
          <w:rtl/>
        </w:rPr>
        <w:t xml:space="preserve"> רקק ולא </w:t>
      </w:r>
      <w:ins w:id="102731" w:author="קלוד" w:date="2026-10-11T13:11:34Z">
        <w:r>
          <w:rPr>
            <w:spacing w:val="-6"/>
            <w:rtl/>
          </w:rPr>
          <w:t xml:space="preserve">כרמלית,</w:t>
        </w:r>
      </w:ins>
      <w:del w:id="102732" w:author="קלוד" w:date="2026-10-11T13:11:34Z">
        <w:r w:rsidRPr="004640F6">
          <w:rPr>
            <w:spacing w:val="-6"/>
            <w:rtl/>
          </w:rPr>
          <w:delText xml:space="preserve">כרמלית</w:delText>
        </w:r>
      </w:del>
      <w:r w:rsidRPr="004640F6">
        <w:rPr>
          <w:spacing w:val="-6"/>
          <w:rtl/>
        </w:rPr>
        <w:t xml:space="preserve"> </w:t>
      </w:r>
      <w:ins w:id="102729" w:author="קלוד" w:date="2026-10-11T13:11:34Z">
        <w:r>
          <w:rPr>
            <w:spacing w:val="-6"/>
            <w:rtl/>
          </w:rPr>
          <w:t xml:space="preserve">שעדיין</w:t>
        </w:r>
      </w:ins>
      <w:del w:id="102730" w:author="קלוד" w:date="2026-10-11T13:11:34Z">
        <w:r w:rsidRPr="004640F6">
          <w:rPr>
            <w:spacing w:val="-6"/>
            <w:rtl/>
          </w:rPr>
          <w:delText xml:space="preserve">דעדיין</w:delText>
        </w:r>
      </w:del>
      <w:r w:rsidRPr="004640F6">
        <w:rPr>
          <w:spacing w:val="-6"/>
          <w:rtl/>
        </w:rPr>
        <w:t xml:space="preserve"> יש שעוברים בתוכו]</w:t>
      </w:r>
    </w:p>
    <w:p w:rsidR="00E9703F" w:rsidRDefault="00E9703F" w:rsidP="00E9703F">
      <w:pPr>
        <w:rPr>
          <w:rtl/>
        </w:rPr>
      </w:pPr>
      <w:r w:rsidRPr="006F178A">
        <w:rPr>
          <w:rStyle w:val="2fb"/>
          <w:rFonts w:ascii="Fb Fontext" w:hAnsi="Fb Fontext"/>
          <w:rtl/>
        </w:rPr>
        <w:t xml:space="preserve">רב </w:t>
      </w:r>
      <w:ins w:id="102751" w:author="קלוד" w:date="2026-10-11T13:11:34Z">
        <w:r>
          <w:rPr>
            <w:rStyle w:val="2fb"/>
            <w:rFonts w:ascii="Fb Fontext" w:hAnsi="Fb Fontext"/>
            <w:rtl/>
          </w:rPr>
          <w:t xml:space="preserve">אשי:</w:t>
        </w:r>
      </w:ins>
      <w:del w:id="102752" w:author="קלוד" w:date="2026-10-11T13:11:34Z">
        <w:r w:rsidRPr="006F178A">
          <w:rPr>
            <w:rStyle w:val="2fb"/>
            <w:rFonts w:ascii="Fb Fontext" w:hAnsi="Fb Fontext"/>
            <w:rtl/>
          </w:rPr>
          <w:delText xml:space="preserve">אשי</w:delText>
        </w:r>
      </w:del>
      <w:r w:rsidRPr="006F178A">
        <w:rPr>
          <w:rtl/>
        </w:rPr>
        <w:t xml:space="preserve"> </w:t>
      </w:r>
      <w:ins w:id="102749" w:author="קלוד" w:date="2026-10-11T13:11:34Z">
        <w:r>
          <w:rPr>
            <w:rtl/>
          </w:rPr>
          <w:t xml:space="preserve">אפי'</w:t>
        </w:r>
      </w:ins>
      <w:del w:id="102750" w:author="קלוד" w:date="2026-10-11T13:11:34Z">
        <w:r w:rsidRPr="006F178A">
          <w:rPr>
            <w:rtl/>
          </w:rPr>
          <w:delText xml:space="preserve">ד</w:delText>
        </w:r>
        <w:r>
          <w:rPr>
            <w:rtl/>
          </w:rPr>
          <w:delText xml:space="preserve">אפי'</w:delText>
        </w:r>
      </w:del>
      <w:r w:rsidRPr="006F178A">
        <w:rPr>
          <w:rtl/>
        </w:rPr>
        <w:t xml:space="preserve"> פחות </w:t>
      </w:r>
      <w:ins w:id="102747" w:author="קלוד" w:date="2026-10-11T13:11:34Z">
        <w:r>
          <w:rPr>
            <w:rtl/>
          </w:rPr>
          <w:t xml:space="preserve">מד"ט,</w:t>
        </w:r>
      </w:ins>
      <w:del w:id="102748" w:author="קלוד" w:date="2026-10-11T13:11:34Z">
        <w:r w:rsidRPr="006F178A">
          <w:rPr>
            <w:rtl/>
          </w:rPr>
          <w:delText xml:space="preserve">מד"ט</w:delText>
        </w:r>
      </w:del>
      <w:r w:rsidRPr="006F178A">
        <w:rPr>
          <w:rtl/>
        </w:rPr>
        <w:t xml:space="preserve"> </w:t>
      </w:r>
      <w:ins w:id="96119" w:author="מנוע מכני" w:date="2026-10-11T12:04:39Z">
        <w:ins w:id="102745" w:author="קלוד" w:date="2026-10-11T13:11:34Z">
          <w:r>
            <w:rPr>
              <w:rtl/>
            </w:rPr>
            <w:t xml:space="preserve">שאנשים</w:t>
          </w:r>
        </w:ins>
        <w:del w:id="102746" w:author="קלוד" w:date="2026-10-11T13:11:34Z">
          <w:r>
            <w:rPr>
              <w:rtl/>
            </w:rPr>
            <w:delText xml:space="preserve">דאנשים</w:delText>
          </w:r>
        </w:del>
      </w:ins>
      <w:del w:id="96120" w:author="מנוע מכני" w:date="2026-10-11T12:04:39Z">
        <w:r w:rsidRPr="006F178A">
          <w:rPr>
            <w:rtl/>
          </w:rPr>
          <w:delText xml:space="preserve">דאינשי</w:delText>
        </w:r>
      </w:del>
      <w:r w:rsidRPr="006F178A">
        <w:rPr>
          <w:rtl/>
        </w:rPr>
        <w:t xml:space="preserve"> מדלגים </w:t>
      </w:r>
      <w:ins w:id="102743" w:author="קלוד" w:date="2026-10-11T13:11:34Z">
        <w:r>
          <w:rPr>
            <w:rtl/>
          </w:rPr>
          <w:t xml:space="preserve">מעליו,</w:t>
        </w:r>
      </w:ins>
      <w:del w:id="102744" w:author="קלוד" w:date="2026-10-11T13:11:34Z">
        <w:r w:rsidRPr="006F178A">
          <w:rPr>
            <w:rtl/>
          </w:rPr>
          <w:delText xml:space="preserve">מעליו</w:delText>
        </w:r>
      </w:del>
      <w:r w:rsidRPr="006F178A">
        <w:rPr>
          <w:rtl/>
        </w:rPr>
        <w:t xml:space="preserve"> </w:t>
      </w:r>
      <w:r w:rsidRPr="006F178A">
        <w:rPr>
          <w:rtl/>
        </w:rPr>
        <w:t xml:space="preserve">לא</w:t>
      </w:r>
      <w:r w:rsidRPr="006F178A">
        <w:rPr>
          <w:rtl/>
        </w:rPr>
        <w:t xml:space="preserve"> נקרא מקום פטור</w:t>
      </w:r>
    </w:p>
    <w:p w:rsidR="00E9703F" w:rsidRPr="006F178A" w:rsidRDefault="00E9703F" w:rsidP="00E9703F">
      <w:pPr>
        <w:rPr>
          <w:rtl/>
        </w:rPr>
      </w:pPr>
      <w:r w:rsidRPr="006F178A">
        <w:rPr>
          <w:rtl/>
        </w:rPr>
        <w:t xml:space="preserve">ואזדא </w:t>
      </w:r>
      <w:ins w:id="91511" w:author="מנוע מכני" w:date="2026-10-11T12:04:39Z">
        <w:ins w:id="102755" w:author="קלוד" w:date="2026-10-11T13:11:34Z">
          <w:r>
            <w:rPr>
              <w:rtl/>
            </w:rPr>
            <w:t xml:space="preserve">לשיטתו,</w:t>
          </w:r>
        </w:ins>
        <w:del w:id="102756" w:author="קלוד" w:date="2026-10-11T13:11:34Z">
          <w:r>
            <w:rPr>
              <w:rtl/>
            </w:rPr>
            <w:delText xml:space="preserve">לשיטתו</w:delText>
          </w:r>
        </w:del>
      </w:ins>
      <w:del w:id="91512" w:author="מנוע מכני" w:date="2026-10-11T12:04:39Z">
        <w:r w:rsidRPr="006F178A">
          <w:rPr>
            <w:rtl/>
          </w:rPr>
          <w:delText xml:space="preserve">לטעמיה</w:delText>
        </w:r>
      </w:del>
      <w:r w:rsidRPr="006F178A">
        <w:rPr>
          <w:rtl/>
        </w:rPr>
        <w:t xml:space="preserve"> </w:t>
      </w:r>
      <w:ins w:id="102753" w:author="קלוד" w:date="2026-10-11T13:11:34Z">
        <w:r>
          <w:rPr>
            <w:rtl/>
          </w:rPr>
          <w:t xml:space="preserve">שהזורק</w:t>
        </w:r>
      </w:ins>
      <w:del w:id="102754" w:author="קלוד" w:date="2026-10-11T13:11:34Z">
        <w:r w:rsidRPr="006F178A">
          <w:rPr>
            <w:rtl/>
          </w:rPr>
          <w:delText xml:space="preserve">דמאן דזריק</w:delText>
        </w:r>
      </w:del>
      <w:r w:rsidRPr="006F178A">
        <w:rPr>
          <w:rtl/>
        </w:rPr>
        <w:t xml:space="preserve"> ונח אגודא דגמלא </w:t>
      </w:r>
      <w:ins w:id="96121" w:author="מנוע מכני" w:date="2026-10-11T12:04:39Z">
        <w:r>
          <w:rPr>
            <w:rtl/>
          </w:rPr>
          <w:t xml:space="preserve">מחוייב</w:t>
        </w:r>
      </w:ins>
      <w:del w:id="96122" w:author="מנוע מכני" w:date="2026-10-11T12:04:39Z">
        <w:r w:rsidRPr="006F178A">
          <w:rPr>
            <w:rtl/>
          </w:rPr>
          <w:delText xml:space="preserve">מיחייב</w:delText>
        </w:r>
      </w:del>
      <w:r w:rsidRPr="006F178A">
        <w:rPr>
          <w:rtl/>
        </w:rPr>
        <w:t xml:space="preserve">, שהרי רבים בוקעין בו.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53" w:author="קלוד" w:date="2026-10-11T09:07:15Z"/>
        </w:rPr>
      </w:pPr>
      <w:ins w:id="20552" w:author="קלוד" w:date="2026-10-11T09:07:15Z">
        <w:r>
          <w:t xml:space="preserve">משנה ה</w:t>
        </w:r>
      </w:ins>
    </w:p>
    <w:p w:rsidR="00E9703F" w:rsidRPr="009757B9" w:rsidRDefault="00E9703F" w:rsidP="00E9703F">
      <w:pPr>
        <w:pStyle w:val="afff9"/>
        <w:rPr>
          <w:del w:id="20274" w:author="קלוד" w:date="2026-10-11T09:07:15Z"/>
          <w:rStyle w:val="afffe"/>
          <w:rFonts w:ascii="Fb Fontext" w:hAnsi="Fb Fontext"/>
          <w:b/>
          <w:bCs w:val="0"/>
          <w:sz w:val="20"/>
          <w:rtl/>
        </w:rPr>
      </w:pPr>
      <w:del w:id="20273" w:author="קלוד" w:date="2026-10-11T09:07:15Z">
        <w:r w:rsidRPr="00146180">
          <w:rPr>
            <w:rStyle w:val="afffe"/>
            <w:rFonts w:ascii="Fb Fontext" w:hAnsi="Fb Fontext"/>
            <w:bCs w:val="0"/>
            <w:sz w:val="20"/>
            <w:rtl/>
          </w:rPr>
          <w:delText xml:space="preserve">משנה.</w:delText>
        </w:r>
      </w:del>
    </w:p>
    <w:p w:rsidR="00E9703F" w:rsidRPr="00B20210" w:rsidRDefault="00E9703F" w:rsidP="00E9703F">
      <w:pPr>
        <w:pStyle w:val="afff9"/>
        <w:spacing w:before="120"/>
        <w:rPr>
          <w:rStyle w:val="afffe"/>
          <w:rFonts w:ascii="Fb Fontext" w:hAnsi="Fb Fontext"/>
          <w:b/>
          <w:bCs w:val="0"/>
          <w:spacing w:val="6"/>
          <w:sz w:val="20"/>
          <w:rtl/>
        </w:rPr>
        <w:pPrChange w:id="90066" w:author="קלוד" w:date="2026-10-11T12:09:42Z">
          <w:pPr>
            <w:pStyle w:val="afff9"/>
          </w:pPr>
        </w:pPrChange>
      </w:pPr>
      <w:r w:rsidRPr="00B20210">
        <w:rPr>
          <w:rStyle w:val="afffe"/>
          <w:rFonts w:ascii="Fb Fontext" w:hAnsi="Fb Fontext"/>
          <w:bCs w:val="0"/>
          <w:spacing w:val="6"/>
          <w:rtl/>
          <w:rPrChange w:id="40531" w:author="Claude" w:date="2026-10-11T09:07:39Z">
            <w:rPr>
              <w:rStyle w:val="afffe"/>
              <w:rFonts w:ascii="Fb Fontext" w:hAnsi="Fb Fontext"/>
              <w:bCs w:val="0"/>
              <w:spacing w:val="6"/>
              <w:sz w:val="20"/>
              <w:rtl/>
            </w:rPr>
          </w:rPrChange>
        </w:rPr>
        <w:t>הזורק מן הים ליבשה, ומן היבשה לים, ומן הים לספינה, ומן הספינה לים, ומן הספינה לחבירתה</w:t>
      </w:r>
      <w:r w:rsidRPr="00B20210">
        <w:rPr>
          <w:rStyle w:val="afffe"/>
          <w:rFonts w:ascii="Fb Fontext" w:hAnsi="Fb Fontext" w:hint="cs"/>
          <w:bCs w:val="0"/>
          <w:spacing w:val="6"/>
          <w:rtl/>
          <w:rPrChange w:id="40532" w:author="Claude" w:date="2026-10-11T09:07:39Z">
            <w:rPr>
              <w:rStyle w:val="afffe"/>
              <w:rFonts w:ascii="Fb Fontext" w:hAnsi="Fb Fontext" w:hint="cs"/>
              <w:bCs w:val="0"/>
              <w:spacing w:val="6"/>
              <w:sz w:val="20"/>
              <w:rtl/>
            </w:rPr>
          </w:rPrChange>
        </w:rPr>
        <w:t xml:space="preserve"> </w:t>
      </w:r>
      <w:r w:rsidRPr="00B20210">
        <w:rPr>
          <w:rStyle w:val="afffe"/>
          <w:rFonts w:ascii="Fb Fontext" w:hAnsi="Fb Fontext"/>
          <w:bCs w:val="0"/>
          <w:spacing w:val="6"/>
          <w:rtl/>
          <w:rPrChange w:id="40533" w:author="Claude" w:date="2026-10-11T09:07:39Z">
            <w:rPr>
              <w:rStyle w:val="afffe"/>
              <w:rFonts w:ascii="Fb Fontext" w:hAnsi="Fb Fontext"/>
              <w:bCs w:val="0"/>
              <w:spacing w:val="6"/>
              <w:sz w:val="20"/>
              <w:rtl/>
            </w:rPr>
          </w:rPrChange>
        </w:rPr>
        <w:t>פטור.</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34" w:author="Claude" w:date="2026-10-11T09:07:39Z">
            <w:rPr>
              <w:rStyle w:val="afffe"/>
              <w:rFonts w:ascii="Fb Fontext" w:hAnsi="Fb Fontext"/>
              <w:bCs w:val="0"/>
              <w:sz w:val="20"/>
              <w:rtl/>
            </w:rPr>
          </w:rPrChange>
        </w:rPr>
        <w:t>ספינות קשורות זו בזו - מטלטלין מזו לזו.</w:t>
      </w:r>
    </w:p>
    <w:p w:rsidR="00E9703F" w:rsidRPr="009757B9" w:rsidRDefault="00E9703F" w:rsidP="00E9703F">
      <w:pPr>
        <w:pStyle w:val="afff9"/>
        <w:rPr>
          <w:b/>
          <w:rtl/>
        </w:rPr>
      </w:pPr>
      <w:r w:rsidRPr="00146180">
        <w:rPr>
          <w:rStyle w:val="afffe"/>
          <w:rFonts w:ascii="Fb Fontext" w:hAnsi="Fb Fontext"/>
          <w:bCs w:val="0"/>
          <w:rtl/>
          <w:rPrChange w:id="40535" w:author="Claude" w:date="2026-10-11T09:07:39Z">
            <w:rPr>
              <w:rStyle w:val="afffe"/>
              <w:rFonts w:ascii="Fb Fontext" w:hAnsi="Fb Fontext"/>
              <w:bCs w:val="0"/>
              <w:sz w:val="20"/>
              <w:rtl/>
            </w:rPr>
          </w:rPrChange>
        </w:rPr>
        <w:t>אם אינן קשורות, אע"פ שמוקפות - אין מטלטלין מזו לזו</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57" w:author="קלוד" w:date="2026-10-11T12:33:55Z"/>
        </w:rPr>
      </w:pPr>
      <w:ins w:id="90558" w:author="קלוד" w:date="2026-10-11T12:33:55Z">
        <w:r>
          <w:rPr>
            <w:color w:val="7B3F00"/>
          </w:rPr>
          <w:t xml:space="preserve">זריקה מספינה לים - זיז כל שהוא או מקום ארבעה</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ספינה</w:t>
      </w:r>
      <w:r w:rsidRPr="006F178A">
        <w:rPr>
          <w:rFonts w:ascii="Fb Fontext" w:hAnsi="Fb Fontext"/>
          <w:rtl/>
        </w:rPr>
        <w:t xml:space="preserve">: </w:t>
      </w:r>
      <w:r w:rsidRPr="006F178A">
        <w:rPr>
          <w:rStyle w:val="2fb"/>
          <w:rFonts w:ascii="Fb Fontext" w:hAnsi="Fb Fontext"/>
          <w:rtl/>
        </w:rPr>
        <w:t xml:space="preserve">ר"ה</w:t>
      </w:r>
      <w:r w:rsidRPr="006F178A">
        <w:rPr>
          <w:rFonts w:ascii="Fb Fontext" w:hAnsi="Fb Fontext"/>
          <w:rtl/>
        </w:rPr>
        <w:t xml:space="preserve">: מוציא הימנה זיז כל שהוא וממלא, והיינו </w:t>
      </w:r>
      <w:ins w:id="102763" w:author="קלוד" w:date="2026-10-11T13:11:34Z">
        <w:r>
          <w:rPr>
            <w:rFonts w:ascii="Fb Fontext" w:hAnsi="Fb Fontext"/>
            <w:rtl/>
          </w:rPr>
          <w:t xml:space="preserve">להיכר,</w:t>
        </w:r>
      </w:ins>
      <w:del w:id="102764" w:author="קלוד" w:date="2026-10-11T13:11:34Z">
        <w:r w:rsidRPr="006F178A">
          <w:rPr>
            <w:rFonts w:ascii="Fb Fontext" w:hAnsi="Fb Fontext"/>
            <w:rtl/>
          </w:rPr>
          <w:delText xml:space="preserve">להיכרא</w:delText>
        </w:r>
      </w:del>
      <w:r w:rsidRPr="006F178A">
        <w:rPr>
          <w:rFonts w:ascii="Fb Fontext" w:hAnsi="Fb Fontext"/>
          <w:rtl/>
        </w:rPr>
        <w:t xml:space="preserve"> </w:t>
      </w:r>
      <w:ins w:id="95233" w:author="מנוע מכני" w:date="2026-10-11T12:04:39Z">
        <w:ins w:id="102761" w:author="קלוד" w:date="2026-10-11T13:11:34Z">
          <w:r>
            <w:rPr>
              <w:rFonts w:ascii="Fb Fontext" w:hAnsi="Fb Fontext"/>
              <w:rtl/>
            </w:rPr>
            <w:t xml:space="preserve">שסבר</w:t>
          </w:r>
        </w:ins>
        <w:del w:id="102762" w:author="קלוד" w:date="2026-10-11T13:11:34Z">
          <w:r>
            <w:rPr>
              <w:rFonts w:ascii="Fb Fontext" w:hAnsi="Fb Fontext"/>
              <w:rtl/>
            </w:rPr>
            <w:delText xml:space="preserve">דסבר</w:delText>
          </w:r>
        </w:del>
      </w:ins>
      <w:del w:id="95234" w:author="מנוע מכני" w:date="2026-10-11T12:04:39Z">
        <w:r w:rsidRPr="006F178A">
          <w:rPr>
            <w:rFonts w:ascii="Fb Fontext" w:hAnsi="Fb Fontext"/>
            <w:rtl/>
          </w:rPr>
          <w:delText xml:space="preserve">דס"ל</w:delText>
        </w:r>
      </w:del>
      <w:r w:rsidRPr="006F178A">
        <w:rPr>
          <w:rFonts w:ascii="Fb Fontext" w:hAnsi="Fb Fontext"/>
          <w:rtl/>
        </w:rPr>
        <w:t xml:space="preserve"> כרמלית </w:t>
      </w:r>
      <w:ins w:id="102759" w:author="קלוד" w:date="2026-10-11T13:11:34Z">
        <w:r>
          <w:rPr>
            <w:rFonts w:ascii="Fb Fontext" w:hAnsi="Fb Fontext"/>
            <w:rtl/>
          </w:rPr>
          <w:t xml:space="preserve">מהקרקע</w:t>
        </w:r>
      </w:ins>
      <w:del w:id="102760" w:author="קלוד" w:date="2026-10-11T13:11:34Z">
        <w:r w:rsidRPr="006F178A">
          <w:rPr>
            <w:rFonts w:ascii="Fb Fontext" w:hAnsi="Fb Fontext"/>
            <w:rtl/>
          </w:rPr>
          <w:delText xml:space="preserve">מארעא</w:delText>
        </w:r>
      </w:del>
      <w:r w:rsidRPr="006F178A">
        <w:rPr>
          <w:rFonts w:ascii="Fb Fontext" w:hAnsi="Fb Fontext"/>
          <w:rtl/>
        </w:rPr>
        <w:t xml:space="preserve"> </w:t>
      </w:r>
      <w:ins w:id="90391" w:author="Claude - סמנטי" w:date="2026-10-11T12:28:21Z">
        <w:r>
          <w:rPr>
            <w:rFonts w:ascii="Fb Fontext" w:hAnsi="Fb Fontext"/>
            <w:rtl/>
          </w:rPr>
          <w:t xml:space="preserve">מודדים</w:t>
        </w:r>
      </w:ins>
      <w:del w:id="90392" w:author="Claude - סמנטי" w:date="2026-10-11T12:28:21Z">
        <w:r w:rsidRPr="006F178A">
          <w:rPr>
            <w:rFonts w:ascii="Fb Fontext" w:hAnsi="Fb Fontext"/>
            <w:rtl/>
          </w:rPr>
          <w:delText xml:space="preserve">משחינן</w:delText>
        </w:r>
      </w:del>
      <w:r w:rsidRPr="006F178A">
        <w:rPr>
          <w:rFonts w:ascii="Fb Fontext" w:hAnsi="Fb Fontext"/>
          <w:rtl/>
        </w:rPr>
        <w:t xml:space="preserve">, </w:t>
      </w:r>
      <w:ins w:id="102757" w:author="קלוד" w:date="2026-10-11T13:11:34Z">
        <w:r>
          <w:rPr>
            <w:rFonts w:ascii="Fb Fontext" w:hAnsi="Fb Fontext"/>
            <w:rtl/>
          </w:rPr>
          <w:t xml:space="preserve">והאויר</w:t>
        </w:r>
      </w:ins>
      <w:del w:id="102758" w:author="קלוד" w:date="2026-10-11T13:11:34Z">
        <w:r w:rsidRPr="006F178A">
          <w:rPr>
            <w:rFonts w:ascii="Fb Fontext" w:hAnsi="Fb Fontext"/>
            <w:rtl/>
          </w:rPr>
          <w:delText xml:space="preserve">ואוירא</w:delText>
        </w:r>
      </w:del>
      <w:r w:rsidRPr="006F178A">
        <w:rPr>
          <w:rFonts w:ascii="Fb Fontext" w:hAnsi="Fb Fontext"/>
          <w:rtl/>
        </w:rPr>
        <w:t xml:space="preserve"> מקום פטור הוא.</w:t>
      </w:r>
    </w:p>
    <w:p>
      <w:pPr>
        <w:pStyle w:val="38"/>
        <w:rPr>
          <w:ins w:id="98227" w:author="מנוע מכני" w:date="2026-10-11T12:04:39Z"/>
        </w:rPr>
      </w:pPr>
      <w:r w:rsidRPr="004640F6">
        <w:t xml:space="preserve">ר"ח ורבר"ה:</w:t>
      </w:r>
    </w:p>
    <w:p w:rsidR="00E9703F" w:rsidRPr="004640F6" w:rsidRDefault="00E9703F" w:rsidP="00E9703F">
      <w:pPr>
        <w:rPr>
          <w:spacing w:val="-6"/>
          <w:rtl/>
        </w:rPr>
      </w:pPr>
      <w:del w:id="98228" w:author="מנוע מכני" w:date="2026-10-11T12:04:39Z">
        <w:r w:rsidRPr="004640F6">
          <w:rPr>
            <w:spacing w:val="-6"/>
            <w:rtl/>
          </w:rPr>
          <w:delText xml:space="preserve"> </w:delText>
        </w:r>
      </w:del>
      <w:r w:rsidRPr="004640F6">
        <w:rPr>
          <w:spacing w:val="-6"/>
          <w:rtl/>
        </w:rPr>
        <w:t xml:space="preserve">עושה מקום ארבעה </w:t>
      </w:r>
      <w:ins w:id="102775" w:author="קלוד" w:date="2026-10-11T13:11:34Z">
        <w:r>
          <w:rPr>
            <w:spacing w:val="-6"/>
            <w:rtl/>
          </w:rPr>
          <w:t xml:space="preserve">וממלא,</w:t>
        </w:r>
      </w:ins>
      <w:del w:id="102776" w:author="קלוד" w:date="2026-10-11T13:11:34Z">
        <w:r w:rsidRPr="004640F6">
          <w:rPr>
            <w:spacing w:val="-6"/>
            <w:rtl/>
          </w:rPr>
          <w:delText xml:space="preserve">וממלא.</w:delText>
        </w:r>
      </w:del>
      <w:r w:rsidRPr="004640F6">
        <w:rPr>
          <w:spacing w:val="-6"/>
          <w:rtl/>
        </w:rPr>
        <w:t xml:space="preserve"> </w:t>
      </w:r>
      <w:ins w:id="95235" w:author="מנוע מכני" w:date="2026-10-11T12:04:39Z">
        <w:ins w:id="102773" w:author="קלוד" w:date="2026-10-11T13:11:34Z">
          <w:r>
            <w:rPr>
              <w:rFonts w:hint="cs"/>
              <w:spacing w:val="-6"/>
              <w:rtl/>
            </w:rPr>
            <w:t xml:space="preserve">שסבר</w:t>
          </w:r>
        </w:ins>
        <w:del w:id="102774" w:author="קלוד" w:date="2026-10-11T13:11:34Z">
          <w:r>
            <w:rPr>
              <w:rFonts w:hint="cs"/>
              <w:spacing w:val="-6"/>
              <w:rtl/>
            </w:rPr>
            <w:delText xml:space="preserve">דסבר</w:delText>
          </w:r>
        </w:del>
      </w:ins>
      <w:del w:id="95236" w:author="מנוע מכני" w:date="2026-10-11T12:04:39Z">
        <w:r w:rsidRPr="004640F6">
          <w:rPr>
            <w:rFonts w:hint="cs"/>
            <w:spacing w:val="-6"/>
            <w:rtl/>
          </w:rPr>
          <w:delText xml:space="preserve">דס</w:delText>
        </w:r>
        <w:r w:rsidRPr="004640F6">
          <w:rPr>
            <w:spacing w:val="-6"/>
            <w:rtl/>
          </w:rPr>
          <w:delText xml:space="preserve">"</w:delText>
        </w:r>
        <w:r w:rsidRPr="004640F6">
          <w:rPr>
            <w:rFonts w:hint="cs"/>
            <w:spacing w:val="-6"/>
            <w:rtl/>
          </w:rPr>
          <w:delText xml:space="preserve">ל</w:delText>
        </w:r>
      </w:del>
      <w:r w:rsidRPr="004640F6">
        <w:rPr>
          <w:spacing w:val="-6"/>
          <w:rtl/>
        </w:rPr>
        <w:t xml:space="preserve"> כרמלית משפת </w:t>
      </w:r>
      <w:ins w:id="102771" w:author="קלוד" w:date="2026-10-11T13:11:34Z">
        <w:r>
          <w:rPr>
            <w:spacing w:val="-6"/>
            <w:rtl/>
          </w:rPr>
          <w:t xml:space="preserve">המים</w:t>
        </w:r>
      </w:ins>
      <w:del w:id="102772" w:author="קלוד" w:date="2026-10-11T13:11:34Z">
        <w:r w:rsidRPr="004640F6">
          <w:rPr>
            <w:spacing w:val="-6"/>
            <w:rtl/>
          </w:rPr>
          <w:delText xml:space="preserve">מיא</w:delText>
        </w:r>
      </w:del>
      <w:r w:rsidRPr="004640F6">
        <w:rPr>
          <w:spacing w:val="-6"/>
          <w:rtl/>
        </w:rPr>
        <w:t xml:space="preserve"> </w:t>
      </w:r>
      <w:ins w:id="90393" w:author="Claude - סמנטי" w:date="2026-10-11T12:28:21Z">
        <w:r>
          <w:rPr>
            <w:spacing w:val="-6"/>
            <w:rtl/>
          </w:rPr>
          <w:t xml:space="preserve">מודדים</w:t>
        </w:r>
      </w:ins>
      <w:del w:id="90394" w:author="Claude - סמנטי" w:date="2026-10-11T12:28:21Z">
        <w:r w:rsidRPr="004640F6">
          <w:rPr>
            <w:spacing w:val="-6"/>
            <w:rtl/>
          </w:rPr>
          <w:delText xml:space="preserve">משחינן</w:delText>
        </w:r>
      </w:del>
      <w:r w:rsidRPr="004640F6">
        <w:rPr>
          <w:spacing w:val="-6"/>
          <w:rtl/>
        </w:rPr>
        <w:t xml:space="preserve">, </w:t>
      </w:r>
      <w:ins w:id="102769" w:author="קלוד" w:date="2026-10-11T13:11:34Z">
        <w:r>
          <w:rPr>
            <w:spacing w:val="-6"/>
            <w:rtl/>
          </w:rPr>
          <w:t xml:space="preserve">והמים</w:t>
        </w:r>
      </w:ins>
      <w:del w:id="102770" w:author="קלוד" w:date="2026-10-11T13:11:34Z">
        <w:r w:rsidRPr="004640F6">
          <w:rPr>
            <w:spacing w:val="-6"/>
            <w:rtl/>
          </w:rPr>
          <w:delText xml:space="preserve">ומיא</w:delText>
        </w:r>
      </w:del>
      <w:r w:rsidRPr="004640F6">
        <w:rPr>
          <w:spacing w:val="-6"/>
          <w:rtl/>
        </w:rPr>
        <w:t xml:space="preserve"> </w:t>
      </w:r>
      <w:ins w:id="102767" w:author="קלוד" w:date="2026-10-11T13:11:34Z">
        <w:r>
          <w:rPr>
            <w:spacing w:val="-6"/>
            <w:rtl/>
          </w:rPr>
          <w:t xml:space="preserve">כקרקע</w:t>
        </w:r>
      </w:ins>
      <w:del w:id="102768" w:author="קלוד" w:date="2026-10-11T13:11:34Z">
        <w:r w:rsidRPr="004640F6">
          <w:rPr>
            <w:spacing w:val="-6"/>
            <w:rtl/>
          </w:rPr>
          <w:delText xml:space="preserve">ארעא</w:delText>
        </w:r>
      </w:del>
      <w:r w:rsidRPr="004640F6">
        <w:rPr>
          <w:spacing w:val="-6"/>
          <w:rtl/>
        </w:rPr>
        <w:t xml:space="preserve"> </w:t>
      </w:r>
      <w:ins w:id="102765" w:author="קלוד" w:date="2026-10-11T13:11:34Z">
        <w:r>
          <w:rPr>
            <w:spacing w:val="-6"/>
            <w:rtl/>
          </w:rPr>
          <w:t xml:space="preserve">עבה.</w:t>
        </w:r>
      </w:ins>
      <w:del w:id="102766" w:author="קלוד" w:date="2026-10-11T13:11:34Z">
        <w:r w:rsidRPr="004640F6">
          <w:rPr>
            <w:spacing w:val="-6"/>
            <w:rtl/>
          </w:rPr>
          <w:delText xml:space="preserve">סמיכתא.</w:delText>
        </w:r>
      </w:del>
    </w:p>
    <w:p w:rsidR="00E9703F" w:rsidRPr="004640F6" w:rsidRDefault="00E9703F" w:rsidP="00E9703F">
      <w:pPr>
        <w:rPr>
          <w:spacing w:val="-2"/>
          <w:rtl/>
        </w:rPr>
      </w:pPr>
      <w:r w:rsidRPr="004640F6">
        <w:rPr>
          <w:rFonts w:ascii="Fb Fontext" w:hAnsi="Fb Fontext"/>
          <w:spacing w:val="-2"/>
          <w:sz w:val="20"/>
          <w:rtl/>
        </w:rPr>
        <w:tab/>
        <w:t xml:space="preserve">וממילא ים ככרמלית, לכן צריך לעשות מקום ד' כדי לגדור </w:t>
      </w:r>
      <w:r w:rsidRPr="004640F6">
        <w:rPr>
          <w:rFonts w:ascii="Fb Fontext" w:hAnsi="Fb Fontext"/>
          <w:spacing w:val="-2"/>
          <w:sz w:val="20"/>
          <w:rtl/>
        </w:rPr>
        <w:tab/>
        <w:t xml:space="preserve">רה"י</w:t>
      </w:r>
      <w:r w:rsidRPr="004640F6">
        <w:rPr>
          <w:rFonts w:ascii="Fb Fontext" w:hAnsi="Fb Fontext"/>
          <w:spacing w:val="-2"/>
          <w:sz w:val="20"/>
          <w:rtl/>
        </w:rPr>
        <w:tab/>
        <w:t xml:space="preserve"> וממנה לטלטל </w:t>
      </w:r>
      <w:r w:rsidRPr="004640F6">
        <w:rPr>
          <w:rStyle w:val="2fb"/>
          <w:rFonts w:ascii="Fb Fontext" w:hAnsi="Fb Fontext"/>
          <w:spacing w:val="-2"/>
          <w:sz w:val="20"/>
          <w:rtl/>
        </w:rPr>
        <w:tab/>
        <w:t xml:space="preserve">לרה"י</w:t>
      </w:r>
      <w:r w:rsidRPr="004640F6">
        <w:rPr>
          <w:rFonts w:ascii="Fb Fontext" w:hAnsi="Fb Fontext"/>
          <w:spacing w:val="-2"/>
          <w:sz w:val="20"/>
          <w:rtl/>
        </w:rPr>
        <w:tab/>
        <w:t xml:space="preserve">.</w:t>
      </w:r>
    </w:p>
    <w:p w:rsidR="00E9703F" w:rsidRPr="006061D7" w:rsidRDefault="00E9703F" w:rsidP="00E9703F">
      <w:pPr>
        <w:rPr>
          <w:rtl/>
        </w:rPr>
      </w:pPr>
      <w:r w:rsidRPr="006061D7">
        <w:rPr>
          <w:rStyle w:val="2fb"/>
          <w:rtl/>
        </w:rPr>
        <w:t xml:space="preserve">ולר"ה</w:t>
      </w:r>
      <w:r w:rsidRPr="006061D7">
        <w:rPr>
          <w:rtl/>
        </w:rPr>
        <w:t xml:space="preserve"> לעולם אינה מגעת למקום של י' טפחים </w:t>
      </w:r>
      <w:r>
        <w:rPr>
          <w:rtl/>
        </w:rPr>
        <w:t>אפי'</w:t>
      </w:r>
      <w:r w:rsidRPr="006061D7">
        <w:rPr>
          <w:rtl/>
        </w:rPr>
        <w:t xml:space="preserve"> מורשא </w:t>
      </w:r>
      <w:ins w:id="102785" w:author="קלוד" w:date="2026-10-11T13:11:34Z">
        <w:r>
          <w:rPr>
            <w:rtl/>
          </w:rPr>
          <w:t xml:space="preserve">שלה,</w:t>
        </w:r>
      </w:ins>
      <w:del w:id="102786" w:author="קלוד" w:date="2026-10-11T13:11:34Z">
        <w:r w:rsidRPr="006061D7">
          <w:rPr>
            <w:rtl/>
          </w:rPr>
          <w:delText xml:space="preserve">שלה</w:delText>
        </w:r>
      </w:del>
      <w:r w:rsidRPr="006061D7">
        <w:rPr>
          <w:rtl/>
        </w:rPr>
        <w:t xml:space="preserve"> </w:t>
      </w:r>
      <w:ins w:id="102783" w:author="קלוד" w:date="2026-10-11T13:11:34Z">
        <w:r>
          <w:rPr>
            <w:rtl/>
          </w:rPr>
          <w:t xml:space="preserve">שהרי</w:t>
        </w:r>
      </w:ins>
      <w:del w:id="102784" w:author="קלוד" w:date="2026-10-11T13:11:34Z">
        <w:r w:rsidRPr="006061D7">
          <w:rPr>
            <w:rtl/>
          </w:rPr>
          <w:delText xml:space="preserve">דכיוון</w:delText>
        </w:r>
      </w:del>
      <w:r w:rsidRPr="006061D7">
        <w:rPr>
          <w:rtl/>
        </w:rPr>
        <w:t xml:space="preserve"> </w:t>
      </w:r>
      <w:ins w:id="102781" w:author="קלוד" w:date="2026-10-11T13:11:34Z">
        <w:r>
          <w:rPr>
            <w:rtl/>
          </w:rPr>
          <w:t xml:space="preserve">מוטות</w:t>
        </w:r>
      </w:ins>
      <w:del w:id="102782" w:author="קלוד" w:date="2026-10-11T13:11:34Z">
        <w:r w:rsidRPr="006061D7">
          <w:rPr>
            <w:rtl/>
          </w:rPr>
          <w:delText xml:space="preserve">דגשושי</w:delText>
        </w:r>
      </w:del>
      <w:r w:rsidRPr="006061D7">
        <w:rPr>
          <w:rtl/>
        </w:rPr>
        <w:t xml:space="preserve"> </w:t>
      </w:r>
      <w:ins w:id="102779" w:author="קלוד" w:date="2026-10-11T13:11:34Z">
        <w:r>
          <w:rPr>
            <w:rtl/>
          </w:rPr>
          <w:t xml:space="preserve">מישוש</w:t>
        </w:r>
      </w:ins>
      <w:del w:id="102780" w:author="קלוד" w:date="2026-10-11T13:11:34Z">
        <w:r w:rsidRPr="006061D7">
          <w:rPr>
            <w:rtl/>
          </w:rPr>
          <w:delText xml:space="preserve">אזלי</w:delText>
        </w:r>
      </w:del>
      <w:r w:rsidRPr="006061D7">
        <w:rPr>
          <w:rtl/>
        </w:rPr>
        <w:t xml:space="preserve"> </w:t>
      </w:r>
      <w:ins w:id="102777" w:author="קלוד" w:date="2026-10-11T13:11:34Z">
        <w:r>
          <w:rPr>
            <w:rtl/>
          </w:rPr>
          <w:t xml:space="preserve">הולכים לפניה</w:t>
        </w:r>
      </w:ins>
      <w:del w:id="102778" w:author="קלוד" w:date="2026-10-11T13:11:34Z">
        <w:r w:rsidRPr="006061D7">
          <w:rPr>
            <w:rtl/>
          </w:rPr>
          <w:delText xml:space="preserve">קמה</w:delText>
        </w:r>
      </w:del>
      <w:r w:rsidRPr="006061D7">
        <w:rPr>
          <w:rtl/>
        </w:rPr>
        <w:t xml:space="preserve"> לעצור הספינה.</w:t>
      </w:r>
    </w:p>
    <w:p w:rsidR="00E9703F" w:rsidRPr="006F178A" w:rsidRDefault="00E9703F" w:rsidP="00E9703F">
      <w:pPr>
        <w:rPr>
          <w:rtl/>
        </w:rPr>
      </w:pPr>
      <w:r w:rsidRPr="006F178A">
        <w:rPr>
          <w:rStyle w:val="2fb"/>
          <w:rFonts w:ascii="Fb Fontext" w:hAnsi="Fb Fontext"/>
          <w:rtl/>
        </w:rPr>
        <w:t xml:space="preserve">לר"ח</w:t>
      </w:r>
      <w:r w:rsidRPr="006F178A">
        <w:rPr>
          <w:rFonts w:ascii="Fb Fontext" w:hAnsi="Fb Fontext"/>
          <w:rtl/>
        </w:rPr>
        <w:t xml:space="preserve"> </w:t>
      </w:r>
      <w:ins w:id="102803" w:author="קלוד" w:date="2026-10-11T13:11:34Z">
        <w:r>
          <w:rPr>
            <w:rStyle w:val="2fb"/>
            <w:rFonts w:ascii="Fb Fontext" w:hAnsi="Fb Fontext"/>
            <w:rtl/>
          </w:rPr>
          <w:t xml:space="preserve">ורב"ה:</w:t>
        </w:r>
      </w:ins>
      <w:del w:id="102804" w:author="קלוד" w:date="2026-10-11T13:11:34Z">
        <w:r w:rsidRPr="006F178A">
          <w:rPr>
            <w:rStyle w:val="2fb"/>
            <w:rFonts w:ascii="Fb Fontext" w:hAnsi="Fb Fontext"/>
            <w:rtl/>
          </w:rPr>
          <w:delText xml:space="preserve">ורב"ה</w:delText>
        </w:r>
      </w:del>
      <w:r w:rsidRPr="006F178A">
        <w:rPr>
          <w:rFonts w:ascii="Fb Fontext" w:hAnsi="Fb Fontext"/>
          <w:rtl/>
        </w:rPr>
        <w:t xml:space="preserve"> </w:t>
      </w:r>
      <w:ins w:id="102801" w:author="קלוד" w:date="2026-10-11T13:11:34Z">
        <w:r>
          <w:rPr>
            <w:rFonts w:ascii="Fb Fontext" w:hAnsi="Fb Fontext"/>
            <w:rtl/>
          </w:rPr>
          <w:t xml:space="preserve">שופכים</w:t>
        </w:r>
      </w:ins>
      <w:del w:id="102802" w:author="קלוד" w:date="2026-10-11T13:11:34Z">
        <w:r w:rsidRPr="006F178A">
          <w:rPr>
            <w:rFonts w:ascii="Fb Fontext" w:hAnsi="Fb Fontext"/>
            <w:rtl/>
          </w:rPr>
          <w:delText xml:space="preserve">שופכי</w:delText>
        </w:r>
      </w:del>
      <w:r w:rsidRPr="006F178A">
        <w:rPr>
          <w:rFonts w:ascii="Fb Fontext" w:hAnsi="Fb Fontext"/>
          <w:rtl/>
        </w:rPr>
        <w:t xml:space="preserve"> </w:t>
      </w:r>
      <w:ins w:id="102799" w:author="קלוד" w:date="2026-10-11T13:11:34Z">
        <w:r>
          <w:rPr>
            <w:rFonts w:ascii="Fb Fontext" w:hAnsi="Fb Fontext"/>
            <w:rtl/>
          </w:rPr>
          <w:t xml:space="preserve">מימיה</w:t>
        </w:r>
      </w:ins>
      <w:del w:id="102800" w:author="קלוד" w:date="2026-10-11T13:11:34Z">
        <w:r w:rsidRPr="006F178A">
          <w:rPr>
            <w:rFonts w:ascii="Fb Fontext" w:hAnsi="Fb Fontext"/>
            <w:rtl/>
          </w:rPr>
          <w:delText xml:space="preserve">דידה</w:delText>
        </w:r>
      </w:del>
      <w:r w:rsidRPr="006F178A">
        <w:rPr>
          <w:rFonts w:ascii="Fb Fontext" w:hAnsi="Fb Fontext"/>
          <w:rtl/>
        </w:rPr>
        <w:t xml:space="preserve"> </w:t>
      </w:r>
      <w:ins w:id="102797" w:author="קלוד" w:date="2026-10-11T13:11:34Z">
        <w:r>
          <w:rPr>
            <w:rFonts w:ascii="Fb Fontext" w:hAnsi="Fb Fontext"/>
            <w:rtl/>
          </w:rPr>
          <w:t xml:space="preserve">על</w:t>
        </w:r>
      </w:ins>
      <w:del w:id="102798" w:author="קלוד" w:date="2026-10-11T13:11:34Z">
        <w:r w:rsidRPr="006F178A">
          <w:rPr>
            <w:rFonts w:ascii="Fb Fontext" w:hAnsi="Fb Fontext"/>
            <w:rtl/>
          </w:rPr>
          <w:delText xml:space="preserve">שדי</w:delText>
        </w:r>
      </w:del>
      <w:r w:rsidRPr="006F178A">
        <w:rPr>
          <w:rFonts w:ascii="Fb Fontext" w:hAnsi="Fb Fontext"/>
          <w:rtl/>
        </w:rPr>
        <w:t xml:space="preserve"> </w:t>
      </w:r>
      <w:ins w:id="102795" w:author="קלוד" w:date="2026-10-11T13:11:34Z">
        <w:r>
          <w:rPr>
            <w:rFonts w:ascii="Fb Fontext" w:hAnsi="Fb Fontext"/>
            <w:rtl/>
          </w:rPr>
          <w:t xml:space="preserve">דופנה</w:t>
        </w:r>
      </w:ins>
      <w:del w:id="102796" w:author="קלוד" w:date="2026-10-11T13:11:34Z">
        <w:r w:rsidRPr="006F178A">
          <w:rPr>
            <w:rFonts w:ascii="Fb Fontext" w:hAnsi="Fb Fontext"/>
            <w:rtl/>
          </w:rPr>
          <w:delText xml:space="preserve">אדפנא</w:delText>
        </w:r>
      </w:del>
      <w:r w:rsidRPr="006F178A">
        <w:rPr>
          <w:rFonts w:ascii="Fb Fontext" w:hAnsi="Fb Fontext"/>
          <w:rtl/>
        </w:rPr>
        <w:t xml:space="preserve"> [ולא במקום ד"א שלא ימאסו המים </w:t>
      </w:r>
      <w:ins w:id="102793" w:author="קלוד" w:date="2026-10-11T13:11:34Z">
        <w:r>
          <w:rPr>
            <w:rFonts w:ascii="Fb Fontext" w:hAnsi="Fb Fontext"/>
            <w:rtl/>
          </w:rPr>
          <w:t xml:space="preserve">דשם],</w:t>
        </w:r>
      </w:ins>
      <w:del w:id="102794" w:author="קלוד" w:date="2026-10-11T13:11:34Z">
        <w:r w:rsidRPr="006F178A">
          <w:rPr>
            <w:rFonts w:ascii="Fb Fontext" w:hAnsi="Fb Fontext"/>
            <w:rtl/>
          </w:rPr>
          <w:delText xml:space="preserve">דשם]</w:delText>
        </w:r>
      </w:del>
      <w:r w:rsidRPr="006F178A">
        <w:rPr>
          <w:rFonts w:ascii="Fb Fontext" w:hAnsi="Fb Fontext"/>
          <w:rtl/>
        </w:rPr>
        <w:t xml:space="preserve"> וכוחו בכרמלית </w:t>
      </w:r>
      <w:r w:rsidRPr="006F178A">
        <w:rPr>
          <w:rFonts w:ascii="Fb Fontext" w:hAnsi="Fb Fontext"/>
          <w:rtl/>
        </w:rPr>
        <w:t xml:space="preserve">לא</w:t>
      </w:r>
      <w:r w:rsidRPr="006F178A">
        <w:rPr>
          <w:rFonts w:ascii="Fb Fontext" w:hAnsi="Fb Fontext"/>
          <w:rtl/>
        </w:rPr>
        <w:t xml:space="preserve"> </w:t>
      </w:r>
      <w:ins w:id="102791" w:author="קלוד" w:date="2026-10-11T13:11:34Z">
        <w:r>
          <w:rPr>
            <w:rFonts w:ascii="Fb Fontext" w:hAnsi="Fb Fontext"/>
            <w:rtl/>
          </w:rPr>
          <w:t xml:space="preserve">גזרו,</w:t>
        </w:r>
      </w:ins>
      <w:del w:id="102792" w:author="קלוד" w:date="2026-10-11T13:11:34Z">
        <w:r w:rsidRPr="006F178A">
          <w:rPr>
            <w:rFonts w:ascii="Fb Fontext" w:hAnsi="Fb Fontext"/>
            <w:rtl/>
          </w:rPr>
          <w:delText xml:space="preserve">גזרו</w:delText>
        </w:r>
      </w:del>
      <w:r w:rsidRPr="006F178A">
        <w:rPr>
          <w:rFonts w:ascii="Fb Fontext" w:hAnsi="Fb Fontext"/>
          <w:rtl/>
        </w:rPr>
        <w:t xml:space="preserve"> </w:t>
      </w:r>
      <w:ins w:id="102789" w:author="קלוד" w:date="2026-10-11T13:11:34Z">
        <w:r>
          <w:rPr>
            <w:rFonts w:ascii="Fb Fontext" w:hAnsi="Fb Fontext"/>
            <w:rtl/>
          </w:rPr>
          <w:t xml:space="preserve">וכמשמע</w:t>
        </w:r>
      </w:ins>
      <w:del w:id="102790" w:author="קלוד" w:date="2026-10-11T13:11:34Z">
        <w:r w:rsidRPr="006F178A">
          <w:rPr>
            <w:rFonts w:ascii="Fb Fontext" w:hAnsi="Fb Fontext"/>
            <w:rtl/>
          </w:rPr>
          <w:delText xml:space="preserve">וכדמשמע</w:delText>
        </w:r>
      </w:del>
      <w:r w:rsidRPr="006F178A">
        <w:rPr>
          <w:rFonts w:ascii="Fb Fontext" w:hAnsi="Fb Fontext"/>
          <w:rtl/>
        </w:rPr>
        <w:t xml:space="preserve"> </w:t>
      </w:r>
      <w:ins w:id="102787" w:author="קלוד" w:date="2026-10-11T13:11:34Z">
        <w:r>
          <w:rPr>
            <w:rFonts w:ascii="Fb Fontext" w:hAnsi="Fb Fontext"/>
            <w:rtl/>
          </w:rPr>
          <w:t xml:space="preserve">מזה:</w:t>
        </w:r>
      </w:ins>
      <w:del w:id="102788" w:author="קלוד" w:date="2026-10-11T13:11:34Z">
        <w:r w:rsidRPr="006F178A">
          <w:rPr>
            <w:rFonts w:ascii="Fb Fontext" w:hAnsi="Fb Fontext"/>
            <w:rtl/>
          </w:rPr>
          <w:delText xml:space="preserve">מהא.</w:delText>
        </w:r>
      </w:del>
    </w:p>
    <w:p>
      <w:pPr>
        <w:pStyle w:val="38"/>
        <w:rPr>
          <w:ins w:id="98229" w:author="מנוע מכני" w:date="2026-10-11T12:04:39Z"/>
        </w:rPr>
      </w:pPr>
      <w:r w:rsidRPr="006F178A">
        <w:t xml:space="preserve">דתניא</w:t>
      </w:r>
      <w:r w:rsidRPr="006F178A">
        <w:t xml:space="preserve">:</w:t>
      </w:r>
    </w:p>
    <w:p w:rsidR="00E9703F" w:rsidRPr="006F178A" w:rsidRDefault="00E9703F" w:rsidP="00E9703F">
      <w:pPr>
        <w:rPr>
          <w:rtl/>
        </w:rPr>
      </w:pPr>
      <w:del w:id="98230"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ספינה אין מטלטלין </w:t>
      </w:r>
      <w:r w:rsidRPr="006F178A">
        <w:rPr>
          <w:rFonts w:ascii="Fb Fontext" w:hAnsi="Fb Fontext"/>
          <w:sz w:val="20"/>
          <w:rtl/>
        </w:rPr>
        <w:t xml:space="preserve">לא</w:t>
      </w:r>
      <w:r w:rsidRPr="006F178A">
        <w:rPr>
          <w:rFonts w:ascii="Fb Fontext" w:hAnsi="Fb Fontext"/>
          <w:sz w:val="20"/>
          <w:rtl/>
        </w:rPr>
        <w:t xml:space="preserve"> מתוכה לים ולא מן הים לתוכה.</w:t>
      </w:r>
    </w:p>
    <w:p>
      <w:pPr>
        <w:pStyle w:val="38"/>
        <w:rPr>
          <w:ins w:id="98231" w:author="מנוע מכני" w:date="2026-10-11T12:04:39Z"/>
        </w:rPr>
      </w:pPr>
      <w:r w:rsidRPr="006F178A">
        <w:t xml:space="preserve">ר"י:</w:t>
      </w:r>
    </w:p>
    <w:p w:rsidR="00E9703F" w:rsidRPr="006F178A" w:rsidRDefault="00E9703F" w:rsidP="00E9703F">
      <w:pPr>
        <w:rPr>
          <w:rtl/>
        </w:rPr>
      </w:pPr>
      <w:del w:id="98232" w:author="מנוע מכני" w:date="2026-10-11T12:04:39Z">
        <w:r w:rsidRPr="006F178A">
          <w:rPr>
            <w:rFonts w:ascii="Fb Fontext" w:hAnsi="Fb Fontext"/>
            <w:rtl/>
          </w:rPr>
          <w:delText xml:space="preserve"> </w:delText>
        </w:r>
      </w:del>
      <w:r w:rsidRPr="006F178A">
        <w:rPr>
          <w:rFonts w:ascii="Fb Fontext" w:hAnsi="Fb Fontext"/>
          <w:rtl/>
        </w:rPr>
        <w:t xml:space="preserve">עמוקה עשרה ואין גבוהה עשרה מטלטלין מתוכה לים, אבל </w:t>
      </w:r>
      <w:r w:rsidRPr="006F178A">
        <w:rPr>
          <w:rFonts w:ascii="Fb Fontext" w:hAnsi="Fb Fontext"/>
          <w:rtl/>
        </w:rPr>
        <w:t xml:space="preserve">לא</w:t>
      </w:r>
      <w:r w:rsidRPr="006F178A">
        <w:rPr>
          <w:rFonts w:ascii="Fb Fontext" w:hAnsi="Fb Fontext"/>
          <w:rtl/>
        </w:rPr>
        <w:t xml:space="preserve"> מן הים לתוכה.</w:t>
      </w:r>
    </w:p>
    <w:p w:rsidR="00E9703F" w:rsidRPr="009757B9" w:rsidRDefault="00E9703F" w:rsidP="00E9703F">
      <w:pPr>
        <w:rPr>
          <w:rFonts w:cs="Guttman Vilna"/>
          <w:b/>
          <w:bCs/>
          <w:rtl/>
        </w:rPr>
      </w:pPr>
      <w:r w:rsidRPr="006F178A">
        <w:rPr>
          <w:rtl/>
        </w:rPr>
        <w:tab/>
        <w:t xml:space="preserve">ומן הים לתוכה </w:t>
      </w:r>
      <w:ins w:id="102807" w:author="קלוד" w:date="2026-10-11T13:11:34Z">
        <w:r>
          <w:rPr>
            <w:rtl/>
          </w:rPr>
          <w:t xml:space="preserve">לא,</w:t>
        </w:r>
      </w:ins>
      <w:del w:id="102808" w:author="קלוד" w:date="2026-10-11T13:11:34Z">
        <w:r w:rsidRPr="006F178A">
          <w:rPr>
            <w:rtl/>
          </w:rPr>
          <w:tab/>
          <w:delText xml:space="preserve">לא</w:delText>
        </w:r>
      </w:del>
      <w:r w:rsidRPr="006F178A">
        <w:rPr>
          <w:rtl/>
        </w:rPr>
        <w:tab/>
        <w:t xml:space="preserve"> </w:t>
      </w:r>
      <w:ins w:id="102805" w:author="קלוד" w:date="2026-10-11T13:11:34Z">
        <w:r>
          <w:rPr>
            <w:rtl/>
          </w:rPr>
          <w:t xml:space="preserve">שמכרמלית</w:t>
        </w:r>
      </w:ins>
      <w:del w:id="102806" w:author="קלוד" w:date="2026-10-11T13:11:34Z">
        <w:r w:rsidRPr="006F178A">
          <w:rPr>
            <w:rtl/>
          </w:rPr>
          <w:tab/>
          <w:delText xml:space="preserve">דכרמלית</w:delText>
        </w:r>
      </w:del>
      <w:r w:rsidRPr="006F178A">
        <w:rPr>
          <w:rtl/>
        </w:rPr>
        <w:tab/>
        <w:t xml:space="preserve"> </w:t>
      </w:r>
      <w:r w:rsidRPr="006F178A">
        <w:rPr>
          <w:rStyle w:val="2fb"/>
          <w:rtl/>
        </w:rPr>
        <w:tab/>
        <w:t xml:space="preserve">לרה"י</w:t>
      </w:r>
      <w:r w:rsidRPr="006F178A">
        <w:rPr>
          <w:rtl/>
        </w:rPr>
        <w:tab/>
        <w:t xml:space="preserve"> הוא.</w:t>
      </w:r>
    </w:p>
    <w:p w:rsidR="00E9703F" w:rsidRPr="006F178A" w:rsidRDefault="00E9703F" w:rsidP="00E9703F">
      <w:pPr>
        <w:rPr>
          <w:rtl/>
        </w:rPr>
      </w:pPr>
      <w:r w:rsidRPr="006F178A">
        <w:rPr>
          <w:rtl/>
        </w:rPr>
        <w:tab/>
        <w:t xml:space="preserve">ומתוכה לים </w:t>
      </w:r>
      <w:ins w:id="102819" w:author="קלוד" w:date="2026-10-11T13:11:34Z">
        <w:r>
          <w:rPr>
            <w:rtl/>
          </w:rPr>
          <w:t xml:space="preserve">-</w:t>
        </w:r>
      </w:ins>
      <w:del w:id="102820" w:author="קלוד" w:date="2026-10-11T13:11:34Z">
        <w:r w:rsidRPr="006F178A">
          <w:rPr>
            <w:rtl/>
          </w:rPr>
          <w:tab/>
          <w:delText xml:space="preserve">היינו</w:delText>
        </w:r>
      </w:del>
      <w:r w:rsidRPr="006F178A">
        <w:rPr>
          <w:rtl/>
        </w:rPr>
        <w:tab/>
        <w:t xml:space="preserve"> </w:t>
      </w:r>
      <w:ins w:id="102817" w:author="קלוד" w:date="2026-10-11T13:11:34Z">
        <w:r>
          <w:rPr>
            <w:rtl/>
          </w:rPr>
          <w:t xml:space="preserve">ששופך</w:t>
        </w:r>
      </w:ins>
      <w:del w:id="102818" w:author="קלוד" w:date="2026-10-11T13:11:34Z">
        <w:r w:rsidRPr="006F178A">
          <w:rPr>
            <w:rtl/>
          </w:rPr>
          <w:tab/>
          <w:delText xml:space="preserve">שופכי</w:delText>
        </w:r>
      </w:del>
      <w:r w:rsidRPr="006F178A">
        <w:rPr>
          <w:rtl/>
        </w:rPr>
        <w:tab/>
        <w:t xml:space="preserve"> </w:t>
      </w:r>
      <w:ins w:id="102815" w:author="קלוד" w:date="2026-10-11T13:11:34Z">
        <w:r>
          <w:rPr>
            <w:rtl/>
          </w:rPr>
          <w:t xml:space="preserve">מימיה</w:t>
        </w:r>
      </w:ins>
      <w:del w:id="102816" w:author="קלוד" w:date="2026-10-11T13:11:34Z">
        <w:r w:rsidRPr="006F178A">
          <w:rPr>
            <w:rtl/>
          </w:rPr>
          <w:tab/>
          <w:delText xml:space="preserve">דידה</w:delText>
        </w:r>
      </w:del>
      <w:r w:rsidRPr="006F178A">
        <w:rPr>
          <w:rtl/>
        </w:rPr>
        <w:tab/>
        <w:t xml:space="preserve"> </w:t>
      </w:r>
      <w:ins w:id="102813" w:author="קלוד" w:date="2026-10-11T13:11:34Z">
        <w:r>
          <w:rPr>
            <w:rtl/>
          </w:rPr>
          <w:t xml:space="preserve">על</w:t>
        </w:r>
      </w:ins>
      <w:del w:id="102814" w:author="קלוד" w:date="2026-10-11T13:11:34Z">
        <w:r w:rsidRPr="006F178A">
          <w:rPr>
            <w:rtl/>
          </w:rPr>
          <w:tab/>
          <w:delText xml:space="preserve">אדופנא</w:delText>
        </w:r>
      </w:del>
      <w:r w:rsidRPr="006F178A">
        <w:rPr>
          <w:rtl/>
        </w:rPr>
        <w:tab/>
        <w:t xml:space="preserve"> </w:t>
      </w:r>
      <w:ins w:id="102811" w:author="קלוד" w:date="2026-10-11T13:11:34Z">
        <w:r>
          <w:rPr>
            <w:rtl/>
          </w:rPr>
          <w:t xml:space="preserve">דופנה,</w:t>
        </w:r>
      </w:ins>
      <w:del w:id="102812" w:author="קלוד" w:date="2026-10-11T13:11:34Z">
        <w:r w:rsidRPr="006F178A">
          <w:rPr>
            <w:rtl/>
          </w:rPr>
          <w:tab/>
          <w:delText xml:space="preserve">והיינו</w:delText>
        </w:r>
      </w:del>
      <w:r w:rsidRPr="006F178A">
        <w:rPr>
          <w:rtl/>
        </w:rPr>
        <w:tab/>
        <w:t xml:space="preserve"> </w:t>
      </w:r>
      <w:ins w:id="102809" w:author="קלוד" w:date="2026-10-11T13:11:34Z">
        <w:r>
          <w:rPr>
            <w:rtl/>
          </w:rPr>
          <w:t xml:space="preserve">וכוחו</w:t>
        </w:r>
      </w:ins>
      <w:del w:id="102810" w:author="קלוד" w:date="2026-10-11T13:11:34Z">
        <w:r w:rsidRPr="006F178A">
          <w:rPr>
            <w:rtl/>
          </w:rPr>
          <w:tab/>
          <w:delText xml:space="preserve">דכוחו</w:delText>
        </w:r>
      </w:del>
      <w:r w:rsidRPr="006F178A">
        <w:rPr>
          <w:rtl/>
        </w:rPr>
        <w:tab/>
        <w:t xml:space="preserve"> בכרמלית </w:t>
      </w:r>
      <w:r w:rsidRPr="006F178A">
        <w:rPr>
          <w:rtl/>
        </w:rPr>
        <w:tab/>
        <w:t xml:space="preserve">לא</w:t>
      </w:r>
      <w:r w:rsidRPr="006F178A">
        <w:rPr>
          <w:rtl/>
        </w:rPr>
        <w:tab/>
        <w:t xml:space="preserve"> גזרו.</w:t>
      </w:r>
    </w:p>
    <w:p w:rsidR="00E9703F" w:rsidRDefault="00E9703F" w:rsidP="00E9703F">
      <w:pPr>
        <w:rPr>
          <w:rtl/>
        </w:rPr>
      </w:pPr>
      <w:r w:rsidRPr="006F178A">
        <w:rPr>
          <w:rtl/>
        </w:rPr>
        <w:t>ו</w:t>
      </w:r>
      <w:r w:rsidRPr="006F178A">
        <w:rPr>
          <w:b/>
          <w:bCs/>
          <w:rtl/>
        </w:rPr>
        <w:t>הלכתא</w:t>
      </w:r>
      <w:r w:rsidRPr="006F178A">
        <w:rPr>
          <w:rtl/>
        </w:rPr>
        <w:t xml:space="preserve"> </w:t>
      </w:r>
      <w:r w:rsidRPr="006F178A">
        <w:rPr>
          <w:rStyle w:val="2fb"/>
          <w:rtl/>
        </w:rPr>
        <w:t xml:space="preserve">כרבה</w:t>
      </w:r>
      <w:r w:rsidRPr="006F178A">
        <w:rPr>
          <w:rtl/>
        </w:rPr>
        <w:t xml:space="preserve"> </w:t>
      </w:r>
      <w:ins w:id="102827" w:author="קלוד" w:date="2026-10-11T13:11:34Z">
        <w:r>
          <w:rPr>
            <w:rStyle w:val="2fb"/>
            <w:rtl/>
          </w:rPr>
          <w:t xml:space="preserve">ור"ח,</w:t>
        </w:r>
      </w:ins>
      <w:del w:id="102828" w:author="קלוד" w:date="2026-10-11T13:11:34Z">
        <w:r w:rsidRPr="006F178A">
          <w:rPr>
            <w:rStyle w:val="2fb"/>
            <w:rtl/>
          </w:rPr>
          <w:delText xml:space="preserve">ור"ח</w:delText>
        </w:r>
      </w:del>
      <w:r w:rsidRPr="006F178A">
        <w:rPr>
          <w:rtl/>
        </w:rPr>
        <w:t xml:space="preserve"> </w:t>
      </w:r>
      <w:ins w:id="102825" w:author="קלוד" w:date="2026-10-11T13:11:34Z">
        <w:r>
          <w:rPr>
            <w:rtl/>
          </w:rPr>
          <w:t xml:space="preserve">שהמים</w:t>
        </w:r>
      </w:ins>
      <w:del w:id="102826" w:author="קלוד" w:date="2026-10-11T13:11:34Z">
        <w:r w:rsidRPr="006F178A">
          <w:rPr>
            <w:rtl/>
          </w:rPr>
          <w:delText xml:space="preserve">דמיא</w:delText>
        </w:r>
      </w:del>
      <w:r w:rsidRPr="006F178A">
        <w:rPr>
          <w:rtl/>
        </w:rPr>
        <w:t xml:space="preserve"> </w:t>
      </w:r>
      <w:ins w:id="102823" w:author="קלוד" w:date="2026-10-11T13:11:34Z">
        <w:r>
          <w:rPr>
            <w:rtl/>
          </w:rPr>
          <w:t xml:space="preserve">כקרקע</w:t>
        </w:r>
      </w:ins>
      <w:del w:id="102824" w:author="קלוד" w:date="2026-10-11T13:11:34Z">
        <w:r w:rsidRPr="006F178A">
          <w:rPr>
            <w:rtl/>
          </w:rPr>
          <w:delText xml:space="preserve">כארעא</w:delText>
        </w:r>
      </w:del>
      <w:r w:rsidRPr="006F178A">
        <w:rPr>
          <w:rtl/>
        </w:rPr>
        <w:t xml:space="preserve"> </w:t>
      </w:r>
      <w:ins w:id="102821" w:author="קלוד" w:date="2026-10-11T13:11:34Z">
        <w:r>
          <w:rPr>
            <w:rtl/>
          </w:rPr>
          <w:t xml:space="preserve">עבה,</w:t>
        </w:r>
      </w:ins>
      <w:del w:id="102822" w:author="קלוד" w:date="2026-10-11T13:11:34Z">
        <w:r w:rsidRPr="006F178A">
          <w:rPr>
            <w:rtl/>
          </w:rPr>
          <w:delText xml:space="preserve">סמיכתא דמיא</w:delText>
        </w:r>
      </w:del>
      <w:r w:rsidRPr="006F178A">
        <w:rPr>
          <w:rtl/>
        </w:rPr>
        <w:t xml:space="preserve"> וצריך לגדור מקום ד'</w:t>
      </w:r>
      <w:r w:rsidRPr="006F178A">
        <w:rPr>
          <w:rFonts w:hint="cs"/>
          <w:rtl/>
        </w:rPr>
        <w:t>,</w:t>
      </w:r>
    </w:p>
    <w:p w:rsidR="00E9703F" w:rsidRDefault="00E9703F" w:rsidP="00E9703F">
      <w:pPr>
        <w:rPr>
          <w:rtl/>
        </w:rPr>
      </w:pPr>
      <w:r w:rsidRPr="006F178A">
        <w:rPr>
          <w:rtl/>
        </w:rPr>
        <w:tab/>
        <w:t xml:space="preserve">ובלמעלה מי' </w:t>
      </w:r>
      <w:ins w:id="95237" w:author="מנוע מכני" w:date="2026-10-11T12:04:39Z">
        <w:r>
          <w:rPr>
            <w:rtl/>
          </w:rPr>
          <w:t xml:space="preserve">סבר</w:t>
        </w:r>
      </w:ins>
      <w:del w:id="95238" w:author="מנוע מכני" w:date="2026-10-11T12:04:39Z">
        <w:r w:rsidRPr="006F178A">
          <w:rPr>
            <w:rtl/>
          </w:rPr>
          <w:tab/>
          <w:delText xml:space="preserve">ס"ל</w:delText>
        </w:r>
      </w:del>
      <w:r w:rsidRPr="006F178A">
        <w:rPr>
          <w:rtl/>
        </w:rPr>
        <w:tab/>
        <w:t xml:space="preserve"> </w:t>
      </w:r>
      <w:r w:rsidRPr="006F178A">
        <w:rPr>
          <w:rStyle w:val="2fb"/>
          <w:rtl/>
        </w:rPr>
        <w:tab/>
        <w:t xml:space="preserve">לר"מ</w:t>
      </w:r>
      <w:r w:rsidRPr="006F178A">
        <w:rPr>
          <w:rtl/>
        </w:rPr>
        <w:tab/>
        <w:t xml:space="preserve"> </w:t>
      </w:r>
      <w:ins w:id="102829" w:author="קלוד" w:date="2026-10-11T13:11:34Z">
        <w:r>
          <w:rPr>
            <w:rtl/>
          </w:rPr>
          <w:t xml:space="preserve">שדי</w:t>
        </w:r>
      </w:ins>
      <w:del w:id="102830" w:author="קלוד" w:date="2026-10-11T13:11:34Z">
        <w:r w:rsidRPr="006F178A">
          <w:rPr>
            <w:rtl/>
          </w:rPr>
          <w:tab/>
          <w:delText xml:space="preserve">דסגי</w:delText>
        </w:r>
      </w:del>
      <w:r w:rsidRPr="006F178A">
        <w:rPr>
          <w:rtl/>
        </w:rPr>
        <w:tab/>
        <w:t xml:space="preserve"> שיוציא זיז כל שהוא להיכר</w:t>
      </w:r>
    </w:p>
    <w:p w:rsidR="00E9703F" w:rsidRPr="006F178A" w:rsidRDefault="00E9703F" w:rsidP="00E9703F">
      <w:pPr>
        <w:rPr>
          <w:rtl/>
        </w:rPr>
      </w:pPr>
      <w:r w:rsidRPr="006F178A">
        <w:rPr>
          <w:rtl/>
        </w:rPr>
        <w:tab/>
        <w:t xml:space="preserve">אבל </w:t>
      </w:r>
      <w:r w:rsidRPr="006F178A">
        <w:rPr>
          <w:rStyle w:val="2fb"/>
          <w:rtl/>
        </w:rPr>
        <w:tab/>
        <w:t xml:space="preserve">לרשב"א</w:t>
      </w:r>
      <w:r w:rsidRPr="006F178A">
        <w:rPr>
          <w:rtl/>
        </w:rPr>
        <w:tab/>
        <w:t xml:space="preserve"> בלמעלה מי' גם צריך לגדור מקום ד'.</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קא.</w:t>
      </w:r>
    </w:p>
    <w:p>
      <w:pPr>
        <w:pStyle w:val="afffff8"/>
        <w:rPr>
          <w:ins w:id="90555" w:author="קלוד" w:date="2026-10-11T12:33:55Z"/>
        </w:rPr>
      </w:pPr>
      <w:ins w:id="90556" w:author="קלוד" w:date="2026-10-11T12:33:55Z">
        <w:r>
          <w:rPr>
            <w:color w:val="7B3F00"/>
          </w:rPr>
          <w:t xml:space="preserve">מחיצה תלויה בספינות - רק במים</w:t>
        </w:r>
      </w:ins>
    </w:p>
    <w:p w:rsidR="00E9703F" w:rsidRPr="006F178A" w:rsidRDefault="00E9703F" w:rsidP="00E9703F">
      <w:pPr>
        <w:rPr>
          <w:rtl/>
        </w:rPr>
      </w:pPr>
      <w:ins w:id="90431" w:author="מנוע מכני" w:date="2026-10-11T12:04:39Z">
        <w:ins w:id="102839" w:author="קלוד" w:date="2026-10-11T13:11:34Z">
          <w:r>
            <w:rPr>
              <w:rStyle w:val="2fb"/>
              <w:rFonts w:ascii="Fb Fontext" w:hAnsi="Fb Fontext"/>
              <w:rtl/>
            </w:rPr>
            <w:t xml:space="preserve">ר"ה:</w:t>
          </w:r>
        </w:ins>
        <w:del w:id="102840" w:author="קלוד" w:date="2026-10-11T13:11:34Z">
          <w:r>
            <w:rPr>
              <w:rStyle w:val="2fb"/>
              <w:rFonts w:ascii="Fb Fontext" w:hAnsi="Fb Fontext"/>
              <w:rtl/>
            </w:rPr>
            <w:delText xml:space="preserve">ר"ה</w:delText>
          </w:r>
        </w:del>
      </w:ins>
      <w:del w:id="90432" w:author="מנוע מכני" w:date="2026-10-11T12:04:39Z">
        <w:r w:rsidRPr="006F178A">
          <w:rPr>
            <w:rFonts w:ascii="Fb Fontext" w:hAnsi="Fb Fontext"/>
            <w:rtl/>
          </w:rPr>
          <w:delText xml:space="preserve">רב הונא</w:delText>
        </w:r>
      </w:del>
      <w:r w:rsidRPr="006F178A">
        <w:rPr>
          <w:rFonts w:ascii="Fb Fontext" w:hAnsi="Fb Fontext"/>
          <w:rtl/>
        </w:rPr>
        <w:t xml:space="preserve"> </w:t>
      </w:r>
      <w:ins w:id="93205" w:author="מנוע מכני" w:date="2026-10-11T12:04:39Z">
        <w:ins w:id="102837" w:author="קלוד" w:date="2026-10-11T13:11:34Z">
          <w:r>
            <w:rPr>
              <w:rFonts w:ascii="Fb Fontext" w:hAnsi="Fb Fontext"/>
              <w:rtl/>
            </w:rPr>
            <w:t xml:space="preserve">סירות</w:t>
          </w:r>
        </w:ins>
        <w:del w:id="102838" w:author="קלוד" w:date="2026-10-11T13:11:34Z">
          <w:r>
            <w:rPr>
              <w:rFonts w:ascii="Fb Fontext" w:hAnsi="Fb Fontext"/>
              <w:rtl/>
            </w:rPr>
            <w:delText xml:space="preserve">אלו</w:delText>
          </w:r>
        </w:del>
      </w:ins>
      <w:del w:id="93206" w:author="מנוע מכני" w:date="2026-10-11T12:04:39Z">
        <w:r w:rsidRPr="006F178A">
          <w:rPr>
            <w:rFonts w:ascii="Fb Fontext" w:hAnsi="Fb Fontext"/>
            <w:rtl/>
          </w:rPr>
          <w:delText xml:space="preserve">הני</w:delText>
        </w:r>
      </w:del>
      <w:r w:rsidRPr="006F178A">
        <w:rPr>
          <w:rFonts w:ascii="Fb Fontext" w:hAnsi="Fb Fontext"/>
          <w:rtl/>
        </w:rPr>
        <w:t xml:space="preserve"> </w:t>
      </w:r>
      <w:ins w:id="102835" w:author="קלוד" w:date="2026-10-11T13:11:34Z">
        <w:r>
          <w:rPr>
            <w:rFonts w:ascii="Fb Fontext" w:hAnsi="Fb Fontext"/>
            <w:rtl/>
          </w:rPr>
          <w:t xml:space="preserve">מישן</w:t>
        </w:r>
      </w:ins>
      <w:del w:id="102836" w:author="קלוד" w:date="2026-10-11T13:11:34Z">
        <w:r w:rsidRPr="006F178A">
          <w:rPr>
            <w:rFonts w:ascii="Fb Fontext" w:hAnsi="Fb Fontext"/>
            <w:rtl/>
          </w:rPr>
          <w:delText xml:space="preserve">ביצאתא</w:delText>
        </w:r>
      </w:del>
      <w:r w:rsidRPr="006F178A">
        <w:rPr>
          <w:rFonts w:ascii="Fb Fontext" w:hAnsi="Fb Fontext"/>
          <w:rtl/>
        </w:rPr>
        <w:t xml:space="preserve"> </w:t>
      </w:r>
      <w:ins w:id="102833" w:author="קלוד" w:date="2026-10-11T13:11:34Z">
        <w:r>
          <w:rPr>
            <w:rStyle w:val="afffffe"/>
            <w:rFonts w:ascii="Fb Fontext" w:hAnsi="Fb Fontext"/>
            <w:rtl/>
          </w:rPr>
          <w:t xml:space="preserve">הצרות למטה</w:t>
        </w:r>
      </w:ins>
      <w:del w:id="102834" w:author="קלוד" w:date="2026-10-11T13:11:34Z">
        <w:r w:rsidRPr="006F178A">
          <w:rPr>
            <w:rFonts w:ascii="Fb Fontext" w:hAnsi="Fb Fontext"/>
            <w:rtl/>
          </w:rPr>
          <w:delText xml:space="preserve">דמישן</w:delText>
        </w:r>
      </w:del>
      <w:r w:rsidRPr="006F178A">
        <w:rPr>
          <w:rFonts w:ascii="Fb Fontext" w:hAnsi="Fb Fontext"/>
          <w:rtl/>
        </w:rPr>
        <w:t xml:space="preserve"> אין מטלטלין בהן אלא </w:t>
      </w:r>
      <w:ins w:id="102831" w:author="קלוד" w:date="2026-10-11T13:11:34Z">
        <w:r>
          <w:rPr>
            <w:rFonts w:ascii="Fb Fontext" w:hAnsi="Fb Fontext"/>
            <w:rtl/>
          </w:rPr>
          <w:t xml:space="preserve">בארבעה </w:t>
        </w:r>
        <w:r>
          <w:rPr>
            <w:rStyle w:val="afffffe"/>
            <w:rFonts w:ascii="Fb Fontext" w:hAnsi="Fb Fontext"/>
            <w:rtl/>
          </w:rPr>
          <w:t xml:space="preserve">אמות</w:t>
        </w:r>
        <w:r>
          <w:rPr>
            <w:rFonts w:ascii="Fb Fontext" w:hAnsi="Fb Fontext"/>
            <w:rtl/>
          </w:rPr>
          <w:t xml:space="preserve">.</w:t>
        </w:r>
      </w:ins>
      <w:del w:id="102832" w:author="קלוד" w:date="2026-10-11T13:11:34Z">
        <w:r w:rsidRPr="006F178A">
          <w:rPr>
            <w:rFonts w:ascii="Fb Fontext" w:hAnsi="Fb Fontext"/>
            <w:rtl/>
          </w:rPr>
          <w:delText xml:space="preserve">בארבעה.</w:delText>
        </w:r>
      </w:del>
    </w:p>
    <w:p w:rsidR="00E9703F" w:rsidRPr="006F178A" w:rsidRDefault="00E9703F" w:rsidP="00E9703F">
      <w:pPr>
        <w:rPr>
          <w:rtl/>
        </w:rPr>
      </w:pPr>
      <w:r w:rsidRPr="006F178A">
        <w:rPr>
          <w:rtl/>
        </w:rPr>
        <w:t xml:space="preserve">ולא </w:t>
      </w:r>
      <w:ins w:id="102847" w:author="קלוד" w:date="2026-10-11T13:11:34Z">
        <w:r>
          <w:rPr>
            <w:rtl/>
          </w:rPr>
          <w:t xml:space="preserve">אמרנו</w:t>
        </w:r>
      </w:ins>
      <w:del w:id="102848" w:author="קלוד" w:date="2026-10-11T13:11:34Z">
        <w:r w:rsidRPr="006F178A">
          <w:rPr>
            <w:rtl/>
          </w:rPr>
          <w:delText xml:space="preserve">אמרן</w:delText>
        </w:r>
      </w:del>
      <w:r w:rsidRPr="006F178A">
        <w:rPr>
          <w:rtl/>
        </w:rPr>
        <w:t xml:space="preserve"> אלא </w:t>
      </w:r>
      <w:ins w:id="102845" w:author="קלוד" w:date="2026-10-11T13:11:34Z">
        <w:r>
          <w:rPr>
            <w:rtl/>
          </w:rPr>
          <w:t xml:space="preserve">כשאין</w:t>
        </w:r>
      </w:ins>
      <w:del w:id="102846" w:author="קלוד" w:date="2026-10-11T13:11:34Z">
        <w:r w:rsidRPr="006F178A">
          <w:rPr>
            <w:rtl/>
          </w:rPr>
          <w:delText xml:space="preserve">שאין</w:delText>
        </w:r>
      </w:del>
      <w:r w:rsidRPr="006F178A">
        <w:rPr>
          <w:rtl/>
        </w:rPr>
        <w:t xml:space="preserve"> בפחות משלשה</w:t>
      </w:r>
      <w:ins w:id="102843" w:author="קלוד" w:date="2026-10-11T13:11:34Z">
        <w:r>
          <w:rPr>
            <w:rtl/>
          </w:rPr>
          <w:t xml:space="preserve"> </w:t>
        </w:r>
        <w:r>
          <w:rPr>
            <w:rStyle w:val="afffffe"/>
            <w:rtl/>
          </w:rPr>
          <w:t xml:space="preserve">מהקרקעית</w:t>
        </w:r>
        <w:r>
          <w:rPr>
            <w:rtl/>
          </w:rPr>
          <w:t xml:space="preserve"> </w:t>
        </w:r>
      </w:ins>
      <w:del w:id="102844" w:author="קלוד" w:date="2026-10-11T13:11:34Z">
        <w:r w:rsidRPr="006F178A">
          <w:rPr>
            <w:rtl/>
          </w:rPr>
          <w:delText xml:space="preserve"> </w:delText>
        </w:r>
      </w:del>
      <w:r w:rsidRPr="006F178A">
        <w:rPr>
          <w:rtl/>
        </w:rPr>
        <w:t xml:space="preserve">ארבעה, </w:t>
      </w:r>
      <w:ins w:id="90395" w:author="Claude - סמנטי" w:date="2026-10-11T12:28:21Z">
        <w:ins w:id="102841" w:author="קלוד" w:date="2026-10-11T13:11:34Z">
          <w:r>
            <w:rPr>
              <w:rtl/>
            </w:rPr>
            <w:t xml:space="preserve">שהיא</w:t>
          </w:r>
        </w:ins>
        <w:del w:id="102842" w:author="קלוד" w:date="2026-10-11T13:11:34Z">
          <w:r>
            <w:rPr>
              <w:rtl/>
            </w:rPr>
            <w:delText xml:space="preserve">שהוא</w:delText>
          </w:r>
        </w:del>
      </w:ins>
      <w:del w:id="90396" w:author="Claude - סמנטי" w:date="2026-10-11T12:28:21Z">
        <w:r w:rsidRPr="006F178A">
          <w:rPr>
            <w:rtl/>
          </w:rPr>
          <w:delText xml:space="preserve">דהוי</w:delText>
        </w:r>
      </w:del>
      <w:r w:rsidRPr="006F178A">
        <w:rPr>
          <w:rtl/>
        </w:rPr>
        <w:t xml:space="preserve"> מחיצה תלויה | אבל יש בפחות </w:t>
      </w:r>
      <w:r w:rsidRPr="006F178A">
        <w:rPr>
          <w:rFonts w:hint="cs"/>
          <w:rtl/>
        </w:rPr>
        <w:t>מג' ד'</w:t>
      </w:r>
      <w:r w:rsidRPr="006F178A">
        <w:rPr>
          <w:rtl/>
        </w:rPr>
        <w:t xml:space="preserve"> - </w:t>
      </w:r>
      <w:ins w:id="93207" w:author="מנוע מכני" w:date="2026-10-11T12:04:39Z">
        <w:r>
          <w:rPr>
            <w:rtl/>
          </w:rPr>
          <w:t xml:space="preserve">אין</w:t>
        </w:r>
      </w:ins>
      <w:del w:id="93208" w:author="מנוע מכני" w:date="2026-10-11T12:04:39Z">
        <w:r w:rsidRPr="006F178A">
          <w:rPr>
            <w:rtl/>
          </w:rPr>
          <w:delText xml:space="preserve">לית</w:delText>
        </w:r>
      </w:del>
      <w:r w:rsidRPr="006F178A">
        <w:rPr>
          <w:rtl/>
        </w:rPr>
        <w:t xml:space="preserve"> </w:t>
      </w:r>
      <w:ins w:id="95749" w:author="מנוע מכני" w:date="2026-10-11T12:04:39Z">
        <w:r>
          <w:rPr>
            <w:rtl/>
          </w:rPr>
          <w:t xml:space="preserve">לנו</w:t>
        </w:r>
      </w:ins>
      <w:del w:id="95750" w:author="מנוע מכני" w:date="2026-10-11T12:04:39Z">
        <w:r w:rsidRPr="006F178A">
          <w:rPr>
            <w:rtl/>
          </w:rPr>
          <w:delText xml:space="preserve">לן</w:delText>
        </w:r>
      </w:del>
      <w:r w:rsidRPr="006F178A">
        <w:rPr>
          <w:rtl/>
        </w:rPr>
        <w:t xml:space="preserve"> בה.</w:t>
      </w:r>
    </w:p>
    <w:p w:rsidR="00E9703F" w:rsidRPr="006F178A" w:rsidRDefault="00E9703F" w:rsidP="00E9703F">
      <w:pPr>
        <w:rPr>
          <w:rtl/>
        </w:rPr>
      </w:pPr>
      <w:ins w:id="94807" w:author="מנוע מכני" w:date="2026-10-11T12:04:39Z">
        <w:r>
          <w:rPr>
            <w:rtl/>
          </w:rPr>
          <w:t xml:space="preserve">ואם </w:t>
        </w:r>
      </w:ins>
      <w:del w:id="94808" w:author="מנוע מכני" w:date="2026-10-11T12:04:39Z">
        <w:r w:rsidRPr="006F178A">
          <w:rPr>
            <w:rtl/>
          </w:rPr>
          <w:delText xml:space="preserve">ואי </w:delText>
        </w:r>
      </w:del>
      <w:ins w:id="102855" w:author="קלוד" w:date="2026-10-11T13:11:34Z">
        <w:r>
          <w:rPr>
            <w:rtl/>
          </w:rPr>
          <w:t xml:space="preserve">מילאן</w:t>
        </w:r>
      </w:ins>
      <w:del w:id="102856" w:author="קלוד" w:date="2026-10-11T13:11:34Z">
        <w:r w:rsidRPr="006F178A">
          <w:rPr>
            <w:rtl/>
          </w:rPr>
          <w:delText xml:space="preserve">מלינהו</w:delText>
        </w:r>
      </w:del>
      <w:r w:rsidRPr="006F178A">
        <w:rPr>
          <w:rtl/>
        </w:rPr>
        <w:t xml:space="preserve"> </w:t>
      </w:r>
      <w:ins w:id="102853" w:author="קלוד" w:date="2026-10-11T13:11:34Z">
        <w:r>
          <w:rPr>
            <w:rtl/>
          </w:rPr>
          <w:t xml:space="preserve">קנים</w:t>
        </w:r>
      </w:ins>
      <w:del w:id="102854" w:author="קלוד" w:date="2026-10-11T13:11:34Z">
        <w:r w:rsidRPr="006F178A">
          <w:rPr>
            <w:rtl/>
          </w:rPr>
          <w:delText xml:space="preserve">קני</w:delText>
        </w:r>
      </w:del>
      <w:r w:rsidRPr="006F178A">
        <w:rPr>
          <w:rtl/>
        </w:rPr>
        <w:t xml:space="preserve"> </w:t>
      </w:r>
      <w:ins w:id="102851" w:author="קלוד" w:date="2026-10-11T13:11:34Z">
        <w:r>
          <w:rPr>
            <w:rtl/>
          </w:rPr>
          <w:t xml:space="preserve">וערבות</w:t>
        </w:r>
      </w:ins>
      <w:del w:id="102852" w:author="קלוד" w:date="2026-10-11T13:11:34Z">
        <w:r w:rsidRPr="006F178A">
          <w:rPr>
            <w:rtl/>
          </w:rPr>
          <w:delText xml:space="preserve">ואורבני</w:delText>
        </w:r>
      </w:del>
      <w:r w:rsidRPr="006F178A">
        <w:rPr>
          <w:rtl/>
        </w:rPr>
        <w:t xml:space="preserve"> - </w:t>
      </w:r>
      <w:ins w:id="93211" w:author="מנוע מכני" w:date="2026-10-11T12:04:39Z">
        <w:r>
          <w:rPr>
            <w:rtl/>
          </w:rPr>
          <w:t xml:space="preserve">אין</w:t>
        </w:r>
      </w:ins>
      <w:del w:id="93212" w:author="מנוע מכני" w:date="2026-10-11T12:04:39Z">
        <w:r w:rsidRPr="006F178A">
          <w:rPr>
            <w:rtl/>
          </w:rPr>
          <w:delText xml:space="preserve">לית</w:delText>
        </w:r>
      </w:del>
      <w:r w:rsidRPr="006F178A">
        <w:rPr>
          <w:rtl/>
        </w:rPr>
        <w:t xml:space="preserve"> </w:t>
      </w:r>
      <w:ins w:id="95751" w:author="מנוע מכני" w:date="2026-10-11T12:04:39Z">
        <w:r>
          <w:rPr>
            <w:rtl/>
          </w:rPr>
          <w:t xml:space="preserve">לנו</w:t>
        </w:r>
      </w:ins>
      <w:del w:id="95752" w:author="מנוע מכני" w:date="2026-10-11T12:04:39Z">
        <w:r w:rsidRPr="006F178A">
          <w:rPr>
            <w:rtl/>
          </w:rPr>
          <w:delText xml:space="preserve">לן</w:delText>
        </w:r>
      </w:del>
      <w:r w:rsidRPr="006F178A">
        <w:rPr>
          <w:rtl/>
        </w:rPr>
        <w:t xml:space="preserve"> בה. ויש </w:t>
      </w:r>
      <w:ins w:id="102849" w:author="קלוד" w:date="2026-10-11T13:11:34Z">
        <w:r>
          <w:rPr>
            <w:rtl/>
          </w:rPr>
          <w:t xml:space="preserve">מעליהם</w:t>
        </w:r>
      </w:ins>
      <w:del w:id="102850" w:author="קלוד" w:date="2026-10-11T13:11:34Z">
        <w:r w:rsidRPr="006F178A">
          <w:rPr>
            <w:rtl/>
          </w:rPr>
          <w:delText xml:space="preserve">מעליהן</w:delText>
        </w:r>
      </w:del>
      <w:r w:rsidRPr="006F178A">
        <w:rPr>
          <w:rtl/>
        </w:rPr>
        <w:t xml:space="preserve"> עשרה </w:t>
      </w:r>
      <w:ins w:id="93209" w:author="מנוע מכני" w:date="2026-10-11T12:04:39Z">
        <w:r>
          <w:rPr>
            <w:rtl/>
          </w:rPr>
          <w:t xml:space="preserve">מאלו</w:t>
        </w:r>
      </w:ins>
      <w:del w:id="93210" w:author="מנוע מכני" w:date="2026-10-11T12:04:39Z">
        <w:r w:rsidRPr="006F178A">
          <w:rPr>
            <w:rtl/>
          </w:rPr>
          <w:delText xml:space="preserve">מהני</w:delText>
        </w:r>
      </w:del>
      <w:r w:rsidRPr="006F178A">
        <w:rPr>
          <w:rtl/>
        </w:rPr>
        <w:t xml:space="preserve">.</w:t>
      </w:r>
    </w:p>
    <w:p w:rsidR="00E9703F" w:rsidRPr="006F178A" w:rsidRDefault="00E9703F" w:rsidP="00E9703F">
      <w:pPr>
        <w:rPr>
          <w:rtl/>
        </w:rPr>
      </w:pPr>
      <w:r w:rsidRPr="006F178A">
        <w:rPr>
          <w:rtl/>
        </w:rPr>
        <w:t xml:space="preserve">ולא </w:t>
      </w:r>
      <w:ins w:id="91513" w:author="מנוע מכני" w:date="2026-10-11T12:04:39Z">
        <w:r>
          <w:rPr>
            <w:rtl/>
          </w:rPr>
          <w:t xml:space="preserve">אומרים</w:t>
        </w:r>
      </w:ins>
      <w:del w:id="91514" w:author="מנוע מכני" w:date="2026-10-11T12:04:39Z">
        <w:r w:rsidRPr="006F178A">
          <w:rPr>
            <w:rtl/>
          </w:rPr>
          <w:delText xml:space="preserve">אמרינן</w:delText>
        </w:r>
      </w:del>
      <w:r w:rsidRPr="006F178A">
        <w:rPr>
          <w:rtl/>
        </w:rPr>
        <w:t xml:space="preserve"> גוד אחית כמו בקנה </w:t>
      </w:r>
      <w:r w:rsidRPr="006F178A">
        <w:rPr>
          <w:rtl/>
        </w:rPr>
        <w:t xml:space="preserve">ברה"ר</w:t>
      </w:r>
      <w:r w:rsidRPr="006F178A">
        <w:rPr>
          <w:rtl/>
        </w:rPr>
        <w:t xml:space="preserve"> ובראשו טרסקל או כמו בעמוד </w:t>
      </w:r>
      <w:r w:rsidRPr="006F178A">
        <w:rPr>
          <w:rtl/>
        </w:rPr>
        <w:t xml:space="preserve">ברה"ר</w:t>
      </w:r>
      <w:r w:rsidRPr="006F178A">
        <w:rPr>
          <w:rtl/>
        </w:rPr>
        <w:t xml:space="preserve"> גבוה עשרה ורחב ד' ואין בעיקרו ד' ויש בקצר ג' וזרק ונח ע"גו חייב - דדווקא </w:t>
      </w:r>
      <w:ins w:id="91515" w:author="מנוע מכני" w:date="2026-10-11T12:04:39Z">
        <w:r>
          <w:rPr>
            <w:rtl/>
          </w:rPr>
          <w:t xml:space="preserve">שם</w:t>
        </w:r>
      </w:ins>
      <w:del w:id="91516" w:author="מנוע מכני" w:date="2026-10-11T12:04:39Z">
        <w:r w:rsidRPr="006F178A">
          <w:rPr>
            <w:rtl/>
          </w:rPr>
          <w:delText xml:space="preserve">התם</w:delText>
        </w:r>
      </w:del>
      <w:r w:rsidRPr="006F178A">
        <w:rPr>
          <w:rtl/>
        </w:rPr>
        <w:t xml:space="preserve"> </w:t>
      </w:r>
      <w:ins w:id="90397" w:author="Claude - סמנטי" w:date="2026-10-11T12:28:21Z">
        <w:r>
          <w:rPr>
            <w:rtl/>
          </w:rPr>
          <w:t xml:space="preserve">שהיתה</w:t>
        </w:r>
      </w:ins>
      <w:del w:id="90398" w:author="Claude - סמנטי" w:date="2026-10-11T12:28:21Z">
        <w:r w:rsidRPr="006F178A">
          <w:rPr>
            <w:rtl/>
          </w:rPr>
          <w:delText xml:space="preserve">דהוויא</w:delText>
        </w:r>
      </w:del>
      <w:r w:rsidRPr="006F178A">
        <w:rPr>
          <w:rtl/>
        </w:rPr>
        <w:t xml:space="preserve"> לי מחיצה שאין הגדיים בוקעין בה- ובקיעת דגים </w:t>
      </w:r>
      <w:ins w:id="91517" w:author="מנוע מכני" w:date="2026-10-11T12:04:39Z">
        <w:r>
          <w:rPr>
            <w:rtl/>
          </w:rPr>
          <w:t xml:space="preserve">לא</w:t>
        </w:r>
      </w:ins>
      <w:del w:id="91518" w:author="מנוע מכני" w:date="2026-10-11T12:04:39Z">
        <w:r w:rsidRPr="006F178A">
          <w:rPr>
            <w:rtl/>
          </w:rPr>
          <w:delText xml:space="preserve">לאו</w:delText>
        </w:r>
      </w:del>
      <w:r w:rsidRPr="006F178A">
        <w:rPr>
          <w:rtl/>
        </w:rPr>
        <w:t xml:space="preserve"> שמיה בקיעה.</w:t>
      </w:r>
    </w:p>
    <w:p w:rsidR="00E9703F" w:rsidRPr="006F178A" w:rsidRDefault="00E9703F" w:rsidP="00E9703F">
      <w:pPr>
        <w:rPr>
          <w:rtl/>
        </w:rPr>
      </w:pPr>
      <w:r w:rsidRPr="006F178A">
        <w:rPr>
          <w:rtl/>
        </w:rPr>
        <w:t>•</w:t>
      </w:r>
      <w:r w:rsidRPr="006F178A">
        <w:rPr>
          <w:rFonts w:hint="cs"/>
          <w:rtl/>
        </w:rPr>
        <w:t xml:space="preserve"> </w:t>
      </w:r>
      <w:r w:rsidRPr="006F178A">
        <w:rPr>
          <w:rtl/>
        </w:rPr>
        <w:t>אין מחיצה תלויה מתרת בחורבה, אלא במים, קל הוא שהקילו חכמים במים.</w:t>
      </w:r>
    </w:p>
    <w:p>
      <w:pPr>
        <w:pStyle w:val="38"/>
        <w:rPr>
          <w:ins w:id="98233" w:author="מנוע מכני" w:date="2026-10-11T12:04:39Z"/>
        </w:rPr>
      </w:pPr>
      <w:r w:rsidRPr="006F178A">
        <w:t xml:space="preserve">והיינו</w:t>
      </w:r>
    </w:p>
    <w:p w:rsidR="00E9703F" w:rsidRPr="006F178A" w:rsidRDefault="00E9703F" w:rsidP="00E9703F">
      <w:pPr>
        <w:rPr>
          <w:rtl/>
        </w:rPr>
      </w:pPr>
      <w:del w:id="98234" w:author="מנוע מכני" w:date="2026-10-11T12:04:39Z">
        <w:r w:rsidRPr="006F178A">
          <w:rPr>
            <w:rtl/>
          </w:rPr>
          <w:delText xml:space="preserve"> </w:delText>
        </w:r>
      </w:del>
      <w:r w:rsidRPr="006F178A">
        <w:rPr>
          <w:rtl/>
        </w:rPr>
        <w:t xml:space="preserve">משום </w:t>
      </w:r>
      <w:ins w:id="95239" w:author="מנוע מכני" w:date="2026-10-11T12:04:39Z">
        <w:ins w:id="102863" w:author="קלוד" w:date="2026-10-11T13:11:34Z">
          <w:r>
            <w:rPr>
              <w:rtl/>
            </w:rPr>
            <w:t xml:space="preserve">שסבר</w:t>
          </w:r>
        </w:ins>
        <w:del w:id="102864" w:author="קלוד" w:date="2026-10-11T13:11:34Z">
          <w:r>
            <w:rPr>
              <w:rtl/>
            </w:rPr>
            <w:delText xml:space="preserve">דסבר</w:delText>
          </w:r>
        </w:del>
      </w:ins>
      <w:del w:id="95240" w:author="מנוע מכני" w:date="2026-10-11T12:04:39Z">
        <w:r w:rsidRPr="006F178A">
          <w:rPr>
            <w:rtl/>
          </w:rPr>
          <w:delText xml:space="preserve">דס"ל</w:delText>
        </w:r>
      </w:del>
      <w:r w:rsidRPr="006F178A">
        <w:rPr>
          <w:rtl/>
        </w:rPr>
        <w:t xml:space="preserve"> </w:t>
      </w:r>
      <w:ins w:id="102861" w:author="קלוד" w:date="2026-10-11T13:11:34Z">
        <w:r>
          <w:rPr>
            <w:rtl/>
          </w:rPr>
          <w:t xml:space="preserve">שבקיעת</w:t>
        </w:r>
      </w:ins>
      <w:del w:id="102862" w:author="קלוד" w:date="2026-10-11T13:11:34Z">
        <w:r w:rsidRPr="006F178A">
          <w:rPr>
            <w:rtl/>
          </w:rPr>
          <w:delText xml:space="preserve">דבקיעת</w:delText>
        </w:r>
      </w:del>
      <w:r w:rsidRPr="006F178A">
        <w:rPr>
          <w:rtl/>
        </w:rPr>
        <w:t xml:space="preserve"> דגים </w:t>
      </w:r>
      <w:ins w:id="102859" w:author="קלוד" w:date="2026-10-11T13:11:34Z">
        <w:r>
          <w:rPr>
            <w:rtl/>
          </w:rPr>
          <w:t xml:space="preserve">אינה</w:t>
        </w:r>
      </w:ins>
      <w:del w:id="102860" w:author="קלוד" w:date="2026-10-11T13:11:34Z">
        <w:r w:rsidRPr="006F178A">
          <w:rPr>
            <w:rtl/>
          </w:rPr>
          <w:delText xml:space="preserve">לא</w:delText>
        </w:r>
      </w:del>
      <w:r w:rsidRPr="006F178A">
        <w:rPr>
          <w:rtl/>
        </w:rPr>
        <w:t xml:space="preserve"> </w:t>
      </w:r>
      <w:ins w:id="102857" w:author="קלוד" w:date="2026-10-11T13:11:34Z">
        <w:r>
          <w:rPr>
            <w:rtl/>
          </w:rPr>
          <w:t xml:space="preserve">נחשבת</w:t>
        </w:r>
      </w:ins>
      <w:del w:id="102858" w:author="קלוד" w:date="2026-10-11T13:11:34Z">
        <w:r w:rsidRPr="006F178A">
          <w:rPr>
            <w:rtl/>
          </w:rPr>
          <w:delText xml:space="preserve">שמיה</w:delText>
        </w:r>
      </w:del>
      <w:r w:rsidRPr="006F178A">
        <w:rPr>
          <w:rtl/>
        </w:rPr>
        <w:t xml:space="preserve"> בקיעה.</w:t>
      </w:r>
    </w:p>
    <w:p>
      <w:pPr>
        <w:pStyle w:val="afffff8"/>
        <w:rPr>
          <w:ins w:id="90553" w:author="קלוד" w:date="2026-10-11T12:33:55Z"/>
        </w:rPr>
      </w:pPr>
      <w:ins w:id="90554" w:author="קלוד" w:date="2026-10-11T12:33:55Z">
        <w:r>
          <w:rPr>
            <w:color w:val="7B3F00"/>
          </w:rPr>
          <w:t xml:space="preserve">ספינות קשורות - מותר להתיר ביצית שביניהן</w:t>
        </w:r>
      </w:ins>
    </w:p>
    <w:p>
      <w:pPr>
        <w:pStyle w:val="38"/>
        <w:rPr>
          <w:ins w:id="98236" w:author="מנוע מכני" w:date="2026-10-11T12:04:39Z"/>
        </w:rPr>
      </w:pPr>
      <w:del w:id="98235" w:author="מנוע מכני" w:date="2026-10-11T12:04:39Z">
        <w:r w:rsidRPr="006F178A">
          <w:lastRenderedPageBreak/>
          <w:delText xml:space="preserve">•</w:delText>
        </w:r>
      </w:del>
      <w:r w:rsidRPr="006F178A">
        <w:t xml:space="preserve"> </w:t>
      </w:r>
      <w:r w:rsidRPr="006F178A">
        <w:t xml:space="preserve">ספינות קשורות מותר רבא:</w:t>
      </w:r>
    </w:p>
    <w:p w:rsidR="00E9703F" w:rsidRPr="006F178A" w:rsidRDefault="00E9703F" w:rsidP="00E9703F">
      <w:pPr>
        <w:rPr>
          <w:rtl/>
        </w:rPr>
      </w:pPr>
      <w:del w:id="98237" w:author="מנוע מכני" w:date="2026-10-11T12:04:39Z">
        <w:r w:rsidRPr="006F178A">
          <w:rPr>
            <w:rtl/>
          </w:rPr>
          <w:delText xml:space="preserve"> </w:delText>
        </w:r>
      </w:del>
      <w:r>
        <w:rPr>
          <w:rtl/>
        </w:rPr>
        <w:t>ואפי'</w:t>
      </w:r>
      <w:r w:rsidRPr="006F178A">
        <w:rPr>
          <w:rtl/>
        </w:rPr>
        <w:t xml:space="preserve"> להתיר ביצית [סירה קטנה] שביניהן.</w:t>
      </w:r>
    </w:p>
    <w:p>
      <w:pPr>
        <w:pStyle w:val="38"/>
        <w:rPr>
          <w:ins w:id="98238" w:author="מנוע מכני" w:date="2026-10-11T12:04:39Z"/>
        </w:rPr>
      </w:pPr>
      <w:ins w:id="90433" w:author="מנוע מכני" w:date="2026-10-11T12:04:39Z">
        <w:r>
          <w:t xml:space="preserve">ר"ס</w:t>
        </w:r>
      </w:ins>
      <w:del w:id="90434" w:author="מנוע מכני" w:date="2026-10-11T12:04:39Z">
        <w:r w:rsidRPr="006F178A">
          <w:delText xml:space="preserve">רב ספרא</w:delText>
        </w:r>
      </w:del>
      <w:r w:rsidRPr="006F178A">
        <w:t xml:space="preserve">:</w:t>
      </w:r>
    </w:p>
    <w:p w:rsidR="00E9703F" w:rsidRPr="006F178A" w:rsidRDefault="00E9703F" w:rsidP="00E9703F">
      <w:pPr>
        <w:rPr>
          <w:rtl/>
        </w:rPr>
      </w:pPr>
      <w:del w:id="98239" w:author="מנוע מכני" w:date="2026-10-11T12:04:39Z">
        <w:r w:rsidRPr="006F178A">
          <w:rPr>
            <w:rtl/>
          </w:rPr>
          <w:delText xml:space="preserve"> </w:delText>
        </w:r>
      </w:del>
      <w:r w:rsidRPr="006F178A">
        <w:rPr>
          <w:rtl/>
        </w:rPr>
        <w:t xml:space="preserve">[הקשה על </w:t>
      </w:r>
      <w:r w:rsidRPr="006F178A">
        <w:rPr>
          <w:rStyle w:val="2fb"/>
          <w:rtl/>
        </w:rPr>
        <w:t xml:space="preserve">רבא</w:t>
      </w:r>
      <w:r w:rsidRPr="006F178A">
        <w:rPr>
          <w:rtl/>
        </w:rPr>
        <w:t xml:space="preserve"> </w:t>
      </w:r>
      <w:ins w:id="102867" w:author="קלוד" w:date="2026-10-11T13:11:34Z">
        <w:r>
          <w:rPr>
            <w:rtl/>
          </w:rPr>
          <w:t xml:space="preserve">שאין</w:t>
        </w:r>
      </w:ins>
      <w:del w:id="102868" w:author="קלוד" w:date="2026-10-11T13:11:34Z">
        <w:r w:rsidRPr="006F178A">
          <w:rPr>
            <w:rtl/>
          </w:rPr>
          <w:delText xml:space="preserve">דלא</w:delText>
        </w:r>
      </w:del>
      <w:r w:rsidRPr="006F178A">
        <w:rPr>
          <w:rtl/>
        </w:rPr>
        <w:t xml:space="preserve"> משמע כן מלשון מזו לזו] אלא </w:t>
      </w:r>
      <w:ins w:id="102865" w:author="קלוד" w:date="2026-10-11T13:11:34Z">
        <w:r>
          <w:rPr>
            <w:rtl/>
          </w:rPr>
          <w:t xml:space="preserve">לרבות</w:t>
        </w:r>
      </w:ins>
      <w:del w:id="102866" w:author="קלוד" w:date="2026-10-11T13:11:34Z">
        <w:r w:rsidRPr="006F178A">
          <w:rPr>
            <w:rtl/>
          </w:rPr>
          <w:delText xml:space="preserve">לרבויי</w:delText>
        </w:r>
      </w:del>
      <w:r w:rsidRPr="006F178A">
        <w:rPr>
          <w:rtl/>
        </w:rPr>
        <w:t xml:space="preserve"> לערב ולטלטל מזו לזו.</w:t>
      </w:r>
    </w:p>
    <w:p w:rsidR="00E9703F" w:rsidRPr="006F178A" w:rsidRDefault="00E9703F" w:rsidP="00E9703F">
      <w:pPr>
        <w:rPr>
          <w:rtl/>
        </w:rPr>
      </w:pPr>
      <w:r w:rsidRPr="006F178A">
        <w:rPr>
          <w:rtl/>
        </w:rPr>
        <w:t>וכדתניא: ספינות קשורות זו בזו - מערבין ומטלטלין מזו לזו, נפסקו - נאסרו.</w:t>
      </w:r>
    </w:p>
    <w:p w:rsidR="00E9703F" w:rsidRPr="009757B9" w:rsidRDefault="00E9703F" w:rsidP="00E9703F">
      <w:pPr>
        <w:rPr>
          <w:rFonts w:cs="Guttman Vilna"/>
          <w:b/>
          <w:bCs/>
          <w:rtl/>
        </w:rPr>
      </w:pPr>
      <w:r w:rsidRPr="006F178A">
        <w:rPr>
          <w:rtl/>
        </w:rPr>
        <w:t>חזרו ונקשרו, בין שוגגין, ובין מזידין, בין אנוסין בין מוטעין - חזרו להיתרן הראשון.</w:t>
      </w:r>
    </w:p>
    <w:p w:rsidR="00E9703F" w:rsidRPr="006F178A" w:rsidRDefault="00E9703F" w:rsidP="00E9703F">
      <w:pPr>
        <w:rPr>
          <w:rtl/>
        </w:rPr>
      </w:pPr>
      <w:r w:rsidRPr="006F178A">
        <w:rPr>
          <w:rtl/>
        </w:rPr>
        <w:t xml:space="preserve">וכן מחצלות הפרוסות </w:t>
      </w:r>
      <w:r w:rsidRPr="006F178A">
        <w:rPr>
          <w:rStyle w:val="2fb"/>
          <w:rtl/>
        </w:rPr>
        <w:t xml:space="preserve">לרה"ר</w:t>
      </w:r>
      <w:r w:rsidRPr="006F178A">
        <w:rPr>
          <w:rtl/>
        </w:rPr>
        <w:t xml:space="preserve"> - מערבין ומטלטלין מזו לזו,| נגללו - נאסרו, | חזרו ונפרשו, בין שוגגין בין מזידין בין אנוסין ובין מוטעין - חזרו להיתרן הראשון. שכל מחיצה שנעשה בשבת, בין בשוגג בין במזיד - שמה מחיצה.</w:t>
      </w:r>
    </w:p>
    <w:p w:rsidR="00E9703F" w:rsidRPr="006F178A" w:rsidRDefault="00E9703F" w:rsidP="00E9703F">
      <w:pPr>
        <w:rPr>
          <w:rtl/>
        </w:rPr>
      </w:pPr>
      <w:ins w:id="102881" w:author="קלוד" w:date="2026-10-11T13:11:34Z">
        <w:r>
          <w:rPr>
            <w:rtl/>
          </w:rPr>
          <w:t xml:space="preserve">ומה</w:t>
        </w:r>
      </w:ins>
      <w:del w:id="102882" w:author="קלוד" w:date="2026-10-11T13:11:34Z">
        <w:r w:rsidRPr="006F178A">
          <w:rPr>
            <w:rtl/>
          </w:rPr>
          <w:delText xml:space="preserve">והא</w:delText>
        </w:r>
      </w:del>
      <w:r w:rsidRPr="006F178A">
        <w:rPr>
          <w:rtl/>
        </w:rPr>
        <w:t xml:space="preserve"> </w:t>
      </w:r>
      <w:ins w:id="102879" w:author="קלוד" w:date="2026-10-11T13:11:34Z">
        <w:r>
          <w:rPr>
            <w:rStyle w:val="2fb"/>
            <w:rtl/>
          </w:rPr>
          <w:t xml:space="preserve">שאמר</w:t>
        </w:r>
      </w:ins>
      <w:del w:id="102880" w:author="קלוד" w:date="2026-10-11T13:11:34Z">
        <w:r w:rsidRPr="006F178A">
          <w:rPr>
            <w:rStyle w:val="2fb"/>
            <w:rtl/>
          </w:rPr>
          <w:delText xml:space="preserve">דר"נ</w:delText>
        </w:r>
      </w:del>
      <w:r w:rsidRPr="006F178A">
        <w:rPr>
          <w:rtl/>
        </w:rPr>
        <w:t xml:space="preserve"> </w:t>
      </w:r>
      <w:ins w:id="102877" w:author="קלוד" w:date="2026-10-11T13:11:34Z">
        <w:r>
          <w:rPr>
            <w:rtl/>
          </w:rPr>
          <w:t xml:space="preserve">ר"נ:</w:t>
        </w:r>
      </w:ins>
      <w:del w:id="102878" w:author="קלוד" w:date="2026-10-11T13:11:34Z">
        <w:r w:rsidRPr="006F178A">
          <w:rPr>
            <w:rtl/>
          </w:rPr>
          <w:delText xml:space="preserve">דלזרוק</w:delText>
        </w:r>
      </w:del>
      <w:r w:rsidRPr="006F178A">
        <w:rPr>
          <w:rtl/>
        </w:rPr>
        <w:t xml:space="preserve"> </w:t>
      </w:r>
      <w:ins w:id="102875" w:author="קלוד" w:date="2026-10-11T13:11:34Z">
        <w:r>
          <w:rPr>
            <w:rtl/>
          </w:rPr>
          <w:t xml:space="preserve">לזרוק מותר,</w:t>
        </w:r>
      </w:ins>
      <w:del w:id="102876" w:author="קלוד" w:date="2026-10-11T13:11:34Z">
        <w:r w:rsidRPr="006F178A">
          <w:rPr>
            <w:rtl/>
          </w:rPr>
          <w:delText xml:space="preserve">שרי,</w:delText>
        </w:r>
      </w:del>
      <w:r w:rsidRPr="006F178A">
        <w:rPr>
          <w:rtl/>
        </w:rPr>
        <w:t xml:space="preserve"> לטלטל </w:t>
      </w:r>
      <w:ins w:id="102873" w:author="קלוד" w:date="2026-10-11T13:11:34Z">
        <w:r>
          <w:rPr>
            <w:rtl/>
          </w:rPr>
          <w:t xml:space="preserve">אסור</w:t>
        </w:r>
      </w:ins>
      <w:del w:id="102874" w:author="קלוד" w:date="2026-10-11T13:11:34Z">
        <w:r w:rsidRPr="006F178A">
          <w:rPr>
            <w:rtl/>
          </w:rPr>
          <w:delText xml:space="preserve">אסור,</w:delText>
        </w:r>
      </w:del>
      <w:r w:rsidRPr="006F178A">
        <w:rPr>
          <w:rtl/>
        </w:rPr>
        <w:t xml:space="preserve"> </w:t>
      </w:r>
      <w:ins w:id="102871" w:author="קלוד" w:date="2026-10-11T13:11:34Z">
        <w:r>
          <w:rPr>
            <w:rtl/>
          </w:rPr>
          <w:t xml:space="preserve">-</w:t>
        </w:r>
      </w:ins>
      <w:del w:id="102872" w:author="קלוד" w:date="2026-10-11T13:11:34Z">
        <w:r w:rsidRPr="006F178A">
          <w:rPr>
            <w:rtl/>
          </w:rPr>
          <w:delText xml:space="preserve">אמזיד</w:delText>
        </w:r>
      </w:del>
      <w:r w:rsidRPr="006F178A">
        <w:rPr>
          <w:rtl/>
        </w:rPr>
        <w:t xml:space="preserve"> </w:t>
      </w:r>
      <w:ins w:id="102869" w:author="קלוד" w:date="2026-10-11T13:11:34Z">
        <w:r>
          <w:rPr>
            <w:rtl/>
          </w:rPr>
          <w:t xml:space="preserve">על מזיד נאמר.</w:t>
        </w:r>
      </w:ins>
      <w:del w:id="102870" w:author="קלוד" w:date="2026-10-11T13:11:34Z">
        <w:r w:rsidRPr="006F178A">
          <w:rPr>
            <w:rtl/>
          </w:rPr>
          <w:delText xml:space="preserve">איתמר.</w:delText>
        </w:r>
      </w:del>
    </w:p>
    <w:p w:rsidR="00E9703F" w:rsidRPr="006F178A" w:rsidRDefault="00E9703F" w:rsidP="00E9703F">
      <w:pPr>
        <w:rPr>
          <w:rtl/>
        </w:rPr>
      </w:pPr>
      <w:r w:rsidRPr="006F178A">
        <w:rPr>
          <w:b/>
          <w:bCs/>
          <w:rtl/>
        </w:rPr>
        <w:t>הלכתא</w:t>
      </w:r>
      <w:r w:rsidRPr="006F178A">
        <w:rPr>
          <w:rtl/>
        </w:rPr>
        <w:t xml:space="preserve"> </w:t>
      </w:r>
      <w:ins w:id="102891" w:author="קלוד" w:date="2026-10-11T13:11:34Z">
        <w:r>
          <w:rPr>
            <w:rStyle w:val="2fb"/>
            <w:rtl/>
          </w:rPr>
          <w:t xml:space="preserve">כר"נ,</w:t>
        </w:r>
      </w:ins>
      <w:del w:id="102892" w:author="קלוד" w:date="2026-10-11T13:11:34Z">
        <w:r w:rsidRPr="006F178A">
          <w:rPr>
            <w:rStyle w:val="2fb"/>
            <w:rtl/>
          </w:rPr>
          <w:delText xml:space="preserve">כר"נ</w:delText>
        </w:r>
      </w:del>
      <w:r w:rsidRPr="006F178A">
        <w:rPr>
          <w:rtl/>
        </w:rPr>
        <w:t xml:space="preserve"> </w:t>
      </w:r>
      <w:ins w:id="102889" w:author="קלוד" w:date="2026-10-11T13:11:34Z">
        <w:r>
          <w:rPr>
            <w:rtl/>
          </w:rPr>
          <w:t xml:space="preserve">שבמזיד</w:t>
        </w:r>
      </w:ins>
      <w:del w:id="102890" w:author="קלוד" w:date="2026-10-11T13:11:34Z">
        <w:r w:rsidRPr="006F178A">
          <w:rPr>
            <w:rtl/>
          </w:rPr>
          <w:delText xml:space="preserve">דבמזיד</w:delText>
        </w:r>
      </w:del>
      <w:r w:rsidRPr="006F178A">
        <w:rPr>
          <w:rtl/>
        </w:rPr>
        <w:t xml:space="preserve"> א"א ובשוגג </w:t>
      </w:r>
      <w:ins w:id="102887" w:author="קלוד" w:date="2026-10-11T13:11:34Z">
        <w:r>
          <w:rPr>
            <w:rtl/>
          </w:rPr>
          <w:t xml:space="preserve">מותר,</w:t>
        </w:r>
      </w:ins>
      <w:del w:id="102888" w:author="קלוד" w:date="2026-10-11T13:11:34Z">
        <w:r w:rsidRPr="006F178A">
          <w:rPr>
            <w:rtl/>
          </w:rPr>
          <w:delText xml:space="preserve">שרי</w:delText>
        </w:r>
      </w:del>
      <w:r w:rsidRPr="006F178A">
        <w:rPr>
          <w:rtl/>
        </w:rPr>
        <w:t xml:space="preserve"> ולזרוק לעולם מותר </w:t>
      </w:r>
      <w:ins w:id="102885" w:author="קלוד" w:date="2026-10-11T13:11:34Z">
        <w:r>
          <w:rPr>
            <w:rStyle w:val="2fb"/>
            <w:rtl/>
          </w:rPr>
          <w:t xml:space="preserve">- ר"מ;</w:t>
        </w:r>
      </w:ins>
      <w:del w:id="102886" w:author="קלוד" w:date="2026-10-11T13:11:34Z">
        <w:r w:rsidRPr="006F178A">
          <w:rPr>
            <w:rStyle w:val="2fb"/>
            <w:rtl/>
          </w:rPr>
          <w:delText xml:space="preserve">ר"מ</w:delText>
        </w:r>
        <w:r w:rsidRPr="006F178A">
          <w:rPr>
            <w:rtl/>
          </w:rPr>
          <w:delText xml:space="preserve">,</w:delText>
        </w:r>
      </w:del>
      <w:r w:rsidRPr="006F178A">
        <w:rPr>
          <w:rtl/>
        </w:rPr>
        <w:t xml:space="preserve"> ובב"י הכריע </w:t>
      </w:r>
      <w:ins w:id="102883" w:author="קלוד" w:date="2026-10-11T13:11:34Z">
        <w:r>
          <w:rPr>
            <w:rtl/>
          </w:rPr>
          <w:t xml:space="preserve">שבמחיצה</w:t>
        </w:r>
      </w:ins>
      <w:del w:id="102884" w:author="קלוד" w:date="2026-10-11T13:11:34Z">
        <w:r w:rsidRPr="006F178A">
          <w:rPr>
            <w:rtl/>
          </w:rPr>
          <w:delText xml:space="preserve">דבמחיצה</w:delText>
        </w:r>
      </w:del>
      <w:r w:rsidRPr="006F178A">
        <w:rPr>
          <w:rtl/>
        </w:rPr>
        <w:t xml:space="preserve"> העשויה כבר גם במזיד אסור.</w:t>
      </w:r>
    </w:p>
    <w:p>
      <w:pPr>
        <w:pStyle w:val="afffff8"/>
        <w:rPr>
          <w:ins w:id="90551" w:author="קלוד" w:date="2026-10-11T12:33:55Z"/>
        </w:rPr>
      </w:pPr>
      <w:ins w:id="90552" w:author="קלוד" w:date="2026-10-11T12:33:55Z">
        <w:r>
          <w:rPr>
            <w:color w:val="7B3F00"/>
          </w:rPr>
          <w:t xml:space="preserve">ספינות קשורות בחוט הסרבל - האם מותר</w:t>
        </w:r>
      </w:ins>
    </w:p>
    <w:p>
      <w:pPr>
        <w:pStyle w:val="38"/>
        <w:rPr>
          <w:ins w:id="98241" w:author="מנוע מכני" w:date="2026-10-11T12:04:39Z"/>
        </w:rPr>
      </w:pPr>
      <w:del w:id="98240" w:author="מנוע מכני" w:date="2026-10-11T12:04:39Z">
        <w:r w:rsidRPr="006F178A">
          <w:delText xml:space="preserve">•</w:delText>
        </w:r>
      </w:del>
      <w:r w:rsidRPr="006F178A">
        <w:t xml:space="preserve"> </w:t>
      </w:r>
      <w:r w:rsidRPr="006F178A">
        <w:t xml:space="preserve">שמואל:</w:t>
      </w:r>
    </w:p>
    <w:p w:rsidR="00E9703F" w:rsidRPr="006F178A" w:rsidRDefault="00E9703F" w:rsidP="00E9703F">
      <w:pPr>
        <w:rPr>
          <w:rtl/>
        </w:rPr>
      </w:pPr>
      <w:del w:id="98242" w:author="מנוע מכני" w:date="2026-10-11T12:04:39Z">
        <w:r w:rsidRPr="006F178A">
          <w:rPr>
            <w:rtl/>
          </w:rPr>
          <w:delText xml:space="preserve"> </w:delText>
        </w:r>
      </w:del>
      <w:ins w:id="102897" w:author="קלוד" w:date="2026-10-11T13:11:34Z">
        <w:r>
          <w:rPr>
            <w:rFonts w:hint="cs"/>
            <w:rtl/>
          </w:rPr>
          <w:t xml:space="preserve">מותר</w:t>
        </w:r>
      </w:ins>
      <w:del w:id="102898" w:author="קלוד" w:date="2026-10-11T13:11:34Z">
        <w:r w:rsidRPr="006F178A">
          <w:rPr>
            <w:rFonts w:hint="cs"/>
            <w:rtl/>
          </w:rPr>
          <w:delText xml:space="preserve">שרי</w:delText>
        </w:r>
      </w:del>
      <w:r w:rsidRPr="006F178A">
        <w:rPr>
          <w:rFonts w:hint="cs"/>
          <w:rtl/>
        </w:rPr>
        <w:t xml:space="preserve"> </w:t>
      </w:r>
      <w:ins w:id="102895" w:author="קלוד" w:date="2026-10-11T13:11:34Z">
        <w:r>
          <w:rPr>
            <w:rFonts w:hint="cs"/>
            <w:rtl/>
          </w:rPr>
          <w:t xml:space="preserve">לטלטל</w:t>
        </w:r>
      </w:ins>
      <w:del w:id="102896" w:author="קלוד" w:date="2026-10-11T13:11:34Z">
        <w:r w:rsidRPr="006F178A">
          <w:rPr>
            <w:rFonts w:hint="cs"/>
            <w:rtl/>
          </w:rPr>
          <w:delText xml:space="preserve">לטלטולי</w:delText>
        </w:r>
      </w:del>
      <w:r w:rsidRPr="006F178A">
        <w:rPr>
          <w:rFonts w:hint="cs"/>
          <w:rtl/>
        </w:rPr>
        <w:t xml:space="preserve"> </w:t>
      </w:r>
      <w:ins w:id="90435" w:author="מנוע מכני" w:date="2026-10-11T12:04:39Z">
        <w:r>
          <w:rPr>
            <w:rtl/>
          </w:rPr>
          <w:t xml:space="preserve">אפי'</w:t>
        </w:r>
      </w:ins>
      <w:del w:id="90436" w:author="מנוע מכני" w:date="2026-10-11T12:04:39Z">
        <w:r w:rsidRPr="006F178A">
          <w:rPr>
            <w:rtl/>
          </w:rPr>
          <w:delText xml:space="preserve">אפילו</w:delText>
        </w:r>
      </w:del>
      <w:r w:rsidRPr="006F178A">
        <w:rPr>
          <w:rtl/>
        </w:rPr>
        <w:t xml:space="preserve"> קשורות בחוט הסרבל. לאפוקי </w:t>
      </w:r>
      <w:ins w:id="102893" w:author="קלוד" w:date="2026-10-11T13:11:34Z">
        <w:r>
          <w:rPr>
            <w:rtl/>
          </w:rPr>
          <w:t xml:space="preserve">מדבריו </w:t>
        </w:r>
        <w:r>
          <w:rPr>
            <w:rStyle w:val="afffffe"/>
            <w:rtl/>
          </w:rPr>
          <w:t xml:space="preserve">בטומאה</w:t>
        </w:r>
        <w:r>
          <w:rPr>
            <w:rtl/>
          </w:rPr>
          <w:t xml:space="preserve">.</w:t>
        </w:r>
      </w:ins>
      <w:del w:id="102894" w:author="קלוד" w:date="2026-10-11T13:11:34Z">
        <w:r w:rsidRPr="006F178A">
          <w:rPr>
            <w:rtl/>
          </w:rPr>
          <w:delText xml:space="preserve">מדנפשיה.</w:delText>
        </w:r>
      </w:del>
    </w:p>
    <w:p>
      <w:pPr>
        <w:pStyle w:val="38"/>
        <w:rPr>
          <w:ins w:id="98243" w:author="מנוע מכני" w:date="2026-10-11T12:04:39Z"/>
        </w:rPr>
      </w:pPr>
      <w:r w:rsidRPr="006F178A">
        <w:t xml:space="preserve">דתנן</w:t>
      </w:r>
      <w:r w:rsidRPr="006F178A">
        <w:t xml:space="preserve">:</w:t>
      </w:r>
    </w:p>
    <w:p w:rsidR="00E9703F" w:rsidRPr="006F178A" w:rsidRDefault="00E9703F" w:rsidP="00E9703F">
      <w:pPr>
        <w:rPr>
          <w:rtl/>
        </w:rPr>
      </w:pPr>
      <w:del w:id="98244" w:author="מנוע מכני" w:date="2026-10-11T12:04:39Z">
        <w:r w:rsidRPr="006F178A">
          <w:rPr>
            <w:rtl/>
          </w:rPr>
          <w:delText xml:space="preserve"> </w:delText>
        </w:r>
      </w:del>
      <w:r w:rsidRPr="006F178A">
        <w:rPr>
          <w:rtl/>
        </w:rPr>
        <w:t xml:space="preserve">קשרה בדבר המעמידה מביא לה טומאה, בדבר שאין מעמידה</w:t>
      </w:r>
      <w:r>
        <w:rPr>
          <w:rtl/>
        </w:rPr>
        <w:t xml:space="preserve"> </w:t>
      </w:r>
      <w:r w:rsidRPr="006F178A">
        <w:rPr>
          <w:rtl/>
        </w:rPr>
        <w:t>אין מביא לה טומאה.</w:t>
      </w:r>
    </w:p>
    <w:p>
      <w:pPr>
        <w:pStyle w:val="38"/>
        <w:rPr>
          <w:ins w:id="98246" w:author="מנוע מכני" w:date="2026-10-11T12:04:39Z"/>
        </w:rPr>
      </w:pPr>
      <w:del w:id="98245" w:author="מנוע מכני" w:date="2026-10-11T12:04:39Z">
        <w:r w:rsidRPr="006F178A">
          <w:delText xml:space="preserve">•</w:delText>
        </w:r>
      </w:del>
      <w:r>
        <w:t xml:space="preserve"> </w:t>
      </w:r>
      <w:r w:rsidRPr="006F178A">
        <w:t>והך דש</w:t>
      </w:r>
      <w:r w:rsidRPr="006F178A">
        <w:t xml:space="preserve">מואל:</w:t>
      </w:r>
    </w:p>
    <w:p w:rsidR="00E9703F" w:rsidRPr="006F178A" w:rsidRDefault="00E9703F" w:rsidP="00E9703F">
      <w:pPr>
        <w:rPr>
          <w:rtl/>
        </w:rPr>
      </w:pPr>
      <w:del w:id="98247" w:author="מנוע מכני" w:date="2026-10-11T12:04:39Z">
        <w:r w:rsidRPr="006F178A">
          <w:rPr>
            <w:rtl/>
          </w:rPr>
          <w:delText xml:space="preserve"> </w:delText>
        </w:r>
      </w:del>
      <w:r w:rsidRPr="006F178A">
        <w:rPr>
          <w:rtl/>
        </w:rPr>
        <w:t xml:space="preserve">והוא שקשורה בשלשלת של ברזל.</w:t>
      </w:r>
    </w:p>
    <w:p w:rsidR="00E9703F" w:rsidRPr="009757B9" w:rsidRDefault="00E9703F" w:rsidP="00E9703F">
      <w:pPr>
        <w:rPr>
          <w:rFonts w:cs="Guttman Vilna"/>
          <w:b/>
          <w:bCs/>
          <w:rtl/>
        </w:rPr>
      </w:pPr>
      <w:r w:rsidRPr="006F178A">
        <w:rPr>
          <w:rtl/>
        </w:rPr>
        <w:t xml:space="preserve">לענין טומאה הוא, </w:t>
      </w:r>
      <w:r>
        <w:rPr>
          <w:rtl/>
        </w:rPr>
        <w:t>ד'</w:t>
      </w:r>
      <w:r w:rsidRPr="006F178A">
        <w:rPr>
          <w:rtl/>
        </w:rPr>
        <w:t>בחלל חרב - חרב הרי הוא כחלל .</w:t>
      </w:r>
    </w:p>
    <w:p w:rsidR="00E9703F" w:rsidRPr="009757B9" w:rsidRDefault="00E9703F" w:rsidP="00E9703F">
      <w:pPr>
        <w:rPr>
          <w:rFonts w:cs="Guttman Vilna"/>
          <w:b/>
          <w:bCs/>
          <w:rtl/>
        </w:rPr>
      </w:pPr>
      <w:r w:rsidRPr="006F178A">
        <w:rPr>
          <w:rtl/>
        </w:rPr>
        <w:t xml:space="preserve">אבל לענין שבת, כיון דיכול להעמידה [היכר </w:t>
      </w:r>
      <w:ins w:id="93213" w:author="מנוע מכני" w:date="2026-10-11T12:04:39Z">
        <w:r>
          <w:rPr>
            <w:rtl/>
          </w:rPr>
          <w:t xml:space="preserve">סתם</w:t>
        </w:r>
      </w:ins>
      <w:del w:id="93214" w:author="מנוע מכני" w:date="2026-10-11T12:04:39Z">
        <w:r w:rsidRPr="006F178A">
          <w:rPr>
            <w:rtl/>
          </w:rPr>
          <w:delText xml:space="preserve">בעלמא</w:delText>
        </w:r>
      </w:del>
      <w:r w:rsidRPr="006F178A">
        <w:rPr>
          <w:rtl/>
        </w:rPr>
        <w:t xml:space="preserve">] - </w:t>
      </w:r>
      <w:ins w:id="90437" w:author="מנוע מכני" w:date="2026-10-11T12:04:39Z">
        <w:r>
          <w:rPr>
            <w:rtl/>
          </w:rPr>
          <w:t xml:space="preserve">אפי'</w:t>
        </w:r>
      </w:ins>
      <w:del w:id="90438" w:author="מנוע מכני" w:date="2026-10-11T12:04:39Z">
        <w:r w:rsidRPr="006F178A">
          <w:rPr>
            <w:rtl/>
          </w:rPr>
          <w:delText xml:space="preserve">אפילו</w:delText>
        </w:r>
      </w:del>
      <w:r w:rsidRPr="006F178A">
        <w:rPr>
          <w:rtl/>
        </w:rPr>
        <w:t xml:space="preserve"> בחוט הסרבל.</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קב.</w:t>
      </w:r>
    </w:p>
    <w:p>
      <w:pPr>
        <w:pStyle w:val="MishnaBatzad"/>
        <w:rPr>
          <w:ins w:id="20555" w:author="קלוד" w:date="2026-10-11T09:07:15Z"/>
        </w:rPr>
      </w:pPr>
      <w:ins w:id="20554" w:author="קלוד" w:date="2026-10-11T09:07:15Z">
        <w:r>
          <w:t xml:space="preserve">משנה ו</w:t>
        </w:r>
      </w:ins>
    </w:p>
    <w:p w:rsidR="00E9703F" w:rsidRPr="009757B9" w:rsidRDefault="00E9703F" w:rsidP="00E9703F">
      <w:pPr>
        <w:pStyle w:val="afff9"/>
        <w:rPr>
          <w:del w:id="20276" w:author="קלוד" w:date="2026-10-11T09:07:15Z"/>
          <w:b/>
          <w:rtl/>
        </w:rPr>
      </w:pPr>
      <w:del w:id="20275"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67" w:author="קלוד" w:date="2026-10-11T12:09:42Z">
          <w:pPr>
            <w:pStyle w:val="afff9"/>
          </w:pPr>
        </w:pPrChange>
      </w:pPr>
      <w:r w:rsidRPr="009757B9">
        <w:rPr>
          <w:b/>
          <w:rtl/>
        </w:rPr>
        <w:t>הזורק ונזכר מאחר שיצתה מידו, קלטה אחר, קלטה כלב, או שנשרפה - פטור.</w:t>
      </w:r>
    </w:p>
    <w:p w:rsidR="00E9703F" w:rsidRPr="009757B9" w:rsidRDefault="00E9703F" w:rsidP="00E9703F">
      <w:pPr>
        <w:pStyle w:val="afff9"/>
        <w:rPr>
          <w:b/>
          <w:rtl/>
        </w:rPr>
      </w:pPr>
      <w:r w:rsidRPr="009757B9">
        <w:rPr>
          <w:b/>
          <w:rtl/>
        </w:rPr>
        <w:t>זרק לעשות חבורה, בין באדם ובין בבהמה, ונזכר עד שלא נעשית חבורה - פטור.</w:t>
      </w:r>
    </w:p>
    <w:p w:rsidR="00E9703F" w:rsidRPr="009757B9" w:rsidRDefault="00E9703F" w:rsidP="00E9703F">
      <w:pPr>
        <w:pStyle w:val="afff9"/>
        <w:rPr>
          <w:b/>
          <w:rtl/>
        </w:rPr>
      </w:pPr>
      <w:r w:rsidRPr="009757B9">
        <w:rPr>
          <w:b/>
          <w:rtl/>
        </w:rPr>
        <w:t>זה הכלל: כל חייבי חטאות אינן חייבין עד שתהא תחלתן וסופן שגגה.</w:t>
      </w:r>
    </w:p>
    <w:p w:rsidR="00E9703F" w:rsidRPr="00307E5D" w:rsidRDefault="00E9703F" w:rsidP="00E9703F">
      <w:pPr>
        <w:pStyle w:val="afff9"/>
        <w:rPr>
          <w:spacing w:val="-2"/>
          <w:rtl/>
        </w:rPr>
      </w:pPr>
      <w:r w:rsidRPr="00307E5D">
        <w:rPr>
          <w:spacing w:val="-2"/>
          <w:rtl/>
        </w:rPr>
        <w:t>תחלתן שגגה וסופן זדון, תחילתן זדון וסופן שגגה פטורין, עד שתהא תחילתן וסופן שגגה.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49" w:author="קלוד" w:date="2026-10-11T12:33:55Z"/>
        </w:rPr>
      </w:pPr>
      <w:ins w:id="90550" w:author="קלוד" w:date="2026-10-11T12:33:55Z">
        <w:r>
          <w:rPr>
            <w:color w:val="7B3F00"/>
          </w:rPr>
          <w:t xml:space="preserve">הזורק ונזכר - תחילתו וסופו שגגה</w:t>
        </w:r>
      </w:ins>
    </w:p>
    <w:p w:rsidR="00E9703F" w:rsidRPr="006F178A" w:rsidRDefault="00E9703F" w:rsidP="00E9703F">
      <w:pPr>
        <w:rPr>
          <w:rtl/>
        </w:rPr>
      </w:pPr>
      <w:r w:rsidRPr="006F178A">
        <w:rPr>
          <w:rFonts w:ascii="Fb Fontext" w:hAnsi="Fb Fontext"/>
          <w:rtl/>
        </w:rPr>
        <w:t>הא נחה - חייב, והלא נזכר, ותנן: כל חייבי חטאות אינן חייבין עד שתהא תחלתן וסופן שגגה.</w:t>
      </w:r>
    </w:p>
    <w:p>
      <w:pPr>
        <w:pStyle w:val="38"/>
        <w:rPr>
          <w:ins w:id="98248" w:author="מנוע מכני" w:date="2026-10-11T12:04:39Z"/>
        </w:rPr>
      </w:pPr>
      <w:r w:rsidRPr="006F178A">
        <w:t>רבא:</w:t>
      </w:r>
    </w:p>
    <w:p w:rsidR="00E9703F" w:rsidRDefault="00E9703F" w:rsidP="00E9703F">
      <w:pPr>
        <w:rPr>
          <w:rtl/>
        </w:rPr>
      </w:pPr>
      <w:del w:id="98249" w:author="מנוע מכני" w:date="2026-10-11T12:04:39Z">
        <w:r w:rsidRPr="006F178A">
          <w:rPr>
            <w:rtl/>
          </w:rPr>
          <w:delText xml:space="preserve"> </w:delText>
        </w:r>
      </w:del>
      <w:r w:rsidRPr="006F178A">
        <w:rPr>
          <w:rtl/>
        </w:rPr>
        <w:t xml:space="preserve">תרתי קתני. הזורק ונזכר מאחר שיצתה מידו,</w:t>
      </w:r>
    </w:p>
    <w:p w:rsidR="00E9703F" w:rsidRPr="006F178A" w:rsidRDefault="00E9703F" w:rsidP="00E9703F">
      <w:pPr>
        <w:rPr>
          <w:rtl/>
        </w:rPr>
      </w:pPr>
      <w:ins w:id="94809" w:author="מנוע מכני" w:date="2026-10-11T12:04:39Z">
        <w:ins w:id="102901" w:author="קלוד" w:date="2026-10-11T13:11:34Z">
          <w:r>
            <w:rPr>
              <w:rtl/>
            </w:rPr>
            <w:t xml:space="preserve">או</w:t>
          </w:r>
        </w:ins>
        <w:del w:id="102902" w:author="קלוד" w:date="2026-10-11T13:11:34Z">
          <w:r>
            <w:rPr>
              <w:rtl/>
            </w:rPr>
            <w:delText xml:space="preserve">אם</w:delText>
          </w:r>
        </w:del>
        <w:r>
          <w:rPr>
            <w:rtl/>
          </w:rPr>
          <w:t xml:space="preserve"> </w:t>
        </w:r>
      </w:ins>
      <w:del w:id="94810" w:author="מנוע מכני" w:date="2026-10-11T12:04:39Z">
        <w:r w:rsidRPr="006F178A">
          <w:rPr>
            <w:rtl/>
          </w:rPr>
          <w:delText xml:space="preserve">אי </w:delText>
        </w:r>
      </w:del>
      <w:ins w:id="91519" w:author="מנוע מכני" w:date="2026-10-11T12:04:39Z">
        <w:ins w:id="102899" w:author="קלוד" w:date="2026-10-11T13:11:34Z">
          <w:r>
            <w:rPr>
              <w:rtl/>
            </w:rPr>
            <w:t xml:space="preserve">שלא</w:t>
          </w:r>
        </w:ins>
        <w:del w:id="102900" w:author="קלוד" w:date="2026-10-11T13:11:34Z">
          <w:r>
            <w:rPr>
              <w:rtl/>
            </w:rPr>
            <w:delText xml:space="preserve">גם</w:delText>
          </w:r>
          <w:r w:rsidRPr="006F178A">
            <w:rPr>
              <w:rtl/>
            </w:rPr>
            <w:delText xml:space="preserve">: </w:delText>
          </w:r>
          <w:r w:rsidRPr="006F178A">
            <w:rPr>
              <w:rtl/>
            </w:rPr>
            <w:delText xml:space="preserve">לא</w:delText>
          </w:r>
        </w:del>
      </w:ins>
      <w:del w:id="91520" w:author="מנוע מכני" w:date="2026-10-11T12:04:39Z">
        <w:r w:rsidRPr="006F178A">
          <w:rPr>
            <w:rtl/>
          </w:rPr>
          <w:delText xml:space="preserve">נמי</w:delText>
        </w:r>
      </w:del>
      <w:r w:rsidRPr="006F178A">
        <w:rPr>
          <w:rtl/>
        </w:rPr>
        <w:t xml:space="preserve"> נזכר, וקלטה אחר או קלטה כלב או שנשרפה - פטור.</w:t>
      </w:r>
    </w:p>
    <w:p w:rsidR="00E9703F" w:rsidRPr="006F178A" w:rsidRDefault="00E9703F" w:rsidP="00E9703F">
      <w:pPr>
        <w:rPr>
          <w:rtl/>
        </w:rPr>
      </w:pPr>
      <w:r w:rsidRPr="006F178A">
        <w:rPr>
          <w:rStyle w:val="2fb"/>
          <w:rtl/>
        </w:rPr>
        <w:t xml:space="preserve">רב </w:t>
      </w:r>
      <w:ins w:id="102905" w:author="קלוד" w:date="2026-10-11T13:11:34Z">
        <w:r>
          <w:rPr>
            <w:rStyle w:val="2fb"/>
            <w:rtl/>
          </w:rPr>
          <w:t xml:space="preserve">אשי:</w:t>
        </w:r>
      </w:ins>
      <w:del w:id="102906" w:author="קלוד" w:date="2026-10-11T13:11:34Z">
        <w:r w:rsidRPr="006F178A">
          <w:rPr>
            <w:rStyle w:val="2fb"/>
            <w:rtl/>
          </w:rPr>
          <w:delText xml:space="preserve">אשי</w:delText>
        </w:r>
      </w:del>
      <w:r w:rsidRPr="006F178A">
        <w:rPr>
          <w:rtl/>
        </w:rPr>
        <w:t xml:space="preserve"> </w:t>
      </w:r>
      <w:ins w:id="102903" w:author="קלוד" w:date="2026-10-11T13:11:34Z">
        <w:r>
          <w:rPr>
            <w:rStyle w:val="afffffe"/>
            <w:rtl/>
          </w:rPr>
          <w:t xml:space="preserve">חסרה המשנה</w:t>
        </w:r>
        <w:r>
          <w:rPr>
            <w:rtl/>
          </w:rPr>
          <w:t xml:space="preserve">, וה"ק:</w:t>
        </w:r>
      </w:ins>
      <w:del w:id="102904" w:author="קלוד" w:date="2026-10-11T13:11:34Z">
        <w:r w:rsidRPr="006F178A">
          <w:rPr>
            <w:rtl/>
          </w:rPr>
          <w:delText xml:space="preserve">ה"</w:delText>
        </w:r>
        <w:r w:rsidRPr="006F178A">
          <w:rPr>
            <w:rFonts w:hint="cs"/>
            <w:rtl/>
          </w:rPr>
          <w:delText xml:space="preserve">ק</w:delText>
        </w:r>
      </w:del>
      <w:r w:rsidRPr="006F178A">
        <w:rPr>
          <w:rtl/>
        </w:rPr>
        <w:t xml:space="preserve"> הזורק ונזכר מאחר שיצתה מידו, קלטה אחר, או קלטה כלב, או שנשרפה - פטור. הא נחה - חייב.</w:t>
      </w:r>
    </w:p>
    <w:p>
      <w:pPr>
        <w:pStyle w:val="38"/>
        <w:rPr>
          <w:ins w:id="98250" w:author="מנוע מכני" w:date="2026-10-11T12:04:39Z"/>
        </w:rPr>
      </w:pPr>
      <w:r w:rsidRPr="006F178A">
        <w:t xml:space="preserve">והיינו</w:t>
      </w:r>
    </w:p>
    <w:p w:rsidR="00E9703F" w:rsidRPr="006F178A" w:rsidRDefault="00E9703F" w:rsidP="00E9703F">
      <w:pPr>
        <w:rPr>
          <w:rtl/>
        </w:rPr>
      </w:pPr>
      <w:del w:id="98251" w:author="מנוע מכני" w:date="2026-10-11T12:04:39Z">
        <w:r w:rsidRPr="006F178A">
          <w:rPr>
            <w:rFonts w:ascii="Fb Fontext" w:hAnsi="Fb Fontext"/>
            <w:rtl/>
          </w:rPr>
          <w:delText xml:space="preserve"> </w:delText>
        </w:r>
      </w:del>
      <w:ins w:id="102909" w:author="קלוד" w:date="2026-10-11T13:11:34Z">
        <w:r>
          <w:rPr>
            <w:rFonts w:ascii="Fb Fontext" w:hAnsi="Fb Fontext"/>
            <w:rtl/>
          </w:rPr>
          <w:t xml:space="preserve">שחייב</w:t>
        </w:r>
      </w:ins>
      <w:del w:id="102910" w:author="קלוד" w:date="2026-10-11T13:11:34Z">
        <w:r w:rsidRPr="006F178A">
          <w:rPr>
            <w:rFonts w:ascii="Fb Fontext" w:hAnsi="Fb Fontext"/>
            <w:rtl/>
          </w:rPr>
          <w:delText xml:space="preserve">דחייב</w:delText>
        </w:r>
      </w:del>
      <w:r w:rsidRPr="006F178A">
        <w:rPr>
          <w:rFonts w:ascii="Fb Fontext" w:hAnsi="Fb Fontext"/>
          <w:rtl/>
        </w:rPr>
        <w:t xml:space="preserve"> דווקא </w:t>
      </w:r>
      <w:ins w:id="102907" w:author="קלוד" w:date="2026-10-11T13:11:34Z">
        <w:r>
          <w:rPr>
            <w:rFonts w:ascii="Fb Fontext" w:hAnsi="Fb Fontext"/>
            <w:rtl/>
          </w:rPr>
          <w:t xml:space="preserve">כשחזר</w:t>
        </w:r>
      </w:ins>
      <w:del w:id="102908" w:author="קלוד" w:date="2026-10-11T13:11:34Z">
        <w:r w:rsidRPr="006F178A">
          <w:rPr>
            <w:rFonts w:ascii="Fb Fontext" w:hAnsi="Fb Fontext"/>
            <w:rtl/>
          </w:rPr>
          <w:delText xml:space="preserve">שחזר</w:delText>
        </w:r>
      </w:del>
      <w:r w:rsidRPr="006F178A">
        <w:rPr>
          <w:rFonts w:ascii="Fb Fontext" w:hAnsi="Fb Fontext"/>
          <w:rtl/>
        </w:rPr>
        <w:t xml:space="preserve"> ושכח, אבל </w:t>
      </w:r>
      <w:r w:rsidRPr="006F178A">
        <w:rPr>
          <w:rFonts w:ascii="Fb Fontext" w:hAnsi="Fb Fontext"/>
          <w:rtl/>
        </w:rPr>
        <w:t xml:space="preserve">לא</w:t>
      </w:r>
      <w:r w:rsidRPr="006F178A">
        <w:rPr>
          <w:rFonts w:ascii="Fb Fontext" w:hAnsi="Fb Fontext"/>
          <w:rtl/>
        </w:rPr>
        <w:t xml:space="preserve"> חזר ושכח - פטור.</w:t>
      </w:r>
    </w:p>
    <w:p w:rsidR="00E9703F" w:rsidRPr="006F178A" w:rsidRDefault="00E9703F" w:rsidP="00E9703F">
      <w:pPr>
        <w:rPr>
          <w:rtl/>
        </w:rPr>
      </w:pPr>
      <w:r w:rsidRPr="006F178A">
        <w:rPr>
          <w:rFonts w:ascii="Fb Fontext" w:hAnsi="Fb Fontext"/>
          <w:sz w:val="20"/>
          <w:rtl/>
        </w:rPr>
        <w:t>שכל חייבי חטאות אינן חייבין עד שתהא תחלתן וסופן שגגה.</w:t>
      </w:r>
    </w:p>
    <w:p>
      <w:pPr>
        <w:pStyle w:val="afffff8"/>
        <w:rPr>
          <w:ins w:id="90547" w:author="קלוד" w:date="2026-10-11T12:33:55Z"/>
        </w:rPr>
      </w:pPr>
      <w:ins w:id="90548" w:author="קלוד" w:date="2026-10-11T12:33:55Z">
        <w:r>
          <w:rPr>
            <w:color w:val="7B3F00"/>
          </w:rPr>
          <w:t xml:space="preserve">שתי אמות בשוגג ואחת במזיד - רבה ורבא</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שתי אמות בשוגג</w:t>
      </w:r>
      <w:r w:rsidRPr="006F178A">
        <w:rPr>
          <w:rFonts w:ascii="Fb Fontext" w:hAnsi="Fb Fontext" w:hint="cs"/>
          <w:rtl/>
        </w:rPr>
        <w:t xml:space="preserve"> ואחת במזיד </w:t>
      </w:r>
      <w:r w:rsidRPr="006F178A">
        <w:rPr>
          <w:rFonts w:ascii="Fb Fontext" w:hAnsi="Fb Fontext"/>
          <w:rtl/>
        </w:rPr>
        <w:t>.</w:t>
      </w:r>
    </w:p>
    <w:p>
      <w:pPr>
        <w:pStyle w:val="38"/>
        <w:rPr>
          <w:ins w:id="98252" w:author="מנוע מכני" w:date="2026-10-11T12:04:39Z"/>
        </w:rPr>
      </w:pPr>
      <w:r w:rsidRPr="006F178A">
        <w:t>רבה:</w:t>
      </w:r>
    </w:p>
    <w:p w:rsidR="00E9703F" w:rsidRDefault="00E9703F" w:rsidP="00E9703F">
      <w:pPr>
        <w:rPr>
          <w:rtl/>
        </w:rPr>
      </w:pPr>
      <w:del w:id="98253" w:author="מנוע מכני" w:date="2026-10-11T12:04:39Z">
        <w:r w:rsidRPr="006F178A">
          <w:rPr>
            <w:rtl/>
          </w:rPr>
          <w:delText xml:space="preserve"> </w:delText>
        </w:r>
      </w:del>
      <w:r w:rsidRPr="006F178A">
        <w:rPr>
          <w:rtl/>
        </w:rPr>
        <w:t xml:space="preserve">פטור. </w:t>
      </w:r>
      <w:r>
        <w:rPr>
          <w:rtl/>
        </w:rPr>
        <w:t>אפי'</w:t>
      </w:r>
      <w:r w:rsidRPr="006F178A">
        <w:rPr>
          <w:rtl/>
        </w:rPr>
        <w:t xml:space="preserve"> </w:t>
      </w:r>
      <w:r w:rsidRPr="006F178A">
        <w:rPr>
          <w:rStyle w:val="2fb"/>
          <w:rtl/>
        </w:rPr>
        <w:t xml:space="preserve">לר"ג</w:t>
      </w:r>
      <w:r w:rsidRPr="006F178A">
        <w:rPr>
          <w:rtl/>
        </w:rPr>
        <w:t xml:space="preserve"> </w:t>
      </w:r>
      <w:ins w:id="102921" w:author="קלוד" w:date="2026-10-11T13:11:34Z">
        <w:r>
          <w:rPr>
            <w:rtl/>
          </w:rPr>
          <w:t xml:space="preserve">שאין</w:t>
        </w:r>
      </w:ins>
      <w:del w:id="102922" w:author="קלוד" w:date="2026-10-11T13:11:34Z">
        <w:r w:rsidRPr="006F178A">
          <w:rPr>
            <w:rtl/>
          </w:rPr>
          <w:delText xml:space="preserve">דאין</w:delText>
        </w:r>
      </w:del>
      <w:r w:rsidRPr="006F178A">
        <w:rPr>
          <w:rtl/>
        </w:rPr>
        <w:t xml:space="preserve"> ידיעה לחצי שיעור</w:t>
      </w:r>
      <w:ins w:id="102919" w:author="קלוד" w:date="2026-10-11T13:11:34Z">
        <w:r>
          <w:rPr>
            <w:rtl/>
          </w:rPr>
          <w:t xml:space="preserve"> - </w:t>
        </w:r>
      </w:ins>
      <w:del w:id="102920" w:author="קלוד" w:date="2026-10-11T13:11:34Z">
        <w:r w:rsidRPr="006F178A">
          <w:rPr>
            <w:rtl/>
          </w:rPr>
          <w:delText xml:space="preserve"> </w:delText>
        </w:r>
      </w:del>
      <w:ins w:id="91521" w:author="מנוע מכני" w:date="2026-10-11T12:04:39Z">
        <w:r>
          <w:rPr>
            <w:rtl/>
          </w:rPr>
          <w:t xml:space="preserve">שם</w:t>
        </w:r>
      </w:ins>
      <w:del w:id="91522" w:author="מנוע מכני" w:date="2026-10-11T12:04:39Z">
        <w:r w:rsidRPr="006F178A">
          <w:rPr>
            <w:rtl/>
          </w:rPr>
          <w:delText xml:space="preserve">התם</w:delText>
        </w:r>
      </w:del>
      <w:r w:rsidRPr="006F178A">
        <w:rPr>
          <w:rtl/>
        </w:rPr>
        <w:t xml:space="preserve"> </w:t>
      </w:r>
      <w:ins w:id="102917" w:author="קלוד" w:date="2026-10-11T13:11:34Z">
        <w:r>
          <w:rPr>
            <w:rtl/>
          </w:rPr>
          <w:t xml:space="preserve">גמר</w:t>
        </w:r>
      </w:ins>
      <w:del w:id="102918" w:author="קלוד" w:date="2026-10-11T13:11:34Z">
        <w:r w:rsidRPr="006F178A">
          <w:rPr>
            <w:rtl/>
          </w:rPr>
          <w:delText xml:space="preserve">הוא</w:delText>
        </w:r>
      </w:del>
      <w:r w:rsidRPr="006F178A">
        <w:rPr>
          <w:rtl/>
        </w:rPr>
        <w:t xml:space="preserve"> </w:t>
      </w:r>
      <w:ins w:id="102915" w:author="קלוד" w:date="2026-10-11T13:11:34Z">
        <w:r>
          <w:rPr>
            <w:rStyle w:val="afffffe"/>
            <w:rtl/>
          </w:rPr>
          <w:t xml:space="preserve">השיעור</w:t>
        </w:r>
      </w:ins>
      <w:del w:id="102916" w:author="קלוד" w:date="2026-10-11T13:11:34Z">
        <w:r w:rsidRPr="006F178A">
          <w:rPr>
            <w:rtl/>
          </w:rPr>
          <w:delText xml:space="preserve">דבשוגג</w:delText>
        </w:r>
      </w:del>
      <w:r w:rsidRPr="006F178A">
        <w:rPr>
          <w:rtl/>
        </w:rPr>
        <w:t xml:space="preserve"> </w:t>
      </w:r>
      <w:ins w:id="102913" w:author="קלוד" w:date="2026-10-11T13:11:34Z">
        <w:r>
          <w:rPr>
            <w:rtl/>
          </w:rPr>
          <w:t xml:space="preserve">בשוגג,</w:t>
        </w:r>
      </w:ins>
      <w:del w:id="102914" w:author="קלוד" w:date="2026-10-11T13:11:34Z">
        <w:r w:rsidRPr="006F178A">
          <w:rPr>
            <w:rtl/>
          </w:rPr>
          <w:delText xml:space="preserve">גמר</w:delText>
        </w:r>
      </w:del>
      <w:r w:rsidRPr="006F178A">
        <w:rPr>
          <w:rtl/>
        </w:rPr>
        <w:t xml:space="preserve"> </w:t>
      </w:r>
      <w:r w:rsidRPr="006F178A">
        <w:rPr>
          <w:rtl/>
        </w:rPr>
        <w:t xml:space="preserve">משא"כ</w:t>
      </w:r>
      <w:r w:rsidRPr="006F178A">
        <w:rPr>
          <w:rtl/>
        </w:rPr>
        <w:t xml:space="preserve"> </w:t>
      </w:r>
      <w:ins w:id="91523" w:author="מנוע מכני" w:date="2026-10-11T12:04:39Z">
        <w:r>
          <w:rPr>
            <w:rtl/>
          </w:rPr>
          <w:t xml:space="preserve">כאן</w:t>
        </w:r>
      </w:ins>
      <w:del w:id="91524" w:author="מנוע מכני" w:date="2026-10-11T12:04:39Z">
        <w:r w:rsidRPr="006F178A">
          <w:rPr>
            <w:rtl/>
          </w:rPr>
          <w:delText xml:space="preserve">הכא</w:delText>
        </w:r>
      </w:del>
      <w:r w:rsidRPr="006F178A">
        <w:rPr>
          <w:rtl/>
        </w:rPr>
        <w:t xml:space="preserve"> </w:t>
      </w:r>
      <w:ins w:id="102911" w:author="קלוד" w:date="2026-10-11T13:11:34Z">
        <w:r>
          <w:rPr>
            <w:rtl/>
          </w:rPr>
          <w:t xml:space="preserve">שבמזיד</w:t>
        </w:r>
      </w:ins>
      <w:del w:id="102912" w:author="קלוד" w:date="2026-10-11T13:11:34Z">
        <w:r w:rsidRPr="006F178A">
          <w:rPr>
            <w:rtl/>
          </w:rPr>
          <w:delText xml:space="preserve">דבמזיד</w:delText>
        </w:r>
      </w:del>
      <w:r w:rsidRPr="006F178A">
        <w:rPr>
          <w:rtl/>
        </w:rPr>
        <w:t xml:space="preserve"> [והיינו במעביר שיכל לעצור זאת]</w:t>
      </w:r>
    </w:p>
    <w:p>
      <w:pPr>
        <w:pStyle w:val="38"/>
        <w:rPr>
          <w:ins w:id="98254" w:author="מנוע מכני" w:date="2026-10-11T12:04:39Z"/>
        </w:rPr>
      </w:pPr>
      <w:r w:rsidRPr="006F178A">
        <w:t>רבא</w:t>
      </w:r>
      <w:r w:rsidRPr="006F178A">
        <w:t xml:space="preserve">:</w:t>
      </w:r>
    </w:p>
    <w:p w:rsidR="00E9703F" w:rsidRPr="006F178A" w:rsidRDefault="00E9703F" w:rsidP="00E9703F">
      <w:pPr>
        <w:rPr>
          <w:rtl/>
        </w:rPr>
      </w:pPr>
      <w:del w:id="98255" w:author="מנוע מכני" w:date="2026-10-11T12:04:39Z">
        <w:r w:rsidRPr="006F178A">
          <w:rPr>
            <w:rtl/>
          </w:rPr>
          <w:delText xml:space="preserve"> </w:delText>
        </w:r>
      </w:del>
      <w:r w:rsidRPr="006F178A">
        <w:rPr>
          <w:rtl/>
        </w:rPr>
        <w:t xml:space="preserve">חייב. </w:t>
      </w:r>
      <w:r>
        <w:rPr>
          <w:rtl/>
        </w:rPr>
        <w:t>ואפי'</w:t>
      </w:r>
      <w:r w:rsidRPr="006F178A">
        <w:rPr>
          <w:rtl/>
        </w:rPr>
        <w:t xml:space="preserve"> לרבנן </w:t>
      </w:r>
      <w:ins w:id="102935" w:author="קלוד" w:date="2026-10-11T13:11:34Z">
        <w:r>
          <w:rPr>
            <w:rtl/>
          </w:rPr>
          <w:t xml:space="preserve">שיש</w:t>
        </w:r>
      </w:ins>
      <w:del w:id="102936" w:author="קלוד" w:date="2026-10-11T13:11:34Z">
        <w:r w:rsidRPr="006F178A">
          <w:rPr>
            <w:rtl/>
          </w:rPr>
          <w:delText xml:space="preserve">דיש</w:delText>
        </w:r>
      </w:del>
      <w:r w:rsidRPr="006F178A">
        <w:rPr>
          <w:rtl/>
        </w:rPr>
        <w:t xml:space="preserve"> ידיעה לחצי </w:t>
      </w:r>
      <w:ins w:id="102933" w:author="קלוד" w:date="2026-10-11T13:11:34Z">
        <w:r>
          <w:rPr>
            <w:rtl/>
          </w:rPr>
          <w:t xml:space="preserve">שיעור -</w:t>
        </w:r>
      </w:ins>
      <w:del w:id="102934" w:author="קלוד" w:date="2026-10-11T13:11:34Z">
        <w:r w:rsidRPr="006F178A">
          <w:rPr>
            <w:rtl/>
          </w:rPr>
          <w:delText xml:space="preserve">שיעור,</w:delText>
        </w:r>
      </w:del>
      <w:r w:rsidRPr="006F178A">
        <w:rPr>
          <w:rtl/>
        </w:rPr>
        <w:t xml:space="preserve"> </w:t>
      </w:r>
      <w:ins w:id="91525" w:author="מנוע מכני" w:date="2026-10-11T12:04:39Z">
        <w:r>
          <w:rPr>
            <w:rtl/>
          </w:rPr>
          <w:t xml:space="preserve">שם</w:t>
        </w:r>
      </w:ins>
      <w:del w:id="91526" w:author="מנוע מכני" w:date="2026-10-11T12:04:39Z">
        <w:r w:rsidRPr="006F178A">
          <w:rPr>
            <w:rtl/>
          </w:rPr>
          <w:delText xml:space="preserve">התם</w:delText>
        </w:r>
      </w:del>
      <w:r w:rsidRPr="006F178A">
        <w:rPr>
          <w:rtl/>
        </w:rPr>
        <w:t xml:space="preserve"> הוא </w:t>
      </w:r>
      <w:ins w:id="102931" w:author="קלוד" w:date="2026-10-11T13:11:34Z">
        <w:r>
          <w:rPr>
            <w:rtl/>
          </w:rPr>
          <w:t xml:space="preserve">בידו,</w:t>
        </w:r>
      </w:ins>
      <w:del w:id="102932" w:author="קלוד" w:date="2026-10-11T13:11:34Z">
        <w:r w:rsidRPr="006F178A">
          <w:rPr>
            <w:rtl/>
          </w:rPr>
          <w:delText xml:space="preserve">- דבידו,</w:delText>
        </w:r>
      </w:del>
      <w:r w:rsidRPr="006F178A">
        <w:rPr>
          <w:rtl/>
        </w:rPr>
        <w:t xml:space="preserve"> אבל </w:t>
      </w:r>
      <w:ins w:id="91527" w:author="מנוע מכני" w:date="2026-10-11T12:04:39Z">
        <w:r>
          <w:rPr>
            <w:rtl/>
          </w:rPr>
          <w:t xml:space="preserve">כאן</w:t>
        </w:r>
      </w:ins>
      <w:del w:id="91528" w:author="מנוע מכני" w:date="2026-10-11T12:04:39Z">
        <w:r w:rsidRPr="006F178A">
          <w:rPr>
            <w:rtl/>
          </w:rPr>
          <w:delText xml:space="preserve">הכא</w:delText>
        </w:r>
      </w:del>
      <w:r w:rsidRPr="006F178A">
        <w:rPr>
          <w:rtl/>
        </w:rPr>
        <w:t xml:space="preserve"> </w:t>
      </w:r>
      <w:ins w:id="102929" w:author="קלוד" w:date="2026-10-11T13:11:34Z">
        <w:r>
          <w:rPr>
            <w:rtl/>
          </w:rPr>
          <w:t xml:space="preserve">שאין</w:t>
        </w:r>
      </w:ins>
      <w:del w:id="102930" w:author="קלוד" w:date="2026-10-11T13:11:34Z">
        <w:r w:rsidRPr="006F178A">
          <w:rPr>
            <w:rtl/>
          </w:rPr>
          <w:delText xml:space="preserve">דאין</w:delText>
        </w:r>
      </w:del>
      <w:r w:rsidRPr="006F178A">
        <w:rPr>
          <w:rtl/>
        </w:rPr>
        <w:t xml:space="preserve"> </w:t>
      </w:r>
      <w:ins w:id="102927" w:author="קלוד" w:date="2026-10-11T13:11:34Z">
        <w:r>
          <w:rPr>
            <w:rtl/>
          </w:rPr>
          <w:t xml:space="preserve">בידו -</w:t>
        </w:r>
      </w:ins>
      <w:del w:id="102928" w:author="קלוד" w:date="2026-10-11T13:11:34Z">
        <w:r w:rsidRPr="006F178A">
          <w:rPr>
            <w:rtl/>
          </w:rPr>
          <w:delText xml:space="preserve">בידו</w:delText>
        </w:r>
      </w:del>
      <w:r w:rsidRPr="006F178A">
        <w:rPr>
          <w:rtl/>
        </w:rPr>
        <w:t xml:space="preserve"> </w:t>
      </w:r>
      <w:r w:rsidRPr="006F178A">
        <w:rPr>
          <w:rtl/>
        </w:rPr>
        <w:t xml:space="preserve">לא</w:t>
      </w:r>
      <w:r w:rsidRPr="006F178A">
        <w:rPr>
          <w:rtl/>
        </w:rPr>
        <w:t xml:space="preserve">. והיינו </w:t>
      </w:r>
      <w:ins w:id="102925" w:author="קלוד" w:date="2026-10-11T13:11:34Z">
        <w:r>
          <w:rPr>
            <w:rtl/>
          </w:rPr>
          <w:t xml:space="preserve">בזורק,</w:t>
        </w:r>
      </w:ins>
      <w:del w:id="102926" w:author="קלוד" w:date="2026-10-11T13:11:34Z">
        <w:r w:rsidRPr="006F178A">
          <w:rPr>
            <w:rtl/>
          </w:rPr>
          <w:delText xml:space="preserve">בזורק</w:delText>
        </w:r>
      </w:del>
      <w:r w:rsidRPr="006F178A">
        <w:rPr>
          <w:rtl/>
        </w:rPr>
        <w:t xml:space="preserve"> </w:t>
      </w:r>
      <w:ins w:id="102923" w:author="קלוד" w:date="2026-10-11T13:11:34Z">
        <w:r>
          <w:rPr>
            <w:rtl/>
          </w:rPr>
          <w:t xml:space="preserve">שממילא</w:t>
        </w:r>
      </w:ins>
      <w:del w:id="102924" w:author="קלוד" w:date="2026-10-11T13:11:34Z">
        <w:r w:rsidRPr="006F178A">
          <w:rPr>
            <w:rtl/>
          </w:rPr>
          <w:delText xml:space="preserve">ממילא</w:delText>
        </w:r>
      </w:del>
      <w:r w:rsidRPr="006F178A">
        <w:rPr>
          <w:rtl/>
        </w:rPr>
        <w:t xml:space="preserve"> הוא שוגג.</w:t>
      </w:r>
    </w:p>
    <w:p w:rsidR="00E9703F" w:rsidRDefault="00E9703F" w:rsidP="00E9703F">
      <w:pPr>
        <w:rPr>
          <w:rtl/>
        </w:rPr>
      </w:pPr>
      <w:r w:rsidRPr="006F178A">
        <w:rPr>
          <w:rtl/>
        </w:rPr>
        <w:t>ו</w:t>
      </w:r>
      <w:r w:rsidRPr="006F178A">
        <w:rPr>
          <w:b/>
          <w:bCs/>
          <w:rtl/>
        </w:rPr>
        <w:t>הלכתא</w:t>
      </w:r>
      <w:r w:rsidRPr="006F178A">
        <w:rPr>
          <w:rtl/>
        </w:rPr>
        <w:t xml:space="preserve"> </w:t>
      </w:r>
      <w:ins w:id="102943" w:author="קלוד" w:date="2026-10-11T13:11:34Z">
        <w:r>
          <w:rPr>
            <w:rStyle w:val="2fb"/>
            <w:rtl/>
          </w:rPr>
          <w:t xml:space="preserve">כרבה,</w:t>
        </w:r>
      </w:ins>
      <w:del w:id="102944" w:author="קלוד" w:date="2026-10-11T13:11:34Z">
        <w:r w:rsidRPr="006F178A">
          <w:rPr>
            <w:rStyle w:val="2fb"/>
            <w:rtl/>
          </w:rPr>
          <w:delText xml:space="preserve">כרבה</w:delText>
        </w:r>
      </w:del>
      <w:r w:rsidRPr="006F178A">
        <w:rPr>
          <w:rtl/>
        </w:rPr>
        <w:t xml:space="preserve"> </w:t>
      </w:r>
      <w:ins w:id="102941" w:author="קלוד" w:date="2026-10-11T13:11:34Z">
        <w:r>
          <w:rPr>
            <w:rtl/>
          </w:rPr>
          <w:t xml:space="preserve">שבמעביר</w:t>
        </w:r>
      </w:ins>
      <w:del w:id="102942" w:author="קלוד" w:date="2026-10-11T13:11:34Z">
        <w:r w:rsidRPr="006F178A">
          <w:rPr>
            <w:rtl/>
          </w:rPr>
          <w:delText xml:space="preserve">דבמעביר</w:delText>
        </w:r>
      </w:del>
      <w:r w:rsidRPr="006F178A">
        <w:rPr>
          <w:rtl/>
        </w:rPr>
        <w:t xml:space="preserve"> </w:t>
      </w:r>
      <w:ins w:id="102939" w:author="קלוד" w:date="2026-10-11T13:11:34Z">
        <w:r>
          <w:rPr>
            <w:rtl/>
          </w:rPr>
          <w:t xml:space="preserve">פטור,</w:t>
        </w:r>
      </w:ins>
      <w:del w:id="102940" w:author="קלוד" w:date="2026-10-11T13:11:34Z">
        <w:r w:rsidRPr="006F178A">
          <w:rPr>
            <w:rtl/>
          </w:rPr>
          <w:delText xml:space="preserve">פטור</w:delText>
        </w:r>
      </w:del>
      <w:r w:rsidRPr="006F178A">
        <w:rPr>
          <w:rtl/>
        </w:rPr>
        <w:t xml:space="preserve"> </w:t>
      </w:r>
      <w:ins w:id="102937" w:author="קלוד" w:date="2026-10-11T13:11:34Z">
        <w:r>
          <w:rPr>
            <w:rtl/>
          </w:rPr>
          <w:t xml:space="preserve">שיש</w:t>
        </w:r>
      </w:ins>
      <w:del w:id="102938" w:author="קלוד" w:date="2026-10-11T13:11:34Z">
        <w:r w:rsidRPr="006F178A">
          <w:rPr>
            <w:rtl/>
          </w:rPr>
          <w:delText xml:space="preserve">דיש</w:delText>
        </w:r>
      </w:del>
      <w:r w:rsidRPr="006F178A">
        <w:rPr>
          <w:rtl/>
        </w:rPr>
        <w:t xml:space="preserve"> ידיעה במזיד לחצי שיעור</w:t>
      </w:r>
    </w:p>
    <w:p w:rsidR="00E9703F" w:rsidRPr="009757B9" w:rsidRDefault="00E9703F" w:rsidP="00E9703F">
      <w:pPr>
        <w:rPr>
          <w:rFonts w:cs="Guttman Vilna"/>
          <w:b/>
          <w:bCs/>
          <w:rtl/>
        </w:rPr>
      </w:pPr>
      <w:ins w:id="102951" w:author="קלוד" w:date="2026-10-11T13:11:34Z">
        <w:r>
          <w:rPr>
            <w:rtl/>
          </w:rPr>
          <w:t xml:space="preserve">משא"כ</w:t>
        </w:r>
      </w:ins>
      <w:del w:id="102952" w:author="קלוד" w:date="2026-10-11T13:11:34Z">
        <w:r w:rsidRPr="006F178A">
          <w:rPr>
            <w:rtl/>
          </w:rPr>
          <w:delText xml:space="preserve">משא'כ</w:delText>
        </w:r>
      </w:del>
      <w:r w:rsidRPr="006F178A">
        <w:rPr>
          <w:rtl/>
        </w:rPr>
        <w:t xml:space="preserve"> בזרק </w:t>
      </w:r>
      <w:ins w:id="102949" w:author="קלוד" w:date="2026-10-11T13:11:34Z">
        <w:r>
          <w:rPr>
            <w:rtl/>
          </w:rPr>
          <w:t xml:space="preserve">שחייב,</w:t>
        </w:r>
      </w:ins>
      <w:del w:id="102950" w:author="קלוד" w:date="2026-10-11T13:11:34Z">
        <w:r w:rsidRPr="006F178A">
          <w:rPr>
            <w:rtl/>
          </w:rPr>
          <w:delText xml:space="preserve">שחייב</w:delText>
        </w:r>
      </w:del>
      <w:r w:rsidRPr="006F178A">
        <w:rPr>
          <w:rtl/>
        </w:rPr>
        <w:t xml:space="preserve"> </w:t>
      </w:r>
      <w:ins w:id="102947" w:author="קלוד" w:date="2026-10-11T13:11:34Z">
        <w:r>
          <w:rPr>
            <w:rtl/>
          </w:rPr>
          <w:t xml:space="preserve">שלא</w:t>
        </w:r>
      </w:ins>
      <w:del w:id="102948" w:author="קלוד" w:date="2026-10-11T13:11:34Z">
        <w:r w:rsidRPr="006F178A">
          <w:rPr>
            <w:rtl/>
          </w:rPr>
          <w:delText xml:space="preserve">דלא</w:delText>
        </w:r>
      </w:del>
      <w:r w:rsidRPr="006F178A">
        <w:rPr>
          <w:rtl/>
        </w:rPr>
        <w:t xml:space="preserve"> </w:t>
      </w:r>
      <w:ins w:id="102945" w:author="קלוד" w:date="2026-10-11T13:11:34Z">
        <w:r>
          <w:rPr>
            <w:rtl/>
          </w:rPr>
          <w:t xml:space="preserve">יכול</w:t>
        </w:r>
      </w:ins>
      <w:del w:id="102946" w:author="קלוד" w:date="2026-10-11T13:11:34Z">
        <w:r w:rsidRPr="006F178A">
          <w:rPr>
            <w:rtl/>
          </w:rPr>
          <w:delText xml:space="preserve">יכל</w:delText>
        </w:r>
      </w:del>
      <w:r w:rsidRPr="006F178A">
        <w:rPr>
          <w:rtl/>
        </w:rPr>
        <w:t xml:space="preserve"> לעצור את הזריקה.</w:t>
      </w:r>
    </w:p>
    <w:p w:rsidR="00E9703F" w:rsidRPr="006F178A" w:rsidRDefault="00E9703F" w:rsidP="00E9703F">
      <w:pPr>
        <w:rPr>
          <w:rtl/>
        </w:rPr>
      </w:pPr>
      <w:r w:rsidRPr="006F178A">
        <w:rPr>
          <w:rtl/>
        </w:rPr>
        <w:t>•</w:t>
      </w:r>
      <w:r w:rsidRPr="006F178A">
        <w:rPr>
          <w:rFonts w:hint="cs"/>
          <w:rtl/>
        </w:rPr>
        <w:t xml:space="preserve"> </w:t>
      </w:r>
      <w:ins w:id="93215" w:author="מנוע מכני" w:date="2026-10-11T12:04:39Z">
        <w:r>
          <w:rPr>
            <w:rtl/>
          </w:rPr>
          <w:t xml:space="preserve">וכך</w:t>
        </w:r>
      </w:ins>
      <w:del w:id="93216" w:author="מנוע מכני" w:date="2026-10-11T12:04:39Z">
        <w:r w:rsidRPr="006F178A">
          <w:rPr>
            <w:rtl/>
          </w:rPr>
          <w:delText xml:space="preserve">והכי</w:delText>
        </w:r>
      </w:del>
      <w:r w:rsidRPr="006F178A">
        <w:rPr>
          <w:rtl/>
        </w:rPr>
        <w:t xml:space="preserve"> </w:t>
      </w:r>
      <w:r w:rsidRPr="006F178A">
        <w:rPr>
          <w:b/>
          <w:bCs/>
          <w:rtl/>
        </w:rPr>
        <w:t>הלכתא</w:t>
      </w:r>
      <w:r w:rsidRPr="006F178A">
        <w:rPr>
          <w:rtl/>
        </w:rPr>
        <w:t xml:space="preserve"> </w:t>
      </w:r>
      <w:r w:rsidRPr="006F178A">
        <w:rPr>
          <w:rStyle w:val="2fb"/>
          <w:rtl/>
        </w:rPr>
        <w:t xml:space="preserve">כרבה</w:t>
      </w:r>
      <w:r w:rsidRPr="006F178A">
        <w:rPr>
          <w:rtl/>
        </w:rPr>
        <w:t xml:space="preserve">- </w:t>
      </w:r>
      <w:r w:rsidRPr="006F178A">
        <w:rPr>
          <w:rStyle w:val="2fb"/>
          <w:rtl/>
        </w:rPr>
        <w:t xml:space="preserve">ר"מ</w:t>
      </w:r>
      <w:r w:rsidRPr="006F178A">
        <w:rPr>
          <w:rtl/>
        </w:rPr>
        <w:t xml:space="preserve">.</w:t>
      </w:r>
    </w:p>
    <w:p>
      <w:pPr>
        <w:pStyle w:val="afffff8"/>
        <w:rPr>
          <w:ins w:id="90545" w:author="קלוד" w:date="2026-10-11T12:33:55Z"/>
        </w:rPr>
      </w:pPr>
      <w:ins w:id="90546" w:author="קלוד" w:date="2026-10-11T12:33:55Z">
        <w:r>
          <w:rPr>
            <w:color w:val="7B3F00"/>
          </w:rPr>
          <w:t xml:space="preserve">זרק ונחה בפי הכלב או הכבשן - חייב משום שמכוון</w:t>
        </w:r>
      </w:ins>
    </w:p>
    <w:p w:rsidR="00E9703F" w:rsidRPr="006F178A" w:rsidRDefault="00E9703F" w:rsidP="00E9703F">
      <w:pPr>
        <w:rPr>
          <w:rtl/>
        </w:rPr>
      </w:pPr>
      <w:ins w:id="102957" w:author="קלוד" w:date="2026-10-11T13:11:34Z">
        <w:r>
          <w:rPr>
            <w:rFonts w:ascii="Fb Fontext" w:hAnsi="Fb Fontext"/>
            <w:sz w:val="20"/>
            <w:rtl/>
          </w:rPr>
          <w:t xml:space="preserve">זרק</w:t>
        </w:r>
      </w:ins>
      <w:del w:id="102958" w:author="קלוד" w:date="2026-10-11T13:11:34Z">
        <w:r w:rsidRPr="006F178A">
          <w:rPr>
            <w:rFonts w:ascii="Fb Fontext" w:hAnsi="Fb Fontext"/>
            <w:sz w:val="20"/>
            <w:rtl/>
          </w:rPr>
          <w:delText xml:space="preserve">הא דזרק</w:delText>
        </w:r>
      </w:del>
      <w:r w:rsidRPr="006F178A">
        <w:rPr>
          <w:rFonts w:ascii="Fb Fontext" w:hAnsi="Fb Fontext"/>
          <w:sz w:val="20"/>
          <w:rtl/>
        </w:rPr>
        <w:t xml:space="preserve"> ונחה בפי הכלב או בפי הכבשן - </w:t>
      </w:r>
      <w:ins w:id="102955" w:author="קלוד" w:date="2026-10-11T13:11:34Z">
        <w:r>
          <w:rPr>
            <w:rFonts w:ascii="Fb Fontext" w:hAnsi="Fb Fontext"/>
            <w:sz w:val="20"/>
            <w:rtl/>
          </w:rPr>
          <w:t xml:space="preserve">חייב,</w:t>
        </w:r>
      </w:ins>
      <w:del w:id="102956" w:author="קלוד" w:date="2026-10-11T13:11:34Z">
        <w:r w:rsidRPr="006F178A">
          <w:rPr>
            <w:rFonts w:ascii="Fb Fontext" w:hAnsi="Fb Fontext"/>
            <w:sz w:val="20"/>
            <w:rtl/>
          </w:rPr>
          <w:delText xml:space="preserve">חייב. היינו</w:delText>
        </w:r>
      </w:del>
      <w:r w:rsidRPr="006F178A">
        <w:rPr>
          <w:rFonts w:ascii="Fb Fontext" w:hAnsi="Fb Fontext"/>
          <w:sz w:val="20"/>
          <w:rtl/>
        </w:rPr>
        <w:t xml:space="preserve"> משום </w:t>
      </w:r>
      <w:ins w:id="102953" w:author="קלוד" w:date="2026-10-11T13:11:34Z">
        <w:r>
          <w:rPr>
            <w:rFonts w:ascii="Fb Fontext" w:hAnsi="Fb Fontext"/>
            <w:sz w:val="20"/>
            <w:rtl/>
          </w:rPr>
          <w:t xml:space="preserve">שמתכוון.</w:t>
        </w:r>
      </w:ins>
      <w:del w:id="102954" w:author="קלוד" w:date="2026-10-11T13:11:34Z">
        <w:r w:rsidRPr="006F178A">
          <w:rPr>
            <w:rFonts w:ascii="Fb Fontext" w:hAnsi="Fb Fontext"/>
            <w:sz w:val="20"/>
            <w:rtl/>
          </w:rPr>
          <w:delText xml:space="preserve">דמיכוון.</w:delText>
        </w:r>
      </w:del>
    </w:p>
    <w:p>
      <w:pPr>
        <w:pStyle w:val="38"/>
        <w:rPr>
          <w:ins w:id="98257" w:author="מנוע מכני" w:date="2026-10-11T12:04:39Z"/>
        </w:rPr>
      </w:pPr>
      <w:del w:id="98256" w:author="מנוע מכני" w:date="2026-10-11T12:04:39Z">
        <w:r w:rsidRPr="006F178A">
          <w:delText xml:space="preserve">•</w:delText>
        </w:r>
      </w:del>
      <w:r w:rsidRPr="006F178A">
        <w:t xml:space="preserve"> </w:t>
      </w:r>
      <w:r w:rsidRPr="006F178A">
        <w:t xml:space="preserve">ומרב ביבי בא אביי תנינא:</w:t>
      </w:r>
    </w:p>
    <w:p w:rsidR="00E9703F" w:rsidRPr="006F178A" w:rsidRDefault="00E9703F" w:rsidP="00E9703F">
      <w:pPr>
        <w:rPr>
          <w:rtl/>
        </w:rPr>
      </w:pPr>
      <w:del w:id="98258" w:author="מנוע מכני" w:date="2026-10-11T12:04:39Z">
        <w:r w:rsidRPr="006F178A">
          <w:rPr>
            <w:rFonts w:ascii="Fb Fontext" w:hAnsi="Fb Fontext"/>
            <w:rtl/>
          </w:rPr>
          <w:delText xml:space="preserve"> </w:delText>
        </w:r>
      </w:del>
      <w:r w:rsidRPr="006F178A">
        <w:rPr>
          <w:rFonts w:ascii="Fb Fontext" w:hAnsi="Fb Fontext"/>
          <w:rtl/>
        </w:rPr>
        <w:t xml:space="preserve">יש אוכל אכילה אחת וחייב </w:t>
      </w:r>
      <w:ins w:id="93217" w:author="מנוע מכני" w:date="2026-10-11T12:04:39Z">
        <w:r>
          <w:rPr>
            <w:rFonts w:ascii="Fb Fontext" w:hAnsi="Fb Fontext"/>
            <w:rtl/>
          </w:rPr>
          <w:t xml:space="preserve">עליו</w:t>
        </w:r>
      </w:ins>
      <w:del w:id="93218" w:author="מנוע מכני" w:date="2026-10-11T12:04:39Z">
        <w:r w:rsidRPr="006F178A">
          <w:rPr>
            <w:rFonts w:ascii="Fb Fontext" w:hAnsi="Fb Fontext"/>
            <w:rtl/>
          </w:rPr>
          <w:delText xml:space="preserve">עליה</w:delText>
        </w:r>
      </w:del>
      <w:r w:rsidRPr="006F178A">
        <w:rPr>
          <w:rFonts w:ascii="Fb Fontext" w:hAnsi="Fb Fontext"/>
          <w:rtl/>
        </w:rPr>
        <w:t xml:space="preserve"> ארבע חטאות ואשם אחד.</w:t>
      </w:r>
    </w:p>
    <w:p w:rsidR="00E9703F" w:rsidRPr="006F178A" w:rsidRDefault="00E9703F" w:rsidP="00E9703F">
      <w:pPr>
        <w:rPr>
          <w:rtl/>
        </w:rPr>
      </w:pPr>
      <w:r w:rsidRPr="006F178A">
        <w:rPr>
          <w:rtl/>
        </w:rPr>
        <w:tab/>
      </w:r>
      <w:del w:id="90152" w:author="מנוע מכני" w:date="2026-10-11T12:04:39Z">
        <w:r w:rsidRPr="006F178A">
          <w:rPr>
            <w:rtl/>
          </w:rPr>
          <w:tab/>
          <w:delText xml:space="preserve"> </w:delText>
        </w:r>
      </w:del>
      <w:r w:rsidRPr="006F178A">
        <w:rPr>
          <w:rtl/>
        </w:rPr>
        <w:tab/>
        <w:t xml:space="preserve">הטמא שאכל חלב, והוא נותר מן המוקדשין, ביום הכפורים.</w:t>
      </w:r>
    </w:p>
    <w:p>
      <w:pPr>
        <w:pStyle w:val="38"/>
        <w:rPr>
          <w:ins w:id="98259" w:author="מנוע מכני" w:date="2026-10-11T12:04:39Z"/>
        </w:rPr>
      </w:pPr>
      <w:ins w:id="90439" w:author="מנוע מכני" w:date="2026-10-11T12:04:39Z">
        <w:r>
          <w:t xml:space="preserve">ר"מ</w:t>
        </w:r>
      </w:ins>
      <w:del w:id="90440" w:author="מנוע מכני" w:date="2026-10-11T12:04:39Z">
        <w:r w:rsidRPr="006F178A">
          <w:delText xml:space="preserve">רבי מאיר</w:delText>
        </w:r>
      </w:del>
      <w:del w:id="99405" w:author="מנוע מכני" w:date="2026-10-11T12:04:39Z">
        <w:r w:rsidRPr="006F178A">
          <w:delText xml:space="preserve"> אומר</w:delText>
        </w:r>
      </w:del>
      <w:r w:rsidRPr="006F178A">
        <w:t xml:space="preserve">:</w:t>
      </w:r>
    </w:p>
    <w:p w:rsidR="00E9703F" w:rsidRPr="006F178A" w:rsidRDefault="00E9703F" w:rsidP="00E9703F">
      <w:pPr>
        <w:rPr>
          <w:rtl/>
        </w:rPr>
      </w:pPr>
      <w:del w:id="98260" w:author="מנוע מכני" w:date="2026-10-11T12:04:39Z">
        <w:r w:rsidRPr="006F178A">
          <w:rPr>
            <w:rtl/>
          </w:rPr>
          <w:delText xml:space="preserve"> </w:delText>
        </w:r>
      </w:del>
      <w:r w:rsidRPr="006F178A">
        <w:rPr>
          <w:rtl/>
        </w:rPr>
        <w:t xml:space="preserve">אף אם היתה שבת והוציאו [בפיו] - חייב.</w:t>
      </w:r>
    </w:p>
    <w:p w:rsidR="00E9703F" w:rsidRPr="006F178A" w:rsidRDefault="00E9703F" w:rsidP="00E9703F">
      <w:pPr>
        <w:rPr>
          <w:rtl/>
        </w:rPr>
      </w:pPr>
      <w:ins w:id="102969" w:author="קלוד" w:date="2026-10-11T13:11:34Z">
        <w:r>
          <w:rPr>
            <w:rtl/>
          </w:rPr>
          <w:t xml:space="preserve">ואף</w:t>
        </w:r>
      </w:ins>
      <w:del w:id="102970" w:author="קלוד" w:date="2026-10-11T13:11:34Z">
        <w:r>
          <w:rPr>
            <w:rtl/>
          </w:rPr>
          <w:delText xml:space="preserve">ואפי'</w:delText>
        </w:r>
      </w:del>
      <w:r w:rsidRPr="006F178A">
        <w:rPr>
          <w:rtl/>
        </w:rPr>
        <w:t xml:space="preserve"> </w:t>
      </w:r>
      <w:ins w:id="102967" w:author="קלוד" w:date="2026-10-11T13:11:34Z">
        <w:r>
          <w:rPr>
            <w:rtl/>
          </w:rPr>
          <w:t xml:space="preserve">שאין</w:t>
        </w:r>
      </w:ins>
      <w:del w:id="102968" w:author="קלוד" w:date="2026-10-11T13:11:34Z">
        <w:r w:rsidRPr="006F178A">
          <w:rPr>
            <w:rtl/>
          </w:rPr>
          <w:delText xml:space="preserve">דאין</w:delText>
        </w:r>
      </w:del>
      <w:r w:rsidRPr="006F178A">
        <w:rPr>
          <w:rtl/>
        </w:rPr>
        <w:t xml:space="preserve"> דרך הוצאה </w:t>
      </w:r>
      <w:ins w:id="102965" w:author="קלוד" w:date="2026-10-11T13:11:34Z">
        <w:r>
          <w:rPr>
            <w:rtl/>
          </w:rPr>
          <w:t xml:space="preserve">בכך,</w:t>
        </w:r>
      </w:ins>
      <w:del w:id="102966" w:author="קלוד" w:date="2026-10-11T13:11:34Z">
        <w:r w:rsidRPr="006F178A">
          <w:rPr>
            <w:rtl/>
          </w:rPr>
          <w:delText xml:space="preserve">בכך</w:delText>
        </w:r>
      </w:del>
      <w:r w:rsidRPr="006F178A">
        <w:rPr>
          <w:rtl/>
        </w:rPr>
        <w:t xml:space="preserve"> מ"מ כיון </w:t>
      </w:r>
      <w:ins w:id="102963" w:author="קלוד" w:date="2026-10-11T13:11:34Z">
        <w:r>
          <w:rPr>
            <w:rtl/>
          </w:rPr>
          <w:t xml:space="preserve">שמתכוון -</w:t>
        </w:r>
      </w:ins>
      <w:del w:id="102964" w:author="קלוד" w:date="2026-10-11T13:11:34Z">
        <w:r w:rsidRPr="006F178A">
          <w:rPr>
            <w:rtl/>
          </w:rPr>
          <w:delText xml:space="preserve">דמכוון</w:delText>
        </w:r>
      </w:del>
      <w:r w:rsidRPr="006F178A">
        <w:rPr>
          <w:rtl/>
        </w:rPr>
        <w:t xml:space="preserve"> מחשבתו </w:t>
      </w:r>
      <w:ins w:id="102961" w:author="קלוד" w:date="2026-10-11T13:11:34Z">
        <w:r>
          <w:rPr>
            <w:rtl/>
          </w:rPr>
          <w:t xml:space="preserve">עושה</w:t>
        </w:r>
      </w:ins>
      <w:del w:id="102962" w:author="קלוד" w:date="2026-10-11T13:11:34Z">
        <w:r w:rsidRPr="006F178A">
          <w:rPr>
            <w:rtl/>
          </w:rPr>
          <w:delText xml:space="preserve">משוויא</w:delText>
        </w:r>
      </w:del>
      <w:r w:rsidRPr="006F178A">
        <w:rPr>
          <w:rtl/>
        </w:rPr>
        <w:t xml:space="preserve"> </w:t>
      </w:r>
      <w:ins w:id="93219" w:author="מנוע מכני" w:date="2026-10-11T12:04:39Z">
        <w:r>
          <w:rPr>
            <w:rtl/>
          </w:rPr>
          <w:t xml:space="preserve">לו</w:t>
        </w:r>
      </w:ins>
      <w:del w:id="93220" w:author="מנוע מכני" w:date="2026-10-11T12:04:39Z">
        <w:r w:rsidRPr="006F178A">
          <w:rPr>
            <w:rtl/>
          </w:rPr>
          <w:delText xml:space="preserve">ליה</w:delText>
        </w:r>
      </w:del>
      <w:r w:rsidRPr="006F178A">
        <w:rPr>
          <w:rtl/>
        </w:rPr>
        <w:t xml:space="preserve"> </w:t>
      </w:r>
      <w:ins w:id="102959" w:author="קלוד" w:date="2026-10-11T13:11:34Z">
        <w:r>
          <w:rPr>
            <w:rtl/>
          </w:rPr>
          <w:t xml:space="preserve">מקום,</w:t>
        </w:r>
      </w:ins>
      <w:del w:id="102960" w:author="קלוד" w:date="2026-10-11T13:11:34Z">
        <w:r w:rsidRPr="006F178A">
          <w:rPr>
            <w:rtl/>
          </w:rPr>
          <w:delText xml:space="preserve">מקום</w:delText>
        </w:r>
      </w:del>
      <w:r w:rsidRPr="006F178A">
        <w:rPr>
          <w:rtl/>
        </w:rPr>
        <w:t xml:space="preserve"> וא"כ ה"ה </w:t>
      </w:r>
      <w:ins w:id="91529" w:author="מנוע מכני" w:date="2026-10-11T12:04:39Z">
        <w:r>
          <w:rPr>
            <w:rtl/>
          </w:rPr>
          <w:t xml:space="preserve">כאן</w:t>
        </w:r>
      </w:ins>
      <w:del w:id="91530" w:author="מנוע מכני" w:date="2026-10-11T12:04:39Z">
        <w:r w:rsidRPr="006F178A">
          <w:rPr>
            <w:rtl/>
          </w:rPr>
          <w:delText xml:space="preserve">הכא</w:delText>
        </w:r>
      </w:del>
      <w:r w:rsidRPr="006F178A">
        <w:rPr>
          <w:rtl/>
        </w:rPr>
        <w:t xml:space="preserve">.</w:t>
      </w:r>
    </w:p>
    <w:p w:rsidR="00E9703F" w:rsidRPr="006F178A" w:rsidRDefault="00E9703F" w:rsidP="00E9703F">
      <w:pPr>
        <w:pStyle w:val="affffd"/>
        <w:spacing w:after="0"/>
        <w:rPr>
          <w:rtl/>
        </w:rPr>
        <w:sectPr w:rsidR="00E9703F" w:rsidRPr="006F178A" w:rsidSect="00FB6CBE">
          <w:pgSz w:w="6804" w:h="11907" w:code="8"/>
          <w:pgMar w:top="567" w:right="567" w:bottom="284" w:left="567" w:header="284" w:footer="284" w:gutter="0"/>
          <w:pgNumType w:start="1"/>
          <w:cols w:space="284"/>
          <w:bidi/>
          <w:rtlGutter/>
          <w:docGrid w:linePitch="360"/>
        </w:sectPr>
      </w:pPr>
    </w:p>
    <w:p w:rsidR="00E9703F" w:rsidRDefault="00E9703F" w:rsidP="00E9703F">
      <w:pPr>
        <w:pStyle w:val="Hadran"/>
        <w:rPr>
          <w:sz w:val="20"/>
          <w:rtl/>
        </w:rPr>
        <w:sectPr w:rsidR="00E9703F" w:rsidSect="00FB6CBE">
          <w:type w:val="continuous"/>
          <w:pgSz w:w="6804" w:h="11907" w:code="8"/>
          <w:pgMar w:top="567" w:right="567" w:bottom="284" w:left="567" w:header="284" w:footer="284" w:gutter="0"/>
          <w:pgNumType w:start="1"/>
          <w:cols w:space="284"/>
          <w:bidi/>
          <w:rtlGutter/>
          <w:docGrid w:linePitch="360"/>
        </w:sectPr>
        <w:pPrChange w:id="101676" w:author="Claude" w:date="2026-10-11T09:08:22Z">
          <w:pPr>
            <w:pStyle w:val="affff"/>
            <w:rPr>
              <w:sz w:val="20"/>
              <w:rtl/>
            </w:rPr>
            <w:sectPr w:rsidR="00E9703F" w:rsidSect="00FB6CBE">
              <w:type w:val="continuous"/>
              <w:pgSz w:w="6804" w:h="11907" w:code="8"/>
              <w:pgMar w:top="567" w:right="567" w:bottom="284" w:left="567" w:header="284" w:footer="284" w:gutter="0"/>
              <w:pgNumType w:start="1"/>
              <w:cols w:space="284"/>
              <w:bidi/>
              <w:rtlGutter/>
              <w:docGrid w:linePitch="360"/>
            </w:sectPr>
          </w:pPr>
        </w:pPrChange>
      </w:pPr>
      <w:r w:rsidRPr="006F178A">
        <w:rPr>
          <w:rFonts w:hint="cs"/>
          <w:sz w:val="20"/>
          <w:rtl/>
        </w:rPr>
        <w:t>הדרן עלך הזורק</w:t>
      </w:r>
    </w:p>
    <w:p w:rsidR="00E9703F" w:rsidRPr="009757B9" w:rsidRDefault="00E9703F" w:rsidP="00E9703F">
      <w:pPr>
        <w:pStyle w:val="afff6"/>
        <w:framePr w:wrap="around"/>
        <w:spacing w:line="276" w:lineRule="auto"/>
        <w:rPr>
          <w:del w:id="100588" w:author="Claude" w:date="2026-10-11T09:08:03Z"/>
          <w:rFonts w:cs="Guttman Vilna"/>
          <w:b/>
          <w:bCs/>
          <w:sz w:val="20"/>
          <w:rtl/>
        </w:rPr>
      </w:pPr>
      <w:del w:id="100587" w:author="Claude" w:date="2026-10-11T09:08:03Z">
        <w:r w:rsidRPr="006F178A">
          <w:rPr>
            <w:rFonts w:ascii="Fb Fontext" w:hAnsi="Fb Fontext" w:hint="cs"/>
            <w:sz w:val="20"/>
            <w:rtl/>
          </w:rPr>
          <w:lastRenderedPageBreak/>
          <w:delText xml:space="preserve">פרק שנים עשר</w:delText>
        </w:r>
      </w:del>
    </w:p>
    <w:p w:rsidR="00E9703F" w:rsidRPr="009757B9" w:rsidRDefault="00E9703F" w:rsidP="00E9703F">
      <w:pPr>
        <w:pStyle w:val="afff3"/>
        <w:framePr w:wrap="around"/>
        <w:spacing w:line="276" w:lineRule="auto"/>
        <w:rPr>
          <w:rStyle w:val="afffe"/>
          <w:rFonts w:ascii="Fb Fontext" w:hAnsi="Fb Fontext"/>
          <w:bCs/>
          <w:sz w:val="20"/>
          <w:szCs w:val="18"/>
          <w:rtl/>
        </w:rPr>
      </w:pPr>
      <w:r w:rsidRPr="009757B9">
        <w:rPr>
          <w:rStyle w:val="afffe"/>
          <w:rFonts w:ascii="Fb Fontext" w:hAnsi="Fb Fontext" w:hint="cs"/>
          <w:bCs/>
          <w:sz w:val="20"/>
          <w:szCs w:val="18"/>
          <w:rtl/>
        </w:rPr>
        <w:t>קב.</w:t>
      </w:r>
    </w:p>
    <w:p w:rsidR="00E9703F" w:rsidRDefault="00E9703F" w:rsidP="00E9703F">
      <w:pPr>
        <w:pStyle w:val="afff7"/>
        <w:framePr w:wrap="around"/>
        <w:spacing w:line="276" w:lineRule="auto"/>
        <w:rPr>
          <w:del w:id="100590" w:author="Claude" w:date="2026-10-11T09:08:03Z"/>
          <w:rStyle w:val="afffe"/>
          <w:rFonts w:ascii="Fb Fontext" w:hAnsi="Fb Fontext"/>
          <w:b/>
          <w:sz w:val="20"/>
          <w:rtl/>
        </w:rPr>
      </w:pPr>
      <w:del w:id="100589" w:author="Claude" w:date="2026-10-11T09:08:03Z">
        <w:r w:rsidRPr="006F178A">
          <w:rPr>
            <w:rStyle w:val="afffe"/>
            <w:rFonts w:ascii="Fb Fontext" w:hAnsi="Fb Fontext" w:hint="cs"/>
            <w:b/>
            <w:sz w:val="20"/>
            <w:rtl/>
          </w:rPr>
          <w:delText xml:space="preserve">הבונה</w:delText>
        </w:r>
      </w:del>
    </w:p>
    <w:p w:rsidR="00E9703F" w:rsidRPr="006F178A" w:rsidRDefault="00E9703F" w:rsidP="00E9703F">
      <w:pPr>
        <w:pStyle w:val="afff8"/>
        <w:framePr w:wrap="around"/>
        <w:spacing w:after="0" w:line="276" w:lineRule="auto"/>
        <w:rPr>
          <w:rStyle w:val="afffe"/>
          <w:rFonts w:ascii="Fb Fontext" w:hAnsi="Fb Fontext"/>
          <w:b/>
          <w:bCs w:val="0"/>
          <w:rtl/>
        </w:rPr>
      </w:pPr>
      <w:r w:rsidRPr="006F178A">
        <w:rPr>
          <w:rStyle w:val="afffe"/>
          <w:rFonts w:ascii="Fb Fontext" w:hAnsi="Fb Fontext" w:hint="cs"/>
          <w:b/>
          <w:rtl/>
        </w:rPr>
        <w:t>קב:- קד:</w:t>
      </w:r>
    </w:p>
    <w:p>
      <w:pPr>
        <w:pStyle w:val="PetichatPerek"/>
        <w:rPr>
          <w:ins w:id="100586" w:author="Claude" w:date="2026-10-11T09:08:03Z"/>
        </w:rPr>
      </w:pPr>
      <w:ins w:id="100585" w:author="Claude" w:date="2026-10-11T09:08:03Z">
        <w:r>
          <w:rPr>
            <w:rFonts w:ascii="Fb Fontext" w:hAnsi="Fb Fontext" w:hint="cs"/>
            <w:sz w:val="20"/>
            <w:rtl/>
          </w:rPr>
          <w:t xml:space="preserve">פרק שנים עשר</w:t>
        </w:r>
        <w:r>
          <w:rPr>
            <w:rFonts w:ascii="Fb Fontext" w:hAnsi="Fb Fontext" w:hint="cs"/>
            <w:sz w:val="20"/>
            <w:rtl/>
          </w:rPr>
          <w:t xml:space="preserve"> - </w:t>
        </w:r>
        <w:r>
          <w:rPr>
            <w:rStyle w:val="afffe"/>
            <w:rFonts w:ascii="Fb Fontext" w:hAnsi="Fb Fontext" w:hint="cs"/>
            <w:b/>
            <w:sz w:val="20"/>
            <w:rtl/>
          </w:rPr>
          <w:t xml:space="preserve">הבונה</w:t>
        </w:r>
      </w:ins>
    </w:p>
    <w:p>
      <w:pPr>
        <w:pStyle w:val="MishnaBatzad"/>
        <w:rPr>
          <w:ins w:id="20557" w:author="קלוד" w:date="2026-10-11T09:07:15Z"/>
        </w:rPr>
      </w:pPr>
      <w:ins w:id="20556" w:author="קלוד" w:date="2026-10-11T09:07:15Z">
        <w:r>
          <w:t xml:space="preserve">משנה א</w:t>
        </w:r>
      </w:ins>
    </w:p>
    <w:p w:rsidR="00E9703F" w:rsidRPr="009757B9" w:rsidRDefault="00E9703F" w:rsidP="00E9703F">
      <w:pPr>
        <w:pStyle w:val="afff9"/>
        <w:rPr>
          <w:del w:id="20278" w:author="קלוד" w:date="2026-10-11T09:07:15Z"/>
          <w:rStyle w:val="afffe"/>
          <w:rFonts w:ascii="Fb Fontext" w:hAnsi="Fb Fontext"/>
          <w:b/>
          <w:bCs w:val="0"/>
          <w:sz w:val="20"/>
          <w:rtl/>
        </w:rPr>
      </w:pPr>
      <w:del w:id="20277"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68" w:author="קלוד" w:date="2026-10-11T12:09:42Z">
          <w:pPr>
            <w:pStyle w:val="afff9"/>
          </w:pPr>
        </w:pPrChange>
      </w:pPr>
      <w:r w:rsidRPr="00146180">
        <w:rPr>
          <w:rStyle w:val="afffe"/>
          <w:rFonts w:ascii="Fb Fontext" w:hAnsi="Fb Fontext" w:hint="cs"/>
          <w:bCs w:val="0"/>
          <w:rtl/>
          <w:rPrChange w:id="40536" w:author="Claude" w:date="2026-10-11T09:07:39Z">
            <w:rPr>
              <w:rStyle w:val="afffe"/>
              <w:rFonts w:ascii="Fb Fontext" w:hAnsi="Fb Fontext" w:hint="cs"/>
              <w:bCs w:val="0"/>
              <w:sz w:val="20"/>
              <w:rtl/>
            </w:rPr>
          </w:rPrChange>
        </w:rPr>
        <w:t>ה</w:t>
      </w:r>
      <w:r w:rsidRPr="00146180">
        <w:rPr>
          <w:rStyle w:val="afffe"/>
          <w:rFonts w:ascii="Fb Fontext" w:hAnsi="Fb Fontext"/>
          <w:bCs w:val="0"/>
          <w:rtl/>
          <w:rPrChange w:id="40537" w:author="Claude" w:date="2026-10-11T09:07:39Z">
            <w:rPr>
              <w:rStyle w:val="afffe"/>
              <w:rFonts w:ascii="Fb Fontext" w:hAnsi="Fb Fontext"/>
              <w:bCs w:val="0"/>
              <w:sz w:val="20"/>
              <w:rtl/>
            </w:rPr>
          </w:rPrChange>
        </w:rPr>
        <w:t>בונה והמסתת, והמכה בפטיש ובמעצד, הקודח כל שהוא - חייב.</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38" w:author="Claude" w:date="2026-10-11T09:07:39Z">
            <w:rPr>
              <w:rStyle w:val="afffe"/>
              <w:rFonts w:ascii="Fb Fontext" w:hAnsi="Fb Fontext"/>
              <w:bCs w:val="0"/>
              <w:sz w:val="20"/>
              <w:rtl/>
            </w:rPr>
          </w:rPrChange>
        </w:rPr>
        <w:t>זה הכלל: כל העושה מלאכה, ומלאכתו מתקיימת בשבת - חייב.</w:t>
      </w:r>
    </w:p>
    <w:p w:rsidR="00E9703F" w:rsidRPr="004460A6" w:rsidRDefault="00E9703F" w:rsidP="00E9703F">
      <w:pPr>
        <w:pStyle w:val="afff9"/>
        <w:rPr>
          <w:spacing w:val="4"/>
          <w:rtl/>
        </w:rPr>
      </w:pPr>
      <w:r w:rsidRPr="004460A6">
        <w:rPr>
          <w:rStyle w:val="afffe"/>
          <w:bCs w:val="0"/>
          <w:spacing w:val="4"/>
          <w:rtl/>
        </w:rPr>
        <w:t>וכן רשב"ג אף המכה בקורנס על הסדן בשעת מלאכה חייב, מפני שהוא כמתקן מלאכה</w:t>
      </w:r>
      <w:r w:rsidRPr="004460A6">
        <w:rPr>
          <w:spacing w:val="4"/>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43" w:author="קלוד" w:date="2026-10-11T12:33:55Z"/>
        </w:rPr>
      </w:pPr>
      <w:ins w:id="90544" w:author="קלוד" w:date="2026-10-11T12:33:55Z">
        <w:r>
          <w:rPr>
            <w:color w:val="7B3F00"/>
          </w:rPr>
          <w:t xml:space="preserve">בונה בשבת - מקורו במשכן: גומא, כירה וסתימת נקב</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ר' ירמיה</w:t>
      </w:r>
      <w:r w:rsidRPr="006F178A">
        <w:rPr>
          <w:rFonts w:ascii="Fb Fontext" w:hAnsi="Fb Fontext"/>
          <w:rtl/>
        </w:rPr>
        <w:t xml:space="preserve"> שכן עני חופר גומא להצניע בה פרוטותיו.</w:t>
      </w:r>
    </w:p>
    <w:p w:rsidR="00E9703F" w:rsidRPr="006F178A" w:rsidRDefault="00E9703F" w:rsidP="00E9703F">
      <w:pPr>
        <w:rPr>
          <w:rtl/>
        </w:rPr>
      </w:pPr>
      <w:r w:rsidRPr="006F178A">
        <w:rPr>
          <w:rtl/>
        </w:rPr>
        <w:t>דכוותה גבי משכן שכן תופרי יריעות חופרין גומא להצניע בה מחטיהן.</w:t>
      </w:r>
    </w:p>
    <w:p w:rsidR="00E9703F" w:rsidRPr="006F178A" w:rsidRDefault="00E9703F" w:rsidP="00E9703F">
      <w:pPr>
        <w:rPr>
          <w:rtl/>
        </w:rPr>
      </w:pPr>
      <w:r w:rsidRPr="006F178A">
        <w:rPr>
          <w:rStyle w:val="2fb"/>
          <w:rFonts w:ascii="Fb Fontext" w:hAnsi="Fb Fontext"/>
          <w:rtl/>
        </w:rPr>
        <w:t>אביי</w:t>
      </w:r>
      <w:r w:rsidRPr="006F178A">
        <w:rPr>
          <w:rtl/>
        </w:rPr>
        <w:t xml:space="preserve"> </w:t>
      </w:r>
      <w:ins w:id="102977" w:author="קלוד" w:date="2026-10-11T13:11:34Z">
        <w:r>
          <w:rPr>
            <w:rtl/>
          </w:rPr>
          <w:t xml:space="preserve">דחה,</w:t>
        </w:r>
      </w:ins>
      <w:del w:id="102978" w:author="קלוד" w:date="2026-10-11T13:11:34Z">
        <w:r w:rsidRPr="006F178A">
          <w:rPr>
            <w:rtl/>
          </w:rPr>
          <w:delText xml:space="preserve">דחה</w:delText>
        </w:r>
      </w:del>
      <w:r w:rsidRPr="006F178A">
        <w:rPr>
          <w:rtl/>
        </w:rPr>
        <w:t xml:space="preserve"> </w:t>
      </w:r>
      <w:ins w:id="102975" w:author="קלוד" w:date="2026-10-11T13:11:34Z">
        <w:r>
          <w:rPr>
            <w:rtl/>
          </w:rPr>
          <w:t xml:space="preserve">שמחטים</w:t>
        </w:r>
      </w:ins>
      <w:del w:id="102976" w:author="קלוד" w:date="2026-10-11T13:11:34Z">
        <w:r w:rsidRPr="006F178A">
          <w:rPr>
            <w:rtl/>
          </w:rPr>
          <w:delText xml:space="preserve">כיוון</w:delText>
        </w:r>
      </w:del>
      <w:r w:rsidRPr="006F178A">
        <w:rPr>
          <w:rtl/>
        </w:rPr>
        <w:t xml:space="preserve"> </w:t>
      </w:r>
      <w:ins w:id="102973" w:author="קלוד" w:date="2026-10-11T13:11:34Z">
        <w:r>
          <w:rPr>
            <w:rtl/>
          </w:rPr>
          <w:t xml:space="preserve">מחלידים</w:t>
        </w:r>
      </w:ins>
      <w:del w:id="102974" w:author="קלוד" w:date="2026-10-11T13:11:34Z">
        <w:r w:rsidRPr="006F178A">
          <w:rPr>
            <w:rtl/>
          </w:rPr>
          <w:delText xml:space="preserve">דמחטים</w:delText>
        </w:r>
      </w:del>
      <w:r w:rsidRPr="006F178A">
        <w:rPr>
          <w:rtl/>
        </w:rPr>
        <w:t xml:space="preserve"> </w:t>
      </w:r>
      <w:ins w:id="102971" w:author="קלוד" w:date="2026-10-11T13:11:34Z">
        <w:r>
          <w:rPr>
            <w:rStyle w:val="afffffe"/>
            <w:rtl/>
          </w:rPr>
          <w:t xml:space="preserve">בגומא</w:t>
        </w:r>
        <w:r>
          <w:rPr>
            <w:rtl/>
          </w:rPr>
          <w:t xml:space="preserve">.</w:t>
        </w:r>
      </w:ins>
      <w:del w:id="102972" w:author="קלוד" w:date="2026-10-11T13:11:34Z">
        <w:r w:rsidRPr="006F178A">
          <w:rPr>
            <w:rtl/>
          </w:rPr>
          <w:delText xml:space="preserve">יחלידו</w:delText>
        </w:r>
      </w:del>
      <w:r w:rsidRPr="006F178A">
        <w:rPr>
          <w:rtl/>
        </w:rPr>
        <w:t xml:space="preserve"> </w:t>
      </w:r>
      <w:r w:rsidRPr="006F178A">
        <w:rPr>
          <w:rStyle w:val="afffe"/>
          <w:rFonts w:ascii="Fb Fontext" w:hAnsi="Fb Fontext"/>
          <w:rtl/>
        </w:rPr>
        <w:t>אלא:</w:t>
      </w:r>
      <w:r w:rsidRPr="006F178A">
        <w:rPr>
          <w:rtl/>
        </w:rPr>
        <w:t xml:space="preserve"> שכן עני עושה פיטפוטי כירה קטנה לשפות </w:t>
      </w:r>
      <w:ins w:id="93221" w:author="מנוע מכני" w:date="2026-10-11T12:04:39Z">
        <w:r>
          <w:rPr>
            <w:rtl/>
          </w:rPr>
          <w:t xml:space="preserve">עליו</w:t>
        </w:r>
      </w:ins>
      <w:del w:id="93222" w:author="מנוע מכני" w:date="2026-10-11T12:04:39Z">
        <w:r w:rsidRPr="006F178A">
          <w:rPr>
            <w:rtl/>
          </w:rPr>
          <w:delText xml:space="preserve">עליה</w:delText>
        </w:r>
      </w:del>
      <w:r w:rsidRPr="006F178A">
        <w:rPr>
          <w:rtl/>
        </w:rPr>
        <w:t xml:space="preserve"> קדירה קטנה.</w:t>
      </w:r>
    </w:p>
    <w:p w:rsidR="00E9703F" w:rsidRPr="009757B9" w:rsidRDefault="00E9703F" w:rsidP="00E9703F">
      <w:pPr>
        <w:rPr>
          <w:rFonts w:cs="Guttman Vilna"/>
          <w:b/>
          <w:bCs/>
          <w:rtl/>
        </w:rPr>
      </w:pPr>
      <w:r w:rsidRPr="006F178A">
        <w:rPr>
          <w:rtl/>
        </w:rPr>
        <w:t xml:space="preserve">דכוותה גבי משכן מבשלי סמנין לצבוע יריעות שחסרה מלאכתן, ועושין פיטפוטי כירה קטנה לשפות </w:t>
      </w:r>
      <w:ins w:id="93223" w:author="מנוע מכני" w:date="2026-10-11T12:04:39Z">
        <w:r>
          <w:rPr>
            <w:rtl/>
          </w:rPr>
          <w:t xml:space="preserve">עליו</w:t>
        </w:r>
      </w:ins>
      <w:del w:id="93224" w:author="מנוע מכני" w:date="2026-10-11T12:04:39Z">
        <w:r w:rsidRPr="006F178A">
          <w:rPr>
            <w:rtl/>
          </w:rPr>
          <w:delText xml:space="preserve">עליה</w:delText>
        </w:r>
      </w:del>
      <w:r w:rsidRPr="006F178A">
        <w:rPr>
          <w:rtl/>
        </w:rPr>
        <w:t xml:space="preserve"> יורה קטנה.</w:t>
      </w:r>
    </w:p>
    <w:p w:rsidR="00E9703F" w:rsidRPr="006F178A" w:rsidRDefault="00E9703F" w:rsidP="00E9703F">
      <w:pPr>
        <w:rPr>
          <w:rtl/>
        </w:rPr>
      </w:pPr>
      <w:r w:rsidRPr="006F178A">
        <w:rPr>
          <w:rStyle w:val="2fb"/>
          <w:rFonts w:ascii="Fb Fontext" w:hAnsi="Fb Fontext"/>
          <w:rtl/>
        </w:rPr>
        <w:t>ראב"י</w:t>
      </w:r>
      <w:r w:rsidRPr="006F178A">
        <w:rPr>
          <w:rtl/>
        </w:rPr>
        <w:t xml:space="preserve"> </w:t>
      </w:r>
      <w:ins w:id="102981" w:author="קלוד" w:date="2026-10-11T13:11:34Z">
        <w:r>
          <w:rPr>
            <w:rtl/>
          </w:rPr>
          <w:t xml:space="preserve">דחה,</w:t>
        </w:r>
      </w:ins>
      <w:del w:id="102982" w:author="קלוד" w:date="2026-10-11T13:11:34Z">
        <w:r w:rsidRPr="006F178A">
          <w:rPr>
            <w:rtl/>
          </w:rPr>
          <w:delText xml:space="preserve">דחה</w:delText>
        </w:r>
      </w:del>
      <w:r w:rsidRPr="006F178A">
        <w:rPr>
          <w:rtl/>
        </w:rPr>
        <w:t xml:space="preserve"> </w:t>
      </w:r>
      <w:ins w:id="102979" w:author="קלוד" w:date="2026-10-11T13:11:34Z">
        <w:r>
          <w:rPr>
            <w:rtl/>
          </w:rPr>
          <w:t xml:space="preserve">שאין</w:t>
        </w:r>
      </w:ins>
      <w:del w:id="102980" w:author="קלוד" w:date="2026-10-11T13:11:34Z">
        <w:r w:rsidRPr="006F178A">
          <w:rPr>
            <w:rtl/>
          </w:rPr>
          <w:delText xml:space="preserve">דאין</w:delText>
        </w:r>
      </w:del>
      <w:r w:rsidRPr="006F178A">
        <w:rPr>
          <w:rtl/>
        </w:rPr>
        <w:t xml:space="preserve"> עניות במקום עשירות. </w:t>
      </w:r>
      <w:r w:rsidRPr="006F178A">
        <w:rPr>
          <w:rStyle w:val="afffe"/>
          <w:rFonts w:ascii="Fb Fontext" w:hAnsi="Fb Fontext"/>
          <w:rtl/>
        </w:rPr>
        <w:t>אלא</w:t>
      </w:r>
      <w:r w:rsidRPr="006F178A">
        <w:rPr>
          <w:rtl/>
        </w:rPr>
        <w:t xml:space="preserve">: שכן </w:t>
      </w:r>
      <w:ins w:id="90441" w:author="מנוע מכני" w:date="2026-10-11T12:04:39Z">
        <w:r>
          <w:rPr>
            <w:rtl/>
          </w:rPr>
          <w:t xml:space="preserve">בעה"ב</w:t>
        </w:r>
      </w:ins>
      <w:del w:id="90442" w:author="מנוע מכני" w:date="2026-10-11T12:04:39Z">
        <w:r w:rsidRPr="006F178A">
          <w:rPr>
            <w:rtl/>
          </w:rPr>
          <w:delText xml:space="preserve">בעל הבית</w:delText>
        </w:r>
      </w:del>
      <w:r w:rsidRPr="006F178A">
        <w:rPr>
          <w:rtl/>
        </w:rPr>
        <w:t xml:space="preserve"> שיש לו נקב בבירתו וסותמו.</w:t>
      </w:r>
    </w:p>
    <w:p w:rsidR="00E9703F" w:rsidRPr="006F178A" w:rsidRDefault="00E9703F" w:rsidP="00E9703F">
      <w:pPr>
        <w:rPr>
          <w:rtl/>
        </w:rPr>
      </w:pPr>
      <w:r w:rsidRPr="006F178A">
        <w:rPr>
          <w:rFonts w:hint="cs"/>
          <w:rtl/>
        </w:rPr>
        <w:t>ד</w:t>
      </w:r>
      <w:r w:rsidRPr="006F178A">
        <w:rPr>
          <w:rtl/>
        </w:rPr>
        <w:t xml:space="preserve">כוותה גבי משכן - שכן קרש שנפלה בו </w:t>
      </w:r>
      <w:ins w:id="102983" w:author="קלוד" w:date="2026-10-11T13:11:34Z">
        <w:r>
          <w:rPr>
            <w:rtl/>
          </w:rPr>
          <w:t xml:space="preserve">תולעת</w:t>
        </w:r>
      </w:ins>
      <w:del w:id="102984" w:author="קלוד" w:date="2026-10-11T13:11:34Z">
        <w:r w:rsidRPr="006F178A">
          <w:rPr>
            <w:rtl/>
          </w:rPr>
          <w:delText xml:space="preserve">דרנא</w:delText>
        </w:r>
      </w:del>
      <w:r w:rsidRPr="006F178A">
        <w:rPr>
          <w:rtl/>
        </w:rPr>
        <w:t xml:space="preserve"> - מטיף לתוכה אבר וסותמו.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hint="cs"/>
          <w:rtl/>
        </w:rPr>
        <w:t>בונה</w:t>
      </w:r>
      <w:r w:rsidRPr="006F178A">
        <w:rPr>
          <w:rFonts w:ascii="Fb Fontext" w:hAnsi="Fb Fontext" w:hint="cs"/>
          <w:rtl/>
        </w:rPr>
        <w:t xml:space="preserve"> </w:t>
      </w:r>
      <w:ins w:id="102999" w:author="קלוד" w:date="2026-10-11T13:11:34Z">
        <w:r>
          <w:rPr>
            <w:rFonts w:ascii="Fb Fontext" w:hAnsi="Fb Fontext" w:hint="cs"/>
            <w:rtl/>
          </w:rPr>
          <w:t xml:space="preserve">חייב:</w:t>
        </w:r>
      </w:ins>
      <w:del w:id="103000" w:author="קלוד" w:date="2026-10-11T13:11:34Z">
        <w:r w:rsidRPr="006F178A">
          <w:rPr>
            <w:rFonts w:ascii="Fb Fontext" w:hAnsi="Fb Fontext" w:hint="cs"/>
            <w:rtl/>
          </w:rPr>
          <w:delText xml:space="preserve">חייב</w:delText>
        </w:r>
      </w:del>
      <w:r w:rsidRPr="006F178A">
        <w:rPr>
          <w:rFonts w:ascii="Fb Fontext" w:hAnsi="Fb Fontext" w:hint="cs"/>
          <w:rtl/>
        </w:rPr>
        <w:t xml:space="preserve"> </w:t>
      </w:r>
      <w:ins w:id="102997" w:author="קלוד" w:date="2026-10-11T13:11:34Z">
        <w:r>
          <w:rPr>
            <w:rFonts w:ascii="Fb Fontext" w:hAnsi="Fb Fontext" w:hint="cs"/>
            <w:rtl/>
          </w:rPr>
          <w:t xml:space="preserve">על </w:t>
        </w:r>
        <w:r>
          <w:rPr>
            <w:rStyle w:val="afffffe"/>
            <w:rFonts w:ascii="Fb Fontext" w:hAnsi="Fb Fontext" w:hint="cs"/>
            <w:rtl/>
          </w:rPr>
          <w:t xml:space="preserve">נדבך</w:t>
        </w:r>
      </w:ins>
      <w:del w:id="102998" w:author="קלוד" w:date="2026-10-11T13:11:34Z">
        <w:r w:rsidRPr="006F178A">
          <w:rPr>
            <w:rFonts w:ascii="Fb Fontext" w:hAnsi="Fb Fontext" w:hint="cs"/>
            <w:rtl/>
          </w:rPr>
          <w:delText xml:space="preserve">על</w:delText>
        </w:r>
      </w:del>
      <w:r w:rsidRPr="006F178A">
        <w:rPr>
          <w:rFonts w:ascii="Fb Fontext" w:hAnsi="Fb Fontext" w:hint="cs"/>
          <w:rtl/>
        </w:rPr>
        <w:t xml:space="preserve"> </w:t>
      </w:r>
      <w:ins w:id="90399" w:author="Claude - סמנטי" w:date="2026-10-11T12:28:21Z">
        <w:r>
          <w:rPr>
            <w:rStyle w:val="afffe"/>
            <w:rFonts w:ascii="Fb Fontext" w:hAnsi="Fb Fontext"/>
            <w:rtl/>
          </w:rPr>
          <w:t xml:space="preserve">תחתון</w:t>
        </w:r>
      </w:ins>
      <w:del w:id="90400" w:author="Claude - סמנטי" w:date="2026-10-11T12:28:21Z">
        <w:r w:rsidRPr="006F178A">
          <w:rPr>
            <w:rStyle w:val="afffe"/>
            <w:rFonts w:ascii="Fb Fontext" w:hAnsi="Fb Fontext"/>
            <w:rtl/>
          </w:rPr>
          <w:delText xml:space="preserve">תתא</w:delText>
        </w:r>
      </w:del>
      <w:r w:rsidRPr="006F178A">
        <w:rPr>
          <w:rFonts w:ascii="Fb Fontext" w:hAnsi="Fb Fontext"/>
          <w:rtl/>
        </w:rPr>
        <w:t xml:space="preserve"> - </w:t>
      </w:r>
      <w:ins w:id="102995" w:author="קלוד" w:date="2026-10-11T13:11:34Z">
        <w:r>
          <w:rPr>
            <w:rFonts w:ascii="Fb Fontext" w:hAnsi="Fb Fontext"/>
            <w:rtl/>
          </w:rPr>
          <w:t xml:space="preserve">צריך</w:t>
        </w:r>
      </w:ins>
      <w:del w:id="102996" w:author="קלוד" w:date="2026-10-11T13:11:34Z">
        <w:r w:rsidRPr="006F178A">
          <w:rPr>
            <w:rFonts w:ascii="Fb Fontext" w:hAnsi="Fb Fontext"/>
            <w:rtl/>
          </w:rPr>
          <w:delText xml:space="preserve">בעי</w:delText>
        </w:r>
      </w:del>
      <w:r w:rsidRPr="006F178A">
        <w:rPr>
          <w:rFonts w:ascii="Fb Fontext" w:hAnsi="Fb Fontext"/>
          <w:rtl/>
        </w:rPr>
        <w:t xml:space="preserve"> צדודי </w:t>
      </w:r>
      <w:ins w:id="102993" w:author="קלוד" w:date="2026-10-11T13:11:34Z">
        <w:r>
          <w:rPr>
            <w:rFonts w:ascii="Fb Fontext" w:hAnsi="Fb Fontext"/>
            <w:rtl/>
          </w:rPr>
          <w:t xml:space="preserve">ועפר,</w:t>
        </w:r>
      </w:ins>
      <w:del w:id="102994" w:author="קלוד" w:date="2026-10-11T13:11:34Z">
        <w:r w:rsidRPr="006F178A">
          <w:rPr>
            <w:rFonts w:ascii="Fb Fontext" w:hAnsi="Fb Fontext"/>
            <w:rtl/>
          </w:rPr>
          <w:delText xml:space="preserve">ועפרא,</w:delText>
        </w:r>
      </w:del>
      <w:r w:rsidRPr="006F178A">
        <w:rPr>
          <w:rFonts w:ascii="Fb Fontext" w:hAnsi="Fb Fontext"/>
          <w:rtl/>
        </w:rPr>
        <w:t xml:space="preserve"> </w:t>
      </w:r>
      <w:ins w:id="102991" w:author="קלוד" w:date="2026-10-11T13:11:34Z">
        <w:r>
          <w:rPr>
            <w:rStyle w:val="afffe"/>
            <w:rFonts w:ascii="Fb Fontext" w:hAnsi="Fb Fontext"/>
            <w:rtl/>
          </w:rPr>
          <w:t xml:space="preserve">אמצעי</w:t>
        </w:r>
      </w:ins>
      <w:del w:id="102992" w:author="קלוד" w:date="2026-10-11T13:11:34Z">
        <w:r w:rsidRPr="006F178A">
          <w:rPr>
            <w:rStyle w:val="afffe"/>
            <w:rFonts w:ascii="Fb Fontext" w:hAnsi="Fb Fontext"/>
            <w:rtl/>
          </w:rPr>
          <w:delText xml:space="preserve">מציעא</w:delText>
        </w:r>
      </w:del>
      <w:r w:rsidRPr="006F178A">
        <w:rPr>
          <w:rFonts w:ascii="Fb Fontext" w:hAnsi="Fb Fontext"/>
          <w:rtl/>
        </w:rPr>
        <w:t xml:space="preserve"> - </w:t>
      </w:r>
      <w:ins w:id="102989" w:author="קלוד" w:date="2026-10-11T13:11:34Z">
        <w:r>
          <w:rPr>
            <w:rFonts w:ascii="Fb Fontext" w:hAnsi="Fb Fontext"/>
            <w:rtl/>
          </w:rPr>
          <w:t xml:space="preserve">צריך</w:t>
        </w:r>
      </w:ins>
      <w:del w:id="102990" w:author="קלוד" w:date="2026-10-11T13:11:34Z">
        <w:r w:rsidRPr="006F178A">
          <w:rPr>
            <w:rFonts w:ascii="Fb Fontext" w:hAnsi="Fb Fontext"/>
            <w:rtl/>
          </w:rPr>
          <w:delText xml:space="preserve">בעי</w:delText>
        </w:r>
      </w:del>
      <w:r w:rsidRPr="006F178A">
        <w:rPr>
          <w:rFonts w:ascii="Fb Fontext" w:hAnsi="Fb Fontext"/>
          <w:rtl/>
        </w:rPr>
        <w:t xml:space="preserve"> </w:t>
      </w:r>
      <w:ins w:id="91531" w:author="מנוע מכני" w:date="2026-10-11T12:04:39Z">
        <w:r>
          <w:rPr>
            <w:rFonts w:ascii="Fb Fontext" w:hAnsi="Fb Fontext"/>
            <w:rtl/>
          </w:rPr>
          <w:t xml:space="preserve">גם</w:t>
        </w:r>
      </w:ins>
      <w:del w:id="91532" w:author="מנוע מכני" w:date="2026-10-11T12:04:39Z">
        <w:r w:rsidRPr="006F178A">
          <w:rPr>
            <w:rFonts w:ascii="Fb Fontext" w:hAnsi="Fb Fontext"/>
            <w:rtl/>
          </w:rPr>
          <w:delText xml:space="preserve">נמי</w:delText>
        </w:r>
      </w:del>
      <w:r w:rsidRPr="006F178A">
        <w:rPr>
          <w:rFonts w:ascii="Fb Fontext" w:hAnsi="Fb Fontext"/>
          <w:rtl/>
        </w:rPr>
        <w:t xml:space="preserve"> </w:t>
      </w:r>
      <w:ins w:id="102987" w:author="קלוד" w:date="2026-10-11T13:11:34Z">
        <w:r>
          <w:rPr>
            <w:rFonts w:ascii="Fb Fontext" w:hAnsi="Fb Fontext"/>
            <w:rtl/>
          </w:rPr>
          <w:t xml:space="preserve">טיט,</w:t>
        </w:r>
      </w:ins>
      <w:del w:id="102988" w:author="קלוד" w:date="2026-10-11T13:11:34Z">
        <w:r w:rsidRPr="006F178A">
          <w:rPr>
            <w:rFonts w:ascii="Fb Fontext" w:hAnsi="Fb Fontext"/>
            <w:rtl/>
          </w:rPr>
          <w:delText xml:space="preserve">טינא,</w:delText>
        </w:r>
      </w:del>
      <w:r w:rsidRPr="006F178A">
        <w:rPr>
          <w:rFonts w:ascii="Fb Fontext" w:hAnsi="Fb Fontext"/>
          <w:rtl/>
        </w:rPr>
        <w:t xml:space="preserve"> </w:t>
      </w:r>
      <w:ins w:id="102985" w:author="קלוד" w:date="2026-10-11T13:11:34Z">
        <w:r>
          <w:rPr>
            <w:rStyle w:val="afffe"/>
            <w:rFonts w:ascii="Fb Fontext" w:hAnsi="Fb Fontext"/>
            <w:rtl/>
          </w:rPr>
          <w:t xml:space="preserve">עליון</w:t>
        </w:r>
      </w:ins>
      <w:del w:id="102986" w:author="קלוד" w:date="2026-10-11T13:11:34Z">
        <w:r w:rsidRPr="006F178A">
          <w:rPr>
            <w:rStyle w:val="afffe"/>
            <w:rFonts w:ascii="Fb Fontext" w:hAnsi="Fb Fontext"/>
            <w:rtl/>
          </w:rPr>
          <w:delText xml:space="preserve">עילאי</w:delText>
        </w:r>
      </w:del>
      <w:r w:rsidRPr="006F178A">
        <w:rPr>
          <w:rFonts w:ascii="Fb Fontext" w:hAnsi="Fb Fontext"/>
          <w:rtl/>
        </w:rPr>
        <w:t xml:space="preserve"> - בהנחה </w:t>
      </w:r>
      <w:ins w:id="93225" w:author="מנוע מכני" w:date="2026-10-11T12:04:39Z">
        <w:r>
          <w:rPr>
            <w:rFonts w:ascii="Fb Fontext" w:hAnsi="Fb Fontext"/>
            <w:rtl/>
          </w:rPr>
          <w:t xml:space="preserve">סתם</w:t>
        </w:r>
      </w:ins>
      <w:del w:id="93226" w:author="מנוע מכני" w:date="2026-10-11T12:04:39Z">
        <w:r w:rsidRPr="006F178A">
          <w:rPr>
            <w:rFonts w:ascii="Fb Fontext" w:hAnsi="Fb Fontext"/>
            <w:rtl/>
          </w:rPr>
          <w:delText xml:space="preserve">בעלמא</w:delText>
        </w:r>
      </w:del>
      <w:r w:rsidRPr="006F178A">
        <w:rPr>
          <w:rFonts w:ascii="Fb Fontext" w:hAnsi="Fb Fontext"/>
          <w:rtl/>
        </w:rPr>
        <w:t xml:space="preserve">.</w:t>
      </w:r>
    </w:p>
    <w:p>
      <w:pPr>
        <w:pStyle w:val="afffff8"/>
        <w:rPr>
          <w:ins w:id="90541" w:author="קלוד" w:date="2026-10-11T12:33:55Z"/>
        </w:rPr>
      </w:pPr>
      <w:ins w:id="90542" w:author="קלוד" w:date="2026-10-11T12:33:55Z">
        <w:r>
          <w:rPr>
            <w:color w:val="7B3F00"/>
          </w:rPr>
          <w:t xml:space="preserve">מסתת ונקב בלול - משום בונה או מכה בפטיש</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 xml:space="preserve">מסתת </w:t>
      </w:r>
      <w:r w:rsidRPr="006F178A">
        <w:rPr>
          <w:rStyle w:val="2fb"/>
          <w:rtl/>
        </w:rPr>
        <w:t xml:space="preserve">רב</w:t>
      </w:r>
      <w:r w:rsidRPr="006F178A">
        <w:rPr>
          <w:rtl/>
        </w:rPr>
        <w:t xml:space="preserve"> משום בונה.</w:t>
      </w:r>
    </w:p>
    <w:p>
      <w:pPr>
        <w:pStyle w:val="38"/>
        <w:rPr>
          <w:ins w:id="98261" w:author="מנוע מכני" w:date="2026-10-11T12:04:39Z"/>
        </w:rPr>
      </w:pPr>
      <w:r w:rsidRPr="006F178A">
        <w:t>ושמואל</w:t>
      </w:r>
      <w:r w:rsidRPr="006F178A">
        <w:t>:</w:t>
      </w:r>
    </w:p>
    <w:p w:rsidR="00E9703F" w:rsidRPr="006F178A" w:rsidRDefault="00E9703F" w:rsidP="00E9703F">
      <w:pPr>
        <w:rPr>
          <w:rtl/>
        </w:rPr>
      </w:pPr>
      <w:del w:id="98262" w:author="מנוע מכני" w:date="2026-10-11T12:04:39Z">
        <w:r w:rsidRPr="006F178A">
          <w:rPr>
            <w:rtl/>
          </w:rPr>
          <w:delText xml:space="preserve"> </w:delText>
        </w:r>
      </w:del>
      <w:r w:rsidRPr="006F178A">
        <w:rPr>
          <w:rtl/>
        </w:rPr>
        <w:t xml:space="preserve">משום מכה בפטיש.</w:t>
      </w:r>
    </w:p>
    <w:p w:rsidR="00E9703F" w:rsidRDefault="00E9703F" w:rsidP="00E9703F">
      <w:pPr>
        <w:rPr>
          <w:rtl/>
        </w:rPr>
      </w:pPr>
      <w:r w:rsidRPr="006F178A">
        <w:rPr>
          <w:rtl/>
        </w:rPr>
        <w:t xml:space="preserve">[וכן החווה </w:t>
      </w:r>
      <w:r w:rsidRPr="006F178A">
        <w:rPr>
          <w:rStyle w:val="2fb"/>
          <w:rtl/>
        </w:rPr>
        <w:t xml:space="preserve">רי"ו</w:t>
      </w:r>
      <w:r w:rsidRPr="006F178A">
        <w:rPr>
          <w:rtl/>
        </w:rPr>
        <w:t xml:space="preserve"> </w:t>
      </w:r>
      <w:r w:rsidRPr="006F178A">
        <w:rPr>
          <w:rStyle w:val="2fb"/>
          <w:rtl/>
        </w:rPr>
        <w:t xml:space="preserve">לרנב"א</w:t>
      </w:r>
      <w:r w:rsidRPr="006F178A">
        <w:rPr>
          <w:rtl/>
        </w:rPr>
        <w:t xml:space="preserve"> דהמסתת חייב משום מכה בפטיש בכל שהוא]</w:t>
      </w:r>
    </w:p>
    <w:p w:rsidR="00E9703F" w:rsidRPr="006F178A" w:rsidRDefault="00E9703F" w:rsidP="00E9703F">
      <w:pPr>
        <w:rPr>
          <w:rtl/>
        </w:rPr>
      </w:pPr>
      <w:r w:rsidRPr="006F178A">
        <w:rPr>
          <w:rtl/>
        </w:rPr>
        <w:t>ו</w:t>
      </w:r>
      <w:r w:rsidRPr="006F178A">
        <w:rPr>
          <w:b/>
          <w:bCs/>
          <w:rtl/>
        </w:rPr>
        <w:t>הלכתא</w:t>
      </w:r>
      <w:r w:rsidRPr="006F178A">
        <w:rPr>
          <w:rtl/>
        </w:rPr>
        <w:t xml:space="preserve"> </w:t>
      </w:r>
      <w:r w:rsidRPr="006F178A">
        <w:rPr>
          <w:rStyle w:val="2fb"/>
          <w:rtl/>
        </w:rPr>
        <w:t xml:space="preserve">כשמואל</w:t>
      </w:r>
      <w:r w:rsidRPr="006F178A">
        <w:rPr>
          <w:rtl/>
        </w:rPr>
        <w:t xml:space="preserve"> דחייב משום מכה בפטיש.</w:t>
      </w:r>
    </w:p>
    <w:p w:rsidR="00E9703F"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 xml:space="preserve">העושה נקב בלול של תרנגולים, </w:t>
      </w:r>
      <w:r w:rsidRPr="006F178A">
        <w:rPr>
          <w:rStyle w:val="2fb"/>
          <w:rtl/>
        </w:rPr>
        <w:t>רב</w:t>
      </w:r>
      <w:r w:rsidRPr="006F178A">
        <w:rPr>
          <w:rFonts w:hint="cs"/>
          <w:rtl/>
        </w:rPr>
        <w:t>:</w:t>
      </w:r>
      <w:r w:rsidRPr="006F178A">
        <w:rPr>
          <w:rtl/>
        </w:rPr>
        <w:t xml:space="preserve"> משום בונה, </w:t>
      </w:r>
      <w:ins w:id="103003" w:author="קלוד" w:date="2026-10-11T13:11:34Z">
        <w:r>
          <w:rPr>
            <w:rtl/>
          </w:rPr>
          <w:t xml:space="preserve">[ואף</w:t>
        </w:r>
      </w:ins>
      <w:del w:id="103004" w:author="קלוד" w:date="2026-10-11T13:11:34Z">
        <w:r w:rsidRPr="006F178A">
          <w:rPr>
            <w:rtl/>
          </w:rPr>
          <w:delText xml:space="preserve">[ואע"ג</w:delText>
        </w:r>
      </w:del>
      <w:r w:rsidRPr="006F178A">
        <w:rPr>
          <w:rtl/>
        </w:rPr>
        <w:t xml:space="preserve"> </w:t>
      </w:r>
      <w:ins w:id="103001" w:author="קלוד" w:date="2026-10-11T13:11:34Z">
        <w:r>
          <w:rPr>
            <w:rtl/>
          </w:rPr>
          <w:t xml:space="preserve">שאין</w:t>
        </w:r>
      </w:ins>
      <w:del w:id="103002" w:author="קלוד" w:date="2026-10-11T13:11:34Z">
        <w:r w:rsidRPr="006F178A">
          <w:rPr>
            <w:rtl/>
          </w:rPr>
          <w:delText xml:space="preserve">דאין</w:delText>
        </w:r>
      </w:del>
      <w:r w:rsidRPr="006F178A">
        <w:rPr>
          <w:rtl/>
        </w:rPr>
        <w:t xml:space="preserve"> דרך בנין בכך]</w:t>
      </w:r>
    </w:p>
    <w:p>
      <w:pPr>
        <w:pStyle w:val="38"/>
        <w:rPr>
          <w:ins w:id="98263" w:author="מנוע מכני" w:date="2026-10-11T12:04:39Z"/>
        </w:rPr>
      </w:pPr>
      <w:r w:rsidRPr="006F178A">
        <w:tab/>
      </w:r>
      <w:r w:rsidRPr="006F178A">
        <w:tab/>
      </w:r>
      <w:del w:id="90153" w:author="מנוע מכני" w:date="2026-10-11T12:04:39Z">
        <w:r w:rsidRPr="006F178A">
          <w:tab/>
          <w:delText xml:space="preserve"> </w:delText>
        </w:r>
      </w:del>
      <w:r w:rsidRPr="006F178A">
        <w:tab/>
        <w:t xml:space="preserve">ושמואל:</w:t>
      </w:r>
    </w:p>
    <w:p w:rsidR="00E9703F" w:rsidRPr="006F178A" w:rsidRDefault="00E9703F" w:rsidP="00E9703F">
      <w:pPr>
        <w:rPr>
          <w:rtl/>
        </w:rPr>
      </w:pPr>
      <w:del w:id="98264" w:author="מנוע מכני" w:date="2026-10-11T12:04:39Z">
        <w:r w:rsidRPr="006F178A">
          <w:rPr>
            <w:rtl/>
          </w:rPr>
          <w:tab/>
          <w:delText xml:space="preserve"> </w:delText>
        </w:r>
      </w:del>
      <w:r w:rsidRPr="006F178A">
        <w:rPr>
          <w:rtl/>
        </w:rPr>
        <w:tab/>
        <w:t xml:space="preserve">משום מכה בפטיש.</w:t>
      </w:r>
    </w:p>
    <w:p w:rsidR="00E9703F" w:rsidRDefault="00E9703F" w:rsidP="00E9703F">
      <w:pPr>
        <w:rPr>
          <w:rtl/>
        </w:rPr>
      </w:pPr>
      <w:ins w:id="96123" w:author="מנוע מכני" w:date="2026-10-11T12:04:39Z">
        <w:ins w:id="103023" w:author="קלוד" w:date="2026-10-11T13:11:34Z">
          <w:r>
            <w:rPr>
              <w:rStyle w:val="afffe"/>
              <w:rFonts w:ascii="Fb Fontext" w:hAnsi="Fb Fontext"/>
              <w:rtl/>
            </w:rPr>
            <w:t xml:space="preserve">המכניס</w:t>
          </w:r>
        </w:ins>
        <w:del w:id="103024" w:author="קלוד" w:date="2026-10-11T13:11:34Z">
          <w:r>
            <w:rPr>
              <w:rStyle w:val="afffe"/>
              <w:rFonts w:ascii="Fb Fontext" w:hAnsi="Fb Fontext"/>
              <w:rtl/>
            </w:rPr>
            <w:delText xml:space="preserve">נכנס</w:delText>
          </w:r>
        </w:del>
      </w:ins>
      <w:del w:id="96124" w:author="מנוע מכני" w:date="2026-10-11T12:04:39Z">
        <w:r w:rsidRPr="006F178A">
          <w:rPr>
            <w:rStyle w:val="afffe"/>
            <w:rFonts w:ascii="Fb Fontext" w:hAnsi="Fb Fontext"/>
            <w:rtl/>
          </w:rPr>
          <w:delText xml:space="preserve">עייל</w:delText>
        </w:r>
      </w:del>
      <w:r w:rsidRPr="006F178A">
        <w:rPr>
          <w:rStyle w:val="afffe"/>
          <w:rFonts w:ascii="Fb Fontext" w:hAnsi="Fb Fontext"/>
          <w:rtl/>
        </w:rPr>
        <w:t xml:space="preserve"> </w:t>
      </w:r>
      <w:ins w:id="103021" w:author="קלוד" w:date="2026-10-11T13:11:34Z">
        <w:r>
          <w:rPr>
            <w:rStyle w:val="afffe"/>
            <w:rFonts w:ascii="Fb Fontext" w:hAnsi="Fb Fontext"/>
            <w:rtl/>
          </w:rPr>
          <w:t xml:space="preserve">ידית</w:t>
        </w:r>
      </w:ins>
      <w:del w:id="103022" w:author="קלוד" w:date="2026-10-11T13:11:34Z">
        <w:r w:rsidRPr="006F178A">
          <w:rPr>
            <w:rStyle w:val="afffe"/>
            <w:rFonts w:ascii="Fb Fontext" w:hAnsi="Fb Fontext"/>
            <w:rtl/>
          </w:rPr>
          <w:delText xml:space="preserve">שופתא</w:delText>
        </w:r>
      </w:del>
      <w:r w:rsidRPr="006F178A">
        <w:rPr>
          <w:rStyle w:val="afffe"/>
          <w:rFonts w:ascii="Fb Fontext" w:hAnsi="Fb Fontext"/>
          <w:rtl/>
        </w:rPr>
        <w:t xml:space="preserve"> </w:t>
      </w:r>
      <w:ins w:id="103019" w:author="קלוד" w:date="2026-10-11T13:11:34Z">
        <w:r>
          <w:rPr>
            <w:rStyle w:val="afffe"/>
            <w:rFonts w:ascii="Fb Fontext" w:hAnsi="Fb Fontext"/>
            <w:rtl/>
          </w:rPr>
          <w:t xml:space="preserve">בחור</w:t>
        </w:r>
      </w:ins>
      <w:del w:id="103020" w:author="קלוד" w:date="2026-10-11T13:11:34Z">
        <w:r w:rsidRPr="006F178A">
          <w:rPr>
            <w:rStyle w:val="afffe"/>
            <w:rFonts w:ascii="Fb Fontext" w:hAnsi="Fb Fontext"/>
            <w:rtl/>
          </w:rPr>
          <w:delText xml:space="preserve">בקופינא</w:delText>
        </w:r>
      </w:del>
      <w:r w:rsidRPr="006F178A">
        <w:rPr>
          <w:rStyle w:val="afffe"/>
          <w:rFonts w:ascii="Fb Fontext" w:hAnsi="Fb Fontext"/>
          <w:rtl/>
        </w:rPr>
        <w:t xml:space="preserve"> </w:t>
      </w:r>
      <w:ins w:id="103017" w:author="קלוד" w:date="2026-10-11T13:11:34Z">
        <w:r>
          <w:rPr>
            <w:rStyle w:val="afffe"/>
            <w:rFonts w:ascii="Fb Fontext" w:hAnsi="Fb Fontext"/>
            <w:rtl/>
          </w:rPr>
          <w:t xml:space="preserve">המעדר,</w:t>
        </w:r>
      </w:ins>
      <w:del w:id="103018" w:author="קלוד" w:date="2026-10-11T13:11:34Z">
        <w:r w:rsidRPr="006F178A">
          <w:rPr>
            <w:rStyle w:val="afffe"/>
            <w:rFonts w:ascii="Fb Fontext" w:hAnsi="Fb Fontext"/>
            <w:rtl/>
          </w:rPr>
          <w:delText xml:space="preserve">דמרא</w:delText>
        </w:r>
        <w:r w:rsidRPr="006F178A">
          <w:rPr>
            <w:rtl/>
          </w:rPr>
          <w:delText xml:space="preserve">,</w:delText>
        </w:r>
      </w:del>
      <w:r w:rsidRPr="006F178A">
        <w:rPr>
          <w:rtl/>
        </w:rPr>
        <w:t xml:space="preserve"> </w:t>
      </w:r>
      <w:r w:rsidRPr="006F178A">
        <w:rPr>
          <w:rStyle w:val="2fb"/>
          <w:rtl/>
        </w:rPr>
        <w:t xml:space="preserve">רב</w:t>
      </w:r>
      <w:r w:rsidRPr="006F178A">
        <w:rPr>
          <w:rtl/>
        </w:rPr>
        <w:t xml:space="preserve">: משום בונה, </w:t>
      </w:r>
      <w:ins w:id="103015" w:author="קלוד" w:date="2026-10-11T13:11:34Z">
        <w:r>
          <w:rPr>
            <w:rtl/>
          </w:rPr>
          <w:t xml:space="preserve">[ואף</w:t>
        </w:r>
      </w:ins>
      <w:del w:id="103016" w:author="קלוד" w:date="2026-10-11T13:11:34Z">
        <w:r w:rsidRPr="006F178A">
          <w:rPr>
            <w:rtl/>
          </w:rPr>
          <w:delText xml:space="preserve">[</w:delText>
        </w:r>
        <w:r>
          <w:rPr>
            <w:rtl/>
          </w:rPr>
          <w:delText xml:space="preserve">ואפי'</w:delText>
        </w:r>
      </w:del>
      <w:r w:rsidRPr="006F178A">
        <w:rPr>
          <w:rtl/>
        </w:rPr>
        <w:t xml:space="preserve"> </w:t>
      </w:r>
      <w:ins w:id="103013" w:author="קלוד" w:date="2026-10-11T13:11:34Z">
        <w:r>
          <w:rPr>
            <w:rtl/>
          </w:rPr>
          <w:t xml:space="preserve">שאינו</w:t>
        </w:r>
      </w:ins>
      <w:del w:id="103014" w:author="קלוד" w:date="2026-10-11T13:11:34Z">
        <w:r w:rsidRPr="006F178A">
          <w:rPr>
            <w:rtl/>
          </w:rPr>
          <w:delText xml:space="preserve">דלא</w:delText>
        </w:r>
      </w:del>
      <w:r w:rsidRPr="006F178A">
        <w:rPr>
          <w:rtl/>
        </w:rPr>
        <w:t xml:space="preserve"> </w:t>
      </w:r>
      <w:ins w:id="103011" w:author="קלוד" w:date="2026-10-11T13:11:34Z">
        <w:r>
          <w:rPr>
            <w:rtl/>
          </w:rPr>
          <w:t xml:space="preserve">עשוי</w:t>
        </w:r>
      </w:ins>
      <w:del w:id="103012" w:author="קלוד" w:date="2026-10-11T13:11:34Z">
        <w:r w:rsidRPr="006F178A">
          <w:rPr>
            <w:rtl/>
          </w:rPr>
          <w:delText xml:space="preserve">עבידא</w:delText>
        </w:r>
      </w:del>
      <w:r w:rsidRPr="006F178A">
        <w:rPr>
          <w:rtl/>
        </w:rPr>
        <w:t xml:space="preserve"> </w:t>
      </w:r>
      <w:ins w:id="103009" w:author="קלוד" w:date="2026-10-11T13:11:34Z">
        <w:r>
          <w:rPr>
            <w:rtl/>
          </w:rPr>
          <w:t xml:space="preserve">לאויר</w:t>
        </w:r>
      </w:ins>
      <w:del w:id="103010" w:author="קלוד" w:date="2026-10-11T13:11:34Z">
        <w:r w:rsidRPr="006F178A">
          <w:rPr>
            <w:rtl/>
          </w:rPr>
          <w:delText xml:space="preserve">לאוירא</w:delText>
        </w:r>
      </w:del>
      <w:r w:rsidRPr="006F178A">
        <w:rPr>
          <w:rtl/>
        </w:rPr>
        <w:t xml:space="preserve"> </w:t>
      </w:r>
      <w:ins w:id="103007" w:author="קלוד" w:date="2026-10-11T13:11:34Z">
        <w:r>
          <w:rPr>
            <w:rtl/>
          </w:rPr>
          <w:t xml:space="preserve">ואינו</w:t>
        </w:r>
      </w:ins>
      <w:del w:id="103008" w:author="קלוד" w:date="2026-10-11T13:11:34Z">
        <w:r w:rsidRPr="006F178A">
          <w:rPr>
            <w:rtl/>
          </w:rPr>
          <w:delText xml:space="preserve">ולא</w:delText>
        </w:r>
      </w:del>
      <w:r w:rsidRPr="006F178A">
        <w:rPr>
          <w:rtl/>
        </w:rPr>
        <w:t xml:space="preserve"> </w:t>
      </w:r>
      <w:ins w:id="103005" w:author="קלוד" w:date="2026-10-11T13:11:34Z">
        <w:r>
          <w:rPr>
            <w:rtl/>
          </w:rPr>
          <w:t xml:space="preserve">דומה</w:t>
        </w:r>
      </w:ins>
      <w:del w:id="103006" w:author="קלוד" w:date="2026-10-11T13:11:34Z">
        <w:r w:rsidRPr="006F178A">
          <w:rPr>
            <w:rtl/>
          </w:rPr>
          <w:delText xml:space="preserve">דמי</w:delText>
        </w:r>
      </w:del>
      <w:r w:rsidRPr="006F178A">
        <w:rPr>
          <w:rtl/>
        </w:rPr>
        <w:t xml:space="preserve"> לבנין כלל]</w:t>
      </w:r>
    </w:p>
    <w:p>
      <w:pPr>
        <w:pStyle w:val="38"/>
        <w:rPr>
          <w:ins w:id="98265" w:author="מנוע מכני" w:date="2026-10-11T12:04:39Z"/>
        </w:rPr>
      </w:pPr>
      <w:r w:rsidRPr="006F178A">
        <w:tab/>
      </w:r>
      <w:del w:id="90154" w:author="מנוע מכני" w:date="2026-10-11T12:04:39Z">
        <w:r w:rsidRPr="006F178A">
          <w:tab/>
          <w:delText xml:space="preserve"> </w:delText>
        </w:r>
      </w:del>
      <w:r w:rsidRPr="006F178A">
        <w:tab/>
      </w:r>
      <w:r w:rsidRPr="006F178A">
        <w:tab/>
        <w:t xml:space="preserve">ושמואל:</w:t>
      </w:r>
    </w:p>
    <w:p w:rsidR="00E9703F" w:rsidRPr="006F178A" w:rsidRDefault="00E9703F" w:rsidP="00E9703F">
      <w:pPr>
        <w:rPr>
          <w:rtl/>
        </w:rPr>
      </w:pPr>
      <w:del w:id="98266" w:author="מנוע מכני" w:date="2026-10-11T12:04:39Z">
        <w:r w:rsidRPr="006F178A">
          <w:rPr>
            <w:rtl/>
          </w:rPr>
          <w:tab/>
          <w:delText xml:space="preserve"> </w:delText>
        </w:r>
      </w:del>
      <w:r w:rsidRPr="006F178A">
        <w:rPr>
          <w:rtl/>
        </w:rPr>
        <w:tab/>
        <w:t xml:space="preserve">משום מכה בפטיש.</w:t>
      </w:r>
      <w:r w:rsidRPr="006F178A">
        <w:rPr>
          <w:rFonts w:hint="cs"/>
          <w:rtl/>
        </w:rPr>
        <w:t>[</w:t>
      </w:r>
      <w:r w:rsidRPr="006F178A">
        <w:rPr>
          <w:rStyle w:val="2fb"/>
          <w:rtl/>
        </w:rPr>
        <w:t xml:space="preserve">והר"מ</w:t>
      </w:r>
      <w:r w:rsidRPr="006F178A">
        <w:rPr>
          <w:rtl/>
        </w:rPr>
        <w:t xml:space="preserve"> בזה פסק </w:t>
      </w:r>
      <w:r w:rsidRPr="006F178A">
        <w:rPr>
          <w:rStyle w:val="2fb"/>
          <w:rtl/>
        </w:rPr>
        <w:t xml:space="preserve">כרב</w:t>
      </w:r>
      <w:r w:rsidRPr="006F178A">
        <w:rPr>
          <w:rtl/>
        </w:rPr>
        <w:t xml:space="preserve"> דחייב משום בונה</w:t>
      </w:r>
      <w:r w:rsidRPr="006F178A">
        <w:rPr>
          <w:rFonts w:hint="cs"/>
          <w:rtl/>
        </w:rPr>
        <w:t>]</w:t>
      </w:r>
    </w:p>
    <w:p>
      <w:pPr>
        <w:pStyle w:val="38"/>
        <w:rPr>
          <w:ins w:id="98267" w:author="מנוע מכני" w:date="2026-10-11T12:04:39Z"/>
        </w:rPr>
      </w:pPr>
      <w:r w:rsidRPr="006F178A">
        <w:t>הקודח כל שהוא חייב</w:t>
      </w:r>
      <w:r w:rsidRPr="006F178A">
        <w:t xml:space="preserve">, לרב:</w:t>
      </w:r>
    </w:p>
    <w:p w:rsidR="00E9703F" w:rsidRPr="006F178A" w:rsidRDefault="00E9703F" w:rsidP="00E9703F">
      <w:pPr>
        <w:rPr>
          <w:rtl/>
        </w:rPr>
      </w:pPr>
      <w:del w:id="98268" w:author="מנוע מכני" w:date="2026-10-11T12:04:39Z">
        <w:r w:rsidRPr="006F178A">
          <w:rPr>
            <w:rtl/>
          </w:rPr>
          <w:delText xml:space="preserve"> </w:delText>
        </w:r>
      </w:del>
      <w:ins w:id="103033" w:author="קלוד" w:date="2026-10-11T13:11:34Z">
        <w:r>
          <w:rPr>
            <w:rtl/>
          </w:rPr>
          <w:t xml:space="preserve">שנראה</w:t>
        </w:r>
      </w:ins>
      <w:del w:id="103034" w:author="קלוד" w:date="2026-10-11T13:11:34Z">
        <w:r w:rsidRPr="006F178A">
          <w:rPr>
            <w:rtl/>
          </w:rPr>
          <w:delText xml:space="preserve">דמיחזי</w:delText>
        </w:r>
      </w:del>
      <w:r w:rsidRPr="006F178A">
        <w:rPr>
          <w:rtl/>
        </w:rPr>
        <w:t xml:space="preserve"> </w:t>
      </w:r>
      <w:ins w:id="103031" w:author="קלוד" w:date="2026-10-11T13:11:34Z">
        <w:r>
          <w:rPr>
            <w:rtl/>
          </w:rPr>
          <w:t xml:space="preserve">כמי</w:t>
        </w:r>
      </w:ins>
      <w:del w:id="103032" w:author="קלוד" w:date="2026-10-11T13:11:34Z">
        <w:r w:rsidRPr="006F178A">
          <w:rPr>
            <w:rtl/>
          </w:rPr>
          <w:delText xml:space="preserve">כמאן</w:delText>
        </w:r>
      </w:del>
      <w:r w:rsidRPr="006F178A">
        <w:rPr>
          <w:rtl/>
        </w:rPr>
        <w:t xml:space="preserve"> </w:t>
      </w:r>
      <w:ins w:id="103029" w:author="קלוד" w:date="2026-10-11T13:11:34Z">
        <w:r>
          <w:rPr>
            <w:rtl/>
          </w:rPr>
          <w:t xml:space="preserve">שחופר</w:t>
        </w:r>
      </w:ins>
      <w:del w:id="103030" w:author="קלוד" w:date="2026-10-11T13:11:34Z">
        <w:r w:rsidRPr="006F178A">
          <w:rPr>
            <w:rtl/>
          </w:rPr>
          <w:delText xml:space="preserve">דחר</w:delText>
        </w:r>
      </w:del>
      <w:r w:rsidRPr="006F178A">
        <w:rPr>
          <w:rtl/>
        </w:rPr>
        <w:t xml:space="preserve"> </w:t>
      </w:r>
      <w:ins w:id="90401" w:author="Claude - סמנטי" w:date="2026-10-11T12:28:21Z">
        <w:ins w:id="103027" w:author="קלוד" w:date="2026-10-11T13:11:34Z">
          <w:r>
            <w:rPr>
              <w:rtl/>
            </w:rPr>
            <w:t xml:space="preserve">חור</w:t>
          </w:r>
        </w:ins>
        <w:del w:id="103028" w:author="קלוד" w:date="2026-10-11T13:11:34Z">
          <w:r>
            <w:rPr>
              <w:rtl/>
            </w:rPr>
            <w:delText xml:space="preserve">חפירה</w:delText>
          </w:r>
        </w:del>
      </w:ins>
      <w:del w:id="90402" w:author="Claude - סמנטי" w:date="2026-10-11T12:28:21Z">
        <w:r w:rsidRPr="006F178A">
          <w:rPr>
            <w:rtl/>
          </w:rPr>
          <w:delText xml:space="preserve">חורתא</w:delText>
        </w:r>
      </w:del>
      <w:r w:rsidRPr="006F178A">
        <w:rPr>
          <w:rtl/>
        </w:rPr>
        <w:t xml:space="preserve"> </w:t>
      </w:r>
      <w:ins w:id="103025" w:author="קלוד" w:date="2026-10-11T13:11:34Z">
        <w:r>
          <w:rPr>
            <w:rtl/>
          </w:rPr>
          <w:t xml:space="preserve">לבנין.</w:t>
        </w:r>
      </w:ins>
      <w:del w:id="103026" w:author="קלוד" w:date="2026-10-11T13:11:34Z">
        <w:r w:rsidRPr="006F178A">
          <w:rPr>
            <w:rtl/>
          </w:rPr>
          <w:delText xml:space="preserve">לבניינא.</w:delText>
        </w:r>
      </w:del>
    </w:p>
    <w:p>
      <w:pPr>
        <w:pStyle w:val="38"/>
        <w:rPr>
          <w:ins w:id="98269" w:author="מנוע מכני" w:date="2026-10-11T12:04:39Z"/>
        </w:rPr>
      </w:pPr>
      <w:r w:rsidRPr="006F178A">
        <w:tab/>
      </w:r>
      <w:r w:rsidRPr="006F178A">
        <w:tab/>
      </w:r>
      <w:r w:rsidRPr="006F178A">
        <w:tab/>
        <w:t xml:space="preserve">שמואל:</w:t>
      </w:r>
    </w:p>
    <w:p w:rsidR="00E9703F" w:rsidRPr="006F178A" w:rsidRDefault="00E9703F" w:rsidP="00E9703F">
      <w:pPr>
        <w:rPr>
          <w:rtl/>
        </w:rPr>
      </w:pPr>
      <w:del w:id="98270" w:author="מנוע מכני" w:date="2026-10-11T12:04:39Z">
        <w:r w:rsidRPr="006F178A">
          <w:rPr>
            <w:rtl/>
          </w:rPr>
          <w:tab/>
          <w:delText xml:space="preserve"> </w:delText>
        </w:r>
      </w:del>
      <w:ins w:id="103041" w:author="קלוד" w:date="2026-10-11T13:11:34Z">
        <w:r>
          <w:rPr>
            <w:rtl/>
          </w:rPr>
          <w:t xml:space="preserve">מדובר</w:t>
        </w:r>
      </w:ins>
      <w:del w:id="103042" w:author="קלוד" w:date="2026-10-11T13:11:34Z">
        <w:r w:rsidRPr="006F178A">
          <w:rPr>
            <w:rtl/>
          </w:rPr>
          <w:tab/>
          <w:delText xml:space="preserve">מיירי</w:delText>
        </w:r>
      </w:del>
      <w:r w:rsidRPr="006F178A">
        <w:rPr>
          <w:rtl/>
        </w:rPr>
        <w:tab/>
        <w:t xml:space="preserve"> </w:t>
      </w:r>
      <w:ins w:id="103039" w:author="קלוד" w:date="2026-10-11T13:11:34Z">
        <w:r>
          <w:rPr>
            <w:rtl/>
          </w:rPr>
          <w:t xml:space="preserve">שקדח </w:t>
        </w:r>
        <w:r>
          <w:rPr>
            <w:rStyle w:val="afffffe"/>
            <w:rtl/>
          </w:rPr>
          <w:t xml:space="preserve">במסמר</w:t>
        </w:r>
      </w:ins>
      <w:del w:id="103040" w:author="קלוד" w:date="2026-10-11T13:11:34Z">
        <w:r w:rsidRPr="006F178A">
          <w:rPr>
            <w:rtl/>
          </w:rPr>
          <w:tab/>
          <w:delText xml:space="preserve">דקדח</w:delText>
        </w:r>
      </w:del>
      <w:r w:rsidRPr="006F178A">
        <w:rPr>
          <w:rtl/>
        </w:rPr>
        <w:tab/>
        <w:t xml:space="preserve"> כדי לתלות בגד </w:t>
      </w:r>
      <w:ins w:id="103037" w:author="קלוד" w:date="2026-10-11T13:11:34Z">
        <w:r>
          <w:rPr>
            <w:rtl/>
          </w:rPr>
          <w:t xml:space="preserve">והניחו</w:t>
        </w:r>
      </w:ins>
      <w:del w:id="103038" w:author="קלוד" w:date="2026-10-11T13:11:34Z">
        <w:r w:rsidRPr="006F178A">
          <w:rPr>
            <w:rtl/>
          </w:rPr>
          <w:tab/>
          <w:delText xml:space="preserve">ושבקיה</w:delText>
        </w:r>
      </w:del>
      <w:r w:rsidRPr="006F178A">
        <w:rPr>
          <w:rtl/>
        </w:rPr>
        <w:tab/>
        <w:t xml:space="preserve"> </w:t>
      </w:r>
      <w:ins w:id="103035" w:author="קלוד" w:date="2026-10-11T13:11:34Z">
        <w:r>
          <w:rPr>
            <w:rtl/>
          </w:rPr>
          <w:t xml:space="preserve">בתוכו,</w:t>
        </w:r>
      </w:ins>
      <w:del w:id="103036" w:author="קלוד" w:date="2026-10-11T13:11:34Z">
        <w:r w:rsidRPr="006F178A">
          <w:rPr>
            <w:rtl/>
          </w:rPr>
          <w:tab/>
          <w:delText xml:space="preserve">בגוויה</w:delText>
        </w:r>
      </w:del>
      <w:r w:rsidRPr="006F178A">
        <w:rPr>
          <w:rtl/>
        </w:rPr>
        <w:tab/>
        <w:t xml:space="preserve"> ולכן גמר מלאכה הוא.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קג.</w:t>
      </w:r>
    </w:p>
    <w:p w:rsidR="00E9703F" w:rsidRPr="006F178A" w:rsidRDefault="00E9703F" w:rsidP="00E9703F">
      <w:pPr>
        <w:rPr>
          <w:rtl/>
        </w:rPr>
      </w:pPr>
      <w:r w:rsidRPr="006F178A">
        <w:rPr>
          <w:rStyle w:val="afffe"/>
          <w:rFonts w:ascii="Fb Fontext" w:hAnsi="Fb Fontext"/>
          <w:rtl/>
        </w:rPr>
        <w:t>זה הכלל</w:t>
      </w:r>
      <w:r w:rsidRPr="006F178A">
        <w:rPr>
          <w:rFonts w:ascii="Fb Fontext" w:hAnsi="Fb Fontext"/>
          <w:rtl/>
        </w:rPr>
        <w:t xml:space="preserve"> כל העושה מלאכה ומלאכתו מתקיימת בשבת </w:t>
      </w:r>
      <w:ins w:id="103049" w:author="קלוד" w:date="2026-10-11T13:11:34Z">
        <w:r>
          <w:rPr>
            <w:rFonts w:ascii="Fb Fontext" w:hAnsi="Fb Fontext"/>
            <w:rtl/>
          </w:rPr>
          <w:t xml:space="preserve">חייב -</w:t>
        </w:r>
      </w:ins>
      <w:del w:id="103050" w:author="קלוד" w:date="2026-10-11T13:11:34Z">
        <w:r w:rsidRPr="006F178A">
          <w:rPr>
            <w:rFonts w:ascii="Fb Fontext" w:hAnsi="Fb Fontext"/>
            <w:rtl/>
          </w:rPr>
          <w:delText xml:space="preserve">חייב</w:delText>
        </w:r>
        <w:r w:rsidRPr="006F178A">
          <w:rPr>
            <w:rFonts w:ascii="Fb Fontext" w:hAnsi="Fb Fontext" w:hint="cs"/>
            <w:rtl/>
          </w:rPr>
          <w:delText xml:space="preserve">-</w:delText>
        </w:r>
      </w:del>
      <w:r w:rsidRPr="006F178A">
        <w:rPr>
          <w:rFonts w:ascii="Fb Fontext" w:hAnsi="Fb Fontext"/>
          <w:rtl/>
        </w:rPr>
        <w:t xml:space="preserve"> לאתויי </w:t>
      </w:r>
      <w:ins w:id="103047" w:author="קלוד" w:date="2026-10-11T13:11:34Z">
        <w:r>
          <w:rPr>
            <w:rFonts w:ascii="Fb Fontext" w:hAnsi="Fb Fontext"/>
            <w:rtl/>
          </w:rPr>
          <w:t xml:space="preserve">החוקק</w:t>
        </w:r>
      </w:ins>
      <w:del w:id="103048" w:author="קלוד" w:date="2026-10-11T13:11:34Z">
        <w:r w:rsidRPr="006F178A">
          <w:rPr>
            <w:rFonts w:ascii="Fb Fontext" w:hAnsi="Fb Fontext"/>
            <w:rtl/>
          </w:rPr>
          <w:delText xml:space="preserve">דחק</w:delText>
        </w:r>
      </w:del>
      <w:r w:rsidRPr="006F178A">
        <w:rPr>
          <w:rFonts w:ascii="Fb Fontext" w:hAnsi="Fb Fontext"/>
          <w:rtl/>
        </w:rPr>
        <w:t xml:space="preserve"> </w:t>
      </w:r>
      <w:ins w:id="103045" w:author="קלוד" w:date="2026-10-11T13:11:34Z">
        <w:r>
          <w:rPr>
            <w:rFonts w:ascii="Fb Fontext" w:hAnsi="Fb Fontext"/>
            <w:rtl/>
          </w:rPr>
          <w:t xml:space="preserve">חצי</w:t>
        </w:r>
      </w:ins>
      <w:del w:id="103046" w:author="קלוד" w:date="2026-10-11T13:11:34Z">
        <w:r w:rsidRPr="006F178A">
          <w:rPr>
            <w:rFonts w:ascii="Fb Fontext" w:hAnsi="Fb Fontext"/>
            <w:rtl/>
          </w:rPr>
          <w:delText xml:space="preserve">קפיזא</w:delText>
        </w:r>
      </w:del>
      <w:r w:rsidRPr="006F178A">
        <w:rPr>
          <w:rFonts w:ascii="Fb Fontext" w:hAnsi="Fb Fontext"/>
          <w:rtl/>
        </w:rPr>
        <w:t xml:space="preserve"> </w:t>
      </w:r>
      <w:ins w:id="103043" w:author="קלוד" w:date="2026-10-11T13:11:34Z">
        <w:r>
          <w:rPr>
            <w:rFonts w:ascii="Fb Fontext" w:hAnsi="Fb Fontext"/>
            <w:rtl/>
          </w:rPr>
          <w:t xml:space="preserve">קב </w:t>
        </w:r>
        <w:r>
          <w:rPr>
            <w:rStyle w:val="afffffe"/>
            <w:rFonts w:ascii="Fb Fontext" w:hAnsi="Fb Fontext"/>
            <w:rtl/>
          </w:rPr>
          <w:t xml:space="preserve">בעץ</w:t>
        </w:r>
        <w:r>
          <w:rPr>
            <w:rFonts w:ascii="Fb Fontext" w:hAnsi="Fb Fontext"/>
            <w:rtl/>
          </w:rPr>
          <w:t xml:space="preserve"> של קב.</w:t>
        </w:r>
      </w:ins>
      <w:del w:id="103044" w:author="קלוד" w:date="2026-10-11T13:11:34Z">
        <w:r w:rsidRPr="006F178A">
          <w:rPr>
            <w:rFonts w:ascii="Fb Fontext" w:hAnsi="Fb Fontext"/>
            <w:rtl/>
          </w:rPr>
          <w:delText xml:space="preserve">בקבא.</w:delText>
        </w:r>
      </w:del>
    </w:p>
    <w:p>
      <w:pPr>
        <w:pStyle w:val="afffff8"/>
        <w:rPr>
          <w:ins w:id="90539" w:author="קלוד" w:date="2026-10-11T12:33:55Z"/>
        </w:rPr>
      </w:pPr>
      <w:ins w:id="90540" w:author="קלוד" w:date="2026-10-11T12:33:55Z">
        <w:r>
          <w:rPr>
            <w:color w:val="7B3F00"/>
          </w:rPr>
          <w:t xml:space="preserve">מכה בקורנס על הסדן - מאמן ידו</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hint="cs"/>
          <w:rtl/>
        </w:rPr>
        <w:t>המכה בקורנס על הסדן אסור-</w:t>
      </w:r>
      <w:r>
        <w:rPr>
          <w:rStyle w:val="afffe"/>
          <w:rFonts w:ascii="Fb Fontext" w:hAnsi="Fb Fontext" w:hint="cs"/>
          <w:rtl/>
        </w:rPr>
        <w:t xml:space="preserve"> </w:t>
      </w:r>
      <w:r w:rsidRPr="006F178A">
        <w:rPr>
          <w:rStyle w:val="2fb"/>
          <w:rFonts w:ascii="Fb Fontext" w:hAnsi="Fb Fontext"/>
          <w:rtl/>
        </w:rPr>
        <w:t xml:space="preserve">רבה</w:t>
      </w:r>
      <w:r w:rsidRPr="006F178A">
        <w:rPr>
          <w:rStyle w:val="afffe"/>
          <w:rFonts w:ascii="Fb Fontext" w:hAnsi="Fb Fontext"/>
          <w:rtl/>
        </w:rPr>
        <w:t xml:space="preserve"> </w:t>
      </w:r>
      <w:r w:rsidRPr="006F178A">
        <w:rPr>
          <w:rStyle w:val="2fb"/>
          <w:rFonts w:ascii="Fb Fontext" w:hAnsi="Fb Fontext"/>
          <w:rtl/>
        </w:rPr>
        <w:t xml:space="preserve">ורב יוסף</w:t>
      </w:r>
      <w:r w:rsidRPr="006F178A">
        <w:rPr>
          <w:rtl/>
        </w:rPr>
        <w:t xml:space="preserve"> שמאמן את ידו.</w:t>
      </w:r>
    </w:p>
    <w:p w:rsidR="00E9703F" w:rsidRPr="009757B9" w:rsidRDefault="00E9703F" w:rsidP="00E9703F">
      <w:pPr>
        <w:rPr>
          <w:rFonts w:cs="Guttman Vilna"/>
          <w:b/>
          <w:bCs/>
          <w:rtl/>
        </w:rPr>
      </w:pPr>
      <w:ins w:id="103059" w:author="קלוד" w:date="2026-10-11T13:11:34Z">
        <w:r>
          <w:rPr>
            <w:rtl/>
          </w:rPr>
          <w:t xml:space="preserve">הקשו</w:t>
        </w:r>
      </w:ins>
      <w:del w:id="103060" w:author="קלוד" w:date="2026-10-11T13:11:34Z">
        <w:r w:rsidRPr="006F178A">
          <w:rPr>
            <w:rtl/>
          </w:rPr>
          <w:delText xml:space="preserve">קשו בה</w:delText>
        </w:r>
      </w:del>
      <w:r w:rsidRPr="006F178A">
        <w:rPr>
          <w:rtl/>
        </w:rPr>
        <w:t xml:space="preserve"> בני </w:t>
      </w:r>
      <w:ins w:id="103057" w:author="קלוד" w:date="2026-10-11T13:11:34Z">
        <w:r>
          <w:rPr>
            <w:rtl/>
          </w:rPr>
          <w:t xml:space="preserve">רחבה:</w:t>
        </w:r>
      </w:ins>
      <w:del w:id="103058" w:author="קלוד" w:date="2026-10-11T13:11:34Z">
        <w:r w:rsidRPr="006F178A">
          <w:rPr>
            <w:rtl/>
          </w:rPr>
          <w:delText xml:space="preserve">רחבה</w:delText>
        </w:r>
      </w:del>
      <w:r w:rsidRPr="006F178A">
        <w:rPr>
          <w:rtl/>
        </w:rPr>
        <w:t xml:space="preserve"> </w:t>
      </w:r>
      <w:ins w:id="103055" w:author="קלוד" w:date="2026-10-11T13:11:34Z">
        <w:r>
          <w:rPr>
            <w:rtl/>
          </w:rPr>
          <w:t xml:space="preserve">א"ה</w:t>
        </w:r>
      </w:ins>
      <w:del w:id="103056" w:author="קלוד" w:date="2026-10-11T13:11:34Z">
        <w:r w:rsidRPr="006F178A">
          <w:rPr>
            <w:rtl/>
          </w:rPr>
          <w:delText xml:space="preserve">דא"ה</w:delText>
        </w:r>
      </w:del>
      <w:r w:rsidRPr="006F178A">
        <w:rPr>
          <w:rtl/>
        </w:rPr>
        <w:t xml:space="preserve"> כל מי </w:t>
      </w:r>
      <w:ins w:id="103053" w:author="קלוד" w:date="2026-10-11T13:11:34Z">
        <w:r>
          <w:rPr>
            <w:rtl/>
          </w:rPr>
          <w:t xml:space="preserve">שלומד</w:t>
        </w:r>
      </w:ins>
      <w:del w:id="103054" w:author="קלוד" w:date="2026-10-11T13:11:34Z">
        <w:r w:rsidRPr="006F178A">
          <w:rPr>
            <w:rtl/>
          </w:rPr>
          <w:delText xml:space="preserve">דיליף</w:delText>
        </w:r>
      </w:del>
      <w:r w:rsidRPr="006F178A">
        <w:rPr>
          <w:rtl/>
        </w:rPr>
        <w:t xml:space="preserve"> </w:t>
      </w:r>
      <w:ins w:id="90403" w:author="Claude - סמנטי" w:date="2026-10-11T12:28:21Z">
        <w:r>
          <w:rPr>
            <w:rtl/>
          </w:rPr>
          <w:t xml:space="preserve">אומנות</w:t>
        </w:r>
      </w:ins>
      <w:del w:id="90404" w:author="Claude - סמנטי" w:date="2026-10-11T12:28:21Z">
        <w:r w:rsidRPr="006F178A">
          <w:rPr>
            <w:rtl/>
          </w:rPr>
          <w:delText xml:space="preserve">אומנותא</w:delText>
        </w:r>
      </w:del>
      <w:ins w:id="103051" w:author="קלוד" w:date="2026-10-11T13:11:34Z">
        <w:r>
          <w:rPr>
            <w:rtl/>
          </w:rPr>
          <w:t xml:space="preserve"> </w:t>
        </w:r>
        <w:r>
          <w:rPr>
            <w:rStyle w:val="afffffe"/>
            <w:rtl/>
          </w:rPr>
          <w:t xml:space="preserve">בראייה</w:t>
        </w:r>
        <w:r>
          <w:rPr>
            <w:rtl/>
          </w:rPr>
          <w:t xml:space="preserve"> </w:t>
        </w:r>
      </w:ins>
      <w:del w:id="103052" w:author="קלוד" w:date="2026-10-11T13:11:34Z">
        <w:r w:rsidRPr="006F178A">
          <w:rPr>
            <w:rtl/>
          </w:rPr>
          <w:delText xml:space="preserve"> </w:delText>
        </w:r>
      </w:del>
      <w:r w:rsidRPr="006F178A">
        <w:rPr>
          <w:rtl/>
        </w:rPr>
        <w:t xml:space="preserve">יתחייב.</w:t>
      </w:r>
    </w:p>
    <w:p>
      <w:pPr>
        <w:pStyle w:val="38"/>
        <w:rPr>
          <w:ins w:id="98271" w:author="מנוע מכני" w:date="2026-10-11T12:04:39Z"/>
        </w:rPr>
      </w:pPr>
      <w:r w:rsidRPr="006F178A">
        <w:t xml:space="preserve">אלא</w:t>
      </w:r>
    </w:p>
    <w:p w:rsidR="00E9703F" w:rsidRPr="009757B9" w:rsidRDefault="00E9703F" w:rsidP="00E9703F">
      <w:pPr>
        <w:rPr>
          <w:rFonts w:cs="Guttman Vilna"/>
          <w:b/>
          <w:bCs/>
          <w:rtl/>
        </w:rPr>
      </w:pPr>
      <w:del w:id="98272" w:author="מנוע מכני" w:date="2026-10-11T12:04:39Z">
        <w:r w:rsidRPr="006F178A">
          <w:rPr>
            <w:rStyle w:val="afffe"/>
            <w:rFonts w:ascii="Fb Fontext" w:hAnsi="Fb Fontext"/>
            <w:rtl/>
          </w:rPr>
          <w:delText xml:space="preserve"> </w:delText>
        </w:r>
      </w:del>
      <w:r w:rsidRPr="006F178A">
        <w:rPr>
          <w:rStyle w:val="2fb"/>
          <w:rFonts w:ascii="Fb Fontext" w:hAnsi="Fb Fontext"/>
          <w:rtl/>
        </w:rPr>
        <w:t xml:space="preserve">אביי</w:t>
      </w:r>
      <w:r w:rsidRPr="006F178A">
        <w:rPr>
          <w:rStyle w:val="afffe"/>
          <w:rFonts w:ascii="Fb Fontext" w:hAnsi="Fb Fontext"/>
          <w:rtl/>
        </w:rPr>
        <w:t xml:space="preserve"> </w:t>
      </w:r>
      <w:r w:rsidRPr="006F178A">
        <w:rPr>
          <w:rStyle w:val="2fb"/>
          <w:rFonts w:ascii="Fb Fontext" w:hAnsi="Fb Fontext"/>
          <w:rtl/>
        </w:rPr>
        <w:t xml:space="preserve">ורבא</w:t>
      </w:r>
      <w:r w:rsidRPr="006F178A">
        <w:rPr>
          <w:rtl/>
        </w:rPr>
        <w:t xml:space="preserve"> שכן מרדדי טסי משכן עושין כן.</w:t>
      </w:r>
    </w:p>
    <w:p w:rsidR="00E9703F" w:rsidRPr="009757B9" w:rsidRDefault="00E9703F" w:rsidP="00E9703F">
      <w:pPr>
        <w:rPr>
          <w:rFonts w:cs="Guttman Vilna"/>
          <w:b/>
          <w:bCs/>
          <w:rtl/>
        </w:rPr>
      </w:pPr>
      <w:r w:rsidRPr="006F178A">
        <w:rPr>
          <w:b/>
          <w:bCs/>
          <w:rtl/>
        </w:rPr>
        <w:t>ותנ"ה</w:t>
      </w:r>
      <w:r w:rsidRPr="006F178A">
        <w:rPr>
          <w:rtl/>
        </w:rPr>
        <w:t xml:space="preserve"> דכן מרדדי טסי משכן עושין כן.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59" w:author="קלוד" w:date="2026-10-11T09:07:15Z"/>
        </w:rPr>
      </w:pPr>
      <w:ins w:id="20558" w:author="קלוד" w:date="2026-10-11T09:07:15Z">
        <w:r>
          <w:t xml:space="preserve">משנה ב</w:t>
        </w:r>
      </w:ins>
    </w:p>
    <w:p w:rsidR="00E9703F" w:rsidRPr="009757B9" w:rsidRDefault="00E9703F" w:rsidP="00E9703F">
      <w:pPr>
        <w:pStyle w:val="afff9"/>
        <w:rPr>
          <w:del w:id="20280" w:author="קלוד" w:date="2026-10-11T09:07:15Z"/>
          <w:b/>
          <w:rtl/>
        </w:rPr>
      </w:pPr>
      <w:del w:id="20279"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69" w:author="קלוד" w:date="2026-10-11T12:09:42Z">
          <w:pPr>
            <w:pStyle w:val="afff9"/>
          </w:pPr>
        </w:pPrChange>
      </w:pPr>
      <w:r w:rsidRPr="009757B9">
        <w:rPr>
          <w:b/>
          <w:rtl/>
        </w:rPr>
        <w:t>החורש - כל שהוא, המנכש והמקרסם והמזרד כל שהוא - חייב.</w:t>
      </w:r>
    </w:p>
    <w:p w:rsidR="00E9703F" w:rsidRPr="009757B9" w:rsidRDefault="00E9703F" w:rsidP="00E9703F">
      <w:pPr>
        <w:pStyle w:val="afff9"/>
        <w:rPr>
          <w:b/>
          <w:rtl/>
        </w:rPr>
      </w:pPr>
      <w:r w:rsidRPr="009757B9">
        <w:rPr>
          <w:b/>
          <w:rtl/>
        </w:rPr>
        <w:t>המלקט עצים, אם לתקן - כל שהן, אם להיסק - כדי לבשל ביצה קלה.</w:t>
      </w:r>
    </w:p>
    <w:p w:rsidR="00E9703F" w:rsidRPr="009757B9" w:rsidRDefault="00E9703F" w:rsidP="00E9703F">
      <w:pPr>
        <w:pStyle w:val="afff9"/>
        <w:rPr>
          <w:b/>
          <w:rtl/>
        </w:rPr>
      </w:pPr>
      <w:r w:rsidRPr="009757B9">
        <w:rPr>
          <w:b/>
          <w:rtl/>
        </w:rPr>
        <w:t>המלקט עשבים, אם לתקן - כל שהוא, אם לבהמה - כמלא פי הגדי.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Style w:val="afffe"/>
          <w:rFonts w:ascii="Fb Fontext" w:hAnsi="Fb Fontext"/>
          <w:rtl/>
        </w:rPr>
        <w:t>חורש</w:t>
      </w:r>
      <w:r w:rsidRPr="006F178A">
        <w:rPr>
          <w:rFonts w:ascii="Fb Fontext" w:hAnsi="Fb Fontext"/>
          <w:rtl/>
        </w:rPr>
        <w:t xml:space="preserve"> </w:t>
      </w:r>
      <w:ins w:id="103067" w:author="קלוד" w:date="2026-10-11T13:11:34Z">
        <w:r>
          <w:rPr>
            <w:rStyle w:val="afffffe"/>
            <w:rFonts w:ascii="Fb Fontext" w:hAnsi="Fb Fontext"/>
            <w:rtl/>
          </w:rPr>
          <w:t xml:space="preserve">כל</w:t>
        </w:r>
      </w:ins>
      <w:del w:id="103068" w:author="קלוד" w:date="2026-10-11T13:11:34Z">
        <w:r w:rsidRPr="006F178A">
          <w:rPr>
            <w:rFonts w:ascii="Fb Fontext" w:hAnsi="Fb Fontext"/>
            <w:rtl/>
          </w:rPr>
          <w:delText xml:space="preserve">לביזרא</w:delText>
        </w:r>
        <w:r w:rsidRPr="006F178A">
          <w:rPr>
            <w:rFonts w:ascii="Fb Fontext" w:hAnsi="Fb Fontext" w:hint="cs"/>
            <w:rtl/>
          </w:rPr>
          <w:delText xml:space="preserve">,</w:delText>
        </w:r>
      </w:del>
      <w:r w:rsidRPr="006F178A">
        <w:rPr>
          <w:rFonts w:ascii="Fb Fontext" w:hAnsi="Fb Fontext"/>
          <w:rtl/>
        </w:rPr>
        <w:t xml:space="preserve"> </w:t>
      </w:r>
      <w:ins w:id="103065" w:author="קלוד" w:date="2026-10-11T13:11:34Z">
        <w:r>
          <w:rPr>
            <w:rStyle w:val="afffffe"/>
            <w:rFonts w:ascii="Fb Fontext" w:hAnsi="Fb Fontext"/>
            <w:rtl/>
          </w:rPr>
          <w:t xml:space="preserve">שהוא</w:t>
        </w:r>
      </w:ins>
      <w:del w:id="103066" w:author="קלוד" w:date="2026-10-11T13:11:34Z">
        <w:r w:rsidRPr="006F178A">
          <w:rPr>
            <w:rFonts w:ascii="Fb Fontext" w:hAnsi="Fb Fontext"/>
            <w:rtl/>
          </w:rPr>
          <w:delText xml:space="preserve">דקרא</w:delText>
        </w:r>
      </w:del>
      <w:r w:rsidRPr="006F178A">
        <w:rPr>
          <w:rFonts w:ascii="Fb Fontext" w:hAnsi="Fb Fontext"/>
          <w:rtl/>
        </w:rPr>
        <w:t xml:space="preserve"> </w:t>
      </w:r>
      <w:ins w:id="103063" w:author="קלוד" w:date="2026-10-11T13:11:34Z">
        <w:r>
          <w:rPr>
            <w:rFonts w:ascii="Fb Fontext" w:hAnsi="Fb Fontext"/>
            <w:rtl/>
          </w:rPr>
          <w:t xml:space="preserve">- ראוי לגרעין</w:t>
        </w:r>
      </w:ins>
      <w:del w:id="103064" w:author="קלוד" w:date="2026-10-11T13:11:34Z">
        <w:r w:rsidRPr="006F178A">
          <w:rPr>
            <w:rFonts w:ascii="Fb Fontext" w:hAnsi="Fb Fontext"/>
            <w:rtl/>
          </w:rPr>
          <w:delText xml:space="preserve">גרעין</w:delText>
        </w:r>
      </w:del>
      <w:r w:rsidRPr="006F178A">
        <w:rPr>
          <w:rFonts w:ascii="Fb Fontext" w:hAnsi="Fb Fontext"/>
          <w:rtl/>
        </w:rPr>
        <w:t xml:space="preserve"> של </w:t>
      </w:r>
      <w:ins w:id="103061" w:author="קלוד" w:date="2026-10-11T13:11:34Z">
        <w:r>
          <w:rPr>
            <w:rFonts w:ascii="Fb Fontext" w:hAnsi="Fb Fontext"/>
            <w:rtl/>
          </w:rPr>
          <w:t xml:space="preserve">דלעת,</w:t>
        </w:r>
      </w:ins>
      <w:del w:id="103062" w:author="קלוד" w:date="2026-10-11T13:11:34Z">
        <w:r w:rsidRPr="006F178A">
          <w:rPr>
            <w:rFonts w:ascii="Fb Fontext" w:hAnsi="Fb Fontext"/>
            <w:rtl/>
          </w:rPr>
          <w:delText xml:space="preserve">דלעת</w:delText>
        </w:r>
      </w:del>
      <w:r w:rsidRPr="006F178A">
        <w:rPr>
          <w:rFonts w:ascii="Fb Fontext" w:hAnsi="Fb Fontext"/>
          <w:rtl/>
        </w:rPr>
        <w:t xml:space="preserve"> וכן במשכן היה ראוי לקלח אחד של סמנין.</w:t>
      </w:r>
    </w:p>
    <w:p w:rsidR="00E9703F" w:rsidRPr="004640F6" w:rsidRDefault="00E9703F" w:rsidP="00E9703F">
      <w:pPr>
        <w:rPr>
          <w:spacing w:val="-4"/>
          <w:rtl/>
        </w:rPr>
      </w:pPr>
      <w:r w:rsidRPr="004640F6">
        <w:rPr>
          <w:rStyle w:val="afffe"/>
          <w:rFonts w:ascii="Fb Fontext" w:hAnsi="Fb Fontext"/>
          <w:spacing w:val="-4"/>
          <w:rtl/>
        </w:rPr>
        <w:t xml:space="preserve">המלקט </w:t>
      </w:r>
      <w:r w:rsidRPr="004640F6">
        <w:rPr>
          <w:rStyle w:val="afffe"/>
          <w:rFonts w:ascii="Fb Fontext" w:hAnsi="Fb Fontext" w:hint="cs"/>
          <w:spacing w:val="-4"/>
          <w:rtl/>
        </w:rPr>
        <w:t xml:space="preserve">ותולש עולשין </w:t>
      </w:r>
      <w:ins w:id="103079" w:author="קלוד" w:date="2026-10-11T13:11:34Z">
        <w:r>
          <w:rPr>
            <w:spacing w:val="-4"/>
            <w:rtl/>
          </w:rPr>
          <w:t xml:space="preserve">-</w:t>
        </w:r>
      </w:ins>
      <w:del w:id="103080" w:author="קלוד" w:date="2026-10-11T13:11:34Z">
        <w:r w:rsidRPr="004640F6">
          <w:rPr>
            <w:spacing w:val="-4"/>
            <w:rtl/>
          </w:rPr>
          <w:delText xml:space="preserve">מיירי</w:delText>
        </w:r>
      </w:del>
      <w:r w:rsidRPr="004640F6">
        <w:rPr>
          <w:spacing w:val="-4"/>
          <w:rtl/>
        </w:rPr>
        <w:t xml:space="preserve"> </w:t>
      </w:r>
      <w:ins w:id="103077" w:author="קלוד" w:date="2026-10-11T13:11:34Z">
        <w:r>
          <w:rPr>
            <w:spacing w:val="-4"/>
            <w:rtl/>
          </w:rPr>
          <w:t xml:space="preserve">מדובר באגם,</w:t>
        </w:r>
      </w:ins>
      <w:del w:id="103078" w:author="קלוד" w:date="2026-10-11T13:11:34Z">
        <w:r w:rsidRPr="004640F6">
          <w:rPr>
            <w:spacing w:val="-4"/>
            <w:rtl/>
          </w:rPr>
          <w:delText xml:space="preserve">באגם</w:delText>
        </w:r>
      </w:del>
      <w:r w:rsidRPr="004640F6">
        <w:rPr>
          <w:spacing w:val="-4"/>
          <w:rtl/>
        </w:rPr>
        <w:t xml:space="preserve"> או אפי' בשדה ולא</w:t>
      </w:r>
      <w:ins w:id="103075" w:author="קלוד" w:date="2026-10-11T13:11:34Z">
        <w:r>
          <w:rPr>
            <w:rStyle w:val="afffffe"/>
            <w:spacing w:val="-4"/>
            <w:rtl/>
          </w:rPr>
          <w:t xml:space="preserve"> מתכוון</w:t>
        </w:r>
        <w:r>
          <w:rPr>
            <w:spacing w:val="-4"/>
            <w:rtl/>
          </w:rPr>
          <w:t xml:space="preserve">, ולא </w:t>
        </w:r>
      </w:ins>
      <w:del w:id="103076" w:author="קלוד" w:date="2026-10-11T13:11:34Z">
        <w:r w:rsidRPr="004640F6">
          <w:rPr>
            <w:spacing w:val="-4"/>
            <w:rtl/>
          </w:rPr>
          <w:delText xml:space="preserve"> </w:delText>
        </w:r>
      </w:del>
      <w:r w:rsidRPr="004640F6">
        <w:rPr>
          <w:spacing w:val="-4"/>
          <w:rtl/>
        </w:rPr>
        <w:t xml:space="preserve">אמרי' פסיק </w:t>
      </w:r>
      <w:ins w:id="103073" w:author="קלוד" w:date="2026-10-11T13:11:34Z">
        <w:r>
          <w:rPr>
            <w:spacing w:val="-4"/>
            <w:rtl/>
          </w:rPr>
          <w:t xml:space="preserve">רישא,</w:t>
        </w:r>
      </w:ins>
      <w:del w:id="103074" w:author="קלוד" w:date="2026-10-11T13:11:34Z">
        <w:r w:rsidRPr="004640F6">
          <w:rPr>
            <w:spacing w:val="-4"/>
            <w:rtl/>
          </w:rPr>
          <w:delText xml:space="preserve">רישא</w:delText>
        </w:r>
      </w:del>
      <w:r w:rsidRPr="004640F6">
        <w:rPr>
          <w:spacing w:val="-4"/>
          <w:rtl/>
        </w:rPr>
        <w:t xml:space="preserve"> </w:t>
      </w:r>
      <w:ins w:id="103071" w:author="קלוד" w:date="2026-10-11T13:11:34Z">
        <w:r>
          <w:rPr>
            <w:spacing w:val="-4"/>
            <w:rtl/>
          </w:rPr>
          <w:t xml:space="preserve">שמדובר</w:t>
        </w:r>
      </w:ins>
      <w:del w:id="103072" w:author="קלוד" w:date="2026-10-11T13:11:34Z">
        <w:r w:rsidRPr="004640F6">
          <w:rPr>
            <w:spacing w:val="-4"/>
            <w:rtl/>
          </w:rPr>
          <w:delText xml:space="preserve">דמיירי</w:delText>
        </w:r>
      </w:del>
      <w:r w:rsidRPr="004640F6">
        <w:rPr>
          <w:spacing w:val="-4"/>
          <w:rtl/>
        </w:rPr>
        <w:t xml:space="preserve"> בקרקע </w:t>
      </w:r>
      <w:ins w:id="103069" w:author="קלוד" w:date="2026-10-11T13:11:34Z">
        <w:r>
          <w:rPr>
            <w:spacing w:val="-4"/>
            <w:rtl/>
          </w:rPr>
          <w:t xml:space="preserve">של חבירו.</w:t>
        </w:r>
      </w:ins>
      <w:del w:id="103070" w:author="קלוד" w:date="2026-10-11T13:11:34Z">
        <w:r w:rsidRPr="004640F6">
          <w:rPr>
            <w:spacing w:val="-4"/>
            <w:rtl/>
          </w:rPr>
          <w:delText xml:space="preserve">דחבריה.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61" w:author="קלוד" w:date="2026-10-11T09:07:15Z"/>
        </w:rPr>
      </w:pPr>
      <w:ins w:id="20560" w:author="קלוד" w:date="2026-10-11T09:07:15Z">
        <w:r>
          <w:t xml:space="preserve">משנה ג</w:t>
        </w:r>
      </w:ins>
    </w:p>
    <w:p w:rsidR="00E9703F" w:rsidRPr="009757B9" w:rsidRDefault="00E9703F" w:rsidP="00E9703F">
      <w:pPr>
        <w:pStyle w:val="afff9"/>
        <w:rPr>
          <w:del w:id="20282" w:author="קלוד" w:date="2026-10-11T09:07:15Z"/>
          <w:b/>
          <w:rtl/>
        </w:rPr>
      </w:pPr>
      <w:del w:id="20281" w:author="קלוד" w:date="2026-10-11T09:07:15Z">
        <w:r w:rsidRPr="009757B9">
          <w:rPr>
            <w:b/>
            <w:sz w:val="20"/>
            <w:rtl/>
          </w:rPr>
          <w:lastRenderedPageBreak/>
          <w:delText xml:space="preserve">משנה.</w:delText>
        </w:r>
      </w:del>
    </w:p>
    <w:p w:rsidR="00E9703F" w:rsidRPr="009757B9" w:rsidRDefault="00E9703F" w:rsidP="00E9703F">
      <w:pPr>
        <w:pStyle w:val="afff9"/>
        <w:spacing w:before="120"/>
        <w:rPr>
          <w:b/>
          <w:rtl/>
        </w:rPr>
        <w:pPrChange w:id="90070" w:author="קלוד" w:date="2026-10-11T12:09:42Z">
          <w:pPr>
            <w:pStyle w:val="afff9"/>
          </w:pPr>
        </w:pPrChange>
      </w:pPr>
      <w:r w:rsidRPr="009757B9">
        <w:rPr>
          <w:b/>
          <w:rtl/>
        </w:rPr>
        <w:t>הכותב שתי אותיות, בין בימינו בין בשמאלו, בין משם אחד בין משתי שמות, בין משתי סמניות, בכל לשון - חייב.</w:t>
      </w:r>
    </w:p>
    <w:p w:rsidR="00E9703F" w:rsidRDefault="00E9703F" w:rsidP="00E9703F">
      <w:pPr>
        <w:pStyle w:val="afff9"/>
        <w:rPr>
          <w:b/>
          <w:rtl/>
        </w:rPr>
      </w:pPr>
      <w:r>
        <w:rPr>
          <w:rStyle w:val="TanaimMishna"/>
          <w:b/>
          <w:rtl/>
          <w:rPrChange w:id="20045" w:author="קלוד" w:date="2026-10-11T09:07:15Z">
            <w:rPr>
              <w:b/>
              <w:rtl/>
            </w:rPr>
          </w:rPrChange>
        </w:rPr>
        <w:t xml:space="preserve">רבי יוסי</w:t>
      </w:r>
      <w:r>
        <w:rPr>
          <w:rStyle w:val="TanaimMishna"/>
          <w:b/>
          <w:rtl/>
          <w:rPrChange w:id="100491" w:author="Claude" w:date="2026-10-11T09:08:03Z">
            <w:rPr>
              <w:b/>
              <w:rtl/>
            </w:rPr>
          </w:rPrChange>
        </w:rPr>
        <w:t xml:space="preserve">:</w:t>
      </w:r>
      <w:r>
        <w:rPr>
          <w:b/>
          <w:rtl/>
        </w:rPr>
        <w:t xml:space="preserve"> לא חייבו שתי אותיות אלא משום רושם, שכך כותבין על קרשי המשכן, לידע איזו בן זוגו. [והיינו </w:t>
      </w:r>
      <w:r>
        <w:rPr>
          <w:b/>
          <w:rtl/>
        </w:rPr>
        <w:t>אפי'</w:t>
      </w:r>
      <w:r w:rsidRPr="009757B9">
        <w:rPr>
          <w:b/>
          <w:rtl/>
        </w:rPr>
        <w:t xml:space="preserve"> סימן]</w:t>
      </w:r>
    </w:p>
    <w:p w:rsidR="00E9703F" w:rsidRPr="004460A6" w:rsidRDefault="00E9703F" w:rsidP="00E9703F">
      <w:pPr>
        <w:pStyle w:val="afff9"/>
        <w:rPr>
          <w:spacing w:val="2"/>
          <w:rtl/>
        </w:rPr>
      </w:pPr>
      <w:r>
        <w:rPr>
          <w:rStyle w:val="TanaimMishna"/>
          <w:spacing w:val="2"/>
          <w:rtl/>
          <w:rPrChange w:id="100492" w:author="Claude" w:date="2026-10-11T09:08:03Z">
            <w:rPr>
              <w:spacing w:val="2"/>
              <w:rtl/>
            </w:rPr>
          </w:rPrChange>
        </w:rPr>
        <w:t xml:space="preserve">ר"י</w:t>
      </w:r>
      <w:r>
        <w:rPr>
          <w:rStyle w:val="TanaimMishna"/>
          <w:spacing w:val="2"/>
          <w:rtl/>
          <w:rPrChange w:id="100493" w:author="Claude" w:date="2026-10-11T09:08:03Z">
            <w:rPr>
              <w:spacing w:val="2"/>
              <w:rtl/>
            </w:rPr>
          </w:rPrChange>
        </w:rPr>
        <w:t xml:space="preserve">:</w:t>
      </w:r>
      <w:r>
        <w:rPr>
          <w:spacing w:val="2"/>
          <w:rtl/>
        </w:rPr>
        <w:t xml:space="preserve"> מצינו שם קטן משם גדול שם משמעון ומשמואל, נח מנחור, דן מדניאל, גד מגדיאל.</w:t>
      </w:r>
    </w:p>
    <w:p w:rsidR="00E9703F" w:rsidRDefault="00E9703F" w:rsidP="00E9703F">
      <w:pPr>
        <w:rPr>
          <w:rtl/>
        </w:rPr>
      </w:pPr>
      <w:r w:rsidRPr="006F178A">
        <w:rPr>
          <w:rtl/>
        </w:rPr>
        <w:t xml:space="preserve">[והיינו </w:t>
      </w:r>
      <w:r>
        <w:rPr>
          <w:rtl/>
        </w:rPr>
        <w:t>אפי'</w:t>
      </w:r>
      <w:r w:rsidRPr="006F178A">
        <w:rPr>
          <w:rtl/>
        </w:rPr>
        <w:t xml:space="preserve"> </w:t>
      </w:r>
      <w:ins w:id="94811" w:author="מנוע מכני" w:date="2026-10-11T12:04:39Z">
        <w:r>
          <w:rPr>
            <w:rtl/>
          </w:rPr>
          <w:t xml:space="preserve">אם </w:t>
        </w:r>
      </w:ins>
      <w:del w:id="94812" w:author="מנוע מכני" w:date="2026-10-11T12:04:39Z">
        <w:r w:rsidRPr="006F178A">
          <w:rPr>
            <w:rtl/>
          </w:rPr>
          <w:delText xml:space="preserve">אי </w:delText>
        </w:r>
      </w:del>
      <w:r w:rsidRPr="006F178A">
        <w:rPr>
          <w:rtl/>
        </w:rPr>
        <w:t xml:space="preserve">נתכוין ולא גמר]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3087" w:author="קלוד" w:date="2026-10-11T13:11:34Z">
        <w:r>
          <w:rPr>
            <w:rStyle w:val="2fb"/>
            <w:rFonts w:ascii="Fb Fontext" w:hAnsi="Fb Fontext"/>
            <w:rtl/>
          </w:rPr>
          <w:t xml:space="preserve">אביי:</w:t>
        </w:r>
      </w:ins>
      <w:del w:id="103088" w:author="קלוד" w:date="2026-10-11T13:11:34Z">
        <w:r w:rsidRPr="006F178A">
          <w:rPr>
            <w:rStyle w:val="2fb"/>
            <w:rFonts w:ascii="Fb Fontext" w:hAnsi="Fb Fontext"/>
            <w:rtl/>
          </w:rPr>
          <w:delText xml:space="preserve">אביי</w:delText>
        </w:r>
      </w:del>
      <w:r w:rsidRPr="006F178A">
        <w:rPr>
          <w:rFonts w:ascii="Fb Fontext" w:hAnsi="Fb Fontext"/>
          <w:rtl/>
        </w:rPr>
        <w:t xml:space="preserve"> </w:t>
      </w:r>
      <w:ins w:id="103085" w:author="קלוד" w:date="2026-10-11T13:11:34Z">
        <w:r>
          <w:rPr>
            <w:rFonts w:ascii="Fb Fontext" w:hAnsi="Fb Fontext"/>
            <w:rtl/>
          </w:rPr>
          <w:t xml:space="preserve">מה</w:t>
        </w:r>
      </w:ins>
      <w:del w:id="103086" w:author="קלוד" w:date="2026-10-11T13:11:34Z">
        <w:r w:rsidRPr="006F178A">
          <w:rPr>
            <w:rFonts w:ascii="Fb Fontext" w:hAnsi="Fb Fontext"/>
            <w:rtl/>
          </w:rPr>
          <w:delText xml:space="preserve">הך</w:delText>
        </w:r>
      </w:del>
      <w:r w:rsidRPr="006F178A">
        <w:rPr>
          <w:rFonts w:ascii="Fb Fontext" w:hAnsi="Fb Fontext"/>
          <w:rtl/>
        </w:rPr>
        <w:t xml:space="preserve"> </w:t>
      </w:r>
      <w:ins w:id="103083" w:author="קלוד" w:date="2026-10-11T13:11:34Z">
        <w:r>
          <w:rPr>
            <w:rFonts w:ascii="Fb Fontext" w:hAnsi="Fb Fontext"/>
            <w:rtl/>
          </w:rPr>
          <w:t xml:space="preserve">שחייב</w:t>
        </w:r>
      </w:ins>
      <w:del w:id="103084" w:author="קלוד" w:date="2026-10-11T13:11:34Z">
        <w:r w:rsidRPr="006F178A">
          <w:rPr>
            <w:rFonts w:ascii="Fb Fontext" w:hAnsi="Fb Fontext"/>
            <w:rtl/>
          </w:rPr>
          <w:delText xml:space="preserve">דחייב</w:delText>
        </w:r>
      </w:del>
      <w:r w:rsidRPr="006F178A">
        <w:rPr>
          <w:rFonts w:ascii="Fb Fontext" w:hAnsi="Fb Fontext"/>
          <w:rtl/>
        </w:rPr>
        <w:t xml:space="preserve"> </w:t>
      </w:r>
      <w:ins w:id="103081" w:author="קלוד" w:date="2026-10-11T13:11:34Z">
        <w:r>
          <w:rPr>
            <w:rStyle w:val="afffffe"/>
            <w:rFonts w:ascii="Fb Fontext" w:hAnsi="Fb Fontext"/>
            <w:rtl/>
          </w:rPr>
          <w:t xml:space="preserve">בשמאלו</w:t>
        </w:r>
        <w:r>
          <w:rPr>
            <w:rFonts w:ascii="Fb Fontext" w:hAnsi="Fb Fontext"/>
            <w:rtl/>
          </w:rPr>
          <w:t xml:space="preserve"> - מדובר</w:t>
        </w:r>
      </w:ins>
      <w:del w:id="103082" w:author="קלוד" w:date="2026-10-11T13:11:34Z">
        <w:r w:rsidRPr="006F178A">
          <w:rPr>
            <w:rFonts w:ascii="Fb Fontext" w:hAnsi="Fb Fontext"/>
            <w:rtl/>
          </w:rPr>
          <w:delText xml:space="preserve">מיירי</w:delText>
        </w:r>
      </w:del>
      <w:r w:rsidRPr="006F178A">
        <w:rPr>
          <w:rFonts w:ascii="Fb Fontext" w:hAnsi="Fb Fontext"/>
          <w:rtl/>
        </w:rPr>
        <w:t xml:space="preserve"> בשולט בשתי ידיו.</w:t>
      </w:r>
    </w:p>
    <w:p>
      <w:pPr>
        <w:pStyle w:val="38"/>
        <w:rPr>
          <w:ins w:id="99340" w:author="מנוע מכני" w:date="2026-10-11T12:04:39Z"/>
        </w:rPr>
      </w:pPr>
      <w:r w:rsidRPr="006F178A">
        <w:t xml:space="preserve">ראב"י</w:t>
      </w:r>
    </w:p>
    <w:p w:rsidR="00E9703F" w:rsidRPr="006F178A" w:rsidRDefault="00E9703F" w:rsidP="00E9703F">
      <w:pPr>
        <w:rPr>
          <w:rtl/>
        </w:rPr>
      </w:pPr>
      <w:del w:id="99341" w:author="מנוע מכני" w:date="2026-10-11T12:04:39Z">
        <w:r w:rsidRPr="006F178A">
          <w:rPr>
            <w:rtl/>
          </w:rPr>
          <w:delText xml:space="preserve"> </w:delText>
        </w:r>
      </w:del>
      <w:r w:rsidRPr="006F178A">
        <w:rPr>
          <w:rtl/>
        </w:rPr>
        <w:t xml:space="preserve">- </w:t>
      </w:r>
      <w:r w:rsidRPr="006F178A">
        <w:rPr>
          <w:rStyle w:val="2fb"/>
          <w:rtl/>
        </w:rPr>
        <w:t xml:space="preserve">רבי יוסי</w:t>
      </w:r>
      <w:r w:rsidRPr="006F178A">
        <w:rPr>
          <w:rtl/>
        </w:rPr>
        <w:t xml:space="preserve"> היא, </w:t>
      </w:r>
      <w:ins w:id="103089" w:author="קלוד" w:date="2026-10-11T13:11:34Z">
        <w:r>
          <w:rPr>
            <w:rtl/>
          </w:rPr>
          <w:t xml:space="preserve">שחייב</w:t>
        </w:r>
      </w:ins>
      <w:del w:id="103090" w:author="קלוד" w:date="2026-10-11T13:11:34Z">
        <w:r w:rsidRPr="006F178A">
          <w:rPr>
            <w:rtl/>
          </w:rPr>
          <w:delText xml:space="preserve">דחייב</w:delText>
        </w:r>
      </w:del>
      <w:r w:rsidRPr="006F178A">
        <w:rPr>
          <w:rtl/>
        </w:rPr>
        <w:t xml:space="preserve"> משום רושם.</w:t>
      </w:r>
    </w:p>
    <w:p>
      <w:pPr>
        <w:pStyle w:val="afffff8"/>
        <w:rPr>
          <w:ins w:id="90537" w:author="קלוד" w:date="2026-10-11T12:33:55Z"/>
        </w:rPr>
      </w:pPr>
      <w:ins w:id="90538" w:author="קלוד" w:date="2026-10-11T12:33:55Z">
        <w:r>
          <w:rPr>
            <w:color w:val="7B3F00"/>
          </w:rPr>
          <w:t xml:space="preserve">'אחת מהנה' - עד שיעשה מלאכה שלמה</w:t>
        </w:r>
      </w:ins>
    </w:p>
    <w:p w:rsidR="00E9703F" w:rsidRPr="009757B9" w:rsidRDefault="00E9703F" w:rsidP="00E9703F">
      <w:pPr>
        <w:rPr>
          <w:rFonts w:cs="Guttman Vilna"/>
          <w:b/>
          <w:bCs/>
          <w:rtl/>
        </w:rPr>
      </w:pPr>
      <w:r w:rsidRPr="006F178A">
        <w:rPr>
          <w:rtl/>
        </w:rPr>
        <w:t>•</w:t>
      </w:r>
      <w:r w:rsidRPr="00784B8D">
        <w:rPr>
          <w:rStyle w:val="afffff0"/>
          <w:rFonts w:hint="cs"/>
          <w:rtl/>
        </w:rPr>
        <w:t xml:space="preserve"> '</w:t>
      </w:r>
      <w:r w:rsidRPr="00784B8D">
        <w:rPr>
          <w:rStyle w:val="afffff0"/>
          <w:rtl/>
        </w:rPr>
        <w:t>ועשה</w:t>
      </w:r>
      <w:r w:rsidRPr="00784B8D">
        <w:rPr>
          <w:rStyle w:val="afffff0"/>
          <w:rFonts w:hint="cs"/>
          <w:rtl/>
        </w:rPr>
        <w:t xml:space="preserve"> אחת מהנה</w:t>
      </w:r>
      <w:r w:rsidRPr="00784B8D">
        <w:rPr>
          <w:rStyle w:val="afffff0"/>
          <w:rFonts w:hint="cs"/>
          <w:rtl/>
        </w:rPr>
        <w:t xml:space="preserve">'</w:t>
      </w:r>
      <w:ins w:id="94219" w:author="מנוע מכני" w:date="2026-10-11T12:04:39Z">
        <w:r>
          <w:rPr>
            <w:rStyle w:val="afffff0"/>
            <w:rFonts w:hint="cs"/>
            <w:rtl/>
          </w:rPr>
          <w:t xml:space="preserve"> </w:t>
        </w:r>
      </w:ins>
      <w:del w:id="94220" w:author="מנוע מכני" w:date="2026-10-11T12:04:39Z">
        <w:r>
          <w:rPr>
            <w:rStyle w:val="afffff0"/>
            <w:rFonts w:hint="cs"/>
            <w:rtl/>
          </w:rPr>
          <w:delText xml:space="preserve"> </w:delText>
        </w:r>
        <w:r w:rsidRPr="006F178A">
          <w:rPr>
            <w:rFonts w:hint="cs"/>
            <w:rtl/>
          </w:rPr>
          <w:delText xml:space="preserve"> </w:delText>
        </w:r>
      </w:del>
      <w:r w:rsidRPr="006F178A">
        <w:rPr>
          <w:rFonts w:hint="cs"/>
          <w:rtl/>
        </w:rPr>
        <w:tab/>
      </w:r>
      <w:r w:rsidRPr="00523F92">
        <w:rPr>
          <w:rStyle w:val="afffff0"/>
          <w:rFonts w:hint="cs"/>
          <w:rtl/>
        </w:rPr>
        <w:t xml:space="preserve">'</w:t>
      </w:r>
      <w:ins w:id="91221" w:author="Claude - סמנטי" w:date="2026-10-11T12:28:21Z">
        <w:r>
          <w:rPr>
            <w:rStyle w:val="afffff0"/>
            <w:rFonts w:hint="cs"/>
            <w:rtl/>
          </w:rPr>
          <w:t xml:space="preserve">וְעָשָׂה</w:t>
        </w:r>
      </w:ins>
      <w:del w:id="91222" w:author="Claude - סמנטי" w:date="2026-10-11T12:28:21Z">
        <w:r w:rsidRPr="00523F92">
          <w:rPr>
            <w:rStyle w:val="afffff0"/>
            <w:rFonts w:hint="cs"/>
            <w:rtl/>
          </w:rPr>
          <w:delText xml:space="preserve">ועשה</w:delText>
        </w:r>
      </w:del>
      <w:r w:rsidRPr="00523F92">
        <w:rPr>
          <w:rStyle w:val="afffff0"/>
          <w:rFonts w:hint="cs"/>
          <w:rtl/>
        </w:rPr>
        <w:t xml:space="preserve">' </w:t>
      </w:r>
      <w:r w:rsidRPr="006F178A">
        <w:rPr>
          <w:rtl/>
        </w:rPr>
        <w:t>- עד שיעשה הכל.</w:t>
      </w:r>
    </w:p>
    <w:p w:rsidR="00E9703F" w:rsidRPr="006F178A" w:rsidRDefault="00E9703F" w:rsidP="00E9703F">
      <w:pPr>
        <w:rPr>
          <w:rtl/>
        </w:rPr>
      </w:pPr>
      <w:del w:id="90155" w:author="מנוע מכני" w:date="2026-10-11T12:04:39Z">
        <w:r w:rsidRPr="006F178A">
          <w:rPr>
            <w:rFonts w:hint="cs"/>
            <w:rtl/>
          </w:rPr>
          <w:delText xml:space="preserve"> </w:delText>
        </w:r>
      </w:del>
      <w:r w:rsidRPr="006F178A">
        <w:rPr>
          <w:rFonts w:hint="cs"/>
          <w:rtl/>
        </w:rPr>
        <w:tab/>
      </w:r>
      <w:r w:rsidRPr="006F178A">
        <w:rPr>
          <w:rtl/>
        </w:rPr>
        <w:tab/>
      </w:r>
      <w:r w:rsidRPr="006F178A">
        <w:rPr>
          <w:rtl/>
        </w:rPr>
        <w:tab/>
      </w:r>
      <w:r w:rsidRPr="00523F92">
        <w:rPr>
          <w:rStyle w:val="afffff0"/>
          <w:rFonts w:hint="cs"/>
          <w:rtl/>
        </w:rPr>
        <w:t>'</w:t>
      </w:r>
      <w:ins w:id="91223" w:author="Claude - סמנטי" w:date="2026-10-11T12:28:21Z">
        <w:r>
          <w:rPr>
            <w:rStyle w:val="afffff0"/>
            <w:rtl/>
          </w:rPr>
          <w:t xml:space="preserve">מֵאַחַת</w:t>
        </w:r>
      </w:ins>
      <w:del w:id="91224" w:author="Claude - סמנטי" w:date="2026-10-11T12:28:21Z">
        <w:r w:rsidRPr="00523F92">
          <w:rPr>
            <w:rStyle w:val="afffff0"/>
            <w:rtl/>
          </w:rPr>
          <w:delText xml:space="preserve">מאחת</w:delText>
        </w:r>
      </w:del>
      <w:r w:rsidRPr="00523F92">
        <w:rPr>
          <w:rStyle w:val="afffff0"/>
          <w:rFonts w:hint="cs"/>
          <w:rtl/>
        </w:rPr>
        <w:t xml:space="preserve">' </w:t>
      </w:r>
      <w:r w:rsidRPr="006F178A">
        <w:rPr>
          <w:rtl/>
        </w:rPr>
        <w:t xml:space="preserve">- </w:t>
      </w:r>
      <w:r>
        <w:rPr>
          <w:rtl/>
        </w:rPr>
        <w:t>אפי'</w:t>
      </w:r>
      <w:r w:rsidRPr="006F178A">
        <w:rPr>
          <w:rtl/>
        </w:rPr>
        <w:t xml:space="preserve"> מקצת מאחת.</w:t>
      </w:r>
    </w:p>
    <w:p w:rsidR="00E9703F" w:rsidRPr="009757B9" w:rsidRDefault="00E9703F" w:rsidP="00E9703F">
      <w:pPr>
        <w:tabs>
          <w:tab w:val="left" w:pos="1134"/>
        </w:tabs>
        <w:rPr>
          <w:rFonts w:cs="Guttman Vilna"/>
          <w:b/>
          <w:bCs/>
          <w:rtl/>
        </w:rPr>
      </w:pPr>
      <w:r w:rsidRPr="006F178A">
        <w:rPr>
          <w:rStyle w:val="afffe"/>
          <w:rFonts w:ascii="Fb Fontext" w:hAnsi="Fb Fontext"/>
          <w:rtl/>
        </w:rPr>
        <w:t>אחת</w:t>
      </w:r>
      <w:r w:rsidRPr="006F178A">
        <w:rPr>
          <w:rtl/>
        </w:rPr>
        <w:t xml:space="preserve"> מלאכה שלמה.</w:t>
      </w:r>
    </w:p>
    <w:p w:rsidR="00E9703F" w:rsidRPr="009757B9" w:rsidRDefault="00E9703F" w:rsidP="00E9703F">
      <w:pPr>
        <w:rPr>
          <w:rFonts w:cs="Guttman Vilna"/>
          <w:b/>
          <w:bCs/>
          <w:rtl/>
        </w:rPr>
      </w:pPr>
      <w:r w:rsidRPr="006F178A">
        <w:rPr>
          <w:rtl/>
        </w:rPr>
        <w:t>או אחת -</w:t>
      </w:r>
      <w:r w:rsidRPr="006F178A">
        <w:rPr>
          <w:rFonts w:hint="cs"/>
          <w:rtl/>
        </w:rPr>
        <w:t xml:space="preserve"> </w:t>
      </w:r>
      <w:r w:rsidRPr="006F178A">
        <w:rPr>
          <w:rtl/>
        </w:rPr>
        <w:t>עד שיעשה מלאכה שכיוצא בה מתקיימת.</w:t>
      </w:r>
    </w:p>
    <w:p w:rsidR="00E9703F" w:rsidRPr="009757B9" w:rsidRDefault="00E9703F" w:rsidP="00E9703F">
      <w:pPr>
        <w:rPr>
          <w:rFonts w:cs="Guttman Vilna"/>
          <w:b/>
          <w:bCs/>
          <w:rtl/>
        </w:rPr>
      </w:pPr>
      <w:r w:rsidRPr="006F178A">
        <w:rPr>
          <w:rtl/>
        </w:rPr>
        <w:t xml:space="preserve">ר' </w:t>
      </w:r>
      <w:ins w:id="103095" w:author="קלוד" w:date="2026-10-11T13:11:34Z">
        <w:r>
          <w:rPr>
            <w:rtl/>
          </w:rPr>
          <w:t xml:space="preserve">יהודה:</w:t>
        </w:r>
      </w:ins>
      <w:del w:id="103096" w:author="קלוד" w:date="2026-10-11T13:11:34Z">
        <w:r w:rsidRPr="006F178A">
          <w:rPr>
            <w:rtl/>
          </w:rPr>
          <w:delText xml:space="preserve">יהודה</w:delText>
        </w:r>
      </w:del>
      <w:r w:rsidRPr="006F178A">
        <w:rPr>
          <w:rtl/>
        </w:rPr>
        <w:t xml:space="preserve"> שתי אותיות והן שם אחד </w:t>
      </w:r>
      <w:ins w:id="103093" w:author="קלוד" w:date="2026-10-11T13:11:34Z">
        <w:r>
          <w:rPr>
            <w:rtl/>
          </w:rPr>
          <w:t xml:space="preserve">- חייב,</w:t>
        </w:r>
      </w:ins>
      <w:del w:id="103094" w:author="קלוד" w:date="2026-10-11T13:11:34Z">
        <w:r w:rsidRPr="006F178A">
          <w:rPr>
            <w:rtl/>
          </w:rPr>
          <w:delText xml:space="preserve">חייב</w:delText>
        </w:r>
      </w:del>
      <w:r w:rsidRPr="006F178A">
        <w:rPr>
          <w:rtl/>
        </w:rPr>
        <w:t xml:space="preserve"> והיינו </w:t>
      </w:r>
      <w:ins w:id="103091" w:author="קלוד" w:date="2026-10-11T13:11:34Z">
        <w:r>
          <w:rPr>
            <w:rtl/>
          </w:rPr>
          <w:t xml:space="preserve">של רבו.</w:t>
        </w:r>
      </w:ins>
      <w:del w:id="103092" w:author="קלוד" w:date="2026-10-11T13:11:34Z">
        <w:r w:rsidRPr="006F178A">
          <w:rPr>
            <w:rtl/>
          </w:rPr>
          <w:delText xml:space="preserve">דרביה.</w:delText>
        </w:r>
      </w:del>
    </w:p>
    <w:p w:rsidR="00E9703F" w:rsidRPr="009757B9" w:rsidRDefault="00E9703F" w:rsidP="00E9703F">
      <w:pPr>
        <w:rPr>
          <w:rFonts w:cs="Guttman Vilna"/>
          <w:b/>
          <w:bCs/>
          <w:rtl/>
        </w:rPr>
      </w:pPr>
      <w:r w:rsidRPr="006F178A">
        <w:rPr>
          <w:rtl/>
        </w:rPr>
        <w:t xml:space="preserve">שתי אותיות לבד חייב היינו </w:t>
      </w:r>
      <w:ins w:id="93227" w:author="מנוע מכני" w:date="2026-10-11T12:04:39Z">
        <w:r>
          <w:rPr>
            <w:rtl/>
          </w:rPr>
          <w:t xml:space="preserve">שלו</w:t>
        </w:r>
      </w:ins>
      <w:del w:id="93228" w:author="מנוע מכני" w:date="2026-10-11T12:04:39Z">
        <w:r w:rsidRPr="006F178A">
          <w:rPr>
            <w:rtl/>
          </w:rPr>
          <w:delText xml:space="preserve">דידיה</w:delText>
        </w:r>
      </w:del>
      <w:r w:rsidRPr="006F178A">
        <w:rPr>
          <w:rtl/>
        </w:rPr>
        <w:t xml:space="preserve">.</w:t>
      </w:r>
    </w:p>
    <w:p>
      <w:pPr>
        <w:pStyle w:val="38"/>
        <w:rPr>
          <w:ins w:id="98273" w:author="מנוע מכני" w:date="2026-10-11T12:04:39Z"/>
        </w:rPr>
      </w:pPr>
      <w:r w:rsidRPr="006F178A">
        <w:t xml:space="preserve">ולר"ש:</w:t>
      </w:r>
    </w:p>
    <w:p w:rsidR="00E9703F" w:rsidRDefault="00E9703F" w:rsidP="00E9703F">
      <w:pPr>
        <w:rPr>
          <w:rtl/>
        </w:rPr>
      </w:pPr>
      <w:del w:id="98274" w:author="מנוע מכני" w:date="2026-10-11T12:04:39Z">
        <w:r w:rsidRPr="006F178A">
          <w:rPr>
            <w:rtl/>
          </w:rPr>
          <w:delText xml:space="preserve"> </w:delText>
        </w:r>
      </w:del>
      <w:r w:rsidRPr="006F178A">
        <w:rPr>
          <w:rtl/>
        </w:rPr>
        <w:t xml:space="preserve">יכול עד שיכתוב את הפסוק כולו - </w:t>
      </w:r>
      <w:r w:rsidRPr="006F178A">
        <w:rPr>
          <w:rtl/>
        </w:rPr>
        <w:t xml:space="preserve">ת"ל</w:t>
      </w:r>
      <w:r w:rsidRPr="00784B8D">
        <w:rPr>
          <w:rStyle w:val="afffff0"/>
          <w:rtl/>
        </w:rPr>
        <w:t xml:space="preserve"> '</w:t>
      </w:r>
      <w:ins w:id="91225" w:author="Claude - סמנטי" w:date="2026-10-11T12:28:21Z">
        <w:r>
          <w:rPr>
            <w:rStyle w:val="afffff0"/>
            <w:rtl/>
          </w:rPr>
          <w:t xml:space="preserve">מֵאַחַת</w:t>
        </w:r>
      </w:ins>
      <w:del w:id="91226" w:author="Claude - סמנטי" w:date="2026-10-11T12:28:21Z">
        <w:r w:rsidRPr="00784B8D">
          <w:rPr>
            <w:rStyle w:val="afffff0"/>
            <w:rtl/>
          </w:rPr>
          <w:delText xml:space="preserve">מאחת</w:delText>
        </w:r>
      </w:del>
      <w:r w:rsidRPr="00784B8D">
        <w:rPr>
          <w:rStyle w:val="afffff0"/>
          <w:rFonts w:hint="cs"/>
          <w:rtl/>
        </w:rPr>
        <w:t>'</w:t>
      </w:r>
      <w:r w:rsidRPr="00784B8D">
        <w:rPr>
          <w:rStyle w:val="afffff0"/>
          <w:rtl/>
        </w:rPr>
        <w:t>.</w:t>
      </w:r>
      <w:r w:rsidRPr="006F178A">
        <w:rPr>
          <w:rtl/>
        </w:rPr>
        <w:t xml:space="preserve"> [ובזה </w:t>
      </w:r>
      <w:ins w:id="103099" w:author="קלוד" w:date="2026-10-11T13:11:34Z">
        <w:r>
          <w:rPr>
            <w:rtl/>
          </w:rPr>
          <w:t xml:space="preserve">חולק</w:t>
        </w:r>
      </w:ins>
      <w:del w:id="103100" w:author="קלוד" w:date="2026-10-11T13:11:34Z">
        <w:r w:rsidRPr="006F178A">
          <w:rPr>
            <w:rtl/>
          </w:rPr>
          <w:delText xml:space="preserve">פליג</w:delText>
        </w:r>
      </w:del>
      <w:r w:rsidRPr="006F178A">
        <w:rPr>
          <w:rtl/>
        </w:rPr>
        <w:t xml:space="preserve"> </w:t>
      </w:r>
      <w:ins w:id="103097" w:author="קלוד" w:date="2026-10-11T13:11:34Z">
        <w:r>
          <w:rPr>
            <w:rtl/>
          </w:rPr>
          <w:t xml:space="preserve">על ת"ק]</w:t>
        </w:r>
      </w:ins>
      <w:del w:id="103098" w:author="קלוד" w:date="2026-10-11T13:11:34Z">
        <w:r w:rsidRPr="006F178A">
          <w:rPr>
            <w:rtl/>
          </w:rPr>
          <w:delText xml:space="preserve">את"ק]</w:delText>
        </w:r>
      </w:del>
    </w:p>
    <w:p w:rsidR="00E9703F" w:rsidRDefault="00E9703F" w:rsidP="00E9703F">
      <w:pPr>
        <w:rPr>
          <w:rtl/>
        </w:rPr>
      </w:pPr>
      <w:del w:id="90156" w:author="מנוע מכני" w:date="2026-10-11T12:04:39Z">
        <w:r w:rsidRPr="006F178A">
          <w:rPr>
            <w:rtl/>
          </w:rPr>
          <w:tab/>
          <w:delText xml:space="preserve"> </w:delText>
        </w:r>
      </w:del>
      <w:ins w:id="103107" w:author="קלוד" w:date="2026-10-11T13:11:34Z">
        <w:r>
          <w:rPr>
            <w:rtl/>
          </w:rPr>
          <w:t xml:space="preserve">[שר"ש</w:t>
        </w:r>
      </w:ins>
      <w:del w:id="103108" w:author="קלוד" w:date="2026-10-11T13:11:34Z">
        <w:r w:rsidRPr="006F178A">
          <w:rPr>
            <w:rtl/>
          </w:rPr>
          <w:tab/>
          <w:delText xml:space="preserve">[</w:delText>
        </w:r>
        <w:r w:rsidRPr="006F178A">
          <w:rPr>
            <w:rStyle w:val="2fb"/>
            <w:rtl/>
          </w:rPr>
          <w:tab/>
          <w:delText xml:space="preserve">דר"ש</w:delText>
        </w:r>
      </w:del>
      <w:r w:rsidRPr="006F178A">
        <w:rPr>
          <w:rtl/>
        </w:rPr>
        <w:tab/>
        <w:t xml:space="preserve"> מיקל לגבי </w:t>
      </w:r>
      <w:ins w:id="103105" w:author="קלוד" w:date="2026-10-11T13:11:34Z">
        <w:r>
          <w:rPr>
            <w:rStyle w:val="2fb"/>
            <w:rtl/>
          </w:rPr>
          <w:t xml:space="preserve">ת"ק,</w:t>
        </w:r>
      </w:ins>
      <w:del w:id="103106" w:author="קלוד" w:date="2026-10-11T13:11:34Z">
        <w:r w:rsidRPr="006F178A">
          <w:rPr>
            <w:rStyle w:val="2fb"/>
            <w:rtl/>
          </w:rPr>
          <w:tab/>
          <w:delText xml:space="preserve">ת"ק</w:delText>
        </w:r>
      </w:del>
      <w:r w:rsidRPr="006F178A">
        <w:rPr>
          <w:rtl/>
        </w:rPr>
        <w:tab/>
        <w:t xml:space="preserve"> </w:t>
      </w:r>
      <w:ins w:id="103103" w:author="קלוד" w:date="2026-10-11T13:11:34Z">
        <w:r>
          <w:rPr>
            <w:rtl/>
          </w:rPr>
          <w:t xml:space="preserve">שס"ד</w:t>
        </w:r>
      </w:ins>
      <w:del w:id="103104" w:author="קלוד" w:date="2026-10-11T13:11:34Z">
        <w:r w:rsidRPr="006F178A">
          <w:rPr>
            <w:rtl/>
          </w:rPr>
          <w:tab/>
          <w:delText xml:space="preserve">דס"ד</w:delText>
        </w:r>
      </w:del>
      <w:r w:rsidRPr="006F178A">
        <w:rPr>
          <w:rtl/>
        </w:rPr>
        <w:tab/>
        <w:t xml:space="preserve"> </w:t>
      </w:r>
      <w:ins w:id="103101" w:author="קלוד" w:date="2026-10-11T13:11:34Z">
        <w:r>
          <w:rPr>
            <w:rtl/>
          </w:rPr>
          <w:t xml:space="preserve">שדי</w:t>
        </w:r>
      </w:ins>
      <w:del w:id="103102" w:author="קלוד" w:date="2026-10-11T13:11:34Z">
        <w:r w:rsidRPr="006F178A">
          <w:rPr>
            <w:rtl/>
          </w:rPr>
          <w:tab/>
          <w:delText xml:space="preserve">דסגי</w:delText>
        </w:r>
      </w:del>
      <w:r w:rsidRPr="006F178A">
        <w:rPr>
          <w:rtl/>
        </w:rPr>
        <w:tab/>
        <w:t xml:space="preserve"> בכל שהוא</w:t>
      </w:r>
    </w:p>
    <w:p w:rsidR="00E9703F" w:rsidRDefault="00E9703F" w:rsidP="00E9703F">
      <w:pPr>
        <w:rPr>
          <w:rtl/>
        </w:rPr>
      </w:pPr>
      <w:r w:rsidRPr="006F178A">
        <w:rPr>
          <w:rStyle w:val="2fb"/>
          <w:rtl/>
        </w:rPr>
        <w:t xml:space="preserve">ור"ש</w:t>
      </w:r>
      <w:r w:rsidRPr="006F178A">
        <w:rPr>
          <w:rtl/>
        </w:rPr>
        <w:t xml:space="preserve"> </w:t>
      </w:r>
      <w:ins w:id="95241" w:author="מנוע מכני" w:date="2026-10-11T12:04:39Z">
        <w:r>
          <w:rPr>
            <w:rtl/>
          </w:rPr>
          <w:t xml:space="preserve">סבר</w:t>
        </w:r>
      </w:ins>
      <w:del w:id="95242" w:author="מנוע מכני" w:date="2026-10-11T12:04:39Z">
        <w:r w:rsidRPr="006F178A">
          <w:rPr>
            <w:rtl/>
          </w:rPr>
          <w:delText xml:space="preserve">ס"ל</w:delText>
        </w:r>
      </w:del>
      <w:r w:rsidRPr="006F178A">
        <w:rPr>
          <w:rtl/>
        </w:rPr>
        <w:t xml:space="preserve"> עד שיקדח או יצור יגרור או יעבד את כולו ]</w:t>
      </w:r>
    </w:p>
    <w:p>
      <w:pPr>
        <w:pStyle w:val="afffff8"/>
        <w:rPr>
          <w:ins w:id="90535" w:author="קלוד" w:date="2026-10-11T12:33:55Z"/>
        </w:rPr>
      </w:pPr>
      <w:ins w:id="90536" w:author="קלוד" w:date="2026-10-11T12:33:55Z">
        <w:r>
          <w:rPr>
            <w:color w:val="7B3F00"/>
          </w:rPr>
          <w:t xml:space="preserve">'אחת' ו'הנה' - חטאת אחת על כולן או על כל אחת</w:t>
        </w:r>
      </w:ins>
    </w:p>
    <w:p>
      <w:pPr>
        <w:pStyle w:val="38"/>
        <w:rPr>
          <w:ins w:id="98275" w:author="מנוע מכני" w:date="2026-10-11T12:04:39Z"/>
        </w:rPr>
      </w:pPr>
      <w:r w:rsidRPr="006F178A">
        <w:t xml:space="preserve">רבי יוסי:</w:t>
      </w:r>
    </w:p>
    <w:p w:rsidR="00E9703F" w:rsidRPr="009757B9" w:rsidRDefault="00E9703F" w:rsidP="00E9703F">
      <w:pPr>
        <w:rPr>
          <w:rFonts w:cs="Guttman Vilna"/>
          <w:b/>
          <w:bCs/>
          <w:rtl/>
        </w:rPr>
      </w:pPr>
      <w:del w:id="98276" w:author="מנוע מכני" w:date="2026-10-11T12:04:39Z">
        <w:r w:rsidRPr="006F178A">
          <w:rPr>
            <w:rtl/>
          </w:rPr>
          <w:delText xml:space="preserve"> </w:delText>
        </w:r>
      </w:del>
      <w:r w:rsidRPr="006F178A">
        <w:rPr>
          <w:rtl/>
        </w:rPr>
        <w:t xml:space="preserve">ועשה אחת ועשה הנה, פעמים שחייב אחת על כולן, ופעמים שחייב </w:t>
      </w:r>
      <w:r w:rsidRPr="006F178A">
        <w:rPr>
          <w:rFonts w:hint="cs"/>
          <w:rtl/>
        </w:rPr>
        <w:t>אכאו</w:t>
      </w:r>
      <w:r w:rsidRPr="006F178A">
        <w:rPr>
          <w:rtl/>
        </w:rPr>
        <w:t>"</w:t>
      </w:r>
      <w:r w:rsidRPr="006F178A">
        <w:rPr>
          <w:rFonts w:hint="cs"/>
          <w:rtl/>
        </w:rPr>
        <w:t>א</w:t>
      </w:r>
      <w:r w:rsidRPr="006F178A">
        <w:rPr>
          <w:rtl/>
        </w:rPr>
        <w:t>.</w:t>
      </w:r>
    </w:p>
    <w:p w:rsidR="00E9703F" w:rsidRPr="006F178A" w:rsidRDefault="00E9703F" w:rsidP="00E9703F">
      <w:pPr>
        <w:rPr>
          <w:rtl/>
        </w:rPr>
      </w:pPr>
      <w:ins w:id="103115" w:author="קלוד" w:date="2026-10-11T13:11:34Z">
        <w:r>
          <w:rPr>
            <w:rStyle w:val="2fb"/>
            <w:rtl/>
          </w:rPr>
          <w:t xml:space="preserve">ריב"ח:</w:t>
        </w:r>
      </w:ins>
      <w:del w:id="103116" w:author="קלוד" w:date="2026-10-11T13:11:34Z">
        <w:r w:rsidRPr="006F178A">
          <w:rPr>
            <w:rStyle w:val="2fb"/>
            <w:rtl/>
          </w:rPr>
          <w:delText xml:space="preserve">ריב"ח</w:delText>
        </w:r>
      </w:del>
      <w:r w:rsidRPr="006F178A">
        <w:rPr>
          <w:rtl/>
        </w:rPr>
        <w:t xml:space="preserve"> </w:t>
      </w:r>
      <w:ins w:id="103113" w:author="קלוד" w:date="2026-10-11T13:11:34Z">
        <w:r>
          <w:rPr>
            <w:rtl/>
          </w:rPr>
          <w:t xml:space="preserve">טעמו</w:t>
        </w:r>
      </w:ins>
      <w:del w:id="103114" w:author="קלוד" w:date="2026-10-11T13:11:34Z">
        <w:r w:rsidRPr="006F178A">
          <w:rPr>
            <w:rtl/>
          </w:rPr>
          <w:delText xml:space="preserve">טעמא</w:delText>
        </w:r>
      </w:del>
      <w:r w:rsidRPr="006F178A">
        <w:rPr>
          <w:rtl/>
        </w:rPr>
        <w:t xml:space="preserve"> </w:t>
      </w:r>
      <w:ins w:id="103111" w:author="קלוד" w:date="2026-10-11T13:11:34Z">
        <w:r>
          <w:rPr>
            <w:rStyle w:val="2fb"/>
            <w:rtl/>
          </w:rPr>
          <w:t xml:space="preserve">של</w:t>
        </w:r>
      </w:ins>
      <w:del w:id="103112" w:author="קלוד" w:date="2026-10-11T13:11:34Z">
        <w:r w:rsidRPr="006F178A">
          <w:rPr>
            <w:rStyle w:val="2fb"/>
            <w:rtl/>
          </w:rPr>
          <w:delText xml:space="preserve">דרבי</w:delText>
        </w:r>
      </w:del>
      <w:r w:rsidRPr="006F178A">
        <w:rPr>
          <w:rStyle w:val="2fb"/>
          <w:rtl/>
        </w:rPr>
        <w:t xml:space="preserve"> </w:t>
      </w:r>
      <w:ins w:id="103109" w:author="קלוד" w:date="2026-10-11T13:11:34Z">
        <w:r>
          <w:rPr>
            <w:rStyle w:val="2fb"/>
            <w:rtl/>
          </w:rPr>
          <w:t xml:space="preserve">רבי יוסי:</w:t>
        </w:r>
      </w:ins>
      <w:del w:id="103110" w:author="קלוד" w:date="2026-10-11T13:11:34Z">
        <w:r w:rsidRPr="006F178A">
          <w:rPr>
            <w:rStyle w:val="2fb"/>
            <w:rtl/>
          </w:rPr>
          <w:delText xml:space="preserve">יוסי</w:delText>
        </w:r>
      </w:del>
      <w:r w:rsidRPr="006F178A">
        <w:rPr>
          <w:rtl/>
        </w:rPr>
        <w:t xml:space="preserve"> אחת - שמעון, </w:t>
      </w:r>
      <w:r w:rsidRPr="006F178A">
        <w:rPr>
          <w:rStyle w:val="afffe"/>
          <w:rFonts w:ascii="Fb Fontext" w:hAnsi="Fb Fontext"/>
          <w:rtl/>
        </w:rPr>
        <w:t>מ</w:t>
      </w:r>
      <w:r w:rsidRPr="006F178A">
        <w:rPr>
          <w:rtl/>
        </w:rPr>
        <w:t xml:space="preserve">אחת - שם משמעון.| הנה - אבות, </w:t>
      </w:r>
      <w:r w:rsidRPr="006F178A">
        <w:rPr>
          <w:rStyle w:val="afffe"/>
          <w:rFonts w:ascii="Fb Fontext" w:hAnsi="Fb Fontext"/>
          <w:rtl/>
        </w:rPr>
        <w:t>מ</w:t>
      </w:r>
      <w:r w:rsidRPr="006F178A">
        <w:rPr>
          <w:rtl/>
        </w:rPr>
        <w:t>הנה - תולדות.</w:t>
      </w:r>
    </w:p>
    <w:p w:rsidR="00E9703F" w:rsidRPr="006F178A" w:rsidRDefault="00E9703F" w:rsidP="00E9703F">
      <w:pPr>
        <w:rPr>
          <w:rtl/>
        </w:rPr>
      </w:pPr>
      <w:r w:rsidRPr="006F178A">
        <w:rPr>
          <w:rtl/>
        </w:rPr>
        <w:tab/>
      </w:r>
      <w:del w:id="90157" w:author="מנוע מכני" w:date="2026-10-11T12:04:39Z">
        <w:r w:rsidRPr="006F178A">
          <w:rPr>
            <w:rtl/>
          </w:rPr>
          <w:tab/>
          <w:delText xml:space="preserve"> </w:delText>
        </w:r>
      </w:del>
      <w:r w:rsidRPr="006F178A">
        <w:rPr>
          <w:rtl/>
        </w:rPr>
        <w:tab/>
      </w:r>
      <w:r w:rsidRPr="006F178A">
        <w:rPr>
          <w:rtl/>
        </w:rPr>
        <w:tab/>
      </w:r>
      <w:r w:rsidRPr="006F178A">
        <w:rPr>
          <w:rtl/>
        </w:rPr>
        <w:tab/>
        <w:t>אחת שהיא הנה - זדון שבת ושגגת מלאכות.</w:t>
      </w:r>
    </w:p>
    <w:p w:rsidR="00E9703F" w:rsidRPr="006F178A" w:rsidRDefault="00E9703F" w:rsidP="00E9703F">
      <w:pPr>
        <w:rPr>
          <w:rtl/>
        </w:rPr>
      </w:pPr>
      <w:r w:rsidRPr="006F178A">
        <w:rPr>
          <w:rtl/>
        </w:rPr>
        <w:tab/>
      </w:r>
      <w:r w:rsidRPr="006F178A">
        <w:rPr>
          <w:rtl/>
        </w:rPr>
        <w:tab/>
      </w:r>
      <w:del w:id="90158" w:author="מנוע מכני" w:date="2026-10-11T12:04:39Z">
        <w:r w:rsidRPr="006F178A">
          <w:rPr>
            <w:rtl/>
          </w:rPr>
          <w:tab/>
          <w:delText xml:space="preserve"> </w:delText>
        </w:r>
      </w:del>
      <w:r w:rsidRPr="006F178A">
        <w:rPr>
          <w:rtl/>
        </w:rPr>
        <w:tab/>
      </w:r>
      <w:r w:rsidRPr="006F178A">
        <w:rPr>
          <w:rtl/>
        </w:rPr>
        <w:tab/>
        <w:t>הנה שהיא אחת - שגגת שבת וזדון מלאכות.</w:t>
      </w:r>
    </w:p>
    <w:p w:rsidR="00E9703F" w:rsidRPr="006F178A" w:rsidRDefault="00E9703F" w:rsidP="00E9703F">
      <w:pPr>
        <w:rPr>
          <w:rtl/>
        </w:rPr>
      </w:pPr>
      <w:r w:rsidRPr="006F178A">
        <w:rPr>
          <w:rtl/>
        </w:rPr>
        <w:t>ו</w:t>
      </w:r>
      <w:r w:rsidRPr="006F178A">
        <w:rPr>
          <w:b/>
          <w:bCs/>
          <w:rtl/>
        </w:rPr>
        <w:t>הלכתא</w:t>
      </w:r>
      <w:r w:rsidRPr="006F178A">
        <w:rPr>
          <w:rtl/>
        </w:rPr>
        <w:t xml:space="preserve"> שגגת אבות חטאת על כל אחו"א ושגגת תולדות חייב אחת על </w:t>
      </w:r>
      <w:ins w:id="103117" w:author="קלוד" w:date="2026-10-11T13:11:34Z">
        <w:r>
          <w:rPr>
            <w:rtl/>
          </w:rPr>
          <w:t xml:space="preserve">כולם.</w:t>
        </w:r>
      </w:ins>
      <w:del w:id="103118" w:author="קלוד" w:date="2026-10-11T13:11:34Z">
        <w:r w:rsidRPr="006F178A">
          <w:rPr>
            <w:rtl/>
          </w:rPr>
          <w:delText xml:space="preserve">ככולם.</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קד.</w:t>
      </w:r>
    </w:p>
    <w:p>
      <w:pPr>
        <w:pStyle w:val="afffff8"/>
        <w:rPr>
          <w:ins w:id="90533" w:author="קלוד" w:date="2026-10-11T12:33:55Z"/>
        </w:rPr>
      </w:pPr>
      <w:ins w:id="90534" w:author="קלוד" w:date="2026-10-11T12:33:55Z">
        <w:r>
          <w:rPr>
            <w:color w:val="7B3F00"/>
          </w:rPr>
          <w:t xml:space="preserve">אות סתומה שעשאה פתוחה - האם כשר</w:t>
        </w:r>
      </w:ins>
    </w:p>
    <w:p w:rsidR="00E9703F" w:rsidRPr="006F178A" w:rsidRDefault="00524703" w:rsidP="00E9703F">
      <w:pPr>
        <w:rPr>
          <w:rtl/>
        </w:rPr>
      </w:pPr>
      <w:r>
        <w:rPr>
          <w:rFonts w:ascii="Fb Fontext" w:hAnsi="Fb Fontext"/>
          <w:rtl/>
        </w:rPr>
        <w:t xml:space="preserve">• </w:t>
      </w:r>
      <w:r>
        <w:rPr>
          <w:rStyle w:val="2fb"/>
          <w:rFonts w:ascii="Fb Fontext" w:hAnsi="Fb Fontext"/>
          <w:rtl/>
        </w:rPr>
        <w:t xml:space="preserve">ר</w:t>
      </w:r>
      <w:r w:rsidR="00E9703F" w:rsidRPr="006F178A">
        <w:rPr>
          <w:rStyle w:val="2fb"/>
          <w:rFonts w:ascii="Fb Fontext" w:hAnsi="Fb Fontext"/>
          <w:rtl/>
        </w:rPr>
        <w:t>"</w:t>
      </w:r>
      <w:r w:rsidR="00E9703F" w:rsidRPr="006F178A">
        <w:rPr>
          <w:rStyle w:val="2fb"/>
          <w:rFonts w:ascii="Fb Fontext" w:hAnsi="Fb Fontext" w:hint="cs"/>
          <w:rtl/>
        </w:rPr>
        <w:t>י</w:t>
      </w:r>
      <w:r w:rsidR="00E9703F" w:rsidRPr="006F178A">
        <w:rPr>
          <w:rFonts w:ascii="Fb Fontext" w:hAnsi="Fb Fontext"/>
          <w:rtl/>
        </w:rPr>
        <w:t xml:space="preserve"> מצינו שם קטן משם גדול </w:t>
      </w:r>
      <w:ins w:id="103123" w:author="קלוד" w:date="2026-10-11T13:11:34Z">
        <w:r>
          <w:rPr>
            <w:rFonts w:ascii="Fb Fontext" w:hAnsi="Fb Fontext"/>
            <w:rtl/>
          </w:rPr>
          <w:t xml:space="preserve">[שחייב].</w:t>
        </w:r>
      </w:ins>
      <w:del w:id="103124" w:author="קלוד" w:date="2026-10-11T13:11:34Z">
        <w:r w:rsidR="00E9703F" w:rsidRPr="006F178A">
          <w:rPr>
            <w:rFonts w:ascii="Fb Fontext" w:hAnsi="Fb Fontext"/>
            <w:rtl/>
          </w:rPr>
          <w:delText xml:space="preserve">[שחייב] .</w:delText>
        </w:r>
      </w:del>
      <w:r w:rsidR="00E9703F" w:rsidRPr="006F178A">
        <w:rPr>
          <w:rFonts w:ascii="Fb Fontext" w:hAnsi="Fb Fontext"/>
          <w:rtl/>
        </w:rPr>
        <w:t xml:space="preserve"> ולפ"ז </w:t>
      </w:r>
      <w:ins w:id="103121" w:author="קלוד" w:date="2026-10-11T13:11:34Z">
        <w:r>
          <w:rPr>
            <w:rFonts w:ascii="Fb Fontext" w:hAnsi="Fb Fontext"/>
            <w:rtl/>
          </w:rPr>
          <w:t xml:space="preserve">יוצא</w:t>
        </w:r>
      </w:ins>
      <w:del w:id="103122" w:author="קלוד" w:date="2026-10-11T13:11:34Z">
        <w:r w:rsidR="00E9703F" w:rsidRPr="006F178A">
          <w:rPr>
            <w:rFonts w:ascii="Fb Fontext" w:hAnsi="Fb Fontext"/>
            <w:rtl/>
          </w:rPr>
          <w:delText xml:space="preserve">נפיק</w:delText>
        </w:r>
      </w:del>
      <w:r w:rsidR="00E9703F" w:rsidRPr="006F178A">
        <w:rPr>
          <w:rFonts w:ascii="Fb Fontext" w:hAnsi="Fb Fontext"/>
          <w:rtl/>
        </w:rPr>
        <w:t xml:space="preserve"> </w:t>
      </w:r>
      <w:ins w:id="103119" w:author="קלוד" w:date="2026-10-11T13:11:34Z">
        <w:r>
          <w:rPr>
            <w:rFonts w:ascii="Fb Fontext" w:hAnsi="Fb Fontext"/>
            <w:rtl/>
          </w:rPr>
          <w:t xml:space="preserve">שסתום</w:t>
        </w:r>
      </w:ins>
      <w:del w:id="103120" w:author="קלוד" w:date="2026-10-11T13:11:34Z">
        <w:r w:rsidR="00E9703F" w:rsidRPr="006F178A">
          <w:rPr>
            <w:rFonts w:ascii="Fb Fontext" w:hAnsi="Fb Fontext"/>
            <w:rtl/>
          </w:rPr>
          <w:delText xml:space="preserve">דסתום</w:delText>
        </w:r>
      </w:del>
      <w:r w:rsidR="00E9703F" w:rsidRPr="006F178A">
        <w:rPr>
          <w:rFonts w:ascii="Fb Fontext" w:hAnsi="Fb Fontext"/>
          <w:rtl/>
        </w:rPr>
        <w:t xml:space="preserve"> ועשאו פתוח כשר.</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tl/>
        </w:rPr>
        <w:t xml:space="preserve">מיתיבי וכתבתם - שתהא כתיבה תמה שלא יכתוב אלפין עיינין </w:t>
      </w:r>
      <w:r>
        <w:rPr>
          <w:rtl/>
        </w:rPr>
        <w:t>וכו'</w:t>
      </w:r>
      <w:r w:rsidRPr="006F178A">
        <w:rPr>
          <w:rtl/>
        </w:rPr>
        <w:t xml:space="preserve"> [בכתיבתן או בקריאתן] פתוחה </w:t>
      </w:r>
      <w:r w:rsidRPr="006F178A">
        <w:rPr>
          <w:rtl/>
        </w:rPr>
        <w:t xml:space="preserve">לא</w:t>
      </w:r>
      <w:r w:rsidRPr="006F178A">
        <w:rPr>
          <w:rtl/>
        </w:rPr>
        <w:t xml:space="preserve"> יעשנה סתומה, וכן להיפך או כשירה או להיפך או שלא בדיו או אזכרות בזהב הרי אלו יגנזו.</w:t>
      </w:r>
    </w:p>
    <w:p w:rsidR="00E9703F" w:rsidRPr="006F178A" w:rsidRDefault="00E9703F" w:rsidP="00E9703F">
      <w:pPr>
        <w:rPr>
          <w:rtl/>
        </w:rPr>
      </w:pPr>
      <w:r w:rsidRPr="006F178A">
        <w:rPr>
          <w:rtl/>
        </w:rPr>
        <w:t xml:space="preserve">ותירצה הגמ' </w:t>
      </w:r>
      <w:r w:rsidRPr="006F178A">
        <w:rPr>
          <w:rStyle w:val="2fb"/>
          <w:rtl/>
        </w:rPr>
        <w:t xml:space="preserve">דר"י</w:t>
      </w:r>
      <w:r w:rsidRPr="006F178A">
        <w:rPr>
          <w:rtl/>
        </w:rPr>
        <w:t xml:space="preserve"> </w:t>
      </w:r>
      <w:r w:rsidRPr="006F178A">
        <w:rPr>
          <w:rtl/>
        </w:rPr>
        <w:t xml:space="preserve">אמר</w:t>
      </w:r>
      <w:r w:rsidRPr="006F178A">
        <w:rPr>
          <w:rtl/>
        </w:rPr>
        <w:t xml:space="preserve"> </w:t>
      </w:r>
      <w:r w:rsidRPr="006F178A">
        <w:rPr>
          <w:rStyle w:val="2fb"/>
          <w:rtl/>
        </w:rPr>
        <w:t xml:space="preserve">כריב"ב</w:t>
      </w:r>
      <w:r w:rsidRPr="006F178A">
        <w:rPr>
          <w:rtl/>
        </w:rPr>
        <w:t xml:space="preserve"> </w:t>
      </w:r>
      <w:r w:rsidRPr="006F178A">
        <w:rPr>
          <w:rStyle w:val="2fb"/>
          <w:rtl/>
        </w:rPr>
        <w:t xml:space="preserve">דר"ת</w:t>
      </w:r>
      <w:r w:rsidRPr="006F178A">
        <w:rPr>
          <w:rtl/>
        </w:rPr>
        <w:t xml:space="preserve"> של נסכיהם נסכיה כמשפטם היינו מים רמז לניסוך מן התורה והיינו סתומה ומדפתוח ועשאו סתום כשר, להיפך ג"כ.</w:t>
      </w:r>
    </w:p>
    <w:p>
      <w:pPr>
        <w:pStyle w:val="38"/>
        <w:rPr>
          <w:ins w:id="98277" w:author="מנוע מכני" w:date="2026-10-11T12:04:39Z"/>
        </w:rPr>
      </w:pPr>
      <w:r w:rsidRPr="004640F6">
        <w:t>ודחי'</w:t>
      </w:r>
    </w:p>
    <w:p w:rsidR="00E9703F" w:rsidRPr="004640F6" w:rsidRDefault="00E9703F" w:rsidP="00E9703F">
      <w:pPr>
        <w:rPr>
          <w:spacing w:val="-2"/>
          <w:rtl/>
        </w:rPr>
      </w:pPr>
      <w:del w:id="98278" w:author="מנוע מכני" w:date="2026-10-11T12:04:39Z">
        <w:r w:rsidRPr="004640F6">
          <w:rPr>
            <w:rFonts w:hint="cs"/>
            <w:spacing w:val="-2"/>
            <w:rtl/>
          </w:rPr>
          <w:delText xml:space="preserve"> </w:delText>
        </w:r>
      </w:del>
      <w:ins w:id="103135" w:author="קלוד" w:date="2026-10-11T13:11:34Z">
        <w:r>
          <w:rPr>
            <w:spacing w:val="-2"/>
            <w:rtl/>
          </w:rPr>
          <w:t xml:space="preserve">שדווקא</w:t>
        </w:r>
      </w:ins>
      <w:del w:id="103136" w:author="קלוד" w:date="2026-10-11T13:11:34Z">
        <w:r w:rsidRPr="004640F6">
          <w:rPr>
            <w:spacing w:val="-2"/>
            <w:rtl/>
          </w:rPr>
          <w:delText xml:space="preserve">דדווקא</w:delText>
        </w:r>
      </w:del>
      <w:r w:rsidRPr="004640F6">
        <w:rPr>
          <w:spacing w:val="-2"/>
          <w:rtl/>
        </w:rPr>
        <w:t xml:space="preserve"> פתוח ועשאו סתום </w:t>
      </w:r>
      <w:ins w:id="103133" w:author="קלוד" w:date="2026-10-11T13:11:34Z">
        <w:r>
          <w:rPr>
            <w:spacing w:val="-2"/>
            <w:rtl/>
          </w:rPr>
          <w:t xml:space="preserve">-</w:t>
        </w:r>
      </w:ins>
      <w:del w:id="103134" w:author="קלוד" w:date="2026-10-11T13:11:34Z">
        <w:r w:rsidRPr="004640F6">
          <w:rPr>
            <w:spacing w:val="-2"/>
            <w:rtl/>
          </w:rPr>
          <w:delText xml:space="preserve">עלויי</w:delText>
        </w:r>
      </w:del>
      <w:r w:rsidRPr="004640F6">
        <w:rPr>
          <w:spacing w:val="-2"/>
          <w:rtl/>
        </w:rPr>
        <w:t xml:space="preserve"> </w:t>
      </w:r>
      <w:ins w:id="103131" w:author="קלוד" w:date="2026-10-11T13:11:34Z">
        <w:r>
          <w:rPr>
            <w:spacing w:val="-2"/>
            <w:rtl/>
          </w:rPr>
          <w:t xml:space="preserve">מעלה</w:t>
        </w:r>
      </w:ins>
      <w:del w:id="103132" w:author="קלוד" w:date="2026-10-11T13:11:34Z">
        <w:r w:rsidRPr="004640F6">
          <w:rPr>
            <w:spacing w:val="-2"/>
            <w:rtl/>
          </w:rPr>
          <w:delText xml:space="preserve">מעלי</w:delText>
        </w:r>
      </w:del>
      <w:r w:rsidRPr="004640F6">
        <w:rPr>
          <w:spacing w:val="-2"/>
          <w:rtl/>
        </w:rPr>
        <w:t xml:space="preserve"> </w:t>
      </w:r>
      <w:ins w:id="93229" w:author="מנוע מכני" w:date="2026-10-11T12:04:39Z">
        <w:ins w:id="103129" w:author="קלוד" w:date="2026-10-11T13:11:34Z">
          <w:r>
            <w:rPr>
              <w:spacing w:val="-2"/>
              <w:rtl/>
            </w:rPr>
            <w:t xml:space="preserve">אותו,</w:t>
          </w:r>
        </w:ins>
        <w:del w:id="103130" w:author="קלוד" w:date="2026-10-11T13:11:34Z">
          <w:r>
            <w:rPr>
              <w:spacing w:val="-2"/>
              <w:rtl/>
            </w:rPr>
            <w:delText xml:space="preserve">לו</w:delText>
          </w:r>
        </w:del>
      </w:ins>
      <w:del w:id="93230" w:author="מנוע מכני" w:date="2026-10-11T12:04:39Z">
        <w:r w:rsidRPr="004640F6">
          <w:rPr>
            <w:spacing w:val="-2"/>
            <w:rtl/>
          </w:rPr>
          <w:delText xml:space="preserve">ליה</w:delText>
        </w:r>
      </w:del>
      <w:r w:rsidRPr="004640F6">
        <w:rPr>
          <w:spacing w:val="-2"/>
          <w:rtl/>
        </w:rPr>
        <w:t xml:space="preserve"> </w:t>
      </w:r>
      <w:ins w:id="103127" w:author="קלוד" w:date="2026-10-11T13:11:34Z">
        <w:r>
          <w:rPr>
            <w:rStyle w:val="2fb"/>
            <w:spacing w:val="-2"/>
            <w:rtl/>
          </w:rPr>
          <w:t xml:space="preserve">כדר"ח:</w:t>
        </w:r>
      </w:ins>
      <w:del w:id="103128" w:author="קלוד" w:date="2026-10-11T13:11:34Z">
        <w:r w:rsidRPr="004640F6">
          <w:rPr>
            <w:rStyle w:val="2fb"/>
            <w:spacing w:val="-2"/>
            <w:rtl/>
          </w:rPr>
          <w:delText xml:space="preserve">וכדר"ח</w:delText>
        </w:r>
      </w:del>
      <w:r w:rsidRPr="004640F6">
        <w:rPr>
          <w:spacing w:val="-2"/>
          <w:rtl/>
        </w:rPr>
        <w:t xml:space="preserve"> מ"ם וסמ"ך שבלוחות בנס היו </w:t>
      </w:r>
      <w:ins w:id="103125" w:author="קלוד" w:date="2026-10-11T13:11:34Z">
        <w:r>
          <w:rPr>
            <w:spacing w:val="-2"/>
            <w:rtl/>
          </w:rPr>
          <w:t xml:space="preserve">עומדין </w:t>
        </w:r>
        <w:r>
          <w:rPr>
            <w:rStyle w:val="afffffe"/>
            <w:spacing w:val="-2"/>
            <w:rtl/>
          </w:rPr>
          <w:t xml:space="preserve">ומ"ם סתומה בהם</w:t>
        </w:r>
        <w:r>
          <w:rPr>
            <w:spacing w:val="-2"/>
            <w:rtl/>
          </w:rPr>
          <w:t xml:space="preserve">.</w:t>
        </w:r>
      </w:ins>
      <w:del w:id="103126" w:author="קלוד" w:date="2026-10-11T13:11:34Z">
        <w:r w:rsidRPr="004640F6">
          <w:rPr>
            <w:spacing w:val="-2"/>
            <w:rtl/>
          </w:rPr>
          <w:delText xml:space="preserve">עומדין.</w:delText>
        </w:r>
      </w:del>
    </w:p>
    <w:p w:rsidR="00E9703F" w:rsidRPr="006F178A" w:rsidRDefault="00E9703F" w:rsidP="00E9703F">
      <w:pPr>
        <w:rPr>
          <w:rtl/>
        </w:rPr>
      </w:pPr>
      <w:r w:rsidRPr="006F178A">
        <w:rPr>
          <w:rFonts w:ascii="Fb Fontext" w:hAnsi="Fb Fontext"/>
          <w:sz w:val="20"/>
          <w:rtl/>
        </w:rPr>
        <w:t xml:space="preserve">אבל סתום ועשאו </w:t>
      </w:r>
      <w:ins w:id="103147" w:author="קלוד" w:date="2026-10-11T13:11:34Z">
        <w:r>
          <w:rPr>
            <w:rFonts w:ascii="Fb Fontext" w:hAnsi="Fb Fontext"/>
            <w:sz w:val="20"/>
            <w:rtl/>
          </w:rPr>
          <w:t xml:space="preserve">פתוח</w:t>
        </w:r>
      </w:ins>
      <w:del w:id="103148" w:author="קלוד" w:date="2026-10-11T13:11:34Z">
        <w:r w:rsidRPr="006F178A">
          <w:rPr>
            <w:rFonts w:ascii="Fb Fontext" w:hAnsi="Fb Fontext"/>
            <w:sz w:val="20"/>
            <w:rtl/>
          </w:rPr>
          <w:delText xml:space="preserve">פתוח,</w:delText>
        </w:r>
      </w:del>
      <w:r w:rsidRPr="006F178A">
        <w:rPr>
          <w:rFonts w:ascii="Fb Fontext" w:hAnsi="Fb Fontext"/>
          <w:sz w:val="20"/>
          <w:rtl/>
        </w:rPr>
        <w:t xml:space="preserve"> </w:t>
      </w:r>
      <w:ins w:id="103145" w:author="קלוד" w:date="2026-10-11T13:11:34Z">
        <w:r>
          <w:rPr>
            <w:rFonts w:ascii="Fb Fontext" w:hAnsi="Fb Fontext"/>
            <w:sz w:val="20"/>
            <w:rtl/>
          </w:rPr>
          <w:t xml:space="preserve">-</w:t>
        </w:r>
      </w:ins>
      <w:del w:id="103146" w:author="קלוד" w:date="2026-10-11T13:11:34Z">
        <w:r w:rsidRPr="006F178A">
          <w:rPr>
            <w:rFonts w:ascii="Fb Fontext" w:hAnsi="Fb Fontext"/>
            <w:sz w:val="20"/>
            <w:rtl/>
          </w:rPr>
          <w:delText xml:space="preserve">גרועי</w:delText>
        </w:r>
      </w:del>
      <w:r>
        <w:rPr>
          <w:rFonts w:ascii="Fb Fontext" w:hAnsi="Fb Fontext"/>
          <w:sz w:val="20"/>
          <w:rtl/>
        </w:rPr>
        <w:t xml:space="preserve"> </w:t>
      </w:r>
      <w:r w:rsidRPr="006F178A">
        <w:rPr>
          <w:rFonts w:ascii="Fb Fontext" w:hAnsi="Fb Fontext"/>
          <w:sz w:val="20"/>
          <w:rtl/>
        </w:rPr>
        <w:t xml:space="preserve">מגרע </w:t>
      </w:r>
      <w:ins w:id="93231" w:author="מנוע מכני" w:date="2026-10-11T12:04:39Z">
        <w:ins w:id="103143" w:author="קלוד" w:date="2026-10-11T13:11:34Z">
          <w:r>
            <w:rPr>
              <w:rFonts w:ascii="Fb Fontext" w:hAnsi="Fb Fontext"/>
              <w:sz w:val="20"/>
              <w:rtl/>
            </w:rPr>
            <w:t xml:space="preserve">אותו,</w:t>
          </w:r>
        </w:ins>
        <w:del w:id="103144" w:author="קלוד" w:date="2026-10-11T13:11:34Z">
          <w:r>
            <w:rPr>
              <w:rFonts w:ascii="Fb Fontext" w:hAnsi="Fb Fontext"/>
              <w:sz w:val="20"/>
              <w:rtl/>
            </w:rPr>
            <w:delText xml:space="preserve">לו</w:delText>
          </w:r>
          <w:r w:rsidRPr="006F178A">
            <w:rPr>
              <w:rFonts w:ascii="Fb Fontext" w:hAnsi="Fb Fontext"/>
              <w:sz w:val="20"/>
              <w:rtl/>
            </w:rPr>
            <w:delText xml:space="preserve">.</w:delText>
          </w:r>
        </w:del>
      </w:ins>
      <w:del w:id="93232"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 </w:t>
      </w:r>
      <w:r w:rsidRPr="006F178A">
        <w:rPr>
          <w:rStyle w:val="2fb"/>
          <w:rFonts w:ascii="Fb Fontext" w:hAnsi="Fb Fontext"/>
          <w:sz w:val="20"/>
          <w:rtl/>
        </w:rPr>
        <w:t xml:space="preserve">כדרחב"א</w:t>
      </w:r>
      <w:r w:rsidRPr="006F178A">
        <w:rPr>
          <w:rFonts w:ascii="Fb Fontext" w:hAnsi="Fb Fontext"/>
          <w:sz w:val="20"/>
          <w:rtl/>
        </w:rPr>
        <w:t xml:space="preserve">: מנצפ"ך צופים אמרום. </w:t>
      </w:r>
      <w:ins w:id="103141" w:author="קלוד" w:date="2026-10-11T13:11:34Z">
        <w:r>
          <w:rPr>
            <w:rStyle w:val="afffffe"/>
            <w:rFonts w:ascii="Fb Fontext" w:hAnsi="Fb Fontext"/>
            <w:sz w:val="20"/>
            <w:rtl/>
          </w:rPr>
          <w:t xml:space="preserve">וקשה:</w:t>
        </w:r>
      </w:ins>
      <w:del w:id="103142" w:author="קלוד" w:date="2026-10-11T13:11:34Z">
        <w:r w:rsidRPr="006F178A">
          <w:rPr>
            <w:rFonts w:ascii="Fb Fontext" w:hAnsi="Fb Fontext"/>
            <w:sz w:val="20"/>
            <w:rtl/>
          </w:rPr>
          <w:delText xml:space="preserve">והיינו שכחום וחזרו ויסדום, והיינו</w:delText>
        </w:r>
      </w:del>
      <w:r w:rsidRPr="006F178A">
        <w:rPr>
          <w:rFonts w:ascii="Fb Fontext" w:hAnsi="Fb Fontext"/>
          <w:sz w:val="20"/>
          <w:rtl/>
        </w:rPr>
        <w:t xml:space="preserve"> אלה </w:t>
      </w:r>
      <w:ins w:id="103139" w:author="קלוד" w:date="2026-10-11T13:11:34Z">
        <w:r>
          <w:rPr>
            <w:rFonts w:ascii="Fb Fontext" w:hAnsi="Fb Fontext"/>
            <w:sz w:val="20"/>
            <w:rtl/>
          </w:rPr>
          <w:t xml:space="preserve">המצוות -</w:t>
        </w:r>
      </w:ins>
      <w:del w:id="103140" w:author="קלוד" w:date="2026-10-11T13:11:34Z">
        <w:r w:rsidRPr="006F178A">
          <w:rPr>
            <w:rFonts w:ascii="Fb Fontext" w:hAnsi="Fb Fontext"/>
            <w:sz w:val="20"/>
            <w:rtl/>
          </w:rPr>
          <w:delText xml:space="preserve">המצוות</w:delText>
        </w:r>
      </w:del>
      <w:r w:rsidRPr="006F178A">
        <w:rPr>
          <w:rFonts w:ascii="Fb Fontext" w:hAnsi="Fb Fontext"/>
          <w:sz w:val="20"/>
          <w:rtl/>
        </w:rPr>
        <w:t xml:space="preserve"> שאין הנביא רשאי לחדש דבר </w:t>
      </w:r>
      <w:ins w:id="103137" w:author="קלוד" w:date="2026-10-11T13:11:34Z">
        <w:r>
          <w:rPr>
            <w:rFonts w:ascii="Fb Fontext" w:hAnsi="Fb Fontext"/>
            <w:sz w:val="20"/>
            <w:rtl/>
          </w:rPr>
          <w:t xml:space="preserve">מעתה! אבל שכחום וחזרו ויסדום.</w:t>
        </w:r>
      </w:ins>
      <w:del w:id="103138" w:author="קלוד" w:date="2026-10-11T13:11:34Z">
        <w:r w:rsidRPr="006F178A">
          <w:rPr>
            <w:rFonts w:ascii="Fb Fontext" w:hAnsi="Fb Fontext"/>
            <w:sz w:val="20"/>
            <w:rtl/>
          </w:rPr>
          <w:delText xml:space="preserve">מעתה.</w:delText>
        </w:r>
      </w:del>
    </w:p>
    <w:p>
      <w:pPr>
        <w:pStyle w:val="38"/>
        <w:rPr>
          <w:ins w:id="98280" w:author="מנוע מכני" w:date="2026-10-11T12:04:39Z"/>
        </w:rPr>
      </w:pPr>
      <w:del w:id="98279" w:author="מנוע מכני" w:date="2026-10-11T12:04:39Z">
        <w:r w:rsidRPr="006F178A">
          <w:delText xml:space="preserve">•</w:delText>
        </w:r>
      </w:del>
      <w:r w:rsidRPr="006F178A">
        <w:t xml:space="preserve"> </w:t>
      </w:r>
      <w:r w:rsidRPr="000D7AAE">
        <w:t xml:space="preserve">גופא, </w:t>
      </w:r>
      <w:r w:rsidRPr="000D7AAE">
        <w:t xml:space="preserve">אמר</w:t>
      </w:r>
      <w:r w:rsidRPr="000D7AAE">
        <w:t xml:space="preserve"> רב חסדא:</w:t>
      </w:r>
    </w:p>
    <w:p w:rsidR="00E9703F" w:rsidRPr="000D7AAE" w:rsidRDefault="00E9703F" w:rsidP="00E9703F">
      <w:pPr>
        <w:rPr>
          <w:b/>
          <w:bCs/>
          <w:rtl/>
        </w:rPr>
      </w:pPr>
      <w:del w:id="98281" w:author="מנוע מכני" w:date="2026-10-11T12:04:39Z">
        <w:r w:rsidRPr="000D7AAE">
          <w:rPr>
            <w:rFonts w:ascii="Fb Fontext" w:hAnsi="Fb Fontext"/>
            <w:b/>
            <w:bCs/>
            <w:rtl/>
          </w:rPr>
          <w:delText xml:space="preserve"> </w:delText>
        </w:r>
      </w:del>
      <w:r w:rsidRPr="000D7AAE">
        <w:rPr>
          <w:rFonts w:ascii="Fb Fontext" w:hAnsi="Fb Fontext"/>
          <w:b/>
          <w:bCs/>
          <w:rtl/>
        </w:rPr>
        <w:t xml:space="preserve">מ"ם וסמ"ך שבלוחות בנס היו עומדין.</w:t>
      </w:r>
    </w:p>
    <w:p>
      <w:pPr>
        <w:pStyle w:val="38"/>
        <w:rPr>
          <w:ins w:id="98282" w:author="מנוע מכני" w:date="2026-10-11T12:04:39Z"/>
        </w:rPr>
      </w:pPr>
      <w:r w:rsidRPr="006F178A">
        <w:t xml:space="preserve">ר"ח:</w:t>
      </w:r>
    </w:p>
    <w:p w:rsidR="00E9703F" w:rsidRPr="006F178A" w:rsidRDefault="00E9703F" w:rsidP="00E9703F">
      <w:pPr>
        <w:rPr>
          <w:rtl/>
        </w:rPr>
      </w:pPr>
      <w:del w:id="98283" w:author="מנוע מכני" w:date="2026-10-11T12:04:39Z">
        <w:r w:rsidRPr="006F178A">
          <w:rPr>
            <w:rtl/>
          </w:rPr>
          <w:delText xml:space="preserve"> </w:delText>
        </w:r>
      </w:del>
      <w:r w:rsidRPr="006F178A">
        <w:rPr>
          <w:rtl/>
        </w:rPr>
        <w:t xml:space="preserve">כתב שבלוחות נקרא מבפנים ונקרא מבחוץ.</w:t>
      </w:r>
    </w:p>
    <w:p w:rsidR="00E9703F" w:rsidRPr="006F178A" w:rsidRDefault="00E9703F" w:rsidP="00E9703F">
      <w:pPr>
        <w:rPr>
          <w:rtl/>
        </w:rPr>
      </w:pPr>
      <w:r w:rsidRPr="006F178A">
        <w:rPr>
          <w:rFonts w:ascii="Fb Fontext" w:hAnsi="Fb Fontext"/>
          <w:sz w:val="20"/>
          <w:rtl/>
        </w:rPr>
        <w:tab/>
        <w:t xml:space="preserve">כגון נבוב - בובן, </w:t>
      </w:r>
      <w:ins w:id="103151" w:author="קלוד" w:date="2026-10-11T13:11:34Z">
        <w:r>
          <w:rPr>
            <w:rFonts w:ascii="Fb Fontext" w:hAnsi="Fb Fontext"/>
            <w:sz w:val="20"/>
            <w:rtl/>
          </w:rPr>
          <w:t xml:space="preserve">רהב</w:t>
        </w:r>
      </w:ins>
      <w:del w:id="103152" w:author="קלוד" w:date="2026-10-11T13:11:34Z">
        <w:r w:rsidRPr="006F178A">
          <w:rPr>
            <w:rFonts w:ascii="Fb Fontext" w:hAnsi="Fb Fontext"/>
            <w:sz w:val="20"/>
            <w:rtl/>
          </w:rPr>
          <w:tab/>
          <w:delText xml:space="preserve">בהר</w:delText>
        </w:r>
      </w:del>
      <w:r w:rsidRPr="006F178A">
        <w:rPr>
          <w:rFonts w:ascii="Fb Fontext" w:hAnsi="Fb Fontext"/>
          <w:sz w:val="20"/>
          <w:rtl/>
        </w:rPr>
        <w:tab/>
        <w:t xml:space="preserve"> </w:t>
      </w:r>
      <w:ins w:id="103149" w:author="קלוד" w:date="2026-10-11T13:11:34Z">
        <w:r>
          <w:rPr>
            <w:rFonts w:ascii="Fb Fontext" w:hAnsi="Fb Fontext"/>
            <w:sz w:val="20"/>
            <w:rtl/>
          </w:rPr>
          <w:t xml:space="preserve">- בהר,</w:t>
        </w:r>
      </w:ins>
      <w:del w:id="103150" w:author="קלוד" w:date="2026-10-11T13:11:34Z">
        <w:r w:rsidRPr="006F178A">
          <w:rPr>
            <w:rFonts w:ascii="Fb Fontext" w:hAnsi="Fb Fontext"/>
            <w:sz w:val="20"/>
            <w:rtl/>
          </w:rPr>
          <w:tab/>
          <w:delText xml:space="preserve">רהב,</w:delText>
        </w:r>
      </w:del>
      <w:r w:rsidRPr="006F178A">
        <w:rPr>
          <w:rFonts w:ascii="Fb Fontext" w:hAnsi="Fb Fontext"/>
          <w:sz w:val="20"/>
          <w:rtl/>
        </w:rPr>
        <w:tab/>
        <w:t xml:space="preserve"> סרו - ורס.</w:t>
      </w:r>
    </w:p>
    <w:p>
      <w:pPr>
        <w:pStyle w:val="afffff8"/>
        <w:rPr>
          <w:ins w:id="90531" w:author="קלוד" w:date="2026-10-11T12:33:55Z"/>
        </w:rPr>
      </w:pPr>
      <w:ins w:id="90532" w:author="קלוד" w:date="2026-10-11T12:33:55Z">
        <w:r>
          <w:rPr>
            <w:color w:val="7B3F00"/>
          </w:rPr>
          <w:t xml:space="preserve">דרשות אותיות הא"ב - מפי הילדים בבית המדרש</w:t>
        </w:r>
      </w:ins>
    </w:p>
    <w:p>
      <w:pPr>
        <w:pStyle w:val="38"/>
        <w:rPr>
          <w:ins w:id="98285" w:author="מנוע מכני" w:date="2026-10-11T12:04:39Z"/>
        </w:rPr>
      </w:pPr>
      <w:del w:id="98284" w:author="מנוע מכני" w:date="2026-10-11T12:04:39Z">
        <w:r w:rsidRPr="006F178A">
          <w:delText xml:space="preserve">•</w:delText>
        </w:r>
      </w:del>
      <w:r w:rsidRPr="006F178A">
        <w:t xml:space="preserve"> </w:t>
      </w:r>
      <w:ins w:id="91533" w:author="מנוע מכני" w:date="2026-10-11T12:04:39Z">
        <w:r>
          <w:t xml:space="preserve">אמרו</w:t>
        </w:r>
      </w:ins>
      <w:del w:id="91534" w:author="מנוע מכני" w:date="2026-10-11T12:04:39Z">
        <w:r w:rsidRPr="006F178A">
          <w:delText xml:space="preserve">אמרי</w:delText>
        </w:r>
      </w:del>
      <w:r w:rsidRPr="006F178A">
        <w:t xml:space="preserve"> </w:t>
      </w:r>
      <w:ins w:id="93237" w:author="מנוע מכני" w:date="2026-10-11T12:04:39Z">
        <w:r>
          <w:t xml:space="preserve">לו</w:t>
        </w:r>
      </w:ins>
      <w:del w:id="93238" w:author="מנוע מכני" w:date="2026-10-11T12:04:39Z">
        <w:r w:rsidRPr="006F178A">
          <w:delText xml:space="preserve">ליה</w:delText>
        </w:r>
      </w:del>
      <w:r w:rsidRPr="006F178A">
        <w:t xml:space="preserve"> רבנן לריב"ל:</w:t>
      </w:r>
    </w:p>
    <w:p w:rsidR="00E9703F" w:rsidRPr="006F178A" w:rsidRDefault="00E9703F" w:rsidP="00E9703F">
      <w:pPr>
        <w:rPr>
          <w:rtl/>
        </w:rPr>
      </w:pPr>
      <w:del w:id="98286" w:author="מנוע מכני" w:date="2026-10-11T12:04:39Z">
        <w:r w:rsidRPr="006F178A">
          <w:rPr>
            <w:rtl/>
          </w:rPr>
          <w:delText xml:space="preserve"> </w:delText>
        </w:r>
      </w:del>
      <w:ins w:id="96125" w:author="מנוע מכני" w:date="2026-10-11T12:04:39Z">
        <w:r>
          <w:rPr>
            <w:rtl/>
          </w:rPr>
          <w:t xml:space="preserve">באו</w:t>
        </w:r>
      </w:ins>
      <w:del w:id="96126" w:author="מנוע מכני" w:date="2026-10-11T12:04:39Z">
        <w:r w:rsidRPr="006F178A">
          <w:rPr>
            <w:rtl/>
          </w:rPr>
          <w:delText xml:space="preserve">אתו</w:delText>
        </w:r>
      </w:del>
      <w:r w:rsidRPr="006F178A">
        <w:rPr>
          <w:rtl/>
        </w:rPr>
        <w:t xml:space="preserve"> </w:t>
      </w:r>
      <w:ins w:id="103159" w:author="קלוד" w:date="2026-10-11T13:11:34Z">
        <w:r>
          <w:rPr>
            <w:rtl/>
          </w:rPr>
          <w:t xml:space="preserve">תינוקות</w:t>
        </w:r>
      </w:ins>
      <w:del w:id="103160" w:author="קלוד" w:date="2026-10-11T13:11:34Z">
        <w:r w:rsidRPr="006F178A">
          <w:rPr>
            <w:rtl/>
          </w:rPr>
          <w:delText xml:space="preserve">דרדקי</w:delText>
        </w:r>
      </w:del>
      <w:r w:rsidRPr="006F178A">
        <w:rPr>
          <w:rtl/>
        </w:rPr>
        <w:t xml:space="preserve"> </w:t>
      </w:r>
      <w:ins w:id="103157" w:author="קלוד" w:date="2026-10-11T13:11:34Z">
        <w:r>
          <w:rPr>
            <w:rtl/>
          </w:rPr>
          <w:t xml:space="preserve">היום</w:t>
        </w:r>
      </w:ins>
      <w:del w:id="103158" w:author="קלוד" w:date="2026-10-11T13:11:34Z">
        <w:r w:rsidRPr="006F178A">
          <w:rPr>
            <w:rtl/>
          </w:rPr>
          <w:delText xml:space="preserve">האידנא</w:delText>
        </w:r>
      </w:del>
      <w:r w:rsidRPr="006F178A">
        <w:rPr>
          <w:rtl/>
        </w:rPr>
        <w:t xml:space="preserve"> לבי"</w:t>
      </w:r>
      <w:r w:rsidRPr="006F178A">
        <w:rPr>
          <w:rFonts w:hint="cs"/>
          <w:rtl/>
        </w:rPr>
        <w:t xml:space="preserve">מ </w:t>
      </w:r>
      <w:r w:rsidRPr="006F178A">
        <w:rPr>
          <w:rtl/>
        </w:rPr>
        <w:t xml:space="preserve">ואמרו </w:t>
      </w:r>
      <w:ins w:id="93235" w:author="מנוע מכני" w:date="2026-10-11T12:04:39Z">
        <w:r>
          <w:rPr>
            <w:rtl/>
          </w:rPr>
          <w:t xml:space="preserve">דברים</w:t>
        </w:r>
      </w:ins>
      <w:del w:id="93236" w:author="מנוע מכני" w:date="2026-10-11T12:04:39Z">
        <w:r w:rsidRPr="006F178A">
          <w:rPr>
            <w:rtl/>
          </w:rPr>
          <w:delText xml:space="preserve">מילי</w:delText>
        </w:r>
      </w:del>
      <w:r w:rsidRPr="006F178A">
        <w:rPr>
          <w:rtl/>
        </w:rPr>
        <w:t xml:space="preserve"> </w:t>
      </w:r>
      <w:ins w:id="90443" w:author="מנוע מכני" w:date="2026-10-11T12:04:39Z">
        <w:ins w:id="103155" w:author="קלוד" w:date="2026-10-11T13:11:34Z">
          <w:r>
            <w:rPr>
              <w:rtl/>
            </w:rPr>
            <w:t xml:space="preserve">שאפי'</w:t>
          </w:r>
        </w:ins>
        <w:del w:id="103156" w:author="קלוד" w:date="2026-10-11T13:11:34Z">
          <w:r>
            <w:rPr>
              <w:rtl/>
            </w:rPr>
            <w:delText xml:space="preserve">דאפי'</w:delText>
          </w:r>
        </w:del>
      </w:ins>
      <w:del w:id="90444" w:author="מנוע מכני" w:date="2026-10-11T12:04:39Z">
        <w:r w:rsidRPr="006F178A">
          <w:rPr>
            <w:rtl/>
          </w:rPr>
          <w:delText xml:space="preserve">דאפילו</w:delText>
        </w:r>
      </w:del>
      <w:r w:rsidRPr="006F178A">
        <w:rPr>
          <w:rtl/>
        </w:rPr>
        <w:t xml:space="preserve"> בימי יהושע בן נון </w:t>
      </w:r>
      <w:r w:rsidRPr="006F178A">
        <w:rPr>
          <w:rtl/>
        </w:rPr>
        <w:t xml:space="preserve">לא</w:t>
      </w:r>
      <w:r w:rsidRPr="006F178A">
        <w:rPr>
          <w:rtl/>
        </w:rPr>
        <w:t xml:space="preserve"> </w:t>
      </w:r>
      <w:ins w:id="103153" w:author="קלוד" w:date="2026-10-11T13:11:34Z">
        <w:r>
          <w:rPr>
            <w:rtl/>
          </w:rPr>
          <w:t xml:space="preserve">נאמרו</w:t>
        </w:r>
      </w:ins>
      <w:del w:id="103154" w:author="קלוד" w:date="2026-10-11T13:11:34Z">
        <w:r w:rsidRPr="006F178A">
          <w:rPr>
            <w:rtl/>
          </w:rPr>
          <w:delText xml:space="preserve">איתמר</w:delText>
        </w:r>
      </w:del>
      <w:r w:rsidRPr="006F178A">
        <w:rPr>
          <w:rtl/>
        </w:rPr>
        <w:t xml:space="preserve"> </w:t>
      </w:r>
      <w:ins w:id="93233" w:author="מנוע מכני" w:date="2026-10-11T12:04:39Z">
        <w:r>
          <w:rPr>
            <w:rtl/>
          </w:rPr>
          <w:t xml:space="preserve">כמותם</w:t>
        </w:r>
      </w:ins>
      <w:del w:id="93234" w:author="מנוע מכני" w:date="2026-10-11T12:04:39Z">
        <w:r w:rsidRPr="006F178A">
          <w:rPr>
            <w:rtl/>
          </w:rPr>
          <w:delText xml:space="preserve">כוותייהו</w:delText>
        </w:r>
      </w:del>
      <w:r w:rsidRPr="006F178A">
        <w:rPr>
          <w:rtl/>
        </w:rPr>
        <w:t xml:space="preserve">.</w:t>
      </w:r>
    </w:p>
    <w:p w:rsidR="00E9703F" w:rsidRPr="006F178A" w:rsidRDefault="00E9703F" w:rsidP="00E9703F">
      <w:pPr>
        <w:rPr>
          <w:rtl/>
        </w:rPr>
      </w:pPr>
      <w:r w:rsidRPr="006F178A">
        <w:rPr>
          <w:rFonts w:ascii="Fb Fontext" w:hAnsi="Fb Fontext"/>
          <w:rtl/>
        </w:rPr>
        <w:t xml:space="preserve">אל"ף בי"ת - </w:t>
      </w:r>
      <w:r w:rsidRPr="006F178A">
        <w:rPr>
          <w:rFonts w:ascii="Fb Fontext" w:hAnsi="Fb Fontext"/>
          <w:b/>
          <w:bCs/>
          <w:rtl/>
        </w:rPr>
        <w:t>א</w:t>
      </w:r>
      <w:r w:rsidRPr="006F178A">
        <w:rPr>
          <w:rFonts w:ascii="Fb Fontext" w:hAnsi="Fb Fontext"/>
          <w:rtl/>
        </w:rPr>
        <w:t xml:space="preserve">לף </w:t>
      </w:r>
      <w:r w:rsidRPr="006F178A">
        <w:rPr>
          <w:rFonts w:ascii="Fb Fontext" w:hAnsi="Fb Fontext"/>
          <w:b/>
          <w:bCs/>
          <w:rtl/>
        </w:rPr>
        <w:t>ב</w:t>
      </w:r>
      <w:r w:rsidRPr="006F178A">
        <w:rPr>
          <w:rFonts w:ascii="Fb Fontext" w:hAnsi="Fb Fontext"/>
          <w:rtl/>
        </w:rPr>
        <w:t>ינה.</w:t>
      </w:r>
    </w:p>
    <w:p w:rsidR="00E9703F" w:rsidRPr="006F178A" w:rsidRDefault="00E9703F" w:rsidP="00E9703F">
      <w:pPr>
        <w:rPr>
          <w:rtl/>
        </w:rPr>
      </w:pPr>
      <w:r w:rsidRPr="006F178A">
        <w:rPr>
          <w:rtl/>
        </w:rPr>
        <w:t>גימ"ל דל"ת -</w:t>
      </w:r>
      <w:r w:rsidRPr="006F178A">
        <w:rPr>
          <w:rFonts w:hint="cs"/>
          <w:rtl/>
        </w:rPr>
        <w:t xml:space="preserve"> </w:t>
      </w:r>
      <w:r w:rsidRPr="006F178A">
        <w:rPr>
          <w:b/>
          <w:bCs/>
          <w:rtl/>
        </w:rPr>
        <w:t>ג</w:t>
      </w:r>
      <w:r w:rsidRPr="006F178A">
        <w:rPr>
          <w:rtl/>
        </w:rPr>
        <w:t xml:space="preserve">מול </w:t>
      </w:r>
      <w:ins w:id="103171" w:author="קלוד" w:date="2026-10-11T13:11:34Z">
        <w:r>
          <w:rPr>
            <w:b/>
            <w:bCs/>
            <w:rtl/>
          </w:rPr>
          <w:t xml:space="preserve">דלים.</w:t>
        </w:r>
      </w:ins>
      <w:del w:id="103172" w:author="קלוד" w:date="2026-10-11T13:11:34Z">
        <w:r w:rsidRPr="006F178A">
          <w:rPr>
            <w:b/>
            <w:bCs/>
            <w:rtl/>
          </w:rPr>
          <w:delText xml:space="preserve">ד</w:delText>
        </w:r>
        <w:r w:rsidRPr="006F178A">
          <w:rPr>
            <w:rtl/>
          </w:rPr>
          <w:delText xml:space="preserve">לים</w:delText>
        </w:r>
      </w:del>
      <w:r w:rsidRPr="006F178A">
        <w:rPr>
          <w:rtl/>
        </w:rPr>
        <w:t xml:space="preserve"> </w:t>
      </w:r>
      <w:ins w:id="103169" w:author="קלוד" w:date="2026-10-11T13:11:34Z">
        <w:r>
          <w:rPr>
            <w:rtl/>
          </w:rPr>
          <w:t xml:space="preserve">ופשוטה</w:t>
        </w:r>
      </w:ins>
      <w:del w:id="103170" w:author="קלוד" w:date="2026-10-11T13:11:34Z">
        <w:r w:rsidRPr="006F178A">
          <w:rPr>
            <w:rtl/>
          </w:rPr>
          <w:delText xml:space="preserve">פשוטה</w:delText>
        </w:r>
      </w:del>
      <w:r w:rsidRPr="006F178A">
        <w:rPr>
          <w:rtl/>
        </w:rPr>
        <w:t xml:space="preserve"> </w:t>
      </w:r>
      <w:ins w:id="103167" w:author="קלוד" w:date="2026-10-11T13:11:34Z">
        <w:r>
          <w:rPr>
            <w:rtl/>
          </w:rPr>
          <w:t xml:space="preserve">רגלו</w:t>
        </w:r>
      </w:ins>
      <w:del w:id="103168" w:author="קלוד" w:date="2026-10-11T13:11:34Z">
        <w:r w:rsidRPr="006F178A">
          <w:rPr>
            <w:rtl/>
          </w:rPr>
          <w:delText xml:space="preserve">כרעיה</w:delText>
        </w:r>
      </w:del>
      <w:r w:rsidRPr="006F178A">
        <w:rPr>
          <w:rtl/>
        </w:rPr>
        <w:t xml:space="preserve"> </w:t>
      </w:r>
      <w:ins w:id="103165" w:author="קלוד" w:date="2026-10-11T13:11:34Z">
        <w:r>
          <w:rPr>
            <w:rtl/>
          </w:rPr>
          <w:t xml:space="preserve">של</w:t>
        </w:r>
      </w:ins>
      <w:del w:id="103166" w:author="קלוד" w:date="2026-10-11T13:11:34Z">
        <w:r w:rsidRPr="006F178A">
          <w:rPr>
            <w:rtl/>
          </w:rPr>
          <w:delText xml:space="preserve">דגימ"ל</w:delText>
        </w:r>
      </w:del>
      <w:r w:rsidRPr="006F178A">
        <w:rPr>
          <w:rtl/>
        </w:rPr>
        <w:t xml:space="preserve"> </w:t>
      </w:r>
      <w:ins w:id="103163" w:author="קלוד" w:date="2026-10-11T13:11:34Z">
        <w:r>
          <w:rPr>
            <w:rtl/>
          </w:rPr>
          <w:t xml:space="preserve">גימ"ל לעבר</w:t>
        </w:r>
      </w:ins>
      <w:del w:id="103164" w:author="קלוד" w:date="2026-10-11T13:11:34Z">
        <w:r w:rsidRPr="006F178A">
          <w:rPr>
            <w:rtl/>
          </w:rPr>
          <w:delText xml:space="preserve">לגבי</w:delText>
        </w:r>
      </w:del>
      <w:r w:rsidRPr="006F178A">
        <w:rPr>
          <w:rtl/>
        </w:rPr>
        <w:t xml:space="preserve"> דל"ת </w:t>
      </w:r>
      <w:ins w:id="103161" w:author="קלוד" w:date="2026-10-11T13:11:34Z">
        <w:r>
          <w:rPr>
            <w:rtl/>
          </w:rPr>
          <w:t xml:space="preserve">- שכן</w:t>
        </w:r>
      </w:ins>
      <w:del w:id="103162" w:author="קלוד" w:date="2026-10-11T13:11:34Z">
        <w:r w:rsidRPr="006F178A">
          <w:rPr>
            <w:rtl/>
          </w:rPr>
          <w:delText xml:space="preserve">-שכן</w:delText>
        </w:r>
      </w:del>
      <w:r w:rsidRPr="006F178A">
        <w:rPr>
          <w:rtl/>
        </w:rPr>
        <w:t xml:space="preserve"> דרכו של גומל חסדים לרוץ אחר דלים.</w:t>
      </w:r>
    </w:p>
    <w:p w:rsidR="00E9703F" w:rsidRPr="006F178A" w:rsidRDefault="00E9703F" w:rsidP="00E9703F">
      <w:pPr>
        <w:rPr>
          <w:rtl/>
        </w:rPr>
      </w:pPr>
      <w:r w:rsidRPr="006F178A">
        <w:rPr>
          <w:rtl/>
        </w:rPr>
        <w:tab/>
      </w:r>
      <w:r w:rsidRPr="006F178A">
        <w:rPr>
          <w:rtl/>
        </w:rPr>
        <w:tab/>
        <w:t xml:space="preserve">ופשוטה </w:t>
      </w:r>
      <w:ins w:id="103181" w:author="קלוד" w:date="2026-10-11T13:11:34Z">
        <w:r>
          <w:rPr>
            <w:rtl/>
          </w:rPr>
          <w:t xml:space="preserve">רגלו</w:t>
        </w:r>
      </w:ins>
      <w:del w:id="103182" w:author="קלוד" w:date="2026-10-11T13:11:34Z">
        <w:r w:rsidRPr="006F178A">
          <w:rPr>
            <w:rtl/>
          </w:rPr>
          <w:tab/>
          <w:delText xml:space="preserve">כרעיה</w:delText>
        </w:r>
      </w:del>
      <w:r w:rsidRPr="006F178A">
        <w:rPr>
          <w:rtl/>
        </w:rPr>
        <w:tab/>
        <w:t xml:space="preserve"> </w:t>
      </w:r>
      <w:ins w:id="103179" w:author="קלוד" w:date="2026-10-11T13:11:34Z">
        <w:r>
          <w:rPr>
            <w:rtl/>
          </w:rPr>
          <w:t xml:space="preserve">של</w:t>
        </w:r>
      </w:ins>
      <w:del w:id="103180" w:author="קלוד" w:date="2026-10-11T13:11:34Z">
        <w:r w:rsidRPr="006F178A">
          <w:rPr>
            <w:rtl/>
          </w:rPr>
          <w:tab/>
          <w:delText xml:space="preserve">דדל"ת</w:delText>
        </w:r>
      </w:del>
      <w:r w:rsidRPr="006F178A">
        <w:rPr>
          <w:rtl/>
        </w:rPr>
        <w:tab/>
        <w:t xml:space="preserve"> </w:t>
      </w:r>
      <w:ins w:id="103177" w:author="קלוד" w:date="2026-10-11T13:11:34Z">
        <w:r>
          <w:rPr>
            <w:rtl/>
          </w:rPr>
          <w:t xml:space="preserve">דל"ת לעבר</w:t>
        </w:r>
      </w:ins>
      <w:del w:id="103178" w:author="קלוד" w:date="2026-10-11T13:11:34Z">
        <w:r w:rsidRPr="006F178A">
          <w:rPr>
            <w:rtl/>
          </w:rPr>
          <w:tab/>
          <w:delText xml:space="preserve">לגבי</w:delText>
        </w:r>
      </w:del>
      <w:r w:rsidRPr="006F178A">
        <w:rPr>
          <w:rtl/>
        </w:rPr>
        <w:tab/>
        <w:t xml:space="preserve"> גימ"ל - </w:t>
      </w:r>
      <w:ins w:id="103175" w:author="קלוד" w:date="2026-10-11T13:11:34Z">
        <w:r>
          <w:rPr>
            <w:rtl/>
          </w:rPr>
          <w:t xml:space="preserve">שימציא</w:t>
        </w:r>
      </w:ins>
      <w:del w:id="103176" w:author="קלוד" w:date="2026-10-11T13:11:34Z">
        <w:r w:rsidRPr="006F178A">
          <w:rPr>
            <w:rtl/>
          </w:rPr>
          <w:tab/>
          <w:delText xml:space="preserve">דלימציה</w:delText>
        </w:r>
      </w:del>
      <w:r w:rsidRPr="006F178A">
        <w:rPr>
          <w:rtl/>
        </w:rPr>
        <w:tab/>
        <w:t xml:space="preserve"> </w:t>
      </w:r>
      <w:ins w:id="93239" w:author="מנוע מכני" w:date="2026-10-11T12:04:39Z">
        <w:r>
          <w:rPr>
            <w:rtl/>
          </w:rPr>
          <w:t xml:space="preserve">לו</w:t>
        </w:r>
      </w:ins>
      <w:del w:id="93240" w:author="מנוע מכני" w:date="2026-10-11T12:04:39Z">
        <w:r w:rsidRPr="006F178A">
          <w:rPr>
            <w:rtl/>
          </w:rPr>
          <w:tab/>
          <w:delText xml:space="preserve">ליה</w:delText>
        </w:r>
      </w:del>
      <w:r w:rsidRPr="006F178A">
        <w:rPr>
          <w:rtl/>
        </w:rPr>
        <w:tab/>
        <w:t xml:space="preserve"> </w:t>
      </w:r>
      <w:ins w:id="103173" w:author="קלוד" w:date="2026-10-11T13:11:34Z">
        <w:r>
          <w:rPr>
            <w:rStyle w:val="afffffe"/>
            <w:rtl/>
          </w:rPr>
          <w:t xml:space="preserve">הדל</w:t>
        </w:r>
        <w:r>
          <w:rPr>
            <w:rtl/>
          </w:rPr>
          <w:t xml:space="preserve"> את עצמו.</w:t>
        </w:r>
      </w:ins>
      <w:del w:id="103174" w:author="קלוד" w:date="2026-10-11T13:11:34Z">
        <w:r w:rsidRPr="006F178A">
          <w:rPr>
            <w:rtl/>
          </w:rPr>
          <w:tab/>
          <w:delText xml:space="preserve">נפשיה.</w:delText>
        </w:r>
      </w:del>
    </w:p>
    <w:p w:rsidR="00E9703F" w:rsidRPr="006F178A" w:rsidRDefault="00E9703F" w:rsidP="00E9703F">
      <w:pPr>
        <w:rPr>
          <w:rtl/>
        </w:rPr>
      </w:pPr>
      <w:r w:rsidRPr="006F178A">
        <w:rPr>
          <w:rtl/>
        </w:rPr>
        <w:lastRenderedPageBreak/>
        <w:tab/>
      </w:r>
      <w:ins w:id="103187" w:author="קלוד" w:date="2026-10-11T13:11:34Z">
        <w:r>
          <w:rPr>
            <w:rtl/>
          </w:rPr>
          <w:t xml:space="preserve">ופניו</w:t>
        </w:r>
      </w:ins>
      <w:del w:id="103188" w:author="קלוד" w:date="2026-10-11T13:11:34Z">
        <w:r w:rsidRPr="006F178A">
          <w:rPr>
            <w:rtl/>
          </w:rPr>
          <w:tab/>
          <w:delText xml:space="preserve">ומהדר</w:delText>
        </w:r>
      </w:del>
      <w:r w:rsidRPr="006F178A">
        <w:rPr>
          <w:rtl/>
        </w:rPr>
        <w:tab/>
        <w:t xml:space="preserve"> </w:t>
      </w:r>
      <w:ins w:id="103185" w:author="קלוד" w:date="2026-10-11T13:11:34Z">
        <w:r>
          <w:rPr>
            <w:rtl/>
          </w:rPr>
          <w:t xml:space="preserve">של</w:t>
        </w:r>
      </w:ins>
      <w:del w:id="103186" w:author="קלוד" w:date="2026-10-11T13:11:34Z">
        <w:r w:rsidRPr="006F178A">
          <w:rPr>
            <w:rtl/>
          </w:rPr>
          <w:tab/>
          <w:delText xml:space="preserve">אפיה</w:delText>
        </w:r>
      </w:del>
      <w:r w:rsidRPr="006F178A">
        <w:rPr>
          <w:rtl/>
        </w:rPr>
        <w:tab/>
        <w:t xml:space="preserve"> </w:t>
      </w:r>
      <w:ins w:id="103183" w:author="קלוד" w:date="2026-10-11T13:11:34Z">
        <w:r>
          <w:rPr>
            <w:rtl/>
          </w:rPr>
          <w:t xml:space="preserve">דל"ת הפוכים</w:t>
        </w:r>
      </w:ins>
      <w:del w:id="103184" w:author="קלוד" w:date="2026-10-11T13:11:34Z">
        <w:r w:rsidRPr="006F178A">
          <w:rPr>
            <w:rtl/>
          </w:rPr>
          <w:tab/>
          <w:delText xml:space="preserve">דדל"ת</w:delText>
        </w:r>
      </w:del>
      <w:r w:rsidRPr="006F178A">
        <w:rPr>
          <w:rtl/>
        </w:rPr>
        <w:tab/>
        <w:t xml:space="preserve"> מגימ"ל - </w:t>
      </w:r>
      <w:ins w:id="90405" w:author="Claude - סמנטי" w:date="2026-10-11T12:28:21Z">
        <w:r>
          <w:rPr>
            <w:rtl/>
          </w:rPr>
          <w:t xml:space="preserve">שיתן</w:t>
        </w:r>
      </w:ins>
      <w:del w:id="90406" w:author="Claude - סמנטי" w:date="2026-10-11T12:28:21Z">
        <w:r w:rsidRPr="006F178A">
          <w:rPr>
            <w:rtl/>
          </w:rPr>
          <w:tab/>
          <w:delText xml:space="preserve">דליתן</w:delText>
        </w:r>
      </w:del>
      <w:r w:rsidRPr="006F178A">
        <w:rPr>
          <w:rtl/>
        </w:rPr>
        <w:tab/>
        <w:t xml:space="preserve"> </w:t>
      </w:r>
      <w:ins w:id="93241" w:author="מנוע מכני" w:date="2026-10-11T12:04:39Z">
        <w:r>
          <w:rPr>
            <w:rtl/>
          </w:rPr>
          <w:t xml:space="preserve">לו</w:t>
        </w:r>
      </w:ins>
      <w:del w:id="93242" w:author="מנוע מכני" w:date="2026-10-11T12:04:39Z">
        <w:r w:rsidRPr="006F178A">
          <w:rPr>
            <w:rtl/>
          </w:rPr>
          <w:tab/>
          <w:delText xml:space="preserve">ליה</w:delText>
        </w:r>
      </w:del>
      <w:r w:rsidRPr="006F178A">
        <w:rPr>
          <w:rtl/>
        </w:rPr>
        <w:tab/>
        <w:t xml:space="preserve"> בצינעה, כ</w:t>
      </w:r>
      <w:r>
        <w:rPr>
          <w:rFonts w:hint="cs"/>
          <w:rtl/>
        </w:rPr>
        <w:t>ד</w:t>
      </w:r>
      <w:r w:rsidRPr="006F178A">
        <w:rPr>
          <w:rtl/>
        </w:rPr>
        <w:t xml:space="preserve">י </w:t>
      </w:r>
      <w:r>
        <w:rPr>
          <w:rFonts w:hint="cs"/>
          <w:rtl/>
        </w:rPr>
        <w:t>שלא יתבייש ממנו</w:t>
      </w:r>
      <w:r w:rsidRPr="006F178A">
        <w:rPr>
          <w:rtl/>
        </w:rPr>
        <w:t>.</w:t>
      </w:r>
    </w:p>
    <w:p w:rsidR="00E9703F" w:rsidRPr="006F178A" w:rsidRDefault="00E9703F" w:rsidP="00E9703F">
      <w:pPr>
        <w:rPr>
          <w:rtl/>
        </w:rPr>
      </w:pPr>
      <w:r w:rsidRPr="006F178A">
        <w:rPr>
          <w:rtl/>
        </w:rPr>
        <w:t xml:space="preserve">ה"ו - זה שמו של </w:t>
      </w:r>
      <w:r w:rsidRPr="006F178A">
        <w:rPr>
          <w:rtl/>
        </w:rPr>
        <w:t xml:space="preserve">הקב"ה</w:t>
      </w:r>
      <w:r w:rsidRPr="006F178A">
        <w:rPr>
          <w:rtl/>
        </w:rPr>
        <w:t xml:space="preserve">.</w:t>
      </w:r>
    </w:p>
    <w:p w:rsidR="00E9703F" w:rsidRPr="006F178A" w:rsidRDefault="00E9703F" w:rsidP="00E9703F">
      <w:pPr>
        <w:rPr>
          <w:rtl/>
        </w:rPr>
      </w:pPr>
      <w:r w:rsidRPr="006F178A">
        <w:rPr>
          <w:rtl/>
        </w:rPr>
        <w:t xml:space="preserve">ז"ח ט"י כ"ל - ואם אתה עושה כן, </w:t>
      </w:r>
      <w:r w:rsidRPr="006F178A">
        <w:rPr>
          <w:rtl/>
        </w:rPr>
        <w:t xml:space="preserve">הקב"ה</w:t>
      </w:r>
      <w:r w:rsidRPr="006F178A">
        <w:rPr>
          <w:rtl/>
        </w:rPr>
        <w:t xml:space="preserve"> </w:t>
      </w:r>
      <w:r w:rsidRPr="006F178A">
        <w:rPr>
          <w:b/>
          <w:bCs/>
          <w:rtl/>
        </w:rPr>
        <w:t>ז</w:t>
      </w:r>
      <w:r w:rsidRPr="006F178A">
        <w:rPr>
          <w:rtl/>
        </w:rPr>
        <w:t>ן אותך, ו</w:t>
      </w:r>
      <w:r w:rsidRPr="006F178A">
        <w:rPr>
          <w:b/>
          <w:bCs/>
          <w:rtl/>
        </w:rPr>
        <w:t>ח</w:t>
      </w:r>
      <w:r w:rsidRPr="006F178A">
        <w:rPr>
          <w:rtl/>
        </w:rPr>
        <w:t>ן אותך, ומ</w:t>
      </w:r>
      <w:r w:rsidRPr="006F178A">
        <w:rPr>
          <w:b/>
          <w:bCs/>
          <w:rtl/>
        </w:rPr>
        <w:t>ט</w:t>
      </w:r>
      <w:r w:rsidRPr="006F178A">
        <w:rPr>
          <w:rtl/>
        </w:rPr>
        <w:t xml:space="preserve">יב לך, ונותן לך </w:t>
      </w:r>
      <w:r w:rsidRPr="006F178A">
        <w:rPr>
          <w:b/>
          <w:bCs/>
          <w:rtl/>
        </w:rPr>
        <w:t>י</w:t>
      </w:r>
      <w:r w:rsidRPr="006F178A">
        <w:rPr>
          <w:rtl/>
        </w:rPr>
        <w:t xml:space="preserve">רושה, וקושר לך </w:t>
      </w:r>
      <w:r w:rsidRPr="006F178A">
        <w:rPr>
          <w:b/>
          <w:bCs/>
          <w:rtl/>
        </w:rPr>
        <w:t>כ</w:t>
      </w:r>
      <w:r w:rsidRPr="006F178A">
        <w:rPr>
          <w:rtl/>
        </w:rPr>
        <w:t>תר לעו</w:t>
      </w:r>
      <w:r w:rsidRPr="006F178A">
        <w:rPr>
          <w:rFonts w:hint="cs"/>
          <w:rtl/>
        </w:rPr>
        <w:t>ה</w:t>
      </w:r>
      <w:r w:rsidRPr="006F178A">
        <w:rPr>
          <w:rtl/>
        </w:rPr>
        <w:t>"</w:t>
      </w:r>
      <w:r w:rsidRPr="006F178A">
        <w:rPr>
          <w:rFonts w:hint="cs"/>
          <w:rtl/>
        </w:rPr>
        <w:t>ב</w:t>
      </w:r>
      <w:r w:rsidRPr="006F178A">
        <w:rPr>
          <w:rtl/>
        </w:rPr>
        <w:t>.</w:t>
      </w:r>
    </w:p>
    <w:p w:rsidR="00E9703F" w:rsidRPr="006F178A" w:rsidRDefault="00E9703F" w:rsidP="00E9703F">
      <w:pPr>
        <w:rPr>
          <w:rtl/>
        </w:rPr>
      </w:pPr>
      <w:r w:rsidRPr="006F178A">
        <w:rPr>
          <w:rFonts w:ascii="Fb Fontext" w:hAnsi="Fb Fontext"/>
          <w:rtl/>
        </w:rPr>
        <w:t xml:space="preserve">מ"ם פתוחה מ"ם סתומה - </w:t>
      </w:r>
      <w:r w:rsidRPr="006F178A">
        <w:rPr>
          <w:rFonts w:ascii="Fb Fontext" w:hAnsi="Fb Fontext"/>
          <w:b/>
          <w:bCs/>
          <w:rtl/>
        </w:rPr>
        <w:t>מ</w:t>
      </w:r>
      <w:r w:rsidRPr="006F178A">
        <w:rPr>
          <w:rFonts w:ascii="Fb Fontext" w:hAnsi="Fb Fontext"/>
          <w:rtl/>
        </w:rPr>
        <w:t xml:space="preserve">אמר פתוח </w:t>
      </w:r>
      <w:r w:rsidRPr="006F178A">
        <w:rPr>
          <w:rFonts w:ascii="Fb Fontext" w:hAnsi="Fb Fontext"/>
          <w:b/>
          <w:bCs/>
          <w:rtl/>
        </w:rPr>
        <w:t>מ</w:t>
      </w:r>
      <w:r w:rsidRPr="006F178A">
        <w:rPr>
          <w:rFonts w:ascii="Fb Fontext" w:hAnsi="Fb Fontext"/>
          <w:rtl/>
        </w:rPr>
        <w:t>אמר סתום.</w:t>
      </w:r>
    </w:p>
    <w:p w:rsidR="00E9703F" w:rsidRPr="006F178A" w:rsidRDefault="00E9703F" w:rsidP="00E9703F">
      <w:pPr>
        <w:rPr>
          <w:rtl/>
        </w:rPr>
      </w:pPr>
      <w:r w:rsidRPr="006F178A">
        <w:rPr>
          <w:rtl/>
        </w:rPr>
        <w:t xml:space="preserve">נו"ן כפופה נו"ן פשוטה - </w:t>
      </w:r>
      <w:r w:rsidRPr="006F178A">
        <w:rPr>
          <w:b/>
          <w:bCs/>
          <w:rtl/>
        </w:rPr>
        <w:t>נ</w:t>
      </w:r>
      <w:r w:rsidRPr="006F178A">
        <w:rPr>
          <w:rtl/>
        </w:rPr>
        <w:t xml:space="preserve">אמן כפוף </w:t>
      </w:r>
      <w:r w:rsidRPr="006F178A">
        <w:rPr>
          <w:b/>
          <w:bCs/>
          <w:rtl/>
        </w:rPr>
        <w:t>נ</w:t>
      </w:r>
      <w:r w:rsidRPr="006F178A">
        <w:rPr>
          <w:rtl/>
        </w:rPr>
        <w:t>אמן פשוט.</w:t>
      </w:r>
    </w:p>
    <w:p w:rsidR="00E9703F" w:rsidRPr="006F178A" w:rsidRDefault="00E9703F" w:rsidP="00E9703F">
      <w:pPr>
        <w:rPr>
          <w:rtl/>
        </w:rPr>
      </w:pPr>
      <w:r w:rsidRPr="006F178A">
        <w:rPr>
          <w:rtl/>
        </w:rPr>
        <w:t xml:space="preserve">ס"ע - </w:t>
      </w:r>
      <w:r w:rsidRPr="006F178A">
        <w:rPr>
          <w:b/>
          <w:bCs/>
          <w:rtl/>
        </w:rPr>
        <w:t>ס</w:t>
      </w:r>
      <w:r w:rsidRPr="006F178A">
        <w:rPr>
          <w:rtl/>
        </w:rPr>
        <w:t xml:space="preserve">מוך </w:t>
      </w:r>
      <w:r w:rsidRPr="006F178A">
        <w:rPr>
          <w:b/>
          <w:bCs/>
          <w:rtl/>
        </w:rPr>
        <w:t>ע</w:t>
      </w:r>
      <w:r w:rsidRPr="006F178A">
        <w:rPr>
          <w:rtl/>
        </w:rPr>
        <w:t xml:space="preserve">ניים, </w:t>
      </w:r>
      <w:ins w:id="103191" w:author="קלוד" w:date="2026-10-11T13:11:34Z">
        <w:r>
          <w:rPr>
            <w:rtl/>
          </w:rPr>
          <w:t xml:space="preserve">לשון</w:t>
        </w:r>
      </w:ins>
      <w:del w:id="103192" w:author="קלוד" w:date="2026-10-11T13:11:34Z">
        <w:r w:rsidRPr="006F178A">
          <w:rPr>
            <w:rtl/>
          </w:rPr>
          <w:delText xml:space="preserve">לישנא</w:delText>
        </w:r>
      </w:del>
      <w:r w:rsidRPr="006F178A">
        <w:rPr>
          <w:rtl/>
        </w:rPr>
        <w:t xml:space="preserve"> </w:t>
      </w:r>
      <w:ins w:id="103189" w:author="קלוד" w:date="2026-10-11T13:11:34Z">
        <w:r>
          <w:rPr>
            <w:rtl/>
          </w:rPr>
          <w:t xml:space="preserve">אחרת</w:t>
        </w:r>
      </w:ins>
      <w:del w:id="103190" w:author="קלוד" w:date="2026-10-11T13:11:34Z">
        <w:r w:rsidRPr="006F178A">
          <w:rPr>
            <w:rtl/>
          </w:rPr>
          <w:delText xml:space="preserve">אחרינא</w:delText>
        </w:r>
      </w:del>
      <w:r w:rsidRPr="006F178A">
        <w:rPr>
          <w:rtl/>
        </w:rPr>
        <w:t xml:space="preserve"> - </w:t>
      </w:r>
      <w:r w:rsidRPr="006F178A">
        <w:rPr>
          <w:b/>
          <w:bCs/>
          <w:rtl/>
        </w:rPr>
        <w:t>ס</w:t>
      </w:r>
      <w:r w:rsidRPr="006F178A">
        <w:rPr>
          <w:rtl/>
        </w:rPr>
        <w:t xml:space="preserve">ימנין </w:t>
      </w:r>
      <w:r w:rsidRPr="006F178A">
        <w:rPr>
          <w:b/>
          <w:bCs/>
          <w:rtl/>
        </w:rPr>
        <w:t>ע</w:t>
      </w:r>
      <w:r w:rsidRPr="006F178A">
        <w:rPr>
          <w:rtl/>
        </w:rPr>
        <w:t>שה בתורה וקנה אותה.</w:t>
      </w:r>
    </w:p>
    <w:p w:rsidR="00E9703F" w:rsidRPr="006F178A" w:rsidRDefault="00E9703F" w:rsidP="00E9703F">
      <w:pPr>
        <w:rPr>
          <w:rtl/>
        </w:rPr>
      </w:pPr>
      <w:r w:rsidRPr="006F178A">
        <w:rPr>
          <w:rtl/>
        </w:rPr>
        <w:t xml:space="preserve">פ' כפופה פ' פשוטה - </w:t>
      </w:r>
      <w:r w:rsidRPr="006F178A">
        <w:rPr>
          <w:b/>
          <w:bCs/>
          <w:rtl/>
        </w:rPr>
        <w:t>פ</w:t>
      </w:r>
      <w:r w:rsidRPr="006F178A">
        <w:rPr>
          <w:rtl/>
        </w:rPr>
        <w:t xml:space="preserve">ה פתוח </w:t>
      </w:r>
      <w:r w:rsidRPr="006F178A">
        <w:rPr>
          <w:b/>
          <w:bCs/>
          <w:rtl/>
        </w:rPr>
        <w:t>פ</w:t>
      </w:r>
      <w:r w:rsidRPr="006F178A">
        <w:rPr>
          <w:rtl/>
        </w:rPr>
        <w:t>ה סתום.</w:t>
      </w:r>
    </w:p>
    <w:p w:rsidR="00E9703F" w:rsidRPr="006F178A" w:rsidRDefault="00E9703F" w:rsidP="00E9703F">
      <w:pPr>
        <w:rPr>
          <w:rtl/>
        </w:rPr>
      </w:pPr>
      <w:r w:rsidRPr="006F178A">
        <w:rPr>
          <w:rtl/>
        </w:rPr>
        <w:t xml:space="preserve">צד"י כפופה וצד"י פשוטה - </w:t>
      </w:r>
      <w:r w:rsidRPr="006F178A">
        <w:rPr>
          <w:b/>
          <w:bCs/>
          <w:rtl/>
        </w:rPr>
        <w:t>צ</w:t>
      </w:r>
      <w:r w:rsidRPr="006F178A">
        <w:rPr>
          <w:rtl/>
        </w:rPr>
        <w:t xml:space="preserve">דיק כפוף </w:t>
      </w:r>
      <w:r w:rsidRPr="006F178A">
        <w:rPr>
          <w:b/>
          <w:bCs/>
          <w:rtl/>
        </w:rPr>
        <w:t>צ</w:t>
      </w:r>
      <w:r w:rsidRPr="006F178A">
        <w:rPr>
          <w:rtl/>
        </w:rPr>
        <w:t xml:space="preserve">דיק פשוט.</w:t>
      </w:r>
      <w:ins w:id="103195" w:author="קלוד" w:date="2026-10-11T13:11:34Z">
        <w:r>
          <w:rPr>
            <w:rtl/>
          </w:rPr>
          <w:t xml:space="preserve"> </w:t>
        </w:r>
        <w:r>
          <w:rPr>
            <w:rStyle w:val="afffffe"/>
            <w:rtl/>
          </w:rPr>
          <w:t xml:space="preserve">וקשה:</w:t>
        </w:r>
        <w:r>
          <w:rPr>
            <w:rtl/>
          </w:rPr>
          <w:t xml:space="preserve"> </w:t>
        </w:r>
      </w:ins>
      <w:del w:id="103196" w:author="קלוד" w:date="2026-10-11T13:11:34Z">
        <w:r w:rsidRPr="006F178A">
          <w:rPr>
            <w:rtl/>
          </w:rPr>
          <w:delText xml:space="preserve"> </w:delText>
        </w:r>
      </w:del>
      <w:r w:rsidRPr="006F178A">
        <w:rPr>
          <w:rtl/>
        </w:rPr>
        <w:t xml:space="preserve">היינו נאמן כפוף נאמן </w:t>
      </w:r>
      <w:ins w:id="103193" w:author="קלוד" w:date="2026-10-11T13:11:34Z">
        <w:r>
          <w:rPr>
            <w:rtl/>
          </w:rPr>
          <w:t xml:space="preserve">פשוט!</w:t>
        </w:r>
      </w:ins>
      <w:del w:id="103194" w:author="קלוד" w:date="2026-10-11T13:11:34Z">
        <w:r w:rsidRPr="006F178A">
          <w:rPr>
            <w:rtl/>
          </w:rPr>
          <w:delText xml:space="preserve">פשוט.</w:delText>
        </w:r>
      </w:del>
    </w:p>
    <w:p w:rsidR="00E9703F" w:rsidRPr="006F178A" w:rsidRDefault="00E9703F" w:rsidP="00E9703F">
      <w:pPr>
        <w:rPr>
          <w:rtl/>
        </w:rPr>
      </w:pPr>
      <w:r w:rsidRPr="006F178A">
        <w:rPr>
          <w:rtl/>
        </w:rPr>
        <w:tab/>
      </w:r>
      <w:del w:id="90159" w:author="מנוע מכני" w:date="2026-10-11T12:04:39Z">
        <w:r w:rsidRPr="006F178A">
          <w:rPr>
            <w:rtl/>
          </w:rPr>
          <w:tab/>
          <w:delText xml:space="preserve"> </w:delText>
        </w:r>
      </w:del>
      <w:r w:rsidRPr="006F178A">
        <w:rPr>
          <w:rtl/>
        </w:rPr>
        <w:tab/>
        <w:t xml:space="preserve">- הוסיף לך הכתוב כפיפה על כפיפתו, מכאן שנתנה התורה במנוד ראש.</w:t>
      </w:r>
    </w:p>
    <w:p w:rsidR="00E9703F" w:rsidRPr="006F178A" w:rsidRDefault="00E9703F" w:rsidP="00E9703F">
      <w:pPr>
        <w:rPr>
          <w:rtl/>
        </w:rPr>
      </w:pPr>
      <w:r w:rsidRPr="006F178A">
        <w:rPr>
          <w:rtl/>
        </w:rPr>
        <w:t xml:space="preserve">קו"ף - </w:t>
      </w:r>
      <w:r w:rsidRPr="006F178A">
        <w:rPr>
          <w:b/>
          <w:bCs/>
          <w:rtl/>
        </w:rPr>
        <w:t>ק</w:t>
      </w:r>
      <w:r w:rsidRPr="006F178A">
        <w:rPr>
          <w:rtl/>
        </w:rPr>
        <w:t>דוש.</w:t>
      </w:r>
    </w:p>
    <w:p w:rsidR="00E9703F" w:rsidRPr="006F178A" w:rsidRDefault="00E9703F" w:rsidP="00E9703F">
      <w:pPr>
        <w:rPr>
          <w:rtl/>
        </w:rPr>
      </w:pPr>
      <w:r w:rsidRPr="006F178A">
        <w:rPr>
          <w:rStyle w:val="2fb"/>
          <w:rtl/>
        </w:rPr>
        <w:t xml:space="preserve">רי"ש</w:t>
      </w:r>
      <w:r w:rsidRPr="006F178A">
        <w:rPr>
          <w:rtl/>
        </w:rPr>
        <w:t xml:space="preserve"> - </w:t>
      </w:r>
      <w:r w:rsidRPr="006F178A">
        <w:rPr>
          <w:b/>
          <w:bCs/>
          <w:rtl/>
        </w:rPr>
        <w:t>ר</w:t>
      </w:r>
      <w:r w:rsidRPr="006F178A">
        <w:rPr>
          <w:rtl/>
        </w:rPr>
        <w:t xml:space="preserve">שע. </w:t>
      </w:r>
      <w:ins w:id="103207" w:author="קלוד" w:date="2026-10-11T13:11:34Z">
        <w:r>
          <w:rPr>
            <w:rtl/>
          </w:rPr>
          <w:t xml:space="preserve">ופני</w:t>
        </w:r>
      </w:ins>
      <w:del w:id="103208" w:author="קלוד" w:date="2026-10-11T13:11:34Z">
        <w:r w:rsidRPr="006F178A">
          <w:rPr>
            <w:rtl/>
          </w:rPr>
          <w:delText xml:space="preserve">ומהדר</w:delText>
        </w:r>
      </w:del>
      <w:r w:rsidRPr="006F178A">
        <w:rPr>
          <w:rtl/>
        </w:rPr>
        <w:t xml:space="preserve"> </w:t>
      </w:r>
      <w:ins w:id="103205" w:author="קלוד" w:date="2026-10-11T13:11:34Z">
        <w:r>
          <w:rPr>
            <w:rtl/>
          </w:rPr>
          <w:t xml:space="preserve">קו"ף</w:t>
        </w:r>
      </w:ins>
      <w:del w:id="103206" w:author="קלוד" w:date="2026-10-11T13:11:34Z">
        <w:r w:rsidRPr="006F178A">
          <w:rPr>
            <w:rtl/>
          </w:rPr>
          <w:delText xml:space="preserve">אפיה</w:delText>
        </w:r>
      </w:del>
      <w:r w:rsidRPr="006F178A">
        <w:rPr>
          <w:rtl/>
        </w:rPr>
        <w:t xml:space="preserve"> </w:t>
      </w:r>
      <w:ins w:id="103203" w:author="קלוד" w:date="2026-10-11T13:11:34Z">
        <w:r>
          <w:rPr>
            <w:rtl/>
          </w:rPr>
          <w:t xml:space="preserve">הפוכים</w:t>
        </w:r>
      </w:ins>
      <w:del w:id="103204" w:author="קלוד" w:date="2026-10-11T13:11:34Z">
        <w:r w:rsidRPr="006F178A">
          <w:rPr>
            <w:rtl/>
          </w:rPr>
          <w:delText xml:space="preserve">דקו"ף</w:delText>
        </w:r>
      </w:del>
      <w:r w:rsidRPr="006F178A">
        <w:rPr>
          <w:rtl/>
        </w:rPr>
        <w:t xml:space="preserve"> </w:t>
      </w:r>
      <w:ins w:id="103201" w:author="קלוד" w:date="2026-10-11T13:11:34Z">
        <w:r>
          <w:rPr>
            <w:rStyle w:val="2fb"/>
            <w:rtl/>
          </w:rPr>
          <w:t xml:space="preserve">מרי"ש,</w:t>
        </w:r>
      </w:ins>
      <w:del w:id="103202" w:author="קלוד" w:date="2026-10-11T13:11:34Z">
        <w:r w:rsidRPr="006F178A">
          <w:rPr>
            <w:rStyle w:val="2fb"/>
            <w:rtl/>
          </w:rPr>
          <w:delText xml:space="preserve">מרי"ש</w:delText>
        </w:r>
      </w:del>
      <w:r w:rsidRPr="006F178A">
        <w:rPr>
          <w:rtl/>
        </w:rPr>
        <w:t xml:space="preserve"> </w:t>
      </w:r>
      <w:ins w:id="103199" w:author="קלוד" w:date="2026-10-11T13:11:34Z">
        <w:r>
          <w:rPr>
            <w:rtl/>
          </w:rPr>
          <w:t xml:space="preserve">שהקב"ה</w:t>
        </w:r>
      </w:ins>
      <w:del w:id="103200" w:author="קלוד" w:date="2026-10-11T13:11:34Z">
        <w:r w:rsidRPr="006F178A">
          <w:rPr>
            <w:rtl/>
          </w:rPr>
          <w:delText xml:space="preserve">דהקב"ה</w:delText>
        </w:r>
      </w:del>
      <w:r w:rsidRPr="006F178A">
        <w:rPr>
          <w:rtl/>
        </w:rPr>
        <w:t xml:space="preserve"> </w:t>
      </w:r>
      <w:ins w:id="103197" w:author="קלוד" w:date="2026-10-11T13:11:34Z">
        <w:r>
          <w:rPr>
            <w:rtl/>
          </w:rPr>
          <w:t xml:space="preserve">אומר:</w:t>
        </w:r>
      </w:ins>
      <w:del w:id="103198" w:author="קלוד" w:date="2026-10-11T13:11:34Z">
        <w:r w:rsidRPr="006F178A">
          <w:rPr>
            <w:rtl/>
          </w:rPr>
          <w:delText xml:space="preserve">אומר</w:delText>
        </w:r>
      </w:del>
      <w:r w:rsidRPr="006F178A">
        <w:rPr>
          <w:rtl/>
        </w:rPr>
        <w:t xml:space="preserve"> אין אני יכול להסתכל ברשע.</w:t>
      </w:r>
    </w:p>
    <w:p w:rsidR="00E9703F" w:rsidRPr="004640F6" w:rsidRDefault="00E9703F" w:rsidP="00E9703F">
      <w:pPr>
        <w:rPr>
          <w:spacing w:val="-2"/>
          <w:rtl/>
        </w:rPr>
      </w:pPr>
      <w:ins w:id="90445" w:author="מנוע מכני" w:date="2026-10-11T12:04:39Z">
        <w:ins w:id="103217" w:author="קלוד" w:date="2026-10-11T13:11:34Z">
          <w:r>
            <w:rPr>
              <w:spacing w:val="-2"/>
              <w:rtl/>
            </w:rPr>
            <w:t xml:space="preserve">ותגו</w:t>
          </w:r>
        </w:ins>
        <w:del w:id="103218" w:author="קלוד" w:date="2026-10-11T13:11:34Z">
          <w:r>
            <w:rPr>
              <w:spacing w:val="-2"/>
              <w:rtl/>
            </w:rPr>
            <w:delText xml:space="preserve">ומ"ט</w:delText>
          </w:r>
        </w:del>
      </w:ins>
      <w:del w:id="90446" w:author="מנוע מכני" w:date="2026-10-11T12:04:39Z">
        <w:r w:rsidRPr="004640F6">
          <w:rPr>
            <w:spacing w:val="-2"/>
            <w:rtl/>
          </w:rPr>
          <w:delText xml:space="preserve">ומאי טעמא</w:delText>
        </w:r>
      </w:del>
      <w:r w:rsidRPr="004640F6">
        <w:rPr>
          <w:spacing w:val="-2"/>
          <w:rtl/>
        </w:rPr>
        <w:t xml:space="preserve"> </w:t>
      </w:r>
      <w:ins w:id="103215" w:author="קלוד" w:date="2026-10-11T13:11:34Z">
        <w:r>
          <w:rPr>
            <w:spacing w:val="-2"/>
            <w:rtl/>
          </w:rPr>
          <w:t xml:space="preserve">של</w:t>
        </w:r>
      </w:ins>
      <w:del w:id="103216" w:author="קלוד" w:date="2026-10-11T13:11:34Z">
        <w:r w:rsidRPr="004640F6">
          <w:rPr>
            <w:spacing w:val="-2"/>
            <w:rtl/>
          </w:rPr>
          <w:delText xml:space="preserve">מהדרה</w:delText>
        </w:r>
      </w:del>
      <w:r w:rsidRPr="004640F6">
        <w:rPr>
          <w:spacing w:val="-2"/>
          <w:rtl/>
        </w:rPr>
        <w:t xml:space="preserve"> </w:t>
      </w:r>
      <w:ins w:id="103213" w:author="קלוד" w:date="2026-10-11T13:11:34Z">
        <w:r>
          <w:rPr>
            <w:spacing w:val="-2"/>
            <w:rtl/>
          </w:rPr>
          <w:t xml:space="preserve">קו"ף</w:t>
        </w:r>
      </w:ins>
      <w:del w:id="103214" w:author="קלוד" w:date="2026-10-11T13:11:34Z">
        <w:r w:rsidRPr="004640F6">
          <w:rPr>
            <w:spacing w:val="-2"/>
            <w:rtl/>
          </w:rPr>
          <w:delText xml:space="preserve">תגיה</w:delText>
        </w:r>
      </w:del>
      <w:r w:rsidRPr="004640F6">
        <w:rPr>
          <w:spacing w:val="-2"/>
          <w:rtl/>
        </w:rPr>
        <w:t xml:space="preserve"> </w:t>
      </w:r>
      <w:ins w:id="103211" w:author="קלוד" w:date="2026-10-11T13:11:34Z">
        <w:r>
          <w:rPr>
            <w:spacing w:val="-2"/>
            <w:rtl/>
          </w:rPr>
          <w:t xml:space="preserve">מוחזר</w:t>
        </w:r>
      </w:ins>
      <w:del w:id="103212" w:author="קלוד" w:date="2026-10-11T13:11:34Z">
        <w:r w:rsidRPr="004640F6">
          <w:rPr>
            <w:spacing w:val="-2"/>
            <w:rtl/>
          </w:rPr>
          <w:delText xml:space="preserve">דקו"ף</w:delText>
        </w:r>
      </w:del>
      <w:r w:rsidRPr="004640F6">
        <w:rPr>
          <w:spacing w:val="-2"/>
          <w:rtl/>
        </w:rPr>
        <w:t xml:space="preserve"> </w:t>
      </w:r>
      <w:ins w:id="103209" w:author="קלוד" w:date="2026-10-11T13:11:34Z">
        <w:r>
          <w:rPr>
            <w:spacing w:val="-2"/>
            <w:rtl/>
          </w:rPr>
          <w:t xml:space="preserve">לעבר</w:t>
        </w:r>
      </w:ins>
      <w:del w:id="103210" w:author="קלוד" w:date="2026-10-11T13:11:34Z">
        <w:r w:rsidRPr="004640F6">
          <w:rPr>
            <w:spacing w:val="-2"/>
            <w:rtl/>
          </w:rPr>
          <w:delText xml:space="preserve">לגבי</w:delText>
        </w:r>
      </w:del>
      <w:r w:rsidRPr="004640F6">
        <w:rPr>
          <w:spacing w:val="-2"/>
          <w:rtl/>
        </w:rPr>
        <w:t xml:space="preserve"> </w:t>
      </w:r>
      <w:r w:rsidRPr="004640F6">
        <w:rPr>
          <w:rStyle w:val="2fb"/>
          <w:spacing w:val="-2"/>
          <w:rtl/>
        </w:rPr>
        <w:t xml:space="preserve">רי"ש</w:t>
      </w:r>
      <w:r w:rsidRPr="004640F6">
        <w:rPr>
          <w:spacing w:val="-2"/>
          <w:rtl/>
        </w:rPr>
        <w:t xml:space="preserve"> - </w:t>
      </w:r>
      <w:r w:rsidRPr="004640F6">
        <w:rPr>
          <w:spacing w:val="-2"/>
          <w:rtl/>
        </w:rPr>
        <w:t xml:space="preserve">אמר</w:t>
      </w:r>
      <w:r w:rsidRPr="004640F6">
        <w:rPr>
          <w:spacing w:val="-2"/>
          <w:rtl/>
        </w:rPr>
        <w:t xml:space="preserve"> </w:t>
      </w:r>
      <w:r w:rsidRPr="004640F6">
        <w:rPr>
          <w:spacing w:val="-2"/>
          <w:rtl/>
        </w:rPr>
        <w:t xml:space="preserve">הקב"ה</w:t>
      </w:r>
      <w:r w:rsidRPr="004640F6">
        <w:rPr>
          <w:spacing w:val="-2"/>
          <w:rtl/>
        </w:rPr>
        <w:t xml:space="preserve">: אם חוזר בו אני קושר לו כתר כמותי.</w:t>
      </w:r>
    </w:p>
    <w:p w:rsidR="00E9703F" w:rsidRPr="006F178A" w:rsidRDefault="00E9703F" w:rsidP="00E9703F">
      <w:pPr>
        <w:rPr>
          <w:rtl/>
        </w:rPr>
      </w:pPr>
      <w:ins w:id="103227" w:author="קלוד" w:date="2026-10-11T13:11:34Z">
        <w:r>
          <w:rPr>
            <w:rtl/>
          </w:rPr>
          <w:t xml:space="preserve">ורגל</w:t>
        </w:r>
      </w:ins>
      <w:del w:id="103228" w:author="קלוד" w:date="2026-10-11T13:11:34Z">
        <w:r w:rsidRPr="006F178A">
          <w:rPr>
            <w:rtl/>
          </w:rPr>
          <w:delText xml:space="preserve">וכרעיה</w:delText>
        </w:r>
      </w:del>
      <w:r w:rsidRPr="006F178A">
        <w:rPr>
          <w:rtl/>
        </w:rPr>
        <w:t xml:space="preserve"> </w:t>
      </w:r>
      <w:ins w:id="103225" w:author="קלוד" w:date="2026-10-11T13:11:34Z">
        <w:r>
          <w:rPr>
            <w:rtl/>
          </w:rPr>
          <w:t xml:space="preserve">קו"ף</w:t>
        </w:r>
      </w:ins>
      <w:del w:id="103226" w:author="קלוד" w:date="2026-10-11T13:11:34Z">
        <w:r w:rsidRPr="006F178A">
          <w:rPr>
            <w:rtl/>
          </w:rPr>
          <w:delText xml:space="preserve">דקו"ף</w:delText>
        </w:r>
      </w:del>
      <w:r w:rsidRPr="006F178A">
        <w:rPr>
          <w:rtl/>
        </w:rPr>
        <w:t xml:space="preserve"> תלויה - </w:t>
      </w:r>
      <w:ins w:id="94813" w:author="מנוע מכני" w:date="2026-10-11T12:04:39Z">
        <w:ins w:id="103223" w:author="קלוד" w:date="2026-10-11T13:11:34Z">
          <w:r>
            <w:rPr>
              <w:rtl/>
            </w:rPr>
            <w:t xml:space="preserve">שאם</w:t>
          </w:r>
        </w:ins>
        <w:del w:id="103224" w:author="קלוד" w:date="2026-10-11T13:11:34Z">
          <w:r>
            <w:rPr>
              <w:rtl/>
            </w:rPr>
            <w:delText xml:space="preserve">דאם</w:delText>
          </w:r>
        </w:del>
        <w:r>
          <w:rPr>
            <w:rtl/>
          </w:rPr>
          <w:t xml:space="preserve"> </w:t>
        </w:r>
      </w:ins>
      <w:del w:id="94814" w:author="מנוע מכני" w:date="2026-10-11T12:04:39Z">
        <w:r w:rsidRPr="006F178A">
          <w:rPr>
            <w:rtl/>
          </w:rPr>
          <w:delText xml:space="preserve">דאי </w:delText>
        </w:r>
      </w:del>
      <w:ins w:id="103221" w:author="קלוד" w:date="2026-10-11T13:11:34Z">
        <w:r>
          <w:rPr>
            <w:rtl/>
          </w:rPr>
          <w:t xml:space="preserve">חוזר</w:t>
        </w:r>
      </w:ins>
      <w:del w:id="103222" w:author="קלוד" w:date="2026-10-11T13:11:34Z">
        <w:r w:rsidRPr="006F178A">
          <w:rPr>
            <w:rtl/>
          </w:rPr>
          <w:delText xml:space="preserve">הדר</w:delText>
        </w:r>
      </w:del>
      <w:r w:rsidRPr="006F178A">
        <w:rPr>
          <w:rtl/>
        </w:rPr>
        <w:t xml:space="preserve"> </w:t>
      </w:r>
      <w:ins w:id="93243" w:author="מנוע מכני" w:date="2026-10-11T12:04:39Z">
        <w:r>
          <w:rPr>
            <w:rtl/>
          </w:rPr>
          <w:t xml:space="preserve">בו</w:t>
        </w:r>
      </w:ins>
      <w:del w:id="93244" w:author="מנוע מכני" w:date="2026-10-11T12:04:39Z">
        <w:r w:rsidRPr="006F178A">
          <w:rPr>
            <w:rtl/>
          </w:rPr>
          <w:delText xml:space="preserve">ביה</w:delText>
        </w:r>
      </w:del>
      <w:r w:rsidRPr="006F178A">
        <w:rPr>
          <w:rtl/>
        </w:rPr>
        <w:t xml:space="preserve"> </w:t>
      </w:r>
      <w:ins w:id="103219" w:author="קלוד" w:date="2026-10-11T13:11:34Z">
        <w:r>
          <w:rPr>
            <w:rStyle w:val="afffffe"/>
            <w:rtl/>
          </w:rPr>
          <w:t xml:space="preserve">הרשע</w:t>
        </w:r>
        <w:r>
          <w:rPr>
            <w:rtl/>
          </w:rPr>
          <w:t xml:space="preserve"> ייכנס.</w:t>
        </w:r>
      </w:ins>
      <w:del w:id="103220" w:author="קלוד" w:date="2026-10-11T13:11:34Z">
        <w:r w:rsidRPr="006F178A">
          <w:rPr>
            <w:rtl/>
          </w:rPr>
          <w:delText xml:space="preserve">ליעייל.</w:delText>
        </w:r>
      </w:del>
    </w:p>
    <w:p w:rsidR="00E9703F" w:rsidRPr="004640F6" w:rsidRDefault="00E9703F" w:rsidP="00E9703F">
      <w:pPr>
        <w:rPr>
          <w:spacing w:val="-2"/>
          <w:rtl/>
        </w:rPr>
      </w:pPr>
      <w:r w:rsidRPr="004640F6">
        <w:rPr>
          <w:rStyle w:val="2fb"/>
          <w:spacing w:val="-2"/>
          <w:rtl/>
        </w:rPr>
        <w:t xml:space="preserve">וכדר"ל</w:t>
      </w:r>
      <w:r w:rsidRPr="004640F6">
        <w:rPr>
          <w:spacing w:val="-2"/>
          <w:rtl/>
        </w:rPr>
        <w:t xml:space="preserve"> אם ללצים הוא יליץ ולענוים יתן חן, בא ליטמא - פותחין לו, בא ליטהר - מסייעים אותו.</w:t>
      </w:r>
    </w:p>
    <w:p w:rsidR="00E9703F" w:rsidRPr="006F178A" w:rsidRDefault="00E9703F" w:rsidP="00E9703F">
      <w:pPr>
        <w:rPr>
          <w:rtl/>
        </w:rPr>
      </w:pPr>
      <w:r w:rsidRPr="006F178A">
        <w:rPr>
          <w:rtl/>
        </w:rPr>
        <w:t xml:space="preserve">שי"ן - </w:t>
      </w:r>
      <w:r w:rsidRPr="006F178A">
        <w:rPr>
          <w:b/>
          <w:bCs/>
          <w:rtl/>
        </w:rPr>
        <w:t>ש</w:t>
      </w:r>
      <w:r w:rsidRPr="006F178A">
        <w:rPr>
          <w:rtl/>
        </w:rPr>
        <w:t>קר, תי"ו - אמ</w:t>
      </w:r>
      <w:r w:rsidRPr="006F178A">
        <w:rPr>
          <w:b/>
          <w:bCs/>
          <w:rtl/>
        </w:rPr>
        <w:t>ת</w:t>
      </w:r>
      <w:r w:rsidRPr="006F178A">
        <w:rPr>
          <w:rtl/>
        </w:rPr>
        <w:t>.</w:t>
      </w:r>
    </w:p>
    <w:p w:rsidR="00E9703F" w:rsidRPr="006F178A" w:rsidRDefault="00E9703F" w:rsidP="00E9703F">
      <w:pPr>
        <w:rPr>
          <w:rtl/>
        </w:rPr>
      </w:pPr>
      <w:r w:rsidRPr="006F178A">
        <w:rPr>
          <w:rtl/>
        </w:rPr>
        <w:t xml:space="preserve">שקר </w:t>
      </w:r>
      <w:ins w:id="103241" w:author="קלוד" w:date="2026-10-11T13:11:34Z">
        <w:r>
          <w:rPr>
            <w:rtl/>
          </w:rPr>
          <w:t xml:space="preserve">-</w:t>
        </w:r>
      </w:ins>
      <w:del w:id="103242" w:author="קלוד" w:date="2026-10-11T13:11:34Z">
        <w:r w:rsidRPr="006F178A">
          <w:rPr>
            <w:rtl/>
          </w:rPr>
          <w:delText xml:space="preserve">מקרבן</w:delText>
        </w:r>
      </w:del>
      <w:r w:rsidRPr="006F178A">
        <w:rPr>
          <w:rtl/>
        </w:rPr>
        <w:t xml:space="preserve"> </w:t>
      </w:r>
      <w:ins w:id="103239" w:author="קלוד" w:date="2026-10-11T13:11:34Z">
        <w:r>
          <w:rPr>
            <w:rtl/>
          </w:rPr>
          <w:t xml:space="preserve">אותיותיו</w:t>
        </w:r>
      </w:ins>
      <w:del w:id="103240" w:author="קלוד" w:date="2026-10-11T13:11:34Z">
        <w:r w:rsidRPr="006F178A">
          <w:rPr>
            <w:rtl/>
          </w:rPr>
          <w:delText xml:space="preserve">מיליה</w:delText>
        </w:r>
      </w:del>
      <w:r w:rsidRPr="006F178A">
        <w:rPr>
          <w:rtl/>
        </w:rPr>
        <w:t xml:space="preserve"> </w:t>
      </w:r>
      <w:ins w:id="103237" w:author="קלוד" w:date="2026-10-11T13:11:34Z">
        <w:r>
          <w:rPr>
            <w:rtl/>
          </w:rPr>
          <w:t xml:space="preserve">קרובות, שהוא מצוי;</w:t>
        </w:r>
      </w:ins>
      <w:del w:id="103238" w:author="קלוד" w:date="2026-10-11T13:11:34Z">
        <w:r w:rsidRPr="006F178A">
          <w:rPr>
            <w:rtl/>
          </w:rPr>
          <w:delText xml:space="preserve">דשכיח,</w:delText>
        </w:r>
      </w:del>
      <w:r w:rsidRPr="006F178A">
        <w:rPr>
          <w:rtl/>
        </w:rPr>
        <w:t xml:space="preserve"> אמת </w:t>
      </w:r>
      <w:ins w:id="103235" w:author="קלוד" w:date="2026-10-11T13:11:34Z">
        <w:r>
          <w:rPr>
            <w:rtl/>
          </w:rPr>
          <w:t xml:space="preserve">-</w:t>
        </w:r>
      </w:ins>
      <w:del w:id="103236" w:author="קלוד" w:date="2026-10-11T13:11:34Z">
        <w:r w:rsidRPr="006F178A">
          <w:rPr>
            <w:rtl/>
          </w:rPr>
          <w:delText xml:space="preserve">מרחקא</w:delText>
        </w:r>
      </w:del>
      <w:r w:rsidRPr="006F178A">
        <w:rPr>
          <w:rtl/>
        </w:rPr>
        <w:t xml:space="preserve"> </w:t>
      </w:r>
      <w:ins w:id="103233" w:author="קלוד" w:date="2026-10-11T13:11:34Z">
        <w:r>
          <w:rPr>
            <w:rtl/>
          </w:rPr>
          <w:t xml:space="preserve">אותיותיה</w:t>
        </w:r>
      </w:ins>
      <w:del w:id="103234" w:author="קלוד" w:date="2026-10-11T13:11:34Z">
        <w:r w:rsidRPr="006F178A">
          <w:rPr>
            <w:rtl/>
          </w:rPr>
          <w:delText xml:space="preserve">מיליה</w:delText>
        </w:r>
      </w:del>
      <w:r w:rsidRPr="006F178A">
        <w:rPr>
          <w:rtl/>
        </w:rPr>
        <w:t xml:space="preserve"> </w:t>
      </w:r>
      <w:ins w:id="103231" w:author="קלוד" w:date="2026-10-11T13:11:34Z">
        <w:r>
          <w:rPr>
            <w:rtl/>
          </w:rPr>
          <w:t xml:space="preserve">רחוקות,</w:t>
        </w:r>
      </w:ins>
      <w:del w:id="103232" w:author="קלוד" w:date="2026-10-11T13:11:34Z">
        <w:r w:rsidRPr="006F178A">
          <w:rPr>
            <w:rtl/>
          </w:rPr>
          <w:delText xml:space="preserve">דלא</w:delText>
        </w:r>
      </w:del>
      <w:r w:rsidRPr="006F178A">
        <w:rPr>
          <w:rtl/>
        </w:rPr>
        <w:t xml:space="preserve"> </w:t>
      </w:r>
      <w:ins w:id="103229" w:author="קלוד" w:date="2026-10-11T13:11:34Z">
        <w:r>
          <w:rPr>
            <w:rtl/>
          </w:rPr>
          <w:t xml:space="preserve">שאינה מצויה.</w:t>
        </w:r>
      </w:ins>
      <w:del w:id="103230" w:author="קלוד" w:date="2026-10-11T13:11:34Z">
        <w:r w:rsidRPr="006F178A">
          <w:rPr>
            <w:rtl/>
          </w:rPr>
          <w:delText xml:space="preserve">שכיח.</w:delText>
        </w:r>
      </w:del>
    </w:p>
    <w:p w:rsidR="00E9703F" w:rsidRPr="006F178A" w:rsidRDefault="00E9703F" w:rsidP="00E9703F">
      <w:pPr>
        <w:rPr>
          <w:rtl/>
        </w:rPr>
      </w:pPr>
      <w:ins w:id="103257" w:author="קלוד" w:date="2026-10-11T13:11:34Z">
        <w:r>
          <w:rPr>
            <w:rtl/>
          </w:rPr>
          <w:t xml:space="preserve">שקר</w:t>
        </w:r>
      </w:ins>
      <w:del w:id="103258" w:author="קלוד" w:date="2026-10-11T13:11:34Z">
        <w:r w:rsidRPr="006F178A">
          <w:rPr>
            <w:rtl/>
          </w:rPr>
          <w:delText xml:space="preserve">שיקרא</w:delText>
        </w:r>
      </w:del>
      <w:r w:rsidRPr="006F178A">
        <w:rPr>
          <w:rtl/>
        </w:rPr>
        <w:t xml:space="preserve"> </w:t>
      </w:r>
      <w:ins w:id="103255" w:author="קלוד" w:date="2026-10-11T13:11:34Z">
        <w:r>
          <w:rPr>
            <w:rtl/>
          </w:rPr>
          <w:t xml:space="preserve">-</w:t>
        </w:r>
      </w:ins>
      <w:del w:id="103256" w:author="קלוד" w:date="2026-10-11T13:11:34Z">
        <w:r w:rsidRPr="006F178A">
          <w:rPr>
            <w:rtl/>
          </w:rPr>
          <w:delText xml:space="preserve">אחדא</w:delText>
        </w:r>
      </w:del>
      <w:r w:rsidRPr="006F178A">
        <w:rPr>
          <w:rtl/>
        </w:rPr>
        <w:t xml:space="preserve"> </w:t>
      </w:r>
      <w:ins w:id="103253" w:author="קלוד" w:date="2026-10-11T13:11:34Z">
        <w:r>
          <w:rPr>
            <w:rtl/>
          </w:rPr>
          <w:t xml:space="preserve">על</w:t>
        </w:r>
      </w:ins>
      <w:del w:id="103254" w:author="קלוד" w:date="2026-10-11T13:11:34Z">
        <w:r w:rsidRPr="006F178A">
          <w:rPr>
            <w:rtl/>
          </w:rPr>
          <w:delText xml:space="preserve">כרעיה</w:delText>
        </w:r>
      </w:del>
      <w:r w:rsidRPr="006F178A">
        <w:rPr>
          <w:rtl/>
        </w:rPr>
        <w:t xml:space="preserve"> </w:t>
      </w:r>
      <w:ins w:id="103251" w:author="קלוד" w:date="2026-10-11T13:11:34Z">
        <w:r>
          <w:rPr>
            <w:rtl/>
          </w:rPr>
          <w:t xml:space="preserve">רגל</w:t>
        </w:r>
      </w:ins>
      <w:del w:id="103252" w:author="קלוד" w:date="2026-10-11T13:11:34Z">
        <w:r w:rsidRPr="006F178A">
          <w:rPr>
            <w:rtl/>
          </w:rPr>
          <w:delText xml:space="preserve">דלא</w:delText>
        </w:r>
      </w:del>
      <w:r w:rsidRPr="006F178A">
        <w:rPr>
          <w:rtl/>
        </w:rPr>
        <w:t xml:space="preserve"> </w:t>
      </w:r>
      <w:ins w:id="96127" w:author="מנוע מכני" w:date="2026-10-11T12:04:39Z">
        <w:ins w:id="103249" w:author="קלוד" w:date="2026-10-11T13:11:34Z">
          <w:r>
            <w:rPr>
              <w:rtl/>
            </w:rPr>
            <w:t xml:space="preserve">אחת, שאינו עומד;</w:t>
          </w:r>
        </w:ins>
        <w:del w:id="103250" w:author="קלוד" w:date="2026-10-11T13:11:34Z">
          <w:r>
            <w:rPr>
              <w:rtl/>
            </w:rPr>
            <w:delText xml:space="preserve">עומד</w:delText>
          </w:r>
          <w:r w:rsidRPr="006F178A">
            <w:rPr>
              <w:rtl/>
            </w:rPr>
            <w:delText xml:space="preserve">,</w:delText>
          </w:r>
        </w:del>
      </w:ins>
      <w:del w:id="96128" w:author="מנוע מכני" w:date="2026-10-11T12:04:39Z">
        <w:r w:rsidRPr="006F178A">
          <w:rPr>
            <w:rtl/>
          </w:rPr>
          <w:delText xml:space="preserve">קאי</w:delText>
        </w:r>
      </w:del>
      <w:r w:rsidRPr="006F178A">
        <w:rPr>
          <w:rtl/>
        </w:rPr>
        <w:t xml:space="preserve"> ואמת </w:t>
      </w:r>
      <w:ins w:id="103247" w:author="קלוד" w:date="2026-10-11T13:11:34Z">
        <w:r>
          <w:rPr>
            <w:rtl/>
          </w:rPr>
          <w:t xml:space="preserve">-</w:t>
        </w:r>
      </w:ins>
      <w:del w:id="103248" w:author="קלוד" w:date="2026-10-11T13:11:34Z">
        <w:r w:rsidRPr="006F178A">
          <w:rPr>
            <w:rtl/>
          </w:rPr>
          <w:delText xml:space="preserve">מלבן</w:delText>
        </w:r>
      </w:del>
      <w:r w:rsidRPr="006F178A">
        <w:rPr>
          <w:rtl/>
        </w:rPr>
        <w:t xml:space="preserve"> </w:t>
      </w:r>
      <w:ins w:id="103245" w:author="קלוד" w:date="2026-10-11T13:11:34Z">
        <w:r>
          <w:rPr>
            <w:rtl/>
          </w:rPr>
          <w:t xml:space="preserve">אותיותיה</w:t>
        </w:r>
      </w:ins>
      <w:del w:id="103246" w:author="קלוד" w:date="2026-10-11T13:11:34Z">
        <w:r w:rsidRPr="006F178A">
          <w:rPr>
            <w:rtl/>
          </w:rPr>
          <w:delText xml:space="preserve">לבוניה</w:delText>
        </w:r>
      </w:del>
      <w:r w:rsidRPr="006F178A">
        <w:rPr>
          <w:rtl/>
        </w:rPr>
        <w:t xml:space="preserve"> </w:t>
      </w:r>
      <w:ins w:id="96129" w:author="מנוע מכני" w:date="2026-10-11T12:04:39Z">
        <w:ins w:id="103243" w:author="קלוד" w:date="2026-10-11T13:11:34Z">
          <w:r>
            <w:rPr>
              <w:rtl/>
            </w:rPr>
            <w:t xml:space="preserve">בנויות כלבנים, שהיא עומדת.</w:t>
          </w:r>
        </w:ins>
        <w:del w:id="103244" w:author="קלוד" w:date="2026-10-11T13:11:34Z">
          <w:r>
            <w:rPr>
              <w:rtl/>
            </w:rPr>
            <w:delText xml:space="preserve">דעומד</w:delText>
          </w:r>
          <w:r w:rsidRPr="006F178A">
            <w:rPr>
              <w:rtl/>
            </w:rPr>
            <w:delText xml:space="preserve">.</w:delText>
          </w:r>
        </w:del>
      </w:ins>
      <w:del w:id="96130" w:author="מנוע מכני" w:date="2026-10-11T12:04:39Z">
        <w:r w:rsidRPr="006F178A">
          <w:rPr>
            <w:rtl/>
          </w:rPr>
          <w:delText xml:space="preserve">דקאי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29" w:author="קלוד" w:date="2026-10-11T12:33:55Z"/>
        </w:rPr>
      </w:pPr>
      <w:ins w:id="90530" w:author="קלוד" w:date="2026-10-11T12:33:55Z">
        <w:r>
          <w:rPr>
            <w:color w:val="7B3F00"/>
          </w:rPr>
          <w:t xml:space="preserve">א"ת ב"ש - מדת רשעים ומדת צדיקים</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א"ת </w:t>
      </w:r>
      <w:r w:rsidRPr="006F178A">
        <w:rPr>
          <w:rFonts w:ascii="Fb Fontext" w:hAnsi="Fb Fontext"/>
          <w:rtl/>
        </w:rPr>
        <w:t xml:space="preserve">ב"ש</w:t>
      </w:r>
      <w:r w:rsidRPr="006F178A">
        <w:rPr>
          <w:rFonts w:ascii="Fb Fontext" w:hAnsi="Fb Fontext"/>
          <w:rtl/>
        </w:rPr>
        <w:t xml:space="preserve"> - אותי תעב, אתאוה לו?</w:t>
      </w:r>
    </w:p>
    <w:p w:rsidR="00E9703F" w:rsidRPr="006F178A" w:rsidRDefault="00E9703F" w:rsidP="00E9703F">
      <w:pPr>
        <w:rPr>
          <w:rtl/>
        </w:rPr>
      </w:pPr>
      <w:r w:rsidRPr="006F178A">
        <w:rPr>
          <w:rtl/>
        </w:rPr>
        <w:t xml:space="preserve">ב"ש</w:t>
      </w:r>
      <w:r w:rsidRPr="006F178A">
        <w:rPr>
          <w:rtl/>
        </w:rPr>
        <w:t xml:space="preserve"> - בי </w:t>
      </w:r>
      <w:r w:rsidRPr="006F178A">
        <w:rPr>
          <w:rtl/>
        </w:rPr>
        <w:t xml:space="preserve">לא</w:t>
      </w:r>
      <w:r w:rsidRPr="006F178A">
        <w:rPr>
          <w:rtl/>
        </w:rPr>
        <w:t xml:space="preserve"> חשק, שמי יחול עליו?</w:t>
      </w:r>
    </w:p>
    <w:p w:rsidR="00E9703F" w:rsidRPr="006F178A" w:rsidRDefault="00E9703F" w:rsidP="00E9703F">
      <w:pPr>
        <w:rPr>
          <w:rtl/>
        </w:rPr>
      </w:pPr>
      <w:r w:rsidRPr="006F178A">
        <w:rPr>
          <w:rtl/>
        </w:rPr>
        <w:t>ג"ר - גופו טימא, ארחם עליו?</w:t>
      </w:r>
    </w:p>
    <w:p w:rsidR="00E9703F" w:rsidRPr="006F178A" w:rsidRDefault="00E9703F" w:rsidP="00E9703F">
      <w:pPr>
        <w:rPr>
          <w:rtl/>
        </w:rPr>
      </w:pPr>
      <w:r w:rsidRPr="006F178A">
        <w:rPr>
          <w:rFonts w:ascii="Fb Fontext" w:hAnsi="Fb Fontext"/>
          <w:sz w:val="20"/>
          <w:rtl/>
        </w:rPr>
        <w:t xml:space="preserve">ד"ק - דלתותי נעל, קרניו </w:t>
      </w:r>
      <w:r w:rsidRPr="006F178A">
        <w:rPr>
          <w:rFonts w:ascii="Fb Fontext" w:hAnsi="Fb Fontext"/>
          <w:sz w:val="20"/>
          <w:rtl/>
        </w:rPr>
        <w:t xml:space="preserve">לא</w:t>
      </w:r>
      <w:r w:rsidRPr="006F178A">
        <w:rPr>
          <w:rFonts w:ascii="Fb Fontext" w:hAnsi="Fb Fontext"/>
          <w:sz w:val="20"/>
          <w:rtl/>
        </w:rPr>
        <w:t xml:space="preserve"> אגדע? עד כאן מדת רשעים.</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אבל מדת צדיקים.</w:t>
      </w:r>
    </w:p>
    <w:p w:rsidR="00E9703F" w:rsidRPr="006F178A" w:rsidRDefault="00E9703F" w:rsidP="00E9703F">
      <w:pPr>
        <w:rPr>
          <w:rtl/>
        </w:rPr>
      </w:pPr>
      <w:r w:rsidRPr="006F178A">
        <w:rPr>
          <w:rtl/>
        </w:rPr>
        <w:t xml:space="preserve">א"ת </w:t>
      </w:r>
      <w:r w:rsidRPr="006F178A">
        <w:rPr>
          <w:rtl/>
        </w:rPr>
        <w:t xml:space="preserve">ב"ש</w:t>
      </w:r>
      <w:r w:rsidRPr="006F178A">
        <w:rPr>
          <w:rtl/>
        </w:rPr>
        <w:t xml:space="preserve"> - אם אתה בוש.</w:t>
      </w:r>
    </w:p>
    <w:p w:rsidR="00E9703F" w:rsidRPr="006F178A" w:rsidRDefault="00E9703F" w:rsidP="00E9703F">
      <w:pPr>
        <w:rPr>
          <w:rtl/>
        </w:rPr>
      </w:pPr>
      <w:r w:rsidRPr="006F178A">
        <w:rPr>
          <w:rtl/>
        </w:rPr>
        <w:t>ג"ר ד"ק - אם אתה עושה כן גור בדוק.</w:t>
      </w:r>
    </w:p>
    <w:p w:rsidR="00E9703F" w:rsidRPr="006F178A" w:rsidRDefault="00E9703F" w:rsidP="00E9703F">
      <w:pPr>
        <w:rPr>
          <w:rtl/>
        </w:rPr>
      </w:pPr>
      <w:r w:rsidRPr="006F178A">
        <w:rPr>
          <w:rtl/>
        </w:rPr>
        <w:t>ה"ץ ו"ף - חציצה הוי בינך לאף.</w:t>
      </w:r>
    </w:p>
    <w:p w:rsidR="00E9703F" w:rsidRPr="006F178A" w:rsidRDefault="00E9703F" w:rsidP="00E9703F">
      <w:pPr>
        <w:rPr>
          <w:rtl/>
        </w:rPr>
      </w:pPr>
      <w:r w:rsidRPr="006F178A">
        <w:rPr>
          <w:rtl/>
        </w:rPr>
        <w:t>ז"ע ח"ס ט"ן - ואין אתה מזדעזע מן השטן.</w:t>
      </w:r>
    </w:p>
    <w:p w:rsidR="00E9703F" w:rsidRPr="006F178A" w:rsidRDefault="00E9703F" w:rsidP="00E9703F">
      <w:pPr>
        <w:rPr>
          <w:rtl/>
        </w:rPr>
      </w:pPr>
      <w:r w:rsidRPr="006F178A">
        <w:rPr>
          <w:rtl/>
        </w:rPr>
        <w:t xml:space="preserve">י"ם כ"ל - </w:t>
      </w:r>
      <w:r w:rsidRPr="006F178A">
        <w:rPr>
          <w:rtl/>
        </w:rPr>
        <w:t xml:space="preserve">אמר</w:t>
      </w:r>
      <w:r w:rsidRPr="006F178A">
        <w:rPr>
          <w:rtl/>
        </w:rPr>
        <w:t xml:space="preserve"> [שר של] גיהנם לפני </w:t>
      </w:r>
      <w:r w:rsidRPr="006F178A">
        <w:rPr>
          <w:rtl/>
        </w:rPr>
        <w:t xml:space="preserve">הקב"ה</w:t>
      </w:r>
      <w:r w:rsidRPr="006F178A">
        <w:rPr>
          <w:rtl/>
        </w:rPr>
        <w:t xml:space="preserve">: </w:t>
      </w:r>
      <w:r w:rsidRPr="006F178A">
        <w:rPr>
          <w:rStyle w:val="2fb"/>
          <w:rtl/>
        </w:rPr>
        <w:t xml:space="preserve">רבש"ע</w:t>
      </w:r>
      <w:r w:rsidRPr="006F178A">
        <w:rPr>
          <w:rtl/>
        </w:rPr>
        <w:t xml:space="preserve">, לים כל.</w:t>
      </w:r>
    </w:p>
    <w:p w:rsidR="00E9703F" w:rsidRDefault="00E9703F" w:rsidP="00E9703F">
      <w:pPr>
        <w:rPr>
          <w:rtl/>
        </w:rPr>
      </w:pPr>
      <w:r w:rsidRPr="006F178A">
        <w:rPr>
          <w:rtl/>
        </w:rPr>
        <w:t xml:space="preserve">א"ל</w:t>
      </w:r>
      <w:r w:rsidRPr="006F178A">
        <w:rPr>
          <w:rtl/>
        </w:rPr>
        <w:t xml:space="preserve"> </w:t>
      </w:r>
      <w:r w:rsidRPr="006F178A">
        <w:rPr>
          <w:rtl/>
        </w:rPr>
        <w:t xml:space="preserve">הקב"ה</w:t>
      </w:r>
      <w:r w:rsidRPr="006F178A">
        <w:rPr>
          <w:rtl/>
        </w:rPr>
        <w:t xml:space="preserve"> אח"ס בט"ע גי"ף - אני חס עליהם מפני שבעטו בגי"ף, [בניאוף]</w:t>
      </w:r>
    </w:p>
    <w:p w:rsidR="00E9703F" w:rsidRPr="006F178A" w:rsidRDefault="00E9703F" w:rsidP="00E9703F">
      <w:pPr>
        <w:rPr>
          <w:rtl/>
        </w:rPr>
      </w:pPr>
      <w:r w:rsidRPr="006F178A">
        <w:rPr>
          <w:rtl/>
        </w:rPr>
        <w:t>דכ"ץ - דכים הם, כנים הם, צדיקים הם.</w:t>
      </w:r>
    </w:p>
    <w:p w:rsidR="00E9703F" w:rsidRPr="006F178A" w:rsidRDefault="00E9703F" w:rsidP="00E9703F">
      <w:pPr>
        <w:rPr>
          <w:rtl/>
        </w:rPr>
      </w:pPr>
      <w:r w:rsidRPr="006F178A">
        <w:rPr>
          <w:rtl/>
        </w:rPr>
        <w:t>הל"ק - אין לך חלק בהן.</w:t>
      </w:r>
    </w:p>
    <w:p w:rsidR="00E9703F" w:rsidRPr="006F178A" w:rsidRDefault="00E9703F" w:rsidP="00E9703F">
      <w:pPr>
        <w:rPr>
          <w:rtl/>
        </w:rPr>
      </w:pPr>
      <w:r w:rsidRPr="006F178A">
        <w:rPr>
          <w:rStyle w:val="2fb"/>
          <w:rtl/>
        </w:rPr>
        <w:t xml:space="preserve">ומרז"ן</w:t>
      </w:r>
      <w:r w:rsidRPr="006F178A">
        <w:rPr>
          <w:rtl/>
        </w:rPr>
        <w:t xml:space="preserve"> ש"ת - </w:t>
      </w:r>
      <w:r w:rsidRPr="006F178A">
        <w:rPr>
          <w:rtl/>
        </w:rPr>
        <w:t xml:space="preserve">אמר</w:t>
      </w:r>
      <w:r w:rsidRPr="006F178A">
        <w:rPr>
          <w:rtl/>
        </w:rPr>
        <w:t xml:space="preserve"> גיהנם לפניו: </w:t>
      </w:r>
      <w:r w:rsidRPr="006F178A">
        <w:rPr>
          <w:rStyle w:val="2fb"/>
          <w:rtl/>
        </w:rPr>
        <w:t xml:space="preserve">רבש"ע</w:t>
      </w:r>
      <w:r w:rsidRPr="006F178A">
        <w:rPr>
          <w:rtl/>
        </w:rPr>
        <w:t xml:space="preserve">, מרי, זניני מזרעו של שת.</w:t>
      </w:r>
    </w:p>
    <w:p>
      <w:pPr>
        <w:pStyle w:val="38"/>
        <w:rPr>
          <w:ins w:id="98287" w:author="מנוע מכני" w:date="2026-10-11T12:04:39Z"/>
        </w:rPr>
      </w:pPr>
      <w:r w:rsidRPr="006F178A">
        <w:t xml:space="preserve">אמר</w:t>
      </w:r>
      <w:r w:rsidRPr="006F178A">
        <w:t xml:space="preserve"> לו:</w:t>
      </w:r>
    </w:p>
    <w:p w:rsidR="00E9703F" w:rsidRPr="006F178A" w:rsidRDefault="00E9703F" w:rsidP="00E9703F">
      <w:pPr>
        <w:rPr>
          <w:rtl/>
        </w:rPr>
      </w:pPr>
      <w:del w:id="98288" w:author="מנוע מכני" w:date="2026-10-11T12:04:39Z">
        <w:r w:rsidRPr="006F178A">
          <w:rPr>
            <w:rtl/>
          </w:rPr>
          <w:delText xml:space="preserve"> </w:delText>
        </w:r>
      </w:del>
      <w:r w:rsidRPr="006F178A">
        <w:rPr>
          <w:rtl/>
        </w:rPr>
        <w:t xml:space="preserve">א"ל</w:t>
      </w:r>
      <w:r w:rsidRPr="006F178A">
        <w:rPr>
          <w:rtl/>
        </w:rPr>
        <w:t xml:space="preserve"> </w:t>
      </w:r>
      <w:ins w:id="103263" w:author="קלוד" w:date="2026-10-11T13:11:34Z">
        <w:r>
          <w:rPr>
            <w:rtl/>
          </w:rPr>
          <w:t xml:space="preserve">ב"ם - </w:t>
        </w:r>
        <w:r>
          <w:rPr>
            <w:rStyle w:val="afffffe"/>
            <w:rtl/>
          </w:rPr>
          <w:t xml:space="preserve">לא בהם</w:t>
        </w:r>
        <w:r>
          <w:rPr>
            <w:rtl/>
          </w:rPr>
          <w:t xml:space="preserve">;</w:t>
        </w:r>
      </w:ins>
      <w:del w:id="103264" w:author="קלוד" w:date="2026-10-11T13:11:34Z">
        <w:r w:rsidRPr="006F178A">
          <w:rPr>
            <w:rtl/>
          </w:rPr>
          <w:delText xml:space="preserve">ב"ם,</w:delText>
        </w:r>
      </w:del>
      <w:r w:rsidRPr="006F178A">
        <w:rPr>
          <w:rtl/>
        </w:rPr>
        <w:t xml:space="preserve"> ג"ן </w:t>
      </w:r>
      <w:ins w:id="103261" w:author="קלוד" w:date="2026-10-11T13:11:34Z">
        <w:r>
          <w:rPr>
            <w:rtl/>
          </w:rPr>
          <w:t xml:space="preserve">ד"ס -</w:t>
        </w:r>
      </w:ins>
      <w:del w:id="103262" w:author="קלוד" w:date="2026-10-11T13:11:34Z">
        <w:r w:rsidRPr="006F178A">
          <w:rPr>
            <w:rtl/>
          </w:rPr>
          <w:delText xml:space="preserve">ד"ס,</w:delText>
        </w:r>
      </w:del>
      <w:r w:rsidRPr="006F178A">
        <w:rPr>
          <w:rtl/>
        </w:rPr>
        <w:t xml:space="preserve"> להיכן </w:t>
      </w:r>
      <w:ins w:id="103259" w:author="קלוד" w:date="2026-10-11T13:11:34Z">
        <w:r>
          <w:rPr>
            <w:rtl/>
          </w:rPr>
          <w:t xml:space="preserve">אוליכן?</w:t>
        </w:r>
      </w:ins>
      <w:del w:id="103260" w:author="קלוד" w:date="2026-10-11T13:11:34Z">
        <w:r w:rsidRPr="006F178A">
          <w:rPr>
            <w:rtl/>
          </w:rPr>
          <w:delText xml:space="preserve">אוליכן -</w:delText>
        </w:r>
      </w:del>
      <w:r w:rsidRPr="006F178A">
        <w:rPr>
          <w:rtl/>
        </w:rPr>
        <w:t xml:space="preserve"> לגן הדס.</w:t>
      </w:r>
    </w:p>
    <w:p w:rsidR="00E9703F" w:rsidRPr="006F178A" w:rsidRDefault="00E9703F" w:rsidP="00E9703F">
      <w:pPr>
        <w:rPr>
          <w:rtl/>
        </w:rPr>
      </w:pPr>
      <w:r w:rsidRPr="006F178A">
        <w:rPr>
          <w:rtl/>
        </w:rPr>
        <w:t xml:space="preserve">ה"ע ו"ף - </w:t>
      </w:r>
      <w:r w:rsidRPr="006F178A">
        <w:rPr>
          <w:rtl/>
        </w:rPr>
        <w:t xml:space="preserve">אמר</w:t>
      </w:r>
      <w:r w:rsidRPr="006F178A">
        <w:rPr>
          <w:rtl/>
        </w:rPr>
        <w:t xml:space="preserve"> גיהנם לפני </w:t>
      </w:r>
      <w:r w:rsidRPr="006F178A">
        <w:rPr>
          <w:rtl/>
        </w:rPr>
        <w:t xml:space="preserve">הקב"ה</w:t>
      </w:r>
      <w:r w:rsidRPr="006F178A">
        <w:rPr>
          <w:rtl/>
        </w:rPr>
        <w:t xml:space="preserve">: </w:t>
      </w:r>
      <w:r w:rsidRPr="006F178A">
        <w:rPr>
          <w:rStyle w:val="2fb"/>
          <w:rtl/>
        </w:rPr>
        <w:t xml:space="preserve">רבש"ע</w:t>
      </w:r>
      <w:r w:rsidRPr="006F178A">
        <w:rPr>
          <w:rtl/>
        </w:rPr>
        <w:t xml:space="preserve">, עיף אנכי.</w:t>
      </w:r>
    </w:p>
    <w:p w:rsidR="00E9703F" w:rsidRPr="006F178A" w:rsidRDefault="00E9703F" w:rsidP="00E9703F">
      <w:pPr>
        <w:rPr>
          <w:rtl/>
        </w:rPr>
      </w:pPr>
      <w:r w:rsidRPr="006F178A">
        <w:rPr>
          <w:rtl/>
        </w:rPr>
        <w:t>ז"ץ ח"ק - הללו זרעו של יצחק.</w:t>
      </w:r>
    </w:p>
    <w:p w:rsidR="00E9703F" w:rsidRPr="006F178A" w:rsidRDefault="00E9703F" w:rsidP="00E9703F">
      <w:pPr>
        <w:rPr>
          <w:rtl/>
        </w:rPr>
      </w:pPr>
      <w:r w:rsidRPr="006F178A">
        <w:rPr>
          <w:rtl/>
        </w:rPr>
        <w:t xml:space="preserve">ט"ר י"ש כ"ת </w:t>
      </w:r>
      <w:ins w:id="103267" w:author="קלוד" w:date="2026-10-11T13:11:34Z">
        <w:r>
          <w:rPr>
            <w:rtl/>
          </w:rPr>
          <w:t xml:space="preserve">-</w:t>
        </w:r>
      </w:ins>
      <w:del w:id="103268" w:author="קלוד" w:date="2026-10-11T13:11:34Z">
        <w:r w:rsidRPr="006F178A">
          <w:rPr>
            <w:rtl/>
          </w:rPr>
          <w:delText xml:space="preserve">–</w:delText>
        </w:r>
      </w:del>
      <w:r w:rsidRPr="006F178A">
        <w:rPr>
          <w:rtl/>
        </w:rPr>
        <w:t xml:space="preserve"> </w:t>
      </w:r>
      <w:ins w:id="103265" w:author="קלוד" w:date="2026-10-11T13:11:34Z">
        <w:r>
          <w:rPr>
            <w:rtl/>
          </w:rPr>
          <w:t xml:space="preserve">טר </w:t>
        </w:r>
        <w:r>
          <w:rPr>
            <w:rStyle w:val="afffffe"/>
            <w:rtl/>
          </w:rPr>
          <w:t xml:space="preserve">המתן</w:t>
        </w:r>
        <w:r>
          <w:rPr>
            <w:rtl/>
          </w:rPr>
          <w:t xml:space="preserve">,</w:t>
        </w:r>
      </w:ins>
      <w:del w:id="103266" w:author="קלוד" w:date="2026-10-11T13:11:34Z">
        <w:r w:rsidRPr="006F178A">
          <w:rPr>
            <w:rtl/>
          </w:rPr>
          <w:delText xml:space="preserve">טר,</w:delText>
        </w:r>
      </w:del>
      <w:r w:rsidRPr="006F178A">
        <w:rPr>
          <w:rtl/>
        </w:rPr>
        <w:t xml:space="preserve"> יש לי כיתות כיתות של נכרים שאני נותן לך.</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63" w:author="קלוד" w:date="2026-10-11T09:07:15Z"/>
        </w:rPr>
      </w:pPr>
      <w:ins w:id="20562" w:author="קלוד" w:date="2026-10-11T09:07:15Z">
        <w:r>
          <w:t xml:space="preserve">משנה ד</w:t>
        </w:r>
      </w:ins>
    </w:p>
    <w:p w:rsidR="00E9703F" w:rsidRDefault="00E9703F" w:rsidP="00E9703F">
      <w:pPr>
        <w:pStyle w:val="afff9"/>
        <w:rPr>
          <w:del w:id="20284" w:author="קלוד" w:date="2026-10-11T09:07:15Z"/>
          <w:b/>
          <w:sz w:val="20"/>
          <w:rtl/>
        </w:rPr>
      </w:pPr>
      <w:del w:id="20283" w:author="קלוד" w:date="2026-10-11T09:07:15Z">
        <w:r w:rsidRPr="009757B9">
          <w:rPr>
            <w:rFonts w:hint="cs"/>
            <w:b/>
            <w:sz w:val="20"/>
            <w:rtl/>
          </w:rPr>
          <w:delText xml:space="preserve">משנה</w:delText>
        </w:r>
      </w:del>
    </w:p>
    <w:p w:rsidR="00E9703F" w:rsidRPr="009757B9" w:rsidRDefault="00E9703F" w:rsidP="00E9703F">
      <w:pPr>
        <w:pStyle w:val="afff9"/>
        <w:spacing w:before="120"/>
        <w:rPr>
          <w:b/>
          <w:rtl/>
        </w:rPr>
        <w:pPrChange w:id="90071" w:author="קלוד" w:date="2026-10-11T12:09:42Z">
          <w:pPr>
            <w:pStyle w:val="afff9"/>
          </w:pPr>
        </w:pPrChange>
      </w:pPr>
      <w:r w:rsidRPr="009757B9">
        <w:rPr>
          <w:b/>
          <w:rtl/>
        </w:rPr>
        <w:t>הכותב שתי אותיות בהעלם אחד - חייב.</w:t>
      </w:r>
    </w:p>
    <w:p w:rsidR="00E9703F" w:rsidRPr="009757B9" w:rsidRDefault="00E9703F" w:rsidP="00E9703F">
      <w:pPr>
        <w:pStyle w:val="afff9"/>
        <w:rPr>
          <w:b/>
          <w:rtl/>
        </w:rPr>
      </w:pPr>
      <w:r w:rsidRPr="009757B9">
        <w:rPr>
          <w:b/>
          <w:rtl/>
        </w:rPr>
        <w:t>כתב בדיו, בסם, בסיקרא, בקומוס, ובקנקנתום, ובכל דבר שהוא רושם.</w:t>
      </w:r>
    </w:p>
    <w:p w:rsidR="00E9703F" w:rsidRPr="009757B9" w:rsidRDefault="00E9703F" w:rsidP="00E9703F">
      <w:pPr>
        <w:pStyle w:val="afff9"/>
        <w:rPr>
          <w:b/>
          <w:rtl/>
        </w:rPr>
      </w:pPr>
      <w:r w:rsidRPr="009757B9">
        <w:rPr>
          <w:b/>
          <w:rtl/>
        </w:rPr>
        <w:t>על שני כותלי זויות, ועל שני לווחי פינקס והן נהגין זה עם זה - חייב.</w:t>
      </w:r>
    </w:p>
    <w:p w:rsidR="00E9703F" w:rsidRPr="009757B9" w:rsidRDefault="00E9703F" w:rsidP="00E9703F">
      <w:pPr>
        <w:pStyle w:val="afff9"/>
        <w:rPr>
          <w:b/>
          <w:rtl/>
        </w:rPr>
      </w:pPr>
      <w:r w:rsidRPr="009757B9">
        <w:rPr>
          <w:b/>
          <w:rtl/>
        </w:rPr>
        <w:t>הכותב על בשרו - חייב.</w:t>
      </w:r>
    </w:p>
    <w:p w:rsidR="00E9703F" w:rsidRPr="009757B9" w:rsidRDefault="00E9703F" w:rsidP="00E9703F">
      <w:pPr>
        <w:pStyle w:val="afff9"/>
        <w:rPr>
          <w:b/>
          <w:rtl/>
        </w:rPr>
      </w:pPr>
      <w:r>
        <w:rPr>
          <w:b/>
          <w:rtl/>
        </w:rPr>
        <w:t xml:space="preserve">המסרט על בשרו - </w:t>
      </w:r>
      <w:r>
        <w:rPr>
          <w:rStyle w:val="TanaimMishna"/>
          <w:b/>
          <w:rtl/>
          <w:rPrChange w:id="20047" w:author="קלוד" w:date="2026-10-11T09:07:15Z">
            <w:rPr>
              <w:b/>
              <w:rtl/>
            </w:rPr>
          </w:rPrChange>
        </w:rPr>
        <w:t xml:space="preserve">רבי אליעזר</w:t>
      </w:r>
      <w:r>
        <w:rPr>
          <w:b/>
          <w:rtl/>
        </w:rPr>
        <w:t xml:space="preserve"> מחייב חטאת, ו</w:t>
      </w:r>
      <w:r>
        <w:rPr>
          <w:rStyle w:val="TanaimMishna"/>
          <w:b/>
          <w:rtl/>
          <w:rPrChange w:id="20046" w:author="קלוד" w:date="2026-10-11T09:07:15Z">
            <w:rPr>
              <w:b/>
              <w:rtl/>
            </w:rPr>
          </w:rPrChange>
        </w:rPr>
        <w:t xml:space="preserve">חכמים</w:t>
      </w:r>
      <w:r>
        <w:rPr>
          <w:b/>
          <w:rtl/>
        </w:rPr>
        <w:t xml:space="preserve"> פוטרין.</w:t>
      </w:r>
    </w:p>
    <w:p w:rsidR="00E9703F" w:rsidRPr="004460A6" w:rsidRDefault="00E9703F" w:rsidP="004460A6">
      <w:pPr>
        <w:pStyle w:val="afff9"/>
        <w:rPr>
          <w:spacing w:val="4"/>
          <w:rtl/>
        </w:rPr>
      </w:pPr>
      <w:r w:rsidRPr="004460A6">
        <w:rPr>
          <w:b/>
          <w:spacing w:val="4"/>
          <w:rtl/>
        </w:rPr>
        <w:t>במשקין, במי פירות, באבק דרכים, באבק הסופרים, ובכל דבר שאינו מתקיים  פטור.</w:t>
      </w:r>
    </w:p>
    <w:p w:rsidR="00E9703F" w:rsidRPr="009757B9" w:rsidRDefault="00E9703F" w:rsidP="00E9703F">
      <w:pPr>
        <w:pStyle w:val="afff9"/>
        <w:rPr>
          <w:b/>
          <w:rtl/>
        </w:rPr>
      </w:pPr>
      <w:r w:rsidRPr="009757B9">
        <w:rPr>
          <w:b/>
          <w:rtl/>
          <w:rPrChange w:id="40539" w:author="Claude" w:date="2026-10-11T09:07:39Z">
            <w:rPr>
              <w:b/>
              <w:sz w:val="20"/>
              <w:rtl/>
            </w:rPr>
          </w:rPrChange>
        </w:rPr>
        <w:t>לאחר ידו, ברגלו, בפיו, ובמרפיקו</w:t>
      </w:r>
      <w:r w:rsidRPr="009757B9">
        <w:rPr>
          <w:rFonts w:hint="cs"/>
          <w:b/>
          <w:rtl/>
          <w:rPrChange w:id="40540" w:author="Claude" w:date="2026-10-11T09:07:39Z">
            <w:rPr>
              <w:rFonts w:hint="cs"/>
              <w:b/>
              <w:sz w:val="20"/>
              <w:rtl/>
            </w:rPr>
          </w:rPrChange>
        </w:rPr>
        <w:t>.</w:t>
      </w:r>
    </w:p>
    <w:p w:rsidR="00E9703F" w:rsidRPr="009757B9" w:rsidRDefault="00E9703F" w:rsidP="00E9703F">
      <w:pPr>
        <w:pStyle w:val="afff9"/>
        <w:rPr>
          <w:b/>
          <w:rtl/>
        </w:rPr>
      </w:pPr>
      <w:r w:rsidRPr="009757B9">
        <w:rPr>
          <w:b/>
          <w:rtl/>
        </w:rPr>
        <w:t>כתב אות אחת סמוך לכתב, וכתב ע"ג כתב, נתכוון לכתוב חי"ת וכתב שתי זייני"ן, אחת בארץ ואחת בקורה, כתב על שני כותלי הבית, על שני דפי פנקס ואין נהגין זה עם זה פטור.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 xml:space="preserve">כתב אות אחת נוטריקון - </w:t>
      </w:r>
      <w:r w:rsidRPr="006F178A">
        <w:rPr>
          <w:rStyle w:val="2fb"/>
          <w:rFonts w:ascii="Fb Fontext" w:hAnsi="Fb Fontext"/>
          <w:rtl/>
        </w:rPr>
        <w:t xml:space="preserve">רבי</w:t>
      </w:r>
      <w:r w:rsidRPr="006F178A">
        <w:rPr>
          <w:rFonts w:ascii="Fb Fontext" w:hAnsi="Fb Fontext"/>
          <w:rtl/>
        </w:rPr>
        <w:t xml:space="preserve"> יהושע בן בתירא מחייב, וחכמים פוטרין.</w:t>
      </w:r>
    </w:p>
    <w:p w:rsidR="00E9703F" w:rsidRPr="006F178A" w:rsidRDefault="00E9703F" w:rsidP="00E9703F">
      <w:pPr>
        <w:rPr>
          <w:rtl/>
        </w:rPr>
      </w:pPr>
      <w:r w:rsidRPr="006F178A">
        <w:rPr>
          <w:rFonts w:ascii="Fb Fontext" w:hAnsi="Fb Fontext"/>
          <w:b/>
          <w:bCs/>
          <w:sz w:val="20"/>
          <w:rtl/>
        </w:rPr>
        <w:t>הלכתא</w:t>
      </w:r>
      <w:r w:rsidRPr="006F178A">
        <w:rPr>
          <w:rFonts w:ascii="Fb Fontext" w:hAnsi="Fb Fontext"/>
          <w:sz w:val="20"/>
          <w:rtl/>
        </w:rPr>
        <w:t xml:space="preserve"> כחכמים </w:t>
      </w:r>
      <w:ins w:id="103275" w:author="קלוד" w:date="2026-10-11T13:11:34Z">
        <w:r>
          <w:rPr>
            <w:rFonts w:ascii="Fb Fontext" w:hAnsi="Fb Fontext"/>
            <w:sz w:val="20"/>
            <w:rtl/>
          </w:rPr>
          <w:t xml:space="preserve">שמסרט</w:t>
        </w:r>
      </w:ins>
      <w:del w:id="103276" w:author="קלוד" w:date="2026-10-11T13:11:34Z">
        <w:r w:rsidRPr="006F178A">
          <w:rPr>
            <w:rFonts w:ascii="Fb Fontext" w:hAnsi="Fb Fontext"/>
            <w:sz w:val="20"/>
            <w:rtl/>
          </w:rPr>
          <w:delText xml:space="preserve">דמסרט</w:delText>
        </w:r>
      </w:del>
      <w:r w:rsidRPr="006F178A">
        <w:rPr>
          <w:rFonts w:ascii="Fb Fontext" w:hAnsi="Fb Fontext"/>
          <w:sz w:val="20"/>
          <w:rtl/>
        </w:rPr>
        <w:t xml:space="preserve"> על בשרו </w:t>
      </w:r>
      <w:ins w:id="103273" w:author="קלוד" w:date="2026-10-11T13:11:34Z">
        <w:r>
          <w:rPr>
            <w:rFonts w:ascii="Fb Fontext" w:hAnsi="Fb Fontext"/>
            <w:sz w:val="20"/>
            <w:rtl/>
          </w:rPr>
          <w:t xml:space="preserve">פטור,</w:t>
        </w:r>
      </w:ins>
      <w:del w:id="103274" w:author="קלוד" w:date="2026-10-11T13:11:34Z">
        <w:r w:rsidRPr="006F178A">
          <w:rPr>
            <w:rFonts w:ascii="Fb Fontext" w:hAnsi="Fb Fontext"/>
            <w:sz w:val="20"/>
            <w:rtl/>
          </w:rPr>
          <w:delText xml:space="preserve">פטור</w:delText>
        </w:r>
      </w:del>
      <w:r w:rsidRPr="006F178A">
        <w:rPr>
          <w:rFonts w:ascii="Fb Fontext" w:hAnsi="Fb Fontext"/>
          <w:sz w:val="20"/>
          <w:rtl/>
        </w:rPr>
        <w:t xml:space="preserve"> </w:t>
      </w:r>
      <w:ins w:id="103271" w:author="קלוד" w:date="2026-10-11T13:11:34Z">
        <w:r>
          <w:rPr>
            <w:rFonts w:ascii="Fb Fontext" w:hAnsi="Fb Fontext"/>
            <w:sz w:val="20"/>
            <w:rtl/>
          </w:rPr>
          <w:t xml:space="preserve">וכחכמים</w:t>
        </w:r>
      </w:ins>
      <w:del w:id="103272" w:author="קלוד" w:date="2026-10-11T13:11:34Z">
        <w:r w:rsidRPr="006F178A">
          <w:rPr>
            <w:rFonts w:ascii="Fb Fontext" w:hAnsi="Fb Fontext"/>
            <w:sz w:val="20"/>
            <w:rtl/>
          </w:rPr>
          <w:delText xml:space="preserve">ו</w:delText>
        </w:r>
        <w:r w:rsidRPr="006F178A">
          <w:rPr>
            <w:rFonts w:ascii="Fb Fontext" w:hAnsi="Fb Fontext"/>
            <w:b/>
            <w:bCs/>
            <w:sz w:val="20"/>
            <w:rtl/>
          </w:rPr>
          <w:delText xml:space="preserve">הלכתא</w:delText>
        </w:r>
      </w:del>
      <w:r w:rsidRPr="006F178A">
        <w:rPr>
          <w:rFonts w:ascii="Fb Fontext" w:hAnsi="Fb Fontext"/>
          <w:sz w:val="20"/>
          <w:rtl/>
        </w:rPr>
        <w:t xml:space="preserve"> </w:t>
      </w:r>
      <w:ins w:id="103269" w:author="קלוד" w:date="2026-10-11T13:11:34Z">
        <w:r>
          <w:rPr>
            <w:rFonts w:ascii="Fb Fontext" w:hAnsi="Fb Fontext"/>
            <w:sz w:val="20"/>
            <w:rtl/>
          </w:rPr>
          <w:t xml:space="preserve">שאות</w:t>
        </w:r>
      </w:ins>
      <w:del w:id="103270" w:author="קלוד" w:date="2026-10-11T13:11:34Z">
        <w:r w:rsidRPr="006F178A">
          <w:rPr>
            <w:rFonts w:ascii="Fb Fontext" w:hAnsi="Fb Fontext"/>
            <w:sz w:val="20"/>
            <w:rtl/>
          </w:rPr>
          <w:delText xml:space="preserve">כחכמים דאות</w:delText>
        </w:r>
      </w:del>
      <w:r w:rsidRPr="006F178A">
        <w:rPr>
          <w:rFonts w:ascii="Fb Fontext" w:hAnsi="Fb Fontext"/>
          <w:sz w:val="20"/>
          <w:rtl/>
        </w:rPr>
        <w:t xml:space="preserve"> אחת נוטריקון פטור.</w:t>
      </w:r>
    </w:p>
    <w:p>
      <w:pPr>
        <w:pStyle w:val="afffff8"/>
        <w:rPr>
          <w:ins w:id="90527" w:author="קלוד" w:date="2026-10-11T12:33:55Z"/>
        </w:rPr>
      </w:pPr>
      <w:ins w:id="90528" w:author="קלוד" w:date="2026-10-11T12:33:55Z">
        <w:r>
          <w:rPr>
            <w:color w:val="7B3F00"/>
          </w:rPr>
          <w:t xml:space="preserve">מיני כתב - דיו, סם, סיקרא, קומוס וקנקנתום</w:t>
        </w:r>
      </w:ins>
    </w:p>
    <w:p w:rsidR="00E9703F" w:rsidRPr="006F178A" w:rsidRDefault="00E9703F" w:rsidP="00E9703F">
      <w:pPr>
        <w:rPr>
          <w:rtl/>
        </w:rPr>
      </w:pPr>
      <w:r w:rsidRPr="006F178A">
        <w:rPr>
          <w:rFonts w:ascii="Fb Fontext" w:hAnsi="Fb Fontext"/>
          <w:rtl/>
        </w:rPr>
        <w:t>•</w:t>
      </w:r>
      <w:r w:rsidRPr="006F178A">
        <w:rPr>
          <w:rFonts w:ascii="Fb Fontext" w:eastAsia="MS Gothic" w:hAnsi="Fb Fontext" w:hint="cs"/>
          <w:color w:val="808080" w:themeColor="background1" w:themeShade="80"/>
          <w:rtl/>
        </w:rPr>
        <w:t xml:space="preserve"> </w:t>
      </w:r>
      <w:r w:rsidRPr="006F178A">
        <w:rPr>
          <w:rFonts w:ascii="Fb Fontext" w:hAnsi="Fb Fontext"/>
          <w:rtl/>
        </w:rPr>
        <w:t>דיו - דיותא.</w:t>
      </w:r>
    </w:p>
    <w:p w:rsidR="00E9703F" w:rsidRPr="006F178A" w:rsidRDefault="00E9703F" w:rsidP="00E9703F">
      <w:pPr>
        <w:rPr>
          <w:rtl/>
        </w:rPr>
      </w:pPr>
      <w:r w:rsidRPr="006F178A">
        <w:rPr>
          <w:rtl/>
        </w:rPr>
        <w:t>סם - סמא.</w:t>
      </w:r>
    </w:p>
    <w:p>
      <w:pPr>
        <w:pStyle w:val="38"/>
        <w:rPr>
          <w:ins w:id="98289" w:author="מנוע מכני" w:date="2026-10-11T12:04:39Z"/>
        </w:rPr>
      </w:pPr>
      <w:r w:rsidRPr="006F178A">
        <w:t xml:space="preserve">סקרא - </w:t>
      </w:r>
      <w:r w:rsidRPr="006F178A">
        <w:t xml:space="preserve">אמר</w:t>
      </w:r>
      <w:r w:rsidRPr="006F178A">
        <w:t xml:space="preserve"> רבה בר בר חנה:</w:t>
      </w:r>
    </w:p>
    <w:p w:rsidR="00E9703F" w:rsidRDefault="00E9703F" w:rsidP="00E9703F">
      <w:pPr>
        <w:rPr>
          <w:rtl/>
        </w:rPr>
      </w:pPr>
      <w:del w:id="98290" w:author="מנוע מכני" w:date="2026-10-11T12:04:39Z">
        <w:r w:rsidRPr="006F178A">
          <w:rPr>
            <w:rtl/>
          </w:rPr>
          <w:delText xml:space="preserve"> </w:delText>
        </w:r>
      </w:del>
      <w:r w:rsidRPr="006F178A">
        <w:rPr>
          <w:rtl/>
        </w:rPr>
        <w:t xml:space="preserve">סקרתא שמה. [צבע אדום]</w:t>
      </w:r>
    </w:p>
    <w:p w:rsidR="00E9703F" w:rsidRDefault="00E9703F" w:rsidP="00E9703F">
      <w:pPr>
        <w:rPr>
          <w:rtl/>
        </w:rPr>
      </w:pPr>
      <w:r w:rsidRPr="006F178A">
        <w:rPr>
          <w:rtl/>
        </w:rPr>
        <w:t>קומוס - קומא, [שרף]</w:t>
      </w:r>
    </w:p>
    <w:p w:rsidR="00E9703F" w:rsidRDefault="00E9703F" w:rsidP="00E9703F">
      <w:pPr>
        <w:rPr>
          <w:rtl/>
        </w:rPr>
      </w:pPr>
      <w:r w:rsidRPr="006F178A">
        <w:rPr>
          <w:rtl/>
        </w:rPr>
        <w:t>קנקנתום - חרתא דאושכפי. [נסורת נחושת]</w:t>
      </w:r>
    </w:p>
    <w:p w:rsidR="00E9703F" w:rsidRPr="006F178A" w:rsidRDefault="00E9703F" w:rsidP="00E9703F">
      <w:pPr>
        <w:rPr>
          <w:rtl/>
        </w:rPr>
      </w:pPr>
      <w:r w:rsidRPr="006F178A">
        <w:rPr>
          <w:rtl/>
        </w:rPr>
        <w:t xml:space="preserve">ובכל דבר שהוא רושם. </w:t>
      </w:r>
      <w:ins w:id="103279" w:author="קלוד" w:date="2026-10-11T13:11:34Z">
        <w:r>
          <w:rPr>
            <w:rtl/>
          </w:rPr>
          <w:t xml:space="preserve">לרבות</w:t>
        </w:r>
      </w:ins>
      <w:del w:id="103280" w:author="קלוד" w:date="2026-10-11T13:11:34Z">
        <w:r w:rsidRPr="006F178A">
          <w:rPr>
            <w:rtl/>
          </w:rPr>
          <w:delText xml:space="preserve">לאתויי</w:delText>
        </w:r>
      </w:del>
      <w:r w:rsidRPr="006F178A">
        <w:rPr>
          <w:rtl/>
        </w:rPr>
        <w:t xml:space="preserve"> כתבו במי טריא [פירי או גשמים] ואפצא - </w:t>
      </w:r>
      <w:ins w:id="103277" w:author="קלוד" w:date="2026-10-11T13:11:34Z">
        <w:r>
          <w:rPr>
            <w:rtl/>
          </w:rPr>
          <w:t xml:space="preserve">שכשר.</w:t>
        </w:r>
      </w:ins>
      <w:del w:id="103278" w:author="קלוד" w:date="2026-10-11T13:11:34Z">
        <w:r w:rsidRPr="006F178A">
          <w:rPr>
            <w:rtl/>
          </w:rPr>
          <w:delText xml:space="preserve">דכשר.</w:delText>
        </w:r>
      </w:del>
    </w:p>
    <w:p>
      <w:pPr>
        <w:pStyle w:val="38"/>
        <w:rPr>
          <w:ins w:id="98291" w:author="מנוע מכני" w:date="2026-10-11T12:04:39Z"/>
        </w:rPr>
      </w:pPr>
      <w:r w:rsidRPr="006F178A">
        <w:t xml:space="preserve">תני רבי חייא:</w:t>
      </w:r>
    </w:p>
    <w:p w:rsidR="00E9703F" w:rsidRPr="006F178A" w:rsidRDefault="00E9703F" w:rsidP="00E9703F">
      <w:pPr>
        <w:rPr>
          <w:rtl/>
        </w:rPr>
      </w:pPr>
      <w:del w:id="98292" w:author="מנוע מכני" w:date="2026-10-11T12:04:39Z">
        <w:r w:rsidRPr="006F178A">
          <w:rPr>
            <w:rtl/>
          </w:rPr>
          <w:delText xml:space="preserve"> </w:delText>
        </w:r>
      </w:del>
      <w:r w:rsidRPr="006F178A">
        <w:rPr>
          <w:rtl/>
        </w:rPr>
        <w:t xml:space="preserve">כתבו באבר [עופרת], בשחור, [פחם] ובשיחור - כשר.</w:t>
      </w:r>
    </w:p>
    <w:p w:rsidR="00E9703F" w:rsidRDefault="00E9703F" w:rsidP="00E9703F">
      <w:pPr>
        <w:pStyle w:val="affffd"/>
        <w:spacing w:after="0"/>
        <w:rPr>
          <w:del w:id="90075" w:author="מנוע עיצוב" w:date="2026-10-11T12:09:26Z"/>
          <w:rFonts w:ascii="MS Mincho" w:hAnsi="MS Mincho"/>
          <w:bCs w:val="0"/>
          <w:rtl/>
        </w:rPr>
      </w:pPr>
      <w:del w:id="90074"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105" w:author="קלוד" w:date="2026-10-11T09:07:15Z">
          <w:pPr>
            <w:pStyle w:val="affff1"/>
            <w:rPr>
              <w:b w:val="0"/>
              <w:rtl/>
            </w:rPr>
          </w:pPr>
        </w:pPrChange>
      </w:pPr>
      <w:ins w:id="9836" w:author="מספור קטעי משנה" w:date="2026-10-11T09:35:03Z">
        <w:r>
          <w:rPr>
            <w:rStyle w:val="MisparKeta"/>
          </w:rPr>
          <w:t xml:space="preserve">ד. </w:t>
        </w:r>
      </w:ins>
      <w:r w:rsidRPr="009757B9">
        <w:rPr>
          <w:rtl/>
        </w:rPr>
        <w:t>המסרט על בשרו.</w:t>
      </w:r>
    </w:p>
    <w:p w:rsidR="00E9703F" w:rsidRPr="006061D7" w:rsidRDefault="00E9703F" w:rsidP="00E9703F">
      <w:pPr>
        <w:rPr>
          <w:rtl/>
        </w:rPr>
      </w:pPr>
      <w:r w:rsidRPr="006061D7">
        <w:rPr>
          <w:rStyle w:val="2fb"/>
          <w:rtl/>
        </w:rPr>
        <w:t xml:space="preserve">לר"א</w:t>
      </w:r>
      <w:r w:rsidRPr="006061D7">
        <w:rPr>
          <w:rtl/>
        </w:rPr>
        <w:t xml:space="preserve"> </w:t>
      </w:r>
      <w:ins w:id="103289" w:author="קלוד" w:date="2026-10-11T13:11:34Z">
        <w:r>
          <w:rPr>
            <w:rtl/>
          </w:rPr>
          <w:t xml:space="preserve">חייב,</w:t>
        </w:r>
      </w:ins>
      <w:del w:id="103290" w:author="קלוד" w:date="2026-10-11T13:11:34Z">
        <w:r w:rsidRPr="006061D7">
          <w:rPr>
            <w:rtl/>
          </w:rPr>
          <w:delText xml:space="preserve">חיב</w:delText>
        </w:r>
      </w:del>
      <w:r w:rsidRPr="006061D7">
        <w:rPr>
          <w:rtl/>
        </w:rPr>
        <w:t xml:space="preserve"> </w:t>
      </w:r>
      <w:ins w:id="103287" w:author="קלוד" w:date="2026-10-11T13:11:34Z">
        <w:r>
          <w:rPr>
            <w:rtl/>
          </w:rPr>
          <w:t xml:space="preserve">כבן</w:t>
        </w:r>
      </w:ins>
      <w:del w:id="103288" w:author="קלוד" w:date="2026-10-11T13:11:34Z">
        <w:r w:rsidRPr="006061D7">
          <w:rPr>
            <w:rtl/>
          </w:rPr>
          <w:delText xml:space="preserve">כמו בן</w:delText>
        </w:r>
      </w:del>
      <w:r w:rsidRPr="006061D7">
        <w:rPr>
          <w:rtl/>
        </w:rPr>
        <w:t xml:space="preserve"> סטדא שהוציא כשפים ממצרים בסריטה על </w:t>
      </w:r>
      <w:ins w:id="103285" w:author="קלוד" w:date="2026-10-11T13:11:34Z">
        <w:r>
          <w:rPr>
            <w:rtl/>
          </w:rPr>
          <w:t xml:space="preserve">בשרו.</w:t>
        </w:r>
      </w:ins>
      <w:del w:id="103286" w:author="קלוד" w:date="2026-10-11T13:11:34Z">
        <w:r w:rsidRPr="006061D7">
          <w:rPr>
            <w:rtl/>
          </w:rPr>
          <w:delText xml:space="preserve">בשרו</w:delText>
        </w:r>
      </w:del>
      <w:r w:rsidRPr="006061D7">
        <w:rPr>
          <w:rtl/>
        </w:rPr>
        <w:t xml:space="preserve"> </w:t>
      </w:r>
      <w:ins w:id="103283" w:author="קלוד" w:date="2026-10-11T13:11:34Z">
        <w:r>
          <w:rPr>
            <w:rtl/>
          </w:rPr>
          <w:t xml:space="preserve">וענוהו:</w:t>
        </w:r>
      </w:ins>
      <w:del w:id="103284" w:author="קלוד" w:date="2026-10-11T13:11:34Z">
        <w:r w:rsidRPr="006061D7">
          <w:rPr>
            <w:rtl/>
          </w:rPr>
          <w:delText xml:space="preserve">וענוהו</w:delText>
        </w:r>
      </w:del>
      <w:r w:rsidRPr="006061D7">
        <w:rPr>
          <w:rtl/>
        </w:rPr>
        <w:t xml:space="preserve"> </w:t>
      </w:r>
      <w:ins w:id="103281" w:author="קלוד" w:date="2026-10-11T13:11:34Z">
        <w:r>
          <w:rPr>
            <w:rtl/>
          </w:rPr>
          <w:t xml:space="preserve">אין</w:t>
        </w:r>
      </w:ins>
      <w:del w:id="103282" w:author="קלוד" w:date="2026-10-11T13:11:34Z">
        <w:r w:rsidRPr="006061D7">
          <w:rPr>
            <w:rtl/>
          </w:rPr>
          <w:delText xml:space="preserve">דאין</w:delText>
        </w:r>
      </w:del>
      <w:r w:rsidRPr="006061D7">
        <w:rPr>
          <w:rtl/>
        </w:rPr>
        <w:t xml:space="preserve"> מביאין ראייה מהשוטים.</w:t>
      </w:r>
    </w:p>
    <w:p w:rsidR="00E9703F" w:rsidRPr="006F178A" w:rsidRDefault="00E9703F" w:rsidP="00E9703F">
      <w:pPr>
        <w:rPr>
          <w:rtl/>
        </w:rPr>
      </w:pPr>
      <w:r w:rsidRPr="006F178A">
        <w:rPr>
          <w:rFonts w:ascii="Fb Fontext" w:hAnsi="Fb Fontext"/>
          <w:rtl/>
        </w:rPr>
        <w:t>בן סטדא שאמו סוטה היתה ומגדלת שיער נשיא.</w:t>
      </w:r>
    </w:p>
    <w:p w:rsidR="00E9703F" w:rsidRPr="006F178A" w:rsidRDefault="00E9703F" w:rsidP="00E9703F">
      <w:pPr>
        <w:rPr>
          <w:rtl/>
        </w:rPr>
      </w:pPr>
      <w:r w:rsidRPr="006F178A">
        <w:rPr>
          <w:rtl/>
        </w:rPr>
        <w:t>ואבין בעל פפוס בן יהודה הוא.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25" w:author="קלוד" w:date="2026-10-11T12:33:55Z"/>
        </w:rPr>
      </w:pPr>
      <w:ins w:id="90526" w:author="קלוד" w:date="2026-10-11T12:33:55Z">
        <w:r>
          <w:rPr>
            <w:color w:val="7B3F00"/>
          </w:rPr>
          <w:t xml:space="preserve">אות סמוך לכתב וכתב על גבי כתב - פטור</w:t>
        </w:r>
      </w:ins>
    </w:p>
    <w:p w:rsidR="00E9703F" w:rsidRPr="006F178A" w:rsidRDefault="00E9703F" w:rsidP="00E9703F">
      <w:pPr>
        <w:rPr>
          <w:rtl/>
        </w:rPr>
      </w:pPr>
      <w:r w:rsidRPr="006F178A">
        <w:rPr>
          <w:rStyle w:val="afffe"/>
          <w:rFonts w:ascii="Fb Fontext" w:hAnsi="Fb Fontext"/>
          <w:rtl/>
        </w:rPr>
        <w:t>כתב אות אחת סמוך לכתב פטור</w:t>
      </w:r>
      <w:r w:rsidRPr="006F178A">
        <w:rPr>
          <w:rFonts w:ascii="Fb Fontext" w:hAnsi="Fb Fontext"/>
          <w:rtl/>
        </w:rPr>
        <w:t xml:space="preserve"> </w:t>
      </w:r>
      <w:r w:rsidRPr="006F178A">
        <w:rPr>
          <w:rFonts w:ascii="Fb Fontext" w:hAnsi="Fb Fontext" w:hint="cs"/>
          <w:rtl/>
        </w:rPr>
        <w:t xml:space="preserve">- </w:t>
      </w:r>
      <w:r w:rsidRPr="006F178A">
        <w:rPr>
          <w:rFonts w:ascii="Fb Fontext" w:hAnsi="Fb Fontext"/>
          <w:rtl/>
        </w:rPr>
        <w:t xml:space="preserve">דלא </w:t>
      </w:r>
      <w:r w:rsidRPr="006F178A">
        <w:rPr>
          <w:rStyle w:val="2fb"/>
          <w:rFonts w:ascii="Fb Fontext" w:hAnsi="Fb Fontext"/>
          <w:rtl/>
        </w:rPr>
        <w:t xml:space="preserve">כר"א</w:t>
      </w:r>
      <w:r w:rsidRPr="006F178A">
        <w:rPr>
          <w:rFonts w:ascii="Fb Fontext" w:hAnsi="Fb Fontext"/>
          <w:rtl/>
        </w:rPr>
        <w:t xml:space="preserve"> דאחת על האריג חייב.</w:t>
      </w:r>
    </w:p>
    <w:p w:rsidR="00E9703F" w:rsidRDefault="00E9703F" w:rsidP="00E9703F">
      <w:pPr>
        <w:rPr>
          <w:rtl/>
        </w:rPr>
      </w:pPr>
      <w:r w:rsidRPr="006F178A">
        <w:rPr>
          <w:rStyle w:val="afffe"/>
          <w:rFonts w:ascii="Fb Fontext" w:hAnsi="Fb Fontext"/>
          <w:rtl/>
        </w:rPr>
        <w:t xml:space="preserve">וכתב </w:t>
      </w:r>
      <w:r w:rsidRPr="006F178A">
        <w:rPr>
          <w:rStyle w:val="afffe"/>
          <w:rFonts w:ascii="Fb Fontext" w:hAnsi="Fb Fontext"/>
          <w:rtl/>
        </w:rPr>
        <w:t xml:space="preserve">ע"ג</w:t>
      </w:r>
      <w:r w:rsidRPr="006F178A">
        <w:rPr>
          <w:rStyle w:val="afffe"/>
          <w:rFonts w:ascii="Fb Fontext" w:hAnsi="Fb Fontext"/>
          <w:rtl/>
        </w:rPr>
        <w:t xml:space="preserve"> כתב</w:t>
      </w:r>
      <w:ins w:id="103297" w:author="קלוד" w:date="2026-10-11T13:11:34Z">
        <w:r>
          <w:rPr>
            <w:rtl/>
          </w:rPr>
          <w:t xml:space="preserve"> - </w:t>
        </w:r>
      </w:ins>
      <w:del w:id="103298" w:author="קלוד" w:date="2026-10-11T13:11:34Z">
        <w:r w:rsidRPr="006F178A">
          <w:rPr>
            <w:rtl/>
          </w:rPr>
          <w:delText xml:space="preserve"> </w:delText>
        </w:r>
      </w:del>
      <w:r w:rsidRPr="006F178A">
        <w:rPr>
          <w:rtl/>
        </w:rPr>
        <w:t xml:space="preserve">דלא </w:t>
      </w:r>
      <w:ins w:id="103295" w:author="קלוד" w:date="2026-10-11T13:11:34Z">
        <w:r>
          <w:rPr>
            <w:rStyle w:val="2fb"/>
            <w:rtl/>
          </w:rPr>
          <w:t xml:space="preserve">כר"י,</w:t>
        </w:r>
      </w:ins>
      <w:del w:id="103296" w:author="קלוד" w:date="2026-10-11T13:11:34Z">
        <w:r w:rsidRPr="006F178A">
          <w:rPr>
            <w:rStyle w:val="2fb"/>
            <w:rtl/>
          </w:rPr>
          <w:delText xml:space="preserve">כר"י</w:delText>
        </w:r>
      </w:del>
      <w:r w:rsidRPr="006F178A">
        <w:rPr>
          <w:rtl/>
        </w:rPr>
        <w:t xml:space="preserve"> </w:t>
      </w:r>
      <w:ins w:id="95243" w:author="מנוע מכני" w:date="2026-10-11T12:04:39Z">
        <w:ins w:id="103293" w:author="קלוד" w:date="2026-10-11T13:11:34Z">
          <w:r>
            <w:rPr>
              <w:rtl/>
            </w:rPr>
            <w:t xml:space="preserve">שסובר:</w:t>
          </w:r>
        </w:ins>
        <w:del w:id="103294" w:author="קלוד" w:date="2026-10-11T13:11:34Z">
          <w:r>
            <w:rPr>
              <w:rtl/>
            </w:rPr>
            <w:delText xml:space="preserve">דסבר</w:delText>
          </w:r>
        </w:del>
      </w:ins>
      <w:del w:id="95244" w:author="מנוע מכני" w:date="2026-10-11T12:04:39Z">
        <w:r w:rsidRPr="006F178A">
          <w:rPr>
            <w:rtl/>
          </w:rPr>
          <w:delText xml:space="preserve">דס"ל</w:delText>
        </w:r>
      </w:del>
      <w:r w:rsidRPr="006F178A">
        <w:rPr>
          <w:rtl/>
        </w:rPr>
        <w:t xml:space="preserve"> </w:t>
      </w:r>
      <w:ins w:id="103291" w:author="קלוד" w:date="2026-10-11T13:11:34Z">
        <w:r>
          <w:rPr>
            <w:rtl/>
          </w:rPr>
          <w:t xml:space="preserve">היה</w:t>
        </w:r>
      </w:ins>
      <w:del w:id="103292" w:author="קלוד" w:date="2026-10-11T13:11:34Z">
        <w:r w:rsidRPr="006F178A">
          <w:rPr>
            <w:rtl/>
          </w:rPr>
          <w:delText xml:space="preserve">דהיה</w:delText>
        </w:r>
      </w:del>
      <w:r w:rsidRPr="006F178A">
        <w:rPr>
          <w:rtl/>
        </w:rPr>
        <w:t xml:space="preserve"> צריך לכתוב את השם ונתכוין לכתוב יהודה,</w:t>
      </w:r>
    </w:p>
    <w:p w:rsidR="00E9703F" w:rsidRPr="009757B9" w:rsidRDefault="00E9703F" w:rsidP="00E9703F">
      <w:pPr>
        <w:rPr>
          <w:rFonts w:cs="Guttman Vilna"/>
          <w:b/>
          <w:bCs/>
          <w:rtl/>
        </w:rPr>
      </w:pPr>
      <w:r w:rsidRPr="006F178A">
        <w:rPr>
          <w:rtl/>
        </w:rPr>
        <w:t>וטעה ולא הטיל בו דל"ת - מעביר עליו קולמוס ומקדשו.</w:t>
      </w:r>
    </w:p>
    <w:p w:rsidR="00E9703F" w:rsidRPr="006F178A" w:rsidRDefault="00E9703F" w:rsidP="00E9703F">
      <w:pPr>
        <w:rPr>
          <w:rtl/>
        </w:rPr>
      </w:pPr>
      <w:r w:rsidRPr="006F178A">
        <w:rPr>
          <w:rtl/>
        </w:rPr>
        <w:t>אבל חכ"א אין השם מן המובחר.</w:t>
      </w:r>
    </w:p>
    <w:p>
      <w:pPr>
        <w:pStyle w:val="38"/>
        <w:rPr>
          <w:ins w:id="98294" w:author="מנוע מכני" w:date="2026-10-11T12:04:39Z"/>
        </w:rPr>
      </w:pPr>
      <w:del w:id="98293" w:author="מנוע מכני" w:date="2026-10-11T12:04:39Z">
        <w:r w:rsidRPr="006F178A">
          <w:delText xml:space="preserve">•</w:delText>
        </w:r>
      </w:del>
      <w:r w:rsidRPr="006F178A">
        <w:t xml:space="preserve"> </w:t>
      </w:r>
      <w:r w:rsidRPr="006F178A">
        <w:t xml:space="preserve">רבר"ה </w:t>
      </w:r>
      <w:ins w:id="90447" w:author="מנוע מכני" w:date="2026-10-11T12:04:39Z">
        <w:r>
          <w:t xml:space="preserve">ר"א</w:t>
        </w:r>
      </w:ins>
      <w:del w:id="90448" w:author="מנוע מכני" w:date="2026-10-11T12:04:39Z">
        <w:r w:rsidRPr="006F178A">
          <w:delText xml:space="preserve">רבי אליעזר</w:delText>
        </w:r>
      </w:del>
      <w:r w:rsidRPr="006F178A">
        <w:t xml:space="preserve"> היא, דאמר:</w:t>
      </w:r>
    </w:p>
    <w:p w:rsidR="00E9703F" w:rsidRPr="006F178A" w:rsidRDefault="00E9703F" w:rsidP="00E9703F">
      <w:pPr>
        <w:rPr>
          <w:rtl/>
        </w:rPr>
      </w:pPr>
      <w:del w:id="98295" w:author="מנוע מכני" w:date="2026-10-11T12:04:39Z">
        <w:r w:rsidRPr="006F178A">
          <w:rPr>
            <w:rtl/>
          </w:rPr>
          <w:delText xml:space="preserve"> </w:delText>
        </w:r>
      </w:del>
      <w:r w:rsidRPr="006F178A">
        <w:rPr>
          <w:rtl/>
        </w:rPr>
        <w:t xml:space="preserve">אחת על האריג - חייב.</w:t>
      </w:r>
    </w:p>
    <w:p>
      <w:pPr>
        <w:pStyle w:val="38"/>
        <w:rPr>
          <w:ins w:id="98296" w:author="מנוע מכני" w:date="2026-10-11T12:04:39Z"/>
        </w:rPr>
      </w:pPr>
      <w:r w:rsidRPr="006F178A">
        <w:t xml:space="preserve">רב אשי:</w:t>
      </w:r>
    </w:p>
    <w:p w:rsidR="00E9703F" w:rsidRPr="006F178A" w:rsidRDefault="00E9703F" w:rsidP="00E9703F">
      <w:pPr>
        <w:rPr>
          <w:rtl/>
        </w:rPr>
      </w:pPr>
      <w:del w:id="98297" w:author="מנוע מכני" w:date="2026-10-11T12:04:39Z">
        <w:r w:rsidRPr="006F178A">
          <w:rPr>
            <w:rtl/>
          </w:rPr>
          <w:delText xml:space="preserve"> </w:delText>
        </w:r>
      </w:del>
      <w:ins w:id="90449" w:author="מנוע מכני" w:date="2026-10-11T12:04:39Z">
        <w:r>
          <w:rPr>
            <w:rtl/>
          </w:rPr>
          <w:t xml:space="preserve">אפי'</w:t>
        </w:r>
      </w:ins>
      <w:del w:id="90450" w:author="מנוע מכני" w:date="2026-10-11T12:04:39Z">
        <w:r w:rsidRPr="006F178A">
          <w:rPr>
            <w:rtl/>
          </w:rPr>
          <w:delText xml:space="preserve">אפילו</w:delText>
        </w:r>
      </w:del>
      <w:r w:rsidRPr="006F178A">
        <w:rPr>
          <w:rtl/>
        </w:rPr>
        <w:t xml:space="preserve"> </w:t>
      </w:r>
      <w:ins w:id="95753" w:author="מנוע מכני" w:date="2026-10-11T12:04:39Z">
        <w:r>
          <w:rPr>
            <w:rtl/>
          </w:rPr>
          <w:t xml:space="preserve">תאמר</w:t>
        </w:r>
      </w:ins>
      <w:del w:id="95754" w:author="מנוע מכני" w:date="2026-10-11T12:04:39Z">
        <w:r w:rsidRPr="006F178A">
          <w:rPr>
            <w:rtl/>
          </w:rPr>
          <w:delText xml:space="preserve">תימא</w:delText>
        </w:r>
      </w:del>
      <w:r w:rsidRPr="006F178A">
        <w:rPr>
          <w:rtl/>
        </w:rPr>
        <w:t xml:space="preserve"> רבנן, להשלים שאני.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23" w:author="קלוד" w:date="2026-10-11T12:33:55Z"/>
        </w:rPr>
      </w:pPr>
      <w:ins w:id="90524" w:author="קלוד" w:date="2026-10-11T12:33:55Z">
        <w:r>
          <w:rPr>
            <w:color w:val="7B3F00"/>
          </w:rPr>
          <w:t xml:space="preserve">אות בטבריא ואות בציפורי - מחוסר קריבה</w:t>
        </w:r>
      </w:ins>
    </w:p>
    <w:p>
      <w:pPr>
        <w:pStyle w:val="38"/>
        <w:rPr>
          <w:ins w:id="98299" w:author="מנוע מכני" w:date="2026-10-11T12:04:39Z"/>
        </w:rPr>
      </w:pPr>
      <w:del w:id="98298" w:author="מנוע מכני" w:date="2026-10-11T12:04:39Z">
        <w:r>
          <w:delText xml:space="preserve">•</w:delText>
        </w:r>
      </w:del>
      <w:r>
        <w:t xml:space="preserve"> ר</w:t>
      </w:r>
      <w:r w:rsidR="00E9703F" w:rsidRPr="006F178A">
        <w:t>"</w:t>
      </w:r>
      <w:r w:rsidR="00E9703F" w:rsidRPr="006F178A">
        <w:t>א</w:t>
      </w:r>
      <w:r w:rsidR="00E9703F" w:rsidRPr="006F178A">
        <w:t xml:space="preserve">:</w:t>
      </w:r>
    </w:p>
    <w:p w:rsidR="00E9703F" w:rsidRPr="006F178A" w:rsidRDefault="00524703" w:rsidP="00E9703F">
      <w:pPr>
        <w:rPr>
          <w:rtl/>
        </w:rPr>
      </w:pPr>
      <w:del w:id="98300"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כתב אות אחת בטבריא ואחת בציפורי - חייב, </w:t>
      </w:r>
      <w:r w:rsidR="00E9703F" w:rsidRPr="006F178A">
        <w:rPr>
          <w:rFonts w:ascii="Fb Fontext" w:hAnsi="Fb Fontext" w:hint="cs"/>
          <w:rtl/>
        </w:rPr>
        <w:t>ד</w:t>
      </w:r>
      <w:r w:rsidR="00E9703F" w:rsidRPr="006F178A">
        <w:rPr>
          <w:rFonts w:ascii="Fb Fontext" w:hAnsi="Fb Fontext"/>
          <w:rtl/>
        </w:rPr>
        <w:t>כתיבה היא אלא שמחוסר קריבה.</w:t>
      </w:r>
    </w:p>
    <w:p w:rsidR="00E9703F" w:rsidRPr="006F178A" w:rsidRDefault="00E9703F" w:rsidP="00E9703F">
      <w:pPr>
        <w:rPr>
          <w:rtl/>
        </w:rPr>
      </w:pPr>
      <w:r w:rsidRPr="006F178A">
        <w:rPr>
          <w:rtl/>
        </w:rPr>
        <w:t>בציפורי מחוסר מעשה דקריבה וכשיקרב יתחייב.</w:t>
      </w:r>
    </w:p>
    <w:p w:rsidR="00E9703F" w:rsidRPr="006F178A" w:rsidRDefault="00E9703F" w:rsidP="00E9703F">
      <w:pPr>
        <w:rPr>
          <w:rtl/>
        </w:rPr>
      </w:pPr>
      <w:r w:rsidRPr="006F178A">
        <w:rPr>
          <w:rFonts w:ascii="Fb Fontext" w:hAnsi="Fb Fontext" w:hint="cs"/>
          <w:sz w:val="20"/>
          <w:rtl/>
        </w:rPr>
        <w:t>משא</w:t>
      </w:r>
      <w:r w:rsidRPr="006F178A">
        <w:rPr>
          <w:rFonts w:ascii="Fb Fontext" w:hAnsi="Fb Fontext"/>
          <w:sz w:val="20"/>
          <w:rtl/>
        </w:rPr>
        <w:t>"</w:t>
      </w:r>
      <w:r w:rsidRPr="006F178A">
        <w:rPr>
          <w:rFonts w:ascii="Fb Fontext" w:hAnsi="Fb Fontext" w:hint="cs"/>
          <w:sz w:val="20"/>
          <w:rtl/>
        </w:rPr>
        <w:t xml:space="preserve">כ</w:t>
      </w:r>
      <w:r w:rsidRPr="006F178A">
        <w:rPr>
          <w:rFonts w:ascii="Fb Fontext" w:hAnsi="Fb Fontext" w:hint="cs"/>
          <w:sz w:val="20"/>
          <w:rtl/>
        </w:rPr>
        <w:t xml:space="preserve"> </w:t>
      </w:r>
      <w:r w:rsidRPr="006F178A">
        <w:rPr>
          <w:rFonts w:ascii="Fb Fontext" w:hAnsi="Fb Fontext"/>
          <w:sz w:val="20"/>
          <w:rtl/>
        </w:rPr>
        <w:t xml:space="preserve">בשני כתלים </w:t>
      </w:r>
      <w:r w:rsidRPr="006F178A">
        <w:rPr>
          <w:rFonts w:ascii="Fb Fontext" w:hAnsi="Fb Fontext"/>
          <w:sz w:val="20"/>
          <w:rtl/>
        </w:rPr>
        <w:t xml:space="preserve">לא</w:t>
      </w:r>
      <w:r w:rsidRPr="006F178A">
        <w:rPr>
          <w:rFonts w:ascii="Fb Fontext" w:hAnsi="Fb Fontext"/>
          <w:sz w:val="20"/>
          <w:rtl/>
        </w:rPr>
        <w:t xml:space="preserve"> מחוסר מעשה דקריבה שאינם מצטרפים.</w:t>
      </w:r>
    </w:p>
    <w:p>
      <w:pPr>
        <w:pStyle w:val="38"/>
        <w:rPr>
          <w:ins w:id="98302" w:author="מנוע מכני" w:date="2026-10-11T12:04:39Z"/>
        </w:rPr>
      </w:pPr>
      <w:del w:id="98301" w:author="מנוע מכני" w:date="2026-10-11T12:04:39Z">
        <w:r w:rsidRPr="006F178A">
          <w:delText xml:space="preserve">•</w:delText>
        </w:r>
      </w:del>
      <w:r w:rsidRPr="006F178A">
        <w:t xml:space="preserve"> והך ד</w:t>
      </w:r>
      <w:r w:rsidRPr="006F178A">
        <w:t xml:space="preserve">תנא:</w:t>
      </w:r>
    </w:p>
    <w:p w:rsidR="00E9703F" w:rsidRPr="00792286" w:rsidRDefault="00E9703F" w:rsidP="00E9703F">
      <w:pPr>
        <w:rPr>
          <w:b/>
          <w:bCs/>
          <w:rtl/>
        </w:rPr>
      </w:pPr>
      <w:del w:id="98303" w:author="מנוע מכני" w:date="2026-10-11T12:04:39Z">
        <w:r w:rsidRPr="006F178A">
          <w:rPr>
            <w:rFonts w:ascii="Fb Fontext" w:hAnsi="Fb Fontext"/>
            <w:rtl/>
          </w:rPr>
          <w:delText xml:space="preserve"> </w:delText>
        </w:r>
      </w:del>
      <w:r w:rsidRPr="006F178A">
        <w:rPr>
          <w:rFonts w:ascii="Fb Fontext" w:hAnsi="Fb Fontext"/>
          <w:rtl/>
        </w:rPr>
        <w:t xml:space="preserve">הגיה אות אחת - חייב. והיינו שנטלו לגג של חית ועשאו שני זיינין.</w:t>
      </w:r>
    </w:p>
    <w:p>
      <w:pPr>
        <w:pStyle w:val="38"/>
        <w:rPr>
          <w:ins w:id="98304" w:author="מנוע מכני" w:date="2026-10-11T12:04:39Z"/>
        </w:rPr>
      </w:pPr>
      <w:r w:rsidRPr="00792286">
        <w:t>רבא:</w:t>
      </w:r>
    </w:p>
    <w:p w:rsidR="00E9703F" w:rsidRPr="006F178A" w:rsidRDefault="00E9703F" w:rsidP="00E9703F">
      <w:pPr>
        <w:rPr>
          <w:rtl/>
        </w:rPr>
      </w:pPr>
      <w:del w:id="98305" w:author="מנוע מכני" w:date="2026-10-11T12:04:39Z">
        <w:r w:rsidRPr="006F178A">
          <w:rPr>
            <w:rtl/>
          </w:rPr>
          <w:delText xml:space="preserve"> </w:delText>
        </w:r>
      </w:del>
      <w:r w:rsidRPr="006F178A">
        <w:rPr>
          <w:rtl/>
        </w:rPr>
        <w:t xml:space="preserve">שנטלו לתג של דלת ועשאו ריש.</w:t>
      </w:r>
    </w:p>
    <w:p>
      <w:pPr>
        <w:pStyle w:val="38"/>
        <w:rPr>
          <w:ins w:id="98306" w:author="מנוע מכני" w:date="2026-10-11T12:04:39Z"/>
        </w:rPr>
      </w:pPr>
      <w:r w:rsidRPr="004640F6">
        <w:t xml:space="preserve">והך</w:t>
      </w:r>
    </w:p>
    <w:p w:rsidR="00E9703F" w:rsidRPr="004640F6" w:rsidRDefault="00E9703F" w:rsidP="00E9703F">
      <w:pPr>
        <w:rPr>
          <w:spacing w:val="-4"/>
          <w:rtl/>
        </w:rPr>
      </w:pPr>
      <w:del w:id="98307" w:author="מנוע מכני" w:date="2026-10-11T12:04:39Z">
        <w:r w:rsidRPr="004640F6">
          <w:rPr>
            <w:rFonts w:hint="cs"/>
            <w:spacing w:val="-4"/>
            <w:rtl/>
          </w:rPr>
          <w:delText xml:space="preserve"> </w:delText>
        </w:r>
      </w:del>
      <w:ins w:id="103313" w:author="קלוד" w:date="2026-10-11T13:11:34Z">
        <w:r>
          <w:rPr>
            <w:rFonts w:hint="cs"/>
            <w:spacing w:val="-4"/>
            <w:rtl/>
          </w:rPr>
          <w:t xml:space="preserve">שנתכוין</w:t>
        </w:r>
      </w:ins>
      <w:del w:id="103314" w:author="קלוד" w:date="2026-10-11T13:11:34Z">
        <w:r w:rsidRPr="004640F6">
          <w:rPr>
            <w:rFonts w:hint="cs"/>
            <w:spacing w:val="-4"/>
            <w:rtl/>
          </w:rPr>
          <w:delText xml:space="preserve">ד</w:delText>
        </w:r>
        <w:r w:rsidRPr="004640F6">
          <w:rPr>
            <w:spacing w:val="-4"/>
            <w:rtl/>
          </w:rPr>
          <w:delText xml:space="preserve">נתכוין</w:delText>
        </w:r>
      </w:del>
      <w:r w:rsidRPr="004640F6">
        <w:rPr>
          <w:spacing w:val="-4"/>
          <w:rtl/>
        </w:rPr>
        <w:t xml:space="preserve"> לכתוב אות אחת ועלו בידו שתים</w:t>
      </w:r>
      <w:r w:rsidRPr="004640F6">
        <w:rPr>
          <w:rFonts w:hint="cs"/>
          <w:spacing w:val="-4"/>
          <w:rtl/>
        </w:rPr>
        <w:t xml:space="preserve"> </w:t>
      </w:r>
      <w:ins w:id="103311" w:author="קלוד" w:date="2026-10-11T13:11:34Z">
        <w:r>
          <w:rPr>
            <w:rStyle w:val="afffffe"/>
            <w:rFonts w:hint="cs"/>
            <w:spacing w:val="-4"/>
            <w:rtl/>
          </w:rPr>
          <w:t xml:space="preserve">חייב,</w:t>
        </w:r>
      </w:ins>
      <w:del w:id="103312" w:author="קלוד" w:date="2026-10-11T13:11:34Z">
        <w:r w:rsidRPr="004640F6">
          <w:rPr>
            <w:rFonts w:hint="cs"/>
            <w:spacing w:val="-4"/>
            <w:rtl/>
          </w:rPr>
          <w:delText xml:space="preserve">-</w:delText>
        </w:r>
      </w:del>
      <w:r w:rsidRPr="004640F6">
        <w:rPr>
          <w:rFonts w:hint="cs"/>
          <w:spacing w:val="-4"/>
          <w:rtl/>
        </w:rPr>
        <w:t xml:space="preserve"> </w:t>
      </w:r>
      <w:ins w:id="103309" w:author="קלוד" w:date="2026-10-11T13:11:34Z">
        <w:r>
          <w:rPr>
            <w:rStyle w:val="afffffe"/>
            <w:rFonts w:hint="cs"/>
            <w:spacing w:val="-4"/>
            <w:rtl/>
          </w:rPr>
          <w:t xml:space="preserve">ובמשנה פטור</w:t>
        </w:r>
        <w:r>
          <w:rPr>
            <w:rFonts w:hint="cs"/>
            <w:spacing w:val="-4"/>
            <w:rtl/>
          </w:rPr>
          <w:t xml:space="preserve">. ל"ק:</w:t>
        </w:r>
      </w:ins>
      <w:del w:id="103310" w:author="קלוד" w:date="2026-10-11T13:11:34Z">
        <w:r w:rsidRPr="004640F6">
          <w:rPr>
            <w:rFonts w:hint="cs"/>
            <w:spacing w:val="-4"/>
            <w:rtl/>
          </w:rPr>
          <w:delText xml:space="preserve">ל</w:delText>
        </w:r>
        <w:r w:rsidRPr="004640F6">
          <w:rPr>
            <w:spacing w:val="-4"/>
            <w:rtl/>
          </w:rPr>
          <w:delText xml:space="preserve">"</w:delText>
        </w:r>
        <w:r w:rsidRPr="004640F6">
          <w:rPr>
            <w:rFonts w:hint="cs"/>
            <w:spacing w:val="-4"/>
            <w:rtl/>
          </w:rPr>
          <w:delText xml:space="preserve">ק</w:delText>
        </w:r>
      </w:del>
      <w:r w:rsidRPr="004640F6">
        <w:rPr>
          <w:rFonts w:hint="cs"/>
          <w:spacing w:val="-4"/>
          <w:rtl/>
        </w:rPr>
        <w:t xml:space="preserve"> </w:t>
      </w:r>
      <w:r w:rsidRPr="004640F6">
        <w:rPr>
          <w:spacing w:val="-4"/>
          <w:rtl/>
        </w:rPr>
        <w:t xml:space="preserve">הא - </w:t>
      </w:r>
      <w:ins w:id="103307" w:author="קלוד" w:date="2026-10-11T13:11:34Z">
        <w:r>
          <w:rPr>
            <w:spacing w:val="-4"/>
            <w:rtl/>
          </w:rPr>
          <w:t xml:space="preserve">שצריך</w:t>
        </w:r>
      </w:ins>
      <w:del w:id="103308" w:author="קלוד" w:date="2026-10-11T13:11:34Z">
        <w:r w:rsidRPr="004640F6">
          <w:rPr>
            <w:spacing w:val="-4"/>
            <w:rtl/>
          </w:rPr>
          <w:delText xml:space="preserve">דבעי</w:delText>
        </w:r>
      </w:del>
      <w:r w:rsidRPr="004640F6">
        <w:rPr>
          <w:spacing w:val="-4"/>
          <w:rtl/>
        </w:rPr>
        <w:t xml:space="preserve"> </w:t>
      </w:r>
      <w:ins w:id="103305" w:author="קלוד" w:date="2026-10-11T13:11:34Z">
        <w:r>
          <w:rPr>
            <w:spacing w:val="-4"/>
            <w:rtl/>
          </w:rPr>
          <w:t xml:space="preserve">תגים,</w:t>
        </w:r>
      </w:ins>
      <w:del w:id="103306" w:author="קלוד" w:date="2026-10-11T13:11:34Z">
        <w:r w:rsidRPr="004640F6">
          <w:rPr>
            <w:spacing w:val="-4"/>
            <w:rtl/>
          </w:rPr>
          <w:delText xml:space="preserve">זיוני</w:delText>
        </w:r>
      </w:del>
      <w:r w:rsidRPr="004640F6">
        <w:rPr>
          <w:spacing w:val="-4"/>
          <w:rtl/>
        </w:rPr>
        <w:t xml:space="preserve"> </w:t>
      </w:r>
      <w:ins w:id="103303" w:author="קלוד" w:date="2026-10-11T13:11:34Z">
        <w:r>
          <w:rPr>
            <w:spacing w:val="-4"/>
            <w:rtl/>
          </w:rPr>
          <w:t xml:space="preserve">פטור;</w:t>
        </w:r>
      </w:ins>
      <w:del w:id="103304" w:author="קלוד" w:date="2026-10-11T13:11:34Z">
        <w:r w:rsidRPr="004640F6">
          <w:rPr>
            <w:spacing w:val="-4"/>
            <w:rtl/>
          </w:rPr>
          <w:delText xml:space="preserve">דפטור,</w:delText>
        </w:r>
      </w:del>
      <w:r w:rsidRPr="004640F6">
        <w:rPr>
          <w:spacing w:val="-4"/>
          <w:rtl/>
        </w:rPr>
        <w:t xml:space="preserve"> הא - </w:t>
      </w:r>
      <w:ins w:id="94815" w:author="מנוע מכני" w:date="2026-10-11T12:04:39Z">
        <w:ins w:id="103301" w:author="קלוד" w:date="2026-10-11T13:11:34Z">
          <w:r>
            <w:rPr>
              <w:spacing w:val="-4"/>
              <w:rtl/>
            </w:rPr>
            <w:t xml:space="preserve">שאינו</w:t>
          </w:r>
        </w:ins>
        <w:del w:id="103302" w:author="קלוד" w:date="2026-10-11T13:11:34Z">
          <w:r>
            <w:rPr>
              <w:spacing w:val="-4"/>
              <w:rtl/>
            </w:rPr>
            <w:delText xml:space="preserve">דלא</w:delText>
          </w:r>
        </w:del>
        <w:r>
          <w:rPr>
            <w:spacing w:val="-4"/>
            <w:rtl/>
          </w:rPr>
          <w:t xml:space="preserve"> צריך</w:t>
        </w:r>
      </w:ins>
      <w:del w:id="94816" w:author="מנוע מכני" w:date="2026-10-11T12:04:39Z">
        <w:r w:rsidRPr="004640F6">
          <w:rPr>
            <w:spacing w:val="-4"/>
            <w:rtl/>
          </w:rPr>
          <w:delText xml:space="preserve">דלא בעי</w:delText>
        </w:r>
      </w:del>
      <w:r w:rsidRPr="004640F6">
        <w:rPr>
          <w:spacing w:val="-4"/>
          <w:rtl/>
        </w:rPr>
        <w:t xml:space="preserve"> </w:t>
      </w:r>
      <w:ins w:id="103299" w:author="קלוד" w:date="2026-10-11T13:11:34Z">
        <w:r>
          <w:rPr>
            <w:spacing w:val="-4"/>
            <w:rtl/>
          </w:rPr>
          <w:t xml:space="preserve">תגים.</w:t>
        </w:r>
      </w:ins>
      <w:del w:id="103300" w:author="קלוד" w:date="2026-10-11T13:11:34Z">
        <w:r w:rsidRPr="004640F6">
          <w:rPr>
            <w:spacing w:val="-4"/>
            <w:rtl/>
          </w:rPr>
          <w:delText xml:space="preserve">זיוני.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קה.</w:t>
      </w:r>
    </w:p>
    <w:p>
      <w:pPr>
        <w:pStyle w:val="afffff8"/>
        <w:rPr>
          <w:ins w:id="90521" w:author="קלוד" w:date="2026-10-11T12:33:55Z"/>
        </w:rPr>
      </w:pPr>
      <w:ins w:id="90522" w:author="קלוד" w:date="2026-10-11T12:33:55Z">
        <w:r>
          <w:rPr>
            <w:color w:val="7B3F00"/>
          </w:rPr>
          <w:t xml:space="preserve">נוטריקון - כתב אות אחת, ודרשות בתורה</w:t>
        </w:r>
      </w:ins>
    </w:p>
    <w:p w:rsidR="00E9703F" w:rsidRPr="006F178A" w:rsidRDefault="00E9703F" w:rsidP="00E9703F">
      <w:pPr>
        <w:rPr>
          <w:rtl/>
        </w:rPr>
      </w:pPr>
      <w:r w:rsidRPr="006F178A">
        <w:rPr>
          <w:rFonts w:ascii="Fb Fontext" w:hAnsi="Fb Fontext"/>
          <w:rtl/>
        </w:rPr>
        <w:t xml:space="preserve">כתב אות אחת נוטריקון, </w:t>
      </w:r>
      <w:r w:rsidRPr="006F178A">
        <w:rPr>
          <w:rStyle w:val="2fb"/>
          <w:rFonts w:ascii="Fb Fontext" w:hAnsi="Fb Fontext"/>
          <w:rtl/>
        </w:rPr>
        <w:t xml:space="preserve">רבי</w:t>
      </w:r>
      <w:r w:rsidRPr="006F178A">
        <w:rPr>
          <w:rFonts w:ascii="Fb Fontext" w:hAnsi="Fb Fontext"/>
          <w:rtl/>
        </w:rPr>
        <w:t xml:space="preserve"> יהושע בן בתירה מחייב וחכמים פוטרין</w:t>
      </w:r>
    </w:p>
    <w:p w:rsidR="00E9703F" w:rsidRDefault="00E9703F" w:rsidP="00E9703F">
      <w:pPr>
        <w:rPr>
          <w:rtl/>
        </w:rPr>
      </w:pPr>
      <w:r w:rsidRPr="006F178A">
        <w:rPr>
          <w:rFonts w:hint="cs"/>
          <w:rtl/>
        </w:rPr>
        <w:t xml:space="preserve">נוטריקון מן התורה - </w:t>
      </w:r>
      <w:r w:rsidRPr="006F178A">
        <w:rPr>
          <w:rStyle w:val="2fb"/>
          <w:rtl/>
        </w:rPr>
        <w:t xml:space="preserve">רי"ו</w:t>
      </w:r>
      <w:r w:rsidRPr="006F178A">
        <w:rPr>
          <w:rtl/>
        </w:rPr>
        <w:t xml:space="preserve"> [</w:t>
      </w:r>
      <w:r w:rsidRPr="006F178A">
        <w:rPr>
          <w:rStyle w:val="2fb"/>
          <w:rtl/>
        </w:rPr>
        <w:t xml:space="preserve">מריב"ז</w:t>
      </w:r>
      <w:r w:rsidRPr="006F178A">
        <w:rPr>
          <w:rtl/>
        </w:rPr>
        <w:t xml:space="preserve">] כי א"ב המו"ן גוים נתתיך,</w:t>
      </w:r>
    </w:p>
    <w:p w:rsidR="00E9703F" w:rsidRPr="009757B9" w:rsidRDefault="00E9703F" w:rsidP="00E9703F">
      <w:pPr>
        <w:rPr>
          <w:rFonts w:cs="Guttman Vilna"/>
          <w:b/>
          <w:bCs/>
          <w:rtl/>
        </w:rPr>
      </w:pPr>
      <w:r w:rsidRPr="006F178A">
        <w:rPr>
          <w:rtl/>
        </w:rPr>
        <w:t>אב נתתיך לאומות, בחור נתתיך באומות, המון חביב נתתיך באומות.</w:t>
      </w:r>
    </w:p>
    <w:p w:rsidR="00E9703F" w:rsidRPr="006F178A" w:rsidRDefault="00E9703F" w:rsidP="00E9703F">
      <w:pPr>
        <w:rPr>
          <w:rStyle w:val="afffe"/>
          <w:rFonts w:ascii="Fb Fontext" w:hAnsi="Fb Fontext"/>
          <w:b/>
          <w:rtl/>
        </w:rPr>
      </w:pPr>
      <w:r w:rsidRPr="006F178A">
        <w:rPr>
          <w:rtl/>
        </w:rPr>
        <w:tab/>
      </w:r>
      <w:r w:rsidRPr="006F178A">
        <w:rPr>
          <w:rtl/>
        </w:rPr>
        <w:tab/>
      </w:r>
      <w:del w:id="90160" w:author="מנוע מכני" w:date="2026-10-11T12:04:39Z">
        <w:r w:rsidRPr="006F178A">
          <w:rPr>
            <w:rtl/>
          </w:rPr>
          <w:tab/>
          <w:delText xml:space="preserve"> </w:delText>
        </w:r>
      </w:del>
      <w:r w:rsidRPr="006F178A">
        <w:rPr>
          <w:rtl/>
        </w:rPr>
        <w:tab/>
        <w:t xml:space="preserve">מלך נתתיך לאומות, ותיק נתתיך באומות, נאמן נתתיך לאומות.</w:t>
      </w:r>
    </w:p>
    <w:p>
      <w:pPr>
        <w:pStyle w:val="38"/>
        <w:rPr>
          <w:ins w:id="98308" w:author="מנוע מכני" w:date="2026-10-11T12:04:39Z"/>
        </w:rPr>
      </w:pPr>
      <w:r w:rsidRPr="006F178A">
        <w:t>ב.</w:t>
      </w:r>
      <w:r w:rsidRPr="006F178A">
        <w:t xml:space="preserve"> רי"ו </w:t>
      </w:r>
      <w:ins w:id="93245" w:author="מנוע מכני" w:date="2026-10-11T12:04:39Z">
        <w:r>
          <w:t xml:space="preserve">שלו</w:t>
        </w:r>
      </w:ins>
      <w:del w:id="93246" w:author="מנוע מכני" w:date="2026-10-11T12:04:39Z">
        <w:r w:rsidRPr="006F178A">
          <w:delText xml:space="preserve">דידיה</w:delText>
        </w:r>
      </w:del>
      <w:r w:rsidRPr="006F178A">
        <w:t xml:space="preserve"> אנכי - נוטריקון:</w:t>
      </w:r>
    </w:p>
    <w:p w:rsidR="00E9703F" w:rsidRPr="006F178A" w:rsidRDefault="00E9703F" w:rsidP="00E9703F">
      <w:pPr>
        <w:rPr>
          <w:rStyle w:val="afffe"/>
          <w:rFonts w:ascii="Fb Fontext" w:hAnsi="Fb Fontext"/>
          <w:b/>
          <w:rtl/>
        </w:rPr>
      </w:pPr>
      <w:del w:id="98309" w:author="מנוע מכני" w:date="2026-10-11T12:04:39Z">
        <w:r w:rsidRPr="006F178A">
          <w:rPr>
            <w:rtl/>
          </w:rPr>
          <w:delText xml:space="preserve"> </w:delText>
        </w:r>
      </w:del>
      <w:ins w:id="96131" w:author="מנוע מכני" w:date="2026-10-11T12:04:39Z">
        <w:r>
          <w:rPr>
            <w:rtl/>
          </w:rPr>
          <w:t xml:space="preserve">אני</w:t>
        </w:r>
      </w:ins>
      <w:del w:id="96132" w:author="מנוע מכני" w:date="2026-10-11T12:04:39Z">
        <w:r w:rsidRPr="006F178A">
          <w:rPr>
            <w:rtl/>
          </w:rPr>
          <w:delText xml:space="preserve">אנא</w:delText>
        </w:r>
      </w:del>
      <w:r w:rsidRPr="006F178A">
        <w:rPr>
          <w:rtl/>
        </w:rPr>
        <w:t xml:space="preserve"> נפשי כתיבת יהבית.</w:t>
      </w:r>
    </w:p>
    <w:p w:rsidR="00E9703F" w:rsidRPr="006F178A" w:rsidRDefault="00E9703F" w:rsidP="00E9703F">
      <w:pPr>
        <w:rPr>
          <w:rStyle w:val="afffe"/>
          <w:rFonts w:ascii="Fb Fontext" w:hAnsi="Fb Fontext"/>
          <w:b/>
          <w:rtl/>
        </w:rPr>
      </w:pPr>
      <w:r w:rsidRPr="006F178A">
        <w:rPr>
          <w:rStyle w:val="afffe"/>
          <w:rFonts w:ascii="Fb Fontext" w:hAnsi="Fb Fontext"/>
          <w:b/>
          <w:rtl/>
        </w:rPr>
        <w:lastRenderedPageBreak/>
        <w:t>ג.</w:t>
      </w:r>
      <w:r w:rsidRPr="006F178A">
        <w:rPr>
          <w:rtl/>
        </w:rPr>
        <w:t xml:space="preserve"> לרבנן אמירה נעימה כתיבה יהיבה.</w:t>
      </w:r>
    </w:p>
    <w:p>
      <w:pPr>
        <w:pStyle w:val="38"/>
        <w:rPr>
          <w:ins w:id="98310" w:author="מנוע מכני" w:date="2026-10-11T12:04:39Z"/>
        </w:rPr>
      </w:pPr>
      <w:r w:rsidRPr="006F178A">
        <w:t>ד.</w:t>
      </w:r>
      <w:r w:rsidRPr="006F178A">
        <w:t xml:space="preserve"> </w:t>
      </w:r>
      <w:r w:rsidRPr="004C00C0">
        <w:t xml:space="preserve">א"ד:</w:t>
      </w:r>
    </w:p>
    <w:p w:rsidR="00E9703F" w:rsidRPr="006F178A" w:rsidRDefault="00E9703F" w:rsidP="00E9703F">
      <w:pPr>
        <w:rPr>
          <w:rStyle w:val="afffe"/>
          <w:rFonts w:ascii="Fb Fontext" w:hAnsi="Fb Fontext"/>
          <w:b/>
          <w:rtl/>
        </w:rPr>
      </w:pPr>
      <w:del w:id="98311" w:author="מנוע מכני" w:date="2026-10-11T12:04:39Z">
        <w:r w:rsidRPr="004C00C0">
          <w:rPr>
            <w:b/>
            <w:bCs/>
            <w:rtl/>
          </w:rPr>
          <w:delText xml:space="preserve"> </w:delText>
        </w:r>
      </w:del>
      <w:r w:rsidRPr="006F178A">
        <w:rPr>
          <w:rtl/>
        </w:rPr>
        <w:t>אנכי למפרע: יהיבה כתיבה נאמנין אמריה.</w:t>
      </w:r>
    </w:p>
    <w:p w:rsidR="00E9703F" w:rsidRPr="006F178A" w:rsidRDefault="00E9703F" w:rsidP="00E9703F">
      <w:pPr>
        <w:rPr>
          <w:rStyle w:val="afffe"/>
          <w:rFonts w:ascii="Fb Fontext" w:hAnsi="Fb Fontext"/>
          <w:b/>
          <w:rtl/>
        </w:rPr>
      </w:pPr>
      <w:r w:rsidRPr="006F178A">
        <w:rPr>
          <w:rStyle w:val="afffe"/>
          <w:rFonts w:ascii="Fb Fontext" w:hAnsi="Fb Fontext"/>
          <w:b/>
          <w:rtl/>
        </w:rPr>
        <w:t>ה.</w:t>
      </w:r>
      <w:r w:rsidRPr="006F178A">
        <w:rPr>
          <w:rtl/>
        </w:rPr>
        <w:t xml:space="preserve"> דבי </w:t>
      </w:r>
      <w:r w:rsidRPr="006F178A">
        <w:rPr>
          <w:rStyle w:val="2fb"/>
          <w:rtl/>
        </w:rPr>
        <w:t xml:space="preserve">רבי </w:t>
      </w:r>
      <w:ins w:id="103319" w:author="קלוד" w:date="2026-10-11T13:11:34Z">
        <w:r>
          <w:rPr>
            <w:rStyle w:val="2fb"/>
            <w:rtl/>
          </w:rPr>
          <w:t xml:space="preserve">נתן:</w:t>
        </w:r>
      </w:ins>
      <w:del w:id="103320" w:author="קלוד" w:date="2026-10-11T13:11:34Z">
        <w:r w:rsidRPr="006F178A">
          <w:rPr>
            <w:rStyle w:val="2fb"/>
            <w:rtl/>
          </w:rPr>
          <w:delText xml:space="preserve">נתן</w:delText>
        </w:r>
      </w:del>
      <w:r w:rsidRPr="006F178A">
        <w:rPr>
          <w:rtl/>
        </w:rPr>
        <w:t xml:space="preserve"> כי </w:t>
      </w:r>
      <w:r w:rsidRPr="006F178A">
        <w:rPr>
          <w:rStyle w:val="2fb"/>
          <w:rtl/>
        </w:rPr>
        <w:t xml:space="preserve">יר"ט</w:t>
      </w:r>
      <w:r w:rsidRPr="006F178A">
        <w:rPr>
          <w:rtl/>
        </w:rPr>
        <w:t xml:space="preserve"> הדרך לנגדי</w:t>
      </w:r>
      <w:ins w:id="103317" w:author="קלוד" w:date="2026-10-11T13:11:34Z">
        <w:r>
          <w:rPr>
            <w:rtl/>
          </w:rPr>
          <w:t xml:space="preserve"> - </w:t>
        </w:r>
      </w:ins>
      <w:del w:id="103318" w:author="קלוד" w:date="2026-10-11T13:11:34Z">
        <w:r w:rsidRPr="006F178A">
          <w:rPr>
            <w:rtl/>
          </w:rPr>
          <w:delText xml:space="preserve"> </w:delText>
        </w:r>
      </w:del>
      <w:r w:rsidRPr="006F178A">
        <w:rPr>
          <w:rtl/>
        </w:rPr>
        <w:t xml:space="preserve">יראה ראתה </w:t>
      </w:r>
      <w:ins w:id="103315" w:author="קלוד" w:date="2026-10-11T13:11:34Z">
        <w:r>
          <w:rPr>
            <w:rtl/>
          </w:rPr>
          <w:t xml:space="preserve">נטתה </w:t>
        </w:r>
        <w:r>
          <w:rPr>
            <w:rStyle w:val="afffffe"/>
            <w:rtl/>
          </w:rPr>
          <w:t xml:space="preserve">האתון</w:t>
        </w:r>
        <w:r>
          <w:rPr>
            <w:rtl/>
          </w:rPr>
          <w:t xml:space="preserve">.</w:t>
        </w:r>
      </w:ins>
      <w:del w:id="103316" w:author="קלוד" w:date="2026-10-11T13:11:34Z">
        <w:r w:rsidRPr="006F178A">
          <w:rPr>
            <w:rtl/>
          </w:rPr>
          <w:delText xml:space="preserve">נטתה.</w:delText>
        </w:r>
      </w:del>
    </w:p>
    <w:p w:rsidR="00E9703F" w:rsidRPr="006F178A" w:rsidRDefault="00E9703F" w:rsidP="00E9703F">
      <w:pPr>
        <w:rPr>
          <w:rStyle w:val="afffe"/>
          <w:rFonts w:ascii="Fb Fontext" w:hAnsi="Fb Fontext"/>
          <w:b/>
          <w:rtl/>
        </w:rPr>
      </w:pPr>
      <w:r w:rsidRPr="006F178A">
        <w:rPr>
          <w:rStyle w:val="afffe"/>
          <w:rFonts w:ascii="Fb Fontext" w:hAnsi="Fb Fontext"/>
          <w:b/>
          <w:rtl/>
        </w:rPr>
        <w:t>ו.</w:t>
      </w:r>
      <w:r w:rsidRPr="006F178A">
        <w:rPr>
          <w:rtl/>
        </w:rPr>
        <w:t xml:space="preserve"> דבי </w:t>
      </w:r>
      <w:r w:rsidRPr="006F178A">
        <w:rPr>
          <w:rStyle w:val="2fb"/>
          <w:rtl/>
        </w:rPr>
        <w:t xml:space="preserve">רבי ישמעאל</w:t>
      </w:r>
      <w:r w:rsidRPr="006F178A">
        <w:rPr>
          <w:rtl/>
        </w:rPr>
        <w:t xml:space="preserve"> </w:t>
      </w:r>
      <w:r w:rsidRPr="006F178A">
        <w:rPr>
          <w:rStyle w:val="2fb"/>
          <w:rtl/>
        </w:rPr>
        <w:t xml:space="preserve">כרמ"ל</w:t>
      </w:r>
      <w:r w:rsidRPr="006F178A">
        <w:rPr>
          <w:rtl/>
        </w:rPr>
        <w:t xml:space="preserve"> - כר מלא.</w:t>
      </w:r>
    </w:p>
    <w:p w:rsidR="00E9703F" w:rsidRPr="004640F6" w:rsidRDefault="00E9703F" w:rsidP="00E9703F">
      <w:pPr>
        <w:rPr>
          <w:rStyle w:val="afffe"/>
          <w:rFonts w:ascii="Fb Fontext" w:hAnsi="Fb Fontext"/>
          <w:b/>
          <w:spacing w:val="-2"/>
          <w:rtl/>
        </w:rPr>
      </w:pPr>
      <w:r w:rsidRPr="004640F6">
        <w:rPr>
          <w:rStyle w:val="afffe"/>
          <w:rFonts w:ascii="Fb Fontext" w:hAnsi="Fb Fontext"/>
          <w:b/>
          <w:spacing w:val="-2"/>
          <w:rtl/>
        </w:rPr>
        <w:t>ז.</w:t>
      </w:r>
      <w:r w:rsidRPr="004640F6">
        <w:rPr>
          <w:spacing w:val="-2"/>
          <w:rtl/>
        </w:rPr>
        <w:t xml:space="preserve"> </w:t>
      </w:r>
      <w:r w:rsidRPr="004640F6">
        <w:rPr>
          <w:rStyle w:val="2fb"/>
          <w:spacing w:val="-2"/>
          <w:rtl/>
        </w:rPr>
        <w:t xml:space="preserve">ר</w:t>
      </w:r>
      <w:r w:rsidRPr="004640F6">
        <w:rPr>
          <w:rStyle w:val="2fb"/>
          <w:rFonts w:hint="cs"/>
          <w:spacing w:val="-2"/>
          <w:rtl/>
        </w:rPr>
        <w:t>אב</w:t>
      </w:r>
      <w:r w:rsidRPr="004640F6">
        <w:rPr>
          <w:rStyle w:val="2fb"/>
          <w:spacing w:val="-2"/>
          <w:rtl/>
        </w:rPr>
        <w:t>"</w:t>
      </w:r>
      <w:r w:rsidRPr="004640F6">
        <w:rPr>
          <w:rStyle w:val="2fb"/>
          <w:rFonts w:hint="cs"/>
          <w:spacing w:val="-2"/>
          <w:rtl/>
        </w:rPr>
        <w:t>י</w:t>
      </w:r>
      <w:r w:rsidRPr="004640F6">
        <w:rPr>
          <w:spacing w:val="-2"/>
          <w:rtl/>
        </w:rPr>
        <w:t xml:space="preserve"> והוא קללני קללה </w:t>
      </w:r>
      <w:r w:rsidRPr="004640F6">
        <w:rPr>
          <w:rStyle w:val="2fb"/>
          <w:spacing w:val="-2"/>
          <w:rtl/>
        </w:rPr>
        <w:t xml:space="preserve">נמרצ"ת</w:t>
      </w:r>
      <w:r w:rsidRPr="004640F6">
        <w:rPr>
          <w:spacing w:val="-2"/>
          <w:rtl/>
        </w:rPr>
        <w:t xml:space="preserve"> - </w:t>
      </w:r>
      <w:r w:rsidRPr="004640F6">
        <w:rPr>
          <w:rStyle w:val="afffe"/>
          <w:rFonts w:ascii="Fb Fontext" w:hAnsi="Fb Fontext"/>
          <w:spacing w:val="-2"/>
          <w:rtl/>
        </w:rPr>
        <w:t>נ</w:t>
      </w:r>
      <w:r w:rsidRPr="004640F6">
        <w:rPr>
          <w:spacing w:val="-2"/>
          <w:rtl/>
        </w:rPr>
        <w:t xml:space="preserve">ואף הוא, </w:t>
      </w:r>
      <w:r w:rsidRPr="004640F6">
        <w:rPr>
          <w:rStyle w:val="afffe"/>
          <w:rFonts w:ascii="Fb Fontext" w:hAnsi="Fb Fontext"/>
          <w:spacing w:val="-2"/>
          <w:rtl/>
        </w:rPr>
        <w:t>מ</w:t>
      </w:r>
      <w:r w:rsidRPr="004640F6">
        <w:rPr>
          <w:spacing w:val="-2"/>
          <w:rtl/>
        </w:rPr>
        <w:t xml:space="preserve">ואבי הוא, </w:t>
      </w:r>
      <w:r w:rsidRPr="004640F6">
        <w:rPr>
          <w:rStyle w:val="afffe"/>
          <w:rFonts w:ascii="Fb Fontext" w:hAnsi="Fb Fontext"/>
          <w:spacing w:val="-2"/>
          <w:rtl/>
        </w:rPr>
        <w:t>ר</w:t>
      </w:r>
      <w:r w:rsidRPr="004640F6">
        <w:rPr>
          <w:spacing w:val="-2"/>
          <w:rtl/>
        </w:rPr>
        <w:t xml:space="preserve">וצח הוא, </w:t>
      </w:r>
      <w:r w:rsidRPr="004640F6">
        <w:rPr>
          <w:rStyle w:val="afffe"/>
          <w:rFonts w:ascii="Fb Fontext" w:hAnsi="Fb Fontext"/>
          <w:spacing w:val="-2"/>
          <w:rtl/>
        </w:rPr>
        <w:t>צ</w:t>
      </w:r>
      <w:r w:rsidRPr="004640F6">
        <w:rPr>
          <w:spacing w:val="-2"/>
          <w:rtl/>
        </w:rPr>
        <w:t xml:space="preserve">ורר הוא, </w:t>
      </w:r>
      <w:r w:rsidRPr="004640F6">
        <w:rPr>
          <w:rStyle w:val="afffe"/>
          <w:rFonts w:ascii="Fb Fontext" w:hAnsi="Fb Fontext"/>
          <w:spacing w:val="-2"/>
          <w:rtl/>
        </w:rPr>
        <w:t>ת</w:t>
      </w:r>
      <w:r w:rsidRPr="004640F6">
        <w:rPr>
          <w:spacing w:val="-2"/>
          <w:rtl/>
        </w:rPr>
        <w:t>ועבה הוא.</w:t>
      </w:r>
    </w:p>
    <w:p w:rsidR="00E9703F" w:rsidRPr="006061D7" w:rsidRDefault="00E9703F" w:rsidP="00E9703F">
      <w:pPr>
        <w:rPr>
          <w:rtl/>
        </w:rPr>
      </w:pPr>
      <w:r w:rsidRPr="006061D7">
        <w:rPr>
          <w:rtl/>
        </w:rPr>
        <w:t xml:space="preserve">ח. </w:t>
      </w:r>
      <w:r w:rsidRPr="006061D7">
        <w:rPr>
          <w:rStyle w:val="2fb"/>
          <w:rtl/>
        </w:rPr>
        <w:t xml:space="preserve">רנב"י</w:t>
      </w:r>
      <w:r w:rsidRPr="006061D7">
        <w:rPr>
          <w:rtl/>
        </w:rPr>
        <w:t xml:space="preserve"> מה נדבר ומה נצטד"ק - נכונים אנחנו, צדיקים אנחנו, טהורים אנחנו, דכים אנחנו, קדושים אנחנו.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19" w:author="קלוד" w:date="2026-10-11T12:33:55Z"/>
        </w:rPr>
      </w:pPr>
      <w:ins w:id="90520" w:author="קלוד" w:date="2026-10-11T12:33:55Z">
        <w:r>
          <w:rPr>
            <w:color w:val="7B3F00"/>
          </w:rPr>
          <w:t xml:space="preserve">שתי אותיות בשתי העלמות - ידיעה לחצי שיעור</w:t>
        </w:r>
      </w:ins>
    </w:p>
    <w:p w:rsidR="00E9703F" w:rsidRPr="006F178A" w:rsidRDefault="00E9703F" w:rsidP="00E9703F">
      <w:pPr>
        <w:rPr>
          <w:rtl/>
        </w:rPr>
      </w:pPr>
      <w:r w:rsidRPr="006F178A">
        <w:rPr>
          <w:rFonts w:ascii="Fb Fontext" w:hAnsi="Fb Fontext"/>
          <w:rtl/>
        </w:rPr>
        <w:t>הכותב שתי אותיות בשתי העלמות, אחת שחרית ואחת בין הערבים</w:t>
      </w:r>
    </w:p>
    <w:p w:rsidR="00E9703F" w:rsidRPr="006F178A" w:rsidRDefault="00E9703F" w:rsidP="00E9703F">
      <w:pPr>
        <w:rPr>
          <w:rtl/>
        </w:rPr>
      </w:pPr>
      <w:r w:rsidRPr="006F178A">
        <w:rPr>
          <w:rStyle w:val="2fb"/>
          <w:rtl/>
        </w:rPr>
        <w:t xml:space="preserve">לר"ג</w:t>
      </w:r>
      <w:r w:rsidRPr="006F178A">
        <w:rPr>
          <w:rtl/>
        </w:rPr>
        <w:t xml:space="preserve"> חייב דאין ידיעה לחצי שיעור.</w:t>
      </w:r>
    </w:p>
    <w:p w:rsidR="00E9703F" w:rsidRDefault="00E9703F" w:rsidP="00E9703F">
      <w:pPr>
        <w:rPr>
          <w:rtl/>
        </w:rPr>
      </w:pPr>
      <w:r w:rsidRPr="006F178A">
        <w:rPr>
          <w:rtl/>
        </w:rPr>
        <w:t>ורבנן פוטרין דיש ידיעה לחצי שיעור. [ו</w:t>
      </w:r>
      <w:r w:rsidRPr="006F178A">
        <w:rPr>
          <w:b/>
          <w:bCs/>
          <w:rtl/>
        </w:rPr>
        <w:t>הלכתא</w:t>
      </w:r>
      <w:r w:rsidRPr="006F178A">
        <w:rPr>
          <w:rtl/>
        </w:rPr>
        <w:t xml:space="preserve"> כחכמים]</w:t>
      </w:r>
    </w:p>
    <w:p w:rsidR="00E9703F" w:rsidRDefault="00E9703F" w:rsidP="00E9703F">
      <w:pPr>
        <w:pStyle w:val="affffd"/>
        <w:spacing w:after="0"/>
        <w:rPr>
          <w:del w:id="90077" w:author="מנוע עיצוב" w:date="2026-10-11T12:09:26Z"/>
          <w:rFonts w:ascii="MS Mincho" w:hAnsi="MS Mincho"/>
          <w:bCs w:val="0"/>
          <w:rtl/>
        </w:rPr>
      </w:pPr>
      <w:del w:id="90076" w:author="מנוע עיצוב" w:date="2026-10-11T12:09:26Z">
        <w:r>
          <w:rPr>
            <w:rFonts w:ascii="MS Mincho" w:hAnsi="MS Mincho" w:hint="cs"/>
            <w:bCs w:val="0"/>
            <w:rtl/>
          </w:rPr>
          <w:delText xml:space="preserve"> ׻</w:delText>
        </w:r>
      </w:del>
    </w:p>
    <w:p w:rsidR="00E9703F" w:rsidRPr="006F178A" w:rsidRDefault="00E9703F" w:rsidP="00E9703F">
      <w:pPr>
        <w:pStyle w:val="affff"/>
        <w:rPr>
          <w:rFonts w:asciiTheme="minorBidi" w:hAnsiTheme="minorBidi"/>
          <w:sz w:val="20"/>
          <w:rtl/>
        </w:rPr>
        <w:sectPr w:rsidR="00E9703F" w:rsidRPr="006F178A" w:rsidSect="00FB6CBE">
          <w:pgSz w:w="6804" w:h="11907" w:code="8"/>
          <w:pgMar w:top="567" w:right="567" w:bottom="284" w:left="567" w:header="284" w:footer="284" w:gutter="0"/>
          <w:pgNumType w:start="1"/>
          <w:cols w:space="284"/>
          <w:bidi/>
          <w:rtlGutter/>
          <w:docGrid w:linePitch="360"/>
        </w:sectPr>
      </w:pPr>
    </w:p>
    <w:p w:rsidR="00E9703F" w:rsidRDefault="00E9703F" w:rsidP="00E9703F">
      <w:pPr>
        <w:pStyle w:val="Hadran"/>
        <w:rPr>
          <w:rFonts w:asciiTheme="minorBidi" w:hAnsiTheme="minorBidi"/>
          <w:sz w:val="20"/>
          <w:rtl/>
        </w:rPr>
        <w:sectPr w:rsidR="00E9703F" w:rsidSect="00FB6CBE">
          <w:type w:val="continuous"/>
          <w:pgSz w:w="6804" w:h="11907" w:code="8"/>
          <w:pgMar w:top="567" w:right="567" w:bottom="284" w:left="567" w:header="284" w:footer="284" w:gutter="0"/>
          <w:pgNumType w:start="1"/>
          <w:cols w:space="720"/>
          <w:bidi/>
          <w:rtlGutter/>
          <w:docGrid w:linePitch="360"/>
        </w:sectPr>
        <w:pPrChange w:id="101677" w:author="Claude" w:date="2026-10-11T09:08:22Z">
          <w:pPr>
            <w:pStyle w:val="affff"/>
            <w:rPr>
              <w:rFonts w:asciiTheme="minorBidi" w:hAnsiTheme="minorBidi"/>
              <w:sz w:val="20"/>
              <w:rtl/>
            </w:rPr>
            <w:sectPr w:rsidR="00E9703F" w:rsidSect="00FB6CBE">
              <w:type w:val="continuous"/>
              <w:pgSz w:w="6804" w:h="11907" w:code="8"/>
              <w:pgMar w:top="567" w:right="567" w:bottom="284" w:left="567" w:header="284" w:footer="284" w:gutter="0"/>
              <w:pgNumType w:start="1"/>
              <w:cols w:space="720"/>
              <w:bidi/>
              <w:rtlGutter/>
              <w:docGrid w:linePitch="360"/>
            </w:sectPr>
          </w:pPr>
        </w:pPrChange>
      </w:pPr>
      <w:r w:rsidRPr="006F178A">
        <w:rPr>
          <w:rFonts w:asciiTheme="minorBidi" w:hAnsiTheme="minorBidi"/>
          <w:sz w:val="20"/>
          <w:rtl/>
        </w:rPr>
        <w:t>הדרן עלך הבונה.</w:t>
      </w:r>
    </w:p>
    <w:p w:rsidR="004460A6" w:rsidRDefault="004460A6">
      <w:r>
        <w:br w:type="page"/>
      </w:r>
    </w:p>
    <w:p w:rsidR="00E9703F" w:rsidRDefault="00E9703F" w:rsidP="00E9703F">
      <w:pPr>
        <w:pStyle w:val="afff6"/>
        <w:framePr w:wrap="around"/>
        <w:spacing w:line="276" w:lineRule="auto"/>
        <w:rPr>
          <w:del w:id="100594" w:author="Claude" w:date="2026-10-11T09:08:03Z"/>
          <w:rFonts w:ascii="Fb Fontext" w:hAnsi="Fb Fontext"/>
          <w:sz w:val="20"/>
          <w:rtl/>
        </w:rPr>
      </w:pPr>
      <w:del w:id="100593" w:author="Claude" w:date="2026-10-11T09:08:03Z">
        <w:r w:rsidRPr="006F178A">
          <w:rPr>
            <w:rFonts w:ascii="Fb Fontext" w:hAnsi="Fb Fontext" w:hint="cs"/>
            <w:sz w:val="20"/>
            <w:rtl/>
          </w:rPr>
          <w:lastRenderedPageBreak/>
          <w:delText xml:space="preserve">פרק שלשה עשר</w:delText>
        </w:r>
      </w:del>
    </w:p>
    <w:p w:rsidR="00E9703F" w:rsidRPr="006F178A" w:rsidRDefault="00E9703F" w:rsidP="00E9703F">
      <w:pPr>
        <w:pStyle w:val="afff7"/>
        <w:framePr w:wrap="around"/>
        <w:spacing w:line="276" w:lineRule="auto"/>
        <w:rPr>
          <w:del w:id="100596" w:author="Claude" w:date="2026-10-11T09:08:03Z"/>
          <w:rStyle w:val="afffe"/>
          <w:rFonts w:ascii="Fb Fontext" w:hAnsi="Fb Fontext"/>
          <w:sz w:val="20"/>
          <w:rtl/>
        </w:rPr>
      </w:pPr>
      <w:del w:id="100595" w:author="Claude" w:date="2026-10-11T09:08:03Z">
        <w:r w:rsidRPr="006F178A">
          <w:rPr>
            <w:rStyle w:val="afffe"/>
            <w:rFonts w:ascii="Fb Fontext" w:hAnsi="Fb Fontext" w:hint="cs"/>
            <w:sz w:val="20"/>
            <w:rtl/>
          </w:rPr>
          <w:delText xml:space="preserve">האורג</w:delText>
        </w:r>
      </w:del>
    </w:p>
    <w:p w:rsidR="00E9703F" w:rsidRPr="006F178A" w:rsidRDefault="00E9703F" w:rsidP="00E9703F">
      <w:pPr>
        <w:pStyle w:val="afff8"/>
        <w:framePr w:wrap="around"/>
        <w:spacing w:after="0" w:line="276" w:lineRule="auto"/>
        <w:rPr>
          <w:rStyle w:val="afffe"/>
          <w:rFonts w:ascii="Fb Fontext" w:hAnsi="Fb Fontext"/>
          <w:rtl/>
        </w:rPr>
      </w:pPr>
      <w:r w:rsidRPr="006F178A">
        <w:rPr>
          <w:rStyle w:val="afffe"/>
          <w:rFonts w:ascii="Fb Fontext" w:hAnsi="Fb Fontext" w:hint="cs"/>
          <w:rtl/>
        </w:rPr>
        <w:t>קד: - קו:</w:t>
      </w:r>
    </w:p>
    <w:p>
      <w:pPr>
        <w:pStyle w:val="PetichatPerek"/>
        <w:rPr>
          <w:ins w:id="100592" w:author="Claude" w:date="2026-10-11T09:08:03Z"/>
        </w:rPr>
      </w:pPr>
      <w:ins w:id="100591" w:author="Claude" w:date="2026-10-11T09:08:03Z">
        <w:r>
          <w:rPr>
            <w:rFonts w:ascii="Fb Fontext" w:hAnsi="Fb Fontext" w:hint="cs"/>
            <w:sz w:val="20"/>
            <w:rtl/>
          </w:rPr>
          <w:t xml:space="preserve">פרק שלשה עשר</w:t>
        </w:r>
        <w:r>
          <w:rPr>
            <w:rFonts w:ascii="Fb Fontext" w:hAnsi="Fb Fontext" w:hint="cs"/>
            <w:sz w:val="20"/>
            <w:rtl/>
          </w:rPr>
          <w:t xml:space="preserve"> - </w:t>
        </w:r>
        <w:r>
          <w:rPr>
            <w:rStyle w:val="afffe"/>
            <w:rFonts w:ascii="Fb Fontext" w:hAnsi="Fb Fontext" w:hint="cs"/>
            <w:sz w:val="20"/>
            <w:rtl/>
          </w:rPr>
          <w:t xml:space="preserve">האורג</w:t>
        </w:r>
      </w:ins>
    </w:p>
    <w:p>
      <w:pPr>
        <w:pStyle w:val="MishnaBatzad"/>
        <w:rPr>
          <w:ins w:id="20565" w:author="קלוד" w:date="2026-10-11T09:07:15Z"/>
        </w:rPr>
      </w:pPr>
      <w:ins w:id="20564" w:author="קלוד" w:date="2026-10-11T09:07:15Z">
        <w:r>
          <w:t xml:space="preserve">משנה א</w:t>
        </w:r>
      </w:ins>
    </w:p>
    <w:p w:rsidR="00E9703F" w:rsidRPr="00B20210" w:rsidRDefault="00E9703F" w:rsidP="00E9703F">
      <w:pPr>
        <w:pStyle w:val="afff9"/>
        <w:rPr>
          <w:del w:id="20287" w:author="קלוד" w:date="2026-10-11T09:07:15Z"/>
          <w:rStyle w:val="afffe"/>
          <w:bCs w:val="0"/>
          <w:spacing w:val="6"/>
          <w:rtl/>
        </w:rPr>
      </w:pPr>
      <w:del w:id="20285" w:author="קלוד" w:date="2026-10-11T09:07:15Z">
        <w:r w:rsidRPr="00B20210">
          <w:rPr>
            <w:rStyle w:val="afffe"/>
            <w:rFonts w:ascii="Fb Fontext" w:hAnsi="Fb Fontext" w:hint="cs"/>
            <w:b w:val="0"/>
            <w:bCs w:val="0"/>
            <w:spacing w:val="6"/>
            <w:rtl/>
          </w:rPr>
          <w:delText xml:space="preserve">משנה</w:delText>
        </w:r>
      </w:del>
      <w:del w:id="20286" w:author="קלוד" w:date="2026-10-11T09:07:15Z">
        <w:r w:rsidRPr="00B20210">
          <w:rPr>
            <w:rStyle w:val="afffe"/>
            <w:rFonts w:ascii="Fb Fontext" w:hAnsi="Fb Fontext"/>
            <w:b w:val="0"/>
            <w:bCs w:val="0"/>
            <w:spacing w:val="6"/>
            <w:rtl/>
          </w:rPr>
          <w:delText xml:space="preserve">.</w:delText>
        </w:r>
      </w:del>
    </w:p>
    <w:p w:rsidR="00E9703F" w:rsidRPr="004460A6" w:rsidRDefault="00E9703F" w:rsidP="00E9703F">
      <w:pPr>
        <w:pStyle w:val="afff9"/>
        <w:spacing w:before="120"/>
        <w:rPr>
          <w:rStyle w:val="afffe"/>
          <w:b/>
          <w:bCs w:val="0"/>
          <w:sz w:val="20"/>
          <w:rtl/>
        </w:rPr>
        <w:pPrChange w:id="90072" w:author="קלוד" w:date="2026-10-11T12:09:42Z">
          <w:pPr>
            <w:pStyle w:val="afff9"/>
          </w:pPr>
        </w:pPrChange>
      </w:pPr>
      <w:r w:rsidRPr="004460A6">
        <w:rPr>
          <w:rStyle w:val="afffe"/>
          <w:bCs w:val="0"/>
          <w:rtl/>
          <w:rPrChange w:id="40541" w:author="Claude" w:date="2026-10-11T09:07:39Z">
            <w:rPr>
              <w:rStyle w:val="afffe"/>
              <w:bCs w:val="0"/>
              <w:sz w:val="20"/>
              <w:rtl/>
            </w:rPr>
          </w:rPrChange>
        </w:rPr>
        <w:t>רבי אליעזר אומר: האורג שלשה חוטין בתחילה, ואחת על האריג - חייב.</w:t>
      </w:r>
    </w:p>
    <w:p w:rsidR="00E9703F" w:rsidRPr="009757B9" w:rsidRDefault="00E9703F" w:rsidP="00E9703F">
      <w:pPr>
        <w:pStyle w:val="afff9"/>
        <w:rPr>
          <w:rStyle w:val="afffe"/>
          <w:b/>
          <w:bCs w:val="0"/>
          <w:sz w:val="20"/>
          <w:rtl/>
        </w:rPr>
      </w:pPr>
      <w:r w:rsidRPr="00146180">
        <w:rPr>
          <w:rStyle w:val="afffe"/>
          <w:bCs w:val="0"/>
          <w:rtl/>
          <w:rPrChange w:id="40542" w:author="Claude" w:date="2026-10-11T09:07:39Z">
            <w:rPr>
              <w:rStyle w:val="afffe"/>
              <w:bCs w:val="0"/>
              <w:sz w:val="20"/>
              <w:rtl/>
            </w:rPr>
          </w:rPrChange>
        </w:rPr>
        <w:t>וחכ"א: בין בתחילה בין בסוף - שיעורו שני חוטין.</w:t>
      </w:r>
    </w:p>
    <w:p w:rsidR="00E9703F" w:rsidRPr="009757B9" w:rsidRDefault="00E9703F" w:rsidP="00E9703F">
      <w:pPr>
        <w:pStyle w:val="afff9"/>
        <w:rPr>
          <w:rStyle w:val="afffe"/>
          <w:b/>
          <w:bCs w:val="0"/>
          <w:sz w:val="20"/>
          <w:rtl/>
        </w:rPr>
      </w:pPr>
      <w:r w:rsidRPr="00146180">
        <w:rPr>
          <w:rStyle w:val="afffe"/>
          <w:bCs w:val="0"/>
          <w:rtl/>
          <w:rPrChange w:id="40543" w:author="Claude" w:date="2026-10-11T09:07:39Z">
            <w:rPr>
              <w:rStyle w:val="afffe"/>
              <w:bCs w:val="0"/>
              <w:sz w:val="20"/>
              <w:rtl/>
            </w:rPr>
          </w:rPrChange>
        </w:rPr>
        <w:t>העושה שתי בתי נירין בנירין בקירוס, בנפה, בכברה ובסל חייב.</w:t>
      </w:r>
    </w:p>
    <w:p w:rsidR="00E9703F" w:rsidRPr="009757B9" w:rsidRDefault="00E9703F" w:rsidP="00E9703F">
      <w:pPr>
        <w:pStyle w:val="afff9"/>
        <w:rPr>
          <w:rStyle w:val="afffe"/>
          <w:b/>
          <w:bCs w:val="0"/>
          <w:sz w:val="20"/>
          <w:rtl/>
        </w:rPr>
      </w:pPr>
      <w:r w:rsidRPr="00146180">
        <w:rPr>
          <w:rStyle w:val="afffe"/>
          <w:bCs w:val="0"/>
          <w:rtl/>
          <w:rPrChange w:id="40544" w:author="Claude" w:date="2026-10-11T09:07:39Z">
            <w:rPr>
              <w:rStyle w:val="afffe"/>
              <w:bCs w:val="0"/>
              <w:sz w:val="20"/>
              <w:rtl/>
            </w:rPr>
          </w:rPrChange>
        </w:rPr>
        <w:t>והתופר שתי תפירות והקורע על מנת לתפור שתי תפירות.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17" w:author="קלוד" w:date="2026-10-11T12:33:55Z"/>
        </w:rPr>
      </w:pPr>
      <w:ins w:id="90518" w:author="קלוד" w:date="2026-10-11T12:33:55Z">
        <w:r>
          <w:rPr>
            <w:color w:val="7B3F00"/>
          </w:rPr>
          <w:t xml:space="preserve">שיעור אריגה - שלושה חוטין או שנים בתחילה</w:t>
        </w:r>
      </w:ins>
    </w:p>
    <w:p w:rsidR="00E9703F" w:rsidRPr="006F178A" w:rsidRDefault="00E9703F" w:rsidP="00E9703F">
      <w:pPr>
        <w:rPr>
          <w:rStyle w:val="afffe"/>
          <w:rFonts w:ascii="Fb Fontext" w:hAnsi="Fb Fontext"/>
          <w:b/>
          <w:rtl/>
        </w:rPr>
      </w:pPr>
      <w:r w:rsidRPr="006F178A">
        <w:rPr>
          <w:rFonts w:ascii="Fb Fontext" w:hAnsi="Fb Fontext"/>
          <w:rtl/>
        </w:rPr>
        <w:t xml:space="preserve">במתני' </w:t>
      </w:r>
      <w:ins w:id="96133" w:author="מנוע מכני" w:date="2026-10-11T12:04:39Z">
        <w:ins w:id="103331" w:author="קלוד" w:date="2026-10-11T13:11:34Z">
          <w:r>
            <w:rPr>
              <w:rFonts w:ascii="Fb Fontext" w:hAnsi="Fb Fontext"/>
              <w:rtl/>
            </w:rPr>
            <w:t xml:space="preserve">שנינו</w:t>
          </w:r>
        </w:ins>
        <w:del w:id="103332" w:author="קלוד" w:date="2026-10-11T13:11:34Z">
          <w:r>
            <w:rPr>
              <w:rFonts w:ascii="Fb Fontext" w:hAnsi="Fb Fontext"/>
              <w:rtl/>
            </w:rPr>
            <w:delText xml:space="preserve">ישנו</w:delText>
          </w:r>
        </w:del>
      </w:ins>
      <w:del w:id="96134" w:author="מנוע מכני" w:date="2026-10-11T12:04:39Z">
        <w:r w:rsidRPr="006F178A">
          <w:rPr>
            <w:rFonts w:ascii="Fb Fontext" w:hAnsi="Fb Fontext"/>
            <w:rtl/>
          </w:rPr>
          <w:delText xml:space="preserve">איתא</w:delText>
        </w:r>
      </w:del>
      <w:r w:rsidRPr="006F178A">
        <w:rPr>
          <w:rFonts w:ascii="Fb Fontext" w:hAnsi="Fb Fontext"/>
          <w:rtl/>
        </w:rPr>
        <w:t xml:space="preserve"> </w:t>
      </w:r>
      <w:ins w:id="103329" w:author="קלוד" w:date="2026-10-11T13:11:34Z">
        <w:r>
          <w:rPr>
            <w:rFonts w:ascii="Fb Fontext" w:hAnsi="Fb Fontext"/>
            <w:rtl/>
          </w:rPr>
          <w:t xml:space="preserve">שלושה,</w:t>
        </w:r>
      </w:ins>
      <w:del w:id="103330" w:author="קלוד" w:date="2026-10-11T13:11:34Z">
        <w:r w:rsidRPr="006F178A">
          <w:rPr>
            <w:rFonts w:ascii="Fb Fontext" w:hAnsi="Fb Fontext"/>
            <w:rtl/>
          </w:rPr>
          <w:delText xml:space="preserve">שלושה</w:delText>
        </w:r>
      </w:del>
      <w:r w:rsidRPr="006F178A">
        <w:rPr>
          <w:rFonts w:ascii="Fb Fontext" w:hAnsi="Fb Fontext"/>
          <w:rtl/>
        </w:rPr>
        <w:t xml:space="preserve"> </w:t>
      </w:r>
      <w:r w:rsidRPr="006F178A">
        <w:rPr>
          <w:rStyle w:val="2fb"/>
          <w:rFonts w:ascii="Fb Fontext" w:hAnsi="Fb Fontext"/>
          <w:rtl/>
        </w:rPr>
        <w:t xml:space="preserve">ור"י</w:t>
      </w:r>
      <w:r w:rsidRPr="006F178A">
        <w:rPr>
          <w:rFonts w:ascii="Fb Fontext" w:hAnsi="Fb Fontext"/>
          <w:rtl/>
        </w:rPr>
        <w:t xml:space="preserve"> </w:t>
      </w:r>
      <w:ins w:id="103327" w:author="קלוד" w:date="2026-10-11T13:11:34Z">
        <w:r>
          <w:rPr>
            <w:rFonts w:ascii="Fb Fontext" w:hAnsi="Fb Fontext"/>
            <w:rtl/>
          </w:rPr>
          <w:t xml:space="preserve">שנה</w:t>
        </w:r>
      </w:ins>
      <w:del w:id="103328" w:author="קלוד" w:date="2026-10-11T13:11:34Z">
        <w:r w:rsidRPr="006F178A">
          <w:rPr>
            <w:rFonts w:ascii="Fb Fontext" w:hAnsi="Fb Fontext"/>
            <w:rtl/>
          </w:rPr>
          <w:delText xml:space="preserve">תני</w:delText>
        </w:r>
      </w:del>
      <w:r w:rsidRPr="006F178A">
        <w:rPr>
          <w:rFonts w:ascii="Fb Fontext" w:hAnsi="Fb Fontext"/>
          <w:rtl/>
        </w:rPr>
        <w:t xml:space="preserve"> שנים </w:t>
      </w:r>
      <w:ins w:id="103325" w:author="קלוד" w:date="2026-10-11T13:11:34Z">
        <w:r>
          <w:rPr>
            <w:rFonts w:ascii="Fb Fontext" w:hAnsi="Fb Fontext"/>
            <w:rtl/>
          </w:rPr>
          <w:t xml:space="preserve">-</w:t>
        </w:r>
      </w:ins>
      <w:del w:id="103326" w:author="קלוד" w:date="2026-10-11T13:11:34Z">
        <w:r w:rsidRPr="006F178A">
          <w:rPr>
            <w:rFonts w:ascii="Fb Fontext" w:hAnsi="Fb Fontext"/>
            <w:rtl/>
          </w:rPr>
          <w:delText xml:space="preserve">היינו</w:delText>
        </w:r>
      </w:del>
      <w:r w:rsidRPr="006F178A">
        <w:rPr>
          <w:rFonts w:ascii="Fb Fontext" w:hAnsi="Fb Fontext"/>
          <w:rtl/>
        </w:rPr>
        <w:t xml:space="preserve"> </w:t>
      </w:r>
      <w:ins w:id="103323" w:author="קלוד" w:date="2026-10-11T13:11:34Z">
        <w:r>
          <w:rPr>
            <w:rFonts w:ascii="Fb Fontext" w:hAnsi="Fb Fontext"/>
            <w:rtl/>
          </w:rPr>
          <w:t xml:space="preserve">והיינו</w:t>
        </w:r>
      </w:ins>
      <w:del w:id="103324" w:author="קלוד" w:date="2026-10-11T13:11:34Z">
        <w:r w:rsidRPr="006F178A">
          <w:rPr>
            <w:rFonts w:ascii="Fb Fontext" w:hAnsi="Fb Fontext"/>
            <w:rtl/>
          </w:rPr>
          <w:delText xml:space="preserve">באלימי</w:delText>
        </w:r>
      </w:del>
      <w:r w:rsidRPr="006F178A">
        <w:rPr>
          <w:rFonts w:ascii="Fb Fontext" w:hAnsi="Fb Fontext"/>
          <w:rtl/>
        </w:rPr>
        <w:t xml:space="preserve"> </w:t>
      </w:r>
      <w:ins w:id="103321" w:author="קלוד" w:date="2026-10-11T13:11:34Z">
        <w:r>
          <w:rPr>
            <w:rFonts w:ascii="Fb Fontext" w:hAnsi="Fb Fontext"/>
            <w:rtl/>
          </w:rPr>
          <w:t xml:space="preserve">בעבים ובדקים.</w:t>
        </w:r>
      </w:ins>
      <w:del w:id="103322" w:author="קלוד" w:date="2026-10-11T13:11:34Z">
        <w:r w:rsidRPr="006F178A">
          <w:rPr>
            <w:rFonts w:ascii="Fb Fontext" w:hAnsi="Fb Fontext"/>
            <w:rtl/>
          </w:rPr>
          <w:delText xml:space="preserve">וקטיני.</w:delText>
        </w:r>
      </w:del>
    </w:p>
    <w:p w:rsidR="00E9703F" w:rsidRPr="006F178A" w:rsidRDefault="00E9703F" w:rsidP="00E9703F">
      <w:pPr>
        <w:rPr>
          <w:rStyle w:val="afffe"/>
          <w:rFonts w:ascii="Fb Fontext" w:hAnsi="Fb Fontext"/>
          <w:b/>
          <w:rtl/>
        </w:rPr>
      </w:pPr>
      <w:r w:rsidRPr="006F178A">
        <w:rPr>
          <w:rStyle w:val="afffe"/>
          <w:rFonts w:ascii="Fb Fontext" w:hAnsi="Fb Fontext"/>
          <w:b/>
          <w:rtl/>
        </w:rPr>
        <w:t>א.</w:t>
      </w:r>
      <w:r w:rsidRPr="006F178A">
        <w:rPr>
          <w:rtl/>
        </w:rPr>
        <w:t xml:space="preserve"> </w:t>
      </w:r>
      <w:ins w:id="93249" w:author="מנוע מכני" w:date="2026-10-11T12:04:39Z">
        <w:ins w:id="103351" w:author="קלוד" w:date="2026-10-11T13:11:34Z">
          <w:r>
            <w:rPr>
              <w:rtl/>
            </w:rPr>
            <w:t xml:space="preserve">לצד</w:t>
          </w:r>
        </w:ins>
        <w:del w:id="103352" w:author="קלוד" w:date="2026-10-11T13:11:34Z">
          <w:r>
            <w:rPr>
              <w:rtl/>
            </w:rPr>
            <w:delText xml:space="preserve">לזה</w:delText>
          </w:r>
        </w:del>
      </w:ins>
      <w:del w:id="93250" w:author="מנוע מכני" w:date="2026-10-11T12:04:39Z">
        <w:r w:rsidRPr="006F178A">
          <w:rPr>
            <w:rtl/>
          </w:rPr>
          <w:delText xml:space="preserve">להאי</w:delText>
        </w:r>
      </w:del>
      <w:r w:rsidRPr="006F178A">
        <w:rPr>
          <w:rtl/>
        </w:rPr>
        <w:t xml:space="preserve"> </w:t>
      </w:r>
      <w:ins w:id="103349" w:author="קלוד" w:date="2026-10-11T13:11:34Z">
        <w:r>
          <w:rPr>
            <w:rtl/>
          </w:rPr>
          <w:t xml:space="preserve">זה:</w:t>
        </w:r>
      </w:ins>
      <w:del w:id="103350" w:author="קלוד" w:date="2026-10-11T13:11:34Z">
        <w:r w:rsidRPr="006F178A">
          <w:rPr>
            <w:rtl/>
          </w:rPr>
          <w:delText xml:space="preserve">גיסא.</w:delText>
        </w:r>
      </w:del>
      <w:r w:rsidRPr="006F178A">
        <w:rPr>
          <w:rtl/>
        </w:rPr>
        <w:t xml:space="preserve"> </w:t>
      </w:r>
      <w:ins w:id="103347" w:author="קלוד" w:date="2026-10-11T13:11:34Z">
        <w:r>
          <w:rPr>
            <w:rtl/>
          </w:rPr>
          <w:t xml:space="preserve">עבים -</w:t>
        </w:r>
      </w:ins>
      <w:del w:id="103348" w:author="קלוד" w:date="2026-10-11T13:11:34Z">
        <w:r w:rsidRPr="006F178A">
          <w:rPr>
            <w:rtl/>
          </w:rPr>
          <w:delText xml:space="preserve">אלימי,</w:delText>
        </w:r>
      </w:del>
      <w:r w:rsidRPr="006F178A">
        <w:rPr>
          <w:rtl/>
        </w:rPr>
        <w:t xml:space="preserve"> </w:t>
      </w:r>
      <w:ins w:id="93247" w:author="מנוע מכני" w:date="2026-10-11T12:04:39Z">
        <w:r>
          <w:rPr>
            <w:rtl/>
          </w:rPr>
          <w:t xml:space="preserve">שלושה</w:t>
        </w:r>
      </w:ins>
      <w:del w:id="93248" w:author="מנוע מכני" w:date="2026-10-11T12:04:39Z">
        <w:r w:rsidRPr="006F178A">
          <w:rPr>
            <w:rtl/>
          </w:rPr>
          <w:delText xml:space="preserve">תלתא</w:delText>
        </w:r>
      </w:del>
      <w:r w:rsidRPr="006F178A">
        <w:rPr>
          <w:rtl/>
        </w:rPr>
        <w:t xml:space="preserve"> </w:t>
      </w:r>
      <w:ins w:id="103345" w:author="קלוד" w:date="2026-10-11T13:11:34Z">
        <w:r>
          <w:rPr>
            <w:rtl/>
          </w:rPr>
          <w:t xml:space="preserve">אינם</w:t>
        </w:r>
      </w:ins>
      <w:del w:id="103346" w:author="קלוד" w:date="2026-10-11T13:11:34Z">
        <w:r w:rsidRPr="006F178A">
          <w:rPr>
            <w:rtl/>
          </w:rPr>
          <w:delText xml:space="preserve">-</w:delText>
        </w:r>
      </w:del>
      <w:r w:rsidRPr="006F178A">
        <w:rPr>
          <w:rtl/>
        </w:rPr>
        <w:t xml:space="preserve"> </w:t>
      </w:r>
      <w:ins w:id="103343" w:author="קלוד" w:date="2026-10-11T13:11:34Z">
        <w:r>
          <w:rPr>
            <w:rtl/>
          </w:rPr>
          <w:t xml:space="preserve">נסתרים,</w:t>
        </w:r>
      </w:ins>
      <w:del w:id="103344" w:author="קלוד" w:date="2026-10-11T13:11:34Z">
        <w:r w:rsidRPr="006F178A">
          <w:rPr>
            <w:rtl/>
          </w:rPr>
          <w:delText xml:space="preserve">לא</w:delText>
        </w:r>
      </w:del>
      <w:r w:rsidRPr="006F178A">
        <w:rPr>
          <w:rtl/>
        </w:rPr>
        <w:t xml:space="preserve"> </w:t>
      </w:r>
      <w:ins w:id="103341" w:author="קלוד" w:date="2026-10-11T13:11:34Z">
        <w:r>
          <w:rPr>
            <w:rtl/>
          </w:rPr>
          <w:t xml:space="preserve">שנים</w:t>
        </w:r>
      </w:ins>
      <w:del w:id="103342" w:author="קלוד" w:date="2026-10-11T13:11:34Z">
        <w:r w:rsidRPr="006F178A">
          <w:rPr>
            <w:rtl/>
          </w:rPr>
          <w:delText xml:space="preserve">סתרי,</w:delText>
        </w:r>
      </w:del>
      <w:r w:rsidRPr="006F178A">
        <w:rPr>
          <w:rtl/>
        </w:rPr>
        <w:t xml:space="preserve"> </w:t>
      </w:r>
      <w:ins w:id="93251" w:author="מנוע מכני" w:date="2026-10-11T12:04:39Z">
        <w:ins w:id="103339" w:author="קלוד" w:date="2026-10-11T13:11:34Z">
          <w:r>
            <w:rPr>
              <w:rtl/>
            </w:rPr>
            <w:t xml:space="preserve">נסתרים; דקים</w:t>
          </w:r>
        </w:ins>
        <w:del w:id="103340" w:author="קלוד" w:date="2026-10-11T13:11:34Z">
          <w:r>
            <w:rPr>
              <w:rtl/>
            </w:rPr>
            <w:delText xml:space="preserve">שני</w:delText>
          </w:r>
        </w:del>
      </w:ins>
      <w:del w:id="93252" w:author="מנוע מכני" w:date="2026-10-11T12:04:39Z">
        <w:r w:rsidRPr="006F178A">
          <w:rPr>
            <w:rtl/>
          </w:rPr>
          <w:delText xml:space="preserve">תרי</w:delText>
        </w:r>
      </w:del>
      <w:r w:rsidRPr="006F178A">
        <w:rPr>
          <w:rtl/>
        </w:rPr>
        <w:t xml:space="preserve"> -</w:t>
      </w:r>
      <w:ins w:id="103337" w:author="קלוד" w:date="2026-10-11T13:11:34Z">
        <w:r>
          <w:rPr>
            <w:rtl/>
          </w:rPr>
          <w:t xml:space="preserve"> </w:t>
        </w:r>
      </w:ins>
      <w:del w:id="103338" w:author="קלוד" w:date="2026-10-11T13:11:34Z">
        <w:r w:rsidRPr="006F178A">
          <w:rPr>
            <w:rtl/>
          </w:rPr>
          <w:delText xml:space="preserve"> סתרי. קטיני - </w:delText>
        </w:r>
        <w:r>
          <w:rPr>
            <w:rtl/>
          </w:rPr>
          <w:delText xml:space="preserve">שני</w:delText>
        </w:r>
        <w:r w:rsidRPr="006F178A">
          <w:rPr>
            <w:rtl/>
          </w:rPr>
          <w:delText xml:space="preserve"> </w:delText>
        </w:r>
      </w:del>
      <w:ins w:id="93253" w:author="מנוע מכני" w:date="2026-10-11T12:04:39Z"/>
      <w:del w:id="93254" w:author="מנוע מכני" w:date="2026-10-11T12:04:39Z">
        <w:r w:rsidRPr="006F178A">
          <w:rPr>
            <w:rtl/>
          </w:rPr>
          <w:delText xml:space="preserve">תרי</w:delText>
        </w:r>
      </w:del>
      <w:ins w:id="91535" w:author="מנוע מכני" w:date="2026-10-11T12:04:39Z">
        <w:r>
          <w:rPr>
            <w:rtl/>
          </w:rPr>
          <w:t xml:space="preserve">גם</w:t>
        </w:r>
      </w:ins>
      <w:del w:id="91536" w:author="מנוע מכני" w:date="2026-10-11T12:04:39Z">
        <w:r w:rsidRPr="006F178A">
          <w:rPr>
            <w:rtl/>
          </w:rPr>
          <w:delText xml:space="preserve">נמי</w:delText>
        </w:r>
      </w:del>
      <w:r w:rsidRPr="006F178A">
        <w:rPr>
          <w:rtl/>
        </w:rPr>
        <w:t xml:space="preserve"> </w:t>
      </w:r>
      <w:ins w:id="103335" w:author="קלוד" w:date="2026-10-11T13:11:34Z">
        <w:r>
          <w:rPr>
            <w:rtl/>
          </w:rPr>
          <w:t xml:space="preserve">שנים</w:t>
        </w:r>
      </w:ins>
      <w:del w:id="103336" w:author="קלוד" w:date="2026-10-11T13:11:34Z">
        <w:r w:rsidRPr="006F178A">
          <w:rPr>
            <w:rtl/>
          </w:rPr>
          <w:delText xml:space="preserve">לא</w:delText>
        </w:r>
      </w:del>
      <w:r w:rsidRPr="006F178A">
        <w:rPr>
          <w:rtl/>
        </w:rPr>
        <w:t xml:space="preserve"> </w:t>
      </w:r>
      <w:ins w:id="103333" w:author="קלוד" w:date="2026-10-11T13:11:34Z">
        <w:r>
          <w:rPr>
            <w:rtl/>
          </w:rPr>
          <w:t xml:space="preserve">אינם נסתרים.</w:t>
        </w:r>
      </w:ins>
      <w:del w:id="103334" w:author="קלוד" w:date="2026-10-11T13:11:34Z">
        <w:r w:rsidRPr="006F178A">
          <w:rPr>
            <w:rtl/>
          </w:rPr>
          <w:delText xml:space="preserve">סתרי.</w:delText>
        </w:r>
      </w:del>
    </w:p>
    <w:p w:rsidR="00E9703F" w:rsidRPr="009757B9" w:rsidRDefault="00E9703F" w:rsidP="00E9703F">
      <w:pPr>
        <w:rPr>
          <w:rFonts w:cs="Guttman Vilna"/>
          <w:b/>
          <w:bCs/>
          <w:rtl/>
        </w:rPr>
      </w:pPr>
      <w:r w:rsidRPr="006F178A">
        <w:rPr>
          <w:rStyle w:val="afffe"/>
          <w:rFonts w:ascii="Fb Fontext" w:hAnsi="Fb Fontext"/>
          <w:b/>
          <w:rtl/>
        </w:rPr>
        <w:t>ב.</w:t>
      </w:r>
      <w:r w:rsidRPr="006F178A">
        <w:rPr>
          <w:rtl/>
        </w:rPr>
        <w:t xml:space="preserve"> </w:t>
      </w:r>
      <w:ins w:id="93257" w:author="מנוע מכני" w:date="2026-10-11T12:04:39Z">
        <w:ins w:id="103367" w:author="קלוד" w:date="2026-10-11T13:11:34Z">
          <w:r>
            <w:rPr>
              <w:rtl/>
            </w:rPr>
            <w:t xml:space="preserve">ולצד</w:t>
          </w:r>
        </w:ins>
        <w:del w:id="103368" w:author="קלוד" w:date="2026-10-11T13:11:34Z">
          <w:r>
            <w:rPr>
              <w:rtl/>
            </w:rPr>
            <w:delText xml:space="preserve">ולזה</w:delText>
          </w:r>
        </w:del>
      </w:ins>
      <w:del w:id="93258" w:author="מנוע מכני" w:date="2026-10-11T12:04:39Z">
        <w:r w:rsidRPr="006F178A">
          <w:rPr>
            <w:rtl/>
          </w:rPr>
          <w:delText xml:space="preserve">ולהאי</w:delText>
        </w:r>
      </w:del>
      <w:r w:rsidRPr="006F178A">
        <w:rPr>
          <w:rtl/>
        </w:rPr>
        <w:t xml:space="preserve"> </w:t>
      </w:r>
      <w:ins w:id="103365" w:author="קלוד" w:date="2026-10-11T13:11:34Z">
        <w:r>
          <w:rPr>
            <w:rtl/>
          </w:rPr>
          <w:t xml:space="preserve">זה:</w:t>
        </w:r>
      </w:ins>
      <w:del w:id="103366" w:author="קלוד" w:date="2026-10-11T13:11:34Z">
        <w:r w:rsidRPr="006F178A">
          <w:rPr>
            <w:rtl/>
          </w:rPr>
          <w:delText xml:space="preserve">גיסא.</w:delText>
        </w:r>
      </w:del>
      <w:r w:rsidRPr="006F178A">
        <w:rPr>
          <w:rtl/>
        </w:rPr>
        <w:t xml:space="preserve"> </w:t>
      </w:r>
      <w:ins w:id="103363" w:author="קלוד" w:date="2026-10-11T13:11:34Z">
        <w:r>
          <w:rPr>
            <w:rtl/>
          </w:rPr>
          <w:t xml:space="preserve">דקים -</w:t>
        </w:r>
      </w:ins>
      <w:del w:id="103364" w:author="קלוד" w:date="2026-10-11T13:11:34Z">
        <w:r w:rsidRPr="006F178A">
          <w:rPr>
            <w:rtl/>
          </w:rPr>
          <w:delText xml:space="preserve">קטיני,</w:delText>
        </w:r>
      </w:del>
      <w:r w:rsidRPr="006F178A">
        <w:rPr>
          <w:rtl/>
        </w:rPr>
        <w:t xml:space="preserve"> </w:t>
      </w:r>
      <w:ins w:id="93255" w:author="מנוע מכני" w:date="2026-10-11T12:04:39Z">
        <w:r>
          <w:rPr>
            <w:rtl/>
          </w:rPr>
          <w:t xml:space="preserve">שלושה</w:t>
        </w:r>
      </w:ins>
      <w:del w:id="93256" w:author="מנוע מכני" w:date="2026-10-11T12:04:39Z">
        <w:r w:rsidRPr="006F178A">
          <w:rPr>
            <w:rtl/>
          </w:rPr>
          <w:delText xml:space="preserve">תלתא</w:delText>
        </w:r>
      </w:del>
      <w:r w:rsidRPr="006F178A">
        <w:rPr>
          <w:rtl/>
        </w:rPr>
        <w:t xml:space="preserve"> </w:t>
      </w:r>
      <w:ins w:id="103361" w:author="קלוד" w:date="2026-10-11T13:11:34Z">
        <w:r>
          <w:rPr>
            <w:rtl/>
          </w:rPr>
          <w:t xml:space="preserve">ניכרים,</w:t>
        </w:r>
      </w:ins>
      <w:del w:id="103362" w:author="קלוד" w:date="2026-10-11T13:11:34Z">
        <w:r w:rsidRPr="006F178A">
          <w:rPr>
            <w:rtl/>
          </w:rPr>
          <w:delText xml:space="preserve">-</w:delText>
        </w:r>
      </w:del>
      <w:r w:rsidRPr="006F178A">
        <w:rPr>
          <w:rtl/>
        </w:rPr>
        <w:t xml:space="preserve"> </w:t>
      </w:r>
      <w:ins w:id="103359" w:author="קלוד" w:date="2026-10-11T13:11:34Z">
        <w:r>
          <w:rPr>
            <w:rtl/>
          </w:rPr>
          <w:t xml:space="preserve">שנים</w:t>
        </w:r>
      </w:ins>
      <w:del w:id="103360" w:author="קלוד" w:date="2026-10-11T13:11:34Z">
        <w:r w:rsidRPr="006F178A">
          <w:rPr>
            <w:rtl/>
          </w:rPr>
          <w:delText xml:space="preserve">ידיעי,</w:delText>
        </w:r>
      </w:del>
      <w:r w:rsidRPr="006F178A">
        <w:rPr>
          <w:rtl/>
        </w:rPr>
        <w:t xml:space="preserve"> </w:t>
      </w:r>
      <w:ins w:id="93259" w:author="מנוע מכני" w:date="2026-10-11T12:04:39Z">
        <w:ins w:id="103357" w:author="קלוד" w:date="2026-10-11T13:11:34Z">
          <w:r>
            <w:rPr>
              <w:rtl/>
            </w:rPr>
            <w:t xml:space="preserve">אינם ניכרים; עבים</w:t>
          </w:r>
        </w:ins>
        <w:del w:id="103358" w:author="קלוד" w:date="2026-10-11T13:11:34Z">
          <w:r>
            <w:rPr>
              <w:rtl/>
            </w:rPr>
            <w:delText xml:space="preserve">שני</w:delText>
          </w:r>
        </w:del>
      </w:ins>
      <w:del w:id="93260" w:author="מנוע מכני" w:date="2026-10-11T12:04:39Z">
        <w:r w:rsidRPr="006F178A">
          <w:rPr>
            <w:rtl/>
          </w:rPr>
          <w:delText xml:space="preserve">תרי</w:delText>
        </w:r>
      </w:del>
      <w:r w:rsidRPr="006F178A">
        <w:rPr>
          <w:rtl/>
        </w:rPr>
        <w:t xml:space="preserve"> -</w:t>
      </w:r>
      <w:ins w:id="103355" w:author="קלוד" w:date="2026-10-11T13:11:34Z">
        <w:r>
          <w:rPr>
            <w:rtl/>
          </w:rPr>
          <w:t xml:space="preserve"> </w:t>
        </w:r>
      </w:ins>
      <w:del w:id="103356" w:author="קלוד" w:date="2026-10-11T13:11:34Z">
        <w:r w:rsidRPr="006F178A">
          <w:rPr>
            <w:rtl/>
          </w:rPr>
          <w:delText xml:space="preserve"> </w:delText>
        </w:r>
        <w:r w:rsidRPr="006F178A">
          <w:rPr>
            <w:rtl/>
          </w:rPr>
          <w:delText xml:space="preserve">לא</w:delText>
        </w:r>
        <w:r w:rsidRPr="006F178A">
          <w:rPr>
            <w:rtl/>
          </w:rPr>
          <w:delText xml:space="preserve"> ידיעי, אלימי - </w:delText>
        </w:r>
        <w:r>
          <w:rPr>
            <w:rtl/>
          </w:rPr>
          <w:delText xml:space="preserve">שני</w:delText>
        </w:r>
        <w:r w:rsidRPr="006F178A">
          <w:rPr>
            <w:rtl/>
          </w:rPr>
          <w:delText xml:space="preserve"> </w:delText>
        </w:r>
      </w:del>
      <w:ins w:id="93261" w:author="מנוע מכני" w:date="2026-10-11T12:04:39Z"/>
      <w:del w:id="93262" w:author="מנוע מכני" w:date="2026-10-11T12:04:39Z">
        <w:r w:rsidRPr="006F178A">
          <w:rPr>
            <w:rtl/>
          </w:rPr>
          <w:delText xml:space="preserve">תרי</w:delText>
        </w:r>
      </w:del>
      <w:ins w:id="91537" w:author="מנוע מכני" w:date="2026-10-11T12:04:39Z">
        <w:r>
          <w:rPr>
            <w:rtl/>
          </w:rPr>
          <w:t xml:space="preserve">גם</w:t>
        </w:r>
      </w:ins>
      <w:del w:id="91538" w:author="מנוע מכני" w:date="2026-10-11T12:04:39Z">
        <w:r w:rsidRPr="006F178A">
          <w:rPr>
            <w:rtl/>
          </w:rPr>
          <w:delText xml:space="preserve">נמי</w:delText>
        </w:r>
      </w:del>
      <w:r w:rsidRPr="006F178A">
        <w:rPr>
          <w:rtl/>
        </w:rPr>
        <w:t xml:space="preserve"> </w:t>
      </w:r>
      <w:ins w:id="103353" w:author="קלוד" w:date="2026-10-11T13:11:34Z">
        <w:r>
          <w:rPr>
            <w:rtl/>
          </w:rPr>
          <w:t xml:space="preserve">שנים ניכרים.</w:t>
        </w:r>
      </w:ins>
      <w:del w:id="103354" w:author="קלוד" w:date="2026-10-11T13:11:34Z">
        <w:r w:rsidRPr="006F178A">
          <w:rPr>
            <w:rtl/>
          </w:rPr>
          <w:delText xml:space="preserve">ידיעי.</w:delText>
        </w:r>
      </w:del>
    </w:p>
    <w:p w:rsidR="00E9703F" w:rsidRDefault="00E9703F" w:rsidP="00E9703F">
      <w:pPr>
        <w:rPr>
          <w:rFonts w:ascii="Fb Fontext" w:hAnsi="Fb Fontext"/>
          <w:sz w:val="20"/>
          <w:rtl/>
        </w:rPr>
      </w:pPr>
      <w:r w:rsidRPr="006F178A">
        <w:rPr>
          <w:rFonts w:ascii="Fb Fontext" w:hAnsi="Fb Fontext"/>
          <w:sz w:val="20"/>
          <w:rtl/>
        </w:rPr>
        <w:t xml:space="preserve">[והיינו </w:t>
      </w:r>
      <w:ins w:id="90407" w:author="Claude - סמנטי" w:date="2026-10-11T12:28:21Z">
        <w:r>
          <w:rPr>
            <w:rFonts w:ascii="Fb Fontext" w:hAnsi="Fb Fontext"/>
            <w:sz w:val="20"/>
            <w:rtl/>
          </w:rPr>
          <w:t xml:space="preserve">מחלוקת</w:t>
        </w:r>
      </w:ins>
      <w:del w:id="90408" w:author="Claude - סמנטי" w:date="2026-10-11T12:28:21Z">
        <w:r w:rsidRPr="006F178A">
          <w:rPr>
            <w:rFonts w:ascii="Fb Fontext" w:hAnsi="Fb Fontext"/>
            <w:sz w:val="20"/>
            <w:rtl/>
          </w:rPr>
          <w:delText xml:space="preserve">פלוגתא</w:delText>
        </w:r>
      </w:del>
      <w:r w:rsidRPr="006F178A">
        <w:rPr>
          <w:rFonts w:ascii="Fb Fontext" w:hAnsi="Fb Fontext"/>
          <w:sz w:val="20"/>
          <w:rtl/>
        </w:rPr>
        <w:t xml:space="preserve"> אם מסתכלים </w:t>
      </w:r>
      <w:r w:rsidRPr="006F178A">
        <w:rPr>
          <w:rFonts w:ascii="Fb Fontext" w:hAnsi="Fb Fontext"/>
          <w:sz w:val="20"/>
          <w:rtl/>
        </w:rPr>
        <w:t xml:space="preserve">ע"ז</w:t>
      </w:r>
      <w:r w:rsidRPr="006F178A">
        <w:rPr>
          <w:rFonts w:ascii="Fb Fontext" w:hAnsi="Fb Fontext"/>
          <w:sz w:val="20"/>
          <w:rtl/>
        </w:rPr>
        <w:t xml:space="preserve"> </w:t>
      </w:r>
      <w:ins w:id="93263" w:author="מנוע מכני" w:date="2026-10-11T12:04:39Z">
        <w:r>
          <w:rPr>
            <w:rFonts w:ascii="Fb Fontext" w:hAnsi="Fb Fontext"/>
            <w:sz w:val="20"/>
            <w:rtl/>
          </w:rPr>
          <w:t xml:space="preserve">דשני</w:t>
        </w:r>
      </w:ins>
      <w:del w:id="93264" w:author="מנוע מכני" w:date="2026-10-11T12:04:39Z">
        <w:r w:rsidRPr="006F178A">
          <w:rPr>
            <w:rFonts w:ascii="Fb Fontext" w:hAnsi="Fb Fontext"/>
            <w:sz w:val="20"/>
            <w:rtl/>
          </w:rPr>
          <w:delText xml:space="preserve">דתרי</w:delText>
        </w:r>
      </w:del>
      <w:r w:rsidRPr="006F178A">
        <w:rPr>
          <w:rFonts w:ascii="Fb Fontext" w:hAnsi="Fb Fontext"/>
          <w:sz w:val="20"/>
          <w:rtl/>
        </w:rPr>
        <w:t xml:space="preserve"> או דידעי]</w:t>
      </w:r>
    </w:p>
    <w:p>
      <w:pPr>
        <w:pStyle w:val="38"/>
        <w:rPr>
          <w:ins w:id="98313" w:author="מנוע מכני" w:date="2026-10-11T12:04:39Z"/>
        </w:rPr>
      </w:pPr>
      <w:del w:id="98312" w:author="מנוע מכני" w:date="2026-10-11T12:04:39Z">
        <w:r w:rsidRPr="006F178A">
          <w:delText xml:space="preserve">•</w:delText>
        </w:r>
      </w:del>
      <w:r w:rsidRPr="006F178A">
        <w:t xml:space="preserve"> </w:t>
      </w:r>
      <w:r w:rsidRPr="006F178A">
        <w:t xml:space="preserve">תניא</w:t>
      </w:r>
      <w:r w:rsidRPr="006F178A">
        <w:t xml:space="preserve">:</w:t>
      </w:r>
    </w:p>
    <w:p w:rsidR="00E9703F" w:rsidRPr="006F178A" w:rsidRDefault="00E9703F" w:rsidP="00E9703F">
      <w:pPr>
        <w:rPr>
          <w:rtl/>
        </w:rPr>
      </w:pPr>
      <w:del w:id="98314" w:author="מנוע מכני" w:date="2026-10-11T12:04:39Z">
        <w:r w:rsidRPr="006F178A">
          <w:rPr>
            <w:rFonts w:ascii="Fb Fontext" w:hAnsi="Fb Fontext"/>
            <w:rtl/>
          </w:rPr>
          <w:delText xml:space="preserve"> </w:delText>
        </w:r>
      </w:del>
      <w:r w:rsidRPr="006F178A">
        <w:rPr>
          <w:rFonts w:ascii="Fb Fontext" w:hAnsi="Fb Fontext"/>
          <w:rtl/>
        </w:rPr>
        <w:t xml:space="preserve">האורג </w:t>
      </w:r>
      <w:r>
        <w:rPr>
          <w:rFonts w:ascii="Fb Fontext" w:hAnsi="Fb Fontext"/>
          <w:rtl/>
        </w:rPr>
        <w:t>וכו'</w:t>
      </w:r>
      <w:r w:rsidRPr="006F178A">
        <w:rPr>
          <w:rFonts w:ascii="Fb Fontext" w:hAnsi="Fb Fontext"/>
          <w:rtl/>
        </w:rPr>
        <w:t xml:space="preserve"> ובשפה - שני חוטין ברוחב שלשה בתי נירין, והיינו כצלצול קטן דחייב.</w:t>
      </w:r>
    </w:p>
    <w:p w:rsidR="00E9703F" w:rsidRPr="006F178A" w:rsidRDefault="00E9703F" w:rsidP="00E9703F">
      <w:pPr>
        <w:rPr>
          <w:rtl/>
        </w:rPr>
      </w:pPr>
      <w:r w:rsidRPr="006F178A">
        <w:rPr>
          <w:rtl/>
        </w:rPr>
        <w:t xml:space="preserve">והאורג שלשה חוטין בתחילה ואחד על האריג חייב והיינו </w:t>
      </w:r>
      <w:r w:rsidRPr="006F178A">
        <w:rPr>
          <w:rStyle w:val="2fb"/>
          <w:rtl/>
        </w:rPr>
        <w:t xml:space="preserve">כר"א</w:t>
      </w:r>
      <w:r w:rsidRPr="006F178A">
        <w:rPr>
          <w:rtl/>
        </w:rPr>
        <w:t xml:space="preserve">.</w:t>
      </w:r>
    </w:p>
    <w:p w:rsidR="00E9703F" w:rsidRDefault="00E9703F" w:rsidP="00E9703F">
      <w:pPr>
        <w:rPr>
          <w:rtl/>
        </w:rPr>
      </w:pPr>
      <w:r w:rsidRPr="006F178A">
        <w:rPr>
          <w:rFonts w:hint="cs"/>
          <w:rtl/>
        </w:rPr>
        <w:t>ו</w:t>
      </w:r>
      <w:r w:rsidRPr="006F178A">
        <w:rPr>
          <w:rtl/>
        </w:rPr>
        <w:t>תניא אידך שני חוטין על רוחב ג' בתי נירין האורג שני חוטין על הגס ועל האימרא - חייב,</w:t>
      </w:r>
    </w:p>
    <w:p w:rsidR="00E9703F" w:rsidRPr="006F178A" w:rsidRDefault="00E9703F" w:rsidP="00E9703F">
      <w:pPr>
        <w:rPr>
          <w:rtl/>
        </w:rPr>
      </w:pPr>
      <w:r w:rsidRPr="006F178A">
        <w:rPr>
          <w:rtl/>
        </w:rPr>
        <w:t xml:space="preserve">סתמא כרבנן </w:t>
      </w:r>
      <w:r w:rsidRPr="006F178A">
        <w:rPr>
          <w:rStyle w:val="2fb"/>
          <w:rtl/>
        </w:rPr>
        <w:t xml:space="preserve">ולר"א</w:t>
      </w:r>
      <w:r w:rsidRPr="006F178A">
        <w:rPr>
          <w:rtl/>
        </w:rPr>
        <w:t xml:space="preserve"> </w:t>
      </w:r>
      <w:r>
        <w:rPr>
          <w:rtl/>
        </w:rPr>
        <w:t>אפי'</w:t>
      </w:r>
      <w:r w:rsidRPr="006F178A">
        <w:rPr>
          <w:rtl/>
        </w:rPr>
        <w:t xml:space="preserve"> באחד.</w:t>
      </w:r>
    </w:p>
    <w:p>
      <w:pPr>
        <w:pStyle w:val="38"/>
        <w:rPr>
          <w:ins w:id="98316" w:author="מנוע מכני" w:date="2026-10-11T12:04:39Z"/>
        </w:rPr>
      </w:pPr>
      <w:del w:id="98315" w:author="מנוע מכני" w:date="2026-10-11T12:04:39Z">
        <w:r w:rsidRPr="006F178A">
          <w:delText xml:space="preserve">•</w:delText>
        </w:r>
      </w:del>
      <w:r w:rsidRPr="006F178A">
        <w:t xml:space="preserve"> </w:t>
      </w:r>
      <w:r w:rsidRPr="006F178A">
        <w:t>בתי נירין</w:t>
      </w:r>
      <w:r w:rsidRPr="006F178A">
        <w:t xml:space="preserve"> אביי:</w:t>
      </w:r>
    </w:p>
    <w:p w:rsidR="00E9703F" w:rsidRPr="006F178A" w:rsidRDefault="00E9703F" w:rsidP="00E9703F">
      <w:pPr>
        <w:rPr>
          <w:rtl/>
        </w:rPr>
      </w:pPr>
      <w:del w:id="98317" w:author="מנוע מכני" w:date="2026-10-11T12:04:39Z">
        <w:r w:rsidRPr="006F178A">
          <w:rPr>
            <w:rtl/>
          </w:rPr>
          <w:delText xml:space="preserve"> </w:delText>
        </w:r>
      </w:del>
      <w:ins w:id="103373" w:author="קלוד" w:date="2026-10-11T13:11:34Z">
        <w:r>
          <w:rPr>
            <w:rtl/>
          </w:rPr>
          <w:t xml:space="preserve">שתיים</w:t>
        </w:r>
      </w:ins>
      <w:del w:id="103374" w:author="קלוד" w:date="2026-10-11T13:11:34Z">
        <w:r w:rsidRPr="006F178A">
          <w:rPr>
            <w:rtl/>
          </w:rPr>
          <w:delText xml:space="preserve">תרתי</w:delText>
        </w:r>
      </w:del>
      <w:r w:rsidRPr="006F178A">
        <w:rPr>
          <w:rtl/>
        </w:rPr>
        <w:t xml:space="preserve"> בבתי </w:t>
      </w:r>
      <w:ins w:id="103371" w:author="קלוד" w:date="2026-10-11T13:11:34Z">
        <w:r>
          <w:rPr>
            <w:rtl/>
          </w:rPr>
          <w:t xml:space="preserve">הניר,</w:t>
        </w:r>
      </w:ins>
      <w:del w:id="103372" w:author="קלוד" w:date="2026-10-11T13:11:34Z">
        <w:r w:rsidRPr="006F178A">
          <w:rPr>
            <w:rtl/>
          </w:rPr>
          <w:delText xml:space="preserve">נירא,</w:delText>
        </w:r>
      </w:del>
      <w:r w:rsidRPr="006F178A">
        <w:rPr>
          <w:rtl/>
        </w:rPr>
        <w:t xml:space="preserve"> </w:t>
      </w:r>
      <w:ins w:id="93265" w:author="מנוע מכני" w:date="2026-10-11T12:04:39Z">
        <w:r>
          <w:rPr>
            <w:rtl/>
          </w:rPr>
          <w:t xml:space="preserve">ואחת</w:t>
        </w:r>
      </w:ins>
      <w:del w:id="93266" w:author="מנוע מכני" w:date="2026-10-11T12:04:39Z">
        <w:r w:rsidRPr="006F178A">
          <w:rPr>
            <w:rtl/>
          </w:rPr>
          <w:delText xml:space="preserve">וחדא</w:delText>
        </w:r>
      </w:del>
      <w:r w:rsidRPr="006F178A">
        <w:rPr>
          <w:rtl/>
        </w:rPr>
        <w:t xml:space="preserve"> </w:t>
      </w:r>
      <w:ins w:id="103369" w:author="קלוד" w:date="2026-10-11T13:11:34Z">
        <w:r>
          <w:rPr>
            <w:rtl/>
          </w:rPr>
          <w:t xml:space="preserve">בניר.</w:t>
        </w:r>
      </w:ins>
      <w:del w:id="103370" w:author="קלוד" w:date="2026-10-11T13:11:34Z">
        <w:r w:rsidRPr="006F178A">
          <w:rPr>
            <w:rtl/>
          </w:rPr>
          <w:delText xml:space="preserve">בנירא.</w:delText>
        </w:r>
      </w:del>
    </w:p>
    <w:p w:rsidR="00E9703F"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בקירוס</w:t>
      </w:r>
      <w:r w:rsidRPr="006F178A">
        <w:rPr>
          <w:rtl/>
        </w:rPr>
        <w:t xml:space="preserve">. </w:t>
      </w:r>
      <w:r w:rsidRPr="006F178A">
        <w:rPr>
          <w:rStyle w:val="2fb"/>
          <w:rtl/>
        </w:rPr>
        <w:t xml:space="preserve">רב</w:t>
      </w:r>
      <w:r w:rsidRPr="006F178A">
        <w:rPr>
          <w:rtl/>
        </w:rPr>
        <w:t xml:space="preserve"> מצוביתא. [אורג ברגל]</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 xml:space="preserve">והתופר שתי </w:t>
      </w:r>
      <w:ins w:id="103375" w:author="קלוד" w:date="2026-10-11T13:11:34Z">
        <w:r>
          <w:rPr>
            <w:rStyle w:val="afffe"/>
            <w:rFonts w:ascii="Fb Fontext" w:hAnsi="Fb Fontext"/>
            <w:rtl/>
          </w:rPr>
          <w:t xml:space="preserve">תפירות </w:t>
        </w:r>
        <w:r>
          <w:rPr>
            <w:rStyle w:val="afffffe"/>
            <w:rFonts w:ascii="Fb Fontext" w:hAnsi="Fb Fontext"/>
            <w:rtl/>
          </w:rPr>
          <w:t xml:space="preserve">אף שנשנה באבות</w:t>
        </w:r>
        <w:r>
          <w:rPr>
            <w:rStyle w:val="afffe"/>
            <w:rFonts w:ascii="Fb Fontext" w:hAnsi="Fb Fontext"/>
            <w:rtl/>
          </w:rPr>
          <w:t xml:space="preserve"> -</w:t>
        </w:r>
      </w:ins>
      <w:del w:id="103376" w:author="קלוד" w:date="2026-10-11T13:11:34Z">
        <w:r w:rsidRPr="006F178A">
          <w:rPr>
            <w:rStyle w:val="afffe"/>
            <w:rFonts w:ascii="Fb Fontext" w:hAnsi="Fb Fontext"/>
            <w:rtl/>
          </w:rPr>
          <w:delText xml:space="preserve">תפירות</w:delText>
        </w:r>
      </w:del>
      <w:r w:rsidRPr="006F178A">
        <w:rPr>
          <w:rtl/>
        </w:rPr>
        <w:t xml:space="preserve"> אגב סיפא דקורע ע"מ לתפור.</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והקורע</w:t>
      </w:r>
      <w:r w:rsidRPr="006F178A">
        <w:rPr>
          <w:rtl/>
        </w:rPr>
        <w:t xml:space="preserve"> </w:t>
      </w:r>
      <w:ins w:id="103379" w:author="קלוד" w:date="2026-10-11T13:11:34Z">
        <w:r>
          <w:rPr>
            <w:rtl/>
          </w:rPr>
          <w:t xml:space="preserve">-</w:t>
        </w:r>
      </w:ins>
      <w:del w:id="103380" w:author="קלוד" w:date="2026-10-11T13:11:34Z">
        <w:r w:rsidRPr="006F178A">
          <w:rPr>
            <w:rtl/>
          </w:rPr>
          <w:delText xml:space="preserve">–</w:delText>
        </w:r>
      </w:del>
      <w:r w:rsidRPr="006F178A">
        <w:rPr>
          <w:rtl/>
        </w:rPr>
        <w:t xml:space="preserve"> אגב </w:t>
      </w:r>
      <w:ins w:id="103377" w:author="קלוד" w:date="2026-10-11T13:11:34Z">
        <w:r>
          <w:rPr>
            <w:rtl/>
          </w:rPr>
          <w:t xml:space="preserve">סיפא:</w:t>
        </w:r>
      </w:ins>
      <w:del w:id="103378" w:author="קלוד" w:date="2026-10-11T13:11:34Z">
        <w:r w:rsidRPr="006F178A">
          <w:rPr>
            <w:rtl/>
          </w:rPr>
          <w:delText xml:space="preserve">סיפא דהקורע</w:delText>
        </w:r>
      </w:del>
      <w:r w:rsidRPr="006F178A">
        <w:rPr>
          <w:rtl/>
        </w:rPr>
        <w:t xml:space="preserve"> הקורע בחמתו ועל מתו.</w:t>
      </w:r>
    </w:p>
    <w:p w:rsidR="00E9703F"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והקורע על מנת לתפור שתי תפירות</w:t>
      </w:r>
      <w:r w:rsidRPr="006F178A">
        <w:rPr>
          <w:rtl/>
        </w:rPr>
        <w:t xml:space="preserve"> </w:t>
      </w:r>
      <w:ins w:id="103389" w:author="קלוד" w:date="2026-10-11T13:11:34Z">
        <w:r>
          <w:rPr>
            <w:rtl/>
          </w:rPr>
          <w:t xml:space="preserve">-</w:t>
        </w:r>
      </w:ins>
      <w:del w:id="103390" w:author="קלוד" w:date="2026-10-11T13:11:34Z">
        <w:r w:rsidRPr="006F178A">
          <w:rPr>
            <w:rtl/>
          </w:rPr>
          <w:delText xml:space="preserve">דעבדה</w:delText>
        </w:r>
      </w:del>
      <w:r w:rsidRPr="006F178A">
        <w:rPr>
          <w:rtl/>
        </w:rPr>
        <w:t xml:space="preserve"> </w:t>
      </w:r>
      <w:ins w:id="103387" w:author="קלוד" w:date="2026-10-11T13:11:34Z">
        <w:r>
          <w:rPr>
            <w:rtl/>
          </w:rPr>
          <w:t xml:space="preserve">שנעשה</w:t>
        </w:r>
      </w:ins>
      <w:del w:id="103388" w:author="קלוד" w:date="2026-10-11T13:11:34Z">
        <w:r w:rsidRPr="006F178A">
          <w:rPr>
            <w:rtl/>
          </w:rPr>
          <w:delText xml:space="preserve">כי</w:delText>
        </w:r>
      </w:del>
      <w:r w:rsidRPr="006F178A">
        <w:rPr>
          <w:rtl/>
        </w:rPr>
        <w:t xml:space="preserve"> </w:t>
      </w:r>
      <w:ins w:id="103385" w:author="קלוד" w:date="2026-10-11T13:11:34Z">
        <w:r>
          <w:rPr>
            <w:rtl/>
          </w:rPr>
          <w:t xml:space="preserve">כמו</w:t>
        </w:r>
      </w:ins>
      <w:del w:id="103386" w:author="קלוד" w:date="2026-10-11T13:11:34Z">
        <w:r w:rsidRPr="006F178A">
          <w:rPr>
            <w:rtl/>
          </w:rPr>
          <w:delText xml:space="preserve">כיסתא.</w:delText>
        </w:r>
      </w:del>
      <w:r w:rsidRPr="006F178A">
        <w:rPr>
          <w:rtl/>
        </w:rPr>
        <w:t xml:space="preserve"> </w:t>
      </w:r>
      <w:ins w:id="103383" w:author="קלוד" w:date="2026-10-11T13:11:34Z">
        <w:r>
          <w:rPr>
            <w:rtl/>
          </w:rPr>
          <w:t xml:space="preserve">כיס.</w:t>
        </w:r>
      </w:ins>
      <w:del w:id="103384" w:author="קלוד" w:date="2026-10-11T13:11:34Z">
        <w:r w:rsidRPr="006F178A">
          <w:rPr>
            <w:rtl/>
          </w:rPr>
          <w:delText xml:space="preserve">[כמו</w:delText>
        </w:r>
      </w:del>
      <w:r w:rsidRPr="006F178A">
        <w:rPr>
          <w:rtl/>
        </w:rPr>
        <w:t xml:space="preserve"> </w:t>
      </w:r>
      <w:ins w:id="103381" w:author="קלוד" w:date="2026-10-11T13:11:34Z">
        <w:r>
          <w:rPr>
            <w:rtl/>
          </w:rPr>
          <w:t xml:space="preserve">[שצריך</w:t>
        </w:r>
      </w:ins>
      <w:del w:id="103382" w:author="קלוד" w:date="2026-10-11T13:11:34Z">
        <w:r w:rsidRPr="006F178A">
          <w:rPr>
            <w:rtl/>
          </w:rPr>
          <w:delText xml:space="preserve">כיס שצריך</w:delText>
        </w:r>
      </w:del>
      <w:r w:rsidRPr="006F178A">
        <w:rPr>
          <w:rtl/>
        </w:rPr>
        <w:t xml:space="preserve"> ליישרו]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67" w:author="קלוד" w:date="2026-10-11T09:07:15Z"/>
        </w:rPr>
      </w:pPr>
      <w:ins w:id="20566" w:author="קלוד" w:date="2026-10-11T09:07:15Z">
        <w:r>
          <w:t xml:space="preserve">משנה ג</w:t>
        </w:r>
      </w:ins>
    </w:p>
    <w:p w:rsidR="00E9703F" w:rsidRPr="009757B9" w:rsidRDefault="00E9703F" w:rsidP="00E9703F">
      <w:pPr>
        <w:pStyle w:val="afff9"/>
        <w:rPr>
          <w:del w:id="20289" w:author="קלוד" w:date="2026-10-11T09:07:15Z"/>
          <w:b/>
          <w:rtl/>
        </w:rPr>
      </w:pPr>
      <w:del w:id="20288"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73" w:author="קלוד" w:date="2026-10-11T12:09:42Z">
          <w:pPr>
            <w:pStyle w:val="afff9"/>
          </w:pPr>
        </w:pPrChange>
      </w:pPr>
      <w:r w:rsidRPr="009757B9">
        <w:rPr>
          <w:b/>
          <w:rtl/>
        </w:rPr>
        <w:t>הקורע בחמתו, ועל מתו. וכל המקלקלין - פטורין.</w:t>
      </w:r>
    </w:p>
    <w:p w:rsidR="00E9703F" w:rsidRPr="009757B9" w:rsidRDefault="00E9703F" w:rsidP="00E9703F">
      <w:pPr>
        <w:pStyle w:val="afff9"/>
        <w:rPr>
          <w:b/>
          <w:rtl/>
        </w:rPr>
      </w:pPr>
      <w:r w:rsidRPr="009757B9">
        <w:rPr>
          <w:b/>
          <w:rtl/>
        </w:rPr>
        <w:t>והמקלקל על מנת לתקן - שיעורו כמתקן.</w:t>
      </w:r>
    </w:p>
    <w:p w:rsidR="00E9703F" w:rsidRPr="009757B9" w:rsidRDefault="00E9703F" w:rsidP="00E9703F">
      <w:pPr>
        <w:pStyle w:val="afff9"/>
        <w:rPr>
          <w:b/>
          <w:rtl/>
        </w:rPr>
      </w:pPr>
      <w:r w:rsidRPr="009757B9">
        <w:rPr>
          <w:b/>
          <w:rtl/>
        </w:rPr>
        <w:t>שיעור המלבן והמנפץ והצובע והטווה - כמלא רחב הסיט כפול.</w:t>
      </w:r>
    </w:p>
    <w:p w:rsidR="00E9703F" w:rsidRPr="009757B9" w:rsidRDefault="00E9703F" w:rsidP="00E9703F">
      <w:pPr>
        <w:pStyle w:val="afff9"/>
        <w:rPr>
          <w:b/>
          <w:rtl/>
        </w:rPr>
      </w:pPr>
      <w:r w:rsidRPr="009757B9">
        <w:rPr>
          <w:b/>
          <w:rtl/>
        </w:rPr>
        <w:t>והאורג שני חוטין - שיעורו כמלא הסיט.</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15" w:author="קלוד" w:date="2026-10-11T12:33:55Z"/>
        </w:rPr>
      </w:pPr>
      <w:ins w:id="90516" w:author="קלוד" w:date="2026-10-11T12:33:55Z">
        <w:r>
          <w:rPr>
            <w:color w:val="7B3F00"/>
          </w:rPr>
          <w:t xml:space="preserve">קורע על מתו - חייב על מת שלו, כשר וחכם</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הא דקורע בחמתו ובאבלו ועל מתו חייב היינו במת </w:t>
      </w:r>
      <w:ins w:id="93267" w:author="מנוע מכני" w:date="2026-10-11T12:04:39Z">
        <w:r>
          <w:rPr>
            <w:rFonts w:ascii="Fb Fontext" w:hAnsi="Fb Fontext"/>
            <w:rtl/>
          </w:rPr>
          <w:t xml:space="preserve">שלו</w:t>
        </w:r>
      </w:ins>
      <w:del w:id="93268" w:author="מנוע מכני" w:date="2026-10-11T12:04:39Z">
        <w:r w:rsidRPr="006F178A">
          <w:rPr>
            <w:rFonts w:ascii="Fb Fontext" w:hAnsi="Fb Fontext"/>
            <w:rtl/>
          </w:rPr>
          <w:delText xml:space="preserve">דידיה</w:delText>
        </w:r>
      </w:del>
      <w:r w:rsidRPr="006F178A">
        <w:rPr>
          <w:rFonts w:ascii="Fb Fontext" w:hAnsi="Fb Fontext"/>
          <w:rtl/>
        </w:rPr>
        <w:t xml:space="preserve"> ובבני אבלות.</w:t>
      </w:r>
    </w:p>
    <w:p w:rsidR="00E9703F" w:rsidRDefault="00E9703F" w:rsidP="00E9703F">
      <w:pPr>
        <w:rPr>
          <w:rtl/>
        </w:rPr>
      </w:pPr>
      <w:r w:rsidRPr="006F178A">
        <w:rPr>
          <w:rtl/>
        </w:rPr>
        <w:t>[דבלאו בני אבלות פטור ומיירי באינו חכם ואינו כשר ואינו עומד ביציאת נשמה]</w:t>
      </w:r>
    </w:p>
    <w:p w:rsidR="00E9703F" w:rsidRPr="00097464" w:rsidRDefault="00E9703F" w:rsidP="00E9703F">
      <w:pPr>
        <w:rPr>
          <w:spacing w:val="-2"/>
          <w:rtl/>
        </w:rPr>
      </w:pPr>
      <w:ins w:id="103397" w:author="קלוד" w:date="2026-10-11T13:11:34Z">
        <w:r>
          <w:rPr>
            <w:spacing w:val="-2"/>
            <w:rtl/>
          </w:rPr>
          <w:t xml:space="preserve">שבחכם</w:t>
        </w:r>
      </w:ins>
      <w:del w:id="103398" w:author="קלוד" w:date="2026-10-11T13:11:34Z">
        <w:r w:rsidRPr="00097464">
          <w:rPr>
            <w:spacing w:val="-2"/>
            <w:rtl/>
          </w:rPr>
          <w:delText xml:space="preserve">דבחכם</w:delText>
        </w:r>
      </w:del>
      <w:r w:rsidRPr="00097464">
        <w:rPr>
          <w:spacing w:val="-2"/>
          <w:rtl/>
        </w:rPr>
        <w:t xml:space="preserve"> חייב </w:t>
      </w:r>
      <w:ins w:id="103395" w:author="קלוד" w:date="2026-10-11T13:11:34Z">
        <w:r>
          <w:rPr>
            <w:spacing w:val="-2"/>
            <w:rtl/>
          </w:rPr>
          <w:t xml:space="preserve">לקרוע,</w:t>
        </w:r>
      </w:ins>
      <w:del w:id="103396" w:author="קלוד" w:date="2026-10-11T13:11:34Z">
        <w:r w:rsidRPr="00097464">
          <w:rPr>
            <w:spacing w:val="-2"/>
            <w:rtl/>
          </w:rPr>
          <w:delText xml:space="preserve">לקרוע</w:delText>
        </w:r>
      </w:del>
      <w:r w:rsidRPr="00097464">
        <w:rPr>
          <w:spacing w:val="-2"/>
          <w:rtl/>
        </w:rPr>
        <w:t xml:space="preserve"> </w:t>
      </w:r>
      <w:ins w:id="103393" w:author="קלוד" w:date="2026-10-11T13:11:34Z">
        <w:r>
          <w:rPr>
            <w:spacing w:val="-2"/>
            <w:rtl/>
          </w:rPr>
          <w:t xml:space="preserve">שהכל</w:t>
        </w:r>
      </w:ins>
      <w:del w:id="103394" w:author="קלוד" w:date="2026-10-11T13:11:34Z">
        <w:r w:rsidRPr="00097464">
          <w:rPr>
            <w:spacing w:val="-2"/>
            <w:rtl/>
          </w:rPr>
          <w:delText xml:space="preserve">דהכל</w:delText>
        </w:r>
      </w:del>
      <w:r w:rsidRPr="00097464">
        <w:rPr>
          <w:spacing w:val="-2"/>
          <w:rtl/>
        </w:rPr>
        <w:t xml:space="preserve"> </w:t>
      </w:r>
      <w:ins w:id="103391" w:author="קלוד" w:date="2026-10-11T13:11:34Z">
        <w:r>
          <w:rPr>
            <w:spacing w:val="-2"/>
            <w:rtl/>
          </w:rPr>
          <w:t xml:space="preserve">כקרוביו:</w:t>
        </w:r>
      </w:ins>
      <w:del w:id="103392" w:author="קלוד" w:date="2026-10-11T13:11:34Z">
        <w:r w:rsidRPr="00097464">
          <w:rPr>
            <w:spacing w:val="-2"/>
            <w:rtl/>
          </w:rPr>
          <w:delText xml:space="preserve">כקרוביו</w:delText>
        </w:r>
      </w:del>
      <w:r w:rsidRPr="00097464">
        <w:rPr>
          <w:spacing w:val="-2"/>
          <w:rtl/>
        </w:rPr>
        <w:t xml:space="preserve"> הכל קורעין עליו, הכל חולצין עליו, הכל מברין עליו ברחבה.</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tl/>
        </w:rPr>
        <w:t xml:space="preserve">אדם כשר חיובי </w:t>
      </w:r>
      <w:ins w:id="96135" w:author="מנוע מכני" w:date="2026-10-11T12:04:39Z">
        <w:r>
          <w:rPr>
            <w:rtl/>
          </w:rPr>
          <w:t xml:space="preserve">מחוייב</w:t>
        </w:r>
      </w:ins>
      <w:del w:id="96136" w:author="מנוע מכני" w:date="2026-10-11T12:04:39Z">
        <w:r w:rsidRPr="006F178A">
          <w:rPr>
            <w:rtl/>
          </w:rPr>
          <w:delText xml:space="preserve">מיחייב</w:delText>
        </w:r>
      </w:del>
      <w:r w:rsidRPr="006F178A">
        <w:rPr>
          <w:rtl/>
        </w:rPr>
        <w:t xml:space="preserve">, </w:t>
      </w:r>
      <w:r w:rsidRPr="006F178A">
        <w:rPr>
          <w:rtl/>
        </w:rPr>
        <w:t xml:space="preserve">דתניא</w:t>
      </w:r>
      <w:r w:rsidRPr="006F178A">
        <w:rPr>
          <w:rtl/>
        </w:rPr>
        <w:t xml:space="preserve">: מפני מה מתים בניו ובנותיו של אדם כשהן קטנים מפני שלא בכה והתאבל על אדם כשר. שכל הבוכה על אדם כשר - מוחלין לו על כל עונותיו, בשביל כבוד שעשה.</w:t>
      </w:r>
    </w:p>
    <w:p w:rsidR="00E9703F" w:rsidRDefault="00E9703F" w:rsidP="00E9703F">
      <w:pPr>
        <w:rPr>
          <w:rtl/>
        </w:rPr>
      </w:pPr>
      <w:r w:rsidRPr="006F178A">
        <w:rPr>
          <w:rtl/>
        </w:rPr>
        <w:t xml:space="preserve">באינו כשר </w:t>
      </w:r>
      <w:ins w:id="96139" w:author="מנוע מכני" w:date="2026-10-11T12:04:39Z">
        <w:r>
          <w:rPr>
            <w:rtl/>
          </w:rPr>
          <w:t xml:space="preserve">ועומד</w:t>
        </w:r>
      </w:ins>
      <w:del w:id="96140" w:author="מנוע מכני" w:date="2026-10-11T12:04:39Z">
        <w:r w:rsidRPr="006F178A">
          <w:rPr>
            <w:rtl/>
          </w:rPr>
          <w:delText xml:space="preserve">וקאי</w:delText>
        </w:r>
      </w:del>
      <w:r w:rsidRPr="006F178A">
        <w:rPr>
          <w:rtl/>
        </w:rPr>
        <w:t xml:space="preserve"> בשעת יציאת נשמה - חיובי </w:t>
      </w:r>
      <w:ins w:id="96137" w:author="מנוע מכני" w:date="2026-10-11T12:04:39Z">
        <w:r>
          <w:rPr>
            <w:rtl/>
          </w:rPr>
          <w:t xml:space="preserve">מחוייב</w:t>
        </w:r>
      </w:ins>
      <w:del w:id="96138" w:author="מנוע מכני" w:date="2026-10-11T12:04:39Z">
        <w:r w:rsidRPr="006F178A">
          <w:rPr>
            <w:rtl/>
          </w:rPr>
          <w:delText xml:space="preserve">מיחייב</w:delText>
        </w:r>
      </w:del>
      <w:r w:rsidRPr="006F178A">
        <w:rPr>
          <w:rtl/>
        </w:rPr>
        <w:t xml:space="preserve">,</w:t>
      </w:r>
    </w:p>
    <w:p w:rsidR="00E9703F" w:rsidRPr="006F178A" w:rsidRDefault="00E9703F" w:rsidP="00E9703F">
      <w:pPr>
        <w:rPr>
          <w:rtl/>
        </w:rPr>
      </w:pPr>
      <w:r w:rsidRPr="006F178A">
        <w:rPr>
          <w:rStyle w:val="2fb"/>
          <w:rtl/>
        </w:rPr>
        <w:t xml:space="preserve">כרשב"א</w:t>
      </w:r>
      <w:r w:rsidRPr="006F178A">
        <w:rPr>
          <w:rtl/>
        </w:rPr>
        <w:t xml:space="preserve"> דהעומד על המת בשעת יציאת נשמה - חייב לקרוע, ודומה - לספר תורה שנשרפה.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13" w:author="קלוד" w:date="2026-10-11T12:33:55Z"/>
        </w:rPr>
      </w:pPr>
      <w:ins w:id="90514" w:author="קלוד" w:date="2026-10-11T12:33:55Z">
        <w:r>
          <w:rPr>
            <w:color w:val="7B3F00"/>
          </w:rPr>
          <w:t xml:space="preserve">קורע בחמתו - חייב לר"י ופטור לר"ש</w:t>
        </w:r>
      </w:ins>
    </w:p>
    <w:p w:rsidR="00E9703F" w:rsidRPr="004640F6" w:rsidRDefault="00E9703F" w:rsidP="00E9703F">
      <w:pPr>
        <w:rPr>
          <w:spacing w:val="-4"/>
          <w:rtl/>
        </w:rPr>
      </w:pPr>
      <w:r w:rsidRPr="004640F6">
        <w:rPr>
          <w:rFonts w:ascii="Fb Fontext" w:hAnsi="Fb Fontext"/>
          <w:spacing w:val="-4"/>
          <w:rtl/>
        </w:rPr>
        <w:t>•</w:t>
      </w:r>
      <w:r w:rsidRPr="004640F6">
        <w:rPr>
          <w:rFonts w:ascii="Fb Fontext" w:hAnsi="Fb Fontext" w:hint="cs"/>
          <w:spacing w:val="-4"/>
          <w:rtl/>
        </w:rPr>
        <w:t xml:space="preserve"> </w:t>
      </w:r>
      <w:r w:rsidRPr="004640F6">
        <w:rPr>
          <w:rFonts w:ascii="Fb Fontext" w:hAnsi="Fb Fontext"/>
          <w:spacing w:val="-4"/>
          <w:rtl/>
        </w:rPr>
        <w:t xml:space="preserve">הא דחמתו </w:t>
      </w:r>
      <w:r w:rsidRPr="004640F6">
        <w:rPr>
          <w:rStyle w:val="afffe"/>
          <w:rFonts w:ascii="Fb Fontext" w:hAnsi="Fb Fontext"/>
          <w:spacing w:val="-4"/>
          <w:rtl/>
        </w:rPr>
        <w:t>חייב</w:t>
      </w:r>
      <w:r w:rsidRPr="004640F6">
        <w:rPr>
          <w:rFonts w:ascii="Fb Fontext" w:hAnsi="Fb Fontext"/>
          <w:spacing w:val="-4"/>
          <w:rtl/>
        </w:rPr>
        <w:t xml:space="preserve"> </w:t>
      </w:r>
      <w:ins w:id="103411" w:author="קלוד" w:date="2026-10-11T13:11:34Z">
        <w:r>
          <w:rPr>
            <w:rStyle w:val="2fb"/>
            <w:rFonts w:ascii="Fb Fontext" w:hAnsi="Fb Fontext"/>
            <w:spacing w:val="-4"/>
            <w:rtl/>
          </w:rPr>
          <w:t xml:space="preserve">כר"י,</w:t>
        </w:r>
      </w:ins>
      <w:del w:id="103412" w:author="קלוד" w:date="2026-10-11T13:11:34Z">
        <w:r w:rsidRPr="004640F6">
          <w:rPr>
            <w:rStyle w:val="2fb"/>
            <w:rFonts w:ascii="Fb Fontext" w:hAnsi="Fb Fontext"/>
            <w:spacing w:val="-4"/>
            <w:rtl/>
          </w:rPr>
          <w:delText xml:space="preserve">כר"י</w:delText>
        </w:r>
      </w:del>
      <w:r w:rsidRPr="004640F6">
        <w:rPr>
          <w:rFonts w:ascii="Fb Fontext" w:hAnsi="Fb Fontext"/>
          <w:spacing w:val="-4"/>
          <w:rtl/>
        </w:rPr>
        <w:t xml:space="preserve"> </w:t>
      </w:r>
      <w:ins w:id="103409" w:author="קלוד" w:date="2026-10-11T13:11:34Z">
        <w:r>
          <w:rPr>
            <w:rFonts w:ascii="Fb Fontext" w:hAnsi="Fb Fontext"/>
            <w:spacing w:val="-4"/>
            <w:rtl/>
          </w:rPr>
          <w:t xml:space="preserve">שמלאכה</w:t>
        </w:r>
      </w:ins>
      <w:del w:id="103410" w:author="קלוד" w:date="2026-10-11T13:11:34Z">
        <w:r w:rsidRPr="004640F6">
          <w:rPr>
            <w:rFonts w:ascii="Fb Fontext" w:hAnsi="Fb Fontext"/>
            <w:spacing w:val="-4"/>
            <w:rtl/>
          </w:rPr>
          <w:delText xml:space="preserve">דמלאכה</w:delText>
        </w:r>
      </w:del>
      <w:r w:rsidRPr="004640F6">
        <w:rPr>
          <w:rFonts w:ascii="Fb Fontext" w:hAnsi="Fb Fontext"/>
          <w:spacing w:val="-4"/>
          <w:rtl/>
        </w:rPr>
        <w:t xml:space="preserve"> ש</w:t>
      </w:r>
      <w:r w:rsidRPr="004640F6">
        <w:rPr>
          <w:rFonts w:ascii="Fb Fontext" w:hAnsi="Fb Fontext" w:hint="cs"/>
          <w:spacing w:val="-4"/>
          <w:rtl/>
        </w:rPr>
        <w:t>אצל</w:t>
      </w:r>
      <w:r w:rsidRPr="004640F6">
        <w:rPr>
          <w:rFonts w:ascii="Fb Fontext" w:hAnsi="Fb Fontext"/>
          <w:spacing w:val="-4"/>
          <w:rtl/>
        </w:rPr>
        <w:t>"</w:t>
      </w:r>
      <w:r w:rsidRPr="004640F6">
        <w:rPr>
          <w:rFonts w:ascii="Fb Fontext" w:hAnsi="Fb Fontext" w:hint="cs"/>
          <w:spacing w:val="-4"/>
          <w:rtl/>
        </w:rPr>
        <w:t xml:space="preserve">ג </w:t>
      </w:r>
      <w:ins w:id="103407" w:author="קלוד" w:date="2026-10-11T13:11:34Z">
        <w:r>
          <w:rPr>
            <w:rFonts w:ascii="Fb Fontext" w:hAnsi="Fb Fontext"/>
            <w:spacing w:val="-4"/>
            <w:rtl/>
          </w:rPr>
          <w:t xml:space="preserve">חייב עליה;</w:t>
        </w:r>
      </w:ins>
      <w:del w:id="103408" w:author="קלוד" w:date="2026-10-11T13:11:34Z">
        <w:r w:rsidRPr="004640F6">
          <w:rPr>
            <w:rFonts w:ascii="Fb Fontext" w:hAnsi="Fb Fontext"/>
            <w:spacing w:val="-4"/>
            <w:rtl/>
          </w:rPr>
          <w:delText xml:space="preserve">חייב,</w:delText>
        </w:r>
      </w:del>
      <w:r w:rsidRPr="004640F6">
        <w:rPr>
          <w:rFonts w:ascii="Fb Fontext" w:hAnsi="Fb Fontext"/>
          <w:spacing w:val="-4"/>
          <w:rtl/>
        </w:rPr>
        <w:t xml:space="preserve"> ואף </w:t>
      </w:r>
      <w:ins w:id="103405" w:author="קלוד" w:date="2026-10-11T13:11:34Z">
        <w:r>
          <w:rPr>
            <w:rFonts w:ascii="Fb Fontext" w:hAnsi="Fb Fontext"/>
            <w:spacing w:val="-4"/>
            <w:rtl/>
          </w:rPr>
          <w:t xml:space="preserve">שמקלקל</w:t>
        </w:r>
      </w:ins>
      <w:del w:id="103406" w:author="קלוד" w:date="2026-10-11T13:11:34Z">
        <w:r w:rsidRPr="004640F6">
          <w:rPr>
            <w:rFonts w:ascii="Fb Fontext" w:hAnsi="Fb Fontext"/>
            <w:spacing w:val="-4"/>
            <w:rtl/>
          </w:rPr>
          <w:delText xml:space="preserve">במקלקל</w:delText>
        </w:r>
      </w:del>
      <w:r w:rsidRPr="004640F6">
        <w:rPr>
          <w:rFonts w:ascii="Fb Fontext" w:hAnsi="Fb Fontext"/>
          <w:spacing w:val="-4"/>
          <w:rtl/>
        </w:rPr>
        <w:t xml:space="preserve"> </w:t>
      </w:r>
      <w:ins w:id="103403" w:author="קלוד" w:date="2026-10-11T13:11:34Z">
        <w:r>
          <w:rPr>
            <w:rFonts w:ascii="Fb Fontext" w:hAnsi="Fb Fontext"/>
            <w:spacing w:val="-4"/>
            <w:rtl/>
          </w:rPr>
          <w:t xml:space="preserve">-</w:t>
        </w:r>
      </w:ins>
      <w:del w:id="103404" w:author="קלוד" w:date="2026-10-11T13:11:34Z">
        <w:r w:rsidRPr="004640F6">
          <w:rPr>
            <w:rFonts w:ascii="Fb Fontext" w:hAnsi="Fb Fontext"/>
            <w:spacing w:val="-4"/>
            <w:rtl/>
          </w:rPr>
          <w:delText xml:space="preserve">כזה</w:delText>
        </w:r>
      </w:del>
      <w:r w:rsidRPr="004640F6">
        <w:rPr>
          <w:rFonts w:ascii="Fb Fontext" w:hAnsi="Fb Fontext"/>
          <w:spacing w:val="-4"/>
          <w:rtl/>
        </w:rPr>
        <w:t xml:space="preserve"> </w:t>
      </w:r>
      <w:ins w:id="103401" w:author="קלוד" w:date="2026-10-11T13:11:34Z">
        <w:r>
          <w:rPr>
            <w:rFonts w:ascii="Fb Fontext" w:hAnsi="Fb Fontext"/>
            <w:spacing w:val="-4"/>
            <w:rtl/>
          </w:rPr>
          <w:t xml:space="preserve">מתקן</w:t>
        </w:r>
      </w:ins>
      <w:del w:id="103402" w:author="קלוד" w:date="2026-10-11T13:11:34Z">
        <w:r w:rsidRPr="004640F6">
          <w:rPr>
            <w:rFonts w:ascii="Fb Fontext" w:hAnsi="Fb Fontext"/>
            <w:spacing w:val="-4"/>
            <w:rtl/>
          </w:rPr>
          <w:delText xml:space="preserve">שמתקן</w:delText>
        </w:r>
      </w:del>
      <w:r w:rsidRPr="004640F6">
        <w:rPr>
          <w:rFonts w:ascii="Fb Fontext" w:hAnsi="Fb Fontext"/>
          <w:spacing w:val="-4"/>
          <w:rtl/>
        </w:rPr>
        <w:t xml:space="preserve"> </w:t>
      </w:r>
      <w:ins w:id="95585" w:author="מנוע מכני" w:date="2026-10-11T12:04:39Z">
        <w:ins w:id="103399" w:author="קלוד" w:date="2026-10-11T13:11:34Z">
          <w:r>
            <w:rPr>
              <w:rFonts w:ascii="Fb Fontext" w:hAnsi="Fb Fontext"/>
              <w:spacing w:val="-4"/>
              <w:rtl/>
            </w:rPr>
            <w:t xml:space="preserve">הוא, שעושה</w:t>
          </w:r>
        </w:ins>
        <w:del w:id="103400" w:author="קלוד" w:date="2026-10-11T13:11:34Z">
          <w:r>
            <w:rPr>
              <w:rFonts w:ascii="Fb Fontext" w:hAnsi="Fb Fontext"/>
              <w:spacing w:val="-4"/>
              <w:rtl/>
            </w:rPr>
            <w:delText xml:space="preserve">דעשה</w:delText>
          </w:r>
        </w:del>
      </w:ins>
      <w:del w:id="95586" w:author="מנוע מכני" w:date="2026-10-11T12:04:39Z">
        <w:r w:rsidRPr="004640F6">
          <w:rPr>
            <w:rFonts w:ascii="Fb Fontext" w:hAnsi="Fb Fontext"/>
            <w:spacing w:val="-4"/>
            <w:rtl/>
          </w:rPr>
          <w:delText xml:space="preserve">דעביד</w:delText>
        </w:r>
      </w:del>
      <w:r w:rsidRPr="004640F6">
        <w:rPr>
          <w:rFonts w:ascii="Fb Fontext" w:hAnsi="Fb Fontext"/>
          <w:spacing w:val="-4"/>
          <w:rtl/>
        </w:rPr>
        <w:t xml:space="preserve"> נחת רוח ליצרו.</w:t>
      </w:r>
    </w:p>
    <w:p w:rsidR="00E9703F" w:rsidRPr="006F178A" w:rsidRDefault="00E9703F" w:rsidP="00E9703F">
      <w:pPr>
        <w:rPr>
          <w:rtl/>
        </w:rPr>
      </w:pPr>
      <w:r w:rsidRPr="006F178A">
        <w:rPr>
          <w:rtl/>
        </w:rPr>
        <w:t>•</w:t>
      </w:r>
      <w:r w:rsidRPr="006F178A">
        <w:rPr>
          <w:rFonts w:hint="cs"/>
          <w:rtl/>
        </w:rPr>
        <w:t xml:space="preserve"> </w:t>
      </w:r>
      <w:r w:rsidRPr="006F178A">
        <w:rPr>
          <w:rtl/>
        </w:rPr>
        <w:t>הא דחמתו</w:t>
      </w:r>
      <w:r w:rsidRPr="006F178A">
        <w:rPr>
          <w:rStyle w:val="afffe"/>
          <w:rFonts w:ascii="Fb Fontext" w:hAnsi="Fb Fontext"/>
          <w:rtl/>
        </w:rPr>
        <w:t xml:space="preserve"> פטור </w:t>
      </w:r>
      <w:r w:rsidRPr="006F178A">
        <w:rPr>
          <w:rStyle w:val="2fb"/>
          <w:rFonts w:ascii="Fb Fontext" w:hAnsi="Fb Fontext"/>
          <w:rtl/>
        </w:rPr>
        <w:t xml:space="preserve">כר"ש</w:t>
      </w:r>
      <w:r w:rsidRPr="006F178A">
        <w:rPr>
          <w:rtl/>
        </w:rPr>
        <w:t xml:space="preserve">, דמלאכה שאין צריכה לגופה פטור </w:t>
      </w:r>
      <w:ins w:id="93269" w:author="מנוע מכני" w:date="2026-10-11T12:04:39Z">
        <w:r>
          <w:rPr>
            <w:rtl/>
          </w:rPr>
          <w:t xml:space="preserve">עליו</w:t>
        </w:r>
      </w:ins>
      <w:del w:id="93270" w:author="מנוע מכני" w:date="2026-10-11T12:04:39Z">
        <w:r w:rsidRPr="006F178A">
          <w:rPr>
            <w:rtl/>
          </w:rPr>
          <w:delText xml:space="preserve">עליה</w:delText>
        </w:r>
      </w:del>
      <w:r w:rsidRPr="006F178A">
        <w:rPr>
          <w:rtl/>
        </w:rPr>
        <w:t xml:space="preserve">.</w:t>
      </w:r>
    </w:p>
    <w:p w:rsidR="00E9703F" w:rsidRPr="006F178A" w:rsidRDefault="00E9703F" w:rsidP="00E9703F">
      <w:pPr>
        <w:rPr>
          <w:rtl/>
        </w:rPr>
      </w:pPr>
      <w:r w:rsidRPr="006F178A">
        <w:rPr>
          <w:rtl/>
        </w:rPr>
        <w:t xml:space="preserve">והא </w:t>
      </w:r>
      <w:ins w:id="103415" w:author="קלוד" w:date="2026-10-11T13:11:34Z">
        <w:r>
          <w:rPr>
            <w:rtl/>
          </w:rPr>
          <w:t xml:space="preserve">שמותר</w:t>
        </w:r>
      </w:ins>
      <w:del w:id="103416" w:author="קלוד" w:date="2026-10-11T13:11:34Z">
        <w:r w:rsidRPr="006F178A">
          <w:rPr>
            <w:rtl/>
          </w:rPr>
          <w:delText xml:space="preserve">דשרי</w:delText>
        </w:r>
      </w:del>
      <w:r w:rsidRPr="006F178A">
        <w:rPr>
          <w:rtl/>
        </w:rPr>
        <w:t xml:space="preserve"> </w:t>
      </w:r>
      <w:ins w:id="103413" w:author="קלוד" w:date="2026-10-11T13:11:34Z">
        <w:r>
          <w:rPr>
            <w:rStyle w:val="afffffe"/>
            <w:rtl/>
          </w:rPr>
          <w:t xml:space="preserve">לקרוע בחמתו</w:t>
        </w:r>
        <w:r>
          <w:rPr>
            <w:rtl/>
          </w:rPr>
          <w:t xml:space="preserve"> - כשעושה</w:t>
        </w:r>
      </w:ins>
      <w:del w:id="103414" w:author="קלוד" w:date="2026-10-11T13:11:34Z">
        <w:r w:rsidRPr="006F178A">
          <w:rPr>
            <w:rtl/>
          </w:rPr>
          <w:delText xml:space="preserve">דעושה</w:delText>
        </w:r>
      </w:del>
      <w:r w:rsidRPr="006F178A">
        <w:rPr>
          <w:rtl/>
        </w:rPr>
        <w:t xml:space="preserve"> כן ל</w:t>
      </w:r>
      <w:r w:rsidRPr="006F178A">
        <w:rPr>
          <w:rFonts w:hint="cs"/>
          <w:rtl/>
        </w:rPr>
        <w:t>יתן אימה על אנשי ביתו</w:t>
      </w:r>
      <w:r w:rsidRPr="006F178A">
        <w:rPr>
          <w:rtl/>
        </w:rPr>
        <w:t>.</w:t>
      </w:r>
    </w:p>
    <w:p>
      <w:pPr>
        <w:pStyle w:val="afffff8"/>
        <w:rPr>
          <w:ins w:id="90511" w:author="קלוד" w:date="2026-10-11T12:33:55Z"/>
        </w:rPr>
      </w:pPr>
      <w:ins w:id="90512" w:author="קלוד" w:date="2026-10-11T12:33:55Z">
        <w:r>
          <w:rPr>
            <w:color w:val="7B3F00"/>
          </w:rPr>
          <w:t xml:space="preserve">המקרע בגדיו בחמתו - כעובד ע"ז</w:t>
        </w:r>
      </w:ins>
    </w:p>
    <w:p w:rsidR="00E9703F" w:rsidRPr="006F178A" w:rsidRDefault="00E9703F" w:rsidP="00E9703F">
      <w:pPr>
        <w:rPr>
          <w:rtl/>
        </w:rPr>
      </w:pPr>
      <w:r w:rsidRPr="006F178A">
        <w:rPr>
          <w:rtl/>
        </w:rPr>
        <w:t>•</w:t>
      </w:r>
      <w:r w:rsidRPr="006F178A">
        <w:rPr>
          <w:rFonts w:hint="cs"/>
          <w:rtl/>
        </w:rPr>
        <w:t xml:space="preserve"> </w:t>
      </w:r>
      <w:r w:rsidRPr="006F178A">
        <w:rPr>
          <w:rtl/>
        </w:rPr>
        <w:t xml:space="preserve">דסתם מקרע בגדיו בחמתו ומשבר כליו ומפזר מעותיו בחמתו </w:t>
      </w:r>
      <w:r>
        <w:rPr>
          <w:rtl/>
        </w:rPr>
        <w:t>וכו'</w:t>
      </w:r>
      <w:r w:rsidRPr="006F178A">
        <w:rPr>
          <w:rtl/>
        </w:rPr>
        <w:t xml:space="preserve"> </w:t>
      </w:r>
      <w:r w:rsidRPr="006F178A">
        <w:rPr>
          <w:rStyle w:val="2fb"/>
          <w:rtl/>
        </w:rPr>
        <w:t xml:space="preserve">אריב"נ</w:t>
      </w:r>
      <w:r w:rsidRPr="006F178A">
        <w:rPr>
          <w:rtl/>
        </w:rPr>
        <w:t xml:space="preserve"> יהא בעיניך כעובד </w:t>
      </w:r>
      <w:r w:rsidRPr="006F178A">
        <w:rPr>
          <w:rtl/>
        </w:rPr>
        <w:t xml:space="preserve">ע"ז</w:t>
      </w:r>
      <w:r w:rsidRPr="006F178A">
        <w:rPr>
          <w:rtl/>
        </w:rPr>
        <w:t xml:space="preserve"> שכך אומנתו של יצה"ר, היום אומר לו עשה כך ולמחר אומר לו עשה כך. עד שאומר לו עבוד </w:t>
      </w:r>
      <w:r w:rsidRPr="006F178A">
        <w:rPr>
          <w:rtl/>
        </w:rPr>
        <w:t xml:space="preserve">ע"ז</w:t>
      </w:r>
      <w:r w:rsidRPr="006F178A">
        <w:rPr>
          <w:rtl/>
        </w:rPr>
        <w:t xml:space="preserve"> והולך ועובד.</w:t>
      </w:r>
    </w:p>
    <w:p w:rsidR="00E9703F" w:rsidRPr="00B3644D" w:rsidRDefault="00E9703F" w:rsidP="00E9703F">
      <w:pPr>
        <w:rPr>
          <w:spacing w:val="-2"/>
          <w:rtl/>
        </w:rPr>
      </w:pPr>
      <w:r w:rsidRPr="00B3644D">
        <w:rPr>
          <w:spacing w:val="-2"/>
          <w:rtl/>
        </w:rPr>
        <w:t>•</w:t>
      </w:r>
      <w:r w:rsidRPr="00B3644D">
        <w:rPr>
          <w:rFonts w:hint="cs"/>
          <w:spacing w:val="-2"/>
          <w:rtl/>
        </w:rPr>
        <w:t xml:space="preserve"> </w:t>
      </w:r>
      <w:r w:rsidRPr="00B3644D">
        <w:rPr>
          <w:spacing w:val="-2"/>
          <w:rtl/>
        </w:rPr>
        <w:t xml:space="preserve">וכן </w:t>
      </w:r>
      <w:r w:rsidRPr="00B3644D">
        <w:rPr>
          <w:rStyle w:val="2fb"/>
          <w:spacing w:val="-2"/>
          <w:rtl/>
        </w:rPr>
        <w:t xml:space="preserve">א</w:t>
      </w:r>
      <w:r w:rsidRPr="00B3644D">
        <w:rPr>
          <w:rStyle w:val="2fb"/>
          <w:rFonts w:hint="cs"/>
          <w:spacing w:val="-2"/>
          <w:rtl/>
        </w:rPr>
        <w:t>ר</w:t>
      </w:r>
      <w:r w:rsidRPr="00B3644D">
        <w:rPr>
          <w:rStyle w:val="2fb"/>
          <w:spacing w:val="-2"/>
          <w:rtl/>
        </w:rPr>
        <w:t>"</w:t>
      </w:r>
      <w:r w:rsidRPr="00B3644D">
        <w:rPr>
          <w:rStyle w:val="2fb"/>
          <w:rFonts w:hint="cs"/>
          <w:spacing w:val="-2"/>
          <w:rtl/>
        </w:rPr>
        <w:t>א</w:t>
      </w:r>
      <w:r w:rsidRPr="00B3644D">
        <w:rPr>
          <w:rStyle w:val="afffff0"/>
          <w:spacing w:val="-2"/>
          <w:rtl/>
        </w:rPr>
        <w:t xml:space="preserve"> </w:t>
      </w:r>
      <w:r w:rsidRPr="00B3644D">
        <w:rPr>
          <w:rStyle w:val="afffff0"/>
          <w:rFonts w:hint="cs"/>
          <w:spacing w:val="-2"/>
          <w:rtl/>
        </w:rPr>
        <w:t>'</w:t>
      </w:r>
      <w:ins w:id="91227" w:author="Claude - סמנטי" w:date="2026-10-11T12:28:21Z">
        <w:r>
          <w:rPr>
            <w:rStyle w:val="afffff0"/>
            <w:spacing w:val="-2"/>
            <w:rtl/>
          </w:rPr>
          <w:t xml:space="preserve">לֹא יִהְיֶה בְךָ אֵל זָר וְלֹא תִשְׁתַּחֲוֶה לְאֵל </w:t>
        </w:r>
        <w:ins w:id="103425" w:author="קלוד" w:date="2026-10-11T13:11:34Z">
          <w:r>
            <w:rPr>
              <w:rStyle w:val="afffff0"/>
              <w:spacing w:val="-2"/>
              <w:rtl/>
            </w:rPr>
            <w:t xml:space="preserve">נֵכָר'</w:t>
          </w:r>
        </w:ins>
        <w:del w:id="103426" w:author="קלוד" w:date="2026-10-11T13:11:34Z">
          <w:r>
            <w:rPr>
              <w:rStyle w:val="afffff0"/>
              <w:spacing w:val="-2"/>
              <w:rtl/>
            </w:rPr>
            <w:delText xml:space="preserve">נֵכָר</w:delText>
          </w:r>
          <w:r w:rsidRPr="00B3644D">
            <w:rPr>
              <w:rStyle w:val="afffff0"/>
              <w:rFonts w:hint="cs"/>
              <w:spacing w:val="-2"/>
              <w:rtl/>
            </w:rPr>
            <w:delText xml:space="preserve">'</w:delText>
          </w:r>
          <w:r w:rsidRPr="00B3644D">
            <w:rPr>
              <w:rStyle w:val="afffff0"/>
              <w:spacing w:val="-2"/>
              <w:rtl/>
            </w:rPr>
            <w:delText xml:space="preserve">,</w:delText>
          </w:r>
        </w:del>
      </w:ins>
      <w:del w:id="91228" w:author="Claude - סמנטי" w:date="2026-10-11T12:28:21Z">
        <w:r w:rsidRPr="00B3644D">
          <w:rPr>
            <w:rStyle w:val="afffff0"/>
            <w:spacing w:val="-2"/>
            <w:rtl/>
          </w:rPr>
          <w:delText xml:space="preserve">לא יהיה בך אל זר ולא תשתחוה לאל נכר</w:delText>
        </w:r>
      </w:del>
      <w:r w:rsidRPr="00B3644D">
        <w:rPr>
          <w:spacing w:val="-2"/>
          <w:rtl/>
        </w:rPr>
        <w:t xml:space="preserve"> </w:t>
      </w:r>
      <w:ins w:id="103423" w:author="קלוד" w:date="2026-10-11T13:11:34Z">
        <w:r>
          <w:rPr>
            <w:rFonts w:hint="cs"/>
            <w:spacing w:val="-2"/>
            <w:rtl/>
          </w:rPr>
          <w:t xml:space="preserve">-</w:t>
        </w:r>
      </w:ins>
      <w:del w:id="103424" w:author="קלוד" w:date="2026-10-11T13:11:34Z">
        <w:r w:rsidRPr="00B3644D">
          <w:rPr>
            <w:rFonts w:hint="cs"/>
            <w:spacing w:val="-2"/>
            <w:rtl/>
          </w:rPr>
          <w:delText xml:space="preserve">-</w:delText>
        </w:r>
        <w:r w:rsidRPr="00B3644D">
          <w:rPr>
            <w:spacing w:val="-2"/>
            <w:rtl/>
          </w:rPr>
          <w:delText xml:space="preserve">איזהו</w:delText>
        </w:r>
      </w:del>
      <w:r w:rsidRPr="00B3644D">
        <w:rPr>
          <w:spacing w:val="-2"/>
          <w:rtl/>
        </w:rPr>
        <w:t xml:space="preserve"> אל זר </w:t>
      </w:r>
      <w:ins w:id="103421" w:author="קלוד" w:date="2026-10-11T13:11:34Z">
        <w:r>
          <w:rPr>
            <w:spacing w:val="-2"/>
            <w:rtl/>
          </w:rPr>
          <w:t xml:space="preserve">שבגופו</w:t>
        </w:r>
      </w:ins>
      <w:del w:id="103422" w:author="קלוד" w:date="2026-10-11T13:11:34Z">
        <w:r w:rsidRPr="00B3644D">
          <w:rPr>
            <w:spacing w:val="-2"/>
            <w:rtl/>
          </w:rPr>
          <w:delText xml:space="preserve">שיש בגופו</w:delText>
        </w:r>
      </w:del>
      <w:r w:rsidRPr="00B3644D">
        <w:rPr>
          <w:spacing w:val="-2"/>
          <w:rtl/>
        </w:rPr>
        <w:t xml:space="preserve"> של </w:t>
      </w:r>
      <w:ins w:id="103419" w:author="קלוד" w:date="2026-10-11T13:11:34Z">
        <w:r>
          <w:rPr>
            <w:spacing w:val="-2"/>
            <w:rtl/>
          </w:rPr>
          <w:t xml:space="preserve">אדם,</w:t>
        </w:r>
      </w:ins>
      <w:del w:id="103420" w:author="קלוד" w:date="2026-10-11T13:11:34Z">
        <w:r w:rsidRPr="00B3644D">
          <w:rPr>
            <w:spacing w:val="-2"/>
            <w:rtl/>
          </w:rPr>
          <w:delText xml:space="preserve">אדם</w:delText>
        </w:r>
      </w:del>
      <w:r w:rsidRPr="00B3644D">
        <w:rPr>
          <w:spacing w:val="-2"/>
          <w:rtl/>
        </w:rPr>
        <w:t xml:space="preserve"> היינו </w:t>
      </w:r>
      <w:ins w:id="103417" w:author="קלוד" w:date="2026-10-11T13:11:34Z">
        <w:r>
          <w:rPr>
            <w:spacing w:val="-2"/>
            <w:rtl/>
          </w:rPr>
          <w:t xml:space="preserve">יצה"ר.</w:t>
        </w:r>
      </w:ins>
      <w:del w:id="103418" w:author="קלוד" w:date="2026-10-11T13:11:34Z">
        <w:r w:rsidRPr="00B3644D">
          <w:rPr>
            <w:spacing w:val="-2"/>
            <w:rtl/>
          </w:rPr>
          <w:delText xml:space="preserve">יצה'ר.</w:delText>
        </w:r>
      </w:del>
    </w:p>
    <w:p w:rsidR="00E9703F" w:rsidRPr="009757B9" w:rsidRDefault="00E9703F" w:rsidP="00E9703F">
      <w:pPr>
        <w:rPr>
          <w:rFonts w:cs="Guttman Vilna"/>
          <w:b/>
          <w:bCs/>
          <w:rtl/>
        </w:rPr>
      </w:pPr>
      <w:r w:rsidRPr="006F178A">
        <w:rPr>
          <w:rtl/>
        </w:rPr>
        <w:lastRenderedPageBreak/>
        <w:t xml:space="preserve">כי הא </w:t>
      </w:r>
      <w:r w:rsidRPr="006F178A">
        <w:rPr>
          <w:rStyle w:val="2fb"/>
          <w:rtl/>
        </w:rPr>
        <w:lastRenderedPageBreak/>
        <w:t xml:space="preserve">דר"י</w:t>
      </w:r>
      <w:r w:rsidRPr="006F178A">
        <w:rPr>
          <w:rtl/>
        </w:rPr>
        <w:lastRenderedPageBreak/>
        <w:t xml:space="preserve"> קרע אימרא של הבגד.</w:t>
      </w:r>
    </w:p>
    <w:p w:rsidR="00E9703F" w:rsidRPr="009757B9" w:rsidRDefault="00E9703F" w:rsidP="00E9703F">
      <w:pPr>
        <w:rPr>
          <w:rFonts w:cs="Guttman Vilna"/>
          <w:b/>
          <w:bCs/>
          <w:rtl/>
        </w:rPr>
      </w:pPr>
      <w:r w:rsidRPr="006F178A">
        <w:rPr>
          <w:rStyle w:val="2fb"/>
          <w:rtl/>
        </w:rPr>
        <w:t xml:space="preserve">ראב"י</w:t>
      </w:r>
      <w:r w:rsidRPr="006F178A">
        <w:rPr>
          <w:rtl/>
        </w:rPr>
        <w:t xml:space="preserve"> </w:t>
      </w:r>
      <w:ins w:id="103427" w:author="קלוד" w:date="2026-10-11T13:11:34Z">
        <w:r>
          <w:rPr>
            <w:rtl/>
          </w:rPr>
          <w:t xml:space="preserve">שבר</w:t>
        </w:r>
      </w:ins>
      <w:del w:id="103428" w:author="קלוד" w:date="2026-10-11T13:11:34Z">
        <w:r w:rsidRPr="006F178A">
          <w:rPr>
            <w:rtl/>
          </w:rPr>
          <w:delText xml:space="preserve">תבר</w:delText>
        </w:r>
      </w:del>
      <w:r w:rsidRPr="006F178A">
        <w:rPr>
          <w:rtl/>
        </w:rPr>
        <w:t xml:space="preserve"> כלים שבורים.</w:t>
      </w:r>
    </w:p>
    <w:p w:rsidR="00E9703F" w:rsidRPr="009757B9" w:rsidRDefault="00E9703F" w:rsidP="00E9703F">
      <w:pPr>
        <w:rPr>
          <w:rFonts w:cs="Guttman Vilna"/>
          <w:b/>
          <w:bCs/>
          <w:rtl/>
        </w:rPr>
      </w:pPr>
      <w:r w:rsidRPr="006F178A">
        <w:rPr>
          <w:rStyle w:val="2fb"/>
          <w:rtl/>
        </w:rPr>
        <w:t xml:space="preserve">ר"ש</w:t>
      </w:r>
      <w:r w:rsidRPr="006F178A">
        <w:rPr>
          <w:rtl/>
        </w:rPr>
        <w:t xml:space="preserve"> </w:t>
      </w:r>
      <w:ins w:id="103431" w:author="קלוד" w:date="2026-10-11T13:11:34Z">
        <w:r>
          <w:rPr>
            <w:rtl/>
          </w:rPr>
          <w:t xml:space="preserve">זרק</w:t>
        </w:r>
      </w:ins>
      <w:del w:id="103432" w:author="קלוד" w:date="2026-10-11T13:11:34Z">
        <w:r w:rsidRPr="006F178A">
          <w:rPr>
            <w:rtl/>
          </w:rPr>
          <w:delText xml:space="preserve">רמי</w:delText>
        </w:r>
      </w:del>
      <w:r w:rsidRPr="006F178A">
        <w:rPr>
          <w:rtl/>
        </w:rPr>
        <w:t xml:space="preserve"> </w:t>
      </w:r>
      <w:ins w:id="103429" w:author="קלוד" w:date="2026-10-11T13:11:34Z">
        <w:r>
          <w:rPr>
            <w:rtl/>
          </w:rPr>
          <w:t xml:space="preserve">לשפחתו</w:t>
        </w:r>
      </w:ins>
      <w:del w:id="103430" w:author="קלוד" w:date="2026-10-11T13:11:34Z">
        <w:r w:rsidRPr="006F178A">
          <w:rPr>
            <w:rtl/>
          </w:rPr>
          <w:delText xml:space="preserve">לה לאמתיה</w:delText>
        </w:r>
      </w:del>
      <w:r w:rsidRPr="006F178A">
        <w:rPr>
          <w:rtl/>
        </w:rPr>
        <w:t xml:space="preserve"> ציר דגים על ראשה.</w:t>
      </w:r>
    </w:p>
    <w:p w:rsidR="00E9703F" w:rsidRPr="009757B9" w:rsidRDefault="00E9703F" w:rsidP="00E9703F">
      <w:pPr>
        <w:rPr>
          <w:rFonts w:cs="Guttman Vilna"/>
          <w:b/>
          <w:bCs/>
          <w:rtl/>
        </w:rPr>
      </w:pPr>
      <w:r w:rsidRPr="006F178A">
        <w:rPr>
          <w:rStyle w:val="2fb"/>
          <w:rtl/>
        </w:rPr>
        <w:t xml:space="preserve">רבי אבא</w:t>
      </w:r>
      <w:r w:rsidRPr="006F178A">
        <w:rPr>
          <w:rtl/>
        </w:rPr>
        <w:t xml:space="preserve"> </w:t>
      </w:r>
      <w:ins w:id="103433" w:author="קלוד" w:date="2026-10-11T13:11:34Z">
        <w:r>
          <w:rPr>
            <w:rtl/>
          </w:rPr>
          <w:t xml:space="preserve">שבר</w:t>
        </w:r>
      </w:ins>
      <w:del w:id="103434" w:author="קלוד" w:date="2026-10-11T13:11:34Z">
        <w:r w:rsidRPr="006F178A">
          <w:rPr>
            <w:rtl/>
          </w:rPr>
          <w:delText xml:space="preserve">תבר</w:delText>
        </w:r>
      </w:del>
      <w:r w:rsidRPr="006F178A">
        <w:rPr>
          <w:rtl/>
        </w:rPr>
        <w:t xml:space="preserve"> כיסוי כד.</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ריב"ל</w:t>
      </w:r>
      <w:r w:rsidRPr="006F178A">
        <w:rPr>
          <w:rtl/>
        </w:rPr>
        <w:t xml:space="preserve"> משום בר כפרא כל המוריד דמעות על אדם כשר - </w:t>
      </w:r>
      <w:r w:rsidRPr="006F178A">
        <w:rPr>
          <w:rtl/>
        </w:rPr>
        <w:t xml:space="preserve">הקב"ה</w:t>
      </w:r>
      <w:r w:rsidRPr="006F178A">
        <w:rPr>
          <w:rtl/>
        </w:rPr>
        <w:t xml:space="preserve"> סופרן, ומניחן בבית גנזיו.</w:t>
      </w:r>
    </w:p>
    <w:p w:rsidR="00E9703F" w:rsidRPr="006F178A" w:rsidRDefault="00E9703F" w:rsidP="00E9703F">
      <w:pPr>
        <w:rPr>
          <w:rtl/>
        </w:rPr>
      </w:pPr>
      <w:r w:rsidRPr="006F178A">
        <w:rPr>
          <w:rtl/>
        </w:rPr>
        <w:tab/>
      </w:r>
      <w:r>
        <w:rPr>
          <w:rtl/>
        </w:rPr>
        <w:t>שנא'</w:t>
      </w:r>
      <w:r w:rsidRPr="00784B8D">
        <w:rPr>
          <w:rStyle w:val="afffff0"/>
          <w:rtl/>
        </w:rPr>
        <w:t xml:space="preserve"> '</w:t>
      </w:r>
      <w:ins w:id="91229" w:author="Claude - סמנטי" w:date="2026-10-11T12:28:21Z">
        <w:r>
          <w:rPr>
            <w:rStyle w:val="afffff0"/>
            <w:rtl/>
          </w:rPr>
          <w:t xml:space="preserve">נֹדִי סָפַרְתָּה אַתָּה שִׂימָה דִמְעָתִי בְנֹאדֶךָ הֲלֹא בְּסִפְרָתֶךָ</w:t>
        </w:r>
      </w:ins>
      <w:del w:id="91230" w:author="Claude - סמנטי" w:date="2026-10-11T12:28:21Z">
        <w:r w:rsidRPr="00784B8D">
          <w:rPr>
            <w:rStyle w:val="afffff0"/>
            <w:rtl/>
          </w:rPr>
          <w:delText xml:space="preserve">נדי ספרתה אתה שימה דמעתי בנאדך הלא בספרתך</w:delText>
        </w:r>
      </w:del>
      <w:r w:rsidRPr="00784B8D">
        <w:rPr>
          <w:rStyle w:val="afffff0"/>
          <w:rFonts w:hint="cs"/>
          <w:rtl/>
        </w:rPr>
        <w:t>'</w:t>
      </w:r>
      <w:r w:rsidRPr="00784B8D">
        <w:rPr>
          <w:rStyle w:val="afffff0"/>
          <w:rtl/>
        </w:rPr>
        <w:t>.</w:t>
      </w:r>
    </w:p>
    <w:p>
      <w:pPr>
        <w:pStyle w:val="afffff8"/>
        <w:rPr>
          <w:ins w:id="90509" w:author="קלוד" w:date="2026-10-11T12:33:55Z"/>
        </w:rPr>
      </w:pPr>
      <w:ins w:id="90510" w:author="קלוד" w:date="2026-10-11T12:33:55Z">
        <w:r>
          <w:rPr>
            <w:color w:val="7B3F00"/>
          </w:rPr>
          <w:t xml:space="preserve">המתעצל בהספדו של חכם - נקבר בחייו ואינו מאריך ימים</w:t>
        </w:r>
      </w:ins>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יא"ר</w:t>
      </w:r>
      <w:r w:rsidR="00E9703F" w:rsidRPr="006F178A">
        <w:rPr>
          <w:rtl/>
        </w:rPr>
        <w:t xml:space="preserve"> כל המתעצל בהספדו של חכם - ראוי לקוברו </w:t>
      </w:r>
      <w:ins w:id="103435" w:author="קלוד" w:date="2026-10-11T13:11:34Z">
        <w:r>
          <w:rPr>
            <w:rtl/>
          </w:rPr>
          <w:t xml:space="preserve">בחייו.</w:t>
        </w:r>
      </w:ins>
      <w:del w:id="103436" w:author="קלוד" w:date="2026-10-11T13:11:34Z">
        <w:r w:rsidR="00E9703F" w:rsidRPr="006F178A">
          <w:rPr>
            <w:rtl/>
          </w:rPr>
          <w:delText xml:space="preserve">בחייו-.</w:delText>
        </w:r>
      </w:del>
    </w:p>
    <w:p w:rsidR="00E9703F" w:rsidRDefault="00E9703F" w:rsidP="00E9703F">
      <w:pPr>
        <w:rPr>
          <w:rtl/>
        </w:rPr>
      </w:pPr>
      <w:r w:rsidRPr="006F178A">
        <w:rPr>
          <w:rFonts w:hint="cs"/>
          <w:rtl/>
        </w:rPr>
        <w:t>ד'</w:t>
      </w:r>
      <w:ins w:id="91231" w:author="Claude - סמנטי" w:date="2026-10-11T12:28:21Z">
        <w:r>
          <w:rPr>
            <w:rStyle w:val="afffff0"/>
            <w:rtl/>
          </w:rPr>
          <w:t xml:space="preserve">וַיִּקְבְּרוּ אוֹתוֹ בִּגְבוּל נַחֲלָתוֹ בְּתִמְנַת סֶרַח אֲשֶׁר בְּהַר אֶפְרָיִם מִצְּפוֹן לְהַר גָּעַשׁ</w:t>
        </w:r>
      </w:ins>
      <w:del w:id="91232" w:author="Claude - סמנטי" w:date="2026-10-11T12:28:21Z">
        <w:r w:rsidRPr="006F178A">
          <w:rPr>
            <w:rtl/>
          </w:rPr>
          <w:delText xml:space="preserve">ויקברו אותו בגבול נחלתו בתמנת סרח אשר בהר אפרים מצפון להר געש</w:delText>
        </w:r>
      </w:del>
      <w:r>
        <w:rPr>
          <w:rtl/>
        </w:rPr>
        <w:t>'</w:t>
      </w:r>
      <w:r>
        <w:rPr>
          <w:rFonts w:hint="cs"/>
          <w:rtl/>
        </w:rPr>
        <w:t>.</w:t>
      </w:r>
    </w:p>
    <w:p w:rsidR="00E9703F" w:rsidRPr="006F178A" w:rsidRDefault="00E9703F" w:rsidP="00E9703F">
      <w:pPr>
        <w:pStyle w:val="affffb"/>
        <w:rPr>
          <w:rtl/>
        </w:rPr>
      </w:pPr>
      <w:r>
        <w:rPr>
          <w:rtl/>
        </w:rPr>
        <w:t xml:space="preserve">- </w:t>
      </w:r>
      <w:r w:rsidRPr="006F178A">
        <w:rPr>
          <w:rtl/>
        </w:rPr>
        <w:t>מלמד שרגש עליהן הר להורגן.</w:t>
      </w:r>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רחב"א</w:t>
      </w:r>
      <w:r w:rsidRPr="006F178A">
        <w:rPr>
          <w:rFonts w:ascii="Fb Fontext" w:hAnsi="Fb Fontext"/>
          <w:rtl/>
        </w:rPr>
        <w:t xml:space="preserve"> </w:t>
      </w:r>
      <w:r w:rsidRPr="006F178A">
        <w:rPr>
          <w:rStyle w:val="2fb"/>
          <w:rFonts w:ascii="Fb Fontext" w:hAnsi="Fb Fontext"/>
          <w:rtl/>
        </w:rPr>
        <w:t xml:space="preserve">אר"י</w:t>
      </w:r>
      <w:r w:rsidRPr="006F178A">
        <w:rPr>
          <w:rFonts w:ascii="Fb Fontext" w:hAnsi="Fb Fontext"/>
          <w:rtl/>
        </w:rPr>
        <w:t xml:space="preserve"> כל המתעצל בהספדו של חכם - אינו מאריך ימים, מדה כנגד מדה,</w:t>
      </w:r>
    </w:p>
    <w:p w:rsidR="00E9703F" w:rsidRPr="006F178A" w:rsidRDefault="00E9703F" w:rsidP="00E9703F">
      <w:pPr>
        <w:pStyle w:val="afffff"/>
        <w:rPr>
          <w:rtl/>
        </w:rPr>
      </w:pPr>
      <w:r w:rsidRPr="006F178A">
        <w:rPr>
          <w:rFonts w:hint="cs"/>
          <w:rtl/>
        </w:rPr>
        <w:t>'</w:t>
      </w:r>
      <w:r>
        <w:rPr>
          <w:rStyle w:val="afffff0"/>
          <w:rtl/>
          <w:rPrChange w:id="9045" w:author="מנוע פסוקים" w:date="2026-10-11T09:34:00Z">
            <w:rPr>
              <w:rtl/>
            </w:rPr>
          </w:rPrChange>
        </w:rPr>
        <w:t xml:space="preserve">בסאסאה בשלחה תריבנה</w:t>
      </w:r>
      <w:r w:rsidRPr="006F178A">
        <w:rPr>
          <w:rFonts w:hint="cs"/>
          <w:rtl/>
        </w:rPr>
        <w:t>'</w:t>
      </w:r>
      <w:r w:rsidRPr="006F178A">
        <w:rPr>
          <w:rtl/>
        </w:rPr>
        <w:t>.</w:t>
      </w:r>
    </w:p>
    <w:p w:rsidR="00E9703F" w:rsidRPr="009757B9" w:rsidRDefault="00E9703F" w:rsidP="00E9703F">
      <w:pPr>
        <w:rPr>
          <w:rFonts w:cs="Guttman Vilna"/>
          <w:b/>
          <w:bCs/>
          <w:rtl/>
        </w:rPr>
      </w:pPr>
      <w:r w:rsidRPr="006F178A">
        <w:rPr>
          <w:rtl/>
        </w:rPr>
        <w:t xml:space="preserve">הא </w:t>
      </w:r>
      <w:r w:rsidRPr="002F73F8">
        <w:rPr>
          <w:rStyle w:val="afffff0"/>
          <w:rtl/>
        </w:rPr>
        <w:t>ד</w:t>
      </w:r>
      <w:r w:rsidRPr="002F73F8">
        <w:rPr>
          <w:rStyle w:val="afffff0"/>
          <w:rFonts w:hint="cs"/>
          <w:rtl/>
        </w:rPr>
        <w:t>'</w:t>
      </w:r>
      <w:ins w:id="91235" w:author="Claude - סמנטי" w:date="2026-10-11T12:28:21Z">
        <w:r>
          <w:rPr>
            <w:rStyle w:val="afffff0"/>
            <w:rtl/>
          </w:rPr>
          <w:t xml:space="preserve">וַיַּעַבְדוּ הָעָם אֶת ה</w:t>
        </w:r>
      </w:ins>
      <w:del w:id="91236" w:author="Claude - סמנטי" w:date="2026-10-11T12:28:21Z">
        <w:r w:rsidRPr="002F73F8">
          <w:rPr>
            <w:rStyle w:val="afffff0"/>
            <w:rtl/>
          </w:rPr>
          <w:delText xml:space="preserve">ויעבדו העם את </w:delText>
        </w:r>
        <w:r>
          <w:rPr>
            <w:rStyle w:val="afffff0"/>
            <w:rtl/>
          </w:rPr>
          <w:delText xml:space="preserve">ה</w:delText>
        </w:r>
      </w:del>
      <w:r>
        <w:rPr>
          <w:rStyle w:val="afffff0"/>
          <w:rtl/>
        </w:rPr>
        <w:t xml:space="preserve">'</w:t>
      </w:r>
      <w:r w:rsidRPr="002F73F8">
        <w:rPr>
          <w:rStyle w:val="afffff0"/>
          <w:rtl/>
        </w:rPr>
        <w:t xml:space="preserve"> וכו</w:t>
      </w:r>
      <w:r>
        <w:rPr>
          <w:rStyle w:val="afffff0"/>
          <w:rtl/>
        </w:rPr>
        <w:t>'</w:t>
      </w:r>
      <w:ins w:id="91233" w:author="Claude - סמנטי" w:date="2026-10-11T12:28:21Z">
        <w:r>
          <w:rPr>
            <w:rStyle w:val="afffff0"/>
            <w:rtl/>
          </w:rPr>
          <w:t xml:space="preserve"> אֲשֶׁר הֶאֱרִיכוּ יָמִים</w:t>
        </w:r>
      </w:ins>
      <w:del w:id="91234" w:author="Claude - סמנטי" w:date="2026-10-11T12:28:21Z">
        <w:r w:rsidRPr="002F73F8">
          <w:rPr>
            <w:rStyle w:val="afffff0"/>
            <w:rtl/>
          </w:rPr>
          <w:delText xml:space="preserve"> אשר האריכו ימים</w:delText>
        </w:r>
      </w:del>
      <w:r w:rsidRPr="002F73F8">
        <w:rPr>
          <w:rStyle w:val="afffff0"/>
          <w:rFonts w:hint="cs"/>
          <w:rtl/>
        </w:rPr>
        <w:t>'</w:t>
      </w:r>
      <w:r w:rsidRPr="002F73F8">
        <w:rPr>
          <w:rStyle w:val="afffff0"/>
          <w:rtl/>
        </w:rPr>
        <w:t xml:space="preserve"> </w:t>
      </w:r>
      <w:r w:rsidRPr="006F178A">
        <w:rPr>
          <w:rtl/>
        </w:rPr>
        <w:t>היינו ימים ולא שנים.</w:t>
      </w:r>
    </w:p>
    <w:p w:rsidR="00E9703F" w:rsidRPr="009757B9" w:rsidRDefault="00E9703F" w:rsidP="00E9703F">
      <w:pPr>
        <w:rPr>
          <w:rFonts w:cs="Guttman Vilna"/>
          <w:b/>
          <w:bCs/>
          <w:rtl/>
        </w:rPr>
      </w:pPr>
      <w:r w:rsidRPr="006F178A">
        <w:rPr>
          <w:rtl/>
        </w:rPr>
        <w:t>ובברכה שאני ד</w:t>
      </w:r>
      <w:r w:rsidRPr="006F178A">
        <w:rPr>
          <w:rFonts w:hint="cs"/>
          <w:rtl/>
        </w:rPr>
        <w:t>'</w:t>
      </w:r>
      <w:r w:rsidRPr="006F178A">
        <w:rPr>
          <w:rStyle w:val="afffff0"/>
          <w:rtl/>
        </w:rPr>
        <w:t xml:space="preserve">למען ירבו </w:t>
      </w:r>
      <w:r>
        <w:rPr>
          <w:rStyle w:val="afffff0"/>
          <w:rtl/>
        </w:rPr>
        <w:t xml:space="preserve">וגו</w:t>
      </w:r>
      <w:r>
        <w:rPr>
          <w:rtl/>
        </w:rPr>
        <w:t xml:space="preserve">'</w:t>
      </w:r>
    </w:p>
    <w:p>
      <w:pPr>
        <w:pStyle w:val="38"/>
        <w:rPr>
          <w:ins w:id="98319" w:author="מנוע מכני" w:date="2026-10-11T12:04:39Z"/>
        </w:rPr>
      </w:pPr>
      <w:del w:id="98318" w:author="מנוע מכני" w:date="2026-10-11T12:04:39Z">
        <w:r w:rsidRPr="006F178A">
          <w:delText xml:space="preserve">•</w:delText>
        </w:r>
      </w:del>
      <w:r w:rsidRPr="006F178A">
        <w:t xml:space="preserve"> </w:t>
      </w:r>
      <w:r w:rsidRPr="006F178A">
        <w:t xml:space="preserve">רי"ו:</w:t>
      </w:r>
    </w:p>
    <w:p w:rsidR="00E9703F" w:rsidRPr="006F178A" w:rsidRDefault="00E9703F" w:rsidP="00E9703F">
      <w:pPr>
        <w:rPr>
          <w:rtl/>
        </w:rPr>
      </w:pPr>
      <w:del w:id="98320" w:author="מנוע מכני" w:date="2026-10-11T12:04:39Z">
        <w:r w:rsidRPr="006F178A">
          <w:rPr>
            <w:rtl/>
          </w:rPr>
          <w:delText xml:space="preserve"> </w:delText>
        </w:r>
      </w:del>
      <w:r w:rsidRPr="006F178A">
        <w:rPr>
          <w:rtl/>
        </w:rPr>
        <w:t xml:space="preserve">אחד מן האחין שמת ידאגו כל האחין כולן.</w:t>
      </w:r>
    </w:p>
    <w:p w:rsidR="00E9703F" w:rsidRPr="006F178A" w:rsidRDefault="00E9703F" w:rsidP="00E9703F">
      <w:pPr>
        <w:rPr>
          <w:rtl/>
        </w:rPr>
      </w:pPr>
      <w:r w:rsidRPr="006F178A">
        <w:rPr>
          <w:rtl/>
        </w:rPr>
        <w:t>אחד מבני חבורה שמת - תדאג כל החבורה כולה.</w:t>
      </w:r>
    </w:p>
    <w:p>
      <w:pPr>
        <w:pStyle w:val="38"/>
        <w:rPr>
          <w:ins w:id="98321" w:author="מנוע מכני" w:date="2026-10-11T12:04:39Z"/>
        </w:rPr>
      </w:pPr>
      <w:ins w:id="91539" w:author="מנוע מכני" w:date="2026-10-11T12:04:39Z">
        <w:r>
          <w:t xml:space="preserve">אמרו</w:t>
        </w:r>
      </w:ins>
      <w:del w:id="91540" w:author="מנוע מכני" w:date="2026-10-11T12:04:39Z">
        <w:r w:rsidRPr="006F178A">
          <w:delText xml:space="preserve">אמרי</w:delText>
        </w:r>
      </w:del>
      <w:r w:rsidRPr="006F178A">
        <w:t xml:space="preserve"> לה:</w:t>
      </w:r>
    </w:p>
    <w:p w:rsidR="00E9703F" w:rsidRDefault="00E9703F" w:rsidP="00E9703F">
      <w:pPr>
        <w:rPr>
          <w:rtl/>
        </w:rPr>
      </w:pPr>
      <w:del w:id="98322" w:author="מנוע מכני" w:date="2026-10-11T12:04:39Z">
        <w:r w:rsidRPr="006F178A">
          <w:rPr>
            <w:rtl/>
          </w:rPr>
          <w:delText xml:space="preserve"> </w:delText>
        </w:r>
      </w:del>
      <w:ins w:id="103445" w:author="קלוד" w:date="2026-10-11T13:11:34Z">
        <w:r>
          <w:rPr>
            <w:rtl/>
          </w:rPr>
          <w:t xml:space="preserve">כשמת</w:t>
        </w:r>
      </w:ins>
      <w:del w:id="103446" w:author="קלוד" w:date="2026-10-11T13:11:34Z">
        <w:r w:rsidRPr="006F178A">
          <w:rPr>
            <w:rtl/>
          </w:rPr>
          <w:delText xml:space="preserve">דמת</w:delText>
        </w:r>
      </w:del>
      <w:r w:rsidRPr="006F178A">
        <w:rPr>
          <w:rtl/>
        </w:rPr>
        <w:t xml:space="preserve"> </w:t>
      </w:r>
      <w:ins w:id="103443" w:author="קלוד" w:date="2026-10-11T13:11:34Z">
        <w:r>
          <w:rPr>
            <w:rtl/>
          </w:rPr>
          <w:t xml:space="preserve">הגדול;</w:t>
        </w:r>
      </w:ins>
      <w:del w:id="103444" w:author="קלוד" w:date="2026-10-11T13:11:34Z">
        <w:r w:rsidRPr="006F178A">
          <w:rPr>
            <w:rtl/>
          </w:rPr>
          <w:delText xml:space="preserve">גדול,</w:delText>
        </w:r>
      </w:del>
      <w:r w:rsidRPr="006F178A">
        <w:rPr>
          <w:rtl/>
        </w:rPr>
        <w:t xml:space="preserve"> </w:t>
      </w:r>
      <w:ins w:id="91541" w:author="מנוע מכני" w:date="2026-10-11T12:04:39Z">
        <w:r>
          <w:rPr>
            <w:rtl/>
          </w:rPr>
          <w:t xml:space="preserve">ואמרו</w:t>
        </w:r>
      </w:ins>
      <w:del w:id="91542" w:author="מנוע מכני" w:date="2026-10-11T12:04:39Z">
        <w:r w:rsidRPr="006F178A">
          <w:rPr>
            <w:rtl/>
          </w:rPr>
          <w:delText xml:space="preserve">ואמרי</w:delText>
        </w:r>
      </w:del>
      <w:r w:rsidRPr="006F178A">
        <w:rPr>
          <w:rtl/>
        </w:rPr>
        <w:t xml:space="preserve"> לה: </w:t>
      </w:r>
      <w:ins w:id="103441" w:author="קלוד" w:date="2026-10-11T13:11:34Z">
        <w:r>
          <w:rPr>
            <w:rtl/>
          </w:rPr>
          <w:t xml:space="preserve">כשמת</w:t>
        </w:r>
      </w:ins>
      <w:del w:id="103442" w:author="קלוד" w:date="2026-10-11T13:11:34Z">
        <w:r w:rsidRPr="006F178A">
          <w:rPr>
            <w:rtl/>
          </w:rPr>
          <w:delText xml:space="preserve">דמת</w:delText>
        </w:r>
      </w:del>
      <w:r w:rsidRPr="006F178A">
        <w:rPr>
          <w:rtl/>
        </w:rPr>
        <w:t xml:space="preserve"> </w:t>
      </w:r>
      <w:ins w:id="103439" w:author="קלוד" w:date="2026-10-11T13:11:34Z">
        <w:r>
          <w:rPr>
            <w:rtl/>
          </w:rPr>
          <w:t xml:space="preserve">הקטן.</w:t>
        </w:r>
      </w:ins>
      <w:del w:id="103440" w:author="קלוד" w:date="2026-10-11T13:11:34Z">
        <w:r w:rsidRPr="006F178A">
          <w:rPr>
            <w:rtl/>
          </w:rPr>
          <w:delText xml:space="preserve">קטן.</w:delText>
        </w:r>
      </w:del>
      <w:r w:rsidRPr="006F178A">
        <w:rPr>
          <w:rtl/>
        </w:rPr>
        <w:t xml:space="preserve"> </w:t>
      </w:r>
      <w:ins w:id="103437" w:author="קלוד" w:date="2026-10-11T13:11:34Z">
        <w:r>
          <w:rPr>
            <w:rtl/>
          </w:rPr>
          <w:t xml:space="preserve">[שבקלקלה</w:t>
        </w:r>
      </w:ins>
      <w:del w:id="103438" w:author="קלוד" w:date="2026-10-11T13:11:34Z">
        <w:r w:rsidRPr="006F178A">
          <w:rPr>
            <w:rtl/>
          </w:rPr>
          <w:delText xml:space="preserve">[דבקלקלה</w:delText>
        </w:r>
      </w:del>
      <w:r w:rsidRPr="006F178A">
        <w:rPr>
          <w:rtl/>
        </w:rPr>
        <w:t xml:space="preserve"> מתחילין מן הקטן]</w:t>
      </w:r>
    </w:p>
    <w:p w:rsidR="00E9703F" w:rsidRDefault="00E9703F" w:rsidP="00E9703F">
      <w:pPr>
        <w:pStyle w:val="affffd"/>
        <w:spacing w:after="0"/>
        <w:rPr>
          <w:del w:id="90079" w:author="מנוע עיצוב" w:date="2026-10-11T12:09:26Z"/>
          <w:rFonts w:ascii="MS Mincho" w:hAnsi="MS Mincho"/>
          <w:bCs w:val="0"/>
          <w:rtl/>
        </w:rPr>
      </w:pPr>
      <w:del w:id="90078"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קו.</w:t>
      </w:r>
    </w:p>
    <w:p w:rsidR="00E9703F" w:rsidRPr="009757B9" w:rsidRDefault="00E9703F" w:rsidP="00E9703F">
      <w:pPr>
        <w:pStyle w:val="affff1"/>
        <w:ind w:end="0"/>
        <w:rPr>
          <w:rStyle w:val="afffe"/>
          <w:b w:val="0"/>
          <w:bCs/>
          <w:rtl/>
        </w:rPr>
        <w:pPrChange w:id="20106" w:author="קלוד" w:date="2026-10-11T09:07:15Z">
          <w:pPr>
            <w:pStyle w:val="affff1"/>
            <w:rPr>
              <w:rStyle w:val="afffe"/>
              <w:b w:val="0"/>
              <w:bCs/>
              <w:rtl/>
            </w:rPr>
          </w:pPr>
        </w:pPrChange>
      </w:pPr>
      <w:ins w:id="9837" w:author="מספור קטעי משנה" w:date="2026-10-11T09:35:03Z">
        <w:r>
          <w:rPr>
            <w:rStyle w:val="MisparKeta"/>
          </w:rPr>
          <w:t xml:space="preserve">א. </w:t>
        </w:r>
      </w:ins>
      <w:r w:rsidRPr="00146180">
        <w:rPr>
          <w:rStyle w:val="afffe"/>
          <w:rFonts w:hint="cs"/>
          <w:b w:val="0"/>
          <w:rtl/>
        </w:rPr>
        <w:t>וכל המקלקלין פטורין.</w:t>
      </w:r>
    </w:p>
    <w:p w:rsidR="00E9703F" w:rsidRPr="006F178A" w:rsidRDefault="00E9703F" w:rsidP="00E9703F">
      <w:pPr>
        <w:rPr>
          <w:rtl/>
        </w:rPr>
      </w:pPr>
      <w:ins w:id="103449" w:author="קלוד" w:date="2026-10-11T13:11:34Z">
        <w:r>
          <w:rPr>
            <w:rFonts w:ascii="Fb Fontext" w:hAnsi="Fb Fontext"/>
            <w:rtl/>
          </w:rPr>
          <w:t xml:space="preserve">שנה</w:t>
        </w:r>
      </w:ins>
      <w:del w:id="103450" w:author="קלוד" w:date="2026-10-11T13:11:34Z">
        <w:r w:rsidRPr="006F178A">
          <w:rPr>
            <w:rFonts w:ascii="Fb Fontext" w:hAnsi="Fb Fontext"/>
            <w:rtl/>
          </w:rPr>
          <w:delText xml:space="preserve">תני</w:delText>
        </w:r>
      </w:del>
      <w:r w:rsidRPr="006F178A">
        <w:rPr>
          <w:rFonts w:ascii="Fb Fontext" w:hAnsi="Fb Fontext"/>
          <w:rtl/>
        </w:rPr>
        <w:t xml:space="preserve"> </w:t>
      </w:r>
      <w:r w:rsidRPr="006F178A">
        <w:rPr>
          <w:rStyle w:val="2fb"/>
          <w:rFonts w:ascii="Fb Fontext" w:hAnsi="Fb Fontext"/>
          <w:rtl/>
        </w:rPr>
        <w:t xml:space="preserve">רב</w:t>
      </w:r>
      <w:r w:rsidRPr="006F178A">
        <w:rPr>
          <w:rFonts w:ascii="Fb Fontext" w:hAnsi="Fb Fontext"/>
          <w:rtl/>
        </w:rPr>
        <w:t xml:space="preserve"> </w:t>
      </w:r>
      <w:ins w:id="103447" w:author="קלוד" w:date="2026-10-11T13:11:34Z">
        <w:r>
          <w:rPr>
            <w:rFonts w:ascii="Fb Fontext" w:hAnsi="Fb Fontext"/>
            <w:rtl/>
          </w:rPr>
          <w:t xml:space="preserve">אבהו:</w:t>
        </w:r>
      </w:ins>
      <w:del w:id="103448" w:author="קלוד" w:date="2026-10-11T13:11:34Z">
        <w:r w:rsidRPr="006F178A">
          <w:rPr>
            <w:rFonts w:ascii="Fb Fontext" w:hAnsi="Fb Fontext"/>
            <w:rtl/>
          </w:rPr>
          <w:delText xml:space="preserve">אבהו</w:delText>
        </w:r>
      </w:del>
      <w:r w:rsidRPr="006F178A">
        <w:rPr>
          <w:rFonts w:ascii="Fb Fontext" w:hAnsi="Fb Fontext"/>
          <w:rtl/>
        </w:rPr>
        <w:t xml:space="preserve"> חוץ מחובל ומבעיר.</w:t>
      </w:r>
    </w:p>
    <w:p w:rsidR="00E9703F" w:rsidRPr="006F178A" w:rsidRDefault="00E9703F" w:rsidP="00E9703F">
      <w:pPr>
        <w:rPr>
          <w:rtl/>
        </w:rPr>
      </w:pPr>
      <w:r w:rsidRPr="006F178A">
        <w:rPr>
          <w:rtl/>
        </w:rPr>
        <w:t xml:space="preserve">ודחהו </w:t>
      </w:r>
      <w:ins w:id="103457" w:author="קלוד" w:date="2026-10-11T13:11:34Z">
        <w:r>
          <w:rPr>
            <w:rStyle w:val="2fb"/>
            <w:rtl/>
          </w:rPr>
          <w:t xml:space="preserve">רי"ו:</w:t>
        </w:r>
      </w:ins>
      <w:del w:id="103458" w:author="קלוד" w:date="2026-10-11T13:11:34Z">
        <w:r w:rsidRPr="006F178A">
          <w:rPr>
            <w:rStyle w:val="2fb"/>
            <w:rtl/>
          </w:rPr>
          <w:delText xml:space="preserve">רי"ו</w:delText>
        </w:r>
      </w:del>
      <w:r w:rsidRPr="006F178A">
        <w:rPr>
          <w:rtl/>
        </w:rPr>
        <w:t xml:space="preserve"> </w:t>
      </w:r>
      <w:ins w:id="103455" w:author="קלוד" w:date="2026-10-11T13:11:34Z">
        <w:r>
          <w:rPr>
            <w:rtl/>
          </w:rPr>
          <w:t xml:space="preserve">אינה משנה, ואת"ל</w:t>
        </w:r>
      </w:ins>
      <w:del w:id="103456" w:author="קלוד" w:date="2026-10-11T13:11:34Z">
        <w:r w:rsidRPr="006F178A">
          <w:rPr>
            <w:rtl/>
          </w:rPr>
          <w:delText xml:space="preserve">דאינה</w:delText>
        </w:r>
      </w:del>
      <w:r w:rsidRPr="006F178A">
        <w:rPr>
          <w:rtl/>
        </w:rPr>
        <w:t xml:space="preserve"> משנה </w:t>
      </w:r>
      <w:ins w:id="103453" w:author="קלוד" w:date="2026-10-11T13:11:34Z">
        <w:r>
          <w:rPr>
            <w:rtl/>
          </w:rPr>
          <w:t xml:space="preserve">-</w:t>
        </w:r>
      </w:ins>
      <w:del w:id="103454" w:author="קלוד" w:date="2026-10-11T13:11:34Z">
        <w:r w:rsidRPr="006F178A">
          <w:rPr>
            <w:rtl/>
          </w:rPr>
          <w:delText xml:space="preserve">ואת"ל</w:delText>
        </w:r>
      </w:del>
      <w:r w:rsidRPr="006F178A">
        <w:rPr>
          <w:rtl/>
        </w:rPr>
        <w:t xml:space="preserve"> חובל בצריך </w:t>
      </w:r>
      <w:ins w:id="103451" w:author="קלוד" w:date="2026-10-11T13:11:34Z">
        <w:r>
          <w:rPr>
            <w:rtl/>
          </w:rPr>
          <w:t xml:space="preserve">לכלבו,</w:t>
        </w:r>
      </w:ins>
      <w:del w:id="103452" w:author="קלוד" w:date="2026-10-11T13:11:34Z">
        <w:r w:rsidRPr="006F178A">
          <w:rPr>
            <w:rtl/>
          </w:rPr>
          <w:delText xml:space="preserve">לכלבו</w:delText>
        </w:r>
      </w:del>
      <w:r w:rsidRPr="006F178A">
        <w:rPr>
          <w:rtl/>
        </w:rPr>
        <w:t xml:space="preserve"> מבעיר בצריך לאפרו.</w:t>
      </w:r>
    </w:p>
    <w:p w:rsidR="00E9703F" w:rsidRPr="006F178A" w:rsidRDefault="00E9703F" w:rsidP="00E9703F">
      <w:pPr>
        <w:rPr>
          <w:rtl/>
        </w:rPr>
      </w:pPr>
      <w:r w:rsidRPr="006F178A">
        <w:rPr>
          <w:rtl/>
        </w:rPr>
        <w:t xml:space="preserve">והא </w:t>
      </w:r>
      <w:r w:rsidRPr="006F178A">
        <w:rPr>
          <w:rtl/>
        </w:rPr>
        <w:t xml:space="preserve">דתנן</w:t>
      </w:r>
      <w:r w:rsidRPr="006F178A">
        <w:rPr>
          <w:rtl/>
        </w:rPr>
        <w:t xml:space="preserve"> כל המקלקלין פטורין מתניתין - </w:t>
      </w:r>
      <w:ins w:id="90451" w:author="מנוע מכני" w:date="2026-10-11T12:04:39Z">
        <w:r>
          <w:rPr>
            <w:rStyle w:val="2fb"/>
            <w:rtl/>
          </w:rPr>
          <w:t xml:space="preserve">ר"י</w:t>
        </w:r>
      </w:ins>
      <w:del w:id="90452" w:author="מנוע מכני" w:date="2026-10-11T12:04:39Z">
        <w:r w:rsidRPr="006F178A">
          <w:rPr>
            <w:rtl/>
          </w:rPr>
          <w:delText xml:space="preserve">רבי יהודה</w:delText>
        </w:r>
      </w:del>
      <w:r w:rsidRPr="006F178A">
        <w:rPr>
          <w:rtl/>
        </w:rPr>
        <w:t xml:space="preserve">, וברייתא - </w:t>
      </w:r>
      <w:ins w:id="90453" w:author="מנוע מכני" w:date="2026-10-11T12:04:39Z">
        <w:r>
          <w:rPr>
            <w:rStyle w:val="2fb"/>
            <w:rtl/>
          </w:rPr>
          <w:t xml:space="preserve">ר"ש</w:t>
        </w:r>
      </w:ins>
      <w:del w:id="90454" w:author="מנוע מכני" w:date="2026-10-11T12:04:39Z">
        <w:r w:rsidRPr="006F178A">
          <w:rPr>
            <w:rtl/>
          </w:rPr>
          <w:delText xml:space="preserve">רבי שמעון</w:delText>
        </w:r>
      </w:del>
      <w:r w:rsidRPr="006F178A">
        <w:rPr>
          <w:rtl/>
        </w:rPr>
        <w:t xml:space="preserve">.</w:t>
      </w:r>
    </w:p>
    <w:p w:rsidR="00E9703F" w:rsidRPr="006F178A" w:rsidRDefault="00E9703F" w:rsidP="00E9703F">
      <w:pPr>
        <w:rPr>
          <w:rtl/>
        </w:rPr>
      </w:pPr>
      <w:ins w:id="103469" w:author="קלוד" w:date="2026-10-11T13:11:34Z">
        <w:r>
          <w:rPr>
            <w:rtl/>
          </w:rPr>
          <w:t xml:space="preserve">וטעם</w:t>
        </w:r>
      </w:ins>
      <w:del w:id="103470" w:author="קלוד" w:date="2026-10-11T13:11:34Z">
        <w:r w:rsidRPr="006F178A">
          <w:rPr>
            <w:rtl/>
          </w:rPr>
          <w:delText xml:space="preserve">וטעמא</w:delText>
        </w:r>
      </w:del>
      <w:r w:rsidRPr="006F178A">
        <w:rPr>
          <w:rtl/>
        </w:rPr>
        <w:t xml:space="preserve"> </w:t>
      </w:r>
      <w:ins w:id="90455" w:author="מנוע מכני" w:date="2026-10-11T12:04:39Z">
        <w:ins w:id="103467" w:author="קלוד" w:date="2026-10-11T13:11:34Z">
          <w:r>
            <w:rPr>
              <w:rStyle w:val="2fb"/>
              <w:rtl/>
            </w:rPr>
            <w:t xml:space="preserve">ר"ש</w:t>
          </w:r>
        </w:ins>
        <w:del w:id="103468" w:author="קלוד" w:date="2026-10-11T13:11:34Z">
          <w:r>
            <w:rPr>
              <w:rStyle w:val="2fb"/>
              <w:rtl/>
            </w:rPr>
            <w:delText xml:space="preserve">דר"ש</w:delText>
          </w:r>
        </w:del>
      </w:ins>
      <w:del w:id="90456" w:author="מנוע מכני" w:date="2026-10-11T12:04:39Z">
        <w:r w:rsidRPr="006F178A">
          <w:rPr>
            <w:rtl/>
          </w:rPr>
          <w:delText xml:space="preserve">דרבי שמעון</w:delText>
        </w:r>
      </w:del>
      <w:r w:rsidRPr="006F178A">
        <w:rPr>
          <w:rtl/>
        </w:rPr>
        <w:t xml:space="preserve"> </w:t>
      </w:r>
      <w:ins w:id="103465" w:author="קלוד" w:date="2026-10-11T13:11:34Z">
        <w:r>
          <w:rPr>
            <w:rtl/>
          </w:rPr>
          <w:t xml:space="preserve">שחייב:</w:t>
        </w:r>
      </w:ins>
      <w:del w:id="103466" w:author="קלוד" w:date="2026-10-11T13:11:34Z">
        <w:r w:rsidRPr="006F178A">
          <w:rPr>
            <w:rtl/>
          </w:rPr>
          <w:delText xml:space="preserve">דחייב</w:delText>
        </w:r>
      </w:del>
      <w:r w:rsidRPr="006F178A">
        <w:rPr>
          <w:rtl/>
        </w:rPr>
        <w:t xml:space="preserve"> </w:t>
      </w:r>
      <w:ins w:id="103463" w:author="קלוד" w:date="2026-10-11T13:11:34Z">
        <w:r>
          <w:rPr>
            <w:rtl/>
          </w:rPr>
          <w:t xml:space="preserve">מדהוצרך</w:t>
        </w:r>
      </w:ins>
      <w:del w:id="103464" w:author="קלוד" w:date="2026-10-11T13:11:34Z">
        <w:r w:rsidRPr="006F178A">
          <w:rPr>
            <w:rtl/>
          </w:rPr>
          <w:delText xml:space="preserve">מדאיצטריך</w:delText>
        </w:r>
      </w:del>
      <w:r w:rsidRPr="006F178A">
        <w:rPr>
          <w:rtl/>
        </w:rPr>
        <w:t xml:space="preserve"> </w:t>
      </w:r>
      <w:ins w:id="103461" w:author="קלוד" w:date="2026-10-11T13:11:34Z">
        <w:r>
          <w:rPr>
            <w:rtl/>
          </w:rPr>
          <w:t xml:space="preserve">הכתוב</w:t>
        </w:r>
      </w:ins>
      <w:del w:id="103462" w:author="קלוד" w:date="2026-10-11T13:11:34Z">
        <w:r w:rsidRPr="006F178A">
          <w:rPr>
            <w:rtl/>
          </w:rPr>
          <w:delText xml:space="preserve">קרא</w:delText>
        </w:r>
      </w:del>
      <w:r w:rsidRPr="006F178A">
        <w:rPr>
          <w:rtl/>
        </w:rPr>
        <w:t xml:space="preserve"> </w:t>
      </w:r>
      <w:ins w:id="90409" w:author="Claude - סמנטי" w:date="2026-10-11T12:28:21Z">
        <w:r>
          <w:rPr>
            <w:rtl/>
          </w:rPr>
          <w:t xml:space="preserve">להתיר</w:t>
        </w:r>
      </w:ins>
      <w:del w:id="90410" w:author="Claude - סמנטי" w:date="2026-10-11T12:28:21Z">
        <w:r w:rsidRPr="006F178A">
          <w:rPr>
            <w:rtl/>
          </w:rPr>
          <w:delText xml:space="preserve">למישרא</w:delText>
        </w:r>
      </w:del>
      <w:r w:rsidRPr="006F178A">
        <w:rPr>
          <w:rtl/>
        </w:rPr>
        <w:t xml:space="preserve"> </w:t>
      </w:r>
      <w:ins w:id="103459" w:author="קלוד" w:date="2026-10-11T13:11:34Z">
        <w:r>
          <w:rPr>
            <w:rtl/>
          </w:rPr>
          <w:t xml:space="preserve">מילה </w:t>
        </w:r>
        <w:r>
          <w:rPr>
            <w:rStyle w:val="afffffe"/>
            <w:rtl/>
          </w:rPr>
          <w:t xml:space="preserve">ש"מ חובל חייב</w:t>
        </w:r>
        <w:r>
          <w:rPr>
            <w:rtl/>
          </w:rPr>
          <w:t xml:space="preserve">.</w:t>
        </w:r>
      </w:ins>
      <w:del w:id="103460" w:author="קלוד" w:date="2026-10-11T13:11:34Z">
        <w:r w:rsidRPr="006F178A">
          <w:rPr>
            <w:rtl/>
          </w:rPr>
          <w:delText xml:space="preserve">מילה.</w:delText>
        </w:r>
      </w:del>
    </w:p>
    <w:p w:rsidR="00E9703F" w:rsidRPr="006F178A" w:rsidRDefault="00E9703F" w:rsidP="00E9703F">
      <w:pPr>
        <w:rPr>
          <w:rtl/>
        </w:rPr>
      </w:pPr>
      <w:r w:rsidRPr="006F178A">
        <w:rPr>
          <w:rtl/>
        </w:rPr>
        <w:t xml:space="preserve">וכן </w:t>
      </w:r>
      <w:ins w:id="103475" w:author="קלוד" w:date="2026-10-11T13:11:34Z">
        <w:r>
          <w:rPr>
            <w:rtl/>
          </w:rPr>
          <w:t xml:space="preserve">מדאסרה</w:t>
        </w:r>
      </w:ins>
      <w:del w:id="103476" w:author="קלוד" w:date="2026-10-11T13:11:34Z">
        <w:r w:rsidRPr="006F178A">
          <w:rPr>
            <w:rtl/>
          </w:rPr>
          <w:delText xml:space="preserve">מדאסר</w:delText>
        </w:r>
      </w:del>
      <w:r w:rsidRPr="006F178A">
        <w:rPr>
          <w:rtl/>
        </w:rPr>
        <w:t xml:space="preserve"> </w:t>
      </w:r>
      <w:ins w:id="93271" w:author="מנוע מכני" w:date="2026-10-11T12:04:39Z">
        <w:r>
          <w:rPr>
            <w:rtl/>
          </w:rPr>
          <w:t xml:space="preserve">התורה</w:t>
        </w:r>
      </w:ins>
      <w:del w:id="93272" w:author="מנוע מכני" w:date="2026-10-11T12:04:39Z">
        <w:r w:rsidRPr="006F178A">
          <w:rPr>
            <w:rtl/>
          </w:rPr>
          <w:delText xml:space="preserve">רחמנא</w:delText>
        </w:r>
      </w:del>
      <w:r w:rsidRPr="006F178A">
        <w:rPr>
          <w:rtl/>
        </w:rPr>
        <w:t xml:space="preserve"> הבערה </w:t>
      </w:r>
      <w:ins w:id="103473" w:author="קלוד" w:date="2026-10-11T13:11:34Z">
        <w:r>
          <w:rPr>
            <w:rStyle w:val="afffffe"/>
            <w:rtl/>
          </w:rPr>
          <w:t xml:space="preserve">בשבת</w:t>
        </w:r>
        <w:r>
          <w:rPr>
            <w:rtl/>
          </w:rPr>
          <w:t xml:space="preserve"> אצל</w:t>
        </w:r>
      </w:ins>
      <w:del w:id="103474" w:author="קלוד" w:date="2026-10-11T13:11:34Z">
        <w:r w:rsidRPr="006F178A">
          <w:rPr>
            <w:rtl/>
          </w:rPr>
          <w:delText xml:space="preserve">גבי</w:delText>
        </w:r>
      </w:del>
      <w:r w:rsidRPr="006F178A">
        <w:rPr>
          <w:rtl/>
        </w:rPr>
        <w:t xml:space="preserve"> בת </w:t>
      </w:r>
      <w:ins w:id="103471" w:author="קלוד" w:date="2026-10-11T13:11:34Z">
        <w:r>
          <w:rPr>
            <w:rtl/>
          </w:rPr>
          <w:t xml:space="preserve">כהן,</w:t>
        </w:r>
      </w:ins>
      <w:del w:id="103472" w:author="קלוד" w:date="2026-10-11T13:11:34Z">
        <w:r w:rsidRPr="006F178A">
          <w:rPr>
            <w:rtl/>
          </w:rPr>
          <w:delText xml:space="preserve">כהן</w:delText>
        </w:r>
      </w:del>
      <w:r w:rsidRPr="006F178A">
        <w:rPr>
          <w:rtl/>
        </w:rPr>
        <w:t xml:space="preserve"> </w:t>
      </w:r>
      <w:r w:rsidRPr="006F178A">
        <w:rPr>
          <w:rtl/>
        </w:rPr>
        <w:t xml:space="preserve">ש"מ</w:t>
      </w:r>
      <w:r w:rsidRPr="006F178A">
        <w:rPr>
          <w:rtl/>
        </w:rPr>
        <w:t xml:space="preserve"> מבעיר </w:t>
      </w:r>
      <w:ins w:id="93273" w:author="מנוע מכני" w:date="2026-10-11T12:04:39Z">
        <w:r>
          <w:rPr>
            <w:rtl/>
          </w:rPr>
          <w:t xml:space="preserve">סתם</w:t>
        </w:r>
      </w:ins>
      <w:del w:id="93274" w:author="מנוע מכני" w:date="2026-10-11T12:04:39Z">
        <w:r w:rsidRPr="006F178A">
          <w:rPr>
            <w:rtl/>
          </w:rPr>
          <w:delText xml:space="preserve">בעלמא</w:delText>
        </w:r>
      </w:del>
      <w:r w:rsidRPr="006F178A">
        <w:rPr>
          <w:rtl/>
        </w:rPr>
        <w:t xml:space="preserve"> חייב.</w:t>
      </w:r>
    </w:p>
    <w:p>
      <w:pPr>
        <w:pStyle w:val="38"/>
        <w:rPr>
          <w:ins w:id="99342" w:author="מנוע מכני" w:date="2026-10-11T12:04:39Z"/>
        </w:rPr>
      </w:pPr>
      <w:ins w:id="103477" w:author="קלוד" w:date="2026-10-11T13:11:34Z">
        <w:r>
          <w:t xml:space="preserve">ור"י:</w:t>
        </w:r>
      </w:ins>
      <w:del w:id="103478" w:author="קלוד" w:date="2026-10-11T13:11:34Z">
        <w:r w:rsidRPr="00B3644D">
          <w:delText xml:space="preserve">ור</w:delText>
        </w:r>
        <w:r w:rsidRPr="00B3644D">
          <w:delText xml:space="preserve">"</w:delText>
        </w:r>
        <w:r w:rsidRPr="00B3644D">
          <w:delText xml:space="preserve">י</w:delText>
        </w:r>
        <w:r w:rsidRPr="00B3644D">
          <w:delText xml:space="preserve">-</w:delText>
        </w:r>
      </w:del>
      <w:r w:rsidRPr="00B3644D">
        <w:t xml:space="preserve"> </w:t>
      </w:r>
      <w:ins w:id="91543" w:author="מנוע מכני" w:date="2026-10-11T12:04:39Z">
        <w:r>
          <w:t xml:space="preserve">שם</w:t>
        </w:r>
      </w:ins>
      <w:del w:id="91544" w:author="מנוע מכני" w:date="2026-10-11T12:04:39Z">
        <w:r w:rsidRPr="00B3644D">
          <w:delText xml:space="preserve">התם</w:delText>
        </w:r>
      </w:del>
      <w:r w:rsidRPr="00B3644D">
        <w:t xml:space="preserve"> מתקן הוא,</w:t>
      </w:r>
    </w:p>
    <w:p w:rsidR="00E9703F" w:rsidRPr="00B3644D" w:rsidRDefault="00E9703F" w:rsidP="00E9703F">
      <w:pPr>
        <w:rPr>
          <w:spacing w:val="-2"/>
          <w:rtl/>
        </w:rPr>
      </w:pPr>
      <w:del w:id="99343" w:author="מנוע מכני" w:date="2026-10-11T12:04:39Z">
        <w:r w:rsidRPr="00B3644D">
          <w:rPr>
            <w:spacing w:val="-2"/>
            <w:rtl/>
          </w:rPr>
          <w:delText xml:space="preserve"> </w:delText>
        </w:r>
      </w:del>
      <w:ins w:id="103481" w:author="קלוד" w:date="2026-10-11T13:11:34Z">
        <w:r>
          <w:rPr>
            <w:rStyle w:val="afffffe"/>
            <w:spacing w:val="-2"/>
            <w:rtl/>
          </w:rPr>
          <w:t xml:space="preserve">כדרב אשי:</w:t>
        </w:r>
        <w:r>
          <w:rPr>
            <w:spacing w:val="-2"/>
            <w:rtl/>
          </w:rPr>
          <w:t xml:space="preserve"> מ"ל</w:t>
        </w:r>
      </w:ins>
      <w:del w:id="103482" w:author="קלוד" w:date="2026-10-11T13:11:34Z">
        <w:r w:rsidRPr="00B3644D">
          <w:rPr>
            <w:spacing w:val="-2"/>
            <w:rtl/>
          </w:rPr>
          <w:delText xml:space="preserve">דמ"ל</w:delText>
        </w:r>
      </w:del>
      <w:r w:rsidRPr="00B3644D">
        <w:rPr>
          <w:spacing w:val="-2"/>
          <w:rtl/>
        </w:rPr>
        <w:t xml:space="preserve"> לתקן מילה, </w:t>
      </w:r>
      <w:r w:rsidRPr="00B3644D">
        <w:rPr>
          <w:spacing w:val="-2"/>
          <w:rtl/>
        </w:rPr>
        <w:t xml:space="preserve">מ"ל</w:t>
      </w:r>
      <w:r w:rsidRPr="00B3644D">
        <w:rPr>
          <w:spacing w:val="-2"/>
          <w:rtl/>
        </w:rPr>
        <w:t xml:space="preserve"> לתקן </w:t>
      </w:r>
      <w:ins w:id="103479" w:author="קלוד" w:date="2026-10-11T13:11:34Z">
        <w:r>
          <w:rPr>
            <w:spacing w:val="-2"/>
            <w:rtl/>
          </w:rPr>
          <w:t xml:space="preserve">כלי;</w:t>
        </w:r>
      </w:ins>
      <w:del w:id="103480" w:author="קלוד" w:date="2026-10-11T13:11:34Z">
        <w:r w:rsidRPr="00B3644D">
          <w:rPr>
            <w:spacing w:val="-2"/>
            <w:rtl/>
          </w:rPr>
          <w:delText xml:space="preserve">כלי,</w:delText>
        </w:r>
      </w:del>
      <w:r w:rsidRPr="00B3644D">
        <w:rPr>
          <w:spacing w:val="-2"/>
          <w:rtl/>
        </w:rPr>
        <w:t xml:space="preserve"> </w:t>
      </w:r>
      <w:r w:rsidRPr="00B3644D">
        <w:rPr>
          <w:spacing w:val="-2"/>
          <w:rtl/>
        </w:rPr>
        <w:t xml:space="preserve">מ"ל</w:t>
      </w:r>
      <w:r w:rsidRPr="00B3644D">
        <w:rPr>
          <w:spacing w:val="-2"/>
          <w:rtl/>
        </w:rPr>
        <w:t xml:space="preserve"> לבשל פתילה, </w:t>
      </w:r>
      <w:r w:rsidRPr="00B3644D">
        <w:rPr>
          <w:spacing w:val="-2"/>
          <w:rtl/>
        </w:rPr>
        <w:t xml:space="preserve">מ"ל</w:t>
      </w:r>
      <w:r w:rsidRPr="00B3644D">
        <w:rPr>
          <w:spacing w:val="-2"/>
          <w:rtl/>
        </w:rPr>
        <w:t xml:space="preserve"> לבשל סמנין.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9757B9">
        <w:rPr>
          <w:rStyle w:val="affff2"/>
          <w:rtl/>
        </w:rPr>
        <w:t>שיעור המלבן כו'.</w:t>
      </w:r>
      <w:r w:rsidRPr="009757B9">
        <w:rPr>
          <w:rFonts w:ascii="Fb Fontext" w:hAnsi="Fb Fontext" w:cs="Guttman Vilna"/>
          <w:b/>
          <w:bCs/>
          <w:rtl/>
        </w:rPr>
        <w:t xml:space="preserve"> </w:t>
      </w:r>
      <w:r w:rsidR="00F130FA">
        <w:rPr>
          <w:rtl/>
        </w:rPr>
        <w:tab/>
      </w:r>
      <w:r w:rsidR="00F130FA">
        <w:rPr>
          <w:rtl/>
        </w:rPr>
        <w:tab/>
      </w:r>
      <w:r w:rsidRPr="00F130FA">
        <w:rPr>
          <w:rStyle w:val="2fb"/>
          <w:rtl/>
        </w:rPr>
        <w:t xml:space="preserve">רב יוסף</w:t>
      </w:r>
      <w:r w:rsidRPr="00F130FA">
        <w:rPr>
          <w:rtl/>
        </w:rPr>
        <w:t xml:space="preserve"> </w:t>
      </w:r>
      <w:ins w:id="103483" w:author="קלוד" w:date="2026-10-11T13:11:34Z">
        <w:r>
          <w:rPr>
            <w:rtl/>
          </w:rPr>
          <w:t xml:space="preserve">מראה</w:t>
        </w:r>
      </w:ins>
      <w:del w:id="103484" w:author="קלוד" w:date="2026-10-11T13:11:34Z">
        <w:r w:rsidRPr="00F130FA">
          <w:rPr>
            <w:rtl/>
          </w:rPr>
          <w:delText xml:space="preserve">מחוי</w:delText>
        </w:r>
      </w:del>
      <w:r w:rsidRPr="00F130FA">
        <w:rPr>
          <w:rtl/>
        </w:rPr>
        <w:t xml:space="preserve"> כפול</w:t>
      </w:r>
      <w:r w:rsidRPr="009757B9">
        <w:rPr>
          <w:rFonts w:cs="Guttman Vilna"/>
          <w:b/>
          <w:bCs/>
          <w:rtl/>
        </w:rPr>
        <w:t>.</w:t>
      </w:r>
    </w:p>
    <w:p w:rsidR="00E9703F" w:rsidRPr="006F178A" w:rsidRDefault="00E9703F" w:rsidP="00E9703F">
      <w:pPr>
        <w:rPr>
          <w:rFonts w:ascii="Fb Fontext" w:hAnsi="Fb Fontext"/>
          <w:rtl/>
        </w:rPr>
      </w:pPr>
      <w:r w:rsidRPr="006F178A">
        <w:rPr>
          <w:rFonts w:ascii="Fb Fontext" w:hAnsi="Fb Fontext"/>
          <w:rtl/>
        </w:rPr>
        <w:tab/>
      </w:r>
      <w:r w:rsidRPr="006F178A">
        <w:rPr>
          <w:rFonts w:ascii="Fb Fontext" w:hAnsi="Fb Fontext"/>
          <w:rtl/>
        </w:rPr>
        <w:tab/>
      </w:r>
      <w:r w:rsidRPr="006F178A">
        <w:rPr>
          <w:rFonts w:ascii="Fb Fontext" w:hAnsi="Fb Fontext"/>
          <w:rtl/>
        </w:rPr>
        <w:tab/>
      </w:r>
      <w:del w:id="90161" w:author="מנוע מכני" w:date="2026-10-11T12:04:39Z">
        <w:r>
          <w:rPr>
            <w:rFonts w:ascii="Fb Fontext" w:hAnsi="Fb Fontext" w:hint="cs"/>
            <w:rtl/>
          </w:rPr>
          <w:delText xml:space="preserve">    </w:delText>
        </w:r>
      </w:del>
      <w:r w:rsidRPr="006F178A">
        <w:rPr>
          <w:rStyle w:val="2fb"/>
          <w:rFonts w:ascii="Fb Fontext" w:hAnsi="Fb Fontext"/>
          <w:rtl/>
        </w:rPr>
        <w:t xml:space="preserve">רב</w:t>
      </w:r>
      <w:r w:rsidRPr="006F178A">
        <w:rPr>
          <w:rFonts w:ascii="Fb Fontext" w:hAnsi="Fb Fontext"/>
          <w:rtl/>
        </w:rPr>
        <w:t xml:space="preserve"> חייא בר אמי </w:t>
      </w:r>
      <w:ins w:id="103485" w:author="קלוד" w:date="2026-10-11T13:11:34Z">
        <w:r>
          <w:rPr>
            <w:rFonts w:ascii="Fb Fontext" w:hAnsi="Fb Fontext"/>
            <w:rtl/>
          </w:rPr>
          <w:t xml:space="preserve">מראה</w:t>
        </w:r>
      </w:ins>
      <w:del w:id="103486" w:author="קלוד" w:date="2026-10-11T13:11:34Z">
        <w:r w:rsidRPr="006F178A">
          <w:rPr>
            <w:rFonts w:ascii="Fb Fontext" w:hAnsi="Fb Fontext"/>
            <w:rtl/>
          </w:rPr>
          <w:delText xml:space="preserve">מחוי</w:delText>
        </w:r>
      </w:del>
      <w:r w:rsidRPr="006F178A">
        <w:rPr>
          <w:rFonts w:ascii="Fb Fontext" w:hAnsi="Fb Fontext"/>
          <w:rtl/>
        </w:rPr>
        <w:t xml:space="preserve"> פשוט</w:t>
      </w:r>
      <w:r w:rsidRPr="006F178A">
        <w:rPr>
          <w:rFonts w:ascii="Fb Fontext" w:hAnsi="Fb Fontext" w:hint="cs"/>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69" w:author="קלוד" w:date="2026-10-11T09:07:15Z"/>
        </w:rPr>
      </w:pPr>
      <w:ins w:id="20568" w:author="קלוד" w:date="2026-10-11T09:07:15Z">
        <w:r>
          <w:t xml:space="preserve">משנה ה</w:t>
        </w:r>
      </w:ins>
    </w:p>
    <w:p w:rsidR="00E9703F" w:rsidRPr="009757B9" w:rsidRDefault="00E9703F" w:rsidP="00E9703F">
      <w:pPr>
        <w:pStyle w:val="afff9"/>
        <w:rPr>
          <w:del w:id="20291" w:author="קלוד" w:date="2026-10-11T09:07:15Z"/>
          <w:b/>
          <w:rtl/>
        </w:rPr>
      </w:pPr>
      <w:del w:id="20290"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74" w:author="קלוד" w:date="2026-10-11T12:09:42Z">
          <w:pPr>
            <w:pStyle w:val="afff9"/>
          </w:pPr>
        </w:pPrChange>
      </w:pPr>
      <w:r>
        <w:rPr>
          <w:rStyle w:val="TanaimMishna"/>
          <w:b/>
          <w:rtl/>
          <w:rPrChange w:id="20048" w:author="קלוד" w:date="2026-10-11T09:07:15Z">
            <w:rPr>
              <w:b/>
              <w:rtl/>
            </w:rPr>
          </w:rPrChange>
        </w:rPr>
        <w:t xml:space="preserve">רבי יהודה</w:t>
      </w:r>
      <w:r>
        <w:rPr>
          <w:b/>
          <w:rtl/>
        </w:rPr>
        <w:t xml:space="preserve"> אומר</w:t>
      </w:r>
      <w:r>
        <w:rPr>
          <w:rStyle w:val="TanaimMishna"/>
          <w:b/>
          <w:rtl/>
          <w:rPrChange w:id="100494" w:author="Claude" w:date="2026-10-11T09:08:03Z">
            <w:rPr>
              <w:b/>
              <w:rtl/>
            </w:rPr>
          </w:rPrChange>
        </w:rPr>
        <w:t xml:space="preserve">:</w:t>
      </w:r>
      <w:r>
        <w:rPr>
          <w:b/>
          <w:rtl/>
        </w:rPr>
        <w:t xml:space="preserve"> הצד צפור למגדל, וצבי לבית - חייב.</w:t>
      </w:r>
    </w:p>
    <w:p w:rsidR="00E9703F" w:rsidRDefault="00E9703F" w:rsidP="00E9703F">
      <w:pPr>
        <w:pStyle w:val="afff9"/>
        <w:rPr>
          <w:b/>
          <w:rtl/>
        </w:rPr>
      </w:pPr>
      <w:r w:rsidRPr="009757B9">
        <w:rPr>
          <w:b/>
          <w:rtl/>
        </w:rPr>
        <w:t>וחכ"א: צפור למגדל,</w:t>
      </w:r>
      <w:r w:rsidRPr="009757B9">
        <w:rPr>
          <w:rFonts w:hint="cs"/>
          <w:b/>
          <w:rtl/>
        </w:rPr>
        <w:t xml:space="preserve"> </w:t>
      </w:r>
      <w:r w:rsidRPr="009757B9">
        <w:rPr>
          <w:b/>
          <w:rtl/>
        </w:rPr>
        <w:t>וצבי לגינה ולחצר ולביברין - [חייב]</w:t>
      </w:r>
    </w:p>
    <w:p w:rsidR="00E9703F" w:rsidRPr="009757B9" w:rsidRDefault="00E9703F" w:rsidP="00E9703F">
      <w:pPr>
        <w:pStyle w:val="afff9"/>
        <w:rPr>
          <w:b/>
          <w:rtl/>
        </w:rPr>
      </w:pPr>
      <w:r w:rsidRPr="009757B9">
        <w:rPr>
          <w:b/>
          <w:rtl/>
        </w:rPr>
        <w:t>רשב"ג לא כל הביברין שוין.</w:t>
      </w:r>
    </w:p>
    <w:p w:rsidR="00E9703F" w:rsidRPr="009757B9" w:rsidRDefault="00E9703F" w:rsidP="00E9703F">
      <w:pPr>
        <w:pStyle w:val="afff9"/>
        <w:rPr>
          <w:b/>
          <w:rtl/>
        </w:rPr>
      </w:pPr>
      <w:r w:rsidRPr="009757B9">
        <w:rPr>
          <w:b/>
          <w:rtl/>
        </w:rPr>
        <w:t>זה הכלל: מחוסר צידה - פטור, שאינו מחוסר צידה - חייב.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507" w:author="קלוד" w:date="2026-10-11T12:33:55Z"/>
        </w:rPr>
      </w:pPr>
      <w:ins w:id="90508" w:author="קלוד" w:date="2026-10-11T12:33:55Z">
        <w:r>
          <w:rPr>
            <w:color w:val="7B3F00"/>
          </w:rPr>
          <w:t xml:space="preserve">צידת חיה ועוף - דרור וביבר גדול וקטן</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בחיה הא </w:t>
      </w:r>
      <w:r w:rsidRPr="006F178A">
        <w:rPr>
          <w:rStyle w:val="2fb"/>
          <w:rFonts w:ascii="Fb Fontext" w:hAnsi="Fb Fontext"/>
          <w:rtl/>
        </w:rPr>
        <w:t xml:space="preserve">ר"י</w:t>
      </w:r>
      <w:r w:rsidRPr="006F178A">
        <w:rPr>
          <w:rFonts w:ascii="Fb Fontext" w:hAnsi="Fb Fontext"/>
          <w:rtl/>
        </w:rPr>
        <w:t xml:space="preserve"> הא רבנן.</w:t>
      </w:r>
    </w:p>
    <w:p w:rsidR="00E9703F" w:rsidRPr="006F178A" w:rsidRDefault="00E9703F" w:rsidP="00E9703F">
      <w:pPr>
        <w:rPr>
          <w:rtl/>
        </w:rPr>
      </w:pPr>
      <w:r w:rsidRPr="006F178A">
        <w:rPr>
          <w:rtl/>
        </w:rPr>
        <w:t>•</w:t>
      </w:r>
      <w:r w:rsidRPr="006F178A">
        <w:rPr>
          <w:rFonts w:hint="cs"/>
          <w:rtl/>
        </w:rPr>
        <w:t xml:space="preserve"> </w:t>
      </w:r>
      <w:r w:rsidRPr="006F178A">
        <w:rPr>
          <w:rtl/>
        </w:rPr>
        <w:t>בעופות ציפור דפטור היינו דרור דאינה מקבלת מרות.</w:t>
      </w:r>
    </w:p>
    <w:p w:rsidR="00E9703F" w:rsidRPr="009757B9" w:rsidRDefault="00E9703F" w:rsidP="00E9703F">
      <w:pPr>
        <w:rPr>
          <w:rFonts w:cs="Guttman Vilna"/>
          <w:b/>
          <w:bCs/>
          <w:rtl/>
        </w:rPr>
      </w:pPr>
      <w:r w:rsidRPr="006F178A">
        <w:rPr>
          <w:rStyle w:val="2fb"/>
          <w:rtl/>
        </w:rPr>
        <w:t xml:space="preserve">דתר"י</w:t>
      </w:r>
      <w:r w:rsidRPr="006F178A">
        <w:rPr>
          <w:rtl/>
        </w:rPr>
        <w:t xml:space="preserve"> למה נקרא שמה צפור דרור - מפני שדרה בבית כבשדה.</w:t>
      </w:r>
    </w:p>
    <w:p w:rsidR="00E9703F" w:rsidRPr="009757B9" w:rsidRDefault="00E9703F" w:rsidP="00E9703F">
      <w:pPr>
        <w:rPr>
          <w:rFonts w:cs="Guttman Vilna"/>
          <w:b/>
          <w:bCs/>
          <w:rtl/>
        </w:rPr>
      </w:pPr>
      <w:r w:rsidRPr="006F178A">
        <w:rPr>
          <w:rtl/>
        </w:rPr>
        <w:t xml:space="preserve">ולפ"ז חיה אחיה </w:t>
      </w:r>
      <w:ins w:id="103491" w:author="קלוד" w:date="2026-10-11T13:11:34Z">
        <w:r>
          <w:rPr>
            <w:rtl/>
          </w:rPr>
          <w:t xml:space="preserve">ל"ק:</w:t>
        </w:r>
      </w:ins>
      <w:del w:id="103492" w:author="קלוד" w:date="2026-10-11T13:11:34Z">
        <w:r w:rsidRPr="006F178A">
          <w:rPr>
            <w:rtl/>
          </w:rPr>
          <w:delText xml:space="preserve">ל"ק</w:delText>
        </w:r>
      </w:del>
      <w:r w:rsidRPr="006F178A">
        <w:rPr>
          <w:rtl/>
        </w:rPr>
        <w:t xml:space="preserve"> </w:t>
      </w:r>
      <w:ins w:id="91545" w:author="מנוע מכני" w:date="2026-10-11T12:04:39Z">
        <w:ins w:id="103489" w:author="קלוד" w:date="2026-10-11T13:11:34Z">
          <w:r>
            <w:rPr>
              <w:rtl/>
            </w:rPr>
            <w:t xml:space="preserve">הא</w:t>
          </w:r>
        </w:ins>
        <w:del w:id="103490" w:author="קלוד" w:date="2026-10-11T13:11:34Z">
          <w:r>
            <w:rPr>
              <w:rtl/>
            </w:rPr>
            <w:delText xml:space="preserve">שהרי</w:delText>
          </w:r>
        </w:del>
      </w:ins>
      <w:del w:id="91546" w:author="מנוע מכני" w:date="2026-10-11T12:04:39Z">
        <w:r w:rsidRPr="006F178A">
          <w:rPr>
            <w:rtl/>
          </w:rPr>
          <w:delText xml:space="preserve">דהא</w:delText>
        </w:r>
      </w:del>
      <w:r w:rsidRPr="006F178A">
        <w:rPr>
          <w:rtl/>
        </w:rPr>
        <w:t xml:space="preserve"> בביבר </w:t>
      </w:r>
      <w:ins w:id="103487" w:author="קלוד" w:date="2026-10-11T13:11:34Z">
        <w:r>
          <w:rPr>
            <w:rtl/>
          </w:rPr>
          <w:t xml:space="preserve">גדול,</w:t>
        </w:r>
      </w:ins>
      <w:del w:id="103488" w:author="קלוד" w:date="2026-10-11T13:11:34Z">
        <w:r w:rsidRPr="006F178A">
          <w:rPr>
            <w:rtl/>
          </w:rPr>
          <w:delText xml:space="preserve">גדול</w:delText>
        </w:r>
      </w:del>
      <w:r w:rsidRPr="006F178A">
        <w:rPr>
          <w:rtl/>
        </w:rPr>
        <w:t xml:space="preserve"> הא בביבר קטן.</w:t>
      </w:r>
    </w:p>
    <w:p w:rsidR="00E9703F"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ביבר קטן</w:t>
      </w:r>
      <w:ins w:id="103505" w:author="קלוד" w:date="2026-10-11T13:11:34Z">
        <w:r>
          <w:rPr>
            <w:rtl/>
          </w:rPr>
          <w:t xml:space="preserve"> - </w:t>
        </w:r>
      </w:ins>
      <w:del w:id="103506" w:author="קלוד" w:date="2026-10-11T13:11:34Z">
        <w:r w:rsidRPr="006F178A">
          <w:rPr>
            <w:rtl/>
          </w:rPr>
          <w:delText xml:space="preserve"> </w:delText>
        </w:r>
      </w:del>
      <w:r w:rsidRPr="006F178A">
        <w:rPr>
          <w:rtl/>
        </w:rPr>
        <w:t xml:space="preserve">או </w:t>
      </w:r>
      <w:ins w:id="103503" w:author="קלוד" w:date="2026-10-11T13:11:34Z">
        <w:r>
          <w:rPr>
            <w:rtl/>
          </w:rPr>
          <w:t xml:space="preserve">שרץ</w:t>
        </w:r>
      </w:ins>
      <w:del w:id="103504" w:author="קלוד" w:date="2026-10-11T13:11:34Z">
        <w:r w:rsidRPr="006F178A">
          <w:rPr>
            <w:rtl/>
          </w:rPr>
          <w:delText xml:space="preserve">דרהיט</w:delText>
        </w:r>
      </w:del>
      <w:r w:rsidRPr="006F178A">
        <w:rPr>
          <w:rtl/>
        </w:rPr>
        <w:t xml:space="preserve"> </w:t>
      </w:r>
      <w:ins w:id="103501" w:author="קלוד" w:date="2026-10-11T13:11:34Z">
        <w:r>
          <w:rPr>
            <w:rtl/>
          </w:rPr>
          <w:t xml:space="preserve">בשתיים</w:t>
        </w:r>
      </w:ins>
      <w:del w:id="103502" w:author="קלוד" w:date="2026-10-11T13:11:34Z">
        <w:r w:rsidRPr="006F178A">
          <w:rPr>
            <w:rtl/>
          </w:rPr>
          <w:delText xml:space="preserve">בתרי</w:delText>
        </w:r>
      </w:del>
      <w:r w:rsidRPr="006F178A">
        <w:rPr>
          <w:rtl/>
        </w:rPr>
        <w:t xml:space="preserve"> </w:t>
      </w:r>
      <w:ins w:id="103499" w:author="קלוד" w:date="2026-10-11T13:11:34Z">
        <w:r>
          <w:rPr>
            <w:rtl/>
          </w:rPr>
          <w:t xml:space="preserve">ומגיע</w:t>
        </w:r>
      </w:ins>
      <w:del w:id="103500" w:author="קלוד" w:date="2026-10-11T13:11:34Z">
        <w:r w:rsidRPr="006F178A">
          <w:rPr>
            <w:rtl/>
          </w:rPr>
          <w:delText xml:space="preserve">ומטי</w:delText>
        </w:r>
      </w:del>
      <w:r w:rsidRPr="006F178A">
        <w:rPr>
          <w:rtl/>
        </w:rPr>
        <w:t xml:space="preserve"> </w:t>
      </w:r>
      <w:ins w:id="93275" w:author="מנוע מכני" w:date="2026-10-11T12:04:39Z">
        <w:ins w:id="103497" w:author="קלוד" w:date="2026-10-11T13:11:34Z">
          <w:r>
            <w:rPr>
              <w:rtl/>
            </w:rPr>
            <w:t xml:space="preserve">אליו</w:t>
          </w:r>
        </w:ins>
        <w:del w:id="103498" w:author="קלוד" w:date="2026-10-11T13:11:34Z">
          <w:r>
            <w:rPr>
              <w:rtl/>
            </w:rPr>
            <w:delText xml:space="preserve">לו</w:delText>
          </w:r>
        </w:del>
      </w:ins>
      <w:del w:id="93276" w:author="מנוע מכני" w:date="2026-10-11T12:04:39Z">
        <w:r w:rsidRPr="006F178A">
          <w:rPr>
            <w:rtl/>
          </w:rPr>
          <w:delText xml:space="preserve">ליה</w:delText>
        </w:r>
      </w:del>
      <w:r w:rsidRPr="006F178A">
        <w:rPr>
          <w:rtl/>
        </w:rPr>
        <w:t xml:space="preserve"> </w:t>
      </w:r>
      <w:ins w:id="103495" w:author="קלוד" w:date="2026-10-11T13:11:34Z">
        <w:r>
          <w:rPr>
            <w:rtl/>
          </w:rPr>
          <w:t xml:space="preserve">בשיחייא</w:t>
        </w:r>
      </w:ins>
      <w:del w:id="103496" w:author="קלוד" w:date="2026-10-11T13:11:34Z">
        <w:r w:rsidRPr="006F178A">
          <w:rPr>
            <w:rtl/>
          </w:rPr>
          <w:delText xml:space="preserve">בחד</w:delText>
        </w:r>
      </w:del>
      <w:r w:rsidRPr="006F178A">
        <w:rPr>
          <w:rtl/>
        </w:rPr>
        <w:t xml:space="preserve"> </w:t>
      </w:r>
      <w:ins w:id="103493" w:author="קלוד" w:date="2026-10-11T13:11:34Z">
        <w:r>
          <w:rPr>
            <w:rtl/>
          </w:rPr>
          <w:t xml:space="preserve">אחת</w:t>
        </w:r>
      </w:ins>
      <w:del w:id="103494" w:author="קלוד" w:date="2026-10-11T13:11:34Z">
        <w:r w:rsidRPr="006F178A">
          <w:rPr>
            <w:rtl/>
          </w:rPr>
          <w:delText xml:space="preserve">שיחייא</w:delText>
        </w:r>
      </w:del>
      <w:r w:rsidRPr="006F178A">
        <w:rPr>
          <w:rtl/>
        </w:rPr>
        <w:t xml:space="preserve"> [קפיצה, מאמצעו לכל מקום]</w:t>
      </w:r>
    </w:p>
    <w:p w:rsidR="00E9703F" w:rsidRDefault="00E9703F" w:rsidP="00E9703F">
      <w:pPr>
        <w:rPr>
          <w:rtl/>
        </w:rPr>
      </w:pPr>
      <w:r w:rsidRPr="006F178A">
        <w:rPr>
          <w:rtl/>
        </w:rPr>
        <w:t xml:space="preserve">או </w:t>
      </w:r>
      <w:ins w:id="103517" w:author="קלוד" w:date="2026-10-11T13:11:34Z">
        <w:r>
          <w:rPr>
            <w:rtl/>
          </w:rPr>
          <w:t xml:space="preserve">שנופל</w:t>
        </w:r>
      </w:ins>
      <w:del w:id="103518" w:author="קלוד" w:date="2026-10-11T13:11:34Z">
        <w:r w:rsidRPr="006F178A">
          <w:rPr>
            <w:rtl/>
          </w:rPr>
          <w:delText xml:space="preserve">דנפיל</w:delText>
        </w:r>
      </w:del>
      <w:r w:rsidRPr="006F178A">
        <w:rPr>
          <w:rtl/>
        </w:rPr>
        <w:t xml:space="preserve"> </w:t>
      </w:r>
      <w:ins w:id="103515" w:author="קלוד" w:date="2026-10-11T13:11:34Z">
        <w:r>
          <w:rPr>
            <w:rtl/>
          </w:rPr>
          <w:t xml:space="preserve">צל</w:t>
        </w:r>
      </w:ins>
      <w:del w:id="103516" w:author="קלוד" w:date="2026-10-11T13:11:34Z">
        <w:r w:rsidRPr="006F178A">
          <w:rPr>
            <w:rtl/>
          </w:rPr>
          <w:delText xml:space="preserve">טולא</w:delText>
        </w:r>
      </w:del>
      <w:r w:rsidRPr="006F178A">
        <w:rPr>
          <w:rtl/>
        </w:rPr>
        <w:t xml:space="preserve"> </w:t>
      </w:r>
      <w:ins w:id="103513" w:author="קלוד" w:date="2026-10-11T13:11:34Z">
        <w:r>
          <w:rPr>
            <w:rtl/>
          </w:rPr>
          <w:t xml:space="preserve">הכתלים</w:t>
        </w:r>
      </w:ins>
      <w:del w:id="103514" w:author="קלוד" w:date="2026-10-11T13:11:34Z">
        <w:r w:rsidRPr="006F178A">
          <w:rPr>
            <w:rtl/>
          </w:rPr>
          <w:delText xml:space="preserve">דכתלים</w:delText>
        </w:r>
      </w:del>
      <w:r w:rsidRPr="006F178A">
        <w:rPr>
          <w:rtl/>
        </w:rPr>
        <w:t xml:space="preserve"> </w:t>
      </w:r>
      <w:ins w:id="103511" w:author="קלוד" w:date="2026-10-11T13:11:34Z">
        <w:r>
          <w:rPr>
            <w:rtl/>
          </w:rPr>
          <w:t xml:space="preserve">זה</w:t>
        </w:r>
      </w:ins>
      <w:del w:id="103512" w:author="קלוד" w:date="2026-10-11T13:11:34Z">
        <w:r w:rsidRPr="006F178A">
          <w:rPr>
            <w:rtl/>
          </w:rPr>
          <w:delText xml:space="preserve">אהדדי</w:delText>
        </w:r>
      </w:del>
      <w:r w:rsidRPr="006F178A">
        <w:rPr>
          <w:rtl/>
        </w:rPr>
        <w:t xml:space="preserve"> </w:t>
      </w:r>
      <w:ins w:id="103509" w:author="קלוד" w:date="2026-10-11T13:11:34Z">
        <w:r>
          <w:rPr>
            <w:rtl/>
          </w:rPr>
          <w:t xml:space="preserve">על</w:t>
        </w:r>
      </w:ins>
      <w:del w:id="103510" w:author="קלוד" w:date="2026-10-11T13:11:34Z">
        <w:r w:rsidRPr="006F178A">
          <w:rPr>
            <w:rtl/>
          </w:rPr>
          <w:delText xml:space="preserve">[צל</w:delText>
        </w:r>
      </w:del>
      <w:r w:rsidRPr="006F178A">
        <w:rPr>
          <w:rtl/>
        </w:rPr>
        <w:t xml:space="preserve"> </w:t>
      </w:r>
      <w:ins w:id="103507" w:author="קלוד" w:date="2026-10-11T13:11:34Z">
        <w:r>
          <w:rPr>
            <w:rtl/>
          </w:rPr>
          <w:t xml:space="preserve">זה</w:t>
        </w:r>
      </w:ins>
      <w:del w:id="103508" w:author="קלוד" w:date="2026-10-11T13:11:34Z">
        <w:r w:rsidRPr="006F178A">
          <w:rPr>
            <w:rtl/>
          </w:rPr>
          <w:delText xml:space="preserve">הכתלים]</w:delText>
        </w:r>
      </w:del>
    </w:p>
    <w:p w:rsidR="00E9703F" w:rsidRDefault="00E9703F" w:rsidP="00E9703F">
      <w:pPr>
        <w:rPr>
          <w:rtl/>
        </w:rPr>
      </w:pPr>
      <w:r w:rsidRPr="006F178A">
        <w:rPr>
          <w:rtl/>
        </w:rPr>
        <w:t xml:space="preserve">או </w:t>
      </w:r>
      <w:ins w:id="91547" w:author="מנוע מכני" w:date="2026-10-11T12:04:39Z">
        <w:ins w:id="103529" w:author="קלוד" w:date="2026-10-11T13:11:34Z">
          <w:r>
            <w:rPr>
              <w:rtl/>
            </w:rPr>
            <w:t xml:space="preserve">שאין</w:t>
          </w:r>
        </w:ins>
        <w:del w:id="103530" w:author="קלוד" w:date="2026-10-11T13:11:34Z">
          <w:r>
            <w:rPr>
              <w:rtl/>
            </w:rPr>
            <w:delText xml:space="preserve">דאין</w:delText>
          </w:r>
        </w:del>
      </w:ins>
      <w:del w:id="91548" w:author="מנוע מכני" w:date="2026-10-11T12:04:39Z">
        <w:r w:rsidRPr="006F178A">
          <w:rPr>
            <w:rtl/>
          </w:rPr>
          <w:delText xml:space="preserve">דליכא</w:delText>
        </w:r>
      </w:del>
      <w:r w:rsidRPr="006F178A">
        <w:rPr>
          <w:rtl/>
        </w:rPr>
        <w:t xml:space="preserve"> </w:t>
      </w:r>
      <w:ins w:id="103527" w:author="קלוד" w:date="2026-10-11T13:11:34Z">
        <w:r>
          <w:rPr>
            <w:rtl/>
          </w:rPr>
          <w:t xml:space="preserve">בו</w:t>
        </w:r>
      </w:ins>
      <w:del w:id="103528" w:author="קלוד" w:date="2026-10-11T13:11:34Z">
        <w:r w:rsidRPr="006F178A">
          <w:rPr>
            <w:rtl/>
          </w:rPr>
          <w:delText xml:space="preserve">עוקצי</w:delText>
        </w:r>
      </w:del>
      <w:r w:rsidRPr="006F178A">
        <w:rPr>
          <w:rtl/>
        </w:rPr>
        <w:t xml:space="preserve"> </w:t>
      </w:r>
      <w:ins w:id="103525" w:author="קלוד" w:date="2026-10-11T13:11:34Z">
        <w:r>
          <w:rPr>
            <w:rtl/>
          </w:rPr>
          <w:t xml:space="preserve">פינות</w:t>
        </w:r>
      </w:ins>
      <w:del w:id="103526" w:author="קלוד" w:date="2026-10-11T13:11:34Z">
        <w:r w:rsidRPr="006F178A">
          <w:rPr>
            <w:rtl/>
          </w:rPr>
          <w:delText xml:space="preserve">עוקצי</w:delText>
        </w:r>
      </w:del>
      <w:r w:rsidRPr="006F178A">
        <w:rPr>
          <w:rtl/>
        </w:rPr>
        <w:t xml:space="preserve"> </w:t>
      </w:r>
      <w:ins w:id="103523" w:author="קלוד" w:date="2026-10-11T13:11:34Z">
        <w:r>
          <w:rPr>
            <w:rtl/>
          </w:rPr>
          <w:t xml:space="preserve">פינות</w:t>
        </w:r>
      </w:ins>
      <w:del w:id="103524" w:author="קלוד" w:date="2026-10-11T13:11:34Z">
        <w:r w:rsidRPr="006F178A">
          <w:rPr>
            <w:rtl/>
          </w:rPr>
          <w:delText xml:space="preserve">[פאות</w:delText>
        </w:r>
      </w:del>
      <w:r w:rsidRPr="006F178A">
        <w:rPr>
          <w:rtl/>
        </w:rPr>
        <w:t xml:space="preserve"> </w:t>
      </w:r>
      <w:ins w:id="103521" w:author="קלוד" w:date="2026-10-11T13:11:34Z">
        <w:r>
          <w:rPr>
            <w:rtl/>
          </w:rPr>
          <w:t xml:space="preserve">[להשמט</w:t>
        </w:r>
      </w:ins>
      <w:del w:id="103522" w:author="קלוד" w:date="2026-10-11T13:11:34Z">
        <w:r w:rsidRPr="006F178A">
          <w:rPr>
            <w:rtl/>
          </w:rPr>
          <w:delText xml:space="preserve">להשמט</w:delText>
        </w:r>
      </w:del>
      <w:r w:rsidRPr="006F178A">
        <w:rPr>
          <w:rtl/>
        </w:rPr>
        <w:t xml:space="preserve"> </w:t>
      </w:r>
      <w:ins w:id="103519" w:author="קלוד" w:date="2026-10-11T13:11:34Z">
        <w:r>
          <w:rPr>
            <w:rtl/>
          </w:rPr>
          <w:t xml:space="preserve">בהן]</w:t>
        </w:r>
      </w:ins>
      <w:del w:id="103520" w:author="קלוד" w:date="2026-10-11T13:11:34Z">
        <w:r w:rsidRPr="006F178A">
          <w:rPr>
            <w:rtl/>
          </w:rPr>
          <w:delText xml:space="preserve">בהם ]</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הלכה </w:t>
      </w:r>
      <w:r w:rsidRPr="006F178A">
        <w:rPr>
          <w:rStyle w:val="2fb"/>
          <w:rtl/>
        </w:rPr>
        <w:t xml:space="preserve">כרשב"ג</w:t>
      </w:r>
      <w:r w:rsidRPr="006F178A">
        <w:rPr>
          <w:rtl/>
        </w:rPr>
        <w:t xml:space="preserve"> </w:t>
      </w:r>
      <w:r>
        <w:rPr>
          <w:rtl/>
        </w:rPr>
        <w:t>אפי'</w:t>
      </w:r>
      <w:r w:rsidRPr="006F178A">
        <w:rPr>
          <w:rtl/>
        </w:rPr>
        <w:t xml:space="preserve"> דלא </w:t>
      </w:r>
      <w:ins w:id="91549" w:author="מנוע מכני" w:date="2026-10-11T12:04:39Z">
        <w:r>
          <w:rPr>
            <w:rtl/>
          </w:rPr>
          <w:t xml:space="preserve">חלקו</w:t>
        </w:r>
      </w:ins>
      <w:del w:id="91550" w:author="מנוע מכני" w:date="2026-10-11T12:04:39Z">
        <w:r w:rsidRPr="006F178A">
          <w:rPr>
            <w:rtl/>
          </w:rPr>
          <w:delText xml:space="preserve">פליגי</w:delText>
        </w:r>
      </w:del>
      <w:r w:rsidRPr="006F178A">
        <w:rPr>
          <w:rtl/>
        </w:rPr>
        <w:t xml:space="preserve"> </w:t>
      </w:r>
      <w:ins w:id="93277" w:author="מנוע מכני" w:date="2026-10-11T12:04:39Z">
        <w:r>
          <w:rPr>
            <w:rtl/>
          </w:rPr>
          <w:t xml:space="preserve">עליו</w:t>
        </w:r>
      </w:ins>
      <w:del w:id="93278" w:author="מנוע מכני" w:date="2026-10-11T12:04:39Z">
        <w:r w:rsidRPr="006F178A">
          <w:rPr>
            <w:rtl/>
          </w:rPr>
          <w:delText xml:space="preserve">עליה</w:delText>
        </w:r>
      </w:del>
      <w:r w:rsidRPr="006F178A">
        <w:rPr>
          <w:rtl/>
        </w:rPr>
        <w:t xml:space="preserve">.</w:t>
      </w:r>
    </w:p>
    <w:p>
      <w:pPr>
        <w:pStyle w:val="afffff8"/>
        <w:rPr>
          <w:ins w:id="90505" w:author="קלוד" w:date="2026-10-11T12:33:55Z"/>
        </w:rPr>
      </w:pPr>
      <w:ins w:id="90506" w:author="קלוד" w:date="2026-10-11T12:33:55Z">
        <w:r>
          <w:rPr>
            <w:color w:val="7B3F00"/>
          </w:rPr>
          <w:t xml:space="preserve">צבי סומא, ישן, חיגר וזקן - חיוב ופטור</w:t>
        </w:r>
      </w:ins>
    </w:p>
    <w:p w:rsidR="00E9703F" w:rsidRPr="006F178A" w:rsidRDefault="00E9703F" w:rsidP="00E9703F">
      <w:pPr>
        <w:rPr>
          <w:rtl/>
        </w:rPr>
      </w:pPr>
      <w:r w:rsidRPr="006F178A">
        <w:rPr>
          <w:rtl/>
        </w:rPr>
        <w:lastRenderedPageBreak/>
        <w:t>•</w:t>
      </w:r>
      <w:r w:rsidRPr="006F178A">
        <w:rPr>
          <w:rFonts w:hint="cs"/>
          <w:rtl/>
        </w:rPr>
        <w:t xml:space="preserve"> </w:t>
      </w:r>
      <w:r w:rsidRPr="006F178A">
        <w:rPr>
          <w:rtl/>
        </w:rPr>
        <w:t xml:space="preserve">הא </w:t>
      </w:r>
      <w:ins w:id="103537" w:author="קלוד" w:date="2026-10-11T13:11:34Z">
        <w:r>
          <w:rPr>
            <w:rtl/>
          </w:rPr>
          <w:t xml:space="preserve">שצד</w:t>
        </w:r>
      </w:ins>
      <w:del w:id="103538" w:author="קלוד" w:date="2026-10-11T13:11:34Z">
        <w:r w:rsidRPr="006F178A">
          <w:rPr>
            <w:rtl/>
          </w:rPr>
          <w:delText xml:space="preserve">דצד</w:delText>
        </w:r>
      </w:del>
      <w:r w:rsidRPr="006F178A">
        <w:rPr>
          <w:rtl/>
        </w:rPr>
        <w:t xml:space="preserve"> צבי סומא וישן </w:t>
      </w:r>
      <w:ins w:id="103535" w:author="קלוד" w:date="2026-10-11T13:11:34Z">
        <w:r>
          <w:rPr>
            <w:rtl/>
          </w:rPr>
          <w:t xml:space="preserve">חייב</w:t>
        </w:r>
      </w:ins>
      <w:del w:id="103536" w:author="קלוד" w:date="2026-10-11T13:11:34Z">
        <w:r w:rsidRPr="006F178A">
          <w:rPr>
            <w:rtl/>
          </w:rPr>
          <w:delText xml:space="preserve">חייב,</w:delText>
        </w:r>
      </w:del>
      <w:r w:rsidRPr="006F178A">
        <w:rPr>
          <w:rtl/>
        </w:rPr>
        <w:t xml:space="preserve"> </w:t>
      </w:r>
      <w:ins w:id="103533" w:author="קלוד" w:date="2026-10-11T13:11:34Z">
        <w:r>
          <w:rPr>
            <w:rtl/>
          </w:rPr>
          <w:t xml:space="preserve">[שבורחים</w:t>
        </w:r>
      </w:ins>
      <w:del w:id="103534" w:author="קלוד" w:date="2026-10-11T13:11:34Z">
        <w:r w:rsidRPr="006F178A">
          <w:rPr>
            <w:rtl/>
          </w:rPr>
          <w:delText xml:space="preserve">[דבורחים</w:delText>
        </w:r>
      </w:del>
      <w:r w:rsidRPr="006F178A">
        <w:rPr>
          <w:rtl/>
        </w:rPr>
        <w:t xml:space="preserve"> ונשמטים כשנוגעים </w:t>
      </w:r>
      <w:ins w:id="103531" w:author="קלוד" w:date="2026-10-11T13:11:34Z">
        <w:r>
          <w:rPr>
            <w:rtl/>
          </w:rPr>
          <w:t xml:space="preserve">בהם].</w:t>
        </w:r>
      </w:ins>
      <w:del w:id="103532" w:author="קלוד" w:date="2026-10-11T13:11:34Z">
        <w:r w:rsidRPr="006F178A">
          <w:rPr>
            <w:rtl/>
          </w:rPr>
          <w:delText xml:space="preserve">בהם.</w:delText>
        </w:r>
      </w:del>
    </w:p>
    <w:p w:rsidR="00E9703F" w:rsidRPr="006F178A" w:rsidRDefault="00E9703F" w:rsidP="00E9703F">
      <w:pPr>
        <w:rPr>
          <w:rtl/>
        </w:rPr>
      </w:pPr>
      <w:r w:rsidRPr="006F178A">
        <w:rPr>
          <w:rtl/>
        </w:rPr>
        <w:t>חיגר וזקן וחולה פטור.</w:t>
      </w:r>
    </w:p>
    <w:p>
      <w:pPr>
        <w:pStyle w:val="38"/>
        <w:rPr>
          <w:ins w:id="98323" w:author="מנוע מכני" w:date="2026-10-11T12:04:39Z"/>
        </w:rPr>
      </w:pPr>
      <w:r w:rsidRPr="006F178A">
        <w:t xml:space="preserve">והך</w:t>
      </w:r>
    </w:p>
    <w:p w:rsidR="00E9703F" w:rsidRPr="006F178A" w:rsidRDefault="00E9703F" w:rsidP="00E9703F">
      <w:pPr>
        <w:rPr>
          <w:b/>
          <w:bCs/>
          <w:rtl/>
        </w:rPr>
      </w:pPr>
      <w:del w:id="98324" w:author="מנוע מכני" w:date="2026-10-11T12:04:39Z">
        <w:r w:rsidRPr="006F178A">
          <w:rPr>
            <w:rtl/>
          </w:rPr>
          <w:delText xml:space="preserve"> </w:delText>
        </w:r>
      </w:del>
      <w:r w:rsidRPr="006F178A">
        <w:rPr>
          <w:rtl/>
        </w:rPr>
        <w:t xml:space="preserve">דחייב היינו בחולה מחמת עייפות ולא מחמת קדחת.</w:t>
      </w:r>
    </w:p>
    <w:p>
      <w:pPr>
        <w:pStyle w:val="afffff8"/>
        <w:rPr>
          <w:ins w:id="90503" w:author="קלוד" w:date="2026-10-11T12:33:55Z"/>
        </w:rPr>
      </w:pPr>
      <w:ins w:id="90504" w:author="קלוד" w:date="2026-10-11T12:33:55Z">
        <w:r>
          <w:rPr>
            <w:color w:val="7B3F00"/>
          </w:rPr>
          <w:t xml:space="preserve">צידת חגבים, צרעין ויתושין - במינו ניצוד</w:t>
        </w:r>
      </w:ins>
    </w:p>
    <w:p>
      <w:pPr>
        <w:pStyle w:val="38"/>
        <w:rPr>
          <w:ins w:id="98326" w:author="מנוע מכני" w:date="2026-10-11T12:04:39Z"/>
        </w:rPr>
      </w:pPr>
      <w:del w:id="98325" w:author="מנוע מכני" w:date="2026-10-11T12:04:39Z">
        <w:r w:rsidRPr="006F178A">
          <w:delText xml:space="preserve">•</w:delText>
        </w:r>
      </w:del>
      <w:r w:rsidRPr="006F178A">
        <w:t xml:space="preserve"> </w:t>
      </w:r>
      <w:r w:rsidRPr="006F178A">
        <w:t>ת"ר</w:t>
      </w:r>
      <w:r w:rsidRPr="006F178A">
        <w:t xml:space="preserve">:</w:t>
      </w:r>
    </w:p>
    <w:p w:rsidR="00E9703F" w:rsidRPr="006F178A" w:rsidRDefault="00E9703F" w:rsidP="00E9703F">
      <w:pPr>
        <w:rPr>
          <w:rtl/>
        </w:rPr>
      </w:pPr>
      <w:del w:id="98327" w:author="מנוע מכני" w:date="2026-10-11T12:04:39Z">
        <w:r w:rsidRPr="006F178A">
          <w:rPr>
            <w:rtl/>
          </w:rPr>
          <w:delText xml:space="preserve"> </w:delText>
        </w:r>
      </w:del>
      <w:r w:rsidRPr="006F178A">
        <w:rPr>
          <w:rtl/>
        </w:rPr>
        <w:t xml:space="preserve">הצד חגבין, גזין, צרעין ויתושין בשבת - חייב, דברי </w:t>
      </w:r>
      <w:r w:rsidRPr="006F178A">
        <w:rPr>
          <w:rStyle w:val="2fb"/>
          <w:rtl/>
        </w:rPr>
        <w:t xml:space="preserve">ר"מ</w:t>
      </w:r>
      <w:r w:rsidRPr="006F178A">
        <w:rPr>
          <w:rtl/>
        </w:rPr>
        <w:t xml:space="preserve">.</w:t>
      </w:r>
    </w:p>
    <w:p>
      <w:pPr>
        <w:pStyle w:val="38"/>
        <w:rPr>
          <w:ins w:id="98328" w:author="מנוע מכני" w:date="2026-10-11T12:04:39Z"/>
        </w:rPr>
      </w:pPr>
      <w:r w:rsidRPr="006F178A">
        <w:t xml:space="preserve">וחכ"א:</w:t>
      </w:r>
    </w:p>
    <w:p w:rsidR="00E9703F" w:rsidRPr="006F178A" w:rsidRDefault="00E9703F" w:rsidP="00E9703F">
      <w:pPr>
        <w:rPr>
          <w:rtl/>
        </w:rPr>
      </w:pPr>
      <w:del w:id="98329" w:author="מנוע מכני" w:date="2026-10-11T12:04:39Z">
        <w:r w:rsidRPr="006F178A">
          <w:rPr>
            <w:rtl/>
          </w:rPr>
          <w:delText xml:space="preserve"> </w:delText>
        </w:r>
      </w:del>
      <w:r w:rsidRPr="006F178A">
        <w:rPr>
          <w:rtl/>
        </w:rPr>
        <w:t xml:space="preserve">כל שבמינו ניצוד - חייב, וכל שאין במינו ניצוד - פטור.</w:t>
      </w:r>
    </w:p>
    <w:p>
      <w:pPr>
        <w:pStyle w:val="38"/>
        <w:rPr>
          <w:ins w:id="98330" w:author="מנוע מכני" w:date="2026-10-11T12:04:39Z"/>
        </w:rPr>
      </w:pPr>
      <w:r w:rsidRPr="006F178A">
        <w:t xml:space="preserve">תניא</w:t>
      </w:r>
      <w:r w:rsidRPr="006F178A">
        <w:t xml:space="preserve"> אידך:</w:t>
      </w:r>
    </w:p>
    <w:p w:rsidR="00E9703F" w:rsidRPr="006F178A" w:rsidRDefault="00E9703F" w:rsidP="00E9703F">
      <w:pPr>
        <w:rPr>
          <w:rtl/>
        </w:rPr>
      </w:pPr>
      <w:del w:id="98331" w:author="מנוע מכני" w:date="2026-10-11T12:04:39Z">
        <w:r w:rsidRPr="006F178A">
          <w:rPr>
            <w:rtl/>
          </w:rPr>
          <w:delText xml:space="preserve"> </w:delText>
        </w:r>
      </w:del>
      <w:r w:rsidRPr="006F178A">
        <w:rPr>
          <w:rtl/>
        </w:rPr>
        <w:t xml:space="preserve">הצד חגבים בשעת הטל - פטור, בשעת השרב - חייב.</w:t>
      </w:r>
    </w:p>
    <w:p w:rsidR="00E9703F" w:rsidRPr="00B3644D" w:rsidRDefault="00E9703F" w:rsidP="00E9703F">
      <w:pPr>
        <w:rPr>
          <w:spacing w:val="-4"/>
          <w:rtl/>
        </w:rPr>
      </w:pPr>
      <w:r w:rsidRPr="00B3644D">
        <w:rPr>
          <w:spacing w:val="-4"/>
          <w:rtl/>
        </w:rPr>
        <w:t xml:space="preserve">אלעזר בן מהבאי: </w:t>
      </w:r>
      <w:ins w:id="90457" w:author="מנוע מכני" w:date="2026-10-11T12:04:39Z">
        <w:r>
          <w:rPr>
            <w:spacing w:val="-4"/>
            <w:rtl/>
          </w:rPr>
          <w:t xml:space="preserve">אפי'</w:t>
        </w:r>
      </w:ins>
      <w:del w:id="90458" w:author="מנוע מכני" w:date="2026-10-11T12:04:39Z">
        <w:r w:rsidRPr="00B3644D">
          <w:rPr>
            <w:spacing w:val="-4"/>
            <w:rtl/>
          </w:rPr>
          <w:delText xml:space="preserve">אפילו</w:delText>
        </w:r>
      </w:del>
      <w:r w:rsidRPr="00B3644D">
        <w:rPr>
          <w:spacing w:val="-4"/>
          <w:rtl/>
        </w:rPr>
        <w:t xml:space="preserve"> בשעת השרב, אם היו מקלחות ובאות - פטור. [דנקרא מזומן וניצוד לפניו]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71" w:author="קלוד" w:date="2026-10-11T09:07:15Z"/>
        </w:rPr>
      </w:pPr>
      <w:ins w:id="20570" w:author="קלוד" w:date="2026-10-11T09:07:15Z">
        <w:r>
          <w:t xml:space="preserve">משנה ו</w:t>
        </w:r>
      </w:ins>
    </w:p>
    <w:p w:rsidR="00E9703F" w:rsidRPr="009757B9" w:rsidRDefault="00E9703F" w:rsidP="00E9703F">
      <w:pPr>
        <w:pStyle w:val="afff9"/>
        <w:rPr>
          <w:del w:id="20293" w:author="קלוד" w:date="2026-10-11T09:07:15Z"/>
          <w:rStyle w:val="afffe"/>
          <w:rFonts w:ascii="Fb Fontext" w:hAnsi="Fb Fontext"/>
          <w:b/>
          <w:bCs w:val="0"/>
          <w:sz w:val="20"/>
          <w:rtl/>
        </w:rPr>
      </w:pPr>
      <w:del w:id="20292"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75" w:author="קלוד" w:date="2026-10-11T12:09:42Z">
          <w:pPr>
            <w:pStyle w:val="afff9"/>
          </w:pPr>
        </w:pPrChange>
      </w:pPr>
      <w:r w:rsidRPr="00146180">
        <w:rPr>
          <w:rStyle w:val="afffe"/>
          <w:rFonts w:ascii="Fb Fontext" w:hAnsi="Fb Fontext"/>
          <w:bCs w:val="0"/>
          <w:rtl/>
          <w:rPrChange w:id="40545" w:author="Claude" w:date="2026-10-11T09:07:39Z">
            <w:rPr>
              <w:rStyle w:val="afffe"/>
              <w:rFonts w:ascii="Fb Fontext" w:hAnsi="Fb Fontext"/>
              <w:bCs w:val="0"/>
              <w:sz w:val="20"/>
              <w:rtl/>
            </w:rPr>
          </w:rPrChange>
        </w:rPr>
        <w:t>צבי שנכנס לבית ונעל אחד בפניו - חייב.</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46" w:author="Claude" w:date="2026-10-11T09:07:39Z">
            <w:rPr>
              <w:rStyle w:val="afffe"/>
              <w:rFonts w:ascii="Fb Fontext" w:hAnsi="Fb Fontext"/>
              <w:bCs w:val="0"/>
              <w:sz w:val="20"/>
              <w:rtl/>
            </w:rPr>
          </w:rPrChange>
        </w:rPr>
        <w:t>נעלו שנים - פטורין.</w:t>
      </w:r>
    </w:p>
    <w:p w:rsidR="00E9703F" w:rsidRPr="009757B9" w:rsidRDefault="00E9703F" w:rsidP="00E9703F">
      <w:pPr>
        <w:pStyle w:val="afff9"/>
        <w:rPr>
          <w:b/>
          <w:rtl/>
        </w:rPr>
      </w:pPr>
      <w:r w:rsidRPr="00146180">
        <w:rPr>
          <w:rStyle w:val="afffe"/>
          <w:rFonts w:ascii="Fb Fontext" w:hAnsi="Fb Fontext"/>
          <w:bCs w:val="0"/>
          <w:rtl/>
          <w:rPrChange w:id="40547" w:author="Claude" w:date="2026-10-11T09:07:39Z">
            <w:rPr>
              <w:rStyle w:val="afffe"/>
              <w:rFonts w:ascii="Fb Fontext" w:hAnsi="Fb Fontext"/>
              <w:bCs w:val="0"/>
              <w:sz w:val="20"/>
              <w:rtl/>
            </w:rPr>
          </w:rPrChange>
        </w:rPr>
        <w:t>לא יכול אחד לנעול ונעלו שנים - חייבין, ורבי שמעון פוטר</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8333" w:author="מנוע מכני" w:date="2026-10-11T12:04:39Z"/>
        </w:rPr>
      </w:pPr>
      <w:del w:id="98332" w:author="מנוע מכני" w:date="2026-10-11T12:04:39Z">
        <w:r w:rsidRPr="006F178A">
          <w:delText xml:space="preserve">•</w:delText>
        </w:r>
      </w:del>
      <w:r w:rsidRPr="006F178A">
        <w:t xml:space="preserve"> </w:t>
      </w:r>
      <w:r w:rsidRPr="006F178A">
        <w:t xml:space="preserve">שמואל:</w:t>
      </w:r>
    </w:p>
    <w:p w:rsidR="00E9703F" w:rsidRPr="006F178A" w:rsidRDefault="00E9703F" w:rsidP="00E9703F">
      <w:pPr>
        <w:rPr>
          <w:rtl/>
        </w:rPr>
      </w:pPr>
      <w:del w:id="98334" w:author="מנוע מכני" w:date="2026-10-11T12:04:39Z">
        <w:r w:rsidRPr="006F178A">
          <w:rPr>
            <w:rFonts w:ascii="Fb Fontext" w:hAnsi="Fb Fontext"/>
            <w:rtl/>
          </w:rPr>
          <w:delText xml:space="preserve"> </w:delText>
        </w:r>
      </w:del>
      <w:r w:rsidRPr="006F178A">
        <w:rPr>
          <w:rFonts w:ascii="Fb Fontext" w:hAnsi="Fb Fontext"/>
          <w:rtl/>
        </w:rPr>
        <w:t xml:space="preserve">הצד ארי בשבת אינו חייב עד שיכניסנו לגורזקי שלו.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73" w:author="קלוד" w:date="2026-10-11T09:07:15Z"/>
        </w:rPr>
      </w:pPr>
      <w:ins w:id="20572" w:author="קלוד" w:date="2026-10-11T09:07:15Z">
        <w:r>
          <w:t xml:space="preserve">משנה ז</w:t>
        </w:r>
      </w:ins>
    </w:p>
    <w:p w:rsidR="00E9703F" w:rsidRPr="009757B9" w:rsidRDefault="00E9703F" w:rsidP="00E9703F">
      <w:pPr>
        <w:pStyle w:val="afff9"/>
        <w:rPr>
          <w:del w:id="20295" w:author="קלוד" w:date="2026-10-11T09:07:15Z"/>
          <w:rStyle w:val="afffe"/>
          <w:rFonts w:ascii="Fb Fontext" w:hAnsi="Fb Fontext"/>
          <w:b/>
          <w:bCs w:val="0"/>
          <w:sz w:val="20"/>
          <w:rtl/>
        </w:rPr>
      </w:pPr>
      <w:del w:id="20294"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76" w:author="קלוד" w:date="2026-10-11T12:09:42Z">
          <w:pPr>
            <w:pStyle w:val="afff9"/>
          </w:pPr>
        </w:pPrChange>
      </w:pPr>
      <w:r w:rsidRPr="00146180">
        <w:rPr>
          <w:rStyle w:val="afffe"/>
          <w:rFonts w:ascii="Fb Fontext" w:hAnsi="Fb Fontext"/>
          <w:bCs w:val="0"/>
          <w:rtl/>
          <w:rPrChange w:id="40548" w:author="Claude" w:date="2026-10-11T09:07:39Z">
            <w:rPr>
              <w:rStyle w:val="afffe"/>
              <w:rFonts w:ascii="Fb Fontext" w:hAnsi="Fb Fontext"/>
              <w:bCs w:val="0"/>
              <w:sz w:val="20"/>
              <w:rtl/>
            </w:rPr>
          </w:rPrChange>
        </w:rPr>
        <w:t>ישב האחד על הפתח ולא מילאהו, ישב השני ומילאהו - השני חייב.</w:t>
      </w:r>
    </w:p>
    <w:p w:rsidR="00E9703F"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49" w:author="Claude" w:date="2026-10-11T09:07:39Z">
            <w:rPr>
              <w:rStyle w:val="afffe"/>
              <w:rFonts w:ascii="Fb Fontext" w:hAnsi="Fb Fontext"/>
              <w:bCs w:val="0"/>
              <w:sz w:val="20"/>
              <w:rtl/>
            </w:rPr>
          </w:rPrChange>
        </w:rPr>
        <w:t>ישב הראשון על הפתח ומילאהו, ובא השני וישב בצידו,</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50" w:author="Claude" w:date="2026-10-11T09:07:39Z">
            <w:rPr>
              <w:rStyle w:val="afffe"/>
              <w:rFonts w:ascii="Fb Fontext" w:hAnsi="Fb Fontext"/>
              <w:bCs w:val="0"/>
              <w:sz w:val="20"/>
              <w:rtl/>
            </w:rPr>
          </w:rPrChange>
        </w:rPr>
        <w:t>אע"פ שעמד הראשון והלך לו - הראשון חייב, והשני פטור.</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51" w:author="Claude" w:date="2026-10-11T09:07:39Z">
            <w:rPr>
              <w:rStyle w:val="afffe"/>
              <w:rFonts w:ascii="Fb Fontext" w:hAnsi="Fb Fontext"/>
              <w:bCs w:val="0"/>
              <w:sz w:val="20"/>
              <w:rtl/>
            </w:rPr>
          </w:rPrChange>
        </w:rPr>
        <w:t>הא למה זה דומה - לנועל את ביתו לשומרו, ונמצא צבי שמור בתוכו.</w:t>
      </w:r>
    </w:p>
    <w:p w:rsidR="00E9703F" w:rsidRDefault="00E9703F" w:rsidP="00E9703F">
      <w:pPr>
        <w:rPr>
          <w:rtl/>
        </w:rPr>
      </w:pPr>
      <w:r w:rsidRPr="006F178A">
        <w:rPr>
          <w:rtl/>
        </w:rPr>
        <w:t>[החזקת מצב קיים]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קז.</w:t>
      </w:r>
    </w:p>
    <w:p>
      <w:pPr>
        <w:pStyle w:val="afffff8"/>
        <w:rPr>
          <w:ins w:id="90501" w:author="קלוד" w:date="2026-10-11T12:33:55Z"/>
        </w:rPr>
      </w:pPr>
      <w:ins w:id="90502" w:author="קלוד" w:date="2026-10-11T12:33:55Z">
        <w:r>
          <w:rPr>
            <w:color w:val="7B3F00"/>
          </w:rPr>
          <w:t xml:space="preserve">ציפור שנכנסה תחת כנפיו - יושב ומשמרה</w:t>
        </w:r>
      </w:ins>
    </w:p>
    <w:p>
      <w:pPr>
        <w:pStyle w:val="38"/>
        <w:rPr>
          <w:ins w:id="98336" w:author="מנוע מכני" w:date="2026-10-11T12:04:39Z"/>
        </w:rPr>
      </w:pPr>
      <w:del w:id="98335" w:author="מנוע מכני" w:date="2026-10-11T12:04:39Z">
        <w:r w:rsidRPr="006F178A">
          <w:delText xml:space="preserve">•</w:delText>
        </w:r>
      </w:del>
      <w:r w:rsidRPr="006F178A">
        <w:t xml:space="preserve"> </w:t>
      </w:r>
      <w:r w:rsidRPr="006F178A">
        <w:t xml:space="preserve">רב:</w:t>
      </w:r>
    </w:p>
    <w:p w:rsidR="00E9703F" w:rsidRPr="006F178A" w:rsidRDefault="00E9703F" w:rsidP="00E9703F">
      <w:pPr>
        <w:rPr>
          <w:rtl/>
        </w:rPr>
      </w:pPr>
      <w:del w:id="98337" w:author="מנוע מכני" w:date="2026-10-11T12:04:39Z">
        <w:r w:rsidRPr="006F178A">
          <w:rPr>
            <w:rFonts w:ascii="Fb Fontext" w:hAnsi="Fb Fontext"/>
            <w:rtl/>
          </w:rPr>
          <w:delText xml:space="preserve"> </w:delText>
        </w:r>
      </w:del>
      <w:r w:rsidRPr="006F178A">
        <w:rPr>
          <w:rFonts w:ascii="Fb Fontext" w:hAnsi="Fb Fontext"/>
          <w:rtl/>
        </w:rPr>
        <w:t xml:space="preserve">נכנסה לו צפור תחת כנפיו - יושב ומשמרו עד שתחשך.</w:t>
      </w:r>
    </w:p>
    <w:p>
      <w:pPr>
        <w:pStyle w:val="38"/>
        <w:rPr>
          <w:ins w:id="98338" w:author="מנוע מכני" w:date="2026-10-11T12:04:39Z"/>
        </w:rPr>
      </w:pPr>
      <w:r w:rsidRPr="006F178A">
        <w:t xml:space="preserve">והיינו</w:t>
      </w:r>
    </w:p>
    <w:p w:rsidR="00E9703F" w:rsidRPr="006F178A" w:rsidRDefault="00E9703F" w:rsidP="00E9703F">
      <w:pPr>
        <w:rPr>
          <w:rtl/>
        </w:rPr>
      </w:pPr>
      <w:del w:id="98339" w:author="מנוע מכני" w:date="2026-10-11T12:04:39Z">
        <w:r w:rsidRPr="006F178A">
          <w:rPr>
            <w:rtl/>
          </w:rPr>
          <w:delText xml:space="preserve"> </w:delText>
        </w:r>
      </w:del>
      <w:ins w:id="103549" w:author="קלוד" w:date="2026-10-11T13:11:34Z">
        <w:r>
          <w:rPr>
            <w:rtl/>
          </w:rPr>
          <w:t xml:space="preserve">כמתני',</w:t>
        </w:r>
      </w:ins>
      <w:del w:id="103550" w:author="קלוד" w:date="2026-10-11T13:11:34Z">
        <w:r w:rsidRPr="006F178A">
          <w:rPr>
            <w:rtl/>
          </w:rPr>
          <w:delText xml:space="preserve">כמתני'</w:delText>
        </w:r>
      </w:del>
      <w:r w:rsidRPr="006F178A">
        <w:rPr>
          <w:rtl/>
        </w:rPr>
        <w:t xml:space="preserve"> </w:t>
      </w:r>
      <w:ins w:id="103547" w:author="קלוד" w:date="2026-10-11T13:11:34Z">
        <w:r>
          <w:rPr>
            <w:rtl/>
          </w:rPr>
          <w:t xml:space="preserve">שהשני</w:t>
        </w:r>
      </w:ins>
      <w:del w:id="103548" w:author="קלוד" w:date="2026-10-11T13:11:34Z">
        <w:r w:rsidRPr="006F178A">
          <w:rPr>
            <w:rtl/>
          </w:rPr>
          <w:delText xml:space="preserve">דהשני</w:delText>
        </w:r>
      </w:del>
      <w:r w:rsidRPr="006F178A">
        <w:rPr>
          <w:rtl/>
        </w:rPr>
        <w:t xml:space="preserve"> יכול לשבת </w:t>
      </w:r>
      <w:ins w:id="103545" w:author="קלוד" w:date="2026-10-11T13:11:34Z">
        <w:r>
          <w:rPr>
            <w:rtl/>
          </w:rPr>
          <w:t xml:space="preserve">ולשמור -</w:t>
        </w:r>
      </w:ins>
      <w:del w:id="103546" w:author="קלוד" w:date="2026-10-11T13:11:34Z">
        <w:r w:rsidRPr="006F178A">
          <w:rPr>
            <w:rtl/>
          </w:rPr>
          <w:delText xml:space="preserve">ולשמר</w:delText>
        </w:r>
      </w:del>
      <w:r w:rsidRPr="006F178A">
        <w:rPr>
          <w:rtl/>
        </w:rPr>
        <w:t xml:space="preserve"> ומותר [ולא </w:t>
      </w:r>
      <w:ins w:id="103543" w:author="קלוד" w:date="2026-10-11T13:11:34Z">
        <w:r>
          <w:rPr>
            <w:rtl/>
          </w:rPr>
          <w:t xml:space="preserve">פטור</w:t>
        </w:r>
      </w:ins>
      <w:del w:id="103544" w:author="קלוד" w:date="2026-10-11T13:11:34Z">
        <w:r w:rsidRPr="006F178A">
          <w:rPr>
            <w:rtl/>
          </w:rPr>
          <w:delText xml:space="preserve">שפטור</w:delText>
        </w:r>
      </w:del>
      <w:r w:rsidRPr="006F178A">
        <w:rPr>
          <w:rtl/>
        </w:rPr>
        <w:t xml:space="preserve"> </w:t>
      </w:r>
      <w:ins w:id="103541" w:author="קלוד" w:date="2026-10-11T13:11:34Z">
        <w:r>
          <w:rPr>
            <w:rtl/>
          </w:rPr>
          <w:t xml:space="preserve">אבל אסור],</w:t>
        </w:r>
      </w:ins>
      <w:del w:id="103542" w:author="קלוד" w:date="2026-10-11T13:11:34Z">
        <w:r w:rsidRPr="006F178A">
          <w:rPr>
            <w:rtl/>
          </w:rPr>
          <w:delText xml:space="preserve">ואסור]</w:delText>
        </w:r>
      </w:del>
      <w:r w:rsidRPr="006F178A">
        <w:rPr>
          <w:rtl/>
        </w:rPr>
        <w:t xml:space="preserve"> וכן משמע </w:t>
      </w:r>
      <w:ins w:id="103539" w:author="קלוד" w:date="2026-10-11T13:11:34Z">
        <w:r>
          <w:rPr>
            <w:rtl/>
          </w:rPr>
          <w:t xml:space="preserve">מסיפא </w:t>
        </w:r>
        <w:r>
          <w:rPr>
            <w:rStyle w:val="afffffe"/>
            <w:rtl/>
          </w:rPr>
          <w:t xml:space="preserve">לנועל את ביתו</w:t>
        </w:r>
        <w:r>
          <w:rPr>
            <w:rtl/>
          </w:rPr>
          <w:t xml:space="preserve">.</w:t>
        </w:r>
      </w:ins>
      <w:del w:id="103540" w:author="קלוד" w:date="2026-10-11T13:11:34Z">
        <w:r w:rsidRPr="006F178A">
          <w:rPr>
            <w:rtl/>
          </w:rPr>
          <w:delText xml:space="preserve">מסיפא.</w:delText>
        </w:r>
      </w:del>
    </w:p>
    <w:p>
      <w:pPr>
        <w:pStyle w:val="afffff8"/>
        <w:rPr>
          <w:ins w:id="90499" w:author="קלוד" w:date="2026-10-11T12:33:55Z"/>
        </w:rPr>
      </w:pPr>
      <w:ins w:id="90500" w:author="קלוד" w:date="2026-10-11T12:33:55Z">
        <w:r>
          <w:rPr>
            <w:color w:val="7B3F00"/>
          </w:rPr>
          <w:t xml:space="preserve">פטורי שבת - פטור אבל אסור, חוץ משלושה</w:t>
        </w:r>
      </w:ins>
    </w:p>
    <w:p>
      <w:pPr>
        <w:pStyle w:val="38"/>
        <w:rPr>
          <w:ins w:id="98341" w:author="מנוע מכני" w:date="2026-10-11T12:04:39Z"/>
        </w:rPr>
      </w:pPr>
      <w:del w:id="98340" w:author="מנוע מכני" w:date="2026-10-11T12:04:39Z">
        <w:r w:rsidRPr="006F178A">
          <w:delText xml:space="preserve">•</w:delText>
        </w:r>
      </w:del>
      <w:r w:rsidRPr="006F178A">
        <w:t xml:space="preserve"> </w:t>
      </w:r>
      <w:r w:rsidRPr="006F178A">
        <w:t xml:space="preserve">שמואל:</w:t>
      </w:r>
    </w:p>
    <w:p w:rsidR="00E9703F" w:rsidRPr="006F178A" w:rsidRDefault="00E9703F" w:rsidP="00E9703F">
      <w:pPr>
        <w:rPr>
          <w:rtl/>
        </w:rPr>
      </w:pPr>
      <w:del w:id="98342" w:author="מנוע מכני" w:date="2026-10-11T12:04:39Z">
        <w:r w:rsidRPr="006F178A">
          <w:rPr>
            <w:rtl/>
          </w:rPr>
          <w:delText xml:space="preserve"> </w:delText>
        </w:r>
      </w:del>
      <w:r w:rsidRPr="006F178A">
        <w:rPr>
          <w:rtl/>
        </w:rPr>
        <w:t xml:space="preserve">כל פטורי </w:t>
      </w:r>
      <w:ins w:id="103557" w:author="קלוד" w:date="2026-10-11T13:11:34Z">
        <w:r>
          <w:rPr>
            <w:rtl/>
          </w:rPr>
          <w:t xml:space="preserve">שבת -</w:t>
        </w:r>
      </w:ins>
      <w:del w:id="103558" w:author="קלוד" w:date="2026-10-11T13:11:34Z">
        <w:r w:rsidRPr="006F178A">
          <w:rPr>
            <w:rtl/>
          </w:rPr>
          <w:delText xml:space="preserve">דשבת</w:delText>
        </w:r>
      </w:del>
      <w:r w:rsidRPr="006F178A">
        <w:rPr>
          <w:rtl/>
        </w:rPr>
        <w:t xml:space="preserve"> פטור אבל אסור, </w:t>
      </w:r>
      <w:ins w:id="94505" w:author="מנוע מכני" w:date="2026-10-11T12:04:39Z">
        <w:r>
          <w:rPr>
            <w:rtl/>
          </w:rPr>
          <w:t xml:space="preserve">חוץ </w:t>
        </w:r>
        <w:ins w:id="103555" w:author="קלוד" w:date="2026-10-11T13:11:34Z">
          <w:r>
            <w:rPr>
              <w:rtl/>
            </w:rPr>
            <w:t xml:space="preserve">משלושה</w:t>
          </w:r>
        </w:ins>
        <w:del w:id="103556" w:author="קלוד" w:date="2026-10-11T13:11:34Z">
          <w:r>
            <w:rPr>
              <w:rtl/>
            </w:rPr>
            <w:delText xml:space="preserve">מ</w:delText>
          </w:r>
          <w:r>
            <w:rPr>
              <w:rtl/>
            </w:rPr>
            <w:delText xml:space="preserve">אלו</w:delText>
          </w:r>
        </w:del>
      </w:ins>
      <w:del w:id="94506" w:author="מנוע מכני" w:date="2026-10-11T12:04:39Z">
        <w:r w:rsidRPr="006F178A">
          <w:rPr>
            <w:rtl/>
          </w:rPr>
          <w:delText xml:space="preserve">לבר </w:delText>
        </w:r>
        <w:r>
          <w:rPr>
            <w:rtl/>
          </w:rPr>
          <w:delText xml:space="preserve">מ</w:delText>
        </w:r>
      </w:del>
      <w:ins w:id="93279" w:author="מנוע מכני" w:date="2026-10-11T12:04:39Z"/>
      <w:del w:id="93280" w:author="מנוע מכני" w:date="2026-10-11T12:04:39Z">
        <w:r w:rsidRPr="006F178A">
          <w:rPr>
            <w:rtl/>
          </w:rPr>
          <w:delText xml:space="preserve">מהני</w:delText>
        </w:r>
      </w:del>
      <w:r w:rsidRPr="006F178A">
        <w:rPr>
          <w:rtl/>
        </w:rPr>
        <w:t xml:space="preserve"> </w:t>
      </w:r>
      <w:ins w:id="103553" w:author="קלוד" w:date="2026-10-11T13:11:34Z">
        <w:r>
          <w:rPr>
            <w:rtl/>
          </w:rPr>
          <w:t xml:space="preserve">אלו</w:t>
        </w:r>
      </w:ins>
      <w:del w:id="103554" w:author="קלוד" w:date="2026-10-11T13:11:34Z">
        <w:r w:rsidRPr="006F178A">
          <w:rPr>
            <w:rtl/>
          </w:rPr>
          <w:delText xml:space="preserve">תלת</w:delText>
        </w:r>
      </w:del>
      <w:r w:rsidRPr="006F178A">
        <w:rPr>
          <w:rtl/>
        </w:rPr>
        <w:t xml:space="preserve"> </w:t>
      </w:r>
      <w:ins w:id="103551" w:author="קלוד" w:date="2026-10-11T13:11:34Z">
        <w:r>
          <w:rPr>
            <w:rtl/>
          </w:rPr>
          <w:t xml:space="preserve">שפטור</w:t>
        </w:r>
      </w:ins>
      <w:del w:id="103552" w:author="קלוד" w:date="2026-10-11T13:11:34Z">
        <w:r w:rsidRPr="006F178A">
          <w:rPr>
            <w:rtl/>
          </w:rPr>
          <w:delText xml:space="preserve">דפטור</w:delText>
        </w:r>
      </w:del>
      <w:r w:rsidRPr="006F178A">
        <w:rPr>
          <w:rtl/>
        </w:rPr>
        <w:t xml:space="preserve"> ומותר.</w:t>
      </w:r>
    </w:p>
    <w:p w:rsidR="00E9703F" w:rsidRPr="006F178A" w:rsidRDefault="00E9703F" w:rsidP="00E9703F">
      <w:pPr>
        <w:rPr>
          <w:rtl/>
        </w:rPr>
      </w:pPr>
      <w:ins w:id="93281" w:author="מנוע מכני" w:date="2026-10-11T12:04:39Z">
        <w:r>
          <w:rPr>
            <w:rtl/>
          </w:rPr>
          <w:t xml:space="preserve">אחת</w:t>
        </w:r>
      </w:ins>
      <w:del w:id="93282" w:author="מנוע מכני" w:date="2026-10-11T12:04:39Z">
        <w:r w:rsidRPr="006F178A">
          <w:rPr>
            <w:rtl/>
          </w:rPr>
          <w:delText xml:space="preserve">חדא</w:delText>
        </w:r>
      </w:del>
      <w:r w:rsidRPr="006F178A">
        <w:rPr>
          <w:rtl/>
        </w:rPr>
        <w:t xml:space="preserve"> - </w:t>
      </w:r>
      <w:ins w:id="103561" w:author="קלוד" w:date="2026-10-11T13:11:34Z">
        <w:r>
          <w:rPr>
            <w:rtl/>
          </w:rPr>
          <w:t xml:space="preserve">זו </w:t>
        </w:r>
        <w:r>
          <w:rPr>
            <w:rStyle w:val="afffffe"/>
            <w:rtl/>
          </w:rPr>
          <w:t xml:space="preserve">של צבי</w:t>
        </w:r>
        <w:r>
          <w:rPr>
            <w:rtl/>
          </w:rPr>
          <w:t xml:space="preserve">,</w:t>
        </w:r>
      </w:ins>
      <w:del w:id="103562" w:author="קלוד" w:date="2026-10-11T13:11:34Z">
        <w:r w:rsidRPr="006F178A">
          <w:rPr>
            <w:rtl/>
          </w:rPr>
          <w:delText xml:space="preserve">הא,</w:delText>
        </w:r>
      </w:del>
      <w:r w:rsidRPr="006F178A">
        <w:rPr>
          <w:rtl/>
        </w:rPr>
        <w:t xml:space="preserve"> וראייה </w:t>
      </w:r>
      <w:ins w:id="103559" w:author="קלוד" w:date="2026-10-11T13:11:34Z">
        <w:r>
          <w:rPr>
            <w:rtl/>
          </w:rPr>
          <w:t xml:space="preserve">מסיפא.</w:t>
        </w:r>
      </w:ins>
      <w:del w:id="103560" w:author="קלוד" w:date="2026-10-11T13:11:34Z">
        <w:r w:rsidRPr="006F178A">
          <w:rPr>
            <w:rtl/>
          </w:rPr>
          <w:delText xml:space="preserve">מדסיפא.</w:delText>
        </w:r>
      </w:del>
    </w:p>
    <w:p w:rsidR="00E9703F" w:rsidRPr="006F178A" w:rsidRDefault="00E9703F" w:rsidP="00E9703F">
      <w:pPr>
        <w:rPr>
          <w:rtl/>
        </w:rPr>
      </w:pPr>
      <w:ins w:id="103563" w:author="קלוד" w:date="2026-10-11T13:11:34Z">
        <w:r>
          <w:rPr>
            <w:rStyle w:val="afffe"/>
            <w:rFonts w:ascii="Fb Fontext" w:hAnsi="Fb Fontext"/>
            <w:rtl/>
          </w:rPr>
          <w:t xml:space="preserve">ואחרת:</w:t>
        </w:r>
      </w:ins>
      <w:del w:id="103564" w:author="קלוד" w:date="2026-10-11T13:11:34Z">
        <w:r w:rsidRPr="006F178A">
          <w:rPr>
            <w:rStyle w:val="afffe"/>
            <w:rFonts w:ascii="Fb Fontext" w:hAnsi="Fb Fontext"/>
            <w:rtl/>
          </w:rPr>
          <w:delText xml:space="preserve">אידך</w:delText>
        </w:r>
      </w:del>
      <w:r w:rsidRPr="006F178A">
        <w:rPr>
          <w:rtl/>
        </w:rPr>
        <w:t xml:space="preserve"> המפיס מורסא בשבת, אם לעשות לה פה - חייב, אם להוציא ממנה לחה - פטור.</w:t>
      </w:r>
    </w:p>
    <w:p w:rsidR="00E9703F" w:rsidRPr="006F178A" w:rsidRDefault="00E9703F" w:rsidP="00E9703F">
      <w:pPr>
        <w:rPr>
          <w:rtl/>
        </w:rPr>
      </w:pPr>
      <w:r w:rsidRPr="006F178A">
        <w:rPr>
          <w:rtl/>
        </w:rPr>
        <w:tab/>
      </w:r>
      <w:r w:rsidRPr="006F178A">
        <w:rPr>
          <w:rtl/>
        </w:rPr>
        <w:tab/>
      </w:r>
      <w:r w:rsidRPr="006F178A">
        <w:rPr>
          <w:rtl/>
        </w:rPr>
        <w:tab/>
        <w:t xml:space="preserve">ומותר - </w:t>
      </w:r>
      <w:r w:rsidRPr="006F178A">
        <w:rPr>
          <w:rtl/>
        </w:rPr>
        <w:tab/>
        <w:t xml:space="preserve">דתנן</w:t>
      </w:r>
      <w:del w:id="100495" w:author="Claude" w:date="2026-10-11T09:08:03Z">
        <w:r>
          <w:rPr>
            <w:rtl/>
          </w:rPr>
          <w:delText xml:space="preserve">	</w:delText>
        </w:r>
      </w:del>
      <w:r>
        <w:rPr>
          <w:rtl/>
        </w:rPr>
        <w:t xml:space="preserve">: מחט של יד ליטול בה את הקוץ.</w:t>
      </w:r>
    </w:p>
    <w:p>
      <w:pPr>
        <w:pStyle w:val="38"/>
        <w:rPr>
          <w:ins w:id="98343" w:author="מנוע מכני" w:date="2026-10-11T12:04:39Z"/>
        </w:rPr>
      </w:pPr>
      <w:ins w:id="103565" w:author="קלוד" w:date="2026-10-11T13:11:34Z">
        <w:r>
          <w:t xml:space="preserve">ואחרת:</w:t>
        </w:r>
      </w:ins>
      <w:del w:id="103566" w:author="קלוד" w:date="2026-10-11T13:11:34Z">
        <w:r w:rsidRPr="006F178A">
          <w:delText xml:space="preserve">ואידך</w:delText>
        </w:r>
        <w:r w:rsidRPr="006F178A">
          <w:delText xml:space="preserve">:</w:delText>
        </w:r>
      </w:del>
    </w:p>
    <w:p w:rsidR="00E9703F" w:rsidRPr="006F178A" w:rsidRDefault="00E9703F" w:rsidP="00E9703F">
      <w:pPr>
        <w:rPr>
          <w:rtl/>
        </w:rPr>
      </w:pPr>
      <w:del w:id="98344" w:author="מנוע מכני" w:date="2026-10-11T12:04:39Z">
        <w:r w:rsidRPr="006F178A">
          <w:rPr>
            <w:rtl/>
          </w:rPr>
          <w:delText xml:space="preserve"> </w:delText>
        </w:r>
      </w:del>
      <w:r w:rsidRPr="006F178A">
        <w:rPr>
          <w:rtl/>
        </w:rPr>
        <w:t xml:space="preserve">הצד נחש בשבת, אם מתעסק בו שלא ישכנו - פטור, אם לרפואה - חייב.</w:t>
      </w:r>
    </w:p>
    <w:p w:rsidR="00E9703F" w:rsidRPr="009757B9" w:rsidRDefault="00E9703F" w:rsidP="00E9703F">
      <w:pPr>
        <w:rPr>
          <w:rFonts w:cs="Guttman Vilna"/>
          <w:b/>
          <w:bCs/>
          <w:rtl/>
        </w:rPr>
      </w:pPr>
      <w:r w:rsidRPr="006F178A">
        <w:rPr>
          <w:rtl/>
        </w:rPr>
        <w:tab/>
        <w:t xml:space="preserve">ומותר - </w:t>
      </w:r>
      <w:r w:rsidRPr="006F178A">
        <w:rPr>
          <w:rtl/>
        </w:rPr>
        <w:tab/>
        <w:t xml:space="preserve">דתנן</w:t>
      </w:r>
      <w:del w:id="100496" w:author="Claude" w:date="2026-10-11T09:08:03Z">
        <w:r>
          <w:rPr>
            <w:rtl/>
          </w:rPr>
          <w:delText xml:space="preserve">	</w:delText>
        </w:r>
      </w:del>
      <w:r>
        <w:rPr>
          <w:rtl/>
        </w:rPr>
        <w:t xml:space="preserve">: כופין קערה על הנר בשביל שלא תאחוז בקורה, ועל צואה של קטן, ועל עקרב שלא תישך.</w:t>
      </w:r>
    </w:p>
    <w:p w:rsidR="00E9703F" w:rsidRDefault="00E9703F" w:rsidP="00E9703F">
      <w:pPr>
        <w:pStyle w:val="affffd"/>
        <w:spacing w:after="0"/>
        <w:rPr>
          <w:del w:id="90081" w:author="מנוע עיצוב" w:date="2026-10-11T12:09:26Z"/>
          <w:rFonts w:ascii="MS Mincho" w:hAnsi="MS Mincho"/>
          <w:bCs w:val="0"/>
          <w:rtl/>
        </w:rPr>
      </w:pPr>
      <w:del w:id="90080" w:author="מנוע עיצוב" w:date="2026-10-11T12:09:26Z">
        <w:r>
          <w:rPr>
            <w:rFonts w:ascii="MS Mincho" w:hAnsi="MS Mincho" w:hint="cs"/>
            <w:bCs w:val="0"/>
            <w:rtl/>
          </w:rPr>
          <w:delText xml:space="preserve"> ׻</w:delText>
        </w:r>
      </w:del>
    </w:p>
    <w:p w:rsidR="00E9703F" w:rsidRPr="006F178A" w:rsidRDefault="00E9703F" w:rsidP="00E9703F">
      <w:pPr>
        <w:pStyle w:val="affff"/>
        <w:rPr>
          <w:rFonts w:asciiTheme="minorBidi" w:hAnsiTheme="minorBidi"/>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E9703F" w:rsidRPr="006F178A" w:rsidRDefault="00E9703F" w:rsidP="004460A6">
      <w:pPr>
        <w:pStyle w:val="Hadran"/>
        <w:rPr>
          <w:sz w:val="20"/>
          <w:rtl/>
        </w:rPr>
        <w:pPrChange w:id="101678" w:author="Claude" w:date="2026-10-11T09:08:22Z">
          <w:pPr>
            <w:pStyle w:val="affff"/>
            <w:rPr>
              <w:sz w:val="20"/>
              <w:rtl/>
            </w:rPr>
          </w:pPr>
        </w:pPrChange>
      </w:pPr>
      <w:r w:rsidRPr="006F178A">
        <w:rPr>
          <w:rFonts w:asciiTheme="minorBidi" w:hAnsiTheme="minorBidi"/>
          <w:sz w:val="20"/>
          <w:rtl/>
        </w:rPr>
        <w:t>הדרן עלך האורג.</w:t>
      </w:r>
    </w:p>
    <w:p w:rsidR="004460A6" w:rsidRDefault="004460A6">
      <w:r>
        <w:br w:type="page"/>
      </w:r>
    </w:p>
    <w:p w:rsidR="00E9703F" w:rsidRPr="009757B9" w:rsidRDefault="00E9703F" w:rsidP="00E9703F">
      <w:pPr>
        <w:pStyle w:val="afff6"/>
        <w:framePr w:wrap="around"/>
        <w:spacing w:line="276" w:lineRule="auto"/>
        <w:rPr>
          <w:del w:id="100600" w:author="Claude" w:date="2026-10-11T09:08:03Z"/>
          <w:rFonts w:cs="Guttman Vilna"/>
          <w:b/>
          <w:bCs/>
          <w:sz w:val="20"/>
          <w:rtl/>
        </w:rPr>
      </w:pPr>
      <w:del w:id="100599" w:author="Claude" w:date="2026-10-11T09:08:03Z">
        <w:r w:rsidRPr="006F178A">
          <w:rPr>
            <w:rFonts w:ascii="Fb Fontext" w:hAnsi="Fb Fontext" w:hint="cs"/>
            <w:sz w:val="20"/>
            <w:rtl/>
          </w:rPr>
          <w:lastRenderedPageBreak/>
          <w:delText xml:space="preserve">פרק ארבעה עשר</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קז.</w:t>
      </w:r>
    </w:p>
    <w:p w:rsidR="00E9703F" w:rsidRPr="006F178A" w:rsidRDefault="00E9703F" w:rsidP="00E9703F">
      <w:pPr>
        <w:pStyle w:val="afff7"/>
        <w:framePr w:wrap="around"/>
        <w:spacing w:line="276" w:lineRule="auto"/>
        <w:rPr>
          <w:del w:id="100602" w:author="Claude" w:date="2026-10-11T09:08:03Z"/>
          <w:sz w:val="20"/>
          <w:rtl/>
        </w:rPr>
      </w:pPr>
      <w:del w:id="100601" w:author="Claude" w:date="2026-10-11T09:08:03Z">
        <w:r w:rsidRPr="006F178A">
          <w:rPr>
            <w:rFonts w:hint="cs"/>
            <w:sz w:val="20"/>
            <w:rtl/>
          </w:rPr>
          <w:delText xml:space="preserve">שמונה שרצים</w:delText>
        </w:r>
      </w:del>
    </w:p>
    <w:p w:rsidR="00E9703F" w:rsidRPr="006F178A" w:rsidRDefault="00E9703F" w:rsidP="00E9703F">
      <w:pPr>
        <w:pStyle w:val="afff8"/>
        <w:framePr w:wrap="around"/>
        <w:spacing w:after="0" w:line="276" w:lineRule="auto"/>
        <w:rPr>
          <w:rtl/>
        </w:rPr>
      </w:pPr>
      <w:r w:rsidRPr="006F178A">
        <w:rPr>
          <w:rFonts w:hint="cs"/>
          <w:rtl/>
        </w:rPr>
        <w:t>קו:- קיא:</w:t>
      </w:r>
    </w:p>
    <w:p>
      <w:pPr>
        <w:pStyle w:val="PetichatPerek"/>
        <w:rPr>
          <w:ins w:id="100598" w:author="Claude" w:date="2026-10-11T09:08:03Z"/>
        </w:rPr>
      </w:pPr>
      <w:ins w:id="100597" w:author="Claude" w:date="2026-10-11T09:08:03Z">
        <w:r>
          <w:rPr>
            <w:rFonts w:ascii="Fb Fontext" w:hAnsi="Fb Fontext" w:hint="cs"/>
            <w:sz w:val="20"/>
            <w:rtl/>
          </w:rPr>
          <w:t xml:space="preserve">פרק ארבעה עשר</w:t>
        </w:r>
        <w:r>
          <w:rPr>
            <w:rFonts w:ascii="Fb Fontext" w:hAnsi="Fb Fontext" w:hint="cs"/>
            <w:sz w:val="20"/>
            <w:rtl/>
          </w:rPr>
          <w:t xml:space="preserve"> - </w:t>
        </w:r>
        <w:r>
          <w:rPr>
            <w:rFonts w:hint="cs"/>
            <w:sz w:val="20"/>
            <w:rtl/>
          </w:rPr>
          <w:t xml:space="preserve">שמונה שרצים</w:t>
        </w:r>
      </w:ins>
    </w:p>
    <w:p>
      <w:pPr>
        <w:pStyle w:val="MishnaBatzad"/>
        <w:rPr>
          <w:ins w:id="20575" w:author="קלוד" w:date="2026-10-11T09:07:15Z"/>
        </w:rPr>
      </w:pPr>
      <w:ins w:id="20574" w:author="קלוד" w:date="2026-10-11T09:07:15Z">
        <w:r>
          <w:t xml:space="preserve">משנה א</w:t>
        </w:r>
      </w:ins>
    </w:p>
    <w:p w:rsidR="00E9703F" w:rsidRPr="009757B9" w:rsidRDefault="00E9703F" w:rsidP="00E9703F">
      <w:pPr>
        <w:pStyle w:val="afff9"/>
        <w:rPr>
          <w:del w:id="20297" w:author="קלוד" w:date="2026-10-11T09:07:15Z"/>
          <w:b/>
          <w:rtl/>
        </w:rPr>
      </w:pPr>
      <w:del w:id="20296" w:author="קלוד" w:date="2026-10-11T09:07:15Z">
        <w:r w:rsidRPr="009757B9">
          <w:rPr>
            <w:b/>
            <w:sz w:val="20"/>
            <w:rtl/>
          </w:rPr>
          <w:delText xml:space="preserve">משנה.</w:delText>
        </w:r>
      </w:del>
    </w:p>
    <w:p w:rsidR="00E9703F" w:rsidRPr="00B20210" w:rsidRDefault="00E9703F" w:rsidP="00E9703F">
      <w:pPr>
        <w:pStyle w:val="afff9"/>
        <w:spacing w:before="120"/>
        <w:rPr>
          <w:b/>
          <w:rtl/>
        </w:rPr>
        <w:pPrChange w:id="90077" w:author="קלוד" w:date="2026-10-11T12:09:42Z">
          <w:pPr>
            <w:pStyle w:val="afff9"/>
          </w:pPr>
        </w:pPrChange>
      </w:pPr>
      <w:r w:rsidRPr="00B20210">
        <w:rPr>
          <w:b/>
          <w:rtl/>
        </w:rPr>
        <w:t>שמנה שרצים האמורים בתורה, הצדן והחובל בהן - חייב. [דיש להן עור]</w:t>
      </w:r>
    </w:p>
    <w:p w:rsidR="00E9703F" w:rsidRDefault="00E9703F" w:rsidP="00E9703F">
      <w:pPr>
        <w:pStyle w:val="afff9"/>
        <w:rPr>
          <w:b/>
          <w:rtl/>
        </w:rPr>
      </w:pPr>
      <w:r w:rsidRPr="009757B9">
        <w:rPr>
          <w:b/>
          <w:rtl/>
        </w:rPr>
        <w:t>ושאר שקצים ורמשים, החובל בהן – פטור [דאין להם עור]</w:t>
      </w:r>
    </w:p>
    <w:p w:rsidR="00E9703F" w:rsidRPr="009757B9" w:rsidRDefault="00E9703F" w:rsidP="00E9703F">
      <w:pPr>
        <w:pStyle w:val="afff9"/>
        <w:rPr>
          <w:b/>
          <w:rtl/>
        </w:rPr>
      </w:pPr>
      <w:r w:rsidRPr="009757B9">
        <w:rPr>
          <w:b/>
          <w:rtl/>
        </w:rPr>
        <w:t>הצדן לצורך - חייב, שלא לצורך - פטור.</w:t>
      </w:r>
    </w:p>
    <w:p w:rsidR="00E9703F" w:rsidRPr="009757B9" w:rsidRDefault="00E9703F" w:rsidP="00E9703F">
      <w:pPr>
        <w:pStyle w:val="afff9"/>
        <w:rPr>
          <w:b/>
          <w:rtl/>
        </w:rPr>
      </w:pPr>
      <w:r w:rsidRPr="009757B9">
        <w:rPr>
          <w:b/>
          <w:rtl/>
        </w:rPr>
        <w:t>חיה ועוף שברשותו, הצדן - פטור, והחובל בהן - חייב.</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97" w:author="קלוד" w:date="2026-10-11T12:33:55Z"/>
        </w:rPr>
      </w:pPr>
      <w:ins w:id="90498" w:author="קלוד" w:date="2026-10-11T12:33:55Z">
        <w:r>
          <w:rPr>
            <w:color w:val="7B3F00"/>
          </w:rPr>
          <w:t xml:space="preserve">שמנה שרצים - האם יש להן עור</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וריב"נ</w:t>
      </w:r>
      <w:r w:rsidRPr="006F178A">
        <w:rPr>
          <w:rFonts w:ascii="Fb Fontext" w:hAnsi="Fb Fontext"/>
          <w:rtl/>
        </w:rPr>
        <w:t xml:space="preserve"> היא דשמנה שרצים יש להן עורות.</w:t>
      </w:r>
    </w:p>
    <w:p>
      <w:pPr>
        <w:pStyle w:val="38"/>
        <w:rPr>
          <w:ins w:id="98346" w:author="מנוע מכני" w:date="2026-10-11T12:04:39Z"/>
        </w:rPr>
      </w:pPr>
      <w:del w:id="98345" w:author="מנוע מכני" w:date="2026-10-11T12:04:39Z">
        <w:r w:rsidRPr="006F178A">
          <w:delText xml:space="preserve">•</w:delText>
        </w:r>
      </w:del>
      <w:r w:rsidRPr="006F178A">
        <w:t xml:space="preserve"> </w:t>
      </w:r>
      <w:r w:rsidRPr="006F178A">
        <w:t>רבר"ה בשם רב</w:t>
      </w:r>
      <w:r w:rsidRPr="006F178A">
        <w:t>:</w:t>
      </w:r>
    </w:p>
    <w:p w:rsidR="00E9703F" w:rsidRDefault="00E9703F" w:rsidP="00E9703F">
      <w:pPr>
        <w:rPr>
          <w:rtl/>
        </w:rPr>
      </w:pPr>
      <w:del w:id="98347" w:author="מנוע מכני" w:date="2026-10-11T12:04:39Z">
        <w:r w:rsidRPr="006F178A">
          <w:rPr>
            <w:rtl/>
          </w:rPr>
          <w:delText xml:space="preserve"> </w:delText>
        </w:r>
      </w:del>
      <w:r>
        <w:rPr>
          <w:rtl/>
        </w:rPr>
        <w:t>אפי'</w:t>
      </w:r>
      <w:r w:rsidRPr="006F178A">
        <w:rPr>
          <w:rtl/>
        </w:rPr>
        <w:t xml:space="preserve"> רבנן </w:t>
      </w:r>
      <w:ins w:id="95245" w:author="מנוע מכני" w:date="2026-10-11T12:04:39Z">
        <w:r>
          <w:rPr>
            <w:rtl/>
          </w:rPr>
          <w:t xml:space="preserve">סבר</w:t>
        </w:r>
      </w:ins>
      <w:del w:id="95246" w:author="מנוע מכני" w:date="2026-10-11T12:04:39Z">
        <w:r w:rsidRPr="006F178A">
          <w:rPr>
            <w:rtl/>
          </w:rPr>
          <w:delText xml:space="preserve">ס"ל</w:delText>
        </w:r>
      </w:del>
      <w:r w:rsidRPr="006F178A">
        <w:rPr>
          <w:rtl/>
        </w:rPr>
        <w:t xml:space="preserve"> דיש להן עור</w:t>
      </w:r>
    </w:p>
    <w:p w:rsidR="00E9703F" w:rsidRPr="006F178A" w:rsidRDefault="00E9703F" w:rsidP="00E9703F">
      <w:pPr>
        <w:rPr>
          <w:rtl/>
        </w:rPr>
      </w:pPr>
      <w:r w:rsidRPr="006F178A">
        <w:rPr>
          <w:rtl/>
        </w:rPr>
        <w:t>ומה שחלקו לחייב היינו בקרא לענין טומאה</w:t>
      </w:r>
      <w:r w:rsidRPr="00784B8D">
        <w:rPr>
          <w:rStyle w:val="afffff0"/>
          <w:rtl/>
        </w:rPr>
        <w:t xml:space="preserve"> </w:t>
      </w:r>
      <w:r w:rsidRPr="00784B8D">
        <w:rPr>
          <w:rStyle w:val="afffff0"/>
          <w:rFonts w:hint="cs"/>
          <w:rtl/>
        </w:rPr>
        <w:t>'</w:t>
      </w:r>
      <w:ins w:id="91237" w:author="Claude - סמנטי" w:date="2026-10-11T12:28:21Z">
        <w:r>
          <w:rPr>
            <w:rStyle w:val="afffff0"/>
            <w:rtl/>
          </w:rPr>
          <w:t xml:space="preserve">אֵלֶּה הַטְּמֵאִים לָכֶם</w:t>
        </w:r>
      </w:ins>
      <w:del w:id="91238" w:author="Claude - סמנטי" w:date="2026-10-11T12:28:21Z">
        <w:r w:rsidRPr="00784B8D">
          <w:rPr>
            <w:rStyle w:val="afffff0"/>
            <w:rtl/>
          </w:rPr>
          <w:delText xml:space="preserve">אלה הטמאים לכם</w:delText>
        </w:r>
      </w:del>
      <w:r w:rsidRPr="00784B8D">
        <w:rPr>
          <w:rStyle w:val="afffff0"/>
          <w:rFonts w:hint="cs"/>
          <w:rtl/>
        </w:rPr>
        <w:t>'</w:t>
      </w:r>
      <w:r w:rsidRPr="00784B8D">
        <w:rPr>
          <w:rStyle w:val="afffff0"/>
          <w:rtl/>
        </w:rPr>
        <w:t xml:space="preserve"> </w:t>
      </w:r>
      <w:r w:rsidRPr="006F178A">
        <w:rPr>
          <w:rtl/>
        </w:rPr>
        <w:t>- לרבות שעורותיהן כבשרן.</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רבא</w:t>
      </w:r>
      <w:r w:rsidRPr="006F178A">
        <w:rPr>
          <w:rtl/>
        </w:rPr>
        <w:t xml:space="preserve"> אין עור מטמא כבשר אלא למה שמנו חכמים.</w:t>
      </w:r>
    </w:p>
    <w:p w:rsidR="00E9703F" w:rsidRPr="006F178A" w:rsidRDefault="00E9703F" w:rsidP="00E9703F">
      <w:pPr>
        <w:rPr>
          <w:rtl/>
        </w:rPr>
      </w:pPr>
      <w:r w:rsidRPr="006F178A">
        <w:rPr>
          <w:rStyle w:val="2fb"/>
          <w:rtl/>
        </w:rPr>
        <w:t xml:space="preserve">ראב"מ</w:t>
      </w:r>
      <w:r w:rsidRPr="006F178A">
        <w:rPr>
          <w:rtl/>
        </w:rPr>
        <w:t xml:space="preserve"> לענין טומאה אין עור למה שמנו חכמים.</w:t>
      </w:r>
    </w:p>
    <w:p w:rsidR="00E9703F" w:rsidRPr="006F178A" w:rsidRDefault="00E9703F" w:rsidP="00E9703F">
      <w:pPr>
        <w:rPr>
          <w:rtl/>
        </w:rPr>
      </w:pPr>
      <w:r w:rsidRPr="006F178A">
        <w:rPr>
          <w:rtl/>
        </w:rPr>
        <w:t>והא דחייב היי</w:t>
      </w:r>
      <w:r w:rsidRPr="006F178A">
        <w:rPr>
          <w:rFonts w:hint="cs"/>
          <w:rtl/>
        </w:rPr>
        <w:t>נ</w:t>
      </w:r>
      <w:r w:rsidRPr="006F178A">
        <w:rPr>
          <w:rtl/>
        </w:rPr>
        <w:t xml:space="preserve">ו בחבורה שאינה חוזרת נצרר הדם </w:t>
      </w:r>
      <w:ins w:id="94129" w:author="מנוע מכני" w:date="2026-10-11T12:04:39Z">
        <w:r>
          <w:rPr>
            <w:rtl/>
          </w:rPr>
          <w:t xml:space="preserve">אף</w:t>
        </w:r>
      </w:ins>
      <w:del w:id="94130" w:author="מנוע מכני" w:date="2026-10-11T12:04:39Z">
        <w:r w:rsidRPr="006F178A">
          <w:rPr>
            <w:rtl/>
          </w:rPr>
          <w:delText xml:space="preserve">אע"פ</w:delText>
        </w:r>
      </w:del>
      <w:r w:rsidRPr="006F178A">
        <w:rPr>
          <w:rtl/>
        </w:rPr>
        <w:t xml:space="preserve"> שלא יצא.</w:t>
      </w:r>
    </w:p>
    <w:p w:rsidR="00E9703F" w:rsidRPr="006F178A" w:rsidRDefault="00E9703F" w:rsidP="00E9703F">
      <w:pPr>
        <w:rPr>
          <w:rtl/>
        </w:rPr>
      </w:pPr>
      <w:r w:rsidRPr="006F178A">
        <w:rPr>
          <w:rStyle w:val="2fb"/>
          <w:rtl/>
        </w:rPr>
        <w:t xml:space="preserve">ות"ק</w:t>
      </w:r>
      <w:r w:rsidRPr="006F178A">
        <w:rPr>
          <w:rtl/>
        </w:rPr>
        <w:t xml:space="preserve"> דפטור היינו </w:t>
      </w:r>
      <w:r w:rsidRPr="006F178A">
        <w:rPr>
          <w:rStyle w:val="2fb"/>
          <w:rtl/>
        </w:rPr>
        <w:t xml:space="preserve">ר"י</w:t>
      </w:r>
      <w:r w:rsidRPr="006F178A">
        <w:rPr>
          <w:rtl/>
        </w:rPr>
        <w:t xml:space="preserve"> דאזיל </w:t>
      </w:r>
      <w:ins w:id="95755" w:author="מנוע מכני" w:date="2026-10-11T12:04:39Z">
        <w:r>
          <w:rPr>
            <w:rtl/>
          </w:rPr>
          <w:t xml:space="preserve">אחר</w:t>
        </w:r>
      </w:ins>
      <w:del w:id="95756" w:author="מנוע מכני" w:date="2026-10-11T12:04:39Z">
        <w:r w:rsidRPr="006F178A">
          <w:rPr>
            <w:rtl/>
          </w:rPr>
          <w:delText xml:space="preserve">בתר</w:delText>
        </w:r>
      </w:del>
      <w:r w:rsidRPr="006F178A">
        <w:rPr>
          <w:rtl/>
        </w:rPr>
        <w:t xml:space="preserve"> גישתא דהיינו עור עבה שאינו כבשר.</w:t>
      </w:r>
    </w:p>
    <w:p w:rsidR="00E9703F" w:rsidRPr="006F178A" w:rsidRDefault="00E9703F" w:rsidP="00E9703F">
      <w:pPr>
        <w:rPr>
          <w:rtl/>
        </w:rPr>
      </w:pPr>
      <w:r w:rsidRPr="006F178A">
        <w:rPr>
          <w:rStyle w:val="2fb"/>
          <w:rtl/>
        </w:rPr>
        <w:t xml:space="preserve">דר"י</w:t>
      </w:r>
      <w:r w:rsidRPr="006F178A">
        <w:rPr>
          <w:rtl/>
        </w:rPr>
        <w:t xml:space="preserve"> אומר הלטאה כחולדה. ורבנן </w:t>
      </w:r>
      <w:ins w:id="91551" w:author="מנוע מכני" w:date="2026-10-11T12:04:39Z">
        <w:r>
          <w:rPr>
            <w:rtl/>
          </w:rPr>
          <w:t xml:space="preserve">חלקו</w:t>
        </w:r>
      </w:ins>
      <w:del w:id="91552" w:author="מנוע מכני" w:date="2026-10-11T12:04:39Z">
        <w:r w:rsidRPr="006F178A">
          <w:rPr>
            <w:rtl/>
          </w:rPr>
          <w:delText xml:space="preserve">פליגי</w:delText>
        </w:r>
      </w:del>
      <w:r w:rsidRPr="006F178A">
        <w:rPr>
          <w:rtl/>
        </w:rPr>
        <w:t xml:space="preserve"> לענין טומאה ולענין שבת מודו </w:t>
      </w:r>
      <w:ins w:id="93283" w:author="מנוע מכני" w:date="2026-10-11T12:04:39Z">
        <w:r>
          <w:rPr>
            <w:rtl/>
          </w:rPr>
          <w:t xml:space="preserve">לו</w:t>
        </w:r>
      </w:ins>
      <w:del w:id="93284" w:author="מנוע מכני" w:date="2026-10-11T12:04:39Z">
        <w:r w:rsidRPr="006F178A">
          <w:rPr>
            <w:rtl/>
          </w:rPr>
          <w:delText xml:space="preserve">ליה</w:delText>
        </w:r>
      </w:del>
      <w:r w:rsidRPr="006F178A">
        <w:rPr>
          <w:rtl/>
        </w:rPr>
        <w:t xml:space="preserve">.</w:t>
      </w:r>
    </w:p>
    <w:p w:rsidR="00E9703F" w:rsidRPr="006F178A" w:rsidRDefault="00E9703F" w:rsidP="00E9703F">
      <w:pPr>
        <w:rPr>
          <w:rStyle w:val="afffe"/>
          <w:rFonts w:ascii="Fb Fontext" w:hAnsi="Fb Fontext"/>
          <w:rtl/>
        </w:rPr>
      </w:pPr>
      <w:r w:rsidRPr="006F178A">
        <w:rPr>
          <w:rtl/>
        </w:rPr>
        <w:t xml:space="preserve">ותני דברי </w:t>
      </w:r>
      <w:r w:rsidRPr="006F178A">
        <w:rPr>
          <w:rStyle w:val="2fb"/>
          <w:rtl/>
        </w:rPr>
        <w:t xml:space="preserve">רי"ו</w:t>
      </w:r>
      <w:r w:rsidRPr="006F178A">
        <w:rPr>
          <w:rtl/>
        </w:rPr>
        <w:t xml:space="preserve"> בן נורי ומחלוקתו.</w:t>
      </w:r>
    </w:p>
    <w:p>
      <w:pPr>
        <w:pStyle w:val="afffff8"/>
        <w:rPr>
          <w:ins w:id="90495" w:author="קלוד" w:date="2026-10-11T12:33:55Z"/>
        </w:rPr>
      </w:pPr>
      <w:ins w:id="90496" w:author="קלוד" w:date="2026-10-11T12:33:55Z">
        <w:r>
          <w:rPr>
            <w:color w:val="7B3F00"/>
          </w:rPr>
          <w:t xml:space="preserve">חבורה שאינה חוזרת - 'היהפוך כושי עורו'</w:t>
        </w:r>
      </w:ins>
    </w:p>
    <w:p w:rsidR="00E9703F" w:rsidRPr="006F178A" w:rsidRDefault="00E9703F" w:rsidP="00E9703F">
      <w:pPr>
        <w:rPr>
          <w:rtl/>
        </w:rPr>
      </w:pPr>
      <w:r w:rsidRPr="006F178A">
        <w:rPr>
          <w:rtl/>
        </w:rPr>
        <w:t>•</w:t>
      </w:r>
      <w:r w:rsidRPr="006F178A">
        <w:rPr>
          <w:rFonts w:hint="cs"/>
          <w:rtl/>
        </w:rPr>
        <w:t xml:space="preserve"> </w:t>
      </w:r>
      <w:r w:rsidRPr="006F178A">
        <w:rPr>
          <w:rtl/>
        </w:rPr>
        <w:t>מנין לחבורה שאינה חוזרת-</w:t>
      </w:r>
      <w:r w:rsidRPr="00784B8D">
        <w:rPr>
          <w:rStyle w:val="afffff0"/>
          <w:rFonts w:hint="cs"/>
          <w:rtl/>
        </w:rPr>
        <w:t xml:space="preserve"> '</w:t>
      </w:r>
      <w:ins w:id="91239" w:author="Claude - סמנטי" w:date="2026-10-11T12:28:21Z">
        <w:r>
          <w:rPr>
            <w:rStyle w:val="afffff0"/>
            <w:rtl/>
          </w:rPr>
          <w:t xml:space="preserve">הֲיַהֲפֹךְ כּוּשִׁי עוֹרוֹ וְנָמֵר חֲבַרְבֻּרֹתָיו</w:t>
        </w:r>
      </w:ins>
      <w:del w:id="91240" w:author="Claude - סמנטי" w:date="2026-10-11T12:28:21Z">
        <w:r w:rsidRPr="00784B8D">
          <w:rPr>
            <w:rStyle w:val="afffff0"/>
            <w:rtl/>
          </w:rPr>
          <w:delText xml:space="preserve">היהפך כושי עורו ונמר חברברתיו</w:delText>
        </w:r>
      </w:del>
      <w:r w:rsidRPr="00784B8D">
        <w:rPr>
          <w:rStyle w:val="afffff0"/>
          <w:rFonts w:hint="cs"/>
          <w:rtl/>
        </w:rPr>
        <w:t>'</w:t>
      </w:r>
      <w:r w:rsidRPr="00784B8D">
        <w:rPr>
          <w:rStyle w:val="afffff0"/>
          <w:rtl/>
        </w:rPr>
        <w:t>.</w:t>
      </w:r>
    </w:p>
    <w:p w:rsidR="00E9703F" w:rsidRPr="004640F6" w:rsidRDefault="00E9703F" w:rsidP="00E9703F">
      <w:pPr>
        <w:rPr>
          <w:spacing w:val="-6"/>
          <w:rtl/>
        </w:rPr>
      </w:pPr>
      <w:r w:rsidRPr="004640F6">
        <w:rPr>
          <w:spacing w:val="-6"/>
          <w:rtl/>
        </w:rPr>
        <w:t>ו</w:t>
      </w:r>
      <w:r w:rsidRPr="004640F6">
        <w:rPr>
          <w:rFonts w:hint="cs"/>
          <w:spacing w:val="-6"/>
          <w:rtl/>
        </w:rPr>
        <w:t>ח</w:t>
      </w:r>
      <w:r w:rsidRPr="004640F6">
        <w:rPr>
          <w:spacing w:val="-6"/>
          <w:rtl/>
        </w:rPr>
        <w:t xml:space="preserve">ברבורותיו אי"ז </w:t>
      </w:r>
      <w:ins w:id="103577" w:author="קלוד" w:date="2026-10-11T13:11:34Z">
        <w:r>
          <w:rPr>
            <w:spacing w:val="-6"/>
            <w:rtl/>
          </w:rPr>
          <w:t xml:space="preserve">ריקמי,</w:t>
        </w:r>
      </w:ins>
      <w:del w:id="103578" w:author="קלוד" w:date="2026-10-11T13:11:34Z">
        <w:r w:rsidRPr="004640F6">
          <w:rPr>
            <w:spacing w:val="-6"/>
            <w:rtl/>
          </w:rPr>
          <w:delText xml:space="preserve">ריקמי</w:delText>
        </w:r>
      </w:del>
      <w:r w:rsidRPr="004640F6">
        <w:rPr>
          <w:spacing w:val="-6"/>
          <w:rtl/>
        </w:rPr>
        <w:t xml:space="preserve"> </w:t>
      </w:r>
      <w:ins w:id="103575" w:author="קלוד" w:date="2026-10-11T13:11:34Z">
        <w:r>
          <w:rPr>
            <w:spacing w:val="-6"/>
            <w:rtl/>
          </w:rPr>
          <w:t xml:space="preserve">שא"כ</w:t>
        </w:r>
      </w:ins>
      <w:del w:id="103576" w:author="קלוד" w:date="2026-10-11T13:11:34Z">
        <w:r w:rsidRPr="004640F6">
          <w:rPr>
            <w:spacing w:val="-6"/>
            <w:rtl/>
          </w:rPr>
          <w:delText xml:space="preserve">דא"כ</w:delText>
        </w:r>
      </w:del>
      <w:r w:rsidRPr="004640F6">
        <w:rPr>
          <w:spacing w:val="-6"/>
          <w:rtl/>
        </w:rPr>
        <w:t xml:space="preserve"> צ"ל </w:t>
      </w:r>
      <w:ins w:id="103573" w:author="קלוד" w:date="2026-10-11T13:11:34Z">
        <w:r>
          <w:rPr>
            <w:spacing w:val="-6"/>
            <w:rtl/>
          </w:rPr>
          <w:t xml:space="preserve">גווניו;</w:t>
        </w:r>
      </w:ins>
      <w:del w:id="103574" w:author="קלוד" w:date="2026-10-11T13:11:34Z">
        <w:r w:rsidRPr="004640F6">
          <w:rPr>
            <w:spacing w:val="-6"/>
            <w:rtl/>
          </w:rPr>
          <w:delText xml:space="preserve">גווניו</w:delText>
        </w:r>
      </w:del>
      <w:r w:rsidRPr="004640F6">
        <w:rPr>
          <w:spacing w:val="-6"/>
          <w:rtl/>
        </w:rPr>
        <w:t xml:space="preserve"> אלא </w:t>
      </w:r>
      <w:ins w:id="103571" w:author="קלוד" w:date="2026-10-11T13:11:34Z">
        <w:r>
          <w:rPr>
            <w:spacing w:val="-6"/>
            <w:rtl/>
          </w:rPr>
          <w:t xml:space="preserve">ככושי:</w:t>
        </w:r>
      </w:ins>
      <w:del w:id="103572" w:author="קלוד" w:date="2026-10-11T13:11:34Z">
        <w:r w:rsidRPr="004640F6">
          <w:rPr>
            <w:spacing w:val="-6"/>
            <w:rtl/>
          </w:rPr>
          <w:delText xml:space="preserve">ככושי</w:delText>
        </w:r>
      </w:del>
      <w:r w:rsidRPr="004640F6">
        <w:rPr>
          <w:rFonts w:hint="cs"/>
          <w:spacing w:val="-6"/>
          <w:rtl/>
        </w:rPr>
        <w:t xml:space="preserve"> </w:t>
      </w:r>
      <w:ins w:id="103569" w:author="קלוד" w:date="2026-10-11T13:11:34Z">
        <w:r>
          <w:rPr>
            <w:spacing w:val="-6"/>
            <w:rtl/>
          </w:rPr>
          <w:t xml:space="preserve">מה</w:t>
        </w:r>
      </w:ins>
      <w:del w:id="103570" w:author="קלוד" w:date="2026-10-11T13:11:34Z">
        <w:r w:rsidRPr="004640F6">
          <w:rPr>
            <w:spacing w:val="-6"/>
            <w:rtl/>
          </w:rPr>
          <w:delText xml:space="preserve">דמה</w:delText>
        </w:r>
      </w:del>
      <w:r w:rsidRPr="004640F6">
        <w:rPr>
          <w:spacing w:val="-6"/>
          <w:rtl/>
        </w:rPr>
        <w:t xml:space="preserve"> עורו שאינו </w:t>
      </w:r>
      <w:ins w:id="103567" w:author="קלוד" w:date="2026-10-11T13:11:34Z">
        <w:r>
          <w:rPr>
            <w:spacing w:val="-6"/>
            <w:rtl/>
          </w:rPr>
          <w:t xml:space="preserve">חוזר,</w:t>
        </w:r>
      </w:ins>
      <w:del w:id="103568" w:author="קלוד" w:date="2026-10-11T13:11:34Z">
        <w:r w:rsidRPr="004640F6">
          <w:rPr>
            <w:spacing w:val="-6"/>
            <w:rtl/>
          </w:rPr>
          <w:delText xml:space="preserve">חוזר</w:delText>
        </w:r>
      </w:del>
      <w:r w:rsidRPr="004640F6">
        <w:rPr>
          <w:spacing w:val="-6"/>
          <w:rtl/>
        </w:rPr>
        <w:t xml:space="preserve"> אף חבורה אינה חוזרת.</w:t>
      </w:r>
    </w:p>
    <w:p>
      <w:pPr>
        <w:pStyle w:val="afffff8"/>
        <w:rPr>
          <w:ins w:id="90493" w:author="קלוד" w:date="2026-10-11T12:33:55Z"/>
        </w:rPr>
      </w:pPr>
      <w:ins w:id="90494" w:author="קלוד" w:date="2026-10-11T12:33:55Z">
        <w:r>
          <w:rPr>
            <w:color w:val="7B3F00"/>
          </w:rPr>
          <w:t xml:space="preserve">הורג כינה - כהורג גמל, ופרה ורבה</w:t>
        </w:r>
      </w:ins>
    </w:p>
    <w:p w:rsidR="00E9703F" w:rsidRPr="006F178A" w:rsidRDefault="00E9703F" w:rsidP="00E9703F">
      <w:pPr>
        <w:rPr>
          <w:rtl/>
        </w:rPr>
      </w:pPr>
      <w:r w:rsidRPr="006F178A">
        <w:rPr>
          <w:rtl/>
        </w:rPr>
        <w:t>•</w:t>
      </w:r>
      <w:r>
        <w:rPr>
          <w:rFonts w:hint="cs"/>
          <w:rtl/>
        </w:rPr>
        <w:t xml:space="preserve"> </w:t>
      </w:r>
      <w:r w:rsidRPr="006F178A">
        <w:rPr>
          <w:rtl/>
        </w:rPr>
        <w:t xml:space="preserve">ושאר שקצים ההורגן חייב היינו </w:t>
      </w:r>
      <w:ins w:id="90459" w:author="מנוע מכני" w:date="2026-10-11T12:04:39Z">
        <w:r>
          <w:rPr>
            <w:rStyle w:val="2fb"/>
            <w:rtl/>
          </w:rPr>
          <w:t xml:space="preserve">ר"א</w:t>
        </w:r>
      </w:ins>
      <w:del w:id="90460" w:author="מנוע מכני" w:date="2026-10-11T12:04:39Z">
        <w:r w:rsidRPr="006F178A">
          <w:rPr>
            <w:rtl/>
          </w:rPr>
          <w:delText xml:space="preserve">רבי אליעזר</w:delText>
        </w:r>
      </w:del>
      <w:r w:rsidRPr="006F178A">
        <w:rPr>
          <w:rtl/>
        </w:rPr>
        <w:t xml:space="preserve"> דההורג כינה בשבת - כהורג גמל בשבת.</w:t>
      </w:r>
    </w:p>
    <w:p w:rsidR="00E9703F" w:rsidRPr="006F178A" w:rsidRDefault="00E9703F" w:rsidP="00E9703F">
      <w:pPr>
        <w:rPr>
          <w:rtl/>
        </w:rPr>
      </w:pPr>
      <w:r w:rsidRPr="006F178A">
        <w:rPr>
          <w:rtl/>
        </w:rPr>
        <w:t xml:space="preserve">הקשה </w:t>
      </w:r>
      <w:r w:rsidRPr="006F178A">
        <w:rPr>
          <w:rStyle w:val="2fb"/>
          <w:rtl/>
        </w:rPr>
        <w:t xml:space="preserve">רב יוסף</w:t>
      </w:r>
      <w:r w:rsidRPr="006F178A">
        <w:rPr>
          <w:rtl/>
        </w:rPr>
        <w:t xml:space="preserve"> דרבנן </w:t>
      </w:r>
      <w:ins w:id="91553" w:author="מנוע מכני" w:date="2026-10-11T12:04:39Z">
        <w:r>
          <w:rPr>
            <w:rtl/>
          </w:rPr>
          <w:t xml:space="preserve">חלקו</w:t>
        </w:r>
      </w:ins>
      <w:del w:id="91554" w:author="מנוע מכני" w:date="2026-10-11T12:04:39Z">
        <w:r w:rsidRPr="006F178A">
          <w:rPr>
            <w:rtl/>
          </w:rPr>
          <w:delText xml:space="preserve">פליגי</w:delText>
        </w:r>
      </w:del>
      <w:r w:rsidRPr="006F178A">
        <w:rPr>
          <w:rtl/>
        </w:rPr>
        <w:t xml:space="preserve"> </w:t>
      </w:r>
      <w:r w:rsidRPr="006F178A">
        <w:rPr>
          <w:rStyle w:val="2fb"/>
          <w:rtl/>
        </w:rPr>
        <w:t xml:space="preserve">אר"א</w:t>
      </w:r>
      <w:r w:rsidRPr="006F178A">
        <w:rPr>
          <w:rtl/>
        </w:rPr>
        <w:t xml:space="preserve"> לפטור דווקא בכינה שאינה פרה </w:t>
      </w:r>
      <w:r w:rsidRPr="006F178A">
        <w:rPr>
          <w:rStyle w:val="2fb"/>
          <w:rtl/>
        </w:rPr>
        <w:t xml:space="preserve">ורבה</w:t>
      </w:r>
      <w:r w:rsidRPr="006F178A">
        <w:rPr>
          <w:rtl/>
        </w:rPr>
        <w:t xml:space="preserve">.</w:t>
      </w:r>
    </w:p>
    <w:p w:rsidR="00E9703F" w:rsidRPr="006F178A" w:rsidRDefault="00E9703F" w:rsidP="00E9703F">
      <w:pPr>
        <w:rPr>
          <w:rtl/>
        </w:rPr>
      </w:pPr>
      <w:r w:rsidRPr="006F178A">
        <w:rPr>
          <w:rtl/>
        </w:rPr>
        <w:t xml:space="preserve">אבל שאר שקצים ורמשים דפרין </w:t>
      </w:r>
      <w:r w:rsidRPr="006F178A">
        <w:rPr>
          <w:rStyle w:val="2fb"/>
          <w:rtl/>
        </w:rPr>
        <w:t xml:space="preserve">ורבין</w:t>
      </w:r>
      <w:r w:rsidRPr="006F178A">
        <w:rPr>
          <w:rtl/>
        </w:rPr>
        <w:t xml:space="preserve"> - </w:t>
      </w:r>
      <w:r w:rsidRPr="006F178A">
        <w:rPr>
          <w:rtl/>
        </w:rPr>
        <w:t xml:space="preserve">לא</w:t>
      </w:r>
      <w:r w:rsidRPr="006F178A">
        <w:rPr>
          <w:rtl/>
        </w:rPr>
        <w:t xml:space="preserve"> </w:t>
      </w:r>
      <w:ins w:id="91555" w:author="מנוע מכני" w:date="2026-10-11T12:04:39Z">
        <w:r>
          <w:rPr>
            <w:rtl/>
          </w:rPr>
          <w:t xml:space="preserve">חלקו</w:t>
        </w:r>
      </w:ins>
      <w:del w:id="91556" w:author="מנוע מכני" w:date="2026-10-11T12:04:39Z">
        <w:r w:rsidRPr="006F178A">
          <w:rPr>
            <w:rtl/>
          </w:rPr>
          <w:delText xml:space="preserve">פליגי</w:delText>
        </w:r>
      </w:del>
      <w:r w:rsidRPr="006F178A">
        <w:rPr>
          <w:rFonts w:hint="cs"/>
          <w:rtl/>
        </w:rPr>
        <w:t xml:space="preserve"> [דחייב]</w:t>
      </w:r>
      <w:r w:rsidRPr="006F178A">
        <w:rPr>
          <w:rtl/>
        </w:rPr>
        <w:t>.</w:t>
      </w:r>
    </w:p>
    <w:p w:rsidR="00E9703F" w:rsidRPr="006F178A" w:rsidRDefault="00E9703F" w:rsidP="00E9703F">
      <w:pPr>
        <w:rPr>
          <w:rtl/>
        </w:rPr>
      </w:pPr>
      <w:r w:rsidRPr="006F178A">
        <w:rPr>
          <w:rtl/>
        </w:rPr>
        <w:t xml:space="preserve">ולמדוה מאילים אם לדמות לנטילת נשמה </w:t>
      </w:r>
      <w:r w:rsidRPr="006F178A">
        <w:rPr>
          <w:rStyle w:val="2fb"/>
          <w:rtl/>
        </w:rPr>
        <w:t xml:space="preserve">כר"א</w:t>
      </w:r>
      <w:r w:rsidRPr="006F178A">
        <w:rPr>
          <w:rtl/>
        </w:rPr>
        <w:t xml:space="preserve"> או לפו"ר כרבנן.</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ואין כינה פרה </w:t>
      </w:r>
      <w:r w:rsidRPr="006F178A">
        <w:rPr>
          <w:rStyle w:val="2fb"/>
          <w:rtl/>
        </w:rPr>
        <w:t xml:space="preserve">ורבה</w:t>
      </w:r>
      <w:r w:rsidRPr="006F178A">
        <w:rPr>
          <w:rtl/>
        </w:rPr>
        <w:t xml:space="preserve"> והא דיושב </w:t>
      </w:r>
      <w:r w:rsidRPr="006F178A">
        <w:rPr>
          <w:rtl/>
        </w:rPr>
        <w:t xml:space="preserve">הקב"ה</w:t>
      </w:r>
      <w:r w:rsidRPr="006F178A">
        <w:rPr>
          <w:rtl/>
        </w:rPr>
        <w:t xml:space="preserve"> וזן מקרני ראמים ועד ביצי כינים.</w:t>
      </w:r>
    </w:p>
    <w:p w:rsidR="00E9703F" w:rsidRPr="006F178A" w:rsidRDefault="00E9703F" w:rsidP="00E9703F">
      <w:pPr>
        <w:rPr>
          <w:rtl/>
        </w:rPr>
      </w:pPr>
      <w:r w:rsidRPr="006F178A">
        <w:rPr>
          <w:rtl/>
        </w:rPr>
        <w:t xml:space="preserve">- </w:t>
      </w:r>
      <w:ins w:id="103587" w:author="קלוד" w:date="2026-10-11T13:11:34Z">
        <w:r>
          <w:rPr>
            <w:rtl/>
          </w:rPr>
          <w:t xml:space="preserve">מין</w:t>
        </w:r>
      </w:ins>
      <w:del w:id="103588" w:author="קלוד" w:date="2026-10-11T13:11:34Z">
        <w:r w:rsidRPr="006F178A">
          <w:rPr>
            <w:rtl/>
          </w:rPr>
          <w:delText xml:space="preserve">מינא</w:delText>
        </w:r>
      </w:del>
      <w:r w:rsidRPr="006F178A">
        <w:rPr>
          <w:rtl/>
        </w:rPr>
        <w:t xml:space="preserve"> הוא </w:t>
      </w:r>
      <w:ins w:id="103585" w:author="קלוד" w:date="2026-10-11T13:11:34Z">
        <w:r>
          <w:rPr>
            <w:rtl/>
          </w:rPr>
          <w:t xml:space="preserve">שנקרא</w:t>
        </w:r>
      </w:ins>
      <w:del w:id="103586" w:author="קלוד" w:date="2026-10-11T13:11:34Z">
        <w:r w:rsidRPr="006F178A">
          <w:rPr>
            <w:rtl/>
          </w:rPr>
          <w:delText xml:space="preserve">דמיקרי</w:delText>
        </w:r>
      </w:del>
      <w:r w:rsidRPr="006F178A">
        <w:rPr>
          <w:rtl/>
        </w:rPr>
        <w:t xml:space="preserve"> ביצי כינים. והתניא: טפויי וביצי </w:t>
      </w:r>
      <w:ins w:id="103583" w:author="קלוד" w:date="2026-10-11T13:11:34Z">
        <w:r>
          <w:rPr>
            <w:rtl/>
          </w:rPr>
          <w:t xml:space="preserve">כינים -</w:t>
        </w:r>
      </w:ins>
      <w:del w:id="103584" w:author="קלוד" w:date="2026-10-11T13:11:34Z">
        <w:r w:rsidRPr="006F178A">
          <w:rPr>
            <w:rtl/>
          </w:rPr>
          <w:delText xml:space="preserve">כינים.</w:delText>
        </w:r>
      </w:del>
      <w:r w:rsidRPr="006F178A">
        <w:rPr>
          <w:rFonts w:hint="cs"/>
          <w:rtl/>
        </w:rPr>
        <w:t xml:space="preserve"> ג</w:t>
      </w:r>
      <w:r w:rsidRPr="006F178A">
        <w:rPr>
          <w:rtl/>
        </w:rPr>
        <w:t>"</w:t>
      </w:r>
      <w:r w:rsidRPr="006F178A">
        <w:rPr>
          <w:rFonts w:hint="cs"/>
          <w:rtl/>
        </w:rPr>
        <w:t xml:space="preserve">כ </w:t>
      </w:r>
      <w:ins w:id="103581" w:author="קלוד" w:date="2026-10-11T13:11:34Z">
        <w:r>
          <w:rPr>
            <w:rtl/>
          </w:rPr>
          <w:t xml:space="preserve">מין</w:t>
        </w:r>
      </w:ins>
      <w:del w:id="103582" w:author="קלוד" w:date="2026-10-11T13:11:34Z">
        <w:r w:rsidRPr="006F178A">
          <w:rPr>
            <w:rtl/>
          </w:rPr>
          <w:delText xml:space="preserve">מינא</w:delText>
        </w:r>
      </w:del>
      <w:r w:rsidRPr="006F178A">
        <w:rPr>
          <w:rtl/>
        </w:rPr>
        <w:t xml:space="preserve"> הוא </w:t>
      </w:r>
      <w:ins w:id="103579" w:author="קלוד" w:date="2026-10-11T13:11:34Z">
        <w:r>
          <w:rPr>
            <w:rtl/>
          </w:rPr>
          <w:t xml:space="preserve">שנקרא</w:t>
        </w:r>
      </w:ins>
      <w:del w:id="103580" w:author="קלוד" w:date="2026-10-11T13:11:34Z">
        <w:r w:rsidRPr="006F178A">
          <w:rPr>
            <w:rtl/>
          </w:rPr>
          <w:delText xml:space="preserve">דמיקרי</w:delText>
        </w:r>
      </w:del>
      <w:r w:rsidRPr="006F178A">
        <w:rPr>
          <w:rtl/>
        </w:rPr>
        <w:t xml:space="preserve"> ביצי כינים.</w:t>
      </w:r>
    </w:p>
    <w:p w:rsidR="00E9703F" w:rsidRDefault="00E9703F" w:rsidP="00E9703F">
      <w:pPr>
        <w:rPr>
          <w:rtl/>
        </w:rPr>
      </w:pPr>
      <w:r w:rsidRPr="006F178A">
        <w:rPr>
          <w:rtl/>
        </w:rPr>
        <w:t>•</w:t>
      </w:r>
      <w:r w:rsidRPr="006F178A">
        <w:rPr>
          <w:rFonts w:hint="cs"/>
          <w:rtl/>
        </w:rPr>
        <w:t xml:space="preserve"> </w:t>
      </w:r>
      <w:r w:rsidRPr="006F178A">
        <w:rPr>
          <w:rtl/>
        </w:rPr>
        <w:t xml:space="preserve">ואין להביא ראייה מהא דהצד פרעו בשבת פלוגתת </w:t>
      </w:r>
      <w:r w:rsidRPr="006F178A">
        <w:rPr>
          <w:rStyle w:val="2fb"/>
          <w:rtl/>
        </w:rPr>
        <w:t xml:space="preserve">ר"א</w:t>
      </w:r>
      <w:r w:rsidRPr="006F178A">
        <w:rPr>
          <w:rtl/>
        </w:rPr>
        <w:t xml:space="preserve"> דמחייב </w:t>
      </w:r>
      <w:r w:rsidRPr="006F178A">
        <w:rPr>
          <w:rStyle w:val="2fb"/>
          <w:rtl/>
        </w:rPr>
        <w:t xml:space="preserve">ור' יהושע</w:t>
      </w:r>
      <w:r w:rsidRPr="006F178A">
        <w:rPr>
          <w:rtl/>
        </w:rPr>
        <w:t xml:space="preserve"> דפוטר</w:t>
      </w:r>
    </w:p>
    <w:p w:rsidR="00E9703F" w:rsidRPr="009757B9" w:rsidRDefault="00E9703F" w:rsidP="00E9703F">
      <w:pPr>
        <w:rPr>
          <w:rFonts w:cs="Guttman Vilna"/>
          <w:b/>
          <w:bCs/>
          <w:rtl/>
        </w:rPr>
      </w:pPr>
      <w:ins w:id="91559" w:author="מנוע מכני" w:date="2026-10-11T12:04:39Z">
        <w:r>
          <w:rPr>
            <w:rtl/>
          </w:rPr>
          <w:t xml:space="preserve">דשם</w:t>
        </w:r>
      </w:ins>
      <w:del w:id="91560" w:author="מנוע מכני" w:date="2026-10-11T12:04:39Z">
        <w:r w:rsidRPr="006F178A">
          <w:rPr>
            <w:rtl/>
          </w:rPr>
          <w:delText xml:space="preserve">דהתם</w:delText>
        </w:r>
      </w:del>
      <w:r w:rsidRPr="006F178A">
        <w:rPr>
          <w:rtl/>
        </w:rPr>
        <w:t xml:space="preserve"> מיירי לגבי דבר שאין במינו </w:t>
      </w:r>
      <w:ins w:id="103591" w:author="קלוד" w:date="2026-10-11T13:11:34Z">
        <w:r>
          <w:rPr>
            <w:rtl/>
          </w:rPr>
          <w:t xml:space="preserve">ניצוד,</w:t>
        </w:r>
      </w:ins>
      <w:del w:id="103592" w:author="קלוד" w:date="2026-10-11T13:11:34Z">
        <w:r w:rsidRPr="006F178A">
          <w:rPr>
            <w:rtl/>
          </w:rPr>
          <w:delText xml:space="preserve">ניצד</w:delText>
        </w:r>
      </w:del>
      <w:r w:rsidRPr="006F178A">
        <w:rPr>
          <w:rtl/>
        </w:rPr>
        <w:t xml:space="preserve"> </w:t>
      </w:r>
      <w:ins w:id="91557" w:author="מנוע מכני" w:date="2026-10-11T12:04:39Z">
        <w:ins w:id="103589" w:author="קלוד" w:date="2026-10-11T13:11:34Z">
          <w:r>
            <w:rPr>
              <w:rtl/>
            </w:rPr>
            <w:t xml:space="preserve">שחלקו</w:t>
          </w:r>
        </w:ins>
        <w:del w:id="103590" w:author="קלוד" w:date="2026-10-11T13:11:34Z">
          <w:r>
            <w:rPr>
              <w:rtl/>
            </w:rPr>
            <w:delText xml:space="preserve">דחלקו</w:delText>
          </w:r>
        </w:del>
      </w:ins>
      <w:del w:id="91558" w:author="מנוע מכני" w:date="2026-10-11T12:04:39Z">
        <w:r w:rsidRPr="006F178A">
          <w:rPr>
            <w:rtl/>
          </w:rPr>
          <w:delText xml:space="preserve">דפליגי</w:delText>
        </w:r>
      </w:del>
      <w:r w:rsidRPr="006F178A">
        <w:rPr>
          <w:rtl/>
        </w:rPr>
        <w:t xml:space="preserve"> </w:t>
      </w:r>
      <w:ins w:id="94817" w:author="מנוע מכני" w:date="2026-10-11T12:04:39Z">
        <w:r>
          <w:rPr>
            <w:rtl/>
          </w:rPr>
          <w:t xml:space="preserve">אם </w:t>
        </w:r>
      </w:ins>
      <w:del w:id="94818" w:author="מנוע מכני" w:date="2026-10-11T12:04:39Z">
        <w:r w:rsidRPr="006F178A">
          <w:rPr>
            <w:rtl/>
          </w:rPr>
          <w:delText xml:space="preserve">אי </w:delText>
        </w:r>
      </w:del>
      <w:r w:rsidRPr="006F178A">
        <w:rPr>
          <w:rtl/>
        </w:rPr>
        <w:t xml:space="preserve">חייב או פטור.</w:t>
      </w:r>
    </w:p>
    <w:p w:rsidR="00E9703F" w:rsidRDefault="00E9703F" w:rsidP="00E9703F">
      <w:pPr>
        <w:rPr>
          <w:rStyle w:val="afffe"/>
          <w:rFonts w:ascii="Fb Fontext" w:hAnsi="Fb Fontext"/>
          <w:rtl/>
        </w:rPr>
      </w:pPr>
      <w:r w:rsidRPr="006F178A">
        <w:rPr>
          <w:rtl/>
        </w:rPr>
        <w:t xml:space="preserve">אבל לגבי הריגה </w:t>
      </w:r>
      <w:r>
        <w:rPr>
          <w:rtl/>
        </w:rPr>
        <w:t>אפי'</w:t>
      </w:r>
      <w:r w:rsidRPr="006F178A">
        <w:rPr>
          <w:rtl/>
        </w:rPr>
        <w:t xml:space="preserve"> </w:t>
      </w:r>
      <w:r w:rsidRPr="006F178A">
        <w:rPr>
          <w:rStyle w:val="2fb"/>
          <w:rtl/>
        </w:rPr>
        <w:t xml:space="preserve">ר' יהושע</w:t>
      </w:r>
      <w:r w:rsidRPr="006F178A">
        <w:rPr>
          <w:rtl/>
        </w:rPr>
        <w:t xml:space="preserve"> מודה דפטור</w:t>
      </w:r>
    </w:p>
    <w:p w:rsidR="00E9703F" w:rsidRDefault="00E9703F" w:rsidP="00E9703F">
      <w:pPr>
        <w:pStyle w:val="affffd"/>
        <w:spacing w:after="0"/>
        <w:rPr>
          <w:del w:id="90083" w:author="מנוע עיצוב" w:date="2026-10-11T12:09:26Z"/>
          <w:rFonts w:ascii="MS Mincho" w:hAnsi="MS Mincho"/>
          <w:bCs w:val="0"/>
          <w:rtl/>
        </w:rPr>
      </w:pPr>
      <w:del w:id="90082" w:author="מנוע עיצוב" w:date="2026-10-11T12:09:26Z">
        <w:r>
          <w:rPr>
            <w:rFonts w:ascii="MS Mincho" w:hAnsi="MS Mincho" w:hint="cs"/>
            <w:bCs w:val="0"/>
            <w:rtl/>
          </w:rPr>
          <w:delText xml:space="preserve"> ׻</w:delText>
        </w:r>
      </w:del>
    </w:p>
    <w:p w:rsidR="00E9703F" w:rsidRDefault="00E9703F" w:rsidP="00E9703F">
      <w:pPr>
        <w:pStyle w:val="affff1"/>
        <w:ind w:end="0"/>
        <w:rPr>
          <w:b w:val="0"/>
          <w:rtl/>
        </w:rPr>
        <w:pPrChange w:id="20107" w:author="קלוד" w:date="2026-10-11T09:07:15Z">
          <w:pPr>
            <w:pStyle w:val="affff1"/>
            <w:rPr>
              <w:b w:val="0"/>
              <w:rtl/>
            </w:rPr>
          </w:pPr>
        </w:pPrChange>
      </w:pPr>
      <w:ins w:id="9838" w:author="מספור קטעי משנה" w:date="2026-10-11T09:35:03Z">
        <w:r>
          <w:rPr>
            <w:rStyle w:val="MisparKeta"/>
          </w:rPr>
          <w:t xml:space="preserve">ב. </w:t>
        </w:r>
      </w:ins>
      <w:r w:rsidRPr="00146180">
        <w:rPr>
          <w:rStyle w:val="afffe"/>
          <w:b w:val="0"/>
          <w:rtl/>
        </w:rPr>
        <w:t>הצדן לצורך חייב</w:t>
      </w:r>
    </w:p>
    <w:p w:rsidR="00E9703F" w:rsidRPr="006F178A" w:rsidRDefault="00E9703F" w:rsidP="00E9703F">
      <w:pPr>
        <w:rPr>
          <w:rtl/>
        </w:rPr>
      </w:pPr>
      <w:r w:rsidRPr="006F178A">
        <w:rPr>
          <w:rStyle w:val="2fb"/>
          <w:rFonts w:ascii="Fb Fontext" w:hAnsi="Fb Fontext"/>
          <w:rtl/>
        </w:rPr>
        <w:t xml:space="preserve">ור"ש</w:t>
      </w:r>
      <w:r w:rsidRPr="006F178A">
        <w:rPr>
          <w:rFonts w:ascii="Fb Fontext" w:hAnsi="Fb Fontext"/>
          <w:rtl/>
        </w:rPr>
        <w:t xml:space="preserve"> היא דמלאכה שאין צריכה לגופה דווקא פטור.</w:t>
      </w:r>
    </w:p>
    <w:p w:rsidR="00E9703F" w:rsidRPr="004640F6" w:rsidRDefault="00E9703F" w:rsidP="00E9703F">
      <w:pPr>
        <w:rPr>
          <w:spacing w:val="-4"/>
          <w:rtl/>
        </w:rPr>
      </w:pPr>
      <w:r w:rsidRPr="004640F6">
        <w:rPr>
          <w:spacing w:val="-4"/>
          <w:rtl/>
        </w:rPr>
        <w:t xml:space="preserve">• </w:t>
      </w:r>
      <w:ins w:id="91561" w:author="מנוע מכני" w:date="2026-10-11T12:04:39Z">
        <w:r>
          <w:rPr>
            <w:spacing w:val="-4"/>
            <w:rtl/>
          </w:rPr>
          <w:t xml:space="preserve">יש</w:t>
        </w:r>
      </w:ins>
      <w:del w:id="91562" w:author="מנוע מכני" w:date="2026-10-11T12:04:39Z">
        <w:r w:rsidRPr="004640F6">
          <w:rPr>
            <w:spacing w:val="-4"/>
            <w:rtl/>
          </w:rPr>
          <w:delText xml:space="preserve">איכא</w:delText>
        </w:r>
      </w:del>
      <w:r w:rsidRPr="004640F6">
        <w:rPr>
          <w:spacing w:val="-4"/>
          <w:rtl/>
        </w:rPr>
        <w:t xml:space="preserve"> </w:t>
      </w:r>
      <w:ins w:id="95757" w:author="מנוע מכני" w:date="2026-10-11T12:04:39Z">
        <w:ins w:id="103601" w:author="קלוד" w:date="2026-10-11T13:11:34Z">
          <w:r>
            <w:rPr>
              <w:spacing w:val="-4"/>
              <w:rtl/>
            </w:rPr>
            <w:t xml:space="preserve">ששונה</w:t>
          </w:r>
        </w:ins>
        <w:del w:id="103602" w:author="קלוד" w:date="2026-10-11T13:11:34Z">
          <w:r>
            <w:rPr>
              <w:spacing w:val="-4"/>
              <w:rtl/>
            </w:rPr>
            <w:delText xml:space="preserve">דשונה</w:delText>
          </w:r>
        </w:del>
      </w:ins>
      <w:del w:id="95758" w:author="מנוע מכני" w:date="2026-10-11T12:04:39Z">
        <w:r w:rsidRPr="004640F6">
          <w:rPr>
            <w:spacing w:val="-4"/>
            <w:rtl/>
          </w:rPr>
          <w:delText xml:space="preserve">דמתני</w:delText>
        </w:r>
      </w:del>
      <w:r w:rsidRPr="004640F6">
        <w:rPr>
          <w:spacing w:val="-4"/>
          <w:rtl/>
        </w:rPr>
        <w:t xml:space="preserve"> אהא דמפיס מורסא </w:t>
      </w:r>
      <w:ins w:id="103599" w:author="קלוד" w:date="2026-10-11T13:11:34Z">
        <w:r>
          <w:rPr>
            <w:spacing w:val="-4"/>
            <w:rtl/>
          </w:rPr>
          <w:t xml:space="preserve">בשבת:</w:t>
        </w:r>
      </w:ins>
      <w:del w:id="103600" w:author="קלוד" w:date="2026-10-11T13:11:34Z">
        <w:r w:rsidRPr="004640F6">
          <w:rPr>
            <w:spacing w:val="-4"/>
            <w:rtl/>
          </w:rPr>
          <w:delText xml:space="preserve">בשבת</w:delText>
        </w:r>
      </w:del>
      <w:r w:rsidRPr="004640F6">
        <w:rPr>
          <w:spacing w:val="-4"/>
          <w:rtl/>
        </w:rPr>
        <w:t xml:space="preserve"> </w:t>
      </w:r>
      <w:ins w:id="103597" w:author="קלוד" w:date="2026-10-11T13:11:34Z">
        <w:r>
          <w:rPr>
            <w:spacing w:val="-4"/>
            <w:rtl/>
          </w:rPr>
          <w:t xml:space="preserve">דווקא</w:t>
        </w:r>
      </w:ins>
      <w:del w:id="103598" w:author="קלוד" w:date="2026-10-11T13:11:34Z">
        <w:r w:rsidRPr="004640F6">
          <w:rPr>
            <w:spacing w:val="-4"/>
            <w:rtl/>
          </w:rPr>
          <w:delText xml:space="preserve">דדווקא</w:delText>
        </w:r>
      </w:del>
      <w:r w:rsidRPr="004640F6">
        <w:rPr>
          <w:spacing w:val="-4"/>
          <w:rtl/>
        </w:rPr>
        <w:t xml:space="preserve"> לעשות פה </w:t>
      </w:r>
      <w:ins w:id="103595" w:author="קלוד" w:date="2026-10-11T13:11:34Z">
        <w:r>
          <w:rPr>
            <w:spacing w:val="-4"/>
            <w:rtl/>
          </w:rPr>
          <w:t xml:space="preserve">חייב,</w:t>
        </w:r>
      </w:ins>
      <w:del w:id="103596" w:author="קלוד" w:date="2026-10-11T13:11:34Z">
        <w:r w:rsidRPr="004640F6">
          <w:rPr>
            <w:spacing w:val="-4"/>
            <w:rtl/>
          </w:rPr>
          <w:delText xml:space="preserve">חייה</w:delText>
        </w:r>
      </w:del>
      <w:r w:rsidRPr="004640F6">
        <w:rPr>
          <w:spacing w:val="-4"/>
          <w:rtl/>
        </w:rPr>
        <w:t xml:space="preserve"> אבל להוצ</w:t>
      </w:r>
      <w:r w:rsidRPr="004640F6">
        <w:rPr>
          <w:rFonts w:hint="cs"/>
          <w:spacing w:val="-4"/>
          <w:rtl/>
        </w:rPr>
        <w:t>י</w:t>
      </w:r>
      <w:r w:rsidRPr="004640F6">
        <w:rPr>
          <w:spacing w:val="-4"/>
          <w:rtl/>
        </w:rPr>
        <w:t xml:space="preserve">א לחה </w:t>
      </w:r>
      <w:ins w:id="103593" w:author="קלוד" w:date="2026-10-11T13:11:34Z">
        <w:r>
          <w:rPr>
            <w:spacing w:val="-4"/>
            <w:rtl/>
          </w:rPr>
          <w:t xml:space="preserve">פטור,</w:t>
        </w:r>
      </w:ins>
      <w:del w:id="103594" w:author="קלוד" w:date="2026-10-11T13:11:34Z">
        <w:r w:rsidRPr="004640F6">
          <w:rPr>
            <w:spacing w:val="-4"/>
            <w:rtl/>
          </w:rPr>
          <w:delText xml:space="preserve">פטור</w:delText>
        </w:r>
      </w:del>
      <w:r w:rsidRPr="004640F6">
        <w:rPr>
          <w:spacing w:val="-4"/>
          <w:rtl/>
        </w:rPr>
        <w:t xml:space="preserve"> </w:t>
      </w:r>
      <w:r w:rsidRPr="004640F6">
        <w:rPr>
          <w:rStyle w:val="2fb"/>
          <w:spacing w:val="-4"/>
          <w:rtl/>
        </w:rPr>
        <w:t xml:space="preserve">וכר"ש</w:t>
      </w:r>
      <w:r w:rsidRPr="004640F6">
        <w:rPr>
          <w:spacing w:val="-4"/>
          <w:rtl/>
        </w:rPr>
        <w:t xml:space="preserve">.</w:t>
      </w:r>
    </w:p>
    <w:p w:rsidR="00E9703F" w:rsidRDefault="00E9703F" w:rsidP="00E9703F">
      <w:pPr>
        <w:rPr>
          <w:rtl/>
        </w:rPr>
      </w:pPr>
      <w:ins w:id="91563" w:author="מנוע מכני" w:date="2026-10-11T12:04:39Z">
        <w:r>
          <w:rPr>
            <w:rtl/>
          </w:rPr>
          <w:t xml:space="preserve">ויש</w:t>
        </w:r>
      </w:ins>
      <w:del w:id="91564" w:author="מנוע מכני" w:date="2026-10-11T12:04:39Z">
        <w:r w:rsidRPr="006F178A">
          <w:rPr>
            <w:rtl/>
          </w:rPr>
          <w:delText xml:space="preserve">ואיכא</w:delText>
        </w:r>
      </w:del>
      <w:r w:rsidRPr="006F178A">
        <w:rPr>
          <w:rtl/>
        </w:rPr>
        <w:t xml:space="preserve"> </w:t>
      </w:r>
      <w:ins w:id="95759" w:author="מנוע מכני" w:date="2026-10-11T12:04:39Z">
        <w:r>
          <w:rPr>
            <w:rtl/>
          </w:rPr>
          <w:t xml:space="preserve">דשונה</w:t>
        </w:r>
      </w:ins>
      <w:del w:id="95760" w:author="מנוע מכני" w:date="2026-10-11T12:04:39Z">
        <w:r w:rsidRPr="006F178A">
          <w:rPr>
            <w:rtl/>
          </w:rPr>
          <w:delText xml:space="preserve">דמתני</w:delText>
        </w:r>
      </w:del>
      <w:r w:rsidRPr="006F178A">
        <w:rPr>
          <w:rtl/>
        </w:rPr>
        <w:t xml:space="preserve"> אהא דצד נחש בשבת דדווקא לרפואה חייב</w:t>
      </w:r>
    </w:p>
    <w:p w:rsidR="00E9703F" w:rsidRPr="006F178A" w:rsidRDefault="00E9703F" w:rsidP="00E9703F">
      <w:pPr>
        <w:rPr>
          <w:rtl/>
        </w:rPr>
      </w:pPr>
      <w:r w:rsidRPr="006F178A">
        <w:rPr>
          <w:rtl/>
        </w:rPr>
        <w:t xml:space="preserve">ואם מתעסק בו שלא ישכנו פטור דמלשאצל"ג </w:t>
      </w:r>
      <w:r w:rsidRPr="006F178A">
        <w:rPr>
          <w:rStyle w:val="2fb"/>
          <w:rtl/>
        </w:rPr>
        <w:t xml:space="preserve">וכר"ש</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91" w:author="קלוד" w:date="2026-10-11T12:33:55Z"/>
        </w:rPr>
      </w:pPr>
      <w:ins w:id="90492" w:author="קלוד" w:date="2026-10-11T12:33:55Z">
        <w:r>
          <w:rPr>
            <w:color w:val="7B3F00"/>
          </w:rPr>
          <w:t xml:space="preserve">דג שיבש בו כסלע - נטילת נשמה</w:t>
        </w:r>
      </w:ins>
    </w:p>
    <w:p w:rsidR="00E9703F" w:rsidRPr="006F178A" w:rsidRDefault="00E9703F" w:rsidP="00E9703F">
      <w:pPr>
        <w:rPr>
          <w:rtl/>
        </w:rPr>
      </w:pPr>
      <w:r w:rsidRPr="006F178A">
        <w:rPr>
          <w:rFonts w:ascii="Fb Fontext" w:hAnsi="Fb Fontext"/>
          <w:rtl/>
        </w:rPr>
        <w:t xml:space="preserve">• </w:t>
      </w:r>
      <w:ins w:id="103609" w:author="קלוד" w:date="2026-10-11T13:11:34Z">
        <w:r>
          <w:rPr>
            <w:rStyle w:val="2fb"/>
            <w:rFonts w:ascii="Fb Fontext" w:hAnsi="Fb Fontext"/>
            <w:rtl/>
          </w:rPr>
          <w:t xml:space="preserve">שמואל:</w:t>
        </w:r>
      </w:ins>
      <w:del w:id="103610" w:author="קלוד" w:date="2026-10-11T13:11:34Z">
        <w:r w:rsidRPr="006F178A">
          <w:rPr>
            <w:rStyle w:val="2fb"/>
            <w:rFonts w:ascii="Fb Fontext" w:hAnsi="Fb Fontext"/>
            <w:rtl/>
          </w:rPr>
          <w:delText xml:space="preserve">שמואל</w:delText>
        </w:r>
      </w:del>
      <w:r w:rsidRPr="006F178A">
        <w:rPr>
          <w:rFonts w:ascii="Fb Fontext" w:hAnsi="Fb Fontext"/>
          <w:rtl/>
        </w:rPr>
        <w:t xml:space="preserve"> השולה דג מן הים, כיון שיבש בו כסלע </w:t>
      </w:r>
      <w:ins w:id="103607" w:author="קלוד" w:date="2026-10-11T13:11:34Z">
        <w:r>
          <w:rPr>
            <w:rFonts w:ascii="Fb Fontext" w:hAnsi="Fb Fontext"/>
            <w:rtl/>
          </w:rPr>
          <w:t xml:space="preserve">-</w:t>
        </w:r>
      </w:ins>
      <w:del w:id="103608" w:author="קלוד" w:date="2026-10-11T13:11:34Z">
        <w:r w:rsidRPr="006F178A">
          <w:rPr>
            <w:rFonts w:ascii="Fb Fontext" w:hAnsi="Fb Fontext"/>
            <w:rtl/>
          </w:rPr>
          <w:delText xml:space="preserve">–</w:delText>
        </w:r>
      </w:del>
      <w:r w:rsidRPr="006F178A">
        <w:rPr>
          <w:rFonts w:ascii="Fb Fontext" w:hAnsi="Fb Fontext"/>
          <w:rtl/>
        </w:rPr>
        <w:t xml:space="preserve"> חייב</w:t>
      </w:r>
      <w:ins w:id="103605" w:author="קלוד" w:date="2026-10-11T13:11:34Z">
        <w:r>
          <w:rPr>
            <w:rFonts w:ascii="Fb Fontext" w:hAnsi="Fb Fontext"/>
            <w:rtl/>
          </w:rPr>
          <w:t xml:space="preserve"> </w:t>
        </w:r>
        <w:r>
          <w:rPr>
            <w:rStyle w:val="afffffe"/>
            <w:rFonts w:ascii="Fb Fontext" w:hAnsi="Fb Fontext"/>
            <w:rtl/>
          </w:rPr>
          <w:t xml:space="preserve">משום</w:t>
        </w:r>
        <w:r>
          <w:rPr>
            <w:rFonts w:ascii="Fb Fontext" w:hAnsi="Fb Fontext"/>
            <w:rtl/>
          </w:rPr>
          <w:t xml:space="preserve"> </w:t>
        </w:r>
      </w:ins>
      <w:del w:id="103606" w:author="קלוד" w:date="2026-10-11T13:11:34Z">
        <w:r w:rsidRPr="006F178A">
          <w:rPr>
            <w:rFonts w:ascii="Fb Fontext" w:hAnsi="Fb Fontext"/>
            <w:rtl/>
          </w:rPr>
          <w:delText xml:space="preserve"> </w:delText>
        </w:r>
      </w:del>
      <w:r w:rsidRPr="006F178A">
        <w:rPr>
          <w:rFonts w:ascii="Fb Fontext" w:hAnsi="Fb Fontext"/>
          <w:rtl/>
        </w:rPr>
        <w:t xml:space="preserve">נטילת </w:t>
      </w:r>
      <w:ins w:id="103603" w:author="קלוד" w:date="2026-10-11T13:11:34Z">
        <w:r>
          <w:rPr>
            <w:rFonts w:ascii="Fb Fontext" w:hAnsi="Fb Fontext"/>
            <w:rtl/>
          </w:rPr>
          <w:t xml:space="preserve">נשמה.</w:t>
        </w:r>
      </w:ins>
      <w:del w:id="103604" w:author="קלוד" w:date="2026-10-11T13:11:34Z">
        <w:r w:rsidRPr="006F178A">
          <w:rPr>
            <w:rFonts w:ascii="Fb Fontext" w:hAnsi="Fb Fontext"/>
            <w:rtl/>
          </w:rPr>
          <w:delText xml:space="preserve">נשמה .</w:delText>
        </w:r>
      </w:del>
    </w:p>
    <w:p w:rsidR="00E9703F" w:rsidRPr="006F178A" w:rsidRDefault="00E9703F" w:rsidP="00E9703F">
      <w:pPr>
        <w:rPr>
          <w:rtl/>
        </w:rPr>
      </w:pPr>
      <w:ins w:id="103621" w:author="קלוד" w:date="2026-10-11T13:11:34Z">
        <w:r>
          <w:rPr>
            <w:rStyle w:val="2fb"/>
            <w:rtl/>
          </w:rPr>
          <w:t xml:space="preserve">ריב"א:</w:t>
        </w:r>
      </w:ins>
      <w:del w:id="103622" w:author="קלוד" w:date="2026-10-11T13:11:34Z">
        <w:r w:rsidRPr="006F178A">
          <w:rPr>
            <w:rStyle w:val="2fb"/>
            <w:rtl/>
          </w:rPr>
          <w:delText xml:space="preserve">ריב"א</w:delText>
        </w:r>
      </w:del>
      <w:r w:rsidRPr="006F178A">
        <w:rPr>
          <w:rtl/>
        </w:rPr>
        <w:t xml:space="preserve"> </w:t>
      </w:r>
      <w:ins w:id="103619" w:author="קלוד" w:date="2026-10-11T13:11:34Z">
        <w:r>
          <w:rPr>
            <w:rtl/>
          </w:rPr>
          <w:t xml:space="preserve">ובין</w:t>
        </w:r>
      </w:ins>
      <w:del w:id="103620" w:author="קלוד" w:date="2026-10-11T13:11:34Z">
        <w:r w:rsidRPr="006F178A">
          <w:rPr>
            <w:rtl/>
          </w:rPr>
          <w:delText xml:space="preserve">-ובין</w:delText>
        </w:r>
      </w:del>
      <w:r w:rsidRPr="006F178A">
        <w:rPr>
          <w:rtl/>
        </w:rPr>
        <w:t xml:space="preserve"> סנפיריו. </w:t>
      </w:r>
      <w:r w:rsidRPr="006F178A">
        <w:rPr>
          <w:rStyle w:val="2fb"/>
          <w:rtl/>
        </w:rPr>
        <w:t xml:space="preserve">רב </w:t>
      </w:r>
      <w:ins w:id="103617" w:author="קלוד" w:date="2026-10-11T13:11:34Z">
        <w:r>
          <w:rPr>
            <w:rStyle w:val="2fb"/>
            <w:rtl/>
          </w:rPr>
          <w:t xml:space="preserve">אשי:</w:t>
        </w:r>
      </w:ins>
      <w:del w:id="103618" w:author="קלוד" w:date="2026-10-11T13:11:34Z">
        <w:r w:rsidRPr="006F178A">
          <w:rPr>
            <w:rStyle w:val="2fb"/>
            <w:rtl/>
          </w:rPr>
          <w:delText xml:space="preserve">אשי</w:delText>
        </w:r>
      </w:del>
      <w:r w:rsidRPr="006F178A">
        <w:rPr>
          <w:rtl/>
        </w:rPr>
        <w:t xml:space="preserve"> </w:t>
      </w:r>
      <w:ins w:id="91565" w:author="מנוע מכני" w:date="2026-10-11T12:04:39Z">
        <w:r>
          <w:rPr>
            <w:rtl/>
          </w:rPr>
          <w:t xml:space="preserve">לא</w:t>
        </w:r>
      </w:ins>
      <w:del w:id="91566" w:author="מנוע מכני" w:date="2026-10-11T12:04:39Z">
        <w:r w:rsidRPr="006F178A">
          <w:rPr>
            <w:rtl/>
          </w:rPr>
          <w:delText xml:space="preserve">לאו</w:delText>
        </w:r>
      </w:del>
      <w:r w:rsidRPr="006F178A">
        <w:rPr>
          <w:rtl/>
        </w:rPr>
        <w:t xml:space="preserve"> דווקא יבש </w:t>
      </w:r>
      <w:ins w:id="103615" w:author="קלוד" w:date="2026-10-11T13:11:34Z">
        <w:r>
          <w:rPr>
            <w:rtl/>
          </w:rPr>
          <w:t xml:space="preserve">ממש,</w:t>
        </w:r>
      </w:ins>
      <w:del w:id="103616" w:author="קלוד" w:date="2026-10-11T13:11:34Z">
        <w:r w:rsidRPr="006F178A">
          <w:rPr>
            <w:rtl/>
          </w:rPr>
          <w:delText xml:space="preserve">ממש</w:delText>
        </w:r>
      </w:del>
      <w:r w:rsidRPr="006F178A">
        <w:rPr>
          <w:rtl/>
        </w:rPr>
        <w:t xml:space="preserve"> </w:t>
      </w:r>
      <w:r>
        <w:rPr>
          <w:rtl/>
        </w:rPr>
        <w:t>אפי'</w:t>
      </w:r>
      <w:r w:rsidRPr="006F178A">
        <w:rPr>
          <w:rtl/>
        </w:rPr>
        <w:t xml:space="preserve"> </w:t>
      </w:r>
      <w:ins w:id="95587" w:author="מנוע מכני" w:date="2026-10-11T12:04:39Z">
        <w:ins w:id="103613" w:author="קלוד" w:date="2026-10-11T13:11:34Z">
          <w:r>
            <w:rPr>
              <w:rtl/>
            </w:rPr>
            <w:t xml:space="preserve">שנעשה</w:t>
          </w:r>
        </w:ins>
        <w:del w:id="103614" w:author="קלוד" w:date="2026-10-11T13:11:34Z">
          <w:r>
            <w:rPr>
              <w:rtl/>
            </w:rPr>
            <w:delText xml:space="preserve">דעשה</w:delText>
          </w:r>
        </w:del>
      </w:ins>
      <w:del w:id="95588" w:author="מנוע מכני" w:date="2026-10-11T12:04:39Z">
        <w:r w:rsidRPr="006F178A">
          <w:rPr>
            <w:rtl/>
          </w:rPr>
          <w:delText xml:space="preserve">דעביד</w:delText>
        </w:r>
      </w:del>
      <w:r w:rsidRPr="006F178A">
        <w:rPr>
          <w:rtl/>
        </w:rPr>
        <w:t xml:space="preserve"> </w:t>
      </w:r>
      <w:ins w:id="103611" w:author="קלוד" w:date="2026-10-11T13:11:34Z">
        <w:r>
          <w:rPr>
            <w:rtl/>
          </w:rPr>
          <w:t xml:space="preserve">ריר.</w:t>
        </w:r>
      </w:ins>
      <w:del w:id="103612" w:author="קלוד" w:date="2026-10-11T13:11:34Z">
        <w:r w:rsidRPr="006F178A">
          <w:rPr>
            <w:rtl/>
          </w:rPr>
          <w:delText xml:space="preserve">רירי.</w:delText>
        </w:r>
      </w:del>
    </w:p>
    <w:p>
      <w:pPr>
        <w:pStyle w:val="afffff8"/>
        <w:rPr>
          <w:ins w:id="90489" w:author="קלוד" w:date="2026-10-11T12:33:55Z"/>
        </w:rPr>
      </w:pPr>
      <w:ins w:id="90490" w:author="קלוד" w:date="2026-10-11T12:33:55Z">
        <w:r>
          <w:rPr>
            <w:color w:val="7B3F00"/>
          </w:rPr>
          <w:t xml:space="preserve">הושיט ידו למעי בהמה - עוקר דבר מגידולו</w:t>
        </w:r>
      </w:ins>
    </w:p>
    <w:p>
      <w:pPr>
        <w:pStyle w:val="38"/>
        <w:rPr>
          <w:ins w:id="98349" w:author="מנוע מכני" w:date="2026-10-11T12:04:39Z"/>
        </w:rPr>
      </w:pPr>
      <w:del w:id="98348" w:author="מנוע מכני" w:date="2026-10-11T12:04:39Z">
        <w:r w:rsidRPr="006F178A">
          <w:delText xml:space="preserve">•</w:delText>
        </w:r>
      </w:del>
      <w:r w:rsidRPr="006F178A">
        <w:t xml:space="preserve"> שמואל:</w:t>
      </w:r>
    </w:p>
    <w:p w:rsidR="00E9703F" w:rsidRPr="006F178A" w:rsidRDefault="00E9703F" w:rsidP="00E9703F">
      <w:pPr>
        <w:rPr>
          <w:rtl/>
        </w:rPr>
      </w:pPr>
      <w:del w:id="98350"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הושיט ידו למעי בהמה ודלדל</w:t>
      </w:r>
      <w:r w:rsidRPr="006F178A">
        <w:rPr>
          <w:rFonts w:ascii="Fb Fontext" w:hAnsi="Fb Fontext" w:hint="cs"/>
          <w:sz w:val="20"/>
          <w:rtl/>
        </w:rPr>
        <w:t>,</w:t>
      </w:r>
      <w:r w:rsidRPr="006F178A">
        <w:rPr>
          <w:rFonts w:ascii="Fb Fontext" w:hAnsi="Fb Fontext"/>
          <w:sz w:val="20"/>
          <w:rtl/>
        </w:rPr>
        <w:t xml:space="preserve"> עובר משום עוקר דבר מגידולו וכמו תלש </w:t>
      </w:r>
      <w:ins w:id="90411" w:author="Claude - סמנטי" w:date="2026-10-11T12:28:21Z">
        <w:r>
          <w:rPr>
            <w:rFonts w:ascii="Fb Fontext" w:hAnsi="Fb Fontext"/>
            <w:sz w:val="20"/>
            <w:rtl/>
          </w:rPr>
          <w:t xml:space="preserve">כשות</w:t>
        </w:r>
      </w:ins>
      <w:del w:id="90412" w:author="Claude - סמנטי" w:date="2026-10-11T12:28:21Z">
        <w:r w:rsidRPr="006F178A">
          <w:rPr>
            <w:rFonts w:ascii="Fb Fontext" w:hAnsi="Fb Fontext"/>
            <w:sz w:val="20"/>
            <w:rtl/>
          </w:rPr>
          <w:delText xml:space="preserve">כשותא</w:delText>
        </w:r>
      </w:del>
      <w:r w:rsidRPr="006F178A">
        <w:rPr>
          <w:rFonts w:ascii="Fb Fontext" w:hAnsi="Fb Fontext"/>
          <w:sz w:val="20"/>
          <w:rtl/>
        </w:rPr>
        <w:t xml:space="preserve"> מהיזמי והיגי.</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קח.</w:t>
      </w:r>
    </w:p>
    <w:p w:rsidR="00E9703F" w:rsidRPr="004640F6" w:rsidRDefault="00E9703F" w:rsidP="00E9703F">
      <w:pPr>
        <w:rPr>
          <w:spacing w:val="-2"/>
          <w:rtl/>
        </w:rPr>
      </w:pPr>
      <w:r w:rsidRPr="004640F6">
        <w:rPr>
          <w:rFonts w:ascii="Fb Fontext" w:hAnsi="Fb Fontext"/>
          <w:spacing w:val="-2"/>
          <w:rtl/>
        </w:rPr>
        <w:t xml:space="preserve">• </w:t>
      </w:r>
      <w:ins w:id="103633" w:author="קלוד" w:date="2026-10-11T13:11:34Z">
        <w:r>
          <w:rPr>
            <w:rStyle w:val="2fb"/>
            <w:rFonts w:ascii="Fb Fontext" w:hAnsi="Fb Fontext"/>
            <w:spacing w:val="-2"/>
            <w:rtl/>
          </w:rPr>
          <w:t xml:space="preserve">אביי:</w:t>
        </w:r>
      </w:ins>
      <w:del w:id="103634" w:author="קלוד" w:date="2026-10-11T13:11:34Z">
        <w:r w:rsidRPr="004640F6">
          <w:rPr>
            <w:rStyle w:val="2fb"/>
            <w:rFonts w:ascii="Fb Fontext" w:hAnsi="Fb Fontext"/>
            <w:spacing w:val="-2"/>
            <w:rtl/>
          </w:rPr>
          <w:delText xml:space="preserve">אביי</w:delText>
        </w:r>
      </w:del>
      <w:r w:rsidRPr="004640F6">
        <w:rPr>
          <w:rFonts w:ascii="Fb Fontext" w:hAnsi="Fb Fontext"/>
          <w:spacing w:val="-2"/>
          <w:rtl/>
        </w:rPr>
        <w:t xml:space="preserve"> </w:t>
      </w:r>
      <w:ins w:id="93285" w:author="מנוע מכני" w:date="2026-10-11T12:04:39Z">
        <w:ins w:id="103631" w:author="קלוד" w:date="2026-10-11T13:11:34Z">
          <w:r>
            <w:rPr>
              <w:rFonts w:ascii="Fb Fontext" w:hAnsi="Fb Fontext"/>
              <w:spacing w:val="-2"/>
              <w:rtl/>
            </w:rPr>
            <w:t xml:space="preserve">התולש</w:t>
          </w:r>
        </w:ins>
        <w:del w:id="103632" w:author="קלוד" w:date="2026-10-11T13:11:34Z">
          <w:r>
            <w:rPr>
              <w:rFonts w:ascii="Fb Fontext" w:hAnsi="Fb Fontext"/>
              <w:spacing w:val="-2"/>
              <w:rtl/>
            </w:rPr>
            <w:delText xml:space="preserve">זה</w:delText>
          </w:r>
        </w:del>
      </w:ins>
      <w:del w:id="93286" w:author="מנוע מכני" w:date="2026-10-11T12:04:39Z">
        <w:r w:rsidRPr="004640F6">
          <w:rPr>
            <w:rFonts w:ascii="Fb Fontext" w:hAnsi="Fb Fontext"/>
            <w:spacing w:val="-2"/>
            <w:rtl/>
          </w:rPr>
          <w:delText xml:space="preserve">האי</w:delText>
        </w:r>
      </w:del>
      <w:r w:rsidRPr="004640F6">
        <w:rPr>
          <w:rFonts w:ascii="Fb Fontext" w:hAnsi="Fb Fontext"/>
          <w:spacing w:val="-2"/>
          <w:rtl/>
        </w:rPr>
        <w:t xml:space="preserve"> </w:t>
      </w:r>
      <w:ins w:id="103629" w:author="קלוד" w:date="2026-10-11T13:11:34Z">
        <w:r>
          <w:rPr>
            <w:rFonts w:ascii="Fb Fontext" w:hAnsi="Fb Fontext"/>
            <w:spacing w:val="-2"/>
            <w:rtl/>
          </w:rPr>
          <w:t xml:space="preserve">פטריה</w:t>
        </w:r>
      </w:ins>
      <w:del w:id="103630" w:author="קלוד" w:date="2026-10-11T13:11:34Z">
        <w:r w:rsidRPr="004640F6">
          <w:rPr>
            <w:rFonts w:ascii="Fb Fontext" w:hAnsi="Fb Fontext"/>
            <w:spacing w:val="-2"/>
            <w:rtl/>
          </w:rPr>
          <w:delText xml:space="preserve">מאן</w:delText>
        </w:r>
      </w:del>
      <w:r w:rsidRPr="004640F6">
        <w:rPr>
          <w:rFonts w:ascii="Fb Fontext" w:hAnsi="Fb Fontext"/>
          <w:spacing w:val="-2"/>
          <w:rtl/>
        </w:rPr>
        <w:t xml:space="preserve"> </w:t>
      </w:r>
      <w:ins w:id="103627" w:author="קלוד" w:date="2026-10-11T13:11:34Z">
        <w:r>
          <w:rPr>
            <w:rFonts w:ascii="Fb Fontext" w:hAnsi="Fb Fontext"/>
            <w:spacing w:val="-2"/>
            <w:rtl/>
          </w:rPr>
          <w:t xml:space="preserve">מאוזן</w:t>
        </w:r>
      </w:ins>
      <w:del w:id="103628" w:author="קלוד" w:date="2026-10-11T13:11:34Z">
        <w:r w:rsidRPr="004640F6">
          <w:rPr>
            <w:rFonts w:ascii="Fb Fontext" w:hAnsi="Fb Fontext"/>
            <w:spacing w:val="-2"/>
            <w:rtl/>
          </w:rPr>
          <w:delText xml:space="preserve">דתלש</w:delText>
        </w:r>
      </w:del>
      <w:r w:rsidRPr="004640F6">
        <w:rPr>
          <w:rFonts w:ascii="Fb Fontext" w:hAnsi="Fb Fontext"/>
          <w:spacing w:val="-2"/>
          <w:rtl/>
        </w:rPr>
        <w:t xml:space="preserve"> </w:t>
      </w:r>
      <w:ins w:id="103625" w:author="קלוד" w:date="2026-10-11T13:11:34Z">
        <w:r>
          <w:rPr>
            <w:rFonts w:ascii="Fb Fontext" w:hAnsi="Fb Fontext"/>
            <w:spacing w:val="-2"/>
            <w:rtl/>
          </w:rPr>
          <w:t xml:space="preserve">הכד</w:t>
        </w:r>
      </w:ins>
      <w:del w:id="103626" w:author="קלוד" w:date="2026-10-11T13:11:34Z">
        <w:r w:rsidRPr="004640F6">
          <w:rPr>
            <w:rFonts w:ascii="Fb Fontext" w:hAnsi="Fb Fontext"/>
            <w:spacing w:val="-2"/>
            <w:rtl/>
          </w:rPr>
          <w:delText xml:space="preserve">פיטרא מאונא דחצבא</w:delText>
        </w:r>
      </w:del>
      <w:r w:rsidRPr="004640F6">
        <w:rPr>
          <w:rFonts w:ascii="Fb Fontext" w:hAnsi="Fb Fontext"/>
          <w:spacing w:val="-2"/>
          <w:rtl/>
        </w:rPr>
        <w:t xml:space="preserve"> [קצות </w:t>
      </w:r>
      <w:ins w:id="103623" w:author="קלוד" w:date="2026-10-11T13:11:34Z">
        <w:r>
          <w:rPr>
            <w:rFonts w:ascii="Fb Fontext" w:hAnsi="Fb Fontext"/>
            <w:spacing w:val="-2"/>
            <w:rtl/>
          </w:rPr>
          <w:t xml:space="preserve">הדלי] -</w:t>
        </w:r>
      </w:ins>
      <w:del w:id="103624" w:author="קלוד" w:date="2026-10-11T13:11:34Z">
        <w:r w:rsidRPr="004640F6">
          <w:rPr>
            <w:rFonts w:ascii="Fb Fontext" w:hAnsi="Fb Fontext"/>
            <w:spacing w:val="-2"/>
            <w:rtl/>
          </w:rPr>
          <w:delText xml:space="preserve">הדלי]</w:delText>
        </w:r>
      </w:del>
      <w:r w:rsidRPr="004640F6">
        <w:rPr>
          <w:rFonts w:ascii="Fb Fontext" w:hAnsi="Fb Fontext"/>
          <w:spacing w:val="-2"/>
          <w:rtl/>
        </w:rPr>
        <w:t xml:space="preserve"> גם זה חייב משום עוקר דבר מגידולו.</w:t>
      </w:r>
    </w:p>
    <w:p>
      <w:pPr>
        <w:pStyle w:val="38"/>
        <w:rPr>
          <w:ins w:id="98351" w:author="מנוע מכני" w:date="2026-10-11T12:04:39Z"/>
        </w:rPr>
      </w:pPr>
      <w:r w:rsidRPr="006F178A">
        <w:t xml:space="preserve">ולפ"ז </w:t>
      </w:r>
      <w:ins w:id="96141" w:author="מנוע מכני" w:date="2026-10-11T12:04:39Z">
        <w:r>
          <w:t xml:space="preserve">יפה</w:t>
        </w:r>
      </w:ins>
      <w:del w:id="96142" w:author="מנוע מכני" w:date="2026-10-11T12:04:39Z">
        <w:r w:rsidRPr="006F178A">
          <w:delText xml:space="preserve">שפיר</w:delText>
        </w:r>
      </w:del>
      <w:r w:rsidRPr="006F178A">
        <w:t xml:space="preserve"> מתיב רב אושעיא:</w:t>
      </w:r>
    </w:p>
    <w:p w:rsidR="00E9703F" w:rsidRPr="009757B9" w:rsidRDefault="00E9703F" w:rsidP="00E9703F">
      <w:pPr>
        <w:rPr>
          <w:rFonts w:cs="Guttman Vilna"/>
          <w:b/>
          <w:bCs/>
          <w:rtl/>
        </w:rPr>
      </w:pPr>
      <w:del w:id="98352" w:author="מנוע מכני" w:date="2026-10-11T12:04:39Z">
        <w:r w:rsidRPr="006F178A">
          <w:rPr>
            <w:rtl/>
          </w:rPr>
          <w:delText xml:space="preserve"> </w:delText>
        </w:r>
      </w:del>
      <w:r w:rsidRPr="006F178A">
        <w:rPr>
          <w:rtl/>
        </w:rPr>
        <w:t xml:space="preserve">התולש מעציץ נקוב - חייב, דהיינו רביתיה.</w:t>
      </w:r>
      <w:r w:rsidRPr="006F178A">
        <w:rPr>
          <w:rFonts w:hint="cs"/>
          <w:rtl/>
        </w:rPr>
        <w:t xml:space="preserve"> </w:t>
      </w:r>
      <w:r w:rsidRPr="006F178A">
        <w:rPr>
          <w:rtl/>
        </w:rPr>
        <w:t>ושאינו נקוב פטור.</w:t>
      </w:r>
      <w:r w:rsidRPr="006F178A">
        <w:rPr>
          <w:rFonts w:hint="cs"/>
          <w:rtl/>
        </w:rPr>
        <w:t xml:space="preserve"> </w:t>
      </w:r>
      <w:ins w:id="91567" w:author="מנוע מכני" w:date="2026-10-11T12:04:39Z">
        <w:r>
          <w:rPr>
            <w:rtl/>
          </w:rPr>
          <w:t xml:space="preserve">דלא</w:t>
        </w:r>
      </w:ins>
      <w:del w:id="91568" w:author="מנוע מכני" w:date="2026-10-11T12:04:39Z">
        <w:r w:rsidRPr="006F178A">
          <w:rPr>
            <w:rtl/>
          </w:rPr>
          <w:delText xml:space="preserve">דלאו</w:delText>
        </w:r>
      </w:del>
      <w:r w:rsidRPr="006F178A">
        <w:rPr>
          <w:rtl/>
        </w:rPr>
        <w:t xml:space="preserve"> רביתיה.</w:t>
      </w:r>
    </w:p>
    <w:p w:rsidR="00E9703F" w:rsidRDefault="00E9703F" w:rsidP="00E9703F">
      <w:pPr>
        <w:pStyle w:val="affffd"/>
        <w:spacing w:after="0"/>
        <w:rPr>
          <w:del w:id="90085" w:author="מנוע עיצוב" w:date="2026-10-11T12:09:26Z"/>
          <w:rFonts w:ascii="MS Mincho" w:hAnsi="MS Mincho"/>
          <w:bCs w:val="0"/>
          <w:rtl/>
        </w:rPr>
      </w:pPr>
      <w:del w:id="90084"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108" w:author="קלוד" w:date="2026-10-11T09:07:15Z">
          <w:pPr>
            <w:pStyle w:val="affff1"/>
            <w:rPr>
              <w:b w:val="0"/>
              <w:rtl/>
            </w:rPr>
          </w:pPr>
        </w:pPrChange>
      </w:pPr>
      <w:ins w:id="9839" w:author="מספור קטעי משנה" w:date="2026-10-11T09:35:03Z">
        <w:r>
          <w:rPr>
            <w:rStyle w:val="MisparKeta"/>
          </w:rPr>
          <w:t xml:space="preserve">א. </w:t>
        </w:r>
      </w:ins>
      <w:r w:rsidRPr="00146180">
        <w:rPr>
          <w:rStyle w:val="afffe"/>
          <w:b w:val="0"/>
          <w:rtl/>
        </w:rPr>
        <w:t>חיה ועוף שברשותו, הצדן - פטור, והחובל בהן - חייב</w:t>
      </w:r>
    </w:p>
    <w:p w:rsidR="00E9703F" w:rsidRPr="006F178A" w:rsidRDefault="00E9703F" w:rsidP="00E9703F">
      <w:pPr>
        <w:rPr>
          <w:rtl/>
        </w:rPr>
      </w:pPr>
      <w:r w:rsidRPr="006F178A">
        <w:rPr>
          <w:rFonts w:ascii="Fb Fontext" w:hAnsi="Fb Fontext"/>
          <w:rtl/>
        </w:rPr>
        <w:t xml:space="preserve">חיה ועוף </w:t>
      </w:r>
      <w:ins w:id="103639" w:author="קלוד" w:date="2026-10-11T13:11:34Z">
        <w:r>
          <w:rPr>
            <w:rStyle w:val="2fb"/>
            <w:rFonts w:ascii="Fb Fontext" w:hAnsi="Fb Fontext"/>
            <w:rtl/>
          </w:rPr>
          <w:t xml:space="preserve">- ר"ה:</w:t>
        </w:r>
      </w:ins>
      <w:del w:id="103640" w:author="קלוד" w:date="2026-10-11T13:11:34Z">
        <w:r w:rsidRPr="006F178A">
          <w:rPr>
            <w:rStyle w:val="2fb"/>
            <w:rFonts w:ascii="Fb Fontext" w:hAnsi="Fb Fontext"/>
            <w:rtl/>
          </w:rPr>
          <w:delText xml:space="preserve">ר"ה</w:delText>
        </w:r>
      </w:del>
      <w:r w:rsidRPr="006F178A">
        <w:rPr>
          <w:rFonts w:ascii="Fb Fontext" w:hAnsi="Fb Fontext"/>
          <w:rtl/>
        </w:rPr>
        <w:t xml:space="preserve"> כותבין תפילין </w:t>
      </w:r>
      <w:r w:rsidRPr="006F178A">
        <w:rPr>
          <w:rFonts w:ascii="Fb Fontext" w:hAnsi="Fb Fontext"/>
          <w:rtl/>
        </w:rPr>
        <w:t xml:space="preserve">ע"ג</w:t>
      </w:r>
      <w:r w:rsidRPr="006F178A">
        <w:rPr>
          <w:rFonts w:ascii="Fb Fontext" w:hAnsi="Fb Fontext"/>
          <w:rtl/>
        </w:rPr>
        <w:t xml:space="preserve"> עור של עוף טהור</w:t>
      </w:r>
      <w:r w:rsidRPr="006F178A">
        <w:rPr>
          <w:rFonts w:ascii="Fb Fontext" w:hAnsi="Fb Fontext" w:hint="cs"/>
          <w:rtl/>
        </w:rPr>
        <w:t>,</w:t>
      </w:r>
      <w:r w:rsidRPr="006F178A">
        <w:rPr>
          <w:rFonts w:ascii="Fb Fontext" w:hAnsi="Fb Fontext"/>
          <w:rtl/>
        </w:rPr>
        <w:t xml:space="preserve"> </w:t>
      </w:r>
      <w:r w:rsidRPr="006F178A">
        <w:rPr>
          <w:rFonts w:ascii="Fb Fontext" w:hAnsi="Fb Fontext"/>
          <w:rtl/>
        </w:rPr>
        <w:t xml:space="preserve">וקמ"ל</w:t>
      </w:r>
      <w:r w:rsidRPr="006F178A">
        <w:rPr>
          <w:rFonts w:ascii="Fb Fontext" w:hAnsi="Fb Fontext"/>
          <w:rtl/>
        </w:rPr>
        <w:t xml:space="preserve"> </w:t>
      </w:r>
      <w:ins w:id="93289" w:author="מנוע מכני" w:date="2026-10-11T12:04:39Z">
        <w:ins w:id="103637" w:author="קלוד" w:date="2026-10-11T13:11:34Z">
          <w:r>
            <w:rPr>
              <w:rFonts w:ascii="Fb Fontext" w:hAnsi="Fb Fontext"/>
              <w:rtl/>
            </w:rPr>
            <w:t xml:space="preserve">שיש</w:t>
          </w:r>
        </w:ins>
        <w:del w:id="103638" w:author="קלוד" w:date="2026-10-11T13:11:34Z">
          <w:r>
            <w:rPr>
              <w:rFonts w:ascii="Fb Fontext" w:hAnsi="Fb Fontext"/>
              <w:rtl/>
            </w:rPr>
            <w:delText xml:space="preserve">יש</w:delText>
          </w:r>
        </w:del>
      </w:ins>
      <w:del w:id="93290" w:author="מנוע מכני" w:date="2026-10-11T12:04:39Z">
        <w:r w:rsidRPr="006F178A">
          <w:rPr>
            <w:rFonts w:ascii="Fb Fontext" w:hAnsi="Fb Fontext"/>
            <w:rtl/>
          </w:rPr>
          <w:delText xml:space="preserve">אית</w:delText>
        </w:r>
      </w:del>
      <w:r w:rsidRPr="006F178A">
        <w:rPr>
          <w:rFonts w:ascii="Fb Fontext" w:hAnsi="Fb Fontext"/>
          <w:rtl/>
        </w:rPr>
        <w:t xml:space="preserve"> </w:t>
      </w:r>
      <w:ins w:id="93287" w:author="מנוע מכני" w:date="2026-10-11T12:04:39Z">
        <w:r>
          <w:rPr>
            <w:rFonts w:ascii="Fb Fontext" w:hAnsi="Fb Fontext"/>
            <w:rtl/>
          </w:rPr>
          <w:t xml:space="preserve">לו</w:t>
        </w:r>
      </w:ins>
      <w:del w:id="93288" w:author="מנוע מכני" w:date="2026-10-11T12:04:39Z">
        <w:r w:rsidRPr="006F178A">
          <w:rPr>
            <w:rFonts w:ascii="Fb Fontext" w:hAnsi="Fb Fontext"/>
            <w:rtl/>
          </w:rPr>
          <w:delText xml:space="preserve">ליה</w:delText>
        </w:r>
      </w:del>
      <w:r w:rsidRPr="006F178A">
        <w:rPr>
          <w:rFonts w:ascii="Fb Fontext" w:hAnsi="Fb Fontext"/>
          <w:rtl/>
        </w:rPr>
        <w:t xml:space="preserve"> </w:t>
      </w:r>
      <w:ins w:id="103635" w:author="קלוד" w:date="2026-10-11T13:11:34Z">
        <w:r>
          <w:rPr>
            <w:rFonts w:ascii="Fb Fontext" w:hAnsi="Fb Fontext"/>
            <w:rtl/>
          </w:rPr>
          <w:t xml:space="preserve">עור.</w:t>
        </w:r>
      </w:ins>
      <w:del w:id="103636" w:author="קלוד" w:date="2026-10-11T13:11:34Z">
        <w:r w:rsidRPr="006F178A">
          <w:rPr>
            <w:rFonts w:ascii="Fb Fontext" w:hAnsi="Fb Fontext"/>
            <w:rtl/>
          </w:rPr>
          <w:delText xml:space="preserve">עור .</w:delText>
        </w:r>
      </w:del>
    </w:p>
    <w:p>
      <w:pPr>
        <w:pStyle w:val="38"/>
        <w:rPr>
          <w:ins w:id="98353" w:author="מנוע מכני" w:date="2026-10-11T12:04:39Z"/>
        </w:rPr>
      </w:pPr>
      <w:r w:rsidRPr="006F178A">
        <w:lastRenderedPageBreak/>
        <w:t xml:space="preserve">והך</w:t>
      </w:r>
    </w:p>
    <w:p w:rsidR="00E9703F" w:rsidRPr="006F178A" w:rsidRDefault="00E9703F" w:rsidP="00E9703F">
      <w:pPr>
        <w:rPr>
          <w:rtl/>
        </w:rPr>
      </w:pPr>
      <w:del w:id="98354" w:author="מנוע מכני" w:date="2026-10-11T12:04:39Z">
        <w:r w:rsidRPr="006F178A">
          <w:rPr>
            <w:rtl/>
          </w:rPr>
          <w:lastRenderedPageBreak/>
          <w:delText xml:space="preserve"> </w:delText>
        </w:r>
      </w:del>
      <w:r w:rsidRPr="006F178A">
        <w:rPr>
          <w:rtl/>
        </w:rPr>
        <w:lastRenderedPageBreak/>
        <w:t xml:space="preserve">דהחובל בהן חייב </w:t>
      </w:r>
      <w:ins w:id="103651" w:author="קלוד" w:date="2026-10-11T13:11:34Z">
        <w:r>
          <w:rPr>
            <w:rStyle w:val="afffffe"/>
            <w:rtl/>
          </w:rPr>
          <w:t xml:space="preserve">כבר</w:t>
        </w:r>
      </w:ins>
      <w:del w:id="103652" w:author="קלוד" w:date="2026-10-11T13:11:34Z">
        <w:r w:rsidRPr="006F178A">
          <w:rPr>
            <w:rtl/>
          </w:rPr>
          <w:lastRenderedPageBreak/>
          <w:delText xml:space="preserve">לחדושי</w:delText>
        </w:r>
      </w:del>
      <w:r w:rsidRPr="006F178A">
        <w:rPr>
          <w:rtl/>
        </w:rPr>
        <w:lastRenderedPageBreak/>
        <w:t xml:space="preserve"> </w:t>
      </w:r>
      <w:ins w:id="103649" w:author="קלוד" w:date="2026-10-11T13:11:34Z">
        <w:r>
          <w:rPr>
            <w:rStyle w:val="afffffe"/>
            <w:rtl/>
          </w:rPr>
          <w:t xml:space="preserve">שנינו,</w:t>
        </w:r>
      </w:ins>
      <w:del w:id="103650" w:author="קלוד" w:date="2026-10-11T13:11:34Z">
        <w:r w:rsidRPr="006F178A">
          <w:rPr>
            <w:rtl/>
          </w:rPr>
          <w:lastRenderedPageBreak/>
          <w:delText xml:space="preserve">ד</w:delText>
        </w:r>
        <w:r>
          <w:rPr>
            <w:rtl/>
          </w:rPr>
          <w:delText xml:space="preserve">אפי'</w:delText>
        </w:r>
      </w:del>
      <w:r w:rsidRPr="006F178A">
        <w:rPr>
          <w:rtl/>
        </w:rPr>
        <w:t xml:space="preserve"> </w:t>
      </w:r>
      <w:ins w:id="93291" w:author="מנוע מכני" w:date="2026-10-11T12:04:39Z">
        <w:ins w:id="103647" w:author="קלוד" w:date="2026-10-11T13:11:34Z">
          <w:r>
            <w:rPr>
              <w:rStyle w:val="afffffe"/>
              <w:rtl/>
            </w:rPr>
            <w:t xml:space="preserve">וכאן</w:t>
          </w:r>
        </w:ins>
        <w:del w:id="103648" w:author="קלוד" w:date="2026-10-11T13:11:34Z">
          <w:r>
            <w:rPr>
              <w:rtl/>
            </w:rPr>
            <w:delText xml:space="preserve">דיש</w:delText>
          </w:r>
        </w:del>
      </w:ins>
      <w:del w:id="93292" w:author="מנוע מכני" w:date="2026-10-11T12:04:39Z">
        <w:r w:rsidRPr="006F178A">
          <w:rPr>
            <w:rtl/>
          </w:rPr>
          <w:delText xml:space="preserve">דאית</w:delText>
        </w:r>
      </w:del>
      <w:r w:rsidRPr="006F178A">
        <w:rPr>
          <w:rtl/>
        </w:rPr>
        <w:t xml:space="preserve"> </w:t>
      </w:r>
      <w:ins w:id="103645" w:author="קלוד" w:date="2026-10-11T13:11:34Z">
        <w:r>
          <w:rPr>
            <w:rtl/>
          </w:rPr>
          <w:t xml:space="preserve">לחדש שאף שיש נקבים</w:t>
        </w:r>
      </w:ins>
      <w:del w:id="103646" w:author="קלוד" w:date="2026-10-11T13:11:34Z">
        <w:r w:rsidRPr="006F178A">
          <w:rPr>
            <w:rtl/>
          </w:rPr>
          <w:delText xml:space="preserve">נקב</w:delText>
        </w:r>
      </w:del>
      <w:r w:rsidRPr="006F178A">
        <w:rPr>
          <w:rtl/>
        </w:rPr>
        <w:t xml:space="preserve"> במקום </w:t>
      </w:r>
      <w:ins w:id="103643" w:author="קלוד" w:date="2026-10-11T13:11:34Z">
        <w:r>
          <w:rPr>
            <w:rtl/>
          </w:rPr>
          <w:t xml:space="preserve">הנוצה,</w:t>
        </w:r>
      </w:ins>
      <w:del w:id="103644" w:author="קלוד" w:date="2026-10-11T13:11:34Z">
        <w:r w:rsidRPr="006F178A">
          <w:rPr>
            <w:rtl/>
          </w:rPr>
          <w:delText xml:space="preserve">נוצה מ"מ</w:delText>
        </w:r>
      </w:del>
      <w:r w:rsidRPr="006F178A">
        <w:rPr>
          <w:rtl/>
        </w:rPr>
        <w:t xml:space="preserve"> </w:t>
      </w:r>
      <w:ins w:id="91569" w:author="מנוע מכני" w:date="2026-10-11T12:04:39Z">
        <w:r>
          <w:rPr>
            <w:rtl/>
          </w:rPr>
          <w:t xml:space="preserve">כדאמרו</w:t>
        </w:r>
      </w:ins>
      <w:del w:id="91570" w:author="מנוע מכני" w:date="2026-10-11T12:04:39Z">
        <w:r w:rsidRPr="006F178A">
          <w:rPr>
            <w:rtl/>
          </w:rPr>
          <w:delText xml:space="preserve">כדאמרי</w:delText>
        </w:r>
      </w:del>
      <w:r w:rsidRPr="006F178A">
        <w:rPr>
          <w:rtl/>
        </w:rPr>
        <w:t xml:space="preserve"> </w:t>
      </w:r>
      <w:ins w:id="103641" w:author="קלוד" w:date="2026-10-11T13:11:34Z">
        <w:r>
          <w:rPr>
            <w:rtl/>
          </w:rPr>
          <w:t xml:space="preserve">במערבא:</w:t>
        </w:r>
      </w:ins>
      <w:del w:id="103642" w:author="קלוד" w:date="2026-10-11T13:11:34Z">
        <w:r w:rsidRPr="006F178A">
          <w:rPr>
            <w:rtl/>
          </w:rPr>
          <w:delText xml:space="preserve">במערבא כל נקב</w:delText>
        </w:r>
      </w:del>
      <w:r w:rsidRPr="006F178A">
        <w:rPr>
          <w:rtl/>
        </w:rPr>
        <w:t xml:space="preserve"> כל נקב שהדיו עוברת עליו - אינו נקב.</w:t>
      </w:r>
    </w:p>
    <w:p w:rsidR="00E9703F" w:rsidRPr="006F178A" w:rsidRDefault="00E9703F" w:rsidP="00E9703F">
      <w:pPr>
        <w:rPr>
          <w:rtl/>
        </w:rPr>
      </w:pPr>
      <w:r w:rsidRPr="006F178A">
        <w:rPr>
          <w:rtl/>
        </w:rPr>
        <w:t>•</w:t>
      </w:r>
      <w:ins w:id="103655" w:author="קלוד" w:date="2026-10-11T13:11:34Z">
        <w:r>
          <w:rPr>
            <w:rFonts w:hint="cs"/>
            <w:rtl/>
          </w:rPr>
          <w:t xml:space="preserve"> </w:t>
        </w:r>
        <w:r>
          <w:rPr>
            <w:rStyle w:val="afffffe"/>
            <w:rFonts w:hint="cs"/>
            <w:rtl/>
          </w:rPr>
          <w:t xml:space="preserve">ר"ז הקשה:</w:t>
        </w:r>
        <w:r>
          <w:rPr>
            <w:rFonts w:hint="cs"/>
            <w:rtl/>
          </w:rPr>
          <w:t xml:space="preserve"> בכנפיו -</w:t>
        </w:r>
      </w:ins>
      <w:del w:id="103656" w:author="קלוד" w:date="2026-10-11T13:11:34Z">
        <w:r w:rsidRPr="006F178A">
          <w:rPr>
            <w:rFonts w:hint="cs"/>
            <w:rtl/>
          </w:rPr>
          <w:delText xml:space="preserve"> </w:delText>
        </w:r>
        <w:r w:rsidRPr="006F178A">
          <w:rPr>
            <w:rtl/>
          </w:rPr>
          <w:delText xml:space="preserve">בכנפיו</w:delText>
        </w:r>
      </w:del>
      <w:r w:rsidRPr="006F178A">
        <w:rPr>
          <w:rtl/>
        </w:rPr>
        <w:t xml:space="preserve"> להכשיר את העור. </w:t>
      </w:r>
      <w:r w:rsidRPr="006F178A">
        <w:rPr>
          <w:rStyle w:val="2fb"/>
          <w:rtl/>
        </w:rPr>
        <w:t xml:space="preserve">אביי</w:t>
      </w:r>
      <w:r w:rsidRPr="006F178A">
        <w:rPr>
          <w:rtl/>
        </w:rPr>
        <w:t xml:space="preserve">: עור הוא, </w:t>
      </w:r>
      <w:ins w:id="93293" w:author="מנוע מכני" w:date="2026-10-11T12:04:39Z">
        <w:r>
          <w:rPr>
            <w:rtl/>
          </w:rPr>
          <w:t xml:space="preserve">והתורה</w:t>
        </w:r>
      </w:ins>
      <w:del w:id="93294" w:author="מנוע מכני" w:date="2026-10-11T12:04:39Z">
        <w:r w:rsidRPr="006F178A">
          <w:rPr>
            <w:rtl/>
          </w:rPr>
          <w:delText xml:space="preserve">ורחמנא</w:delText>
        </w:r>
      </w:del>
      <w:r w:rsidRPr="006F178A">
        <w:rPr>
          <w:rtl/>
        </w:rPr>
        <w:t xml:space="preserve"> </w:t>
      </w:r>
      <w:ins w:id="103653" w:author="קלוד" w:date="2026-10-11T13:11:34Z">
        <w:r>
          <w:rPr>
            <w:rtl/>
          </w:rPr>
          <w:t xml:space="preserve">ריבתה.</w:t>
        </w:r>
      </w:ins>
      <w:del w:id="103654" w:author="קלוד" w:date="2026-10-11T13:11:34Z">
        <w:r w:rsidRPr="006F178A">
          <w:rPr>
            <w:rtl/>
          </w:rPr>
          <w:delText xml:space="preserve">רבייה.</w:delText>
        </w:r>
      </w:del>
    </w:p>
    <w:p>
      <w:pPr>
        <w:pStyle w:val="38"/>
        <w:rPr>
          <w:ins w:id="98355" w:author="מנוע מכני" w:date="2026-10-11T12:04:39Z"/>
        </w:rPr>
      </w:pPr>
      <w:r w:rsidRPr="004C00C0">
        <w:t xml:space="preserve">א"ד:</w:t>
      </w:r>
    </w:p>
    <w:p w:rsidR="00E9703F" w:rsidRPr="006F178A" w:rsidRDefault="00E9703F" w:rsidP="00E9703F">
      <w:pPr>
        <w:rPr>
          <w:rtl/>
        </w:rPr>
      </w:pPr>
      <w:del w:id="98356" w:author="מנוע מכני" w:date="2026-10-11T12:04:39Z">
        <w:r w:rsidRPr="004C00C0">
          <w:rPr>
            <w:b/>
            <w:bCs/>
            <w:rtl/>
          </w:rPr>
          <w:delText xml:space="preserve"> </w:delText>
        </w:r>
      </w:del>
      <w:r w:rsidRPr="006F178A">
        <w:rPr>
          <w:rtl/>
        </w:rPr>
        <w:t xml:space="preserve">לעולם </w:t>
      </w:r>
      <w:ins w:id="103667" w:author="קלוד" w:date="2026-10-11T13:11:34Z">
        <w:r>
          <w:rPr>
            <w:rtl/>
          </w:rPr>
          <w:t xml:space="preserve">אומר</w:t>
        </w:r>
      </w:ins>
      <w:del w:id="103668" w:author="קלוד" w:date="2026-10-11T13:11:34Z">
        <w:r w:rsidRPr="006F178A">
          <w:rPr>
            <w:rtl/>
          </w:rPr>
          <w:delText xml:space="preserve">אימא</w:delText>
        </w:r>
      </w:del>
      <w:r w:rsidRPr="006F178A">
        <w:rPr>
          <w:rtl/>
        </w:rPr>
        <w:t xml:space="preserve"> לך </w:t>
      </w:r>
      <w:ins w:id="91571" w:author="מנוע מכני" w:date="2026-10-11T12:04:39Z">
        <w:r>
          <w:rPr>
            <w:rtl/>
          </w:rPr>
          <w:t xml:space="preserve">לא</w:t>
        </w:r>
      </w:ins>
      <w:del w:id="91572" w:author="מנוע מכני" w:date="2026-10-11T12:04:39Z">
        <w:r w:rsidRPr="006F178A">
          <w:rPr>
            <w:rtl/>
          </w:rPr>
          <w:delText xml:space="preserve">לאו</w:delText>
        </w:r>
      </w:del>
      <w:r w:rsidRPr="006F178A">
        <w:rPr>
          <w:rtl/>
        </w:rPr>
        <w:t xml:space="preserve"> עור הוא, </w:t>
      </w:r>
      <w:ins w:id="96143" w:author="מנוע מכני" w:date="2026-10-11T12:04:39Z">
        <w:ins w:id="103665" w:author="קלוד" w:date="2026-10-11T13:11:34Z">
          <w:r>
            <w:rPr>
              <w:rtl/>
            </w:rPr>
            <w:t xml:space="preserve">והוצרך:</w:t>
          </w:r>
        </w:ins>
        <w:del w:id="103666" w:author="קלוד" w:date="2026-10-11T13:11:34Z">
          <w:r>
            <w:rPr>
              <w:rtl/>
            </w:rPr>
            <w:delText xml:space="preserve">והוצרך</w:delText>
          </w:r>
        </w:del>
      </w:ins>
      <w:del w:id="96144" w:author="מנוע מכני" w:date="2026-10-11T12:04:39Z">
        <w:r w:rsidRPr="006F178A">
          <w:rPr>
            <w:rtl/>
          </w:rPr>
          <w:delText xml:space="preserve">ואיצטריך</w:delText>
        </w:r>
      </w:del>
      <w:r w:rsidRPr="006F178A">
        <w:rPr>
          <w:rFonts w:hint="cs"/>
          <w:rtl/>
        </w:rPr>
        <w:t xml:space="preserve"> </w:t>
      </w:r>
      <w:r w:rsidRPr="006F178A">
        <w:rPr>
          <w:rtl/>
        </w:rPr>
        <w:t xml:space="preserve">סד"א</w:t>
      </w:r>
      <w:r w:rsidRPr="006F178A">
        <w:rPr>
          <w:rtl/>
        </w:rPr>
        <w:t xml:space="preserve"> </w:t>
      </w:r>
      <w:ins w:id="93297" w:author="מנוע מכני" w:date="2026-10-11T12:04:39Z">
        <w:ins w:id="103663" w:author="קלוד" w:date="2026-10-11T13:11:34Z">
          <w:r>
            <w:rPr>
              <w:rtl/>
            </w:rPr>
            <w:t xml:space="preserve">כיון</w:t>
          </w:r>
        </w:ins>
        <w:del w:id="103664" w:author="קלוד" w:date="2026-10-11T13:11:34Z">
          <w:r>
            <w:rPr>
              <w:rtl/>
            </w:rPr>
            <w:delText xml:space="preserve">דיש</w:delText>
          </w:r>
        </w:del>
      </w:ins>
      <w:del w:id="93298" w:author="מנוע מכני" w:date="2026-10-11T12:04:39Z">
        <w:r w:rsidRPr="006F178A">
          <w:rPr>
            <w:rtl/>
          </w:rPr>
          <w:delText xml:space="preserve">דאית</w:delText>
        </w:r>
      </w:del>
      <w:r w:rsidRPr="006F178A">
        <w:rPr>
          <w:rtl/>
        </w:rPr>
        <w:t xml:space="preserve"> </w:t>
      </w:r>
      <w:ins w:id="93295" w:author="מנוע מכני" w:date="2026-10-11T12:04:39Z">
        <w:ins w:id="103661" w:author="קלוד" w:date="2026-10-11T13:11:34Z">
          <w:r>
            <w:rPr>
              <w:rtl/>
            </w:rPr>
            <w:t xml:space="preserve">שיש</w:t>
          </w:r>
        </w:ins>
        <w:del w:id="103662" w:author="קלוד" w:date="2026-10-11T13:11:34Z">
          <w:r>
            <w:rPr>
              <w:rtl/>
            </w:rPr>
            <w:delText xml:space="preserve">לו</w:delText>
          </w:r>
        </w:del>
      </w:ins>
      <w:del w:id="93296" w:author="מנוע מכני" w:date="2026-10-11T12:04:39Z">
        <w:r w:rsidRPr="006F178A">
          <w:rPr>
            <w:rtl/>
          </w:rPr>
          <w:delText xml:space="preserve">ליה</w:delText>
        </w:r>
      </w:del>
      <w:r w:rsidRPr="006F178A">
        <w:rPr>
          <w:rtl/>
        </w:rPr>
        <w:t xml:space="preserve"> </w:t>
      </w:r>
      <w:ins w:id="103659" w:author="קלוד" w:date="2026-10-11T13:11:34Z">
        <w:r>
          <w:rPr>
            <w:rtl/>
          </w:rPr>
          <w:t xml:space="preserve">בו</w:t>
        </w:r>
      </w:ins>
      <w:del w:id="103660" w:author="קלוד" w:date="2026-10-11T13:11:34Z">
        <w:r w:rsidRPr="006F178A">
          <w:rPr>
            <w:rtl/>
          </w:rPr>
          <w:delText xml:space="preserve">פירצי</w:delText>
        </w:r>
      </w:del>
      <w:r w:rsidRPr="006F178A">
        <w:rPr>
          <w:rtl/>
        </w:rPr>
        <w:t xml:space="preserve"> </w:t>
      </w:r>
      <w:ins w:id="103657" w:author="קלוד" w:date="2026-10-11T13:11:34Z">
        <w:r>
          <w:rPr>
            <w:rtl/>
          </w:rPr>
          <w:t xml:space="preserve">נקבים - מאוס,</w:t>
        </w:r>
      </w:ins>
      <w:del w:id="103658" w:author="קלוד" w:date="2026-10-11T13:11:34Z">
        <w:r w:rsidRPr="006F178A">
          <w:rPr>
            <w:rtl/>
          </w:rPr>
          <w:delText xml:space="preserve">מאיס</w:delText>
        </w:r>
      </w:del>
      <w:r w:rsidRPr="006F178A">
        <w:rPr>
          <w:rtl/>
        </w:rPr>
        <w:t xml:space="preserve"> </w:t>
      </w:r>
      <w:r w:rsidRPr="006F178A">
        <w:rPr>
          <w:rtl/>
        </w:rPr>
        <w:t xml:space="preserve">קמ"ל</w:t>
      </w:r>
      <w:r w:rsidRPr="006F178A">
        <w:rPr>
          <w:rtl/>
        </w:rPr>
        <w:t xml:space="preserve"> דלא.</w:t>
      </w:r>
    </w:p>
    <w:p>
      <w:pPr>
        <w:pStyle w:val="afffff8"/>
        <w:rPr>
          <w:ins w:id="90487" w:author="קלוד" w:date="2026-10-11T12:33:55Z"/>
        </w:rPr>
      </w:pPr>
      <w:ins w:id="90488" w:author="קלוד" w:date="2026-10-11T12:33:55Z">
        <w:r>
          <w:rPr>
            <w:color w:val="7B3F00"/>
          </w:rPr>
          <w:t xml:space="preserve">תפילין על עור דג טהור ועל עור בהמה</w:t>
        </w:r>
      </w:ins>
    </w:p>
    <w:p w:rsidR="00E9703F" w:rsidRPr="006F178A" w:rsidRDefault="00E9703F" w:rsidP="00E9703F">
      <w:pPr>
        <w:rPr>
          <w:rtl/>
        </w:rPr>
      </w:pPr>
      <w:r w:rsidRPr="006F178A">
        <w:rPr>
          <w:rtl/>
        </w:rPr>
        <w:t xml:space="preserve">• מבדרבינא </w:t>
      </w:r>
      <w:ins w:id="103669" w:author="קלוד" w:date="2026-10-11T13:11:34Z">
        <w:r>
          <w:rPr>
            <w:rStyle w:val="afffffe"/>
            <w:rtl/>
          </w:rPr>
          <w:t xml:space="preserve">שאל</w:t>
        </w:r>
        <w:r>
          <w:rPr>
            <w:rStyle w:val="2fb"/>
            <w:rtl/>
          </w:rPr>
          <w:t xml:space="preserve"> מרנב"י:</w:t>
        </w:r>
      </w:ins>
      <w:del w:id="103670" w:author="קלוד" w:date="2026-10-11T13:11:34Z">
        <w:r w:rsidRPr="006F178A">
          <w:rPr>
            <w:rStyle w:val="2fb"/>
            <w:rtl/>
          </w:rPr>
          <w:delText xml:space="preserve">מרנב"י</w:delText>
        </w:r>
      </w:del>
      <w:r w:rsidRPr="006F178A">
        <w:rPr>
          <w:rtl/>
        </w:rPr>
        <w:t xml:space="preserve"> מהו לכתוב תפילין </w:t>
      </w:r>
      <w:r w:rsidRPr="006F178A">
        <w:rPr>
          <w:rtl/>
        </w:rPr>
        <w:t xml:space="preserve">ע"ג</w:t>
      </w:r>
      <w:r w:rsidRPr="006F178A">
        <w:rPr>
          <w:rtl/>
        </w:rPr>
        <w:t xml:space="preserve"> עור של דג טהור.</w:t>
      </w:r>
    </w:p>
    <w:p w:rsidR="00E9703F" w:rsidRPr="006F178A" w:rsidRDefault="00E9703F" w:rsidP="00E9703F">
      <w:pPr>
        <w:rPr>
          <w:rtl/>
        </w:rPr>
      </w:pPr>
      <w:ins w:id="103681" w:author="קלוד" w:date="2026-10-11T13:11:34Z">
        <w:r>
          <w:rPr>
            <w:rtl/>
          </w:rPr>
          <w:t xml:space="preserve">א"ל:</w:t>
        </w:r>
      </w:ins>
      <w:del w:id="103682" w:author="קלוד" w:date="2026-10-11T13:11:34Z">
        <w:r w:rsidRPr="006F178A">
          <w:rPr>
            <w:rtl/>
          </w:rPr>
          <w:delText xml:space="preserve">א"ל</w:delText>
        </w:r>
      </w:del>
      <w:r w:rsidRPr="006F178A">
        <w:rPr>
          <w:rtl/>
        </w:rPr>
        <w:t xml:space="preserve"> אם יבא אליהו </w:t>
      </w:r>
      <w:ins w:id="103679" w:author="קלוד" w:date="2026-10-11T13:11:34Z">
        <w:r>
          <w:rPr>
            <w:rtl/>
          </w:rPr>
          <w:t xml:space="preserve">ויאמר,</w:t>
        </w:r>
      </w:ins>
      <w:del w:id="103680" w:author="קלוד" w:date="2026-10-11T13:11:34Z">
        <w:r w:rsidRPr="006F178A">
          <w:rPr>
            <w:rtl/>
          </w:rPr>
          <w:delText xml:space="preserve">ויאמר.</w:delText>
        </w:r>
      </w:del>
      <w:r w:rsidRPr="006F178A">
        <w:rPr>
          <w:rtl/>
        </w:rPr>
        <w:t xml:space="preserve"> </w:t>
      </w:r>
      <w:ins w:id="103677" w:author="קלוד" w:date="2026-10-11T13:11:34Z">
        <w:r>
          <w:rPr>
            <w:rtl/>
          </w:rPr>
          <w:t xml:space="preserve">היינו</w:t>
        </w:r>
      </w:ins>
      <w:del w:id="103678" w:author="קלוד" w:date="2026-10-11T13:11:34Z">
        <w:r w:rsidRPr="006F178A">
          <w:rPr>
            <w:rtl/>
          </w:rPr>
          <w:delText xml:space="preserve">הייני</w:delText>
        </w:r>
      </w:del>
      <w:r w:rsidRPr="006F178A">
        <w:rPr>
          <w:rtl/>
        </w:rPr>
        <w:t xml:space="preserve"> </w:t>
      </w:r>
      <w:ins w:id="94819" w:author="מנוע מכני" w:date="2026-10-11T12:04:39Z">
        <w:r>
          <w:rPr>
            <w:rtl/>
          </w:rPr>
          <w:t xml:space="preserve">אם </w:t>
        </w:r>
      </w:ins>
      <w:del w:id="94820" w:author="מנוע מכני" w:date="2026-10-11T12:04:39Z">
        <w:r w:rsidRPr="006F178A">
          <w:rPr>
            <w:rtl/>
          </w:rPr>
          <w:delText xml:space="preserve">אי </w:delText>
        </w:r>
      </w:del>
      <w:ins w:id="103675" w:author="קלוד" w:date="2026-10-11T13:11:34Z">
        <w:r>
          <w:rPr>
            <w:rtl/>
          </w:rPr>
          <w:t xml:space="preserve">פסקה</w:t>
        </w:r>
      </w:ins>
      <w:del w:id="103676" w:author="קלוד" w:date="2026-10-11T13:11:34Z">
        <w:r w:rsidRPr="006F178A">
          <w:rPr>
            <w:rtl/>
          </w:rPr>
          <w:delText xml:space="preserve">פסקא</w:delText>
        </w:r>
      </w:del>
      <w:r w:rsidRPr="006F178A">
        <w:rPr>
          <w:rtl/>
        </w:rPr>
        <w:t xml:space="preserve"> </w:t>
      </w:r>
      <w:ins w:id="103673" w:author="קלוד" w:date="2026-10-11T13:11:34Z">
        <w:r>
          <w:rPr>
            <w:rtl/>
          </w:rPr>
          <w:t xml:space="preserve">זוהמה</w:t>
        </w:r>
      </w:ins>
      <w:del w:id="103674" w:author="קלוד" w:date="2026-10-11T13:11:34Z">
        <w:r w:rsidRPr="006F178A">
          <w:rPr>
            <w:rtl/>
          </w:rPr>
          <w:delText xml:space="preserve">זוהמא</w:delText>
        </w:r>
      </w:del>
      <w:r w:rsidRPr="006F178A">
        <w:rPr>
          <w:rtl/>
        </w:rPr>
        <w:t xml:space="preserve"> </w:t>
      </w:r>
      <w:ins w:id="103671" w:author="קלוד" w:date="2026-10-11T13:11:34Z">
        <w:r>
          <w:rPr>
            <w:rtl/>
          </w:rPr>
          <w:t xml:space="preserve">ממנו</w:t>
        </w:r>
      </w:ins>
      <w:del w:id="103672" w:author="קלוד" w:date="2026-10-11T13:11:34Z">
        <w:r w:rsidRPr="006F178A">
          <w:rPr>
            <w:rtl/>
          </w:rPr>
          <w:delText xml:space="preserve">מינה</w:delText>
        </w:r>
      </w:del>
      <w:r w:rsidRPr="006F178A">
        <w:rPr>
          <w:rtl/>
        </w:rPr>
        <w:t xml:space="preserve"> </w:t>
      </w:r>
      <w:ins w:id="94821" w:author="מנוע מכני" w:date="2026-10-11T12:04:39Z">
        <w:r>
          <w:rPr>
            <w:rtl/>
          </w:rPr>
          <w:t xml:space="preserve">אם </w:t>
        </w:r>
      </w:ins>
      <w:del w:id="94822" w:author="מנוע מכני" w:date="2026-10-11T12:04:39Z">
        <w:r w:rsidRPr="006F178A">
          <w:rPr>
            <w:rtl/>
          </w:rPr>
          <w:delText xml:space="preserve">אי </w:delText>
        </w:r>
      </w:del>
      <w:ins w:id="91573" w:author="מנוע מכני" w:date="2026-10-11T12:04:39Z">
        <w:r>
          <w:rPr>
            <w:rtl/>
          </w:rPr>
          <w:t xml:space="preserve">לא</w:t>
        </w:r>
      </w:ins>
      <w:del w:id="91574" w:author="מנוע מכני" w:date="2026-10-11T12:04:39Z">
        <w:r w:rsidRPr="006F178A">
          <w:rPr>
            <w:rtl/>
          </w:rPr>
          <w:delText xml:space="preserve">לאו</w:delText>
        </w:r>
      </w:del>
      <w:r w:rsidRPr="006F178A">
        <w:rPr>
          <w:rtl/>
        </w:rPr>
        <w:t xml:space="preserve">.</w:t>
      </w:r>
    </w:p>
    <w:p w:rsidR="00E9703F" w:rsidRPr="006F178A" w:rsidRDefault="00E9703F" w:rsidP="00E9703F">
      <w:pPr>
        <w:rPr>
          <w:rtl/>
        </w:rPr>
      </w:pPr>
      <w:r w:rsidRPr="006F178A">
        <w:rPr>
          <w:rtl/>
        </w:rPr>
        <w:t xml:space="preserve">• </w:t>
      </w:r>
      <w:r w:rsidRPr="006F178A">
        <w:rPr>
          <w:rStyle w:val="2fb"/>
          <w:rtl/>
        </w:rPr>
        <w:t xml:space="preserve">שמואל</w:t>
      </w:r>
      <w:r w:rsidRPr="006F178A">
        <w:rPr>
          <w:rtl/>
        </w:rPr>
        <w:t xml:space="preserve"> וקרנא ישבו </w:t>
      </w:r>
      <w:ins w:id="103693" w:author="קלוד" w:date="2026-10-11T13:11:34Z">
        <w:r>
          <w:rPr>
            <w:rtl/>
          </w:rPr>
          <w:t xml:space="preserve">על</w:t>
        </w:r>
      </w:ins>
      <w:del w:id="103694" w:author="קלוד" w:date="2026-10-11T13:11:34Z">
        <w:r w:rsidRPr="006F178A">
          <w:rPr>
            <w:rtl/>
          </w:rPr>
          <w:delText xml:space="preserve">אגודא</w:delText>
        </w:r>
      </w:del>
      <w:r w:rsidRPr="006F178A">
        <w:rPr>
          <w:rtl/>
        </w:rPr>
        <w:t xml:space="preserve"> </w:t>
      </w:r>
      <w:ins w:id="103691" w:author="קלוד" w:date="2026-10-11T13:11:34Z">
        <w:r>
          <w:rPr>
            <w:rtl/>
          </w:rPr>
          <w:t xml:space="preserve">שפת נהר</w:t>
        </w:r>
      </w:ins>
      <w:del w:id="103692" w:author="קלוד" w:date="2026-10-11T13:11:34Z">
        <w:r w:rsidRPr="006F178A">
          <w:rPr>
            <w:rtl/>
          </w:rPr>
          <w:delText xml:space="preserve">דנהר</w:delText>
        </w:r>
      </w:del>
      <w:r w:rsidRPr="006F178A">
        <w:rPr>
          <w:rtl/>
        </w:rPr>
        <w:t xml:space="preserve"> מלכא, </w:t>
      </w:r>
      <w:ins w:id="103689" w:author="קלוד" w:date="2026-10-11T13:11:34Z">
        <w:r>
          <w:rPr>
            <w:rtl/>
          </w:rPr>
          <w:t xml:space="preserve">וראו</w:t>
        </w:r>
      </w:ins>
      <w:del w:id="103690" w:author="קלוד" w:date="2026-10-11T13:11:34Z">
        <w:r w:rsidRPr="006F178A">
          <w:rPr>
            <w:rtl/>
          </w:rPr>
          <w:delText xml:space="preserve">חזינהו</w:delText>
        </w:r>
      </w:del>
      <w:r w:rsidRPr="006F178A">
        <w:rPr>
          <w:rtl/>
        </w:rPr>
        <w:t xml:space="preserve"> </w:t>
      </w:r>
      <w:ins w:id="90413" w:author="Claude - סמנטי" w:date="2026-10-11T12:28:21Z">
        <w:ins w:id="103687" w:author="קלוד" w:date="2026-10-11T13:11:34Z">
          <w:r>
            <w:rPr>
              <w:rtl/>
            </w:rPr>
            <w:t xml:space="preserve">שהמים</w:t>
          </w:r>
        </w:ins>
        <w:del w:id="103688" w:author="קלוד" w:date="2026-10-11T13:11:34Z">
          <w:r>
            <w:rPr>
              <w:rtl/>
            </w:rPr>
            <w:delText xml:space="preserve">למים</w:delText>
          </w:r>
        </w:del>
      </w:ins>
      <w:del w:id="90414" w:author="Claude - סמנטי" w:date="2026-10-11T12:28:21Z">
        <w:r w:rsidRPr="006F178A">
          <w:rPr>
            <w:rtl/>
          </w:rPr>
          <w:delText xml:space="preserve">למיא</w:delText>
        </w:r>
      </w:del>
      <w:r w:rsidRPr="006F178A">
        <w:rPr>
          <w:rtl/>
        </w:rPr>
        <w:t xml:space="preserve"> </w:t>
      </w:r>
      <w:ins w:id="103685" w:author="קלוד" w:date="2026-10-11T13:11:34Z">
        <w:r>
          <w:rPr>
            <w:rtl/>
          </w:rPr>
          <w:t xml:space="preserve">מתנשאים</w:t>
        </w:r>
      </w:ins>
      <w:del w:id="103686" w:author="קלוד" w:date="2026-10-11T13:11:34Z">
        <w:r>
          <w:rPr>
            <w:rtl/>
          </w:rPr>
          <w:delText xml:space="preserve">ד</w:delText>
        </w:r>
        <w:r w:rsidRPr="006F178A">
          <w:rPr>
            <w:rtl/>
          </w:rPr>
          <w:delText xml:space="preserve">דלו</w:delText>
        </w:r>
      </w:del>
      <w:r w:rsidRPr="006F178A">
        <w:rPr>
          <w:rtl/>
        </w:rPr>
        <w:t xml:space="preserve"> </w:t>
      </w:r>
      <w:ins w:id="103683" w:author="קלוד" w:date="2026-10-11T13:11:34Z">
        <w:r>
          <w:rPr>
            <w:rtl/>
          </w:rPr>
          <w:t xml:space="preserve">ועכורים.</w:t>
        </w:r>
      </w:ins>
      <w:del w:id="103684" w:author="קלוד" w:date="2026-10-11T13:11:34Z">
        <w:r w:rsidRPr="006F178A">
          <w:rPr>
            <w:rtl/>
          </w:rPr>
          <w:delText xml:space="preserve">ועכירי.</w:delText>
        </w:r>
      </w:del>
    </w:p>
    <w:p w:rsidR="00E9703F" w:rsidRDefault="00E9703F" w:rsidP="00E9703F">
      <w:pPr>
        <w:rPr>
          <w:rtl/>
        </w:rPr>
      </w:pPr>
      <w:r w:rsidRPr="006F178A">
        <w:rPr>
          <w:rtl/>
        </w:rPr>
        <w:t xml:space="preserve">ואמר </w:t>
      </w:r>
      <w:ins w:id="103721" w:author="קלוד" w:date="2026-10-11T13:11:34Z">
        <w:r>
          <w:rPr>
            <w:rtl/>
          </w:rPr>
          <w:t xml:space="preserve">לקרנא:</w:t>
        </w:r>
      </w:ins>
      <w:del w:id="103722" w:author="קלוד" w:date="2026-10-11T13:11:34Z">
        <w:r w:rsidRPr="006F178A">
          <w:rPr>
            <w:rtl/>
          </w:rPr>
          <w:delText xml:space="preserve">לקרנא</w:delText>
        </w:r>
      </w:del>
      <w:r w:rsidRPr="006F178A">
        <w:rPr>
          <w:rFonts w:hint="cs"/>
          <w:rtl/>
        </w:rPr>
        <w:t xml:space="preserve"> </w:t>
      </w:r>
      <w:ins w:id="96145" w:author="מנוע מכני" w:date="2026-10-11T12:04:39Z">
        <w:r>
          <w:rPr>
            <w:rtl/>
          </w:rPr>
          <w:t xml:space="preserve">אדם</w:t>
        </w:r>
      </w:ins>
      <w:del w:id="96146" w:author="מנוע מכני" w:date="2026-10-11T12:04:39Z">
        <w:r w:rsidRPr="006F178A">
          <w:rPr>
            <w:rtl/>
          </w:rPr>
          <w:delText xml:space="preserve">גברא</w:delText>
        </w:r>
      </w:del>
      <w:r w:rsidRPr="006F178A">
        <w:rPr>
          <w:rtl/>
        </w:rPr>
        <w:t xml:space="preserve"> </w:t>
      </w:r>
      <w:ins w:id="103719" w:author="קלוד" w:date="2026-10-11T13:11:34Z">
        <w:r>
          <w:rPr>
            <w:rStyle w:val="2fb"/>
            <w:rtl/>
          </w:rPr>
          <w:t xml:space="preserve">גדול</w:t>
        </w:r>
      </w:ins>
      <w:del w:id="103720" w:author="קלוד" w:date="2026-10-11T13:11:34Z">
        <w:r w:rsidRPr="006F178A">
          <w:rPr>
            <w:rStyle w:val="2fb"/>
            <w:rtl/>
          </w:rPr>
          <w:delText xml:space="preserve">רבה</w:delText>
        </w:r>
      </w:del>
      <w:r w:rsidRPr="006F178A">
        <w:rPr>
          <w:rtl/>
        </w:rPr>
        <w:t xml:space="preserve"> </w:t>
      </w:r>
      <w:r w:rsidRPr="006F178A">
        <w:rPr>
          <w:rFonts w:hint="cs"/>
          <w:rtl/>
        </w:rPr>
        <w:t>בא</w:t>
      </w:r>
      <w:r w:rsidRPr="006F178A">
        <w:rPr>
          <w:rtl/>
        </w:rPr>
        <w:t xml:space="preserve"> </w:t>
      </w:r>
      <w:ins w:id="103717" w:author="קלוד" w:date="2026-10-11T13:11:34Z">
        <w:r>
          <w:rPr>
            <w:rtl/>
          </w:rPr>
          <w:t xml:space="preserve">ממערבא</w:t>
        </w:r>
      </w:ins>
      <w:del w:id="103718" w:author="קלוד" w:date="2026-10-11T13:11:34Z">
        <w:r w:rsidRPr="006F178A">
          <w:rPr>
            <w:rtl/>
          </w:rPr>
          <w:delText xml:space="preserve">ממערבא,</w:delText>
        </w:r>
      </w:del>
      <w:r w:rsidRPr="006F178A">
        <w:rPr>
          <w:rtl/>
        </w:rPr>
        <w:t xml:space="preserve"> </w:t>
      </w:r>
      <w:ins w:id="103715" w:author="קלוד" w:date="2026-10-11T13:11:34Z">
        <w:r>
          <w:rPr>
            <w:rtl/>
          </w:rPr>
          <w:t xml:space="preserve">וחושש</w:t>
        </w:r>
      </w:ins>
      <w:del w:id="103716" w:author="קלוד" w:date="2026-10-11T13:11:34Z">
        <w:r w:rsidRPr="006F178A">
          <w:rPr>
            <w:rtl/>
          </w:rPr>
          <w:delText xml:space="preserve">וחייש</w:delText>
        </w:r>
      </w:del>
      <w:r w:rsidRPr="006F178A">
        <w:rPr>
          <w:rtl/>
        </w:rPr>
        <w:t xml:space="preserve"> </w:t>
      </w:r>
      <w:ins w:id="103713" w:author="קלוד" w:date="2026-10-11T13:11:34Z">
        <w:r>
          <w:rPr>
            <w:rtl/>
          </w:rPr>
          <w:t xml:space="preserve">במעיו,</w:t>
        </w:r>
      </w:ins>
      <w:del w:id="103714" w:author="קלוד" w:date="2026-10-11T13:11:34Z">
        <w:r w:rsidRPr="006F178A">
          <w:rPr>
            <w:rtl/>
          </w:rPr>
          <w:delText xml:space="preserve">במעיה,</w:delText>
        </w:r>
      </w:del>
      <w:r>
        <w:rPr>
          <w:rtl/>
        </w:rPr>
        <w:t xml:space="preserve"> </w:t>
      </w:r>
      <w:ins w:id="103711" w:author="קלוד" w:date="2026-10-11T13:11:34Z">
        <w:r>
          <w:rPr>
            <w:rtl/>
          </w:rPr>
          <w:t xml:space="preserve">והמים</w:t>
        </w:r>
      </w:ins>
      <w:del w:id="103712" w:author="קלוד" w:date="2026-10-11T13:11:34Z">
        <w:r>
          <w:rPr>
            <w:rtl/>
          </w:rPr>
          <w:delText xml:space="preserve">ו</w:delText>
        </w:r>
        <w:r w:rsidRPr="006F178A">
          <w:rPr>
            <w:rtl/>
          </w:rPr>
          <w:delText xml:space="preserve">דלו</w:delText>
        </w:r>
      </w:del>
      <w:r w:rsidRPr="006F178A">
        <w:rPr>
          <w:rtl/>
        </w:rPr>
        <w:t xml:space="preserve"> </w:t>
      </w:r>
      <w:ins w:id="103709" w:author="קלוד" w:date="2026-10-11T13:11:34Z">
        <w:r>
          <w:rPr>
            <w:rtl/>
          </w:rPr>
          <w:t xml:space="preserve">מתנשאים</w:t>
        </w:r>
      </w:ins>
      <w:del w:id="103710" w:author="קלוד" w:date="2026-10-11T13:11:34Z">
        <w:r w:rsidRPr="006F178A">
          <w:rPr>
            <w:rtl/>
          </w:rPr>
          <w:delText xml:space="preserve">מיא</w:delText>
        </w:r>
      </w:del>
      <w:r w:rsidRPr="006F178A">
        <w:rPr>
          <w:rtl/>
        </w:rPr>
        <w:t xml:space="preserve"> </w:t>
      </w:r>
      <w:r w:rsidRPr="006F178A">
        <w:rPr>
          <w:rFonts w:hint="cs"/>
          <w:rtl/>
        </w:rPr>
        <w:t>לקבל פניו</w:t>
      </w:r>
      <w:r w:rsidRPr="006F178A">
        <w:rPr>
          <w:rtl/>
        </w:rPr>
        <w:t xml:space="preserve">, </w:t>
      </w:r>
      <w:r w:rsidRPr="006F178A">
        <w:rPr>
          <w:rFonts w:hint="cs"/>
          <w:rtl/>
        </w:rPr>
        <w:t xml:space="preserve">לך </w:t>
      </w:r>
      <w:ins w:id="103707" w:author="קלוד" w:date="2026-10-11T13:11:34Z">
        <w:r>
          <w:rPr>
            <w:rFonts w:hint="cs"/>
            <w:rtl/>
          </w:rPr>
          <w:t xml:space="preserve">ותהה</w:t>
        </w:r>
      </w:ins>
      <w:del w:id="103708" w:author="קלוד" w:date="2026-10-11T13:11:34Z">
        <w:r w:rsidRPr="006F178A">
          <w:rPr>
            <w:rFonts w:hint="cs"/>
            <w:rtl/>
          </w:rPr>
          <w:delText xml:space="preserve">ותהא</w:delText>
        </w:r>
      </w:del>
      <w:r w:rsidRPr="006F178A">
        <w:rPr>
          <w:rFonts w:hint="cs"/>
          <w:rtl/>
        </w:rPr>
        <w:t xml:space="preserve"> על </w:t>
      </w:r>
      <w:ins w:id="103705" w:author="קלוד" w:date="2026-10-11T13:11:34Z">
        <w:r>
          <w:rPr>
            <w:rFonts w:hint="cs"/>
            <w:rtl/>
          </w:rPr>
          <w:t xml:space="preserve">קנקנו.</w:t>
        </w:r>
      </w:ins>
      <w:del w:id="103706" w:author="קלוד" w:date="2026-10-11T13:11:34Z">
        <w:r w:rsidRPr="006F178A">
          <w:rPr>
            <w:rFonts w:hint="cs"/>
            <w:rtl/>
          </w:rPr>
          <w:delText xml:space="preserve">קנקנו</w:delText>
        </w:r>
      </w:del>
      <w:r w:rsidRPr="006F178A">
        <w:rPr>
          <w:rFonts w:hint="cs"/>
          <w:rtl/>
        </w:rPr>
        <w:t xml:space="preserve"> </w:t>
      </w:r>
      <w:ins w:id="103703" w:author="קלוד" w:date="2026-10-11T13:11:34Z">
        <w:r>
          <w:rPr>
            <w:rFonts w:hint="cs"/>
            <w:rtl/>
          </w:rPr>
          <w:t xml:space="preserve">ומצא</w:t>
        </w:r>
      </w:ins>
      <w:del w:id="103704" w:author="קלוד" w:date="2026-10-11T13:11:34Z">
        <w:r w:rsidRPr="006F178A">
          <w:rPr>
            <w:rFonts w:hint="cs"/>
            <w:rtl/>
          </w:rPr>
          <w:delText xml:space="preserve">ומצאו</w:delText>
        </w:r>
      </w:del>
      <w:r w:rsidRPr="006F178A">
        <w:rPr>
          <w:rFonts w:hint="cs"/>
          <w:rtl/>
        </w:rPr>
        <w:t xml:space="preserve"> </w:t>
      </w:r>
      <w:ins w:id="103701" w:author="קלוד" w:date="2026-10-11T13:11:34Z">
        <w:r>
          <w:rPr>
            <w:rStyle w:val="2fb"/>
            <w:rFonts w:hint="cs"/>
            <w:rtl/>
          </w:rPr>
          <w:t xml:space="preserve">את רב,</w:t>
        </w:r>
      </w:ins>
      <w:del w:id="103702" w:author="קלוד" w:date="2026-10-11T13:11:34Z">
        <w:r w:rsidRPr="006F178A">
          <w:rPr>
            <w:rStyle w:val="2fb"/>
            <w:rFonts w:hint="cs"/>
            <w:rtl/>
          </w:rPr>
          <w:delText xml:space="preserve">ל</w:delText>
        </w:r>
        <w:r w:rsidRPr="006F178A">
          <w:rPr>
            <w:rStyle w:val="2fb"/>
            <w:rtl/>
          </w:rPr>
          <w:delText xml:space="preserve">רב</w:delText>
        </w:r>
      </w:del>
      <w:r w:rsidRPr="006F178A">
        <w:rPr>
          <w:rtl/>
        </w:rPr>
        <w:t xml:space="preserve"> ושאלו </w:t>
      </w:r>
      <w:ins w:id="103699" w:author="קלוד" w:date="2026-10-11T13:11:34Z">
        <w:r>
          <w:rPr>
            <w:rtl/>
          </w:rPr>
          <w:t xml:space="preserve">מניין שאין כותבין</w:t>
        </w:r>
      </w:ins>
      <w:del w:id="103700" w:author="קלוד" w:date="2026-10-11T13:11:34Z">
        <w:r w:rsidRPr="006F178A">
          <w:rPr>
            <w:rtl/>
          </w:rPr>
          <w:delText xml:space="preserve">לכתיבת</w:delText>
        </w:r>
      </w:del>
      <w:r w:rsidRPr="006F178A">
        <w:rPr>
          <w:rtl/>
        </w:rPr>
        <w:t xml:space="preserve"> </w:t>
      </w:r>
      <w:ins w:id="103697" w:author="קלוד" w:date="2026-10-11T13:11:34Z">
        <w:r>
          <w:rPr>
            <w:rtl/>
          </w:rPr>
          <w:t xml:space="preserve">תפילין אלא</w:t>
        </w:r>
      </w:ins>
      <w:del w:id="103698" w:author="קלוד" w:date="2026-10-11T13:11:34Z">
        <w:r w:rsidRPr="006F178A">
          <w:rPr>
            <w:rtl/>
          </w:rPr>
          <w:delText xml:space="preserve">תפילין</w:delText>
        </w:r>
      </w:del>
      <w:r w:rsidRPr="006F178A">
        <w:rPr>
          <w:rtl/>
        </w:rPr>
        <w:t xml:space="preserve"> </w:t>
      </w:r>
      <w:r w:rsidRPr="006F178A">
        <w:rPr>
          <w:rtl/>
        </w:rPr>
        <w:t xml:space="preserve">ע"ג</w:t>
      </w:r>
      <w:r w:rsidRPr="006F178A">
        <w:rPr>
          <w:rtl/>
        </w:rPr>
        <w:t xml:space="preserve"> עור בהמה </w:t>
      </w:r>
      <w:ins w:id="103695" w:author="קלוד" w:date="2026-10-11T13:11:34Z">
        <w:r>
          <w:rPr>
            <w:rtl/>
          </w:rPr>
          <w:t xml:space="preserve">טהורה,</w:t>
        </w:r>
      </w:ins>
      <w:del w:id="103696" w:author="קלוד" w:date="2026-10-11T13:11:34Z">
        <w:r w:rsidRPr="006F178A">
          <w:rPr>
            <w:rtl/>
          </w:rPr>
          <w:delText xml:space="preserve">טהורה</w:delText>
        </w:r>
      </w:del>
      <w:r w:rsidRPr="006F178A">
        <w:rPr>
          <w:rtl/>
        </w:rPr>
        <w:t xml:space="preserve"> והשיב לו</w:t>
      </w:r>
    </w:p>
    <w:p w:rsidR="00E9703F" w:rsidRPr="006F178A" w:rsidRDefault="00E9703F" w:rsidP="00E9703F">
      <w:pPr>
        <w:rPr>
          <w:rtl/>
        </w:rPr>
      </w:pPr>
      <w:r w:rsidRPr="006F178A">
        <w:rPr>
          <w:rFonts w:hint="cs"/>
          <w:rtl/>
        </w:rPr>
        <w:t>-</w:t>
      </w:r>
      <w:r w:rsidRPr="006F178A">
        <w:rPr>
          <w:rFonts w:hint="cs"/>
          <w:rtl/>
        </w:rPr>
        <w:tab/>
      </w:r>
      <w:r w:rsidRPr="00784B8D">
        <w:rPr>
          <w:rStyle w:val="afffff0"/>
          <w:rFonts w:hint="cs"/>
          <w:rtl/>
        </w:rPr>
        <w:t xml:space="preserve"> '</w:t>
      </w:r>
      <w:ins w:id="91241" w:author="Claude - סמנטי" w:date="2026-10-11T12:28:21Z">
        <w:r>
          <w:rPr>
            <w:rStyle w:val="afffff0"/>
            <w:rtl/>
          </w:rPr>
          <w:t xml:space="preserve">לְמַעַן תִּהְיֶה תּוֹרַת ה</w:t>
        </w:r>
      </w:ins>
      <w:del w:id="91242" w:author="Claude - סמנטי" w:date="2026-10-11T12:28:21Z">
        <w:r w:rsidRPr="00784B8D">
          <w:rPr>
            <w:rStyle w:val="afffff0"/>
            <w:rtl/>
          </w:rPr>
          <w:delText xml:space="preserve">למען תהיה תורת </w:delText>
        </w:r>
        <w:r>
          <w:rPr>
            <w:rStyle w:val="afffff0"/>
            <w:rtl/>
          </w:rPr>
          <w:delText xml:space="preserve">ה</w:delText>
        </w:r>
      </w:del>
      <w:r>
        <w:rPr>
          <w:rStyle w:val="afffff0"/>
          <w:rtl/>
        </w:rPr>
        <w:t xml:space="preserve">'</w:t>
      </w:r>
      <w:r w:rsidRPr="00784B8D">
        <w:rPr>
          <w:rStyle w:val="afffff0"/>
          <w:rtl/>
        </w:rPr>
        <w:t xml:space="preserve"> בפיך</w:t>
      </w:r>
      <w:r w:rsidRPr="00784B8D">
        <w:rPr>
          <w:rStyle w:val="afffff0"/>
          <w:rFonts w:hint="cs"/>
          <w:rtl/>
        </w:rPr>
        <w:t>'</w:t>
      </w:r>
      <w:r w:rsidRPr="00784B8D">
        <w:rPr>
          <w:rStyle w:val="afffff0"/>
          <w:rtl/>
        </w:rPr>
        <w:t xml:space="preserve"> </w:t>
      </w:r>
      <w:r w:rsidRPr="006F178A">
        <w:rPr>
          <w:rtl/>
        </w:rPr>
        <w:t>היינו מן המותר בפיך.</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85" w:author="קלוד" w:date="2026-10-11T12:33:55Z"/>
        </w:rPr>
      </w:pPr>
      <w:ins w:id="90486" w:author="קלוד" w:date="2026-10-11T12:33:55Z">
        <w:r>
          <w:rPr>
            <w:color w:val="7B3F00"/>
          </w:rPr>
          <w:t xml:space="preserve">מנין שהדם אדום ושהמילה באותו מקום</w:t>
        </w:r>
      </w:ins>
    </w:p>
    <w:p w:rsidR="00E9703F" w:rsidRPr="006F178A" w:rsidRDefault="00E9703F" w:rsidP="00E9703F">
      <w:pPr>
        <w:rPr>
          <w:rtl/>
        </w:rPr>
      </w:pPr>
      <w:r w:rsidRPr="006F178A">
        <w:rPr>
          <w:rFonts w:ascii="Fb Fontext" w:hAnsi="Fb Fontext"/>
          <w:rtl/>
        </w:rPr>
        <w:t>• מנין לדם שהוא אדום?</w:t>
      </w:r>
      <w:r w:rsidRPr="00784B8D">
        <w:rPr>
          <w:rStyle w:val="afffff0"/>
          <w:rtl/>
        </w:rPr>
        <w:t xml:space="preserve"> </w:t>
      </w:r>
      <w:r w:rsidRPr="00784B8D">
        <w:rPr>
          <w:rStyle w:val="afffff0"/>
          <w:rFonts w:hint="cs"/>
          <w:rtl/>
        </w:rPr>
        <w:t>'</w:t>
      </w:r>
      <w:ins w:id="91243" w:author="Claude - סמנטי" w:date="2026-10-11T12:28:21Z">
        <w:r>
          <w:rPr>
            <w:rStyle w:val="afffff0"/>
            <w:rtl/>
          </w:rPr>
          <w:t xml:space="preserve">וַיִּרְאוּ מוֹאָב מִנֶּגֶד אֶת הַמַּיִם אֲדֻמִּים כַּדָּם</w:t>
        </w:r>
      </w:ins>
      <w:del w:id="91244" w:author="Claude - סמנטי" w:date="2026-10-11T12:28:21Z">
        <w:r w:rsidRPr="00784B8D">
          <w:rPr>
            <w:rStyle w:val="afffff0"/>
            <w:rtl/>
          </w:rPr>
          <w:delText xml:space="preserve">ויראו מואב מנגד את המים אדמים כדם</w:delText>
        </w:r>
      </w:del>
      <w:r w:rsidRPr="00784B8D">
        <w:rPr>
          <w:rStyle w:val="afffff0"/>
          <w:rFonts w:hint="cs"/>
          <w:rtl/>
        </w:rPr>
        <w:t>'</w:t>
      </w:r>
      <w:r w:rsidRPr="00784B8D">
        <w:rPr>
          <w:rStyle w:val="afffff0"/>
          <w:rtl/>
        </w:rPr>
        <w:t>.</w:t>
      </w:r>
    </w:p>
    <w:p w:rsidR="00E9703F" w:rsidRPr="009757B9" w:rsidRDefault="00E9703F" w:rsidP="004F534A">
      <w:pPr>
        <w:rPr>
          <w:rFonts w:cs="Guttman Vilna"/>
          <w:b/>
          <w:bCs/>
          <w:rtl/>
        </w:rPr>
      </w:pPr>
      <w:r w:rsidRPr="006F178A">
        <w:rPr>
          <w:rtl/>
        </w:rPr>
        <w:t xml:space="preserve">• מניין למילה שבאותו מקום?</w:t>
      </w:r>
      <w:ins w:id="94221" w:author="מנוע מכני" w:date="2026-10-11T12:04:39Z">
        <w:r>
          <w:rPr>
            <w:rtl/>
          </w:rPr>
          <w:t xml:space="preserve"> </w:t>
        </w:r>
      </w:ins>
      <w:del w:id="94222" w:author="מנוע מכני" w:date="2026-10-11T12:04:39Z">
        <w:r w:rsidRPr="006F178A">
          <w:rPr>
            <w:rtl/>
          </w:rPr>
          <w:delText xml:space="preserve"> </w:delText>
        </w:r>
        <w:r w:rsidRPr="00784B8D">
          <w:rPr>
            <w:rStyle w:val="afffff0"/>
            <w:rtl/>
          </w:rPr>
          <w:delText xml:space="preserve"> </w:delText>
        </w:r>
      </w:del>
      <w:ins w:id="103725" w:author="קלוד" w:date="2026-10-11T13:11:34Z">
        <w:r>
          <w:rPr>
            <w:rStyle w:val="afffff0"/>
            <w:rFonts w:hint="cs"/>
            <w:rtl/>
          </w:rPr>
          <w:t xml:space="preserve">'עָרְלָתוֹ' </w:t>
        </w:r>
        <w:r>
          <w:rPr>
            <w:rStyle w:val="afffffe"/>
            <w:rFonts w:hint="cs"/>
            <w:rtl/>
          </w:rPr>
          <w:t xml:space="preserve">כבעץ</w:t>
        </w:r>
        <w:r>
          <w:rPr>
            <w:rStyle w:val="afffff0"/>
            <w:rFonts w:hint="cs"/>
            <w:rtl/>
          </w:rPr>
          <w:t xml:space="preserve">: מה להלן</w:t>
        </w:r>
      </w:ins>
      <w:del w:id="103726" w:author="קלוד" w:date="2026-10-11T13:11:34Z">
        <w:r w:rsidRPr="00784B8D">
          <w:rPr>
            <w:rStyle w:val="afffff0"/>
            <w:rFonts w:hint="cs"/>
            <w:rtl/>
          </w:rPr>
          <w:delText xml:space="preserve">'</w:delText>
        </w:r>
        <w:r>
          <w:rPr>
            <w:rStyle w:val="afffff0"/>
            <w:rFonts w:hint="cs"/>
            <w:rtl/>
          </w:rPr>
          <w:delText xml:space="preserve">עָרְלָתוֹ</w:delText>
        </w:r>
        <w:r w:rsidRPr="00784B8D">
          <w:rPr>
            <w:rStyle w:val="afffff0"/>
            <w:rFonts w:hint="cs"/>
            <w:rtl/>
          </w:rPr>
          <w:delText xml:space="preserve">'</w:delText>
        </w:r>
      </w:del>
      <w:ins w:id="90415" w:author="Claude - סמנטי" w:date="2026-10-11T12:28:21Z"/>
      <w:del w:id="90416" w:author="Claude - סמנטי" w:date="2026-10-11T12:28:21Z">
        <w:r w:rsidRPr="00784B8D">
          <w:rPr>
            <w:rStyle w:val="afffff0"/>
            <w:rFonts w:hint="cs"/>
            <w:rtl/>
          </w:rPr>
          <w:delText xml:space="preserve">ערלתו</w:delText>
        </w:r>
      </w:del>
      <w:r w:rsidRPr="00784B8D">
        <w:rPr>
          <w:rStyle w:val="afffff0"/>
          <w:rFonts w:hint="cs"/>
          <w:rtl/>
        </w:rPr>
        <w:t xml:space="preserve"> </w:t>
      </w:r>
      <w:r w:rsidRPr="006F178A">
        <w:rPr>
          <w:rtl/>
        </w:rPr>
        <w:t>דבר שעושה פרי - אף כאן</w:t>
      </w:r>
      <w:ins w:id="103723" w:author="קלוד" w:date="2026-10-11T13:11:34Z">
        <w:r>
          <w:rPr>
            <w:rtl/>
          </w:rPr>
          <w:t xml:space="preserve"> </w:t>
        </w:r>
      </w:ins>
      <w:del w:id="103724" w:author="קלוד" w:date="2026-10-11T13:11:34Z">
        <w:r>
          <w:rPr>
            <w:rtl/>
          </w:rPr>
          <w:delText xml:space="preserve"> </w:delText>
        </w:r>
        <w:r w:rsidRPr="006F178A">
          <w:rPr>
            <w:rFonts w:hint="cs"/>
            <w:rtl/>
          </w:rPr>
          <w:delText xml:space="preserve">ערלתו' </w:delText>
        </w:r>
      </w:del>
      <w:r w:rsidRPr="006F178A">
        <w:rPr>
          <w:rtl/>
        </w:rPr>
        <w:t>דבר שעושה פרי.</w:t>
      </w:r>
    </w:p>
    <w:p w:rsidR="00E9703F" w:rsidRPr="006F178A" w:rsidRDefault="00E9703F" w:rsidP="00E9703F">
      <w:pPr>
        <w:rPr>
          <w:rtl/>
        </w:rPr>
      </w:pPr>
      <w:r w:rsidRPr="006F178A">
        <w:rPr>
          <w:rtl/>
        </w:rPr>
        <w:t xml:space="preserve">ולא לב ולא </w:t>
      </w:r>
      <w:ins w:id="103733" w:author="קלוד" w:date="2026-10-11T13:11:34Z">
        <w:r>
          <w:rPr>
            <w:rtl/>
          </w:rPr>
          <w:t xml:space="preserve">אוזן,</w:t>
        </w:r>
      </w:ins>
      <w:del w:id="103734" w:author="קלוד" w:date="2026-10-11T13:11:34Z">
        <w:r w:rsidRPr="006F178A">
          <w:rPr>
            <w:rtl/>
          </w:rPr>
          <w:delText xml:space="preserve">אוזן</w:delText>
        </w:r>
      </w:del>
      <w:r w:rsidRPr="006F178A">
        <w:rPr>
          <w:rtl/>
        </w:rPr>
        <w:t xml:space="preserve"> דדנין </w:t>
      </w:r>
      <w:ins w:id="103731" w:author="קלוד" w:date="2026-10-11T13:11:34Z">
        <w:r>
          <w:rPr>
            <w:rtl/>
          </w:rPr>
          <w:t xml:space="preserve">'ערלתו'</w:t>
        </w:r>
      </w:ins>
      <w:del w:id="103732" w:author="קלוד" w:date="2026-10-11T13:11:34Z">
        <w:r w:rsidRPr="006F178A">
          <w:rPr>
            <w:rtl/>
          </w:rPr>
          <w:delText xml:space="preserve">ערלה</w:delText>
        </w:r>
      </w:del>
      <w:r w:rsidRPr="006F178A">
        <w:rPr>
          <w:rtl/>
        </w:rPr>
        <w:t xml:space="preserve"> תמה </w:t>
      </w:r>
      <w:ins w:id="103729" w:author="קלוד" w:date="2026-10-11T13:11:34Z">
        <w:r>
          <w:rPr>
            <w:rtl/>
          </w:rPr>
          <w:t xml:space="preserve">מ'ערלתו' תמה,</w:t>
        </w:r>
      </w:ins>
      <w:del w:id="103730" w:author="קלוד" w:date="2026-10-11T13:11:34Z">
        <w:r w:rsidRPr="006F178A">
          <w:rPr>
            <w:rtl/>
          </w:rPr>
          <w:delText xml:space="preserve">משכזו</w:delText>
        </w:r>
      </w:del>
      <w:r w:rsidRPr="006F178A">
        <w:rPr>
          <w:rtl/>
        </w:rPr>
        <w:t xml:space="preserve"> ולא מערלה </w:t>
      </w:r>
      <w:ins w:id="103727" w:author="קלוד" w:date="2026-10-11T13:11:34Z">
        <w:r>
          <w:rPr>
            <w:rtl/>
          </w:rPr>
          <w:t xml:space="preserve">שאינה תמה.</w:t>
        </w:r>
      </w:ins>
      <w:del w:id="103728" w:author="קלוד" w:date="2026-10-11T13:11:34Z">
        <w:r w:rsidRPr="006F178A">
          <w:rPr>
            <w:rtl/>
          </w:rPr>
          <w:delText xml:space="preserve">מערלה.</w:delText>
        </w:r>
      </w:del>
    </w:p>
    <w:p w:rsidR="00E9703F" w:rsidRPr="006F178A" w:rsidRDefault="00E9703F" w:rsidP="00E9703F">
      <w:pPr>
        <w:rPr>
          <w:rtl/>
        </w:rPr>
      </w:pPr>
      <w:r w:rsidRPr="006F178A">
        <w:rPr>
          <w:rtl/>
        </w:rPr>
        <w:t xml:space="preserve">וא"ל</w:t>
      </w:r>
      <w:r w:rsidRPr="006F178A">
        <w:rPr>
          <w:rtl/>
        </w:rPr>
        <w:t xml:space="preserve"> </w:t>
      </w:r>
      <w:r w:rsidRPr="006F178A">
        <w:rPr>
          <w:rStyle w:val="2fb"/>
          <w:rtl/>
        </w:rPr>
        <w:t xml:space="preserve">רב</w:t>
      </w:r>
      <w:r w:rsidRPr="006F178A">
        <w:rPr>
          <w:rtl/>
        </w:rPr>
        <w:t xml:space="preserve"> </w:t>
      </w:r>
      <w:ins w:id="103745" w:author="קלוד" w:date="2026-10-11T13:11:34Z">
        <w:r>
          <w:rPr>
            <w:rtl/>
          </w:rPr>
          <w:t xml:space="preserve">לקרנא:</w:t>
        </w:r>
      </w:ins>
      <w:del w:id="103746" w:author="קלוד" w:date="2026-10-11T13:11:34Z">
        <w:r w:rsidRPr="006F178A">
          <w:rPr>
            <w:rtl/>
          </w:rPr>
          <w:delText xml:space="preserve">לקרנא</w:delText>
        </w:r>
      </w:del>
      <w:r w:rsidRPr="006F178A">
        <w:rPr>
          <w:rtl/>
        </w:rPr>
        <w:t xml:space="preserve"> </w:t>
      </w:r>
      <w:ins w:id="103743" w:author="קלוד" w:date="2026-10-11T13:11:34Z">
        <w:r>
          <w:rPr>
            <w:rtl/>
          </w:rPr>
          <w:t xml:space="preserve">יהי</w:t>
        </w:r>
      </w:ins>
      <w:del w:id="103744" w:author="קלוד" w:date="2026-10-11T13:11:34Z">
        <w:r w:rsidRPr="006F178A">
          <w:rPr>
            <w:rtl/>
          </w:rPr>
          <w:delText xml:space="preserve">יהא</w:delText>
        </w:r>
      </w:del>
      <w:r w:rsidRPr="006F178A">
        <w:rPr>
          <w:rtl/>
        </w:rPr>
        <w:t xml:space="preserve"> </w:t>
      </w:r>
      <w:ins w:id="103741" w:author="קלוד" w:date="2026-10-11T13:11:34Z">
        <w:r>
          <w:rPr>
            <w:rtl/>
          </w:rPr>
          <w:t xml:space="preserve">רצון</w:t>
        </w:r>
      </w:ins>
      <w:del w:id="103742" w:author="קלוד" w:date="2026-10-11T13:11:34Z">
        <w:r w:rsidRPr="006F178A">
          <w:rPr>
            <w:rtl/>
          </w:rPr>
          <w:delText xml:space="preserve">רעוא</w:delText>
        </w:r>
      </w:del>
      <w:r w:rsidRPr="006F178A">
        <w:rPr>
          <w:rtl/>
        </w:rPr>
        <w:t xml:space="preserve"> </w:t>
      </w:r>
      <w:ins w:id="103739" w:author="קלוד" w:date="2026-10-11T13:11:34Z">
        <w:r>
          <w:rPr>
            <w:rtl/>
          </w:rPr>
          <w:t xml:space="preserve">שתצא</w:t>
        </w:r>
      </w:ins>
      <w:del w:id="103740" w:author="קלוד" w:date="2026-10-11T13:11:34Z">
        <w:r w:rsidRPr="006F178A">
          <w:rPr>
            <w:rtl/>
          </w:rPr>
          <w:delText xml:space="preserve">דתיפוק</w:delText>
        </w:r>
      </w:del>
      <w:r w:rsidRPr="006F178A">
        <w:rPr>
          <w:rtl/>
        </w:rPr>
        <w:t xml:space="preserve"> </w:t>
      </w:r>
      <w:ins w:id="93299" w:author="מנוע מכני" w:date="2026-10-11T12:04:39Z">
        <w:r>
          <w:rPr>
            <w:rtl/>
          </w:rPr>
          <w:t xml:space="preserve">לו</w:t>
        </w:r>
      </w:ins>
      <w:del w:id="93300" w:author="מנוע מכני" w:date="2026-10-11T12:04:39Z">
        <w:r w:rsidRPr="006F178A">
          <w:rPr>
            <w:rtl/>
          </w:rPr>
          <w:delText xml:space="preserve">ליה</w:delText>
        </w:r>
      </w:del>
      <w:r w:rsidRPr="006F178A">
        <w:rPr>
          <w:rtl/>
        </w:rPr>
        <w:t xml:space="preserve"> </w:t>
      </w:r>
      <w:ins w:id="103737" w:author="קלוד" w:date="2026-10-11T13:11:34Z">
        <w:r>
          <w:rPr>
            <w:rtl/>
          </w:rPr>
          <w:t xml:space="preserve">קרן</w:t>
        </w:r>
      </w:ins>
      <w:del w:id="103738" w:author="קלוד" w:date="2026-10-11T13:11:34Z">
        <w:r w:rsidRPr="006F178A">
          <w:rPr>
            <w:rtl/>
          </w:rPr>
          <w:delText xml:space="preserve">קרנא</w:delText>
        </w:r>
      </w:del>
      <w:r w:rsidRPr="006F178A">
        <w:rPr>
          <w:rtl/>
        </w:rPr>
        <w:t xml:space="preserve"> </w:t>
      </w:r>
      <w:ins w:id="103735" w:author="קלוד" w:date="2026-10-11T13:11:34Z">
        <w:r>
          <w:rPr>
            <w:rtl/>
          </w:rPr>
          <w:t xml:space="preserve">בעינו.</w:t>
        </w:r>
      </w:ins>
      <w:del w:id="103736" w:author="קלוד" w:date="2026-10-11T13:11:34Z">
        <w:r w:rsidRPr="006F178A">
          <w:rPr>
            <w:rtl/>
          </w:rPr>
          <w:delText xml:space="preserve">בעיניה.</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לסוף </w:t>
      </w:r>
      <w:ins w:id="103751" w:author="קלוד" w:date="2026-10-11T13:11:34Z">
        <w:r>
          <w:rPr>
            <w:rFonts w:hint="cs"/>
            <w:rtl/>
          </w:rPr>
          <w:t xml:space="preserve">הכניסו</w:t>
        </w:r>
      </w:ins>
      <w:del w:id="103752" w:author="קלוד" w:date="2026-10-11T13:11:34Z">
        <w:r w:rsidRPr="006F178A">
          <w:rPr>
            <w:rFonts w:hint="cs"/>
            <w:rtl/>
          </w:rPr>
          <w:delText xml:space="preserve">העלהו</w:delText>
        </w:r>
      </w:del>
      <w:r w:rsidRPr="006F178A">
        <w:rPr>
          <w:rFonts w:hint="cs"/>
          <w:rtl/>
        </w:rPr>
        <w:t xml:space="preserve"> </w:t>
      </w:r>
      <w:r w:rsidRPr="006F178A">
        <w:rPr>
          <w:rStyle w:val="2fb"/>
          <w:rtl/>
        </w:rPr>
        <w:t xml:space="preserve">שמואל</w:t>
      </w:r>
      <w:r w:rsidRPr="006F178A">
        <w:rPr>
          <w:rtl/>
        </w:rPr>
        <w:t xml:space="preserve"> לבית</w:t>
      </w:r>
      <w:r w:rsidRPr="006F178A">
        <w:rPr>
          <w:rFonts w:hint="cs"/>
          <w:rtl/>
        </w:rPr>
        <w:t>ו</w:t>
      </w:r>
      <w:r w:rsidRPr="006F178A">
        <w:rPr>
          <w:rtl/>
        </w:rPr>
        <w:t xml:space="preserve">, </w:t>
      </w:r>
      <w:r w:rsidRPr="006F178A">
        <w:rPr>
          <w:rFonts w:hint="cs"/>
          <w:rtl/>
        </w:rPr>
        <w:t>האכילו לחם שעורים ו</w:t>
      </w:r>
      <w:r w:rsidRPr="006F178A">
        <w:rPr>
          <w:rtl/>
        </w:rPr>
        <w:t>כ</w:t>
      </w:r>
      <w:r w:rsidRPr="006F178A">
        <w:rPr>
          <w:rFonts w:hint="cs"/>
          <w:rtl/>
        </w:rPr>
        <w:t>ו</w:t>
      </w:r>
      <w:r w:rsidRPr="006F178A">
        <w:rPr>
          <w:rtl/>
        </w:rPr>
        <w:t xml:space="preserve">ס הרסנא, </w:t>
      </w:r>
      <w:ins w:id="103749" w:author="קלוד" w:date="2026-10-11T13:11:34Z">
        <w:r>
          <w:rPr>
            <w:rtl/>
          </w:rPr>
          <w:t xml:space="preserve">והשקהו</w:t>
        </w:r>
      </w:ins>
      <w:del w:id="103750" w:author="קלוד" w:date="2026-10-11T13:11:34Z">
        <w:r w:rsidRPr="006F178A">
          <w:rPr>
            <w:rtl/>
          </w:rPr>
          <w:delText xml:space="preserve">ו</w:delText>
        </w:r>
        <w:r w:rsidRPr="006F178A">
          <w:rPr>
            <w:rFonts w:hint="cs"/>
            <w:rtl/>
          </w:rPr>
          <w:delText xml:space="preserve">ה</w:delText>
        </w:r>
        <w:r w:rsidRPr="006F178A">
          <w:rPr>
            <w:rtl/>
          </w:rPr>
          <w:delText xml:space="preserve">שקה</w:delText>
        </w:r>
      </w:del>
      <w:r w:rsidRPr="006F178A">
        <w:rPr>
          <w:rtl/>
        </w:rPr>
        <w:t xml:space="preserve"> שכר, ולא </w:t>
      </w:r>
      <w:r w:rsidRPr="006F178A">
        <w:rPr>
          <w:rFonts w:hint="cs"/>
          <w:rtl/>
        </w:rPr>
        <w:t>הראה לו ביהכ</w:t>
      </w:r>
      <w:r w:rsidRPr="006F178A">
        <w:rPr>
          <w:rtl/>
        </w:rPr>
        <w:t>"</w:t>
      </w:r>
      <w:r w:rsidRPr="006F178A">
        <w:rPr>
          <w:rFonts w:hint="cs"/>
          <w:rtl/>
        </w:rPr>
        <w:t xml:space="preserve">ס כדי </w:t>
      </w:r>
      <w:ins w:id="103747" w:author="קלוד" w:date="2026-10-11T13:11:34Z">
        <w:r>
          <w:rPr>
            <w:rFonts w:hint="cs"/>
            <w:rtl/>
          </w:rPr>
          <w:t xml:space="preserve">שישלשל </w:t>
        </w:r>
        <w:r>
          <w:rPr>
            <w:rStyle w:val="afffffe"/>
            <w:rFonts w:hint="cs"/>
            <w:rtl/>
          </w:rPr>
          <w:t xml:space="preserve">לרפואתו</w:t>
        </w:r>
        <w:r>
          <w:rPr>
            <w:rFonts w:hint="cs"/>
            <w:rtl/>
          </w:rPr>
          <w:t xml:space="preserve">.</w:t>
        </w:r>
      </w:ins>
      <w:del w:id="103748" w:author="קלוד" w:date="2026-10-11T13:11:34Z">
        <w:r w:rsidRPr="006F178A">
          <w:rPr>
            <w:rFonts w:hint="cs"/>
            <w:rtl/>
          </w:rPr>
          <w:delText xml:space="preserve">ש</w:delText>
        </w:r>
        <w:r w:rsidRPr="006F178A">
          <w:rPr>
            <w:rtl/>
          </w:rPr>
          <w:delText xml:space="preserve">ישלשל.</w:delText>
        </w:r>
      </w:del>
    </w:p>
    <w:p>
      <w:pPr>
        <w:pStyle w:val="38"/>
        <w:rPr>
          <w:ins w:id="98357" w:author="מנוע מכני" w:date="2026-10-11T12:04:39Z"/>
        </w:rPr>
      </w:pPr>
      <w:r w:rsidRPr="006F178A">
        <w:t xml:space="preserve">קלל </w:t>
      </w:r>
      <w:r w:rsidRPr="006F178A">
        <w:t xml:space="preserve">רב ואמר:</w:t>
      </w:r>
    </w:p>
    <w:p w:rsidR="00E9703F" w:rsidRPr="006F178A" w:rsidRDefault="00E9703F" w:rsidP="00CF5519">
      <w:pPr>
        <w:ind w:firstLine="0"/>
        <w:rPr>
          <w:rtl/>
        </w:rPr>
      </w:pPr>
      <w:del w:id="98358" w:author="מנוע מכני" w:date="2026-10-11T12:04:39Z">
        <w:r w:rsidRPr="006F178A">
          <w:rPr>
            <w:rFonts w:ascii="Fb Fontext" w:hAnsi="Fb Fontext"/>
            <w:rtl/>
          </w:rPr>
          <w:delText xml:space="preserve"> </w:delText>
        </w:r>
      </w:del>
      <w:ins w:id="103759" w:author="קלוד" w:date="2026-10-11T13:11:34Z">
        <w:r>
          <w:rPr>
            <w:rFonts w:ascii="Fb Fontext" w:hAnsi="Fb Fontext"/>
            <w:rtl/>
          </w:rPr>
          <w:t xml:space="preserve">מי</w:t>
        </w:r>
      </w:ins>
      <w:del w:id="103760" w:author="קלוד" w:date="2026-10-11T13:11:34Z">
        <w:r w:rsidRPr="006F178A">
          <w:rPr>
            <w:rFonts w:ascii="Fb Fontext" w:hAnsi="Fb Fontext"/>
            <w:rtl/>
          </w:rPr>
          <w:delText xml:space="preserve">מאן</w:delText>
        </w:r>
      </w:del>
      <w:r w:rsidRPr="006F178A">
        <w:rPr>
          <w:rFonts w:ascii="Fb Fontext" w:hAnsi="Fb Fontext"/>
          <w:rtl/>
        </w:rPr>
        <w:t xml:space="preserve"> </w:t>
      </w:r>
      <w:ins w:id="103757" w:author="קלוד" w:date="2026-10-11T13:11:34Z">
        <w:r>
          <w:rPr>
            <w:rFonts w:ascii="Fb Fontext" w:hAnsi="Fb Fontext"/>
            <w:rtl/>
          </w:rPr>
          <w:t xml:space="preserve">שמצערני</w:t>
        </w:r>
      </w:ins>
      <w:del w:id="103758" w:author="קלוד" w:date="2026-10-11T13:11:34Z">
        <w:r w:rsidRPr="006F178A">
          <w:rPr>
            <w:rFonts w:ascii="Fb Fontext" w:hAnsi="Fb Fontext"/>
            <w:rtl/>
          </w:rPr>
          <w:delText xml:space="preserve">דמ</w:delText>
        </w:r>
        <w:r w:rsidR="00CF5519">
          <w:rPr>
            <w:rFonts w:ascii="Fb Fontext" w:hAnsi="Fb Fontext"/>
            <w:rtl/>
          </w:rPr>
          <w:delText xml:space="preserve">צערן</w:delText>
        </w:r>
      </w:del>
      <w:r w:rsidR="00CF5519">
        <w:rPr>
          <w:rFonts w:ascii="Fb Fontext" w:hAnsi="Fb Fontext"/>
          <w:rtl/>
        </w:rPr>
        <w:t xml:space="preserve"> - </w:t>
      </w:r>
      <w:r w:rsidR="00CF5519">
        <w:rPr>
          <w:rFonts w:ascii="Fb Fontext" w:hAnsi="Fb Fontext"/>
          <w:rtl/>
        </w:rPr>
        <w:t xml:space="preserve">לא</w:t>
      </w:r>
      <w:r w:rsidR="00CF5519">
        <w:rPr>
          <w:rFonts w:ascii="Fb Fontext" w:hAnsi="Fb Fontext"/>
          <w:rtl/>
        </w:rPr>
        <w:t xml:space="preserve"> </w:t>
      </w:r>
      <w:ins w:id="103755" w:author="קלוד" w:date="2026-10-11T13:11:34Z">
        <w:r>
          <w:rPr>
            <w:rFonts w:ascii="Fb Fontext" w:hAnsi="Fb Fontext"/>
            <w:rtl/>
          </w:rPr>
          <w:t xml:space="preserve">יתקיימו</w:t>
        </w:r>
      </w:ins>
      <w:del w:id="103756" w:author="קלוד" w:date="2026-10-11T13:11:34Z">
        <w:r w:rsidR="00CF5519">
          <w:rPr>
            <w:rFonts w:ascii="Fb Fontext" w:hAnsi="Fb Fontext"/>
            <w:rtl/>
          </w:rPr>
          <w:delText xml:space="preserve">לוקמוה</w:delText>
        </w:r>
      </w:del>
      <w:r w:rsidR="00CF5519">
        <w:rPr>
          <w:rFonts w:ascii="Fb Fontext" w:hAnsi="Fb Fontext"/>
          <w:rtl/>
        </w:rPr>
        <w:t xml:space="preserve"> </w:t>
      </w:r>
      <w:ins w:id="93301" w:author="מנוע מכני" w:date="2026-10-11T12:04:39Z">
        <w:r>
          <w:rPr>
            <w:rFonts w:ascii="Fb Fontext" w:hAnsi="Fb Fontext"/>
            <w:rtl/>
          </w:rPr>
          <w:t xml:space="preserve">לו</w:t>
        </w:r>
      </w:ins>
      <w:del w:id="93302" w:author="מנוע מכני" w:date="2026-10-11T12:04:39Z">
        <w:r w:rsidR="00CF5519">
          <w:rPr>
            <w:rFonts w:ascii="Fb Fontext" w:hAnsi="Fb Fontext"/>
            <w:rtl/>
          </w:rPr>
          <w:delText xml:space="preserve">ליה</w:delText>
        </w:r>
      </w:del>
      <w:r w:rsidR="00CF5519">
        <w:rPr>
          <w:rFonts w:ascii="Fb Fontext" w:hAnsi="Fb Fontext"/>
          <w:rtl/>
        </w:rPr>
        <w:t xml:space="preserve"> </w:t>
      </w:r>
      <w:ins w:id="103753" w:author="קלוד" w:date="2026-10-11T13:11:34Z">
        <w:r>
          <w:rPr>
            <w:rFonts w:ascii="Fb Fontext" w:hAnsi="Fb Fontext"/>
            <w:rtl/>
          </w:rPr>
          <w:t xml:space="preserve">בנים.</w:t>
        </w:r>
      </w:ins>
      <w:del w:id="103754" w:author="קלוד" w:date="2026-10-11T13:11:34Z">
        <w:r w:rsidR="00CF5519">
          <w:rPr>
            <w:rFonts w:ascii="Fb Fontext" w:hAnsi="Fb Fontext"/>
            <w:rtl/>
          </w:rPr>
          <w:delText xml:space="preserve">בני.</w:delText>
        </w:r>
      </w:del>
      <w:r w:rsidR="00CF5519">
        <w:rPr>
          <w:rFonts w:ascii="Fb Fontext" w:hAnsi="Fb Fontext"/>
          <w:rtl/>
        </w:rPr>
        <w:t xml:space="preserve"> וכן ה</w:t>
      </w:r>
      <w:r w:rsidR="00CF5519">
        <w:rPr>
          <w:rFonts w:ascii="Fb Fontext" w:hAnsi="Fb Fontext" w:hint="cs"/>
          <w:rtl/>
        </w:rPr>
        <w:t>י</w:t>
      </w:r>
      <w:r w:rsidRPr="006F178A">
        <w:rPr>
          <w:rFonts w:ascii="Fb Fontext" w:hAnsi="Fb Fontext"/>
          <w:rtl/>
        </w:rPr>
        <w:t>ה.</w:t>
      </w:r>
    </w:p>
    <w:p w:rsidR="00E9703F" w:rsidRPr="006F178A" w:rsidRDefault="00E9703F" w:rsidP="00E9703F">
      <w:pPr>
        <w:rPr>
          <w:rtl/>
        </w:rPr>
      </w:pPr>
      <w:r w:rsidRPr="006F178A">
        <w:rPr>
          <w:rtl/>
        </w:rPr>
        <w:t xml:space="preserve">• מילה באותו מקום </w:t>
      </w:r>
      <w:ins w:id="103763" w:author="קלוד" w:date="2026-10-11T13:11:34Z">
        <w:r>
          <w:rPr>
            <w:rStyle w:val="2fb"/>
            <w:rtl/>
          </w:rPr>
          <w:t xml:space="preserve">- ר"נ:</w:t>
        </w:r>
      </w:ins>
      <w:del w:id="103764" w:author="קלוד" w:date="2026-10-11T13:11:34Z">
        <w:r w:rsidRPr="006F178A">
          <w:rPr>
            <w:rStyle w:val="2fb"/>
            <w:rtl/>
          </w:rPr>
          <w:delText xml:space="preserve">ר"נ</w:delText>
        </w:r>
      </w:del>
      <w:r w:rsidRPr="006F178A">
        <w:rPr>
          <w:rtl/>
        </w:rPr>
        <w:t xml:space="preserve"> אינו </w:t>
      </w:r>
      <w:ins w:id="103761" w:author="קלוד" w:date="2026-10-11T13:11:34Z">
        <w:r>
          <w:rPr>
            <w:rtl/>
          </w:rPr>
          <w:t xml:space="preserve">צריך </w:t>
        </w:r>
        <w:r>
          <w:rPr>
            <w:rStyle w:val="afffffe"/>
            <w:rtl/>
          </w:rPr>
          <w:t xml:space="preserve">לגז"ש</w:t>
        </w:r>
        <w:r>
          <w:rPr>
            <w:rtl/>
          </w:rPr>
          <w:t xml:space="preserve">.</w:t>
        </w:r>
      </w:ins>
      <w:del w:id="103762" w:author="קלוד" w:date="2026-10-11T13:11:34Z">
        <w:r w:rsidRPr="006F178A">
          <w:rPr>
            <w:rtl/>
          </w:rPr>
          <w:delText xml:space="preserve">צריך.</w:delText>
        </w:r>
      </w:del>
    </w:p>
    <w:p w:rsidR="00E9703F" w:rsidRPr="006F178A" w:rsidRDefault="00E9703F" w:rsidP="00E9703F">
      <w:pPr>
        <w:rPr>
          <w:rtl/>
        </w:rPr>
      </w:pPr>
      <w:r w:rsidRPr="002F73F8">
        <w:rPr>
          <w:rStyle w:val="afffff0"/>
          <w:rtl/>
        </w:rPr>
        <w:t>ד</w:t>
      </w:r>
      <w:r w:rsidRPr="002F73F8">
        <w:rPr>
          <w:rStyle w:val="afffff0"/>
          <w:rFonts w:hint="cs"/>
          <w:rtl/>
        </w:rPr>
        <w:t>'</w:t>
      </w:r>
      <w:ins w:id="91245" w:author="Claude - סמנטי" w:date="2026-10-11T12:28:21Z">
        <w:r>
          <w:rPr>
            <w:rStyle w:val="afffff0"/>
            <w:rtl/>
          </w:rPr>
          <w:t xml:space="preserve">וְעָרֵל זָכָר אֲשֶׁר לֹא יִמּוֹל אֶת בְּשַׂר עָרְלָתוֹ</w:t>
        </w:r>
      </w:ins>
      <w:del w:id="91246" w:author="Claude - סמנטי" w:date="2026-10-11T12:28:21Z">
        <w:r w:rsidRPr="002F73F8">
          <w:rPr>
            <w:rStyle w:val="afffff0"/>
            <w:rtl/>
          </w:rPr>
          <w:delText xml:space="preserve">וערל זכר אשר </w:delText>
        </w:r>
        <w:r w:rsidRPr="002F73F8">
          <w:rPr>
            <w:rStyle w:val="afffff0"/>
            <w:rtl/>
          </w:rPr>
          <w:delText xml:space="preserve">לא</w:delText>
        </w:r>
        <w:r w:rsidRPr="002F73F8">
          <w:rPr>
            <w:rStyle w:val="afffff0"/>
            <w:rtl/>
          </w:rPr>
          <w:delText xml:space="preserve"> ימול את בשר ערלתו</w:delText>
        </w:r>
      </w:del>
      <w:r w:rsidRPr="002F73F8">
        <w:rPr>
          <w:rStyle w:val="afffff0"/>
          <w:rFonts w:hint="cs"/>
          <w:rtl/>
        </w:rPr>
        <w:t>'</w:t>
      </w:r>
      <w:r w:rsidRPr="002F73F8">
        <w:rPr>
          <w:rStyle w:val="afffff0"/>
          <w:rtl/>
        </w:rPr>
        <w:t xml:space="preserve"> </w:t>
      </w:r>
      <w:r w:rsidRPr="006F178A">
        <w:rPr>
          <w:rFonts w:ascii="Fb Fontext" w:hAnsi="Fb Fontext"/>
          <w:sz w:val="20"/>
          <w:rtl/>
        </w:rPr>
        <w:t>- מקום שניכר בין זכרות לנקבות.</w:t>
      </w:r>
    </w:p>
    <w:p>
      <w:pPr>
        <w:pStyle w:val="afffff8"/>
        <w:rPr>
          <w:ins w:id="90483" w:author="קלוד" w:date="2026-10-11T12:33:55Z"/>
        </w:rPr>
      </w:pPr>
      <w:ins w:id="90484" w:author="קלוד" w:date="2026-10-11T12:33:55Z">
        <w:r>
          <w:rPr>
            <w:color w:val="7B3F00"/>
          </w:rPr>
          <w:t xml:space="preserve">עור לתפילין - טהורה מותר וטמאה אסור</w:t>
        </w:r>
      </w:ins>
    </w:p>
    <w:p>
      <w:pPr>
        <w:pStyle w:val="38"/>
        <w:rPr>
          <w:ins w:id="98360" w:author="מנוע מכני" w:date="2026-10-11T12:04:39Z"/>
        </w:rPr>
      </w:pPr>
      <w:del w:id="98359" w:author="מנוע מכני" w:date="2026-10-11T12:04:39Z">
        <w:r w:rsidRPr="004640F6">
          <w:delText xml:space="preserve">•</w:delText>
        </w:r>
      </w:del>
      <w:r w:rsidRPr="004640F6">
        <w:t xml:space="preserve"> ת"ר</w:t>
      </w:r>
      <w:r w:rsidRPr="004640F6">
        <w:t xml:space="preserve">:</w:t>
      </w:r>
    </w:p>
    <w:p w:rsidR="00E9703F" w:rsidRPr="004640F6" w:rsidRDefault="00E9703F" w:rsidP="00E9703F">
      <w:pPr>
        <w:rPr>
          <w:spacing w:val="-4"/>
          <w:rtl/>
        </w:rPr>
      </w:pPr>
      <w:del w:id="98361" w:author="מנוע מכני" w:date="2026-10-11T12:04:39Z">
        <w:r w:rsidRPr="004640F6">
          <w:rPr>
            <w:spacing w:val="-4"/>
            <w:rtl/>
          </w:rPr>
          <w:delText xml:space="preserve"> </w:delText>
        </w:r>
      </w:del>
      <w:r w:rsidRPr="004640F6">
        <w:rPr>
          <w:spacing w:val="-4"/>
          <w:rtl/>
        </w:rPr>
        <w:t xml:space="preserve">כותבין תפילין </w:t>
      </w:r>
      <w:r w:rsidRPr="004640F6">
        <w:rPr>
          <w:spacing w:val="-4"/>
          <w:rtl/>
        </w:rPr>
        <w:t xml:space="preserve">ע"ג</w:t>
      </w:r>
      <w:r w:rsidRPr="004640F6">
        <w:rPr>
          <w:spacing w:val="-4"/>
          <w:rtl/>
        </w:rPr>
        <w:t xml:space="preserve"> עור בהמה טהורה, וע"ג עור חיה טהורה, וע"ג עור נבלות וטרפות שלהן.</w:t>
      </w:r>
    </w:p>
    <w:p w:rsidR="00E9703F" w:rsidRPr="006061D7" w:rsidRDefault="00E9703F" w:rsidP="00E9703F">
      <w:pPr>
        <w:rPr>
          <w:rtl/>
        </w:rPr>
      </w:pPr>
      <w:r w:rsidRPr="006061D7">
        <w:rPr>
          <w:rFonts w:hint="cs"/>
          <w:rtl/>
        </w:rPr>
        <w:t>והלכה למשה מסיני ש</w:t>
      </w:r>
      <w:r w:rsidRPr="006061D7">
        <w:rPr>
          <w:rtl/>
        </w:rPr>
        <w:t>נכרכות בשערן, ונתפרות בגידן.</w:t>
      </w:r>
    </w:p>
    <w:p w:rsidR="00E9703F" w:rsidRPr="006F178A" w:rsidRDefault="00E9703F" w:rsidP="00E9703F">
      <w:pPr>
        <w:rPr>
          <w:rtl/>
        </w:rPr>
      </w:pPr>
      <w:r w:rsidRPr="006F178A">
        <w:rPr>
          <w:rtl/>
        </w:rPr>
        <w:t xml:space="preserve">• אבל אין כותבין </w:t>
      </w:r>
      <w:r w:rsidRPr="006F178A">
        <w:rPr>
          <w:rtl/>
        </w:rPr>
        <w:t xml:space="preserve">לא</w:t>
      </w:r>
      <w:r w:rsidRPr="006F178A">
        <w:rPr>
          <w:rtl/>
        </w:rPr>
        <w:t xml:space="preserve"> </w:t>
      </w:r>
      <w:r w:rsidRPr="006F178A">
        <w:rPr>
          <w:rtl/>
        </w:rPr>
        <w:t xml:space="preserve">ע"ג</w:t>
      </w:r>
      <w:r w:rsidRPr="006F178A">
        <w:rPr>
          <w:rtl/>
        </w:rPr>
        <w:t xml:space="preserve"> עור בהמה טמאה, ולא </w:t>
      </w:r>
      <w:r w:rsidRPr="006F178A">
        <w:rPr>
          <w:rtl/>
        </w:rPr>
        <w:t xml:space="preserve">ע"ג</w:t>
      </w:r>
      <w:r w:rsidRPr="006F178A">
        <w:rPr>
          <w:rtl/>
        </w:rPr>
        <w:t xml:space="preserve"> עור חיה טמאה.</w:t>
      </w:r>
    </w:p>
    <w:p w:rsidR="00E9703F" w:rsidRPr="006F178A" w:rsidRDefault="00E9703F" w:rsidP="00E9703F">
      <w:pPr>
        <w:rPr>
          <w:rtl/>
        </w:rPr>
      </w:pPr>
      <w:r w:rsidRPr="006F178A">
        <w:rPr>
          <w:rFonts w:ascii="Fb Fontext" w:hAnsi="Fb Fontext"/>
          <w:sz w:val="20"/>
          <w:rtl/>
        </w:rPr>
        <w:t xml:space="preserve">ואינו צריך לומר </w:t>
      </w:r>
      <w:r w:rsidRPr="006F178A">
        <w:rPr>
          <w:rFonts w:ascii="Fb Fontext" w:hAnsi="Fb Fontext"/>
          <w:sz w:val="20"/>
          <w:rtl/>
        </w:rPr>
        <w:t xml:space="preserve">ע"ג</w:t>
      </w:r>
      <w:r w:rsidRPr="006F178A">
        <w:rPr>
          <w:rFonts w:ascii="Fb Fontext" w:hAnsi="Fb Fontext"/>
          <w:sz w:val="20"/>
          <w:rtl/>
        </w:rPr>
        <w:t xml:space="preserve"> עור נבלה וטרפה שלהן, ואין נכרכין בשערן ואין נתפרות בגידן.</w:t>
      </w:r>
    </w:p>
    <w:p w:rsidR="00E9703F" w:rsidRPr="006061D7" w:rsidRDefault="00E9703F" w:rsidP="00E9703F">
      <w:pPr>
        <w:rPr>
          <w:rtl/>
        </w:rPr>
      </w:pPr>
      <w:ins w:id="103789" w:author="קלוד" w:date="2026-10-11T13:11:34Z">
        <w:r>
          <w:rPr>
            <w:rtl/>
          </w:rPr>
          <w:t xml:space="preserve">רבי</w:t>
        </w:r>
      </w:ins>
      <w:del w:id="103790" w:author="קלוד" w:date="2026-10-11T13:11:34Z">
        <w:r w:rsidRPr="006061D7">
          <w:rPr>
            <w:rtl/>
          </w:rPr>
          <w:delText xml:space="preserve">והביאו </w:delText>
        </w:r>
        <w:r w:rsidRPr="006061D7">
          <w:rPr>
            <w:rStyle w:val="2fb"/>
            <w:rtl/>
          </w:rPr>
          <w:delText xml:space="preserve">רבי</w:delText>
        </w:r>
      </w:del>
      <w:r w:rsidRPr="006061D7">
        <w:rPr>
          <w:rtl/>
        </w:rPr>
        <w:t xml:space="preserve"> יהושע הגרסי</w:t>
      </w:r>
      <w:ins w:id="103787" w:author="קלוד" w:date="2026-10-11T13:11:34Z">
        <w:r>
          <w:rPr>
            <w:rtl/>
          </w:rPr>
          <w:t xml:space="preserve"> הביא לבייתוסי את</w:t>
        </w:r>
      </w:ins>
      <w:del w:id="103788" w:author="קלוד" w:date="2026-10-11T13:11:34Z">
        <w:r w:rsidRPr="006061D7">
          <w:rPr>
            <w:rtl/>
          </w:rPr>
          <w:delText xml:space="preserve"> לבייתוסי</w:delText>
        </w:r>
      </w:del>
      <w:r w:rsidRPr="006061D7">
        <w:rPr>
          <w:rtl/>
        </w:rPr>
        <w:t xml:space="preserve"> המקור</w:t>
      </w:r>
      <w:ins w:id="103785" w:author="קלוד" w:date="2026-10-11T13:11:34Z">
        <w:r>
          <w:rPr>
            <w:rtl/>
          </w:rPr>
          <w:t xml:space="preserve"> </w:t>
        </w:r>
      </w:ins>
      <w:del w:id="103786" w:author="קלוד" w:date="2026-10-11T13:11:34Z">
        <w:r w:rsidRPr="006061D7">
          <w:rPr>
            <w:rtl/>
          </w:rPr>
          <w:delText xml:space="preserve"> לדבר</w:delText>
        </w:r>
        <w:r w:rsidRPr="00784B8D">
          <w:rPr>
            <w:rStyle w:val="afffff0"/>
            <w:rtl/>
          </w:rPr>
          <w:delText xml:space="preserve"> </w:delText>
        </w:r>
      </w:del>
      <w:r w:rsidRPr="00784B8D">
        <w:rPr>
          <w:rStyle w:val="afffff0"/>
          <w:rFonts w:hint="cs"/>
          <w:rtl/>
        </w:rPr>
        <w:t>'</w:t>
      </w:r>
      <w:r w:rsidRPr="00784B8D">
        <w:rPr>
          <w:rStyle w:val="afffff0"/>
          <w:rtl/>
        </w:rPr>
        <w:t xml:space="preserve">המותר </w:t>
      </w:r>
      <w:ins w:id="103783" w:author="קלוד" w:date="2026-10-11T13:11:34Z">
        <w:r>
          <w:rPr>
            <w:rStyle w:val="afffff0"/>
            <w:rtl/>
          </w:rPr>
          <w:t xml:space="preserve">בפיך',</w:t>
        </w:r>
      </w:ins>
      <w:del w:id="103784" w:author="קלוד" w:date="2026-10-11T13:11:34Z">
        <w:r w:rsidRPr="00784B8D">
          <w:rPr>
            <w:rStyle w:val="afffff0"/>
            <w:rtl/>
          </w:rPr>
          <w:delText xml:space="preserve">בפיך</w:delText>
        </w:r>
        <w:r w:rsidRPr="00784B8D">
          <w:rPr>
            <w:rStyle w:val="afffff0"/>
            <w:rFonts w:hint="cs"/>
            <w:rtl/>
          </w:rPr>
          <w:delText xml:space="preserve">'</w:delText>
        </w:r>
      </w:del>
      <w:r w:rsidRPr="00784B8D">
        <w:rPr>
          <w:rStyle w:val="afffff0"/>
          <w:rtl/>
        </w:rPr>
        <w:t xml:space="preserve"> </w:t>
      </w:r>
      <w:r w:rsidRPr="006061D7">
        <w:rPr>
          <w:rtl/>
        </w:rPr>
        <w:t xml:space="preserve">ושאלו מטריפות </w:t>
      </w:r>
      <w:ins w:id="103781" w:author="קלוד" w:date="2026-10-11T13:11:34Z">
        <w:r>
          <w:rPr>
            <w:rtl/>
          </w:rPr>
          <w:t xml:space="preserve">שטהורות,</w:t>
        </w:r>
      </w:ins>
      <w:del w:id="103782" w:author="קלוד" w:date="2026-10-11T13:11:34Z">
        <w:r w:rsidRPr="006061D7">
          <w:rPr>
            <w:rtl/>
          </w:rPr>
          <w:delText xml:space="preserve">שטהורות</w:delText>
        </w:r>
      </w:del>
      <w:r w:rsidRPr="006061D7">
        <w:rPr>
          <w:rtl/>
        </w:rPr>
        <w:t xml:space="preserve"> וענהו משל לשני </w:t>
      </w:r>
      <w:ins w:id="103779" w:author="קלוד" w:date="2026-10-11T13:11:34Z">
        <w:r>
          <w:rPr>
            <w:rtl/>
          </w:rPr>
          <w:t xml:space="preserve">בנ"א</w:t>
        </w:r>
      </w:ins>
      <w:del w:id="103780" w:author="קלוד" w:date="2026-10-11T13:11:34Z">
        <w:r w:rsidRPr="006061D7">
          <w:rPr>
            <w:rtl/>
          </w:rPr>
          <w:delText xml:space="preserve">בנ'א</w:delText>
        </w:r>
      </w:del>
      <w:r w:rsidRPr="006061D7">
        <w:rPr>
          <w:rtl/>
        </w:rPr>
        <w:t xml:space="preserve"> המחוייבין </w:t>
      </w:r>
      <w:ins w:id="103777" w:author="קלוד" w:date="2026-10-11T13:11:34Z">
        <w:r>
          <w:rPr>
            <w:rtl/>
          </w:rPr>
          <w:t xml:space="preserve">הריגה,</w:t>
        </w:r>
      </w:ins>
      <w:del w:id="103778" w:author="קלוד" w:date="2026-10-11T13:11:34Z">
        <w:r w:rsidRPr="006061D7">
          <w:rPr>
            <w:rtl/>
          </w:rPr>
          <w:delText xml:space="preserve">הריגה</w:delText>
        </w:r>
      </w:del>
      <w:r w:rsidRPr="006061D7">
        <w:rPr>
          <w:rtl/>
        </w:rPr>
        <w:t xml:space="preserve"> </w:t>
      </w:r>
      <w:ins w:id="103775" w:author="קלוד" w:date="2026-10-11T13:11:34Z">
        <w:r>
          <w:rPr>
            <w:rtl/>
          </w:rPr>
          <w:t xml:space="preserve">שזה</w:t>
        </w:r>
      </w:ins>
      <w:del w:id="103776" w:author="קלוד" w:date="2026-10-11T13:11:34Z">
        <w:r w:rsidRPr="006061D7">
          <w:rPr>
            <w:rtl/>
          </w:rPr>
          <w:delText xml:space="preserve">ש</w:delText>
        </w:r>
        <w:r>
          <w:rPr>
            <w:rtl/>
          </w:rPr>
          <w:delText xml:space="preserve">אפי'</w:delText>
        </w:r>
      </w:del>
      <w:r w:rsidRPr="006061D7">
        <w:rPr>
          <w:rtl/>
        </w:rPr>
        <w:t xml:space="preserve"> שהמלך הרגו </w:t>
      </w:r>
      <w:ins w:id="103773" w:author="קלוד" w:date="2026-10-11T13:11:34Z">
        <w:r>
          <w:rPr>
            <w:rtl/>
          </w:rPr>
          <w:t xml:space="preserve">משובח</w:t>
        </w:r>
      </w:ins>
      <w:del w:id="103774" w:author="קלוד" w:date="2026-10-11T13:11:34Z">
        <w:r w:rsidRPr="006061D7">
          <w:rPr>
            <w:rtl/>
          </w:rPr>
          <w:delText xml:space="preserve">יותר</w:delText>
        </w:r>
      </w:del>
      <w:r w:rsidRPr="006061D7">
        <w:rPr>
          <w:rtl/>
        </w:rPr>
        <w:t xml:space="preserve"> </w:t>
      </w:r>
      <w:ins w:id="103771" w:author="קלוד" w:date="2026-10-11T13:11:34Z">
        <w:r>
          <w:rPr>
            <w:rtl/>
          </w:rPr>
          <w:t xml:space="preserve">יותר.</w:t>
        </w:r>
      </w:ins>
      <w:del w:id="103772" w:author="קלוד" w:date="2026-10-11T13:11:34Z">
        <w:r w:rsidRPr="006061D7">
          <w:rPr>
            <w:rtl/>
          </w:rPr>
          <w:delText xml:space="preserve">משובח</w:delText>
        </w:r>
      </w:del>
      <w:r w:rsidRPr="006061D7">
        <w:rPr>
          <w:rtl/>
        </w:rPr>
        <w:t xml:space="preserve"> ומה </w:t>
      </w:r>
      <w:ins w:id="103769" w:author="קלוד" w:date="2026-10-11T13:11:34Z">
        <w:r>
          <w:rPr>
            <w:rtl/>
          </w:rPr>
          <w:t xml:space="preserve">שאין</w:t>
        </w:r>
      </w:ins>
      <w:del w:id="103770" w:author="קלוד" w:date="2026-10-11T13:11:34Z">
        <w:r w:rsidRPr="006061D7">
          <w:rPr>
            <w:rtl/>
          </w:rPr>
          <w:delText xml:space="preserve">דלא</w:delText>
        </w:r>
      </w:del>
      <w:r w:rsidRPr="006061D7">
        <w:rPr>
          <w:rtl/>
        </w:rPr>
        <w:t xml:space="preserve"> </w:t>
      </w:r>
      <w:ins w:id="103767" w:author="קלוד" w:date="2026-10-11T13:11:34Z">
        <w:r>
          <w:rPr>
            <w:rtl/>
          </w:rPr>
          <w:t xml:space="preserve">אוכלים אותן -</w:t>
        </w:r>
      </w:ins>
      <w:del w:id="103768" w:author="קלוד" w:date="2026-10-11T13:11:34Z">
        <w:r w:rsidRPr="006061D7">
          <w:rPr>
            <w:rtl/>
          </w:rPr>
          <w:delText xml:space="preserve">אוכלו</w:delText>
        </w:r>
      </w:del>
      <w:r w:rsidRPr="006061D7">
        <w:rPr>
          <w:rtl/>
        </w:rPr>
        <w:t xml:space="preserve"> שהמלך </w:t>
      </w:r>
      <w:r w:rsidRPr="006061D7">
        <w:rPr>
          <w:rtl/>
        </w:rPr>
        <w:t xml:space="preserve">אמר</w:t>
      </w:r>
      <w:r w:rsidRPr="006061D7">
        <w:rPr>
          <w:rtl/>
        </w:rPr>
        <w:t xml:space="preserve"> </w:t>
      </w:r>
      <w:r w:rsidRPr="006061D7">
        <w:rPr>
          <w:rtl/>
        </w:rPr>
        <w:t xml:space="preserve">לא</w:t>
      </w:r>
      <w:r w:rsidRPr="006061D7">
        <w:rPr>
          <w:rtl/>
        </w:rPr>
        <w:t xml:space="preserve"> </w:t>
      </w:r>
      <w:ins w:id="103765" w:author="קלוד" w:date="2026-10-11T13:11:34Z">
        <w:r>
          <w:rPr>
            <w:rtl/>
          </w:rPr>
          <w:t xml:space="preserve">לאוכלן.</w:t>
        </w:r>
      </w:ins>
      <w:del w:id="103766" w:author="קלוד" w:date="2026-10-11T13:11:34Z">
        <w:r w:rsidRPr="006061D7">
          <w:rPr>
            <w:rtl/>
          </w:rPr>
          <w:delText xml:space="preserve">לאוכלו.</w:delText>
        </w:r>
      </w:del>
    </w:p>
    <w:p w:rsidR="00E9703F" w:rsidRPr="006F178A" w:rsidRDefault="00E9703F" w:rsidP="00E9703F">
      <w:pPr>
        <w:rPr>
          <w:rtl/>
        </w:rPr>
      </w:pPr>
      <w:ins w:id="103795" w:author="קלוד" w:date="2026-10-11T13:11:34Z">
        <w:r>
          <w:rPr>
            <w:rFonts w:ascii="Fb Fontext" w:hAnsi="Fb Fontext"/>
            <w:rtl/>
          </w:rPr>
          <w:t xml:space="preserve">ועל</w:t>
        </w:r>
      </w:ins>
      <w:del w:id="103796" w:author="קלוד" w:date="2026-10-11T13:11:34Z">
        <w:r w:rsidRPr="006F178A">
          <w:rPr>
            <w:rFonts w:ascii="Fb Fontext" w:hAnsi="Fb Fontext"/>
            <w:rtl/>
          </w:rPr>
          <w:delText xml:space="preserve">ואהך</w:delText>
        </w:r>
      </w:del>
      <w:r w:rsidRPr="006F178A">
        <w:rPr>
          <w:rFonts w:ascii="Fb Fontext" w:hAnsi="Fb Fontext"/>
          <w:rtl/>
        </w:rPr>
        <w:t xml:space="preserve"> </w:t>
      </w:r>
      <w:ins w:id="103793" w:author="קלוד" w:date="2026-10-11T13:11:34Z">
        <w:r>
          <w:rPr>
            <w:rFonts w:ascii="Fb Fontext" w:hAnsi="Fb Fontext"/>
            <w:rtl/>
          </w:rPr>
          <w:t xml:space="preserve">זה</w:t>
        </w:r>
      </w:ins>
      <w:del w:id="103794" w:author="קלוד" w:date="2026-10-11T13:11:34Z">
        <w:r w:rsidRPr="006F178A">
          <w:rPr>
            <w:rFonts w:ascii="Fb Fontext" w:hAnsi="Fb Fontext"/>
            <w:rtl/>
          </w:rPr>
          <w:delText xml:space="preserve">ענהו</w:delText>
        </w:r>
      </w:del>
      <w:r w:rsidRPr="006F178A">
        <w:rPr>
          <w:rFonts w:ascii="Fb Fontext" w:hAnsi="Fb Fontext"/>
          <w:rtl/>
        </w:rPr>
        <w:t xml:space="preserve"> </w:t>
      </w:r>
      <w:ins w:id="103791" w:author="קלוד" w:date="2026-10-11T13:11:34Z">
        <w:r>
          <w:rPr>
            <w:rFonts w:ascii="Fb Fontext" w:hAnsi="Fb Fontext"/>
            <w:rtl/>
          </w:rPr>
          <w:t xml:space="preserve">ענהו: קאלוס </w:t>
        </w:r>
        <w:r>
          <w:rPr>
            <w:rStyle w:val="afffffe"/>
            <w:rFonts w:ascii="Fb Fontext" w:hAnsi="Fb Fontext"/>
            <w:rtl/>
          </w:rPr>
          <w:t xml:space="preserve">יפה</w:t>
        </w:r>
        <w:r>
          <w:rPr>
            <w:rFonts w:ascii="Fb Fontext" w:hAnsi="Fb Fontext"/>
            <w:rtl/>
          </w:rPr>
          <w:t xml:space="preserve">.</w:t>
        </w:r>
      </w:ins>
      <w:del w:id="103792" w:author="קלוד" w:date="2026-10-11T13:11:34Z">
        <w:r w:rsidRPr="006F178A">
          <w:rPr>
            <w:rFonts w:ascii="Fb Fontext" w:hAnsi="Fb Fontext"/>
            <w:rtl/>
          </w:rPr>
          <w:delText xml:space="preserve">קאלוס.</w:delText>
        </w:r>
      </w:del>
    </w:p>
    <w:p>
      <w:pPr>
        <w:pStyle w:val="afffff8"/>
        <w:rPr>
          <w:ins w:id="90481" w:author="קלוד" w:date="2026-10-11T12:33:55Z"/>
        </w:rPr>
      </w:pPr>
      <w:ins w:id="90482" w:author="קלוד" w:date="2026-10-11T12:33:55Z">
        <w:r>
          <w:rPr>
            <w:color w:val="7B3F00"/>
          </w:rPr>
          <w:t xml:space="preserve">מי מלח בשבת - הילמי מרובה ואסור</w:t>
        </w:r>
      </w:ins>
    </w:p>
    <w:p w:rsidR="00E9703F" w:rsidRPr="006F178A" w:rsidRDefault="00E9703F" w:rsidP="00E9703F">
      <w:pPr>
        <w:rPr>
          <w:rtl/>
        </w:rPr>
      </w:pPr>
      <w:r w:rsidRPr="006F178A">
        <w:rPr>
          <w:rtl/>
        </w:rPr>
        <w:t>• אין עושין הילמי [המרובין] בשבת.</w:t>
      </w:r>
    </w:p>
    <w:p w:rsidR="00E9703F" w:rsidRPr="006F178A" w:rsidRDefault="00E9703F" w:rsidP="00E9703F">
      <w:pPr>
        <w:rPr>
          <w:rtl/>
        </w:rPr>
      </w:pPr>
      <w:r w:rsidRPr="006F178A">
        <w:rPr>
          <w:rtl/>
        </w:rPr>
        <w:t>אבל עושה הוא את מי המלח, וטובל בהן פתו, ונותן לתוך התבשיל.</w:t>
      </w:r>
    </w:p>
    <w:p>
      <w:pPr>
        <w:pStyle w:val="38"/>
        <w:rPr>
          <w:ins w:id="98362" w:author="מנוע מכני" w:date="2026-10-11T12:04:39Z"/>
        </w:rPr>
      </w:pPr>
      <w:del w:id="99406" w:author="מנוע מכני" w:date="2026-10-11T12:04:39Z">
        <w:r w:rsidRPr="006F178A">
          <w:delText xml:space="preserve">אמר </w:delText>
        </w:r>
      </w:del>
      <w:r w:rsidRPr="006F178A">
        <w:t xml:space="preserve">רבי יוסי:</w:t>
      </w:r>
    </w:p>
    <w:p w:rsidR="00E9703F" w:rsidRPr="006F178A" w:rsidRDefault="00E9703F" w:rsidP="00E9703F">
      <w:pPr>
        <w:rPr>
          <w:rtl/>
        </w:rPr>
      </w:pPr>
      <w:del w:id="98363" w:author="מנוע מכני" w:date="2026-10-11T12:04:39Z">
        <w:r w:rsidRPr="006F178A">
          <w:rPr>
            <w:rtl/>
          </w:rPr>
          <w:delText xml:space="preserve"> </w:delText>
        </w:r>
      </w:del>
      <w:r w:rsidRPr="006F178A">
        <w:rPr>
          <w:rtl/>
        </w:rPr>
        <w:t xml:space="preserve">והלא הוא הילמי, בין מרובה ובין מועט.</w:t>
      </w:r>
    </w:p>
    <w:p w:rsidR="00E9703F" w:rsidRPr="006F178A" w:rsidRDefault="00E9703F" w:rsidP="00E9703F">
      <w:pPr>
        <w:rPr>
          <w:rtl/>
        </w:rPr>
      </w:pPr>
      <w:r w:rsidRPr="006F178A">
        <w:rPr>
          <w:rtl/>
        </w:rPr>
        <w:t>ואלו הן מי מלח המותרין - נותן שמן לכתחלה לתוך המים או לתוך המלח.</w:t>
      </w:r>
    </w:p>
    <w:p w:rsidR="00E9703F" w:rsidRPr="006F178A" w:rsidRDefault="00E9703F" w:rsidP="00E9703F">
      <w:pPr>
        <w:rPr>
          <w:rtl/>
        </w:rPr>
      </w:pPr>
      <w:r w:rsidRPr="006F178A">
        <w:rPr>
          <w:rStyle w:val="2fb"/>
          <w:rtl/>
        </w:rPr>
        <w:t xml:space="preserve">ור"י</w:t>
      </w:r>
      <w:r w:rsidRPr="006F178A">
        <w:rPr>
          <w:rtl/>
        </w:rPr>
        <w:t xml:space="preserve"> לאסור </w:t>
      </w:r>
      <w:r>
        <w:rPr>
          <w:rtl/>
        </w:rPr>
        <w:t>בא</w:t>
      </w:r>
      <w:r w:rsidRPr="006F178A">
        <w:rPr>
          <w:rtl/>
        </w:rPr>
        <w:t xml:space="preserve"> וכן </w:t>
      </w:r>
      <w:r w:rsidRPr="002B5789">
        <w:rPr>
          <w:b/>
          <w:bCs/>
          <w:rtl/>
        </w:rPr>
        <w:t>תנ"ה</w:t>
      </w:r>
      <w:r w:rsidRPr="006F178A">
        <w:rPr>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 xml:space="preserve">• </w:t>
      </w:r>
      <w:r w:rsidRPr="006F178A">
        <w:rPr>
          <w:rFonts w:ascii="Fb Fontext" w:hAnsi="Fb Fontext" w:hint="cs"/>
          <w:rtl/>
        </w:rPr>
        <w:t xml:space="preserve">א. </w:t>
      </w:r>
      <w:r w:rsidRPr="006F178A">
        <w:rPr>
          <w:rFonts w:ascii="Fb Fontext" w:hAnsi="Fb Fontext"/>
          <w:rtl/>
        </w:rPr>
        <w:t xml:space="preserve">ר' יהודה בר </w:t>
      </w:r>
      <w:ins w:id="103801" w:author="קלוד" w:date="2026-10-11T13:11:34Z">
        <w:r>
          <w:rPr>
            <w:rFonts w:ascii="Fb Fontext" w:hAnsi="Fb Fontext"/>
            <w:rtl/>
          </w:rPr>
          <w:t xml:space="preserve">חביבא:</w:t>
        </w:r>
      </w:ins>
      <w:del w:id="103802" w:author="קלוד" w:date="2026-10-11T13:11:34Z">
        <w:r w:rsidRPr="006F178A">
          <w:rPr>
            <w:rFonts w:ascii="Fb Fontext" w:hAnsi="Fb Fontext"/>
            <w:rtl/>
          </w:rPr>
          <w:delText xml:space="preserve">חביבא</w:delText>
        </w:r>
      </w:del>
      <w:r w:rsidRPr="006F178A">
        <w:rPr>
          <w:rFonts w:ascii="Fb Fontext" w:hAnsi="Fb Fontext"/>
          <w:rtl/>
        </w:rPr>
        <w:t xml:space="preserve"> אין עושין מי מלח </w:t>
      </w:r>
      <w:ins w:id="103799" w:author="קלוד" w:date="2026-10-11T13:11:34Z">
        <w:r>
          <w:rPr>
            <w:rFonts w:ascii="Fb Fontext" w:hAnsi="Fb Fontext"/>
            <w:rtl/>
          </w:rPr>
          <w:t xml:space="preserve">עזין</w:t>
        </w:r>
      </w:ins>
      <w:del w:id="103800" w:author="קלוד" w:date="2026-10-11T13:11:34Z">
        <w:r w:rsidRPr="006F178A">
          <w:rPr>
            <w:rFonts w:ascii="Fb Fontext" w:hAnsi="Fb Fontext"/>
            <w:rtl/>
          </w:rPr>
          <w:delText xml:space="preserve">עזין.</w:delText>
        </w:r>
      </w:del>
      <w:r w:rsidRPr="006F178A">
        <w:rPr>
          <w:rFonts w:ascii="Fb Fontext" w:hAnsi="Fb Fontext"/>
          <w:rtl/>
        </w:rPr>
        <w:t xml:space="preserve"> </w:t>
      </w:r>
      <w:ins w:id="103797" w:author="קלוד" w:date="2026-10-11T13:11:34Z">
        <w:r>
          <w:rPr>
            <w:rFonts w:ascii="Fb Fontext" w:hAnsi="Fb Fontext"/>
            <w:rtl/>
          </w:rPr>
          <w:t xml:space="preserve">- כל</w:t>
        </w:r>
      </w:ins>
      <w:del w:id="103798" w:author="קלוד" w:date="2026-10-11T13:11:34Z">
        <w:r w:rsidRPr="006F178A">
          <w:rPr>
            <w:rFonts w:ascii="Fb Fontext" w:hAnsi="Fb Fontext"/>
            <w:rtl/>
          </w:rPr>
          <w:delText xml:space="preserve">-כל</w:delText>
        </w:r>
      </w:del>
      <w:r w:rsidRPr="006F178A">
        <w:rPr>
          <w:rFonts w:ascii="Fb Fontext" w:hAnsi="Fb Fontext"/>
          <w:rtl/>
        </w:rPr>
        <w:t xml:space="preserve"> שהביצה צפה בהן.</w:t>
      </w:r>
    </w:p>
    <w:p>
      <w:pPr>
        <w:pStyle w:val="38"/>
        <w:rPr>
          <w:ins w:id="98364" w:author="מנוע מכני" w:date="2026-10-11T12:04:39Z"/>
        </w:rPr>
      </w:pPr>
      <w:r w:rsidRPr="006F178A">
        <w:t xml:space="preserve">והיינו</w:t>
      </w:r>
    </w:p>
    <w:p w:rsidR="00E9703F" w:rsidRPr="006F178A" w:rsidRDefault="00E9703F" w:rsidP="00E9703F">
      <w:pPr>
        <w:rPr>
          <w:rStyle w:val="afffe"/>
          <w:rFonts w:ascii="Fb Fontext" w:hAnsi="Fb Fontext"/>
          <w:b/>
          <w:rtl/>
        </w:rPr>
      </w:pPr>
      <w:del w:id="98365" w:author="מנוע מכני" w:date="2026-10-11T12:04:39Z">
        <w:r w:rsidRPr="006F178A">
          <w:rPr>
            <w:rtl/>
          </w:rPr>
          <w:delText xml:space="preserve"> </w:delText>
        </w:r>
      </w:del>
      <w:r w:rsidRPr="006F178A">
        <w:rPr>
          <w:rFonts w:hint="cs"/>
          <w:rtl/>
        </w:rPr>
        <w:t xml:space="preserve">שני שליש מלח ושליש </w:t>
      </w:r>
      <w:ins w:id="103809" w:author="קלוד" w:date="2026-10-11T13:11:34Z">
        <w:r>
          <w:rPr>
            <w:rFonts w:hint="cs"/>
            <w:rtl/>
          </w:rPr>
          <w:t xml:space="preserve">מים,</w:t>
        </w:r>
      </w:ins>
      <w:del w:id="103810" w:author="קלוד" w:date="2026-10-11T13:11:34Z">
        <w:r w:rsidRPr="006F178A">
          <w:rPr>
            <w:rFonts w:hint="cs"/>
            <w:rtl/>
          </w:rPr>
          <w:delText xml:space="preserve">מים</w:delText>
        </w:r>
        <w:r w:rsidRPr="006F178A">
          <w:rPr>
            <w:rtl/>
          </w:rPr>
          <w:delText xml:space="preserve">.</w:delText>
        </w:r>
      </w:del>
      <w:r w:rsidRPr="006F178A">
        <w:rPr>
          <w:rtl/>
        </w:rPr>
        <w:t xml:space="preserve"> </w:t>
      </w:r>
      <w:ins w:id="103807" w:author="קלוד" w:date="2026-10-11T13:11:34Z">
        <w:r>
          <w:rPr>
            <w:rtl/>
          </w:rPr>
          <w:t xml:space="preserve">ועושים</w:t>
        </w:r>
      </w:ins>
      <w:del w:id="103808" w:author="קלוד" w:date="2026-10-11T13:11:34Z">
        <w:r w:rsidRPr="006F178A">
          <w:rPr>
            <w:rtl/>
          </w:rPr>
          <w:delText xml:space="preserve">ועבדי</w:delText>
        </w:r>
      </w:del>
      <w:r w:rsidRPr="006F178A">
        <w:rPr>
          <w:rtl/>
        </w:rPr>
        <w:t xml:space="preserve"> </w:t>
      </w:r>
      <w:ins w:id="93303" w:author="מנוע מכני" w:date="2026-10-11T12:04:39Z">
        <w:ins w:id="103805" w:author="קלוד" w:date="2026-10-11T13:11:34Z">
          <w:r>
            <w:rPr>
              <w:rtl/>
            </w:rPr>
            <w:t xml:space="preserve">אותם</w:t>
          </w:r>
        </w:ins>
        <w:del w:id="103806" w:author="קלוד" w:date="2026-10-11T13:11:34Z">
          <w:r>
            <w:rPr>
              <w:rtl/>
            </w:rPr>
            <w:delText xml:space="preserve">לו</w:delText>
          </w:r>
        </w:del>
      </w:ins>
      <w:del w:id="93304" w:author="מנוע מכני" w:date="2026-10-11T12:04:39Z">
        <w:r w:rsidRPr="006F178A">
          <w:rPr>
            <w:rtl/>
          </w:rPr>
          <w:delText xml:space="preserve">ליה</w:delText>
        </w:r>
      </w:del>
      <w:r w:rsidRPr="006F178A">
        <w:rPr>
          <w:rtl/>
        </w:rPr>
        <w:t xml:space="preserve"> </w:t>
      </w:r>
      <w:ins w:id="103803" w:author="קלוד" w:date="2026-10-11T13:11:34Z">
        <w:r>
          <w:rPr>
            <w:rtl/>
          </w:rPr>
          <w:t xml:space="preserve">למורייס</w:t>
        </w:r>
      </w:ins>
      <w:del w:id="103804" w:author="קלוד" w:date="2026-10-11T13:11:34Z">
        <w:r w:rsidRPr="006F178A">
          <w:rPr>
            <w:rtl/>
          </w:rPr>
          <w:delText xml:space="preserve">למורייסא</w:delText>
        </w:r>
      </w:del>
      <w:r w:rsidRPr="006F178A">
        <w:rPr>
          <w:rtl/>
        </w:rPr>
        <w:t xml:space="preserve"> של דגים.</w:t>
      </w:r>
    </w:p>
    <w:p>
      <w:pPr>
        <w:pStyle w:val="afffff8"/>
        <w:rPr>
          <w:ins w:id="90479" w:author="קלוד" w:date="2026-10-11T12:33:55Z"/>
        </w:rPr>
      </w:pPr>
      <w:ins w:id="90480" w:author="קלוד" w:date="2026-10-11T12:33:55Z">
        <w:r>
          <w:rPr>
            <w:color w:val="7B3F00"/>
          </w:rPr>
          <w:t xml:space="preserve">מליחת צנון וביצה בשבת - משום מעבד</w:t>
        </w:r>
      </w:ins>
    </w:p>
    <w:p w:rsidR="00E9703F" w:rsidRDefault="00E9703F" w:rsidP="00E9703F">
      <w:pPr>
        <w:rPr>
          <w:rtl/>
        </w:rPr>
      </w:pPr>
      <w:r w:rsidRPr="006F178A">
        <w:rPr>
          <w:rStyle w:val="afffe"/>
          <w:rFonts w:ascii="Fb Fontext" w:hAnsi="Fb Fontext" w:hint="cs"/>
          <w:b/>
          <w:rtl/>
        </w:rPr>
        <w:t>ב.</w:t>
      </w:r>
      <w:r w:rsidRPr="006F178A">
        <w:rPr>
          <w:rFonts w:hint="cs"/>
          <w:rtl/>
        </w:rPr>
        <w:t xml:space="preserve"> </w:t>
      </w:r>
      <w:r w:rsidRPr="006F178A">
        <w:rPr>
          <w:rStyle w:val="2fb"/>
          <w:rtl/>
        </w:rPr>
        <w:t xml:space="preserve">ריב"ח</w:t>
      </w:r>
      <w:r w:rsidRPr="006F178A">
        <w:rPr>
          <w:rtl/>
        </w:rPr>
        <w:t xml:space="preserve"> אין מולחין צנון וביצה בשבת. [משום מעבד]</w:t>
      </w:r>
    </w:p>
    <w:p w:rsidR="00E9703F" w:rsidRDefault="00E9703F" w:rsidP="00E9703F">
      <w:pPr>
        <w:rPr>
          <w:rtl/>
        </w:rPr>
      </w:pPr>
      <w:r w:rsidRPr="006F178A">
        <w:rPr>
          <w:rStyle w:val="2fb"/>
          <w:rtl/>
        </w:rPr>
        <w:t xml:space="preserve">רב</w:t>
      </w:r>
      <w:r w:rsidRPr="006F178A">
        <w:rPr>
          <w:rtl/>
        </w:rPr>
        <w:t xml:space="preserve"> </w:t>
      </w:r>
      <w:r w:rsidRPr="006F178A">
        <w:rPr>
          <w:rStyle w:val="2fb"/>
          <w:rtl/>
        </w:rPr>
        <w:t xml:space="preserve">חזקיה</w:t>
      </w:r>
      <w:r w:rsidRPr="006F178A">
        <w:rPr>
          <w:rtl/>
        </w:rPr>
        <w:t xml:space="preserve"> </w:t>
      </w:r>
      <w:ins w:id="93305" w:author="מנוע מכני" w:date="2026-10-11T12:04:39Z">
        <w:r>
          <w:rPr>
            <w:rtl/>
          </w:rPr>
          <w:t xml:space="preserve">משמו</w:t>
        </w:r>
      </w:ins>
      <w:del w:id="93306" w:author="מנוע מכני" w:date="2026-10-11T12:04:39Z">
        <w:r w:rsidRPr="006F178A">
          <w:rPr>
            <w:rtl/>
          </w:rPr>
          <w:delText xml:space="preserve">משמיה</w:delText>
        </w:r>
      </w:del>
      <w:r w:rsidRPr="006F178A">
        <w:rPr>
          <w:rtl/>
        </w:rPr>
        <w:t xml:space="preserve"> </w:t>
      </w:r>
      <w:r w:rsidRPr="006F178A">
        <w:rPr>
          <w:rStyle w:val="2fb"/>
          <w:rtl/>
        </w:rPr>
        <w:t xml:space="preserve">דאביי</w:t>
      </w:r>
      <w:r w:rsidRPr="006F178A">
        <w:rPr>
          <w:rtl/>
        </w:rPr>
        <w:t xml:space="preserve"> צנון - אסור, וביצה - מותרת. [שאינה מעבדה]</w:t>
      </w:r>
    </w:p>
    <w:p w:rsidR="00E9703F" w:rsidRDefault="00E9703F" w:rsidP="00E9703F">
      <w:pPr>
        <w:rPr>
          <w:rtl/>
        </w:rPr>
      </w:pPr>
      <w:r w:rsidRPr="006F178A">
        <w:rPr>
          <w:rStyle w:val="2fb"/>
          <w:rtl/>
        </w:rPr>
        <w:t xml:space="preserve">ר"נ</w:t>
      </w:r>
      <w:r w:rsidRPr="006F178A">
        <w:rPr>
          <w:rtl/>
        </w:rPr>
        <w:t xml:space="preserve"> בתחילה היה טובל דסבור שהמלח הורס חריפו</w:t>
      </w:r>
      <w:r w:rsidRPr="006F178A">
        <w:rPr>
          <w:rFonts w:hint="cs"/>
          <w:rtl/>
        </w:rPr>
        <w:t>ת</w:t>
      </w:r>
      <w:r w:rsidRPr="006F178A">
        <w:rPr>
          <w:rtl/>
        </w:rPr>
        <w:t xml:space="preserve"> הבצל</w:t>
      </w:r>
    </w:p>
    <w:p w:rsidR="00E9703F" w:rsidRPr="006F178A" w:rsidRDefault="00E9703F" w:rsidP="00E9703F">
      <w:pPr>
        <w:rPr>
          <w:rStyle w:val="afffe"/>
          <w:rFonts w:ascii="Fb Fontext" w:hAnsi="Fb Fontext"/>
          <w:b/>
          <w:rtl/>
        </w:rPr>
      </w:pPr>
      <w:r w:rsidRPr="006F178A">
        <w:rPr>
          <w:rtl/>
        </w:rPr>
        <w:t>כששמע שבא"א מלחי בימות החול צנון הפסיק למלוח אבל לטבול דניכר שהוא דרך אכילתו.</w:t>
      </w:r>
    </w:p>
    <w:p w:rsidR="00E9703F" w:rsidRPr="006F178A" w:rsidRDefault="00E9703F" w:rsidP="00E9703F">
      <w:pPr>
        <w:rPr>
          <w:rtl/>
        </w:rPr>
      </w:pPr>
      <w:r w:rsidRPr="006F178A">
        <w:rPr>
          <w:rStyle w:val="afffe"/>
          <w:rFonts w:ascii="Fb Fontext" w:hAnsi="Fb Fontext" w:hint="cs"/>
          <w:b/>
          <w:sz w:val="20"/>
          <w:rtl/>
        </w:rPr>
        <w:t>ג.</w:t>
      </w:r>
      <w:r w:rsidRPr="006F178A">
        <w:rPr>
          <w:rFonts w:ascii="Fb Fontext" w:hAnsi="Fb Fontext" w:hint="cs"/>
          <w:sz w:val="20"/>
          <w:rtl/>
        </w:rPr>
        <w:t xml:space="preserve"> </w:t>
      </w:r>
      <w:r w:rsidRPr="006F178A">
        <w:rPr>
          <w:rStyle w:val="2fb"/>
          <w:rFonts w:ascii="Fb Fontext" w:hAnsi="Fb Fontext"/>
          <w:sz w:val="20"/>
          <w:rtl/>
        </w:rPr>
        <w:t xml:space="preserve">ריב"ח</w:t>
      </w:r>
      <w:r w:rsidRPr="006F178A">
        <w:rPr>
          <w:rFonts w:ascii="Fb Fontext" w:hAnsi="Fb Fontext"/>
          <w:sz w:val="20"/>
          <w:rtl/>
        </w:rPr>
        <w:t xml:space="preserve"> אתרוג צנון וביצה, אילמלא קליפתן החיצונה - אינן יוצאין מבני מעיים לעולם.</w:t>
      </w:r>
    </w:p>
    <w:p w:rsidR="00E9703F" w:rsidRPr="004640F6" w:rsidRDefault="00E9703F" w:rsidP="00E9703F">
      <w:pPr>
        <w:rPr>
          <w:spacing w:val="-4"/>
          <w:rtl/>
        </w:rPr>
      </w:pPr>
      <w:r w:rsidRPr="004640F6">
        <w:rPr>
          <w:rFonts w:ascii="Fb Fontext" w:hAnsi="Fb Fontext"/>
          <w:spacing w:val="-4"/>
          <w:rtl/>
        </w:rPr>
        <w:t xml:space="preserve">• </w:t>
      </w:r>
      <w:ins w:id="103819" w:author="קלוד" w:date="2026-10-11T13:11:34Z">
        <w:r>
          <w:rPr>
            <w:rStyle w:val="2fb"/>
            <w:rFonts w:ascii="Fb Fontext" w:hAnsi="Fb Fontext"/>
            <w:spacing w:val="-4"/>
            <w:rtl/>
          </w:rPr>
          <w:t xml:space="preserve">ר"ד:</w:t>
        </w:r>
      </w:ins>
      <w:del w:id="103820" w:author="קלוד" w:date="2026-10-11T13:11:34Z">
        <w:r w:rsidRPr="004640F6">
          <w:rPr>
            <w:rStyle w:val="2fb"/>
            <w:rFonts w:ascii="Fb Fontext" w:hAnsi="Fb Fontext"/>
            <w:spacing w:val="-4"/>
            <w:rtl/>
          </w:rPr>
          <w:delText xml:space="preserve">ר"ד</w:delText>
        </w:r>
      </w:del>
      <w:r w:rsidRPr="004640F6">
        <w:rPr>
          <w:rFonts w:ascii="Fb Fontext" w:hAnsi="Fb Fontext"/>
          <w:spacing w:val="-4"/>
          <w:rtl/>
        </w:rPr>
        <w:t xml:space="preserve"> מעולם </w:t>
      </w:r>
      <w:r w:rsidRPr="004640F6">
        <w:rPr>
          <w:rFonts w:ascii="Fb Fontext" w:hAnsi="Fb Fontext"/>
          <w:spacing w:val="-4"/>
          <w:rtl/>
        </w:rPr>
        <w:t xml:space="preserve">לא</w:t>
      </w:r>
      <w:r w:rsidRPr="004640F6">
        <w:rPr>
          <w:rFonts w:ascii="Fb Fontext" w:hAnsi="Fb Fontext"/>
          <w:spacing w:val="-4"/>
          <w:rtl/>
        </w:rPr>
        <w:t xml:space="preserve"> טבע </w:t>
      </w:r>
      <w:ins w:id="96147" w:author="מנוע מכני" w:date="2026-10-11T12:04:39Z">
        <w:r>
          <w:rPr>
            <w:rFonts w:ascii="Fb Fontext" w:hAnsi="Fb Fontext"/>
            <w:spacing w:val="-4"/>
            <w:rtl/>
          </w:rPr>
          <w:t xml:space="preserve">אדם</w:t>
        </w:r>
      </w:ins>
      <w:del w:id="96148" w:author="מנוע מכני" w:date="2026-10-11T12:04:39Z">
        <w:r w:rsidRPr="004640F6">
          <w:rPr>
            <w:rFonts w:ascii="Fb Fontext" w:hAnsi="Fb Fontext"/>
            <w:spacing w:val="-4"/>
            <w:rtl/>
          </w:rPr>
          <w:delText xml:space="preserve">גברא</w:delText>
        </w:r>
      </w:del>
      <w:r w:rsidRPr="004640F6">
        <w:rPr>
          <w:rFonts w:ascii="Fb Fontext" w:hAnsi="Fb Fontext"/>
          <w:spacing w:val="-4"/>
          <w:rtl/>
        </w:rPr>
        <w:t xml:space="preserve"> </w:t>
      </w:r>
      <w:ins w:id="103817" w:author="קלוד" w:date="2026-10-11T13:11:34Z">
        <w:r>
          <w:rPr>
            <w:rFonts w:ascii="Fb Fontext" w:hAnsi="Fb Fontext"/>
            <w:spacing w:val="-4"/>
            <w:rtl/>
          </w:rPr>
          <w:t xml:space="preserve">בים</w:t>
        </w:r>
      </w:ins>
      <w:del w:id="103818" w:author="קלוד" w:date="2026-10-11T13:11:34Z">
        <w:r w:rsidRPr="004640F6">
          <w:rPr>
            <w:rFonts w:ascii="Fb Fontext" w:hAnsi="Fb Fontext"/>
            <w:spacing w:val="-4"/>
            <w:rtl/>
          </w:rPr>
          <w:delText xml:space="preserve">בימא</w:delText>
        </w:r>
      </w:del>
      <w:r w:rsidRPr="004640F6">
        <w:rPr>
          <w:rFonts w:ascii="Fb Fontext" w:hAnsi="Fb Fontext"/>
          <w:spacing w:val="-4"/>
          <w:rtl/>
        </w:rPr>
        <w:t xml:space="preserve"> </w:t>
      </w:r>
      <w:ins w:id="103815" w:author="קלוד" w:date="2026-10-11T13:11:34Z">
        <w:r>
          <w:rPr>
            <w:rFonts w:ascii="Fb Fontext" w:hAnsi="Fb Fontext"/>
            <w:spacing w:val="-4"/>
            <w:rtl/>
          </w:rPr>
          <w:t xml:space="preserve">של סדום</w:t>
        </w:r>
      </w:ins>
      <w:del w:id="103816" w:author="קלוד" w:date="2026-10-11T13:11:34Z">
        <w:r w:rsidRPr="004640F6">
          <w:rPr>
            <w:rFonts w:ascii="Fb Fontext" w:hAnsi="Fb Fontext"/>
            <w:spacing w:val="-4"/>
            <w:rtl/>
          </w:rPr>
          <w:delText xml:space="preserve">דסדום.</w:delText>
        </w:r>
      </w:del>
      <w:r w:rsidRPr="004640F6">
        <w:rPr>
          <w:rFonts w:ascii="Fb Fontext" w:hAnsi="Fb Fontext"/>
          <w:spacing w:val="-4"/>
          <w:rtl/>
        </w:rPr>
        <w:t xml:space="preserve"> [ופשוט שגם </w:t>
      </w:r>
      <w:ins w:id="103813" w:author="קלוד" w:date="2026-10-11T13:11:34Z">
        <w:r>
          <w:rPr>
            <w:rFonts w:ascii="Fb Fontext" w:hAnsi="Fb Fontext"/>
            <w:spacing w:val="-4"/>
            <w:rtl/>
          </w:rPr>
          <w:t xml:space="preserve">כשורא],</w:t>
        </w:r>
      </w:ins>
      <w:del w:id="103814" w:author="קלוד" w:date="2026-10-11T13:11:34Z">
        <w:r w:rsidRPr="004640F6">
          <w:rPr>
            <w:rFonts w:ascii="Fb Fontext" w:hAnsi="Fb Fontext"/>
            <w:spacing w:val="-4"/>
            <w:rtl/>
          </w:rPr>
          <w:delText xml:space="preserve">כשורא]</w:delText>
        </w:r>
      </w:del>
      <w:r w:rsidRPr="004640F6">
        <w:rPr>
          <w:rFonts w:ascii="Fb Fontext" w:hAnsi="Fb Fontext"/>
          <w:spacing w:val="-4"/>
          <w:rtl/>
        </w:rPr>
        <w:t xml:space="preserve"> </w:t>
      </w:r>
      <w:r w:rsidRPr="004640F6">
        <w:rPr>
          <w:rFonts w:ascii="Fb Fontext" w:hAnsi="Fb Fontext" w:hint="cs"/>
          <w:spacing w:val="-4"/>
          <w:rtl/>
        </w:rPr>
        <w:t>ו</w:t>
      </w:r>
      <w:r w:rsidRPr="004640F6">
        <w:rPr>
          <w:rFonts w:ascii="Fb Fontext" w:hAnsi="Fb Fontext"/>
          <w:spacing w:val="-4"/>
          <w:rtl/>
        </w:rPr>
        <w:t xml:space="preserve">נפק"מ</w:t>
      </w:r>
      <w:r w:rsidRPr="004640F6">
        <w:rPr>
          <w:rFonts w:ascii="Fb Fontext" w:hAnsi="Fb Fontext"/>
          <w:spacing w:val="-4"/>
          <w:rtl/>
        </w:rPr>
        <w:t xml:space="preserve"> </w:t>
      </w:r>
      <w:ins w:id="103811" w:author="קלוד" w:date="2026-10-11T13:11:34Z">
        <w:r>
          <w:rPr>
            <w:rFonts w:ascii="Fb Fontext" w:hAnsi="Fb Fontext"/>
            <w:spacing w:val="-4"/>
            <w:rtl/>
          </w:rPr>
          <w:t xml:space="preserve">לרחוץ בו</w:t>
        </w:r>
      </w:ins>
      <w:del w:id="103812" w:author="קלוד" w:date="2026-10-11T13:11:34Z">
        <w:r w:rsidRPr="004640F6">
          <w:rPr>
            <w:rFonts w:ascii="Fb Fontext" w:hAnsi="Fb Fontext"/>
            <w:spacing w:val="-4"/>
            <w:rtl/>
          </w:rPr>
          <w:delText xml:space="preserve">למימשי</w:delText>
        </w:r>
      </w:del>
      <w:r w:rsidRPr="004640F6">
        <w:rPr>
          <w:rFonts w:ascii="Fb Fontext" w:hAnsi="Fb Fontext"/>
          <w:spacing w:val="-4"/>
          <w:rtl/>
        </w:rPr>
        <w:t xml:space="preserve"> לרפואה דמותר.</w:t>
      </w:r>
    </w:p>
    <w:p>
      <w:pPr>
        <w:pStyle w:val="afffff8"/>
        <w:rPr>
          <w:ins w:id="90477" w:author="קלוד" w:date="2026-10-11T12:33:55Z"/>
        </w:rPr>
      </w:pPr>
      <w:ins w:id="90478" w:author="קלוד" w:date="2026-10-11T12:33:55Z">
        <w:r>
          <w:rPr>
            <w:color w:val="7B3F00"/>
          </w:rPr>
          <w:t xml:space="preserve">מציצה ופתיחת עין בשבת - יין בעין או על העין</w:t>
        </w:r>
      </w:ins>
    </w:p>
    <w:p w:rsidR="00E9703F" w:rsidRPr="006F178A" w:rsidRDefault="00E9703F" w:rsidP="00E9703F">
      <w:pPr>
        <w:rPr>
          <w:rtl/>
        </w:rPr>
      </w:pPr>
      <w:r w:rsidRPr="006F178A">
        <w:rPr>
          <w:rtl/>
        </w:rPr>
        <w:t xml:space="preserve">• </w:t>
      </w:r>
      <w:ins w:id="103831" w:author="קלוד" w:date="2026-10-11T13:11:34Z">
        <w:r>
          <w:rPr>
            <w:rtl/>
          </w:rPr>
          <w:t xml:space="preserve">ולעצום</w:t>
        </w:r>
      </w:ins>
      <w:del w:id="103832" w:author="קלוד" w:date="2026-10-11T13:11:34Z">
        <w:r w:rsidRPr="006F178A">
          <w:rPr>
            <w:rtl/>
          </w:rPr>
          <w:delText xml:space="preserve">ולמימץ</w:delText>
        </w:r>
      </w:del>
      <w:r w:rsidRPr="006F178A">
        <w:rPr>
          <w:rtl/>
        </w:rPr>
        <w:t xml:space="preserve"> </w:t>
      </w:r>
      <w:ins w:id="103829" w:author="קלוד" w:date="2026-10-11T13:11:34Z">
        <w:r>
          <w:rPr>
            <w:rtl/>
          </w:rPr>
          <w:t xml:space="preserve">ולפתוח </w:t>
        </w:r>
        <w:r>
          <w:rPr>
            <w:rStyle w:val="afffffe"/>
            <w:rtl/>
          </w:rPr>
          <w:t xml:space="preserve">את העין</w:t>
        </w:r>
      </w:ins>
      <w:del w:id="103830" w:author="קלוד" w:date="2026-10-11T13:11:34Z">
        <w:r w:rsidRPr="006F178A">
          <w:rPr>
            <w:rtl/>
          </w:rPr>
          <w:delText xml:space="preserve">ולמיפתח</w:delText>
        </w:r>
      </w:del>
      <w:r w:rsidRPr="006F178A">
        <w:rPr>
          <w:rtl/>
        </w:rPr>
        <w:t xml:space="preserve"> כיוצא בה</w:t>
      </w:r>
      <w:ins w:id="103827" w:author="קלוד" w:date="2026-10-11T13:11:34Z">
        <w:r>
          <w:rPr>
            <w:rtl/>
          </w:rPr>
          <w:t xml:space="preserve"> - </w:t>
        </w:r>
      </w:ins>
      <w:del w:id="103828" w:author="קלוד" w:date="2026-10-11T13:11:34Z">
        <w:r w:rsidRPr="006F178A">
          <w:rPr>
            <w:rtl/>
          </w:rPr>
          <w:delText xml:space="preserve"> </w:delText>
        </w:r>
      </w:del>
      <w:r w:rsidRPr="006F178A">
        <w:rPr>
          <w:rtl/>
        </w:rPr>
        <w:t xml:space="preserve">שמע </w:t>
      </w:r>
      <w:ins w:id="103825" w:author="קלוד" w:date="2026-10-11T13:11:34Z">
        <w:r>
          <w:rPr>
            <w:rtl/>
          </w:rPr>
          <w:t xml:space="preserve">אחד</w:t>
        </w:r>
      </w:ins>
      <w:del w:id="103826" w:author="קלוד" w:date="2026-10-11T13:11:34Z">
        <w:r w:rsidRPr="006F178A">
          <w:rPr>
            <w:rtl/>
          </w:rPr>
          <w:delText xml:space="preserve">חד</w:delText>
        </w:r>
      </w:del>
      <w:r w:rsidRPr="006F178A">
        <w:rPr>
          <w:rtl/>
        </w:rPr>
        <w:t xml:space="preserve"> מאבוה </w:t>
      </w:r>
      <w:r w:rsidRPr="006F178A">
        <w:rPr>
          <w:rStyle w:val="2fb"/>
          <w:rtl/>
        </w:rPr>
        <w:t xml:space="preserve">דשמואל</w:t>
      </w:r>
      <w:r w:rsidRPr="006F178A">
        <w:rPr>
          <w:rtl/>
        </w:rPr>
        <w:t xml:space="preserve"> </w:t>
      </w:r>
      <w:ins w:id="103823" w:author="קלוד" w:date="2026-10-11T13:11:34Z">
        <w:r>
          <w:rPr>
            <w:rtl/>
          </w:rPr>
          <w:t xml:space="preserve">ואחד</w:t>
        </w:r>
      </w:ins>
      <w:del w:id="103824" w:author="קלוד" w:date="2026-10-11T13:11:34Z">
        <w:r w:rsidRPr="006F178A">
          <w:rPr>
            <w:rtl/>
          </w:rPr>
          <w:delText xml:space="preserve">וחד</w:delText>
        </w:r>
      </w:del>
      <w:r w:rsidRPr="006F178A">
        <w:rPr>
          <w:rtl/>
        </w:rPr>
        <w:t xml:space="preserve"> </w:t>
      </w:r>
      <w:ins w:id="103821" w:author="קלוד" w:date="2026-10-11T13:11:34Z">
        <w:r>
          <w:rPr>
            <w:rtl/>
          </w:rPr>
          <w:t xml:space="preserve">מלוי,</w:t>
        </w:r>
      </w:ins>
      <w:del w:id="103822" w:author="קלוד" w:date="2026-10-11T13:11:34Z">
        <w:r w:rsidRPr="006F178A">
          <w:rPr>
            <w:rtl/>
          </w:rPr>
          <w:delText xml:space="preserve">מלוי</w:delText>
        </w:r>
      </w:del>
      <w:r w:rsidRPr="006F178A">
        <w:rPr>
          <w:rtl/>
        </w:rPr>
        <w:t xml:space="preserve"> ולא ידע.</w:t>
      </w:r>
    </w:p>
    <w:p w:rsidR="00E9703F" w:rsidRPr="006F178A" w:rsidRDefault="00E9703F" w:rsidP="00E9703F">
      <w:pPr>
        <w:rPr>
          <w:rtl/>
        </w:rPr>
      </w:pPr>
      <w:ins w:id="103837" w:author="קלוד" w:date="2026-10-11T13:11:34Z">
        <w:r>
          <w:rPr>
            <w:rtl/>
          </w:rPr>
          <w:t xml:space="preserve">דאחד</w:t>
        </w:r>
      </w:ins>
      <w:del w:id="103838" w:author="קלוד" w:date="2026-10-11T13:11:34Z">
        <w:r w:rsidRPr="006F178A">
          <w:rPr>
            <w:rtl/>
          </w:rPr>
          <w:delText xml:space="preserve">דחד</w:delText>
        </w:r>
      </w:del>
      <w:r w:rsidRPr="006F178A">
        <w:rPr>
          <w:rtl/>
        </w:rPr>
        <w:t xml:space="preserve"> </w:t>
      </w:r>
      <w:ins w:id="103835" w:author="קלוד" w:date="2026-10-11T13:11:34Z">
        <w:r>
          <w:rPr>
            <w:rtl/>
          </w:rPr>
          <w:t xml:space="preserve">אמר:</w:t>
        </w:r>
      </w:ins>
      <w:del w:id="103836" w:author="קלוד" w:date="2026-10-11T13:11:34Z">
        <w:r w:rsidRPr="006F178A">
          <w:rPr>
            <w:rtl/>
          </w:rPr>
          <w:delText xml:space="preserve">אמר</w:delText>
        </w:r>
      </w:del>
      <w:r w:rsidRPr="006F178A">
        <w:rPr>
          <w:rtl/>
        </w:rPr>
        <w:t xml:space="preserve"> יין בתוך העין </w:t>
      </w:r>
      <w:ins w:id="103833" w:author="קלוד" w:date="2026-10-11T13:11:34Z">
        <w:r>
          <w:rPr>
            <w:rtl/>
          </w:rPr>
          <w:t xml:space="preserve">-</w:t>
        </w:r>
      </w:ins>
      <w:del w:id="103834" w:author="קלוד" w:date="2026-10-11T13:11:34Z">
        <w:r w:rsidRPr="006F178A">
          <w:rPr>
            <w:rtl/>
          </w:rPr>
          <w:delText xml:space="preserve">–</w:delText>
        </w:r>
      </w:del>
      <w:r w:rsidRPr="006F178A">
        <w:rPr>
          <w:rtl/>
        </w:rPr>
        <w:t xml:space="preserve"> אסור [שניכר לרפואה], </w:t>
      </w:r>
      <w:r w:rsidRPr="006F178A">
        <w:rPr>
          <w:rtl/>
        </w:rPr>
        <w:t xml:space="preserve">ע"ג</w:t>
      </w:r>
      <w:r w:rsidRPr="006F178A">
        <w:rPr>
          <w:rtl/>
        </w:rPr>
        <w:t xml:space="preserve"> העין - מותר.</w:t>
      </w:r>
    </w:p>
    <w:p w:rsidR="00E9703F" w:rsidRDefault="00E9703F" w:rsidP="00E9703F">
      <w:pPr>
        <w:rPr>
          <w:rtl/>
        </w:rPr>
      </w:pPr>
      <w:ins w:id="103839" w:author="קלוד" w:date="2026-10-11T13:11:34Z">
        <w:r>
          <w:rPr>
            <w:rtl/>
          </w:rPr>
          <w:t xml:space="preserve">ואחד</w:t>
        </w:r>
      </w:ins>
      <w:del w:id="103840" w:author="קלוד" w:date="2026-10-11T13:11:34Z">
        <w:r w:rsidRPr="006F178A">
          <w:rPr>
            <w:rtl/>
          </w:rPr>
          <w:lastRenderedPageBreak/>
          <w:delText xml:space="preserve">וחד</w:delText>
        </w:r>
      </w:del>
      <w:r w:rsidRPr="006F178A">
        <w:rPr>
          <w:rtl/>
        </w:rPr>
        <w:lastRenderedPageBreak/>
        <w:t xml:space="preserve"> </w:t>
      </w:r>
      <w:r w:rsidRPr="006F178A">
        <w:rPr>
          <w:rtl/>
        </w:rPr>
        <w:lastRenderedPageBreak/>
        <w:t xml:space="preserve">אמר</w:t>
      </w:r>
      <w:r w:rsidRPr="006F178A">
        <w:rPr>
          <w:rtl/>
        </w:rPr>
        <w:lastRenderedPageBreak/>
        <w:t xml:space="preserve">: רוק תפל [</w:t>
      </w:r>
      <w:ins w:id="90461" w:author="מנוע מכני" w:date="2026-10-11T12:04:39Z">
        <w:r>
          <w:rPr>
            <w:rtl/>
          </w:rPr>
          <w:t xml:space="preserve">אפי'</w:t>
        </w:r>
      </w:ins>
      <w:del w:id="90462" w:author="מנוע מכני" w:date="2026-10-11T12:04:39Z">
        <w:r w:rsidRPr="006F178A">
          <w:rPr>
            <w:rtl/>
          </w:rPr>
          <w:lastRenderedPageBreak/>
          <w:delText xml:space="preserve">אפילו</w:delText>
        </w:r>
      </w:del>
      <w:r w:rsidRPr="006F178A">
        <w:rPr>
          <w:rtl/>
        </w:rPr>
        <w:lastRenderedPageBreak/>
        <w:t xml:space="preserve">] </w:t>
      </w:r>
      <w:r w:rsidRPr="006F178A">
        <w:rPr>
          <w:rtl/>
        </w:rPr>
        <w:lastRenderedPageBreak/>
        <w:t xml:space="preserve">ע"ג</w:t>
      </w:r>
      <w:r w:rsidRPr="006F178A">
        <w:rPr>
          <w:rtl/>
        </w:rPr>
        <w:lastRenderedPageBreak/>
        <w:t xml:space="preserve"> העין - אסור. [דניכר שזה לרפואה </w:t>
      </w:r>
      <w:ins w:id="91575" w:author="מנוע מכני" w:date="2026-10-11T12:04:39Z">
        <w:r>
          <w:rPr>
            <w:rtl/>
          </w:rPr>
          <w:t xml:space="preserve">שהרי</w:t>
        </w:r>
      </w:ins>
      <w:del w:id="91576" w:author="מנוע מכני" w:date="2026-10-11T12:04:39Z">
        <w:r w:rsidRPr="006F178A">
          <w:rPr>
            <w:rtl/>
          </w:rPr>
          <w:lastRenderedPageBreak/>
          <w:delText xml:space="preserve">דהא</w:delText>
        </w:r>
      </w:del>
      <w:r w:rsidRPr="006F178A">
        <w:rPr>
          <w:rtl/>
        </w:rPr>
        <w:lastRenderedPageBreak/>
        <w:t xml:space="preserve"> מאוס]</w:t>
      </w:r>
    </w:p>
    <w:p w:rsidR="00E9703F" w:rsidRPr="006F178A" w:rsidRDefault="00E9703F" w:rsidP="00E9703F">
      <w:pPr>
        <w:rPr>
          <w:rtl/>
        </w:rPr>
      </w:pPr>
      <w:r w:rsidRPr="006F178A">
        <w:rPr>
          <w:rFonts w:ascii="Fb Fontext" w:hAnsi="Fb Fontext"/>
          <w:sz w:val="20"/>
          <w:rtl/>
        </w:rPr>
        <w:t xml:space="preserve">ועדיין </w:t>
      </w:r>
      <w:r w:rsidRPr="006F178A">
        <w:rPr>
          <w:rFonts w:ascii="Fb Fontext" w:hAnsi="Fb Fontext"/>
          <w:sz w:val="20"/>
          <w:rtl/>
        </w:rPr>
        <w:t xml:space="preserve">לא</w:t>
      </w:r>
      <w:r w:rsidRPr="006F178A">
        <w:rPr>
          <w:rFonts w:ascii="Fb Fontext" w:hAnsi="Fb Fontext"/>
          <w:sz w:val="20"/>
          <w:rtl/>
        </w:rPr>
        <w:t xml:space="preserve"> </w:t>
      </w:r>
      <w:ins w:id="103841" w:author="קלוד" w:date="2026-10-11T13:11:34Z">
        <w:r>
          <w:rPr>
            <w:rFonts w:ascii="Fb Fontext" w:hAnsi="Fb Fontext"/>
            <w:sz w:val="20"/>
            <w:rtl/>
          </w:rPr>
          <w:t xml:space="preserve">ידעתי</w:t>
        </w:r>
      </w:ins>
      <w:del w:id="103842" w:author="קלוד" w:date="2026-10-11T13:11:34Z">
        <w:r w:rsidRPr="006F178A">
          <w:rPr>
            <w:rFonts w:ascii="Fb Fontext" w:hAnsi="Fb Fontext"/>
            <w:sz w:val="20"/>
            <w:rtl/>
          </w:rPr>
          <w:delText xml:space="preserve">ידענא</w:delText>
        </w:r>
      </w:del>
      <w:r w:rsidRPr="006F178A">
        <w:rPr>
          <w:rFonts w:ascii="Fb Fontext" w:hAnsi="Fb Fontext"/>
          <w:sz w:val="20"/>
          <w:rtl/>
        </w:rPr>
        <w:t xml:space="preserve"> איזה מאבוה </w:t>
      </w:r>
      <w:r w:rsidRPr="006F178A">
        <w:rPr>
          <w:rStyle w:val="2fb"/>
          <w:rFonts w:ascii="Fb Fontext" w:hAnsi="Fb Fontext"/>
          <w:sz w:val="20"/>
          <w:rtl/>
        </w:rPr>
        <w:t xml:space="preserve">דשמואל</w:t>
      </w:r>
      <w:r w:rsidRPr="006F178A">
        <w:rPr>
          <w:rFonts w:ascii="Fb Fontext" w:hAnsi="Fb Fontext"/>
          <w:sz w:val="20"/>
          <w:rtl/>
        </w:rPr>
        <w:t xml:space="preserve"> ואיזה מלוי.</w:t>
      </w:r>
    </w:p>
    <w:p w:rsidR="00E9703F" w:rsidRDefault="00E9703F" w:rsidP="00E9703F">
      <w:pPr>
        <w:rPr>
          <w:rFonts w:ascii="Fb Fontext" w:hAnsi="Fb Fontext"/>
          <w:rtl/>
        </w:rPr>
      </w:pPr>
      <w:r w:rsidRPr="006F178A">
        <w:rPr>
          <w:rFonts w:ascii="Fb Fontext" w:hAnsi="Fb Fontext"/>
          <w:rtl/>
        </w:rPr>
        <w:t xml:space="preserve">• </w:t>
      </w:r>
      <w:r w:rsidRPr="006F178A">
        <w:rPr>
          <w:rStyle w:val="2fb"/>
          <w:rFonts w:ascii="Fb Fontext" w:hAnsi="Fb Fontext"/>
          <w:rtl/>
        </w:rPr>
        <w:t xml:space="preserve">שמואל</w:t>
      </w:r>
      <w:r w:rsidRPr="006F178A">
        <w:rPr>
          <w:rFonts w:ascii="Fb Fontext" w:hAnsi="Fb Fontext"/>
          <w:rtl/>
        </w:rPr>
        <w:t xml:space="preserve"> קילורין שורה אדם </w:t>
      </w:r>
      <w:r w:rsidRPr="006F178A">
        <w:rPr>
          <w:rStyle w:val="2fb"/>
          <w:rFonts w:ascii="Fb Fontext" w:hAnsi="Fb Fontext"/>
          <w:rtl/>
        </w:rPr>
        <w:t xml:space="preserve">מער"ש</w:t>
      </w:r>
      <w:r w:rsidRPr="006F178A">
        <w:rPr>
          <w:rFonts w:ascii="Fb Fontext" w:hAnsi="Fb Fontext"/>
          <w:rtl/>
        </w:rPr>
        <w:t xml:space="preserve"> ונותן </w:t>
      </w:r>
      <w:r w:rsidRPr="006F178A">
        <w:rPr>
          <w:rFonts w:ascii="Fb Fontext" w:hAnsi="Fb Fontext"/>
          <w:rtl/>
        </w:rPr>
        <w:t xml:space="preserve">ע"ג</w:t>
      </w:r>
      <w:r w:rsidRPr="006F178A">
        <w:rPr>
          <w:rFonts w:ascii="Fb Fontext" w:hAnsi="Fb Fontext"/>
          <w:rtl/>
        </w:rPr>
        <w:t xml:space="preserve"> עיניו בשבת ואינו חושש דדמי ליין</w:t>
      </w:r>
    </w:p>
    <w:p w:rsidR="00E9703F" w:rsidRPr="006F178A" w:rsidRDefault="00E9703F" w:rsidP="00E9703F">
      <w:pPr>
        <w:rPr>
          <w:rtl/>
        </w:rPr>
      </w:pPr>
      <w:r w:rsidRPr="006F178A">
        <w:rPr>
          <w:rFonts w:ascii="Fb Fontext" w:hAnsi="Fb Fontext"/>
          <w:sz w:val="20"/>
          <w:rtl/>
        </w:rPr>
        <w:t xml:space="preserve">וכן משמע ממה שהעיר בר ליואי למר עוקבא דלמייץ ולמיפתח דווקא </w:t>
      </w:r>
      <w:ins w:id="96149" w:author="מנוע מכני" w:date="2026-10-11T12:04:39Z">
        <w:r>
          <w:rPr>
            <w:rFonts w:ascii="Fb Fontext" w:hAnsi="Fb Fontext"/>
            <w:sz w:val="20"/>
            <w:rtl/>
          </w:rPr>
          <w:t xml:space="preserve">יותר</w:t>
        </w:r>
      </w:ins>
      <w:del w:id="96150" w:author="מנוע מכני" w:date="2026-10-11T12:04:39Z">
        <w:r w:rsidRPr="006F178A">
          <w:rPr>
            <w:rFonts w:ascii="Fb Fontext" w:hAnsi="Fb Fontext"/>
            <w:sz w:val="20"/>
            <w:rtl/>
          </w:rPr>
          <w:delText xml:space="preserve">טפי</w:delText>
        </w:r>
      </w:del>
      <w:r w:rsidRPr="006F178A">
        <w:rPr>
          <w:rFonts w:ascii="Fb Fontext" w:hAnsi="Fb Fontext"/>
          <w:sz w:val="20"/>
          <w:rtl/>
        </w:rPr>
        <w:t xml:space="preserve"> אסור.</w:t>
      </w:r>
    </w:p>
    <w:p w:rsidR="00E9703F" w:rsidRPr="006F178A" w:rsidRDefault="00E9703F" w:rsidP="00E9703F">
      <w:pPr>
        <w:rPr>
          <w:rtl/>
        </w:rPr>
      </w:pPr>
      <w:r w:rsidRPr="006F178A">
        <w:rPr>
          <w:rFonts w:ascii="Fb Fontext" w:hAnsi="Fb Fontext"/>
          <w:rtl/>
        </w:rPr>
        <w:t xml:space="preserve">ועדיין למרות ששל מר עוקבא </w:t>
      </w:r>
      <w:r w:rsidRPr="006F178A">
        <w:rPr>
          <w:rStyle w:val="2fb"/>
          <w:rFonts w:ascii="Fb Fontext" w:hAnsi="Fb Fontext"/>
          <w:rtl/>
        </w:rPr>
        <w:t xml:space="preserve">לשמואל</w:t>
      </w:r>
      <w:r w:rsidRPr="006F178A">
        <w:rPr>
          <w:rFonts w:ascii="Fb Fontext" w:hAnsi="Fb Fontext"/>
          <w:rtl/>
        </w:rPr>
        <w:t xml:space="preserve"> קילורין שלא היה צר עין מ"מ אמרו </w:t>
      </w:r>
      <w:ins w:id="93307" w:author="מנוע מכני" w:date="2026-10-11T12:04:39Z">
        <w:r>
          <w:rPr>
            <w:rFonts w:ascii="Fb Fontext" w:hAnsi="Fb Fontext"/>
            <w:rtl/>
          </w:rPr>
          <w:t xml:space="preserve">משמו</w:t>
        </w:r>
      </w:ins>
      <w:del w:id="93308" w:author="מנוע מכני" w:date="2026-10-11T12:04:39Z">
        <w:r w:rsidRPr="006F178A">
          <w:rPr>
            <w:rFonts w:ascii="Fb Fontext" w:hAnsi="Fb Fontext"/>
            <w:rtl/>
          </w:rPr>
          <w:delText xml:space="preserve">משמיה</w:delText>
        </w:r>
      </w:del>
      <w:r w:rsidRPr="006F178A">
        <w:rPr>
          <w:rFonts w:ascii="Fb Fontext" w:hAnsi="Fb Fontext"/>
          <w:rtl/>
        </w:rPr>
        <w:t xml:space="preserve"> </w:t>
      </w:r>
      <w:r w:rsidRPr="006F178A">
        <w:rPr>
          <w:rStyle w:val="2fb"/>
          <w:rFonts w:ascii="Fb Fontext" w:hAnsi="Fb Fontext"/>
          <w:rtl/>
        </w:rPr>
        <w:t xml:space="preserve">דשמואל</w:t>
      </w:r>
      <w:r w:rsidRPr="006F178A">
        <w:rPr>
          <w:rFonts w:ascii="Fb Fontext" w:hAnsi="Fb Fontext"/>
          <w:rtl/>
        </w:rPr>
        <w:t xml:space="preserve"> </w:t>
      </w:r>
      <w:r w:rsidRPr="004640F6">
        <w:rPr>
          <w:rFonts w:ascii="Fb Fontext" w:hAnsi="Fb Fontext"/>
          <w:spacing w:val="-6"/>
          <w:rtl/>
        </w:rPr>
        <w:t xml:space="preserve">כי טובה טיפת צונן שחרית, ורחיצת ידים ורגלים בחמין ערבית, מכל קילורין שבעולם. </w:t>
      </w:r>
      <w:r w:rsidRPr="004640F6">
        <w:rPr>
          <w:rFonts w:ascii="Fb Fontext" w:hAnsi="Fb Fontext"/>
          <w:b/>
          <w:bCs/>
          <w:spacing w:val="-6"/>
          <w:rtl/>
        </w:rPr>
        <w:t>ותנ"ה</w:t>
      </w:r>
      <w:r w:rsidRPr="004640F6">
        <w:rPr>
          <w:rFonts w:ascii="Fb Fontext" w:hAnsi="Fb Fontext"/>
          <w:spacing w:val="-6"/>
          <w:rtl/>
        </w:rPr>
        <w:t>.</w:t>
      </w:r>
    </w:p>
    <w:p w:rsidR="00E9703F" w:rsidRPr="006F178A" w:rsidRDefault="00E9703F" w:rsidP="00E9703F">
      <w:pPr>
        <w:rPr>
          <w:rtl/>
        </w:rPr>
      </w:pPr>
      <w:r w:rsidRPr="006F178A">
        <w:rPr>
          <w:rtl/>
        </w:rPr>
        <w:t>• הוא היה אומר: יד לעין - תיקצץ, יד לחוטם - תיקצץ, יד לפה - תיקצץ, יד לאוזן - תיקצץ, יד לחסודה - תיקצץ, יד לאמה - תיקצץ, יד לפי טבעת - תיקצץ, יד לגיגית - תיקצץ. יד מסמא, יד מחרשת, יד מעלה פוליפוס.</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קט.</w:t>
      </w:r>
    </w:p>
    <w:p>
      <w:pPr>
        <w:pStyle w:val="38"/>
        <w:rPr>
          <w:ins w:id="98367" w:author="מנוע מכני" w:date="2026-10-11T12:04:39Z"/>
        </w:rPr>
      </w:pPr>
      <w:del w:id="98366" w:author="מנוע מכני" w:date="2026-10-11T12:04:39Z">
        <w:r w:rsidRPr="006F178A">
          <w:delText xml:space="preserve">•</w:delText>
        </w:r>
      </w:del>
      <w:r w:rsidRPr="006F178A">
        <w:t xml:space="preserve"> </w:t>
      </w:r>
      <w:r w:rsidRPr="006F178A">
        <w:t xml:space="preserve">תניא</w:t>
      </w:r>
      <w:r w:rsidRPr="006F178A">
        <w:t xml:space="preserve">, רבי נתן</w:t>
      </w:r>
      <w:del w:id="99407" w:author="מנוע מכני" w:date="2026-10-11T12:04:39Z">
        <w:r w:rsidRPr="006F178A">
          <w:delText xml:space="preserve"> אומר</w:delText>
        </w:r>
      </w:del>
      <w:r w:rsidRPr="006F178A">
        <w:t xml:space="preserve">:</w:t>
      </w:r>
    </w:p>
    <w:p w:rsidR="00E9703F" w:rsidRPr="006F178A" w:rsidRDefault="00E9703F" w:rsidP="00E9703F">
      <w:pPr>
        <w:rPr>
          <w:rtl/>
        </w:rPr>
      </w:pPr>
      <w:del w:id="98368"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בת חורין היא </w:t>
      </w:r>
      <w:ins w:id="103843" w:author="קלוד" w:date="2026-10-11T13:11:34Z">
        <w:r>
          <w:rPr>
            <w:rFonts w:ascii="Fb Fontext" w:hAnsi="Fb Fontext"/>
            <w:sz w:val="20"/>
            <w:rtl/>
          </w:rPr>
          <w:t xml:space="preserve">זו </w:t>
        </w:r>
        <w:r>
          <w:rPr>
            <w:rStyle w:val="afffffe"/>
            <w:rFonts w:ascii="Fb Fontext" w:hAnsi="Fb Fontext"/>
            <w:sz w:val="20"/>
            <w:rtl/>
          </w:rPr>
          <w:t xml:space="preserve">הרוח שעל הידיים</w:t>
        </w:r>
        <w:r>
          <w:rPr>
            <w:rFonts w:ascii="Fb Fontext" w:hAnsi="Fb Fontext"/>
            <w:sz w:val="20"/>
            <w:rtl/>
          </w:rPr>
          <w:t xml:space="preserve">,</w:t>
        </w:r>
      </w:ins>
      <w:del w:id="103844" w:author="קלוד" w:date="2026-10-11T13:11:34Z">
        <w:r w:rsidRPr="006F178A">
          <w:rPr>
            <w:rFonts w:ascii="Fb Fontext" w:hAnsi="Fb Fontext"/>
            <w:sz w:val="20"/>
            <w:rtl/>
          </w:rPr>
          <w:delText xml:space="preserve">זו,</w:delText>
        </w:r>
      </w:del>
      <w:r w:rsidRPr="006F178A">
        <w:rPr>
          <w:rFonts w:ascii="Fb Fontext" w:hAnsi="Fb Fontext"/>
          <w:sz w:val="20"/>
          <w:rtl/>
        </w:rPr>
        <w:t xml:space="preserve"> ומקפדת עד שירחוץ ידיו שלש פעמים.</w:t>
      </w:r>
    </w:p>
    <w:p w:rsidR="00E9703F" w:rsidRPr="006F178A" w:rsidRDefault="00E9703F" w:rsidP="00E9703F">
      <w:pPr>
        <w:rPr>
          <w:rtl/>
        </w:rPr>
      </w:pPr>
      <w:ins w:id="103849" w:author="קלוד" w:date="2026-10-11T13:11:34Z">
        <w:r>
          <w:rPr>
            <w:rStyle w:val="2fb"/>
            <w:rFonts w:ascii="Fb Fontext" w:hAnsi="Fb Fontext"/>
            <w:rtl/>
          </w:rPr>
          <w:t xml:space="preserve">רי"ו:</w:t>
        </w:r>
      </w:ins>
      <w:del w:id="103850" w:author="קלוד" w:date="2026-10-11T13:11:34Z">
        <w:r w:rsidRPr="006F178A">
          <w:rPr>
            <w:rStyle w:val="2fb"/>
            <w:rFonts w:ascii="Fb Fontext" w:hAnsi="Fb Fontext"/>
            <w:rtl/>
          </w:rPr>
          <w:delText xml:space="preserve">רי"ו</w:delText>
        </w:r>
      </w:del>
      <w:r w:rsidRPr="006F178A">
        <w:rPr>
          <w:rFonts w:ascii="Fb Fontext" w:hAnsi="Fb Fontext"/>
          <w:rtl/>
        </w:rPr>
        <w:t xml:space="preserve"> פוך מעביר בת </w:t>
      </w:r>
      <w:ins w:id="103847" w:author="קלוד" w:date="2026-10-11T13:11:34Z">
        <w:r>
          <w:rPr>
            <w:rFonts w:ascii="Fb Fontext" w:hAnsi="Fb Fontext"/>
            <w:rtl/>
          </w:rPr>
          <w:t xml:space="preserve">מלך </w:t>
        </w:r>
        <w:r>
          <w:rPr>
            <w:rStyle w:val="afffffe"/>
            <w:rFonts w:ascii="Fb Fontext" w:hAnsi="Fb Fontext"/>
            <w:rtl/>
          </w:rPr>
          <w:t xml:space="preserve">רוח רעה</w:t>
        </w:r>
        <w:r>
          <w:rPr>
            <w:rFonts w:ascii="Fb Fontext" w:hAnsi="Fb Fontext"/>
            <w:rtl/>
          </w:rPr>
          <w:t xml:space="preserve">,</w:t>
        </w:r>
      </w:ins>
      <w:del w:id="103848" w:author="קלוד" w:date="2026-10-11T13:11:34Z">
        <w:r w:rsidRPr="006F178A">
          <w:rPr>
            <w:rFonts w:ascii="Fb Fontext" w:hAnsi="Fb Fontext"/>
            <w:rtl/>
          </w:rPr>
          <w:delText xml:space="preserve">מלך,</w:delText>
        </w:r>
      </w:del>
      <w:r w:rsidRPr="006F178A">
        <w:rPr>
          <w:rFonts w:ascii="Fb Fontext" w:hAnsi="Fb Fontext"/>
          <w:rtl/>
        </w:rPr>
        <w:t xml:space="preserve"> ופוסק את הדמעה, ומרבה שיער </w:t>
      </w:r>
      <w:ins w:id="103845" w:author="קלוד" w:date="2026-10-11T13:11:34Z">
        <w:r>
          <w:rPr>
            <w:rFonts w:ascii="Fb Fontext" w:hAnsi="Fb Fontext"/>
            <w:rtl/>
          </w:rPr>
          <w:t xml:space="preserve">בעפעפים,</w:t>
        </w:r>
      </w:ins>
      <w:del w:id="103846" w:author="קלוד" w:date="2026-10-11T13:11:34Z">
        <w:r w:rsidRPr="006F178A">
          <w:rPr>
            <w:rFonts w:ascii="Fb Fontext" w:hAnsi="Fb Fontext"/>
            <w:rtl/>
          </w:rPr>
          <w:delText xml:space="preserve">בעפעפים</w:delText>
        </w:r>
      </w:del>
      <w:r w:rsidRPr="006F178A">
        <w:rPr>
          <w:rFonts w:ascii="Fb Fontext" w:hAnsi="Fb Fontext"/>
          <w:rtl/>
        </w:rPr>
        <w:t xml:space="preserve"> </w:t>
      </w:r>
      <w:r w:rsidRPr="006F178A">
        <w:rPr>
          <w:rFonts w:ascii="Fb Fontext" w:hAnsi="Fb Fontext"/>
          <w:b/>
          <w:bCs/>
          <w:rtl/>
        </w:rPr>
        <w:t>ותנ"ה</w:t>
      </w:r>
      <w:r w:rsidRPr="006F178A">
        <w:rPr>
          <w:rFonts w:ascii="Fb Fontext" w:hAnsi="Fb Fontext"/>
          <w:rtl/>
        </w:rPr>
        <w:t>.</w:t>
      </w:r>
    </w:p>
    <w:p>
      <w:pPr>
        <w:pStyle w:val="afffff8"/>
        <w:rPr>
          <w:ins w:id="90475" w:author="קלוד" w:date="2026-10-11T12:33:55Z"/>
        </w:rPr>
      </w:pPr>
      <w:ins w:id="90476" w:author="קלוד" w:date="2026-10-11T12:33:55Z">
        <w:r>
          <w:rPr>
            <w:color w:val="7B3F00"/>
          </w:rPr>
          <w:t xml:space="preserve">עלין, כוסברה וכשות - אין בהם משום רפואה</w:t>
        </w:r>
      </w:ins>
    </w:p>
    <w:p>
      <w:pPr>
        <w:pStyle w:val="38"/>
        <w:rPr>
          <w:ins w:id="98370" w:author="מנוע מכני" w:date="2026-10-11T12:04:39Z"/>
        </w:rPr>
      </w:pPr>
      <w:del w:id="98369" w:author="מנוע מכני" w:date="2026-10-11T12:04:39Z">
        <w:r w:rsidRPr="006F178A">
          <w:delText xml:space="preserve">•</w:delText>
        </w:r>
      </w:del>
      <w:r w:rsidRPr="006F178A">
        <w:t xml:space="preserve"> שמואל:</w:t>
      </w:r>
    </w:p>
    <w:p w:rsidR="00E9703F" w:rsidRPr="006F178A" w:rsidRDefault="00E9703F" w:rsidP="00E9703F">
      <w:pPr>
        <w:rPr>
          <w:rtl/>
        </w:rPr>
      </w:pPr>
      <w:del w:id="98371" w:author="מנוע מכני" w:date="2026-10-11T12:04:39Z">
        <w:r w:rsidRPr="006F178A">
          <w:rPr>
            <w:rtl/>
          </w:rPr>
          <w:delText xml:space="preserve"> </w:delText>
        </w:r>
      </w:del>
      <w:r w:rsidRPr="006F178A">
        <w:rPr>
          <w:rtl/>
        </w:rPr>
        <w:t xml:space="preserve">עלין אין בהם משום רפואה.</w:t>
      </w:r>
    </w:p>
    <w:p>
      <w:pPr>
        <w:pStyle w:val="38"/>
        <w:rPr>
          <w:ins w:id="98373" w:author="מנוע מכני" w:date="2026-10-11T12:04:39Z"/>
        </w:rPr>
      </w:pPr>
      <w:del w:id="98372" w:author="מנוע מכני" w:date="2026-10-11T12:04:39Z">
        <w:r w:rsidRPr="006F178A">
          <w:delText xml:space="preserve">•</w:delText>
        </w:r>
      </w:del>
      <w:r w:rsidRPr="006F178A">
        <w:t xml:space="preserve"> רב יוסף:</w:t>
      </w:r>
    </w:p>
    <w:p w:rsidR="00E9703F" w:rsidRPr="006F178A" w:rsidRDefault="00E9703F" w:rsidP="00E9703F">
      <w:pPr>
        <w:rPr>
          <w:rtl/>
        </w:rPr>
      </w:pPr>
      <w:del w:id="98374" w:author="מנוע מכני" w:date="2026-10-11T12:04:39Z">
        <w:r w:rsidRPr="006F178A">
          <w:rPr>
            <w:rtl/>
          </w:rPr>
          <w:delText xml:space="preserve"> </w:delText>
        </w:r>
      </w:del>
      <w:ins w:id="90417" w:author="Claude - סמנטי" w:date="2026-10-11T12:28:21Z">
        <w:r>
          <w:rPr>
            <w:rtl/>
          </w:rPr>
          <w:t xml:space="preserve">כוסברה</w:t>
        </w:r>
      </w:ins>
      <w:del w:id="90418" w:author="Claude - סמנטי" w:date="2026-10-11T12:28:21Z">
        <w:r w:rsidRPr="006F178A">
          <w:rPr>
            <w:rtl/>
          </w:rPr>
          <w:delText xml:space="preserve">כוסברתא</w:delText>
        </w:r>
      </w:del>
      <w:r w:rsidRPr="006F178A">
        <w:rPr>
          <w:rtl/>
        </w:rPr>
        <w:t xml:space="preserve"> אין בה משום </w:t>
      </w:r>
      <w:ins w:id="103853" w:author="קלוד" w:date="2026-10-11T13:11:34Z">
        <w:r>
          <w:rPr>
            <w:rtl/>
          </w:rPr>
          <w:t xml:space="preserve">רפואה,</w:t>
        </w:r>
      </w:ins>
      <w:del w:id="103854" w:author="קלוד" w:date="2026-10-11T13:11:34Z">
        <w:r w:rsidRPr="006F178A">
          <w:rPr>
            <w:rtl/>
          </w:rPr>
          <w:delText xml:space="preserve">רפואה.</w:delText>
        </w:r>
      </w:del>
      <w:r w:rsidRPr="006F178A">
        <w:rPr>
          <w:rFonts w:hint="cs"/>
          <w:rtl/>
        </w:rPr>
        <w:t xml:space="preserve"> </w:t>
      </w:r>
      <w:ins w:id="103851" w:author="קלוד" w:date="2026-10-11T13:11:34Z">
        <w:r>
          <w:rPr>
            <w:rtl/>
          </w:rPr>
          <w:t xml:space="preserve">ואפי'</w:t>
        </w:r>
      </w:ins>
      <w:del w:id="103852" w:author="קלוד" w:date="2026-10-11T13:11:34Z">
        <w:r w:rsidRPr="006F178A">
          <w:rPr>
            <w:rtl/>
          </w:rPr>
          <w:delText xml:space="preserve">ויותר מכך ש</w:delText>
        </w:r>
        <w:r>
          <w:rPr>
            <w:rtl/>
          </w:rPr>
          <w:delText xml:space="preserve">אפי'</w:delText>
        </w:r>
      </w:del>
      <w:r w:rsidRPr="006F178A">
        <w:rPr>
          <w:rtl/>
        </w:rPr>
        <w:t xml:space="preserve"> </w:t>
      </w:r>
      <w:ins w:id="93309" w:author="מנוע מכני" w:date="2026-10-11T12:04:39Z">
        <w:r>
          <w:rPr>
            <w:rtl/>
          </w:rPr>
          <w:t xml:space="preserve">לי</w:t>
        </w:r>
      </w:ins>
      <w:del w:id="93310" w:author="מנוע מכני" w:date="2026-10-11T12:04:39Z">
        <w:r w:rsidRPr="006F178A">
          <w:rPr>
            <w:rtl/>
          </w:rPr>
          <w:delText xml:space="preserve">לדידי</w:delText>
        </w:r>
      </w:del>
      <w:r w:rsidRPr="006F178A">
        <w:rPr>
          <w:rtl/>
        </w:rPr>
        <w:t xml:space="preserve"> [עיור] קשה.</w:t>
      </w:r>
    </w:p>
    <w:p w:rsidR="00E9703F" w:rsidRPr="006F178A" w:rsidRDefault="00E9703F" w:rsidP="00E9703F">
      <w:pPr>
        <w:rPr>
          <w:rtl/>
        </w:rPr>
      </w:pPr>
      <w:r w:rsidRPr="006F178A">
        <w:rPr>
          <w:rtl/>
        </w:rPr>
        <w:t xml:space="preserve">• </w:t>
      </w:r>
      <w:r w:rsidRPr="006F178A">
        <w:rPr>
          <w:rStyle w:val="2fb"/>
          <w:rtl/>
        </w:rPr>
        <w:t xml:space="preserve">רב ששת</w:t>
      </w:r>
      <w:r w:rsidRPr="006F178A">
        <w:rPr>
          <w:rtl/>
        </w:rPr>
        <w:t xml:space="preserve"> כשות אין בהן משום רפואה אבל גרגיתא [זרעוני חרדל] אפי </w:t>
      </w:r>
      <w:ins w:id="93311" w:author="מנוע מכני" w:date="2026-10-11T12:04:39Z">
        <w:r>
          <w:rPr>
            <w:rtl/>
          </w:rPr>
          <w:t xml:space="preserve">לי</w:t>
        </w:r>
      </w:ins>
      <w:del w:id="93312" w:author="מנוע מכני" w:date="2026-10-11T12:04:39Z">
        <w:r w:rsidRPr="006F178A">
          <w:rPr>
            <w:rtl/>
          </w:rPr>
          <w:delText xml:space="preserve">לדידי</w:delText>
        </w:r>
      </w:del>
      <w:r w:rsidRPr="006F178A">
        <w:rPr>
          <w:rtl/>
        </w:rPr>
        <w:t xml:space="preserve"> [דעיור] מעלי.</w:t>
      </w:r>
    </w:p>
    <w:p>
      <w:pPr>
        <w:pStyle w:val="38"/>
        <w:rPr>
          <w:ins w:id="98376" w:author="מנוע מכני" w:date="2026-10-11T12:04:39Z"/>
        </w:rPr>
      </w:pPr>
      <w:del w:id="98375" w:author="מנוע מכני" w:date="2026-10-11T12:04:39Z">
        <w:r w:rsidRPr="006F178A">
          <w:delText xml:space="preserve">•</w:delText>
        </w:r>
      </w:del>
      <w:r w:rsidRPr="006F178A">
        <w:t xml:space="preserve"> </w:t>
      </w:r>
      <w:r w:rsidRPr="006F178A">
        <w:t xml:space="preserve">שמואל:</w:t>
      </w:r>
    </w:p>
    <w:p w:rsidR="00E9703F" w:rsidRPr="006F178A" w:rsidRDefault="00E9703F" w:rsidP="00E9703F">
      <w:pPr>
        <w:rPr>
          <w:rtl/>
        </w:rPr>
      </w:pPr>
      <w:del w:id="98377" w:author="מנוע מכני" w:date="2026-10-11T12:04:39Z">
        <w:r w:rsidRPr="006F178A">
          <w:rPr>
            <w:rtl/>
          </w:rPr>
          <w:delText xml:space="preserve"> </w:delText>
        </w:r>
      </w:del>
      <w:r w:rsidRPr="006F178A">
        <w:rPr>
          <w:rtl/>
        </w:rPr>
        <w:t xml:space="preserve">כל מיני כשות </w:t>
      </w:r>
      <w:ins w:id="103857" w:author="קלוד" w:date="2026-10-11T13:11:34Z">
        <w:r>
          <w:rPr>
            <w:rtl/>
          </w:rPr>
          <w:t xml:space="preserve">מותרים,</w:t>
        </w:r>
      </w:ins>
      <w:del w:id="103858" w:author="קלוד" w:date="2026-10-11T13:11:34Z">
        <w:r w:rsidRPr="006F178A">
          <w:rPr>
            <w:rtl/>
          </w:rPr>
          <w:delText xml:space="preserve">שרו,</w:delText>
        </w:r>
      </w:del>
      <w:r w:rsidRPr="006F178A">
        <w:rPr>
          <w:rtl/>
        </w:rPr>
        <w:t xml:space="preserve"> </w:t>
      </w:r>
      <w:ins w:id="94507" w:author="מנוע מכני" w:date="2026-10-11T12:04:39Z">
        <w:r>
          <w:rPr>
            <w:rtl/>
          </w:rPr>
          <w:t xml:space="preserve">חוץ </w:t>
        </w:r>
        <w:ins w:id="103855" w:author="קלוד" w:date="2026-10-11T13:11:34Z">
          <w:r>
            <w:rPr>
              <w:rtl/>
            </w:rPr>
            <w:t xml:space="preserve">מטרוזא,</w:t>
          </w:r>
        </w:ins>
        <w:del w:id="103856" w:author="קלוד" w:date="2026-10-11T13:11:34Z">
          <w:r>
            <w:rPr>
              <w:rtl/>
            </w:rPr>
            <w:delText xml:space="preserve">מ</w:delText>
          </w:r>
          <w:r w:rsidRPr="006F178A">
            <w:rPr>
              <w:rtl/>
            </w:rPr>
            <w:delText xml:space="preserve">טרוזא.</w:delText>
          </w:r>
        </w:del>
      </w:ins>
      <w:del w:id="94508" w:author="מנוע מכני" w:date="2026-10-11T12:04:39Z">
        <w:r w:rsidRPr="006F178A">
          <w:rPr>
            <w:rtl/>
          </w:rPr>
          <w:delText xml:space="preserve">לבר מ</w:delText>
        </w:r>
      </w:del>
      <w:r w:rsidRPr="006F178A">
        <w:rPr>
          <w:rFonts w:hint="cs"/>
          <w:rtl/>
        </w:rPr>
        <w:t xml:space="preserve"> </w:t>
      </w:r>
      <w:r w:rsidRPr="006F178A">
        <w:rPr>
          <w:rtl/>
        </w:rPr>
        <w:t>שניכר שהוא לרפואה.</w:t>
      </w:r>
    </w:p>
    <w:p w:rsidR="00E9703F" w:rsidRPr="006F178A" w:rsidRDefault="00E9703F" w:rsidP="00E9703F">
      <w:pPr>
        <w:rPr>
          <w:rtl/>
        </w:rPr>
      </w:pPr>
      <w:r w:rsidRPr="006F178A">
        <w:rPr>
          <w:rtl/>
        </w:rPr>
        <w:t xml:space="preserve">• </w:t>
      </w:r>
      <w:ins w:id="103861" w:author="קלוד" w:date="2026-10-11T13:11:34Z">
        <w:r>
          <w:rPr>
            <w:rStyle w:val="2fb"/>
            <w:rtl/>
          </w:rPr>
          <w:t xml:space="preserve">ר"ח:</w:t>
        </w:r>
      </w:ins>
      <w:del w:id="103862" w:author="קלוד" w:date="2026-10-11T13:11:34Z">
        <w:r w:rsidRPr="006F178A">
          <w:rPr>
            <w:rStyle w:val="2fb"/>
            <w:rtl/>
          </w:rPr>
          <w:delText xml:space="preserve">ר"ח</w:delText>
        </w:r>
      </w:del>
      <w:r w:rsidRPr="006F178A">
        <w:rPr>
          <w:rtl/>
        </w:rPr>
        <w:t xml:space="preserve"> שריקא טויא - </w:t>
      </w:r>
      <w:ins w:id="103859" w:author="קלוד" w:date="2026-10-11T13:11:34Z">
        <w:r>
          <w:rPr>
            <w:rtl/>
          </w:rPr>
          <w:t xml:space="preserve">מותר,</w:t>
        </w:r>
      </w:ins>
      <w:del w:id="103860" w:author="קלוד" w:date="2026-10-11T13:11:34Z">
        <w:r w:rsidRPr="006F178A">
          <w:rPr>
            <w:rtl/>
          </w:rPr>
          <w:delText xml:space="preserve">שרי,</w:delText>
        </w:r>
      </w:del>
      <w:r w:rsidRPr="006F178A">
        <w:rPr>
          <w:rtl/>
        </w:rPr>
        <w:t xml:space="preserve"> פיעפועי ביעי - אסור.</w:t>
      </w:r>
    </w:p>
    <w:p w:rsidR="00E9703F" w:rsidRPr="009757B9" w:rsidRDefault="00E9703F" w:rsidP="00E9703F">
      <w:pPr>
        <w:rPr>
          <w:rFonts w:cs="Guttman Vilna"/>
          <w:b/>
          <w:bCs/>
          <w:rtl/>
        </w:rPr>
      </w:pPr>
      <w:ins w:id="103873" w:author="קלוד" w:date="2026-10-11T13:11:34Z">
        <w:r>
          <w:rPr>
            <w:rtl/>
          </w:rPr>
          <w:t xml:space="preserve">אשת</w:t>
        </w:r>
      </w:ins>
      <w:del w:id="103874" w:author="קלוד" w:date="2026-10-11T13:11:34Z">
        <w:r w:rsidRPr="006F178A">
          <w:rPr>
            <w:rtl/>
          </w:rPr>
          <w:delText xml:space="preserve">דביתהו</w:delText>
        </w:r>
      </w:del>
      <w:r w:rsidRPr="006F178A">
        <w:rPr>
          <w:rtl/>
        </w:rPr>
        <w:t xml:space="preserve"> </w:t>
      </w:r>
      <w:ins w:id="103871" w:author="קלוד" w:date="2026-10-11T13:11:34Z">
        <w:r>
          <w:rPr>
            <w:rStyle w:val="2fb"/>
            <w:rtl/>
          </w:rPr>
          <w:t xml:space="preserve">זעירי</w:t>
        </w:r>
      </w:ins>
      <w:del w:id="103872" w:author="קלוד" w:date="2026-10-11T13:11:34Z">
        <w:r w:rsidRPr="006F178A">
          <w:rPr>
            <w:rStyle w:val="2fb"/>
            <w:rtl/>
          </w:rPr>
          <w:delText xml:space="preserve">דזעירי</w:delText>
        </w:r>
      </w:del>
      <w:r w:rsidRPr="006F178A">
        <w:rPr>
          <w:rtl/>
        </w:rPr>
        <w:t xml:space="preserve"> </w:t>
      </w:r>
      <w:ins w:id="103869" w:author="קלוד" w:date="2026-10-11T13:11:34Z">
        <w:r>
          <w:rPr>
            <w:rtl/>
          </w:rPr>
          <w:t xml:space="preserve">עשתה</w:t>
        </w:r>
      </w:ins>
      <w:del w:id="103870" w:author="קלוד" w:date="2026-10-11T13:11:34Z">
        <w:r w:rsidRPr="006F178A">
          <w:rPr>
            <w:rtl/>
          </w:rPr>
          <w:delText xml:space="preserve">עבדא</w:delText>
        </w:r>
      </w:del>
      <w:r w:rsidRPr="006F178A">
        <w:rPr>
          <w:rtl/>
        </w:rPr>
        <w:t xml:space="preserve"> </w:t>
      </w:r>
      <w:ins w:id="93313" w:author="מנוע מכני" w:date="2026-10-11T12:04:39Z">
        <w:ins w:id="103867" w:author="קלוד" w:date="2026-10-11T13:11:34Z">
          <w:r>
            <w:rPr>
              <w:rStyle w:val="afffffe"/>
              <w:rtl/>
            </w:rPr>
            <w:t xml:space="preserve">זאת</w:t>
          </w:r>
        </w:ins>
        <w:del w:id="103868" w:author="קלוד" w:date="2026-10-11T13:11:34Z">
          <w:r>
            <w:rPr>
              <w:rtl/>
            </w:rPr>
            <w:delText xml:space="preserve">לו</w:delText>
          </w:r>
        </w:del>
      </w:ins>
      <w:del w:id="93314" w:author="מנוע מכני" w:date="2026-10-11T12:04:39Z">
        <w:r w:rsidRPr="006F178A">
          <w:rPr>
            <w:rtl/>
          </w:rPr>
          <w:delText xml:space="preserve">ליה</w:delText>
        </w:r>
      </w:del>
      <w:r w:rsidRPr="006F178A">
        <w:rPr>
          <w:rtl/>
        </w:rPr>
        <w:t xml:space="preserve"> לחייא בר אשי ולא אכל. </w:t>
      </w:r>
      <w:ins w:id="103865" w:author="קלוד" w:date="2026-10-11T13:11:34Z">
        <w:r>
          <w:rPr>
            <w:rtl/>
          </w:rPr>
          <w:t xml:space="preserve">אמרה</w:t>
        </w:r>
      </w:ins>
      <w:del w:id="103866" w:author="קלוד" w:date="2026-10-11T13:11:34Z">
        <w:r w:rsidRPr="006F178A">
          <w:rPr>
            <w:rtl/>
          </w:rPr>
          <w:delText xml:space="preserve">א"ל</w:delText>
        </w:r>
      </w:del>
      <w:r w:rsidRPr="006F178A">
        <w:rPr>
          <w:rtl/>
        </w:rPr>
        <w:t xml:space="preserve"> </w:t>
      </w:r>
      <w:ins w:id="103863" w:author="קלוד" w:date="2026-10-11T13:11:34Z">
        <w:r>
          <w:rPr>
            <w:rStyle w:val="2fb"/>
            <w:rtl/>
          </w:rPr>
          <w:t xml:space="preserve">לו: זעירי</w:t>
        </w:r>
      </w:ins>
      <w:del w:id="103864" w:author="קלוד" w:date="2026-10-11T13:11:34Z">
        <w:r w:rsidRPr="006F178A">
          <w:rPr>
            <w:rStyle w:val="2fb"/>
            <w:rtl/>
          </w:rPr>
          <w:delText xml:space="preserve">שזעירי</w:delText>
        </w:r>
      </w:del>
      <w:r w:rsidRPr="006F178A">
        <w:rPr>
          <w:rtl/>
        </w:rPr>
        <w:t xml:space="preserve"> אכל.</w:t>
      </w:r>
    </w:p>
    <w:p w:rsidR="00E9703F" w:rsidRPr="009757B9" w:rsidRDefault="00E9703F" w:rsidP="00E9703F">
      <w:pPr>
        <w:rPr>
          <w:rFonts w:cs="Guttman Vilna"/>
          <w:b/>
          <w:bCs/>
          <w:rtl/>
        </w:rPr>
      </w:pPr>
      <w:ins w:id="103895" w:author="קלוד" w:date="2026-10-11T13:11:34Z">
        <w:r>
          <w:rPr>
            <w:rtl/>
          </w:rPr>
          <w:t xml:space="preserve">וזעירי</w:t>
        </w:r>
      </w:ins>
      <w:del w:id="103896" w:author="קלוד" w:date="2026-10-11T13:11:34Z">
        <w:r w:rsidRPr="006F178A">
          <w:rPr>
            <w:rtl/>
          </w:rPr>
          <w:delText xml:space="preserve">והאמת</w:delText>
        </w:r>
      </w:del>
      <w:r w:rsidRPr="006F178A">
        <w:rPr>
          <w:rtl/>
        </w:rPr>
        <w:t xml:space="preserve"> </w:t>
      </w:r>
      <w:ins w:id="103893" w:author="קלוד" w:date="2026-10-11T13:11:34Z">
        <w:r>
          <w:rPr>
            <w:rtl/>
          </w:rPr>
          <w:t xml:space="preserve">לשיטתו,</w:t>
        </w:r>
      </w:ins>
      <w:del w:id="103894" w:author="קלוד" w:date="2026-10-11T13:11:34Z">
        <w:r w:rsidRPr="006F178A">
          <w:rPr>
            <w:rtl/>
          </w:rPr>
          <w:delText xml:space="preserve">שאכל לטעמו</w:delText>
        </w:r>
      </w:del>
      <w:r w:rsidRPr="006F178A">
        <w:rPr>
          <w:rtl/>
        </w:rPr>
        <w:t xml:space="preserve"> דנותן אדם יין צלול ומים צלולין לתוך המשמרת בשבת ואינו </w:t>
      </w:r>
      <w:ins w:id="103891" w:author="קלוד" w:date="2026-10-11T13:11:34Z">
        <w:r>
          <w:rPr>
            <w:rtl/>
          </w:rPr>
          <w:t xml:space="preserve">חושש:</w:t>
        </w:r>
      </w:ins>
      <w:del w:id="103892" w:author="קלוד" w:date="2026-10-11T13:11:34Z">
        <w:r w:rsidRPr="006F178A">
          <w:rPr>
            <w:rtl/>
          </w:rPr>
          <w:delText xml:space="preserve">חושש. </w:delText>
        </w:r>
        <w:r w:rsidRPr="004640F6">
          <w:rPr>
            <w:spacing w:val="-4"/>
            <w:rtl/>
          </w:rPr>
          <w:delText xml:space="preserve">והיינו</w:delText>
        </w:r>
      </w:del>
      <w:r w:rsidRPr="004640F6">
        <w:rPr>
          <w:spacing w:val="-4"/>
          <w:rtl/>
        </w:rPr>
        <w:t xml:space="preserve"> כיון </w:t>
      </w:r>
      <w:ins w:id="103889" w:author="קלוד" w:date="2026-10-11T13:11:34Z">
        <w:r>
          <w:rPr>
            <w:spacing w:val="-4"/>
            <w:rtl/>
          </w:rPr>
          <w:t xml:space="preserve">שנשתים</w:t>
        </w:r>
      </w:ins>
      <w:del w:id="103890" w:author="קלוד" w:date="2026-10-11T13:11:34Z">
        <w:r w:rsidRPr="004640F6">
          <w:rPr>
            <w:spacing w:val="-4"/>
            <w:rtl/>
          </w:rPr>
          <w:delText xml:space="preserve">דמשתתי</w:delText>
        </w:r>
      </w:del>
      <w:r w:rsidRPr="004640F6">
        <w:rPr>
          <w:spacing w:val="-4"/>
          <w:rtl/>
        </w:rPr>
        <w:t xml:space="preserve"> </w:t>
      </w:r>
      <w:ins w:id="93319" w:author="מנוע מכני" w:date="2026-10-11T12:04:39Z">
        <w:r>
          <w:rPr>
            <w:spacing w:val="-4"/>
            <w:rtl/>
          </w:rPr>
          <w:t xml:space="preserve">כך</w:t>
        </w:r>
      </w:ins>
      <w:del w:id="93320" w:author="מנוע מכני" w:date="2026-10-11T12:04:39Z">
        <w:r w:rsidRPr="004640F6">
          <w:rPr>
            <w:spacing w:val="-4"/>
            <w:rtl/>
          </w:rPr>
          <w:delText xml:space="preserve">הכי</w:delText>
        </w:r>
      </w:del>
      <w:r w:rsidRPr="004640F6">
        <w:rPr>
          <w:spacing w:val="-4"/>
          <w:rtl/>
        </w:rPr>
        <w:t xml:space="preserve"> - </w:t>
      </w:r>
      <w:ins w:id="91581" w:author="מנוע מכני" w:date="2026-10-11T12:04:39Z">
        <w:ins w:id="103887" w:author="קלוד" w:date="2026-10-11T13:11:34Z">
          <w:r>
            <w:rPr>
              <w:spacing w:val="-4"/>
              <w:rtl/>
            </w:rPr>
            <w:t xml:space="preserve">אינו</w:t>
          </w:r>
        </w:ins>
        <w:del w:id="103888" w:author="קלוד" w:date="2026-10-11T13:11:34Z">
          <w:r>
            <w:rPr>
              <w:spacing w:val="-4"/>
              <w:rtl/>
            </w:rPr>
            <w:delText xml:space="preserve">לא</w:delText>
          </w:r>
        </w:del>
      </w:ins>
      <w:del w:id="91582" w:author="מנוע מכני" w:date="2026-10-11T12:04:39Z">
        <w:r w:rsidRPr="004640F6">
          <w:rPr>
            <w:spacing w:val="-4"/>
            <w:rtl/>
          </w:rPr>
          <w:delText xml:space="preserve">לאו</w:delText>
        </w:r>
      </w:del>
      <w:r w:rsidRPr="004640F6">
        <w:rPr>
          <w:spacing w:val="-4"/>
          <w:rtl/>
        </w:rPr>
        <w:t xml:space="preserve"> </w:t>
      </w:r>
      <w:ins w:id="93315" w:author="מנוע מכני" w:date="2026-10-11T12:04:39Z">
        <w:ins w:id="103885" w:author="קלוד" w:date="2026-10-11T13:11:34Z">
          <w:r>
            <w:rPr>
              <w:spacing w:val="-4"/>
              <w:rtl/>
            </w:rPr>
            <w:t xml:space="preserve">עושה</w:t>
          </w:r>
        </w:ins>
        <w:del w:id="103886" w:author="קלוד" w:date="2026-10-11T13:11:34Z">
          <w:r>
            <w:rPr>
              <w:spacing w:val="-4"/>
              <w:rtl/>
            </w:rPr>
            <w:delText xml:space="preserve">כלום</w:delText>
          </w:r>
        </w:del>
      </w:ins>
      <w:del w:id="93316" w:author="מנוע מכני" w:date="2026-10-11T12:04:39Z">
        <w:r w:rsidRPr="004640F6">
          <w:rPr>
            <w:spacing w:val="-4"/>
            <w:rtl/>
          </w:rPr>
          <w:delText xml:space="preserve">מידי</w:delText>
        </w:r>
      </w:del>
      <w:r w:rsidRPr="004640F6">
        <w:rPr>
          <w:spacing w:val="-4"/>
          <w:rtl/>
        </w:rPr>
        <w:t xml:space="preserve"> </w:t>
      </w:r>
      <w:ins w:id="103883" w:author="קלוד" w:date="2026-10-11T13:11:34Z">
        <w:r>
          <w:rPr>
            <w:spacing w:val="-4"/>
            <w:rtl/>
          </w:rPr>
          <w:t xml:space="preserve">כלום,</w:t>
        </w:r>
      </w:ins>
      <w:del w:id="103884" w:author="קלוד" w:date="2026-10-11T13:11:34Z">
        <w:r w:rsidRPr="004640F6">
          <w:rPr>
            <w:spacing w:val="-4"/>
            <w:rtl/>
          </w:rPr>
          <w:delText xml:space="preserve">קעביד,</w:delText>
        </w:r>
      </w:del>
      <w:r w:rsidRPr="004640F6">
        <w:rPr>
          <w:spacing w:val="-4"/>
          <w:rtl/>
        </w:rPr>
        <w:t xml:space="preserve"> </w:t>
      </w:r>
      <w:ins w:id="91577" w:author="מנוע מכני" w:date="2026-10-11T12:04:39Z">
        <w:r>
          <w:rPr>
            <w:spacing w:val="-4"/>
            <w:rtl/>
          </w:rPr>
          <w:t xml:space="preserve">כאן</w:t>
        </w:r>
      </w:ins>
      <w:del w:id="91578" w:author="מנוע מכני" w:date="2026-10-11T12:04:39Z">
        <w:r w:rsidRPr="004640F6">
          <w:rPr>
            <w:spacing w:val="-4"/>
            <w:rtl/>
          </w:rPr>
          <w:delText xml:space="preserve">הכא</w:delText>
        </w:r>
      </w:del>
      <w:r w:rsidRPr="004640F6">
        <w:rPr>
          <w:spacing w:val="-4"/>
          <w:rtl/>
        </w:rPr>
        <w:t xml:space="preserve"> </w:t>
      </w:r>
      <w:ins w:id="91579" w:author="מנוע מכני" w:date="2026-10-11T12:04:39Z">
        <w:r>
          <w:rPr>
            <w:spacing w:val="-4"/>
            <w:rtl/>
          </w:rPr>
          <w:t xml:space="preserve">גם</w:t>
        </w:r>
      </w:ins>
      <w:del w:id="91580" w:author="מנוע מכני" w:date="2026-10-11T12:04:39Z">
        <w:r w:rsidRPr="004640F6">
          <w:rPr>
            <w:spacing w:val="-4"/>
            <w:rtl/>
          </w:rPr>
          <w:delText xml:space="preserve">נמי</w:delText>
        </w:r>
      </w:del>
      <w:r w:rsidRPr="004640F6">
        <w:rPr>
          <w:spacing w:val="-4"/>
          <w:rtl/>
        </w:rPr>
        <w:t xml:space="preserve"> - כיון </w:t>
      </w:r>
      <w:ins w:id="103881" w:author="קלוד" w:date="2026-10-11T13:11:34Z">
        <w:r>
          <w:rPr>
            <w:spacing w:val="-4"/>
            <w:rtl/>
          </w:rPr>
          <w:t xml:space="preserve">שנאכל</w:t>
        </w:r>
      </w:ins>
      <w:del w:id="103882" w:author="קלוד" w:date="2026-10-11T13:11:34Z">
        <w:r w:rsidRPr="004640F6">
          <w:rPr>
            <w:spacing w:val="-4"/>
            <w:rtl/>
          </w:rPr>
          <w:delText xml:space="preserve">דמיתכיל</w:delText>
        </w:r>
      </w:del>
      <w:r w:rsidRPr="004640F6">
        <w:rPr>
          <w:spacing w:val="-4"/>
          <w:rtl/>
        </w:rPr>
        <w:t xml:space="preserve"> </w:t>
      </w:r>
      <w:ins w:id="93321" w:author="מנוע מכני" w:date="2026-10-11T12:04:39Z">
        <w:r>
          <w:rPr>
            <w:spacing w:val="-4"/>
            <w:rtl/>
          </w:rPr>
          <w:t xml:space="preserve">כך</w:t>
        </w:r>
      </w:ins>
      <w:del w:id="93322" w:author="מנוע מכני" w:date="2026-10-11T12:04:39Z">
        <w:r w:rsidRPr="004640F6">
          <w:rPr>
            <w:spacing w:val="-4"/>
            <w:rtl/>
          </w:rPr>
          <w:delText xml:space="preserve">הכי</w:delText>
        </w:r>
      </w:del>
      <w:r w:rsidRPr="004640F6">
        <w:rPr>
          <w:spacing w:val="-4"/>
          <w:rtl/>
        </w:rPr>
        <w:t xml:space="preserve">, </w:t>
      </w:r>
      <w:ins w:id="91583" w:author="מנוע מכני" w:date="2026-10-11T12:04:39Z">
        <w:ins w:id="103879" w:author="קלוד" w:date="2026-10-11T13:11:34Z">
          <w:r>
            <w:rPr>
              <w:spacing w:val="-4"/>
              <w:rtl/>
            </w:rPr>
            <w:t xml:space="preserve">אינו</w:t>
          </w:r>
        </w:ins>
        <w:del w:id="103880" w:author="קלוד" w:date="2026-10-11T13:11:34Z">
          <w:r>
            <w:rPr>
              <w:spacing w:val="-4"/>
              <w:rtl/>
            </w:rPr>
            <w:delText xml:space="preserve">לא</w:delText>
          </w:r>
        </w:del>
      </w:ins>
      <w:del w:id="91584" w:author="מנוע מכני" w:date="2026-10-11T12:04:39Z">
        <w:r w:rsidRPr="004640F6">
          <w:rPr>
            <w:spacing w:val="-4"/>
            <w:rtl/>
          </w:rPr>
          <w:delText xml:space="preserve">לאו</w:delText>
        </w:r>
      </w:del>
      <w:r w:rsidRPr="004640F6">
        <w:rPr>
          <w:spacing w:val="-4"/>
          <w:rtl/>
        </w:rPr>
        <w:t xml:space="preserve"> </w:t>
      </w:r>
      <w:ins w:id="93317" w:author="מנוע מכני" w:date="2026-10-11T12:04:39Z">
        <w:ins w:id="103877" w:author="קלוד" w:date="2026-10-11T13:11:34Z">
          <w:r>
            <w:rPr>
              <w:spacing w:val="-4"/>
              <w:rtl/>
            </w:rPr>
            <w:t xml:space="preserve">עושה</w:t>
          </w:r>
        </w:ins>
        <w:del w:id="103878" w:author="קלוד" w:date="2026-10-11T13:11:34Z">
          <w:r>
            <w:rPr>
              <w:spacing w:val="-4"/>
              <w:rtl/>
            </w:rPr>
            <w:delText xml:space="preserve">כלום</w:delText>
          </w:r>
        </w:del>
      </w:ins>
      <w:del w:id="93318" w:author="מנוע מכני" w:date="2026-10-11T12:04:39Z">
        <w:r w:rsidRPr="004640F6">
          <w:rPr>
            <w:spacing w:val="-4"/>
            <w:rtl/>
          </w:rPr>
          <w:delText xml:space="preserve">מידי</w:delText>
        </w:r>
      </w:del>
      <w:r w:rsidRPr="004640F6">
        <w:rPr>
          <w:spacing w:val="-4"/>
          <w:rtl/>
        </w:rPr>
        <w:t xml:space="preserve"> </w:t>
      </w:r>
      <w:ins w:id="103875" w:author="קלוד" w:date="2026-10-11T13:11:34Z">
        <w:r>
          <w:rPr>
            <w:spacing w:val="-4"/>
            <w:rtl/>
          </w:rPr>
          <w:t xml:space="preserve">כלום.</w:t>
        </w:r>
      </w:ins>
      <w:del w:id="103876" w:author="קלוד" w:date="2026-10-11T13:11:34Z">
        <w:r w:rsidRPr="004640F6">
          <w:rPr>
            <w:spacing w:val="-4"/>
            <w:rtl/>
          </w:rPr>
          <w:delText xml:space="preserve">קעביד.</w:delText>
        </w:r>
      </w:del>
    </w:p>
    <w:p>
      <w:pPr>
        <w:pStyle w:val="afffff8"/>
        <w:rPr>
          <w:ins w:id="90473" w:author="קלוד" w:date="2026-10-11T12:33:55Z"/>
        </w:rPr>
      </w:pPr>
      <w:ins w:id="90474" w:author="קלוד" w:date="2026-10-11T12:33:55Z">
        <w:r>
          <w:rPr>
            <w:color w:val="7B3F00"/>
          </w:rPr>
          <w:t xml:space="preserve">מכה בידו או ברגלו - צומתה ביין</w:t>
        </w:r>
      </w:ins>
    </w:p>
    <w:p w:rsidR="00E9703F" w:rsidRPr="006F178A" w:rsidRDefault="00E9703F" w:rsidP="00E9703F">
      <w:pPr>
        <w:rPr>
          <w:rtl/>
        </w:rPr>
      </w:pPr>
      <w:r w:rsidRPr="006F178A">
        <w:rPr>
          <w:rtl/>
        </w:rPr>
        <w:t>• מר עוקבא מי שנגפה ידו או רגלו צומתה ביין, ואינו חושש.</w:t>
      </w:r>
    </w:p>
    <w:p w:rsidR="00E9703F" w:rsidRPr="006F178A" w:rsidRDefault="00E9703F" w:rsidP="00E9703F">
      <w:pPr>
        <w:rPr>
          <w:rtl/>
        </w:rPr>
      </w:pPr>
      <w:ins w:id="103901" w:author="קלוד" w:date="2026-10-11T13:11:34Z">
        <w:r>
          <w:rPr>
            <w:rtl/>
          </w:rPr>
          <w:t xml:space="preserve">ובחומץ -</w:t>
        </w:r>
      </w:ins>
      <w:del w:id="103902" w:author="קלוד" w:date="2026-10-11T13:11:34Z">
        <w:r w:rsidRPr="006F178A">
          <w:rPr>
            <w:rtl/>
          </w:rPr>
          <w:delText xml:space="preserve">ובחלא</w:delText>
        </w:r>
      </w:del>
      <w:r w:rsidRPr="006F178A">
        <w:rPr>
          <w:rtl/>
        </w:rPr>
        <w:t xml:space="preserve"> </w:t>
      </w:r>
      <w:ins w:id="90463" w:author="מנוע מכני" w:date="2026-10-11T12:04:39Z">
        <w:r>
          <w:rPr>
            <w:rStyle w:val="2fb"/>
            <w:rtl/>
          </w:rPr>
          <w:t xml:space="preserve">ר"כ</w:t>
        </w:r>
      </w:ins>
      <w:del w:id="90464" w:author="מנוע מכני" w:date="2026-10-11T12:04:39Z">
        <w:r w:rsidRPr="006F178A">
          <w:rPr>
            <w:rtl/>
          </w:rPr>
          <w:delText xml:space="preserve">רב כהנא</w:delText>
        </w:r>
      </w:del>
      <w:r w:rsidRPr="006F178A">
        <w:rPr>
          <w:rtl/>
        </w:rPr>
        <w:t xml:space="preserve"> </w:t>
      </w:r>
      <w:ins w:id="103899" w:author="קלוד" w:date="2026-10-11T13:11:34Z">
        <w:r>
          <w:rPr>
            <w:rtl/>
          </w:rPr>
          <w:t xml:space="preserve">אמר:</w:t>
        </w:r>
      </w:ins>
      <w:del w:id="103900" w:author="קלוד" w:date="2026-10-11T13:11:34Z">
        <w:r w:rsidRPr="006F178A">
          <w:rPr>
            <w:rtl/>
          </w:rPr>
          <w:delText xml:space="preserve">אמר</w:delText>
        </w:r>
      </w:del>
      <w:r w:rsidRPr="006F178A">
        <w:rPr>
          <w:rtl/>
        </w:rPr>
        <w:t xml:space="preserve"> </w:t>
      </w:r>
      <w:ins w:id="103897" w:author="קלוד" w:date="2026-10-11T13:11:34Z">
        <w:r>
          <w:rPr>
            <w:rtl/>
          </w:rPr>
          <w:t xml:space="preserve">לא.</w:t>
        </w:r>
      </w:ins>
      <w:del w:id="103898" w:author="קלוד" w:date="2026-10-11T13:11:34Z">
        <w:r w:rsidRPr="006F178A">
          <w:rPr>
            <w:rtl/>
          </w:rPr>
          <w:delText xml:space="preserve">לו.</w:delText>
        </w:r>
      </w:del>
    </w:p>
    <w:p w:rsidR="00E9703F" w:rsidRPr="006F178A" w:rsidRDefault="00E9703F" w:rsidP="00E9703F">
      <w:pPr>
        <w:rPr>
          <w:rtl/>
        </w:rPr>
      </w:pPr>
      <w:r w:rsidRPr="006F178A">
        <w:rPr>
          <w:rtl/>
        </w:rPr>
        <w:t xml:space="preserve">ולבני מחוזא </w:t>
      </w:r>
      <w:ins w:id="103911" w:author="קלוד" w:date="2026-10-11T13:11:34Z">
        <w:r>
          <w:rPr>
            <w:rtl/>
          </w:rPr>
          <w:t xml:space="preserve">המפונקים</w:t>
        </w:r>
      </w:ins>
      <w:del w:id="103912" w:author="קלוד" w:date="2026-10-11T13:11:34Z">
        <w:r w:rsidRPr="006F178A">
          <w:rPr>
            <w:rtl/>
          </w:rPr>
          <w:delText xml:space="preserve">דמפנקי</w:delText>
        </w:r>
      </w:del>
      <w:r w:rsidRPr="006F178A">
        <w:rPr>
          <w:rtl/>
        </w:rPr>
        <w:t xml:space="preserve"> </w:t>
      </w:r>
      <w:ins w:id="103909" w:author="קלוד" w:date="2026-10-11T13:11:34Z">
        <w:r>
          <w:rPr>
            <w:rtl/>
          </w:rPr>
          <w:t xml:space="preserve">- אפי'</w:t>
        </w:r>
      </w:ins>
      <w:del w:id="103910" w:author="קלוד" w:date="2026-10-11T13:11:34Z">
        <w:r w:rsidRPr="006F178A">
          <w:rPr>
            <w:rtl/>
          </w:rPr>
          <w:delText xml:space="preserve">אפי</w:delText>
        </w:r>
      </w:del>
      <w:r w:rsidRPr="006F178A">
        <w:rPr>
          <w:rtl/>
        </w:rPr>
        <w:t xml:space="preserve"> ביין </w:t>
      </w:r>
      <w:ins w:id="103907" w:author="קלוד" w:date="2026-10-11T13:11:34Z">
        <w:r>
          <w:rPr>
            <w:rtl/>
          </w:rPr>
          <w:t xml:space="preserve">אסור,</w:t>
        </w:r>
      </w:ins>
      <w:del w:id="103908" w:author="קלוד" w:date="2026-10-11T13:11:34Z">
        <w:r w:rsidRPr="006F178A">
          <w:rPr>
            <w:rtl/>
          </w:rPr>
          <w:delText xml:space="preserve">אסור</w:delText>
        </w:r>
      </w:del>
      <w:r w:rsidRPr="006F178A">
        <w:rPr>
          <w:rtl/>
        </w:rPr>
        <w:t xml:space="preserve"> </w:t>
      </w:r>
      <w:ins w:id="103905" w:author="קלוד" w:date="2026-10-11T13:11:34Z">
        <w:r>
          <w:rPr>
            <w:rtl/>
          </w:rPr>
          <w:t xml:space="preserve">שמרפא</w:t>
        </w:r>
      </w:ins>
      <w:del w:id="103906" w:author="קלוד" w:date="2026-10-11T13:11:34Z">
        <w:r w:rsidRPr="006F178A">
          <w:rPr>
            <w:rtl/>
          </w:rPr>
          <w:delText xml:space="preserve">דמרפי</w:delText>
        </w:r>
      </w:del>
      <w:r w:rsidRPr="006F178A">
        <w:rPr>
          <w:rtl/>
        </w:rPr>
        <w:t xml:space="preserve"> </w:t>
      </w:r>
      <w:ins w:id="93323" w:author="מנוע מכני" w:date="2026-10-11T12:04:39Z">
        <w:ins w:id="103903" w:author="קלוד" w:date="2026-10-11T13:11:34Z">
          <w:r>
            <w:rPr>
              <w:rtl/>
            </w:rPr>
            <w:t xml:space="preserve">אותם.</w:t>
          </w:r>
        </w:ins>
        <w:del w:id="103904" w:author="קלוד" w:date="2026-10-11T13:11:34Z">
          <w:r>
            <w:rPr>
              <w:rtl/>
            </w:rPr>
            <w:delText xml:space="preserve">לו</w:delText>
          </w:r>
          <w:r w:rsidRPr="006F178A">
            <w:rPr>
              <w:rtl/>
            </w:rPr>
            <w:delText xml:space="preserve">.</w:delText>
          </w:r>
        </w:del>
      </w:ins>
      <w:del w:id="93324" w:author="מנוע מכני" w:date="2026-10-11T12:04:39Z">
        <w:r w:rsidRPr="006F178A">
          <w:rPr>
            <w:rtl/>
          </w:rPr>
          <w:delText xml:space="preserve">ליה</w:delText>
        </w:r>
      </w:del>
    </w:p>
    <w:p w:rsidR="00E9703F" w:rsidRPr="006F178A" w:rsidRDefault="00E9703F" w:rsidP="00E9703F">
      <w:pPr>
        <w:rPr>
          <w:rtl/>
        </w:rPr>
      </w:pPr>
      <w:ins w:id="103921" w:author="קלוד" w:date="2026-10-11T13:11:34Z">
        <w:r>
          <w:rPr>
            <w:rFonts w:ascii="Fb Fontext" w:hAnsi="Fb Fontext"/>
            <w:sz w:val="20"/>
            <w:rtl/>
          </w:rPr>
          <w:t xml:space="preserve">ובחומץ</w:t>
        </w:r>
      </w:ins>
      <w:del w:id="103922" w:author="קלוד" w:date="2026-10-11T13:11:34Z">
        <w:r w:rsidRPr="006F178A">
          <w:rPr>
            <w:rFonts w:ascii="Fb Fontext" w:hAnsi="Fb Fontext"/>
            <w:sz w:val="20"/>
            <w:rtl/>
          </w:rPr>
          <w:delText xml:space="preserve">ובחלא</w:delText>
        </w:r>
      </w:del>
      <w:r w:rsidRPr="006F178A">
        <w:rPr>
          <w:rFonts w:ascii="Fb Fontext" w:hAnsi="Fb Fontext"/>
          <w:sz w:val="20"/>
          <w:rtl/>
        </w:rPr>
        <w:t xml:space="preserve"> מותר בגב היד </w:t>
      </w:r>
      <w:ins w:id="103919" w:author="קלוד" w:date="2026-10-11T13:11:34Z">
        <w:r>
          <w:rPr>
            <w:rFonts w:ascii="Fb Fontext" w:hAnsi="Fb Fontext"/>
            <w:sz w:val="20"/>
            <w:rtl/>
          </w:rPr>
          <w:t xml:space="preserve">והרגל,</w:t>
        </w:r>
      </w:ins>
      <w:del w:id="103920" w:author="קלוד" w:date="2026-10-11T13:11:34Z">
        <w:r w:rsidRPr="006F178A">
          <w:rPr>
            <w:rFonts w:ascii="Fb Fontext" w:hAnsi="Fb Fontext"/>
            <w:sz w:val="20"/>
            <w:rtl/>
          </w:rPr>
          <w:delText xml:space="preserve">והרגל</w:delText>
        </w:r>
      </w:del>
      <w:r w:rsidRPr="006F178A">
        <w:rPr>
          <w:rFonts w:ascii="Fb Fontext" w:hAnsi="Fb Fontext"/>
          <w:sz w:val="20"/>
          <w:rtl/>
        </w:rPr>
        <w:t xml:space="preserve"> </w:t>
      </w:r>
      <w:ins w:id="103917" w:author="קלוד" w:date="2026-10-11T13:11:34Z">
        <w:r>
          <w:rPr>
            <w:rFonts w:ascii="Fb Fontext" w:hAnsi="Fb Fontext"/>
            <w:sz w:val="20"/>
            <w:rtl/>
          </w:rPr>
          <w:t xml:space="preserve">שסכנה</w:t>
        </w:r>
      </w:ins>
      <w:del w:id="103918" w:author="קלוד" w:date="2026-10-11T13:11:34Z">
        <w:r w:rsidRPr="006F178A">
          <w:rPr>
            <w:rFonts w:ascii="Fb Fontext" w:hAnsi="Fb Fontext"/>
            <w:sz w:val="20"/>
            <w:rtl/>
          </w:rPr>
          <w:delText xml:space="preserve">דסכנה</w:delText>
        </w:r>
      </w:del>
      <w:r w:rsidRPr="006F178A">
        <w:rPr>
          <w:rFonts w:ascii="Fb Fontext" w:hAnsi="Fb Fontext"/>
          <w:sz w:val="20"/>
          <w:rtl/>
        </w:rPr>
        <w:t xml:space="preserve"> היא כמכה של </w:t>
      </w:r>
      <w:ins w:id="103915" w:author="קלוד" w:date="2026-10-11T13:11:34Z">
        <w:r>
          <w:rPr>
            <w:rFonts w:ascii="Fb Fontext" w:hAnsi="Fb Fontext"/>
            <w:sz w:val="20"/>
            <w:rtl/>
          </w:rPr>
          <w:t xml:space="preserve">חלל,</w:t>
        </w:r>
      </w:ins>
      <w:del w:id="103916" w:author="קלוד" w:date="2026-10-11T13:11:34Z">
        <w:r w:rsidRPr="006F178A">
          <w:rPr>
            <w:rFonts w:ascii="Fb Fontext" w:hAnsi="Fb Fontext"/>
            <w:sz w:val="20"/>
            <w:rtl/>
          </w:rPr>
          <w:delText xml:space="preserve">חלל</w:delText>
        </w:r>
      </w:del>
      <w:r w:rsidRPr="006F178A">
        <w:rPr>
          <w:rFonts w:ascii="Fb Fontext" w:hAnsi="Fb Fontext"/>
          <w:sz w:val="20"/>
          <w:rtl/>
        </w:rPr>
        <w:t xml:space="preserve"> </w:t>
      </w:r>
      <w:ins w:id="103913" w:author="קלוד" w:date="2026-10-11T13:11:34Z">
        <w:r>
          <w:rPr>
            <w:rFonts w:ascii="Fb Fontext" w:hAnsi="Fb Fontext"/>
            <w:sz w:val="20"/>
            <w:rtl/>
          </w:rPr>
          <w:t xml:space="preserve">כמעשה</w:t>
        </w:r>
      </w:ins>
      <w:del w:id="103914" w:author="קלוד" w:date="2026-10-11T13:11:34Z">
        <w:r w:rsidRPr="006F178A">
          <w:rPr>
            <w:rFonts w:ascii="Fb Fontext" w:hAnsi="Fb Fontext"/>
            <w:sz w:val="20"/>
            <w:rtl/>
          </w:rPr>
          <w:delText xml:space="preserve">וכההיא מעשה</w:delText>
        </w:r>
      </w:del>
      <w:r w:rsidRPr="006F178A">
        <w:rPr>
          <w:rFonts w:ascii="Fb Fontext" w:hAnsi="Fb Fontext"/>
          <w:sz w:val="20"/>
          <w:rtl/>
        </w:rPr>
        <w:t xml:space="preserve"> </w:t>
      </w:r>
      <w:r w:rsidRPr="006F178A">
        <w:rPr>
          <w:rStyle w:val="2fb"/>
          <w:rFonts w:ascii="Fb Fontext" w:hAnsi="Fb Fontext"/>
          <w:sz w:val="20"/>
          <w:rtl/>
        </w:rPr>
        <w:t xml:space="preserve">דרב אשי</w:t>
      </w:r>
      <w:r w:rsidRPr="006F178A">
        <w:rPr>
          <w:rFonts w:ascii="Fb Fontext" w:hAnsi="Fb Fontext"/>
          <w:sz w:val="20"/>
          <w:rtl/>
        </w:rPr>
        <w:t xml:space="preserve">.</w:t>
      </w:r>
    </w:p>
    <w:p>
      <w:pPr>
        <w:pStyle w:val="afffff8"/>
        <w:rPr>
          <w:ins w:id="90471" w:author="קלוד" w:date="2026-10-11T12:33:55Z"/>
        </w:rPr>
      </w:pPr>
      <w:ins w:id="90472" w:author="קלוד" w:date="2026-10-11T12:33:55Z">
        <w:r>
          <w:rPr>
            <w:color w:val="7B3F00"/>
          </w:rPr>
          <w:t xml:space="preserve">רחיצה במי מעיינות חמים - גרר, חמתן וטבריא</w:t>
        </w:r>
      </w:ins>
    </w:p>
    <w:p>
      <w:pPr>
        <w:pStyle w:val="38"/>
        <w:rPr>
          <w:ins w:id="98379" w:author="מנוע מכני" w:date="2026-10-11T12:04:39Z"/>
        </w:rPr>
      </w:pPr>
      <w:del w:id="98378" w:author="מנוע מכני" w:date="2026-10-11T12:04:39Z">
        <w:r w:rsidRPr="006F178A">
          <w:delText xml:space="preserve">•</w:delText>
        </w:r>
      </w:del>
      <w:r w:rsidRPr="006F178A">
        <w:t xml:space="preserve"> ת"ר</w:t>
      </w:r>
      <w:r w:rsidRPr="006F178A">
        <w:t xml:space="preserve">:</w:t>
      </w:r>
    </w:p>
    <w:p w:rsidR="00E9703F" w:rsidRPr="006F178A" w:rsidRDefault="00E9703F" w:rsidP="00E9703F">
      <w:pPr>
        <w:rPr>
          <w:rtl/>
        </w:rPr>
      </w:pPr>
      <w:del w:id="98380" w:author="מנוע מכני" w:date="2026-10-11T12:04:39Z">
        <w:r w:rsidRPr="006F178A">
          <w:rPr>
            <w:rFonts w:ascii="Fb Fontext" w:hAnsi="Fb Fontext"/>
            <w:rtl/>
          </w:rPr>
          <w:delText xml:space="preserve"> </w:delText>
        </w:r>
      </w:del>
      <w:r w:rsidRPr="006F178A">
        <w:rPr>
          <w:rFonts w:ascii="Fb Fontext" w:hAnsi="Fb Fontext"/>
          <w:rtl/>
        </w:rPr>
        <w:t xml:space="preserve">רוחצים במי גרר, במי חמתן, במי עסיא, ובמי טבריא.</w:t>
      </w:r>
    </w:p>
    <w:p w:rsidR="00E9703F" w:rsidRPr="006F178A" w:rsidRDefault="00E9703F" w:rsidP="00E9703F">
      <w:pPr>
        <w:rPr>
          <w:rtl/>
        </w:rPr>
      </w:pPr>
      <w:r w:rsidRPr="006F178A">
        <w:rPr>
          <w:rtl/>
        </w:rPr>
        <w:t xml:space="preserve">אבל </w:t>
      </w:r>
      <w:r w:rsidRPr="006F178A">
        <w:rPr>
          <w:rtl/>
        </w:rPr>
        <w:t xml:space="preserve">לא</w:t>
      </w:r>
      <w:r w:rsidRPr="006F178A">
        <w:rPr>
          <w:rtl/>
        </w:rPr>
        <w:t xml:space="preserve"> בים הגדול, ולא במי משרה, ולא בימה של סדום.</w:t>
      </w:r>
    </w:p>
    <w:p w:rsidR="00E9703F" w:rsidRPr="006F178A" w:rsidRDefault="00E9703F" w:rsidP="00E9703F">
      <w:pPr>
        <w:rPr>
          <w:rtl/>
        </w:rPr>
      </w:pPr>
      <w:r w:rsidRPr="006F178A">
        <w:rPr>
          <w:rtl/>
        </w:rPr>
        <w:t xml:space="preserve">• והא דרוחצים בים הגדול היינו </w:t>
      </w:r>
      <w:r w:rsidRPr="006F178A">
        <w:rPr>
          <w:rStyle w:val="2fb"/>
          <w:rtl/>
        </w:rPr>
        <w:t xml:space="preserve">כר"מ</w:t>
      </w:r>
      <w:r w:rsidRPr="006F178A">
        <w:rPr>
          <w:rtl/>
        </w:rPr>
        <w:t xml:space="preserve"> </w:t>
      </w:r>
      <w:r w:rsidRPr="002F73F8">
        <w:rPr>
          <w:rStyle w:val="afffff0"/>
          <w:rtl/>
        </w:rPr>
        <w:t>ד</w:t>
      </w:r>
      <w:r w:rsidRPr="002F73F8">
        <w:rPr>
          <w:rStyle w:val="afffff0"/>
          <w:rFonts w:hint="cs"/>
          <w:rtl/>
        </w:rPr>
        <w:t>'</w:t>
      </w:r>
      <w:ins w:id="91247" w:author="Claude - סמנטי" w:date="2026-10-11T12:28:21Z">
        <w:r>
          <w:rPr>
            <w:rStyle w:val="afffff0"/>
            <w:rtl/>
          </w:rPr>
          <w:t xml:space="preserve">לְמִקְוֵה הַמַּיִם קָרָא יַמִּים</w:t>
        </w:r>
      </w:ins>
      <w:del w:id="91248" w:author="Claude - סמנטי" w:date="2026-10-11T12:28:21Z">
        <w:r w:rsidRPr="002F73F8">
          <w:rPr>
            <w:rStyle w:val="afffff0"/>
            <w:rtl/>
          </w:rPr>
          <w:delText xml:space="preserve">למקוה המים קרא ימים</w:delText>
        </w:r>
      </w:del>
      <w:r w:rsidRPr="002F73F8">
        <w:rPr>
          <w:rStyle w:val="afffff0"/>
          <w:rFonts w:hint="cs"/>
          <w:rtl/>
        </w:rPr>
        <w:t>'</w:t>
      </w:r>
      <w:r w:rsidRPr="002F73F8">
        <w:rPr>
          <w:rStyle w:val="afffff0"/>
          <w:rtl/>
        </w:rPr>
        <w:t xml:space="preserve"> </w:t>
      </w:r>
      <w:r w:rsidRPr="006F178A">
        <w:rPr>
          <w:rtl/>
        </w:rPr>
        <w:t>דכל הימים כמקוה.</w:t>
      </w:r>
    </w:p>
    <w:p w:rsidR="00E9703F" w:rsidRDefault="00E9703F" w:rsidP="00E9703F">
      <w:pPr>
        <w:rPr>
          <w:rtl/>
        </w:rPr>
      </w:pPr>
      <w:r w:rsidRPr="006F178A">
        <w:rPr>
          <w:rtl/>
        </w:rPr>
        <w:t xml:space="preserve">אבל </w:t>
      </w:r>
      <w:r w:rsidRPr="006F178A">
        <w:rPr>
          <w:rStyle w:val="2fb"/>
          <w:rtl/>
        </w:rPr>
        <w:t xml:space="preserve">לר"י</w:t>
      </w:r>
      <w:r w:rsidRPr="006F178A">
        <w:rPr>
          <w:rtl/>
        </w:rPr>
        <w:t xml:space="preserve"> </w:t>
      </w:r>
      <w:r w:rsidRPr="002F73F8">
        <w:rPr>
          <w:rStyle w:val="afffff0"/>
          <w:rtl/>
        </w:rPr>
        <w:t>ד</w:t>
      </w:r>
      <w:r w:rsidRPr="002F73F8">
        <w:rPr>
          <w:rStyle w:val="afffff0"/>
          <w:rFonts w:hint="cs"/>
          <w:rtl/>
        </w:rPr>
        <w:t>'</w:t>
      </w:r>
      <w:r w:rsidRPr="002F73F8">
        <w:rPr>
          <w:rStyle w:val="afffff0"/>
          <w:rtl/>
        </w:rPr>
        <w:t>מקוה הימים</w:t>
      </w:r>
      <w:r w:rsidRPr="002F73F8">
        <w:rPr>
          <w:rStyle w:val="afffff0"/>
          <w:rFonts w:hint="cs"/>
          <w:rtl/>
        </w:rPr>
        <w:t>'</w:t>
      </w:r>
      <w:r w:rsidRPr="002F73F8">
        <w:rPr>
          <w:rStyle w:val="afffff0"/>
          <w:rtl/>
        </w:rPr>
        <w:t xml:space="preserve"> </w:t>
      </w:r>
      <w:r w:rsidRPr="006F178A">
        <w:rPr>
          <w:rtl/>
        </w:rPr>
        <w:t>היינו ים הגדול כברייתא דאין רוחצין.</w:t>
      </w:r>
      <w:r w:rsidRPr="006F178A">
        <w:rPr>
          <w:rFonts w:hint="cs"/>
          <w:rtl/>
        </w:rPr>
        <w:t xml:space="preserve"> </w:t>
      </w:r>
      <w:r w:rsidRPr="006F178A">
        <w:rPr>
          <w:rtl/>
        </w:rPr>
        <w:t>[והא דימים היינו שיש בו ימים הרבה]</w:t>
      </w:r>
    </w:p>
    <w:p w:rsidR="00E9703F" w:rsidRPr="004F534A" w:rsidRDefault="00E9703F" w:rsidP="00E9703F">
      <w:pPr>
        <w:rPr>
          <w:spacing w:val="-8"/>
          <w:rtl/>
        </w:rPr>
      </w:pPr>
      <w:r w:rsidRPr="006F178A">
        <w:rPr>
          <w:rtl/>
        </w:rPr>
        <w:t>•</w:t>
      </w:r>
      <w:r w:rsidRPr="006F178A">
        <w:rPr>
          <w:rFonts w:hint="cs"/>
          <w:rtl/>
        </w:rPr>
        <w:t xml:space="preserve"> </w:t>
      </w:r>
      <w:r w:rsidRPr="004F534A">
        <w:rPr>
          <w:rStyle w:val="2fb"/>
          <w:spacing w:val="-8"/>
          <w:rtl/>
        </w:rPr>
        <w:t xml:space="preserve">רבי יוסי</w:t>
      </w:r>
      <w:r w:rsidRPr="004F534A">
        <w:rPr>
          <w:spacing w:val="-8"/>
          <w:rtl/>
        </w:rPr>
        <w:t xml:space="preserve"> כל הימים מטהרין בזוחלין</w:t>
      </w:r>
      <w:r w:rsidRPr="004F534A">
        <w:rPr>
          <w:rFonts w:hint="cs"/>
          <w:spacing w:val="-8"/>
          <w:rtl/>
        </w:rPr>
        <w:t xml:space="preserve"> </w:t>
      </w:r>
      <w:r w:rsidRPr="004F534A">
        <w:rPr>
          <w:spacing w:val="-8"/>
          <w:rtl/>
        </w:rPr>
        <w:t>ופסולים לזבים ולמצורעים ולקדש בהן מי חטאת</w:t>
      </w:r>
      <w:r w:rsidRPr="004F534A">
        <w:rPr>
          <w:rFonts w:hint="cs"/>
          <w:spacing w:val="-8"/>
          <w:rtl/>
        </w:rPr>
        <w:t xml:space="preserve"> </w:t>
      </w:r>
      <w:r w:rsidRPr="004F534A">
        <w:rPr>
          <w:spacing w:val="-8"/>
          <w:rtl/>
        </w:rPr>
        <w:t>דבעי מים חיים</w:t>
      </w:r>
    </w:p>
    <w:p w:rsidR="00E9703F" w:rsidRPr="006F178A" w:rsidRDefault="00E9703F" w:rsidP="00E9703F">
      <w:r w:rsidRPr="006F178A">
        <w:rPr>
          <w:rtl/>
        </w:rPr>
        <w:t xml:space="preserve">והקשה </w:t>
      </w:r>
      <w:r w:rsidRPr="006F178A">
        <w:rPr>
          <w:rStyle w:val="2fb"/>
          <w:rtl/>
        </w:rPr>
        <w:t xml:space="preserve">רנב"י</w:t>
      </w:r>
      <w:r w:rsidRPr="006F178A">
        <w:rPr>
          <w:rtl/>
        </w:rPr>
        <w:t xml:space="preserve"> דדווקא לענין טומאה וטהרה מי </w:t>
      </w:r>
      <w:ins w:id="90419" w:author="Claude - סמנטי" w:date="2026-10-11T12:28:21Z">
        <w:r>
          <w:rPr>
            <w:rtl/>
          </w:rPr>
          <w:t xml:space="preserve">יאמר</w:t>
        </w:r>
      </w:ins>
      <w:del w:id="90420" w:author="Claude - סמנטי" w:date="2026-10-11T12:28:21Z">
        <w:r w:rsidRPr="006F178A">
          <w:rPr>
            <w:rtl/>
          </w:rPr>
          <w:delText xml:space="preserve">יימר</w:delText>
        </w:r>
      </w:del>
      <w:r w:rsidRPr="006F178A">
        <w:rPr>
          <w:rtl/>
        </w:rPr>
        <w:t xml:space="preserve"> לענין שבת.</w:t>
      </w:r>
    </w:p>
    <w:p>
      <w:pPr>
        <w:pStyle w:val="38"/>
        <w:rPr>
          <w:ins w:id="98381" w:author="מנוע מכני" w:date="2026-10-11T12:04:39Z"/>
        </w:rPr>
      </w:pPr>
      <w:r w:rsidRPr="006F178A">
        <w:t>אלא</w:t>
      </w:r>
    </w:p>
    <w:p w:rsidR="00E9703F" w:rsidRPr="006F178A" w:rsidRDefault="00E9703F" w:rsidP="00E9703F">
      <w:pPr>
        <w:rPr>
          <w:rtl/>
        </w:rPr>
      </w:pPr>
      <w:del w:id="98382" w:author="מנוע מכני" w:date="2026-10-11T12:04:39Z">
        <w:r w:rsidRPr="006F178A">
          <w:rPr>
            <w:rtl/>
          </w:rPr>
          <w:delText xml:space="preserve"> </w:delText>
        </w:r>
      </w:del>
      <w:ins w:id="103933" w:author="קלוד" w:date="2026-10-11T13:11:34Z">
        <w:r>
          <w:rPr>
            <w:rStyle w:val="2fb"/>
            <w:rtl/>
          </w:rPr>
          <w:t xml:space="preserve">לרנב"י:</w:t>
        </w:r>
      </w:ins>
      <w:del w:id="103934" w:author="קלוד" w:date="2026-10-11T13:11:34Z">
        <w:r w:rsidRPr="006F178A">
          <w:rPr>
            <w:rStyle w:val="2fb"/>
            <w:rtl/>
          </w:rPr>
          <w:delText xml:space="preserve">לרנב"י</w:delText>
        </w:r>
      </w:del>
      <w:r w:rsidRPr="006F178A">
        <w:rPr>
          <w:rtl/>
        </w:rPr>
        <w:t xml:space="preserve"> </w:t>
      </w:r>
      <w:ins w:id="103931" w:author="קלוד" w:date="2026-10-11T13:11:34Z">
        <w:r>
          <w:rPr>
            <w:rtl/>
          </w:rPr>
          <w:t xml:space="preserve">כאן</w:t>
        </w:r>
      </w:ins>
      <w:del w:id="103932" w:author="קלוד" w:date="2026-10-11T13:11:34Z">
        <w:r w:rsidRPr="006F178A">
          <w:rPr>
            <w:rtl/>
          </w:rPr>
          <w:delText xml:space="preserve">הא</w:delText>
        </w:r>
      </w:del>
      <w:r w:rsidRPr="006F178A">
        <w:rPr>
          <w:rtl/>
        </w:rPr>
        <w:t xml:space="preserve"> - </w:t>
      </w:r>
      <w:ins w:id="103929" w:author="קלוד" w:date="2026-10-11T13:11:34Z">
        <w:r>
          <w:rPr>
            <w:rtl/>
          </w:rPr>
          <w:t xml:space="preserve">שנשתהה,</w:t>
        </w:r>
      </w:ins>
      <w:del w:id="103930" w:author="קלוד" w:date="2026-10-11T13:11:34Z">
        <w:r w:rsidRPr="006F178A">
          <w:rPr>
            <w:rtl/>
          </w:rPr>
          <w:delText xml:space="preserve">דאישתהי,</w:delText>
        </w:r>
      </w:del>
      <w:r w:rsidRPr="006F178A">
        <w:rPr>
          <w:rtl/>
        </w:rPr>
        <w:t xml:space="preserve"> </w:t>
      </w:r>
      <w:ins w:id="103927" w:author="קלוד" w:date="2026-10-11T13:11:34Z">
        <w:r>
          <w:rPr>
            <w:rtl/>
          </w:rPr>
          <w:t xml:space="preserve">כאן</w:t>
        </w:r>
      </w:ins>
      <w:del w:id="103928" w:author="קלוד" w:date="2026-10-11T13:11:34Z">
        <w:r w:rsidRPr="006F178A">
          <w:rPr>
            <w:rtl/>
          </w:rPr>
          <w:delText xml:space="preserve">הא</w:delText>
        </w:r>
      </w:del>
      <w:r w:rsidRPr="006F178A">
        <w:rPr>
          <w:rtl/>
        </w:rPr>
        <w:t xml:space="preserve"> - </w:t>
      </w:r>
      <w:ins w:id="103925" w:author="קלוד" w:date="2026-10-11T13:11:34Z">
        <w:r>
          <w:rPr>
            <w:rtl/>
          </w:rPr>
          <w:t xml:space="preserve">שלא</w:t>
        </w:r>
      </w:ins>
      <w:del w:id="103926" w:author="קלוד" w:date="2026-10-11T13:11:34Z">
        <w:r w:rsidRPr="006F178A">
          <w:rPr>
            <w:rtl/>
          </w:rPr>
          <w:delText xml:space="preserve">דלא</w:delText>
        </w:r>
      </w:del>
      <w:r w:rsidRPr="006F178A">
        <w:rPr>
          <w:rtl/>
        </w:rPr>
        <w:t xml:space="preserve"> </w:t>
      </w:r>
      <w:ins w:id="103923" w:author="קלוד" w:date="2026-10-11T13:11:34Z">
        <w:r>
          <w:rPr>
            <w:rtl/>
          </w:rPr>
          <w:t xml:space="preserve">נשתהה.</w:t>
        </w:r>
      </w:ins>
      <w:del w:id="103924" w:author="קלוד" w:date="2026-10-11T13:11:34Z">
        <w:r w:rsidRPr="006F178A">
          <w:rPr>
            <w:rtl/>
          </w:rPr>
          <w:delText xml:space="preserve">אישתהי.</w:delText>
        </w:r>
      </w:del>
    </w:p>
    <w:p w:rsidR="00E9703F" w:rsidRPr="009757B9" w:rsidRDefault="00E9703F" w:rsidP="00E9703F">
      <w:pPr>
        <w:rPr>
          <w:rFonts w:cs="Guttman Vilna"/>
          <w:b/>
          <w:bCs/>
          <w:rtl/>
        </w:rPr>
      </w:pPr>
      <w:r w:rsidRPr="006F178A">
        <w:rPr>
          <w:rStyle w:val="afffe"/>
          <w:rFonts w:ascii="Fb Fontext" w:hAnsi="Fb Fontext" w:hint="cs"/>
          <w:rtl/>
        </w:rPr>
        <w:t xml:space="preserve">א. </w:t>
      </w:r>
      <w:r w:rsidRPr="006F178A">
        <w:rPr>
          <w:rtl/>
        </w:rPr>
        <w:t xml:space="preserve">והקשתה הגמ' </w:t>
      </w:r>
      <w:ins w:id="94823" w:author="מנוע מכני" w:date="2026-10-11T12:04:39Z">
        <w:r>
          <w:rPr>
            <w:rtl/>
          </w:rPr>
          <w:t xml:space="preserve">דאם </w:t>
        </w:r>
      </w:ins>
      <w:del w:id="94824" w:author="מנוע מכני" w:date="2026-10-11T12:04:39Z">
        <w:r w:rsidRPr="006F178A">
          <w:rPr>
            <w:rtl/>
          </w:rPr>
          <w:delText xml:space="preserve">דאי </w:delText>
        </w:r>
      </w:del>
      <w:r w:rsidRPr="006F178A">
        <w:rPr>
          <w:rtl/>
        </w:rPr>
        <w:t xml:space="preserve">בלא אישתהי אפי במי משרה שרי </w:t>
      </w:r>
      <w:r w:rsidRPr="006F178A">
        <w:rPr>
          <w:rtl/>
        </w:rPr>
        <w:t xml:space="preserve">דתניא</w:t>
      </w:r>
      <w:r w:rsidRPr="006F178A">
        <w:rPr>
          <w:rtl/>
        </w:rPr>
        <w:t xml:space="preserve"> רוחצין במי טבריא ובמי משרה ובימה של סדום, ואע"פ שיש לו חטטים בראשו. ודווקא בלא נשתהה.</w:t>
      </w:r>
    </w:p>
    <w:p>
      <w:pPr>
        <w:pStyle w:val="38"/>
        <w:rPr>
          <w:ins w:id="99344" w:author="מנוע מכני" w:date="2026-10-11T12:04:39Z"/>
        </w:rPr>
      </w:pPr>
      <w:r>
        <w:t xml:space="preserve">- </w:t>
      </w:r>
      <w:r w:rsidRPr="006F178A">
        <w:t>אלא</w:t>
      </w:r>
      <w:r w:rsidRPr="006F178A">
        <w:t xml:space="preserve">,</w:t>
      </w:r>
    </w:p>
    <w:p w:rsidR="00E9703F" w:rsidRPr="006F178A" w:rsidRDefault="00E9703F" w:rsidP="00E9703F">
      <w:pPr>
        <w:pStyle w:val="affffb"/>
        <w:rPr>
          <w:rtl/>
        </w:rPr>
      </w:pPr>
      <w:del w:id="99345" w:author="מנוע מכני" w:date="2026-10-11T12:04:39Z">
        <w:r w:rsidRPr="006F178A">
          <w:rPr>
            <w:rtl/>
          </w:rPr>
          <w:delText xml:space="preserve"> </w:delText>
        </w:r>
      </w:del>
      <w:r w:rsidRPr="006F178A">
        <w:rPr>
          <w:rtl/>
        </w:rPr>
        <w:t xml:space="preserve">ים הגדול </w:t>
      </w:r>
      <w:ins w:id="103941" w:author="קלוד" w:date="2026-10-11T13:11:34Z">
        <w:r>
          <w:rPr>
            <w:rtl/>
          </w:rPr>
          <w:t xml:space="preserve">על ים</w:t>
        </w:r>
      </w:ins>
      <w:del w:id="103942" w:author="קלוד" w:date="2026-10-11T13:11:34Z">
        <w:r w:rsidRPr="006F178A">
          <w:rPr>
            <w:rtl/>
          </w:rPr>
          <w:delText xml:space="preserve">אים</w:delText>
        </w:r>
      </w:del>
      <w:r w:rsidRPr="006F178A">
        <w:rPr>
          <w:rtl/>
        </w:rPr>
        <w:t xml:space="preserve"> הגדול </w:t>
      </w:r>
      <w:ins w:id="103939" w:author="קלוד" w:date="2026-10-11T13:11:34Z">
        <w:r>
          <w:rPr>
            <w:rtl/>
          </w:rPr>
          <w:t xml:space="preserve">ל"ק:</w:t>
        </w:r>
      </w:ins>
      <w:del w:id="103940" w:author="קלוד" w:date="2026-10-11T13:11:34Z">
        <w:r w:rsidRPr="006F178A">
          <w:rPr>
            <w:rtl/>
          </w:rPr>
          <w:delText xml:space="preserve">ל"ק</w:delText>
        </w:r>
        <w:r w:rsidRPr="006F178A">
          <w:rPr>
            <w:rtl/>
          </w:rPr>
          <w:delText xml:space="preserve">.</w:delText>
        </w:r>
      </w:del>
      <w:r w:rsidRPr="006F178A">
        <w:rPr>
          <w:rtl/>
        </w:rPr>
        <w:t xml:space="preserve"> </w:t>
      </w:r>
      <w:ins w:id="103937" w:author="קלוד" w:date="2026-10-11T13:11:34Z">
        <w:r>
          <w:rPr>
            <w:rtl/>
          </w:rPr>
          <w:t xml:space="preserve">כאן</w:t>
        </w:r>
      </w:ins>
      <w:del w:id="103938" w:author="קלוד" w:date="2026-10-11T13:11:34Z">
        <w:r w:rsidRPr="006F178A">
          <w:rPr>
            <w:rtl/>
          </w:rPr>
          <w:delText xml:space="preserve">הא</w:delText>
        </w:r>
      </w:del>
      <w:r w:rsidRPr="006F178A">
        <w:rPr>
          <w:rtl/>
        </w:rPr>
        <w:t xml:space="preserve"> - ביפין שבו, </w:t>
      </w:r>
      <w:ins w:id="103935" w:author="קלוד" w:date="2026-10-11T13:11:34Z">
        <w:r>
          <w:rPr>
            <w:rtl/>
          </w:rPr>
          <w:t xml:space="preserve">כאן</w:t>
        </w:r>
      </w:ins>
      <w:del w:id="103936" w:author="קלוד" w:date="2026-10-11T13:11:34Z">
        <w:r w:rsidRPr="006F178A">
          <w:rPr>
            <w:rtl/>
          </w:rPr>
          <w:delText xml:space="preserve">הא</w:delText>
        </w:r>
      </w:del>
      <w:r w:rsidRPr="006F178A">
        <w:rPr>
          <w:rtl/>
        </w:rPr>
        <w:t xml:space="preserve"> - ברעים שבו.</w:t>
      </w:r>
    </w:p>
    <w:p w:rsidR="00E9703F" w:rsidRPr="006F178A" w:rsidRDefault="00E9703F" w:rsidP="00E9703F">
      <w:pPr>
        <w:rPr>
          <w:rtl/>
        </w:rPr>
      </w:pPr>
      <w:r w:rsidRPr="006F178A">
        <w:rPr>
          <w:rFonts w:ascii="Fb Fontext" w:hAnsi="Fb Fontext"/>
          <w:rtl/>
        </w:rPr>
        <w:t xml:space="preserve">מי משרה </w:t>
      </w:r>
      <w:ins w:id="103955" w:author="קלוד" w:date="2026-10-11T13:11:34Z">
        <w:r>
          <w:rPr>
            <w:rFonts w:ascii="Fb Fontext" w:hAnsi="Fb Fontext"/>
            <w:rtl/>
          </w:rPr>
          <w:t xml:space="preserve">על מי</w:t>
        </w:r>
      </w:ins>
      <w:del w:id="103956" w:author="קלוד" w:date="2026-10-11T13:11:34Z">
        <w:r w:rsidRPr="006F178A">
          <w:rPr>
            <w:rFonts w:ascii="Fb Fontext" w:hAnsi="Fb Fontext"/>
            <w:rtl/>
          </w:rPr>
          <w:delText xml:space="preserve">אמי</w:delText>
        </w:r>
      </w:del>
      <w:r w:rsidRPr="006F178A">
        <w:rPr>
          <w:rFonts w:ascii="Fb Fontext" w:hAnsi="Fb Fontext"/>
          <w:rtl/>
        </w:rPr>
        <w:t xml:space="preserve"> משרה </w:t>
      </w:r>
      <w:ins w:id="91585" w:author="מנוע מכני" w:date="2026-10-11T12:04:39Z">
        <w:r>
          <w:rPr>
            <w:rFonts w:ascii="Fb Fontext" w:hAnsi="Fb Fontext"/>
            <w:rtl/>
          </w:rPr>
          <w:t xml:space="preserve">גם</w:t>
        </w:r>
      </w:ins>
      <w:del w:id="91586" w:author="מנוע מכני" w:date="2026-10-11T12:04:39Z">
        <w:r w:rsidRPr="006F178A">
          <w:rPr>
            <w:rFonts w:ascii="Fb Fontext" w:hAnsi="Fb Fontext"/>
            <w:rtl/>
          </w:rPr>
          <w:delText xml:space="preserve">נמי</w:delText>
        </w:r>
      </w:del>
      <w:r w:rsidRPr="006F178A">
        <w:rPr>
          <w:rFonts w:ascii="Fb Fontext" w:hAnsi="Fb Fontext"/>
          <w:rtl/>
        </w:rPr>
        <w:t xml:space="preserve"> </w:t>
      </w:r>
      <w:ins w:id="103953" w:author="קלוד" w:date="2026-10-11T13:11:34Z">
        <w:r>
          <w:rPr>
            <w:rFonts w:ascii="Fb Fontext" w:hAnsi="Fb Fontext"/>
            <w:rtl/>
          </w:rPr>
          <w:t xml:space="preserve">ל"ק:</w:t>
        </w:r>
      </w:ins>
      <w:del w:id="103954" w:author="קלוד" w:date="2026-10-11T13:11:34Z">
        <w:r w:rsidRPr="006F178A">
          <w:rPr>
            <w:rFonts w:ascii="Fb Fontext" w:hAnsi="Fb Fontext"/>
            <w:rtl/>
          </w:rPr>
          <w:delText xml:space="preserve">ל"ק</w:delText>
        </w:r>
        <w:r w:rsidRPr="006F178A">
          <w:rPr>
            <w:rFonts w:ascii="Fb Fontext" w:hAnsi="Fb Fontext"/>
            <w:rtl/>
          </w:rPr>
          <w:delText xml:space="preserve">.</w:delText>
        </w:r>
      </w:del>
      <w:r w:rsidRPr="006F178A">
        <w:rPr>
          <w:rFonts w:ascii="Fb Fontext" w:hAnsi="Fb Fontext"/>
          <w:rtl/>
        </w:rPr>
        <w:t xml:space="preserve"> </w:t>
      </w:r>
      <w:ins w:id="103951" w:author="קלוד" w:date="2026-10-11T13:11:34Z">
        <w:r>
          <w:rPr>
            <w:rFonts w:ascii="Fb Fontext" w:hAnsi="Fb Fontext"/>
            <w:rtl/>
          </w:rPr>
          <w:t xml:space="preserve">כאן</w:t>
        </w:r>
      </w:ins>
      <w:del w:id="103952" w:author="קלוד" w:date="2026-10-11T13:11:34Z">
        <w:r w:rsidRPr="006F178A">
          <w:rPr>
            <w:rFonts w:ascii="Fb Fontext" w:hAnsi="Fb Fontext"/>
            <w:rtl/>
          </w:rPr>
          <w:delText xml:space="preserve">הא</w:delText>
        </w:r>
      </w:del>
      <w:r w:rsidRPr="006F178A">
        <w:rPr>
          <w:rFonts w:ascii="Fb Fontext" w:hAnsi="Fb Fontext"/>
          <w:rtl/>
        </w:rPr>
        <w:t xml:space="preserve"> - </w:t>
      </w:r>
      <w:ins w:id="103949" w:author="קלוד" w:date="2026-10-11T13:11:34Z">
        <w:r>
          <w:rPr>
            <w:rFonts w:ascii="Fb Fontext" w:hAnsi="Fb Fontext"/>
            <w:rtl/>
          </w:rPr>
          <w:t xml:space="preserve">שנשתהה,</w:t>
        </w:r>
      </w:ins>
      <w:del w:id="103950" w:author="קלוד" w:date="2026-10-11T13:11:34Z">
        <w:r w:rsidRPr="006F178A">
          <w:rPr>
            <w:rFonts w:ascii="Fb Fontext" w:hAnsi="Fb Fontext"/>
            <w:rtl/>
          </w:rPr>
          <w:delText xml:space="preserve">דאישתהי.</w:delText>
        </w:r>
      </w:del>
      <w:r w:rsidRPr="006F178A">
        <w:rPr>
          <w:rFonts w:ascii="Fb Fontext" w:hAnsi="Fb Fontext"/>
          <w:rtl/>
        </w:rPr>
        <w:t xml:space="preserve"> </w:t>
      </w:r>
      <w:ins w:id="103947" w:author="קלוד" w:date="2026-10-11T13:11:34Z">
        <w:r>
          <w:rPr>
            <w:rFonts w:ascii="Fb Fontext" w:hAnsi="Fb Fontext"/>
            <w:rtl/>
          </w:rPr>
          <w:t xml:space="preserve">כאן</w:t>
        </w:r>
      </w:ins>
      <w:del w:id="103948" w:author="קלוד" w:date="2026-10-11T13:11:34Z">
        <w:r w:rsidRPr="006F178A">
          <w:rPr>
            <w:rFonts w:ascii="Fb Fontext" w:hAnsi="Fb Fontext"/>
            <w:rtl/>
          </w:rPr>
          <w:delText xml:space="preserve">הא</w:delText>
        </w:r>
      </w:del>
      <w:r w:rsidRPr="006F178A">
        <w:rPr>
          <w:rFonts w:ascii="Fb Fontext" w:hAnsi="Fb Fontext"/>
          <w:rtl/>
        </w:rPr>
        <w:t xml:space="preserve"> - </w:t>
      </w:r>
      <w:ins w:id="103945" w:author="קלוד" w:date="2026-10-11T13:11:34Z">
        <w:r>
          <w:rPr>
            <w:rFonts w:ascii="Fb Fontext" w:hAnsi="Fb Fontext"/>
            <w:rtl/>
          </w:rPr>
          <w:t xml:space="preserve">שלא</w:t>
        </w:r>
      </w:ins>
      <w:del w:id="103946" w:author="קלוד" w:date="2026-10-11T13:11:34Z">
        <w:r w:rsidRPr="006F178A">
          <w:rPr>
            <w:rFonts w:ascii="Fb Fontext" w:hAnsi="Fb Fontext"/>
            <w:rtl/>
          </w:rPr>
          <w:delText xml:space="preserve">דלא</w:delText>
        </w:r>
      </w:del>
      <w:r w:rsidRPr="006F178A">
        <w:rPr>
          <w:rFonts w:ascii="Fb Fontext" w:hAnsi="Fb Fontext"/>
          <w:rtl/>
        </w:rPr>
        <w:t xml:space="preserve"> </w:t>
      </w:r>
      <w:ins w:id="103943" w:author="קלוד" w:date="2026-10-11T13:11:34Z">
        <w:r>
          <w:rPr>
            <w:rFonts w:ascii="Fb Fontext" w:hAnsi="Fb Fontext"/>
            <w:rtl/>
          </w:rPr>
          <w:t xml:space="preserve">נשתהה.</w:t>
        </w:r>
      </w:ins>
      <w:del w:id="103944" w:author="קלוד" w:date="2026-10-11T13:11:34Z">
        <w:r w:rsidRPr="006F178A">
          <w:rPr>
            <w:rFonts w:ascii="Fb Fontext" w:hAnsi="Fb Fontext"/>
            <w:rtl/>
          </w:rPr>
          <w:delText xml:space="preserve">אישתהי.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קט.</w:t>
      </w:r>
    </w:p>
    <w:p>
      <w:pPr>
        <w:pStyle w:val="MishnaBatzad"/>
        <w:rPr>
          <w:ins w:id="20577" w:author="קלוד" w:date="2026-10-11T09:07:15Z"/>
        </w:rPr>
      </w:pPr>
      <w:ins w:id="20576" w:author="קלוד" w:date="2026-10-11T09:07:15Z">
        <w:r>
          <w:t xml:space="preserve">משנה ג</w:t>
        </w:r>
      </w:ins>
    </w:p>
    <w:p w:rsidR="00E9703F" w:rsidRPr="009757B9" w:rsidRDefault="00E9703F" w:rsidP="00E9703F">
      <w:pPr>
        <w:pStyle w:val="afff9"/>
        <w:rPr>
          <w:del w:id="20299" w:author="קלוד" w:date="2026-10-11T09:07:15Z"/>
          <w:rStyle w:val="afffe"/>
          <w:rFonts w:ascii="Fb Fontext" w:hAnsi="Fb Fontext"/>
          <w:b/>
          <w:bCs w:val="0"/>
          <w:sz w:val="20"/>
          <w:rtl/>
        </w:rPr>
      </w:pPr>
      <w:del w:id="20298"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78" w:author="קלוד" w:date="2026-10-11T12:09:42Z">
          <w:pPr>
            <w:pStyle w:val="afff9"/>
          </w:pPr>
        </w:pPrChange>
      </w:pPr>
      <w:r w:rsidRPr="00146180">
        <w:rPr>
          <w:rStyle w:val="afffe"/>
          <w:rFonts w:ascii="Fb Fontext" w:hAnsi="Fb Fontext"/>
          <w:bCs w:val="0"/>
          <w:rtl/>
          <w:rPrChange w:id="40552" w:author="Claude" w:date="2026-10-11T09:07:39Z">
            <w:rPr>
              <w:rStyle w:val="afffe"/>
              <w:rFonts w:ascii="Fb Fontext" w:hAnsi="Fb Fontext"/>
              <w:bCs w:val="0"/>
              <w:sz w:val="20"/>
              <w:rtl/>
            </w:rPr>
          </w:rPrChange>
        </w:rPr>
        <w:t>אין אוכלין איזביון בשבת, לפי שאינו מאכל בריאים.</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53" w:author="Claude" w:date="2026-10-11T09:07:39Z">
            <w:rPr>
              <w:rStyle w:val="afffe"/>
              <w:rFonts w:ascii="Fb Fontext" w:hAnsi="Fb Fontext"/>
              <w:bCs w:val="0"/>
              <w:sz w:val="20"/>
              <w:rtl/>
            </w:rPr>
          </w:rPrChange>
        </w:rPr>
        <w:t>אבל אוכל הוא את יועזר, ושותה אבוברואה.</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54" w:author="Claude" w:date="2026-10-11T09:07:39Z">
            <w:rPr>
              <w:rStyle w:val="afffe"/>
              <w:rFonts w:ascii="Fb Fontext" w:hAnsi="Fb Fontext"/>
              <w:bCs w:val="0"/>
              <w:sz w:val="20"/>
              <w:rtl/>
            </w:rPr>
          </w:rPrChange>
        </w:rPr>
        <w:t>כל האוכלין אוכל אדם לרפואה וכל המשקין שותה, חוץ ממי דקלים וכוס עיקרין</w:t>
      </w:r>
      <w:r w:rsidRPr="009757B9">
        <w:rPr>
          <w:b/>
          <w:rtl/>
        </w:rPr>
        <w:t xml:space="preserve">, </w:t>
      </w:r>
      <w:r w:rsidRPr="00146180">
        <w:rPr>
          <w:rStyle w:val="afffe"/>
          <w:rFonts w:ascii="Fb Fontext" w:hAnsi="Fb Fontext"/>
          <w:bCs w:val="0"/>
          <w:rtl/>
          <w:rPrChange w:id="40555" w:author="Claude" w:date="2026-10-11T09:07:39Z">
            <w:rPr>
              <w:rStyle w:val="afffe"/>
              <w:rFonts w:ascii="Fb Fontext" w:hAnsi="Fb Fontext"/>
              <w:bCs w:val="0"/>
              <w:sz w:val="20"/>
              <w:rtl/>
            </w:rPr>
          </w:rPrChange>
        </w:rPr>
        <w:t>מפני שהן לירוקה.</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56" w:author="Claude" w:date="2026-10-11T09:07:39Z">
            <w:rPr>
              <w:rStyle w:val="afffe"/>
              <w:rFonts w:ascii="Fb Fontext" w:hAnsi="Fb Fontext"/>
              <w:bCs w:val="0"/>
              <w:sz w:val="20"/>
              <w:rtl/>
            </w:rPr>
          </w:rPrChange>
        </w:rPr>
        <w:t>אבל שותה הוא מי דקלים לצמאו, וסך שמן עיקרין שלא לרפואה.</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469" w:author="קלוד" w:date="2026-10-11T12:33:55Z"/>
        </w:rPr>
      </w:pPr>
      <w:ins w:id="90470" w:author="קלוד" w:date="2026-10-11T12:33:55Z">
        <w:r>
          <w:rPr>
            <w:color w:val="7B3F00"/>
          </w:rPr>
          <w:t xml:space="preserve">מהו אזוב ומהו איזביון - ומאכל בריאים</w:t>
        </w:r>
      </w:ins>
    </w:p>
    <w:p w:rsidR="00E9703F" w:rsidRDefault="00E9703F" w:rsidP="00E9703F">
      <w:pPr>
        <w:rPr>
          <w:rFonts w:ascii="Fb Fontext" w:hAnsi="Fb Fontext"/>
          <w:rtl/>
        </w:rPr>
      </w:pPr>
      <w:r w:rsidRPr="006F178A">
        <w:rPr>
          <w:rFonts w:ascii="Fb Fontext" w:hAnsi="Fb Fontext"/>
          <w:rtl/>
        </w:rPr>
        <w:t xml:space="preserve">• </w:t>
      </w:r>
      <w:r w:rsidRPr="006F178A">
        <w:rPr>
          <w:rStyle w:val="afffe"/>
          <w:rFonts w:ascii="Fb Fontext" w:hAnsi="Fb Fontext"/>
          <w:rtl/>
        </w:rPr>
        <w:t>אזוב</w:t>
      </w:r>
      <w:r w:rsidRPr="006F178A">
        <w:rPr>
          <w:rFonts w:ascii="Fb Fontext" w:hAnsi="Fb Fontext"/>
          <w:rtl/>
        </w:rPr>
        <w:t xml:space="preserve"> </w:t>
      </w:r>
      <w:r w:rsidRPr="006F178A">
        <w:rPr>
          <w:rStyle w:val="2fb"/>
          <w:rFonts w:ascii="Fb Fontext" w:hAnsi="Fb Fontext"/>
          <w:rtl/>
        </w:rPr>
        <w:t xml:space="preserve">רב יוסף</w:t>
      </w:r>
      <w:r w:rsidRPr="006F178A">
        <w:rPr>
          <w:rFonts w:ascii="Fb Fontext" w:hAnsi="Fb Fontext"/>
          <w:rtl/>
        </w:rPr>
        <w:t xml:space="preserve"> אברתה בר המג, [גדל במקום גמי]</w:t>
      </w:r>
    </w:p>
    <w:p w:rsidR="00E9703F" w:rsidRDefault="00E9703F" w:rsidP="00E9703F">
      <w:pPr>
        <w:rPr>
          <w:rtl/>
        </w:rPr>
      </w:pPr>
      <w:r w:rsidRPr="006F178A">
        <w:rPr>
          <w:rtl/>
        </w:rPr>
        <w:t xml:space="preserve">• </w:t>
      </w:r>
      <w:r w:rsidRPr="006F178A">
        <w:rPr>
          <w:rStyle w:val="afffe"/>
          <w:rFonts w:ascii="Fb Fontext" w:hAnsi="Fb Fontext"/>
          <w:rtl/>
        </w:rPr>
        <w:t xml:space="preserve">איזביון </w:t>
      </w:r>
      <w:r w:rsidRPr="006F178A">
        <w:rPr>
          <w:rtl/>
        </w:rPr>
        <w:t>- אברתה בר הינג. [גדל בין ההגים]</w:t>
      </w:r>
    </w:p>
    <w:p w:rsidR="00E9703F" w:rsidRPr="004640F6" w:rsidRDefault="00E9703F" w:rsidP="00E9703F">
      <w:pPr>
        <w:rPr>
          <w:rFonts w:cs="Guttman Vilna"/>
          <w:b/>
          <w:bCs/>
          <w:spacing w:val="-4"/>
          <w:rtl/>
        </w:rPr>
      </w:pPr>
      <w:r w:rsidRPr="004640F6">
        <w:rPr>
          <w:rStyle w:val="2fb"/>
          <w:spacing w:val="-4"/>
          <w:rtl/>
        </w:rPr>
        <w:tab/>
        <w:t xml:space="preserve">עולא</w:t>
      </w:r>
      <w:r w:rsidRPr="004640F6">
        <w:rPr>
          <w:spacing w:val="-4"/>
          <w:rtl/>
        </w:rPr>
        <w:tab/>
        <w:t xml:space="preserve">- מרווה לבנה . וכן כשהזדמן לבי </w:t>
      </w:r>
      <w:r w:rsidRPr="004640F6">
        <w:rPr>
          <w:rStyle w:val="2fb"/>
          <w:spacing w:val="-4"/>
          <w:rtl/>
        </w:rPr>
        <w:tab/>
        <w:t xml:space="preserve">רשב"י</w:t>
      </w:r>
      <w:r w:rsidRPr="004640F6">
        <w:rPr>
          <w:spacing w:val="-4"/>
          <w:rtl/>
        </w:rPr>
        <w:tab/>
        <w:t xml:space="preserve"> הביאו לפניו כזה ואמר היינו אזוב דאורייתא.</w:t>
      </w:r>
    </w:p>
    <w:p w:rsidR="00E9703F" w:rsidRPr="004640F6" w:rsidRDefault="00E9703F" w:rsidP="00E9703F">
      <w:pPr>
        <w:rPr>
          <w:rFonts w:cs="Guttman Vilna"/>
          <w:b/>
          <w:bCs/>
          <w:spacing w:val="-4"/>
          <w:rtl/>
        </w:rPr>
      </w:pPr>
      <w:r w:rsidRPr="004640F6">
        <w:rPr>
          <w:rStyle w:val="2fb"/>
          <w:spacing w:val="-4"/>
          <w:rtl/>
        </w:rPr>
        <w:tab/>
        <w:t xml:space="preserve">רב פפי</w:t>
      </w:r>
      <w:r w:rsidRPr="004640F6">
        <w:rPr>
          <w:spacing w:val="-4"/>
          <w:rtl/>
        </w:rPr>
        <w:tab/>
        <w:t xml:space="preserve">- שומשוק. </w:t>
      </w:r>
      <w:ins w:id="93325" w:author="מנוע מכני" w:date="2026-10-11T12:04:39Z">
        <w:r>
          <w:rPr>
            <w:spacing w:val="-4"/>
            <w:rtl/>
          </w:rPr>
          <w:t xml:space="preserve">וכמותו</w:t>
        </w:r>
      </w:ins>
      <w:del w:id="93326" w:author="מנוע מכני" w:date="2026-10-11T12:04:39Z">
        <w:r w:rsidRPr="004640F6">
          <w:rPr>
            <w:spacing w:val="-4"/>
            <w:rtl/>
          </w:rPr>
          <w:tab/>
          <w:delText xml:space="preserve">וכוותיה</w:delText>
        </w:r>
      </w:del>
      <w:r w:rsidRPr="004640F6">
        <w:rPr>
          <w:spacing w:val="-4"/>
          <w:rtl/>
        </w:rPr>
        <w:tab/>
        <w:t xml:space="preserve"> </w:t>
      </w:r>
      <w:ins w:id="96151" w:author="מנוע מכני" w:date="2026-10-11T12:04:39Z">
        <w:r>
          <w:rPr>
            <w:spacing w:val="-4"/>
            <w:rtl/>
          </w:rPr>
          <w:t xml:space="preserve">מסתבר</w:t>
        </w:r>
      </w:ins>
      <w:del w:id="96152" w:author="מנוע מכני" w:date="2026-10-11T12:04:39Z">
        <w:r w:rsidRPr="004640F6">
          <w:rPr>
            <w:spacing w:val="-4"/>
            <w:rtl/>
          </w:rPr>
          <w:tab/>
          <w:delText xml:space="preserve">מסתברא</w:delText>
        </w:r>
      </w:del>
      <w:r w:rsidRPr="004640F6">
        <w:rPr>
          <w:spacing w:val="-4"/>
          <w:rtl/>
        </w:rPr>
        <w:tab/>
        <w:t xml:space="preserve"> </w:t>
      </w:r>
      <w:r w:rsidRPr="004640F6">
        <w:rPr>
          <w:spacing w:val="-4"/>
          <w:rtl/>
        </w:rPr>
        <w:tab/>
        <w:t xml:space="preserve">דתנן</w:t>
      </w:r>
      <w:r w:rsidRPr="004640F6">
        <w:rPr>
          <w:spacing w:val="-4"/>
          <w:rtl/>
        </w:rPr>
        <w:tab/>
        <w:t xml:space="preserve"> מצות אזוב שלשה קלחין ובהן שלשה גבעולין.</w:t>
      </w:r>
    </w:p>
    <w:p>
      <w:pPr>
        <w:pStyle w:val="38"/>
        <w:rPr>
          <w:ins w:id="98383" w:author="מנוע מכני" w:date="2026-10-11T12:04:39Z"/>
        </w:rPr>
      </w:pPr>
      <w:r w:rsidRPr="006F178A">
        <w:tab/>
      </w:r>
      <w:r w:rsidRPr="006F178A">
        <w:tab/>
        <w:t xml:space="preserve">והיינו</w:t>
      </w:r>
    </w:p>
    <w:p w:rsidR="00E9703F" w:rsidRDefault="00E9703F" w:rsidP="00E9703F">
      <w:pPr>
        <w:rPr>
          <w:rtl/>
        </w:rPr>
      </w:pPr>
      <w:del w:id="98384" w:author="מנוע מכני" w:date="2026-10-11T12:04:39Z">
        <w:r w:rsidRPr="006F178A">
          <w:rPr>
            <w:rtl/>
          </w:rPr>
          <w:tab/>
          <w:delText xml:space="preserve"> </w:delText>
        </w:r>
      </w:del>
      <w:r w:rsidRPr="006F178A">
        <w:rPr>
          <w:rtl/>
        </w:rPr>
        <w:tab/>
        <w:t xml:space="preserve">כשושמשוק וטוב לתולעים שבמעיים ואכלי בשבע תמרים שחורות</w:t>
      </w:r>
      <w:r w:rsidRPr="006F178A">
        <w:rPr>
          <w:rFonts w:hint="cs"/>
          <w:rtl/>
        </w:rPr>
        <w:t>, והוא מקמח שעורים שעברו עליו מ' יום</w:t>
      </w:r>
    </w:p>
    <w:p w:rsidR="00E9703F" w:rsidRPr="006F178A" w:rsidRDefault="00E9703F" w:rsidP="00E9703F">
      <w:pPr>
        <w:rPr>
          <w:rtl/>
        </w:rPr>
      </w:pPr>
      <w:r w:rsidRPr="006F178A">
        <w:rPr>
          <w:rtl/>
        </w:rPr>
        <w:t>• יועזר פותנק [ממיני המרוה] אכלי לה - לארקתא. [תולעים שבכבד] ובשבע תמרים לבנות.</w:t>
      </w:r>
    </w:p>
    <w:p w:rsidR="00E9703F" w:rsidRPr="009757B9" w:rsidRDefault="00E9703F" w:rsidP="00E9703F">
      <w:pPr>
        <w:rPr>
          <w:rFonts w:cs="Guttman Vilna"/>
          <w:b/>
          <w:bCs/>
          <w:rtl/>
        </w:rPr>
      </w:pPr>
      <w:r w:rsidRPr="006F178A">
        <w:rPr>
          <w:rtl/>
        </w:rPr>
        <w:t>והויא – מאוכל קודם הסעודה ובטנו ריקה או –</w:t>
      </w:r>
      <w:r w:rsidRPr="006F178A">
        <w:rPr>
          <w:rStyle w:val="afffe"/>
          <w:rFonts w:ascii="Fb Fontext" w:hAnsi="Fb Fontext"/>
          <w:rtl/>
        </w:rPr>
        <w:t xml:space="preserve"> א.</w:t>
      </w:r>
      <w:r w:rsidRPr="006F178A">
        <w:rPr>
          <w:rtl/>
        </w:rPr>
        <w:t xml:space="preserve"> בשר גחלים</w:t>
      </w:r>
      <w:ins w:id="94509" w:author="מנוע מכני" w:date="2026-10-11T12:04:39Z">
        <w:r>
          <w:rPr>
            <w:rtl/>
          </w:rPr>
          <w:t xml:space="preserve">,</w:t>
        </w:r>
      </w:ins>
      <w:del w:id="94510" w:author="מנוע מכני" w:date="2026-10-11T12:04:39Z">
        <w:r w:rsidRPr="006F178A">
          <w:rPr>
            <w:rtl/>
          </w:rPr>
          <w:delText xml:space="preserve"> ,</w:delText>
        </w:r>
      </w:del>
      <w:r w:rsidRPr="006F178A">
        <w:rPr>
          <w:rStyle w:val="afffe"/>
          <w:rFonts w:ascii="Fb Fontext" w:hAnsi="Fb Fontext"/>
          <w:rtl/>
        </w:rPr>
        <w:t xml:space="preserve"> ב.</w:t>
      </w:r>
      <w:r w:rsidRPr="006F178A">
        <w:rPr>
          <w:rtl/>
        </w:rPr>
        <w:t xml:space="preserve"> ומבישרא </w:t>
      </w:r>
      <w:ins w:id="94423" w:author="מנוע מכני" w:date="2026-10-11T12:04:39Z">
        <w:r>
          <w:rPr>
            <w:rtl/>
          </w:rPr>
          <w:t xml:space="preserve">שמנין</w:t>
        </w:r>
      </w:ins>
      <w:del w:id="94424" w:author="מנוע מכני" w:date="2026-10-11T12:04:39Z">
        <w:r w:rsidRPr="006F178A">
          <w:rPr>
            <w:rtl/>
          </w:rPr>
          <w:delText xml:space="preserve">שמנא</w:delText>
        </w:r>
      </w:del>
      <w:ins w:id="94511" w:author="מנוע מכני" w:date="2026-10-11T12:04:39Z">
        <w:r>
          <w:rPr>
            <w:rtl/>
          </w:rPr>
          <w:t xml:space="preserve">,</w:t>
        </w:r>
      </w:ins>
      <w:del w:id="94512" w:author="מנוע מכני" w:date="2026-10-11T12:04:39Z">
        <w:r w:rsidRPr="006F178A">
          <w:rPr>
            <w:rtl/>
          </w:rPr>
          <w:delText xml:space="preserve"> ,</w:delText>
        </w:r>
      </w:del>
      <w:r w:rsidRPr="006F178A">
        <w:rPr>
          <w:rStyle w:val="afffe"/>
          <w:rFonts w:ascii="Fb Fontext" w:hAnsi="Fb Fontext"/>
          <w:rtl/>
        </w:rPr>
        <w:t xml:space="preserve"> ג.</w:t>
      </w:r>
      <w:r w:rsidRPr="006F178A">
        <w:rPr>
          <w:rtl/>
        </w:rPr>
        <w:t xml:space="preserve"> ומבישרא דתורא,</w:t>
      </w:r>
      <w:r w:rsidRPr="006F178A">
        <w:rPr>
          <w:rStyle w:val="afffe"/>
          <w:rFonts w:ascii="Fb Fontext" w:hAnsi="Fb Fontext"/>
          <w:rtl/>
        </w:rPr>
        <w:t xml:space="preserve"> ד. </w:t>
      </w:r>
      <w:r w:rsidRPr="006F178A">
        <w:rPr>
          <w:rtl/>
        </w:rPr>
        <w:t xml:space="preserve">גוז</w:t>
      </w:r>
      <w:ins w:id="94513" w:author="מנוע מכני" w:date="2026-10-11T12:04:39Z">
        <w:r>
          <w:rPr>
            <w:rtl/>
          </w:rPr>
          <w:t xml:space="preserve">,</w:t>
        </w:r>
      </w:ins>
      <w:del w:id="94514" w:author="מנוע מכני" w:date="2026-10-11T12:04:39Z">
        <w:r w:rsidRPr="006F178A">
          <w:rPr>
            <w:rtl/>
          </w:rPr>
          <w:delText xml:space="preserve"> ,</w:delText>
        </w:r>
      </w:del>
      <w:r w:rsidRPr="006F178A">
        <w:rPr>
          <w:rStyle w:val="afffe"/>
          <w:rFonts w:ascii="Fb Fontext" w:hAnsi="Fb Fontext"/>
          <w:rtl/>
        </w:rPr>
        <w:t xml:space="preserve"> ה.</w:t>
      </w:r>
      <w:r w:rsidRPr="006F178A">
        <w:rPr>
          <w:rtl/>
        </w:rPr>
        <w:t xml:space="preserve"> ולולבי תלתן אליבא ריקנא, ומשתי מיא אבתריה.</w:t>
      </w:r>
    </w:p>
    <w:p w:rsidR="00E9703F" w:rsidRPr="009757B9" w:rsidRDefault="00E9703F" w:rsidP="00E9703F">
      <w:pPr>
        <w:rPr>
          <w:rFonts w:cs="Guttman Vilna"/>
          <w:b/>
          <w:bCs/>
          <w:rtl/>
        </w:rPr>
      </w:pPr>
      <w:ins w:id="94825" w:author="מנוע מכני" w:date="2026-10-11T12:04:39Z">
        <w:r>
          <w:rPr>
            <w:rtl/>
          </w:rPr>
          <w:t xml:space="preserve">ואם </w:t>
        </w:r>
      </w:ins>
      <w:del w:id="94826" w:author="מנוע מכני" w:date="2026-10-11T12:04:39Z">
        <w:r w:rsidRPr="006F178A">
          <w:rPr>
            <w:rtl/>
          </w:rPr>
          <w:delText xml:space="preserve">ואי </w:delText>
        </w:r>
      </w:del>
      <w:r w:rsidRPr="006F178A">
        <w:rPr>
          <w:rtl/>
        </w:rPr>
        <w:t xml:space="preserve">לא</w:t>
      </w:r>
      <w:r w:rsidRPr="006F178A">
        <w:rPr>
          <w:rtl/>
        </w:rPr>
        <w:t xml:space="preserve"> - </w:t>
      </w:r>
      <w:ins w:id="90421" w:author="Claude - סמנטי" w:date="2026-10-11T12:28:21Z">
        <w:r>
          <w:rPr>
            <w:rtl/>
          </w:rPr>
          <w:t xml:space="preserve">יבלע</w:t>
        </w:r>
      </w:ins>
      <w:del w:id="90422" w:author="Claude - סמנטי" w:date="2026-10-11T12:28:21Z">
        <w:r w:rsidRPr="006F178A">
          <w:rPr>
            <w:rtl/>
          </w:rPr>
          <w:delText xml:space="preserve">ליבלע</w:delText>
        </w:r>
      </w:del>
      <w:r w:rsidRPr="006F178A">
        <w:rPr>
          <w:rtl/>
        </w:rPr>
        <w:t xml:space="preserve"> צמח שחליים לבנות.</w:t>
      </w:r>
    </w:p>
    <w:p w:rsidR="00E9703F" w:rsidRPr="004640F6" w:rsidRDefault="00E9703F" w:rsidP="00E9703F">
      <w:pPr>
        <w:rPr>
          <w:rFonts w:cs="Guttman Vilna"/>
          <w:b/>
          <w:bCs/>
          <w:spacing w:val="-2"/>
          <w:rtl/>
        </w:rPr>
      </w:pPr>
      <w:ins w:id="94827" w:author="מנוע מכני" w:date="2026-10-11T12:04:39Z">
        <w:r>
          <w:rPr>
            <w:spacing w:val="-2"/>
            <w:rtl/>
          </w:rPr>
          <w:t xml:space="preserve">ואם </w:t>
        </w:r>
      </w:ins>
      <w:del w:id="94828" w:author="מנוע מכני" w:date="2026-10-11T12:04:39Z">
        <w:r w:rsidRPr="004640F6">
          <w:rPr>
            <w:spacing w:val="-2"/>
            <w:rtl/>
          </w:rPr>
          <w:delText xml:space="preserve">ואי </w:delText>
        </w:r>
      </w:del>
      <w:r w:rsidRPr="004640F6">
        <w:rPr>
          <w:spacing w:val="-2"/>
          <w:rtl/>
        </w:rPr>
        <w:t xml:space="preserve">לא</w:t>
      </w:r>
      <w:r w:rsidRPr="004640F6">
        <w:rPr>
          <w:spacing w:val="-2"/>
          <w:rtl/>
        </w:rPr>
        <w:t xml:space="preserve"> יצום ויביא בשר שמן על גחלים וימצוץ עצם ולגמוע חומץ </w:t>
      </w:r>
      <w:r w:rsidRPr="004640F6">
        <w:rPr>
          <w:spacing w:val="-2"/>
          <w:rtl/>
        </w:rPr>
        <w:t xml:space="preserve">ו</w:t>
      </w:r>
      <w:r w:rsidRPr="004640F6">
        <w:rPr>
          <w:b/>
          <w:bCs/>
          <w:spacing w:val="-2"/>
          <w:rtl/>
        </w:rPr>
        <w:t xml:space="preserve">א"ד</w:t>
      </w:r>
      <w:r w:rsidRPr="004640F6">
        <w:rPr>
          <w:b/>
          <w:bCs/>
          <w:spacing w:val="-2"/>
          <w:rtl/>
        </w:rPr>
        <w:t xml:space="preserve">: </w:t>
      </w:r>
      <w:r w:rsidRPr="004640F6">
        <w:rPr>
          <w:spacing w:val="-2"/>
          <w:rtl/>
        </w:rPr>
        <w:t xml:space="preserve">לא</w:t>
      </w:r>
      <w:r w:rsidRPr="004640F6">
        <w:rPr>
          <w:spacing w:val="-2"/>
          <w:rtl/>
        </w:rPr>
        <w:t xml:space="preserve"> חומץ שקשה לכבד.</w:t>
      </w:r>
    </w:p>
    <w:p w:rsidR="00E9703F" w:rsidRPr="009757B9" w:rsidRDefault="00E9703F" w:rsidP="00E9703F">
      <w:pPr>
        <w:rPr>
          <w:rFonts w:cs="Guttman Vilna"/>
          <w:b/>
          <w:bCs/>
          <w:rtl/>
        </w:rPr>
      </w:pPr>
      <w:ins w:id="94829" w:author="מנוע מכני" w:date="2026-10-11T12:04:39Z">
        <w:r>
          <w:rPr>
            <w:rtl/>
          </w:rPr>
          <w:t xml:space="preserve">ואם </w:t>
        </w:r>
      </w:ins>
      <w:del w:id="94830" w:author="מנוע מכני" w:date="2026-10-11T12:04:39Z">
        <w:r w:rsidRPr="006F178A">
          <w:rPr>
            <w:rtl/>
          </w:rPr>
          <w:delText xml:space="preserve">ואי </w:delText>
        </w:r>
      </w:del>
      <w:r w:rsidRPr="006F178A">
        <w:rPr>
          <w:rtl/>
        </w:rPr>
        <w:t xml:space="preserve">לא</w:t>
      </w:r>
      <w:r>
        <w:rPr>
          <w:rtl/>
        </w:rPr>
        <w:t xml:space="preserve"> </w:t>
      </w:r>
      <w:r w:rsidRPr="006F178A">
        <w:rPr>
          <w:rtl/>
        </w:rPr>
        <w:t xml:space="preserve">יקח קליפת הסנה דגרידא מעילאי לתתאי ולא מתתאי לעילאי </w:t>
      </w:r>
      <w:r>
        <w:rPr>
          <w:rFonts w:hint="cs"/>
          <w:rtl/>
        </w:rPr>
        <w:t>שמא יצא</w:t>
      </w:r>
      <w:r w:rsidRPr="006F178A">
        <w:rPr>
          <w:rtl/>
        </w:rPr>
        <w:t xml:space="preserve"> איידי </w:t>
      </w:r>
      <w:ins w:id="96153" w:author="מנוע מכני" w:date="2026-10-11T12:04:39Z">
        <w:r>
          <w:rPr>
            <w:rtl/>
          </w:rPr>
          <w:t xml:space="preserve">פיו</w:t>
        </w:r>
      </w:ins>
      <w:del w:id="96154" w:author="מנוע מכני" w:date="2026-10-11T12:04:39Z">
        <w:r w:rsidRPr="006F178A">
          <w:rPr>
            <w:rtl/>
          </w:rPr>
          <w:delText xml:space="preserve">פומיה</w:delText>
        </w:r>
      </w:del>
      <w:r w:rsidRPr="006F178A">
        <w:rPr>
          <w:rtl/>
        </w:rPr>
        <w:t xml:space="preserve">.</w:t>
      </w:r>
    </w:p>
    <w:p w:rsidR="00E9703F" w:rsidRPr="009757B9" w:rsidRDefault="00E9703F" w:rsidP="00E9703F">
      <w:pPr>
        <w:rPr>
          <w:rFonts w:cs="Guttman Vilna"/>
          <w:b/>
          <w:bCs/>
          <w:rtl/>
        </w:rPr>
      </w:pPr>
      <w:r w:rsidRPr="006F178A">
        <w:rPr>
          <w:rtl/>
        </w:rPr>
        <w:t>ויחלטה במים רותחין בין השמשות ולמחר יסתום נחיריו ונקבי אוזניו שלא יצא הרוח וישתה וכשמתפנה יתפנה במקום שנפשח הדקל.</w:t>
      </w:r>
    </w:p>
    <w:p>
      <w:pPr>
        <w:pStyle w:val="afffff8"/>
        <w:rPr>
          <w:ins w:id="90467" w:author="קלוד" w:date="2026-10-11T12:33:55Z"/>
        </w:rPr>
      </w:pPr>
      <w:ins w:id="90468" w:author="קלוד" w:date="2026-10-11T12:33:55Z">
        <w:r>
          <w:rPr>
            <w:color w:val="7B3F00"/>
          </w:rPr>
          <w:t xml:space="preserve">אבוברואה - רפואת מי ששתה מים מגולין</w:t>
        </w:r>
      </w:ins>
    </w:p>
    <w:p w:rsidR="00E9703F" w:rsidRPr="004640F6" w:rsidRDefault="00E9703F" w:rsidP="00E9703F">
      <w:pPr>
        <w:rPr>
          <w:rStyle w:val="afffe"/>
          <w:rFonts w:ascii="Fb Fontext" w:hAnsi="Fb Fontext"/>
          <w:b/>
          <w:spacing w:val="-4"/>
          <w:rtl/>
        </w:rPr>
      </w:pPr>
      <w:r w:rsidRPr="004640F6">
        <w:rPr>
          <w:spacing w:val="-4"/>
          <w:rtl/>
        </w:rPr>
        <w:t xml:space="preserve">• </w:t>
      </w:r>
      <w:r w:rsidRPr="004640F6">
        <w:rPr>
          <w:rStyle w:val="afffe"/>
          <w:rFonts w:ascii="Fb Fontext" w:hAnsi="Fb Fontext"/>
          <w:spacing w:val="-4"/>
          <w:rtl/>
        </w:rPr>
        <w:t>א.</w:t>
      </w:r>
      <w:r w:rsidRPr="004640F6">
        <w:rPr>
          <w:spacing w:val="-4"/>
          <w:rtl/>
        </w:rPr>
        <w:t xml:space="preserve"> ושותין </w:t>
      </w:r>
      <w:ins w:id="103965" w:author="קלוד" w:date="2026-10-11T13:11:34Z">
        <w:r>
          <w:rPr>
            <w:spacing w:val="-4"/>
            <w:rtl/>
          </w:rPr>
          <w:t xml:space="preserve">אבוברואה</w:t>
        </w:r>
      </w:ins>
      <w:del w:id="103966" w:author="קלוד" w:date="2026-10-11T13:11:34Z">
        <w:r w:rsidRPr="004640F6">
          <w:rPr>
            <w:spacing w:val="-4"/>
            <w:rtl/>
          </w:rPr>
          <w:delText xml:space="preserve">אבוברואה-חוטרא</w:delText>
        </w:r>
      </w:del>
      <w:r w:rsidRPr="004640F6">
        <w:rPr>
          <w:spacing w:val="-4"/>
          <w:rtl/>
        </w:rPr>
        <w:t xml:space="preserve"> </w:t>
      </w:r>
      <w:ins w:id="103963" w:author="קלוד" w:date="2026-10-11T13:11:34Z">
        <w:r>
          <w:rPr>
            <w:spacing w:val="-4"/>
            <w:rtl/>
          </w:rPr>
          <w:t xml:space="preserve">- מקל יחידי</w:t>
        </w:r>
      </w:ins>
      <w:del w:id="103964" w:author="קלוד" w:date="2026-10-11T13:11:34Z">
        <w:r w:rsidRPr="004640F6">
          <w:rPr>
            <w:spacing w:val="-4"/>
            <w:rtl/>
          </w:rPr>
          <w:delText xml:space="preserve">יחידאה.</w:delText>
        </w:r>
      </w:del>
      <w:r w:rsidRPr="004640F6">
        <w:rPr>
          <w:spacing w:val="-4"/>
          <w:rtl/>
        </w:rPr>
        <w:t xml:space="preserve"> [גדל יחידי ללא </w:t>
      </w:r>
      <w:ins w:id="103961" w:author="קלוד" w:date="2026-10-11T13:11:34Z">
        <w:r>
          <w:rPr>
            <w:spacing w:val="-4"/>
            <w:rtl/>
          </w:rPr>
          <w:t xml:space="preserve">ענף],</w:t>
        </w:r>
      </w:ins>
      <w:del w:id="103962" w:author="קלוד" w:date="2026-10-11T13:11:34Z">
        <w:r w:rsidRPr="004640F6">
          <w:rPr>
            <w:spacing w:val="-4"/>
            <w:rtl/>
          </w:rPr>
          <w:delText xml:space="preserve">ענף]</w:delText>
        </w:r>
      </w:del>
      <w:r w:rsidRPr="004640F6">
        <w:rPr>
          <w:spacing w:val="-4"/>
          <w:rtl/>
        </w:rPr>
        <w:t xml:space="preserve"> </w:t>
      </w:r>
      <w:ins w:id="103959" w:author="קלוד" w:date="2026-10-11T13:11:34Z">
        <w:r>
          <w:rPr>
            <w:spacing w:val="-4"/>
            <w:rtl/>
          </w:rPr>
          <w:t xml:space="preserve">ועושים</w:t>
        </w:r>
      </w:ins>
      <w:del w:id="103960" w:author="קלוד" w:date="2026-10-11T13:11:34Z">
        <w:r w:rsidRPr="004640F6">
          <w:rPr>
            <w:spacing w:val="-4"/>
            <w:rtl/>
          </w:rPr>
          <w:delText xml:space="preserve">ועבדי</w:delText>
        </w:r>
      </w:del>
      <w:r w:rsidRPr="004640F6">
        <w:rPr>
          <w:spacing w:val="-4"/>
          <w:rtl/>
        </w:rPr>
        <w:t xml:space="preserve"> </w:t>
      </w:r>
      <w:ins w:id="103957" w:author="קלוד" w:date="2026-10-11T13:11:34Z">
        <w:r>
          <w:rPr>
            <w:spacing w:val="-4"/>
            <w:rtl/>
          </w:rPr>
          <w:t xml:space="preserve">אותו</w:t>
        </w:r>
      </w:ins>
      <w:del w:id="103958" w:author="קלוד" w:date="2026-10-11T13:11:34Z">
        <w:r w:rsidRPr="004640F6">
          <w:rPr>
            <w:spacing w:val="-4"/>
            <w:rtl/>
          </w:rPr>
          <w:delText xml:space="preserve">לה –</w:delText>
        </w:r>
      </w:del>
      <w:r w:rsidRPr="004640F6">
        <w:rPr>
          <w:spacing w:val="-4"/>
          <w:rtl/>
        </w:rPr>
        <w:t xml:space="preserve"> למי ששתה מים מגולין.</w:t>
      </w:r>
    </w:p>
    <w:p w:rsidR="00E9703F" w:rsidRPr="004640F6" w:rsidRDefault="00E9703F" w:rsidP="00E9703F">
      <w:pPr>
        <w:rPr>
          <w:spacing w:val="-4"/>
          <w:rtl/>
        </w:rPr>
      </w:pPr>
      <w:r w:rsidRPr="004640F6">
        <w:rPr>
          <w:spacing w:val="-4"/>
          <w:rtl/>
        </w:rPr>
        <w:t xml:space="preserve">ב. </w:t>
      </w:r>
      <w:ins w:id="94831" w:author="מנוע מכני" w:date="2026-10-11T12:04:39Z">
        <w:r>
          <w:rPr>
            <w:spacing w:val="-4"/>
            <w:rtl/>
          </w:rPr>
          <w:t xml:space="preserve">ואם </w:t>
        </w:r>
      </w:ins>
      <w:del w:id="94832" w:author="מנוע מכני" w:date="2026-10-11T12:04:39Z">
        <w:r w:rsidRPr="004640F6">
          <w:rPr>
            <w:spacing w:val="-4"/>
            <w:rtl/>
          </w:rPr>
          <w:delText xml:space="preserve">ואי </w:delText>
        </w:r>
      </w:del>
      <w:r w:rsidRPr="004640F6">
        <w:rPr>
          <w:spacing w:val="-4"/>
          <w:rtl/>
        </w:rPr>
        <w:t xml:space="preserve">לא</w:t>
      </w:r>
      <w:r w:rsidRPr="004640F6">
        <w:rPr>
          <w:spacing w:val="-4"/>
          <w:rtl/>
        </w:rPr>
        <w:t xml:space="preserve"> </w:t>
      </w:r>
      <w:ins w:id="103975" w:author="קלוד" w:date="2026-10-11T13:11:34Z">
        <w:r>
          <w:rPr>
            <w:spacing w:val="-4"/>
            <w:rtl/>
          </w:rPr>
          <w:t xml:space="preserve">-</w:t>
        </w:r>
      </w:ins>
      <w:del w:id="103976" w:author="קלוד" w:date="2026-10-11T13:11:34Z">
        <w:r w:rsidRPr="004640F6">
          <w:rPr>
            <w:spacing w:val="-4"/>
            <w:rtl/>
          </w:rPr>
          <w:delText xml:space="preserve">–</w:delText>
        </w:r>
      </w:del>
      <w:r w:rsidRPr="004640F6">
        <w:rPr>
          <w:spacing w:val="-4"/>
          <w:rtl/>
        </w:rPr>
        <w:t xml:space="preserve"> </w:t>
      </w:r>
      <w:r w:rsidRPr="004640F6">
        <w:rPr>
          <w:rFonts w:hint="cs"/>
          <w:spacing w:val="-4"/>
          <w:rtl/>
        </w:rPr>
        <w:t xml:space="preserve">יביא </w:t>
      </w:r>
      <w:r w:rsidRPr="004640F6">
        <w:rPr>
          <w:spacing w:val="-4"/>
          <w:rtl/>
        </w:rPr>
        <w:t xml:space="preserve">חמש </w:t>
      </w:r>
      <w:ins w:id="103973" w:author="קלוד" w:date="2026-10-11T13:11:34Z">
        <w:r>
          <w:rPr>
            <w:spacing w:val="-4"/>
            <w:rtl/>
          </w:rPr>
          <w:t xml:space="preserve">ורדים</w:t>
        </w:r>
      </w:ins>
      <w:del w:id="103974" w:author="קלוד" w:date="2026-10-11T13:11:34Z">
        <w:r w:rsidRPr="004640F6">
          <w:rPr>
            <w:spacing w:val="-4"/>
            <w:rtl/>
          </w:rPr>
          <w:delText xml:space="preserve">ורדים,</w:delText>
        </w:r>
      </w:del>
      <w:r w:rsidRPr="004640F6">
        <w:rPr>
          <w:spacing w:val="-4"/>
          <w:rtl/>
        </w:rPr>
        <w:t xml:space="preserve"> וחמש כוס</w:t>
      </w:r>
      <w:r w:rsidRPr="004640F6">
        <w:rPr>
          <w:rFonts w:hint="cs"/>
          <w:spacing w:val="-4"/>
          <w:rtl/>
        </w:rPr>
        <w:t>ו</w:t>
      </w:r>
      <w:r w:rsidRPr="004640F6">
        <w:rPr>
          <w:spacing w:val="-4"/>
          <w:rtl/>
        </w:rPr>
        <w:t>ת שיכר, ו</w:t>
      </w:r>
      <w:r w:rsidRPr="004640F6">
        <w:rPr>
          <w:rFonts w:hint="cs"/>
          <w:spacing w:val="-4"/>
          <w:rtl/>
        </w:rPr>
        <w:t xml:space="preserve">ישלקם יחד </w:t>
      </w:r>
      <w:r w:rsidRPr="004640F6">
        <w:rPr>
          <w:spacing w:val="-4"/>
          <w:rtl/>
        </w:rPr>
        <w:t xml:space="preserve">עד </w:t>
      </w:r>
      <w:ins w:id="96155" w:author="מנוע מכני" w:date="2026-10-11T12:04:39Z">
        <w:ins w:id="103971" w:author="קלוד" w:date="2026-10-11T13:11:34Z">
          <w:r>
            <w:rPr>
              <w:spacing w:val="-4"/>
              <w:rtl/>
            </w:rPr>
            <w:t xml:space="preserve">שיעמדו</w:t>
          </w:r>
        </w:ins>
        <w:del w:id="103972" w:author="קלוד" w:date="2026-10-11T13:11:34Z">
          <w:r>
            <w:rPr>
              <w:spacing w:val="-4"/>
              <w:rtl/>
            </w:rPr>
            <w:delText xml:space="preserve">דעומדת</w:delText>
          </w:r>
        </w:del>
      </w:ins>
      <w:del w:id="96156" w:author="מנוע מכני" w:date="2026-10-11T12:04:39Z">
        <w:r w:rsidRPr="004640F6">
          <w:rPr>
            <w:spacing w:val="-4"/>
            <w:rtl/>
          </w:rPr>
          <w:delText xml:space="preserve">דקיימא</w:delText>
        </w:r>
      </w:del>
      <w:r w:rsidRPr="004640F6">
        <w:rPr>
          <w:spacing w:val="-4"/>
          <w:rtl/>
        </w:rPr>
        <w:t xml:space="preserve"> </w:t>
      </w:r>
      <w:ins w:id="103969" w:author="קלוד" w:date="2026-10-11T13:11:34Z">
        <w:r>
          <w:rPr>
            <w:rFonts w:hint="cs"/>
            <w:spacing w:val="-4"/>
            <w:rtl/>
          </w:rPr>
          <w:t xml:space="preserve">על</w:t>
        </w:r>
      </w:ins>
      <w:del w:id="103970" w:author="קלוד" w:date="2026-10-11T13:11:34Z">
        <w:r w:rsidRPr="004640F6">
          <w:rPr>
            <w:rFonts w:hint="cs"/>
            <w:spacing w:val="-4"/>
            <w:rtl/>
          </w:rPr>
          <w:delText xml:space="preserve">א</w:delText>
        </w:r>
        <w:r w:rsidRPr="004640F6">
          <w:rPr>
            <w:spacing w:val="-4"/>
            <w:rtl/>
          </w:rPr>
          <w:delText xml:space="preserve">מידת</w:delText>
        </w:r>
      </w:del>
      <w:r w:rsidRPr="004640F6">
        <w:rPr>
          <w:spacing w:val="-4"/>
          <w:rtl/>
        </w:rPr>
        <w:t xml:space="preserve"> רבע </w:t>
      </w:r>
      <w:ins w:id="103967" w:author="קלוד" w:date="2026-10-11T13:11:34Z">
        <w:r>
          <w:rPr>
            <w:spacing w:val="-4"/>
            <w:rtl/>
          </w:rPr>
          <w:t xml:space="preserve">לוג,</w:t>
        </w:r>
      </w:ins>
      <w:del w:id="103968" w:author="קלוד" w:date="2026-10-11T13:11:34Z">
        <w:r w:rsidRPr="004640F6">
          <w:rPr>
            <w:spacing w:val="-4"/>
            <w:rtl/>
          </w:rPr>
          <w:delText xml:space="preserve">לוג</w:delText>
        </w:r>
      </w:del>
      <w:r w:rsidRPr="004640F6">
        <w:rPr>
          <w:spacing w:val="-4"/>
          <w:rtl/>
        </w:rPr>
        <w:t xml:space="preserve"> וישת</w:t>
      </w:r>
      <w:r w:rsidRPr="004640F6">
        <w:rPr>
          <w:rFonts w:hint="cs"/>
          <w:spacing w:val="-4"/>
          <w:rtl/>
        </w:rPr>
        <w:t>ה</w:t>
      </w:r>
      <w:r w:rsidRPr="004640F6">
        <w:rPr>
          <w:spacing w:val="-4"/>
          <w:rtl/>
        </w:rPr>
        <w:t>.</w:t>
      </w:r>
    </w:p>
    <w:p w:rsidR="00E9703F" w:rsidRPr="006F178A" w:rsidRDefault="00E9703F" w:rsidP="00E9703F">
      <w:pPr>
        <w:rPr>
          <w:rtl/>
        </w:rPr>
      </w:pPr>
      <w:r w:rsidRPr="006F178A">
        <w:rPr>
          <w:rFonts w:ascii="Fb Fontext" w:hAnsi="Fb Fontext"/>
          <w:rtl/>
        </w:rPr>
        <w:t>וכן א</w:t>
      </w:r>
      <w:r w:rsidRPr="006F178A">
        <w:rPr>
          <w:rFonts w:ascii="Fb Fontext" w:hAnsi="Fb Fontext" w:hint="cs"/>
          <w:rtl/>
        </w:rPr>
        <w:t>ם</w:t>
      </w:r>
      <w:r w:rsidRPr="006F178A">
        <w:rPr>
          <w:rFonts w:ascii="Fb Fontext" w:hAnsi="Fb Fontext"/>
          <w:rtl/>
        </w:rPr>
        <w:t xml:space="preserve"> </w:t>
      </w:r>
      <w:r w:rsidRPr="006F178A">
        <w:rPr>
          <w:rStyle w:val="2fb"/>
          <w:rFonts w:ascii="Fb Fontext" w:hAnsi="Fb Fontext"/>
          <w:rtl/>
        </w:rPr>
        <w:t xml:space="preserve">רב</w:t>
      </w:r>
      <w:r w:rsidRPr="006F178A">
        <w:rPr>
          <w:rFonts w:ascii="Fb Fontext" w:hAnsi="Fb Fontext"/>
          <w:rtl/>
        </w:rPr>
        <w:t xml:space="preserve"> אחדבוי בר אמי ע</w:t>
      </w:r>
      <w:r w:rsidRPr="006F178A">
        <w:rPr>
          <w:rFonts w:ascii="Fb Fontext" w:hAnsi="Fb Fontext" w:hint="cs"/>
          <w:rtl/>
        </w:rPr>
        <w:t xml:space="preserve">שתה </w:t>
      </w:r>
      <w:ins w:id="103987" w:author="קלוד" w:date="2026-10-11T13:11:34Z">
        <w:r>
          <w:rPr>
            <w:rFonts w:ascii="Fb Fontext" w:hAnsi="Fb Fontext" w:hint="cs"/>
            <w:rtl/>
          </w:rPr>
          <w:t xml:space="preserve">לאחד:</w:t>
        </w:r>
      </w:ins>
      <w:del w:id="103988" w:author="קלוד" w:date="2026-10-11T13:11:34Z">
        <w:r w:rsidRPr="006F178A">
          <w:rPr>
            <w:rFonts w:ascii="Fb Fontext" w:hAnsi="Fb Fontext" w:hint="cs"/>
            <w:rtl/>
          </w:rPr>
          <w:delText xml:space="preserve">לאחד,</w:delText>
        </w:r>
      </w:del>
      <w:r w:rsidRPr="006F178A">
        <w:rPr>
          <w:rFonts w:ascii="Fb Fontext" w:hAnsi="Fb Fontext" w:hint="cs"/>
          <w:rtl/>
        </w:rPr>
        <w:t xml:space="preserve"> </w:t>
      </w:r>
      <w:ins w:id="103985" w:author="קלוד" w:date="2026-10-11T13:11:34Z">
        <w:r>
          <w:rPr>
            <w:rFonts w:ascii="Fb Fontext" w:hAnsi="Fb Fontext" w:hint="cs"/>
            <w:rtl/>
          </w:rPr>
          <w:t xml:space="preserve">ורד</w:t>
        </w:r>
      </w:ins>
      <w:del w:id="103986" w:author="קלוד" w:date="2026-10-11T13:11:34Z">
        <w:r w:rsidRPr="006F178A">
          <w:rPr>
            <w:rFonts w:ascii="Fb Fontext" w:hAnsi="Fb Fontext" w:hint="cs"/>
            <w:rtl/>
          </w:rPr>
          <w:delText xml:space="preserve">חד</w:delText>
        </w:r>
      </w:del>
      <w:r w:rsidRPr="006F178A">
        <w:rPr>
          <w:rFonts w:ascii="Fb Fontext" w:hAnsi="Fb Fontext"/>
          <w:rtl/>
        </w:rPr>
        <w:t xml:space="preserve"> </w:t>
      </w:r>
      <w:ins w:id="103983" w:author="קלוד" w:date="2026-10-11T13:11:34Z">
        <w:r>
          <w:rPr>
            <w:rFonts w:ascii="Fb Fontext" w:hAnsi="Fb Fontext"/>
            <w:rtl/>
          </w:rPr>
          <w:t xml:space="preserve">אחד</w:t>
        </w:r>
      </w:ins>
      <w:del w:id="103984" w:author="קלוד" w:date="2026-10-11T13:11:34Z">
        <w:r w:rsidRPr="006F178A">
          <w:rPr>
            <w:rFonts w:ascii="Fb Fontext" w:hAnsi="Fb Fontext"/>
            <w:rtl/>
          </w:rPr>
          <w:delText xml:space="preserve">כלילא</w:delText>
        </w:r>
      </w:del>
      <w:r w:rsidRPr="006F178A">
        <w:rPr>
          <w:rFonts w:ascii="Fb Fontext" w:hAnsi="Fb Fontext"/>
          <w:rtl/>
        </w:rPr>
        <w:t xml:space="preserve"> </w:t>
      </w:r>
      <w:ins w:id="103981" w:author="קלוד" w:date="2026-10-11T13:11:34Z">
        <w:r>
          <w:rPr>
            <w:rFonts w:ascii="Fb Fontext" w:hAnsi="Fb Fontext"/>
            <w:rtl/>
          </w:rPr>
          <w:t xml:space="preserve">וכוס</w:t>
        </w:r>
      </w:ins>
      <w:del w:id="103982" w:author="קלוד" w:date="2026-10-11T13:11:34Z">
        <w:r w:rsidRPr="006F178A">
          <w:rPr>
            <w:rFonts w:ascii="Fb Fontext" w:hAnsi="Fb Fontext"/>
            <w:rtl/>
          </w:rPr>
          <w:delText xml:space="preserve">וחד</w:delText>
        </w:r>
      </w:del>
      <w:r w:rsidRPr="006F178A">
        <w:rPr>
          <w:rFonts w:ascii="Fb Fontext" w:hAnsi="Fb Fontext"/>
          <w:rtl/>
        </w:rPr>
        <w:t xml:space="preserve"> </w:t>
      </w:r>
      <w:ins w:id="103979" w:author="קלוד" w:date="2026-10-11T13:11:34Z">
        <w:r>
          <w:rPr>
            <w:rFonts w:ascii="Fb Fontext" w:hAnsi="Fb Fontext"/>
            <w:rtl/>
          </w:rPr>
          <w:t xml:space="preserve">שיכר</w:t>
        </w:r>
      </w:ins>
      <w:del w:id="103980" w:author="קלוד" w:date="2026-10-11T13:11:34Z">
        <w:r w:rsidRPr="006F178A">
          <w:rPr>
            <w:rFonts w:ascii="Fb Fontext" w:hAnsi="Fb Fontext"/>
            <w:rtl/>
          </w:rPr>
          <w:delText xml:space="preserve">כוס</w:delText>
        </w:r>
      </w:del>
      <w:r w:rsidRPr="006F178A">
        <w:rPr>
          <w:rFonts w:ascii="Fb Fontext" w:hAnsi="Fb Fontext"/>
          <w:rtl/>
        </w:rPr>
        <w:t xml:space="preserve"> </w:t>
      </w:r>
      <w:ins w:id="103977" w:author="קלוד" w:date="2026-10-11T13:11:34Z">
        <w:r>
          <w:rPr>
            <w:rFonts w:ascii="Fb Fontext" w:hAnsi="Fb Fontext"/>
            <w:rtl/>
          </w:rPr>
          <w:t xml:space="preserve">אחד.</w:t>
        </w:r>
      </w:ins>
      <w:del w:id="103978" w:author="קלוד" w:date="2026-10-11T13:11:34Z">
        <w:r w:rsidRPr="006F178A">
          <w:rPr>
            <w:rFonts w:ascii="Fb Fontext" w:hAnsi="Fb Fontext"/>
            <w:rtl/>
          </w:rPr>
          <w:delText xml:space="preserve">שיכר.</w:delText>
        </w:r>
      </w:del>
    </w:p>
    <w:p w:rsidR="00E9703F" w:rsidRPr="006F178A" w:rsidRDefault="00E9703F" w:rsidP="00E9703F">
      <w:pPr>
        <w:rPr>
          <w:rStyle w:val="afffe"/>
          <w:rFonts w:ascii="Fb Fontext" w:hAnsi="Fb Fontext"/>
          <w:b/>
          <w:rtl/>
        </w:rPr>
      </w:pPr>
      <w:r w:rsidRPr="006F178A">
        <w:rPr>
          <w:rtl/>
        </w:rPr>
        <w:t>שלקה ו</w:t>
      </w:r>
      <w:r w:rsidRPr="006F178A">
        <w:rPr>
          <w:rFonts w:hint="cs"/>
          <w:rtl/>
        </w:rPr>
        <w:t>השקתו</w:t>
      </w:r>
      <w:r w:rsidRPr="006F178A">
        <w:rPr>
          <w:rtl/>
        </w:rPr>
        <w:t xml:space="preserve"> ושגרא תנורא וגרפתיה, ואותביתיה </w:t>
      </w:r>
      <w:ins w:id="90423" w:author="Claude - סמנטי" w:date="2026-10-11T12:28:21Z">
        <w:r>
          <w:rPr>
            <w:rtl/>
          </w:rPr>
          <w:t xml:space="preserve">לבנה</w:t>
        </w:r>
      </w:ins>
      <w:del w:id="90424" w:author="Claude - סמנטי" w:date="2026-10-11T12:28:21Z">
        <w:r w:rsidRPr="006F178A">
          <w:rPr>
            <w:rtl/>
          </w:rPr>
          <w:delText xml:space="preserve">לבינתא</w:delText>
        </w:r>
      </w:del>
      <w:r w:rsidRPr="006F178A">
        <w:rPr>
          <w:rtl/>
        </w:rPr>
        <w:t xml:space="preserve"> בגוויה ו</w:t>
      </w:r>
      <w:r>
        <w:rPr>
          <w:rtl/>
        </w:rPr>
        <w:t>יצא</w:t>
      </w:r>
      <w:r w:rsidRPr="006F178A">
        <w:rPr>
          <w:rtl/>
        </w:rPr>
        <w:t xml:space="preserve"> כהוצא ירקא.</w:t>
      </w:r>
    </w:p>
    <w:p w:rsidR="00E9703F" w:rsidRPr="006F178A" w:rsidRDefault="00E9703F" w:rsidP="00E9703F">
      <w:pPr>
        <w:rPr>
          <w:rStyle w:val="afffe"/>
          <w:rFonts w:ascii="Fb Fontext" w:hAnsi="Fb Fontext"/>
          <w:b/>
          <w:rtl/>
        </w:rPr>
      </w:pPr>
      <w:r w:rsidRPr="006F178A">
        <w:rPr>
          <w:rStyle w:val="afffe"/>
          <w:rFonts w:ascii="Fb Fontext" w:hAnsi="Fb Fontext"/>
          <w:b/>
          <w:rtl/>
        </w:rPr>
        <w:t>ג.</w:t>
      </w:r>
      <w:r w:rsidRPr="006F178A">
        <w:rPr>
          <w:rtl/>
        </w:rPr>
        <w:t xml:space="preserve"> </w:t>
      </w:r>
      <w:r w:rsidRPr="006F178A">
        <w:rPr>
          <w:rStyle w:val="2fb"/>
          <w:rtl/>
        </w:rPr>
        <w:t xml:space="preserve">רב </w:t>
      </w:r>
      <w:ins w:id="103991" w:author="קלוד" w:date="2026-10-11T13:11:34Z">
        <w:r>
          <w:rPr>
            <w:rStyle w:val="2fb"/>
            <w:rtl/>
          </w:rPr>
          <w:t xml:space="preserve">אויא:</w:t>
        </w:r>
      </w:ins>
      <w:del w:id="103992" w:author="קלוד" w:date="2026-10-11T13:11:34Z">
        <w:r w:rsidRPr="006F178A">
          <w:rPr>
            <w:rStyle w:val="2fb"/>
            <w:rtl/>
          </w:rPr>
          <w:delText xml:space="preserve">אויא</w:delText>
        </w:r>
      </w:del>
      <w:r w:rsidRPr="006F178A">
        <w:rPr>
          <w:rtl/>
        </w:rPr>
        <w:t xml:space="preserve"> </w:t>
      </w:r>
      <w:ins w:id="90425" w:author="Claude - סמנטי" w:date="2026-10-11T12:28:21Z">
        <w:r>
          <w:rPr>
            <w:rtl/>
          </w:rPr>
          <w:t xml:space="preserve">רביעית</w:t>
        </w:r>
      </w:ins>
      <w:del w:id="90426" w:author="Claude - סמנטי" w:date="2026-10-11T12:28:21Z">
        <w:r w:rsidRPr="006F178A">
          <w:rPr>
            <w:rtl/>
          </w:rPr>
          <w:delText xml:space="preserve">רביעתא</w:delText>
        </w:r>
      </w:del>
      <w:r w:rsidRPr="006F178A">
        <w:rPr>
          <w:rtl/>
        </w:rPr>
        <w:t xml:space="preserve"> </w:t>
      </w:r>
      <w:ins w:id="103989" w:author="קלוד" w:date="2026-10-11T13:11:34Z">
        <w:r>
          <w:rPr>
            <w:rtl/>
          </w:rPr>
          <w:t xml:space="preserve">חלב</w:t>
        </w:r>
      </w:ins>
      <w:del w:id="103990" w:author="קלוד" w:date="2026-10-11T13:11:34Z">
        <w:r w:rsidRPr="006F178A">
          <w:rPr>
            <w:rtl/>
          </w:rPr>
          <w:delText xml:space="preserve">דחלבא</w:delText>
        </w:r>
      </w:del>
      <w:r w:rsidRPr="006F178A">
        <w:rPr>
          <w:rtl/>
        </w:rPr>
        <w:t xml:space="preserve"> מע</w:t>
      </w:r>
      <w:r w:rsidRPr="006F178A">
        <w:rPr>
          <w:rFonts w:hint="cs"/>
          <w:rtl/>
        </w:rPr>
        <w:t>ז לבנה</w:t>
      </w:r>
      <w:r w:rsidRPr="006F178A">
        <w:rPr>
          <w:rtl/>
        </w:rPr>
        <w:t>.</w:t>
      </w:r>
    </w:p>
    <w:p w:rsidR="00E9703F" w:rsidRPr="006F178A" w:rsidRDefault="00E9703F" w:rsidP="00E9703F">
      <w:pPr>
        <w:rPr>
          <w:rtl/>
        </w:rPr>
      </w:pPr>
      <w:r w:rsidRPr="006F178A">
        <w:rPr>
          <w:rStyle w:val="afffe"/>
          <w:rFonts w:ascii="Fb Fontext" w:hAnsi="Fb Fontext"/>
          <w:b/>
          <w:rtl/>
        </w:rPr>
        <w:t>ד.</w:t>
      </w:r>
      <w:r w:rsidRPr="006F178A">
        <w:rPr>
          <w:rtl/>
        </w:rPr>
        <w:t xml:space="preserve"> </w:t>
      </w:r>
      <w:ins w:id="104011" w:author="קלוד" w:date="2026-10-11T13:11:34Z">
        <w:r>
          <w:rPr>
            <w:rStyle w:val="2fb"/>
            <w:rtl/>
          </w:rPr>
          <w:t xml:space="preserve">רהב"י:</w:t>
        </w:r>
      </w:ins>
      <w:del w:id="104012" w:author="קלוד" w:date="2026-10-11T13:11:34Z">
        <w:r w:rsidRPr="006F178A">
          <w:rPr>
            <w:rStyle w:val="2fb"/>
            <w:rtl/>
          </w:rPr>
          <w:delText xml:space="preserve">ר</w:delText>
        </w:r>
        <w:r w:rsidRPr="006F178A">
          <w:rPr>
            <w:rStyle w:val="2fb"/>
            <w:rFonts w:hint="cs"/>
            <w:rtl/>
          </w:rPr>
          <w:delText xml:space="preserve">הב</w:delText>
        </w:r>
        <w:r w:rsidRPr="006F178A">
          <w:rPr>
            <w:rStyle w:val="2fb"/>
            <w:rtl/>
          </w:rPr>
          <w:delText xml:space="preserve">"</w:delText>
        </w:r>
        <w:r w:rsidRPr="006F178A">
          <w:rPr>
            <w:rStyle w:val="2fb"/>
            <w:rFonts w:hint="cs"/>
            <w:rtl/>
          </w:rPr>
          <w:delText xml:space="preserve">י</w:delText>
        </w:r>
      </w:del>
      <w:r w:rsidRPr="006F178A">
        <w:rPr>
          <w:rFonts w:hint="cs"/>
          <w:rtl/>
        </w:rPr>
        <w:t xml:space="preserve"> </w:t>
      </w:r>
      <w:ins w:id="104009" w:author="קלוד" w:date="2026-10-11T13:11:34Z">
        <w:r>
          <w:rPr>
            <w:rtl/>
          </w:rPr>
          <w:t xml:space="preserve">יביא</w:t>
        </w:r>
      </w:ins>
      <w:del w:id="104010" w:author="קלוד" w:date="2026-10-11T13:11:34Z">
        <w:r w:rsidRPr="006F178A">
          <w:rPr>
            <w:rtl/>
          </w:rPr>
          <w:delText xml:space="preserve">לייתי</w:delText>
        </w:r>
      </w:del>
      <w:r w:rsidRPr="006F178A">
        <w:rPr>
          <w:rtl/>
        </w:rPr>
        <w:t xml:space="preserve"> אתרוג מתוק, </w:t>
      </w:r>
      <w:ins w:id="104007" w:author="קלוד" w:date="2026-10-11T13:11:34Z">
        <w:r>
          <w:rPr>
            <w:rtl/>
          </w:rPr>
          <w:t xml:space="preserve">יחקקנו</w:t>
        </w:r>
      </w:ins>
      <w:del w:id="104008" w:author="קלוד" w:date="2026-10-11T13:11:34Z">
        <w:r w:rsidRPr="006F178A">
          <w:rPr>
            <w:rtl/>
          </w:rPr>
          <w:delText xml:space="preserve">ולחייקיה</w:delText>
        </w:r>
      </w:del>
      <w:r w:rsidRPr="006F178A">
        <w:rPr>
          <w:rtl/>
        </w:rPr>
        <w:t xml:space="preserve"> </w:t>
      </w:r>
      <w:ins w:id="104005" w:author="קלוד" w:date="2026-10-11T13:11:34Z">
        <w:r>
          <w:rPr>
            <w:rtl/>
          </w:rPr>
          <w:t xml:space="preserve">וימלאנו</w:t>
        </w:r>
      </w:ins>
      <w:del w:id="104006" w:author="קלוד" w:date="2026-10-11T13:11:34Z">
        <w:r w:rsidRPr="006F178A">
          <w:rPr>
            <w:rtl/>
          </w:rPr>
          <w:delText xml:space="preserve">ולימלייה</w:delText>
        </w:r>
      </w:del>
      <w:r w:rsidRPr="006F178A">
        <w:rPr>
          <w:rtl/>
        </w:rPr>
        <w:t xml:space="preserve"> </w:t>
      </w:r>
      <w:ins w:id="104003" w:author="קלוד" w:date="2026-10-11T13:11:34Z">
        <w:r>
          <w:rPr>
            <w:rtl/>
          </w:rPr>
          <w:t xml:space="preserve">דבש,</w:t>
        </w:r>
      </w:ins>
      <w:del w:id="104004" w:author="קלוד" w:date="2026-10-11T13:11:34Z">
        <w:r w:rsidRPr="006F178A">
          <w:rPr>
            <w:rtl/>
          </w:rPr>
          <w:delText xml:space="preserve">דובשא,</w:delText>
        </w:r>
      </w:del>
      <w:r w:rsidRPr="006F178A">
        <w:rPr>
          <w:rtl/>
        </w:rPr>
        <w:t xml:space="preserve"> </w:t>
      </w:r>
      <w:ins w:id="104001" w:author="קלוד" w:date="2026-10-11T13:11:34Z">
        <w:r>
          <w:rPr>
            <w:rtl/>
          </w:rPr>
          <w:t xml:space="preserve">ויניחנו</w:t>
        </w:r>
      </w:ins>
      <w:del w:id="104002" w:author="קלוד" w:date="2026-10-11T13:11:34Z">
        <w:r w:rsidRPr="006F178A">
          <w:rPr>
            <w:rtl/>
          </w:rPr>
          <w:delText xml:space="preserve">ולותבה</w:delText>
        </w:r>
      </w:del>
      <w:r w:rsidRPr="006F178A">
        <w:rPr>
          <w:rtl/>
        </w:rPr>
        <w:t xml:space="preserve"> </w:t>
      </w:r>
      <w:ins w:id="103999" w:author="קלוד" w:date="2026-10-11T13:11:34Z">
        <w:r>
          <w:rPr>
            <w:rtl/>
          </w:rPr>
          <w:t xml:space="preserve">על</w:t>
        </w:r>
      </w:ins>
      <w:del w:id="104000" w:author="קלוד" w:date="2026-10-11T13:11:34Z">
        <w:r w:rsidRPr="006F178A">
          <w:rPr>
            <w:rtl/>
          </w:rPr>
          <w:delText xml:space="preserve">בי</w:delText>
        </w:r>
      </w:del>
      <w:r w:rsidRPr="006F178A">
        <w:rPr>
          <w:rtl/>
        </w:rPr>
        <w:t xml:space="preserve"> </w:t>
      </w:r>
      <w:ins w:id="103997" w:author="קלוד" w:date="2026-10-11T13:11:34Z">
        <w:r>
          <w:rPr>
            <w:rtl/>
          </w:rPr>
          <w:t xml:space="preserve">גחלי</w:t>
        </w:r>
      </w:ins>
      <w:del w:id="103998" w:author="קלוד" w:date="2026-10-11T13:11:34Z">
        <w:r w:rsidRPr="006F178A">
          <w:rPr>
            <w:rtl/>
          </w:rPr>
          <w:delText xml:space="preserve">מילליי</w:delText>
        </w:r>
      </w:del>
      <w:r w:rsidRPr="006F178A">
        <w:rPr>
          <w:rtl/>
        </w:rPr>
        <w:t xml:space="preserve"> </w:t>
      </w:r>
      <w:ins w:id="103995" w:author="קלוד" w:date="2026-10-11T13:11:34Z">
        <w:r>
          <w:rPr>
            <w:rtl/>
          </w:rPr>
          <w:t xml:space="preserve">אש</w:t>
        </w:r>
      </w:ins>
      <w:del w:id="103996" w:author="קלוד" w:date="2026-10-11T13:11:34Z">
        <w:r w:rsidRPr="006F178A">
          <w:rPr>
            <w:rtl/>
          </w:rPr>
          <w:delText xml:space="preserve">דנורא</w:delText>
        </w:r>
      </w:del>
      <w:r w:rsidRPr="006F178A">
        <w:rPr>
          <w:rtl/>
        </w:rPr>
        <w:t xml:space="preserve"> </w:t>
      </w:r>
      <w:ins w:id="103993" w:author="קלוד" w:date="2026-10-11T13:11:34Z">
        <w:r>
          <w:rPr>
            <w:rtl/>
          </w:rPr>
          <w:t xml:space="preserve">ויאכלנו.</w:t>
        </w:r>
      </w:ins>
      <w:del w:id="103994" w:author="קלוד" w:date="2026-10-11T13:11:34Z">
        <w:r w:rsidRPr="006F178A">
          <w:rPr>
            <w:rtl/>
          </w:rPr>
          <w:delText xml:space="preserve">וליכליה.</w:delText>
        </w:r>
      </w:del>
    </w:p>
    <w:p>
      <w:pPr>
        <w:pStyle w:val="38"/>
        <w:rPr>
          <w:ins w:id="98385" w:author="מנוע מכני" w:date="2026-10-11T12:04:39Z"/>
        </w:rPr>
      </w:pPr>
      <w:r w:rsidRPr="006F178A">
        <w:t>ה.</w:t>
      </w:r>
      <w:r w:rsidRPr="006F178A">
        <w:t xml:space="preserve"> ר"</w:t>
      </w:r>
      <w:r w:rsidRPr="006F178A">
        <w:t xml:space="preserve">ח:</w:t>
      </w:r>
    </w:p>
    <w:p w:rsidR="00E9703F" w:rsidRPr="006F178A" w:rsidRDefault="00E9703F" w:rsidP="00E9703F">
      <w:pPr>
        <w:rPr>
          <w:rStyle w:val="afffe"/>
          <w:rFonts w:ascii="Fb Fontext" w:hAnsi="Fb Fontext"/>
          <w:b/>
          <w:rtl/>
        </w:rPr>
      </w:pPr>
      <w:del w:id="98386" w:author="מנוע מכני" w:date="2026-10-11T12:04:39Z">
        <w:r w:rsidRPr="006F178A">
          <w:rPr>
            <w:rFonts w:hint="cs"/>
            <w:rtl/>
          </w:rPr>
          <w:delText xml:space="preserve"> </w:delText>
        </w:r>
      </w:del>
      <w:r w:rsidRPr="006F178A">
        <w:rPr>
          <w:rtl/>
        </w:rPr>
        <w:t xml:space="preserve">מי רגלים בני ארבעים יום. ברזינא - לדבורה, רבע לוג - לעקרב, חצי לוג- לגילוי, לוג – </w:t>
      </w:r>
      <w:r>
        <w:rPr>
          <w:rtl/>
        </w:rPr>
        <w:t>אפי'</w:t>
      </w:r>
      <w:r w:rsidRPr="006F178A">
        <w:rPr>
          <w:rtl/>
        </w:rPr>
        <w:t xml:space="preserve"> לכשפים מעלו.</w:t>
      </w:r>
    </w:p>
    <w:p w:rsidR="00E9703F" w:rsidRPr="006F178A" w:rsidRDefault="00E9703F" w:rsidP="00E9703F">
      <w:pPr>
        <w:rPr>
          <w:rtl/>
        </w:rPr>
      </w:pPr>
      <w:r w:rsidRPr="006F178A">
        <w:rPr>
          <w:rStyle w:val="afffe"/>
          <w:rFonts w:ascii="Fb Fontext" w:hAnsi="Fb Fontext"/>
          <w:b/>
          <w:sz w:val="20"/>
          <w:rtl/>
        </w:rPr>
        <w:t>ו.</w:t>
      </w:r>
      <w:r w:rsidRPr="006F178A">
        <w:rPr>
          <w:rFonts w:ascii="Fb Fontext" w:hAnsi="Fb Fontext"/>
          <w:sz w:val="20"/>
          <w:rtl/>
        </w:rPr>
        <w:t xml:space="preserve"> </w:t>
      </w:r>
      <w:ins w:id="104015" w:author="קלוד" w:date="2026-10-11T13:11:34Z">
        <w:r>
          <w:rPr>
            <w:rStyle w:val="2fb"/>
            <w:rFonts w:ascii="Fb Fontext" w:hAnsi="Fb Fontext"/>
            <w:sz w:val="20"/>
            <w:rtl/>
          </w:rPr>
          <w:t xml:space="preserve">רי"ו:</w:t>
        </w:r>
      </w:ins>
      <w:del w:id="104016" w:author="קלוד" w:date="2026-10-11T13:11:34Z">
        <w:r w:rsidRPr="006F178A">
          <w:rPr>
            <w:rStyle w:val="2fb"/>
            <w:rFonts w:ascii="Fb Fontext" w:hAnsi="Fb Fontext"/>
            <w:sz w:val="20"/>
            <w:rtl/>
          </w:rPr>
          <w:delText xml:space="preserve">רי"ו</w:delText>
        </w:r>
        <w:r w:rsidRPr="006F178A">
          <w:rPr>
            <w:rFonts w:ascii="Fb Fontext" w:hAnsi="Fb Fontext"/>
            <w:sz w:val="20"/>
            <w:rtl/>
          </w:rPr>
          <w:delText xml:space="preserve">-</w:delText>
        </w:r>
      </w:del>
      <w:r w:rsidRPr="006F178A">
        <w:rPr>
          <w:rFonts w:ascii="Fb Fontext" w:hAnsi="Fb Fontext"/>
          <w:sz w:val="20"/>
          <w:rtl/>
        </w:rPr>
        <w:t xml:space="preserve"> אניגרון, ואבנגר, ותירייקה - </w:t>
      </w:r>
      <w:ins w:id="104013" w:author="קלוד" w:date="2026-10-11T13:11:34Z">
        <w:r>
          <w:rPr>
            <w:rFonts w:ascii="Fb Fontext" w:hAnsi="Fb Fontext"/>
            <w:sz w:val="20"/>
            <w:rtl/>
          </w:rPr>
          <w:t xml:space="preserve">מועילים</w:t>
        </w:r>
      </w:ins>
      <w:del w:id="104014" w:author="קלוד" w:date="2026-10-11T13:11:34Z">
        <w:r w:rsidRPr="006F178A">
          <w:rPr>
            <w:rFonts w:ascii="Fb Fontext" w:hAnsi="Fb Fontext"/>
            <w:sz w:val="20"/>
            <w:rtl/>
          </w:rPr>
          <w:delText xml:space="preserve">מעלו</w:delText>
        </w:r>
      </w:del>
      <w:r w:rsidRPr="006F178A">
        <w:rPr>
          <w:rFonts w:ascii="Fb Fontext" w:hAnsi="Fb Fontext"/>
          <w:sz w:val="20"/>
          <w:rtl/>
        </w:rPr>
        <w:t xml:space="preserve"> בין לגילוי בין לכשפים.</w:t>
      </w:r>
    </w:p>
    <w:p>
      <w:pPr>
        <w:pStyle w:val="afffff8"/>
        <w:rPr>
          <w:ins w:id="90465" w:author="קלוד" w:date="2026-10-11T12:33:55Z"/>
        </w:rPr>
      </w:pPr>
      <w:ins w:id="90466" w:author="קלוד" w:date="2026-10-11T12:33:55Z">
        <w:r>
          <w:rPr>
            <w:color w:val="7B3F00"/>
          </w:rPr>
          <w:t xml:space="preserve">מי שבלע נחש - כשות במלח וריצה שלושה מילין</w:t>
        </w:r>
      </w:ins>
    </w:p>
    <w:p w:rsidR="00E9703F" w:rsidRPr="006F178A" w:rsidRDefault="00E9703F" w:rsidP="00E9703F">
      <w:pPr>
        <w:rPr>
          <w:rtl/>
        </w:rPr>
      </w:pPr>
      <w:r w:rsidRPr="006F178A">
        <w:rPr>
          <w:rFonts w:ascii="Fb Fontext" w:hAnsi="Fb Fontext"/>
          <w:rtl/>
        </w:rPr>
        <w:t xml:space="preserve">• </w:t>
      </w:r>
      <w:ins w:id="93327" w:author="מנוע מכני" w:date="2026-10-11T12:04:39Z">
        <w:ins w:id="104025" w:author="קלוד" w:date="2026-10-11T13:11:34Z">
          <w:r>
            <w:rPr>
              <w:rFonts w:ascii="Fb Fontext" w:hAnsi="Fb Fontext"/>
              <w:rtl/>
            </w:rPr>
            <w:t xml:space="preserve">מי</w:t>
          </w:r>
        </w:ins>
        <w:del w:id="104026" w:author="קלוד" w:date="2026-10-11T13:11:34Z">
          <w:r>
            <w:rPr>
              <w:rFonts w:ascii="Fb Fontext" w:hAnsi="Fb Fontext"/>
              <w:rtl/>
            </w:rPr>
            <w:delText xml:space="preserve">זה</w:delText>
          </w:r>
        </w:del>
      </w:ins>
      <w:del w:id="93328" w:author="מנוע מכני" w:date="2026-10-11T12:04:39Z">
        <w:r w:rsidRPr="006F178A">
          <w:rPr>
            <w:rFonts w:ascii="Fb Fontext" w:hAnsi="Fb Fontext"/>
            <w:rtl/>
          </w:rPr>
          <w:delText xml:space="preserve">האי</w:delText>
        </w:r>
      </w:del>
      <w:r w:rsidRPr="006F178A">
        <w:rPr>
          <w:rFonts w:ascii="Fb Fontext" w:hAnsi="Fb Fontext"/>
          <w:rtl/>
        </w:rPr>
        <w:t xml:space="preserve"> </w:t>
      </w:r>
      <w:ins w:id="104023" w:author="קלוד" w:date="2026-10-11T13:11:34Z">
        <w:r>
          <w:rPr>
            <w:rFonts w:ascii="Fb Fontext" w:hAnsi="Fb Fontext"/>
            <w:rtl/>
          </w:rPr>
          <w:t xml:space="preserve">שבלע</w:t>
        </w:r>
      </w:ins>
      <w:del w:id="104024" w:author="קלוד" w:date="2026-10-11T13:11:34Z">
        <w:r w:rsidRPr="006F178A">
          <w:rPr>
            <w:rFonts w:ascii="Fb Fontext" w:hAnsi="Fb Fontext"/>
            <w:rtl/>
          </w:rPr>
          <w:delText xml:space="preserve">מאן דבלע</w:delText>
        </w:r>
      </w:del>
      <w:r w:rsidRPr="006F178A">
        <w:rPr>
          <w:rFonts w:ascii="Fb Fontext" w:hAnsi="Fb Fontext"/>
          <w:rtl/>
        </w:rPr>
        <w:t xml:space="preserve"> נחש </w:t>
      </w:r>
      <w:ins w:id="104021" w:author="קלוד" w:date="2026-10-11T13:11:34Z">
        <w:r>
          <w:rPr>
            <w:rFonts w:ascii="Fb Fontext" w:hAnsi="Fb Fontext"/>
            <w:rtl/>
          </w:rPr>
          <w:t xml:space="preserve">- יאכילוהו</w:t>
        </w:r>
      </w:ins>
      <w:del w:id="104022" w:author="קלוד" w:date="2026-10-11T13:11:34Z">
        <w:r w:rsidRPr="006F178A">
          <w:rPr>
            <w:rFonts w:ascii="Fb Fontext" w:hAnsi="Fb Fontext"/>
            <w:rtl/>
          </w:rPr>
          <w:delText xml:space="preserve">לוכליה</w:delText>
        </w:r>
      </w:del>
      <w:r w:rsidRPr="006F178A">
        <w:rPr>
          <w:rFonts w:ascii="Fb Fontext" w:hAnsi="Fb Fontext"/>
          <w:rtl/>
        </w:rPr>
        <w:t xml:space="preserve"> </w:t>
      </w:r>
      <w:ins w:id="90427" w:author="Claude - סמנטי" w:date="2026-10-11T12:28:21Z">
        <w:r>
          <w:rPr>
            <w:rFonts w:ascii="Fb Fontext" w:hAnsi="Fb Fontext"/>
            <w:rtl/>
          </w:rPr>
          <w:t xml:space="preserve">כשות</w:t>
        </w:r>
      </w:ins>
      <w:del w:id="90428" w:author="Claude - סמנטי" w:date="2026-10-11T12:28:21Z">
        <w:r w:rsidRPr="006F178A">
          <w:rPr>
            <w:rFonts w:ascii="Fb Fontext" w:hAnsi="Fb Fontext"/>
            <w:rtl/>
          </w:rPr>
          <w:delText xml:space="preserve">כשותא</w:delText>
        </w:r>
      </w:del>
      <w:r w:rsidRPr="006F178A">
        <w:rPr>
          <w:rFonts w:ascii="Fb Fontext" w:hAnsi="Fb Fontext"/>
          <w:rtl/>
        </w:rPr>
        <w:t xml:space="preserve"> </w:t>
      </w:r>
      <w:ins w:id="104019" w:author="קלוד" w:date="2026-10-11T13:11:34Z">
        <w:r>
          <w:rPr>
            <w:rFonts w:ascii="Fb Fontext" w:hAnsi="Fb Fontext"/>
            <w:rtl/>
          </w:rPr>
          <w:t xml:space="preserve">במלח,</w:t>
        </w:r>
      </w:ins>
      <w:del w:id="104020" w:author="קלוד" w:date="2026-10-11T13:11:34Z">
        <w:r w:rsidRPr="006F178A">
          <w:rPr>
            <w:rFonts w:ascii="Fb Fontext" w:hAnsi="Fb Fontext"/>
            <w:rtl/>
          </w:rPr>
          <w:delText xml:space="preserve">במילחא</w:delText>
        </w:r>
      </w:del>
      <w:r w:rsidRPr="006F178A">
        <w:rPr>
          <w:rFonts w:ascii="Fb Fontext" w:hAnsi="Fb Fontext"/>
          <w:rtl/>
        </w:rPr>
        <w:t xml:space="preserve"> </w:t>
      </w:r>
      <w:ins w:id="104017" w:author="קלוד" w:date="2026-10-11T13:11:34Z">
        <w:r>
          <w:rPr>
            <w:rFonts w:ascii="Fb Fontext" w:hAnsi="Fb Fontext"/>
            <w:rtl/>
          </w:rPr>
          <w:t xml:space="preserve">ויריצוהו</w:t>
        </w:r>
      </w:ins>
      <w:del w:id="104018" w:author="קלוד" w:date="2026-10-11T13:11:34Z">
        <w:r w:rsidRPr="006F178A">
          <w:rPr>
            <w:rFonts w:ascii="Fb Fontext" w:hAnsi="Fb Fontext"/>
            <w:rtl/>
          </w:rPr>
          <w:delText xml:space="preserve">ול</w:delText>
        </w:r>
        <w:r>
          <w:rPr>
            <w:rFonts w:ascii="Fb Fontext" w:hAnsi="Fb Fontext" w:hint="cs"/>
            <w:rtl/>
          </w:rPr>
          <w:delText xml:space="preserve">רוץ</w:delText>
        </w:r>
      </w:del>
      <w:r>
        <w:rPr>
          <w:rFonts w:ascii="Fb Fontext" w:hAnsi="Fb Fontext" w:hint="cs"/>
          <w:rtl/>
        </w:rPr>
        <w:t xml:space="preserve"> שלושה מילין</w:t>
      </w:r>
      <w:r w:rsidRPr="006F178A">
        <w:rPr>
          <w:rFonts w:ascii="Fb Fontext" w:hAnsi="Fb Fontext"/>
          <w:rtl/>
        </w:rPr>
        <w:t>.</w:t>
      </w:r>
    </w:p>
    <w:p w:rsidR="00E9703F" w:rsidRPr="006F178A" w:rsidRDefault="00E9703F" w:rsidP="00E9703F">
      <w:pPr>
        <w:rPr>
          <w:rtl/>
        </w:rPr>
      </w:pPr>
      <w:r w:rsidRPr="006F178A">
        <w:rPr>
          <w:rtl/>
        </w:rPr>
        <w:t xml:space="preserve">• </w:t>
      </w:r>
      <w:r w:rsidRPr="006F178A">
        <w:rPr>
          <w:rStyle w:val="2fb"/>
          <w:rtl/>
        </w:rPr>
        <w:t xml:space="preserve">רב שימי</w:t>
      </w:r>
      <w:r w:rsidRPr="006F178A">
        <w:rPr>
          <w:rtl/>
        </w:rPr>
        <w:t xml:space="preserve"> בר אשי </w:t>
      </w:r>
      <w:r>
        <w:rPr>
          <w:rFonts w:hint="cs"/>
          <w:rtl/>
        </w:rPr>
        <w:t xml:space="preserve">ראה </w:t>
      </w:r>
      <w:ins w:id="104039" w:author="קלוד" w:date="2026-10-11T13:11:34Z">
        <w:r>
          <w:rPr>
            <w:rFonts w:hint="cs"/>
            <w:rtl/>
          </w:rPr>
          <w:t xml:space="preserve">אחד</w:t>
        </w:r>
      </w:ins>
      <w:del w:id="104040" w:author="קלוד" w:date="2026-10-11T13:11:34Z">
        <w:r>
          <w:rPr>
            <w:rFonts w:hint="cs"/>
            <w:rtl/>
          </w:rPr>
          <w:delText xml:space="preserve">לאחד</w:delText>
        </w:r>
      </w:del>
      <w:r>
        <w:rPr>
          <w:rFonts w:hint="cs"/>
          <w:rtl/>
        </w:rPr>
        <w:t xml:space="preserve"> שבלע </w:t>
      </w:r>
      <w:ins w:id="104037" w:author="קלוד" w:date="2026-10-11T13:11:34Z">
        <w:r>
          <w:rPr>
            <w:rFonts w:hint="cs"/>
            <w:rtl/>
          </w:rPr>
          <w:t xml:space="preserve">נחש,</w:t>
        </w:r>
      </w:ins>
      <w:del w:id="104038" w:author="קלוד" w:date="2026-10-11T13:11:34Z">
        <w:r>
          <w:rPr>
            <w:rFonts w:hint="cs"/>
            <w:rtl/>
          </w:rPr>
          <w:delText xml:space="preserve">נחש</w:delText>
        </w:r>
      </w:del>
      <w:r>
        <w:rPr>
          <w:rFonts w:hint="cs"/>
          <w:rtl/>
        </w:rPr>
        <w:t xml:space="preserve"> נדמה לו </w:t>
      </w:r>
      <w:r w:rsidRPr="006F178A">
        <w:rPr>
          <w:rtl/>
        </w:rPr>
        <w:t>כפרש</w:t>
      </w:r>
      <w:r>
        <w:rPr>
          <w:rFonts w:hint="cs"/>
          <w:rtl/>
        </w:rPr>
        <w:t xml:space="preserve"> להפחידו</w:t>
      </w:r>
      <w:r w:rsidRPr="006F178A">
        <w:rPr>
          <w:rtl/>
        </w:rPr>
        <w:t xml:space="preserve">, האכילו </w:t>
      </w:r>
      <w:ins w:id="90429" w:author="Claude - סמנטי" w:date="2026-10-11T12:28:21Z">
        <w:r>
          <w:rPr>
            <w:rtl/>
          </w:rPr>
          <w:t xml:space="preserve">כשות</w:t>
        </w:r>
      </w:ins>
      <w:del w:id="90430" w:author="Claude - סמנטי" w:date="2026-10-11T12:28:21Z">
        <w:r w:rsidRPr="006F178A">
          <w:rPr>
            <w:rtl/>
          </w:rPr>
          <w:delText xml:space="preserve">כשותא</w:delText>
        </w:r>
      </w:del>
      <w:r w:rsidRPr="006F178A">
        <w:rPr>
          <w:rtl/>
        </w:rPr>
        <w:t xml:space="preserve"> </w:t>
      </w:r>
      <w:ins w:id="104035" w:author="קלוד" w:date="2026-10-11T13:11:34Z">
        <w:r>
          <w:rPr>
            <w:rtl/>
          </w:rPr>
          <w:t xml:space="preserve">במלח,</w:t>
        </w:r>
      </w:ins>
      <w:del w:id="104036" w:author="קלוד" w:date="2026-10-11T13:11:34Z">
        <w:r w:rsidRPr="006F178A">
          <w:rPr>
            <w:rtl/>
          </w:rPr>
          <w:delText xml:space="preserve">במילחא,</w:delText>
        </w:r>
      </w:del>
      <w:r w:rsidRPr="006F178A">
        <w:rPr>
          <w:rtl/>
        </w:rPr>
        <w:t xml:space="preserve"> </w:t>
      </w:r>
      <w:ins w:id="104033" w:author="קלוד" w:date="2026-10-11T13:11:34Z">
        <w:r>
          <w:rPr>
            <w:rtl/>
          </w:rPr>
          <w:t xml:space="preserve">והריצו</w:t>
        </w:r>
      </w:ins>
      <w:del w:id="104034" w:author="קלוד" w:date="2026-10-11T13:11:34Z">
        <w:r w:rsidRPr="006F178A">
          <w:rPr>
            <w:rtl/>
          </w:rPr>
          <w:delText xml:space="preserve">ו</w:delText>
        </w:r>
        <w:r>
          <w:rPr>
            <w:rFonts w:hint="cs"/>
            <w:rtl/>
          </w:rPr>
          <w:delText xml:space="preserve">רץ</w:delText>
        </w:r>
      </w:del>
      <w:r>
        <w:rPr>
          <w:rFonts w:hint="cs"/>
          <w:rtl/>
        </w:rPr>
        <w:t xml:space="preserve"> </w:t>
      </w:r>
      <w:r w:rsidRPr="006F178A">
        <w:rPr>
          <w:rFonts w:hint="cs"/>
          <w:rtl/>
        </w:rPr>
        <w:t xml:space="preserve">ג' </w:t>
      </w:r>
      <w:ins w:id="93329" w:author="מנוע מכני" w:date="2026-10-11T12:04:39Z">
        <w:ins w:id="104031" w:author="קלוד" w:date="2026-10-11T13:11:34Z">
          <w:r>
            <w:rPr>
              <w:rtl/>
            </w:rPr>
            <w:t xml:space="preserve">מילין,</w:t>
          </w:r>
        </w:ins>
        <w:del w:id="104032" w:author="קלוד" w:date="2026-10-11T13:11:34Z">
          <w:r>
            <w:rPr>
              <w:rtl/>
            </w:rPr>
            <w:delText xml:space="preserve">דברים</w:delText>
          </w:r>
        </w:del>
      </w:ins>
      <w:del w:id="93330" w:author="מנוע מכני" w:date="2026-10-11T12:04:39Z">
        <w:r>
          <w:rPr>
            <w:rtl/>
          </w:rPr>
          <w:delText xml:space="preserve">מילי</w:delText>
        </w:r>
      </w:del>
      <w:r>
        <w:rPr>
          <w:rtl/>
        </w:rPr>
        <w:t xml:space="preserve"> ו</w:t>
      </w:r>
      <w:r>
        <w:rPr>
          <w:rFonts w:hint="cs"/>
          <w:rtl/>
        </w:rPr>
        <w:t>יצא</w:t>
      </w:r>
      <w:r w:rsidRPr="006F178A">
        <w:rPr>
          <w:rtl/>
        </w:rPr>
        <w:t xml:space="preserve"> </w:t>
      </w:r>
      <w:r>
        <w:rPr>
          <w:rtl/>
        </w:rPr>
        <w:t>ממנו</w:t>
      </w:r>
      <w:r w:rsidRPr="006F178A">
        <w:rPr>
          <w:rtl/>
        </w:rPr>
        <w:t xml:space="preserve"> </w:t>
      </w:r>
      <w:ins w:id="104029" w:author="קלוד" w:date="2026-10-11T13:11:34Z">
        <w:r>
          <w:rPr>
            <w:rStyle w:val="afffffe"/>
            <w:rtl/>
          </w:rPr>
          <w:t xml:space="preserve">הנחש</w:t>
        </w:r>
      </w:ins>
      <w:del w:id="104030" w:author="קלוד" w:date="2026-10-11T13:11:34Z">
        <w:r w:rsidRPr="006F178A">
          <w:rPr>
            <w:rtl/>
          </w:rPr>
          <w:delText xml:space="preserve">גובי</w:delText>
        </w:r>
      </w:del>
      <w:r w:rsidRPr="006F178A">
        <w:rPr>
          <w:rtl/>
        </w:rPr>
        <w:t xml:space="preserve"> </w:t>
      </w:r>
      <w:ins w:id="104027" w:author="קלוד" w:date="2026-10-11T13:11:34Z">
        <w:r>
          <w:rPr>
            <w:rtl/>
          </w:rPr>
          <w:t xml:space="preserve">חתיכות חתיכות.</w:t>
        </w:r>
      </w:ins>
      <w:del w:id="104028" w:author="קלוד" w:date="2026-10-11T13:11:34Z">
        <w:r w:rsidRPr="006F178A">
          <w:rPr>
            <w:rtl/>
          </w:rPr>
          <w:delText xml:space="preserve">גובי.</w:delText>
        </w:r>
      </w:del>
    </w:p>
    <w:p>
      <w:pPr>
        <w:pStyle w:val="38"/>
        <w:rPr>
          <w:ins w:id="98387" w:author="מנוע מכני" w:date="2026-10-11T12:04:39Z"/>
        </w:rPr>
      </w:pPr>
      <w:r w:rsidRPr="006F178A">
        <w:t xml:space="preserve">א"ד:</w:t>
      </w:r>
    </w:p>
    <w:p w:rsidR="00E9703F" w:rsidRPr="006F178A" w:rsidRDefault="00E9703F" w:rsidP="00E9703F">
      <w:pPr>
        <w:rPr>
          <w:rtl/>
        </w:rPr>
      </w:pPr>
      <w:del w:id="98388" w:author="מנוע מכני" w:date="2026-10-11T12:04:39Z">
        <w:r w:rsidRPr="006F178A">
          <w:rPr>
            <w:rtl/>
          </w:rPr>
          <w:delText xml:space="preserve"> </w:delText>
        </w:r>
      </w:del>
      <w:r w:rsidRPr="006F178A">
        <w:rPr>
          <w:rStyle w:val="2fb"/>
          <w:rtl/>
        </w:rPr>
        <w:t xml:space="preserve">רב שימי</w:t>
      </w:r>
      <w:r w:rsidRPr="006F178A">
        <w:rPr>
          <w:rtl/>
        </w:rPr>
        <w:t xml:space="preserve"> בר אשי בלע </w:t>
      </w:r>
      <w:r>
        <w:rPr>
          <w:rFonts w:hint="cs"/>
          <w:rtl/>
        </w:rPr>
        <w:t>נחש</w:t>
      </w:r>
      <w:r w:rsidRPr="006F178A">
        <w:rPr>
          <w:rtl/>
        </w:rPr>
        <w:t xml:space="preserve">, </w:t>
      </w:r>
      <w:r>
        <w:rPr>
          <w:rFonts w:hint="cs"/>
          <w:rtl/>
        </w:rPr>
        <w:t>ב</w:t>
      </w:r>
      <w:r w:rsidRPr="006F178A">
        <w:rPr>
          <w:rtl/>
        </w:rPr>
        <w:t xml:space="preserve">א אליהו </w:t>
      </w:r>
      <w:r>
        <w:rPr>
          <w:rFonts w:hint="cs"/>
          <w:rtl/>
        </w:rPr>
        <w:t xml:space="preserve">ונדמה לו </w:t>
      </w:r>
      <w:r w:rsidRPr="006F178A">
        <w:rPr>
          <w:rtl/>
        </w:rPr>
        <w:t xml:space="preserve">כפרש, </w:t>
      </w:r>
      <w:ins w:id="104049" w:author="קלוד" w:date="2026-10-11T13:11:34Z">
        <w:r>
          <w:rPr>
            <w:rtl/>
          </w:rPr>
          <w:t xml:space="preserve">האכילו</w:t>
        </w:r>
      </w:ins>
      <w:del w:id="104050" w:author="קלוד" w:date="2026-10-11T13:11:34Z">
        <w:r w:rsidRPr="006F178A">
          <w:rPr>
            <w:rtl/>
          </w:rPr>
          <w:delText xml:space="preserve">אוכליה</w:delText>
        </w:r>
      </w:del>
      <w:r w:rsidRPr="006F178A">
        <w:rPr>
          <w:rtl/>
        </w:rPr>
        <w:t xml:space="preserve"> </w:t>
      </w:r>
      <w:ins w:id="90431" w:author="Claude - סמנטי" w:date="2026-10-11T12:28:21Z">
        <w:r>
          <w:rPr>
            <w:rtl/>
          </w:rPr>
          <w:t xml:space="preserve">כשות</w:t>
        </w:r>
      </w:ins>
      <w:del w:id="90432" w:author="Claude - סמנטי" w:date="2026-10-11T12:28:21Z">
        <w:r w:rsidRPr="006F178A">
          <w:rPr>
            <w:rtl/>
          </w:rPr>
          <w:delText xml:space="preserve">כשותא</w:delText>
        </w:r>
      </w:del>
      <w:r w:rsidRPr="006F178A">
        <w:rPr>
          <w:rtl/>
        </w:rPr>
        <w:t xml:space="preserve"> </w:t>
      </w:r>
      <w:ins w:id="104047" w:author="קלוד" w:date="2026-10-11T13:11:34Z">
        <w:r>
          <w:rPr>
            <w:rtl/>
          </w:rPr>
          <w:t xml:space="preserve">במלח,</w:t>
        </w:r>
      </w:ins>
      <w:del w:id="104048" w:author="קלוד" w:date="2026-10-11T13:11:34Z">
        <w:r w:rsidRPr="006F178A">
          <w:rPr>
            <w:rtl/>
          </w:rPr>
          <w:delText xml:space="preserve">במילחא,</w:delText>
        </w:r>
      </w:del>
      <w:r w:rsidRPr="006F178A">
        <w:rPr>
          <w:rtl/>
        </w:rPr>
        <w:t xml:space="preserve"> ו</w:t>
      </w:r>
      <w:r>
        <w:rPr>
          <w:rFonts w:hint="cs"/>
          <w:rtl/>
        </w:rPr>
        <w:t xml:space="preserve">רץ ג' </w:t>
      </w:r>
      <w:ins w:id="104045" w:author="קלוד" w:date="2026-10-11T13:11:34Z">
        <w:r>
          <w:rPr>
            <w:rFonts w:hint="cs"/>
            <w:rtl/>
          </w:rPr>
          <w:t xml:space="preserve">מילין,</w:t>
        </w:r>
      </w:ins>
      <w:del w:id="104046" w:author="קלוד" w:date="2026-10-11T13:11:34Z">
        <w:r>
          <w:rPr>
            <w:rFonts w:hint="cs"/>
            <w:rtl/>
          </w:rPr>
          <w:delText xml:space="preserve">מילין</w:delText>
        </w:r>
      </w:del>
      <w:r>
        <w:rPr>
          <w:rFonts w:hint="cs"/>
          <w:rtl/>
        </w:rPr>
        <w:t xml:space="preserve"> </w:t>
      </w:r>
      <w:r w:rsidRPr="006F178A">
        <w:rPr>
          <w:rtl/>
        </w:rPr>
        <w:t>ו</w:t>
      </w:r>
      <w:r>
        <w:rPr>
          <w:rFonts w:hint="cs"/>
          <w:rtl/>
        </w:rPr>
        <w:t>יצא</w:t>
      </w:r>
      <w:r w:rsidRPr="006F178A">
        <w:rPr>
          <w:rtl/>
        </w:rPr>
        <w:t xml:space="preserve"> </w:t>
      </w:r>
      <w:r>
        <w:rPr>
          <w:rtl/>
        </w:rPr>
        <w:t>ממנו</w:t>
      </w:r>
      <w:r w:rsidRPr="006F178A">
        <w:rPr>
          <w:rtl/>
        </w:rPr>
        <w:t xml:space="preserve"> </w:t>
      </w:r>
      <w:ins w:id="104043" w:author="קלוד" w:date="2026-10-11T13:11:34Z">
        <w:r>
          <w:rPr>
            <w:rtl/>
          </w:rPr>
          <w:t xml:space="preserve">חתיכות</w:t>
        </w:r>
      </w:ins>
      <w:del w:id="104044" w:author="קלוד" w:date="2026-10-11T13:11:34Z">
        <w:r w:rsidRPr="006F178A">
          <w:rPr>
            <w:rtl/>
          </w:rPr>
          <w:delText xml:space="preserve">גובי</w:delText>
        </w:r>
      </w:del>
      <w:r w:rsidRPr="006F178A">
        <w:rPr>
          <w:rtl/>
        </w:rPr>
        <w:t xml:space="preserve"> </w:t>
      </w:r>
      <w:ins w:id="104041" w:author="קלוד" w:date="2026-10-11T13:11:34Z">
        <w:r>
          <w:rPr>
            <w:rtl/>
          </w:rPr>
          <w:t xml:space="preserve">חתיכות.</w:t>
        </w:r>
      </w:ins>
      <w:del w:id="104042" w:author="קלוד" w:date="2026-10-11T13:11:34Z">
        <w:r w:rsidRPr="006F178A">
          <w:rPr>
            <w:rtl/>
          </w:rPr>
          <w:delText xml:space="preserve">גובי.</w:delText>
        </w:r>
      </w:del>
    </w:p>
    <w:p>
      <w:pPr>
        <w:pStyle w:val="afffff8"/>
        <w:rPr>
          <w:ins w:id="90463" w:author="קלוד" w:date="2026-10-11T12:33:55Z"/>
        </w:rPr>
      </w:pPr>
      <w:ins w:id="90464" w:author="קלוד" w:date="2026-10-11T12:33:55Z">
        <w:r>
          <w:rPr>
            <w:color w:val="7B3F00"/>
          </w:rPr>
          <w:t xml:space="preserve">מי שנשכו נחש - עובר חמור לבנה</w:t>
        </w:r>
      </w:ins>
    </w:p>
    <w:p w:rsidR="00E9703F" w:rsidRPr="006F178A" w:rsidRDefault="00E9703F" w:rsidP="00E9703F">
      <w:pPr>
        <w:rPr>
          <w:rtl/>
        </w:rPr>
      </w:pPr>
      <w:r w:rsidRPr="006F178A">
        <w:rPr>
          <w:rtl/>
        </w:rPr>
        <w:t>• מ</w:t>
      </w:r>
      <w:r>
        <w:rPr>
          <w:rFonts w:hint="cs"/>
          <w:rtl/>
        </w:rPr>
        <w:t xml:space="preserve">י שנשכו </w:t>
      </w:r>
      <w:ins w:id="104061" w:author="קלוד" w:date="2026-10-11T13:11:34Z">
        <w:r>
          <w:rPr>
            <w:rFonts w:hint="cs"/>
            <w:rtl/>
          </w:rPr>
          <w:t xml:space="preserve">נחש -</w:t>
        </w:r>
      </w:ins>
      <w:del w:id="104062" w:author="קלוד" w:date="2026-10-11T13:11:34Z">
        <w:r>
          <w:rPr>
            <w:rFonts w:hint="cs"/>
            <w:rtl/>
          </w:rPr>
          <w:delText xml:space="preserve">נחש</w:delText>
        </w:r>
        <w:r w:rsidRPr="006F178A">
          <w:rPr>
            <w:rtl/>
          </w:rPr>
          <w:delText xml:space="preserve">,</w:delText>
        </w:r>
      </w:del>
      <w:r w:rsidRPr="006F178A">
        <w:rPr>
          <w:rtl/>
        </w:rPr>
        <w:t xml:space="preserve"> </w:t>
      </w:r>
      <w:r>
        <w:rPr>
          <w:rFonts w:hint="cs"/>
          <w:rtl/>
        </w:rPr>
        <w:t>יביא</w:t>
      </w:r>
      <w:r w:rsidRPr="006F178A">
        <w:rPr>
          <w:rtl/>
        </w:rPr>
        <w:t xml:space="preserve"> עובר חמור </w:t>
      </w:r>
      <w:ins w:id="104059" w:author="קלוד" w:date="2026-10-11T13:11:34Z">
        <w:r>
          <w:rPr>
            <w:rtl/>
          </w:rPr>
          <w:t xml:space="preserve">לבנה,</w:t>
        </w:r>
      </w:ins>
      <w:del w:id="104060" w:author="קלוד" w:date="2026-10-11T13:11:34Z">
        <w:r w:rsidRPr="006F178A">
          <w:rPr>
            <w:rtl/>
          </w:rPr>
          <w:delText xml:space="preserve">לבנה</w:delText>
        </w:r>
      </w:del>
      <w:r w:rsidRPr="006F178A">
        <w:rPr>
          <w:rtl/>
        </w:rPr>
        <w:t xml:space="preserve"> </w:t>
      </w:r>
      <w:ins w:id="104057" w:author="קלוד" w:date="2026-10-11T13:11:34Z">
        <w:r>
          <w:rPr>
            <w:rtl/>
          </w:rPr>
          <w:t xml:space="preserve">ויקרענו</w:t>
        </w:r>
      </w:ins>
      <w:del w:id="104058" w:author="קלוד" w:date="2026-10-11T13:11:34Z">
        <w:r w:rsidRPr="006F178A">
          <w:rPr>
            <w:rtl/>
          </w:rPr>
          <w:delText xml:space="preserve">וליקרעיה</w:delText>
        </w:r>
      </w:del>
      <w:r w:rsidRPr="006F178A">
        <w:rPr>
          <w:rtl/>
        </w:rPr>
        <w:t xml:space="preserve"> </w:t>
      </w:r>
      <w:ins w:id="104055" w:author="קלוד" w:date="2026-10-11T13:11:34Z">
        <w:r>
          <w:rPr>
            <w:rtl/>
          </w:rPr>
          <w:t xml:space="preserve">ויניחנו</w:t>
        </w:r>
      </w:ins>
      <w:del w:id="104056" w:author="קלוד" w:date="2026-10-11T13:11:34Z">
        <w:r w:rsidRPr="006F178A">
          <w:rPr>
            <w:rtl/>
          </w:rPr>
          <w:delText xml:space="preserve">ולותביה</w:delText>
        </w:r>
      </w:del>
      <w:r w:rsidRPr="006F178A">
        <w:rPr>
          <w:rtl/>
        </w:rPr>
        <w:t xml:space="preserve"> </w:t>
      </w:r>
      <w:ins w:id="104053" w:author="קלוד" w:date="2026-10-11T13:11:34Z">
        <w:r>
          <w:rPr>
            <w:rtl/>
          </w:rPr>
          <w:t xml:space="preserve">עליו.</w:t>
        </w:r>
      </w:ins>
      <w:del w:id="104054" w:author="קלוד" w:date="2026-10-11T13:11:34Z">
        <w:r w:rsidRPr="006F178A">
          <w:rPr>
            <w:rtl/>
          </w:rPr>
          <w:delText xml:space="preserve">עילויה.</w:delText>
        </w:r>
      </w:del>
      <w:r>
        <w:rPr>
          <w:rFonts w:hint="cs"/>
          <w:rtl/>
        </w:rPr>
        <w:t xml:space="preserve"> </w:t>
      </w:r>
      <w:r>
        <w:rPr>
          <w:rFonts w:hint="cs"/>
          <w:rtl/>
        </w:rPr>
        <w:t xml:space="preserve">ו</w:t>
      </w:r>
      <w:ins w:id="90049" w:author="מנוע מכני" w:date="2026-10-11T12:04:39Z">
        <w:r>
          <w:rPr>
            <w:rFonts w:hint="cs"/>
            <w:rtl/>
          </w:rPr>
          <w:t xml:space="preserve">ה"מ</w:t>
        </w:r>
      </w:ins>
      <w:del w:id="90050" w:author="מנוע מכני" w:date="2026-10-11T12:04:39Z">
        <w:r>
          <w:rPr>
            <w:rFonts w:hint="cs"/>
            <w:rtl/>
          </w:rPr>
          <w:delText xml:space="preserve">ה''מ</w:delText>
        </w:r>
      </w:del>
      <w:r>
        <w:rPr>
          <w:rFonts w:hint="cs"/>
          <w:rtl/>
        </w:rPr>
        <w:t xml:space="preserve"> שלא ימצא </w:t>
      </w:r>
      <w:ins w:id="104051" w:author="קלוד" w:date="2026-10-11T13:11:34Z">
        <w:r>
          <w:rPr>
            <w:rFonts w:hint="cs"/>
            <w:rtl/>
          </w:rPr>
          <w:t xml:space="preserve">טריפה.</w:t>
        </w:r>
      </w:ins>
      <w:del w:id="104052" w:author="קלוד" w:date="2026-10-11T13:11:34Z">
        <w:r>
          <w:rPr>
            <w:rFonts w:hint="cs"/>
            <w:rtl/>
          </w:rPr>
          <w:delText xml:space="preserve">טריפה</w:delText>
        </w:r>
      </w:del>
    </w:p>
    <w:p w:rsidR="00E9703F" w:rsidRPr="009757B9" w:rsidRDefault="00E9703F" w:rsidP="00E9703F">
      <w:pPr>
        <w:rPr>
          <w:rFonts w:cs="Guttman Vilna"/>
          <w:b/>
          <w:bCs/>
          <w:rtl/>
        </w:rPr>
      </w:pPr>
      <w:r w:rsidRPr="006F178A">
        <w:rPr>
          <w:rtl/>
        </w:rPr>
        <w:t xml:space="preserve">• מקפידתו של </w:t>
      </w:r>
      <w:r w:rsidRPr="006F178A">
        <w:rPr>
          <w:rStyle w:val="2fb"/>
          <w:rtl/>
        </w:rPr>
        <w:t xml:space="preserve">רבי</w:t>
      </w:r>
      <w:r w:rsidRPr="006F178A">
        <w:rPr>
          <w:rtl/>
        </w:rPr>
        <w:t xml:space="preserve"> נעקץ מנחש בר קשא </w:t>
      </w:r>
      <w:ins w:id="104083" w:author="קלוד" w:date="2026-10-11T13:11:34Z">
        <w:r>
          <w:rPr>
            <w:rtl/>
          </w:rPr>
          <w:t xml:space="preserve">דפומבדיתא,</w:t>
        </w:r>
      </w:ins>
      <w:del w:id="104084" w:author="קלוד" w:date="2026-10-11T13:11:34Z">
        <w:r w:rsidRPr="006F178A">
          <w:rPr>
            <w:rtl/>
          </w:rPr>
          <w:delText xml:space="preserve">דפומבדיתא</w:delText>
        </w:r>
      </w:del>
      <w:r w:rsidRPr="006F178A">
        <w:rPr>
          <w:rtl/>
        </w:rPr>
        <w:t xml:space="preserve"> ולא עזרו</w:t>
      </w:r>
      <w:r w:rsidRPr="006F178A">
        <w:rPr>
          <w:rFonts w:hint="cs"/>
          <w:rtl/>
        </w:rPr>
        <w:t xml:space="preserve"> י</w:t>
      </w:r>
      <w:r w:rsidRPr="006F178A">
        <w:rPr>
          <w:rtl/>
        </w:rPr>
        <w:t>"</w:t>
      </w:r>
      <w:r w:rsidRPr="006F178A">
        <w:rPr>
          <w:rFonts w:hint="cs"/>
          <w:rtl/>
        </w:rPr>
        <w:t xml:space="preserve">ג </w:t>
      </w:r>
      <w:ins w:id="104081" w:author="קלוד" w:date="2026-10-11T13:11:34Z">
        <w:r>
          <w:rPr>
            <w:rtl/>
          </w:rPr>
          <w:t xml:space="preserve">אתונות</w:t>
        </w:r>
      </w:ins>
      <w:del w:id="104082" w:author="קלוד" w:date="2026-10-11T13:11:34Z">
        <w:r w:rsidRPr="006F178A">
          <w:rPr>
            <w:rtl/>
          </w:rPr>
          <w:delText xml:space="preserve">חמרי</w:delText>
        </w:r>
      </w:del>
      <w:r w:rsidRPr="006F178A">
        <w:rPr>
          <w:rtl/>
        </w:rPr>
        <w:t xml:space="preserve"> </w:t>
      </w:r>
      <w:ins w:id="104079" w:author="קלוד" w:date="2026-10-11T13:11:34Z">
        <w:r>
          <w:rPr>
            <w:rtl/>
          </w:rPr>
          <w:t xml:space="preserve">לבנות</w:t>
        </w:r>
      </w:ins>
      <w:del w:id="104080" w:author="קלוד" w:date="2026-10-11T13:11:34Z">
        <w:r w:rsidRPr="006F178A">
          <w:rPr>
            <w:rtl/>
          </w:rPr>
          <w:delText xml:space="preserve">חיוורתא</w:delText>
        </w:r>
      </w:del>
      <w:r w:rsidRPr="006F178A">
        <w:rPr>
          <w:rtl/>
        </w:rPr>
        <w:t xml:space="preserve"> </w:t>
      </w:r>
      <w:ins w:id="104077" w:author="קלוד" w:date="2026-10-11T13:11:34Z">
        <w:r>
          <w:rPr>
            <w:rtl/>
          </w:rPr>
          <w:t xml:space="preserve">שנמצאו</w:t>
        </w:r>
      </w:ins>
      <w:del w:id="104078" w:author="קלוד" w:date="2026-10-11T13:11:34Z">
        <w:r w:rsidRPr="006F178A">
          <w:rPr>
            <w:rtl/>
          </w:rPr>
          <w:delText xml:space="preserve">שהיו</w:delText>
        </w:r>
      </w:del>
      <w:r w:rsidRPr="006F178A">
        <w:rPr>
          <w:rtl/>
        </w:rPr>
        <w:t xml:space="preserve"> </w:t>
      </w:r>
      <w:ins w:id="104075" w:author="קלוד" w:date="2026-10-11T13:11:34Z">
        <w:r>
          <w:rPr>
            <w:rtl/>
          </w:rPr>
          <w:t xml:space="preserve">טריפה,</w:t>
        </w:r>
      </w:ins>
      <w:del w:id="104076" w:author="קלוד" w:date="2026-10-11T13:11:34Z">
        <w:r w:rsidRPr="006F178A">
          <w:rPr>
            <w:rtl/>
          </w:rPr>
          <w:delText xml:space="preserve">טריפה</w:delText>
        </w:r>
      </w:del>
      <w:r w:rsidRPr="006F178A">
        <w:rPr>
          <w:rtl/>
        </w:rPr>
        <w:t xml:space="preserve"> וגם </w:t>
      </w:r>
      <w:ins w:id="104073" w:author="קלוד" w:date="2026-10-11T13:11:34Z">
        <w:r>
          <w:rPr>
            <w:rtl/>
          </w:rPr>
          <w:t xml:space="preserve">זו</w:t>
        </w:r>
      </w:ins>
      <w:del w:id="104074" w:author="קלוד" w:date="2026-10-11T13:11:34Z">
        <w:r w:rsidRPr="006F178A">
          <w:rPr>
            <w:rtl/>
          </w:rPr>
          <w:delText xml:space="preserve">מה</w:delText>
        </w:r>
      </w:del>
      <w:r w:rsidRPr="006F178A">
        <w:rPr>
          <w:rtl/>
        </w:rPr>
        <w:t xml:space="preserve"> </w:t>
      </w:r>
      <w:ins w:id="104071" w:author="קלוד" w:date="2026-10-11T13:11:34Z">
        <w:r>
          <w:rPr>
            <w:rtl/>
          </w:rPr>
          <w:t xml:space="preserve">שנותרה</w:t>
        </w:r>
      </w:ins>
      <w:del w:id="104072" w:author="קלוד" w:date="2026-10-11T13:11:34Z">
        <w:r w:rsidRPr="006F178A">
          <w:rPr>
            <w:rtl/>
          </w:rPr>
          <w:delText xml:space="preserve">שנותר</w:delText>
        </w:r>
      </w:del>
      <w:r w:rsidRPr="006F178A">
        <w:rPr>
          <w:rtl/>
        </w:rPr>
        <w:t xml:space="preserve"> בצד שני של פומבדיתא </w:t>
      </w:r>
      <w:ins w:id="104069" w:author="קלוד" w:date="2026-10-11T13:11:34Z">
        <w:r>
          <w:rPr>
            <w:rtl/>
          </w:rPr>
          <w:t xml:space="preserve">נאכלה</w:t>
        </w:r>
      </w:ins>
      <w:del w:id="104070" w:author="קלוד" w:date="2026-10-11T13:11:34Z">
        <w:r w:rsidRPr="006F178A">
          <w:rPr>
            <w:rtl/>
          </w:rPr>
          <w:delText xml:space="preserve">נאכל</w:delText>
        </w:r>
      </w:del>
      <w:r w:rsidRPr="006F178A">
        <w:rPr>
          <w:rtl/>
        </w:rPr>
        <w:t xml:space="preserve"> </w:t>
      </w:r>
      <w:r w:rsidRPr="006F178A">
        <w:rPr>
          <w:rtl/>
        </w:rPr>
        <w:t xml:space="preserve">ע"י</w:t>
      </w:r>
      <w:r w:rsidRPr="006F178A">
        <w:rPr>
          <w:rtl/>
        </w:rPr>
        <w:t xml:space="preserve"> </w:t>
      </w:r>
      <w:ins w:id="104067" w:author="קלוד" w:date="2026-10-11T13:11:34Z">
        <w:r>
          <w:rPr>
            <w:rtl/>
          </w:rPr>
          <w:t xml:space="preserve">האריה.</w:t>
        </w:r>
      </w:ins>
      <w:del w:id="104068" w:author="קלוד" w:date="2026-10-11T13:11:34Z">
        <w:r w:rsidRPr="006F178A">
          <w:rPr>
            <w:rtl/>
          </w:rPr>
          <w:delText xml:space="preserve">הראיה</w:delText>
        </w:r>
      </w:del>
      <w:r w:rsidRPr="006F178A">
        <w:rPr>
          <w:rtl/>
        </w:rPr>
        <w:t xml:space="preserve"> </w:t>
      </w:r>
      <w:ins w:id="104065" w:author="קלוד" w:date="2026-10-11T13:11:34Z">
        <w:r>
          <w:rPr>
            <w:rtl/>
          </w:rPr>
          <w:t xml:space="preserve">אמרו:</w:t>
        </w:r>
      </w:ins>
      <w:del w:id="104066" w:author="קלוד" w:date="2026-10-11T13:11:34Z">
        <w:r w:rsidRPr="006F178A">
          <w:rPr>
            <w:rtl/>
          </w:rPr>
          <w:delText xml:space="preserve">אמרו</w:delText>
        </w:r>
      </w:del>
      <w:r w:rsidRPr="006F178A">
        <w:rPr>
          <w:rtl/>
        </w:rPr>
        <w:t xml:space="preserve"> נחש חכמים </w:t>
      </w:r>
      <w:ins w:id="104063" w:author="קלוד" w:date="2026-10-11T13:11:34Z">
        <w:r>
          <w:rPr>
            <w:rtl/>
          </w:rPr>
          <w:t xml:space="preserve">הוא,</w:t>
        </w:r>
      </w:ins>
      <w:del w:id="104064" w:author="קלוד" w:date="2026-10-11T13:11:34Z">
        <w:r w:rsidRPr="006F178A">
          <w:rPr>
            <w:rtl/>
          </w:rPr>
          <w:delText xml:space="preserve">הוא</w:delText>
        </w:r>
      </w:del>
      <w:r w:rsidRPr="006F178A">
        <w:rPr>
          <w:rtl/>
        </w:rPr>
        <w:t xml:space="preserve"> דהפורץ גדר ישכנו נחש.</w:t>
      </w:r>
    </w:p>
    <w:p w:rsidR="00E9703F" w:rsidRPr="006F178A" w:rsidRDefault="00E9703F" w:rsidP="00E9703F">
      <w:pPr>
        <w:rPr>
          <w:rtl/>
        </w:rPr>
      </w:pPr>
      <w:r w:rsidRPr="006F178A">
        <w:rPr>
          <w:rFonts w:ascii="Fb Fontext" w:hAnsi="Fb Fontext"/>
          <w:sz w:val="20"/>
          <w:rtl/>
        </w:rPr>
        <w:t xml:space="preserve">וסיבת </w:t>
      </w:r>
      <w:ins w:id="104097" w:author="קלוד" w:date="2026-10-11T13:11:34Z">
        <w:r>
          <w:rPr>
            <w:rFonts w:ascii="Fb Fontext" w:hAnsi="Fb Fontext"/>
            <w:sz w:val="20"/>
            <w:rtl/>
          </w:rPr>
          <w:t xml:space="preserve">קפידתו:</w:t>
        </w:r>
      </w:ins>
      <w:del w:id="104098" w:author="קלוד" w:date="2026-10-11T13:11:34Z">
        <w:r w:rsidRPr="006F178A">
          <w:rPr>
            <w:rFonts w:ascii="Fb Fontext" w:hAnsi="Fb Fontext"/>
            <w:sz w:val="20"/>
            <w:rtl/>
          </w:rPr>
          <w:delText xml:space="preserve">קפידתו על</w:delText>
        </w:r>
      </w:del>
      <w:r w:rsidRPr="006F178A">
        <w:rPr>
          <w:rFonts w:ascii="Fb Fontext" w:hAnsi="Fb Fontext"/>
          <w:sz w:val="20"/>
          <w:rtl/>
        </w:rPr>
        <w:t xml:space="preserve"> שהביא </w:t>
      </w:r>
      <w:ins w:id="104095" w:author="קלוד" w:date="2026-10-11T13:11:34Z">
        <w:r>
          <w:rPr>
            <w:rFonts w:ascii="Fb Fontext" w:hAnsi="Fb Fontext"/>
            <w:sz w:val="20"/>
            <w:rtl/>
          </w:rPr>
          <w:t xml:space="preserve">הדס</w:t>
        </w:r>
      </w:ins>
      <w:del w:id="104096" w:author="קלוד" w:date="2026-10-11T13:11:34Z">
        <w:r w:rsidRPr="006F178A">
          <w:rPr>
            <w:rFonts w:ascii="Fb Fontext" w:hAnsi="Fb Fontext"/>
            <w:sz w:val="20"/>
            <w:rtl/>
          </w:rPr>
          <w:delText xml:space="preserve">אסא</w:delText>
        </w:r>
      </w:del>
      <w:r w:rsidRPr="006F178A">
        <w:rPr>
          <w:rFonts w:ascii="Fb Fontext" w:hAnsi="Fb Fontext"/>
          <w:sz w:val="20"/>
          <w:rtl/>
        </w:rPr>
        <w:t xml:space="preserve"> </w:t>
      </w:r>
      <w:ins w:id="104093" w:author="קלוד" w:date="2026-10-11T13:11:34Z">
        <w:r>
          <w:rPr>
            <w:rFonts w:ascii="Fb Fontext" w:hAnsi="Fb Fontext"/>
            <w:sz w:val="20"/>
            <w:rtl/>
          </w:rPr>
          <w:t xml:space="preserve">וענפי</w:t>
        </w:r>
      </w:ins>
      <w:del w:id="104094" w:author="קלוד" w:date="2026-10-11T13:11:34Z">
        <w:r w:rsidRPr="006F178A">
          <w:rPr>
            <w:rFonts w:ascii="Fb Fontext" w:hAnsi="Fb Fontext"/>
            <w:sz w:val="20"/>
            <w:rtl/>
          </w:rPr>
          <w:delText xml:space="preserve">וגידמי</w:delText>
        </w:r>
      </w:del>
      <w:r w:rsidRPr="006F178A">
        <w:rPr>
          <w:rFonts w:ascii="Fb Fontext" w:hAnsi="Fb Fontext"/>
          <w:sz w:val="20"/>
          <w:rtl/>
        </w:rPr>
        <w:t xml:space="preserve"> </w:t>
      </w:r>
      <w:ins w:id="104091" w:author="קלוד" w:date="2026-10-11T13:11:34Z">
        <w:r>
          <w:rPr>
            <w:rFonts w:ascii="Fb Fontext" w:hAnsi="Fb Fontext"/>
            <w:sz w:val="20"/>
            <w:rtl/>
          </w:rPr>
          <w:t xml:space="preserve">דקל</w:t>
        </w:r>
      </w:ins>
      <w:del w:id="104092" w:author="קלוד" w:date="2026-10-11T13:11:34Z">
        <w:r w:rsidRPr="006F178A">
          <w:rPr>
            <w:rFonts w:ascii="Fb Fontext" w:hAnsi="Fb Fontext"/>
            <w:sz w:val="20"/>
            <w:rtl/>
          </w:rPr>
          <w:delText xml:space="preserve">לבי</w:delText>
        </w:r>
      </w:del>
      <w:r w:rsidRPr="006F178A">
        <w:rPr>
          <w:rFonts w:ascii="Fb Fontext" w:hAnsi="Fb Fontext"/>
          <w:sz w:val="20"/>
          <w:rtl/>
        </w:rPr>
        <w:t xml:space="preserve"> </w:t>
      </w:r>
      <w:ins w:id="104089" w:author="קלוד" w:date="2026-10-11T13:11:34Z">
        <w:r>
          <w:rPr>
            <w:rFonts w:ascii="Fb Fontext" w:hAnsi="Fb Fontext"/>
            <w:sz w:val="20"/>
            <w:rtl/>
          </w:rPr>
          <w:t xml:space="preserve">לבית</w:t>
        </w:r>
      </w:ins>
      <w:del w:id="104090" w:author="קלוד" w:date="2026-10-11T13:11:34Z">
        <w:r w:rsidRPr="006F178A">
          <w:rPr>
            <w:rFonts w:ascii="Fb Fontext" w:hAnsi="Fb Fontext"/>
            <w:sz w:val="20"/>
            <w:rtl/>
          </w:rPr>
          <w:delText xml:space="preserve">הילולא</w:delText>
        </w:r>
      </w:del>
      <w:r w:rsidRPr="006F178A">
        <w:rPr>
          <w:rFonts w:ascii="Fb Fontext" w:hAnsi="Fb Fontext"/>
          <w:sz w:val="20"/>
          <w:rtl/>
        </w:rPr>
        <w:t xml:space="preserve"> </w:t>
      </w:r>
      <w:ins w:id="104087" w:author="קלוד" w:date="2026-10-11T13:11:34Z">
        <w:r>
          <w:rPr>
            <w:rFonts w:ascii="Fb Fontext" w:hAnsi="Fb Fontext"/>
            <w:sz w:val="20"/>
            <w:rtl/>
          </w:rPr>
          <w:t xml:space="preserve">חתונה</w:t>
        </w:r>
      </w:ins>
      <w:del w:id="104088" w:author="קלוד" w:date="2026-10-11T13:11:34Z">
        <w:r w:rsidRPr="006F178A">
          <w:rPr>
            <w:rFonts w:ascii="Fb Fontext" w:hAnsi="Fb Fontext"/>
            <w:sz w:val="20"/>
            <w:rtl/>
          </w:rPr>
          <w:delText xml:space="preserve">בטבלא</w:delText>
        </w:r>
      </w:del>
      <w:r w:rsidRPr="006F178A">
        <w:rPr>
          <w:rFonts w:ascii="Fb Fontext" w:hAnsi="Fb Fontext"/>
          <w:sz w:val="20"/>
          <w:rtl/>
        </w:rPr>
        <w:t xml:space="preserve"> </w:t>
      </w:r>
      <w:ins w:id="104085" w:author="קלוד" w:date="2026-10-11T13:11:34Z">
        <w:r>
          <w:rPr>
            <w:rFonts w:ascii="Fb Fontext" w:hAnsi="Fb Fontext"/>
            <w:sz w:val="20"/>
            <w:rtl/>
          </w:rPr>
          <w:t xml:space="preserve">בפעמונים, אף</w:t>
        </w:r>
      </w:ins>
      <w:del w:id="104086" w:author="קלוד" w:date="2026-10-11T13:11:34Z">
        <w:r w:rsidRPr="006F178A">
          <w:rPr>
            <w:rFonts w:ascii="Fb Fontext" w:hAnsi="Fb Fontext"/>
            <w:sz w:val="20"/>
            <w:rtl/>
          </w:rPr>
          <w:delText xml:space="preserve">הגם</w:delText>
        </w:r>
      </w:del>
      <w:r w:rsidRPr="006F178A">
        <w:rPr>
          <w:rFonts w:ascii="Fb Fontext" w:hAnsi="Fb Fontext"/>
          <w:sz w:val="20"/>
          <w:rtl/>
        </w:rPr>
        <w:t xml:space="preserve"> שר</w:t>
      </w:r>
      <w:r w:rsidRPr="006F178A">
        <w:rPr>
          <w:rFonts w:ascii="Fb Fontext" w:hAnsi="Fb Fontext" w:hint="cs"/>
          <w:sz w:val="20"/>
          <w:rtl/>
        </w:rPr>
        <w:t xml:space="preserve">' </w:t>
      </w:r>
      <w:r w:rsidRPr="006F178A">
        <w:rPr>
          <w:rFonts w:ascii="Fb Fontext" w:hAnsi="Fb Fontext"/>
          <w:sz w:val="20"/>
          <w:rtl/>
        </w:rPr>
        <w:t xml:space="preserve">יצחק בר ביסנא גזר שלא יביאו מפטירתו של </w:t>
      </w:r>
      <w:r w:rsidRPr="006F178A">
        <w:rPr>
          <w:rStyle w:val="2fb"/>
          <w:rFonts w:ascii="Fb Fontext" w:hAnsi="Fb Fontext"/>
          <w:sz w:val="20"/>
          <w:rtl/>
        </w:rPr>
        <w:t xml:space="preserve">רבי</w:t>
      </w:r>
      <w:r w:rsidRPr="006F178A">
        <w:rPr>
          <w:rFonts w:ascii="Fb Fontext" w:hAnsi="Fb Fontext"/>
          <w:sz w:val="20"/>
          <w:rtl/>
        </w:rPr>
        <w:t xml:space="preserve">.</w:t>
      </w:r>
    </w:p>
    <w:p w:rsidR="00E9703F" w:rsidRPr="006F178A" w:rsidRDefault="00E9703F" w:rsidP="00E9703F">
      <w:pPr>
        <w:pStyle w:val="afff3"/>
        <w:framePr w:wrap="around"/>
        <w:spacing w:line="276" w:lineRule="auto"/>
        <w:rPr>
          <w:rFonts w:ascii="Fb Fontext" w:hAnsi="Fb Fontext" w:cs="FontbitDavid"/>
          <w:sz w:val="20"/>
          <w:szCs w:val="18"/>
          <w:rtl/>
        </w:rPr>
      </w:pPr>
      <w:r w:rsidRPr="009757B9">
        <w:rPr>
          <w:rFonts w:ascii="Fb Fontext" w:hAnsi="Fb Fontext" w:hint="cs"/>
          <w:sz w:val="20"/>
          <w:szCs w:val="18"/>
          <w:rtl/>
        </w:rPr>
        <w:t>קי</w:t>
      </w:r>
      <w:r w:rsidRPr="006F178A">
        <w:rPr>
          <w:rFonts w:ascii="Fb Fontext" w:hAnsi="Fb Fontext" w:cs="FontbitDavid" w:hint="cs"/>
          <w:sz w:val="20"/>
          <w:szCs w:val="18"/>
          <w:rtl/>
        </w:rPr>
        <w:t>.</w:t>
      </w:r>
    </w:p>
    <w:p w:rsidR="00E9703F" w:rsidRPr="006F178A" w:rsidRDefault="00E9703F" w:rsidP="00E9703F">
      <w:pPr>
        <w:rPr>
          <w:rtl/>
        </w:rPr>
      </w:pPr>
      <w:r w:rsidRPr="006F178A">
        <w:rPr>
          <w:rFonts w:ascii="Fb Fontext" w:hAnsi="Fb Fontext"/>
          <w:rtl/>
        </w:rPr>
        <w:t xml:space="preserve">• </w:t>
      </w:r>
      <w:r w:rsidRPr="006F178A">
        <w:rPr>
          <w:rFonts w:ascii="Fb Fontext" w:hAnsi="Fb Fontext" w:hint="cs"/>
          <w:rtl/>
        </w:rPr>
        <w:t xml:space="preserve">מי </w:t>
      </w:r>
      <w:ins w:id="104117" w:author="קלוד" w:date="2026-10-11T13:11:34Z">
        <w:r>
          <w:rPr>
            <w:rFonts w:ascii="Fb Fontext" w:hAnsi="Fb Fontext" w:hint="cs"/>
            <w:rtl/>
          </w:rPr>
          <w:t xml:space="preserve">שנכרך</w:t>
        </w:r>
      </w:ins>
      <w:del w:id="104118" w:author="קלוד" w:date="2026-10-11T13:11:34Z">
        <w:r w:rsidRPr="006F178A">
          <w:rPr>
            <w:rFonts w:ascii="Fb Fontext" w:hAnsi="Fb Fontext" w:hint="cs"/>
            <w:rtl/>
          </w:rPr>
          <w:delText xml:space="preserve">שכרכו</w:delText>
        </w:r>
      </w:del>
      <w:r w:rsidRPr="006F178A">
        <w:rPr>
          <w:rFonts w:ascii="Fb Fontext" w:hAnsi="Fb Fontext" w:hint="cs"/>
          <w:rtl/>
        </w:rPr>
        <w:t xml:space="preserve"> </w:t>
      </w:r>
      <w:ins w:id="104115" w:author="קלוד" w:date="2026-10-11T13:11:34Z">
        <w:r>
          <w:rPr>
            <w:rFonts w:ascii="Fb Fontext" w:hAnsi="Fb Fontext" w:hint="cs"/>
            <w:rtl/>
          </w:rPr>
          <w:t xml:space="preserve">עליו נחש -</w:t>
        </w:r>
      </w:ins>
      <w:del w:id="104116" w:author="קלוד" w:date="2026-10-11T13:11:34Z">
        <w:r w:rsidRPr="006F178A">
          <w:rPr>
            <w:rFonts w:ascii="Fb Fontext" w:hAnsi="Fb Fontext" w:hint="cs"/>
            <w:rtl/>
          </w:rPr>
          <w:delText xml:space="preserve">נחש</w:delText>
        </w:r>
        <w:r w:rsidRPr="006F178A">
          <w:rPr>
            <w:rFonts w:ascii="Fb Fontext" w:hAnsi="Fb Fontext"/>
            <w:rtl/>
          </w:rPr>
          <w:delText xml:space="preserve">-</w:delText>
        </w:r>
      </w:del>
      <w:r w:rsidRPr="006F178A">
        <w:rPr>
          <w:rFonts w:ascii="Fb Fontext" w:hAnsi="Fb Fontext"/>
          <w:rtl/>
        </w:rPr>
        <w:t xml:space="preserve"> </w:t>
      </w:r>
      <w:r w:rsidRPr="006F178A">
        <w:rPr>
          <w:rFonts w:ascii="Fb Fontext" w:hAnsi="Fb Fontext" w:hint="cs"/>
          <w:rtl/>
        </w:rPr>
        <w:t xml:space="preserve">ירד </w:t>
      </w:r>
      <w:r w:rsidRPr="006F178A">
        <w:rPr>
          <w:rFonts w:ascii="Fb Fontext" w:hAnsi="Fb Fontext"/>
          <w:rtl/>
        </w:rPr>
        <w:t>למי</w:t>
      </w:r>
      <w:r w:rsidRPr="006F178A">
        <w:rPr>
          <w:rFonts w:ascii="Fb Fontext" w:hAnsi="Fb Fontext" w:hint="cs"/>
          <w:rtl/>
        </w:rPr>
        <w:t>ם</w:t>
      </w:r>
      <w:r w:rsidRPr="006F178A">
        <w:rPr>
          <w:rFonts w:ascii="Fb Fontext" w:hAnsi="Fb Fontext"/>
          <w:rtl/>
        </w:rPr>
        <w:t xml:space="preserve">, </w:t>
      </w:r>
      <w:ins w:id="104113" w:author="קלוד" w:date="2026-10-11T13:11:34Z">
        <w:r>
          <w:rPr>
            <w:rFonts w:ascii="Fb Fontext" w:hAnsi="Fb Fontext"/>
            <w:rtl/>
          </w:rPr>
          <w:t xml:space="preserve">ויכפה</w:t>
        </w:r>
      </w:ins>
      <w:del w:id="104114" w:author="קלוד" w:date="2026-10-11T13:11:34Z">
        <w:r w:rsidRPr="006F178A">
          <w:rPr>
            <w:rFonts w:ascii="Fb Fontext" w:hAnsi="Fb Fontext"/>
            <w:rtl/>
          </w:rPr>
          <w:delText xml:space="preserve">וליסחוף</w:delText>
        </w:r>
      </w:del>
      <w:r w:rsidRPr="006F178A">
        <w:rPr>
          <w:rFonts w:ascii="Fb Fontext" w:hAnsi="Fb Fontext"/>
          <w:rtl/>
        </w:rPr>
        <w:t xml:space="preserve"> סל </w:t>
      </w:r>
      <w:ins w:id="104111" w:author="קלוד" w:date="2026-10-11T13:11:34Z">
        <w:r>
          <w:rPr>
            <w:rFonts w:ascii="Fb Fontext" w:hAnsi="Fb Fontext"/>
            <w:rtl/>
          </w:rPr>
          <w:t xml:space="preserve">על</w:t>
        </w:r>
      </w:ins>
      <w:del w:id="104112" w:author="קלוד" w:date="2026-10-11T13:11:34Z">
        <w:r w:rsidRPr="006F178A">
          <w:rPr>
            <w:rFonts w:ascii="Fb Fontext" w:hAnsi="Fb Fontext"/>
            <w:rtl/>
          </w:rPr>
          <w:delText xml:space="preserve">ארישא</w:delText>
        </w:r>
      </w:del>
      <w:r w:rsidRPr="006F178A">
        <w:rPr>
          <w:rFonts w:ascii="Fb Fontext" w:hAnsi="Fb Fontext"/>
          <w:rtl/>
        </w:rPr>
        <w:t xml:space="preserve"> </w:t>
      </w:r>
      <w:ins w:id="104109" w:author="קלוד" w:date="2026-10-11T13:11:34Z">
        <w:r>
          <w:rPr>
            <w:rFonts w:ascii="Fb Fontext" w:hAnsi="Fb Fontext"/>
            <w:rtl/>
          </w:rPr>
          <w:t xml:space="preserve">ראשו</w:t>
        </w:r>
      </w:ins>
      <w:del w:id="104110" w:author="קלוד" w:date="2026-10-11T13:11:34Z">
        <w:r w:rsidRPr="006F178A">
          <w:rPr>
            <w:rFonts w:ascii="Fb Fontext" w:hAnsi="Fb Fontext"/>
            <w:rtl/>
          </w:rPr>
          <w:delText xml:space="preserve">ולהדקיה</w:delText>
        </w:r>
      </w:del>
      <w:r w:rsidRPr="006F178A">
        <w:rPr>
          <w:rFonts w:ascii="Fb Fontext" w:hAnsi="Fb Fontext"/>
          <w:rtl/>
        </w:rPr>
        <w:t xml:space="preserve"> </w:t>
      </w:r>
      <w:ins w:id="93331" w:author="מנוע מכני" w:date="2026-10-11T12:04:39Z">
        <w:ins w:id="104107" w:author="קלוד" w:date="2026-10-11T13:11:34Z">
          <w:r>
            <w:rPr>
              <w:rFonts w:ascii="Fb Fontext" w:hAnsi="Fb Fontext"/>
              <w:rtl/>
            </w:rPr>
            <w:t xml:space="preserve">ויסלקנו ממנו </w:t>
          </w:r>
          <w:r>
            <w:rPr>
              <w:rStyle w:val="afffffe"/>
              <w:rFonts w:ascii="Fb Fontext" w:hAnsi="Fb Fontext"/>
              <w:rtl/>
            </w:rPr>
            <w:t xml:space="preserve">אל הסל</w:t>
          </w:r>
          <w:r>
            <w:rPr>
              <w:rFonts w:ascii="Fb Fontext" w:hAnsi="Fb Fontext"/>
              <w:rtl/>
            </w:rPr>
            <w:t xml:space="preserve">,</w:t>
          </w:r>
        </w:ins>
        <w:del w:id="104108" w:author="קלוד" w:date="2026-10-11T13:11:34Z">
          <w:r>
            <w:rPr>
              <w:rFonts w:ascii="Fb Fontext" w:hAnsi="Fb Fontext"/>
              <w:rtl/>
            </w:rPr>
            <w:delText xml:space="preserve">ממנו</w:delText>
          </w:r>
          <w:r w:rsidRPr="006F178A">
            <w:rPr>
              <w:rFonts w:ascii="Fb Fontext" w:hAnsi="Fb Fontext"/>
              <w:rtl/>
            </w:rPr>
            <w:delText xml:space="preserve">,</w:delText>
          </w:r>
        </w:del>
      </w:ins>
      <w:del w:id="93332" w:author="מנוע מכני" w:date="2026-10-11T12:04:39Z">
        <w:r w:rsidRPr="006F178A">
          <w:rPr>
            <w:rFonts w:ascii="Fb Fontext" w:hAnsi="Fb Fontext"/>
            <w:rtl/>
          </w:rPr>
          <w:delText xml:space="preserve">מיניה</w:delText>
        </w:r>
      </w:del>
      <w:r w:rsidRPr="006F178A">
        <w:rPr>
          <w:rFonts w:ascii="Fb Fontext" w:hAnsi="Fb Fontext"/>
          <w:rtl/>
        </w:rPr>
        <w:t xml:space="preserve"> ו</w:t>
      </w:r>
      <w:r w:rsidRPr="006F178A">
        <w:rPr>
          <w:rFonts w:ascii="Fb Fontext" w:hAnsi="Fb Fontext" w:hint="cs"/>
          <w:rtl/>
        </w:rPr>
        <w:t xml:space="preserve">כשעולה עליו </w:t>
      </w:r>
      <w:ins w:id="104105" w:author="קלוד" w:date="2026-10-11T13:11:34Z">
        <w:r>
          <w:rPr>
            <w:rFonts w:ascii="Fb Fontext" w:hAnsi="Fb Fontext" w:hint="cs"/>
            <w:rtl/>
          </w:rPr>
          <w:t xml:space="preserve">-</w:t>
        </w:r>
      </w:ins>
      <w:del w:id="104106" w:author="קלוד" w:date="2026-10-11T13:11:34Z">
        <w:r w:rsidRPr="006F178A">
          <w:rPr>
            <w:rFonts w:ascii="Fb Fontext" w:hAnsi="Fb Fontext" w:hint="cs"/>
            <w:rtl/>
          </w:rPr>
          <w:delText xml:space="preserve">יזרקו</w:delText>
        </w:r>
      </w:del>
      <w:r w:rsidRPr="006F178A">
        <w:rPr>
          <w:rFonts w:ascii="Fb Fontext" w:hAnsi="Fb Fontext" w:hint="cs"/>
          <w:rtl/>
        </w:rPr>
        <w:t xml:space="preserve"> </w:t>
      </w:r>
      <w:ins w:id="104103" w:author="קלוד" w:date="2026-10-11T13:11:34Z">
        <w:r>
          <w:rPr>
            <w:rFonts w:ascii="Fb Fontext" w:hAnsi="Fb Fontext" w:hint="cs"/>
            <w:rtl/>
          </w:rPr>
          <w:t xml:space="preserve">יזרקנו</w:t>
        </w:r>
      </w:ins>
      <w:del w:id="104104" w:author="קלוד" w:date="2026-10-11T13:11:34Z">
        <w:r w:rsidRPr="006F178A">
          <w:rPr>
            <w:rFonts w:ascii="Fb Fontext" w:hAnsi="Fb Fontext" w:hint="cs"/>
            <w:rtl/>
          </w:rPr>
          <w:delText xml:space="preserve">למים</w:delText>
        </w:r>
      </w:del>
      <w:r w:rsidRPr="006F178A">
        <w:rPr>
          <w:rFonts w:ascii="Fb Fontext" w:hAnsi="Fb Fontext" w:hint="cs"/>
          <w:rtl/>
        </w:rPr>
        <w:t xml:space="preserve"> </w:t>
      </w:r>
      <w:ins w:id="104101" w:author="קלוד" w:date="2026-10-11T13:11:34Z">
        <w:r>
          <w:rPr>
            <w:rFonts w:ascii="Fb Fontext" w:hAnsi="Fb Fontext"/>
            <w:rtl/>
          </w:rPr>
          <w:t xml:space="preserve">למים,</w:t>
        </w:r>
      </w:ins>
      <w:del w:id="104102" w:author="קלוד" w:date="2026-10-11T13:11:34Z">
        <w:r w:rsidRPr="006F178A">
          <w:rPr>
            <w:rFonts w:ascii="Fb Fontext" w:hAnsi="Fb Fontext"/>
            <w:rtl/>
          </w:rPr>
          <w:delText xml:space="preserve">וליסלוק</w:delText>
        </w:r>
      </w:del>
      <w:r w:rsidRPr="006F178A">
        <w:rPr>
          <w:rFonts w:ascii="Fb Fontext" w:hAnsi="Fb Fontext"/>
          <w:rtl/>
        </w:rPr>
        <w:t xml:space="preserve"> </w:t>
      </w:r>
      <w:ins w:id="104099" w:author="קלוד" w:date="2026-10-11T13:11:34Z">
        <w:r>
          <w:rPr>
            <w:rFonts w:ascii="Fb Fontext" w:hAnsi="Fb Fontext"/>
            <w:rtl/>
          </w:rPr>
          <w:t xml:space="preserve">ויעלה ויצא.</w:t>
        </w:r>
      </w:ins>
      <w:del w:id="104100" w:author="קלוד" w:date="2026-10-11T13:11:34Z">
        <w:r w:rsidRPr="006F178A">
          <w:rPr>
            <w:rFonts w:ascii="Fb Fontext" w:hAnsi="Fb Fontext"/>
            <w:rtl/>
          </w:rPr>
          <w:delText xml:space="preserve">וליתי.</w:delText>
        </w:r>
      </w:del>
    </w:p>
    <w:p w:rsidR="00E9703F" w:rsidRDefault="00E9703F" w:rsidP="00E9703F">
      <w:pPr>
        <w:rPr>
          <w:rtl/>
        </w:rPr>
      </w:pPr>
      <w:r w:rsidRPr="006F178A">
        <w:rPr>
          <w:rtl/>
        </w:rPr>
        <w:t xml:space="preserve">• </w:t>
      </w:r>
      <w:ins w:id="93335" w:author="מנוע מכני" w:date="2026-10-11T12:04:39Z">
        <w:ins w:id="104135" w:author="קלוד" w:date="2026-10-11T13:11:34Z">
          <w:r>
            <w:rPr>
              <w:rtl/>
            </w:rPr>
            <w:t xml:space="preserve">מי</w:t>
          </w:r>
        </w:ins>
        <w:del w:id="104136" w:author="קלוד" w:date="2026-10-11T13:11:34Z">
          <w:r>
            <w:rPr>
              <w:rtl/>
            </w:rPr>
            <w:delText xml:space="preserve">זה</w:delText>
          </w:r>
        </w:del>
      </w:ins>
      <w:del w:id="93336" w:author="מנוע מכני" w:date="2026-10-11T12:04:39Z">
        <w:r w:rsidRPr="006F178A">
          <w:rPr>
            <w:rtl/>
          </w:rPr>
          <w:delText xml:space="preserve">האי</w:delText>
        </w:r>
      </w:del>
      <w:r w:rsidRPr="006F178A">
        <w:rPr>
          <w:rtl/>
        </w:rPr>
        <w:t xml:space="preserve"> </w:t>
      </w:r>
      <w:ins w:id="104133" w:author="קלוד" w:date="2026-10-11T13:11:34Z">
        <w:r>
          <w:rPr>
            <w:rtl/>
          </w:rPr>
          <w:t xml:space="preserve">שנחש</w:t>
        </w:r>
      </w:ins>
      <w:del w:id="104134" w:author="קלוד" w:date="2026-10-11T13:11:34Z">
        <w:r w:rsidRPr="006F178A">
          <w:rPr>
            <w:rtl/>
          </w:rPr>
          <w:delText xml:space="preserve">מאן</w:delText>
        </w:r>
      </w:del>
      <w:r w:rsidRPr="006F178A">
        <w:rPr>
          <w:rtl/>
        </w:rPr>
        <w:t xml:space="preserve"> </w:t>
      </w:r>
      <w:ins w:id="104131" w:author="קלוד" w:date="2026-10-11T13:11:34Z">
        <w:r>
          <w:rPr>
            <w:rtl/>
          </w:rPr>
          <w:t xml:space="preserve">מקנא</w:t>
        </w:r>
      </w:ins>
      <w:del w:id="104132" w:author="קלוד" w:date="2026-10-11T13:11:34Z">
        <w:r w:rsidRPr="006F178A">
          <w:rPr>
            <w:rtl/>
          </w:rPr>
          <w:delText xml:space="preserve">דמיקני</w:delText>
        </w:r>
      </w:del>
      <w:r w:rsidRPr="006F178A">
        <w:rPr>
          <w:rtl/>
        </w:rPr>
        <w:t xml:space="preserve"> </w:t>
      </w:r>
      <w:ins w:id="93333" w:author="מנוע מכני" w:date="2026-10-11T12:04:39Z">
        <w:ins w:id="104129" w:author="קלוד" w:date="2026-10-11T13:11:34Z">
          <w:r>
            <w:rPr>
              <w:rtl/>
            </w:rPr>
            <w:t xml:space="preserve">בו:</w:t>
          </w:r>
        </w:ins>
        <w:del w:id="104130" w:author="קלוד" w:date="2026-10-11T13:11:34Z">
          <w:r>
            <w:rPr>
              <w:rtl/>
            </w:rPr>
            <w:delText xml:space="preserve">בו</w:delText>
          </w:r>
          <w:r w:rsidRPr="006F178A">
            <w:rPr>
              <w:rtl/>
            </w:rPr>
            <w:delText xml:space="preserve"> חיויא,</w:delText>
          </w:r>
        </w:del>
      </w:ins>
      <w:del w:id="93334" w:author="מנוע מכני" w:date="2026-10-11T12:04:39Z">
        <w:r w:rsidRPr="006F178A">
          <w:rPr>
            <w:rtl/>
          </w:rPr>
          <w:delText xml:space="preserve">ביה</w:delText>
        </w:r>
      </w:del>
      <w:r w:rsidRPr="006F178A">
        <w:rPr>
          <w:rtl/>
        </w:rPr>
        <w:t xml:space="preserve"> </w:t>
      </w:r>
      <w:ins w:id="94833" w:author="מנוע מכני" w:date="2026-10-11T12:04:39Z">
        <w:r>
          <w:rPr>
            <w:rtl/>
          </w:rPr>
          <w:t xml:space="preserve">אם </w:t>
        </w:r>
      </w:ins>
      <w:del w:id="94834" w:author="מנוע מכני" w:date="2026-10-11T12:04:39Z">
        <w:r w:rsidRPr="006F178A">
          <w:rPr>
            <w:rtl/>
          </w:rPr>
          <w:delText xml:space="preserve">אי </w:delText>
        </w:r>
      </w:del>
      <w:ins w:id="91587" w:author="מנוע מכני" w:date="2026-10-11T12:04:39Z">
        <w:ins w:id="104127" w:author="קלוד" w:date="2026-10-11T13:11:34Z">
          <w:r>
            <w:rPr>
              <w:rtl/>
            </w:rPr>
            <w:t xml:space="preserve">חבירו</w:t>
          </w:r>
        </w:ins>
        <w:del w:id="104128" w:author="קלוד" w:date="2026-10-11T13:11:34Z">
          <w:r>
            <w:rPr>
              <w:rtl/>
            </w:rPr>
            <w:delText xml:space="preserve">יש</w:delText>
          </w:r>
        </w:del>
      </w:ins>
      <w:del w:id="91588" w:author="מנוע מכני" w:date="2026-10-11T12:04:39Z">
        <w:r w:rsidRPr="006F178A">
          <w:rPr>
            <w:rtl/>
          </w:rPr>
          <w:delText xml:space="preserve">איכא</w:delText>
        </w:r>
      </w:del>
      <w:r w:rsidRPr="006F178A">
        <w:rPr>
          <w:rtl/>
        </w:rPr>
        <w:t xml:space="preserve"> </w:t>
      </w:r>
      <w:ins w:id="104125" w:author="קלוד" w:date="2026-10-11T13:11:34Z">
        <w:r>
          <w:rPr>
            <w:rtl/>
          </w:rPr>
          <w:t xml:space="preserve">עמו</w:t>
        </w:r>
      </w:ins>
      <w:del w:id="104126" w:author="קלוד" w:date="2026-10-11T13:11:34Z">
        <w:r w:rsidRPr="006F178A">
          <w:rPr>
            <w:rtl/>
          </w:rPr>
          <w:delText xml:space="preserve">חבריה בהדיה</w:delText>
        </w:r>
      </w:del>
      <w:r w:rsidRPr="006F178A">
        <w:rPr>
          <w:rtl/>
        </w:rPr>
        <w:t xml:space="preserve"> - </w:t>
      </w:r>
      <w:ins w:id="104123" w:author="קלוד" w:date="2026-10-11T13:11:34Z">
        <w:r>
          <w:rPr>
            <w:rtl/>
          </w:rPr>
          <w:t xml:space="preserve">ירכיבנו</w:t>
        </w:r>
      </w:ins>
      <w:del w:id="104124" w:author="קלוד" w:date="2026-10-11T13:11:34Z">
        <w:r w:rsidRPr="006F178A">
          <w:rPr>
            <w:rtl/>
          </w:rPr>
          <w:delText xml:space="preserve">לירכביה</w:delText>
        </w:r>
      </w:del>
      <w:r w:rsidRPr="006F178A">
        <w:rPr>
          <w:rtl/>
        </w:rPr>
        <w:t xml:space="preserve"> ארבע </w:t>
      </w:r>
      <w:ins w:id="104121" w:author="קלוד" w:date="2026-10-11T13:11:34Z">
        <w:r>
          <w:rPr>
            <w:rtl/>
          </w:rPr>
          <w:t xml:space="preserve">אמות</w:t>
        </w:r>
      </w:ins>
      <w:del w:id="104122" w:author="קלוד" w:date="2026-10-11T13:11:34Z">
        <w:r w:rsidRPr="006F178A">
          <w:rPr>
            <w:rtl/>
          </w:rPr>
          <w:delText xml:space="preserve">גרמידי,</w:delText>
        </w:r>
      </w:del>
      <w:r w:rsidRPr="006F178A">
        <w:rPr>
          <w:rtl/>
        </w:rPr>
        <w:t xml:space="preserve"> [שלא </w:t>
      </w:r>
      <w:ins w:id="104119" w:author="קלוד" w:date="2026-10-11T13:11:34Z">
        <w:r>
          <w:rPr>
            <w:rtl/>
          </w:rPr>
          <w:t xml:space="preserve">יריחו].</w:t>
        </w:r>
      </w:ins>
      <w:del w:id="104120" w:author="קלוד" w:date="2026-10-11T13:11:34Z">
        <w:r w:rsidRPr="006F178A">
          <w:rPr>
            <w:rtl/>
          </w:rPr>
          <w:delText xml:space="preserve">יריחו]</w:delText>
        </w:r>
      </w:del>
    </w:p>
    <w:p w:rsidR="00E9703F" w:rsidRPr="006F178A" w:rsidRDefault="00E9703F" w:rsidP="00E9703F">
      <w:pPr>
        <w:rPr>
          <w:rtl/>
        </w:rPr>
      </w:pPr>
      <w:ins w:id="94835" w:author="מנוע מכני" w:date="2026-10-11T12:04:39Z">
        <w:r>
          <w:rPr>
            <w:rtl/>
          </w:rPr>
          <w:t xml:space="preserve">ואם </w:t>
        </w:r>
      </w:ins>
      <w:del w:id="94836" w:author="מנוע מכני" w:date="2026-10-11T12:04:39Z">
        <w:r w:rsidRPr="006F178A">
          <w:rPr>
            <w:rtl/>
          </w:rPr>
          <w:delText xml:space="preserve">ואי </w:delText>
        </w:r>
      </w:del>
      <w:r w:rsidRPr="006F178A">
        <w:rPr>
          <w:rtl/>
        </w:rPr>
        <w:t xml:space="preserve">לא</w:t>
      </w:r>
      <w:r w:rsidRPr="006F178A">
        <w:rPr>
          <w:rtl/>
        </w:rPr>
        <w:t xml:space="preserve"> - </w:t>
      </w:r>
      <w:ins w:id="104143" w:author="קלוד" w:date="2026-10-11T13:11:34Z">
        <w:r>
          <w:rPr>
            <w:rtl/>
          </w:rPr>
          <w:t xml:space="preserve">יקפוץ</w:t>
        </w:r>
      </w:ins>
      <w:del w:id="104144" w:author="קלוד" w:date="2026-10-11T13:11:34Z">
        <w:r w:rsidRPr="006F178A">
          <w:rPr>
            <w:rtl/>
          </w:rPr>
          <w:delText xml:space="preserve">לישואר</w:delText>
        </w:r>
      </w:del>
      <w:r w:rsidRPr="006F178A">
        <w:rPr>
          <w:rtl/>
        </w:rPr>
        <w:t xml:space="preserve"> </w:t>
      </w:r>
      <w:ins w:id="104141" w:author="קלוד" w:date="2026-10-11T13:11:34Z">
        <w:r>
          <w:rPr>
            <w:rtl/>
          </w:rPr>
          <w:t xml:space="preserve">מעבר לתעלה,</w:t>
        </w:r>
      </w:ins>
      <w:del w:id="104142" w:author="קלוד" w:date="2026-10-11T13:11:34Z">
        <w:r w:rsidRPr="006F178A">
          <w:rPr>
            <w:rtl/>
          </w:rPr>
          <w:delText xml:space="preserve">נגרא,</w:delText>
        </w:r>
      </w:del>
      <w:r w:rsidRPr="006F178A">
        <w:rPr>
          <w:rtl/>
        </w:rPr>
        <w:t xml:space="preserve"> </w:t>
      </w:r>
      <w:ins w:id="94837" w:author="מנוע מכני" w:date="2026-10-11T12:04:39Z">
        <w:r>
          <w:rPr>
            <w:rtl/>
          </w:rPr>
          <w:t xml:space="preserve">ואם </w:t>
        </w:r>
      </w:ins>
      <w:del w:id="94838" w:author="מנוע מכני" w:date="2026-10-11T12:04:39Z">
        <w:r w:rsidRPr="006F178A">
          <w:rPr>
            <w:rtl/>
          </w:rPr>
          <w:delText xml:space="preserve">ואי </w:delText>
        </w:r>
      </w:del>
      <w:r w:rsidRPr="006F178A">
        <w:rPr>
          <w:rtl/>
        </w:rPr>
        <w:t xml:space="preserve">לא</w:t>
      </w:r>
      <w:r w:rsidRPr="006F178A">
        <w:rPr>
          <w:rtl/>
        </w:rPr>
        <w:t xml:space="preserve"> - </w:t>
      </w:r>
      <w:ins w:id="104139" w:author="קלוד" w:date="2026-10-11T13:11:34Z">
        <w:r>
          <w:rPr>
            <w:rtl/>
          </w:rPr>
          <w:t xml:space="preserve">יעבור</w:t>
        </w:r>
      </w:ins>
      <w:del w:id="104140" w:author="קלוד" w:date="2026-10-11T13:11:34Z">
        <w:r w:rsidRPr="006F178A">
          <w:rPr>
            <w:rtl/>
          </w:rPr>
          <w:delText xml:space="preserve">ליעבר</w:delText>
        </w:r>
      </w:del>
      <w:r w:rsidRPr="006F178A">
        <w:rPr>
          <w:rtl/>
        </w:rPr>
        <w:t xml:space="preserve"> </w:t>
      </w:r>
      <w:ins w:id="104137" w:author="קלוד" w:date="2026-10-11T13:11:34Z">
        <w:r>
          <w:rPr>
            <w:rtl/>
          </w:rPr>
          <w:t xml:space="preserve">נהר.</w:t>
        </w:r>
      </w:ins>
      <w:del w:id="104138" w:author="קלוד" w:date="2026-10-11T13:11:34Z">
        <w:r w:rsidRPr="006F178A">
          <w:rPr>
            <w:rtl/>
          </w:rPr>
          <w:delText xml:space="preserve">נהרא.</w:delText>
        </w:r>
      </w:del>
    </w:p>
    <w:p w:rsidR="00E9703F" w:rsidRPr="006F178A" w:rsidRDefault="00E9703F" w:rsidP="00E9703F">
      <w:pPr>
        <w:rPr>
          <w:rtl/>
        </w:rPr>
      </w:pPr>
      <w:ins w:id="104179" w:author="קלוד" w:date="2026-10-11T13:11:34Z">
        <w:r>
          <w:rPr>
            <w:rtl/>
          </w:rPr>
          <w:t xml:space="preserve">ובלילה</w:t>
        </w:r>
      </w:ins>
      <w:del w:id="104180" w:author="קלוד" w:date="2026-10-11T13:11:34Z">
        <w:r w:rsidRPr="006F178A">
          <w:rPr>
            <w:rtl/>
          </w:rPr>
          <w:delText xml:space="preserve">בליליא</w:delText>
        </w:r>
      </w:del>
      <w:r w:rsidRPr="006F178A">
        <w:rPr>
          <w:rtl/>
        </w:rPr>
        <w:t xml:space="preserve"> - </w:t>
      </w:r>
      <w:ins w:id="104177" w:author="קלוד" w:date="2026-10-11T13:11:34Z">
        <w:r>
          <w:rPr>
            <w:rtl/>
          </w:rPr>
          <w:t xml:space="preserve">יניח</w:t>
        </w:r>
      </w:ins>
      <w:del w:id="104178" w:author="קלוד" w:date="2026-10-11T13:11:34Z">
        <w:r w:rsidRPr="006F178A">
          <w:rPr>
            <w:rtl/>
          </w:rPr>
          <w:delText xml:space="preserve">לותביה</w:delText>
        </w:r>
      </w:del>
      <w:r w:rsidRPr="006F178A">
        <w:rPr>
          <w:rtl/>
        </w:rPr>
        <w:t xml:space="preserve"> </w:t>
      </w:r>
      <w:ins w:id="104175" w:author="קלוד" w:date="2026-10-11T13:11:34Z">
        <w:r>
          <w:rPr>
            <w:rtl/>
          </w:rPr>
          <w:t xml:space="preserve">מיטתו</w:t>
        </w:r>
      </w:ins>
      <w:del w:id="104176" w:author="קלוד" w:date="2026-10-11T13:11:34Z">
        <w:r w:rsidRPr="006F178A">
          <w:rPr>
            <w:rtl/>
          </w:rPr>
          <w:delText xml:space="preserve">לפוריא</w:delText>
        </w:r>
      </w:del>
      <w:r w:rsidRPr="006F178A">
        <w:rPr>
          <w:rtl/>
        </w:rPr>
        <w:t xml:space="preserve"> </w:t>
      </w:r>
      <w:ins w:id="104173" w:author="קלוד" w:date="2026-10-11T13:11:34Z">
        <w:r>
          <w:rPr>
            <w:rtl/>
          </w:rPr>
          <w:t xml:space="preserve">על ארבע</w:t>
        </w:r>
      </w:ins>
      <w:del w:id="104174" w:author="קלוד" w:date="2026-10-11T13:11:34Z">
        <w:r w:rsidRPr="006F178A">
          <w:rPr>
            <w:rtl/>
          </w:rPr>
          <w:delText xml:space="preserve">אארבעה</w:delText>
        </w:r>
      </w:del>
      <w:r w:rsidRPr="006F178A">
        <w:rPr>
          <w:rtl/>
        </w:rPr>
        <w:t xml:space="preserve"> </w:t>
      </w:r>
      <w:ins w:id="90433" w:author="Claude - סמנטי" w:date="2026-10-11T12:28:21Z">
        <w:r>
          <w:rPr>
            <w:rtl/>
          </w:rPr>
          <w:t xml:space="preserve">חביות</w:t>
        </w:r>
      </w:ins>
      <w:del w:id="90434" w:author="Claude - סמנטי" w:date="2026-10-11T12:28:21Z">
        <w:r w:rsidRPr="006F178A">
          <w:rPr>
            <w:rtl/>
          </w:rPr>
          <w:delText xml:space="preserve">חביתא</w:delText>
        </w:r>
      </w:del>
      <w:r w:rsidRPr="006F178A">
        <w:rPr>
          <w:rtl/>
        </w:rPr>
        <w:t xml:space="preserve">, </w:t>
      </w:r>
      <w:ins w:id="104171" w:author="קלוד" w:date="2026-10-11T13:11:34Z">
        <w:r>
          <w:rPr>
            <w:rtl/>
          </w:rPr>
          <w:t xml:space="preserve">ויישן</w:t>
        </w:r>
      </w:ins>
      <w:del w:id="104172" w:author="קלוד" w:date="2026-10-11T13:11:34Z">
        <w:r w:rsidRPr="006F178A">
          <w:rPr>
            <w:rtl/>
          </w:rPr>
          <w:delText xml:space="preserve">ולישון</w:delText>
        </w:r>
      </w:del>
      <w:r w:rsidRPr="006F178A">
        <w:rPr>
          <w:rtl/>
        </w:rPr>
        <w:t xml:space="preserve"> תחת כיפת השמים, </w:t>
      </w:r>
      <w:ins w:id="104169" w:author="קלוד" w:date="2026-10-11T13:11:34Z">
        <w:r>
          <w:rPr>
            <w:rtl/>
          </w:rPr>
          <w:t xml:space="preserve">ויביא</w:t>
        </w:r>
      </w:ins>
      <w:del w:id="104170" w:author="קלוד" w:date="2026-10-11T13:11:34Z">
        <w:r w:rsidRPr="006F178A">
          <w:rPr>
            <w:rtl/>
          </w:rPr>
          <w:delText xml:space="preserve">ולייתי</w:delText>
        </w:r>
      </w:del>
      <w:r w:rsidRPr="006F178A">
        <w:rPr>
          <w:rtl/>
        </w:rPr>
        <w:t xml:space="preserve"> ארבעה </w:t>
      </w:r>
      <w:ins w:id="104167" w:author="קלוד" w:date="2026-10-11T13:11:34Z">
        <w:r>
          <w:rPr>
            <w:rtl/>
          </w:rPr>
          <w:t xml:space="preserve">חתולים</w:t>
        </w:r>
      </w:ins>
      <w:del w:id="104168" w:author="קלוד" w:date="2026-10-11T13:11:34Z">
        <w:r w:rsidRPr="006F178A">
          <w:rPr>
            <w:rtl/>
          </w:rPr>
          <w:delText xml:space="preserve">שונרי</w:delText>
        </w:r>
      </w:del>
      <w:r w:rsidRPr="006F178A">
        <w:rPr>
          <w:rtl/>
        </w:rPr>
        <w:t xml:space="preserve"> </w:t>
      </w:r>
      <w:ins w:id="104165" w:author="קלוד" w:date="2026-10-11T13:11:34Z">
        <w:r>
          <w:rPr>
            <w:spacing w:val="-2"/>
            <w:rtl/>
          </w:rPr>
          <w:t xml:space="preserve">ויקשרם</w:t>
        </w:r>
      </w:ins>
      <w:del w:id="104166" w:author="קלוד" w:date="2026-10-11T13:11:34Z">
        <w:r w:rsidRPr="004640F6">
          <w:rPr>
            <w:spacing w:val="-2"/>
            <w:rtl/>
          </w:rPr>
          <w:delText xml:space="preserve">וליסרינהו</w:delText>
        </w:r>
      </w:del>
      <w:r w:rsidRPr="004640F6">
        <w:rPr>
          <w:spacing w:val="-2"/>
          <w:rtl/>
        </w:rPr>
        <w:t xml:space="preserve"> </w:t>
      </w:r>
      <w:ins w:id="104163" w:author="קלוד" w:date="2026-10-11T13:11:34Z">
        <w:r>
          <w:rPr>
            <w:spacing w:val="-2"/>
            <w:rtl/>
          </w:rPr>
          <w:t xml:space="preserve">בארבע</w:t>
        </w:r>
      </w:ins>
      <w:del w:id="104164" w:author="קלוד" w:date="2026-10-11T13:11:34Z">
        <w:r w:rsidRPr="004640F6">
          <w:rPr>
            <w:spacing w:val="-2"/>
            <w:rtl/>
          </w:rPr>
          <w:delText xml:space="preserve">בארבעה</w:delText>
        </w:r>
      </w:del>
      <w:r w:rsidRPr="004640F6">
        <w:rPr>
          <w:spacing w:val="-2"/>
          <w:rtl/>
        </w:rPr>
        <w:t xml:space="preserve"> </w:t>
      </w:r>
      <w:ins w:id="104161" w:author="קלוד" w:date="2026-10-11T13:11:34Z">
        <w:r>
          <w:rPr>
            <w:spacing w:val="-2"/>
            <w:rtl/>
          </w:rPr>
          <w:t xml:space="preserve">רגלי</w:t>
        </w:r>
      </w:ins>
      <w:del w:id="104162" w:author="קלוד" w:date="2026-10-11T13:11:34Z">
        <w:r w:rsidRPr="004640F6">
          <w:rPr>
            <w:spacing w:val="-2"/>
            <w:rtl/>
          </w:rPr>
          <w:delText xml:space="preserve">כרעי</w:delText>
        </w:r>
      </w:del>
      <w:r w:rsidRPr="004640F6">
        <w:rPr>
          <w:spacing w:val="-2"/>
          <w:rtl/>
        </w:rPr>
        <w:t xml:space="preserve"> </w:t>
      </w:r>
      <w:ins w:id="104159" w:author="קלוד" w:date="2026-10-11T13:11:34Z">
        <w:r>
          <w:rPr>
            <w:spacing w:val="-2"/>
            <w:rtl/>
          </w:rPr>
          <w:t xml:space="preserve">המיטה,</w:t>
        </w:r>
      </w:ins>
      <w:del w:id="104160" w:author="קלוד" w:date="2026-10-11T13:11:34Z">
        <w:r w:rsidRPr="004640F6">
          <w:rPr>
            <w:spacing w:val="-2"/>
            <w:rtl/>
          </w:rPr>
          <w:delText xml:space="preserve">דפורייה,</w:delText>
        </w:r>
      </w:del>
      <w:r w:rsidRPr="004640F6">
        <w:rPr>
          <w:spacing w:val="-2"/>
          <w:rtl/>
        </w:rPr>
        <w:t xml:space="preserve"> </w:t>
      </w:r>
      <w:ins w:id="104157" w:author="קלוד" w:date="2026-10-11T13:11:34Z">
        <w:r>
          <w:rPr>
            <w:spacing w:val="-2"/>
            <w:rtl/>
          </w:rPr>
          <w:t xml:space="preserve">ויביא</w:t>
        </w:r>
      </w:ins>
      <w:del w:id="104158" w:author="קלוד" w:date="2026-10-11T13:11:34Z">
        <w:r w:rsidRPr="004640F6">
          <w:rPr>
            <w:spacing w:val="-2"/>
            <w:rtl/>
          </w:rPr>
          <w:delText xml:space="preserve">וליתי</w:delText>
        </w:r>
      </w:del>
      <w:r w:rsidRPr="004640F6">
        <w:rPr>
          <w:spacing w:val="-2"/>
          <w:rtl/>
        </w:rPr>
        <w:t xml:space="preserve"> קיסמים </w:t>
      </w:r>
      <w:ins w:id="104155" w:author="קלוד" w:date="2026-10-11T13:11:34Z">
        <w:r>
          <w:rPr>
            <w:spacing w:val="-2"/>
            <w:rtl/>
          </w:rPr>
          <w:t xml:space="preserve">ויזרקם</w:t>
        </w:r>
      </w:ins>
      <w:del w:id="104156" w:author="קלוד" w:date="2026-10-11T13:11:34Z">
        <w:r w:rsidRPr="004640F6">
          <w:rPr>
            <w:spacing w:val="-2"/>
            <w:rtl/>
          </w:rPr>
          <w:delText xml:space="preserve">ולישדי</w:delText>
        </w:r>
      </w:del>
      <w:r w:rsidRPr="004640F6">
        <w:rPr>
          <w:spacing w:val="-2"/>
          <w:rtl/>
        </w:rPr>
        <w:t xml:space="preserve"> </w:t>
      </w:r>
      <w:ins w:id="91589" w:author="מנוע מכני" w:date="2026-10-11T12:04:39Z">
        <w:r>
          <w:rPr>
            <w:spacing w:val="-2"/>
            <w:rtl/>
          </w:rPr>
          <w:t xml:space="preserve">שם</w:t>
        </w:r>
      </w:ins>
      <w:del w:id="91590" w:author="מנוע מכני" w:date="2026-10-11T12:04:39Z">
        <w:r w:rsidRPr="004640F6">
          <w:rPr>
            <w:spacing w:val="-2"/>
            <w:rtl/>
          </w:rPr>
          <w:delText xml:space="preserve">התם</w:delText>
        </w:r>
      </w:del>
      <w:r w:rsidRPr="004640F6">
        <w:rPr>
          <w:spacing w:val="-2"/>
          <w:rtl/>
        </w:rPr>
        <w:t xml:space="preserve">, </w:t>
      </w:r>
      <w:ins w:id="104153" w:author="קלוד" w:date="2026-10-11T13:11:34Z">
        <w:r>
          <w:rPr>
            <w:spacing w:val="-2"/>
            <w:rtl/>
          </w:rPr>
          <w:t xml:space="preserve">דכששומעים</w:t>
        </w:r>
      </w:ins>
      <w:del w:id="104154" w:author="קלוד" w:date="2026-10-11T13:11:34Z">
        <w:r w:rsidRPr="004640F6">
          <w:rPr>
            <w:spacing w:val="-2"/>
            <w:rtl/>
          </w:rPr>
          <w:delText xml:space="preserve">דכי</w:delText>
        </w:r>
      </w:del>
      <w:r w:rsidRPr="004640F6">
        <w:rPr>
          <w:spacing w:val="-2"/>
          <w:rtl/>
        </w:rPr>
        <w:t xml:space="preserve"> </w:t>
      </w:r>
      <w:ins w:id="104151" w:author="קלוד" w:date="2026-10-11T13:11:34Z">
        <w:r>
          <w:rPr>
            <w:rStyle w:val="afffffe"/>
            <w:spacing w:val="-2"/>
            <w:rtl/>
          </w:rPr>
          <w:t xml:space="preserve">החתולים</w:t>
        </w:r>
      </w:ins>
      <w:del w:id="104152" w:author="קלוד" w:date="2026-10-11T13:11:34Z">
        <w:r w:rsidRPr="004640F6">
          <w:rPr>
            <w:spacing w:val="-2"/>
            <w:rtl/>
          </w:rPr>
          <w:delText xml:space="preserve">שמע</w:delText>
        </w:r>
      </w:del>
      <w:r w:rsidRPr="004640F6">
        <w:rPr>
          <w:spacing w:val="-2"/>
          <w:rtl/>
        </w:rPr>
        <w:t xml:space="preserve"> </w:t>
      </w:r>
      <w:ins w:id="104149" w:author="קלוד" w:date="2026-10-11T13:11:34Z">
        <w:r>
          <w:rPr>
            <w:spacing w:val="-2"/>
            <w:rtl/>
          </w:rPr>
          <w:t xml:space="preserve">קולו</w:t>
        </w:r>
      </w:ins>
      <w:del w:id="104150" w:author="קלוד" w:date="2026-10-11T13:11:34Z">
        <w:r w:rsidRPr="004640F6">
          <w:rPr>
            <w:spacing w:val="-2"/>
            <w:rtl/>
          </w:rPr>
          <w:delText xml:space="preserve">קלי</w:delText>
        </w:r>
      </w:del>
      <w:r w:rsidRPr="004640F6">
        <w:rPr>
          <w:spacing w:val="-2"/>
          <w:rtl/>
        </w:rPr>
        <w:t xml:space="preserve"> </w:t>
      </w:r>
      <w:ins w:id="104147" w:author="קלוד" w:date="2026-10-11T13:11:34Z">
        <w:r>
          <w:rPr>
            <w:spacing w:val="-2"/>
            <w:rtl/>
          </w:rPr>
          <w:t xml:space="preserve">-</w:t>
        </w:r>
      </w:ins>
      <w:del w:id="104148" w:author="קלוד" w:date="2026-10-11T13:11:34Z">
        <w:r w:rsidRPr="004640F6">
          <w:rPr>
            <w:spacing w:val="-2"/>
            <w:rtl/>
          </w:rPr>
          <w:delText xml:space="preserve">אכלי</w:delText>
        </w:r>
      </w:del>
      <w:r w:rsidRPr="004640F6">
        <w:rPr>
          <w:spacing w:val="-2"/>
          <w:rtl/>
        </w:rPr>
        <w:t xml:space="preserve"> </w:t>
      </w:r>
      <w:ins w:id="93337" w:author="מנוע מכני" w:date="2026-10-11T12:04:39Z">
        <w:ins w:id="104145" w:author="קלוד" w:date="2026-10-11T13:11:34Z">
          <w:r>
            <w:rPr>
              <w:spacing w:val="-2"/>
              <w:rtl/>
            </w:rPr>
            <w:t xml:space="preserve">אוכלים אותו.</w:t>
          </w:r>
        </w:ins>
        <w:del w:id="104146" w:author="קלוד" w:date="2026-10-11T13:11:34Z">
          <w:r>
            <w:rPr>
              <w:spacing w:val="-2"/>
              <w:rtl/>
            </w:rPr>
            <w:delText xml:space="preserve">לו</w:delText>
          </w:r>
          <w:r w:rsidRPr="004640F6">
            <w:rPr>
              <w:spacing w:val="-2"/>
              <w:rtl/>
            </w:rPr>
            <w:delText xml:space="preserve">.</w:delText>
          </w:r>
        </w:del>
      </w:ins>
      <w:del w:id="93338" w:author="מנוע מכני" w:date="2026-10-11T12:04:39Z">
        <w:r w:rsidRPr="004640F6">
          <w:rPr>
            <w:spacing w:val="-2"/>
            <w:rtl/>
          </w:rPr>
          <w:delText xml:space="preserve">ליה</w:delText>
        </w:r>
      </w:del>
    </w:p>
    <w:p w:rsidR="00E9703F" w:rsidRPr="006F178A" w:rsidRDefault="00E9703F" w:rsidP="00E9703F">
      <w:pPr>
        <w:rPr>
          <w:rtl/>
        </w:rPr>
      </w:pPr>
      <w:r w:rsidRPr="006F178A">
        <w:rPr>
          <w:rtl/>
        </w:rPr>
        <w:t xml:space="preserve">• </w:t>
      </w:r>
      <w:ins w:id="93339" w:author="מנוע מכני" w:date="2026-10-11T12:04:39Z">
        <w:ins w:id="104187" w:author="קלוד" w:date="2026-10-11T13:11:34Z">
          <w:r>
            <w:rPr>
              <w:rtl/>
            </w:rPr>
            <w:t xml:space="preserve">מי</w:t>
          </w:r>
        </w:ins>
        <w:del w:id="104188" w:author="קלוד" w:date="2026-10-11T13:11:34Z">
          <w:r>
            <w:rPr>
              <w:rtl/>
            </w:rPr>
            <w:delText xml:space="preserve">זה</w:delText>
          </w:r>
        </w:del>
      </w:ins>
      <w:del w:id="93340" w:author="מנוע מכני" w:date="2026-10-11T12:04:39Z">
        <w:r w:rsidRPr="006F178A">
          <w:rPr>
            <w:rtl/>
          </w:rPr>
          <w:delText xml:space="preserve">האי</w:delText>
        </w:r>
      </w:del>
      <w:r w:rsidRPr="006F178A">
        <w:rPr>
          <w:rtl/>
        </w:rPr>
        <w:t xml:space="preserve"> </w:t>
      </w:r>
      <w:ins w:id="104185" w:author="קלוד" w:date="2026-10-11T13:11:34Z">
        <w:r>
          <w:rPr>
            <w:rStyle w:val="afffffe"/>
            <w:rtl/>
          </w:rPr>
          <w:t xml:space="preserve">שנחש</w:t>
        </w:r>
      </w:ins>
      <w:del w:id="104186" w:author="קלוד" w:date="2026-10-11T13:11:34Z">
        <w:r w:rsidRPr="006F178A">
          <w:rPr>
            <w:rtl/>
          </w:rPr>
          <w:delText xml:space="preserve">מאן</w:delText>
        </w:r>
      </w:del>
      <w:r w:rsidRPr="006F178A">
        <w:rPr>
          <w:rtl/>
        </w:rPr>
        <w:t xml:space="preserve"> </w:t>
      </w:r>
      <w:ins w:id="104183" w:author="קלוד" w:date="2026-10-11T13:11:34Z">
        <w:r>
          <w:rPr>
            <w:rtl/>
          </w:rPr>
          <w:t xml:space="preserve">רץ</w:t>
        </w:r>
      </w:ins>
      <w:del w:id="104184" w:author="קלוד" w:date="2026-10-11T13:11:34Z">
        <w:r w:rsidRPr="006F178A">
          <w:rPr>
            <w:rtl/>
          </w:rPr>
          <w:delText xml:space="preserve">דרהיט</w:delText>
        </w:r>
      </w:del>
      <w:r w:rsidRPr="006F178A">
        <w:rPr>
          <w:rtl/>
        </w:rPr>
        <w:t xml:space="preserve"> </w:t>
      </w:r>
      <w:ins w:id="104181" w:author="קלוד" w:date="2026-10-11T13:11:34Z">
        <w:r>
          <w:rPr>
            <w:rtl/>
          </w:rPr>
          <w:t xml:space="preserve">אחריו</w:t>
        </w:r>
      </w:ins>
      <w:del w:id="104182" w:author="קלוד" w:date="2026-10-11T13:11:34Z">
        <w:r w:rsidRPr="006F178A">
          <w:rPr>
            <w:rtl/>
          </w:rPr>
          <w:delText xml:space="preserve">אבתריה</w:delText>
        </w:r>
      </w:del>
      <w:r w:rsidRPr="006F178A">
        <w:rPr>
          <w:rtl/>
        </w:rPr>
        <w:t xml:space="preserve"> - </w:t>
      </w:r>
      <w:r>
        <w:rPr>
          <w:rFonts w:hint="cs"/>
          <w:rtl/>
        </w:rPr>
        <w:t>ירוץ</w:t>
      </w:r>
      <w:r w:rsidRPr="006F178A">
        <w:rPr>
          <w:rtl/>
        </w:rPr>
        <w:t xml:space="preserve"> בין החולות.</w:t>
      </w:r>
    </w:p>
    <w:p>
      <w:pPr>
        <w:pStyle w:val="afffff8"/>
        <w:rPr>
          <w:ins w:id="90461" w:author="קלוד" w:date="2026-10-11T12:33:55Z"/>
        </w:rPr>
      </w:pPr>
      <w:ins w:id="90462" w:author="קלוד" w:date="2026-10-11T12:33:55Z">
        <w:r>
          <w:rPr>
            <w:color w:val="7B3F00"/>
          </w:rPr>
          <w:t xml:space="preserve">אשה שראתה נחש - מה תקנתה</w:t>
        </w:r>
      </w:ins>
    </w:p>
    <w:p w:rsidR="00E9703F" w:rsidRPr="006F178A" w:rsidRDefault="00E9703F" w:rsidP="00844CDB">
      <w:pPr>
        <w:rPr>
          <w:rtl/>
        </w:rPr>
      </w:pPr>
      <w:r w:rsidRPr="006F178A">
        <w:rPr>
          <w:rtl/>
        </w:rPr>
        <w:t xml:space="preserve">• </w:t>
      </w:r>
      <w:r w:rsidRPr="006F178A">
        <w:rPr>
          <w:rFonts w:hint="cs"/>
          <w:rtl/>
        </w:rPr>
        <w:t xml:space="preserve">אשה שראתה </w:t>
      </w:r>
      <w:ins w:id="104209" w:author="קלוד" w:date="2026-10-11T13:11:34Z">
        <w:r>
          <w:rPr>
            <w:rFonts w:hint="cs"/>
            <w:rtl/>
          </w:rPr>
          <w:t xml:space="preserve">נחש</w:t>
        </w:r>
      </w:ins>
      <w:del w:id="104210" w:author="קלוד" w:date="2026-10-11T13:11:34Z">
        <w:r w:rsidRPr="006F178A">
          <w:rPr>
            <w:rFonts w:hint="cs"/>
            <w:rtl/>
          </w:rPr>
          <w:delText xml:space="preserve">נחש</w:delText>
        </w:r>
        <w:r w:rsidR="00844CDB">
          <w:rPr>
            <w:rtl/>
          </w:rPr>
          <w:delText xml:space="preserve">,</w:delText>
        </w:r>
      </w:del>
      <w:r w:rsidR="00844CDB">
        <w:rPr>
          <w:rtl/>
        </w:rPr>
        <w:t xml:space="preserve"> ולא ידעה </w:t>
      </w:r>
      <w:ins w:id="94839" w:author="מנוע מכני" w:date="2026-10-11T12:04:39Z">
        <w:r>
          <w:rPr>
            <w:rtl/>
          </w:rPr>
          <w:t xml:space="preserve">אם </w:t>
        </w:r>
      </w:ins>
      <w:del w:id="94840" w:author="מנוע מכני" w:date="2026-10-11T12:04:39Z">
        <w:r w:rsidR="00844CDB">
          <w:rPr>
            <w:rtl/>
          </w:rPr>
          <w:delText xml:space="preserve">אי </w:delText>
        </w:r>
      </w:del>
      <w:r w:rsidR="00844CDB">
        <w:rPr>
          <w:rFonts w:hint="cs"/>
          <w:rtl/>
        </w:rPr>
        <w:t>נתן</w:t>
      </w:r>
      <w:r w:rsidR="00844CDB">
        <w:rPr>
          <w:rtl/>
        </w:rPr>
        <w:t xml:space="preserve"> דעת</w:t>
      </w:r>
      <w:r w:rsidR="00844CDB">
        <w:rPr>
          <w:rFonts w:hint="cs"/>
          <w:rtl/>
        </w:rPr>
        <w:t xml:space="preserve">ו </w:t>
      </w:r>
      <w:ins w:id="93341" w:author="מנוע מכני" w:date="2026-10-11T12:04:39Z">
        <w:ins w:id="104207" w:author="קלוד" w:date="2026-10-11T13:11:34Z">
          <w:r>
            <w:rPr>
              <w:rFonts w:hint="cs"/>
              <w:rtl/>
            </w:rPr>
            <w:t xml:space="preserve">עליה</w:t>
          </w:r>
        </w:ins>
        <w:del w:id="104208" w:author="קלוד" w:date="2026-10-11T13:11:34Z">
          <w:r>
            <w:rPr>
              <w:rFonts w:hint="cs"/>
              <w:rtl/>
            </w:rPr>
            <w:delText xml:space="preserve">עליו</w:delText>
          </w:r>
        </w:del>
      </w:ins>
      <w:del w:id="93342" w:author="מנוע מכני" w:date="2026-10-11T12:04:39Z">
        <w:r w:rsidR="00844CDB">
          <w:rPr>
            <w:rFonts w:hint="cs"/>
            <w:rtl/>
          </w:rPr>
          <w:delText xml:space="preserve">עליה</w:delText>
        </w:r>
      </w:del>
      <w:r w:rsidR="00844CDB">
        <w:rPr>
          <w:rFonts w:hint="cs"/>
          <w:rtl/>
        </w:rPr>
        <w:t xml:space="preserve"> או </w:t>
      </w:r>
      <w:ins w:id="104205" w:author="קלוד" w:date="2026-10-11T13:11:34Z">
        <w:r>
          <w:rPr>
            <w:rFonts w:hint="cs"/>
            <w:rtl/>
          </w:rPr>
          <w:t xml:space="preserve">לא -</w:t>
        </w:r>
      </w:ins>
      <w:del w:id="104206" w:author="קלוד" w:date="2026-10-11T13:11:34Z">
        <w:r w:rsidR="00844CDB">
          <w:rPr>
            <w:rFonts w:hint="cs"/>
            <w:rtl/>
          </w:rPr>
          <w:delText xml:space="preserve">לא</w:delText>
        </w:r>
        <w:r w:rsidR="00844CDB">
          <w:rPr>
            <w:rFonts w:hint="cs"/>
            <w:rtl/>
          </w:rPr>
          <w:delText xml:space="preserve">,</w:delText>
        </w:r>
      </w:del>
      <w:r w:rsidR="00844CDB">
        <w:rPr>
          <w:rFonts w:hint="cs"/>
          <w:rtl/>
        </w:rPr>
        <w:t xml:space="preserve"> תזרוק </w:t>
      </w:r>
      <w:ins w:id="104203" w:author="קלוד" w:date="2026-10-11T13:11:34Z">
        <w:r>
          <w:rPr>
            <w:rFonts w:hint="cs"/>
            <w:rtl/>
          </w:rPr>
          <w:t xml:space="preserve">בגדה</w:t>
        </w:r>
      </w:ins>
      <w:del w:id="104204" w:author="קלוד" w:date="2026-10-11T13:11:34Z">
        <w:r w:rsidR="00844CDB">
          <w:rPr>
            <w:rFonts w:hint="cs"/>
            <w:rtl/>
          </w:rPr>
          <w:delText xml:space="preserve">בגד</w:delText>
        </w:r>
      </w:del>
      <w:r w:rsidR="00844CDB">
        <w:rPr>
          <w:rFonts w:hint="cs"/>
          <w:rtl/>
        </w:rPr>
        <w:t xml:space="preserve"> </w:t>
      </w:r>
      <w:ins w:id="104201" w:author="קלוד" w:date="2026-10-11T13:11:34Z">
        <w:r>
          <w:rPr>
            <w:rFonts w:hint="cs"/>
            <w:rtl/>
          </w:rPr>
          <w:t xml:space="preserve">לפניו:</w:t>
        </w:r>
      </w:ins>
      <w:del w:id="104202" w:author="קלוד" w:date="2026-10-11T13:11:34Z">
        <w:r w:rsidR="00844CDB">
          <w:rPr>
            <w:rFonts w:hint="cs"/>
            <w:rtl/>
          </w:rPr>
          <w:delText xml:space="preserve">שלה לפניו ותראה</w:delText>
        </w:r>
      </w:del>
      <w:r w:rsidR="00844CDB">
        <w:rPr>
          <w:rFonts w:hint="cs"/>
          <w:rtl/>
        </w:rPr>
        <w:t xml:space="preserve"> </w:t>
      </w:r>
      <w:ins w:id="94841" w:author="מנוע מכני" w:date="2026-10-11T12:04:39Z">
        <w:r>
          <w:rPr>
            <w:rFonts w:hint="cs"/>
            <w:rtl/>
          </w:rPr>
          <w:t xml:space="preserve">אם </w:t>
        </w:r>
      </w:ins>
      <w:del w:id="94842" w:author="מנוע מכני" w:date="2026-10-11T12:04:39Z">
        <w:r w:rsidR="00844CDB">
          <w:rPr>
            <w:rFonts w:hint="cs"/>
            <w:rtl/>
          </w:rPr>
          <w:delText xml:space="preserve">אי </w:delText>
        </w:r>
      </w:del>
      <w:r w:rsidR="00844CDB">
        <w:rPr>
          <w:rFonts w:hint="cs"/>
          <w:rtl/>
        </w:rPr>
        <w:t xml:space="preserve">נכרך </w:t>
      </w:r>
      <w:ins w:id="104199" w:author="קלוד" w:date="2026-10-11T13:11:34Z">
        <w:r>
          <w:rPr>
            <w:rFonts w:hint="cs"/>
            <w:rtl/>
          </w:rPr>
          <w:t xml:space="preserve">בו -</w:t>
        </w:r>
      </w:ins>
      <w:del w:id="104200" w:author="קלוד" w:date="2026-10-11T13:11:34Z">
        <w:r w:rsidR="00844CDB">
          <w:rPr>
            <w:rFonts w:hint="cs"/>
            <w:rtl/>
          </w:rPr>
          <w:delText xml:space="preserve">בזה</w:delText>
        </w:r>
      </w:del>
      <w:r w:rsidR="00844CDB">
        <w:rPr>
          <w:rFonts w:hint="cs"/>
          <w:rtl/>
        </w:rPr>
        <w:t xml:space="preserve"> דעתו </w:t>
      </w:r>
      <w:ins w:id="93343" w:author="מנוע מכני" w:date="2026-10-11T12:04:39Z">
        <w:ins w:id="104197" w:author="קלוד" w:date="2026-10-11T13:11:34Z">
          <w:r>
            <w:rPr>
              <w:rFonts w:hint="cs"/>
              <w:rtl/>
            </w:rPr>
            <w:t xml:space="preserve">עליה,</w:t>
          </w:r>
        </w:ins>
        <w:del w:id="104198" w:author="קלוד" w:date="2026-10-11T13:11:34Z">
          <w:r>
            <w:rPr>
              <w:rFonts w:hint="cs"/>
              <w:rtl/>
            </w:rPr>
            <w:delText xml:space="preserve">עליו</w:delText>
          </w:r>
        </w:del>
      </w:ins>
      <w:del w:id="93344" w:author="מנוע מכני" w:date="2026-10-11T12:04:39Z">
        <w:r w:rsidR="00844CDB">
          <w:rPr>
            <w:rFonts w:hint="cs"/>
            <w:rtl/>
          </w:rPr>
          <w:delText xml:space="preserve">עליה</w:delText>
        </w:r>
      </w:del>
      <w:r w:rsidR="00844CDB">
        <w:rPr>
          <w:rFonts w:hint="cs"/>
          <w:rtl/>
        </w:rPr>
        <w:t xml:space="preserve"> </w:t>
      </w:r>
      <w:ins w:id="94843" w:author="מנוע מכני" w:date="2026-10-11T12:04:39Z">
        <w:r>
          <w:rPr>
            <w:rFonts w:hint="cs"/>
            <w:rtl/>
          </w:rPr>
          <w:t xml:space="preserve">ואם </w:t>
        </w:r>
      </w:ins>
      <w:del w:id="94844" w:author="מנוע מכני" w:date="2026-10-11T12:04:39Z">
        <w:r w:rsidR="00844CDB">
          <w:rPr>
            <w:rFonts w:hint="cs"/>
            <w:rtl/>
          </w:rPr>
          <w:delText xml:space="preserve">ואי </w:delText>
        </w:r>
      </w:del>
      <w:r w:rsidR="00844CDB">
        <w:rPr>
          <w:rFonts w:hint="cs"/>
          <w:rtl/>
        </w:rPr>
        <w:t xml:space="preserve">לא</w:t>
      </w:r>
      <w:r w:rsidR="00844CDB">
        <w:rPr>
          <w:rFonts w:hint="cs"/>
          <w:rtl/>
        </w:rPr>
        <w:t xml:space="preserve"> </w:t>
      </w:r>
      <w:ins w:id="104195" w:author="קלוד" w:date="2026-10-11T13:11:34Z">
        <w:r>
          <w:rPr>
            <w:rtl/>
          </w:rPr>
          <w:t xml:space="preserve">-</w:t>
        </w:r>
      </w:ins>
      <w:del w:id="104196" w:author="קלוד" w:date="2026-10-11T13:11:34Z">
        <w:r w:rsidR="00844CDB">
          <w:rPr>
            <w:rtl/>
          </w:rPr>
          <w:delText xml:space="preserve">–</w:delText>
        </w:r>
      </w:del>
      <w:r w:rsidR="00844CDB">
        <w:rPr>
          <w:rFonts w:hint="cs"/>
          <w:rtl/>
        </w:rPr>
        <w:t xml:space="preserve"> </w:t>
      </w:r>
      <w:r w:rsidR="00844CDB">
        <w:rPr>
          <w:rFonts w:hint="cs"/>
          <w:rtl/>
        </w:rPr>
        <w:t xml:space="preserve">לא</w:t>
      </w:r>
      <w:r w:rsidR="00844CDB">
        <w:rPr>
          <w:rFonts w:hint="cs"/>
          <w:rtl/>
        </w:rPr>
        <w:t xml:space="preserve"> נתן דעתו </w:t>
      </w:r>
      <w:ins w:id="93345" w:author="מנוע מכני" w:date="2026-10-11T12:04:39Z">
        <w:ins w:id="104193" w:author="קלוד" w:date="2026-10-11T13:11:34Z">
          <w:r>
            <w:rPr>
              <w:rFonts w:hint="cs"/>
              <w:rtl/>
            </w:rPr>
            <w:t xml:space="preserve">עליה.</w:t>
          </w:r>
        </w:ins>
        <w:del w:id="104194" w:author="קלוד" w:date="2026-10-11T13:11:34Z">
          <w:r>
            <w:rPr>
              <w:rFonts w:hint="cs"/>
              <w:rtl/>
            </w:rPr>
            <w:delText xml:space="preserve">עליו</w:delText>
          </w:r>
          <w:r w:rsidR="00844CDB">
            <w:rPr>
              <w:rFonts w:hint="cs"/>
              <w:rtl/>
            </w:rPr>
            <w:delText xml:space="preserve">,</w:delText>
          </w:r>
        </w:del>
      </w:ins>
      <w:del w:id="93346" w:author="מנוע מכני" w:date="2026-10-11T12:04:39Z">
        <w:r w:rsidR="00844CDB">
          <w:rPr>
            <w:rFonts w:hint="cs"/>
            <w:rtl/>
          </w:rPr>
          <w:delText xml:space="preserve">עליה</w:delText>
        </w:r>
      </w:del>
      <w:r w:rsidR="00844CDB">
        <w:rPr>
          <w:rFonts w:hint="cs"/>
          <w:rtl/>
        </w:rPr>
        <w:t xml:space="preserve"> </w:t>
      </w:r>
      <w:ins w:id="93347" w:author="מנוע מכני" w:date="2026-10-11T12:04:39Z">
        <w:ins w:id="104191" w:author="קלוד" w:date="2026-10-11T13:11:34Z">
          <w:r>
            <w:rPr>
              <w:rtl/>
            </w:rPr>
            <w:t xml:space="preserve">ותקנתה</w:t>
          </w:r>
        </w:ins>
        <w:del w:id="104192" w:author="קלוד" w:date="2026-10-11T13:11:34Z">
          <w:r>
            <w:rPr>
              <w:rtl/>
            </w:rPr>
            <w:delText xml:space="preserve">מה</w:delText>
          </w:r>
          <w:r w:rsidRPr="006F178A">
            <w:rPr>
              <w:rtl/>
            </w:rPr>
            <w:delText xml:space="preserve"> תקנתה</w:delText>
          </w:r>
        </w:del>
      </w:ins>
      <w:del w:id="93348" w:author="מנוע מכני" w:date="2026-10-11T12:04:39Z">
        <w:r w:rsidRPr="006F178A">
          <w:rPr>
            <w:rtl/>
          </w:rPr>
          <w:delText xml:space="preserve">מאי</w:delText>
        </w:r>
      </w:del>
      <w:r w:rsidRPr="006F178A">
        <w:rPr>
          <w:rtl/>
        </w:rPr>
        <w:t xml:space="preserve"> </w:t>
      </w:r>
      <w:r w:rsidR="00844CDB">
        <w:rPr>
          <w:rFonts w:hint="cs"/>
          <w:rtl/>
        </w:rPr>
        <w:t xml:space="preserve">- </w:t>
      </w:r>
      <w:r w:rsidR="00844CDB">
        <w:rPr>
          <w:rtl/>
        </w:rPr>
        <w:t xml:space="preserve">תשמש </w:t>
      </w:r>
      <w:ins w:id="104189" w:author="קלוד" w:date="2026-10-11T13:11:34Z">
        <w:r>
          <w:rPr>
            <w:rStyle w:val="afffffe"/>
            <w:rFonts w:hint="cs"/>
            <w:rtl/>
          </w:rPr>
          <w:t xml:space="preserve">עם בעלה</w:t>
        </w:r>
        <w:r>
          <w:rPr>
            <w:rFonts w:hint="cs"/>
            <w:rtl/>
          </w:rPr>
          <w:t xml:space="preserve"> לפניו.</w:t>
        </w:r>
      </w:ins>
      <w:del w:id="104190" w:author="קלוד" w:date="2026-10-11T13:11:34Z">
        <w:r w:rsidR="00844CDB">
          <w:rPr>
            <w:rFonts w:hint="cs"/>
            <w:rtl/>
          </w:rPr>
          <w:delText xml:space="preserve">לפניו</w:delText>
        </w:r>
      </w:del>
    </w:p>
    <w:p>
      <w:pPr>
        <w:pStyle w:val="38"/>
        <w:rPr>
          <w:ins w:id="98390" w:author="מנוע מכני" w:date="2026-10-11T12:04:39Z"/>
        </w:rPr>
      </w:pPr>
      <w:del w:id="98389" w:author="מנוע מכני" w:date="2026-10-11T12:04:39Z">
        <w:r w:rsidRPr="004640F6">
          <w:delText xml:space="preserve">•</w:delText>
        </w:r>
      </w:del>
      <w:r w:rsidRPr="004640F6">
        <w:t xml:space="preserve"> א"ד:</w:t>
      </w:r>
    </w:p>
    <w:p w:rsidR="00E9703F" w:rsidRPr="004640F6" w:rsidRDefault="00E9703F" w:rsidP="00E9703F">
      <w:pPr>
        <w:rPr>
          <w:spacing w:val="-2"/>
          <w:rtl/>
        </w:rPr>
      </w:pPr>
      <w:del w:id="98391" w:author="מנוע מכני" w:date="2026-10-11T12:04:39Z">
        <w:r w:rsidRPr="004640F6">
          <w:rPr>
            <w:spacing w:val="-2"/>
            <w:rtl/>
          </w:rPr>
          <w:delText xml:space="preserve"> </w:delText>
        </w:r>
      </w:del>
      <w:r w:rsidRPr="004640F6">
        <w:rPr>
          <w:spacing w:val="-2"/>
          <w:rtl/>
        </w:rPr>
        <w:t xml:space="preserve">כ"</w:t>
      </w:r>
      <w:r w:rsidRPr="004640F6">
        <w:rPr>
          <w:rFonts w:hint="cs"/>
          <w:spacing w:val="-2"/>
          <w:rtl/>
        </w:rPr>
        <w:t>ש</w:t>
      </w:r>
      <w:r w:rsidRPr="004640F6">
        <w:rPr>
          <w:spacing w:val="-2"/>
          <w:rtl/>
        </w:rPr>
        <w:t xml:space="preserve"> </w:t>
      </w:r>
      <w:ins w:id="104227" w:author="קלוד" w:date="2026-10-11T13:11:34Z">
        <w:r>
          <w:rPr>
            <w:spacing w:val="-2"/>
            <w:rtl/>
          </w:rPr>
          <w:t xml:space="preserve">שיתגבר</w:t>
        </w:r>
      </w:ins>
      <w:del w:id="104228" w:author="קלוד" w:date="2026-10-11T13:11:34Z">
        <w:r w:rsidRPr="004640F6">
          <w:rPr>
            <w:spacing w:val="-2"/>
            <w:rtl/>
          </w:rPr>
          <w:delText xml:space="preserve">דתקיף</w:delText>
        </w:r>
      </w:del>
      <w:r w:rsidRPr="004640F6">
        <w:rPr>
          <w:spacing w:val="-2"/>
          <w:rtl/>
        </w:rPr>
        <w:t xml:space="preserve"> </w:t>
      </w:r>
      <w:ins w:id="93349" w:author="מנוע מכני" w:date="2026-10-11T12:04:39Z">
        <w:ins w:id="104225" w:author="קלוד" w:date="2026-10-11T13:11:34Z">
          <w:r>
            <w:rPr>
              <w:spacing w:val="-2"/>
              <w:rtl/>
            </w:rPr>
            <w:t xml:space="preserve">יצרו.</w:t>
          </w:r>
        </w:ins>
        <w:del w:id="104226" w:author="קלוד" w:date="2026-10-11T13:11:34Z">
          <w:r>
            <w:rPr>
              <w:spacing w:val="-2"/>
              <w:rtl/>
            </w:rPr>
            <w:delText xml:space="preserve">לו</w:delText>
          </w:r>
        </w:del>
      </w:ins>
      <w:del w:id="93350" w:author="מנוע מכני" w:date="2026-10-11T12:04:39Z">
        <w:r w:rsidRPr="004640F6">
          <w:rPr>
            <w:spacing w:val="-2"/>
            <w:rtl/>
          </w:rPr>
          <w:delText xml:space="preserve">ליה</w:delText>
        </w:r>
      </w:del>
      <w:r w:rsidRPr="004640F6">
        <w:rPr>
          <w:spacing w:val="-2"/>
          <w:rtl/>
        </w:rPr>
        <w:t xml:space="preserve"> </w:t>
      </w:r>
      <w:ins w:id="104223" w:author="קלוד" w:date="2026-10-11T13:11:34Z">
        <w:r>
          <w:rPr>
            <w:spacing w:val="-2"/>
            <w:rtl/>
          </w:rPr>
          <w:t xml:space="preserve">אלא</w:t>
        </w:r>
      </w:ins>
      <w:del w:id="104224" w:author="קלוד" w:date="2026-10-11T13:11:34Z">
        <w:r w:rsidRPr="004640F6">
          <w:rPr>
            <w:spacing w:val="-2"/>
            <w:rtl/>
          </w:rPr>
          <w:delText xml:space="preserve">יצריה.</w:delText>
        </w:r>
      </w:del>
      <w:r w:rsidRPr="004640F6">
        <w:rPr>
          <w:spacing w:val="-2"/>
          <w:rtl/>
        </w:rPr>
        <w:t xml:space="preserve"> </w:t>
      </w:r>
      <w:ins w:id="104221" w:author="קלוד" w:date="2026-10-11T13:11:34Z">
        <w:r>
          <w:rPr>
            <w:spacing w:val="-2"/>
            <w:rtl/>
          </w:rPr>
          <w:t xml:space="preserve">תיקח</w:t>
        </w:r>
      </w:ins>
      <w:del w:id="104222" w:author="קלוד" w:date="2026-10-11T13:11:34Z">
        <w:r w:rsidRPr="004640F6">
          <w:rPr>
            <w:spacing w:val="-2"/>
            <w:rtl/>
          </w:rPr>
          <w:delText xml:space="preserve">אלא,</w:delText>
        </w:r>
      </w:del>
      <w:r w:rsidRPr="004640F6">
        <w:rPr>
          <w:spacing w:val="-2"/>
          <w:rtl/>
        </w:rPr>
        <w:t xml:space="preserve"> </w:t>
      </w:r>
      <w:ins w:id="104219" w:author="קלוד" w:date="2026-10-11T13:11:34Z">
        <w:r>
          <w:rPr>
            <w:spacing w:val="-2"/>
            <w:rtl/>
          </w:rPr>
          <w:t xml:space="preserve">משערה</w:t>
        </w:r>
      </w:ins>
      <w:del w:id="104220" w:author="קלוד" w:date="2026-10-11T13:11:34Z">
        <w:r w:rsidRPr="004640F6">
          <w:rPr>
            <w:spacing w:val="-2"/>
            <w:rtl/>
          </w:rPr>
          <w:delText xml:space="preserve">תשקול</w:delText>
        </w:r>
      </w:del>
      <w:r w:rsidRPr="004640F6">
        <w:rPr>
          <w:spacing w:val="-2"/>
          <w:rtl/>
        </w:rPr>
        <w:t xml:space="preserve"> </w:t>
      </w:r>
      <w:ins w:id="104217" w:author="קלוד" w:date="2026-10-11T13:11:34Z">
        <w:r>
          <w:rPr>
            <w:spacing w:val="-2"/>
            <w:rtl/>
          </w:rPr>
          <w:t xml:space="preserve">ומציפורניה</w:t>
        </w:r>
      </w:ins>
      <w:del w:id="104218" w:author="קלוד" w:date="2026-10-11T13:11:34Z">
        <w:r w:rsidRPr="004640F6">
          <w:rPr>
            <w:spacing w:val="-2"/>
            <w:rtl/>
          </w:rPr>
          <w:delText xml:space="preserve">שיערה</w:delText>
        </w:r>
      </w:del>
      <w:r w:rsidRPr="004640F6">
        <w:rPr>
          <w:spacing w:val="-2"/>
          <w:rtl/>
        </w:rPr>
        <w:t xml:space="preserve"> </w:t>
      </w:r>
      <w:ins w:id="104215" w:author="קלוד" w:date="2026-10-11T13:11:34Z">
        <w:r>
          <w:rPr>
            <w:spacing w:val="-2"/>
            <w:rtl/>
          </w:rPr>
          <w:t xml:space="preserve">ותזרוק</w:t>
        </w:r>
      </w:ins>
      <w:del w:id="104216" w:author="קלוד" w:date="2026-10-11T13:11:34Z">
        <w:r w:rsidRPr="004640F6">
          <w:rPr>
            <w:spacing w:val="-2"/>
            <w:rtl/>
          </w:rPr>
          <w:delText xml:space="preserve">וציפרניה ותשדי</w:delText>
        </w:r>
      </w:del>
      <w:r w:rsidRPr="004640F6">
        <w:rPr>
          <w:spacing w:val="-2"/>
          <w:rtl/>
        </w:rPr>
        <w:t xml:space="preserve"> </w:t>
      </w:r>
      <w:ins w:id="93351" w:author="מנוע מכני" w:date="2026-10-11T12:04:39Z">
        <w:r>
          <w:rPr>
            <w:spacing w:val="-2"/>
            <w:rtl/>
          </w:rPr>
          <w:t xml:space="preserve">בו</w:t>
        </w:r>
      </w:ins>
      <w:del w:id="93352" w:author="מנוע מכני" w:date="2026-10-11T12:04:39Z">
        <w:r w:rsidRPr="004640F6">
          <w:rPr>
            <w:spacing w:val="-2"/>
            <w:rtl/>
          </w:rPr>
          <w:delText xml:space="preserve">ביה</w:delText>
        </w:r>
      </w:del>
      <w:r w:rsidRPr="004640F6">
        <w:rPr>
          <w:spacing w:val="-2"/>
          <w:rtl/>
        </w:rPr>
        <w:t xml:space="preserve">, </w:t>
      </w:r>
      <w:ins w:id="95761" w:author="מנוע מכני" w:date="2026-10-11T12:04:39Z">
        <w:ins w:id="104213" w:author="קלוד" w:date="2026-10-11T13:11:34Z">
          <w:r>
            <w:rPr>
              <w:spacing w:val="-2"/>
              <w:rtl/>
            </w:rPr>
            <w:t xml:space="preserve">ותאמר:</w:t>
          </w:r>
        </w:ins>
        <w:del w:id="104214" w:author="קלוד" w:date="2026-10-11T13:11:34Z">
          <w:r>
            <w:rPr>
              <w:spacing w:val="-2"/>
              <w:rtl/>
            </w:rPr>
            <w:delText xml:space="preserve">ותאמר</w:delText>
          </w:r>
        </w:del>
      </w:ins>
      <w:del w:id="95762" w:author="מנוע מכני" w:date="2026-10-11T12:04:39Z">
        <w:r w:rsidRPr="004640F6">
          <w:rPr>
            <w:spacing w:val="-2"/>
            <w:rtl/>
          </w:rPr>
          <w:delText xml:space="preserve">ותימא</w:delText>
        </w:r>
      </w:del>
      <w:r w:rsidRPr="004640F6">
        <w:rPr>
          <w:spacing w:val="-2"/>
          <w:rtl/>
        </w:rPr>
        <w:t xml:space="preserve"> </w:t>
      </w:r>
      <w:ins w:id="104211" w:author="קלוד" w:date="2026-10-11T13:11:34Z">
        <w:r>
          <w:rPr>
            <w:spacing w:val="-2"/>
            <w:rtl/>
          </w:rPr>
          <w:t xml:space="preserve">נדה</w:t>
        </w:r>
      </w:ins>
      <w:del w:id="104212" w:author="קלוד" w:date="2026-10-11T13:11:34Z">
        <w:r w:rsidRPr="004640F6">
          <w:rPr>
            <w:spacing w:val="-2"/>
            <w:rtl/>
          </w:rPr>
          <w:delText xml:space="preserve">דישתנא</w:delText>
        </w:r>
      </w:del>
      <w:r w:rsidRPr="004640F6">
        <w:rPr>
          <w:spacing w:val="-2"/>
          <w:rtl/>
        </w:rPr>
        <w:t xml:space="preserve"> </w:t>
      </w:r>
      <w:ins w:id="96157" w:author="מנוע מכני" w:date="2026-10-11T12:04:39Z">
        <w:r>
          <w:rPr>
            <w:spacing w:val="-2"/>
            <w:rtl/>
          </w:rPr>
          <w:t xml:space="preserve">אני</w:t>
        </w:r>
      </w:ins>
      <w:del w:id="96158" w:author="מנוע מכני" w:date="2026-10-11T12:04:39Z">
        <w:r w:rsidRPr="004640F6">
          <w:rPr>
            <w:spacing w:val="-2"/>
            <w:rtl/>
          </w:rPr>
          <w:delText xml:space="preserve">אנא</w:delText>
        </w:r>
      </w:del>
      <w:r w:rsidRPr="004640F6">
        <w:rPr>
          <w:spacing w:val="-2"/>
          <w:rtl/>
        </w:rPr>
        <w:t xml:space="preserve">.</w:t>
      </w:r>
    </w:p>
    <w:p w:rsidR="00E9703F" w:rsidRPr="006F178A" w:rsidRDefault="00E9703F" w:rsidP="00E9703F">
      <w:pPr>
        <w:rPr>
          <w:rtl/>
        </w:rPr>
      </w:pPr>
      <w:r w:rsidRPr="006F178A">
        <w:rPr>
          <w:rtl/>
        </w:rPr>
        <w:lastRenderedPageBreak/>
        <w:t xml:space="preserve">• </w:t>
      </w:r>
      <w:ins w:id="93353" w:author="מנוע מכני" w:date="2026-10-11T12:04:39Z">
        <w:ins w:id="104271" w:author="קלוד" w:date="2026-10-11T13:11:34Z">
          <w:r>
            <w:rPr>
              <w:rtl/>
            </w:rPr>
            <w:t xml:space="preserve">אשה</w:t>
          </w:r>
        </w:ins>
        <w:del w:id="104272" w:author="קלוד" w:date="2026-10-11T13:11:34Z">
          <w:r>
            <w:rPr>
              <w:rtl/>
            </w:rPr>
            <w:delText xml:space="preserve">זה</w:delText>
          </w:r>
        </w:del>
      </w:ins>
      <w:del w:id="93354" w:author="מנוע מכני" w:date="2026-10-11T12:04:39Z">
        <w:r w:rsidRPr="006F178A">
          <w:rPr>
            <w:rtl/>
          </w:rPr>
          <w:lastRenderedPageBreak/>
          <w:delText xml:space="preserve">האי</w:delText>
        </w:r>
      </w:del>
      <w:r w:rsidRPr="006F178A">
        <w:rPr>
          <w:rtl/>
        </w:rPr>
        <w:lastRenderedPageBreak/>
        <w:t xml:space="preserve"> </w:t>
      </w:r>
      <w:ins w:id="104269" w:author="קלוד" w:date="2026-10-11T13:11:34Z">
        <w:r>
          <w:rPr>
            <w:rtl/>
          </w:rPr>
          <w:t xml:space="preserve">שנכנס</w:t>
        </w:r>
      </w:ins>
      <w:del w:id="104270" w:author="קלוד" w:date="2026-10-11T13:11:34Z">
        <w:r w:rsidRPr="006F178A">
          <w:rPr>
            <w:rtl/>
          </w:rPr>
          <w:lastRenderedPageBreak/>
          <w:delText xml:space="preserve">איתתא </w:delText>
        </w:r>
        <w:r>
          <w:rPr>
            <w:rtl/>
          </w:rPr>
          <w:delText xml:space="preserve">דנכנס</w:delText>
        </w:r>
      </w:del>
      <w:ins w:id="96159" w:author="מנוע מכני" w:date="2026-10-11T12:04:39Z"/>
      <w:del w:id="96160" w:author="מנוע מכני" w:date="2026-10-11T12:04:39Z">
        <w:r w:rsidRPr="006F178A">
          <w:rPr>
            <w:rtl/>
          </w:rPr>
          <w:lastRenderedPageBreak/>
          <w:delText xml:space="preserve">דעייל</w:delText>
        </w:r>
      </w:del>
      <w:r w:rsidRPr="006F178A">
        <w:rPr>
          <w:rtl/>
        </w:rPr>
        <w:lastRenderedPageBreak/>
        <w:t xml:space="preserve"> בה </w:t>
      </w:r>
      <w:ins w:id="104267" w:author="קלוד" w:date="2026-10-11T13:11:34Z">
        <w:r>
          <w:rPr>
            <w:rFonts w:hint="cs"/>
            <w:rtl/>
          </w:rPr>
          <w:t xml:space="preserve">נחש</w:t>
        </w:r>
      </w:ins>
      <w:del w:id="104268" w:author="קלוד" w:date="2026-10-11T13:11:34Z">
        <w:r w:rsidRPr="006F178A">
          <w:rPr>
            <w:rFonts w:hint="cs"/>
            <w:rtl/>
          </w:rPr>
          <w:delText xml:space="preserve">נחש</w:delText>
        </w:r>
        <w:r w:rsidRPr="006F178A">
          <w:rPr>
            <w:rtl/>
          </w:rPr>
          <w:delText xml:space="preserve">,</w:delText>
        </w:r>
      </w:del>
      <w:r w:rsidRPr="006F178A">
        <w:rPr>
          <w:rtl/>
        </w:rPr>
        <w:t xml:space="preserve"> </w:t>
      </w:r>
      <w:ins w:id="104265" w:author="קלוד" w:date="2026-10-11T13:11:34Z">
        <w:r>
          <w:rPr>
            <w:rtl/>
          </w:rPr>
          <w:t xml:space="preserve">-</w:t>
        </w:r>
      </w:ins>
      <w:del w:id="104266" w:author="קלוד" w:date="2026-10-11T13:11:34Z">
        <w:r w:rsidRPr="006F178A">
          <w:rPr>
            <w:rtl/>
          </w:rPr>
          <w:delText xml:space="preserve">ליפסעה</w:delText>
        </w:r>
      </w:del>
      <w:r w:rsidRPr="006F178A">
        <w:rPr>
          <w:rtl/>
        </w:rPr>
        <w:t xml:space="preserve"> </w:t>
      </w:r>
      <w:ins w:id="104263" w:author="קלוד" w:date="2026-10-11T13:11:34Z">
        <w:r>
          <w:rPr>
            <w:rtl/>
          </w:rPr>
          <w:t xml:space="preserve">יפשקו</w:t>
        </w:r>
      </w:ins>
      <w:del w:id="104264" w:author="קלוד" w:date="2026-10-11T13:11:34Z">
        <w:r w:rsidRPr="006F178A">
          <w:rPr>
            <w:rtl/>
          </w:rPr>
          <w:delText xml:space="preserve">ולתבוה</w:delText>
        </w:r>
      </w:del>
      <w:r w:rsidRPr="006F178A">
        <w:rPr>
          <w:rtl/>
        </w:rPr>
        <w:t xml:space="preserve"> </w:t>
      </w:r>
      <w:ins w:id="104261" w:author="קלוד" w:date="2026-10-11T13:11:34Z">
        <w:r>
          <w:rPr>
            <w:rtl/>
          </w:rPr>
          <w:t xml:space="preserve">רגליה ויושיבוה על שתי</w:t>
        </w:r>
      </w:ins>
      <w:del w:id="104262" w:author="קלוד" w:date="2026-10-11T13:11:34Z">
        <w:r w:rsidRPr="006F178A">
          <w:rPr>
            <w:rtl/>
          </w:rPr>
          <w:delText xml:space="preserve">אתרתי</w:delText>
        </w:r>
      </w:del>
      <w:r w:rsidRPr="006F178A">
        <w:rPr>
          <w:rtl/>
        </w:rPr>
        <w:t xml:space="preserve"> </w:t>
      </w:r>
      <w:ins w:id="90435" w:author="Claude - סמנטי" w:date="2026-10-11T12:28:21Z">
        <w:r>
          <w:rPr>
            <w:rtl/>
          </w:rPr>
          <w:t xml:space="preserve">חביות</w:t>
        </w:r>
      </w:ins>
      <w:del w:id="90436" w:author="Claude - סמנטי" w:date="2026-10-11T12:28:21Z">
        <w:r w:rsidRPr="006F178A">
          <w:rPr>
            <w:rtl/>
          </w:rPr>
          <w:delText xml:space="preserve">חביתא</w:delText>
        </w:r>
      </w:del>
      <w:r w:rsidRPr="006F178A">
        <w:rPr>
          <w:rtl/>
        </w:rPr>
        <w:t xml:space="preserve">, </w:t>
      </w:r>
      <w:ins w:id="104259" w:author="קלוד" w:date="2026-10-11T13:11:34Z">
        <w:r>
          <w:rPr>
            <w:rtl/>
          </w:rPr>
          <w:t xml:space="preserve">ויביאו</w:t>
        </w:r>
      </w:ins>
      <w:del w:id="104260" w:author="קלוד" w:date="2026-10-11T13:11:34Z">
        <w:r w:rsidRPr="006F178A">
          <w:rPr>
            <w:rtl/>
          </w:rPr>
          <w:delText xml:space="preserve">וליתי</w:delText>
        </w:r>
      </w:del>
      <w:r w:rsidRPr="006F178A">
        <w:rPr>
          <w:rtl/>
        </w:rPr>
        <w:t xml:space="preserve"> בשר שמ</w:t>
      </w:r>
      <w:r>
        <w:rPr>
          <w:rFonts w:hint="cs"/>
          <w:rtl/>
        </w:rPr>
        <w:t>ן</w:t>
      </w:r>
      <w:r w:rsidRPr="006F178A">
        <w:rPr>
          <w:rtl/>
        </w:rPr>
        <w:t xml:space="preserve"> </w:t>
      </w:r>
      <w:ins w:id="104257" w:author="קלוד" w:date="2026-10-11T13:11:34Z">
        <w:r>
          <w:rPr>
            <w:rtl/>
          </w:rPr>
          <w:t xml:space="preserve">ויניחוהו</w:t>
        </w:r>
      </w:ins>
      <w:del w:id="104258" w:author="קלוד" w:date="2026-10-11T13:11:34Z">
        <w:r w:rsidRPr="006F178A">
          <w:rPr>
            <w:rtl/>
          </w:rPr>
          <w:delText xml:space="preserve">ולישדי</w:delText>
        </w:r>
      </w:del>
      <w:r w:rsidRPr="006F178A">
        <w:rPr>
          <w:rtl/>
        </w:rPr>
        <w:t xml:space="preserve"> </w:t>
      </w:r>
      <w:ins w:id="104255" w:author="קלוד" w:date="2026-10-11T13:11:34Z">
        <w:r>
          <w:rPr>
            <w:rtl/>
          </w:rPr>
          <w:t xml:space="preserve">על</w:t>
        </w:r>
      </w:ins>
      <w:del w:id="104256" w:author="קלוד" w:date="2026-10-11T13:11:34Z">
        <w:r w:rsidRPr="006F178A">
          <w:rPr>
            <w:rtl/>
          </w:rPr>
          <w:delText xml:space="preserve">אגומרי,</w:delText>
        </w:r>
      </w:del>
      <w:r w:rsidRPr="006F178A">
        <w:rPr>
          <w:rtl/>
        </w:rPr>
        <w:t xml:space="preserve"> </w:t>
      </w:r>
      <w:ins w:id="104253" w:author="קלוד" w:date="2026-10-11T13:11:34Z">
        <w:r>
          <w:rPr>
            <w:rtl/>
          </w:rPr>
          <w:t xml:space="preserve">גחלים,</w:t>
        </w:r>
      </w:ins>
      <w:del w:id="104254" w:author="קלוד" w:date="2026-10-11T13:11:34Z">
        <w:r w:rsidRPr="006F178A">
          <w:rPr>
            <w:rtl/>
          </w:rPr>
          <w:delText xml:space="preserve">וליתי</w:delText>
        </w:r>
      </w:del>
      <w:r w:rsidRPr="006F178A">
        <w:rPr>
          <w:rtl/>
        </w:rPr>
        <w:t xml:space="preserve"> </w:t>
      </w:r>
      <w:ins w:id="104251" w:author="קלוד" w:date="2026-10-11T13:11:34Z">
        <w:r>
          <w:rPr>
            <w:rtl/>
          </w:rPr>
          <w:t xml:space="preserve">ויביאו</w:t>
        </w:r>
      </w:ins>
      <w:del w:id="104252" w:author="קלוד" w:date="2026-10-11T13:11:34Z">
        <w:r w:rsidRPr="006F178A">
          <w:rPr>
            <w:rtl/>
          </w:rPr>
          <w:delText xml:space="preserve">אגנא</w:delText>
        </w:r>
      </w:del>
      <w:r w:rsidRPr="006F178A">
        <w:rPr>
          <w:rtl/>
        </w:rPr>
        <w:t xml:space="preserve"> </w:t>
      </w:r>
      <w:ins w:id="104249" w:author="קלוד" w:date="2026-10-11T13:11:34Z">
        <w:r>
          <w:rPr>
            <w:rtl/>
          </w:rPr>
          <w:t xml:space="preserve">קערת</w:t>
        </w:r>
      </w:ins>
      <w:del w:id="104250" w:author="קלוד" w:date="2026-10-11T13:11:34Z">
        <w:r w:rsidRPr="006F178A">
          <w:rPr>
            <w:rtl/>
          </w:rPr>
          <w:delText xml:space="preserve">דתחלי</w:delText>
        </w:r>
      </w:del>
      <w:r w:rsidRPr="006F178A">
        <w:rPr>
          <w:rtl/>
        </w:rPr>
        <w:t xml:space="preserve"> </w:t>
      </w:r>
      <w:ins w:id="104247" w:author="קלוד" w:date="2026-10-11T13:11:34Z">
        <w:r>
          <w:rPr>
            <w:rtl/>
          </w:rPr>
          <w:t xml:space="preserve">שחליים</w:t>
        </w:r>
      </w:ins>
      <w:del w:id="104248" w:author="קלוד" w:date="2026-10-11T13:11:34Z">
        <w:r w:rsidRPr="006F178A">
          <w:rPr>
            <w:rtl/>
          </w:rPr>
          <w:delText xml:space="preserve">וחמרא</w:delText>
        </w:r>
      </w:del>
      <w:r w:rsidRPr="006F178A">
        <w:rPr>
          <w:rtl/>
        </w:rPr>
        <w:t xml:space="preserve"> </w:t>
      </w:r>
      <w:ins w:id="104245" w:author="קלוד" w:date="2026-10-11T13:11:34Z">
        <w:r>
          <w:rPr>
            <w:rtl/>
          </w:rPr>
          <w:t xml:space="preserve">ויין</w:t>
        </w:r>
      </w:ins>
      <w:del w:id="104246" w:author="קלוד" w:date="2026-10-11T13:11:34Z">
        <w:r w:rsidRPr="006F178A">
          <w:rPr>
            <w:rtl/>
          </w:rPr>
          <w:delText xml:space="preserve">ריחתנא,</w:delText>
        </w:r>
      </w:del>
      <w:r w:rsidRPr="006F178A">
        <w:rPr>
          <w:rtl/>
        </w:rPr>
        <w:t xml:space="preserve"> </w:t>
      </w:r>
      <w:ins w:id="104243" w:author="קלוד" w:date="2026-10-11T13:11:34Z">
        <w:r>
          <w:rPr>
            <w:rtl/>
          </w:rPr>
          <w:t xml:space="preserve">ריחני ויניחום</w:t>
        </w:r>
      </w:ins>
      <w:del w:id="104244" w:author="קלוד" w:date="2026-10-11T13:11:34Z">
        <w:r w:rsidRPr="006F178A">
          <w:rPr>
            <w:rtl/>
          </w:rPr>
          <w:delText xml:space="preserve">ולותבו</w:delText>
        </w:r>
      </w:del>
      <w:r w:rsidRPr="006F178A">
        <w:rPr>
          <w:rtl/>
        </w:rPr>
        <w:t xml:space="preserve"> </w:t>
      </w:r>
      <w:ins w:id="91593" w:author="מנוע מכני" w:date="2026-10-11T12:04:39Z">
        <w:r>
          <w:rPr>
            <w:rtl/>
          </w:rPr>
          <w:t xml:space="preserve">שם</w:t>
        </w:r>
      </w:ins>
      <w:del w:id="91594" w:author="מנוע מכני" w:date="2026-10-11T12:04:39Z">
        <w:r w:rsidRPr="006F178A">
          <w:rPr>
            <w:rtl/>
          </w:rPr>
          <w:delText xml:space="preserve">התם</w:delText>
        </w:r>
      </w:del>
      <w:r w:rsidRPr="006F178A">
        <w:rPr>
          <w:rtl/>
        </w:rPr>
        <w:t xml:space="preserve"> </w:t>
      </w:r>
      <w:ins w:id="104241" w:author="קלוד" w:date="2026-10-11T13:11:34Z">
        <w:r>
          <w:rPr>
            <w:rtl/>
          </w:rPr>
          <w:t xml:space="preserve">ויערבבום</w:t>
        </w:r>
      </w:ins>
      <w:del w:id="104242" w:author="קלוד" w:date="2026-10-11T13:11:34Z">
        <w:r w:rsidRPr="006F178A">
          <w:rPr>
            <w:rtl/>
          </w:rPr>
          <w:delText xml:space="preserve">וליטרוקינהו</w:delText>
        </w:r>
      </w:del>
      <w:r w:rsidRPr="006F178A">
        <w:rPr>
          <w:rtl/>
        </w:rPr>
        <w:t xml:space="preserve"> </w:t>
      </w:r>
      <w:ins w:id="91591" w:author="מנוע מכני" w:date="2026-10-11T12:04:39Z">
        <w:ins w:id="104239" w:author="קלוד" w:date="2026-10-11T13:11:34Z">
          <w:r>
            <w:rPr>
              <w:rtl/>
            </w:rPr>
            <w:t xml:space="preserve">יחד,</w:t>
          </w:r>
        </w:ins>
        <w:del w:id="104240" w:author="קלוד" w:date="2026-10-11T13:11:34Z">
          <w:r>
            <w:rPr>
              <w:rtl/>
            </w:rPr>
            <w:delText xml:space="preserve">כאחד</w:delText>
          </w:r>
          <w:r w:rsidRPr="006F178A">
            <w:rPr>
              <w:rtl/>
            </w:rPr>
            <w:delText xml:space="preserve">,</w:delText>
          </w:r>
        </w:del>
      </w:ins>
      <w:del w:id="91592" w:author="מנוע מכני" w:date="2026-10-11T12:04:39Z">
        <w:r w:rsidRPr="006F178A">
          <w:rPr>
            <w:rtl/>
          </w:rPr>
          <w:delText xml:space="preserve">בהד</w:delText>
        </w:r>
        <w:r>
          <w:rPr>
            <w:rFonts w:hint="cs"/>
            <w:rtl/>
          </w:rPr>
          <w:delText xml:space="preserve">ד</w:delText>
        </w:r>
        <w:r w:rsidRPr="006F178A">
          <w:rPr>
            <w:rtl/>
          </w:rPr>
          <w:delText xml:space="preserve">י</w:delText>
        </w:r>
      </w:del>
      <w:r w:rsidRPr="006F178A">
        <w:rPr>
          <w:rtl/>
        </w:rPr>
        <w:t xml:space="preserve"> ו</w:t>
      </w:r>
      <w:r>
        <w:rPr>
          <w:rFonts w:hint="cs"/>
          <w:rtl/>
        </w:rPr>
        <w:t xml:space="preserve">יקח </w:t>
      </w:r>
      <w:r w:rsidRPr="006F178A">
        <w:rPr>
          <w:rtl/>
        </w:rPr>
        <w:t>צבת ביד</w:t>
      </w:r>
      <w:r>
        <w:rPr>
          <w:rFonts w:hint="cs"/>
          <w:rtl/>
        </w:rPr>
        <w:t>ו</w:t>
      </w:r>
      <w:r w:rsidRPr="006F178A">
        <w:rPr>
          <w:rtl/>
        </w:rPr>
        <w:t>, דכ</w:t>
      </w:r>
      <w:r>
        <w:rPr>
          <w:rFonts w:hint="cs"/>
          <w:rtl/>
        </w:rPr>
        <w:t xml:space="preserve">שמריח </w:t>
      </w:r>
      <w:ins w:id="104237" w:author="קלוד" w:date="2026-10-11T13:11:34Z">
        <w:r>
          <w:rPr>
            <w:rFonts w:hint="cs"/>
            <w:rtl/>
          </w:rPr>
          <w:t xml:space="preserve">-</w:t>
        </w:r>
      </w:ins>
      <w:del w:id="104238" w:author="קלוד" w:date="2026-10-11T13:11:34Z">
        <w:r>
          <w:rPr>
            <w:rFonts w:hint="cs"/>
            <w:rtl/>
          </w:rPr>
          <w:delText xml:space="preserve">יצא</w:delText>
        </w:r>
      </w:del>
      <w:r>
        <w:rPr>
          <w:rFonts w:hint="cs"/>
          <w:rtl/>
        </w:rPr>
        <w:t xml:space="preserve"> </w:t>
      </w:r>
      <w:ins w:id="104235" w:author="קלוד" w:date="2026-10-11T13:11:34Z">
        <w:r>
          <w:rPr>
            <w:rFonts w:hint="cs"/>
            <w:rtl/>
          </w:rPr>
          <w:t xml:space="preserve">יוצא ובא,</w:t>
        </w:r>
      </w:ins>
      <w:del w:id="104236" w:author="קלוד" w:date="2026-10-11T13:11:34Z">
        <w:r>
          <w:rPr>
            <w:rFonts w:hint="cs"/>
            <w:rtl/>
          </w:rPr>
          <w:delText xml:space="preserve">ויבוא</w:delText>
        </w:r>
      </w:del>
      <w:r>
        <w:rPr>
          <w:rFonts w:hint="cs"/>
          <w:rtl/>
        </w:rPr>
        <w:t xml:space="preserve"> ויקחהו לקלותו </w:t>
      </w:r>
      <w:ins w:id="104233" w:author="קלוד" w:date="2026-10-11T13:11:34Z">
        <w:r>
          <w:rPr>
            <w:rFonts w:hint="cs"/>
            <w:rtl/>
          </w:rPr>
          <w:t xml:space="preserve">באש,</w:t>
        </w:r>
      </w:ins>
      <w:del w:id="104234" w:author="קלוד" w:date="2026-10-11T13:11:34Z">
        <w:r>
          <w:rPr>
            <w:rFonts w:hint="cs"/>
            <w:rtl/>
          </w:rPr>
          <w:delText xml:space="preserve">בתנור</w:delText>
        </w:r>
      </w:del>
      <w:r w:rsidRPr="006F178A">
        <w:rPr>
          <w:rtl/>
        </w:rPr>
        <w:t xml:space="preserve"> </w:t>
      </w:r>
      <w:ins w:id="94845" w:author="מנוע מכני" w:date="2026-10-11T12:04:39Z">
        <w:r>
          <w:rPr>
            <w:rtl/>
          </w:rPr>
          <w:t xml:space="preserve">דאם </w:t>
        </w:r>
      </w:ins>
      <w:del w:id="94846" w:author="מנוע מכני" w:date="2026-10-11T12:04:39Z">
        <w:r w:rsidRPr="006F178A">
          <w:rPr>
            <w:rtl/>
          </w:rPr>
          <w:delText xml:space="preserve">דאי </w:delText>
        </w:r>
      </w:del>
      <w:r w:rsidRPr="006F178A">
        <w:rPr>
          <w:rtl/>
        </w:rPr>
        <w:t xml:space="preserve">לא</w:t>
      </w:r>
      <w:r w:rsidRPr="006F178A">
        <w:rPr>
          <w:rtl/>
        </w:rPr>
        <w:t xml:space="preserve"> - </w:t>
      </w:r>
      <w:ins w:id="104231" w:author="קלוד" w:date="2026-10-11T13:11:34Z">
        <w:r>
          <w:rPr>
            <w:rtl/>
          </w:rPr>
          <w:t xml:space="preserve">חוזר</w:t>
        </w:r>
      </w:ins>
      <w:del w:id="104232" w:author="קלוד" w:date="2026-10-11T13:11:34Z">
        <w:r w:rsidRPr="006F178A">
          <w:rPr>
            <w:rtl/>
          </w:rPr>
          <w:delText xml:space="preserve">הדר</w:delText>
        </w:r>
      </w:del>
      <w:r w:rsidRPr="006F178A">
        <w:rPr>
          <w:rtl/>
        </w:rPr>
        <w:t xml:space="preserve"> </w:t>
      </w:r>
      <w:ins w:id="104229" w:author="קלוד" w:date="2026-10-11T13:11:34Z">
        <w:r>
          <w:rPr>
            <w:rtl/>
          </w:rPr>
          <w:t xml:space="preserve">עליה.</w:t>
        </w:r>
      </w:ins>
      <w:del w:id="104230" w:author="קלוד" w:date="2026-10-11T13:11:34Z">
        <w:r w:rsidRPr="006F178A">
          <w:rPr>
            <w:rtl/>
          </w:rPr>
          <w:delText xml:space="preserve">עילוה.</w:delText>
        </w:r>
      </w:del>
    </w:p>
    <w:p w:rsidR="00E9703F" w:rsidRPr="006F178A" w:rsidRDefault="00E9703F" w:rsidP="00E9703F">
      <w:pPr>
        <w:rPr>
          <w:rtl/>
        </w:rPr>
      </w:pPr>
      <w:r w:rsidRPr="006F178A">
        <w:rPr>
          <w:rtl/>
        </w:rPr>
        <w:t xml:space="preserve">• </w:t>
      </w:r>
      <w:r w:rsidRPr="006F178A">
        <w:rPr>
          <w:rStyle w:val="afffe"/>
          <w:rFonts w:ascii="Fb Fontext" w:hAnsi="Fb Fontext"/>
          <w:rtl/>
        </w:rPr>
        <w:t>כל</w:t>
      </w:r>
      <w:r w:rsidRPr="006F178A">
        <w:rPr>
          <w:rtl/>
        </w:rPr>
        <w:t xml:space="preserve"> </w:t>
      </w:r>
      <w:r w:rsidRPr="006F178A">
        <w:rPr>
          <w:rStyle w:val="afffe"/>
          <w:rFonts w:ascii="Fb Fontext" w:hAnsi="Fb Fontext"/>
          <w:rtl/>
        </w:rPr>
        <w:t>האוכלין</w:t>
      </w:r>
      <w:r w:rsidRPr="006F178A">
        <w:rPr>
          <w:rtl/>
        </w:rPr>
        <w:t xml:space="preserve"> לאיתויי טחול לשינים, וכרשינין לבני מעיים.</w:t>
      </w:r>
    </w:p>
    <w:p w:rsidR="00E9703F" w:rsidRPr="006F178A" w:rsidRDefault="00E9703F" w:rsidP="00E9703F">
      <w:pPr>
        <w:rPr>
          <w:rtl/>
        </w:rPr>
      </w:pPr>
      <w:r w:rsidRPr="006F178A">
        <w:rPr>
          <w:rtl/>
        </w:rPr>
        <w:t xml:space="preserve">• </w:t>
      </w:r>
      <w:r w:rsidRPr="006F178A">
        <w:rPr>
          <w:rStyle w:val="afffe"/>
          <w:rFonts w:ascii="Fb Fontext" w:hAnsi="Fb Fontext"/>
          <w:rtl/>
        </w:rPr>
        <w:t>כל</w:t>
      </w:r>
      <w:r w:rsidRPr="006F178A">
        <w:rPr>
          <w:rtl/>
        </w:rPr>
        <w:t xml:space="preserve"> </w:t>
      </w:r>
      <w:ins w:id="104285" w:author="קלוד" w:date="2026-10-11T13:11:34Z">
        <w:r>
          <w:rPr>
            <w:rStyle w:val="afffe"/>
            <w:rFonts w:ascii="Fb Fontext" w:hAnsi="Fb Fontext"/>
            <w:rtl/>
          </w:rPr>
          <w:t xml:space="preserve">המשקין -</w:t>
        </w:r>
      </w:ins>
      <w:del w:id="104286" w:author="קלוד" w:date="2026-10-11T13:11:34Z">
        <w:r w:rsidRPr="006F178A">
          <w:rPr>
            <w:rStyle w:val="afffe"/>
            <w:rFonts w:ascii="Fb Fontext" w:hAnsi="Fb Fontext"/>
            <w:rtl/>
          </w:rPr>
          <w:delText xml:space="preserve">המשקין</w:delText>
        </w:r>
      </w:del>
      <w:r w:rsidRPr="006F178A">
        <w:rPr>
          <w:rtl/>
        </w:rPr>
        <w:t xml:space="preserve"> לאיתויי מי צלפין בחומץ.</w:t>
      </w:r>
      <w:r w:rsidRPr="006F178A">
        <w:rPr>
          <w:rFonts w:hint="cs"/>
          <w:rtl/>
        </w:rPr>
        <w:t xml:space="preserve"> </w:t>
      </w:r>
      <w:ins w:id="104283" w:author="קלוד" w:date="2026-10-11T13:11:34Z">
        <w:r>
          <w:rPr>
            <w:rStyle w:val="afffffe"/>
            <w:rtl/>
          </w:rPr>
          <w:t xml:space="preserve">ומי</w:t>
        </w:r>
      </w:ins>
      <w:del w:id="104284" w:author="קלוד" w:date="2026-10-11T13:11:34Z">
        <w:r w:rsidRPr="006F178A">
          <w:rPr>
            <w:rtl/>
          </w:rPr>
          <w:delText xml:space="preserve">תנינא,</w:delText>
        </w:r>
      </w:del>
      <w:r w:rsidRPr="006F178A">
        <w:rPr>
          <w:rtl/>
        </w:rPr>
        <w:t xml:space="preserve"> </w:t>
      </w:r>
      <w:ins w:id="104281" w:author="קלוד" w:date="2026-10-11T13:11:34Z">
        <w:r>
          <w:rPr>
            <w:rStyle w:val="afffffe"/>
            <w:rtl/>
          </w:rPr>
          <w:t xml:space="preserve">רגלים אסורים:</w:t>
        </w:r>
        <w:r>
          <w:rPr>
            <w:rtl/>
          </w:rPr>
          <w:t xml:space="preserve"> תנינא 'כל</w:t>
        </w:r>
      </w:ins>
      <w:del w:id="104282" w:author="קלוד" w:date="2026-10-11T13:11:34Z">
        <w:r w:rsidRPr="006F178A">
          <w:rPr>
            <w:rtl/>
          </w:rPr>
          <w:delText xml:space="preserve">כל</w:delText>
        </w:r>
      </w:del>
      <w:r w:rsidRPr="006F178A">
        <w:rPr>
          <w:rtl/>
        </w:rPr>
        <w:t xml:space="preserve"> המשקין </w:t>
      </w:r>
      <w:ins w:id="104279" w:author="קלוד" w:date="2026-10-11T13:11:34Z">
        <w:r>
          <w:rPr>
            <w:rtl/>
          </w:rPr>
          <w:t xml:space="preserve">שותה',</w:t>
        </w:r>
      </w:ins>
      <w:del w:id="104280" w:author="קלוד" w:date="2026-10-11T13:11:34Z">
        <w:r w:rsidRPr="006F178A">
          <w:rPr>
            <w:rtl/>
          </w:rPr>
          <w:delText xml:space="preserve">שותה -</w:delText>
        </w:r>
      </w:del>
      <w:r w:rsidRPr="006F178A">
        <w:rPr>
          <w:rtl/>
        </w:rPr>
        <w:t xml:space="preserve"> ומי רגלים </w:t>
      </w:r>
      <w:ins w:id="104277" w:author="קלוד" w:date="2026-10-11T13:11:34Z">
        <w:r>
          <w:rPr>
            <w:rtl/>
          </w:rPr>
          <w:t xml:space="preserve">אין</w:t>
        </w:r>
      </w:ins>
      <w:del w:id="104278" w:author="קלוד" w:date="2026-10-11T13:11:34Z">
        <w:r w:rsidRPr="006F178A">
          <w:rPr>
            <w:rtl/>
          </w:rPr>
          <w:delText xml:space="preserve">לא</w:delText>
        </w:r>
      </w:del>
      <w:r w:rsidRPr="006F178A">
        <w:rPr>
          <w:rtl/>
        </w:rPr>
        <w:t xml:space="preserve"> </w:t>
      </w:r>
      <w:ins w:id="104275" w:author="קלוד" w:date="2026-10-11T13:11:34Z">
        <w:r>
          <w:rPr>
            <w:rtl/>
          </w:rPr>
          <w:t xml:space="preserve">אנשים</w:t>
        </w:r>
      </w:ins>
      <w:del w:id="104276" w:author="קלוד" w:date="2026-10-11T13:11:34Z">
        <w:r w:rsidRPr="006F178A">
          <w:rPr>
            <w:rtl/>
          </w:rPr>
          <w:delText xml:space="preserve">שתו</w:delText>
        </w:r>
      </w:del>
      <w:r w:rsidRPr="006F178A">
        <w:rPr>
          <w:rtl/>
        </w:rPr>
        <w:t xml:space="preserve"> </w:t>
      </w:r>
      <w:ins w:id="96161" w:author="מנוע מכני" w:date="2026-10-11T12:04:39Z">
        <w:ins w:id="104273" w:author="קלוד" w:date="2026-10-11T13:11:34Z">
          <w:r>
            <w:rPr>
              <w:rtl/>
            </w:rPr>
            <w:t xml:space="preserve">שותים.</w:t>
          </w:r>
        </w:ins>
        <w:del w:id="104274" w:author="קלוד" w:date="2026-10-11T13:11:34Z">
          <w:r>
            <w:rPr>
              <w:rtl/>
            </w:rPr>
            <w:delText xml:space="preserve">אנשים</w:delText>
          </w:r>
          <w:r w:rsidRPr="006F178A">
            <w:rPr>
              <w:rtl/>
            </w:rPr>
            <w:delText xml:space="preserve">.</w:delText>
          </w:r>
        </w:del>
      </w:ins>
      <w:del w:id="96162" w:author="מנוע מכני" w:date="2026-10-11T12:04:39Z">
        <w:r w:rsidRPr="006F178A">
          <w:rPr>
            <w:rtl/>
          </w:rPr>
          <w:delText xml:space="preserve">אינשי</w:delText>
        </w:r>
      </w:del>
    </w:p>
    <w:p w:rsidR="00E9703F" w:rsidRDefault="00E9703F" w:rsidP="00E9703F">
      <w:pPr>
        <w:rPr>
          <w:rtl/>
        </w:rPr>
      </w:pPr>
      <w:r w:rsidRPr="006F178A">
        <w:rPr>
          <w:rtl/>
        </w:rPr>
        <w:t>• חוץ ממי דקלים. [שיוצאין מן שני דקלי] תנא: חוץ ממי דקרים. [שהם דוקרים את המרה]</w:t>
      </w:r>
    </w:p>
    <w:p>
      <w:pPr>
        <w:pStyle w:val="38"/>
        <w:rPr>
          <w:ins w:id="98393" w:author="מנוע מכני" w:date="2026-10-11T12:04:39Z"/>
        </w:rPr>
      </w:pPr>
      <w:del w:id="98392" w:author="מנוע מכני" w:date="2026-10-11T12:04:39Z">
        <w:r w:rsidRPr="006F178A">
          <w:delText xml:space="preserve">•</w:delText>
        </w:r>
      </w:del>
      <w:r w:rsidRPr="006F178A">
        <w:t xml:space="preserve"> רבה בר ברונא</w:t>
      </w:r>
      <w:r w:rsidRPr="006F178A">
        <w:t>:</w:t>
      </w:r>
    </w:p>
    <w:p w:rsidR="00E9703F" w:rsidRDefault="00E9703F" w:rsidP="00E9703F">
      <w:pPr>
        <w:rPr>
          <w:rtl/>
        </w:rPr>
      </w:pPr>
      <w:del w:id="98394" w:author="מנוע מכני" w:date="2026-10-11T12:04:39Z">
        <w:r w:rsidRPr="006F178A">
          <w:rPr>
            <w:rtl/>
          </w:rPr>
          <w:delText xml:space="preserve"> </w:delText>
        </w:r>
      </w:del>
      <w:ins w:id="104301" w:author="קלוד" w:date="2026-10-11T13:11:34Z">
        <w:r>
          <w:rPr>
            <w:rtl/>
          </w:rPr>
          <w:t xml:space="preserve">שני</w:t>
        </w:r>
      </w:ins>
      <w:del w:id="104302" w:author="קלוד" w:date="2026-10-11T13:11:34Z">
        <w:r w:rsidRPr="006F178A">
          <w:rPr>
            <w:rtl/>
          </w:rPr>
          <w:delText xml:space="preserve">תרתי</w:delText>
        </w:r>
      </w:del>
      <w:r w:rsidRPr="006F178A">
        <w:rPr>
          <w:rtl/>
        </w:rPr>
        <w:t xml:space="preserve"> </w:t>
      </w:r>
      <w:ins w:id="104299" w:author="קלוד" w:date="2026-10-11T13:11:34Z">
        <w:r>
          <w:rPr>
            <w:rtl/>
          </w:rPr>
          <w:t xml:space="preserve">דקלים</w:t>
        </w:r>
      </w:ins>
      <w:del w:id="104300" w:author="קלוד" w:date="2026-10-11T13:11:34Z">
        <w:r w:rsidRPr="006F178A">
          <w:rPr>
            <w:rtl/>
          </w:rPr>
          <w:delText xml:space="preserve">תלאי</w:delText>
        </w:r>
      </w:del>
      <w:r w:rsidRPr="006F178A">
        <w:rPr>
          <w:rtl/>
        </w:rPr>
        <w:t xml:space="preserve"> </w:t>
      </w:r>
      <w:ins w:id="91595" w:author="מנוע מכני" w:date="2026-10-11T12:04:39Z">
        <w:r>
          <w:rPr>
            <w:rtl/>
          </w:rPr>
          <w:t xml:space="preserve">יש</w:t>
        </w:r>
      </w:ins>
      <w:del w:id="91596" w:author="מנוע מכני" w:date="2026-10-11T12:04:39Z">
        <w:r w:rsidRPr="006F178A">
          <w:rPr>
            <w:rtl/>
          </w:rPr>
          <w:delText xml:space="preserve">איכא</w:delText>
        </w:r>
      </w:del>
      <w:r w:rsidRPr="006F178A">
        <w:rPr>
          <w:rtl/>
        </w:rPr>
        <w:t xml:space="preserve"> במערבא, </w:t>
      </w:r>
      <w:ins w:id="104297" w:author="קלוד" w:date="2026-10-11T13:11:34Z">
        <w:r>
          <w:rPr>
            <w:rtl/>
          </w:rPr>
          <w:t xml:space="preserve">ויוצא</w:t>
        </w:r>
      </w:ins>
      <w:del w:id="104298" w:author="קלוד" w:date="2026-10-11T13:11:34Z">
        <w:r w:rsidRPr="006F178A">
          <w:rPr>
            <w:rtl/>
          </w:rPr>
          <w:delText xml:space="preserve">ו</w:delText>
        </w:r>
        <w:r>
          <w:rPr>
            <w:rtl/>
          </w:rPr>
          <w:delText xml:space="preserve">יצ</w:delText>
        </w:r>
        <w:r w:rsidRPr="006F178A">
          <w:rPr>
            <w:rtl/>
          </w:rPr>
          <w:delText xml:space="preserve">א</w:delText>
        </w:r>
      </w:del>
      <w:r w:rsidRPr="006F178A">
        <w:rPr>
          <w:rtl/>
        </w:rPr>
        <w:t xml:space="preserve"> </w:t>
      </w:r>
      <w:ins w:id="104295" w:author="קלוד" w:date="2026-10-11T13:11:34Z">
        <w:r>
          <w:rPr>
            <w:rtl/>
          </w:rPr>
          <w:t xml:space="preserve">מעין</w:t>
        </w:r>
      </w:ins>
      <w:del w:id="104296" w:author="קלוד" w:date="2026-10-11T13:11:34Z">
        <w:r w:rsidRPr="006F178A">
          <w:rPr>
            <w:rtl/>
          </w:rPr>
          <w:delText xml:space="preserve">עינא</w:delText>
        </w:r>
      </w:del>
      <w:r w:rsidRPr="006F178A">
        <w:rPr>
          <w:rtl/>
        </w:rPr>
        <w:t xml:space="preserve"> </w:t>
      </w:r>
      <w:ins w:id="104293" w:author="קלוד" w:date="2026-10-11T13:11:34Z">
        <w:r>
          <w:rPr>
            <w:rtl/>
          </w:rPr>
          <w:t xml:space="preserve">מים</w:t>
        </w:r>
      </w:ins>
      <w:del w:id="104294" w:author="קלוד" w:date="2026-10-11T13:11:34Z">
        <w:r w:rsidRPr="006F178A">
          <w:rPr>
            <w:rtl/>
          </w:rPr>
          <w:delText xml:space="preserve">דמיא</w:delText>
        </w:r>
      </w:del>
      <w:r w:rsidRPr="006F178A">
        <w:rPr>
          <w:rtl/>
        </w:rPr>
        <w:t xml:space="preserve"> </w:t>
      </w:r>
      <w:ins w:id="90437" w:author="Claude - סמנטי" w:date="2026-10-11T12:28:21Z">
        <w:ins w:id="104291" w:author="קלוד" w:date="2026-10-11T13:11:34Z">
          <w:r>
            <w:rPr>
              <w:rtl/>
            </w:rPr>
            <w:t xml:space="preserve">מביניהם:</w:t>
          </w:r>
        </w:ins>
        <w:del w:id="104292" w:author="קלוד" w:date="2026-10-11T13:11:34Z">
          <w:r>
            <w:rPr>
              <w:rtl/>
            </w:rPr>
            <w:delText xml:space="preserve">מביניהם</w:delText>
          </w:r>
          <w:r w:rsidRPr="006F178A">
            <w:rPr>
              <w:rtl/>
            </w:rPr>
            <w:delText xml:space="preserve">,</w:delText>
          </w:r>
        </w:del>
      </w:ins>
      <w:del w:id="90438" w:author="Claude - סמנטי" w:date="2026-10-11T12:28:21Z">
        <w:r w:rsidRPr="006F178A">
          <w:rPr>
            <w:rtl/>
          </w:rPr>
          <w:delText xml:space="preserve">מבינייהו</w:delText>
        </w:r>
      </w:del>
      <w:r w:rsidRPr="006F178A">
        <w:rPr>
          <w:rtl/>
        </w:rPr>
        <w:t xml:space="preserve"> </w:t>
      </w:r>
      <w:ins w:id="104289" w:author="קלוד" w:date="2026-10-11T13:11:34Z">
        <w:r>
          <w:rPr>
            <w:rtl/>
          </w:rPr>
          <w:t xml:space="preserve">כוס</w:t>
        </w:r>
      </w:ins>
      <w:del w:id="104290" w:author="קלוד" w:date="2026-10-11T13:11:34Z">
        <w:r w:rsidRPr="006F178A">
          <w:rPr>
            <w:rtl/>
          </w:rPr>
          <w:delText xml:space="preserve">כסא</w:delText>
        </w:r>
      </w:del>
      <w:r w:rsidRPr="006F178A">
        <w:rPr>
          <w:rtl/>
        </w:rPr>
        <w:t xml:space="preserve"> </w:t>
      </w:r>
      <w:ins w:id="94425" w:author="מנוע מכני" w:date="2026-10-11T12:04:39Z">
        <w:r>
          <w:rPr>
            <w:rtl/>
          </w:rPr>
          <w:t xml:space="preserve">ראשון</w:t>
        </w:r>
      </w:ins>
      <w:del w:id="94426" w:author="מנוע מכני" w:date="2026-10-11T12:04:39Z">
        <w:r w:rsidRPr="006F178A">
          <w:rPr>
            <w:rtl/>
          </w:rPr>
          <w:delText xml:space="preserve">קמא</w:delText>
        </w:r>
      </w:del>
      <w:r w:rsidRPr="006F178A">
        <w:rPr>
          <w:rtl/>
        </w:rPr>
        <w:t xml:space="preserve"> - </w:t>
      </w:r>
      <w:ins w:id="104287" w:author="קלוד" w:date="2026-10-11T13:11:34Z">
        <w:r>
          <w:rPr>
            <w:rtl/>
          </w:rPr>
          <w:t xml:space="preserve">מרפה,</w:t>
        </w:r>
      </w:ins>
      <w:del w:id="104288" w:author="קלוד" w:date="2026-10-11T13:11:34Z">
        <w:r w:rsidRPr="006F178A">
          <w:rPr>
            <w:rtl/>
          </w:rPr>
          <w:delText xml:space="preserve">מרפי,</w:delText>
        </w:r>
      </w:del>
    </w:p>
    <w:p w:rsidR="00E9703F" w:rsidRPr="009757B9" w:rsidRDefault="00E9703F" w:rsidP="00E9703F">
      <w:pPr>
        <w:rPr>
          <w:rFonts w:cs="Guttman Vilna"/>
          <w:b/>
          <w:bCs/>
          <w:rtl/>
        </w:rPr>
      </w:pPr>
      <w:ins w:id="104309" w:author="קלוד" w:date="2026-10-11T13:11:34Z">
        <w:r>
          <w:rPr>
            <w:rtl/>
          </w:rPr>
          <w:t xml:space="preserve">השני</w:t>
        </w:r>
      </w:ins>
      <w:del w:id="104310" w:author="קלוד" w:date="2026-10-11T13:11:34Z">
        <w:r w:rsidRPr="006F178A">
          <w:rPr>
            <w:rtl/>
          </w:rPr>
          <w:delText xml:space="preserve">אידך</w:delText>
        </w:r>
      </w:del>
      <w:r w:rsidRPr="006F178A">
        <w:rPr>
          <w:rtl/>
        </w:rPr>
        <w:t xml:space="preserve"> - מש</w:t>
      </w:r>
      <w:r>
        <w:rPr>
          <w:rtl/>
        </w:rPr>
        <w:t xml:space="preserve">לשל, </w:t>
      </w:r>
      <w:ins w:id="104307" w:author="קלוד" w:date="2026-10-11T13:11:34Z">
        <w:r>
          <w:rPr>
            <w:rtl/>
          </w:rPr>
          <w:t xml:space="preserve">והשלישי</w:t>
        </w:r>
      </w:ins>
      <w:del w:id="104308" w:author="קלוד" w:date="2026-10-11T13:11:34Z">
        <w:r>
          <w:rPr>
            <w:rtl/>
          </w:rPr>
          <w:delText xml:space="preserve">ואידך</w:delText>
        </w:r>
      </w:del>
      <w:r>
        <w:rPr>
          <w:rtl/>
        </w:rPr>
        <w:t xml:space="preserve"> - </w:t>
      </w:r>
      <w:ins w:id="104305" w:author="קלוד" w:date="2026-10-11T13:11:34Z">
        <w:r>
          <w:rPr>
            <w:rtl/>
          </w:rPr>
          <w:t xml:space="preserve">כמו</w:t>
        </w:r>
      </w:ins>
      <w:del w:id="104306" w:author="קלוד" w:date="2026-10-11T13:11:34Z">
        <w:r>
          <w:rPr>
            <w:rtl/>
          </w:rPr>
          <w:delText xml:space="preserve">כ</w:delText>
        </w:r>
        <w:r>
          <w:rPr>
            <w:rFonts w:hint="cs"/>
            <w:rtl/>
          </w:rPr>
          <w:delText xml:space="preserve">פ</w:delText>
        </w:r>
        <w:r>
          <w:rPr>
            <w:rtl/>
          </w:rPr>
          <w:delText xml:space="preserve">י</w:delText>
        </w:r>
      </w:del>
      <w:r>
        <w:rPr>
          <w:rtl/>
        </w:rPr>
        <w:t xml:space="preserve"> </w:t>
      </w:r>
      <w:ins w:id="104303" w:author="קלוד" w:date="2026-10-11T13:11:34Z">
        <w:r>
          <w:rPr>
            <w:rFonts w:hint="cs"/>
            <w:rtl/>
          </w:rPr>
          <w:t xml:space="preserve">שנכנס</w:t>
        </w:r>
      </w:ins>
      <w:del w:id="104304" w:author="קלוד" w:date="2026-10-11T13:11:34Z">
        <w:r>
          <w:rPr>
            <w:rFonts w:hint="cs"/>
            <w:rtl/>
          </w:rPr>
          <w:delText xml:space="preserve">שעולה</w:delText>
        </w:r>
      </w:del>
      <w:r>
        <w:rPr>
          <w:rFonts w:hint="cs"/>
          <w:rtl/>
        </w:rPr>
        <w:t xml:space="preserve"> כך יוצא</w:t>
      </w:r>
      <w:r w:rsidRPr="006F178A">
        <w:rPr>
          <w:rtl/>
        </w:rPr>
        <w:t>.</w:t>
      </w:r>
    </w:p>
    <w:p>
      <w:pPr>
        <w:pStyle w:val="38"/>
        <w:rPr>
          <w:ins w:id="98395" w:author="מנוע מכני" w:date="2026-10-11T12:04:39Z"/>
        </w:rPr>
      </w:pPr>
      <w:r w:rsidRPr="006F178A">
        <w:t xml:space="preserve">עולא:</w:t>
      </w:r>
    </w:p>
    <w:p w:rsidR="00E9703F" w:rsidRPr="006F178A" w:rsidRDefault="00E9703F" w:rsidP="00E9703F">
      <w:pPr>
        <w:rPr>
          <w:rtl/>
        </w:rPr>
      </w:pPr>
      <w:del w:id="98396" w:author="מנוע מכני" w:date="2026-10-11T12:04:39Z">
        <w:r w:rsidRPr="006F178A">
          <w:rPr>
            <w:rtl/>
          </w:rPr>
          <w:delText xml:space="preserve"> </w:delText>
        </w:r>
      </w:del>
      <w:ins w:id="93357" w:author="מנוע מכני" w:date="2026-10-11T12:04:39Z">
        <w:r>
          <w:rPr>
            <w:rtl/>
          </w:rPr>
          <w:t xml:space="preserve">לי</w:t>
        </w:r>
      </w:ins>
      <w:del w:id="93358" w:author="מנוע מכני" w:date="2026-10-11T12:04:39Z">
        <w:r w:rsidRPr="006F178A">
          <w:rPr>
            <w:rtl/>
          </w:rPr>
          <w:delText xml:space="preserve">לדידי</w:delText>
        </w:r>
      </w:del>
      <w:r w:rsidRPr="006F178A">
        <w:rPr>
          <w:rtl/>
        </w:rPr>
        <w:t xml:space="preserve"> </w:t>
      </w:r>
      <w:ins w:id="104325" w:author="קלוד" w:date="2026-10-11T13:11:34Z">
        <w:r>
          <w:rPr>
            <w:rtl/>
          </w:rPr>
          <w:t xml:space="preserve">-</w:t>
        </w:r>
      </w:ins>
      <w:del w:id="104326" w:author="קלוד" w:date="2026-10-11T13:11:34Z">
        <w:r w:rsidRPr="006F178A">
          <w:rPr>
            <w:rtl/>
          </w:rPr>
          <w:delText xml:space="preserve">שתי</w:delText>
        </w:r>
      </w:del>
      <w:r w:rsidRPr="006F178A">
        <w:rPr>
          <w:rtl/>
        </w:rPr>
        <w:t xml:space="preserve"> </w:t>
      </w:r>
      <w:ins w:id="104323" w:author="קלוד" w:date="2026-10-11T13:11:34Z">
        <w:r>
          <w:rPr>
            <w:rtl/>
          </w:rPr>
          <w:t xml:space="preserve">שיכר</w:t>
        </w:r>
      </w:ins>
      <w:del w:id="104324" w:author="קלוד" w:date="2026-10-11T13:11:34Z">
        <w:r w:rsidRPr="006F178A">
          <w:rPr>
            <w:rtl/>
          </w:rPr>
          <w:delText xml:space="preserve">שיכרא</w:delText>
        </w:r>
      </w:del>
      <w:r w:rsidRPr="006F178A">
        <w:rPr>
          <w:rtl/>
        </w:rPr>
        <w:t xml:space="preserve"> </w:t>
      </w:r>
      <w:ins w:id="104321" w:author="קלוד" w:date="2026-10-11T13:11:34Z">
        <w:r>
          <w:rPr>
            <w:rtl/>
          </w:rPr>
          <w:t xml:space="preserve">של</w:t>
        </w:r>
      </w:ins>
      <w:del w:id="104322" w:author="קלוד" w:date="2026-10-11T13:11:34Z">
        <w:r w:rsidRPr="006F178A">
          <w:rPr>
            <w:rtl/>
          </w:rPr>
          <w:delText xml:space="preserve">דבבלאי</w:delText>
        </w:r>
      </w:del>
      <w:r w:rsidRPr="006F178A">
        <w:rPr>
          <w:rtl/>
        </w:rPr>
        <w:t xml:space="preserve"> </w:t>
      </w:r>
      <w:ins w:id="104319" w:author="קלוד" w:date="2026-10-11T13:11:34Z">
        <w:r>
          <w:rPr>
            <w:rtl/>
          </w:rPr>
          <w:t xml:space="preserve">הבבליים</w:t>
        </w:r>
      </w:ins>
      <w:del w:id="104320" w:author="קלוד" w:date="2026-10-11T13:11:34Z">
        <w:r w:rsidRPr="006F178A">
          <w:rPr>
            <w:rtl/>
          </w:rPr>
          <w:delText xml:space="preserve">ומעלי</w:delText>
        </w:r>
      </w:del>
      <w:r w:rsidRPr="006F178A">
        <w:rPr>
          <w:rtl/>
        </w:rPr>
        <w:t xml:space="preserve"> </w:t>
      </w:r>
      <w:ins w:id="93355" w:author="מנוע מכני" w:date="2026-10-11T12:04:39Z">
        <w:ins w:id="104317" w:author="קלוד" w:date="2026-10-11T13:11:34Z">
          <w:r>
            <w:rPr>
              <w:rtl/>
            </w:rPr>
            <w:t xml:space="preserve">מועיל מהם,</w:t>
          </w:r>
        </w:ins>
        <w:del w:id="104318" w:author="קלוד" w:date="2026-10-11T13:11:34Z">
          <w:r>
            <w:rPr>
              <w:rtl/>
            </w:rPr>
            <w:delText xml:space="preserve">מהם</w:delText>
          </w:r>
          <w:r w:rsidRPr="006F178A">
            <w:rPr>
              <w:rtl/>
            </w:rPr>
            <w:delText xml:space="preserve">.</w:delText>
          </w:r>
        </w:del>
      </w:ins>
      <w:del w:id="93356" w:author="מנוע מכני" w:date="2026-10-11T12:04:39Z">
        <w:r w:rsidRPr="006F178A">
          <w:rPr>
            <w:rtl/>
          </w:rPr>
          <w:delText xml:space="preserve">מינייהו</w:delText>
        </w:r>
      </w:del>
      <w:r w:rsidRPr="006F178A">
        <w:rPr>
          <w:rtl/>
        </w:rPr>
        <w:t xml:space="preserve"> והוא </w:t>
      </w:r>
      <w:ins w:id="104315" w:author="קלוד" w:date="2026-10-11T13:11:34Z">
        <w:r>
          <w:rPr>
            <w:rtl/>
          </w:rPr>
          <w:t xml:space="preserve">שאינו</w:t>
        </w:r>
      </w:ins>
      <w:del w:id="104316" w:author="קלוד" w:date="2026-10-11T13:11:34Z">
        <w:r w:rsidRPr="006F178A">
          <w:rPr>
            <w:rtl/>
          </w:rPr>
          <w:delText xml:space="preserve">דלא</w:delText>
        </w:r>
      </w:del>
      <w:r w:rsidRPr="006F178A">
        <w:rPr>
          <w:rtl/>
        </w:rPr>
        <w:t xml:space="preserve"> רגיל </w:t>
      </w:r>
      <w:ins w:id="93359" w:author="מנוע מכני" w:date="2026-10-11T12:04:39Z">
        <w:r>
          <w:rPr>
            <w:rtl/>
          </w:rPr>
          <w:t xml:space="preserve">בו</w:t>
        </w:r>
      </w:ins>
      <w:del w:id="93360" w:author="מנוע מכני" w:date="2026-10-11T12:04:39Z">
        <w:r w:rsidRPr="006F178A">
          <w:rPr>
            <w:rtl/>
          </w:rPr>
          <w:delText xml:space="preserve">ביה</w:delText>
        </w:r>
      </w:del>
      <w:r w:rsidRPr="006F178A">
        <w:rPr>
          <w:rtl/>
        </w:rPr>
        <w:t xml:space="preserve"> </w:t>
      </w:r>
      <w:ins w:id="104313" w:author="קלוד" w:date="2026-10-11T13:11:34Z">
        <w:r>
          <w:rPr>
            <w:rtl/>
          </w:rPr>
          <w:t xml:space="preserve">ארבעים</w:t>
        </w:r>
      </w:ins>
      <w:del w:id="104314" w:author="קלוד" w:date="2026-10-11T13:11:34Z">
        <w:r w:rsidRPr="006F178A">
          <w:rPr>
            <w:rtl/>
          </w:rPr>
          <w:delText xml:space="preserve">ארבעין</w:delText>
        </w:r>
      </w:del>
      <w:r w:rsidRPr="006F178A">
        <w:rPr>
          <w:rtl/>
        </w:rPr>
        <w:t xml:space="preserve"> </w:t>
      </w:r>
      <w:ins w:id="104311" w:author="קלוד" w:date="2026-10-11T13:11:34Z">
        <w:r>
          <w:rPr>
            <w:rtl/>
          </w:rPr>
          <w:t xml:space="preserve">יום.</w:t>
        </w:r>
      </w:ins>
      <w:del w:id="104312" w:author="קלוד" w:date="2026-10-11T13:11:34Z">
        <w:r w:rsidRPr="006F178A">
          <w:rPr>
            <w:rtl/>
          </w:rPr>
          <w:delText xml:space="preserve">יומין.</w:delText>
        </w:r>
      </w:del>
    </w:p>
    <w:p>
      <w:pPr>
        <w:pStyle w:val="afffff8"/>
        <w:rPr>
          <w:ins w:id="90459" w:author="קלוד" w:date="2026-10-11T12:33:55Z"/>
        </w:rPr>
      </w:pPr>
      <w:ins w:id="90460" w:author="קלוד" w:date="2026-10-11T12:33:55Z">
        <w:r>
          <w:rPr>
            <w:color w:val="7B3F00"/>
          </w:rPr>
          <w:t xml:space="preserve">זיתום המצרי - שיעור המרכיבים</w:t>
        </w:r>
      </w:ins>
    </w:p>
    <w:p w:rsidR="00E9703F" w:rsidRPr="004640F6" w:rsidRDefault="00E9703F" w:rsidP="00E9703F">
      <w:pPr>
        <w:rPr>
          <w:spacing w:val="-2"/>
          <w:rtl/>
        </w:rPr>
      </w:pPr>
      <w:ins w:id="104337" w:author="קלוד" w:date="2026-10-11T13:11:34Z">
        <w:r>
          <w:rPr>
            <w:rStyle w:val="afffe"/>
            <w:rFonts w:ascii="Fb Fontext" w:hAnsi="Fb Fontext"/>
            <w:spacing w:val="-2"/>
            <w:rtl/>
          </w:rPr>
          <w:t xml:space="preserve">זיתום</w:t>
        </w:r>
      </w:ins>
      <w:del w:id="104338" w:author="קלוד" w:date="2026-10-11T13:11:34Z">
        <w:r w:rsidRPr="004640F6">
          <w:rPr>
            <w:rStyle w:val="afffe"/>
            <w:rFonts w:ascii="Fb Fontext" w:hAnsi="Fb Fontext"/>
            <w:spacing w:val="-2"/>
            <w:rtl/>
          </w:rPr>
          <w:delText xml:space="preserve">זיתום המצרי</w:delText>
        </w:r>
        <w:r w:rsidRPr="004640F6">
          <w:rPr>
            <w:spacing w:val="-2"/>
            <w:rtl/>
          </w:rPr>
          <w:delText xml:space="preserve"> </w:delText>
        </w:r>
        <w:r w:rsidRPr="004640F6">
          <w:rPr>
            <w:rStyle w:val="2fb"/>
            <w:spacing w:val="-2"/>
            <w:rtl/>
          </w:rPr>
          <w:delText xml:space="preserve">רב יוסף</w:delText>
        </w:r>
        <w:r w:rsidRPr="004640F6">
          <w:rPr>
            <w:spacing w:val="-2"/>
            <w:rtl/>
          </w:rPr>
          <w:delText xml:space="preserve"> - זיתום</w:delText>
        </w:r>
      </w:del>
      <w:r w:rsidRPr="004640F6">
        <w:rPr>
          <w:spacing w:val="-2"/>
          <w:rtl/>
        </w:rPr>
        <w:t xml:space="preserve"> המצרי -</w:t>
      </w:r>
      <w:ins w:id="104335" w:author="קלוד" w:date="2026-10-11T13:11:34Z">
        <w:r>
          <w:rPr>
            <w:spacing w:val="-2"/>
            <w:rtl/>
          </w:rPr>
          <w:t xml:space="preserve"> רב יוסף: </w:t>
        </w:r>
      </w:ins>
      <w:del w:id="104336" w:author="קלוד" w:date="2026-10-11T13:11:34Z">
        <w:r w:rsidRPr="004640F6">
          <w:rPr>
            <w:spacing w:val="-2"/>
            <w:rtl/>
          </w:rPr>
          <w:delText xml:space="preserve"> </w:delText>
        </w:r>
      </w:del>
      <w:ins w:id="90443" w:author="Claude - סמנטי" w:date="2026-10-11T12:28:21Z">
        <w:r>
          <w:rPr>
            <w:spacing w:val="-2"/>
            <w:rtl/>
          </w:rPr>
          <w:t xml:space="preserve">שליש</w:t>
        </w:r>
      </w:ins>
      <w:del w:id="90444" w:author="Claude - סמנטי" w:date="2026-10-11T12:28:21Z">
        <w:r w:rsidRPr="004640F6">
          <w:rPr>
            <w:spacing w:val="-2"/>
            <w:rtl/>
          </w:rPr>
          <w:delText xml:space="preserve">תילתא</w:delText>
        </w:r>
      </w:del>
      <w:r w:rsidRPr="004640F6">
        <w:rPr>
          <w:spacing w:val="-2"/>
          <w:rtl/>
        </w:rPr>
        <w:t xml:space="preserve"> </w:t>
      </w:r>
      <w:ins w:id="104333" w:author="קלוד" w:date="2026-10-11T13:11:34Z">
        <w:r>
          <w:rPr>
            <w:spacing w:val="-2"/>
            <w:rtl/>
          </w:rPr>
          <w:t xml:space="preserve">שעורים,</w:t>
        </w:r>
      </w:ins>
      <w:del w:id="104334" w:author="קלוד" w:date="2026-10-11T13:11:34Z">
        <w:r w:rsidRPr="004640F6">
          <w:rPr>
            <w:spacing w:val="-2"/>
            <w:rtl/>
          </w:rPr>
          <w:delText xml:space="preserve">שערי,</w:delText>
        </w:r>
      </w:del>
      <w:r w:rsidRPr="004640F6">
        <w:rPr>
          <w:spacing w:val="-2"/>
          <w:rtl/>
        </w:rPr>
        <w:t xml:space="preserve"> </w:t>
      </w:r>
      <w:ins w:id="90441" w:author="Claude - סמנטי" w:date="2026-10-11T12:28:21Z">
        <w:r>
          <w:rPr>
            <w:spacing w:val="-2"/>
            <w:rtl/>
          </w:rPr>
          <w:t xml:space="preserve">ושליש</w:t>
        </w:r>
      </w:ins>
      <w:del w:id="90442" w:author="Claude - סמנטי" w:date="2026-10-11T12:28:21Z">
        <w:r w:rsidRPr="004640F6">
          <w:rPr>
            <w:spacing w:val="-2"/>
            <w:rtl/>
          </w:rPr>
          <w:delText xml:space="preserve">ותילתא</w:delText>
        </w:r>
      </w:del>
      <w:r w:rsidRPr="004640F6">
        <w:rPr>
          <w:spacing w:val="-2"/>
          <w:rtl/>
        </w:rPr>
        <w:t xml:space="preserve"> </w:t>
      </w:r>
      <w:ins w:id="104331" w:author="קלוד" w:date="2026-10-11T13:11:34Z">
        <w:r>
          <w:rPr>
            <w:spacing w:val="-2"/>
            <w:rtl/>
          </w:rPr>
          <w:t xml:space="preserve">קורטמי</w:t>
        </w:r>
      </w:ins>
      <w:del w:id="104332" w:author="קלוד" w:date="2026-10-11T13:11:34Z">
        <w:r w:rsidRPr="004640F6">
          <w:rPr>
            <w:spacing w:val="-2"/>
            <w:rtl/>
          </w:rPr>
          <w:delText xml:space="preserve">קורטמי,</w:delText>
        </w:r>
      </w:del>
      <w:r w:rsidRPr="004640F6">
        <w:rPr>
          <w:spacing w:val="-2"/>
          <w:rtl/>
        </w:rPr>
        <w:t xml:space="preserve"> </w:t>
      </w:r>
      <w:ins w:id="104329" w:author="קלוד" w:date="2026-10-11T13:11:34Z">
        <w:r>
          <w:rPr>
            <w:spacing w:val="-2"/>
            <w:rtl/>
          </w:rPr>
          <w:t xml:space="preserve">[כרכום],</w:t>
        </w:r>
      </w:ins>
      <w:del w:id="104330" w:author="קלוד" w:date="2026-10-11T13:11:34Z">
        <w:r w:rsidRPr="004640F6">
          <w:rPr>
            <w:spacing w:val="-2"/>
            <w:rtl/>
          </w:rPr>
          <w:delText xml:space="preserve">[כרכום]</w:delText>
        </w:r>
      </w:del>
      <w:r w:rsidRPr="004640F6">
        <w:rPr>
          <w:spacing w:val="-2"/>
          <w:rtl/>
        </w:rPr>
        <w:t xml:space="preserve"> </w:t>
      </w:r>
      <w:ins w:id="90439" w:author="Claude - סמנטי" w:date="2026-10-11T12:28:21Z">
        <w:r>
          <w:rPr>
            <w:spacing w:val="-2"/>
            <w:rtl/>
          </w:rPr>
          <w:t xml:space="preserve">ושליש</w:t>
        </w:r>
      </w:ins>
      <w:del w:id="90440" w:author="Claude - סמנטי" w:date="2026-10-11T12:28:21Z">
        <w:r w:rsidRPr="004640F6">
          <w:rPr>
            <w:spacing w:val="-2"/>
            <w:rtl/>
          </w:rPr>
          <w:delText xml:space="preserve">ותילתא</w:delText>
        </w:r>
      </w:del>
      <w:r w:rsidRPr="004640F6">
        <w:rPr>
          <w:spacing w:val="-2"/>
          <w:rtl/>
        </w:rPr>
        <w:t xml:space="preserve"> </w:t>
      </w:r>
      <w:ins w:id="104327" w:author="קלוד" w:date="2026-10-11T13:11:34Z">
        <w:r>
          <w:rPr>
            <w:spacing w:val="-2"/>
            <w:rtl/>
          </w:rPr>
          <w:t xml:space="preserve">מלח.</w:t>
        </w:r>
      </w:ins>
      <w:del w:id="104328" w:author="קלוד" w:date="2026-10-11T13:11:34Z">
        <w:r w:rsidRPr="004640F6">
          <w:rPr>
            <w:spacing w:val="-2"/>
            <w:rtl/>
          </w:rPr>
          <w:delText xml:space="preserve">מילחא.</w:delText>
        </w:r>
      </w:del>
    </w:p>
    <w:p>
      <w:pPr>
        <w:pStyle w:val="38"/>
        <w:rPr>
          <w:ins w:id="99346" w:author="מנוע מכני" w:date="2026-10-11T12:04:39Z"/>
        </w:rPr>
      </w:pPr>
      <w:ins w:id="90465" w:author="מנוע מכני" w:date="2026-10-11T12:04:39Z">
        <w:r>
          <w:t xml:space="preserve">ר"פ</w:t>
        </w:r>
      </w:ins>
    </w:p>
    <w:p w:rsidR="00E9703F" w:rsidRDefault="00E9703F" w:rsidP="00E9703F">
      <w:pPr>
        <w:rPr>
          <w:rtl/>
        </w:rPr>
      </w:pPr>
      <w:del w:id="90466" w:author="מנוע מכני" w:date="2026-10-11T12:04:39Z">
        <w:r w:rsidRPr="006F178A">
          <w:rPr>
            <w:rtl/>
          </w:rPr>
          <w:delText xml:space="preserve">רב פפא</w:delText>
        </w:r>
      </w:del>
      <w:del w:id="99347" w:author="מנוע מכני" w:date="2026-10-11T12:04:39Z">
        <w:r w:rsidRPr="006F178A">
          <w:rPr>
            <w:rtl/>
          </w:rPr>
          <w:delText xml:space="preserve"> </w:delText>
        </w:r>
      </w:del>
      <w:r w:rsidRPr="006F178A">
        <w:rPr>
          <w:rtl/>
        </w:rPr>
        <w:t xml:space="preserve">- </w:t>
      </w:r>
      <w:ins w:id="90449" w:author="Claude - סמנטי" w:date="2026-10-11T12:28:21Z">
        <w:r>
          <w:rPr>
            <w:rtl/>
          </w:rPr>
          <w:t xml:space="preserve">שליש</w:t>
        </w:r>
      </w:ins>
      <w:del w:id="90450" w:author="Claude - סמנטי" w:date="2026-10-11T12:28:21Z">
        <w:r w:rsidRPr="006F178A">
          <w:rPr>
            <w:rtl/>
          </w:rPr>
          <w:delText xml:space="preserve">תילתא</w:delText>
        </w:r>
      </w:del>
      <w:r w:rsidRPr="006F178A">
        <w:rPr>
          <w:rtl/>
        </w:rPr>
        <w:t xml:space="preserve"> </w:t>
      </w:r>
      <w:ins w:id="104343" w:author="קלוד" w:date="2026-10-11T13:11:34Z">
        <w:r>
          <w:rPr>
            <w:rtl/>
          </w:rPr>
          <w:t xml:space="preserve">חיטים,</w:t>
        </w:r>
      </w:ins>
      <w:del w:id="104344" w:author="קלוד" w:date="2026-10-11T13:11:34Z">
        <w:r w:rsidRPr="006F178A">
          <w:rPr>
            <w:rtl/>
          </w:rPr>
          <w:delText xml:space="preserve">חיטי,</w:delText>
        </w:r>
      </w:del>
      <w:r w:rsidRPr="006F178A">
        <w:rPr>
          <w:rtl/>
        </w:rPr>
        <w:t xml:space="preserve"> </w:t>
      </w:r>
      <w:ins w:id="90447" w:author="Claude - סמנטי" w:date="2026-10-11T12:28:21Z">
        <w:r>
          <w:rPr>
            <w:rtl/>
          </w:rPr>
          <w:t xml:space="preserve">ושליש</w:t>
        </w:r>
      </w:ins>
      <w:del w:id="90448" w:author="Claude - סמנטי" w:date="2026-10-11T12:28:21Z">
        <w:r w:rsidRPr="006F178A">
          <w:rPr>
            <w:rtl/>
          </w:rPr>
          <w:delText xml:space="preserve">ותילתא</w:delText>
        </w:r>
      </w:del>
      <w:r w:rsidRPr="006F178A">
        <w:rPr>
          <w:rtl/>
        </w:rPr>
        <w:t xml:space="preserve"> קורטמי, </w:t>
      </w:r>
      <w:ins w:id="90445" w:author="Claude - סמנטי" w:date="2026-10-11T12:28:21Z">
        <w:r>
          <w:rPr>
            <w:rtl/>
          </w:rPr>
          <w:t xml:space="preserve">ושליש</w:t>
        </w:r>
      </w:ins>
      <w:del w:id="90446" w:author="Claude - סמנטי" w:date="2026-10-11T12:28:21Z">
        <w:r w:rsidRPr="006F178A">
          <w:rPr>
            <w:rtl/>
          </w:rPr>
          <w:delText xml:space="preserve">ותילתא</w:delText>
        </w:r>
      </w:del>
      <w:r w:rsidRPr="006F178A">
        <w:rPr>
          <w:rtl/>
        </w:rPr>
        <w:t xml:space="preserve"> </w:t>
      </w:r>
      <w:ins w:id="104341" w:author="קלוד" w:date="2026-10-11T13:11:34Z">
        <w:r>
          <w:rPr>
            <w:rtl/>
          </w:rPr>
          <w:t xml:space="preserve">מלח</w:t>
        </w:r>
      </w:ins>
      <w:del w:id="104342" w:author="קלוד" w:date="2026-10-11T13:11:34Z">
        <w:r w:rsidRPr="006F178A">
          <w:rPr>
            <w:rtl/>
          </w:rPr>
          <w:delText xml:space="preserve">מילחא</w:delText>
        </w:r>
      </w:del>
      <w:r w:rsidRPr="006F178A">
        <w:rPr>
          <w:rtl/>
        </w:rPr>
        <w:t xml:space="preserve"> </w:t>
      </w:r>
      <w:ins w:id="104339" w:author="קלוד" w:date="2026-10-11T13:11:34Z">
        <w:r>
          <w:rPr>
            <w:rStyle w:val="afffffe"/>
            <w:rtl/>
          </w:rPr>
          <w:t xml:space="preserve">וכמון</w:t>
        </w:r>
        <w:r>
          <w:rPr>
            <w:rtl/>
          </w:rPr>
          <w:t xml:space="preserve">.</w:t>
        </w:r>
      </w:ins>
      <w:del w:id="104340" w:author="קלוד" w:date="2026-10-11T13:11:34Z">
        <w:r w:rsidRPr="006F178A">
          <w:rPr>
            <w:rtl/>
          </w:rPr>
          <w:delText xml:space="preserve">.</w:delText>
        </w:r>
      </w:del>
      <w:r w:rsidRPr="006F178A">
        <w:rPr>
          <w:rtl/>
        </w:rPr>
        <w:t xml:space="preserve"> [סימניך ססיני [שני ס']</w:t>
      </w:r>
    </w:p>
    <w:p w:rsidR="00E9703F" w:rsidRPr="006F178A" w:rsidRDefault="00E9703F" w:rsidP="00E9703F">
      <w:pPr>
        <w:rPr>
          <w:rtl/>
        </w:rPr>
      </w:pPr>
      <w:ins w:id="104361" w:author="קלוד" w:date="2026-10-11T13:11:34Z">
        <w:r>
          <w:rPr>
            <w:rtl/>
          </w:rPr>
          <w:t xml:space="preserve">ושותים</w:t>
        </w:r>
      </w:ins>
      <w:del w:id="104362" w:author="קלוד" w:date="2026-10-11T13:11:34Z">
        <w:r w:rsidRPr="006F178A">
          <w:rPr>
            <w:rtl/>
          </w:rPr>
          <w:delText xml:space="preserve">ושתי</w:delText>
        </w:r>
      </w:del>
      <w:r w:rsidRPr="006F178A">
        <w:rPr>
          <w:rtl/>
        </w:rPr>
        <w:t xml:space="preserve"> </w:t>
      </w:r>
      <w:ins w:id="94309" w:author="מנוע מכני" w:date="2026-10-11T12:04:39Z">
        <w:ins w:id="104359" w:author="קלוד" w:date="2026-10-11T13:11:34Z">
          <w:r>
            <w:rPr>
              <w:rtl/>
            </w:rPr>
            <w:t xml:space="preserve">אותו</w:t>
          </w:r>
        </w:ins>
        <w:del w:id="104360" w:author="קלוד" w:date="2026-10-11T13:11:34Z">
          <w:r>
            <w:rPr>
              <w:rtl/>
            </w:rPr>
            <w:delText xml:space="preserve">להם</w:delText>
          </w:r>
        </w:del>
      </w:ins>
      <w:del w:id="94310" w:author="מנוע מכני" w:date="2026-10-11T12:04:39Z">
        <w:r w:rsidRPr="006F178A">
          <w:rPr>
            <w:rtl/>
          </w:rPr>
          <w:delText xml:space="preserve">להו</w:delText>
        </w:r>
      </w:del>
      <w:r w:rsidRPr="006F178A">
        <w:rPr>
          <w:rtl/>
        </w:rPr>
        <w:t xml:space="preserve"> בין </w:t>
      </w:r>
      <w:ins w:id="104357" w:author="קלוד" w:date="2026-10-11T13:11:34Z">
        <w:r>
          <w:rPr>
            <w:rtl/>
          </w:rPr>
          <w:t xml:space="preserve">פסח</w:t>
        </w:r>
      </w:ins>
      <w:del w:id="104358" w:author="קלוד" w:date="2026-10-11T13:11:34Z">
        <w:r w:rsidRPr="006F178A">
          <w:rPr>
            <w:rtl/>
          </w:rPr>
          <w:delText xml:space="preserve">דבחא</w:delText>
        </w:r>
      </w:del>
      <w:r w:rsidRPr="006F178A">
        <w:rPr>
          <w:rtl/>
        </w:rPr>
        <w:t xml:space="preserve"> </w:t>
      </w:r>
      <w:ins w:id="90451" w:author="Claude - סמנטי" w:date="2026-10-11T12:28:21Z">
        <w:ins w:id="104355" w:author="קלוד" w:date="2026-10-11T13:11:34Z">
          <w:r>
            <w:rPr>
              <w:rtl/>
            </w:rPr>
            <w:t xml:space="preserve">לעצרת:</w:t>
          </w:r>
        </w:ins>
        <w:del w:id="104356" w:author="קלוד" w:date="2026-10-11T13:11:34Z">
          <w:r>
            <w:rPr>
              <w:rtl/>
            </w:rPr>
            <w:delText xml:space="preserve">לעצירות</w:delText>
          </w:r>
          <w:r w:rsidRPr="006F178A">
            <w:rPr>
              <w:rtl/>
            </w:rPr>
            <w:delText xml:space="preserve">,</w:delText>
          </w:r>
        </w:del>
      </w:ins>
      <w:del w:id="90452" w:author="Claude - סמנטי" w:date="2026-10-11T12:28:21Z">
        <w:r w:rsidRPr="006F178A">
          <w:rPr>
            <w:rtl/>
          </w:rPr>
          <w:delText xml:space="preserve">לעצרתא</w:delText>
        </w:r>
      </w:del>
      <w:r w:rsidRPr="006F178A">
        <w:rPr>
          <w:rtl/>
        </w:rPr>
        <w:t xml:space="preserve"> </w:t>
      </w:r>
      <w:ins w:id="104353" w:author="קלוד" w:date="2026-10-11T13:11:34Z">
        <w:r>
          <w:rPr>
            <w:rtl/>
          </w:rPr>
          <w:t xml:space="preserve">לעצור</w:t>
        </w:r>
      </w:ins>
      <w:del w:id="104354" w:author="קלוד" w:date="2026-10-11T13:11:34Z">
        <w:r w:rsidRPr="006F178A">
          <w:rPr>
            <w:rtl/>
          </w:rPr>
          <w:delText xml:space="preserve">דעצור</w:delText>
        </w:r>
      </w:del>
      <w:r w:rsidRPr="006F178A">
        <w:rPr>
          <w:rtl/>
        </w:rPr>
        <w:t xml:space="preserve"> - </w:t>
      </w:r>
      <w:ins w:id="104351" w:author="קלוד" w:date="2026-10-11T13:11:34Z">
        <w:r>
          <w:rPr>
            <w:rtl/>
          </w:rPr>
          <w:t xml:space="preserve">מרפה,</w:t>
        </w:r>
      </w:ins>
      <w:del w:id="104352" w:author="קלוד" w:date="2026-10-11T13:11:34Z">
        <w:r w:rsidRPr="006F178A">
          <w:rPr>
            <w:rtl/>
          </w:rPr>
          <w:delText xml:space="preserve">מרפי</w:delText>
        </w:r>
      </w:del>
      <w:r w:rsidRPr="006F178A">
        <w:rPr>
          <w:rtl/>
        </w:rPr>
        <w:t xml:space="preserve"> </w:t>
      </w:r>
      <w:ins w:id="93361" w:author="מנוע מכני" w:date="2026-10-11T12:04:39Z">
        <w:ins w:id="104349" w:author="קלוד" w:date="2026-10-11T13:11:34Z">
          <w:r>
            <w:rPr>
              <w:rtl/>
            </w:rPr>
            <w:t xml:space="preserve">ולרפוי</w:t>
          </w:r>
        </w:ins>
        <w:del w:id="104350" w:author="קלוד" w:date="2026-10-11T13:11:34Z">
          <w:r>
            <w:rPr>
              <w:rtl/>
            </w:rPr>
            <w:delText xml:space="preserve">לו</w:delText>
          </w:r>
          <w:r w:rsidRPr="006F178A">
            <w:rPr>
              <w:rtl/>
            </w:rPr>
            <w:delText xml:space="preserve">,</w:delText>
          </w:r>
        </w:del>
      </w:ins>
      <w:del w:id="93362" w:author="מנוע מכני" w:date="2026-10-11T12:04:39Z">
        <w:r w:rsidRPr="006F178A">
          <w:rPr>
            <w:rtl/>
          </w:rPr>
          <w:delText xml:space="preserve">ליה</w:delText>
        </w:r>
      </w:del>
      <w:r w:rsidRPr="006F178A">
        <w:rPr>
          <w:rtl/>
        </w:rPr>
        <w:t xml:space="preserve"> </w:t>
      </w:r>
      <w:ins w:id="104347" w:author="קלוד" w:date="2026-10-11T13:11:34Z">
        <w:r>
          <w:rPr>
            <w:rtl/>
          </w:rPr>
          <w:t xml:space="preserve">-</w:t>
        </w:r>
      </w:ins>
      <w:del w:id="104348" w:author="קלוד" w:date="2026-10-11T13:11:34Z">
        <w:r w:rsidRPr="006F178A">
          <w:rPr>
            <w:rtl/>
          </w:rPr>
          <w:delText xml:space="preserve">ודרפוי</w:delText>
        </w:r>
      </w:del>
      <w:r w:rsidRPr="006F178A">
        <w:rPr>
          <w:rtl/>
        </w:rPr>
        <w:t xml:space="preserve"> </w:t>
      </w:r>
      <w:ins w:id="104345" w:author="קלוד" w:date="2026-10-11T13:11:34Z">
        <w:r>
          <w:rPr>
            <w:rtl/>
          </w:rPr>
          <w:t xml:space="preserve">עוצר.</w:t>
        </w:r>
      </w:ins>
      <w:del w:id="104346" w:author="קלוד" w:date="2026-10-11T13:11:34Z">
        <w:r w:rsidRPr="006F178A">
          <w:rPr>
            <w:rtl/>
          </w:rPr>
          <w:delText xml:space="preserve">-עציר </w:delText>
        </w:r>
        <w:r>
          <w:rPr>
            <w:rtl/>
          </w:rPr>
          <w:delText xml:space="preserve">לו</w:delText>
        </w:r>
        <w:r w:rsidRPr="006F178A">
          <w:rPr>
            <w:rtl/>
          </w:rPr>
          <w:delText xml:space="preserve">.</w:delText>
        </w:r>
      </w:del>
      <w:ins w:id="93363" w:author="מנוע מכני" w:date="2026-10-11T12:04:39Z"/>
      <w:del w:id="93364" w:author="מנוע מכני" w:date="2026-10-11T12:04:39Z">
        <w:r w:rsidRPr="006F178A">
          <w:rPr>
            <w:rtl/>
          </w:rPr>
          <w:delText xml:space="preserve">ליה</w:delText>
        </w:r>
      </w:del>
    </w:p>
    <w:p>
      <w:pPr>
        <w:pStyle w:val="afffff8"/>
        <w:rPr>
          <w:ins w:id="90457" w:author="קלוד" w:date="2026-10-11T12:33:55Z"/>
        </w:rPr>
      </w:pPr>
      <w:ins w:id="90458" w:author="קלוד" w:date="2026-10-11T12:33:55Z">
        <w:r>
          <w:rPr>
            <w:color w:val="7B3F00"/>
          </w:rPr>
          <w:t xml:space="preserve">כוס עיקרין - המרכיבים והמטרה</w:t>
        </w:r>
      </w:ins>
    </w:p>
    <w:p w:rsidR="00E9703F" w:rsidRPr="006F178A" w:rsidRDefault="00E9703F" w:rsidP="00E9703F">
      <w:pPr>
        <w:rPr>
          <w:rtl/>
        </w:rPr>
      </w:pPr>
      <w:r w:rsidRPr="006F178A">
        <w:rPr>
          <w:rtl/>
        </w:rPr>
        <w:t xml:space="preserve">• וכוס </w:t>
      </w:r>
      <w:ins w:id="104381" w:author="קלוד" w:date="2026-10-11T13:11:34Z">
        <w:r>
          <w:rPr>
            <w:rtl/>
          </w:rPr>
          <w:t xml:space="preserve">עקרין</w:t>
        </w:r>
      </w:ins>
      <w:del w:id="104382" w:author="קלוד" w:date="2026-10-11T13:11:34Z">
        <w:r w:rsidRPr="006F178A">
          <w:rPr>
            <w:rtl/>
          </w:rPr>
          <w:delText xml:space="preserve">עקרין.</w:delText>
        </w:r>
      </w:del>
      <w:r w:rsidRPr="006F178A">
        <w:rPr>
          <w:rtl/>
        </w:rPr>
        <w:t xml:space="preserve"> </w:t>
      </w:r>
      <w:ins w:id="104379" w:author="קלוד" w:date="2026-10-11T13:11:34Z">
        <w:r>
          <w:rPr>
            <w:rtl/>
          </w:rPr>
          <w:t xml:space="preserve">- משקל </w:t>
        </w:r>
        <w:r>
          <w:rPr>
            <w:rStyle w:val="afffffe"/>
            <w:rtl/>
          </w:rPr>
          <w:t xml:space="preserve">זוז</w:t>
        </w:r>
      </w:ins>
      <w:del w:id="104380" w:author="קלוד" w:date="2026-10-11T13:11:34Z">
        <w:r w:rsidRPr="006F178A">
          <w:rPr>
            <w:rtl/>
          </w:rPr>
          <w:delText xml:space="preserve">מתקל</w:delText>
        </w:r>
      </w:del>
      <w:r w:rsidRPr="006F178A">
        <w:rPr>
          <w:rtl/>
        </w:rPr>
        <w:t xml:space="preserve"> שרף אילנות מאלכסנדריה, </w:t>
      </w:r>
      <w:ins w:id="104377" w:author="קלוד" w:date="2026-10-11T13:11:34Z">
        <w:r>
          <w:rPr>
            <w:rtl/>
          </w:rPr>
          <w:t xml:space="preserve">ומשקל</w:t>
        </w:r>
      </w:ins>
      <w:del w:id="104378" w:author="קלוד" w:date="2026-10-11T13:11:34Z">
        <w:r w:rsidRPr="006F178A">
          <w:rPr>
            <w:rtl/>
          </w:rPr>
          <w:delText xml:space="preserve">ומתקל</w:delText>
        </w:r>
      </w:del>
      <w:r w:rsidRPr="006F178A">
        <w:rPr>
          <w:rtl/>
        </w:rPr>
        <w:t xml:space="preserve"> </w:t>
      </w:r>
      <w:ins w:id="104375" w:author="קלוד" w:date="2026-10-11T13:11:34Z">
        <w:r>
          <w:rPr>
            <w:rtl/>
          </w:rPr>
          <w:t xml:space="preserve">זוז</w:t>
        </w:r>
      </w:ins>
      <w:del w:id="104376" w:author="קלוד" w:date="2026-10-11T13:11:34Z">
        <w:r w:rsidRPr="006F178A">
          <w:rPr>
            <w:rtl/>
          </w:rPr>
          <w:delText xml:space="preserve">זוזא</w:delText>
        </w:r>
      </w:del>
      <w:r w:rsidRPr="006F178A">
        <w:rPr>
          <w:rtl/>
        </w:rPr>
        <w:t xml:space="preserve"> </w:t>
      </w:r>
      <w:ins w:id="104373" w:author="קלוד" w:date="2026-10-11T13:11:34Z">
        <w:r>
          <w:rPr>
            <w:rtl/>
          </w:rPr>
          <w:t xml:space="preserve">אלום,</w:t>
        </w:r>
      </w:ins>
      <w:del w:id="104374" w:author="קלוד" w:date="2026-10-11T13:11:34Z">
        <w:r w:rsidRPr="006F178A">
          <w:rPr>
            <w:rtl/>
          </w:rPr>
          <w:delText xml:space="preserve">גביא</w:delText>
        </w:r>
      </w:del>
      <w:r w:rsidRPr="006F178A">
        <w:rPr>
          <w:rtl/>
        </w:rPr>
        <w:t xml:space="preserve"> </w:t>
      </w:r>
      <w:ins w:id="104371" w:author="קלוד" w:date="2026-10-11T13:11:34Z">
        <w:r>
          <w:rPr>
            <w:rtl/>
          </w:rPr>
          <w:t xml:space="preserve">ומשקל</w:t>
        </w:r>
      </w:ins>
      <w:del w:id="104372" w:author="קלוד" w:date="2026-10-11T13:11:34Z">
        <w:r w:rsidRPr="006F178A">
          <w:rPr>
            <w:rtl/>
          </w:rPr>
          <w:delText xml:space="preserve">גילא,</w:delText>
        </w:r>
      </w:del>
      <w:r w:rsidRPr="006F178A">
        <w:rPr>
          <w:rtl/>
        </w:rPr>
        <w:t xml:space="preserve"> </w:t>
      </w:r>
      <w:ins w:id="104369" w:author="קלוד" w:date="2026-10-11T13:11:34Z">
        <w:r>
          <w:rPr>
            <w:rtl/>
          </w:rPr>
          <w:t xml:space="preserve">זוז</w:t>
        </w:r>
      </w:ins>
      <w:del w:id="104370" w:author="קלוד" w:date="2026-10-11T13:11:34Z">
        <w:r w:rsidRPr="006F178A">
          <w:rPr>
            <w:rtl/>
          </w:rPr>
          <w:delText xml:space="preserve">ומתקל זוזא</w:delText>
        </w:r>
      </w:del>
      <w:r w:rsidRPr="006F178A">
        <w:rPr>
          <w:rtl/>
        </w:rPr>
        <w:t xml:space="preserve"> כרכום </w:t>
      </w:r>
      <w:ins w:id="104367" w:author="קלוד" w:date="2026-10-11T13:11:34Z">
        <w:r>
          <w:rPr>
            <w:rtl/>
          </w:rPr>
          <w:t xml:space="preserve">גן,</w:t>
        </w:r>
      </w:ins>
      <w:del w:id="104368" w:author="קלוד" w:date="2026-10-11T13:11:34Z">
        <w:r w:rsidRPr="006F178A">
          <w:rPr>
            <w:rtl/>
          </w:rPr>
          <w:delText xml:space="preserve">גן</w:delText>
        </w:r>
      </w:del>
      <w:r w:rsidRPr="006F178A">
        <w:rPr>
          <w:rtl/>
        </w:rPr>
        <w:t xml:space="preserve"> </w:t>
      </w:r>
      <w:ins w:id="104365" w:author="קלוד" w:date="2026-10-11T13:11:34Z">
        <w:r>
          <w:rPr>
            <w:rtl/>
          </w:rPr>
          <w:t xml:space="preserve">וישחקם</w:t>
        </w:r>
      </w:ins>
      <w:del w:id="104366" w:author="קלוד" w:date="2026-10-11T13:11:34Z">
        <w:r w:rsidRPr="006F178A">
          <w:rPr>
            <w:rtl/>
          </w:rPr>
          <w:delText xml:space="preserve">ולישחקינהו</w:delText>
        </w:r>
      </w:del>
      <w:r w:rsidRPr="006F178A">
        <w:rPr>
          <w:rtl/>
        </w:rPr>
        <w:t xml:space="preserve"> </w:t>
      </w:r>
      <w:ins w:id="104363" w:author="קלוד" w:date="2026-10-11T13:11:34Z">
        <w:r>
          <w:rPr>
            <w:rtl/>
          </w:rPr>
          <w:t xml:space="preserve">יחד.</w:t>
        </w:r>
      </w:ins>
      <w:del w:id="104364" w:author="קלוד" w:date="2026-10-11T13:11:34Z">
        <w:r w:rsidRPr="006F178A">
          <w:rPr>
            <w:rtl/>
          </w:rPr>
          <w:delText xml:space="preserve">בהדי הדדי.</w:delText>
        </w:r>
      </w:del>
    </w:p>
    <w:p w:rsidR="00E9703F" w:rsidRPr="006F178A" w:rsidRDefault="00E9703F" w:rsidP="00E9703F">
      <w:pPr>
        <w:rPr>
          <w:rtl/>
        </w:rPr>
      </w:pPr>
      <w:r w:rsidRPr="006F178A">
        <w:rPr>
          <w:rtl/>
        </w:rPr>
        <w:t xml:space="preserve">לזבה - </w:t>
      </w:r>
      <w:ins w:id="93365" w:author="מנוע מכני" w:date="2026-10-11T12:04:39Z">
        <w:r>
          <w:rPr>
            <w:rtl/>
          </w:rPr>
          <w:t xml:space="preserve">שלושה</w:t>
        </w:r>
      </w:ins>
      <w:del w:id="93366" w:author="מנוע מכני" w:date="2026-10-11T12:04:39Z">
        <w:r w:rsidRPr="006F178A">
          <w:rPr>
            <w:rtl/>
          </w:rPr>
          <w:delText xml:space="preserve">תלתא</w:delText>
        </w:r>
      </w:del>
      <w:r w:rsidRPr="006F178A">
        <w:rPr>
          <w:rtl/>
        </w:rPr>
        <w:t xml:space="preserve"> </w:t>
      </w:r>
      <w:ins w:id="104395" w:author="קלוד" w:date="2026-10-11T13:11:34Z">
        <w:r>
          <w:rPr>
            <w:rtl/>
          </w:rPr>
          <w:t xml:space="preserve">ביין</w:t>
        </w:r>
      </w:ins>
      <w:del w:id="104396" w:author="קלוד" w:date="2026-10-11T13:11:34Z">
        <w:r w:rsidRPr="006F178A">
          <w:rPr>
            <w:rtl/>
          </w:rPr>
          <w:delText xml:space="preserve">בחמרא</w:delText>
        </w:r>
      </w:del>
      <w:r w:rsidRPr="006F178A">
        <w:rPr>
          <w:rtl/>
        </w:rPr>
        <w:t xml:space="preserve"> </w:t>
      </w:r>
      <w:ins w:id="104393" w:author="קלוד" w:date="2026-10-11T13:11:34Z">
        <w:r>
          <w:rPr>
            <w:rtl/>
          </w:rPr>
          <w:t xml:space="preserve">ואינה</w:t>
        </w:r>
      </w:ins>
      <w:del w:id="104394" w:author="קלוד" w:date="2026-10-11T13:11:34Z">
        <w:r w:rsidRPr="006F178A">
          <w:rPr>
            <w:rtl/>
          </w:rPr>
          <w:delText xml:space="preserve">ולא</w:delText>
        </w:r>
      </w:del>
      <w:r w:rsidRPr="006F178A">
        <w:rPr>
          <w:rtl/>
        </w:rPr>
        <w:t xml:space="preserve"> </w:t>
      </w:r>
      <w:ins w:id="104391" w:author="קלוד" w:date="2026-10-11T13:11:34Z">
        <w:r>
          <w:rPr>
            <w:rtl/>
          </w:rPr>
          <w:t xml:space="preserve">נעקרת,</w:t>
        </w:r>
      </w:ins>
      <w:del w:id="104392" w:author="קלוד" w:date="2026-10-11T13:11:34Z">
        <w:r w:rsidRPr="006F178A">
          <w:rPr>
            <w:rtl/>
          </w:rPr>
          <w:delText xml:space="preserve">מיעקרא,</w:delText>
        </w:r>
      </w:del>
      <w:r w:rsidRPr="006F178A">
        <w:rPr>
          <w:rtl/>
        </w:rPr>
        <w:t xml:space="preserve"> </w:t>
      </w:r>
      <w:ins w:id="104389" w:author="קלוד" w:date="2026-10-11T13:11:34Z">
        <w:r>
          <w:rPr>
            <w:rtl/>
          </w:rPr>
          <w:t xml:space="preserve">לירקון</w:t>
        </w:r>
      </w:ins>
      <w:del w:id="104390" w:author="קלוד" w:date="2026-10-11T13:11:34Z">
        <w:r w:rsidRPr="006F178A">
          <w:rPr>
            <w:rtl/>
          </w:rPr>
          <w:delText xml:space="preserve">לירקונא</w:delText>
        </w:r>
      </w:del>
      <w:r w:rsidRPr="006F178A">
        <w:rPr>
          <w:rtl/>
        </w:rPr>
        <w:t xml:space="preserve"> - </w:t>
      </w:r>
      <w:ins w:id="104387" w:author="קלוד" w:date="2026-10-11T13:11:34Z">
        <w:r>
          <w:rPr>
            <w:rtl/>
          </w:rPr>
          <w:t xml:space="preserve">שנים</w:t>
        </w:r>
      </w:ins>
      <w:del w:id="104388" w:author="קלוד" w:date="2026-10-11T13:11:34Z">
        <w:r w:rsidRPr="006F178A">
          <w:rPr>
            <w:rtl/>
          </w:rPr>
          <w:delText xml:space="preserve">תרין</w:delText>
        </w:r>
      </w:del>
      <w:r w:rsidRPr="006F178A">
        <w:rPr>
          <w:rtl/>
        </w:rPr>
        <w:t xml:space="preserve"> </w:t>
      </w:r>
      <w:ins w:id="104385" w:author="קלוד" w:date="2026-10-11T13:11:34Z">
        <w:r>
          <w:rPr>
            <w:rtl/>
          </w:rPr>
          <w:t xml:space="preserve">בשיכר</w:t>
        </w:r>
      </w:ins>
      <w:del w:id="104386" w:author="קלוד" w:date="2026-10-11T13:11:34Z">
        <w:r w:rsidRPr="006F178A">
          <w:rPr>
            <w:rtl/>
          </w:rPr>
          <w:delText xml:space="preserve">בשיכרא</w:delText>
        </w:r>
      </w:del>
      <w:r w:rsidRPr="006F178A">
        <w:rPr>
          <w:rtl/>
        </w:rPr>
        <w:t xml:space="preserve"> </w:t>
      </w:r>
      <w:ins w:id="104383" w:author="קלוד" w:date="2026-10-11T13:11:34Z">
        <w:r>
          <w:rPr>
            <w:rtl/>
          </w:rPr>
          <w:t xml:space="preserve">ונעקר.</w:t>
        </w:r>
      </w:ins>
      <w:del w:id="104384" w:author="קלוד" w:date="2026-10-11T13:11:34Z">
        <w:r w:rsidRPr="006F178A">
          <w:rPr>
            <w:rtl/>
          </w:rPr>
          <w:delText xml:space="preserve">ומיעקר.</w:delText>
        </w:r>
      </w:del>
    </w:p>
    <w:p>
      <w:pPr>
        <w:pStyle w:val="afffff8"/>
        <w:rPr>
          <w:ins w:id="90455" w:author="קלוד" w:date="2026-10-11T12:33:55Z"/>
        </w:rPr>
      </w:pPr>
      <w:ins w:id="90456" w:author="קלוד" w:date="2026-10-11T12:33:55Z">
        <w:r>
          <w:rPr>
            <w:color w:val="7B3F00"/>
          </w:rPr>
          <w:t xml:space="preserve">רפואות לזבה - עד שהיא פוסקת</w:t>
        </w:r>
      </w:ins>
    </w:p>
    <w:p w:rsidR="00E9703F" w:rsidRDefault="00E9703F" w:rsidP="00E9703F">
      <w:pPr>
        <w:rPr>
          <w:rtl/>
        </w:rPr>
      </w:pPr>
      <w:r w:rsidRPr="006F178A">
        <w:rPr>
          <w:rtl/>
        </w:rPr>
        <w:t>• לזבה</w:t>
      </w:r>
    </w:p>
    <w:p w:rsidR="00E9703F" w:rsidRPr="006F178A" w:rsidRDefault="00E9703F" w:rsidP="00E9703F">
      <w:pPr>
        <w:rPr>
          <w:rStyle w:val="afffe"/>
          <w:rFonts w:ascii="Fb Fontext" w:hAnsi="Fb Fontext"/>
          <w:b/>
          <w:rtl/>
        </w:rPr>
      </w:pPr>
      <w:r w:rsidRPr="006F178A">
        <w:rPr>
          <w:rStyle w:val="afffe"/>
          <w:rFonts w:ascii="Fb Fontext" w:hAnsi="Fb Fontext" w:hint="cs"/>
          <w:b/>
          <w:rtl/>
        </w:rPr>
        <w:t>א.</w:t>
      </w:r>
      <w:r w:rsidRPr="006F178A">
        <w:rPr>
          <w:rFonts w:hint="cs"/>
          <w:rtl/>
        </w:rPr>
        <w:t xml:space="preserve"> </w:t>
      </w:r>
      <w:ins w:id="93367" w:author="מנוע מכני" w:date="2026-10-11T12:04:39Z">
        <w:r>
          <w:rPr>
            <w:rtl/>
          </w:rPr>
          <w:t xml:space="preserve">שלושה</w:t>
        </w:r>
      </w:ins>
      <w:del w:id="93368" w:author="מנוע מכני" w:date="2026-10-11T12:04:39Z">
        <w:r w:rsidRPr="006F178A">
          <w:rPr>
            <w:rtl/>
          </w:rPr>
          <w:delText xml:space="preserve">תלתא</w:delText>
        </w:r>
      </w:del>
      <w:r w:rsidRPr="006F178A">
        <w:rPr>
          <w:rtl/>
        </w:rPr>
        <w:t xml:space="preserve"> </w:t>
      </w:r>
      <w:ins w:id="104401" w:author="קלוד" w:date="2026-10-11T13:11:34Z">
        <w:r>
          <w:rPr>
            <w:rtl/>
          </w:rPr>
          <w:t xml:space="preserve">ביין,</w:t>
        </w:r>
      </w:ins>
      <w:del w:id="104402" w:author="קלוד" w:date="2026-10-11T13:11:34Z">
        <w:r w:rsidRPr="006F178A">
          <w:rPr>
            <w:rtl/>
          </w:rPr>
          <w:delText xml:space="preserve">בחמרא</w:delText>
        </w:r>
      </w:del>
      <w:r w:rsidRPr="006F178A">
        <w:rPr>
          <w:rtl/>
        </w:rPr>
        <w:t xml:space="preserve"> </w:t>
      </w:r>
      <w:ins w:id="104399" w:author="קלוד" w:date="2026-10-11T13:11:34Z">
        <w:r>
          <w:rPr>
            <w:rtl/>
          </w:rPr>
          <w:t xml:space="preserve">ואינה</w:t>
        </w:r>
      </w:ins>
      <w:del w:id="104400" w:author="קלוד" w:date="2026-10-11T13:11:34Z">
        <w:r w:rsidRPr="006F178A">
          <w:rPr>
            <w:rtl/>
          </w:rPr>
          <w:delText xml:space="preserve">ולא</w:delText>
        </w:r>
      </w:del>
      <w:r w:rsidRPr="006F178A">
        <w:rPr>
          <w:rtl/>
        </w:rPr>
        <w:t xml:space="preserve"> </w:t>
      </w:r>
      <w:ins w:id="104397" w:author="קלוד" w:date="2026-10-11T13:11:34Z">
        <w:r>
          <w:rPr>
            <w:rtl/>
          </w:rPr>
          <w:t xml:space="preserve">נעקרת.</w:t>
        </w:r>
      </w:ins>
      <w:del w:id="104398" w:author="קלוד" w:date="2026-10-11T13:11:34Z">
        <w:r w:rsidRPr="006F178A">
          <w:rPr>
            <w:rtl/>
          </w:rPr>
          <w:delText xml:space="preserve">מיעקרא.</w:delText>
        </w:r>
      </w:del>
    </w:p>
    <w:p w:rsidR="00E9703F" w:rsidRPr="006061D7" w:rsidRDefault="00E9703F" w:rsidP="00F130FA">
      <w:pPr>
        <w:rPr>
          <w:rtl/>
        </w:rPr>
      </w:pPr>
      <w:del w:id="90162" w:author="מנוע מכני" w:date="2026-10-11T12:04:39Z">
        <w:r>
          <w:rPr>
            <w:rFonts w:hint="cs"/>
            <w:rtl/>
          </w:rPr>
          <w:delText xml:space="preserve">   </w:delText>
        </w:r>
        <w:r w:rsidRPr="006061D7">
          <w:rPr>
            <w:rFonts w:hint="cs"/>
            <w:rtl/>
          </w:rPr>
          <w:delText xml:space="preserve"> </w:delText>
        </w:r>
      </w:del>
      <w:r w:rsidRPr="006061D7">
        <w:rPr>
          <w:rtl/>
        </w:rPr>
        <w:t xml:space="preserve">ב. </w:t>
      </w:r>
      <w:ins w:id="94847" w:author="מנוע מכני" w:date="2026-10-11T12:04:39Z">
        <w:r>
          <w:rPr>
            <w:rtl/>
          </w:rPr>
          <w:t xml:space="preserve">ואם </w:t>
        </w:r>
      </w:ins>
      <w:del w:id="94848" w:author="מנוע מכני" w:date="2026-10-11T12:04:39Z">
        <w:r w:rsidRPr="006061D7">
          <w:rPr>
            <w:rtl/>
          </w:rPr>
          <w:delText xml:space="preserve">ואי </w:delText>
        </w:r>
      </w:del>
      <w:r w:rsidRPr="006061D7">
        <w:rPr>
          <w:rtl/>
        </w:rPr>
        <w:t xml:space="preserve">לא</w:t>
      </w:r>
      <w:r w:rsidRPr="006061D7">
        <w:rPr>
          <w:rtl/>
        </w:rPr>
        <w:t xml:space="preserve"> </w:t>
      </w:r>
      <w:r w:rsidR="00F130FA">
        <w:rPr>
          <w:rtl/>
        </w:rPr>
        <w:t>–</w:t>
      </w:r>
      <w:r w:rsidRPr="006061D7">
        <w:rPr>
          <w:rtl/>
        </w:rPr>
        <w:t xml:space="preserve"> </w:t>
      </w:r>
      <w:r w:rsidR="00F130FA">
        <w:rPr>
          <w:rFonts w:hint="cs"/>
          <w:rtl/>
        </w:rPr>
        <w:t xml:space="preserve">יביא ג' כלים של ג' לוגים בצלים פריים גדולים ונשלוח ביין ונשקהו ונאמר לו </w:t>
      </w:r>
      <w:r w:rsidRPr="006061D7">
        <w:rPr>
          <w:rtl/>
        </w:rPr>
        <w:t>קום מזוביך.</w:t>
      </w:r>
    </w:p>
    <w:p w:rsidR="00E9703F" w:rsidRPr="006F178A" w:rsidRDefault="00E9703F" w:rsidP="00E9703F">
      <w:pPr>
        <w:rPr>
          <w:rStyle w:val="afffe"/>
          <w:rFonts w:ascii="Fb Fontext" w:hAnsi="Fb Fontext"/>
          <w:b/>
          <w:rtl/>
        </w:rPr>
      </w:pPr>
      <w:r w:rsidRPr="006F178A">
        <w:rPr>
          <w:rStyle w:val="afffe"/>
          <w:rFonts w:ascii="Fb Fontext" w:hAnsi="Fb Fontext"/>
          <w:b/>
          <w:rtl/>
        </w:rPr>
        <w:t>ג.</w:t>
      </w:r>
      <w:r w:rsidRPr="006F178A">
        <w:rPr>
          <w:rFonts w:ascii="Fb Fontext" w:hAnsi="Fb Fontext"/>
          <w:rtl/>
        </w:rPr>
        <w:t xml:space="preserve"> </w:t>
      </w:r>
      <w:ins w:id="94849" w:author="מנוע מכני" w:date="2026-10-11T12:04:39Z">
        <w:r>
          <w:rPr>
            <w:rFonts w:ascii="Fb Fontext" w:hAnsi="Fb Fontext"/>
            <w:rtl/>
          </w:rPr>
          <w:t xml:space="preserve">ואם </w:t>
        </w:r>
      </w:ins>
      <w:del w:id="94850" w:author="מנוע מכני" w:date="2026-10-11T12:04:39Z">
        <w:r w:rsidRPr="006F178A">
          <w:rPr>
            <w:rFonts w:ascii="Fb Fontext" w:hAnsi="Fb Fontext"/>
            <w:rtl/>
          </w:rPr>
          <w:delText xml:space="preserve">ואי </w:delText>
        </w:r>
      </w:del>
      <w:r w:rsidRPr="006F178A">
        <w:rPr>
          <w:rFonts w:ascii="Fb Fontext" w:hAnsi="Fb Fontext"/>
          <w:rtl/>
        </w:rPr>
        <w:t xml:space="preserve">לא</w:t>
      </w:r>
      <w:r w:rsidRPr="006F178A">
        <w:rPr>
          <w:rFonts w:ascii="Fb Fontext" w:hAnsi="Fb Fontext"/>
          <w:rtl/>
        </w:rPr>
        <w:t xml:space="preserve"> - </w:t>
      </w:r>
      <w:ins w:id="104419" w:author="קלוד" w:date="2026-10-11T13:11:34Z">
        <w:r>
          <w:rPr>
            <w:rFonts w:ascii="Fb Fontext" w:hAnsi="Fb Fontext"/>
            <w:rtl/>
          </w:rPr>
          <w:t xml:space="preserve">יושיבוה</w:t>
        </w:r>
      </w:ins>
      <w:del w:id="104420" w:author="קלוד" w:date="2026-10-11T13:11:34Z">
        <w:r w:rsidRPr="006F178A">
          <w:rPr>
            <w:rFonts w:ascii="Fb Fontext" w:hAnsi="Fb Fontext"/>
            <w:rtl/>
          </w:rPr>
          <w:delText xml:space="preserve">לותבה</w:delText>
        </w:r>
      </w:del>
      <w:r w:rsidRPr="006F178A">
        <w:rPr>
          <w:rFonts w:ascii="Fb Fontext" w:hAnsi="Fb Fontext"/>
          <w:rtl/>
        </w:rPr>
        <w:t xml:space="preserve"> </w:t>
      </w:r>
      <w:ins w:id="104417" w:author="קלוד" w:date="2026-10-11T13:11:34Z">
        <w:r>
          <w:rPr>
            <w:rFonts w:ascii="Fb Fontext" w:hAnsi="Fb Fontext"/>
            <w:rtl/>
          </w:rPr>
          <w:t xml:space="preserve">על פרשת</w:t>
        </w:r>
      </w:ins>
      <w:del w:id="104418" w:author="קלוד" w:date="2026-10-11T13:11:34Z">
        <w:r w:rsidRPr="006F178A">
          <w:rPr>
            <w:rFonts w:ascii="Fb Fontext" w:hAnsi="Fb Fontext"/>
            <w:rtl/>
          </w:rPr>
          <w:delText xml:space="preserve">אפרשת</w:delText>
        </w:r>
      </w:del>
      <w:r w:rsidRPr="006F178A">
        <w:rPr>
          <w:rFonts w:ascii="Fb Fontext" w:hAnsi="Fb Fontext"/>
          <w:rtl/>
        </w:rPr>
        <w:t xml:space="preserve"> דרכים, </w:t>
      </w:r>
      <w:ins w:id="104415" w:author="קלוד" w:date="2026-10-11T13:11:34Z">
        <w:r>
          <w:rPr>
            <w:rFonts w:ascii="Fb Fontext" w:hAnsi="Fb Fontext"/>
            <w:rtl/>
          </w:rPr>
          <w:t xml:space="preserve">ותחזיק</w:t>
        </w:r>
      </w:ins>
      <w:del w:id="104416" w:author="קלוד" w:date="2026-10-11T13:11:34Z">
        <w:r w:rsidRPr="006F178A">
          <w:rPr>
            <w:rFonts w:ascii="Fb Fontext" w:hAnsi="Fb Fontext"/>
            <w:rtl/>
          </w:rPr>
          <w:delText xml:space="preserve">ולינקטה</w:delText>
        </w:r>
      </w:del>
      <w:r w:rsidRPr="006F178A">
        <w:rPr>
          <w:rFonts w:ascii="Fb Fontext" w:hAnsi="Fb Fontext"/>
          <w:rtl/>
        </w:rPr>
        <w:t xml:space="preserve"> </w:t>
      </w:r>
      <w:ins w:id="104413" w:author="קלוד" w:date="2026-10-11T13:11:34Z">
        <w:r>
          <w:rPr>
            <w:rFonts w:ascii="Fb Fontext" w:hAnsi="Fb Fontext"/>
            <w:rtl/>
          </w:rPr>
          <w:t xml:space="preserve">כוס</w:t>
        </w:r>
      </w:ins>
      <w:del w:id="104414" w:author="קלוד" w:date="2026-10-11T13:11:34Z">
        <w:r w:rsidRPr="006F178A">
          <w:rPr>
            <w:rFonts w:ascii="Fb Fontext" w:hAnsi="Fb Fontext"/>
            <w:rtl/>
          </w:rPr>
          <w:delText xml:space="preserve">כסא</w:delText>
        </w:r>
      </w:del>
      <w:r w:rsidRPr="006F178A">
        <w:rPr>
          <w:rFonts w:ascii="Fb Fontext" w:hAnsi="Fb Fontext"/>
          <w:rtl/>
        </w:rPr>
        <w:t xml:space="preserve"> </w:t>
      </w:r>
      <w:ins w:id="104411" w:author="קלוד" w:date="2026-10-11T13:11:34Z">
        <w:r>
          <w:rPr>
            <w:rFonts w:ascii="Fb Fontext" w:hAnsi="Fb Fontext"/>
            <w:rtl/>
          </w:rPr>
          <w:t xml:space="preserve">יין</w:t>
        </w:r>
      </w:ins>
      <w:del w:id="104412" w:author="קלוד" w:date="2026-10-11T13:11:34Z">
        <w:r w:rsidRPr="006F178A">
          <w:rPr>
            <w:rFonts w:ascii="Fb Fontext" w:hAnsi="Fb Fontext"/>
            <w:rtl/>
          </w:rPr>
          <w:delText xml:space="preserve">דחמרא</w:delText>
        </w:r>
      </w:del>
      <w:r w:rsidRPr="006F178A">
        <w:rPr>
          <w:rFonts w:ascii="Fb Fontext" w:hAnsi="Fb Fontext"/>
          <w:rtl/>
        </w:rPr>
        <w:t xml:space="preserve"> בידה, </w:t>
      </w:r>
      <w:ins w:id="104409" w:author="קלוד" w:date="2026-10-11T13:11:34Z">
        <w:r>
          <w:rPr>
            <w:rFonts w:ascii="Fb Fontext" w:hAnsi="Fb Fontext"/>
            <w:rtl/>
          </w:rPr>
          <w:t xml:space="preserve">ויבוא</w:t>
        </w:r>
      </w:ins>
      <w:del w:id="104410" w:author="קלוד" w:date="2026-10-11T13:11:34Z">
        <w:r w:rsidRPr="006F178A">
          <w:rPr>
            <w:rFonts w:ascii="Fb Fontext" w:hAnsi="Fb Fontext"/>
            <w:rtl/>
          </w:rPr>
          <w:delText xml:space="preserve">וליתי</w:delText>
        </w:r>
      </w:del>
      <w:r w:rsidRPr="006F178A">
        <w:rPr>
          <w:rFonts w:ascii="Fb Fontext" w:hAnsi="Fb Fontext"/>
          <w:rtl/>
        </w:rPr>
        <w:t xml:space="preserve"> </w:t>
      </w:r>
      <w:ins w:id="96163" w:author="מנוע מכני" w:date="2026-10-11T12:04:39Z">
        <w:r>
          <w:rPr>
            <w:rFonts w:ascii="Fb Fontext" w:hAnsi="Fb Fontext"/>
            <w:rtl/>
          </w:rPr>
          <w:t xml:space="preserve">אדם</w:t>
        </w:r>
      </w:ins>
      <w:del w:id="96164" w:author="מנוע מכני" w:date="2026-10-11T12:04:39Z">
        <w:r w:rsidRPr="006F178A">
          <w:rPr>
            <w:rFonts w:ascii="Fb Fontext" w:hAnsi="Fb Fontext"/>
            <w:rtl/>
          </w:rPr>
          <w:delText xml:space="preserve">איניש</w:delText>
        </w:r>
      </w:del>
      <w:r w:rsidRPr="006F178A">
        <w:rPr>
          <w:rFonts w:ascii="Fb Fontext" w:hAnsi="Fb Fontext"/>
          <w:rtl/>
        </w:rPr>
        <w:t xml:space="preserve"> </w:t>
      </w:r>
      <w:ins w:id="104407" w:author="קלוד" w:date="2026-10-11T13:11:34Z">
        <w:r>
          <w:rPr>
            <w:rFonts w:ascii="Fb Fontext" w:hAnsi="Fb Fontext"/>
            <w:rtl/>
          </w:rPr>
          <w:t xml:space="preserve">מאחוריה</w:t>
        </w:r>
      </w:ins>
      <w:del w:id="104408" w:author="קלוד" w:date="2026-10-11T13:11:34Z">
        <w:r w:rsidRPr="006F178A">
          <w:rPr>
            <w:rFonts w:ascii="Fb Fontext" w:hAnsi="Fb Fontext"/>
            <w:rtl/>
          </w:rPr>
          <w:delText xml:space="preserve">מאחורה</w:delText>
        </w:r>
      </w:del>
      <w:r w:rsidRPr="006F178A">
        <w:rPr>
          <w:rFonts w:ascii="Fb Fontext" w:hAnsi="Fb Fontext"/>
          <w:rtl/>
        </w:rPr>
        <w:t xml:space="preserve"> </w:t>
      </w:r>
      <w:ins w:id="104405" w:author="קלוד" w:date="2026-10-11T13:11:34Z">
        <w:r>
          <w:rPr>
            <w:rFonts w:ascii="Fb Fontext" w:hAnsi="Fb Fontext"/>
            <w:rtl/>
          </w:rPr>
          <w:t xml:space="preserve">ויבעיתנה,</w:t>
        </w:r>
      </w:ins>
      <w:del w:id="104406" w:author="קלוד" w:date="2026-10-11T13:11:34Z">
        <w:r w:rsidRPr="006F178A">
          <w:rPr>
            <w:rFonts w:ascii="Fb Fontext" w:hAnsi="Fb Fontext"/>
            <w:rtl/>
          </w:rPr>
          <w:delText xml:space="preserve">וליבעתה,</w:delText>
        </w:r>
      </w:del>
      <w:r w:rsidRPr="006F178A">
        <w:rPr>
          <w:rFonts w:ascii="Fb Fontext" w:hAnsi="Fb Fontext"/>
          <w:rtl/>
        </w:rPr>
        <w:t xml:space="preserve"> </w:t>
      </w:r>
      <w:ins w:id="104403" w:author="קלוד" w:date="2026-10-11T13:11:34Z">
        <w:r>
          <w:rPr>
            <w:rFonts w:ascii="Fb Fontext" w:hAnsi="Fb Fontext"/>
            <w:rtl/>
          </w:rPr>
          <w:t xml:space="preserve">ויאמר</w:t>
        </w:r>
      </w:ins>
      <w:del w:id="104404" w:author="קלוד" w:date="2026-10-11T13:11:34Z">
        <w:r w:rsidRPr="006F178A">
          <w:rPr>
            <w:rFonts w:ascii="Fb Fontext" w:hAnsi="Fb Fontext"/>
            <w:rtl/>
          </w:rPr>
          <w:delText xml:space="preserve">ולימא</w:delText>
        </w:r>
      </w:del>
      <w:r w:rsidRPr="006F178A">
        <w:rPr>
          <w:rFonts w:ascii="Fb Fontext" w:hAnsi="Fb Fontext"/>
          <w:rtl/>
        </w:rPr>
        <w:t xml:space="preserve"> לה: קום מזוביך.</w:t>
      </w:r>
    </w:p>
    <w:p w:rsidR="00E9703F" w:rsidRPr="004640F6" w:rsidRDefault="00E9703F" w:rsidP="00E9703F">
      <w:pPr>
        <w:rPr>
          <w:rStyle w:val="afffe"/>
          <w:rFonts w:ascii="Fb Fontext" w:hAnsi="Fb Fontext"/>
          <w:b/>
          <w:spacing w:val="-4"/>
          <w:rtl/>
        </w:rPr>
      </w:pPr>
      <w:r w:rsidRPr="004640F6">
        <w:rPr>
          <w:rStyle w:val="afffe"/>
          <w:rFonts w:ascii="Fb Fontext" w:hAnsi="Fb Fontext"/>
          <w:b/>
          <w:spacing w:val="-4"/>
          <w:rtl/>
        </w:rPr>
        <w:t>ד.</w:t>
      </w:r>
      <w:r w:rsidRPr="004640F6">
        <w:rPr>
          <w:spacing w:val="-4"/>
          <w:rtl/>
        </w:rPr>
        <w:t xml:space="preserve"> </w:t>
      </w:r>
      <w:ins w:id="94851" w:author="מנוע מכני" w:date="2026-10-11T12:04:39Z">
        <w:r>
          <w:rPr>
            <w:spacing w:val="-4"/>
            <w:rtl/>
          </w:rPr>
          <w:t xml:space="preserve">ואם </w:t>
        </w:r>
      </w:ins>
      <w:del w:id="94852" w:author="מנוע מכני" w:date="2026-10-11T12:04:39Z">
        <w:r w:rsidRPr="004640F6">
          <w:rPr>
            <w:spacing w:val="-4"/>
            <w:rtl/>
          </w:rPr>
          <w:delText xml:space="preserve">ואי </w:delText>
        </w:r>
      </w:del>
      <w:r w:rsidRPr="004640F6">
        <w:rPr>
          <w:spacing w:val="-4"/>
          <w:rtl/>
        </w:rPr>
        <w:t xml:space="preserve">לא</w:t>
      </w:r>
      <w:r w:rsidRPr="004640F6">
        <w:rPr>
          <w:spacing w:val="-4"/>
          <w:rtl/>
        </w:rPr>
        <w:t xml:space="preserve"> - </w:t>
      </w:r>
      <w:ins w:id="104425" w:author="קלוד" w:date="2026-10-11T13:11:34Z">
        <w:r>
          <w:rPr>
            <w:spacing w:val="-4"/>
            <w:rtl/>
          </w:rPr>
          <w:t xml:space="preserve">יביא</w:t>
        </w:r>
      </w:ins>
      <w:del w:id="104426" w:author="קלוד" w:date="2026-10-11T13:11:34Z">
        <w:r w:rsidRPr="004640F6">
          <w:rPr>
            <w:spacing w:val="-4"/>
            <w:rtl/>
          </w:rPr>
          <w:delText xml:space="preserve">ליתי</w:delText>
        </w:r>
      </w:del>
      <w:r w:rsidRPr="004640F6">
        <w:rPr>
          <w:spacing w:val="-4"/>
          <w:rtl/>
        </w:rPr>
        <w:t xml:space="preserve"> אגרוף כמון ואגרוף כרכום ואגרוף </w:t>
      </w:r>
      <w:ins w:id="104423" w:author="קלוד" w:date="2026-10-11T13:11:34Z">
        <w:r>
          <w:rPr>
            <w:spacing w:val="-4"/>
            <w:rtl/>
          </w:rPr>
          <w:t xml:space="preserve">תלתן,</w:t>
        </w:r>
      </w:ins>
      <w:del w:id="104424" w:author="קלוד" w:date="2026-10-11T13:11:34Z">
        <w:r w:rsidRPr="004640F6">
          <w:rPr>
            <w:spacing w:val="-4"/>
            <w:rtl/>
          </w:rPr>
          <w:delText xml:space="preserve">תלתן</w:delText>
        </w:r>
      </w:del>
      <w:r w:rsidRPr="004640F6">
        <w:rPr>
          <w:spacing w:val="-4"/>
          <w:rtl/>
        </w:rPr>
        <w:t xml:space="preserve"> </w:t>
      </w:r>
      <w:ins w:id="104421" w:author="קלוד" w:date="2026-10-11T13:11:34Z">
        <w:r>
          <w:rPr>
            <w:spacing w:val="-4"/>
            <w:rtl/>
          </w:rPr>
          <w:t xml:space="preserve">וישלקם</w:t>
        </w:r>
      </w:ins>
      <w:del w:id="104422" w:author="קלוד" w:date="2026-10-11T13:11:34Z">
        <w:r w:rsidRPr="004640F6">
          <w:rPr>
            <w:spacing w:val="-4"/>
            <w:rtl/>
          </w:rPr>
          <w:delText xml:space="preserve">ונישלוק</w:delText>
        </w:r>
      </w:del>
      <w:r w:rsidRPr="004640F6">
        <w:rPr>
          <w:spacing w:val="-4"/>
          <w:rtl/>
        </w:rPr>
        <w:t xml:space="preserve"> ב</w:t>
      </w:r>
      <w:r w:rsidRPr="004640F6">
        <w:rPr>
          <w:rFonts w:hint="cs"/>
          <w:spacing w:val="-4"/>
          <w:rtl/>
        </w:rPr>
        <w:t>יין וישקה</w:t>
      </w:r>
      <w:r w:rsidRPr="004640F6">
        <w:rPr>
          <w:spacing w:val="-4"/>
          <w:rtl/>
        </w:rPr>
        <w:t>, ו</w:t>
      </w:r>
      <w:r w:rsidRPr="004640F6">
        <w:rPr>
          <w:rFonts w:hint="cs"/>
          <w:spacing w:val="-4"/>
          <w:rtl/>
        </w:rPr>
        <w:t>יאמר</w:t>
      </w:r>
      <w:r w:rsidRPr="004640F6">
        <w:rPr>
          <w:spacing w:val="-4"/>
          <w:rtl/>
        </w:rPr>
        <w:t>: קום מזוביך.</w:t>
      </w:r>
    </w:p>
    <w:p w:rsidR="00E9703F" w:rsidRPr="006F178A" w:rsidRDefault="00E9703F" w:rsidP="00E9703F">
      <w:pPr>
        <w:rPr>
          <w:rStyle w:val="afffe"/>
          <w:rFonts w:ascii="Fb Fontext" w:hAnsi="Fb Fontext"/>
          <w:b/>
          <w:rtl/>
        </w:rPr>
      </w:pPr>
      <w:r w:rsidRPr="006F178A">
        <w:rPr>
          <w:rStyle w:val="afffe"/>
          <w:rFonts w:ascii="Fb Fontext" w:hAnsi="Fb Fontext"/>
          <w:b/>
          <w:rtl/>
        </w:rPr>
        <w:t>ה.</w:t>
      </w:r>
      <w:r w:rsidRPr="006F178A">
        <w:rPr>
          <w:rtl/>
        </w:rPr>
        <w:t xml:space="preserve"> </w:t>
      </w:r>
      <w:ins w:id="94853" w:author="מנוע מכני" w:date="2026-10-11T12:04:39Z">
        <w:r>
          <w:rPr>
            <w:rtl/>
          </w:rPr>
          <w:t xml:space="preserve">ואם </w:t>
        </w:r>
      </w:ins>
      <w:del w:id="94854" w:author="מנוע מכני" w:date="2026-10-11T12:04:39Z">
        <w:r w:rsidRPr="006F178A">
          <w:rPr>
            <w:rtl/>
          </w:rPr>
          <w:delText xml:space="preserve">ואי </w:delText>
        </w:r>
      </w:del>
      <w:r w:rsidRPr="006F178A">
        <w:rPr>
          <w:rtl/>
        </w:rPr>
        <w:t xml:space="preserve">לא</w:t>
      </w:r>
      <w:r w:rsidRPr="006F178A">
        <w:rPr>
          <w:rtl/>
        </w:rPr>
        <w:t xml:space="preserve"> - </w:t>
      </w:r>
      <w:ins w:id="104435" w:author="קלוד" w:date="2026-10-11T13:11:34Z">
        <w:r>
          <w:rPr>
            <w:rtl/>
          </w:rPr>
          <w:t xml:space="preserve">יביא</w:t>
        </w:r>
      </w:ins>
      <w:del w:id="104436" w:author="קלוד" w:date="2026-10-11T13:11:34Z">
        <w:r w:rsidRPr="006F178A">
          <w:rPr>
            <w:rtl/>
          </w:rPr>
          <w:delText xml:space="preserve">ליתי</w:delText>
        </w:r>
      </w:del>
      <w:r w:rsidRPr="006F178A">
        <w:rPr>
          <w:rtl/>
        </w:rPr>
        <w:t xml:space="preserve"> </w:t>
      </w:r>
      <w:ins w:id="104433" w:author="קלוד" w:date="2026-10-11T13:11:34Z">
        <w:r>
          <w:rPr>
            <w:rtl/>
          </w:rPr>
          <w:t xml:space="preserve">שישים</w:t>
        </w:r>
      </w:ins>
      <w:del w:id="104434" w:author="קלוד" w:date="2026-10-11T13:11:34Z">
        <w:r w:rsidRPr="006F178A">
          <w:rPr>
            <w:rtl/>
          </w:rPr>
          <w:delText xml:space="preserve">שיתין</w:delText>
        </w:r>
      </w:del>
      <w:r w:rsidRPr="006F178A">
        <w:rPr>
          <w:rtl/>
        </w:rPr>
        <w:t xml:space="preserve"> חותמות חביות </w:t>
      </w:r>
      <w:ins w:id="104431" w:author="קלוד" w:date="2026-10-11T13:11:34Z">
        <w:r>
          <w:rPr>
            <w:rtl/>
          </w:rPr>
          <w:t xml:space="preserve">וימרח</w:t>
        </w:r>
      </w:ins>
      <w:del w:id="104432" w:author="קלוד" w:date="2026-10-11T13:11:34Z">
        <w:r w:rsidRPr="006F178A">
          <w:rPr>
            <w:rtl/>
          </w:rPr>
          <w:delText xml:space="preserve">ולשיפיה</w:delText>
        </w:r>
      </w:del>
      <w:r w:rsidRPr="006F178A">
        <w:rPr>
          <w:rtl/>
        </w:rPr>
        <w:t xml:space="preserve"> </w:t>
      </w:r>
      <w:ins w:id="104429" w:author="קלוד" w:date="2026-10-11T13:11:34Z">
        <w:r>
          <w:rPr>
            <w:rtl/>
          </w:rPr>
          <w:t xml:space="preserve">בהם</w:t>
        </w:r>
      </w:ins>
      <w:del w:id="104430" w:author="קלוד" w:date="2026-10-11T13:11:34Z">
        <w:r w:rsidRPr="006F178A">
          <w:rPr>
            <w:rtl/>
          </w:rPr>
          <w:delText xml:space="preserve">לגופה,</w:delText>
        </w:r>
      </w:del>
      <w:r w:rsidRPr="006F178A">
        <w:rPr>
          <w:rtl/>
        </w:rPr>
        <w:t xml:space="preserve"> </w:t>
      </w:r>
      <w:ins w:id="104427" w:author="קלוד" w:date="2026-10-11T13:11:34Z">
        <w:r>
          <w:rPr>
            <w:rtl/>
          </w:rPr>
          <w:t xml:space="preserve">את גופה, ויאמר</w:t>
        </w:r>
      </w:ins>
      <w:del w:id="104428" w:author="קלוד" w:date="2026-10-11T13:11:34Z">
        <w:r w:rsidRPr="006F178A">
          <w:rPr>
            <w:rtl/>
          </w:rPr>
          <w:delText xml:space="preserve">ולימא</w:delText>
        </w:r>
      </w:del>
      <w:r w:rsidRPr="006F178A">
        <w:rPr>
          <w:rtl/>
        </w:rPr>
        <w:t xml:space="preserve"> לה: קום מזוביך.</w:t>
      </w:r>
    </w:p>
    <w:p w:rsidR="00E9703F" w:rsidRPr="006F178A" w:rsidRDefault="00E9703F" w:rsidP="00E9703F">
      <w:pPr>
        <w:rPr>
          <w:rStyle w:val="afffe"/>
          <w:rFonts w:ascii="Fb Fontext" w:hAnsi="Fb Fontext"/>
          <w:b/>
          <w:rtl/>
        </w:rPr>
      </w:pPr>
      <w:r w:rsidRPr="006F178A">
        <w:rPr>
          <w:rStyle w:val="afffe"/>
          <w:rFonts w:ascii="Fb Fontext" w:hAnsi="Fb Fontext"/>
          <w:b/>
          <w:rtl/>
        </w:rPr>
        <w:t>ו.</w:t>
      </w:r>
      <w:r w:rsidRPr="006F178A">
        <w:rPr>
          <w:rtl/>
        </w:rPr>
        <w:t xml:space="preserve"> </w:t>
      </w:r>
      <w:ins w:id="94855" w:author="מנוע מכני" w:date="2026-10-11T12:04:39Z">
        <w:r>
          <w:rPr>
            <w:rtl/>
          </w:rPr>
          <w:t xml:space="preserve">ואם </w:t>
        </w:r>
      </w:ins>
      <w:del w:id="94856" w:author="מנוע מכני" w:date="2026-10-11T12:04:39Z">
        <w:r w:rsidRPr="006F178A">
          <w:rPr>
            <w:rtl/>
          </w:rPr>
          <w:delText xml:space="preserve">ואי </w:delText>
        </w:r>
      </w:del>
      <w:r w:rsidRPr="006F178A">
        <w:rPr>
          <w:rtl/>
        </w:rPr>
        <w:t xml:space="preserve">לא</w:t>
      </w:r>
      <w:r w:rsidRPr="006F178A">
        <w:rPr>
          <w:rtl/>
        </w:rPr>
        <w:t xml:space="preserve"> - </w:t>
      </w:r>
      <w:ins w:id="104445" w:author="קלוד" w:date="2026-10-11T13:11:34Z">
        <w:r>
          <w:rPr>
            <w:rtl/>
          </w:rPr>
          <w:t xml:space="preserve">יביא</w:t>
        </w:r>
      </w:ins>
      <w:del w:id="104446" w:author="קלוד" w:date="2026-10-11T13:11:34Z">
        <w:r w:rsidRPr="006F178A">
          <w:rPr>
            <w:rtl/>
          </w:rPr>
          <w:delText xml:space="preserve">ליתי</w:delText>
        </w:r>
      </w:del>
      <w:r w:rsidRPr="006F178A">
        <w:rPr>
          <w:rtl/>
        </w:rPr>
        <w:t xml:space="preserve"> עשב המתפשט, </w:t>
      </w:r>
      <w:ins w:id="104443" w:author="קלוד" w:date="2026-10-11T13:11:34Z">
        <w:r>
          <w:rPr>
            <w:rtl/>
          </w:rPr>
          <w:t xml:space="preserve">וישלקנו</w:t>
        </w:r>
      </w:ins>
      <w:del w:id="104444" w:author="קלוד" w:date="2026-10-11T13:11:34Z">
        <w:r w:rsidRPr="006F178A">
          <w:rPr>
            <w:rtl/>
          </w:rPr>
          <w:delText xml:space="preserve">ולישלוק</w:delText>
        </w:r>
      </w:del>
      <w:r w:rsidRPr="006F178A">
        <w:rPr>
          <w:rtl/>
        </w:rPr>
        <w:t xml:space="preserve"> </w:t>
      </w:r>
      <w:ins w:id="104441" w:author="קלוד" w:date="2026-10-11T13:11:34Z">
        <w:r>
          <w:rPr>
            <w:rtl/>
          </w:rPr>
          <w:t xml:space="preserve">ביין,</w:t>
        </w:r>
      </w:ins>
      <w:del w:id="104442" w:author="קלוד" w:date="2026-10-11T13:11:34Z">
        <w:r w:rsidRPr="006F178A">
          <w:rPr>
            <w:rtl/>
          </w:rPr>
          <w:delText xml:space="preserve">בחמרא,</w:delText>
        </w:r>
      </w:del>
      <w:r w:rsidRPr="006F178A">
        <w:rPr>
          <w:rtl/>
        </w:rPr>
        <w:t xml:space="preserve"> </w:t>
      </w:r>
      <w:ins w:id="104439" w:author="קלוד" w:date="2026-10-11T13:11:34Z">
        <w:r>
          <w:rPr>
            <w:rtl/>
          </w:rPr>
          <w:t xml:space="preserve">וימרח</w:t>
        </w:r>
      </w:ins>
      <w:del w:id="104440" w:author="קלוד" w:date="2026-10-11T13:11:34Z">
        <w:r w:rsidRPr="006F178A">
          <w:rPr>
            <w:rtl/>
          </w:rPr>
          <w:delText xml:space="preserve">ולשפיה,</w:delText>
        </w:r>
      </w:del>
      <w:r w:rsidRPr="006F178A">
        <w:rPr>
          <w:rtl/>
        </w:rPr>
        <w:t xml:space="preserve"> </w:t>
      </w:r>
      <w:ins w:id="104437" w:author="קלוד" w:date="2026-10-11T13:11:34Z">
        <w:r>
          <w:rPr>
            <w:rtl/>
          </w:rPr>
          <w:t xml:space="preserve">אותה, ויאמר</w:t>
        </w:r>
      </w:ins>
      <w:del w:id="104438" w:author="קלוד" w:date="2026-10-11T13:11:34Z">
        <w:r w:rsidRPr="006F178A">
          <w:rPr>
            <w:rtl/>
          </w:rPr>
          <w:delText xml:space="preserve">ונימא</w:delText>
        </w:r>
      </w:del>
      <w:r w:rsidRPr="006F178A">
        <w:rPr>
          <w:rtl/>
        </w:rPr>
        <w:t xml:space="preserve"> לה: קום מזוביך.</w:t>
      </w:r>
    </w:p>
    <w:p w:rsidR="00E9703F" w:rsidRPr="006F178A" w:rsidRDefault="00E9703F" w:rsidP="00E9703F">
      <w:pPr>
        <w:rPr>
          <w:rStyle w:val="afffe"/>
          <w:rFonts w:ascii="Fb Fontext" w:hAnsi="Fb Fontext"/>
          <w:b/>
          <w:rtl/>
        </w:rPr>
      </w:pPr>
      <w:r w:rsidRPr="006F178A">
        <w:rPr>
          <w:rStyle w:val="afffe"/>
          <w:rFonts w:ascii="Fb Fontext" w:hAnsi="Fb Fontext"/>
          <w:b/>
          <w:rtl/>
        </w:rPr>
        <w:t>ז.</w:t>
      </w:r>
      <w:r w:rsidRPr="006F178A">
        <w:rPr>
          <w:rtl/>
        </w:rPr>
        <w:t xml:space="preserve"> </w:t>
      </w:r>
      <w:ins w:id="94857" w:author="מנוע מכני" w:date="2026-10-11T12:04:39Z">
        <w:r>
          <w:rPr>
            <w:rtl/>
          </w:rPr>
          <w:t xml:space="preserve">ואם </w:t>
        </w:r>
      </w:ins>
      <w:del w:id="94858" w:author="מנוע מכני" w:date="2026-10-11T12:04:39Z">
        <w:r w:rsidRPr="006F178A">
          <w:rPr>
            <w:rtl/>
          </w:rPr>
          <w:delText xml:space="preserve">ואי </w:delText>
        </w:r>
      </w:del>
      <w:r w:rsidRPr="006F178A">
        <w:rPr>
          <w:rtl/>
        </w:rPr>
        <w:t xml:space="preserve">לא</w:t>
      </w:r>
      <w:r w:rsidRPr="006F178A">
        <w:rPr>
          <w:rtl/>
        </w:rPr>
        <w:t xml:space="preserve"> - ליתי חרנוגא עשב הגדל ליד שיח הרומיתא ישרפם וישימם בכותנות שחקות בקיץ או בצמר גפן שחוק בחורף.</w:t>
      </w:r>
    </w:p>
    <w:p w:rsidR="00E9703F" w:rsidRPr="006F178A" w:rsidRDefault="00E9703F" w:rsidP="004F534A">
      <w:pPr>
        <w:rPr>
          <w:rStyle w:val="afffe"/>
          <w:rFonts w:ascii="Fb Fontext" w:hAnsi="Fb Fontext"/>
          <w:b/>
          <w:rtl/>
        </w:rPr>
      </w:pPr>
      <w:r w:rsidRPr="006F178A">
        <w:rPr>
          <w:rStyle w:val="afffe"/>
          <w:rFonts w:ascii="Fb Fontext" w:hAnsi="Fb Fontext"/>
          <w:b/>
          <w:rtl/>
        </w:rPr>
        <w:t>ח.</w:t>
      </w:r>
      <w:r w:rsidRPr="006F178A">
        <w:rPr>
          <w:rtl/>
        </w:rPr>
        <w:t xml:space="preserve"> </w:t>
      </w:r>
      <w:ins w:id="94859" w:author="מנוע מכני" w:date="2026-10-11T12:04:39Z">
        <w:r>
          <w:rPr>
            <w:rtl/>
          </w:rPr>
          <w:t xml:space="preserve">ואם </w:t>
        </w:r>
      </w:ins>
      <w:del w:id="94860" w:author="מנוע מכני" w:date="2026-10-11T12:04:39Z">
        <w:r w:rsidRPr="006F178A">
          <w:rPr>
            <w:rtl/>
          </w:rPr>
          <w:delText xml:space="preserve">ואי </w:delText>
        </w:r>
      </w:del>
      <w:r w:rsidRPr="006F178A">
        <w:rPr>
          <w:rtl/>
        </w:rPr>
        <w:t xml:space="preserve">לא</w:t>
      </w:r>
      <w:r w:rsidRPr="006F178A">
        <w:rPr>
          <w:rtl/>
        </w:rPr>
        <w:t xml:space="preserve"> - </w:t>
      </w:r>
      <w:ins w:id="90453" w:author="Claude - סמנטי" w:date="2026-10-11T12:28:21Z">
        <w:r>
          <w:rPr>
            <w:rtl/>
          </w:rPr>
          <w:t xml:space="preserve">יכרה</w:t>
        </w:r>
      </w:ins>
      <w:del w:id="90454" w:author="Claude - סמנטי" w:date="2026-10-11T12:28:21Z">
        <w:r w:rsidRPr="006F178A">
          <w:rPr>
            <w:rtl/>
          </w:rPr>
          <w:delText xml:space="preserve">ליכרי</w:delText>
        </w:r>
      </w:del>
      <w:r w:rsidRPr="006F178A">
        <w:rPr>
          <w:rtl/>
        </w:rPr>
        <w:t xml:space="preserve"> שבע גומות, וליקלי </w:t>
      </w:r>
      <w:ins w:id="93369" w:author="מנוע מכני" w:date="2026-10-11T12:04:39Z">
        <w:r>
          <w:rPr>
            <w:rtl/>
          </w:rPr>
          <w:t xml:space="preserve">בהם</w:t>
        </w:r>
      </w:ins>
      <w:del w:id="93370" w:author="מנוע מכני" w:date="2026-10-11T12:04:39Z">
        <w:r w:rsidRPr="006F178A">
          <w:rPr>
            <w:rtl/>
          </w:rPr>
          <w:delText xml:space="preserve">בהו</w:delText>
        </w:r>
      </w:del>
      <w:r w:rsidRPr="006F178A">
        <w:rPr>
          <w:rtl/>
        </w:rPr>
        <w:t xml:space="preserve"> זמורה ילדה ערלה, ולינקטה כסא דחמרא בידה, ולוקמה מהא ולותבה אהא, ולוקמה מהא ולותבה אהא, ו</w:t>
      </w:r>
      <w:r w:rsidR="004F534A">
        <w:rPr>
          <w:rFonts w:hint="cs"/>
          <w:rtl/>
        </w:rPr>
        <w:t xml:space="preserve">על כל אחד יגיד </w:t>
      </w:r>
      <w:r w:rsidRPr="006F178A">
        <w:rPr>
          <w:rtl/>
        </w:rPr>
        <w:t>קום מזוביך.</w:t>
      </w:r>
    </w:p>
    <w:p w:rsidR="00E9703F" w:rsidRPr="006F178A" w:rsidRDefault="00E9703F" w:rsidP="00E9703F">
      <w:pPr>
        <w:rPr>
          <w:rStyle w:val="afffe"/>
          <w:rFonts w:ascii="Fb Fontext" w:hAnsi="Fb Fontext"/>
          <w:b/>
          <w:rtl/>
        </w:rPr>
      </w:pPr>
      <w:r w:rsidRPr="006F178A">
        <w:rPr>
          <w:rStyle w:val="afffe"/>
          <w:rFonts w:ascii="Fb Fontext" w:hAnsi="Fb Fontext"/>
          <w:b/>
          <w:rtl/>
        </w:rPr>
        <w:t>ט.</w:t>
      </w:r>
      <w:r w:rsidRPr="006F178A">
        <w:rPr>
          <w:rtl/>
        </w:rPr>
        <w:t xml:space="preserve"> </w:t>
      </w:r>
      <w:ins w:id="94861" w:author="מנוע מכני" w:date="2026-10-11T12:04:39Z">
        <w:r>
          <w:rPr>
            <w:rtl/>
          </w:rPr>
          <w:t xml:space="preserve">ואם </w:t>
        </w:r>
      </w:ins>
      <w:del w:id="94862" w:author="מנוע מכני" w:date="2026-10-11T12:04:39Z">
        <w:r w:rsidRPr="006F178A">
          <w:rPr>
            <w:rtl/>
          </w:rPr>
          <w:delText xml:space="preserve">ואי </w:delText>
        </w:r>
      </w:del>
      <w:r w:rsidRPr="006F178A">
        <w:rPr>
          <w:rtl/>
        </w:rPr>
        <w:t xml:space="preserve">לא</w:t>
      </w:r>
      <w:r w:rsidRPr="006F178A">
        <w:rPr>
          <w:rtl/>
        </w:rPr>
        <w:t xml:space="preserve"> - </w:t>
      </w:r>
      <w:ins w:id="104457" w:author="קלוד" w:date="2026-10-11T13:11:34Z">
        <w:r>
          <w:rPr>
            <w:rtl/>
          </w:rPr>
          <w:t xml:space="preserve">יביא</w:t>
        </w:r>
      </w:ins>
      <w:del w:id="104458" w:author="קלוד" w:date="2026-10-11T13:11:34Z">
        <w:r w:rsidRPr="006F178A">
          <w:rPr>
            <w:rtl/>
          </w:rPr>
          <w:delText xml:space="preserve">ליתי</w:delText>
        </w:r>
      </w:del>
      <w:r w:rsidRPr="006F178A">
        <w:rPr>
          <w:rtl/>
        </w:rPr>
        <w:t xml:space="preserve"> קמח סולת</w:t>
      </w:r>
      <w:ins w:id="94515" w:author="מנוע מכני" w:date="2026-10-11T12:04:39Z">
        <w:r>
          <w:rPr>
            <w:rtl/>
          </w:rPr>
          <w:t xml:space="preserve">,</w:t>
        </w:r>
      </w:ins>
      <w:del w:id="94516" w:author="מנוע מכני" w:date="2026-10-11T12:04:39Z">
        <w:r w:rsidRPr="006F178A">
          <w:rPr>
            <w:rtl/>
          </w:rPr>
          <w:delText xml:space="preserve"> ,</w:delText>
        </w:r>
      </w:del>
      <w:r w:rsidRPr="006F178A">
        <w:rPr>
          <w:rtl/>
        </w:rPr>
        <w:t xml:space="preserve"> </w:t>
      </w:r>
      <w:ins w:id="104455" w:author="קלוד" w:date="2026-10-11T13:11:34Z">
        <w:r>
          <w:rPr>
            <w:rtl/>
          </w:rPr>
          <w:t xml:space="preserve">ויסוך</w:t>
        </w:r>
      </w:ins>
      <w:del w:id="104456" w:author="קלוד" w:date="2026-10-11T13:11:34Z">
        <w:r w:rsidRPr="006F178A">
          <w:rPr>
            <w:rtl/>
          </w:rPr>
          <w:delText xml:space="preserve">וליסכה</w:delText>
        </w:r>
      </w:del>
      <w:r w:rsidRPr="006F178A">
        <w:rPr>
          <w:rtl/>
        </w:rPr>
        <w:t xml:space="preserve"> </w:t>
      </w:r>
      <w:ins w:id="104453" w:author="קלוד" w:date="2026-10-11T13:11:34Z">
        <w:r>
          <w:rPr>
            <w:rtl/>
          </w:rPr>
          <w:t xml:space="preserve">אותה</w:t>
        </w:r>
      </w:ins>
      <w:del w:id="104454" w:author="קלוד" w:date="2026-10-11T13:11:34Z">
        <w:r w:rsidRPr="006F178A">
          <w:rPr>
            <w:rtl/>
          </w:rPr>
          <w:delText xml:space="preserve">מפלגא</w:delText>
        </w:r>
      </w:del>
      <w:r w:rsidRPr="006F178A">
        <w:rPr>
          <w:rtl/>
        </w:rPr>
        <w:t xml:space="preserve"> </w:t>
      </w:r>
      <w:ins w:id="104451" w:author="קלוד" w:date="2026-10-11T13:11:34Z">
        <w:r>
          <w:rPr>
            <w:rtl/>
          </w:rPr>
          <w:t xml:space="preserve">מחצי</w:t>
        </w:r>
      </w:ins>
      <w:del w:id="104452" w:author="קלוד" w:date="2026-10-11T13:11:34Z">
        <w:r w:rsidRPr="006F178A">
          <w:rPr>
            <w:rtl/>
          </w:rPr>
          <w:delText xml:space="preserve">[דגופה]</w:delText>
        </w:r>
      </w:del>
      <w:r w:rsidRPr="006F178A">
        <w:rPr>
          <w:rtl/>
        </w:rPr>
        <w:t xml:space="preserve"> </w:t>
      </w:r>
      <w:ins w:id="104449" w:author="קלוד" w:date="2026-10-11T13:11:34Z">
        <w:r>
          <w:rPr>
            <w:rtl/>
          </w:rPr>
          <w:t xml:space="preserve">[גופה]</w:t>
        </w:r>
      </w:ins>
      <w:del w:id="104450" w:author="קלוד" w:date="2026-10-11T13:11:34Z">
        <w:r w:rsidRPr="006F178A">
          <w:rPr>
            <w:rtl/>
          </w:rPr>
          <w:delText xml:space="preserve">לתתאי,</w:delText>
        </w:r>
      </w:del>
      <w:r w:rsidRPr="006F178A">
        <w:rPr>
          <w:rtl/>
        </w:rPr>
        <w:t xml:space="preserve"> </w:t>
      </w:r>
      <w:ins w:id="104447" w:author="קלוד" w:date="2026-10-11T13:11:34Z">
        <w:r>
          <w:rPr>
            <w:rtl/>
          </w:rPr>
          <w:t xml:space="preserve">ולמטה, ויאמר</w:t>
        </w:r>
      </w:ins>
      <w:del w:id="104448" w:author="קלוד" w:date="2026-10-11T13:11:34Z">
        <w:r w:rsidRPr="006F178A">
          <w:rPr>
            <w:rtl/>
          </w:rPr>
          <w:delText xml:space="preserve">ולימא</w:delText>
        </w:r>
      </w:del>
      <w:r w:rsidRPr="006F178A">
        <w:rPr>
          <w:rtl/>
        </w:rPr>
        <w:t xml:space="preserve"> לה: קום מזוביך.</w:t>
      </w:r>
    </w:p>
    <w:p w:rsidR="00E9703F" w:rsidRPr="004640F6" w:rsidRDefault="00E9703F" w:rsidP="00E9703F">
      <w:pPr>
        <w:rPr>
          <w:rFonts w:cs="Guttman Vilna"/>
          <w:b/>
          <w:bCs/>
          <w:spacing w:val="-2"/>
          <w:rtl/>
        </w:rPr>
      </w:pPr>
      <w:r w:rsidRPr="004640F6">
        <w:rPr>
          <w:rStyle w:val="afffe"/>
          <w:rFonts w:ascii="Fb Fontext" w:hAnsi="Fb Fontext"/>
          <w:b/>
          <w:spacing w:val="-2"/>
          <w:rtl/>
        </w:rPr>
        <w:t>י.</w:t>
      </w:r>
      <w:r w:rsidRPr="004640F6">
        <w:rPr>
          <w:spacing w:val="-2"/>
          <w:rtl/>
        </w:rPr>
        <w:t xml:space="preserve"> </w:t>
      </w:r>
      <w:ins w:id="94863" w:author="מנוע מכני" w:date="2026-10-11T12:04:39Z">
        <w:r>
          <w:rPr>
            <w:spacing w:val="-2"/>
            <w:rtl/>
          </w:rPr>
          <w:t xml:space="preserve">ואם </w:t>
        </w:r>
      </w:ins>
      <w:del w:id="94864" w:author="מנוע מכני" w:date="2026-10-11T12:04:39Z">
        <w:r w:rsidRPr="004640F6">
          <w:rPr>
            <w:spacing w:val="-2"/>
            <w:rtl/>
          </w:rPr>
          <w:delText xml:space="preserve">ואי </w:delText>
        </w:r>
      </w:del>
      <w:r w:rsidRPr="004640F6">
        <w:rPr>
          <w:spacing w:val="-2"/>
          <w:rtl/>
        </w:rPr>
        <w:t xml:space="preserve">לא</w:t>
      </w:r>
      <w:r w:rsidRPr="004640F6">
        <w:rPr>
          <w:spacing w:val="-2"/>
          <w:rtl/>
        </w:rPr>
        <w:t xml:space="preserve"> - ליתי </w:t>
      </w:r>
      <w:ins w:id="90455" w:author="Claude - סמנטי" w:date="2026-10-11T12:28:21Z">
        <w:r>
          <w:rPr>
            <w:spacing w:val="-2"/>
            <w:rtl/>
          </w:rPr>
          <w:t xml:space="preserve">ביצה</w:t>
        </w:r>
      </w:ins>
      <w:del w:id="90456" w:author="Claude - סמנטי" w:date="2026-10-11T12:28:21Z">
        <w:r w:rsidRPr="004640F6">
          <w:rPr>
            <w:spacing w:val="-2"/>
            <w:rtl/>
          </w:rPr>
          <w:delText xml:space="preserve">ביעתא</w:delText>
        </w:r>
      </w:del>
      <w:r w:rsidRPr="004640F6">
        <w:rPr>
          <w:spacing w:val="-2"/>
          <w:rtl/>
        </w:rPr>
        <w:t xml:space="preserve"> דבת יענה ויקלה ויסמיה בבלאי כותנות בקיץ או בבלאי צמר גפן דחורף.</w:t>
      </w:r>
    </w:p>
    <w:p w:rsidR="00E9703F" w:rsidRDefault="00E9703F" w:rsidP="00E9703F">
      <w:pPr>
        <w:rPr>
          <w:rtl/>
        </w:rPr>
      </w:pPr>
      <w:r w:rsidRPr="006F178A">
        <w:rPr>
          <w:rStyle w:val="afffe"/>
          <w:rFonts w:ascii="Fb Fontext" w:hAnsi="Fb Fontext"/>
          <w:rtl/>
        </w:rPr>
        <w:t>יא</w:t>
      </w:r>
      <w:r w:rsidRPr="006F178A">
        <w:rPr>
          <w:rtl/>
        </w:rPr>
        <w:t xml:space="preserve">. </w:t>
      </w:r>
      <w:ins w:id="94865" w:author="מנוע מכני" w:date="2026-10-11T12:04:39Z">
        <w:r>
          <w:rPr>
            <w:rtl/>
          </w:rPr>
          <w:t xml:space="preserve">ואם </w:t>
        </w:r>
      </w:ins>
      <w:del w:id="94866" w:author="מנוע מכני" w:date="2026-10-11T12:04:39Z">
        <w:r w:rsidRPr="006F178A">
          <w:rPr>
            <w:rtl/>
          </w:rPr>
          <w:delText xml:space="preserve">ואי </w:delText>
        </w:r>
      </w:del>
      <w:r w:rsidRPr="006F178A">
        <w:rPr>
          <w:rtl/>
        </w:rPr>
        <w:t xml:space="preserve">לא</w:t>
      </w:r>
      <w:r w:rsidRPr="006F178A">
        <w:rPr>
          <w:rtl/>
        </w:rPr>
        <w:t xml:space="preserve"> - </w:t>
      </w:r>
      <w:ins w:id="104461" w:author="קלוד" w:date="2026-10-11T13:11:34Z">
        <w:r>
          <w:rPr>
            <w:rtl/>
          </w:rPr>
          <w:t xml:space="preserve">יפתח</w:t>
        </w:r>
      </w:ins>
      <w:del w:id="104462" w:author="קלוד" w:date="2026-10-11T13:11:34Z">
        <w:r w:rsidRPr="006F178A">
          <w:rPr>
            <w:rtl/>
          </w:rPr>
          <w:delText xml:space="preserve">ליפתח</w:delText>
        </w:r>
      </w:del>
      <w:r w:rsidRPr="006F178A">
        <w:rPr>
          <w:rtl/>
        </w:rPr>
        <w:t xml:space="preserve"> לה </w:t>
      </w:r>
      <w:ins w:id="90457" w:author="Claude - סמנטי" w:date="2026-10-11T12:28:21Z">
        <w:r>
          <w:rPr>
            <w:rtl/>
          </w:rPr>
          <w:t xml:space="preserve">חבית</w:t>
        </w:r>
      </w:ins>
      <w:del w:id="90458" w:author="Claude - סמנטי" w:date="2026-10-11T12:28:21Z">
        <w:r w:rsidRPr="006F178A">
          <w:rPr>
            <w:rtl/>
          </w:rPr>
          <w:delText xml:space="preserve">חביתא</w:delText>
        </w:r>
      </w:del>
      <w:r w:rsidRPr="006F178A">
        <w:rPr>
          <w:rtl/>
        </w:rPr>
        <w:t xml:space="preserve"> </w:t>
      </w:r>
      <w:ins w:id="104459" w:author="קלוד" w:date="2026-10-11T13:11:34Z">
        <w:r>
          <w:rPr>
            <w:rtl/>
          </w:rPr>
          <w:t xml:space="preserve">יין</w:t>
        </w:r>
      </w:ins>
      <w:del w:id="104460" w:author="קלוד" w:date="2026-10-11T13:11:34Z">
        <w:r w:rsidRPr="006F178A">
          <w:rPr>
            <w:rtl/>
          </w:rPr>
          <w:delText xml:space="preserve">דחמרא</w:delText>
        </w:r>
      </w:del>
      <w:r w:rsidRPr="006F178A">
        <w:rPr>
          <w:rtl/>
        </w:rPr>
        <w:t xml:space="preserve"> לשמה. [הרבה יין תשתה]</w:t>
      </w:r>
    </w:p>
    <w:p w:rsidR="00E9703F" w:rsidRPr="004640F6" w:rsidRDefault="00E9703F" w:rsidP="00E9703F">
      <w:pPr>
        <w:rPr>
          <w:rFonts w:cs="Guttman Vilna"/>
          <w:b/>
          <w:bCs/>
          <w:spacing w:val="-2"/>
          <w:rtl/>
        </w:rPr>
      </w:pPr>
      <w:r w:rsidRPr="004640F6">
        <w:rPr>
          <w:rStyle w:val="afffe"/>
          <w:rFonts w:ascii="Fb Fontext" w:hAnsi="Fb Fontext"/>
          <w:spacing w:val="-2"/>
          <w:rtl/>
        </w:rPr>
        <w:t>יב</w:t>
      </w:r>
      <w:r w:rsidRPr="004640F6">
        <w:rPr>
          <w:spacing w:val="-2"/>
          <w:rtl/>
        </w:rPr>
        <w:t xml:space="preserve">. </w:t>
      </w:r>
      <w:ins w:id="94867" w:author="מנוע מכני" w:date="2026-10-11T12:04:39Z">
        <w:r>
          <w:rPr>
            <w:spacing w:val="-2"/>
            <w:rtl/>
          </w:rPr>
          <w:t xml:space="preserve">ואם </w:t>
        </w:r>
      </w:ins>
      <w:del w:id="94868" w:author="מנוע מכני" w:date="2026-10-11T12:04:39Z">
        <w:r w:rsidRPr="004640F6">
          <w:rPr>
            <w:spacing w:val="-2"/>
            <w:rtl/>
          </w:rPr>
          <w:delText xml:space="preserve">ואי </w:delText>
        </w:r>
      </w:del>
      <w:r w:rsidRPr="004640F6">
        <w:rPr>
          <w:spacing w:val="-2"/>
          <w:rtl/>
        </w:rPr>
        <w:t xml:space="preserve">לא</w:t>
      </w:r>
      <w:r w:rsidRPr="004640F6">
        <w:rPr>
          <w:spacing w:val="-2"/>
          <w:rtl/>
        </w:rPr>
        <w:t xml:space="preserve"> - </w:t>
      </w:r>
      <w:ins w:id="104477" w:author="קלוד" w:date="2026-10-11T13:11:34Z">
        <w:r>
          <w:rPr>
            <w:spacing w:val="-2"/>
            <w:rtl/>
          </w:rPr>
          <w:t xml:space="preserve">תחזיק</w:t>
        </w:r>
      </w:ins>
      <w:del w:id="104478" w:author="קלוד" w:date="2026-10-11T13:11:34Z">
        <w:r w:rsidRPr="004640F6">
          <w:rPr>
            <w:spacing w:val="-2"/>
            <w:rtl/>
          </w:rPr>
          <w:delText xml:space="preserve">לנקיט</w:delText>
        </w:r>
      </w:del>
      <w:r w:rsidRPr="004640F6">
        <w:rPr>
          <w:spacing w:val="-2"/>
          <w:rtl/>
        </w:rPr>
        <w:t xml:space="preserve"> </w:t>
      </w:r>
      <w:ins w:id="90459" w:author="Claude - סמנטי" w:date="2026-10-11T12:28:21Z">
        <w:r>
          <w:rPr>
            <w:spacing w:val="-2"/>
            <w:rtl/>
          </w:rPr>
          <w:t xml:space="preserve">שעורה</w:t>
        </w:r>
      </w:ins>
      <w:del w:id="90460" w:author="Claude - סמנטי" w:date="2026-10-11T12:28:21Z">
        <w:r w:rsidRPr="004640F6">
          <w:rPr>
            <w:spacing w:val="-2"/>
            <w:rtl/>
          </w:rPr>
          <w:delText xml:space="preserve">שערתא</w:delText>
        </w:r>
      </w:del>
      <w:r w:rsidRPr="004640F6">
        <w:rPr>
          <w:spacing w:val="-2"/>
          <w:rtl/>
        </w:rPr>
        <w:t xml:space="preserve"> </w:t>
      </w:r>
      <w:ins w:id="104475" w:author="קלוד" w:date="2026-10-11T13:11:34Z">
        <w:r>
          <w:rPr>
            <w:spacing w:val="-2"/>
            <w:rtl/>
          </w:rPr>
          <w:t xml:space="preserve">שנמצאת</w:t>
        </w:r>
      </w:ins>
      <w:del w:id="104476" w:author="קלוד" w:date="2026-10-11T13:11:34Z">
        <w:r w:rsidRPr="004640F6">
          <w:rPr>
            <w:spacing w:val="-2"/>
            <w:rtl/>
          </w:rPr>
          <w:delText xml:space="preserve">דמשתכחת</w:delText>
        </w:r>
      </w:del>
      <w:r w:rsidRPr="004640F6">
        <w:rPr>
          <w:spacing w:val="-2"/>
          <w:rtl/>
        </w:rPr>
        <w:t xml:space="preserve"> בצואת פרדה </w:t>
      </w:r>
      <w:ins w:id="104473" w:author="קלוד" w:date="2026-10-11T13:11:34Z">
        <w:r>
          <w:rPr>
            <w:spacing w:val="-2"/>
            <w:rtl/>
          </w:rPr>
          <w:t xml:space="preserve">לבנה:</w:t>
        </w:r>
      </w:ins>
      <w:del w:id="104474" w:author="קלוד" w:date="2026-10-11T13:11:34Z">
        <w:r w:rsidRPr="004640F6">
          <w:rPr>
            <w:spacing w:val="-2"/>
            <w:rtl/>
          </w:rPr>
          <w:delText xml:space="preserve">לבנה,</w:delText>
        </w:r>
      </w:del>
      <w:r w:rsidRPr="004640F6">
        <w:rPr>
          <w:spacing w:val="-2"/>
          <w:rtl/>
        </w:rPr>
        <w:t xml:space="preserve"> </w:t>
      </w:r>
      <w:ins w:id="94869" w:author="מנוע מכני" w:date="2026-10-11T12:04:39Z">
        <w:r>
          <w:rPr>
            <w:spacing w:val="-2"/>
            <w:rtl/>
          </w:rPr>
          <w:t xml:space="preserve">אם </w:t>
        </w:r>
      </w:ins>
      <w:del w:id="94870" w:author="מנוע מכני" w:date="2026-10-11T12:04:39Z">
        <w:r w:rsidRPr="004640F6">
          <w:rPr>
            <w:spacing w:val="-2"/>
            <w:rtl/>
          </w:rPr>
          <w:delText xml:space="preserve">אי </w:delText>
        </w:r>
      </w:del>
      <w:ins w:id="104471" w:author="קלוד" w:date="2026-10-11T13:11:34Z">
        <w:r>
          <w:rPr>
            <w:spacing w:val="-2"/>
            <w:rtl/>
          </w:rPr>
          <w:t xml:space="preserve">החזיקה</w:t>
        </w:r>
      </w:ins>
      <w:del w:id="104472" w:author="קלוד" w:date="2026-10-11T13:11:34Z">
        <w:r w:rsidRPr="004640F6">
          <w:rPr>
            <w:spacing w:val="-2"/>
            <w:rtl/>
          </w:rPr>
          <w:delText xml:space="preserve">נקטה</w:delText>
        </w:r>
      </w:del>
      <w:r w:rsidRPr="004640F6">
        <w:rPr>
          <w:spacing w:val="-2"/>
          <w:rtl/>
        </w:rPr>
        <w:t xml:space="preserve"> </w:t>
      </w:r>
      <w:ins w:id="104469" w:author="קלוד" w:date="2026-10-11T13:11:34Z">
        <w:r>
          <w:rPr>
            <w:spacing w:val="-2"/>
            <w:rtl/>
          </w:rPr>
          <w:t xml:space="preserve">יום</w:t>
        </w:r>
      </w:ins>
      <w:del w:id="104470" w:author="קלוד" w:date="2026-10-11T13:11:34Z">
        <w:r w:rsidRPr="004640F6">
          <w:rPr>
            <w:spacing w:val="-2"/>
            <w:rtl/>
          </w:rPr>
          <w:delText xml:space="preserve">חד</w:delText>
        </w:r>
      </w:del>
      <w:r w:rsidRPr="004640F6">
        <w:rPr>
          <w:spacing w:val="-2"/>
          <w:rtl/>
        </w:rPr>
        <w:t xml:space="preserve"> </w:t>
      </w:r>
      <w:ins w:id="104467" w:author="קלוד" w:date="2026-10-11T13:11:34Z">
        <w:r>
          <w:rPr>
            <w:spacing w:val="-2"/>
            <w:rtl/>
          </w:rPr>
          <w:t xml:space="preserve">אחד</w:t>
        </w:r>
      </w:ins>
      <w:del w:id="104468" w:author="קלוד" w:date="2026-10-11T13:11:34Z">
        <w:r w:rsidRPr="004640F6">
          <w:rPr>
            <w:spacing w:val="-2"/>
            <w:rtl/>
          </w:rPr>
          <w:delText xml:space="preserve">יומא</w:delText>
        </w:r>
      </w:del>
      <w:r w:rsidRPr="004640F6">
        <w:rPr>
          <w:spacing w:val="-2"/>
          <w:rtl/>
        </w:rPr>
        <w:t xml:space="preserve"> - </w:t>
      </w:r>
      <w:ins w:id="104465" w:author="קלוד" w:date="2026-10-11T13:11:34Z">
        <w:r>
          <w:rPr>
            <w:spacing w:val="-2"/>
            <w:rtl/>
          </w:rPr>
          <w:t xml:space="preserve">פוסקת</w:t>
        </w:r>
      </w:ins>
      <w:del w:id="104466" w:author="קלוד" w:date="2026-10-11T13:11:34Z">
        <w:r w:rsidRPr="004640F6">
          <w:rPr>
            <w:spacing w:val="-2"/>
            <w:rtl/>
          </w:rPr>
          <w:delText xml:space="preserve">פסקה</w:delText>
        </w:r>
      </w:del>
      <w:r w:rsidRPr="004640F6">
        <w:rPr>
          <w:spacing w:val="-2"/>
          <w:rtl/>
        </w:rPr>
        <w:t xml:space="preserve"> </w:t>
      </w:r>
      <w:ins w:id="93371" w:author="מנוע מכני" w:date="2026-10-11T12:04:39Z">
        <w:r>
          <w:rPr>
            <w:spacing w:val="-2"/>
            <w:rtl/>
          </w:rPr>
          <w:t xml:space="preserve">שני</w:t>
        </w:r>
      </w:ins>
      <w:del w:id="93372" w:author="מנוע מכני" w:date="2026-10-11T12:04:39Z">
        <w:r w:rsidRPr="004640F6">
          <w:rPr>
            <w:spacing w:val="-2"/>
            <w:rtl/>
          </w:rPr>
          <w:delText xml:space="preserve">תרי</w:delText>
        </w:r>
      </w:del>
      <w:r w:rsidRPr="004640F6">
        <w:rPr>
          <w:spacing w:val="-2"/>
          <w:rtl/>
        </w:rPr>
        <w:t xml:space="preserve"> </w:t>
      </w:r>
      <w:ins w:id="104463" w:author="קלוד" w:date="2026-10-11T13:11:34Z">
        <w:r>
          <w:rPr>
            <w:spacing w:val="-2"/>
            <w:rtl/>
          </w:rPr>
          <w:t xml:space="preserve">ימים.</w:t>
        </w:r>
      </w:ins>
      <w:del w:id="104464" w:author="קלוד" w:date="2026-10-11T13:11:34Z">
        <w:r w:rsidRPr="004640F6">
          <w:rPr>
            <w:spacing w:val="-2"/>
            <w:rtl/>
          </w:rPr>
          <w:delText xml:space="preserve">יומי.</w:delText>
        </w:r>
      </w:del>
    </w:p>
    <w:p w:rsidR="00E9703F" w:rsidRPr="009757B9" w:rsidRDefault="00E9703F" w:rsidP="00E9703F">
      <w:pPr>
        <w:rPr>
          <w:rFonts w:cs="Guttman Vilna"/>
          <w:b/>
          <w:bCs/>
          <w:rtl/>
        </w:rPr>
      </w:pPr>
      <w:ins w:id="94871" w:author="מנוע מכני" w:date="2026-10-11T12:04:39Z">
        <w:r>
          <w:rPr>
            <w:rtl/>
          </w:rPr>
          <w:t xml:space="preserve">ואם </w:t>
        </w:r>
      </w:ins>
      <w:del w:id="94872" w:author="מנוע מכני" w:date="2026-10-11T12:04:39Z">
        <w:r w:rsidRPr="006F178A">
          <w:rPr>
            <w:rtl/>
          </w:rPr>
          <w:delText xml:space="preserve">ואי </w:delText>
        </w:r>
      </w:del>
      <w:ins w:id="104491" w:author="קלוד" w:date="2026-10-11T13:11:34Z">
        <w:r>
          <w:rPr>
            <w:rtl/>
          </w:rPr>
          <w:t xml:space="preserve">החזיקה</w:t>
        </w:r>
      </w:ins>
      <w:del w:id="104492" w:author="קלוד" w:date="2026-10-11T13:11:34Z">
        <w:r w:rsidRPr="006F178A">
          <w:rPr>
            <w:rtl/>
          </w:rPr>
          <w:delText xml:space="preserve">נקטה</w:delText>
        </w:r>
      </w:del>
      <w:r w:rsidRPr="006F178A">
        <w:rPr>
          <w:rtl/>
        </w:rPr>
        <w:t xml:space="preserve"> </w:t>
      </w:r>
      <w:ins w:id="93377" w:author="מנוע מכני" w:date="2026-10-11T12:04:39Z">
        <w:r>
          <w:rPr>
            <w:rtl/>
          </w:rPr>
          <w:t xml:space="preserve">שני</w:t>
        </w:r>
      </w:ins>
      <w:del w:id="93378" w:author="מנוע מכני" w:date="2026-10-11T12:04:39Z">
        <w:r w:rsidRPr="006F178A">
          <w:rPr>
            <w:rtl/>
          </w:rPr>
          <w:delText xml:space="preserve">תרי</w:delText>
        </w:r>
      </w:del>
      <w:r w:rsidRPr="006F178A">
        <w:rPr>
          <w:rtl/>
        </w:rPr>
        <w:t xml:space="preserve"> </w:t>
      </w:r>
      <w:ins w:id="104489" w:author="קלוד" w:date="2026-10-11T13:11:34Z">
        <w:r>
          <w:rPr>
            <w:rtl/>
          </w:rPr>
          <w:t xml:space="preserve">ימים</w:t>
        </w:r>
      </w:ins>
      <w:del w:id="104490" w:author="קלוד" w:date="2026-10-11T13:11:34Z">
        <w:r w:rsidRPr="006F178A">
          <w:rPr>
            <w:rtl/>
          </w:rPr>
          <w:delText xml:space="preserve">יומי</w:delText>
        </w:r>
      </w:del>
      <w:r w:rsidRPr="006F178A">
        <w:rPr>
          <w:rtl/>
        </w:rPr>
        <w:t xml:space="preserve"> - </w:t>
      </w:r>
      <w:ins w:id="104487" w:author="קלוד" w:date="2026-10-11T13:11:34Z">
        <w:r>
          <w:rPr>
            <w:rtl/>
          </w:rPr>
          <w:t xml:space="preserve">פוסקת</w:t>
        </w:r>
      </w:ins>
      <w:del w:id="104488" w:author="קלוד" w:date="2026-10-11T13:11:34Z">
        <w:r w:rsidRPr="006F178A">
          <w:rPr>
            <w:rtl/>
          </w:rPr>
          <w:delText xml:space="preserve">פסקה</w:delText>
        </w:r>
      </w:del>
      <w:r w:rsidRPr="006F178A">
        <w:rPr>
          <w:rtl/>
        </w:rPr>
        <w:t xml:space="preserve"> </w:t>
      </w:r>
      <w:ins w:id="93373" w:author="מנוע מכני" w:date="2026-10-11T12:04:39Z">
        <w:r>
          <w:rPr>
            <w:rtl/>
          </w:rPr>
          <w:t xml:space="preserve">שלושה</w:t>
        </w:r>
      </w:ins>
      <w:del w:id="93374" w:author="מנוע מכני" w:date="2026-10-11T12:04:39Z">
        <w:r w:rsidRPr="006F178A">
          <w:rPr>
            <w:rtl/>
          </w:rPr>
          <w:delText xml:space="preserve">תלתא</w:delText>
        </w:r>
      </w:del>
      <w:r w:rsidRPr="006F178A">
        <w:rPr>
          <w:rtl/>
        </w:rPr>
        <w:t xml:space="preserve"> </w:t>
      </w:r>
      <w:ins w:id="104485" w:author="קלוד" w:date="2026-10-11T13:11:34Z">
        <w:r>
          <w:rPr>
            <w:rtl/>
          </w:rPr>
          <w:t xml:space="preserve">ימים,</w:t>
        </w:r>
      </w:ins>
      <w:del w:id="104486" w:author="קלוד" w:date="2026-10-11T13:11:34Z">
        <w:r w:rsidRPr="006F178A">
          <w:rPr>
            <w:rtl/>
          </w:rPr>
          <w:delText xml:space="preserve">יומי,</w:delText>
        </w:r>
      </w:del>
      <w:r w:rsidRPr="006F178A">
        <w:rPr>
          <w:rtl/>
        </w:rPr>
        <w:t xml:space="preserve"> </w:t>
      </w:r>
      <w:ins w:id="94873" w:author="מנוע מכני" w:date="2026-10-11T12:04:39Z">
        <w:r>
          <w:rPr>
            <w:rtl/>
          </w:rPr>
          <w:t xml:space="preserve">ואם </w:t>
        </w:r>
      </w:ins>
      <w:del w:id="94874" w:author="מנוע מכני" w:date="2026-10-11T12:04:39Z">
        <w:r w:rsidRPr="006F178A">
          <w:rPr>
            <w:rtl/>
          </w:rPr>
          <w:delText xml:space="preserve">ואי </w:delText>
        </w:r>
      </w:del>
      <w:ins w:id="104483" w:author="קלוד" w:date="2026-10-11T13:11:34Z">
        <w:r>
          <w:rPr>
            <w:rtl/>
          </w:rPr>
          <w:t xml:space="preserve">החזיקה</w:t>
        </w:r>
      </w:ins>
      <w:del w:id="104484" w:author="קלוד" w:date="2026-10-11T13:11:34Z">
        <w:r w:rsidRPr="006F178A">
          <w:rPr>
            <w:rtl/>
          </w:rPr>
          <w:delText xml:space="preserve">נקטה</w:delText>
        </w:r>
      </w:del>
      <w:r w:rsidRPr="006F178A">
        <w:rPr>
          <w:rtl/>
        </w:rPr>
        <w:t xml:space="preserve"> </w:t>
      </w:r>
      <w:ins w:id="93375" w:author="מנוע מכני" w:date="2026-10-11T12:04:39Z">
        <w:r>
          <w:rPr>
            <w:rtl/>
          </w:rPr>
          <w:t xml:space="preserve">שלושה</w:t>
        </w:r>
      </w:ins>
      <w:del w:id="93376" w:author="מנוע מכני" w:date="2026-10-11T12:04:39Z">
        <w:r w:rsidRPr="006F178A">
          <w:rPr>
            <w:rtl/>
          </w:rPr>
          <w:delText xml:space="preserve">תלתא</w:delText>
        </w:r>
      </w:del>
      <w:r w:rsidRPr="006F178A">
        <w:rPr>
          <w:rtl/>
        </w:rPr>
        <w:t xml:space="preserve"> </w:t>
      </w:r>
      <w:ins w:id="104481" w:author="קלוד" w:date="2026-10-11T13:11:34Z">
        <w:r>
          <w:rPr>
            <w:rtl/>
          </w:rPr>
          <w:t xml:space="preserve">ימים</w:t>
        </w:r>
      </w:ins>
      <w:del w:id="104482" w:author="קלוד" w:date="2026-10-11T13:11:34Z">
        <w:r w:rsidRPr="006F178A">
          <w:rPr>
            <w:rtl/>
          </w:rPr>
          <w:delText xml:space="preserve">יומי</w:delText>
        </w:r>
      </w:del>
      <w:r w:rsidRPr="006F178A">
        <w:rPr>
          <w:rtl/>
        </w:rPr>
        <w:t xml:space="preserve"> - </w:t>
      </w:r>
      <w:ins w:id="104479" w:author="קלוד" w:date="2026-10-11T13:11:34Z">
        <w:r>
          <w:rPr>
            <w:rtl/>
          </w:rPr>
          <w:t xml:space="preserve">פוסקת</w:t>
        </w:r>
      </w:ins>
      <w:del w:id="104480" w:author="קלוד" w:date="2026-10-11T13:11:34Z">
        <w:r w:rsidRPr="006F178A">
          <w:rPr>
            <w:rtl/>
          </w:rPr>
          <w:delText xml:space="preserve">פסקה</w:delText>
        </w:r>
      </w:del>
      <w:r w:rsidRPr="006F178A">
        <w:rPr>
          <w:rtl/>
        </w:rPr>
        <w:t xml:space="preserve"> לעולם.</w:t>
      </w:r>
    </w:p>
    <w:p>
      <w:pPr>
        <w:pStyle w:val="afffff8"/>
        <w:rPr>
          <w:ins w:id="90453" w:author="קלוד" w:date="2026-10-11T12:33:55Z"/>
        </w:rPr>
      </w:pPr>
      <w:ins w:id="90454" w:author="קלוד" w:date="2026-10-11T12:33:55Z">
        <w:r>
          <w:rPr>
            <w:color w:val="7B3F00"/>
          </w:rPr>
          <w:t xml:space="preserve">רפואות לירקון</w:t>
        </w:r>
      </w:ins>
    </w:p>
    <w:p w:rsidR="00E9703F" w:rsidRPr="006F178A" w:rsidRDefault="00E9703F" w:rsidP="00E9703F">
      <w:pPr>
        <w:rPr>
          <w:rStyle w:val="afffe"/>
          <w:rFonts w:ascii="Fb Fontext" w:hAnsi="Fb Fontext"/>
          <w:b/>
          <w:rtl/>
        </w:rPr>
      </w:pPr>
      <w:r w:rsidRPr="006F178A">
        <w:rPr>
          <w:rtl/>
        </w:rPr>
        <w:t>• לירקונא.</w:t>
      </w:r>
    </w:p>
    <w:p w:rsidR="00E9703F" w:rsidRPr="006F178A" w:rsidRDefault="00E9703F" w:rsidP="00E9703F">
      <w:pPr>
        <w:rPr>
          <w:rStyle w:val="afffe"/>
          <w:rFonts w:ascii="Fb Fontext" w:hAnsi="Fb Fontext"/>
          <w:b/>
          <w:rtl/>
        </w:rPr>
      </w:pPr>
      <w:r w:rsidRPr="006F178A">
        <w:rPr>
          <w:rStyle w:val="afffe"/>
          <w:rFonts w:ascii="Fb Fontext" w:hAnsi="Fb Fontext"/>
          <w:b/>
          <w:rtl/>
        </w:rPr>
        <w:t>א.</w:t>
      </w:r>
      <w:r w:rsidRPr="006F178A">
        <w:rPr>
          <w:rtl/>
        </w:rPr>
        <w:t xml:space="preserve"> </w:t>
      </w:r>
      <w:ins w:id="104497" w:author="קלוד" w:date="2026-10-11T13:11:34Z">
        <w:r>
          <w:rPr>
            <w:rtl/>
          </w:rPr>
          <w:t xml:space="preserve">שנים</w:t>
        </w:r>
      </w:ins>
      <w:del w:id="104498" w:author="קלוד" w:date="2026-10-11T13:11:34Z">
        <w:r w:rsidRPr="006F178A">
          <w:rPr>
            <w:rtl/>
          </w:rPr>
          <w:delText xml:space="preserve">תרין</w:delText>
        </w:r>
      </w:del>
      <w:r w:rsidRPr="006F178A">
        <w:rPr>
          <w:rtl/>
        </w:rPr>
        <w:t xml:space="preserve"> </w:t>
      </w:r>
      <w:ins w:id="104495" w:author="קלוד" w:date="2026-10-11T13:11:34Z">
        <w:r>
          <w:rPr>
            <w:rtl/>
          </w:rPr>
          <w:t xml:space="preserve">בשיכר,</w:t>
        </w:r>
      </w:ins>
      <w:del w:id="104496" w:author="קלוד" w:date="2026-10-11T13:11:34Z">
        <w:r w:rsidRPr="006F178A">
          <w:rPr>
            <w:rtl/>
          </w:rPr>
          <w:delText xml:space="preserve">בשיכרא</w:delText>
        </w:r>
      </w:del>
      <w:r w:rsidRPr="006F178A">
        <w:rPr>
          <w:rtl/>
        </w:rPr>
        <w:t xml:space="preserve"> </w:t>
      </w:r>
      <w:ins w:id="104493" w:author="קלוד" w:date="2026-10-11T13:11:34Z">
        <w:r>
          <w:rPr>
            <w:rtl/>
          </w:rPr>
          <w:t xml:space="preserve">ונעקר.</w:t>
        </w:r>
      </w:ins>
      <w:del w:id="104494" w:author="קלוד" w:date="2026-10-11T13:11:34Z">
        <w:r w:rsidRPr="006F178A">
          <w:rPr>
            <w:rtl/>
          </w:rPr>
          <w:delText xml:space="preserve">ומיעקר.</w:delText>
        </w:r>
      </w:del>
    </w:p>
    <w:p w:rsidR="00E9703F" w:rsidRPr="006F178A" w:rsidRDefault="00E9703F" w:rsidP="00E9703F">
      <w:pPr>
        <w:rPr>
          <w:rStyle w:val="afffe"/>
          <w:rFonts w:ascii="Fb Fontext" w:hAnsi="Fb Fontext"/>
          <w:b/>
          <w:rtl/>
        </w:rPr>
      </w:pPr>
      <w:r w:rsidRPr="006F178A">
        <w:rPr>
          <w:rStyle w:val="afffe"/>
          <w:rFonts w:ascii="Fb Fontext" w:hAnsi="Fb Fontext"/>
          <w:b/>
          <w:rtl/>
        </w:rPr>
        <w:t>ב.</w:t>
      </w:r>
      <w:r w:rsidRPr="006F178A">
        <w:rPr>
          <w:rtl/>
        </w:rPr>
        <w:t xml:space="preserve"> </w:t>
      </w:r>
      <w:ins w:id="94875" w:author="מנוע מכני" w:date="2026-10-11T12:04:39Z">
        <w:r>
          <w:rPr>
            <w:rtl/>
          </w:rPr>
          <w:t xml:space="preserve">ואם </w:t>
        </w:r>
      </w:ins>
      <w:del w:id="94876" w:author="מנוע מכני" w:date="2026-10-11T12:04:39Z">
        <w:r w:rsidRPr="006F178A">
          <w:rPr>
            <w:rtl/>
          </w:rPr>
          <w:delText xml:space="preserve">ואי </w:delText>
        </w:r>
      </w:del>
      <w:r w:rsidRPr="006F178A">
        <w:rPr>
          <w:rtl/>
        </w:rPr>
        <w:t xml:space="preserve">לא</w:t>
      </w:r>
      <w:r w:rsidRPr="006F178A">
        <w:rPr>
          <w:rtl/>
        </w:rPr>
        <w:t xml:space="preserve"> - </w:t>
      </w:r>
      <w:ins w:id="104509" w:author="קלוד" w:date="2026-10-11T13:11:34Z">
        <w:r>
          <w:rPr>
            <w:rtl/>
          </w:rPr>
          <w:t xml:space="preserve">יביא</w:t>
        </w:r>
      </w:ins>
      <w:del w:id="104510" w:author="קלוד" w:date="2026-10-11T13:11:34Z">
        <w:r w:rsidRPr="006F178A">
          <w:rPr>
            <w:rtl/>
          </w:rPr>
          <w:delText xml:space="preserve">לייתי</w:delText>
        </w:r>
      </w:del>
      <w:r w:rsidRPr="006F178A">
        <w:rPr>
          <w:rtl/>
        </w:rPr>
        <w:t xml:space="preserve"> </w:t>
      </w:r>
      <w:ins w:id="104507" w:author="קלוד" w:date="2026-10-11T13:11:34Z">
        <w:r>
          <w:rPr>
            <w:rtl/>
          </w:rPr>
          <w:t xml:space="preserve">ראש</w:t>
        </w:r>
      </w:ins>
      <w:del w:id="104508" w:author="קלוד" w:date="2026-10-11T13:11:34Z">
        <w:r w:rsidRPr="006F178A">
          <w:rPr>
            <w:rtl/>
          </w:rPr>
          <w:delText xml:space="preserve">רישא</w:delText>
        </w:r>
      </w:del>
      <w:r w:rsidRPr="006F178A">
        <w:rPr>
          <w:rtl/>
        </w:rPr>
        <w:t xml:space="preserve"> </w:t>
      </w:r>
      <w:ins w:id="104505" w:author="קלוד" w:date="2026-10-11T13:11:34Z">
        <w:r>
          <w:rPr>
            <w:rtl/>
          </w:rPr>
          <w:t xml:space="preserve">דג</w:t>
        </w:r>
      </w:ins>
      <w:del w:id="104506" w:author="קלוד" w:date="2026-10-11T13:11:34Z">
        <w:r w:rsidRPr="006F178A">
          <w:rPr>
            <w:rtl/>
          </w:rPr>
          <w:delText xml:space="preserve">דדג</w:delText>
        </w:r>
      </w:del>
      <w:r w:rsidRPr="006F178A">
        <w:rPr>
          <w:rtl/>
        </w:rPr>
        <w:t xml:space="preserve"> מלוח, </w:t>
      </w:r>
      <w:ins w:id="104503" w:author="קלוד" w:date="2026-10-11T13:11:34Z">
        <w:r>
          <w:rPr>
            <w:rtl/>
          </w:rPr>
          <w:t xml:space="preserve">וישלקנו</w:t>
        </w:r>
      </w:ins>
      <w:del w:id="104504" w:author="קלוד" w:date="2026-10-11T13:11:34Z">
        <w:r w:rsidRPr="006F178A">
          <w:rPr>
            <w:rtl/>
          </w:rPr>
          <w:delText xml:space="preserve">ולישלוק</w:delText>
        </w:r>
      </w:del>
      <w:r w:rsidRPr="006F178A">
        <w:rPr>
          <w:rtl/>
        </w:rPr>
        <w:t xml:space="preserve"> </w:t>
      </w:r>
      <w:ins w:id="104501" w:author="קלוד" w:date="2026-10-11T13:11:34Z">
        <w:r>
          <w:rPr>
            <w:rtl/>
          </w:rPr>
          <w:t xml:space="preserve">בשיכר</w:t>
        </w:r>
      </w:ins>
      <w:del w:id="104502" w:author="קלוד" w:date="2026-10-11T13:11:34Z">
        <w:r w:rsidRPr="006F178A">
          <w:rPr>
            <w:rtl/>
          </w:rPr>
          <w:delText xml:space="preserve">בשיכרא</w:delText>
        </w:r>
      </w:del>
      <w:r w:rsidRPr="006F178A">
        <w:rPr>
          <w:rtl/>
        </w:rPr>
        <w:t xml:space="preserve"> </w:t>
      </w:r>
      <w:ins w:id="104499" w:author="קלוד" w:date="2026-10-11T13:11:34Z">
        <w:r>
          <w:rPr>
            <w:rtl/>
          </w:rPr>
          <w:t xml:space="preserve">וישתה.</w:t>
        </w:r>
      </w:ins>
      <w:del w:id="104500" w:author="קלוד" w:date="2026-10-11T13:11:34Z">
        <w:r w:rsidRPr="006F178A">
          <w:rPr>
            <w:rtl/>
          </w:rPr>
          <w:delText xml:space="preserve">ולישתי.</w:delText>
        </w:r>
      </w:del>
    </w:p>
    <w:p w:rsidR="00E9703F" w:rsidRPr="006F178A" w:rsidRDefault="00E9703F" w:rsidP="00E9703F">
      <w:pPr>
        <w:rPr>
          <w:rStyle w:val="afffe"/>
          <w:rFonts w:ascii="Fb Fontext" w:hAnsi="Fb Fontext"/>
          <w:b/>
          <w:rtl/>
        </w:rPr>
      </w:pPr>
      <w:r w:rsidRPr="006F178A">
        <w:rPr>
          <w:rStyle w:val="afffe"/>
          <w:rFonts w:ascii="Fb Fontext" w:hAnsi="Fb Fontext"/>
          <w:b/>
          <w:rtl/>
        </w:rPr>
        <w:t>ג.</w:t>
      </w:r>
      <w:r w:rsidRPr="006F178A">
        <w:rPr>
          <w:rtl/>
        </w:rPr>
        <w:t xml:space="preserve"> </w:t>
      </w:r>
      <w:ins w:id="94877" w:author="מנוע מכני" w:date="2026-10-11T12:04:39Z">
        <w:r>
          <w:rPr>
            <w:rtl/>
          </w:rPr>
          <w:t xml:space="preserve">ואם </w:t>
        </w:r>
      </w:ins>
      <w:del w:id="94878" w:author="מנוע מכני" w:date="2026-10-11T12:04:39Z">
        <w:r w:rsidRPr="006F178A">
          <w:rPr>
            <w:rtl/>
          </w:rPr>
          <w:delText xml:space="preserve">ואי </w:delText>
        </w:r>
      </w:del>
      <w:r w:rsidRPr="006F178A">
        <w:rPr>
          <w:rtl/>
        </w:rPr>
        <w:t xml:space="preserve">לא</w:t>
      </w:r>
      <w:r w:rsidRPr="006F178A">
        <w:rPr>
          <w:rtl/>
        </w:rPr>
        <w:t xml:space="preserve"> - לייתי מוניני דחגבים.</w:t>
      </w:r>
    </w:p>
    <w:p w:rsidR="00E9703F" w:rsidRPr="006F178A" w:rsidRDefault="00E9703F" w:rsidP="00E9703F">
      <w:pPr>
        <w:rPr>
          <w:rStyle w:val="afffe"/>
          <w:rFonts w:ascii="Fb Fontext" w:hAnsi="Fb Fontext"/>
          <w:b/>
          <w:rtl/>
        </w:rPr>
      </w:pPr>
      <w:r w:rsidRPr="006F178A">
        <w:rPr>
          <w:rStyle w:val="afffe"/>
          <w:rFonts w:ascii="Fb Fontext" w:hAnsi="Fb Fontext"/>
          <w:b/>
          <w:rtl/>
        </w:rPr>
        <w:t>ד.</w:t>
      </w:r>
      <w:r w:rsidRPr="006F178A">
        <w:rPr>
          <w:rtl/>
        </w:rPr>
        <w:t xml:space="preserve"> </w:t>
      </w:r>
      <w:ins w:id="94879" w:author="מנוע מכני" w:date="2026-10-11T12:04:39Z">
        <w:r>
          <w:rPr>
            <w:rtl/>
          </w:rPr>
          <w:t xml:space="preserve">ואם </w:t>
        </w:r>
      </w:ins>
      <w:del w:id="94880" w:author="מנוע מכני" w:date="2026-10-11T12:04:39Z">
        <w:r w:rsidRPr="006F178A">
          <w:rPr>
            <w:rtl/>
          </w:rPr>
          <w:delText xml:space="preserve">ואי </w:delText>
        </w:r>
      </w:del>
      <w:ins w:id="91597" w:author="מנוע מכני" w:date="2026-10-11T12:04:39Z">
        <w:r>
          <w:rPr>
            <w:rtl/>
          </w:rPr>
          <w:t xml:space="preserve">אין</w:t>
        </w:r>
      </w:ins>
      <w:del w:id="91598" w:author="מנוע מכני" w:date="2026-10-11T12:04:39Z">
        <w:r w:rsidRPr="006F178A">
          <w:rPr>
            <w:rtl/>
          </w:rPr>
          <w:delText xml:space="preserve">ליכא</w:delText>
        </w:r>
      </w:del>
      <w:r w:rsidRPr="006F178A">
        <w:rPr>
          <w:rtl/>
        </w:rPr>
        <w:t xml:space="preserve"> ציר דחגבים לייתי מוניני דנקירי, [שם עוף] וליעייליה לבי בני ולישפייה.</w:t>
      </w:r>
    </w:p>
    <w:p w:rsidR="00E9703F" w:rsidRPr="006F178A" w:rsidRDefault="00E9703F" w:rsidP="00E9703F">
      <w:pPr>
        <w:rPr>
          <w:rStyle w:val="afffe"/>
          <w:rFonts w:ascii="Fb Fontext" w:hAnsi="Fb Fontext"/>
          <w:b/>
          <w:rtl/>
        </w:rPr>
      </w:pPr>
      <w:r w:rsidRPr="006F178A">
        <w:rPr>
          <w:rStyle w:val="afffe"/>
          <w:rFonts w:ascii="Fb Fontext" w:hAnsi="Fb Fontext"/>
          <w:b/>
          <w:rtl/>
        </w:rPr>
        <w:t>ה.</w:t>
      </w:r>
      <w:r w:rsidRPr="006F178A">
        <w:rPr>
          <w:rtl/>
        </w:rPr>
        <w:t xml:space="preserve"> </w:t>
      </w:r>
      <w:ins w:id="94881" w:author="מנוע מכני" w:date="2026-10-11T12:04:39Z">
        <w:r>
          <w:rPr>
            <w:rtl/>
          </w:rPr>
          <w:t xml:space="preserve">ואם </w:t>
        </w:r>
      </w:ins>
      <w:del w:id="94882" w:author="מנוע מכני" w:date="2026-10-11T12:04:39Z">
        <w:r w:rsidRPr="006F178A">
          <w:rPr>
            <w:rtl/>
          </w:rPr>
          <w:delText xml:space="preserve">ואי </w:delText>
        </w:r>
      </w:del>
      <w:ins w:id="91599" w:author="מנוע מכני" w:date="2026-10-11T12:04:39Z">
        <w:r>
          <w:rPr>
            <w:rtl/>
          </w:rPr>
          <w:t xml:space="preserve">אין</w:t>
        </w:r>
      </w:ins>
      <w:del w:id="91600" w:author="מנוע מכני" w:date="2026-10-11T12:04:39Z">
        <w:r w:rsidRPr="006F178A">
          <w:rPr>
            <w:rtl/>
          </w:rPr>
          <w:delText xml:space="preserve">ליכא</w:delText>
        </w:r>
      </w:del>
      <w:r w:rsidRPr="006F178A">
        <w:rPr>
          <w:rtl/>
        </w:rPr>
        <w:t xml:space="preserve"> בי בני - לוקמיה בין תנורא לגודא.</w:t>
      </w:r>
    </w:p>
    <w:p>
      <w:pPr>
        <w:pStyle w:val="38"/>
        <w:rPr>
          <w:ins w:id="98397" w:author="מנוע מכני" w:date="2026-10-11T12:04:39Z"/>
        </w:rPr>
      </w:pPr>
      <w:r w:rsidRPr="006F178A">
        <w:t>ו.</w:t>
      </w:r>
      <w:r w:rsidRPr="006F178A">
        <w:t xml:space="preserve"> </w:t>
      </w:r>
      <w:r w:rsidRPr="006F178A">
        <w:t xml:space="preserve">אמר</w:t>
      </w:r>
      <w:r w:rsidRPr="006F178A">
        <w:t xml:space="preserve"> רי"ו:</w:t>
      </w:r>
    </w:p>
    <w:p w:rsidR="00E9703F" w:rsidRPr="006F178A" w:rsidRDefault="00E9703F" w:rsidP="00E9703F">
      <w:pPr>
        <w:rPr>
          <w:rStyle w:val="afffe"/>
          <w:rFonts w:ascii="Fb Fontext" w:hAnsi="Fb Fontext"/>
          <w:b/>
          <w:rtl/>
        </w:rPr>
      </w:pPr>
      <w:del w:id="98398" w:author="מנוע מכני" w:date="2026-10-11T12:04:39Z">
        <w:r w:rsidRPr="006F178A">
          <w:rPr>
            <w:rtl/>
          </w:rPr>
          <w:delText xml:space="preserve"> </w:delText>
        </w:r>
      </w:del>
      <w:r w:rsidRPr="006F178A">
        <w:rPr>
          <w:rtl/>
        </w:rPr>
        <w:t xml:space="preserve">הרוצה שיחממנו - יקנחנו בסדינו.</w:t>
      </w:r>
    </w:p>
    <w:p w:rsidR="00E9703F" w:rsidRPr="006F178A" w:rsidRDefault="00E9703F" w:rsidP="00E9703F">
      <w:pPr>
        <w:rPr>
          <w:rStyle w:val="afffe"/>
          <w:rFonts w:ascii="Fb Fontext" w:hAnsi="Fb Fontext"/>
          <w:b/>
          <w:rtl/>
        </w:rPr>
      </w:pPr>
      <w:r w:rsidRPr="006F178A">
        <w:rPr>
          <w:rStyle w:val="afffe"/>
          <w:rFonts w:ascii="Fb Fontext" w:hAnsi="Fb Fontext"/>
          <w:b/>
          <w:rtl/>
        </w:rPr>
        <w:t>ז.</w:t>
      </w:r>
      <w:r w:rsidRPr="006F178A">
        <w:rPr>
          <w:rtl/>
        </w:rPr>
        <w:t xml:space="preserve"> </w:t>
      </w:r>
      <w:r w:rsidRPr="006F178A">
        <w:rPr>
          <w:rStyle w:val="2fb"/>
          <w:rtl/>
        </w:rPr>
        <w:t xml:space="preserve">רב אחא</w:t>
      </w:r>
      <w:r w:rsidRPr="006F178A">
        <w:rPr>
          <w:rtl/>
        </w:rPr>
        <w:t xml:space="preserve"> בר יוסף חש </w:t>
      </w:r>
      <w:ins w:id="93381" w:author="מנוע מכני" w:date="2026-10-11T12:04:39Z">
        <w:r>
          <w:rPr>
            <w:rtl/>
          </w:rPr>
          <w:t xml:space="preserve">בו</w:t>
        </w:r>
      </w:ins>
      <w:del w:id="93382" w:author="מנוע מכני" w:date="2026-10-11T12:04:39Z">
        <w:r w:rsidRPr="006F178A">
          <w:rPr>
            <w:rtl/>
          </w:rPr>
          <w:delText xml:space="preserve">ביה</w:delText>
        </w:r>
      </w:del>
      <w:r w:rsidRPr="006F178A">
        <w:rPr>
          <w:rtl/>
        </w:rPr>
        <w:t xml:space="preserve">, עבד </w:t>
      </w:r>
      <w:ins w:id="93379" w:author="מנוע מכני" w:date="2026-10-11T12:04:39Z">
        <w:r>
          <w:rPr>
            <w:rtl/>
          </w:rPr>
          <w:t xml:space="preserve">לו</w:t>
        </w:r>
      </w:ins>
      <w:del w:id="93380" w:author="מנוע מכני" w:date="2026-10-11T12:04:39Z">
        <w:r w:rsidRPr="006F178A">
          <w:rPr>
            <w:rtl/>
          </w:rPr>
          <w:delText xml:space="preserve">ליה</w:delText>
        </w:r>
      </w:del>
      <w:r w:rsidRPr="006F178A">
        <w:rPr>
          <w:rtl/>
        </w:rPr>
        <w:t xml:space="preserve"> </w:t>
      </w:r>
      <w:ins w:id="90467" w:author="מנוע מכני" w:date="2026-10-11T12:04:39Z">
        <w:r>
          <w:rPr>
            <w:rStyle w:val="2fb"/>
            <w:rtl/>
          </w:rPr>
          <w:t xml:space="preserve">ר"כ</w:t>
        </w:r>
      </w:ins>
      <w:del w:id="90468" w:author="מנוע מכני" w:date="2026-10-11T12:04:39Z">
        <w:r w:rsidRPr="006F178A">
          <w:rPr>
            <w:rtl/>
          </w:rPr>
          <w:delText xml:space="preserve">רב כהנא</w:delText>
        </w:r>
      </w:del>
      <w:r w:rsidRPr="006F178A">
        <w:rPr>
          <w:rtl/>
        </w:rPr>
        <w:t xml:space="preserve"> ואיתסי.</w:t>
      </w:r>
    </w:p>
    <w:p w:rsidR="00E9703F" w:rsidRPr="006F178A" w:rsidRDefault="00E9703F" w:rsidP="00E9703F">
      <w:pPr>
        <w:rPr>
          <w:rStyle w:val="afffe"/>
          <w:rFonts w:ascii="Fb Fontext" w:hAnsi="Fb Fontext"/>
          <w:b/>
          <w:rtl/>
        </w:rPr>
      </w:pPr>
      <w:r w:rsidRPr="006F178A">
        <w:rPr>
          <w:rStyle w:val="afffe"/>
          <w:rFonts w:ascii="Fb Fontext" w:hAnsi="Fb Fontext"/>
          <w:b/>
          <w:rtl/>
        </w:rPr>
        <w:t>ח.</w:t>
      </w:r>
      <w:r w:rsidRPr="006F178A">
        <w:rPr>
          <w:rtl/>
        </w:rPr>
        <w:t xml:space="preserve"> </w:t>
      </w:r>
      <w:ins w:id="94883" w:author="מנוע מכני" w:date="2026-10-11T12:04:39Z">
        <w:r>
          <w:rPr>
            <w:rtl/>
          </w:rPr>
          <w:t xml:space="preserve">ואם </w:t>
        </w:r>
      </w:ins>
      <w:del w:id="94884" w:author="מנוע מכני" w:date="2026-10-11T12:04:39Z">
        <w:r w:rsidRPr="006F178A">
          <w:rPr>
            <w:rtl/>
          </w:rPr>
          <w:delText xml:space="preserve">ואי </w:delText>
        </w:r>
      </w:del>
      <w:r w:rsidRPr="006F178A">
        <w:rPr>
          <w:rtl/>
        </w:rPr>
        <w:t xml:space="preserve">לא</w:t>
      </w:r>
      <w:r w:rsidRPr="006F178A">
        <w:rPr>
          <w:rtl/>
        </w:rPr>
        <w:t xml:space="preserve"> - ליתי </w:t>
      </w:r>
      <w:ins w:id="93383" w:author="מנוע מכני" w:date="2026-10-11T12:04:39Z">
        <w:r>
          <w:rPr>
            <w:rtl/>
          </w:rPr>
          <w:t xml:space="preserve">שלושה</w:t>
        </w:r>
      </w:ins>
      <w:del w:id="93384" w:author="מנוע מכני" w:date="2026-10-11T12:04:39Z">
        <w:r w:rsidRPr="006F178A">
          <w:rPr>
            <w:rtl/>
          </w:rPr>
          <w:delText xml:space="preserve">תלתא</w:delText>
        </w:r>
      </w:del>
      <w:r w:rsidRPr="006F178A">
        <w:rPr>
          <w:rtl/>
        </w:rPr>
        <w:t xml:space="preserve"> קפיזי תמרי </w:t>
      </w:r>
      <w:ins w:id="90461" w:author="Claude - סמנטי" w:date="2026-10-11T12:28:21Z">
        <w:r>
          <w:rPr>
            <w:rtl/>
          </w:rPr>
          <w:t xml:space="preserve">פרסיים</w:t>
        </w:r>
      </w:ins>
      <w:del w:id="90462" w:author="Claude - סמנטי" w:date="2026-10-11T12:28:21Z">
        <w:r w:rsidRPr="006F178A">
          <w:rPr>
            <w:rtl/>
          </w:rPr>
          <w:delText xml:space="preserve">פרסייתא</w:delText>
        </w:r>
      </w:del>
      <w:r w:rsidRPr="006F178A">
        <w:rPr>
          <w:rtl/>
        </w:rPr>
        <w:t xml:space="preserve">, </w:t>
      </w:r>
      <w:ins w:id="93385" w:author="מנוע מכני" w:date="2026-10-11T12:04:39Z">
        <w:r>
          <w:rPr>
            <w:rtl/>
          </w:rPr>
          <w:t xml:space="preserve">ושלושה</w:t>
        </w:r>
      </w:ins>
      <w:del w:id="93386" w:author="מנוע מכני" w:date="2026-10-11T12:04:39Z">
        <w:r w:rsidRPr="006F178A">
          <w:rPr>
            <w:rtl/>
          </w:rPr>
          <w:delText xml:space="preserve">ותלתא</w:delText>
        </w:r>
      </w:del>
      <w:r w:rsidRPr="006F178A">
        <w:rPr>
          <w:rtl/>
        </w:rPr>
        <w:t xml:space="preserve"> קפיזי דקירא דנישתרופי, </w:t>
      </w:r>
      <w:ins w:id="93387" w:author="מנוע מכני" w:date="2026-10-11T12:04:39Z">
        <w:r>
          <w:rPr>
            <w:rtl/>
          </w:rPr>
          <w:t xml:space="preserve">ושלושה</w:t>
        </w:r>
      </w:ins>
      <w:del w:id="93388" w:author="מנוע מכני" w:date="2026-10-11T12:04:39Z">
        <w:r w:rsidRPr="006F178A">
          <w:rPr>
            <w:rtl/>
          </w:rPr>
          <w:delText xml:space="preserve">ותלתא</w:delText>
        </w:r>
      </w:del>
      <w:r w:rsidRPr="006F178A">
        <w:rPr>
          <w:rtl/>
        </w:rPr>
        <w:t xml:space="preserve"> קפיזי אהלא תולענא ולישלוקינהו בשיכרא ולישתי.</w:t>
      </w:r>
    </w:p>
    <w:p w:rsidR="00E9703F" w:rsidRPr="006F178A" w:rsidRDefault="00E9703F" w:rsidP="004F534A">
      <w:pPr>
        <w:rPr>
          <w:rStyle w:val="afffe"/>
          <w:rFonts w:ascii="Fb Fontext" w:hAnsi="Fb Fontext"/>
          <w:b/>
          <w:rtl/>
        </w:rPr>
      </w:pPr>
      <w:r w:rsidRPr="006F178A">
        <w:rPr>
          <w:rStyle w:val="afffe"/>
          <w:rFonts w:ascii="Fb Fontext" w:hAnsi="Fb Fontext"/>
          <w:b/>
          <w:rtl/>
        </w:rPr>
        <w:t>ט.</w:t>
      </w:r>
      <w:r w:rsidR="004F534A">
        <w:rPr>
          <w:rtl/>
        </w:rPr>
        <w:t xml:space="preserve"> </w:t>
      </w:r>
      <w:ins w:id="94885" w:author="מנוע מכני" w:date="2026-10-11T12:04:39Z">
        <w:r>
          <w:rPr>
            <w:rtl/>
          </w:rPr>
          <w:t xml:space="preserve">ואם </w:t>
        </w:r>
      </w:ins>
      <w:del w:id="94886" w:author="מנוע מכני" w:date="2026-10-11T12:04:39Z">
        <w:r w:rsidR="004F534A">
          <w:rPr>
            <w:rtl/>
          </w:rPr>
          <w:delText xml:space="preserve">ואי </w:delText>
        </w:r>
      </w:del>
      <w:r w:rsidR="004F534A">
        <w:rPr>
          <w:rtl/>
        </w:rPr>
        <w:t xml:space="preserve">לא</w:t>
      </w:r>
      <w:r w:rsidR="004F534A">
        <w:rPr>
          <w:rtl/>
        </w:rPr>
        <w:t xml:space="preserve"> ליתי עילא בר חמרא, ול</w:t>
      </w:r>
      <w:r w:rsidRPr="006F178A">
        <w:rPr>
          <w:rtl/>
        </w:rPr>
        <w:t xml:space="preserve">גלח </w:t>
      </w:r>
      <w:r w:rsidR="004F534A">
        <w:rPr>
          <w:rFonts w:hint="cs"/>
          <w:rtl/>
        </w:rPr>
        <w:t>אמצע ראשו</w:t>
      </w:r>
      <w:r w:rsidRPr="006F178A">
        <w:rPr>
          <w:rtl/>
        </w:rPr>
        <w:t xml:space="preserve">, ולישביק </w:t>
      </w:r>
      <w:ins w:id="93389" w:author="מנוע מכני" w:date="2026-10-11T12:04:39Z">
        <w:r>
          <w:rPr>
            <w:rtl/>
          </w:rPr>
          <w:t xml:space="preserve">לו</w:t>
        </w:r>
      </w:ins>
      <w:del w:id="93390" w:author="מנוע מכני" w:date="2026-10-11T12:04:39Z">
        <w:r w:rsidRPr="006F178A">
          <w:rPr>
            <w:rtl/>
          </w:rPr>
          <w:delText xml:space="preserve">ליה</w:delText>
        </w:r>
      </w:del>
      <w:r w:rsidRPr="006F178A">
        <w:rPr>
          <w:rtl/>
        </w:rPr>
        <w:t xml:space="preserve"> ד</w:t>
      </w:r>
      <w:r w:rsidR="004F534A">
        <w:rPr>
          <w:rFonts w:hint="cs"/>
          <w:rtl/>
        </w:rPr>
        <w:t>ם מאפו</w:t>
      </w:r>
      <w:r w:rsidRPr="006F178A">
        <w:rPr>
          <w:rtl/>
        </w:rPr>
        <w:t xml:space="preserve">, ולותביה ארישיה וליזהר מעיניה דלא ליסמי </w:t>
      </w:r>
      <w:ins w:id="94311" w:author="מנוע מכני" w:date="2026-10-11T12:04:39Z">
        <w:r>
          <w:rPr>
            <w:rtl/>
          </w:rPr>
          <w:t xml:space="preserve">להם</w:t>
        </w:r>
      </w:ins>
      <w:del w:id="94312" w:author="מנוע מכני" w:date="2026-10-11T12:04:39Z">
        <w:r w:rsidRPr="006F178A">
          <w:rPr>
            <w:rtl/>
          </w:rPr>
          <w:delText xml:space="preserve">להו</w:delText>
        </w:r>
      </w:del>
      <w:r w:rsidRPr="006F178A">
        <w:rPr>
          <w:rtl/>
        </w:rPr>
        <w:t xml:space="preserve">.</w:t>
      </w:r>
    </w:p>
    <w:p w:rsidR="00E9703F" w:rsidRPr="009757B9" w:rsidRDefault="00E9703F" w:rsidP="00E9703F">
      <w:pPr>
        <w:rPr>
          <w:rFonts w:cs="Guttman Vilna"/>
          <w:b/>
          <w:bCs/>
          <w:rtl/>
        </w:rPr>
      </w:pPr>
      <w:r w:rsidRPr="006F178A">
        <w:rPr>
          <w:rStyle w:val="afffe"/>
          <w:rFonts w:ascii="Fb Fontext" w:hAnsi="Fb Fontext"/>
          <w:b/>
          <w:rtl/>
        </w:rPr>
        <w:lastRenderedPageBreak/>
        <w:t>י.</w:t>
      </w:r>
      <w:r w:rsidRPr="006F178A">
        <w:rPr>
          <w:rtl/>
        </w:rPr>
        <w:t xml:space="preserve"> </w:t>
      </w:r>
      <w:ins w:id="94887" w:author="מנוע מכני" w:date="2026-10-11T12:04:39Z">
        <w:r>
          <w:rPr>
            <w:rtl/>
          </w:rPr>
          <w:t xml:space="preserve">ואם </w:t>
        </w:r>
      </w:ins>
      <w:del w:id="94888" w:author="מנוע מכני" w:date="2026-10-11T12:04:39Z">
        <w:r w:rsidRPr="006F178A">
          <w:rPr>
            <w:rtl/>
          </w:rPr>
          <w:delText xml:space="preserve">ואי </w:delText>
        </w:r>
      </w:del>
      <w:r w:rsidRPr="006F178A">
        <w:rPr>
          <w:rtl/>
        </w:rPr>
        <w:t xml:space="preserve">לא</w:t>
      </w:r>
      <w:r w:rsidRPr="006F178A">
        <w:rPr>
          <w:rtl/>
        </w:rPr>
        <w:t xml:space="preserve"> - </w:t>
      </w:r>
      <w:ins w:id="104525" w:author="קלוד" w:date="2026-10-11T13:11:34Z">
        <w:r>
          <w:rPr>
            <w:rtl/>
          </w:rPr>
          <w:t xml:space="preserve">יביא</w:t>
        </w:r>
      </w:ins>
      <w:del w:id="104526" w:author="קלוד" w:date="2026-10-11T13:11:34Z">
        <w:r w:rsidRPr="006F178A">
          <w:rPr>
            <w:rtl/>
          </w:rPr>
          <w:delText xml:space="preserve">ליתי</w:delText>
        </w:r>
      </w:del>
      <w:r w:rsidRPr="006F178A">
        <w:rPr>
          <w:rtl/>
        </w:rPr>
        <w:t xml:space="preserve"> </w:t>
      </w:r>
      <w:ins w:id="104523" w:author="קלוד" w:date="2026-10-11T13:11:34Z">
        <w:r>
          <w:rPr>
            <w:rtl/>
          </w:rPr>
          <w:t xml:space="preserve">ראש</w:t>
        </w:r>
      </w:ins>
      <w:del w:id="104524" w:author="קלוד" w:date="2026-10-11T13:11:34Z">
        <w:r w:rsidRPr="006F178A">
          <w:rPr>
            <w:rtl/>
          </w:rPr>
          <w:delText xml:space="preserve">רישא</w:delText>
        </w:r>
      </w:del>
      <w:r w:rsidRPr="006F178A">
        <w:rPr>
          <w:rtl/>
        </w:rPr>
        <w:t xml:space="preserve"> </w:t>
      </w:r>
      <w:ins w:id="104521" w:author="קלוד" w:date="2026-10-11T13:11:34Z">
        <w:r>
          <w:rPr>
            <w:rtl/>
          </w:rPr>
          <w:t xml:space="preserve">איל</w:t>
        </w:r>
      </w:ins>
      <w:del w:id="104522" w:author="קלוד" w:date="2026-10-11T13:11:34Z">
        <w:r w:rsidRPr="006F178A">
          <w:rPr>
            <w:rtl/>
          </w:rPr>
          <w:delText xml:space="preserve">דברחא</w:delText>
        </w:r>
      </w:del>
      <w:r w:rsidRPr="006F178A">
        <w:rPr>
          <w:rtl/>
        </w:rPr>
        <w:t xml:space="preserve"> </w:t>
      </w:r>
      <w:ins w:id="104519" w:author="קלוד" w:date="2026-10-11T13:11:34Z">
        <w:r>
          <w:rPr>
            <w:rtl/>
          </w:rPr>
          <w:t xml:space="preserve">שמונח</w:t>
        </w:r>
      </w:ins>
      <w:del w:id="104520" w:author="קלוד" w:date="2026-10-11T13:11:34Z">
        <w:r w:rsidRPr="006F178A">
          <w:rPr>
            <w:rtl/>
          </w:rPr>
          <w:delText xml:space="preserve">דמנח</w:delText>
        </w:r>
      </w:del>
      <w:r w:rsidRPr="006F178A">
        <w:rPr>
          <w:rtl/>
        </w:rPr>
        <w:t xml:space="preserve"> </w:t>
      </w:r>
      <w:ins w:id="104517" w:author="קלוד" w:date="2026-10-11T13:11:34Z">
        <w:r>
          <w:rPr>
            <w:rtl/>
          </w:rPr>
          <w:t xml:space="preserve">בכבישה,</w:t>
        </w:r>
      </w:ins>
      <w:del w:id="104518" w:author="קלוד" w:date="2026-10-11T13:11:34Z">
        <w:r w:rsidRPr="006F178A">
          <w:rPr>
            <w:rtl/>
          </w:rPr>
          <w:delText xml:space="preserve">בכיבשא,</w:delText>
        </w:r>
      </w:del>
      <w:r w:rsidRPr="006F178A">
        <w:rPr>
          <w:rtl/>
        </w:rPr>
        <w:t xml:space="preserve"> </w:t>
      </w:r>
      <w:ins w:id="104515" w:author="קלוד" w:date="2026-10-11T13:11:34Z">
        <w:r>
          <w:rPr>
            <w:rtl/>
          </w:rPr>
          <w:t xml:space="preserve">וישלקנו</w:t>
        </w:r>
      </w:ins>
      <w:del w:id="104516" w:author="קלוד" w:date="2026-10-11T13:11:34Z">
        <w:r w:rsidRPr="006F178A">
          <w:rPr>
            <w:rtl/>
          </w:rPr>
          <w:delText xml:space="preserve">ולישלוק</w:delText>
        </w:r>
      </w:del>
      <w:r w:rsidRPr="006F178A">
        <w:rPr>
          <w:rtl/>
        </w:rPr>
        <w:t xml:space="preserve"> </w:t>
      </w:r>
      <w:ins w:id="104513" w:author="קלוד" w:date="2026-10-11T13:11:34Z">
        <w:r>
          <w:rPr>
            <w:rtl/>
          </w:rPr>
          <w:t xml:space="preserve">בשיכר,</w:t>
        </w:r>
      </w:ins>
      <w:del w:id="104514" w:author="קלוד" w:date="2026-10-11T13:11:34Z">
        <w:r w:rsidRPr="006F178A">
          <w:rPr>
            <w:rtl/>
          </w:rPr>
          <w:delText xml:space="preserve">בשיכרא,</w:delText>
        </w:r>
      </w:del>
      <w:r w:rsidRPr="006F178A">
        <w:rPr>
          <w:rtl/>
        </w:rPr>
        <w:t xml:space="preserve"> </w:t>
      </w:r>
      <w:ins w:id="104511" w:author="קלוד" w:date="2026-10-11T13:11:34Z">
        <w:r>
          <w:rPr>
            <w:rtl/>
          </w:rPr>
          <w:t xml:space="preserve">וישתה.</w:t>
        </w:r>
      </w:ins>
      <w:del w:id="104512" w:author="קלוד" w:date="2026-10-11T13:11:34Z">
        <w:r w:rsidRPr="006F178A">
          <w:rPr>
            <w:rtl/>
          </w:rPr>
          <w:delText xml:space="preserve">ולישתי.</w:delText>
        </w:r>
      </w:del>
    </w:p>
    <w:p w:rsidR="00E9703F" w:rsidRPr="009757B9" w:rsidRDefault="00E9703F" w:rsidP="00E9703F">
      <w:pPr>
        <w:rPr>
          <w:rFonts w:cs="Guttman Vilna"/>
          <w:b/>
          <w:bCs/>
          <w:rtl/>
        </w:rPr>
      </w:pPr>
      <w:r w:rsidRPr="006F178A">
        <w:rPr>
          <w:rtl/>
        </w:rPr>
        <w:t xml:space="preserve">יא. </w:t>
      </w:r>
      <w:ins w:id="94889" w:author="מנוע מכני" w:date="2026-10-11T12:04:39Z">
        <w:r>
          <w:rPr>
            <w:rtl/>
          </w:rPr>
          <w:t xml:space="preserve">ואם </w:t>
        </w:r>
      </w:ins>
      <w:del w:id="94890" w:author="מנוע מכני" w:date="2026-10-11T12:04:39Z">
        <w:r w:rsidRPr="006F178A">
          <w:rPr>
            <w:rtl/>
          </w:rPr>
          <w:delText xml:space="preserve">ואי </w:delText>
        </w:r>
      </w:del>
      <w:r w:rsidRPr="006F178A">
        <w:rPr>
          <w:rtl/>
        </w:rPr>
        <w:t xml:space="preserve">לא</w:t>
      </w:r>
      <w:r w:rsidRPr="006F178A">
        <w:rPr>
          <w:rtl/>
        </w:rPr>
        <w:t xml:space="preserve"> - ליתי דבר אחר חוטרנא, וליקרעיה, ולותביה אליביה.</w:t>
      </w:r>
    </w:p>
    <w:p w:rsidR="00E9703F" w:rsidRPr="006F178A" w:rsidRDefault="00E9703F" w:rsidP="00E9703F">
      <w:pPr>
        <w:rPr>
          <w:rtl/>
        </w:rPr>
      </w:pPr>
      <w:del w:id="90163" w:author="מנוע מכני" w:date="2026-10-11T12:04:39Z">
        <w:r>
          <w:rPr>
            <w:rFonts w:ascii="Fb Fontext" w:hAnsi="Fb Fontext" w:hint="cs"/>
            <w:sz w:val="20"/>
            <w:rtl/>
          </w:rPr>
          <w:delText xml:space="preserve">   </w:delText>
        </w:r>
      </w:del>
      <w:r w:rsidRPr="006F178A">
        <w:rPr>
          <w:rFonts w:ascii="Fb Fontext" w:hAnsi="Fb Fontext"/>
          <w:b/>
          <w:bCs/>
          <w:sz w:val="20"/>
          <w:rtl/>
        </w:rPr>
        <w:t>יב.</w:t>
      </w:r>
      <w:r w:rsidRPr="006F178A">
        <w:rPr>
          <w:rFonts w:ascii="Fb Fontext" w:hAnsi="Fb Fontext"/>
          <w:sz w:val="20"/>
          <w:rtl/>
        </w:rPr>
        <w:t xml:space="preserve"> </w:t>
      </w:r>
      <w:ins w:id="94891" w:author="מנוע מכני" w:date="2026-10-11T12:04:39Z">
        <w:r>
          <w:rPr>
            <w:rFonts w:ascii="Fb Fontext" w:hAnsi="Fb Fontext"/>
            <w:sz w:val="20"/>
            <w:rtl/>
          </w:rPr>
          <w:t xml:space="preserve">ואם </w:t>
        </w:r>
      </w:ins>
      <w:del w:id="94892" w:author="מנוע מכני" w:date="2026-10-11T12:04:39Z">
        <w:r w:rsidRPr="006F178A">
          <w:rPr>
            <w:rFonts w:ascii="Fb Fontext" w:hAnsi="Fb Fontext"/>
            <w:sz w:val="20"/>
            <w:rtl/>
          </w:rPr>
          <w:delText xml:space="preserve">ואי </w:delText>
        </w:r>
      </w:del>
      <w:r w:rsidRPr="006F178A">
        <w:rPr>
          <w:rFonts w:ascii="Fb Fontext" w:hAnsi="Fb Fontext"/>
          <w:sz w:val="20"/>
          <w:rtl/>
        </w:rPr>
        <w:t xml:space="preserve">לא</w:t>
      </w:r>
      <w:r w:rsidRPr="006F178A">
        <w:rPr>
          <w:rFonts w:ascii="Fb Fontext" w:hAnsi="Fb Fontext"/>
          <w:sz w:val="20"/>
          <w:rtl/>
        </w:rPr>
        <w:t xml:space="preserve"> - ליתי כרישים מאמצע הערוגה דמישרי.</w:t>
      </w:r>
    </w:p>
    <w:p w:rsidR="00844CDB" w:rsidRDefault="00844CDB" w:rsidP="00844CDB">
      <w:pPr>
        <w:rPr>
          <w:rFonts w:ascii="Fb Fontext" w:hAnsi="Fb Fontext"/>
          <w:rtl/>
        </w:rPr>
      </w:pPr>
      <w:r>
        <w:rPr>
          <w:rFonts w:ascii="Fb Fontext" w:hAnsi="Fb Fontext"/>
          <w:rtl/>
        </w:rPr>
        <w:t xml:space="preserve">• ההוא טייעא דחש </w:t>
      </w:r>
      <w:ins w:id="93391" w:author="מנוע מכני" w:date="2026-10-11T12:04:39Z">
        <w:r>
          <w:rPr>
            <w:rFonts w:ascii="Fb Fontext" w:hAnsi="Fb Fontext"/>
            <w:rtl/>
          </w:rPr>
          <w:t xml:space="preserve">בו</w:t>
        </w:r>
      </w:ins>
      <w:del w:id="93392" w:author="מנוע מכני" w:date="2026-10-11T12:04:39Z">
        <w:r>
          <w:rPr>
            <w:rFonts w:ascii="Fb Fontext" w:hAnsi="Fb Fontext"/>
            <w:rtl/>
          </w:rPr>
          <w:delText xml:space="preserve">ביה</w:delText>
        </w:r>
      </w:del>
      <w:r>
        <w:rPr>
          <w:rFonts w:ascii="Fb Fontext" w:hAnsi="Fb Fontext"/>
          <w:rtl/>
        </w:rPr>
        <w:t xml:space="preserve">, </w:t>
      </w:r>
      <w:r>
        <w:rPr>
          <w:rFonts w:ascii="Fb Fontext" w:hAnsi="Fb Fontext"/>
          <w:rtl/>
        </w:rPr>
        <w:t xml:space="preserve">אמר</w:t>
      </w:r>
      <w:r>
        <w:rPr>
          <w:rFonts w:ascii="Fb Fontext" w:hAnsi="Fb Fontext"/>
          <w:rtl/>
        </w:rPr>
        <w:t xml:space="preserve"> לגינאי: </w:t>
      </w:r>
      <w:r>
        <w:rPr>
          <w:rFonts w:ascii="Fb Fontext" w:hAnsi="Fb Fontext" w:hint="cs"/>
          <w:rtl/>
        </w:rPr>
        <w:t>קח</w:t>
      </w:r>
      <w:r>
        <w:rPr>
          <w:rFonts w:ascii="Fb Fontext" w:hAnsi="Fb Fontext"/>
          <w:rtl/>
        </w:rPr>
        <w:t xml:space="preserve"> גלימ</w:t>
      </w:r>
      <w:r>
        <w:rPr>
          <w:rFonts w:ascii="Fb Fontext" w:hAnsi="Fb Fontext" w:hint="cs"/>
          <w:rtl/>
        </w:rPr>
        <w:t>ת</w:t>
      </w:r>
      <w:r w:rsidR="00E9703F" w:rsidRPr="006F178A">
        <w:rPr>
          <w:rFonts w:ascii="Fb Fontext" w:hAnsi="Fb Fontext"/>
          <w:rtl/>
        </w:rPr>
        <w:t>י ו</w:t>
      </w:r>
      <w:r>
        <w:rPr>
          <w:rFonts w:ascii="Fb Fontext" w:hAnsi="Fb Fontext" w:hint="cs"/>
          <w:rtl/>
        </w:rPr>
        <w:t>תן</w:t>
      </w:r>
      <w:r w:rsidR="00E9703F" w:rsidRPr="006F178A">
        <w:rPr>
          <w:rFonts w:ascii="Fb Fontext" w:hAnsi="Fb Fontext"/>
          <w:rtl/>
        </w:rPr>
        <w:t xml:space="preserve"> לי מישרא דכרתי, </w:t>
      </w:r>
      <w:r>
        <w:rPr>
          <w:rFonts w:ascii="Fb Fontext" w:hAnsi="Fb Fontext" w:hint="cs"/>
          <w:rtl/>
        </w:rPr>
        <w:t>נתן לו</w:t>
      </w:r>
      <w:r w:rsidR="00E9703F" w:rsidRPr="006F178A">
        <w:rPr>
          <w:rFonts w:ascii="Fb Fontext" w:hAnsi="Fb Fontext"/>
          <w:rtl/>
        </w:rPr>
        <w:t xml:space="preserve"> ואכלה. </w:t>
      </w:r>
    </w:p>
    <w:p>
      <w:pPr>
        <w:pStyle w:val="38"/>
        <w:rPr>
          <w:ins w:id="98399" w:author="מנוע מכני" w:date="2026-10-11T12:04:39Z"/>
        </w:rPr>
      </w:pPr>
      <w:r w:rsidRPr="006F178A">
        <w:t>א"</w:t>
      </w:r>
      <w:r w:rsidRPr="006F178A">
        <w:t>ל</w:t>
      </w:r>
      <w:r w:rsidRPr="006F178A">
        <w:t xml:space="preserve">:</w:t>
      </w:r>
    </w:p>
    <w:p w:rsidR="00E9703F" w:rsidRPr="006F178A" w:rsidRDefault="00E9703F" w:rsidP="00844CDB">
      <w:pPr>
        <w:rPr>
          <w:rtl/>
        </w:rPr>
      </w:pPr>
      <w:del w:id="98400" w:author="מנוע מכני" w:date="2026-10-11T12:04:39Z">
        <w:r w:rsidRPr="006F178A">
          <w:rPr>
            <w:rFonts w:ascii="Fb Fontext" w:hAnsi="Fb Fontext"/>
            <w:rtl/>
          </w:rPr>
          <w:delText xml:space="preserve"> </w:delText>
        </w:r>
      </w:del>
      <w:ins w:id="104545" w:author="קלוד" w:date="2026-10-11T13:11:34Z">
        <w:r>
          <w:rPr>
            <w:rFonts w:ascii="Fb Fontext" w:hAnsi="Fb Fontext"/>
            <w:rtl/>
          </w:rPr>
          <w:t xml:space="preserve">השאל</w:t>
        </w:r>
      </w:ins>
      <w:del w:id="104546" w:author="קלוד" w:date="2026-10-11T13:11:34Z">
        <w:r w:rsidRPr="006F178A">
          <w:rPr>
            <w:rFonts w:ascii="Fb Fontext" w:hAnsi="Fb Fontext"/>
            <w:rtl/>
          </w:rPr>
          <w:delText xml:space="preserve">אושלן</w:delText>
        </w:r>
      </w:del>
      <w:r w:rsidRPr="006F178A">
        <w:rPr>
          <w:rFonts w:ascii="Fb Fontext" w:hAnsi="Fb Fontext"/>
          <w:rtl/>
        </w:rPr>
        <w:t xml:space="preserve"> </w:t>
      </w:r>
      <w:ins w:id="104543" w:author="קלוד" w:date="2026-10-11T13:11:34Z">
        <w:r>
          <w:rPr>
            <w:rFonts w:ascii="Fb Fontext" w:hAnsi="Fb Fontext"/>
            <w:rtl/>
          </w:rPr>
          <w:t xml:space="preserve">לי</w:t>
        </w:r>
      </w:ins>
      <w:del w:id="104544" w:author="קלוד" w:date="2026-10-11T13:11:34Z">
        <w:r w:rsidRPr="006F178A">
          <w:rPr>
            <w:rFonts w:ascii="Fb Fontext" w:hAnsi="Fb Fontext"/>
            <w:rtl/>
          </w:rPr>
          <w:delText xml:space="preserve">גלימיך</w:delText>
        </w:r>
      </w:del>
      <w:r w:rsidRPr="006F178A">
        <w:rPr>
          <w:rFonts w:ascii="Fb Fontext" w:hAnsi="Fb Fontext"/>
          <w:rtl/>
        </w:rPr>
        <w:t xml:space="preserve"> </w:t>
      </w:r>
      <w:ins w:id="104541" w:author="קלוד" w:date="2026-10-11T13:11:34Z">
        <w:r>
          <w:rPr>
            <w:rFonts w:ascii="Fb Fontext" w:hAnsi="Fb Fontext"/>
            <w:rtl/>
          </w:rPr>
          <w:t xml:space="preserve">גלימתך</w:t>
        </w:r>
      </w:ins>
      <w:del w:id="104542" w:author="קלוד" w:date="2026-10-11T13:11:34Z">
        <w:r w:rsidRPr="006F178A">
          <w:rPr>
            <w:rFonts w:ascii="Fb Fontext" w:hAnsi="Fb Fontext"/>
            <w:rtl/>
          </w:rPr>
          <w:delText xml:space="preserve">ואיגני</w:delText>
        </w:r>
      </w:del>
      <w:r w:rsidRPr="006F178A">
        <w:rPr>
          <w:rFonts w:ascii="Fb Fontext" w:hAnsi="Fb Fontext"/>
          <w:rtl/>
        </w:rPr>
        <w:t xml:space="preserve"> </w:t>
      </w:r>
      <w:ins w:id="93393" w:author="מנוע מכני" w:date="2026-10-11T12:04:39Z">
        <w:ins w:id="104539" w:author="קלוד" w:date="2026-10-11T13:11:34Z">
          <w:r>
            <w:rPr>
              <w:rFonts w:ascii="Fb Fontext" w:hAnsi="Fb Fontext"/>
              <w:rtl/>
            </w:rPr>
            <w:t xml:space="preserve">ואישן</w:t>
          </w:r>
        </w:ins>
        <w:del w:id="104540" w:author="קלוד" w:date="2026-10-11T13:11:34Z">
          <w:r>
            <w:rPr>
              <w:rFonts w:ascii="Fb Fontext" w:hAnsi="Fb Fontext"/>
              <w:rtl/>
            </w:rPr>
            <w:delText xml:space="preserve">בו</w:delText>
          </w:r>
        </w:del>
      </w:ins>
      <w:del w:id="93394" w:author="מנוע מכני" w:date="2026-10-11T12:04:39Z">
        <w:r w:rsidRPr="006F178A">
          <w:rPr>
            <w:rFonts w:ascii="Fb Fontext" w:hAnsi="Fb Fontext"/>
            <w:rtl/>
          </w:rPr>
          <w:delText xml:space="preserve">ביה</w:delText>
        </w:r>
      </w:del>
      <w:r w:rsidRPr="006F178A">
        <w:rPr>
          <w:rFonts w:ascii="Fb Fontext" w:hAnsi="Fb Fontext"/>
          <w:rtl/>
        </w:rPr>
        <w:t xml:space="preserve"> </w:t>
      </w:r>
      <w:ins w:id="104537" w:author="קלוד" w:date="2026-10-11T13:11:34Z">
        <w:r>
          <w:rPr>
            <w:rFonts w:ascii="Fb Fontext" w:hAnsi="Fb Fontext"/>
            <w:rtl/>
          </w:rPr>
          <w:t xml:space="preserve">בה</w:t>
        </w:r>
      </w:ins>
      <w:del w:id="104538" w:author="קלוד" w:date="2026-10-11T13:11:34Z">
        <w:r w:rsidRPr="006F178A">
          <w:rPr>
            <w:rFonts w:ascii="Fb Fontext" w:hAnsi="Fb Fontext"/>
            <w:rtl/>
          </w:rPr>
          <w:delText xml:space="preserve">קלי.</w:delText>
        </w:r>
      </w:del>
      <w:r w:rsidRPr="006F178A">
        <w:rPr>
          <w:rFonts w:ascii="Fb Fontext" w:hAnsi="Fb Fontext"/>
          <w:rtl/>
        </w:rPr>
        <w:t xml:space="preserve"> </w:t>
      </w:r>
      <w:ins w:id="104535" w:author="קלוד" w:date="2026-10-11T13:11:34Z">
        <w:r>
          <w:rPr>
            <w:rFonts w:ascii="Fb Fontext" w:hAnsi="Fb Fontext"/>
            <w:rtl/>
          </w:rPr>
          <w:t xml:space="preserve">מעט.</w:t>
        </w:r>
      </w:ins>
      <w:del w:id="104536" w:author="קלוד" w:date="2026-10-11T13:11:34Z">
        <w:r w:rsidRPr="006F178A">
          <w:rPr>
            <w:rFonts w:ascii="Fb Fontext" w:hAnsi="Fb Fontext"/>
            <w:rtl/>
          </w:rPr>
          <w:delText xml:space="preserve">איכרך,</w:delText>
        </w:r>
      </w:del>
      <w:r w:rsidRPr="006F178A">
        <w:rPr>
          <w:rFonts w:ascii="Fb Fontext" w:hAnsi="Fb Fontext"/>
          <w:rtl/>
        </w:rPr>
        <w:t xml:space="preserve"> </w:t>
      </w:r>
      <w:ins w:id="104533" w:author="קלוד" w:date="2026-10-11T13:11:34Z">
        <w:r>
          <w:rPr>
            <w:rFonts w:ascii="Fb Fontext" w:hAnsi="Fb Fontext" w:hint="cs"/>
            <w:rtl/>
          </w:rPr>
          <w:t xml:space="preserve">נכרך</w:t>
        </w:r>
      </w:ins>
      <w:del w:id="104534" w:author="קלוד" w:date="2026-10-11T13:11:34Z">
        <w:r w:rsidR="00844CDB">
          <w:rPr>
            <w:rFonts w:ascii="Fb Fontext" w:hAnsi="Fb Fontext" w:hint="cs"/>
            <w:rtl/>
          </w:rPr>
          <w:delText xml:space="preserve">ישן</w:delText>
        </w:r>
      </w:del>
      <w:r w:rsidR="00844CDB">
        <w:rPr>
          <w:rFonts w:ascii="Fb Fontext" w:hAnsi="Fb Fontext" w:hint="cs"/>
          <w:rtl/>
        </w:rPr>
        <w:t xml:space="preserve"> </w:t>
      </w:r>
      <w:ins w:id="104531" w:author="קלוד" w:date="2026-10-11T13:11:34Z">
        <w:r>
          <w:rPr>
            <w:rFonts w:ascii="Fb Fontext" w:hAnsi="Fb Fontext" w:hint="cs"/>
            <w:rtl/>
          </w:rPr>
          <w:t xml:space="preserve">וישן</w:t>
        </w:r>
      </w:ins>
      <w:del w:id="104532" w:author="קלוד" w:date="2026-10-11T13:11:34Z">
        <w:r w:rsidR="00844CDB">
          <w:rPr>
            <w:rFonts w:ascii="Fb Fontext" w:hAnsi="Fb Fontext" w:hint="cs"/>
            <w:rtl/>
          </w:rPr>
          <w:delText xml:space="preserve">בה</w:delText>
        </w:r>
        <w:r w:rsidRPr="006F178A">
          <w:rPr>
            <w:rFonts w:ascii="Fb Fontext" w:hAnsi="Fb Fontext"/>
            <w:rtl/>
          </w:rPr>
          <w:delText xml:space="preserve">.</w:delText>
        </w:r>
      </w:del>
      <w:r w:rsidRPr="006F178A">
        <w:rPr>
          <w:rFonts w:ascii="Fb Fontext" w:hAnsi="Fb Fontext"/>
          <w:rtl/>
        </w:rPr>
        <w:t xml:space="preserve"> </w:t>
      </w:r>
      <w:ins w:id="104529" w:author="קלוד" w:date="2026-10-11T13:11:34Z">
        <w:r>
          <w:rPr>
            <w:rFonts w:ascii="Fb Fontext" w:hAnsi="Fb Fontext"/>
            <w:rtl/>
          </w:rPr>
          <w:t xml:space="preserve">בה, וכשהתחמם</w:t>
        </w:r>
      </w:ins>
      <w:del w:id="104530" w:author="קלוד" w:date="2026-10-11T13:11:34Z">
        <w:r w:rsidRPr="006F178A">
          <w:rPr>
            <w:rFonts w:ascii="Fb Fontext" w:hAnsi="Fb Fontext"/>
            <w:rtl/>
          </w:rPr>
          <w:delText xml:space="preserve">כ</w:delText>
        </w:r>
        <w:r w:rsidR="00844CDB">
          <w:rPr>
            <w:rFonts w:ascii="Fb Fontext" w:hAnsi="Fb Fontext" w:hint="cs"/>
            <w:rtl/>
          </w:rPr>
          <w:delText xml:space="preserve">שהת</w:delText>
        </w:r>
        <w:r w:rsidR="00844CDB">
          <w:rPr>
            <w:rFonts w:ascii="Fb Fontext" w:hAnsi="Fb Fontext"/>
            <w:rtl/>
          </w:rPr>
          <w:delText xml:space="preserve">חמם</w:delText>
        </w:r>
      </w:del>
      <w:r w:rsidR="00844CDB">
        <w:rPr>
          <w:rFonts w:ascii="Fb Fontext" w:hAnsi="Fb Fontext"/>
          <w:rtl/>
        </w:rPr>
        <w:t xml:space="preserve"> </w:t>
      </w:r>
      <w:ins w:id="104527" w:author="קלוד" w:date="2026-10-11T13:11:34Z">
        <w:r>
          <w:rPr>
            <w:rFonts w:ascii="Fb Fontext" w:hAnsi="Fb Fontext"/>
            <w:rtl/>
          </w:rPr>
          <w:t xml:space="preserve">וקם -</w:t>
        </w:r>
      </w:ins>
      <w:del w:id="104528" w:author="קלוד" w:date="2026-10-11T13:11:34Z">
        <w:r w:rsidR="00844CDB">
          <w:rPr>
            <w:rFonts w:ascii="Fb Fontext" w:hAnsi="Fb Fontext"/>
            <w:rtl/>
          </w:rPr>
          <w:delText xml:space="preserve">וקם</w:delText>
        </w:r>
      </w:del>
      <w:r w:rsidR="00844CDB">
        <w:rPr>
          <w:rFonts w:ascii="Fb Fontext" w:hAnsi="Fb Fontext"/>
          <w:rtl/>
        </w:rPr>
        <w:t xml:space="preserve"> </w:t>
      </w:r>
      <w:r w:rsidRPr="006F178A">
        <w:rPr>
          <w:rFonts w:ascii="Fb Fontext" w:hAnsi="Fb Fontext"/>
          <w:rtl/>
        </w:rPr>
        <w:t xml:space="preserve">נפל </w:t>
      </w:r>
      <w:ins w:id="90465" w:author="Claude - סמנטי" w:date="2026-10-11T12:28:21Z">
        <w:r>
          <w:rPr>
            <w:rFonts w:ascii="Fb Fontext" w:hAnsi="Fb Fontext"/>
            <w:rtl/>
          </w:rPr>
          <w:t xml:space="preserve">מעט</w:t>
        </w:r>
      </w:ins>
      <w:del w:id="90466" w:author="Claude - סמנטי" w:date="2026-10-11T12:28:21Z">
        <w:r w:rsidRPr="006F178A">
          <w:rPr>
            <w:rFonts w:ascii="Fb Fontext" w:hAnsi="Fb Fontext"/>
            <w:rtl/>
          </w:rPr>
          <w:delText xml:space="preserve">פורתא</w:delText>
        </w:r>
      </w:del>
      <w:r w:rsidRPr="006F178A">
        <w:rPr>
          <w:rFonts w:ascii="Fb Fontext" w:hAnsi="Fb Fontext"/>
          <w:rtl/>
        </w:rPr>
        <w:t xml:space="preserve"> </w:t>
      </w:r>
      <w:ins w:id="90463" w:author="Claude - סמנטי" w:date="2026-10-11T12:28:21Z">
        <w:r>
          <w:rPr>
            <w:rFonts w:ascii="Fb Fontext" w:hAnsi="Fb Fontext"/>
            <w:rtl/>
          </w:rPr>
          <w:t xml:space="preserve">מעט</w:t>
        </w:r>
      </w:ins>
      <w:del w:id="90464" w:author="Claude - סמנטי" w:date="2026-10-11T12:28:21Z">
        <w:r w:rsidRPr="006F178A">
          <w:rPr>
            <w:rFonts w:ascii="Fb Fontext" w:hAnsi="Fb Fontext"/>
            <w:rtl/>
          </w:rPr>
          <w:delText xml:space="preserve">פורתא</w:delText>
        </w:r>
      </w:del>
      <w:r w:rsidRPr="006F178A">
        <w:rPr>
          <w:rFonts w:ascii="Fb Fontext" w:hAnsi="Fb Fontext"/>
          <w:rtl/>
        </w:rPr>
        <w:t xml:space="preserve"> </w:t>
      </w:r>
      <w:r>
        <w:rPr>
          <w:rFonts w:ascii="Fb Fontext" w:hAnsi="Fb Fontext"/>
          <w:rtl/>
        </w:rPr>
        <w:t>ממנו</w:t>
      </w:r>
      <w:r w:rsidRPr="006F178A">
        <w:rPr>
          <w:rFonts w:ascii="Fb Fontext" w:hAnsi="Fb Fontext"/>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r w:rsidRPr="006F178A">
        <w:rPr>
          <w:rFonts w:ascii="Fb Fontext" w:hAnsi="Fb Fontext"/>
          <w:rtl/>
        </w:rPr>
        <w:t>[א במעצמו ונדחה, סירס ונדחה, זקן ונדחה, אלא בזקנה, או בעקרה, ]</w:t>
      </w:r>
    </w:p>
    <w:p>
      <w:pPr>
        <w:pStyle w:val="afffff8"/>
        <w:rPr>
          <w:ins w:id="90451" w:author="קלוד" w:date="2026-10-11T12:33:55Z"/>
        </w:rPr>
      </w:pPr>
      <w:ins w:id="90452" w:author="קלוד" w:date="2026-10-11T12:33:55Z">
        <w:r>
          <w:rPr>
            <w:color w:val="7B3F00"/>
          </w:rPr>
          <w:t xml:space="preserve">כוס עיקרין לירקון - האם אסור משום סירוס</w:t>
        </w:r>
      </w:ins>
    </w:p>
    <w:p w:rsidR="00E9703F" w:rsidRPr="006F178A" w:rsidRDefault="00E9703F" w:rsidP="00E9703F">
      <w:pPr>
        <w:rPr>
          <w:b/>
          <w:bCs/>
          <w:rtl/>
        </w:rPr>
      </w:pPr>
      <w:r w:rsidRPr="006F178A">
        <w:rPr>
          <w:rtl/>
        </w:rPr>
        <w:t xml:space="preserve">• </w:t>
      </w:r>
      <w:ins w:id="104557" w:author="קלוד" w:date="2026-10-11T13:11:34Z">
        <w:r>
          <w:rPr>
            <w:rtl/>
          </w:rPr>
          <w:t xml:space="preserve">לירקון</w:t>
        </w:r>
      </w:ins>
      <w:del w:id="104558" w:author="קלוד" w:date="2026-10-11T13:11:34Z">
        <w:r w:rsidRPr="006F178A">
          <w:rPr>
            <w:rtl/>
          </w:rPr>
          <w:delText xml:space="preserve">לירקונא</w:delText>
        </w:r>
      </w:del>
      <w:r w:rsidRPr="006F178A">
        <w:rPr>
          <w:rtl/>
        </w:rPr>
        <w:t xml:space="preserve"> </w:t>
      </w:r>
      <w:ins w:id="104555" w:author="קלוד" w:date="2026-10-11T13:11:34Z">
        <w:r>
          <w:rPr>
            <w:rtl/>
          </w:rPr>
          <w:t xml:space="preserve">-</w:t>
        </w:r>
      </w:ins>
      <w:del w:id="104556" w:author="קלוד" w:date="2026-10-11T13:11:34Z">
        <w:r w:rsidRPr="006F178A">
          <w:rPr>
            <w:rtl/>
          </w:rPr>
          <w:delText xml:space="preserve">תרין</w:delText>
        </w:r>
      </w:del>
      <w:r w:rsidRPr="006F178A">
        <w:rPr>
          <w:rtl/>
        </w:rPr>
        <w:t xml:space="preserve"> </w:t>
      </w:r>
      <w:ins w:id="104553" w:author="קלוד" w:date="2026-10-11T13:11:34Z">
        <w:r>
          <w:rPr>
            <w:rtl/>
          </w:rPr>
          <w:t xml:space="preserve">שנים</w:t>
        </w:r>
      </w:ins>
      <w:del w:id="104554" w:author="קלוד" w:date="2026-10-11T13:11:34Z">
        <w:r w:rsidRPr="006F178A">
          <w:rPr>
            <w:rtl/>
          </w:rPr>
          <w:delText xml:space="preserve">בשיכרא</w:delText>
        </w:r>
      </w:del>
      <w:r w:rsidRPr="006F178A">
        <w:rPr>
          <w:rtl/>
        </w:rPr>
        <w:t xml:space="preserve"> </w:t>
      </w:r>
      <w:ins w:id="104551" w:author="קלוד" w:date="2026-10-11T13:11:34Z">
        <w:r>
          <w:rPr>
            <w:rtl/>
          </w:rPr>
          <w:t xml:space="preserve">בשיכר</w:t>
        </w:r>
      </w:ins>
      <w:del w:id="104552" w:author="קלוד" w:date="2026-10-11T13:11:34Z">
        <w:r w:rsidRPr="006F178A">
          <w:rPr>
            <w:rtl/>
          </w:rPr>
          <w:delText xml:space="preserve">ומיעקר.</w:delText>
        </w:r>
      </w:del>
      <w:r w:rsidRPr="006F178A">
        <w:rPr>
          <w:rtl/>
        </w:rPr>
        <w:t xml:space="preserve"> </w:t>
      </w:r>
      <w:ins w:id="104549" w:author="קלוד" w:date="2026-10-11T13:11:34Z">
        <w:r>
          <w:rPr>
            <w:rtl/>
          </w:rPr>
          <w:t xml:space="preserve">ונעקר. ולכא'</w:t>
        </w:r>
      </w:ins>
      <w:del w:id="104550" w:author="קלוד" w:date="2026-10-11T13:11:34Z">
        <w:r w:rsidRPr="006F178A">
          <w:rPr>
            <w:rtl/>
          </w:rPr>
          <w:delText xml:space="preserve">לכא'</w:delText>
        </w:r>
      </w:del>
      <w:r w:rsidRPr="006F178A">
        <w:rPr>
          <w:rtl/>
        </w:rPr>
        <w:t xml:space="preserve"> אסור </w:t>
      </w:r>
      <w:ins w:id="104547" w:author="קלוד" w:date="2026-10-11T13:11:34Z">
        <w:r>
          <w:rPr>
            <w:rtl/>
          </w:rPr>
          <w:t xml:space="preserve">סירוס,</w:t>
        </w:r>
      </w:ins>
      <w:del w:id="104548" w:author="קלוד" w:date="2026-10-11T13:11:34Z">
        <w:r w:rsidRPr="006F178A">
          <w:rPr>
            <w:rtl/>
          </w:rPr>
          <w:delText xml:space="preserve">סירוס</w:delText>
        </w:r>
      </w:del>
      <w:r w:rsidRPr="006F178A">
        <w:rPr>
          <w:rtl/>
        </w:rPr>
        <w:t xml:space="preserve"> </w:t>
      </w:r>
      <w:r w:rsidRPr="00844CDB">
        <w:rPr>
          <w:rStyle w:val="afffff0"/>
          <w:rtl/>
        </w:rPr>
        <w:t xml:space="preserve">דובארצכם </w:t>
      </w:r>
      <w:r w:rsidRPr="00844CDB">
        <w:rPr>
          <w:rStyle w:val="afffff0"/>
          <w:rtl/>
        </w:rPr>
        <w:t xml:space="preserve">לא</w:t>
      </w:r>
      <w:r w:rsidRPr="00844CDB">
        <w:rPr>
          <w:rStyle w:val="afffff0"/>
          <w:rtl/>
        </w:rPr>
        <w:t xml:space="preserve"> תעשו</w:t>
      </w:r>
      <w:r w:rsidRPr="006F178A">
        <w:rPr>
          <w:rtl/>
        </w:rPr>
        <w:t xml:space="preserve"> - בכם </w:t>
      </w:r>
      <w:r w:rsidRPr="006F178A">
        <w:rPr>
          <w:rtl/>
        </w:rPr>
        <w:t xml:space="preserve">לא</w:t>
      </w:r>
      <w:r w:rsidRPr="006F178A">
        <w:rPr>
          <w:rtl/>
        </w:rPr>
        <w:t xml:space="preserve"> תעשו.</w:t>
      </w:r>
    </w:p>
    <w:p w:rsidR="00E9703F" w:rsidRPr="009757B9" w:rsidRDefault="00E9703F" w:rsidP="00E9703F">
      <w:pPr>
        <w:rPr>
          <w:rFonts w:cs="Guttman Vilna"/>
          <w:b/>
          <w:bCs/>
          <w:rtl/>
        </w:rPr>
      </w:pPr>
      <w:r w:rsidRPr="006F178A">
        <w:rPr>
          <w:rStyle w:val="afffe"/>
          <w:rFonts w:ascii="Fb Fontext" w:hAnsi="Fb Fontext"/>
          <w:b/>
          <w:rtl/>
        </w:rPr>
        <w:t>א.</w:t>
      </w:r>
      <w:r w:rsidRPr="006F178A">
        <w:rPr>
          <w:rtl/>
        </w:rPr>
        <w:t xml:space="preserve"> האיסור הוא בקא מיכוון.</w:t>
      </w:r>
    </w:p>
    <w:p w:rsidR="00E9703F" w:rsidRPr="009757B9" w:rsidRDefault="00E9703F" w:rsidP="00E9703F">
      <w:pPr>
        <w:rPr>
          <w:rFonts w:cs="Guttman Vilna"/>
          <w:b/>
          <w:bCs/>
          <w:rtl/>
        </w:rPr>
      </w:pPr>
      <w:r w:rsidRPr="006F178A">
        <w:rPr>
          <w:rtl/>
        </w:rPr>
        <w:t xml:space="preserve">אבל במעצמו </w:t>
      </w:r>
      <w:r w:rsidRPr="006F178A">
        <w:rPr>
          <w:rtl/>
        </w:rPr>
        <w:t xml:space="preserve">לא</w:t>
      </w:r>
      <w:r w:rsidRPr="006F178A">
        <w:rPr>
          <w:rtl/>
        </w:rPr>
        <w:t xml:space="preserve"> </w:t>
      </w:r>
      <w:r w:rsidRPr="006F178A">
        <w:rPr>
          <w:rStyle w:val="2fb"/>
          <w:rtl/>
        </w:rPr>
        <w:t xml:space="preserve">וכדר"י</w:t>
      </w:r>
      <w:r w:rsidRPr="006F178A">
        <w:rPr>
          <w:rtl/>
        </w:rPr>
        <w:t xml:space="preserve"> הרוצה שיסרס תרנגול, יטול כרבלתו, ומסתרס מאליו.</w:t>
      </w:r>
    </w:p>
    <w:p>
      <w:pPr>
        <w:pStyle w:val="38"/>
        <w:rPr>
          <w:ins w:id="98401" w:author="מנוע מכני" w:date="2026-10-11T12:04:39Z"/>
        </w:rPr>
      </w:pPr>
      <w:r w:rsidRPr="006F178A">
        <w:t xml:space="preserve">ונדחה דאמר רב אשי:</w:t>
      </w:r>
    </w:p>
    <w:p w:rsidR="00E9703F" w:rsidRPr="009757B9" w:rsidRDefault="00E9703F" w:rsidP="00E9703F">
      <w:pPr>
        <w:rPr>
          <w:rFonts w:cs="Guttman Vilna"/>
          <w:b/>
          <w:bCs/>
          <w:rtl/>
        </w:rPr>
      </w:pPr>
      <w:del w:id="98402" w:author="מנוע מכני" w:date="2026-10-11T12:04:39Z">
        <w:r w:rsidRPr="006F178A">
          <w:rPr>
            <w:rtl/>
          </w:rPr>
          <w:delText xml:space="preserve"> </w:delText>
        </w:r>
      </w:del>
      <w:ins w:id="104567" w:author="קלוד" w:date="2026-10-11T13:11:34Z">
        <w:r>
          <w:rPr>
            <w:rtl/>
          </w:rPr>
          <w:t xml:space="preserve">גסות</w:t>
        </w:r>
      </w:ins>
      <w:del w:id="104568" w:author="קלוד" w:date="2026-10-11T13:11:34Z">
        <w:r w:rsidRPr="006F178A">
          <w:rPr>
            <w:rtl/>
          </w:rPr>
          <w:delText xml:space="preserve">רמות</w:delText>
        </w:r>
      </w:del>
      <w:r w:rsidRPr="006F178A">
        <w:rPr>
          <w:rtl/>
        </w:rPr>
        <w:t xml:space="preserve"> </w:t>
      </w:r>
      <w:ins w:id="104565" w:author="קלוד" w:date="2026-10-11T13:11:34Z">
        <w:r>
          <w:rPr>
            <w:rtl/>
          </w:rPr>
          <w:t xml:space="preserve">רוח</w:t>
        </w:r>
      </w:ins>
      <w:del w:id="104566" w:author="קלוד" w:date="2026-10-11T13:11:34Z">
        <w:r w:rsidRPr="006F178A">
          <w:rPr>
            <w:rtl/>
          </w:rPr>
          <w:delText xml:space="preserve">רוחא</w:delText>
        </w:r>
      </w:del>
      <w:r w:rsidRPr="006F178A">
        <w:rPr>
          <w:rtl/>
        </w:rPr>
        <w:t xml:space="preserve"> </w:t>
      </w:r>
      <w:ins w:id="104563" w:author="קלוד" w:date="2026-10-11T13:11:34Z">
        <w:r>
          <w:rPr>
            <w:rtl/>
          </w:rPr>
          <w:t xml:space="preserve">היא</w:t>
        </w:r>
      </w:ins>
      <w:del w:id="104564" w:author="קלוד" w:date="2026-10-11T13:11:34Z">
        <w:r w:rsidRPr="006F178A">
          <w:rPr>
            <w:rtl/>
          </w:rPr>
          <w:delText xml:space="preserve">הוא</w:delText>
        </w:r>
      </w:del>
      <w:r w:rsidRPr="006F178A">
        <w:rPr>
          <w:rtl/>
        </w:rPr>
        <w:t xml:space="preserve"> </w:t>
      </w:r>
      <w:ins w:id="104561" w:author="קלוד" w:date="2026-10-11T13:11:34Z">
        <w:r>
          <w:rPr>
            <w:rtl/>
          </w:rPr>
          <w:t xml:space="preserve">שאוחזת</w:t>
        </w:r>
      </w:ins>
      <w:del w:id="104562" w:author="קלוד" w:date="2026-10-11T13:11:34Z">
        <w:r w:rsidRPr="006F178A">
          <w:rPr>
            <w:rtl/>
          </w:rPr>
          <w:delText xml:space="preserve">דנקיטא</w:delText>
        </w:r>
      </w:del>
      <w:r w:rsidRPr="006F178A">
        <w:rPr>
          <w:rtl/>
        </w:rPr>
        <w:t xml:space="preserve"> </w:t>
      </w:r>
      <w:ins w:id="93395" w:author="מנוע מכני" w:date="2026-10-11T12:04:39Z">
        <w:ins w:id="104559" w:author="קלוד" w:date="2026-10-11T13:11:34Z">
          <w:r>
            <w:rPr>
              <w:rtl/>
            </w:rPr>
            <w:t xml:space="preserve">אותו.</w:t>
          </w:r>
        </w:ins>
        <w:del w:id="104560" w:author="קלוד" w:date="2026-10-11T13:11:34Z">
          <w:r>
            <w:rPr>
              <w:rtl/>
            </w:rPr>
            <w:delText xml:space="preserve">לו</w:delText>
          </w:r>
          <w:r w:rsidRPr="006F178A">
            <w:rPr>
              <w:rtl/>
            </w:rPr>
            <w:delText xml:space="preserve">. –.</w:delText>
          </w:r>
        </w:del>
      </w:ins>
      <w:del w:id="93396" w:author="מנוע מכני" w:date="2026-10-11T12:04:39Z">
        <w:r w:rsidRPr="006F178A">
          <w:rPr>
            <w:rtl/>
          </w:rPr>
          <w:delText xml:space="preserve">ליה</w:delText>
        </w:r>
      </w:del>
    </w:p>
    <w:p w:rsidR="00E9703F" w:rsidRPr="009757B9" w:rsidRDefault="00E9703F" w:rsidP="00E9703F">
      <w:pPr>
        <w:rPr>
          <w:rFonts w:cs="Guttman Vilna"/>
          <w:b/>
          <w:bCs/>
          <w:rtl/>
        </w:rPr>
      </w:pPr>
      <w:r w:rsidRPr="006F178A">
        <w:rPr>
          <w:rStyle w:val="afffe"/>
          <w:rFonts w:ascii="Fb Fontext" w:hAnsi="Fb Fontext"/>
          <w:b/>
          <w:rtl/>
        </w:rPr>
        <w:t>ב.</w:t>
      </w:r>
      <w:r w:rsidRPr="006F178A">
        <w:rPr>
          <w:rtl/>
        </w:rPr>
        <w:t xml:space="preserve"> אלא בסריס.</w:t>
      </w:r>
    </w:p>
    <w:p w:rsidR="00E9703F" w:rsidRPr="009757B9" w:rsidRDefault="00E9703F" w:rsidP="00E9703F">
      <w:pPr>
        <w:rPr>
          <w:rFonts w:cs="Guttman Vilna"/>
          <w:b/>
          <w:bCs/>
          <w:rtl/>
        </w:rPr>
      </w:pPr>
      <w:r w:rsidRPr="006F178A">
        <w:rPr>
          <w:rtl/>
        </w:rPr>
        <w:t xml:space="preserve">ונדחה </w:t>
      </w:r>
      <w:ins w:id="91601" w:author="מנוע מכני" w:date="2026-10-11T12:04:39Z">
        <w:r>
          <w:rPr>
            <w:rtl/>
          </w:rPr>
          <w:t xml:space="preserve">שהרי</w:t>
        </w:r>
      </w:ins>
      <w:del w:id="91602" w:author="מנוע מכני" w:date="2026-10-11T12:04:39Z">
        <w:r w:rsidRPr="006F178A">
          <w:rPr>
            <w:rtl/>
          </w:rPr>
          <w:delText xml:space="preserve">דהא</w:delText>
        </w:r>
      </w:del>
      <w:r w:rsidRPr="006F178A">
        <w:rPr>
          <w:rtl/>
        </w:rPr>
        <w:t xml:space="preserve"> </w:t>
      </w:r>
      <w:r w:rsidRPr="006F178A">
        <w:rPr>
          <w:rStyle w:val="2fb"/>
          <w:rtl/>
        </w:rPr>
        <w:t xml:space="preserve">ר"י</w:t>
      </w:r>
      <w:r w:rsidRPr="006F178A">
        <w:rPr>
          <w:rtl/>
        </w:rPr>
        <w:t xml:space="preserve"> </w:t>
      </w:r>
      <w:ins w:id="95247" w:author="מנוע מכני" w:date="2026-10-11T12:04:39Z">
        <w:r>
          <w:rPr>
            <w:rtl/>
          </w:rPr>
          <w:t xml:space="preserve">סבר</w:t>
        </w:r>
      </w:ins>
      <w:del w:id="95248" w:author="מנוע מכני" w:date="2026-10-11T12:04:39Z">
        <w:r w:rsidRPr="006F178A">
          <w:rPr>
            <w:rtl/>
          </w:rPr>
          <w:delText xml:space="preserve">ס"ל</w:delText>
        </w:r>
      </w:del>
      <w:r w:rsidRPr="006F178A">
        <w:rPr>
          <w:rtl/>
        </w:rPr>
        <w:t xml:space="preserve"> </w:t>
      </w:r>
      <w:ins w:id="95527" w:author="מנוע מכני" w:date="2026-10-11T12:04:39Z">
        <w:r>
          <w:rPr>
            <w:rtl/>
          </w:rPr>
          <w:t xml:space="preserve">דכו"ע</w:t>
        </w:r>
      </w:ins>
      <w:del w:id="95528" w:author="מנוע מכני" w:date="2026-10-11T12:04:39Z">
        <w:r w:rsidRPr="006F178A">
          <w:rPr>
            <w:rtl/>
          </w:rPr>
          <w:delText xml:space="preserve">ד</w:delText>
        </w:r>
        <w:r w:rsidRPr="00E6185C">
          <w:rPr>
            <w:b/>
            <w:bCs/>
            <w:rtl/>
          </w:rPr>
          <w:delText xml:space="preserve">לכו"ע</w:delText>
        </w:r>
      </w:del>
      <w:r w:rsidRPr="006F178A">
        <w:rPr>
          <w:rtl/>
        </w:rPr>
        <w:t xml:space="preserve"> במחמץ אחר מחמץ חייב, </w:t>
      </w:r>
      <w:r w:rsidRPr="006F178A">
        <w:rPr>
          <w:rtl/>
        </w:rPr>
        <w:t xml:space="preserve">לא</w:t>
      </w:r>
      <w:r w:rsidRPr="006F178A">
        <w:rPr>
          <w:rtl/>
        </w:rPr>
        <w:t xml:space="preserve"> תאפה חמץ </w:t>
      </w:r>
      <w:r w:rsidRPr="006F178A">
        <w:rPr>
          <w:rtl/>
        </w:rPr>
        <w:t xml:space="preserve">לא</w:t>
      </w:r>
      <w:r w:rsidRPr="006F178A">
        <w:rPr>
          <w:rtl/>
        </w:rPr>
        <w:t xml:space="preserve"> תעשה חמץ.</w:t>
      </w:r>
    </w:p>
    <w:p w:rsidR="00E9703F" w:rsidRPr="009757B9" w:rsidRDefault="00E9703F" w:rsidP="00E9703F">
      <w:pPr>
        <w:rPr>
          <w:rFonts w:cs="Guttman Vilna"/>
          <w:b/>
          <w:bCs/>
          <w:rtl/>
        </w:rPr>
      </w:pPr>
      <w:ins w:id="104571" w:author="קלוד" w:date="2026-10-11T13:11:34Z">
        <w:r>
          <w:rPr>
            <w:rtl/>
          </w:rPr>
          <w:t xml:space="preserve">ובמסרס</w:t>
        </w:r>
      </w:ins>
      <w:del w:id="104572" w:author="קלוד" w:date="2026-10-11T13:11:34Z">
        <w:r w:rsidRPr="006F178A">
          <w:rPr>
            <w:rtl/>
          </w:rPr>
          <w:delText xml:space="preserve">במסרס</w:delText>
        </w:r>
      </w:del>
      <w:r w:rsidRPr="006F178A">
        <w:rPr>
          <w:rtl/>
        </w:rPr>
        <w:t xml:space="preserve"> אחר מסרס </w:t>
      </w:r>
      <w:ins w:id="104569" w:author="קלוד" w:date="2026-10-11T13:11:34Z">
        <w:r>
          <w:rPr>
            <w:rtl/>
          </w:rPr>
          <w:t xml:space="preserve">חייב - ומעוך</w:t>
        </w:r>
      </w:ins>
      <w:del w:id="104570" w:author="קלוד" w:date="2026-10-11T13:11:34Z">
        <w:r w:rsidRPr="006F178A">
          <w:rPr>
            <w:rtl/>
          </w:rPr>
          <w:delText xml:space="preserve">חייב,-ומעוך</w:delText>
        </w:r>
      </w:del>
      <w:r w:rsidRPr="006F178A">
        <w:rPr>
          <w:rtl/>
        </w:rPr>
        <w:t xml:space="preserve"> וכתות ונתוק וכרות.</w:t>
      </w:r>
    </w:p>
    <w:p w:rsidR="00E9703F" w:rsidRPr="009757B9" w:rsidRDefault="00E9703F" w:rsidP="00E9703F">
      <w:pPr>
        <w:rPr>
          <w:rFonts w:cs="Guttman Vilna"/>
          <w:b/>
          <w:bCs/>
          <w:rtl/>
        </w:rPr>
      </w:pPr>
      <w:r w:rsidRPr="006F178A">
        <w:rPr>
          <w:rtl/>
        </w:rPr>
        <w:t xml:space="preserve">אם על כרות חייב - על נתוק </w:t>
      </w:r>
      <w:r w:rsidRPr="006F178A">
        <w:rPr>
          <w:rtl/>
        </w:rPr>
        <w:t xml:space="preserve">לא</w:t>
      </w:r>
      <w:r w:rsidRPr="006F178A">
        <w:rPr>
          <w:rtl/>
        </w:rPr>
        <w:t xml:space="preserve"> </w:t>
      </w:r>
      <w:ins w:id="90469" w:author="מנוע מכני" w:date="2026-10-11T12:04:39Z">
        <w:r>
          <w:rPr>
            <w:rtl/>
          </w:rPr>
          <w:t xml:space="preserve">כ"ש</w:t>
        </w:r>
      </w:ins>
      <w:del w:id="90470" w:author="מנוע מכני" w:date="2026-10-11T12:04:39Z">
        <w:r w:rsidRPr="006F178A">
          <w:rPr>
            <w:rtl/>
          </w:rPr>
          <w:delText xml:space="preserve">כל שכן</w:delText>
        </w:r>
      </w:del>
      <w:r w:rsidRPr="006F178A">
        <w:rPr>
          <w:rtl/>
        </w:rPr>
        <w:t xml:space="preserve">.</w:t>
      </w:r>
    </w:p>
    <w:p>
      <w:pPr>
        <w:pStyle w:val="38"/>
        <w:rPr>
          <w:ins w:id="98403" w:author="מנוע מכני" w:date="2026-10-11T12:04:39Z"/>
        </w:rPr>
      </w:pPr>
      <w:r w:rsidRPr="006F178A">
        <w:t xml:space="preserve">אלא:</w:t>
      </w:r>
    </w:p>
    <w:p w:rsidR="00E9703F" w:rsidRPr="006F178A" w:rsidRDefault="00E9703F" w:rsidP="00E9703F">
      <w:pPr>
        <w:rPr>
          <w:rStyle w:val="afffe"/>
          <w:rFonts w:ascii="Fb Fontext" w:hAnsi="Fb Fontext"/>
          <w:b/>
          <w:rtl/>
        </w:rPr>
      </w:pPr>
      <w:del w:id="98404" w:author="מנוע מכני" w:date="2026-10-11T12:04:39Z">
        <w:r w:rsidRPr="006F178A">
          <w:rPr>
            <w:rtl/>
          </w:rPr>
          <w:delText xml:space="preserve"> </w:delText>
        </w:r>
      </w:del>
      <w:r w:rsidRPr="006F178A">
        <w:rPr>
          <w:rtl/>
        </w:rPr>
        <w:t xml:space="preserve">להביא נותק אחר כורת שהוא חייב.</w:t>
      </w:r>
    </w:p>
    <w:p w:rsidR="00E9703F" w:rsidRPr="006F178A" w:rsidRDefault="00E9703F" w:rsidP="00E9703F">
      <w:pPr>
        <w:rPr>
          <w:rtl/>
        </w:rPr>
      </w:pPr>
      <w:r w:rsidRPr="006F178A">
        <w:rPr>
          <w:rStyle w:val="afffe"/>
          <w:rFonts w:ascii="Fb Fontext" w:hAnsi="Fb Fontext"/>
          <w:b/>
          <w:rtl/>
        </w:rPr>
        <w:t>ג.</w:t>
      </w:r>
      <w:r w:rsidRPr="006F178A">
        <w:rPr>
          <w:rtl/>
        </w:rPr>
        <w:t xml:space="preserve"> בזקן. ונדחה דאמר </w:t>
      </w:r>
      <w:r w:rsidRPr="006F178A">
        <w:rPr>
          <w:rStyle w:val="2fb"/>
          <w:rtl/>
        </w:rPr>
        <w:t xml:space="preserve">רי"ו</w:t>
      </w:r>
      <w:r w:rsidRPr="006F178A">
        <w:rPr>
          <w:rtl/>
        </w:rPr>
        <w:t xml:space="preserve">: הן הן החזירוני לנערותי.</w:t>
      </w:r>
    </w:p>
    <w:p>
      <w:pPr>
        <w:pStyle w:val="38"/>
        <w:rPr>
          <w:ins w:id="98405" w:author="מנוע מכני" w:date="2026-10-11T12:04:39Z"/>
        </w:rPr>
      </w:pPr>
      <w:r w:rsidRPr="006F178A">
        <w:t>ד</w:t>
      </w:r>
      <w:r w:rsidRPr="006F178A">
        <w:t>.</w:t>
      </w:r>
      <w:r w:rsidRPr="006F178A">
        <w:t xml:space="preserve"> אלא</w:t>
      </w:r>
    </w:p>
    <w:p w:rsidR="00E9703F" w:rsidRPr="009757B9" w:rsidRDefault="00E9703F" w:rsidP="00E9703F">
      <w:pPr>
        <w:rPr>
          <w:rFonts w:cs="Guttman Vilna"/>
          <w:b/>
          <w:bCs/>
          <w:rtl/>
        </w:rPr>
      </w:pPr>
      <w:del w:id="98406" w:author="מנוע מכני" w:date="2026-10-11T12:04:39Z">
        <w:r w:rsidRPr="006F178A">
          <w:rPr>
            <w:rtl/>
          </w:rPr>
          <w:delText xml:space="preserve"> </w:delText>
        </w:r>
      </w:del>
      <w:r w:rsidRPr="006F178A">
        <w:rPr>
          <w:rtl/>
        </w:rPr>
        <w:t xml:space="preserve">באשה. </w:t>
      </w:r>
      <w:r w:rsidRPr="006F178A">
        <w:rPr>
          <w:rStyle w:val="2fb"/>
          <w:rtl/>
        </w:rPr>
        <w:t xml:space="preserve">ולריב"ב</w:t>
      </w:r>
      <w:r w:rsidRPr="006F178A">
        <w:rPr>
          <w:rtl/>
        </w:rPr>
        <w:t xml:space="preserve"> דאמר: על שניהם הוא אומר</w:t>
      </w:r>
      <w:r w:rsidRPr="00784B8D">
        <w:rPr>
          <w:rStyle w:val="afffff0"/>
          <w:rtl/>
        </w:rPr>
        <w:t xml:space="preserve"> </w:t>
      </w:r>
      <w:r w:rsidRPr="00784B8D">
        <w:rPr>
          <w:rStyle w:val="afffff0"/>
          <w:rFonts w:hint="cs"/>
          <w:rtl/>
        </w:rPr>
        <w:t>'</w:t>
      </w:r>
      <w:r w:rsidRPr="00784B8D">
        <w:rPr>
          <w:rStyle w:val="afffff0"/>
          <w:rtl/>
        </w:rPr>
        <w:t>ויברך אותם אלהים ויאמר להם פרו ורבו</w:t>
      </w:r>
      <w:r w:rsidRPr="00784B8D">
        <w:rPr>
          <w:rStyle w:val="afffff0"/>
          <w:rFonts w:hint="cs"/>
          <w:rtl/>
        </w:rPr>
        <w:t>'</w:t>
      </w:r>
      <w:r w:rsidRPr="00784B8D">
        <w:rPr>
          <w:rStyle w:val="afffff0"/>
          <w:rtl/>
        </w:rPr>
        <w:t>.</w:t>
      </w:r>
    </w:p>
    <w:p w:rsidR="00E9703F" w:rsidRPr="009757B9" w:rsidRDefault="00E9703F" w:rsidP="00E9703F">
      <w:pPr>
        <w:rPr>
          <w:rFonts w:cs="Guttman Vilna"/>
          <w:b/>
          <w:bCs/>
          <w:rtl/>
        </w:rPr>
      </w:pPr>
      <w:ins w:id="104579" w:author="קלוד" w:date="2026-10-11T13:11:34Z">
        <w:r>
          <w:rPr>
            <w:rtl/>
          </w:rPr>
          <w:t xml:space="preserve">וצ"ל:</w:t>
        </w:r>
      </w:ins>
      <w:del w:id="104580" w:author="קלוד" w:date="2026-10-11T13:11:34Z">
        <w:r w:rsidRPr="006F178A">
          <w:rPr>
            <w:rtl/>
          </w:rPr>
          <w:delText xml:space="preserve">וצ"ל</w:delText>
        </w:r>
      </w:del>
      <w:r w:rsidRPr="006F178A">
        <w:rPr>
          <w:rtl/>
        </w:rPr>
        <w:t xml:space="preserve"> </w:t>
      </w:r>
      <w:ins w:id="104577" w:author="קלוד" w:date="2026-10-11T13:11:34Z">
        <w:r>
          <w:rPr>
            <w:rtl/>
          </w:rPr>
          <w:t xml:space="preserve">בזקנה,</w:t>
        </w:r>
      </w:ins>
      <w:del w:id="104578" w:author="קלוד" w:date="2026-10-11T13:11:34Z">
        <w:r w:rsidRPr="006F178A">
          <w:rPr>
            <w:rtl/>
          </w:rPr>
          <w:delText xml:space="preserve">בזקנה</w:delText>
        </w:r>
      </w:del>
      <w:r w:rsidRPr="006F178A">
        <w:rPr>
          <w:rtl/>
        </w:rPr>
        <w:t xml:space="preserve"> </w:t>
      </w:r>
      <w:ins w:id="94893" w:author="מנוע מכני" w:date="2026-10-11T12:04:39Z">
        <w:ins w:id="104575" w:author="קלוד" w:date="2026-10-11T13:11:34Z">
          <w:r>
            <w:rPr>
              <w:rtl/>
            </w:rPr>
            <w:t xml:space="preserve">או</w:t>
          </w:r>
        </w:ins>
        <w:del w:id="104576" w:author="קלוד" w:date="2026-10-11T13:11:34Z">
          <w:r>
            <w:rPr>
              <w:rtl/>
            </w:rPr>
            <w:delText xml:space="preserve">אם</w:delText>
          </w:r>
        </w:del>
        <w:r>
          <w:rPr>
            <w:rtl/>
          </w:rPr>
          <w:t xml:space="preserve"> </w:t>
        </w:r>
      </w:ins>
      <w:del w:id="94894" w:author="מנוע מכני" w:date="2026-10-11T12:04:39Z">
        <w:r w:rsidRPr="006F178A">
          <w:rPr>
            <w:rtl/>
          </w:rPr>
          <w:delText xml:space="preserve">אי </w:delText>
        </w:r>
      </w:del>
      <w:ins w:id="91603" w:author="מנוע מכני" w:date="2026-10-11T12:04:39Z">
        <w:ins w:id="104573" w:author="קלוד" w:date="2026-10-11T13:11:34Z">
          <w:r>
            <w:rPr>
              <w:rtl/>
            </w:rPr>
            <w:t xml:space="preserve">גם</w:t>
          </w:r>
        </w:ins>
        <w:del w:id="104574" w:author="קלוד" w:date="2026-10-11T13:11:34Z">
          <w:r>
            <w:rPr>
              <w:rtl/>
            </w:rPr>
            <w:delText xml:space="preserve">גם</w:delText>
          </w:r>
          <w:r w:rsidRPr="006F178A">
            <w:rPr>
              <w:rtl/>
            </w:rPr>
            <w:delText xml:space="preserve">:</w:delText>
          </w:r>
        </w:del>
      </w:ins>
      <w:del w:id="91604" w:author="מנוע מכני" w:date="2026-10-11T12:04:39Z">
        <w:r w:rsidRPr="006F178A">
          <w:rPr>
            <w:rtl/>
          </w:rPr>
          <w:delText xml:space="preserve">נמי</w:delText>
        </w:r>
      </w:del>
      <w:r w:rsidRPr="006F178A">
        <w:rPr>
          <w:rtl/>
        </w:rPr>
        <w:t xml:space="preserve"> בעקרה.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קיא.</w:t>
      </w:r>
    </w:p>
    <w:p>
      <w:pPr>
        <w:pStyle w:val="MishnaBatzad"/>
        <w:rPr>
          <w:ins w:id="20579" w:author="קלוד" w:date="2026-10-11T09:07:15Z"/>
        </w:rPr>
      </w:pPr>
      <w:ins w:id="20578" w:author="קלוד" w:date="2026-10-11T09:07:15Z">
        <w:r>
          <w:t xml:space="preserve">משנה ד</w:t>
        </w:r>
      </w:ins>
    </w:p>
    <w:p w:rsidR="00E9703F" w:rsidRPr="009757B9" w:rsidRDefault="00E9703F" w:rsidP="00E9703F">
      <w:pPr>
        <w:pStyle w:val="afff9"/>
        <w:rPr>
          <w:del w:id="20303" w:author="קלוד" w:date="2026-10-11T09:07:15Z"/>
          <w:b/>
          <w:rtl/>
        </w:rPr>
      </w:pPr>
      <w:del w:id="20300" w:author="קלוד" w:date="2026-10-11T09:07:15Z">
        <w:r w:rsidRPr="00146180">
          <w:rPr>
            <w:rStyle w:val="afffe"/>
            <w:rFonts w:ascii="Fb Fontext" w:hAnsi="Fb Fontext" w:hint="cs"/>
            <w:bCs w:val="0"/>
            <w:sz w:val="20"/>
            <w:rtl/>
          </w:rPr>
          <w:delText xml:space="preserve"> </w:delText>
        </w:r>
      </w:del>
      <w:del w:id="20301" w:author="קלוד" w:date="2026-10-11T09:07:15Z">
        <w:r w:rsidRPr="00146180">
          <w:rPr>
            <w:rStyle w:val="afffe"/>
            <w:rFonts w:ascii="Fb Fontext" w:hAnsi="Fb Fontext"/>
            <w:bCs w:val="0"/>
            <w:sz w:val="20"/>
            <w:rtl/>
          </w:rPr>
          <w:delText xml:space="preserve">משנה</w:delText>
        </w:r>
      </w:del>
      <w:del w:id="20302" w:author="קלוד" w:date="2026-10-11T09:07:15Z">
        <w:r w:rsidRPr="009757B9">
          <w:rPr>
            <w:b/>
            <w:sz w:val="20"/>
            <w:rtl/>
          </w:rPr>
          <w:delText xml:space="preserve">.</w:delText>
        </w:r>
      </w:del>
    </w:p>
    <w:p w:rsidR="00E9703F" w:rsidRPr="009757B9" w:rsidRDefault="00E9703F" w:rsidP="00E9703F">
      <w:pPr>
        <w:pStyle w:val="afff9"/>
        <w:spacing w:before="120"/>
        <w:rPr>
          <w:rStyle w:val="afffe"/>
          <w:rFonts w:ascii="Fb Fontext" w:hAnsi="Fb Fontext"/>
          <w:b/>
          <w:bCs w:val="0"/>
          <w:sz w:val="20"/>
          <w:rtl/>
        </w:rPr>
        <w:pPrChange w:id="90079" w:author="קלוד" w:date="2026-10-11T12:09:42Z">
          <w:pPr>
            <w:pStyle w:val="afff9"/>
          </w:pPr>
        </w:pPrChange>
      </w:pPr>
      <w:r w:rsidRPr="00146180">
        <w:rPr>
          <w:rStyle w:val="afffe"/>
          <w:rFonts w:ascii="Fb Fontext" w:hAnsi="Fb Fontext"/>
          <w:bCs w:val="0"/>
          <w:rtl/>
          <w:rPrChange w:id="40557" w:author="Claude" w:date="2026-10-11T09:07:39Z">
            <w:rPr>
              <w:rStyle w:val="afffe"/>
              <w:rFonts w:ascii="Fb Fontext" w:hAnsi="Fb Fontext"/>
              <w:bCs w:val="0"/>
              <w:sz w:val="20"/>
              <w:rtl/>
            </w:rPr>
          </w:rPrChange>
        </w:rPr>
        <w:t>החושש בשיניו לא יגמע בהן את החומץ.</w:t>
      </w:r>
    </w:p>
    <w:p w:rsidR="00E9703F" w:rsidRPr="009757B9" w:rsidRDefault="00E9703F" w:rsidP="00E9703F">
      <w:pPr>
        <w:pStyle w:val="afff9"/>
        <w:rPr>
          <w:b/>
          <w:rtl/>
        </w:rPr>
      </w:pPr>
      <w:r w:rsidRPr="00146180">
        <w:rPr>
          <w:rStyle w:val="afffe"/>
          <w:rFonts w:ascii="Fb Fontext" w:hAnsi="Fb Fontext"/>
          <w:bCs w:val="0"/>
          <w:rtl/>
          <w:rPrChange w:id="40558" w:author="Claude" w:date="2026-10-11T09:07:39Z">
            <w:rPr>
              <w:rStyle w:val="afffe"/>
              <w:rFonts w:ascii="Fb Fontext" w:hAnsi="Fb Fontext"/>
              <w:bCs w:val="0"/>
              <w:sz w:val="20"/>
              <w:rtl/>
            </w:rPr>
          </w:rPrChange>
        </w:rPr>
        <w:t>אבל מטבל הוא כדרכו, ואם נתרפא - נתרפא</w:t>
      </w:r>
      <w:r w:rsidRPr="009757B9">
        <w:rPr>
          <w:b/>
          <w:rtl/>
        </w:rPr>
        <w:t>.</w:t>
      </w:r>
    </w:p>
    <w:p w:rsidR="00E9703F" w:rsidRPr="00B20210" w:rsidRDefault="00E9703F" w:rsidP="00E9703F">
      <w:pPr>
        <w:pStyle w:val="afff9"/>
        <w:rPr>
          <w:rStyle w:val="afffe"/>
          <w:rFonts w:ascii="Fb Fontext" w:hAnsi="Fb Fontext"/>
          <w:b/>
          <w:bCs w:val="0"/>
          <w:spacing w:val="6"/>
          <w:sz w:val="20"/>
          <w:rtl/>
        </w:rPr>
      </w:pPr>
      <w:r w:rsidRPr="00B20210">
        <w:rPr>
          <w:rStyle w:val="afffe"/>
          <w:rFonts w:ascii="Fb Fontext" w:hAnsi="Fb Fontext"/>
          <w:bCs w:val="0"/>
          <w:spacing w:val="6"/>
          <w:rtl/>
          <w:rPrChange w:id="40559" w:author="Claude" w:date="2026-10-11T09:07:39Z">
            <w:rPr>
              <w:rStyle w:val="afffe"/>
              <w:rFonts w:ascii="Fb Fontext" w:hAnsi="Fb Fontext"/>
              <w:bCs w:val="0"/>
              <w:spacing w:val="6"/>
              <w:sz w:val="20"/>
              <w:rtl/>
            </w:rPr>
          </w:rPrChange>
        </w:rPr>
        <w:t>החושש במתניו לא יסוך יין וחומץ, אבל סך הוא את השמן, ולא שמן וורד.</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60" w:author="Claude" w:date="2026-10-11T09:07:39Z">
            <w:rPr>
              <w:rStyle w:val="afffe"/>
              <w:rFonts w:ascii="Fb Fontext" w:hAnsi="Fb Fontext"/>
              <w:bCs w:val="0"/>
              <w:sz w:val="20"/>
              <w:rtl/>
            </w:rPr>
          </w:rPrChange>
        </w:rPr>
        <w:t>בני מלכים סכין שמן ורד על מכותיהן, שכן דרכן לסוך בחול.</w:t>
      </w:r>
    </w:p>
    <w:p w:rsidR="00E9703F" w:rsidRPr="009757B9" w:rsidRDefault="00E9703F" w:rsidP="00E9703F">
      <w:pPr>
        <w:pStyle w:val="afff9"/>
        <w:rPr>
          <w:b/>
          <w:rtl/>
        </w:rPr>
      </w:pPr>
      <w:r w:rsidRPr="00146180">
        <w:rPr>
          <w:rStyle w:val="afffe"/>
          <w:rFonts w:ascii="Fb Fontext" w:hAnsi="Fb Fontext"/>
          <w:bCs w:val="0"/>
          <w:rtl/>
          <w:rPrChange w:id="40561" w:author="Claude" w:date="2026-10-11T09:07:39Z">
            <w:rPr>
              <w:rStyle w:val="afffe"/>
              <w:rFonts w:ascii="Fb Fontext" w:hAnsi="Fb Fontext"/>
              <w:bCs w:val="0"/>
              <w:sz w:val="20"/>
              <w:rtl/>
            </w:rPr>
          </w:rPrChange>
        </w:rPr>
        <w:t>רבי שמעון אומר: כל ישראל בני מלכים הם</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49" w:author="קלוד" w:date="2026-10-11T12:33:55Z"/>
        </w:rPr>
      </w:pPr>
      <w:ins w:id="90450" w:author="קלוד" w:date="2026-10-11T12:33:55Z">
        <w:r>
          <w:rPr>
            <w:color w:val="7B3F00"/>
          </w:rPr>
          <w:t xml:space="preserve">חומץ לשיניים - מגמע, מטבל ובולע</w:t>
        </w:r>
      </w:ins>
    </w:p>
    <w:p w:rsidR="00E9703F" w:rsidRPr="006F178A" w:rsidRDefault="00E9703F" w:rsidP="00E9703F">
      <w:pPr>
        <w:rPr>
          <w:rtl/>
        </w:rPr>
      </w:pPr>
      <w:r w:rsidRPr="006F178A">
        <w:rPr>
          <w:rStyle w:val="2fb"/>
          <w:rFonts w:ascii="Fb Fontext" w:hAnsi="Fb Fontext"/>
          <w:rtl/>
        </w:rPr>
        <w:t xml:space="preserve">ראב"פ</w:t>
      </w:r>
      <w:r w:rsidRPr="006F178A">
        <w:rPr>
          <w:rFonts w:ascii="Fb Fontext" w:hAnsi="Fb Fontext"/>
          <w:rtl/>
        </w:rPr>
        <w:t xml:space="preserve"> </w:t>
      </w:r>
      <w:r w:rsidRPr="006F178A">
        <w:rPr>
          <w:rStyle w:val="2fb"/>
          <w:rFonts w:ascii="Fb Fontext" w:hAnsi="Fb Fontext"/>
          <w:rtl/>
        </w:rPr>
        <w:t xml:space="preserve">לרב</w:t>
      </w:r>
      <w:r w:rsidRPr="006F178A">
        <w:rPr>
          <w:rFonts w:ascii="Fb Fontext" w:hAnsi="Fb Fontext"/>
          <w:rtl/>
        </w:rPr>
        <w:t xml:space="preserve"> </w:t>
      </w:r>
      <w:ins w:id="104585" w:author="קלוד" w:date="2026-10-11T13:11:34Z">
        <w:r>
          <w:rPr>
            <w:rFonts w:ascii="Fb Fontext" w:hAnsi="Fb Fontext"/>
            <w:rtl/>
          </w:rPr>
          <w:t xml:space="preserve">אבהו:</w:t>
        </w:r>
      </w:ins>
      <w:del w:id="104586" w:author="קלוד" w:date="2026-10-11T13:11:34Z">
        <w:r w:rsidRPr="006F178A">
          <w:rPr>
            <w:rFonts w:ascii="Fb Fontext" w:hAnsi="Fb Fontext"/>
            <w:rtl/>
          </w:rPr>
          <w:delText xml:space="preserve">אבהו</w:delText>
        </w:r>
      </w:del>
      <w:r w:rsidRPr="006F178A">
        <w:rPr>
          <w:rFonts w:ascii="Fb Fontext" w:hAnsi="Fb Fontext"/>
          <w:rtl/>
        </w:rPr>
        <w:t xml:space="preserve"> הא </w:t>
      </w:r>
      <w:r w:rsidRPr="006F178A">
        <w:rPr>
          <w:rStyle w:val="afffe"/>
          <w:rFonts w:ascii="Fb Fontext" w:hAnsi="Fb Fontext"/>
          <w:rtl/>
        </w:rPr>
        <w:t xml:space="preserve">דחומץ </w:t>
      </w:r>
      <w:ins w:id="93397" w:author="מנוע מכני" w:date="2026-10-11T12:04:39Z">
        <w:ins w:id="104583" w:author="קלוד" w:date="2026-10-11T13:11:34Z">
          <w:r>
            <w:rPr>
              <w:rStyle w:val="afffe"/>
              <w:rFonts w:ascii="Fb Fontext" w:hAnsi="Fb Fontext"/>
              <w:rtl/>
            </w:rPr>
            <w:t xml:space="preserve">מועיל</w:t>
          </w:r>
        </w:ins>
        <w:del w:id="104584" w:author="קלוד" w:date="2026-10-11T13:11:34Z">
          <w:r>
            <w:rPr>
              <w:rStyle w:val="afffe"/>
              <w:rFonts w:ascii="Fb Fontext" w:hAnsi="Fb Fontext"/>
              <w:rtl/>
            </w:rPr>
            <w:delText xml:space="preserve">מאלו</w:delText>
          </w:r>
        </w:del>
      </w:ins>
      <w:del w:id="93398" w:author="מנוע מכני" w:date="2026-10-11T12:04:39Z">
        <w:r w:rsidRPr="006F178A">
          <w:rPr>
            <w:rStyle w:val="afffe"/>
            <w:rFonts w:ascii="Fb Fontext" w:hAnsi="Fb Fontext"/>
            <w:rtl/>
          </w:rPr>
          <w:delText xml:space="preserve">מהני</w:delText>
        </w:r>
      </w:del>
      <w:r w:rsidRPr="006F178A">
        <w:rPr>
          <w:rStyle w:val="afffe"/>
          <w:rFonts w:ascii="Fb Fontext" w:hAnsi="Fb Fontext"/>
          <w:rtl/>
        </w:rPr>
        <w:t xml:space="preserve"> </w:t>
      </w:r>
      <w:ins w:id="104581" w:author="קלוד" w:date="2026-10-11T13:11:34Z">
        <w:r>
          <w:rPr>
            <w:rFonts w:ascii="Fb Fontext" w:hAnsi="Fb Fontext"/>
            <w:rtl/>
          </w:rPr>
          <w:t xml:space="preserve">- בחומץ יין,</w:t>
        </w:r>
      </w:ins>
      <w:del w:id="104582" w:author="קלוד" w:date="2026-10-11T13:11:34Z">
        <w:r w:rsidRPr="006F178A">
          <w:rPr>
            <w:rFonts w:ascii="Fb Fontext" w:hAnsi="Fb Fontext"/>
            <w:rtl/>
          </w:rPr>
          <w:delText xml:space="preserve">בחלא</w:delText>
        </w:r>
      </w:del>
      <w:r w:rsidRPr="006F178A">
        <w:rPr>
          <w:rFonts w:ascii="Fb Fontext" w:hAnsi="Fb Fontext"/>
          <w:rtl/>
        </w:rPr>
        <w:t xml:space="preserve"> שמצמת הבשר.</w:t>
      </w:r>
    </w:p>
    <w:p w:rsidR="00E9703F" w:rsidRPr="009757B9" w:rsidRDefault="00E9703F" w:rsidP="00E9703F">
      <w:pPr>
        <w:rPr>
          <w:rFonts w:cs="Guttman Vilna"/>
          <w:b/>
          <w:bCs/>
          <w:rtl/>
        </w:rPr>
      </w:pPr>
      <w:r w:rsidRPr="006F178A">
        <w:rPr>
          <w:rtl/>
        </w:rPr>
        <w:t xml:space="preserve">הא </w:t>
      </w:r>
      <w:ins w:id="104599" w:author="קלוד" w:date="2026-10-11T13:11:34Z">
        <w:r>
          <w:rPr>
            <w:rStyle w:val="afffe"/>
            <w:rFonts w:ascii="Fb Fontext" w:hAnsi="Fb Fontext"/>
            <w:rtl/>
          </w:rPr>
          <w:t xml:space="preserve">ד'כחמץ</w:t>
        </w:r>
      </w:ins>
      <w:del w:id="104600" w:author="קלוד" w:date="2026-10-11T13:11:34Z">
        <w:r w:rsidRPr="006F178A">
          <w:rPr>
            <w:rStyle w:val="afffe"/>
            <w:rFonts w:ascii="Fb Fontext" w:hAnsi="Fb Fontext"/>
            <w:rtl/>
          </w:rPr>
          <w:delText xml:space="preserve">דכחומץ</w:delText>
        </w:r>
      </w:del>
      <w:r w:rsidRPr="006F178A">
        <w:rPr>
          <w:rStyle w:val="afffe"/>
          <w:rFonts w:ascii="Fb Fontext" w:hAnsi="Fb Fontext"/>
          <w:rtl/>
        </w:rPr>
        <w:t xml:space="preserve"> </w:t>
      </w:r>
      <w:ins w:id="104597" w:author="קלוד" w:date="2026-10-11T13:11:34Z">
        <w:r>
          <w:rPr>
            <w:rStyle w:val="afffe"/>
            <w:rFonts w:ascii="Fb Fontext" w:hAnsi="Fb Fontext"/>
            <w:rtl/>
          </w:rPr>
          <w:t xml:space="preserve">לשנים'</w:t>
        </w:r>
      </w:ins>
      <w:del w:id="104598" w:author="קלוד" w:date="2026-10-11T13:11:34Z">
        <w:r w:rsidRPr="006F178A">
          <w:rPr>
            <w:rStyle w:val="afffe"/>
            <w:rFonts w:ascii="Fb Fontext" w:hAnsi="Fb Fontext"/>
            <w:rtl/>
          </w:rPr>
          <w:delText xml:space="preserve">לשיניים</w:delText>
        </w:r>
      </w:del>
      <w:r w:rsidRPr="006F178A">
        <w:rPr>
          <w:rtl/>
        </w:rPr>
        <w:t xml:space="preserve"> </w:t>
      </w:r>
      <w:ins w:id="104595" w:author="קלוד" w:date="2026-10-11T13:11:34Z">
        <w:r>
          <w:rPr>
            <w:rtl/>
          </w:rPr>
          <w:t xml:space="preserve">שאינו</w:t>
        </w:r>
      </w:ins>
      <w:del w:id="104596" w:author="קלוד" w:date="2026-10-11T13:11:34Z">
        <w:r w:rsidRPr="006F178A">
          <w:rPr>
            <w:rtl/>
          </w:rPr>
          <w:delText xml:space="preserve">דלא</w:delText>
        </w:r>
      </w:del>
      <w:r w:rsidRPr="006F178A">
        <w:rPr>
          <w:rtl/>
        </w:rPr>
        <w:t xml:space="preserve"> </w:t>
      </w:r>
      <w:ins w:id="93399" w:author="מנוע מכני" w:date="2026-10-11T12:04:39Z">
        <w:ins w:id="104593" w:author="קלוד" w:date="2026-10-11T13:11:34Z">
          <w:r>
            <w:rPr>
              <w:rtl/>
            </w:rPr>
            <w:t xml:space="preserve">מועיל -</w:t>
          </w:r>
        </w:ins>
        <w:del w:id="104594" w:author="קלוד" w:date="2026-10-11T13:11:34Z">
          <w:r>
            <w:rPr>
              <w:rtl/>
            </w:rPr>
            <w:delText xml:space="preserve">מאלו</w:delText>
          </w:r>
        </w:del>
      </w:ins>
      <w:del w:id="93400" w:author="מנוע מכני" w:date="2026-10-11T12:04:39Z">
        <w:r w:rsidRPr="006F178A">
          <w:rPr>
            <w:rtl/>
          </w:rPr>
          <w:delText xml:space="preserve">מהני</w:delText>
        </w:r>
      </w:del>
      <w:r w:rsidRPr="006F178A">
        <w:rPr>
          <w:rtl/>
        </w:rPr>
        <w:t xml:space="preserve"> היינו </w:t>
      </w:r>
      <w:ins w:id="104591" w:author="קלוד" w:date="2026-10-11T13:11:34Z">
        <w:r>
          <w:rPr>
            <w:rtl/>
          </w:rPr>
          <w:t xml:space="preserve">בקיוהא</w:t>
        </w:r>
      </w:ins>
      <w:del w:id="104592" w:author="קלוד" w:date="2026-10-11T13:11:34Z">
        <w:r w:rsidRPr="006F178A">
          <w:rPr>
            <w:rtl/>
          </w:rPr>
          <w:delText xml:space="preserve">בקיהוא</w:delText>
        </w:r>
      </w:del>
      <w:r w:rsidRPr="006F178A">
        <w:rPr>
          <w:rtl/>
        </w:rPr>
        <w:t xml:space="preserve"> </w:t>
      </w:r>
      <w:ins w:id="104589" w:author="קלוד" w:date="2026-10-11T13:11:34Z">
        <w:r>
          <w:rPr>
            <w:rtl/>
          </w:rPr>
          <w:t xml:space="preserve">דפרי,</w:t>
        </w:r>
      </w:ins>
      <w:del w:id="104590" w:author="קלוד" w:date="2026-10-11T13:11:34Z">
        <w:r w:rsidRPr="006F178A">
          <w:rPr>
            <w:rtl/>
          </w:rPr>
          <w:delText xml:space="preserve">דפרי</w:delText>
        </w:r>
      </w:del>
      <w:r w:rsidRPr="006F178A">
        <w:rPr>
          <w:rtl/>
        </w:rPr>
        <w:t xml:space="preserve"> יין </w:t>
      </w:r>
      <w:ins w:id="104587" w:author="קלוד" w:date="2026-10-11T13:11:34Z">
        <w:r>
          <w:rPr>
            <w:rtl/>
          </w:rPr>
          <w:t xml:space="preserve">שלא</w:t>
        </w:r>
      </w:ins>
      <w:del w:id="104588" w:author="קלוד" w:date="2026-10-11T13:11:34Z">
        <w:r w:rsidRPr="006F178A">
          <w:rPr>
            <w:rtl/>
          </w:rPr>
          <w:delText xml:space="preserve">דלא</w:delText>
        </w:r>
      </w:del>
      <w:r w:rsidRPr="006F178A">
        <w:rPr>
          <w:rtl/>
        </w:rPr>
        <w:t xml:space="preserve"> נתבשל כל צרכו.</w:t>
      </w:r>
    </w:p>
    <w:p>
      <w:pPr>
        <w:pStyle w:val="38"/>
        <w:rPr>
          <w:ins w:id="98407" w:author="מנוע מכני" w:date="2026-10-11T12:04:39Z"/>
        </w:rPr>
      </w:pPr>
      <w:r w:rsidRPr="006F178A">
        <w:t>ו</w:t>
      </w:r>
      <w:r w:rsidRPr="00910D80">
        <w:t>אב"א</w:t>
      </w:r>
    </w:p>
    <w:p w:rsidR="00E9703F" w:rsidRPr="006F178A" w:rsidRDefault="00E9703F" w:rsidP="00E9703F">
      <w:pPr>
        <w:rPr>
          <w:rtl/>
        </w:rPr>
      </w:pPr>
      <w:del w:id="98408"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הא והא בחלא, הא - </w:t>
      </w:r>
      <w:ins w:id="91605" w:author="מנוע מכני" w:date="2026-10-11T12:04:39Z">
        <w:r>
          <w:rPr>
            <w:rFonts w:ascii="Fb Fontext" w:hAnsi="Fb Fontext"/>
            <w:sz w:val="20"/>
            <w:rtl/>
          </w:rPr>
          <w:t xml:space="preserve">דיש</w:t>
        </w:r>
      </w:ins>
      <w:del w:id="91606" w:author="מנוע מכני" w:date="2026-10-11T12:04:39Z">
        <w:r w:rsidRPr="006F178A">
          <w:rPr>
            <w:rFonts w:ascii="Fb Fontext" w:hAnsi="Fb Fontext"/>
            <w:sz w:val="20"/>
            <w:rtl/>
          </w:rPr>
          <w:delText xml:space="preserve">דאיכא</w:delText>
        </w:r>
      </w:del>
      <w:r w:rsidRPr="006F178A">
        <w:rPr>
          <w:rFonts w:ascii="Fb Fontext" w:hAnsi="Fb Fontext"/>
          <w:sz w:val="20"/>
          <w:rtl/>
        </w:rPr>
        <w:t xml:space="preserve"> מכה ומסי, הא - </w:t>
      </w:r>
      <w:ins w:id="91607" w:author="מנוע מכני" w:date="2026-10-11T12:04:39Z">
        <w:r>
          <w:rPr>
            <w:rFonts w:ascii="Fb Fontext" w:hAnsi="Fb Fontext"/>
            <w:sz w:val="20"/>
            <w:rtl/>
          </w:rPr>
          <w:t xml:space="preserve">דאין</w:t>
        </w:r>
      </w:ins>
      <w:del w:id="91608" w:author="מנוע מכני" w:date="2026-10-11T12:04:39Z">
        <w:r w:rsidRPr="006F178A">
          <w:rPr>
            <w:rFonts w:ascii="Fb Fontext" w:hAnsi="Fb Fontext"/>
            <w:sz w:val="20"/>
            <w:rtl/>
          </w:rPr>
          <w:delText xml:space="preserve">דליכא</w:delText>
        </w:r>
      </w:del>
      <w:r w:rsidRPr="006F178A">
        <w:rPr>
          <w:rFonts w:ascii="Fb Fontext" w:hAnsi="Fb Fontext"/>
          <w:sz w:val="20"/>
          <w:rtl/>
        </w:rPr>
        <w:t xml:space="preserve"> מכה ולא מסי.</w:t>
      </w:r>
    </w:p>
    <w:p w:rsidR="00E9703F" w:rsidRPr="006F178A" w:rsidRDefault="00E9703F" w:rsidP="00E9703F">
      <w:pPr>
        <w:rPr>
          <w:rStyle w:val="afffe"/>
          <w:rFonts w:ascii="Fb Fontext" w:hAnsi="Fb Fontext"/>
          <w:b/>
          <w:rtl/>
        </w:rPr>
      </w:pPr>
      <w:r w:rsidRPr="006F178A">
        <w:rPr>
          <w:rFonts w:ascii="Fb Fontext" w:hAnsi="Fb Fontext"/>
          <w:rtl/>
        </w:rPr>
        <w:t xml:space="preserve">• </w:t>
      </w:r>
      <w:r w:rsidRPr="006F178A">
        <w:rPr>
          <w:rFonts w:ascii="Fb Fontext" w:hAnsi="Fb Fontext" w:hint="cs"/>
          <w:rtl/>
        </w:rPr>
        <w:t xml:space="preserve">א. </w:t>
      </w:r>
      <w:ins w:id="104609" w:author="קלוד" w:date="2026-10-11T13:11:34Z">
        <w:r>
          <w:rPr>
            <w:rStyle w:val="2fb"/>
            <w:rFonts w:ascii="Fb Fontext" w:hAnsi="Fb Fontext"/>
            <w:rtl/>
          </w:rPr>
          <w:t xml:space="preserve">אביי:</w:t>
        </w:r>
      </w:ins>
      <w:del w:id="104610" w:author="קלוד" w:date="2026-10-11T13:11:34Z">
        <w:r w:rsidRPr="006F178A">
          <w:rPr>
            <w:rStyle w:val="2fb"/>
            <w:rFonts w:ascii="Fb Fontext" w:hAnsi="Fb Fontext"/>
            <w:rtl/>
          </w:rPr>
          <w:delText xml:space="preserve">אביי</w:delText>
        </w:r>
      </w:del>
      <w:r w:rsidRPr="006F178A">
        <w:rPr>
          <w:rFonts w:ascii="Fb Fontext" w:hAnsi="Fb Fontext"/>
          <w:rtl/>
        </w:rPr>
        <w:t xml:space="preserve"> </w:t>
      </w:r>
      <w:ins w:id="104607" w:author="קלוד" w:date="2026-10-11T13:11:34Z">
        <w:r>
          <w:rPr>
            <w:rFonts w:ascii="Fb Fontext" w:hAnsi="Fb Fontext"/>
            <w:rtl/>
          </w:rPr>
          <w:t xml:space="preserve">הא</w:t>
        </w:r>
      </w:ins>
      <w:del w:id="104608" w:author="קלוד" w:date="2026-10-11T13:11:34Z">
        <w:r w:rsidRPr="006F178A">
          <w:rPr>
            <w:rFonts w:ascii="Fb Fontext" w:hAnsi="Fb Fontext"/>
            <w:rtl/>
          </w:rPr>
          <w:delText xml:space="preserve">-הא</w:delText>
        </w:r>
      </w:del>
      <w:r w:rsidRPr="006F178A">
        <w:rPr>
          <w:rFonts w:ascii="Fb Fontext" w:hAnsi="Fb Fontext"/>
          <w:rtl/>
        </w:rPr>
        <w:t xml:space="preserve"> דמתני' </w:t>
      </w:r>
      <w:ins w:id="104605" w:author="קלוד" w:date="2026-10-11T13:11:34Z">
        <w:r>
          <w:rPr>
            <w:rFonts w:ascii="Fb Fontext" w:hAnsi="Fb Fontext"/>
            <w:rtl/>
          </w:rPr>
          <w:t xml:space="preserve">'לא</w:t>
        </w:r>
      </w:ins>
      <w:del w:id="104606" w:author="קלוד" w:date="2026-10-11T13:11:34Z">
        <w:r w:rsidRPr="006F178A">
          <w:rPr>
            <w:rFonts w:ascii="Fb Fontext" w:hAnsi="Fb Fontext"/>
            <w:rtl/>
          </w:rPr>
          <w:delText xml:space="preserve">לא</w:delText>
        </w:r>
      </w:del>
      <w:r w:rsidRPr="006F178A">
        <w:rPr>
          <w:rFonts w:ascii="Fb Fontext" w:hAnsi="Fb Fontext"/>
          <w:rtl/>
        </w:rPr>
        <w:t xml:space="preserve"> יגמע בהן את </w:t>
      </w:r>
      <w:ins w:id="104603" w:author="קלוד" w:date="2026-10-11T13:11:34Z">
        <w:r>
          <w:rPr>
            <w:rFonts w:ascii="Fb Fontext" w:hAnsi="Fb Fontext"/>
            <w:rtl/>
          </w:rPr>
          <w:t xml:space="preserve">החומץ' -</w:t>
        </w:r>
      </w:ins>
      <w:del w:id="104604" w:author="קלוד" w:date="2026-10-11T13:11:34Z">
        <w:r w:rsidRPr="006F178A">
          <w:rPr>
            <w:rFonts w:ascii="Fb Fontext" w:hAnsi="Fb Fontext"/>
            <w:rtl/>
          </w:rPr>
          <w:delText xml:space="preserve">החומץ</w:delText>
        </w:r>
      </w:del>
      <w:r w:rsidRPr="006F178A">
        <w:rPr>
          <w:rFonts w:ascii="Fb Fontext" w:hAnsi="Fb Fontext"/>
          <w:rtl/>
        </w:rPr>
        <w:t xml:space="preserve"> היינו </w:t>
      </w:r>
      <w:r w:rsidRPr="006F178A">
        <w:rPr>
          <w:rFonts w:ascii="Fb Fontext" w:hAnsi="Fb Fontext"/>
          <w:rtl/>
        </w:rPr>
        <w:t xml:space="preserve">לא</w:t>
      </w:r>
      <w:r w:rsidRPr="006F178A">
        <w:rPr>
          <w:rFonts w:ascii="Fb Fontext" w:hAnsi="Fb Fontext"/>
          <w:rtl/>
        </w:rPr>
        <w:t xml:space="preserve"> יגמע </w:t>
      </w:r>
      <w:ins w:id="104601" w:author="קלוד" w:date="2026-10-11T13:11:34Z">
        <w:r>
          <w:rPr>
            <w:rFonts w:ascii="Fb Fontext" w:hAnsi="Fb Fontext"/>
            <w:rtl/>
          </w:rPr>
          <w:t xml:space="preserve">ויפלוט,</w:t>
        </w:r>
      </w:ins>
      <w:del w:id="104602" w:author="קלוד" w:date="2026-10-11T13:11:34Z">
        <w:r w:rsidRPr="006F178A">
          <w:rPr>
            <w:rFonts w:ascii="Fb Fontext" w:hAnsi="Fb Fontext"/>
            <w:rtl/>
          </w:rPr>
          <w:delText xml:space="preserve">ויפלוט</w:delText>
        </w:r>
      </w:del>
      <w:r w:rsidRPr="006F178A">
        <w:rPr>
          <w:rFonts w:ascii="Fb Fontext" w:hAnsi="Fb Fontext"/>
          <w:rtl/>
        </w:rPr>
        <w:t xml:space="preserve"> אבל מגמע ובולע.</w:t>
      </w:r>
    </w:p>
    <w:p w:rsidR="00E9703F" w:rsidRPr="009757B9" w:rsidRDefault="00E9703F" w:rsidP="00E9703F">
      <w:pPr>
        <w:rPr>
          <w:rFonts w:cs="Guttman Vilna"/>
          <w:b/>
          <w:bCs/>
          <w:rtl/>
        </w:rPr>
      </w:pPr>
      <w:r w:rsidRPr="006F178A">
        <w:rPr>
          <w:rStyle w:val="afffe"/>
          <w:rFonts w:ascii="Fb Fontext" w:hAnsi="Fb Fontext" w:hint="cs"/>
          <w:b/>
          <w:rtl/>
        </w:rPr>
        <w:t>ב.</w:t>
      </w:r>
      <w:r w:rsidRPr="006F178A">
        <w:rPr>
          <w:rFonts w:hint="cs"/>
          <w:rtl/>
        </w:rPr>
        <w:t xml:space="preserve"> </w:t>
      </w:r>
      <w:r w:rsidRPr="006F178A">
        <w:rPr>
          <w:rStyle w:val="2fb"/>
          <w:rtl/>
        </w:rPr>
        <w:t xml:space="preserve">רבא</w:t>
      </w:r>
      <w:r w:rsidRPr="006F178A">
        <w:rPr>
          <w:rtl/>
        </w:rPr>
        <w:t xml:space="preserve"> כאן לפני טיבול כאן לאחר טיבול </w:t>
      </w:r>
      <w:ins w:id="91609" w:author="מנוע מכני" w:date="2026-10-11T12:04:39Z">
        <w:r>
          <w:rPr>
            <w:rtl/>
          </w:rPr>
          <w:t xml:space="preserve">ואח"כ</w:t>
        </w:r>
      </w:ins>
      <w:del w:id="91610" w:author="מנוע מכני" w:date="2026-10-11T12:04:39Z">
        <w:r w:rsidRPr="006F178A">
          <w:rPr>
            <w:rtl/>
          </w:rPr>
          <w:delText xml:space="preserve">והדר</w:delText>
        </w:r>
      </w:del>
      <w:r w:rsidRPr="006F178A">
        <w:rPr>
          <w:rtl/>
        </w:rPr>
        <w:t xml:space="preserve"> </w:t>
      </w:r>
      <w:ins w:id="93401" w:author="מנוע מכני" w:date="2026-10-11T12:04:39Z">
        <w:r>
          <w:rPr>
            <w:rtl/>
          </w:rPr>
          <w:t xml:space="preserve">בו</w:t>
        </w:r>
      </w:ins>
      <w:del w:id="93402" w:author="מנוע מכני" w:date="2026-10-11T12:04:39Z">
        <w:r w:rsidRPr="006F178A">
          <w:rPr>
            <w:rtl/>
          </w:rPr>
          <w:delText xml:space="preserve">ביה</w:delText>
        </w:r>
      </w:del>
      <w:r w:rsidRPr="006F178A">
        <w:rPr>
          <w:rtl/>
        </w:rPr>
        <w:t xml:space="preserve"> מההיא [דאל"ה היה אומר הואיל שיכול גם לאחמ"כ </w:t>
      </w:r>
      <w:ins w:id="90467" w:author="Claude - סמנטי" w:date="2026-10-11T12:28:21Z">
        <w:r>
          <w:rPr>
            <w:rtl/>
          </w:rPr>
          <w:t xml:space="preserve">וכמו שרואים</w:t>
        </w:r>
      </w:ins>
      <w:del w:id="90468" w:author="Claude - סמנטי" w:date="2026-10-11T12:28:21Z">
        <w:r w:rsidRPr="006F178A">
          <w:rPr>
            <w:rtl/>
          </w:rPr>
          <w:delText xml:space="preserve">וכדחזינן</w:delText>
        </w:r>
      </w:del>
      <w:r w:rsidRPr="006F178A">
        <w:rPr>
          <w:rtl/>
        </w:rPr>
        <w:t xml:space="preserve"> ביוה"כ וחזר בו דאמר דכל חייבי טבילות טובלין כדרכן בין בת"ב בין ביוה"כ.</w:t>
      </w:r>
    </w:p>
    <w:p>
      <w:pPr>
        <w:pStyle w:val="afffff8"/>
        <w:rPr>
          <w:ins w:id="90447" w:author="קלוד" w:date="2026-10-11T12:33:55Z"/>
        </w:rPr>
      </w:pPr>
      <w:ins w:id="90448" w:author="קלוד" w:date="2026-10-11T12:33:55Z">
        <w:r>
          <w:rPr>
            <w:color w:val="7B3F00"/>
          </w:rPr>
          <w:t xml:space="preserve">הלכה כר"ש - כל ישראל בני מלכים הם</w:t>
        </w:r>
      </w:ins>
    </w:p>
    <w:p w:rsidR="00E9703F" w:rsidRDefault="00E9703F" w:rsidP="00E9703F">
      <w:pPr>
        <w:rPr>
          <w:rtl/>
        </w:rPr>
      </w:pPr>
      <w:r w:rsidRPr="006F178A">
        <w:rPr>
          <w:rtl/>
        </w:rPr>
        <w:t>•</w:t>
      </w:r>
      <w:r w:rsidRPr="006F178A">
        <w:rPr>
          <w:rFonts w:hint="cs"/>
          <w:rtl/>
        </w:rPr>
        <w:t xml:space="preserve"> </w:t>
      </w:r>
      <w:r w:rsidRPr="006F178A">
        <w:rPr>
          <w:rStyle w:val="2fb"/>
          <w:rtl/>
        </w:rPr>
        <w:t xml:space="preserve">רב</w:t>
      </w:r>
      <w:r w:rsidRPr="006F178A">
        <w:rPr>
          <w:rtl/>
        </w:rPr>
        <w:t xml:space="preserve"> הלכה </w:t>
      </w:r>
      <w:r w:rsidRPr="006F178A">
        <w:rPr>
          <w:rStyle w:val="2fb"/>
          <w:rtl/>
        </w:rPr>
        <w:t xml:space="preserve">כר"ש</w:t>
      </w:r>
      <w:r w:rsidRPr="006F178A">
        <w:rPr>
          <w:rtl/>
        </w:rPr>
        <w:t xml:space="preserve"> דכל בנ"י בני מלכים הם </w:t>
      </w:r>
      <w:ins w:id="91611" w:author="מנוע מכני" w:date="2026-10-11T12:04:39Z">
        <w:r>
          <w:rPr>
            <w:rtl/>
          </w:rPr>
          <w:t xml:space="preserve">ולא</w:t>
        </w:r>
      </w:ins>
      <w:del w:id="91612" w:author="מנוע מכני" w:date="2026-10-11T12:04:39Z">
        <w:r w:rsidRPr="006F178A">
          <w:rPr>
            <w:rtl/>
          </w:rPr>
          <w:delText xml:space="preserve">ולאו</w:delText>
        </w:r>
      </w:del>
      <w:r w:rsidRPr="006F178A">
        <w:rPr>
          <w:rtl/>
        </w:rPr>
        <w:t xml:space="preserve"> מטעמיה כלומר </w:t>
      </w:r>
      <w:r w:rsidRPr="006F178A">
        <w:rPr>
          <w:rStyle w:val="2fb"/>
          <w:rtl/>
        </w:rPr>
        <w:t xml:space="preserve">דר"ש</w:t>
      </w:r>
      <w:r w:rsidRPr="006F178A">
        <w:rPr>
          <w:rtl/>
        </w:rPr>
        <w:t xml:space="preserve"> התיר </w:t>
      </w:r>
      <w:r>
        <w:rPr>
          <w:rtl/>
        </w:rPr>
        <w:t>אפי'</w:t>
      </w:r>
      <w:r w:rsidRPr="006F178A">
        <w:rPr>
          <w:rtl/>
        </w:rPr>
        <w:t xml:space="preserve"> במקום שאינו שכיח וניכר שהוא לרפואה </w:t>
      </w:r>
      <w:r w:rsidRPr="006F178A">
        <w:rPr>
          <w:rtl/>
        </w:rPr>
        <w:t xml:space="preserve">משא"כ</w:t>
      </w:r>
      <w:r w:rsidRPr="006F178A">
        <w:rPr>
          <w:rtl/>
        </w:rPr>
        <w:t xml:space="preserve"> </w:t>
      </w:r>
      <w:r w:rsidRPr="006F178A">
        <w:rPr>
          <w:rStyle w:val="2fb"/>
          <w:rtl/>
        </w:rPr>
        <w:t xml:space="preserve">רב</w:t>
      </w:r>
      <w:r w:rsidRPr="006F178A">
        <w:rPr>
          <w:rtl/>
        </w:rPr>
        <w:t xml:space="preserve"> דב</w:t>
      </w:r>
      <w:r w:rsidRPr="006F178A">
        <w:rPr>
          <w:rFonts w:hint="cs"/>
          <w:rtl/>
        </w:rPr>
        <w:t xml:space="preserve">מקומו </w:t>
      </w:r>
      <w:r w:rsidRPr="006F178A">
        <w:rPr>
          <w:rtl/>
        </w:rPr>
        <w:t xml:space="preserve">היה שכיח ולכן התיר [אבל בלא שכיח </w:t>
      </w:r>
      <w:r w:rsidRPr="006F178A">
        <w:rPr>
          <w:rtl/>
        </w:rPr>
        <w:t xml:space="preserve">לא</w:t>
      </w:r>
      <w:r w:rsidRPr="006F178A">
        <w:rPr>
          <w:rtl/>
        </w:rPr>
        <w:t xml:space="preserve">]</w:t>
      </w:r>
    </w:p>
    <w:p w:rsidR="00E9703F" w:rsidRDefault="00E9703F" w:rsidP="00E9703F">
      <w:pPr>
        <w:rPr>
          <w:rtl/>
        </w:rPr>
      </w:pPr>
      <w:r w:rsidRPr="006F178A">
        <w:rPr>
          <w:rtl/>
        </w:rPr>
        <w:t>•</w:t>
      </w:r>
      <w:r w:rsidRPr="006F178A">
        <w:rPr>
          <w:rFonts w:hint="cs"/>
          <w:rtl/>
        </w:rPr>
        <w:t xml:space="preserve"> </w:t>
      </w:r>
      <w:r w:rsidRPr="006F178A">
        <w:rPr>
          <w:rtl/>
        </w:rPr>
        <w:t xml:space="preserve">והא דמסוכרייתא דנזייתא דאסור להדוקיה ביומא טבא </w:t>
      </w:r>
      <w:r>
        <w:rPr>
          <w:rtl/>
        </w:rPr>
        <w:t>אפי'</w:t>
      </w:r>
      <w:r w:rsidRPr="006F178A">
        <w:rPr>
          <w:rtl/>
        </w:rPr>
        <w:t xml:space="preserve"> </w:t>
      </w:r>
      <w:r w:rsidRPr="006F178A">
        <w:rPr>
          <w:rStyle w:val="2fb"/>
          <w:rtl/>
        </w:rPr>
        <w:t xml:space="preserve">ר"ש</w:t>
      </w:r>
      <w:r w:rsidRPr="006F178A">
        <w:rPr>
          <w:rtl/>
        </w:rPr>
        <w:t xml:space="preserve"> מודה דדבר שאין מתכווין מותר מ"מ כאן מודה דאסור דפסיק רישא הוא [סוחט]</w:t>
      </w:r>
    </w:p>
    <w:p w:rsidR="004F534A" w:rsidRDefault="00E9703F" w:rsidP="004F534A">
      <w:pPr>
        <w:pStyle w:val="Hadran"/>
        <w:pPrChange w:id="101679" w:author="Claude" w:date="2026-10-11T09:08:22Z">
          <w:pPr>
            <w:pStyle w:val="affff"/>
          </w:pPr>
        </w:pPrChange>
      </w:pPr>
      <w:r w:rsidRPr="006F178A">
        <w:rPr>
          <w:rStyle w:val="afffe"/>
          <w:rFonts w:hint="cs"/>
          <w:sz w:val="20"/>
          <w:rtl/>
        </w:rPr>
        <w:t>הדרן עלך שמונה שרצים</w:t>
      </w:r>
      <w:r w:rsidR="004F534A">
        <w:rPr>
          <w:color w:val="auto"/>
        </w:rPr>
        <w:br w:type="page"/>
      </w:r>
    </w:p>
    <w:p w:rsidR="00E9703F" w:rsidRDefault="00E9703F" w:rsidP="00E9703F">
      <w:pPr>
        <w:pStyle w:val="afff6"/>
        <w:framePr w:wrap="around"/>
        <w:spacing w:line="276" w:lineRule="auto"/>
        <w:rPr>
          <w:del w:id="100606" w:author="Claude" w:date="2026-10-11T09:08:03Z"/>
          <w:rFonts w:ascii="Fb Fontext" w:hAnsi="Fb Fontext"/>
          <w:sz w:val="20"/>
          <w:rtl/>
        </w:rPr>
      </w:pPr>
      <w:del w:id="100605" w:author="Claude" w:date="2026-10-11T09:08:03Z">
        <w:r w:rsidRPr="006F178A">
          <w:rPr>
            <w:rFonts w:ascii="Fb Fontext" w:hAnsi="Fb Fontext" w:hint="cs"/>
            <w:sz w:val="20"/>
            <w:rtl/>
          </w:rPr>
          <w:lastRenderedPageBreak/>
          <w:delText xml:space="preserve">פרק חמשה עשר</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קיא:</w:t>
      </w:r>
    </w:p>
    <w:p w:rsidR="00E9703F" w:rsidRDefault="00E9703F" w:rsidP="00E9703F">
      <w:pPr>
        <w:pStyle w:val="afff7"/>
        <w:framePr w:wrap="around"/>
        <w:spacing w:line="276" w:lineRule="auto"/>
        <w:rPr>
          <w:del w:id="100608" w:author="Claude" w:date="2026-10-11T09:08:03Z"/>
          <w:sz w:val="20"/>
          <w:rtl/>
        </w:rPr>
      </w:pPr>
      <w:del w:id="100607" w:author="Claude" w:date="2026-10-11T09:08:03Z">
        <w:r w:rsidRPr="006F178A">
          <w:rPr>
            <w:rFonts w:hint="cs"/>
            <w:sz w:val="20"/>
            <w:rtl/>
          </w:rPr>
          <w:delText xml:space="preserve">ואלו קשרים</w:delText>
        </w:r>
      </w:del>
    </w:p>
    <w:p w:rsidR="00E9703F" w:rsidRPr="006F178A" w:rsidRDefault="00E9703F" w:rsidP="00E9703F">
      <w:pPr>
        <w:pStyle w:val="afff8"/>
        <w:framePr w:wrap="around"/>
        <w:spacing w:after="0" w:line="276" w:lineRule="auto"/>
        <w:rPr>
          <w:rtl/>
        </w:rPr>
      </w:pPr>
      <w:r w:rsidRPr="006F178A">
        <w:rPr>
          <w:rFonts w:hint="cs"/>
          <w:rtl/>
        </w:rPr>
        <w:t>קיא:- קיד:</w:t>
      </w:r>
    </w:p>
    <w:p>
      <w:pPr>
        <w:pStyle w:val="PetichatPerek"/>
        <w:rPr>
          <w:ins w:id="100604" w:author="Claude" w:date="2026-10-11T09:08:03Z"/>
        </w:rPr>
      </w:pPr>
      <w:ins w:id="100603" w:author="Claude" w:date="2026-10-11T09:08:03Z">
        <w:r>
          <w:rPr>
            <w:rFonts w:ascii="Fb Fontext" w:hAnsi="Fb Fontext" w:hint="cs"/>
            <w:sz w:val="20"/>
            <w:rtl/>
          </w:rPr>
          <w:t xml:space="preserve">פרק חמשה עשר</w:t>
        </w:r>
        <w:r>
          <w:rPr>
            <w:rFonts w:ascii="Fb Fontext" w:hAnsi="Fb Fontext" w:hint="cs"/>
            <w:sz w:val="20"/>
            <w:rtl/>
          </w:rPr>
          <w:t xml:space="preserve"> - </w:t>
        </w:r>
        <w:r>
          <w:rPr>
            <w:rFonts w:hint="cs"/>
            <w:sz w:val="20"/>
            <w:rtl/>
          </w:rPr>
          <w:t xml:space="preserve">ואלו קשרים</w:t>
        </w:r>
      </w:ins>
    </w:p>
    <w:p>
      <w:pPr>
        <w:pStyle w:val="MishnaBatzad"/>
        <w:rPr>
          <w:ins w:id="20581" w:author="קלוד" w:date="2026-10-11T09:07:15Z"/>
        </w:rPr>
      </w:pPr>
      <w:ins w:id="20580" w:author="קלוד" w:date="2026-10-11T09:07:15Z">
        <w:r>
          <w:t xml:space="preserve">משנה א</w:t>
        </w:r>
      </w:ins>
    </w:p>
    <w:p w:rsidR="00E9703F" w:rsidRPr="009757B9" w:rsidRDefault="00E9703F" w:rsidP="00E9703F">
      <w:pPr>
        <w:pStyle w:val="afff9"/>
        <w:rPr>
          <w:del w:id="20305" w:author="קלוד" w:date="2026-10-11T09:07:15Z"/>
          <w:b/>
          <w:rtl/>
        </w:rPr>
      </w:pPr>
      <w:del w:id="20304"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80" w:author="קלוד" w:date="2026-10-11T12:09:42Z">
          <w:pPr>
            <w:pStyle w:val="afff9"/>
          </w:pPr>
        </w:pPrChange>
      </w:pPr>
      <w:r w:rsidRPr="009757B9">
        <w:rPr>
          <w:b/>
          <w:rtl/>
        </w:rPr>
        <w:t>ואלו קשרים שחייבין עליהן: קשר הגמלין, וקשר הספנין.</w:t>
      </w:r>
    </w:p>
    <w:p w:rsidR="00E9703F" w:rsidRPr="009757B9" w:rsidRDefault="00E9703F" w:rsidP="00E9703F">
      <w:pPr>
        <w:pStyle w:val="afff9"/>
        <w:rPr>
          <w:b/>
          <w:rtl/>
        </w:rPr>
      </w:pPr>
      <w:r w:rsidRPr="009757B9">
        <w:rPr>
          <w:b/>
          <w:rtl/>
        </w:rPr>
        <w:t>וכשם שהוא חייב על קישורן - כך הוא חייב על היתרן.</w:t>
      </w:r>
    </w:p>
    <w:p w:rsidR="00E9703F" w:rsidRPr="009757B9" w:rsidRDefault="00E9703F" w:rsidP="00E9703F">
      <w:pPr>
        <w:pStyle w:val="afff9"/>
        <w:rPr>
          <w:b/>
          <w:rtl/>
        </w:rPr>
      </w:pPr>
      <w:r>
        <w:rPr>
          <w:rStyle w:val="TanaimMishna"/>
          <w:b/>
          <w:rtl/>
          <w:rPrChange w:id="20049" w:author="קלוד" w:date="2026-10-11T09:07:15Z">
            <w:rPr>
              <w:b/>
              <w:rtl/>
            </w:rPr>
          </w:rPrChange>
        </w:rPr>
        <w:t xml:space="preserve">רבי מאיר</w:t>
      </w:r>
      <w:r>
        <w:rPr>
          <w:b/>
          <w:rtl/>
        </w:rPr>
        <w:t xml:space="preserve"> כל קשר שהוא יכול להתירו באחת מידיו אין חייבין עליו.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45" w:author="קלוד" w:date="2026-10-11T12:33:55Z"/>
        </w:rPr>
      </w:pPr>
      <w:ins w:id="90446" w:author="קלוד" w:date="2026-10-11T12:33:55Z">
        <w:r>
          <w:rPr>
            <w:color w:val="7B3F00"/>
          </w:rPr>
          <w:t xml:space="preserve">קשר הגמלים והספנין - קשר הזמם וקשר האיסטרידא</w:t>
        </w:r>
      </w:ins>
    </w:p>
    <w:p w:rsidR="00E9703F" w:rsidRPr="006F178A" w:rsidRDefault="00E9703F" w:rsidP="00E9703F">
      <w:pPr>
        <w:rPr>
          <w:rtl/>
        </w:rPr>
      </w:pPr>
      <w:r w:rsidRPr="006F178A">
        <w:rPr>
          <w:rFonts w:ascii="Fb Fontext" w:hAnsi="Fb Fontext"/>
          <w:rtl/>
        </w:rPr>
        <w:t xml:space="preserve">• </w:t>
      </w:r>
      <w:r w:rsidRPr="006F178A">
        <w:rPr>
          <w:rStyle w:val="afffe"/>
          <w:rFonts w:ascii="Fb Fontext" w:hAnsi="Fb Fontext"/>
          <w:rtl/>
        </w:rPr>
        <w:t>קשר הגמלים והספנין</w:t>
      </w:r>
      <w:r w:rsidRPr="006F178A">
        <w:rPr>
          <w:rFonts w:ascii="Fb Fontext" w:hAnsi="Fb Fontext"/>
          <w:rtl/>
        </w:rPr>
        <w:t xml:space="preserve"> - </w:t>
      </w:r>
      <w:ins w:id="104619" w:author="קלוד" w:date="2026-10-11T13:11:34Z">
        <w:r>
          <w:rPr>
            <w:rFonts w:ascii="Fb Fontext" w:hAnsi="Fb Fontext"/>
            <w:rtl/>
          </w:rPr>
          <w:t xml:space="preserve">קשר</w:t>
        </w:r>
      </w:ins>
      <w:del w:id="104620" w:author="קלוד" w:date="2026-10-11T13:11:34Z">
        <w:r w:rsidRPr="006F178A">
          <w:rPr>
            <w:rFonts w:ascii="Fb Fontext" w:hAnsi="Fb Fontext"/>
            <w:rtl/>
          </w:rPr>
          <w:delText xml:space="preserve">קיטרא</w:delText>
        </w:r>
      </w:del>
      <w:r w:rsidRPr="006F178A">
        <w:rPr>
          <w:rFonts w:ascii="Fb Fontext" w:hAnsi="Fb Fontext"/>
          <w:rtl/>
        </w:rPr>
        <w:t xml:space="preserve"> </w:t>
      </w:r>
      <w:ins w:id="104617" w:author="קלוד" w:date="2026-10-11T13:11:34Z">
        <w:r>
          <w:rPr>
            <w:rFonts w:ascii="Fb Fontext" w:hAnsi="Fb Fontext"/>
            <w:rtl/>
          </w:rPr>
          <w:t xml:space="preserve">החח</w:t>
        </w:r>
      </w:ins>
      <w:del w:id="104618" w:author="קלוד" w:date="2026-10-11T13:11:34Z">
        <w:r w:rsidRPr="006F178A">
          <w:rPr>
            <w:rFonts w:ascii="Fb Fontext" w:hAnsi="Fb Fontext"/>
            <w:rtl/>
          </w:rPr>
          <w:delText xml:space="preserve">דזממא</w:delText>
        </w:r>
      </w:del>
      <w:r w:rsidRPr="006F178A">
        <w:rPr>
          <w:rFonts w:ascii="Fb Fontext" w:hAnsi="Fb Fontext"/>
          <w:rtl/>
        </w:rPr>
        <w:t xml:space="preserve"> </w:t>
      </w:r>
      <w:ins w:id="95249" w:author="מנוע מכני" w:date="2026-10-11T12:04:39Z">
        <w:ins w:id="104615" w:author="קלוד" w:date="2026-10-11T13:11:34Z">
          <w:r>
            <w:rPr>
              <w:rFonts w:ascii="Fb Fontext" w:hAnsi="Fb Fontext"/>
              <w:rtl/>
            </w:rPr>
            <w:t xml:space="preserve">עצמו,</w:t>
          </w:r>
        </w:ins>
        <w:del w:id="104616" w:author="קלוד" w:date="2026-10-11T13:11:34Z">
          <w:r>
            <w:rPr>
              <w:rFonts w:ascii="Fb Fontext" w:hAnsi="Fb Fontext"/>
              <w:rtl/>
            </w:rPr>
            <w:delText xml:space="preserve">גופו</w:delText>
          </w:r>
          <w:r w:rsidRPr="006F178A">
            <w:rPr>
              <w:rFonts w:ascii="Fb Fontext" w:hAnsi="Fb Fontext"/>
              <w:rtl/>
            </w:rPr>
            <w:delText xml:space="preserve">,</w:delText>
          </w:r>
        </w:del>
      </w:ins>
      <w:del w:id="95250" w:author="מנוע מכני" w:date="2026-10-11T12:04:39Z">
        <w:r w:rsidRPr="006F178A">
          <w:rPr>
            <w:rFonts w:ascii="Fb Fontext" w:hAnsi="Fb Fontext"/>
            <w:rtl/>
          </w:rPr>
          <w:delText xml:space="preserve">גופיה</w:delText>
        </w:r>
      </w:del>
      <w:r w:rsidRPr="006F178A">
        <w:rPr>
          <w:rFonts w:ascii="Fb Fontext" w:hAnsi="Fb Fontext"/>
          <w:rtl/>
        </w:rPr>
        <w:t xml:space="preserve"> </w:t>
      </w:r>
      <w:ins w:id="104613" w:author="קלוד" w:date="2026-10-11T13:11:34Z">
        <w:r>
          <w:rPr>
            <w:rFonts w:ascii="Fb Fontext" w:hAnsi="Fb Fontext"/>
            <w:rtl/>
          </w:rPr>
          <w:t xml:space="preserve">וקשר</w:t>
        </w:r>
      </w:ins>
      <w:del w:id="104614" w:author="קלוד" w:date="2026-10-11T13:11:34Z">
        <w:r w:rsidRPr="006F178A">
          <w:rPr>
            <w:rFonts w:ascii="Fb Fontext" w:hAnsi="Fb Fontext"/>
            <w:rtl/>
          </w:rPr>
          <w:delText xml:space="preserve">ודאיסטרידא</w:delText>
        </w:r>
      </w:del>
      <w:r w:rsidRPr="006F178A">
        <w:rPr>
          <w:rFonts w:ascii="Fb Fontext" w:hAnsi="Fb Fontext"/>
          <w:rtl/>
        </w:rPr>
        <w:t xml:space="preserve"> </w:t>
      </w:r>
      <w:ins w:id="104611" w:author="קלוד" w:date="2026-10-11T13:11:34Z">
        <w:r>
          <w:rPr>
            <w:rFonts w:ascii="Fb Fontext" w:hAnsi="Fb Fontext"/>
            <w:rtl/>
          </w:rPr>
          <w:t xml:space="preserve">טבעת הספינה עצמה </w:t>
        </w:r>
        <w:r>
          <w:rPr>
            <w:rStyle w:val="afffffe"/>
            <w:rFonts w:ascii="Fb Fontext" w:hAnsi="Fb Fontext"/>
            <w:rtl/>
          </w:rPr>
          <w:t xml:space="preserve">שהם של קיימא</w:t>
        </w:r>
        <w:r>
          <w:rPr>
            <w:rFonts w:ascii="Fb Fontext" w:hAnsi="Fb Fontext"/>
            <w:rtl/>
          </w:rPr>
          <w:t xml:space="preserve">.</w:t>
        </w:r>
      </w:ins>
      <w:del w:id="104612" w:author="קלוד" w:date="2026-10-11T13:11:34Z">
        <w:r w:rsidRPr="006F178A">
          <w:rPr>
            <w:rFonts w:ascii="Fb Fontext" w:hAnsi="Fb Fontext"/>
            <w:rtl/>
          </w:rPr>
          <w:delText xml:space="preserve">גופה.</w:delText>
        </w:r>
      </w:del>
    </w:p>
    <w:p w:rsidR="00E9703F" w:rsidRPr="006F178A" w:rsidRDefault="00E9703F" w:rsidP="00E9703F">
      <w:pPr>
        <w:rPr>
          <w:rtl/>
        </w:rPr>
      </w:pPr>
      <w:r w:rsidRPr="006F178A">
        <w:rPr>
          <w:rtl/>
        </w:rPr>
        <w:t xml:space="preserve">• עניבה </w:t>
      </w:r>
      <w:r w:rsidRPr="006F178A">
        <w:rPr>
          <w:rStyle w:val="2fb"/>
          <w:rtl/>
        </w:rPr>
        <w:t xml:space="preserve">לר"מ</w:t>
      </w:r>
      <w:r w:rsidRPr="006F178A">
        <w:rPr>
          <w:rtl/>
        </w:rPr>
        <w:t xml:space="preserve"> </w:t>
      </w:r>
      <w:ins w:id="104625" w:author="קלוד" w:date="2026-10-11T13:11:34Z">
        <w:r>
          <w:rPr>
            <w:rtl/>
          </w:rPr>
          <w:t xml:space="preserve">מהו:</w:t>
        </w:r>
      </w:ins>
      <w:del w:id="104626" w:author="קלוד" w:date="2026-10-11T13:11:34Z">
        <w:r w:rsidRPr="006F178A">
          <w:rPr>
            <w:rtl/>
          </w:rPr>
          <w:delText xml:space="preserve">מהו</w:delText>
        </w:r>
      </w:del>
      <w:r w:rsidRPr="006F178A">
        <w:rPr>
          <w:rtl/>
        </w:rPr>
        <w:t xml:space="preserve"> אם </w:t>
      </w:r>
      <w:ins w:id="104623" w:author="קלוד" w:date="2026-10-11T13:11:34Z">
        <w:r>
          <w:rPr>
            <w:rtl/>
          </w:rPr>
          <w:t xml:space="preserve">טעמו</w:t>
        </w:r>
      </w:ins>
      <w:del w:id="104624" w:author="קלוד" w:date="2026-10-11T13:11:34Z">
        <w:r w:rsidRPr="006F178A">
          <w:rPr>
            <w:rtl/>
          </w:rPr>
          <w:delText xml:space="preserve">הדבר תלוי במה</w:delText>
        </w:r>
      </w:del>
      <w:r w:rsidRPr="006F178A">
        <w:rPr>
          <w:rtl/>
        </w:rPr>
        <w:t xml:space="preserve"> שיכול להתירו באחת </w:t>
      </w:r>
      <w:ins w:id="104621" w:author="קלוד" w:date="2026-10-11T13:11:34Z">
        <w:r>
          <w:rPr>
            <w:rtl/>
          </w:rPr>
          <w:t xml:space="preserve">מידיו - מותרת,</w:t>
        </w:r>
      </w:ins>
      <w:del w:id="104622" w:author="קלוד" w:date="2026-10-11T13:11:34Z">
        <w:r w:rsidRPr="006F178A">
          <w:rPr>
            <w:rtl/>
          </w:rPr>
          <w:delText xml:space="preserve">ומותר.</w:delText>
        </w:r>
      </w:del>
    </w:p>
    <w:p w:rsidR="00E9703F" w:rsidRPr="006F178A" w:rsidRDefault="00E9703F" w:rsidP="00E9703F">
      <w:pPr>
        <w:rPr>
          <w:rtl/>
        </w:rPr>
      </w:pPr>
      <w:r w:rsidRPr="006F178A">
        <w:rPr>
          <w:rtl/>
        </w:rPr>
        <w:t xml:space="preserve">או </w:t>
      </w:r>
      <w:ins w:id="104633" w:author="קלוד" w:date="2026-10-11T13:11:34Z">
        <w:r>
          <w:rPr>
            <w:rtl/>
          </w:rPr>
          <w:t xml:space="preserve">שטעמו</w:t>
        </w:r>
      </w:ins>
      <w:del w:id="104634" w:author="קלוד" w:date="2026-10-11T13:11:34Z">
        <w:r w:rsidRPr="006F178A">
          <w:rPr>
            <w:rtl/>
          </w:rPr>
          <w:delText xml:space="preserve">במה</w:delText>
        </w:r>
      </w:del>
      <w:r w:rsidRPr="006F178A">
        <w:rPr>
          <w:rtl/>
        </w:rPr>
        <w:t xml:space="preserve"> שאינו </w:t>
      </w:r>
      <w:ins w:id="104631" w:author="קלוד" w:date="2026-10-11T13:11:34Z">
        <w:r>
          <w:rPr>
            <w:rtl/>
          </w:rPr>
          <w:t xml:space="preserve">מהודק,</w:t>
        </w:r>
      </w:ins>
      <w:del w:id="104632" w:author="קלוד" w:date="2026-10-11T13:11:34Z">
        <w:r w:rsidRPr="006F178A">
          <w:rPr>
            <w:rtl/>
          </w:rPr>
          <w:delText xml:space="preserve">מהודק</w:delText>
        </w:r>
      </w:del>
      <w:r w:rsidRPr="006F178A">
        <w:rPr>
          <w:rtl/>
        </w:rPr>
        <w:t xml:space="preserve"> ועניבה מהודקת </w:t>
      </w:r>
      <w:ins w:id="104629" w:author="קלוד" w:date="2026-10-11T13:11:34Z">
        <w:r>
          <w:rPr>
            <w:rtl/>
          </w:rPr>
          <w:t xml:space="preserve">-</w:t>
        </w:r>
      </w:ins>
      <w:del w:id="104630" w:author="קלוד" w:date="2026-10-11T13:11:34Z">
        <w:r w:rsidRPr="006F178A">
          <w:rPr>
            <w:rtl/>
          </w:rPr>
          <w:delText xml:space="preserve">–</w:delText>
        </w:r>
      </w:del>
      <w:r w:rsidRPr="006F178A">
        <w:rPr>
          <w:rtl/>
        </w:rPr>
        <w:t xml:space="preserve"> </w:t>
      </w:r>
      <w:ins w:id="104627" w:author="קלוד" w:date="2026-10-11T13:11:34Z">
        <w:r>
          <w:rPr>
            <w:b/>
            <w:bCs/>
            <w:rtl/>
          </w:rPr>
          <w:t xml:space="preserve">תיקו.</w:t>
        </w:r>
      </w:ins>
      <w:del w:id="104628" w:author="קלוד" w:date="2026-10-11T13:11:34Z">
        <w:r w:rsidRPr="006F178A">
          <w:rPr>
            <w:b/>
            <w:bCs/>
            <w:rtl/>
          </w:rPr>
          <w:delText xml:space="preserve">תיקו</w:delText>
        </w:r>
        <w:r w:rsidRPr="006F178A">
          <w:rPr>
            <w:rtl/>
          </w:rPr>
          <w:delText xml:space="preserve"> .</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83" w:author="קלוד" w:date="2026-10-11T09:07:15Z"/>
        </w:rPr>
      </w:pPr>
      <w:ins w:id="20582" w:author="קלוד" w:date="2026-10-11T09:07:15Z">
        <w:r>
          <w:t xml:space="preserve">משנה ב</w:t>
        </w:r>
      </w:ins>
    </w:p>
    <w:p w:rsidR="00E9703F" w:rsidRPr="009757B9" w:rsidRDefault="00E9703F" w:rsidP="00E9703F">
      <w:pPr>
        <w:pStyle w:val="afff9"/>
        <w:rPr>
          <w:del w:id="20307" w:author="קלוד" w:date="2026-10-11T09:07:15Z"/>
          <w:rStyle w:val="afffe"/>
          <w:rFonts w:ascii="Fb Fontext" w:hAnsi="Fb Fontext"/>
          <w:b/>
          <w:bCs w:val="0"/>
          <w:sz w:val="20"/>
          <w:rtl/>
        </w:rPr>
      </w:pPr>
      <w:del w:id="20306"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81" w:author="קלוד" w:date="2026-10-11T12:09:42Z">
          <w:pPr>
            <w:pStyle w:val="afff9"/>
          </w:pPr>
        </w:pPrChange>
      </w:pPr>
      <w:r w:rsidRPr="00146180">
        <w:rPr>
          <w:rStyle w:val="afffe"/>
          <w:rFonts w:ascii="Fb Fontext" w:hAnsi="Fb Fontext"/>
          <w:bCs w:val="0"/>
          <w:rtl/>
          <w:rPrChange w:id="40562" w:author="Claude" w:date="2026-10-11T09:07:39Z">
            <w:rPr>
              <w:rStyle w:val="afffe"/>
              <w:rFonts w:ascii="Fb Fontext" w:hAnsi="Fb Fontext"/>
              <w:bCs w:val="0"/>
              <w:sz w:val="20"/>
              <w:rtl/>
            </w:rPr>
          </w:rPrChange>
        </w:rPr>
        <w:t xml:space="preserve">יש לך קשרין שאין חייבין עליהן </w:t>
      </w:r>
      <w:r w:rsidRPr="009757B9">
        <w:rPr>
          <w:b/>
          <w:rtl/>
        </w:rPr>
        <w:t>[חטאת, אבל אסור]</w:t>
      </w:r>
      <w:r w:rsidRPr="00146180">
        <w:rPr>
          <w:rStyle w:val="afffe"/>
          <w:rFonts w:ascii="Fb Fontext" w:hAnsi="Fb Fontext"/>
          <w:bCs w:val="0"/>
          <w:rtl/>
          <w:rPrChange w:id="40563" w:author="Claude" w:date="2026-10-11T09:07:39Z">
            <w:rPr>
              <w:rStyle w:val="afffe"/>
              <w:rFonts w:ascii="Fb Fontext" w:hAnsi="Fb Fontext"/>
              <w:bCs w:val="0"/>
              <w:sz w:val="20"/>
              <w:rtl/>
            </w:rPr>
          </w:rPrChange>
        </w:rPr>
        <w:t xml:space="preserve"> כקשר הגמלין וכקשר הספנין.</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64" w:author="Claude" w:date="2026-10-11T09:07:39Z">
            <w:rPr>
              <w:rStyle w:val="afffe"/>
              <w:rFonts w:ascii="Fb Fontext" w:hAnsi="Fb Fontext"/>
              <w:bCs w:val="0"/>
              <w:sz w:val="20"/>
              <w:rtl/>
            </w:rPr>
          </w:rPrChange>
        </w:rPr>
        <w:t>קושרת אשה מפתח חלוקה, וחוטי סבכה, ושל פסקיא, ורצועות מנעל וסנדל, ונודות יין ושמן, וקדירה של בשר.</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65" w:author="Claude" w:date="2026-10-11T09:07:39Z">
            <w:rPr>
              <w:rStyle w:val="afffe"/>
              <w:rFonts w:ascii="Fb Fontext" w:hAnsi="Fb Fontext"/>
              <w:bCs w:val="0"/>
              <w:sz w:val="20"/>
              <w:rtl/>
            </w:rPr>
          </w:rPrChange>
        </w:rPr>
        <w:t>ראב"י קושרין לפני הבהמה בשביל שלא תצא.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קיב.</w:t>
      </w:r>
    </w:p>
    <w:p>
      <w:pPr>
        <w:pStyle w:val="afffff8"/>
        <w:rPr>
          <w:ins w:id="90443" w:author="קלוד" w:date="2026-10-11T12:33:55Z"/>
        </w:rPr>
      </w:pPr>
      <w:ins w:id="90444" w:author="קלוד" w:date="2026-10-11T12:33:55Z">
        <w:r>
          <w:rPr>
            <w:color w:val="7B3F00"/>
          </w:rPr>
          <w:t xml:space="preserve">קשירת מפתח חלוקה - האם דש אחד מבטל לחבירו</w:t>
        </w:r>
      </w:ins>
    </w:p>
    <w:p w:rsidR="00E9703F" w:rsidRPr="006F178A" w:rsidRDefault="00E9703F" w:rsidP="00E9703F">
      <w:pPr>
        <w:rPr>
          <w:rtl/>
        </w:rPr>
      </w:pPr>
      <w:r w:rsidRPr="006F178A">
        <w:rPr>
          <w:rFonts w:ascii="Fb Fontext" w:hAnsi="Fb Fontext"/>
          <w:rtl/>
        </w:rPr>
        <w:t xml:space="preserve">• </w:t>
      </w:r>
      <w:r w:rsidRPr="006F178A">
        <w:rPr>
          <w:rStyle w:val="afffe"/>
          <w:rFonts w:ascii="Fb Fontext" w:hAnsi="Fb Fontext"/>
          <w:rtl/>
        </w:rPr>
        <w:t xml:space="preserve">מפתח </w:t>
      </w:r>
      <w:ins w:id="104649" w:author="קלוד" w:date="2026-10-11T13:11:34Z">
        <w:r>
          <w:rPr>
            <w:rStyle w:val="afffe"/>
            <w:rFonts w:ascii="Fb Fontext" w:hAnsi="Fb Fontext"/>
            <w:rtl/>
          </w:rPr>
          <w:t xml:space="preserve">חלוקה</w:t>
        </w:r>
      </w:ins>
      <w:del w:id="104650" w:author="קלוד" w:date="2026-10-11T13:11:34Z">
        <w:r w:rsidRPr="006F178A">
          <w:rPr>
            <w:rStyle w:val="afffe"/>
            <w:rFonts w:ascii="Fb Fontext" w:hAnsi="Fb Fontext"/>
            <w:rtl/>
          </w:rPr>
          <w:delText xml:space="preserve">חלוקה</w:delText>
        </w:r>
        <w:r w:rsidRPr="006F178A">
          <w:rPr>
            <w:rFonts w:ascii="Fb Fontext" w:hAnsi="Fb Fontext"/>
            <w:rtl/>
          </w:rPr>
          <w:delText xml:space="preserve">.</w:delText>
        </w:r>
      </w:del>
      <w:r w:rsidRPr="006F178A">
        <w:rPr>
          <w:rFonts w:ascii="Fb Fontext" w:hAnsi="Fb Fontext"/>
          <w:rtl/>
        </w:rPr>
        <w:t xml:space="preserve"> - </w:t>
      </w:r>
      <w:ins w:id="93409" w:author="מנוע מכני" w:date="2026-10-11T12:04:39Z">
        <w:ins w:id="104647" w:author="קלוד" w:date="2026-10-11T13:11:34Z">
          <w:r>
            <w:rPr>
              <w:rStyle w:val="afffffe"/>
              <w:rFonts w:ascii="Fb Fontext" w:hAnsi="Fb Fontext"/>
              <w:rtl/>
            </w:rPr>
            <w:t xml:space="preserve">אף</w:t>
          </w:r>
          <w:r>
            <w:rPr>
              <w:rFonts w:ascii="Fb Fontext" w:hAnsi="Fb Fontext"/>
              <w:rtl/>
            </w:rPr>
            <w:t xml:space="preserve"> שיש</w:t>
          </w:r>
        </w:ins>
        <w:del w:id="104648" w:author="קלוד" w:date="2026-10-11T13:11:34Z">
          <w:r>
            <w:rPr>
              <w:rFonts w:ascii="Fb Fontext" w:hAnsi="Fb Fontext"/>
              <w:rtl/>
            </w:rPr>
            <w:delText xml:space="preserve">דיש</w:delText>
          </w:r>
        </w:del>
      </w:ins>
      <w:del w:id="93410" w:author="מנוע מכני" w:date="2026-10-11T12:04:39Z">
        <w:r w:rsidRPr="006F178A">
          <w:rPr>
            <w:rFonts w:ascii="Fb Fontext" w:hAnsi="Fb Fontext"/>
            <w:rtl/>
          </w:rPr>
          <w:delText xml:space="preserve">דאית</w:delText>
        </w:r>
      </w:del>
      <w:r w:rsidRPr="006F178A">
        <w:rPr>
          <w:rFonts w:ascii="Fb Fontext" w:hAnsi="Fb Fontext"/>
          <w:rtl/>
        </w:rPr>
        <w:t xml:space="preserve"> </w:t>
      </w:r>
      <w:ins w:id="93405" w:author="מנוע מכני" w:date="2026-10-11T12:04:39Z">
        <w:r>
          <w:rPr>
            <w:rFonts w:ascii="Fb Fontext" w:hAnsi="Fb Fontext"/>
            <w:rtl/>
          </w:rPr>
          <w:t xml:space="preserve">לו</w:t>
        </w:r>
      </w:ins>
      <w:del w:id="93406" w:author="מנוע מכני" w:date="2026-10-11T12:04:39Z">
        <w:r w:rsidRPr="006F178A">
          <w:rPr>
            <w:rFonts w:ascii="Fb Fontext" w:hAnsi="Fb Fontext"/>
            <w:rtl/>
          </w:rPr>
          <w:delText xml:space="preserve">ליה</w:delText>
        </w:r>
      </w:del>
      <w:r w:rsidRPr="006F178A">
        <w:rPr>
          <w:rFonts w:ascii="Fb Fontext" w:hAnsi="Fb Fontext"/>
          <w:rtl/>
        </w:rPr>
        <w:t xml:space="preserve"> </w:t>
      </w:r>
      <w:ins w:id="93411" w:author="מנוע מכני" w:date="2026-10-11T12:04:39Z">
        <w:r>
          <w:rPr>
            <w:rFonts w:ascii="Fb Fontext" w:hAnsi="Fb Fontext"/>
            <w:rtl/>
          </w:rPr>
          <w:t xml:space="preserve">שני</w:t>
        </w:r>
      </w:ins>
      <w:del w:id="93412" w:author="מנוע מכני" w:date="2026-10-11T12:04:39Z">
        <w:r w:rsidRPr="006F178A">
          <w:rPr>
            <w:rFonts w:ascii="Fb Fontext" w:hAnsi="Fb Fontext"/>
            <w:rtl/>
          </w:rPr>
          <w:delText xml:space="preserve">תרי</w:delText>
        </w:r>
      </w:del>
      <w:r w:rsidRPr="006F178A">
        <w:rPr>
          <w:rFonts w:ascii="Fb Fontext" w:hAnsi="Fb Fontext"/>
          <w:rtl/>
        </w:rPr>
        <w:t xml:space="preserve"> </w:t>
      </w:r>
      <w:ins w:id="104645" w:author="קלוד" w:date="2026-10-11T13:11:34Z">
        <w:r>
          <w:rPr>
            <w:rFonts w:ascii="Fb Fontext" w:hAnsi="Fb Fontext"/>
            <w:rtl/>
          </w:rPr>
          <w:t xml:space="preserve">דשים.</w:t>
        </w:r>
      </w:ins>
      <w:del w:id="104646" w:author="קלוד" w:date="2026-10-11T13:11:34Z">
        <w:r w:rsidRPr="006F178A">
          <w:rPr>
            <w:rFonts w:ascii="Fb Fontext" w:hAnsi="Fb Fontext"/>
            <w:rtl/>
          </w:rPr>
          <w:delText xml:space="preserve">דשי.</w:delText>
        </w:r>
      </w:del>
      <w:r w:rsidRPr="006F178A">
        <w:rPr>
          <w:rFonts w:ascii="Fb Fontext" w:hAnsi="Fb Fontext"/>
          <w:rtl/>
        </w:rPr>
        <w:t xml:space="preserve"> </w:t>
      </w:r>
      <w:ins w:id="104643" w:author="קלוד" w:date="2026-10-11T13:11:34Z">
        <w:r>
          <w:rPr>
            <w:rFonts w:ascii="Fb Fontext" w:hAnsi="Fb Fontext"/>
            <w:rtl/>
          </w:rPr>
          <w:t xml:space="preserve">הייתי</w:t>
        </w:r>
      </w:ins>
      <w:del w:id="104644" w:author="קלוד" w:date="2026-10-11T13:11:34Z">
        <w:r w:rsidRPr="006F178A">
          <w:rPr>
            <w:rFonts w:ascii="Fb Fontext" w:hAnsi="Fb Fontext"/>
            <w:rtl/>
          </w:rPr>
          <w:delText xml:space="preserve">מהו</w:delText>
        </w:r>
      </w:del>
      <w:r w:rsidRPr="006F178A">
        <w:rPr>
          <w:rFonts w:ascii="Fb Fontext" w:hAnsi="Fb Fontext"/>
          <w:rtl/>
        </w:rPr>
        <w:t xml:space="preserve"> </w:t>
      </w:r>
      <w:ins w:id="95763" w:author="מנוע מכני" w:date="2026-10-11T12:04:39Z">
        <w:ins w:id="104641" w:author="קלוד" w:date="2026-10-11T13:11:34Z">
          <w:r>
            <w:rPr>
              <w:rFonts w:ascii="Fb Fontext" w:hAnsi="Fb Fontext"/>
              <w:rtl/>
            </w:rPr>
            <w:t xml:space="preserve">אומר:</w:t>
          </w:r>
        </w:ins>
        <w:del w:id="104642" w:author="קלוד" w:date="2026-10-11T13:11:34Z">
          <w:r>
            <w:rPr>
              <w:rFonts w:ascii="Fb Fontext" w:hAnsi="Fb Fontext"/>
              <w:rtl/>
            </w:rPr>
            <w:delText xml:space="preserve">דתאמר</w:delText>
          </w:r>
          <w:r w:rsidRPr="006F178A">
            <w:rPr>
              <w:rFonts w:ascii="Fb Fontext" w:hAnsi="Fb Fontext"/>
              <w:rtl/>
            </w:rPr>
            <w:delText xml:space="preserve">:</w:delText>
          </w:r>
        </w:del>
      </w:ins>
      <w:del w:id="95764" w:author="מנוע מכני" w:date="2026-10-11T12:04:39Z">
        <w:r w:rsidRPr="006F178A">
          <w:rPr>
            <w:rFonts w:ascii="Fb Fontext" w:hAnsi="Fb Fontext"/>
            <w:rtl/>
          </w:rPr>
          <w:delText xml:space="preserve">דתימא</w:delText>
        </w:r>
      </w:del>
      <w:r w:rsidRPr="006F178A">
        <w:rPr>
          <w:rFonts w:ascii="Fb Fontext" w:hAnsi="Fb Fontext"/>
          <w:rtl/>
        </w:rPr>
        <w:t xml:space="preserve"> </w:t>
      </w:r>
      <w:ins w:id="93407" w:author="מנוע מכני" w:date="2026-10-11T12:04:39Z">
        <w:ins w:id="104639" w:author="קלוד" w:date="2026-10-11T13:11:34Z">
          <w:r>
            <w:rPr>
              <w:rFonts w:ascii="Fb Fontext" w:hAnsi="Fb Fontext"/>
              <w:rtl/>
            </w:rPr>
            <w:t xml:space="preserve">אחד</w:t>
          </w:r>
        </w:ins>
        <w:del w:id="104640" w:author="קלוד" w:date="2026-10-11T13:11:34Z">
          <w:r>
            <w:rPr>
              <w:rFonts w:ascii="Fb Fontext" w:hAnsi="Fb Fontext"/>
              <w:rtl/>
            </w:rPr>
            <w:delText xml:space="preserve">אחת</w:delText>
          </w:r>
        </w:del>
      </w:ins>
      <w:del w:id="93408" w:author="מנוע מכני" w:date="2026-10-11T12:04:39Z">
        <w:r w:rsidRPr="006F178A">
          <w:rPr>
            <w:rFonts w:ascii="Fb Fontext" w:hAnsi="Fb Fontext"/>
            <w:rtl/>
          </w:rPr>
          <w:delText xml:space="preserve">חדא</w:delText>
        </w:r>
      </w:del>
      <w:r w:rsidRPr="006F178A">
        <w:rPr>
          <w:rFonts w:ascii="Fb Fontext" w:hAnsi="Fb Fontext"/>
          <w:rtl/>
        </w:rPr>
        <w:t xml:space="preserve"> </w:t>
      </w:r>
      <w:ins w:id="93403" w:author="מנוע מכני" w:date="2026-10-11T12:04:39Z">
        <w:r>
          <w:rPr>
            <w:rFonts w:ascii="Fb Fontext" w:hAnsi="Fb Fontext"/>
            <w:rtl/>
          </w:rPr>
          <w:t xml:space="preserve">מהם</w:t>
        </w:r>
      </w:ins>
      <w:del w:id="93404" w:author="מנוע מכני" w:date="2026-10-11T12:04:39Z">
        <w:r w:rsidRPr="006F178A">
          <w:rPr>
            <w:rFonts w:ascii="Fb Fontext" w:hAnsi="Fb Fontext"/>
            <w:rtl/>
          </w:rPr>
          <w:delText xml:space="preserve">מינייהו</w:delText>
        </w:r>
      </w:del>
      <w:r w:rsidRPr="006F178A">
        <w:rPr>
          <w:rFonts w:ascii="Fb Fontext" w:hAnsi="Fb Fontext"/>
          <w:rtl/>
        </w:rPr>
        <w:t xml:space="preserve"> </w:t>
      </w:r>
      <w:ins w:id="104637" w:author="קלוד" w:date="2026-10-11T13:11:34Z">
        <w:r>
          <w:rPr>
            <w:rFonts w:ascii="Fb Fontext" w:hAnsi="Fb Fontext"/>
            <w:rtl/>
          </w:rPr>
          <w:t xml:space="preserve">מבטל</w:t>
        </w:r>
      </w:ins>
      <w:del w:id="104638" w:author="קלוד" w:date="2026-10-11T13:11:34Z">
        <w:r w:rsidRPr="006F178A">
          <w:rPr>
            <w:rFonts w:ascii="Fb Fontext" w:hAnsi="Fb Fontext"/>
            <w:rtl/>
          </w:rPr>
          <w:delText xml:space="preserve">בטולי</w:delText>
        </w:r>
      </w:del>
      <w:r w:rsidRPr="006F178A">
        <w:rPr>
          <w:rFonts w:ascii="Fb Fontext" w:hAnsi="Fb Fontext"/>
          <w:rtl/>
        </w:rPr>
        <w:t xml:space="preserve"> </w:t>
      </w:r>
      <w:ins w:id="104635" w:author="קלוד" w:date="2026-10-11T13:11:34Z">
        <w:r>
          <w:rPr>
            <w:rStyle w:val="afffffe"/>
            <w:rFonts w:ascii="Fb Fontext" w:hAnsi="Fb Fontext"/>
            <w:rtl/>
          </w:rPr>
          <w:t xml:space="preserve">ונעשה קבוע</w:t>
        </w:r>
        <w:r>
          <w:rPr>
            <w:rFonts w:ascii="Fb Fontext" w:hAnsi="Fb Fontext"/>
            <w:rtl/>
          </w:rPr>
          <w:t xml:space="preserve">,</w:t>
        </w:r>
      </w:ins>
      <w:del w:id="104636" w:author="קלוד" w:date="2026-10-11T13:11:34Z">
        <w:r w:rsidRPr="006F178A">
          <w:rPr>
            <w:rFonts w:ascii="Fb Fontext" w:hAnsi="Fb Fontext"/>
            <w:rtl/>
          </w:rPr>
          <w:delText xml:space="preserve">מבטיל,</w:delText>
        </w:r>
      </w:del>
      <w:r w:rsidRPr="006F178A">
        <w:rPr>
          <w:rFonts w:ascii="Fb Fontext" w:hAnsi="Fb Fontext"/>
          <w:rtl/>
        </w:rPr>
        <w:t xml:space="preserve"> </w:t>
      </w:r>
      <w:r w:rsidRPr="006F178A">
        <w:rPr>
          <w:rFonts w:ascii="Fb Fontext" w:hAnsi="Fb Fontext"/>
          <w:rtl/>
        </w:rPr>
        <w:t xml:space="preserve">ק</w:t>
      </w:r>
      <w:r w:rsidRPr="006F178A">
        <w:rPr>
          <w:rFonts w:ascii="Fb Fontext" w:hAnsi="Fb Fontext" w:hint="cs"/>
          <w:rtl/>
        </w:rPr>
        <w:t>מ</w:t>
      </w:r>
      <w:r w:rsidRPr="006F178A">
        <w:rPr>
          <w:rFonts w:ascii="Fb Fontext" w:hAnsi="Fb Fontext"/>
          <w:rtl/>
        </w:rPr>
        <w:t>"</w:t>
      </w:r>
      <w:r w:rsidRPr="006F178A">
        <w:rPr>
          <w:rFonts w:ascii="Fb Fontext" w:hAnsi="Fb Fontext" w:hint="cs"/>
          <w:rtl/>
        </w:rPr>
        <w:t>ל</w:t>
      </w:r>
      <w:r w:rsidRPr="006F178A">
        <w:rPr>
          <w:rFonts w:ascii="Fb Fontext" w:hAnsi="Fb Fontext"/>
          <w:rtl/>
        </w:rPr>
        <w:t>.</w:t>
      </w:r>
    </w:p>
    <w:p w:rsidR="00E9703F" w:rsidRPr="004640F6" w:rsidRDefault="00E9703F" w:rsidP="00E9703F">
      <w:pPr>
        <w:rPr>
          <w:spacing w:val="-2"/>
          <w:rtl/>
        </w:rPr>
      </w:pPr>
      <w:r w:rsidRPr="004640F6">
        <w:rPr>
          <w:spacing w:val="-2"/>
          <w:rtl/>
        </w:rPr>
        <w:t xml:space="preserve">• </w:t>
      </w:r>
      <w:r w:rsidRPr="004640F6">
        <w:rPr>
          <w:rStyle w:val="afffe"/>
          <w:rFonts w:ascii="Fb Fontext" w:hAnsi="Fb Fontext"/>
          <w:spacing w:val="-2"/>
          <w:rtl/>
        </w:rPr>
        <w:t>וחוטי סבכה</w:t>
      </w:r>
      <w:r w:rsidRPr="004640F6">
        <w:rPr>
          <w:spacing w:val="-2"/>
          <w:rtl/>
        </w:rPr>
        <w:t xml:space="preserve"> </w:t>
      </w:r>
      <w:ins w:id="104667" w:author="קלוד" w:date="2026-10-11T13:11:34Z">
        <w:r>
          <w:rPr>
            <w:spacing w:val="-2"/>
            <w:rtl/>
          </w:rPr>
          <w:t xml:space="preserve">-</w:t>
        </w:r>
      </w:ins>
      <w:del w:id="104668" w:author="קלוד" w:date="2026-10-11T13:11:34Z">
        <w:r w:rsidRPr="004640F6">
          <w:rPr>
            <w:spacing w:val="-2"/>
            <w:rtl/>
          </w:rPr>
          <w:delText xml:space="preserve">דרויחא</w:delText>
        </w:r>
      </w:del>
      <w:r w:rsidRPr="004640F6">
        <w:rPr>
          <w:spacing w:val="-2"/>
          <w:rtl/>
        </w:rPr>
        <w:t xml:space="preserve"> </w:t>
      </w:r>
      <w:ins w:id="104665" w:author="קלוד" w:date="2026-10-11T13:11:34Z">
        <w:r>
          <w:rPr>
            <w:spacing w:val="-2"/>
            <w:rtl/>
          </w:rPr>
          <w:t xml:space="preserve">שמרווחת</w:t>
        </w:r>
      </w:ins>
      <w:del w:id="104666" w:author="קלוד" w:date="2026-10-11T13:11:34Z">
        <w:r w:rsidRPr="004640F6">
          <w:rPr>
            <w:spacing w:val="-2"/>
            <w:rtl/>
          </w:rPr>
          <w:delText xml:space="preserve">לה</w:delText>
        </w:r>
      </w:del>
      <w:r w:rsidRPr="004640F6">
        <w:rPr>
          <w:spacing w:val="-2"/>
          <w:rtl/>
        </w:rPr>
        <w:t xml:space="preserve"> </w:t>
      </w:r>
      <w:ins w:id="104663" w:author="קלוד" w:date="2026-10-11T13:11:34Z">
        <w:r>
          <w:rPr>
            <w:spacing w:val="-2"/>
            <w:rtl/>
          </w:rPr>
          <w:t xml:space="preserve">לה.</w:t>
        </w:r>
      </w:ins>
      <w:del w:id="104664" w:author="קלוד" w:date="2026-10-11T13:11:34Z">
        <w:r w:rsidRPr="004640F6">
          <w:rPr>
            <w:spacing w:val="-2"/>
            <w:rtl/>
          </w:rPr>
          <w:delText xml:space="preserve">מה"</w:delText>
        </w:r>
        <w:r w:rsidRPr="004640F6">
          <w:rPr>
            <w:rFonts w:hint="cs"/>
            <w:spacing w:val="-2"/>
            <w:rtl/>
          </w:rPr>
          <w:delText xml:space="preserve">ד</w:delText>
        </w:r>
      </w:del>
      <w:r w:rsidRPr="004640F6">
        <w:rPr>
          <w:rFonts w:hint="cs"/>
          <w:spacing w:val="-2"/>
          <w:rtl/>
        </w:rPr>
        <w:t xml:space="preserve"> </w:t>
      </w:r>
      <w:ins w:id="104661" w:author="קלוד" w:date="2026-10-11T13:11:34Z">
        <w:r>
          <w:rPr>
            <w:spacing w:val="-2"/>
            <w:rtl/>
          </w:rPr>
          <w:t xml:space="preserve">הייתי</w:t>
        </w:r>
      </w:ins>
      <w:del w:id="104662" w:author="קלוד" w:date="2026-10-11T13:11:34Z">
        <w:r w:rsidRPr="004640F6">
          <w:rPr>
            <w:spacing w:val="-2"/>
            <w:rtl/>
          </w:rPr>
          <w:delText xml:space="preserve">מישלפא</w:delText>
        </w:r>
      </w:del>
      <w:r w:rsidRPr="004640F6">
        <w:rPr>
          <w:spacing w:val="-2"/>
          <w:rtl/>
        </w:rPr>
        <w:t xml:space="preserve"> </w:t>
      </w:r>
      <w:ins w:id="104659" w:author="קלוד" w:date="2026-10-11T13:11:34Z">
        <w:r>
          <w:rPr>
            <w:spacing w:val="-2"/>
            <w:rtl/>
          </w:rPr>
          <w:t xml:space="preserve">אומר:</w:t>
        </w:r>
      </w:ins>
      <w:del w:id="104660" w:author="קלוד" w:date="2026-10-11T13:11:34Z">
        <w:r w:rsidRPr="004640F6">
          <w:rPr>
            <w:spacing w:val="-2"/>
            <w:rtl/>
          </w:rPr>
          <w:delText xml:space="preserve">לה</w:delText>
        </w:r>
      </w:del>
      <w:r w:rsidRPr="004640F6">
        <w:rPr>
          <w:spacing w:val="-2"/>
          <w:rtl/>
        </w:rPr>
        <w:t xml:space="preserve"> </w:t>
      </w:r>
      <w:ins w:id="104657" w:author="קלוד" w:date="2026-10-11T13:11:34Z">
        <w:r>
          <w:rPr>
            <w:spacing w:val="-2"/>
            <w:rtl/>
          </w:rPr>
          <w:t xml:space="preserve">שולפת אותה </w:t>
        </w:r>
        <w:r>
          <w:rPr>
            <w:rStyle w:val="afffffe"/>
            <w:spacing w:val="-2"/>
            <w:rtl/>
          </w:rPr>
          <w:t xml:space="preserve">והקשר קבוע</w:t>
        </w:r>
        <w:r>
          <w:rPr>
            <w:spacing w:val="-2"/>
            <w:rtl/>
          </w:rPr>
          <w:t xml:space="preserve">,</w:t>
        </w:r>
      </w:ins>
      <w:del w:id="104658" w:author="קלוד" w:date="2026-10-11T13:11:34Z">
        <w:r w:rsidRPr="004640F6">
          <w:rPr>
            <w:spacing w:val="-2"/>
            <w:rtl/>
          </w:rPr>
          <w:delText xml:space="preserve">–</w:delText>
        </w:r>
      </w:del>
      <w:r w:rsidRPr="004640F6">
        <w:rPr>
          <w:rFonts w:hint="cs"/>
          <w:spacing w:val="-2"/>
          <w:rtl/>
        </w:rPr>
        <w:t xml:space="preserve"> </w:t>
      </w:r>
      <w:r w:rsidRPr="004640F6">
        <w:rPr>
          <w:spacing w:val="-2"/>
          <w:rtl/>
        </w:rPr>
        <w:t xml:space="preserve">קמ"ל</w:t>
      </w:r>
      <w:r w:rsidRPr="004640F6">
        <w:rPr>
          <w:spacing w:val="-2"/>
          <w:rtl/>
        </w:rPr>
        <w:t xml:space="preserve"> </w:t>
      </w:r>
      <w:ins w:id="104655" w:author="קלוד" w:date="2026-10-11T13:11:34Z">
        <w:r>
          <w:rPr>
            <w:spacing w:val="-2"/>
            <w:rtl/>
          </w:rPr>
          <w:t xml:space="preserve">שאשה</w:t>
        </w:r>
      </w:ins>
      <w:del w:id="104656" w:author="קלוד" w:date="2026-10-11T13:11:34Z">
        <w:r w:rsidRPr="004640F6">
          <w:rPr>
            <w:spacing w:val="-2"/>
            <w:rtl/>
          </w:rPr>
          <w:delText xml:space="preserve">דאשה</w:delText>
        </w:r>
      </w:del>
      <w:r w:rsidRPr="004640F6">
        <w:rPr>
          <w:spacing w:val="-2"/>
          <w:rtl/>
        </w:rPr>
        <w:t xml:space="preserve"> חסה על שערה, </w:t>
      </w:r>
      <w:ins w:id="104653" w:author="קלוד" w:date="2026-10-11T13:11:34Z">
        <w:r>
          <w:rPr>
            <w:spacing w:val="-2"/>
            <w:rtl/>
          </w:rPr>
          <w:t xml:space="preserve">ומתירה</w:t>
        </w:r>
      </w:ins>
      <w:del w:id="104654" w:author="קלוד" w:date="2026-10-11T13:11:34Z">
        <w:r w:rsidRPr="004640F6">
          <w:rPr>
            <w:spacing w:val="-2"/>
            <w:rtl/>
          </w:rPr>
          <w:delText xml:space="preserve">ומישרא</w:delText>
        </w:r>
      </w:del>
      <w:r w:rsidRPr="004640F6">
        <w:rPr>
          <w:spacing w:val="-2"/>
          <w:rtl/>
        </w:rPr>
        <w:t xml:space="preserve"> </w:t>
      </w:r>
      <w:ins w:id="104651" w:author="קלוד" w:date="2026-10-11T13:11:34Z">
        <w:r>
          <w:rPr>
            <w:spacing w:val="-2"/>
            <w:rtl/>
          </w:rPr>
          <w:t xml:space="preserve">אותה.</w:t>
        </w:r>
      </w:ins>
      <w:del w:id="104652" w:author="קלוד" w:date="2026-10-11T13:11:34Z">
        <w:r w:rsidRPr="004640F6">
          <w:rPr>
            <w:spacing w:val="-2"/>
            <w:rtl/>
          </w:rPr>
          <w:delText xml:space="preserve">שריא לה.</w:delText>
        </w:r>
      </w:del>
    </w:p>
    <w:p w:rsidR="00E9703F" w:rsidRPr="006F178A" w:rsidRDefault="00E9703F" w:rsidP="00E9703F">
      <w:pPr>
        <w:rPr>
          <w:rtl/>
        </w:rPr>
      </w:pPr>
      <w:r w:rsidRPr="006F178A">
        <w:rPr>
          <w:rtl/>
        </w:rPr>
        <w:t xml:space="preserve">• </w:t>
      </w:r>
      <w:r w:rsidRPr="006F178A">
        <w:rPr>
          <w:rStyle w:val="afffe"/>
          <w:rFonts w:ascii="Fb Fontext" w:hAnsi="Fb Fontext"/>
          <w:rtl/>
        </w:rPr>
        <w:t>ורצועות מנעל וסנדל</w:t>
      </w:r>
      <w:r w:rsidRPr="006F178A">
        <w:rPr>
          <w:rtl/>
        </w:rPr>
        <w:t>.</w:t>
      </w:r>
    </w:p>
    <w:p>
      <w:pPr>
        <w:pStyle w:val="afffff8"/>
        <w:rPr>
          <w:ins w:id="90441" w:author="קלוד" w:date="2026-10-11T12:33:55Z"/>
        </w:rPr>
      </w:pPr>
      <w:ins w:id="90442" w:author="קלוד" w:date="2026-10-11T12:33:55Z">
        <w:r>
          <w:rPr>
            <w:color w:val="7B3F00"/>
          </w:rPr>
          <w:t xml:space="preserve">התרת רצועות מנעל וסנדל - חייב, פטור או מותר</w:t>
        </w:r>
      </w:ins>
    </w:p>
    <w:p>
      <w:pPr>
        <w:pStyle w:val="38"/>
        <w:rPr>
          <w:ins w:id="98409" w:author="מנוע מכני" w:date="2026-10-11T12:04:39Z"/>
        </w:rPr>
      </w:pPr>
      <w:r w:rsidRPr="006F178A">
        <w:t xml:space="preserve">איתמר:</w:t>
      </w:r>
    </w:p>
    <w:p w:rsidR="00E9703F" w:rsidRDefault="00E9703F" w:rsidP="00E9703F">
      <w:pPr>
        <w:rPr>
          <w:rtl/>
        </w:rPr>
      </w:pPr>
      <w:del w:id="98410" w:author="מנוע מכני" w:date="2026-10-11T12:04:39Z">
        <w:r w:rsidRPr="006F178A">
          <w:rPr>
            <w:rtl/>
          </w:rPr>
          <w:delText xml:space="preserve"> </w:delText>
        </w:r>
      </w:del>
      <w:r w:rsidRPr="006F178A">
        <w:rPr>
          <w:rtl/>
        </w:rPr>
        <w:t xml:space="preserve">התיר רצועות מנעל וסנדל, תני </w:t>
      </w:r>
      <w:ins w:id="93413" w:author="מנוע מכני" w:date="2026-10-11T12:04:39Z">
        <w:r>
          <w:rPr>
            <w:rtl/>
          </w:rPr>
          <w:t xml:space="preserve">אחת</w:t>
        </w:r>
      </w:ins>
      <w:del w:id="93414" w:author="מנוע מכני" w:date="2026-10-11T12:04:39Z">
        <w:r w:rsidRPr="006F178A">
          <w:rPr>
            <w:rtl/>
          </w:rPr>
          <w:delText xml:space="preserve">חדא</w:delText>
        </w:r>
      </w:del>
      <w:r w:rsidRPr="006F178A">
        <w:rPr>
          <w:rtl/>
        </w:rPr>
        <w:t xml:space="preserve">: חייב חטאת, ותניא אידך: פטור אבל אסור</w:t>
      </w:r>
      <w:r w:rsidRPr="006F178A">
        <w:rPr>
          <w:rFonts w:hint="cs"/>
          <w:rtl/>
        </w:rPr>
        <w:t>,</w:t>
      </w:r>
    </w:p>
    <w:p w:rsidR="00E9703F" w:rsidRPr="006F178A" w:rsidRDefault="00E9703F" w:rsidP="00E9703F">
      <w:pPr>
        <w:rPr>
          <w:rtl/>
        </w:rPr>
      </w:pPr>
      <w:r w:rsidRPr="006F178A">
        <w:rPr>
          <w:rtl/>
        </w:rPr>
        <w:t xml:space="preserve">ותניא </w:t>
      </w:r>
      <w:ins w:id="104675" w:author="קלוד" w:date="2026-10-11T13:11:34Z">
        <w:r>
          <w:rPr>
            <w:rtl/>
          </w:rPr>
          <w:t xml:space="preserve">אידך:</w:t>
        </w:r>
      </w:ins>
      <w:del w:id="104676" w:author="קלוד" w:date="2026-10-11T13:11:34Z">
        <w:r w:rsidRPr="006F178A">
          <w:rPr>
            <w:rtl/>
          </w:rPr>
          <w:delText xml:space="preserve">אידך</w:delText>
        </w:r>
      </w:del>
      <w:r w:rsidRPr="006F178A">
        <w:rPr>
          <w:rtl/>
        </w:rPr>
        <w:t xml:space="preserve"> מותר </w:t>
      </w:r>
      <w:ins w:id="104673" w:author="קלוד" w:date="2026-10-11T13:11:34Z">
        <w:r>
          <w:rPr>
            <w:rtl/>
          </w:rPr>
          <w:t xml:space="preserve">לכתחילה.</w:t>
        </w:r>
      </w:ins>
      <w:del w:id="104674" w:author="קלוד" w:date="2026-10-11T13:11:34Z">
        <w:r w:rsidRPr="006F178A">
          <w:rPr>
            <w:rtl/>
          </w:rPr>
          <w:delText xml:space="preserve">לכתחילה</w:delText>
        </w:r>
      </w:del>
      <w:r w:rsidRPr="006F178A">
        <w:rPr>
          <w:rtl/>
        </w:rPr>
        <w:t xml:space="preserve"> </w:t>
      </w:r>
      <w:ins w:id="94427" w:author="מנוע מכני" w:date="2026-10-11T12:04:39Z">
        <w:r>
          <w:rPr>
            <w:rtl/>
          </w:rPr>
          <w:t xml:space="preserve">קשה</w:t>
        </w:r>
      </w:ins>
      <w:del w:id="94428" w:author="מנוע מכני" w:date="2026-10-11T12:04:39Z">
        <w:r w:rsidRPr="006F178A">
          <w:rPr>
            <w:rtl/>
          </w:rPr>
          <w:delText xml:space="preserve">קשיא</w:delText>
        </w:r>
      </w:del>
      <w:r w:rsidRPr="006F178A">
        <w:rPr>
          <w:rtl/>
        </w:rPr>
        <w:t xml:space="preserve"> מנעל אמנעל, </w:t>
      </w:r>
      <w:ins w:id="94429" w:author="מנוע מכני" w:date="2026-10-11T12:04:39Z">
        <w:ins w:id="104671" w:author="קלוד" w:date="2026-10-11T13:11:34Z">
          <w:r>
            <w:rPr>
              <w:rtl/>
            </w:rPr>
            <w:t xml:space="preserve">וסנדל</w:t>
          </w:r>
        </w:ins>
        <w:del w:id="104672" w:author="קלוד" w:date="2026-10-11T13:11:34Z">
          <w:r>
            <w:rPr>
              <w:rtl/>
            </w:rPr>
            <w:delText xml:space="preserve">קשה</w:delText>
          </w:r>
        </w:del>
      </w:ins>
      <w:del w:id="94430" w:author="מנוע מכני" w:date="2026-10-11T12:04:39Z">
        <w:r w:rsidRPr="006F178A">
          <w:rPr>
            <w:rtl/>
          </w:rPr>
          <w:delText xml:space="preserve">קשיא</w:delText>
        </w:r>
      </w:del>
      <w:r w:rsidRPr="006F178A">
        <w:rPr>
          <w:rtl/>
        </w:rPr>
        <w:t xml:space="preserve"> </w:t>
      </w:r>
      <w:ins w:id="104669" w:author="קלוד" w:date="2026-10-11T13:11:34Z">
        <w:r>
          <w:rPr>
            <w:rtl/>
          </w:rPr>
          <w:t xml:space="preserve">אסנדל.</w:t>
        </w:r>
      </w:ins>
      <w:del w:id="104670" w:author="קלוד" w:date="2026-10-11T13:11:34Z">
        <w:r w:rsidRPr="006F178A">
          <w:rPr>
            <w:rtl/>
          </w:rPr>
          <w:delText xml:space="preserve">סנדל אסנדל</w:delText>
        </w:r>
      </w:del>
    </w:p>
    <w:p w:rsidR="00E9703F" w:rsidRDefault="00E9703F" w:rsidP="00E9703F">
      <w:pPr>
        <w:rPr>
          <w:rtl/>
        </w:rPr>
      </w:pPr>
      <w:ins w:id="104679" w:author="קלוד" w:date="2026-10-11T13:11:34Z">
        <w:r>
          <w:rPr>
            <w:rStyle w:val="afffe"/>
            <w:rFonts w:ascii="Fb Fontext" w:hAnsi="Fb Fontext"/>
            <w:rtl/>
          </w:rPr>
          <w:t xml:space="preserve">מנעל:</w:t>
        </w:r>
      </w:ins>
      <w:del w:id="104680" w:author="קלוד" w:date="2026-10-11T13:11:34Z">
        <w:r w:rsidRPr="006F178A">
          <w:rPr>
            <w:rStyle w:val="afffe"/>
            <w:rFonts w:ascii="Fb Fontext" w:hAnsi="Fb Fontext"/>
            <w:rtl/>
          </w:rPr>
          <w:delText xml:space="preserve">מנעל דקתני</w:delText>
        </w:r>
      </w:del>
      <w:r w:rsidRPr="006F178A">
        <w:rPr>
          <w:rStyle w:val="afffe"/>
          <w:rFonts w:ascii="Fb Fontext" w:hAnsi="Fb Fontext"/>
          <w:rtl/>
        </w:rPr>
        <w:t xml:space="preserve"> חייב חטאת</w:t>
      </w:r>
      <w:r w:rsidRPr="006F178A">
        <w:rPr>
          <w:rtl/>
        </w:rPr>
        <w:t xml:space="preserve"> - </w:t>
      </w:r>
      <w:ins w:id="104677" w:author="קלוד" w:date="2026-10-11T13:11:34Z">
        <w:r>
          <w:rPr>
            <w:rtl/>
          </w:rPr>
          <w:t xml:space="preserve">בקשר הסנדלרים,</w:t>
        </w:r>
      </w:ins>
      <w:del w:id="104678" w:author="קלוד" w:date="2026-10-11T13:11:34Z">
        <w:r w:rsidRPr="006F178A">
          <w:rPr>
            <w:rtl/>
          </w:rPr>
          <w:delText xml:space="preserve">בדאושכפי,</w:delText>
        </w:r>
      </w:del>
      <w:r w:rsidRPr="006F178A">
        <w:rPr>
          <w:rtl/>
        </w:rPr>
        <w:t xml:space="preserve"> [בסוף השרוך וקבוע הוא]</w:t>
      </w:r>
    </w:p>
    <w:p w:rsidR="00E9703F" w:rsidRDefault="00E9703F" w:rsidP="00E9703F">
      <w:pPr>
        <w:rPr>
          <w:rtl/>
        </w:rPr>
      </w:pPr>
      <w:r w:rsidRPr="006F178A">
        <w:rPr>
          <w:rStyle w:val="afffe"/>
          <w:rFonts w:ascii="Fb Fontext" w:hAnsi="Fb Fontext"/>
          <w:rtl/>
        </w:rPr>
        <w:t>פטור אבל אסור</w:t>
      </w:r>
      <w:r w:rsidRPr="006F178A">
        <w:rPr>
          <w:rtl/>
        </w:rPr>
        <w:t xml:space="preserve"> - </w:t>
      </w:r>
      <w:ins w:id="104681" w:author="קלוד" w:date="2026-10-11T13:11:34Z">
        <w:r>
          <w:rPr>
            <w:rtl/>
          </w:rPr>
          <w:t xml:space="preserve">במנעל של חכמים,</w:t>
        </w:r>
      </w:ins>
      <w:del w:id="104682" w:author="קלוד" w:date="2026-10-11T13:11:34Z">
        <w:r w:rsidRPr="006F178A">
          <w:rPr>
            <w:rtl/>
          </w:rPr>
          <w:delText xml:space="preserve">בדרבנן,</w:delText>
        </w:r>
      </w:del>
      <w:r w:rsidRPr="006F178A">
        <w:rPr>
          <w:rtl/>
        </w:rPr>
        <w:t xml:space="preserve"> [בחוטים סביב רגלים שאינם מהודקים]</w:t>
      </w:r>
    </w:p>
    <w:p w:rsidR="00E9703F" w:rsidRDefault="00E9703F" w:rsidP="00E9703F">
      <w:pPr>
        <w:rPr>
          <w:rFonts w:ascii="Fb Fontext" w:hAnsi="Fb Fontext"/>
          <w:sz w:val="20"/>
          <w:rtl/>
        </w:rPr>
      </w:pPr>
      <w:r w:rsidRPr="006F178A">
        <w:rPr>
          <w:rStyle w:val="afffe"/>
          <w:rFonts w:ascii="Fb Fontext" w:hAnsi="Fb Fontext"/>
          <w:sz w:val="20"/>
          <w:rtl/>
        </w:rPr>
        <w:t>מותר לכתחלה</w:t>
      </w:r>
      <w:r w:rsidRPr="006F178A">
        <w:rPr>
          <w:rFonts w:ascii="Fb Fontext" w:hAnsi="Fb Fontext"/>
          <w:sz w:val="20"/>
          <w:rtl/>
        </w:rPr>
        <w:t xml:space="preserve"> - בבני מחוזא [שמקפידים בלבושם ומהודקים היטב ודעתם לפרום בו בערב]</w:t>
      </w:r>
    </w:p>
    <w:p w:rsidR="00E9703F" w:rsidRPr="006F178A" w:rsidRDefault="00E9703F" w:rsidP="00E9703F">
      <w:pPr>
        <w:rPr>
          <w:rtl/>
        </w:rPr>
      </w:pPr>
      <w:ins w:id="104691" w:author="קלוד" w:date="2026-10-11T13:11:34Z">
        <w:r>
          <w:rPr>
            <w:rStyle w:val="afffe"/>
            <w:rFonts w:ascii="Fb Fontext" w:hAnsi="Fb Fontext"/>
            <w:rtl/>
          </w:rPr>
          <w:t xml:space="preserve">סנדל:</w:t>
        </w:r>
      </w:ins>
      <w:del w:id="104692" w:author="קלוד" w:date="2026-10-11T13:11:34Z">
        <w:r w:rsidRPr="006F178A">
          <w:rPr>
            <w:rStyle w:val="afffe"/>
            <w:rFonts w:ascii="Fb Fontext" w:hAnsi="Fb Fontext"/>
            <w:rtl/>
          </w:rPr>
          <w:delText xml:space="preserve">סנדל</w:delText>
        </w:r>
      </w:del>
      <w:r w:rsidRPr="006F178A">
        <w:rPr>
          <w:rStyle w:val="afffe"/>
          <w:rFonts w:ascii="Fb Fontext" w:hAnsi="Fb Fontext"/>
          <w:rtl/>
        </w:rPr>
        <w:t xml:space="preserve"> </w:t>
      </w:r>
      <w:ins w:id="104689" w:author="קלוד" w:date="2026-10-11T13:11:34Z">
        <w:r>
          <w:rPr>
            <w:rStyle w:val="afffe"/>
            <w:rFonts w:ascii="Fb Fontext" w:hAnsi="Fb Fontext"/>
            <w:rtl/>
          </w:rPr>
          <w:t xml:space="preserve">חייב</w:t>
        </w:r>
      </w:ins>
      <w:del w:id="104690" w:author="קלוד" w:date="2026-10-11T13:11:34Z">
        <w:r w:rsidRPr="006F178A">
          <w:rPr>
            <w:rStyle w:val="afffe"/>
            <w:rFonts w:ascii="Fb Fontext" w:hAnsi="Fb Fontext"/>
            <w:rtl/>
          </w:rPr>
          <w:delText xml:space="preserve">דחייב</w:delText>
        </w:r>
      </w:del>
      <w:r w:rsidRPr="006F178A">
        <w:rPr>
          <w:rStyle w:val="afffe"/>
          <w:rFonts w:ascii="Fb Fontext" w:hAnsi="Fb Fontext"/>
          <w:rtl/>
        </w:rPr>
        <w:t xml:space="preserve"> חטאת</w:t>
      </w:r>
      <w:r w:rsidRPr="006F178A">
        <w:rPr>
          <w:rFonts w:ascii="Fb Fontext" w:hAnsi="Fb Fontext"/>
          <w:rtl/>
        </w:rPr>
        <w:t xml:space="preserve"> - </w:t>
      </w:r>
      <w:ins w:id="104687" w:author="קלוד" w:date="2026-10-11T13:11:34Z">
        <w:r>
          <w:rPr>
            <w:rFonts w:ascii="Fb Fontext" w:hAnsi="Fb Fontext"/>
            <w:rtl/>
          </w:rPr>
          <w:t xml:space="preserve">בסנדלי</w:t>
        </w:r>
      </w:ins>
      <w:del w:id="104688" w:author="קלוד" w:date="2026-10-11T13:11:34Z">
        <w:r w:rsidRPr="006F178A">
          <w:rPr>
            <w:rFonts w:ascii="Fb Fontext" w:hAnsi="Fb Fontext"/>
            <w:rtl/>
          </w:rPr>
          <w:delText xml:space="preserve">בדטייעי,</w:delText>
        </w:r>
      </w:del>
      <w:r w:rsidRPr="006F178A">
        <w:rPr>
          <w:rFonts w:ascii="Fb Fontext" w:hAnsi="Fb Fontext"/>
          <w:rtl/>
        </w:rPr>
        <w:t xml:space="preserve"> </w:t>
      </w:r>
      <w:ins w:id="104685" w:author="קלוד" w:date="2026-10-11T13:11:34Z">
        <w:r>
          <w:rPr>
            <w:rFonts w:ascii="Fb Fontext" w:hAnsi="Fb Fontext"/>
            <w:rtl/>
          </w:rPr>
          <w:t xml:space="preserve">ערבים,</w:t>
        </w:r>
      </w:ins>
      <w:del w:id="104686" w:author="קלוד" w:date="2026-10-11T13:11:34Z">
        <w:r w:rsidRPr="006F178A">
          <w:rPr>
            <w:rFonts w:ascii="Fb Fontext" w:hAnsi="Fb Fontext"/>
            <w:rtl/>
          </w:rPr>
          <w:delText xml:space="preserve">דקטרי</w:delText>
        </w:r>
      </w:del>
      <w:r w:rsidRPr="006F178A">
        <w:rPr>
          <w:rFonts w:ascii="Fb Fontext" w:hAnsi="Fb Fontext"/>
          <w:rtl/>
        </w:rPr>
        <w:t xml:space="preserve"> </w:t>
      </w:r>
      <w:ins w:id="104683" w:author="קלוד" w:date="2026-10-11T13:11:34Z">
        <w:r>
          <w:rPr>
            <w:rFonts w:ascii="Fb Fontext" w:hAnsi="Fb Fontext"/>
            <w:rtl/>
          </w:rPr>
          <w:t xml:space="preserve">שקושרים הסנדלרים.</w:t>
        </w:r>
      </w:ins>
      <w:del w:id="104684" w:author="קלוד" w:date="2026-10-11T13:11:34Z">
        <w:r w:rsidRPr="006F178A">
          <w:rPr>
            <w:rFonts w:ascii="Fb Fontext" w:hAnsi="Fb Fontext"/>
            <w:rtl/>
          </w:rPr>
          <w:delText xml:space="preserve">אושכפי.</w:delText>
        </w:r>
      </w:del>
    </w:p>
    <w:p w:rsidR="00E9703F" w:rsidRDefault="00E9703F" w:rsidP="00E9703F">
      <w:pPr>
        <w:rPr>
          <w:rtl/>
        </w:rPr>
      </w:pPr>
      <w:r w:rsidRPr="006F178A">
        <w:rPr>
          <w:rStyle w:val="afffe"/>
          <w:rFonts w:ascii="Fb Fontext" w:hAnsi="Fb Fontext"/>
          <w:rtl/>
        </w:rPr>
        <w:t>פטור אבל אסור</w:t>
      </w:r>
      <w:r w:rsidRPr="006F178A">
        <w:rPr>
          <w:rtl/>
        </w:rPr>
        <w:t xml:space="preserve"> - </w:t>
      </w:r>
      <w:ins w:id="104697" w:author="קלוד" w:date="2026-10-11T13:11:34Z">
        <w:r>
          <w:rPr>
            <w:rtl/>
          </w:rPr>
          <w:t xml:space="preserve">ברצועות</w:t>
        </w:r>
      </w:ins>
      <w:del w:id="104698" w:author="קלוד" w:date="2026-10-11T13:11:34Z">
        <w:r w:rsidRPr="006F178A">
          <w:rPr>
            <w:rtl/>
          </w:rPr>
          <w:delText xml:space="preserve">בדחומרתא</w:delText>
        </w:r>
      </w:del>
      <w:r w:rsidRPr="006F178A">
        <w:rPr>
          <w:rtl/>
        </w:rPr>
        <w:t xml:space="preserve"> </w:t>
      </w:r>
      <w:ins w:id="104695" w:author="קלוד" w:date="2026-10-11T13:11:34Z">
        <w:r>
          <w:rPr>
            <w:rtl/>
          </w:rPr>
          <w:t xml:space="preserve">שקושרים</w:t>
        </w:r>
      </w:ins>
      <w:del w:id="104696" w:author="קלוד" w:date="2026-10-11T13:11:34Z">
        <w:r w:rsidRPr="006F178A">
          <w:rPr>
            <w:rtl/>
          </w:rPr>
          <w:delText xml:space="preserve">דקטרי</w:delText>
        </w:r>
      </w:del>
      <w:r w:rsidRPr="006F178A">
        <w:rPr>
          <w:rtl/>
        </w:rPr>
        <w:t xml:space="preserve"> </w:t>
      </w:r>
      <w:ins w:id="96165" w:author="מנוע מכני" w:date="2026-10-11T12:04:39Z">
        <w:r>
          <w:rPr>
            <w:rtl/>
          </w:rPr>
          <w:t xml:space="preserve">הם</w:t>
        </w:r>
      </w:ins>
      <w:del w:id="96166" w:author="מנוע מכני" w:date="2026-10-11T12:04:39Z">
        <w:r w:rsidRPr="006F178A">
          <w:rPr>
            <w:rtl/>
          </w:rPr>
          <w:delText xml:space="preserve">אינהו</w:delText>
        </w:r>
      </w:del>
      <w:r w:rsidRPr="006F178A">
        <w:rPr>
          <w:rtl/>
        </w:rPr>
        <w:t xml:space="preserve">, [שמתירים פעם בחודש </w:t>
      </w:r>
      <w:ins w:id="104693" w:author="קלוד" w:date="2026-10-11T13:11:34Z">
        <w:r>
          <w:rPr>
            <w:rtl/>
          </w:rPr>
          <w:t xml:space="preserve">לפעמים]</w:t>
        </w:r>
      </w:ins>
      <w:del w:id="104694" w:author="קלוד" w:date="2026-10-11T13:11:34Z">
        <w:r w:rsidRPr="006F178A">
          <w:rPr>
            <w:rtl/>
          </w:rPr>
          <w:delText xml:space="preserve">לפעמים ]</w:delText>
        </w:r>
      </w:del>
    </w:p>
    <w:p w:rsidR="00E9703F" w:rsidRDefault="00E9703F" w:rsidP="00E9703F">
      <w:pPr>
        <w:rPr>
          <w:rtl/>
        </w:rPr>
      </w:pPr>
      <w:r w:rsidRPr="006F178A">
        <w:rPr>
          <w:rStyle w:val="afffe"/>
          <w:rFonts w:ascii="Fb Fontext" w:hAnsi="Fb Fontext"/>
          <w:rtl/>
        </w:rPr>
        <w:t>מותר לכתחילה</w:t>
      </w:r>
      <w:r>
        <w:rPr>
          <w:rtl/>
        </w:rPr>
        <w:t xml:space="preserve"> - בסנדל </w:t>
      </w:r>
      <w:ins w:id="104701" w:author="קלוד" w:date="2026-10-11T13:11:34Z">
        <w:r>
          <w:rPr>
            <w:rtl/>
          </w:rPr>
          <w:t xml:space="preserve">שיוצאים</w:t>
        </w:r>
      </w:ins>
      <w:del w:id="104702" w:author="קלוד" w:date="2026-10-11T13:11:34Z">
        <w:r>
          <w:rPr>
            <w:rtl/>
          </w:rPr>
          <w:delText xml:space="preserve">ד</w:delText>
        </w:r>
        <w:r w:rsidRPr="006F178A">
          <w:rPr>
            <w:rtl/>
          </w:rPr>
          <w:delText xml:space="preserve">י</w:delText>
        </w:r>
        <w:r>
          <w:rPr>
            <w:rFonts w:hint="cs"/>
            <w:rtl/>
          </w:rPr>
          <w:delText xml:space="preserve">צאו</w:delText>
        </w:r>
      </w:del>
      <w:r w:rsidRPr="006F178A">
        <w:rPr>
          <w:rtl/>
        </w:rPr>
        <w:t xml:space="preserve"> </w:t>
      </w:r>
      <w:ins w:id="93415" w:author="מנוע מכני" w:date="2026-10-11T12:04:39Z">
        <w:r>
          <w:rPr>
            <w:rtl/>
          </w:rPr>
          <w:t xml:space="preserve">בו</w:t>
        </w:r>
      </w:ins>
      <w:del w:id="93416" w:author="מנוע מכני" w:date="2026-10-11T12:04:39Z">
        <w:r w:rsidRPr="006F178A">
          <w:rPr>
            <w:rtl/>
          </w:rPr>
          <w:delText xml:space="preserve">ביה</w:delText>
        </w:r>
      </w:del>
      <w:r w:rsidRPr="006F178A">
        <w:rPr>
          <w:rtl/>
        </w:rPr>
        <w:t xml:space="preserve"> </w:t>
      </w:r>
      <w:ins w:id="104699" w:author="קלוד" w:date="2026-10-11T13:11:34Z">
        <w:r>
          <w:rPr>
            <w:rtl/>
          </w:rPr>
          <w:t xml:space="preserve">שנים</w:t>
        </w:r>
      </w:ins>
      <w:del w:id="104700" w:author="קלוד" w:date="2026-10-11T13:11:34Z">
        <w:r w:rsidRPr="006F178A">
          <w:rPr>
            <w:rtl/>
          </w:rPr>
          <w:delText xml:space="preserve">בי </w:delText>
        </w:r>
        <w:r>
          <w:rPr>
            <w:rtl/>
          </w:rPr>
          <w:delText xml:space="preserve">שני</w:delText>
        </w:r>
      </w:del>
      <w:ins w:id="93417" w:author="מנוע מכני" w:date="2026-10-11T12:04:39Z"/>
      <w:del w:id="93418" w:author="מנוע מכני" w:date="2026-10-11T12:04:39Z">
        <w:r w:rsidRPr="006F178A">
          <w:rPr>
            <w:rtl/>
          </w:rPr>
          <w:delText xml:space="preserve">תרי</w:delText>
        </w:r>
      </w:del>
      <w:r w:rsidRPr="006F178A">
        <w:rPr>
          <w:rtl/>
        </w:rPr>
        <w:t xml:space="preserve"> [כל יום האחד צריך לקשור לפי מידתו]</w:t>
      </w:r>
    </w:p>
    <w:p w:rsidR="00E9703F" w:rsidRPr="006F178A" w:rsidRDefault="00E9703F" w:rsidP="00E9703F">
      <w:pPr>
        <w:rPr>
          <w:rtl/>
        </w:rPr>
      </w:pPr>
      <w:ins w:id="104709" w:author="קלוד" w:date="2026-10-11T13:11:34Z">
        <w:r>
          <w:rPr>
            <w:rStyle w:val="2fb"/>
            <w:rFonts w:ascii="Fb Fontext" w:hAnsi="Fb Fontext"/>
            <w:sz w:val="20"/>
            <w:rtl/>
          </w:rPr>
          <w:t xml:space="preserve">וכרב</w:t>
        </w:r>
      </w:ins>
      <w:del w:id="104710" w:author="קלוד" w:date="2026-10-11T13:11:34Z">
        <w:r w:rsidRPr="006F178A">
          <w:rPr>
            <w:rStyle w:val="2fb"/>
            <w:rFonts w:ascii="Fb Fontext" w:hAnsi="Fb Fontext"/>
            <w:sz w:val="20"/>
            <w:rtl/>
          </w:rPr>
          <w:delText xml:space="preserve">וכדרב</w:delText>
        </w:r>
      </w:del>
      <w:r w:rsidRPr="006F178A">
        <w:rPr>
          <w:rStyle w:val="2fb"/>
          <w:rFonts w:ascii="Fb Fontext" w:hAnsi="Fb Fontext"/>
          <w:sz w:val="20"/>
          <w:rtl/>
        </w:rPr>
        <w:t xml:space="preserve"> </w:t>
      </w:r>
      <w:ins w:id="104707" w:author="קלוד" w:date="2026-10-11T13:11:34Z">
        <w:r>
          <w:rPr>
            <w:rStyle w:val="2fb"/>
            <w:rFonts w:ascii="Fb Fontext" w:hAnsi="Fb Fontext"/>
            <w:sz w:val="20"/>
            <w:rtl/>
          </w:rPr>
          <w:t xml:space="preserve">יהודה,</w:t>
        </w:r>
      </w:ins>
      <w:del w:id="104708" w:author="קלוד" w:date="2026-10-11T13:11:34Z">
        <w:r w:rsidRPr="006F178A">
          <w:rPr>
            <w:rStyle w:val="2fb"/>
            <w:rFonts w:ascii="Fb Fontext" w:hAnsi="Fb Fontext"/>
            <w:sz w:val="20"/>
            <w:rtl/>
          </w:rPr>
          <w:delText xml:space="preserve">יהודה</w:delText>
        </w:r>
      </w:del>
      <w:r w:rsidRPr="006F178A">
        <w:rPr>
          <w:rFonts w:ascii="Fb Fontext" w:hAnsi="Fb Fontext"/>
          <w:sz w:val="20"/>
          <w:rtl/>
        </w:rPr>
        <w:t xml:space="preserve"> שהתיר לו </w:t>
      </w:r>
      <w:r w:rsidRPr="006F178A">
        <w:rPr>
          <w:rStyle w:val="2fb"/>
          <w:rFonts w:ascii="Fb Fontext" w:hAnsi="Fb Fontext"/>
          <w:sz w:val="20"/>
          <w:rtl/>
        </w:rPr>
        <w:t xml:space="preserve">אביי</w:t>
      </w:r>
      <w:r w:rsidRPr="006F178A">
        <w:rPr>
          <w:rFonts w:ascii="Fb Fontext" w:hAnsi="Fb Fontext"/>
          <w:sz w:val="20"/>
          <w:rtl/>
        </w:rPr>
        <w:t xml:space="preserve"> בסנדל שיצא בו</w:t>
      </w:r>
      <w:ins w:id="104705" w:author="קלוד" w:date="2026-10-11T13:11:34Z">
        <w:r>
          <w:rPr>
            <w:rFonts w:ascii="Fb Fontext" w:hAnsi="Fb Fontext"/>
            <w:sz w:val="20"/>
            <w:rtl/>
          </w:rPr>
          <w:t xml:space="preserve"> </w:t>
        </w:r>
        <w:r>
          <w:rPr>
            <w:rStyle w:val="afffffe"/>
            <w:rFonts w:ascii="Fb Fontext" w:hAnsi="Fb Fontext"/>
            <w:sz w:val="20"/>
            <w:rtl/>
          </w:rPr>
          <w:t xml:space="preserve">לסירוגין</w:t>
        </w:r>
        <w:r>
          <w:rPr>
            <w:rFonts w:ascii="Fb Fontext" w:hAnsi="Fb Fontext"/>
            <w:sz w:val="20"/>
            <w:rtl/>
          </w:rPr>
          <w:t xml:space="preserve"> </w:t>
        </w:r>
      </w:ins>
      <w:del w:id="104706" w:author="קלוד" w:date="2026-10-11T13:11:34Z">
        <w:r w:rsidRPr="006F178A">
          <w:rPr>
            <w:rFonts w:ascii="Fb Fontext" w:hAnsi="Fb Fontext"/>
            <w:sz w:val="20"/>
            <w:rtl/>
          </w:rPr>
          <w:delText xml:space="preserve"> </w:delText>
        </w:r>
      </w:del>
      <w:r w:rsidRPr="006F178A">
        <w:rPr>
          <w:rFonts w:ascii="Fb Fontext" w:hAnsi="Fb Fontext"/>
          <w:sz w:val="20"/>
          <w:rtl/>
        </w:rPr>
        <w:t xml:space="preserve">עם </w:t>
      </w:r>
      <w:ins w:id="104703" w:author="קלוד" w:date="2026-10-11T13:11:34Z">
        <w:r>
          <w:rPr>
            <w:rFonts w:ascii="Fb Fontext" w:hAnsi="Fb Fontext"/>
            <w:sz w:val="20"/>
            <w:rtl/>
          </w:rPr>
          <w:t xml:space="preserve">בנו.</w:t>
        </w:r>
      </w:ins>
      <w:del w:id="104704" w:author="קלוד" w:date="2026-10-11T13:11:34Z">
        <w:r w:rsidRPr="006F178A">
          <w:rPr>
            <w:rFonts w:ascii="Fb Fontext" w:hAnsi="Fb Fontext"/>
            <w:sz w:val="20"/>
            <w:rtl/>
          </w:rPr>
          <w:delText xml:space="preserve">ינוקיה.</w:delText>
        </w:r>
      </w:del>
    </w:p>
    <w:p w:rsidR="00E9703F" w:rsidRPr="006F178A" w:rsidRDefault="00E9703F" w:rsidP="00E9703F">
      <w:pPr>
        <w:rPr>
          <w:rtl/>
        </w:rPr>
      </w:pPr>
      <w:r w:rsidRPr="006F178A">
        <w:rPr>
          <w:rFonts w:ascii="Fb Fontext" w:hAnsi="Fb Fontext"/>
          <w:rtl/>
        </w:rPr>
        <w:t xml:space="preserve">• </w:t>
      </w:r>
      <w:r w:rsidRPr="006F178A">
        <w:rPr>
          <w:rStyle w:val="2fb"/>
          <w:rFonts w:ascii="Fb Fontext" w:hAnsi="Fb Fontext"/>
          <w:rtl/>
        </w:rPr>
        <w:t>רבי ירמיה</w:t>
      </w:r>
      <w:r w:rsidRPr="006F178A">
        <w:rPr>
          <w:rFonts w:ascii="Fb Fontext" w:hAnsi="Fb Fontext"/>
          <w:rtl/>
        </w:rPr>
        <w:t xml:space="preserve"> </w:t>
      </w:r>
      <w:r w:rsidRPr="006F178A">
        <w:rPr>
          <w:rFonts w:ascii="Fb Fontext" w:hAnsi="Fb Fontext" w:hint="cs"/>
          <w:rtl/>
        </w:rPr>
        <w:t xml:space="preserve">הלך </w:t>
      </w:r>
      <w:ins w:id="104721" w:author="קלוד" w:date="2026-10-11T13:11:34Z">
        <w:r>
          <w:rPr>
            <w:rStyle w:val="afffffe"/>
            <w:rFonts w:ascii="Fb Fontext" w:hAnsi="Fb Fontext" w:hint="cs"/>
            <w:rtl/>
          </w:rPr>
          <w:t xml:space="preserve">אחרי</w:t>
        </w:r>
      </w:ins>
      <w:del w:id="104722" w:author="קלוד" w:date="2026-10-11T13:11:34Z">
        <w:r w:rsidRPr="006F178A">
          <w:rPr>
            <w:rFonts w:ascii="Fb Fontext" w:hAnsi="Fb Fontext" w:hint="cs"/>
            <w:rtl/>
          </w:rPr>
          <w:delText xml:space="preserve">ונפסקה רצועת סנדלו</w:delText>
        </w:r>
        <w:r w:rsidRPr="006F178A">
          <w:rPr>
            <w:rFonts w:ascii="Fb Fontext" w:hAnsi="Fb Fontext"/>
            <w:rtl/>
          </w:rPr>
          <w:delText xml:space="preserve"> </w:delText>
        </w:r>
        <w:r w:rsidRPr="006F178A">
          <w:rPr>
            <w:rFonts w:ascii="Fb Fontext" w:hAnsi="Fb Fontext"/>
            <w:rtl/>
          </w:rPr>
          <w:delText xml:space="preserve">א"</w:delText>
        </w:r>
        <w:r w:rsidRPr="006F178A">
          <w:rPr>
            <w:rFonts w:ascii="Fb Fontext" w:hAnsi="Fb Fontext" w:hint="cs"/>
            <w:rtl/>
          </w:rPr>
          <w:delText xml:space="preserve">ל</w:delText>
        </w:r>
      </w:del>
      <w:r w:rsidRPr="006F178A">
        <w:rPr>
          <w:rFonts w:ascii="Fb Fontext" w:hAnsi="Fb Fontext"/>
          <w:rtl/>
        </w:rPr>
        <w:t xml:space="preserve"> </w:t>
      </w:r>
      <w:r w:rsidRPr="006F178A">
        <w:rPr>
          <w:rStyle w:val="2fb"/>
          <w:rFonts w:ascii="Fb Fontext" w:hAnsi="Fb Fontext"/>
          <w:rtl/>
        </w:rPr>
        <w:t xml:space="preserve">רבי אבהו</w:t>
      </w:r>
      <w:r w:rsidRPr="006F178A">
        <w:rPr>
          <w:rFonts w:ascii="Fb Fontext" w:hAnsi="Fb Fontext"/>
          <w:rtl/>
        </w:rPr>
        <w:t xml:space="preserve"> </w:t>
      </w:r>
      <w:ins w:id="104719" w:author="קלוד" w:date="2026-10-11T13:11:34Z">
        <w:r>
          <w:rPr>
            <w:rFonts w:ascii="Fb Fontext" w:hAnsi="Fb Fontext"/>
            <w:rtl/>
          </w:rPr>
          <w:t xml:space="preserve">בכרמלית ונפסקה רצועת סנדלו, וא"ל רבי אבהו: קח</w:t>
        </w:r>
      </w:ins>
      <w:del w:id="104720" w:author="קלוד" w:date="2026-10-11T13:11:34Z">
        <w:r w:rsidRPr="006F178A">
          <w:rPr>
            <w:rFonts w:ascii="Fb Fontext" w:hAnsi="Fb Fontext"/>
            <w:rtl/>
          </w:rPr>
          <w:delText xml:space="preserve">לקחת</w:delText>
        </w:r>
      </w:del>
      <w:r w:rsidRPr="006F178A">
        <w:rPr>
          <w:rFonts w:ascii="Fb Fontext" w:hAnsi="Fb Fontext"/>
          <w:rtl/>
        </w:rPr>
        <w:t xml:space="preserve"> גמי לח </w:t>
      </w:r>
      <w:ins w:id="104717" w:author="קלוד" w:date="2026-10-11T13:11:34Z">
        <w:r>
          <w:rPr>
            <w:rFonts w:ascii="Fb Fontext" w:hAnsi="Fb Fontext"/>
            <w:rtl/>
          </w:rPr>
          <w:t xml:space="preserve">הראוי</w:t>
        </w:r>
      </w:ins>
      <w:del w:id="104718" w:author="קלוד" w:date="2026-10-11T13:11:34Z">
        <w:r w:rsidRPr="006F178A">
          <w:rPr>
            <w:rFonts w:ascii="Fb Fontext" w:hAnsi="Fb Fontext"/>
            <w:rtl/>
          </w:rPr>
          <w:delText xml:space="preserve">דחזי</w:delText>
        </w:r>
      </w:del>
      <w:r w:rsidRPr="006F178A">
        <w:rPr>
          <w:rFonts w:ascii="Fb Fontext" w:hAnsi="Fb Fontext"/>
          <w:rtl/>
        </w:rPr>
        <w:t xml:space="preserve"> למאכל </w:t>
      </w:r>
      <w:ins w:id="104715" w:author="קלוד" w:date="2026-10-11T13:11:34Z">
        <w:r>
          <w:rPr>
            <w:rFonts w:ascii="Fb Fontext" w:hAnsi="Fb Fontext"/>
            <w:rtl/>
          </w:rPr>
          <w:t xml:space="preserve">בהמה,</w:t>
        </w:r>
      </w:ins>
      <w:del w:id="104716" w:author="קלוד" w:date="2026-10-11T13:11:34Z">
        <w:r w:rsidRPr="006F178A">
          <w:rPr>
            <w:rFonts w:ascii="Fb Fontext" w:hAnsi="Fb Fontext"/>
            <w:rtl/>
          </w:rPr>
          <w:delText xml:space="preserve">בהמה</w:delText>
        </w:r>
      </w:del>
      <w:r w:rsidRPr="006F178A">
        <w:rPr>
          <w:rFonts w:ascii="Fb Fontext" w:hAnsi="Fb Fontext"/>
          <w:rtl/>
        </w:rPr>
        <w:t xml:space="preserve"> </w:t>
      </w:r>
      <w:ins w:id="104713" w:author="קלוד" w:date="2026-10-11T13:11:34Z">
        <w:r>
          <w:rPr>
            <w:rFonts w:ascii="Fb Fontext" w:hAnsi="Fb Fontext"/>
            <w:rtl/>
          </w:rPr>
          <w:t xml:space="preserve">וכרוך</w:t>
        </w:r>
      </w:ins>
      <w:del w:id="104714" w:author="קלוד" w:date="2026-10-11T13:11:34Z">
        <w:r w:rsidRPr="006F178A">
          <w:rPr>
            <w:rFonts w:ascii="Fb Fontext" w:hAnsi="Fb Fontext"/>
            <w:rtl/>
          </w:rPr>
          <w:delText xml:space="preserve">ולכורכו</w:delText>
        </w:r>
      </w:del>
      <w:r w:rsidRPr="006F178A">
        <w:rPr>
          <w:rFonts w:ascii="Fb Fontext" w:hAnsi="Fb Fontext"/>
          <w:rtl/>
        </w:rPr>
        <w:t xml:space="preserve"> </w:t>
      </w:r>
      <w:ins w:id="104711" w:author="קלוד" w:date="2026-10-11T13:11:34Z">
        <w:r>
          <w:rPr>
            <w:rFonts w:ascii="Fb Fontext" w:hAnsi="Fb Fontext"/>
            <w:rtl/>
          </w:rPr>
          <w:t xml:space="preserve">סביבו.</w:t>
        </w:r>
      </w:ins>
      <w:del w:id="104712" w:author="קלוד" w:date="2026-10-11T13:11:34Z">
        <w:r w:rsidRPr="006F178A">
          <w:rPr>
            <w:rFonts w:ascii="Fb Fontext" w:hAnsi="Fb Fontext"/>
            <w:rtl/>
          </w:rPr>
          <w:delText xml:space="preserve">סביב והיינו בכרמלית.</w:delText>
        </w:r>
      </w:del>
    </w:p>
    <w:p w:rsidR="00E9703F" w:rsidRPr="006F178A" w:rsidRDefault="00E9703F" w:rsidP="00E9703F">
      <w:pPr>
        <w:rPr>
          <w:rtl/>
        </w:rPr>
      </w:pPr>
      <w:r w:rsidRPr="006F178A">
        <w:rPr>
          <w:rStyle w:val="afffe"/>
          <w:rFonts w:ascii="Fb Fontext" w:hAnsi="Fb Fontext"/>
          <w:rtl/>
        </w:rPr>
        <w:t xml:space="preserve">ולא </w:t>
      </w:r>
      <w:ins w:id="104731" w:author="קלוד" w:date="2026-10-11T13:11:34Z">
        <w:r>
          <w:rPr>
            <w:rStyle w:val="afffe"/>
            <w:rFonts w:ascii="Fb Fontext" w:hAnsi="Fb Fontext"/>
            <w:rtl/>
          </w:rPr>
          <w:t xml:space="preserve">כמעשה</w:t>
        </w:r>
      </w:ins>
      <w:del w:id="104732" w:author="קלוד" w:date="2026-10-11T13:11:34Z">
        <w:r w:rsidRPr="006F178A">
          <w:rPr>
            <w:rStyle w:val="afffe"/>
            <w:rFonts w:ascii="Fb Fontext" w:hAnsi="Fb Fontext"/>
            <w:rtl/>
          </w:rPr>
          <w:delText xml:space="preserve">כההוא</w:delText>
        </w:r>
      </w:del>
      <w:r w:rsidRPr="006F178A">
        <w:rPr>
          <w:rStyle w:val="afffe"/>
          <w:rFonts w:ascii="Fb Fontext" w:hAnsi="Fb Fontext"/>
          <w:rtl/>
        </w:rPr>
        <w:t xml:space="preserve"> </w:t>
      </w:r>
      <w:ins w:id="104729" w:author="קלוד" w:date="2026-10-11T13:11:34Z">
        <w:r>
          <w:rPr>
            <w:rStyle w:val="afffe"/>
            <w:rFonts w:ascii="Fb Fontext" w:hAnsi="Fb Fontext"/>
            <w:rtl/>
          </w:rPr>
          <w:t xml:space="preserve">באביי</w:t>
        </w:r>
      </w:ins>
      <w:del w:id="104730" w:author="קלוד" w:date="2026-10-11T13:11:34Z">
        <w:r w:rsidRPr="006F178A">
          <w:rPr>
            <w:rStyle w:val="afffe"/>
            <w:rFonts w:ascii="Fb Fontext" w:hAnsi="Fb Fontext"/>
            <w:rtl/>
          </w:rPr>
          <w:delText xml:space="preserve">מעשה</w:delText>
        </w:r>
      </w:del>
      <w:r w:rsidRPr="006F178A">
        <w:rPr>
          <w:rtl/>
        </w:rPr>
        <w:t xml:space="preserve"> </w:t>
      </w:r>
      <w:ins w:id="104727" w:author="קלוד" w:date="2026-10-11T13:11:34Z">
        <w:r>
          <w:rPr>
            <w:rStyle w:val="2fb"/>
            <w:rtl/>
          </w:rPr>
          <w:t xml:space="preserve">שנפסקה</w:t>
        </w:r>
      </w:ins>
      <w:del w:id="104728" w:author="קלוד" w:date="2026-10-11T13:11:34Z">
        <w:r w:rsidRPr="006F178A">
          <w:rPr>
            <w:rStyle w:val="2fb"/>
            <w:rtl/>
          </w:rPr>
          <w:delText xml:space="preserve">דלאביי</w:delText>
        </w:r>
      </w:del>
      <w:r w:rsidRPr="006F178A">
        <w:rPr>
          <w:rtl/>
        </w:rPr>
        <w:t xml:space="preserve"> </w:t>
      </w:r>
      <w:ins w:id="104725" w:author="קלוד" w:date="2026-10-11T13:11:34Z">
        <w:r>
          <w:rPr>
            <w:rtl/>
          </w:rPr>
          <w:t xml:space="preserve">לו</w:t>
        </w:r>
      </w:ins>
      <w:del w:id="104726" w:author="קלוד" w:date="2026-10-11T13:11:34Z">
        <w:r w:rsidRPr="006F178A">
          <w:rPr>
            <w:rtl/>
          </w:rPr>
          <w:delText xml:space="preserve">איפסקה</w:delText>
        </w:r>
      </w:del>
      <w:r w:rsidRPr="006F178A">
        <w:rPr>
          <w:rtl/>
        </w:rPr>
        <w:t xml:space="preserve"> רצועה</w:t>
      </w:r>
      <w:r w:rsidRPr="006F178A">
        <w:rPr>
          <w:rFonts w:hint="cs"/>
          <w:rtl/>
        </w:rPr>
        <w:t>,</w:t>
      </w:r>
      <w:r w:rsidRPr="006F178A">
        <w:rPr>
          <w:rtl/>
        </w:rPr>
        <w:t xml:space="preserve"> ואסר</w:t>
      </w:r>
      <w:r w:rsidRPr="006F178A">
        <w:rPr>
          <w:rFonts w:hint="cs"/>
          <w:rtl/>
        </w:rPr>
        <w:t xml:space="preserve"> עליו</w:t>
      </w:r>
      <w:r w:rsidRPr="006F178A">
        <w:rPr>
          <w:rtl/>
        </w:rPr>
        <w:t xml:space="preserve"> </w:t>
      </w:r>
      <w:r w:rsidRPr="006F178A">
        <w:rPr>
          <w:rStyle w:val="2fb"/>
          <w:rtl/>
        </w:rPr>
        <w:t xml:space="preserve">רב </w:t>
      </w:r>
      <w:ins w:id="104723" w:author="קלוד" w:date="2026-10-11T13:11:34Z">
        <w:r>
          <w:rPr>
            <w:rStyle w:val="2fb"/>
            <w:rtl/>
          </w:rPr>
          <w:t xml:space="preserve">יוסף </w:t>
        </w:r>
        <w:r>
          <w:rPr>
            <w:rStyle w:val="afffffe"/>
            <w:rtl/>
          </w:rPr>
          <w:t xml:space="preserve">שכאן נשמר</w:t>
        </w:r>
        <w:r>
          <w:rPr>
            <w:rStyle w:val="2fb"/>
            <w:rtl/>
          </w:rPr>
          <w:t xml:space="preserve">.</w:t>
        </w:r>
      </w:ins>
      <w:del w:id="104724" w:author="קלוד" w:date="2026-10-11T13:11:34Z">
        <w:r w:rsidRPr="006F178A">
          <w:rPr>
            <w:rStyle w:val="2fb"/>
            <w:rtl/>
          </w:rPr>
          <w:delText xml:space="preserve">יוסף</w:delText>
        </w:r>
        <w:r w:rsidRPr="006F178A">
          <w:rPr>
            <w:rtl/>
          </w:rPr>
          <w:delText xml:space="preserve">.</w:delText>
        </w:r>
      </w:del>
    </w:p>
    <w:p w:rsidR="00E9703F" w:rsidRDefault="00E9703F" w:rsidP="00E9703F">
      <w:pPr>
        <w:rPr>
          <w:rtl/>
        </w:rPr>
      </w:pPr>
      <w:r w:rsidRPr="006F178A">
        <w:rPr>
          <w:rtl/>
        </w:rPr>
        <w:t xml:space="preserve">והקשה </w:t>
      </w:r>
      <w:ins w:id="104741" w:author="קלוד" w:date="2026-10-11T13:11:34Z">
        <w:r>
          <w:rPr>
            <w:rtl/>
          </w:rPr>
          <w:t xml:space="preserve">לו:</w:t>
        </w:r>
      </w:ins>
      <w:del w:id="104742" w:author="קלוד" w:date="2026-10-11T13:11:34Z">
        <w:r w:rsidRPr="006F178A">
          <w:rPr>
            <w:rtl/>
          </w:rPr>
          <w:delText xml:space="preserve">לו</w:delText>
        </w:r>
      </w:del>
      <w:r w:rsidRPr="006F178A">
        <w:rPr>
          <w:rtl/>
        </w:rPr>
        <w:t xml:space="preserve"> </w:t>
      </w:r>
      <w:ins w:id="104739" w:author="קלוד" w:date="2026-10-11T13:11:34Z">
        <w:r>
          <w:rPr>
            <w:rFonts w:hint="cs"/>
            <w:rtl/>
          </w:rPr>
          <w:t xml:space="preserve">עדיין</w:t>
        </w:r>
      </w:ins>
      <w:del w:id="104740" w:author="קלוד" w:date="2026-10-11T13:11:34Z">
        <w:r w:rsidRPr="006F178A">
          <w:rPr>
            <w:rFonts w:hint="cs"/>
            <w:rtl/>
          </w:rPr>
          <w:delText xml:space="preserve">דע</w:delText>
        </w:r>
        <w:r w:rsidRPr="006F178A">
          <w:rPr>
            <w:rtl/>
          </w:rPr>
          <w:delText xml:space="preserve">דיין</w:delText>
        </w:r>
      </w:del>
      <w:r w:rsidRPr="006F178A">
        <w:rPr>
          <w:rtl/>
        </w:rPr>
        <w:t xml:space="preserve"> כלי </w:t>
      </w:r>
      <w:ins w:id="104737" w:author="קלוד" w:date="2026-10-11T13:11:34Z">
        <w:r>
          <w:rPr>
            <w:rtl/>
          </w:rPr>
          <w:t xml:space="preserve">הוא,</w:t>
        </w:r>
      </w:ins>
      <w:del w:id="104738" w:author="קלוד" w:date="2026-10-11T13:11:34Z">
        <w:r w:rsidRPr="006F178A">
          <w:rPr>
            <w:rtl/>
          </w:rPr>
          <w:delText xml:space="preserve">הוא</w:delText>
        </w:r>
      </w:del>
      <w:r w:rsidRPr="006F178A">
        <w:rPr>
          <w:rtl/>
        </w:rPr>
        <w:t xml:space="preserve"> </w:t>
      </w:r>
      <w:ins w:id="104735" w:author="קלוד" w:date="2026-10-11T13:11:34Z">
        <w:r>
          <w:rPr>
            <w:rFonts w:hint="cs"/>
            <w:rtl/>
          </w:rPr>
          <w:t xml:space="preserve">שיכול</w:t>
        </w:r>
      </w:ins>
      <w:del w:id="104736" w:author="קלוד" w:date="2026-10-11T13:11:34Z">
        <w:r w:rsidRPr="006F178A">
          <w:rPr>
            <w:rFonts w:hint="cs"/>
            <w:rtl/>
          </w:rPr>
          <w:delText xml:space="preserve">אם רוצה</w:delText>
        </w:r>
      </w:del>
      <w:r w:rsidRPr="006F178A">
        <w:rPr>
          <w:rFonts w:hint="cs"/>
          <w:rtl/>
        </w:rPr>
        <w:t xml:space="preserve"> להופכו </w:t>
      </w:r>
      <w:r w:rsidRPr="006F178A">
        <w:rPr>
          <w:rtl/>
        </w:rPr>
        <w:t xml:space="preserve">מימין </w:t>
      </w:r>
      <w:ins w:id="104733" w:author="קלוד" w:date="2026-10-11T13:11:34Z">
        <w:r>
          <w:rPr>
            <w:rtl/>
          </w:rPr>
          <w:t xml:space="preserve">לשמאל.</w:t>
        </w:r>
      </w:ins>
      <w:del w:id="104734" w:author="קלוד" w:date="2026-10-11T13:11:34Z">
        <w:r w:rsidRPr="006F178A">
          <w:rPr>
            <w:rtl/>
          </w:rPr>
          <w:delText xml:space="preserve">לשמאל</w:delText>
        </w:r>
      </w:del>
    </w:p>
    <w:p w:rsidR="00E9703F" w:rsidRDefault="00E9703F" w:rsidP="00E9703F">
      <w:pPr>
        <w:rPr>
          <w:rtl/>
        </w:rPr>
      </w:pPr>
      <w:r w:rsidRPr="006F178A">
        <w:rPr>
          <w:rtl/>
        </w:rPr>
        <w:t xml:space="preserve">וענהו </w:t>
      </w:r>
      <w:r w:rsidRPr="006F178A">
        <w:rPr>
          <w:rStyle w:val="2fb"/>
          <w:rtl/>
        </w:rPr>
        <w:t xml:space="preserve">רי"ו</w:t>
      </w:r>
      <w:r w:rsidRPr="006F178A">
        <w:rPr>
          <w:rtl/>
        </w:rPr>
        <w:t xml:space="preserve"> </w:t>
      </w:r>
      <w:r w:rsidRPr="006F178A">
        <w:rPr>
          <w:rFonts w:hint="cs"/>
          <w:rtl/>
        </w:rPr>
        <w:t>ד</w:t>
      </w:r>
      <w:r w:rsidRPr="006F178A">
        <w:rPr>
          <w:rtl/>
        </w:rPr>
        <w:t xml:space="preserve">היא </w:t>
      </w:r>
      <w:ins w:id="90469" w:author="Claude - סמנטי" w:date="2026-10-11T12:28:21Z">
        <w:r>
          <w:rPr>
            <w:rtl/>
          </w:rPr>
          <w:t xml:space="preserve">מחלוקת</w:t>
        </w:r>
      </w:ins>
      <w:del w:id="90470" w:author="Claude - סמנטי" w:date="2026-10-11T12:28:21Z">
        <w:r w:rsidRPr="006F178A">
          <w:rPr>
            <w:rtl/>
          </w:rPr>
          <w:delText xml:space="preserve">פלוגתא</w:delText>
        </w:r>
      </w:del>
      <w:r w:rsidRPr="006F178A">
        <w:rPr>
          <w:rtl/>
        </w:rPr>
        <w:t xml:space="preserve"> </w:t>
      </w:r>
      <w:r w:rsidRPr="006F178A">
        <w:rPr>
          <w:rFonts w:hint="cs"/>
          <w:rtl/>
        </w:rPr>
        <w:t>דר</w:t>
      </w:r>
      <w:r w:rsidRPr="006F178A">
        <w:rPr>
          <w:rtl/>
        </w:rPr>
        <w:t xml:space="preserve">בנן </w:t>
      </w:r>
      <w:r w:rsidRPr="006F178A">
        <w:rPr>
          <w:rStyle w:val="2fb"/>
          <w:rtl/>
        </w:rPr>
        <w:t xml:space="preserve">ור"י</w:t>
      </w:r>
      <w:r w:rsidRPr="006F178A">
        <w:rPr>
          <w:rtl/>
        </w:rPr>
        <w:t xml:space="preserve"> [ומשמע שפסק </w:t>
      </w:r>
      <w:ins w:id="90471" w:author="מנוע מכני" w:date="2026-10-11T12:04:39Z">
        <w:r>
          <w:rPr>
            <w:rStyle w:val="2fb"/>
            <w:rtl/>
          </w:rPr>
          <w:t xml:space="preserve">כר"י</w:t>
        </w:r>
      </w:ins>
      <w:del w:id="90472" w:author="מנוע מכני" w:date="2026-10-11T12:04:39Z">
        <w:r w:rsidRPr="006F178A">
          <w:rPr>
            <w:rtl/>
          </w:rPr>
          <w:delText xml:space="preserve">כרבי יהודה</w:delText>
        </w:r>
      </w:del>
      <w:r w:rsidRPr="006F178A">
        <w:rPr>
          <w:rtl/>
        </w:rPr>
        <w:t xml:space="preserve"> שהוא </w:t>
      </w:r>
      <w:r w:rsidRPr="006F178A">
        <w:rPr>
          <w:rtl/>
        </w:rPr>
        <w:t xml:space="preserve">לא</w:t>
      </w:r>
      <w:r w:rsidRPr="006F178A">
        <w:rPr>
          <w:rtl/>
        </w:rPr>
        <w:t xml:space="preserve"> כלי]</w:t>
      </w:r>
    </w:p>
    <w:p>
      <w:pPr>
        <w:pStyle w:val="38"/>
        <w:rPr>
          <w:ins w:id="98411" w:author="מנוע מכני" w:date="2026-10-11T12:04:39Z"/>
        </w:rPr>
      </w:pPr>
      <w:r w:rsidRPr="006F178A">
        <w:t xml:space="preserve">דתניא</w:t>
      </w:r>
      <w:r w:rsidRPr="006F178A">
        <w:t xml:space="preserve">:</w:t>
      </w:r>
    </w:p>
    <w:p w:rsidR="00E9703F" w:rsidRDefault="00E9703F" w:rsidP="00E9703F">
      <w:pPr>
        <w:rPr>
          <w:rtl/>
        </w:rPr>
      </w:pPr>
      <w:del w:id="98412" w:author="מנוע מכני" w:date="2026-10-11T12:04:39Z">
        <w:r w:rsidRPr="006F178A">
          <w:rPr>
            <w:rtl/>
          </w:rPr>
          <w:delText xml:space="preserve"> </w:delText>
        </w:r>
      </w:del>
      <w:r w:rsidRPr="006F178A">
        <w:rPr>
          <w:rtl/>
        </w:rPr>
        <w:t xml:space="preserve">סנדל שנפסקו שתי אזניו או שתי תרסיותיו, או שניטל כל הכף שלו - טהור,</w:t>
      </w:r>
    </w:p>
    <w:p w:rsidR="00E9703F" w:rsidRPr="006F178A" w:rsidRDefault="00E9703F" w:rsidP="00E9703F">
      <w:pPr>
        <w:rPr>
          <w:rtl/>
        </w:rPr>
      </w:pPr>
      <w:r w:rsidRPr="006F178A">
        <w:rPr>
          <w:rtl/>
        </w:rPr>
        <w:tab/>
      </w:r>
      <w:r w:rsidRPr="006F178A">
        <w:rPr>
          <w:rtl/>
        </w:rPr>
        <w:tab/>
      </w:r>
      <w:r w:rsidRPr="006F178A">
        <w:rPr>
          <w:rtl/>
        </w:rPr>
        <w:tab/>
      </w:r>
      <w:del w:id="90164" w:author="מנוע מכני" w:date="2026-10-11T12:04:39Z">
        <w:r>
          <w:rPr>
            <w:rFonts w:hint="cs"/>
            <w:rtl/>
          </w:rPr>
          <w:delText xml:space="preserve">   </w:delText>
        </w:r>
      </w:del>
      <w:r w:rsidRPr="006F178A">
        <w:rPr>
          <w:rtl/>
        </w:rPr>
        <w:t>אחת מאזניו או אחת מתרסיותיו, או שניטל רוב הכף שלו - טמא.</w:t>
      </w:r>
    </w:p>
    <w:p>
      <w:pPr>
        <w:pStyle w:val="38"/>
        <w:rPr>
          <w:ins w:id="98413" w:author="מנוע מכני" w:date="2026-10-11T12:04:39Z"/>
        </w:rPr>
      </w:pPr>
      <w:r w:rsidRPr="006F178A">
        <w:t>ר"</w:t>
      </w:r>
      <w:r w:rsidRPr="006F178A">
        <w:t>י</w:t>
      </w:r>
      <w:r w:rsidRPr="006F178A">
        <w:t xml:space="preserve">:</w:t>
      </w:r>
    </w:p>
    <w:p w:rsidR="00E9703F" w:rsidRPr="006F178A" w:rsidRDefault="00E9703F" w:rsidP="00E9703F">
      <w:pPr>
        <w:rPr>
          <w:rtl/>
        </w:rPr>
      </w:pPr>
      <w:del w:id="98414" w:author="מנוע מכני" w:date="2026-10-11T12:04:39Z">
        <w:r w:rsidRPr="006F178A">
          <w:rPr>
            <w:rtl/>
          </w:rPr>
          <w:delText xml:space="preserve"> </w:delText>
        </w:r>
      </w:del>
      <w:r w:rsidRPr="006F178A">
        <w:rPr>
          <w:rtl/>
        </w:rPr>
        <w:t xml:space="preserve">נפסקה פנימית - טמא. החיצונה - טהור.</w:t>
      </w:r>
    </w:p>
    <w:p w:rsidR="00E9703F" w:rsidRPr="006F178A" w:rsidRDefault="00E9703F" w:rsidP="00E9703F">
      <w:pPr>
        <w:rPr>
          <w:rtl/>
        </w:rPr>
      </w:pPr>
      <w:r w:rsidRPr="006F178A">
        <w:rPr>
          <w:rStyle w:val="afffe"/>
          <w:rFonts w:ascii="Fb Fontext" w:hAnsi="Fb Fontext"/>
          <w:rtl/>
        </w:rPr>
        <w:t xml:space="preserve">וע"ז</w:t>
      </w:r>
      <w:r w:rsidRPr="006F178A">
        <w:rPr>
          <w:rStyle w:val="afffe"/>
          <w:rFonts w:ascii="Fb Fontext" w:hAnsi="Fb Fontext"/>
          <w:rtl/>
        </w:rPr>
        <w:t xml:space="preserve"> </w:t>
      </w:r>
      <w:r w:rsidRPr="006F178A">
        <w:rPr>
          <w:rStyle w:val="afffe"/>
          <w:rFonts w:ascii="Fb Fontext" w:hAnsi="Fb Fontext"/>
          <w:rtl/>
        </w:rPr>
        <w:t xml:space="preserve">אמר</w:t>
      </w:r>
      <w:r w:rsidRPr="006F178A">
        <w:rPr>
          <w:rStyle w:val="afffe"/>
          <w:rFonts w:ascii="Fb Fontext" w:hAnsi="Fb Fontext"/>
          <w:rtl/>
        </w:rPr>
        <w:t xml:space="preserve"> </w:t>
      </w:r>
      <w:r w:rsidRPr="006F178A">
        <w:rPr>
          <w:rStyle w:val="2fb"/>
          <w:rFonts w:ascii="Fb Fontext" w:hAnsi="Fb Fontext"/>
          <w:rtl/>
        </w:rPr>
        <w:t xml:space="preserve">רי"ו</w:t>
      </w:r>
      <w:r w:rsidRPr="006F178A">
        <w:rPr>
          <w:rtl/>
        </w:rPr>
        <w:t xml:space="preserve"> דכמחלוקת לענין טומאה, כך מחלוקת לענין שבת, אבל </w:t>
      </w:r>
      <w:r w:rsidRPr="006F178A">
        <w:rPr>
          <w:rtl/>
        </w:rPr>
        <w:t xml:space="preserve">לא</w:t>
      </w:r>
      <w:r w:rsidRPr="006F178A">
        <w:rPr>
          <w:rtl/>
        </w:rPr>
        <w:t xml:space="preserve"> לענין חליצה.</w:t>
      </w:r>
    </w:p>
    <w:p w:rsidR="00E9703F" w:rsidRPr="006F178A" w:rsidRDefault="00E9703F" w:rsidP="00E9703F">
      <w:pPr>
        <w:rPr>
          <w:rtl/>
        </w:rPr>
      </w:pPr>
      <w:ins w:id="104749" w:author="קלוד" w:date="2026-10-11T13:11:34Z">
        <w:r>
          <w:rPr>
            <w:rtl/>
          </w:rPr>
          <w:t xml:space="preserve">ואינו</w:t>
        </w:r>
      </w:ins>
      <w:del w:id="104750" w:author="קלוד" w:date="2026-10-11T13:11:34Z">
        <w:r w:rsidRPr="006F178A">
          <w:rPr>
            <w:rtl/>
          </w:rPr>
          <w:delText xml:space="preserve">ולא מיירי</w:delText>
        </w:r>
      </w:del>
      <w:r w:rsidRPr="006F178A">
        <w:rPr>
          <w:rtl/>
        </w:rPr>
        <w:t xml:space="preserve"> אליבא </w:t>
      </w:r>
      <w:ins w:id="104747" w:author="קלוד" w:date="2026-10-11T13:11:34Z">
        <w:r>
          <w:rPr>
            <w:rtl/>
          </w:rPr>
          <w:t xml:space="preserve">דרבנן,</w:t>
        </w:r>
      </w:ins>
      <w:del w:id="104748" w:author="קלוד" w:date="2026-10-11T13:11:34Z">
        <w:r w:rsidRPr="006F178A">
          <w:rPr>
            <w:rtl/>
          </w:rPr>
          <w:delText xml:space="preserve">דרבנן</w:delText>
        </w:r>
      </w:del>
      <w:r w:rsidRPr="006F178A">
        <w:rPr>
          <w:rtl/>
        </w:rPr>
        <w:t xml:space="preserve"> </w:t>
      </w:r>
      <w:ins w:id="91613" w:author="מנוע מכני" w:date="2026-10-11T12:04:39Z">
        <w:r>
          <w:rPr>
            <w:rtl/>
          </w:rPr>
          <w:t xml:space="preserve">שהרי</w:t>
        </w:r>
      </w:ins>
      <w:del w:id="91614" w:author="מנוע מכני" w:date="2026-10-11T12:04:39Z">
        <w:r w:rsidRPr="006F178A">
          <w:rPr>
            <w:rtl/>
          </w:rPr>
          <w:delText xml:space="preserve">דהא</w:delText>
        </w:r>
      </w:del>
      <w:r w:rsidRPr="006F178A">
        <w:rPr>
          <w:rtl/>
        </w:rPr>
        <w:t xml:space="preserve"> גם בחליצה </w:t>
      </w:r>
      <w:ins w:id="95251" w:author="מנוע מכני" w:date="2026-10-11T12:04:39Z">
        <w:r>
          <w:rPr>
            <w:rtl/>
          </w:rPr>
          <w:t xml:space="preserve">סבר</w:t>
        </w:r>
      </w:ins>
      <w:del w:id="95252" w:author="מנוע מכני" w:date="2026-10-11T12:04:39Z">
        <w:r w:rsidRPr="006F178A">
          <w:rPr>
            <w:rtl/>
          </w:rPr>
          <w:delText xml:space="preserve">ס"ל</w:delText>
        </w:r>
      </w:del>
      <w:r w:rsidRPr="006F178A">
        <w:rPr>
          <w:rtl/>
        </w:rPr>
        <w:t xml:space="preserve"> </w:t>
      </w:r>
      <w:ins w:id="104745" w:author="קלוד" w:date="2026-10-11T13:11:34Z">
        <w:r>
          <w:rPr>
            <w:rtl/>
          </w:rPr>
          <w:t xml:space="preserve">שחלצה</w:t>
        </w:r>
      </w:ins>
      <w:del w:id="104746" w:author="קלוד" w:date="2026-10-11T13:11:34Z">
        <w:r w:rsidRPr="006F178A">
          <w:rPr>
            <w:rtl/>
          </w:rPr>
          <w:delText xml:space="preserve">דחלצה</w:delText>
        </w:r>
      </w:del>
      <w:r w:rsidRPr="006F178A">
        <w:rPr>
          <w:rtl/>
        </w:rPr>
        <w:t xml:space="preserve"> של שמאל בימין</w:t>
      </w:r>
      <w:ins w:id="104743" w:author="קלוד" w:date="2026-10-11T13:11:34Z">
        <w:r>
          <w:rPr>
            <w:rtl/>
          </w:rPr>
          <w:t xml:space="preserve"> - </w:t>
        </w:r>
      </w:ins>
      <w:del w:id="104744" w:author="קלוד" w:date="2026-10-11T13:11:34Z">
        <w:r w:rsidRPr="006F178A">
          <w:rPr>
            <w:rtl/>
          </w:rPr>
          <w:delText xml:space="preserve"> </w:delText>
        </w:r>
      </w:del>
      <w:r w:rsidRPr="006F178A">
        <w:rPr>
          <w:rtl/>
        </w:rPr>
        <w:t xml:space="preserve">כשרה.</w:t>
      </w:r>
    </w:p>
    <w:p w:rsidR="00E9703F" w:rsidRPr="006F178A" w:rsidRDefault="00E9703F" w:rsidP="00E9703F">
      <w:ins w:id="104761" w:author="קלוד" w:date="2026-10-11T13:11:34Z">
        <w:r>
          <w:rPr>
            <w:rStyle w:val="afffe"/>
            <w:rFonts w:ascii="Fb Fontext" w:hAnsi="Fb Fontext"/>
            <w:rtl/>
          </w:rPr>
          <w:t xml:space="preserve">אלא</w:t>
        </w:r>
      </w:ins>
      <w:del w:id="104762" w:author="קלוד" w:date="2026-10-11T13:11:34Z">
        <w:r w:rsidRPr="006F178A">
          <w:rPr>
            <w:rStyle w:val="afffe"/>
            <w:rFonts w:ascii="Fb Fontext" w:hAnsi="Fb Fontext"/>
            <w:rtl/>
          </w:rPr>
          <w:delText xml:space="preserve">ומיירי</w:delText>
        </w:r>
      </w:del>
      <w:r w:rsidRPr="006F178A">
        <w:rPr>
          <w:rtl/>
        </w:rPr>
        <w:t xml:space="preserve"> אליבא </w:t>
      </w:r>
      <w:ins w:id="104759" w:author="קלוד" w:date="2026-10-11T13:11:34Z">
        <w:r>
          <w:rPr>
            <w:rStyle w:val="2fb"/>
            <w:rtl/>
          </w:rPr>
          <w:t xml:space="preserve">דר"י,</w:t>
        </w:r>
      </w:ins>
      <w:del w:id="104760" w:author="קלוד" w:date="2026-10-11T13:11:34Z">
        <w:r w:rsidRPr="006F178A">
          <w:rPr>
            <w:rStyle w:val="2fb"/>
            <w:rtl/>
          </w:rPr>
          <w:delText xml:space="preserve">דר"</w:delText>
        </w:r>
        <w:r w:rsidRPr="006F178A">
          <w:rPr>
            <w:rStyle w:val="2fb"/>
            <w:rFonts w:hint="cs"/>
            <w:rtl/>
          </w:rPr>
          <w:delText xml:space="preserve">י</w:delText>
        </w:r>
      </w:del>
      <w:r w:rsidRPr="006F178A">
        <w:rPr>
          <w:rtl/>
        </w:rPr>
        <w:t xml:space="preserve"> וצריך </w:t>
      </w:r>
      <w:ins w:id="104757" w:author="קלוד" w:date="2026-10-11T13:11:34Z">
        <w:r>
          <w:rPr>
            <w:rtl/>
          </w:rPr>
          <w:t xml:space="preserve">לגרוס:</w:t>
        </w:r>
      </w:ins>
      <w:del w:id="104758" w:author="קלוד" w:date="2026-10-11T13:11:34Z">
        <w:r w:rsidRPr="006F178A">
          <w:rPr>
            <w:rtl/>
          </w:rPr>
          <w:delText xml:space="preserve">לגרוס</w:delText>
        </w:r>
      </w:del>
      <w:r w:rsidRPr="006F178A">
        <w:rPr>
          <w:rtl/>
        </w:rPr>
        <w:t xml:space="preserve"> כמחלוקת לטומאה כך </w:t>
      </w:r>
      <w:ins w:id="104755" w:author="קלוד" w:date="2026-10-11T13:11:34Z">
        <w:r>
          <w:rPr>
            <w:rtl/>
          </w:rPr>
          <w:t xml:space="preserve">לשבת,</w:t>
        </w:r>
      </w:ins>
      <w:del w:id="104756" w:author="קלוד" w:date="2026-10-11T13:11:34Z">
        <w:r w:rsidRPr="006F178A">
          <w:rPr>
            <w:rtl/>
          </w:rPr>
          <w:delText xml:space="preserve">לשבת</w:delText>
        </w:r>
      </w:del>
      <w:r w:rsidRPr="006F178A">
        <w:rPr>
          <w:rtl/>
        </w:rPr>
        <w:t xml:space="preserve"> וכן לחליצה </w:t>
      </w:r>
      <w:ins w:id="91615" w:author="מנוע מכני" w:date="2026-10-11T12:04:39Z">
        <w:ins w:id="104753" w:author="קלוד" w:date="2026-10-11T13:11:34Z">
          <w:r>
            <w:rPr>
              <w:rtl/>
            </w:rPr>
            <w:t xml:space="preserve">-</w:t>
          </w:r>
        </w:ins>
        <w:del w:id="104754" w:author="קלוד" w:date="2026-10-11T13:11:34Z">
          <w:r>
            <w:rPr>
              <w:rtl/>
            </w:rPr>
            <w:delText xml:space="preserve">דלא</w:delText>
          </w:r>
        </w:del>
      </w:ins>
      <w:del w:id="91616" w:author="מנוע מכני" w:date="2026-10-11T12:04:39Z">
        <w:r w:rsidRPr="006F178A">
          <w:rPr>
            <w:rtl/>
          </w:rPr>
          <w:delText xml:space="preserve">דלאו</w:delText>
        </w:r>
      </w:del>
      <w:r w:rsidRPr="006F178A">
        <w:rPr>
          <w:rtl/>
        </w:rPr>
        <w:t xml:space="preserve"> </w:t>
      </w:r>
      <w:ins w:id="94431" w:author="מנוע מכני" w:date="2026-10-11T12:04:39Z">
        <w:ins w:id="104751" w:author="קלוד" w:date="2026-10-11T13:11:34Z">
          <w:r>
            <w:rPr>
              <w:rtl/>
            </w:rPr>
            <w:t xml:space="preserve">שאינו כלי.</w:t>
          </w:r>
        </w:ins>
        <w:del w:id="104752" w:author="קלוד" w:date="2026-10-11T13:11:34Z">
          <w:r>
            <w:rPr>
              <w:rtl/>
            </w:rPr>
            <w:delText xml:space="preserve">מנין</w:delText>
          </w:r>
          <w:r w:rsidRPr="006F178A">
            <w:rPr>
              <w:rtl/>
            </w:rPr>
            <w:delText xml:space="preserve">.</w:delText>
          </w:r>
        </w:del>
      </w:ins>
      <w:del w:id="94432" w:author="מנוע מכני" w:date="2026-10-11T12:04:39Z">
        <w:r w:rsidRPr="006F178A">
          <w:rPr>
            <w:rtl/>
          </w:rPr>
          <w:delText xml:space="preserve">מנא</w:delText>
        </w:r>
      </w:del>
    </w:p>
    <w:p w:rsidR="00E9703F" w:rsidRDefault="00E9703F" w:rsidP="00E9703F">
      <w:pPr>
        <w:rPr>
          <w:rtl/>
        </w:rPr>
      </w:pPr>
      <w:ins w:id="104773" w:author="קלוד" w:date="2026-10-11T13:11:34Z">
        <w:r>
          <w:rPr>
            <w:rStyle w:val="afffe"/>
            <w:rFonts w:ascii="Fb Fontext" w:hAnsi="Fb Fontext"/>
            <w:rtl/>
          </w:rPr>
          <w:t xml:space="preserve">וקמ"ל:</w:t>
        </w:r>
      </w:ins>
      <w:del w:id="104774" w:author="קלוד" w:date="2026-10-11T13:11:34Z">
        <w:r w:rsidRPr="006F178A">
          <w:rPr>
            <w:rStyle w:val="afffe"/>
            <w:rFonts w:ascii="Fb Fontext" w:hAnsi="Fb Fontext"/>
            <w:rtl/>
          </w:rPr>
          <w:delText xml:space="preserve">וקמ"ל</w:delText>
        </w:r>
      </w:del>
      <w:r w:rsidRPr="006F178A">
        <w:rPr>
          <w:rtl/>
        </w:rPr>
        <w:t xml:space="preserve"> </w:t>
      </w:r>
      <w:ins w:id="104771" w:author="קלוד" w:date="2026-10-11T13:11:34Z">
        <w:r>
          <w:rPr>
            <w:rtl/>
          </w:rPr>
          <w:t xml:space="preserve">כשאומרים</w:t>
        </w:r>
      </w:ins>
      <w:del w:id="104772" w:author="קלוד" w:date="2026-10-11T13:11:34Z">
        <w:r w:rsidRPr="006F178A">
          <w:rPr>
            <w:rtl/>
          </w:rPr>
          <w:delText xml:space="preserve">דכי </w:delText>
        </w:r>
        <w:r>
          <w:rPr>
            <w:rtl/>
          </w:rPr>
          <w:delText xml:space="preserve">אומרים</w:delText>
        </w:r>
      </w:del>
      <w:ins w:id="91617" w:author="מנוע מכני" w:date="2026-10-11T12:04:39Z"/>
      <w:del w:id="91618" w:author="מנוע מכני" w:date="2026-10-11T12:04:39Z">
        <w:r w:rsidRPr="006F178A">
          <w:rPr>
            <w:rtl/>
          </w:rPr>
          <w:delText xml:space="preserve">אמרינן</w:delText>
        </w:r>
      </w:del>
      <w:r w:rsidRPr="006F178A">
        <w:rPr>
          <w:rtl/>
        </w:rPr>
        <w:t xml:space="preserve"> חלצה של שמאל בשל ימין חליצתה כשרה </w:t>
      </w:r>
      <w:ins w:id="104769" w:author="קלוד" w:date="2026-10-11T13:11:34Z">
        <w:r>
          <w:rPr>
            <w:rtl/>
          </w:rPr>
          <w:t xml:space="preserve">-</w:t>
        </w:r>
      </w:ins>
      <w:del w:id="104770" w:author="קלוד" w:date="2026-10-11T13:11:34Z">
        <w:r w:rsidRPr="006F178A">
          <w:rPr>
            <w:rtl/>
          </w:rPr>
          <w:delText xml:space="preserve">–</w:delText>
        </w:r>
      </w:del>
      <w:r w:rsidRPr="006F178A">
        <w:rPr>
          <w:rtl/>
        </w:rPr>
        <w:t xml:space="preserve"> </w:t>
      </w:r>
      <w:ins w:id="91619" w:author="מנוע מכני" w:date="2026-10-11T12:04:39Z">
        <w:ins w:id="104767" w:author="קלוד" w:date="2026-10-11T13:11:34Z">
          <w:r>
            <w:rPr>
              <w:rtl/>
            </w:rPr>
            <w:t xml:space="preserve">היינו</w:t>
          </w:r>
        </w:ins>
        <w:del w:id="104768" w:author="קלוד" w:date="2026-10-11T13:11:34Z">
          <w:r>
            <w:rPr>
              <w:rtl/>
            </w:rPr>
            <w:delText xml:space="preserve">מקום</w:delText>
          </w:r>
        </w:del>
      </w:ins>
      <w:del w:id="91620" w:author="מנוע מכני" w:date="2026-10-11T12:04:39Z">
        <w:r w:rsidRPr="006F178A">
          <w:rPr>
            <w:rtl/>
          </w:rPr>
          <w:delText xml:space="preserve">היכא</w:delText>
        </w:r>
      </w:del>
      <w:r w:rsidRPr="006F178A">
        <w:rPr>
          <w:rtl/>
        </w:rPr>
        <w:t xml:space="preserve"> </w:t>
      </w:r>
      <w:ins w:id="104765" w:author="קלוד" w:date="2026-10-11T13:11:34Z">
        <w:r>
          <w:rPr>
            <w:rtl/>
          </w:rPr>
          <w:t xml:space="preserve">היכן</w:t>
        </w:r>
      </w:ins>
      <w:del w:id="104766" w:author="קלוד" w:date="2026-10-11T13:11:34Z">
        <w:r w:rsidRPr="006F178A">
          <w:rPr>
            <w:rtl/>
          </w:rPr>
          <w:delText xml:space="preserve">שלמילתיה</w:delText>
        </w:r>
      </w:del>
      <w:r w:rsidRPr="006F178A">
        <w:rPr>
          <w:rtl/>
        </w:rPr>
        <w:t xml:space="preserve"> </w:t>
      </w:r>
      <w:ins w:id="94433" w:author="מנוע מכני" w:date="2026-10-11T12:04:39Z">
        <w:ins w:id="104763" w:author="קלוד" w:date="2026-10-11T13:11:34Z">
          <w:r>
            <w:rPr>
              <w:rtl/>
            </w:rPr>
            <w:t xml:space="preserve">שלעניינו כלי</w:t>
          </w:r>
        </w:ins>
        <w:del w:id="104764" w:author="קלוד" w:date="2026-10-11T13:11:34Z">
          <w:r>
            <w:rPr>
              <w:rtl/>
            </w:rPr>
            <w:delText xml:space="preserve">מנין</w:delText>
          </w:r>
        </w:del>
      </w:ins>
      <w:del w:id="94434" w:author="מנוע מכני" w:date="2026-10-11T12:04:39Z">
        <w:r w:rsidRPr="006F178A">
          <w:rPr>
            <w:rtl/>
          </w:rPr>
          <w:delText xml:space="preserve">מנא</w:delText>
        </w:r>
      </w:del>
      <w:r w:rsidRPr="006F178A">
        <w:rPr>
          <w:rtl/>
        </w:rPr>
        <w:t xml:space="preserve"> הוא,</w:t>
      </w:r>
    </w:p>
    <w:p w:rsidR="00E9703F" w:rsidRPr="006F178A" w:rsidRDefault="00E9703F" w:rsidP="00E9703F">
      <w:pPr>
        <w:rPr>
          <w:rtl/>
        </w:rPr>
      </w:pPr>
      <w:r w:rsidRPr="006F178A">
        <w:rPr>
          <w:rtl/>
        </w:rPr>
        <w:t xml:space="preserve">אבל </w:t>
      </w:r>
      <w:ins w:id="91621" w:author="מנוע מכני" w:date="2026-10-11T12:04:39Z">
        <w:r>
          <w:rPr>
            <w:rtl/>
          </w:rPr>
          <w:t xml:space="preserve">כאן</w:t>
        </w:r>
      </w:ins>
      <w:del w:id="91622" w:author="מנוע מכני" w:date="2026-10-11T12:04:39Z">
        <w:r w:rsidRPr="006F178A">
          <w:rPr>
            <w:rtl/>
          </w:rPr>
          <w:delText xml:space="preserve">הכא</w:delText>
        </w:r>
      </w:del>
      <w:r w:rsidRPr="006F178A">
        <w:rPr>
          <w:rtl/>
        </w:rPr>
        <w:t xml:space="preserve"> - </w:t>
      </w:r>
      <w:ins w:id="104779" w:author="קלוד" w:date="2026-10-11T13:11:34Z">
        <w:r>
          <w:rPr>
            <w:rtl/>
          </w:rPr>
          <w:t xml:space="preserve">לעניינו</w:t>
        </w:r>
      </w:ins>
      <w:del w:id="104780" w:author="קלוד" w:date="2026-10-11T13:11:34Z">
        <w:r w:rsidRPr="006F178A">
          <w:rPr>
            <w:rtl/>
          </w:rPr>
          <w:delText xml:space="preserve">למילתיה</w:delText>
        </w:r>
      </w:del>
      <w:r w:rsidRPr="006F178A">
        <w:rPr>
          <w:rtl/>
        </w:rPr>
        <w:t xml:space="preserve"> </w:t>
      </w:r>
      <w:ins w:id="91623" w:author="מנוע מכני" w:date="2026-10-11T12:04:39Z">
        <w:ins w:id="104777" w:author="קלוד" w:date="2026-10-11T13:11:34Z">
          <w:r>
            <w:rPr>
              <w:rtl/>
            </w:rPr>
            <w:t xml:space="preserve">אינו</w:t>
          </w:r>
        </w:ins>
        <w:del w:id="104778" w:author="קלוד" w:date="2026-10-11T13:11:34Z">
          <w:r>
            <w:rPr>
              <w:rtl/>
            </w:rPr>
            <w:delText xml:space="preserve">לא</w:delText>
          </w:r>
        </w:del>
      </w:ins>
      <w:del w:id="91624" w:author="מנוע מכני" w:date="2026-10-11T12:04:39Z">
        <w:r w:rsidRPr="006F178A">
          <w:rPr>
            <w:rtl/>
          </w:rPr>
          <w:delText xml:space="preserve">לאו</w:delText>
        </w:r>
      </w:del>
      <w:r w:rsidRPr="006F178A">
        <w:rPr>
          <w:rtl/>
        </w:rPr>
        <w:t xml:space="preserve"> </w:t>
      </w:r>
      <w:ins w:id="94435" w:author="מנוע מכני" w:date="2026-10-11T12:04:39Z">
        <w:ins w:id="104775" w:author="קלוד" w:date="2026-10-11T13:11:34Z">
          <w:r>
            <w:rPr>
              <w:rtl/>
            </w:rPr>
            <w:t xml:space="preserve">כלי.</w:t>
          </w:r>
        </w:ins>
        <w:del w:id="104776" w:author="קלוד" w:date="2026-10-11T13:11:34Z">
          <w:r>
            <w:rPr>
              <w:rtl/>
            </w:rPr>
            <w:delText xml:space="preserve">מנין</w:delText>
          </w:r>
          <w:r w:rsidRPr="006F178A">
            <w:rPr>
              <w:rtl/>
            </w:rPr>
            <w:delText xml:space="preserve"> הוא.</w:delText>
          </w:r>
        </w:del>
      </w:ins>
      <w:del w:id="94436" w:author="מנוע מכני" w:date="2026-10-11T12:04:39Z">
        <w:r w:rsidRPr="006F178A">
          <w:rPr>
            <w:rtl/>
          </w:rPr>
          <w:delText xml:space="preserve">מנא</w:delText>
        </w:r>
      </w:del>
    </w:p>
    <w:p w:rsidR="00E9703F" w:rsidRPr="006F178A" w:rsidRDefault="00E9703F" w:rsidP="00E9703F">
      <w:pPr>
        <w:rPr>
          <w:rtl/>
        </w:rPr>
      </w:pPr>
      <w:r w:rsidRPr="006F178A">
        <w:rPr>
          <w:rtl/>
        </w:rPr>
        <w:t xml:space="preserve">• </w:t>
      </w:r>
      <w:r w:rsidRPr="006F178A">
        <w:rPr>
          <w:rStyle w:val="2fb"/>
          <w:rtl/>
        </w:rPr>
        <w:t xml:space="preserve">ולר"י</w:t>
      </w:r>
      <w:r w:rsidRPr="006F178A">
        <w:rPr>
          <w:rtl/>
        </w:rPr>
        <w:t xml:space="preserve"> דיש לחלק בין פנימית לחיצונה </w:t>
      </w:r>
      <w:r>
        <w:rPr>
          <w:rtl/>
        </w:rPr>
        <w:t>אפי'</w:t>
      </w:r>
      <w:r w:rsidRPr="006F178A">
        <w:rPr>
          <w:rtl/>
        </w:rPr>
        <w:t xml:space="preserve"> דהלכה כסתם משנה.</w:t>
      </w:r>
    </w:p>
    <w:p>
      <w:pPr>
        <w:pStyle w:val="38"/>
        <w:rPr>
          <w:ins w:id="98415" w:author="מנוע מכני" w:date="2026-10-11T12:04:39Z"/>
        </w:rPr>
      </w:pPr>
      <w:r w:rsidRPr="006F178A">
        <w:t xml:space="preserve">ותנן:</w:t>
      </w:r>
    </w:p>
    <w:p w:rsidR="00E9703F" w:rsidRPr="009757B9" w:rsidRDefault="00E9703F" w:rsidP="00E9703F">
      <w:pPr>
        <w:rPr>
          <w:rFonts w:cs="Guttman Vilna"/>
          <w:b/>
          <w:bCs/>
          <w:rtl/>
        </w:rPr>
      </w:pPr>
      <w:del w:id="98416" w:author="מנוע מכני" w:date="2026-10-11T12:04:39Z">
        <w:r w:rsidRPr="006F178A">
          <w:rPr>
            <w:rtl/>
          </w:rPr>
          <w:delText xml:space="preserve"> </w:delText>
        </w:r>
      </w:del>
      <w:r w:rsidRPr="006F178A">
        <w:rPr>
          <w:rtl/>
        </w:rPr>
        <w:t xml:space="preserve">סנדל שנפסקה אחת מאזניו ותיקנה - טמא מדרס.</w:t>
      </w:r>
    </w:p>
    <w:p w:rsidR="00E9703F" w:rsidRPr="009757B9" w:rsidRDefault="00E9703F" w:rsidP="00E9703F">
      <w:pPr>
        <w:rPr>
          <w:rFonts w:cs="Guttman Vilna"/>
          <w:b/>
          <w:bCs/>
          <w:rtl/>
        </w:rPr>
      </w:pPr>
      <w:r w:rsidRPr="006F178A">
        <w:rPr>
          <w:rtl/>
        </w:rPr>
        <w:lastRenderedPageBreak/>
        <w:t xml:space="preserve">היינו דווקא פנימית [וחיצונה טהור] והא דבסיפא </w:t>
      </w:r>
      <w:r w:rsidRPr="006F178A">
        <w:rPr>
          <w:rtl/>
        </w:rPr>
        <w:lastRenderedPageBreak/>
        <w:t xml:space="preserve">לא</w:t>
      </w:r>
      <w:r w:rsidRPr="006F178A">
        <w:rPr>
          <w:rtl/>
        </w:rPr>
        <w:lastRenderedPageBreak/>
        <w:t xml:space="preserve"> חילקה המשנה בין פנימית לחיצונה.</w:t>
      </w:r>
    </w:p>
    <w:p>
      <w:pPr>
        <w:pStyle w:val="38"/>
        <w:rPr>
          <w:ins w:id="98417" w:author="מנוע מכני" w:date="2026-10-11T12:04:39Z"/>
        </w:rPr>
      </w:pPr>
      <w:r w:rsidRPr="006F178A">
        <w:t xml:space="preserve">אלא</w:t>
      </w:r>
    </w:p>
    <w:p w:rsidR="00E9703F" w:rsidRPr="009757B9" w:rsidRDefault="00E9703F" w:rsidP="00E9703F">
      <w:pPr>
        <w:rPr>
          <w:rFonts w:cs="Guttman Vilna"/>
          <w:b/>
          <w:bCs/>
          <w:rtl/>
        </w:rPr>
      </w:pPr>
      <w:del w:id="98418" w:author="מנוע מכני" w:date="2026-10-11T12:04:39Z">
        <w:r w:rsidRPr="006F178A">
          <w:rPr>
            <w:rtl/>
          </w:rPr>
          <w:delText xml:space="preserve"> </w:delText>
        </w:r>
      </w:del>
      <w:r w:rsidRPr="006F178A">
        <w:rPr>
          <w:rtl/>
        </w:rPr>
        <w:t xml:space="preserve">חילקה נפסקה שניה ותיקנה טהור מן המדרס אבל טמא מגע מדרס.</w:t>
      </w:r>
    </w:p>
    <w:p w:rsidR="00E9703F" w:rsidRPr="006F178A" w:rsidRDefault="00E9703F" w:rsidP="00E9703F">
      <w:pPr>
        <w:rPr>
          <w:rtl/>
        </w:rPr>
      </w:pPr>
      <w:r w:rsidRPr="006F178A">
        <w:rPr>
          <w:rFonts w:ascii="Fb Fontext" w:hAnsi="Fb Fontext"/>
          <w:sz w:val="20"/>
          <w:rtl/>
        </w:rPr>
        <w:t xml:space="preserve">כדי </w:t>
      </w:r>
      <w:r w:rsidRPr="006F178A">
        <w:rPr>
          <w:rFonts w:ascii="Fb Fontext" w:hAnsi="Fb Fontext"/>
          <w:sz w:val="20"/>
          <w:rtl/>
        </w:rPr>
        <w:t xml:space="preserve">לא</w:t>
      </w:r>
      <w:r w:rsidRPr="006F178A">
        <w:rPr>
          <w:rFonts w:ascii="Fb Fontext" w:hAnsi="Fb Fontext"/>
          <w:sz w:val="20"/>
          <w:rtl/>
        </w:rPr>
        <w:t xml:space="preserve"> לשבור דבריו של </w:t>
      </w:r>
      <w:r w:rsidRPr="006F178A">
        <w:rPr>
          <w:rStyle w:val="2fb"/>
          <w:rFonts w:ascii="Fb Fontext" w:hAnsi="Fb Fontext"/>
          <w:sz w:val="20"/>
          <w:rtl/>
        </w:rPr>
        <w:t xml:space="preserve">ר"י</w:t>
      </w:r>
      <w:r w:rsidRPr="006F178A">
        <w:rPr>
          <w:rFonts w:ascii="Fb Fontext" w:hAnsi="Fb Fontext"/>
          <w:sz w:val="20"/>
          <w:rtl/>
        </w:rPr>
        <w:t xml:space="preserve"> העמידו המשנה בסנדל שיש לו ארבע אזנים וארבע תרסיותים.</w:t>
      </w:r>
    </w:p>
    <w:p>
      <w:pPr>
        <w:pStyle w:val="38"/>
        <w:rPr>
          <w:ins w:id="98420" w:author="מנוע מכני" w:date="2026-10-11T12:04:39Z"/>
        </w:rPr>
      </w:pPr>
      <w:del w:id="98419" w:author="מנוע מכני" w:date="2026-10-11T12:04:39Z">
        <w:r w:rsidRPr="006F178A">
          <w:delText xml:space="preserve">•</w:delText>
        </w:r>
      </w:del>
      <w:r w:rsidRPr="006F178A">
        <w:t xml:space="preserve"> </w:t>
      </w:r>
      <w:r>
        <w:t xml:space="preserve">כשבא </w:t>
      </w:r>
      <w:r w:rsidRPr="006F178A">
        <w:t>רבין א</w:t>
      </w:r>
      <w:r w:rsidRPr="006F178A">
        <w:t>רחב</w:t>
      </w:r>
      <w:r w:rsidRPr="006F178A">
        <w:t>"</w:t>
      </w:r>
      <w:r w:rsidRPr="006F178A">
        <w:t>א מרב</w:t>
      </w:r>
      <w:r w:rsidRPr="006F178A">
        <w:t xml:space="preserve">:</w:t>
      </w:r>
    </w:p>
    <w:p w:rsidR="00E9703F" w:rsidRPr="006F178A" w:rsidRDefault="00E9703F" w:rsidP="00E9703F">
      <w:pPr>
        <w:rPr>
          <w:rtl/>
        </w:rPr>
      </w:pPr>
      <w:del w:id="98421" w:author="מנוע מכני" w:date="2026-10-11T12:04:39Z">
        <w:r w:rsidRPr="006F178A">
          <w:rPr>
            <w:rFonts w:ascii="Fb Fontext" w:hAnsi="Fb Fontext"/>
            <w:rtl/>
          </w:rPr>
          <w:delText xml:space="preserve"> </w:delText>
        </w:r>
      </w:del>
      <w:r w:rsidRPr="006F178A">
        <w:rPr>
          <w:rFonts w:ascii="Fb Fontext" w:hAnsi="Fb Fontext"/>
          <w:rtl/>
        </w:rPr>
        <w:t xml:space="preserve">הלכה </w:t>
      </w:r>
      <w:ins w:id="90473" w:author="מנוע מכני" w:date="2026-10-11T12:04:39Z">
        <w:r>
          <w:rPr>
            <w:rStyle w:val="2fb"/>
            <w:rFonts w:ascii="Fb Fontext" w:hAnsi="Fb Fontext"/>
            <w:rtl/>
          </w:rPr>
          <w:t xml:space="preserve">כר"י</w:t>
        </w:r>
      </w:ins>
      <w:del w:id="90474" w:author="מנוע מכני" w:date="2026-10-11T12:04:39Z">
        <w:r w:rsidRPr="006F178A">
          <w:rPr>
            <w:rFonts w:ascii="Fb Fontext" w:hAnsi="Fb Fontext"/>
            <w:rtl/>
          </w:rPr>
          <w:delText xml:space="preserve">כרבי יהודה</w:delText>
        </w:r>
      </w:del>
      <w:r w:rsidRPr="006F178A">
        <w:rPr>
          <w:rFonts w:ascii="Fb Fontext" w:hAnsi="Fb Fontext"/>
          <w:rtl/>
        </w:rPr>
        <w:t xml:space="preserve">.</w:t>
      </w:r>
    </w:p>
    <w:p>
      <w:pPr>
        <w:pStyle w:val="38"/>
        <w:rPr>
          <w:ins w:id="98422" w:author="מנוע מכני" w:date="2026-10-11T12:04:39Z"/>
        </w:rPr>
      </w:pPr>
      <w:r w:rsidRPr="006F178A">
        <w:t xml:space="preserve">ורי"ו</w:t>
      </w:r>
      <w:del w:id="99408" w:author="מנוע מכני" w:date="2026-10-11T12:04:39Z">
        <w:r w:rsidRPr="006F178A">
          <w:delText xml:space="preserve"> אמר</w:delText>
        </w:r>
      </w:del>
      <w:r w:rsidRPr="006F178A">
        <w:t xml:space="preserve">:</w:t>
      </w:r>
    </w:p>
    <w:p w:rsidR="00E9703F" w:rsidRPr="009757B9" w:rsidRDefault="00E9703F" w:rsidP="00E9703F">
      <w:pPr>
        <w:rPr>
          <w:rFonts w:cs="Guttman Vilna"/>
          <w:b/>
          <w:bCs/>
          <w:rtl/>
        </w:rPr>
      </w:pPr>
      <w:del w:id="98423" w:author="מנוע מכני" w:date="2026-10-11T12:04:39Z">
        <w:r w:rsidRPr="006F178A">
          <w:rPr>
            <w:rtl/>
          </w:rPr>
          <w:delText xml:space="preserve"> </w:delText>
        </w:r>
      </w:del>
      <w:r w:rsidRPr="006F178A">
        <w:rPr>
          <w:rtl/>
        </w:rPr>
        <w:t xml:space="preserve">אין הלכה </w:t>
      </w:r>
      <w:r w:rsidRPr="006F178A">
        <w:rPr>
          <w:rStyle w:val="2fb"/>
          <w:rtl/>
        </w:rPr>
        <w:t xml:space="preserve">כר"</w:t>
      </w:r>
      <w:r w:rsidRPr="006F178A">
        <w:rPr>
          <w:rStyle w:val="2fb"/>
          <w:rFonts w:hint="cs"/>
          <w:rtl/>
        </w:rPr>
        <w:t>י</w:t>
      </w:r>
      <w:r w:rsidRPr="006F178A">
        <w:rPr>
          <w:rtl/>
        </w:rPr>
        <w:t>.</w:t>
      </w:r>
    </w:p>
    <w:p w:rsidR="00E9703F" w:rsidRPr="009757B9" w:rsidRDefault="00E9703F" w:rsidP="00E9703F">
      <w:pPr>
        <w:rPr>
          <w:rFonts w:cs="Guttman Vilna"/>
          <w:b/>
          <w:bCs/>
          <w:rtl/>
        </w:rPr>
      </w:pPr>
      <w:r w:rsidRPr="006F178A">
        <w:rPr>
          <w:rtl/>
        </w:rPr>
        <w:t xml:space="preserve">והא דמתרץ אליבא </w:t>
      </w:r>
      <w:r w:rsidRPr="006F178A">
        <w:rPr>
          <w:rStyle w:val="2fb"/>
          <w:rtl/>
        </w:rPr>
        <w:t xml:space="preserve">דר"</w:t>
      </w:r>
      <w:r w:rsidRPr="006F178A">
        <w:rPr>
          <w:rStyle w:val="2fb"/>
          <w:rFonts w:hint="cs"/>
          <w:rtl/>
        </w:rPr>
        <w:t xml:space="preserve">י</w:t>
      </w:r>
      <w:r w:rsidRPr="006F178A">
        <w:rPr>
          <w:rFonts w:hint="cs"/>
          <w:rtl/>
        </w:rPr>
        <w:t xml:space="preserve"> </w:t>
      </w:r>
      <w:r w:rsidRPr="006F178A">
        <w:rPr>
          <w:rtl/>
        </w:rPr>
        <w:t xml:space="preserve">היינו אמוראי </w:t>
      </w:r>
      <w:ins w:id="93419" w:author="מנוע מכני" w:date="2026-10-11T12:04:39Z">
        <w:r>
          <w:rPr>
            <w:rtl/>
          </w:rPr>
          <w:t xml:space="preserve">הם</w:t>
        </w:r>
      </w:ins>
      <w:del w:id="93420" w:author="מנוע מכני" w:date="2026-10-11T12:04:39Z">
        <w:r w:rsidRPr="006F178A">
          <w:rPr>
            <w:rtl/>
          </w:rPr>
          <w:delText xml:space="preserve">נינהו</w:delText>
        </w:r>
      </w:del>
      <w:r w:rsidRPr="006F178A">
        <w:rPr>
          <w:rtl/>
        </w:rPr>
        <w:t xml:space="preserve"> ואליבא </w:t>
      </w:r>
      <w:r w:rsidRPr="006F178A">
        <w:rPr>
          <w:rStyle w:val="2fb"/>
          <w:rtl/>
        </w:rPr>
        <w:t xml:space="preserve">דרי"ו</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8424" w:author="מנוע מכני" w:date="2026-10-11T12:04:39Z"/>
        </w:rPr>
      </w:pPr>
      <w:r w:rsidRPr="006F178A">
        <w:t xml:space="preserve">תנן</w:t>
      </w:r>
      <w:r w:rsidRPr="006F178A">
        <w:t xml:space="preserve"> </w:t>
      </w:r>
      <w:ins w:id="91625" w:author="מנוע מכני" w:date="2026-10-11T12:04:39Z">
        <w:r>
          <w:t xml:space="preserve">שם</w:t>
        </w:r>
      </w:ins>
      <w:del w:id="91626" w:author="מנוע מכני" w:date="2026-10-11T12:04:39Z">
        <w:r w:rsidRPr="006F178A">
          <w:delText xml:space="preserve">התם</w:delText>
        </w:r>
      </w:del>
      <w:r w:rsidRPr="006F178A">
        <w:t xml:space="preserve">:</w:t>
      </w:r>
    </w:p>
    <w:p w:rsidR="00E9703F" w:rsidRPr="006F178A" w:rsidRDefault="00E9703F" w:rsidP="00E9703F">
      <w:pPr>
        <w:rPr>
          <w:rtl/>
        </w:rPr>
      </w:pPr>
      <w:del w:id="98425" w:author="מנוע מכני" w:date="2026-10-11T12:04:39Z">
        <w:r w:rsidRPr="006F178A">
          <w:rPr>
            <w:rFonts w:ascii="Fb Fontext" w:hAnsi="Fb Fontext"/>
            <w:rtl/>
          </w:rPr>
          <w:delText xml:space="preserve"> </w:delText>
        </w:r>
      </w:del>
      <w:r w:rsidRPr="006F178A">
        <w:rPr>
          <w:rFonts w:ascii="Fb Fontext" w:hAnsi="Fb Fontext"/>
          <w:rtl/>
        </w:rPr>
        <w:t xml:space="preserve">כל כלי בעלי בתים - שיעורן כרמונים.</w:t>
      </w:r>
    </w:p>
    <w:p w:rsidR="00E9703F" w:rsidRPr="006F178A" w:rsidRDefault="00E9703F" w:rsidP="00E9703F">
      <w:pPr>
        <w:rPr>
          <w:rtl/>
        </w:rPr>
      </w:pPr>
      <w:r w:rsidRPr="006F178A">
        <w:rPr>
          <w:b/>
          <w:bCs/>
          <w:rtl/>
        </w:rPr>
        <w:t xml:space="preserve">• </w:t>
      </w:r>
      <w:r w:rsidRPr="00621243">
        <w:rPr>
          <w:b/>
          <w:bCs/>
          <w:rtl/>
        </w:rPr>
        <w:t xml:space="preserve">בעי </w:t>
      </w:r>
      <w:r w:rsidRPr="00621243">
        <w:rPr>
          <w:rStyle w:val="2fb"/>
          <w:b/>
          <w:bCs/>
          <w:rtl/>
        </w:rPr>
        <w:t xml:space="preserve">רבי</w:t>
      </w:r>
      <w:r w:rsidRPr="00621243">
        <w:rPr>
          <w:b/>
          <w:bCs/>
          <w:rtl/>
        </w:rPr>
        <w:t xml:space="preserve"> </w:t>
      </w:r>
      <w:r w:rsidRPr="00621243">
        <w:rPr>
          <w:rStyle w:val="2fb"/>
          <w:b/>
          <w:bCs/>
          <w:rtl/>
        </w:rPr>
        <w:t xml:space="preserve">חזקיה</w:t>
      </w:r>
      <w:r w:rsidRPr="006F178A">
        <w:rPr>
          <w:rtl/>
        </w:rPr>
        <w:t xml:space="preserve"> ניקב וסתמו עד כמוציא רימון.</w:t>
      </w:r>
    </w:p>
    <w:p w:rsidR="00E9703F" w:rsidRPr="006F178A" w:rsidRDefault="00E9703F" w:rsidP="00E9703F">
      <w:pPr>
        <w:rPr>
          <w:rtl/>
        </w:rPr>
      </w:pPr>
      <w:r w:rsidRPr="006F178A">
        <w:rPr>
          <w:rtl/>
        </w:rPr>
        <w:t xml:space="preserve">וענהו </w:t>
      </w:r>
      <w:r w:rsidRPr="006F178A">
        <w:rPr>
          <w:rStyle w:val="2fb"/>
          <w:rtl/>
        </w:rPr>
        <w:t xml:space="preserve">רי"ו</w:t>
      </w:r>
      <w:r w:rsidRPr="006F178A">
        <w:rPr>
          <w:rtl/>
        </w:rPr>
        <w:t xml:space="preserve"> מסנדל שנפ</w:t>
      </w:r>
      <w:r w:rsidRPr="006F178A">
        <w:rPr>
          <w:rFonts w:hint="cs"/>
          <w:rtl/>
        </w:rPr>
        <w:t>ס</w:t>
      </w:r>
      <w:r w:rsidRPr="006F178A">
        <w:rPr>
          <w:rtl/>
        </w:rPr>
        <w:t>קה השניה אחר ראשונה דטמאה רק מגע מדרס והיינו דפנים חדשות באו לכאן.</w:t>
      </w:r>
    </w:p>
    <w:p>
      <w:pPr>
        <w:pStyle w:val="38"/>
        <w:rPr>
          <w:ins w:id="98426" w:author="מנוע מכני" w:date="2026-10-11T12:04:39Z"/>
        </w:rPr>
      </w:pPr>
      <w:r w:rsidRPr="006F178A">
        <w:t xml:space="preserve">קרי </w:t>
      </w:r>
      <w:ins w:id="93421" w:author="מנוע מכני" w:date="2026-10-11T12:04:39Z">
        <w:r>
          <w:t xml:space="preserve">עליו</w:t>
        </w:r>
      </w:ins>
      <w:del w:id="93422" w:author="מנוע מכני" w:date="2026-10-11T12:04:39Z">
        <w:r w:rsidRPr="006F178A">
          <w:delText xml:space="preserve">עליה</w:delText>
        </w:r>
      </w:del>
      <w:r w:rsidRPr="006F178A">
        <w:t xml:space="preserve">:</w:t>
      </w:r>
    </w:p>
    <w:p w:rsidR="00E9703F" w:rsidRPr="006F178A" w:rsidRDefault="00E9703F" w:rsidP="00E9703F">
      <w:pPr>
        <w:rPr>
          <w:rtl/>
        </w:rPr>
      </w:pPr>
      <w:del w:id="98427" w:author="מנוע מכני" w:date="2026-10-11T12:04:39Z">
        <w:r w:rsidRPr="006F178A">
          <w:rPr>
            <w:rtl/>
          </w:rPr>
          <w:delText xml:space="preserve"> </w:delText>
        </w:r>
      </w:del>
      <w:ins w:id="93423" w:author="מנוע מכני" w:date="2026-10-11T12:04:39Z">
        <w:r>
          <w:rPr>
            <w:rtl/>
          </w:rPr>
          <w:t xml:space="preserve">אין</w:t>
        </w:r>
      </w:ins>
      <w:del w:id="93424" w:author="מנוע מכני" w:date="2026-10-11T12:04:39Z">
        <w:r w:rsidRPr="006F178A">
          <w:rPr>
            <w:rtl/>
          </w:rPr>
          <w:delText xml:space="preserve">לית</w:delText>
        </w:r>
      </w:del>
      <w:r w:rsidRPr="006F178A">
        <w:rPr>
          <w:rtl/>
        </w:rPr>
        <w:t xml:space="preserve"> </w:t>
      </w:r>
      <w:ins w:id="104785" w:author="קלוד" w:date="2026-10-11T13:11:34Z">
        <w:r>
          <w:rPr>
            <w:rtl/>
          </w:rPr>
          <w:t xml:space="preserve">זה</w:t>
        </w:r>
      </w:ins>
      <w:del w:id="104786" w:author="קלוד" w:date="2026-10-11T13:11:34Z">
        <w:r w:rsidRPr="006F178A">
          <w:rPr>
            <w:rtl/>
          </w:rPr>
          <w:delText xml:space="preserve">דין</w:delText>
        </w:r>
      </w:del>
      <w:r w:rsidRPr="006F178A">
        <w:rPr>
          <w:rtl/>
        </w:rPr>
        <w:t xml:space="preserve"> </w:t>
      </w:r>
      <w:ins w:id="104783" w:author="קלוד" w:date="2026-10-11T13:11:34Z">
        <w:r>
          <w:rPr>
            <w:rtl/>
          </w:rPr>
          <w:t xml:space="preserve">בן</w:t>
        </w:r>
      </w:ins>
      <w:del w:id="104784" w:author="קלוד" w:date="2026-10-11T13:11:34Z">
        <w:r w:rsidRPr="006F178A">
          <w:rPr>
            <w:rtl/>
          </w:rPr>
          <w:delText xml:space="preserve">בר</w:delText>
        </w:r>
      </w:del>
      <w:r w:rsidRPr="006F178A">
        <w:rPr>
          <w:rtl/>
        </w:rPr>
        <w:t xml:space="preserve"> </w:t>
      </w:r>
      <w:ins w:id="104781" w:author="קלוד" w:date="2026-10-11T13:11:34Z">
        <w:r>
          <w:rPr>
            <w:rtl/>
          </w:rPr>
          <w:t xml:space="preserve">אדם.</w:t>
        </w:r>
      </w:ins>
      <w:del w:id="104782" w:author="קלוד" w:date="2026-10-11T13:11:34Z">
        <w:r w:rsidRPr="006F178A">
          <w:rPr>
            <w:rtl/>
          </w:rPr>
          <w:delText xml:space="preserve">אינש.</w:delText>
        </w:r>
      </w:del>
    </w:p>
    <w:p>
      <w:pPr>
        <w:pStyle w:val="38"/>
        <w:rPr>
          <w:ins w:id="98428" w:author="מנוע מכני" w:date="2026-10-11T12:04:39Z"/>
        </w:rPr>
      </w:pPr>
      <w:r w:rsidRPr="006F178A">
        <w:t xml:space="preserve">א"ד:</w:t>
      </w:r>
    </w:p>
    <w:p w:rsidR="00E9703F" w:rsidRPr="006F178A" w:rsidRDefault="00E9703F" w:rsidP="00E9703F">
      <w:pPr>
        <w:rPr>
          <w:rtl/>
        </w:rPr>
      </w:pPr>
      <w:del w:id="98429"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כגון </w:t>
      </w:r>
      <w:ins w:id="104791" w:author="קלוד" w:date="2026-10-11T13:11:34Z">
        <w:r>
          <w:rPr>
            <w:rFonts w:ascii="Fb Fontext" w:hAnsi="Fb Fontext"/>
            <w:sz w:val="20"/>
            <w:rtl/>
          </w:rPr>
          <w:t xml:space="preserve">זה</w:t>
        </w:r>
      </w:ins>
      <w:del w:id="104792" w:author="קלוד" w:date="2026-10-11T13:11:34Z">
        <w:r w:rsidRPr="006F178A">
          <w:rPr>
            <w:rFonts w:ascii="Fb Fontext" w:hAnsi="Fb Fontext"/>
            <w:sz w:val="20"/>
            <w:rtl/>
          </w:rPr>
          <w:delText xml:space="preserve">דין</w:delText>
        </w:r>
      </w:del>
      <w:r w:rsidRPr="006F178A">
        <w:rPr>
          <w:rFonts w:ascii="Fb Fontext" w:hAnsi="Fb Fontext"/>
          <w:sz w:val="20"/>
          <w:rtl/>
        </w:rPr>
        <w:t xml:space="preserve"> </w:t>
      </w:r>
      <w:ins w:id="104789" w:author="קלוד" w:date="2026-10-11T13:11:34Z">
        <w:r>
          <w:rPr>
            <w:rFonts w:ascii="Fb Fontext" w:hAnsi="Fb Fontext"/>
            <w:sz w:val="20"/>
            <w:rtl/>
          </w:rPr>
          <w:t xml:space="preserve">בן</w:t>
        </w:r>
      </w:ins>
      <w:del w:id="104790" w:author="קלוד" w:date="2026-10-11T13:11:34Z">
        <w:r w:rsidRPr="006F178A">
          <w:rPr>
            <w:rFonts w:ascii="Fb Fontext" w:hAnsi="Fb Fontext"/>
            <w:sz w:val="20"/>
            <w:rtl/>
          </w:rPr>
          <w:delText xml:space="preserve">בר</w:delText>
        </w:r>
      </w:del>
      <w:r w:rsidRPr="006F178A">
        <w:rPr>
          <w:rFonts w:ascii="Fb Fontext" w:hAnsi="Fb Fontext"/>
          <w:sz w:val="20"/>
          <w:rtl/>
        </w:rPr>
        <w:t xml:space="preserve"> </w:t>
      </w:r>
      <w:ins w:id="104787" w:author="קלוד" w:date="2026-10-11T13:11:34Z">
        <w:r>
          <w:rPr>
            <w:rFonts w:ascii="Fb Fontext" w:hAnsi="Fb Fontext"/>
            <w:sz w:val="20"/>
            <w:rtl/>
          </w:rPr>
          <w:t xml:space="preserve">אדם.</w:t>
        </w:r>
      </w:ins>
      <w:del w:id="104788" w:author="קלוד" w:date="2026-10-11T13:11:34Z">
        <w:r w:rsidRPr="006F178A">
          <w:rPr>
            <w:rFonts w:ascii="Fb Fontext" w:hAnsi="Fb Fontext"/>
            <w:sz w:val="20"/>
            <w:rtl/>
          </w:rPr>
          <w:delText xml:space="preserve">אינש.</w:delText>
        </w:r>
      </w:del>
    </w:p>
    <w:p>
      <w:pPr>
        <w:pStyle w:val="afffff8"/>
        <w:rPr>
          <w:ins w:id="90439" w:author="קלוד" w:date="2026-10-11T12:33:55Z"/>
        </w:rPr>
      </w:pPr>
      <w:ins w:id="90440" w:author="קלוד" w:date="2026-10-11T12:33:55Z">
        <w:r>
          <w:rPr>
            <w:color w:val="7B3F00"/>
          </w:rPr>
          <w:t xml:space="preserve">אם ראשונים בני מלאכים - אנו בני אנשים</w:t>
        </w:r>
      </w:ins>
    </w:p>
    <w:p>
      <w:pPr>
        <w:pStyle w:val="38"/>
        <w:rPr>
          <w:ins w:id="98431" w:author="מנוע מכני" w:date="2026-10-11T12:04:39Z"/>
        </w:rPr>
      </w:pPr>
      <w:del w:id="98430" w:author="מנוע מכני" w:date="2026-10-11T12:04:39Z">
        <w:r w:rsidRPr="006F178A">
          <w:delText xml:space="preserve">•</w:delText>
        </w:r>
      </w:del>
      <w:r w:rsidRPr="006F178A">
        <w:t xml:space="preserve"> </w:t>
      </w:r>
      <w:r w:rsidRPr="006F178A">
        <w:t>ר</w:t>
      </w:r>
      <w:r w:rsidRPr="006F178A">
        <w:t>"</w:t>
      </w:r>
      <w:r w:rsidRPr="006F178A">
        <w:t>ז מ</w:t>
      </w:r>
      <w:r w:rsidRPr="006F178A">
        <w:t xml:space="preserve">רבא בר זימונא:</w:t>
      </w:r>
    </w:p>
    <w:p w:rsidR="00E9703F" w:rsidRDefault="00E9703F" w:rsidP="00E9703F">
      <w:pPr>
        <w:rPr>
          <w:rFonts w:ascii="Fb Fontext" w:hAnsi="Fb Fontext"/>
          <w:rtl/>
        </w:rPr>
      </w:pPr>
      <w:del w:id="98432" w:author="מנוע מכני" w:date="2026-10-11T12:04:39Z">
        <w:r w:rsidRPr="006F178A">
          <w:rPr>
            <w:rFonts w:ascii="Fb Fontext" w:hAnsi="Fb Fontext"/>
            <w:rtl/>
          </w:rPr>
          <w:delText xml:space="preserve"> </w:delText>
        </w:r>
      </w:del>
      <w:r w:rsidRPr="006F178A">
        <w:rPr>
          <w:rFonts w:ascii="Fb Fontext" w:hAnsi="Fb Fontext"/>
          <w:rtl/>
        </w:rPr>
        <w:t xml:space="preserve">אם ראשונים בני מלאכים - אנו בני אנשים,</w:t>
      </w:r>
    </w:p>
    <w:p w:rsidR="00E9703F" w:rsidRDefault="00E9703F" w:rsidP="00E9703F">
      <w:pPr>
        <w:rPr>
          <w:rtl/>
        </w:rPr>
      </w:pPr>
      <w:r w:rsidRPr="006F178A">
        <w:rPr>
          <w:rtl/>
        </w:rPr>
        <w:t>ואם ראשונים בני אנשים - אנו כחמורים,</w:t>
      </w:r>
    </w:p>
    <w:p w:rsidR="00E9703F" w:rsidRPr="009757B9" w:rsidRDefault="00E9703F" w:rsidP="00E9703F">
      <w:pPr>
        <w:rPr>
          <w:rFonts w:cs="Guttman Vilna"/>
          <w:b/>
          <w:bCs/>
          <w:rtl/>
        </w:rPr>
      </w:pPr>
      <w:r w:rsidRPr="006F178A">
        <w:rPr>
          <w:rtl/>
        </w:rPr>
        <w:t xml:space="preserve">ולא כחמורו של </w:t>
      </w:r>
      <w:ins w:id="90475" w:author="מנוע מכני" w:date="2026-10-11T12:04:39Z">
        <w:r>
          <w:rPr>
            <w:rStyle w:val="2fb"/>
            <w:rtl/>
          </w:rPr>
          <w:t xml:space="preserve">ר"ח</w:t>
        </w:r>
      </w:ins>
      <w:del w:id="90476" w:author="מנוע מכני" w:date="2026-10-11T12:04:39Z">
        <w:r w:rsidRPr="006F178A">
          <w:rPr>
            <w:rtl/>
          </w:rPr>
          <w:delText xml:space="preserve">רבי חנינא</w:delText>
        </w:r>
      </w:del>
      <w:r w:rsidRPr="006F178A">
        <w:rPr>
          <w:rtl/>
        </w:rPr>
        <w:t xml:space="preserve"> בן דוסא ושל </w:t>
      </w:r>
      <w:r w:rsidRPr="006F178A">
        <w:rPr>
          <w:rStyle w:val="2fb"/>
          <w:rtl/>
        </w:rPr>
        <w:t xml:space="preserve">רבי</w:t>
      </w:r>
      <w:r w:rsidRPr="006F178A">
        <w:rPr>
          <w:rtl/>
        </w:rPr>
        <w:t xml:space="preserve"> פנחס בן יאיר, אלא כשאר חמורים.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37" w:author="קלוד" w:date="2026-10-11T12:33:55Z"/>
        </w:rPr>
      </w:pPr>
      <w:ins w:id="90438" w:author="קלוד" w:date="2026-10-11T12:33:55Z">
        <w:r>
          <w:rPr>
            <w:color w:val="7B3F00"/>
          </w:rPr>
          <w:t xml:space="preserve">קשר בנודות וקדירה ולפני בהמה - אחד מבטל</w:t>
        </w:r>
      </w:ins>
    </w:p>
    <w:p w:rsidR="00E9703F" w:rsidRPr="006F178A" w:rsidRDefault="00E9703F" w:rsidP="00E9703F">
      <w:pPr>
        <w:rPr>
          <w:rtl/>
        </w:rPr>
      </w:pPr>
      <w:r w:rsidRPr="006F178A">
        <w:rPr>
          <w:rFonts w:ascii="Fb Fontext" w:hAnsi="Fb Fontext"/>
          <w:rtl/>
        </w:rPr>
        <w:t xml:space="preserve">• </w:t>
      </w:r>
      <w:r w:rsidRPr="006F178A">
        <w:rPr>
          <w:rStyle w:val="afffe"/>
          <w:rFonts w:ascii="Fb Fontext" w:hAnsi="Fb Fontext"/>
          <w:rtl/>
        </w:rPr>
        <w:t xml:space="preserve">ונודות יין </w:t>
      </w:r>
      <w:ins w:id="104807" w:author="קלוד" w:date="2026-10-11T13:11:34Z">
        <w:r>
          <w:rPr>
            <w:rStyle w:val="afffe"/>
            <w:rFonts w:ascii="Fb Fontext" w:hAnsi="Fb Fontext"/>
            <w:rtl/>
          </w:rPr>
          <w:t xml:space="preserve">ושמן -</w:t>
        </w:r>
      </w:ins>
      <w:del w:id="104808" w:author="קלוד" w:date="2026-10-11T13:11:34Z">
        <w:r w:rsidRPr="006F178A">
          <w:rPr>
            <w:rStyle w:val="afffe"/>
            <w:rFonts w:ascii="Fb Fontext" w:hAnsi="Fb Fontext"/>
            <w:rtl/>
          </w:rPr>
          <w:delText xml:space="preserve">ושמן</w:delText>
        </w:r>
        <w:r w:rsidRPr="006F178A">
          <w:rPr>
            <w:rFonts w:ascii="Fb Fontext" w:hAnsi="Fb Fontext"/>
            <w:rtl/>
          </w:rPr>
          <w:delText xml:space="preserve">.</w:delText>
        </w:r>
      </w:del>
      <w:r w:rsidRPr="006F178A">
        <w:rPr>
          <w:rFonts w:ascii="Fb Fontext" w:hAnsi="Fb Fontext"/>
          <w:rtl/>
        </w:rPr>
        <w:t xml:space="preserve"> מותר </w:t>
      </w:r>
      <w:r>
        <w:rPr>
          <w:rFonts w:ascii="Fb Fontext" w:hAnsi="Fb Fontext"/>
          <w:rtl/>
        </w:rPr>
        <w:t>אפי'</w:t>
      </w:r>
      <w:r w:rsidRPr="006F178A">
        <w:rPr>
          <w:rFonts w:ascii="Fb Fontext" w:hAnsi="Fb Fontext"/>
          <w:rtl/>
        </w:rPr>
        <w:t xml:space="preserve"> </w:t>
      </w:r>
      <w:ins w:id="93427" w:author="מנוע מכני" w:date="2026-10-11T12:04:39Z">
        <w:ins w:id="104805" w:author="קלוד" w:date="2026-10-11T13:11:34Z">
          <w:r>
            <w:rPr>
              <w:rFonts w:ascii="Fb Fontext" w:hAnsi="Fb Fontext"/>
              <w:rtl/>
            </w:rPr>
            <w:t xml:space="preserve">שיש</w:t>
          </w:r>
        </w:ins>
        <w:del w:id="104806" w:author="קלוד" w:date="2026-10-11T13:11:34Z">
          <w:r>
            <w:rPr>
              <w:rFonts w:ascii="Fb Fontext" w:hAnsi="Fb Fontext"/>
              <w:rtl/>
            </w:rPr>
            <w:delText xml:space="preserve">דיש</w:delText>
          </w:r>
        </w:del>
      </w:ins>
      <w:del w:id="93428" w:author="מנוע מכני" w:date="2026-10-11T12:04:39Z">
        <w:r w:rsidRPr="006F178A">
          <w:rPr>
            <w:rFonts w:ascii="Fb Fontext" w:hAnsi="Fb Fontext"/>
            <w:rtl/>
          </w:rPr>
          <w:delText xml:space="preserve">דאית</w:delText>
        </w:r>
      </w:del>
      <w:r w:rsidRPr="006F178A">
        <w:rPr>
          <w:rFonts w:ascii="Fb Fontext" w:hAnsi="Fb Fontext"/>
          <w:rtl/>
        </w:rPr>
        <w:t xml:space="preserve"> </w:t>
      </w:r>
      <w:ins w:id="93425" w:author="מנוע מכני" w:date="2026-10-11T12:04:39Z">
        <w:r>
          <w:rPr>
            <w:rFonts w:ascii="Fb Fontext" w:hAnsi="Fb Fontext"/>
            <w:rtl/>
          </w:rPr>
          <w:t xml:space="preserve">לו</w:t>
        </w:r>
      </w:ins>
      <w:del w:id="93426" w:author="מנוע מכני" w:date="2026-10-11T12:04:39Z">
        <w:r w:rsidRPr="006F178A">
          <w:rPr>
            <w:rFonts w:ascii="Fb Fontext" w:hAnsi="Fb Fontext"/>
            <w:rtl/>
          </w:rPr>
          <w:delText xml:space="preserve">ליה</w:delText>
        </w:r>
      </w:del>
      <w:r w:rsidRPr="006F178A">
        <w:rPr>
          <w:rFonts w:ascii="Fb Fontext" w:hAnsi="Fb Fontext"/>
          <w:rtl/>
        </w:rPr>
        <w:t xml:space="preserve"> </w:t>
      </w:r>
      <w:ins w:id="104803" w:author="קלוד" w:date="2026-10-11T13:11:34Z">
        <w:r>
          <w:rPr>
            <w:rFonts w:ascii="Fb Fontext" w:hAnsi="Fb Fontext"/>
            <w:rtl/>
          </w:rPr>
          <w:t xml:space="preserve">שתי</w:t>
        </w:r>
      </w:ins>
      <w:del w:id="104804" w:author="קלוד" w:date="2026-10-11T13:11:34Z">
        <w:r w:rsidRPr="006F178A">
          <w:rPr>
            <w:rFonts w:ascii="Fb Fontext" w:hAnsi="Fb Fontext"/>
            <w:rtl/>
          </w:rPr>
          <w:delText xml:space="preserve">תרתי</w:delText>
        </w:r>
      </w:del>
      <w:r w:rsidRPr="006F178A">
        <w:rPr>
          <w:rFonts w:ascii="Fb Fontext" w:hAnsi="Fb Fontext"/>
          <w:rtl/>
        </w:rPr>
        <w:t xml:space="preserve"> </w:t>
      </w:r>
      <w:ins w:id="104801" w:author="קלוד" w:date="2026-10-11T13:11:34Z">
        <w:r>
          <w:rPr>
            <w:rFonts w:ascii="Fb Fontext" w:hAnsi="Fb Fontext"/>
            <w:rtl/>
          </w:rPr>
          <w:t xml:space="preserve">אזנים.</w:t>
        </w:r>
      </w:ins>
      <w:del w:id="104802" w:author="קלוד" w:date="2026-10-11T13:11:34Z">
        <w:r w:rsidRPr="006F178A">
          <w:rPr>
            <w:rFonts w:ascii="Fb Fontext" w:hAnsi="Fb Fontext"/>
            <w:rtl/>
          </w:rPr>
          <w:delText xml:space="preserve">אוני.</w:delText>
        </w:r>
      </w:del>
      <w:r w:rsidRPr="006F178A">
        <w:rPr>
          <w:rFonts w:ascii="Fb Fontext" w:hAnsi="Fb Fontext"/>
          <w:rtl/>
        </w:rPr>
        <w:t xml:space="preserve"> </w:t>
      </w:r>
      <w:ins w:id="104799" w:author="קלוד" w:date="2026-10-11T13:11:34Z">
        <w:r>
          <w:rPr>
            <w:rFonts w:ascii="Fb Fontext" w:hAnsi="Fb Fontext"/>
            <w:rtl/>
          </w:rPr>
          <w:t xml:space="preserve">הייתי</w:t>
        </w:r>
      </w:ins>
      <w:del w:id="104800" w:author="קלוד" w:date="2026-10-11T13:11:34Z">
        <w:r w:rsidRPr="006F178A">
          <w:rPr>
            <w:rFonts w:ascii="Fb Fontext" w:hAnsi="Fb Fontext"/>
            <w:rtl/>
          </w:rPr>
          <w:delText xml:space="preserve">מהו</w:delText>
        </w:r>
      </w:del>
      <w:r w:rsidRPr="006F178A">
        <w:rPr>
          <w:rFonts w:ascii="Fb Fontext" w:hAnsi="Fb Fontext"/>
          <w:rtl/>
        </w:rPr>
        <w:t xml:space="preserve"> </w:t>
      </w:r>
      <w:ins w:id="95765" w:author="מנוע מכני" w:date="2026-10-11T12:04:39Z">
        <w:ins w:id="104797" w:author="קלוד" w:date="2026-10-11T13:11:34Z">
          <w:r>
            <w:rPr>
              <w:rFonts w:ascii="Fb Fontext" w:hAnsi="Fb Fontext"/>
              <w:rtl/>
            </w:rPr>
            <w:t xml:space="preserve">אומר:</w:t>
          </w:r>
        </w:ins>
        <w:del w:id="104798" w:author="קלוד" w:date="2026-10-11T13:11:34Z">
          <w:r>
            <w:rPr>
              <w:rFonts w:ascii="Fb Fontext" w:hAnsi="Fb Fontext"/>
              <w:rtl/>
            </w:rPr>
            <w:delText xml:space="preserve">דתאמר</w:delText>
          </w:r>
        </w:del>
      </w:ins>
      <w:del w:id="95766" w:author="מנוע מכני" w:date="2026-10-11T12:04:39Z">
        <w:r w:rsidRPr="006F178A">
          <w:rPr>
            <w:rFonts w:ascii="Fb Fontext" w:hAnsi="Fb Fontext"/>
            <w:rtl/>
          </w:rPr>
          <w:delText xml:space="preserve">דתימא</w:delText>
        </w:r>
      </w:del>
      <w:r w:rsidRPr="006F178A">
        <w:rPr>
          <w:rFonts w:ascii="Fb Fontext" w:hAnsi="Fb Fontext"/>
          <w:rtl/>
        </w:rPr>
        <w:t xml:space="preserve"> </w:t>
      </w:r>
      <w:ins w:id="104795" w:author="קלוד" w:date="2026-10-11T13:11:34Z">
        <w:r>
          <w:rPr>
            <w:rFonts w:ascii="Fb Fontext" w:hAnsi="Fb Fontext"/>
            <w:rtl/>
          </w:rPr>
          <w:t xml:space="preserve">אחת</w:t>
        </w:r>
      </w:ins>
      <w:del w:id="104796" w:author="קלוד" w:date="2026-10-11T13:11:34Z">
        <w:r w:rsidRPr="006F178A">
          <w:rPr>
            <w:rFonts w:ascii="Fb Fontext" w:hAnsi="Fb Fontext"/>
            <w:rtl/>
          </w:rPr>
          <w:delText xml:space="preserve">חד</w:delText>
        </w:r>
      </w:del>
      <w:r w:rsidRPr="006F178A">
        <w:rPr>
          <w:rFonts w:ascii="Fb Fontext" w:hAnsi="Fb Fontext"/>
          <w:rtl/>
        </w:rPr>
        <w:t xml:space="preserve"> </w:t>
      </w:r>
      <w:ins w:id="104793" w:author="קלוד" w:date="2026-10-11T13:11:34Z">
        <w:r>
          <w:rPr>
            <w:rFonts w:ascii="Fb Fontext" w:hAnsi="Fb Fontext"/>
            <w:rtl/>
          </w:rPr>
          <w:t xml:space="preserve">מבטלת </w:t>
        </w:r>
        <w:r>
          <w:rPr>
            <w:rStyle w:val="afffffe"/>
            <w:rFonts w:ascii="Fb Fontext" w:hAnsi="Fb Fontext"/>
            <w:rtl/>
          </w:rPr>
          <w:t xml:space="preserve">ונעשית קבועה</w:t>
        </w:r>
        <w:r>
          <w:rPr>
            <w:rFonts w:ascii="Fb Fontext" w:hAnsi="Fb Fontext"/>
            <w:rtl/>
          </w:rPr>
          <w:t xml:space="preserve">,</w:t>
        </w:r>
      </w:ins>
      <w:del w:id="104794" w:author="קלוד" w:date="2026-10-11T13:11:34Z">
        <w:r w:rsidRPr="006F178A">
          <w:rPr>
            <w:rFonts w:ascii="Fb Fontext" w:hAnsi="Fb Fontext"/>
            <w:rtl/>
          </w:rPr>
          <w:delText xml:space="preserve">מבטל</w:delText>
        </w:r>
      </w:del>
      <w:r w:rsidRPr="006F178A">
        <w:rPr>
          <w:rFonts w:ascii="Fb Fontext" w:hAnsi="Fb Fontext"/>
          <w:rtl/>
        </w:rPr>
        <w:t xml:space="preserve"> </w:t>
      </w:r>
      <w:r w:rsidRPr="006F178A">
        <w:rPr>
          <w:rFonts w:ascii="Fb Fontext" w:hAnsi="Fb Fontext"/>
          <w:rtl/>
        </w:rPr>
        <w:t xml:space="preserve">קמ"ל</w:t>
      </w:r>
      <w:r w:rsidRPr="006F178A">
        <w:rPr>
          <w:rFonts w:ascii="Fb Fontext" w:hAnsi="Fb Fontext"/>
          <w:rtl/>
        </w:rPr>
        <w:t xml:space="preserve">.</w:t>
      </w:r>
    </w:p>
    <w:p w:rsidR="00E9703F" w:rsidRPr="006F178A" w:rsidRDefault="00E9703F" w:rsidP="00E9703F">
      <w:pPr>
        <w:rPr>
          <w:rtl/>
        </w:rPr>
      </w:pPr>
      <w:r w:rsidRPr="006F178A">
        <w:rPr>
          <w:rtl/>
        </w:rPr>
        <w:t xml:space="preserve">• </w:t>
      </w:r>
      <w:r w:rsidRPr="006F178A">
        <w:rPr>
          <w:rStyle w:val="afffe"/>
          <w:rFonts w:ascii="Fb Fontext" w:hAnsi="Fb Fontext"/>
          <w:rtl/>
        </w:rPr>
        <w:t>קדירה של בשר</w:t>
      </w:r>
      <w:ins w:id="104819" w:author="קלוד" w:date="2026-10-11T13:11:34Z">
        <w:r>
          <w:rPr>
            <w:rtl/>
          </w:rPr>
          <w:t xml:space="preserve"> - </w:t>
        </w:r>
      </w:ins>
      <w:del w:id="104820" w:author="קלוד" w:date="2026-10-11T13:11:34Z">
        <w:r w:rsidRPr="006F178A">
          <w:rPr>
            <w:rtl/>
          </w:rPr>
          <w:delText xml:space="preserve"> </w:delText>
        </w:r>
      </w:del>
      <w:r w:rsidRPr="006F178A">
        <w:rPr>
          <w:rtl/>
        </w:rPr>
        <w:t xml:space="preserve">מותר </w:t>
      </w:r>
      <w:r>
        <w:rPr>
          <w:rtl/>
        </w:rPr>
        <w:t>אפי'</w:t>
      </w:r>
      <w:r w:rsidRPr="006F178A">
        <w:rPr>
          <w:rtl/>
        </w:rPr>
        <w:t xml:space="preserve"> </w:t>
      </w:r>
      <w:ins w:id="93429" w:author="מנוע מכני" w:date="2026-10-11T12:04:39Z">
        <w:ins w:id="104817" w:author="קלוד" w:date="2026-10-11T13:11:34Z">
          <w:r>
            <w:rPr>
              <w:rtl/>
            </w:rPr>
            <w:t xml:space="preserve">שיש</w:t>
          </w:r>
        </w:ins>
        <w:del w:id="104818" w:author="קלוד" w:date="2026-10-11T13:11:34Z">
          <w:r>
            <w:rPr>
              <w:rtl/>
            </w:rPr>
            <w:delText xml:space="preserve">דיש</w:delText>
          </w:r>
        </w:del>
      </w:ins>
      <w:del w:id="93430" w:author="מנוע מכני" w:date="2026-10-11T12:04:39Z">
        <w:r w:rsidRPr="006F178A">
          <w:rPr>
            <w:rtl/>
          </w:rPr>
          <w:delText xml:space="preserve">דאית</w:delText>
        </w:r>
      </w:del>
      <w:r w:rsidRPr="006F178A">
        <w:rPr>
          <w:rtl/>
        </w:rPr>
        <w:t xml:space="preserve"> לה שלאכא </w:t>
      </w:r>
      <w:ins w:id="104815" w:author="קלוד" w:date="2026-10-11T13:11:34Z">
        <w:r>
          <w:rPr>
            <w:rtl/>
          </w:rPr>
          <w:t xml:space="preserve">[שרוך].</w:t>
        </w:r>
      </w:ins>
      <w:del w:id="104816" w:author="קלוד" w:date="2026-10-11T13:11:34Z">
        <w:r w:rsidRPr="006F178A">
          <w:rPr>
            <w:rtl/>
          </w:rPr>
          <w:delText xml:space="preserve">[שרוך] .</w:delText>
        </w:r>
      </w:del>
      <w:r w:rsidRPr="006F178A">
        <w:rPr>
          <w:rtl/>
        </w:rPr>
        <w:t xml:space="preserve"> </w:t>
      </w:r>
      <w:r w:rsidRPr="006F178A">
        <w:rPr>
          <w:rtl/>
        </w:rPr>
        <w:t xml:space="preserve">ס"ד</w:t>
      </w:r>
      <w:ins w:id="104813" w:author="קלוד" w:date="2026-10-11T13:11:34Z">
        <w:r>
          <w:rPr>
            <w:rtl/>
          </w:rPr>
          <w:t xml:space="preserve"> </w:t>
        </w:r>
      </w:ins>
      <w:del w:id="104814" w:author="קלוד" w:date="2026-10-11T13:11:34Z">
        <w:r w:rsidRPr="006F178A">
          <w:rPr>
            <w:rtl/>
          </w:rPr>
          <w:delText xml:space="preserve"> בטולי </w:delText>
        </w:r>
      </w:del>
      <w:r w:rsidRPr="006F178A">
        <w:rPr>
          <w:rtl/>
        </w:rPr>
        <w:t xml:space="preserve">מבטל </w:t>
      </w:r>
      <w:ins w:id="104811" w:author="קלוד" w:date="2026-10-11T13:11:34Z">
        <w:r>
          <w:rPr>
            <w:rtl/>
          </w:rPr>
          <w:t xml:space="preserve">אותו,</w:t>
        </w:r>
      </w:ins>
      <w:del w:id="104812" w:author="קלוד" w:date="2026-10-11T13:11:34Z">
        <w:r w:rsidRPr="006F178A">
          <w:rPr>
            <w:rtl/>
          </w:rPr>
          <w:delText xml:space="preserve">לה</w:delText>
        </w:r>
      </w:del>
      <w:r w:rsidRPr="006F178A">
        <w:rPr>
          <w:rtl/>
        </w:rPr>
        <w:t xml:space="preserve"> </w:t>
      </w:r>
      <w:ins w:id="104809" w:author="קלוד" w:date="2026-10-11T13:11:34Z">
        <w:r>
          <w:rPr>
            <w:rtl/>
          </w:rPr>
          <w:t xml:space="preserve">קמ"ל.</w:t>
        </w:r>
      </w:ins>
      <w:del w:id="104810" w:author="קלוד" w:date="2026-10-11T13:11:34Z">
        <w:r w:rsidRPr="006F178A">
          <w:rPr>
            <w:rtl/>
          </w:rPr>
          <w:delText xml:space="preserve">- קמשמע </w:delText>
        </w:r>
        <w:r>
          <w:rPr>
            <w:rtl/>
          </w:rPr>
          <w:delText xml:space="preserve">לנו</w:delText>
        </w:r>
        <w:r w:rsidRPr="006F178A">
          <w:rPr>
            <w:rtl/>
          </w:rPr>
          <w:delText xml:space="preserve">.</w:delText>
        </w:r>
      </w:del>
      <w:ins w:id="95767" w:author="מנוע מכני" w:date="2026-10-11T12:04:39Z"/>
      <w:del w:id="95768" w:author="מנוע מכני" w:date="2026-10-11T12:04:39Z">
        <w:r w:rsidRPr="006F178A">
          <w:rPr>
            <w:rtl/>
          </w:rPr>
          <w:delText xml:space="preserve">לן</w:delText>
        </w:r>
      </w:del>
    </w:p>
    <w:p w:rsidR="00E9703F" w:rsidRPr="006F178A" w:rsidRDefault="00E9703F" w:rsidP="00E9703F">
      <w:pPr>
        <w:rPr>
          <w:rtl/>
        </w:rPr>
      </w:pPr>
      <w:r w:rsidRPr="006F178A">
        <w:rPr>
          <w:rtl/>
        </w:rPr>
        <w:t xml:space="preserve">• </w:t>
      </w:r>
      <w:ins w:id="104851" w:author="קלוד" w:date="2026-10-11T13:11:34Z">
        <w:r>
          <w:rPr>
            <w:rStyle w:val="2fb"/>
            <w:rFonts w:ascii="Fb Fontext" w:hAnsi="Fb Fontext"/>
            <w:rtl/>
          </w:rPr>
          <w:t xml:space="preserve">ראב"י:</w:t>
        </w:r>
      </w:ins>
      <w:del w:id="104852" w:author="קלוד" w:date="2026-10-11T13:11:34Z">
        <w:r w:rsidRPr="006F178A">
          <w:rPr>
            <w:rStyle w:val="2fb"/>
            <w:rFonts w:ascii="Fb Fontext" w:hAnsi="Fb Fontext"/>
            <w:rtl/>
          </w:rPr>
          <w:delText xml:space="preserve">ראב"י</w:delText>
        </w:r>
      </w:del>
      <w:r w:rsidRPr="006F178A">
        <w:rPr>
          <w:rStyle w:val="afffe"/>
          <w:rFonts w:ascii="Fb Fontext" w:hAnsi="Fb Fontext"/>
          <w:rtl/>
        </w:rPr>
        <w:t xml:space="preserve"> </w:t>
      </w:r>
      <w:ins w:id="104849" w:author="קלוד" w:date="2026-10-11T13:11:34Z">
        <w:r>
          <w:rPr>
            <w:rStyle w:val="afffe"/>
            <w:rFonts w:ascii="Fb Fontext" w:hAnsi="Fb Fontext"/>
            <w:rtl/>
          </w:rPr>
          <w:t xml:space="preserve">קושרין</w:t>
        </w:r>
      </w:ins>
      <w:del w:id="104850" w:author="קלוד" w:date="2026-10-11T13:11:34Z">
        <w:r w:rsidRPr="006F178A">
          <w:rPr>
            <w:rStyle w:val="afffe"/>
            <w:rFonts w:ascii="Fb Fontext" w:hAnsi="Fb Fontext"/>
            <w:rtl/>
          </w:rPr>
          <w:delText xml:space="preserve">דקושרין</w:delText>
        </w:r>
      </w:del>
      <w:r w:rsidRPr="006F178A">
        <w:rPr>
          <w:rStyle w:val="afffe"/>
          <w:rFonts w:ascii="Fb Fontext" w:hAnsi="Fb Fontext"/>
          <w:rtl/>
        </w:rPr>
        <w:t xml:space="preserve"> לפני הבהמה</w:t>
      </w:r>
      <w:r w:rsidRPr="006F178A">
        <w:rPr>
          <w:rtl/>
        </w:rPr>
        <w:t xml:space="preserve"> </w:t>
      </w:r>
      <w:ins w:id="93435" w:author="מנוע מכני" w:date="2026-10-11T12:04:39Z">
        <w:ins w:id="104847" w:author="קלוד" w:date="2026-10-11T13:11:34Z">
          <w:r>
            <w:rPr>
              <w:rStyle w:val="afffffe"/>
              <w:rtl/>
            </w:rPr>
            <w:t xml:space="preserve">אף</w:t>
          </w:r>
          <w:r>
            <w:rPr>
              <w:rtl/>
            </w:rPr>
            <w:t xml:space="preserve"> שיש</w:t>
          </w:r>
        </w:ins>
        <w:del w:id="104848" w:author="קלוד" w:date="2026-10-11T13:11:34Z">
          <w:r>
            <w:rPr>
              <w:rtl/>
            </w:rPr>
            <w:delText xml:space="preserve">דיש</w:delText>
          </w:r>
        </w:del>
      </w:ins>
      <w:del w:id="93436" w:author="מנוע מכני" w:date="2026-10-11T12:04:39Z">
        <w:r w:rsidRPr="006F178A">
          <w:rPr>
            <w:rtl/>
          </w:rPr>
          <w:delText xml:space="preserve">דאית</w:delText>
        </w:r>
      </w:del>
      <w:r w:rsidRPr="006F178A">
        <w:rPr>
          <w:rtl/>
        </w:rPr>
        <w:t xml:space="preserve"> לה </w:t>
      </w:r>
      <w:ins w:id="104845" w:author="קלוד" w:date="2026-10-11T13:11:34Z">
        <w:r>
          <w:rPr>
            <w:rtl/>
          </w:rPr>
          <w:t xml:space="preserve">שני</w:t>
        </w:r>
      </w:ins>
      <w:del w:id="104846" w:author="קלוד" w:date="2026-10-11T13:11:34Z">
        <w:r w:rsidRPr="006F178A">
          <w:rPr>
            <w:rtl/>
          </w:rPr>
          <w:delText xml:space="preserve">תרתי</w:delText>
        </w:r>
      </w:del>
      <w:r w:rsidRPr="006F178A">
        <w:rPr>
          <w:rtl/>
        </w:rPr>
        <w:t xml:space="preserve"> </w:t>
      </w:r>
      <w:ins w:id="104843" w:author="קלוד" w:date="2026-10-11T13:11:34Z">
        <w:r>
          <w:rPr>
            <w:rtl/>
          </w:rPr>
          <w:t xml:space="preserve">קשרים.</w:t>
        </w:r>
      </w:ins>
      <w:del w:id="104844" w:author="קלוד" w:date="2026-10-11T13:11:34Z">
        <w:r w:rsidRPr="006F178A">
          <w:rPr>
            <w:rtl/>
          </w:rPr>
          <w:delText xml:space="preserve">איסרי.</w:delText>
        </w:r>
      </w:del>
      <w:r w:rsidRPr="006F178A">
        <w:rPr>
          <w:rtl/>
        </w:rPr>
        <w:t xml:space="preserve"> </w:t>
      </w:r>
      <w:ins w:id="104841" w:author="קלוד" w:date="2026-10-11T13:11:34Z">
        <w:r>
          <w:rPr>
            <w:rtl/>
          </w:rPr>
          <w:t xml:space="preserve">הייתי</w:t>
        </w:r>
      </w:ins>
      <w:del w:id="104842" w:author="קלוד" w:date="2026-10-11T13:11:34Z">
        <w:r w:rsidRPr="006F178A">
          <w:rPr>
            <w:rtl/>
          </w:rPr>
          <w:delText xml:space="preserve">מה"ד</w:delText>
        </w:r>
      </w:del>
      <w:r w:rsidRPr="006F178A">
        <w:rPr>
          <w:rtl/>
        </w:rPr>
        <w:t xml:space="preserve"> </w:t>
      </w:r>
      <w:ins w:id="93433" w:author="מנוע מכני" w:date="2026-10-11T12:04:39Z">
        <w:ins w:id="104839" w:author="קלוד" w:date="2026-10-11T13:11:34Z">
          <w:r>
            <w:rPr>
              <w:rtl/>
            </w:rPr>
            <w:t xml:space="preserve">אומר: אחד</w:t>
          </w:r>
        </w:ins>
        <w:del w:id="104840" w:author="קלוד" w:date="2026-10-11T13:11:34Z">
          <w:r>
            <w:rPr>
              <w:rtl/>
            </w:rPr>
            <w:delText xml:space="preserve">אחת</w:delText>
          </w:r>
        </w:del>
      </w:ins>
      <w:del w:id="93434" w:author="מנוע מכני" w:date="2026-10-11T12:04:39Z">
        <w:r w:rsidRPr="006F178A">
          <w:rPr>
            <w:rtl/>
          </w:rPr>
          <w:delText xml:space="preserve">חדא</w:delText>
        </w:r>
      </w:del>
      <w:r w:rsidRPr="006F178A">
        <w:rPr>
          <w:rtl/>
        </w:rPr>
        <w:t xml:space="preserve"> </w:t>
      </w:r>
      <w:ins w:id="93431" w:author="מנוע מכני" w:date="2026-10-11T12:04:39Z">
        <w:r>
          <w:rPr>
            <w:rtl/>
          </w:rPr>
          <w:t xml:space="preserve">מהם</w:t>
        </w:r>
      </w:ins>
      <w:del w:id="93432" w:author="מנוע מכני" w:date="2026-10-11T12:04:39Z">
        <w:r w:rsidRPr="006F178A">
          <w:rPr>
            <w:rtl/>
          </w:rPr>
          <w:delText xml:space="preserve">מינייהו</w:delText>
        </w:r>
      </w:del>
      <w:r w:rsidRPr="006F178A">
        <w:rPr>
          <w:rtl/>
        </w:rPr>
        <w:t xml:space="preserve"> </w:t>
      </w:r>
      <w:ins w:id="104837" w:author="קלוד" w:date="2026-10-11T13:11:34Z">
        <w:r>
          <w:rPr>
            <w:rtl/>
          </w:rPr>
          <w:t xml:space="preserve">מבטל,</w:t>
        </w:r>
      </w:ins>
      <w:del w:id="104838" w:author="קלוד" w:date="2026-10-11T13:11:34Z">
        <w:r w:rsidRPr="006F178A">
          <w:rPr>
            <w:rtl/>
          </w:rPr>
          <w:delText xml:space="preserve">בטולי</w:delText>
        </w:r>
      </w:del>
      <w:r w:rsidRPr="006F178A">
        <w:rPr>
          <w:rtl/>
        </w:rPr>
        <w:t xml:space="preserve"> </w:t>
      </w:r>
      <w:ins w:id="104835" w:author="קלוד" w:date="2026-10-11T13:11:34Z">
        <w:r>
          <w:rPr>
            <w:rtl/>
          </w:rPr>
          <w:t xml:space="preserve">קמ"ל.</w:t>
        </w:r>
      </w:ins>
      <w:del w:id="104836" w:author="קלוד" w:date="2026-10-11T13:11:34Z">
        <w:r w:rsidRPr="006F178A">
          <w:rPr>
            <w:rtl/>
          </w:rPr>
          <w:delText xml:space="preserve">מבטיל, </w:delText>
        </w:r>
        <w:r w:rsidRPr="006F178A">
          <w:rPr>
            <w:rtl/>
          </w:rPr>
          <w:delText xml:space="preserve">קמ"ל</w:delText>
        </w:r>
      </w:del>
      <w:r w:rsidRPr="006F178A">
        <w:rPr>
          <w:rtl/>
        </w:rPr>
        <w:t xml:space="preserve"> </w:t>
      </w:r>
      <w:r w:rsidRPr="006F178A">
        <w:rPr>
          <w:rStyle w:val="2fb"/>
          <w:rtl/>
        </w:rPr>
        <w:t xml:space="preserve">שמואל</w:t>
      </w:r>
      <w:r w:rsidRPr="006F178A">
        <w:rPr>
          <w:rtl/>
        </w:rPr>
        <w:t xml:space="preserve">: הלכה </w:t>
      </w:r>
      <w:ins w:id="104833" w:author="קלוד" w:date="2026-10-11T13:11:34Z">
        <w:r>
          <w:rPr>
            <w:rStyle w:val="2fb"/>
            <w:rtl/>
          </w:rPr>
          <w:t xml:space="preserve">כראב"י.</w:t>
        </w:r>
      </w:ins>
      <w:del w:id="104834" w:author="קלוד" w:date="2026-10-11T13:11:34Z">
        <w:r w:rsidRPr="006F178A">
          <w:rPr>
            <w:rStyle w:val="2fb"/>
            <w:rtl/>
          </w:rPr>
          <w:delText xml:space="preserve">כראב"י</w:delText>
        </w:r>
        <w:r w:rsidRPr="006F178A">
          <w:rPr>
            <w:rtl/>
          </w:rPr>
          <w:delText xml:space="preserve"> .</w:delText>
        </w:r>
      </w:del>
      <w:r w:rsidRPr="006F178A">
        <w:rPr>
          <w:rtl/>
        </w:rPr>
        <w:t xml:space="preserve"> </w:t>
      </w:r>
      <w:r>
        <w:rPr>
          <w:rtl/>
        </w:rPr>
        <w:t>ואפי'</w:t>
      </w:r>
      <w:r w:rsidRPr="006F178A">
        <w:rPr>
          <w:rtl/>
        </w:rPr>
        <w:t xml:space="preserve"> </w:t>
      </w:r>
      <w:ins w:id="104831" w:author="קלוד" w:date="2026-10-11T13:11:34Z">
        <w:r>
          <w:rPr>
            <w:rtl/>
          </w:rPr>
          <w:t xml:space="preserve">שלא</w:t>
        </w:r>
      </w:ins>
      <w:del w:id="104832" w:author="קלוד" w:date="2026-10-11T13:11:34Z">
        <w:r w:rsidRPr="006F178A">
          <w:rPr>
            <w:rtl/>
          </w:rPr>
          <w:delText xml:space="preserve">דלא</w:delText>
        </w:r>
      </w:del>
      <w:r w:rsidRPr="006F178A">
        <w:rPr>
          <w:rtl/>
        </w:rPr>
        <w:t xml:space="preserve"> </w:t>
      </w:r>
      <w:ins w:id="104829" w:author="קלוד" w:date="2026-10-11T13:11:34Z">
        <w:r>
          <w:rPr>
            <w:rtl/>
          </w:rPr>
          <w:t xml:space="preserve">נחלקו</w:t>
        </w:r>
      </w:ins>
      <w:del w:id="104830" w:author="קלוד" w:date="2026-10-11T13:11:34Z">
        <w:r w:rsidRPr="006F178A">
          <w:rPr>
            <w:rtl/>
          </w:rPr>
          <w:delText xml:space="preserve">פליג</w:delText>
        </w:r>
      </w:del>
      <w:r w:rsidRPr="006F178A">
        <w:rPr>
          <w:rtl/>
        </w:rPr>
        <w:t xml:space="preserve"> </w:t>
      </w:r>
      <w:ins w:id="104827" w:author="קלוד" w:date="2026-10-11T13:11:34Z">
        <w:r>
          <w:rPr>
            <w:rStyle w:val="afffffe"/>
            <w:rtl/>
          </w:rPr>
          <w:t xml:space="preserve">אמר</w:t>
        </w:r>
      </w:ins>
      <w:del w:id="104828" w:author="קלוד" w:date="2026-10-11T13:11:34Z">
        <w:r w:rsidRPr="006F178A">
          <w:rPr>
            <w:rtl/>
          </w:rPr>
          <w:delText xml:space="preserve">-גמרא</w:delText>
        </w:r>
      </w:del>
      <w:r w:rsidRPr="006F178A">
        <w:rPr>
          <w:rtl/>
        </w:rPr>
        <w:t xml:space="preserve"> </w:t>
      </w:r>
      <w:ins w:id="104825" w:author="קלוד" w:date="2026-10-11T13:11:34Z">
        <w:r>
          <w:rPr>
            <w:rStyle w:val="afffffe"/>
            <w:rtl/>
          </w:rPr>
          <w:t xml:space="preserve">הלכה</w:t>
        </w:r>
      </w:ins>
      <w:del w:id="104826" w:author="קלוד" w:date="2026-10-11T13:11:34Z">
        <w:r w:rsidRPr="006F178A">
          <w:rPr>
            <w:rtl/>
          </w:rPr>
          <w:delText xml:space="preserve">גמור</w:delText>
        </w:r>
      </w:del>
      <w:r w:rsidRPr="006F178A">
        <w:rPr>
          <w:rtl/>
        </w:rPr>
        <w:t xml:space="preserve"> </w:t>
      </w:r>
      <w:ins w:id="104823" w:author="קלוד" w:date="2026-10-11T13:11:34Z">
        <w:r>
          <w:rPr>
            <w:rtl/>
          </w:rPr>
          <w:t xml:space="preserve">-</w:t>
        </w:r>
      </w:ins>
      <w:del w:id="104824" w:author="קלוד" w:date="2026-10-11T13:11:34Z">
        <w:r w:rsidRPr="006F178A">
          <w:rPr>
            <w:rtl/>
          </w:rPr>
          <w:delText xml:space="preserve">זמורתא</w:delText>
        </w:r>
      </w:del>
      <w:r w:rsidRPr="006F178A">
        <w:rPr>
          <w:rtl/>
        </w:rPr>
        <w:t xml:space="preserve"> </w:t>
      </w:r>
      <w:ins w:id="104821" w:author="קלוד" w:date="2026-10-11T13:11:34Z">
        <w:r>
          <w:rPr>
            <w:rtl/>
          </w:rPr>
          <w:t xml:space="preserve">וכי לימוד כזמר יהא?</w:t>
        </w:r>
      </w:ins>
      <w:del w:id="104822" w:author="קלוד" w:date="2026-10-11T13:11:34Z">
        <w:r w:rsidRPr="006F178A">
          <w:rPr>
            <w:rtl/>
          </w:rPr>
          <w:delText xml:space="preserve">תהא?</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85" w:author="קלוד" w:date="2026-10-11T09:07:15Z"/>
        </w:rPr>
      </w:pPr>
      <w:ins w:id="20584" w:author="קלוד" w:date="2026-10-11T09:07:15Z">
        <w:r>
          <w:t xml:space="preserve">משנה ב</w:t>
        </w:r>
      </w:ins>
    </w:p>
    <w:p w:rsidR="00E9703F" w:rsidRPr="009757B9" w:rsidRDefault="00E9703F" w:rsidP="00E9703F">
      <w:pPr>
        <w:pStyle w:val="afff9"/>
        <w:rPr>
          <w:del w:id="20309" w:author="קלוד" w:date="2026-10-11T09:07:15Z"/>
          <w:b/>
          <w:rtl/>
        </w:rPr>
      </w:pPr>
      <w:del w:id="20308"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82" w:author="קלוד" w:date="2026-10-11T12:09:42Z">
          <w:pPr>
            <w:pStyle w:val="afff9"/>
          </w:pPr>
        </w:pPrChange>
      </w:pPr>
      <w:r w:rsidRPr="009757B9">
        <w:rPr>
          <w:b/>
          <w:rtl/>
        </w:rPr>
        <w:t>קושרין דלי בפסקיא, [פי הבור] אבל לא בחבל.</w:t>
      </w:r>
    </w:p>
    <w:p w:rsidR="00E9703F" w:rsidRPr="00B20210" w:rsidRDefault="00E9703F" w:rsidP="00E9703F">
      <w:pPr>
        <w:pStyle w:val="afff9"/>
        <w:rPr>
          <w:spacing w:val="6"/>
          <w:rtl/>
        </w:rPr>
      </w:pPr>
      <w:r>
        <w:rPr>
          <w:rStyle w:val="TanaimMishna"/>
          <w:spacing w:val="6"/>
          <w:rtl/>
          <w:rPrChange w:id="20051" w:author="קלוד" w:date="2026-10-11T09:07:15Z">
            <w:rPr>
              <w:spacing w:val="6"/>
              <w:rtl/>
            </w:rPr>
          </w:rPrChange>
        </w:rPr>
        <w:t xml:space="preserve">רבי יהודה</w:t>
      </w:r>
      <w:r>
        <w:rPr>
          <w:spacing w:val="6"/>
          <w:rtl/>
        </w:rPr>
        <w:t xml:space="preserve"> מתיר. כלל אמר </w:t>
      </w:r>
      <w:r>
        <w:rPr>
          <w:rStyle w:val="TanaimMishna"/>
          <w:spacing w:val="6"/>
          <w:rtl/>
          <w:rPrChange w:id="20050" w:author="קלוד" w:date="2026-10-11T09:07:15Z">
            <w:rPr>
              <w:spacing w:val="6"/>
              <w:rtl/>
            </w:rPr>
          </w:rPrChange>
        </w:rPr>
        <w:t xml:space="preserve">רבי יהודה</w:t>
      </w:r>
      <w:r>
        <w:rPr>
          <w:rStyle w:val="TanaimMishna"/>
          <w:spacing w:val="6"/>
          <w:rtl/>
          <w:rPrChange w:id="100497" w:author="Claude" w:date="2026-10-11T09:08:03Z">
            <w:rPr>
              <w:spacing w:val="6"/>
              <w:rtl/>
            </w:rPr>
          </w:rPrChange>
        </w:rPr>
        <w:t xml:space="preserve">:</w:t>
      </w:r>
      <w:r>
        <w:rPr>
          <w:spacing w:val="6"/>
          <w:rtl/>
        </w:rPr>
        <w:t xml:space="preserve"> כל קשר שאינו של קיימא - אין חייבין עליו.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קיג.</w:t>
      </w:r>
    </w:p>
    <w:p>
      <w:pPr>
        <w:pStyle w:val="afffff8"/>
        <w:rPr>
          <w:ins w:id="90435" w:author="קלוד" w:date="2026-10-11T12:33:55Z"/>
        </w:rPr>
      </w:pPr>
      <w:ins w:id="90436" w:author="קלוד" w:date="2026-10-11T12:33:55Z">
        <w:r>
          <w:rPr>
            <w:color w:val="7B3F00"/>
          </w:rPr>
          <w:t xml:space="preserve">קשירת דלי בחבל גרדי - ר"י מתיר ורבנן גוזרים</w:t>
        </w:r>
      </w:ins>
    </w:p>
    <w:p w:rsidR="00E9703F" w:rsidRDefault="00E9703F" w:rsidP="00E9703F">
      <w:pPr>
        <w:rPr>
          <w:rFonts w:ascii="Fb Fontext" w:hAnsi="Fb Fontext"/>
          <w:rtl/>
        </w:rPr>
      </w:pPr>
      <w:r w:rsidRPr="006F178A">
        <w:rPr>
          <w:rStyle w:val="afffe"/>
          <w:rFonts w:ascii="Fb Fontext" w:hAnsi="Fb Fontext"/>
          <w:rtl/>
        </w:rPr>
        <w:t>מתני'</w:t>
      </w:r>
      <w:r w:rsidRPr="006F178A">
        <w:rPr>
          <w:rFonts w:ascii="Fb Fontext" w:hAnsi="Fb Fontext"/>
          <w:rtl/>
        </w:rPr>
        <w:t xml:space="preserve"> </w:t>
      </w:r>
      <w:ins w:id="104861" w:author="קלוד" w:date="2026-10-11T13:11:34Z">
        <w:r>
          <w:rPr>
            <w:rFonts w:ascii="Fb Fontext" w:hAnsi="Fb Fontext"/>
            <w:rtl/>
          </w:rPr>
          <w:t xml:space="preserve">-</w:t>
        </w:r>
      </w:ins>
      <w:del w:id="104862" w:author="קלוד" w:date="2026-10-11T13:11:34Z">
        <w:r w:rsidRPr="006F178A">
          <w:rPr>
            <w:rFonts w:ascii="Fb Fontext" w:hAnsi="Fb Fontext"/>
            <w:rtl/>
          </w:rPr>
          <w:delText xml:space="preserve">מיירי</w:delText>
        </w:r>
      </w:del>
      <w:r w:rsidRPr="006F178A">
        <w:rPr>
          <w:rFonts w:ascii="Fb Fontext" w:hAnsi="Fb Fontext"/>
          <w:rtl/>
        </w:rPr>
        <w:t xml:space="preserve"> בחבל </w:t>
      </w:r>
      <w:ins w:id="104859" w:author="קלוד" w:date="2026-10-11T13:11:34Z">
        <w:r>
          <w:rPr>
            <w:rFonts w:ascii="Fb Fontext" w:hAnsi="Fb Fontext"/>
            <w:rtl/>
          </w:rPr>
          <w:t xml:space="preserve">של</w:t>
        </w:r>
      </w:ins>
      <w:del w:id="104860" w:author="קלוד" w:date="2026-10-11T13:11:34Z">
        <w:r w:rsidRPr="006F178A">
          <w:rPr>
            <w:rFonts w:ascii="Fb Fontext" w:hAnsi="Fb Fontext"/>
            <w:rtl/>
          </w:rPr>
          <w:delText xml:space="preserve">גרדי</w:delText>
        </w:r>
      </w:del>
      <w:r w:rsidRPr="006F178A">
        <w:rPr>
          <w:rFonts w:ascii="Fb Fontext" w:hAnsi="Fb Fontext"/>
          <w:rtl/>
        </w:rPr>
        <w:t xml:space="preserve"> </w:t>
      </w:r>
      <w:ins w:id="104857" w:author="קלוד" w:date="2026-10-11T13:11:34Z">
        <w:r>
          <w:rPr>
            <w:rFonts w:ascii="Fb Fontext" w:hAnsi="Fb Fontext"/>
            <w:rtl/>
          </w:rPr>
          <w:t xml:space="preserve">אורג</w:t>
        </w:r>
      </w:ins>
      <w:del w:id="104858" w:author="קלוד" w:date="2026-10-11T13:11:34Z">
        <w:r w:rsidRPr="006F178A">
          <w:rPr>
            <w:rFonts w:ascii="Fb Fontext" w:hAnsi="Fb Fontext"/>
            <w:rtl/>
          </w:rPr>
          <w:delText xml:space="preserve">[דצריכי</w:delText>
        </w:r>
      </w:del>
      <w:r w:rsidRPr="006F178A">
        <w:rPr>
          <w:rFonts w:ascii="Fb Fontext" w:hAnsi="Fb Fontext"/>
          <w:rtl/>
        </w:rPr>
        <w:t xml:space="preserve"> </w:t>
      </w:r>
      <w:ins w:id="104855" w:author="קלוד" w:date="2026-10-11T13:11:34Z">
        <w:r>
          <w:rPr>
            <w:rFonts w:ascii="Fb Fontext" w:hAnsi="Fb Fontext"/>
            <w:rtl/>
          </w:rPr>
          <w:t xml:space="preserve">[שצריך לו</w:t>
        </w:r>
      </w:ins>
      <w:del w:id="104856" w:author="קלוד" w:date="2026-10-11T13:11:34Z">
        <w:r w:rsidRPr="006F178A">
          <w:rPr>
            <w:rFonts w:ascii="Fb Fontext" w:hAnsi="Fb Fontext"/>
            <w:rtl/>
          </w:rPr>
          <w:delText xml:space="preserve">לה</w:delText>
        </w:r>
      </w:del>
      <w:r w:rsidRPr="006F178A">
        <w:rPr>
          <w:rFonts w:ascii="Fb Fontext" w:hAnsi="Fb Fontext"/>
          <w:rtl/>
        </w:rPr>
        <w:t xml:space="preserve"> ולא מבטל </w:t>
      </w:r>
      <w:ins w:id="104853" w:author="קלוד" w:date="2026-10-11T13:11:34Z">
        <w:r>
          <w:rPr>
            <w:rFonts w:ascii="Fb Fontext" w:hAnsi="Fb Fontext"/>
            <w:rtl/>
          </w:rPr>
          <w:t xml:space="preserve">אותו]</w:t>
        </w:r>
      </w:ins>
      <w:del w:id="104854" w:author="קלוד" w:date="2026-10-11T13:11:34Z">
        <w:r w:rsidRPr="006F178A">
          <w:rPr>
            <w:rFonts w:ascii="Fb Fontext" w:hAnsi="Fb Fontext"/>
            <w:rtl/>
          </w:rPr>
          <w:delText xml:space="preserve">לה]</w:delText>
        </w:r>
      </w:del>
    </w:p>
    <w:p w:rsidR="00E9703F" w:rsidRDefault="00E9703F" w:rsidP="00E9703F">
      <w:pPr>
        <w:rPr>
          <w:rtl/>
        </w:rPr>
      </w:pPr>
      <w:ins w:id="93437" w:author="מנוע מכני" w:date="2026-10-11T12:04:39Z">
        <w:r>
          <w:rPr>
            <w:rtl/>
          </w:rPr>
          <w:t xml:space="preserve">ולכך</w:t>
        </w:r>
      </w:ins>
      <w:del w:id="93438" w:author="מנוע מכני" w:date="2026-10-11T12:04:39Z">
        <w:r w:rsidRPr="006F178A">
          <w:rPr>
            <w:rtl/>
          </w:rPr>
          <w:delText xml:space="preserve">ולהכי</w:delText>
        </w:r>
      </w:del>
      <w:r w:rsidRPr="006F178A">
        <w:rPr>
          <w:rtl/>
        </w:rPr>
        <w:t xml:space="preserve"> </w:t>
      </w:r>
      <w:r w:rsidRPr="006F178A">
        <w:rPr>
          <w:rStyle w:val="2fb"/>
          <w:rtl/>
        </w:rPr>
        <w:t xml:space="preserve">לר"י</w:t>
      </w:r>
      <w:r w:rsidRPr="006F178A">
        <w:rPr>
          <w:rtl/>
        </w:rPr>
        <w:t xml:space="preserve"> מותר ולא </w:t>
      </w:r>
      <w:ins w:id="104877" w:author="קלוד" w:date="2026-10-11T13:11:34Z">
        <w:r>
          <w:rPr>
            <w:rtl/>
          </w:rPr>
          <w:t xml:space="preserve">גוזרים</w:t>
        </w:r>
      </w:ins>
      <w:del w:id="104878" w:author="קלוד" w:date="2026-10-11T13:11:34Z">
        <w:r w:rsidRPr="006F178A">
          <w:rPr>
            <w:rtl/>
          </w:rPr>
          <w:delText xml:space="preserve">גזרי'</w:delText>
        </w:r>
      </w:del>
      <w:r w:rsidRPr="006F178A">
        <w:rPr>
          <w:rtl/>
        </w:rPr>
        <w:t xml:space="preserve"> </w:t>
      </w:r>
      <w:ins w:id="104875" w:author="קלוד" w:date="2026-10-11T13:11:34Z">
        <w:r>
          <w:rPr>
            <w:rtl/>
          </w:rPr>
          <w:t xml:space="preserve">[ומה</w:t>
        </w:r>
      </w:ins>
      <w:del w:id="104876" w:author="קלוד" w:date="2026-10-11T13:11:34Z">
        <w:r w:rsidRPr="006F178A">
          <w:rPr>
            <w:rtl/>
          </w:rPr>
          <w:delText xml:space="preserve">[והא</w:delText>
        </w:r>
      </w:del>
      <w:r w:rsidRPr="006F178A">
        <w:rPr>
          <w:rtl/>
        </w:rPr>
        <w:t xml:space="preserve"> </w:t>
      </w:r>
      <w:ins w:id="104873" w:author="קלוד" w:date="2026-10-11T13:11:34Z">
        <w:r>
          <w:rPr>
            <w:rtl/>
          </w:rPr>
          <w:t xml:space="preserve">שאסר</w:t>
        </w:r>
      </w:ins>
      <w:del w:id="104874" w:author="קלוד" w:date="2026-10-11T13:11:34Z">
        <w:r w:rsidRPr="006F178A">
          <w:rPr>
            <w:rtl/>
          </w:rPr>
          <w:delText xml:space="preserve">דעניבה</w:delText>
        </w:r>
      </w:del>
      <w:r w:rsidRPr="006F178A">
        <w:rPr>
          <w:rtl/>
        </w:rPr>
        <w:t xml:space="preserve"> </w:t>
      </w:r>
      <w:ins w:id="104871" w:author="קלוד" w:date="2026-10-11T13:11:34Z">
        <w:r>
          <w:rPr>
            <w:rtl/>
          </w:rPr>
          <w:t xml:space="preserve">עניבה</w:t>
        </w:r>
      </w:ins>
      <w:del w:id="104872" w:author="קלוד" w:date="2026-10-11T13:11:34Z">
        <w:r w:rsidRPr="006F178A">
          <w:rPr>
            <w:rtl/>
          </w:rPr>
          <w:delText xml:space="preserve">אסור</w:delText>
        </w:r>
      </w:del>
      <w:r w:rsidRPr="006F178A">
        <w:rPr>
          <w:rtl/>
        </w:rPr>
        <w:t xml:space="preserve"> </w:t>
      </w:r>
      <w:ins w:id="104869" w:author="קלוד" w:date="2026-10-11T13:11:34Z">
        <w:r>
          <w:rPr>
            <w:rtl/>
          </w:rPr>
          <w:t xml:space="preserve">-</w:t>
        </w:r>
      </w:ins>
      <w:del w:id="104870" w:author="קלוד" w:date="2026-10-11T13:11:34Z">
        <w:r w:rsidRPr="006F178A">
          <w:rPr>
            <w:rtl/>
          </w:rPr>
          <w:delText xml:space="preserve">דהיא</w:delText>
        </w:r>
      </w:del>
      <w:r w:rsidRPr="006F178A">
        <w:rPr>
          <w:rtl/>
        </w:rPr>
        <w:t xml:space="preserve"> </w:t>
      </w:r>
      <w:ins w:id="104867" w:author="קלוד" w:date="2026-10-11T13:11:34Z">
        <w:r>
          <w:rPr>
            <w:rtl/>
          </w:rPr>
          <w:t xml:space="preserve">שהיא</w:t>
        </w:r>
      </w:ins>
      <w:del w:id="104868" w:author="קלוד" w:date="2026-10-11T13:11:34Z">
        <w:r w:rsidRPr="006F178A">
          <w:rPr>
            <w:rtl/>
          </w:rPr>
          <w:delText xml:space="preserve">גופא</w:delText>
        </w:r>
      </w:del>
      <w:r w:rsidRPr="006F178A">
        <w:rPr>
          <w:rtl/>
        </w:rPr>
        <w:t xml:space="preserve"> </w:t>
      </w:r>
      <w:ins w:id="104865" w:author="קלוד" w:date="2026-10-11T13:11:34Z">
        <w:r>
          <w:rPr>
            <w:rtl/>
          </w:rPr>
          <w:t xml:space="preserve">עצמה</w:t>
        </w:r>
      </w:ins>
      <w:del w:id="104866" w:author="קלוד" w:date="2026-10-11T13:11:34Z">
        <w:r w:rsidRPr="006F178A">
          <w:rPr>
            <w:rtl/>
          </w:rPr>
          <w:delText xml:space="preserve">קשירה</w:delText>
        </w:r>
      </w:del>
      <w:r w:rsidRPr="006F178A">
        <w:rPr>
          <w:rtl/>
        </w:rPr>
        <w:t xml:space="preserve"> </w:t>
      </w:r>
      <w:ins w:id="104863" w:author="קלוד" w:date="2026-10-11T13:11:34Z">
        <w:r>
          <w:rPr>
            <w:rtl/>
          </w:rPr>
          <w:t xml:space="preserve">קשירה]</w:t>
        </w:r>
      </w:ins>
      <w:del w:id="104864" w:author="קלוד" w:date="2026-10-11T13:11:34Z">
        <w:r w:rsidRPr="006F178A">
          <w:rPr>
            <w:rtl/>
          </w:rPr>
          <w:delText xml:space="preserve">היא]</w:delText>
        </w:r>
      </w:del>
    </w:p>
    <w:p w:rsidR="00E9703F" w:rsidRDefault="00E9703F" w:rsidP="00E9703F">
      <w:pPr>
        <w:rPr>
          <w:rtl/>
        </w:rPr>
      </w:pPr>
      <w:r w:rsidRPr="006F178A">
        <w:rPr>
          <w:rtl/>
        </w:rPr>
        <w:t>ו</w:t>
      </w:r>
      <w:r w:rsidRPr="006F178A">
        <w:rPr>
          <w:rFonts w:hint="cs"/>
          <w:rtl/>
        </w:rPr>
        <w:t>ל</w:t>
      </w:r>
      <w:r w:rsidRPr="006F178A">
        <w:rPr>
          <w:rtl/>
        </w:rPr>
        <w:t xml:space="preserve">רבנן </w:t>
      </w:r>
      <w:ins w:id="93439" w:author="מנוע מכני" w:date="2026-10-11T12:04:39Z">
        <w:r>
          <w:rPr>
            <w:rtl/>
          </w:rPr>
          <w:t xml:space="preserve">גוזרים</w:t>
        </w:r>
      </w:ins>
      <w:del w:id="93440" w:author="מנוע מכני" w:date="2026-10-11T12:04:39Z">
        <w:r w:rsidRPr="006F178A">
          <w:rPr>
            <w:rtl/>
          </w:rPr>
          <w:delText xml:space="preserve">גזרינן</w:delText>
        </w:r>
      </w:del>
      <w:r w:rsidRPr="006F178A">
        <w:rPr>
          <w:rtl/>
        </w:rPr>
        <w:t xml:space="preserve"> חבל </w:t>
      </w:r>
      <w:ins w:id="104883" w:author="קלוד" w:date="2026-10-11T13:11:34Z">
        <w:r>
          <w:rPr>
            <w:rtl/>
          </w:rPr>
          <w:t xml:space="preserve">של</w:t>
        </w:r>
      </w:ins>
      <w:del w:id="104884" w:author="קלוד" w:date="2026-10-11T13:11:34Z">
        <w:r w:rsidRPr="006F178A">
          <w:rPr>
            <w:rtl/>
          </w:rPr>
          <w:delText xml:space="preserve">דגרדי</w:delText>
        </w:r>
      </w:del>
      <w:r w:rsidRPr="006F178A">
        <w:rPr>
          <w:rtl/>
        </w:rPr>
        <w:t xml:space="preserve"> </w:t>
      </w:r>
      <w:ins w:id="104881" w:author="קלוד" w:date="2026-10-11T13:11:34Z">
        <w:r>
          <w:rPr>
            <w:rtl/>
          </w:rPr>
          <w:t xml:space="preserve">אורג משום</w:t>
        </w:r>
      </w:ins>
      <w:del w:id="104882" w:author="קלוד" w:date="2026-10-11T13:11:34Z">
        <w:r w:rsidRPr="006F178A">
          <w:rPr>
            <w:rtl/>
          </w:rPr>
          <w:delText xml:space="preserve">אטו</w:delText>
        </w:r>
      </w:del>
      <w:r w:rsidRPr="006F178A">
        <w:rPr>
          <w:rtl/>
        </w:rPr>
        <w:t xml:space="preserve"> חבל </w:t>
      </w:r>
      <w:ins w:id="94437" w:author="מנוע מכני" w:date="2026-10-11T12:04:39Z">
        <w:ins w:id="104879" w:author="קלוד" w:date="2026-10-11T13:11:34Z">
          <w:r>
            <w:rPr>
              <w:rtl/>
            </w:rPr>
            <w:t xml:space="preserve">סתם,</w:t>
          </w:r>
        </w:ins>
        <w:del w:id="104880" w:author="קלוד" w:date="2026-10-11T13:11:34Z">
          <w:r>
            <w:rPr>
              <w:rtl/>
            </w:rPr>
            <w:delText xml:space="preserve">דעולם</w:delText>
          </w:r>
          <w:r w:rsidRPr="006F178A">
            <w:rPr>
              <w:rtl/>
            </w:rPr>
            <w:delText xml:space="preserve">,</w:delText>
          </w:r>
        </w:del>
      </w:ins>
      <w:del w:id="94438" w:author="מנוע מכני" w:date="2026-10-11T12:04:39Z">
        <w:r w:rsidRPr="006F178A">
          <w:rPr>
            <w:rtl/>
          </w:rPr>
          <w:delText xml:space="preserve">דעלמא</w:delText>
        </w:r>
      </w:del>
    </w:p>
    <w:p w:rsidR="00E9703F" w:rsidRPr="006F178A" w:rsidRDefault="00E9703F" w:rsidP="00E9703F">
      <w:pPr>
        <w:rPr>
          <w:rtl/>
        </w:rPr>
      </w:pPr>
      <w:ins w:id="104897" w:author="קלוד" w:date="2026-10-11T13:11:34Z">
        <w:r>
          <w:rPr>
            <w:rFonts w:ascii="Fb Fontext" w:hAnsi="Fb Fontext"/>
            <w:sz w:val="20"/>
            <w:rtl/>
          </w:rPr>
          <w:t xml:space="preserve">ומה</w:t>
        </w:r>
      </w:ins>
      <w:del w:id="104898" w:author="קלוד" w:date="2026-10-11T13:11:34Z">
        <w:r w:rsidRPr="006F178A">
          <w:rPr>
            <w:rFonts w:ascii="Fb Fontext" w:hAnsi="Fb Fontext"/>
            <w:sz w:val="20"/>
            <w:rtl/>
          </w:rPr>
          <w:delText xml:space="preserve">והא</w:delText>
        </w:r>
      </w:del>
      <w:r w:rsidRPr="006F178A">
        <w:rPr>
          <w:rFonts w:ascii="Fb Fontext" w:hAnsi="Fb Fontext"/>
          <w:sz w:val="20"/>
          <w:rtl/>
        </w:rPr>
        <w:t xml:space="preserve"> </w:t>
      </w:r>
      <w:ins w:id="94895" w:author="מנוע מכני" w:date="2026-10-11T12:04:39Z">
        <w:ins w:id="104895" w:author="קלוד" w:date="2026-10-11T13:11:34Z">
          <w:r>
            <w:rPr>
              <w:rFonts w:ascii="Fb Fontext" w:hAnsi="Fb Fontext"/>
              <w:sz w:val="20"/>
              <w:rtl/>
            </w:rPr>
            <w:t xml:space="preserve">שהתירו</w:t>
          </w:r>
        </w:ins>
        <w:del w:id="104896" w:author="קלוד" w:date="2026-10-11T13:11:34Z">
          <w:r>
            <w:rPr>
              <w:rFonts w:ascii="Fb Fontext" w:hAnsi="Fb Fontext"/>
              <w:sz w:val="20"/>
              <w:rtl/>
            </w:rPr>
            <w:delText xml:space="preserve">דאם</w:delText>
          </w:r>
        </w:del>
        <w:r>
          <w:rPr>
            <w:rFonts w:ascii="Fb Fontext" w:hAnsi="Fb Fontext"/>
            <w:sz w:val="20"/>
            <w:rtl/>
          </w:rPr>
          <w:t xml:space="preserve"> </w:t>
        </w:r>
      </w:ins>
      <w:del w:id="94896" w:author="מנוע מכני" w:date="2026-10-11T12:04:39Z">
        <w:r w:rsidRPr="006F178A">
          <w:rPr>
            <w:rFonts w:ascii="Fb Fontext" w:hAnsi="Fb Fontext"/>
            <w:sz w:val="20"/>
            <w:rtl/>
          </w:rPr>
          <w:delText xml:space="preserve">דאי </w:delText>
        </w:r>
      </w:del>
      <w:ins w:id="104893" w:author="קלוד" w:date="2026-10-11T13:11:34Z">
        <w:r>
          <w:rPr>
            <w:rStyle w:val="afffffe"/>
            <w:rFonts w:ascii="Fb Fontext" w:hAnsi="Fb Fontext"/>
            <w:sz w:val="20"/>
            <w:rtl/>
          </w:rPr>
          <w:t xml:space="preserve">בחבל</w:t>
        </w:r>
      </w:ins>
      <w:del w:id="104894" w:author="קלוד" w:date="2026-10-11T13:11:34Z">
        <w:r w:rsidRPr="006F178A">
          <w:rPr>
            <w:rFonts w:ascii="Fb Fontext" w:hAnsi="Fb Fontext"/>
            <w:sz w:val="20"/>
            <w:rtl/>
          </w:rPr>
          <w:delText xml:space="preserve">נפסק</w:delText>
        </w:r>
      </w:del>
      <w:r w:rsidRPr="006F178A">
        <w:rPr>
          <w:rFonts w:ascii="Fb Fontext" w:hAnsi="Fb Fontext"/>
          <w:sz w:val="20"/>
          <w:rtl/>
        </w:rPr>
        <w:t xml:space="preserve"> </w:t>
      </w:r>
      <w:ins w:id="104891" w:author="קלוד" w:date="2026-10-11T13:11:34Z">
        <w:r>
          <w:rPr>
            <w:rStyle w:val="afffffe"/>
            <w:rFonts w:ascii="Fb Fontext" w:hAnsi="Fb Fontext"/>
            <w:sz w:val="20"/>
            <w:rtl/>
          </w:rPr>
          <w:t xml:space="preserve">דלי</w:t>
        </w:r>
      </w:ins>
      <w:del w:id="104892" w:author="קלוד" w:date="2026-10-11T13:11:34Z">
        <w:r w:rsidRPr="006F178A">
          <w:rPr>
            <w:rFonts w:ascii="Fb Fontext" w:hAnsi="Fb Fontext"/>
            <w:sz w:val="20"/>
            <w:rtl/>
          </w:rPr>
          <w:delText xml:space="preserve">עונבו</w:delText>
        </w:r>
      </w:del>
      <w:r w:rsidRPr="006F178A">
        <w:rPr>
          <w:rFonts w:ascii="Fb Fontext" w:hAnsi="Fb Fontext"/>
          <w:sz w:val="20"/>
          <w:rtl/>
        </w:rPr>
        <w:t xml:space="preserve"> </w:t>
      </w:r>
      <w:ins w:id="104889" w:author="קלוד" w:date="2026-10-11T13:11:34Z">
        <w:r>
          <w:rPr>
            <w:rFonts w:ascii="Fb Fontext" w:hAnsi="Fb Fontext"/>
            <w:sz w:val="20"/>
            <w:rtl/>
          </w:rPr>
          <w:t xml:space="preserve">שנפסק</w:t>
        </w:r>
      </w:ins>
      <w:del w:id="104890" w:author="קלוד" w:date="2026-10-11T13:11:34Z">
        <w:r w:rsidRPr="006F178A">
          <w:rPr>
            <w:rFonts w:ascii="Fb Fontext" w:hAnsi="Fb Fontext"/>
            <w:sz w:val="20"/>
            <w:rtl/>
          </w:rPr>
          <w:delText xml:space="preserve">דעניבה</w:delText>
        </w:r>
      </w:del>
      <w:r w:rsidRPr="006F178A">
        <w:rPr>
          <w:rFonts w:ascii="Fb Fontext" w:hAnsi="Fb Fontext"/>
          <w:sz w:val="20"/>
          <w:rtl/>
        </w:rPr>
        <w:t xml:space="preserve"> </w:t>
      </w:r>
      <w:ins w:id="104887" w:author="קלוד" w:date="2026-10-11T13:11:34Z">
        <w:r>
          <w:rPr>
            <w:rFonts w:ascii="Fb Fontext" w:hAnsi="Fb Fontext"/>
            <w:sz w:val="20"/>
            <w:rtl/>
          </w:rPr>
          <w:t xml:space="preserve">לעונבו -</w:t>
        </w:r>
      </w:ins>
      <w:del w:id="104888" w:author="קלוד" w:date="2026-10-11T13:11:34Z">
        <w:r w:rsidRPr="006F178A">
          <w:rPr>
            <w:rFonts w:ascii="Fb Fontext" w:hAnsi="Fb Fontext"/>
            <w:sz w:val="20"/>
            <w:rtl/>
          </w:rPr>
          <w:delText xml:space="preserve">מותרת</w:delText>
        </w:r>
      </w:del>
      <w:r w:rsidRPr="006F178A">
        <w:rPr>
          <w:rFonts w:ascii="Fb Fontext" w:hAnsi="Fb Fontext"/>
          <w:sz w:val="20"/>
          <w:rtl/>
        </w:rPr>
        <w:t xml:space="preserve"> עניבה בקשירה </w:t>
      </w:r>
      <w:r w:rsidRPr="006F178A">
        <w:rPr>
          <w:rFonts w:ascii="Fb Fontext" w:hAnsi="Fb Fontext"/>
          <w:sz w:val="20"/>
          <w:rtl/>
        </w:rPr>
        <w:t xml:space="preserve">לא</w:t>
      </w:r>
      <w:r w:rsidRPr="006F178A">
        <w:rPr>
          <w:rFonts w:ascii="Fb Fontext" w:hAnsi="Fb Fontext"/>
          <w:sz w:val="20"/>
          <w:rtl/>
        </w:rPr>
        <w:t xml:space="preserve"> </w:t>
      </w:r>
      <w:ins w:id="90473" w:author="Claude - סמנטי" w:date="2026-10-11T12:28:21Z">
        <w:ins w:id="104885" w:author="קלוד" w:date="2026-10-11T13:11:34Z">
          <w:r>
            <w:rPr>
              <w:rFonts w:ascii="Fb Fontext" w:hAnsi="Fb Fontext"/>
              <w:sz w:val="20"/>
              <w:rtl/>
            </w:rPr>
            <w:t xml:space="preserve">מתחלפת,</w:t>
          </w:r>
        </w:ins>
        <w:del w:id="104886" w:author="קלוד" w:date="2026-10-11T13:11:34Z">
          <w:r>
            <w:rPr>
              <w:rFonts w:ascii="Fb Fontext" w:hAnsi="Fb Fontext"/>
              <w:sz w:val="20"/>
              <w:rtl/>
            </w:rPr>
            <w:delText xml:space="preserve">מתחלפת</w:delText>
          </w:r>
        </w:del>
      </w:ins>
      <w:del w:id="90474" w:author="Claude - סמנטי" w:date="2026-10-11T12:28:21Z">
        <w:r w:rsidRPr="006F178A">
          <w:rPr>
            <w:rFonts w:ascii="Fb Fontext" w:hAnsi="Fb Fontext"/>
            <w:sz w:val="20"/>
            <w:rtl/>
          </w:rPr>
          <w:delText xml:space="preserve">מיחלפא</w:delText>
        </w:r>
      </w:del>
      <w:r w:rsidRPr="006F178A">
        <w:rPr>
          <w:rFonts w:ascii="Fb Fontext" w:hAnsi="Fb Fontext"/>
          <w:sz w:val="20"/>
          <w:rtl/>
        </w:rPr>
        <w:t xml:space="preserve"> </w:t>
      </w:r>
      <w:r w:rsidRPr="006F178A">
        <w:rPr>
          <w:rFonts w:ascii="Fb Fontext" w:hAnsi="Fb Fontext"/>
          <w:sz w:val="20"/>
          <w:rtl/>
        </w:rPr>
        <w:t xml:space="preserve">משא"כ</w:t>
      </w:r>
      <w:r w:rsidRPr="006F178A">
        <w:rPr>
          <w:rFonts w:ascii="Fb Fontext" w:hAnsi="Fb Fontext"/>
          <w:sz w:val="20"/>
          <w:rtl/>
        </w:rPr>
        <w:t xml:space="preserve"> חבל בחבל </w:t>
      </w:r>
      <w:ins w:id="90471" w:author="Claude - סמנטי" w:date="2026-10-11T12:28:21Z">
        <w:r>
          <w:rPr>
            <w:rFonts w:ascii="Fb Fontext" w:hAnsi="Fb Fontext"/>
            <w:sz w:val="20"/>
            <w:rtl/>
          </w:rPr>
          <w:t xml:space="preserve">מתחלף</w:t>
        </w:r>
      </w:ins>
      <w:del w:id="90472" w:author="Claude - סמנטי" w:date="2026-10-11T12:28:21Z">
        <w:r w:rsidRPr="006F178A">
          <w:rPr>
            <w:rFonts w:ascii="Fb Fontext" w:hAnsi="Fb Fontext"/>
            <w:sz w:val="20"/>
            <w:rtl/>
          </w:rPr>
          <w:delText xml:space="preserve">מיחלף</w:delText>
        </w:r>
      </w:del>
      <w:r w:rsidRPr="006F178A">
        <w:rPr>
          <w:rFonts w:ascii="Fb Fontext" w:hAnsi="Fb Fontext"/>
          <w:sz w:val="20"/>
          <w:rtl/>
        </w:rPr>
        <w:t xml:space="preserve">.</w:t>
      </w:r>
    </w:p>
    <w:p>
      <w:pPr>
        <w:pStyle w:val="38"/>
        <w:rPr>
          <w:ins w:id="98434" w:author="מנוע מכני" w:date="2026-10-11T12:04:39Z"/>
        </w:rPr>
      </w:pPr>
      <w:del w:id="98433" w:author="מנוע מכני" w:date="2026-10-11T12:04:39Z">
        <w:r w:rsidRPr="006F178A">
          <w:delText xml:space="preserve">•</w:delText>
        </w:r>
      </w:del>
      <w:r w:rsidRPr="006F178A">
        <w:t xml:space="preserve"> רב:</w:t>
      </w:r>
    </w:p>
    <w:p w:rsidR="00E9703F" w:rsidRDefault="00E9703F" w:rsidP="00E9703F">
      <w:pPr>
        <w:rPr>
          <w:rFonts w:ascii="Fb Fontext" w:hAnsi="Fb Fontext"/>
          <w:rtl/>
        </w:rPr>
      </w:pPr>
      <w:del w:id="98435" w:author="מנוע מכני" w:date="2026-10-11T12:04:39Z">
        <w:r w:rsidRPr="006F178A">
          <w:rPr>
            <w:rFonts w:ascii="Fb Fontext" w:hAnsi="Fb Fontext"/>
            <w:rtl/>
          </w:rPr>
          <w:delText xml:space="preserve"> </w:delText>
        </w:r>
      </w:del>
      <w:r w:rsidRPr="006F178A">
        <w:rPr>
          <w:rFonts w:ascii="Fb Fontext" w:hAnsi="Fb Fontext"/>
          <w:rtl/>
        </w:rPr>
        <w:t xml:space="preserve">מביא אדם חבל מתוך ביתו, וקושרו בפרה ובאיבוס. [היינו חבל </w:t>
      </w:r>
      <w:ins w:id="104899" w:author="קלוד" w:date="2026-10-11T13:11:34Z">
        <w:r>
          <w:rPr>
            <w:rFonts w:ascii="Fb Fontext" w:hAnsi="Fb Fontext"/>
            <w:rtl/>
          </w:rPr>
          <w:t xml:space="preserve">של אורג]</w:t>
        </w:r>
      </w:ins>
      <w:del w:id="104900" w:author="קלוד" w:date="2026-10-11T13:11:34Z">
        <w:r w:rsidRPr="006F178A">
          <w:rPr>
            <w:rFonts w:ascii="Fb Fontext" w:hAnsi="Fb Fontext"/>
            <w:rtl/>
          </w:rPr>
          <w:delText xml:space="preserve">דגרדי]</w:delText>
        </w:r>
      </w:del>
    </w:p>
    <w:p w:rsidR="00E9703F" w:rsidRPr="006F178A" w:rsidRDefault="00E9703F" w:rsidP="00E9703F">
      <w:pPr>
        <w:rPr>
          <w:rtl/>
        </w:rPr>
      </w:pPr>
      <w:ins w:id="104911" w:author="קלוד" w:date="2026-10-11T13:11:34Z">
        <w:r>
          <w:rPr>
            <w:rFonts w:ascii="Fb Fontext" w:hAnsi="Fb Fontext"/>
            <w:sz w:val="20"/>
            <w:rtl/>
          </w:rPr>
          <w:t xml:space="preserve">ומה</w:t>
        </w:r>
      </w:ins>
      <w:del w:id="104912" w:author="קלוד" w:date="2026-10-11T13:11:34Z">
        <w:r w:rsidRPr="006F178A">
          <w:rPr>
            <w:rFonts w:ascii="Fb Fontext" w:hAnsi="Fb Fontext"/>
            <w:sz w:val="20"/>
            <w:rtl/>
          </w:rPr>
          <w:delText xml:space="preserve">והא</w:delText>
        </w:r>
      </w:del>
      <w:r w:rsidRPr="006F178A">
        <w:rPr>
          <w:rFonts w:ascii="Fb Fontext" w:hAnsi="Fb Fontext"/>
          <w:sz w:val="20"/>
          <w:rtl/>
        </w:rPr>
        <w:t xml:space="preserve"> </w:t>
      </w:r>
      <w:ins w:id="104909" w:author="קלוד" w:date="2026-10-11T13:11:34Z">
        <w:r>
          <w:rPr>
            <w:rFonts w:ascii="Fb Fontext" w:hAnsi="Fb Fontext"/>
            <w:sz w:val="20"/>
            <w:rtl/>
          </w:rPr>
          <w:t xml:space="preserve">ששנינו: לא</w:t>
        </w:r>
      </w:ins>
      <w:del w:id="104910"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יביא חבל מתוך ביתו </w:t>
      </w:r>
      <w:ins w:id="104907" w:author="קלוד" w:date="2026-10-11T13:11:34Z">
        <w:r>
          <w:rPr>
            <w:rFonts w:ascii="Fb Fontext" w:hAnsi="Fb Fontext"/>
            <w:sz w:val="20"/>
            <w:rtl/>
          </w:rPr>
          <w:t xml:space="preserve">ויקשור</w:t>
        </w:r>
      </w:ins>
      <w:del w:id="104908" w:author="קלוד" w:date="2026-10-11T13:11:34Z">
        <w:r w:rsidRPr="006F178A">
          <w:rPr>
            <w:rFonts w:ascii="Fb Fontext" w:hAnsi="Fb Fontext"/>
            <w:sz w:val="20"/>
            <w:rtl/>
          </w:rPr>
          <w:delText xml:space="preserve">ויקשרו</w:delText>
        </w:r>
      </w:del>
      <w:r w:rsidRPr="006F178A">
        <w:rPr>
          <w:rFonts w:ascii="Fb Fontext" w:hAnsi="Fb Fontext"/>
          <w:sz w:val="20"/>
          <w:rtl/>
        </w:rPr>
        <w:t xml:space="preserve"> </w:t>
      </w:r>
      <w:ins w:id="104905" w:author="קלוד" w:date="2026-10-11T13:11:34Z">
        <w:r>
          <w:rPr>
            <w:rFonts w:ascii="Fb Fontext" w:hAnsi="Fb Fontext"/>
            <w:sz w:val="20"/>
            <w:rtl/>
          </w:rPr>
          <w:t xml:space="preserve">בפרה</w:t>
        </w:r>
      </w:ins>
      <w:del w:id="104906" w:author="קלוד" w:date="2026-10-11T13:11:34Z">
        <w:r w:rsidRPr="006F178A">
          <w:rPr>
            <w:rFonts w:ascii="Fb Fontext" w:hAnsi="Fb Fontext"/>
            <w:sz w:val="20"/>
            <w:rtl/>
          </w:rPr>
          <w:delText xml:space="preserve">פרה</w:delText>
        </w:r>
      </w:del>
      <w:r w:rsidRPr="006F178A">
        <w:rPr>
          <w:rFonts w:ascii="Fb Fontext" w:hAnsi="Fb Fontext"/>
          <w:sz w:val="20"/>
          <w:rtl/>
        </w:rPr>
        <w:t xml:space="preserve"> ובאיבוס </w:t>
      </w:r>
      <w:ins w:id="104903" w:author="קלוד" w:date="2026-10-11T13:11:34Z">
        <w:r>
          <w:rPr>
            <w:rFonts w:ascii="Fb Fontext" w:hAnsi="Fb Fontext"/>
            <w:sz w:val="20"/>
            <w:rtl/>
          </w:rPr>
          <w:t xml:space="preserve">-</w:t>
        </w:r>
      </w:ins>
      <w:del w:id="104904" w:author="קלוד" w:date="2026-10-11T13:11:34Z">
        <w:r w:rsidRPr="006F178A">
          <w:rPr>
            <w:rFonts w:ascii="Fb Fontext" w:hAnsi="Fb Fontext"/>
            <w:sz w:val="20"/>
            <w:rtl/>
          </w:rPr>
          <w:delText xml:space="preserve">היינו</w:delText>
        </w:r>
      </w:del>
      <w:r w:rsidRPr="006F178A">
        <w:rPr>
          <w:rFonts w:ascii="Fb Fontext" w:hAnsi="Fb Fontext"/>
          <w:sz w:val="20"/>
          <w:rtl/>
        </w:rPr>
        <w:t xml:space="preserve"> בחבל </w:t>
      </w:r>
      <w:ins w:id="94439" w:author="מנוע מכני" w:date="2026-10-11T12:04:39Z">
        <w:ins w:id="104901" w:author="קלוד" w:date="2026-10-11T13:11:34Z">
          <w:r>
            <w:rPr>
              <w:rFonts w:ascii="Fb Fontext" w:hAnsi="Fb Fontext"/>
              <w:sz w:val="20"/>
              <w:rtl/>
            </w:rPr>
            <w:t xml:space="preserve">סתם.</w:t>
          </w:r>
        </w:ins>
        <w:del w:id="104902" w:author="קלוד" w:date="2026-10-11T13:11:34Z">
          <w:r>
            <w:rPr>
              <w:rFonts w:ascii="Fb Fontext" w:hAnsi="Fb Fontext"/>
              <w:sz w:val="20"/>
              <w:rtl/>
            </w:rPr>
            <w:delText xml:space="preserve">דעולם</w:delText>
          </w:r>
          <w:r w:rsidRPr="006F178A">
            <w:rPr>
              <w:rFonts w:ascii="Fb Fontext" w:hAnsi="Fb Fontext"/>
              <w:sz w:val="20"/>
              <w:rtl/>
            </w:rPr>
            <w:delText xml:space="preserve">.</w:delText>
          </w:r>
        </w:del>
      </w:ins>
      <w:del w:id="94440" w:author="מנוע מכני" w:date="2026-10-11T12:04:39Z">
        <w:r w:rsidRPr="006F178A">
          <w:rPr>
            <w:rFonts w:ascii="Fb Fontext" w:hAnsi="Fb Fontext"/>
            <w:sz w:val="20"/>
            <w:rtl/>
          </w:rPr>
          <w:delText xml:space="preserve">דעלמא</w:delText>
        </w:r>
      </w:del>
    </w:p>
    <w:p>
      <w:pPr>
        <w:pStyle w:val="afffff8"/>
        <w:rPr>
          <w:ins w:id="90433" w:author="קלוד" w:date="2026-10-11T12:33:55Z"/>
        </w:rPr>
      </w:pPr>
      <w:ins w:id="90434" w:author="קלוד" w:date="2026-10-11T12:33:55Z">
        <w:r>
          <w:rPr>
            <w:color w:val="7B3F00"/>
          </w:rPr>
          <w:t xml:space="preserve">כלי אורגים - טלטול כובד העליון והתחתון</w:t>
        </w:r>
      </w:ins>
    </w:p>
    <w:p>
      <w:pPr>
        <w:pStyle w:val="38"/>
        <w:rPr>
          <w:ins w:id="98437" w:author="מנוע מכני" w:date="2026-10-11T12:04:39Z"/>
        </w:rPr>
      </w:pPr>
      <w:del w:id="98436" w:author="מנוע מכני" w:date="2026-10-11T12:04:39Z">
        <w:r w:rsidRPr="006F178A">
          <w:delText xml:space="preserve">•</w:delText>
        </w:r>
      </w:del>
      <w:r w:rsidRPr="006F178A">
        <w:t xml:space="preserve"> </w:t>
      </w:r>
      <w:r w:rsidRPr="006F178A">
        <w:t>כלי קיואי</w:t>
      </w:r>
      <w:r w:rsidRPr="006F178A">
        <w:t xml:space="preserve"> [אורגים]</w:t>
      </w:r>
      <w:r w:rsidRPr="006F178A">
        <w:t xml:space="preserve">- </w:t>
      </w:r>
      <w:r w:rsidRPr="006F178A">
        <w:t>ריא"ש</w:t>
      </w:r>
      <w:r w:rsidRPr="006F178A">
        <w:t>:</w:t>
      </w:r>
    </w:p>
    <w:p w:rsidR="00E9703F" w:rsidRPr="006F178A" w:rsidRDefault="00E9703F" w:rsidP="00E9703F">
      <w:pPr>
        <w:rPr>
          <w:rtl/>
        </w:rPr>
      </w:pPr>
      <w:del w:id="98438" w:author="מנוע מכני" w:date="2026-10-11T12:04:39Z">
        <w:r w:rsidRPr="006F178A">
          <w:rPr>
            <w:rFonts w:ascii="Fb Fontext" w:hAnsi="Fb Fontext"/>
            <w:rtl/>
          </w:rPr>
          <w:delText xml:space="preserve"> </w:delText>
        </w:r>
      </w:del>
      <w:r w:rsidRPr="006F178A">
        <w:rPr>
          <w:rFonts w:ascii="Fb Fontext" w:hAnsi="Fb Fontext"/>
          <w:rtl/>
        </w:rPr>
        <w:t xml:space="preserve">מותר לטלטלן בשבת. דאין מלאכתן לאיסור.</w:t>
      </w:r>
    </w:p>
    <w:p w:rsidR="00E9703F" w:rsidRPr="006F178A" w:rsidRDefault="00E9703F" w:rsidP="00E9703F">
      <w:pPr>
        <w:rPr>
          <w:rtl/>
        </w:rPr>
      </w:pPr>
      <w:r w:rsidRPr="006F178A">
        <w:rPr>
          <w:rFonts w:ascii="MS Mincho" w:hAnsi="MS Mincho" w:hint="cs"/>
          <w:bCs/>
          <w:rtl/>
        </w:rPr>
        <w:t>•</w:t>
      </w:r>
      <w:r>
        <w:rPr>
          <w:rFonts w:hint="cs"/>
          <w:b/>
          <w:bCs/>
          <w:rtl/>
        </w:rPr>
        <w:t xml:space="preserve"> </w:t>
      </w:r>
      <w:ins w:id="104925" w:author="קלוד" w:date="2026-10-11T13:11:34Z">
        <w:r>
          <w:rPr>
            <w:b/>
            <w:bCs/>
            <w:rtl/>
          </w:rPr>
          <w:t xml:space="preserve">שאלו</w:t>
        </w:r>
      </w:ins>
      <w:del w:id="104926" w:author="קלוד" w:date="2026-10-11T13:11:34Z">
        <w:r w:rsidRPr="006D60D6">
          <w:rPr>
            <w:b/>
            <w:bCs/>
            <w:rtl/>
          </w:rPr>
          <w:delText xml:space="preserve">בעו</w:delText>
        </w:r>
      </w:del>
      <w:r w:rsidRPr="006D60D6">
        <w:rPr>
          <w:b/>
          <w:bCs/>
          <w:rtl/>
        </w:rPr>
        <w:t xml:space="preserve"> </w:t>
      </w:r>
      <w:ins w:id="104923" w:author="קלוד" w:date="2026-10-11T13:11:34Z">
        <w:r>
          <w:rPr>
            <w:rStyle w:val="2fb"/>
            <w:b/>
            <w:bCs/>
            <w:rtl/>
          </w:rPr>
          <w:t xml:space="preserve">מר"י:</w:t>
        </w:r>
      </w:ins>
      <w:del w:id="104924" w:author="קלוד" w:date="2026-10-11T13:11:34Z">
        <w:r w:rsidRPr="006D60D6">
          <w:rPr>
            <w:rStyle w:val="2fb"/>
            <w:b/>
            <w:bCs/>
            <w:rtl/>
          </w:rPr>
          <w:delText xml:space="preserve">מר"י</w:delText>
        </w:r>
      </w:del>
      <w:r w:rsidRPr="006F178A">
        <w:rPr>
          <w:rtl/>
        </w:rPr>
        <w:t xml:space="preserve"> כובד העליון [גליל הסגירה העליון] וכובד התחתון </w:t>
      </w:r>
      <w:ins w:id="104921" w:author="קלוד" w:date="2026-10-11T13:11:34Z">
        <w:r>
          <w:rPr>
            <w:rtl/>
          </w:rPr>
          <w:t xml:space="preserve">מהו?</w:t>
        </w:r>
      </w:ins>
      <w:del w:id="104922" w:author="קלוד" w:date="2026-10-11T13:11:34Z">
        <w:r w:rsidRPr="006F178A">
          <w:rPr>
            <w:rtl/>
          </w:rPr>
          <w:delText xml:space="preserve">מהו:</w:delText>
        </w:r>
      </w:del>
      <w:r w:rsidRPr="006F178A">
        <w:rPr>
          <w:rtl/>
        </w:rPr>
        <w:t xml:space="preserve"> </w:t>
      </w:r>
      <w:ins w:id="104919" w:author="קלוד" w:date="2026-10-11T13:11:34Z">
        <w:r>
          <w:rPr>
            <w:rtl/>
          </w:rPr>
          <w:t xml:space="preserve">-</w:t>
        </w:r>
      </w:ins>
      <w:del w:id="104920" w:author="קלוד" w:date="2026-10-11T13:11:34Z">
        <w:r w:rsidRPr="006F178A">
          <w:rPr>
            <w:rtl/>
          </w:rPr>
          <w:delText xml:space="preserve">אין</w:delText>
        </w:r>
      </w:del>
      <w:r w:rsidRPr="006F178A">
        <w:rPr>
          <w:rtl/>
        </w:rPr>
        <w:t xml:space="preserve"> </w:t>
      </w:r>
      <w:ins w:id="91627" w:author="מנוע מכני" w:date="2026-10-11T12:04:39Z">
        <w:ins w:id="104917" w:author="קלוד" w:date="2026-10-11T13:11:34Z">
          <w:r>
            <w:rPr>
              <w:rtl/>
            </w:rPr>
            <w:t xml:space="preserve">כן</w:t>
          </w:r>
        </w:ins>
        <w:del w:id="104918" w:author="קלוד" w:date="2026-10-11T13:11:34Z">
          <w:r>
            <w:rPr>
              <w:rtl/>
            </w:rPr>
            <w:delText xml:space="preserve">ולא</w:delText>
          </w:r>
        </w:del>
      </w:ins>
      <w:del w:id="91628" w:author="מנוע מכני" w:date="2026-10-11T12:04:39Z">
        <w:r w:rsidRPr="006F178A">
          <w:rPr>
            <w:rtl/>
          </w:rPr>
          <w:delText xml:space="preserve">ולאו</w:delText>
        </w:r>
      </w:del>
      <w:r w:rsidRPr="006F178A">
        <w:rPr>
          <w:rtl/>
        </w:rPr>
        <w:t xml:space="preserve"> </w:t>
      </w:r>
      <w:ins w:id="104915" w:author="קלוד" w:date="2026-10-11T13:11:34Z">
        <w:r>
          <w:rPr>
            <w:rtl/>
          </w:rPr>
          <w:t xml:space="preserve">ולא,</w:t>
        </w:r>
      </w:ins>
      <w:del w:id="104916" w:author="קלוד" w:date="2026-10-11T13:11:34Z">
        <w:r w:rsidRPr="006F178A">
          <w:rPr>
            <w:rtl/>
          </w:rPr>
          <w:delText xml:space="preserve">ורפיא</w:delText>
        </w:r>
      </w:del>
      <w:r w:rsidRPr="006F178A">
        <w:rPr>
          <w:rtl/>
        </w:rPr>
        <w:t xml:space="preserve"> </w:t>
      </w:r>
      <w:ins w:id="104913" w:author="קלוד" w:date="2026-10-11T13:11:34Z">
        <w:r>
          <w:rPr>
            <w:rtl/>
          </w:rPr>
          <w:t xml:space="preserve">ורפה בידו.</w:t>
        </w:r>
      </w:ins>
      <w:del w:id="104914" w:author="קלוד" w:date="2026-10-11T13:11:34Z">
        <w:r w:rsidRPr="006F178A">
          <w:rPr>
            <w:rtl/>
          </w:rPr>
          <w:delText xml:space="preserve">בידיה.</w:delText>
        </w:r>
      </w:del>
    </w:p>
    <w:p w:rsidR="00E9703F" w:rsidRPr="006F178A" w:rsidRDefault="00E9703F" w:rsidP="00E9703F">
      <w:pPr>
        <w:rPr>
          <w:rtl/>
        </w:rPr>
      </w:pPr>
      <w:r w:rsidRPr="006F178A">
        <w:rPr>
          <w:rtl/>
        </w:rPr>
        <w:t xml:space="preserve">• </w:t>
      </w:r>
      <w:r w:rsidRPr="006F178A">
        <w:rPr>
          <w:rStyle w:val="2fb"/>
          <w:rFonts w:hint="cs"/>
          <w:rtl/>
        </w:rPr>
        <w:t>רנא</w:t>
      </w:r>
      <w:r w:rsidRPr="006F178A">
        <w:rPr>
          <w:rStyle w:val="2fb"/>
          <w:rtl/>
        </w:rPr>
        <w:t>"</w:t>
      </w:r>
      <w:r w:rsidRPr="006F178A">
        <w:rPr>
          <w:rStyle w:val="2fb"/>
          <w:rFonts w:hint="cs"/>
          <w:rtl/>
        </w:rPr>
        <w:t xml:space="preserve">ש</w:t>
      </w:r>
      <w:r w:rsidRPr="006F178A">
        <w:rPr>
          <w:rFonts w:hint="cs"/>
          <w:rtl/>
        </w:rPr>
        <w:t xml:space="preserve">:</w:t>
      </w:r>
      <w:r w:rsidRPr="006F178A">
        <w:rPr>
          <w:rtl/>
        </w:rPr>
        <w:t xml:space="preserve"> </w:t>
      </w:r>
      <w:r w:rsidRPr="006F178A">
        <w:rPr>
          <w:rFonts w:hint="cs"/>
          <w:rtl/>
        </w:rPr>
        <w:t xml:space="preserve">מותר לטלטל </w:t>
      </w:r>
      <w:ins w:id="90477" w:author="מנוע מכני" w:date="2026-10-11T12:04:39Z">
        <w:r>
          <w:rPr>
            <w:rtl/>
          </w:rPr>
          <w:t xml:space="preserve">אפי'</w:t>
        </w:r>
      </w:ins>
      <w:del w:id="90478" w:author="מנוע מכני" w:date="2026-10-11T12:04:39Z">
        <w:r w:rsidRPr="006F178A">
          <w:rPr>
            <w:rtl/>
          </w:rPr>
          <w:delText xml:space="preserve">אפילו</w:delText>
        </w:r>
      </w:del>
      <w:r w:rsidRPr="006F178A">
        <w:rPr>
          <w:rtl/>
        </w:rPr>
        <w:t xml:space="preserve"> כובד העליון וכובד התחתון.</w:t>
      </w:r>
    </w:p>
    <w:p w:rsidR="00E9703F" w:rsidRPr="006F178A" w:rsidRDefault="00E9703F" w:rsidP="00E9703F">
      <w:pPr>
        <w:rPr>
          <w:rtl/>
        </w:rPr>
      </w:pPr>
      <w:r w:rsidRPr="006F178A">
        <w:rPr>
          <w:rtl/>
        </w:rPr>
        <w:t xml:space="preserve">אבל </w:t>
      </w:r>
      <w:r w:rsidRPr="006F178A">
        <w:rPr>
          <w:rtl/>
        </w:rPr>
        <w:t xml:space="preserve">לא</w:t>
      </w:r>
      <w:r w:rsidRPr="006F178A">
        <w:rPr>
          <w:rtl/>
        </w:rPr>
        <w:t xml:space="preserve"> את העמודים. [שמחזיקים את הגלילים התחתון והעליון] והיינו משום </w:t>
      </w:r>
      <w:ins w:id="95589" w:author="מנוע מכני" w:date="2026-10-11T12:04:39Z">
        <w:ins w:id="104927" w:author="קלוד" w:date="2026-10-11T13:11:34Z">
          <w:r>
            <w:rPr>
              <w:rtl/>
            </w:rPr>
            <w:t xml:space="preserve">שעושה</w:t>
          </w:r>
        </w:ins>
        <w:del w:id="104928" w:author="קלוד" w:date="2026-10-11T13:11:34Z">
          <w:r>
            <w:rPr>
              <w:rtl/>
            </w:rPr>
            <w:delText xml:space="preserve">דעשה</w:delText>
          </w:r>
        </w:del>
      </w:ins>
      <w:del w:id="95590" w:author="מנוע מכני" w:date="2026-10-11T12:04:39Z">
        <w:r w:rsidRPr="006F178A">
          <w:rPr>
            <w:rtl/>
          </w:rPr>
          <w:delText xml:space="preserve">דעביד</w:delText>
        </w:r>
      </w:del>
      <w:r w:rsidRPr="006F178A">
        <w:rPr>
          <w:rtl/>
        </w:rPr>
        <w:t xml:space="preserve"> גומות.</w:t>
      </w:r>
    </w:p>
    <w:p>
      <w:pPr>
        <w:pStyle w:val="38"/>
        <w:rPr>
          <w:ins w:id="98439" w:author="מנוע מכני" w:date="2026-10-11T12:04:39Z"/>
        </w:rPr>
      </w:pPr>
      <w:r w:rsidRPr="006F178A">
        <w:t xml:space="preserve">ושאני</w:t>
      </w:r>
    </w:p>
    <w:p w:rsidR="00E9703F" w:rsidRDefault="00E9703F" w:rsidP="00E9703F">
      <w:pPr>
        <w:rPr>
          <w:rtl/>
        </w:rPr>
      </w:pPr>
      <w:del w:id="98440" w:author="מנוע מכני" w:date="2026-10-11T12:04:39Z">
        <w:r w:rsidRPr="006F178A">
          <w:rPr>
            <w:rtl/>
          </w:rPr>
          <w:delText xml:space="preserve"> </w:delText>
        </w:r>
      </w:del>
      <w:r w:rsidRPr="006F178A">
        <w:rPr>
          <w:rtl/>
        </w:rPr>
        <w:t xml:space="preserve">גומות </w:t>
      </w:r>
      <w:ins w:id="104937" w:author="קלוד" w:date="2026-10-11T13:11:34Z">
        <w:r>
          <w:rPr>
            <w:rtl/>
          </w:rPr>
          <w:t xml:space="preserve">בבית</w:t>
        </w:r>
      </w:ins>
      <w:del w:id="104938" w:author="קלוד" w:date="2026-10-11T13:11:34Z">
        <w:r w:rsidRPr="006F178A">
          <w:rPr>
            <w:rtl/>
          </w:rPr>
          <w:delText xml:space="preserve">דבית</w:delText>
        </w:r>
      </w:del>
      <w:r w:rsidRPr="006F178A">
        <w:rPr>
          <w:rtl/>
        </w:rPr>
        <w:t xml:space="preserve"> </w:t>
      </w:r>
      <w:ins w:id="104935" w:author="קלוד" w:date="2026-10-11T13:11:34Z">
        <w:r>
          <w:rPr>
            <w:rtl/>
          </w:rPr>
          <w:t xml:space="preserve">- שגזרו </w:t>
        </w:r>
        <w:r>
          <w:rPr>
            <w:rStyle w:val="afffffe"/>
            <w:rtl/>
          </w:rPr>
          <w:t xml:space="preserve">שמא ישווה</w:t>
        </w:r>
        <w:r>
          <w:rPr>
            <w:rtl/>
          </w:rPr>
          <w:t xml:space="preserve">,</w:t>
        </w:r>
      </w:ins>
      <w:del w:id="104936" w:author="קלוד" w:date="2026-10-11T13:11:34Z">
        <w:r w:rsidRPr="006F178A">
          <w:rPr>
            <w:rtl/>
          </w:rPr>
          <w:delText xml:space="preserve">דגזרי',</w:delText>
        </w:r>
      </w:del>
      <w:r w:rsidRPr="006F178A">
        <w:rPr>
          <w:rtl/>
        </w:rPr>
        <w:t xml:space="preserve"> מגומות </w:t>
      </w:r>
      <w:ins w:id="104933" w:author="קלוד" w:date="2026-10-11T13:11:34Z">
        <w:r>
          <w:rPr>
            <w:rtl/>
          </w:rPr>
          <w:t xml:space="preserve">בשדה</w:t>
        </w:r>
      </w:ins>
      <w:del w:id="104934" w:author="קלוד" w:date="2026-10-11T13:11:34Z">
        <w:r w:rsidRPr="006F178A">
          <w:rPr>
            <w:rtl/>
          </w:rPr>
          <w:delText xml:space="preserve">דשדה</w:delText>
        </w:r>
      </w:del>
      <w:r w:rsidRPr="006F178A">
        <w:rPr>
          <w:rtl/>
        </w:rPr>
        <w:t xml:space="preserve"> </w:t>
      </w:r>
      <w:ins w:id="104931" w:author="קלוד" w:date="2026-10-11T13:11:34Z">
        <w:r>
          <w:rPr>
            <w:rtl/>
          </w:rPr>
          <w:t xml:space="preserve">-</w:t>
        </w:r>
      </w:ins>
      <w:del w:id="104932" w:author="קלוד" w:date="2026-10-11T13:11:34Z">
        <w:r w:rsidRPr="006F178A">
          <w:rPr>
            <w:rtl/>
          </w:rPr>
          <w:delText xml:space="preserve">דלא</w:delText>
        </w:r>
      </w:del>
      <w:r w:rsidRPr="006F178A">
        <w:rPr>
          <w:rtl/>
        </w:rPr>
        <w:t xml:space="preserve"> </w:t>
      </w:r>
      <w:ins w:id="104929" w:author="קלוד" w:date="2026-10-11T13:11:34Z">
        <w:r>
          <w:rPr>
            <w:rtl/>
          </w:rPr>
          <w:t xml:space="preserve">שלא גזרו,</w:t>
        </w:r>
      </w:ins>
      <w:del w:id="104930" w:author="קלוד" w:date="2026-10-11T13:11:34Z">
        <w:r w:rsidRPr="006F178A">
          <w:rPr>
            <w:rtl/>
          </w:rPr>
          <w:delText xml:space="preserve">גזרי',</w:delText>
        </w:r>
      </w:del>
    </w:p>
    <w:p w:rsidR="00E9703F" w:rsidRPr="006F178A" w:rsidRDefault="00E9703F" w:rsidP="00E9703F">
      <w:pPr>
        <w:rPr>
          <w:rtl/>
        </w:rPr>
      </w:pPr>
      <w:ins w:id="93441" w:author="מנוע מכני" w:date="2026-10-11T12:04:39Z">
        <w:r>
          <w:rPr>
            <w:rtl/>
          </w:rPr>
          <w:t xml:space="preserve">ולכך</w:t>
        </w:r>
      </w:ins>
      <w:del w:id="93442" w:author="מנוע מכני" w:date="2026-10-11T12:04:39Z">
        <w:r w:rsidRPr="006F178A">
          <w:rPr>
            <w:rtl/>
          </w:rPr>
          <w:delText xml:space="preserve">ולהכי</w:delText>
        </w:r>
      </w:del>
      <w:r w:rsidRPr="006F178A">
        <w:rPr>
          <w:rtl/>
        </w:rPr>
        <w:t xml:space="preserve"> הטומן לפת וצנונות תחת הגפן, אם מקצת עליו מגולין - אינו חושש </w:t>
      </w:r>
      <w:r w:rsidRPr="006F178A">
        <w:rPr>
          <w:rtl/>
        </w:rPr>
        <w:t xml:space="preserve">לא</w:t>
      </w:r>
      <w:r w:rsidRPr="006F178A">
        <w:rPr>
          <w:rtl/>
        </w:rPr>
        <w:t xml:space="preserve"> משום כלאים ולא משום שביעית, ולא משום מעשר, וניטלין בשבת.</w:t>
      </w:r>
    </w:p>
    <w:p w:rsidR="00E9703F" w:rsidRPr="006F178A" w:rsidRDefault="00E9703F" w:rsidP="00E9703F">
      <w:pPr>
        <w:rPr>
          <w:rtl/>
        </w:rPr>
      </w:pPr>
      <w:r w:rsidRPr="006F178A">
        <w:rPr>
          <w:rtl/>
        </w:rPr>
        <w:t>•</w:t>
      </w:r>
      <w:r w:rsidRPr="006F178A">
        <w:rPr>
          <w:rFonts w:hint="cs"/>
          <w:rtl/>
        </w:rPr>
        <w:t xml:space="preserve"> </w:t>
      </w:r>
      <w:r w:rsidRPr="006F178A">
        <w:rPr>
          <w:rtl/>
        </w:rPr>
        <w:t>בר ליואי</w:t>
      </w:r>
      <w:r w:rsidRPr="006F178A">
        <w:rPr>
          <w:rFonts w:hint="cs"/>
          <w:rtl/>
        </w:rPr>
        <w:t xml:space="preserve">: </w:t>
      </w:r>
      <w:r>
        <w:rPr>
          <w:rFonts w:hint="cs"/>
          <w:rtl/>
        </w:rPr>
        <w:t>אפי</w:t>
      </w:r>
      <w:r>
        <w:rPr>
          <w:rtl/>
        </w:rPr>
        <w:t>'</w:t>
      </w:r>
      <w:r w:rsidRPr="006F178A">
        <w:rPr>
          <w:rFonts w:hint="cs"/>
          <w:rtl/>
        </w:rPr>
        <w:t xml:space="preserve"> </w:t>
      </w:r>
      <w:r w:rsidRPr="006F178A">
        <w:rPr>
          <w:rtl/>
        </w:rPr>
        <w:t>כובד העליון וכובד התחתון מטלטלין בשבת לפי שאין ניטלין.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87" w:author="קלוד" w:date="2026-10-11T09:07:15Z"/>
        </w:rPr>
      </w:pPr>
      <w:ins w:id="20586" w:author="קלוד" w:date="2026-10-11T09:07:15Z">
        <w:r>
          <w:t xml:space="preserve">משנה ג</w:t>
        </w:r>
      </w:ins>
    </w:p>
    <w:p w:rsidR="00E9703F" w:rsidRPr="009757B9" w:rsidRDefault="00E9703F" w:rsidP="00E9703F">
      <w:pPr>
        <w:pStyle w:val="afff9"/>
        <w:rPr>
          <w:del w:id="20311" w:author="קלוד" w:date="2026-10-11T09:07:15Z"/>
          <w:b/>
          <w:rtl/>
        </w:rPr>
      </w:pPr>
      <w:del w:id="20310"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83" w:author="קלוד" w:date="2026-10-11T12:09:42Z">
          <w:pPr>
            <w:pStyle w:val="afff9"/>
          </w:pPr>
        </w:pPrChange>
      </w:pPr>
      <w:r w:rsidRPr="009757B9">
        <w:rPr>
          <w:b/>
          <w:rtl/>
        </w:rPr>
        <w:t>מקפלין את הכלים אפילו ארבעה וחמשה פעמים.</w:t>
      </w:r>
    </w:p>
    <w:p w:rsidR="00E9703F" w:rsidRPr="009757B9" w:rsidRDefault="00E9703F" w:rsidP="00E9703F">
      <w:pPr>
        <w:pStyle w:val="afff9"/>
        <w:rPr>
          <w:b/>
          <w:rtl/>
        </w:rPr>
      </w:pPr>
      <w:r w:rsidRPr="009757B9">
        <w:rPr>
          <w:b/>
          <w:rtl/>
        </w:rPr>
        <w:lastRenderedPageBreak/>
        <w:t>ומציעין את המטות מלילי שבת לשבת, אבל לא משבת למוצאי שבת.</w:t>
      </w:r>
    </w:p>
    <w:p w:rsidR="00E9703F" w:rsidRPr="00F677B7" w:rsidRDefault="00E9703F" w:rsidP="00E9703F">
      <w:pPr>
        <w:pStyle w:val="afff9"/>
        <w:rPr>
          <w:spacing w:val="0"/>
          <w:rtl/>
        </w:rPr>
      </w:pPr>
      <w:r>
        <w:rPr>
          <w:rStyle w:val="TanaimMishna"/>
          <w:spacing w:val="0"/>
          <w:rtl/>
          <w:rPrChange w:id="20052" w:author="קלוד" w:date="2026-10-11T09:07:15Z">
            <w:rPr>
              <w:spacing w:val="0"/>
              <w:rtl/>
            </w:rPr>
          </w:rPrChange>
        </w:rPr>
        <w:t xml:space="preserve">רבי ישמעאל</w:t>
      </w:r>
      <w:r>
        <w:rPr>
          <w:spacing w:val="0"/>
          <w:rtl/>
        </w:rPr>
        <w:t xml:space="preserve"> אומר</w:t>
      </w:r>
      <w:r>
        <w:rPr>
          <w:rStyle w:val="TanaimMishna"/>
          <w:spacing w:val="0"/>
          <w:rtl/>
          <w:rPrChange w:id="100498" w:author="Claude" w:date="2026-10-11T09:08:03Z">
            <w:rPr>
              <w:spacing w:val="0"/>
              <w:rtl/>
            </w:rPr>
          </w:rPrChange>
        </w:rPr>
        <w:t xml:space="preserve">:</w:t>
      </w:r>
      <w:r>
        <w:rPr>
          <w:spacing w:val="0"/>
          <w:rtl/>
        </w:rPr>
        <w:t xml:space="preserve"> מקפלין את הכלים, ומציעין את המטות מיום הכיפורים לשבת.</w:t>
      </w:r>
    </w:p>
    <w:p w:rsidR="00E9703F" w:rsidRPr="009757B9" w:rsidRDefault="00E9703F" w:rsidP="00E9703F">
      <w:pPr>
        <w:pStyle w:val="afff9"/>
        <w:rPr>
          <w:b/>
          <w:rtl/>
        </w:rPr>
      </w:pPr>
      <w:r w:rsidRPr="009757B9">
        <w:rPr>
          <w:b/>
          <w:rtl/>
          <w:rPrChange w:id="40566" w:author="Claude" w:date="2026-10-11T09:07:39Z">
            <w:rPr>
              <w:b/>
              <w:sz w:val="20"/>
              <w:rtl/>
            </w:rPr>
          </w:rPrChange>
        </w:rPr>
        <w:t>וחלבי שבת קריבין ביום הכיפורים, אבל לא של יום הכיפורים בשבת.</w:t>
      </w:r>
    </w:p>
    <w:p w:rsidR="00E9703F" w:rsidRPr="00B20210" w:rsidRDefault="00E9703F" w:rsidP="00E9703F">
      <w:pPr>
        <w:pStyle w:val="afff9"/>
        <w:rPr>
          <w:spacing w:val="6"/>
          <w:rtl/>
        </w:rPr>
      </w:pPr>
      <w:r>
        <w:rPr>
          <w:rStyle w:val="TanaimMishna"/>
          <w:spacing w:val="6"/>
          <w:rtl/>
          <w:rPrChange w:id="20053" w:author="קלוד" w:date="2026-10-11T09:07:15Z">
            <w:rPr>
              <w:spacing w:val="6"/>
              <w:rtl/>
            </w:rPr>
          </w:rPrChange>
        </w:rPr>
        <w:t xml:space="preserve">רבי עקיבא</w:t>
      </w:r>
      <w:r>
        <w:rPr>
          <w:spacing w:val="6"/>
          <w:rtl/>
        </w:rPr>
        <w:t xml:space="preserve"> לא של שבת קריבין ביום הכיפורים, ולא של יום הכיפורים קריבין בשבת.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31" w:author="קלוד" w:date="2026-10-11T12:33:55Z"/>
        </w:rPr>
      </w:pPr>
      <w:ins w:id="90432" w:author="קלוד" w:date="2026-10-11T12:33:55Z">
        <w:r>
          <w:rPr>
            <w:color w:val="7B3F00"/>
          </w:rPr>
          <w:t xml:space="preserve">קיפול כלים בשבת - ארבעה תנאים</w:t>
        </w:r>
      </w:ins>
    </w:p>
    <w:p w:rsidR="00E9703F" w:rsidRPr="006F178A" w:rsidRDefault="00E9703F" w:rsidP="00E9703F">
      <w:pPr>
        <w:rPr>
          <w:rStyle w:val="afffe"/>
          <w:rFonts w:ascii="Fb Fontext" w:hAnsi="Fb Fontext"/>
          <w:b/>
          <w:rtl/>
        </w:rPr>
      </w:pPr>
      <w:r w:rsidRPr="006F178A">
        <w:rPr>
          <w:rFonts w:ascii="Fb Fontext" w:hAnsi="Fb Fontext"/>
          <w:rtl/>
        </w:rPr>
        <w:t xml:space="preserve">• דבי </w:t>
      </w:r>
      <w:r w:rsidRPr="006F178A">
        <w:rPr>
          <w:rStyle w:val="2fb"/>
          <w:rFonts w:ascii="Fb Fontext" w:hAnsi="Fb Fontext"/>
          <w:rtl/>
        </w:rPr>
        <w:t xml:space="preserve">רבי </w:t>
      </w:r>
      <w:ins w:id="104945" w:author="קלוד" w:date="2026-10-11T13:11:34Z">
        <w:r>
          <w:rPr>
            <w:rStyle w:val="2fb"/>
            <w:rFonts w:ascii="Fb Fontext" w:hAnsi="Fb Fontext"/>
            <w:rtl/>
          </w:rPr>
          <w:t xml:space="preserve">ינאי:</w:t>
        </w:r>
      </w:ins>
      <w:del w:id="104946" w:author="קלוד" w:date="2026-10-11T13:11:34Z">
        <w:r w:rsidRPr="006F178A">
          <w:rPr>
            <w:rStyle w:val="2fb"/>
            <w:rFonts w:ascii="Fb Fontext" w:hAnsi="Fb Fontext"/>
            <w:rtl/>
          </w:rPr>
          <w:delText xml:space="preserve">ינאי</w:delText>
        </w:r>
      </w:del>
      <w:r w:rsidRPr="006F178A">
        <w:rPr>
          <w:rFonts w:ascii="Fb Fontext" w:hAnsi="Fb Fontext"/>
          <w:rtl/>
        </w:rPr>
        <w:t xml:space="preserve"> </w:t>
      </w:r>
      <w:ins w:id="104943" w:author="קלוד" w:date="2026-10-11T13:11:34Z">
        <w:r>
          <w:rPr>
            <w:rFonts w:ascii="Fb Fontext" w:hAnsi="Fb Fontext"/>
            <w:rtl/>
          </w:rPr>
          <w:t xml:space="preserve">מקפלין</w:t>
        </w:r>
      </w:ins>
      <w:del w:id="104944" w:author="קלוד" w:date="2026-10-11T13:11:34Z">
        <w:r w:rsidRPr="006F178A">
          <w:rPr>
            <w:rFonts w:ascii="Fb Fontext" w:hAnsi="Fb Fontext"/>
            <w:rtl/>
          </w:rPr>
          <w:delText xml:space="preserve">הא</w:delText>
        </w:r>
      </w:del>
      <w:r w:rsidRPr="006F178A">
        <w:rPr>
          <w:rFonts w:ascii="Fb Fontext" w:hAnsi="Fb Fontext"/>
          <w:rtl/>
        </w:rPr>
        <w:t xml:space="preserve"> </w:t>
      </w:r>
      <w:ins w:id="104941" w:author="קלוד" w:date="2026-10-11T13:11:34Z">
        <w:r>
          <w:rPr>
            <w:rStyle w:val="afffffe"/>
            <w:rFonts w:ascii="Fb Fontext" w:hAnsi="Fb Fontext"/>
            <w:rtl/>
          </w:rPr>
          <w:t xml:space="preserve">רק</w:t>
        </w:r>
      </w:ins>
      <w:del w:id="104942" w:author="קלוד" w:date="2026-10-11T13:11:34Z">
        <w:r w:rsidRPr="006F178A">
          <w:rPr>
            <w:rFonts w:ascii="Fb Fontext" w:hAnsi="Fb Fontext"/>
            <w:rtl/>
          </w:rPr>
          <w:delText xml:space="preserve">דמקפלין</w:delText>
        </w:r>
      </w:del>
      <w:r w:rsidRPr="006F178A">
        <w:rPr>
          <w:rFonts w:ascii="Fb Fontext" w:hAnsi="Fb Fontext"/>
          <w:rtl/>
        </w:rPr>
        <w:t xml:space="preserve"> בארבעה </w:t>
      </w:r>
      <w:ins w:id="104939" w:author="קלוד" w:date="2026-10-11T13:11:34Z">
        <w:r>
          <w:rPr>
            <w:rFonts w:ascii="Fb Fontext" w:hAnsi="Fb Fontext"/>
            <w:rtl/>
          </w:rPr>
          <w:t xml:space="preserve">תנאים:</w:t>
        </w:r>
      </w:ins>
      <w:del w:id="104940" w:author="קלוד" w:date="2026-10-11T13:11:34Z">
        <w:r w:rsidRPr="006F178A">
          <w:rPr>
            <w:rFonts w:ascii="Fb Fontext" w:hAnsi="Fb Fontext"/>
            <w:rtl/>
          </w:rPr>
          <w:delText xml:space="preserve">תנאים.</w:delText>
        </w:r>
      </w:del>
    </w:p>
    <w:p w:rsidR="00E9703F" w:rsidRPr="009757B9" w:rsidRDefault="00E9703F" w:rsidP="00E9703F">
      <w:pPr>
        <w:rPr>
          <w:rFonts w:cs="Guttman Vilna"/>
          <w:b/>
          <w:bCs/>
          <w:rtl/>
        </w:rPr>
      </w:pPr>
      <w:r w:rsidRPr="006F178A">
        <w:rPr>
          <w:rStyle w:val="afffe"/>
          <w:rFonts w:ascii="Fb Fontext" w:hAnsi="Fb Fontext"/>
          <w:b/>
          <w:rtl/>
        </w:rPr>
        <w:t>א.</w:t>
      </w:r>
      <w:r w:rsidRPr="006F178A">
        <w:rPr>
          <w:rtl/>
        </w:rPr>
        <w:t xml:space="preserve"> באדם </w:t>
      </w:r>
      <w:ins w:id="104949" w:author="קלוד" w:date="2026-10-11T13:11:34Z">
        <w:r>
          <w:rPr>
            <w:rtl/>
          </w:rPr>
          <w:t xml:space="preserve">אחד.</w:t>
        </w:r>
      </w:ins>
      <w:del w:id="104950" w:author="קלוד" w:date="2026-10-11T13:11:34Z">
        <w:r w:rsidRPr="006F178A">
          <w:rPr>
            <w:rtl/>
          </w:rPr>
          <w:delText xml:space="preserve">אחד</w:delText>
        </w:r>
      </w:del>
      <w:r w:rsidRPr="006F178A">
        <w:rPr>
          <w:rStyle w:val="afffe"/>
          <w:rFonts w:ascii="Fb Fontext" w:hAnsi="Fb Fontext"/>
          <w:rtl/>
        </w:rPr>
        <w:t xml:space="preserve"> ב.</w:t>
      </w:r>
      <w:r w:rsidRPr="006F178A">
        <w:rPr>
          <w:rtl/>
        </w:rPr>
        <w:t xml:space="preserve"> בחדשים.</w:t>
      </w:r>
      <w:r w:rsidRPr="006F178A">
        <w:rPr>
          <w:rStyle w:val="afffe"/>
          <w:rFonts w:ascii="Fb Fontext" w:hAnsi="Fb Fontext"/>
          <w:rtl/>
        </w:rPr>
        <w:t xml:space="preserve"> ג.</w:t>
      </w:r>
      <w:r w:rsidRPr="006F178A">
        <w:rPr>
          <w:rtl/>
        </w:rPr>
        <w:t xml:space="preserve"> בלבנים.</w:t>
      </w:r>
      <w:ins w:id="104947" w:author="קלוד" w:date="2026-10-11T13:11:34Z">
        <w:r>
          <w:rPr>
            <w:rtl/>
          </w:rPr>
          <w:t xml:space="preserve"> ד. </w:t>
        </w:r>
      </w:ins>
      <w:del w:id="104948" w:author="קלוד" w:date="2026-10-11T13:11:34Z">
        <w:r>
          <w:rPr>
            <w:rtl/>
          </w:rPr>
          <w:delText xml:space="preserve"> </w:delText>
        </w:r>
      </w:del>
      <w:r w:rsidRPr="006F178A">
        <w:rPr>
          <w:rtl/>
        </w:rPr>
        <w:t>באין לו להחליף.</w:t>
      </w:r>
    </w:p>
    <w:p w:rsidR="00E9703F" w:rsidRDefault="00E9703F" w:rsidP="00E9703F">
      <w:pPr>
        <w:rPr>
          <w:rtl/>
        </w:rPr>
      </w:pPr>
      <w:r w:rsidRPr="006F178A">
        <w:rPr>
          <w:rtl/>
        </w:rPr>
        <w:t xml:space="preserve">[ושל בית </w:t>
      </w:r>
      <w:r w:rsidRPr="006F178A">
        <w:rPr>
          <w:rStyle w:val="2fb"/>
          <w:rtl/>
        </w:rPr>
        <w:t xml:space="preserve">ר"ג</w:t>
      </w:r>
      <w:r w:rsidRPr="006F178A">
        <w:rPr>
          <w:rtl/>
        </w:rPr>
        <w:t xml:space="preserve"> </w:t>
      </w:r>
      <w:r>
        <w:rPr>
          <w:rtl/>
        </w:rPr>
        <w:t>אפי'</w:t>
      </w:r>
      <w:r w:rsidRPr="006F178A">
        <w:rPr>
          <w:rtl/>
        </w:rPr>
        <w:t xml:space="preserve"> לבן </w:t>
      </w:r>
      <w:r w:rsidRPr="006F178A">
        <w:rPr>
          <w:rtl/>
        </w:rPr>
        <w:t xml:space="preserve">לא</w:t>
      </w:r>
      <w:r w:rsidRPr="006F178A">
        <w:rPr>
          <w:rtl/>
        </w:rPr>
        <w:t xml:space="preserve"> קיפלו שהיה להם להחליף]</w:t>
      </w:r>
    </w:p>
    <w:p w:rsidR="00E9703F" w:rsidRPr="006F178A" w:rsidRDefault="00E9703F" w:rsidP="00E9703F">
      <w:pPr>
        <w:rPr>
          <w:rtl/>
        </w:rPr>
      </w:pPr>
      <w:ins w:id="104961" w:author="קלוד" w:date="2026-10-11T13:11:34Z">
        <w:r>
          <w:rPr>
            <w:rStyle w:val="2fb"/>
            <w:rFonts w:ascii="Fb Fontext" w:hAnsi="Fb Fontext"/>
            <w:sz w:val="20"/>
            <w:rtl/>
          </w:rPr>
          <w:t xml:space="preserve">ר"ה:</w:t>
        </w:r>
      </w:ins>
      <w:del w:id="104962" w:author="קלוד" w:date="2026-10-11T13:11:34Z">
        <w:r w:rsidRPr="006F178A">
          <w:rPr>
            <w:rStyle w:val="2fb"/>
            <w:rFonts w:ascii="Fb Fontext" w:hAnsi="Fb Fontext"/>
            <w:sz w:val="20"/>
            <w:rtl/>
          </w:rPr>
          <w:delText xml:space="preserve">לר"ה</w:delText>
        </w:r>
      </w:del>
      <w:r w:rsidRPr="006F178A">
        <w:rPr>
          <w:rFonts w:ascii="Fb Fontext" w:hAnsi="Fb Fontext"/>
          <w:sz w:val="20"/>
          <w:rtl/>
        </w:rPr>
        <w:t xml:space="preserve"> אם אין</w:t>
      </w:r>
      <w:ins w:id="104959" w:author="קלוד" w:date="2026-10-11T13:11:34Z">
        <w:r>
          <w:rPr>
            <w:rFonts w:ascii="Fb Fontext" w:hAnsi="Fb Fontext"/>
            <w:sz w:val="20"/>
            <w:rtl/>
          </w:rPr>
          <w:t xml:space="preserve"> לו להחליף -</w:t>
        </w:r>
      </w:ins>
      <w:del w:id="104960" w:author="קלוד" w:date="2026-10-11T13:11:34Z">
        <w:r w:rsidRPr="006F178A">
          <w:rPr>
            <w:rFonts w:ascii="Fb Fontext" w:hAnsi="Fb Fontext"/>
            <w:sz w:val="20"/>
            <w:rtl/>
          </w:rPr>
          <w:delText xml:space="preserve"> להחליף</w:delText>
        </w:r>
      </w:del>
      <w:r w:rsidRPr="006F178A">
        <w:rPr>
          <w:rFonts w:ascii="Fb Fontext" w:hAnsi="Fb Fontext"/>
          <w:sz w:val="20"/>
          <w:rtl/>
        </w:rPr>
        <w:t xml:space="preserve"> ישלשל </w:t>
      </w:r>
      <w:ins w:id="104957" w:author="קלוד" w:date="2026-10-11T13:11:34Z">
        <w:r>
          <w:rPr>
            <w:rFonts w:ascii="Fb Fontext" w:hAnsi="Fb Fontext"/>
            <w:sz w:val="20"/>
            <w:rtl/>
          </w:rPr>
          <w:t xml:space="preserve">בגדיו,</w:t>
        </w:r>
      </w:ins>
      <w:del w:id="104958" w:author="קלוד" w:date="2026-10-11T13:11:34Z">
        <w:r w:rsidRPr="006F178A">
          <w:rPr>
            <w:rFonts w:ascii="Fb Fontext" w:hAnsi="Fb Fontext"/>
            <w:sz w:val="20"/>
            <w:rtl/>
          </w:rPr>
          <w:delText xml:space="preserve">בגדיו</w:delText>
        </w:r>
      </w:del>
      <w:r w:rsidRPr="006F178A">
        <w:rPr>
          <w:rFonts w:ascii="Fb Fontext" w:hAnsi="Fb Fontext"/>
          <w:sz w:val="20"/>
          <w:rtl/>
        </w:rPr>
        <w:t xml:space="preserve"> ואין בזה </w:t>
      </w:r>
      <w:ins w:id="104955" w:author="קלוד" w:date="2026-10-11T13:11:34Z">
        <w:r>
          <w:rPr>
            <w:rFonts w:ascii="Fb Fontext" w:hAnsi="Fb Fontext"/>
            <w:sz w:val="20"/>
            <w:rtl/>
          </w:rPr>
          <w:t xml:space="preserve">גסות</w:t>
        </w:r>
      </w:ins>
      <w:del w:id="104956" w:author="קלוד" w:date="2026-10-11T13:11:34Z">
        <w:r w:rsidRPr="006F178A">
          <w:rPr>
            <w:rFonts w:ascii="Fb Fontext" w:hAnsi="Fb Fontext"/>
            <w:sz w:val="20"/>
            <w:rtl/>
          </w:rPr>
          <w:delText xml:space="preserve">רמות</w:delText>
        </w:r>
      </w:del>
      <w:r w:rsidRPr="006F178A">
        <w:rPr>
          <w:rFonts w:ascii="Fb Fontext" w:hAnsi="Fb Fontext"/>
          <w:sz w:val="20"/>
          <w:rtl/>
        </w:rPr>
        <w:t xml:space="preserve"> </w:t>
      </w:r>
      <w:ins w:id="104953" w:author="קלוד" w:date="2026-10-11T13:11:34Z">
        <w:r>
          <w:rPr>
            <w:rFonts w:ascii="Fb Fontext" w:hAnsi="Fb Fontext"/>
            <w:sz w:val="20"/>
            <w:rtl/>
          </w:rPr>
          <w:t xml:space="preserve">רוח,</w:t>
        </w:r>
      </w:ins>
      <w:del w:id="104954" w:author="קלוד" w:date="2026-10-11T13:11:34Z">
        <w:r w:rsidRPr="006F178A">
          <w:rPr>
            <w:rFonts w:ascii="Fb Fontext" w:hAnsi="Fb Fontext"/>
            <w:sz w:val="20"/>
            <w:rtl/>
          </w:rPr>
          <w:delText xml:space="preserve">רוחא</w:delText>
        </w:r>
      </w:del>
      <w:r w:rsidRPr="006F178A">
        <w:rPr>
          <w:rFonts w:ascii="Fb Fontext" w:hAnsi="Fb Fontext"/>
          <w:sz w:val="20"/>
          <w:rtl/>
        </w:rPr>
        <w:t xml:space="preserve"> </w:t>
      </w:r>
      <w:ins w:id="104951" w:author="קלוד" w:date="2026-10-11T13:11:34Z">
        <w:r>
          <w:rPr>
            <w:rFonts w:ascii="Fb Fontext" w:hAnsi="Fb Fontext"/>
            <w:sz w:val="20"/>
            <w:rtl/>
          </w:rPr>
          <w:t xml:space="preserve">שנוהג</w:t>
        </w:r>
      </w:ins>
      <w:del w:id="104952" w:author="קלוד" w:date="2026-10-11T13:11:34Z">
        <w:r w:rsidRPr="006F178A">
          <w:rPr>
            <w:rFonts w:ascii="Fb Fontext" w:hAnsi="Fb Fontext"/>
            <w:sz w:val="20"/>
            <w:rtl/>
          </w:rPr>
          <w:delText xml:space="preserve">דנוהג</w:delText>
        </w:r>
      </w:del>
      <w:r w:rsidRPr="006F178A">
        <w:rPr>
          <w:rFonts w:ascii="Fb Fontext" w:hAnsi="Fb Fontext"/>
          <w:sz w:val="20"/>
          <w:rtl/>
        </w:rPr>
        <w:t xml:space="preserve"> כן רק בשבת.</w:t>
      </w:r>
    </w:p>
    <w:p>
      <w:pPr>
        <w:pStyle w:val="afffff8"/>
        <w:rPr>
          <w:ins w:id="90429" w:author="קלוד" w:date="2026-10-11T12:33:55Z"/>
        </w:rPr>
      </w:pPr>
      <w:ins w:id="90430" w:author="קלוד" w:date="2026-10-11T12:33:55Z">
        <w:r>
          <w:rPr>
            <w:color w:val="7B3F00"/>
          </w:rPr>
          <w:t xml:space="preserve">'וכבדתו' - מלבוש והילוך ודבור של שבת</w:t>
        </w:r>
      </w:ins>
    </w:p>
    <w:p w:rsidR="00E9703F" w:rsidRPr="006F178A" w:rsidRDefault="00E9703F" w:rsidP="00E9703F">
      <w:pPr>
        <w:rPr>
          <w:rtl/>
        </w:rPr>
      </w:pPr>
      <w:r w:rsidRPr="006F178A">
        <w:rPr>
          <w:rtl/>
        </w:rPr>
        <w:t>•</w:t>
      </w:r>
      <w:r w:rsidRPr="00784B8D">
        <w:rPr>
          <w:rStyle w:val="afffff0"/>
          <w:rtl/>
        </w:rPr>
        <w:t xml:space="preserve"> </w:t>
      </w:r>
      <w:r w:rsidRPr="00784B8D">
        <w:rPr>
          <w:rStyle w:val="afffff0"/>
          <w:rFonts w:hint="cs"/>
          <w:rtl/>
        </w:rPr>
        <w:t>'</w:t>
      </w:r>
      <w:ins w:id="91251" w:author="Claude - סמנטי" w:date="2026-10-11T12:28:21Z">
        <w:r>
          <w:rPr>
            <w:rStyle w:val="afffff0"/>
            <w:rtl/>
          </w:rPr>
          <w:t xml:space="preserve">וְכִבַּדְתּוֹ מֵעֲשׂוֹת דְּרָכֶיךָ</w:t>
        </w:r>
      </w:ins>
      <w:del w:id="91252" w:author="Claude - סמנטי" w:date="2026-10-11T12:28:21Z">
        <w:r w:rsidRPr="00784B8D">
          <w:rPr>
            <w:rStyle w:val="afffff0"/>
            <w:rtl/>
          </w:rPr>
          <w:delText xml:space="preserve">וכבדתו מעשות דרכיך</w:delText>
        </w:r>
      </w:del>
      <w:r w:rsidRPr="00784B8D">
        <w:rPr>
          <w:rStyle w:val="afffff0"/>
          <w:rFonts w:hint="cs"/>
          <w:rtl/>
        </w:rPr>
        <w:t>'</w:t>
      </w:r>
      <w:r w:rsidRPr="00784B8D">
        <w:rPr>
          <w:rStyle w:val="afffff0"/>
          <w:rtl/>
        </w:rPr>
        <w:t xml:space="preserve"> </w:t>
      </w:r>
      <w:r w:rsidRPr="00523F92">
        <w:rPr>
          <w:rStyle w:val="afffff0"/>
          <w:rFonts w:hint="cs"/>
          <w:rtl/>
        </w:rPr>
        <w:t>'</w:t>
      </w:r>
      <w:ins w:id="91249" w:author="Claude - סמנטי" w:date="2026-10-11T12:28:21Z">
        <w:r>
          <w:rPr>
            <w:rStyle w:val="afffff0"/>
            <w:rtl/>
          </w:rPr>
          <w:t xml:space="preserve">וְכִבַּדְתּוֹ</w:t>
        </w:r>
      </w:ins>
      <w:del w:id="91250" w:author="Claude - סמנטי" w:date="2026-10-11T12:28:21Z">
        <w:r w:rsidRPr="00523F92">
          <w:rPr>
            <w:rStyle w:val="afffff0"/>
            <w:rtl/>
          </w:rPr>
          <w:delText xml:space="preserve">וכבדתו</w:delText>
        </w:r>
      </w:del>
      <w:r w:rsidRPr="00523F92">
        <w:rPr>
          <w:rStyle w:val="afffff0"/>
          <w:rFonts w:hint="cs"/>
          <w:rtl/>
        </w:rPr>
        <w:t>'</w:t>
      </w:r>
      <w:r w:rsidRPr="00523F92">
        <w:rPr>
          <w:rStyle w:val="afffff0"/>
          <w:rtl/>
        </w:rPr>
        <w:t xml:space="preserve"> </w:t>
      </w:r>
      <w:r w:rsidRPr="006F178A">
        <w:rPr>
          <w:rtl/>
        </w:rPr>
        <w:t xml:space="preserve">- שלא יהא מלבושך של שבת כמלבושך של </w:t>
      </w:r>
      <w:ins w:id="104971" w:author="קלוד" w:date="2026-10-11T13:11:34Z">
        <w:r>
          <w:rPr>
            <w:rtl/>
          </w:rPr>
          <w:t xml:space="preserve">חול,</w:t>
        </w:r>
      </w:ins>
      <w:del w:id="104972" w:author="קלוד" w:date="2026-10-11T13:11:34Z">
        <w:r w:rsidRPr="006F178A">
          <w:rPr>
            <w:rtl/>
          </w:rPr>
          <w:delText xml:space="preserve">חול</w:delText>
        </w:r>
        <w:r w:rsidRPr="006F178A">
          <w:rPr>
            <w:rFonts w:hint="cs"/>
            <w:rtl/>
          </w:rPr>
          <w:delText xml:space="preserve">-</w:delText>
        </w:r>
      </w:del>
      <w:r w:rsidRPr="006F178A">
        <w:rPr>
          <w:rFonts w:hint="cs"/>
          <w:rtl/>
        </w:rPr>
        <w:t xml:space="preserve"> </w:t>
      </w:r>
      <w:ins w:id="104969" w:author="קלוד" w:date="2026-10-11T13:11:34Z">
        <w:r>
          <w:rPr>
            <w:rFonts w:hint="cs"/>
            <w:rtl/>
          </w:rPr>
          <w:t xml:space="preserve">וכרי"ו</w:t>
        </w:r>
      </w:ins>
      <w:del w:id="104970" w:author="קלוד" w:date="2026-10-11T13:11:34Z">
        <w:r w:rsidRPr="006F178A">
          <w:rPr>
            <w:rFonts w:hint="cs"/>
            <w:rtl/>
          </w:rPr>
          <w:delText xml:space="preserve">וכרי'ו</w:delText>
        </w:r>
      </w:del>
      <w:r w:rsidRPr="006F178A">
        <w:rPr>
          <w:rFonts w:hint="cs"/>
          <w:rtl/>
        </w:rPr>
        <w:t xml:space="preserve"> </w:t>
      </w:r>
      <w:ins w:id="104967" w:author="קלוד" w:date="2026-10-11T13:11:34Z">
        <w:r>
          <w:rPr>
            <w:rFonts w:hint="cs"/>
            <w:rtl/>
          </w:rPr>
          <w:t xml:space="preserve">שקרא</w:t>
        </w:r>
      </w:ins>
      <w:del w:id="104968" w:author="קלוד" w:date="2026-10-11T13:11:34Z">
        <w:r w:rsidRPr="006F178A">
          <w:rPr>
            <w:rFonts w:hint="cs"/>
            <w:rtl/>
          </w:rPr>
          <w:delText xml:space="preserve">דקרי</w:delText>
        </w:r>
      </w:del>
      <w:r w:rsidRPr="006F178A">
        <w:rPr>
          <w:rFonts w:hint="cs"/>
          <w:rtl/>
        </w:rPr>
        <w:t xml:space="preserve"> </w:t>
      </w:r>
      <w:ins w:id="104965" w:author="קלוד" w:date="2026-10-11T13:11:34Z">
        <w:r>
          <w:rPr>
            <w:rFonts w:hint="cs"/>
            <w:rtl/>
          </w:rPr>
          <w:t xml:space="preserve">לבגדיו</w:t>
        </w:r>
      </w:ins>
      <w:del w:id="104966" w:author="קלוד" w:date="2026-10-11T13:11:34Z">
        <w:r w:rsidRPr="006F178A">
          <w:rPr>
            <w:rFonts w:hint="cs"/>
            <w:rtl/>
          </w:rPr>
          <w:delText xml:space="preserve">לבגד</w:delText>
        </w:r>
      </w:del>
      <w:r w:rsidRPr="006F178A">
        <w:rPr>
          <w:rFonts w:hint="cs"/>
          <w:rtl/>
        </w:rPr>
        <w:t xml:space="preserve"> </w:t>
      </w:r>
      <w:ins w:id="104963" w:author="קלוד" w:date="2026-10-11T13:11:34Z">
        <w:r>
          <w:rPr>
            <w:rFonts w:hint="cs"/>
            <w:rtl/>
          </w:rPr>
          <w:t xml:space="preserve">מכבדותי.</w:t>
        </w:r>
      </w:ins>
      <w:del w:id="104964" w:author="קלוד" w:date="2026-10-11T13:11:34Z">
        <w:r w:rsidRPr="006F178A">
          <w:rPr>
            <w:rFonts w:hint="cs"/>
            <w:rtl/>
          </w:rPr>
          <w:delText xml:space="preserve">מכבדותי</w:delText>
        </w:r>
      </w:del>
    </w:p>
    <w:p w:rsidR="00E9703F" w:rsidRPr="006F178A" w:rsidRDefault="00E9703F" w:rsidP="00E9703F">
      <w:pPr>
        <w:rPr>
          <w:rtl/>
        </w:rPr>
      </w:pPr>
      <w:r w:rsidRPr="00523F92">
        <w:rPr>
          <w:rStyle w:val="afffff0"/>
          <w:rFonts w:hint="cs"/>
          <w:rtl/>
        </w:rPr>
        <w:t>'</w:t>
      </w:r>
      <w:ins w:id="91253" w:author="Claude - סמנטי" w:date="2026-10-11T12:28:21Z">
        <w:r>
          <w:rPr>
            <w:rStyle w:val="afffff0"/>
            <w:rtl/>
          </w:rPr>
          <w:t xml:space="preserve">מֵעֲשׂוֹת דְּרָכֶיךָ</w:t>
        </w:r>
      </w:ins>
      <w:del w:id="91254" w:author="Claude - סמנטי" w:date="2026-10-11T12:28:21Z">
        <w:r w:rsidRPr="00523F92">
          <w:rPr>
            <w:rStyle w:val="afffff0"/>
            <w:rtl/>
          </w:rPr>
          <w:delText xml:space="preserve">מעשות דרכיך</w:delText>
        </w:r>
      </w:del>
      <w:r w:rsidRPr="00523F92">
        <w:rPr>
          <w:rStyle w:val="afffff0"/>
          <w:rFonts w:hint="cs"/>
          <w:rtl/>
        </w:rPr>
        <w:t>'</w:t>
      </w:r>
      <w:r w:rsidRPr="00523F92">
        <w:rPr>
          <w:rStyle w:val="afffff0"/>
          <w:rtl/>
        </w:rPr>
        <w:t xml:space="preserve"> </w:t>
      </w:r>
      <w:r w:rsidRPr="006F178A">
        <w:rPr>
          <w:rFonts w:ascii="Fb Fontext" w:hAnsi="Fb Fontext"/>
          <w:rtl/>
        </w:rPr>
        <w:t>- שלא יהא הילוכך של שבת כהילוכך של חול.</w:t>
      </w:r>
    </w:p>
    <w:p w:rsidR="00E9703F" w:rsidRPr="006F178A" w:rsidRDefault="00E9703F" w:rsidP="00E9703F">
      <w:pPr>
        <w:rPr>
          <w:rtl/>
        </w:rPr>
      </w:pPr>
      <w:r w:rsidRPr="00523F92">
        <w:rPr>
          <w:rStyle w:val="afffff0"/>
          <w:rFonts w:hint="cs"/>
          <w:rtl/>
        </w:rPr>
        <w:t>'</w:t>
      </w:r>
      <w:ins w:id="91255" w:author="Claude - סמנטי" w:date="2026-10-11T12:28:21Z">
        <w:r>
          <w:rPr>
            <w:rStyle w:val="afffff0"/>
            <w:rtl/>
          </w:rPr>
          <w:t xml:space="preserve">מִמְּצוֹא חֶפְצְךָ</w:t>
        </w:r>
      </w:ins>
      <w:del w:id="91256" w:author="Claude - סמנטי" w:date="2026-10-11T12:28:21Z">
        <w:r w:rsidRPr="00523F92">
          <w:rPr>
            <w:rStyle w:val="afffff0"/>
            <w:rtl/>
          </w:rPr>
          <w:delText xml:space="preserve">ממצוא חפצך</w:delText>
        </w:r>
      </w:del>
      <w:r w:rsidRPr="00523F92">
        <w:rPr>
          <w:rStyle w:val="afffff0"/>
          <w:rFonts w:hint="cs"/>
          <w:rtl/>
        </w:rPr>
        <w:t>'</w:t>
      </w:r>
      <w:r w:rsidRPr="00523F92">
        <w:rPr>
          <w:rStyle w:val="afffff0"/>
          <w:rtl/>
        </w:rPr>
        <w:t xml:space="preserve"> </w:t>
      </w:r>
      <w:r w:rsidRPr="006F178A">
        <w:rPr>
          <w:rtl/>
        </w:rPr>
        <w:t>- חפציך אסורין, חפצי שמים מותרין.</w:t>
      </w:r>
    </w:p>
    <w:p w:rsidR="00E9703F" w:rsidRPr="006F178A" w:rsidRDefault="00E9703F" w:rsidP="00E9703F">
      <w:pPr>
        <w:rPr>
          <w:rtl/>
        </w:rPr>
      </w:pPr>
      <w:r w:rsidRPr="00523F92">
        <w:rPr>
          <w:rStyle w:val="afffff0"/>
          <w:rFonts w:hint="cs"/>
          <w:rtl/>
        </w:rPr>
        <w:t>'</w:t>
      </w:r>
      <w:ins w:id="91257" w:author="Claude - סמנטי" w:date="2026-10-11T12:28:21Z">
        <w:r>
          <w:rPr>
            <w:rStyle w:val="afffff0"/>
            <w:rtl/>
          </w:rPr>
          <w:t xml:space="preserve">וְדַבֵּר דָּבָר</w:t>
        </w:r>
      </w:ins>
      <w:del w:id="91258" w:author="Claude - סמנטי" w:date="2026-10-11T12:28:21Z">
        <w:r w:rsidRPr="00523F92">
          <w:rPr>
            <w:rStyle w:val="afffff0"/>
            <w:rtl/>
          </w:rPr>
          <w:delText xml:space="preserve">ודבר דבר</w:delText>
        </w:r>
      </w:del>
      <w:r w:rsidRPr="00523F92">
        <w:rPr>
          <w:rStyle w:val="afffff0"/>
          <w:rFonts w:hint="cs"/>
          <w:rtl/>
        </w:rPr>
        <w:t>'</w:t>
      </w:r>
      <w:r w:rsidRPr="00523F92">
        <w:rPr>
          <w:rStyle w:val="afffff0"/>
          <w:rtl/>
        </w:rPr>
        <w:t xml:space="preserve"> </w:t>
      </w:r>
      <w:r w:rsidRPr="006F178A">
        <w:rPr>
          <w:rFonts w:ascii="Fb Fontext" w:hAnsi="Fb Fontext"/>
          <w:sz w:val="20"/>
          <w:rtl/>
        </w:rPr>
        <w:t>- שלא יהא דבורך של שבת כדבורך של חול. דבור אסור, הרהור מותר.</w:t>
      </w:r>
    </w:p>
    <w:p w:rsidR="00E9703F" w:rsidRDefault="00E9703F" w:rsidP="00E9703F">
      <w:pPr>
        <w:rPr>
          <w:rFonts w:ascii="Fb Fontext" w:hAnsi="Fb Fontext"/>
          <w:rtl/>
        </w:rPr>
      </w:pPr>
      <w:r w:rsidRPr="006F178A">
        <w:rPr>
          <w:rFonts w:ascii="Fb Fontext" w:hAnsi="Fb Fontext"/>
          <w:rtl/>
        </w:rPr>
        <w:t xml:space="preserve">• </w:t>
      </w:r>
      <w:r w:rsidRPr="006F178A">
        <w:rPr>
          <w:rStyle w:val="afffe"/>
          <w:rFonts w:ascii="Fb Fontext" w:hAnsi="Fb Fontext"/>
          <w:rtl/>
        </w:rPr>
        <w:t>הילוך חול ה"ד.</w:t>
      </w:r>
      <w:r w:rsidRPr="006F178A">
        <w:rPr>
          <w:rStyle w:val="afffe"/>
          <w:rFonts w:ascii="Fb Fontext" w:hAnsi="Fb Fontext" w:hint="cs"/>
          <w:rtl/>
        </w:rPr>
        <w:t xml:space="preserve"> </w:t>
      </w:r>
      <w:r w:rsidRPr="006F178A">
        <w:rPr>
          <w:rFonts w:ascii="Fb Fontext" w:hAnsi="Fb Fontext"/>
          <w:rtl/>
        </w:rPr>
        <w:t xml:space="preserve">[</w:t>
      </w:r>
      <w:ins w:id="90475" w:author="Claude - סמנטי" w:date="2026-10-11T12:28:21Z">
        <w:r>
          <w:rPr>
            <w:rFonts w:ascii="Fb Fontext" w:hAnsi="Fb Fontext"/>
            <w:rtl/>
          </w:rPr>
          <w:t xml:space="preserve">שיקפוץ</w:t>
        </w:r>
      </w:ins>
      <w:del w:id="90476" w:author="Claude - סמנטי" w:date="2026-10-11T12:28:21Z">
        <w:r w:rsidRPr="006F178A">
          <w:rPr>
            <w:rFonts w:ascii="Fb Fontext" w:hAnsi="Fb Fontext"/>
            <w:rtl/>
          </w:rPr>
          <w:delText xml:space="preserve">דליקפוץ</w:delText>
        </w:r>
      </w:del>
      <w:r w:rsidRPr="006F178A">
        <w:rPr>
          <w:rFonts w:ascii="Fb Fontext" w:hAnsi="Fb Fontext"/>
          <w:rtl/>
        </w:rPr>
        <w:t xml:space="preserve"> אסור אלא הנחת רגל קודם עקירה </w:t>
      </w:r>
      <w:r w:rsidRPr="006F178A">
        <w:rPr>
          <w:rFonts w:ascii="Fb Fontext" w:hAnsi="Fb Fontext"/>
          <w:rtl/>
        </w:rPr>
        <w:t xml:space="preserve">ונפק"מ</w:t>
      </w:r>
      <w:r w:rsidRPr="006F178A">
        <w:rPr>
          <w:rFonts w:ascii="Fb Fontext" w:hAnsi="Fb Fontext"/>
          <w:rtl/>
        </w:rPr>
        <w:t xml:space="preserve"> באמת המים]</w:t>
      </w:r>
    </w:p>
    <w:p w:rsidR="00E9703F" w:rsidRDefault="00E9703F" w:rsidP="00E9703F">
      <w:pPr>
        <w:rPr>
          <w:rtl/>
        </w:rPr>
      </w:pPr>
      <w:r w:rsidRPr="006F178A">
        <w:rPr>
          <w:rtl/>
        </w:rPr>
        <w:t xml:space="preserve">הוקשה </w:t>
      </w:r>
      <w:ins w:id="104981" w:author="קלוד" w:date="2026-10-11T13:11:34Z">
        <w:r>
          <w:rPr>
            <w:rStyle w:val="2fb"/>
            <w:rtl/>
          </w:rPr>
          <w:t xml:space="preserve">לרבא:</w:t>
        </w:r>
      </w:ins>
      <w:del w:id="104982" w:author="קלוד" w:date="2026-10-11T13:11:34Z">
        <w:r w:rsidRPr="006F178A">
          <w:rPr>
            <w:rStyle w:val="2fb"/>
            <w:rtl/>
          </w:rPr>
          <w:delText xml:space="preserve">רבא</w:delText>
        </w:r>
      </w:del>
      <w:r w:rsidRPr="006F178A">
        <w:rPr>
          <w:rtl/>
        </w:rPr>
        <w:t xml:space="preserve"> </w:t>
      </w:r>
      <w:ins w:id="104979" w:author="קלוד" w:date="2026-10-11T13:11:34Z">
        <w:r>
          <w:rPr>
            <w:rtl/>
          </w:rPr>
          <w:t xml:space="preserve">להקיף</w:t>
        </w:r>
      </w:ins>
      <w:del w:id="104980" w:author="קלוד" w:date="2026-10-11T13:11:34Z">
        <w:r w:rsidRPr="006F178A">
          <w:rPr>
            <w:rtl/>
          </w:rPr>
          <w:delText xml:space="preserve">דלהקיף</w:delText>
        </w:r>
      </w:del>
      <w:r w:rsidRPr="006F178A">
        <w:rPr>
          <w:rtl/>
        </w:rPr>
        <w:t xml:space="preserve"> א"א </w:t>
      </w:r>
      <w:ins w:id="104977" w:author="קלוד" w:date="2026-10-11T13:11:34Z">
        <w:r>
          <w:rPr>
            <w:rtl/>
          </w:rPr>
          <w:t xml:space="preserve">-</w:t>
        </w:r>
      </w:ins>
      <w:del w:id="104978" w:author="קלוד" w:date="2026-10-11T13:11:34Z">
        <w:r w:rsidRPr="006F178A">
          <w:rPr>
            <w:rtl/>
          </w:rPr>
          <w:delText xml:space="preserve">קמפיש</w:delText>
        </w:r>
      </w:del>
      <w:r w:rsidRPr="006F178A">
        <w:rPr>
          <w:rtl/>
        </w:rPr>
        <w:t xml:space="preserve"> </w:t>
      </w:r>
      <w:ins w:id="104975" w:author="קלוד" w:date="2026-10-11T13:11:34Z">
        <w:r>
          <w:rPr>
            <w:rtl/>
          </w:rPr>
          <w:t xml:space="preserve">שמרבה בהילוך,</w:t>
        </w:r>
      </w:ins>
      <w:del w:id="104976" w:author="קלוד" w:date="2026-10-11T13:11:34Z">
        <w:r w:rsidRPr="006F178A">
          <w:rPr>
            <w:rtl/>
          </w:rPr>
          <w:delText xml:space="preserve">בהילוכא,</w:delText>
        </w:r>
      </w:del>
      <w:r w:rsidRPr="006F178A">
        <w:rPr>
          <w:rtl/>
        </w:rPr>
        <w:t xml:space="preserve"> ולחצות א"א </w:t>
      </w:r>
      <w:ins w:id="104973" w:author="קלוד" w:date="2026-10-11T13:11:34Z">
        <w:r>
          <w:rPr>
            <w:rtl/>
          </w:rPr>
          <w:t xml:space="preserve">- שיבוא</w:t>
        </w:r>
      </w:ins>
      <w:del w:id="104974" w:author="קלוד" w:date="2026-10-11T13:11:34Z">
        <w:r w:rsidRPr="006F178A">
          <w:rPr>
            <w:rtl/>
          </w:rPr>
          <w:delText xml:space="preserve">ד</w:delText>
        </w:r>
        <w:r>
          <w:rPr>
            <w:rtl/>
          </w:rPr>
          <w:delText xml:space="preserve">יבוא</w:delText>
        </w:r>
      </w:del>
      <w:r w:rsidRPr="006F178A">
        <w:rPr>
          <w:rtl/>
        </w:rPr>
        <w:t xml:space="preserve"> לידי סחיטה</w:t>
      </w:r>
      <w:r w:rsidRPr="006F178A">
        <w:rPr>
          <w:rFonts w:hint="cs"/>
          <w:rtl/>
        </w:rPr>
        <w:t>,</w:t>
      </w:r>
    </w:p>
    <w:p>
      <w:pPr>
        <w:pStyle w:val="38"/>
        <w:rPr>
          <w:ins w:id="98441" w:author="מנוע מכני" w:date="2026-10-11T12:04:39Z"/>
        </w:rPr>
      </w:pPr>
      <w:r w:rsidRPr="006F178A">
        <w:t xml:space="preserve">אלא</w:t>
      </w:r>
    </w:p>
    <w:p w:rsidR="00E9703F" w:rsidRPr="006F178A" w:rsidRDefault="00E9703F" w:rsidP="00E9703F">
      <w:pPr>
        <w:rPr>
          <w:b/>
          <w:bCs/>
          <w:rtl/>
        </w:rPr>
      </w:pPr>
      <w:del w:id="98442" w:author="מנוע מכני" w:date="2026-10-11T12:04:39Z">
        <w:r w:rsidRPr="006F178A">
          <w:rPr>
            <w:rtl/>
          </w:rPr>
          <w:delText xml:space="preserve"> </w:delText>
        </w:r>
      </w:del>
      <w:ins w:id="95451" w:author="מנוע מכני" w:date="2026-10-11T12:04:39Z">
        <w:ins w:id="104989" w:author="קלוד" w:date="2026-10-11T13:11:34Z">
          <w:r>
            <w:rPr>
              <w:rtl/>
            </w:rPr>
            <w:t xml:space="preserve">בזה,</w:t>
          </w:r>
        </w:ins>
        <w:del w:id="104990" w:author="קלוד" w:date="2026-10-11T13:11:34Z">
          <w:r>
            <w:rPr>
              <w:rtl/>
            </w:rPr>
            <w:delText xml:space="preserve">בזה</w:delText>
          </w:r>
        </w:del>
      </w:ins>
      <w:del w:id="95452" w:author="מנוע מכני" w:date="2026-10-11T12:04:39Z">
        <w:r w:rsidRPr="006F178A">
          <w:rPr>
            <w:rtl/>
          </w:rPr>
          <w:delText xml:space="preserve">בהא</w:delText>
        </w:r>
      </w:del>
      <w:r w:rsidRPr="006F178A">
        <w:rPr>
          <w:rtl/>
        </w:rPr>
        <w:t xml:space="preserve"> </w:t>
      </w:r>
      <w:ins w:id="104987" w:author="קלוד" w:date="2026-10-11T13:11:34Z">
        <w:r>
          <w:rPr>
            <w:rtl/>
          </w:rPr>
          <w:t xml:space="preserve">כיון</w:t>
        </w:r>
      </w:ins>
      <w:del w:id="104988" w:author="קלוד" w:date="2026-10-11T13:11:34Z">
        <w:r w:rsidRPr="006F178A">
          <w:rPr>
            <w:rtl/>
          </w:rPr>
          <w:delText xml:space="preserve">כיוון</w:delText>
        </w:r>
      </w:del>
      <w:r w:rsidRPr="006F178A">
        <w:rPr>
          <w:rtl/>
        </w:rPr>
        <w:t xml:space="preserve"> </w:t>
      </w:r>
      <w:ins w:id="104985" w:author="קלוד" w:date="2026-10-11T13:11:34Z">
        <w:r>
          <w:rPr>
            <w:rtl/>
          </w:rPr>
          <w:t xml:space="preserve">שאי</w:t>
        </w:r>
      </w:ins>
      <w:del w:id="104986" w:author="קלוד" w:date="2026-10-11T13:11:34Z">
        <w:r w:rsidRPr="006F178A">
          <w:rPr>
            <w:rtl/>
          </w:rPr>
          <w:delText xml:space="preserve">שלא</w:delText>
        </w:r>
      </w:del>
      <w:r w:rsidRPr="006F178A">
        <w:rPr>
          <w:rtl/>
        </w:rPr>
        <w:t xml:space="preserve"> אפשר </w:t>
      </w:r>
      <w:ins w:id="104983" w:author="קלוד" w:date="2026-10-11T13:11:34Z">
        <w:r>
          <w:rPr>
            <w:rtl/>
          </w:rPr>
          <w:t xml:space="preserve">- מותר.</w:t>
        </w:r>
      </w:ins>
      <w:del w:id="104984" w:author="קלוד" w:date="2026-10-11T13:11:34Z">
        <w:r w:rsidRPr="006F178A">
          <w:rPr>
            <w:rtl/>
          </w:rPr>
          <w:delText xml:space="preserve">שרי.</w:delText>
        </w:r>
      </w:del>
    </w:p>
    <w:p>
      <w:pPr>
        <w:pStyle w:val="38"/>
        <w:rPr>
          <w:ins w:id="98443" w:author="מנוע מכני" w:date="2026-10-11T12:04:39Z"/>
        </w:rPr>
      </w:pPr>
      <w:r w:rsidRPr="006F178A">
        <w:t>ב.</w:t>
      </w:r>
      <w:r w:rsidRPr="006F178A">
        <w:t xml:space="preserve"> א</w:t>
      </w:r>
      <w:r w:rsidRPr="006F178A">
        <w:t xml:space="preserve">לא</w:t>
      </w:r>
    </w:p>
    <w:p w:rsidR="00E9703F" w:rsidRPr="006F178A" w:rsidRDefault="00E9703F" w:rsidP="00E9703F">
      <w:pPr>
        <w:rPr>
          <w:rtl/>
        </w:rPr>
      </w:pPr>
      <w:del w:id="98444" w:author="מנוע מכני" w:date="2026-10-11T12:04:39Z">
        <w:r w:rsidRPr="006F178A">
          <w:rPr>
            <w:rFonts w:ascii="Fb Fontext" w:hAnsi="Fb Fontext"/>
            <w:sz w:val="20"/>
            <w:rtl/>
          </w:rPr>
          <w:delText xml:space="preserve"> </w:delText>
        </w:r>
      </w:del>
      <w:ins w:id="105011" w:author="קלוד" w:date="2026-10-11T13:11:34Z">
        <w:r>
          <w:rPr>
            <w:rFonts w:ascii="Fb Fontext" w:hAnsi="Fb Fontext"/>
            <w:sz w:val="20"/>
            <w:rtl/>
          </w:rPr>
          <w:t xml:space="preserve">כששאל</w:t>
        </w:r>
      </w:ins>
      <w:del w:id="105012" w:author="קלוד" w:date="2026-10-11T13:11:34Z">
        <w:r w:rsidRPr="006F178A">
          <w:rPr>
            <w:rFonts w:ascii="Fb Fontext" w:hAnsi="Fb Fontext"/>
            <w:sz w:val="20"/>
            <w:rtl/>
          </w:rPr>
          <w:delText xml:space="preserve">כדבעי</w:delText>
        </w:r>
      </w:del>
      <w:r w:rsidRPr="006F178A">
        <w:rPr>
          <w:rFonts w:ascii="Fb Fontext" w:hAnsi="Fb Fontext"/>
          <w:sz w:val="20"/>
          <w:rtl/>
        </w:rPr>
        <w:t xml:space="preserve"> </w:t>
      </w:r>
      <w:r w:rsidRPr="006F178A">
        <w:rPr>
          <w:rStyle w:val="2fb"/>
          <w:rFonts w:ascii="Fb Fontext" w:hAnsi="Fb Fontext"/>
          <w:sz w:val="20"/>
          <w:rtl/>
        </w:rPr>
        <w:t xml:space="preserve">ריבר"י</w:t>
      </w:r>
      <w:r w:rsidRPr="006F178A">
        <w:rPr>
          <w:rFonts w:ascii="Fb Fontext" w:hAnsi="Fb Fontext"/>
          <w:sz w:val="20"/>
          <w:rtl/>
        </w:rPr>
        <w:t xml:space="preserve"> </w:t>
      </w:r>
      <w:ins w:id="105009" w:author="קלוד" w:date="2026-10-11T13:11:34Z">
        <w:r>
          <w:rPr>
            <w:rFonts w:ascii="Fb Fontext" w:hAnsi="Fb Fontext"/>
            <w:sz w:val="20"/>
            <w:rtl/>
          </w:rPr>
          <w:t xml:space="preserve">על פסיעה</w:t>
        </w:r>
      </w:ins>
      <w:del w:id="105010" w:author="קלוד" w:date="2026-10-11T13:11:34Z">
        <w:r w:rsidRPr="006F178A">
          <w:rPr>
            <w:rFonts w:ascii="Fb Fontext" w:hAnsi="Fb Fontext"/>
            <w:sz w:val="20"/>
            <w:rtl/>
          </w:rPr>
          <w:delText xml:space="preserve">לפסיעה</w:delText>
        </w:r>
      </w:del>
      <w:r w:rsidRPr="006F178A">
        <w:rPr>
          <w:rFonts w:ascii="Fb Fontext" w:hAnsi="Fb Fontext"/>
          <w:sz w:val="20"/>
          <w:rtl/>
        </w:rPr>
        <w:t xml:space="preserve"> גסה </w:t>
      </w:r>
      <w:ins w:id="105007" w:author="קלוד" w:date="2026-10-11T13:11:34Z">
        <w:r>
          <w:rPr>
            <w:rFonts w:ascii="Fb Fontext" w:hAnsi="Fb Fontext"/>
            <w:sz w:val="20"/>
            <w:rtl/>
          </w:rPr>
          <w:t xml:space="preserve">בשבת,</w:t>
        </w:r>
      </w:ins>
      <w:del w:id="105008" w:author="קלוד" w:date="2026-10-11T13:11:34Z">
        <w:r w:rsidRPr="006F178A">
          <w:rPr>
            <w:rFonts w:ascii="Fb Fontext" w:hAnsi="Fb Fontext"/>
            <w:sz w:val="20"/>
            <w:rtl/>
          </w:rPr>
          <w:delText xml:space="preserve">בשבת</w:delText>
        </w:r>
      </w:del>
      <w:r w:rsidRPr="006F178A">
        <w:rPr>
          <w:rFonts w:ascii="Fb Fontext" w:hAnsi="Fb Fontext"/>
          <w:sz w:val="20"/>
          <w:rtl/>
        </w:rPr>
        <w:t xml:space="preserve"> </w:t>
      </w:r>
      <w:r w:rsidRPr="006F178A">
        <w:rPr>
          <w:rFonts w:ascii="Fb Fontext" w:hAnsi="Fb Fontext"/>
          <w:sz w:val="20"/>
          <w:rtl/>
        </w:rPr>
        <w:t xml:space="preserve">וא"ל</w:t>
      </w:r>
      <w:r w:rsidRPr="006F178A">
        <w:rPr>
          <w:rFonts w:ascii="Fb Fontext" w:hAnsi="Fb Fontext"/>
          <w:sz w:val="20"/>
          <w:rtl/>
        </w:rPr>
        <w:t xml:space="preserve"> </w:t>
      </w:r>
      <w:ins w:id="105005" w:author="קלוד" w:date="2026-10-11T13:11:34Z">
        <w:r>
          <w:rPr>
            <w:rFonts w:ascii="Fb Fontext" w:hAnsi="Fb Fontext"/>
            <w:sz w:val="20"/>
            <w:rtl/>
          </w:rPr>
          <w:t xml:space="preserve">שגם</w:t>
        </w:r>
      </w:ins>
      <w:del w:id="105006" w:author="קלוד" w:date="2026-10-11T13:11:34Z">
        <w:r w:rsidRPr="006F178A">
          <w:rPr>
            <w:rFonts w:ascii="Fb Fontext" w:hAnsi="Fb Fontext"/>
            <w:sz w:val="20"/>
            <w:rtl/>
          </w:rPr>
          <w:delText xml:space="preserve">דגם</w:delText>
        </w:r>
      </w:del>
      <w:r w:rsidRPr="006F178A">
        <w:rPr>
          <w:rFonts w:ascii="Fb Fontext" w:hAnsi="Fb Fontext"/>
          <w:sz w:val="20"/>
          <w:rtl/>
        </w:rPr>
        <w:t xml:space="preserve"> בחול </w:t>
      </w:r>
      <w:ins w:id="105003" w:author="קלוד" w:date="2026-10-11T13:11:34Z">
        <w:r>
          <w:rPr>
            <w:rFonts w:ascii="Fb Fontext" w:hAnsi="Fb Fontext"/>
            <w:sz w:val="20"/>
            <w:rtl/>
          </w:rPr>
          <w:t xml:space="preserve">אסורה,</w:t>
        </w:r>
      </w:ins>
      <w:del w:id="105004" w:author="קלוד" w:date="2026-10-11T13:11:34Z">
        <w:r w:rsidRPr="006F178A">
          <w:rPr>
            <w:rFonts w:ascii="Fb Fontext" w:hAnsi="Fb Fontext"/>
            <w:sz w:val="20"/>
            <w:rtl/>
          </w:rPr>
          <w:delText xml:space="preserve">אסור</w:delText>
        </w:r>
      </w:del>
      <w:r w:rsidRPr="006F178A">
        <w:rPr>
          <w:rFonts w:ascii="Fb Fontext" w:hAnsi="Fb Fontext"/>
          <w:sz w:val="20"/>
          <w:rtl/>
        </w:rPr>
        <w:t xml:space="preserve"> </w:t>
      </w:r>
      <w:ins w:id="105001" w:author="קלוד" w:date="2026-10-11T13:11:34Z">
        <w:r>
          <w:rPr>
            <w:rFonts w:ascii="Fb Fontext" w:hAnsi="Fb Fontext"/>
            <w:sz w:val="20"/>
            <w:rtl/>
          </w:rPr>
          <w:t xml:space="preserve">שנוטלת</w:t>
        </w:r>
      </w:ins>
      <w:del w:id="105002" w:author="קלוד" w:date="2026-10-11T13:11:34Z">
        <w:r w:rsidRPr="006F178A">
          <w:rPr>
            <w:rFonts w:ascii="Fb Fontext" w:hAnsi="Fb Fontext"/>
            <w:sz w:val="20"/>
            <w:rtl/>
          </w:rPr>
          <w:delText xml:space="preserve">דנוטלת</w:delText>
        </w:r>
      </w:del>
      <w:r w:rsidRPr="006F178A">
        <w:rPr>
          <w:rFonts w:ascii="Fb Fontext" w:hAnsi="Fb Fontext"/>
          <w:sz w:val="20"/>
          <w:rtl/>
        </w:rPr>
        <w:t xml:space="preserve"> אחד מחמש מאות ממאור עיניו של </w:t>
      </w:r>
      <w:ins w:id="104999" w:author="קלוד" w:date="2026-10-11T13:11:34Z">
        <w:r>
          <w:rPr>
            <w:rFonts w:ascii="Fb Fontext" w:hAnsi="Fb Fontext"/>
            <w:sz w:val="20"/>
            <w:rtl/>
          </w:rPr>
          <w:t xml:space="preserve">אדם,</w:t>
        </w:r>
      </w:ins>
      <w:del w:id="105000" w:author="קלוד" w:date="2026-10-11T13:11:34Z">
        <w:r w:rsidRPr="006F178A">
          <w:rPr>
            <w:rFonts w:ascii="Fb Fontext" w:hAnsi="Fb Fontext"/>
            <w:sz w:val="20"/>
            <w:rtl/>
          </w:rPr>
          <w:delText xml:space="preserve">אדם.</w:delText>
        </w:r>
      </w:del>
      <w:r w:rsidRPr="006F178A">
        <w:rPr>
          <w:rFonts w:ascii="Fb Fontext" w:hAnsi="Fb Fontext"/>
          <w:sz w:val="20"/>
          <w:rtl/>
        </w:rPr>
        <w:t xml:space="preserve"> </w:t>
      </w:r>
      <w:ins w:id="104997" w:author="קלוד" w:date="2026-10-11T13:11:34Z">
        <w:r>
          <w:rPr>
            <w:rStyle w:val="afffffe"/>
            <w:rFonts w:ascii="Fb Fontext" w:hAnsi="Fb Fontext"/>
            <w:sz w:val="20"/>
            <w:rtl/>
          </w:rPr>
          <w:t xml:space="preserve">ומאורו</w:t>
        </w:r>
        <w:r>
          <w:rPr>
            <w:rFonts w:ascii="Fb Fontext" w:hAnsi="Fb Fontext"/>
            <w:sz w:val="20"/>
            <w:rtl/>
          </w:rPr>
          <w:t xml:space="preserve"> חוזר</w:t>
        </w:r>
      </w:ins>
      <w:del w:id="104998" w:author="קלוד" w:date="2026-10-11T13:11:34Z">
        <w:r w:rsidRPr="006F178A">
          <w:rPr>
            <w:rFonts w:ascii="Fb Fontext" w:hAnsi="Fb Fontext"/>
            <w:sz w:val="20"/>
            <w:rtl/>
          </w:rPr>
          <w:delText xml:space="preserve">ומהדר</w:delText>
        </w:r>
      </w:del>
      <w:r w:rsidRPr="006F178A">
        <w:rPr>
          <w:rFonts w:ascii="Fb Fontext" w:hAnsi="Fb Fontext"/>
          <w:sz w:val="20"/>
          <w:rtl/>
        </w:rPr>
        <w:t xml:space="preserve"> </w:t>
      </w:r>
      <w:ins w:id="93443" w:author="מנוע מכני" w:date="2026-10-11T12:04:39Z">
        <w:r>
          <w:rPr>
            <w:rFonts w:ascii="Fb Fontext" w:hAnsi="Fb Fontext"/>
            <w:sz w:val="20"/>
            <w:rtl/>
          </w:rPr>
          <w:t xml:space="preserve">לו</w:t>
        </w:r>
      </w:ins>
      <w:del w:id="93444"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 </w:t>
      </w:r>
      <w:ins w:id="104995" w:author="קלוד" w:date="2026-10-11T13:11:34Z">
        <w:r>
          <w:rPr>
            <w:rFonts w:ascii="Fb Fontext" w:hAnsi="Fb Fontext"/>
            <w:sz w:val="20"/>
            <w:rtl/>
          </w:rPr>
          <w:t xml:space="preserve">בקידוש</w:t>
        </w:r>
      </w:ins>
      <w:del w:id="104996" w:author="קלוד" w:date="2026-10-11T13:11:34Z">
        <w:r w:rsidRPr="006F178A">
          <w:rPr>
            <w:rFonts w:ascii="Fb Fontext" w:hAnsi="Fb Fontext"/>
            <w:sz w:val="20"/>
            <w:rtl/>
          </w:rPr>
          <w:delText xml:space="preserve">בקידושא</w:delText>
        </w:r>
      </w:del>
      <w:r w:rsidRPr="006F178A">
        <w:rPr>
          <w:rFonts w:ascii="Fb Fontext" w:hAnsi="Fb Fontext"/>
          <w:sz w:val="20"/>
          <w:rtl/>
        </w:rPr>
        <w:t xml:space="preserve"> </w:t>
      </w:r>
      <w:ins w:id="104993" w:author="קלוד" w:date="2026-10-11T13:11:34Z">
        <w:r>
          <w:rPr>
            <w:rFonts w:ascii="Fb Fontext" w:hAnsi="Fb Fontext"/>
            <w:sz w:val="20"/>
            <w:rtl/>
          </w:rPr>
          <w:t xml:space="preserve">של</w:t>
        </w:r>
      </w:ins>
      <w:del w:id="104994" w:author="קלוד" w:date="2026-10-11T13:11:34Z">
        <w:r w:rsidRPr="006F178A">
          <w:rPr>
            <w:rFonts w:ascii="Fb Fontext" w:hAnsi="Fb Fontext"/>
            <w:sz w:val="20"/>
            <w:rtl/>
          </w:rPr>
          <w:delText xml:space="preserve">דבי</w:delText>
        </w:r>
      </w:del>
      <w:r w:rsidRPr="006F178A">
        <w:rPr>
          <w:rFonts w:ascii="Fb Fontext" w:hAnsi="Fb Fontext"/>
          <w:sz w:val="20"/>
          <w:rtl/>
        </w:rPr>
        <w:t xml:space="preserve"> </w:t>
      </w:r>
      <w:ins w:id="104991" w:author="קלוד" w:date="2026-10-11T13:11:34Z">
        <w:r>
          <w:rPr>
            <w:rFonts w:ascii="Fb Fontext" w:hAnsi="Fb Fontext"/>
            <w:sz w:val="20"/>
            <w:rtl/>
          </w:rPr>
          <w:t xml:space="preserve">ליל שבת.</w:t>
        </w:r>
      </w:ins>
      <w:del w:id="104992" w:author="קלוד" w:date="2026-10-11T13:11:34Z">
        <w:r w:rsidRPr="006F178A">
          <w:rPr>
            <w:rFonts w:ascii="Fb Fontext" w:hAnsi="Fb Fontext"/>
            <w:sz w:val="20"/>
            <w:rtl/>
          </w:rPr>
          <w:delText xml:space="preserve">שמשי.</w:delText>
        </w:r>
      </w:del>
    </w:p>
    <w:p>
      <w:pPr>
        <w:pStyle w:val="afffff8"/>
        <w:rPr>
          <w:ins w:id="90427" w:author="קלוד" w:date="2026-10-11T12:33:55Z"/>
        </w:rPr>
      </w:pPr>
      <w:ins w:id="90428" w:author="קלוד" w:date="2026-10-11T12:33:55Z">
        <w:r>
          <w:rPr>
            <w:color w:val="7B3F00"/>
          </w:rPr>
          <w:t xml:space="preserve">אכילת אדמה בשבת לרפואה - אסור גם בחול</w:t>
        </w:r>
      </w:ins>
    </w:p>
    <w:p>
      <w:pPr>
        <w:pStyle w:val="38"/>
        <w:rPr>
          <w:ins w:id="98446" w:author="מנוע מכני" w:date="2026-10-11T12:04:39Z"/>
        </w:rPr>
      </w:pPr>
      <w:del w:id="98445" w:author="מנוע מכני" w:date="2026-10-11T12:04:39Z">
        <w:r w:rsidRPr="004640F6">
          <w:delText xml:space="preserve">•</w:delText>
        </w:r>
      </w:del>
      <w:r w:rsidRPr="004640F6">
        <w:t xml:space="preserve"> בעא ר' ישמעאל מרבי יוסי</w:t>
      </w:r>
      <w:r w:rsidRPr="004640F6">
        <w:t>:</w:t>
      </w:r>
    </w:p>
    <w:p w:rsidR="00E9703F" w:rsidRPr="004640F6" w:rsidRDefault="00E9703F" w:rsidP="00E9703F">
      <w:pPr>
        <w:rPr>
          <w:rFonts w:ascii="Fb Fontext" w:hAnsi="Fb Fontext"/>
          <w:spacing w:val="-4"/>
          <w:rtl/>
        </w:rPr>
      </w:pPr>
      <w:del w:id="98447" w:author="מנוע מכני" w:date="2026-10-11T12:04:39Z">
        <w:r w:rsidRPr="004640F6">
          <w:rPr>
            <w:rFonts w:ascii="Fb Fontext" w:hAnsi="Fb Fontext"/>
            <w:spacing w:val="-4"/>
            <w:rtl/>
          </w:rPr>
          <w:delText xml:space="preserve"> </w:delText>
        </w:r>
      </w:del>
      <w:r w:rsidRPr="004640F6">
        <w:rPr>
          <w:rFonts w:ascii="Fb Fontext" w:hAnsi="Fb Fontext"/>
          <w:spacing w:val="-4"/>
          <w:rtl/>
        </w:rPr>
        <w:t xml:space="preserve">מהו לאכול אדמה בשבת </w:t>
      </w:r>
      <w:ins w:id="105021" w:author="קלוד" w:date="2026-10-11T13:11:34Z">
        <w:r>
          <w:rPr>
            <w:rFonts w:ascii="Fb Fontext" w:hAnsi="Fb Fontext"/>
            <w:spacing w:val="-4"/>
            <w:rtl/>
          </w:rPr>
          <w:t xml:space="preserve">[רפואה]?</w:t>
        </w:r>
      </w:ins>
      <w:del w:id="105022" w:author="קלוד" w:date="2026-10-11T13:11:34Z">
        <w:r w:rsidRPr="004640F6">
          <w:rPr>
            <w:rFonts w:ascii="Fb Fontext" w:hAnsi="Fb Fontext"/>
            <w:spacing w:val="-4"/>
            <w:rtl/>
          </w:rPr>
          <w:delText xml:space="preserve">[רפואה]</w:delText>
        </w:r>
      </w:del>
      <w:r w:rsidRPr="004640F6">
        <w:rPr>
          <w:rFonts w:ascii="Fb Fontext" w:hAnsi="Fb Fontext"/>
          <w:spacing w:val="-4"/>
          <w:rtl/>
        </w:rPr>
        <w:t xml:space="preserve"> </w:t>
      </w:r>
      <w:ins w:id="105019" w:author="קלוד" w:date="2026-10-11T13:11:34Z">
        <w:r>
          <w:rPr>
            <w:rFonts w:ascii="Fb Fontext" w:hAnsi="Fb Fontext"/>
            <w:spacing w:val="-4"/>
            <w:rtl/>
          </w:rPr>
          <w:t xml:space="preserve">וא"ל:</w:t>
        </w:r>
      </w:ins>
      <w:del w:id="105020" w:author="קלוד" w:date="2026-10-11T13:11:34Z">
        <w:r w:rsidRPr="004640F6">
          <w:rPr>
            <w:rFonts w:ascii="Fb Fontext" w:hAnsi="Fb Fontext"/>
            <w:spacing w:val="-4"/>
            <w:rtl/>
          </w:rPr>
          <w:delText xml:space="preserve">וא"ל</w:delText>
        </w:r>
      </w:del>
      <w:r w:rsidRPr="004640F6">
        <w:rPr>
          <w:rFonts w:ascii="Fb Fontext" w:hAnsi="Fb Fontext"/>
          <w:spacing w:val="-4"/>
          <w:rtl/>
        </w:rPr>
        <w:t xml:space="preserve"> </w:t>
      </w:r>
      <w:ins w:id="105017" w:author="קלוד" w:date="2026-10-11T13:11:34Z">
        <w:r>
          <w:rPr>
            <w:rFonts w:ascii="Fb Fontext" w:hAnsi="Fb Fontext"/>
            <w:spacing w:val="-4"/>
            <w:rtl/>
          </w:rPr>
          <w:t xml:space="preserve">גם</w:t>
        </w:r>
      </w:ins>
      <w:del w:id="105018" w:author="קלוד" w:date="2026-10-11T13:11:34Z">
        <w:r w:rsidRPr="004640F6">
          <w:rPr>
            <w:rFonts w:ascii="Fb Fontext" w:hAnsi="Fb Fontext"/>
            <w:spacing w:val="-4"/>
            <w:rtl/>
          </w:rPr>
          <w:delText xml:space="preserve">דגם</w:delText>
        </w:r>
      </w:del>
      <w:r w:rsidRPr="004640F6">
        <w:rPr>
          <w:rFonts w:ascii="Fb Fontext" w:hAnsi="Fb Fontext"/>
          <w:spacing w:val="-4"/>
          <w:rtl/>
        </w:rPr>
        <w:t xml:space="preserve"> בחול </w:t>
      </w:r>
      <w:ins w:id="105015" w:author="קלוד" w:date="2026-10-11T13:11:34Z">
        <w:r>
          <w:rPr>
            <w:rFonts w:ascii="Fb Fontext" w:hAnsi="Fb Fontext"/>
            <w:spacing w:val="-4"/>
            <w:rtl/>
          </w:rPr>
          <w:t xml:space="preserve">אסור,</w:t>
        </w:r>
      </w:ins>
      <w:del w:id="105016" w:author="קלוד" w:date="2026-10-11T13:11:34Z">
        <w:r w:rsidRPr="004640F6">
          <w:rPr>
            <w:rFonts w:ascii="Fb Fontext" w:hAnsi="Fb Fontext"/>
            <w:spacing w:val="-4"/>
            <w:rtl/>
          </w:rPr>
          <w:delText xml:space="preserve">אסור</w:delText>
        </w:r>
      </w:del>
      <w:r w:rsidRPr="004640F6">
        <w:rPr>
          <w:rFonts w:ascii="Fb Fontext" w:hAnsi="Fb Fontext"/>
          <w:spacing w:val="-4"/>
          <w:rtl/>
        </w:rPr>
        <w:t xml:space="preserve"> שהוא </w:t>
      </w:r>
      <w:ins w:id="105013" w:author="קלוד" w:date="2026-10-11T13:11:34Z">
        <w:r>
          <w:rPr>
            <w:rFonts w:ascii="Fb Fontext" w:hAnsi="Fb Fontext"/>
            <w:spacing w:val="-4"/>
            <w:rtl/>
          </w:rPr>
          <w:t xml:space="preserve">מלקה.</w:t>
        </w:r>
      </w:ins>
      <w:del w:id="105014" w:author="קלוד" w:date="2026-10-11T13:11:34Z">
        <w:r w:rsidRPr="004640F6">
          <w:rPr>
            <w:rFonts w:ascii="Fb Fontext" w:hAnsi="Fb Fontext"/>
            <w:spacing w:val="-4"/>
            <w:rtl/>
          </w:rPr>
          <w:delText xml:space="preserve">מלקה</w:delText>
        </w:r>
      </w:del>
    </w:p>
    <w:p w:rsidR="00E9703F" w:rsidRPr="006F178A" w:rsidRDefault="00E9703F" w:rsidP="00E9703F">
      <w:pPr>
        <w:rPr>
          <w:rtl/>
        </w:rPr>
      </w:pPr>
      <w:r w:rsidRPr="006F178A">
        <w:rPr>
          <w:rStyle w:val="2fb"/>
          <w:rtl/>
        </w:rPr>
        <w:t xml:space="preserve">רב אמי</w:t>
      </w:r>
      <w:r w:rsidRPr="006F178A">
        <w:rPr>
          <w:rtl/>
        </w:rPr>
        <w:t xml:space="preserve"> כל האוכל מעפרה של בבל - כאילו אוכל מבשר אבותיו.</w:t>
      </w:r>
    </w:p>
    <w:p w:rsidR="00E9703F" w:rsidRPr="006F178A" w:rsidRDefault="00E9703F" w:rsidP="00E9703F">
      <w:pPr>
        <w:rPr>
          <w:rtl/>
        </w:rPr>
      </w:pPr>
      <w:r w:rsidRPr="006F178A">
        <w:rPr>
          <w:rtl/>
        </w:rPr>
        <w:t xml:space="preserve">וי"א כאילו אוכל שקצים ורמשים, דוימח את כל היקום </w:t>
      </w:r>
      <w:r>
        <w:rPr>
          <w:rtl/>
        </w:rPr>
        <w:t>וגו'</w:t>
      </w:r>
      <w:r w:rsidRPr="006F178A">
        <w:rPr>
          <w:rtl/>
        </w:rPr>
        <w:t>.</w:t>
      </w:r>
    </w:p>
    <w:p>
      <w:pPr>
        <w:pStyle w:val="38"/>
        <w:rPr>
          <w:ins w:id="98448" w:author="מנוע מכני" w:date="2026-10-11T12:04:39Z"/>
        </w:rPr>
      </w:pPr>
      <w:r w:rsidRPr="006F178A">
        <w:t>ר"ל</w:t>
      </w:r>
      <w:r w:rsidRPr="006F178A">
        <w:t>:</w:t>
      </w:r>
    </w:p>
    <w:p w:rsidR="00E9703F" w:rsidRPr="006F178A" w:rsidRDefault="00E9703F" w:rsidP="00E9703F">
      <w:pPr>
        <w:rPr>
          <w:rtl/>
        </w:rPr>
      </w:pPr>
      <w:del w:id="98449" w:author="מנוע מכני" w:date="2026-10-11T12:04:39Z">
        <w:r w:rsidRPr="00784B8D">
          <w:rPr>
            <w:rStyle w:val="afffff0"/>
            <w:rtl/>
          </w:rPr>
          <w:delText xml:space="preserve"> </w:delText>
        </w:r>
      </w:del>
      <w:r w:rsidRPr="00784B8D">
        <w:rPr>
          <w:rStyle w:val="afffff0"/>
          <w:rFonts w:hint="cs"/>
          <w:rtl/>
        </w:rPr>
        <w:t>'</w:t>
      </w:r>
      <w:ins w:id="91259" w:author="Claude - סמנטי" w:date="2026-10-11T12:28:21Z">
        <w:r>
          <w:rPr>
            <w:rStyle w:val="afffff0"/>
            <w:rtl/>
          </w:rPr>
          <w:t xml:space="preserve">שִׁנְעָר</w:t>
        </w:r>
      </w:ins>
      <w:del w:id="91260" w:author="Claude - סמנטי" w:date="2026-10-11T12:28:21Z">
        <w:r w:rsidRPr="00784B8D">
          <w:rPr>
            <w:rStyle w:val="afffff0"/>
            <w:rtl/>
          </w:rPr>
          <w:delText xml:space="preserve">שנער</w:delText>
        </w:r>
      </w:del>
      <w:r w:rsidRPr="00784B8D">
        <w:rPr>
          <w:rStyle w:val="afffff0"/>
          <w:rFonts w:hint="cs"/>
          <w:rtl/>
        </w:rPr>
        <w:t>'</w:t>
      </w:r>
      <w:r w:rsidRPr="00784B8D">
        <w:rPr>
          <w:rStyle w:val="afffff0"/>
          <w:rtl/>
        </w:rPr>
        <w:t xml:space="preserve"> </w:t>
      </w:r>
      <w:r w:rsidRPr="006F178A">
        <w:rPr>
          <w:rtl/>
        </w:rPr>
        <w:t>- שכל מתי מבול ננערו לשם.</w:t>
      </w:r>
    </w:p>
    <w:p>
      <w:pPr>
        <w:pStyle w:val="38"/>
        <w:rPr>
          <w:ins w:id="98450" w:author="מנוע מכני" w:date="2026-10-11T12:04:39Z"/>
        </w:rPr>
      </w:pPr>
      <w:r w:rsidRPr="006F178A">
        <w:t>ר"י</w:t>
      </w:r>
      <w:r w:rsidRPr="006F178A">
        <w:t>:</w:t>
      </w:r>
    </w:p>
    <w:p w:rsidR="00E9703F" w:rsidRPr="006F178A" w:rsidRDefault="00E9703F" w:rsidP="00E9703F">
      <w:pPr>
        <w:rPr>
          <w:rtl/>
        </w:rPr>
      </w:pPr>
      <w:del w:id="98451" w:author="מנוע מכני" w:date="2026-10-11T12:04:39Z">
        <w:r w:rsidRPr="00784B8D">
          <w:rPr>
            <w:rStyle w:val="afffff0"/>
            <w:rtl/>
          </w:rPr>
          <w:delText xml:space="preserve"> </w:delText>
        </w:r>
      </w:del>
      <w:r w:rsidRPr="00784B8D">
        <w:rPr>
          <w:rStyle w:val="afffff0"/>
          <w:rFonts w:hint="cs"/>
          <w:rtl/>
        </w:rPr>
        <w:t>'</w:t>
      </w:r>
      <w:r w:rsidRPr="00784B8D">
        <w:rPr>
          <w:rStyle w:val="afffff0"/>
          <w:rtl/>
        </w:rPr>
        <w:t>מצולה</w:t>
      </w:r>
      <w:r w:rsidRPr="00784B8D">
        <w:rPr>
          <w:rStyle w:val="afffff0"/>
          <w:rFonts w:hint="cs"/>
          <w:rtl/>
        </w:rPr>
        <w:t>'</w:t>
      </w:r>
      <w:r w:rsidRPr="00784B8D">
        <w:rPr>
          <w:rStyle w:val="afffff0"/>
          <w:rtl/>
        </w:rPr>
        <w:t xml:space="preserve"> </w:t>
      </w:r>
      <w:r w:rsidRPr="006F178A">
        <w:rPr>
          <w:rtl/>
        </w:rPr>
        <w:t>- שכל מתי מבול נצטללו לשם.</w:t>
      </w:r>
    </w:p>
    <w:p w:rsidR="00E9703F" w:rsidRPr="006061D7" w:rsidRDefault="00E9703F" w:rsidP="00E9703F">
      <w:pPr>
        <w:rPr>
          <w:rtl/>
        </w:rPr>
      </w:pPr>
      <w:r w:rsidRPr="006061D7">
        <w:rPr>
          <w:rtl/>
        </w:rPr>
        <w:t xml:space="preserve">כאילו </w:t>
      </w:r>
      <w:ins w:id="105027" w:author="קלוד" w:date="2026-10-11T13:11:34Z">
        <w:r>
          <w:rPr>
            <w:rtl/>
          </w:rPr>
          <w:t xml:space="preserve">אוכל -</w:t>
        </w:r>
      </w:ins>
      <w:del w:id="105028" w:author="קלוד" w:date="2026-10-11T13:11:34Z">
        <w:r w:rsidRPr="006061D7">
          <w:rPr>
            <w:rtl/>
          </w:rPr>
          <w:delText xml:space="preserve">אוכל</w:delText>
        </w:r>
        <w:r w:rsidRPr="006061D7">
          <w:rPr>
            <w:rFonts w:hint="cs"/>
            <w:rtl/>
          </w:rPr>
          <w:delText xml:space="preserve">-</w:delText>
        </w:r>
      </w:del>
      <w:r w:rsidRPr="006061D7">
        <w:rPr>
          <w:rtl/>
        </w:rPr>
        <w:t xml:space="preserve"> כיון </w:t>
      </w:r>
      <w:ins w:id="105025" w:author="קלוד" w:date="2026-10-11T13:11:34Z">
        <w:r>
          <w:rPr>
            <w:rtl/>
          </w:rPr>
          <w:t xml:space="preserve">שמלקה</w:t>
        </w:r>
      </w:ins>
      <w:del w:id="105026" w:author="קלוד" w:date="2026-10-11T13:11:34Z">
        <w:r w:rsidRPr="006061D7">
          <w:rPr>
            <w:rtl/>
          </w:rPr>
          <w:delText xml:space="preserve">דמלקי</w:delText>
        </w:r>
      </w:del>
      <w:r w:rsidRPr="006061D7">
        <w:rPr>
          <w:rtl/>
        </w:rPr>
        <w:t xml:space="preserve"> גזרו </w:t>
      </w:r>
      <w:ins w:id="93445" w:author="מנוע מכני" w:date="2026-10-11T12:04:39Z">
        <w:r>
          <w:rPr>
            <w:rtl/>
          </w:rPr>
          <w:t xml:space="preserve">בו</w:t>
        </w:r>
      </w:ins>
      <w:del w:id="93446" w:author="מנוע מכני" w:date="2026-10-11T12:04:39Z">
        <w:r w:rsidRPr="006061D7">
          <w:rPr>
            <w:rtl/>
          </w:rPr>
          <w:delText xml:space="preserve">ביה</w:delText>
        </w:r>
      </w:del>
      <w:r w:rsidRPr="006061D7">
        <w:rPr>
          <w:rtl/>
        </w:rPr>
        <w:t xml:space="preserve"> </w:t>
      </w:r>
      <w:ins w:id="105023" w:author="קלוד" w:date="2026-10-11T13:11:34Z">
        <w:r>
          <w:rPr>
            <w:rtl/>
          </w:rPr>
          <w:t xml:space="preserve">רבנן,</w:t>
        </w:r>
      </w:ins>
      <w:del w:id="105024" w:author="קלוד" w:date="2026-10-11T13:11:34Z">
        <w:r w:rsidRPr="006061D7">
          <w:rPr>
            <w:rtl/>
          </w:rPr>
          <w:delText xml:space="preserve">רבנן</w:delText>
        </w:r>
      </w:del>
      <w:r w:rsidRPr="006061D7">
        <w:rPr>
          <w:rFonts w:hint="cs"/>
          <w:rtl/>
        </w:rPr>
        <w:t xml:space="preserve"> </w:t>
      </w:r>
      <w:r w:rsidRPr="006061D7">
        <w:rPr>
          <w:rtl/>
        </w:rPr>
        <w:t>וכ</w:t>
      </w:r>
      <w:r w:rsidRPr="006061D7">
        <w:rPr>
          <w:rFonts w:hint="cs"/>
          <w:rtl/>
        </w:rPr>
        <w:t>אותו ש</w:t>
      </w:r>
      <w:r w:rsidRPr="006061D7">
        <w:rPr>
          <w:rtl/>
        </w:rPr>
        <w:t>אכל גרגישתא, ואכל תחלי, וקדחו תחליה בלב</w:t>
      </w:r>
      <w:r w:rsidRPr="006061D7">
        <w:rPr>
          <w:rFonts w:hint="cs"/>
          <w:rtl/>
        </w:rPr>
        <w:t>ו</w:t>
      </w:r>
      <w:r w:rsidRPr="006061D7">
        <w:rPr>
          <w:rtl/>
        </w:rPr>
        <w:t xml:space="preserve"> ומת.</w:t>
      </w:r>
    </w:p>
    <w:p>
      <w:pPr>
        <w:pStyle w:val="afffff8"/>
        <w:rPr>
          <w:ins w:id="90425" w:author="קלוד" w:date="2026-10-11T12:33:55Z"/>
        </w:rPr>
      </w:pPr>
      <w:ins w:id="90426" w:author="קלוד" w:date="2026-10-11T12:33:55Z">
        <w:r>
          <w:rPr>
            <w:color w:val="7B3F00"/>
          </w:rPr>
          <w:t xml:space="preserve">'ורחצת וסכת' - בגדי שבת, ורות ושמואל 'תן לחכם'</w:t>
        </w:r>
      </w:ins>
    </w:p>
    <w:p w:rsidR="00E9703F" w:rsidRPr="006F178A" w:rsidRDefault="00E9703F" w:rsidP="00E9703F">
      <w:pPr>
        <w:rPr>
          <w:rtl/>
        </w:rPr>
      </w:pPr>
      <w:r w:rsidRPr="006F178A">
        <w:rPr>
          <w:rFonts w:ascii="Fb Fontext" w:hAnsi="Fb Fontext"/>
          <w:rtl/>
        </w:rPr>
        <w:t>•</w:t>
      </w:r>
      <w:r w:rsidRPr="00784B8D">
        <w:rPr>
          <w:rStyle w:val="afffff0"/>
          <w:rtl/>
        </w:rPr>
        <w:t xml:space="preserve"> </w:t>
      </w:r>
      <w:r w:rsidRPr="00784B8D">
        <w:rPr>
          <w:rStyle w:val="afffff0"/>
          <w:rFonts w:hint="cs"/>
          <w:rtl/>
        </w:rPr>
        <w:t>'</w:t>
      </w:r>
      <w:r w:rsidRPr="00784B8D">
        <w:rPr>
          <w:rStyle w:val="afffff0"/>
          <w:rtl/>
        </w:rPr>
        <w:t>ורחצת וסכת ושמת שמלתיך</w:t>
      </w:r>
      <w:r w:rsidRPr="00784B8D">
        <w:rPr>
          <w:rStyle w:val="afffff0"/>
          <w:rFonts w:hint="cs"/>
          <w:rtl/>
        </w:rPr>
        <w:t>'</w:t>
      </w:r>
      <w:r w:rsidRPr="00784B8D">
        <w:rPr>
          <w:rStyle w:val="afffff0"/>
          <w:rtl/>
        </w:rPr>
        <w:t xml:space="preserve"> </w:t>
      </w:r>
      <w:r w:rsidRPr="006F178A">
        <w:rPr>
          <w:rStyle w:val="2fb"/>
          <w:rFonts w:ascii="Fb Fontext" w:hAnsi="Fb Fontext"/>
          <w:rtl/>
        </w:rPr>
        <w:t xml:space="preserve">ר"א</w:t>
      </w:r>
      <w:r w:rsidRPr="006F178A">
        <w:rPr>
          <w:rFonts w:ascii="Fb Fontext" w:hAnsi="Fb Fontext"/>
          <w:rtl/>
        </w:rPr>
        <w:t xml:space="preserve"> אלו בגדים של שבת.</w:t>
      </w:r>
    </w:p>
    <w:p w:rsidR="00E9703F" w:rsidRPr="006F178A" w:rsidRDefault="00E9703F" w:rsidP="00E9703F">
      <w:pPr>
        <w:rPr>
          <w:rtl/>
        </w:rPr>
      </w:pPr>
      <w:r w:rsidRPr="006F178A">
        <w:rPr>
          <w:rtl/>
        </w:rPr>
        <w:t>•</w:t>
      </w:r>
      <w:r w:rsidRPr="00784B8D">
        <w:rPr>
          <w:rStyle w:val="afffff0"/>
          <w:rtl/>
        </w:rPr>
        <w:t xml:space="preserve"> </w:t>
      </w:r>
      <w:r w:rsidRPr="00784B8D">
        <w:rPr>
          <w:rStyle w:val="afffff0"/>
          <w:rFonts w:hint="cs"/>
          <w:rtl/>
        </w:rPr>
        <w:t>'</w:t>
      </w:r>
      <w:ins w:id="91261" w:author="Claude - סמנטי" w:date="2026-10-11T12:28:21Z">
        <w:r>
          <w:rPr>
            <w:rStyle w:val="afffff0"/>
            <w:rtl/>
          </w:rPr>
          <w:t xml:space="preserve">תֵּן לְחָכָם וְיֶחְכַּם עוֹד</w:t>
        </w:r>
      </w:ins>
      <w:del w:id="91262" w:author="Claude - סמנטי" w:date="2026-10-11T12:28:21Z">
        <w:r w:rsidRPr="00784B8D">
          <w:rPr>
            <w:rStyle w:val="afffff0"/>
            <w:rtl/>
          </w:rPr>
          <w:delText xml:space="preserve">תן לחכם ויחכם עוד</w:delText>
        </w:r>
      </w:del>
      <w:r w:rsidRPr="00784B8D">
        <w:rPr>
          <w:rStyle w:val="afffff0"/>
          <w:rFonts w:hint="cs"/>
          <w:rtl/>
        </w:rPr>
        <w:t>'</w:t>
      </w:r>
      <w:r w:rsidRPr="00784B8D">
        <w:rPr>
          <w:rStyle w:val="afffff0"/>
          <w:rtl/>
        </w:rPr>
        <w:t xml:space="preserve"> </w:t>
      </w:r>
      <w:r w:rsidRPr="006F178A">
        <w:rPr>
          <w:rStyle w:val="2fb"/>
          <w:rtl/>
        </w:rPr>
        <w:t xml:space="preserve">ר"א</w:t>
      </w:r>
      <w:r w:rsidRPr="006F178A">
        <w:rPr>
          <w:rtl/>
        </w:rPr>
        <w:t xml:space="preserve"> זו רות המואביה </w:t>
      </w:r>
      <w:r w:rsidRPr="006F178A">
        <w:rPr>
          <w:rStyle w:val="2fb"/>
          <w:rtl/>
        </w:rPr>
        <w:t xml:space="preserve">ושמואל</w:t>
      </w:r>
      <w:r w:rsidRPr="006F178A">
        <w:rPr>
          <w:rtl/>
        </w:rPr>
        <w:t xml:space="preserve"> הרמתי.</w:t>
      </w:r>
    </w:p>
    <w:p w:rsidR="00E9703F" w:rsidRPr="009757B9" w:rsidRDefault="00E9703F" w:rsidP="00E9703F">
      <w:pPr>
        <w:rPr>
          <w:rFonts w:cs="Guttman Vilna"/>
          <w:b/>
          <w:bCs/>
          <w:rtl/>
        </w:rPr>
      </w:pPr>
      <w:r w:rsidRPr="006F178A">
        <w:rPr>
          <w:rStyle w:val="afffe"/>
          <w:rFonts w:ascii="Fb Fontext" w:hAnsi="Fb Fontext"/>
          <w:rtl/>
        </w:rPr>
        <w:t>רות</w:t>
      </w:r>
      <w:r w:rsidRPr="006F178A">
        <w:rPr>
          <w:rtl/>
        </w:rPr>
        <w:t xml:space="preserve"> - דאילו נעמי </w:t>
      </w:r>
      <w:ins w:id="90477" w:author="Claude - סמנטי" w:date="2026-10-11T12:28:21Z">
        <w:r>
          <w:rPr>
            <w:rtl/>
          </w:rPr>
          <w:t xml:space="preserve">אמרה</w:t>
        </w:r>
      </w:ins>
      <w:del w:id="90478" w:author="Claude - סמנטי" w:date="2026-10-11T12:28:21Z">
        <w:r w:rsidRPr="006F178A">
          <w:rPr>
            <w:rtl/>
          </w:rPr>
          <w:delText xml:space="preserve">קאמרה</w:delText>
        </w:r>
      </w:del>
      <w:r w:rsidRPr="006F178A">
        <w:rPr>
          <w:rtl/>
        </w:rPr>
        <w:t xml:space="preserve"> לה</w:t>
      </w:r>
      <w:r w:rsidRPr="00784B8D">
        <w:rPr>
          <w:rStyle w:val="afffff0"/>
          <w:rtl/>
        </w:rPr>
        <w:t xml:space="preserve"> </w:t>
      </w:r>
      <w:r w:rsidRPr="00784B8D">
        <w:rPr>
          <w:rStyle w:val="afffff0"/>
          <w:rFonts w:hint="cs"/>
          <w:rtl/>
        </w:rPr>
        <w:t>'</w:t>
      </w:r>
      <w:r w:rsidRPr="00784B8D">
        <w:rPr>
          <w:rStyle w:val="afffff0"/>
          <w:rtl/>
        </w:rPr>
        <w:t>ורחצת וסכת ושמת שמלתיך עליך וירדת הגרן</w:t>
      </w:r>
      <w:r w:rsidRPr="00784B8D">
        <w:rPr>
          <w:rStyle w:val="afffff0"/>
          <w:rFonts w:hint="cs"/>
          <w:rtl/>
        </w:rPr>
        <w:t>'</w:t>
      </w:r>
      <w:r w:rsidRPr="00784B8D">
        <w:rPr>
          <w:rStyle w:val="afffff0"/>
          <w:rtl/>
        </w:rPr>
        <w:t>.</w:t>
      </w:r>
    </w:p>
    <w:p w:rsidR="00E9703F" w:rsidRPr="009757B9" w:rsidRDefault="00E9703F" w:rsidP="00E9703F">
      <w:pPr>
        <w:rPr>
          <w:rFonts w:cs="Guttman Vilna"/>
          <w:b/>
          <w:bCs/>
          <w:rtl/>
        </w:rPr>
      </w:pPr>
      <w:r w:rsidRPr="006F178A">
        <w:rPr>
          <w:rtl/>
        </w:rPr>
        <w:t>ואילו בדידה כתיב:</w:t>
      </w:r>
      <w:r w:rsidRPr="00784B8D">
        <w:rPr>
          <w:rStyle w:val="afffff0"/>
          <w:rtl/>
        </w:rPr>
        <w:t xml:space="preserve"> </w:t>
      </w:r>
      <w:r w:rsidRPr="00784B8D">
        <w:rPr>
          <w:rStyle w:val="afffff0"/>
          <w:rFonts w:hint="cs"/>
          <w:rtl/>
        </w:rPr>
        <w:t>'</w:t>
      </w:r>
      <w:r w:rsidRPr="00784B8D">
        <w:rPr>
          <w:rStyle w:val="afffff0"/>
          <w:rtl/>
        </w:rPr>
        <w:t xml:space="preserve">ותרד הגרן </w:t>
      </w:r>
      <w:ins w:id="91629" w:author="מנוע מכני" w:date="2026-10-11T12:04:39Z">
        <w:r>
          <w:rPr>
            <w:rStyle w:val="afffff0"/>
            <w:rtl/>
          </w:rPr>
          <w:t xml:space="preserve">ואח"כ</w:t>
        </w:r>
      </w:ins>
      <w:del w:id="91630" w:author="מנוע מכני" w:date="2026-10-11T12:04:39Z">
        <w:r w:rsidRPr="00784B8D">
          <w:rPr>
            <w:rStyle w:val="afffff0"/>
            <w:rtl/>
          </w:rPr>
          <w:delText xml:space="preserve">והדר</w:delText>
        </w:r>
      </w:del>
      <w:r w:rsidRPr="00784B8D">
        <w:rPr>
          <w:rStyle w:val="afffff0"/>
          <w:rtl/>
        </w:rPr>
        <w:t xml:space="preserve"> ותעש ככל אשר צותה חמותה</w:t>
      </w:r>
      <w:r w:rsidRPr="00784B8D">
        <w:rPr>
          <w:rStyle w:val="afffff0"/>
          <w:rFonts w:hint="cs"/>
          <w:rtl/>
        </w:rPr>
        <w:t>'</w:t>
      </w:r>
      <w:r w:rsidRPr="00784B8D">
        <w:rPr>
          <w:rStyle w:val="afffff0"/>
          <w:rtl/>
        </w:rPr>
        <w:t>.</w:t>
      </w:r>
    </w:p>
    <w:p w:rsidR="00E9703F" w:rsidRDefault="00E9703F" w:rsidP="00E9703F">
      <w:pPr>
        <w:rPr>
          <w:rtl/>
        </w:rPr>
      </w:pPr>
      <w:r w:rsidRPr="006F178A">
        <w:rPr>
          <w:rStyle w:val="2fb"/>
          <w:rFonts w:ascii="Fb Fontext" w:hAnsi="Fb Fontext"/>
          <w:rtl/>
        </w:rPr>
        <w:t xml:space="preserve">שמואל</w:t>
      </w:r>
      <w:r w:rsidRPr="006F178A">
        <w:rPr>
          <w:rStyle w:val="afffe"/>
          <w:rFonts w:ascii="Fb Fontext" w:hAnsi="Fb Fontext"/>
          <w:rtl/>
        </w:rPr>
        <w:t xml:space="preserve">,</w:t>
      </w:r>
      <w:r w:rsidRPr="006F178A">
        <w:rPr>
          <w:rtl/>
        </w:rPr>
        <w:t xml:space="preserve"> דאילו עלי </w:t>
      </w:r>
      <w:r w:rsidRPr="006F178A">
        <w:rPr>
          <w:rtl/>
        </w:rPr>
        <w:t xml:space="preserve">אמר</w:t>
      </w:r>
      <w:r w:rsidRPr="006F178A">
        <w:rPr>
          <w:rtl/>
        </w:rPr>
        <w:t xml:space="preserve"> </w:t>
      </w:r>
      <w:r w:rsidRPr="00EB49C5">
        <w:rPr>
          <w:rStyle w:val="afffff0"/>
          <w:rFonts w:hint="cs"/>
          <w:rtl/>
        </w:rPr>
        <w:t>'</w:t>
      </w:r>
      <w:ins w:id="91263" w:author="Claude - סמנטי" w:date="2026-10-11T12:28:21Z">
        <w:r>
          <w:rPr>
            <w:rStyle w:val="afffff0"/>
            <w:rtl/>
          </w:rPr>
          <w:t xml:space="preserve">שְׁכָב וְהָיָה אִם יִקְרָא אֵלֶיךָ וְאָמַרְתָּ דַּבֵּר ה</w:t>
        </w:r>
      </w:ins>
      <w:del w:id="91264" w:author="Claude - סמנטי" w:date="2026-10-11T12:28:21Z">
        <w:r w:rsidRPr="00EB49C5">
          <w:rPr>
            <w:rStyle w:val="afffff0"/>
            <w:rtl/>
          </w:rPr>
          <w:delText xml:space="preserve">שכב והיה אם יקרא אליך ואמרת דבר </w:delText>
        </w:r>
        <w:r>
          <w:rPr>
            <w:rStyle w:val="afffff0"/>
            <w:rtl/>
          </w:rPr>
          <w:delText xml:space="preserve">ה</w:delText>
        </w:r>
      </w:del>
      <w:r>
        <w:rPr>
          <w:rStyle w:val="afffff0"/>
          <w:rtl/>
        </w:rPr>
        <w:t xml:space="preserve">'</w:t>
      </w:r>
      <w:r w:rsidRPr="00EB49C5">
        <w:rPr>
          <w:rStyle w:val="afffff0"/>
          <w:rtl/>
        </w:rPr>
        <w:t xml:space="preserve"> </w:t>
      </w:r>
      <w:ins w:id="95387" w:author="מנוע מכני" w:date="2026-10-11T12:04:39Z">
        <w:r>
          <w:rPr>
            <w:rStyle w:val="afffff0"/>
            <w:rtl/>
          </w:rPr>
          <w:t xml:space="preserve">כששמע</w:t>
        </w:r>
      </w:ins>
      <w:del w:id="95388" w:author="מנוע מכני" w:date="2026-10-11T12:04:39Z">
        <w:r w:rsidRPr="00EB49C5">
          <w:rPr>
            <w:rStyle w:val="afffff0"/>
            <w:rtl/>
          </w:rPr>
          <w:delText xml:space="preserve">כי שמע</w:delText>
        </w:r>
      </w:del>
      <w:r w:rsidRPr="00EB49C5">
        <w:rPr>
          <w:rStyle w:val="afffff0"/>
          <w:rtl/>
        </w:rPr>
        <w:t xml:space="preserve"> עבדך</w:t>
      </w:r>
      <w:r w:rsidRPr="00EB49C5">
        <w:rPr>
          <w:rStyle w:val="afffff0"/>
          <w:rFonts w:hint="cs"/>
          <w:rtl/>
        </w:rPr>
        <w:t>'</w:t>
      </w:r>
    </w:p>
    <w:p w:rsidR="00E9703F" w:rsidRPr="009757B9" w:rsidRDefault="00E9703F" w:rsidP="00E9703F">
      <w:pPr>
        <w:rPr>
          <w:rFonts w:cs="Guttman Vilna"/>
          <w:b/>
          <w:bCs/>
          <w:rtl/>
        </w:rPr>
      </w:pPr>
      <w:r w:rsidRPr="006F178A">
        <w:rPr>
          <w:rStyle w:val="afffe"/>
          <w:rFonts w:ascii="Fb Fontext" w:hAnsi="Fb Fontext" w:hint="cs"/>
          <w:b/>
          <w:rtl/>
        </w:rPr>
        <w:t>ואילו אצלו</w:t>
      </w:r>
      <w:r w:rsidRPr="006F178A">
        <w:rPr>
          <w:rStyle w:val="afffe"/>
          <w:rFonts w:ascii="Fb Fontext" w:hAnsi="Fb Fontext" w:hint="cs"/>
          <w:rtl/>
        </w:rPr>
        <w:t xml:space="preserve"> </w:t>
      </w:r>
      <w:r w:rsidRPr="006F178A">
        <w:rPr>
          <w:rtl/>
        </w:rPr>
        <w:t>כתיב:</w:t>
      </w:r>
      <w:r w:rsidRPr="00784B8D">
        <w:rPr>
          <w:rStyle w:val="afffff0"/>
          <w:rtl/>
        </w:rPr>
        <w:t xml:space="preserve"> </w:t>
      </w:r>
      <w:r w:rsidRPr="00784B8D">
        <w:rPr>
          <w:rStyle w:val="afffff0"/>
          <w:rFonts w:hint="cs"/>
          <w:rtl/>
        </w:rPr>
        <w:t>'</w:t>
      </w:r>
      <w:ins w:id="91265" w:author="Claude - סמנטי" w:date="2026-10-11T12:28:21Z">
        <w:r>
          <w:rPr>
            <w:rStyle w:val="afffff0"/>
            <w:rtl/>
          </w:rPr>
          <w:t xml:space="preserve">וַיָּבֹא ה</w:t>
        </w:r>
      </w:ins>
      <w:del w:id="91266" w:author="Claude - סמנטי" w:date="2026-10-11T12:28:21Z">
        <w:r w:rsidRPr="00784B8D">
          <w:rPr>
            <w:rStyle w:val="afffff0"/>
            <w:rtl/>
          </w:rPr>
          <w:delText xml:space="preserve">ויבא </w:delText>
        </w:r>
        <w:r>
          <w:rPr>
            <w:rStyle w:val="afffff0"/>
            <w:rtl/>
          </w:rPr>
          <w:delText xml:space="preserve">ה</w:delText>
        </w:r>
      </w:del>
      <w:r>
        <w:rPr>
          <w:rStyle w:val="afffff0"/>
          <w:rtl/>
        </w:rPr>
        <w:t xml:space="preserve">'</w:t>
      </w:r>
      <w:r w:rsidRPr="00784B8D">
        <w:rPr>
          <w:rStyle w:val="afffff0"/>
          <w:rtl/>
        </w:rPr>
        <w:t xml:space="preserve"> ויתיצב ויקרא </w:t>
      </w:r>
      <w:r>
        <w:rPr>
          <w:rStyle w:val="afffff0"/>
          <w:rFonts w:hint="cs"/>
          <w:rtl/>
        </w:rPr>
        <w:t>וגו</w:t>
      </w:r>
      <w:r>
        <w:rPr>
          <w:rStyle w:val="afffff0"/>
          <w:rtl/>
        </w:rPr>
        <w:t>'</w:t>
      </w:r>
      <w:r w:rsidRPr="00784B8D">
        <w:rPr>
          <w:rStyle w:val="afffff0"/>
          <w:rFonts w:hint="cs"/>
          <w:rtl/>
        </w:rPr>
        <w:t xml:space="preserve"> </w:t>
      </w:r>
      <w:r w:rsidRPr="00784B8D">
        <w:rPr>
          <w:rStyle w:val="afffff0"/>
          <w:rtl/>
        </w:rPr>
        <w:t xml:space="preserve">ויאמר </w:t>
      </w:r>
      <w:r w:rsidRPr="00784B8D">
        <w:rPr>
          <w:rStyle w:val="afffff0"/>
          <w:rtl/>
        </w:rPr>
        <w:t xml:space="preserve">שמואל</w:t>
      </w:r>
      <w:r w:rsidRPr="00784B8D">
        <w:rPr>
          <w:rStyle w:val="afffff0"/>
          <w:rtl/>
        </w:rPr>
        <w:t xml:space="preserve"> דבר </w:t>
      </w:r>
      <w:ins w:id="95389" w:author="מנוע מכני" w:date="2026-10-11T12:04:39Z">
        <w:r>
          <w:rPr>
            <w:rStyle w:val="afffff0"/>
            <w:rtl/>
          </w:rPr>
          <w:t xml:space="preserve">כששמע</w:t>
        </w:r>
      </w:ins>
      <w:del w:id="95390" w:author="מנוע מכני" w:date="2026-10-11T12:04:39Z">
        <w:r w:rsidRPr="00784B8D">
          <w:rPr>
            <w:rStyle w:val="afffff0"/>
            <w:rtl/>
          </w:rPr>
          <w:delText xml:space="preserve">כי שמע</w:delText>
        </w:r>
      </w:del>
      <w:r w:rsidRPr="00784B8D">
        <w:rPr>
          <w:rStyle w:val="afffff0"/>
          <w:rtl/>
        </w:rPr>
        <w:t xml:space="preserve"> עבדך</w:t>
      </w:r>
      <w:r w:rsidRPr="00784B8D">
        <w:rPr>
          <w:rStyle w:val="afffff0"/>
          <w:rFonts w:hint="cs"/>
          <w:rtl/>
        </w:rPr>
        <w:t>'</w:t>
      </w:r>
      <w:r w:rsidRPr="00784B8D">
        <w:rPr>
          <w:rStyle w:val="afffff0"/>
          <w:rtl/>
        </w:rPr>
        <w:t xml:space="preserve"> </w:t>
      </w:r>
      <w:r w:rsidRPr="006F178A">
        <w:rPr>
          <w:rtl/>
        </w:rPr>
        <w:t xml:space="preserve">ולא </w:t>
      </w:r>
      <w:r w:rsidRPr="006F178A">
        <w:rPr>
          <w:rtl/>
        </w:rPr>
        <w:t xml:space="preserve">אמר</w:t>
      </w:r>
      <w:r w:rsidRPr="006F178A">
        <w:rPr>
          <w:rtl/>
        </w:rPr>
        <w:t xml:space="preserve"> דבר</w:t>
      </w:r>
      <w:r>
        <w:rPr>
          <w:rtl/>
        </w:rPr>
        <w:t xml:space="preserve"> ה'</w:t>
      </w:r>
      <w:r w:rsidRPr="006F178A">
        <w:rPr>
          <w:rtl/>
        </w:rPr>
        <w:t>.</w:t>
      </w:r>
    </w:p>
    <w:p w:rsidR="00E9703F" w:rsidRPr="006061D7" w:rsidRDefault="00E9703F" w:rsidP="00E9703F">
      <w:pPr>
        <w:rPr>
          <w:rtl/>
        </w:rPr>
      </w:pPr>
      <w:r w:rsidRPr="006061D7">
        <w:rPr>
          <w:rtl/>
        </w:rPr>
        <w:t>•</w:t>
      </w:r>
      <w:r w:rsidRPr="00784B8D">
        <w:rPr>
          <w:rStyle w:val="afffff0"/>
          <w:rtl/>
        </w:rPr>
        <w:t xml:space="preserve"> </w:t>
      </w:r>
      <w:r w:rsidRPr="00784B8D">
        <w:rPr>
          <w:rStyle w:val="afffff0"/>
          <w:rFonts w:hint="cs"/>
          <w:rtl/>
        </w:rPr>
        <w:t>'</w:t>
      </w:r>
      <w:ins w:id="91267" w:author="Claude - סמנטי" w:date="2026-10-11T12:28:21Z">
        <w:r>
          <w:rPr>
            <w:rStyle w:val="afffff0"/>
            <w:rtl/>
          </w:rPr>
          <w:t xml:space="preserve">וַתֵּלֶךְ וַתָּבֹא וַתְּלַקֵּט בַּשָּׂדֶה</w:t>
        </w:r>
      </w:ins>
      <w:del w:id="91268" w:author="Claude - סמנטי" w:date="2026-10-11T12:28:21Z">
        <w:r w:rsidRPr="00784B8D">
          <w:rPr>
            <w:rStyle w:val="afffff0"/>
            <w:rtl/>
          </w:rPr>
          <w:delText xml:space="preserve">ותלך ותבא ותלקט בשדה</w:delText>
        </w:r>
      </w:del>
      <w:r w:rsidRPr="00784B8D">
        <w:rPr>
          <w:rStyle w:val="afffff0"/>
          <w:rFonts w:hint="cs"/>
          <w:rtl/>
        </w:rPr>
        <w:t>'</w:t>
      </w:r>
      <w:r w:rsidRPr="00784B8D">
        <w:rPr>
          <w:rStyle w:val="afffff0"/>
          <w:rtl/>
        </w:rPr>
        <w:t xml:space="preserve"> </w:t>
      </w:r>
      <w:r w:rsidRPr="006061D7">
        <w:rPr>
          <w:rStyle w:val="2fb"/>
          <w:rtl/>
        </w:rPr>
        <w:t xml:space="preserve">ר"א</w:t>
      </w:r>
      <w:r w:rsidRPr="006061D7">
        <w:rPr>
          <w:rtl/>
        </w:rPr>
        <w:t xml:space="preserve"> שהלכה ובאת, הלכה ובאת, עד שמצאה בני אדם המהוגנין לילך עמהם.</w:t>
      </w:r>
    </w:p>
    <w:p w:rsidR="00E9703F" w:rsidRDefault="00E9703F" w:rsidP="00E9703F">
      <w:pPr>
        <w:rPr>
          <w:rFonts w:ascii="Fb Fontext" w:hAnsi="Fb Fontext"/>
          <w:rtl/>
        </w:rPr>
      </w:pPr>
      <w:r w:rsidRPr="006F178A">
        <w:rPr>
          <w:rFonts w:ascii="Fb Fontext" w:hAnsi="Fb Fontext"/>
          <w:rtl/>
        </w:rPr>
        <w:t>•</w:t>
      </w:r>
      <w:r w:rsidRPr="00784B8D">
        <w:rPr>
          <w:rStyle w:val="afffff0"/>
          <w:rtl/>
        </w:rPr>
        <w:t xml:space="preserve"> </w:t>
      </w:r>
      <w:r w:rsidRPr="00784B8D">
        <w:rPr>
          <w:rStyle w:val="afffff0"/>
          <w:rFonts w:hint="cs"/>
          <w:rtl/>
        </w:rPr>
        <w:t>'</w:t>
      </w:r>
      <w:ins w:id="91269" w:author="Claude - סמנטי" w:date="2026-10-11T12:28:21Z">
        <w:r>
          <w:rPr>
            <w:rStyle w:val="afffff0"/>
            <w:rtl/>
          </w:rPr>
          <w:t xml:space="preserve">וַיֹּאמֶר בֹּעַז לְנַעֲרוֹ הַנִּצָּב עַל הַקּוֹצְרִים לְמִי הַנַּעֲרָה הַזֹּאת</w:t>
        </w:r>
      </w:ins>
      <w:del w:id="91270" w:author="Claude - סמנטי" w:date="2026-10-11T12:28:21Z">
        <w:r w:rsidRPr="00784B8D">
          <w:rPr>
            <w:rStyle w:val="afffff0"/>
            <w:rtl/>
          </w:rPr>
          <w:delText xml:space="preserve">ויאמר בעז לנערו הנצב על הקוצרים למי הנערה הזאת</w:delText>
        </w:r>
      </w:del>
      <w:r w:rsidRPr="00784B8D">
        <w:rPr>
          <w:rStyle w:val="afffff0"/>
          <w:rFonts w:hint="cs"/>
          <w:rtl/>
        </w:rPr>
        <w:t>'</w:t>
      </w:r>
      <w:r w:rsidRPr="00784B8D">
        <w:rPr>
          <w:rStyle w:val="afffff0"/>
          <w:rtl/>
        </w:rPr>
        <w:t>,</w:t>
      </w:r>
    </w:p>
    <w:p w:rsidR="00E9703F" w:rsidRPr="006061D7" w:rsidRDefault="00E9703F" w:rsidP="00E9703F">
      <w:pPr>
        <w:rPr>
          <w:rtl/>
        </w:rPr>
      </w:pPr>
      <w:r w:rsidRPr="006061D7">
        <w:rPr>
          <w:rtl/>
        </w:rPr>
        <w:t>וכי דרכו של בעז לשאול בנערה.</w:t>
      </w:r>
      <w:r w:rsidRPr="006061D7">
        <w:rPr>
          <w:rFonts w:hint="cs"/>
          <w:rtl/>
        </w:rPr>
        <w:t xml:space="preserve"> </w:t>
      </w:r>
      <w:r w:rsidRPr="006061D7">
        <w:rPr>
          <w:rStyle w:val="2fb"/>
          <w:rtl/>
        </w:rPr>
        <w:t>אר"א</w:t>
      </w:r>
      <w:r w:rsidRPr="006061D7">
        <w:rPr>
          <w:rFonts w:hint="cs"/>
          <w:rtl/>
        </w:rPr>
        <w:t>:</w:t>
      </w:r>
      <w:r w:rsidRPr="006061D7">
        <w:rPr>
          <w:rtl/>
        </w:rPr>
        <w:t xml:space="preserve"> דבר חכמה ראה בה, שני שבלין לקטה, שלשה שבלין</w:t>
      </w:r>
      <w:r w:rsidRPr="006061D7">
        <w:rPr>
          <w:rFonts w:hint="cs"/>
          <w:rtl/>
        </w:rPr>
        <w:t xml:space="preserve"> </w:t>
      </w:r>
      <w:r w:rsidRPr="006061D7">
        <w:rPr>
          <w:rFonts w:hint="cs"/>
          <w:rtl/>
        </w:rPr>
        <w:t xml:space="preserve">לא</w:t>
      </w:r>
      <w:r w:rsidRPr="006061D7">
        <w:rPr>
          <w:rtl/>
        </w:rPr>
        <w:t xml:space="preserve"> לקטה.</w:t>
      </w:r>
    </w:p>
    <w:p w:rsidR="00E9703F" w:rsidRPr="006F178A" w:rsidRDefault="00E9703F" w:rsidP="00E9703F">
      <w:pPr>
        <w:rPr>
          <w:rtl/>
        </w:rPr>
      </w:pPr>
      <w:r w:rsidRPr="006F178A">
        <w:rPr>
          <w:rFonts w:ascii="Fb Fontext" w:hAnsi="Fb Fontext"/>
          <w:rtl/>
        </w:rPr>
        <w:t>במתניתא תנא: דבר צניעות ראה בה, עומדות - מעומד, נופלות - מיושב.</w:t>
      </w:r>
    </w:p>
    <w:p w:rsidR="00E9703F" w:rsidRDefault="00E9703F" w:rsidP="00E9703F">
      <w:pPr>
        <w:rPr>
          <w:rtl/>
        </w:rPr>
      </w:pPr>
      <w:r w:rsidRPr="006F178A">
        <w:rPr>
          <w:rtl/>
        </w:rPr>
        <w:t>•</w:t>
      </w:r>
      <w:r w:rsidRPr="0046139D">
        <w:rPr>
          <w:rStyle w:val="afffff0"/>
          <w:rtl/>
        </w:rPr>
        <w:t xml:space="preserve"> </w:t>
      </w:r>
      <w:r w:rsidRPr="0046139D">
        <w:rPr>
          <w:rStyle w:val="afffff0"/>
          <w:rFonts w:hint="cs"/>
          <w:rtl/>
        </w:rPr>
        <w:t>'</w:t>
      </w:r>
      <w:ins w:id="91271" w:author="Claude - סמנטי" w:date="2026-10-11T12:28:21Z">
        <w:r>
          <w:rPr>
            <w:rStyle w:val="afffff0"/>
            <w:rtl/>
          </w:rPr>
          <w:t xml:space="preserve">וְכֹה תִדְבָּקִין עִם נַעֲרוֹתָי</w:t>
        </w:r>
      </w:ins>
      <w:del w:id="91272" w:author="Claude - סמנטי" w:date="2026-10-11T12:28:21Z">
        <w:r w:rsidRPr="0046139D">
          <w:rPr>
            <w:rStyle w:val="afffff0"/>
            <w:rtl/>
          </w:rPr>
          <w:delText xml:space="preserve">וכה תדבקין עם נערותי</w:delText>
        </w:r>
      </w:del>
      <w:r w:rsidRPr="0046139D">
        <w:rPr>
          <w:rStyle w:val="afffff0"/>
          <w:rFonts w:hint="cs"/>
          <w:rtl/>
        </w:rPr>
        <w:t>'.</w:t>
      </w:r>
    </w:p>
    <w:p w:rsidR="00E9703F" w:rsidRPr="006061D7" w:rsidRDefault="00E9703F" w:rsidP="00E9703F">
      <w:pPr>
        <w:rPr>
          <w:rtl/>
        </w:rPr>
      </w:pPr>
      <w:r w:rsidRPr="006061D7">
        <w:rPr>
          <w:rtl/>
        </w:rPr>
        <w:t xml:space="preserve">וכי דרכו של בעז לדבק עם </w:t>
      </w:r>
      <w:ins w:id="105039" w:author="קלוד" w:date="2026-10-11T13:11:34Z">
        <w:r>
          <w:rPr>
            <w:rtl/>
          </w:rPr>
          <w:t xml:space="preserve">הנשים?</w:t>
        </w:r>
      </w:ins>
      <w:del w:id="105040" w:author="קלוד" w:date="2026-10-11T13:11:34Z">
        <w:r w:rsidRPr="006061D7">
          <w:rPr>
            <w:rtl/>
          </w:rPr>
          <w:delText xml:space="preserve">הנשים</w:delText>
        </w:r>
      </w:del>
      <w:r w:rsidRPr="006061D7">
        <w:rPr>
          <w:rFonts w:hint="cs"/>
          <w:rtl/>
        </w:rPr>
        <w:t xml:space="preserve"> </w:t>
      </w:r>
      <w:ins w:id="105037" w:author="קלוד" w:date="2026-10-11T13:11:34Z">
        <w:r>
          <w:rPr>
            <w:rStyle w:val="2fb"/>
            <w:rtl/>
          </w:rPr>
          <w:t xml:space="preserve">אר"א:</w:t>
        </w:r>
      </w:ins>
      <w:del w:id="105038" w:author="קלוד" w:date="2026-10-11T13:11:34Z">
        <w:r w:rsidRPr="006061D7">
          <w:rPr>
            <w:rStyle w:val="2fb"/>
            <w:rtl/>
          </w:rPr>
          <w:delText xml:space="preserve">אר"א</w:delText>
        </w:r>
      </w:del>
      <w:r w:rsidRPr="006061D7">
        <w:rPr>
          <w:rtl/>
        </w:rPr>
        <w:t xml:space="preserve"> ראה</w:t>
      </w:r>
      <w:r w:rsidRPr="00784B8D">
        <w:rPr>
          <w:rStyle w:val="afffff0"/>
          <w:rtl/>
        </w:rPr>
        <w:t xml:space="preserve"> </w:t>
      </w:r>
      <w:r w:rsidRPr="00784B8D">
        <w:rPr>
          <w:rStyle w:val="afffff0"/>
          <w:rFonts w:hint="cs"/>
          <w:rtl/>
        </w:rPr>
        <w:t>'</w:t>
      </w:r>
      <w:ins w:id="91273" w:author="Claude - סמנטי" w:date="2026-10-11T12:28:21Z">
        <w:r>
          <w:rPr>
            <w:rStyle w:val="afffff0"/>
            <w:rtl/>
          </w:rPr>
          <w:t xml:space="preserve">וַתִּשַּׁק עָרְפָּה לַחֲמוֹתָהּ וְרוּת דָּבְקָה </w:t>
        </w:r>
        <w:ins w:id="105035" w:author="קלוד" w:date="2026-10-11T13:11:34Z">
          <w:r>
            <w:rPr>
              <w:rStyle w:val="afffff0"/>
              <w:rtl/>
            </w:rPr>
            <w:t xml:space="preserve">בָהּ',</w:t>
          </w:r>
        </w:ins>
        <w:del w:id="105036" w:author="קלוד" w:date="2026-10-11T13:11:34Z">
          <w:r>
            <w:rPr>
              <w:rStyle w:val="afffff0"/>
              <w:rtl/>
            </w:rPr>
            <w:delText xml:space="preserve">בָהּ</w:delText>
          </w:r>
          <w:r w:rsidRPr="00784B8D">
            <w:rPr>
              <w:rStyle w:val="afffff0"/>
              <w:rFonts w:hint="cs"/>
              <w:rtl/>
            </w:rPr>
            <w:delText xml:space="preserve">'</w:delText>
          </w:r>
        </w:del>
      </w:ins>
      <w:del w:id="91274" w:author="Claude - סמנטי" w:date="2026-10-11T12:28:21Z">
        <w:r w:rsidRPr="00784B8D">
          <w:rPr>
            <w:rStyle w:val="afffff0"/>
            <w:rtl/>
          </w:rPr>
          <w:delText xml:space="preserve">ותשק ערפה לחמותה ורות דבקה בה</w:delText>
        </w:r>
      </w:del>
      <w:r w:rsidRPr="00784B8D">
        <w:rPr>
          <w:rStyle w:val="afffff0"/>
          <w:rtl/>
        </w:rPr>
        <w:t xml:space="preserve"> </w:t>
      </w:r>
      <w:ins w:id="105033" w:author="קלוד" w:date="2026-10-11T13:11:34Z">
        <w:r>
          <w:rPr>
            <w:rtl/>
          </w:rPr>
          <w:t xml:space="preserve">אמר:</w:t>
        </w:r>
      </w:ins>
      <w:del w:id="105034" w:author="קלוד" w:date="2026-10-11T13:11:34Z">
        <w:r w:rsidRPr="006061D7">
          <w:rPr>
            <w:rtl/>
          </w:rPr>
          <w:delText xml:space="preserve">אמר</w:delText>
        </w:r>
      </w:del>
      <w:r w:rsidRPr="006061D7">
        <w:rPr>
          <w:rtl/>
        </w:rPr>
        <w:t xml:space="preserve"> </w:t>
      </w:r>
      <w:ins w:id="105031" w:author="קלוד" w:date="2026-10-11T13:11:34Z">
        <w:r>
          <w:rPr>
            <w:rtl/>
          </w:rPr>
          <w:t xml:space="preserve">מותר</w:t>
        </w:r>
      </w:ins>
      <w:del w:id="105032" w:author="קלוד" w:date="2026-10-11T13:11:34Z">
        <w:r w:rsidRPr="006061D7">
          <w:rPr>
            <w:rtl/>
          </w:rPr>
          <w:delText xml:space="preserve">שרי</w:delText>
        </w:r>
      </w:del>
      <w:r w:rsidRPr="006061D7">
        <w:rPr>
          <w:rtl/>
        </w:rPr>
        <w:t xml:space="preserve"> ל</w:t>
      </w:r>
      <w:r w:rsidRPr="006061D7">
        <w:rPr>
          <w:rFonts w:hint="cs"/>
          <w:rtl/>
        </w:rPr>
        <w:t>דבק</w:t>
      </w:r>
      <w:r w:rsidRPr="006061D7">
        <w:rPr>
          <w:rtl/>
        </w:rPr>
        <w:t xml:space="preserve"> </w:t>
      </w:r>
      <w:ins w:id="105029" w:author="קלוד" w:date="2026-10-11T13:11:34Z">
        <w:r>
          <w:rPr>
            <w:rtl/>
          </w:rPr>
          <w:t xml:space="preserve">בה.</w:t>
        </w:r>
      </w:ins>
      <w:del w:id="105030" w:author="קלוד" w:date="2026-10-11T13:11:34Z">
        <w:r w:rsidRPr="006061D7">
          <w:rPr>
            <w:rtl/>
          </w:rPr>
          <w:delText xml:space="preserve">בה</w:delText>
        </w:r>
      </w:del>
    </w:p>
    <w:p w:rsidR="00E9703F" w:rsidRDefault="00E9703F" w:rsidP="00E9703F">
      <w:pPr>
        <w:rPr>
          <w:rFonts w:ascii="Fb Fontext" w:hAnsi="Fb Fontext"/>
          <w:rtl/>
        </w:rPr>
      </w:pPr>
      <w:r w:rsidRPr="006F178A">
        <w:rPr>
          <w:rFonts w:ascii="Fb Fontext" w:hAnsi="Fb Fontext"/>
          <w:rtl/>
        </w:rPr>
        <w:t>•</w:t>
      </w:r>
      <w:r w:rsidRPr="00784B8D">
        <w:rPr>
          <w:rStyle w:val="afffff0"/>
          <w:rtl/>
        </w:rPr>
        <w:t xml:space="preserve"> </w:t>
      </w:r>
      <w:r w:rsidRPr="00784B8D">
        <w:rPr>
          <w:rStyle w:val="afffff0"/>
          <w:rFonts w:hint="cs"/>
          <w:rtl/>
        </w:rPr>
        <w:t>'</w:t>
      </w:r>
      <w:ins w:id="91275" w:author="Claude - סמנטי" w:date="2026-10-11T12:28:21Z">
        <w:r>
          <w:rPr>
            <w:rStyle w:val="afffff0"/>
            <w:rtl/>
          </w:rPr>
          <w:t xml:space="preserve">וַיֹּאמֶר לָהּ בֹּעַז לְעֵת הָאֹכֶל גֹּשִׁי הֲלֹם</w:t>
        </w:r>
      </w:ins>
      <w:del w:id="91276" w:author="Claude - סמנטי" w:date="2026-10-11T12:28:21Z">
        <w:r w:rsidRPr="00784B8D">
          <w:rPr>
            <w:rStyle w:val="afffff0"/>
            <w:rtl/>
          </w:rPr>
          <w:delText xml:space="preserve">ויאמר לה בעז לעת האכל גשי הלם</w:delText>
        </w:r>
      </w:del>
      <w:r w:rsidRPr="00784B8D">
        <w:rPr>
          <w:rStyle w:val="afffff0"/>
          <w:rFonts w:hint="cs"/>
          <w:rtl/>
        </w:rPr>
        <w:t>'</w:t>
      </w:r>
      <w:r w:rsidRPr="00784B8D">
        <w:rPr>
          <w:rStyle w:val="afffff0"/>
          <w:rtl/>
        </w:rPr>
        <w:t>,</w:t>
      </w:r>
      <w:r w:rsidRPr="006F178A">
        <w:rPr>
          <w:rFonts w:ascii="Fb Fontext" w:hAnsi="Fb Fontext"/>
          <w:rtl/>
        </w:rPr>
        <w:t xml:space="preserve"> </w:t>
      </w:r>
      <w:r w:rsidRPr="006F178A">
        <w:rPr>
          <w:rStyle w:val="2fb"/>
          <w:rFonts w:ascii="Fb Fontext" w:hAnsi="Fb Fontext"/>
          <w:rtl/>
        </w:rPr>
        <w:t xml:space="preserve">אר"א</w:t>
      </w:r>
      <w:r w:rsidRPr="006F178A">
        <w:rPr>
          <w:rFonts w:ascii="Fb Fontext" w:hAnsi="Fb Fontext"/>
          <w:rtl/>
        </w:rPr>
        <w:t xml:space="preserve"> רמז רמז לה עתידה מלכות בית דוד לצאת ממך,</w:t>
      </w:r>
    </w:p>
    <w:p w:rsidR="00E9703F" w:rsidRPr="006F178A" w:rsidRDefault="00E9703F" w:rsidP="00E9703F">
      <w:pPr>
        <w:rPr>
          <w:rtl/>
        </w:rPr>
      </w:pPr>
      <w:r>
        <w:rPr>
          <w:rtl/>
        </w:rPr>
        <w:t>שנא'</w:t>
      </w:r>
      <w:r w:rsidRPr="00784B8D">
        <w:rPr>
          <w:rStyle w:val="afffff0"/>
          <w:rtl/>
        </w:rPr>
        <w:t xml:space="preserve"> </w:t>
      </w:r>
      <w:r w:rsidRPr="00784B8D">
        <w:rPr>
          <w:rStyle w:val="afffff0"/>
          <w:rFonts w:hint="cs"/>
          <w:rtl/>
        </w:rPr>
        <w:t>'</w:t>
      </w:r>
      <w:ins w:id="91277" w:author="Claude - סמנטי" w:date="2026-10-11T12:28:21Z">
        <w:r>
          <w:rPr>
            <w:rStyle w:val="afffff0"/>
            <w:rtl/>
          </w:rPr>
          <w:t xml:space="preserve">וַיָּבֹא הַמֶּלֶךְ דָּוִד וַיֵּשֶׁב לִפְנֵי ה</w:t>
        </w:r>
      </w:ins>
      <w:del w:id="91278" w:author="Claude - סמנטי" w:date="2026-10-11T12:28:21Z">
        <w:r w:rsidRPr="00784B8D">
          <w:rPr>
            <w:rStyle w:val="afffff0"/>
            <w:rtl/>
          </w:rPr>
          <w:delText xml:space="preserve">ויבא המלך דוד וישב לפני </w:delText>
        </w:r>
        <w:r>
          <w:rPr>
            <w:rStyle w:val="afffff0"/>
            <w:rtl/>
          </w:rPr>
          <w:delText xml:space="preserve">ה</w:delText>
        </w:r>
      </w:del>
      <w:r>
        <w:rPr>
          <w:rStyle w:val="afffff0"/>
          <w:rtl/>
        </w:rPr>
        <w:t xml:space="preserve">'</w:t>
      </w:r>
      <w:r w:rsidRPr="00784B8D">
        <w:rPr>
          <w:rStyle w:val="afffff0"/>
          <w:rtl/>
        </w:rPr>
        <w:t xml:space="preserve"> ויאמר מי אנכי אדני </w:t>
      </w:r>
      <w:r>
        <w:rPr>
          <w:rStyle w:val="afffff0"/>
          <w:rtl/>
        </w:rPr>
        <w:t>ה'</w:t>
      </w:r>
      <w:r w:rsidRPr="00784B8D">
        <w:rPr>
          <w:rStyle w:val="afffff0"/>
          <w:rtl/>
        </w:rPr>
        <w:t xml:space="preserve"> ומי ביתי כי הבאתני עד הלם</w:t>
      </w:r>
      <w:r w:rsidRPr="00784B8D">
        <w:rPr>
          <w:rStyle w:val="afffff0"/>
          <w:rFonts w:hint="cs"/>
          <w:rtl/>
        </w:rPr>
        <w:t>'</w:t>
      </w:r>
      <w:r w:rsidRPr="00784B8D">
        <w:rPr>
          <w:rStyle w:val="afffff0"/>
          <w:rtl/>
        </w:rPr>
        <w:t>.</w:t>
      </w:r>
    </w:p>
    <w:p>
      <w:pPr>
        <w:pStyle w:val="38"/>
        <w:rPr>
          <w:ins w:id="98453" w:author="מנוע מכני" w:date="2026-10-11T12:04:39Z"/>
        </w:rPr>
      </w:pPr>
      <w:del w:id="98452" w:author="מנוע מכני" w:date="2026-10-11T12:04:39Z">
        <w:r w:rsidRPr="006F178A">
          <w:delText xml:space="preserve">•</w:delText>
        </w:r>
      </w:del>
      <w:r w:rsidRPr="00784B8D">
        <w:t xml:space="preserve"> </w:t>
      </w:r>
      <w:r w:rsidRPr="00784B8D">
        <w:t>'</w:t>
      </w:r>
      <w:ins w:id="91279" w:author="Claude - סמנטי" w:date="2026-10-11T12:28:21Z">
        <w:r>
          <w:rPr>
            <w:rStyle w:val="afffff0"/>
          </w:rPr>
          <w:t xml:space="preserve">וְטָבַלְתְּ פִּתֵּךְ בַּחֹמֶץ</w:t>
        </w:r>
      </w:ins>
      <w:del w:id="91280" w:author="Claude - סמנטי" w:date="2026-10-11T12:28:21Z">
        <w:r w:rsidRPr="00784B8D">
          <w:delText xml:space="preserve">וטבלת פתך בחמץ</w:delText>
        </w:r>
      </w:del>
      <w:r w:rsidRPr="00784B8D">
        <w:t>'</w:t>
      </w:r>
      <w:r w:rsidRPr="00784B8D">
        <w:t xml:space="preserve"> </w:t>
      </w:r>
      <w:r w:rsidRPr="006F178A">
        <w:t>אר"א</w:t>
      </w:r>
      <w:r w:rsidRPr="006F178A">
        <w:t>:</w:t>
      </w:r>
    </w:p>
    <w:p w:rsidR="00E9703F" w:rsidRPr="006F178A" w:rsidRDefault="00E9703F" w:rsidP="00E9703F">
      <w:pPr>
        <w:rPr>
          <w:rtl/>
        </w:rPr>
      </w:pPr>
      <w:del w:id="98454" w:author="מנוע מכני" w:date="2026-10-11T12:04:39Z">
        <w:r w:rsidRPr="006F178A">
          <w:rPr>
            <w:rtl/>
          </w:rPr>
          <w:delText xml:space="preserve"> </w:delText>
        </w:r>
      </w:del>
      <w:r w:rsidRPr="006F178A">
        <w:rPr>
          <w:rtl/>
        </w:rPr>
        <w:t xml:space="preserve">מכאן שהחומץ יפה לשרב.</w:t>
      </w:r>
    </w:p>
    <w:p>
      <w:pPr>
        <w:pStyle w:val="38"/>
        <w:rPr>
          <w:ins w:id="98455" w:author="מנוע מכני" w:date="2026-10-11T12:04:39Z"/>
        </w:rPr>
      </w:pPr>
      <w:r w:rsidRPr="006F178A">
        <w:lastRenderedPageBreak/>
        <w:tab/>
      </w:r>
      <w:r w:rsidRPr="006F178A">
        <w:tab/>
      </w:r>
      <w:del w:id="90165" w:author="מנוע מכני" w:date="2026-10-11T12:04:39Z">
        <w:r>
          <w:delText xml:space="preserve">  </w:delText>
        </w:r>
      </w:del>
      <w:r w:rsidRPr="006F178A">
        <w:t>רשב"נ</w:t>
      </w:r>
      <w:r w:rsidRPr="006F178A">
        <w:t>:</w:t>
      </w:r>
    </w:p>
    <w:p w:rsidR="00E9703F" w:rsidRPr="006F178A" w:rsidRDefault="00E9703F" w:rsidP="004F534A">
      <w:pPr>
        <w:rPr>
          <w:rtl/>
        </w:rPr>
      </w:pPr>
      <w:del w:id="98456" w:author="מנוע מכני" w:date="2026-10-11T12:04:39Z">
        <w:r w:rsidRPr="006F178A">
          <w:rPr>
            <w:rtl/>
          </w:rPr>
          <w:delText xml:space="preserve"> </w:delText>
        </w:r>
      </w:del>
      <w:r w:rsidRPr="006F178A">
        <w:rPr>
          <w:rtl/>
        </w:rPr>
        <w:t xml:space="preserve">רמז רמז לה עתיד בן לצאת ממך שמעשיו קשין כחומץ, </w:t>
      </w:r>
      <w:ins w:id="105041" w:author="קלוד" w:date="2026-10-11T13:11:34Z">
        <w:r>
          <w:rPr>
            <w:rtl/>
          </w:rPr>
          <w:t xml:space="preserve">ומיהו</w:t>
        </w:r>
      </w:ins>
      <w:del w:id="105042" w:author="קלוד" w:date="2026-10-11T13:11:34Z">
        <w:r w:rsidRPr="006F178A">
          <w:rPr>
            <w:rtl/>
          </w:rPr>
          <w:delText xml:space="preserve">ומנו</w:delText>
        </w:r>
      </w:del>
      <w:r w:rsidRPr="006F178A">
        <w:rPr>
          <w:rtl/>
        </w:rPr>
        <w:t xml:space="preserve"> - מנשה.</w:t>
      </w:r>
    </w:p>
    <w:p>
      <w:pPr>
        <w:pStyle w:val="38"/>
        <w:rPr>
          <w:ins w:id="98458" w:author="מנוע מכני" w:date="2026-10-11T12:04:39Z"/>
        </w:rPr>
      </w:pPr>
      <w:del w:id="98457" w:author="מנוע מכני" w:date="2026-10-11T12:04:39Z">
        <w:r w:rsidRPr="004640F6">
          <w:delText xml:space="preserve">•</w:delText>
        </w:r>
      </w:del>
      <w:r w:rsidRPr="004640F6">
        <w:t xml:space="preserve"> </w:t>
      </w:r>
      <w:r w:rsidRPr="004640F6">
        <w:t>'</w:t>
      </w:r>
      <w:ins w:id="91281" w:author="Claude - סמנטי" w:date="2026-10-11T12:28:21Z">
        <w:r>
          <w:rPr>
            <w:rStyle w:val="afffff0"/>
          </w:rPr>
          <w:t xml:space="preserve">וַתֵּשֶׁב מִצַּד הַקֹּצְרִים</w:t>
        </w:r>
      </w:ins>
      <w:del w:id="91282" w:author="Claude - סמנטי" w:date="2026-10-11T12:28:21Z">
        <w:r w:rsidRPr="004640F6">
          <w:delText xml:space="preserve">ותשב מצד הקצרים</w:delText>
        </w:r>
      </w:del>
      <w:r w:rsidRPr="004640F6">
        <w:t>'</w:t>
      </w:r>
      <w:r w:rsidRPr="004640F6">
        <w:t xml:space="preserve"> </w:t>
      </w:r>
      <w:r w:rsidRPr="004640F6">
        <w:t>אר"א</w:t>
      </w:r>
      <w:r w:rsidRPr="004640F6">
        <w:t>:</w:t>
      </w:r>
    </w:p>
    <w:p w:rsidR="00E9703F" w:rsidRPr="004640F6" w:rsidRDefault="00E9703F" w:rsidP="00E9703F">
      <w:pPr>
        <w:rPr>
          <w:spacing w:val="-2"/>
          <w:rtl/>
        </w:rPr>
      </w:pPr>
      <w:del w:id="98459" w:author="מנוע מכני" w:date="2026-10-11T12:04:39Z">
        <w:r w:rsidRPr="004640F6">
          <w:rPr>
            <w:spacing w:val="-2"/>
            <w:rtl/>
          </w:rPr>
          <w:delText xml:space="preserve"> </w:delText>
        </w:r>
      </w:del>
      <w:r w:rsidRPr="004640F6">
        <w:rPr>
          <w:spacing w:val="-2"/>
          <w:rtl/>
        </w:rPr>
        <w:t xml:space="preserve">ולא </w:t>
      </w:r>
      <w:r w:rsidRPr="004640F6">
        <w:rPr>
          <w:b/>
          <w:bCs/>
          <w:spacing w:val="-2"/>
          <w:rtl/>
        </w:rPr>
        <w:t>בתוך</w:t>
      </w:r>
      <w:r w:rsidRPr="004640F6">
        <w:rPr>
          <w:spacing w:val="-2"/>
          <w:rtl/>
        </w:rPr>
        <w:t xml:space="preserve"> הקוצרים. רמז רמז לה שעתידה מלכות בית דוד שתתחלק.</w:t>
      </w:r>
    </w:p>
    <w:p>
      <w:pPr>
        <w:pStyle w:val="afffff8"/>
        <w:rPr>
          <w:ins w:id="90423" w:author="קלוד" w:date="2026-10-11T12:33:55Z"/>
        </w:rPr>
      </w:pPr>
      <w:ins w:id="90424" w:author="קלוד" w:date="2026-10-11T12:33:55Z">
        <w:r>
          <w:rPr>
            <w:color w:val="7B3F00"/>
          </w:rPr>
          <w:t xml:space="preserve">'ותאכל ותשבע ותותר' - ימי דוד, שלמה, חזקיה ורבי</w:t>
        </w:r>
      </w:ins>
    </w:p>
    <w:p w:rsidR="00E9703F" w:rsidRPr="006F178A" w:rsidRDefault="00E9703F" w:rsidP="00E9703F">
      <w:pPr>
        <w:rPr>
          <w:rStyle w:val="afffe"/>
          <w:rFonts w:ascii="Fb Fontext" w:hAnsi="Fb Fontext"/>
          <w:b/>
          <w:rtl/>
        </w:rPr>
      </w:pPr>
      <w:r w:rsidRPr="006F178A">
        <w:rPr>
          <w:rtl/>
        </w:rPr>
        <w:t>•</w:t>
      </w:r>
      <w:r w:rsidRPr="00784B8D">
        <w:rPr>
          <w:rStyle w:val="afffff0"/>
          <w:rtl/>
        </w:rPr>
        <w:t xml:space="preserve"> </w:t>
      </w:r>
      <w:r w:rsidRPr="00784B8D">
        <w:rPr>
          <w:rStyle w:val="afffff0"/>
          <w:rFonts w:hint="cs"/>
          <w:rtl/>
        </w:rPr>
        <w:t>'</w:t>
      </w:r>
      <w:ins w:id="91289" w:author="Claude - סמנטי" w:date="2026-10-11T12:28:21Z">
        <w:r>
          <w:rPr>
            <w:rStyle w:val="afffff0"/>
            <w:rtl/>
          </w:rPr>
          <w:t xml:space="preserve">וַיִּצְבָּט לָהּ קָלִי וַתֹּאכַל</w:t>
        </w:r>
      </w:ins>
      <w:del w:id="91290" w:author="Claude - סמנטי" w:date="2026-10-11T12:28:21Z">
        <w:r w:rsidRPr="00784B8D">
          <w:rPr>
            <w:rStyle w:val="afffff0"/>
            <w:rtl/>
          </w:rPr>
          <w:delText xml:space="preserve">ויצבט לה קלי ותאכל</w:delText>
        </w:r>
      </w:del>
      <w:r w:rsidRPr="00784B8D">
        <w:rPr>
          <w:rStyle w:val="afffff0"/>
          <w:rFonts w:hint="cs"/>
          <w:rtl/>
        </w:rPr>
        <w:t>'</w:t>
      </w:r>
      <w:r w:rsidRPr="00784B8D">
        <w:rPr>
          <w:rStyle w:val="afffff0"/>
          <w:rtl/>
        </w:rPr>
        <w:t xml:space="preserve"> </w:t>
      </w:r>
      <w:r w:rsidRPr="006F178A">
        <w:rPr>
          <w:rStyle w:val="2fb"/>
          <w:rtl/>
        </w:rPr>
        <w:t>אר"א</w:t>
      </w:r>
      <w:r w:rsidRPr="00784B8D">
        <w:rPr>
          <w:rStyle w:val="afffff0"/>
          <w:rtl/>
        </w:rPr>
        <w:t xml:space="preserve"> </w:t>
      </w:r>
      <w:r w:rsidRPr="00784B8D">
        <w:rPr>
          <w:rStyle w:val="afffff0"/>
          <w:rFonts w:hint="cs"/>
          <w:rtl/>
        </w:rPr>
        <w:t>'</w:t>
      </w:r>
      <w:ins w:id="91287" w:author="Claude - סמנטי" w:date="2026-10-11T12:28:21Z">
        <w:r>
          <w:rPr>
            <w:rStyle w:val="afffff0"/>
            <w:rtl/>
          </w:rPr>
          <w:t xml:space="preserve">וַתֹּאכַל</w:t>
        </w:r>
      </w:ins>
      <w:del w:id="91288" w:author="Claude - סמנטי" w:date="2026-10-11T12:28:21Z">
        <w:r w:rsidRPr="00784B8D">
          <w:rPr>
            <w:rStyle w:val="afffff0"/>
            <w:rtl/>
          </w:rPr>
          <w:delText xml:space="preserve">ותאכל</w:delText>
        </w:r>
      </w:del>
      <w:r w:rsidRPr="00784B8D">
        <w:rPr>
          <w:rStyle w:val="afffff0"/>
          <w:rFonts w:hint="cs"/>
          <w:rtl/>
        </w:rPr>
        <w:t>'</w:t>
      </w:r>
      <w:r w:rsidRPr="00784B8D">
        <w:rPr>
          <w:rStyle w:val="afffff0"/>
          <w:rtl/>
        </w:rPr>
        <w:t xml:space="preserve"> </w:t>
      </w:r>
      <w:r w:rsidRPr="006F178A">
        <w:rPr>
          <w:rtl/>
        </w:rPr>
        <w:t>- בימי דוד,</w:t>
      </w:r>
      <w:r w:rsidRPr="00784B8D">
        <w:rPr>
          <w:rStyle w:val="afffff0"/>
          <w:rtl/>
        </w:rPr>
        <w:t xml:space="preserve"> </w:t>
      </w:r>
      <w:r w:rsidRPr="00784B8D">
        <w:rPr>
          <w:rStyle w:val="afffff0"/>
          <w:rFonts w:hint="cs"/>
          <w:rtl/>
        </w:rPr>
        <w:t>'</w:t>
      </w:r>
      <w:ins w:id="91285" w:author="Claude - סמנטי" w:date="2026-10-11T12:28:21Z">
        <w:r>
          <w:rPr>
            <w:rStyle w:val="afffff0"/>
            <w:rtl/>
          </w:rPr>
          <w:t xml:space="preserve">וַתִּשְׂבַּע</w:t>
        </w:r>
      </w:ins>
      <w:del w:id="91286" w:author="Claude - סמנטי" w:date="2026-10-11T12:28:21Z">
        <w:r w:rsidRPr="00784B8D">
          <w:rPr>
            <w:rStyle w:val="afffff0"/>
            <w:rtl/>
          </w:rPr>
          <w:delText xml:space="preserve">ותשבע</w:delText>
        </w:r>
      </w:del>
      <w:r w:rsidRPr="00784B8D">
        <w:rPr>
          <w:rStyle w:val="afffff0"/>
          <w:rFonts w:hint="cs"/>
          <w:rtl/>
        </w:rPr>
        <w:t>'</w:t>
      </w:r>
      <w:r w:rsidRPr="00784B8D">
        <w:rPr>
          <w:rStyle w:val="afffff0"/>
          <w:rtl/>
        </w:rPr>
        <w:t xml:space="preserve"> </w:t>
      </w:r>
      <w:r w:rsidRPr="006F178A">
        <w:rPr>
          <w:rtl/>
        </w:rPr>
        <w:t>- בימי שלמה,</w:t>
      </w:r>
      <w:r w:rsidRPr="00784B8D">
        <w:rPr>
          <w:rStyle w:val="afffff0"/>
          <w:rtl/>
        </w:rPr>
        <w:t xml:space="preserve"> </w:t>
      </w:r>
      <w:r w:rsidRPr="00784B8D">
        <w:rPr>
          <w:rStyle w:val="afffff0"/>
          <w:rFonts w:hint="cs"/>
          <w:rtl/>
        </w:rPr>
        <w:t>'</w:t>
      </w:r>
      <w:ins w:id="91283" w:author="Claude - סמנטי" w:date="2026-10-11T12:28:21Z">
        <w:r>
          <w:rPr>
            <w:rStyle w:val="afffff0"/>
            <w:rtl/>
          </w:rPr>
          <w:t xml:space="preserve">וַתֹּתַר</w:t>
        </w:r>
      </w:ins>
      <w:del w:id="91284" w:author="Claude - סמנטי" w:date="2026-10-11T12:28:21Z">
        <w:r w:rsidRPr="00784B8D">
          <w:rPr>
            <w:rStyle w:val="afffff0"/>
            <w:rtl/>
          </w:rPr>
          <w:delText xml:space="preserve">ותתר</w:delText>
        </w:r>
      </w:del>
      <w:r w:rsidRPr="00784B8D">
        <w:rPr>
          <w:rStyle w:val="afffff0"/>
          <w:rFonts w:hint="cs"/>
          <w:rtl/>
        </w:rPr>
        <w:t>'</w:t>
      </w:r>
      <w:r w:rsidRPr="00784B8D">
        <w:rPr>
          <w:rStyle w:val="afffff0"/>
          <w:rtl/>
        </w:rPr>
        <w:t xml:space="preserve"> </w:t>
      </w:r>
      <w:r w:rsidRPr="006F178A">
        <w:rPr>
          <w:rtl/>
        </w:rPr>
        <w:t xml:space="preserve">- בימי </w:t>
      </w:r>
      <w:r w:rsidRPr="006F178A">
        <w:rPr>
          <w:rStyle w:val="2fb"/>
          <w:rtl/>
        </w:rPr>
        <w:t xml:space="preserve">חזקיה</w:t>
      </w:r>
      <w:r w:rsidRPr="006F178A">
        <w:rPr>
          <w:rtl/>
        </w:rPr>
        <w:t xml:space="preserve">.</w:t>
      </w:r>
    </w:p>
    <w:p w:rsidR="00E9703F" w:rsidRPr="009757B9" w:rsidRDefault="00E9703F" w:rsidP="00E9703F">
      <w:pPr>
        <w:rPr>
          <w:rFonts w:cs="Guttman Vilna"/>
          <w:b/>
          <w:bCs/>
          <w:rtl/>
        </w:rPr>
      </w:pPr>
      <w:r w:rsidRPr="006F178A">
        <w:rPr>
          <w:rStyle w:val="afffe"/>
          <w:rFonts w:ascii="Fb Fontext" w:hAnsi="Fb Fontext"/>
          <w:b/>
          <w:rtl/>
        </w:rPr>
        <w:t>ב.</w:t>
      </w:r>
      <w:r w:rsidRPr="00784B8D">
        <w:rPr>
          <w:rStyle w:val="afffff0"/>
          <w:rFonts w:hint="cs"/>
          <w:rtl/>
        </w:rPr>
        <w:t xml:space="preserve"> '</w:t>
      </w:r>
      <w:ins w:id="91295" w:author="Claude - סמנטי" w:date="2026-10-11T12:28:21Z">
        <w:r>
          <w:rPr>
            <w:rStyle w:val="afffff0"/>
            <w:rtl/>
          </w:rPr>
          <w:t xml:space="preserve">וַתֹּאכַל</w:t>
        </w:r>
      </w:ins>
      <w:del w:id="91296" w:author="Claude - סמנטי" w:date="2026-10-11T12:28:21Z">
        <w:r w:rsidRPr="00784B8D">
          <w:rPr>
            <w:rStyle w:val="afffff0"/>
            <w:rtl/>
          </w:rPr>
          <w:delText xml:space="preserve">ותאכל</w:delText>
        </w:r>
      </w:del>
      <w:r w:rsidRPr="00784B8D">
        <w:rPr>
          <w:rStyle w:val="afffff0"/>
          <w:rFonts w:hint="cs"/>
          <w:rtl/>
        </w:rPr>
        <w:t>'</w:t>
      </w:r>
      <w:r w:rsidRPr="00784B8D">
        <w:rPr>
          <w:rStyle w:val="afffff0"/>
          <w:rtl/>
        </w:rPr>
        <w:t xml:space="preserve"> </w:t>
      </w:r>
      <w:r w:rsidRPr="006F178A">
        <w:rPr>
          <w:rtl/>
        </w:rPr>
        <w:t>- בימי דוד ובימי שלמה,</w:t>
      </w:r>
      <w:r w:rsidRPr="00784B8D">
        <w:rPr>
          <w:rStyle w:val="afffff0"/>
          <w:rtl/>
        </w:rPr>
        <w:t xml:space="preserve"> </w:t>
      </w:r>
      <w:r w:rsidRPr="00784B8D">
        <w:rPr>
          <w:rStyle w:val="afffff0"/>
          <w:rFonts w:hint="cs"/>
          <w:rtl/>
        </w:rPr>
        <w:t>'</w:t>
      </w:r>
      <w:ins w:id="91293" w:author="Claude - סמנטי" w:date="2026-10-11T12:28:21Z">
        <w:r>
          <w:rPr>
            <w:rStyle w:val="afffff0"/>
            <w:rtl/>
          </w:rPr>
          <w:t xml:space="preserve">וַתִּשְׂבַּע</w:t>
        </w:r>
      </w:ins>
      <w:del w:id="91294" w:author="Claude - סמנטי" w:date="2026-10-11T12:28:21Z">
        <w:r w:rsidRPr="00784B8D">
          <w:rPr>
            <w:rStyle w:val="afffff0"/>
            <w:rtl/>
          </w:rPr>
          <w:delText xml:space="preserve">ותשבע</w:delText>
        </w:r>
      </w:del>
      <w:r w:rsidRPr="00784B8D">
        <w:rPr>
          <w:rStyle w:val="afffff0"/>
          <w:rFonts w:hint="cs"/>
          <w:rtl/>
        </w:rPr>
        <w:t>'</w:t>
      </w:r>
      <w:r w:rsidRPr="00784B8D">
        <w:rPr>
          <w:rStyle w:val="afffff0"/>
          <w:rtl/>
        </w:rPr>
        <w:t xml:space="preserve"> </w:t>
      </w:r>
      <w:r w:rsidRPr="006F178A">
        <w:rPr>
          <w:rtl/>
        </w:rPr>
        <w:t xml:space="preserve">- בימי </w:t>
      </w:r>
      <w:r w:rsidRPr="006F178A">
        <w:rPr>
          <w:rStyle w:val="2fb"/>
          <w:rtl/>
        </w:rPr>
        <w:t xml:space="preserve">חזקיה</w:t>
      </w:r>
      <w:r w:rsidRPr="006F178A">
        <w:rPr>
          <w:rtl/>
        </w:rPr>
        <w:t xml:space="preserve">,</w:t>
      </w:r>
      <w:r w:rsidRPr="00784B8D">
        <w:rPr>
          <w:rStyle w:val="afffff0"/>
          <w:rtl/>
        </w:rPr>
        <w:t xml:space="preserve"> </w:t>
      </w:r>
      <w:r w:rsidRPr="00784B8D">
        <w:rPr>
          <w:rStyle w:val="afffff0"/>
          <w:rFonts w:hint="cs"/>
          <w:rtl/>
        </w:rPr>
        <w:t>'</w:t>
      </w:r>
      <w:ins w:id="91291" w:author="Claude - סמנטי" w:date="2026-10-11T12:28:21Z">
        <w:r>
          <w:rPr>
            <w:rStyle w:val="afffff0"/>
            <w:rtl/>
          </w:rPr>
          <w:t xml:space="preserve">וַתֹּתַר</w:t>
        </w:r>
      </w:ins>
      <w:del w:id="91292" w:author="Claude - סמנטי" w:date="2026-10-11T12:28:21Z">
        <w:r w:rsidRPr="00784B8D">
          <w:rPr>
            <w:rStyle w:val="afffff0"/>
            <w:rtl/>
          </w:rPr>
          <w:delText xml:space="preserve">ותתר</w:delText>
        </w:r>
      </w:del>
      <w:r w:rsidRPr="00784B8D">
        <w:rPr>
          <w:rStyle w:val="afffff0"/>
          <w:rFonts w:hint="cs"/>
          <w:rtl/>
        </w:rPr>
        <w:t>'</w:t>
      </w:r>
      <w:r w:rsidRPr="00784B8D">
        <w:rPr>
          <w:rStyle w:val="afffff0"/>
          <w:rtl/>
        </w:rPr>
        <w:t xml:space="preserve"> </w:t>
      </w:r>
      <w:r w:rsidRPr="006F178A">
        <w:rPr>
          <w:rtl/>
        </w:rPr>
        <w:t xml:space="preserve">- בימי </w:t>
      </w:r>
      <w:r w:rsidRPr="006F178A">
        <w:rPr>
          <w:rStyle w:val="2fb"/>
          <w:rtl/>
        </w:rPr>
        <w:t xml:space="preserve">רבי</w:t>
      </w:r>
      <w:r w:rsidRPr="006F178A">
        <w:rPr>
          <w:rtl/>
        </w:rPr>
        <w:t xml:space="preserve">.</w:t>
      </w:r>
    </w:p>
    <w:p w:rsidR="00E9703F" w:rsidRPr="006F178A" w:rsidRDefault="00E9703F" w:rsidP="00E9703F">
      <w:pPr>
        <w:rPr>
          <w:rStyle w:val="afffe"/>
          <w:rFonts w:ascii="Fb Fontext" w:hAnsi="Fb Fontext"/>
          <w:b/>
          <w:rtl/>
        </w:rPr>
      </w:pPr>
      <w:ins w:id="105049" w:author="קלוד" w:date="2026-10-11T13:11:34Z">
        <w:r>
          <w:rPr>
            <w:rtl/>
          </w:rPr>
          <w:t xml:space="preserve">שאמר</w:t>
        </w:r>
      </w:ins>
      <w:del w:id="105050" w:author="קלוד" w:date="2026-10-11T13:11:34Z">
        <w:r w:rsidRPr="006F178A">
          <w:rPr>
            <w:rtl/>
          </w:rPr>
          <w:delText xml:space="preserve">דאמר</w:delText>
        </w:r>
      </w:del>
      <w:r w:rsidRPr="006F178A">
        <w:rPr>
          <w:rtl/>
        </w:rPr>
        <w:t xml:space="preserve"> </w:t>
      </w:r>
      <w:ins w:id="105047" w:author="קלוד" w:date="2026-10-11T13:11:34Z">
        <w:r>
          <w:rPr>
            <w:rtl/>
          </w:rPr>
          <w:t xml:space="preserve">מר:</w:t>
        </w:r>
      </w:ins>
      <w:del w:id="105048" w:author="קלוד" w:date="2026-10-11T13:11:34Z">
        <w:r w:rsidRPr="006F178A">
          <w:rPr>
            <w:rtl/>
          </w:rPr>
          <w:delText xml:space="preserve">מר</w:delText>
        </w:r>
      </w:del>
      <w:r w:rsidRPr="006F178A">
        <w:rPr>
          <w:rtl/>
        </w:rPr>
        <w:t xml:space="preserve"> אהוריריה [ממונה על סוסיו ופרדותיו] </w:t>
      </w:r>
      <w:ins w:id="105045" w:author="קלוד" w:date="2026-10-11T13:11:34Z">
        <w:r>
          <w:rPr>
            <w:rStyle w:val="2fb"/>
            <w:rtl/>
          </w:rPr>
          <w:t xml:space="preserve">של רבי,</w:t>
        </w:r>
      </w:ins>
      <w:del w:id="105046" w:author="קלוד" w:date="2026-10-11T13:11:34Z">
        <w:r w:rsidRPr="006F178A">
          <w:rPr>
            <w:rStyle w:val="2fb"/>
            <w:rtl/>
          </w:rPr>
          <w:delText xml:space="preserve">דרבי</w:delText>
        </w:r>
        <w:r w:rsidRPr="006F178A">
          <w:rPr>
            <w:rFonts w:hint="cs"/>
            <w:rtl/>
          </w:rPr>
          <w:delText xml:space="preserve">,</w:delText>
        </w:r>
      </w:del>
      <w:r w:rsidRPr="006F178A">
        <w:rPr>
          <w:rtl/>
        </w:rPr>
        <w:t xml:space="preserve"> ה</w:t>
      </w:r>
      <w:r w:rsidRPr="006F178A">
        <w:rPr>
          <w:rFonts w:hint="cs"/>
          <w:rtl/>
        </w:rPr>
        <w:t xml:space="preserve">יה עשיר </w:t>
      </w:r>
      <w:r w:rsidRPr="006F178A">
        <w:rPr>
          <w:rtl/>
        </w:rPr>
        <w:t xml:space="preserve">משבור </w:t>
      </w:r>
      <w:ins w:id="105043" w:author="קלוד" w:date="2026-10-11T13:11:34Z">
        <w:r>
          <w:rPr>
            <w:rtl/>
          </w:rPr>
          <w:t xml:space="preserve">המלך.</w:t>
        </w:r>
      </w:ins>
      <w:del w:id="105044" w:author="קלוד" w:date="2026-10-11T13:11:34Z">
        <w:r w:rsidRPr="006F178A">
          <w:rPr>
            <w:rtl/>
          </w:rPr>
          <w:delText xml:space="preserve">מלכא.</w:delText>
        </w:r>
      </w:del>
    </w:p>
    <w:p w:rsidR="00E9703F" w:rsidRPr="006F178A" w:rsidRDefault="00E9703F" w:rsidP="00E9703F">
      <w:pPr>
        <w:rPr>
          <w:rtl/>
        </w:rPr>
      </w:pPr>
      <w:r w:rsidRPr="006F178A">
        <w:rPr>
          <w:rStyle w:val="afffe"/>
          <w:rFonts w:ascii="Fb Fontext" w:hAnsi="Fb Fontext"/>
          <w:b/>
          <w:sz w:val="20"/>
          <w:rtl/>
        </w:rPr>
        <w:t>ג.</w:t>
      </w:r>
      <w:r w:rsidRPr="006F178A">
        <w:rPr>
          <w:rFonts w:ascii="Fb Fontext" w:hAnsi="Fb Fontext"/>
          <w:sz w:val="20"/>
          <w:rtl/>
        </w:rPr>
        <w:t xml:space="preserve"> במתניתא תנא</w:t>
      </w:r>
      <w:r w:rsidRPr="00784B8D">
        <w:rPr>
          <w:rStyle w:val="afffff0"/>
          <w:rtl/>
        </w:rPr>
        <w:t xml:space="preserve"> </w:t>
      </w:r>
      <w:r w:rsidRPr="00784B8D">
        <w:rPr>
          <w:rStyle w:val="afffff0"/>
          <w:rFonts w:hint="cs"/>
          <w:rtl/>
        </w:rPr>
        <w:t>'</w:t>
      </w:r>
      <w:ins w:id="91301" w:author="Claude - סמנטי" w:date="2026-10-11T12:28:21Z">
        <w:r>
          <w:rPr>
            <w:rStyle w:val="afffff0"/>
            <w:rtl/>
          </w:rPr>
          <w:t xml:space="preserve">וַתֹּאכַל</w:t>
        </w:r>
      </w:ins>
      <w:del w:id="91302" w:author="Claude - סמנטי" w:date="2026-10-11T12:28:21Z">
        <w:r w:rsidRPr="00784B8D">
          <w:rPr>
            <w:rStyle w:val="afffff0"/>
            <w:rtl/>
          </w:rPr>
          <w:delText xml:space="preserve">ותאכל</w:delText>
        </w:r>
      </w:del>
      <w:r w:rsidRPr="00784B8D">
        <w:rPr>
          <w:rStyle w:val="afffff0"/>
          <w:rFonts w:hint="cs"/>
          <w:rtl/>
        </w:rPr>
        <w:t>'</w:t>
      </w:r>
      <w:r w:rsidRPr="00784B8D">
        <w:rPr>
          <w:rStyle w:val="afffff0"/>
          <w:rtl/>
        </w:rPr>
        <w:t xml:space="preserve"> </w:t>
      </w:r>
      <w:ins w:id="105051" w:author="קלוד" w:date="2026-10-11T13:11:34Z">
        <w:r>
          <w:rPr>
            <w:rFonts w:ascii="Fb Fontext" w:hAnsi="Fb Fontext"/>
            <w:sz w:val="20"/>
            <w:rtl/>
          </w:rPr>
          <w:t xml:space="preserve">-</w:t>
        </w:r>
      </w:ins>
      <w:del w:id="105052" w:author="קלוד" w:date="2026-10-11T13:11:34Z">
        <w:r w:rsidRPr="006F178A">
          <w:rPr>
            <w:rFonts w:ascii="Fb Fontext" w:hAnsi="Fb Fontext"/>
            <w:sz w:val="20"/>
            <w:rtl/>
          </w:rPr>
          <w:delText xml:space="preserve">–</w:delText>
        </w:r>
      </w:del>
      <w:r w:rsidRPr="006F178A">
        <w:rPr>
          <w:rFonts w:ascii="Fb Fontext" w:hAnsi="Fb Fontext"/>
          <w:sz w:val="20"/>
          <w:rtl/>
        </w:rPr>
        <w:t xml:space="preserve"> בעו</w:t>
      </w:r>
      <w:r w:rsidRPr="006F178A">
        <w:rPr>
          <w:rFonts w:ascii="Fb Fontext" w:hAnsi="Fb Fontext" w:hint="cs"/>
          <w:sz w:val="20"/>
          <w:rtl/>
        </w:rPr>
        <w:t>ה</w:t>
      </w:r>
      <w:r w:rsidRPr="006F178A">
        <w:rPr>
          <w:rFonts w:ascii="Fb Fontext" w:hAnsi="Fb Fontext"/>
          <w:sz w:val="20"/>
          <w:rtl/>
        </w:rPr>
        <w:t>"</w:t>
      </w:r>
      <w:r w:rsidRPr="006F178A">
        <w:rPr>
          <w:rFonts w:ascii="Fb Fontext" w:hAnsi="Fb Fontext" w:hint="cs"/>
          <w:sz w:val="20"/>
          <w:rtl/>
        </w:rPr>
        <w:t>ז,</w:t>
      </w:r>
      <w:r w:rsidRPr="00784B8D">
        <w:rPr>
          <w:rStyle w:val="afffff0"/>
          <w:rtl/>
        </w:rPr>
        <w:t xml:space="preserve"> </w:t>
      </w:r>
      <w:r w:rsidRPr="00784B8D">
        <w:rPr>
          <w:rStyle w:val="afffff0"/>
          <w:rFonts w:hint="cs"/>
          <w:rtl/>
        </w:rPr>
        <w:t>'</w:t>
      </w:r>
      <w:ins w:id="91299" w:author="Claude - סמנטי" w:date="2026-10-11T12:28:21Z">
        <w:r>
          <w:rPr>
            <w:rStyle w:val="afffff0"/>
            <w:rtl/>
          </w:rPr>
          <w:t xml:space="preserve">וַתִּשְׂבַּע</w:t>
        </w:r>
      </w:ins>
      <w:del w:id="91300" w:author="Claude - סמנטי" w:date="2026-10-11T12:28:21Z">
        <w:r w:rsidRPr="00784B8D">
          <w:rPr>
            <w:rStyle w:val="afffff0"/>
            <w:rtl/>
          </w:rPr>
          <w:delText xml:space="preserve">ותשבע</w:delText>
        </w:r>
      </w:del>
      <w:r w:rsidRPr="00784B8D">
        <w:rPr>
          <w:rStyle w:val="afffff0"/>
          <w:rFonts w:hint="cs"/>
          <w:rtl/>
        </w:rPr>
        <w:t>'</w:t>
      </w:r>
      <w:r w:rsidRPr="00784B8D">
        <w:rPr>
          <w:rStyle w:val="afffff0"/>
          <w:rtl/>
        </w:rPr>
        <w:t xml:space="preserve"> </w:t>
      </w:r>
      <w:r w:rsidRPr="006F178A">
        <w:rPr>
          <w:rFonts w:ascii="Fb Fontext" w:hAnsi="Fb Fontext"/>
          <w:sz w:val="20"/>
          <w:rtl/>
        </w:rPr>
        <w:t>- לימות המשיח,</w:t>
      </w:r>
      <w:r w:rsidRPr="00784B8D">
        <w:rPr>
          <w:rStyle w:val="afffff0"/>
          <w:rtl/>
        </w:rPr>
        <w:t xml:space="preserve"> </w:t>
      </w:r>
      <w:r w:rsidRPr="00784B8D">
        <w:rPr>
          <w:rStyle w:val="afffff0"/>
          <w:rFonts w:hint="cs"/>
          <w:rtl/>
        </w:rPr>
        <w:t>'</w:t>
      </w:r>
      <w:ins w:id="91297" w:author="Claude - סמנטי" w:date="2026-10-11T12:28:21Z">
        <w:r>
          <w:rPr>
            <w:rStyle w:val="afffff0"/>
            <w:rtl/>
          </w:rPr>
          <w:t xml:space="preserve">וַתֹּתַר</w:t>
        </w:r>
      </w:ins>
      <w:del w:id="91298" w:author="Claude - סמנטי" w:date="2026-10-11T12:28:21Z">
        <w:r w:rsidRPr="00784B8D">
          <w:rPr>
            <w:rStyle w:val="afffff0"/>
            <w:rtl/>
          </w:rPr>
          <w:delText xml:space="preserve">ותתר</w:delText>
        </w:r>
      </w:del>
      <w:r w:rsidRPr="00784B8D">
        <w:rPr>
          <w:rStyle w:val="afffff0"/>
          <w:rFonts w:hint="cs"/>
          <w:rtl/>
        </w:rPr>
        <w:t>'</w:t>
      </w:r>
      <w:r w:rsidRPr="00784B8D">
        <w:rPr>
          <w:rStyle w:val="afffff0"/>
          <w:rtl/>
        </w:rPr>
        <w:t xml:space="preserve"> </w:t>
      </w:r>
      <w:r w:rsidRPr="006F178A">
        <w:rPr>
          <w:rFonts w:ascii="Fb Fontext" w:hAnsi="Fb Fontext"/>
          <w:sz w:val="20"/>
          <w:rtl/>
        </w:rPr>
        <w:t>- לעתיד לבא.</w:t>
      </w:r>
    </w:p>
    <w:p>
      <w:pPr>
        <w:pStyle w:val="afffff8"/>
        <w:rPr>
          <w:ins w:id="90421" w:author="קלוד" w:date="2026-10-11T12:33:55Z"/>
        </w:rPr>
      </w:pPr>
      <w:ins w:id="90422" w:author="קלוד" w:date="2026-10-11T12:33:55Z">
        <w:r>
          <w:rPr>
            <w:color w:val="7B3F00"/>
          </w:rPr>
          <w:t xml:space="preserve">'ותחת כבדו יקד' - שריפת סנחריב, נשמה או בשר</w:t>
        </w:r>
      </w:ins>
    </w:p>
    <w:p w:rsidR="00E9703F" w:rsidRDefault="00E9703F" w:rsidP="00E9703F">
      <w:pPr>
        <w:rPr>
          <w:rFonts w:ascii="Fb Fontext" w:hAnsi="Fb Fontext"/>
          <w:rtl/>
        </w:rPr>
      </w:pPr>
      <w:r>
        <w:rPr>
          <w:rFonts w:ascii="Fb Fontext" w:hAnsi="Fb Fontext"/>
          <w:rtl/>
        </w:rPr>
        <w:t xml:space="preserve">• </w:t>
      </w:r>
      <w:r>
        <w:rPr>
          <w:rStyle w:val="afffff0"/>
          <w:rFonts w:ascii="Fb Fontext" w:hAnsi="Fb Fontext"/>
          <w:rtl/>
          <w:rPrChange w:id="9046" w:author="מנוע פסוקים" w:date="2026-10-11T09:34:00Z">
            <w:rPr>
              <w:rFonts w:ascii="Fb Fontext" w:hAnsi="Fb Fontext"/>
              <w:rtl/>
            </w:rPr>
          </w:rPrChange>
        </w:rPr>
        <w:t xml:space="preserve">ו</w:t>
      </w:r>
      <w:r>
        <w:rPr>
          <w:rStyle w:val="afffff0"/>
          <w:rFonts w:ascii="Fb Fontext" w:hAnsi="Fb Fontext"/>
          <w:rtl/>
          <w:rPrChange w:id="9047" w:author="מנוע פסוקים" w:date="2026-10-11T09:34:00Z">
            <w:rPr>
              <w:rStyle w:val="afffe"/>
              <w:rFonts w:ascii="Fb Fontext" w:hAnsi="Fb Fontext"/>
              <w:rtl/>
            </w:rPr>
          </w:rPrChange>
        </w:rPr>
        <w:t xml:space="preserve">תחת כבדו</w:t>
      </w:r>
      <w:r>
        <w:rPr>
          <w:rStyle w:val="afffff0"/>
          <w:rFonts w:ascii="Fb Fontext" w:hAnsi="Fb Fontext"/>
          <w:rtl/>
          <w:rPrChange w:id="9048" w:author="מנוע פסוקים" w:date="2026-10-11T09:34:00Z">
            <w:rPr>
              <w:rFonts w:ascii="Fb Fontext" w:hAnsi="Fb Fontext"/>
              <w:rtl/>
            </w:rPr>
          </w:rPrChange>
        </w:rPr>
        <w:t xml:space="preserve"> יקד יקד כיקוד אש</w:t>
      </w:r>
      <w:r>
        <w:rPr>
          <w:rFonts w:ascii="Fb Fontext" w:hAnsi="Fb Fontext"/>
          <w:rtl/>
        </w:rPr>
        <w:t xml:space="preserve">. [סנחריב]</w:t>
      </w:r>
    </w:p>
    <w:p>
      <w:pPr>
        <w:pStyle w:val="38"/>
        <w:rPr>
          <w:ins w:id="98460" w:author="מנוע מכני" w:date="2026-10-11T12:04:39Z"/>
        </w:rPr>
      </w:pPr>
      <w:r w:rsidRPr="006F178A">
        <w:t>רי</w:t>
      </w:r>
      <w:r w:rsidRPr="006F178A">
        <w:t>"</w:t>
      </w:r>
      <w:r w:rsidRPr="006F178A">
        <w:t>ו:</w:t>
      </w:r>
    </w:p>
    <w:p w:rsidR="00E9703F" w:rsidRPr="009757B9" w:rsidRDefault="00E9703F" w:rsidP="00E9703F">
      <w:pPr>
        <w:rPr>
          <w:rFonts w:cs="Guttman Vilna"/>
          <w:b/>
          <w:bCs/>
          <w:rtl/>
        </w:rPr>
      </w:pPr>
      <w:del w:id="98461" w:author="מנוע מכני" w:date="2026-10-11T12:04:39Z">
        <w:r w:rsidRPr="006F178A">
          <w:rPr>
            <w:rtl/>
          </w:rPr>
          <w:delText xml:space="preserve"> </w:delText>
        </w:r>
      </w:del>
      <w:r w:rsidRPr="006F178A">
        <w:rPr>
          <w:rtl/>
        </w:rPr>
        <w:t xml:space="preserve">ולא כבודו ממש. [והיינו רק הבשר] </w:t>
      </w:r>
      <w:ins w:id="91631" w:author="מנוע מכני" w:date="2026-10-11T12:04:39Z">
        <w:r>
          <w:rPr>
            <w:rtl/>
          </w:rPr>
          <w:t xml:space="preserve">ולשיטתו</w:t>
        </w:r>
      </w:ins>
      <w:del w:id="91632" w:author="מנוע מכני" w:date="2026-10-11T12:04:39Z">
        <w:r w:rsidRPr="006F178A">
          <w:rPr>
            <w:rtl/>
          </w:rPr>
          <w:delText xml:space="preserve">ולטעמיה</w:delText>
        </w:r>
      </w:del>
      <w:r w:rsidRPr="006F178A">
        <w:rPr>
          <w:rtl/>
        </w:rPr>
        <w:t xml:space="preserve"> </w:t>
      </w:r>
      <w:ins w:id="105055" w:author="קלוד" w:date="2026-10-11T13:11:34Z">
        <w:r>
          <w:rPr>
            <w:rtl/>
          </w:rPr>
          <w:t xml:space="preserve">קרא</w:t>
        </w:r>
      </w:ins>
      <w:del w:id="105056" w:author="קלוד" w:date="2026-10-11T13:11:34Z">
        <w:r w:rsidRPr="006F178A">
          <w:rPr>
            <w:rtl/>
          </w:rPr>
          <w:delText xml:space="preserve">קרי</w:delText>
        </w:r>
      </w:del>
      <w:r w:rsidRPr="006F178A">
        <w:rPr>
          <w:rtl/>
        </w:rPr>
        <w:t xml:space="preserve"> </w:t>
      </w:r>
      <w:ins w:id="105053" w:author="קלוד" w:date="2026-10-11T13:11:34Z">
        <w:r>
          <w:rPr>
            <w:rtl/>
          </w:rPr>
          <w:t xml:space="preserve">לבגדיו</w:t>
        </w:r>
      </w:ins>
      <w:del w:id="105054" w:author="קלוד" w:date="2026-10-11T13:11:34Z">
        <w:r w:rsidRPr="006F178A">
          <w:rPr>
            <w:rtl/>
          </w:rPr>
          <w:delText xml:space="preserve">למאניה</w:delText>
        </w:r>
      </w:del>
      <w:r w:rsidRPr="006F178A">
        <w:rPr>
          <w:rtl/>
        </w:rPr>
        <w:t xml:space="preserve"> מכבדותי.</w:t>
      </w:r>
    </w:p>
    <w:p>
      <w:pPr>
        <w:pStyle w:val="38"/>
        <w:rPr>
          <w:ins w:id="98462" w:author="מנוע מכני" w:date="2026-10-11T12:04:39Z"/>
        </w:rPr>
      </w:pPr>
      <w:r w:rsidRPr="006F178A">
        <w:t>ר"א</w:t>
      </w:r>
      <w:r w:rsidRPr="006F178A">
        <w:t>:</w:t>
      </w:r>
    </w:p>
    <w:p w:rsidR="00E9703F" w:rsidRDefault="00E9703F" w:rsidP="00E9703F">
      <w:pPr>
        <w:rPr>
          <w:rtl/>
        </w:rPr>
      </w:pPr>
      <w:del w:id="98463" w:author="מנוע מכני" w:date="2026-10-11T12:04:39Z">
        <w:r w:rsidRPr="006F178A">
          <w:rPr>
            <w:rtl/>
          </w:rPr>
          <w:delText xml:space="preserve"> </w:delText>
        </w:r>
      </w:del>
      <w:r w:rsidRPr="006F178A">
        <w:rPr>
          <w:rtl/>
        </w:rPr>
        <w:t xml:space="preserve">תחת כבודו ממש. [והבשר עצמו נשרף]</w:t>
      </w:r>
    </w:p>
    <w:p>
      <w:pPr>
        <w:pStyle w:val="38"/>
        <w:rPr>
          <w:ins w:id="98464" w:author="מנוע מכני" w:date="2026-10-11T12:04:39Z"/>
        </w:rPr>
      </w:pPr>
      <w:r w:rsidRPr="006F178A">
        <w:t>רשב"נ</w:t>
      </w:r>
      <w:r w:rsidRPr="006F178A">
        <w:t>:</w:t>
      </w:r>
    </w:p>
    <w:p w:rsidR="00E9703F" w:rsidRDefault="00E9703F" w:rsidP="00E9703F">
      <w:pPr>
        <w:rPr>
          <w:rFonts w:ascii="Fb Fontext" w:hAnsi="Fb Fontext"/>
          <w:sz w:val="20"/>
          <w:rtl/>
        </w:rPr>
      </w:pPr>
      <w:del w:id="98465"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כשריפת בני אהרן </w:t>
      </w:r>
      <w:r w:rsidRPr="006F178A">
        <w:rPr>
          <w:rFonts w:ascii="Fb Fontext" w:hAnsi="Fb Fontext" w:hint="cs"/>
          <w:sz w:val="20"/>
          <w:rtl/>
        </w:rPr>
        <w:t>ד</w:t>
      </w:r>
      <w:r w:rsidRPr="006F178A">
        <w:rPr>
          <w:rFonts w:ascii="Fb Fontext" w:hAnsi="Fb Fontext"/>
          <w:sz w:val="20"/>
          <w:rtl/>
        </w:rPr>
        <w:t>שריפת נשמה וגוף קיים,</w:t>
      </w:r>
      <w:r w:rsidRPr="006F178A">
        <w:rPr>
          <w:rFonts w:ascii="Fb Fontext" w:hAnsi="Fb Fontext" w:hint="cs"/>
          <w:sz w:val="20"/>
          <w:rtl/>
        </w:rPr>
        <w:t xml:space="preserve"> אף כאן </w:t>
      </w:r>
      <w:r w:rsidRPr="006F178A">
        <w:rPr>
          <w:rFonts w:ascii="Fb Fontext" w:hAnsi="Fb Fontext"/>
          <w:sz w:val="20"/>
          <w:rtl/>
        </w:rPr>
        <w:t>[והיינו תחת כבודו היינו נשמה]</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קיד.</w:t>
      </w:r>
    </w:p>
    <w:p>
      <w:pPr>
        <w:pStyle w:val="afffff8"/>
        <w:rPr>
          <w:ins w:id="90419" w:author="קלוד" w:date="2026-10-11T12:33:55Z"/>
        </w:rPr>
      </w:pPr>
      <w:ins w:id="90420" w:author="קלוד" w:date="2026-10-11T12:33:55Z">
        <w:r>
          <w:rPr>
            <w:color w:val="7B3F00"/>
          </w:rPr>
          <w:t xml:space="preserve">בגדי תלמיד חכם - שינוי בגדים, מנעלים מטולאים ורבב</w:t>
        </w:r>
      </w:ins>
    </w:p>
    <w:p w:rsidR="00E9703F" w:rsidRPr="006F178A" w:rsidRDefault="00E9703F" w:rsidP="00E9703F">
      <w:pPr>
        <w:rPr>
          <w:rtl/>
        </w:rPr>
      </w:pPr>
      <w:r w:rsidRPr="006F178A">
        <w:rPr>
          <w:rStyle w:val="afffe"/>
          <w:rFonts w:ascii="Fb Fontext" w:hAnsi="Fb Fontext"/>
          <w:b/>
          <w:rtl/>
        </w:rPr>
        <w:t>א.</w:t>
      </w:r>
      <w:r w:rsidRPr="006F178A">
        <w:rPr>
          <w:rStyle w:val="afffe"/>
          <w:rFonts w:ascii="Fb Fontext" w:hAnsi="Fb Fontext" w:hint="cs"/>
          <w:rtl/>
        </w:rPr>
        <w:t xml:space="preserve"> </w:t>
      </w:r>
      <w:r w:rsidRPr="006F178A">
        <w:rPr>
          <w:rStyle w:val="2fb"/>
          <w:rFonts w:ascii="Fb Fontext" w:hAnsi="Fb Fontext"/>
          <w:rtl/>
        </w:rPr>
        <w:t xml:space="preserve">רי"ו</w:t>
      </w:r>
      <w:r w:rsidRPr="006F178A">
        <w:rPr>
          <w:rFonts w:ascii="Fb Fontext" w:hAnsi="Fb Fontext"/>
          <w:rtl/>
        </w:rPr>
        <w:t xml:space="preserve"> שנוי בגדים [דרך כבוד] מן התורה, </w:t>
      </w:r>
      <w:r>
        <w:rPr>
          <w:rFonts w:ascii="Fb Fontext" w:hAnsi="Fb Fontext"/>
          <w:rtl/>
        </w:rPr>
        <w:t>שנא'</w:t>
      </w:r>
      <w:r w:rsidRPr="00784B8D">
        <w:rPr>
          <w:rStyle w:val="afffff0"/>
          <w:rtl/>
        </w:rPr>
        <w:t xml:space="preserve"> </w:t>
      </w:r>
      <w:r w:rsidRPr="00784B8D">
        <w:rPr>
          <w:rStyle w:val="afffff0"/>
          <w:rFonts w:hint="cs"/>
          <w:rtl/>
        </w:rPr>
        <w:t>'</w:t>
      </w:r>
      <w:ins w:id="91303" w:author="Claude - סמנטי" w:date="2026-10-11T12:28:21Z">
        <w:r>
          <w:rPr>
            <w:rStyle w:val="afffff0"/>
            <w:rtl/>
          </w:rPr>
          <w:t xml:space="preserve">וּפָשַׁט אֶת בְּגָדָיו וְלָבַשׁ בְּגָדִים אֲחֵרִים</w:t>
        </w:r>
      </w:ins>
      <w:del w:id="91304" w:author="Claude - סמנטי" w:date="2026-10-11T12:28:21Z">
        <w:r w:rsidRPr="00784B8D">
          <w:rPr>
            <w:rStyle w:val="afffff0"/>
            <w:rtl/>
          </w:rPr>
          <w:delText xml:space="preserve">ופשט את בגדיו ולבש בגדים אחרים</w:delText>
        </w:r>
      </w:del>
      <w:r w:rsidRPr="00784B8D">
        <w:rPr>
          <w:rStyle w:val="afffff0"/>
          <w:rFonts w:hint="cs"/>
          <w:rtl/>
        </w:rPr>
        <w:t>'</w:t>
      </w:r>
      <w:r w:rsidRPr="00784B8D">
        <w:rPr>
          <w:rStyle w:val="afffff0"/>
          <w:rtl/>
        </w:rPr>
        <w:t>.</w:t>
      </w:r>
    </w:p>
    <w:p w:rsidR="00E9703F" w:rsidRPr="006F178A" w:rsidRDefault="00E9703F" w:rsidP="00E9703F">
      <w:pPr>
        <w:rPr>
          <w:rStyle w:val="afffe"/>
          <w:rFonts w:ascii="Fb Fontext" w:hAnsi="Fb Fontext"/>
          <w:b/>
          <w:rtl/>
        </w:rPr>
      </w:pPr>
      <w:r w:rsidRPr="006F178A">
        <w:rPr>
          <w:rStyle w:val="2fb"/>
          <w:rtl/>
        </w:rPr>
        <w:t xml:space="preserve">תדר"י</w:t>
      </w:r>
      <w:r w:rsidRPr="006F178A">
        <w:rPr>
          <w:rtl/>
        </w:rPr>
        <w:t xml:space="preserve"> לימדך תורה דרך ארץ, בגדים שבישל בהן קדירה לרבו - אל ימזוג בהן כוס לרבו.</w:t>
      </w:r>
    </w:p>
    <w:p w:rsidR="00E9703F" w:rsidRPr="006F178A" w:rsidRDefault="00E9703F" w:rsidP="00E9703F">
      <w:pPr>
        <w:rPr>
          <w:rtl/>
        </w:rPr>
      </w:pPr>
      <w:r w:rsidRPr="006F178A">
        <w:rPr>
          <w:rStyle w:val="afffe"/>
          <w:rFonts w:ascii="Fb Fontext" w:hAnsi="Fb Fontext"/>
          <w:b/>
          <w:rtl/>
        </w:rPr>
        <w:t>ב.</w:t>
      </w:r>
      <w:r w:rsidRPr="006F178A">
        <w:rPr>
          <w:rFonts w:hint="cs"/>
          <w:rtl/>
        </w:rPr>
        <w:t xml:space="preserve"> </w:t>
      </w:r>
      <w:r w:rsidRPr="006F178A">
        <w:rPr>
          <w:rStyle w:val="2fb"/>
          <w:rtl/>
        </w:rPr>
        <w:t xml:space="preserve">רי"ו</w:t>
      </w:r>
      <w:r w:rsidRPr="006F178A">
        <w:rPr>
          <w:rtl/>
        </w:rPr>
        <w:t xml:space="preserve"> גנאי הוא לתלמיד חכם שיצא במנעלים המטולאים לשוק.</w:t>
      </w:r>
    </w:p>
    <w:p w:rsidR="00E9703F" w:rsidRPr="006F178A" w:rsidRDefault="00E9703F" w:rsidP="00E9703F">
      <w:pPr>
        <w:rPr>
          <w:rStyle w:val="afffe"/>
          <w:rFonts w:ascii="Fb Fontext" w:hAnsi="Fb Fontext"/>
          <w:b/>
          <w:rtl/>
        </w:rPr>
      </w:pPr>
      <w:ins w:id="105069" w:author="קלוד" w:date="2026-10-11T13:11:34Z">
        <w:r>
          <w:rPr>
            <w:rtl/>
          </w:rPr>
          <w:t xml:space="preserve">ומה</w:t>
        </w:r>
      </w:ins>
      <w:del w:id="105070" w:author="קלוד" w:date="2026-10-11T13:11:34Z">
        <w:r w:rsidRPr="006F178A">
          <w:rPr>
            <w:rtl/>
          </w:rPr>
          <w:delText xml:space="preserve">והא</w:delText>
        </w:r>
      </w:del>
      <w:r w:rsidRPr="006F178A">
        <w:rPr>
          <w:rtl/>
        </w:rPr>
        <w:t xml:space="preserve"> </w:t>
      </w:r>
      <w:ins w:id="105067" w:author="קלוד" w:date="2026-10-11T13:11:34Z">
        <w:r>
          <w:rPr>
            <w:rStyle w:val="2fb"/>
            <w:rtl/>
          </w:rPr>
          <w:t xml:space="preserve">שראב"ח</w:t>
        </w:r>
      </w:ins>
      <w:del w:id="105068" w:author="קלוד" w:date="2026-10-11T13:11:34Z">
        <w:r w:rsidRPr="006F178A">
          <w:rPr>
            <w:rStyle w:val="2fb"/>
            <w:rtl/>
          </w:rPr>
          <w:delText xml:space="preserve">דראב"ח</w:delText>
        </w:r>
      </w:del>
      <w:r w:rsidRPr="006F178A">
        <w:rPr>
          <w:rtl/>
        </w:rPr>
        <w:t xml:space="preserve"> </w:t>
      </w:r>
      <w:ins w:id="105065" w:author="קלוד" w:date="2026-10-11T13:11:34Z">
        <w:r>
          <w:rPr>
            <w:rtl/>
          </w:rPr>
          <w:t xml:space="preserve">יצא</w:t>
        </w:r>
      </w:ins>
      <w:del w:id="105066" w:author="קלוד" w:date="2026-10-11T13:11:34Z">
        <w:r w:rsidRPr="006F178A">
          <w:rPr>
            <w:rtl/>
          </w:rPr>
          <w:delText xml:space="preserve">נפיק</w:delText>
        </w:r>
      </w:del>
      <w:r w:rsidRPr="006F178A">
        <w:rPr>
          <w:rtl/>
        </w:rPr>
        <w:t xml:space="preserve"> </w:t>
      </w:r>
      <w:ins w:id="105063" w:author="קלוד" w:date="2026-10-11T13:11:34Z">
        <w:r>
          <w:rPr>
            <w:rtl/>
          </w:rPr>
          <w:t xml:space="preserve">-</w:t>
        </w:r>
      </w:ins>
      <w:del w:id="105064" w:author="קלוד" w:date="2026-10-11T13:11:34Z">
        <w:r w:rsidRPr="006F178A">
          <w:rPr>
            <w:rtl/>
          </w:rPr>
          <w:delText xml:space="preserve">היינו</w:delText>
        </w:r>
      </w:del>
      <w:r w:rsidRPr="006F178A">
        <w:rPr>
          <w:rtl/>
        </w:rPr>
        <w:t xml:space="preserve"> בטלאי </w:t>
      </w:r>
      <w:ins w:id="105061" w:author="קלוד" w:date="2026-10-11T13:11:34Z">
        <w:r>
          <w:rPr>
            <w:rtl/>
          </w:rPr>
          <w:t xml:space="preserve">אחד,</w:t>
        </w:r>
      </w:ins>
      <w:del w:id="105062" w:author="קלוד" w:date="2026-10-11T13:11:34Z">
        <w:r w:rsidRPr="006F178A">
          <w:rPr>
            <w:rtl/>
          </w:rPr>
          <w:delText xml:space="preserve">אחד</w:delText>
        </w:r>
      </w:del>
      <w:r w:rsidRPr="006F178A">
        <w:rPr>
          <w:rtl/>
        </w:rPr>
        <w:t xml:space="preserve"> </w:t>
      </w:r>
      <w:ins w:id="93447" w:author="מנוע מכני" w:date="2026-10-11T12:04:39Z">
        <w:r>
          <w:rPr>
            <w:rtl/>
          </w:rPr>
          <w:t xml:space="preserve">ומה</w:t>
        </w:r>
      </w:ins>
      <w:del w:id="93448" w:author="מנוע מכני" w:date="2026-10-11T12:04:39Z">
        <w:r w:rsidRPr="006F178A">
          <w:rPr>
            <w:rtl/>
          </w:rPr>
          <w:delText xml:space="preserve">ומאי</w:delText>
        </w:r>
      </w:del>
      <w:r w:rsidRPr="006F178A">
        <w:rPr>
          <w:rtl/>
        </w:rPr>
        <w:t xml:space="preserve"> </w:t>
      </w:r>
      <w:ins w:id="105059" w:author="קלוד" w:date="2026-10-11T13:11:34Z">
        <w:r>
          <w:rPr>
            <w:rtl/>
          </w:rPr>
          <w:t xml:space="preserve">שאסר</w:t>
        </w:r>
      </w:ins>
      <w:del w:id="105060" w:author="קלוד" w:date="2026-10-11T13:11:34Z">
        <w:r w:rsidRPr="006F178A">
          <w:rPr>
            <w:rtl/>
          </w:rPr>
          <w:delText xml:space="preserve">דאסר</w:delText>
        </w:r>
      </w:del>
      <w:r w:rsidRPr="006F178A">
        <w:rPr>
          <w:rtl/>
        </w:rPr>
        <w:t xml:space="preserve"> </w:t>
      </w:r>
      <w:r w:rsidRPr="006F178A">
        <w:rPr>
          <w:rStyle w:val="2fb"/>
          <w:rtl/>
        </w:rPr>
        <w:t xml:space="preserve">ר"י</w:t>
      </w:r>
      <w:r w:rsidRPr="006F178A">
        <w:rPr>
          <w:rtl/>
        </w:rPr>
        <w:t xml:space="preserve"> </w:t>
      </w:r>
      <w:ins w:id="105057" w:author="קלוד" w:date="2026-10-11T13:11:34Z">
        <w:r>
          <w:rPr>
            <w:rtl/>
          </w:rPr>
          <w:t xml:space="preserve">-</w:t>
        </w:r>
      </w:ins>
      <w:del w:id="105058" w:author="קלוד" w:date="2026-10-11T13:11:34Z">
        <w:r w:rsidRPr="006F178A">
          <w:rPr>
            <w:rtl/>
          </w:rPr>
          <w:delText xml:space="preserve">היינו</w:delText>
        </w:r>
      </w:del>
      <w:r w:rsidRPr="006F178A">
        <w:rPr>
          <w:rtl/>
        </w:rPr>
        <w:t xml:space="preserve"> בטלאי </w:t>
      </w:r>
      <w:r w:rsidRPr="006F178A">
        <w:rPr>
          <w:rtl/>
        </w:rPr>
        <w:t xml:space="preserve">ע"ג</w:t>
      </w:r>
      <w:r w:rsidRPr="006F178A">
        <w:rPr>
          <w:rtl/>
        </w:rPr>
        <w:t xml:space="preserve"> טלאי.</w:t>
      </w:r>
    </w:p>
    <w:p>
      <w:pPr>
        <w:pStyle w:val="38"/>
        <w:rPr>
          <w:ins w:id="98466" w:author="מנוע מכני" w:date="2026-10-11T12:04:39Z"/>
        </w:rPr>
      </w:pPr>
      <w:r w:rsidRPr="006F178A">
        <w:t>ג.</w:t>
      </w:r>
      <w:r w:rsidRPr="006F178A">
        <w:t xml:space="preserve"> </w:t>
      </w:r>
      <w:r w:rsidRPr="006F178A">
        <w:t>רי"ו:</w:t>
      </w:r>
    </w:p>
    <w:p w:rsidR="00E9703F" w:rsidRDefault="00E9703F" w:rsidP="00E9703F">
      <w:pPr>
        <w:rPr>
          <w:rtl/>
        </w:rPr>
      </w:pPr>
      <w:del w:id="98467" w:author="מנוע מכני" w:date="2026-10-11T12:04:39Z">
        <w:r w:rsidRPr="00784B8D">
          <w:rPr>
            <w:rStyle w:val="afffff0"/>
            <w:rtl/>
          </w:rPr>
          <w:delText xml:space="preserve"> </w:delText>
        </w:r>
      </w:del>
      <w:r w:rsidRPr="00784B8D">
        <w:rPr>
          <w:rStyle w:val="afffff0"/>
          <w:rFonts w:hint="cs"/>
          <w:rtl/>
        </w:rPr>
        <w:t>'</w:t>
      </w:r>
      <w:r w:rsidRPr="00784B8D">
        <w:rPr>
          <w:rStyle w:val="afffff0"/>
          <w:rtl/>
        </w:rPr>
        <w:t xml:space="preserve">כל </w:t>
      </w:r>
      <w:r w:rsidRPr="00784B8D">
        <w:rPr>
          <w:rStyle w:val="afffff0"/>
          <w:rtl/>
        </w:rPr>
        <w:t xml:space="preserve">ת"ח</w:t>
      </w:r>
      <w:r w:rsidRPr="00784B8D">
        <w:rPr>
          <w:rStyle w:val="afffff0"/>
          <w:rtl/>
        </w:rPr>
        <w:t xml:space="preserve"> שנמצא רבב על בגדו [גלימתו עליונה] - חייב מיתה</w:t>
      </w:r>
      <w:r w:rsidRPr="00784B8D">
        <w:rPr>
          <w:rStyle w:val="afffff0"/>
          <w:rFonts w:hint="cs"/>
          <w:rtl/>
        </w:rPr>
        <w:t>'</w:t>
      </w:r>
      <w:r w:rsidRPr="00784B8D">
        <w:rPr>
          <w:rStyle w:val="afffff0"/>
          <w:rtl/>
        </w:rPr>
        <w:t>,</w:t>
      </w:r>
    </w:p>
    <w:p w:rsidR="00E9703F" w:rsidRPr="006F178A" w:rsidRDefault="00E9703F" w:rsidP="00E9703F">
      <w:pPr>
        <w:rPr>
          <w:rtl/>
        </w:rPr>
      </w:pPr>
      <w:ins w:id="105071" w:author="קלוד" w:date="2026-10-11T13:11:34Z">
        <w:r>
          <w:rPr>
            <w:rStyle w:val="afffffe"/>
            <w:rFonts w:hint="cs"/>
            <w:rtl/>
          </w:rPr>
          <w:t xml:space="preserve">שנאמר</w:t>
        </w:r>
        <w:r>
          <w:rPr>
            <w:rStyle w:val="afffff0"/>
            <w:rFonts w:hint="cs"/>
            <w:rtl/>
          </w:rPr>
          <w:t xml:space="preserve"> 'כָּל</w:t>
        </w:r>
      </w:ins>
      <w:del w:id="105072" w:author="קלוד" w:date="2026-10-11T13:11:34Z">
        <w:r w:rsidRPr="00523F92">
          <w:rPr>
            <w:rStyle w:val="afffff0"/>
            <w:rFonts w:hint="cs"/>
            <w:rtl/>
          </w:rPr>
          <w:delText xml:space="preserve">'</w:delText>
        </w:r>
        <w:r>
          <w:rPr>
            <w:rStyle w:val="afffff0"/>
            <w:rtl/>
          </w:rPr>
          <w:delText xml:space="preserve">כָּל</w:delText>
        </w:r>
      </w:del>
      <w:ins w:id="91305" w:author="Claude - סמנטי" w:date="2026-10-11T12:28:21Z">
        <w:r>
          <w:rPr>
            <w:rStyle w:val="afffff0"/>
            <w:rtl/>
          </w:rPr>
          <w:t xml:space="preserve"> מְשַׂנְאַי אָהֲבוּ מָוֶת</w:t>
        </w:r>
      </w:ins>
      <w:del w:id="91306" w:author="Claude - סמנטי" w:date="2026-10-11T12:28:21Z">
        <w:r w:rsidRPr="00523F92">
          <w:rPr>
            <w:rStyle w:val="afffff0"/>
            <w:rtl/>
          </w:rPr>
          <w:delText xml:space="preserve">כל משנאי אהבו מות</w:delText>
        </w:r>
      </w:del>
      <w:r w:rsidRPr="00523F92">
        <w:rPr>
          <w:rStyle w:val="afffff0"/>
          <w:rFonts w:hint="cs"/>
          <w:rtl/>
        </w:rPr>
        <w:t>'</w:t>
      </w:r>
      <w:r w:rsidRPr="00523F92">
        <w:rPr>
          <w:rStyle w:val="afffff0"/>
          <w:rtl/>
        </w:rPr>
        <w:t xml:space="preserve"> </w:t>
      </w:r>
      <w:r w:rsidRPr="006F178A">
        <w:rPr>
          <w:rtl/>
        </w:rPr>
        <w:t>אל תקרי משנאי אלא משניאי.</w:t>
      </w:r>
    </w:p>
    <w:p w:rsidR="00E9703F" w:rsidRDefault="00E9703F" w:rsidP="00E9703F">
      <w:pPr>
        <w:rPr>
          <w:rtl/>
        </w:rPr>
      </w:pPr>
      <w:ins w:id="105077" w:author="קלוד" w:date="2026-10-11T13:11:34Z">
        <w:r>
          <w:rPr>
            <w:rStyle w:val="2fb"/>
            <w:rtl/>
          </w:rPr>
          <w:t xml:space="preserve">רבינא:</w:t>
        </w:r>
      </w:ins>
      <w:del w:id="105078" w:author="קלוד" w:date="2026-10-11T13:11:34Z">
        <w:r w:rsidRPr="006F178A">
          <w:rPr>
            <w:rStyle w:val="2fb"/>
            <w:rtl/>
          </w:rPr>
          <w:delText xml:space="preserve">רבינא</w:delText>
        </w:r>
      </w:del>
      <w:r w:rsidRPr="006F178A">
        <w:rPr>
          <w:rtl/>
        </w:rPr>
        <w:t xml:space="preserve"> רבד</w:t>
      </w:r>
      <w:ins w:id="105075" w:author="קלוד" w:date="2026-10-11T13:11:34Z">
        <w:r>
          <w:rPr>
            <w:rtl/>
          </w:rPr>
          <w:t xml:space="preserve"> </w:t>
        </w:r>
        <w:r>
          <w:rPr>
            <w:rStyle w:val="afffffe"/>
            <w:rtl/>
          </w:rPr>
          <w:t xml:space="preserve">נאמר</w:t>
        </w:r>
        <w:r>
          <w:rPr>
            <w:rtl/>
          </w:rPr>
          <w:t xml:space="preserve">, </w:t>
        </w:r>
      </w:ins>
      <w:del w:id="105076" w:author="קלוד" w:date="2026-10-11T13:11:34Z">
        <w:r w:rsidRPr="006F178A">
          <w:rPr>
            <w:rtl/>
          </w:rPr>
          <w:delText xml:space="preserve"> </w:delText>
        </w:r>
      </w:del>
      <w:r w:rsidRPr="006F178A">
        <w:rPr>
          <w:rtl/>
        </w:rPr>
        <w:t xml:space="preserve">והיינו </w:t>
      </w:r>
      <w:ins w:id="105073" w:author="קלוד" w:date="2026-10-11T13:11:34Z">
        <w:r>
          <w:rPr>
            <w:rtl/>
          </w:rPr>
          <w:t xml:space="preserve">בלבוש.</w:t>
        </w:r>
      </w:ins>
      <w:del w:id="105074" w:author="קלוד" w:date="2026-10-11T13:11:34Z">
        <w:r w:rsidRPr="006F178A">
          <w:rPr>
            <w:rtl/>
          </w:rPr>
          <w:delText xml:space="preserve">בלבושא.</w:delText>
        </w:r>
      </w:del>
      <w:r w:rsidRPr="006F178A">
        <w:rPr>
          <w:rtl/>
        </w:rPr>
        <w:t xml:space="preserve"> [לבוש שאינו עליון]</w:t>
      </w:r>
    </w:p>
    <w:p>
      <w:pPr>
        <w:pStyle w:val="38"/>
        <w:rPr>
          <w:ins w:id="98468" w:author="מנוע מכני" w:date="2026-10-11T12:04:39Z"/>
        </w:rPr>
      </w:pPr>
      <w:r w:rsidRPr="006F178A">
        <w:t>ד.</w:t>
      </w:r>
      <w:r w:rsidRPr="006F178A">
        <w:t xml:space="preserve"> </w:t>
      </w:r>
      <w:r w:rsidRPr="006F178A">
        <w:t xml:space="preserve">רי"ו:</w:t>
      </w:r>
    </w:p>
    <w:p w:rsidR="00E9703F" w:rsidRDefault="00E9703F" w:rsidP="00E9703F">
      <w:pPr>
        <w:rPr>
          <w:rtl/>
        </w:rPr>
      </w:pPr>
      <w:del w:id="98469" w:author="מנוע מכני" w:date="2026-10-11T12:04:39Z">
        <w:r w:rsidRPr="006F178A">
          <w:rPr>
            <w:rtl/>
          </w:rPr>
          <w:delText xml:space="preserve"> </w:delText>
        </w:r>
      </w:del>
      <w:r w:rsidRPr="006F178A">
        <w:rPr>
          <w:rtl/>
        </w:rPr>
        <w:t xml:space="preserve">כאשר הלך עבדי ישעיהו ערום - בבגדים בלואים</w:t>
      </w:r>
      <w:r w:rsidRPr="006F178A">
        <w:rPr>
          <w:rFonts w:hint="cs"/>
          <w:rtl/>
        </w:rPr>
        <w:t>,</w:t>
      </w:r>
      <w:r w:rsidRPr="006F178A">
        <w:rPr>
          <w:rtl/>
        </w:rPr>
        <w:t xml:space="preserve"> ויחף </w:t>
      </w:r>
      <w:ins w:id="105085" w:author="קלוד" w:date="2026-10-11T13:11:34Z">
        <w:r>
          <w:rPr>
            <w:rtl/>
          </w:rPr>
          <w:t xml:space="preserve">-</w:t>
        </w:r>
      </w:ins>
      <w:del w:id="105086" w:author="קלוד" w:date="2026-10-11T13:11:34Z">
        <w:r w:rsidRPr="006F178A">
          <w:rPr>
            <w:rtl/>
          </w:rPr>
          <w:delText xml:space="preserve">–</w:delText>
        </w:r>
      </w:del>
      <w:r w:rsidRPr="006F178A">
        <w:rPr>
          <w:rtl/>
        </w:rPr>
        <w:t xml:space="preserve"> במנעלים </w:t>
      </w:r>
      <w:ins w:id="105083" w:author="קלוד" w:date="2026-10-11T13:11:34Z">
        <w:r>
          <w:rPr>
            <w:rtl/>
          </w:rPr>
          <w:t xml:space="preserve">המטולאים,</w:t>
        </w:r>
      </w:ins>
      <w:del w:id="105084" w:author="קלוד" w:date="2026-10-11T13:11:34Z">
        <w:r w:rsidRPr="006F178A">
          <w:rPr>
            <w:rtl/>
          </w:rPr>
          <w:delText xml:space="preserve">המטולאים</w:delText>
        </w:r>
      </w:del>
      <w:r w:rsidRPr="006F178A">
        <w:rPr>
          <w:rFonts w:hint="cs"/>
          <w:rtl/>
        </w:rPr>
        <w:t xml:space="preserve"> </w:t>
      </w:r>
      <w:ins w:id="105081" w:author="קלוד" w:date="2026-10-11T13:11:34Z">
        <w:r>
          <w:rPr>
            <w:rFonts w:hint="cs"/>
            <w:rtl/>
          </w:rPr>
          <w:t xml:space="preserve">שא"א</w:t>
        </w:r>
      </w:ins>
      <w:del w:id="105082" w:author="קלוד" w:date="2026-10-11T13:11:34Z">
        <w:r w:rsidRPr="006F178A">
          <w:rPr>
            <w:rFonts w:hint="cs"/>
            <w:rtl/>
          </w:rPr>
          <w:delText xml:space="preserve">ד</w:delText>
        </w:r>
        <w:r w:rsidRPr="006F178A">
          <w:rPr>
            <w:rtl/>
          </w:rPr>
          <w:delText xml:space="preserve">א"א</w:delText>
        </w:r>
      </w:del>
      <w:r w:rsidRPr="006F178A">
        <w:rPr>
          <w:rtl/>
        </w:rPr>
        <w:t xml:space="preserve"> לפרש </w:t>
      </w:r>
      <w:ins w:id="105079" w:author="קלוד" w:date="2026-10-11T13:11:34Z">
        <w:r>
          <w:rPr>
            <w:rtl/>
          </w:rPr>
          <w:t xml:space="preserve">כפשוטו.</w:t>
        </w:r>
      </w:ins>
      <w:del w:id="105080" w:author="קלוד" w:date="2026-10-11T13:11:34Z">
        <w:r w:rsidRPr="006F178A">
          <w:rPr>
            <w:rtl/>
          </w:rPr>
          <w:delText xml:space="preserve">דהיינו ממש</w:delText>
        </w:r>
      </w:del>
    </w:p>
    <w:p>
      <w:pPr>
        <w:pStyle w:val="afffff8"/>
        <w:rPr>
          <w:ins w:id="90417" w:author="קלוד" w:date="2026-10-11T12:33:55Z"/>
        </w:rPr>
      </w:pPr>
      <w:ins w:id="90418" w:author="קלוד" w:date="2026-10-11T12:33:55Z">
        <w:r>
          <w:rPr>
            <w:color w:val="7B3F00"/>
          </w:rPr>
          <w:t xml:space="preserve">רבב על בגד - חוצץ מצד אחד או משני צדדים</w:t>
        </w:r>
      </w:ins>
    </w:p>
    <w:p w:rsidR="00E9703F" w:rsidRPr="004640F6" w:rsidRDefault="00E9703F" w:rsidP="00E9703F">
      <w:pPr>
        <w:rPr>
          <w:rFonts w:ascii="Fb Fontext" w:hAnsi="Fb Fontext"/>
          <w:spacing w:val="-4"/>
          <w:rtl/>
        </w:rPr>
      </w:pPr>
      <w:r w:rsidRPr="004640F6">
        <w:rPr>
          <w:rFonts w:ascii="Fb Fontext" w:hAnsi="Fb Fontext"/>
          <w:spacing w:val="-4"/>
          <w:rtl/>
        </w:rPr>
        <w:t xml:space="preserve">• </w:t>
      </w:r>
      <w:r w:rsidRPr="004640F6">
        <w:rPr>
          <w:rFonts w:ascii="Fb Fontext" w:hAnsi="Fb Fontext"/>
          <w:spacing w:val="-4"/>
          <w:rtl/>
        </w:rPr>
        <w:t xml:space="preserve">תנן</w:t>
      </w:r>
      <w:r w:rsidRPr="004640F6">
        <w:rPr>
          <w:rFonts w:ascii="Fb Fontext" w:hAnsi="Fb Fontext"/>
          <w:spacing w:val="-4"/>
          <w:rtl/>
        </w:rPr>
        <w:t xml:space="preserve"> </w:t>
      </w:r>
      <w:r w:rsidRPr="004640F6">
        <w:rPr>
          <w:rStyle w:val="afffe"/>
          <w:rFonts w:ascii="Fb Fontext" w:hAnsi="Fb Fontext"/>
          <w:spacing w:val="-4"/>
          <w:rtl/>
        </w:rPr>
        <w:t xml:space="preserve">רבב על המרדע </w:t>
      </w:r>
      <w:r w:rsidRPr="004640F6">
        <w:rPr>
          <w:rFonts w:ascii="Fb Fontext" w:hAnsi="Fb Fontext"/>
          <w:spacing w:val="-4"/>
          <w:rtl/>
        </w:rPr>
        <w:t xml:space="preserve">- חוצץ, </w:t>
      </w:r>
      <w:r w:rsidRPr="004640F6">
        <w:rPr>
          <w:rStyle w:val="2fb"/>
          <w:rFonts w:ascii="Fb Fontext" w:hAnsi="Fb Fontext"/>
          <w:spacing w:val="-4"/>
          <w:rtl/>
        </w:rPr>
        <w:t>רשב"ג</w:t>
      </w:r>
      <w:r w:rsidRPr="004640F6">
        <w:rPr>
          <w:rFonts w:ascii="Fb Fontext" w:hAnsi="Fb Fontext"/>
          <w:spacing w:val="-4"/>
          <w:rtl/>
        </w:rPr>
        <w:t xml:space="preserve"> רק מאיסר האיטלקי [ודווקא מ</w:t>
      </w:r>
      <w:r w:rsidRPr="004640F6">
        <w:rPr>
          <w:rFonts w:ascii="Fb Fontext" w:hAnsi="Fb Fontext" w:hint="cs"/>
          <w:spacing w:val="-4"/>
          <w:rtl/>
        </w:rPr>
        <w:t>ב'</w:t>
      </w:r>
      <w:r w:rsidRPr="004640F6">
        <w:rPr>
          <w:rFonts w:ascii="Fb Fontext" w:hAnsi="Fb Fontext"/>
          <w:spacing w:val="-4"/>
          <w:rtl/>
        </w:rPr>
        <w:t xml:space="preserve"> צדדים כפי שיתבאר לקמן]</w:t>
      </w:r>
    </w:p>
    <w:p w:rsidR="00E9703F" w:rsidRPr="006F178A" w:rsidRDefault="00E9703F" w:rsidP="00E9703F">
      <w:pPr>
        <w:rPr>
          <w:rtl/>
        </w:rPr>
      </w:pPr>
      <w:r w:rsidRPr="006F178A">
        <w:rPr>
          <w:rStyle w:val="afffe"/>
          <w:rFonts w:ascii="Fb Fontext" w:hAnsi="Fb Fontext"/>
          <w:rtl/>
        </w:rPr>
        <w:t>ועל הבגדים,</w:t>
      </w:r>
      <w:r w:rsidRPr="006F178A">
        <w:rPr>
          <w:rtl/>
        </w:rPr>
        <w:t xml:space="preserve"> מצד אחד - אינו חוצץ, משני צדדין - חוצץ.</w:t>
      </w:r>
    </w:p>
    <w:p w:rsidR="00E9703F" w:rsidRPr="006F178A" w:rsidRDefault="00E9703F" w:rsidP="00E9703F">
      <w:pPr>
        <w:rPr>
          <w:rtl/>
        </w:rPr>
      </w:pPr>
      <w:r w:rsidRPr="006F178A">
        <w:rPr>
          <w:rStyle w:val="2fb"/>
          <w:rtl/>
        </w:rPr>
        <w:t xml:space="preserve">רבי ישמעאל</w:t>
      </w:r>
      <w:r w:rsidRPr="006F178A">
        <w:rPr>
          <w:rtl/>
        </w:rPr>
        <w:t xml:space="preserve"> אף מצד אחד חוצץ.</w:t>
      </w:r>
    </w:p>
    <w:p w:rsidR="00E9703F" w:rsidRPr="006F178A" w:rsidRDefault="00E9703F" w:rsidP="00E9703F">
      <w:pPr>
        <w:rPr>
          <w:rtl/>
        </w:rPr>
      </w:pPr>
      <w:r w:rsidRPr="006F178A">
        <w:rPr>
          <w:rStyle w:val="2fb"/>
          <w:rtl/>
        </w:rPr>
        <w:t xml:space="preserve">ר"ח</w:t>
      </w:r>
      <w:r w:rsidRPr="006F178A">
        <w:rPr>
          <w:rtl/>
        </w:rPr>
        <w:t xml:space="preserve"> </w:t>
      </w:r>
      <w:ins w:id="105091" w:author="קלוד" w:date="2026-10-11T13:11:34Z">
        <w:r>
          <w:rPr>
            <w:rtl/>
          </w:rPr>
          <w:t xml:space="preserve">אמר:</w:t>
        </w:r>
      </w:ins>
      <w:del w:id="105092" w:author="קלוד" w:date="2026-10-11T13:11:34Z">
        <w:r w:rsidRPr="006F178A">
          <w:rPr>
            <w:rtl/>
          </w:rPr>
          <w:delText xml:space="preserve">אמר</w:delText>
        </w:r>
      </w:del>
      <w:r w:rsidRPr="006F178A">
        <w:rPr>
          <w:rtl/>
        </w:rPr>
        <w:t xml:space="preserve"> </w:t>
      </w:r>
      <w:ins w:id="105089" w:author="קלוד" w:date="2026-10-11T13:11:34Z">
        <w:r>
          <w:rPr>
            <w:rStyle w:val="2fb"/>
            <w:rtl/>
          </w:rPr>
          <w:t xml:space="preserve">רבי</w:t>
        </w:r>
      </w:ins>
      <w:del w:id="105090" w:author="קלוד" w:date="2026-10-11T13:11:34Z">
        <w:r w:rsidRPr="006F178A">
          <w:rPr>
            <w:rStyle w:val="2fb"/>
            <w:rtl/>
          </w:rPr>
          <w:delText xml:space="preserve">דרבי</w:delText>
        </w:r>
      </w:del>
      <w:r w:rsidRPr="006F178A">
        <w:rPr>
          <w:rStyle w:val="2fb"/>
          <w:rtl/>
        </w:rPr>
        <w:t xml:space="preserve"> יוסי</w:t>
      </w:r>
      <w:r w:rsidRPr="006F178A">
        <w:rPr>
          <w:rtl/>
        </w:rPr>
        <w:t xml:space="preserve"> </w:t>
      </w:r>
      <w:ins w:id="105087" w:author="קלוד" w:date="2026-10-11T13:11:34Z">
        <w:r>
          <w:rPr>
            <w:rtl/>
          </w:rPr>
          <w:t xml:space="preserve">אומר:</w:t>
        </w:r>
      </w:ins>
      <w:del w:id="105088" w:author="קלוד" w:date="2026-10-11T13:11:34Z">
        <w:r w:rsidRPr="006F178A">
          <w:rPr>
            <w:rtl/>
          </w:rPr>
          <w:delText xml:space="preserve">אומר</w:delText>
        </w:r>
      </w:del>
      <w:r w:rsidRPr="006F178A">
        <w:rPr>
          <w:rtl/>
        </w:rPr>
        <w:t xml:space="preserve"> של בנאין [</w:t>
      </w:r>
      <w:r w:rsidRPr="006F178A">
        <w:rPr>
          <w:rtl/>
        </w:rPr>
        <w:t xml:space="preserve">ת"ח</w:t>
      </w:r>
      <w:r w:rsidRPr="006F178A">
        <w:rPr>
          <w:rtl/>
        </w:rPr>
        <w:t xml:space="preserve">] - מצד אחד, ושל בור - משני צדדין.</w:t>
      </w:r>
    </w:p>
    <w:p w:rsidR="00E9703F" w:rsidRDefault="00E9703F" w:rsidP="00E9703F">
      <w:pPr>
        <w:rPr>
          <w:rtl/>
        </w:rPr>
      </w:pPr>
      <w:ins w:id="91633" w:author="מנוע מכני" w:date="2026-10-11T12:04:39Z">
        <w:r>
          <w:rPr>
            <w:rtl/>
          </w:rPr>
          <w:t xml:space="preserve">וא"כ</w:t>
        </w:r>
      </w:ins>
      <w:del w:id="91634" w:author="מנוע מכני" w:date="2026-10-11T12:04:39Z">
        <w:r w:rsidRPr="006F178A">
          <w:rPr>
            <w:rtl/>
          </w:rPr>
          <w:delText xml:space="preserve">ואי הכי</w:delText>
        </w:r>
      </w:del>
      <w:r w:rsidRPr="006F178A">
        <w:rPr>
          <w:rtl/>
        </w:rPr>
        <w:t xml:space="preserve"> מרדעת </w:t>
      </w:r>
      <w:r w:rsidRPr="006F178A">
        <w:rPr>
          <w:rtl/>
        </w:rPr>
        <w:t xml:space="preserve">לא</w:t>
      </w:r>
      <w:r w:rsidRPr="006F178A">
        <w:rPr>
          <w:rtl/>
        </w:rPr>
        <w:t xml:space="preserve"> תהא חשובה מבגדו של עם הארץ. [והיינו שני צדדים]</w:t>
      </w:r>
    </w:p>
    <w:p>
      <w:pPr>
        <w:pStyle w:val="afffff8"/>
        <w:rPr>
          <w:ins w:id="90415" w:author="קלוד" w:date="2026-10-11T12:33:55Z"/>
        </w:rPr>
      </w:pPr>
      <w:ins w:id="90416" w:author="קלוד" w:date="2026-10-11T12:33:55Z">
        <w:r>
          <w:rPr>
            <w:color w:val="7B3F00"/>
          </w:rPr>
          <w:t xml:space="preserve">מיהו תלמיד חכם - טביעות עין, פרנס ועושים מלאכתו</w:t>
        </w:r>
      </w:ins>
    </w:p>
    <w:p w:rsidR="00E9703F" w:rsidRPr="006F178A" w:rsidRDefault="00E9703F" w:rsidP="00E9703F">
      <w:pPr>
        <w:rPr>
          <w:rStyle w:val="afffe"/>
          <w:rFonts w:ascii="Fb Fontext" w:hAnsi="Fb Fontext"/>
          <w:b/>
          <w:rtl/>
        </w:rPr>
      </w:pPr>
      <w:r w:rsidRPr="006F178A">
        <w:rPr>
          <w:rStyle w:val="afffe"/>
          <w:rFonts w:ascii="Fb Fontext" w:hAnsi="Fb Fontext"/>
          <w:b/>
          <w:rtl/>
        </w:rPr>
        <w:t>ה.</w:t>
      </w:r>
      <w:r w:rsidRPr="006F178A">
        <w:rPr>
          <w:rtl/>
        </w:rPr>
        <w:t xml:space="preserve"> </w:t>
      </w:r>
      <w:r w:rsidRPr="006F178A">
        <w:rPr>
          <w:rStyle w:val="2fb"/>
          <w:rtl/>
        </w:rPr>
        <w:t xml:space="preserve">רי"ו</w:t>
      </w:r>
      <w:r w:rsidRPr="006F178A">
        <w:rPr>
          <w:rtl/>
        </w:rPr>
        <w:t xml:space="preserve"> בנאין אלו תלמידי חכמים, שעוסקין בבנינו של עולם כל ימיהן.</w:t>
      </w:r>
    </w:p>
    <w:p w:rsidR="00E9703F" w:rsidRPr="006F178A" w:rsidRDefault="00E9703F" w:rsidP="00E9703F">
      <w:pPr>
        <w:rPr>
          <w:rStyle w:val="afffe"/>
          <w:rFonts w:ascii="Fb Fontext" w:hAnsi="Fb Fontext"/>
          <w:b/>
          <w:rtl/>
        </w:rPr>
      </w:pPr>
      <w:r w:rsidRPr="006F178A">
        <w:rPr>
          <w:rStyle w:val="afffe"/>
          <w:rFonts w:ascii="Fb Fontext" w:hAnsi="Fb Fontext"/>
          <w:b/>
          <w:rtl/>
        </w:rPr>
        <w:t>ו.</w:t>
      </w:r>
      <w:r w:rsidRPr="006F178A">
        <w:rPr>
          <w:rtl/>
        </w:rPr>
        <w:t xml:space="preserve"> </w:t>
      </w:r>
      <w:r w:rsidRPr="006F178A">
        <w:rPr>
          <w:rStyle w:val="2fb"/>
          <w:rtl/>
        </w:rPr>
        <w:t xml:space="preserve">רי"ו</w:t>
      </w:r>
      <w:r w:rsidRPr="006F178A">
        <w:rPr>
          <w:rtl/>
        </w:rPr>
        <w:t xml:space="preserve"> איזהו תלמיד חכם שמחזירין לו אבידה בטביעות העין - זה המקפיד על חלוקו להופכו.</w:t>
      </w:r>
    </w:p>
    <w:p w:rsidR="00E9703F" w:rsidRPr="006061D7" w:rsidRDefault="00E9703F" w:rsidP="00E9703F">
      <w:pPr>
        <w:rPr>
          <w:rtl/>
        </w:rPr>
      </w:pPr>
      <w:r w:rsidRPr="006061D7">
        <w:rPr>
          <w:rtl/>
        </w:rPr>
        <w:t xml:space="preserve">ז. </w:t>
      </w:r>
      <w:r w:rsidRPr="006061D7">
        <w:rPr>
          <w:rStyle w:val="2fb"/>
          <w:rtl/>
        </w:rPr>
        <w:t xml:space="preserve">רי"ו</w:t>
      </w:r>
      <w:r w:rsidRPr="006061D7">
        <w:rPr>
          <w:rtl/>
        </w:rPr>
        <w:t xml:space="preserve"> איזהו תלמיד חכם שממנין אותו פרנס על הציבור - זה ששואלין אותו דבר הלכה בכל מקום ואומר, </w:t>
      </w:r>
      <w:ins w:id="90479" w:author="מנוע מכני" w:date="2026-10-11T12:04:39Z">
        <w:r>
          <w:rPr>
            <w:rtl/>
          </w:rPr>
          <w:t xml:space="preserve">ואפי'</w:t>
        </w:r>
      </w:ins>
      <w:del w:id="90480" w:author="מנוע מכני" w:date="2026-10-11T12:04:39Z">
        <w:r w:rsidRPr="006061D7">
          <w:rPr>
            <w:rtl/>
          </w:rPr>
          <w:delText xml:space="preserve">ואפילו</w:delText>
        </w:r>
      </w:del>
      <w:r w:rsidRPr="006061D7">
        <w:rPr>
          <w:rtl/>
        </w:rPr>
        <w:t xml:space="preserve"> במסכת כלה.</w:t>
      </w:r>
    </w:p>
    <w:p w:rsidR="00E9703F" w:rsidRDefault="00E9703F" w:rsidP="00E9703F">
      <w:pPr>
        <w:rPr>
          <w:rFonts w:ascii="Fb Fontext" w:hAnsi="Fb Fontext"/>
          <w:rtl/>
        </w:rPr>
      </w:pPr>
      <w:r w:rsidRPr="006F178A">
        <w:rPr>
          <w:rStyle w:val="afffe"/>
          <w:rFonts w:ascii="Fb Fontext" w:hAnsi="Fb Fontext"/>
          <w:b/>
          <w:rtl/>
        </w:rPr>
        <w:t>ח.</w:t>
      </w:r>
      <w:r w:rsidRPr="006F178A">
        <w:rPr>
          <w:rFonts w:ascii="Fb Fontext" w:hAnsi="Fb Fontext"/>
          <w:rtl/>
        </w:rPr>
        <w:t xml:space="preserve"> </w:t>
      </w:r>
      <w:r w:rsidRPr="006F178A">
        <w:rPr>
          <w:rStyle w:val="2fb"/>
          <w:rFonts w:ascii="Fb Fontext" w:hAnsi="Fb Fontext"/>
          <w:rtl/>
        </w:rPr>
        <w:t xml:space="preserve">רי"ו</w:t>
      </w:r>
      <w:r w:rsidRPr="006F178A">
        <w:rPr>
          <w:rFonts w:ascii="Fb Fontext" w:hAnsi="Fb Fontext"/>
          <w:rtl/>
        </w:rPr>
        <w:t xml:space="preserve"> איזהו תלמיד חכם שבני עירו מצווין לעשות לו מלאכתו - זה שמניח חפצו ועוסק בחפצי שמים, </w:t>
      </w:r>
      <w:ins w:id="93451" w:author="מנוע מכני" w:date="2026-10-11T12:04:39Z">
        <w:ins w:id="105097" w:author="קלוד" w:date="2026-10-11T13:11:34Z">
          <w:r>
            <w:rPr>
              <w:rFonts w:ascii="Fb Fontext" w:hAnsi="Fb Fontext"/>
              <w:rtl/>
            </w:rPr>
            <w:t xml:space="preserve">ודברים</w:t>
          </w:r>
        </w:ins>
        <w:del w:id="105098" w:author="קלוד" w:date="2026-10-11T13:11:34Z">
          <w:r>
            <w:rPr>
              <w:rFonts w:ascii="Fb Fontext" w:hAnsi="Fb Fontext"/>
              <w:rtl/>
            </w:rPr>
            <w:delText xml:space="preserve">ואלו</w:delText>
          </w:r>
        </w:del>
      </w:ins>
      <w:del w:id="93452" w:author="מנוע מכני" w:date="2026-10-11T12:04:39Z">
        <w:r w:rsidRPr="006F178A">
          <w:rPr>
            <w:rFonts w:ascii="Fb Fontext" w:hAnsi="Fb Fontext"/>
            <w:rtl/>
          </w:rPr>
          <w:delText xml:space="preserve">והני</w:delText>
        </w:r>
      </w:del>
      <w:r w:rsidRPr="006F178A">
        <w:rPr>
          <w:rFonts w:ascii="Fb Fontext" w:hAnsi="Fb Fontext"/>
          <w:rtl/>
        </w:rPr>
        <w:t xml:space="preserve"> </w:t>
      </w:r>
      <w:ins w:id="93449" w:author="מנוע מכני" w:date="2026-10-11T12:04:39Z">
        <w:ins w:id="105095" w:author="קלוד" w:date="2026-10-11T13:11:34Z">
          <w:r>
            <w:rPr>
              <w:rFonts w:ascii="Fb Fontext" w:hAnsi="Fb Fontext"/>
              <w:rtl/>
            </w:rPr>
            <w:t xml:space="preserve">אלו</w:t>
          </w:r>
        </w:ins>
        <w:del w:id="105096" w:author="קלוד" w:date="2026-10-11T13:11:34Z">
          <w:r>
            <w:rPr>
              <w:rFonts w:ascii="Fb Fontext" w:hAnsi="Fb Fontext"/>
              <w:rtl/>
            </w:rPr>
            <w:delText xml:space="preserve">דברים</w:delText>
          </w:r>
        </w:del>
      </w:ins>
      <w:del w:id="93450" w:author="מנוע מכני" w:date="2026-10-11T12:04:39Z">
        <w:r w:rsidRPr="006F178A">
          <w:rPr>
            <w:rFonts w:ascii="Fb Fontext" w:hAnsi="Fb Fontext"/>
            <w:rtl/>
          </w:rPr>
          <w:delText xml:space="preserve">מילי</w:delText>
        </w:r>
      </w:del>
      <w:r w:rsidRPr="006F178A">
        <w:rPr>
          <w:rFonts w:ascii="Fb Fontext" w:hAnsi="Fb Fontext"/>
          <w:rtl/>
        </w:rPr>
        <w:t xml:space="preserve"> - </w:t>
      </w:r>
      <w:ins w:id="90479" w:author="Claude - סמנטי" w:date="2026-10-11T12:28:21Z">
        <w:r>
          <w:rPr>
            <w:rFonts w:ascii="Fb Fontext" w:hAnsi="Fb Fontext"/>
            <w:rtl/>
          </w:rPr>
          <w:t xml:space="preserve">לטרוח</w:t>
        </w:r>
      </w:ins>
      <w:del w:id="90480" w:author="Claude - סמנטי" w:date="2026-10-11T12:28:21Z">
        <w:r w:rsidRPr="006F178A">
          <w:rPr>
            <w:rFonts w:ascii="Fb Fontext" w:hAnsi="Fb Fontext"/>
            <w:rtl/>
          </w:rPr>
          <w:delText xml:space="preserve">למיטרח</w:delText>
        </w:r>
      </w:del>
      <w:r w:rsidRPr="006F178A">
        <w:rPr>
          <w:rFonts w:ascii="Fb Fontext" w:hAnsi="Fb Fontext"/>
          <w:rtl/>
        </w:rPr>
        <w:t xml:space="preserve"> </w:t>
      </w:r>
      <w:ins w:id="105093" w:author="קלוד" w:date="2026-10-11T13:11:34Z">
        <w:r>
          <w:rPr>
            <w:rFonts w:ascii="Fb Fontext" w:hAnsi="Fb Fontext"/>
            <w:rtl/>
          </w:rPr>
          <w:t xml:space="preserve">בלחמו.</w:t>
        </w:r>
      </w:ins>
      <w:del w:id="105094" w:author="קלוד" w:date="2026-10-11T13:11:34Z">
        <w:r w:rsidRPr="006F178A">
          <w:rPr>
            <w:rFonts w:ascii="Fb Fontext" w:hAnsi="Fb Fontext"/>
            <w:rtl/>
          </w:rPr>
          <w:delText xml:space="preserve">בלחם</w:delText>
        </w:r>
      </w:del>
    </w:p>
    <w:p>
      <w:pPr>
        <w:pStyle w:val="38"/>
        <w:rPr>
          <w:ins w:id="98470" w:author="מנוע מכני" w:date="2026-10-11T12:04:39Z"/>
        </w:rPr>
      </w:pPr>
      <w:r w:rsidRPr="006F178A">
        <w:t>ט.</w:t>
      </w:r>
      <w:r w:rsidRPr="006F178A">
        <w:t xml:space="preserve"> </w:t>
      </w:r>
      <w:r w:rsidRPr="006F178A">
        <w:t xml:space="preserve">רי"ו:</w:t>
      </w:r>
    </w:p>
    <w:p w:rsidR="00E9703F" w:rsidRPr="009757B9" w:rsidRDefault="00E9703F" w:rsidP="00E9703F">
      <w:pPr>
        <w:rPr>
          <w:rFonts w:cs="Guttman Vilna"/>
          <w:b/>
          <w:bCs/>
          <w:rtl/>
        </w:rPr>
      </w:pPr>
      <w:del w:id="98471" w:author="מנוע מכני" w:date="2026-10-11T12:04:39Z">
        <w:r w:rsidRPr="006F178A">
          <w:rPr>
            <w:rtl/>
          </w:rPr>
          <w:delText xml:space="preserve"> </w:delText>
        </w:r>
      </w:del>
      <w:r w:rsidRPr="006F178A">
        <w:rPr>
          <w:rtl/>
        </w:rPr>
        <w:t xml:space="preserve">איזהו תלמיד חכם כל ששואלין אותו הלכה בכל מקום ואומרה. </w:t>
      </w:r>
      <w:ins w:id="105105" w:author="קלוד" w:date="2026-10-11T13:11:34Z">
        <w:r>
          <w:rPr>
            <w:rtl/>
          </w:rPr>
          <w:t xml:space="preserve">ונפק"מ</w:t>
        </w:r>
      </w:ins>
      <w:del w:id="105106" w:author="קלוד" w:date="2026-10-11T13:11:34Z">
        <w:r w:rsidRPr="006F178A">
          <w:rPr>
            <w:rtl/>
          </w:rPr>
          <w:delText xml:space="preserve">והיינו</w:delText>
        </w:r>
      </w:del>
      <w:r w:rsidRPr="006F178A">
        <w:rPr>
          <w:rtl/>
        </w:rPr>
        <w:t xml:space="preserve"> </w:t>
      </w:r>
      <w:ins w:id="105103" w:author="קלוד" w:date="2026-10-11T13:11:34Z">
        <w:r>
          <w:rPr>
            <w:rtl/>
          </w:rPr>
          <w:t xml:space="preserve">- למנותו</w:t>
        </w:r>
      </w:ins>
      <w:del w:id="105104" w:author="קלוד" w:date="2026-10-11T13:11:34Z">
        <w:r w:rsidRPr="006F178A">
          <w:rPr>
            <w:rtl/>
          </w:rPr>
          <w:delText xml:space="preserve">למנוייה</w:delText>
        </w:r>
      </w:del>
      <w:r w:rsidRPr="006F178A">
        <w:rPr>
          <w:rtl/>
        </w:rPr>
        <w:t xml:space="preserve"> פרנס על </w:t>
      </w:r>
      <w:ins w:id="105101" w:author="קלוד" w:date="2026-10-11T13:11:34Z">
        <w:r>
          <w:rPr>
            <w:rtl/>
          </w:rPr>
          <w:t xml:space="preserve">הציבור:</w:t>
        </w:r>
      </w:ins>
      <w:del w:id="105102" w:author="קלוד" w:date="2026-10-11T13:11:34Z">
        <w:r w:rsidRPr="006F178A">
          <w:rPr>
            <w:rtl/>
          </w:rPr>
          <w:delText xml:space="preserve">הציבור.</w:delText>
        </w:r>
      </w:del>
      <w:r w:rsidRPr="006F178A">
        <w:rPr>
          <w:rtl/>
        </w:rPr>
        <w:t xml:space="preserve"> </w:t>
      </w:r>
      <w:ins w:id="94897" w:author="מנוע מכני" w:date="2026-10-11T12:04:39Z">
        <w:r>
          <w:rPr>
            <w:rtl/>
          </w:rPr>
          <w:t xml:space="preserve">אם </w:t>
        </w:r>
      </w:ins>
      <w:del w:id="94898" w:author="מנוע מכני" w:date="2026-10-11T12:04:39Z">
        <w:r w:rsidRPr="006F178A">
          <w:rPr>
            <w:rtl/>
          </w:rPr>
          <w:delText xml:space="preserve">אי </w:delText>
        </w:r>
      </w:del>
      <w:r w:rsidRPr="006F178A">
        <w:rPr>
          <w:rtl/>
        </w:rPr>
        <w:t xml:space="preserve">ב</w:t>
      </w:r>
      <w:r w:rsidRPr="006F178A">
        <w:rPr>
          <w:rFonts w:hint="cs"/>
          <w:rtl/>
        </w:rPr>
        <w:t>אותה</w:t>
      </w:r>
      <w:r w:rsidRPr="006F178A">
        <w:rPr>
          <w:rtl/>
        </w:rPr>
        <w:t xml:space="preserve"> </w:t>
      </w:r>
      <w:r w:rsidRPr="006F178A">
        <w:rPr>
          <w:rFonts w:hint="cs"/>
          <w:rtl/>
        </w:rPr>
        <w:t>ה</w:t>
      </w:r>
      <w:r w:rsidRPr="006F178A">
        <w:rPr>
          <w:rtl/>
        </w:rPr>
        <w:t>מסכת - ב</w:t>
      </w:r>
      <w:r w:rsidRPr="006F178A">
        <w:rPr>
          <w:rFonts w:hint="cs"/>
          <w:rtl/>
        </w:rPr>
        <w:t>מקומו</w:t>
      </w:r>
      <w:r w:rsidRPr="006F178A">
        <w:rPr>
          <w:rtl/>
        </w:rPr>
        <w:t xml:space="preserve">, </w:t>
      </w:r>
      <w:ins w:id="94899" w:author="מנוע מכני" w:date="2026-10-11T12:04:39Z">
        <w:r>
          <w:rPr>
            <w:rtl/>
          </w:rPr>
          <w:t xml:space="preserve">אם </w:t>
        </w:r>
      </w:ins>
      <w:del w:id="94900" w:author="מנוע מכני" w:date="2026-10-11T12:04:39Z">
        <w:r w:rsidRPr="006F178A">
          <w:rPr>
            <w:rtl/>
          </w:rPr>
          <w:delText xml:space="preserve">אי </w:delText>
        </w:r>
      </w:del>
      <w:r w:rsidRPr="006F178A">
        <w:rPr>
          <w:rtl/>
        </w:rPr>
        <w:t xml:space="preserve">בכ</w:t>
      </w:r>
      <w:r w:rsidRPr="006F178A">
        <w:rPr>
          <w:rFonts w:hint="cs"/>
          <w:rtl/>
        </w:rPr>
        <w:t>ל הש"ס</w:t>
      </w:r>
      <w:r w:rsidRPr="006F178A">
        <w:rPr>
          <w:rtl/>
        </w:rPr>
        <w:t xml:space="preserve"> - </w:t>
      </w:r>
      <w:ins w:id="105099" w:author="קלוד" w:date="2026-10-11T13:11:34Z">
        <w:r>
          <w:rPr>
            <w:rtl/>
          </w:rPr>
          <w:t xml:space="preserve">בראש</w:t>
        </w:r>
      </w:ins>
      <w:del w:id="105100" w:author="קלוד" w:date="2026-10-11T13:11:34Z">
        <w:r w:rsidRPr="006F178A">
          <w:rPr>
            <w:rtl/>
          </w:rPr>
          <w:delText xml:space="preserve">בריש</w:delText>
        </w:r>
      </w:del>
      <w:r w:rsidRPr="006F178A">
        <w:rPr>
          <w:rtl/>
        </w:rPr>
        <w:t xml:space="preserve"> </w:t>
      </w:r>
      <w:ins w:id="90481" w:author="Claude - סמנטי" w:date="2026-10-11T12:28:21Z">
        <w:r>
          <w:rPr>
            <w:rtl/>
          </w:rPr>
          <w:t xml:space="preserve">ישיבה</w:t>
        </w:r>
      </w:ins>
      <w:del w:id="90482" w:author="Claude - סמנטי" w:date="2026-10-11T12:28:21Z">
        <w:r w:rsidRPr="006F178A">
          <w:rPr>
            <w:rtl/>
          </w:rPr>
          <w:delText xml:space="preserve">מתיבתא</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13" w:author="קלוד" w:date="2026-10-11T12:33:55Z"/>
        </w:rPr>
      </w:pPr>
      <w:ins w:id="90414" w:author="קלוד" w:date="2026-10-11T12:33:55Z">
        <w:r>
          <w:rPr>
            <w:color w:val="7B3F00"/>
          </w:rPr>
          <w:t xml:space="preserve">כלים האוליירין - כלי קבורה לבנים ושחורים</w:t>
        </w:r>
      </w:ins>
    </w:p>
    <w:p w:rsidR="00E9703F" w:rsidRPr="004640F6" w:rsidRDefault="00E9703F" w:rsidP="00E9703F">
      <w:pPr>
        <w:rPr>
          <w:rFonts w:ascii="Fb Fontext" w:hAnsi="Fb Fontext"/>
          <w:spacing w:val="-2"/>
          <w:rtl/>
        </w:rPr>
      </w:pPr>
      <w:r w:rsidRPr="004640F6">
        <w:rPr>
          <w:rFonts w:ascii="Fb Fontext" w:hAnsi="Fb Fontext"/>
          <w:spacing w:val="-2"/>
          <w:rtl/>
        </w:rPr>
        <w:t xml:space="preserve">• </w:t>
      </w:r>
      <w:ins w:id="105115" w:author="קלוד" w:date="2026-10-11T13:11:34Z">
        <w:r>
          <w:rPr>
            <w:rStyle w:val="2fb"/>
            <w:rFonts w:ascii="Fb Fontext" w:hAnsi="Fb Fontext"/>
            <w:spacing w:val="-2"/>
            <w:rtl/>
          </w:rPr>
          <w:t xml:space="preserve">רשב"ל: </w:t>
        </w:r>
        <w:r>
          <w:rPr>
            <w:rStyle w:val="afffffe"/>
            <w:rFonts w:ascii="Fb Fontext" w:hAnsi="Fb Fontext"/>
            <w:spacing w:val="-2"/>
            <w:rtl/>
          </w:rPr>
          <w:t xml:space="preserve">של בנאין</w:t>
        </w:r>
        <w:r>
          <w:rPr>
            <w:rStyle w:val="2fb"/>
            <w:rFonts w:ascii="Fb Fontext" w:hAnsi="Fb Fontext"/>
            <w:spacing w:val="-2"/>
            <w:rtl/>
          </w:rPr>
          <w:t xml:space="preserve"> -</w:t>
        </w:r>
      </w:ins>
      <w:del w:id="105116" w:author="קלוד" w:date="2026-10-11T13:11:34Z">
        <w:r w:rsidRPr="004640F6">
          <w:rPr>
            <w:rStyle w:val="2fb"/>
            <w:rFonts w:ascii="Fb Fontext" w:hAnsi="Fb Fontext"/>
            <w:spacing w:val="-2"/>
            <w:rtl/>
          </w:rPr>
          <w:delText xml:space="preserve">רשב"ל</w:delText>
        </w:r>
      </w:del>
      <w:r w:rsidRPr="004640F6">
        <w:rPr>
          <w:rFonts w:ascii="Fb Fontext" w:hAnsi="Fb Fontext"/>
          <w:spacing w:val="-2"/>
          <w:rtl/>
        </w:rPr>
        <w:t xml:space="preserve"> אלו כלים האוליירין הבאין ממדינת </w:t>
      </w:r>
      <w:ins w:id="105113" w:author="קלוד" w:date="2026-10-11T13:11:34Z">
        <w:r>
          <w:rPr>
            <w:rFonts w:ascii="Fb Fontext" w:hAnsi="Fb Fontext"/>
            <w:spacing w:val="-2"/>
            <w:rtl/>
          </w:rPr>
          <w:t xml:space="preserve">הים,</w:t>
        </w:r>
      </w:ins>
      <w:del w:id="105114" w:author="קלוד" w:date="2026-10-11T13:11:34Z">
        <w:r w:rsidRPr="004640F6">
          <w:rPr>
            <w:rFonts w:ascii="Fb Fontext" w:hAnsi="Fb Fontext"/>
            <w:spacing w:val="-2"/>
            <w:rtl/>
          </w:rPr>
          <w:delText xml:space="preserve">הים.</w:delText>
        </w:r>
      </w:del>
      <w:r w:rsidRPr="004640F6">
        <w:rPr>
          <w:rFonts w:ascii="Fb Fontext" w:hAnsi="Fb Fontext" w:hint="cs"/>
          <w:spacing w:val="-2"/>
          <w:rtl/>
        </w:rPr>
        <w:t xml:space="preserve"> </w:t>
      </w:r>
      <w:r w:rsidRPr="004640F6">
        <w:rPr>
          <w:rFonts w:ascii="Fb Fontext" w:hAnsi="Fb Fontext"/>
          <w:spacing w:val="-2"/>
          <w:rtl/>
        </w:rPr>
        <w:t xml:space="preserve">שמקפידים על </w:t>
      </w:r>
      <w:ins w:id="105111" w:author="קלוד" w:date="2026-10-11T13:11:34Z">
        <w:r>
          <w:rPr>
            <w:rFonts w:ascii="Fb Fontext" w:hAnsi="Fb Fontext"/>
            <w:spacing w:val="-2"/>
            <w:rtl/>
          </w:rPr>
          <w:t xml:space="preserve">רבב,</w:t>
        </w:r>
      </w:ins>
      <w:del w:id="105112" w:author="קלוד" w:date="2026-10-11T13:11:34Z">
        <w:r w:rsidRPr="004640F6">
          <w:rPr>
            <w:rFonts w:ascii="Fb Fontext" w:hAnsi="Fb Fontext"/>
            <w:spacing w:val="-2"/>
            <w:rtl/>
          </w:rPr>
          <w:delText xml:space="preserve">רבב</w:delText>
        </w:r>
      </w:del>
      <w:r w:rsidRPr="004640F6">
        <w:rPr>
          <w:rFonts w:ascii="Fb Fontext" w:hAnsi="Fb Fontext"/>
          <w:spacing w:val="-2"/>
          <w:rtl/>
        </w:rPr>
        <w:t xml:space="preserve"> והיינו </w:t>
      </w:r>
      <w:ins w:id="105109" w:author="קלוד" w:date="2026-10-11T13:11:34Z">
        <w:r>
          <w:rPr>
            <w:rFonts w:ascii="Fb Fontext" w:hAnsi="Fb Fontext"/>
            <w:spacing w:val="-2"/>
            <w:rtl/>
          </w:rPr>
          <w:t xml:space="preserve">לבנים,</w:t>
        </w:r>
      </w:ins>
      <w:del w:id="105110" w:author="קלוד" w:date="2026-10-11T13:11:34Z">
        <w:r w:rsidRPr="004640F6">
          <w:rPr>
            <w:rFonts w:ascii="Fb Fontext" w:hAnsi="Fb Fontext"/>
            <w:spacing w:val="-2"/>
            <w:rtl/>
          </w:rPr>
          <w:delText xml:space="preserve">לבנים</w:delText>
        </w:r>
      </w:del>
      <w:r w:rsidRPr="004640F6">
        <w:rPr>
          <w:rFonts w:ascii="Fb Fontext" w:hAnsi="Fb Fontext"/>
          <w:spacing w:val="-2"/>
          <w:rtl/>
        </w:rPr>
        <w:t xml:space="preserve"> והיינו </w:t>
      </w:r>
      <w:ins w:id="105107" w:author="קלוד" w:date="2026-10-11T13:11:34Z">
        <w:r>
          <w:rPr>
            <w:rFonts w:ascii="Fb Fontext" w:hAnsi="Fb Fontext"/>
            <w:spacing w:val="-2"/>
            <w:rtl/>
          </w:rPr>
          <w:t xml:space="preserve">בלבוש.</w:t>
        </w:r>
      </w:ins>
      <w:del w:id="105108" w:author="קלוד" w:date="2026-10-11T13:11:34Z">
        <w:r w:rsidRPr="004640F6">
          <w:rPr>
            <w:rFonts w:ascii="Fb Fontext" w:hAnsi="Fb Fontext"/>
            <w:spacing w:val="-2"/>
            <w:rtl/>
          </w:rPr>
          <w:delText xml:space="preserve">לבושי</w:delText>
        </w:r>
      </w:del>
    </w:p>
    <w:p>
      <w:pPr>
        <w:pStyle w:val="38"/>
        <w:rPr>
          <w:ins w:id="98472" w:author="מנוע מכני" w:date="2026-10-11T12:04:39Z"/>
        </w:rPr>
      </w:pPr>
      <w:r w:rsidRPr="004640F6">
        <w:t xml:space="preserve">והא דאמר רבי ינאי לבניו:</w:t>
      </w:r>
    </w:p>
    <w:p w:rsidR="00E9703F" w:rsidRPr="004640F6" w:rsidRDefault="00E9703F" w:rsidP="00E9703F">
      <w:pPr>
        <w:rPr>
          <w:spacing w:val="-4"/>
          <w:rtl/>
        </w:rPr>
      </w:pPr>
      <w:del w:id="98473" w:author="מנוע מכני" w:date="2026-10-11T12:04:39Z">
        <w:r w:rsidRPr="004640F6">
          <w:rPr>
            <w:spacing w:val="-4"/>
            <w:rtl/>
          </w:rPr>
          <w:delText xml:space="preserve"> </w:delText>
        </w:r>
      </w:del>
      <w:r w:rsidRPr="004640F6">
        <w:rPr>
          <w:spacing w:val="-4"/>
          <w:rtl/>
        </w:rPr>
        <w:t xml:space="preserve">אל תקברוני </w:t>
      </w:r>
      <w:r w:rsidRPr="004640F6">
        <w:rPr>
          <w:spacing w:val="-4"/>
          <w:rtl/>
        </w:rPr>
        <w:t xml:space="preserve">לא</w:t>
      </w:r>
      <w:r w:rsidRPr="004640F6">
        <w:rPr>
          <w:spacing w:val="-4"/>
          <w:rtl/>
        </w:rPr>
        <w:t xml:space="preserve"> בכלים </w:t>
      </w:r>
      <w:r w:rsidRPr="004640F6">
        <w:rPr>
          <w:rStyle w:val="afffe"/>
          <w:rFonts w:ascii="Fb Fontext" w:hAnsi="Fb Fontext"/>
          <w:spacing w:val="-4"/>
          <w:rtl/>
        </w:rPr>
        <w:t>לבנים</w:t>
      </w:r>
      <w:r w:rsidRPr="004640F6">
        <w:rPr>
          <w:spacing w:val="-4"/>
          <w:rtl/>
        </w:rPr>
        <w:t xml:space="preserve"> - שמא </w:t>
      </w:r>
      <w:r w:rsidRPr="004640F6">
        <w:rPr>
          <w:spacing w:val="-4"/>
          <w:rtl/>
        </w:rPr>
        <w:t xml:space="preserve">לא</w:t>
      </w:r>
      <w:r w:rsidRPr="004640F6">
        <w:rPr>
          <w:spacing w:val="-4"/>
          <w:rtl/>
        </w:rPr>
        <w:t xml:space="preserve"> אזכה ואהיה כחתן בין אבלים.</w:t>
      </w:r>
    </w:p>
    <w:p w:rsidR="00E9703F" w:rsidRPr="004640F6" w:rsidRDefault="00E9703F" w:rsidP="004F534A">
      <w:pPr>
        <w:rPr>
          <w:rtl/>
        </w:rPr>
      </w:pPr>
      <w:r w:rsidRPr="004640F6">
        <w:rPr>
          <w:rStyle w:val="afffe"/>
          <w:rFonts w:ascii="Fb Fontext" w:hAnsi="Fb Fontext"/>
          <w:rtl/>
        </w:rPr>
        <w:tab/>
      </w:r>
      <w:r w:rsidRPr="004640F6">
        <w:rPr>
          <w:rStyle w:val="afffe"/>
          <w:rFonts w:ascii="Fb Fontext" w:hAnsi="Fb Fontext"/>
          <w:rtl/>
        </w:rPr>
        <w:tab/>
      </w:r>
      <w:r w:rsidRPr="004640F6">
        <w:rPr>
          <w:rStyle w:val="afffe"/>
          <w:rFonts w:ascii="Fb Fontext" w:hAnsi="Fb Fontext"/>
          <w:rtl/>
        </w:rPr>
        <w:tab/>
      </w:r>
      <w:r w:rsidRPr="004640F6">
        <w:rPr>
          <w:rStyle w:val="afffe"/>
          <w:rFonts w:ascii="Fb Fontext" w:hAnsi="Fb Fontext" w:hint="cs"/>
          <w:rtl/>
        </w:rPr>
        <w:t>ולא ב</w:t>
      </w:r>
      <w:r w:rsidRPr="004640F6">
        <w:rPr>
          <w:rStyle w:val="afffe"/>
          <w:rFonts w:ascii="Fb Fontext" w:hAnsi="Fb Fontext"/>
          <w:rtl/>
        </w:rPr>
        <w:t>שחורים</w:t>
      </w:r>
      <w:r w:rsidRPr="004640F6">
        <w:rPr>
          <w:rtl/>
        </w:rPr>
        <w:t xml:space="preserve"> - שמא אזכה ואהיה כאבל בין חתנים.</w:t>
      </w:r>
    </w:p>
    <w:p>
      <w:pPr>
        <w:pStyle w:val="38"/>
        <w:rPr>
          <w:ins w:id="98474" w:author="מנוע מכני" w:date="2026-10-11T12:04:39Z"/>
        </w:rPr>
      </w:pPr>
      <w:r w:rsidRPr="006F178A">
        <w:tab/>
      </w:r>
      <w:r w:rsidRPr="006F178A">
        <w:tab/>
      </w:r>
      <w:r w:rsidRPr="006F178A">
        <w:tab/>
      </w:r>
      <w:r w:rsidRPr="006F178A">
        <w:t>אלא</w:t>
      </w:r>
    </w:p>
    <w:p w:rsidR="00E9703F" w:rsidRPr="009757B9" w:rsidRDefault="00E9703F" w:rsidP="004F534A">
      <w:pPr>
        <w:rPr>
          <w:rFonts w:cs="Guttman Vilna"/>
          <w:b/>
          <w:bCs/>
          <w:rtl/>
        </w:rPr>
      </w:pPr>
      <w:del w:id="98475" w:author="מנוע מכני" w:date="2026-10-11T12:04:39Z">
        <w:r w:rsidRPr="006F178A">
          <w:rPr>
            <w:rtl/>
          </w:rPr>
          <w:delText xml:space="preserve"> </w:delText>
        </w:r>
      </w:del>
      <w:r w:rsidRPr="006F178A">
        <w:rPr>
          <w:rtl/>
        </w:rPr>
        <w:t xml:space="preserve">בכלים האוליירין הבאין ממדינת הים, </w:t>
      </w:r>
      <w:ins w:id="105121" w:author="קלוד" w:date="2026-10-11T13:11:34Z">
        <w:r>
          <w:rPr>
            <w:rtl/>
          </w:rPr>
          <w:t xml:space="preserve">והיינו</w:t>
        </w:r>
      </w:ins>
      <w:del w:id="105122" w:author="קלוד" w:date="2026-10-11T13:11:34Z">
        <w:r w:rsidRPr="006F178A">
          <w:rPr>
            <w:rtl/>
          </w:rPr>
          <w:delText xml:space="preserve">היינו</w:delText>
        </w:r>
      </w:del>
      <w:r w:rsidRPr="006F178A">
        <w:rPr>
          <w:rtl/>
        </w:rPr>
        <w:t xml:space="preserve"> </w:t>
      </w:r>
      <w:ins w:id="105119" w:author="קלוד" w:date="2026-10-11T13:11:34Z">
        <w:r>
          <w:rPr>
            <w:rtl/>
          </w:rPr>
          <w:t xml:space="preserve">גלימות</w:t>
        </w:r>
      </w:ins>
      <w:del w:id="105120" w:author="קלוד" w:date="2026-10-11T13:11:34Z">
        <w:r w:rsidRPr="006F178A">
          <w:rPr>
            <w:rtl/>
          </w:rPr>
          <w:delText xml:space="preserve">גלימי</w:delText>
        </w:r>
      </w:del>
      <w:r w:rsidRPr="006F178A">
        <w:rPr>
          <w:rtl/>
        </w:rPr>
        <w:t xml:space="preserve"> </w:t>
      </w:r>
      <w:ins w:id="105117" w:author="קלוד" w:date="2026-10-11T13:11:34Z">
        <w:r>
          <w:rPr>
            <w:rtl/>
          </w:rPr>
          <w:t xml:space="preserve">אדומות.</w:t>
        </w:r>
      </w:ins>
      <w:del w:id="105118" w:author="קלוד" w:date="2026-10-11T13:11:34Z">
        <w:r w:rsidRPr="006F178A">
          <w:rPr>
            <w:rtl/>
          </w:rPr>
          <w:delText xml:space="preserve">דסומקי.</w:delText>
        </w:r>
      </w:del>
    </w:p>
    <w:p>
      <w:pPr>
        <w:pStyle w:val="afffff8"/>
        <w:rPr>
          <w:ins w:id="90411" w:author="קלוד" w:date="2026-10-11T12:33:55Z"/>
        </w:rPr>
      </w:pPr>
      <w:ins w:id="90412" w:author="קלוד" w:date="2026-10-11T12:33:55Z">
        <w:r>
          <w:rPr>
            <w:color w:val="7B3F00"/>
          </w:rPr>
          <w:t xml:space="preserve">'עולת שבת בשבתו' - חלבי שבת ביום הכיפורים</w:t>
        </w:r>
      </w:ins>
    </w:p>
    <w:p w:rsidR="00E9703F" w:rsidRPr="006F178A" w:rsidRDefault="00E9703F" w:rsidP="00E9703F">
      <w:pPr>
        <w:rPr>
          <w:rtl/>
        </w:rPr>
      </w:pPr>
      <w:r w:rsidRPr="006F178A">
        <w:rPr>
          <w:rtl/>
        </w:rPr>
        <w:t>•</w:t>
      </w:r>
      <w:r w:rsidRPr="00784B8D">
        <w:rPr>
          <w:rStyle w:val="afffff0"/>
          <w:rtl/>
        </w:rPr>
        <w:t xml:space="preserve"> </w:t>
      </w:r>
      <w:r w:rsidRPr="00784B8D">
        <w:rPr>
          <w:rStyle w:val="afffff0"/>
          <w:rFonts w:hint="cs"/>
          <w:rtl/>
        </w:rPr>
        <w:t>'</w:t>
      </w:r>
      <w:ins w:id="91307" w:author="Claude - סמנטי" w:date="2026-10-11T12:28:21Z">
        <w:r>
          <w:rPr>
            <w:rStyle w:val="afffff0"/>
            <w:rtl/>
          </w:rPr>
          <w:t xml:space="preserve">עֹלַת שַׁבַּת בְּשַׁבַּתּוֹ</w:t>
        </w:r>
      </w:ins>
      <w:del w:id="91308" w:author="Claude - סמנטי" w:date="2026-10-11T12:28:21Z">
        <w:r w:rsidRPr="00784B8D">
          <w:rPr>
            <w:rStyle w:val="afffff0"/>
            <w:rtl/>
          </w:rPr>
          <w:delText xml:space="preserve">עלת שבת בשבתו</w:delText>
        </w:r>
      </w:del>
      <w:r w:rsidRPr="00784B8D">
        <w:rPr>
          <w:rStyle w:val="afffff0"/>
          <w:rFonts w:hint="cs"/>
          <w:rtl/>
        </w:rPr>
        <w:t>'</w:t>
      </w:r>
      <w:r w:rsidRPr="00784B8D">
        <w:rPr>
          <w:rStyle w:val="afffff0"/>
          <w:rtl/>
        </w:rPr>
        <w:t xml:space="preserve"> </w:t>
      </w:r>
      <w:r w:rsidRPr="006F178A">
        <w:rPr>
          <w:rStyle w:val="2fb"/>
          <w:rFonts w:hint="cs"/>
          <w:rtl/>
        </w:rPr>
        <w:t>רי</w:t>
      </w:r>
      <w:r w:rsidRPr="006F178A">
        <w:rPr>
          <w:rStyle w:val="2fb"/>
          <w:rtl/>
        </w:rPr>
        <w:t>"</w:t>
      </w:r>
      <w:r w:rsidRPr="006F178A">
        <w:rPr>
          <w:rStyle w:val="2fb"/>
          <w:rFonts w:hint="cs"/>
          <w:rtl/>
        </w:rPr>
        <w:t>ש</w:t>
      </w:r>
      <w:r w:rsidRPr="006F178A">
        <w:rPr>
          <w:rtl/>
        </w:rPr>
        <w:t>- לימד על חלבי שבת שקריבין ביום הכיפורים.</w:t>
      </w:r>
    </w:p>
    <w:p w:rsidR="00E9703F" w:rsidRPr="009757B9" w:rsidRDefault="00E9703F" w:rsidP="00E9703F">
      <w:pPr>
        <w:rPr>
          <w:rFonts w:cs="Guttman Vilna"/>
          <w:b/>
          <w:bCs/>
          <w:rtl/>
        </w:rPr>
      </w:pPr>
      <w:r w:rsidRPr="006F178A">
        <w:rPr>
          <w:rtl/>
        </w:rPr>
        <w:t xml:space="preserve">אבל של יוה"כ בשבת אין קרבין </w:t>
      </w:r>
      <w:r w:rsidRPr="002F73F8">
        <w:rPr>
          <w:rStyle w:val="afffff0"/>
          <w:rtl/>
        </w:rPr>
        <w:t xml:space="preserve">ד'</w:t>
      </w:r>
      <w:ins w:id="91309" w:author="Claude - סמנטי" w:date="2026-10-11T12:28:21Z">
        <w:r>
          <w:rPr>
            <w:rStyle w:val="afffff0"/>
            <w:rtl/>
          </w:rPr>
          <w:t xml:space="preserve">בְּשַׁבַּתּוֹ</w:t>
        </w:r>
      </w:ins>
      <w:del w:id="91310" w:author="Claude - סמנטי" w:date="2026-10-11T12:28:21Z">
        <w:r w:rsidRPr="002F73F8">
          <w:rPr>
            <w:rStyle w:val="afffff0"/>
            <w:rtl/>
          </w:rPr>
          <w:delText xml:space="preserve">בשבתו</w:delText>
        </w:r>
      </w:del>
      <w:r w:rsidRPr="002F73F8">
        <w:rPr>
          <w:rStyle w:val="afffff0"/>
          <w:rFonts w:hint="cs"/>
          <w:rtl/>
        </w:rPr>
        <w:t>'</w:t>
      </w:r>
      <w:r w:rsidRPr="002F73F8">
        <w:rPr>
          <w:rStyle w:val="afffff0"/>
          <w:rtl/>
        </w:rPr>
        <w:t>.</w:t>
      </w:r>
    </w:p>
    <w:p w:rsidR="00E9703F" w:rsidRPr="009757B9" w:rsidRDefault="00E9703F" w:rsidP="00E9703F">
      <w:pPr>
        <w:rPr>
          <w:rFonts w:cs="Guttman Vilna"/>
          <w:b/>
          <w:bCs/>
          <w:rtl/>
        </w:rPr>
      </w:pPr>
      <w:r w:rsidRPr="006F178A">
        <w:rPr>
          <w:rStyle w:val="2fb"/>
          <w:rtl/>
        </w:rPr>
        <w:t>ר"</w:t>
      </w:r>
      <w:r w:rsidRPr="006F178A">
        <w:rPr>
          <w:rStyle w:val="2fb"/>
          <w:rFonts w:hint="cs"/>
          <w:rtl/>
        </w:rPr>
        <w:t>ע</w:t>
      </w:r>
      <w:r w:rsidRPr="006F178A">
        <w:rPr>
          <w:rtl/>
        </w:rPr>
        <w:t>- לימד על חלבי שבת שקרבים ביו"ט.</w:t>
      </w:r>
      <w:r w:rsidRPr="006F178A">
        <w:rPr>
          <w:rFonts w:hint="cs"/>
          <w:rtl/>
        </w:rPr>
        <w:t xml:space="preserve"> </w:t>
      </w:r>
      <w:r w:rsidRPr="006F178A">
        <w:rPr>
          <w:rtl/>
        </w:rPr>
        <w:t xml:space="preserve">אבל </w:t>
      </w:r>
      <w:r w:rsidRPr="006F178A">
        <w:rPr>
          <w:rtl/>
        </w:rPr>
        <w:t xml:space="preserve">לא</w:t>
      </w:r>
      <w:r w:rsidRPr="006F178A">
        <w:rPr>
          <w:rtl/>
        </w:rPr>
        <w:t xml:space="preserve"> ביוה"כ </w:t>
      </w:r>
      <w:ins w:id="105125" w:author="קלוד" w:date="2026-10-11T13:11:34Z">
        <w:r>
          <w:rPr>
            <w:rtl/>
          </w:rPr>
          <w:t xml:space="preserve">-</w:t>
        </w:r>
      </w:ins>
      <w:del w:id="105126" w:author="קלוד" w:date="2026-10-11T13:11:34Z">
        <w:r>
          <w:rPr>
            <w:rtl/>
          </w:rPr>
          <w:delText xml:space="preserve">ד'</w:delText>
        </w:r>
        <w:r w:rsidRPr="006F178A">
          <w:rPr>
            <w:rtl/>
          </w:rPr>
          <w:delText xml:space="preserve">בשבתו</w:delText>
        </w:r>
      </w:del>
      <w:r w:rsidRPr="006F178A">
        <w:rPr>
          <w:rtl/>
        </w:rPr>
        <w:t xml:space="preserve"> </w:t>
      </w:r>
      <w:ins w:id="105123" w:author="קלוד" w:date="2026-10-11T13:11:34Z">
        <w:r>
          <w:rPr>
            <w:rtl/>
          </w:rPr>
          <w:t xml:space="preserve">'בשבתו'.</w:t>
        </w:r>
      </w:ins>
      <w:del w:id="105124" w:author="קלוד" w:date="2026-10-11T13:11:34Z">
        <w:r w:rsidRPr="006F178A">
          <w:rPr>
            <w:rtl/>
          </w:rPr>
          <w:delText xml:space="preserve">.</w:delText>
        </w:r>
      </w:del>
    </w:p>
    <w:p w:rsidR="00E9703F" w:rsidRPr="006F178A" w:rsidRDefault="00E9703F" w:rsidP="00E9703F">
      <w:pPr>
        <w:rPr>
          <w:rtl/>
        </w:rPr>
      </w:pPr>
      <w:r w:rsidRPr="006F178A">
        <w:rPr>
          <w:rtl/>
        </w:rPr>
        <w:t>כשתמצא לומר, נחלקו אם נדרים ונדבות קריבין ביו"ט.</w:t>
      </w:r>
    </w:p>
    <w:p w:rsidR="00E9703F" w:rsidRPr="006F178A" w:rsidRDefault="00E9703F" w:rsidP="00E9703F">
      <w:pPr>
        <w:rPr>
          <w:rtl/>
        </w:rPr>
      </w:pPr>
      <w:r w:rsidRPr="006F178A">
        <w:rPr>
          <w:rStyle w:val="2fb"/>
          <w:rtl/>
        </w:rPr>
        <w:t xml:space="preserve">דלר"י</w:t>
      </w:r>
      <w:r w:rsidRPr="006F178A">
        <w:rPr>
          <w:rtl/>
        </w:rPr>
        <w:t xml:space="preserve"> פשוט </w:t>
      </w:r>
      <w:ins w:id="93453" w:author="מנוע מכני" w:date="2026-10-11T12:04:39Z">
        <w:r>
          <w:rPr>
            <w:rtl/>
          </w:rPr>
          <w:t xml:space="preserve">ולכך</w:t>
        </w:r>
      </w:ins>
      <w:del w:id="93454" w:author="מנוע מכני" w:date="2026-10-11T12:04:39Z">
        <w:r w:rsidRPr="006F178A">
          <w:rPr>
            <w:rtl/>
          </w:rPr>
          <w:delText xml:space="preserve">ולהכי</w:delText>
        </w:r>
      </w:del>
      <w:r w:rsidRPr="006F178A">
        <w:rPr>
          <w:rtl/>
        </w:rPr>
        <w:t xml:space="preserve"> </w:t>
      </w:r>
      <w:ins w:id="96167" w:author="מנוע מכני" w:date="2026-10-11T12:04:39Z">
        <w:r>
          <w:rPr>
            <w:rtl/>
          </w:rPr>
          <w:t xml:space="preserve">הוצרך</w:t>
        </w:r>
      </w:ins>
      <w:del w:id="96168" w:author="מנוע מכני" w:date="2026-10-11T12:04:39Z">
        <w:r w:rsidRPr="006F178A">
          <w:rPr>
            <w:rtl/>
          </w:rPr>
          <w:delText xml:space="preserve">איצטריך</w:delText>
        </w:r>
      </w:del>
      <w:r w:rsidRPr="006F178A">
        <w:rPr>
          <w:rtl/>
        </w:rPr>
        <w:t xml:space="preserve"> קרא להתיר של יו"כ בשבת.</w:t>
      </w:r>
    </w:p>
    <w:p w:rsidR="00E9703F" w:rsidRPr="006F178A" w:rsidRDefault="00E9703F" w:rsidP="00E9703F">
      <w:pPr>
        <w:rPr>
          <w:rtl/>
        </w:rPr>
      </w:pPr>
      <w:r w:rsidRPr="006F178A">
        <w:rPr>
          <w:rStyle w:val="2fb"/>
          <w:rtl/>
        </w:rPr>
        <w:t xml:space="preserve">ולר"ע</w:t>
      </w:r>
      <w:r w:rsidRPr="006F178A">
        <w:rPr>
          <w:rtl/>
        </w:rPr>
        <w:t xml:space="preserve"> </w:t>
      </w:r>
      <w:ins w:id="105135" w:author="קלוד" w:date="2026-10-11T13:11:34Z">
        <w:r>
          <w:rPr>
            <w:rtl/>
          </w:rPr>
          <w:t xml:space="preserve">-</w:t>
        </w:r>
      </w:ins>
      <w:del w:id="105136" w:author="קלוד" w:date="2026-10-11T13:11:34Z">
        <w:r w:rsidRPr="006F178A">
          <w:rPr>
            <w:rtl/>
          </w:rPr>
          <w:delText xml:space="preserve">דאין</w:delText>
        </w:r>
      </w:del>
      <w:r w:rsidRPr="006F178A">
        <w:rPr>
          <w:rtl/>
        </w:rPr>
        <w:t xml:space="preserve"> </w:t>
      </w:r>
      <w:ins w:id="105133" w:author="קלוד" w:date="2026-10-11T13:11:34Z">
        <w:r>
          <w:rPr>
            <w:rtl/>
          </w:rPr>
          <w:t xml:space="preserve">שאין</w:t>
        </w:r>
      </w:ins>
      <w:del w:id="105134" w:author="קלוד" w:date="2026-10-11T13:11:34Z">
        <w:r w:rsidRPr="006F178A">
          <w:rPr>
            <w:rtl/>
          </w:rPr>
          <w:delText xml:space="preserve">קרבין</w:delText>
        </w:r>
      </w:del>
      <w:r w:rsidRPr="006F178A">
        <w:rPr>
          <w:rtl/>
        </w:rPr>
        <w:t xml:space="preserve"> </w:t>
      </w:r>
      <w:ins w:id="93455" w:author="מנוע מכני" w:date="2026-10-11T12:04:39Z">
        <w:ins w:id="105131" w:author="קלוד" w:date="2026-10-11T13:11:34Z">
          <w:r>
            <w:rPr>
              <w:rtl/>
            </w:rPr>
            <w:t xml:space="preserve">קרבין,</w:t>
          </w:r>
        </w:ins>
        <w:del w:id="105132" w:author="קלוד" w:date="2026-10-11T13:11:34Z">
          <w:r>
            <w:rPr>
              <w:rtl/>
            </w:rPr>
            <w:delText xml:space="preserve">לכך</w:delText>
          </w:r>
        </w:del>
      </w:ins>
      <w:del w:id="93456" w:author="מנוע מכני" w:date="2026-10-11T12:04:39Z">
        <w:r w:rsidRPr="006F178A">
          <w:rPr>
            <w:rtl/>
          </w:rPr>
          <w:delText xml:space="preserve">להכי</w:delText>
        </w:r>
      </w:del>
      <w:r w:rsidRPr="006F178A">
        <w:rPr>
          <w:rtl/>
        </w:rPr>
        <w:t xml:space="preserve"> </w:t>
      </w:r>
      <w:ins w:id="96169" w:author="מנוע מכני" w:date="2026-10-11T12:04:39Z">
        <w:r>
          <w:rPr>
            <w:rtl/>
          </w:rPr>
          <w:t xml:space="preserve">הוצרך</w:t>
        </w:r>
      </w:ins>
      <w:del w:id="96170" w:author="מנוע מכני" w:date="2026-10-11T12:04:39Z">
        <w:r w:rsidRPr="006F178A">
          <w:rPr>
            <w:rtl/>
          </w:rPr>
          <w:delText xml:space="preserve">איצטריך</w:delText>
        </w:r>
      </w:del>
      <w:r w:rsidRPr="006F178A">
        <w:rPr>
          <w:rtl/>
        </w:rPr>
        <w:t xml:space="preserve"> </w:t>
      </w:r>
      <w:ins w:id="105129" w:author="קלוד" w:date="2026-10-11T13:11:34Z">
        <w:r>
          <w:rPr>
            <w:rtl/>
          </w:rPr>
          <w:t xml:space="preserve">הכתוב</w:t>
        </w:r>
      </w:ins>
      <w:del w:id="105130" w:author="קלוד" w:date="2026-10-11T13:11:34Z">
        <w:r w:rsidRPr="006F178A">
          <w:rPr>
            <w:rtl/>
          </w:rPr>
          <w:delText xml:space="preserve">קרא</w:delText>
        </w:r>
      </w:del>
      <w:r w:rsidRPr="006F178A">
        <w:rPr>
          <w:rtl/>
        </w:rPr>
        <w:t xml:space="preserve"> </w:t>
      </w:r>
      <w:ins w:id="105127" w:author="קלוד" w:date="2026-10-11T13:11:34Z">
        <w:r>
          <w:rPr>
            <w:rtl/>
          </w:rPr>
          <w:t xml:space="preserve">להתיר </w:t>
        </w:r>
        <w:r>
          <w:rPr>
            <w:rStyle w:val="afffffe"/>
            <w:rtl/>
          </w:rPr>
          <w:t xml:space="preserve">ביו"ט</w:t>
        </w:r>
      </w:ins>
      <w:del w:id="105128" w:author="קלוד" w:date="2026-10-11T13:11:34Z">
        <w:r w:rsidRPr="006F178A">
          <w:rPr>
            <w:rtl/>
          </w:rPr>
          <w:delText xml:space="preserve">להתירם</w:delText>
        </w:r>
      </w:del>
      <w:r w:rsidRPr="006F178A">
        <w:rPr>
          <w:rtl/>
        </w:rPr>
        <w:t xml:space="preserve"> אותם דווקא.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09" w:author="קלוד" w:date="2026-10-11T12:33:55Z"/>
        </w:rPr>
      </w:pPr>
      <w:ins w:id="90410" w:author="קלוד" w:date="2026-10-11T12:33:55Z">
        <w:r>
          <w:rPr>
            <w:color w:val="7B3F00"/>
          </w:rPr>
          <w:t xml:space="preserve">יוה"כ שחל בערב שבת - תקיעה והבדלה</w:t>
        </w:r>
      </w:ins>
    </w:p>
    <w:p w:rsidR="00E9703F" w:rsidRPr="006F178A" w:rsidRDefault="00E9703F" w:rsidP="00E9703F">
      <w:pPr>
        <w:rPr>
          <w:rtl/>
        </w:rPr>
      </w:pPr>
      <w:r w:rsidRPr="006F178A">
        <w:rPr>
          <w:rFonts w:ascii="Fb Fontext" w:hAnsi="Fb Fontext"/>
          <w:rtl/>
        </w:rPr>
        <w:lastRenderedPageBreak/>
        <w:t xml:space="preserve">• </w:t>
      </w:r>
      <w:r w:rsidRPr="006F178A">
        <w:rPr>
          <w:rStyle w:val="2fb"/>
          <w:rFonts w:ascii="Fb Fontext" w:hAnsi="Fb Fontext"/>
          <w:rtl/>
        </w:rPr>
        <w:lastRenderedPageBreak/>
        <w:t xml:space="preserve">ר"ז</w:t>
      </w:r>
      <w:r w:rsidRPr="006F178A">
        <w:rPr>
          <w:rFonts w:ascii="Fb Fontext" w:hAnsi="Fb Fontext"/>
          <w:rtl/>
        </w:rPr>
        <w:lastRenderedPageBreak/>
        <w:t xml:space="preserve"> כשהיה בבל חשב </w:t>
      </w:r>
      <w:ins w:id="91635" w:author="מנוע מכני" w:date="2026-10-11T12:04:39Z">
        <w:r>
          <w:rPr>
            <w:rFonts w:ascii="Fb Fontext" w:hAnsi="Fb Fontext"/>
            <w:rtl/>
          </w:rPr>
          <w:t xml:space="preserve">שהרי</w:t>
        </w:r>
      </w:ins>
      <w:del w:id="91636" w:author="מנוע מכני" w:date="2026-10-11T12:04:39Z">
        <w:r w:rsidRPr="006F178A">
          <w:rPr>
            <w:rFonts w:ascii="Fb Fontext" w:hAnsi="Fb Fontext"/>
            <w:rtl/>
          </w:rPr>
          <w:lastRenderedPageBreak/>
          <w:delText xml:space="preserve">דהא</w:delText>
        </w:r>
      </w:del>
      <w:r w:rsidRPr="006F178A">
        <w:rPr>
          <w:rFonts w:ascii="Fb Fontext" w:hAnsi="Fb Fontext"/>
          <w:rtl/>
        </w:rPr>
        <w:lastRenderedPageBreak/>
        <w:t xml:space="preserve"> </w:t>
      </w:r>
      <w:r w:rsidRPr="006F178A">
        <w:rPr>
          <w:rFonts w:ascii="Fb Fontext" w:hAnsi="Fb Fontext"/>
          <w:rtl/>
        </w:rPr>
        <w:lastRenderedPageBreak/>
        <w:t xml:space="preserve">דתניא</w:t>
      </w:r>
      <w:r w:rsidRPr="006F178A">
        <w:rPr>
          <w:rFonts w:ascii="Fb Fontext" w:hAnsi="Fb Fontext"/>
          <w:rtl/>
        </w:rPr>
        <w:lastRenderedPageBreak/>
        <w:t xml:space="preserve">: יום הכפורים שחל להיות ערב שבת - </w:t>
      </w:r>
      <w:r w:rsidRPr="006F178A">
        <w:rPr>
          <w:rFonts w:ascii="Fb Fontext" w:hAnsi="Fb Fontext"/>
          <w:rtl/>
        </w:rPr>
        <w:lastRenderedPageBreak/>
        <w:t xml:space="preserve">לא</w:t>
      </w:r>
      <w:r w:rsidRPr="006F178A">
        <w:rPr>
          <w:rFonts w:ascii="Fb Fontext" w:hAnsi="Fb Fontext"/>
          <w:rtl/>
        </w:rPr>
        <w:lastRenderedPageBreak/>
        <w:t xml:space="preserve"> היו תוקעין, ואם חל במוצ"ש </w:t>
      </w:r>
      <w:r w:rsidRPr="006F178A">
        <w:rPr>
          <w:rFonts w:ascii="Fb Fontext" w:hAnsi="Fb Fontext"/>
          <w:rtl/>
        </w:rPr>
        <w:lastRenderedPageBreak/>
        <w:t xml:space="preserve">לא</w:t>
      </w:r>
      <w:r w:rsidRPr="006F178A">
        <w:rPr>
          <w:rFonts w:ascii="Fb Fontext" w:hAnsi="Fb Fontext"/>
          <w:rtl/>
        </w:rPr>
        <w:lastRenderedPageBreak/>
        <w:t xml:space="preserve"> היו מבדילין - </w:t>
      </w:r>
      <w:r w:rsidRPr="0086545C">
        <w:rPr>
          <w:rFonts w:ascii="Fb Fontext" w:hAnsi="Fb Fontext"/>
          <w:b/>
          <w:bCs/>
          <w:rtl/>
        </w:rPr>
        <w:t>דברי הכל</w:t>
      </w:r>
      <w:r w:rsidRPr="006F178A">
        <w:rPr>
          <w:rFonts w:ascii="Fb Fontext" w:hAnsi="Fb Fontext"/>
          <w:rtl/>
        </w:rPr>
        <w:t xml:space="preserve"> היא.</w:t>
      </w:r>
    </w:p>
    <w:p w:rsidR="00E9703F" w:rsidRPr="006F178A" w:rsidRDefault="00E9703F" w:rsidP="00E9703F">
      <w:pPr>
        <w:rPr>
          <w:rtl/>
        </w:rPr>
      </w:pPr>
      <w:r w:rsidRPr="006F178A">
        <w:rPr>
          <w:rtl/>
        </w:rPr>
        <w:t xml:space="preserve">כשעלה לא"י שמע </w:t>
      </w:r>
      <w:ins w:id="105149" w:author="קלוד" w:date="2026-10-11T13:11:34Z">
        <w:r>
          <w:rPr>
            <w:rtl/>
          </w:rPr>
          <w:t xml:space="preserve">מיהודה</w:t>
        </w:r>
      </w:ins>
      <w:del w:id="105150" w:author="קלוד" w:date="2026-10-11T13:11:34Z">
        <w:r w:rsidRPr="006F178A">
          <w:rPr>
            <w:rtl/>
          </w:rPr>
          <w:delText xml:space="preserve">ליהודה</w:delText>
        </w:r>
      </w:del>
      <w:r w:rsidRPr="006F178A">
        <w:rPr>
          <w:rtl/>
        </w:rPr>
        <w:t xml:space="preserve"> </w:t>
      </w:r>
      <w:ins w:id="105147" w:author="קלוד" w:date="2026-10-11T13:11:34Z">
        <w:r>
          <w:rPr>
            <w:rtl/>
          </w:rPr>
          <w:t xml:space="preserve">בנו</w:t>
        </w:r>
      </w:ins>
      <w:del w:id="105148" w:author="קלוד" w:date="2026-10-11T13:11:34Z">
        <w:r w:rsidRPr="006F178A">
          <w:rPr>
            <w:rtl/>
          </w:rPr>
          <w:delText xml:space="preserve">בריה</w:delText>
        </w:r>
      </w:del>
      <w:r w:rsidRPr="006F178A">
        <w:rPr>
          <w:rtl/>
        </w:rPr>
        <w:t xml:space="preserve"> </w:t>
      </w:r>
      <w:ins w:id="105145" w:author="קלוד" w:date="2026-10-11T13:11:34Z">
        <w:r>
          <w:rPr>
            <w:rStyle w:val="2fb"/>
            <w:rtl/>
          </w:rPr>
          <w:t xml:space="preserve">של</w:t>
        </w:r>
      </w:ins>
      <w:del w:id="105146" w:author="קלוד" w:date="2026-10-11T13:11:34Z">
        <w:r w:rsidRPr="006F178A">
          <w:rPr>
            <w:rStyle w:val="2fb"/>
            <w:rtl/>
          </w:rPr>
          <w:delText xml:space="preserve">דרשב"פ</w:delText>
        </w:r>
      </w:del>
      <w:r w:rsidRPr="006F178A">
        <w:rPr>
          <w:rtl/>
        </w:rPr>
        <w:t xml:space="preserve"> </w:t>
      </w:r>
      <w:ins w:id="105143" w:author="קלוד" w:date="2026-10-11T13:11:34Z">
        <w:r>
          <w:rPr>
            <w:rtl/>
          </w:rPr>
          <w:t xml:space="preserve">רשב"פ</w:t>
        </w:r>
      </w:ins>
      <w:del w:id="105144" w:author="קלוד" w:date="2026-10-11T13:11:34Z">
        <w:r w:rsidRPr="006F178A">
          <w:rPr>
            <w:rtl/>
          </w:rPr>
          <w:delText xml:space="preserve">דהיינו</w:delText>
        </w:r>
      </w:del>
      <w:r w:rsidRPr="006F178A">
        <w:rPr>
          <w:rtl/>
        </w:rPr>
        <w:t xml:space="preserve"> </w:t>
      </w:r>
      <w:ins w:id="105141" w:author="קלוד" w:date="2026-10-11T13:11:34Z">
        <w:r>
          <w:rPr>
            <w:rStyle w:val="2fb"/>
            <w:rtl/>
          </w:rPr>
          <w:t xml:space="preserve">שהיא</w:t>
        </w:r>
      </w:ins>
      <w:del w:id="105142" w:author="קלוד" w:date="2026-10-11T13:11:34Z">
        <w:r w:rsidRPr="006F178A">
          <w:rPr>
            <w:rStyle w:val="2fb"/>
            <w:rtl/>
          </w:rPr>
          <w:delText xml:space="preserve">כר"ע</w:delText>
        </w:r>
      </w:del>
      <w:r w:rsidRPr="006F178A">
        <w:rPr>
          <w:rtl/>
        </w:rPr>
        <w:t xml:space="preserve"> </w:t>
      </w:r>
      <w:ins w:id="105139" w:author="קלוד" w:date="2026-10-11T13:11:34Z">
        <w:r>
          <w:rPr>
            <w:rtl/>
          </w:rPr>
          <w:t xml:space="preserve">כר"ע,</w:t>
        </w:r>
      </w:ins>
      <w:del w:id="105140" w:author="קלוד" w:date="2026-10-11T13:11:34Z">
        <w:r w:rsidRPr="006F178A">
          <w:rPr>
            <w:rtl/>
          </w:rPr>
          <w:delText xml:space="preserve">דקדושת</w:delText>
        </w:r>
      </w:del>
      <w:r w:rsidRPr="006F178A">
        <w:rPr>
          <w:rtl/>
        </w:rPr>
        <w:t xml:space="preserve"> </w:t>
      </w:r>
      <w:ins w:id="105137" w:author="קלוד" w:date="2026-10-11T13:11:34Z">
        <w:r>
          <w:rPr>
            <w:rtl/>
          </w:rPr>
          <w:t xml:space="preserve">שקדושת יוה"כ</w:t>
        </w:r>
      </w:ins>
      <w:del w:id="105138" w:author="קלוד" w:date="2026-10-11T13:11:34Z">
        <w:r w:rsidRPr="006F178A">
          <w:rPr>
            <w:rtl/>
          </w:rPr>
          <w:delText xml:space="preserve">יוה'כ</w:delText>
        </w:r>
      </w:del>
      <w:r w:rsidRPr="006F178A">
        <w:rPr>
          <w:rtl/>
        </w:rPr>
        <w:t xml:space="preserve"> כשבת.</w:t>
      </w:r>
    </w:p>
    <w:p w:rsidR="00E9703F" w:rsidRPr="006061D7" w:rsidRDefault="00E9703F" w:rsidP="00E9703F">
      <w:pPr>
        <w:rPr>
          <w:rtl/>
        </w:rPr>
      </w:pPr>
      <w:r w:rsidRPr="006061D7">
        <w:rPr>
          <w:rStyle w:val="2fb"/>
          <w:rtl/>
        </w:rPr>
        <w:t xml:space="preserve">דלר"י</w:t>
      </w:r>
      <w:r w:rsidRPr="006061D7">
        <w:rPr>
          <w:rtl/>
        </w:rPr>
        <w:t xml:space="preserve"> </w:t>
      </w:r>
      <w:ins w:id="93457" w:author="מנוע מכני" w:date="2026-10-11T12:04:39Z">
        <w:r>
          <w:rPr>
            <w:rtl/>
          </w:rPr>
          <w:t xml:space="preserve">למה</w:t>
        </w:r>
      </w:ins>
      <w:del w:id="93458" w:author="מנוע מכני" w:date="2026-10-11T12:04:39Z">
        <w:r w:rsidRPr="006061D7">
          <w:rPr>
            <w:rtl/>
          </w:rPr>
          <w:delText xml:space="preserve">אמאי</w:delText>
        </w:r>
      </w:del>
      <w:r w:rsidRPr="006061D7">
        <w:rPr>
          <w:rtl/>
        </w:rPr>
        <w:t xml:space="preserve"> </w:t>
      </w:r>
      <w:r w:rsidRPr="006061D7">
        <w:rPr>
          <w:rtl/>
        </w:rPr>
        <w:t xml:space="preserve">לא</w:t>
      </w:r>
      <w:r w:rsidRPr="006061D7">
        <w:rPr>
          <w:rtl/>
        </w:rPr>
        <w:t xml:space="preserve"> יתקע אם חלבי יוה"כ קריבין בשבת</w:t>
      </w:r>
      <w:r w:rsidRPr="006061D7">
        <w:rPr>
          <w:rFonts w:hint="cs"/>
          <w:rtl/>
        </w:rPr>
        <w:t>,</w:t>
      </w:r>
      <w:r w:rsidRPr="006061D7">
        <w:rPr>
          <w:rtl/>
        </w:rPr>
        <w:t xml:space="preserve"> וענהו </w:t>
      </w:r>
      <w:r w:rsidRPr="006061D7">
        <w:rPr>
          <w:rStyle w:val="2fb"/>
          <w:rtl/>
        </w:rPr>
        <w:t xml:space="preserve">ר"ז</w:t>
      </w:r>
      <w:r w:rsidRPr="006061D7">
        <w:rPr>
          <w:rtl/>
        </w:rPr>
        <w:t xml:space="preserve"> דכהנים זריזים הם ואינם צריכים לתקיעות.</w:t>
      </w:r>
    </w:p>
    <w:p w:rsidR="00E9703F" w:rsidRPr="006F178A" w:rsidRDefault="00E9703F" w:rsidP="00E9703F">
      <w:pPr>
        <w:rPr>
          <w:rtl/>
        </w:rPr>
      </w:pPr>
      <w:r w:rsidRPr="006F178A">
        <w:rPr>
          <w:rStyle w:val="afffe"/>
          <w:rFonts w:ascii="Fb Fontext" w:hAnsi="Fb Fontext"/>
          <w:rtl/>
        </w:rPr>
        <w:t>ונדחה</w:t>
      </w:r>
      <w:r w:rsidRPr="006F178A">
        <w:rPr>
          <w:rFonts w:ascii="Fb Fontext" w:hAnsi="Fb Fontext"/>
          <w:rtl/>
        </w:rPr>
        <w:t xml:space="preserve"> </w:t>
      </w:r>
      <w:ins w:id="91637" w:author="מנוע מכני" w:date="2026-10-11T12:04:39Z">
        <w:r>
          <w:rPr>
            <w:rFonts w:ascii="Fb Fontext" w:hAnsi="Fb Fontext"/>
            <w:rtl/>
          </w:rPr>
          <w:t xml:space="preserve">דא"כ</w:t>
        </w:r>
      </w:ins>
      <w:del w:id="91638" w:author="מנוע מכני" w:date="2026-10-11T12:04:39Z">
        <w:r w:rsidRPr="006F178A">
          <w:rPr>
            <w:rFonts w:ascii="Fb Fontext" w:hAnsi="Fb Fontext"/>
            <w:rtl/>
          </w:rPr>
          <w:delText xml:space="preserve">דאי הכי</w:delText>
        </w:r>
      </w:del>
      <w:r w:rsidRPr="006F178A">
        <w:rPr>
          <w:rFonts w:ascii="Fb Fontext" w:hAnsi="Fb Fontext"/>
          <w:rtl/>
        </w:rPr>
        <w:t xml:space="preserve">, הך דשלוש להבדיל בין קודש לחול נימא כהנים זריזים, אלא בהכרח </w:t>
      </w:r>
      <w:ins w:id="90483" w:author="Claude - סמנטי" w:date="2026-10-11T12:28:21Z">
        <w:r>
          <w:rPr>
            <w:rFonts w:ascii="Fb Fontext" w:hAnsi="Fb Fontext"/>
            <w:rtl/>
          </w:rPr>
          <w:t xml:space="preserve">שהוא</w:t>
        </w:r>
      </w:ins>
      <w:del w:id="90484" w:author="Claude - סמנטי" w:date="2026-10-11T12:28:21Z">
        <w:r w:rsidRPr="006F178A">
          <w:rPr>
            <w:rFonts w:ascii="Fb Fontext" w:hAnsi="Fb Fontext"/>
            <w:rtl/>
          </w:rPr>
          <w:delText xml:space="preserve">דהוא</w:delText>
        </w:r>
      </w:del>
      <w:r w:rsidRPr="006F178A">
        <w:rPr>
          <w:rFonts w:ascii="Fb Fontext" w:hAnsi="Fb Fontext"/>
          <w:rtl/>
        </w:rPr>
        <w:t xml:space="preserve"> עבור שאר עמא דבירושלים וא"כ גם </w:t>
      </w:r>
      <w:ins w:id="91639" w:author="מנוע מכני" w:date="2026-10-11T12:04:39Z">
        <w:r>
          <w:rPr>
            <w:rFonts w:ascii="Fb Fontext" w:hAnsi="Fb Fontext"/>
            <w:rtl/>
          </w:rPr>
          <w:t xml:space="preserve">כאן</w:t>
        </w:r>
      </w:ins>
      <w:del w:id="91640" w:author="מנוע מכני" w:date="2026-10-11T12:04:39Z">
        <w:r w:rsidRPr="006F178A">
          <w:rPr>
            <w:rFonts w:ascii="Fb Fontext" w:hAnsi="Fb Fontext"/>
            <w:rtl/>
          </w:rPr>
          <w:delText xml:space="preserve">הכא</w:delText>
        </w:r>
      </w:del>
      <w:r w:rsidRPr="006F178A">
        <w:rPr>
          <w:rFonts w:ascii="Fb Fontext" w:hAnsi="Fb Fontext"/>
          <w:rtl/>
        </w:rPr>
        <w:t xml:space="preserve"> שיתקעו אם </w:t>
      </w:r>
      <w:r w:rsidRPr="006F178A">
        <w:rPr>
          <w:rFonts w:ascii="Fb Fontext" w:hAnsi="Fb Fontext"/>
          <w:rtl/>
        </w:rPr>
        <w:t xml:space="preserve">לא</w:t>
      </w:r>
      <w:r w:rsidRPr="006F178A">
        <w:rPr>
          <w:rFonts w:ascii="Fb Fontext" w:hAnsi="Fb Fontext"/>
          <w:rtl/>
        </w:rPr>
        <w:t xml:space="preserve"> שנאמר שהברייתא </w:t>
      </w:r>
      <w:r w:rsidRPr="006F178A">
        <w:rPr>
          <w:rStyle w:val="2fb"/>
          <w:rFonts w:ascii="Fb Fontext" w:hAnsi="Fb Fontext"/>
          <w:rtl/>
        </w:rPr>
        <w:t xml:space="preserve">כר"ע</w:t>
      </w:r>
      <w:r w:rsidRPr="006F178A">
        <w:rPr>
          <w:rFonts w:ascii="Fb Fontext" w:hAnsi="Fb Fontext"/>
          <w:rtl/>
        </w:rPr>
        <w:t xml:space="preserve"> דווקא דקדושתם שווה.</w:t>
      </w:r>
    </w:p>
    <w:p w:rsidR="00E9703F" w:rsidRPr="006F178A" w:rsidRDefault="00E9703F" w:rsidP="00E9703F">
      <w:pPr>
        <w:rPr>
          <w:rtl/>
        </w:rPr>
      </w:pPr>
      <w:r w:rsidRPr="006F178A">
        <w:rPr>
          <w:rStyle w:val="afffe"/>
          <w:rFonts w:ascii="Fb Fontext" w:hAnsi="Fb Fontext"/>
          <w:rtl/>
        </w:rPr>
        <w:t>והא דלא</w:t>
      </w:r>
      <w:r w:rsidRPr="006F178A">
        <w:rPr>
          <w:rtl/>
        </w:rPr>
        <w:t xml:space="preserve"> תקעי לידע דשרי בקניבת ירק מן המנחה ולמעלה היינו דאין דוחין שבות להתיר.</w:t>
      </w:r>
    </w:p>
    <w:p w:rsidR="00E9703F" w:rsidRDefault="00E9703F" w:rsidP="00E9703F">
      <w:pPr>
        <w:rPr>
          <w:rtl/>
        </w:rPr>
      </w:pPr>
      <w:r w:rsidRPr="006F178A">
        <w:rPr>
          <w:rtl/>
        </w:rPr>
        <w:t xml:space="preserve">[ולא מצד שבות קרובה דא"ה </w:t>
      </w:r>
      <w:ins w:id="93459" w:author="מנוע מכני" w:date="2026-10-11T12:04:39Z">
        <w:r>
          <w:rPr>
            <w:rtl/>
          </w:rPr>
          <w:t xml:space="preserve">למה</w:t>
        </w:r>
      </w:ins>
      <w:del w:id="93460" w:author="מנוע מכני" w:date="2026-10-11T12:04:39Z">
        <w:r w:rsidRPr="006F178A">
          <w:rPr>
            <w:rtl/>
          </w:rPr>
          <w:delText xml:space="preserve">אמאי</w:delText>
        </w:r>
      </w:del>
      <w:r w:rsidRPr="006F178A">
        <w:rPr>
          <w:rtl/>
        </w:rPr>
        <w:t xml:space="preserve"> </w:t>
      </w:r>
      <w:r w:rsidRPr="006F178A">
        <w:rPr>
          <w:rtl/>
        </w:rPr>
        <w:t xml:space="preserve">לא</w:t>
      </w:r>
      <w:r w:rsidRPr="006F178A">
        <w:rPr>
          <w:rtl/>
        </w:rPr>
        <w:t xml:space="preserve"> מידעי דשרי בשחיטה לאלתר]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07" w:author="קלוד" w:date="2026-10-11T12:33:55Z"/>
        </w:rPr>
      </w:pPr>
      <w:ins w:id="90408" w:author="קלוד" w:date="2026-10-11T12:33:55Z">
        <w:r>
          <w:rPr>
            <w:color w:val="7B3F00"/>
          </w:rPr>
          <w:t xml:space="preserve">קניבת ירק ביוה"כ שחל בשבת - 'שבתון'</w:t>
        </w:r>
      </w:ins>
    </w:p>
    <w:p w:rsidR="00E9703F" w:rsidRDefault="00E9703F" w:rsidP="00E9703F">
      <w:pPr>
        <w:rPr>
          <w:rFonts w:ascii="Fb Fontext" w:hAnsi="Fb Fontext"/>
          <w:rtl/>
        </w:rPr>
      </w:pPr>
      <w:r w:rsidRPr="006F178A">
        <w:rPr>
          <w:rFonts w:ascii="Fb Fontext" w:hAnsi="Fb Fontext"/>
          <w:rtl/>
        </w:rPr>
        <w:t>• יוה"כ שחל להיות בשבת -ב</w:t>
      </w:r>
      <w:r w:rsidRPr="006F178A">
        <w:rPr>
          <w:rFonts w:ascii="Fb Fontext" w:hAnsi="Fb Fontext" w:hint="cs"/>
          <w:rtl/>
        </w:rPr>
        <w:t>ק</w:t>
      </w:r>
      <w:r w:rsidRPr="006F178A">
        <w:rPr>
          <w:rFonts w:ascii="Fb Fontext" w:hAnsi="Fb Fontext"/>
          <w:rtl/>
        </w:rPr>
        <w:t>ניבת ירק</w:t>
      </w:r>
    </w:p>
    <w:p w:rsidR="00E9703F" w:rsidRPr="009757B9" w:rsidRDefault="00E9703F" w:rsidP="00E9703F">
      <w:pPr>
        <w:rPr>
          <w:rFonts w:cs="Guttman Vilna"/>
          <w:b/>
          <w:bCs/>
          <w:rtl/>
        </w:rPr>
      </w:pPr>
      <w:ins w:id="105165" w:author="קלוד" w:date="2026-10-11T13:11:34Z">
        <w:r>
          <w:rPr>
            <w:rStyle w:val="2fb"/>
            <w:rtl/>
          </w:rPr>
          <w:t xml:space="preserve">ר"ה:</w:t>
        </w:r>
      </w:ins>
      <w:del w:id="105166" w:author="קלוד" w:date="2026-10-11T13:11:34Z">
        <w:r w:rsidRPr="006F178A">
          <w:rPr>
            <w:rStyle w:val="2fb"/>
            <w:rtl/>
          </w:rPr>
          <w:delText xml:space="preserve">ר"ה</w:delText>
        </w:r>
      </w:del>
      <w:r w:rsidRPr="006F178A">
        <w:rPr>
          <w:rtl/>
        </w:rPr>
        <w:t xml:space="preserve"> </w:t>
      </w:r>
      <w:ins w:id="105163" w:author="קלוד" w:date="2026-10-11T13:11:34Z">
        <w:r>
          <w:rPr>
            <w:rtl/>
          </w:rPr>
          <w:t xml:space="preserve">אסור,</w:t>
        </w:r>
      </w:ins>
      <w:del w:id="105164" w:author="קלוד" w:date="2026-10-11T13:11:34Z">
        <w:r w:rsidRPr="006F178A">
          <w:rPr>
            <w:rtl/>
          </w:rPr>
          <w:delText xml:space="preserve">אסור</w:delText>
        </w:r>
      </w:del>
      <w:r w:rsidRPr="006F178A">
        <w:rPr>
          <w:rFonts w:hint="cs"/>
          <w:rtl/>
        </w:rPr>
        <w:t xml:space="preserve"> </w:t>
      </w:r>
      <w:ins w:id="105161" w:author="קלוד" w:date="2026-10-11T13:11:34Z">
        <w:r>
          <w:rPr>
            <w:rtl/>
          </w:rPr>
          <w:t xml:space="preserve">ולומד</w:t>
        </w:r>
      </w:ins>
      <w:del w:id="105162" w:author="קלוד" w:date="2026-10-11T13:11:34Z">
        <w:r w:rsidRPr="006F178A">
          <w:rPr>
            <w:rtl/>
          </w:rPr>
          <w:delText xml:space="preserve">ויליף</w:delText>
        </w:r>
      </w:del>
      <w:r w:rsidRPr="006F178A">
        <w:rPr>
          <w:rtl/>
        </w:rPr>
        <w:t xml:space="preserve"> </w:t>
      </w:r>
      <w:ins w:id="105159" w:author="קלוד" w:date="2026-10-11T13:11:34Z">
        <w:r>
          <w:rPr>
            <w:rtl/>
          </w:rPr>
          <w:t xml:space="preserve">מ'שבתון'</w:t>
        </w:r>
      </w:ins>
      <w:del w:id="105160" w:author="קלוד" w:date="2026-10-11T13:11:34Z">
        <w:r w:rsidRPr="006F178A">
          <w:rPr>
            <w:rtl/>
          </w:rPr>
          <w:delText xml:space="preserve">מקרא</w:delText>
        </w:r>
      </w:del>
      <w:r w:rsidRPr="006F178A">
        <w:rPr>
          <w:rtl/>
        </w:rPr>
        <w:t xml:space="preserve"> </w:t>
      </w:r>
      <w:ins w:id="105157" w:author="קלוד" w:date="2026-10-11T13:11:34Z">
        <w:r>
          <w:rPr>
            <w:rtl/>
          </w:rPr>
          <w:t xml:space="preserve">-</w:t>
        </w:r>
      </w:ins>
      <w:del w:id="105158" w:author="קלוד" w:date="2026-10-11T13:11:34Z">
        <w:r w:rsidRPr="006F178A">
          <w:rPr>
            <w:rtl/>
          </w:rPr>
          <w:delText xml:space="preserve">דשבתון</w:delText>
        </w:r>
      </w:del>
      <w:r w:rsidRPr="006F178A">
        <w:rPr>
          <w:rtl/>
        </w:rPr>
        <w:t xml:space="preserve"> </w:t>
      </w:r>
      <w:ins w:id="105155" w:author="קלוד" w:date="2026-10-11T13:11:34Z">
        <w:r>
          <w:rPr>
            <w:rtl/>
          </w:rPr>
          <w:t xml:space="preserve">שלא</w:t>
        </w:r>
      </w:ins>
      <w:del w:id="105156" w:author="קלוד" w:date="2026-10-11T13:11:34Z">
        <w:r w:rsidRPr="006F178A">
          <w:rPr>
            <w:rtl/>
          </w:rPr>
          <w:delText xml:space="preserve">דלא</w:delText>
        </w:r>
      </w:del>
      <w:r w:rsidRPr="006F178A">
        <w:rPr>
          <w:rtl/>
        </w:rPr>
        <w:t xml:space="preserve"> יתכן </w:t>
      </w:r>
      <w:ins w:id="105153" w:author="קלוד" w:date="2026-10-11T13:11:34Z">
        <w:r>
          <w:rPr>
            <w:rtl/>
          </w:rPr>
          <w:t xml:space="preserve">שבא למלאכה,</w:t>
        </w:r>
      </w:ins>
      <w:del w:id="105154" w:author="קלוד" w:date="2026-10-11T13:11:34Z">
        <w:r w:rsidRPr="006F178A">
          <w:rPr>
            <w:rtl/>
          </w:rPr>
          <w:delText xml:space="preserve">דלמלאכה</w:delText>
        </w:r>
      </w:del>
      <w:r w:rsidRPr="006F178A">
        <w:rPr>
          <w:rtl/>
        </w:rPr>
        <w:t xml:space="preserve"> שכבר </w:t>
      </w:r>
      <w:ins w:id="105151" w:author="קלוד" w:date="2026-10-11T13:11:34Z">
        <w:r>
          <w:rPr>
            <w:rtl/>
          </w:rPr>
          <w:t xml:space="preserve">נאסרה.</w:t>
        </w:r>
      </w:ins>
      <w:del w:id="105152" w:author="קלוד" w:date="2026-10-11T13:11:34Z">
        <w:r w:rsidRPr="006F178A">
          <w:rPr>
            <w:rtl/>
          </w:rPr>
          <w:delText xml:space="preserve">נאסר.</w:delText>
        </w:r>
      </w:del>
    </w:p>
    <w:p w:rsidR="00E9703F" w:rsidRPr="006F178A" w:rsidRDefault="00E9703F" w:rsidP="00E9703F">
      <w:pPr>
        <w:rPr>
          <w:rtl/>
        </w:rPr>
      </w:pPr>
      <w:r w:rsidRPr="006F178A">
        <w:rPr>
          <w:rStyle w:val="2fb"/>
          <w:rFonts w:ascii="Fb Fontext" w:hAnsi="Fb Fontext"/>
          <w:sz w:val="20"/>
          <w:rtl/>
        </w:rPr>
        <w:t xml:space="preserve">ורי"ו</w:t>
      </w:r>
      <w:r w:rsidRPr="006F178A">
        <w:rPr>
          <w:rFonts w:ascii="Fb Fontext" w:hAnsi="Fb Fontext"/>
          <w:sz w:val="20"/>
          <w:rtl/>
        </w:rPr>
        <w:t xml:space="preserve"> התיר והך דשבתון היינו להוסיף עשה אל"ת ותנ"כ.</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קטו.</w:t>
      </w:r>
    </w:p>
    <w:p>
      <w:pPr>
        <w:pStyle w:val="38"/>
        <w:rPr>
          <w:ins w:id="98477" w:author="מנוע מכני" w:date="2026-10-11T12:04:39Z"/>
        </w:rPr>
      </w:pPr>
      <w:del w:id="98476" w:author="מנוע מכני" w:date="2026-10-11T12:04:39Z">
        <w:r w:rsidRPr="006F178A">
          <w:delText xml:space="preserve">•</w:delText>
        </w:r>
      </w:del>
      <w:r w:rsidRPr="006F178A">
        <w:t xml:space="preserve"> רי"ו</w:t>
      </w:r>
      <w:r w:rsidRPr="006F178A">
        <w:t>:</w:t>
      </w:r>
    </w:p>
    <w:p>
      <w:pPr>
        <w:pStyle w:val="afffff8"/>
        <w:rPr>
          <w:ins w:id="90405" w:author="קלוד" w:date="2026-10-11T12:33:55Z"/>
        </w:rPr>
      </w:pPr>
      <w:ins w:id="90406" w:author="קלוד" w:date="2026-10-11T12:33:55Z">
        <w:r>
          <w:rPr>
            <w:color w:val="7B3F00"/>
          </w:rPr>
          <w:t xml:space="preserve">פיצוע אגוזים ופירכוס רימונים ביוה"כ שחל בחול</w:t>
        </w:r>
      </w:ins>
    </w:p>
    <w:p w:rsidR="00E9703F" w:rsidRPr="006F178A" w:rsidRDefault="00E9703F" w:rsidP="00E9703F">
      <w:pPr>
        <w:rPr>
          <w:rtl/>
        </w:rPr>
      </w:pPr>
      <w:del w:id="98478" w:author="מנוע מכני" w:date="2026-10-11T12:04:39Z">
        <w:r w:rsidRPr="006F178A">
          <w:rPr>
            <w:rFonts w:ascii="Fb Fontext" w:hAnsi="Fb Fontext"/>
            <w:rtl/>
          </w:rPr>
          <w:delText xml:space="preserve"> </w:delText>
        </w:r>
      </w:del>
      <w:r w:rsidRPr="006F178A">
        <w:rPr>
          <w:rFonts w:ascii="Fb Fontext" w:hAnsi="Fb Fontext"/>
          <w:rtl/>
        </w:rPr>
        <w:t xml:space="preserve">יוה"כ שחל להיות בחול מפצעין באגוזים, ומפרכסין ברימונים מן המנחה ולמעלה מפני עגמ"</w:t>
      </w:r>
      <w:r w:rsidRPr="006F178A">
        <w:rPr>
          <w:rFonts w:ascii="Fb Fontext" w:hAnsi="Fb Fontext" w:hint="cs"/>
          <w:rtl/>
        </w:rPr>
        <w:t>נ</w:t>
      </w:r>
      <w:r w:rsidRPr="006F178A">
        <w:rPr>
          <w:rFonts w:ascii="Fb Fontext" w:hAnsi="Fb Fontext"/>
          <w:rtl/>
        </w:rPr>
        <w:t>.</w:t>
      </w:r>
    </w:p>
    <w:p w:rsidR="00E9703F" w:rsidRPr="006F178A" w:rsidRDefault="00E9703F" w:rsidP="00E9703F">
      <w:pPr>
        <w:rPr>
          <w:rtl/>
        </w:rPr>
      </w:pPr>
      <w:ins w:id="105179" w:author="קלוד" w:date="2026-10-11T13:11:34Z">
        <w:r>
          <w:rPr>
            <w:rtl/>
          </w:rPr>
          <w:t xml:space="preserve">בני בית</w:t>
        </w:r>
      </w:ins>
      <w:del w:id="105180" w:author="קלוד" w:date="2026-10-11T13:11:34Z">
        <w:r w:rsidRPr="006F178A">
          <w:rPr>
            <w:rtl/>
          </w:rPr>
          <w:delText xml:space="preserve">דבי</w:delText>
        </w:r>
      </w:del>
      <w:r w:rsidRPr="006F178A">
        <w:rPr>
          <w:rtl/>
        </w:rPr>
        <w:t xml:space="preserve"> </w:t>
      </w:r>
      <w:r w:rsidRPr="006F178A">
        <w:rPr>
          <w:rStyle w:val="2fb"/>
          <w:rtl/>
        </w:rPr>
        <w:t xml:space="preserve">רב יהודה</w:t>
      </w:r>
      <w:r w:rsidRPr="006F178A">
        <w:rPr>
          <w:rtl/>
        </w:rPr>
        <w:t xml:space="preserve"> </w:t>
      </w:r>
      <w:ins w:id="105177" w:author="קלוד" w:date="2026-10-11T13:11:34Z">
        <w:r>
          <w:rPr>
            <w:rtl/>
          </w:rPr>
          <w:t xml:space="preserve">קונבים</w:t>
        </w:r>
      </w:ins>
      <w:del w:id="105178" w:author="קלוד" w:date="2026-10-11T13:11:34Z">
        <w:r w:rsidRPr="006F178A">
          <w:rPr>
            <w:rtl/>
          </w:rPr>
          <w:delText xml:space="preserve">מקנבי</w:delText>
        </w:r>
      </w:del>
      <w:r w:rsidRPr="006F178A">
        <w:rPr>
          <w:rtl/>
        </w:rPr>
        <w:t xml:space="preserve"> </w:t>
      </w:r>
      <w:ins w:id="105175" w:author="קלוד" w:date="2026-10-11T13:11:34Z">
        <w:r>
          <w:rPr>
            <w:rStyle w:val="2fb"/>
            <w:rtl/>
          </w:rPr>
          <w:t xml:space="preserve">כרוב,</w:t>
        </w:r>
      </w:ins>
      <w:del w:id="105176" w:author="קלוד" w:date="2026-10-11T13:11:34Z">
        <w:r w:rsidRPr="006F178A">
          <w:rPr>
            <w:rStyle w:val="2fb"/>
            <w:rtl/>
          </w:rPr>
          <w:delText xml:space="preserve">כרבא</w:delText>
        </w:r>
        <w:r w:rsidRPr="006F178A">
          <w:rPr>
            <w:rtl/>
          </w:rPr>
          <w:delText xml:space="preserve">,</w:delText>
        </w:r>
      </w:del>
      <w:r w:rsidRPr="006F178A">
        <w:rPr>
          <w:rtl/>
        </w:rPr>
        <w:t xml:space="preserve"> </w:t>
      </w:r>
      <w:ins w:id="105173" w:author="קלוד" w:date="2026-10-11T13:11:34Z">
        <w:r>
          <w:rPr>
            <w:rtl/>
          </w:rPr>
          <w:t xml:space="preserve">ובני בית</w:t>
        </w:r>
      </w:ins>
      <w:del w:id="105174" w:author="קלוד" w:date="2026-10-11T13:11:34Z">
        <w:r w:rsidRPr="006F178A">
          <w:rPr>
            <w:rtl/>
          </w:rPr>
          <w:delText xml:space="preserve">דבי</w:delText>
        </w:r>
      </w:del>
      <w:r w:rsidRPr="006F178A">
        <w:rPr>
          <w:rtl/>
        </w:rPr>
        <w:t xml:space="preserve"> </w:t>
      </w:r>
      <w:r w:rsidRPr="006F178A">
        <w:rPr>
          <w:rStyle w:val="2fb"/>
          <w:rtl/>
        </w:rPr>
        <w:t xml:space="preserve">רבה</w:t>
      </w:r>
      <w:r w:rsidRPr="006F178A">
        <w:rPr>
          <w:rtl/>
        </w:rPr>
        <w:t xml:space="preserve"> </w:t>
      </w:r>
      <w:ins w:id="105171" w:author="קלוד" w:date="2026-10-11T13:11:34Z">
        <w:r>
          <w:rPr>
            <w:rtl/>
          </w:rPr>
          <w:t xml:space="preserve">גורדים</w:t>
        </w:r>
      </w:ins>
      <w:del w:id="105172" w:author="קלוד" w:date="2026-10-11T13:11:34Z">
        <w:r w:rsidRPr="006F178A">
          <w:rPr>
            <w:rtl/>
          </w:rPr>
          <w:delText xml:space="preserve">גרדי</w:delText>
        </w:r>
      </w:del>
      <w:r w:rsidRPr="006F178A">
        <w:rPr>
          <w:rtl/>
        </w:rPr>
        <w:t xml:space="preserve"> </w:t>
      </w:r>
      <w:ins w:id="105169" w:author="קלוד" w:date="2026-10-11T13:11:34Z">
        <w:r>
          <w:rPr>
            <w:rtl/>
          </w:rPr>
          <w:t xml:space="preserve">דלעת.</w:t>
        </w:r>
      </w:ins>
      <w:del w:id="105170" w:author="קלוד" w:date="2026-10-11T13:11:34Z">
        <w:r w:rsidRPr="006F178A">
          <w:rPr>
            <w:rtl/>
          </w:rPr>
          <w:delText xml:space="preserve">קארי.</w:delText>
        </w:r>
      </w:del>
      <w:r w:rsidRPr="006F178A">
        <w:rPr>
          <w:rtl/>
        </w:rPr>
        <w:t xml:space="preserve"> כיוון שראה </w:t>
      </w:r>
      <w:ins w:id="105167" w:author="קלוד" w:date="2026-10-11T13:11:34Z">
        <w:r>
          <w:rPr>
            <w:rStyle w:val="afffffe"/>
            <w:rFonts w:hint="cs"/>
            <w:rtl/>
          </w:rPr>
          <w:t xml:space="preserve">רבה</w:t>
        </w:r>
        <w:r>
          <w:rPr>
            <w:rFonts w:hint="cs"/>
            <w:rtl/>
          </w:rPr>
          <w:t xml:space="preserve"> שהקדימו </w:t>
        </w:r>
        <w:r>
          <w:rPr>
            <w:rStyle w:val="afffffe"/>
            <w:rFonts w:hint="cs"/>
            <w:rtl/>
          </w:rPr>
          <w:t xml:space="preserve">לפני המנחה</w:t>
        </w:r>
        <w:r>
          <w:rPr>
            <w:rFonts w:hint="cs"/>
            <w:rtl/>
          </w:rPr>
          <w:t xml:space="preserve">.</w:t>
        </w:r>
      </w:ins>
      <w:del w:id="105168" w:author="קלוד" w:date="2026-10-11T13:11:34Z">
        <w:r w:rsidRPr="006F178A">
          <w:rPr>
            <w:rFonts w:hint="cs"/>
            <w:rtl/>
          </w:rPr>
          <w:delText xml:space="preserve">ש</w:delText>
        </w:r>
        <w:r w:rsidRPr="006F178A">
          <w:rPr>
            <w:rtl/>
          </w:rPr>
          <w:delText xml:space="preserve">הקדימו.</w:delText>
        </w:r>
      </w:del>
    </w:p>
    <w:p w:rsidR="00E9703F" w:rsidRPr="006F178A" w:rsidRDefault="00E9703F" w:rsidP="00E9703F">
      <w:pPr>
        <w:rPr>
          <w:rtl/>
        </w:rPr>
      </w:pPr>
      <w:r w:rsidRPr="006F178A">
        <w:rPr>
          <w:rFonts w:hint="cs"/>
          <w:rtl/>
        </w:rPr>
        <w:t>ו</w:t>
      </w:r>
      <w:r w:rsidRPr="006F178A">
        <w:rPr>
          <w:rtl/>
        </w:rPr>
        <w:t xml:space="preserve">א"ל</w:t>
      </w:r>
      <w:r w:rsidRPr="006F178A">
        <w:rPr>
          <w:rtl/>
        </w:rPr>
        <w:t xml:space="preserve"> </w:t>
      </w:r>
      <w:r w:rsidRPr="006F178A">
        <w:rPr>
          <w:rFonts w:hint="cs"/>
          <w:rtl/>
        </w:rPr>
        <w:t>באה</w:t>
      </w:r>
      <w:r w:rsidRPr="006F178A">
        <w:rPr>
          <w:rtl/>
        </w:rPr>
        <w:t xml:space="preserve"> איגרת</w:t>
      </w:r>
      <w:r w:rsidRPr="006F178A">
        <w:rPr>
          <w:rFonts w:hint="cs"/>
          <w:rtl/>
        </w:rPr>
        <w:t xml:space="preserve"> </w:t>
      </w:r>
      <w:ins w:id="105185" w:author="קלוד" w:date="2026-10-11T13:11:34Z">
        <w:r>
          <w:rPr>
            <w:rtl/>
          </w:rPr>
          <w:t xml:space="preserve">מארץ ישראל</w:t>
        </w:r>
      </w:ins>
      <w:del w:id="105186" w:author="קלוד" w:date="2026-10-11T13:11:34Z">
        <w:r w:rsidRPr="006F178A">
          <w:rPr>
            <w:rtl/>
          </w:rPr>
          <w:delText xml:space="preserve">ממערבא</w:delText>
        </w:r>
      </w:del>
      <w:r w:rsidRPr="006F178A">
        <w:rPr>
          <w:rtl/>
        </w:rPr>
        <w:t xml:space="preserve"> </w:t>
      </w:r>
      <w:ins w:id="93461" w:author="מנוע מכני" w:date="2026-10-11T12:04:39Z">
        <w:r>
          <w:rPr>
            <w:rtl/>
          </w:rPr>
          <w:t xml:space="preserve">משמו</w:t>
        </w:r>
      </w:ins>
      <w:del w:id="93462" w:author="מנוע מכני" w:date="2026-10-11T12:04:39Z">
        <w:r w:rsidRPr="006F178A">
          <w:rPr>
            <w:rtl/>
          </w:rPr>
          <w:delText xml:space="preserve">משמיה</w:delText>
        </w:r>
      </w:del>
      <w:r w:rsidRPr="006F178A">
        <w:rPr>
          <w:rtl/>
        </w:rPr>
        <w:t xml:space="preserve"> </w:t>
      </w:r>
      <w:ins w:id="105183" w:author="קלוד" w:date="2026-10-11T13:11:34Z">
        <w:r>
          <w:rPr>
            <w:rStyle w:val="2fb"/>
            <w:rtl/>
          </w:rPr>
          <w:t xml:space="preserve">של</w:t>
        </w:r>
      </w:ins>
      <w:del w:id="105184" w:author="קלוד" w:date="2026-10-11T13:11:34Z">
        <w:r w:rsidRPr="006F178A">
          <w:rPr>
            <w:rStyle w:val="2fb"/>
            <w:rtl/>
          </w:rPr>
          <w:delText xml:space="preserve">דרי"ו</w:delText>
        </w:r>
      </w:del>
      <w:r w:rsidRPr="006F178A">
        <w:rPr>
          <w:rtl/>
        </w:rPr>
        <w:t xml:space="preserve"> </w:t>
      </w:r>
      <w:ins w:id="105181" w:author="קלוד" w:date="2026-10-11T13:11:34Z">
        <w:r>
          <w:rPr>
            <w:rtl/>
          </w:rPr>
          <w:t xml:space="preserve">רי"ו שאסור.</w:t>
        </w:r>
      </w:ins>
      <w:del w:id="105182" w:author="קלוד" w:date="2026-10-11T13:11:34Z">
        <w:r w:rsidRPr="006F178A">
          <w:rPr>
            <w:rtl/>
          </w:rPr>
          <w:delText xml:space="preserve">דאסיר.</w:delText>
        </w:r>
      </w:del>
    </w:p>
    <w:p w:rsidR="00E9703F" w:rsidRDefault="00E9703F" w:rsidP="00E9703F">
      <w:pPr>
        <w:pStyle w:val="affffd"/>
        <w:spacing w:after="0"/>
        <w:rPr>
          <w:del w:id="90087" w:author="מנוע עיצוב" w:date="2026-10-11T12:09:26Z"/>
          <w:rFonts w:ascii="MS Mincho" w:hAnsi="MS Mincho"/>
          <w:bCs w:val="0"/>
          <w:rtl/>
        </w:rPr>
      </w:pPr>
      <w:del w:id="90086" w:author="מנוע עיצוב" w:date="2026-10-11T12:09:26Z">
        <w:r>
          <w:rPr>
            <w:rFonts w:ascii="MS Mincho" w:hAnsi="MS Mincho" w:hint="cs"/>
            <w:bCs w:val="0"/>
            <w:rtl/>
          </w:rPr>
          <w:delText xml:space="preserve"> ׻</w:delText>
        </w:r>
      </w:del>
    </w:p>
    <w:p w:rsidR="00E9703F" w:rsidRPr="006F178A" w:rsidRDefault="00E9703F" w:rsidP="00E9703F">
      <w:pPr>
        <w:pStyle w:val="affff"/>
        <w:rPr>
          <w:rFonts w:asciiTheme="minorBidi" w:hAnsiTheme="minorBidi"/>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E9703F" w:rsidRPr="006F178A" w:rsidRDefault="00E9703F" w:rsidP="004F534A">
      <w:pPr>
        <w:pStyle w:val="Hadran"/>
        <w:rPr>
          <w:sz w:val="20"/>
          <w:rtl/>
        </w:rPr>
        <w:pPrChange w:id="101680" w:author="Claude" w:date="2026-10-11T09:08:22Z">
          <w:pPr>
            <w:pStyle w:val="affff"/>
            <w:rPr>
              <w:sz w:val="20"/>
              <w:rtl/>
            </w:rPr>
          </w:pPr>
        </w:pPrChange>
      </w:pPr>
      <w:r w:rsidRPr="006F178A">
        <w:rPr>
          <w:rFonts w:asciiTheme="minorBidi" w:hAnsiTheme="minorBidi"/>
          <w:sz w:val="20"/>
          <w:rtl/>
        </w:rPr>
        <w:t>הדרן עלך ואלו קשרים.</w:t>
      </w:r>
    </w:p>
    <w:p w:rsidR="004F534A" w:rsidRDefault="004F534A">
      <w:pPr>
        <w:rPr>
          <w:rtl/>
        </w:rPr>
      </w:pPr>
      <w:r>
        <w:br w:type="page"/>
      </w:r>
    </w:p>
    <w:p w:rsidR="00E9703F" w:rsidRPr="009757B9" w:rsidRDefault="00E9703F" w:rsidP="00E9703F">
      <w:pPr>
        <w:pStyle w:val="afff6"/>
        <w:framePr w:wrap="around"/>
        <w:spacing w:line="276" w:lineRule="auto"/>
        <w:rPr>
          <w:del w:id="100612" w:author="Claude" w:date="2026-10-11T09:08:03Z"/>
          <w:rFonts w:cs="Guttman Vilna"/>
          <w:b/>
          <w:bCs/>
          <w:sz w:val="20"/>
          <w:rtl/>
        </w:rPr>
      </w:pPr>
      <w:del w:id="100611" w:author="Claude" w:date="2026-10-11T09:08:03Z">
        <w:r w:rsidRPr="006F178A">
          <w:rPr>
            <w:rFonts w:ascii="Fb Fontext" w:hAnsi="Fb Fontext" w:hint="cs"/>
            <w:sz w:val="20"/>
            <w:rtl/>
          </w:rPr>
          <w:lastRenderedPageBreak/>
          <w:delText xml:space="preserve">פרק ששה עשר</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קטו.</w:t>
      </w:r>
    </w:p>
    <w:p w:rsidR="00E9703F" w:rsidRPr="006F178A" w:rsidRDefault="00E9703F" w:rsidP="00E9703F">
      <w:pPr>
        <w:pStyle w:val="afff7"/>
        <w:framePr w:wrap="around"/>
        <w:spacing w:line="276" w:lineRule="auto"/>
        <w:rPr>
          <w:sz w:val="20"/>
          <w:rtl/>
        </w:rPr>
      </w:pPr>
    </w:p>
    <w:p w:rsidR="00E9703F" w:rsidRPr="006F178A" w:rsidRDefault="00E9703F" w:rsidP="00E9703F">
      <w:pPr>
        <w:pStyle w:val="afff8"/>
        <w:framePr w:wrap="around"/>
        <w:spacing w:after="0" w:line="276" w:lineRule="auto"/>
        <w:rPr>
          <w:rtl/>
        </w:rPr>
      </w:pPr>
      <w:r w:rsidRPr="006F178A">
        <w:rPr>
          <w:rFonts w:hint="cs"/>
          <w:rtl/>
        </w:rPr>
        <w:t>קיד:- קכב:</w:t>
      </w:r>
    </w:p>
    <w:p>
      <w:pPr>
        <w:pStyle w:val="afff7"/>
        <w:framePr w:wrap="around"/>
        <w:spacing w:line="276" w:lineRule="auto"/>
        <w:rPr>
          <w:del w:id="100614" w:author="Claude" w:date="2026-10-11T09:08:03Z"/>
          <w:sz w:val="20"/>
          <w:rtl/>
        </w:rPr>
      </w:pPr>
      <w:ins w:id="40702" w:author="Claude" w:date="2026-10-11T09:07:39Z">
        <w:del w:id="100613" w:author="Claude" w:date="2026-10-11T09:08:03Z">
          <w:r w:rsidRPr="006F178A">
            <w:rPr>
              <w:rFonts w:hint="cs"/>
              <w:sz w:val="20"/>
              <w:rtl/>
            </w:rPr>
            <w:delText xml:space="preserve">כל כתבי</w:delText>
          </w:r>
        </w:del>
      </w:ins>
    </w:p>
    <w:p>
      <w:pPr>
        <w:pStyle w:val="PetichatPerek"/>
        <w:rPr>
          <w:ins w:id="100610" w:author="Claude" w:date="2026-10-11T09:08:03Z"/>
        </w:rPr>
      </w:pPr>
      <w:ins w:id="100609" w:author="Claude" w:date="2026-10-11T09:08:03Z">
        <w:r>
          <w:rPr>
            <w:rFonts w:ascii="Fb Fontext" w:hAnsi="Fb Fontext" w:hint="cs"/>
            <w:sz w:val="20"/>
            <w:rtl/>
          </w:rPr>
          <w:t xml:space="preserve">פרק ששה עשר</w:t>
        </w:r>
        <w:r>
          <w:rPr>
            <w:rFonts w:ascii="Fb Fontext" w:hAnsi="Fb Fontext" w:hint="cs"/>
            <w:sz w:val="20"/>
            <w:rtl/>
          </w:rPr>
          <w:t xml:space="preserve"> - </w:t>
        </w:r>
        <w:r>
          <w:rPr>
            <w:rFonts w:hint="cs"/>
            <w:sz w:val="20"/>
            <w:rtl/>
          </w:rPr>
          <w:t xml:space="preserve">כל כתבי</w:t>
        </w:r>
      </w:ins>
    </w:p>
    <w:p w:rsidR="00E9703F" w:rsidRPr="009757B9" w:rsidRDefault="00E9703F" w:rsidP="00E9703F">
      <w:pPr>
        <w:pStyle w:val="afff9"/>
        <w:spacing w:before="120"/>
        <w:rPr>
          <w:b/>
          <w:rtl/>
        </w:rPr>
        <w:pPrChange w:id="90084" w:author="קלוד" w:date="2026-10-11T12:09:42Z">
          <w:pPr>
            <w:pStyle w:val="afff9"/>
          </w:pPr>
        </w:pPrChange>
      </w:pPr>
      <w:r w:rsidRPr="009757B9">
        <w:rPr>
          <w:rFonts w:hint="cs"/>
          <w:b/>
          <w:rtl/>
          <w:rPrChange w:id="40567" w:author="Claude" w:date="2026-10-11T09:07:39Z">
            <w:rPr>
              <w:rFonts w:hint="cs"/>
              <w:b/>
              <w:sz w:val="20"/>
              <w:rtl/>
            </w:rPr>
          </w:rPrChange>
        </w:rPr>
        <w:t>מ</w:t>
      </w:r>
      <w:r w:rsidRPr="009757B9">
        <w:rPr>
          <w:b/>
          <w:rtl/>
          <w:rPrChange w:id="40568" w:author="Claude" w:date="2026-10-11T09:07:39Z">
            <w:rPr>
              <w:b/>
              <w:sz w:val="20"/>
              <w:rtl/>
            </w:rPr>
          </w:rPrChange>
        </w:rPr>
        <w:t>שנה.</w:t>
      </w:r>
    </w:p>
    <w:p w:rsidR="00E9703F" w:rsidRDefault="00E9703F" w:rsidP="00E9703F">
      <w:pPr>
        <w:pStyle w:val="afff7"/>
        <w:framePr w:wrap="around"/>
        <w:spacing w:line="276" w:lineRule="auto"/>
        <w:rPr>
          <w:del w:id="40705" w:author="Claude" w:date="2026-10-11T09:07:39Z"/>
          <w:sz w:val="20"/>
          <w:rtl/>
        </w:rPr>
      </w:pPr>
      <w:del w:id="40704" w:author="Claude" w:date="2026-10-11T09:07:39Z">
        <w:r w:rsidRPr="006F178A">
          <w:rPr>
            <w:rFonts w:hint="cs"/>
            <w:sz w:val="20"/>
            <w:rtl/>
          </w:rPr>
          <w:delText xml:space="preserve">כל כתבי</w:delText>
        </w:r>
      </w:del>
    </w:p>
    <w:p>
      <w:pPr>
        <w:pStyle w:val="MishnaBatzad"/>
        <w:rPr>
          <w:ins w:id="20589" w:author="קלוד" w:date="2026-10-11T09:07:15Z"/>
        </w:rPr>
      </w:pPr>
      <w:ins w:id="20588" w:author="קלוד" w:date="2026-10-11T09:07:15Z">
        <w:r>
          <w:t xml:space="preserve">משנה א</w:t>
        </w:r>
      </w:ins>
    </w:p>
    <w:p w:rsidR="00E9703F" w:rsidRPr="009757B9" w:rsidRDefault="00E9703F" w:rsidP="00E9703F">
      <w:pPr>
        <w:pStyle w:val="afff9"/>
        <w:rPr>
          <w:b/>
          <w:rtl/>
        </w:rPr>
      </w:pPr>
      <w:r w:rsidRPr="009757B9">
        <w:rPr>
          <w:b/>
          <w:rtl/>
          <w:rPrChange w:id="40569" w:author="Claude" w:date="2026-10-11T09:07:39Z">
            <w:rPr>
              <w:b/>
              <w:sz w:val="20"/>
              <w:rtl/>
            </w:rPr>
          </w:rPrChange>
        </w:rPr>
        <w:t>כל כתבי הקדש מצילין אותן מפני הדליקה, בין שקורין בהן ובין שאין קורין בהן.</w:t>
      </w:r>
    </w:p>
    <w:p w:rsidR="00E9703F" w:rsidRPr="009757B9" w:rsidRDefault="00E9703F" w:rsidP="00E9703F">
      <w:pPr>
        <w:pStyle w:val="afff9"/>
        <w:rPr>
          <w:b/>
          <w:rtl/>
        </w:rPr>
      </w:pPr>
      <w:r w:rsidRPr="009757B9">
        <w:rPr>
          <w:b/>
          <w:rtl/>
        </w:rPr>
        <w:t>אע"פ שכתובים בכל לשון טעונים גניזה.</w:t>
      </w:r>
    </w:p>
    <w:p w:rsidR="00E9703F" w:rsidRPr="009757B9" w:rsidRDefault="00E9703F" w:rsidP="00E9703F">
      <w:pPr>
        <w:pStyle w:val="afff9"/>
        <w:rPr>
          <w:b/>
          <w:rtl/>
        </w:rPr>
      </w:pPr>
      <w:r w:rsidRPr="009757B9">
        <w:rPr>
          <w:b/>
          <w:rtl/>
        </w:rPr>
        <w:t>ומפני מה אין קורין בהם - מפני ביטול בית המדרש.</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403" w:author="קלוד" w:date="2026-10-11T12:33:55Z"/>
        </w:rPr>
      </w:pPr>
      <w:ins w:id="90404" w:author="קלוד" w:date="2026-10-11T12:33:55Z">
        <w:r>
          <w:rPr>
            <w:color w:val="7B3F00"/>
          </w:rPr>
          <w:t xml:space="preserve">כתבי קודש בלשון אחרת - האם מצילין</w:t>
        </w:r>
      </w:ins>
    </w:p>
    <w:p w:rsidR="00E9703F" w:rsidRPr="006F178A" w:rsidRDefault="00E9703F" w:rsidP="00E9703F">
      <w:pPr>
        <w:rPr>
          <w:rtl/>
        </w:rPr>
      </w:pPr>
      <w:r w:rsidRPr="006F178A">
        <w:rPr>
          <w:rFonts w:ascii="Fb Fontext" w:hAnsi="Fb Fontext"/>
          <w:rtl/>
        </w:rPr>
        <w:t>•</w:t>
      </w:r>
      <w:r>
        <w:rPr>
          <w:rFonts w:ascii="Fb Fontext" w:hAnsi="Fb Fontext"/>
          <w:rtl/>
        </w:rPr>
        <w:t xml:space="preserve"> </w:t>
      </w:r>
      <w:ins w:id="105199" w:author="קלוד" w:date="2026-10-11T13:11:34Z">
        <w:r>
          <w:rPr>
            <w:rFonts w:ascii="Fb Fontext" w:hAnsi="Fb Fontext"/>
            <w:rtl/>
          </w:rPr>
          <w:t xml:space="preserve">כתבי</w:t>
        </w:r>
      </w:ins>
      <w:del w:id="105200" w:author="קלוד" w:date="2026-10-11T13:11:34Z">
        <w:r w:rsidRPr="006F178A">
          <w:rPr>
            <w:rFonts w:ascii="Fb Fontext" w:hAnsi="Fb Fontext"/>
            <w:rtl/>
          </w:rPr>
          <w:delText xml:space="preserve">בכתבי</w:delText>
        </w:r>
      </w:del>
      <w:r w:rsidRPr="006F178A">
        <w:rPr>
          <w:rFonts w:ascii="Fb Fontext" w:hAnsi="Fb Fontext"/>
          <w:rtl/>
        </w:rPr>
        <w:t xml:space="preserve"> הקודש </w:t>
      </w:r>
      <w:ins w:id="105197" w:author="קלוד" w:date="2026-10-11T13:11:34Z">
        <w:r>
          <w:rPr>
            <w:rFonts w:ascii="Fb Fontext" w:hAnsi="Fb Fontext"/>
            <w:rtl/>
          </w:rPr>
          <w:t xml:space="preserve">בלשון</w:t>
        </w:r>
      </w:ins>
      <w:del w:id="105198" w:author="קלוד" w:date="2026-10-11T13:11:34Z">
        <w:r w:rsidRPr="006F178A">
          <w:rPr>
            <w:rFonts w:ascii="Fb Fontext" w:hAnsi="Fb Fontext"/>
            <w:rtl/>
          </w:rPr>
          <w:delText xml:space="preserve">של</w:delText>
        </w:r>
      </w:del>
      <w:r w:rsidRPr="006F178A">
        <w:rPr>
          <w:rFonts w:ascii="Fb Fontext" w:hAnsi="Fb Fontext"/>
          <w:rtl/>
        </w:rPr>
        <w:t xml:space="preserve"> </w:t>
      </w:r>
      <w:ins w:id="105195" w:author="קלוד" w:date="2026-10-11T13:11:34Z">
        <w:r>
          <w:rPr>
            <w:rFonts w:ascii="Fb Fontext" w:hAnsi="Fb Fontext"/>
            <w:rtl/>
          </w:rPr>
          <w:t xml:space="preserve">אחרת</w:t>
        </w:r>
      </w:ins>
      <w:del w:id="105196" w:author="קלוד" w:date="2026-10-11T13:11:34Z">
        <w:r w:rsidRPr="006F178A">
          <w:rPr>
            <w:rFonts w:ascii="Fb Fontext" w:hAnsi="Fb Fontext"/>
            <w:rtl/>
          </w:rPr>
          <w:delText xml:space="preserve">לשון</w:delText>
        </w:r>
      </w:del>
      <w:r w:rsidRPr="006F178A">
        <w:rPr>
          <w:rFonts w:ascii="Fb Fontext" w:hAnsi="Fb Fontext"/>
          <w:rtl/>
        </w:rPr>
        <w:t xml:space="preserve"> </w:t>
      </w:r>
      <w:ins w:id="105193" w:author="קלוד" w:date="2026-10-11T13:11:34Z">
        <w:r>
          <w:rPr>
            <w:rFonts w:ascii="Fb Fontext" w:hAnsi="Fb Fontext"/>
            <w:rtl/>
          </w:rPr>
          <w:t xml:space="preserve">-</w:t>
        </w:r>
      </w:ins>
      <w:del w:id="105194" w:author="קלוד" w:date="2026-10-11T13:11:34Z">
        <w:r w:rsidRPr="006F178A">
          <w:rPr>
            <w:rFonts w:ascii="Fb Fontext" w:hAnsi="Fb Fontext"/>
            <w:rtl/>
          </w:rPr>
          <w:delText xml:space="preserve">אחרת-</w:delText>
        </w:r>
      </w:del>
      <w:r w:rsidRPr="006F178A">
        <w:rPr>
          <w:rFonts w:ascii="Fb Fontext" w:hAnsi="Fb Fontext"/>
          <w:rtl/>
        </w:rPr>
        <w:t xml:space="preserve"> </w:t>
      </w:r>
      <w:r w:rsidRPr="006F178A">
        <w:rPr>
          <w:rStyle w:val="2fb"/>
          <w:rFonts w:ascii="Fb Fontext" w:hAnsi="Fb Fontext"/>
          <w:rtl/>
        </w:rPr>
        <w:t xml:space="preserve">לר"ח</w:t>
      </w:r>
      <w:r w:rsidRPr="006F178A">
        <w:rPr>
          <w:rFonts w:ascii="Fb Fontext" w:hAnsi="Fb Fontext" w:hint="cs"/>
          <w:rtl/>
        </w:rPr>
        <w:t>:</w:t>
      </w:r>
      <w:ins w:id="105191" w:author="קלוד" w:date="2026-10-11T13:11:34Z">
        <w:r>
          <w:rPr>
            <w:rFonts w:ascii="Fb Fontext" w:hAnsi="Fb Fontext"/>
            <w:rtl/>
          </w:rPr>
          <w:t xml:space="preserve"> </w:t>
        </w:r>
      </w:ins>
      <w:del w:id="105192" w:author="קלוד" w:date="2026-10-11T13:11:34Z">
        <w:r w:rsidRPr="006F178A">
          <w:rPr>
            <w:rFonts w:ascii="Fb Fontext" w:hAnsi="Fb Fontext"/>
            <w:rtl/>
          </w:rPr>
          <w:delText xml:space="preserve"> </w:delText>
        </w:r>
        <w:r>
          <w:rPr>
            <w:rFonts w:ascii="Fb Fontext" w:hAnsi="Fb Fontext"/>
            <w:rtl/>
          </w:rPr>
          <w:delText xml:space="preserve">סבר</w:delText>
        </w:r>
        <w:r w:rsidRPr="006F178A">
          <w:rPr>
            <w:rFonts w:ascii="Fb Fontext" w:hAnsi="Fb Fontext"/>
            <w:rtl/>
          </w:rPr>
          <w:delText xml:space="preserve"> </w:delText>
        </w:r>
      </w:del>
      <w:ins w:id="95253" w:author="מנוע מכני" w:date="2026-10-11T12:04:39Z"/>
      <w:del w:id="95254" w:author="מנוע מכני" w:date="2026-10-11T12:04:39Z">
        <w:r w:rsidRPr="006F178A">
          <w:rPr>
            <w:rFonts w:ascii="Fb Fontext" w:hAnsi="Fb Fontext"/>
            <w:rtl/>
          </w:rPr>
          <w:delText xml:space="preserve">ס"ל</w:delText>
        </w:r>
      </w:del>
      <w:r w:rsidRPr="006F178A">
        <w:rPr>
          <w:rFonts w:ascii="Fb Fontext" w:hAnsi="Fb Fontext"/>
          <w:rtl/>
        </w:rPr>
        <w:t xml:space="preserve">מצילין </w:t>
      </w:r>
      <w:ins w:id="105189" w:author="קלוד" w:date="2026-10-11T13:11:34Z">
        <w:r>
          <w:rPr>
            <w:rFonts w:ascii="Fb Fontext" w:hAnsi="Fb Fontext"/>
            <w:rtl/>
          </w:rPr>
          <w:t xml:space="preserve">[משום</w:t>
        </w:r>
      </w:ins>
      <w:del w:id="105190" w:author="קלוד" w:date="2026-10-11T13:11:34Z">
        <w:r w:rsidRPr="006F178A">
          <w:rPr>
            <w:rFonts w:ascii="Fb Fontext" w:hAnsi="Fb Fontext"/>
            <w:rtl/>
          </w:rPr>
          <w:delText xml:space="preserve">[מצד</w:delText>
        </w:r>
      </w:del>
      <w:r w:rsidRPr="006F178A">
        <w:rPr>
          <w:rFonts w:ascii="Fb Fontext" w:hAnsi="Fb Fontext"/>
          <w:rtl/>
        </w:rPr>
        <w:t xml:space="preserve"> </w:t>
      </w:r>
      <w:ins w:id="105187" w:author="קלוד" w:date="2026-10-11T13:11:34Z">
        <w:r>
          <w:rPr>
            <w:rFonts w:ascii="Fb Fontext" w:hAnsi="Fb Fontext"/>
            <w:rtl/>
          </w:rPr>
          <w:t xml:space="preserve">בזיון],</w:t>
        </w:r>
      </w:ins>
      <w:del w:id="105188" w:author="קלוד" w:date="2026-10-11T13:11:34Z">
        <w:r w:rsidRPr="006F178A">
          <w:rPr>
            <w:rFonts w:ascii="Fb Fontext" w:hAnsi="Fb Fontext"/>
            <w:rtl/>
          </w:rPr>
          <w:delText xml:space="preserve">בזיון]</w:delText>
        </w:r>
      </w:del>
      <w:r>
        <w:rPr>
          <w:rFonts w:ascii="Fb Fontext" w:hAnsi="Fb Fontext"/>
          <w:rtl/>
        </w:rPr>
        <w:t xml:space="preserve"> </w:t>
      </w:r>
      <w:r w:rsidRPr="006F178A">
        <w:rPr>
          <w:rStyle w:val="2fb"/>
          <w:rFonts w:ascii="Fb Fontext" w:hAnsi="Fb Fontext"/>
          <w:rtl/>
        </w:rPr>
        <w:t>ולר"ה</w:t>
      </w:r>
      <w:r w:rsidRPr="006F178A">
        <w:rPr>
          <w:rFonts w:ascii="Fb Fontext" w:hAnsi="Fb Fontext" w:hint="cs"/>
          <w:rtl/>
        </w:rPr>
        <w:t>:</w:t>
      </w:r>
      <w:r w:rsidRPr="006F178A">
        <w:rPr>
          <w:rFonts w:ascii="Fb Fontext" w:hAnsi="Fb Fontext"/>
          <w:rtl/>
        </w:rPr>
        <w:t xml:space="preserve"> אין מצילין.</w:t>
      </w:r>
    </w:p>
    <w:p w:rsidR="00E9703F" w:rsidRDefault="00E9703F" w:rsidP="00E9703F">
      <w:pPr>
        <w:rPr>
          <w:rtl/>
        </w:rPr>
      </w:pPr>
      <w:ins w:id="105215" w:author="קלוד" w:date="2026-10-11T13:11:34Z">
        <w:r>
          <w:rPr>
            <w:rtl/>
          </w:rPr>
          <w:t xml:space="preserve">ונחלקו</w:t>
        </w:r>
      </w:ins>
      <w:del w:id="105216" w:author="קלוד" w:date="2026-10-11T13:11:34Z">
        <w:r w:rsidRPr="006F178A">
          <w:rPr>
            <w:rtl/>
          </w:rPr>
          <w:delText xml:space="preserve">ואליבא</w:delText>
        </w:r>
      </w:del>
      <w:r w:rsidRPr="006F178A">
        <w:rPr>
          <w:rtl/>
        </w:rPr>
        <w:t xml:space="preserve"> </w:t>
      </w:r>
      <w:ins w:id="105213" w:author="קלוד" w:date="2026-10-11T13:11:34Z">
        <w:r>
          <w:rPr>
            <w:rtl/>
          </w:rPr>
          <w:t xml:space="preserve">לשיטת</w:t>
        </w:r>
      </w:ins>
      <w:del w:id="105214" w:author="קלוד" w:date="2026-10-11T13:11:34Z">
        <w:r w:rsidRPr="006F178A">
          <w:rPr>
            <w:rtl/>
          </w:rPr>
          <w:delText xml:space="preserve">דתנא</w:delText>
        </w:r>
      </w:del>
      <w:r w:rsidRPr="006F178A">
        <w:rPr>
          <w:rtl/>
        </w:rPr>
        <w:t xml:space="preserve"> </w:t>
      </w:r>
      <w:ins w:id="95255" w:author="מנוע מכני" w:date="2026-10-11T12:04:39Z">
        <w:ins w:id="105211" w:author="קלוד" w:date="2026-10-11T13:11:34Z">
          <w:r>
            <w:rPr>
              <w:rtl/>
            </w:rPr>
            <w:t xml:space="preserve">התנא</w:t>
          </w:r>
        </w:ins>
        <w:del w:id="105212" w:author="קלוד" w:date="2026-10-11T13:11:34Z">
          <w:r>
            <w:rPr>
              <w:rtl/>
            </w:rPr>
            <w:delText xml:space="preserve">דסבר</w:delText>
          </w:r>
        </w:del>
      </w:ins>
      <w:del w:id="95256" w:author="מנוע מכני" w:date="2026-10-11T12:04:39Z">
        <w:r w:rsidRPr="006F178A">
          <w:rPr>
            <w:rtl/>
          </w:rPr>
          <w:delText xml:space="preserve">דס"ל</w:delText>
        </w:r>
      </w:del>
      <w:r w:rsidRPr="006F178A">
        <w:rPr>
          <w:rtl/>
        </w:rPr>
        <w:t xml:space="preserve"> </w:t>
      </w:r>
      <w:ins w:id="105209" w:author="קלוד" w:date="2026-10-11T13:11:34Z">
        <w:r>
          <w:rPr>
            <w:rtl/>
          </w:rPr>
          <w:t xml:space="preserve">שסבר</w:t>
        </w:r>
      </w:ins>
      <w:del w:id="105210" w:author="קלוד" w:date="2026-10-11T13:11:34Z">
        <w:r w:rsidRPr="006F178A">
          <w:rPr>
            <w:rtl/>
          </w:rPr>
          <w:delText xml:space="preserve">דלא</w:delText>
        </w:r>
      </w:del>
      <w:r w:rsidRPr="006F178A">
        <w:rPr>
          <w:rtl/>
        </w:rPr>
        <w:t xml:space="preserve"> </w:t>
      </w:r>
      <w:ins w:id="105207" w:author="קלוד" w:date="2026-10-11T13:11:34Z">
        <w:r>
          <w:rPr>
            <w:rtl/>
          </w:rPr>
          <w:t xml:space="preserve">שלא ניתנו</w:t>
        </w:r>
      </w:ins>
      <w:del w:id="105208" w:author="קלוד" w:date="2026-10-11T13:11:34Z">
        <w:r w:rsidRPr="006F178A">
          <w:rPr>
            <w:rtl/>
          </w:rPr>
          <w:delText xml:space="preserve">ניתן</w:delText>
        </w:r>
      </w:del>
      <w:r w:rsidRPr="006F178A">
        <w:rPr>
          <w:rtl/>
        </w:rPr>
        <w:t xml:space="preserve"> לקרות בהן </w:t>
      </w:r>
      <w:ins w:id="105205" w:author="קלוד" w:date="2026-10-11T13:11:34Z">
        <w:r>
          <w:rPr>
            <w:rtl/>
          </w:rPr>
          <w:t xml:space="preserve">[אבל</w:t>
        </w:r>
      </w:ins>
      <w:del w:id="105206" w:author="קלוד" w:date="2026-10-11T13:11:34Z">
        <w:r w:rsidRPr="006F178A">
          <w:rPr>
            <w:rtl/>
          </w:rPr>
          <w:delText xml:space="preserve">[דל</w:delText>
        </w:r>
        <w:r>
          <w:rPr>
            <w:rtl/>
          </w:rPr>
          <w:delText xml:space="preserve">מ"ד</w:delText>
        </w:r>
      </w:del>
      <w:ins w:id="90025" w:author="מנוע מכני" w:date="2026-10-11T12:04:39Z"/>
      <w:del w:id="90026" w:author="מנוע מכני" w:date="2026-10-11T12:04:39Z">
        <w:r w:rsidRPr="006F178A">
          <w:rPr>
            <w:rtl/>
          </w:rPr>
          <w:delText xml:space="preserve">מ"'ד</w:delText>
        </w:r>
      </w:del>
      <w:r w:rsidRPr="006F178A">
        <w:rPr>
          <w:rtl/>
        </w:rPr>
        <w:t xml:space="preserve"> </w:t>
      </w:r>
      <w:ins w:id="105203" w:author="קלוד" w:date="2026-10-11T13:11:34Z">
        <w:r>
          <w:rPr>
            <w:rtl/>
          </w:rPr>
          <w:t xml:space="preserve">למ"ד ניתנו</w:t>
        </w:r>
      </w:ins>
      <w:del w:id="105204" w:author="קלוד" w:date="2026-10-11T13:11:34Z">
        <w:r w:rsidRPr="006F178A">
          <w:rPr>
            <w:rtl/>
          </w:rPr>
          <w:delText xml:space="preserve">ניתן</w:delText>
        </w:r>
      </w:del>
      <w:r w:rsidRPr="006F178A">
        <w:rPr>
          <w:rtl/>
        </w:rPr>
        <w:t xml:space="preserve"> לקרות </w:t>
      </w:r>
      <w:ins w:id="105201" w:author="קלוד" w:date="2026-10-11T13:11:34Z">
        <w:r>
          <w:rPr>
            <w:rtl/>
          </w:rPr>
          <w:t xml:space="preserve">בהן -</w:t>
        </w:r>
      </w:ins>
      <w:del w:id="105202" w:author="קלוד" w:date="2026-10-11T13:11:34Z">
        <w:r w:rsidRPr="006F178A">
          <w:rPr>
            <w:rtl/>
          </w:rPr>
          <w:delText xml:space="preserve">בהם</w:delText>
        </w:r>
      </w:del>
      <w:r w:rsidRPr="006F178A">
        <w:rPr>
          <w:rtl/>
        </w:rPr>
        <w:t xml:space="preserve"> פשוט שמצילין]</w:t>
      </w:r>
    </w:p>
    <w:p>
      <w:pPr>
        <w:pStyle w:val="38"/>
        <w:rPr>
          <w:ins w:id="98480" w:author="מנוע מכני" w:date="2026-10-11T12:04:39Z"/>
        </w:rPr>
      </w:pPr>
      <w:del w:id="98479" w:author="מנוע מכני" w:date="2026-10-11T12:04:39Z">
        <w:r w:rsidRPr="006F178A">
          <w:delText xml:space="preserve">•</w:delText>
        </w:r>
      </w:del>
      <w:r w:rsidRPr="006F178A">
        <w:t xml:space="preserve"> לר"ה</w:t>
      </w:r>
      <w:r w:rsidRPr="006F178A">
        <w:t>:</w:t>
      </w:r>
    </w:p>
    <w:p w:rsidR="00E9703F" w:rsidRPr="006F178A" w:rsidRDefault="00E9703F" w:rsidP="00E9703F">
      <w:pPr>
        <w:rPr>
          <w:rtl/>
        </w:rPr>
      </w:pPr>
      <w:del w:id="98481" w:author="מנוע מכני" w:date="2026-10-11T12:04:39Z">
        <w:r w:rsidRPr="006F178A">
          <w:rPr>
            <w:rtl/>
          </w:rPr>
          <w:delText xml:space="preserve"> </w:delText>
        </w:r>
      </w:del>
      <w:ins w:id="105225" w:author="קלוד" w:date="2026-10-11T13:11:34Z">
        <w:r>
          <w:rPr>
            <w:rFonts w:hint="cs"/>
            <w:rtl/>
          </w:rPr>
          <w:t xml:space="preserve">מתני'</w:t>
        </w:r>
      </w:ins>
      <w:del w:id="105226" w:author="קלוד" w:date="2026-10-11T13:11:34Z">
        <w:r w:rsidRPr="006F178A">
          <w:rPr>
            <w:rFonts w:hint="cs"/>
            <w:rtl/>
          </w:rPr>
          <w:delText xml:space="preserve">הך</w:delText>
        </w:r>
      </w:del>
      <w:r w:rsidRPr="006F178A">
        <w:rPr>
          <w:rFonts w:hint="cs"/>
          <w:rtl/>
        </w:rPr>
        <w:t xml:space="preserve"> </w:t>
      </w:r>
      <w:ins w:id="105223" w:author="קלוד" w:date="2026-10-11T13:11:34Z">
        <w:r>
          <w:rPr>
            <w:rFonts w:hint="cs"/>
            <w:rtl/>
          </w:rPr>
          <w:t xml:space="preserve">-</w:t>
        </w:r>
      </w:ins>
      <w:del w:id="105224" w:author="קלוד" w:date="2026-10-11T13:11:34Z">
        <w:r w:rsidRPr="006F178A">
          <w:rPr>
            <w:rFonts w:hint="cs"/>
            <w:rtl/>
          </w:rPr>
          <w:delText xml:space="preserve">דמתני'</w:delText>
        </w:r>
      </w:del>
      <w:r w:rsidRPr="006F178A">
        <w:rPr>
          <w:rFonts w:hint="cs"/>
          <w:rtl/>
        </w:rPr>
        <w:t xml:space="preserve"> </w:t>
      </w:r>
      <w:ins w:id="105221" w:author="קלוד" w:date="2026-10-11T13:11:34Z">
        <w:r>
          <w:rPr>
            <w:rFonts w:hint="cs"/>
            <w:rtl/>
          </w:rPr>
          <w:t xml:space="preserve">לעולם</w:t>
        </w:r>
      </w:ins>
      <w:del w:id="105222" w:author="קלוד" w:date="2026-10-11T13:11:34Z">
        <w:r w:rsidRPr="006F178A">
          <w:rPr>
            <w:rFonts w:hint="cs"/>
            <w:rtl/>
          </w:rPr>
          <w:delText xml:space="preserve">דלעולם</w:delText>
        </w:r>
      </w:del>
      <w:r w:rsidRPr="006F178A">
        <w:rPr>
          <w:rFonts w:hint="cs"/>
          <w:rtl/>
        </w:rPr>
        <w:t xml:space="preserve"> מצילין </w:t>
      </w:r>
      <w:r w:rsidRPr="006F178A">
        <w:rPr>
          <w:rtl/>
        </w:rPr>
        <w:t xml:space="preserve">בין שקורין </w:t>
      </w:r>
      <w:ins w:id="105219" w:author="קלוד" w:date="2026-10-11T13:11:34Z">
        <w:r>
          <w:rPr>
            <w:rtl/>
          </w:rPr>
          <w:t xml:space="preserve">בהם -</w:t>
        </w:r>
      </w:ins>
      <w:del w:id="105220" w:author="קלוד" w:date="2026-10-11T13:11:34Z">
        <w:r w:rsidRPr="006F178A">
          <w:rPr>
            <w:rtl/>
          </w:rPr>
          <w:delText xml:space="preserve">בהם</w:delText>
        </w:r>
      </w:del>
      <w:r w:rsidRPr="006F178A">
        <w:rPr>
          <w:rtl/>
        </w:rPr>
        <w:t xml:space="preserve"> נביאים, ובין שאין קורין בהם</w:t>
      </w:r>
      <w:ins w:id="105217" w:author="קלוד" w:date="2026-10-11T13:11:34Z">
        <w:r>
          <w:rPr>
            <w:rtl/>
          </w:rPr>
          <w:t xml:space="preserve"> - </w:t>
        </w:r>
      </w:ins>
      <w:del w:id="105218" w:author="קלוד" w:date="2026-10-11T13:11:34Z">
        <w:r w:rsidRPr="006F178A">
          <w:rPr>
            <w:rtl/>
          </w:rPr>
          <w:delText xml:space="preserve"> </w:delText>
        </w:r>
      </w:del>
      <w:r w:rsidRPr="006F178A">
        <w:rPr>
          <w:rtl/>
        </w:rPr>
        <w:t xml:space="preserve">כתובים, והיינו בלה"ק.</w:t>
      </w:r>
    </w:p>
    <w:p w:rsidR="00E9703F" w:rsidRPr="006F178A" w:rsidRDefault="00E9703F" w:rsidP="00E9703F">
      <w:pPr>
        <w:rPr>
          <w:rtl/>
        </w:rPr>
      </w:pPr>
      <w:r w:rsidRPr="006F178A">
        <w:rPr>
          <w:rtl/>
        </w:rPr>
        <w:t xml:space="preserve">אבל בכל לשון אין </w:t>
      </w:r>
      <w:ins w:id="105231" w:author="קלוד" w:date="2026-10-11T13:11:34Z">
        <w:r>
          <w:rPr>
            <w:rtl/>
          </w:rPr>
          <w:t xml:space="preserve">מצילין,</w:t>
        </w:r>
      </w:ins>
      <w:del w:id="105232" w:author="קלוד" w:date="2026-10-11T13:11:34Z">
        <w:r w:rsidRPr="006F178A">
          <w:rPr>
            <w:rtl/>
          </w:rPr>
          <w:delText xml:space="preserve">מצילין</w:delText>
        </w:r>
      </w:del>
      <w:r w:rsidRPr="006F178A">
        <w:rPr>
          <w:rtl/>
        </w:rPr>
        <w:t xml:space="preserve"> ואפ"ה </w:t>
      </w:r>
      <w:ins w:id="105229" w:author="קלוד" w:date="2026-10-11T13:11:34Z">
        <w:r>
          <w:rPr>
            <w:rtl/>
          </w:rPr>
          <w:t xml:space="preserve">טעונים</w:t>
        </w:r>
      </w:ins>
      <w:del w:id="105230" w:author="קלוד" w:date="2026-10-11T13:11:34Z">
        <w:r w:rsidRPr="006F178A">
          <w:rPr>
            <w:rtl/>
          </w:rPr>
          <w:delText xml:space="preserve">גניזה</w:delText>
        </w:r>
      </w:del>
      <w:r w:rsidRPr="006F178A">
        <w:rPr>
          <w:rtl/>
        </w:rPr>
        <w:t xml:space="preserve"> </w:t>
      </w:r>
      <w:ins w:id="105227" w:author="קלוד" w:date="2026-10-11T13:11:34Z">
        <w:r>
          <w:rPr>
            <w:rtl/>
          </w:rPr>
          <w:t xml:space="preserve">גניזה.</w:t>
        </w:r>
      </w:ins>
      <w:del w:id="105228" w:author="קלוד" w:date="2026-10-11T13:11:34Z">
        <w:r w:rsidRPr="006F178A">
          <w:rPr>
            <w:rtl/>
          </w:rPr>
          <w:delText xml:space="preserve">בעו.</w:delText>
        </w:r>
      </w:del>
    </w:p>
    <w:p w:rsidR="00E9703F" w:rsidRDefault="00E9703F" w:rsidP="00E9703F">
      <w:pPr>
        <w:rPr>
          <w:rtl/>
        </w:rPr>
      </w:pPr>
      <w:ins w:id="105245" w:author="קלוד" w:date="2026-10-11T13:11:34Z">
        <w:r>
          <w:rPr>
            <w:rStyle w:val="2fb"/>
            <w:rtl/>
          </w:rPr>
          <w:t xml:space="preserve">ר"ח:</w:t>
        </w:r>
      </w:ins>
      <w:del w:id="105246" w:author="קלוד" w:date="2026-10-11T13:11:34Z">
        <w:r w:rsidRPr="006F178A">
          <w:rPr>
            <w:rStyle w:val="2fb"/>
            <w:rtl/>
          </w:rPr>
          <w:delText xml:space="preserve">ר"ח</w:delText>
        </w:r>
      </w:del>
      <w:r w:rsidRPr="006F178A">
        <w:rPr>
          <w:rtl/>
        </w:rPr>
        <w:t xml:space="preserve"> </w:t>
      </w:r>
      <w:ins w:id="105243" w:author="קלוד" w:date="2026-10-11T13:11:34Z">
        <w:r>
          <w:rPr>
            <w:rFonts w:hint="cs"/>
            <w:rtl/>
          </w:rPr>
          <w:t xml:space="preserve">הסיפא</w:t>
        </w:r>
      </w:ins>
      <w:del w:id="105244" w:author="קלוד" w:date="2026-10-11T13:11:34Z">
        <w:r w:rsidRPr="006F178A">
          <w:rPr>
            <w:rFonts w:hint="cs"/>
            <w:rtl/>
          </w:rPr>
          <w:delText xml:space="preserve">הך</w:delText>
        </w:r>
      </w:del>
      <w:r w:rsidRPr="006F178A">
        <w:rPr>
          <w:rFonts w:hint="cs"/>
          <w:rtl/>
        </w:rPr>
        <w:t xml:space="preserve"> </w:t>
      </w:r>
      <w:ins w:id="105241" w:author="קלוד" w:date="2026-10-11T13:11:34Z">
        <w:r>
          <w:rPr>
            <w:rFonts w:hint="cs"/>
            <w:rtl/>
          </w:rPr>
          <w:t xml:space="preserve">אינה</w:t>
        </w:r>
      </w:ins>
      <w:del w:id="105242" w:author="קלוד" w:date="2026-10-11T13:11:34Z">
        <w:r w:rsidRPr="006F178A">
          <w:rPr>
            <w:rFonts w:hint="cs"/>
            <w:rtl/>
          </w:rPr>
          <w:delText xml:space="preserve">דסיפא</w:delText>
        </w:r>
      </w:del>
      <w:r w:rsidRPr="006F178A">
        <w:rPr>
          <w:rFonts w:hint="cs"/>
          <w:rtl/>
        </w:rPr>
        <w:t xml:space="preserve"> </w:t>
      </w:r>
      <w:ins w:id="105239" w:author="קלוד" w:date="2026-10-11T13:11:34Z">
        <w:r>
          <w:rPr>
            <w:rFonts w:hint="cs"/>
            <w:rtl/>
          </w:rPr>
          <w:t xml:space="preserve">בגניזת</w:t>
        </w:r>
      </w:ins>
      <w:del w:id="105240" w:author="קלוד" w:date="2026-10-11T13:11:34Z">
        <w:r w:rsidRPr="006F178A">
          <w:rPr>
            <w:rFonts w:hint="cs"/>
            <w:rtl/>
          </w:rPr>
          <w:delText xml:space="preserve">דלא</w:delText>
        </w:r>
      </w:del>
      <w:r w:rsidRPr="006F178A">
        <w:rPr>
          <w:rFonts w:hint="cs"/>
          <w:rtl/>
        </w:rPr>
        <w:t xml:space="preserve"> </w:t>
      </w:r>
      <w:ins w:id="105237" w:author="קלוד" w:date="2026-10-11T13:11:34Z">
        <w:r>
          <w:rPr>
            <w:rFonts w:hint="cs"/>
            <w:rtl/>
          </w:rPr>
          <w:t xml:space="preserve">הספרים;</w:t>
        </w:r>
      </w:ins>
      <w:del w:id="105238" w:author="קלוד" w:date="2026-10-11T13:11:34Z">
        <w:r w:rsidRPr="006F178A">
          <w:rPr>
            <w:rFonts w:hint="cs"/>
            <w:rtl/>
          </w:rPr>
          <w:delText xml:space="preserve">בעו גניזה</w:delText>
        </w:r>
      </w:del>
      <w:r w:rsidRPr="006F178A">
        <w:rPr>
          <w:rFonts w:hint="cs"/>
          <w:rtl/>
        </w:rPr>
        <w:t xml:space="preserve"> </w:t>
      </w:r>
      <w:r w:rsidRPr="006F178A">
        <w:rPr>
          <w:rtl/>
        </w:rPr>
        <w:t xml:space="preserve">בין שקורין </w:t>
      </w:r>
      <w:ins w:id="105235" w:author="קלוד" w:date="2026-10-11T13:11:34Z">
        <w:r>
          <w:rPr>
            <w:rtl/>
          </w:rPr>
          <w:t xml:space="preserve">בהן -</w:t>
        </w:r>
      </w:ins>
      <w:del w:id="105236" w:author="קלוד" w:date="2026-10-11T13:11:34Z">
        <w:r w:rsidRPr="006F178A">
          <w:rPr>
            <w:rtl/>
          </w:rPr>
          <w:delText xml:space="preserve">בהן</w:delText>
        </w:r>
      </w:del>
      <w:r w:rsidRPr="006F178A">
        <w:rPr>
          <w:rtl/>
        </w:rPr>
        <w:t xml:space="preserve"> נביאים, ובין שאין קורין בהן</w:t>
      </w:r>
      <w:ins w:id="105233" w:author="קלוד" w:date="2026-10-11T13:11:34Z">
        <w:r>
          <w:rPr>
            <w:rtl/>
          </w:rPr>
          <w:t xml:space="preserve"> - </w:t>
        </w:r>
      </w:ins>
      <w:del w:id="105234" w:author="קלוד" w:date="2026-10-11T13:11:34Z">
        <w:r w:rsidRPr="006F178A">
          <w:rPr>
            <w:rtl/>
          </w:rPr>
          <w:delText xml:space="preserve"> </w:delText>
        </w:r>
      </w:del>
      <w:r w:rsidRPr="006F178A">
        <w:rPr>
          <w:rtl/>
        </w:rPr>
        <w:t xml:space="preserve">כתובים,</w:t>
      </w:r>
    </w:p>
    <w:p w:rsidR="00E9703F" w:rsidRPr="006F178A" w:rsidRDefault="00E9703F" w:rsidP="00E9703F">
      <w:pPr>
        <w:rPr>
          <w:rtl/>
        </w:rPr>
      </w:pPr>
      <w:ins w:id="94131" w:author="מנוע מכני" w:date="2026-10-11T12:04:39Z">
        <w:r>
          <w:rPr>
            <w:rtl/>
          </w:rPr>
          <w:t xml:space="preserve">אף</w:t>
        </w:r>
      </w:ins>
      <w:del w:id="94132" w:author="מנוע מכני" w:date="2026-10-11T12:04:39Z">
        <w:r w:rsidRPr="006F178A">
          <w:rPr>
            <w:rtl/>
          </w:rPr>
          <w:delText xml:space="preserve">אע"פ</w:delText>
        </w:r>
      </w:del>
      <w:r w:rsidRPr="006F178A">
        <w:rPr>
          <w:rtl/>
        </w:rPr>
        <w:t xml:space="preserve"> שכתובין בכל לשון - </w:t>
      </w:r>
      <w:ins w:id="91641" w:author="מנוע מכני" w:date="2026-10-11T12:04:39Z">
        <w:r>
          <w:rPr>
            <w:rtl/>
          </w:rPr>
          <w:t xml:space="preserve">גם</w:t>
        </w:r>
      </w:ins>
      <w:del w:id="91642" w:author="מנוע מכני" w:date="2026-10-11T12:04:39Z">
        <w:r w:rsidRPr="006F178A">
          <w:rPr>
            <w:rtl/>
          </w:rPr>
          <w:delText xml:space="preserve">נמי</w:delText>
        </w:r>
      </w:del>
      <w:r w:rsidRPr="006F178A">
        <w:rPr>
          <w:rtl/>
        </w:rPr>
        <w:t xml:space="preserve"> מצילין.</w:t>
      </w:r>
    </w:p>
    <w:p>
      <w:pPr>
        <w:pStyle w:val="38"/>
        <w:rPr>
          <w:ins w:id="98482" w:author="מנוע מכני" w:date="2026-10-11T12:04:39Z"/>
        </w:rPr>
      </w:pPr>
      <w:r w:rsidRPr="006F178A">
        <w:t xml:space="preserve">וה"ק:</w:t>
      </w:r>
    </w:p>
    <w:p w:rsidR="00E9703F" w:rsidRPr="006F178A" w:rsidRDefault="00E9703F" w:rsidP="00E9703F">
      <w:pPr>
        <w:rPr>
          <w:rtl/>
        </w:rPr>
      </w:pPr>
      <w:del w:id="98483" w:author="מנוע מכני" w:date="2026-10-11T12:04:39Z">
        <w:r w:rsidRPr="006F178A">
          <w:rPr>
            <w:rtl/>
          </w:rPr>
          <w:delText xml:space="preserve"> </w:delText>
        </w:r>
      </w:del>
      <w:r w:rsidRPr="006F178A">
        <w:rPr>
          <w:rtl/>
        </w:rPr>
        <w:t xml:space="preserve">ומקק </w:t>
      </w:r>
      <w:ins w:id="105247" w:author="קלוד" w:date="2026-10-11T13:11:34Z">
        <w:r>
          <w:rPr>
            <w:rtl/>
          </w:rPr>
          <w:t xml:space="preserve">[רקבובית]</w:t>
        </w:r>
      </w:ins>
      <w:del w:id="105248" w:author="קלוד" w:date="2026-10-11T13:11:34Z">
        <w:r w:rsidRPr="006F178A">
          <w:rPr>
            <w:rtl/>
          </w:rPr>
          <w:delText xml:space="preserve">[נרקבו]</w:delText>
        </w:r>
      </w:del>
      <w:r w:rsidRPr="006F178A">
        <w:rPr>
          <w:rtl/>
        </w:rPr>
        <w:t xml:space="preserve"> שלהן טעונין גניזה.</w:t>
      </w:r>
    </w:p>
    <w:p w:rsidR="00E9703F" w:rsidRDefault="00E9703F" w:rsidP="00E9703F">
      <w:pPr>
        <w:rPr>
          <w:rtl/>
        </w:rPr>
      </w:pPr>
      <w:r w:rsidRPr="006F178A">
        <w:rPr>
          <w:rtl/>
        </w:rPr>
        <w:t xml:space="preserve">• </w:t>
      </w:r>
      <w:ins w:id="95257" w:author="מנוע מכני" w:date="2026-10-11T12:04:39Z">
        <w:ins w:id="105261" w:author="קלוד" w:date="2026-10-11T13:11:34Z">
          <w:r>
            <w:rPr>
              <w:rStyle w:val="afffffe"/>
              <w:rtl/>
            </w:rPr>
            <w:t xml:space="preserve">ר"ה:</w:t>
          </w:r>
        </w:ins>
        <w:del w:id="105262" w:author="קלוד" w:date="2026-10-11T13:11:34Z">
          <w:r>
            <w:rPr>
              <w:rtl/>
            </w:rPr>
            <w:delText xml:space="preserve">סבר</w:delText>
          </w:r>
        </w:del>
      </w:ins>
      <w:del w:id="95258" w:author="מנוע מכני" w:date="2026-10-11T12:04:39Z">
        <w:r w:rsidRPr="006F178A">
          <w:rPr>
            <w:rtl/>
          </w:rPr>
          <w:delText xml:space="preserve">ס"ל</w:delText>
        </w:r>
      </w:del>
      <w:r w:rsidRPr="006F178A">
        <w:rPr>
          <w:rtl/>
        </w:rPr>
        <w:t xml:space="preserve"> </w:t>
      </w:r>
      <w:ins w:id="105259" w:author="קלוד" w:date="2026-10-11T13:11:34Z">
        <w:r>
          <w:rPr>
            <w:rtl/>
          </w:rPr>
          <w:t xml:space="preserve">ברייתא</w:t>
        </w:r>
      </w:ins>
      <w:del w:id="105260" w:author="קלוד" w:date="2026-10-11T13:11:34Z">
        <w:r w:rsidRPr="006F178A">
          <w:rPr>
            <w:rtl/>
          </w:rPr>
          <w:delText xml:space="preserve">דהך</w:delText>
        </w:r>
      </w:del>
      <w:r w:rsidRPr="006F178A">
        <w:rPr>
          <w:rtl/>
        </w:rPr>
        <w:t xml:space="preserve"> </w:t>
      </w:r>
      <w:ins w:id="105257" w:author="קלוד" w:date="2026-10-11T13:11:34Z">
        <w:r>
          <w:rPr>
            <w:rtl/>
          </w:rPr>
          <w:t xml:space="preserve">זו</w:t>
        </w:r>
      </w:ins>
      <w:del w:id="105258" w:author="קלוד" w:date="2026-10-11T13:11:34Z">
        <w:r w:rsidRPr="006F178A">
          <w:rPr>
            <w:rtl/>
          </w:rPr>
          <w:delText xml:space="preserve">תני'</w:delText>
        </w:r>
      </w:del>
      <w:r w:rsidRPr="006F178A">
        <w:rPr>
          <w:rtl/>
        </w:rPr>
        <w:t xml:space="preserve"> </w:t>
      </w:r>
      <w:ins w:id="105255" w:author="קלוד" w:date="2026-10-11T13:11:34Z">
        <w:r>
          <w:rPr>
            <w:rtl/>
          </w:rPr>
          <w:t xml:space="preserve">כתנא</w:t>
        </w:r>
      </w:ins>
      <w:del w:id="105256" w:author="קלוד" w:date="2026-10-11T13:11:34Z">
        <w:r w:rsidRPr="006F178A">
          <w:rPr>
            <w:rtl/>
          </w:rPr>
          <w:delText xml:space="preserve">כאידך</w:delText>
        </w:r>
      </w:del>
      <w:r w:rsidRPr="006F178A">
        <w:rPr>
          <w:rtl/>
        </w:rPr>
        <w:t xml:space="preserve"> </w:t>
      </w:r>
      <w:ins w:id="105253" w:author="קלוד" w:date="2026-10-11T13:11:34Z">
        <w:r>
          <w:rPr>
            <w:rtl/>
          </w:rPr>
          <w:t xml:space="preserve">אחר,</w:t>
        </w:r>
      </w:ins>
      <w:del w:id="105254" w:author="קלוד" w:date="2026-10-11T13:11:34Z">
        <w:r w:rsidRPr="006F178A">
          <w:rPr>
            <w:rtl/>
          </w:rPr>
          <w:delText xml:space="preserve">תנא</w:delText>
        </w:r>
      </w:del>
      <w:r w:rsidRPr="006F178A">
        <w:rPr>
          <w:rtl/>
        </w:rPr>
        <w:t xml:space="preserve"> </w:t>
      </w:r>
      <w:ins w:id="105251" w:author="קלוד" w:date="2026-10-11T13:11:34Z">
        <w:r>
          <w:rPr>
            <w:rtl/>
          </w:rPr>
          <w:t xml:space="preserve">ומחלוקת</w:t>
        </w:r>
      </w:ins>
      <w:del w:id="105252" w:author="קלוד" w:date="2026-10-11T13:11:34Z">
        <w:r w:rsidRPr="006F178A">
          <w:rPr>
            <w:rtl/>
          </w:rPr>
          <w:delText xml:space="preserve">ופלוגתת</w:delText>
        </w:r>
      </w:del>
      <w:r w:rsidRPr="006F178A">
        <w:rPr>
          <w:rtl/>
        </w:rPr>
        <w:t xml:space="preserve"> </w:t>
      </w:r>
      <w:ins w:id="105249" w:author="קלוד" w:date="2026-10-11T13:11:34Z">
        <w:r>
          <w:rPr>
            <w:rtl/>
          </w:rPr>
          <w:t xml:space="preserve">תנאים היא</w:t>
        </w:r>
      </w:ins>
      <w:del w:id="105250" w:author="קלוד" w:date="2026-10-11T13:11:34Z">
        <w:r w:rsidRPr="006F178A">
          <w:rPr>
            <w:rtl/>
          </w:rPr>
          <w:delText xml:space="preserve">תנאים</w:delText>
        </w:r>
      </w:del>
      <w:r w:rsidRPr="006F178A">
        <w:rPr>
          <w:rtl/>
        </w:rPr>
        <w:t xml:space="preserve"> [תנא דגיפתית </w:t>
      </w:r>
      <w:r w:rsidRPr="006F178A">
        <w:rPr>
          <w:rStyle w:val="2fb"/>
          <w:rtl/>
        </w:rPr>
        <w:t xml:space="preserve">ורבי יוסי</w:t>
      </w:r>
      <w:r w:rsidRPr="006F178A">
        <w:rPr>
          <w:rtl/>
        </w:rPr>
        <w:t xml:space="preserve">]</w:t>
      </w:r>
    </w:p>
    <w:p w:rsidR="00E9703F" w:rsidRPr="006F178A" w:rsidRDefault="00E9703F" w:rsidP="00E9703F">
      <w:pPr>
        <w:rPr>
          <w:rtl/>
        </w:rPr>
      </w:pPr>
      <w:ins w:id="105279" w:author="קלוד" w:date="2026-10-11T13:11:34Z">
        <w:r>
          <w:rPr>
            <w:rStyle w:val="afffffe"/>
            <w:rtl/>
          </w:rPr>
          <w:t xml:space="preserve">רבי</w:t>
        </w:r>
      </w:ins>
      <w:del w:id="105280" w:author="קלוד" w:date="2026-10-11T13:11:34Z">
        <w:r w:rsidRPr="006F178A">
          <w:rPr>
            <w:rtl/>
          </w:rPr>
          <w:delText xml:space="preserve">וכן</w:delText>
        </w:r>
      </w:del>
      <w:r w:rsidRPr="006F178A">
        <w:rPr>
          <w:rtl/>
        </w:rPr>
        <w:t xml:space="preserve"> </w:t>
      </w:r>
      <w:ins w:id="105277" w:author="קלוד" w:date="2026-10-11T13:11:34Z">
        <w:r>
          <w:rPr>
            <w:rStyle w:val="afffffe"/>
            <w:rtl/>
          </w:rPr>
          <w:t xml:space="preserve">יוסי:</w:t>
        </w:r>
      </w:ins>
      <w:del w:id="105278" w:author="קלוד" w:date="2026-10-11T13:11:34Z">
        <w:r w:rsidRPr="006F178A">
          <w:rPr>
            <w:rtl/>
          </w:rPr>
          <w:delText xml:space="preserve">היה</w:delText>
        </w:r>
      </w:del>
      <w:r w:rsidRPr="006F178A">
        <w:rPr>
          <w:rtl/>
        </w:rPr>
        <w:t xml:space="preserve"> מעשה באבא חלפתא </w:t>
      </w:r>
      <w:ins w:id="105275" w:author="קלוד" w:date="2026-10-11T13:11:34Z">
        <w:r>
          <w:rPr>
            <w:rtl/>
          </w:rPr>
          <w:t xml:space="preserve">שהלך</w:t>
        </w:r>
      </w:ins>
      <w:del w:id="105276" w:author="קלוד" w:date="2026-10-11T13:11:34Z">
        <w:r w:rsidRPr="006F178A">
          <w:rPr>
            <w:rtl/>
          </w:rPr>
          <w:delText xml:space="preserve">דהלך</w:delText>
        </w:r>
      </w:del>
      <w:r w:rsidRPr="006F178A">
        <w:rPr>
          <w:rtl/>
        </w:rPr>
        <w:t xml:space="preserve"> אצל </w:t>
      </w:r>
      <w:r w:rsidRPr="006F178A">
        <w:rPr>
          <w:rStyle w:val="2fb"/>
          <w:rtl/>
        </w:rPr>
        <w:t xml:space="preserve">ר"ג</w:t>
      </w:r>
      <w:r w:rsidRPr="006F178A">
        <w:rPr>
          <w:rtl/>
        </w:rPr>
        <w:t xml:space="preserve"> לטבריה </w:t>
      </w:r>
      <w:ins w:id="105273" w:author="קלוד" w:date="2026-10-11T13:11:34Z">
        <w:r>
          <w:rPr>
            <w:rtl/>
          </w:rPr>
          <w:t xml:space="preserve">ומצאו</w:t>
        </w:r>
      </w:ins>
      <w:del w:id="105274" w:author="קלוד" w:date="2026-10-11T13:11:34Z">
        <w:r w:rsidRPr="006F178A">
          <w:rPr>
            <w:rtl/>
          </w:rPr>
          <w:delText xml:space="preserve">ומצא</w:delText>
        </w:r>
      </w:del>
      <w:r w:rsidRPr="006F178A">
        <w:rPr>
          <w:rtl/>
        </w:rPr>
        <w:t xml:space="preserve"> </w:t>
      </w:r>
      <w:ins w:id="105271" w:author="קלוד" w:date="2026-10-11T13:11:34Z">
        <w:r>
          <w:rPr>
            <w:rtl/>
          </w:rPr>
          <w:t xml:space="preserve">קורא</w:t>
        </w:r>
      </w:ins>
      <w:del w:id="105272" w:author="קלוד" w:date="2026-10-11T13:11:34Z">
        <w:r w:rsidRPr="006F178A">
          <w:rPr>
            <w:rtl/>
          </w:rPr>
          <w:delText xml:space="preserve">איוב</w:delText>
        </w:r>
      </w:del>
      <w:r w:rsidRPr="006F178A">
        <w:rPr>
          <w:rtl/>
        </w:rPr>
        <w:t xml:space="preserve"> </w:t>
      </w:r>
      <w:ins w:id="105269" w:author="קלוד" w:date="2026-10-11T13:11:34Z">
        <w:r>
          <w:rPr>
            <w:rtl/>
          </w:rPr>
          <w:t xml:space="preserve">באיוב</w:t>
        </w:r>
      </w:ins>
      <w:del w:id="105270" w:author="קלוד" w:date="2026-10-11T13:11:34Z">
        <w:r w:rsidRPr="006F178A">
          <w:rPr>
            <w:rtl/>
          </w:rPr>
          <w:delText xml:space="preserve">תרגום</w:delText>
        </w:r>
      </w:del>
      <w:r w:rsidRPr="006F178A">
        <w:rPr>
          <w:rtl/>
        </w:rPr>
        <w:t xml:space="preserve"> </w:t>
      </w:r>
      <w:ins w:id="105267" w:author="קלוד" w:date="2026-10-11T13:11:34Z">
        <w:r>
          <w:rPr>
            <w:rtl/>
          </w:rPr>
          <w:t xml:space="preserve">תרגום,</w:t>
        </w:r>
      </w:ins>
      <w:del w:id="105268" w:author="קלוד" w:date="2026-10-11T13:11:34Z">
        <w:r w:rsidRPr="006F178A">
          <w:rPr>
            <w:rtl/>
          </w:rPr>
          <w:delText xml:space="preserve">שקרא בו</w:delText>
        </w:r>
      </w:del>
      <w:r w:rsidRPr="006F178A">
        <w:rPr>
          <w:rtl/>
        </w:rPr>
        <w:t xml:space="preserve"> וסיפר לו </w:t>
      </w:r>
      <w:ins w:id="105265" w:author="קלוד" w:date="2026-10-11T13:11:34Z">
        <w:r>
          <w:rPr>
            <w:rtl/>
          </w:rPr>
          <w:t xml:space="preserve">על סבו</w:t>
        </w:r>
      </w:ins>
      <w:del w:id="105266" w:author="קלוד" w:date="2026-10-11T13:11:34Z">
        <w:r w:rsidRPr="006F178A">
          <w:rPr>
            <w:rtl/>
          </w:rPr>
          <w:delText xml:space="preserve">מסביו</w:delText>
        </w:r>
      </w:del>
      <w:r w:rsidRPr="006F178A">
        <w:rPr>
          <w:rtl/>
        </w:rPr>
        <w:t xml:space="preserve"> שהיה עומד </w:t>
      </w:r>
      <w:r w:rsidRPr="006F178A">
        <w:rPr>
          <w:rtl/>
        </w:rPr>
        <w:t xml:space="preserve">ע"ג</w:t>
      </w:r>
      <w:r w:rsidRPr="006F178A">
        <w:rPr>
          <w:rtl/>
        </w:rPr>
        <w:t xml:space="preserve"> מעלה בהר הבית ואמר </w:t>
      </w:r>
      <w:ins w:id="105263" w:author="קלוד" w:date="2026-10-11T13:11:34Z">
        <w:r>
          <w:rPr>
            <w:rtl/>
          </w:rPr>
          <w:t xml:space="preserve">לבנאי:</w:t>
        </w:r>
      </w:ins>
      <w:del w:id="105264" w:author="קלוד" w:date="2026-10-11T13:11:34Z">
        <w:r w:rsidRPr="006F178A">
          <w:rPr>
            <w:rtl/>
          </w:rPr>
          <w:delText xml:space="preserve">לבנאי</w:delText>
        </w:r>
      </w:del>
      <w:r w:rsidRPr="006F178A">
        <w:rPr>
          <w:rtl/>
        </w:rPr>
        <w:t xml:space="preserve"> שקעהו תחת הנדבך.</w:t>
      </w:r>
    </w:p>
    <w:p w:rsidR="00E9703F" w:rsidRPr="006F178A" w:rsidRDefault="00E9703F" w:rsidP="00E9703F">
      <w:pPr>
        <w:rPr>
          <w:rStyle w:val="afffe"/>
          <w:rFonts w:ascii="Fb Fontext" w:hAnsi="Fb Fontext"/>
          <w:b/>
          <w:rtl/>
        </w:rPr>
      </w:pPr>
      <w:r w:rsidRPr="006F178A">
        <w:rPr>
          <w:rtl/>
        </w:rPr>
        <w:t xml:space="preserve">וכך גם </w:t>
      </w:r>
      <w:r w:rsidRPr="006F178A">
        <w:rPr>
          <w:rtl/>
        </w:rPr>
        <w:t xml:space="preserve">אמר</w:t>
      </w:r>
      <w:r w:rsidRPr="006F178A">
        <w:rPr>
          <w:rtl/>
        </w:rPr>
        <w:t xml:space="preserve"> לאבא חלפתא לגונזו ולא </w:t>
      </w:r>
      <w:r w:rsidRPr="006F178A">
        <w:rPr>
          <w:rtl/>
        </w:rPr>
        <w:t xml:space="preserve">א"ל</w:t>
      </w:r>
      <w:r w:rsidRPr="006F178A">
        <w:rPr>
          <w:rtl/>
        </w:rPr>
        <w:t xml:space="preserve"> לעשות זאת בערבה של טיט.</w:t>
      </w:r>
    </w:p>
    <w:p w:rsidR="00E9703F" w:rsidRPr="006F178A" w:rsidRDefault="00E9703F" w:rsidP="00E9703F">
      <w:pPr>
        <w:rPr>
          <w:rtl/>
        </w:rPr>
      </w:pPr>
      <w:ins w:id="105293" w:author="קלוד" w:date="2026-10-11T13:11:34Z">
        <w:r>
          <w:rPr>
            <w:rStyle w:val="afffffe"/>
            <w:rFonts w:ascii="Fb Fontext" w:hAnsi="Fb Fontext"/>
            <w:b/>
            <w:sz w:val="20"/>
            <w:rtl/>
          </w:rPr>
          <w:t xml:space="preserve">רבי:</w:t>
        </w:r>
        <w:r>
          <w:rPr>
            <w:rStyle w:val="afffe"/>
            <w:rFonts w:ascii="Fb Fontext" w:hAnsi="Fb Fontext"/>
            <w:b/>
            <w:sz w:val="20"/>
            <w:rtl/>
          </w:rPr>
          <w:t xml:space="preserve"> א.</w:t>
        </w:r>
      </w:ins>
      <w:del w:id="105294" w:author="קלוד" w:date="2026-10-11T13:11:34Z">
        <w:r w:rsidRPr="006F178A">
          <w:rPr>
            <w:rStyle w:val="afffe"/>
            <w:rFonts w:ascii="Fb Fontext" w:hAnsi="Fb Fontext"/>
            <w:b/>
            <w:sz w:val="20"/>
            <w:rtl/>
          </w:rPr>
          <w:delText xml:space="preserve">א.</w:delText>
        </w:r>
      </w:del>
      <w:r w:rsidRPr="006F178A">
        <w:rPr>
          <w:rFonts w:ascii="Fb Fontext" w:hAnsi="Fb Fontext"/>
          <w:sz w:val="20"/>
          <w:rtl/>
        </w:rPr>
        <w:t xml:space="preserve"> </w:t>
      </w:r>
      <w:ins w:id="105291" w:author="קלוד" w:date="2026-10-11T13:11:34Z">
        <w:r>
          <w:rPr>
            <w:rFonts w:ascii="Fb Fontext" w:hAnsi="Fb Fontext"/>
            <w:sz w:val="20"/>
            <w:rtl/>
          </w:rPr>
          <w:t xml:space="preserve">אין</w:t>
        </w:r>
      </w:ins>
      <w:del w:id="105292" w:author="קלוד" w:date="2026-10-11T13:11:34Z">
        <w:r w:rsidRPr="006F178A">
          <w:rPr>
            <w:rFonts w:ascii="Fb Fontext" w:hAnsi="Fb Fontext"/>
            <w:sz w:val="20"/>
            <w:rtl/>
          </w:rPr>
          <w:delText xml:space="preserve">דמהיכן היה לו</w:delText>
        </w:r>
      </w:del>
      <w:r w:rsidRPr="006F178A">
        <w:rPr>
          <w:rFonts w:ascii="Fb Fontext" w:hAnsi="Fb Fontext"/>
          <w:sz w:val="20"/>
          <w:rtl/>
        </w:rPr>
        <w:t xml:space="preserve"> טיט</w:t>
      </w:r>
      <w:ins w:id="105289" w:author="קלוד" w:date="2026-10-11T13:11:34Z">
        <w:r>
          <w:rPr>
            <w:rStyle w:val="afffe"/>
            <w:rFonts w:ascii="Fb Fontext" w:hAnsi="Fb Fontext"/>
            <w:sz w:val="20"/>
            <w:rtl/>
          </w:rPr>
          <w:t xml:space="preserve"> בהר הבית. </w:t>
        </w:r>
      </w:ins>
      <w:del w:id="105290" w:author="קלוד" w:date="2026-10-11T13:11:34Z">
        <w:r w:rsidRPr="006F178A">
          <w:rPr>
            <w:rStyle w:val="afffe"/>
            <w:rFonts w:ascii="Fb Fontext" w:hAnsi="Fb Fontext"/>
            <w:sz w:val="20"/>
            <w:rtl/>
          </w:rPr>
          <w:delText xml:space="preserve"> </w:delText>
        </w:r>
      </w:del>
      <w:r w:rsidRPr="006F178A">
        <w:rPr>
          <w:rStyle w:val="afffe"/>
          <w:rFonts w:ascii="Fb Fontext" w:hAnsi="Fb Fontext"/>
          <w:sz w:val="20"/>
          <w:rtl/>
        </w:rPr>
        <w:t xml:space="preserve">ב.</w:t>
      </w:r>
      <w:r w:rsidRPr="006F178A">
        <w:rPr>
          <w:rFonts w:ascii="Fb Fontext" w:hAnsi="Fb Fontext"/>
          <w:sz w:val="20"/>
          <w:rtl/>
        </w:rPr>
        <w:t xml:space="preserve"> </w:t>
      </w:r>
      <w:ins w:id="105287" w:author="קלוד" w:date="2026-10-11T13:11:34Z">
        <w:r>
          <w:rPr>
            <w:rFonts w:ascii="Fb Fontext" w:hAnsi="Fb Fontext"/>
            <w:sz w:val="20"/>
            <w:rtl/>
          </w:rPr>
          <w:t xml:space="preserve">אסור</w:t>
        </w:r>
      </w:ins>
      <w:del w:id="105288" w:author="קלוד" w:date="2026-10-11T13:11:34Z">
        <w:r w:rsidRPr="006F178A">
          <w:rPr>
            <w:rFonts w:ascii="Fb Fontext" w:hAnsi="Fb Fontext"/>
            <w:sz w:val="20"/>
            <w:rtl/>
          </w:rPr>
          <w:delText xml:space="preserve">וכן שאסור</w:delText>
        </w:r>
      </w:del>
      <w:r w:rsidRPr="006F178A">
        <w:rPr>
          <w:rFonts w:ascii="Fb Fontext" w:hAnsi="Fb Fontext"/>
          <w:sz w:val="20"/>
          <w:rtl/>
        </w:rPr>
        <w:t xml:space="preserve"> לאבדן </w:t>
      </w:r>
      <w:ins w:id="105285" w:author="קלוד" w:date="2026-10-11T13:11:34Z">
        <w:r>
          <w:rPr>
            <w:rFonts w:ascii="Fb Fontext" w:hAnsi="Fb Fontext"/>
            <w:sz w:val="20"/>
            <w:rtl/>
          </w:rPr>
          <w:t xml:space="preserve">ביד,</w:t>
        </w:r>
      </w:ins>
      <w:del w:id="105286" w:author="קלוד" w:date="2026-10-11T13:11:34Z">
        <w:r w:rsidRPr="006F178A">
          <w:rPr>
            <w:rFonts w:ascii="Fb Fontext" w:hAnsi="Fb Fontext"/>
            <w:sz w:val="20"/>
            <w:rtl/>
          </w:rPr>
          <w:delText xml:space="preserve">ביד</w:delText>
        </w:r>
      </w:del>
      <w:r w:rsidRPr="006F178A">
        <w:rPr>
          <w:rFonts w:ascii="Fb Fontext" w:hAnsi="Fb Fontext"/>
          <w:sz w:val="20"/>
          <w:rtl/>
        </w:rPr>
        <w:t xml:space="preserve"> אלא </w:t>
      </w:r>
      <w:ins w:id="105283" w:author="קלוד" w:date="2026-10-11T13:11:34Z">
        <w:r>
          <w:rPr>
            <w:rFonts w:ascii="Fb Fontext" w:hAnsi="Fb Fontext"/>
            <w:sz w:val="20"/>
            <w:rtl/>
          </w:rPr>
          <w:t xml:space="preserve">מניחן</w:t>
        </w:r>
      </w:ins>
      <w:del w:id="105284" w:author="קלוד" w:date="2026-10-11T13:11:34Z">
        <w:r w:rsidRPr="006F178A">
          <w:rPr>
            <w:rFonts w:ascii="Fb Fontext" w:hAnsi="Fb Fontext"/>
            <w:sz w:val="20"/>
            <w:rtl/>
          </w:rPr>
          <w:delText xml:space="preserve">להניחן</w:delText>
        </w:r>
      </w:del>
      <w:r w:rsidRPr="006F178A">
        <w:rPr>
          <w:rFonts w:ascii="Fb Fontext" w:hAnsi="Fb Fontext"/>
          <w:sz w:val="20"/>
          <w:rtl/>
        </w:rPr>
        <w:t xml:space="preserve"> במקום התורפה </w:t>
      </w:r>
      <w:ins w:id="105281" w:author="קלוד" w:date="2026-10-11T13:11:34Z">
        <w:r>
          <w:rPr>
            <w:rFonts w:ascii="Fb Fontext" w:hAnsi="Fb Fontext"/>
            <w:sz w:val="20"/>
            <w:rtl/>
          </w:rPr>
          <w:t xml:space="preserve">וירקיב</w:t>
        </w:r>
      </w:ins>
      <w:del w:id="105282" w:author="קלוד" w:date="2026-10-11T13:11:34Z">
        <w:r w:rsidRPr="006F178A">
          <w:rPr>
            <w:rFonts w:ascii="Fb Fontext" w:hAnsi="Fb Fontext"/>
            <w:sz w:val="20"/>
            <w:rtl/>
          </w:rPr>
          <w:delText xml:space="preserve">שירקיב</w:delText>
        </w:r>
      </w:del>
      <w:r w:rsidRPr="006F178A">
        <w:rPr>
          <w:rFonts w:ascii="Fb Fontext" w:hAnsi="Fb Fontext"/>
          <w:sz w:val="20"/>
          <w:rtl/>
        </w:rPr>
        <w:t xml:space="preserve"> מאליו.</w:t>
      </w:r>
    </w:p>
    <w:p>
      <w:pPr>
        <w:pStyle w:val="afffff8"/>
        <w:rPr>
          <w:ins w:id="90401" w:author="קלוד" w:date="2026-10-11T12:33:55Z"/>
        </w:rPr>
      </w:pPr>
      <w:ins w:id="90402" w:author="קלוד" w:date="2026-10-11T12:33:55Z">
        <w:r>
          <w:rPr>
            <w:color w:val="7B3F00"/>
          </w:rPr>
          <w:t xml:space="preserve">ברכות וקמיעין - נשרפים עם אזכרותיהם</w:t>
        </w:r>
      </w:ins>
    </w:p>
    <w:p w:rsidR="00E9703F" w:rsidRDefault="00E9703F" w:rsidP="00E9703F">
      <w:pPr>
        <w:rPr>
          <w:rFonts w:ascii="Fb Fontext" w:hAnsi="Fb Fontext"/>
          <w:rtl/>
        </w:rPr>
      </w:pPr>
      <w:r w:rsidRPr="006F178A">
        <w:rPr>
          <w:rFonts w:ascii="Fb Fontext" w:hAnsi="Fb Fontext"/>
          <w:rtl/>
        </w:rPr>
        <w:t>• ברכות וקמיעין שיש בהן אותיות של שם ומענינות הרבה שבתורה - אין מצילין אותן מפני הדליקה, אלא נשרפים במקומן [הן ואזכרותיהן]</w:t>
      </w:r>
    </w:p>
    <w:p>
      <w:pPr>
        <w:pStyle w:val="38"/>
        <w:rPr>
          <w:ins w:id="98484" w:author="מנוע מכני" w:date="2026-10-11T12:04:39Z"/>
        </w:rPr>
      </w:pPr>
      <w:r w:rsidRPr="006F178A">
        <w:t xml:space="preserve">מכאן אמרו:</w:t>
      </w:r>
    </w:p>
    <w:p w:rsidR="00E9703F" w:rsidRPr="006F178A" w:rsidRDefault="00E9703F" w:rsidP="00E9703F">
      <w:pPr>
        <w:rPr>
          <w:rtl/>
        </w:rPr>
      </w:pPr>
      <w:del w:id="98485" w:author="מנוע מכני" w:date="2026-10-11T12:04:39Z">
        <w:r w:rsidRPr="006F178A">
          <w:rPr>
            <w:rtl/>
          </w:rPr>
          <w:delText xml:space="preserve"> </w:delText>
        </w:r>
      </w:del>
      <w:r w:rsidRPr="006F178A">
        <w:rPr>
          <w:rtl/>
        </w:rPr>
        <w:t xml:space="preserve">כותבי ברכות כשורפי תורה.</w:t>
      </w:r>
    </w:p>
    <w:p w:rsidR="00E9703F" w:rsidRPr="006F178A" w:rsidRDefault="00E9703F" w:rsidP="00E9703F">
      <w:pPr>
        <w:rPr>
          <w:rtl/>
        </w:rPr>
      </w:pPr>
      <w:r w:rsidRPr="006F178A">
        <w:rPr>
          <w:rtl/>
        </w:rPr>
        <w:t xml:space="preserve">• </w:t>
      </w:r>
      <w:r w:rsidRPr="006F178A">
        <w:rPr>
          <w:rStyle w:val="2fb"/>
          <w:rtl/>
        </w:rPr>
        <w:t xml:space="preserve">ר"י</w:t>
      </w:r>
      <w:r w:rsidRPr="006F178A">
        <w:rPr>
          <w:rtl/>
        </w:rPr>
        <w:t xml:space="preserve"> בדק אותו אחד שהיה כותב בצידן וכשעלה בסולם הרגיש בו ונטל טומוס של ברכות ושקען בספל של מים. </w:t>
      </w:r>
      <w:r w:rsidRPr="006F178A">
        <w:rPr>
          <w:rtl/>
        </w:rPr>
        <w:t xml:space="preserve">וא"ל</w:t>
      </w:r>
      <w:r w:rsidRPr="006F178A">
        <w:rPr>
          <w:rtl/>
        </w:rPr>
        <w:t xml:space="preserve"> </w:t>
      </w:r>
      <w:r w:rsidRPr="006F178A">
        <w:rPr>
          <w:rStyle w:val="2fb"/>
          <w:rtl/>
        </w:rPr>
        <w:t xml:space="preserve">ר"יש</w:t>
      </w:r>
      <w:r w:rsidRPr="006F178A">
        <w:rPr>
          <w:rtl/>
        </w:rPr>
        <w:t xml:space="preserve"> גדול עונש האחרון מן הראשון.</w:t>
      </w:r>
    </w:p>
    <w:p>
      <w:pPr>
        <w:pStyle w:val="afffff8"/>
        <w:rPr>
          <w:ins w:id="90399" w:author="קלוד" w:date="2026-10-11T12:33:55Z"/>
        </w:rPr>
      </w:pPr>
      <w:ins w:id="90400" w:author="קלוד" w:date="2026-10-11T12:33:55Z">
        <w:r>
          <w:rPr>
            <w:color w:val="7B3F00"/>
          </w:rPr>
          <w:t xml:space="preserve">ספר שנכתב בסם וסיקרא או בכל לשון - האם מצילין?</w:t>
        </w:r>
      </w:ins>
    </w:p>
    <w:p>
      <w:pPr>
        <w:pStyle w:val="38"/>
        <w:rPr>
          <w:ins w:id="98487" w:author="מנוע מכני" w:date="2026-10-11T12:04:39Z"/>
        </w:rPr>
      </w:pPr>
      <w:del w:id="98486" w:author="מנוע מכני" w:date="2026-10-11T12:04:39Z">
        <w:r w:rsidRPr="006F178A">
          <w:delText xml:space="preserve">•</w:delText>
        </w:r>
      </w:del>
      <w:r w:rsidRPr="006F178A">
        <w:t xml:space="preserve"> </w:t>
      </w:r>
      <w:r w:rsidRPr="00731B89">
        <w:t xml:space="preserve">בעא ריש </w:t>
      </w:r>
      <w:ins w:id="96171" w:author="מנוע מכני" w:date="2026-10-11T12:04:39Z">
        <w:r>
          <w:t xml:space="preserve">גלות</w:t>
        </w:r>
      </w:ins>
      <w:del w:id="96172" w:author="מנוע מכני" w:date="2026-10-11T12:04:39Z">
        <w:r w:rsidRPr="00731B89">
          <w:delText xml:space="preserve">גלותא</w:delText>
        </w:r>
      </w:del>
      <w:r w:rsidRPr="00731B89">
        <w:t xml:space="preserve"> מרבר"ה</w:t>
      </w:r>
      <w:r>
        <w:t>:</w:t>
      </w:r>
    </w:p>
    <w:p w:rsidR="00E9703F" w:rsidRDefault="00E9703F" w:rsidP="00E9703F">
      <w:pPr>
        <w:rPr>
          <w:rtl/>
        </w:rPr>
      </w:pPr>
      <w:del w:id="98488" w:author="מנוע מכני" w:date="2026-10-11T12:04:39Z">
        <w:r w:rsidRPr="006F178A">
          <w:rPr>
            <w:rtl/>
          </w:rPr>
          <w:delText xml:space="preserve"> </w:delText>
        </w:r>
      </w:del>
      <w:r w:rsidRPr="006F178A">
        <w:rPr>
          <w:rtl/>
        </w:rPr>
        <w:t xml:space="preserve">היו כתובין בסם ובסיקרא בקומוס ובקנקנתום בלשון הקדש, מצילין אותן מפני הדליקה או אין מצילין</w:t>
      </w:r>
    </w:p>
    <w:p>
      <w:pPr>
        <w:pStyle w:val="38"/>
        <w:rPr>
          <w:ins w:id="98489" w:author="מנוע מכני" w:date="2026-10-11T12:04:39Z"/>
        </w:rPr>
      </w:pPr>
      <w:r w:rsidRPr="006F178A">
        <w:t xml:space="preserve">והיינו</w:t>
      </w:r>
    </w:p>
    <w:p w:rsidR="00E9703F" w:rsidRDefault="00E9703F" w:rsidP="00E9703F">
      <w:pPr>
        <w:rPr>
          <w:rtl/>
        </w:rPr>
      </w:pPr>
      <w:del w:id="98490" w:author="מנוע מכני" w:date="2026-10-11T12:04:39Z">
        <w:r w:rsidRPr="006F178A">
          <w:rPr>
            <w:rtl/>
          </w:rPr>
          <w:delText xml:space="preserve"> </w:delText>
        </w:r>
      </w:del>
      <w:r w:rsidRPr="006F178A">
        <w:rPr>
          <w:rtl/>
        </w:rPr>
        <w:t xml:space="preserve">לשני המ"ד </w:t>
      </w:r>
      <w:ins w:id="105299" w:author="קלוד" w:date="2026-10-11T13:11:34Z">
        <w:r>
          <w:rPr>
            <w:rtl/>
          </w:rPr>
          <w:t xml:space="preserve">שבלשון</w:t>
        </w:r>
      </w:ins>
      <w:del w:id="105300" w:author="קלוד" w:date="2026-10-11T13:11:34Z">
        <w:r w:rsidRPr="006F178A">
          <w:rPr>
            <w:rtl/>
          </w:rPr>
          <w:delText xml:space="preserve">דבלשון</w:delText>
        </w:r>
      </w:del>
      <w:r w:rsidRPr="006F178A">
        <w:rPr>
          <w:rtl/>
        </w:rPr>
        <w:t xml:space="preserve"> </w:t>
      </w:r>
      <w:ins w:id="105297" w:author="קלוד" w:date="2026-10-11T13:11:34Z">
        <w:r>
          <w:rPr>
            <w:rtl/>
          </w:rPr>
          <w:t xml:space="preserve">אחרת,</w:t>
        </w:r>
      </w:ins>
      <w:del w:id="105298" w:author="קלוד" w:date="2026-10-11T13:11:34Z">
        <w:r w:rsidRPr="006F178A">
          <w:rPr>
            <w:rtl/>
          </w:rPr>
          <w:delText xml:space="preserve">אחר</w:delText>
        </w:r>
      </w:del>
      <w:r w:rsidRPr="006F178A">
        <w:rPr>
          <w:rtl/>
        </w:rPr>
        <w:t xml:space="preserve"> </w:t>
      </w:r>
      <w:ins w:id="105295" w:author="קלוד" w:date="2026-10-11T13:11:34Z">
        <w:r>
          <w:rPr>
            <w:rtl/>
          </w:rPr>
          <w:t xml:space="preserve">ואף</w:t>
        </w:r>
      </w:ins>
      <w:del w:id="105296" w:author="קלוד" w:date="2026-10-11T13:11:34Z">
        <w:r w:rsidRPr="006F178A">
          <w:rPr>
            <w:rtl/>
          </w:rPr>
          <w:delText xml:space="preserve">וגם</w:delText>
        </w:r>
      </w:del>
      <w:r w:rsidRPr="006F178A">
        <w:rPr>
          <w:rtl/>
        </w:rPr>
        <w:t xml:space="preserve"> </w:t>
      </w:r>
      <w:r w:rsidRPr="006F178A">
        <w:rPr>
          <w:rtl/>
        </w:rPr>
        <w:t xml:space="preserve">למ"ד</w:t>
      </w:r>
      <w:r w:rsidRPr="006F178A">
        <w:rPr>
          <w:rtl/>
        </w:rPr>
        <w:t xml:space="preserve"> אין מצילין</w:t>
      </w:r>
    </w:p>
    <w:p>
      <w:pPr>
        <w:pStyle w:val="38"/>
        <w:rPr>
          <w:ins w:id="98491" w:author="מנוע מכני" w:date="2026-10-11T12:04:39Z"/>
        </w:rPr>
      </w:pPr>
      <w:r w:rsidRPr="004640F6">
        <w:t xml:space="preserve">רב אשי </w:t>
      </w:r>
      <w:r w:rsidRPr="004640F6">
        <w:t xml:space="preserve">דתניא</w:t>
      </w:r>
      <w:r w:rsidRPr="004640F6">
        <w:t xml:space="preserve">:</w:t>
      </w:r>
    </w:p>
    <w:p w:rsidR="00E9703F" w:rsidRPr="004640F6" w:rsidRDefault="00E9703F" w:rsidP="00E9703F">
      <w:pPr>
        <w:rPr>
          <w:spacing w:val="-2"/>
          <w:rtl/>
        </w:rPr>
      </w:pPr>
      <w:del w:id="98492" w:author="מנוע מכני" w:date="2026-10-11T12:04:39Z">
        <w:r w:rsidRPr="004640F6">
          <w:rPr>
            <w:spacing w:val="-2"/>
            <w:rtl/>
          </w:rPr>
          <w:delText xml:space="preserve"> </w:delText>
        </w:r>
      </w:del>
      <w:r w:rsidRPr="004640F6">
        <w:rPr>
          <w:spacing w:val="-2"/>
          <w:rtl/>
        </w:rPr>
        <w:t xml:space="preserve">אין בין ספרים למגילה אלא שהספרים נכתבים בכל לשון [ואפי' בסם ובסיקרא]</w:t>
      </w:r>
    </w:p>
    <w:p w:rsidR="00E9703F" w:rsidRPr="006F178A" w:rsidRDefault="00E9703F" w:rsidP="00E9703F">
      <w:pPr>
        <w:rPr>
          <w:rtl/>
        </w:rPr>
      </w:pPr>
      <w:r w:rsidRPr="006F178A">
        <w:rPr>
          <w:rtl/>
        </w:rPr>
        <w:t>ומגילה עד שתהא כתובה אשורית, על הספר ובדיו. - וממילא חייב להציל.</w:t>
      </w:r>
    </w:p>
    <w:p>
      <w:pPr>
        <w:pStyle w:val="afffff8"/>
        <w:rPr>
          <w:ins w:id="90397" w:author="קלוד" w:date="2026-10-11T12:33:55Z"/>
        </w:rPr>
      </w:pPr>
      <w:ins w:id="90398" w:author="קלוד" w:date="2026-10-11T12:33:55Z">
        <w:r>
          <w:rPr>
            <w:color w:val="7B3F00"/>
          </w:rPr>
          <w:t xml:space="preserve">ס"ת שבלה - פ"ה אותיות ופרשת 'ויהי בנסוע הארון'</w:t>
        </w:r>
      </w:ins>
    </w:p>
    <w:p>
      <w:pPr>
        <w:pStyle w:val="38"/>
        <w:rPr>
          <w:ins w:id="98494" w:author="מנוע מכני" w:date="2026-10-11T12:04:39Z"/>
        </w:rPr>
      </w:pPr>
      <w:del w:id="98493" w:author="מנוע מכני" w:date="2026-10-11T12:04:39Z">
        <w:r w:rsidRPr="006F178A">
          <w:delText xml:space="preserve">•</w:delText>
        </w:r>
      </w:del>
      <w:r w:rsidRPr="006F178A">
        <w:t xml:space="preserve"> </w:t>
      </w:r>
      <w:r w:rsidRPr="00731B89">
        <w:t xml:space="preserve">בעא </w:t>
      </w:r>
      <w:r w:rsidRPr="00731B89">
        <w:t>רהב</w:t>
      </w:r>
      <w:r w:rsidRPr="00731B89">
        <w:t>"</w:t>
      </w:r>
      <w:r w:rsidRPr="00731B89">
        <w:t>ח</w:t>
      </w:r>
      <w:r w:rsidRPr="00731B89">
        <w:t xml:space="preserve"> מר"נ</w:t>
      </w:r>
      <w:r w:rsidRPr="00731B89">
        <w:t>:</w:t>
      </w:r>
    </w:p>
    <w:p w:rsidR="00E9703F" w:rsidRPr="006F178A" w:rsidRDefault="00E9703F" w:rsidP="00E9703F">
      <w:pPr>
        <w:rPr>
          <w:rtl/>
        </w:rPr>
      </w:pPr>
      <w:del w:id="98495" w:author="מנוע מכני" w:date="2026-10-11T12:04:39Z">
        <w:r w:rsidRPr="006F178A">
          <w:rPr>
            <w:rtl/>
          </w:rPr>
          <w:delText xml:space="preserve"> </w:delText>
        </w:r>
      </w:del>
      <w:r w:rsidRPr="006F178A">
        <w:rPr>
          <w:rtl/>
        </w:rPr>
        <w:t xml:space="preserve">ס"ת שאין בו ללקט שמונים וחמש אותיות ובלי הזכרות</w:t>
      </w:r>
    </w:p>
    <w:p w:rsidR="00E9703F" w:rsidRPr="009757B9" w:rsidRDefault="00E9703F" w:rsidP="00E9703F">
      <w:pPr>
        <w:rPr>
          <w:rFonts w:cs="Guttman Vilna"/>
          <w:b/>
          <w:bCs/>
          <w:rtl/>
        </w:rPr>
      </w:pPr>
      <w:r w:rsidRPr="006F178A">
        <w:rPr>
          <w:rtl/>
        </w:rPr>
        <w:t xml:space="preserve">בפרשת ויהי בנסוע </w:t>
      </w:r>
      <w:ins w:id="105307" w:author="קלוד" w:date="2026-10-11T13:11:34Z">
        <w:r>
          <w:rPr>
            <w:rtl/>
          </w:rPr>
          <w:t xml:space="preserve">הארון</w:t>
        </w:r>
      </w:ins>
      <w:del w:id="105308" w:author="קלוד" w:date="2026-10-11T13:11:34Z">
        <w:r w:rsidRPr="006F178A">
          <w:rPr>
            <w:rtl/>
          </w:rPr>
          <w:delText xml:space="preserve">הארון-</w:delText>
        </w:r>
      </w:del>
      <w:r w:rsidRPr="006F178A">
        <w:rPr>
          <w:rtl/>
        </w:rPr>
        <w:t xml:space="preserve"> </w:t>
      </w:r>
      <w:ins w:id="105305" w:author="קלוד" w:date="2026-10-11T13:11:34Z">
        <w:r>
          <w:rPr>
            <w:rtl/>
          </w:rPr>
          <w:t xml:space="preserve">-</w:t>
        </w:r>
      </w:ins>
      <w:del w:id="105306" w:author="קלוד" w:date="2026-10-11T13:11:34Z">
        <w:r w:rsidRPr="006F178A">
          <w:rPr>
            <w:rtl/>
          </w:rPr>
          <w:delText xml:space="preserve">לא</w:delText>
        </w:r>
      </w:del>
      <w:r w:rsidRPr="006F178A">
        <w:rPr>
          <w:rtl/>
        </w:rPr>
        <w:t xml:space="preserve"> </w:t>
      </w:r>
      <w:ins w:id="105303" w:author="קלוד" w:date="2026-10-11T13:11:34Z">
        <w:r>
          <w:rPr>
            <w:rtl/>
          </w:rPr>
          <w:t xml:space="preserve">אין</w:t>
        </w:r>
      </w:ins>
      <w:del w:id="105304" w:author="קלוד" w:date="2026-10-11T13:11:34Z">
        <w:r w:rsidRPr="006F178A">
          <w:rPr>
            <w:rtl/>
          </w:rPr>
          <w:delText xml:space="preserve">תיבעי</w:delText>
        </w:r>
      </w:del>
      <w:r w:rsidRPr="006F178A">
        <w:rPr>
          <w:rtl/>
        </w:rPr>
        <w:t xml:space="preserve"> </w:t>
      </w:r>
      <w:ins w:id="93465" w:author="מנוע מכני" w:date="2026-10-11T12:04:39Z">
        <w:ins w:id="105301" w:author="קלוד" w:date="2026-10-11T13:11:34Z">
          <w:r>
            <w:rPr>
              <w:rtl/>
            </w:rPr>
            <w:t xml:space="preserve">שאלה, שיש</w:t>
          </w:r>
        </w:ins>
        <w:del w:id="105302" w:author="קלוד" w:date="2026-10-11T13:11:34Z">
          <w:r>
            <w:rPr>
              <w:rtl/>
            </w:rPr>
            <w:delText xml:space="preserve">דיש</w:delText>
          </w:r>
        </w:del>
      </w:ins>
      <w:del w:id="93466" w:author="מנוע מכני" w:date="2026-10-11T12:04:39Z">
        <w:r w:rsidRPr="006F178A">
          <w:rPr>
            <w:rtl/>
          </w:rPr>
          <w:delText xml:space="preserve">דאית</w:delText>
        </w:r>
      </w:del>
      <w:r w:rsidRPr="006F178A">
        <w:rPr>
          <w:rtl/>
        </w:rPr>
        <w:t xml:space="preserve"> </w:t>
      </w:r>
      <w:ins w:id="93463" w:author="מנוע מכני" w:date="2026-10-11T12:04:39Z">
        <w:r>
          <w:rPr>
            <w:rtl/>
          </w:rPr>
          <w:t xml:space="preserve">בו</w:t>
        </w:r>
      </w:ins>
      <w:del w:id="93464" w:author="מנוע מכני" w:date="2026-10-11T12:04:39Z">
        <w:r w:rsidRPr="006F178A">
          <w:rPr>
            <w:rtl/>
          </w:rPr>
          <w:delText xml:space="preserve">ביה</w:delText>
        </w:r>
      </w:del>
      <w:r w:rsidRPr="006F178A">
        <w:rPr>
          <w:rtl/>
        </w:rPr>
        <w:t xml:space="preserve"> הזכרות.</w:t>
      </w:r>
    </w:p>
    <w:p w:rsidR="00E9703F" w:rsidRPr="009757B9" w:rsidRDefault="00E9703F" w:rsidP="00E9703F">
      <w:pPr>
        <w:rPr>
          <w:rFonts w:cs="Guttman Vilna"/>
          <w:b/>
          <w:bCs/>
          <w:rtl/>
        </w:rPr>
      </w:pPr>
      <w:r w:rsidRPr="006F178A">
        <w:rPr>
          <w:rtl/>
        </w:rPr>
        <w:t>ובשאר- אין מצילין.</w:t>
      </w:r>
    </w:p>
    <w:p w:rsidR="00E9703F" w:rsidRDefault="00E9703F" w:rsidP="00E9703F">
      <w:pPr>
        <w:rPr>
          <w:rtl/>
        </w:rPr>
      </w:pPr>
      <w:r w:rsidRPr="006F178A">
        <w:rPr>
          <w:rtl/>
        </w:rPr>
        <w:t xml:space="preserve">בלהשלים [לפ"ה] מצילין </w:t>
      </w:r>
      <w:r>
        <w:rPr>
          <w:rtl/>
        </w:rPr>
        <w:t>אפי'</w:t>
      </w:r>
      <w:r w:rsidRPr="006F178A">
        <w:rPr>
          <w:rtl/>
        </w:rPr>
        <w:t xml:space="preserve"> בתרגום שבתורה [יגר שהדותא]</w:t>
      </w:r>
    </w:p>
    <w:p w:rsidR="00E9703F" w:rsidRPr="009757B9" w:rsidRDefault="00E9703F" w:rsidP="00E9703F">
      <w:pPr>
        <w:rPr>
          <w:rFonts w:cs="Guttman Vilna"/>
          <w:b/>
          <w:bCs/>
          <w:rtl/>
        </w:rPr>
      </w:pPr>
      <w:r w:rsidRPr="006F178A">
        <w:rPr>
          <w:rtl/>
        </w:rPr>
        <w:t>ותרגום שכתבו מקרא וכתב עברית ותרגום עזרא ודניאל.</w:t>
      </w:r>
    </w:p>
    <w:p w:rsidR="00E9703F" w:rsidRPr="009757B9" w:rsidRDefault="00E9703F" w:rsidP="00E9703F">
      <w:pPr>
        <w:rPr>
          <w:rFonts w:cs="Guttman Vilna"/>
          <w:b/>
          <w:bCs/>
          <w:rtl/>
        </w:rPr>
      </w:pPr>
      <w:r w:rsidRPr="006F178A">
        <w:rPr>
          <w:rtl/>
        </w:rPr>
        <w:t xml:space="preserve">פ"ה אותיות </w:t>
      </w:r>
      <w:r w:rsidRPr="006F178A">
        <w:rPr>
          <w:rStyle w:val="2fb"/>
          <w:rtl/>
        </w:rPr>
        <w:t xml:space="preserve">לר"ה</w:t>
      </w:r>
      <w:r w:rsidRPr="006F178A">
        <w:rPr>
          <w:rtl/>
        </w:rPr>
        <w:t xml:space="preserve"> מכונסות. </w:t>
      </w:r>
      <w:r w:rsidRPr="006F178A">
        <w:rPr>
          <w:rStyle w:val="2fb"/>
          <w:rtl/>
        </w:rPr>
        <w:t xml:space="preserve">לר"ח</w:t>
      </w:r>
      <w:r w:rsidRPr="006F178A">
        <w:rPr>
          <w:rtl/>
        </w:rPr>
        <w:t xml:space="preserve"> אפי מפוזרות.</w:t>
      </w:r>
    </w:p>
    <w:p>
      <w:pPr>
        <w:pStyle w:val="38"/>
        <w:rPr>
          <w:ins w:id="98496" w:author="מנוע מכני" w:date="2026-10-11T12:04:39Z"/>
        </w:rPr>
      </w:pPr>
      <w:r w:rsidRPr="006F178A">
        <w:t xml:space="preserve">והך</w:t>
      </w:r>
    </w:p>
    <w:p w:rsidR="00E9703F" w:rsidRPr="009757B9" w:rsidRDefault="00E9703F" w:rsidP="00E9703F">
      <w:pPr>
        <w:rPr>
          <w:rFonts w:cs="Guttman Vilna"/>
          <w:b/>
          <w:bCs/>
          <w:rtl/>
        </w:rPr>
      </w:pPr>
      <w:del w:id="98497" w:author="מנוע מכני" w:date="2026-10-11T12:04:39Z">
        <w:r w:rsidRPr="006F178A">
          <w:rPr>
            <w:rtl/>
          </w:rPr>
          <w:delText xml:space="preserve"> </w:delText>
        </w:r>
      </w:del>
      <w:ins w:id="105313" w:author="קלוד" w:date="2026-10-11T13:11:34Z">
        <w:r>
          <w:rPr>
            <w:rtl/>
          </w:rPr>
          <w:t xml:space="preserve">שס"ת</w:t>
        </w:r>
      </w:ins>
      <w:del w:id="105314" w:author="קלוד" w:date="2026-10-11T13:11:34Z">
        <w:r w:rsidRPr="006F178A">
          <w:rPr>
            <w:rtl/>
          </w:rPr>
          <w:delText xml:space="preserve">דס"ת</w:delText>
        </w:r>
      </w:del>
      <w:r w:rsidRPr="006F178A">
        <w:rPr>
          <w:rtl/>
        </w:rPr>
        <w:t xml:space="preserve"> שבלה שיש בו ללקט בפרשת ויהי בנסוע </w:t>
      </w:r>
      <w:ins w:id="105311" w:author="קלוד" w:date="2026-10-11T13:11:34Z">
        <w:r>
          <w:rPr>
            <w:rtl/>
          </w:rPr>
          <w:t xml:space="preserve">שמצילין -</w:t>
        </w:r>
      </w:ins>
      <w:del w:id="105312" w:author="קלוד" w:date="2026-10-11T13:11:34Z">
        <w:r w:rsidRPr="006F178A">
          <w:rPr>
            <w:rtl/>
          </w:rPr>
          <w:delText xml:space="preserve">דמצילין</w:delText>
        </w:r>
      </w:del>
      <w:r w:rsidRPr="006F178A">
        <w:rPr>
          <w:rtl/>
        </w:rPr>
        <w:t xml:space="preserve"> </w:t>
      </w:r>
      <w:r w:rsidRPr="006F178A">
        <w:rPr>
          <w:rStyle w:val="2fb"/>
          <w:rtl/>
        </w:rPr>
        <w:t xml:space="preserve">לר"ה</w:t>
      </w:r>
      <w:r w:rsidRPr="006F178A">
        <w:rPr>
          <w:rtl/>
        </w:rPr>
        <w:t xml:space="preserve"> היינו דווקא </w:t>
      </w:r>
      <w:ins w:id="105309" w:author="קלוד" w:date="2026-10-11T13:11:34Z">
        <w:r>
          <w:rPr>
            <w:rtl/>
          </w:rPr>
          <w:t xml:space="preserve">בתיבות.</w:t>
        </w:r>
      </w:ins>
      <w:del w:id="105310" w:author="קלוד" w:date="2026-10-11T13:11:34Z">
        <w:r w:rsidRPr="006F178A">
          <w:rPr>
            <w:rtl/>
          </w:rPr>
          <w:delText xml:space="preserve">בתיבות .</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קטז.</w:t>
      </w:r>
    </w:p>
    <w:p>
      <w:pPr>
        <w:pStyle w:val="afffff8"/>
        <w:rPr>
          <w:ins w:id="90395" w:author="קלוד" w:date="2026-10-11T12:33:55Z"/>
        </w:rPr>
      </w:pPr>
      <w:ins w:id="90396" w:author="קלוד" w:date="2026-10-11T12:33:55Z">
        <w:r>
          <w:rPr>
            <w:color w:val="7B3F00"/>
          </w:rPr>
          <w:t xml:space="preserve">'ויהי בנסוע הארון' - סימניות, ספר בפני עצמו</w:t>
        </w:r>
      </w:ins>
    </w:p>
    <w:p w:rsidR="00E9703F" w:rsidRPr="006F178A" w:rsidRDefault="00E9703F" w:rsidP="00E9703F">
      <w:pPr>
        <w:rPr>
          <w:rtl/>
        </w:rPr>
      </w:pPr>
      <w:r w:rsidRPr="006F178A">
        <w:rPr>
          <w:rFonts w:ascii="Fb Fontext" w:hAnsi="Fb Fontext"/>
          <w:rtl/>
        </w:rPr>
        <w:t>•</w:t>
      </w:r>
      <w:r w:rsidRPr="00784B8D">
        <w:rPr>
          <w:rStyle w:val="afffff0"/>
          <w:rtl/>
        </w:rPr>
        <w:t xml:space="preserve"> </w:t>
      </w:r>
      <w:r w:rsidRPr="00784B8D">
        <w:rPr>
          <w:rStyle w:val="afffff0"/>
          <w:rFonts w:hint="cs"/>
          <w:rtl/>
        </w:rPr>
        <w:t>'</w:t>
      </w:r>
      <w:ins w:id="91311" w:author="Claude - סמנטי" w:date="2026-10-11T12:28:21Z">
        <w:r>
          <w:rPr>
            <w:rStyle w:val="afffff0"/>
            <w:rtl/>
          </w:rPr>
          <w:t xml:space="preserve">וַיְהִי בִּנְסֹעַ הָאָרֹן וַיֹּאמֶר מֹשֶׁה</w:t>
        </w:r>
      </w:ins>
      <w:del w:id="91312" w:author="Claude - סמנטי" w:date="2026-10-11T12:28:21Z">
        <w:r w:rsidRPr="00784B8D">
          <w:rPr>
            <w:rStyle w:val="afffff0"/>
            <w:rtl/>
          </w:rPr>
          <w:delText xml:space="preserve">ויהי בנסע הארן ויאמר משה</w:delText>
        </w:r>
      </w:del>
      <w:r w:rsidRPr="00784B8D">
        <w:rPr>
          <w:rStyle w:val="afffff0"/>
          <w:rFonts w:hint="cs"/>
          <w:rtl/>
        </w:rPr>
        <w:t>'</w:t>
      </w:r>
      <w:r w:rsidRPr="00784B8D">
        <w:rPr>
          <w:rStyle w:val="afffff0"/>
          <w:rtl/>
        </w:rPr>
        <w:t>,</w:t>
      </w:r>
      <w:r w:rsidRPr="006F178A">
        <w:rPr>
          <w:rFonts w:ascii="Fb Fontext" w:hAnsi="Fb Fontext"/>
          <w:rtl/>
        </w:rPr>
        <w:t xml:space="preserve">- פרשה זו עשה לה </w:t>
      </w:r>
      <w:r w:rsidRPr="006F178A">
        <w:rPr>
          <w:rFonts w:ascii="Fb Fontext" w:hAnsi="Fb Fontext"/>
          <w:rtl/>
        </w:rPr>
        <w:t xml:space="preserve">הקב"ה</w:t>
      </w:r>
      <w:r w:rsidRPr="006F178A">
        <w:rPr>
          <w:rFonts w:ascii="Fb Fontext" w:hAnsi="Fb Fontext"/>
          <w:rtl/>
        </w:rPr>
        <w:t xml:space="preserve"> סימניות מלמעלה ולמטה.</w:t>
      </w:r>
    </w:p>
    <w:p w:rsidR="00E9703F" w:rsidRPr="006F178A" w:rsidRDefault="00E9703F" w:rsidP="00E9703F">
      <w:pPr>
        <w:rPr>
          <w:rtl/>
        </w:rPr>
      </w:pPr>
      <w:r w:rsidRPr="006F178A">
        <w:rPr>
          <w:rtl/>
        </w:rPr>
        <w:t>• ת"ר- לומר שאין זה מקומה.</w:t>
      </w:r>
    </w:p>
    <w:p>
      <w:pPr>
        <w:pStyle w:val="38"/>
        <w:rPr>
          <w:ins w:id="99348" w:author="מנוע מכני" w:date="2026-10-11T12:04:39Z"/>
        </w:rPr>
      </w:pPr>
      <w:r w:rsidRPr="006F178A">
        <w:t xml:space="preserve">רבי</w:t>
      </w:r>
    </w:p>
    <w:p w:rsidR="00E9703F" w:rsidRPr="006F178A" w:rsidRDefault="00E9703F" w:rsidP="00E9703F">
      <w:pPr>
        <w:rPr>
          <w:rtl/>
        </w:rPr>
      </w:pPr>
      <w:del w:id="99349"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w:t>
      </w:r>
      <w:r w:rsidRPr="006F178A">
        <w:rPr>
          <w:rStyle w:val="afffe"/>
          <w:rFonts w:ascii="Fb Fontext" w:hAnsi="Fb Fontext"/>
          <w:sz w:val="20"/>
          <w:rtl/>
        </w:rPr>
        <w:t xml:space="preserve"> </w:t>
      </w:r>
      <w:r w:rsidRPr="006F178A">
        <w:rPr>
          <w:rFonts w:ascii="Fb Fontext" w:hAnsi="Fb Fontext"/>
          <w:sz w:val="20"/>
          <w:rtl/>
        </w:rPr>
        <w:t xml:space="preserve">לא</w:t>
      </w:r>
      <w:r w:rsidRPr="006F178A">
        <w:rPr>
          <w:rFonts w:ascii="Fb Fontext" w:hAnsi="Fb Fontext"/>
          <w:sz w:val="20"/>
          <w:rtl/>
        </w:rPr>
        <w:t xml:space="preserve"> מן השם הוא זה, אלא מפני שספר חשוב הוא בפני עצמו.</w:t>
      </w:r>
    </w:p>
    <w:p w:rsidR="00E9703F" w:rsidRDefault="00E9703F" w:rsidP="00E9703F">
      <w:pPr>
        <w:rPr>
          <w:rFonts w:ascii="Fb Fontext" w:hAnsi="Fb Fontext"/>
          <w:rtl/>
        </w:rPr>
      </w:pPr>
      <w:r w:rsidRPr="00523F92">
        <w:rPr>
          <w:rStyle w:val="afffff0"/>
          <w:rFonts w:hint="cs"/>
          <w:rtl/>
        </w:rPr>
        <w:t>'</w:t>
      </w:r>
      <w:ins w:id="91313" w:author="Claude - סמנטי" w:date="2026-10-11T12:28:21Z">
        <w:r>
          <w:rPr>
            <w:rStyle w:val="afffff0"/>
            <w:rtl/>
          </w:rPr>
          <w:t xml:space="preserve">חָצְבָה עַמּוּדֶיהָ שִׁבְעָה</w:t>
        </w:r>
      </w:ins>
      <w:del w:id="91314" w:author="Claude - סמנטי" w:date="2026-10-11T12:28:21Z">
        <w:r w:rsidRPr="00523F92">
          <w:rPr>
            <w:rStyle w:val="afffff0"/>
            <w:rtl/>
          </w:rPr>
          <w:delText xml:space="preserve">חצבה עמודיה שבעה</w:delText>
        </w:r>
      </w:del>
      <w:r w:rsidRPr="00523F92">
        <w:rPr>
          <w:rStyle w:val="afffff0"/>
          <w:rFonts w:hint="cs"/>
          <w:rtl/>
        </w:rPr>
        <w:t>'</w:t>
      </w:r>
      <w:r w:rsidRPr="00523F92">
        <w:rPr>
          <w:rStyle w:val="afffff0"/>
          <w:rtl/>
        </w:rPr>
        <w:t xml:space="preserve"> </w:t>
      </w:r>
      <w:r w:rsidRPr="006F178A">
        <w:rPr>
          <w:rFonts w:ascii="Fb Fontext" w:hAnsi="Fb Fontext"/>
          <w:rtl/>
        </w:rPr>
        <w:t>-</w:t>
      </w:r>
      <w:r>
        <w:rPr>
          <w:rFonts w:ascii="Fb Fontext" w:hAnsi="Fb Fontext"/>
          <w:rtl/>
        </w:rPr>
        <w:t xml:space="preserve"> </w:t>
      </w:r>
      <w:r w:rsidRPr="006F178A">
        <w:rPr>
          <w:rStyle w:val="2fb"/>
          <w:rFonts w:ascii="Fb Fontext" w:hAnsi="Fb Fontext" w:hint="cs"/>
          <w:rtl/>
        </w:rPr>
        <w:t xml:space="preserve">רבי</w:t>
      </w:r>
      <w:r w:rsidRPr="006F178A">
        <w:rPr>
          <w:rFonts w:ascii="Fb Fontext" w:hAnsi="Fb Fontext" w:hint="cs"/>
          <w:rtl/>
        </w:rPr>
        <w:t xml:space="preserve"> יונתן: </w:t>
      </w:r>
      <w:r w:rsidRPr="006F178A">
        <w:rPr>
          <w:rFonts w:ascii="Fb Fontext" w:hAnsi="Fb Fontext"/>
          <w:rtl/>
        </w:rPr>
        <w:t xml:space="preserve">אלו ז' ספרי תורה. היינו </w:t>
      </w:r>
      <w:r w:rsidRPr="006F178A">
        <w:rPr>
          <w:rStyle w:val="2fb"/>
          <w:rFonts w:ascii="Fb Fontext" w:hAnsi="Fb Fontext"/>
          <w:rtl/>
        </w:rPr>
        <w:t xml:space="preserve">כרבי</w:t>
      </w:r>
      <w:r w:rsidRPr="006F178A">
        <w:rPr>
          <w:rFonts w:ascii="Fb Fontext" w:hAnsi="Fb Fontext"/>
          <w:rtl/>
        </w:rPr>
        <w:t xml:space="preserve">. [שפרשה זו מחלקת לשלוש]</w:t>
      </w:r>
    </w:p>
    <w:p>
      <w:pPr>
        <w:pStyle w:val="38"/>
        <w:rPr>
          <w:ins w:id="98498" w:author="מנוע מכני" w:date="2026-10-11T12:04:39Z"/>
        </w:rPr>
      </w:pPr>
      <w:r w:rsidRPr="006F178A">
        <w:tab/>
      </w:r>
      <w:del w:id="90166" w:author="מנוע מכני" w:date="2026-10-11T12:04:39Z">
        <w:r>
          <w:delText xml:space="preserve">     </w:delText>
        </w:r>
        <w:r w:rsidRPr="006F178A">
          <w:delText xml:space="preserve"> </w:delText>
        </w:r>
        <w:r w:rsidR="004F534A">
          <w:delText xml:space="preserve">      </w:delText>
        </w:r>
      </w:del>
      <w:r w:rsidRPr="006F178A">
        <w:t>ורשב"ג</w:t>
      </w:r>
      <w:r w:rsidRPr="006F178A">
        <w:t>:</w:t>
      </w:r>
    </w:p>
    <w:p w:rsidR="00E9703F" w:rsidRDefault="00E9703F" w:rsidP="004F534A">
      <w:pPr>
        <w:rPr>
          <w:rtl/>
        </w:rPr>
      </w:pPr>
      <w:del w:id="98499" w:author="מנוע מכני" w:date="2026-10-11T12:04:39Z">
        <w:r w:rsidRPr="006F178A">
          <w:rPr>
            <w:rtl/>
          </w:rPr>
          <w:delText xml:space="preserve"> </w:delText>
        </w:r>
      </w:del>
      <w:ins w:id="105321" w:author="קלוד" w:date="2026-10-11T13:11:34Z">
        <w:r>
          <w:rPr>
            <w:rtl/>
          </w:rPr>
          <w:t xml:space="preserve">חולק,</w:t>
        </w:r>
      </w:ins>
      <w:del w:id="105322" w:author="קלוד" w:date="2026-10-11T13:11:34Z">
        <w:r w:rsidRPr="006F178A">
          <w:rPr>
            <w:rtl/>
          </w:rPr>
          <w:delText xml:space="preserve">פליג</w:delText>
        </w:r>
      </w:del>
      <w:r w:rsidRPr="006F178A">
        <w:rPr>
          <w:rtl/>
        </w:rPr>
        <w:t xml:space="preserve"> </w:t>
      </w:r>
      <w:ins w:id="95259" w:author="מנוע מכני" w:date="2026-10-11T12:04:39Z">
        <w:ins w:id="105319" w:author="קלוד" w:date="2026-10-11T13:11:34Z">
          <w:r>
            <w:rPr>
              <w:rtl/>
            </w:rPr>
            <w:t xml:space="preserve">וסובר</w:t>
          </w:r>
        </w:ins>
        <w:del w:id="105320" w:author="קלוד" w:date="2026-10-11T13:11:34Z">
          <w:r>
            <w:rPr>
              <w:rtl/>
            </w:rPr>
            <w:delText xml:space="preserve">דסבר</w:delText>
          </w:r>
        </w:del>
      </w:ins>
      <w:del w:id="95260" w:author="מנוע מכני" w:date="2026-10-11T12:04:39Z">
        <w:r w:rsidRPr="006F178A">
          <w:rPr>
            <w:rtl/>
          </w:rPr>
          <w:delText xml:space="preserve">דס"ל</w:delText>
        </w:r>
      </w:del>
      <w:r w:rsidRPr="006F178A">
        <w:rPr>
          <w:rtl/>
        </w:rPr>
        <w:t xml:space="preserve"> </w:t>
      </w:r>
      <w:ins w:id="105317" w:author="קלוד" w:date="2026-10-11T13:11:34Z">
        <w:r>
          <w:rPr>
            <w:rtl/>
          </w:rPr>
          <w:t xml:space="preserve">שעתידה</w:t>
        </w:r>
      </w:ins>
      <w:del w:id="105318" w:author="קלוד" w:date="2026-10-11T13:11:34Z">
        <w:r w:rsidRPr="006F178A">
          <w:rPr>
            <w:rtl/>
          </w:rPr>
          <w:delText xml:space="preserve">דעתידה</w:delText>
        </w:r>
      </w:del>
      <w:r w:rsidRPr="006F178A">
        <w:rPr>
          <w:rtl/>
        </w:rPr>
        <w:t xml:space="preserve"> פרשה זו שתיעקר מכאן ותכתב </w:t>
      </w:r>
      <w:ins w:id="105315" w:author="קלוד" w:date="2026-10-11T13:11:34Z">
        <w:r>
          <w:rPr>
            <w:rtl/>
          </w:rPr>
          <w:t xml:space="preserve">במקומה,</w:t>
        </w:r>
      </w:ins>
      <w:del w:id="105316" w:author="קלוד" w:date="2026-10-11T13:11:34Z">
        <w:r w:rsidRPr="006F178A">
          <w:rPr>
            <w:rtl/>
          </w:rPr>
          <w:delText xml:space="preserve">במקומה</w:delText>
        </w:r>
      </w:del>
      <w:r w:rsidRPr="006F178A">
        <w:rPr>
          <w:rFonts w:hint="cs"/>
          <w:rtl/>
        </w:rPr>
        <w:t xml:space="preserve"> </w:t>
      </w:r>
      <w:r w:rsidRPr="006F178A">
        <w:rPr>
          <w:rtl/>
        </w:rPr>
        <w:t>בדגלים</w:t>
      </w:r>
    </w:p>
    <w:p w:rsidR="00E9703F" w:rsidRPr="004640F6" w:rsidRDefault="00E9703F" w:rsidP="00E9703F">
      <w:pPr>
        <w:rPr>
          <w:spacing w:val="-4"/>
          <w:rtl/>
        </w:rPr>
      </w:pPr>
      <w:r w:rsidRPr="004640F6">
        <w:rPr>
          <w:spacing w:val="-4"/>
          <w:rtl/>
        </w:rPr>
        <w:t xml:space="preserve">וכתבה כאן להפסיק בין </w:t>
      </w:r>
      <w:r w:rsidRPr="004640F6">
        <w:rPr>
          <w:rStyle w:val="afffe"/>
          <w:rFonts w:ascii="Fb Fontext" w:hAnsi="Fb Fontext"/>
          <w:spacing w:val="-4"/>
          <w:rtl/>
        </w:rPr>
        <w:t>פורענות ראשונה</w:t>
      </w:r>
      <w:r w:rsidRPr="004640F6">
        <w:rPr>
          <w:rStyle w:val="afffff0"/>
          <w:spacing w:val="-4"/>
          <w:rtl/>
        </w:rPr>
        <w:t xml:space="preserve"> </w:t>
      </w:r>
      <w:r w:rsidRPr="004640F6">
        <w:rPr>
          <w:rStyle w:val="afffff0"/>
          <w:rFonts w:hint="cs"/>
          <w:spacing w:val="-4"/>
          <w:rtl/>
        </w:rPr>
        <w:t>'</w:t>
      </w:r>
      <w:ins w:id="91315" w:author="Claude - סמנטי" w:date="2026-10-11T12:28:21Z">
        <w:r>
          <w:rPr>
            <w:rStyle w:val="afffff0"/>
            <w:spacing w:val="-4"/>
            <w:rtl/>
          </w:rPr>
          <w:t xml:space="preserve">וַיִּסְעוּ מֵהַר ה</w:t>
        </w:r>
      </w:ins>
      <w:del w:id="91316" w:author="Claude - סמנטי" w:date="2026-10-11T12:28:21Z">
        <w:r w:rsidRPr="004640F6">
          <w:rPr>
            <w:rStyle w:val="afffff0"/>
            <w:spacing w:val="-4"/>
            <w:rtl/>
          </w:rPr>
          <w:delText xml:space="preserve">ויסעו מהר ה</w:delText>
        </w:r>
      </w:del>
      <w:r w:rsidRPr="004640F6">
        <w:rPr>
          <w:rStyle w:val="afffff0"/>
          <w:spacing w:val="-4"/>
          <w:rtl/>
        </w:rPr>
        <w:t xml:space="preserve">' שסרו מאחריו</w:t>
      </w:r>
      <w:r w:rsidRPr="004640F6">
        <w:rPr>
          <w:rStyle w:val="afffff0"/>
          <w:rFonts w:hint="cs"/>
          <w:spacing w:val="-4"/>
          <w:rtl/>
        </w:rPr>
        <w:t>'</w:t>
      </w:r>
      <w:r w:rsidRPr="004640F6">
        <w:rPr>
          <w:rStyle w:val="afffff0"/>
          <w:spacing w:val="-4"/>
          <w:rtl/>
        </w:rPr>
        <w:t xml:space="preserve"> </w:t>
      </w:r>
      <w:r w:rsidRPr="004640F6">
        <w:rPr>
          <w:rStyle w:val="afffe"/>
          <w:rFonts w:ascii="Fb Fontext" w:hAnsi="Fb Fontext"/>
          <w:spacing w:val="-4"/>
          <w:rtl/>
        </w:rPr>
        <w:t xml:space="preserve">לשניה </w:t>
      </w:r>
      <w:r w:rsidRPr="004640F6">
        <w:rPr>
          <w:spacing w:val="-4"/>
          <w:rtl/>
        </w:rPr>
        <w:t>- ויהי העם כמתאננים.</w:t>
      </w:r>
    </w:p>
    <w:p>
      <w:pPr>
        <w:pStyle w:val="afffff8"/>
        <w:rPr>
          <w:ins w:id="90393" w:author="קלוד" w:date="2026-10-11T12:33:55Z"/>
        </w:rPr>
      </w:pPr>
      <w:ins w:id="90394" w:author="קלוד" w:date="2026-10-11T12:33:55Z">
        <w:r>
          <w:rPr>
            <w:color w:val="7B3F00"/>
          </w:rPr>
          <w:t xml:space="preserve">גליונין של ס"ת - האם מצילין</w:t>
        </w:r>
      </w:ins>
    </w:p>
    <w:p w:rsidR="00E9703F" w:rsidRDefault="00E9703F" w:rsidP="00E9703F">
      <w:pPr>
        <w:rPr>
          <w:rtl/>
        </w:rPr>
      </w:pPr>
      <w:r w:rsidRPr="006F178A">
        <w:rPr>
          <w:rtl/>
        </w:rPr>
        <w:t xml:space="preserve">• גליונין של ספר תורה </w:t>
      </w:r>
      <w:ins w:id="94901" w:author="מנוע מכני" w:date="2026-10-11T12:04:39Z">
        <w:r>
          <w:rPr>
            <w:rtl/>
          </w:rPr>
          <w:t xml:space="preserve">אם </w:t>
        </w:r>
      </w:ins>
      <w:del w:id="94902" w:author="מנוע מכני" w:date="2026-10-11T12:04:39Z">
        <w:r w:rsidRPr="006F178A">
          <w:rPr>
            <w:rtl/>
          </w:rPr>
          <w:delText xml:space="preserve">אי </w:delText>
        </w:r>
      </w:del>
      <w:r w:rsidRPr="006F178A">
        <w:rPr>
          <w:rtl/>
        </w:rPr>
        <w:t xml:space="preserve">מצילין אותן או </w:t>
      </w:r>
      <w:r w:rsidRPr="006F178A">
        <w:rPr>
          <w:rtl/>
        </w:rPr>
        <w:t xml:space="preserve">לא</w:t>
      </w:r>
    </w:p>
    <w:p w:rsidR="00E9703F" w:rsidRPr="009757B9" w:rsidRDefault="00E9703F" w:rsidP="00E9703F">
      <w:pPr>
        <w:rPr>
          <w:rFonts w:cs="Guttman Vilna"/>
          <w:b/>
          <w:bCs/>
          <w:rtl/>
        </w:rPr>
      </w:pPr>
      <w:ins w:id="105325" w:author="קלוד" w:date="2026-10-11T13:11:34Z">
        <w:r>
          <w:rPr>
            <w:rtl/>
          </w:rPr>
          <w:t xml:space="preserve">אין</w:t>
        </w:r>
      </w:ins>
      <w:del w:id="105326" w:author="קלוד" w:date="2026-10-11T13:11:34Z">
        <w:r w:rsidRPr="006F178A">
          <w:rPr>
            <w:rtl/>
          </w:rPr>
          <w:delText xml:space="preserve">מבלה א"א</w:delText>
        </w:r>
      </w:del>
      <w:r w:rsidRPr="006F178A">
        <w:rPr>
          <w:rtl/>
        </w:rPr>
        <w:t xml:space="preserve"> להוכיח </w:t>
      </w:r>
      <w:ins w:id="105323" w:author="קלוד" w:date="2026-10-11T13:11:34Z">
        <w:r>
          <w:rPr>
            <w:rtl/>
          </w:rPr>
          <w:t xml:space="preserve">מבלה, שבלה</w:t>
        </w:r>
      </w:ins>
      <w:del w:id="105324" w:author="קלוד" w:date="2026-10-11T13:11:34Z">
        <w:r w:rsidRPr="006F178A">
          <w:rPr>
            <w:rtl/>
          </w:rPr>
          <w:delText xml:space="preserve">דבלה</w:delText>
        </w:r>
      </w:del>
      <w:r w:rsidRPr="006F178A">
        <w:rPr>
          <w:rtl/>
        </w:rPr>
        <w:t xml:space="preserve"> שאני.</w:t>
      </w:r>
    </w:p>
    <w:p w:rsidR="00E9703F" w:rsidRPr="009757B9" w:rsidRDefault="00E9703F" w:rsidP="00E9703F">
      <w:pPr>
        <w:rPr>
          <w:rFonts w:cs="Guttman Vilna"/>
          <w:b/>
          <w:bCs/>
          <w:rtl/>
        </w:rPr>
      </w:pPr>
      <w:r w:rsidRPr="006F178A">
        <w:rPr>
          <w:rtl/>
        </w:rPr>
        <w:lastRenderedPageBreak/>
        <w:t>ועל מקום האותיות אין ספק דוודאי קדוש.</w:t>
      </w:r>
    </w:p>
    <w:p w:rsidR="00E9703F" w:rsidRPr="009757B9" w:rsidRDefault="00E9703F" w:rsidP="00E9703F">
      <w:pPr>
        <w:rPr>
          <w:rFonts w:cs="Guttman Vilna"/>
          <w:b/>
          <w:bCs/>
          <w:rtl/>
        </w:rPr>
      </w:pPr>
      <w:ins w:id="96173" w:author="מנוע מכני" w:date="2026-10-11T12:04:39Z">
        <w:ins w:id="105333" w:author="קלוד" w:date="2026-10-11T13:11:34Z">
          <w:r>
            <w:rPr>
              <w:rtl/>
            </w:rPr>
            <w:t xml:space="preserve">והספק</w:t>
          </w:r>
        </w:ins>
        <w:del w:id="105334" w:author="קלוד" w:date="2026-10-11T13:11:34Z">
          <w:r>
            <w:rPr>
              <w:rtl/>
            </w:rPr>
            <w:delText xml:space="preserve">וצריך</w:delText>
          </w:r>
        </w:del>
      </w:ins>
      <w:del w:id="96174" w:author="מנוע מכני" w:date="2026-10-11T12:04:39Z">
        <w:r w:rsidRPr="006F178A">
          <w:rPr>
            <w:rtl/>
          </w:rPr>
          <w:delText xml:space="preserve">ומיבעי</w:delText>
        </w:r>
      </w:del>
      <w:r w:rsidRPr="006F178A">
        <w:rPr>
          <w:rtl/>
        </w:rPr>
        <w:t xml:space="preserve"> </w:t>
      </w:r>
      <w:ins w:id="105331" w:author="קלוד" w:date="2026-10-11T13:11:34Z">
        <w:r>
          <w:rPr>
            <w:rtl/>
          </w:rPr>
          <w:t xml:space="preserve">בגליון שלמעלה</w:t>
        </w:r>
      </w:ins>
      <w:del w:id="105332" w:author="קלוד" w:date="2026-10-11T13:11:34Z">
        <w:r w:rsidRPr="006F178A">
          <w:rPr>
            <w:rtl/>
          </w:rPr>
          <w:delText xml:space="preserve">למעלה</w:delText>
        </w:r>
      </w:del>
      <w:r w:rsidRPr="006F178A">
        <w:rPr>
          <w:rtl/>
        </w:rPr>
        <w:t xml:space="preserve"> ולמטה, בין פרשה לפרשה, בין דף לדף, בתחלת ובסוף הספר, </w:t>
      </w:r>
      <w:ins w:id="105329" w:author="קלוד" w:date="2026-10-11T13:11:34Z">
        <w:r>
          <w:rPr>
            <w:rStyle w:val="afffffe"/>
            <w:rFonts w:ascii="Fb Fontext" w:hAnsi="Fb Fontext"/>
            <w:rtl/>
          </w:rPr>
          <w:t xml:space="preserve">והברייתא</w:t>
        </w:r>
      </w:ins>
      <w:del w:id="105330" w:author="קלוד" w:date="2026-10-11T13:11:34Z">
        <w:r w:rsidRPr="006F178A">
          <w:rPr>
            <w:rStyle w:val="afffe"/>
            <w:rFonts w:ascii="Fb Fontext" w:hAnsi="Fb Fontext"/>
            <w:rtl/>
          </w:rPr>
          <w:delText xml:space="preserve">ובגייז</w:delText>
        </w:r>
      </w:del>
      <w:r w:rsidRPr="006F178A">
        <w:rPr>
          <w:rStyle w:val="afffe"/>
          <w:rFonts w:ascii="Fb Fontext" w:hAnsi="Fb Fontext"/>
          <w:rtl/>
        </w:rPr>
        <w:t xml:space="preserve"> </w:t>
      </w:r>
      <w:ins w:id="105327" w:author="קלוד" w:date="2026-10-11T13:11:34Z">
        <w:r>
          <w:rPr>
            <w:rStyle w:val="afffe"/>
            <w:rFonts w:ascii="Fb Fontext" w:hAnsi="Fb Fontext"/>
            <w:rtl/>
          </w:rPr>
          <w:t xml:space="preserve">בגזזו וזרקו.</w:t>
        </w:r>
      </w:ins>
      <w:del w:id="105328" w:author="קלוד" w:date="2026-10-11T13:11:34Z">
        <w:r w:rsidRPr="006F178A">
          <w:rPr>
            <w:rStyle w:val="afffe"/>
            <w:rFonts w:ascii="Fb Fontext" w:hAnsi="Fb Fontext"/>
            <w:rtl/>
          </w:rPr>
          <w:delText xml:space="preserve">ושדי.</w:delText>
        </w:r>
      </w:del>
    </w:p>
    <w:p w:rsidR="00E9703F" w:rsidRPr="009757B9" w:rsidRDefault="00E9703F" w:rsidP="00E9703F">
      <w:pPr>
        <w:rPr>
          <w:rFonts w:cs="Guttman Vilna"/>
          <w:b/>
          <w:bCs/>
          <w:rtl/>
        </w:rPr>
      </w:pPr>
      <w:r w:rsidRPr="006F178A">
        <w:rPr>
          <w:rtl/>
        </w:rPr>
        <w:t xml:space="preserve">אין להוכיח </w:t>
      </w:r>
      <w:ins w:id="105341" w:author="קלוד" w:date="2026-10-11T13:11:34Z">
        <w:r>
          <w:rPr>
            <w:rtl/>
          </w:rPr>
          <w:t xml:space="preserve">ממה</w:t>
        </w:r>
      </w:ins>
      <w:del w:id="105342" w:author="קלוד" w:date="2026-10-11T13:11:34Z">
        <w:r w:rsidRPr="006F178A">
          <w:rPr>
            <w:rtl/>
          </w:rPr>
          <w:delText xml:space="preserve">מהא</w:delText>
        </w:r>
      </w:del>
      <w:r w:rsidRPr="006F178A">
        <w:rPr>
          <w:rtl/>
        </w:rPr>
        <w:t xml:space="preserve"> </w:t>
      </w:r>
      <w:ins w:id="105339" w:author="קלוד" w:date="2026-10-11T13:11:34Z">
        <w:r>
          <w:rPr>
            <w:rtl/>
          </w:rPr>
          <w:t xml:space="preserve">שמטמאין</w:t>
        </w:r>
      </w:ins>
      <w:del w:id="105340" w:author="קלוד" w:date="2026-10-11T13:11:34Z">
        <w:r w:rsidRPr="006F178A">
          <w:rPr>
            <w:rtl/>
          </w:rPr>
          <w:delText xml:space="preserve">דמטמאין</w:delText>
        </w:r>
      </w:del>
      <w:r w:rsidRPr="006F178A">
        <w:rPr>
          <w:rtl/>
        </w:rPr>
        <w:t xml:space="preserve"> את </w:t>
      </w:r>
      <w:ins w:id="105337" w:author="קלוד" w:date="2026-10-11T13:11:34Z">
        <w:r>
          <w:rPr>
            <w:rtl/>
          </w:rPr>
          <w:t xml:space="preserve">הידים,</w:t>
        </w:r>
      </w:ins>
      <w:del w:id="105338" w:author="קלוד" w:date="2026-10-11T13:11:34Z">
        <w:r w:rsidRPr="006F178A">
          <w:rPr>
            <w:rtl/>
          </w:rPr>
          <w:delText xml:space="preserve">הידים.</w:delText>
        </w:r>
      </w:del>
      <w:r w:rsidRPr="006F178A">
        <w:rPr>
          <w:rtl/>
        </w:rPr>
        <w:t xml:space="preserve"> </w:t>
      </w:r>
      <w:ins w:id="105335" w:author="קלוד" w:date="2026-10-11T13:11:34Z">
        <w:r>
          <w:rPr>
            <w:rtl/>
          </w:rPr>
          <w:t xml:space="preserve">שמא</w:t>
        </w:r>
      </w:ins>
      <w:del w:id="105336" w:author="קלוד" w:date="2026-10-11T13:11:34Z">
        <w:r w:rsidRPr="006F178A">
          <w:rPr>
            <w:rtl/>
          </w:rPr>
          <w:delText xml:space="preserve">דדלימא</w:delText>
        </w:r>
      </w:del>
      <w:r w:rsidRPr="006F178A">
        <w:rPr>
          <w:rtl/>
        </w:rPr>
        <w:t xml:space="preserve"> אגב ס"ת שאני.</w:t>
      </w:r>
    </w:p>
    <w:p>
      <w:pPr>
        <w:pStyle w:val="38"/>
        <w:rPr>
          <w:ins w:id="98500" w:author="מנוע מכני" w:date="2026-10-11T12:04:39Z"/>
        </w:rPr>
      </w:pPr>
      <w:r w:rsidRPr="006F178A">
        <w:t xml:space="preserve">ואין להוכיח</w:t>
      </w:r>
    </w:p>
    <w:p w:rsidR="00E9703F" w:rsidRDefault="00E9703F" w:rsidP="00E9703F">
      <w:pPr>
        <w:rPr>
          <w:rFonts w:ascii="Fb Fontext" w:hAnsi="Fb Fontext"/>
          <w:sz w:val="20"/>
          <w:rtl/>
        </w:rPr>
      </w:pPr>
      <w:del w:id="98501" w:author="מנוע מכני" w:date="2026-10-11T12:04:39Z">
        <w:r w:rsidRPr="006F178A">
          <w:rPr>
            <w:rFonts w:ascii="Fb Fontext" w:hAnsi="Fb Fontext"/>
            <w:sz w:val="20"/>
            <w:rtl/>
          </w:rPr>
          <w:delText xml:space="preserve"> </w:delText>
        </w:r>
      </w:del>
      <w:ins w:id="105345" w:author="קלוד" w:date="2026-10-11T13:11:34Z">
        <w:r>
          <w:rPr>
            <w:rFonts w:ascii="Fb Fontext" w:hAnsi="Fb Fontext"/>
            <w:sz w:val="20"/>
            <w:rtl/>
          </w:rPr>
          <w:t xml:space="preserve">ממה</w:t>
        </w:r>
      </w:ins>
      <w:del w:id="105346" w:author="קלוד" w:date="2026-10-11T13:11:34Z">
        <w:r w:rsidRPr="006F178A">
          <w:rPr>
            <w:rFonts w:ascii="Fb Fontext" w:hAnsi="Fb Fontext"/>
            <w:sz w:val="20"/>
            <w:rtl/>
          </w:rPr>
          <w:delText xml:space="preserve">מהא</w:delText>
        </w:r>
      </w:del>
      <w:r w:rsidRPr="006F178A">
        <w:rPr>
          <w:rFonts w:ascii="Fb Fontext" w:hAnsi="Fb Fontext"/>
          <w:sz w:val="20"/>
          <w:rtl/>
        </w:rPr>
        <w:t xml:space="preserve"> </w:t>
      </w:r>
      <w:ins w:id="105343" w:author="קלוד" w:date="2026-10-11T13:11:34Z">
        <w:r>
          <w:rPr>
            <w:rFonts w:ascii="Fb Fontext" w:hAnsi="Fb Fontext"/>
            <w:sz w:val="20"/>
            <w:rtl/>
          </w:rPr>
          <w:t xml:space="preserve">שספרי</w:t>
        </w:r>
      </w:ins>
      <w:del w:id="105344" w:author="קלוד" w:date="2026-10-11T13:11:34Z">
        <w:r w:rsidRPr="006F178A">
          <w:rPr>
            <w:rFonts w:ascii="Fb Fontext" w:hAnsi="Fb Fontext"/>
            <w:sz w:val="20"/>
            <w:rtl/>
          </w:rPr>
          <w:delText xml:space="preserve">דספרי</w:delText>
        </w:r>
      </w:del>
      <w:r w:rsidRPr="006F178A">
        <w:rPr>
          <w:rFonts w:ascii="Fb Fontext" w:hAnsi="Fb Fontext"/>
          <w:sz w:val="20"/>
          <w:rtl/>
        </w:rPr>
        <w:t xml:space="preserve"> מינין כגליונין [החלקים ללא כתיבה כלל שאין בהם קדושה]</w:t>
      </w:r>
    </w:p>
    <w:p>
      <w:pPr>
        <w:pStyle w:val="afffff8"/>
        <w:rPr>
          <w:ins w:id="90391" w:author="קלוד" w:date="2026-10-11T12:33:55Z"/>
        </w:rPr>
      </w:pPr>
      <w:ins w:id="90392" w:author="קלוד" w:date="2026-10-11T12:33:55Z">
        <w:r>
          <w:rPr>
            <w:color w:val="7B3F00"/>
          </w:rPr>
          <w:t xml:space="preserve">גליונים וספרי מינים - קודר אזכרות או שורף</w:t>
        </w:r>
      </w:ins>
    </w:p>
    <w:p w:rsidR="00E9703F" w:rsidRPr="006F178A" w:rsidRDefault="00E9703F" w:rsidP="00E9703F">
      <w:pPr>
        <w:rPr>
          <w:rtl/>
        </w:rPr>
      </w:pPr>
      <w:r w:rsidRPr="006F178A">
        <w:rPr>
          <w:rFonts w:ascii="Fb Fontext" w:hAnsi="Fb Fontext"/>
          <w:rtl/>
        </w:rPr>
        <w:t>• הגליונים וספרי מינין אין מצילין אותם מפני הדליקה.</w:t>
      </w:r>
    </w:p>
    <w:p w:rsidR="00E9703F" w:rsidRPr="006F178A" w:rsidRDefault="00E9703F" w:rsidP="00E9703F">
      <w:pPr>
        <w:rPr>
          <w:rtl/>
        </w:rPr>
      </w:pPr>
      <w:ins w:id="105349" w:author="קלוד" w:date="2026-10-11T13:11:34Z">
        <w:r>
          <w:rPr>
            <w:rStyle w:val="afffe"/>
            <w:rFonts w:ascii="Fb Fontext" w:hAnsi="Fb Fontext"/>
            <w:rtl/>
          </w:rPr>
          <w:t xml:space="preserve">רבי</w:t>
        </w:r>
      </w:ins>
      <w:del w:id="105350" w:author="קלוד" w:date="2026-10-11T13:11:34Z">
        <w:r w:rsidRPr="006F178A">
          <w:rPr>
            <w:rStyle w:val="afffe"/>
            <w:rFonts w:ascii="Fb Fontext" w:hAnsi="Fb Fontext"/>
            <w:rtl/>
          </w:rPr>
          <w:delText xml:space="preserve">בחול</w:delText>
        </w:r>
        <w:r w:rsidRPr="006F178A">
          <w:rPr>
            <w:rtl/>
          </w:rPr>
          <w:delText xml:space="preserve"> </w:delText>
        </w:r>
        <w:r w:rsidRPr="006F178A">
          <w:rPr>
            <w:rStyle w:val="2fb"/>
            <w:rtl/>
          </w:rPr>
          <w:delText xml:space="preserve">רבי</w:delText>
        </w:r>
      </w:del>
      <w:r w:rsidRPr="006F178A">
        <w:rPr>
          <w:rStyle w:val="2fb"/>
          <w:rtl/>
        </w:rPr>
        <w:t xml:space="preserve"> </w:t>
      </w:r>
      <w:ins w:id="105347" w:author="קלוד" w:date="2026-10-11T13:11:34Z">
        <w:r>
          <w:rPr>
            <w:rStyle w:val="2fb"/>
            <w:rtl/>
          </w:rPr>
          <w:t xml:space="preserve">יוסי: בחול</w:t>
        </w:r>
      </w:ins>
      <w:del w:id="105348" w:author="קלוד" w:date="2026-10-11T13:11:34Z">
        <w:r w:rsidRPr="006F178A">
          <w:rPr>
            <w:rStyle w:val="2fb"/>
            <w:rtl/>
          </w:rPr>
          <w:delText xml:space="preserve">יוסי</w:delText>
        </w:r>
      </w:del>
      <w:r w:rsidRPr="006F178A">
        <w:rPr>
          <w:rtl/>
        </w:rPr>
        <w:t xml:space="preserve"> קודר את האזכרות שבהן וגונזן, והשאר שורפן.</w:t>
      </w:r>
    </w:p>
    <w:p w:rsidR="00E9703F" w:rsidRPr="006F178A" w:rsidRDefault="00E9703F" w:rsidP="00E9703F">
      <w:pPr>
        <w:rPr>
          <w:rtl/>
        </w:rPr>
      </w:pPr>
      <w:r w:rsidRPr="006F178A">
        <w:rPr>
          <w:rStyle w:val="2fb"/>
          <w:rFonts w:ascii="Fb Fontext" w:hAnsi="Fb Fontext"/>
          <w:rtl/>
        </w:rPr>
        <w:t xml:space="preserve">ר"ט</w:t>
      </w:r>
      <w:r w:rsidRPr="006F178A">
        <w:rPr>
          <w:rStyle w:val="afffe"/>
          <w:rFonts w:ascii="Fb Fontext" w:hAnsi="Fb Fontext"/>
          <w:rtl/>
        </w:rPr>
        <w:t xml:space="preserve"> </w:t>
      </w:r>
      <w:r w:rsidRPr="006F178A">
        <w:rPr>
          <w:rtl/>
        </w:rPr>
        <w:t xml:space="preserve">אקפח את בני, שאם יבאו לידי שאני אשרוף אותם ואת האזכרות שבהן, </w:t>
      </w:r>
      <w:ins w:id="90481" w:author="מנוע מכני" w:date="2026-10-11T12:04:39Z">
        <w:r>
          <w:rPr>
            <w:rtl/>
          </w:rPr>
          <w:t xml:space="preserve">שאפי'</w:t>
        </w:r>
      </w:ins>
      <w:del w:id="90482" w:author="מנוע מכני" w:date="2026-10-11T12:04:39Z">
        <w:r w:rsidRPr="006F178A">
          <w:rPr>
            <w:rtl/>
          </w:rPr>
          <w:delText xml:space="preserve">שאפילו</w:delText>
        </w:r>
      </w:del>
      <w:r w:rsidRPr="006F178A">
        <w:rPr>
          <w:rtl/>
        </w:rPr>
        <w:t xml:space="preserve"> אדם רודף אחריו להורגו, ונחש רץ להכישו - נכנס לבית </w:t>
      </w:r>
      <w:r w:rsidRPr="006F178A">
        <w:rPr>
          <w:rtl/>
        </w:rPr>
        <w:t xml:space="preserve">ע"ז</w:t>
      </w:r>
      <w:r w:rsidRPr="006F178A">
        <w:rPr>
          <w:rtl/>
        </w:rPr>
        <w:t xml:space="preserve">, ואין נכנס לבתיהן של אלו. שהללו מכירין וכופרין, והללו - אין מכירין וכופרין. ועליהן הכתוב אומר</w:t>
      </w:r>
      <w:r w:rsidRPr="00784B8D">
        <w:rPr>
          <w:rStyle w:val="afffff0"/>
          <w:rtl/>
        </w:rPr>
        <w:t xml:space="preserve"> </w:t>
      </w:r>
      <w:r w:rsidRPr="00784B8D">
        <w:rPr>
          <w:rStyle w:val="afffff0"/>
          <w:rFonts w:hint="cs"/>
          <w:rtl/>
        </w:rPr>
        <w:t>'</w:t>
      </w:r>
      <w:r w:rsidRPr="00784B8D">
        <w:rPr>
          <w:rStyle w:val="afffff0"/>
          <w:rtl/>
        </w:rPr>
        <w:t>ואחר הדלת והמזוזה שמת זכרונך</w:t>
      </w:r>
      <w:r w:rsidRPr="00784B8D">
        <w:rPr>
          <w:rStyle w:val="afffff0"/>
          <w:rFonts w:hint="cs"/>
          <w:rtl/>
        </w:rPr>
        <w:t>'</w:t>
      </w:r>
      <w:r w:rsidRPr="00784B8D">
        <w:rPr>
          <w:rStyle w:val="afffff0"/>
          <w:rtl/>
        </w:rPr>
        <w:t>.</w:t>
      </w:r>
    </w:p>
    <w:p w:rsidR="00E9703F" w:rsidRPr="006F178A" w:rsidRDefault="00E9703F" w:rsidP="00E9703F">
      <w:pPr>
        <w:rPr>
          <w:rtl/>
        </w:rPr>
      </w:pPr>
      <w:r w:rsidRPr="006F178A">
        <w:rPr>
          <w:rStyle w:val="2fb"/>
          <w:rFonts w:ascii="Fb Fontext" w:hAnsi="Fb Fontext"/>
          <w:rtl/>
        </w:rPr>
        <w:t>רבי ישמעאל</w:t>
      </w:r>
      <w:r w:rsidRPr="006F178A">
        <w:rPr>
          <w:rtl/>
        </w:rPr>
        <w:t xml:space="preserve"> </w:t>
      </w:r>
      <w:r w:rsidRPr="006F178A">
        <w:rPr>
          <w:rtl/>
        </w:rPr>
        <w:t xml:space="preserve">ק"ו</w:t>
      </w:r>
      <w:r w:rsidRPr="006F178A">
        <w:rPr>
          <w:rtl/>
        </w:rPr>
        <w:t xml:space="preserve">, ומה לעשות שלום בין איש לאשתו אמרה תורה שמי שנכתב בקדושה ימחה על המים. הללו שמטילין קנאה ואיבה ותחרות בין ישראל לאביהן שבשמים - על אחת כמה וכמה.</w:t>
      </w:r>
    </w:p>
    <w:p w:rsidR="00E9703F" w:rsidRPr="00307E5D" w:rsidRDefault="00E9703F" w:rsidP="00E9703F">
      <w:pPr>
        <w:rPr>
          <w:spacing w:val="-2"/>
          <w:rtl/>
        </w:rPr>
      </w:pPr>
      <w:r w:rsidRPr="00307E5D">
        <w:rPr>
          <w:spacing w:val="-2"/>
          <w:rtl/>
        </w:rPr>
        <w:t xml:space="preserve">ועליהם </w:t>
      </w:r>
      <w:r w:rsidRPr="00307E5D">
        <w:rPr>
          <w:spacing w:val="-2"/>
          <w:rtl/>
        </w:rPr>
        <w:t xml:space="preserve">אמר</w:t>
      </w:r>
      <w:r w:rsidRPr="00307E5D">
        <w:rPr>
          <w:spacing w:val="-2"/>
          <w:rtl/>
        </w:rPr>
        <w:t xml:space="preserve"> דוד</w:t>
      </w:r>
      <w:r w:rsidRPr="00307E5D">
        <w:rPr>
          <w:rStyle w:val="afffff0"/>
          <w:spacing w:val="-2"/>
          <w:rtl/>
        </w:rPr>
        <w:t xml:space="preserve"> </w:t>
      </w:r>
      <w:r w:rsidRPr="00307E5D">
        <w:rPr>
          <w:rStyle w:val="afffff0"/>
          <w:rFonts w:hint="cs"/>
          <w:spacing w:val="-2"/>
          <w:rtl/>
        </w:rPr>
        <w:t>'</w:t>
      </w:r>
      <w:ins w:id="91317" w:author="Claude - סמנטי" w:date="2026-10-11T12:28:21Z">
        <w:r>
          <w:rPr>
            <w:rStyle w:val="afffff0"/>
            <w:spacing w:val="-2"/>
            <w:rtl/>
          </w:rPr>
          <w:t xml:space="preserve">הֲלֹא מְשַׂנְאֶיךָ ה</w:t>
        </w:r>
      </w:ins>
      <w:del w:id="91318" w:author="Claude - סמנטי" w:date="2026-10-11T12:28:21Z">
        <w:r w:rsidRPr="00307E5D">
          <w:rPr>
            <w:rStyle w:val="afffff0"/>
            <w:spacing w:val="-2"/>
            <w:rtl/>
          </w:rPr>
          <w:delText xml:space="preserve">הלא משנאיך ה</w:delText>
        </w:r>
      </w:del>
      <w:r w:rsidRPr="00307E5D">
        <w:rPr>
          <w:rStyle w:val="afffff0"/>
          <w:spacing w:val="-2"/>
          <w:rtl/>
        </w:rPr>
        <w:t xml:space="preserve">' אשנא ובתקוממיך אתקוטט תכלית שנאה שנאתים לאויבים היו לי</w:t>
      </w:r>
      <w:r w:rsidRPr="00307E5D">
        <w:rPr>
          <w:rStyle w:val="afffff0"/>
          <w:rFonts w:hint="cs"/>
          <w:spacing w:val="-2"/>
          <w:rtl/>
        </w:rPr>
        <w:t>'</w:t>
      </w:r>
      <w:r w:rsidRPr="00307E5D">
        <w:rPr>
          <w:rStyle w:val="afffff0"/>
          <w:spacing w:val="-2"/>
          <w:rtl/>
        </w:rPr>
        <w:t>.</w:t>
      </w:r>
    </w:p>
    <w:p w:rsidR="00E9703F" w:rsidRPr="006F178A" w:rsidRDefault="00E9703F" w:rsidP="00E9703F">
      <w:pPr>
        <w:rPr>
          <w:rtl/>
        </w:rPr>
      </w:pPr>
      <w:r w:rsidRPr="006F178A">
        <w:rPr>
          <w:rFonts w:ascii="Fb Fontext" w:hAnsi="Fb Fontext"/>
          <w:sz w:val="20"/>
          <w:rtl/>
        </w:rPr>
        <w:t>•</w:t>
      </w:r>
      <w:r w:rsidRPr="006F178A">
        <w:rPr>
          <w:rFonts w:ascii="Fb Fontext" w:hAnsi="Fb Fontext" w:hint="cs"/>
          <w:sz w:val="20"/>
          <w:rtl/>
        </w:rPr>
        <w:t xml:space="preserve"> </w:t>
      </w:r>
      <w:r w:rsidRPr="006F178A">
        <w:rPr>
          <w:rFonts w:ascii="Fb Fontext" w:hAnsi="Fb Fontext"/>
          <w:sz w:val="20"/>
          <w:rtl/>
        </w:rPr>
        <w:t>דליקה מפולת מים וכל דבר המאבדן שווין שאין מצילן.</w:t>
      </w:r>
    </w:p>
    <w:p w:rsidR="00E9703F" w:rsidRPr="006F178A" w:rsidRDefault="00E9703F" w:rsidP="00E9703F">
      <w:pPr>
        <w:rPr>
          <w:rtl/>
        </w:rPr>
      </w:pPr>
      <w:r w:rsidRPr="006F178A">
        <w:rPr>
          <w:rFonts w:ascii="Fb Fontext" w:hAnsi="Fb Fontext"/>
          <w:rtl/>
        </w:rPr>
        <w:t xml:space="preserve">• גליונין של ספר תורה </w:t>
      </w:r>
      <w:ins w:id="94903" w:author="מנוע מכני" w:date="2026-10-11T12:04:39Z">
        <w:r>
          <w:rPr>
            <w:rFonts w:ascii="Fb Fontext" w:hAnsi="Fb Fontext"/>
            <w:rtl/>
          </w:rPr>
          <w:t xml:space="preserve">אם </w:t>
        </w:r>
      </w:ins>
      <w:del w:id="94904" w:author="מנוע מכני" w:date="2026-10-11T12:04:39Z">
        <w:r w:rsidRPr="006F178A">
          <w:rPr>
            <w:rFonts w:ascii="Fb Fontext" w:hAnsi="Fb Fontext"/>
            <w:rtl/>
          </w:rPr>
          <w:delText xml:space="preserve">אי </w:delText>
        </w:r>
      </w:del>
      <w:r w:rsidRPr="006F178A">
        <w:rPr>
          <w:rFonts w:ascii="Fb Fontext" w:hAnsi="Fb Fontext"/>
          <w:rtl/>
        </w:rPr>
        <w:t xml:space="preserve">מצילין אותן או </w:t>
      </w:r>
      <w:r w:rsidRPr="006F178A">
        <w:rPr>
          <w:rFonts w:ascii="Fb Fontext" w:hAnsi="Fb Fontext"/>
          <w:rtl/>
        </w:rPr>
        <w:t xml:space="preserve">לא</w:t>
      </w:r>
      <w:r w:rsidRPr="006F178A">
        <w:rPr>
          <w:rFonts w:ascii="Fb Fontext" w:hAnsi="Fb Fontext"/>
          <w:rtl/>
        </w:rPr>
        <w:t xml:space="preserve"> ארב אבהו אין </w:t>
      </w:r>
      <w:ins w:id="91643" w:author="מנוע מכני" w:date="2026-10-11T12:04:39Z">
        <w:r>
          <w:rPr>
            <w:rFonts w:ascii="Fb Fontext" w:hAnsi="Fb Fontext"/>
            <w:rtl/>
          </w:rPr>
          <w:t xml:space="preserve">ולא</w:t>
        </w:r>
      </w:ins>
      <w:del w:id="91644" w:author="מנוע מכני" w:date="2026-10-11T12:04:39Z">
        <w:r w:rsidRPr="006F178A">
          <w:rPr>
            <w:rFonts w:ascii="Fb Fontext" w:hAnsi="Fb Fontext"/>
            <w:rtl/>
          </w:rPr>
          <w:delText xml:space="preserve">ולאו</w:delText>
        </w:r>
      </w:del>
      <w:r w:rsidRPr="006F178A">
        <w:rPr>
          <w:rFonts w:ascii="Fb Fontext" w:hAnsi="Fb Fontext"/>
          <w:rtl/>
        </w:rPr>
        <w:t xml:space="preserve"> ורפיא בידיה.</w:t>
      </w:r>
    </w:p>
    <w:p>
      <w:pPr>
        <w:pStyle w:val="afffff8"/>
        <w:rPr>
          <w:ins w:id="90389" w:author="קלוד" w:date="2026-10-11T12:33:55Z"/>
        </w:rPr>
      </w:pPr>
      <w:ins w:id="90390" w:author="קלוד" w:date="2026-10-11T12:33:55Z">
        <w:r>
          <w:rPr>
            <w:color w:val="7B3F00"/>
          </w:rPr>
          <w:t xml:space="preserve">מקום ויכוח עם המינים ובי ע"ז - רב, שמואל ורבא</w:t>
        </w:r>
      </w:ins>
    </w:p>
    <w:p w:rsidR="00E9703F" w:rsidRPr="006F178A" w:rsidRDefault="00E9703F" w:rsidP="00E9703F">
      <w:pPr>
        <w:rPr>
          <w:rtl/>
        </w:rPr>
      </w:pPr>
      <w:r w:rsidRPr="006F178A">
        <w:rPr>
          <w:rtl/>
        </w:rPr>
        <w:t xml:space="preserve">• </w:t>
      </w:r>
      <w:ins w:id="105353" w:author="קלוד" w:date="2026-10-11T13:11:34Z">
        <w:r>
          <w:rPr>
            <w:rStyle w:val="2fb"/>
            <w:rtl/>
          </w:rPr>
          <w:t xml:space="preserve">רב -</w:t>
        </w:r>
      </w:ins>
      <w:del w:id="105354" w:author="קלוד" w:date="2026-10-11T13:11:34Z">
        <w:r w:rsidRPr="006F178A">
          <w:rPr>
            <w:rStyle w:val="2fb"/>
            <w:rtl/>
          </w:rPr>
          <w:delText xml:space="preserve">רב</w:delText>
        </w:r>
        <w:r w:rsidRPr="006F178A">
          <w:rPr>
            <w:rFonts w:hint="cs"/>
            <w:rtl/>
          </w:rPr>
          <w:delText xml:space="preserve">-</w:delText>
        </w:r>
      </w:del>
      <w:r w:rsidRPr="006F178A">
        <w:rPr>
          <w:rtl/>
        </w:rPr>
        <w:t xml:space="preserve"> </w:t>
      </w:r>
      <w:r w:rsidRPr="006F178A">
        <w:rPr>
          <w:rtl/>
        </w:rPr>
        <w:t xml:space="preserve">לא</w:t>
      </w:r>
      <w:r w:rsidRPr="006F178A">
        <w:rPr>
          <w:rtl/>
        </w:rPr>
        <w:t xml:space="preserve"> </w:t>
      </w:r>
      <w:r w:rsidRPr="006F178A">
        <w:rPr>
          <w:rFonts w:hint="cs"/>
          <w:rtl/>
        </w:rPr>
        <w:t>הלך למקום ויכוח שלהם</w:t>
      </w:r>
      <w:r w:rsidRPr="006F178A">
        <w:rPr>
          <w:rtl/>
        </w:rPr>
        <w:t xml:space="preserve">, </w:t>
      </w:r>
      <w:ins w:id="90483" w:author="מנוע מכני" w:date="2026-10-11T12:04:39Z">
        <w:r>
          <w:rPr>
            <w:rtl/>
          </w:rPr>
          <w:t xml:space="preserve">וכ"ש</w:t>
        </w:r>
      </w:ins>
      <w:del w:id="90484" w:author="מנוע מכני" w:date="2026-10-11T12:04:39Z">
        <w:r w:rsidRPr="006F178A">
          <w:rPr>
            <w:rtl/>
          </w:rPr>
          <w:delText xml:space="preserve">וכל שכן</w:delText>
        </w:r>
      </w:del>
      <w:r w:rsidRPr="006F178A">
        <w:rPr>
          <w:rtl/>
        </w:rPr>
        <w:t xml:space="preserve"> </w:t>
      </w:r>
      <w:ins w:id="105351" w:author="קלוד" w:date="2026-10-11T13:11:34Z">
        <w:r>
          <w:rPr>
            <w:rtl/>
          </w:rPr>
          <w:t xml:space="preserve">לבית</w:t>
        </w:r>
      </w:ins>
      <w:del w:id="105352" w:author="קלוד" w:date="2026-10-11T13:11:34Z">
        <w:r w:rsidRPr="006F178A">
          <w:rPr>
            <w:rtl/>
          </w:rPr>
          <w:delText xml:space="preserve">לבי</w:delText>
        </w:r>
      </w:del>
      <w:r w:rsidRPr="006F178A">
        <w:rPr>
          <w:rtl/>
        </w:rPr>
        <w:t xml:space="preserve"> </w:t>
      </w:r>
      <w:r w:rsidRPr="006F178A">
        <w:rPr>
          <w:rFonts w:hint="cs"/>
          <w:rtl/>
        </w:rPr>
        <w:t>ע</w:t>
      </w:r>
      <w:r>
        <w:rPr>
          <w:rtl/>
        </w:rPr>
        <w:t>"</w:t>
      </w:r>
      <w:r w:rsidRPr="006F178A">
        <w:rPr>
          <w:rFonts w:hint="cs"/>
          <w:rtl/>
        </w:rPr>
        <w:t>ז</w:t>
      </w:r>
      <w:r w:rsidRPr="006F178A">
        <w:rPr>
          <w:rtl/>
        </w:rPr>
        <w:t>.</w:t>
      </w:r>
    </w:p>
    <w:p w:rsidR="00E9703F" w:rsidRPr="006F178A" w:rsidRDefault="00E9703F" w:rsidP="00E9703F">
      <w:pPr>
        <w:rPr>
          <w:rtl/>
        </w:rPr>
      </w:pPr>
      <w:ins w:id="105361" w:author="קלוד" w:date="2026-10-11T13:11:34Z">
        <w:r>
          <w:rPr>
            <w:rStyle w:val="2fb"/>
            <w:rFonts w:ascii="Fb Fontext" w:hAnsi="Fb Fontext"/>
            <w:sz w:val="20"/>
            <w:rtl/>
          </w:rPr>
          <w:t xml:space="preserve">שמואל</w:t>
        </w:r>
      </w:ins>
      <w:del w:id="105362" w:author="קלוד" w:date="2026-10-11T13:11:34Z">
        <w:r w:rsidRPr="006F178A">
          <w:rPr>
            <w:rStyle w:val="2fb"/>
            <w:rFonts w:ascii="Fb Fontext" w:hAnsi="Fb Fontext"/>
            <w:sz w:val="20"/>
            <w:rtl/>
          </w:rPr>
          <w:delText xml:space="preserve">שמואל</w:delText>
        </w:r>
        <w:r w:rsidRPr="006F178A">
          <w:rPr>
            <w:rFonts w:ascii="Fb Fontext" w:hAnsi="Fb Fontext" w:hint="cs"/>
            <w:sz w:val="20"/>
            <w:rtl/>
          </w:rPr>
          <w:delText xml:space="preserve">-</w:delText>
        </w:r>
      </w:del>
      <w:r w:rsidRPr="006F178A">
        <w:rPr>
          <w:rFonts w:ascii="Fb Fontext" w:hAnsi="Fb Fontext"/>
          <w:sz w:val="20"/>
          <w:rtl/>
        </w:rPr>
        <w:t xml:space="preserve"> </w:t>
      </w:r>
      <w:ins w:id="105359" w:author="קלוד" w:date="2026-10-11T13:11:34Z">
        <w:r>
          <w:rPr>
            <w:rFonts w:ascii="Fb Fontext" w:hAnsi="Fb Fontext"/>
            <w:sz w:val="20"/>
            <w:rtl/>
          </w:rPr>
          <w:t xml:space="preserve">- לבית</w:t>
        </w:r>
      </w:ins>
      <w:del w:id="105360" w:author="קלוד" w:date="2026-10-11T13:11:34Z">
        <w:r w:rsidRPr="006F178A">
          <w:rPr>
            <w:rFonts w:ascii="Fb Fontext" w:hAnsi="Fb Fontext"/>
            <w:sz w:val="20"/>
            <w:rtl/>
          </w:rPr>
          <w:delText xml:space="preserve">לבי</w:delText>
        </w:r>
      </w:del>
      <w:r w:rsidRPr="006F178A">
        <w:rPr>
          <w:rFonts w:ascii="Fb Fontext" w:hAnsi="Fb Fontext"/>
          <w:sz w:val="20"/>
          <w:rtl/>
        </w:rPr>
        <w:t xml:space="preserve"> </w:t>
      </w:r>
      <w:r w:rsidRPr="006F178A">
        <w:rPr>
          <w:rFonts w:ascii="Fb Fontext" w:hAnsi="Fb Fontext" w:hint="cs"/>
          <w:sz w:val="20"/>
          <w:rtl/>
        </w:rPr>
        <w:t>ע</w:t>
      </w:r>
      <w:r>
        <w:rPr>
          <w:rFonts w:ascii="Fb Fontext" w:hAnsi="Fb Fontext"/>
          <w:sz w:val="20"/>
          <w:rtl/>
        </w:rPr>
        <w:t>"</w:t>
      </w:r>
      <w:r w:rsidRPr="006F178A">
        <w:rPr>
          <w:rFonts w:ascii="Fb Fontext" w:hAnsi="Fb Fontext" w:hint="cs"/>
          <w:sz w:val="20"/>
          <w:rtl/>
        </w:rPr>
        <w:t>ז</w:t>
      </w:r>
      <w:ins w:id="105357" w:author="קלוד" w:date="2026-10-11T13:11:34Z">
        <w:r>
          <w:rPr>
            <w:rFonts w:ascii="Fb Fontext" w:hAnsi="Fb Fontext"/>
            <w:sz w:val="20"/>
            <w:rtl/>
          </w:rPr>
          <w:t xml:space="preserve"> </w:t>
        </w:r>
      </w:ins>
      <w:del w:id="105358" w:author="קלוד" w:date="2026-10-11T13:11:34Z">
        <w:r w:rsidRPr="006F178A">
          <w:rPr>
            <w:rFonts w:ascii="Fb Fontext" w:hAnsi="Fb Fontext"/>
            <w:sz w:val="20"/>
            <w:rtl/>
          </w:rPr>
          <w:delText xml:space="preserve"> - </w:delText>
        </w:r>
      </w:del>
      <w:r w:rsidRPr="006F178A">
        <w:rPr>
          <w:rFonts w:ascii="Fb Fontext" w:hAnsi="Fb Fontext"/>
          <w:sz w:val="20"/>
          <w:rtl/>
        </w:rPr>
        <w:t xml:space="preserve">לא</w:t>
      </w:r>
      <w:r w:rsidRPr="006F178A">
        <w:rPr>
          <w:rFonts w:ascii="Fb Fontext" w:hAnsi="Fb Fontext"/>
          <w:sz w:val="20"/>
          <w:rtl/>
        </w:rPr>
        <w:t xml:space="preserve"> </w:t>
      </w:r>
      <w:ins w:id="105355" w:author="קלוד" w:date="2026-10-11T13:11:34Z">
        <w:r>
          <w:rPr>
            <w:rFonts w:ascii="Fb Fontext" w:hAnsi="Fb Fontext"/>
            <w:sz w:val="20"/>
            <w:rtl/>
          </w:rPr>
          <w:t xml:space="preserve">הלך,</w:t>
        </w:r>
      </w:ins>
      <w:del w:id="105356" w:author="קלוד" w:date="2026-10-11T13:11:34Z">
        <w:r w:rsidRPr="006F178A">
          <w:rPr>
            <w:rFonts w:ascii="Fb Fontext" w:hAnsi="Fb Fontext"/>
            <w:sz w:val="20"/>
            <w:rtl/>
          </w:rPr>
          <w:delText xml:space="preserve">אזיל,</w:delText>
        </w:r>
      </w:del>
      <w:r w:rsidRPr="006F178A">
        <w:rPr>
          <w:rFonts w:ascii="Fb Fontext" w:hAnsi="Fb Fontext"/>
          <w:sz w:val="20"/>
          <w:rtl/>
        </w:rPr>
        <w:t xml:space="preserve"> ל</w:t>
      </w:r>
      <w:r w:rsidRPr="006F178A">
        <w:rPr>
          <w:rFonts w:ascii="Fb Fontext" w:hAnsi="Fb Fontext" w:hint="cs"/>
          <w:sz w:val="20"/>
          <w:rtl/>
        </w:rPr>
        <w:t>מקום ויכוח שלהם הלך</w:t>
      </w:r>
      <w:r w:rsidRPr="006F178A">
        <w:rPr>
          <w:rFonts w:ascii="Fb Fontext" w:hAnsi="Fb Fontext"/>
          <w:sz w:val="20"/>
          <w:rtl/>
        </w:rPr>
        <w:t>.</w:t>
      </w:r>
    </w:p>
    <w:p w:rsidR="00E9703F" w:rsidRPr="004640F6" w:rsidRDefault="00E9703F" w:rsidP="00E9703F">
      <w:pPr>
        <w:rPr>
          <w:spacing w:val="-6"/>
          <w:rtl/>
        </w:rPr>
      </w:pPr>
      <w:r w:rsidRPr="004640F6">
        <w:rPr>
          <w:rFonts w:ascii="Fb Fontext" w:hAnsi="Fb Fontext"/>
          <w:spacing w:val="-6"/>
          <w:rtl/>
        </w:rPr>
        <w:t xml:space="preserve">• </w:t>
      </w:r>
      <w:r w:rsidRPr="004640F6">
        <w:rPr>
          <w:rStyle w:val="2fb"/>
          <w:rFonts w:ascii="Fb Fontext" w:hAnsi="Fb Fontext"/>
          <w:spacing w:val="-6"/>
          <w:rtl/>
        </w:rPr>
        <w:t xml:space="preserve">רבא</w:t>
      </w:r>
      <w:r w:rsidRPr="004640F6">
        <w:rPr>
          <w:rFonts w:ascii="Fb Fontext" w:hAnsi="Fb Fontext"/>
          <w:spacing w:val="-6"/>
          <w:rtl/>
        </w:rPr>
        <w:t xml:space="preserve"> התחמק מלהגיע לשם בגלל הדקל וגם כאשר הציעו לו לעוקרו התחמק </w:t>
      </w:r>
      <w:r w:rsidRPr="004640F6">
        <w:rPr>
          <w:rFonts w:ascii="Fb Fontext" w:hAnsi="Fb Fontext" w:hint="cs"/>
          <w:spacing w:val="-6"/>
          <w:rtl/>
        </w:rPr>
        <w:t xml:space="preserve">כביכול </w:t>
      </w:r>
      <w:r w:rsidRPr="004640F6">
        <w:rPr>
          <w:rFonts w:ascii="Fb Fontext" w:hAnsi="Fb Fontext"/>
          <w:spacing w:val="-6"/>
          <w:rtl/>
        </w:rPr>
        <w:t>מחמת הגומא.</w:t>
      </w:r>
    </w:p>
    <w:p w:rsidR="00E9703F" w:rsidRPr="006F178A" w:rsidRDefault="00E9703F" w:rsidP="00E9703F">
      <w:pPr>
        <w:rPr>
          <w:rtl/>
        </w:rPr>
      </w:pPr>
      <w:r w:rsidRPr="006F178A">
        <w:rPr>
          <w:rStyle w:val="2fb"/>
          <w:rtl/>
        </w:rPr>
        <w:t>רב יוסף</w:t>
      </w:r>
      <w:r w:rsidRPr="006F178A">
        <w:rPr>
          <w:rFonts w:hint="cs"/>
          <w:rtl/>
        </w:rPr>
        <w:t xml:space="preserve"> </w:t>
      </w:r>
      <w:r w:rsidRPr="006F178A">
        <w:rPr>
          <w:rFonts w:hint="cs"/>
          <w:rtl/>
        </w:rPr>
        <w:t xml:space="preserve">אמר</w:t>
      </w:r>
      <w:r w:rsidRPr="006F178A">
        <w:rPr>
          <w:rFonts w:hint="cs"/>
          <w:rtl/>
        </w:rPr>
        <w:t xml:space="preserve"> שהם מכירים אותו, ולא מפחד מהם, ופעם אחת הלך ורצו לסכנו</w:t>
      </w:r>
    </w:p>
    <w:p w:rsidR="00E9703F" w:rsidRPr="009757B9" w:rsidRDefault="00E9703F" w:rsidP="00E9703F">
      <w:pPr>
        <w:rPr>
          <w:rFonts w:cs="Guttman Vilna"/>
          <w:b/>
          <w:bCs/>
          <w:rtl/>
        </w:rPr>
      </w:pPr>
      <w:ins w:id="90485" w:author="מנוע מכני" w:date="2026-10-11T12:04:39Z">
        <w:r>
          <w:rPr>
            <w:rStyle w:val="2fb"/>
            <w:rtl/>
          </w:rPr>
          <w:t xml:space="preserve">ר"מ</w:t>
        </w:r>
      </w:ins>
      <w:del w:id="90486" w:author="מנוע מכני" w:date="2026-10-11T12:04:39Z">
        <w:r w:rsidRPr="006F178A">
          <w:rPr>
            <w:rtl/>
          </w:rPr>
          <w:delText xml:space="preserve">רבי מאיר</w:delText>
        </w:r>
      </w:del>
      <w:r w:rsidRPr="006F178A">
        <w:rPr>
          <w:rtl/>
        </w:rPr>
        <w:t xml:space="preserve"> ה</w:t>
      </w:r>
      <w:r w:rsidRPr="006F178A">
        <w:rPr>
          <w:rFonts w:hint="cs"/>
          <w:rtl/>
        </w:rPr>
        <w:t xml:space="preserve">יה קורא להם </w:t>
      </w:r>
      <w:r w:rsidRPr="006F178A">
        <w:rPr>
          <w:b/>
          <w:bCs/>
          <w:rtl/>
        </w:rPr>
        <w:t>אוון</w:t>
      </w:r>
      <w:r w:rsidRPr="006F178A">
        <w:rPr>
          <w:rtl/>
        </w:rPr>
        <w:t xml:space="preserve"> </w:t>
      </w:r>
      <w:r w:rsidRPr="006F178A">
        <w:rPr>
          <w:b/>
          <w:bCs/>
          <w:rtl/>
        </w:rPr>
        <w:t>גליון</w:t>
      </w:r>
      <w:r w:rsidRPr="006F178A">
        <w:rPr>
          <w:rtl/>
        </w:rPr>
        <w:t xml:space="preserve">, </w:t>
      </w:r>
      <w:r w:rsidRPr="006F178A">
        <w:rPr>
          <w:rStyle w:val="2fb"/>
          <w:rtl/>
        </w:rPr>
        <w:t xml:space="preserve">רי"ו</w:t>
      </w:r>
      <w:r w:rsidRPr="006F178A">
        <w:rPr>
          <w:rtl/>
        </w:rPr>
        <w:t xml:space="preserve"> </w:t>
      </w:r>
      <w:r w:rsidRPr="006F178A">
        <w:rPr>
          <w:rFonts w:hint="cs"/>
          <w:rtl/>
        </w:rPr>
        <w:t>קרא להם</w:t>
      </w:r>
      <w:r w:rsidRPr="006F178A">
        <w:rPr>
          <w:rtl/>
        </w:rPr>
        <w:t xml:space="preserve"> </w:t>
      </w:r>
      <w:r w:rsidRPr="006F178A">
        <w:rPr>
          <w:b/>
          <w:bCs/>
          <w:rtl/>
        </w:rPr>
        <w:t>עוון</w:t>
      </w:r>
      <w:r w:rsidRPr="006F178A">
        <w:rPr>
          <w:rtl/>
        </w:rPr>
        <w:t xml:space="preserve"> </w:t>
      </w:r>
      <w:r w:rsidRPr="006F178A">
        <w:rPr>
          <w:b/>
          <w:bCs/>
          <w:rtl/>
        </w:rPr>
        <w:t>גליון</w:t>
      </w:r>
      <w:r w:rsidRPr="006F178A">
        <w:rPr>
          <w:rtl/>
        </w:rPr>
        <w:t>.</w:t>
      </w:r>
    </w:p>
    <w:p w:rsidR="00E9703F" w:rsidRPr="006F178A" w:rsidRDefault="00E9703F" w:rsidP="00E9703F">
      <w:pPr>
        <w:rPr>
          <w:rtl/>
        </w:rPr>
      </w:pPr>
      <w:r w:rsidRPr="006F178A">
        <w:rPr>
          <w:rFonts w:ascii="Fb Fontext" w:hAnsi="Fb Fontext"/>
          <w:sz w:val="20"/>
          <w:rtl/>
        </w:rPr>
        <w:t xml:space="preserve">• אימא </w:t>
      </w:r>
      <w:ins w:id="105383" w:author="קלוד" w:date="2026-10-11T13:11:34Z">
        <w:r>
          <w:rPr>
            <w:rFonts w:ascii="Fb Fontext" w:hAnsi="Fb Fontext"/>
            <w:sz w:val="20"/>
            <w:rtl/>
          </w:rPr>
          <w:t xml:space="preserve">שלום,</w:t>
        </w:r>
      </w:ins>
      <w:del w:id="105384" w:author="קלוד" w:date="2026-10-11T13:11:34Z">
        <w:r w:rsidRPr="006F178A">
          <w:rPr>
            <w:rFonts w:ascii="Fb Fontext" w:hAnsi="Fb Fontext"/>
            <w:sz w:val="20"/>
            <w:rtl/>
          </w:rPr>
          <w:delText xml:space="preserve">שלום </w:delText>
        </w:r>
        <w:r w:rsidRPr="006F178A">
          <w:rPr>
            <w:rFonts w:ascii="Fb Fontext" w:hAnsi="Fb Fontext" w:hint="cs"/>
            <w:sz w:val="20"/>
            <w:rtl/>
          </w:rPr>
          <w:delText xml:space="preserve">בת</w:delText>
        </w:r>
      </w:del>
      <w:r w:rsidRPr="006F178A">
        <w:rPr>
          <w:rFonts w:ascii="Fb Fontext" w:hAnsi="Fb Fontext" w:hint="cs"/>
          <w:sz w:val="20"/>
          <w:rtl/>
        </w:rPr>
        <w:t xml:space="preserve"> אשת </w:t>
      </w:r>
      <w:ins w:id="105381" w:author="קלוד" w:date="2026-10-11T13:11:34Z">
        <w:r>
          <w:rPr>
            <w:rStyle w:val="2fb"/>
            <w:rFonts w:ascii="Fb Fontext" w:hAnsi="Fb Fontext" w:hint="cs"/>
            <w:sz w:val="20"/>
            <w:rtl/>
          </w:rPr>
          <w:t xml:space="preserve">ר"א,</w:t>
        </w:r>
      </w:ins>
      <w:del w:id="105382" w:author="קלוד" w:date="2026-10-11T13:11:34Z">
        <w:r w:rsidRPr="006F178A">
          <w:rPr>
            <w:rStyle w:val="2fb"/>
            <w:rFonts w:ascii="Fb Fontext" w:hAnsi="Fb Fontext" w:hint="cs"/>
            <w:sz w:val="20"/>
            <w:rtl/>
          </w:rPr>
          <w:delText xml:space="preserve">ר</w:delText>
        </w:r>
        <w:r>
          <w:rPr>
            <w:rStyle w:val="2fb"/>
            <w:rFonts w:ascii="Fb Fontext" w:hAnsi="Fb Fontext"/>
            <w:sz w:val="20"/>
            <w:rtl/>
          </w:rPr>
          <w:delText xml:space="preserve">"</w:delText>
        </w:r>
        <w:r w:rsidRPr="006F178A">
          <w:rPr>
            <w:rStyle w:val="2fb"/>
            <w:rFonts w:ascii="Fb Fontext" w:hAnsi="Fb Fontext" w:hint="cs"/>
            <w:sz w:val="20"/>
            <w:rtl/>
          </w:rPr>
          <w:delText xml:space="preserve">א</w:delText>
        </w:r>
      </w:del>
      <w:r w:rsidRPr="006F178A">
        <w:rPr>
          <w:rFonts w:ascii="Fb Fontext" w:hAnsi="Fb Fontext" w:hint="cs"/>
          <w:sz w:val="20"/>
          <w:rtl/>
        </w:rPr>
        <w:t xml:space="preserve"> </w:t>
      </w:r>
      <w:ins w:id="105379" w:author="קלוד" w:date="2026-10-11T13:11:34Z">
        <w:r>
          <w:rPr>
            <w:rFonts w:ascii="Fb Fontext" w:hAnsi="Fb Fontext" w:hint="cs"/>
            <w:sz w:val="20"/>
            <w:rtl/>
          </w:rPr>
          <w:t xml:space="preserve">אחות</w:t>
        </w:r>
      </w:ins>
      <w:del w:id="105380" w:author="קלוד" w:date="2026-10-11T13:11:34Z">
        <w:r w:rsidRPr="006F178A">
          <w:rPr>
            <w:rFonts w:ascii="Fb Fontext" w:hAnsi="Fb Fontext" w:hint="cs"/>
            <w:sz w:val="20"/>
            <w:rtl/>
          </w:rPr>
          <w:delText xml:space="preserve">ואחות</w:delText>
        </w:r>
      </w:del>
      <w:r w:rsidRPr="006F178A">
        <w:rPr>
          <w:rFonts w:ascii="Fb Fontext" w:hAnsi="Fb Fontext" w:hint="cs"/>
          <w:sz w:val="20"/>
          <w:rtl/>
        </w:rPr>
        <w:t xml:space="preserve"> </w:t>
      </w:r>
      <w:r w:rsidRPr="006F178A">
        <w:rPr>
          <w:rStyle w:val="2fb"/>
          <w:rFonts w:ascii="Fb Fontext" w:hAnsi="Fb Fontext" w:hint="cs"/>
          <w:sz w:val="20"/>
          <w:rtl/>
        </w:rPr>
        <w:t xml:space="preserve">ר</w:t>
      </w:r>
      <w:r>
        <w:rPr>
          <w:rStyle w:val="2fb"/>
          <w:rFonts w:ascii="Fb Fontext" w:hAnsi="Fb Fontext"/>
          <w:sz w:val="20"/>
          <w:rtl/>
        </w:rPr>
        <w:t>"</w:t>
      </w:r>
      <w:r w:rsidRPr="006F178A">
        <w:rPr>
          <w:rStyle w:val="2fb"/>
          <w:rFonts w:ascii="Fb Fontext" w:hAnsi="Fb Fontext" w:hint="cs"/>
          <w:sz w:val="20"/>
          <w:rtl/>
        </w:rPr>
        <w:t xml:space="preserve">ג</w:t>
      </w:r>
      <w:r w:rsidRPr="006F178A">
        <w:rPr>
          <w:rFonts w:ascii="Fb Fontext" w:hAnsi="Fb Fontext" w:hint="cs"/>
          <w:sz w:val="20"/>
          <w:rtl/>
        </w:rPr>
        <w:t xml:space="preserve"> היתה</w:t>
      </w:r>
      <w:r w:rsidRPr="006F178A">
        <w:rPr>
          <w:rFonts w:ascii="Fb Fontext" w:hAnsi="Fb Fontext"/>
          <w:sz w:val="20"/>
          <w:rtl/>
        </w:rPr>
        <w:t xml:space="preserve">. וניסו את </w:t>
      </w:r>
      <w:ins w:id="105377" w:author="קלוד" w:date="2026-10-11T13:11:34Z">
        <w:r>
          <w:rPr>
            <w:rFonts w:ascii="Fb Fontext" w:hAnsi="Fb Fontext"/>
            <w:sz w:val="20"/>
            <w:rtl/>
          </w:rPr>
          <w:t xml:space="preserve">הפילוסוף:</w:t>
        </w:r>
      </w:ins>
      <w:del w:id="105378" w:author="קלוד" w:date="2026-10-11T13:11:34Z">
        <w:r w:rsidRPr="006F178A">
          <w:rPr>
            <w:rFonts w:ascii="Fb Fontext" w:hAnsi="Fb Fontext"/>
            <w:sz w:val="20"/>
            <w:rtl/>
          </w:rPr>
          <w:delText xml:space="preserve">הפילוסוף</w:delText>
        </w:r>
      </w:del>
      <w:r w:rsidRPr="006F178A">
        <w:rPr>
          <w:rFonts w:ascii="Fb Fontext" w:hAnsi="Fb Fontext"/>
          <w:sz w:val="20"/>
          <w:rtl/>
        </w:rPr>
        <w:t xml:space="preserve"> היא </w:t>
      </w:r>
      <w:ins w:id="105375" w:author="קלוד" w:date="2026-10-11T13:11:34Z">
        <w:r>
          <w:rPr>
            <w:rFonts w:ascii="Fb Fontext" w:hAnsi="Fb Fontext"/>
            <w:sz w:val="20"/>
            <w:rtl/>
          </w:rPr>
          <w:t xml:space="preserve">נתנה</w:t>
        </w:r>
      </w:ins>
      <w:del w:id="105376" w:author="קלוד" w:date="2026-10-11T13:11:34Z">
        <w:r w:rsidRPr="006F178A">
          <w:rPr>
            <w:rFonts w:ascii="Fb Fontext" w:hAnsi="Fb Fontext"/>
            <w:sz w:val="20"/>
            <w:rtl/>
          </w:rPr>
          <w:delText xml:space="preserve">אמרה</w:delText>
        </w:r>
      </w:del>
      <w:r w:rsidRPr="006F178A">
        <w:rPr>
          <w:rFonts w:ascii="Fb Fontext" w:hAnsi="Fb Fontext"/>
          <w:sz w:val="20"/>
          <w:rtl/>
        </w:rPr>
        <w:t xml:space="preserve"> </w:t>
      </w:r>
      <w:ins w:id="105373" w:author="קלוד" w:date="2026-10-11T13:11:34Z">
        <w:r>
          <w:rPr>
            <w:rFonts w:ascii="Fb Fontext" w:hAnsi="Fb Fontext"/>
            <w:sz w:val="20"/>
            <w:rtl/>
          </w:rPr>
          <w:t xml:space="preserve">לו</w:t>
        </w:r>
      </w:ins>
      <w:del w:id="105374" w:author="קלוד" w:date="2026-10-11T13:11:34Z">
        <w:r w:rsidRPr="006F178A">
          <w:rPr>
            <w:rFonts w:ascii="Fb Fontext" w:hAnsi="Fb Fontext"/>
            <w:sz w:val="20"/>
            <w:rtl/>
          </w:rPr>
          <w:delText xml:space="preserve">על</w:delText>
        </w:r>
      </w:del>
      <w:r w:rsidRPr="006F178A">
        <w:rPr>
          <w:rFonts w:ascii="Fb Fontext" w:hAnsi="Fb Fontext"/>
          <w:sz w:val="20"/>
          <w:rtl/>
        </w:rPr>
        <w:t xml:space="preserve"> </w:t>
      </w:r>
      <w:ins w:id="105371" w:author="קלוד" w:date="2026-10-11T13:11:34Z">
        <w:r>
          <w:rPr>
            <w:rFonts w:ascii="Fb Fontext" w:hAnsi="Fb Fontext"/>
            <w:sz w:val="20"/>
            <w:rtl/>
          </w:rPr>
          <w:t xml:space="preserve">מנורה,</w:t>
        </w:r>
      </w:ins>
      <w:del w:id="105372" w:author="קלוד" w:date="2026-10-11T13:11:34Z">
        <w:r w:rsidRPr="006F178A">
          <w:rPr>
            <w:rFonts w:ascii="Fb Fontext" w:hAnsi="Fb Fontext"/>
            <w:sz w:val="20"/>
            <w:rtl/>
          </w:rPr>
          <w:delText xml:space="preserve">המנורה</w:delText>
        </w:r>
      </w:del>
      <w:r w:rsidRPr="006F178A">
        <w:rPr>
          <w:rFonts w:ascii="Fb Fontext" w:hAnsi="Fb Fontext"/>
          <w:sz w:val="20"/>
          <w:rtl/>
        </w:rPr>
        <w:t xml:space="preserve"> </w:t>
      </w:r>
      <w:ins w:id="105369" w:author="קלוד" w:date="2026-10-11T13:11:34Z">
        <w:r>
          <w:rPr>
            <w:rFonts w:ascii="Fb Fontext" w:hAnsi="Fb Fontext"/>
            <w:sz w:val="20"/>
            <w:rtl/>
          </w:rPr>
          <w:t xml:space="preserve">ור"ג</w:t>
        </w:r>
      </w:ins>
      <w:del w:id="105370" w:author="קלוד" w:date="2026-10-11T13:11:34Z">
        <w:r w:rsidRPr="006F178A">
          <w:rPr>
            <w:rFonts w:ascii="Fb Fontext" w:hAnsi="Fb Fontext"/>
            <w:sz w:val="20"/>
            <w:rtl/>
          </w:rPr>
          <w:delText xml:space="preserve">שנתנה</w:delText>
        </w:r>
      </w:del>
      <w:r w:rsidRPr="006F178A">
        <w:rPr>
          <w:rFonts w:ascii="Fb Fontext" w:hAnsi="Fb Fontext"/>
          <w:sz w:val="20"/>
          <w:rtl/>
        </w:rPr>
        <w:t xml:space="preserve"> </w:t>
      </w:r>
      <w:ins w:id="105367" w:author="קלוד" w:date="2026-10-11T13:11:34Z">
        <w:r>
          <w:rPr>
            <w:rFonts w:ascii="Fb Fontext" w:hAnsi="Fb Fontext"/>
            <w:sz w:val="20"/>
            <w:rtl/>
          </w:rPr>
          <w:t xml:space="preserve">נתן</w:t>
        </w:r>
      </w:ins>
      <w:del w:id="105368" w:author="קלוד" w:date="2026-10-11T13:11:34Z">
        <w:r w:rsidRPr="006F178A">
          <w:rPr>
            <w:rFonts w:ascii="Fb Fontext" w:hAnsi="Fb Fontext"/>
            <w:sz w:val="20"/>
            <w:rtl/>
          </w:rPr>
          <w:delText xml:space="preserve">והוא</w:delText>
        </w:r>
      </w:del>
      <w:r w:rsidRPr="006F178A">
        <w:rPr>
          <w:rFonts w:ascii="Fb Fontext" w:hAnsi="Fb Fontext"/>
          <w:sz w:val="20"/>
          <w:rtl/>
        </w:rPr>
        <w:t xml:space="preserve"> </w:t>
      </w:r>
      <w:ins w:id="105365" w:author="קלוד" w:date="2026-10-11T13:11:34Z">
        <w:r>
          <w:rPr>
            <w:rFonts w:ascii="Fb Fontext" w:hAnsi="Fb Fontext"/>
            <w:sz w:val="20"/>
            <w:rtl/>
          </w:rPr>
          <w:t xml:space="preserve">לו</w:t>
        </w:r>
      </w:ins>
      <w:del w:id="105366" w:author="קלוד" w:date="2026-10-11T13:11:34Z">
        <w:r w:rsidRPr="006F178A">
          <w:rPr>
            <w:rFonts w:ascii="Fb Fontext" w:hAnsi="Fb Fontext"/>
            <w:sz w:val="20"/>
            <w:rtl/>
          </w:rPr>
          <w:delText xml:space="preserve">אמר</w:delText>
        </w:r>
      </w:del>
      <w:r w:rsidRPr="006F178A">
        <w:rPr>
          <w:rFonts w:ascii="Fb Fontext" w:hAnsi="Fb Fontext"/>
          <w:sz w:val="20"/>
          <w:rtl/>
        </w:rPr>
        <w:t xml:space="preserve"> </w:t>
      </w:r>
      <w:ins w:id="105363" w:author="קלוד" w:date="2026-10-11T13:11:34Z">
        <w:r>
          <w:rPr>
            <w:rFonts w:ascii="Fb Fontext" w:hAnsi="Fb Fontext"/>
            <w:sz w:val="20"/>
            <w:rtl/>
          </w:rPr>
          <w:t xml:space="preserve">חמור,</w:t>
        </w:r>
      </w:ins>
      <w:del w:id="105364" w:author="קלוד" w:date="2026-10-11T13:11:34Z">
        <w:r w:rsidRPr="006F178A">
          <w:rPr>
            <w:rFonts w:ascii="Fb Fontext" w:hAnsi="Fb Fontext"/>
            <w:sz w:val="20"/>
            <w:rtl/>
          </w:rPr>
          <w:delText xml:space="preserve">על החמור שנתן לו</w:delText>
        </w:r>
        <w:r w:rsidRPr="006F178A">
          <w:rPr>
            <w:rFonts w:ascii="Fb Fontext" w:hAnsi="Fb Fontext" w:hint="cs"/>
            <w:sz w:val="20"/>
            <w:rtl/>
          </w:rPr>
          <w:delText xml:space="preserve">,</w:delText>
        </w:r>
      </w:del>
      <w:r w:rsidRPr="006F178A">
        <w:rPr>
          <w:rFonts w:ascii="Fb Fontext" w:hAnsi="Fb Fontext"/>
          <w:sz w:val="20"/>
          <w:rtl/>
        </w:rPr>
        <w:t xml:space="preserve"> ואמר המין שהחמור בעט במנורה.</w:t>
      </w:r>
    </w:p>
    <w:p>
      <w:pPr>
        <w:pStyle w:val="afffff8"/>
        <w:rPr>
          <w:ins w:id="90387" w:author="קלוד" w:date="2026-10-11T12:33:55Z"/>
        </w:rPr>
      </w:pPr>
      <w:ins w:id="90388" w:author="קלוד" w:date="2026-10-11T12:33:55Z">
        <w:r>
          <w:rPr>
            <w:color w:val="7B3F00"/>
          </w:rPr>
          <w:t xml:space="preserve">אין קורין בכתבי הקודש - תלוי במקום או בזמן</w:t>
        </w:r>
      </w:ins>
    </w:p>
    <w:p w:rsidR="00E9703F" w:rsidRDefault="00E9703F" w:rsidP="00E9703F">
      <w:pPr>
        <w:rPr>
          <w:rFonts w:ascii="Fb Fontext" w:hAnsi="Fb Fontext"/>
          <w:rtl/>
        </w:rPr>
      </w:pPr>
      <w:r w:rsidRPr="006F178A">
        <w:rPr>
          <w:rFonts w:ascii="Fb Fontext" w:hAnsi="Fb Fontext"/>
          <w:rtl/>
        </w:rPr>
        <w:t xml:space="preserve">• </w:t>
      </w:r>
      <w:r w:rsidRPr="006F178A">
        <w:rPr>
          <w:rFonts w:ascii="Fb Fontext" w:hAnsi="Fb Fontext" w:hint="cs"/>
          <w:rtl/>
        </w:rPr>
        <w:t>א</w:t>
      </w:r>
      <w:r w:rsidRPr="006F178A">
        <w:rPr>
          <w:rFonts w:ascii="Fb Fontext" w:hAnsi="Fb Fontext"/>
          <w:rtl/>
        </w:rPr>
        <w:t xml:space="preserve">ין קורין בכתבי הקודש אימתי בגמ' - </w:t>
      </w:r>
      <w:r w:rsidRPr="006F178A">
        <w:rPr>
          <w:rStyle w:val="2fb"/>
          <w:rFonts w:ascii="Fb Fontext" w:hAnsi="Fb Fontext"/>
          <w:rtl/>
        </w:rPr>
        <w:t xml:space="preserve">לרב</w:t>
      </w:r>
      <w:r w:rsidRPr="006F178A">
        <w:rPr>
          <w:rFonts w:ascii="Fb Fontext" w:hAnsi="Fb Fontext"/>
          <w:rtl/>
        </w:rPr>
        <w:t xml:space="preserve"> הדבר תלוי במקום. [בימ"ד]</w:t>
      </w:r>
    </w:p>
    <w:p w:rsidR="00E9703F" w:rsidRDefault="00E9703F" w:rsidP="00E9703F">
      <w:pPr>
        <w:rPr>
          <w:rtl/>
        </w:rPr>
      </w:pPr>
      <w:r w:rsidRPr="006F178A">
        <w:rPr>
          <w:rStyle w:val="2fb"/>
          <w:rtl/>
        </w:rPr>
        <w:t xml:space="preserve">לשמואל</w:t>
      </w:r>
      <w:r w:rsidRPr="006F178A">
        <w:rPr>
          <w:rtl/>
        </w:rPr>
        <w:t xml:space="preserve"> הדבר תלוי בזמן. [שקורין בבמי"ד]</w:t>
      </w:r>
    </w:p>
    <w:p>
      <w:pPr>
        <w:pStyle w:val="38"/>
        <w:rPr>
          <w:ins w:id="98502" w:author="מנוע מכני" w:date="2026-10-11T12:04:39Z"/>
        </w:rPr>
      </w:pPr>
      <w:r w:rsidRPr="006F178A">
        <w:t xml:space="preserve">רב אשי:</w:t>
      </w:r>
    </w:p>
    <w:p w:rsidR="00E9703F" w:rsidRPr="009757B9" w:rsidRDefault="00E9703F" w:rsidP="00E9703F">
      <w:pPr>
        <w:rPr>
          <w:rFonts w:cs="Guttman Vilna"/>
          <w:b/>
          <w:bCs/>
          <w:rtl/>
        </w:rPr>
      </w:pPr>
      <w:del w:id="98503" w:author="מנוע מכני" w:date="2026-10-11T12:04:39Z">
        <w:r w:rsidRPr="006F178A">
          <w:rPr>
            <w:rtl/>
          </w:rPr>
          <w:delText xml:space="preserve"> </w:delText>
        </w:r>
      </w:del>
      <w:r w:rsidRPr="006F178A">
        <w:rPr>
          <w:rStyle w:val="2fb"/>
          <w:rtl/>
        </w:rPr>
        <w:t xml:space="preserve">לרב</w:t>
      </w:r>
      <w:r w:rsidRPr="006F178A">
        <w:rPr>
          <w:rtl/>
        </w:rPr>
        <w:t xml:space="preserve"> תלוי בזמן.</w:t>
      </w:r>
    </w:p>
    <w:p w:rsidR="00E9703F" w:rsidRPr="006F178A" w:rsidRDefault="00E9703F" w:rsidP="00E9703F">
      <w:pPr>
        <w:rPr>
          <w:rtl/>
        </w:rPr>
      </w:pPr>
      <w:r w:rsidRPr="006F178A">
        <w:rPr>
          <w:rStyle w:val="2fb"/>
          <w:rtl/>
        </w:rPr>
        <w:t xml:space="preserve">ולשמואל</w:t>
      </w:r>
      <w:r w:rsidRPr="006F178A">
        <w:rPr>
          <w:rtl/>
        </w:rPr>
        <w:t xml:space="preserve"> לעולם </w:t>
      </w:r>
      <w:ins w:id="105395" w:author="קלוד" w:date="2026-10-11T13:11:34Z">
        <w:r>
          <w:rPr>
            <w:rtl/>
          </w:rPr>
          <w:t xml:space="preserve">לא,</w:t>
        </w:r>
      </w:ins>
      <w:del w:id="105396" w:author="קלוד" w:date="2026-10-11T13:11:34Z">
        <w:r w:rsidRPr="006F178A">
          <w:rPr>
            <w:rtl/>
          </w:rPr>
          <w:delText xml:space="preserve">לא</w:delText>
        </w:r>
      </w:del>
      <w:r w:rsidRPr="006F178A">
        <w:rPr>
          <w:rtl/>
        </w:rPr>
        <w:t xml:space="preserve"> </w:t>
      </w:r>
      <w:ins w:id="105393" w:author="קלוד" w:date="2026-10-11T13:11:34Z">
        <w:r>
          <w:rPr>
            <w:rtl/>
          </w:rPr>
          <w:t xml:space="preserve">ומה</w:t>
        </w:r>
      </w:ins>
      <w:del w:id="105394" w:author="קלוד" w:date="2026-10-11T13:11:34Z">
        <w:r w:rsidRPr="006F178A">
          <w:rPr>
            <w:rtl/>
          </w:rPr>
          <w:delText xml:space="preserve">והא</w:delText>
        </w:r>
      </w:del>
      <w:r w:rsidRPr="006F178A">
        <w:rPr>
          <w:rtl/>
        </w:rPr>
        <w:t xml:space="preserve"> </w:t>
      </w:r>
      <w:ins w:id="105391" w:author="קלוד" w:date="2026-10-11T13:11:34Z">
        <w:r>
          <w:rPr>
            <w:rtl/>
          </w:rPr>
          <w:t xml:space="preserve">שקראו</w:t>
        </w:r>
      </w:ins>
      <w:del w:id="105392" w:author="קלוד" w:date="2026-10-11T13:11:34Z">
        <w:r w:rsidRPr="006F178A">
          <w:rPr>
            <w:rtl/>
          </w:rPr>
          <w:delText xml:space="preserve">דקרו</w:delText>
        </w:r>
      </w:del>
      <w:r w:rsidRPr="006F178A">
        <w:rPr>
          <w:rtl/>
        </w:rPr>
        <w:t xml:space="preserve"> בנהרדעא</w:t>
      </w:r>
      <w:ins w:id="105389" w:author="קלוד" w:date="2026-10-11T13:11:34Z">
        <w:r>
          <w:rPr>
            <w:rtl/>
          </w:rPr>
          <w:t xml:space="preserve"> - </w:t>
        </w:r>
      </w:ins>
      <w:del w:id="105390" w:author="קלוד" w:date="2026-10-11T13:11:34Z">
        <w:r w:rsidRPr="006F178A">
          <w:rPr>
            <w:rtl/>
          </w:rPr>
          <w:delText xml:space="preserve"> </w:delText>
        </w:r>
      </w:del>
      <w:r w:rsidRPr="006F178A">
        <w:rPr>
          <w:rtl/>
        </w:rPr>
        <w:t xml:space="preserve">היינו </w:t>
      </w:r>
      <w:ins w:id="105387" w:author="קלוד" w:date="2026-10-11T13:11:34Z">
        <w:r>
          <w:rPr>
            <w:rtl/>
          </w:rPr>
          <w:t xml:space="preserve">ששונין</w:t>
        </w:r>
      </w:ins>
      <w:del w:id="105388" w:author="קלוד" w:date="2026-10-11T13:11:34Z">
        <w:r w:rsidRPr="006F178A">
          <w:rPr>
            <w:rtl/>
          </w:rPr>
          <w:delText xml:space="preserve">שונין</w:delText>
        </w:r>
      </w:del>
      <w:r w:rsidRPr="006F178A">
        <w:rPr>
          <w:rtl/>
        </w:rPr>
        <w:t xml:space="preserve"> </w:t>
      </w:r>
      <w:ins w:id="105385" w:author="קלוד" w:date="2026-10-11T13:11:34Z">
        <w:r>
          <w:rPr>
            <w:rtl/>
          </w:rPr>
          <w:t xml:space="preserve">ודורשין,</w:t>
        </w:r>
      </w:ins>
      <w:del w:id="105386" w:author="קלוד" w:date="2026-10-11T13:11:34Z">
        <w:r w:rsidRPr="006F178A">
          <w:rPr>
            <w:rtl/>
          </w:rPr>
          <w:delText xml:space="preserve">ודורשין</w:delText>
        </w:r>
      </w:del>
      <w:r w:rsidRPr="006F178A">
        <w:rPr>
          <w:rtl/>
        </w:rPr>
        <w:t xml:space="preserve"> וכשנצרכו ראו אבל </w:t>
      </w:r>
      <w:r w:rsidRPr="006F178A">
        <w:rPr>
          <w:rtl/>
        </w:rPr>
        <w:t xml:space="preserve">לא</w:t>
      </w:r>
      <w:r w:rsidRPr="006F178A">
        <w:rPr>
          <w:rtl/>
        </w:rPr>
        <w:t xml:space="preserve"> קראו.</w:t>
      </w:r>
    </w:p>
    <w:p w:rsidR="00E9703F" w:rsidRPr="006F178A" w:rsidRDefault="00E9703F" w:rsidP="00E9703F">
      <w:pPr>
        <w:rPr>
          <w:rtl/>
        </w:rPr>
      </w:pPr>
      <w:r w:rsidRPr="006F178A">
        <w:rPr>
          <w:rtl/>
        </w:rPr>
        <w:t xml:space="preserve">• כתבי הקדש אין קורין בהן </w:t>
      </w:r>
      <w:ins w:id="105403" w:author="קלוד" w:date="2026-10-11T13:11:34Z">
        <w:r>
          <w:rPr>
            <w:rtl/>
          </w:rPr>
          <w:t xml:space="preserve">-</w:t>
        </w:r>
      </w:ins>
      <w:del w:id="105404" w:author="קלוד" w:date="2026-10-11T13:11:34Z">
        <w:r w:rsidRPr="006F178A">
          <w:rPr>
            <w:rtl/>
          </w:rPr>
          <w:delText xml:space="preserve">-</w:delText>
        </w:r>
        <w:r w:rsidRPr="006F178A">
          <w:rPr>
            <w:rStyle w:val="2fb"/>
            <w:rtl/>
          </w:rPr>
          <w:delText xml:space="preserve">רב</w:delText>
        </w:r>
      </w:del>
      <w:r w:rsidRPr="006F178A">
        <w:rPr>
          <w:rtl/>
        </w:rPr>
        <w:t xml:space="preserve"> </w:t>
      </w:r>
      <w:ins w:id="105401" w:author="קלוד" w:date="2026-10-11T13:11:34Z">
        <w:r>
          <w:rPr>
            <w:rtl/>
          </w:rPr>
          <w:t xml:space="preserve">רב</w:t>
        </w:r>
      </w:ins>
      <w:del w:id="105402" w:author="קלוד" w:date="2026-10-11T13:11:34Z">
        <w:r w:rsidRPr="006F178A">
          <w:rPr>
            <w:rtl/>
          </w:rPr>
          <w:delText xml:space="preserve">נחמיה</w:delText>
        </w:r>
      </w:del>
      <w:r w:rsidRPr="006F178A">
        <w:rPr>
          <w:rtl/>
        </w:rPr>
        <w:t xml:space="preserve"> </w:t>
      </w:r>
      <w:ins w:id="105399" w:author="קלוד" w:date="2026-10-11T13:11:34Z">
        <w:r>
          <w:rPr>
            <w:rtl/>
          </w:rPr>
          <w:t xml:space="preserve">נחמיה:</w:t>
        </w:r>
      </w:ins>
      <w:del w:id="105400" w:author="קלוד" w:date="2026-10-11T13:11:34Z">
        <w:r w:rsidRPr="006F178A">
          <w:rPr>
            <w:rtl/>
          </w:rPr>
          <w:delText xml:space="preserve">-</w:delText>
        </w:r>
      </w:del>
      <w:r w:rsidRPr="006F178A">
        <w:rPr>
          <w:rtl/>
        </w:rPr>
        <w:t xml:space="preserve"> כדי שיאמרו </w:t>
      </w:r>
      <w:ins w:id="105397" w:author="קלוד" w:date="2026-10-11T13:11:34Z">
        <w:r>
          <w:rPr>
            <w:rtl/>
          </w:rPr>
          <w:t xml:space="preserve">שכ"ש</w:t>
        </w:r>
      </w:ins>
      <w:del w:id="105398" w:author="קלוד" w:date="2026-10-11T13:11:34Z">
        <w:r w:rsidRPr="006F178A">
          <w:rPr>
            <w:rtl/>
          </w:rPr>
          <w:delText xml:space="preserve">דכ"ש</w:delText>
        </w:r>
      </w:del>
      <w:r w:rsidRPr="006F178A">
        <w:rPr>
          <w:rtl/>
        </w:rPr>
        <w:t xml:space="preserve"> בשטרי הדיוטות.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קטז.</w:t>
      </w:r>
    </w:p>
    <w:p>
      <w:pPr>
        <w:pStyle w:val="MishnaBatzad"/>
        <w:rPr>
          <w:ins w:id="20591" w:author="קלוד" w:date="2026-10-11T09:07:15Z"/>
        </w:rPr>
      </w:pPr>
      <w:ins w:id="20590" w:author="קלוד" w:date="2026-10-11T09:07:15Z">
        <w:r>
          <w:t xml:space="preserve">משנה א</w:t>
        </w:r>
      </w:ins>
    </w:p>
    <w:p w:rsidR="00E9703F" w:rsidRPr="009757B9" w:rsidRDefault="00E9703F" w:rsidP="00E9703F">
      <w:pPr>
        <w:pStyle w:val="afff9"/>
        <w:rPr>
          <w:del w:id="20314" w:author="קלוד" w:date="2026-10-11T09:07:15Z"/>
          <w:b/>
          <w:rtl/>
        </w:rPr>
      </w:pPr>
      <w:del w:id="20312" w:author="קלוד" w:date="2026-10-11T09:07:15Z">
        <w:r w:rsidRPr="009757B9">
          <w:rPr>
            <w:rFonts w:hint="cs"/>
            <w:b/>
            <w:sz w:val="20"/>
            <w:rtl/>
          </w:rPr>
          <w:delText xml:space="preserve"> </w:delText>
        </w:r>
      </w:del>
      <w:del w:id="20313"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85" w:author="קלוד" w:date="2026-10-11T12:09:42Z">
          <w:pPr>
            <w:pStyle w:val="afff9"/>
          </w:pPr>
        </w:pPrChange>
      </w:pPr>
      <w:r w:rsidRPr="009757B9">
        <w:rPr>
          <w:b/>
          <w:rtl/>
        </w:rPr>
        <w:t>מצילין תיק הספר עם הספר. ותיק התפילין עם התפילין, ואע"פ שיש בתוכן מעות.</w:t>
      </w:r>
    </w:p>
    <w:p w:rsidR="00E9703F" w:rsidRPr="009757B9" w:rsidRDefault="00E9703F" w:rsidP="00E9703F">
      <w:pPr>
        <w:pStyle w:val="afff9"/>
        <w:rPr>
          <w:b/>
          <w:rtl/>
        </w:rPr>
      </w:pPr>
      <w:r w:rsidRPr="009757B9">
        <w:rPr>
          <w:b/>
          <w:rtl/>
        </w:rPr>
        <w:t>ומצילין אותן- למבוי שאינו מפולש, בן בתירא אומר: אף למפולש.</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85" w:author="קלוד" w:date="2026-10-11T12:33:55Z"/>
        </w:rPr>
      </w:pPr>
      <w:ins w:id="90386" w:author="קלוד" w:date="2026-10-11T12:33:55Z">
        <w:r>
          <w:rPr>
            <w:color w:val="7B3F00"/>
          </w:rPr>
          <w:t xml:space="preserve">י"ד שחל בשבת - הפשטת הפסח עד החזה או כולו</w:t>
        </w:r>
      </w:ins>
    </w:p>
    <w:p w:rsidR="00E9703F" w:rsidRPr="006F178A" w:rsidRDefault="00E9703F" w:rsidP="00E9703F">
      <w:pPr>
        <w:rPr>
          <w:rtl/>
        </w:rPr>
      </w:pPr>
      <w:r w:rsidRPr="006F178A">
        <w:rPr>
          <w:b/>
          <w:rtl/>
        </w:rPr>
        <w:t>•</w:t>
      </w:r>
      <w:r w:rsidRPr="006F178A">
        <w:rPr>
          <w:b/>
          <w:bCs/>
          <w:rtl/>
        </w:rPr>
        <w:t xml:space="preserve"> ת"ר</w:t>
      </w:r>
      <w:r w:rsidRPr="006F178A">
        <w:rPr>
          <w:rFonts w:ascii="Fb Fontext" w:hAnsi="Fb Fontext"/>
          <w:rtl/>
        </w:rPr>
        <w:t xml:space="preserve"> ארבעה עשר שחל להיות בשבת.</w:t>
      </w:r>
    </w:p>
    <w:p w:rsidR="00E9703F" w:rsidRPr="006F178A" w:rsidRDefault="00E9703F" w:rsidP="00E9703F">
      <w:pPr>
        <w:rPr>
          <w:rtl/>
        </w:rPr>
      </w:pPr>
      <w:r w:rsidRPr="006F178A">
        <w:rPr>
          <w:rStyle w:val="2fb"/>
          <w:rtl/>
        </w:rPr>
        <w:t xml:space="preserve">ריבשריב"ב</w:t>
      </w:r>
      <w:r w:rsidRPr="006F178A">
        <w:rPr>
          <w:rtl/>
        </w:rPr>
        <w:t xml:space="preserve"> מפשיטין את הפסח עד החזה, - </w:t>
      </w:r>
      <w:r w:rsidRPr="006F178A">
        <w:rPr>
          <w:rFonts w:hint="cs"/>
          <w:rtl/>
        </w:rPr>
        <w:t xml:space="preserve">שהרי נעשה לצורך </w:t>
      </w:r>
      <w:r w:rsidRPr="006F178A">
        <w:rPr>
          <w:rtl/>
        </w:rPr>
        <w:t>גבוה.</w:t>
      </w:r>
    </w:p>
    <w:p w:rsidR="00E9703F" w:rsidRPr="006F178A" w:rsidRDefault="00E9703F" w:rsidP="00E9703F">
      <w:pPr>
        <w:rPr>
          <w:rtl/>
        </w:rPr>
      </w:pPr>
      <w:r w:rsidRPr="006F178A">
        <w:rPr>
          <w:rtl/>
        </w:rPr>
        <w:t xml:space="preserve">וחכ"א מפשיטין את כולו. </w:t>
      </w:r>
      <w:r w:rsidRPr="006F178A">
        <w:rPr>
          <w:rStyle w:val="2fb"/>
          <w:rtl/>
        </w:rPr>
        <w:t xml:space="preserve">אר"י</w:t>
      </w:r>
      <w:r w:rsidRPr="006F178A">
        <w:rPr>
          <w:rtl/>
        </w:rPr>
        <w:t xml:space="preserve"> </w:t>
      </w:r>
      <w:r w:rsidRPr="002F73F8">
        <w:rPr>
          <w:rStyle w:val="afffff0"/>
          <w:rtl/>
        </w:rPr>
        <w:t>ד</w:t>
      </w:r>
      <w:r w:rsidRPr="002F73F8">
        <w:rPr>
          <w:rStyle w:val="afffff0"/>
          <w:rFonts w:hint="cs"/>
          <w:rtl/>
        </w:rPr>
        <w:t>'</w:t>
      </w:r>
      <w:ins w:id="91319" w:author="Claude - סמנטי" w:date="2026-10-11T12:28:21Z">
        <w:r>
          <w:rPr>
            <w:rStyle w:val="afffff0"/>
            <w:rtl/>
          </w:rPr>
          <w:t xml:space="preserve">כֹּל פָּעַל ה</w:t>
        </w:r>
      </w:ins>
      <w:del w:id="91320" w:author="Claude - סמנטי" w:date="2026-10-11T12:28:21Z">
        <w:r w:rsidRPr="002F73F8">
          <w:rPr>
            <w:rStyle w:val="afffff0"/>
            <w:rtl/>
          </w:rPr>
          <w:delText xml:space="preserve">כל פעל </w:delText>
        </w:r>
        <w:r>
          <w:rPr>
            <w:rStyle w:val="afffff0"/>
            <w:rtl/>
          </w:rPr>
          <w:delText xml:space="preserve">ה</w:delText>
        </w:r>
      </w:del>
      <w:r>
        <w:rPr>
          <w:rStyle w:val="afffff0"/>
          <w:rtl/>
        </w:rPr>
        <w:t xml:space="preserve">'</w:t>
      </w:r>
      <w:r w:rsidRPr="002F73F8">
        <w:rPr>
          <w:rStyle w:val="afffff0"/>
          <w:rtl/>
        </w:rPr>
        <w:t xml:space="preserve"> למענהו</w:t>
      </w:r>
      <w:r w:rsidRPr="002F73F8">
        <w:rPr>
          <w:rStyle w:val="afffff0"/>
          <w:rFonts w:hint="cs"/>
          <w:rtl/>
        </w:rPr>
        <w:t>'</w:t>
      </w:r>
      <w:r w:rsidRPr="002F73F8">
        <w:rPr>
          <w:rStyle w:val="afffff0"/>
          <w:rtl/>
        </w:rPr>
        <w:t>.</w:t>
      </w:r>
    </w:p>
    <w:p w:rsidR="00E9703F" w:rsidRPr="009757B9" w:rsidRDefault="00E9703F" w:rsidP="00E9703F">
      <w:pPr>
        <w:rPr>
          <w:rFonts w:cs="Guttman Vilna"/>
          <w:b/>
          <w:bCs/>
        </w:rPr>
      </w:pPr>
      <w:r w:rsidRPr="006F178A">
        <w:rPr>
          <w:rStyle w:val="2fb"/>
          <w:rFonts w:ascii="Fb Fontext" w:hAnsi="Fb Fontext"/>
          <w:rtl/>
        </w:rPr>
        <w:t>רב יוסף</w:t>
      </w:r>
      <w:r w:rsidRPr="006F178A">
        <w:rPr>
          <w:rtl/>
        </w:rPr>
        <w:t xml:space="preserve"> - שלא יסריח.</w:t>
      </w:r>
    </w:p>
    <w:p w:rsidR="00E9703F" w:rsidRPr="009757B9" w:rsidRDefault="00E9703F" w:rsidP="00E9703F">
      <w:pPr>
        <w:rPr>
          <w:rFonts w:cs="Guttman Vilna"/>
          <w:b/>
          <w:bCs/>
          <w:rtl/>
        </w:rPr>
      </w:pPr>
      <w:r w:rsidRPr="006F178A">
        <w:rPr>
          <w:rStyle w:val="2fb"/>
          <w:rFonts w:ascii="Fb Fontext" w:hAnsi="Fb Fontext"/>
          <w:rtl/>
        </w:rPr>
        <w:t>לרבא</w:t>
      </w:r>
      <w:r w:rsidRPr="006F178A">
        <w:rPr>
          <w:rtl/>
        </w:rPr>
        <w:t xml:space="preserve"> - שלא יהו קדשי שמים מוטלין כנבלה.</w:t>
      </w:r>
    </w:p>
    <w:p w:rsidR="00E9703F" w:rsidRDefault="00E9703F" w:rsidP="00E9703F">
      <w:pPr>
        <w:rPr>
          <w:rtl/>
        </w:rPr>
      </w:pPr>
      <w:ins w:id="91645" w:author="מנוע מכני" w:date="2026-10-11T12:04:39Z">
        <w:r>
          <w:rPr>
            <w:rtl/>
          </w:rPr>
          <w:t xml:space="preserve">ויש</w:t>
        </w:r>
      </w:ins>
      <w:del w:id="91646" w:author="מנוע מכני" w:date="2026-10-11T12:04:39Z">
        <w:r w:rsidRPr="006F178A">
          <w:rPr>
            <w:rtl/>
          </w:rPr>
          <w:delText xml:space="preserve">ו</w:delText>
        </w:r>
        <w:r w:rsidRPr="00E1368E">
          <w:rPr>
            <w:b/>
            <w:bCs/>
            <w:rtl/>
          </w:rPr>
          <w:delText xml:space="preserve">איכא</w:delText>
        </w:r>
      </w:del>
      <w:r w:rsidRPr="00E1368E">
        <w:rPr>
          <w:b/>
          <w:bCs/>
          <w:rtl/>
        </w:rPr>
        <w:t xml:space="preserve"> </w:t>
      </w:r>
      <w:ins w:id="90485" w:author="Claude - סמנטי" w:date="2026-10-11T12:28:21Z">
        <w:r>
          <w:rPr>
            <w:b/>
            <w:bCs/>
            <w:rtl/>
          </w:rPr>
          <w:t xml:space="preserve">ביניהם</w:t>
        </w:r>
      </w:ins>
      <w:del w:id="90486" w:author="Claude - סמנטי" w:date="2026-10-11T12:28:21Z">
        <w:r w:rsidRPr="00E1368E">
          <w:rPr>
            <w:b/>
            <w:bCs/>
            <w:rtl/>
          </w:rPr>
          <w:delText xml:space="preserve">בינייהו</w:delText>
        </w:r>
      </w:del>
      <w:r w:rsidRPr="006F178A">
        <w:rPr>
          <w:rtl/>
        </w:rPr>
        <w:t xml:space="preserve">: </w:t>
      </w:r>
      <w:ins w:id="105411" w:author="קלוד" w:date="2026-10-11T13:11:34Z">
        <w:r>
          <w:rPr>
            <w:rtl/>
          </w:rPr>
          <w:t xml:space="preserve">כשמונח</w:t>
        </w:r>
      </w:ins>
      <w:del w:id="105412" w:author="קלוד" w:date="2026-10-11T13:11:34Z">
        <w:r w:rsidRPr="006F178A">
          <w:rPr>
            <w:rtl/>
          </w:rPr>
          <w:delText xml:space="preserve">דמנח</w:delText>
        </w:r>
      </w:del>
      <w:r w:rsidRPr="006F178A">
        <w:rPr>
          <w:rtl/>
        </w:rPr>
        <w:t xml:space="preserve"> </w:t>
      </w:r>
      <w:ins w:id="105409" w:author="קלוד" w:date="2026-10-11T13:11:34Z">
        <w:r>
          <w:rPr>
            <w:rtl/>
          </w:rPr>
          <w:t xml:space="preserve">על</w:t>
        </w:r>
      </w:ins>
      <w:del w:id="105410" w:author="קלוד" w:date="2026-10-11T13:11:34Z">
        <w:r w:rsidRPr="006F178A">
          <w:rPr>
            <w:rtl/>
          </w:rPr>
          <w:delText xml:space="preserve">אפתורא</w:delText>
        </w:r>
      </w:del>
      <w:r w:rsidRPr="006F178A">
        <w:rPr>
          <w:rtl/>
        </w:rPr>
        <w:t xml:space="preserve"> </w:t>
      </w:r>
      <w:ins w:id="105407" w:author="קלוד" w:date="2026-10-11T13:11:34Z">
        <w:r>
          <w:rPr>
            <w:rtl/>
          </w:rPr>
          <w:t xml:space="preserve">שולחן</w:t>
        </w:r>
      </w:ins>
      <w:del w:id="105408" w:author="קלוד" w:date="2026-10-11T13:11:34Z">
        <w:r w:rsidRPr="006F178A">
          <w:rPr>
            <w:rtl/>
          </w:rPr>
          <w:delText xml:space="preserve">דדהבא,</w:delText>
        </w:r>
      </w:del>
      <w:r w:rsidRPr="006F178A">
        <w:rPr>
          <w:rtl/>
        </w:rPr>
        <w:t xml:space="preserve"> </w:t>
      </w:r>
      <w:ins w:id="105405" w:author="קלוד" w:date="2026-10-11T13:11:34Z">
        <w:r>
          <w:rPr>
            <w:rtl/>
          </w:rPr>
          <w:t xml:space="preserve">של זהב [שמסריח</w:t>
        </w:r>
      </w:ins>
      <w:del w:id="105406" w:author="קלוד" w:date="2026-10-11T13:11:34Z">
        <w:r w:rsidRPr="006F178A">
          <w:rPr>
            <w:rtl/>
          </w:rPr>
          <w:delText xml:space="preserve">[דמסרח</w:delText>
        </w:r>
      </w:del>
      <w:r w:rsidRPr="006F178A">
        <w:rPr>
          <w:rtl/>
        </w:rPr>
        <w:t xml:space="preserve"> ואינו בבזיון]</w:t>
      </w:r>
    </w:p>
    <w:p w:rsidR="00E9703F" w:rsidRDefault="00E9703F" w:rsidP="00E9703F">
      <w:pPr>
        <w:rPr>
          <w:rFonts w:ascii="Fb Fontext" w:hAnsi="Fb Fontext"/>
          <w:sz w:val="20"/>
          <w:rtl/>
        </w:rPr>
      </w:pPr>
      <w:ins w:id="94905" w:author="מנוע מכני" w:date="2026-10-11T12:04:39Z">
        <w:ins w:id="105421" w:author="קלוד" w:date="2026-10-11T13:11:34Z">
          <w:r>
            <w:rPr>
              <w:rFonts w:ascii="Fb Fontext" w:hAnsi="Fb Fontext"/>
              <w:sz w:val="20"/>
              <w:rtl/>
            </w:rPr>
            <w:t xml:space="preserve">וכן</w:t>
          </w:r>
        </w:ins>
        <w:del w:id="105422" w:author="קלוד" w:date="2026-10-11T13:11:34Z">
          <w:r>
            <w:rPr>
              <w:rFonts w:ascii="Fb Fontext" w:hAnsi="Fb Fontext"/>
              <w:sz w:val="20"/>
              <w:rtl/>
            </w:rPr>
            <w:delText xml:space="preserve">אם</w:delText>
          </w:r>
        </w:del>
        <w:r>
          <w:rPr>
            <w:rFonts w:ascii="Fb Fontext" w:hAnsi="Fb Fontext"/>
            <w:sz w:val="20"/>
            <w:rtl/>
          </w:rPr>
          <w:t xml:space="preserve"> </w:t>
        </w:r>
      </w:ins>
      <w:del w:id="94906" w:author="מנוע מכני" w:date="2026-10-11T12:04:39Z">
        <w:r w:rsidRPr="006F178A">
          <w:rPr>
            <w:rFonts w:ascii="Fb Fontext" w:hAnsi="Fb Fontext"/>
            <w:sz w:val="20"/>
            <w:rtl/>
          </w:rPr>
          <w:delText xml:space="preserve">אי </w:delText>
        </w:r>
      </w:del>
      <w:ins w:id="91647" w:author="מנוע מכני" w:date="2026-10-11T12:04:39Z">
        <w:ins w:id="105419" w:author="קלוד" w:date="2026-10-11T13:11:34Z">
          <w:r>
            <w:rPr>
              <w:rFonts w:ascii="Fb Fontext" w:hAnsi="Fb Fontext"/>
              <w:sz w:val="20"/>
              <w:rtl/>
            </w:rPr>
            <w:t xml:space="preserve">ביום</w:t>
          </w:r>
        </w:ins>
        <w:del w:id="105420" w:author="קלוד" w:date="2026-10-11T13:11:34Z">
          <w:r>
            <w:rPr>
              <w:rFonts w:ascii="Fb Fontext" w:hAnsi="Fb Fontext"/>
              <w:sz w:val="20"/>
              <w:rtl/>
            </w:rPr>
            <w:delText xml:space="preserve">גם</w:delText>
          </w:r>
        </w:del>
      </w:ins>
      <w:del w:id="91648" w:author="מנוע מכני" w:date="2026-10-11T12:04:39Z">
        <w:r w:rsidRPr="006F178A">
          <w:rPr>
            <w:rFonts w:ascii="Fb Fontext" w:hAnsi="Fb Fontext"/>
            <w:sz w:val="20"/>
            <w:rtl/>
          </w:rPr>
          <w:delText xml:space="preserve">נמי</w:delText>
        </w:r>
      </w:del>
      <w:r w:rsidRPr="006F178A">
        <w:rPr>
          <w:rFonts w:ascii="Fb Fontext" w:hAnsi="Fb Fontext"/>
          <w:sz w:val="20"/>
          <w:rtl/>
        </w:rPr>
        <w:t xml:space="preserve"> </w:t>
      </w:r>
      <w:ins w:id="105417" w:author="קלוד" w:date="2026-10-11T13:11:34Z">
        <w:r>
          <w:rPr>
            <w:rFonts w:ascii="Fb Fontext" w:hAnsi="Fb Fontext"/>
            <w:sz w:val="20"/>
            <w:rtl/>
          </w:rPr>
          <w:t xml:space="preserve">של</w:t>
        </w:r>
      </w:ins>
      <w:del w:id="105418" w:author="קלוד" w:date="2026-10-11T13:11:34Z">
        <w:r w:rsidRPr="006F178A">
          <w:rPr>
            <w:rFonts w:ascii="Fb Fontext" w:hAnsi="Fb Fontext"/>
            <w:sz w:val="20"/>
            <w:rtl/>
          </w:rPr>
          <w:delText xml:space="preserve">-</w:delText>
        </w:r>
      </w:del>
      <w:r w:rsidRPr="006F178A">
        <w:rPr>
          <w:rFonts w:ascii="Fb Fontext" w:hAnsi="Fb Fontext"/>
          <w:sz w:val="20"/>
          <w:rtl/>
        </w:rPr>
        <w:t xml:space="preserve"> </w:t>
      </w:r>
      <w:ins w:id="105415" w:author="קלוד" w:date="2026-10-11T13:11:34Z">
        <w:r>
          <w:rPr>
            <w:rFonts w:ascii="Fb Fontext" w:hAnsi="Fb Fontext"/>
            <w:sz w:val="20"/>
            <w:rtl/>
          </w:rPr>
          <w:t xml:space="preserve">רוח</w:t>
        </w:r>
      </w:ins>
      <w:del w:id="105416" w:author="קלוד" w:date="2026-10-11T13:11:34Z">
        <w:r w:rsidRPr="006F178A">
          <w:rPr>
            <w:rFonts w:ascii="Fb Fontext" w:hAnsi="Fb Fontext"/>
            <w:sz w:val="20"/>
            <w:rtl/>
          </w:rPr>
          <w:delText xml:space="preserve">יומא דאסתנא. [רוח</w:delText>
        </w:r>
      </w:del>
      <w:r w:rsidRPr="006F178A">
        <w:rPr>
          <w:rFonts w:ascii="Fb Fontext" w:hAnsi="Fb Fontext"/>
          <w:sz w:val="20"/>
          <w:rtl/>
        </w:rPr>
        <w:t xml:space="preserve"> צפונית </w:t>
      </w:r>
      <w:ins w:id="105413" w:author="קלוד" w:date="2026-10-11T13:11:34Z">
        <w:r>
          <w:rPr>
            <w:rFonts w:ascii="Fb Fontext" w:hAnsi="Fb Fontext"/>
            <w:sz w:val="20"/>
            <w:rtl/>
          </w:rPr>
          <w:t xml:space="preserve">קרה.</w:t>
        </w:r>
      </w:ins>
      <w:del w:id="105414" w:author="קלוד" w:date="2026-10-11T13:11:34Z">
        <w:r w:rsidRPr="006F178A">
          <w:rPr>
            <w:rFonts w:ascii="Fb Fontext" w:hAnsi="Fb Fontext"/>
            <w:sz w:val="20"/>
            <w:rtl/>
          </w:rPr>
          <w:delText xml:space="preserve">קרה]</w:delText>
        </w:r>
      </w:del>
    </w:p>
    <w:p w:rsidR="00E9703F" w:rsidRPr="006F178A" w:rsidRDefault="00E9703F" w:rsidP="00E9703F">
      <w:pPr>
        <w:rPr>
          <w:rtl/>
        </w:rPr>
      </w:pPr>
      <w:r w:rsidRPr="006F178A">
        <w:rPr>
          <w:rFonts w:ascii="Fb Fontext" w:hAnsi="Fb Fontext"/>
          <w:rtl/>
        </w:rPr>
        <w:t>•</w:t>
      </w:r>
      <w:r>
        <w:rPr>
          <w:rFonts w:ascii="Fb Fontext" w:hAnsi="Fb Fontext"/>
          <w:rtl/>
        </w:rPr>
        <w:t xml:space="preserve"> </w:t>
      </w:r>
      <w:r w:rsidRPr="006F178A">
        <w:rPr>
          <w:rFonts w:ascii="Fb Fontext" w:hAnsi="Fb Fontext"/>
          <w:rtl/>
        </w:rPr>
        <w:t>לריבבשריב"ב</w:t>
      </w:r>
      <w:r w:rsidRPr="00784B8D">
        <w:rPr>
          <w:rStyle w:val="afffff0"/>
          <w:rtl/>
        </w:rPr>
        <w:t xml:space="preserve"> </w:t>
      </w:r>
      <w:r w:rsidRPr="00784B8D">
        <w:rPr>
          <w:rStyle w:val="afffff0"/>
          <w:rFonts w:hint="cs"/>
          <w:rtl/>
        </w:rPr>
        <w:t>'</w:t>
      </w:r>
      <w:ins w:id="91321" w:author="Claude - סמנטי" w:date="2026-10-11T12:28:21Z">
        <w:r>
          <w:rPr>
            <w:rStyle w:val="afffff0"/>
            <w:rtl/>
          </w:rPr>
          <w:t xml:space="preserve">פָּעַל ה</w:t>
        </w:r>
      </w:ins>
      <w:del w:id="91322" w:author="Claude - סמנטי" w:date="2026-10-11T12:28:21Z">
        <w:r w:rsidRPr="00784B8D">
          <w:rPr>
            <w:rStyle w:val="afffff0"/>
            <w:rtl/>
          </w:rPr>
          <w:delText xml:space="preserve">פעל </w:delText>
        </w:r>
        <w:r>
          <w:rPr>
            <w:rStyle w:val="afffff0"/>
            <w:rtl/>
          </w:rPr>
          <w:delText xml:space="preserve">ה</w:delText>
        </w:r>
      </w:del>
      <w:r>
        <w:rPr>
          <w:rStyle w:val="afffff0"/>
          <w:rtl/>
        </w:rPr>
        <w:t xml:space="preserve">'</w:t>
      </w:r>
      <w:r w:rsidRPr="00784B8D">
        <w:rPr>
          <w:rStyle w:val="afffff0"/>
          <w:rtl/>
        </w:rPr>
        <w:t xml:space="preserve"> למענהו</w:t>
      </w:r>
      <w:r w:rsidRPr="00784B8D">
        <w:rPr>
          <w:rStyle w:val="afffff0"/>
          <w:rFonts w:hint="cs"/>
          <w:rtl/>
        </w:rPr>
        <w:t>'</w:t>
      </w:r>
      <w:r w:rsidRPr="00784B8D">
        <w:rPr>
          <w:rStyle w:val="afffff0"/>
          <w:rtl/>
        </w:rPr>
        <w:t xml:space="preserve"> </w:t>
      </w:r>
      <w:r w:rsidRPr="006F178A">
        <w:rPr>
          <w:rFonts w:ascii="Fb Fontext" w:hAnsi="Fb Fontext"/>
          <w:rtl/>
        </w:rPr>
        <w:t>- שלא יוציא האימורין קודם הפשטת העור.</w:t>
      </w:r>
      <w:r w:rsidRPr="006F178A">
        <w:rPr>
          <w:rFonts w:ascii="Fb Fontext" w:hAnsi="Fb Fontext" w:hint="cs"/>
          <w:rtl/>
        </w:rPr>
        <w:t xml:space="preserve"> </w:t>
      </w:r>
      <w:r w:rsidRPr="006F178A">
        <w:rPr>
          <w:rFonts w:ascii="Fb Fontext" w:hAnsi="Fb Fontext"/>
          <w:rtl/>
        </w:rPr>
        <w:t>ומשום נימין של צמר.</w:t>
      </w:r>
    </w:p>
    <w:p>
      <w:pPr>
        <w:pStyle w:val="38"/>
        <w:rPr>
          <w:ins w:id="98504" w:author="מנוע מכני" w:date="2026-10-11T12:04:39Z"/>
        </w:rPr>
      </w:pPr>
      <w:r w:rsidRPr="006F178A">
        <w:t>וחכמים ענו לריבבשריב"ב</w:t>
      </w:r>
      <w:r w:rsidRPr="006F178A">
        <w:t>:</w:t>
      </w:r>
    </w:p>
    <w:p w:rsidR="00E9703F" w:rsidRPr="006F178A" w:rsidRDefault="00E9703F" w:rsidP="00E9703F">
      <w:pPr>
        <w:rPr>
          <w:rtl/>
        </w:rPr>
      </w:pPr>
      <w:del w:id="98505" w:author="מנוע מכני" w:date="2026-10-11T12:04:39Z">
        <w:r w:rsidRPr="006F178A">
          <w:rPr>
            <w:rtl/>
          </w:rPr>
          <w:delText xml:space="preserve"> </w:delText>
        </w:r>
      </w:del>
      <w:ins w:id="105427" w:author="קלוד" w:date="2026-10-11T13:11:34Z">
        <w:r>
          <w:rPr>
            <w:rtl/>
          </w:rPr>
          <w:t xml:space="preserve">אם</w:t>
        </w:r>
      </w:ins>
      <w:del w:id="105428" w:author="קלוד" w:date="2026-10-11T13:11:34Z">
        <w:r w:rsidRPr="006F178A">
          <w:rPr>
            <w:rtl/>
          </w:rPr>
          <w:delText xml:space="preserve">דאם</w:delText>
        </w:r>
      </w:del>
      <w:r w:rsidRPr="006F178A">
        <w:rPr>
          <w:rtl/>
        </w:rPr>
        <w:t xml:space="preserve"> מצילין תיק הספר עם הספר </w:t>
      </w:r>
      <w:ins w:id="105425" w:author="קלוד" w:date="2026-10-11T13:11:34Z">
        <w:r>
          <w:rPr>
            <w:rtl/>
          </w:rPr>
          <w:t xml:space="preserve">-</w:t>
        </w:r>
      </w:ins>
      <w:del w:id="105426" w:author="קלוד" w:date="2026-10-11T13:11:34Z">
        <w:r w:rsidRPr="006F178A">
          <w:rPr>
            <w:rtl/>
          </w:rPr>
          <w:delText xml:space="preserve">–</w:delText>
        </w:r>
      </w:del>
      <w:r w:rsidRPr="006F178A">
        <w:rPr>
          <w:rtl/>
        </w:rPr>
        <w:t xml:space="preserve"> </w:t>
      </w:r>
      <w:r w:rsidRPr="006F178A">
        <w:rPr>
          <w:rtl/>
        </w:rPr>
        <w:t xml:space="preserve">כ"ש</w:t>
      </w:r>
      <w:r w:rsidRPr="006F178A">
        <w:rPr>
          <w:rtl/>
        </w:rPr>
        <w:t xml:space="preserve"> </w:t>
      </w:r>
      <w:ins w:id="105423" w:author="קלוד" w:date="2026-10-11T13:11:34Z">
        <w:r>
          <w:rPr>
            <w:rtl/>
          </w:rPr>
          <w:t xml:space="preserve">שנפשיט</w:t>
        </w:r>
      </w:ins>
      <w:del w:id="105424" w:author="קלוד" w:date="2026-10-11T13:11:34Z">
        <w:r w:rsidRPr="006F178A">
          <w:rPr>
            <w:rtl/>
          </w:rPr>
          <w:delText xml:space="preserve">נפשיט</w:delText>
        </w:r>
      </w:del>
      <w:r w:rsidRPr="006F178A">
        <w:rPr>
          <w:rtl/>
        </w:rPr>
        <w:t xml:space="preserve"> את הפסח מעורו.</w:t>
      </w:r>
    </w:p>
    <w:p w:rsidR="00E9703F" w:rsidRPr="006F178A" w:rsidRDefault="00E9703F" w:rsidP="00E9703F">
      <w:pPr>
        <w:rPr>
          <w:rtl/>
        </w:rPr>
      </w:pPr>
      <w:r w:rsidRPr="006F178A">
        <w:rPr>
          <w:rtl/>
        </w:rPr>
        <w:t>וא"ל</w:t>
      </w:r>
      <w:r w:rsidRPr="006F178A">
        <w:rPr>
          <w:rFonts w:hint="cs"/>
          <w:rtl/>
        </w:rPr>
        <w:t>:</w:t>
      </w:r>
      <w:r w:rsidRPr="006F178A">
        <w:rPr>
          <w:rtl/>
        </w:rPr>
        <w:t xml:space="preserve"> </w:t>
      </w:r>
      <w:ins w:id="91649" w:author="מנוע מכני" w:date="2026-10-11T12:04:39Z">
        <w:ins w:id="105431" w:author="קלוד" w:date="2026-10-11T13:11:34Z">
          <w:r>
            <w:rPr>
              <w:rtl/>
            </w:rPr>
            <w:t xml:space="preserve">שם</w:t>
          </w:r>
        </w:ins>
        <w:del w:id="105432" w:author="קלוד" w:date="2026-10-11T13:11:34Z">
          <w:r>
            <w:rPr>
              <w:rtl/>
            </w:rPr>
            <w:delText xml:space="preserve">דשם</w:delText>
          </w:r>
        </w:del>
      </w:ins>
      <w:del w:id="91650" w:author="מנוע מכני" w:date="2026-10-11T12:04:39Z">
        <w:r w:rsidRPr="006F178A">
          <w:rPr>
            <w:rtl/>
          </w:rPr>
          <w:delText xml:space="preserve">דהתם</w:delText>
        </w:r>
      </w:del>
      <w:r w:rsidRPr="006F178A">
        <w:rPr>
          <w:rtl/>
        </w:rPr>
        <w:t xml:space="preserve"> - טלטול, </w:t>
      </w:r>
      <w:ins w:id="91651" w:author="מנוע מכני" w:date="2026-10-11T12:04:39Z">
        <w:r>
          <w:rPr>
            <w:rtl/>
          </w:rPr>
          <w:t xml:space="preserve">כאן</w:t>
        </w:r>
      </w:ins>
      <w:del w:id="91652" w:author="מנוע מכני" w:date="2026-10-11T12:04:39Z">
        <w:r w:rsidRPr="006F178A">
          <w:rPr>
            <w:rtl/>
          </w:rPr>
          <w:delText xml:space="preserve">הכא</w:delText>
        </w:r>
      </w:del>
      <w:r w:rsidRPr="006F178A">
        <w:rPr>
          <w:rtl/>
        </w:rPr>
        <w:t xml:space="preserve"> </w:t>
      </w:r>
      <w:ins w:id="105429" w:author="קלוד" w:date="2026-10-11T13:11:34Z">
        <w:r>
          <w:rPr>
            <w:rtl/>
          </w:rPr>
          <w:t xml:space="preserve">-</w:t>
        </w:r>
      </w:ins>
      <w:del w:id="105430" w:author="קלוד" w:date="2026-10-11T13:11:34Z">
        <w:r w:rsidRPr="006F178A">
          <w:rPr>
            <w:rtl/>
          </w:rPr>
          <w:delText xml:space="preserve">–</w:delText>
        </w:r>
      </w:del>
      <w:r w:rsidRPr="006F178A">
        <w:rPr>
          <w:rtl/>
        </w:rPr>
        <w:t xml:space="preserve"> מלאכה.</w:t>
      </w:r>
    </w:p>
    <w:p w:rsidR="00E9703F" w:rsidRDefault="00E9703F" w:rsidP="00E9703F">
      <w:pPr>
        <w:rPr>
          <w:rtl/>
        </w:rPr>
      </w:pPr>
      <w:r w:rsidRPr="006F178A">
        <w:rPr>
          <w:rStyle w:val="2fb"/>
          <w:rtl/>
        </w:rPr>
        <w:lastRenderedPageBreak/>
        <w:t xml:space="preserve">רב אשי</w:t>
      </w:r>
      <w:r w:rsidRPr="006F178A">
        <w:rPr>
          <w:rtl/>
        </w:rPr>
        <w:lastRenderedPageBreak/>
        <w:t xml:space="preserve"> ענו </w:t>
      </w:r>
      <w:ins w:id="105445" w:author="קלוד" w:date="2026-10-11T13:11:34Z">
        <w:r>
          <w:rPr>
            <w:rtl/>
          </w:rPr>
          <w:t xml:space="preserve">לו:</w:t>
        </w:r>
      </w:ins>
      <w:del w:id="105446" w:author="קלוד" w:date="2026-10-11T13:11:34Z">
        <w:r w:rsidRPr="006F178A">
          <w:rPr>
            <w:rtl/>
          </w:rPr>
          <w:lastRenderedPageBreak/>
          <w:delText xml:space="preserve">לו</w:delText>
        </w:r>
      </w:del>
      <w:r w:rsidRPr="006F178A">
        <w:rPr>
          <w:rtl/>
        </w:rPr>
        <w:lastRenderedPageBreak/>
        <w:t xml:space="preserve"> </w:t>
      </w:r>
      <w:ins w:id="105443" w:author="קלוד" w:date="2026-10-11T13:11:34Z">
        <w:r>
          <w:rPr>
            <w:rtl/>
          </w:rPr>
          <w:t xml:space="preserve">מיירי</w:t>
        </w:r>
      </w:ins>
      <w:del w:id="105444" w:author="קלוד" w:date="2026-10-11T13:11:34Z">
        <w:r w:rsidRPr="006F178A">
          <w:rPr>
            <w:rtl/>
          </w:rPr>
          <w:lastRenderedPageBreak/>
          <w:delText xml:space="preserve">דמיירי</w:delText>
        </w:r>
      </w:del>
      <w:r w:rsidRPr="006F178A">
        <w:rPr>
          <w:rtl/>
        </w:rPr>
        <w:lastRenderedPageBreak/>
        <w:t xml:space="preserve"> שאינו </w:t>
      </w:r>
      <w:ins w:id="105441" w:author="קלוד" w:date="2026-10-11T13:11:34Z">
        <w:r>
          <w:rPr>
            <w:rtl/>
          </w:rPr>
          <w:t xml:space="preserve">צריך</w:t>
        </w:r>
      </w:ins>
      <w:del w:id="105442" w:author="קלוד" w:date="2026-10-11T13:11:34Z">
        <w:r w:rsidRPr="006F178A">
          <w:rPr>
            <w:rtl/>
          </w:rPr>
          <w:lastRenderedPageBreak/>
          <w:delText xml:space="preserve">צריכים</w:delText>
        </w:r>
      </w:del>
      <w:r w:rsidRPr="006F178A">
        <w:rPr>
          <w:rtl/>
        </w:rPr>
        <w:lastRenderedPageBreak/>
        <w:t xml:space="preserve"> </w:t>
      </w:r>
      <w:ins w:id="105439" w:author="קלוד" w:date="2026-10-11T13:11:34Z">
        <w:r>
          <w:rPr>
            <w:rtl/>
          </w:rPr>
          <w:t xml:space="preserve">לעור,</w:t>
        </w:r>
      </w:ins>
      <w:del w:id="105440" w:author="קלוד" w:date="2026-10-11T13:11:34Z">
        <w:r w:rsidRPr="006F178A">
          <w:rPr>
            <w:rtl/>
          </w:rPr>
          <w:lastRenderedPageBreak/>
          <w:delText xml:space="preserve">לעור</w:delText>
        </w:r>
      </w:del>
      <w:r w:rsidRPr="006F178A">
        <w:rPr>
          <w:rtl/>
        </w:rPr>
        <w:lastRenderedPageBreak/>
        <w:t xml:space="preserve"> ואינו </w:t>
      </w:r>
      <w:ins w:id="105437" w:author="קלוד" w:date="2026-10-11T13:11:34Z">
        <w:r>
          <w:rPr>
            <w:rtl/>
          </w:rPr>
          <w:t xml:space="preserve">מפשיט</w:t>
        </w:r>
      </w:ins>
      <w:del w:id="105438" w:author="קלוד" w:date="2026-10-11T13:11:34Z">
        <w:r w:rsidRPr="006F178A">
          <w:rPr>
            <w:rtl/>
          </w:rPr>
          <w:lastRenderedPageBreak/>
          <w:delText xml:space="preserve">עושה</w:delText>
        </w:r>
      </w:del>
      <w:r w:rsidRPr="006F178A">
        <w:rPr>
          <w:rtl/>
        </w:rPr>
        <w:lastRenderedPageBreak/>
        <w:t xml:space="preserve"> </w:t>
      </w:r>
      <w:ins w:id="105435" w:author="קלוד" w:date="2026-10-11T13:11:34Z">
        <w:r>
          <w:rPr>
            <w:rtl/>
          </w:rPr>
          <w:t xml:space="preserve">כדרך</w:t>
        </w:r>
      </w:ins>
      <w:del w:id="105436" w:author="קלוד" w:date="2026-10-11T13:11:34Z">
        <w:r w:rsidRPr="006F178A">
          <w:rPr>
            <w:rtl/>
          </w:rPr>
          <w:lastRenderedPageBreak/>
          <w:delText xml:space="preserve">דרך</w:delText>
        </w:r>
      </w:del>
      <w:r w:rsidRPr="006F178A">
        <w:rPr>
          <w:rtl/>
        </w:rPr>
        <w:lastRenderedPageBreak/>
        <w:t xml:space="preserve"> הפשטה אלא </w:t>
      </w:r>
      <w:ins w:id="105433" w:author="קלוד" w:date="2026-10-11T13:11:34Z">
        <w:r>
          <w:rPr>
            <w:rtl/>
          </w:rPr>
          <w:t xml:space="preserve">ברצועות.</w:t>
        </w:r>
      </w:ins>
      <w:del w:id="105434" w:author="קלוד" w:date="2026-10-11T13:11:34Z">
        <w:r w:rsidRPr="006F178A">
          <w:rPr>
            <w:rtl/>
          </w:rPr>
          <w:lastRenderedPageBreak/>
          <w:delText xml:space="preserve">בבברזי [חתיכות]</w:delText>
        </w:r>
      </w:del>
    </w:p>
    <w:p w:rsidR="00E9703F" w:rsidRDefault="00E9703F" w:rsidP="00E9703F">
      <w:pPr>
        <w:rPr>
          <w:rtl/>
        </w:rPr>
      </w:pPr>
      <w:r w:rsidRPr="006F178A">
        <w:rPr>
          <w:rtl/>
        </w:rPr>
        <w:t xml:space="preserve">[וגם </w:t>
      </w:r>
      <w:r w:rsidRPr="006F178A">
        <w:rPr>
          <w:rStyle w:val="2fb"/>
          <w:rtl/>
        </w:rPr>
        <w:t xml:space="preserve">לר"ש</w:t>
      </w:r>
      <w:r w:rsidRPr="006F178A">
        <w:rPr>
          <w:rtl/>
        </w:rPr>
        <w:t xml:space="preserve"> דפסיק רישא שרי דאי"ז דרך הפשטה]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קיז.</w:t>
      </w:r>
    </w:p>
    <w:p>
      <w:pPr>
        <w:pStyle w:val="afffff8"/>
        <w:rPr>
          <w:ins w:id="90383" w:author="קלוד" w:date="2026-10-11T12:33:55Z"/>
        </w:rPr>
      </w:pPr>
      <w:ins w:id="90384" w:author="קלוד" w:date="2026-10-11T12:33:55Z">
        <w:r>
          <w:rPr>
            <w:color w:val="7B3F00"/>
          </w:rPr>
          <w:t xml:space="preserve">מבוי שאינו מפולש - שלש מחיצות ולחי אחד</w:t>
        </w:r>
      </w:ins>
    </w:p>
    <w:p>
      <w:pPr>
        <w:pStyle w:val="38"/>
        <w:rPr>
          <w:ins w:id="98506" w:author="מנוע מכני" w:date="2026-10-11T12:04:39Z"/>
        </w:rPr>
      </w:pPr>
      <w:r w:rsidRPr="006F178A">
        <w:t xml:space="preserve">אלא </w:t>
      </w:r>
      <w:r w:rsidRPr="006F178A">
        <w:t xml:space="preserve">אמר</w:t>
      </w:r>
    </w:p>
    <w:p w:rsidR="00E9703F" w:rsidRPr="006F178A" w:rsidRDefault="00E9703F" w:rsidP="00E9703F">
      <w:pPr>
        <w:rPr>
          <w:rtl/>
        </w:rPr>
      </w:pPr>
      <w:del w:id="98507" w:author="מנוע מכני" w:date="2026-10-11T12:04:39Z">
        <w:r w:rsidRPr="006F178A">
          <w:rPr>
            <w:rStyle w:val="afffe"/>
            <w:rFonts w:ascii="Fb Fontext" w:hAnsi="Fb Fontext"/>
            <w:rtl/>
          </w:rPr>
          <w:delText xml:space="preserve"> </w:delText>
        </w:r>
      </w:del>
      <w:r w:rsidRPr="006F178A">
        <w:rPr>
          <w:rStyle w:val="2fb"/>
          <w:rFonts w:ascii="Fb Fontext" w:hAnsi="Fb Fontext"/>
          <w:rtl/>
        </w:rPr>
        <w:t xml:space="preserve">רב אשי</w:t>
      </w:r>
      <w:r w:rsidRPr="006F178A">
        <w:rPr>
          <w:rFonts w:ascii="Fb Fontext" w:hAnsi="Fb Fontext"/>
          <w:rtl/>
        </w:rPr>
        <w:t xml:space="preserve"> שלש מחיצות ולחי אחד - זה מבוי שאינו מפולש.</w:t>
      </w:r>
    </w:p>
    <w:p w:rsidR="00E9703F" w:rsidRPr="009757B9" w:rsidRDefault="00E9703F" w:rsidP="00E9703F">
      <w:pPr>
        <w:rPr>
          <w:rFonts w:cs="Guttman Vilna"/>
          <w:b/>
          <w:bCs/>
          <w:rtl/>
        </w:rPr>
      </w:pPr>
      <w:r w:rsidRPr="006F178A">
        <w:rPr>
          <w:rtl/>
        </w:rPr>
        <w:t>שלש מחיצות בלא לחי - זה מבוי המפולש.</w:t>
      </w:r>
    </w:p>
    <w:p w:rsidR="00E9703F" w:rsidRPr="004640F6" w:rsidRDefault="00E9703F" w:rsidP="00E9703F">
      <w:pPr>
        <w:rPr>
          <w:spacing w:val="-2"/>
          <w:rtl/>
        </w:rPr>
      </w:pPr>
      <w:ins w:id="90487" w:author="מנוע מכני" w:date="2026-10-11T12:04:39Z">
        <w:r>
          <w:rPr>
            <w:spacing w:val="-2"/>
            <w:rtl/>
          </w:rPr>
          <w:t xml:space="preserve">ואפי'</w:t>
        </w:r>
      </w:ins>
      <w:del w:id="90488" w:author="מנוע מכני" w:date="2026-10-11T12:04:39Z">
        <w:r w:rsidRPr="004640F6">
          <w:rPr>
            <w:spacing w:val="-2"/>
            <w:rtl/>
          </w:rPr>
          <w:delText xml:space="preserve">ואפילו</w:delText>
        </w:r>
      </w:del>
      <w:r w:rsidRPr="004640F6">
        <w:rPr>
          <w:spacing w:val="-2"/>
          <w:rtl/>
        </w:rPr>
        <w:t xml:space="preserve"> </w:t>
      </w:r>
      <w:r w:rsidRPr="004640F6">
        <w:rPr>
          <w:rStyle w:val="2fb"/>
          <w:spacing w:val="-2"/>
          <w:rtl/>
        </w:rPr>
        <w:t xml:space="preserve">לר"א</w:t>
      </w:r>
      <w:r w:rsidRPr="004640F6">
        <w:rPr>
          <w:spacing w:val="-2"/>
          <w:rtl/>
        </w:rPr>
        <w:t xml:space="preserve"> דאמר </w:t>
      </w:r>
      <w:ins w:id="91653" w:author="מנוע מכני" w:date="2026-10-11T12:04:39Z">
        <w:r>
          <w:rPr>
            <w:spacing w:val="-2"/>
            <w:rtl/>
          </w:rPr>
          <w:t xml:space="preserve">צריך</w:t>
        </w:r>
      </w:ins>
      <w:del w:id="91654" w:author="מנוע מכני" w:date="2026-10-11T12:04:39Z">
        <w:r w:rsidRPr="004640F6">
          <w:rPr>
            <w:spacing w:val="-2"/>
            <w:rtl/>
          </w:rPr>
          <w:delText xml:space="preserve">בעינן</w:delText>
        </w:r>
      </w:del>
      <w:r w:rsidRPr="004640F6">
        <w:rPr>
          <w:spacing w:val="-2"/>
          <w:rtl/>
        </w:rPr>
        <w:t xml:space="preserve"> לחיים, </w:t>
      </w:r>
      <w:ins w:id="93469" w:author="מנוע מכני" w:date="2026-10-11T12:04:39Z">
        <w:r>
          <w:rPr>
            <w:spacing w:val="-2"/>
            <w:rtl/>
          </w:rPr>
          <w:t xml:space="preserve">אלו</w:t>
        </w:r>
      </w:ins>
      <w:del w:id="93470" w:author="מנוע מכני" w:date="2026-10-11T12:04:39Z">
        <w:r w:rsidRPr="004640F6">
          <w:rPr>
            <w:spacing w:val="-2"/>
            <w:rtl/>
          </w:rPr>
          <w:delText xml:space="preserve">הני</w:delText>
        </w:r>
      </w:del>
      <w:r w:rsidRPr="004640F6">
        <w:rPr>
          <w:spacing w:val="-2"/>
          <w:rtl/>
        </w:rPr>
        <w:t xml:space="preserve"> </w:t>
      </w:r>
      <w:ins w:id="93467" w:author="מנוע מכני" w:date="2026-10-11T12:04:39Z">
        <w:r>
          <w:rPr>
            <w:spacing w:val="-2"/>
            <w:rtl/>
          </w:rPr>
          <w:t xml:space="preserve">דברים</w:t>
        </w:r>
      </w:ins>
      <w:del w:id="93468" w:author="מנוע מכני" w:date="2026-10-11T12:04:39Z">
        <w:r w:rsidRPr="004640F6">
          <w:rPr>
            <w:spacing w:val="-2"/>
            <w:rtl/>
          </w:rPr>
          <w:delText xml:space="preserve">מילי</w:delText>
        </w:r>
      </w:del>
      <w:r w:rsidRPr="004640F6">
        <w:rPr>
          <w:spacing w:val="-2"/>
          <w:rtl/>
        </w:rPr>
        <w:t xml:space="preserve"> - לאוכלין ומשקין, אבל לספר תורה - בחד לחי סגי.</w:t>
      </w:r>
    </w:p>
    <w:p w:rsidR="00E9703F" w:rsidRDefault="00E9703F" w:rsidP="00E9703F">
      <w:pPr>
        <w:rPr>
          <w:rtl/>
        </w:rPr>
      </w:pPr>
      <w:del w:id="90167" w:author="מנוע מכני" w:date="2026-10-11T12:04:39Z">
        <w:r w:rsidRPr="006F178A">
          <w:rPr>
            <w:rFonts w:hint="cs"/>
            <w:rtl/>
          </w:rPr>
          <w:delText xml:space="preserve"> </w:delText>
        </w:r>
      </w:del>
      <w:r w:rsidRPr="006F178A">
        <w:rPr>
          <w:rtl/>
        </w:rPr>
        <w:t xml:space="preserve">[א. אין זה ההבדל בג' מחיצות לחי אחד או שנים </w:t>
      </w:r>
      <w:r w:rsidRPr="006F178A">
        <w:rPr>
          <w:rtl/>
        </w:rPr>
        <w:t xml:space="preserve">דא"כ</w:t>
      </w:r>
      <w:r w:rsidRPr="006F178A">
        <w:rPr>
          <w:rtl/>
        </w:rPr>
        <w:t xml:space="preserve"> לרבנן </w:t>
      </w:r>
      <w:r>
        <w:rPr>
          <w:rtl/>
        </w:rPr>
        <w:t>אפי'</w:t>
      </w:r>
      <w:r w:rsidRPr="006F178A">
        <w:rPr>
          <w:rtl/>
        </w:rPr>
        <w:t xml:space="preserve"> אוכלין ומשקין]</w:t>
      </w:r>
    </w:p>
    <w:p w:rsidR="00E9703F" w:rsidRDefault="00E9703F" w:rsidP="00E9703F">
      <w:pPr>
        <w:rPr>
          <w:rtl/>
        </w:rPr>
      </w:pPr>
      <w:del w:id="90168" w:author="מנוע מכני" w:date="2026-10-11T12:04:39Z">
        <w:r>
          <w:rPr>
            <w:rFonts w:hint="cs"/>
            <w:rtl/>
          </w:rPr>
          <w:delText xml:space="preserve">  </w:delText>
        </w:r>
      </w:del>
      <w:r w:rsidRPr="006F178A">
        <w:rPr>
          <w:rtl/>
        </w:rPr>
        <w:t xml:space="preserve">[דב"ש </w:t>
      </w:r>
      <w:r w:rsidRPr="006F178A">
        <w:rPr>
          <w:rtl/>
        </w:rPr>
        <w:t xml:space="preserve">וב"ה</w:t>
      </w:r>
      <w:r w:rsidRPr="006F178A">
        <w:rPr>
          <w:rtl/>
        </w:rPr>
        <w:t xml:space="preserve"> חלקו </w:t>
      </w:r>
      <w:ins w:id="94907" w:author="מנוע מכני" w:date="2026-10-11T12:04:39Z">
        <w:r>
          <w:rPr>
            <w:rtl/>
          </w:rPr>
          <w:t xml:space="preserve">אם </w:t>
        </w:r>
      </w:ins>
      <w:del w:id="94908" w:author="מנוע מכני" w:date="2026-10-11T12:04:39Z">
        <w:r w:rsidRPr="006F178A">
          <w:rPr>
            <w:rtl/>
          </w:rPr>
          <w:delText xml:space="preserve">אי </w:delText>
        </w:r>
      </w:del>
      <w:r w:rsidRPr="006F178A">
        <w:rPr>
          <w:rtl/>
        </w:rPr>
        <w:t xml:space="preserve">בעי' גם קורה וגם לחי או סגי בחד מהם.]</w:t>
      </w:r>
    </w:p>
    <w:p w:rsidR="00E9703F" w:rsidRPr="006061D7" w:rsidRDefault="00E9703F" w:rsidP="00E9703F">
      <w:pPr>
        <w:rPr>
          <w:rtl/>
        </w:rPr>
      </w:pPr>
      <w:r w:rsidRPr="006061D7">
        <w:rPr>
          <w:rtl/>
        </w:rPr>
        <w:tab/>
        <w:t xml:space="preserve">[ב. וגם </w:t>
      </w:r>
      <w:r w:rsidRPr="006061D7">
        <w:rPr>
          <w:rtl/>
        </w:rPr>
        <w:tab/>
        <w:t xml:space="preserve">לא</w:t>
      </w:r>
      <w:r w:rsidRPr="006061D7">
        <w:rPr>
          <w:rtl/>
        </w:rPr>
        <w:tab/>
        <w:t xml:space="preserve"> הא דשתי מחיצות ולחי או ושתי מחיצות ושתי לחיים ואליבא </w:t>
      </w:r>
      <w:r w:rsidRPr="006061D7">
        <w:rPr>
          <w:rStyle w:val="2fb"/>
          <w:rtl/>
        </w:rPr>
        <w:tab/>
        <w:t xml:space="preserve">דר"י</w:t>
      </w:r>
      <w:r w:rsidRPr="006061D7">
        <w:rPr>
          <w:rtl/>
        </w:rPr>
        <w:tab/>
        <w:t xml:space="preserve"> דשני בתים בשתי צידי רה'ר עושה לחי או קורה מכאן ולחי או קורה מכאן ונו"נ באמצע</w:t>
      </w:r>
      <w:r w:rsidRPr="006061D7">
        <w:rPr>
          <w:rFonts w:hint="cs"/>
          <w:rtl/>
        </w:rPr>
        <w:t>,</w:t>
      </w:r>
      <w:r w:rsidRPr="006061D7">
        <w:rPr>
          <w:rtl/>
        </w:rPr>
        <w:t xml:space="preserve"> ורבנן </w:t>
      </w:r>
      <w:ins w:id="95261" w:author="מנוע מכני" w:date="2026-10-11T12:04:39Z">
        <w:r>
          <w:rPr>
            <w:rtl/>
          </w:rPr>
          <w:t xml:space="preserve">סבר</w:t>
        </w:r>
      </w:ins>
      <w:del w:id="95262" w:author="מנוע מכני" w:date="2026-10-11T12:04:39Z">
        <w:r w:rsidRPr="006061D7">
          <w:rPr>
            <w:rtl/>
          </w:rPr>
          <w:delText xml:space="preserve">ס"ל</w:delText>
        </w:r>
      </w:del>
      <w:r w:rsidRPr="006061D7">
        <w:rPr>
          <w:rtl/>
        </w:rPr>
        <w:t xml:space="preserve"> דאין מערבין רה'ר בכך.</w:t>
      </w:r>
    </w:p>
    <w:p w:rsidR="00E9703F" w:rsidRDefault="00E9703F" w:rsidP="00E9703F">
      <w:pPr>
        <w:rPr>
          <w:rFonts w:ascii="Fb Fontext" w:hAnsi="Fb Fontext"/>
          <w:rtl/>
        </w:rPr>
      </w:pPr>
      <w:r w:rsidRPr="006F178A">
        <w:rPr>
          <w:rFonts w:ascii="Fb Fontext" w:hAnsi="Fb Fontext"/>
          <w:rtl/>
        </w:rPr>
        <w:t>כל זה אינו</w:t>
      </w:r>
      <w:r w:rsidRPr="006F178A">
        <w:rPr>
          <w:rFonts w:ascii="Fb Fontext" w:hAnsi="Fb Fontext" w:hint="cs"/>
          <w:rtl/>
        </w:rPr>
        <w:t>-</w:t>
      </w:r>
      <w:r w:rsidRPr="006F178A">
        <w:rPr>
          <w:rFonts w:ascii="Fb Fontext" w:hAnsi="Fb Fontext"/>
          <w:rtl/>
        </w:rPr>
        <w:t xml:space="preserve"> </w:t>
      </w:r>
      <w:r w:rsidRPr="006F178A">
        <w:rPr>
          <w:rFonts w:ascii="Fb Fontext" w:hAnsi="Fb Fontext"/>
          <w:rtl/>
        </w:rPr>
        <w:t xml:space="preserve">דא"כ</w:t>
      </w:r>
      <w:r w:rsidRPr="006F178A">
        <w:rPr>
          <w:rFonts w:ascii="Fb Fontext" w:hAnsi="Fb Fontext"/>
          <w:rtl/>
        </w:rPr>
        <w:t xml:space="preserve"> לרבנן </w:t>
      </w:r>
      <w:ins w:id="91655" w:author="מנוע מכני" w:date="2026-10-11T12:04:39Z">
        <w:r>
          <w:rPr>
            <w:rFonts w:ascii="Fb Fontext" w:hAnsi="Fb Fontext"/>
            <w:rtl/>
          </w:rPr>
          <w:t xml:space="preserve">גם</w:t>
        </w:r>
      </w:ins>
      <w:del w:id="91656" w:author="מנוע מכני" w:date="2026-10-11T12:04:39Z">
        <w:r w:rsidRPr="006F178A">
          <w:rPr>
            <w:rFonts w:ascii="Fb Fontext" w:hAnsi="Fb Fontext"/>
            <w:rtl/>
          </w:rPr>
          <w:delText xml:space="preserve">נמי</w:delText>
        </w:r>
      </w:del>
      <w:r w:rsidRPr="006F178A">
        <w:rPr>
          <w:rFonts w:ascii="Fb Fontext" w:hAnsi="Fb Fontext"/>
          <w:rtl/>
        </w:rPr>
        <w:t xml:space="preserve"> נציל לתוכו אוכלין ומשקין]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593" w:author="קלוד" w:date="2026-10-11T09:07:15Z"/>
        </w:rPr>
      </w:pPr>
      <w:ins w:id="20592" w:author="קלוד" w:date="2026-10-11T09:07:15Z">
        <w:r>
          <w:t xml:space="preserve">משנה ב</w:t>
        </w:r>
      </w:ins>
    </w:p>
    <w:p w:rsidR="00E9703F" w:rsidRPr="009757B9" w:rsidRDefault="00E9703F" w:rsidP="00E9703F">
      <w:pPr>
        <w:pStyle w:val="afff9"/>
        <w:rPr>
          <w:del w:id="20316" w:author="קלוד" w:date="2026-10-11T09:07:15Z"/>
          <w:b/>
          <w:rtl/>
        </w:rPr>
      </w:pPr>
      <w:del w:id="20315" w:author="קלוד" w:date="2026-10-11T09:07:15Z">
        <w:r w:rsidRPr="009757B9">
          <w:rPr>
            <w:b/>
            <w:sz w:val="20"/>
            <w:rtl/>
          </w:rPr>
          <w:delText xml:space="preserve">משנה.</w:delText>
        </w:r>
      </w:del>
    </w:p>
    <w:p w:rsidR="00E9703F" w:rsidRPr="00B20210" w:rsidRDefault="00E9703F" w:rsidP="00E9703F">
      <w:pPr>
        <w:pStyle w:val="afff9"/>
        <w:spacing w:before="120"/>
        <w:rPr>
          <w:b/>
          <w:rtl/>
        </w:rPr>
        <w:pPrChange w:id="90086" w:author="קלוד" w:date="2026-10-11T12:09:42Z">
          <w:pPr>
            <w:pStyle w:val="afff9"/>
          </w:pPr>
        </w:pPrChange>
      </w:pPr>
      <w:r w:rsidRPr="00B20210">
        <w:rPr>
          <w:b/>
          <w:rtl/>
        </w:rPr>
        <w:t>מצילין מזון שלש סעודות, הראוי לאדם - לאדם, הראוי לבהמה - לבהמה.</w:t>
      </w:r>
    </w:p>
    <w:p w:rsidR="00E9703F" w:rsidRPr="009757B9" w:rsidRDefault="00E9703F" w:rsidP="00E9703F">
      <w:pPr>
        <w:pStyle w:val="afff9"/>
        <w:rPr>
          <w:b/>
          <w:rtl/>
        </w:rPr>
      </w:pPr>
      <w:r w:rsidRPr="009757B9">
        <w:rPr>
          <w:b/>
          <w:rtl/>
        </w:rPr>
        <w:t>כיצד: נפלה דליקה בלילי שבת - מצילין מזון שלש סעודות.</w:t>
      </w:r>
    </w:p>
    <w:p w:rsidR="00E9703F" w:rsidRPr="009757B9" w:rsidRDefault="00E9703F" w:rsidP="00E9703F">
      <w:pPr>
        <w:pStyle w:val="afff9"/>
        <w:rPr>
          <w:b/>
          <w:rtl/>
        </w:rPr>
      </w:pPr>
      <w:r w:rsidRPr="009757B9">
        <w:rPr>
          <w:rFonts w:hint="cs"/>
          <w:b/>
          <w:rtl/>
        </w:rPr>
        <w:t xml:space="preserve"> </w:t>
      </w:r>
      <w:r w:rsidRPr="009757B9">
        <w:rPr>
          <w:b/>
          <w:rtl/>
        </w:rPr>
        <w:tab/>
        <w:t>בשחרית - מצילין מזון שתי סעודות.</w:t>
      </w:r>
    </w:p>
    <w:p w:rsidR="00E9703F" w:rsidRPr="009757B9" w:rsidRDefault="00E9703F" w:rsidP="00E9703F">
      <w:pPr>
        <w:pStyle w:val="afff9"/>
        <w:rPr>
          <w:b/>
          <w:rtl/>
        </w:rPr>
      </w:pPr>
      <w:r w:rsidRPr="009757B9">
        <w:rPr>
          <w:rFonts w:hint="cs"/>
          <w:b/>
          <w:rtl/>
        </w:rPr>
        <w:t xml:space="preserve"> </w:t>
      </w:r>
      <w:r w:rsidRPr="009757B9">
        <w:rPr>
          <w:b/>
          <w:rtl/>
        </w:rPr>
        <w:tab/>
        <w:t>במנחה - מזון סעודה אחת.</w:t>
      </w:r>
    </w:p>
    <w:p w:rsidR="00E9703F" w:rsidRPr="009757B9" w:rsidRDefault="00E9703F" w:rsidP="00E9703F">
      <w:pPr>
        <w:pStyle w:val="afff9"/>
        <w:rPr>
          <w:b/>
          <w:rtl/>
        </w:rPr>
      </w:pPr>
      <w:r w:rsidRPr="009757B9">
        <w:rPr>
          <w:rFonts w:hint="cs"/>
          <w:b/>
          <w:rtl/>
        </w:rPr>
        <w:t xml:space="preserve"> </w:t>
      </w:r>
      <w:r>
        <w:rPr>
          <w:rStyle w:val="TanaimMishna"/>
          <w:b/>
          <w:rtl/>
          <w:rPrChange w:id="20054" w:author="קלוד" w:date="2026-10-11T09:07:15Z">
            <w:rPr>
              <w:b/>
              <w:rtl/>
            </w:rPr>
          </w:rPrChange>
        </w:rPr>
        <w:t xml:space="preserve">רבי יוסי</w:t>
      </w:r>
      <w:r>
        <w:rPr>
          <w:b/>
          <w:rtl/>
        </w:rPr>
        <w:t xml:space="preserve"> אומר</w:t>
      </w:r>
      <w:r>
        <w:rPr>
          <w:rStyle w:val="TanaimMishna"/>
          <w:b/>
          <w:rtl/>
          <w:rPrChange w:id="100499" w:author="Claude" w:date="2026-10-11T09:08:03Z">
            <w:rPr>
              <w:b/>
              <w:rtl/>
            </w:rPr>
          </w:rPrChange>
        </w:rPr>
        <w:t xml:space="preserve">:</w:t>
      </w:r>
      <w:r>
        <w:rPr>
          <w:b/>
          <w:rtl/>
        </w:rPr>
        <w:t xml:space="preserve"> לעולם מצילין מזון שלש סעודות.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81" w:author="קלוד" w:date="2026-10-11T12:33:55Z"/>
        </w:rPr>
      </w:pPr>
      <w:ins w:id="90382" w:author="קלוד" w:date="2026-10-11T12:33:55Z">
        <w:r>
          <w:rPr>
            <w:color w:val="7B3F00"/>
          </w:rPr>
          <w:t xml:space="preserve">מזון שלש סעודות ולא יותר - בהול על ממונו</w:t>
        </w:r>
      </w:ins>
    </w:p>
    <w:p>
      <w:pPr>
        <w:pStyle w:val="38"/>
        <w:rPr>
          <w:ins w:id="98509" w:author="מנוע מכני" w:date="2026-10-11T12:04:39Z"/>
        </w:rPr>
      </w:pPr>
      <w:del w:id="98508" w:author="מנוע מכני" w:date="2026-10-11T12:04:39Z">
        <w:r w:rsidRPr="006F178A">
          <w:delText xml:space="preserve">•</w:delText>
        </w:r>
      </w:del>
      <w:r w:rsidRPr="006F178A">
        <w:t xml:space="preserve"> </w:t>
      </w:r>
      <w:r w:rsidRPr="006F178A">
        <w:t xml:space="preserve">ולא יותר </w:t>
      </w:r>
      <w:r w:rsidRPr="006F178A">
        <w:t xml:space="preserve">רבא:</w:t>
      </w:r>
    </w:p>
    <w:p w:rsidR="00E9703F" w:rsidRPr="006F178A" w:rsidRDefault="00E9703F" w:rsidP="00E9703F">
      <w:pPr>
        <w:rPr>
          <w:rtl/>
        </w:rPr>
      </w:pPr>
      <w:del w:id="98510" w:author="מנוע מכני" w:date="2026-10-11T12:04:39Z">
        <w:r w:rsidRPr="006F178A">
          <w:rPr>
            <w:rFonts w:ascii="Fb Fontext" w:hAnsi="Fb Fontext"/>
            <w:rtl/>
          </w:rPr>
          <w:delText xml:space="preserve"> </w:delText>
        </w:r>
      </w:del>
      <w:r w:rsidRPr="006F178A">
        <w:rPr>
          <w:rFonts w:ascii="Fb Fontext" w:hAnsi="Fb Fontext"/>
          <w:rtl/>
        </w:rPr>
        <w:t xml:space="preserve">מתוך שאדם בהול על ממונו, </w:t>
      </w:r>
      <w:ins w:id="94909" w:author="מנוע מכני" w:date="2026-10-11T12:04:39Z">
        <w:r>
          <w:rPr>
            <w:rFonts w:ascii="Fb Fontext" w:hAnsi="Fb Fontext"/>
            <w:rtl/>
          </w:rPr>
          <w:t xml:space="preserve">אם </w:t>
        </w:r>
      </w:ins>
      <w:del w:id="94910" w:author="מנוע מכני" w:date="2026-10-11T12:04:39Z">
        <w:r w:rsidRPr="006F178A">
          <w:rPr>
            <w:rFonts w:ascii="Fb Fontext" w:hAnsi="Fb Fontext"/>
            <w:rtl/>
          </w:rPr>
          <w:delText xml:space="preserve">אי </w:delText>
        </w:r>
      </w:del>
      <w:ins w:id="105449" w:author="קלוד" w:date="2026-10-11T13:11:34Z">
        <w:r>
          <w:rPr>
            <w:rFonts w:ascii="Fb Fontext" w:hAnsi="Fb Fontext"/>
            <w:rtl/>
          </w:rPr>
          <w:t xml:space="preserve">תתיר</w:t>
        </w:r>
      </w:ins>
      <w:del w:id="105450" w:author="קלוד" w:date="2026-10-11T13:11:34Z">
        <w:r w:rsidRPr="006F178A">
          <w:rPr>
            <w:rFonts w:ascii="Fb Fontext" w:hAnsi="Fb Fontext"/>
            <w:rtl/>
          </w:rPr>
          <w:delText xml:space="preserve">שרית</w:delText>
        </w:r>
      </w:del>
      <w:r w:rsidRPr="006F178A">
        <w:rPr>
          <w:rFonts w:ascii="Fb Fontext" w:hAnsi="Fb Fontext"/>
          <w:rtl/>
        </w:rPr>
        <w:t xml:space="preserve"> </w:t>
      </w:r>
      <w:ins w:id="93471" w:author="מנוע מכני" w:date="2026-10-11T12:04:39Z">
        <w:r>
          <w:rPr>
            <w:rFonts w:ascii="Fb Fontext" w:hAnsi="Fb Fontext"/>
            <w:rtl/>
          </w:rPr>
          <w:t xml:space="preserve">לו</w:t>
        </w:r>
      </w:ins>
      <w:del w:id="93472" w:author="מנוע מכני" w:date="2026-10-11T12:04:39Z">
        <w:r w:rsidRPr="006F178A">
          <w:rPr>
            <w:rFonts w:ascii="Fb Fontext" w:hAnsi="Fb Fontext"/>
            <w:rtl/>
          </w:rPr>
          <w:delText xml:space="preserve">ליה</w:delText>
        </w:r>
      </w:del>
      <w:r w:rsidRPr="006F178A">
        <w:rPr>
          <w:rFonts w:ascii="Fb Fontext" w:hAnsi="Fb Fontext"/>
          <w:rtl/>
        </w:rPr>
        <w:t xml:space="preserve"> - </w:t>
      </w:r>
      <w:r>
        <w:rPr>
          <w:rFonts w:ascii="Fb Fontext" w:hAnsi="Fb Fontext"/>
          <w:rtl/>
        </w:rPr>
        <w:t>יבוא</w:t>
      </w:r>
      <w:r w:rsidRPr="006F178A">
        <w:rPr>
          <w:rFonts w:ascii="Fb Fontext" w:hAnsi="Fb Fontext"/>
          <w:rtl/>
        </w:rPr>
        <w:t xml:space="preserve"> </w:t>
      </w:r>
      <w:ins w:id="105447" w:author="קלוד" w:date="2026-10-11T13:11:34Z">
        <w:r>
          <w:rPr>
            <w:rFonts w:ascii="Fb Fontext" w:hAnsi="Fb Fontext"/>
            <w:rtl/>
          </w:rPr>
          <w:t xml:space="preserve">לכבות.</w:t>
        </w:r>
      </w:ins>
      <w:del w:id="105448" w:author="קלוד" w:date="2026-10-11T13:11:34Z">
        <w:r w:rsidRPr="006F178A">
          <w:rPr>
            <w:rFonts w:ascii="Fb Fontext" w:hAnsi="Fb Fontext"/>
            <w:rtl/>
          </w:rPr>
          <w:delText xml:space="preserve">לכבויי.</w:delText>
        </w:r>
      </w:del>
    </w:p>
    <w:p w:rsidR="00E9703F" w:rsidRPr="006F178A" w:rsidRDefault="00E9703F" w:rsidP="00E9703F">
      <w:pPr>
        <w:rPr>
          <w:rtl/>
        </w:rPr>
      </w:pPr>
      <w:r w:rsidRPr="006F178A">
        <w:rPr>
          <w:rtl/>
        </w:rPr>
        <w:t>וביין</w:t>
      </w:r>
      <w:r w:rsidRPr="006F178A">
        <w:rPr>
          <w:rFonts w:hint="cs"/>
          <w:rtl/>
        </w:rPr>
        <w:t xml:space="preserve"> </w:t>
      </w:r>
      <w:r w:rsidRPr="006F178A">
        <w:rPr>
          <w:rFonts w:hint="cs"/>
          <w:rtl/>
        </w:rPr>
        <w:t xml:space="preserve">לא</w:t>
      </w:r>
      <w:r w:rsidRPr="006F178A">
        <w:rPr>
          <w:rFonts w:hint="cs"/>
          <w:rtl/>
        </w:rPr>
        <w:t xml:space="preserve"> יצרף להביא כלי ליין הנשפך</w:t>
      </w:r>
      <w:ins w:id="94517" w:author="מנוע מכני" w:date="2026-10-11T12:04:39Z">
        <w:r>
          <w:rPr>
            <w:rFonts w:hint="cs"/>
            <w:rtl/>
          </w:rPr>
          <w:t xml:space="preserve">,</w:t>
        </w:r>
      </w:ins>
      <w:del w:id="94518" w:author="מנוע מכני" w:date="2026-10-11T12:04:39Z">
        <w:r w:rsidRPr="006F178A">
          <w:rPr>
            <w:rFonts w:hint="cs"/>
            <w:rtl/>
          </w:rPr>
          <w:delText xml:space="preserve"> </w:delText>
        </w:r>
        <w:r w:rsidRPr="006F178A">
          <w:rPr>
            <w:rtl/>
          </w:rPr>
          <w:delText xml:space="preserve">,</w:delText>
        </w:r>
      </w:del>
      <w:r w:rsidRPr="006F178A">
        <w:rPr>
          <w:rtl/>
        </w:rPr>
        <w:t xml:space="preserve"> גזירה שמא יביא כלי דרך רשות הרבים.</w:t>
      </w:r>
    </w:p>
    <w:p>
      <w:pPr>
        <w:pStyle w:val="afffff8"/>
        <w:rPr>
          <w:ins w:id="90379" w:author="קלוד" w:date="2026-10-11T12:33:55Z"/>
        </w:rPr>
      </w:pPr>
      <w:ins w:id="90380" w:author="קלוד" w:date="2026-10-11T12:33:55Z">
        <w:r>
          <w:rPr>
            <w:color w:val="7B3F00"/>
          </w:rPr>
          <w:t xml:space="preserve">נשברה חבית בראש הגג - כלי תחתיה לקלוט או לצרף</w:t>
        </w:r>
      </w:ins>
    </w:p>
    <w:p>
      <w:pPr>
        <w:pStyle w:val="38"/>
        <w:rPr>
          <w:ins w:id="99350" w:author="מנוע מכני" w:date="2026-10-11T12:04:39Z"/>
        </w:rPr>
      </w:pPr>
      <w:del w:id="99440" w:author="מנוע מכני" w:date="2026-10-11T12:04:39Z">
        <w:r w:rsidRPr="000D7AAE">
          <w:delText xml:space="preserve">• </w:delText>
        </w:r>
      </w:del>
      <w:r w:rsidRPr="000D7AAE">
        <w:t xml:space="preserve">גופא,</w:t>
      </w:r>
    </w:p>
    <w:p w:rsidR="00E9703F" w:rsidRPr="006F178A" w:rsidRDefault="00E9703F" w:rsidP="00E9703F">
      <w:pPr>
        <w:rPr>
          <w:rtl/>
        </w:rPr>
      </w:pPr>
      <w:del w:id="99351" w:author="מנוע מכני" w:date="2026-10-11T12:04:39Z">
        <w:r w:rsidRPr="000D7AAE">
          <w:rPr>
            <w:b/>
            <w:bCs/>
            <w:rtl/>
          </w:rPr>
          <w:delText xml:space="preserve"> </w:delText>
        </w:r>
      </w:del>
      <w:r w:rsidRPr="000D7AAE">
        <w:rPr>
          <w:b/>
          <w:bCs/>
          <w:rtl/>
        </w:rPr>
        <w:t xml:space="preserve">נשברה לו חבית בראש גגו</w:t>
      </w:r>
      <w:r w:rsidRPr="006F178A">
        <w:rPr>
          <w:rtl/>
        </w:rPr>
        <w:t xml:space="preserve"> - מביא כלי ומניח תחתיה, אבל </w:t>
      </w:r>
      <w:r w:rsidRPr="006F178A">
        <w:rPr>
          <w:rtl/>
        </w:rPr>
        <w:t xml:space="preserve">לא</w:t>
      </w:r>
      <w:r w:rsidRPr="006F178A">
        <w:rPr>
          <w:rtl/>
        </w:rPr>
        <w:t xml:space="preserve"> כלי אחר לקלוט או </w:t>
      </w:r>
      <w:ins w:id="105465" w:author="קלוד" w:date="2026-10-11T13:11:34Z">
        <w:r>
          <w:rPr>
            <w:rtl/>
          </w:rPr>
          <w:t xml:space="preserve">לצרף.</w:t>
        </w:r>
      </w:ins>
      <w:del w:id="105466" w:author="קלוד" w:date="2026-10-11T13:11:34Z">
        <w:r w:rsidRPr="006F178A">
          <w:rPr>
            <w:rtl/>
          </w:rPr>
          <w:delText xml:space="preserve">לצרף</w:delText>
        </w:r>
      </w:del>
      <w:r w:rsidRPr="006F178A">
        <w:rPr>
          <w:rtl/>
        </w:rPr>
        <w:t xml:space="preserve"> </w:t>
      </w:r>
      <w:ins w:id="105463" w:author="קלוד" w:date="2026-10-11T13:11:34Z">
        <w:r>
          <w:rPr>
            <w:rtl/>
          </w:rPr>
          <w:t xml:space="preserve">נזדמנו</w:t>
        </w:r>
      </w:ins>
      <w:del w:id="105464" w:author="קלוד" w:date="2026-10-11T13:11:34Z">
        <w:r w:rsidRPr="006F178A">
          <w:rPr>
            <w:rtl/>
          </w:rPr>
          <w:delText xml:space="preserve">ואם נדמנו</w:delText>
        </w:r>
      </w:del>
      <w:r w:rsidRPr="006F178A">
        <w:rPr>
          <w:rtl/>
        </w:rPr>
        <w:t xml:space="preserve"> לו אורחין </w:t>
      </w:r>
      <w:ins w:id="105461" w:author="קלוד" w:date="2026-10-11T13:11:34Z">
        <w:r>
          <w:rPr>
            <w:rtl/>
          </w:rPr>
          <w:t xml:space="preserve">- קולט</w:t>
        </w:r>
      </w:ins>
      <w:del w:id="105462" w:author="קלוד" w:date="2026-10-11T13:11:34Z">
        <w:r w:rsidRPr="006F178A">
          <w:rPr>
            <w:rtl/>
          </w:rPr>
          <w:delText xml:space="preserve">מצרף</w:delText>
        </w:r>
      </w:del>
      <w:r w:rsidRPr="006F178A">
        <w:rPr>
          <w:rtl/>
        </w:rPr>
        <w:t xml:space="preserve"> או </w:t>
      </w:r>
      <w:ins w:id="105459" w:author="קלוד" w:date="2026-10-11T13:11:34Z">
        <w:r>
          <w:rPr>
            <w:rtl/>
          </w:rPr>
          <w:t xml:space="preserve">מצרף</w:t>
        </w:r>
      </w:ins>
      <w:del w:id="105460" w:author="קלוד" w:date="2026-10-11T13:11:34Z">
        <w:r w:rsidRPr="006F178A">
          <w:rPr>
            <w:rtl/>
          </w:rPr>
          <w:delText xml:space="preserve">קולט</w:delText>
        </w:r>
      </w:del>
      <w:r w:rsidRPr="006F178A">
        <w:rPr>
          <w:rtl/>
        </w:rPr>
        <w:t xml:space="preserve"> </w:t>
      </w:r>
      <w:ins w:id="105457" w:author="קלוד" w:date="2026-10-11T13:11:34Z">
        <w:r>
          <w:rPr>
            <w:rtl/>
          </w:rPr>
          <w:t xml:space="preserve">באחר,</w:t>
        </w:r>
      </w:ins>
      <w:del w:id="105458" w:author="קלוד" w:date="2026-10-11T13:11:34Z">
        <w:r w:rsidRPr="006F178A">
          <w:rPr>
            <w:rtl/>
          </w:rPr>
          <w:delText xml:space="preserve">באחר</w:delText>
        </w:r>
      </w:del>
      <w:r w:rsidRPr="006F178A">
        <w:rPr>
          <w:rtl/>
        </w:rPr>
        <w:t xml:space="preserve"> ודווקא </w:t>
      </w:r>
      <w:ins w:id="105455" w:author="קלוד" w:date="2026-10-11T13:11:34Z">
        <w:r>
          <w:rPr>
            <w:rtl/>
          </w:rPr>
          <w:t xml:space="preserve">כשנזדמנו</w:t>
        </w:r>
      </w:ins>
      <w:del w:id="105456" w:author="קלוד" w:date="2026-10-11T13:11:34Z">
        <w:r w:rsidRPr="006F178A">
          <w:rPr>
            <w:rtl/>
          </w:rPr>
          <w:delText xml:space="preserve">בנזדמנו</w:delText>
        </w:r>
      </w:del>
      <w:r w:rsidRPr="006F178A">
        <w:rPr>
          <w:rtl/>
        </w:rPr>
        <w:t xml:space="preserve"> </w:t>
      </w:r>
      <w:ins w:id="105453" w:author="קלוד" w:date="2026-10-11T13:11:34Z">
        <w:r>
          <w:rPr>
            <w:rtl/>
          </w:rPr>
          <w:t xml:space="preserve">קודם,</w:t>
        </w:r>
      </w:ins>
      <w:del w:id="105454" w:author="קלוד" w:date="2026-10-11T13:11:34Z">
        <w:r w:rsidRPr="006F178A">
          <w:rPr>
            <w:rtl/>
          </w:rPr>
          <w:delText xml:space="preserve">קודם</w:delText>
        </w:r>
      </w:del>
      <w:r w:rsidRPr="006F178A">
        <w:rPr>
          <w:rtl/>
        </w:rPr>
        <w:t xml:space="preserve"> ואין בזה </w:t>
      </w:r>
      <w:ins w:id="105451" w:author="קלוד" w:date="2026-10-11T13:11:34Z">
        <w:r>
          <w:rPr>
            <w:rtl/>
          </w:rPr>
          <w:t xml:space="preserve">הערמה;</w:t>
        </w:r>
      </w:ins>
      <w:del w:id="105452" w:author="קלוד" w:date="2026-10-11T13:11:34Z">
        <w:r w:rsidRPr="006F178A">
          <w:rPr>
            <w:rtl/>
          </w:rPr>
          <w:delText xml:space="preserve">הערמה</w:delText>
        </w:r>
      </w:del>
      <w:r w:rsidRPr="006F178A">
        <w:rPr>
          <w:rtl/>
        </w:rPr>
        <w:t xml:space="preserve"> </w:t>
      </w:r>
      <w:r w:rsidRPr="006F178A">
        <w:rPr>
          <w:rStyle w:val="2fb"/>
          <w:rtl/>
        </w:rPr>
        <w:t xml:space="preserve">ולריב"י</w:t>
      </w:r>
      <w:r w:rsidRPr="006F178A">
        <w:rPr>
          <w:rtl/>
        </w:rPr>
        <w:t xml:space="preserve"> מערימין.</w:t>
      </w:r>
    </w:p>
    <w:p w:rsidR="00E9703F" w:rsidRDefault="00E9703F" w:rsidP="00E9703F">
      <w:pPr>
        <w:rPr>
          <w:rtl/>
        </w:rPr>
      </w:pPr>
      <w:r w:rsidRPr="006F178A">
        <w:rPr>
          <w:rtl/>
        </w:rPr>
        <w:t>•</w:t>
      </w:r>
      <w:r w:rsidRPr="006F178A">
        <w:rPr>
          <w:rFonts w:hint="cs"/>
          <w:rtl/>
        </w:rPr>
        <w:t xml:space="preserve"> </w:t>
      </w:r>
      <w:r w:rsidRPr="006F178A">
        <w:rPr>
          <w:rtl/>
        </w:rPr>
        <w:t xml:space="preserve">ולא </w:t>
      </w:r>
      <w:ins w:id="91657" w:author="מנוע מכני" w:date="2026-10-11T12:04:39Z">
        <w:r>
          <w:rPr>
            <w:rtl/>
          </w:rPr>
          <w:t xml:space="preserve">חלקו</w:t>
        </w:r>
      </w:ins>
      <w:del w:id="91658" w:author="מנוע מכני" w:date="2026-10-11T12:04:39Z">
        <w:r w:rsidRPr="006F178A">
          <w:rPr>
            <w:rtl/>
          </w:rPr>
          <w:delText xml:space="preserve">פליגי</w:delText>
        </w:r>
      </w:del>
      <w:r w:rsidRPr="006F178A">
        <w:rPr>
          <w:rtl/>
        </w:rPr>
        <w:t xml:space="preserve"> </w:t>
      </w:r>
      <w:ins w:id="90487" w:author="Claude - סמנטי" w:date="2026-10-11T12:28:21Z">
        <w:r>
          <w:rPr>
            <w:rtl/>
          </w:rPr>
          <w:t xml:space="preserve">במחלוקת</w:t>
        </w:r>
      </w:ins>
      <w:del w:id="90488" w:author="Claude - סמנטי" w:date="2026-10-11T12:28:21Z">
        <w:r w:rsidRPr="006F178A">
          <w:rPr>
            <w:rtl/>
          </w:rPr>
          <w:delText xml:space="preserve">בפלוגתא</w:delText>
        </w:r>
      </w:del>
      <w:r w:rsidRPr="006F178A">
        <w:rPr>
          <w:rtl/>
        </w:rPr>
        <w:t xml:space="preserve"> </w:t>
      </w:r>
      <w:r w:rsidRPr="006F178A">
        <w:rPr>
          <w:rStyle w:val="2fb"/>
          <w:rtl/>
        </w:rPr>
        <w:t xml:space="preserve">דר"א</w:t>
      </w:r>
      <w:r w:rsidRPr="006F178A">
        <w:rPr>
          <w:rtl/>
        </w:rPr>
        <w:t xml:space="preserve"> </w:t>
      </w:r>
      <w:r w:rsidRPr="006F178A">
        <w:rPr>
          <w:rStyle w:val="2fb"/>
          <w:rtl/>
        </w:rPr>
        <w:t xml:space="preserve">ורבי</w:t>
      </w:r>
      <w:r w:rsidRPr="006F178A">
        <w:rPr>
          <w:rtl/>
        </w:rPr>
        <w:t xml:space="preserve"> יהושע באותו ואת בנו אם מותר לעלות השני לשחיטה אחר שהעלה הראשון או שעושה לו פרנסה במקומו</w:t>
      </w:r>
    </w:p>
    <w:p w:rsidR="00E9703F" w:rsidRDefault="00E9703F" w:rsidP="00E9703F">
      <w:pPr>
        <w:pStyle w:val="affffb"/>
        <w:rPr>
          <w:rtl/>
        </w:rPr>
      </w:pPr>
      <w:r>
        <w:rPr>
          <w:rtl/>
        </w:rPr>
        <w:t xml:space="preserve">- </w:t>
      </w:r>
      <w:r w:rsidRPr="006F178A">
        <w:rPr>
          <w:rtl/>
        </w:rPr>
        <w:t xml:space="preserve">דה"מ במום </w:t>
      </w:r>
      <w:ins w:id="91659" w:author="מנוע מכני" w:date="2026-10-11T12:04:39Z">
        <w:r>
          <w:rPr>
            <w:rtl/>
          </w:rPr>
          <w:t xml:space="preserve">דיש</w:t>
        </w:r>
      </w:ins>
      <w:del w:id="91660" w:author="מנוע מכני" w:date="2026-10-11T12:04:39Z">
        <w:r w:rsidRPr="006F178A">
          <w:rPr>
            <w:rtl/>
          </w:rPr>
          <w:delText xml:space="preserve">דאיכא</w:delText>
        </w:r>
      </w:del>
      <w:r w:rsidRPr="006F178A">
        <w:rPr>
          <w:rtl/>
        </w:rPr>
        <w:t xml:space="preserve"> צעב"ח, </w:t>
      </w:r>
      <w:r w:rsidRPr="006F178A">
        <w:rPr>
          <w:rtl/>
        </w:rPr>
        <w:t xml:space="preserve">משא"כ</w:t>
      </w:r>
      <w:r w:rsidRPr="006F178A">
        <w:rPr>
          <w:rtl/>
        </w:rPr>
        <w:t xml:space="preserve"> </w:t>
      </w:r>
      <w:ins w:id="91661" w:author="מנוע מכני" w:date="2026-10-11T12:04:39Z">
        <w:r>
          <w:rPr>
            <w:rtl/>
          </w:rPr>
          <w:t xml:space="preserve">כאן</w:t>
        </w:r>
      </w:ins>
      <w:del w:id="91662" w:author="מנוע מכני" w:date="2026-10-11T12:04:39Z">
        <w:r w:rsidRPr="006F178A">
          <w:rPr>
            <w:rtl/>
          </w:rPr>
          <w:delText xml:space="preserve">הכא</w:delText>
        </w:r>
      </w:del>
    </w:p>
    <w:p w:rsidR="00E9703F" w:rsidRPr="006F178A" w:rsidRDefault="00E9703F" w:rsidP="00E9703F">
      <w:pPr>
        <w:pStyle w:val="affffb"/>
        <w:rPr>
          <w:rtl/>
        </w:rPr>
      </w:pPr>
      <w:r>
        <w:rPr>
          <w:rtl/>
        </w:rPr>
        <w:t xml:space="preserve">- </w:t>
      </w:r>
      <w:r w:rsidRPr="006F178A">
        <w:rPr>
          <w:rtl/>
        </w:rPr>
        <w:t xml:space="preserve">ועוד דדווקא בבהמה שאפשר לפרנסה בבור </w:t>
      </w:r>
      <w:r w:rsidRPr="006F178A">
        <w:rPr>
          <w:rtl/>
        </w:rPr>
        <w:t xml:space="preserve">משא"כ</w:t>
      </w:r>
      <w:r w:rsidRPr="006F178A">
        <w:rPr>
          <w:rtl/>
        </w:rPr>
        <w:t xml:space="preserve"> באורחים.</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הציל פת נקיה אין מציל פת הדראה. פת הדראה - מציל פת נקיה.</w:t>
      </w:r>
    </w:p>
    <w:p w:rsidR="00E9703F" w:rsidRPr="004640F6" w:rsidRDefault="00E9703F" w:rsidP="00E9703F">
      <w:pPr>
        <w:rPr>
          <w:spacing w:val="-2"/>
          <w:rtl/>
        </w:rPr>
      </w:pPr>
      <w:r w:rsidRPr="004640F6">
        <w:rPr>
          <w:spacing w:val="-2"/>
          <w:rtl/>
        </w:rPr>
        <w:t xml:space="preserve">ומצילין מיוה"כ לשבת, אבל </w:t>
      </w:r>
      <w:r w:rsidRPr="004640F6">
        <w:rPr>
          <w:spacing w:val="-2"/>
          <w:rtl/>
        </w:rPr>
        <w:t xml:space="preserve">לא</w:t>
      </w:r>
      <w:r w:rsidRPr="004640F6">
        <w:rPr>
          <w:spacing w:val="-2"/>
          <w:rtl/>
        </w:rPr>
        <w:t xml:space="preserve"> משבת ליוה"כ, </w:t>
      </w:r>
      <w:r w:rsidRPr="004640F6">
        <w:rPr>
          <w:spacing w:val="-2"/>
          <w:rtl/>
        </w:rPr>
        <w:t xml:space="preserve">ואצ"ל</w:t>
      </w:r>
      <w:r w:rsidRPr="004640F6">
        <w:rPr>
          <w:spacing w:val="-2"/>
          <w:rtl/>
        </w:rPr>
        <w:t xml:space="preserve"> משבת ליו"ט, ולא משבת לשבת הבאה.</w:t>
      </w:r>
    </w:p>
    <w:p w:rsidR="00E9703F" w:rsidRPr="004640F6" w:rsidRDefault="00E9703F" w:rsidP="00E9703F">
      <w:pPr>
        <w:rPr>
          <w:spacing w:val="-2"/>
          <w:rtl/>
        </w:rPr>
      </w:pPr>
      <w:r w:rsidRPr="004640F6">
        <w:rPr>
          <w:spacing w:val="-2"/>
          <w:rtl/>
        </w:rPr>
        <w:t>• שכח פת בתנור וקידש עליו היום מצילין מזון שלש סעודות, ואומר לאחרים בואו והצילו לכם</w:t>
      </w:r>
    </w:p>
    <w:p w:rsidR="00E9703F" w:rsidRPr="006F178A" w:rsidRDefault="00E9703F" w:rsidP="00E9703F">
      <w:pPr>
        <w:rPr>
          <w:rtl/>
        </w:rPr>
      </w:pPr>
      <w:r w:rsidRPr="006F178A">
        <w:rPr>
          <w:rFonts w:hint="cs"/>
          <w:rtl/>
        </w:rPr>
        <w:t>ומ</w:t>
      </w:r>
      <w:r w:rsidRPr="006F178A">
        <w:rPr>
          <w:rtl/>
        </w:rPr>
        <w:t>"</w:t>
      </w:r>
      <w:r w:rsidRPr="006F178A">
        <w:rPr>
          <w:rFonts w:hint="cs"/>
          <w:rtl/>
        </w:rPr>
        <w:t xml:space="preserve">מ </w:t>
      </w:r>
      <w:r w:rsidRPr="006F178A">
        <w:rPr>
          <w:rtl/>
        </w:rPr>
        <w:t xml:space="preserve">רדיית הפת בסכין ולא </w:t>
      </w:r>
      <w:ins w:id="105471" w:author="קלוד" w:date="2026-10-11T13:11:34Z">
        <w:r>
          <w:rPr>
            <w:rtl/>
          </w:rPr>
          <w:t xml:space="preserve">במרדה,</w:t>
        </w:r>
      </w:ins>
      <w:del w:id="105472" w:author="קלוד" w:date="2026-10-11T13:11:34Z">
        <w:r w:rsidRPr="006F178A">
          <w:rPr>
            <w:rtl/>
          </w:rPr>
          <w:delText xml:space="preserve">במרדה</w:delText>
        </w:r>
      </w:del>
      <w:r w:rsidRPr="006F178A">
        <w:rPr>
          <w:rtl/>
        </w:rPr>
        <w:t xml:space="preserve"> </w:t>
      </w:r>
      <w:ins w:id="105469" w:author="קלוד" w:date="2026-10-11T13:11:34Z">
        <w:r>
          <w:rPr>
            <w:rtl/>
          </w:rPr>
          <w:t xml:space="preserve">אף</w:t>
        </w:r>
      </w:ins>
      <w:del w:id="105470" w:author="קלוד" w:date="2026-10-11T13:11:34Z">
        <w:r>
          <w:rPr>
            <w:rtl/>
          </w:rPr>
          <w:delText xml:space="preserve">ואפי'</w:delText>
        </w:r>
      </w:del>
      <w:r w:rsidRPr="006F178A">
        <w:rPr>
          <w:rtl/>
        </w:rPr>
        <w:t xml:space="preserve"> </w:t>
      </w:r>
      <w:ins w:id="105467" w:author="קלוד" w:date="2026-10-11T13:11:34Z">
        <w:r>
          <w:rPr>
            <w:rtl/>
          </w:rPr>
          <w:t xml:space="preserve">שתקיעת</w:t>
        </w:r>
      </w:ins>
      <w:del w:id="105468" w:author="קלוד" w:date="2026-10-11T13:11:34Z">
        <w:r w:rsidRPr="006F178A">
          <w:rPr>
            <w:rtl/>
          </w:rPr>
          <w:delText xml:space="preserve">דתקיעת</w:delText>
        </w:r>
      </w:del>
      <w:r w:rsidRPr="006F178A">
        <w:rPr>
          <w:rtl/>
        </w:rPr>
        <w:t xml:space="preserve"> שופר ורדיית הפת חכמה ואינה מלאכה.</w:t>
      </w:r>
    </w:p>
    <w:p w:rsidR="00E9703F" w:rsidRPr="006F178A" w:rsidRDefault="00E9703F" w:rsidP="00E9703F">
      <w:pPr>
        <w:rPr>
          <w:rtl/>
        </w:rPr>
      </w:pPr>
      <w:r w:rsidRPr="006F178A">
        <w:rPr>
          <w:rFonts w:ascii="Fb Fontext" w:hAnsi="Fb Fontext"/>
          <w:sz w:val="20"/>
          <w:rtl/>
        </w:rPr>
        <w:t xml:space="preserve">מ"מ </w:t>
      </w:r>
      <w:ins w:id="105479" w:author="קלוד" w:date="2026-10-11T13:11:34Z">
        <w:r>
          <w:rPr>
            <w:rFonts w:ascii="Fb Fontext" w:hAnsi="Fb Fontext"/>
            <w:sz w:val="20"/>
            <w:rtl/>
          </w:rPr>
          <w:t xml:space="preserve">כל</w:t>
        </w:r>
      </w:ins>
      <w:del w:id="105480" w:author="קלוד" w:date="2026-10-11T13:11:34Z">
        <w:r w:rsidRPr="006F178A">
          <w:rPr>
            <w:rFonts w:ascii="Fb Fontext" w:hAnsi="Fb Fontext"/>
            <w:sz w:val="20"/>
            <w:rtl/>
          </w:rPr>
          <w:delText xml:space="preserve">כמה</w:delText>
        </w:r>
      </w:del>
      <w:r w:rsidRPr="006F178A">
        <w:rPr>
          <w:rFonts w:ascii="Fb Fontext" w:hAnsi="Fb Fontext"/>
          <w:sz w:val="20"/>
          <w:rtl/>
        </w:rPr>
        <w:t xml:space="preserve"> </w:t>
      </w:r>
      <w:ins w:id="105477" w:author="קלוד" w:date="2026-10-11T13:11:34Z">
        <w:r>
          <w:rPr>
            <w:rFonts w:ascii="Fb Fontext" w:hAnsi="Fb Fontext"/>
            <w:sz w:val="20"/>
            <w:rtl/>
          </w:rPr>
          <w:t xml:space="preserve">מה</w:t>
        </w:r>
      </w:ins>
      <w:del w:id="105478" w:author="קלוד" w:date="2026-10-11T13:11:34Z">
        <w:r w:rsidRPr="006F178A">
          <w:rPr>
            <w:rFonts w:ascii="Fb Fontext" w:hAnsi="Fb Fontext"/>
            <w:sz w:val="20"/>
            <w:rtl/>
          </w:rPr>
          <w:delText xml:space="preserve">דאפשר</w:delText>
        </w:r>
      </w:del>
      <w:r w:rsidRPr="006F178A">
        <w:rPr>
          <w:rFonts w:ascii="Fb Fontext" w:hAnsi="Fb Fontext"/>
          <w:sz w:val="20"/>
          <w:rtl/>
        </w:rPr>
        <w:t xml:space="preserve"> </w:t>
      </w:r>
      <w:ins w:id="105475" w:author="קלוד" w:date="2026-10-11T13:11:34Z">
        <w:r>
          <w:rPr>
            <w:rFonts w:ascii="Fb Fontext" w:hAnsi="Fb Fontext"/>
            <w:sz w:val="20"/>
            <w:rtl/>
          </w:rPr>
          <w:t xml:space="preserve">שאפשר</w:t>
        </w:r>
      </w:ins>
      <w:del w:id="105476" w:author="קלוד" w:date="2026-10-11T13:11:34Z">
        <w:r w:rsidRPr="006F178A">
          <w:rPr>
            <w:rFonts w:ascii="Fb Fontext" w:hAnsi="Fb Fontext"/>
            <w:sz w:val="20"/>
            <w:rtl/>
          </w:rPr>
          <w:delText xml:space="preserve">לשנויי</w:delText>
        </w:r>
      </w:del>
      <w:r w:rsidRPr="006F178A">
        <w:rPr>
          <w:rFonts w:ascii="Fb Fontext" w:hAnsi="Fb Fontext"/>
          <w:sz w:val="20"/>
          <w:rtl/>
        </w:rPr>
        <w:t xml:space="preserve"> </w:t>
      </w:r>
      <w:ins w:id="90489" w:author="Claude - סמנטי" w:date="2026-10-11T12:28:21Z">
        <w:ins w:id="105473" w:author="קלוד" w:date="2026-10-11T13:11:34Z">
          <w:r>
            <w:rPr>
              <w:rFonts w:ascii="Fb Fontext" w:hAnsi="Fb Fontext"/>
              <w:sz w:val="20"/>
              <w:rtl/>
            </w:rPr>
            <w:t xml:space="preserve">לשנות - משנים.</w:t>
          </w:r>
        </w:ins>
        <w:del w:id="105474" w:author="קלוד" w:date="2026-10-11T13:11:34Z">
          <w:r>
            <w:rPr>
              <w:rFonts w:ascii="Fb Fontext" w:hAnsi="Fb Fontext"/>
              <w:sz w:val="20"/>
              <w:rtl/>
            </w:rPr>
            <w:delText xml:space="preserve">מתרצים</w:delText>
          </w:r>
          <w:r w:rsidRPr="006F178A">
            <w:rPr>
              <w:rFonts w:ascii="Fb Fontext" w:hAnsi="Fb Fontext"/>
              <w:sz w:val="20"/>
              <w:rtl/>
            </w:rPr>
            <w:delText xml:space="preserve">.</w:delText>
          </w:r>
        </w:del>
      </w:ins>
      <w:del w:id="90490" w:author="Claude - סמנטי" w:date="2026-10-11T12:28:21Z">
        <w:r w:rsidRPr="006F178A">
          <w:rPr>
            <w:rFonts w:ascii="Fb Fontext" w:hAnsi="Fb Fontext"/>
            <w:sz w:val="20"/>
            <w:rtl/>
          </w:rPr>
          <w:delText xml:space="preserve">משנינן</w:delText>
        </w:r>
      </w:del>
    </w:p>
    <w:p>
      <w:pPr>
        <w:pStyle w:val="afffff8"/>
        <w:rPr>
          <w:ins w:id="90377" w:author="קלוד" w:date="2026-10-11T12:33:55Z"/>
        </w:rPr>
      </w:pPr>
      <w:ins w:id="90378" w:author="קלוד" w:date="2026-10-11T12:33:55Z">
        <w:r>
          <w:rPr>
            <w:color w:val="7B3F00"/>
          </w:rPr>
          <w:t xml:space="preserve">השכמה להוצאת שבת - 'והיה ביום הששי', לחם משנה</w:t>
        </w:r>
      </w:ins>
    </w:p>
    <w:p w:rsidR="00E9703F" w:rsidRDefault="00E9703F" w:rsidP="00E9703F">
      <w:pPr>
        <w:rPr>
          <w:rFonts w:ascii="Fb Fontext" w:hAnsi="Fb Fontext"/>
          <w:rtl/>
        </w:rPr>
      </w:pPr>
      <w:r w:rsidRPr="006F178A">
        <w:rPr>
          <w:rFonts w:ascii="Fb Fontext" w:hAnsi="Fb Fontext"/>
          <w:rtl/>
        </w:rPr>
        <w:t>• לעולם ישכים אדם להוצאת שבת</w:t>
      </w:r>
    </w:p>
    <w:p w:rsidR="00E9703F" w:rsidRPr="006F178A" w:rsidRDefault="00E9703F" w:rsidP="00E9703F">
      <w:pPr>
        <w:rPr>
          <w:rtl/>
        </w:rPr>
      </w:pPr>
      <w:r w:rsidRPr="006F178A">
        <w:rPr>
          <w:rStyle w:val="2fb"/>
          <w:rtl/>
        </w:rPr>
        <w:t>ר"ח</w:t>
      </w:r>
      <w:r w:rsidRPr="00784B8D">
        <w:rPr>
          <w:rStyle w:val="afffff0"/>
          <w:rtl/>
        </w:rPr>
        <w:t xml:space="preserve"> </w:t>
      </w:r>
      <w:r w:rsidRPr="00784B8D">
        <w:rPr>
          <w:rStyle w:val="afffff0"/>
          <w:rFonts w:hint="cs"/>
          <w:rtl/>
        </w:rPr>
        <w:t>'</w:t>
      </w:r>
      <w:ins w:id="91323" w:author="Claude - סמנטי" w:date="2026-10-11T12:28:21Z">
        <w:r>
          <w:rPr>
            <w:rStyle w:val="afffff0"/>
            <w:rtl/>
          </w:rPr>
          <w:t xml:space="preserve">וְהָיָה בַּיּוֹם הַשִּׁשִּׁי וְהֵכִינוּ אֵת אֲשֶׁר יָבִיאוּ</w:t>
        </w:r>
      </w:ins>
      <w:del w:id="91324" w:author="Claude - סמנטי" w:date="2026-10-11T12:28:21Z">
        <w:r w:rsidRPr="00784B8D">
          <w:rPr>
            <w:rStyle w:val="afffff0"/>
            <w:rtl/>
          </w:rPr>
          <w:delText xml:space="preserve">והיה ביום הששי והכינו את אשר יביאו</w:delText>
        </w:r>
      </w:del>
      <w:r w:rsidRPr="00784B8D">
        <w:rPr>
          <w:rStyle w:val="afffff0"/>
          <w:rFonts w:hint="cs"/>
          <w:rtl/>
        </w:rPr>
        <w:t>'</w:t>
      </w:r>
      <w:r w:rsidRPr="00784B8D">
        <w:rPr>
          <w:rStyle w:val="afffff0"/>
          <w:rtl/>
        </w:rPr>
        <w:t xml:space="preserve"> </w:t>
      </w:r>
      <w:ins w:id="105483" w:author="קלוד" w:date="2026-10-11T13:11:34Z">
        <w:r>
          <w:rPr>
            <w:rtl/>
          </w:rPr>
          <w:t xml:space="preserve">-</w:t>
        </w:r>
      </w:ins>
      <w:del w:id="105484" w:author="קלוד" w:date="2026-10-11T13:11:34Z">
        <w:r w:rsidRPr="006F178A">
          <w:rPr>
            <w:rtl/>
          </w:rPr>
          <w:delText xml:space="preserve">–</w:delText>
        </w:r>
      </w:del>
      <w:r w:rsidRPr="006F178A">
        <w:rPr>
          <w:rtl/>
        </w:rPr>
        <w:t xml:space="preserve"> </w:t>
      </w:r>
      <w:ins w:id="105481" w:author="קלוד" w:date="2026-10-11T13:11:34Z">
        <w:r>
          <w:rPr>
            <w:rtl/>
          </w:rPr>
          <w:t xml:space="preserve">לאלתר;</w:t>
        </w:r>
      </w:ins>
      <w:del w:id="105482" w:author="קלוד" w:date="2026-10-11T13:11:34Z">
        <w:r w:rsidRPr="006F178A">
          <w:rPr>
            <w:rtl/>
          </w:rPr>
          <w:delText xml:space="preserve">לאלתר</w:delText>
        </w:r>
      </w:del>
      <w:r w:rsidRPr="006F178A">
        <w:rPr>
          <w:rtl/>
        </w:rPr>
        <w:t xml:space="preserve"> לעולם ישכים.</w:t>
      </w:r>
    </w:p>
    <w:p w:rsidR="00E9703F" w:rsidRPr="006F178A" w:rsidRDefault="00E9703F" w:rsidP="00E9703F">
      <w:pPr>
        <w:rPr>
          <w:rtl/>
        </w:rPr>
      </w:pPr>
      <w:r w:rsidRPr="006F178A">
        <w:rPr>
          <w:rtl/>
        </w:rPr>
        <w:t xml:space="preserve">בשבת חייב אדם לבצוע על שתי ככרות, </w:t>
      </w:r>
      <w:r>
        <w:rPr>
          <w:rtl/>
        </w:rPr>
        <w:t>ד'</w:t>
      </w:r>
      <w:ins w:id="91325" w:author="Claude - סמנטי" w:date="2026-10-11T12:28:21Z">
        <w:r>
          <w:rPr>
            <w:rStyle w:val="afffff0"/>
            <w:rtl/>
          </w:rPr>
          <w:t xml:space="preserve">לֶחֶם מִשְׁנֶה</w:t>
        </w:r>
      </w:ins>
      <w:del w:id="91326" w:author="Claude - סמנטי" w:date="2026-10-11T12:28:21Z">
        <w:r w:rsidRPr="00661902">
          <w:rPr>
            <w:rStyle w:val="afffff0"/>
            <w:rtl/>
          </w:rPr>
          <w:delText xml:space="preserve">לחם משנה</w:delText>
        </w:r>
      </w:del>
      <w:r w:rsidRPr="00661902">
        <w:rPr>
          <w:rStyle w:val="afffff0"/>
          <w:rFonts w:hint="cs"/>
          <w:rtl/>
        </w:rPr>
        <w:t>'</w:t>
      </w:r>
      <w:r w:rsidRPr="006F178A">
        <w:rPr>
          <w:rtl/>
        </w:rPr>
        <w:t>.</w:t>
      </w:r>
    </w:p>
    <w:p w:rsidR="00E9703F" w:rsidRPr="006F178A" w:rsidRDefault="00E9703F" w:rsidP="00E9703F">
      <w:pPr>
        <w:rPr>
          <w:rtl/>
        </w:rPr>
      </w:pPr>
      <w:ins w:id="90489" w:author="מנוע מכני" w:date="2026-10-11T12:04:39Z">
        <w:r>
          <w:rPr>
            <w:rStyle w:val="2fb"/>
            <w:rtl/>
          </w:rPr>
          <w:t xml:space="preserve">ר"כ</w:t>
        </w:r>
      </w:ins>
      <w:del w:id="90490" w:author="מנוע מכני" w:date="2026-10-11T12:04:39Z">
        <w:r w:rsidRPr="006F178A">
          <w:rPr>
            <w:rtl/>
          </w:rPr>
          <w:delText xml:space="preserve">רב כהנא</w:delText>
        </w:r>
      </w:del>
      <w:r w:rsidRPr="006F178A">
        <w:rPr>
          <w:rtl/>
        </w:rPr>
        <w:t xml:space="preserve"> </w:t>
      </w:r>
      <w:ins w:id="105489" w:author="קלוד" w:date="2026-10-11T13:11:34Z">
        <w:r>
          <w:rPr>
            <w:rtl/>
          </w:rPr>
          <w:t xml:space="preserve">אחז</w:t>
        </w:r>
      </w:ins>
      <w:del w:id="105490" w:author="קלוד" w:date="2026-10-11T13:11:34Z">
        <w:r w:rsidRPr="006F178A">
          <w:rPr>
            <w:rtl/>
          </w:rPr>
          <w:delText xml:space="preserve">נקט</w:delText>
        </w:r>
      </w:del>
      <w:r w:rsidRPr="006F178A">
        <w:rPr>
          <w:rtl/>
        </w:rPr>
        <w:t xml:space="preserve"> </w:t>
      </w:r>
      <w:ins w:id="105487" w:author="קלוד" w:date="2026-10-11T13:11:34Z">
        <w:r>
          <w:rPr>
            <w:rtl/>
          </w:rPr>
          <w:t xml:space="preserve">שתיים</w:t>
        </w:r>
      </w:ins>
      <w:del w:id="105488" w:author="קלוד" w:date="2026-10-11T13:11:34Z">
        <w:r w:rsidRPr="006F178A">
          <w:rPr>
            <w:rtl/>
          </w:rPr>
          <w:delText xml:space="preserve">תרתי</w:delText>
        </w:r>
      </w:del>
      <w:r w:rsidRPr="006F178A">
        <w:rPr>
          <w:rtl/>
        </w:rPr>
        <w:t xml:space="preserve"> ובצע </w:t>
      </w:r>
      <w:ins w:id="93473" w:author="מנוע מכני" w:date="2026-10-11T12:04:39Z">
        <w:r>
          <w:rPr>
            <w:rtl/>
          </w:rPr>
          <w:t xml:space="preserve">אחת</w:t>
        </w:r>
      </w:ins>
      <w:del w:id="93474" w:author="מנוע מכני" w:date="2026-10-11T12:04:39Z">
        <w:r w:rsidRPr="006F178A">
          <w:rPr>
            <w:rtl/>
          </w:rPr>
          <w:delText xml:space="preserve">חדא</w:delText>
        </w:r>
      </w:del>
      <w:r w:rsidRPr="006F178A">
        <w:rPr>
          <w:rtl/>
        </w:rPr>
        <w:t xml:space="preserve">, </w:t>
      </w:r>
      <w:ins w:id="105485" w:author="קלוד" w:date="2026-10-11T13:11:34Z">
        <w:r>
          <w:rPr>
            <w:rStyle w:val="afffff0"/>
            <w:rtl/>
          </w:rPr>
          <w:t xml:space="preserve">שהרי 'לָקְטוּ'</w:t>
        </w:r>
      </w:ins>
      <w:del w:id="105486" w:author="קלוד" w:date="2026-10-11T13:11:34Z">
        <w:r w:rsidRPr="002F73F8">
          <w:rPr>
            <w:rStyle w:val="afffff0"/>
            <w:rtl/>
          </w:rPr>
          <w:delText xml:space="preserve">ד</w:delText>
        </w:r>
        <w:r w:rsidRPr="002F73F8">
          <w:rPr>
            <w:rStyle w:val="afffff0"/>
            <w:rFonts w:hint="cs"/>
            <w:rtl/>
          </w:rPr>
          <w:delText xml:space="preserve">'</w:delText>
        </w:r>
        <w:r>
          <w:rPr>
            <w:rStyle w:val="afffff0"/>
            <w:rtl/>
          </w:rPr>
          <w:delText xml:space="preserve">לָקְטוּ</w:delText>
        </w:r>
        <w:r w:rsidRPr="002F73F8">
          <w:rPr>
            <w:rStyle w:val="afffff0"/>
            <w:rFonts w:hint="cs"/>
            <w:rtl/>
          </w:rPr>
          <w:delText xml:space="preserve">'</w:delText>
        </w:r>
      </w:del>
      <w:ins w:id="91327" w:author="Claude - סמנטי" w:date="2026-10-11T12:28:21Z"/>
      <w:del w:id="91328" w:author="Claude - סמנטי" w:date="2026-10-11T12:28:21Z">
        <w:r w:rsidRPr="002F73F8">
          <w:rPr>
            <w:rStyle w:val="afffff0"/>
            <w:rtl/>
          </w:rPr>
          <w:delText xml:space="preserve">לקטו</w:delText>
        </w:r>
      </w:del>
      <w:r w:rsidRPr="002F73F8">
        <w:rPr>
          <w:rStyle w:val="afffff0"/>
          <w:rtl/>
        </w:rPr>
        <w:t xml:space="preserve"> </w:t>
      </w:r>
      <w:r w:rsidRPr="006F178A">
        <w:rPr>
          <w:rtl/>
        </w:rPr>
        <w:t>כתיב.</w:t>
      </w:r>
    </w:p>
    <w:p w:rsidR="00E9703F" w:rsidRPr="006F178A" w:rsidRDefault="00E9703F" w:rsidP="00E9703F">
      <w:pPr>
        <w:rPr>
          <w:rtl/>
        </w:rPr>
      </w:pPr>
      <w:r w:rsidRPr="006F178A">
        <w:rPr>
          <w:rStyle w:val="2fb"/>
          <w:rtl/>
        </w:rPr>
        <w:t xml:space="preserve">רבי זירא</w:t>
      </w:r>
      <w:r w:rsidRPr="006F178A">
        <w:rPr>
          <w:rtl/>
        </w:rPr>
        <w:t xml:space="preserve"> בצע </w:t>
      </w:r>
      <w:ins w:id="105497" w:author="קלוד" w:date="2026-10-11T13:11:34Z">
        <w:r>
          <w:rPr>
            <w:rStyle w:val="afffffe"/>
            <w:rtl/>
          </w:rPr>
          <w:t xml:space="preserve">פרוסה</w:t>
        </w:r>
      </w:ins>
      <w:del w:id="105498" w:author="קלוד" w:date="2026-10-11T13:11:34Z">
        <w:r w:rsidRPr="006F178A">
          <w:rPr>
            <w:rtl/>
          </w:rPr>
          <w:delText xml:space="preserve">אכולה</w:delText>
        </w:r>
      </w:del>
      <w:r w:rsidRPr="006F178A">
        <w:rPr>
          <w:rtl/>
        </w:rPr>
        <w:t xml:space="preserve"> </w:t>
      </w:r>
      <w:ins w:id="105495" w:author="קלוד" w:date="2026-10-11T13:11:34Z">
        <w:r>
          <w:rPr>
            <w:rtl/>
          </w:rPr>
          <w:t xml:space="preserve">לכל סעודתו,</w:t>
        </w:r>
      </w:ins>
      <w:del w:id="105496" w:author="קלוד" w:date="2026-10-11T13:11:34Z">
        <w:r w:rsidRPr="006F178A">
          <w:rPr>
            <w:rtl/>
          </w:rPr>
          <w:delText xml:space="preserve">שירותיה.</w:delText>
        </w:r>
      </w:del>
      <w:r w:rsidRPr="006F178A">
        <w:rPr>
          <w:rtl/>
        </w:rPr>
        <w:t xml:space="preserve"> ולא </w:t>
      </w:r>
      <w:ins w:id="90491" w:author="Claude - סמנטי" w:date="2026-10-11T12:28:21Z">
        <w:r>
          <w:rPr>
            <w:rtl/>
          </w:rPr>
          <w:t xml:space="preserve">נראה</w:t>
        </w:r>
      </w:ins>
      <w:del w:id="90492" w:author="Claude - סמנטי" w:date="2026-10-11T12:28:21Z">
        <w:r w:rsidRPr="006F178A">
          <w:rPr>
            <w:rtl/>
          </w:rPr>
          <w:delText xml:space="preserve">מיחזי</w:delText>
        </w:r>
      </w:del>
      <w:r w:rsidRPr="006F178A">
        <w:rPr>
          <w:rtl/>
        </w:rPr>
        <w:t xml:space="preserve"> </w:t>
      </w:r>
      <w:ins w:id="105493" w:author="קלוד" w:date="2026-10-11T13:11:34Z">
        <w:r>
          <w:rPr>
            <w:rtl/>
          </w:rPr>
          <w:t xml:space="preserve">כרעבתן,</w:t>
        </w:r>
      </w:ins>
      <w:del w:id="105494" w:author="קלוד" w:date="2026-10-11T13:11:34Z">
        <w:r w:rsidRPr="006F178A">
          <w:rPr>
            <w:rtl/>
          </w:rPr>
          <w:delText xml:space="preserve">כרעבתונא</w:delText>
        </w:r>
      </w:del>
      <w:r w:rsidRPr="006F178A">
        <w:rPr>
          <w:rtl/>
        </w:rPr>
        <w:t xml:space="preserve"> </w:t>
      </w:r>
      <w:ins w:id="105491" w:author="קלוד" w:date="2026-10-11T13:11:34Z">
        <w:r>
          <w:rPr>
            <w:rtl/>
          </w:rPr>
          <w:t xml:space="preserve">שרק</w:t>
        </w:r>
      </w:ins>
      <w:del w:id="105492" w:author="קלוד" w:date="2026-10-11T13:11:34Z">
        <w:r w:rsidRPr="006F178A">
          <w:rPr>
            <w:rtl/>
          </w:rPr>
          <w:delText xml:space="preserve">דרק</w:delText>
        </w:r>
      </w:del>
      <w:r w:rsidRPr="006F178A">
        <w:rPr>
          <w:rtl/>
        </w:rPr>
        <w:t xml:space="preserve"> באותו יום עשה כן.</w:t>
      </w:r>
    </w:p>
    <w:p w:rsidR="00E9703F" w:rsidRPr="006F178A" w:rsidRDefault="00E9703F" w:rsidP="00E9703F">
      <w:pPr>
        <w:rPr>
          <w:rtl/>
        </w:rPr>
      </w:pPr>
      <w:r w:rsidRPr="006F178A">
        <w:rPr>
          <w:rStyle w:val="2fb"/>
          <w:rFonts w:ascii="Fb Fontext" w:hAnsi="Fb Fontext"/>
          <w:sz w:val="20"/>
          <w:rtl/>
        </w:rPr>
        <w:t xml:space="preserve">רבי אמי</w:t>
      </w:r>
      <w:r w:rsidRPr="006F178A">
        <w:rPr>
          <w:rFonts w:ascii="Fb Fontext" w:hAnsi="Fb Fontext"/>
          <w:sz w:val="20"/>
          <w:rtl/>
        </w:rPr>
        <w:t xml:space="preserve"> </w:t>
      </w:r>
      <w:r w:rsidRPr="006F178A">
        <w:rPr>
          <w:rStyle w:val="2fb"/>
          <w:rFonts w:ascii="Fb Fontext" w:hAnsi="Fb Fontext"/>
          <w:sz w:val="20"/>
          <w:rtl/>
        </w:rPr>
        <w:t xml:space="preserve">ורבי אסי</w:t>
      </w:r>
      <w:r w:rsidRPr="006F178A">
        <w:rPr>
          <w:rFonts w:ascii="Fb Fontext" w:hAnsi="Fb Fontext"/>
          <w:sz w:val="20"/>
          <w:rtl/>
        </w:rPr>
        <w:t xml:space="preserve"> </w:t>
      </w:r>
      <w:ins w:id="105509" w:author="קלוד" w:date="2026-10-11T13:11:34Z">
        <w:r>
          <w:rPr>
            <w:rFonts w:ascii="Fb Fontext" w:hAnsi="Fb Fontext"/>
            <w:sz w:val="20"/>
            <w:rtl/>
          </w:rPr>
          <w:t xml:space="preserve">כשנזדמן</w:t>
        </w:r>
      </w:ins>
      <w:del w:id="105510" w:author="קלוד" w:date="2026-10-11T13:11:34Z">
        <w:r w:rsidRPr="006F178A">
          <w:rPr>
            <w:rFonts w:ascii="Fb Fontext" w:hAnsi="Fb Fontext"/>
            <w:sz w:val="20"/>
            <w:rtl/>
          </w:rPr>
          <w:delText xml:space="preserve">כי מיקלע</w:delText>
        </w:r>
      </w:del>
      <w:r w:rsidRPr="006F178A">
        <w:rPr>
          <w:rFonts w:ascii="Fb Fontext" w:hAnsi="Fb Fontext"/>
          <w:sz w:val="20"/>
          <w:rtl/>
        </w:rPr>
        <w:t xml:space="preserve"> </w:t>
      </w:r>
      <w:ins w:id="94313" w:author="מנוע מכני" w:date="2026-10-11T12:04:39Z">
        <w:r>
          <w:rPr>
            <w:rFonts w:ascii="Fb Fontext" w:hAnsi="Fb Fontext"/>
            <w:sz w:val="20"/>
            <w:rtl/>
          </w:rPr>
          <w:t xml:space="preserve">להם</w:t>
        </w:r>
      </w:ins>
      <w:del w:id="94314" w:author="מנוע מכני" w:date="2026-10-11T12:04:39Z">
        <w:r w:rsidRPr="006F178A">
          <w:rPr>
            <w:rFonts w:ascii="Fb Fontext" w:hAnsi="Fb Fontext"/>
            <w:sz w:val="20"/>
            <w:rtl/>
          </w:rPr>
          <w:delText xml:space="preserve">להו</w:delText>
        </w:r>
      </w:del>
      <w:r w:rsidRPr="006F178A">
        <w:rPr>
          <w:rFonts w:ascii="Fb Fontext" w:hAnsi="Fb Fontext"/>
          <w:sz w:val="20"/>
          <w:rtl/>
        </w:rPr>
        <w:t xml:space="preserve"> </w:t>
      </w:r>
      <w:ins w:id="90495" w:author="Claude - סמנטי" w:date="2026-10-11T12:28:21Z">
        <w:r>
          <w:rPr>
            <w:rFonts w:ascii="Fb Fontext" w:hAnsi="Fb Fontext"/>
            <w:sz w:val="20"/>
            <w:rtl/>
          </w:rPr>
          <w:t xml:space="preserve">לחם</w:t>
        </w:r>
      </w:ins>
      <w:del w:id="90496" w:author="Claude - סמנטי" w:date="2026-10-11T12:28:21Z">
        <w:r w:rsidRPr="006F178A">
          <w:rPr>
            <w:rFonts w:ascii="Fb Fontext" w:hAnsi="Fb Fontext"/>
            <w:sz w:val="20"/>
            <w:rtl/>
          </w:rPr>
          <w:delText xml:space="preserve">ריפתא</w:delText>
        </w:r>
      </w:del>
      <w:r w:rsidRPr="006F178A">
        <w:rPr>
          <w:rFonts w:ascii="Fb Fontext" w:hAnsi="Fb Fontext"/>
          <w:sz w:val="20"/>
          <w:rtl/>
        </w:rPr>
        <w:t xml:space="preserve"> </w:t>
      </w:r>
      <w:ins w:id="105507" w:author="קלוד" w:date="2026-10-11T13:11:34Z">
        <w:r>
          <w:rPr>
            <w:rFonts w:ascii="Fb Fontext" w:hAnsi="Fb Fontext"/>
            <w:sz w:val="20"/>
            <w:rtl/>
          </w:rPr>
          <w:t xml:space="preserve">של עירוב</w:t>
        </w:r>
      </w:ins>
      <w:del w:id="105508" w:author="קלוד" w:date="2026-10-11T13:11:34Z">
        <w:r w:rsidRPr="006F178A">
          <w:rPr>
            <w:rFonts w:ascii="Fb Fontext" w:hAnsi="Fb Fontext"/>
            <w:sz w:val="20"/>
            <w:rtl/>
          </w:rPr>
          <w:delText xml:space="preserve">דעירובא</w:delText>
        </w:r>
      </w:del>
      <w:r w:rsidRPr="006F178A">
        <w:rPr>
          <w:rFonts w:ascii="Fb Fontext" w:hAnsi="Fb Fontext"/>
          <w:sz w:val="20"/>
          <w:rtl/>
        </w:rPr>
        <w:t xml:space="preserve"> - </w:t>
      </w:r>
      <w:ins w:id="105505" w:author="קלוד" w:date="2026-10-11T13:11:34Z">
        <w:r>
          <w:rPr>
            <w:rFonts w:ascii="Fb Fontext" w:hAnsi="Fb Fontext"/>
            <w:sz w:val="20"/>
            <w:rtl/>
          </w:rPr>
          <w:t xml:space="preserve">בצעו</w:t>
        </w:r>
      </w:ins>
      <w:del w:id="105506" w:author="קלוד" w:date="2026-10-11T13:11:34Z">
        <w:r w:rsidRPr="006F178A">
          <w:rPr>
            <w:rFonts w:ascii="Fb Fontext" w:hAnsi="Fb Fontext"/>
            <w:sz w:val="20"/>
            <w:rtl/>
          </w:rPr>
          <w:delText xml:space="preserve">שרו</w:delText>
        </w:r>
      </w:del>
      <w:r w:rsidRPr="006F178A">
        <w:rPr>
          <w:rFonts w:ascii="Fb Fontext" w:hAnsi="Fb Fontext"/>
          <w:sz w:val="20"/>
          <w:rtl/>
        </w:rPr>
        <w:t xml:space="preserve"> </w:t>
      </w:r>
      <w:ins w:id="105503" w:author="קלוד" w:date="2026-10-11T13:11:34Z">
        <w:r>
          <w:rPr>
            <w:rFonts w:ascii="Fb Fontext" w:hAnsi="Fb Fontext"/>
            <w:sz w:val="20"/>
            <w:rtl/>
          </w:rPr>
          <w:t xml:space="preserve">עליו,</w:t>
        </w:r>
      </w:ins>
      <w:del w:id="105504" w:author="קלוד" w:date="2026-10-11T13:11:34Z">
        <w:r w:rsidRPr="006F178A">
          <w:rPr>
            <w:rFonts w:ascii="Fb Fontext" w:hAnsi="Fb Fontext"/>
            <w:sz w:val="20"/>
            <w:rtl/>
          </w:rPr>
          <w:delText xml:space="preserve">עילויה,</w:delText>
        </w:r>
      </w:del>
      <w:r w:rsidRPr="006F178A">
        <w:rPr>
          <w:rFonts w:ascii="Fb Fontext" w:hAnsi="Fb Fontext"/>
          <w:sz w:val="20"/>
          <w:rtl/>
        </w:rPr>
        <w:t xml:space="preserve"> </w:t>
      </w:r>
      <w:ins w:id="90493" w:author="Claude - סמנטי" w:date="2026-10-11T12:28:21Z">
        <w:r>
          <w:rPr>
            <w:rFonts w:ascii="Fb Fontext" w:hAnsi="Fb Fontext"/>
            <w:sz w:val="20"/>
            <w:rtl/>
          </w:rPr>
          <w:t xml:space="preserve">שייעשו</w:t>
        </w:r>
      </w:ins>
      <w:del w:id="90494" w:author="Claude - סמנטי" w:date="2026-10-11T12:28:21Z">
        <w:r w:rsidRPr="006F178A">
          <w:rPr>
            <w:rFonts w:ascii="Fb Fontext" w:hAnsi="Fb Fontext"/>
            <w:sz w:val="20"/>
            <w:rtl/>
          </w:rPr>
          <w:delText xml:space="preserve">דליתעביד</w:delText>
        </w:r>
      </w:del>
      <w:r w:rsidRPr="006F178A">
        <w:rPr>
          <w:rFonts w:ascii="Fb Fontext" w:hAnsi="Fb Fontext"/>
          <w:sz w:val="20"/>
          <w:rtl/>
        </w:rPr>
        <w:t xml:space="preserve"> </w:t>
      </w:r>
      <w:ins w:id="93475" w:author="מנוע מכני" w:date="2026-10-11T12:04:39Z">
        <w:ins w:id="105501" w:author="קלוד" w:date="2026-10-11T13:11:34Z">
          <w:r>
            <w:rPr>
              <w:rFonts w:ascii="Fb Fontext" w:hAnsi="Fb Fontext"/>
              <w:sz w:val="20"/>
              <w:rtl/>
            </w:rPr>
            <w:t xml:space="preserve">בו</w:t>
          </w:r>
        </w:ins>
        <w:del w:id="105502" w:author="קלוד" w:date="2026-10-11T13:11:34Z">
          <w:r>
            <w:rPr>
              <w:rFonts w:ascii="Fb Fontext" w:hAnsi="Fb Fontext"/>
              <w:sz w:val="20"/>
              <w:rtl/>
            </w:rPr>
            <w:delText xml:space="preserve">בהם</w:delText>
          </w:r>
        </w:del>
      </w:ins>
      <w:del w:id="93476" w:author="מנוע מכני" w:date="2026-10-11T12:04:39Z">
        <w:r w:rsidRPr="006F178A">
          <w:rPr>
            <w:rFonts w:ascii="Fb Fontext" w:hAnsi="Fb Fontext"/>
            <w:sz w:val="20"/>
            <w:rtl/>
          </w:rPr>
          <w:delText xml:space="preserve">בהו</w:delText>
        </w:r>
      </w:del>
      <w:r w:rsidRPr="006F178A">
        <w:rPr>
          <w:rFonts w:ascii="Fb Fontext" w:hAnsi="Fb Fontext"/>
          <w:sz w:val="20"/>
          <w:rtl/>
        </w:rPr>
        <w:t xml:space="preserve"> </w:t>
      </w:r>
      <w:ins w:id="93477" w:author="מנוע מכני" w:date="2026-10-11T12:04:39Z">
        <w:ins w:id="105499" w:author="קלוד" w:date="2026-10-11T13:11:34Z">
          <w:r>
            <w:rPr>
              <w:rFonts w:ascii="Fb Fontext" w:hAnsi="Fb Fontext"/>
              <w:sz w:val="20"/>
              <w:rtl/>
            </w:rPr>
            <w:t xml:space="preserve">שתי</w:t>
          </w:r>
        </w:ins>
        <w:del w:id="105500" w:author="קלוד" w:date="2026-10-11T13:11:34Z">
          <w:r>
            <w:rPr>
              <w:rFonts w:ascii="Fb Fontext" w:hAnsi="Fb Fontext"/>
              <w:sz w:val="20"/>
              <w:rtl/>
            </w:rPr>
            <w:delText xml:space="preserve">שני</w:delText>
          </w:r>
        </w:del>
      </w:ins>
      <w:del w:id="93478" w:author="מנוע מכני" w:date="2026-10-11T12:04:39Z">
        <w:r w:rsidRPr="006F178A">
          <w:rPr>
            <w:rFonts w:ascii="Fb Fontext" w:hAnsi="Fb Fontext"/>
            <w:sz w:val="20"/>
            <w:rtl/>
          </w:rPr>
          <w:delText xml:space="preserve">תרי</w:delText>
        </w:r>
      </w:del>
      <w:r w:rsidRPr="006F178A">
        <w:rPr>
          <w:rFonts w:ascii="Fb Fontext" w:hAnsi="Fb Fontext"/>
          <w:sz w:val="20"/>
          <w:rtl/>
        </w:rPr>
        <w:t xml:space="preserve"> מצוות.</w:t>
      </w:r>
    </w:p>
    <w:p>
      <w:pPr>
        <w:pStyle w:val="afffff8"/>
        <w:rPr>
          <w:ins w:id="90375" w:author="קלוד" w:date="2026-10-11T12:33:55Z"/>
        </w:rPr>
      </w:pPr>
      <w:ins w:id="90376" w:author="קלוד" w:date="2026-10-11T12:33:55Z">
        <w:r>
          <w:rPr>
            <w:color w:val="7B3F00"/>
          </w:rPr>
          <w:t xml:space="preserve">סעודות שבת - שלוש לרבנן וארבע לר' חידקא</w:t>
        </w:r>
      </w:ins>
    </w:p>
    <w:p w:rsidR="00E9703F" w:rsidRPr="006F178A" w:rsidRDefault="00E9703F" w:rsidP="00E9703F">
      <w:pPr>
        <w:rPr>
          <w:rtl/>
        </w:rPr>
      </w:pPr>
      <w:r w:rsidRPr="006F178A">
        <w:rPr>
          <w:rFonts w:ascii="Fb Fontext" w:hAnsi="Fb Fontext"/>
          <w:rtl/>
        </w:rPr>
        <w:t xml:space="preserve">• </w:t>
      </w:r>
      <w:r w:rsidRPr="006F178A">
        <w:rPr>
          <w:rFonts w:ascii="Fb Fontext" w:hAnsi="Fb Fontext" w:hint="cs"/>
          <w:rtl/>
        </w:rPr>
        <w:t xml:space="preserve">סעודות בשבת- </w:t>
      </w:r>
      <w:r w:rsidRPr="006F178A">
        <w:rPr>
          <w:rFonts w:ascii="Fb Fontext" w:hAnsi="Fb Fontext"/>
          <w:rtl/>
        </w:rPr>
        <w:t xml:space="preserve">רבנן שלוש, </w:t>
      </w:r>
      <w:r w:rsidRPr="006F178A">
        <w:rPr>
          <w:rStyle w:val="2fb"/>
          <w:rFonts w:ascii="Fb Fontext" w:hAnsi="Fb Fontext"/>
          <w:rtl/>
        </w:rPr>
        <w:t xml:space="preserve">רבי</w:t>
      </w:r>
      <w:r w:rsidRPr="006F178A">
        <w:rPr>
          <w:rFonts w:ascii="Fb Fontext" w:hAnsi="Fb Fontext"/>
          <w:rtl/>
        </w:rPr>
        <w:t xml:space="preserve"> חידקא, ארבע.</w:t>
      </w:r>
    </w:p>
    <w:p w:rsidR="00E9703F" w:rsidRPr="006F178A" w:rsidRDefault="00E9703F" w:rsidP="00E9703F">
      <w:pPr>
        <w:rPr>
          <w:rtl/>
        </w:rPr>
      </w:pPr>
      <w:r w:rsidRPr="006F178A">
        <w:rPr>
          <w:rtl/>
        </w:rPr>
        <w:t xml:space="preserve">ומקרא אחד </w:t>
      </w:r>
      <w:r w:rsidRPr="002F73F8">
        <w:rPr>
          <w:rStyle w:val="afffff0"/>
          <w:rtl/>
        </w:rPr>
        <w:t>ד</w:t>
      </w:r>
      <w:r w:rsidRPr="002F73F8">
        <w:rPr>
          <w:rStyle w:val="afffff0"/>
          <w:rFonts w:hint="cs"/>
          <w:rtl/>
        </w:rPr>
        <w:t>'</w:t>
      </w:r>
      <w:ins w:id="91331" w:author="Claude - סמנטי" w:date="2026-10-11T12:28:21Z">
        <w:r>
          <w:rPr>
            <w:rStyle w:val="afffff0"/>
            <w:rtl/>
          </w:rPr>
          <w:t xml:space="preserve">וַיֹּאמֶר מֹשֶׁה</w:t>
        </w:r>
      </w:ins>
      <w:del w:id="91332" w:author="Claude - סמנטי" w:date="2026-10-11T12:28:21Z">
        <w:r w:rsidRPr="002F73F8">
          <w:rPr>
            <w:rStyle w:val="afffff0"/>
            <w:rtl/>
          </w:rPr>
          <w:delText xml:space="preserve">ויאמר משה</w:delText>
        </w:r>
      </w:del>
      <w:r w:rsidRPr="002F73F8">
        <w:rPr>
          <w:rStyle w:val="afffff0"/>
          <w:rFonts w:hint="cs"/>
          <w:rtl/>
        </w:rPr>
        <w:t>'</w:t>
      </w:r>
      <w:r w:rsidRPr="002F73F8">
        <w:rPr>
          <w:rStyle w:val="afffff0"/>
          <w:rtl/>
        </w:rPr>
        <w:t xml:space="preserve"> </w:t>
      </w:r>
      <w:r w:rsidRPr="006F178A">
        <w:rPr>
          <w:rtl/>
        </w:rPr>
        <w:t>אכלהו היום</w:t>
      </w:r>
      <w:r w:rsidRPr="00784B8D">
        <w:rPr>
          <w:rStyle w:val="afffff0"/>
          <w:rtl/>
        </w:rPr>
        <w:t xml:space="preserve"> </w:t>
      </w:r>
      <w:r w:rsidRPr="00784B8D">
        <w:rPr>
          <w:rStyle w:val="afffff0"/>
          <w:rFonts w:hint="cs"/>
          <w:rtl/>
        </w:rPr>
        <w:t>'</w:t>
      </w:r>
      <w:ins w:id="91329" w:author="Claude - סמנטי" w:date="2026-10-11T12:28:21Z">
        <w:r>
          <w:rPr>
            <w:rStyle w:val="afffff0"/>
            <w:rtl/>
          </w:rPr>
          <w:t xml:space="preserve">כִּי שַׁבָּת הַיּוֹם לה</w:t>
        </w:r>
      </w:ins>
      <w:del w:id="91330" w:author="Claude - סמנטי" w:date="2026-10-11T12:28:21Z">
        <w:r w:rsidRPr="00784B8D">
          <w:rPr>
            <w:rStyle w:val="afffff0"/>
            <w:rtl/>
          </w:rPr>
          <w:delText xml:space="preserve">כי שבת היום לה</w:delText>
        </w:r>
      </w:del>
      <w:r w:rsidRPr="00784B8D">
        <w:rPr>
          <w:rStyle w:val="afffff0"/>
          <w:rtl/>
        </w:rPr>
        <w:t xml:space="preserve">' </w:t>
      </w:r>
      <w:r w:rsidRPr="006F178A">
        <w:rPr>
          <w:rtl/>
        </w:rPr>
        <w:t xml:space="preserve">היום </w:t>
      </w:r>
      <w:r w:rsidRPr="006F178A">
        <w:rPr>
          <w:rtl/>
        </w:rPr>
        <w:t xml:space="preserve">לא</w:t>
      </w:r>
      <w:r w:rsidRPr="006F178A">
        <w:rPr>
          <w:rtl/>
        </w:rPr>
        <w:t xml:space="preserve"> תמצאוהו בשדה</w:t>
      </w:r>
      <w:r w:rsidRPr="006F178A">
        <w:rPr>
          <w:rFonts w:hint="cs"/>
          <w:rtl/>
        </w:rPr>
        <w:t>'</w:t>
      </w:r>
      <w:r w:rsidRPr="006F178A">
        <w:rPr>
          <w:rtl/>
        </w:rPr>
        <w:t>.</w:t>
      </w:r>
    </w:p>
    <w:p w:rsidR="00E9703F" w:rsidRPr="006F178A" w:rsidRDefault="00E9703F" w:rsidP="00E9703F">
      <w:pPr>
        <w:rPr>
          <w:rtl/>
        </w:rPr>
      </w:pPr>
      <w:r w:rsidRPr="006F178A">
        <w:rPr>
          <w:rStyle w:val="2fb"/>
          <w:rtl/>
        </w:rPr>
        <w:t xml:space="preserve">רבי</w:t>
      </w:r>
      <w:r w:rsidRPr="006F178A">
        <w:rPr>
          <w:rtl/>
        </w:rPr>
        <w:t xml:space="preserve"> חידקא סבר </w:t>
      </w:r>
      <w:ins w:id="93481" w:author="מנוע מכני" w:date="2026-10-11T12:04:39Z">
        <w:r>
          <w:rPr>
            <w:rtl/>
          </w:rPr>
          <w:t xml:space="preserve">אלו</w:t>
        </w:r>
      </w:ins>
      <w:del w:id="93482" w:author="מנוע מכני" w:date="2026-10-11T12:04:39Z">
        <w:r w:rsidRPr="006F178A">
          <w:rPr>
            <w:rtl/>
          </w:rPr>
          <w:delText xml:space="preserve">הני</w:delText>
        </w:r>
      </w:del>
      <w:r w:rsidRPr="006F178A">
        <w:rPr>
          <w:rtl/>
        </w:rPr>
        <w:t xml:space="preserve"> </w:t>
      </w:r>
      <w:ins w:id="93479" w:author="מנוע מכני" w:date="2026-10-11T12:04:39Z">
        <w:r>
          <w:rPr>
            <w:rtl/>
          </w:rPr>
          <w:t xml:space="preserve">שלושה</w:t>
        </w:r>
      </w:ins>
      <w:del w:id="93480" w:author="מנוע מכני" w:date="2026-10-11T12:04:39Z">
        <w:r w:rsidRPr="006F178A">
          <w:rPr>
            <w:rtl/>
          </w:rPr>
          <w:delText xml:space="preserve">תלתא</w:delText>
        </w:r>
      </w:del>
      <w:r w:rsidRPr="006F178A">
        <w:rPr>
          <w:rtl/>
        </w:rPr>
        <w:t xml:space="preserve"> היום - </w:t>
      </w:r>
      <w:ins w:id="94519" w:author="מנוע מכני" w:date="2026-10-11T12:04:39Z">
        <w:r>
          <w:rPr>
            <w:rtl/>
          </w:rPr>
          <w:t xml:space="preserve">חוץ </w:t>
        </w:r>
        <w:ins w:id="90497" w:author="Claude - סמנטי" w:date="2026-10-11T12:28:21Z">
          <w:r>
            <w:rPr>
              <w:rtl/>
            </w:rPr>
            <w:t xml:space="preserve">מהלילה</w:t>
          </w:r>
        </w:ins>
        <w:del w:id="90498" w:author="Claude - סמנטי" w:date="2026-10-11T12:28:21Z">
          <w:r>
            <w:rPr>
              <w:rtl/>
            </w:rPr>
            <w:delText xml:space="preserve">מ</w:delText>
          </w:r>
          <w:r w:rsidRPr="006F178A">
            <w:rPr>
              <w:rtl/>
            </w:rPr>
            <w:delText xml:space="preserve">אורתא</w:delText>
          </w:r>
        </w:del>
      </w:ins>
      <w:del w:id="94520" w:author="מנוע מכני" w:date="2026-10-11T12:04:39Z">
        <w:r w:rsidRPr="006F178A">
          <w:rPr>
            <w:rtl/>
          </w:rPr>
          <w:delText xml:space="preserve">לבר מ</w:delText>
        </w:r>
      </w:del>
      <w:r w:rsidRPr="006F178A">
        <w:rPr>
          <w:rtl/>
        </w:rPr>
        <w:t xml:space="preserve">.</w:t>
      </w:r>
    </w:p>
    <w:p w:rsidR="00E9703F" w:rsidRPr="006F178A" w:rsidRDefault="00E9703F" w:rsidP="00E9703F">
      <w:pPr>
        <w:rPr>
          <w:rtl/>
        </w:rPr>
      </w:pPr>
      <w:r w:rsidRPr="006F178A">
        <w:rPr>
          <w:rtl/>
        </w:rPr>
        <w:lastRenderedPageBreak/>
        <w:t xml:space="preserve">ורבנן </w:t>
      </w:r>
      <w:ins w:id="105513" w:author="קלוד" w:date="2026-10-11T13:11:34Z">
        <w:r>
          <w:rPr>
            <w:rtl/>
          </w:rPr>
          <w:t xml:space="preserve">סוברים:</w:t>
        </w:r>
      </w:ins>
      <w:del w:id="105514" w:author="קלוד" w:date="2026-10-11T13:11:34Z">
        <w:r w:rsidRPr="006F178A">
          <w:rPr>
            <w:rtl/>
          </w:rPr>
          <w:lastRenderedPageBreak/>
          <w:delText xml:space="preserve">סברי</w:delText>
        </w:r>
      </w:del>
      <w:r w:rsidRPr="006F178A">
        <w:rPr>
          <w:rtl/>
        </w:rPr>
        <w:lastRenderedPageBreak/>
        <w:t xml:space="preserve"> </w:t>
      </w:r>
      <w:ins w:id="105511" w:author="קלוד" w:date="2026-10-11T13:11:34Z">
        <w:r>
          <w:rPr>
            <w:rtl/>
          </w:rPr>
          <w:t xml:space="preserve">עם</w:t>
        </w:r>
      </w:ins>
      <w:del w:id="105512" w:author="קלוד" w:date="2026-10-11T13:11:34Z">
        <w:r w:rsidRPr="006F178A">
          <w:rPr>
            <w:rtl/>
          </w:rPr>
          <w:lastRenderedPageBreak/>
          <w:delText xml:space="preserve">בהדי</w:delText>
        </w:r>
      </w:del>
      <w:r w:rsidRPr="006F178A">
        <w:rPr>
          <w:rtl/>
        </w:rPr>
        <w:lastRenderedPageBreak/>
        <w:t xml:space="preserve"> </w:t>
      </w:r>
      <w:ins w:id="90499" w:author="Claude - סמנטי" w:date="2026-10-11T12:28:21Z">
        <w:r>
          <w:rPr>
            <w:rtl/>
          </w:rPr>
          <w:t xml:space="preserve">של הלילה</w:t>
        </w:r>
      </w:ins>
      <w:del w:id="90500" w:author="Claude - סמנטי" w:date="2026-10-11T12:28:21Z">
        <w:r w:rsidRPr="006F178A">
          <w:rPr>
            <w:rtl/>
          </w:rPr>
          <w:lastRenderedPageBreak/>
          <w:delText xml:space="preserve">דאורתא</w:delText>
        </w:r>
      </w:del>
      <w:r w:rsidRPr="006F178A">
        <w:rPr>
          <w:rtl/>
        </w:rPr>
        <w:lastRenderedPageBreak/>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קיח.</w:t>
      </w:r>
    </w:p>
    <w:p>
      <w:pPr>
        <w:pStyle w:val="afffff8"/>
        <w:rPr>
          <w:ins w:id="90373" w:author="קלוד" w:date="2026-10-11T12:33:55Z"/>
        </w:rPr>
      </w:pPr>
      <w:ins w:id="90374" w:author="קלוד" w:date="2026-10-11T12:33:55Z">
        <w:r>
          <w:rPr>
            <w:color w:val="7B3F00"/>
          </w:rPr>
          <w:t xml:space="preserve">מזון שלוש סעודות - מחלוקת ר"י ות"ק בעני ובדליקה</w:t>
        </w:r>
      </w:ins>
    </w:p>
    <w:p w:rsidR="00E9703F" w:rsidRPr="004640F6" w:rsidRDefault="00E9703F" w:rsidP="00E9703F">
      <w:pPr>
        <w:rPr>
          <w:spacing w:val="-2"/>
          <w:rtl/>
        </w:rPr>
      </w:pPr>
      <w:r w:rsidRPr="004640F6">
        <w:rPr>
          <w:rFonts w:ascii="Fb Fontext" w:hAnsi="Fb Fontext"/>
          <w:spacing w:val="-2"/>
          <w:rtl/>
        </w:rPr>
        <w:t xml:space="preserve">תנן</w:t>
      </w:r>
      <w:r w:rsidRPr="004640F6">
        <w:rPr>
          <w:rFonts w:ascii="Fb Fontext" w:hAnsi="Fb Fontext"/>
          <w:spacing w:val="-2"/>
          <w:rtl/>
        </w:rPr>
        <w:t xml:space="preserve"> נפלה דליקה בלילי שבת מצילין מזון שלש סעודות, </w:t>
      </w:r>
      <w:r w:rsidRPr="004640F6">
        <w:rPr>
          <w:rStyle w:val="2fb"/>
          <w:rFonts w:ascii="Fb Fontext" w:hAnsi="Fb Fontext"/>
          <w:spacing w:val="-2"/>
          <w:rtl/>
        </w:rPr>
        <w:t xml:space="preserve">ורבי יוסי</w:t>
      </w:r>
      <w:r w:rsidRPr="004640F6">
        <w:rPr>
          <w:rFonts w:ascii="Fb Fontext" w:hAnsi="Fb Fontext"/>
          <w:spacing w:val="-2"/>
          <w:rtl/>
        </w:rPr>
        <w:t xml:space="preserve"> לעולם מצילין שלוש סעודות</w:t>
      </w:r>
    </w:p>
    <w:p w:rsidR="00E9703F" w:rsidRDefault="00E9703F" w:rsidP="00E9703F">
      <w:pPr>
        <w:rPr>
          <w:rtl/>
        </w:rPr>
      </w:pPr>
      <w:r w:rsidRPr="006F178A">
        <w:rPr>
          <w:rtl/>
        </w:rPr>
        <w:t xml:space="preserve">במה </w:t>
      </w:r>
      <w:ins w:id="105517" w:author="קלוד" w:date="2026-10-11T13:11:34Z">
        <w:r>
          <w:rPr>
            <w:rtl/>
          </w:rPr>
          <w:t xml:space="preserve">חולק</w:t>
        </w:r>
      </w:ins>
      <w:del w:id="105518" w:author="קלוד" w:date="2026-10-11T13:11:34Z">
        <w:r w:rsidRPr="006F178A">
          <w:rPr>
            <w:rtl/>
          </w:rPr>
          <w:delText xml:space="preserve">פליג</w:delText>
        </w:r>
      </w:del>
      <w:r w:rsidRPr="006F178A">
        <w:rPr>
          <w:rtl/>
        </w:rPr>
        <w:t xml:space="preserve"> </w:t>
      </w:r>
      <w:r w:rsidRPr="006F178A">
        <w:rPr>
          <w:rStyle w:val="2fb"/>
          <w:rtl/>
        </w:rPr>
        <w:t xml:space="preserve">ר"י</w:t>
      </w:r>
      <w:r w:rsidRPr="006F178A">
        <w:rPr>
          <w:rtl/>
        </w:rPr>
        <w:t xml:space="preserve"> </w:t>
      </w:r>
      <w:ins w:id="105515" w:author="קלוד" w:date="2026-10-11T13:11:34Z">
        <w:r>
          <w:rPr>
            <w:rtl/>
          </w:rPr>
          <w:t xml:space="preserve">על ת"ק,</w:t>
        </w:r>
      </w:ins>
      <w:del w:id="105516" w:author="קלוד" w:date="2026-10-11T13:11:34Z">
        <w:r w:rsidRPr="006F178A">
          <w:rPr>
            <w:rtl/>
          </w:rPr>
          <w:delText xml:space="preserve">את"ק,</w:delText>
        </w:r>
      </w:del>
    </w:p>
    <w:p>
      <w:pPr>
        <w:pStyle w:val="38"/>
        <w:rPr>
          <w:ins w:id="98511" w:author="מנוע מכני" w:date="2026-10-11T12:04:39Z"/>
        </w:rPr>
      </w:pPr>
      <w:r w:rsidRPr="006F178A">
        <w:t xml:space="preserve">תנן</w:t>
      </w:r>
      <w:r w:rsidRPr="006F178A">
        <w:t xml:space="preserve">:</w:t>
      </w:r>
    </w:p>
    <w:p w:rsidR="00E9703F" w:rsidRPr="006F178A" w:rsidRDefault="00E9703F" w:rsidP="00E9703F">
      <w:pPr>
        <w:rPr>
          <w:rtl/>
        </w:rPr>
      </w:pPr>
      <w:del w:id="98512"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אין פוחתין לעני העובר ממקום למקום מככר בפונדיון, מארבע סאין בסלע. </w:t>
      </w:r>
      <w:ins w:id="95769" w:author="מנוע מכני" w:date="2026-10-11T12:04:39Z">
        <w:r>
          <w:rPr>
            <w:rFonts w:ascii="Fb Fontext" w:hAnsi="Fb Fontext"/>
            <w:sz w:val="20"/>
            <w:rtl/>
          </w:rPr>
          <w:t xml:space="preserve">לנו</w:t>
        </w:r>
      </w:ins>
      <w:del w:id="95770" w:author="מנוע מכני" w:date="2026-10-11T12:04:39Z">
        <w:r w:rsidRPr="006F178A">
          <w:rPr>
            <w:rFonts w:ascii="Fb Fontext" w:hAnsi="Fb Fontext"/>
            <w:sz w:val="20"/>
            <w:rtl/>
          </w:rPr>
          <w:delText xml:space="preserve">לן</w:delText>
        </w:r>
      </w:del>
      <w:r w:rsidRPr="006F178A">
        <w:rPr>
          <w:rFonts w:ascii="Fb Fontext" w:hAnsi="Fb Fontext"/>
          <w:sz w:val="20"/>
          <w:rtl/>
        </w:rPr>
        <w:t xml:space="preserve"> - נותנין לו פרנסת לינה, ואם שבת - נותנין לו מזון ג' סעודות. מני?</w:t>
      </w:r>
    </w:p>
    <w:p w:rsidR="00E9703F" w:rsidRPr="006F178A" w:rsidRDefault="00E9703F" w:rsidP="00E9703F">
      <w:pPr>
        <w:rPr>
          <w:rtl/>
        </w:rPr>
      </w:pPr>
      <w:r w:rsidRPr="006F178A">
        <w:rPr>
          <w:rFonts w:ascii="Fb Fontext" w:hAnsi="Fb Fontext"/>
          <w:rtl/>
        </w:rPr>
        <w:t>• ברייתא דנפלה דליקה.</w:t>
      </w:r>
    </w:p>
    <w:p w:rsidR="00E9703F" w:rsidRPr="006F178A" w:rsidRDefault="00E9703F" w:rsidP="00E9703F">
      <w:pPr>
        <w:rPr>
          <w:rtl/>
        </w:rPr>
      </w:pPr>
      <w:r w:rsidRPr="006F178A">
        <w:rPr>
          <w:rtl/>
        </w:rPr>
        <w:t xml:space="preserve">פליג באכל </w:t>
      </w:r>
      <w:ins w:id="95263" w:author="מנוע מכני" w:date="2026-10-11T12:04:39Z">
        <w:r>
          <w:rPr>
            <w:rtl/>
          </w:rPr>
          <w:t xml:space="preserve">דסבר</w:t>
        </w:r>
      </w:ins>
      <w:del w:id="95264" w:author="מנוע מכני" w:date="2026-10-11T12:04:39Z">
        <w:r w:rsidRPr="006F178A">
          <w:rPr>
            <w:rtl/>
          </w:rPr>
          <w:delText xml:space="preserve">דס"ל</w:delText>
        </w:r>
      </w:del>
      <w:r w:rsidRPr="006F178A">
        <w:rPr>
          <w:rtl/>
        </w:rPr>
        <w:t xml:space="preserve"> </w:t>
      </w:r>
      <w:r w:rsidRPr="006F178A">
        <w:rPr>
          <w:rStyle w:val="2fb"/>
          <w:rtl/>
        </w:rPr>
        <w:t xml:space="preserve">לת"ק</w:t>
      </w:r>
      <w:r w:rsidRPr="006F178A">
        <w:rPr>
          <w:rtl/>
        </w:rPr>
        <w:t xml:space="preserve"> דאפ"ה יכול להוציא שלוש והיינו דלא </w:t>
      </w:r>
      <w:r w:rsidRPr="006F178A">
        <w:rPr>
          <w:rStyle w:val="2fb"/>
          <w:rtl/>
        </w:rPr>
        <w:t xml:space="preserve">כרבי</w:t>
      </w:r>
      <w:r w:rsidRPr="006F178A">
        <w:rPr>
          <w:rtl/>
        </w:rPr>
        <w:t xml:space="preserve"> חידקא דהיה צריך להוציא ארבע.</w:t>
      </w:r>
    </w:p>
    <w:p w:rsidR="00E9703F" w:rsidRDefault="00E9703F" w:rsidP="00E9703F">
      <w:pPr>
        <w:rPr>
          <w:rtl/>
        </w:rPr>
      </w:pPr>
      <w:r w:rsidRPr="006F178A">
        <w:rPr>
          <w:rtl/>
        </w:rPr>
        <w:t>•</w:t>
      </w:r>
      <w:r w:rsidRPr="006F178A">
        <w:rPr>
          <w:rFonts w:hint="cs"/>
          <w:rtl/>
        </w:rPr>
        <w:t xml:space="preserve"> </w:t>
      </w:r>
      <w:r w:rsidRPr="006F178A">
        <w:rPr>
          <w:rtl/>
        </w:rPr>
        <w:t xml:space="preserve">מי שיש לו מזון שתי סעודות </w:t>
      </w:r>
      <w:r w:rsidRPr="006F178A">
        <w:rPr>
          <w:rtl/>
        </w:rPr>
        <w:t xml:space="preserve">לא</w:t>
      </w:r>
      <w:r w:rsidRPr="006F178A">
        <w:rPr>
          <w:rtl/>
        </w:rPr>
        <w:t xml:space="preserve"> יטול מן התמחוי, מזון י"ד </w:t>
      </w:r>
      <w:r w:rsidRPr="006F178A">
        <w:rPr>
          <w:rtl/>
        </w:rPr>
        <w:t xml:space="preserve">לא</w:t>
      </w:r>
      <w:r w:rsidRPr="006F178A">
        <w:rPr>
          <w:rtl/>
        </w:rPr>
        <w:t xml:space="preserve"> יטול מן הקופה. מני?</w:t>
      </w:r>
    </w:p>
    <w:p w:rsidR="00E9703F" w:rsidRPr="004640F6" w:rsidRDefault="00E9703F" w:rsidP="00E9703F">
      <w:pPr>
        <w:rPr>
          <w:spacing w:val="-4"/>
          <w:rtl/>
        </w:rPr>
      </w:pPr>
      <w:r w:rsidRPr="004640F6">
        <w:rPr>
          <w:spacing w:val="-4"/>
          <w:rtl/>
        </w:rPr>
        <w:t xml:space="preserve">ברייתא דשתי סעודות</w:t>
      </w:r>
      <w:ins w:id="105523" w:author="קלוד" w:date="2026-10-11T13:11:34Z">
        <w:r>
          <w:rPr>
            <w:spacing w:val="-4"/>
            <w:rtl/>
          </w:rPr>
          <w:t xml:space="preserve"> - </w:t>
        </w:r>
      </w:ins>
      <w:del w:id="105524" w:author="קלוד" w:date="2026-10-11T13:11:34Z">
        <w:r w:rsidRPr="004640F6">
          <w:rPr>
            <w:spacing w:val="-4"/>
            <w:rtl/>
          </w:rPr>
          <w:delText xml:space="preserve"> </w:delText>
        </w:r>
      </w:del>
      <w:r w:rsidRPr="004640F6">
        <w:rPr>
          <w:spacing w:val="-4"/>
          <w:rtl/>
        </w:rPr>
        <w:t xml:space="preserve">לא</w:t>
      </w:r>
      <w:r w:rsidRPr="004640F6">
        <w:rPr>
          <w:spacing w:val="-4"/>
          <w:rtl/>
        </w:rPr>
        <w:t xml:space="preserve"> </w:t>
      </w:r>
      <w:ins w:id="105521" w:author="קלוד" w:date="2026-10-11T13:11:34Z">
        <w:r>
          <w:rPr>
            <w:spacing w:val="-4"/>
            <w:rtl/>
          </w:rPr>
          <w:t xml:space="preserve">כרבנן</w:t>
        </w:r>
      </w:ins>
      <w:del w:id="105522" w:author="קלוד" w:date="2026-10-11T13:11:34Z">
        <w:r w:rsidRPr="004640F6">
          <w:rPr>
            <w:spacing w:val="-4"/>
            <w:rtl/>
          </w:rPr>
          <w:delText xml:space="preserve">רבנן</w:delText>
        </w:r>
      </w:del>
      <w:r w:rsidRPr="004640F6">
        <w:rPr>
          <w:spacing w:val="-4"/>
          <w:rtl/>
        </w:rPr>
        <w:t xml:space="preserve"> [דא"ה </w:t>
      </w:r>
      <w:r w:rsidRPr="004640F6">
        <w:rPr>
          <w:spacing w:val="-4"/>
          <w:rtl/>
        </w:rPr>
        <w:t xml:space="preserve">לא</w:t>
      </w:r>
      <w:r w:rsidRPr="004640F6">
        <w:rPr>
          <w:spacing w:val="-4"/>
          <w:rtl/>
        </w:rPr>
        <w:t xml:space="preserve"> יאכל במוצ"ש] ולא </w:t>
      </w:r>
      <w:ins w:id="105519" w:author="קלוד" w:date="2026-10-11T13:11:34Z">
        <w:r>
          <w:rPr>
            <w:rStyle w:val="2fb"/>
            <w:spacing w:val="-4"/>
            <w:rtl/>
          </w:rPr>
          <w:t xml:space="preserve">כרבי</w:t>
        </w:r>
      </w:ins>
      <w:del w:id="105520" w:author="קלוד" w:date="2026-10-11T13:11:34Z">
        <w:r w:rsidRPr="004640F6">
          <w:rPr>
            <w:rStyle w:val="2fb"/>
            <w:spacing w:val="-4"/>
            <w:rtl/>
          </w:rPr>
          <w:delText xml:space="preserve">רבי</w:delText>
        </w:r>
      </w:del>
      <w:r w:rsidRPr="004640F6">
        <w:rPr>
          <w:spacing w:val="-4"/>
          <w:rtl/>
        </w:rPr>
        <w:t xml:space="preserve"> חידקא [שישאר רעב גם </w:t>
      </w:r>
      <w:r w:rsidRPr="004640F6">
        <w:rPr>
          <w:rStyle w:val="2fb"/>
          <w:spacing w:val="-4"/>
          <w:rtl/>
        </w:rPr>
        <w:t xml:space="preserve">בער"ש</w:t>
      </w:r>
      <w:r w:rsidRPr="004640F6">
        <w:rPr>
          <w:spacing w:val="-4"/>
          <w:rtl/>
        </w:rPr>
        <w:t xml:space="preserve">]</w:t>
      </w:r>
    </w:p>
    <w:p>
      <w:pPr>
        <w:pStyle w:val="38"/>
        <w:rPr>
          <w:ins w:id="98513" w:author="מנוע מכני" w:date="2026-10-11T12:04:39Z"/>
        </w:rPr>
      </w:pPr>
      <w:r w:rsidRPr="006F178A">
        <w:t xml:space="preserve">אלא ר"ע היא, דאמר:</w:t>
      </w:r>
    </w:p>
    <w:p w:rsidR="00E9703F" w:rsidRPr="006F178A" w:rsidRDefault="00E9703F" w:rsidP="00E9703F">
      <w:pPr>
        <w:rPr>
          <w:rtl/>
        </w:rPr>
      </w:pPr>
      <w:del w:id="98514"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עשה שבתך חול, ואל תצטרך לבריות.</w:t>
      </w:r>
    </w:p>
    <w:p w:rsidR="00E9703F" w:rsidRPr="006F178A" w:rsidRDefault="00E9703F" w:rsidP="00E9703F">
      <w:pPr>
        <w:rPr>
          <w:rtl/>
        </w:rPr>
      </w:pPr>
      <w:r w:rsidRPr="006F178A">
        <w:rPr>
          <w:rFonts w:ascii="Fb Fontext" w:hAnsi="Fb Fontext"/>
          <w:rtl/>
        </w:rPr>
        <w:t>• ברייתא דככר בפונדיון בפשטות דרבנן.</w:t>
      </w:r>
    </w:p>
    <w:p w:rsidR="00E9703F" w:rsidRPr="004640F6" w:rsidRDefault="00E9703F" w:rsidP="00E9703F">
      <w:pPr>
        <w:rPr>
          <w:rFonts w:cs="Guttman Vilna"/>
          <w:b/>
          <w:bCs/>
          <w:spacing w:val="-6"/>
          <w:rtl/>
        </w:rPr>
      </w:pPr>
      <w:r w:rsidRPr="004640F6">
        <w:rPr>
          <w:spacing w:val="-6"/>
          <w:rtl/>
        </w:rPr>
        <w:t xml:space="preserve">ואפי' </w:t>
      </w:r>
      <w:r w:rsidRPr="004640F6">
        <w:rPr>
          <w:rStyle w:val="2fb"/>
          <w:spacing w:val="-6"/>
          <w:rtl/>
        </w:rPr>
        <w:t xml:space="preserve">לרבי</w:t>
      </w:r>
      <w:r w:rsidRPr="004640F6">
        <w:rPr>
          <w:spacing w:val="-6"/>
          <w:rtl/>
        </w:rPr>
        <w:t xml:space="preserve"> חידקא</w:t>
      </w:r>
      <w:ins w:id="105533" w:author="קלוד" w:date="2026-10-11T13:11:34Z">
        <w:r>
          <w:rPr>
            <w:spacing w:val="-6"/>
            <w:rtl/>
          </w:rPr>
          <w:t xml:space="preserve"> - </w:t>
        </w:r>
      </w:ins>
      <w:del w:id="105534" w:author="קלוד" w:date="2026-10-11T13:11:34Z">
        <w:r w:rsidRPr="004640F6">
          <w:rPr>
            <w:spacing w:val="-6"/>
            <w:rtl/>
          </w:rPr>
          <w:delText xml:space="preserve"> </w:delText>
        </w:r>
      </w:del>
      <w:r w:rsidRPr="004640F6">
        <w:rPr>
          <w:spacing w:val="-6"/>
          <w:rtl/>
        </w:rPr>
        <w:t xml:space="preserve">מיירי </w:t>
      </w:r>
      <w:ins w:id="105531" w:author="קלוד" w:date="2026-10-11T13:11:34Z">
        <w:r>
          <w:rPr>
            <w:spacing w:val="-6"/>
            <w:rtl/>
          </w:rPr>
          <w:t xml:space="preserve">שיש</w:t>
        </w:r>
      </w:ins>
      <w:del w:id="105532" w:author="קלוד" w:date="2026-10-11T13:11:34Z">
        <w:r w:rsidRPr="004640F6">
          <w:rPr>
            <w:spacing w:val="-6"/>
            <w:rtl/>
          </w:rPr>
          <w:delText xml:space="preserve">ב</w:delText>
        </w:r>
        <w:r w:rsidRPr="004640F6">
          <w:rPr>
            <w:rFonts w:hint="cs"/>
            <w:spacing w:val="-6"/>
            <w:rtl/>
          </w:rPr>
          <w:delText xml:space="preserve">יש</w:delText>
        </w:r>
      </w:del>
      <w:r w:rsidRPr="004640F6">
        <w:rPr>
          <w:rFonts w:hint="cs"/>
          <w:spacing w:val="-6"/>
          <w:rtl/>
        </w:rPr>
        <w:t xml:space="preserve"> לו סעודה</w:t>
      </w:r>
      <w:r w:rsidRPr="004640F6">
        <w:rPr>
          <w:spacing w:val="-6"/>
          <w:rtl/>
        </w:rPr>
        <w:t xml:space="preserve"> </w:t>
      </w:r>
      <w:ins w:id="105529" w:author="קלוד" w:date="2026-10-11T13:11:34Z">
        <w:r>
          <w:rPr>
            <w:spacing w:val="-6"/>
            <w:rtl/>
          </w:rPr>
          <w:t xml:space="preserve">עמו,</w:t>
        </w:r>
      </w:ins>
      <w:del w:id="105530" w:author="קלוד" w:date="2026-10-11T13:11:34Z">
        <w:r w:rsidRPr="004640F6">
          <w:rPr>
            <w:spacing w:val="-6"/>
            <w:rtl/>
          </w:rPr>
          <w:delText xml:space="preserve">בהדיה,</w:delText>
        </w:r>
      </w:del>
      <w:r w:rsidRPr="004640F6">
        <w:rPr>
          <w:spacing w:val="-6"/>
          <w:rtl/>
        </w:rPr>
        <w:t xml:space="preserve"> ואותה הוא </w:t>
      </w:r>
      <w:ins w:id="105527" w:author="קלוד" w:date="2026-10-11T13:11:34Z">
        <w:r>
          <w:rPr>
            <w:spacing w:val="-6"/>
            <w:rtl/>
          </w:rPr>
          <w:t xml:space="preserve">אוכל,</w:t>
        </w:r>
      </w:ins>
      <w:del w:id="105528" w:author="קלוד" w:date="2026-10-11T13:11:34Z">
        <w:r w:rsidRPr="004640F6">
          <w:rPr>
            <w:spacing w:val="-6"/>
            <w:rtl/>
          </w:rPr>
          <w:delText xml:space="preserve">אוכל</w:delText>
        </w:r>
      </w:del>
      <w:r w:rsidRPr="004640F6">
        <w:rPr>
          <w:spacing w:val="-6"/>
          <w:rtl/>
        </w:rPr>
        <w:t xml:space="preserve"> ובצאתו מלווין </w:t>
      </w:r>
      <w:ins w:id="93483" w:author="מנוע מכני" w:date="2026-10-11T12:04:39Z">
        <w:r>
          <w:rPr>
            <w:spacing w:val="-6"/>
            <w:rtl/>
          </w:rPr>
          <w:t xml:space="preserve">לו</w:t>
        </w:r>
      </w:ins>
      <w:del w:id="93484" w:author="מנוע מכני" w:date="2026-10-11T12:04:39Z">
        <w:r w:rsidRPr="004640F6">
          <w:rPr>
            <w:spacing w:val="-6"/>
            <w:rtl/>
          </w:rPr>
          <w:delText xml:space="preserve">ליה</w:delText>
        </w:r>
      </w:del>
      <w:r w:rsidRPr="004640F6">
        <w:rPr>
          <w:spacing w:val="-6"/>
          <w:rtl/>
        </w:rPr>
        <w:t xml:space="preserve"> סעודה </w:t>
      </w:r>
      <w:ins w:id="105525" w:author="קלוד" w:date="2026-10-11T13:11:34Z">
        <w:r>
          <w:rPr>
            <w:spacing w:val="-6"/>
            <w:rtl/>
          </w:rPr>
          <w:t xml:space="preserve">עמו.</w:t>
        </w:r>
      </w:ins>
      <w:del w:id="105526" w:author="קלוד" w:date="2026-10-11T13:11:34Z">
        <w:r w:rsidRPr="004640F6">
          <w:rPr>
            <w:spacing w:val="-6"/>
            <w:rtl/>
          </w:rPr>
          <w:delText xml:space="preserve">בהדיה.</w:delText>
        </w:r>
      </w:del>
    </w:p>
    <w:p w:rsidR="00E9703F" w:rsidRPr="006F178A" w:rsidRDefault="00E9703F" w:rsidP="00E9703F">
      <w:pPr>
        <w:rPr>
          <w:rtl/>
        </w:rPr>
      </w:pPr>
      <w:r w:rsidRPr="006F178A">
        <w:rPr>
          <w:rFonts w:ascii="Fb Fontext" w:hAnsi="Fb Fontext"/>
          <w:sz w:val="20"/>
          <w:rtl/>
        </w:rPr>
        <w:t>• פרנסת לינה-מיטה וכר.</w:t>
      </w:r>
    </w:p>
    <w:p>
      <w:pPr>
        <w:pStyle w:val="afffff8"/>
        <w:rPr>
          <w:ins w:id="90371" w:author="קלוד" w:date="2026-10-11T12:33:55Z"/>
        </w:rPr>
      </w:pPr>
      <w:ins w:id="90372" w:author="קלוד" w:date="2026-10-11T12:33:55Z">
        <w:r>
          <w:rPr>
            <w:color w:val="7B3F00"/>
          </w:rPr>
          <w:t xml:space="preserve">הדחת קערות וכוסות בשבת - לפי זמני הסעודות</w:t>
        </w:r>
      </w:ins>
    </w:p>
    <w:p w:rsidR="00E9703F" w:rsidRPr="006F178A" w:rsidRDefault="00E9703F" w:rsidP="00E9703F">
      <w:pPr>
        <w:rPr>
          <w:rtl/>
        </w:rPr>
      </w:pPr>
      <w:r w:rsidRPr="006F178A">
        <w:rPr>
          <w:rFonts w:ascii="Fb Fontext" w:hAnsi="Fb Fontext"/>
          <w:b/>
          <w:rtl/>
        </w:rPr>
        <w:t>•</w:t>
      </w:r>
      <w:r w:rsidRPr="006F178A">
        <w:rPr>
          <w:rFonts w:ascii="Fb Fontext" w:hAnsi="Fb Fontext"/>
          <w:b/>
          <w:bCs/>
          <w:rtl/>
        </w:rPr>
        <w:t xml:space="preserve"> ת"ר</w:t>
      </w:r>
      <w:r w:rsidRPr="006F178A">
        <w:rPr>
          <w:rFonts w:ascii="Fb Fontext" w:hAnsi="Fb Fontext"/>
          <w:rtl/>
        </w:rPr>
        <w:t xml:space="preserve"> קערות שאכל בהן ערבית מדיחן לאכול בהן שחרית.</w:t>
      </w:r>
    </w:p>
    <w:p w:rsidR="00E9703F" w:rsidRPr="009757B9" w:rsidRDefault="00E9703F" w:rsidP="00E9703F">
      <w:pPr>
        <w:rPr>
          <w:rFonts w:cs="Guttman Vilna"/>
          <w:b/>
          <w:bCs/>
          <w:rtl/>
        </w:rPr>
      </w:pPr>
      <w:r w:rsidRPr="006F178A">
        <w:rPr>
          <w:rtl/>
        </w:rPr>
        <w:t>שחרית - מדיחן לאכול בהן בצהרים.</w:t>
      </w:r>
    </w:p>
    <w:p w:rsidR="00E9703F" w:rsidRPr="009757B9" w:rsidRDefault="00E9703F" w:rsidP="00E9703F">
      <w:pPr>
        <w:rPr>
          <w:rFonts w:cs="Guttman Vilna"/>
          <w:b/>
          <w:bCs/>
          <w:rtl/>
        </w:rPr>
      </w:pPr>
      <w:r w:rsidRPr="006F178A">
        <w:rPr>
          <w:rtl/>
        </w:rPr>
        <w:t>בצהרים - מדיחן לאכול בהן במנחה.</w:t>
      </w:r>
    </w:p>
    <w:p w:rsidR="00E9703F" w:rsidRPr="009757B9" w:rsidRDefault="00E9703F" w:rsidP="00E9703F">
      <w:pPr>
        <w:rPr>
          <w:rFonts w:cs="Guttman Vilna"/>
          <w:b/>
          <w:bCs/>
          <w:rtl/>
        </w:rPr>
      </w:pPr>
      <w:r w:rsidRPr="006F178A">
        <w:rPr>
          <w:rtl/>
        </w:rPr>
        <w:t>מן המנחה ואילך שוב אינו מדיח.</w:t>
      </w:r>
    </w:p>
    <w:p w:rsidR="00E9703F" w:rsidRPr="009757B9" w:rsidRDefault="00E9703F" w:rsidP="00E9703F">
      <w:pPr>
        <w:rPr>
          <w:rFonts w:cs="Guttman Vilna"/>
          <w:b/>
          <w:bCs/>
          <w:rtl/>
        </w:rPr>
      </w:pPr>
      <w:r w:rsidRPr="006F178A">
        <w:rPr>
          <w:rtl/>
        </w:rPr>
        <w:t>אבל כוסות וקיתוניות וצלוחיות - מדיח והולך כל היום כולו, לפי שאין קבע לשתיה.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69" w:author="קלוד" w:date="2026-10-11T12:33:55Z"/>
        </w:rPr>
      </w:pPr>
      <w:ins w:id="90370" w:author="קלוד" w:date="2026-10-11T12:33:55Z">
        <w:r>
          <w:rPr>
            <w:color w:val="7B3F00"/>
          </w:rPr>
          <w:t xml:space="preserve">המקיים שלש סעודות - ניצול משלש פורעניות</w:t>
        </w:r>
      </w:ins>
    </w:p>
    <w:p>
      <w:pPr>
        <w:pStyle w:val="38"/>
        <w:rPr>
          <w:ins w:id="98516" w:author="מנוע מכני" w:date="2026-10-11T12:04:39Z"/>
        </w:rPr>
      </w:pPr>
      <w:del w:id="98515" w:author="מנוע מכני" w:date="2026-10-11T12:04:39Z">
        <w:r w:rsidRPr="006F178A">
          <w:delText xml:space="preserve">•</w:delText>
        </w:r>
      </w:del>
      <w:r w:rsidRPr="006F178A">
        <w:t xml:space="preserve"> בר קפרא:</w:t>
      </w:r>
    </w:p>
    <w:p w:rsidR="00E9703F" w:rsidRPr="006F178A" w:rsidRDefault="00E9703F" w:rsidP="00E9703F">
      <w:pPr>
        <w:rPr>
          <w:rtl/>
        </w:rPr>
      </w:pPr>
      <w:del w:id="98517" w:author="מנוע מכני" w:date="2026-10-11T12:04:39Z">
        <w:r w:rsidRPr="006F178A">
          <w:rPr>
            <w:rFonts w:ascii="Fb Fontext" w:hAnsi="Fb Fontext"/>
            <w:rtl/>
          </w:rPr>
          <w:delText xml:space="preserve"> </w:delText>
        </w:r>
      </w:del>
      <w:r w:rsidRPr="006F178A">
        <w:rPr>
          <w:rFonts w:ascii="Fb Fontext" w:hAnsi="Fb Fontext"/>
          <w:rtl/>
        </w:rPr>
        <w:t xml:space="preserve">כל המקיים שלש סעודות בשבת ניצול משלש פורעניות.</w:t>
      </w:r>
    </w:p>
    <w:p w:rsidR="00E9703F" w:rsidRPr="006F178A" w:rsidRDefault="00E9703F" w:rsidP="00E9703F">
      <w:pPr>
        <w:rPr>
          <w:rtl/>
        </w:rPr>
      </w:pPr>
      <w:r w:rsidRPr="006F178A">
        <w:rPr>
          <w:rtl/>
        </w:rPr>
        <w:t xml:space="preserve">מחבלו של משיח - כתיב </w:t>
      </w:r>
      <w:ins w:id="91665" w:author="מנוע מכני" w:date="2026-10-11T12:04:39Z">
        <w:r>
          <w:rPr>
            <w:rtl/>
          </w:rPr>
          <w:t xml:space="preserve">כאן</w:t>
        </w:r>
      </w:ins>
      <w:del w:id="91666" w:author="מנוע מכני" w:date="2026-10-11T12:04:39Z">
        <w:r w:rsidRPr="006F178A">
          <w:rPr>
            <w:rtl/>
          </w:rPr>
          <w:delText xml:space="preserve">הכא</w:delText>
        </w:r>
      </w:del>
      <w:r w:rsidRPr="00784B8D">
        <w:rPr>
          <w:rStyle w:val="afffff0"/>
          <w:rtl/>
        </w:rPr>
        <w:t xml:space="preserve"> </w:t>
      </w:r>
      <w:r w:rsidRPr="00784B8D">
        <w:rPr>
          <w:rStyle w:val="afffff0"/>
          <w:rFonts w:hint="cs"/>
          <w:rtl/>
        </w:rPr>
        <w:t>'</w:t>
      </w:r>
      <w:ins w:id="91333" w:author="Claude - סמנטי" w:date="2026-10-11T12:28:21Z">
        <w:r>
          <w:rPr>
            <w:rStyle w:val="afffff0"/>
            <w:rtl/>
          </w:rPr>
          <w:t xml:space="preserve">יוֹם</w:t>
        </w:r>
      </w:ins>
      <w:del w:id="91334" w:author="Claude - סמנטי" w:date="2026-10-11T12:28:21Z">
        <w:r w:rsidRPr="00784B8D">
          <w:rPr>
            <w:rStyle w:val="afffff0"/>
            <w:rtl/>
          </w:rPr>
          <w:delText xml:space="preserve">יום</w:delText>
        </w:r>
      </w:del>
      <w:r w:rsidRPr="00784B8D">
        <w:rPr>
          <w:rStyle w:val="afffff0"/>
          <w:rFonts w:hint="cs"/>
          <w:rtl/>
        </w:rPr>
        <w:t>'</w:t>
      </w:r>
      <w:r w:rsidRPr="00784B8D">
        <w:rPr>
          <w:rStyle w:val="afffff0"/>
          <w:rtl/>
        </w:rPr>
        <w:t xml:space="preserve"> </w:t>
      </w:r>
      <w:r w:rsidRPr="006F178A">
        <w:rPr>
          <w:rtl/>
        </w:rPr>
        <w:t xml:space="preserve">וכתיב </w:t>
      </w:r>
      <w:ins w:id="91663" w:author="מנוע מכני" w:date="2026-10-11T12:04:39Z">
        <w:r>
          <w:rPr>
            <w:rtl/>
          </w:rPr>
          <w:t xml:space="preserve">שם</w:t>
        </w:r>
      </w:ins>
      <w:del w:id="91664" w:author="מנוע מכני" w:date="2026-10-11T12:04:39Z">
        <w:r w:rsidRPr="006F178A">
          <w:rPr>
            <w:rtl/>
          </w:rPr>
          <w:delText xml:space="preserve">התם</w:delText>
        </w:r>
      </w:del>
      <w:r w:rsidRPr="006F178A">
        <w:rPr>
          <w:rtl/>
        </w:rPr>
        <w:t xml:space="preserve"> </w:t>
      </w:r>
      <w:r w:rsidRPr="006F178A">
        <w:rPr>
          <w:rFonts w:hint="cs"/>
          <w:rtl/>
        </w:rPr>
        <w:t>'</w:t>
      </w:r>
      <w:r>
        <w:rPr>
          <w:rStyle w:val="afffff0"/>
          <w:rtl/>
          <w:rPrChange w:id="9049" w:author="מנוע פסוקים" w:date="2026-10-11T09:34:00Z">
            <w:rPr>
              <w:rtl/>
            </w:rPr>
          </w:rPrChange>
        </w:rPr>
        <w:t xml:space="preserve">הנה אנכי שלח לכם את אליה הנביא לפני בוא יום</w:t>
      </w:r>
      <w:r w:rsidRPr="006F178A">
        <w:rPr>
          <w:rFonts w:hint="cs"/>
          <w:rtl/>
        </w:rPr>
        <w:t>,</w:t>
      </w:r>
    </w:p>
    <w:p w:rsidR="00E9703F" w:rsidRPr="006F178A" w:rsidRDefault="00E9703F" w:rsidP="00E9703F">
      <w:pPr>
        <w:rPr>
          <w:rtl/>
        </w:rPr>
      </w:pPr>
      <w:r w:rsidRPr="006F178A">
        <w:rPr>
          <w:rtl/>
        </w:rPr>
        <w:t xml:space="preserve">מדינה של גיהנם - כתיב </w:t>
      </w:r>
      <w:ins w:id="91669" w:author="מנוע מכני" w:date="2026-10-11T12:04:39Z">
        <w:r>
          <w:rPr>
            <w:rtl/>
          </w:rPr>
          <w:t xml:space="preserve">כאן</w:t>
        </w:r>
      </w:ins>
      <w:del w:id="91670" w:author="מנוע מכני" w:date="2026-10-11T12:04:39Z">
        <w:r w:rsidRPr="006F178A">
          <w:rPr>
            <w:rtl/>
          </w:rPr>
          <w:delText xml:space="preserve">הכא</w:delText>
        </w:r>
      </w:del>
      <w:r w:rsidRPr="00784B8D">
        <w:rPr>
          <w:rStyle w:val="afffff0"/>
          <w:rtl/>
        </w:rPr>
        <w:t xml:space="preserve"> </w:t>
      </w:r>
      <w:r w:rsidRPr="00784B8D">
        <w:rPr>
          <w:rStyle w:val="afffff0"/>
          <w:rFonts w:hint="cs"/>
          <w:rtl/>
        </w:rPr>
        <w:t>'</w:t>
      </w:r>
      <w:ins w:id="91337" w:author="Claude - סמנטי" w:date="2026-10-11T12:28:21Z">
        <w:r>
          <w:rPr>
            <w:rStyle w:val="afffff0"/>
            <w:rtl/>
          </w:rPr>
          <w:t xml:space="preserve">יוֹם</w:t>
        </w:r>
      </w:ins>
      <w:del w:id="91338" w:author="Claude - סמנטי" w:date="2026-10-11T12:28:21Z">
        <w:r w:rsidRPr="00784B8D">
          <w:rPr>
            <w:rStyle w:val="afffff0"/>
            <w:rtl/>
          </w:rPr>
          <w:delText xml:space="preserve">יום</w:delText>
        </w:r>
      </w:del>
      <w:r w:rsidRPr="00784B8D">
        <w:rPr>
          <w:rStyle w:val="afffff0"/>
          <w:rFonts w:hint="cs"/>
          <w:rtl/>
        </w:rPr>
        <w:t>'</w:t>
      </w:r>
      <w:r w:rsidRPr="00784B8D">
        <w:rPr>
          <w:rStyle w:val="afffff0"/>
          <w:rtl/>
        </w:rPr>
        <w:t xml:space="preserve"> </w:t>
      </w:r>
      <w:r w:rsidRPr="006F178A">
        <w:rPr>
          <w:rtl/>
        </w:rPr>
        <w:t xml:space="preserve">וכתיב </w:t>
      </w:r>
      <w:ins w:id="91667" w:author="מנוע מכני" w:date="2026-10-11T12:04:39Z">
        <w:r>
          <w:rPr>
            <w:rtl/>
          </w:rPr>
          <w:t xml:space="preserve">שם</w:t>
        </w:r>
      </w:ins>
      <w:del w:id="91668" w:author="מנוע מכני" w:date="2026-10-11T12:04:39Z">
        <w:r w:rsidRPr="006F178A">
          <w:rPr>
            <w:rtl/>
          </w:rPr>
          <w:delText xml:space="preserve">התם</w:delText>
        </w:r>
      </w:del>
      <w:r w:rsidRPr="00784B8D">
        <w:rPr>
          <w:rStyle w:val="afffff0"/>
          <w:rtl/>
        </w:rPr>
        <w:t xml:space="preserve"> </w:t>
      </w:r>
      <w:r w:rsidRPr="00784B8D">
        <w:rPr>
          <w:rStyle w:val="afffff0"/>
          <w:rFonts w:hint="cs"/>
          <w:rtl/>
        </w:rPr>
        <w:t>'</w:t>
      </w:r>
      <w:ins w:id="91335" w:author="Claude - סמנטי" w:date="2026-10-11T12:28:21Z">
        <w:r>
          <w:rPr>
            <w:rStyle w:val="afffff0"/>
            <w:rtl/>
          </w:rPr>
          <w:t xml:space="preserve">יוֹם עֶבְרָה הַיּוֹם הַהוּא</w:t>
        </w:r>
      </w:ins>
      <w:del w:id="91336" w:author="Claude - סמנטי" w:date="2026-10-11T12:28:21Z">
        <w:r w:rsidRPr="00784B8D">
          <w:rPr>
            <w:rStyle w:val="afffff0"/>
            <w:rtl/>
          </w:rPr>
          <w:delText xml:space="preserve">יום עברה היום ההוא</w:delText>
        </w:r>
      </w:del>
      <w:r w:rsidRPr="00784B8D">
        <w:rPr>
          <w:rStyle w:val="afffff0"/>
          <w:rFonts w:hint="cs"/>
          <w:rtl/>
        </w:rPr>
        <w:t>'</w:t>
      </w:r>
      <w:r w:rsidRPr="00784B8D">
        <w:rPr>
          <w:rStyle w:val="afffff0"/>
          <w:rtl/>
        </w:rPr>
        <w:t>.</w:t>
      </w:r>
    </w:p>
    <w:p w:rsidR="00E9703F" w:rsidRPr="006F178A" w:rsidRDefault="00E9703F" w:rsidP="00E9703F">
      <w:pPr>
        <w:rPr>
          <w:rtl/>
        </w:rPr>
      </w:pPr>
      <w:r w:rsidRPr="006F178A">
        <w:rPr>
          <w:rtl/>
        </w:rPr>
        <w:t xml:space="preserve">ממלחמת גוג ומגוג - כתיב </w:t>
      </w:r>
      <w:ins w:id="91671" w:author="מנוע מכני" w:date="2026-10-11T12:04:39Z">
        <w:r>
          <w:rPr>
            <w:rtl/>
          </w:rPr>
          <w:t xml:space="preserve">כאן</w:t>
        </w:r>
      </w:ins>
      <w:del w:id="91672" w:author="מנוע מכני" w:date="2026-10-11T12:04:39Z">
        <w:r w:rsidRPr="006F178A">
          <w:rPr>
            <w:rtl/>
          </w:rPr>
          <w:delText xml:space="preserve">הכא</w:delText>
        </w:r>
      </w:del>
      <w:r w:rsidRPr="00784B8D">
        <w:rPr>
          <w:rStyle w:val="afffff0"/>
          <w:rtl/>
        </w:rPr>
        <w:t xml:space="preserve"> </w:t>
      </w:r>
      <w:r w:rsidRPr="00784B8D">
        <w:rPr>
          <w:rStyle w:val="afffff0"/>
          <w:rFonts w:hint="cs"/>
          <w:rtl/>
        </w:rPr>
        <w:t>'</w:t>
      </w:r>
      <w:ins w:id="91341" w:author="Claude - סמנטי" w:date="2026-10-11T12:28:21Z">
        <w:r>
          <w:rPr>
            <w:rStyle w:val="afffff0"/>
            <w:rtl/>
          </w:rPr>
          <w:t xml:space="preserve">יוֹם</w:t>
        </w:r>
      </w:ins>
      <w:del w:id="91342" w:author="Claude - סמנטי" w:date="2026-10-11T12:28:21Z">
        <w:r w:rsidRPr="00784B8D">
          <w:rPr>
            <w:rStyle w:val="afffff0"/>
            <w:rtl/>
          </w:rPr>
          <w:delText xml:space="preserve">יום</w:delText>
        </w:r>
      </w:del>
      <w:r w:rsidRPr="00784B8D">
        <w:rPr>
          <w:rStyle w:val="afffff0"/>
          <w:rFonts w:hint="cs"/>
          <w:rtl/>
        </w:rPr>
        <w:t>'</w:t>
      </w:r>
      <w:r w:rsidRPr="00784B8D">
        <w:rPr>
          <w:rStyle w:val="afffff0"/>
          <w:rtl/>
        </w:rPr>
        <w:t xml:space="preserve"> </w:t>
      </w:r>
      <w:r w:rsidRPr="006F178A">
        <w:rPr>
          <w:rtl/>
        </w:rPr>
        <w:t>וכתיב</w:t>
      </w:r>
      <w:r w:rsidRPr="00784B8D">
        <w:rPr>
          <w:rStyle w:val="afffff0"/>
          <w:rtl/>
        </w:rPr>
        <w:t xml:space="preserve"> </w:t>
      </w:r>
      <w:r w:rsidRPr="00784B8D">
        <w:rPr>
          <w:rStyle w:val="afffff0"/>
          <w:rFonts w:hint="cs"/>
          <w:rtl/>
        </w:rPr>
        <w:t>'</w:t>
      </w:r>
      <w:ins w:id="91339" w:author="Claude - סמנטי" w:date="2026-10-11T12:28:21Z">
        <w:r>
          <w:rPr>
            <w:rStyle w:val="afffff0"/>
            <w:rtl/>
          </w:rPr>
          <w:t xml:space="preserve">בְּיוֹם בֹּא גוֹג</w:t>
        </w:r>
      </w:ins>
      <w:del w:id="91340" w:author="Claude - סמנטי" w:date="2026-10-11T12:28:21Z">
        <w:r w:rsidRPr="00784B8D">
          <w:rPr>
            <w:rStyle w:val="afffff0"/>
            <w:rtl/>
          </w:rPr>
          <w:delText xml:space="preserve">ביום בא גוג</w:delText>
        </w:r>
      </w:del>
      <w:r w:rsidRPr="00784B8D">
        <w:rPr>
          <w:rStyle w:val="afffff0"/>
          <w:rFonts w:hint="cs"/>
          <w:rtl/>
        </w:rPr>
        <w:t>'</w:t>
      </w:r>
      <w:r w:rsidRPr="00784B8D">
        <w:rPr>
          <w:rStyle w:val="afffff0"/>
          <w:rtl/>
        </w:rPr>
        <w:t>.</w:t>
      </w:r>
    </w:p>
    <w:p>
      <w:pPr>
        <w:pStyle w:val="afffff8"/>
        <w:rPr>
          <w:ins w:id="90367" w:author="קלוד" w:date="2026-10-11T12:33:55Z"/>
        </w:rPr>
      </w:pPr>
      <w:ins w:id="90368" w:author="קלוד" w:date="2026-10-11T12:33:55Z">
        <w:r>
          <w:rPr>
            <w:color w:val="7B3F00"/>
          </w:rPr>
          <w:t xml:space="preserve">המענג את השבת - נחלה בלי מצרים ומשאלות לבו</w:t>
        </w:r>
      </w:ins>
    </w:p>
    <w:p w:rsidR="00E9703F" w:rsidRPr="006F178A" w:rsidRDefault="00E9703F" w:rsidP="00E9703F">
      <w:pPr>
        <w:rPr>
          <w:rtl/>
        </w:rPr>
      </w:pPr>
      <w:r w:rsidRPr="006F178A">
        <w:rPr>
          <w:rtl/>
        </w:rPr>
        <w:t xml:space="preserve">• </w:t>
      </w:r>
      <w:r w:rsidRPr="006F178A">
        <w:rPr>
          <w:rStyle w:val="afffe"/>
          <w:rFonts w:ascii="Fb Fontext" w:hAnsi="Fb Fontext"/>
          <w:rtl/>
        </w:rPr>
        <w:t>א.</w:t>
      </w:r>
      <w:r w:rsidRPr="006F178A">
        <w:rPr>
          <w:rtl/>
        </w:rPr>
        <w:t xml:space="preserve"> </w:t>
      </w:r>
      <w:r w:rsidRPr="006F178A">
        <w:rPr>
          <w:rStyle w:val="2fb"/>
          <w:rtl/>
        </w:rPr>
        <w:t xml:space="preserve">רבי יוסי</w:t>
      </w:r>
      <w:r w:rsidRPr="006F178A">
        <w:rPr>
          <w:rtl/>
        </w:rPr>
        <w:t xml:space="preserve"> כל המענג את השבת נותנין לו נחלה בלי מצרים.</w:t>
      </w:r>
    </w:p>
    <w:p w:rsidR="00E9703F" w:rsidRPr="009757B9" w:rsidRDefault="00E9703F" w:rsidP="00844CDB">
      <w:pPr>
        <w:pStyle w:val="afffff"/>
        <w:rPr>
          <w:rFonts w:cs="Guttman Vilna"/>
          <w:b/>
          <w:bCs/>
          <w:rtl/>
        </w:rPr>
      </w:pPr>
      <w:r w:rsidRPr="006F178A">
        <w:rPr>
          <w:rtl/>
        </w:rPr>
        <w:t>- אז תתענג על</w:t>
      </w:r>
      <w:r>
        <w:rPr>
          <w:rtl/>
        </w:rPr>
        <w:t xml:space="preserve"> ה'</w:t>
      </w:r>
      <w:r>
        <w:rPr>
          <w:rtl/>
        </w:rPr>
        <w:t xml:space="preserve"> והרכבתיך על </w:t>
      </w:r>
      <w:r>
        <w:rPr>
          <w:rStyle w:val="afffff0"/>
          <w:rtl/>
          <w:rPrChange w:id="9050" w:author="מנוע פסוקים" w:date="2026-10-11T09:34:00Z">
            <w:rPr>
              <w:rtl/>
            </w:rPr>
          </w:rPrChange>
        </w:rPr>
        <w:t xml:space="preserve">במתי ארץ והאכלתיך נחלת יעקב אביך</w:t>
      </w:r>
      <w:r>
        <w:rPr>
          <w:rtl/>
        </w:rPr>
        <w:t xml:space="preserve"> </w:t>
      </w:r>
      <w:r>
        <w:rPr>
          <w:rtl/>
        </w:rPr>
        <w:t>וגו'</w:t>
      </w:r>
      <w:r w:rsidRPr="006F178A">
        <w:rPr>
          <w:rtl/>
        </w:rPr>
        <w:t>.</w:t>
      </w:r>
    </w:p>
    <w:p w:rsidR="00E9703F" w:rsidRPr="009757B9" w:rsidRDefault="00E9703F" w:rsidP="00E9703F">
      <w:pPr>
        <w:rPr>
          <w:rFonts w:cs="Guttman Vilna"/>
          <w:b/>
          <w:bCs/>
          <w:rtl/>
        </w:rPr>
      </w:pPr>
      <w:r w:rsidRPr="006F178A">
        <w:rPr>
          <w:rtl/>
        </w:rPr>
        <w:t xml:space="preserve">לא</w:t>
      </w:r>
      <w:r w:rsidRPr="006F178A">
        <w:rPr>
          <w:rtl/>
        </w:rPr>
        <w:t xml:space="preserve"> כאברהם שכתוב בו</w:t>
      </w:r>
      <w:r w:rsidRPr="00806933">
        <w:rPr>
          <w:rStyle w:val="afffff0"/>
          <w:rtl/>
        </w:rPr>
        <w:t xml:space="preserve"> </w:t>
      </w:r>
      <w:r w:rsidRPr="00806933">
        <w:rPr>
          <w:rStyle w:val="afffff0"/>
          <w:rFonts w:hint="cs"/>
          <w:rtl/>
        </w:rPr>
        <w:t>'</w:t>
      </w:r>
      <w:r w:rsidRPr="00806933">
        <w:rPr>
          <w:rStyle w:val="afffff0"/>
          <w:rtl/>
        </w:rPr>
        <w:t xml:space="preserve">קום התהלך בארץ לארכה </w:t>
      </w:r>
      <w:r>
        <w:rPr>
          <w:rStyle w:val="afffff0"/>
          <w:rtl/>
        </w:rPr>
        <w:t xml:space="preserve">וגו</w:t>
      </w:r>
      <w:r>
        <w:rPr>
          <w:rStyle w:val="afffff0"/>
          <w:rtl/>
        </w:rPr>
        <w:t xml:space="preserve">'</w:t>
      </w:r>
      <w:r w:rsidRPr="00806933">
        <w:rPr>
          <w:rStyle w:val="afffff0"/>
          <w:rtl/>
        </w:rPr>
        <w:t>.</w:t>
      </w:r>
    </w:p>
    <w:p w:rsidR="00E9703F" w:rsidRPr="009757B9" w:rsidRDefault="00E9703F" w:rsidP="00E9703F">
      <w:pPr>
        <w:rPr>
          <w:rFonts w:cs="Guttman Vilna"/>
          <w:b/>
          <w:bCs/>
          <w:rtl/>
        </w:rPr>
      </w:pPr>
      <w:r w:rsidRPr="006F178A">
        <w:rPr>
          <w:rtl/>
        </w:rPr>
        <w:t>ולא כיצחק שכתוב בו</w:t>
      </w:r>
      <w:r w:rsidRPr="00784B8D">
        <w:rPr>
          <w:rStyle w:val="afffff0"/>
          <w:rtl/>
        </w:rPr>
        <w:t xml:space="preserve"> </w:t>
      </w:r>
      <w:r w:rsidRPr="00784B8D">
        <w:rPr>
          <w:rStyle w:val="afffff0"/>
          <w:rFonts w:hint="cs"/>
          <w:rtl/>
        </w:rPr>
        <w:t>'</w:t>
      </w:r>
      <w:ins w:id="91343" w:author="Claude - סמנטי" w:date="2026-10-11T12:28:21Z">
        <w:r>
          <w:rPr>
            <w:rStyle w:val="afffff0"/>
            <w:rtl/>
          </w:rPr>
          <w:t xml:space="preserve">כִּי לְךָ וּלְזַרְעֲךָ אֶתֵּן אֶת כָּל הָאֲרָצֹת הָאֵל</w:t>
        </w:r>
      </w:ins>
      <w:del w:id="91344" w:author="Claude - סמנטי" w:date="2026-10-11T12:28:21Z">
        <w:r w:rsidRPr="00784B8D">
          <w:rPr>
            <w:rStyle w:val="afffff0"/>
            <w:rtl/>
          </w:rPr>
          <w:delText xml:space="preserve">כי לך ולזרעך אתן את כל הארצת האל</w:delText>
        </w:r>
      </w:del>
      <w:r w:rsidRPr="00784B8D">
        <w:rPr>
          <w:rStyle w:val="afffff0"/>
          <w:rFonts w:hint="cs"/>
          <w:rtl/>
        </w:rPr>
        <w:t>'</w:t>
      </w:r>
      <w:r w:rsidRPr="00784B8D">
        <w:rPr>
          <w:rStyle w:val="afffff0"/>
          <w:rtl/>
        </w:rPr>
        <w:t>.</w:t>
      </w:r>
    </w:p>
    <w:p>
      <w:pPr>
        <w:pStyle w:val="38"/>
        <w:rPr>
          <w:ins w:id="98518" w:author="מנוע מכני" w:date="2026-10-11T12:04:39Z"/>
        </w:rPr>
      </w:pPr>
      <w:r w:rsidRPr="006F178A">
        <w:t xml:space="preserve">אלא</w:t>
      </w:r>
    </w:p>
    <w:p w:rsidR="00E9703F" w:rsidRPr="006F178A" w:rsidRDefault="00E9703F" w:rsidP="00E9703F">
      <w:pPr>
        <w:rPr>
          <w:rStyle w:val="afffe"/>
          <w:rFonts w:ascii="Fb Fontext" w:hAnsi="Fb Fontext"/>
          <w:rtl/>
        </w:rPr>
      </w:pPr>
      <w:del w:id="98519" w:author="מנוע מכני" w:date="2026-10-11T12:04:39Z">
        <w:r w:rsidRPr="006F178A">
          <w:rPr>
            <w:rtl/>
          </w:rPr>
          <w:delText xml:space="preserve"> </w:delText>
        </w:r>
      </w:del>
      <w:r w:rsidRPr="006F178A">
        <w:rPr>
          <w:rtl/>
        </w:rPr>
        <w:t xml:space="preserve">כיעקב שכתוב בו</w:t>
      </w:r>
      <w:r w:rsidRPr="00784B8D">
        <w:rPr>
          <w:rStyle w:val="afffff0"/>
          <w:rtl/>
        </w:rPr>
        <w:t xml:space="preserve"> </w:t>
      </w:r>
      <w:r w:rsidRPr="00784B8D">
        <w:rPr>
          <w:rStyle w:val="afffff0"/>
          <w:rFonts w:hint="cs"/>
          <w:rtl/>
        </w:rPr>
        <w:t>'</w:t>
      </w:r>
      <w:ins w:id="91345" w:author="Claude - סמנטי" w:date="2026-10-11T12:28:21Z">
        <w:r>
          <w:rPr>
            <w:rStyle w:val="afffff0"/>
            <w:rtl/>
          </w:rPr>
          <w:t xml:space="preserve">וּפָרַצְתָּ יָמָּה וָקֵדְמָה וְצָפוֹנָה וָנֶגְבָּה</w:t>
        </w:r>
      </w:ins>
      <w:del w:id="91346" w:author="Claude - סמנטי" w:date="2026-10-11T12:28:21Z">
        <w:r w:rsidRPr="00784B8D">
          <w:rPr>
            <w:rStyle w:val="afffff0"/>
            <w:rtl/>
          </w:rPr>
          <w:delText xml:space="preserve">ופרצת ימה וקדמה וצפונה ונגבה</w:delText>
        </w:r>
      </w:del>
      <w:r w:rsidRPr="00784B8D">
        <w:rPr>
          <w:rStyle w:val="afffff0"/>
          <w:rFonts w:hint="cs"/>
          <w:rtl/>
        </w:rPr>
        <w:t>'</w:t>
      </w:r>
      <w:r w:rsidRPr="00784B8D">
        <w:rPr>
          <w:rStyle w:val="afffff0"/>
          <w:rtl/>
        </w:rPr>
        <w:t>.</w:t>
      </w:r>
    </w:p>
    <w:p w:rsidR="00E9703F" w:rsidRPr="006061D7" w:rsidRDefault="00E9703F" w:rsidP="00E9703F">
      <w:pPr>
        <w:rPr>
          <w:rtl/>
        </w:rPr>
      </w:pPr>
      <w:r w:rsidRPr="006061D7">
        <w:rPr>
          <w:rtl/>
        </w:rPr>
        <w:t xml:space="preserve">• ב. </w:t>
      </w:r>
      <w:r w:rsidRPr="006061D7">
        <w:rPr>
          <w:rStyle w:val="2fb"/>
          <w:rtl/>
        </w:rPr>
        <w:t xml:space="preserve">רנב"י</w:t>
      </w:r>
      <w:r w:rsidRPr="006061D7">
        <w:rPr>
          <w:rtl/>
        </w:rPr>
        <w:t xml:space="preserve"> ניצול משעבוד גליות,</w:t>
      </w:r>
      <w:r>
        <w:rPr>
          <w:rtl/>
        </w:rPr>
        <w:t xml:space="preserve"> </w:t>
      </w:r>
      <w:r w:rsidRPr="006061D7">
        <w:rPr>
          <w:rtl/>
        </w:rPr>
        <w:t xml:space="preserve">כתיב </w:t>
      </w:r>
      <w:ins w:id="91675" w:author="מנוע מכני" w:date="2026-10-11T12:04:39Z">
        <w:r>
          <w:rPr>
            <w:rtl/>
          </w:rPr>
          <w:t xml:space="preserve">כאן</w:t>
        </w:r>
      </w:ins>
      <w:del w:id="91676" w:author="מנוע מכני" w:date="2026-10-11T12:04:39Z">
        <w:r w:rsidRPr="006061D7">
          <w:rPr>
            <w:rtl/>
          </w:rPr>
          <w:delText xml:space="preserve">הכא</w:delText>
        </w:r>
      </w:del>
      <w:r w:rsidRPr="00784B8D">
        <w:rPr>
          <w:rStyle w:val="afffff0"/>
          <w:rtl/>
        </w:rPr>
        <w:t xml:space="preserve"> </w:t>
      </w:r>
      <w:r w:rsidRPr="00784B8D">
        <w:rPr>
          <w:rStyle w:val="afffff0"/>
          <w:rFonts w:hint="cs"/>
          <w:rtl/>
        </w:rPr>
        <w:t>'</w:t>
      </w:r>
      <w:ins w:id="91349" w:author="Claude - סמנטי" w:date="2026-10-11T12:28:21Z">
        <w:r>
          <w:rPr>
            <w:rStyle w:val="afffff0"/>
            <w:rtl/>
          </w:rPr>
          <w:t xml:space="preserve">וְהִרְכַּבְתִּיךָ עַל בָּמֳתֵי אָרֶץ</w:t>
        </w:r>
      </w:ins>
      <w:del w:id="91350" w:author="Claude - סמנטי" w:date="2026-10-11T12:28:21Z">
        <w:r w:rsidRPr="00784B8D">
          <w:rPr>
            <w:rStyle w:val="afffff0"/>
            <w:rtl/>
          </w:rPr>
          <w:delText xml:space="preserve">והרכבתיך על במתי ארץ</w:delText>
        </w:r>
      </w:del>
      <w:r w:rsidRPr="00784B8D">
        <w:rPr>
          <w:rStyle w:val="afffff0"/>
          <w:rFonts w:hint="cs"/>
          <w:rtl/>
        </w:rPr>
        <w:t>'</w:t>
      </w:r>
      <w:r w:rsidRPr="00784B8D">
        <w:rPr>
          <w:rStyle w:val="afffff0"/>
          <w:rtl/>
        </w:rPr>
        <w:t xml:space="preserve"> </w:t>
      </w:r>
      <w:r w:rsidRPr="006061D7">
        <w:rPr>
          <w:rtl/>
        </w:rPr>
        <w:t xml:space="preserve">וכתיב </w:t>
      </w:r>
      <w:ins w:id="91673" w:author="מנוע מכני" w:date="2026-10-11T12:04:39Z">
        <w:r>
          <w:rPr>
            <w:rtl/>
          </w:rPr>
          <w:t xml:space="preserve">שם</w:t>
        </w:r>
      </w:ins>
      <w:del w:id="91674" w:author="מנוע מכני" w:date="2026-10-11T12:04:39Z">
        <w:r w:rsidRPr="006061D7">
          <w:rPr>
            <w:rtl/>
          </w:rPr>
          <w:delText xml:space="preserve">התם</w:delText>
        </w:r>
      </w:del>
      <w:r w:rsidRPr="00784B8D">
        <w:rPr>
          <w:rStyle w:val="afffff0"/>
          <w:rtl/>
        </w:rPr>
        <w:t xml:space="preserve"> </w:t>
      </w:r>
      <w:r w:rsidRPr="00784B8D">
        <w:rPr>
          <w:rStyle w:val="afffff0"/>
          <w:rFonts w:hint="cs"/>
          <w:rtl/>
        </w:rPr>
        <w:t>'</w:t>
      </w:r>
      <w:ins w:id="91347" w:author="Claude - סמנטי" w:date="2026-10-11T12:28:21Z">
        <w:r>
          <w:rPr>
            <w:rStyle w:val="afffff0"/>
            <w:rtl/>
          </w:rPr>
          <w:t xml:space="preserve">וְאַתָּה עַל בָּמוֹתֵימוֹ תִדְרֹךְ</w:t>
        </w:r>
      </w:ins>
      <w:del w:id="91348" w:author="Claude - סמנטי" w:date="2026-10-11T12:28:21Z">
        <w:r w:rsidRPr="00784B8D">
          <w:rPr>
            <w:rStyle w:val="afffff0"/>
            <w:rtl/>
          </w:rPr>
          <w:delText xml:space="preserve">ואתה על במותימו תדרך</w:delText>
        </w:r>
      </w:del>
      <w:r w:rsidRPr="00784B8D">
        <w:rPr>
          <w:rStyle w:val="afffff0"/>
          <w:rFonts w:hint="cs"/>
          <w:rtl/>
        </w:rPr>
        <w:t>'</w:t>
      </w:r>
      <w:r w:rsidRPr="00784B8D">
        <w:rPr>
          <w:rStyle w:val="afffff0"/>
          <w:rtl/>
        </w:rPr>
        <w:t>.</w:t>
      </w:r>
    </w:p>
    <w:p w:rsidR="00E9703F" w:rsidRPr="004640F6" w:rsidRDefault="00E9703F" w:rsidP="00E9703F">
      <w:pPr>
        <w:rPr>
          <w:rStyle w:val="afffff0"/>
          <w:spacing w:val="-2"/>
          <w:rtl/>
        </w:rPr>
      </w:pPr>
      <w:r w:rsidRPr="004640F6">
        <w:rPr>
          <w:rFonts w:ascii="Fb Fontext" w:hAnsi="Fb Fontext"/>
          <w:spacing w:val="-2"/>
          <w:rtl/>
        </w:rPr>
        <w:t xml:space="preserve">• </w:t>
      </w:r>
      <w:r w:rsidRPr="004640F6">
        <w:rPr>
          <w:rStyle w:val="afffe"/>
          <w:rFonts w:ascii="Fb Fontext" w:hAnsi="Fb Fontext"/>
          <w:spacing w:val="-2"/>
          <w:rtl/>
        </w:rPr>
        <w:t>ג.</w:t>
      </w:r>
      <w:r w:rsidRPr="004640F6">
        <w:rPr>
          <w:rFonts w:ascii="Fb Fontext" w:hAnsi="Fb Fontext"/>
          <w:spacing w:val="-2"/>
          <w:rtl/>
        </w:rPr>
        <w:t xml:space="preserve"> </w:t>
      </w:r>
      <w:r w:rsidRPr="004640F6">
        <w:rPr>
          <w:rStyle w:val="2fb"/>
          <w:rFonts w:ascii="Fb Fontext" w:hAnsi="Fb Fontext"/>
          <w:spacing w:val="-2"/>
          <w:rtl/>
        </w:rPr>
        <w:t xml:space="preserve">אריא"ר</w:t>
      </w:r>
      <w:r w:rsidRPr="004640F6">
        <w:rPr>
          <w:rFonts w:ascii="Fb Fontext" w:hAnsi="Fb Fontext"/>
          <w:spacing w:val="-2"/>
          <w:rtl/>
        </w:rPr>
        <w:t xml:space="preserve"> כל המענג את השבת נותנין לו משאלות לבו, שנא'</w:t>
      </w:r>
      <w:r w:rsidRPr="004640F6">
        <w:rPr>
          <w:rStyle w:val="afffff0"/>
          <w:spacing w:val="-2"/>
          <w:rtl/>
        </w:rPr>
        <w:t xml:space="preserve"> </w:t>
      </w:r>
      <w:r w:rsidRPr="004640F6">
        <w:rPr>
          <w:rStyle w:val="afffff0"/>
          <w:rFonts w:hint="cs"/>
          <w:spacing w:val="-2"/>
          <w:rtl/>
        </w:rPr>
        <w:t>'</w:t>
      </w:r>
      <w:ins w:id="91351" w:author="Claude - סמנטי" w:date="2026-10-11T12:28:21Z">
        <w:r>
          <w:rPr>
            <w:rStyle w:val="afffff0"/>
            <w:spacing w:val="-2"/>
            <w:rtl/>
          </w:rPr>
          <w:t xml:space="preserve">וְהִתְעַנַּג עַל ה</w:t>
        </w:r>
      </w:ins>
      <w:del w:id="91352" w:author="Claude - סמנטי" w:date="2026-10-11T12:28:21Z">
        <w:r w:rsidRPr="004640F6">
          <w:rPr>
            <w:rStyle w:val="afffff0"/>
            <w:spacing w:val="-2"/>
            <w:rtl/>
          </w:rPr>
          <w:delText xml:space="preserve">והתענג על ה</w:delText>
        </w:r>
      </w:del>
      <w:r w:rsidRPr="004640F6">
        <w:rPr>
          <w:rStyle w:val="afffff0"/>
          <w:spacing w:val="-2"/>
          <w:rtl/>
        </w:rPr>
        <w:t xml:space="preserve">' ויתן לך משאלות לבך</w:t>
      </w:r>
      <w:r w:rsidRPr="004640F6">
        <w:rPr>
          <w:rStyle w:val="afffff0"/>
          <w:rFonts w:hint="cs"/>
          <w:spacing w:val="-2"/>
          <w:rtl/>
        </w:rPr>
        <w:t>'</w:t>
      </w:r>
    </w:p>
    <w:p w:rsidR="00E9703F" w:rsidRPr="006F178A" w:rsidRDefault="00E9703F" w:rsidP="00E9703F">
      <w:pPr>
        <w:rPr>
          <w:rtl/>
        </w:rPr>
      </w:pPr>
      <w:r w:rsidRPr="006F178A">
        <w:rPr>
          <w:rtl/>
        </w:rPr>
        <w:t>עונג זה - כשהוא אומר וקראת לשבת ענג, הוי אומר: זה ענג שבת.</w:t>
      </w:r>
    </w:p>
    <w:p>
      <w:pPr>
        <w:pStyle w:val="38"/>
        <w:rPr>
          <w:ins w:id="98521" w:author="מנוע מכני" w:date="2026-10-11T12:04:39Z"/>
        </w:rPr>
      </w:pPr>
      <w:del w:id="98520" w:author="מנוע מכני" w:date="2026-10-11T12:04:39Z">
        <w:r w:rsidRPr="006F178A">
          <w:delText xml:space="preserve">•</w:delText>
        </w:r>
      </w:del>
      <w:r w:rsidRPr="006F178A">
        <w:t xml:space="preserve"> במה מענגו – ריב"ש מרב</w:t>
      </w:r>
      <w:del w:id="99409" w:author="מנוע מכני" w:date="2026-10-11T12:04:39Z">
        <w:r w:rsidRPr="006F178A">
          <w:delText xml:space="preserve"> אמר</w:delText>
        </w:r>
      </w:del>
      <w:r w:rsidRPr="006F178A">
        <w:t xml:space="preserve">:</w:t>
      </w:r>
    </w:p>
    <w:p w:rsidR="00E9703F" w:rsidRPr="006F178A" w:rsidRDefault="00E9703F" w:rsidP="00E9703F">
      <w:pPr>
        <w:rPr>
          <w:rtl/>
        </w:rPr>
      </w:pPr>
      <w:del w:id="98522" w:author="מנוע מכני" w:date="2026-10-11T12:04:39Z">
        <w:r w:rsidRPr="006F178A">
          <w:rPr>
            <w:rtl/>
          </w:rPr>
          <w:delText xml:space="preserve"> </w:delText>
        </w:r>
      </w:del>
      <w:r w:rsidRPr="006F178A">
        <w:rPr>
          <w:rtl/>
        </w:rPr>
        <w:t xml:space="preserve">בתבשיל של תרדין, ודגים גדולים, וראשי שומין.</w:t>
      </w:r>
    </w:p>
    <w:p>
      <w:pPr>
        <w:pStyle w:val="38"/>
        <w:rPr>
          <w:ins w:id="98523" w:author="מנוע מכני" w:date="2026-10-11T12:04:39Z"/>
        </w:rPr>
      </w:pPr>
      <w:r w:rsidRPr="006F178A">
        <w:t xml:space="preserve">רחב"א מרב:</w:t>
      </w:r>
    </w:p>
    <w:p w:rsidR="00E9703F" w:rsidRPr="006F178A" w:rsidRDefault="00E9703F" w:rsidP="00E9703F">
      <w:pPr>
        <w:rPr>
          <w:rtl/>
        </w:rPr>
      </w:pPr>
      <w:del w:id="98524" w:author="מנוע מכני" w:date="2026-10-11T12:04:39Z">
        <w:r w:rsidRPr="006F178A">
          <w:rPr>
            <w:rtl/>
          </w:rPr>
          <w:delText xml:space="preserve"> </w:delText>
        </w:r>
      </w:del>
      <w:ins w:id="90491" w:author="מנוע מכני" w:date="2026-10-11T12:04:39Z">
        <w:r>
          <w:rPr>
            <w:rtl/>
          </w:rPr>
          <w:t xml:space="preserve">אפי'</w:t>
        </w:r>
      </w:ins>
      <w:del w:id="90492" w:author="מנוע מכני" w:date="2026-10-11T12:04:39Z">
        <w:r w:rsidRPr="006F178A">
          <w:rPr>
            <w:rtl/>
          </w:rPr>
          <w:delText xml:space="preserve">אפילו</w:delText>
        </w:r>
      </w:del>
      <w:r w:rsidRPr="006F178A">
        <w:rPr>
          <w:rtl/>
        </w:rPr>
        <w:t xml:space="preserve"> דבר </w:t>
      </w:r>
      <w:ins w:id="105539" w:author="קלוד" w:date="2026-10-11T13:11:34Z">
        <w:r>
          <w:rPr>
            <w:rtl/>
          </w:rPr>
          <w:t xml:space="preserve">מועט</w:t>
        </w:r>
      </w:ins>
      <w:del w:id="105540" w:author="קלוד" w:date="2026-10-11T13:11:34Z">
        <w:r w:rsidRPr="006F178A">
          <w:rPr>
            <w:rtl/>
          </w:rPr>
          <w:delText xml:space="preserve">מועט,</w:delText>
        </w:r>
      </w:del>
      <w:r w:rsidRPr="006F178A">
        <w:rPr>
          <w:rtl/>
        </w:rPr>
        <w:t xml:space="preserve"> </w:t>
      </w:r>
      <w:ins w:id="105537" w:author="קלוד" w:date="2026-10-11T13:11:34Z">
        <w:r>
          <w:rPr>
            <w:rtl/>
          </w:rPr>
          <w:t xml:space="preserve">[קדרת</w:t>
        </w:r>
      </w:ins>
      <w:del w:id="105538" w:author="קלוד" w:date="2026-10-11T13:11:34Z">
        <w:r w:rsidRPr="006F178A">
          <w:rPr>
            <w:rtl/>
          </w:rPr>
          <w:delText xml:space="preserve">[כסא</w:delText>
        </w:r>
      </w:del>
      <w:r w:rsidRPr="006F178A">
        <w:rPr>
          <w:rtl/>
        </w:rPr>
        <w:t xml:space="preserve"> </w:t>
      </w:r>
      <w:ins w:id="105535" w:author="קלוד" w:date="2026-10-11T13:11:34Z">
        <w:r>
          <w:rPr>
            <w:rtl/>
          </w:rPr>
          <w:t xml:space="preserve">דגים קטנים],</w:t>
        </w:r>
      </w:ins>
      <w:del w:id="105536" w:author="קלוד" w:date="2026-10-11T13:11:34Z">
        <w:r w:rsidRPr="006F178A">
          <w:rPr>
            <w:rtl/>
          </w:rPr>
          <w:delText xml:space="preserve">דהרסנא]</w:delText>
        </w:r>
      </w:del>
      <w:r w:rsidRPr="006F178A">
        <w:rPr>
          <w:rtl/>
        </w:rPr>
        <w:t xml:space="preserve"> ולכבוד שבת עשאו - הרי זה עונג.</w:t>
      </w:r>
    </w:p>
    <w:p>
      <w:pPr>
        <w:pStyle w:val="38"/>
        <w:rPr>
          <w:ins w:id="98526" w:author="מנוע מכני" w:date="2026-10-11T12:04:39Z"/>
        </w:rPr>
      </w:pPr>
      <w:del w:id="98525" w:author="מנוע מכני" w:date="2026-10-11T12:04:39Z">
        <w:r w:rsidRPr="006F178A">
          <w:delText xml:space="preserve">•</w:delText>
        </w:r>
      </w:del>
      <w:r w:rsidRPr="006F178A">
        <w:t xml:space="preserve"> רי"ו:</w:t>
      </w:r>
    </w:p>
    <w:p w:rsidR="00E9703F" w:rsidRPr="006F178A" w:rsidRDefault="00E9703F" w:rsidP="00E9703F">
      <w:pPr>
        <w:rPr>
          <w:rtl/>
        </w:rPr>
      </w:pPr>
      <w:del w:id="98527" w:author="מנוע מכני" w:date="2026-10-11T12:04:39Z">
        <w:r w:rsidRPr="006F178A">
          <w:rPr>
            <w:rtl/>
          </w:rPr>
          <w:delText xml:space="preserve"> </w:delText>
        </w:r>
      </w:del>
      <w:r w:rsidRPr="006F178A">
        <w:rPr>
          <w:rtl/>
        </w:rPr>
        <w:t xml:space="preserve">כל המשמר שבת כהלכתו, </w:t>
      </w:r>
      <w:ins w:id="90493" w:author="מנוע מכני" w:date="2026-10-11T12:04:39Z">
        <w:r>
          <w:rPr>
            <w:rtl/>
          </w:rPr>
          <w:t xml:space="preserve">אפי'</w:t>
        </w:r>
      </w:ins>
      <w:del w:id="90494" w:author="מנוע מכני" w:date="2026-10-11T12:04:39Z">
        <w:r w:rsidRPr="006F178A">
          <w:rPr>
            <w:rtl/>
          </w:rPr>
          <w:delText xml:space="preserve">אפילו</w:delText>
        </w:r>
      </w:del>
      <w:r w:rsidRPr="006F178A">
        <w:rPr>
          <w:rtl/>
        </w:rPr>
        <w:t xml:space="preserve"> עובד </w:t>
      </w:r>
      <w:ins w:id="94441" w:author="מנוע מכני" w:date="2026-10-11T12:04:39Z">
        <w:r>
          <w:rPr>
            <w:rtl/>
          </w:rPr>
          <w:t xml:space="preserve">ע"ז</w:t>
        </w:r>
      </w:ins>
      <w:del w:id="94442" w:author="מנוע מכני" w:date="2026-10-11T12:04:39Z">
        <w:r w:rsidRPr="006F178A">
          <w:rPr>
            <w:rtl/>
          </w:rPr>
          <w:delText xml:space="preserve">עבודה זרה</w:delText>
        </w:r>
      </w:del>
      <w:r w:rsidRPr="006F178A">
        <w:rPr>
          <w:rtl/>
        </w:rPr>
        <w:t xml:space="preserve"> </w:t>
      </w:r>
      <w:ins w:id="105543" w:author="קלוד" w:date="2026-10-11T13:11:34Z">
        <w:r>
          <w:rPr>
            <w:rtl/>
          </w:rPr>
          <w:t xml:space="preserve">כדור</w:t>
        </w:r>
      </w:ins>
      <w:del w:id="105544" w:author="קלוד" w:date="2026-10-11T13:11:34Z">
        <w:r w:rsidRPr="006F178A">
          <w:rPr>
            <w:rtl/>
          </w:rPr>
          <w:delText xml:space="preserve">[כדור]</w:delText>
        </w:r>
      </w:del>
      <w:r w:rsidRPr="006F178A">
        <w:rPr>
          <w:rtl/>
        </w:rPr>
        <w:t xml:space="preserve"> אנוש - מוחלין לו, </w:t>
      </w:r>
      <w:ins w:id="105541" w:author="קלוד" w:date="2026-10-11T13:11:34Z">
        <w:r>
          <w:rPr>
            <w:rStyle w:val="afffff0"/>
            <w:rtl/>
          </w:rPr>
          <w:t xml:space="preserve">שנא' אשרי</w:t>
        </w:r>
      </w:ins>
      <w:del w:id="105542" w:author="קלוד" w:date="2026-10-11T13:11:34Z">
        <w:r w:rsidRPr="002C4DC3">
          <w:rPr>
            <w:rStyle w:val="afffff0"/>
            <w:rtl/>
          </w:rPr>
          <w:delText xml:space="preserve">דאשרי</w:delText>
        </w:r>
      </w:del>
      <w:r w:rsidRPr="002C4DC3">
        <w:rPr>
          <w:rStyle w:val="afffff0"/>
          <w:rtl/>
        </w:rPr>
        <w:t xml:space="preserve"> אנוש יעשה זאת וגו' מחללו</w:t>
      </w:r>
      <w:r w:rsidRPr="006F178A">
        <w:rPr>
          <w:rtl/>
        </w:rPr>
        <w:t>, אל תקרי מחללו אלא מחול לו.</w:t>
      </w:r>
    </w:p>
    <w:p>
      <w:pPr>
        <w:pStyle w:val="afffff8"/>
        <w:rPr>
          <w:ins w:id="90365" w:author="קלוד" w:date="2026-10-11T12:33:55Z"/>
        </w:rPr>
      </w:pPr>
      <w:ins w:id="90366" w:author="קלוד" w:date="2026-10-11T12:33:55Z">
        <w:r>
          <w:rPr>
            <w:color w:val="7B3F00"/>
          </w:rPr>
          <w:t xml:space="preserve">שמירת שבת - אלמלי שמרו ישראל שבת ראשונה ושתי שבתות</w:t>
        </w:r>
      </w:ins>
    </w:p>
    <w:p w:rsidR="00E9703F" w:rsidRDefault="00E9703F" w:rsidP="00E9703F">
      <w:pPr>
        <w:rPr>
          <w:rtl/>
        </w:rPr>
      </w:pPr>
      <w:r w:rsidRPr="006F178A">
        <w:rPr>
          <w:rtl/>
        </w:rPr>
        <w:t xml:space="preserve">• </w:t>
      </w:r>
      <w:r w:rsidRPr="006F178A">
        <w:rPr>
          <w:rStyle w:val="2fb"/>
          <w:rtl/>
        </w:rPr>
        <w:t xml:space="preserve">ריא"ר</w:t>
      </w:r>
      <w:r w:rsidRPr="006F178A">
        <w:rPr>
          <w:rtl/>
        </w:rPr>
        <w:t xml:space="preserve"> אלמלי שמרו ישראל שבת ראשונה </w:t>
      </w:r>
      <w:r w:rsidRPr="006F178A">
        <w:rPr>
          <w:rtl/>
        </w:rPr>
        <w:t xml:space="preserve">לא</w:t>
      </w:r>
      <w:r w:rsidRPr="006F178A">
        <w:rPr>
          <w:rtl/>
        </w:rPr>
        <w:t xml:space="preserve"> שלטה בהן אומה ולשון,</w:t>
      </w:r>
    </w:p>
    <w:p w:rsidR="00E9703F" w:rsidRPr="006F178A" w:rsidRDefault="00E9703F" w:rsidP="00E9703F">
      <w:pPr>
        <w:rPr>
          <w:rtl/>
        </w:rPr>
      </w:pPr>
      <w:r w:rsidRPr="006F178A">
        <w:rPr>
          <w:rtl/>
        </w:rPr>
        <w:tab/>
      </w:r>
      <w:r>
        <w:rPr>
          <w:rtl/>
        </w:rPr>
        <w:t>שנא'</w:t>
      </w:r>
      <w:r w:rsidRPr="00784B8D">
        <w:rPr>
          <w:rStyle w:val="afffff0"/>
          <w:rtl/>
        </w:rPr>
        <w:t xml:space="preserve"> </w:t>
      </w:r>
      <w:r w:rsidRPr="00784B8D">
        <w:rPr>
          <w:rStyle w:val="afffff0"/>
          <w:rFonts w:hint="cs"/>
          <w:rtl/>
        </w:rPr>
        <w:t>'</w:t>
      </w:r>
      <w:r w:rsidRPr="00784B8D">
        <w:rPr>
          <w:rStyle w:val="afffff0"/>
          <w:rtl/>
        </w:rPr>
        <w:t>ויהי ביום השביעי יצאו מן העם ללקט וכתיב בתריה ויבא עמלק</w:t>
      </w:r>
      <w:r w:rsidRPr="00784B8D">
        <w:rPr>
          <w:rStyle w:val="afffff0"/>
          <w:rFonts w:hint="cs"/>
          <w:rtl/>
        </w:rPr>
        <w:t>'</w:t>
      </w:r>
      <w:r w:rsidRPr="00784B8D">
        <w:rPr>
          <w:rStyle w:val="afffff0"/>
          <w:rtl/>
        </w:rPr>
        <w:t>.</w:t>
      </w:r>
    </w:p>
    <w:p w:rsidR="00E9703F" w:rsidRDefault="00E9703F" w:rsidP="00E9703F">
      <w:pPr>
        <w:rPr>
          <w:rtl/>
        </w:rPr>
      </w:pPr>
      <w:r w:rsidRPr="006F178A">
        <w:rPr>
          <w:rtl/>
        </w:rPr>
        <w:t xml:space="preserve">• </w:t>
      </w:r>
      <w:r w:rsidRPr="006F178A">
        <w:rPr>
          <w:rStyle w:val="2fb"/>
          <w:rtl/>
        </w:rPr>
        <w:t xml:space="preserve">רשב"י</w:t>
      </w:r>
      <w:r w:rsidRPr="006F178A">
        <w:rPr>
          <w:rtl/>
        </w:rPr>
        <w:t xml:space="preserve"> אלמלי משמרין ישראל שתי שבתות כהלכתן - מיד נגאלים,</w:t>
      </w:r>
    </w:p>
    <w:p w:rsidR="00E9703F" w:rsidRPr="004F534A" w:rsidRDefault="00E9703F" w:rsidP="00E9703F">
      <w:pPr>
        <w:rPr>
          <w:spacing w:val="-2"/>
          <w:rtl/>
        </w:rPr>
      </w:pPr>
      <w:r w:rsidRPr="007C4031">
        <w:rPr>
          <w:rtl/>
        </w:rPr>
        <w:tab/>
      </w:r>
      <w:r w:rsidRPr="004F534A">
        <w:rPr>
          <w:spacing w:val="-2"/>
          <w:rtl/>
        </w:rPr>
        <w:t>שנא'</w:t>
      </w:r>
      <w:r w:rsidRPr="004F534A">
        <w:rPr>
          <w:rStyle w:val="afffff0"/>
          <w:spacing w:val="-2"/>
          <w:rtl/>
        </w:rPr>
        <w:t xml:space="preserve"> </w:t>
      </w:r>
      <w:r w:rsidRPr="004F534A">
        <w:rPr>
          <w:rStyle w:val="afffff0"/>
          <w:rFonts w:hint="cs"/>
          <w:spacing w:val="-2"/>
          <w:rtl/>
        </w:rPr>
        <w:t>'</w:t>
      </w:r>
      <w:ins w:id="91353" w:author="Claude - סמנטי" w:date="2026-10-11T12:28:21Z">
        <w:r>
          <w:rPr>
            <w:rStyle w:val="afffff0"/>
            <w:spacing w:val="-2"/>
            <w:rtl/>
          </w:rPr>
          <w:t xml:space="preserve">כֹּה אָמַר ה</w:t>
        </w:r>
      </w:ins>
      <w:del w:id="91354" w:author="Claude - סמנטי" w:date="2026-10-11T12:28:21Z">
        <w:r w:rsidRPr="004F534A">
          <w:rPr>
            <w:rStyle w:val="afffff0"/>
            <w:spacing w:val="-2"/>
            <w:rtl/>
          </w:rPr>
          <w:delText xml:space="preserve">כה </w:delText>
        </w:r>
        <w:r w:rsidRPr="004F534A">
          <w:rPr>
            <w:rStyle w:val="afffff0"/>
            <w:spacing w:val="-2"/>
            <w:rtl/>
          </w:rPr>
          <w:delText xml:space="preserve">אמר</w:delText>
        </w:r>
        <w:r w:rsidRPr="004F534A">
          <w:rPr>
            <w:rStyle w:val="afffff0"/>
            <w:spacing w:val="-2"/>
            <w:rtl/>
          </w:rPr>
          <w:delText xml:space="preserve"> ה</w:delText>
        </w:r>
      </w:del>
      <w:r w:rsidRPr="004F534A">
        <w:rPr>
          <w:rStyle w:val="afffff0"/>
          <w:spacing w:val="-2"/>
          <w:rtl/>
        </w:rPr>
        <w:t xml:space="preserve">' לסריסים אשר ישמרו את שבתותי וכתיב בתריה והביאותים אל הר קדשי וגו'.</w:t>
      </w:r>
    </w:p>
    <w:p>
      <w:pPr>
        <w:pStyle w:val="afffff8"/>
        <w:rPr>
          <w:ins w:id="90363" w:author="קלוד" w:date="2026-10-11T12:33:55Z"/>
        </w:rPr>
      </w:pPr>
      <w:ins w:id="90364" w:author="קלוד" w:date="2026-10-11T12:33:55Z">
        <w:r>
          <w:rPr>
            <w:color w:val="7B3F00"/>
          </w:rPr>
          <w:t xml:space="preserve">'יהא חלקי' - מעלות ר' יוסי בענייני עצמו</w:t>
        </w:r>
      </w:ins>
    </w:p>
    <w:p>
      <w:pPr>
        <w:pStyle w:val="38"/>
        <w:rPr>
          <w:ins w:id="98529" w:author="מנוע מכני" w:date="2026-10-11T12:04:39Z"/>
        </w:rPr>
      </w:pPr>
      <w:del w:id="98528" w:author="מנוע מכני" w:date="2026-10-11T12:04:39Z">
        <w:r w:rsidRPr="006F178A">
          <w:delText xml:space="preserve">•</w:delText>
        </w:r>
      </w:del>
      <w:r w:rsidRPr="006F178A">
        <w:t xml:space="preserve"> </w:t>
      </w:r>
      <w:del w:id="99410" w:author="מנוע מכני" w:date="2026-10-11T12:04:39Z">
        <w:r w:rsidRPr="006F178A">
          <w:delText xml:space="preserve">אמר </w:delText>
        </w:r>
      </w:del>
      <w:r w:rsidRPr="006F178A">
        <w:t xml:space="preserve">רבי יוסי:</w:t>
      </w:r>
    </w:p>
    <w:p w:rsidR="00E9703F" w:rsidRPr="006F178A" w:rsidRDefault="00E9703F" w:rsidP="00E9703F">
      <w:pPr>
        <w:rPr>
          <w:rtl/>
        </w:rPr>
      </w:pPr>
      <w:del w:id="98530" w:author="מנוע מכני" w:date="2026-10-11T12:04:39Z">
        <w:r w:rsidRPr="006F178A">
          <w:rPr>
            <w:rtl/>
          </w:rPr>
          <w:delText xml:space="preserve"> </w:delText>
        </w:r>
      </w:del>
      <w:r w:rsidRPr="006F178A">
        <w:rPr>
          <w:rtl/>
        </w:rPr>
        <w:t xml:space="preserve">יהא חלקי מאוכלי שלש סעודות בשבת.</w:t>
      </w:r>
    </w:p>
    <w:p>
      <w:pPr>
        <w:pStyle w:val="38"/>
        <w:rPr>
          <w:ins w:id="98531" w:author="מנוע מכני" w:date="2026-10-11T12:04:39Z"/>
        </w:rPr>
      </w:pPr>
      <w:del w:id="99411" w:author="מנוע מכני" w:date="2026-10-11T12:04:39Z">
        <w:r w:rsidRPr="006F178A">
          <w:lastRenderedPageBreak/>
          <w:delText xml:space="preserve">אמר </w:delText>
        </w:r>
      </w:del>
      <w:r w:rsidRPr="006F178A">
        <w:lastRenderedPageBreak/>
        <w:t xml:space="preserve">רבי יוסי:</w:t>
      </w:r>
    </w:p>
    <w:p w:rsidR="00E9703F" w:rsidRDefault="00E9703F" w:rsidP="00E9703F">
      <w:pPr>
        <w:rPr>
          <w:rtl/>
        </w:rPr>
      </w:pPr>
      <w:del w:id="98532" w:author="מנוע מכני" w:date="2026-10-11T12:04:39Z">
        <w:r w:rsidRPr="006F178A">
          <w:rPr>
            <w:rtl/>
          </w:rPr>
          <w:lastRenderedPageBreak/>
          <w:delText xml:space="preserve"> </w:delText>
        </w:r>
      </w:del>
      <w:r w:rsidRPr="006F178A">
        <w:rPr>
          <w:rtl/>
        </w:rPr>
        <w:lastRenderedPageBreak/>
        <w:t xml:space="preserve">יהא חלקי מגומרי הלל בכל יום. והי</w:t>
      </w:r>
      <w:r w:rsidRPr="006F178A">
        <w:rPr>
          <w:rFonts w:hint="cs"/>
          <w:rtl/>
        </w:rPr>
        <w:t>ינו פסוד</w:t>
      </w:r>
      <w:r w:rsidRPr="006F178A">
        <w:rPr>
          <w:rtl/>
        </w:rPr>
        <w:t>"</w:t>
      </w:r>
      <w:r w:rsidRPr="006F178A">
        <w:rPr>
          <w:rFonts w:hint="cs"/>
          <w:rtl/>
        </w:rPr>
        <w:t>ז</w:t>
      </w:r>
      <w:r w:rsidRPr="006F178A">
        <w:rPr>
          <w:rtl/>
        </w:rPr>
        <w:t xml:space="preserve"> [דאל"ה </w:t>
      </w:r>
      <w:r w:rsidRPr="006F178A">
        <w:rPr>
          <w:rtl/>
        </w:rPr>
        <w:t xml:space="preserve">הר"ז</w:t>
      </w:r>
      <w:r w:rsidRPr="006F178A">
        <w:rPr>
          <w:rtl/>
        </w:rPr>
        <w:t xml:space="preserve"> כמחרף ומגדף]</w:t>
      </w:r>
    </w:p>
    <w:p>
      <w:pPr>
        <w:pStyle w:val="38"/>
        <w:rPr>
          <w:ins w:id="98533" w:author="מנוע מכני" w:date="2026-10-11T12:04:39Z"/>
        </w:rPr>
      </w:pPr>
      <w:del w:id="99412" w:author="מנוע מכני" w:date="2026-10-11T12:04:39Z">
        <w:r w:rsidRPr="004640F6">
          <w:delText xml:space="preserve">אמר </w:delText>
        </w:r>
      </w:del>
      <w:r w:rsidRPr="004640F6">
        <w:t xml:space="preserve">רבי יוסי:</w:t>
      </w:r>
    </w:p>
    <w:p w:rsidR="00E9703F" w:rsidRPr="004640F6" w:rsidRDefault="00E9703F" w:rsidP="00E9703F">
      <w:pPr>
        <w:rPr>
          <w:spacing w:val="-2"/>
          <w:rtl/>
        </w:rPr>
      </w:pPr>
      <w:del w:id="98534" w:author="מנוע מכני" w:date="2026-10-11T12:04:39Z">
        <w:r w:rsidRPr="004640F6">
          <w:rPr>
            <w:spacing w:val="-2"/>
            <w:rtl/>
          </w:rPr>
          <w:delText xml:space="preserve"> </w:delText>
        </w:r>
      </w:del>
      <w:r w:rsidRPr="004640F6">
        <w:rPr>
          <w:spacing w:val="-2"/>
          <w:rtl/>
        </w:rPr>
        <w:t xml:space="preserve">יהא חלקי ממתפללים עם דמדומי חמה. </w:t>
      </w:r>
      <w:r w:rsidRPr="004640F6">
        <w:rPr>
          <w:rStyle w:val="2fb"/>
          <w:spacing w:val="-2"/>
          <w:rtl/>
        </w:rPr>
        <w:t xml:space="preserve">וכרי"ו</w:t>
      </w:r>
      <w:r w:rsidRPr="004640F6">
        <w:rPr>
          <w:spacing w:val="-2"/>
          <w:rtl/>
        </w:rPr>
        <w:t xml:space="preserve"> </w:t>
      </w:r>
      <w:ins w:id="105545" w:author="קלוד" w:date="2026-10-11T13:11:34Z">
        <w:r>
          <w:rPr>
            <w:spacing w:val="-2"/>
            <w:rtl/>
          </w:rPr>
          <w:t xml:space="preserve">שמצוה</w:t>
        </w:r>
      </w:ins>
      <w:del w:id="105546" w:author="קלוד" w:date="2026-10-11T13:11:34Z">
        <w:r w:rsidRPr="004640F6">
          <w:rPr>
            <w:spacing w:val="-2"/>
            <w:rtl/>
          </w:rPr>
          <w:delText xml:space="preserve">דמצוה</w:delText>
        </w:r>
      </w:del>
      <w:r w:rsidRPr="004640F6">
        <w:rPr>
          <w:spacing w:val="-2"/>
          <w:rtl/>
        </w:rPr>
        <w:t xml:space="preserve"> להתפלל עם דמדומי חמה.</w:t>
      </w:r>
    </w:p>
    <w:p w:rsidR="00E9703F" w:rsidRPr="006F178A" w:rsidRDefault="00E9703F" w:rsidP="00E9703F">
      <w:pPr>
        <w:rPr>
          <w:rtl/>
        </w:rPr>
      </w:pPr>
      <w:r w:rsidRPr="006F178A">
        <w:rPr>
          <w:rStyle w:val="2fb"/>
          <w:rtl/>
        </w:rPr>
        <w:t>וכר"ז</w:t>
      </w:r>
      <w:r w:rsidRPr="00784B8D">
        <w:rPr>
          <w:rStyle w:val="afffff0"/>
          <w:rtl/>
        </w:rPr>
        <w:t xml:space="preserve"> </w:t>
      </w:r>
      <w:r w:rsidRPr="00784B8D">
        <w:rPr>
          <w:rStyle w:val="afffff0"/>
          <w:rFonts w:hint="cs"/>
          <w:rtl/>
        </w:rPr>
        <w:t>'</w:t>
      </w:r>
      <w:ins w:id="91355" w:author="Claude - סמנטי" w:date="2026-10-11T12:28:21Z">
        <w:r>
          <w:rPr>
            <w:rStyle w:val="afffff0"/>
            <w:rtl/>
          </w:rPr>
          <w:t xml:space="preserve">יִירָאוּךָ עִם שָׁמֶשׁ וְלִפְנֵי יָרֵחַ דּוֹר דּוֹרִים</w:t>
        </w:r>
      </w:ins>
      <w:del w:id="91356" w:author="Claude - סמנטי" w:date="2026-10-11T12:28:21Z">
        <w:r w:rsidRPr="00784B8D">
          <w:rPr>
            <w:rStyle w:val="afffff0"/>
            <w:rtl/>
          </w:rPr>
          <w:delText xml:space="preserve">ייראוך עם שמש ולפני ירח דור דורים</w:delText>
        </w:r>
      </w:del>
      <w:r w:rsidRPr="00784B8D">
        <w:rPr>
          <w:rStyle w:val="afffff0"/>
          <w:rFonts w:hint="cs"/>
          <w:rtl/>
        </w:rPr>
        <w:t>'</w:t>
      </w:r>
      <w:r w:rsidRPr="00784B8D">
        <w:rPr>
          <w:rStyle w:val="afffff0"/>
          <w:rtl/>
        </w:rPr>
        <w:t>.</w:t>
      </w:r>
    </w:p>
    <w:p>
      <w:pPr>
        <w:pStyle w:val="38"/>
        <w:rPr>
          <w:ins w:id="98535" w:author="מנוע מכני" w:date="2026-10-11T12:04:39Z"/>
        </w:rPr>
      </w:pPr>
      <w:r w:rsidRPr="004640F6">
        <w:t xml:space="preserve">ואמר רבי יוסי:</w:t>
      </w:r>
    </w:p>
    <w:p w:rsidR="00E9703F" w:rsidRPr="004640F6" w:rsidRDefault="00E9703F" w:rsidP="00E9703F">
      <w:pPr>
        <w:rPr>
          <w:spacing w:val="-2"/>
          <w:rtl/>
        </w:rPr>
      </w:pPr>
      <w:del w:id="98536" w:author="מנוע מכני" w:date="2026-10-11T12:04:39Z">
        <w:r w:rsidRPr="004640F6">
          <w:rPr>
            <w:spacing w:val="-2"/>
            <w:rtl/>
          </w:rPr>
          <w:delText xml:space="preserve"> </w:delText>
        </w:r>
      </w:del>
      <w:r w:rsidRPr="004640F6">
        <w:rPr>
          <w:spacing w:val="-2"/>
          <w:rtl/>
        </w:rPr>
        <w:t xml:space="preserve">יהא חלקי ממתי בחולי מעיים. דאמר מר: רובן של צדיקים מתים בחולי מעיים.</w:t>
      </w:r>
    </w:p>
    <w:p>
      <w:pPr>
        <w:pStyle w:val="38"/>
        <w:rPr>
          <w:ins w:id="98537" w:author="מנוע מכני" w:date="2026-10-11T12:04:39Z"/>
        </w:rPr>
      </w:pPr>
      <w:r w:rsidRPr="006F178A">
        <w:t xml:space="preserve">ואמר רבי יוסי:</w:t>
      </w:r>
    </w:p>
    <w:p w:rsidR="00E9703F" w:rsidRPr="006F178A" w:rsidRDefault="00E9703F" w:rsidP="00E9703F">
      <w:pPr>
        <w:rPr>
          <w:rtl/>
        </w:rPr>
      </w:pPr>
      <w:del w:id="98538" w:author="מנוע מכני" w:date="2026-10-11T12:04:39Z">
        <w:r w:rsidRPr="006F178A">
          <w:rPr>
            <w:rtl/>
          </w:rPr>
          <w:delText xml:space="preserve"> </w:delText>
        </w:r>
      </w:del>
      <w:r w:rsidRPr="006F178A">
        <w:rPr>
          <w:rtl/>
        </w:rPr>
        <w:t xml:space="preserve">יהא חלקי ממתי בדרך מצוה.</w:t>
      </w:r>
    </w:p>
    <w:p>
      <w:pPr>
        <w:pStyle w:val="38"/>
        <w:rPr>
          <w:ins w:id="98539" w:author="מנוע מכני" w:date="2026-10-11T12:04:39Z"/>
        </w:rPr>
      </w:pPr>
      <w:r w:rsidRPr="006F178A">
        <w:t xml:space="preserve">ואמר רבי יוסי:</w:t>
      </w:r>
    </w:p>
    <w:p w:rsidR="00E9703F" w:rsidRPr="006F178A" w:rsidRDefault="00E9703F" w:rsidP="00E9703F">
      <w:pPr>
        <w:rPr>
          <w:rtl/>
        </w:rPr>
      </w:pPr>
      <w:del w:id="98540" w:author="מנוע מכני" w:date="2026-10-11T12:04:39Z">
        <w:r w:rsidRPr="006F178A">
          <w:rPr>
            <w:rtl/>
          </w:rPr>
          <w:delText xml:space="preserve"> </w:delText>
        </w:r>
      </w:del>
      <w:r w:rsidRPr="006F178A">
        <w:rPr>
          <w:rtl/>
        </w:rPr>
        <w:t xml:space="preserve">יהא חלקי ממכניסי שבת בטבריא וממוציאי שבת בצפורי.</w:t>
      </w:r>
    </w:p>
    <w:p>
      <w:pPr>
        <w:pStyle w:val="38"/>
        <w:rPr>
          <w:ins w:id="98541" w:author="מנוע מכני" w:date="2026-10-11T12:04:39Z"/>
        </w:rPr>
      </w:pPr>
      <w:r w:rsidRPr="006F178A">
        <w:t xml:space="preserve">ואמר רבי יוסי:</w:t>
      </w:r>
    </w:p>
    <w:p w:rsidR="00E9703F" w:rsidRPr="006F178A" w:rsidRDefault="00E9703F" w:rsidP="00E9703F">
      <w:pPr>
        <w:rPr>
          <w:rtl/>
        </w:rPr>
      </w:pPr>
      <w:del w:id="98542" w:author="מנוע מכני" w:date="2026-10-11T12:04:39Z">
        <w:r w:rsidRPr="006F178A">
          <w:rPr>
            <w:rtl/>
          </w:rPr>
          <w:delText xml:space="preserve"> </w:delText>
        </w:r>
      </w:del>
      <w:r w:rsidRPr="006F178A">
        <w:rPr>
          <w:rtl/>
        </w:rPr>
        <w:t xml:space="preserve">יהא חלקי ממושיבי בית המדרש, ולא ממעמידי בית המדרש.</w:t>
      </w:r>
    </w:p>
    <w:p>
      <w:pPr>
        <w:pStyle w:val="38"/>
        <w:rPr>
          <w:ins w:id="98543" w:author="מנוע מכני" w:date="2026-10-11T12:04:39Z"/>
        </w:rPr>
      </w:pPr>
      <w:r w:rsidRPr="006F178A">
        <w:t xml:space="preserve">ואמר רבי יוסי:</w:t>
      </w:r>
    </w:p>
    <w:p w:rsidR="00E9703F" w:rsidRPr="006F178A" w:rsidRDefault="00E9703F" w:rsidP="00E9703F">
      <w:pPr>
        <w:rPr>
          <w:rtl/>
        </w:rPr>
      </w:pPr>
      <w:del w:id="98544" w:author="מנוע מכני" w:date="2026-10-11T12:04:39Z">
        <w:r w:rsidRPr="006F178A">
          <w:rPr>
            <w:rtl/>
          </w:rPr>
          <w:delText xml:space="preserve"> </w:delText>
        </w:r>
      </w:del>
      <w:r w:rsidRPr="006F178A">
        <w:rPr>
          <w:rtl/>
        </w:rPr>
        <w:t xml:space="preserve">יהא חלקי מגבאי צדקה, ולא ממחלקי צדקה.</w:t>
      </w:r>
    </w:p>
    <w:p>
      <w:pPr>
        <w:pStyle w:val="38"/>
        <w:rPr>
          <w:ins w:id="98545" w:author="מנוע מכני" w:date="2026-10-11T12:04:39Z"/>
        </w:rPr>
      </w:pPr>
      <w:r w:rsidRPr="006F178A">
        <w:t xml:space="preserve">ואמר רבי יוסי:</w:t>
      </w:r>
    </w:p>
    <w:p w:rsidR="00E9703F" w:rsidRPr="006F178A" w:rsidRDefault="00E9703F" w:rsidP="00E9703F">
      <w:pPr>
        <w:rPr>
          <w:rtl/>
        </w:rPr>
      </w:pPr>
      <w:del w:id="98546" w:author="מנוע מכני" w:date="2026-10-11T12:04:39Z">
        <w:r w:rsidRPr="006F178A">
          <w:rPr>
            <w:rtl/>
          </w:rPr>
          <w:delText xml:space="preserve"> </w:delText>
        </w:r>
      </w:del>
      <w:r w:rsidRPr="006F178A">
        <w:rPr>
          <w:rtl/>
        </w:rPr>
        <w:t xml:space="preserve">יהא חלקי ממי שחושדין אותו ואין בו.</w:t>
      </w:r>
    </w:p>
    <w:p>
      <w:pPr>
        <w:pStyle w:val="38"/>
        <w:rPr>
          <w:ins w:id="98547" w:author="מנוע מכני" w:date="2026-10-11T12:04:39Z"/>
        </w:rPr>
      </w:pPr>
      <w:del w:id="99413" w:author="מנוע מכני" w:date="2026-10-11T12:04:39Z">
        <w:r w:rsidRPr="006F178A">
          <w:delText xml:space="preserve">אמר </w:delText>
        </w:r>
      </w:del>
      <w:ins w:id="90495" w:author="מנוע מכני" w:date="2026-10-11T12:04:39Z">
        <w:r>
          <w:t xml:space="preserve">ר"פ</w:t>
        </w:r>
      </w:ins>
      <w:del w:id="90496" w:author="מנוע מכני" w:date="2026-10-11T12:04:39Z">
        <w:r w:rsidRPr="006F178A">
          <w:delText xml:space="preserve">רב פפא</w:delText>
        </w:r>
      </w:del>
      <w:r w:rsidRPr="006F178A">
        <w:t xml:space="preserve">:</w:t>
      </w:r>
    </w:p>
    <w:p w:rsidR="00E9703F" w:rsidRPr="006F178A" w:rsidRDefault="00E9703F" w:rsidP="00E9703F">
      <w:pPr>
        <w:rPr>
          <w:rtl/>
        </w:rPr>
      </w:pPr>
      <w:del w:id="98548" w:author="מנוע מכני" w:date="2026-10-11T12:04:39Z">
        <w:r w:rsidRPr="006F178A">
          <w:rPr>
            <w:rtl/>
          </w:rPr>
          <w:delText xml:space="preserve"> </w:delText>
        </w:r>
      </w:del>
      <w:ins w:id="93485" w:author="מנוע מכני" w:date="2026-10-11T12:04:39Z">
        <w:r>
          <w:rPr>
            <w:rtl/>
          </w:rPr>
          <w:t xml:space="preserve">לי</w:t>
        </w:r>
      </w:ins>
      <w:del w:id="93486" w:author="מנוע מכני" w:date="2026-10-11T12:04:39Z">
        <w:r w:rsidRPr="006F178A">
          <w:rPr>
            <w:rtl/>
          </w:rPr>
          <w:delText xml:space="preserve">לדידי</w:delText>
        </w:r>
      </w:del>
      <w:r w:rsidRPr="006F178A">
        <w:rPr>
          <w:rtl/>
        </w:rPr>
        <w:t xml:space="preserve"> </w:t>
      </w:r>
      <w:ins w:id="105547" w:author="קלוד" w:date="2026-10-11T13:11:34Z">
        <w:r>
          <w:rPr>
            <w:rtl/>
          </w:rPr>
          <w:t xml:space="preserve">חשדו</w:t>
        </w:r>
      </w:ins>
      <w:del w:id="105548" w:author="קלוד" w:date="2026-10-11T13:11:34Z">
        <w:r w:rsidRPr="006F178A">
          <w:rPr>
            <w:rtl/>
          </w:rPr>
          <w:delText xml:space="preserve">חשדן</w:delText>
        </w:r>
      </w:del>
      <w:r w:rsidRPr="006F178A">
        <w:rPr>
          <w:rtl/>
        </w:rPr>
        <w:t xml:space="preserve"> ולא</w:t>
      </w:r>
      <w:r>
        <w:rPr>
          <w:rFonts w:hint="cs"/>
          <w:rtl/>
        </w:rPr>
        <w:t xml:space="preserve"> היה </w:t>
      </w:r>
      <w:r w:rsidRPr="006F178A">
        <w:rPr>
          <w:rtl/>
        </w:rPr>
        <w:t>בי.</w:t>
      </w:r>
    </w:p>
    <w:p>
      <w:pPr>
        <w:pStyle w:val="38"/>
        <w:rPr>
          <w:ins w:id="98549" w:author="מנוע מכני" w:date="2026-10-11T12:04:39Z"/>
        </w:rPr>
      </w:pPr>
      <w:del w:id="99414" w:author="מנוע מכני" w:date="2026-10-11T12:04:39Z">
        <w:r w:rsidRPr="006F178A">
          <w:delText xml:space="preserve">אמר </w:delText>
        </w:r>
      </w:del>
      <w:r w:rsidRPr="006F178A">
        <w:t xml:space="preserve">רבי יוסי:</w:t>
      </w:r>
    </w:p>
    <w:p w:rsidR="00E9703F" w:rsidRPr="006F178A" w:rsidRDefault="00E9703F" w:rsidP="00E9703F">
      <w:pPr>
        <w:rPr>
          <w:rtl/>
        </w:rPr>
      </w:pPr>
      <w:del w:id="98550" w:author="מנוע מכני" w:date="2026-10-11T12:04:39Z">
        <w:r w:rsidRPr="006F178A">
          <w:rPr>
            <w:rtl/>
          </w:rPr>
          <w:delText xml:space="preserve"> </w:delText>
        </w:r>
      </w:del>
      <w:r w:rsidRPr="006F178A">
        <w:rPr>
          <w:rtl/>
        </w:rPr>
        <w:t xml:space="preserve">חמש בעילות בעלתי, [ושניתי דקיים עונה] ונטעתי חמשה ארזים בישראל.</w:t>
      </w:r>
    </w:p>
    <w:p w:rsidR="00E9703F" w:rsidRPr="006F178A" w:rsidRDefault="00E9703F" w:rsidP="00E9703F">
      <w:pPr>
        <w:rPr>
          <w:rtl/>
        </w:rPr>
      </w:pPr>
      <w:ins w:id="105549" w:author="קלוד" w:date="2026-10-11T13:11:34Z">
        <w:r>
          <w:rPr>
            <w:rtl/>
          </w:rPr>
          <w:t xml:space="preserve">והם</w:t>
        </w:r>
      </w:ins>
      <w:del w:id="105550" w:author="קלוד" w:date="2026-10-11T13:11:34Z">
        <w:r w:rsidRPr="006F178A">
          <w:rPr>
            <w:rtl/>
          </w:rPr>
          <w:delText xml:space="preserve">ואינון</w:delText>
        </w:r>
      </w:del>
      <w:r w:rsidRPr="006F178A">
        <w:rPr>
          <w:rtl/>
        </w:rPr>
        <w:t xml:space="preserve"> </w:t>
      </w:r>
      <w:r w:rsidRPr="006F178A">
        <w:rPr>
          <w:rStyle w:val="2fb"/>
          <w:rtl/>
        </w:rPr>
        <w:t xml:space="preserve">רבי ישמעאל</w:t>
      </w:r>
      <w:r w:rsidRPr="006F178A">
        <w:rPr>
          <w:rtl/>
        </w:rPr>
        <w:t xml:space="preserve"> </w:t>
      </w:r>
      <w:ins w:id="90497" w:author="מנוע מכני" w:date="2026-10-11T12:04:39Z">
        <w:r>
          <w:rPr>
            <w:rStyle w:val="2fb"/>
            <w:rtl/>
          </w:rPr>
          <w:t xml:space="preserve">ור"א</w:t>
        </w:r>
      </w:ins>
      <w:del w:id="90498" w:author="מנוע מכני" w:date="2026-10-11T12:04:39Z">
        <w:r w:rsidRPr="006F178A">
          <w:rPr>
            <w:rtl/>
          </w:rPr>
          <w:delText xml:space="preserve">ורבי אלעזר</w:delText>
        </w:r>
      </w:del>
      <w:r w:rsidRPr="006F178A">
        <w:rPr>
          <w:rtl/>
        </w:rPr>
        <w:t xml:space="preserve"> </w:t>
      </w:r>
      <w:r w:rsidRPr="006F178A">
        <w:rPr>
          <w:rStyle w:val="2fb"/>
          <w:rtl/>
        </w:rPr>
        <w:t xml:space="preserve">ורבי</w:t>
      </w:r>
      <w:r w:rsidRPr="006F178A">
        <w:rPr>
          <w:rtl/>
        </w:rPr>
        <w:t xml:space="preserve"> חלפתא </w:t>
      </w:r>
      <w:r w:rsidRPr="006F178A">
        <w:rPr>
          <w:rStyle w:val="2fb"/>
          <w:rtl/>
        </w:rPr>
        <w:t xml:space="preserve">ורבי</w:t>
      </w:r>
      <w:r w:rsidRPr="006F178A">
        <w:rPr>
          <w:rtl/>
        </w:rPr>
        <w:t xml:space="preserve"> אבטילס </w:t>
      </w:r>
      <w:r w:rsidRPr="006F178A">
        <w:rPr>
          <w:rStyle w:val="2fb"/>
          <w:rtl/>
        </w:rPr>
        <w:t xml:space="preserve">ורבי</w:t>
      </w:r>
      <w:r w:rsidRPr="006F178A">
        <w:rPr>
          <w:rtl/>
        </w:rPr>
        <w:t xml:space="preserve"> מנחם ברבי יוסי.</w:t>
      </w:r>
    </w:p>
    <w:p w:rsidR="00E9703F" w:rsidRDefault="00E9703F" w:rsidP="00E9703F">
      <w:pPr>
        <w:rPr>
          <w:rtl/>
        </w:rPr>
      </w:pPr>
      <w:r w:rsidRPr="006F178A">
        <w:rPr>
          <w:rtl/>
        </w:rPr>
        <w:t xml:space="preserve">[ורדימס </w:t>
      </w:r>
      <w:ins w:id="105551" w:author="קלוד" w:date="2026-10-11T13:11:34Z">
        <w:r>
          <w:rPr>
            <w:rtl/>
          </w:rPr>
          <w:t xml:space="preserve">- שפניו</w:t>
        </w:r>
      </w:ins>
      <w:del w:id="105552" w:author="קלוד" w:date="2026-10-11T13:11:34Z">
        <w:r w:rsidRPr="006F178A">
          <w:rPr>
            <w:rtl/>
          </w:rPr>
          <w:delText xml:space="preserve">דפניו</w:delText>
        </w:r>
      </w:del>
      <w:r w:rsidRPr="006F178A">
        <w:rPr>
          <w:rtl/>
        </w:rPr>
        <w:t xml:space="preserve"> דומין לורד]</w:t>
      </w:r>
    </w:p>
    <w:p>
      <w:pPr>
        <w:pStyle w:val="38"/>
        <w:rPr>
          <w:ins w:id="98551" w:author="מנוע מכני" w:date="2026-10-11T12:04:39Z"/>
        </w:rPr>
      </w:pPr>
      <w:del w:id="99415" w:author="מנוע מכני" w:date="2026-10-11T12:04:39Z">
        <w:r w:rsidRPr="006F178A">
          <w:delText xml:space="preserve">אמר </w:delText>
        </w:r>
      </w:del>
      <w:r w:rsidRPr="006F178A">
        <w:t xml:space="preserve">רבי יוסי:</w:t>
      </w:r>
    </w:p>
    <w:p w:rsidR="00E9703F" w:rsidRPr="006F178A" w:rsidRDefault="00E9703F" w:rsidP="00E9703F">
      <w:pPr>
        <w:rPr>
          <w:rtl/>
        </w:rPr>
      </w:pPr>
      <w:del w:id="98552" w:author="מנוע מכני" w:date="2026-10-11T12:04:39Z">
        <w:r w:rsidRPr="006F178A">
          <w:rPr>
            <w:rtl/>
          </w:rPr>
          <w:delText xml:space="preserve"> </w:delText>
        </w:r>
      </w:del>
      <w:r w:rsidRPr="006F178A">
        <w:rPr>
          <w:rtl/>
        </w:rPr>
        <w:t xml:space="preserve">מימי </w:t>
      </w:r>
      <w:r w:rsidRPr="006F178A">
        <w:rPr>
          <w:rtl/>
        </w:rPr>
        <w:t xml:space="preserve">לא</w:t>
      </w:r>
      <w:r w:rsidRPr="006F178A">
        <w:rPr>
          <w:rtl/>
        </w:rPr>
        <w:t xml:space="preserve"> קריתי לאשתי אשתי ולשורי שורי, אלא: לאשתי ביתי, ולשורי שדי.</w:t>
      </w:r>
    </w:p>
    <w:p>
      <w:pPr>
        <w:pStyle w:val="38"/>
        <w:rPr>
          <w:ins w:id="98553" w:author="מנוע מכני" w:date="2026-10-11T12:04:39Z"/>
        </w:rPr>
      </w:pPr>
      <w:del w:id="99416" w:author="מנוע מכני" w:date="2026-10-11T12:04:39Z">
        <w:r w:rsidRPr="006F178A">
          <w:delText xml:space="preserve">אמר </w:delText>
        </w:r>
      </w:del>
      <w:r w:rsidRPr="006F178A">
        <w:t xml:space="preserve">רבי יוסי:</w:t>
      </w:r>
    </w:p>
    <w:p w:rsidR="00E9703F" w:rsidRDefault="00E9703F" w:rsidP="00E9703F">
      <w:pPr>
        <w:rPr>
          <w:rtl/>
        </w:rPr>
      </w:pPr>
      <w:del w:id="98554" w:author="מנוע מכני" w:date="2026-10-11T12:04:39Z">
        <w:r w:rsidRPr="006F178A">
          <w:rPr>
            <w:rtl/>
          </w:rPr>
          <w:delText xml:space="preserve"> </w:delText>
        </w:r>
      </w:del>
      <w:r w:rsidRPr="006F178A">
        <w:rPr>
          <w:rtl/>
        </w:rPr>
        <w:t xml:space="preserve">מימי </w:t>
      </w:r>
      <w:r w:rsidRPr="006F178A">
        <w:rPr>
          <w:rtl/>
        </w:rPr>
        <w:t xml:space="preserve">לא</w:t>
      </w:r>
      <w:r w:rsidRPr="006F178A">
        <w:rPr>
          <w:rtl/>
        </w:rPr>
        <w:t xml:space="preserve"> נסתכלתי במילה שלי. </w:t>
      </w:r>
      <w:ins w:id="105557" w:author="קלוד" w:date="2026-10-11T13:11:34Z">
        <w:r>
          <w:rPr>
            <w:rtl/>
          </w:rPr>
          <w:t xml:space="preserve">[ומה</w:t>
        </w:r>
      </w:ins>
      <w:del w:id="105558" w:author="קלוד" w:date="2026-10-11T13:11:34Z">
        <w:r w:rsidRPr="006F178A">
          <w:rPr>
            <w:rtl/>
          </w:rPr>
          <w:delText xml:space="preserve">[והך</w:delText>
        </w:r>
      </w:del>
      <w:r w:rsidRPr="006F178A">
        <w:rPr>
          <w:rtl/>
        </w:rPr>
        <w:t xml:space="preserve"> </w:t>
      </w:r>
      <w:ins w:id="105555" w:author="קלוד" w:date="2026-10-11T13:11:34Z">
        <w:r>
          <w:rPr>
            <w:rStyle w:val="2fb"/>
            <w:rtl/>
          </w:rPr>
          <w:t xml:space="preserve">שאמרו ברבי</w:t>
        </w:r>
      </w:ins>
      <w:del w:id="105556" w:author="קלוד" w:date="2026-10-11T13:11:34Z">
        <w:r w:rsidRPr="006F178A">
          <w:rPr>
            <w:rStyle w:val="2fb"/>
            <w:rtl/>
          </w:rPr>
          <w:delText xml:space="preserve">דרבי</w:delText>
        </w:r>
      </w:del>
      <w:r w:rsidRPr="006F178A">
        <w:rPr>
          <w:rtl/>
        </w:rPr>
        <w:t xml:space="preserve"> הקדוש</w:t>
      </w:r>
      <w:ins w:id="105553" w:author="קלוד" w:date="2026-10-11T13:11:34Z">
        <w:r>
          <w:rPr>
            <w:rtl/>
          </w:rPr>
          <w:t xml:space="preserve"> - היינו</w:t>
        </w:r>
      </w:ins>
      <w:del w:id="105554" w:author="קלוד" w:date="2026-10-11T13:11:34Z">
        <w:r w:rsidRPr="006F178A">
          <w:rPr>
            <w:rtl/>
          </w:rPr>
          <w:delText xml:space="preserve"> היינו דלא</w:delText>
        </w:r>
      </w:del>
      <w:r w:rsidRPr="006F178A">
        <w:rPr>
          <w:rtl/>
        </w:rPr>
        <w:t xml:space="preserve"> שלא הכניס ידו תחת אבנטו]</w:t>
      </w:r>
    </w:p>
    <w:p>
      <w:pPr>
        <w:pStyle w:val="38"/>
        <w:rPr>
          <w:ins w:id="98555" w:author="מנוע מכני" w:date="2026-10-11T12:04:39Z"/>
        </w:rPr>
      </w:pPr>
      <w:r w:rsidRPr="006F178A">
        <w:t xml:space="preserve">ואמר רבי יוסי:</w:t>
      </w:r>
    </w:p>
    <w:p w:rsidR="00E9703F" w:rsidRPr="006F178A" w:rsidRDefault="00E9703F" w:rsidP="00E9703F">
      <w:pPr>
        <w:rPr>
          <w:rtl/>
        </w:rPr>
      </w:pPr>
      <w:del w:id="98556" w:author="מנוע מכני" w:date="2026-10-11T12:04:39Z">
        <w:r w:rsidRPr="006F178A">
          <w:rPr>
            <w:rtl/>
          </w:rPr>
          <w:delText xml:space="preserve"> </w:delText>
        </w:r>
      </w:del>
      <w:r w:rsidRPr="006F178A">
        <w:rPr>
          <w:rtl/>
        </w:rPr>
        <w:t xml:space="preserve">מימי </w:t>
      </w:r>
      <w:r w:rsidRPr="006F178A">
        <w:rPr>
          <w:rtl/>
        </w:rPr>
        <w:t xml:space="preserve">לא</w:t>
      </w:r>
      <w:r w:rsidRPr="006F178A">
        <w:rPr>
          <w:rtl/>
        </w:rPr>
        <w:t xml:space="preserve"> ראו קורות ביתי </w:t>
      </w:r>
      <w:ins w:id="105559" w:author="קלוד" w:date="2026-10-11T13:11:34Z">
        <w:r>
          <w:rPr>
            <w:rtl/>
          </w:rPr>
          <w:t xml:space="preserve">שולי</w:t>
        </w:r>
      </w:ins>
      <w:del w:id="105560" w:author="קלוד" w:date="2026-10-11T13:11:34Z">
        <w:r w:rsidRPr="006F178A">
          <w:rPr>
            <w:rtl/>
          </w:rPr>
          <w:delText xml:space="preserve">אימרי</w:delText>
        </w:r>
      </w:del>
      <w:r w:rsidRPr="006F178A">
        <w:rPr>
          <w:rtl/>
        </w:rPr>
        <w:t xml:space="preserve"> חלוקי.</w:t>
      </w:r>
    </w:p>
    <w:p>
      <w:pPr>
        <w:pStyle w:val="38"/>
        <w:rPr>
          <w:ins w:id="98557" w:author="מנוע מכני" w:date="2026-10-11T12:04:39Z"/>
        </w:rPr>
      </w:pPr>
      <w:r w:rsidRPr="006F178A">
        <w:t xml:space="preserve">ואמר רבי יוסי:</w:t>
      </w:r>
    </w:p>
    <w:p w:rsidR="00E9703F" w:rsidRDefault="00E9703F" w:rsidP="00E9703F">
      <w:pPr>
        <w:rPr>
          <w:rtl/>
        </w:rPr>
      </w:pPr>
      <w:del w:id="98558" w:author="מנוע מכני" w:date="2026-10-11T12:04:39Z">
        <w:r w:rsidRPr="006F178A">
          <w:rPr>
            <w:rtl/>
          </w:rPr>
          <w:delText xml:space="preserve"> </w:delText>
        </w:r>
      </w:del>
      <w:r w:rsidRPr="006F178A">
        <w:rPr>
          <w:rtl/>
        </w:rPr>
        <w:t xml:space="preserve">מימי </w:t>
      </w:r>
      <w:r w:rsidRPr="006F178A">
        <w:rPr>
          <w:rtl/>
        </w:rPr>
        <w:t xml:space="preserve">לא</w:t>
      </w:r>
      <w:r w:rsidRPr="006F178A">
        <w:rPr>
          <w:rtl/>
        </w:rPr>
        <w:t xml:space="preserve"> עברתי על דברי חברי. יודע אני בעצמי שאיני כהן,</w:t>
      </w:r>
    </w:p>
    <w:p w:rsidR="00E9703F" w:rsidRPr="006F178A" w:rsidRDefault="00E9703F" w:rsidP="00E9703F">
      <w:pPr>
        <w:rPr>
          <w:rtl/>
        </w:rPr>
      </w:pPr>
      <w:r w:rsidRPr="006F178A">
        <w:rPr>
          <w:rtl/>
        </w:rPr>
        <w:t>אם אומרים לי חבירי עלה לדוכן - אני עולה.</w:t>
      </w:r>
    </w:p>
    <w:p>
      <w:pPr>
        <w:pStyle w:val="38"/>
        <w:rPr>
          <w:ins w:id="98559" w:author="מנוע מכני" w:date="2026-10-11T12:04:39Z"/>
        </w:rPr>
      </w:pPr>
      <w:r w:rsidRPr="006F178A">
        <w:t xml:space="preserve">ואמר רבי יוסי:</w:t>
      </w:r>
    </w:p>
    <w:p w:rsidR="00E9703F" w:rsidRPr="006F178A" w:rsidRDefault="00E9703F" w:rsidP="00E9703F">
      <w:pPr>
        <w:rPr>
          <w:rtl/>
        </w:rPr>
      </w:pPr>
      <w:del w:id="98560" w:author="מנוע מכני" w:date="2026-10-11T12:04:39Z">
        <w:r w:rsidRPr="006F178A">
          <w:rPr>
            <w:rtl/>
          </w:rPr>
          <w:delText xml:space="preserve"> </w:delText>
        </w:r>
      </w:del>
      <w:r w:rsidRPr="006F178A">
        <w:rPr>
          <w:rtl/>
        </w:rPr>
        <w:t xml:space="preserve">מימי </w:t>
      </w:r>
      <w:r w:rsidRPr="006F178A">
        <w:rPr>
          <w:rtl/>
        </w:rPr>
        <w:t xml:space="preserve">לא</w:t>
      </w:r>
      <w:r w:rsidRPr="006F178A">
        <w:rPr>
          <w:rtl/>
        </w:rPr>
        <w:t xml:space="preserve"> אמרתי דבר וחזרתי לאחורי.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קיט.</w:t>
      </w:r>
    </w:p>
    <w:p>
      <w:pPr>
        <w:pStyle w:val="afffff8"/>
        <w:rPr>
          <w:ins w:id="90361" w:author="קלוד" w:date="2026-10-11T12:33:55Z"/>
        </w:rPr>
      </w:pPr>
      <w:ins w:id="90362" w:author="קלוד" w:date="2026-10-11T12:33:55Z">
        <w:r>
          <w:rPr>
            <w:color w:val="7B3F00"/>
          </w:rPr>
          <w:t xml:space="preserve">'תיתי לי' - מצוות שקיימו האמוראים</w:t>
        </w:r>
      </w:ins>
    </w:p>
    <w:p w:rsidR="00E9703F" w:rsidRDefault="00E9703F" w:rsidP="00E9703F">
      <w:pPr>
        <w:rPr>
          <w:rFonts w:ascii="Fb Fontext" w:hAnsi="Fb Fontext"/>
          <w:rtl/>
        </w:rPr>
      </w:pPr>
      <w:r w:rsidRPr="006F178A">
        <w:rPr>
          <w:rFonts w:ascii="Fb Fontext" w:hAnsi="Fb Fontext"/>
          <w:rtl/>
        </w:rPr>
        <w:t xml:space="preserve">• [שלוש סעודות עיון תפילה ד' אמות תפילין ציצית דלא אפסיק, סיום, </w:t>
      </w:r>
      <w:r w:rsidRPr="006F178A">
        <w:rPr>
          <w:rFonts w:ascii="Fb Fontext" w:hAnsi="Fb Fontext"/>
          <w:rtl/>
        </w:rPr>
        <w:t xml:space="preserve">ת"ח</w:t>
      </w:r>
      <w:r w:rsidRPr="006F178A">
        <w:rPr>
          <w:rFonts w:ascii="Fb Fontext" w:hAnsi="Fb Fontext"/>
          <w:rtl/>
        </w:rPr>
        <w:t xml:space="preserve"> בדין,]</w:t>
      </w:r>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"נ</w:t>
      </w:r>
      <w:r w:rsidR="00E9703F" w:rsidRPr="006F178A">
        <w:rPr>
          <w:rtl/>
        </w:rPr>
        <w:t xml:space="preserve"> תיתי לי </w:t>
      </w:r>
      <w:ins w:id="105561" w:author="קלוד" w:date="2026-10-11T13:11:34Z">
        <w:r>
          <w:rPr>
            <w:rtl/>
          </w:rPr>
          <w:t xml:space="preserve">שקיימתי</w:t>
        </w:r>
      </w:ins>
      <w:del w:id="105562" w:author="קלוד" w:date="2026-10-11T13:11:34Z">
        <w:r w:rsidR="00E9703F" w:rsidRPr="006F178A">
          <w:rPr>
            <w:rtl/>
          </w:rPr>
          <w:delText xml:space="preserve">דקיימית</w:delText>
        </w:r>
      </w:del>
      <w:r w:rsidR="00E9703F" w:rsidRPr="006F178A">
        <w:rPr>
          <w:rtl/>
        </w:rPr>
        <w:t xml:space="preserve"> שלש סעודות בשבת.</w:t>
      </w:r>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"י</w:t>
      </w:r>
      <w:r w:rsidR="00E9703F" w:rsidRPr="006F178A">
        <w:rPr>
          <w:rtl/>
        </w:rPr>
        <w:t xml:space="preserve"> תיתי לי </w:t>
      </w:r>
      <w:ins w:id="105563" w:author="קלוד" w:date="2026-10-11T13:11:34Z">
        <w:r>
          <w:rPr>
            <w:rtl/>
          </w:rPr>
          <w:t xml:space="preserve">שקיימתי</w:t>
        </w:r>
      </w:ins>
      <w:del w:id="105564" w:author="קלוד" w:date="2026-10-11T13:11:34Z">
        <w:r w:rsidR="00E9703F" w:rsidRPr="006F178A">
          <w:rPr>
            <w:rtl/>
          </w:rPr>
          <w:delText xml:space="preserve">דקיימית</w:delText>
        </w:r>
      </w:del>
      <w:r w:rsidR="00E9703F" w:rsidRPr="006F178A">
        <w:rPr>
          <w:rtl/>
        </w:rPr>
        <w:t xml:space="preserve"> עיון תפלה.</w:t>
      </w:r>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הבדר"י</w:t>
      </w:r>
      <w:r w:rsidR="00E9703F" w:rsidRPr="006F178A">
        <w:rPr>
          <w:rtl/>
        </w:rPr>
        <w:t xml:space="preserve"> תיתי לי </w:t>
      </w:r>
      <w:ins w:id="105567" w:author="קלוד" w:date="2026-10-11T13:11:34Z">
        <w:r>
          <w:rPr>
            <w:rtl/>
          </w:rPr>
          <w:t xml:space="preserve">שלא</w:t>
        </w:r>
      </w:ins>
      <w:del w:id="105568" w:author="קלוד" w:date="2026-10-11T13:11:34Z">
        <w:r w:rsidR="00E9703F" w:rsidRPr="006F178A">
          <w:rPr>
            <w:rtl/>
          </w:rPr>
          <w:delText xml:space="preserve">דלא</w:delText>
        </w:r>
      </w:del>
      <w:r w:rsidR="00E9703F" w:rsidRPr="006F178A">
        <w:rPr>
          <w:rtl/>
        </w:rPr>
        <w:t xml:space="preserve"> </w:t>
      </w:r>
      <w:ins w:id="105565" w:author="קלוד" w:date="2026-10-11T13:11:34Z">
        <w:r>
          <w:rPr>
            <w:rtl/>
          </w:rPr>
          <w:t xml:space="preserve">הלכתי</w:t>
        </w:r>
      </w:ins>
      <w:del w:id="105566" w:author="קלוד" w:date="2026-10-11T13:11:34Z">
        <w:r w:rsidR="00E9703F" w:rsidRPr="006F178A">
          <w:rPr>
            <w:rtl/>
          </w:rPr>
          <w:delText xml:space="preserve">סגינא</w:delText>
        </w:r>
      </w:del>
      <w:r w:rsidR="00E9703F" w:rsidRPr="006F178A">
        <w:rPr>
          <w:rtl/>
        </w:rPr>
        <w:t xml:space="preserve"> ארבע אמות בגילוי הראש.</w:t>
      </w:r>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"שש</w:t>
      </w:r>
      <w:r w:rsidR="00E9703F" w:rsidRPr="006F178A">
        <w:rPr>
          <w:rtl/>
        </w:rPr>
        <w:t xml:space="preserve"> תיתי לי </w:t>
      </w:r>
      <w:ins w:id="105569" w:author="קלוד" w:date="2026-10-11T13:11:34Z">
        <w:r>
          <w:rPr>
            <w:rtl/>
          </w:rPr>
          <w:t xml:space="preserve">שקיימתי</w:t>
        </w:r>
      </w:ins>
      <w:del w:id="105570" w:author="קלוד" w:date="2026-10-11T13:11:34Z">
        <w:r w:rsidR="00E9703F" w:rsidRPr="006F178A">
          <w:rPr>
            <w:rtl/>
          </w:rPr>
          <w:delText xml:space="preserve">דקיימית</w:delText>
        </w:r>
      </w:del>
      <w:r w:rsidR="00E9703F" w:rsidRPr="006F178A">
        <w:rPr>
          <w:rtl/>
        </w:rPr>
        <w:t xml:space="preserve"> מצות תפילין.</w:t>
      </w:r>
    </w:p>
    <w:p w:rsidR="00E9703F" w:rsidRPr="006F178A" w:rsidRDefault="00E9703F" w:rsidP="00E9703F">
      <w:pPr>
        <w:rPr>
          <w:rtl/>
        </w:rPr>
      </w:pPr>
      <w:r w:rsidRPr="006F178A">
        <w:rPr>
          <w:rStyle w:val="2fb"/>
          <w:rtl/>
        </w:rPr>
        <w:t xml:space="preserve">ואאר"נ</w:t>
      </w:r>
      <w:r w:rsidRPr="006F178A">
        <w:rPr>
          <w:rtl/>
        </w:rPr>
        <w:t xml:space="preserve"> תיתי לי </w:t>
      </w:r>
      <w:ins w:id="105571" w:author="קלוד" w:date="2026-10-11T13:11:34Z">
        <w:r>
          <w:rPr>
            <w:rtl/>
          </w:rPr>
          <w:t xml:space="preserve">שקיימתי</w:t>
        </w:r>
      </w:ins>
      <w:del w:id="105572" w:author="קלוד" w:date="2026-10-11T13:11:34Z">
        <w:r w:rsidRPr="006F178A">
          <w:rPr>
            <w:rtl/>
          </w:rPr>
          <w:delText xml:space="preserve">דקיימית</w:delText>
        </w:r>
      </w:del>
      <w:r w:rsidRPr="006F178A">
        <w:rPr>
          <w:rtl/>
        </w:rPr>
        <w:t xml:space="preserve"> מצות ציצית.</w:t>
      </w:r>
    </w:p>
    <w:p>
      <w:pPr>
        <w:pStyle w:val="38"/>
        <w:rPr>
          <w:ins w:id="98561" w:author="מנוע מכני" w:date="2026-10-11T12:04:39Z"/>
        </w:rPr>
      </w:pPr>
      <w:r w:rsidRPr="006F178A">
        <w:t>א</w:t>
      </w:r>
      <w:r w:rsidRPr="006F178A">
        <w:t xml:space="preserve">"ל</w:t>
      </w:r>
      <w:r w:rsidRPr="006F178A">
        <w:t xml:space="preserve"> רב יוסף לריבד</w:t>
      </w:r>
      <w:r>
        <w:t>"</w:t>
      </w:r>
      <w:r w:rsidRPr="006F178A">
        <w:t xml:space="preserve">ר:</w:t>
      </w:r>
    </w:p>
    <w:p w:rsidR="00E9703F" w:rsidRPr="002D0727" w:rsidRDefault="00E9703F" w:rsidP="00E9703F">
      <w:pPr>
        <w:rPr>
          <w:b/>
          <w:bCs/>
          <w:rtl/>
        </w:rPr>
      </w:pPr>
      <w:del w:id="98562" w:author="מנוע מכני" w:date="2026-10-11T12:04:39Z">
        <w:r w:rsidRPr="006F178A">
          <w:rPr>
            <w:rFonts w:hint="cs"/>
            <w:rtl/>
          </w:rPr>
          <w:delText xml:space="preserve"> </w:delText>
        </w:r>
      </w:del>
      <w:r w:rsidRPr="006F178A">
        <w:rPr>
          <w:rFonts w:hint="cs"/>
          <w:rtl/>
        </w:rPr>
        <w:t xml:space="preserve">אביך במה</w:t>
      </w:r>
      <w:ins w:id="105583" w:author="קלוד" w:date="2026-10-11T13:11:34Z">
        <w:r>
          <w:rPr>
            <w:rFonts w:hint="cs"/>
            <w:rtl/>
          </w:rPr>
          <w:t xml:space="preserve"> היה </w:t>
        </w:r>
      </w:ins>
      <w:del w:id="105584" w:author="קלוד" w:date="2026-10-11T13:11:34Z">
        <w:r w:rsidRPr="006F178A">
          <w:rPr>
            <w:rFonts w:hint="cs"/>
            <w:rtl/>
          </w:rPr>
          <w:delText xml:space="preserve"> </w:delText>
        </w:r>
      </w:del>
      <w:r w:rsidRPr="006F178A">
        <w:rPr>
          <w:rFonts w:hint="cs"/>
          <w:rtl/>
        </w:rPr>
        <w:t xml:space="preserve">זהיר </w:t>
      </w:r>
      <w:ins w:id="105581" w:author="קלוד" w:date="2026-10-11T13:11:34Z">
        <w:r>
          <w:rPr>
            <w:rFonts w:hint="cs"/>
            <w:rtl/>
          </w:rPr>
          <w:t xml:space="preserve">ביותר?</w:t>
        </w:r>
      </w:ins>
      <w:del w:id="105582" w:author="קלוד" w:date="2026-10-11T13:11:34Z">
        <w:r w:rsidRPr="006F178A">
          <w:rPr>
            <w:rFonts w:hint="cs"/>
            <w:rtl/>
          </w:rPr>
          <w:delText xml:space="preserve">יותר,</w:delText>
        </w:r>
      </w:del>
      <w:r w:rsidRPr="006F178A">
        <w:rPr>
          <w:rFonts w:hint="cs"/>
          <w:rtl/>
        </w:rPr>
        <w:t xml:space="preserve"> </w:t>
      </w:r>
      <w:ins w:id="105579" w:author="קלוד" w:date="2026-10-11T13:11:34Z">
        <w:r>
          <w:rPr>
            <w:rtl/>
          </w:rPr>
          <w:t xml:space="preserve">א"ל:</w:t>
        </w:r>
      </w:ins>
      <w:del w:id="105580" w:author="קלוד" w:date="2026-10-11T13:11:34Z">
        <w:r w:rsidRPr="006F178A">
          <w:rPr>
            <w:rtl/>
          </w:rPr>
          <w:delText xml:space="preserve">א"ל</w:delText>
        </w:r>
      </w:del>
      <w:r w:rsidRPr="006F178A">
        <w:rPr>
          <w:rtl/>
        </w:rPr>
        <w:t xml:space="preserve"> בציצית. </w:t>
      </w:r>
      <w:r w:rsidRPr="006F178A">
        <w:rPr>
          <w:rFonts w:hint="cs"/>
          <w:rtl/>
        </w:rPr>
        <w:t xml:space="preserve">שפעם אחת עלה ונפסק </w:t>
      </w:r>
      <w:ins w:id="105577" w:author="קלוד" w:date="2026-10-11T13:11:34Z">
        <w:r>
          <w:rPr>
            <w:rFonts w:hint="cs"/>
            <w:rtl/>
          </w:rPr>
          <w:t xml:space="preserve">החוט,</w:t>
        </w:r>
      </w:ins>
      <w:del w:id="105578" w:author="קלוד" w:date="2026-10-11T13:11:34Z">
        <w:r w:rsidRPr="006F178A">
          <w:rPr>
            <w:rFonts w:hint="cs"/>
            <w:rtl/>
          </w:rPr>
          <w:delText xml:space="preserve">החוט</w:delText>
        </w:r>
      </w:del>
      <w:r w:rsidRPr="006F178A">
        <w:rPr>
          <w:rFonts w:hint="cs"/>
          <w:rtl/>
        </w:rPr>
        <w:t xml:space="preserve"> ולא ירד עד </w:t>
      </w:r>
      <w:ins w:id="105575" w:author="קלוד" w:date="2026-10-11T13:11:34Z">
        <w:r>
          <w:rPr>
            <w:rFonts w:hint="cs"/>
            <w:rtl/>
          </w:rPr>
          <w:t xml:space="preserve">שתלה</w:t>
        </w:r>
      </w:ins>
      <w:del w:id="105576" w:author="קלוד" w:date="2026-10-11T13:11:34Z">
        <w:r w:rsidRPr="006F178A">
          <w:rPr>
            <w:rFonts w:hint="cs"/>
            <w:rtl/>
          </w:rPr>
          <w:delText xml:space="preserve">שלא</w:delText>
        </w:r>
      </w:del>
      <w:r w:rsidRPr="006F178A">
        <w:rPr>
          <w:rFonts w:hint="cs"/>
          <w:rtl/>
        </w:rPr>
        <w:t xml:space="preserve"> </w:t>
      </w:r>
      <w:ins w:id="105573" w:author="קלוד" w:date="2026-10-11T13:11:34Z">
        <w:r>
          <w:rPr>
            <w:rFonts w:hint="cs"/>
            <w:rtl/>
          </w:rPr>
          <w:t xml:space="preserve">בבגדו.</w:t>
        </w:r>
      </w:ins>
      <w:del w:id="105574" w:author="קלוד" w:date="2026-10-11T13:11:34Z">
        <w:r w:rsidRPr="006F178A">
          <w:rPr>
            <w:rFonts w:hint="cs"/>
            <w:rtl/>
          </w:rPr>
          <w:delText xml:space="preserve">תלה בבגדו</w:delText>
        </w:r>
      </w:del>
    </w:p>
    <w:p>
      <w:pPr>
        <w:pStyle w:val="38"/>
        <w:rPr>
          <w:ins w:id="98563" w:author="מנוע מכני" w:date="2026-10-11T12:04:39Z"/>
        </w:rPr>
      </w:pPr>
      <w:r w:rsidRPr="002D0727">
        <w:t>אביי</w:t>
      </w:r>
      <w:r w:rsidRPr="006F178A">
        <w:t xml:space="preserve">:</w:t>
      </w:r>
    </w:p>
    <w:p w:rsidR="00E9703F" w:rsidRPr="00EC3AF0" w:rsidRDefault="00E9703F" w:rsidP="00E9703F">
      <w:pPr>
        <w:rPr>
          <w:b/>
          <w:bCs/>
          <w:rtl/>
        </w:rPr>
      </w:pPr>
      <w:del w:id="98564" w:author="מנוע מכני" w:date="2026-10-11T12:04:39Z">
        <w:r w:rsidRPr="006F178A">
          <w:rPr>
            <w:rtl/>
          </w:rPr>
          <w:delText xml:space="preserve"> </w:delText>
        </w:r>
      </w:del>
      <w:r w:rsidRPr="006F178A">
        <w:rPr>
          <w:rtl/>
        </w:rPr>
        <w:t xml:space="preserve">תיתי לי, </w:t>
      </w:r>
      <w:ins w:id="105603" w:author="קלוד" w:date="2026-10-11T13:11:34Z">
        <w:r>
          <w:rPr>
            <w:rtl/>
          </w:rPr>
          <w:t xml:space="preserve">שכשאני</w:t>
        </w:r>
      </w:ins>
      <w:del w:id="105604" w:author="קלוד" w:date="2026-10-11T13:11:34Z">
        <w:r w:rsidRPr="006F178A">
          <w:rPr>
            <w:rtl/>
          </w:rPr>
          <w:delText xml:space="preserve">דכי</w:delText>
        </w:r>
      </w:del>
      <w:r w:rsidRPr="006F178A">
        <w:rPr>
          <w:rtl/>
        </w:rPr>
        <w:t xml:space="preserve"> </w:t>
      </w:r>
      <w:ins w:id="105601" w:author="קלוד" w:date="2026-10-11T13:11:34Z">
        <w:r>
          <w:rPr>
            <w:rtl/>
          </w:rPr>
          <w:t xml:space="preserve">רואה</w:t>
        </w:r>
      </w:ins>
      <w:del w:id="105602" w:author="קלוד" w:date="2026-10-11T13:11:34Z">
        <w:r w:rsidRPr="006F178A">
          <w:rPr>
            <w:rtl/>
          </w:rPr>
          <w:delText xml:space="preserve">חזינא</w:delText>
        </w:r>
      </w:del>
      <w:r w:rsidRPr="006F178A">
        <w:rPr>
          <w:rtl/>
        </w:rPr>
        <w:t xml:space="preserve"> </w:t>
      </w:r>
      <w:ins w:id="105599" w:author="קלוד" w:date="2026-10-11T13:11:34Z">
        <w:r>
          <w:rPr>
            <w:rtl/>
          </w:rPr>
          <w:t xml:space="preserve">ת"ח</w:t>
        </w:r>
      </w:ins>
      <w:del w:id="105600" w:author="קלוד" w:date="2026-10-11T13:11:34Z">
        <w:r w:rsidRPr="006F178A">
          <w:rPr>
            <w:rtl/>
          </w:rPr>
          <w:delText xml:space="preserve">צורבא</w:delText>
        </w:r>
      </w:del>
      <w:r w:rsidRPr="006F178A">
        <w:rPr>
          <w:rtl/>
        </w:rPr>
        <w:t xml:space="preserve"> </w:t>
      </w:r>
      <w:ins w:id="105597" w:author="קלוד" w:date="2026-10-11T13:11:34Z">
        <w:r>
          <w:rPr>
            <w:rtl/>
          </w:rPr>
          <w:t xml:space="preserve">שסיים</w:t>
        </w:r>
      </w:ins>
      <w:del w:id="105598" w:author="קלוד" w:date="2026-10-11T13:11:34Z">
        <w:r w:rsidRPr="006F178A">
          <w:rPr>
            <w:rtl/>
          </w:rPr>
          <w:delText xml:space="preserve">מרבנן</w:delText>
        </w:r>
      </w:del>
      <w:r w:rsidRPr="006F178A">
        <w:rPr>
          <w:rtl/>
        </w:rPr>
        <w:t xml:space="preserve"> </w:t>
      </w:r>
      <w:ins w:id="105595" w:author="קלוד" w:date="2026-10-11T13:11:34Z">
        <w:r>
          <w:rPr>
            <w:rtl/>
          </w:rPr>
          <w:t xml:space="preserve">מסכתו</w:t>
        </w:r>
      </w:ins>
      <w:del w:id="105596" w:author="קלוד" w:date="2026-10-11T13:11:34Z">
        <w:r w:rsidRPr="006F178A">
          <w:rPr>
            <w:rtl/>
          </w:rPr>
          <w:delText xml:space="preserve">דשלים</w:delText>
        </w:r>
      </w:del>
      <w:r w:rsidRPr="006F178A">
        <w:rPr>
          <w:rtl/>
        </w:rPr>
        <w:t xml:space="preserve"> </w:t>
      </w:r>
      <w:ins w:id="105593" w:author="קלוד" w:date="2026-10-11T13:11:34Z">
        <w:r>
          <w:rPr>
            <w:rtl/>
          </w:rPr>
          <w:t xml:space="preserve">-</w:t>
        </w:r>
      </w:ins>
      <w:del w:id="105594" w:author="קלוד" w:date="2026-10-11T13:11:34Z">
        <w:r w:rsidRPr="006F178A">
          <w:rPr>
            <w:rtl/>
          </w:rPr>
          <w:delText xml:space="preserve">מסכתיה</w:delText>
        </w:r>
      </w:del>
      <w:r w:rsidRPr="006F178A">
        <w:rPr>
          <w:rtl/>
        </w:rPr>
        <w:t xml:space="preserve"> </w:t>
      </w:r>
      <w:ins w:id="105591" w:author="קלוד" w:date="2026-10-11T13:11:34Z">
        <w:r>
          <w:rPr>
            <w:rtl/>
          </w:rPr>
          <w:t xml:space="preserve">אני</w:t>
        </w:r>
      </w:ins>
      <w:del w:id="105592" w:author="קלוד" w:date="2026-10-11T13:11:34Z">
        <w:r w:rsidRPr="006F178A">
          <w:rPr>
            <w:rtl/>
          </w:rPr>
          <w:delText xml:space="preserve">עבידנא</w:delText>
        </w:r>
      </w:del>
      <w:r w:rsidRPr="006F178A">
        <w:rPr>
          <w:rtl/>
        </w:rPr>
        <w:t xml:space="preserve"> </w:t>
      </w:r>
      <w:ins w:id="105589" w:author="קלוד" w:date="2026-10-11T13:11:34Z">
        <w:r>
          <w:rPr>
            <w:rtl/>
          </w:rPr>
          <w:t xml:space="preserve">עושה</w:t>
        </w:r>
      </w:ins>
      <w:del w:id="105590" w:author="קלוד" w:date="2026-10-11T13:11:34Z">
        <w:r w:rsidRPr="006F178A">
          <w:rPr>
            <w:rtl/>
          </w:rPr>
          <w:delText xml:space="preserve">יומא</w:delText>
        </w:r>
      </w:del>
      <w:r w:rsidRPr="006F178A">
        <w:rPr>
          <w:rtl/>
        </w:rPr>
        <w:t xml:space="preserve"> </w:t>
      </w:r>
      <w:ins w:id="105587" w:author="קלוד" w:date="2026-10-11T13:11:34Z">
        <w:r>
          <w:rPr>
            <w:rtl/>
          </w:rPr>
          <w:t xml:space="preserve">יום</w:t>
        </w:r>
      </w:ins>
      <w:del w:id="105588" w:author="קלוד" w:date="2026-10-11T13:11:34Z">
        <w:r w:rsidRPr="006F178A">
          <w:rPr>
            <w:rtl/>
          </w:rPr>
          <w:delText xml:space="preserve">טבא</w:delText>
        </w:r>
      </w:del>
      <w:r w:rsidRPr="006F178A">
        <w:rPr>
          <w:rtl/>
        </w:rPr>
        <w:t xml:space="preserve"> </w:t>
      </w:r>
      <w:ins w:id="105585" w:author="קלוד" w:date="2026-10-11T13:11:34Z">
        <w:r>
          <w:rPr>
            <w:rtl/>
          </w:rPr>
          <w:t xml:space="preserve">טוב לחכמים.</w:t>
        </w:r>
      </w:ins>
      <w:del w:id="105586" w:author="קלוד" w:date="2026-10-11T13:11:34Z">
        <w:r w:rsidRPr="006F178A">
          <w:rPr>
            <w:rtl/>
          </w:rPr>
          <w:delText xml:space="preserve">לרבנן.</w:delText>
        </w:r>
      </w:del>
    </w:p>
    <w:p>
      <w:pPr>
        <w:pStyle w:val="38"/>
        <w:rPr>
          <w:ins w:id="98565" w:author="מנוע מכני" w:date="2026-10-11T12:04:39Z"/>
        </w:rPr>
      </w:pPr>
      <w:r w:rsidRPr="00EC3AF0">
        <w:t>רבא:</w:t>
      </w:r>
    </w:p>
    <w:p w:rsidR="00E9703F" w:rsidRPr="006F178A" w:rsidRDefault="00E9703F" w:rsidP="00E9703F">
      <w:pPr>
        <w:rPr>
          <w:rtl/>
        </w:rPr>
      </w:pPr>
      <w:del w:id="98566" w:author="מנוע מכני" w:date="2026-10-11T12:04:39Z">
        <w:r w:rsidRPr="006F178A">
          <w:rPr>
            <w:rtl/>
          </w:rPr>
          <w:delText xml:space="preserve"> </w:delText>
        </w:r>
      </w:del>
      <w:r w:rsidRPr="006F178A">
        <w:rPr>
          <w:rtl/>
        </w:rPr>
        <w:t xml:space="preserve">תיתי לי </w:t>
      </w:r>
      <w:ins w:id="105607" w:author="קלוד" w:date="2026-10-11T13:11:34Z">
        <w:r>
          <w:rPr>
            <w:rtl/>
          </w:rPr>
          <w:t xml:space="preserve">שכשבא</w:t>
        </w:r>
      </w:ins>
      <w:del w:id="105608" w:author="קלוד" w:date="2026-10-11T13:11:34Z">
        <w:r w:rsidRPr="006F178A">
          <w:rPr>
            <w:rtl/>
          </w:rPr>
          <w:delText xml:space="preserve">דכ</w:delText>
        </w:r>
        <w:r w:rsidRPr="006F178A">
          <w:rPr>
            <w:rFonts w:hint="cs"/>
            <w:rtl/>
          </w:rPr>
          <w:delText xml:space="preserve">שבא</w:delText>
        </w:r>
      </w:del>
      <w:r w:rsidRPr="006F178A">
        <w:rPr>
          <w:rFonts w:hint="cs"/>
          <w:rtl/>
        </w:rPr>
        <w:t xml:space="preserve"> </w:t>
      </w:r>
      <w:r w:rsidRPr="006F178A">
        <w:rPr>
          <w:rFonts w:hint="cs"/>
          <w:rtl/>
        </w:rPr>
        <w:t xml:space="preserve">ת</w:t>
      </w:r>
      <w:r>
        <w:rPr>
          <w:rtl/>
        </w:rPr>
        <w:t>"</w:t>
      </w:r>
      <w:r w:rsidRPr="006F178A">
        <w:rPr>
          <w:rFonts w:hint="cs"/>
          <w:rtl/>
        </w:rPr>
        <w:t xml:space="preserve">ח</w:t>
      </w:r>
      <w:r w:rsidRPr="006F178A">
        <w:rPr>
          <w:rFonts w:hint="cs"/>
          <w:rtl/>
        </w:rPr>
        <w:t xml:space="preserve"> לפני לדין</w:t>
      </w:r>
      <w:r w:rsidRPr="006F178A">
        <w:rPr>
          <w:rtl/>
        </w:rPr>
        <w:t xml:space="preserve">, </w:t>
      </w:r>
      <w:r w:rsidRPr="006F178A">
        <w:rPr>
          <w:rFonts w:hint="cs"/>
          <w:rtl/>
        </w:rPr>
        <w:t xml:space="preserve">איני מניח ראשי על הכר עד </w:t>
      </w:r>
      <w:ins w:id="105605" w:author="קלוד" w:date="2026-10-11T13:11:34Z">
        <w:r>
          <w:rPr>
            <w:rFonts w:hint="cs"/>
            <w:rtl/>
          </w:rPr>
          <w:t xml:space="preserve">שאני</w:t>
        </w:r>
      </w:ins>
      <w:del w:id="105606" w:author="קלוד" w:date="2026-10-11T13:11:34Z">
        <w:r w:rsidRPr="006F178A">
          <w:rPr>
            <w:rFonts w:hint="cs"/>
            <w:rtl/>
          </w:rPr>
          <w:delText xml:space="preserve">שאיני</w:delText>
        </w:r>
      </w:del>
      <w:r w:rsidRPr="006F178A">
        <w:rPr>
          <w:rFonts w:hint="cs"/>
          <w:rtl/>
        </w:rPr>
        <w:t xml:space="preserve"> מהפך בזכותו</w:t>
      </w:r>
      <w:r w:rsidRPr="006F178A">
        <w:rPr>
          <w:rtl/>
        </w:rPr>
        <w:t>.</w:t>
      </w:r>
    </w:p>
    <w:p w:rsidR="00E9703F" w:rsidRPr="006F178A" w:rsidRDefault="00E9703F" w:rsidP="00E9703F">
      <w:pPr>
        <w:rPr>
          <w:rtl/>
        </w:rPr>
      </w:pPr>
      <w:ins w:id="105621" w:author="קלוד" w:date="2026-10-11T13:11:34Z">
        <w:r>
          <w:rPr>
            <w:rStyle w:val="2fb"/>
            <w:rFonts w:ascii="Fb Fontext" w:hAnsi="Fb Fontext"/>
            <w:sz w:val="20"/>
            <w:rtl/>
          </w:rPr>
          <w:t xml:space="preserve">מבר"א:</w:t>
        </w:r>
      </w:ins>
      <w:del w:id="105622" w:author="קלוד" w:date="2026-10-11T13:11:34Z">
        <w:r w:rsidRPr="006F178A">
          <w:rPr>
            <w:rStyle w:val="2fb"/>
            <w:rFonts w:ascii="Fb Fontext" w:hAnsi="Fb Fontext"/>
            <w:sz w:val="20"/>
            <w:rtl/>
          </w:rPr>
          <w:delText xml:space="preserve">מבר"א</w:delText>
        </w:r>
      </w:del>
      <w:r w:rsidRPr="006F178A">
        <w:rPr>
          <w:rFonts w:ascii="Fb Fontext" w:hAnsi="Fb Fontext"/>
          <w:sz w:val="20"/>
          <w:rtl/>
        </w:rPr>
        <w:t xml:space="preserve"> </w:t>
      </w:r>
      <w:ins w:id="105619" w:author="קלוד" w:date="2026-10-11T13:11:34Z">
        <w:r>
          <w:rPr>
            <w:rFonts w:ascii="Fb Fontext" w:hAnsi="Fb Fontext"/>
            <w:sz w:val="20"/>
            <w:rtl/>
          </w:rPr>
          <w:t xml:space="preserve">פסול</w:t>
        </w:r>
      </w:ins>
      <w:del w:id="105620" w:author="קלוד" w:date="2026-10-11T13:11:34Z">
        <w:r w:rsidRPr="006F178A">
          <w:rPr>
            <w:rFonts w:ascii="Fb Fontext" w:hAnsi="Fb Fontext"/>
            <w:sz w:val="20"/>
            <w:rtl/>
          </w:rPr>
          <w:delText xml:space="preserve">פסילנא</w:delText>
        </w:r>
      </w:del>
      <w:r w:rsidRPr="006F178A">
        <w:rPr>
          <w:rFonts w:ascii="Fb Fontext" w:hAnsi="Fb Fontext"/>
          <w:sz w:val="20"/>
          <w:rtl/>
        </w:rPr>
        <w:t xml:space="preserve"> </w:t>
      </w:r>
      <w:ins w:id="93487" w:author="מנוע מכני" w:date="2026-10-11T12:04:39Z">
        <w:ins w:id="105617" w:author="קלוד" w:date="2026-10-11T13:11:34Z">
          <w:r>
            <w:rPr>
              <w:rFonts w:ascii="Fb Fontext" w:hAnsi="Fb Fontext"/>
              <w:sz w:val="20"/>
              <w:rtl/>
            </w:rPr>
            <w:t xml:space="preserve">אני</w:t>
          </w:r>
        </w:ins>
        <w:del w:id="105618" w:author="קלוד" w:date="2026-10-11T13:11:34Z">
          <w:r>
            <w:rPr>
              <w:rFonts w:ascii="Fb Fontext" w:hAnsi="Fb Fontext"/>
              <w:sz w:val="20"/>
              <w:rtl/>
            </w:rPr>
            <w:delText xml:space="preserve">לו</w:delText>
          </w:r>
        </w:del>
      </w:ins>
      <w:del w:id="93488"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 </w:t>
      </w:r>
      <w:ins w:id="105615" w:author="קלוד" w:date="2026-10-11T13:11:34Z">
        <w:r>
          <w:rPr>
            <w:rFonts w:ascii="Fb Fontext" w:hAnsi="Fb Fontext"/>
            <w:sz w:val="20"/>
            <w:rtl/>
          </w:rPr>
          <w:t xml:space="preserve">לדון</w:t>
        </w:r>
      </w:ins>
      <w:del w:id="105616" w:author="קלוד" w:date="2026-10-11T13:11:34Z">
        <w:r w:rsidRPr="006F178A">
          <w:rPr>
            <w:rFonts w:ascii="Fb Fontext" w:hAnsi="Fb Fontext"/>
            <w:sz w:val="20"/>
            <w:rtl/>
          </w:rPr>
          <w:delText xml:space="preserve">ל</w:delText>
        </w:r>
        <w:r w:rsidRPr="006F178A">
          <w:rPr>
            <w:rFonts w:ascii="Fb Fontext" w:hAnsi="Fb Fontext" w:hint="cs"/>
            <w:sz w:val="20"/>
            <w:rtl/>
          </w:rPr>
          <w:delText xml:space="preserve">ת</w:delText>
        </w:r>
        <w:r>
          <w:rPr>
            <w:rFonts w:ascii="Fb Fontext" w:hAnsi="Fb Fontext"/>
            <w:sz w:val="20"/>
            <w:rtl/>
          </w:rPr>
          <w:delText xml:space="preserve">"</w:delText>
        </w:r>
        <w:r w:rsidRPr="006F178A">
          <w:rPr>
            <w:rFonts w:ascii="Fb Fontext" w:hAnsi="Fb Fontext" w:hint="cs"/>
            <w:sz w:val="20"/>
            <w:rtl/>
          </w:rPr>
          <w:delText xml:space="preserve">ח</w:delText>
        </w:r>
      </w:del>
      <w:r w:rsidRPr="006F178A">
        <w:rPr>
          <w:rFonts w:ascii="Fb Fontext" w:hAnsi="Fb Fontext"/>
          <w:sz w:val="20"/>
          <w:rtl/>
        </w:rPr>
        <w:t xml:space="preserve"> </w:t>
      </w:r>
      <w:ins w:id="105613" w:author="קלוד" w:date="2026-10-11T13:11:34Z">
        <w:r>
          <w:rPr>
            <w:rFonts w:ascii="Fb Fontext" w:hAnsi="Fb Fontext"/>
            <w:sz w:val="20"/>
            <w:rtl/>
          </w:rPr>
          <w:t xml:space="preserve">ת"ח,</w:t>
        </w:r>
      </w:ins>
      <w:del w:id="105614" w:author="קלוד" w:date="2026-10-11T13:11:34Z">
        <w:r w:rsidRPr="006F178A">
          <w:rPr>
            <w:rFonts w:ascii="Fb Fontext" w:hAnsi="Fb Fontext"/>
            <w:sz w:val="20"/>
            <w:rtl/>
          </w:rPr>
          <w:delText xml:space="preserve">לדי</w:delText>
        </w:r>
        <w:r w:rsidRPr="006F178A">
          <w:rPr>
            <w:rFonts w:ascii="Fb Fontext" w:hAnsi="Fb Fontext" w:hint="cs"/>
            <w:sz w:val="20"/>
            <w:rtl/>
          </w:rPr>
          <w:delText xml:space="preserve">ן</w:delText>
        </w:r>
        <w:r w:rsidRPr="006F178A">
          <w:rPr>
            <w:rFonts w:ascii="Fb Fontext" w:hAnsi="Fb Fontext"/>
            <w:sz w:val="20"/>
            <w:rtl/>
          </w:rPr>
          <w:delText xml:space="preserve">.</w:delText>
        </w:r>
      </w:del>
      <w:r w:rsidRPr="006F178A">
        <w:rPr>
          <w:rFonts w:ascii="Fb Fontext" w:hAnsi="Fb Fontext"/>
          <w:sz w:val="20"/>
          <w:rtl/>
        </w:rPr>
        <w:t xml:space="preserve"> </w:t>
      </w:r>
      <w:ins w:id="105611" w:author="קלוד" w:date="2026-10-11T13:11:34Z">
        <w:r>
          <w:rPr>
            <w:rFonts w:ascii="Fb Fontext" w:hAnsi="Fb Fontext"/>
            <w:sz w:val="20"/>
            <w:rtl/>
          </w:rPr>
          <w:t xml:space="preserve">שחביב</w:t>
        </w:r>
      </w:ins>
      <w:del w:id="105612" w:author="קלוד" w:date="2026-10-11T13:11:34Z">
        <w:r w:rsidRPr="006F178A">
          <w:rPr>
            <w:rFonts w:ascii="Fb Fontext" w:hAnsi="Fb Fontext"/>
            <w:sz w:val="20"/>
            <w:rtl/>
          </w:rPr>
          <w:delText xml:space="preserve">- דחביב</w:delText>
        </w:r>
      </w:del>
      <w:r w:rsidRPr="006F178A">
        <w:rPr>
          <w:rFonts w:ascii="Fb Fontext" w:hAnsi="Fb Fontext"/>
          <w:sz w:val="20"/>
          <w:rtl/>
        </w:rPr>
        <w:t xml:space="preserve"> עלי </w:t>
      </w:r>
      <w:ins w:id="105609" w:author="קלוד" w:date="2026-10-11T13:11:34Z">
        <w:r>
          <w:rPr>
            <w:rFonts w:ascii="Fb Fontext" w:hAnsi="Fb Fontext"/>
            <w:sz w:val="20"/>
            <w:rtl/>
          </w:rPr>
          <w:t xml:space="preserve">כגופי,</w:t>
        </w:r>
      </w:ins>
      <w:del w:id="105610" w:author="קלוד" w:date="2026-10-11T13:11:34Z">
        <w:r w:rsidRPr="006F178A">
          <w:rPr>
            <w:rFonts w:ascii="Fb Fontext" w:hAnsi="Fb Fontext"/>
            <w:sz w:val="20"/>
            <w:rtl/>
          </w:rPr>
          <w:delText xml:space="preserve">כגופאי,</w:delText>
        </w:r>
      </w:del>
      <w:r w:rsidRPr="006F178A">
        <w:rPr>
          <w:rFonts w:ascii="Fb Fontext" w:hAnsi="Fb Fontext"/>
          <w:sz w:val="20"/>
          <w:rtl/>
        </w:rPr>
        <w:t xml:space="preserve"> ואין אדם רואה חובה לעצמו.</w:t>
      </w:r>
    </w:p>
    <w:p>
      <w:pPr>
        <w:pStyle w:val="afffff8"/>
        <w:rPr>
          <w:ins w:id="90359" w:author="קלוד" w:date="2026-10-11T12:33:55Z"/>
        </w:rPr>
      </w:pPr>
      <w:ins w:id="90360" w:author="קלוד" w:date="2026-10-11T12:33:55Z">
        <w:r>
          <w:rPr>
            <w:color w:val="7B3F00"/>
          </w:rPr>
          <w:t xml:space="preserve">כיבוד שבת בגופם - ר"ח, ר' ינאי וחכמים בהכנות</w:t>
        </w:r>
      </w:ins>
    </w:p>
    <w:p w:rsidR="00E9703F" w:rsidRPr="006F178A" w:rsidRDefault="00E9703F" w:rsidP="00E9703F">
      <w:pPr>
        <w:rPr>
          <w:rtl/>
        </w:rPr>
      </w:pPr>
      <w:r w:rsidRPr="006F178A">
        <w:rPr>
          <w:rFonts w:ascii="Fb Fontext" w:hAnsi="Fb Fontext"/>
          <w:rtl/>
        </w:rPr>
        <w:t xml:space="preserve">• </w:t>
      </w:r>
      <w:ins w:id="90499" w:author="מנוע מכני" w:date="2026-10-11T12:04:39Z">
        <w:r>
          <w:rPr>
            <w:rStyle w:val="2fb"/>
            <w:rFonts w:ascii="Fb Fontext" w:hAnsi="Fb Fontext"/>
            <w:rtl/>
          </w:rPr>
          <w:t xml:space="preserve">ר"ח</w:t>
        </w:r>
      </w:ins>
      <w:del w:id="90500" w:author="מנוע מכני" w:date="2026-10-11T12:04:39Z">
        <w:r w:rsidRPr="006F178A">
          <w:rPr>
            <w:rFonts w:ascii="Fb Fontext" w:hAnsi="Fb Fontext"/>
            <w:rtl/>
          </w:rPr>
          <w:delText xml:space="preserve">רבי חנינא</w:delText>
        </w:r>
      </w:del>
      <w:r w:rsidRPr="006F178A">
        <w:rPr>
          <w:rFonts w:ascii="Fb Fontext" w:hAnsi="Fb Fontext"/>
          <w:rtl/>
        </w:rPr>
        <w:t xml:space="preserve"> </w:t>
      </w:r>
      <w:ins w:id="105629" w:author="קלוד" w:date="2026-10-11T13:11:34Z">
        <w:r>
          <w:rPr>
            <w:rFonts w:ascii="Fb Fontext" w:hAnsi="Fb Fontext"/>
            <w:rtl/>
          </w:rPr>
          <w:t xml:space="preserve">מתעטף</w:t>
        </w:r>
      </w:ins>
      <w:del w:id="105630" w:author="קלוד" w:date="2026-10-11T13:11:34Z">
        <w:r w:rsidRPr="006F178A">
          <w:rPr>
            <w:rFonts w:ascii="Fb Fontext" w:hAnsi="Fb Fontext"/>
            <w:rtl/>
          </w:rPr>
          <w:delText xml:space="preserve">מיעטף</w:delText>
        </w:r>
      </w:del>
      <w:r w:rsidRPr="006F178A">
        <w:rPr>
          <w:rFonts w:ascii="Fb Fontext" w:hAnsi="Fb Fontext"/>
          <w:rtl/>
        </w:rPr>
        <w:t xml:space="preserve"> </w:t>
      </w:r>
      <w:ins w:id="96175" w:author="מנוע מכני" w:date="2026-10-11T12:04:39Z">
        <w:r>
          <w:rPr>
            <w:rFonts w:ascii="Fb Fontext" w:hAnsi="Fb Fontext"/>
            <w:rtl/>
          </w:rPr>
          <w:t xml:space="preserve">ועומד</w:t>
        </w:r>
      </w:ins>
      <w:del w:id="96176" w:author="מנוע מכני" w:date="2026-10-11T12:04:39Z">
        <w:r w:rsidRPr="006F178A">
          <w:rPr>
            <w:rFonts w:ascii="Fb Fontext" w:hAnsi="Fb Fontext"/>
            <w:rtl/>
          </w:rPr>
          <w:delText xml:space="preserve">וקאי</w:delText>
        </w:r>
      </w:del>
      <w:r w:rsidRPr="006F178A">
        <w:rPr>
          <w:rFonts w:ascii="Fb Fontext" w:hAnsi="Fb Fontext"/>
          <w:rtl/>
        </w:rPr>
        <w:t xml:space="preserve"> </w:t>
      </w:r>
      <w:ins w:id="105627" w:author="קלוד" w:date="2026-10-11T13:11:34Z">
        <w:r>
          <w:rPr>
            <w:rFonts w:ascii="Fb Fontext" w:hAnsi="Fb Fontext"/>
            <w:rtl/>
          </w:rPr>
          <w:t xml:space="preserve">עם</w:t>
        </w:r>
      </w:ins>
      <w:del w:id="105628" w:author="קלוד" w:date="2026-10-11T13:11:34Z">
        <w:r w:rsidRPr="006F178A">
          <w:rPr>
            <w:rFonts w:ascii="Fb Fontext" w:hAnsi="Fb Fontext"/>
            <w:rtl/>
          </w:rPr>
          <w:delText xml:space="preserve">אפניא</w:delText>
        </w:r>
      </w:del>
      <w:r w:rsidRPr="006F178A">
        <w:rPr>
          <w:rFonts w:ascii="Fb Fontext" w:hAnsi="Fb Fontext"/>
          <w:rtl/>
        </w:rPr>
        <w:t xml:space="preserve"> </w:t>
      </w:r>
      <w:ins w:id="105625" w:author="קלוד" w:date="2026-10-11T13:11:34Z">
        <w:r>
          <w:rPr>
            <w:rFonts w:ascii="Fb Fontext" w:hAnsi="Fb Fontext"/>
            <w:rtl/>
          </w:rPr>
          <w:t xml:space="preserve">חשכה בערב</w:t>
        </w:r>
      </w:ins>
      <w:del w:id="105626" w:author="קלוד" w:date="2026-10-11T13:11:34Z">
        <w:r w:rsidRPr="006F178A">
          <w:rPr>
            <w:rFonts w:ascii="Fb Fontext" w:hAnsi="Fb Fontext"/>
            <w:rtl/>
          </w:rPr>
          <w:delText xml:space="preserve">דמעלי</w:delText>
        </w:r>
      </w:del>
      <w:r w:rsidRPr="006F178A">
        <w:rPr>
          <w:rFonts w:ascii="Fb Fontext" w:hAnsi="Fb Fontext"/>
          <w:rtl/>
        </w:rPr>
        <w:t xml:space="preserve"> </w:t>
      </w:r>
      <w:ins w:id="90501" w:author="Claude - סמנטי" w:date="2026-10-11T12:28:21Z">
        <w:r>
          <w:rPr>
            <w:rFonts w:ascii="Fb Fontext" w:hAnsi="Fb Fontext"/>
            <w:rtl/>
          </w:rPr>
          <w:t xml:space="preserve">שבת</w:t>
        </w:r>
      </w:ins>
      <w:del w:id="90502" w:author="Claude - סמנטי" w:date="2026-10-11T12:28:21Z">
        <w:r w:rsidRPr="006F178A">
          <w:rPr>
            <w:rFonts w:ascii="Fb Fontext" w:hAnsi="Fb Fontext"/>
            <w:rtl/>
          </w:rPr>
          <w:delText xml:space="preserve">שבתא</w:delText>
        </w:r>
      </w:del>
      <w:r w:rsidRPr="006F178A">
        <w:rPr>
          <w:rFonts w:ascii="Fb Fontext" w:hAnsi="Fb Fontext"/>
          <w:rtl/>
        </w:rPr>
        <w:t xml:space="preserve">, </w:t>
      </w:r>
      <w:ins w:id="105623" w:author="קלוד" w:date="2026-10-11T13:11:34Z">
        <w:r>
          <w:rPr>
            <w:rFonts w:ascii="Fb Fontext" w:hAnsi="Fb Fontext"/>
            <w:rtl/>
          </w:rPr>
          <w:t xml:space="preserve">ואומר:</w:t>
        </w:r>
      </w:ins>
      <w:del w:id="105624" w:author="קלוד" w:date="2026-10-11T13:11:34Z">
        <w:r w:rsidRPr="006F178A">
          <w:rPr>
            <w:rFonts w:ascii="Fb Fontext" w:hAnsi="Fb Fontext"/>
            <w:rtl/>
          </w:rPr>
          <w:delText xml:space="preserve">אמר</w:delText>
        </w:r>
        <w:r w:rsidRPr="006F178A">
          <w:rPr>
            <w:rFonts w:ascii="Fb Fontext" w:hAnsi="Fb Fontext"/>
            <w:rtl/>
          </w:rPr>
          <w:delText xml:space="preserve">:</w:delText>
        </w:r>
      </w:del>
      <w:r w:rsidRPr="006F178A">
        <w:rPr>
          <w:rFonts w:ascii="Fb Fontext" w:hAnsi="Fb Fontext"/>
          <w:rtl/>
        </w:rPr>
        <w:t xml:space="preserve"> בואו ונצא לקראת שבת המלכה.</w:t>
      </w:r>
    </w:p>
    <w:p w:rsidR="00E9703F" w:rsidRPr="006F178A" w:rsidRDefault="00E9703F" w:rsidP="00E9703F">
      <w:pPr>
        <w:rPr>
          <w:rtl/>
        </w:rPr>
      </w:pPr>
      <w:r w:rsidRPr="006F178A">
        <w:rPr>
          <w:rStyle w:val="2fb"/>
          <w:rtl/>
        </w:rPr>
        <w:t xml:space="preserve">רבי ינאי</w:t>
      </w:r>
      <w:r w:rsidRPr="006F178A">
        <w:rPr>
          <w:rtl/>
        </w:rPr>
        <w:t xml:space="preserve"> </w:t>
      </w:r>
      <w:ins w:id="105637" w:author="קלוד" w:date="2026-10-11T13:11:34Z">
        <w:r>
          <w:rPr>
            <w:rtl/>
          </w:rPr>
          <w:t xml:space="preserve">לובש</w:t>
        </w:r>
      </w:ins>
      <w:del w:id="105638" w:author="קלוד" w:date="2026-10-11T13:11:34Z">
        <w:r w:rsidRPr="006F178A">
          <w:rPr>
            <w:rtl/>
          </w:rPr>
          <w:delText xml:space="preserve">לביש</w:delText>
        </w:r>
      </w:del>
      <w:r w:rsidRPr="006F178A">
        <w:rPr>
          <w:rtl/>
        </w:rPr>
        <w:t xml:space="preserve"> </w:t>
      </w:r>
      <w:ins w:id="105635" w:author="קלוד" w:date="2026-10-11T13:11:34Z">
        <w:r>
          <w:rPr>
            <w:rtl/>
          </w:rPr>
          <w:t xml:space="preserve">בגדיו</w:t>
        </w:r>
      </w:ins>
      <w:del w:id="105636" w:author="קלוד" w:date="2026-10-11T13:11:34Z">
        <w:r w:rsidRPr="006F178A">
          <w:rPr>
            <w:rtl/>
          </w:rPr>
          <w:delText xml:space="preserve">מאניה</w:delText>
        </w:r>
      </w:del>
      <w:r w:rsidRPr="006F178A">
        <w:rPr>
          <w:rtl/>
        </w:rPr>
        <w:t xml:space="preserve"> </w:t>
      </w:r>
      <w:ins w:id="105633" w:author="קלוד" w:date="2026-10-11T13:11:34Z">
        <w:r>
          <w:rPr>
            <w:rtl/>
          </w:rPr>
          <w:t xml:space="preserve">בערב</w:t>
        </w:r>
      </w:ins>
      <w:del w:id="105634" w:author="קלוד" w:date="2026-10-11T13:11:34Z">
        <w:r w:rsidRPr="006F178A">
          <w:rPr>
            <w:rtl/>
          </w:rPr>
          <w:delText xml:space="preserve">מעלי</w:delText>
        </w:r>
      </w:del>
      <w:r w:rsidRPr="006F178A">
        <w:rPr>
          <w:rtl/>
        </w:rPr>
        <w:t xml:space="preserve"> שבת, </w:t>
      </w:r>
      <w:ins w:id="105631" w:author="קלוד" w:date="2026-10-11T13:11:34Z">
        <w:r>
          <w:rPr>
            <w:rtl/>
          </w:rPr>
          <w:t xml:space="preserve">ואומר:</w:t>
        </w:r>
      </w:ins>
      <w:del w:id="105632" w:author="קלוד" w:date="2026-10-11T13:11:34Z">
        <w:r w:rsidRPr="006F178A">
          <w:rPr>
            <w:rtl/>
          </w:rPr>
          <w:delText xml:space="preserve">ואמר:</w:delText>
        </w:r>
      </w:del>
      <w:r w:rsidRPr="006F178A">
        <w:rPr>
          <w:rtl/>
        </w:rPr>
        <w:t xml:space="preserve"> בואי כלה בואי כלה.</w:t>
      </w:r>
    </w:p>
    <w:p w:rsidR="00E9703F" w:rsidRDefault="00E9703F" w:rsidP="00E9703F">
      <w:pPr>
        <w:rPr>
          <w:rtl/>
        </w:rPr>
      </w:pPr>
      <w:r w:rsidRPr="006F178A">
        <w:rPr>
          <w:rStyle w:val="2fb"/>
          <w:rFonts w:hint="cs"/>
          <w:rtl/>
        </w:rPr>
        <w:t>רבר</w:t>
      </w:r>
      <w:r w:rsidRPr="006F178A">
        <w:rPr>
          <w:rStyle w:val="2fb"/>
          <w:rtl/>
        </w:rPr>
        <w:t>"</w:t>
      </w:r>
      <w:r w:rsidRPr="006F178A">
        <w:rPr>
          <w:rStyle w:val="2fb"/>
          <w:rFonts w:hint="cs"/>
          <w:rtl/>
        </w:rPr>
        <w:t xml:space="preserve">ה</w:t>
      </w:r>
      <w:r w:rsidRPr="006F178A">
        <w:rPr>
          <w:rFonts w:hint="cs"/>
          <w:rtl/>
        </w:rPr>
        <w:t xml:space="preserve"> </w:t>
      </w:r>
      <w:r w:rsidRPr="006F178A">
        <w:rPr>
          <w:rtl/>
        </w:rPr>
        <w:t xml:space="preserve">הזדמן </w:t>
      </w:r>
      <w:ins w:id="105655" w:author="קלוד" w:date="2026-10-11T13:11:34Z">
        <w:r>
          <w:rPr>
            <w:rtl/>
          </w:rPr>
          <w:t xml:space="preserve">לבית</w:t>
        </w:r>
      </w:ins>
      <w:del w:id="105656" w:author="קלוד" w:date="2026-10-11T13:11:34Z">
        <w:r w:rsidRPr="006F178A">
          <w:rPr>
            <w:rtl/>
          </w:rPr>
          <w:delText xml:space="preserve">לבי</w:delText>
        </w:r>
      </w:del>
      <w:r w:rsidRPr="006F178A">
        <w:rPr>
          <w:rtl/>
        </w:rPr>
        <w:t xml:space="preserve"> </w:t>
      </w:r>
      <w:r w:rsidRPr="006F178A">
        <w:rPr>
          <w:rStyle w:val="2fb"/>
          <w:rtl/>
        </w:rPr>
        <w:t xml:space="preserve">רבר"נ</w:t>
      </w:r>
      <w:r w:rsidRPr="006F178A">
        <w:rPr>
          <w:rtl/>
        </w:rPr>
        <w:t xml:space="preserve">, </w:t>
      </w:r>
      <w:ins w:id="105653" w:author="קלוד" w:date="2026-10-11T13:11:34Z">
        <w:r>
          <w:rPr>
            <w:rFonts w:hint="cs"/>
            <w:rtl/>
          </w:rPr>
          <w:t xml:space="preserve">והביאו</w:t>
        </w:r>
      </w:ins>
      <w:del w:id="105654" w:author="קלוד" w:date="2026-10-11T13:11:34Z">
        <w:r w:rsidRPr="006F178A">
          <w:rPr>
            <w:rFonts w:hint="cs"/>
            <w:rtl/>
          </w:rPr>
          <w:delText xml:space="preserve">הביאו</w:delText>
        </w:r>
      </w:del>
      <w:r w:rsidRPr="006F178A">
        <w:rPr>
          <w:rFonts w:hint="cs"/>
          <w:rtl/>
        </w:rPr>
        <w:t xml:space="preserve"> לפניו שלוש סאין </w:t>
      </w:r>
      <w:ins w:id="105651" w:author="קלוד" w:date="2026-10-11T13:11:34Z">
        <w:r>
          <w:rPr>
            <w:rFonts w:hint="cs"/>
            <w:rtl/>
          </w:rPr>
          <w:t xml:space="preserve">חיטין.</w:t>
        </w:r>
      </w:ins>
      <w:del w:id="105652" w:author="קלוד" w:date="2026-10-11T13:11:34Z">
        <w:r w:rsidRPr="006F178A">
          <w:rPr>
            <w:rFonts w:hint="cs"/>
            <w:rtl/>
          </w:rPr>
          <w:delText xml:space="preserve">חיטין</w:delText>
        </w:r>
      </w:del>
      <w:r w:rsidRPr="006F178A">
        <w:rPr>
          <w:rFonts w:hint="cs"/>
          <w:rtl/>
        </w:rPr>
        <w:t xml:space="preserve"> </w:t>
      </w:r>
      <w:ins w:id="105649" w:author="קלוד" w:date="2026-10-11T13:11:34Z">
        <w:r>
          <w:rPr>
            <w:rtl/>
          </w:rPr>
          <w:t xml:space="preserve">א"ל:</w:t>
        </w:r>
      </w:ins>
      <w:del w:id="105650" w:author="קלוד" w:date="2026-10-11T13:11:34Z">
        <w:r w:rsidRPr="006F178A">
          <w:rPr>
            <w:rtl/>
          </w:rPr>
          <w:delText xml:space="preserve">א"ל</w:delText>
        </w:r>
      </w:del>
      <w:r w:rsidRPr="006F178A">
        <w:rPr>
          <w:rtl/>
        </w:rPr>
        <w:t xml:space="preserve"> </w:t>
      </w:r>
      <w:ins w:id="105647" w:author="קלוד" w:date="2026-10-11T13:11:34Z">
        <w:r>
          <w:rPr>
            <w:rtl/>
          </w:rPr>
          <w:t xml:space="preserve">וכי</w:t>
        </w:r>
      </w:ins>
      <w:del w:id="105648" w:author="קלוד" w:date="2026-10-11T13:11:34Z">
        <w:r w:rsidRPr="006F178A">
          <w:rPr>
            <w:rtl/>
          </w:rPr>
          <w:delText xml:space="preserve">מי</w:delText>
        </w:r>
      </w:del>
      <w:r w:rsidRPr="006F178A">
        <w:rPr>
          <w:rtl/>
        </w:rPr>
        <w:t xml:space="preserve"> </w:t>
      </w:r>
      <w:r w:rsidRPr="006F178A">
        <w:rPr>
          <w:rFonts w:hint="cs"/>
          <w:rtl/>
        </w:rPr>
        <w:t xml:space="preserve">ידעתם </w:t>
      </w:r>
      <w:ins w:id="105645" w:author="קלוד" w:date="2026-10-11T13:11:34Z">
        <w:r>
          <w:rPr>
            <w:rFonts w:hint="cs"/>
            <w:rtl/>
          </w:rPr>
          <w:t xml:space="preserve">שאבוא?</w:t>
        </w:r>
      </w:ins>
      <w:del w:id="105646" w:author="קלוד" w:date="2026-10-11T13:11:34Z">
        <w:r w:rsidRPr="006F178A">
          <w:rPr>
            <w:rFonts w:hint="cs"/>
            <w:rtl/>
          </w:rPr>
          <w:delText xml:space="preserve">שאגיע</w:delText>
        </w:r>
      </w:del>
      <w:r w:rsidRPr="006F178A">
        <w:rPr>
          <w:rtl/>
        </w:rPr>
        <w:t xml:space="preserve"> </w:t>
      </w:r>
      <w:ins w:id="105643" w:author="קלוד" w:date="2026-10-11T13:11:34Z">
        <w:r>
          <w:rPr>
            <w:rtl/>
          </w:rPr>
          <w:t xml:space="preserve">א"ל:</w:t>
        </w:r>
      </w:ins>
      <w:del w:id="105644" w:author="קלוד" w:date="2026-10-11T13:11:34Z">
        <w:r w:rsidRPr="006F178A">
          <w:rPr>
            <w:rtl/>
          </w:rPr>
          <w:delText xml:space="preserve">א"ל</w:delText>
        </w:r>
      </w:del>
      <w:r w:rsidRPr="006F178A">
        <w:rPr>
          <w:rtl/>
        </w:rPr>
        <w:t xml:space="preserve"> </w:t>
      </w:r>
      <w:ins w:id="105641" w:author="קלוד" w:date="2026-10-11T13:11:34Z">
        <w:r>
          <w:rPr>
            <w:rFonts w:hint="cs"/>
            <w:rtl/>
          </w:rPr>
          <w:t xml:space="preserve">השבת</w:t>
        </w:r>
      </w:ins>
      <w:del w:id="105642" w:author="קלוד" w:date="2026-10-11T13:11:34Z">
        <w:r w:rsidRPr="006F178A">
          <w:rPr>
            <w:rFonts w:hint="cs"/>
            <w:rtl/>
          </w:rPr>
          <w:delText xml:space="preserve">ששבת</w:delText>
        </w:r>
      </w:del>
      <w:r w:rsidRPr="006F178A">
        <w:rPr>
          <w:rFonts w:hint="cs"/>
          <w:rtl/>
        </w:rPr>
        <w:t xml:space="preserve"> עדיפה </w:t>
      </w:r>
      <w:ins w:id="105639" w:author="קלוד" w:date="2026-10-11T13:11:34Z">
        <w:r>
          <w:rPr>
            <w:rFonts w:hint="cs"/>
            <w:rtl/>
          </w:rPr>
          <w:t xml:space="preserve">לנו ממך.</w:t>
        </w:r>
      </w:ins>
      <w:del w:id="105640" w:author="קלוד" w:date="2026-10-11T13:11:34Z">
        <w:r w:rsidRPr="006F178A">
          <w:rPr>
            <w:rFonts w:hint="cs"/>
            <w:rtl/>
          </w:rPr>
          <w:delText xml:space="preserve">ממנו</w:delText>
        </w:r>
      </w:del>
    </w:p>
    <w:p w:rsidR="00E9703F" w:rsidRDefault="00E9703F" w:rsidP="00E9703F">
      <w:pPr>
        <w:rPr>
          <w:rtl/>
        </w:rPr>
      </w:pPr>
      <w:r w:rsidRPr="006F178A">
        <w:rPr>
          <w:rStyle w:val="2fb"/>
          <w:rtl/>
        </w:rPr>
        <w:t xml:space="preserve">רבי אבא</w:t>
      </w:r>
      <w:r w:rsidRPr="006F178A">
        <w:rPr>
          <w:rtl/>
        </w:rPr>
        <w:t xml:space="preserve"> </w:t>
      </w:r>
      <w:r w:rsidRPr="006F178A">
        <w:rPr>
          <w:rFonts w:hint="cs"/>
          <w:rtl/>
        </w:rPr>
        <w:t>קנה</w:t>
      </w:r>
      <w:r w:rsidRPr="006F178A">
        <w:rPr>
          <w:rtl/>
        </w:rPr>
        <w:t xml:space="preserve"> </w:t>
      </w:r>
      <w:r w:rsidRPr="006F178A">
        <w:rPr>
          <w:rFonts w:hint="cs"/>
          <w:rtl/>
        </w:rPr>
        <w:t>בי</w:t>
      </w:r>
      <w:r>
        <w:rPr>
          <w:rtl/>
        </w:rPr>
        <w:t>"</w:t>
      </w:r>
      <w:r w:rsidRPr="006F178A">
        <w:rPr>
          <w:rFonts w:hint="cs"/>
          <w:rtl/>
        </w:rPr>
        <w:t>ג איסרים חתיכות בשר</w:t>
      </w:r>
      <w:r w:rsidRPr="006F178A">
        <w:rPr>
          <w:rtl/>
        </w:rPr>
        <w:t xml:space="preserve"> </w:t>
      </w:r>
      <w:r w:rsidRPr="006F178A">
        <w:rPr>
          <w:rFonts w:hint="cs"/>
          <w:rtl/>
        </w:rPr>
        <w:t>מי</w:t>
      </w:r>
      <w:r>
        <w:rPr>
          <w:rtl/>
        </w:rPr>
        <w:t>"</w:t>
      </w:r>
      <w:r w:rsidRPr="006F178A">
        <w:rPr>
          <w:rFonts w:hint="cs"/>
          <w:rtl/>
        </w:rPr>
        <w:t>ג</w:t>
      </w:r>
      <w:r w:rsidRPr="006F178A">
        <w:rPr>
          <w:rtl/>
        </w:rPr>
        <w:t xml:space="preserve"> </w:t>
      </w:r>
      <w:ins w:id="105671" w:author="קלוד" w:date="2026-10-11T13:11:34Z">
        <w:r>
          <w:rPr>
            <w:rtl/>
          </w:rPr>
          <w:t xml:space="preserve">טבחים,</w:t>
        </w:r>
      </w:ins>
      <w:del w:id="105672" w:author="קלוד" w:date="2026-10-11T13:11:34Z">
        <w:r w:rsidRPr="006F178A">
          <w:rPr>
            <w:rtl/>
          </w:rPr>
          <w:delText xml:space="preserve">טבחי,</w:delText>
        </w:r>
      </w:del>
      <w:r w:rsidRPr="006F178A">
        <w:rPr>
          <w:rtl/>
        </w:rPr>
        <w:t xml:space="preserve"> </w:t>
      </w:r>
      <w:ins w:id="105669" w:author="קלוד" w:date="2026-10-11T13:11:34Z">
        <w:r>
          <w:rPr>
            <w:rFonts w:hint="cs"/>
            <w:rtl/>
          </w:rPr>
          <w:t xml:space="preserve">ומזרזם</w:t>
        </w:r>
      </w:ins>
      <w:del w:id="105670" w:author="קלוד" w:date="2026-10-11T13:11:34Z">
        <w:r w:rsidRPr="006F178A">
          <w:rPr>
            <w:rFonts w:hint="cs"/>
            <w:rtl/>
          </w:rPr>
          <w:delText xml:space="preserve">ומזרזם</w:delText>
        </w:r>
        <w:r w:rsidRPr="006F178A">
          <w:rPr>
            <w:rtl/>
          </w:rPr>
          <w:delText xml:space="preserve">,</w:delText>
        </w:r>
      </w:del>
      <w:r w:rsidRPr="006F178A">
        <w:rPr>
          <w:rtl/>
        </w:rPr>
        <w:t xml:space="preserve"> </w:t>
      </w:r>
      <w:ins w:id="105667" w:author="קלוד" w:date="2026-10-11T13:11:34Z">
        <w:r>
          <w:rPr>
            <w:rtl/>
          </w:rPr>
          <w:t xml:space="preserve">ואומר:</w:t>
        </w:r>
      </w:ins>
      <w:del w:id="105668" w:author="קלוד" w:date="2026-10-11T13:11:34Z">
        <w:r w:rsidRPr="006F178A">
          <w:rPr>
            <w:rtl/>
          </w:rPr>
          <w:delText xml:space="preserve">וא"ל</w:delText>
        </w:r>
      </w:del>
      <w:r w:rsidRPr="006F178A">
        <w:rPr>
          <w:rtl/>
        </w:rPr>
        <w:t xml:space="preserve"> </w:t>
      </w:r>
      <w:ins w:id="105665" w:author="קלוד" w:date="2026-10-11T13:11:34Z">
        <w:r>
          <w:rPr>
            <w:rFonts w:hint="cs"/>
            <w:rtl/>
          </w:rPr>
          <w:t xml:space="preserve">מהרו.</w:t>
        </w:r>
      </w:ins>
      <w:del w:id="105666" w:author="קלוד" w:date="2026-10-11T13:11:34Z">
        <w:r w:rsidRPr="006F178A">
          <w:rPr>
            <w:rFonts w:hint="cs"/>
            <w:rtl/>
          </w:rPr>
          <w:delText xml:space="preserve">התחזקו מהר</w:delText>
        </w:r>
        <w:r w:rsidRPr="006F178A">
          <w:rPr>
            <w:rtl/>
          </w:rPr>
          <w:delText xml:space="preserve">.</w:delText>
        </w:r>
      </w:del>
      <w:r w:rsidRPr="006F178A">
        <w:rPr>
          <w:rFonts w:hint="cs"/>
          <w:rtl/>
        </w:rPr>
        <w:t xml:space="preserve"> או </w:t>
      </w:r>
      <w:ins w:id="105663" w:author="קלוד" w:date="2026-10-11T13:11:34Z">
        <w:r>
          <w:rPr>
            <w:rFonts w:hint="cs"/>
            <w:rtl/>
          </w:rPr>
          <w:t xml:space="preserve">שמזרזם</w:t>
        </w:r>
      </w:ins>
      <w:del w:id="105664" w:author="קלוד" w:date="2026-10-11T13:11:34Z">
        <w:r w:rsidRPr="006F178A">
          <w:rPr>
            <w:rFonts w:hint="cs"/>
            <w:rtl/>
          </w:rPr>
          <w:delText xml:space="preserve">מזרזם</w:delText>
        </w:r>
      </w:del>
      <w:r w:rsidRPr="006F178A">
        <w:rPr>
          <w:rFonts w:hint="cs"/>
          <w:rtl/>
        </w:rPr>
        <w:t xml:space="preserve"> לחזור </w:t>
      </w:r>
      <w:ins w:id="105661" w:author="קלוד" w:date="2026-10-11T13:11:34Z">
        <w:r>
          <w:rPr>
            <w:rFonts w:hint="cs"/>
            <w:rtl/>
          </w:rPr>
          <w:t xml:space="preserve">לאומנתם,</w:t>
        </w:r>
      </w:ins>
      <w:del w:id="105662" w:author="קלוד" w:date="2026-10-11T13:11:34Z">
        <w:r w:rsidRPr="006F178A">
          <w:rPr>
            <w:rFonts w:hint="cs"/>
            <w:rtl/>
          </w:rPr>
          <w:delText xml:space="preserve">לאומנתם</w:delText>
        </w:r>
      </w:del>
      <w:r w:rsidRPr="006F178A">
        <w:rPr>
          <w:rFonts w:hint="cs"/>
          <w:rtl/>
        </w:rPr>
        <w:t xml:space="preserve"> או שמזרז </w:t>
      </w:r>
      <w:ins w:id="105659" w:author="קלוד" w:date="2026-10-11T13:11:34Z">
        <w:r>
          <w:rPr>
            <w:rFonts w:hint="cs"/>
            <w:rtl/>
          </w:rPr>
          <w:t xml:space="preserve">את</w:t>
        </w:r>
      </w:ins>
      <w:del w:id="105660" w:author="קלוד" w:date="2026-10-11T13:11:34Z">
        <w:r w:rsidRPr="006F178A">
          <w:rPr>
            <w:rFonts w:hint="cs"/>
            <w:rtl/>
          </w:rPr>
          <w:delText xml:space="preserve">לשמשיו</w:delText>
        </w:r>
      </w:del>
      <w:r w:rsidRPr="006F178A">
        <w:rPr>
          <w:rFonts w:hint="cs"/>
          <w:rtl/>
        </w:rPr>
        <w:t xml:space="preserve"> </w:t>
      </w:r>
      <w:ins w:id="105657" w:author="קלוד" w:date="2026-10-11T13:11:34Z">
        <w:r>
          <w:rPr>
            <w:rFonts w:hint="cs"/>
            <w:rtl/>
          </w:rPr>
          <w:t xml:space="preserve">שמשיו להכין.</w:t>
        </w:r>
      </w:ins>
      <w:del w:id="105658" w:author="קלוד" w:date="2026-10-11T13:11:34Z">
        <w:r w:rsidRPr="006F178A">
          <w:rPr>
            <w:rFonts w:hint="cs"/>
            <w:rtl/>
          </w:rPr>
          <w:delText xml:space="preserve">להכין,</w:delText>
        </w:r>
      </w:del>
    </w:p>
    <w:p w:rsidR="00E9703F" w:rsidRPr="006F178A" w:rsidRDefault="00E9703F" w:rsidP="00E9703F">
      <w:pPr>
        <w:rPr>
          <w:rtl/>
        </w:rPr>
      </w:pPr>
      <w:r w:rsidRPr="006F178A">
        <w:rPr>
          <w:rStyle w:val="2fb"/>
          <w:rtl/>
        </w:rPr>
        <w:t xml:space="preserve">רבי אבהו</w:t>
      </w:r>
      <w:r w:rsidRPr="006F178A">
        <w:rPr>
          <w:rtl/>
        </w:rPr>
        <w:t xml:space="preserve"> </w:t>
      </w:r>
      <w:ins w:id="105679" w:author="קלוד" w:date="2026-10-11T13:11:34Z">
        <w:r>
          <w:rPr>
            <w:rFonts w:hint="cs"/>
            <w:rtl/>
          </w:rPr>
          <w:t xml:space="preserve">יושב</w:t>
        </w:r>
      </w:ins>
      <w:del w:id="105680" w:author="קלוד" w:date="2026-10-11T13:11:34Z">
        <w:r w:rsidRPr="006F178A">
          <w:rPr>
            <w:rFonts w:hint="cs"/>
            <w:rtl/>
          </w:rPr>
          <w:delText xml:space="preserve">ישב</w:delText>
        </w:r>
      </w:del>
      <w:r w:rsidRPr="006F178A">
        <w:rPr>
          <w:rtl/>
        </w:rPr>
        <w:t xml:space="preserve"> על כסא </w:t>
      </w:r>
      <w:ins w:id="105677" w:author="קלוד" w:date="2026-10-11T13:11:34Z">
        <w:r>
          <w:rPr>
            <w:rtl/>
          </w:rPr>
          <w:t xml:space="preserve">שנהב</w:t>
        </w:r>
      </w:ins>
      <w:del w:id="105678" w:author="קלוד" w:date="2026-10-11T13:11:34Z">
        <w:r w:rsidRPr="006F178A">
          <w:rPr>
            <w:rtl/>
          </w:rPr>
          <w:delText xml:space="preserve">שנהב</w:delText>
        </w:r>
        <w:r w:rsidRPr="006F178A">
          <w:rPr>
            <w:rFonts w:hint="cs"/>
            <w:rtl/>
          </w:rPr>
          <w:delText xml:space="preserve">,</w:delText>
        </w:r>
      </w:del>
      <w:r w:rsidRPr="006F178A">
        <w:rPr>
          <w:rtl/>
        </w:rPr>
        <w:t xml:space="preserve"> </w:t>
      </w:r>
      <w:ins w:id="105675" w:author="קלוד" w:date="2026-10-11T13:11:34Z">
        <w:r>
          <w:rPr>
            <w:rtl/>
          </w:rPr>
          <w:t xml:space="preserve">ונופח</w:t>
        </w:r>
      </w:ins>
      <w:del w:id="105676" w:author="קלוד" w:date="2026-10-11T13:11:34Z">
        <w:r w:rsidRPr="006F178A">
          <w:rPr>
            <w:rtl/>
          </w:rPr>
          <w:delText xml:space="preserve">ומנפח</w:delText>
        </w:r>
      </w:del>
      <w:r w:rsidRPr="006F178A">
        <w:rPr>
          <w:rtl/>
        </w:rPr>
        <w:t xml:space="preserve"> </w:t>
      </w:r>
      <w:ins w:id="105673" w:author="קלוד" w:date="2026-10-11T13:11:34Z">
        <w:r>
          <w:rPr>
            <w:rtl/>
          </w:rPr>
          <w:t xml:space="preserve">באש.</w:t>
        </w:r>
      </w:ins>
      <w:del w:id="105674" w:author="קלוד" w:date="2026-10-11T13:11:34Z">
        <w:r w:rsidRPr="006F178A">
          <w:rPr>
            <w:rtl/>
          </w:rPr>
          <w:delText xml:space="preserve">האש.</w:delText>
        </w:r>
      </w:del>
    </w:p>
    <w:p w:rsidR="00E9703F" w:rsidRPr="004640F6" w:rsidRDefault="00E9703F" w:rsidP="00E9703F">
      <w:pPr>
        <w:rPr>
          <w:spacing w:val="-2"/>
          <w:rtl/>
        </w:rPr>
      </w:pPr>
      <w:r w:rsidRPr="004640F6">
        <w:rPr>
          <w:rStyle w:val="2fb"/>
          <w:spacing w:val="-2"/>
          <w:rtl/>
        </w:rPr>
        <w:t xml:space="preserve">רב ענן</w:t>
      </w:r>
      <w:r w:rsidRPr="004640F6">
        <w:rPr>
          <w:spacing w:val="-2"/>
          <w:rtl/>
        </w:rPr>
        <w:t xml:space="preserve"> </w:t>
      </w:r>
      <w:ins w:id="105683" w:author="קלוד" w:date="2026-10-11T13:11:34Z">
        <w:r>
          <w:rPr>
            <w:spacing w:val="-2"/>
            <w:rtl/>
          </w:rPr>
          <w:t xml:space="preserve">לובש </w:t>
        </w:r>
        <w:r>
          <w:rPr>
            <w:rStyle w:val="afffffe"/>
            <w:spacing w:val="-2"/>
            <w:rtl/>
          </w:rPr>
          <w:t xml:space="preserve">בגד</w:t>
        </w:r>
      </w:ins>
      <w:del w:id="105684" w:author="קלוד" w:date="2026-10-11T13:11:34Z">
        <w:r w:rsidRPr="004640F6">
          <w:rPr>
            <w:spacing w:val="-2"/>
            <w:rtl/>
          </w:rPr>
          <w:delText xml:space="preserve">לביש</w:delText>
        </w:r>
      </w:del>
      <w:r w:rsidRPr="004640F6">
        <w:rPr>
          <w:spacing w:val="-2"/>
          <w:rtl/>
        </w:rPr>
        <w:t xml:space="preserve"> שחור להיטנף </w:t>
      </w:r>
      <w:ins w:id="105681" w:author="קלוד" w:date="2026-10-11T13:11:34Z">
        <w:r>
          <w:rPr>
            <w:rStyle w:val="2fb"/>
            <w:spacing w:val="-2"/>
            <w:rtl/>
          </w:rPr>
          <w:t xml:space="preserve">בו, וכדתדר"י:</w:t>
        </w:r>
      </w:ins>
      <w:del w:id="105682" w:author="קלוד" w:date="2026-10-11T13:11:34Z">
        <w:r w:rsidRPr="004640F6">
          <w:rPr>
            <w:rStyle w:val="2fb"/>
            <w:spacing w:val="-2"/>
            <w:rtl/>
          </w:rPr>
          <w:delText xml:space="preserve">וכדתדר"י</w:delText>
        </w:r>
      </w:del>
      <w:r w:rsidRPr="004640F6">
        <w:rPr>
          <w:spacing w:val="-2"/>
          <w:rtl/>
        </w:rPr>
        <w:t xml:space="preserve"> בגדים שבישל בהן קדירה לרבו - אל ימזוג בהן כוס לרבו.</w:t>
      </w:r>
    </w:p>
    <w:p w:rsidR="00E9703F" w:rsidRPr="00792286" w:rsidRDefault="00E9703F" w:rsidP="00E9703F">
      <w:pPr>
        <w:rPr>
          <w:b/>
          <w:bCs/>
          <w:rtl/>
        </w:rPr>
      </w:pPr>
      <w:ins w:id="90501" w:author="מנוע מכני" w:date="2026-10-11T12:04:39Z">
        <w:r>
          <w:rPr>
            <w:rStyle w:val="2fb"/>
            <w:rtl/>
          </w:rPr>
          <w:t xml:space="preserve">ר"ס</w:t>
        </w:r>
      </w:ins>
      <w:del w:id="90502" w:author="מנוע מכני" w:date="2026-10-11T12:04:39Z">
        <w:r w:rsidRPr="006F178A">
          <w:rPr>
            <w:rtl/>
          </w:rPr>
          <w:delText xml:space="preserve">רב ספרא</w:delText>
        </w:r>
      </w:del>
      <w:r w:rsidRPr="006F178A">
        <w:rPr>
          <w:rtl/>
        </w:rPr>
        <w:t xml:space="preserve"> </w:t>
      </w:r>
      <w:ins w:id="105687" w:author="קלוד" w:date="2026-10-11T13:11:34Z">
        <w:r>
          <w:rPr>
            <w:rtl/>
          </w:rPr>
          <w:t xml:space="preserve">חורך</w:t>
        </w:r>
      </w:ins>
      <w:del w:id="105688" w:author="קלוד" w:date="2026-10-11T13:11:34Z">
        <w:r w:rsidRPr="006F178A">
          <w:rPr>
            <w:rtl/>
          </w:rPr>
          <w:delText xml:space="preserve">מחריך</w:delText>
        </w:r>
      </w:del>
      <w:r w:rsidRPr="006F178A">
        <w:rPr>
          <w:rtl/>
        </w:rPr>
        <w:t xml:space="preserve"> </w:t>
      </w:r>
      <w:ins w:id="105685" w:author="קלוד" w:date="2026-10-11T13:11:34Z">
        <w:r>
          <w:rPr>
            <w:rtl/>
          </w:rPr>
          <w:t xml:space="preserve">ראש </w:t>
        </w:r>
        <w:r>
          <w:rPr>
            <w:rStyle w:val="afffffe"/>
            <w:rtl/>
          </w:rPr>
          <w:t xml:space="preserve">בהמה</w:t>
        </w:r>
        <w:r>
          <w:rPr>
            <w:rtl/>
          </w:rPr>
          <w:t xml:space="preserve">.</w:t>
        </w:r>
      </w:ins>
      <w:del w:id="105686" w:author="קלוד" w:date="2026-10-11T13:11:34Z">
        <w:r w:rsidRPr="006F178A">
          <w:rPr>
            <w:rtl/>
          </w:rPr>
          <w:delText xml:space="preserve">רישא.</w:delText>
        </w:r>
      </w:del>
    </w:p>
    <w:p>
      <w:pPr>
        <w:pStyle w:val="38"/>
        <w:rPr>
          <w:ins w:id="98567" w:author="מנוע מכני" w:date="2026-10-11T12:04:39Z"/>
        </w:rPr>
      </w:pPr>
      <w:r w:rsidRPr="00792286">
        <w:t>רבא:</w:t>
      </w:r>
    </w:p>
    <w:p w:rsidR="00E9703F" w:rsidRPr="006F178A" w:rsidRDefault="00E9703F" w:rsidP="00E9703F">
      <w:pPr>
        <w:rPr>
          <w:rtl/>
        </w:rPr>
      </w:pPr>
      <w:del w:id="98568" w:author="מנוע מכני" w:date="2026-10-11T12:04:39Z">
        <w:r w:rsidRPr="006F178A">
          <w:rPr>
            <w:rtl/>
          </w:rPr>
          <w:delText xml:space="preserve"> </w:delText>
        </w:r>
      </w:del>
      <w:r w:rsidRPr="006F178A">
        <w:rPr>
          <w:rtl/>
        </w:rPr>
        <w:t xml:space="preserve">מלח </w:t>
      </w:r>
      <w:r w:rsidRPr="006F178A">
        <w:rPr>
          <w:rFonts w:hint="cs"/>
          <w:rtl/>
        </w:rPr>
        <w:t>דג שיבוטא</w:t>
      </w:r>
      <w:r w:rsidRPr="006F178A">
        <w:rPr>
          <w:rtl/>
        </w:rPr>
        <w:t>.</w:t>
      </w:r>
    </w:p>
    <w:p w:rsidR="00E9703F" w:rsidRPr="006F178A" w:rsidRDefault="00E9703F" w:rsidP="00E9703F">
      <w:pPr>
        <w:rPr>
          <w:rtl/>
        </w:rPr>
      </w:pPr>
      <w:ins w:id="90503" w:author="מנוע מכני" w:date="2026-10-11T12:04:39Z">
        <w:r>
          <w:rPr>
            <w:rStyle w:val="2fb"/>
            <w:rtl/>
          </w:rPr>
          <w:t xml:space="preserve">ר"ה</w:t>
        </w:r>
      </w:ins>
      <w:del w:id="90504" w:author="מנוע מכני" w:date="2026-10-11T12:04:39Z">
        <w:r w:rsidRPr="006F178A">
          <w:rPr>
            <w:rtl/>
          </w:rPr>
          <w:delText xml:space="preserve">רב הונא</w:delText>
        </w:r>
      </w:del>
      <w:r w:rsidRPr="006F178A">
        <w:rPr>
          <w:rtl/>
        </w:rPr>
        <w:t xml:space="preserve"> מדליק </w:t>
      </w:r>
      <w:r w:rsidRPr="006F178A">
        <w:rPr>
          <w:rFonts w:hint="cs"/>
          <w:rtl/>
        </w:rPr>
        <w:t>נרות</w:t>
      </w:r>
      <w:r w:rsidRPr="006F178A">
        <w:rPr>
          <w:rtl/>
        </w:rPr>
        <w:t>.</w:t>
      </w:r>
    </w:p>
    <w:p w:rsidR="00E9703F" w:rsidRPr="006F178A" w:rsidRDefault="00E9703F" w:rsidP="00E9703F">
      <w:pPr>
        <w:rPr>
          <w:rtl/>
        </w:rPr>
      </w:pPr>
      <w:ins w:id="90505" w:author="מנוע מכני" w:date="2026-10-11T12:04:39Z">
        <w:r>
          <w:rPr>
            <w:rStyle w:val="2fb"/>
            <w:rtl/>
          </w:rPr>
          <w:t xml:space="preserve">ר"פ</w:t>
        </w:r>
      </w:ins>
      <w:del w:id="90506" w:author="מנוע מכני" w:date="2026-10-11T12:04:39Z">
        <w:r w:rsidRPr="006F178A">
          <w:rPr>
            <w:rtl/>
          </w:rPr>
          <w:delText xml:space="preserve">רב פפא</w:delText>
        </w:r>
      </w:del>
      <w:r w:rsidRPr="006F178A">
        <w:rPr>
          <w:rtl/>
        </w:rPr>
        <w:t xml:space="preserve"> </w:t>
      </w:r>
      <w:ins w:id="105689" w:author="קלוד" w:date="2026-10-11T13:11:34Z">
        <w:r>
          <w:rPr>
            <w:rtl/>
          </w:rPr>
          <w:t xml:space="preserve">טווה</w:t>
        </w:r>
      </w:ins>
      <w:del w:id="105690" w:author="קלוד" w:date="2026-10-11T13:11:34Z">
        <w:r w:rsidRPr="006F178A">
          <w:rPr>
            <w:rtl/>
          </w:rPr>
          <w:delText xml:space="preserve">גדיל</w:delText>
        </w:r>
      </w:del>
      <w:r w:rsidRPr="006F178A">
        <w:rPr>
          <w:rtl/>
        </w:rPr>
        <w:t xml:space="preserve"> פתי</w:t>
      </w:r>
      <w:r w:rsidRPr="006F178A">
        <w:rPr>
          <w:rFonts w:hint="cs"/>
          <w:rtl/>
        </w:rPr>
        <w:t>לות</w:t>
      </w:r>
      <w:r w:rsidRPr="006F178A">
        <w:rPr>
          <w:rtl/>
        </w:rPr>
        <w:t>.</w:t>
      </w:r>
    </w:p>
    <w:p w:rsidR="00E9703F" w:rsidRPr="006F178A" w:rsidRDefault="00E9703F" w:rsidP="00E9703F">
      <w:pPr>
        <w:rPr>
          <w:rtl/>
        </w:rPr>
      </w:pPr>
      <w:r w:rsidRPr="006F178A">
        <w:rPr>
          <w:rStyle w:val="2fb"/>
          <w:rtl/>
        </w:rPr>
        <w:t xml:space="preserve">רב חסדא</w:t>
      </w:r>
      <w:r w:rsidRPr="006F178A">
        <w:rPr>
          <w:rtl/>
        </w:rPr>
        <w:t xml:space="preserve"> חותך סלק.</w:t>
      </w:r>
    </w:p>
    <w:p w:rsidR="00E9703F" w:rsidRPr="006F178A" w:rsidRDefault="00E9703F" w:rsidP="00E9703F">
      <w:pPr>
        <w:rPr>
          <w:rtl/>
        </w:rPr>
      </w:pPr>
      <w:r w:rsidRPr="006F178A">
        <w:rPr>
          <w:rStyle w:val="2fb"/>
          <w:rtl/>
        </w:rPr>
        <w:lastRenderedPageBreak/>
        <w:t xml:space="preserve">רבה</w:t>
      </w:r>
      <w:r w:rsidRPr="006F178A">
        <w:rPr>
          <w:rtl/>
        </w:rPr>
        <w:lastRenderedPageBreak/>
        <w:t xml:space="preserve"> </w:t>
      </w:r>
      <w:r w:rsidRPr="006F178A">
        <w:rPr>
          <w:rStyle w:val="2fb"/>
          <w:rtl/>
        </w:rPr>
        <w:lastRenderedPageBreak/>
        <w:t xml:space="preserve">ורב יוסף</w:t>
      </w:r>
      <w:r w:rsidRPr="006F178A">
        <w:rPr>
          <w:rtl/>
        </w:rPr>
        <w:lastRenderedPageBreak/>
        <w:t xml:space="preserve"> </w:t>
      </w:r>
      <w:ins w:id="105691" w:author="קלוד" w:date="2026-10-11T13:11:34Z">
        <w:r>
          <w:rPr>
            <w:rtl/>
          </w:rPr>
          <w:t xml:space="preserve">מבקעים</w:t>
        </w:r>
      </w:ins>
      <w:del w:id="105692" w:author="קלוד" w:date="2026-10-11T13:11:34Z">
        <w:r w:rsidRPr="006F178A">
          <w:rPr>
            <w:rtl/>
          </w:rPr>
          <w:lastRenderedPageBreak/>
          <w:delText xml:space="preserve">מבקע</w:delText>
        </w:r>
      </w:del>
      <w:r w:rsidRPr="006F178A">
        <w:rPr>
          <w:rtl/>
        </w:rPr>
        <w:lastRenderedPageBreak/>
        <w:t xml:space="preserve"> עצים.</w:t>
      </w:r>
    </w:p>
    <w:p w:rsidR="00E9703F" w:rsidRPr="006F178A" w:rsidRDefault="00E9703F" w:rsidP="00E9703F">
      <w:pPr>
        <w:rPr>
          <w:rtl/>
        </w:rPr>
      </w:pPr>
      <w:r w:rsidRPr="006F178A">
        <w:rPr>
          <w:rStyle w:val="2fb"/>
          <w:rtl/>
        </w:rPr>
        <w:t xml:space="preserve">רבי זירא</w:t>
      </w:r>
      <w:r w:rsidRPr="006F178A">
        <w:rPr>
          <w:rtl/>
        </w:rPr>
        <w:t xml:space="preserve"> מדליק העצים הקטנים שתאחז האש.</w:t>
      </w:r>
    </w:p>
    <w:p w:rsidR="00E9703F" w:rsidRPr="006061D7" w:rsidRDefault="00E9703F" w:rsidP="00E9703F">
      <w:pPr>
        <w:rPr>
          <w:rtl/>
        </w:rPr>
      </w:pPr>
      <w:r w:rsidRPr="006061D7">
        <w:rPr>
          <w:rStyle w:val="2fb"/>
          <w:rtl/>
        </w:rPr>
        <w:t xml:space="preserve">רנב"י</w:t>
      </w:r>
      <w:r w:rsidRPr="006061D7">
        <w:rPr>
          <w:rtl/>
        </w:rPr>
        <w:t xml:space="preserve"> מכתף </w:t>
      </w:r>
      <w:ins w:id="96177" w:author="מנוע מכני" w:date="2026-10-11T12:04:39Z">
        <w:ins w:id="105709" w:author="קלוד" w:date="2026-10-11T13:11:34Z">
          <w:r>
            <w:rPr>
              <w:rtl/>
            </w:rPr>
            <w:t xml:space="preserve">ונכנס,</w:t>
          </w:r>
        </w:ins>
        <w:del w:id="105710" w:author="קלוד" w:date="2026-10-11T13:11:34Z">
          <w:r>
            <w:rPr>
              <w:rtl/>
            </w:rPr>
            <w:delText xml:space="preserve">ונכנס</w:delText>
          </w:r>
        </w:del>
      </w:ins>
      <w:del w:id="96178" w:author="מנוע מכני" w:date="2026-10-11T12:04:39Z">
        <w:r w:rsidRPr="006061D7">
          <w:rPr>
            <w:rtl/>
          </w:rPr>
          <w:delText xml:space="preserve">ועייל</w:delText>
        </w:r>
      </w:del>
      <w:r w:rsidRPr="006061D7">
        <w:rPr>
          <w:rtl/>
        </w:rPr>
        <w:t xml:space="preserve"> מכתף </w:t>
      </w:r>
      <w:ins w:id="105707" w:author="קלוד" w:date="2026-10-11T13:11:34Z">
        <w:r>
          <w:rPr>
            <w:rtl/>
          </w:rPr>
          <w:t xml:space="preserve">ויוצא</w:t>
        </w:r>
      </w:ins>
      <w:del w:id="105708" w:author="קלוד" w:date="2026-10-11T13:11:34Z">
        <w:r w:rsidRPr="006061D7">
          <w:rPr>
            <w:rtl/>
          </w:rPr>
          <w:delText xml:space="preserve">ונפיק</w:delText>
        </w:r>
      </w:del>
      <w:r w:rsidRPr="006061D7">
        <w:rPr>
          <w:rtl/>
        </w:rPr>
        <w:t xml:space="preserve"> [כלים </w:t>
      </w:r>
      <w:ins w:id="105705" w:author="קלוד" w:date="2026-10-11T13:11:34Z">
        <w:r>
          <w:rPr>
            <w:rtl/>
          </w:rPr>
          <w:t xml:space="preserve">ומגדים],</w:t>
        </w:r>
      </w:ins>
      <w:del w:id="105706" w:author="קלוד" w:date="2026-10-11T13:11:34Z">
        <w:r w:rsidRPr="006061D7">
          <w:rPr>
            <w:rtl/>
          </w:rPr>
          <w:delText xml:space="preserve">ומגדים]</w:delText>
        </w:r>
      </w:del>
      <w:r w:rsidRPr="006061D7">
        <w:rPr>
          <w:rtl/>
        </w:rPr>
        <w:t xml:space="preserve"> </w:t>
      </w:r>
      <w:ins w:id="105703" w:author="קלוד" w:date="2026-10-11T13:11:34Z">
        <w:r>
          <w:rPr>
            <w:rtl/>
          </w:rPr>
          <w:t xml:space="preserve">שאילו</w:t>
        </w:r>
      </w:ins>
      <w:del w:id="105704" w:author="קלוד" w:date="2026-10-11T13:11:34Z">
        <w:r w:rsidRPr="006061D7">
          <w:rPr>
            <w:rtl/>
          </w:rPr>
          <w:delText xml:space="preserve">דאילו</w:delText>
        </w:r>
      </w:del>
      <w:r w:rsidRPr="006061D7">
        <w:rPr>
          <w:rtl/>
        </w:rPr>
        <w:t xml:space="preserve"> </w:t>
      </w:r>
      <w:ins w:id="105701" w:author="קלוד" w:date="2026-10-11T13:11:34Z">
        <w:r>
          <w:rPr>
            <w:rtl/>
          </w:rPr>
          <w:t xml:space="preserve">באו</w:t>
        </w:r>
      </w:ins>
      <w:del w:id="105702" w:author="קלוד" w:date="2026-10-11T13:11:34Z">
        <w:r w:rsidRPr="006061D7">
          <w:rPr>
            <w:rtl/>
          </w:rPr>
          <w:delText xml:space="preserve">מקלעין</w:delText>
        </w:r>
      </w:del>
      <w:r w:rsidRPr="006061D7">
        <w:rPr>
          <w:rtl/>
        </w:rPr>
        <w:t xml:space="preserve"> </w:t>
      </w:r>
      <w:ins w:id="105699" w:author="קלוד" w:date="2026-10-11T13:11:34Z">
        <w:r>
          <w:rPr>
            <w:rtl/>
          </w:rPr>
          <w:t xml:space="preserve">אלי</w:t>
        </w:r>
      </w:ins>
      <w:del w:id="105700" w:author="קלוד" w:date="2026-10-11T13:11:34Z">
        <w:r w:rsidRPr="006061D7">
          <w:rPr>
            <w:rtl/>
          </w:rPr>
          <w:delText xml:space="preserve">לי</w:delText>
        </w:r>
      </w:del>
      <w:r w:rsidRPr="006061D7">
        <w:rPr>
          <w:rtl/>
        </w:rPr>
        <w:t xml:space="preserve"> </w:t>
      </w:r>
      <w:r w:rsidRPr="006061D7">
        <w:rPr>
          <w:rStyle w:val="2fb"/>
          <w:rtl/>
        </w:rPr>
        <w:t xml:space="preserve">רבי אמי</w:t>
      </w:r>
      <w:r w:rsidRPr="006061D7">
        <w:rPr>
          <w:rtl/>
        </w:rPr>
        <w:t xml:space="preserve"> </w:t>
      </w:r>
      <w:r w:rsidRPr="006061D7">
        <w:rPr>
          <w:rStyle w:val="2fb"/>
          <w:rtl/>
        </w:rPr>
        <w:t xml:space="preserve">ורבי אסי</w:t>
      </w:r>
      <w:r w:rsidRPr="006061D7">
        <w:rPr>
          <w:rtl/>
        </w:rPr>
        <w:t xml:space="preserve"> </w:t>
      </w:r>
      <w:ins w:id="105697" w:author="קלוד" w:date="2026-10-11T13:11:34Z">
        <w:r>
          <w:rPr>
            <w:rtl/>
          </w:rPr>
          <w:t xml:space="preserve">-</w:t>
        </w:r>
      </w:ins>
      <w:del w:id="105698" w:author="קלוד" w:date="2026-10-11T13:11:34Z">
        <w:r w:rsidRPr="006061D7">
          <w:rPr>
            <w:rtl/>
          </w:rPr>
          <w:delText xml:space="preserve">מי</w:delText>
        </w:r>
      </w:del>
      <w:r w:rsidRPr="006061D7">
        <w:rPr>
          <w:rtl/>
        </w:rPr>
        <w:t xml:space="preserve"> </w:t>
      </w:r>
      <w:ins w:id="105695" w:author="קלוד" w:date="2026-10-11T13:11:34Z">
        <w:r>
          <w:rPr>
            <w:rtl/>
          </w:rPr>
          <w:t xml:space="preserve">הייתי</w:t>
        </w:r>
      </w:ins>
      <w:del w:id="105696" w:author="קלוד" w:date="2026-10-11T13:11:34Z">
        <w:r w:rsidRPr="006061D7">
          <w:rPr>
            <w:rtl/>
          </w:rPr>
          <w:delText xml:space="preserve">לא</w:delText>
        </w:r>
      </w:del>
      <w:r w:rsidRPr="006061D7">
        <w:rPr>
          <w:rtl/>
        </w:rPr>
        <w:t xml:space="preserve"> </w:t>
      </w:r>
      <w:ins w:id="105693" w:author="קלוד" w:date="2026-10-11T13:11:34Z">
        <w:r>
          <w:rPr>
            <w:rtl/>
          </w:rPr>
          <w:t xml:space="preserve">מכתף</w:t>
        </w:r>
      </w:ins>
      <w:del w:id="105694" w:author="קלוד" w:date="2026-10-11T13:11:34Z">
        <w:r w:rsidRPr="006061D7">
          <w:rPr>
            <w:rtl/>
          </w:rPr>
          <w:delText xml:space="preserve">מכתיפנא</w:delText>
        </w:r>
      </w:del>
      <w:r w:rsidRPr="006061D7">
        <w:rPr>
          <w:rtl/>
        </w:rPr>
        <w:t xml:space="preserve"> </w:t>
      </w:r>
      <w:ins w:id="90503" w:author="Claude - סמנטי" w:date="2026-10-11T12:28:21Z">
        <w:r>
          <w:rPr>
            <w:rtl/>
          </w:rPr>
          <w:t xml:space="preserve">לפניהם</w:t>
        </w:r>
      </w:ins>
      <w:del w:id="90504" w:author="Claude - סמנטי" w:date="2026-10-11T12:28:21Z">
        <w:r w:rsidRPr="006061D7">
          <w:rPr>
            <w:rtl/>
          </w:rPr>
          <w:delText xml:space="preserve">קמייהו</w:delText>
        </w:r>
      </w:del>
      <w:r w:rsidRPr="006061D7">
        <w:rPr>
          <w:rtl/>
        </w:rPr>
        <w:t xml:space="preserve">.</w:t>
      </w:r>
    </w:p>
    <w:p>
      <w:pPr>
        <w:pStyle w:val="38"/>
        <w:rPr>
          <w:ins w:id="98569" w:author="מנוע מכני" w:date="2026-10-11T12:04:39Z"/>
        </w:rPr>
      </w:pPr>
      <w:r w:rsidRPr="004640F6">
        <w:t>ו</w:t>
      </w:r>
      <w:r w:rsidRPr="004640F6">
        <w:t xml:space="preserve">א"ד</w:t>
      </w:r>
      <w:r w:rsidRPr="004640F6">
        <w:t xml:space="preserve">:</w:t>
      </w:r>
    </w:p>
    <w:p w:rsidR="00E9703F" w:rsidRPr="004640F6" w:rsidRDefault="00E9703F" w:rsidP="00E9703F">
      <w:pPr>
        <w:rPr>
          <w:spacing w:val="-4"/>
          <w:rtl/>
        </w:rPr>
      </w:pPr>
      <w:del w:id="98570" w:author="מנוע מכני" w:date="2026-10-11T12:04:39Z">
        <w:r w:rsidRPr="004640F6">
          <w:rPr>
            <w:rFonts w:ascii="Fb Fontext" w:hAnsi="Fb Fontext"/>
            <w:b/>
            <w:bCs/>
            <w:spacing w:val="-4"/>
            <w:rtl/>
          </w:rPr>
          <w:delText xml:space="preserve"> </w:delText>
        </w:r>
      </w:del>
      <w:r w:rsidRPr="004640F6">
        <w:rPr>
          <w:rStyle w:val="2fb"/>
          <w:rFonts w:ascii="Fb Fontext" w:hAnsi="Fb Fontext"/>
          <w:spacing w:val="-4"/>
          <w:rtl/>
        </w:rPr>
        <w:t xml:space="preserve">רבי אמי</w:t>
      </w:r>
      <w:r w:rsidRPr="004640F6">
        <w:rPr>
          <w:rFonts w:ascii="Fb Fontext" w:hAnsi="Fb Fontext"/>
          <w:spacing w:val="-4"/>
          <w:rtl/>
        </w:rPr>
        <w:t xml:space="preserve"> </w:t>
      </w:r>
      <w:r w:rsidRPr="004640F6">
        <w:rPr>
          <w:rStyle w:val="2fb"/>
          <w:rFonts w:ascii="Fb Fontext" w:hAnsi="Fb Fontext"/>
          <w:spacing w:val="-4"/>
          <w:rtl/>
        </w:rPr>
        <w:t xml:space="preserve">ורבי אסי</w:t>
      </w:r>
      <w:r w:rsidRPr="004640F6">
        <w:rPr>
          <w:rFonts w:ascii="Fb Fontext" w:hAnsi="Fb Fontext"/>
          <w:spacing w:val="-4"/>
          <w:rtl/>
        </w:rPr>
        <w:t xml:space="preserve"> </w:t>
      </w:r>
      <w:ins w:id="105731" w:author="קלוד" w:date="2026-10-11T13:11:34Z">
        <w:r>
          <w:rPr>
            <w:rFonts w:ascii="Fb Fontext" w:hAnsi="Fb Fontext"/>
            <w:spacing w:val="-4"/>
            <w:rtl/>
          </w:rPr>
          <w:t xml:space="preserve">מכתפים</w:t>
        </w:r>
      </w:ins>
      <w:del w:id="105732" w:author="קלוד" w:date="2026-10-11T13:11:34Z">
        <w:r w:rsidRPr="004640F6">
          <w:rPr>
            <w:rFonts w:ascii="Fb Fontext" w:hAnsi="Fb Fontext"/>
            <w:spacing w:val="-4"/>
            <w:rtl/>
          </w:rPr>
          <w:delText xml:space="preserve">מכתפי</w:delText>
        </w:r>
      </w:del>
      <w:r w:rsidRPr="004640F6">
        <w:rPr>
          <w:rFonts w:ascii="Fb Fontext" w:hAnsi="Fb Fontext"/>
          <w:spacing w:val="-4"/>
          <w:rtl/>
        </w:rPr>
        <w:t xml:space="preserve"> </w:t>
      </w:r>
      <w:ins w:id="105729" w:author="קלוד" w:date="2026-10-11T13:11:34Z">
        <w:r>
          <w:rPr>
            <w:rFonts w:ascii="Fb Fontext" w:hAnsi="Fb Fontext"/>
            <w:spacing w:val="-4"/>
            <w:rtl/>
          </w:rPr>
          <w:t xml:space="preserve">ונכנסים,</w:t>
        </w:r>
      </w:ins>
      <w:del w:id="105730" w:author="קלוד" w:date="2026-10-11T13:11:34Z">
        <w:r w:rsidRPr="004640F6">
          <w:rPr>
            <w:rFonts w:ascii="Fb Fontext" w:hAnsi="Fb Fontext"/>
            <w:spacing w:val="-4"/>
            <w:rtl/>
          </w:rPr>
          <w:delText xml:space="preserve">ועיילי</w:delText>
        </w:r>
      </w:del>
      <w:r w:rsidRPr="004640F6">
        <w:rPr>
          <w:rFonts w:ascii="Fb Fontext" w:hAnsi="Fb Fontext"/>
          <w:spacing w:val="-4"/>
          <w:rtl/>
        </w:rPr>
        <w:t xml:space="preserve"> </w:t>
      </w:r>
      <w:ins w:id="105727" w:author="קלוד" w:date="2026-10-11T13:11:34Z">
        <w:r>
          <w:rPr>
            <w:rFonts w:ascii="Fb Fontext" w:hAnsi="Fb Fontext"/>
            <w:spacing w:val="-4"/>
            <w:rtl/>
          </w:rPr>
          <w:t xml:space="preserve">מכתפים</w:t>
        </w:r>
      </w:ins>
      <w:del w:id="105728" w:author="קלוד" w:date="2026-10-11T13:11:34Z">
        <w:r w:rsidRPr="004640F6">
          <w:rPr>
            <w:rFonts w:ascii="Fb Fontext" w:hAnsi="Fb Fontext"/>
            <w:spacing w:val="-4"/>
            <w:rtl/>
          </w:rPr>
          <w:delText xml:space="preserve">מכתפי</w:delText>
        </w:r>
      </w:del>
      <w:r w:rsidRPr="004640F6">
        <w:rPr>
          <w:rFonts w:ascii="Fb Fontext" w:hAnsi="Fb Fontext"/>
          <w:spacing w:val="-4"/>
          <w:rtl/>
        </w:rPr>
        <w:t xml:space="preserve"> </w:t>
      </w:r>
      <w:ins w:id="96179" w:author="מנוע מכני" w:date="2026-10-11T12:04:39Z">
        <w:ins w:id="105725" w:author="קלוד" w:date="2026-10-11T13:11:34Z">
          <w:r>
            <w:rPr>
              <w:rFonts w:ascii="Fb Fontext" w:hAnsi="Fb Fontext"/>
              <w:spacing w:val="-4"/>
              <w:rtl/>
            </w:rPr>
            <w:t xml:space="preserve">ויוצאים,</w:t>
          </w:r>
        </w:ins>
        <w:del w:id="105726" w:author="קלוד" w:date="2026-10-11T13:11:34Z">
          <w:r>
            <w:rPr>
              <w:rFonts w:ascii="Fb Fontext" w:hAnsi="Fb Fontext"/>
              <w:spacing w:val="-4"/>
              <w:rtl/>
            </w:rPr>
            <w:delText xml:space="preserve">ויצאו</w:delText>
          </w:r>
          <w:r w:rsidRPr="004640F6">
            <w:rPr>
              <w:rFonts w:ascii="Fb Fontext" w:hAnsi="Fb Fontext"/>
              <w:spacing w:val="-4"/>
              <w:rtl/>
            </w:rPr>
            <w:delText xml:space="preserve">,</w:delText>
          </w:r>
        </w:del>
      </w:ins>
      <w:del w:id="96180" w:author="מנוע מכני" w:date="2026-10-11T12:04:39Z">
        <w:r w:rsidRPr="004640F6">
          <w:rPr>
            <w:rFonts w:ascii="Fb Fontext" w:hAnsi="Fb Fontext"/>
            <w:spacing w:val="-4"/>
            <w:rtl/>
          </w:rPr>
          <w:delText xml:space="preserve">ונפקי</w:delText>
        </w:r>
      </w:del>
      <w:r w:rsidRPr="004640F6">
        <w:rPr>
          <w:rFonts w:ascii="Fb Fontext" w:hAnsi="Fb Fontext"/>
          <w:spacing w:val="-4"/>
          <w:rtl/>
        </w:rPr>
        <w:t xml:space="preserve"> </w:t>
      </w:r>
      <w:ins w:id="105723" w:author="קלוד" w:date="2026-10-11T13:11:34Z">
        <w:r>
          <w:rPr>
            <w:rFonts w:ascii="Fb Fontext" w:hAnsi="Fb Fontext"/>
            <w:spacing w:val="-4"/>
            <w:rtl/>
          </w:rPr>
          <w:t xml:space="preserve">שאילו</w:t>
        </w:r>
      </w:ins>
      <w:del w:id="105724" w:author="קלוד" w:date="2026-10-11T13:11:34Z">
        <w:r w:rsidRPr="004640F6">
          <w:rPr>
            <w:rFonts w:ascii="Fb Fontext" w:hAnsi="Fb Fontext"/>
            <w:spacing w:val="-4"/>
            <w:rtl/>
          </w:rPr>
          <w:delText xml:space="preserve">דאילו</w:delText>
        </w:r>
      </w:del>
      <w:r w:rsidRPr="004640F6">
        <w:rPr>
          <w:rFonts w:ascii="Fb Fontext" w:hAnsi="Fb Fontext"/>
          <w:spacing w:val="-4"/>
          <w:rtl/>
        </w:rPr>
        <w:t xml:space="preserve"> </w:t>
      </w:r>
      <w:ins w:id="105721" w:author="קלוד" w:date="2026-10-11T13:11:34Z">
        <w:r>
          <w:rPr>
            <w:rFonts w:ascii="Fb Fontext" w:hAnsi="Fb Fontext"/>
            <w:spacing w:val="-4"/>
            <w:rtl/>
          </w:rPr>
          <w:t xml:space="preserve">בא</w:t>
        </w:r>
      </w:ins>
      <w:del w:id="105722" w:author="קלוד" w:date="2026-10-11T13:11:34Z">
        <w:r w:rsidRPr="004640F6">
          <w:rPr>
            <w:rFonts w:ascii="Fb Fontext" w:hAnsi="Fb Fontext"/>
            <w:spacing w:val="-4"/>
            <w:rtl/>
          </w:rPr>
          <w:delText xml:space="preserve">הזדמן</w:delText>
        </w:r>
      </w:del>
      <w:r w:rsidRPr="004640F6">
        <w:rPr>
          <w:rFonts w:ascii="Fb Fontext" w:hAnsi="Fb Fontext"/>
          <w:spacing w:val="-4"/>
          <w:rtl/>
        </w:rPr>
        <w:t xml:space="preserve"> </w:t>
      </w:r>
      <w:ins w:id="95771" w:author="מנוע מכני" w:date="2026-10-11T12:04:39Z">
        <w:ins w:id="105719" w:author="קלוד" w:date="2026-10-11T13:11:34Z">
          <w:r>
            <w:rPr>
              <w:rFonts w:ascii="Fb Fontext" w:hAnsi="Fb Fontext"/>
              <w:spacing w:val="-4"/>
              <w:rtl/>
            </w:rPr>
            <w:t xml:space="preserve">אלינו</w:t>
          </w:r>
        </w:ins>
        <w:del w:id="105720" w:author="קלוד" w:date="2026-10-11T13:11:34Z">
          <w:r>
            <w:rPr>
              <w:rFonts w:ascii="Fb Fontext" w:hAnsi="Fb Fontext"/>
              <w:spacing w:val="-4"/>
              <w:rtl/>
            </w:rPr>
            <w:delText xml:space="preserve">לנו</w:delText>
          </w:r>
        </w:del>
      </w:ins>
      <w:del w:id="95772" w:author="מנוע מכני" w:date="2026-10-11T12:04:39Z">
        <w:r w:rsidRPr="004640F6">
          <w:rPr>
            <w:rFonts w:ascii="Fb Fontext" w:hAnsi="Fb Fontext"/>
            <w:spacing w:val="-4"/>
            <w:rtl/>
          </w:rPr>
          <w:delText xml:space="preserve">לן</w:delText>
        </w:r>
      </w:del>
      <w:r w:rsidRPr="004640F6">
        <w:rPr>
          <w:rFonts w:ascii="Fb Fontext" w:hAnsi="Fb Fontext"/>
          <w:spacing w:val="-4"/>
          <w:rtl/>
        </w:rPr>
        <w:t xml:space="preserve"> </w:t>
      </w:r>
      <w:ins w:id="105717" w:author="קלוד" w:date="2026-10-11T13:11:34Z">
        <w:r>
          <w:rPr>
            <w:rStyle w:val="2fb"/>
            <w:rFonts w:ascii="Fb Fontext" w:hAnsi="Fb Fontext"/>
            <w:spacing w:val="-4"/>
            <w:rtl/>
          </w:rPr>
          <w:t xml:space="preserve">רי"ו</w:t>
        </w:r>
      </w:ins>
      <w:del w:id="105718" w:author="קלוד" w:date="2026-10-11T13:11:34Z">
        <w:r w:rsidRPr="004640F6">
          <w:rPr>
            <w:rStyle w:val="2fb"/>
            <w:rFonts w:ascii="Fb Fontext" w:hAnsi="Fb Fontext"/>
            <w:spacing w:val="-4"/>
            <w:rtl/>
          </w:rPr>
          <w:delText xml:space="preserve">רי"ו</w:delText>
        </w:r>
        <w:r w:rsidRPr="004640F6">
          <w:rPr>
            <w:rFonts w:ascii="Fb Fontext" w:hAnsi="Fb Fontext"/>
            <w:spacing w:val="-4"/>
            <w:rtl/>
          </w:rPr>
          <w:delText xml:space="preserve">,</w:delText>
        </w:r>
      </w:del>
      <w:r w:rsidRPr="004640F6">
        <w:rPr>
          <w:rFonts w:ascii="Fb Fontext" w:hAnsi="Fb Fontext"/>
          <w:spacing w:val="-4"/>
          <w:rtl/>
        </w:rPr>
        <w:t xml:space="preserve"> </w:t>
      </w:r>
      <w:ins w:id="105715" w:author="קלוד" w:date="2026-10-11T13:11:34Z">
        <w:r>
          <w:rPr>
            <w:rFonts w:ascii="Fb Fontext" w:hAnsi="Fb Fontext"/>
            <w:spacing w:val="-4"/>
            <w:rtl/>
          </w:rPr>
          <w:t xml:space="preserve">-</w:t>
        </w:r>
      </w:ins>
      <w:del w:id="105716" w:author="קלוד" w:date="2026-10-11T13:11:34Z">
        <w:r w:rsidRPr="004640F6">
          <w:rPr>
            <w:rFonts w:ascii="Fb Fontext" w:hAnsi="Fb Fontext"/>
            <w:spacing w:val="-4"/>
            <w:rtl/>
          </w:rPr>
          <w:delText xml:space="preserve">מי</w:delText>
        </w:r>
      </w:del>
      <w:r w:rsidRPr="004640F6">
        <w:rPr>
          <w:rFonts w:ascii="Fb Fontext" w:hAnsi="Fb Fontext"/>
          <w:spacing w:val="-4"/>
          <w:rtl/>
        </w:rPr>
        <w:t xml:space="preserve"> </w:t>
      </w:r>
      <w:ins w:id="105713" w:author="קלוד" w:date="2026-10-11T13:11:34Z">
        <w:r>
          <w:rPr>
            <w:rFonts w:ascii="Fb Fontext" w:hAnsi="Fb Fontext"/>
            <w:spacing w:val="-4"/>
            <w:rtl/>
          </w:rPr>
          <w:t xml:space="preserve">היינו</w:t>
        </w:r>
      </w:ins>
      <w:del w:id="105714" w:author="קלוד" w:date="2026-10-11T13:11:34Z">
        <w:r w:rsidRPr="004640F6">
          <w:rPr>
            <w:rFonts w:ascii="Fb Fontext" w:hAnsi="Fb Fontext"/>
            <w:spacing w:val="-4"/>
            <w:rtl/>
          </w:rPr>
          <w:delText xml:space="preserve">לא</w:delText>
        </w:r>
      </w:del>
      <w:r w:rsidRPr="004640F6">
        <w:rPr>
          <w:rFonts w:ascii="Fb Fontext" w:hAnsi="Fb Fontext"/>
          <w:spacing w:val="-4"/>
          <w:rtl/>
        </w:rPr>
        <w:t xml:space="preserve"> </w:t>
      </w:r>
      <w:ins w:id="105711" w:author="קלוד" w:date="2026-10-11T13:11:34Z">
        <w:r>
          <w:rPr>
            <w:rFonts w:ascii="Fb Fontext" w:hAnsi="Fb Fontext"/>
            <w:spacing w:val="-4"/>
            <w:rtl/>
          </w:rPr>
          <w:t xml:space="preserve">מכתפים</w:t>
        </w:r>
      </w:ins>
      <w:del w:id="105712" w:author="קלוד" w:date="2026-10-11T13:11:34Z">
        <w:r w:rsidRPr="004640F6">
          <w:rPr>
            <w:rFonts w:ascii="Fb Fontext" w:hAnsi="Fb Fontext"/>
            <w:spacing w:val="-4"/>
            <w:rtl/>
          </w:rPr>
          <w:delText xml:space="preserve">מכתפינן</w:delText>
        </w:r>
      </w:del>
      <w:r w:rsidRPr="004640F6">
        <w:rPr>
          <w:rFonts w:ascii="Fb Fontext" w:hAnsi="Fb Fontext"/>
          <w:spacing w:val="-4"/>
          <w:rtl/>
        </w:rPr>
        <w:t xml:space="preserve"> </w:t>
      </w:r>
      <w:ins w:id="93489" w:author="מנוע מכני" w:date="2026-10-11T12:04:39Z">
        <w:r>
          <w:rPr>
            <w:rFonts w:ascii="Fb Fontext" w:hAnsi="Fb Fontext"/>
            <w:spacing w:val="-4"/>
            <w:rtl/>
          </w:rPr>
          <w:t xml:space="preserve">לפניו</w:t>
        </w:r>
      </w:ins>
      <w:del w:id="93490" w:author="מנוע מכני" w:date="2026-10-11T12:04:39Z">
        <w:r w:rsidRPr="004640F6">
          <w:rPr>
            <w:rFonts w:ascii="Fb Fontext" w:hAnsi="Fb Fontext"/>
            <w:spacing w:val="-4"/>
            <w:rtl/>
          </w:rPr>
          <w:delText xml:space="preserve">קמיה</w:delText>
        </w:r>
      </w:del>
      <w:r w:rsidRPr="004640F6">
        <w:rPr>
          <w:rFonts w:ascii="Fb Fontext" w:hAnsi="Fb Fontext"/>
          <w:spacing w:val="-4"/>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57" w:author="קלוד" w:date="2026-10-11T12:33:55Z"/>
        </w:rPr>
      </w:pPr>
      <w:ins w:id="90358" w:author="קלוד" w:date="2026-10-11T12:33:55Z">
        <w:r>
          <w:rPr>
            <w:color w:val="7B3F00"/>
          </w:rPr>
          <w:t xml:space="preserve">יוסף מוקיר שבת - מרגלית בבטן דג</w:t>
        </w:r>
      </w:ins>
    </w:p>
    <w:p w:rsidR="00E9703F" w:rsidRPr="006F178A" w:rsidRDefault="00E9703F" w:rsidP="00E9703F">
      <w:pPr>
        <w:rPr>
          <w:rtl/>
        </w:rPr>
      </w:pPr>
      <w:r w:rsidRPr="006F178A">
        <w:rPr>
          <w:rFonts w:ascii="Fb Fontext" w:hAnsi="Fb Fontext"/>
          <w:rtl/>
        </w:rPr>
        <w:t xml:space="preserve">• יוסף מוקיר </w:t>
      </w:r>
      <w:ins w:id="105783" w:author="קלוד" w:date="2026-10-11T13:11:34Z">
        <w:r>
          <w:rPr>
            <w:rFonts w:ascii="Fb Fontext" w:hAnsi="Fb Fontext"/>
            <w:rtl/>
          </w:rPr>
          <w:t xml:space="preserve">שבת -</w:t>
        </w:r>
      </w:ins>
      <w:del w:id="105784" w:author="קלוד" w:date="2026-10-11T13:11:34Z">
        <w:r w:rsidRPr="006F178A">
          <w:rPr>
            <w:rFonts w:ascii="Fb Fontext" w:hAnsi="Fb Fontext"/>
            <w:rtl/>
          </w:rPr>
          <w:delText xml:space="preserve">שב</w:delText>
        </w:r>
        <w:r w:rsidRPr="006F178A">
          <w:rPr>
            <w:rFonts w:ascii="Fb Fontext" w:hAnsi="Fb Fontext" w:hint="cs"/>
            <w:rtl/>
          </w:rPr>
          <w:delText xml:space="preserve">ת</w:delText>
        </w:r>
        <w:r w:rsidRPr="006F178A">
          <w:rPr>
            <w:rFonts w:ascii="Fb Fontext" w:hAnsi="Fb Fontext"/>
            <w:rtl/>
          </w:rPr>
          <w:delText xml:space="preserve">,</w:delText>
        </w:r>
      </w:del>
      <w:r w:rsidRPr="006F178A">
        <w:rPr>
          <w:rFonts w:ascii="Fb Fontext" w:hAnsi="Fb Fontext"/>
          <w:rtl/>
        </w:rPr>
        <w:t xml:space="preserve"> ה</w:t>
      </w:r>
      <w:r w:rsidRPr="006F178A">
        <w:rPr>
          <w:rFonts w:ascii="Fb Fontext" w:hAnsi="Fb Fontext" w:hint="cs"/>
          <w:rtl/>
        </w:rPr>
        <w:t>י</w:t>
      </w:r>
      <w:r w:rsidRPr="006F178A">
        <w:rPr>
          <w:rFonts w:ascii="Fb Fontext" w:hAnsi="Fb Fontext"/>
          <w:rtl/>
        </w:rPr>
        <w:t xml:space="preserve">ה </w:t>
      </w:r>
      <w:ins w:id="105781" w:author="קלוד" w:date="2026-10-11T13:11:34Z">
        <w:r>
          <w:rPr>
            <w:rFonts w:ascii="Fb Fontext" w:hAnsi="Fb Fontext" w:hint="cs"/>
            <w:rtl/>
          </w:rPr>
          <w:t xml:space="preserve">נכרי</w:t>
        </w:r>
      </w:ins>
      <w:del w:id="105782" w:author="קלוד" w:date="2026-10-11T13:11:34Z">
        <w:r w:rsidRPr="006F178A">
          <w:rPr>
            <w:rFonts w:ascii="Fb Fontext" w:hAnsi="Fb Fontext" w:hint="cs"/>
            <w:rtl/>
          </w:rPr>
          <w:delText xml:space="preserve">אותו</w:delText>
        </w:r>
      </w:del>
      <w:r w:rsidRPr="006F178A">
        <w:rPr>
          <w:rFonts w:ascii="Fb Fontext" w:hAnsi="Fb Fontext" w:hint="cs"/>
          <w:rtl/>
        </w:rPr>
        <w:t xml:space="preserve"> </w:t>
      </w:r>
      <w:ins w:id="105779" w:author="קלוד" w:date="2026-10-11T13:11:34Z">
        <w:r>
          <w:rPr>
            <w:rFonts w:ascii="Fb Fontext" w:hAnsi="Fb Fontext" w:hint="cs"/>
            <w:rtl/>
          </w:rPr>
          <w:t xml:space="preserve">אחד</w:t>
        </w:r>
      </w:ins>
      <w:del w:id="105780" w:author="קלוד" w:date="2026-10-11T13:11:34Z">
        <w:r w:rsidRPr="006F178A">
          <w:rPr>
            <w:rFonts w:ascii="Fb Fontext" w:hAnsi="Fb Fontext" w:hint="cs"/>
            <w:rtl/>
          </w:rPr>
          <w:delText xml:space="preserve">נכרי</w:delText>
        </w:r>
      </w:del>
      <w:r w:rsidRPr="006F178A">
        <w:rPr>
          <w:rFonts w:ascii="Fb Fontext" w:hAnsi="Fb Fontext" w:hint="cs"/>
          <w:rtl/>
        </w:rPr>
        <w:t xml:space="preserve"> בשכנותו שנכסיו </w:t>
      </w:r>
      <w:ins w:id="105777" w:author="קלוד" w:date="2026-10-11T13:11:34Z">
        <w:r>
          <w:rPr>
            <w:rFonts w:ascii="Fb Fontext" w:hAnsi="Fb Fontext" w:hint="cs"/>
            <w:rtl/>
          </w:rPr>
          <w:t xml:space="preserve">מרובין,</w:t>
        </w:r>
      </w:ins>
      <w:del w:id="105778" w:author="קלוד" w:date="2026-10-11T13:11:34Z">
        <w:r w:rsidRPr="006F178A">
          <w:rPr>
            <w:rFonts w:ascii="Fb Fontext" w:hAnsi="Fb Fontext" w:hint="cs"/>
            <w:rtl/>
          </w:rPr>
          <w:delText xml:space="preserve">מרובין</w:delText>
        </w:r>
        <w:r w:rsidRPr="006F178A">
          <w:rPr>
            <w:rFonts w:ascii="Fb Fontext" w:hAnsi="Fb Fontext"/>
            <w:rtl/>
          </w:rPr>
          <w:delText xml:space="preserve">.</w:delText>
        </w:r>
      </w:del>
      <w:r w:rsidRPr="006F178A">
        <w:rPr>
          <w:rFonts w:ascii="Fb Fontext" w:hAnsi="Fb Fontext"/>
          <w:rtl/>
        </w:rPr>
        <w:t xml:space="preserve"> </w:t>
      </w:r>
      <w:r w:rsidRPr="006F178A">
        <w:rPr>
          <w:rFonts w:ascii="Fb Fontext" w:hAnsi="Fb Fontext"/>
          <w:rtl/>
        </w:rPr>
        <w:t xml:space="preserve">וא"ל</w:t>
      </w:r>
      <w:r w:rsidRPr="006F178A">
        <w:rPr>
          <w:rFonts w:ascii="Fb Fontext" w:hAnsi="Fb Fontext"/>
          <w:rtl/>
        </w:rPr>
        <w:t xml:space="preserve"> </w:t>
      </w:r>
      <w:r w:rsidRPr="006F178A">
        <w:rPr>
          <w:rFonts w:ascii="Fb Fontext" w:hAnsi="Fb Fontext" w:hint="cs"/>
          <w:rtl/>
        </w:rPr>
        <w:t xml:space="preserve">מכשף </w:t>
      </w:r>
      <w:ins w:id="105775" w:author="קלוד" w:date="2026-10-11T13:11:34Z">
        <w:r>
          <w:rPr>
            <w:rFonts w:ascii="Fb Fontext" w:hAnsi="Fb Fontext"/>
            <w:rtl/>
          </w:rPr>
          <w:t xml:space="preserve">שכל</w:t>
        </w:r>
      </w:ins>
      <w:del w:id="105776" w:author="קלוד" w:date="2026-10-11T13:11:34Z">
        <w:r w:rsidRPr="006F178A">
          <w:rPr>
            <w:rFonts w:ascii="Fb Fontext" w:hAnsi="Fb Fontext"/>
            <w:rtl/>
          </w:rPr>
          <w:delText xml:space="preserve">דכ</w:delText>
        </w:r>
        <w:r w:rsidRPr="006F178A">
          <w:rPr>
            <w:rFonts w:ascii="Fb Fontext" w:hAnsi="Fb Fontext" w:hint="cs"/>
            <w:rtl/>
          </w:rPr>
          <w:delText xml:space="preserve">ל</w:delText>
        </w:r>
      </w:del>
      <w:r w:rsidRPr="006F178A">
        <w:rPr>
          <w:rFonts w:ascii="Fb Fontext" w:hAnsi="Fb Fontext" w:hint="cs"/>
          <w:rtl/>
        </w:rPr>
        <w:t xml:space="preserve"> נכסיו יאכל יוסף מוקיר </w:t>
      </w:r>
      <w:ins w:id="105773" w:author="קלוד" w:date="2026-10-11T13:11:34Z">
        <w:r>
          <w:rPr>
            <w:rFonts w:ascii="Fb Fontext" w:hAnsi="Fb Fontext" w:hint="cs"/>
            <w:rtl/>
          </w:rPr>
          <w:t xml:space="preserve">שבת.</w:t>
        </w:r>
      </w:ins>
      <w:del w:id="105774" w:author="קלוד" w:date="2026-10-11T13:11:34Z">
        <w:r w:rsidRPr="006F178A">
          <w:rPr>
            <w:rFonts w:ascii="Fb Fontext" w:hAnsi="Fb Fontext" w:hint="cs"/>
            <w:rtl/>
          </w:rPr>
          <w:delText xml:space="preserve">שב</w:delText>
        </w:r>
        <w:r>
          <w:rPr>
            <w:rFonts w:ascii="Fb Fontext" w:hAnsi="Fb Fontext" w:hint="cs"/>
            <w:rtl/>
          </w:rPr>
          <w:delText xml:space="preserve">ת,</w:delText>
        </w:r>
      </w:del>
      <w:ins w:id="90075" w:author="מנוע מכני" w:date="2026-10-11T12:04:39Z">
        <w:r>
          <w:rPr>
            <w:rFonts w:ascii="Fb Fontext" w:hAnsi="Fb Fontext" w:hint="cs"/>
            <w:rtl/>
          </w:rPr>
          <w:t xml:space="preserve"> ה</w:t>
        </w:r>
      </w:ins>
      <w:del w:id="90076" w:author="מנוע מכני" w:date="2026-10-11T12:04:39Z">
        <w:r w:rsidRPr="006F178A">
          <w:rPr>
            <w:rFonts w:ascii="Fb Fontext" w:hAnsi="Fb Fontext" w:hint="cs"/>
            <w:rtl/>
          </w:rPr>
          <w:delText xml:space="preserve">ת</w:delText>
        </w:r>
        <w:r w:rsidRPr="006F178A">
          <w:rPr>
            <w:rFonts w:ascii="Fb Fontext" w:hAnsi="Fb Fontext"/>
            <w:rtl/>
          </w:rPr>
          <w:delText xml:space="preserve">,</w:delText>
        </w:r>
        <w:r w:rsidRPr="006F178A">
          <w:rPr>
            <w:rFonts w:ascii="Fb Fontext" w:hAnsi="Fb Fontext" w:hint="cs"/>
            <w:rtl/>
          </w:rPr>
          <w:delText xml:space="preserve">ה</w:delText>
        </w:r>
      </w:del>
      <w:r w:rsidRPr="006F178A">
        <w:rPr>
          <w:rFonts w:ascii="Fb Fontext" w:hAnsi="Fb Fontext" w:hint="cs"/>
          <w:rtl/>
        </w:rPr>
        <w:t xml:space="preserve">לך</w:t>
      </w:r>
      <w:ins w:id="105771" w:author="קלוד" w:date="2026-10-11T13:11:34Z">
        <w:r>
          <w:rPr>
            <w:rFonts w:ascii="Fb Fontext" w:hAnsi="Fb Fontext" w:hint="cs"/>
            <w:rtl/>
          </w:rPr>
          <w:t xml:space="preserve"> </w:t>
        </w:r>
        <w:r>
          <w:rPr>
            <w:rStyle w:val="afffffe"/>
            <w:rFonts w:ascii="Fb Fontext" w:hAnsi="Fb Fontext" w:hint="cs"/>
            <w:rtl/>
          </w:rPr>
          <w:t xml:space="preserve">הנכרי</w:t>
        </w:r>
        <w:r>
          <w:rPr>
            <w:rFonts w:ascii="Fb Fontext" w:hAnsi="Fb Fontext" w:hint="cs"/>
            <w:rtl/>
          </w:rPr>
          <w:t xml:space="preserve"> </w:t>
        </w:r>
      </w:ins>
      <w:del w:id="105772" w:author="קלוד" w:date="2026-10-11T13:11:34Z">
        <w:r w:rsidRPr="006F178A">
          <w:rPr>
            <w:rFonts w:ascii="Fb Fontext" w:hAnsi="Fb Fontext" w:hint="cs"/>
            <w:rtl/>
          </w:rPr>
          <w:delText xml:space="preserve"> </w:delText>
        </w:r>
      </w:del>
      <w:r w:rsidRPr="006F178A">
        <w:rPr>
          <w:rFonts w:ascii="Fb Fontext" w:hAnsi="Fb Fontext" w:hint="cs"/>
          <w:rtl/>
        </w:rPr>
        <w:t xml:space="preserve">ומכר </w:t>
      </w:r>
      <w:ins w:id="105769" w:author="קלוד" w:date="2026-10-11T13:11:34Z">
        <w:r>
          <w:rPr>
            <w:rFonts w:ascii="Fb Fontext" w:hAnsi="Fb Fontext" w:hint="cs"/>
            <w:rtl/>
          </w:rPr>
          <w:t xml:space="preserve">את</w:t>
        </w:r>
      </w:ins>
      <w:del w:id="105770" w:author="קלוד" w:date="2026-10-11T13:11:34Z">
        <w:r w:rsidRPr="006F178A">
          <w:rPr>
            <w:rFonts w:ascii="Fb Fontext" w:hAnsi="Fb Fontext" w:hint="cs"/>
            <w:rtl/>
          </w:rPr>
          <w:delText xml:space="preserve">לכל</w:delText>
        </w:r>
      </w:del>
      <w:r w:rsidRPr="006F178A">
        <w:rPr>
          <w:rFonts w:ascii="Fb Fontext" w:hAnsi="Fb Fontext" w:hint="cs"/>
          <w:rtl/>
        </w:rPr>
        <w:t xml:space="preserve"> </w:t>
      </w:r>
      <w:ins w:id="105767" w:author="קלוד" w:date="2026-10-11T13:11:34Z">
        <w:r>
          <w:rPr>
            <w:rFonts w:ascii="Fb Fontext" w:hAnsi="Fb Fontext" w:hint="cs"/>
            <w:rtl/>
          </w:rPr>
          <w:t xml:space="preserve">כל נכסיו,</w:t>
        </w:r>
      </w:ins>
      <w:del w:id="105768" w:author="קלוד" w:date="2026-10-11T13:11:34Z">
        <w:r w:rsidRPr="006F178A">
          <w:rPr>
            <w:rFonts w:ascii="Fb Fontext" w:hAnsi="Fb Fontext" w:hint="cs"/>
            <w:rtl/>
          </w:rPr>
          <w:delText xml:space="preserve">נכסיו</w:delText>
        </w:r>
      </w:del>
      <w:r w:rsidRPr="006F178A">
        <w:rPr>
          <w:rFonts w:ascii="Fb Fontext" w:hAnsi="Fb Fontext" w:hint="cs"/>
          <w:rtl/>
        </w:rPr>
        <w:t xml:space="preserve"> וקנה </w:t>
      </w:r>
      <w:ins w:id="105765" w:author="קלוד" w:date="2026-10-11T13:11:34Z">
        <w:r>
          <w:rPr>
            <w:rFonts w:ascii="Fb Fontext" w:hAnsi="Fb Fontext" w:hint="cs"/>
            <w:rtl/>
          </w:rPr>
          <w:t xml:space="preserve">בהם</w:t>
        </w:r>
      </w:ins>
      <w:del w:id="105766" w:author="קלוד" w:date="2026-10-11T13:11:34Z">
        <w:r w:rsidRPr="006F178A">
          <w:rPr>
            <w:rFonts w:ascii="Fb Fontext" w:hAnsi="Fb Fontext" w:hint="cs"/>
            <w:rtl/>
          </w:rPr>
          <w:delText xml:space="preserve">מהם</w:delText>
        </w:r>
      </w:del>
      <w:r w:rsidRPr="006F178A">
        <w:rPr>
          <w:rFonts w:ascii="Fb Fontext" w:hAnsi="Fb Fontext" w:hint="cs"/>
          <w:rtl/>
        </w:rPr>
        <w:t xml:space="preserve"> מרגלית והושיבה </w:t>
      </w:r>
      <w:ins w:id="105763" w:author="קלוד" w:date="2026-10-11T13:11:34Z">
        <w:r>
          <w:rPr>
            <w:rFonts w:ascii="Fb Fontext" w:hAnsi="Fb Fontext" w:hint="cs"/>
            <w:rtl/>
          </w:rPr>
          <w:t xml:space="preserve">בכובעו.</w:t>
        </w:r>
      </w:ins>
      <w:del w:id="105764" w:author="קלוד" w:date="2026-10-11T13:11:34Z">
        <w:r w:rsidRPr="006F178A">
          <w:rPr>
            <w:rFonts w:ascii="Fb Fontext" w:hAnsi="Fb Fontext" w:hint="cs"/>
            <w:rtl/>
          </w:rPr>
          <w:delText xml:space="preserve">בכובעו,</w:delText>
        </w:r>
      </w:del>
      <w:r w:rsidRPr="006F178A">
        <w:rPr>
          <w:rFonts w:ascii="Fb Fontext" w:hAnsi="Fb Fontext" w:hint="cs"/>
          <w:rtl/>
        </w:rPr>
        <w:t xml:space="preserve"> </w:t>
      </w:r>
      <w:ins w:id="105761" w:author="קלוד" w:date="2026-10-11T13:11:34Z">
        <w:r>
          <w:rPr>
            <w:rFonts w:ascii="Fb Fontext" w:hAnsi="Fb Fontext" w:hint="cs"/>
            <w:rtl/>
          </w:rPr>
          <w:t xml:space="preserve">וכשעבר</w:t>
        </w:r>
      </w:ins>
      <w:del w:id="105762" w:author="קלוד" w:date="2026-10-11T13:11:34Z">
        <w:r w:rsidRPr="006F178A">
          <w:rPr>
            <w:rFonts w:ascii="Fb Fontext" w:hAnsi="Fb Fontext" w:hint="cs"/>
            <w:rtl/>
          </w:rPr>
          <w:delText xml:space="preserve">ובזמן שעבר</w:delText>
        </w:r>
      </w:del>
      <w:r w:rsidRPr="006F178A">
        <w:rPr>
          <w:rFonts w:ascii="Fb Fontext" w:hAnsi="Fb Fontext" w:hint="cs"/>
          <w:rtl/>
        </w:rPr>
        <w:t xml:space="preserve"> בגשר נשבה הרוח והפילה כובעו </w:t>
      </w:r>
      <w:ins w:id="105759" w:author="קלוד" w:date="2026-10-11T13:11:34Z">
        <w:r>
          <w:rPr>
            <w:rFonts w:ascii="Fb Fontext" w:hAnsi="Fb Fontext" w:hint="cs"/>
            <w:rtl/>
          </w:rPr>
          <w:t xml:space="preserve">לים,</w:t>
        </w:r>
      </w:ins>
      <w:del w:id="105760" w:author="קלוד" w:date="2026-10-11T13:11:34Z">
        <w:r w:rsidRPr="006F178A">
          <w:rPr>
            <w:rFonts w:ascii="Fb Fontext" w:hAnsi="Fb Fontext" w:hint="cs"/>
            <w:rtl/>
          </w:rPr>
          <w:delText xml:space="preserve">לים</w:delText>
        </w:r>
      </w:del>
      <w:r w:rsidRPr="006F178A">
        <w:rPr>
          <w:rFonts w:ascii="Fb Fontext" w:hAnsi="Fb Fontext" w:hint="cs"/>
          <w:rtl/>
        </w:rPr>
        <w:t xml:space="preserve"> ובלעה </w:t>
      </w:r>
      <w:ins w:id="105757" w:author="קלוד" w:date="2026-10-11T13:11:34Z">
        <w:r>
          <w:rPr>
            <w:rFonts w:ascii="Fb Fontext" w:hAnsi="Fb Fontext" w:hint="cs"/>
            <w:rtl/>
          </w:rPr>
          <w:t xml:space="preserve">דג.</w:t>
        </w:r>
      </w:ins>
      <w:del w:id="105758" w:author="קלוד" w:date="2026-10-11T13:11:34Z">
        <w:r w:rsidRPr="006F178A">
          <w:rPr>
            <w:rFonts w:ascii="Fb Fontext" w:hAnsi="Fb Fontext" w:hint="cs"/>
            <w:rtl/>
          </w:rPr>
          <w:delText xml:space="preserve">דג,</w:delText>
        </w:r>
      </w:del>
      <w:r w:rsidRPr="006F178A">
        <w:rPr>
          <w:rFonts w:ascii="Fb Fontext" w:hAnsi="Fb Fontext" w:hint="cs"/>
          <w:rtl/>
        </w:rPr>
        <w:t xml:space="preserve"> </w:t>
      </w:r>
      <w:ins w:id="105755" w:author="קלוד" w:date="2026-10-11T13:11:34Z">
        <w:r>
          <w:rPr>
            <w:rFonts w:ascii="Fb Fontext" w:hAnsi="Fb Fontext" w:hint="cs"/>
            <w:rtl/>
          </w:rPr>
          <w:t xml:space="preserve">והעלוהו</w:t>
        </w:r>
      </w:ins>
      <w:del w:id="105756" w:author="קלוד" w:date="2026-10-11T13:11:34Z">
        <w:r w:rsidRPr="006F178A">
          <w:rPr>
            <w:rFonts w:ascii="Fb Fontext" w:hAnsi="Fb Fontext" w:hint="cs"/>
            <w:rtl/>
          </w:rPr>
          <w:delText xml:space="preserve">וכשהעלוהו</w:delText>
        </w:r>
      </w:del>
      <w:r w:rsidRPr="006F178A">
        <w:rPr>
          <w:rFonts w:ascii="Fb Fontext" w:hAnsi="Fb Fontext" w:hint="cs"/>
          <w:rtl/>
        </w:rPr>
        <w:t xml:space="preserve"> </w:t>
      </w:r>
      <w:ins w:id="105753" w:author="קלוד" w:date="2026-10-11T13:11:34Z">
        <w:r>
          <w:rPr>
            <w:rStyle w:val="afffffe"/>
            <w:rFonts w:ascii="Fb Fontext" w:hAnsi="Fb Fontext" w:hint="cs"/>
            <w:rtl/>
          </w:rPr>
          <w:t xml:space="preserve">הדייגים</w:t>
        </w:r>
      </w:ins>
      <w:del w:id="105754" w:author="קלוד" w:date="2026-10-11T13:11:34Z">
        <w:r w:rsidRPr="006F178A">
          <w:rPr>
            <w:rStyle w:val="2fb"/>
            <w:rFonts w:ascii="Fb Fontext" w:hAnsi="Fb Fontext" w:hint="cs"/>
            <w:rtl/>
          </w:rPr>
          <w:delText xml:space="preserve">בער</w:delText>
        </w:r>
        <w:r>
          <w:rPr>
            <w:rStyle w:val="2fb"/>
            <w:rFonts w:ascii="Fb Fontext" w:hAnsi="Fb Fontext"/>
            <w:rtl/>
          </w:rPr>
          <w:delText xml:space="preserve">"</w:delText>
        </w:r>
        <w:r w:rsidRPr="006F178A">
          <w:rPr>
            <w:rStyle w:val="2fb"/>
            <w:rFonts w:ascii="Fb Fontext" w:hAnsi="Fb Fontext" w:hint="cs"/>
            <w:rtl/>
          </w:rPr>
          <w:delText xml:space="preserve">ש</w:delText>
        </w:r>
      </w:del>
      <w:r w:rsidRPr="006F178A">
        <w:rPr>
          <w:rFonts w:ascii="Fb Fontext" w:hAnsi="Fb Fontext" w:hint="cs"/>
          <w:rtl/>
        </w:rPr>
        <w:t xml:space="preserve"> </w:t>
      </w:r>
      <w:ins w:id="105751" w:author="קלוד" w:date="2026-10-11T13:11:34Z">
        <w:r>
          <w:rPr>
            <w:rFonts w:ascii="Fb Fontext" w:hAnsi="Fb Fontext" w:hint="cs"/>
            <w:rtl/>
          </w:rPr>
          <w:t xml:space="preserve">בער"ש,</w:t>
        </w:r>
      </w:ins>
      <w:del w:id="105752" w:author="קלוד" w:date="2026-10-11T13:11:34Z">
        <w:r w:rsidRPr="006F178A">
          <w:rPr>
            <w:rFonts w:ascii="Fb Fontext" w:hAnsi="Fb Fontext" w:hint="cs"/>
            <w:rtl/>
          </w:rPr>
          <w:delText xml:space="preserve">היה,</w:delText>
        </w:r>
      </w:del>
      <w:r w:rsidRPr="006F178A">
        <w:rPr>
          <w:rFonts w:ascii="Fb Fontext" w:hAnsi="Fb Fontext" w:hint="cs"/>
          <w:rtl/>
        </w:rPr>
        <w:t xml:space="preserve"> </w:t>
      </w:r>
      <w:ins w:id="105749" w:author="קלוד" w:date="2026-10-11T13:11:34Z">
        <w:r>
          <w:rPr>
            <w:rFonts w:ascii="Fb Fontext" w:hAnsi="Fb Fontext" w:hint="cs"/>
            <w:rtl/>
          </w:rPr>
          <w:t xml:space="preserve">ואמרו:</w:t>
        </w:r>
      </w:ins>
      <w:del w:id="105750" w:author="קלוד" w:date="2026-10-11T13:11:34Z">
        <w:r w:rsidRPr="006F178A">
          <w:rPr>
            <w:rFonts w:ascii="Fb Fontext" w:hAnsi="Fb Fontext" w:hint="cs"/>
            <w:rtl/>
          </w:rPr>
          <w:delText xml:space="preserve">ואמרו</w:delText>
        </w:r>
      </w:del>
      <w:r w:rsidRPr="006F178A">
        <w:rPr>
          <w:rFonts w:ascii="Fb Fontext" w:hAnsi="Fb Fontext" w:hint="cs"/>
          <w:rtl/>
        </w:rPr>
        <w:t xml:space="preserve"> מי יקנה </w:t>
      </w:r>
      <w:ins w:id="105747" w:author="קלוד" w:date="2026-10-11T13:11:34Z">
        <w:r>
          <w:rPr>
            <w:rFonts w:ascii="Fb Fontext" w:hAnsi="Fb Fontext" w:hint="cs"/>
            <w:rtl/>
          </w:rPr>
          <w:t xml:space="preserve">עכשיו?</w:t>
        </w:r>
      </w:ins>
      <w:del w:id="105748" w:author="קלוד" w:date="2026-10-11T13:11:34Z">
        <w:r w:rsidRPr="006F178A">
          <w:rPr>
            <w:rFonts w:ascii="Fb Fontext" w:hAnsi="Fb Fontext" w:hint="cs"/>
            <w:rtl/>
          </w:rPr>
          <w:delText xml:space="preserve">עכשיו</w:delText>
        </w:r>
      </w:del>
      <w:r w:rsidRPr="006F178A">
        <w:rPr>
          <w:rFonts w:ascii="Fb Fontext" w:hAnsi="Fb Fontext" w:hint="cs"/>
          <w:rtl/>
        </w:rPr>
        <w:t xml:space="preserve"> </w:t>
      </w:r>
      <w:ins w:id="105745" w:author="קלוד" w:date="2026-10-11T13:11:34Z">
        <w:r>
          <w:rPr>
            <w:rFonts w:ascii="Fb Fontext" w:hAnsi="Fb Fontext" w:hint="cs"/>
            <w:rtl/>
          </w:rPr>
          <w:t xml:space="preserve">אמרו להם:</w:t>
        </w:r>
      </w:ins>
      <w:del w:id="105746" w:author="קלוד" w:date="2026-10-11T13:11:34Z">
        <w:r w:rsidRPr="006F178A">
          <w:rPr>
            <w:rFonts w:ascii="Fb Fontext" w:hAnsi="Fb Fontext" w:hint="cs"/>
            <w:rtl/>
          </w:rPr>
          <w:delText xml:space="preserve">אמרו</w:delText>
        </w:r>
      </w:del>
      <w:r w:rsidRPr="006F178A">
        <w:rPr>
          <w:rFonts w:ascii="Fb Fontext" w:hAnsi="Fb Fontext" w:hint="cs"/>
          <w:rtl/>
        </w:rPr>
        <w:t xml:space="preserve"> לכו ליוסף מוקיר </w:t>
      </w:r>
      <w:ins w:id="105743" w:author="קלוד" w:date="2026-10-11T13:11:34Z">
        <w:r>
          <w:rPr>
            <w:rFonts w:ascii="Fb Fontext" w:hAnsi="Fb Fontext" w:hint="cs"/>
            <w:rtl/>
          </w:rPr>
          <w:t xml:space="preserve">שבת,</w:t>
        </w:r>
      </w:ins>
      <w:del w:id="105744" w:author="קלוד" w:date="2026-10-11T13:11:34Z">
        <w:r w:rsidRPr="006F178A">
          <w:rPr>
            <w:rFonts w:ascii="Fb Fontext" w:hAnsi="Fb Fontext" w:hint="cs"/>
            <w:rtl/>
          </w:rPr>
          <w:delText xml:space="preserve">שבת</w:delText>
        </w:r>
      </w:del>
      <w:r w:rsidRPr="006F178A">
        <w:rPr>
          <w:rFonts w:ascii="Fb Fontext" w:hAnsi="Fb Fontext" w:hint="cs"/>
          <w:rtl/>
        </w:rPr>
        <w:t xml:space="preserve"> שרגיל </w:t>
      </w:r>
      <w:ins w:id="105741" w:author="קלוד" w:date="2026-10-11T13:11:34Z">
        <w:r>
          <w:rPr>
            <w:rFonts w:ascii="Fb Fontext" w:hAnsi="Fb Fontext" w:hint="cs"/>
            <w:rtl/>
          </w:rPr>
          <w:t xml:space="preserve">לקנות.</w:t>
        </w:r>
      </w:ins>
      <w:del w:id="105742" w:author="קלוד" w:date="2026-10-11T13:11:34Z">
        <w:r w:rsidRPr="006F178A">
          <w:rPr>
            <w:rFonts w:ascii="Fb Fontext" w:hAnsi="Fb Fontext" w:hint="cs"/>
            <w:rtl/>
          </w:rPr>
          <w:delText xml:space="preserve">לקנות</w:delText>
        </w:r>
      </w:del>
      <w:r w:rsidRPr="006F178A">
        <w:rPr>
          <w:rFonts w:ascii="Fb Fontext" w:hAnsi="Fb Fontext" w:hint="cs"/>
          <w:rtl/>
        </w:rPr>
        <w:t xml:space="preserve"> </w:t>
      </w:r>
      <w:ins w:id="105739" w:author="קלוד" w:date="2026-10-11T13:11:34Z">
        <w:r>
          <w:rPr>
            <w:rFonts w:ascii="Fb Fontext" w:hAnsi="Fb Fontext" w:hint="cs"/>
            <w:rtl/>
          </w:rPr>
          <w:t xml:space="preserve">והביאוהו</w:t>
        </w:r>
      </w:ins>
      <w:del w:id="105740" w:author="קלוד" w:date="2026-10-11T13:11:34Z">
        <w:r w:rsidRPr="006F178A">
          <w:rPr>
            <w:rFonts w:ascii="Fb Fontext" w:hAnsi="Fb Fontext" w:hint="cs"/>
            <w:rtl/>
          </w:rPr>
          <w:delText xml:space="preserve">והביאו</w:delText>
        </w:r>
      </w:del>
      <w:r w:rsidRPr="006F178A">
        <w:rPr>
          <w:rFonts w:ascii="Fb Fontext" w:hAnsi="Fb Fontext" w:hint="cs"/>
          <w:rtl/>
        </w:rPr>
        <w:t xml:space="preserve"> לו </w:t>
      </w:r>
      <w:ins w:id="105737" w:author="קלוד" w:date="2026-10-11T13:11:34Z">
        <w:r>
          <w:rPr>
            <w:rFonts w:ascii="Fb Fontext" w:hAnsi="Fb Fontext" w:hint="cs"/>
            <w:rtl/>
          </w:rPr>
          <w:t xml:space="preserve">וקנאו,</w:t>
        </w:r>
      </w:ins>
      <w:del w:id="105738" w:author="קלוד" w:date="2026-10-11T13:11:34Z">
        <w:r w:rsidRPr="006F178A">
          <w:rPr>
            <w:rFonts w:ascii="Fb Fontext" w:hAnsi="Fb Fontext" w:hint="cs"/>
            <w:rtl/>
          </w:rPr>
          <w:delText xml:space="preserve">וקנה</w:delText>
        </w:r>
      </w:del>
      <w:r w:rsidRPr="006F178A">
        <w:rPr>
          <w:rFonts w:ascii="Fb Fontext" w:hAnsi="Fb Fontext" w:hint="cs"/>
          <w:rtl/>
        </w:rPr>
        <w:t xml:space="preserve"> וקרעו ומצא בו </w:t>
      </w:r>
      <w:ins w:id="105735" w:author="קלוד" w:date="2026-10-11T13:11:34Z">
        <w:r>
          <w:rPr>
            <w:rFonts w:ascii="Fb Fontext" w:hAnsi="Fb Fontext" w:hint="cs"/>
            <w:rtl/>
          </w:rPr>
          <w:t xml:space="preserve">המרגלית,</w:t>
        </w:r>
      </w:ins>
      <w:del w:id="105736" w:author="קלוד" w:date="2026-10-11T13:11:34Z">
        <w:r w:rsidRPr="006F178A">
          <w:rPr>
            <w:rFonts w:ascii="Fb Fontext" w:hAnsi="Fb Fontext" w:hint="cs"/>
            <w:rtl/>
          </w:rPr>
          <w:delText xml:space="preserve">המרגנית</w:delText>
        </w:r>
      </w:del>
      <w:r w:rsidRPr="006F178A">
        <w:rPr>
          <w:rFonts w:ascii="Fb Fontext" w:hAnsi="Fb Fontext" w:hint="cs"/>
          <w:rtl/>
        </w:rPr>
        <w:t xml:space="preserve"> ומכרה בי</w:t>
      </w:r>
      <w:r>
        <w:rPr>
          <w:rFonts w:ascii="Fb Fontext" w:hAnsi="Fb Fontext"/>
          <w:rtl/>
        </w:rPr>
        <w:t>"</w:t>
      </w:r>
      <w:r w:rsidRPr="006F178A">
        <w:rPr>
          <w:rFonts w:ascii="Fb Fontext" w:hAnsi="Fb Fontext" w:hint="cs"/>
          <w:rtl/>
        </w:rPr>
        <w:t xml:space="preserve">ג דינרי זהב </w:t>
      </w:r>
      <w:ins w:id="105733" w:author="קלוד" w:date="2026-10-11T13:11:34Z">
        <w:r>
          <w:rPr>
            <w:rFonts w:ascii="Fb Fontext" w:hAnsi="Fb Fontext" w:hint="cs"/>
            <w:rtl/>
          </w:rPr>
          <w:t xml:space="preserve">מעולים.</w:t>
        </w:r>
      </w:ins>
      <w:del w:id="105734" w:author="קלוד" w:date="2026-10-11T13:11:34Z">
        <w:r w:rsidRPr="006F178A">
          <w:rPr>
            <w:rFonts w:ascii="Fb Fontext" w:hAnsi="Fb Fontext" w:hint="cs"/>
            <w:rtl/>
          </w:rPr>
          <w:delText xml:space="preserve">מעולים</w:delText>
        </w:r>
      </w:del>
    </w:p>
    <w:p w:rsidR="00E9703F" w:rsidRPr="006F178A" w:rsidRDefault="00E9703F" w:rsidP="00E9703F">
      <w:pPr>
        <w:rPr>
          <w:rStyle w:val="afffe"/>
          <w:rFonts w:ascii="Fb Fontext" w:hAnsi="Fb Fontext"/>
          <w:rtl/>
        </w:rPr>
      </w:pPr>
      <w:r w:rsidRPr="006F178A">
        <w:rPr>
          <w:rtl/>
        </w:rPr>
        <w:tab/>
        <w:t>פגע ב</w:t>
      </w:r>
      <w:r w:rsidRPr="006F178A">
        <w:rPr>
          <w:rFonts w:hint="cs"/>
          <w:rtl/>
        </w:rPr>
        <w:t>ו</w:t>
      </w:r>
      <w:r w:rsidRPr="006F178A">
        <w:rPr>
          <w:rtl/>
        </w:rPr>
        <w:t xml:space="preserve"> </w:t>
      </w:r>
      <w:ins w:id="105793" w:author="קלוד" w:date="2026-10-11T13:11:34Z">
        <w:r>
          <w:rPr>
            <w:rtl/>
          </w:rPr>
          <w:t xml:space="preserve">זקן</w:t>
        </w:r>
      </w:ins>
      <w:del w:id="105794" w:author="קלוד" w:date="2026-10-11T13:11:34Z">
        <w:r w:rsidRPr="006F178A">
          <w:rPr>
            <w:rtl/>
          </w:rPr>
          <w:delText xml:space="preserve">ההוא</w:delText>
        </w:r>
      </w:del>
      <w:r w:rsidRPr="006F178A">
        <w:rPr>
          <w:rtl/>
        </w:rPr>
        <w:t xml:space="preserve"> </w:t>
      </w:r>
      <w:ins w:id="105791" w:author="קלוד" w:date="2026-10-11T13:11:34Z">
        <w:r>
          <w:rPr>
            <w:rtl/>
          </w:rPr>
          <w:t xml:space="preserve">אחד</w:t>
        </w:r>
      </w:ins>
      <w:del w:id="105792" w:author="קלוד" w:date="2026-10-11T13:11:34Z">
        <w:r w:rsidRPr="006F178A">
          <w:rPr>
            <w:rtl/>
          </w:rPr>
          <w:delText xml:space="preserve">סבא</w:delText>
        </w:r>
      </w:del>
      <w:r w:rsidRPr="006F178A">
        <w:rPr>
          <w:rFonts w:hint="cs"/>
          <w:rtl/>
        </w:rPr>
        <w:t xml:space="preserve"> [אליהו הנביא]</w:t>
      </w:r>
      <w:r w:rsidRPr="006F178A">
        <w:rPr>
          <w:rtl/>
        </w:rPr>
        <w:t xml:space="preserve">, </w:t>
      </w:r>
      <w:ins w:id="105789" w:author="קלוד" w:date="2026-10-11T13:11:34Z">
        <w:r>
          <w:rPr>
            <w:rtl/>
          </w:rPr>
          <w:t xml:space="preserve">ואמר:</w:t>
        </w:r>
      </w:ins>
      <w:del w:id="105790" w:author="קלוד" w:date="2026-10-11T13:11:34Z">
        <w:r w:rsidRPr="006F178A">
          <w:rPr>
            <w:rtl/>
          </w:rPr>
          <w:delText xml:space="preserve">אמר</w:delText>
        </w:r>
        <w:r w:rsidRPr="006F178A">
          <w:rPr>
            <w:rtl/>
          </w:rPr>
          <w:delText xml:space="preserve">:</w:delText>
        </w:r>
      </w:del>
      <w:r w:rsidRPr="006F178A">
        <w:rPr>
          <w:rFonts w:hint="cs"/>
          <w:rtl/>
        </w:rPr>
        <w:t xml:space="preserve"> הלווה לשבת </w:t>
      </w:r>
      <w:ins w:id="105787" w:author="קלוד" w:date="2026-10-11T13:11:34Z">
        <w:r>
          <w:rPr>
            <w:rFonts w:hint="cs"/>
            <w:rtl/>
          </w:rPr>
          <w:t xml:space="preserve">-</w:t>
        </w:r>
      </w:ins>
      <w:del w:id="105788" w:author="קלוד" w:date="2026-10-11T13:11:34Z">
        <w:r w:rsidRPr="006F178A">
          <w:rPr>
            <w:rFonts w:hint="cs"/>
            <w:rtl/>
          </w:rPr>
          <w:delText xml:space="preserve">שבת</w:delText>
        </w:r>
      </w:del>
      <w:r w:rsidRPr="006F178A">
        <w:rPr>
          <w:rFonts w:hint="cs"/>
          <w:rtl/>
        </w:rPr>
        <w:t xml:space="preserve"> </w:t>
      </w:r>
      <w:ins w:id="105785" w:author="קלוד" w:date="2026-10-11T13:11:34Z">
        <w:r>
          <w:rPr>
            <w:rFonts w:hint="cs"/>
            <w:rtl/>
          </w:rPr>
          <w:t xml:space="preserve">השבת פורעתו.</w:t>
        </w:r>
      </w:ins>
      <w:del w:id="105786" w:author="קלוד" w:date="2026-10-11T13:11:34Z">
        <w:r w:rsidRPr="006F178A">
          <w:rPr>
            <w:rFonts w:hint="cs"/>
            <w:rtl/>
          </w:rPr>
          <w:delText xml:space="preserve">משיבתו</w:delText>
        </w:r>
        <w:r w:rsidRPr="006F178A">
          <w:rPr>
            <w:rStyle w:val="afffe"/>
            <w:rFonts w:ascii="Fb Fontext" w:hAnsi="Fb Fontext" w:hint="cs"/>
            <w:rtl/>
          </w:rPr>
          <w:delText xml:space="preserve">.</w:delText>
        </w:r>
      </w:del>
    </w:p>
    <w:p>
      <w:pPr>
        <w:pStyle w:val="afffff8"/>
        <w:rPr>
          <w:ins w:id="90355" w:author="קלוד" w:date="2026-10-11T12:33:55Z"/>
        </w:rPr>
      </w:pPr>
      <w:ins w:id="90356" w:author="קלוד" w:date="2026-10-11T12:33:55Z">
        <w:r>
          <w:rPr>
            <w:color w:val="7B3F00"/>
          </w:rPr>
          <w:t xml:space="preserve">עשירות - מעשר, כיבוד התורה וכיבוד השבת</w:t>
        </w:r>
      </w:ins>
    </w:p>
    <w:p w:rsidR="00E9703F" w:rsidRPr="004640F6" w:rsidRDefault="00E9703F" w:rsidP="00E9703F">
      <w:pPr>
        <w:rPr>
          <w:spacing w:val="-4"/>
          <w:rtl/>
        </w:rPr>
      </w:pPr>
      <w:r w:rsidRPr="004640F6">
        <w:rPr>
          <w:spacing w:val="-4"/>
          <w:rtl/>
        </w:rPr>
        <w:t xml:space="preserve">• </w:t>
      </w:r>
      <w:r w:rsidRPr="004640F6">
        <w:rPr>
          <w:rStyle w:val="2fb"/>
          <w:spacing w:val="-4"/>
          <w:rtl/>
        </w:rPr>
        <w:t xml:space="preserve">ריב"י</w:t>
      </w:r>
      <w:r w:rsidRPr="004640F6">
        <w:rPr>
          <w:spacing w:val="-4"/>
          <w:rtl/>
        </w:rPr>
        <w:t xml:space="preserve"> עשירים שבארץ ישראל </w:t>
      </w:r>
      <w:ins w:id="105795" w:author="קלוד" w:date="2026-10-11T13:11:34Z">
        <w:r>
          <w:rPr>
            <w:spacing w:val="-4"/>
            <w:rtl/>
          </w:rPr>
          <w:t xml:space="preserve">זוכין </w:t>
        </w:r>
        <w:r>
          <w:rPr>
            <w:rStyle w:val="afffffe"/>
            <w:spacing w:val="-4"/>
            <w:rtl/>
          </w:rPr>
          <w:t xml:space="preserve">לעושרם</w:t>
        </w:r>
      </w:ins>
      <w:del w:id="105796" w:author="קלוד" w:date="2026-10-11T13:11:34Z">
        <w:r w:rsidRPr="004640F6">
          <w:rPr>
            <w:spacing w:val="-4"/>
            <w:rtl/>
          </w:rPr>
          <w:delText xml:space="preserve">זוכין</w:delText>
        </w:r>
      </w:del>
      <w:r w:rsidRPr="004640F6">
        <w:rPr>
          <w:spacing w:val="-4"/>
          <w:rtl/>
        </w:rPr>
        <w:t xml:space="preserve"> בשביל שמעשרין, שנא'</w:t>
      </w:r>
      <w:r w:rsidRPr="004640F6">
        <w:rPr>
          <w:rStyle w:val="afffff0"/>
          <w:spacing w:val="-4"/>
          <w:rtl/>
        </w:rPr>
        <w:t xml:space="preserve"> '</w:t>
      </w:r>
      <w:ins w:id="91357" w:author="Claude - סמנטי" w:date="2026-10-11T12:28:21Z">
        <w:r>
          <w:rPr>
            <w:rStyle w:val="afffff0"/>
            <w:spacing w:val="-4"/>
            <w:rtl/>
          </w:rPr>
          <w:t xml:space="preserve">עַשֵּׂר תְּעַשֵּׂר</w:t>
        </w:r>
      </w:ins>
      <w:del w:id="91358" w:author="Claude - סמנטי" w:date="2026-10-11T12:28:21Z">
        <w:r w:rsidRPr="004640F6">
          <w:rPr>
            <w:rStyle w:val="afffff0"/>
            <w:spacing w:val="-4"/>
            <w:rtl/>
          </w:rPr>
          <w:delText xml:space="preserve">עשר תעשר</w:delText>
        </w:r>
      </w:del>
      <w:r w:rsidRPr="004640F6">
        <w:rPr>
          <w:rStyle w:val="afffff0"/>
          <w:rFonts w:hint="cs"/>
          <w:spacing w:val="-4"/>
          <w:rtl/>
        </w:rPr>
        <w:t>'</w:t>
      </w:r>
      <w:r w:rsidRPr="004640F6">
        <w:rPr>
          <w:rStyle w:val="afffff0"/>
          <w:spacing w:val="-4"/>
          <w:rtl/>
        </w:rPr>
        <w:t xml:space="preserve"> </w:t>
      </w:r>
      <w:r w:rsidRPr="004640F6">
        <w:rPr>
          <w:spacing w:val="-4"/>
          <w:rtl/>
        </w:rPr>
        <w:t>- עשר בשביל שתתעשר.</w:t>
      </w:r>
    </w:p>
    <w:p w:rsidR="00E9703F" w:rsidRPr="009757B9" w:rsidRDefault="00E9703F" w:rsidP="00E9703F">
      <w:pPr>
        <w:rPr>
          <w:rFonts w:cs="Guttman Vilna"/>
          <w:b/>
          <w:bCs/>
          <w:rtl/>
        </w:rPr>
      </w:pPr>
      <w:r w:rsidRPr="006F178A">
        <w:rPr>
          <w:rtl/>
        </w:rPr>
        <w:t>ושבבבל- בשביל שמכבדין את התורה.</w:t>
      </w:r>
    </w:p>
    <w:p w:rsidR="00E9703F" w:rsidRPr="009757B9" w:rsidRDefault="00E9703F" w:rsidP="00E9703F">
      <w:pPr>
        <w:rPr>
          <w:rFonts w:cs="Guttman Vilna"/>
          <w:b/>
          <w:bCs/>
          <w:rtl/>
        </w:rPr>
      </w:pPr>
      <w:r w:rsidRPr="006F178A">
        <w:rPr>
          <w:rtl/>
        </w:rPr>
        <w:t>ושבשאר ארצות - בשביל שמכבדין את השבת.</w:t>
      </w:r>
    </w:p>
    <w:p>
      <w:pPr>
        <w:pStyle w:val="38"/>
        <w:rPr>
          <w:ins w:id="99352" w:author="מנוע מכני" w:date="2026-10-11T12:04:39Z"/>
        </w:rPr>
      </w:pPr>
      <w:del w:id="99441" w:author="מנוע מכני" w:date="2026-10-11T12:04:39Z">
        <w:r w:rsidRPr="006F178A">
          <w:delText xml:space="preserve">• </w:delText>
        </w:r>
      </w:del>
      <w:r w:rsidRPr="006F178A">
        <w:t xml:space="preserve">רחב"א</w:t>
      </w:r>
    </w:p>
    <w:p w:rsidR="00E9703F" w:rsidRPr="009757B9" w:rsidRDefault="00E9703F" w:rsidP="00E9703F">
      <w:pPr>
        <w:rPr>
          <w:rFonts w:cs="Guttman Vilna"/>
          <w:b/>
          <w:bCs/>
          <w:rtl/>
        </w:rPr>
      </w:pPr>
      <w:del w:id="99353" w:author="מנוע מכני" w:date="2026-10-11T12:04:39Z">
        <w:r w:rsidRPr="006F178A">
          <w:rPr>
            <w:rtl/>
          </w:rPr>
          <w:delText xml:space="preserve"> </w:delText>
        </w:r>
      </w:del>
      <w:r w:rsidRPr="006F178A">
        <w:rPr>
          <w:rtl/>
        </w:rPr>
        <w:t xml:space="preserve">- פעם אחת נתארחתי אצל </w:t>
      </w:r>
      <w:ins w:id="90507" w:author="מנוע מכני" w:date="2026-10-11T12:04:39Z">
        <w:r>
          <w:rPr>
            <w:rtl/>
          </w:rPr>
          <w:t xml:space="preserve">בעה"ב</w:t>
        </w:r>
      </w:ins>
      <w:del w:id="90508" w:author="מנוע מכני" w:date="2026-10-11T12:04:39Z">
        <w:r w:rsidRPr="006F178A">
          <w:rPr>
            <w:rtl/>
          </w:rPr>
          <w:delText xml:space="preserve">בעל הבית</w:delText>
        </w:r>
      </w:del>
      <w:r w:rsidRPr="006F178A">
        <w:rPr>
          <w:rtl/>
        </w:rPr>
        <w:t xml:space="preserve"> בלודקיא, והביאו לפניו שלחן של זהב משוי ששה עשר בני אדם, ושש עשרה שלשלאות של כסף קבועות בו, וקערות וכוסות וקיתוניות וצלוחיות קבועות בו, ועליו כל מיני מאכל וכל מיני מגדים ובשמים, וכשמניחים אותו אומרים.</w:t>
      </w:r>
      <w:r>
        <w:rPr>
          <w:rtl/>
        </w:rPr>
        <w:t xml:space="preserve"> ה'</w:t>
      </w:r>
      <w:r w:rsidRPr="006F178A">
        <w:rPr>
          <w:rStyle w:val="afffff0"/>
          <w:rtl/>
        </w:rPr>
        <w:t xml:space="preserve"> הארץ ומלואה </w:t>
      </w:r>
      <w:r>
        <w:rPr>
          <w:rStyle w:val="afffff0"/>
          <w:rtl/>
        </w:rPr>
        <w:t xml:space="preserve">וגו</w:t>
      </w:r>
      <w:r>
        <w:rPr>
          <w:rtl/>
        </w:rPr>
        <w:t xml:space="preserve">'</w:t>
      </w:r>
      <w:r w:rsidRPr="006F178A">
        <w:rPr>
          <w:rtl/>
        </w:rPr>
        <w:t>.</w:t>
      </w:r>
    </w:p>
    <w:p w:rsidR="00E9703F" w:rsidRPr="006F178A" w:rsidRDefault="00E9703F" w:rsidP="00E9703F">
      <w:pPr>
        <w:rPr>
          <w:rtl/>
        </w:rPr>
      </w:pPr>
      <w:r w:rsidRPr="006F178A">
        <w:rPr>
          <w:rtl/>
        </w:rPr>
        <w:t>וכשמסלקין אותו אומרים השמים שמים לה' והארץ נתן לבני אדם.</w:t>
      </w:r>
    </w:p>
    <w:p w:rsidR="00E9703F" w:rsidRPr="006F178A" w:rsidRDefault="00E9703F" w:rsidP="00E9703F">
      <w:pPr>
        <w:rPr>
          <w:rtl/>
        </w:rPr>
      </w:pPr>
      <w:r w:rsidRPr="006F178A">
        <w:rPr>
          <w:rtl/>
        </w:rPr>
        <w:t xml:space="preserve">וא"ל</w:t>
      </w:r>
      <w:r w:rsidRPr="006F178A">
        <w:rPr>
          <w:rtl/>
        </w:rPr>
        <w:t xml:space="preserve"> שזכה בזה שחיפש תמיד אחר בהמה נאה לשבת </w:t>
      </w:r>
      <w:r w:rsidRPr="006F178A">
        <w:rPr>
          <w:rtl/>
        </w:rPr>
        <w:t xml:space="preserve">וא"ל</w:t>
      </w:r>
      <w:r w:rsidRPr="006F178A">
        <w:rPr>
          <w:rtl/>
        </w:rPr>
        <w:t xml:space="preserve"> אשריך שזכית, וברוך המקום שזיכך לכך.</w:t>
      </w:r>
    </w:p>
    <w:p>
      <w:pPr>
        <w:pStyle w:val="afffff8"/>
        <w:rPr>
          <w:ins w:id="90353" w:author="קלוד" w:date="2026-10-11T12:33:55Z"/>
        </w:rPr>
      </w:pPr>
      <w:ins w:id="90354" w:author="קלוד" w:date="2026-10-11T12:33:55Z">
        <w:r>
          <w:rPr>
            <w:color w:val="7B3F00"/>
          </w:rPr>
          <w:t xml:space="preserve">תבשיל של שבת - 'תבלין' ששמו שבת</w:t>
        </w:r>
      </w:ins>
    </w:p>
    <w:p w:rsidR="00E9703F" w:rsidRPr="006F178A" w:rsidRDefault="00E9703F" w:rsidP="00E9703F">
      <w:pPr>
        <w:rPr>
          <w:rtl/>
        </w:rPr>
      </w:pPr>
      <w:r w:rsidRPr="006F178A">
        <w:rPr>
          <w:rtl/>
        </w:rPr>
        <w:t xml:space="preserve">• קיסר </w:t>
      </w:r>
      <w:r w:rsidRPr="006F178A">
        <w:rPr>
          <w:rStyle w:val="2fb"/>
          <w:rtl/>
        </w:rPr>
        <w:t xml:space="preserve">לריב"ח</w:t>
      </w:r>
      <w:r w:rsidRPr="006F178A">
        <w:rPr>
          <w:rtl/>
        </w:rPr>
        <w:t xml:space="preserve"> מפני מה תבשיל של שבת ריחו נודף </w:t>
      </w:r>
      <w:r w:rsidRPr="006F178A">
        <w:rPr>
          <w:rtl/>
        </w:rPr>
        <w:t xml:space="preserve">א"ל</w:t>
      </w:r>
      <w:r w:rsidRPr="006F178A">
        <w:rPr>
          <w:rtl/>
        </w:rPr>
        <w:t xml:space="preserve"> תבלין אחד יש לנו, ושבת שמו, שאנו מטילין לתוכו - וריחו נודף. </w:t>
      </w:r>
      <w:r w:rsidRPr="006F178A">
        <w:rPr>
          <w:rtl/>
        </w:rPr>
        <w:t xml:space="preserve">א"ל</w:t>
      </w:r>
      <w:r w:rsidRPr="006F178A">
        <w:rPr>
          <w:rtl/>
        </w:rPr>
        <w:t xml:space="preserve"> תן לנו הימנו.</w:t>
      </w:r>
    </w:p>
    <w:p w:rsidR="00E9703F" w:rsidRPr="006F178A" w:rsidRDefault="00E9703F" w:rsidP="00E9703F">
      <w:pPr>
        <w:pStyle w:val="affffb"/>
        <w:rPr>
          <w:rtl/>
        </w:rPr>
      </w:pPr>
      <w:r>
        <w:rPr>
          <w:rtl/>
        </w:rPr>
        <w:t xml:space="preserve">- </w:t>
      </w:r>
      <w:r w:rsidRPr="006F178A">
        <w:rPr>
          <w:rtl/>
        </w:rPr>
        <w:t xml:space="preserve">א"ל</w:t>
      </w:r>
      <w:r w:rsidRPr="006F178A">
        <w:rPr>
          <w:rtl/>
        </w:rPr>
        <w:t xml:space="preserve"> כל המשמר את השבת - מועיל לו, ושאינו משמר את השבת - אינו מועיל לו.</w:t>
      </w:r>
    </w:p>
    <w:p>
      <w:pPr>
        <w:pStyle w:val="afffff8"/>
        <w:rPr>
          <w:ins w:id="90351" w:author="קלוד" w:date="2026-10-11T12:33:55Z"/>
        </w:rPr>
      </w:pPr>
      <w:ins w:id="90352" w:author="קלוד" w:date="2026-10-11T12:33:55Z">
        <w:r>
          <w:rPr>
            <w:color w:val="7B3F00"/>
          </w:rPr>
          <w:t xml:space="preserve">'ולקדוש ה' מכובד' - כסות נקיה ביום הכיפורים</w:t>
        </w:r>
      </w:ins>
    </w:p>
    <w:p w:rsidR="00E9703F" w:rsidRDefault="00E9703F" w:rsidP="00E9703F">
      <w:pPr>
        <w:rPr>
          <w:rFonts w:ascii="Fb Fontext" w:hAnsi="Fb Fontext"/>
          <w:rtl/>
        </w:rPr>
      </w:pPr>
      <w:r w:rsidRPr="006F178A">
        <w:rPr>
          <w:rFonts w:ascii="Fb Fontext" w:hAnsi="Fb Fontext"/>
          <w:rtl/>
        </w:rPr>
        <w:t xml:space="preserve">• ריש </w:t>
      </w:r>
      <w:ins w:id="96181" w:author="מנוע מכני" w:date="2026-10-11T12:04:39Z">
        <w:r>
          <w:rPr>
            <w:rFonts w:ascii="Fb Fontext" w:hAnsi="Fb Fontext"/>
            <w:rtl/>
          </w:rPr>
          <w:t xml:space="preserve">גלות</w:t>
        </w:r>
      </w:ins>
      <w:del w:id="96182" w:author="מנוע מכני" w:date="2026-10-11T12:04:39Z">
        <w:r w:rsidRPr="006F178A">
          <w:rPr>
            <w:rFonts w:ascii="Fb Fontext" w:hAnsi="Fb Fontext"/>
            <w:rtl/>
          </w:rPr>
          <w:delText xml:space="preserve">גלותא</w:delText>
        </w:r>
      </w:del>
      <w:ins w:id="105801" w:author="קלוד" w:date="2026-10-11T13:11:34Z">
        <w:r>
          <w:rPr>
            <w:rFonts w:ascii="Fb Fontext" w:hAnsi="Fb Fontext"/>
            <w:rtl/>
          </w:rPr>
          <w:t xml:space="preserve"> </w:t>
        </w:r>
        <w:r>
          <w:rPr>
            <w:rStyle w:val="afffffe"/>
            <w:rFonts w:ascii="Fb Fontext" w:hAnsi="Fb Fontext"/>
            <w:rtl/>
          </w:rPr>
          <w:t xml:space="preserve">שאל</w:t>
        </w:r>
        <w:r>
          <w:rPr>
            <w:rFonts w:ascii="Fb Fontext" w:hAnsi="Fb Fontext"/>
            <w:rtl/>
          </w:rPr>
          <w:t xml:space="preserve"> </w:t>
        </w:r>
      </w:ins>
      <w:del w:id="105802" w:author="קלוד" w:date="2026-10-11T13:11:34Z">
        <w:r w:rsidRPr="006F178A">
          <w:rPr>
            <w:rFonts w:ascii="Fb Fontext" w:hAnsi="Fb Fontext"/>
            <w:rtl/>
          </w:rPr>
          <w:delText xml:space="preserve"> </w:delText>
        </w:r>
      </w:del>
      <w:r w:rsidRPr="006F178A">
        <w:rPr>
          <w:rStyle w:val="2fb"/>
          <w:rFonts w:ascii="Fb Fontext" w:hAnsi="Fb Fontext"/>
          <w:rtl/>
        </w:rPr>
        <w:t xml:space="preserve">לרב </w:t>
      </w:r>
      <w:ins w:id="105799" w:author="קלוד" w:date="2026-10-11T13:11:34Z">
        <w:r>
          <w:rPr>
            <w:rStyle w:val="2fb"/>
            <w:rFonts w:ascii="Fb Fontext" w:hAnsi="Fb Fontext"/>
            <w:rtl/>
          </w:rPr>
          <w:t xml:space="preserve">המנונא: </w:t>
        </w:r>
        <w:r>
          <w:rPr>
            <w:rStyle w:val="afffffe"/>
            <w:rFonts w:ascii="Fb Fontext" w:hAnsi="Fb Fontext"/>
            <w:rtl/>
          </w:rPr>
          <w:t xml:space="preserve">מהו</w:t>
        </w:r>
      </w:ins>
      <w:del w:id="105800" w:author="קלוד" w:date="2026-10-11T13:11:34Z">
        <w:r w:rsidRPr="006F178A">
          <w:rPr>
            <w:rStyle w:val="2fb"/>
            <w:rFonts w:ascii="Fb Fontext" w:hAnsi="Fb Fontext"/>
            <w:rtl/>
          </w:rPr>
          <w:delText xml:space="preserve">המנונא</w:delText>
        </w:r>
      </w:del>
      <w:r w:rsidRPr="00EB49C5">
        <w:rPr>
          <w:rStyle w:val="afffff0"/>
          <w:rtl/>
        </w:rPr>
        <w:t xml:space="preserve"> </w:t>
      </w:r>
      <w:r w:rsidRPr="00EB49C5">
        <w:rPr>
          <w:rStyle w:val="afffff0"/>
          <w:rFonts w:hint="cs"/>
          <w:rtl/>
        </w:rPr>
        <w:t>'</w:t>
      </w:r>
      <w:ins w:id="91359" w:author="Claude - סמנטי" w:date="2026-10-11T12:28:21Z">
        <w:r>
          <w:rPr>
            <w:rStyle w:val="afffff0"/>
            <w:rtl/>
          </w:rPr>
          <w:t xml:space="preserve">וְלִקְדוֹשׁ ה</w:t>
        </w:r>
      </w:ins>
      <w:del w:id="91360" w:author="Claude - סמנטי" w:date="2026-10-11T12:28:21Z">
        <w:r w:rsidRPr="00EB49C5">
          <w:rPr>
            <w:rStyle w:val="afffff0"/>
            <w:rtl/>
          </w:rPr>
          <w:delText xml:space="preserve">ולקדוש </w:delText>
        </w:r>
        <w:r>
          <w:rPr>
            <w:rStyle w:val="afffff0"/>
            <w:rtl/>
          </w:rPr>
          <w:delText xml:space="preserve">ה</w:delText>
        </w:r>
      </w:del>
      <w:r>
        <w:rPr>
          <w:rStyle w:val="afffff0"/>
          <w:rtl/>
        </w:rPr>
        <w:t xml:space="preserve">'</w:t>
      </w:r>
      <w:r w:rsidRPr="00EB49C5">
        <w:rPr>
          <w:rStyle w:val="afffff0"/>
          <w:rtl/>
        </w:rPr>
        <w:t xml:space="preserve"> </w:t>
      </w:r>
      <w:ins w:id="105797" w:author="קלוד" w:date="2026-10-11T13:11:34Z">
        <w:r>
          <w:rPr>
            <w:rStyle w:val="afffff0"/>
            <w:rtl/>
          </w:rPr>
          <w:t xml:space="preserve">מכובד'?</w:t>
        </w:r>
      </w:ins>
      <w:del w:id="105798" w:author="קלוד" w:date="2026-10-11T13:11:34Z">
        <w:r w:rsidRPr="00EB49C5">
          <w:rPr>
            <w:rStyle w:val="afffff0"/>
            <w:rtl/>
          </w:rPr>
          <w:delText xml:space="preserve">מכובד</w:delText>
        </w:r>
        <w:r w:rsidRPr="00EB49C5">
          <w:rPr>
            <w:rStyle w:val="afffff0"/>
            <w:rFonts w:hint="cs"/>
            <w:rtl/>
          </w:rPr>
          <w:delText xml:space="preserve">'</w:delText>
        </w:r>
      </w:del>
    </w:p>
    <w:p w:rsidR="00E9703F" w:rsidRPr="006F178A" w:rsidRDefault="00E9703F" w:rsidP="00E9703F">
      <w:pPr>
        <w:pStyle w:val="affffb"/>
        <w:rPr>
          <w:rtl/>
        </w:rPr>
      </w:pPr>
      <w:r>
        <w:rPr>
          <w:rtl/>
        </w:rPr>
        <w:t xml:space="preserve">- </w:t>
      </w:r>
      <w:r w:rsidRPr="006F178A">
        <w:rPr>
          <w:rtl/>
        </w:rPr>
        <w:t xml:space="preserve">א"ל</w:t>
      </w:r>
      <w:r w:rsidRPr="006F178A">
        <w:rPr>
          <w:rtl/>
        </w:rPr>
        <w:t xml:space="preserve"> זה יום הכפורים, שאין בו </w:t>
      </w:r>
      <w:r w:rsidRPr="006F178A">
        <w:rPr>
          <w:rtl/>
        </w:rPr>
        <w:t xml:space="preserve">לא</w:t>
      </w:r>
      <w:r w:rsidRPr="006F178A">
        <w:rPr>
          <w:rtl/>
        </w:rPr>
        <w:t xml:space="preserve"> אכילה ולא שתיה. אמרה תורה: כבדהו בכסות נקיה.</w:t>
      </w:r>
    </w:p>
    <w:p>
      <w:pPr>
        <w:pStyle w:val="38"/>
        <w:rPr>
          <w:ins w:id="98571" w:author="מנוע מכני" w:date="2026-10-11T12:04:39Z"/>
        </w:rPr>
      </w:pPr>
      <w:r w:rsidRPr="00523F92">
        <w:t>'</w:t>
      </w:r>
      <w:ins w:id="91361" w:author="Claude - סמנטי" w:date="2026-10-11T12:28:21Z">
        <w:r>
          <w:rPr>
            <w:rStyle w:val="afffff0"/>
          </w:rPr>
          <w:t xml:space="preserve">וְכִבַּדְתּוֹ</w:t>
        </w:r>
      </w:ins>
      <w:del w:id="91362" w:author="Claude - סמנטי" w:date="2026-10-11T12:28:21Z">
        <w:r w:rsidRPr="00523F92">
          <w:delText xml:space="preserve">וכבדתו</w:delText>
        </w:r>
      </w:del>
      <w:r w:rsidRPr="00523F92">
        <w:t>'</w:t>
      </w:r>
      <w:r w:rsidRPr="00523F92">
        <w:t xml:space="preserve"> </w:t>
      </w:r>
      <w:r w:rsidRPr="006F178A">
        <w:t xml:space="preserve">רב</w:t>
      </w:r>
      <w:del w:id="99417" w:author="מנוע מכני" w:date="2026-10-11T12:04:39Z">
        <w:r w:rsidRPr="006F178A">
          <w:delText xml:space="preserve"> אמר</w:delText>
        </w:r>
      </w:del>
      <w:r w:rsidRPr="006F178A">
        <w:t xml:space="preserve">:</w:t>
      </w:r>
    </w:p>
    <w:p w:rsidR="00E9703F" w:rsidRPr="006F178A" w:rsidRDefault="00E9703F" w:rsidP="00E9703F">
      <w:pPr>
        <w:rPr>
          <w:rtl/>
        </w:rPr>
      </w:pPr>
      <w:del w:id="98572" w:author="מנוע מכני" w:date="2026-10-11T12:04:39Z">
        <w:r w:rsidRPr="006F178A">
          <w:rPr>
            <w:rFonts w:ascii="Fb Fontext" w:hAnsi="Fb Fontext"/>
            <w:rtl/>
          </w:rPr>
          <w:delText xml:space="preserve"> </w:delText>
        </w:r>
      </w:del>
      <w:ins w:id="105803" w:author="קלוד" w:date="2026-10-11T13:11:34Z">
        <w:r>
          <w:rPr>
            <w:rFonts w:ascii="Fb Fontext" w:hAnsi="Fb Fontext"/>
            <w:rtl/>
          </w:rPr>
          <w:t xml:space="preserve">להקדים </w:t>
        </w:r>
        <w:r>
          <w:rPr>
            <w:rStyle w:val="afffffe"/>
            <w:rFonts w:ascii="Fb Fontext" w:hAnsi="Fb Fontext"/>
            <w:rtl/>
          </w:rPr>
          <w:t xml:space="preserve">הסעודה</w:t>
        </w:r>
        <w:r>
          <w:rPr>
            <w:rFonts w:ascii="Fb Fontext" w:hAnsi="Fb Fontext"/>
            <w:rtl/>
          </w:rPr>
          <w:t xml:space="preserve">,</w:t>
        </w:r>
      </w:ins>
      <w:del w:id="105804" w:author="קלוד" w:date="2026-10-11T13:11:34Z">
        <w:r w:rsidRPr="006F178A">
          <w:rPr>
            <w:rFonts w:ascii="Fb Fontext" w:hAnsi="Fb Fontext"/>
            <w:rtl/>
          </w:rPr>
          <w:delText xml:space="preserve">להקדים,</w:delText>
        </w:r>
      </w:del>
      <w:r w:rsidRPr="006F178A">
        <w:rPr>
          <w:rFonts w:ascii="Fb Fontext" w:hAnsi="Fb Fontext"/>
          <w:rtl/>
        </w:rPr>
        <w:t xml:space="preserve"> </w:t>
      </w:r>
      <w:r w:rsidRPr="006F178A">
        <w:rPr>
          <w:rStyle w:val="2fb"/>
          <w:rFonts w:ascii="Fb Fontext" w:hAnsi="Fb Fontext"/>
          <w:rtl/>
        </w:rPr>
        <w:t xml:space="preserve">ושמואל</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לאחר.</w:t>
      </w:r>
    </w:p>
    <w:p w:rsidR="00E9703F" w:rsidRPr="006F178A" w:rsidRDefault="00E9703F" w:rsidP="00E9703F">
      <w:pPr>
        <w:rPr>
          <w:rtl/>
        </w:rPr>
      </w:pPr>
      <w:r w:rsidRPr="006F178A">
        <w:rPr>
          <w:rtl/>
        </w:rPr>
        <w:t xml:space="preserve">בני </w:t>
      </w:r>
      <w:ins w:id="105813" w:author="קלוד" w:date="2026-10-11T13:11:34Z">
        <w:r>
          <w:rPr>
            <w:rStyle w:val="2fb"/>
            <w:rtl/>
          </w:rPr>
          <w:t xml:space="preserve">רפב"א,</w:t>
        </w:r>
      </w:ins>
      <w:del w:id="105814" w:author="קלוד" w:date="2026-10-11T13:11:34Z">
        <w:r w:rsidRPr="006F178A">
          <w:rPr>
            <w:rStyle w:val="2fb"/>
            <w:rtl/>
          </w:rPr>
          <w:delText xml:space="preserve">רפב"א</w:delText>
        </w:r>
      </w:del>
      <w:r w:rsidRPr="006F178A">
        <w:rPr>
          <w:rtl/>
        </w:rPr>
        <w:t xml:space="preserve"> שהיה להם בשר ויין כל יום</w:t>
      </w:r>
      <w:ins w:id="105811" w:author="קלוד" w:date="2026-10-11T13:11:34Z">
        <w:r>
          <w:rPr>
            <w:rtl/>
          </w:rPr>
          <w:t xml:space="preserve"> - </w:t>
        </w:r>
      </w:ins>
      <w:del w:id="105812" w:author="קלוד" w:date="2026-10-11T13:11:34Z">
        <w:r w:rsidRPr="006F178A">
          <w:rPr>
            <w:rtl/>
          </w:rPr>
          <w:delText xml:space="preserve"> </w:delText>
        </w:r>
      </w:del>
      <w:r w:rsidRPr="006F178A">
        <w:rPr>
          <w:rtl/>
        </w:rPr>
        <w:t xml:space="preserve">א"ל</w:t>
      </w:r>
      <w:r w:rsidRPr="006F178A">
        <w:rPr>
          <w:rtl/>
        </w:rPr>
        <w:t xml:space="preserve"> </w:t>
      </w:r>
      <w:ins w:id="105809" w:author="קלוד" w:date="2026-10-11T13:11:34Z">
        <w:r>
          <w:rPr>
            <w:rStyle w:val="2fb"/>
            <w:rtl/>
          </w:rPr>
          <w:t xml:space="preserve">ר"פ:</w:t>
        </w:r>
      </w:ins>
      <w:del w:id="105810" w:author="קלוד" w:date="2026-10-11T13:11:34Z">
        <w:r w:rsidRPr="006F178A">
          <w:rPr>
            <w:rStyle w:val="2fb"/>
            <w:rtl/>
          </w:rPr>
          <w:delText xml:space="preserve">ר"פ</w:delText>
        </w:r>
      </w:del>
      <w:r w:rsidRPr="006F178A">
        <w:rPr>
          <w:rtl/>
        </w:rPr>
        <w:t xml:space="preserve"> יכבדוהו</w:t>
      </w:r>
      <w:ins w:id="105807" w:author="קלוד" w:date="2026-10-11T13:11:34Z">
        <w:r>
          <w:rPr>
            <w:rtl/>
          </w:rPr>
          <w:t xml:space="preserve"> </w:t>
        </w:r>
        <w:r>
          <w:rPr>
            <w:rStyle w:val="afffffe"/>
            <w:rtl/>
          </w:rPr>
          <w:t xml:space="preserve">בשינוי</w:t>
        </w:r>
        <w:r>
          <w:rPr>
            <w:rtl/>
          </w:rPr>
          <w:t xml:space="preserve">: </w:t>
        </w:r>
        <w:r>
          <w:rPr>
            <w:rStyle w:val="afffffe"/>
            <w:rtl/>
          </w:rPr>
          <w:t xml:space="preserve">הרגיל</w:t>
        </w:r>
        <w:r>
          <w:rPr>
            <w:rtl/>
          </w:rPr>
          <w:t xml:space="preserve"> </w:t>
        </w:r>
      </w:ins>
      <w:del w:id="105808" w:author="קלוד" w:date="2026-10-11T13:11:34Z">
        <w:r w:rsidRPr="006F178A">
          <w:rPr>
            <w:rtl/>
          </w:rPr>
          <w:delText xml:space="preserve"> </w:delText>
        </w:r>
      </w:del>
      <w:r w:rsidRPr="006F178A">
        <w:rPr>
          <w:rtl/>
        </w:rPr>
        <w:t xml:space="preserve">להקדים </w:t>
      </w:r>
      <w:ins w:id="105805" w:author="קלוד" w:date="2026-10-11T13:11:34Z">
        <w:r>
          <w:rPr>
            <w:rtl/>
          </w:rPr>
          <w:t xml:space="preserve">- יאחר, ולאחר - יקדים.</w:t>
        </w:r>
      </w:ins>
      <w:del w:id="105806" w:author="קלוד" w:date="2026-10-11T13:11:34Z">
        <w:r w:rsidRPr="006F178A">
          <w:rPr>
            <w:rtl/>
          </w:rPr>
          <w:delText xml:space="preserve">ולאחר.</w:delText>
        </w:r>
      </w:del>
    </w:p>
    <w:p w:rsidR="00E9703F" w:rsidRPr="006F178A" w:rsidRDefault="00E9703F" w:rsidP="00E9703F">
      <w:pPr>
        <w:rPr>
          <w:rtl/>
        </w:rPr>
      </w:pPr>
      <w:r w:rsidRPr="006F178A">
        <w:rPr>
          <w:rtl/>
        </w:rPr>
        <w:t xml:space="preserve">• </w:t>
      </w:r>
      <w:r w:rsidRPr="006F178A">
        <w:rPr>
          <w:rStyle w:val="2fb"/>
          <w:rtl/>
        </w:rPr>
        <w:t xml:space="preserve">רש"ש</w:t>
      </w:r>
      <w:r w:rsidRPr="006F178A">
        <w:rPr>
          <w:rtl/>
        </w:rPr>
        <w:t xml:space="preserve"> בקי</w:t>
      </w:r>
      <w:r w:rsidRPr="006F178A">
        <w:rPr>
          <w:rFonts w:hint="cs"/>
          <w:rtl/>
        </w:rPr>
        <w:t xml:space="preserve">ץ מושיב </w:t>
      </w:r>
      <w:ins w:id="105823" w:author="קלוד" w:date="2026-10-11T13:11:34Z">
        <w:r>
          <w:rPr>
            <w:rFonts w:hint="cs"/>
            <w:rtl/>
          </w:rPr>
          <w:t xml:space="preserve">את החכמים</w:t>
        </w:r>
      </w:ins>
      <w:del w:id="105824" w:author="קלוד" w:date="2026-10-11T13:11:34Z">
        <w:r w:rsidRPr="006F178A">
          <w:rPr>
            <w:rFonts w:hint="cs"/>
            <w:rtl/>
          </w:rPr>
          <w:delText xml:space="preserve">לרבנן</w:delText>
        </w:r>
      </w:del>
      <w:r w:rsidRPr="006F178A">
        <w:rPr>
          <w:rFonts w:hint="cs"/>
          <w:rtl/>
        </w:rPr>
        <w:t xml:space="preserve"> במקום </w:t>
      </w:r>
      <w:ins w:id="105821" w:author="קלוד" w:date="2026-10-11T13:11:34Z">
        <w:r>
          <w:rPr>
            <w:rFonts w:hint="cs"/>
            <w:rtl/>
          </w:rPr>
          <w:t xml:space="preserve">השמש,</w:t>
        </w:r>
      </w:ins>
      <w:del w:id="105822" w:author="קלוד" w:date="2026-10-11T13:11:34Z">
        <w:r w:rsidRPr="006F178A">
          <w:rPr>
            <w:rFonts w:hint="cs"/>
            <w:rtl/>
          </w:rPr>
          <w:delText xml:space="preserve">שמש</w:delText>
        </w:r>
      </w:del>
      <w:r w:rsidRPr="006F178A">
        <w:rPr>
          <w:rFonts w:hint="cs"/>
          <w:rtl/>
        </w:rPr>
        <w:t xml:space="preserve"> ובחורף</w:t>
      </w:r>
      <w:ins w:id="105819" w:author="קלוד" w:date="2026-10-11T13:11:34Z">
        <w:r>
          <w:rPr>
            <w:rFonts w:hint="cs"/>
            <w:rtl/>
          </w:rPr>
          <w:t xml:space="preserve"> </w:t>
        </w:r>
      </w:ins>
      <w:del w:id="105820" w:author="קלוד" w:date="2026-10-11T13:11:34Z">
        <w:r w:rsidRPr="006F178A">
          <w:rPr>
            <w:rFonts w:hint="cs"/>
            <w:rtl/>
          </w:rPr>
          <w:delText xml:space="preserve"> מושיבם </w:delText>
        </w:r>
      </w:del>
      <w:r w:rsidRPr="006F178A">
        <w:rPr>
          <w:rFonts w:hint="cs"/>
          <w:rtl/>
        </w:rPr>
        <w:t xml:space="preserve">בצל </w:t>
      </w:r>
      <w:ins w:id="105817" w:author="קלוד" w:date="2026-10-11T13:11:34Z">
        <w:r>
          <w:rPr>
            <w:rFonts w:hint="cs"/>
            <w:rtl/>
          </w:rPr>
          <w:t xml:space="preserve">- שיקומו</w:t>
        </w:r>
      </w:ins>
      <w:del w:id="105818" w:author="קלוד" w:date="2026-10-11T13:11:34Z">
        <w:r w:rsidRPr="006F178A">
          <w:rPr>
            <w:rFonts w:hint="cs"/>
            <w:rtl/>
          </w:rPr>
          <w:delText xml:space="preserve">-שיקומו</w:delText>
        </w:r>
      </w:del>
      <w:r w:rsidRPr="006F178A">
        <w:rPr>
          <w:rFonts w:hint="cs"/>
          <w:rtl/>
        </w:rPr>
        <w:t xml:space="preserve"> </w:t>
      </w:r>
      <w:ins w:id="105815" w:author="קלוד" w:date="2026-10-11T13:11:34Z">
        <w:r>
          <w:rPr>
            <w:rFonts w:hint="cs"/>
            <w:rtl/>
          </w:rPr>
          <w:t xml:space="preserve">מהרה </w:t>
        </w:r>
        <w:r>
          <w:rPr>
            <w:rStyle w:val="afffffe"/>
            <w:rFonts w:hint="cs"/>
            <w:rtl/>
          </w:rPr>
          <w:t xml:space="preserve">לעונג שבת</w:t>
        </w:r>
        <w:r>
          <w:rPr>
            <w:rFonts w:hint="cs"/>
            <w:rtl/>
          </w:rPr>
          <w:t xml:space="preserve">.</w:t>
        </w:r>
      </w:ins>
      <w:del w:id="105816" w:author="קלוד" w:date="2026-10-11T13:11:34Z">
        <w:r w:rsidRPr="006F178A">
          <w:rPr>
            <w:rFonts w:hint="cs"/>
            <w:rtl/>
          </w:rPr>
          <w:delText xml:space="preserve">מהרה</w:delText>
        </w:r>
      </w:del>
    </w:p>
    <w:p w:rsidR="00E9703F" w:rsidRDefault="00E9703F" w:rsidP="00E9703F">
      <w:pPr>
        <w:rPr>
          <w:rtl/>
        </w:rPr>
      </w:pPr>
      <w:r w:rsidRPr="006F178A">
        <w:rPr>
          <w:rtl/>
        </w:rPr>
        <w:t xml:space="preserve">• </w:t>
      </w:r>
      <w:r w:rsidRPr="006F178A">
        <w:rPr>
          <w:rStyle w:val="2fb"/>
          <w:rtl/>
        </w:rPr>
        <w:t xml:space="preserve">ר"ז</w:t>
      </w:r>
      <w:r w:rsidRPr="006F178A">
        <w:rPr>
          <w:rtl/>
        </w:rPr>
        <w:t xml:space="preserve"> </w:t>
      </w:r>
      <w:ins w:id="105839" w:author="קלוד" w:date="2026-10-11T13:11:34Z">
        <w:r>
          <w:rPr>
            <w:rtl/>
          </w:rPr>
          <w:t xml:space="preserve">מחזר</w:t>
        </w:r>
      </w:ins>
      <w:del w:id="105840" w:author="קלוד" w:date="2026-10-11T13:11:34Z">
        <w:r w:rsidRPr="006F178A">
          <w:rPr>
            <w:rtl/>
          </w:rPr>
          <w:delText xml:space="preserve">מהדר</w:delText>
        </w:r>
      </w:del>
      <w:r w:rsidRPr="006F178A">
        <w:rPr>
          <w:rtl/>
        </w:rPr>
        <w:t xml:space="preserve"> </w:t>
      </w:r>
      <w:ins w:id="105837" w:author="קלוד" w:date="2026-10-11T13:11:34Z">
        <w:r>
          <w:rPr>
            <w:rtl/>
          </w:rPr>
          <w:t xml:space="preserve">בין</w:t>
        </w:r>
      </w:ins>
      <w:del w:id="105838" w:author="קלוד" w:date="2026-10-11T13:11:34Z">
        <w:r w:rsidRPr="006F178A">
          <w:rPr>
            <w:rtl/>
          </w:rPr>
          <w:delText xml:space="preserve">אזוזי</w:delText>
        </w:r>
      </w:del>
      <w:r w:rsidRPr="006F178A">
        <w:rPr>
          <w:rtl/>
        </w:rPr>
        <w:t xml:space="preserve"> </w:t>
      </w:r>
      <w:ins w:id="105835" w:author="קלוד" w:date="2026-10-11T13:11:34Z">
        <w:r>
          <w:rPr>
            <w:rtl/>
          </w:rPr>
          <w:t xml:space="preserve">זוגות</w:t>
        </w:r>
      </w:ins>
      <w:del w:id="105836" w:author="קלוד" w:date="2026-10-11T13:11:34Z">
        <w:r w:rsidRPr="006F178A">
          <w:rPr>
            <w:rtl/>
          </w:rPr>
          <w:delText xml:space="preserve">זוזי</w:delText>
        </w:r>
      </w:del>
      <w:r w:rsidRPr="006F178A">
        <w:rPr>
          <w:rtl/>
        </w:rPr>
        <w:t xml:space="preserve"> </w:t>
      </w:r>
      <w:ins w:id="105833" w:author="קלוד" w:date="2026-10-11T13:11:34Z">
        <w:r>
          <w:rPr>
            <w:rtl/>
          </w:rPr>
          <w:t xml:space="preserve">החכמים,</w:t>
        </w:r>
      </w:ins>
      <w:del w:id="105834" w:author="קלוד" w:date="2026-10-11T13:11:34Z">
        <w:r w:rsidRPr="006F178A">
          <w:rPr>
            <w:rtl/>
          </w:rPr>
          <w:delText xml:space="preserve">דרבנן,</w:delText>
        </w:r>
      </w:del>
      <w:r w:rsidRPr="006F178A">
        <w:rPr>
          <w:rtl/>
        </w:rPr>
        <w:t xml:space="preserve"> </w:t>
      </w:r>
      <w:ins w:id="105831" w:author="קלוד" w:date="2026-10-11T13:11:34Z">
        <w:r>
          <w:rPr>
            <w:rtl/>
          </w:rPr>
          <w:t xml:space="preserve">ואומר להם:</w:t>
        </w:r>
      </w:ins>
      <w:del w:id="105832" w:author="קלוד" w:date="2026-10-11T13:11:34Z">
        <w:r w:rsidRPr="006F178A">
          <w:rPr>
            <w:rtl/>
          </w:rPr>
          <w:delText xml:space="preserve">א"ל</w:delText>
        </w:r>
      </w:del>
      <w:r w:rsidRPr="006F178A">
        <w:rPr>
          <w:rtl/>
        </w:rPr>
        <w:t xml:space="preserve"> </w:t>
      </w:r>
      <w:ins w:id="90505" w:author="Claude - סמנטי" w:date="2026-10-11T12:28:21Z">
        <w:r>
          <w:rPr>
            <w:rtl/>
          </w:rPr>
          <w:t xml:space="preserve">בבקשה</w:t>
        </w:r>
      </w:ins>
      <w:del w:id="90506" w:author="Claude - סמנטי" w:date="2026-10-11T12:28:21Z">
        <w:r w:rsidRPr="006F178A">
          <w:rPr>
            <w:rtl/>
          </w:rPr>
          <w:delText xml:space="preserve">במטותא</w:delText>
        </w:r>
      </w:del>
      <w:r w:rsidRPr="006F178A">
        <w:rPr>
          <w:rtl/>
        </w:rPr>
        <w:t xml:space="preserve"> </w:t>
      </w:r>
      <w:ins w:id="105829" w:author="קלוד" w:date="2026-10-11T13:11:34Z">
        <w:r>
          <w:rPr>
            <w:rtl/>
          </w:rPr>
          <w:t xml:space="preserve">מכם,</w:t>
        </w:r>
      </w:ins>
      <w:del w:id="105830" w:author="קלוד" w:date="2026-10-11T13:11:34Z">
        <w:r w:rsidRPr="006F178A">
          <w:rPr>
            <w:rtl/>
          </w:rPr>
          <w:delText xml:space="preserve">מינייכו,</w:delText>
        </w:r>
      </w:del>
      <w:r w:rsidRPr="006F178A">
        <w:rPr>
          <w:rtl/>
        </w:rPr>
        <w:t xml:space="preserve"> </w:t>
      </w:r>
      <w:ins w:id="105827" w:author="קלוד" w:date="2026-10-11T13:11:34Z">
        <w:r>
          <w:rPr>
            <w:rtl/>
          </w:rPr>
          <w:t xml:space="preserve">אל</w:t>
        </w:r>
      </w:ins>
      <w:del w:id="105828" w:author="קלוד" w:date="2026-10-11T13:11:34Z">
        <w:r w:rsidRPr="006F178A">
          <w:rPr>
            <w:rtl/>
          </w:rPr>
          <w:delText xml:space="preserve">לא</w:delText>
        </w:r>
      </w:del>
      <w:r w:rsidRPr="006F178A">
        <w:rPr>
          <w:rtl/>
        </w:rPr>
        <w:t xml:space="preserve"> </w:t>
      </w:r>
      <w:ins w:id="105825" w:author="קלוד" w:date="2026-10-11T13:11:34Z">
        <w:r>
          <w:rPr>
            <w:rtl/>
          </w:rPr>
          <w:t xml:space="preserve">תחללוה.</w:t>
        </w:r>
      </w:ins>
      <w:del w:id="105826" w:author="קלוד" w:date="2026-10-11T13:11:34Z">
        <w:r w:rsidRPr="006F178A">
          <w:rPr>
            <w:rtl/>
          </w:rPr>
          <w:delText xml:space="preserve">תחללוניה.</w:delText>
        </w:r>
      </w:del>
      <w:r w:rsidRPr="006F178A">
        <w:rPr>
          <w:rtl/>
        </w:rPr>
        <w:t xml:space="preserve"> [ושיתעסקו בעינוג שבת]</w:t>
      </w:r>
    </w:p>
    <w:p>
      <w:pPr>
        <w:pStyle w:val="afffff8"/>
        <w:rPr>
          <w:ins w:id="90349" w:author="קלוד" w:date="2026-10-11T12:33:55Z"/>
        </w:rPr>
      </w:pPr>
      <w:ins w:id="90350" w:author="קלוד" w:date="2026-10-11T12:33:55Z">
        <w:r>
          <w:rPr>
            <w:color w:val="7B3F00"/>
          </w:rPr>
          <w:t xml:space="preserve">'ויכלו' בערב שבת - שותפות במעשה בראשית ומלאכי השרת</w:t>
        </w:r>
      </w:ins>
    </w:p>
    <w:p w:rsidR="00E9703F" w:rsidRPr="006F178A" w:rsidRDefault="00E9703F" w:rsidP="00E9703F">
      <w:pPr>
        <w:rPr>
          <w:rtl/>
        </w:rPr>
      </w:pPr>
      <w:r w:rsidRPr="006F178A">
        <w:rPr>
          <w:rtl/>
        </w:rPr>
        <w:t xml:space="preserve">• </w:t>
      </w:r>
      <w:r w:rsidRPr="006F178A">
        <w:rPr>
          <w:rStyle w:val="2fb"/>
          <w:rtl/>
        </w:rPr>
        <w:t xml:space="preserve">ריב"ל</w:t>
      </w:r>
      <w:r w:rsidRPr="006F178A">
        <w:rPr>
          <w:rtl/>
        </w:rPr>
        <w:t xml:space="preserve"> </w:t>
      </w:r>
      <w:ins w:id="90509" w:author="מנוע מכני" w:date="2026-10-11T12:04:39Z">
        <w:r>
          <w:rPr>
            <w:rtl/>
          </w:rPr>
          <w:t xml:space="preserve">אפי'</w:t>
        </w:r>
      </w:ins>
      <w:del w:id="90510" w:author="מנוע מכני" w:date="2026-10-11T12:04:39Z">
        <w:r w:rsidRPr="006F178A">
          <w:rPr>
            <w:rtl/>
          </w:rPr>
          <w:delText xml:space="preserve">אפילו</w:delText>
        </w:r>
      </w:del>
      <w:r w:rsidRPr="006F178A">
        <w:rPr>
          <w:rtl/>
        </w:rPr>
        <w:t xml:space="preserve"> יחיד המתפלל </w:t>
      </w:r>
      <w:r w:rsidRPr="006F178A">
        <w:rPr>
          <w:rStyle w:val="2fb"/>
          <w:rtl/>
        </w:rPr>
        <w:t xml:space="preserve">בער"ש</w:t>
      </w:r>
      <w:r w:rsidRPr="006F178A">
        <w:rPr>
          <w:rtl/>
        </w:rPr>
        <w:t xml:space="preserve"> צ"ל ויכלו. וכדרהמ' כל המתפלל בערב שבת ואומר ויכלו - מעלה עליו הכתוב כאילו נעשה שותף להקב"ה במעשה בראשית, אל תקרי ויכלו אלא ויכַלו.</w:t>
      </w:r>
    </w:p>
    <w:p w:rsidR="00E9703F" w:rsidRPr="006F178A" w:rsidRDefault="00524703" w:rsidP="00E9703F">
      <w:pPr>
        <w:rPr>
          <w:rtl/>
        </w:rPr>
      </w:pPr>
      <w:r>
        <w:rPr>
          <w:rtl/>
        </w:rPr>
        <w:t xml:space="preserve">• </w:t>
      </w:r>
      <w:ins w:id="105845" w:author="קלוד" w:date="2026-10-11T13:11:34Z">
        <w:r>
          <w:rPr>
            <w:rStyle w:val="2fb"/>
            <w:rtl/>
          </w:rPr>
          <w:t xml:space="preserve">ר"א:</w:t>
        </w:r>
      </w:ins>
      <w:del w:id="105846" w:author="קלוד" w:date="2026-10-11T13:11:34Z">
        <w:r>
          <w:rPr>
            <w:rStyle w:val="2fb"/>
            <w:rtl/>
          </w:rPr>
          <w:delText xml:space="preserve">ר</w:delText>
        </w:r>
        <w:r w:rsidR="00E9703F" w:rsidRPr="006F178A">
          <w:rPr>
            <w:rStyle w:val="2fb"/>
            <w:rtl/>
          </w:rPr>
          <w:delText xml:space="preserve">"א</w:delText>
        </w:r>
      </w:del>
      <w:r w:rsidR="00E9703F" w:rsidRPr="006F178A">
        <w:rPr>
          <w:rtl/>
        </w:rPr>
        <w:t xml:space="preserve"> הדיבור </w:t>
      </w:r>
      <w:ins w:id="105843" w:author="קלוד" w:date="2026-10-11T13:11:34Z">
        <w:r>
          <w:rPr>
            <w:rtl/>
          </w:rPr>
          <w:t xml:space="preserve">כמעשה,</w:t>
        </w:r>
      </w:ins>
      <w:del w:id="105844" w:author="קלוד" w:date="2026-10-11T13:11:34Z">
        <w:r w:rsidR="00E9703F" w:rsidRPr="006F178A">
          <w:rPr>
            <w:rtl/>
          </w:rPr>
          <w:delText xml:space="preserve">כמעשה</w:delText>
        </w:r>
      </w:del>
      <w:r w:rsidR="00E9703F" w:rsidRPr="006F178A">
        <w:rPr>
          <w:rtl/>
        </w:rPr>
        <w:t xml:space="preserve"> </w:t>
      </w:r>
      <w:ins w:id="105841" w:author="קלוד" w:date="2026-10-11T13:11:34Z">
        <w:r>
          <w:rPr>
            <w:rStyle w:val="afffffe"/>
            <w:rtl/>
          </w:rPr>
          <w:t xml:space="preserve">שנאמר</w:t>
        </w:r>
        <w:r>
          <w:rPr>
            <w:rtl/>
          </w:rPr>
          <w:t xml:space="preserve"> 'בִּדְבַר</w:t>
        </w:r>
      </w:ins>
      <w:del w:id="105842" w:author="קלוד" w:date="2026-10-11T13:11:34Z">
        <w:r w:rsidR="00E9703F" w:rsidRPr="006F178A">
          <w:rPr>
            <w:rtl/>
          </w:rPr>
          <w:delText xml:space="preserve">–</w:delText>
        </w:r>
        <w:r w:rsidR="00E9703F" w:rsidRPr="00523F92">
          <w:rPr>
            <w:rStyle w:val="afffff0"/>
            <w:rFonts w:hint="cs"/>
            <w:rtl/>
          </w:rPr>
          <w:delText xml:space="preserve">'</w:delText>
        </w:r>
        <w:r>
          <w:rPr>
            <w:rStyle w:val="afffff0"/>
            <w:rtl/>
          </w:rPr>
          <w:delText xml:space="preserve">בִּדְבַר</w:delText>
        </w:r>
      </w:del>
      <w:ins w:id="91363" w:author="Claude - סמנטי" w:date="2026-10-11T12:28:21Z">
        <w:r>
          <w:rPr>
            <w:rStyle w:val="afffff0"/>
            <w:rtl/>
          </w:rPr>
          <w:t xml:space="preserve"> ה</w:t>
        </w:r>
      </w:ins>
      <w:del w:id="91364" w:author="Claude - סמנטי" w:date="2026-10-11T12:28:21Z">
        <w:r w:rsidR="00E9703F" w:rsidRPr="00523F92">
          <w:rPr>
            <w:rStyle w:val="afffff0"/>
            <w:rtl/>
          </w:rPr>
          <w:delText xml:space="preserve">בדבר </w:delText>
        </w:r>
        <w:r w:rsidR="00E9703F">
          <w:rPr>
            <w:rStyle w:val="afffff0"/>
            <w:rtl/>
          </w:rPr>
          <w:delText xml:space="preserve">ה</w:delText>
        </w:r>
      </w:del>
      <w:r w:rsidR="00E9703F">
        <w:rPr>
          <w:rStyle w:val="afffff0"/>
          <w:rtl/>
        </w:rPr>
        <w:t xml:space="preserve">'</w:t>
      </w:r>
      <w:r w:rsidR="00E9703F" w:rsidRPr="00523F92">
        <w:rPr>
          <w:rStyle w:val="afffff0"/>
          <w:rtl/>
        </w:rPr>
        <w:t xml:space="preserve"> שמים נעשו</w:t>
      </w:r>
      <w:r w:rsidR="00E9703F" w:rsidRPr="00523F92">
        <w:rPr>
          <w:rStyle w:val="afffff0"/>
          <w:rFonts w:hint="cs"/>
          <w:rtl/>
        </w:rPr>
        <w:t>'</w:t>
      </w:r>
      <w:r w:rsidR="00E9703F" w:rsidRPr="00523F92">
        <w:rPr>
          <w:rStyle w:val="afffff0"/>
          <w:rtl/>
        </w:rPr>
        <w:t>.</w:t>
      </w:r>
    </w:p>
    <w:p w:rsidR="00E9703F" w:rsidRPr="006F178A" w:rsidRDefault="00E9703F" w:rsidP="00E9703F">
      <w:pPr>
        <w:rPr>
          <w:rtl/>
        </w:rPr>
      </w:pPr>
      <w:r w:rsidRPr="006F178A">
        <w:rPr>
          <w:rtl/>
        </w:rPr>
        <w:t xml:space="preserve">• </w:t>
      </w:r>
      <w:r w:rsidRPr="006F178A">
        <w:rPr>
          <w:rStyle w:val="2fb"/>
          <w:rtl/>
        </w:rPr>
        <w:t xml:space="preserve">ר"ח</w:t>
      </w:r>
      <w:r w:rsidRPr="006F178A">
        <w:rPr>
          <w:rtl/>
        </w:rPr>
        <w:t xml:space="preserve"> מר עוקבא כל המתפלל בערב שבת ואומר ויכלו שני מלאכי השרת המלוין לו לאדם מניחין ידיהן על ראשו ואומרים לו</w:t>
      </w:r>
      <w:r w:rsidRPr="00184B09">
        <w:rPr>
          <w:rStyle w:val="afffff0"/>
          <w:rtl/>
        </w:rPr>
        <w:t xml:space="preserve"> </w:t>
      </w:r>
      <w:r w:rsidRPr="00184B09">
        <w:rPr>
          <w:rStyle w:val="afffff0"/>
          <w:rFonts w:hint="cs"/>
          <w:rtl/>
        </w:rPr>
        <w:t>'</w:t>
      </w:r>
      <w:ins w:id="91365" w:author="Claude - סמנטי" w:date="2026-10-11T12:28:21Z">
        <w:r>
          <w:rPr>
            <w:rStyle w:val="afffff0"/>
            <w:rtl/>
          </w:rPr>
          <w:t xml:space="preserve">וְסָר עֲוֹנֶךָ וְחַטָּאתְךָ תְּכֻפָּר</w:t>
        </w:r>
      </w:ins>
      <w:del w:id="91366" w:author="Claude - סמנטי" w:date="2026-10-11T12:28:21Z">
        <w:r w:rsidRPr="00184B09">
          <w:rPr>
            <w:rStyle w:val="afffff0"/>
            <w:rtl/>
          </w:rPr>
          <w:delText xml:space="preserve">וסר עונך וחטאתך תכפר</w:delText>
        </w:r>
      </w:del>
      <w:r w:rsidRPr="00184B09">
        <w:rPr>
          <w:rStyle w:val="afffff0"/>
          <w:rFonts w:hint="cs"/>
          <w:rtl/>
        </w:rPr>
        <w:t>'</w:t>
      </w:r>
      <w:r w:rsidRPr="00184B09">
        <w:rPr>
          <w:rStyle w:val="afffff0"/>
          <w:rtl/>
        </w:rPr>
        <w:t>.</w:t>
      </w:r>
    </w:p>
    <w:p w:rsidR="00E9703F" w:rsidRPr="006F178A" w:rsidRDefault="00E9703F" w:rsidP="00E9703F">
      <w:pPr>
        <w:rPr>
          <w:rtl/>
        </w:rPr>
      </w:pPr>
      <w:r w:rsidRPr="006F178A">
        <w:rPr>
          <w:rtl/>
        </w:rPr>
        <w:t xml:space="preserve">• </w:t>
      </w:r>
      <w:r w:rsidRPr="006F178A">
        <w:rPr>
          <w:rStyle w:val="2fb"/>
          <w:rtl/>
        </w:rPr>
        <w:t xml:space="preserve">ריב"י</w:t>
      </w:r>
      <w:r w:rsidRPr="006F178A">
        <w:rPr>
          <w:rtl/>
        </w:rPr>
        <w:t xml:space="preserve"> שני מלאכי השרת מלוין לו לאדם בערב שבת מבית הכנסת לביתו, אחד טוב ואחד רע. וכשבא לביתו ומצא נר דלוק ושלחן ערוך ומטתו מוצעת, מלאך טוב אומר: יהי רצון שתהא לשבת אחרת כך. ומלאך רע עונה אמן בעל כרחו.</w:t>
      </w:r>
    </w:p>
    <w:p w:rsidR="00E9703F" w:rsidRPr="006F178A" w:rsidRDefault="00E9703F" w:rsidP="00E9703F">
      <w:pPr>
        <w:rPr>
          <w:rtl/>
        </w:rPr>
      </w:pPr>
      <w:r w:rsidRPr="006F178A">
        <w:rPr>
          <w:rtl/>
        </w:rPr>
        <w:t xml:space="preserve">ואם </w:t>
      </w:r>
      <w:ins w:id="91677" w:author="מנוע מכני" w:date="2026-10-11T12:04:39Z">
        <w:r>
          <w:rPr>
            <w:rtl/>
          </w:rPr>
          <w:t xml:space="preserve">לא</w:t>
        </w:r>
      </w:ins>
      <w:del w:id="91678" w:author="מנוע מכני" w:date="2026-10-11T12:04:39Z">
        <w:r w:rsidRPr="006F178A">
          <w:rPr>
            <w:rtl/>
          </w:rPr>
          <w:delText xml:space="preserve">לאו</w:delText>
        </w:r>
      </w:del>
      <w:r w:rsidRPr="006F178A">
        <w:rPr>
          <w:rtl/>
        </w:rPr>
        <w:t xml:space="preserve">, מלאך רע אומר יהי רצון שתהא לשבת אחרת כך, ומלאך טוב עונה אמן בעל כרחו.</w:t>
      </w:r>
    </w:p>
    <w:p>
      <w:pPr>
        <w:pStyle w:val="afffff8"/>
        <w:rPr>
          <w:ins w:id="90347" w:author="קלוד" w:date="2026-10-11T12:33:55Z"/>
        </w:rPr>
      </w:pPr>
      <w:ins w:id="90348" w:author="קלוד" w:date="2026-10-11T12:33:55Z">
        <w:r>
          <w:rPr>
            <w:color w:val="7B3F00"/>
          </w:rPr>
          <w:t xml:space="preserve">סידור שולחן בערב שבת ובמוצאי שבת - אף לכזית</w:t>
        </w:r>
      </w:ins>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"א</w:t>
      </w:r>
      <w:r w:rsidR="00E9703F" w:rsidRPr="006F178A">
        <w:rPr>
          <w:rtl/>
        </w:rPr>
        <w:t xml:space="preserve"> לעולם יסדר אדם שלחנו בערב שבת, </w:t>
      </w:r>
      <w:ins w:id="94133" w:author="מנוע מכני" w:date="2026-10-11T12:04:39Z">
        <w:r>
          <w:rPr>
            <w:rtl/>
          </w:rPr>
          <w:t xml:space="preserve">אף</w:t>
        </w:r>
      </w:ins>
      <w:del w:id="94134" w:author="מנוע מכני" w:date="2026-10-11T12:04:39Z">
        <w:r w:rsidR="00E9703F" w:rsidRPr="006F178A">
          <w:rPr>
            <w:rtl/>
          </w:rPr>
          <w:delText xml:space="preserve">אע"פ</w:delText>
        </w:r>
      </w:del>
      <w:r w:rsidR="00E9703F" w:rsidRPr="006F178A">
        <w:rPr>
          <w:rtl/>
        </w:rPr>
        <w:t xml:space="preserve"> שאינו צריך אלא לכזית.</w:t>
      </w:r>
    </w:p>
    <w:p w:rsidR="00E9703F" w:rsidRPr="006F178A" w:rsidRDefault="00E9703F" w:rsidP="00E9703F">
      <w:pPr>
        <w:rPr>
          <w:rtl/>
        </w:rPr>
      </w:pPr>
      <w:r w:rsidRPr="006F178A">
        <w:rPr>
          <w:rStyle w:val="2fb"/>
          <w:rtl/>
        </w:rPr>
        <w:t xml:space="preserve">ואר"ח</w:t>
      </w:r>
      <w:r w:rsidRPr="006F178A">
        <w:rPr>
          <w:rtl/>
        </w:rPr>
        <w:t xml:space="preserve"> לעולם יסדר אדם שלחנו במוצאי שבת, </w:t>
      </w:r>
      <w:ins w:id="94135" w:author="מנוע מכני" w:date="2026-10-11T12:04:39Z">
        <w:r>
          <w:rPr>
            <w:rtl/>
          </w:rPr>
          <w:t xml:space="preserve">אף</w:t>
        </w:r>
      </w:ins>
      <w:del w:id="94136" w:author="מנוע מכני" w:date="2026-10-11T12:04:39Z">
        <w:r w:rsidRPr="006F178A">
          <w:rPr>
            <w:rtl/>
          </w:rPr>
          <w:delText xml:space="preserve">אע"פ</w:delText>
        </w:r>
      </w:del>
      <w:r w:rsidRPr="006F178A">
        <w:rPr>
          <w:rtl/>
        </w:rPr>
        <w:t xml:space="preserve"> שאינו צריך אלא לכזית.</w:t>
      </w:r>
    </w:p>
    <w:p w:rsidR="00E9703F" w:rsidRPr="006F178A" w:rsidRDefault="00E9703F" w:rsidP="00E9703F">
      <w:pPr>
        <w:rPr>
          <w:rtl/>
        </w:rPr>
      </w:pPr>
      <w:r w:rsidRPr="006F178A">
        <w:rPr>
          <w:rtl/>
        </w:rPr>
        <w:t xml:space="preserve">חמין במוצאי שבת - מלוגמא </w:t>
      </w:r>
      <w:ins w:id="105849" w:author="קלוד" w:date="2026-10-11T13:11:34Z">
        <w:r>
          <w:rPr>
            <w:rtl/>
          </w:rPr>
          <w:t xml:space="preserve">[רפואה],</w:t>
        </w:r>
      </w:ins>
      <w:del w:id="105850" w:author="קלוד" w:date="2026-10-11T13:11:34Z">
        <w:r w:rsidRPr="006F178A">
          <w:rPr>
            <w:rtl/>
          </w:rPr>
          <w:delText xml:space="preserve">[רפואה]</w:delText>
        </w:r>
      </w:del>
      <w:r w:rsidRPr="006F178A">
        <w:rPr>
          <w:rtl/>
        </w:rPr>
        <w:t xml:space="preserve"> </w:t>
      </w:r>
      <w:ins w:id="105847" w:author="קלוד" w:date="2026-10-11T13:11:34Z">
        <w:r>
          <w:rPr>
            <w:rtl/>
          </w:rPr>
          <w:t xml:space="preserve">ופת</w:t>
        </w:r>
      </w:ins>
      <w:del w:id="105848" w:author="קלוד" w:date="2026-10-11T13:11:34Z">
        <w:r w:rsidRPr="006F178A">
          <w:rPr>
            <w:rtl/>
          </w:rPr>
          <w:delText xml:space="preserve">פת</w:delText>
        </w:r>
      </w:del>
      <w:r w:rsidRPr="006F178A">
        <w:rPr>
          <w:rtl/>
        </w:rPr>
        <w:t xml:space="preserve"> חמה במוצאי שבת - מלוגמא.</w:t>
      </w:r>
    </w:p>
    <w:p w:rsidR="00E9703F" w:rsidRDefault="00E9703F" w:rsidP="00E9703F">
      <w:pPr>
        <w:rPr>
          <w:rtl/>
        </w:rPr>
      </w:pPr>
      <w:r w:rsidRPr="006F178A">
        <w:rPr>
          <w:rtl/>
        </w:rPr>
        <w:lastRenderedPageBreak/>
        <w:t xml:space="preserve">• </w:t>
      </w:r>
      <w:r w:rsidRPr="006F178A">
        <w:rPr>
          <w:rStyle w:val="2fb"/>
          <w:rtl/>
        </w:rPr>
        <w:lastRenderedPageBreak/>
        <w:t xml:space="preserve">רבי אבהו</w:t>
      </w:r>
      <w:r w:rsidRPr="006F178A">
        <w:rPr>
          <w:rtl/>
        </w:rPr>
        <w:lastRenderedPageBreak/>
        <w:t xml:space="preserve"> </w:t>
      </w:r>
      <w:r w:rsidRPr="006F178A">
        <w:rPr>
          <w:rFonts w:hint="cs"/>
          <w:rtl/>
        </w:rPr>
        <w:t xml:space="preserve">הכין </w:t>
      </w:r>
      <w:r w:rsidRPr="006F178A">
        <w:rPr>
          <w:rStyle w:val="2fb"/>
          <w:rFonts w:hint="cs"/>
          <w:rtl/>
        </w:rPr>
        <w:t xml:space="preserve">בער</w:t>
      </w:r>
      <w:r>
        <w:rPr>
          <w:rStyle w:val="2fb"/>
          <w:rtl/>
        </w:rPr>
        <w:t>"</w:t>
      </w:r>
      <w:r w:rsidRPr="006F178A">
        <w:rPr>
          <w:rStyle w:val="2fb"/>
          <w:rFonts w:hint="cs"/>
          <w:rtl/>
        </w:rPr>
        <w:t>ש</w:t>
      </w:r>
      <w:r w:rsidRPr="006F178A">
        <w:rPr>
          <w:rtl/>
        </w:rPr>
        <w:t xml:space="preserve"> עיגלא תילתא, </w:t>
      </w:r>
      <w:r w:rsidRPr="006F178A">
        <w:rPr>
          <w:rFonts w:hint="cs"/>
          <w:rtl/>
        </w:rPr>
        <w:t>ו</w:t>
      </w:r>
      <w:r w:rsidRPr="006F178A">
        <w:rPr>
          <w:rtl/>
        </w:rPr>
        <w:t>אכל מ</w:t>
      </w:r>
      <w:r w:rsidRPr="006F178A">
        <w:rPr>
          <w:rFonts w:hint="cs"/>
          <w:rtl/>
        </w:rPr>
        <w:t>מנה</w:t>
      </w:r>
      <w:r w:rsidRPr="006F178A">
        <w:rPr>
          <w:rtl/>
        </w:rPr>
        <w:t xml:space="preserve"> </w:t>
      </w:r>
      <w:ins w:id="90507" w:author="Claude - סמנטי" w:date="2026-10-11T12:28:21Z">
        <w:r>
          <w:rPr>
            <w:rtl/>
          </w:rPr>
          <w:t xml:space="preserve">כליות</w:t>
        </w:r>
      </w:ins>
      <w:del w:id="90508" w:author="Claude - סמנטי" w:date="2026-10-11T12:28:21Z">
        <w:r w:rsidRPr="006F178A">
          <w:rPr>
            <w:rtl/>
          </w:rPr>
          <w:delText xml:space="preserve">כולייתא</w:delText>
        </w:r>
      </w:del>
      <w:r w:rsidRPr="006F178A">
        <w:rPr>
          <w:rtl/>
        </w:rPr>
        <w:t xml:space="preserve">. [וכששמע לאבימי בריה להכינה </w:t>
      </w:r>
      <w:r w:rsidRPr="006F178A">
        <w:rPr>
          <w:rStyle w:val="2fb"/>
          <w:rtl/>
        </w:rPr>
        <w:t xml:space="preserve">מער"ש</w:t>
      </w:r>
      <w:r w:rsidRPr="006F178A">
        <w:rPr>
          <w:rtl/>
        </w:rPr>
        <w:t xml:space="preserve"> </w:t>
      </w:r>
      <w:r w:rsidRPr="006F178A">
        <w:rPr>
          <w:rFonts w:hint="cs"/>
          <w:rtl/>
        </w:rPr>
        <w:t>ובא אריה ואכלה</w:t>
      </w:r>
    </w:p>
    <w:p>
      <w:pPr>
        <w:pStyle w:val="afffff8"/>
        <w:rPr>
          <w:ins w:id="90345" w:author="קלוד" w:date="2026-10-11T12:33:55Z"/>
        </w:rPr>
      </w:pPr>
      <w:ins w:id="90346" w:author="קלוד" w:date="2026-10-11T12:33:55Z">
        <w:r>
          <w:rPr>
            <w:color w:val="7B3F00"/>
          </w:rPr>
          <w:t xml:space="preserve">עניית אמן - קורעין גזר דין ופותחין שערי גן עדן</w:t>
        </w:r>
      </w:ins>
    </w:p>
    <w:p w:rsidR="00E9703F" w:rsidRPr="006F178A" w:rsidRDefault="00E9703F" w:rsidP="00E9703F">
      <w:pPr>
        <w:rPr>
          <w:rtl/>
        </w:rPr>
      </w:pPr>
      <w:r w:rsidRPr="006F178A">
        <w:rPr>
          <w:rtl/>
        </w:rPr>
        <w:t xml:space="preserve">• </w:t>
      </w:r>
      <w:r w:rsidRPr="006F178A">
        <w:rPr>
          <w:rStyle w:val="2fb"/>
          <w:rtl/>
        </w:rPr>
        <w:t xml:space="preserve">ריב"ל</w:t>
      </w:r>
      <w:r w:rsidRPr="006F178A">
        <w:rPr>
          <w:rtl/>
        </w:rPr>
        <w:t xml:space="preserve"> כל העונה אמן יהא שמיה </w:t>
      </w:r>
      <w:r w:rsidRPr="006F178A">
        <w:rPr>
          <w:rStyle w:val="2fb"/>
          <w:rtl/>
        </w:rPr>
        <w:t xml:space="preserve">רבא</w:t>
      </w:r>
      <w:r w:rsidRPr="006F178A">
        <w:rPr>
          <w:rtl/>
        </w:rPr>
        <w:t xml:space="preserve"> מברך בכל כחו - קורעין לו גזר דינו, </w:t>
      </w:r>
      <w:r>
        <w:rPr>
          <w:rtl/>
        </w:rPr>
        <w:t>שנא'</w:t>
      </w:r>
      <w:r w:rsidRPr="00EB49C5">
        <w:rPr>
          <w:rStyle w:val="afffff0"/>
          <w:rtl/>
        </w:rPr>
        <w:t xml:space="preserve"> '</w:t>
      </w:r>
      <w:ins w:id="91367" w:author="Claude - סמנטי" w:date="2026-10-11T12:28:21Z">
        <w:r>
          <w:rPr>
            <w:rStyle w:val="afffff0"/>
            <w:rtl/>
          </w:rPr>
          <w:t xml:space="preserve">בִּפְרֹעַ פְּרָעוֹת בְּיִשְׂרָאֵל בְּהִתְנַדֵּב עָם בָּרְכוּ ה</w:t>
        </w:r>
      </w:ins>
      <w:del w:id="91368" w:author="Claude - סמנטי" w:date="2026-10-11T12:28:21Z">
        <w:r w:rsidRPr="00EB49C5">
          <w:rPr>
            <w:rStyle w:val="afffff0"/>
            <w:rtl/>
          </w:rPr>
          <w:delText xml:space="preserve">בפרע פרעות בישראל בהתנדב עם ברכו </w:delText>
        </w:r>
        <w:r>
          <w:rPr>
            <w:rStyle w:val="afffff0"/>
            <w:rtl/>
          </w:rPr>
          <w:delText xml:space="preserve">ה</w:delText>
        </w:r>
      </w:del>
      <w:r>
        <w:rPr>
          <w:rStyle w:val="afffff0"/>
          <w:rtl/>
        </w:rPr>
        <w:t xml:space="preserve">'</w:t>
      </w:r>
      <w:r w:rsidRPr="00EB49C5">
        <w:rPr>
          <w:rStyle w:val="afffff0"/>
          <w:rtl/>
        </w:rPr>
        <w:t>.</w:t>
      </w:r>
      <w:r w:rsidRPr="006F178A">
        <w:rPr>
          <w:rtl/>
        </w:rPr>
        <w:t xml:space="preserve"> </w:t>
      </w:r>
      <w:ins w:id="90511" w:author="מנוע מכני" w:date="2026-10-11T12:04:39Z">
        <w:r>
          <w:rPr>
            <w:rtl/>
          </w:rPr>
          <w:t xml:space="preserve">מ"ט</w:t>
        </w:r>
      </w:ins>
      <w:del w:id="90512" w:author="מנוע מכני" w:date="2026-10-11T12:04:39Z">
        <w:r w:rsidRPr="006F178A">
          <w:rPr>
            <w:rtl/>
          </w:rPr>
          <w:delText xml:space="preserve">מאי טעמא</w:delText>
        </w:r>
      </w:del>
      <w:r w:rsidRPr="006F178A">
        <w:rPr>
          <w:rtl/>
        </w:rPr>
        <w:t xml:space="preserve"> בפרע פרעות - משום דברכו</w:t>
      </w:r>
      <w:r>
        <w:rPr>
          <w:rtl/>
        </w:rPr>
        <w:t xml:space="preserve"> ה'</w:t>
      </w:r>
      <w:r w:rsidRPr="006F178A">
        <w:rPr>
          <w:rtl/>
        </w:rPr>
        <w:t>.</w:t>
      </w:r>
    </w:p>
    <w:p w:rsidR="00E9703F" w:rsidRPr="006F178A" w:rsidRDefault="00E9703F" w:rsidP="00E9703F">
      <w:pPr>
        <w:rPr>
          <w:rtl/>
        </w:rPr>
      </w:pPr>
      <w:r w:rsidRPr="006F178A">
        <w:rPr>
          <w:rtl/>
        </w:rPr>
        <w:t xml:space="preserve">• </w:t>
      </w:r>
      <w:r w:rsidRPr="006F178A">
        <w:rPr>
          <w:rStyle w:val="2fb"/>
          <w:rtl/>
        </w:rPr>
        <w:t xml:space="preserve">רחב"א</w:t>
      </w:r>
      <w:r w:rsidRPr="006F178A">
        <w:rPr>
          <w:rtl/>
        </w:rPr>
        <w:t xml:space="preserve"> </w:t>
      </w:r>
      <w:r w:rsidRPr="006F178A">
        <w:rPr>
          <w:rStyle w:val="2fb"/>
          <w:rtl/>
        </w:rPr>
        <w:t xml:space="preserve">ארי"ו</w:t>
      </w:r>
      <w:r w:rsidRPr="006F178A">
        <w:rPr>
          <w:rtl/>
        </w:rPr>
        <w:t xml:space="preserve"> </w:t>
      </w:r>
      <w:ins w:id="90513" w:author="מנוע מכני" w:date="2026-10-11T12:04:39Z">
        <w:r>
          <w:rPr>
            <w:rtl/>
          </w:rPr>
          <w:t xml:space="preserve">אפי'</w:t>
        </w:r>
      </w:ins>
      <w:del w:id="90514" w:author="מנוע מכני" w:date="2026-10-11T12:04:39Z">
        <w:r w:rsidRPr="006F178A">
          <w:rPr>
            <w:rtl/>
          </w:rPr>
          <w:delText xml:space="preserve">אפילו</w:delText>
        </w:r>
      </w:del>
      <w:r w:rsidRPr="006F178A">
        <w:rPr>
          <w:rtl/>
        </w:rPr>
        <w:t xml:space="preserve"> יש בו שמץ של </w:t>
      </w:r>
      <w:r w:rsidRPr="006F178A">
        <w:rPr>
          <w:rtl/>
        </w:rPr>
        <w:t xml:space="preserve">ע"ז</w:t>
      </w:r>
      <w:r w:rsidRPr="006F178A">
        <w:rPr>
          <w:rtl/>
        </w:rPr>
        <w:t xml:space="preserve"> מוחלין לו, </w:t>
      </w:r>
      <w:ins w:id="105853" w:author="קלוד" w:date="2026-10-11T13:11:34Z">
        <w:r>
          <w:rPr>
            <w:rStyle w:val="afffff0"/>
            <w:rFonts w:hint="cs"/>
            <w:rtl/>
          </w:rPr>
          <w:t xml:space="preserve">שנאמר כאן 'בפרע</w:t>
        </w:r>
      </w:ins>
      <w:del w:id="105854" w:author="קלוד" w:date="2026-10-11T13:11:34Z">
        <w:r w:rsidRPr="002F73F8">
          <w:rPr>
            <w:rStyle w:val="afffff0"/>
            <w:rFonts w:hint="cs"/>
            <w:rtl/>
          </w:rPr>
          <w:delText xml:space="preserve">ד</w:delText>
        </w:r>
        <w:r w:rsidRPr="002F73F8">
          <w:rPr>
            <w:rStyle w:val="afffff0"/>
            <w:rtl/>
          </w:rPr>
          <w:delText xml:space="preserve">'בפרע</w:delText>
        </w:r>
      </w:del>
      <w:r w:rsidRPr="002F73F8">
        <w:rPr>
          <w:rStyle w:val="afffff0"/>
          <w:rtl/>
        </w:rPr>
        <w:t xml:space="preserve"> פרעות</w:t>
      </w:r>
      <w:r w:rsidRPr="002F73F8">
        <w:rPr>
          <w:rStyle w:val="afffff0"/>
          <w:rFonts w:hint="cs"/>
          <w:rtl/>
        </w:rPr>
        <w:t>'</w:t>
      </w:r>
      <w:r w:rsidRPr="002F73F8">
        <w:rPr>
          <w:rStyle w:val="afffff0"/>
          <w:rtl/>
        </w:rPr>
        <w:t xml:space="preserve"> </w:t>
      </w:r>
      <w:ins w:id="105851" w:author="קלוד" w:date="2026-10-11T13:11:34Z">
        <w:r>
          <w:rPr>
            <w:rtl/>
          </w:rPr>
          <w:t xml:space="preserve">ונאמר</w:t>
        </w:r>
      </w:ins>
      <w:del w:id="105852" w:author="קלוד" w:date="2026-10-11T13:11:34Z">
        <w:r w:rsidRPr="006F178A">
          <w:rPr>
            <w:rtl/>
          </w:rPr>
          <w:delText xml:space="preserve">וכתיב</w:delText>
        </w:r>
      </w:del>
      <w:r w:rsidRPr="006F178A">
        <w:rPr>
          <w:rtl/>
        </w:rPr>
        <w:t xml:space="preserve"> </w:t>
      </w:r>
      <w:ins w:id="91679" w:author="מנוע מכני" w:date="2026-10-11T12:04:39Z">
        <w:r>
          <w:rPr>
            <w:rtl/>
          </w:rPr>
          <w:t xml:space="preserve">שם</w:t>
        </w:r>
      </w:ins>
      <w:del w:id="91680" w:author="מנוע מכני" w:date="2026-10-11T12:04:39Z">
        <w:r w:rsidRPr="006F178A">
          <w:rPr>
            <w:rtl/>
          </w:rPr>
          <w:delText xml:space="preserve">התם</w:delText>
        </w:r>
      </w:del>
      <w:r w:rsidRPr="00184B09">
        <w:rPr>
          <w:rStyle w:val="afffff0"/>
          <w:rtl/>
        </w:rPr>
        <w:t xml:space="preserve"> </w:t>
      </w:r>
      <w:r w:rsidRPr="00184B09">
        <w:rPr>
          <w:rStyle w:val="afffff0"/>
          <w:rFonts w:hint="cs"/>
          <w:rtl/>
        </w:rPr>
        <w:t>'</w:t>
      </w:r>
      <w:r w:rsidRPr="00184B09">
        <w:rPr>
          <w:rStyle w:val="afffff0"/>
          <w:rtl/>
        </w:rPr>
        <w:t>כי פרע הוא</w:t>
      </w:r>
      <w:r w:rsidRPr="00184B09">
        <w:rPr>
          <w:rStyle w:val="afffff0"/>
          <w:rFonts w:hint="cs"/>
          <w:rtl/>
        </w:rPr>
        <w:t>'</w:t>
      </w:r>
      <w:r w:rsidRPr="00184B09">
        <w:rPr>
          <w:rStyle w:val="afffff0"/>
          <w:rtl/>
        </w:rPr>
        <w:t>.</w:t>
      </w:r>
    </w:p>
    <w:p w:rsidR="00E9703F" w:rsidRPr="006F178A" w:rsidRDefault="00E9703F" w:rsidP="00E9703F">
      <w:pPr>
        <w:rPr>
          <w:rtl/>
        </w:rPr>
      </w:pPr>
      <w:r w:rsidRPr="006F178A">
        <w:rPr>
          <w:rtl/>
        </w:rPr>
        <w:t xml:space="preserve">• </w:t>
      </w:r>
      <w:r w:rsidRPr="006F178A">
        <w:rPr>
          <w:rStyle w:val="2fb"/>
          <w:rtl/>
        </w:rPr>
        <w:t xml:space="preserve">ר"ל</w:t>
      </w:r>
      <w:r w:rsidRPr="006F178A">
        <w:rPr>
          <w:rtl/>
        </w:rPr>
        <w:t xml:space="preserve"> כל העונה אמן בכל כחו - פותחין לו שערי גן עדן, </w:t>
      </w:r>
      <w:r>
        <w:rPr>
          <w:rtl/>
        </w:rPr>
        <w:t>שנא'</w:t>
      </w:r>
      <w:r>
        <w:rPr>
          <w:rtl/>
        </w:rPr>
        <w:t xml:space="preserve"> '</w:t>
      </w:r>
      <w:r>
        <w:rPr>
          <w:rStyle w:val="afffff0"/>
          <w:rtl/>
          <w:rPrChange w:id="9051" w:author="מנוע פסוקים" w:date="2026-10-11T09:34:00Z">
            <w:rPr>
              <w:rtl/>
            </w:rPr>
          </w:rPrChange>
        </w:rPr>
        <w:t xml:space="preserve">פתחו שערים ויבא גוי צדיק שמר אמנים</w:t>
      </w:r>
    </w:p>
    <w:p w:rsidR="00E9703F" w:rsidRPr="006F178A" w:rsidRDefault="00E9703F" w:rsidP="00E9703F">
      <w:pPr>
        <w:pStyle w:val="affffb"/>
        <w:rPr>
          <w:rtl/>
        </w:rPr>
      </w:pPr>
      <w:r>
        <w:rPr>
          <w:rtl/>
        </w:rPr>
        <w:t xml:space="preserve">- </w:t>
      </w:r>
      <w:r w:rsidRPr="006F178A">
        <w:rPr>
          <w:rtl/>
        </w:rPr>
        <w:t>אל תיקרי שמר אמנים אלא שאומרים אמן.</w:t>
      </w:r>
    </w:p>
    <w:p w:rsidR="00E9703F" w:rsidRPr="006F178A" w:rsidRDefault="00E9703F" w:rsidP="00E9703F">
      <w:pPr>
        <w:rPr>
          <w:rtl/>
        </w:rPr>
      </w:pPr>
      <w:r w:rsidRPr="006F178A">
        <w:rPr>
          <w:rFonts w:ascii="Fb Fontext" w:hAnsi="Fb Fontext"/>
          <w:sz w:val="20"/>
          <w:rtl/>
        </w:rPr>
        <w:t xml:space="preserve">• </w:t>
      </w:r>
      <w:ins w:id="105855" w:author="קלוד" w:date="2026-10-11T13:11:34Z">
        <w:r>
          <w:rPr>
            <w:rFonts w:ascii="Fb Fontext" w:hAnsi="Fb Fontext"/>
            <w:sz w:val="20"/>
            <w:rtl/>
          </w:rPr>
          <w:t xml:space="preserve">אמן - ר"חנ: </w:t>
        </w:r>
        <w:r>
          <w:rPr>
            <w:rStyle w:val="afffffe"/>
            <w:rFonts w:ascii="Fb Fontext" w:hAnsi="Fb Fontext"/>
            <w:sz w:val="20"/>
            <w:rtl/>
          </w:rPr>
          <w:t xml:space="preserve">ראשי תיבות</w:t>
        </w:r>
      </w:ins>
      <w:del w:id="105856" w:author="קלוד" w:date="2026-10-11T13:11:34Z">
        <w:r w:rsidRPr="006F178A">
          <w:rPr>
            <w:rFonts w:ascii="Fb Fontext" w:hAnsi="Fb Fontext"/>
            <w:sz w:val="20"/>
            <w:rtl/>
          </w:rPr>
          <w:delText xml:space="preserve">אמן-</w:delText>
        </w:r>
        <w:r w:rsidRPr="006F178A">
          <w:rPr>
            <w:rStyle w:val="2fb"/>
            <w:rFonts w:ascii="Fb Fontext" w:hAnsi="Fb Fontext"/>
            <w:sz w:val="20"/>
            <w:rtl/>
          </w:rPr>
          <w:delText xml:space="preserve">ר"חנ</w:delText>
        </w:r>
      </w:del>
      <w:r w:rsidRPr="006F178A">
        <w:rPr>
          <w:rFonts w:ascii="Fb Fontext" w:hAnsi="Fb Fontext"/>
          <w:sz w:val="20"/>
          <w:rtl/>
        </w:rPr>
        <w:t xml:space="preserve"> אל מלך נאמן.</w:t>
      </w:r>
    </w:p>
    <w:p>
      <w:pPr>
        <w:pStyle w:val="afffff8"/>
        <w:rPr>
          <w:ins w:id="90343" w:author="קלוד" w:date="2026-10-11T12:33:55Z"/>
        </w:rPr>
      </w:pPr>
      <w:ins w:id="90344" w:author="קלוד" w:date="2026-10-11T12:33:55Z">
        <w:r>
          <w:rPr>
            <w:color w:val="7B3F00"/>
          </w:rPr>
          <w:t xml:space="preserve">הדליקה במקום חילול שבת - 'ולא תכבה'</w:t>
        </w:r>
      </w:ins>
    </w:p>
    <w:p>
      <w:pPr>
        <w:pStyle w:val="38"/>
        <w:rPr>
          <w:ins w:id="98574" w:author="מנוע מכני" w:date="2026-10-11T12:04:39Z"/>
        </w:rPr>
      </w:pPr>
      <w:del w:id="98573" w:author="מנוע מכני" w:date="2026-10-11T12:04:39Z">
        <w:r w:rsidRPr="006F178A">
          <w:delText xml:space="preserve">•</w:delText>
        </w:r>
      </w:del>
      <w:r w:rsidRPr="006F178A">
        <w:t xml:space="preserve"> ריב"ש מרב</w:t>
      </w:r>
      <w:r w:rsidRPr="006F178A">
        <w:t>:</w:t>
      </w:r>
    </w:p>
    <w:p w:rsidR="00E9703F" w:rsidRPr="006F178A" w:rsidRDefault="00E9703F" w:rsidP="00E9703F">
      <w:pPr>
        <w:rPr>
          <w:rtl/>
        </w:rPr>
      </w:pPr>
      <w:del w:id="98575" w:author="מנוע מכני" w:date="2026-10-11T12:04:39Z">
        <w:r w:rsidRPr="006F178A">
          <w:rPr>
            <w:rFonts w:ascii="Fb Fontext" w:hAnsi="Fb Fontext"/>
            <w:rtl/>
          </w:rPr>
          <w:delText xml:space="preserve"> </w:delText>
        </w:r>
      </w:del>
      <w:r w:rsidRPr="006F178A">
        <w:rPr>
          <w:rFonts w:ascii="Fb Fontext" w:hAnsi="Fb Fontext"/>
          <w:rtl/>
        </w:rPr>
        <w:t xml:space="preserve">אין הדליקה מצויה אלא במקום שיש חילול שבת, </w:t>
      </w:r>
      <w:r>
        <w:rPr>
          <w:rFonts w:ascii="Fb Fontext" w:hAnsi="Fb Fontext"/>
          <w:rtl/>
        </w:rPr>
        <w:t>שנא'</w:t>
      </w:r>
      <w:r w:rsidRPr="00184B09">
        <w:rPr>
          <w:rStyle w:val="afffff0"/>
          <w:rtl/>
        </w:rPr>
        <w:t xml:space="preserve"> '</w:t>
      </w:r>
      <w:r w:rsidRPr="00184B09">
        <w:rPr>
          <w:rStyle w:val="afffff0"/>
          <w:rtl/>
        </w:rPr>
        <w:t xml:space="preserve">ואם </w:t>
      </w:r>
      <w:r w:rsidRPr="00184B09">
        <w:rPr>
          <w:rStyle w:val="afffff0"/>
          <w:rtl/>
        </w:rPr>
        <w:t xml:space="preserve">לא</w:t>
      </w:r>
      <w:r w:rsidRPr="00184B09">
        <w:rPr>
          <w:rStyle w:val="afffff0"/>
          <w:rtl/>
        </w:rPr>
        <w:t xml:space="preserve"> תשמעו אלי </w:t>
      </w:r>
      <w:r w:rsidRPr="004640F6">
        <w:rPr>
          <w:rStyle w:val="afffff0"/>
          <w:spacing w:val="-2"/>
          <w:rtl/>
        </w:rPr>
        <w:t xml:space="preserve">לקדש את יום השבת ולבלתי שאת משא וגו</w:t>
      </w:r>
      <w:r w:rsidRPr="004640F6">
        <w:rPr>
          <w:rStyle w:val="afffff0"/>
          <w:spacing w:val="-2"/>
          <w:rtl/>
        </w:rPr>
        <w:t xml:space="preserve">' והצתי אש בשעריה ואכלה ארמנות ירושלים ולא תכבה</w:t>
      </w:r>
      <w:r w:rsidRPr="004640F6">
        <w:rPr>
          <w:rStyle w:val="afffff0"/>
          <w:rFonts w:hint="cs"/>
          <w:spacing w:val="-2"/>
          <w:rtl/>
        </w:rPr>
        <w:t>'</w:t>
      </w:r>
      <w:r w:rsidRPr="004640F6">
        <w:rPr>
          <w:rStyle w:val="afffff0"/>
          <w:spacing w:val="-2"/>
          <w:rtl/>
        </w:rPr>
        <w:t>.</w:t>
      </w:r>
    </w:p>
    <w:p w:rsidR="00E9703F" w:rsidRPr="006F178A" w:rsidRDefault="00E9703F" w:rsidP="00E9703F">
      <w:pPr>
        <w:rPr>
          <w:rtl/>
        </w:rPr>
      </w:pPr>
      <w:r w:rsidRPr="00523F92">
        <w:rPr>
          <w:rStyle w:val="afffff0"/>
          <w:rFonts w:hint="cs"/>
          <w:rtl/>
        </w:rPr>
        <w:t>'</w:t>
      </w:r>
      <w:ins w:id="91369" w:author="Claude - סמנטי" w:date="2026-10-11T12:28:21Z">
        <w:r>
          <w:rPr>
            <w:rStyle w:val="afffff0"/>
            <w:rtl/>
          </w:rPr>
          <w:t xml:space="preserve">וְלֹא תִכְבֶּה</w:t>
        </w:r>
      </w:ins>
      <w:del w:id="91370" w:author="Claude - סמנטי" w:date="2026-10-11T12:28:21Z">
        <w:r w:rsidRPr="00523F92">
          <w:rPr>
            <w:rStyle w:val="afffff0"/>
            <w:rtl/>
          </w:rPr>
          <w:delText xml:space="preserve">ולא תכבה</w:delText>
        </w:r>
      </w:del>
      <w:r w:rsidRPr="00523F92">
        <w:rPr>
          <w:rStyle w:val="afffff0"/>
          <w:rFonts w:hint="cs"/>
          <w:rtl/>
        </w:rPr>
        <w:t>'</w:t>
      </w:r>
      <w:r w:rsidRPr="00523F92">
        <w:rPr>
          <w:rStyle w:val="afffff0"/>
          <w:rtl/>
        </w:rPr>
        <w:t xml:space="preserve"> </w:t>
      </w:r>
      <w:ins w:id="105859" w:author="קלוד" w:date="2026-10-11T13:11:34Z">
        <w:r>
          <w:rPr>
            <w:rFonts w:ascii="Fb Fontext" w:hAnsi="Fb Fontext"/>
            <w:sz w:val="20"/>
            <w:rtl/>
          </w:rPr>
          <w:t xml:space="preserve">-</w:t>
        </w:r>
      </w:ins>
      <w:del w:id="105860" w:author="קלוד" w:date="2026-10-11T13:11:34Z">
        <w:r w:rsidRPr="006F178A">
          <w:rPr>
            <w:rFonts w:ascii="Fb Fontext" w:hAnsi="Fb Fontext"/>
            <w:sz w:val="20"/>
            <w:rtl/>
          </w:rPr>
          <w:delText xml:space="preserve">–</w:delText>
        </w:r>
      </w:del>
      <w:r w:rsidRPr="006F178A">
        <w:rPr>
          <w:rFonts w:ascii="Fb Fontext" w:hAnsi="Fb Fontext"/>
          <w:sz w:val="20"/>
          <w:rtl/>
        </w:rPr>
        <w:t xml:space="preserve"> </w:t>
      </w:r>
      <w:ins w:id="105857" w:author="קלוד" w:date="2026-10-11T13:11:34Z">
        <w:r>
          <w:rPr>
            <w:rStyle w:val="2fb"/>
            <w:rFonts w:ascii="Fb Fontext" w:hAnsi="Fb Fontext"/>
            <w:sz w:val="20"/>
            <w:rtl/>
          </w:rPr>
          <w:t xml:space="preserve">רנב"י:</w:t>
        </w:r>
      </w:ins>
      <w:del w:id="105858" w:author="קלוד" w:date="2026-10-11T13:11:34Z">
        <w:r w:rsidRPr="006F178A">
          <w:rPr>
            <w:rStyle w:val="2fb"/>
            <w:rFonts w:ascii="Fb Fontext" w:hAnsi="Fb Fontext"/>
            <w:sz w:val="20"/>
            <w:rtl/>
          </w:rPr>
          <w:delText xml:space="preserve">רנב"י</w:delText>
        </w:r>
      </w:del>
      <w:r w:rsidRPr="006F178A">
        <w:rPr>
          <w:rFonts w:ascii="Fb Fontext" w:hAnsi="Fb Fontext"/>
          <w:sz w:val="20"/>
          <w:rtl/>
        </w:rPr>
        <w:t xml:space="preserve"> בשעה שאין בני אדם מצויין לכבותה.</w:t>
      </w:r>
    </w:p>
    <w:p>
      <w:pPr>
        <w:pStyle w:val="afffff8"/>
        <w:rPr>
          <w:ins w:id="90341" w:author="קלוד" w:date="2026-10-11T12:33:55Z"/>
        </w:rPr>
      </w:pPr>
      <w:ins w:id="90342" w:author="קלוד" w:date="2026-10-11T12:33:55Z">
        <w:r>
          <w:rPr>
            <w:color w:val="7B3F00"/>
          </w:rPr>
          <w:t xml:space="preserve">חורבן ירושלים - על חילול שבת, ביטול ק"ש, תשב"ר ועוד</w:t>
        </w:r>
      </w:ins>
    </w:p>
    <w:p w:rsidR="00E9703F" w:rsidRDefault="00E9703F" w:rsidP="00E9703F">
      <w:pPr>
        <w:rPr>
          <w:rFonts w:ascii="Fb Fontext" w:hAnsi="Fb Fontext"/>
          <w:rtl/>
        </w:rPr>
      </w:pPr>
      <w:r w:rsidRPr="006F178A">
        <w:rPr>
          <w:rFonts w:ascii="Fb Fontext" w:hAnsi="Fb Fontext"/>
          <w:rtl/>
        </w:rPr>
        <w:t xml:space="preserve">• </w:t>
      </w:r>
      <w:r w:rsidRPr="006F178A">
        <w:rPr>
          <w:rStyle w:val="2fb"/>
          <w:rFonts w:ascii="Fb Fontext" w:hAnsi="Fb Fontext"/>
          <w:rtl/>
        </w:rPr>
        <w:t xml:space="preserve">אביי</w:t>
      </w:r>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חרבה ירושלים אלא בשביל שחללו בה את השבת,</w:t>
      </w:r>
    </w:p>
    <w:p w:rsidR="00E9703F" w:rsidRPr="006F178A" w:rsidRDefault="00E9703F" w:rsidP="00E9703F">
      <w:pPr>
        <w:rPr>
          <w:rtl/>
        </w:rPr>
      </w:pPr>
      <w:r>
        <w:rPr>
          <w:rFonts w:hint="cs"/>
          <w:rtl/>
        </w:rPr>
        <w:t>שנא</w:t>
      </w:r>
      <w:r>
        <w:rPr>
          <w:rtl/>
        </w:rPr>
        <w:t>'</w:t>
      </w:r>
      <w:r w:rsidRPr="00184B09">
        <w:rPr>
          <w:rStyle w:val="afffff0"/>
          <w:rFonts w:hint="cs"/>
          <w:rtl/>
        </w:rPr>
        <w:t xml:space="preserve"> '</w:t>
      </w:r>
      <w:ins w:id="91371" w:author="Claude - סמנטי" w:date="2026-10-11T12:28:21Z">
        <w:r>
          <w:rPr>
            <w:rStyle w:val="afffff0"/>
            <w:rtl/>
          </w:rPr>
          <w:t xml:space="preserve">וּמִשַּׁבְּתוֹתַי הֶעְלִימוּ עֵינֵיהֶם וָאֵחַל בְּתוֹכָם</w:t>
        </w:r>
      </w:ins>
      <w:del w:id="91372" w:author="Claude - סמנטי" w:date="2026-10-11T12:28:21Z">
        <w:r w:rsidRPr="00184B09">
          <w:rPr>
            <w:rStyle w:val="afffff0"/>
            <w:rtl/>
          </w:rPr>
          <w:delText xml:space="preserve">ומשבתותי העלימו עיניהם ואחל בתוכם</w:delText>
        </w:r>
      </w:del>
      <w:r w:rsidRPr="00184B09">
        <w:rPr>
          <w:rStyle w:val="afffff0"/>
          <w:rFonts w:hint="cs"/>
          <w:rtl/>
        </w:rPr>
        <w:t>'</w:t>
      </w:r>
      <w:r w:rsidRPr="00184B09">
        <w:rPr>
          <w:rStyle w:val="afffff0"/>
          <w:rtl/>
        </w:rPr>
        <w:t>.</w:t>
      </w:r>
    </w:p>
    <w:p>
      <w:pPr>
        <w:pStyle w:val="38"/>
        <w:rPr>
          <w:ins w:id="98576" w:author="מנוע מכני" w:date="2026-10-11T12:04:39Z"/>
        </w:rPr>
      </w:pPr>
      <w:r w:rsidRPr="006F178A">
        <w:t xml:space="preserve">רבי אבהו:</w:t>
      </w:r>
    </w:p>
    <w:p w:rsidR="00E9703F" w:rsidRPr="006F178A" w:rsidRDefault="00E9703F" w:rsidP="00E9703F">
      <w:pPr>
        <w:rPr>
          <w:rtl/>
        </w:rPr>
      </w:pPr>
      <w:del w:id="98577" w:author="מנוע מכני" w:date="2026-10-11T12:04:39Z">
        <w:r w:rsidRPr="006F178A">
          <w:rPr>
            <w:rtl/>
          </w:rPr>
          <w:delText xml:space="preserve"> </w:delText>
        </w:r>
      </w:del>
      <w:r w:rsidRPr="006F178A">
        <w:rPr>
          <w:rtl/>
        </w:rPr>
        <w:t xml:space="preserve">לא</w:t>
      </w:r>
      <w:r w:rsidRPr="006F178A">
        <w:rPr>
          <w:rtl/>
        </w:rPr>
        <w:t xml:space="preserve"> חרבה ירושלים אלא בשביל שביטלו קריאת שמע שחרית וערבית.</w:t>
      </w:r>
    </w:p>
    <w:p w:rsidR="00E9703F" w:rsidRPr="009757B9" w:rsidRDefault="00E9703F" w:rsidP="00E9703F">
      <w:pPr>
        <w:rPr>
          <w:rFonts w:cs="Guttman Vilna"/>
          <w:b/>
          <w:bCs/>
          <w:rtl/>
        </w:rPr>
      </w:pPr>
      <w:r>
        <w:rPr>
          <w:rtl/>
        </w:rPr>
        <w:t>שנא'</w:t>
      </w:r>
      <w:r w:rsidRPr="00806933">
        <w:rPr>
          <w:rStyle w:val="afffff0"/>
          <w:rtl/>
        </w:rPr>
        <w:t xml:space="preserve"> '</w:t>
      </w:r>
      <w:r w:rsidRPr="00806933">
        <w:rPr>
          <w:rStyle w:val="afffff0"/>
          <w:rtl/>
        </w:rPr>
        <w:t xml:space="preserve">הוי משכימי בבקר שכר ירדפו </w:t>
      </w:r>
      <w:r>
        <w:rPr>
          <w:rStyle w:val="afffff0"/>
          <w:rtl/>
        </w:rPr>
        <w:t xml:space="preserve">וגו</w:t>
      </w:r>
      <w:r>
        <w:rPr>
          <w:rStyle w:val="afffff0"/>
          <w:rtl/>
        </w:rPr>
        <w:t xml:space="preserve">'</w:t>
      </w:r>
      <w:r w:rsidRPr="00806933">
        <w:rPr>
          <w:rStyle w:val="afffff0"/>
          <w:rtl/>
        </w:rPr>
        <w:t>.</w:t>
      </w:r>
    </w:p>
    <w:p w:rsidR="00E9703F" w:rsidRPr="009757B9" w:rsidRDefault="00E9703F" w:rsidP="00E9703F">
      <w:pPr>
        <w:rPr>
          <w:rFonts w:cs="Guttman Vilna"/>
          <w:b/>
          <w:bCs/>
          <w:rtl/>
        </w:rPr>
      </w:pPr>
      <w:r w:rsidRPr="006F178A">
        <w:rPr>
          <w:rtl/>
        </w:rPr>
        <w:t>וכתיב</w:t>
      </w:r>
      <w:r w:rsidRPr="00184B09">
        <w:rPr>
          <w:rStyle w:val="afffff0"/>
          <w:rtl/>
        </w:rPr>
        <w:t xml:space="preserve"> </w:t>
      </w:r>
      <w:r w:rsidRPr="00184B09">
        <w:rPr>
          <w:rStyle w:val="afffff0"/>
          <w:rFonts w:hint="cs"/>
          <w:rtl/>
        </w:rPr>
        <w:t>'</w:t>
      </w:r>
      <w:r w:rsidRPr="00184B09">
        <w:rPr>
          <w:rStyle w:val="afffff0"/>
          <w:rtl/>
        </w:rPr>
        <w:t xml:space="preserve">והיה כנור ונבל תף וחליל ויין משתיהם ואת פעל </w:t>
      </w:r>
      <w:r>
        <w:rPr>
          <w:rStyle w:val="afffff0"/>
          <w:rtl/>
        </w:rPr>
        <w:t xml:space="preserve">ה</w:t>
      </w:r>
      <w:r>
        <w:rPr>
          <w:rStyle w:val="afffff0"/>
          <w:rtl/>
        </w:rPr>
        <w:t xml:space="preserve">'</w:t>
      </w:r>
      <w:r w:rsidRPr="00184B09">
        <w:rPr>
          <w:rStyle w:val="afffff0"/>
          <w:rtl/>
        </w:rPr>
        <w:t xml:space="preserve"> </w:t>
      </w:r>
      <w:r w:rsidRPr="00184B09">
        <w:rPr>
          <w:rStyle w:val="afffff0"/>
          <w:rtl/>
        </w:rPr>
        <w:t xml:space="preserve">לא</w:t>
      </w:r>
      <w:r w:rsidRPr="00184B09">
        <w:rPr>
          <w:rStyle w:val="afffff0"/>
          <w:rtl/>
        </w:rPr>
        <w:t xml:space="preserve"> יביטו</w:t>
      </w:r>
      <w:r w:rsidRPr="00184B09">
        <w:rPr>
          <w:rStyle w:val="afffff0"/>
          <w:rFonts w:hint="cs"/>
          <w:rtl/>
        </w:rPr>
        <w:t>'</w:t>
      </w:r>
      <w:r w:rsidRPr="00184B09">
        <w:rPr>
          <w:rStyle w:val="afffff0"/>
          <w:rtl/>
        </w:rPr>
        <w:t>.</w:t>
      </w:r>
    </w:p>
    <w:p w:rsidR="00E9703F" w:rsidRPr="009757B9" w:rsidRDefault="00E9703F" w:rsidP="00E9703F">
      <w:pPr>
        <w:rPr>
          <w:rFonts w:cs="Guttman Vilna"/>
          <w:b/>
          <w:bCs/>
          <w:rtl/>
        </w:rPr>
      </w:pPr>
      <w:r w:rsidRPr="006F178A">
        <w:rPr>
          <w:rtl/>
        </w:rPr>
        <w:t>וכתיב</w:t>
      </w:r>
      <w:r w:rsidRPr="00184B09">
        <w:rPr>
          <w:rStyle w:val="afffff0"/>
          <w:rtl/>
        </w:rPr>
        <w:t xml:space="preserve"> </w:t>
      </w:r>
      <w:r w:rsidRPr="00184B09">
        <w:rPr>
          <w:rStyle w:val="afffff0"/>
          <w:rFonts w:hint="cs"/>
          <w:rtl/>
        </w:rPr>
        <w:t>'</w:t>
      </w:r>
      <w:ins w:id="91373" w:author="Claude - סמנטי" w:date="2026-10-11T12:28:21Z">
        <w:r>
          <w:rPr>
            <w:rStyle w:val="afffff0"/>
            <w:rtl/>
          </w:rPr>
          <w:t xml:space="preserve">לָכֵן גָּלָה עַמִּי מִבְּלִי דָעַת</w:t>
        </w:r>
      </w:ins>
      <w:del w:id="91374" w:author="Claude - סמנטי" w:date="2026-10-11T12:28:21Z">
        <w:r w:rsidRPr="00184B09">
          <w:rPr>
            <w:rStyle w:val="afffff0"/>
            <w:rtl/>
          </w:rPr>
          <w:delText xml:space="preserve">לכן גלה עמי מבלי דעת</w:delText>
        </w:r>
      </w:del>
      <w:r w:rsidRPr="00184B09">
        <w:rPr>
          <w:rStyle w:val="afffff0"/>
          <w:rFonts w:hint="cs"/>
          <w:rtl/>
        </w:rPr>
        <w:t>'</w:t>
      </w:r>
      <w:r w:rsidRPr="00184B09">
        <w:rPr>
          <w:rStyle w:val="afffff0"/>
          <w:rtl/>
        </w:rPr>
        <w:t>.</w:t>
      </w:r>
    </w:p>
    <w:p>
      <w:pPr>
        <w:pStyle w:val="38"/>
        <w:rPr>
          <w:ins w:id="98579" w:author="מנוע מכני" w:date="2026-10-11T12:04:39Z"/>
        </w:rPr>
      </w:pPr>
      <w:del w:id="98578" w:author="מנוע מכני" w:date="2026-10-11T12:04:39Z">
        <w:r w:rsidRPr="006F178A">
          <w:delText xml:space="preserve">•</w:delText>
        </w:r>
      </w:del>
      <w:r w:rsidRPr="006F178A">
        <w:t xml:space="preserve"> </w:t>
      </w:r>
      <w:r w:rsidRPr="006F178A">
        <w:t xml:space="preserve">רב המנונא:</w:t>
      </w:r>
    </w:p>
    <w:p w:rsidR="00E9703F" w:rsidRPr="006F178A" w:rsidRDefault="00E9703F" w:rsidP="00E9703F">
      <w:pPr>
        <w:rPr>
          <w:rtl/>
        </w:rPr>
      </w:pPr>
      <w:del w:id="98580" w:author="מנוע מכני" w:date="2026-10-11T12:04:39Z">
        <w:r w:rsidRPr="006F178A">
          <w:rPr>
            <w:rtl/>
          </w:rPr>
          <w:delText xml:space="preserve"> </w:delText>
        </w:r>
      </w:del>
      <w:r w:rsidRPr="006F178A">
        <w:rPr>
          <w:rtl/>
        </w:rPr>
        <w:t xml:space="preserve">לא</w:t>
      </w:r>
      <w:r w:rsidRPr="006F178A">
        <w:rPr>
          <w:rtl/>
        </w:rPr>
        <w:t xml:space="preserve"> חרבה ירושלים אלא בשביל שביטלו בה תשב"ר.</w:t>
      </w:r>
    </w:p>
    <w:p w:rsidR="00E9703F" w:rsidRPr="006F178A" w:rsidRDefault="00E9703F" w:rsidP="00E9703F">
      <w:pPr>
        <w:rPr>
          <w:rtl/>
        </w:rPr>
      </w:pPr>
      <w:r>
        <w:rPr>
          <w:rtl/>
        </w:rPr>
        <w:t>שנא'</w:t>
      </w:r>
      <w:r w:rsidRPr="00806933">
        <w:rPr>
          <w:rStyle w:val="afffff0"/>
          <w:rtl/>
        </w:rPr>
        <w:t xml:space="preserve"> '</w:t>
      </w:r>
      <w:r w:rsidRPr="00806933">
        <w:rPr>
          <w:rStyle w:val="afffff0"/>
          <w:rtl/>
        </w:rPr>
        <w:t xml:space="preserve">שפך על עולל בחוץ </w:t>
      </w:r>
      <w:ins w:id="105865" w:author="קלוד" w:date="2026-10-11T13:11:34Z">
        <w:r>
          <w:rPr>
            <w:rStyle w:val="afffff0"/>
            <w:rtl/>
          </w:rPr>
          <w:t xml:space="preserve">וגו'' -</w:t>
        </w:r>
      </w:ins>
      <w:del w:id="105866" w:author="קלוד" w:date="2026-10-11T13:11:34Z">
        <w:r>
          <w:rPr>
            <w:rStyle w:val="afffff0"/>
            <w:rtl/>
          </w:rPr>
          <w:delText xml:space="preserve">וגו</w:delText>
        </w:r>
        <w:r>
          <w:rPr>
            <w:rStyle w:val="afffff0"/>
            <w:rtl/>
          </w:rPr>
          <w:delText xml:space="preserve">'</w:delText>
        </w:r>
      </w:del>
      <w:r w:rsidRPr="00806933">
        <w:rPr>
          <w:rStyle w:val="afffff0"/>
          <w:rtl/>
        </w:rPr>
        <w:t xml:space="preserve"> </w:t>
      </w:r>
      <w:r w:rsidRPr="006F178A">
        <w:rPr>
          <w:rtl/>
        </w:rPr>
        <w:t xml:space="preserve">מה טעם </w:t>
      </w:r>
      <w:ins w:id="105863" w:author="קלוד" w:date="2026-10-11T13:11:34Z">
        <w:r>
          <w:rPr>
            <w:rtl/>
          </w:rPr>
          <w:t xml:space="preserve">שפך?</w:t>
        </w:r>
      </w:ins>
      <w:del w:id="105864" w:author="קלוד" w:date="2026-10-11T13:11:34Z">
        <w:r w:rsidRPr="006F178A">
          <w:rPr>
            <w:rtl/>
          </w:rPr>
          <w:delText xml:space="preserve">שפך -</w:delText>
        </w:r>
      </w:del>
      <w:r w:rsidRPr="006F178A">
        <w:rPr>
          <w:rtl/>
        </w:rPr>
        <w:t xml:space="preserve"> משום </w:t>
      </w:r>
      <w:ins w:id="105861" w:author="קלוד" w:date="2026-10-11T13:11:34Z">
        <w:r>
          <w:rPr>
            <w:rtl/>
          </w:rPr>
          <w:t xml:space="preserve">שעולל</w:t>
        </w:r>
      </w:ins>
      <w:del w:id="105862" w:author="קלוד" w:date="2026-10-11T13:11:34Z">
        <w:r w:rsidRPr="006F178A">
          <w:rPr>
            <w:rtl/>
          </w:rPr>
          <w:delText xml:space="preserve">דעולל</w:delText>
        </w:r>
      </w:del>
      <w:r w:rsidRPr="006F178A">
        <w:rPr>
          <w:rtl/>
        </w:rPr>
        <w:t xml:space="preserve"> בחוץ.</w:t>
      </w:r>
    </w:p>
    <w:p>
      <w:pPr>
        <w:pStyle w:val="38"/>
        <w:rPr>
          <w:ins w:id="98582" w:author="מנוע מכני" w:date="2026-10-11T12:04:39Z"/>
        </w:rPr>
      </w:pPr>
      <w:del w:id="98581" w:author="מנוע מכני" w:date="2026-10-11T12:04:39Z">
        <w:r w:rsidRPr="006F178A">
          <w:delText xml:space="preserve">•</w:delText>
        </w:r>
      </w:del>
      <w:r w:rsidRPr="006F178A">
        <w:t xml:space="preserve"> </w:t>
      </w:r>
      <w:r w:rsidRPr="006F178A">
        <w:t xml:space="preserve">עולא:</w:t>
      </w:r>
    </w:p>
    <w:p w:rsidR="00E9703F" w:rsidRPr="006F178A" w:rsidRDefault="00E9703F" w:rsidP="00E9703F">
      <w:pPr>
        <w:rPr>
          <w:rtl/>
        </w:rPr>
      </w:pPr>
      <w:del w:id="98583" w:author="מנוע מכני" w:date="2026-10-11T12:04:39Z">
        <w:r w:rsidRPr="006F178A">
          <w:rPr>
            <w:rtl/>
          </w:rPr>
          <w:delText xml:space="preserve"> </w:delText>
        </w:r>
      </w:del>
      <w:r w:rsidRPr="006F178A">
        <w:rPr>
          <w:rtl/>
        </w:rPr>
        <w:t xml:space="preserve">לא</w:t>
      </w:r>
      <w:r w:rsidRPr="006F178A">
        <w:rPr>
          <w:rtl/>
        </w:rPr>
        <w:t xml:space="preserve"> חרבה ירושלים אלא מפני שלא היה להם בושת פנים זה מזה.</w:t>
      </w:r>
    </w:p>
    <w:p w:rsidR="00E9703F" w:rsidRPr="006F178A" w:rsidRDefault="00E9703F" w:rsidP="00E9703F">
      <w:pPr>
        <w:rPr>
          <w:rtl/>
        </w:rPr>
      </w:pPr>
      <w:r>
        <w:rPr>
          <w:rtl/>
        </w:rPr>
        <w:t>שנא'</w:t>
      </w:r>
      <w:r w:rsidRPr="00806933">
        <w:rPr>
          <w:rStyle w:val="afffff0"/>
          <w:rtl/>
        </w:rPr>
        <w:t xml:space="preserve"> '</w:t>
      </w:r>
      <w:r w:rsidRPr="00806933">
        <w:rPr>
          <w:rStyle w:val="afffff0"/>
          <w:rtl/>
        </w:rPr>
        <w:t xml:space="preserve">הובישו כי תועבה עשו גם בוש </w:t>
      </w:r>
      <w:r w:rsidRPr="00806933">
        <w:rPr>
          <w:rStyle w:val="afffff0"/>
          <w:rtl/>
        </w:rPr>
        <w:t xml:space="preserve">לא</w:t>
      </w:r>
      <w:r w:rsidRPr="00806933">
        <w:rPr>
          <w:rStyle w:val="afffff0"/>
          <w:rtl/>
        </w:rPr>
        <w:t xml:space="preserve"> יבושו </w:t>
      </w:r>
      <w:r>
        <w:rPr>
          <w:rStyle w:val="afffff0"/>
          <w:rtl/>
        </w:rPr>
        <w:t xml:space="preserve">וגו</w:t>
      </w:r>
      <w:r>
        <w:rPr>
          <w:rStyle w:val="afffff0"/>
          <w:rtl/>
        </w:rPr>
        <w:t xml:space="preserve">'</w:t>
      </w:r>
      <w:r w:rsidRPr="00806933">
        <w:rPr>
          <w:rStyle w:val="afffff0"/>
          <w:rtl/>
        </w:rPr>
        <w:t>.</w:t>
      </w:r>
    </w:p>
    <w:p>
      <w:pPr>
        <w:pStyle w:val="38"/>
        <w:rPr>
          <w:ins w:id="98585" w:author="מנוע מכני" w:date="2026-10-11T12:04:39Z"/>
        </w:rPr>
      </w:pPr>
      <w:del w:id="98584" w:author="מנוע מכני" w:date="2026-10-11T12:04:39Z">
        <w:r w:rsidRPr="006F178A">
          <w:delText xml:space="preserve">•</w:delText>
        </w:r>
      </w:del>
      <w:r w:rsidRPr="006F178A">
        <w:t xml:space="preserve"> </w:t>
      </w:r>
      <w:r w:rsidRPr="006F178A">
        <w:t xml:space="preserve">רבי יצחק:</w:t>
      </w:r>
    </w:p>
    <w:p w:rsidR="00E9703F" w:rsidRDefault="00E9703F" w:rsidP="00E9703F">
      <w:pPr>
        <w:rPr>
          <w:rtl/>
        </w:rPr>
      </w:pPr>
      <w:del w:id="98586" w:author="מנוע מכני" w:date="2026-10-11T12:04:39Z">
        <w:r w:rsidRPr="006F178A">
          <w:rPr>
            <w:rtl/>
          </w:rPr>
          <w:delText xml:space="preserve"> </w:delText>
        </w:r>
      </w:del>
      <w:r w:rsidRPr="006F178A">
        <w:rPr>
          <w:rtl/>
        </w:rPr>
        <w:t xml:space="preserve">לא</w:t>
      </w:r>
      <w:r w:rsidRPr="006F178A">
        <w:rPr>
          <w:rtl/>
        </w:rPr>
        <w:t xml:space="preserve"> חרבה ירושלים אלא בשביל שהושוו קטן וגדול,</w:t>
      </w:r>
    </w:p>
    <w:p w:rsidR="00E9703F" w:rsidRPr="006F178A" w:rsidRDefault="00E9703F" w:rsidP="00E9703F">
      <w:pPr>
        <w:rPr>
          <w:rtl/>
        </w:rPr>
      </w:pPr>
      <w:r>
        <w:rPr>
          <w:rtl/>
        </w:rPr>
        <w:t>שנא'</w:t>
      </w:r>
      <w:r w:rsidRPr="006F178A">
        <w:rPr>
          <w:rtl/>
        </w:rPr>
        <w:t xml:space="preserve"> 'והיה כעם </w:t>
      </w:r>
      <w:ins w:id="105869" w:author="קלוד" w:date="2026-10-11T13:11:34Z">
        <w:r>
          <w:rPr>
            <w:rtl/>
          </w:rPr>
          <w:t xml:space="preserve">ככהן',</w:t>
        </w:r>
      </w:ins>
      <w:del w:id="105870" w:author="קלוד" w:date="2026-10-11T13:11:34Z">
        <w:r w:rsidRPr="006F178A">
          <w:rPr>
            <w:rtl/>
          </w:rPr>
          <w:delText xml:space="preserve">ככהן</w:delText>
        </w:r>
      </w:del>
      <w:r w:rsidRPr="006F178A">
        <w:rPr>
          <w:rtl/>
        </w:rPr>
        <w:t xml:space="preserve"> וכתיב </w:t>
      </w:r>
      <w:ins w:id="105867" w:author="קלוד" w:date="2026-10-11T13:11:34Z">
        <w:r>
          <w:rPr>
            <w:rtl/>
          </w:rPr>
          <w:t xml:space="preserve">אחריו</w:t>
        </w:r>
      </w:ins>
      <w:del w:id="105868" w:author="קלוד" w:date="2026-10-11T13:11:34Z">
        <w:r w:rsidRPr="006F178A">
          <w:rPr>
            <w:rtl/>
          </w:rPr>
          <w:delText xml:space="preserve">בתריה</w:delText>
        </w:r>
      </w:del>
      <w:r w:rsidRPr="00184B09">
        <w:rPr>
          <w:rStyle w:val="afffff0"/>
          <w:rtl/>
        </w:rPr>
        <w:t xml:space="preserve"> </w:t>
      </w:r>
      <w:r w:rsidRPr="00184B09">
        <w:rPr>
          <w:rStyle w:val="afffff0"/>
          <w:rFonts w:hint="cs"/>
          <w:rtl/>
        </w:rPr>
        <w:t>'</w:t>
      </w:r>
      <w:r w:rsidRPr="00184B09">
        <w:rPr>
          <w:rStyle w:val="afffff0"/>
          <w:rtl/>
        </w:rPr>
        <w:t>הבוק תבוק הארץ</w:t>
      </w:r>
      <w:r w:rsidRPr="00184B09">
        <w:rPr>
          <w:rStyle w:val="afffff0"/>
          <w:rFonts w:hint="cs"/>
          <w:rtl/>
        </w:rPr>
        <w:t>'</w:t>
      </w:r>
      <w:r w:rsidRPr="00184B09">
        <w:rPr>
          <w:rStyle w:val="afffff0"/>
          <w:rtl/>
        </w:rPr>
        <w:t>.</w:t>
      </w:r>
    </w:p>
    <w:p>
      <w:pPr>
        <w:pStyle w:val="38"/>
        <w:rPr>
          <w:ins w:id="98588" w:author="מנוע מכני" w:date="2026-10-11T12:04:39Z"/>
        </w:rPr>
      </w:pPr>
      <w:del w:id="98587" w:author="מנוע מכני" w:date="2026-10-11T12:04:39Z">
        <w:r w:rsidRPr="006F178A">
          <w:delText xml:space="preserve">•</w:delText>
        </w:r>
      </w:del>
      <w:r w:rsidRPr="006F178A">
        <w:t xml:space="preserve"> </w:t>
      </w:r>
      <w:ins w:id="90515" w:author="מנוע מכני" w:date="2026-10-11T12:04:39Z">
        <w:r>
          <w:t xml:space="preserve">ר"ח</w:t>
        </w:r>
      </w:ins>
      <w:del w:id="90516" w:author="מנוע מכני" w:date="2026-10-11T12:04:39Z">
        <w:r w:rsidRPr="006F178A">
          <w:delText xml:space="preserve">רבי חנינא</w:delText>
        </w:r>
      </w:del>
      <w:r w:rsidRPr="006F178A">
        <w:t xml:space="preserve">:</w:t>
      </w:r>
    </w:p>
    <w:p w:rsidR="00E9703F" w:rsidRDefault="00E9703F" w:rsidP="00E9703F">
      <w:pPr>
        <w:rPr>
          <w:rtl/>
        </w:rPr>
      </w:pPr>
      <w:del w:id="98589" w:author="מנוע מכני" w:date="2026-10-11T12:04:39Z">
        <w:r w:rsidRPr="006F178A">
          <w:rPr>
            <w:rtl/>
          </w:rPr>
          <w:delText xml:space="preserve"> </w:delText>
        </w:r>
      </w:del>
      <w:r w:rsidRPr="006F178A">
        <w:rPr>
          <w:rtl/>
        </w:rPr>
        <w:t xml:space="preserve">לא</w:t>
      </w:r>
      <w:r w:rsidRPr="006F178A">
        <w:rPr>
          <w:rtl/>
        </w:rPr>
        <w:t xml:space="preserve"> חרבה ירושלים אלא בשביל שלא הוכיחו זה את זה,</w:t>
      </w:r>
    </w:p>
    <w:p w:rsidR="00E9703F" w:rsidRPr="009757B9" w:rsidRDefault="00E9703F" w:rsidP="00E9703F">
      <w:pPr>
        <w:rPr>
          <w:rFonts w:cs="Guttman Vilna"/>
          <w:b/>
          <w:bCs/>
          <w:rtl/>
        </w:rPr>
      </w:pPr>
      <w:r>
        <w:rPr>
          <w:rtl/>
        </w:rPr>
        <w:t>שנא'</w:t>
      </w:r>
      <w:r w:rsidRPr="00184B09">
        <w:rPr>
          <w:rStyle w:val="afffff0"/>
          <w:rtl/>
        </w:rPr>
        <w:t xml:space="preserve"> '</w:t>
      </w:r>
      <w:ins w:id="91375" w:author="Claude - סמנטי" w:date="2026-10-11T12:28:21Z">
        <w:r>
          <w:rPr>
            <w:rStyle w:val="afffff0"/>
            <w:rtl/>
          </w:rPr>
          <w:t xml:space="preserve">הָיוּ שָׂרֶיהָ כְּאַיָּלִים לֹא מָצְאוּ מִרְעֶה</w:t>
        </w:r>
      </w:ins>
      <w:del w:id="91376" w:author="Claude - סמנטי" w:date="2026-10-11T12:28:21Z">
        <w:r w:rsidRPr="00184B09">
          <w:rPr>
            <w:rStyle w:val="afffff0"/>
            <w:rtl/>
          </w:rPr>
          <w:delText xml:space="preserve">היו שריה כאילים </w:delText>
        </w:r>
        <w:r w:rsidRPr="00184B09">
          <w:rPr>
            <w:rStyle w:val="afffff0"/>
            <w:rtl/>
          </w:rPr>
          <w:delText xml:space="preserve">לא</w:delText>
        </w:r>
        <w:r w:rsidRPr="00184B09">
          <w:rPr>
            <w:rStyle w:val="afffff0"/>
            <w:rtl/>
          </w:rPr>
          <w:delText xml:space="preserve"> מצאו מרעה</w:delText>
        </w:r>
      </w:del>
      <w:r w:rsidRPr="00184B09">
        <w:rPr>
          <w:rStyle w:val="afffff0"/>
          <w:rFonts w:hint="cs"/>
          <w:rtl/>
        </w:rPr>
        <w:t>'</w:t>
      </w:r>
      <w:r w:rsidRPr="00184B09">
        <w:rPr>
          <w:rStyle w:val="afffff0"/>
          <w:rtl/>
        </w:rPr>
        <w:t>.</w:t>
      </w:r>
      <w:r w:rsidRPr="006F178A">
        <w:rPr>
          <w:rtl/>
        </w:rPr>
        <w:t xml:space="preserve"> מה איל זה ראשו של זה בצד זנבו של זה אף ישראל שבאותו הדור, כבשו פניהם בקרקע ולא הוכיחו זה את זה.</w:t>
      </w:r>
    </w:p>
    <w:p w:rsidR="00E9703F" w:rsidRDefault="00E9703F" w:rsidP="00E9703F">
      <w:pPr>
        <w:rPr>
          <w:rtl/>
        </w:rPr>
      </w:pPr>
      <w:r w:rsidRPr="006F178A">
        <w:rPr>
          <w:rtl/>
        </w:rPr>
        <w:t>•</w:t>
      </w:r>
      <w:r w:rsidRPr="006F178A">
        <w:rPr>
          <w:rFonts w:hint="cs"/>
          <w:rtl/>
        </w:rPr>
        <w:t xml:space="preserve"> </w:t>
      </w:r>
      <w:r w:rsidRPr="006F178A">
        <w:rPr>
          <w:rStyle w:val="2fb"/>
          <w:rtl/>
        </w:rPr>
        <w:t xml:space="preserve">ר"י</w:t>
      </w:r>
      <w:r w:rsidRPr="006F178A">
        <w:rPr>
          <w:rtl/>
        </w:rPr>
        <w:t xml:space="preserve"> </w:t>
      </w:r>
      <w:r w:rsidRPr="006F178A">
        <w:rPr>
          <w:rtl/>
        </w:rPr>
        <w:t xml:space="preserve">לא</w:t>
      </w:r>
      <w:r w:rsidRPr="006F178A">
        <w:rPr>
          <w:rtl/>
        </w:rPr>
        <w:t xml:space="preserve"> חרבה ירושלים אלא בשביל שביזו בה תלמידי חכמים,</w:t>
      </w:r>
    </w:p>
    <w:p w:rsidR="00E9703F" w:rsidRPr="006F178A" w:rsidRDefault="00E9703F" w:rsidP="00E9703F">
      <w:pPr>
        <w:rPr>
          <w:rFonts w:ascii="Fb Fontext" w:hAnsi="Fb Fontext"/>
          <w:sz w:val="20"/>
          <w:rtl/>
        </w:rPr>
      </w:pPr>
      <w:r>
        <w:rPr>
          <w:rFonts w:ascii="Fb Fontext" w:hAnsi="Fb Fontext"/>
          <w:sz w:val="20"/>
          <w:rtl/>
        </w:rPr>
        <w:t>שנא'</w:t>
      </w:r>
      <w:r w:rsidRPr="00184B09">
        <w:rPr>
          <w:rStyle w:val="afffff0"/>
          <w:rtl/>
        </w:rPr>
        <w:t xml:space="preserve"> '</w:t>
      </w:r>
      <w:ins w:id="91377" w:author="Claude - סמנטי" w:date="2026-10-11T12:28:21Z">
        <w:r>
          <w:rPr>
            <w:rStyle w:val="afffff0"/>
            <w:rtl/>
          </w:rPr>
          <w:t xml:space="preserve">וַיִּהְיוּ מַלְעִיבִים בְּמַלְאֲכֵי הָאֱלֹהִים וּבוֹזִים דְּבָרָיו וּמִתַּעְתְּעִים בִּנְבִיאָיו עַד עֲלוֹת חֲמַת ה</w:t>
        </w:r>
      </w:ins>
      <w:del w:id="91378" w:author="Claude - סמנטי" w:date="2026-10-11T12:28:21Z">
        <w:r w:rsidRPr="00184B09">
          <w:rPr>
            <w:rStyle w:val="afffff0"/>
            <w:rtl/>
          </w:rPr>
          <w:delText xml:space="preserve">ויהיו מלעיבים במלאכי האלהים ובוזים דבריו ומתעתעים בנביאיו עד עלות חמת </w:delText>
        </w:r>
        <w:r>
          <w:rPr>
            <w:rStyle w:val="afffff0"/>
            <w:rtl/>
          </w:rPr>
          <w:delText xml:space="preserve">ה</w:delText>
        </w:r>
      </w:del>
      <w:r>
        <w:rPr>
          <w:rStyle w:val="afffff0"/>
          <w:rtl/>
        </w:rPr>
        <w:t xml:space="preserve">'</w:t>
      </w:r>
      <w:r w:rsidRPr="00184B09">
        <w:rPr>
          <w:rStyle w:val="afffff0"/>
          <w:rtl/>
        </w:rPr>
        <w:t xml:space="preserve"> בעמו עד לאין מרפא</w:t>
      </w:r>
      <w:r w:rsidRPr="00184B09">
        <w:rPr>
          <w:rStyle w:val="afffff0"/>
          <w:rFonts w:hint="cs"/>
          <w:rtl/>
        </w:rPr>
        <w:t>'</w:t>
      </w:r>
      <w:r w:rsidRPr="00184B09">
        <w:rPr>
          <w:rStyle w:val="afffff0"/>
          <w:rtl/>
        </w:rPr>
        <w:t>.</w:t>
      </w:r>
    </w:p>
    <w:p w:rsidR="00E9703F" w:rsidRPr="009757B9" w:rsidRDefault="00E9703F" w:rsidP="00E9703F">
      <w:pPr>
        <w:rPr>
          <w:rFonts w:ascii="Fb Fontext" w:hAnsi="Fb Fontext" w:cs="Guttman Vilna"/>
          <w:b/>
          <w:bCs/>
          <w:sz w:val="20"/>
          <w:rtl/>
        </w:rPr>
      </w:pPr>
      <w:ins w:id="105873" w:author="קלוד" w:date="2026-10-11T13:11:34Z">
        <w:r>
          <w:rPr>
            <w:rFonts w:ascii="Fb Fontext" w:hAnsi="Fb Fontext"/>
            <w:sz w:val="20"/>
            <w:rtl/>
          </w:rPr>
          <w:t xml:space="preserve">-</w:t>
        </w:r>
      </w:ins>
      <w:del w:id="105874" w:author="קלוד" w:date="2026-10-11T13:11:34Z">
        <w:r w:rsidRPr="006F178A">
          <w:rPr>
            <w:rFonts w:ascii="Fb Fontext" w:hAnsi="Fb Fontext"/>
            <w:sz w:val="20"/>
            <w:rtl/>
          </w:rPr>
          <w:delText xml:space="preserve">-</w:delText>
        </w:r>
        <w:r w:rsidRPr="006F178A">
          <w:rPr>
            <w:rStyle w:val="2fb"/>
            <w:rFonts w:ascii="Fb Fontext" w:hAnsi="Fb Fontext"/>
            <w:sz w:val="20"/>
            <w:rtl/>
          </w:rPr>
          <w:delText xml:space="preserve">ריא"ר</w:delText>
        </w:r>
      </w:del>
      <w:r w:rsidRPr="006F178A">
        <w:rPr>
          <w:rFonts w:ascii="Fb Fontext" w:hAnsi="Fb Fontext"/>
          <w:sz w:val="20"/>
          <w:rtl/>
        </w:rPr>
        <w:t xml:space="preserve"> </w:t>
      </w:r>
      <w:ins w:id="105871" w:author="קלוד" w:date="2026-10-11T13:11:34Z">
        <w:r>
          <w:rPr>
            <w:rFonts w:ascii="Fb Fontext" w:hAnsi="Fb Fontext"/>
            <w:sz w:val="20"/>
            <w:rtl/>
          </w:rPr>
          <w:t xml:space="preserve">ריא"ר: כל</w:t>
        </w:r>
      </w:ins>
      <w:del w:id="105872" w:author="קלוד" w:date="2026-10-11T13:11:34Z">
        <w:r w:rsidRPr="006F178A">
          <w:rPr>
            <w:rFonts w:ascii="Fb Fontext" w:hAnsi="Fb Fontext"/>
            <w:sz w:val="20"/>
            <w:rtl/>
          </w:rPr>
          <w:delText xml:space="preserve">דכל</w:delText>
        </w:r>
      </w:del>
      <w:r w:rsidRPr="006F178A">
        <w:rPr>
          <w:rFonts w:ascii="Fb Fontext" w:hAnsi="Fb Fontext"/>
          <w:sz w:val="20"/>
          <w:rtl/>
        </w:rPr>
        <w:t xml:space="preserve"> המבזה תלמידי חכמים אין לו רפואה למכתו.</w:t>
      </w:r>
    </w:p>
    <w:p w:rsidR="00E9703F" w:rsidRPr="006F178A" w:rsidRDefault="00E9703F" w:rsidP="00E9703F">
      <w:pPr>
        <w:rPr>
          <w:rtl/>
        </w:rPr>
      </w:pPr>
      <w:r w:rsidRPr="006F178A">
        <w:rPr>
          <w:rFonts w:ascii="Fb Fontext" w:hAnsi="Fb Fontext" w:hint="cs"/>
          <w:rtl/>
        </w:rPr>
        <w:t>סימן- [</w:t>
      </w:r>
      <w:r w:rsidRPr="006F178A">
        <w:rPr>
          <w:rStyle w:val="afffe"/>
          <w:rFonts w:ascii="Fb Fontext" w:hAnsi="Fb Fontext" w:hint="cs"/>
          <w:rtl/>
        </w:rPr>
        <w:t>ש</w:t>
      </w:r>
      <w:r w:rsidRPr="006F178A">
        <w:rPr>
          <w:rFonts w:ascii="Fb Fontext" w:hAnsi="Fb Fontext" w:hint="cs"/>
          <w:rtl/>
        </w:rPr>
        <w:t xml:space="preserve">בת </w:t>
      </w:r>
      <w:r w:rsidRPr="006F178A">
        <w:rPr>
          <w:rStyle w:val="2fb"/>
          <w:rFonts w:ascii="Fb Fontext" w:hAnsi="Fb Fontext" w:hint="cs"/>
          <w:rtl/>
        </w:rPr>
        <w:t>ק</w:t>
      </w:r>
      <w:r w:rsidRPr="006F178A">
        <w:rPr>
          <w:rStyle w:val="2fb"/>
          <w:rFonts w:ascii="Fb Fontext" w:hAnsi="Fb Fontext" w:hint="cs"/>
          <w:rtl/>
        </w:rPr>
        <w:t>ר</w:t>
      </w:r>
      <w:r w:rsidRPr="006F178A">
        <w:rPr>
          <w:rStyle w:val="2fb"/>
          <w:rFonts w:ascii="Fb Fontext" w:hAnsi="Fb Fontext"/>
          <w:rtl/>
        </w:rPr>
        <w:t>"</w:t>
      </w:r>
      <w:r w:rsidRPr="006F178A">
        <w:rPr>
          <w:rStyle w:val="2fb"/>
          <w:rFonts w:ascii="Fb Fontext" w:hAnsi="Fb Fontext" w:hint="cs"/>
          <w:rtl/>
        </w:rPr>
        <w:t xml:space="preserve">ש</w:t>
      </w:r>
      <w:r w:rsidRPr="006F178A">
        <w:rPr>
          <w:rFonts w:ascii="Fb Fontext" w:hAnsi="Fb Fontext" w:hint="cs"/>
          <w:rtl/>
        </w:rPr>
        <w:t xml:space="preserve"> </w:t>
      </w:r>
      <w:r w:rsidRPr="006F178A">
        <w:rPr>
          <w:rStyle w:val="afffe"/>
          <w:rFonts w:ascii="Fb Fontext" w:hAnsi="Fb Fontext" w:hint="cs"/>
          <w:rtl/>
        </w:rPr>
        <w:t>ת</w:t>
      </w:r>
      <w:r w:rsidRPr="006F178A">
        <w:rPr>
          <w:rFonts w:ascii="Fb Fontext" w:hAnsi="Fb Fontext" w:hint="cs"/>
          <w:rtl/>
        </w:rPr>
        <w:t xml:space="preserve">שבר </w:t>
      </w:r>
      <w:r w:rsidRPr="006F178A">
        <w:rPr>
          <w:rStyle w:val="afffe"/>
          <w:rFonts w:ascii="Fb Fontext" w:hAnsi="Fb Fontext" w:hint="cs"/>
          <w:rtl/>
        </w:rPr>
        <w:t>ב</w:t>
      </w:r>
      <w:r w:rsidRPr="006F178A">
        <w:rPr>
          <w:rFonts w:ascii="Fb Fontext" w:hAnsi="Fb Fontext" w:hint="cs"/>
          <w:rtl/>
        </w:rPr>
        <w:t xml:space="preserve">ושת </w:t>
      </w:r>
      <w:r w:rsidRPr="006F178A">
        <w:rPr>
          <w:rStyle w:val="afffe"/>
          <w:rFonts w:ascii="Fb Fontext" w:hAnsi="Fb Fontext" w:hint="cs"/>
          <w:rtl/>
        </w:rPr>
        <w:t>ה</w:t>
      </w:r>
      <w:r w:rsidRPr="006F178A">
        <w:rPr>
          <w:rFonts w:ascii="Fb Fontext" w:hAnsi="Fb Fontext" w:hint="cs"/>
          <w:rtl/>
        </w:rPr>
        <w:t xml:space="preserve">ושוו, </w:t>
      </w:r>
      <w:r w:rsidRPr="006F178A">
        <w:rPr>
          <w:rFonts w:ascii="Fb Fontext" w:hAnsi="Fb Fontext" w:hint="cs"/>
          <w:rtl/>
        </w:rPr>
        <w:t xml:space="preserve">לא</w:t>
      </w:r>
      <w:r w:rsidRPr="006F178A">
        <w:rPr>
          <w:rFonts w:ascii="Fb Fontext" w:hAnsi="Fb Fontext" w:hint="cs"/>
          <w:rtl/>
        </w:rPr>
        <w:t xml:space="preserve"> </w:t>
      </w:r>
      <w:r w:rsidRPr="006F178A">
        <w:rPr>
          <w:rStyle w:val="afffe"/>
          <w:rFonts w:ascii="Fb Fontext" w:hAnsi="Fb Fontext" w:hint="cs"/>
          <w:rtl/>
        </w:rPr>
        <w:t>ה</w:t>
      </w:r>
      <w:r w:rsidRPr="006F178A">
        <w:rPr>
          <w:rFonts w:ascii="Fb Fontext" w:hAnsi="Fb Fontext" w:hint="cs"/>
          <w:rtl/>
        </w:rPr>
        <w:t xml:space="preserve">וכיחו, </w:t>
      </w:r>
      <w:r w:rsidRPr="006F178A">
        <w:rPr>
          <w:rStyle w:val="afffe"/>
          <w:rFonts w:ascii="Fb Fontext" w:hAnsi="Fb Fontext" w:hint="cs"/>
          <w:rtl/>
        </w:rPr>
        <w:t>ב</w:t>
      </w:r>
      <w:r w:rsidRPr="006F178A">
        <w:rPr>
          <w:rFonts w:ascii="Fb Fontext" w:hAnsi="Fb Fontext" w:hint="cs"/>
          <w:rtl/>
        </w:rPr>
        <w:t xml:space="preserve">יזו </w:t>
      </w:r>
      <w:r w:rsidRPr="006F178A">
        <w:rPr>
          <w:rStyle w:val="afffe"/>
          <w:rFonts w:ascii="Fb Fontext" w:hAnsi="Fb Fontext" w:hint="cs"/>
          <w:rtl/>
        </w:rPr>
        <w:t>א</w:t>
      </w:r>
      <w:r w:rsidRPr="006F178A">
        <w:rPr>
          <w:rFonts w:ascii="Fb Fontext" w:hAnsi="Fb Fontext" w:hint="cs"/>
          <w:rtl/>
        </w:rPr>
        <w:t>מנה- תבק</w:t>
      </w:r>
      <w:r w:rsidRPr="006F178A">
        <w:rPr>
          <w:rFonts w:ascii="Fb Fontext" w:hAnsi="Fb Fontext"/>
          <w:rtl/>
        </w:rPr>
        <w:t>"</w:t>
      </w:r>
      <w:r w:rsidRPr="006F178A">
        <w:rPr>
          <w:rFonts w:ascii="Fb Fontext" w:hAnsi="Fb Fontext" w:hint="cs"/>
          <w:rtl/>
        </w:rPr>
        <w:t>ש אהב</w:t>
      </w:r>
      <w:r w:rsidRPr="006F178A">
        <w:rPr>
          <w:rFonts w:ascii="Fb Fontext" w:hAnsi="Fb Fontext"/>
          <w:rtl/>
        </w:rPr>
        <w:t>"</w:t>
      </w:r>
      <w:r w:rsidRPr="006F178A">
        <w:rPr>
          <w:rFonts w:ascii="Fb Fontext" w:hAnsi="Fb Fontext" w:hint="cs"/>
          <w:rtl/>
        </w:rPr>
        <w:t>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39" w:author="קלוד" w:date="2026-10-11T12:33:55Z"/>
        </w:rPr>
      </w:pPr>
      <w:ins w:id="90340" w:author="קלוד" w:date="2026-10-11T12:33:55Z">
        <w:r>
          <w:rPr>
            <w:color w:val="7B3F00"/>
          </w:rPr>
          <w:t xml:space="preserve">'אל תגעו במשיחי' - תינוקות של בית רבן והבלם</w:t>
        </w:r>
      </w:ins>
    </w:p>
    <w:p>
      <w:pPr>
        <w:pStyle w:val="38"/>
        <w:rPr>
          <w:ins w:id="99354" w:author="מנוע מכני" w:date="2026-10-11T12:04:39Z"/>
        </w:rPr>
      </w:pPr>
      <w:del w:id="99442" w:author="מנוע מכני" w:date="2026-10-11T12:04:39Z">
        <w:r>
          <w:delText xml:space="preserve">• </w:delText>
        </w:r>
      </w:del>
      <w:r>
        <w:t xml:space="preserve">ר</w:t>
      </w:r>
      <w:r w:rsidR="00E9703F" w:rsidRPr="004640F6">
        <w:t xml:space="preserve">יא"ר</w:t>
      </w:r>
    </w:p>
    <w:p w:rsidR="00E9703F" w:rsidRPr="004640F6" w:rsidRDefault="00524703" w:rsidP="00E9703F">
      <w:pPr>
        <w:rPr>
          <w:spacing w:val="-4"/>
          <w:rtl/>
        </w:rPr>
      </w:pPr>
      <w:del w:id="99355" w:author="מנוע מכני" w:date="2026-10-11T12:04:39Z">
        <w:r w:rsidR="00E9703F" w:rsidRPr="004640F6">
          <w:rPr>
            <w:rFonts w:ascii="Fb Fontext" w:hAnsi="Fb Fontext"/>
            <w:spacing w:val="-4"/>
            <w:rtl/>
          </w:rPr>
          <w:delText xml:space="preserve"> </w:delText>
        </w:r>
      </w:del>
      <w:r w:rsidR="00E9703F" w:rsidRPr="004640F6">
        <w:rPr>
          <w:rFonts w:ascii="Fb Fontext" w:hAnsi="Fb Fontext"/>
          <w:spacing w:val="-4"/>
          <w:rtl/>
        </w:rPr>
        <w:t xml:space="preserve">- אל תגעו במשיחי - אלו תינוקות של בית רבן, ובנביאי אל תרעו - אלו תלמידי חכמים.</w:t>
      </w:r>
    </w:p>
    <w:p w:rsidR="00E9703F" w:rsidRPr="006F178A" w:rsidRDefault="00E9703F" w:rsidP="00E9703F">
      <w:pPr>
        <w:rPr>
          <w:rtl/>
        </w:rPr>
      </w:pPr>
      <w:r w:rsidRPr="006F178A">
        <w:rPr>
          <w:rtl/>
        </w:rPr>
        <w:t xml:space="preserve">• </w:t>
      </w:r>
      <w:r w:rsidRPr="006F178A">
        <w:rPr>
          <w:rStyle w:val="2fb"/>
          <w:rtl/>
        </w:rPr>
        <w:t xml:space="preserve">ר"ל</w:t>
      </w:r>
      <w:r w:rsidRPr="006F178A">
        <w:rPr>
          <w:rtl/>
        </w:rPr>
        <w:t xml:space="preserve"> </w:t>
      </w:r>
      <w:r w:rsidRPr="006F178A">
        <w:rPr>
          <w:rStyle w:val="2fb"/>
          <w:rtl/>
        </w:rPr>
        <w:t xml:space="preserve">מר"י</w:t>
      </w:r>
      <w:r w:rsidRPr="006F178A">
        <w:rPr>
          <w:rtl/>
        </w:rPr>
        <w:t xml:space="preserve"> נשיאה אין העולם מתקיים אלא בשביל הבל תשב"ר.</w:t>
      </w:r>
    </w:p>
    <w:p w:rsidR="00E9703F" w:rsidRPr="009757B9" w:rsidRDefault="00E9703F" w:rsidP="00E9703F">
      <w:pPr>
        <w:rPr>
          <w:rFonts w:cs="Guttman Vilna"/>
          <w:b/>
          <w:bCs/>
          <w:rtl/>
        </w:rPr>
      </w:pPr>
      <w:r w:rsidRPr="006F178A">
        <w:rPr>
          <w:rtl/>
        </w:rPr>
        <w:t xml:space="preserve">אינו דומה הבל שיש בו חטא, [</w:t>
      </w:r>
      <w:r w:rsidRPr="006F178A">
        <w:rPr>
          <w:rStyle w:val="2fb"/>
          <w:rtl/>
        </w:rPr>
        <w:t xml:space="preserve">ר"פ</w:t>
      </w:r>
      <w:r w:rsidRPr="006F178A">
        <w:rPr>
          <w:rtl/>
        </w:rPr>
        <w:t xml:space="preserve"> </w:t>
      </w:r>
      <w:r w:rsidRPr="006F178A">
        <w:rPr>
          <w:rStyle w:val="2fb"/>
          <w:rtl/>
        </w:rPr>
        <w:t xml:space="preserve">ואביי</w:t>
      </w:r>
      <w:r w:rsidRPr="006F178A">
        <w:rPr>
          <w:rtl/>
        </w:rPr>
        <w:t xml:space="preserve"> אנפשיה] להבל שאין בו חטא.</w:t>
      </w:r>
    </w:p>
    <w:p w:rsidR="00E9703F" w:rsidRPr="006F178A" w:rsidRDefault="00E9703F" w:rsidP="00E9703F">
      <w:pPr>
        <w:rPr>
          <w:rtl/>
        </w:rPr>
      </w:pPr>
      <w:r w:rsidRPr="006F178A">
        <w:rPr>
          <w:rtl/>
        </w:rPr>
        <w:t xml:space="preserve">• </w:t>
      </w:r>
      <w:r w:rsidRPr="006F178A">
        <w:rPr>
          <w:rStyle w:val="2fb"/>
          <w:rtl/>
        </w:rPr>
        <w:t xml:space="preserve">ר"ל</w:t>
      </w:r>
      <w:r w:rsidRPr="006F178A">
        <w:rPr>
          <w:rtl/>
        </w:rPr>
        <w:t xml:space="preserve"> </w:t>
      </w:r>
      <w:r w:rsidRPr="006F178A">
        <w:rPr>
          <w:rStyle w:val="2fb"/>
          <w:rtl/>
        </w:rPr>
        <w:t xml:space="preserve">מר"י</w:t>
      </w:r>
      <w:r w:rsidRPr="006F178A">
        <w:rPr>
          <w:rtl/>
        </w:rPr>
        <w:t xml:space="preserve"> נשיאה אין מבטלין תשב"ר </w:t>
      </w:r>
      <w:ins w:id="90517" w:author="מנוע מכני" w:date="2026-10-11T12:04:39Z">
        <w:r>
          <w:rPr>
            <w:rtl/>
          </w:rPr>
          <w:t xml:space="preserve">אפי'</w:t>
        </w:r>
      </w:ins>
      <w:del w:id="90518" w:author="מנוע מכני" w:date="2026-10-11T12:04:39Z">
        <w:r w:rsidRPr="006F178A">
          <w:rPr>
            <w:rtl/>
          </w:rPr>
          <w:delText xml:space="preserve">אפילו</w:delText>
        </w:r>
      </w:del>
      <w:r w:rsidRPr="006F178A">
        <w:rPr>
          <w:rtl/>
        </w:rPr>
        <w:t xml:space="preserve"> לבנין בית המקדש.</w:t>
      </w:r>
    </w:p>
    <w:p w:rsidR="00E9703F" w:rsidRPr="009757B9" w:rsidRDefault="00E9703F" w:rsidP="00E9703F">
      <w:pPr>
        <w:rPr>
          <w:rFonts w:cs="Guttman Vilna"/>
          <w:b/>
          <w:bCs/>
          <w:rtl/>
        </w:rPr>
      </w:pPr>
      <w:r w:rsidRPr="006F178A">
        <w:rPr>
          <w:rtl/>
        </w:rPr>
        <w:t xml:space="preserve">• </w:t>
      </w:r>
      <w:r w:rsidRPr="006F178A">
        <w:rPr>
          <w:rStyle w:val="2fb"/>
          <w:rtl/>
        </w:rPr>
        <w:t xml:space="preserve">ר"ל</w:t>
      </w:r>
      <w:r w:rsidRPr="006F178A">
        <w:rPr>
          <w:rtl/>
        </w:rPr>
        <w:t xml:space="preserve"> </w:t>
      </w:r>
      <w:r w:rsidRPr="006F178A">
        <w:rPr>
          <w:rStyle w:val="2fb"/>
          <w:rtl/>
        </w:rPr>
        <w:t xml:space="preserve">מר"י</w:t>
      </w:r>
      <w:r w:rsidRPr="006F178A">
        <w:rPr>
          <w:rtl/>
        </w:rPr>
        <w:t xml:space="preserve"> נשיאה כך מקובלני מאבותי, </w:t>
      </w:r>
      <w:ins w:id="91681" w:author="מנוע מכני" w:date="2026-10-11T12:04:39Z">
        <w:r>
          <w:rPr>
            <w:rtl/>
          </w:rPr>
          <w:t xml:space="preserve">ואמרו</w:t>
        </w:r>
      </w:ins>
      <w:del w:id="91682" w:author="מנוע מכני" w:date="2026-10-11T12:04:39Z">
        <w:r w:rsidRPr="006F178A">
          <w:rPr>
            <w:rtl/>
          </w:rPr>
          <w:delText xml:space="preserve">ואמרי</w:delText>
        </w:r>
      </w:del>
      <w:r w:rsidRPr="006F178A">
        <w:rPr>
          <w:rtl/>
        </w:rPr>
        <w:t xml:space="preserve"> לה מאבותיך: כל עיר שאין בה תשב"ר מחריבין אותה.</w:t>
      </w:r>
    </w:p>
    <w:p>
      <w:pPr>
        <w:pStyle w:val="38"/>
        <w:rPr>
          <w:ins w:id="98590" w:author="מנוע מכני" w:date="2026-10-11T12:04:39Z"/>
        </w:rPr>
      </w:pPr>
      <w:r w:rsidRPr="006F178A">
        <w:t xml:space="preserve">רבינא</w:t>
      </w:r>
      <w:del w:id="99418" w:author="מנוע מכני" w:date="2026-10-11T12:04:39Z">
        <w:r w:rsidRPr="006F178A">
          <w:delText xml:space="preserve"> אמר</w:delText>
        </w:r>
      </w:del>
      <w:r w:rsidRPr="006F178A">
        <w:t xml:space="preserve">:</w:t>
      </w:r>
    </w:p>
    <w:p w:rsidR="00E9703F" w:rsidRPr="006F178A" w:rsidRDefault="00E9703F" w:rsidP="00E9703F">
      <w:pPr>
        <w:rPr>
          <w:rtl/>
        </w:rPr>
      </w:pPr>
      <w:del w:id="98591" w:author="מנוע מכני" w:date="2026-10-11T12:04:39Z">
        <w:r w:rsidRPr="006F178A">
          <w:rPr>
            <w:rtl/>
          </w:rPr>
          <w:delText xml:space="preserve"> </w:delText>
        </w:r>
      </w:del>
      <w:r w:rsidRPr="006F178A">
        <w:rPr>
          <w:rtl/>
        </w:rPr>
        <w:t xml:space="preserve">מחרימין אותה.</w:t>
      </w:r>
    </w:p>
    <w:p>
      <w:pPr>
        <w:pStyle w:val="38"/>
        <w:rPr>
          <w:ins w:id="98593" w:author="מנוע מכני" w:date="2026-10-11T12:04:39Z"/>
        </w:rPr>
      </w:pPr>
      <w:del w:id="98592" w:author="מנוע מכני" w:date="2026-10-11T12:04:39Z">
        <w:r w:rsidRPr="006F178A">
          <w:delText xml:space="preserve">•</w:delText>
        </w:r>
      </w:del>
      <w:r w:rsidRPr="006F178A">
        <w:t xml:space="preserve"> </w:t>
      </w:r>
      <w:r w:rsidRPr="003907AE">
        <w:t>רבא:</w:t>
      </w:r>
    </w:p>
    <w:p w:rsidR="00E9703F" w:rsidRPr="009757B9" w:rsidRDefault="00E9703F" w:rsidP="00E9703F">
      <w:pPr>
        <w:rPr>
          <w:rFonts w:cs="Guttman Vilna"/>
          <w:b/>
          <w:bCs/>
          <w:rtl/>
        </w:rPr>
      </w:pPr>
      <w:del w:id="98594" w:author="מנוע מכני" w:date="2026-10-11T12:04:39Z">
        <w:r w:rsidRPr="006F178A">
          <w:rPr>
            <w:rtl/>
          </w:rPr>
          <w:delText xml:space="preserve"> </w:delText>
        </w:r>
      </w:del>
      <w:r w:rsidRPr="006F178A">
        <w:rPr>
          <w:rtl/>
        </w:rPr>
        <w:t xml:space="preserve">לא</w:t>
      </w:r>
      <w:r w:rsidRPr="006F178A">
        <w:rPr>
          <w:rtl/>
        </w:rPr>
        <w:t xml:space="preserve"> חרבה ירושלים אלא בשביל שפסקו ממנה אנשי אמנה.</w:t>
      </w:r>
      <w:r w:rsidRPr="006F178A">
        <w:rPr>
          <w:rFonts w:hint="cs"/>
          <w:rtl/>
        </w:rPr>
        <w:t xml:space="preserve"> </w:t>
      </w:r>
      <w:r>
        <w:rPr>
          <w:rtl/>
        </w:rPr>
        <w:t>שנא'</w:t>
      </w:r>
      <w:r w:rsidRPr="00184B09">
        <w:rPr>
          <w:rStyle w:val="afffff0"/>
          <w:rtl/>
        </w:rPr>
        <w:t xml:space="preserve"> </w:t>
      </w:r>
      <w:r w:rsidRPr="00184B09">
        <w:rPr>
          <w:rStyle w:val="afffff0"/>
          <w:rFonts w:hint="cs"/>
          <w:rtl/>
        </w:rPr>
        <w:t>'</w:t>
      </w:r>
      <w:r w:rsidRPr="00184B09">
        <w:rPr>
          <w:rStyle w:val="afffff0"/>
          <w:rtl/>
        </w:rPr>
        <w:t xml:space="preserve">שוטטו בחוצות </w:t>
      </w:r>
      <w:r w:rsidRPr="00307E5D">
        <w:rPr>
          <w:rStyle w:val="afffff0"/>
          <w:spacing w:val="-2"/>
          <w:rtl/>
        </w:rPr>
        <w:t>ירושלים וראו נא ודעו ובקשו ברחובותיה אם תמצאו איש עושה משפט מבקש אמונה ואסלח לה</w:t>
      </w:r>
      <w:r w:rsidRPr="00307E5D">
        <w:rPr>
          <w:rStyle w:val="afffff0"/>
          <w:rFonts w:hint="cs"/>
          <w:spacing w:val="-2"/>
          <w:rtl/>
        </w:rPr>
        <w:t>'</w:t>
      </w:r>
      <w:r w:rsidRPr="00307E5D">
        <w:rPr>
          <w:rStyle w:val="afffff0"/>
          <w:spacing w:val="-2"/>
          <w:rtl/>
        </w:rPr>
        <w:t>.</w:t>
      </w:r>
    </w:p>
    <w:p>
      <w:pPr>
        <w:pStyle w:val="afffff8"/>
        <w:rPr>
          <w:ins w:id="90337" w:author="קלוד" w:date="2026-10-11T12:33:55Z"/>
        </w:rPr>
      </w:pPr>
      <w:ins w:id="90338" w:author="קלוד" w:date="2026-10-11T12:33:55Z">
        <w:r>
          <w:rPr>
            <w:color w:val="7B3F00"/>
          </w:rPr>
          <w:t xml:space="preserve">אנשי אמנה בירושלים - 'לא אהיה חובש'</w:t>
        </w:r>
      </w:ins>
    </w:p>
    <w:p>
      <w:pPr>
        <w:pStyle w:val="38"/>
        <w:rPr>
          <w:ins w:id="98595" w:author="מנוע מכני" w:date="2026-10-11T12:04:39Z"/>
        </w:rPr>
      </w:pPr>
      <w:r w:rsidRPr="006061D7">
        <w:t xml:space="preserve">והא דרב קטינא:</w:t>
      </w:r>
    </w:p>
    <w:p w:rsidR="00E9703F" w:rsidRPr="006061D7" w:rsidRDefault="00E9703F" w:rsidP="00E9703F">
      <w:pPr>
        <w:rPr>
          <w:rtl/>
        </w:rPr>
      </w:pPr>
      <w:del w:id="98596" w:author="מנוע מכני" w:date="2026-10-11T12:04:39Z">
        <w:r w:rsidRPr="006061D7">
          <w:rPr>
            <w:rtl/>
          </w:rPr>
          <w:delText xml:space="preserve"> </w:delText>
        </w:r>
      </w:del>
      <w:ins w:id="90519" w:author="מנוע מכני" w:date="2026-10-11T12:04:39Z">
        <w:r>
          <w:rPr>
            <w:rtl/>
          </w:rPr>
          <w:t xml:space="preserve">אפי'</w:t>
        </w:r>
      </w:ins>
      <w:del w:id="90520" w:author="מנוע מכני" w:date="2026-10-11T12:04:39Z">
        <w:r w:rsidRPr="006061D7">
          <w:rPr>
            <w:rtl/>
          </w:rPr>
          <w:delText xml:space="preserve">אפילו</w:delText>
        </w:r>
      </w:del>
      <w:r w:rsidRPr="006061D7">
        <w:rPr>
          <w:rtl/>
        </w:rPr>
        <w:t xml:space="preserve"> בשעת כשלונה של ירושלים </w:t>
      </w:r>
      <w:r w:rsidRPr="006061D7">
        <w:rPr>
          <w:rtl/>
        </w:rPr>
        <w:t xml:space="preserve">לא</w:t>
      </w:r>
      <w:r w:rsidRPr="006061D7">
        <w:rPr>
          <w:rtl/>
        </w:rPr>
        <w:t xml:space="preserve"> פסקו ממנה אנשי אמנה, </w:t>
      </w:r>
      <w:r>
        <w:rPr>
          <w:rtl/>
        </w:rPr>
        <w:t>שנא'</w:t>
      </w:r>
      <w:r w:rsidRPr="00184B09">
        <w:rPr>
          <w:rStyle w:val="afffff0"/>
          <w:rtl/>
        </w:rPr>
        <w:t xml:space="preserve"> '</w:t>
      </w:r>
      <w:ins w:id="91379" w:author="Claude - סמנטי" w:date="2026-10-11T12:28:21Z">
        <w:r>
          <w:rPr>
            <w:rStyle w:val="afffff0"/>
            <w:rtl/>
          </w:rPr>
          <w:t xml:space="preserve">כִּי יִתְפֹּשׂ אִישׁ בְּאָחִיו בֵּית אָבִיו שִׂמְלָה לְכָה קָצִין תִּהְיֶה לָּנוּ</w:t>
        </w:r>
      </w:ins>
      <w:del w:id="91380" w:author="Claude - סמנטי" w:date="2026-10-11T12:28:21Z">
        <w:r w:rsidRPr="00184B09">
          <w:rPr>
            <w:rStyle w:val="afffff0"/>
            <w:rtl/>
          </w:rPr>
          <w:delText xml:space="preserve">כי יתפש איש באחיו בית אביו שמלה לכה קצין תהיה לנו</w:delText>
        </w:r>
      </w:del>
      <w:r w:rsidRPr="00184B09">
        <w:rPr>
          <w:rStyle w:val="afffff0"/>
          <w:rFonts w:hint="cs"/>
          <w:rtl/>
        </w:rPr>
        <w:t>'</w:t>
      </w:r>
      <w:r w:rsidRPr="00184B09">
        <w:rPr>
          <w:rStyle w:val="afffff0"/>
          <w:rtl/>
        </w:rPr>
        <w:t xml:space="preserve"> </w:t>
      </w:r>
      <w:r w:rsidRPr="006061D7">
        <w:rPr>
          <w:rtl/>
        </w:rPr>
        <w:t>דברים שבני אדם מתכסין בהן כשמלה ישנן בידיך.</w:t>
      </w:r>
    </w:p>
    <w:p w:rsidR="00E9703F" w:rsidRDefault="00E9703F" w:rsidP="00E9703F">
      <w:pPr>
        <w:rPr>
          <w:rFonts w:ascii="Fb Fontext" w:hAnsi="Fb Fontext"/>
          <w:rtl/>
        </w:rPr>
      </w:pPr>
      <w:r w:rsidRPr="00661902">
        <w:rPr>
          <w:rStyle w:val="afffff0"/>
          <w:rFonts w:hint="cs"/>
          <w:rtl/>
        </w:rPr>
        <w:lastRenderedPageBreak/>
        <w:t>'</w:t>
      </w:r>
      <w:ins w:id="91381" w:author="Claude - סמנטי" w:date="2026-10-11T12:28:21Z">
        <w:r>
          <w:rPr>
            <w:rStyle w:val="afffff0"/>
            <w:rtl/>
          </w:rPr>
          <w:t xml:space="preserve">וְהַמַּכְשֵׁלָה הַזֹּאת תַּחַת יָדֶךָ</w:t>
        </w:r>
      </w:ins>
      <w:del w:id="91382" w:author="Claude - סמנטי" w:date="2026-10-11T12:28:21Z">
        <w:r w:rsidRPr="00661902">
          <w:rPr>
            <w:rStyle w:val="afffff0"/>
            <w:rtl/>
          </w:rPr>
          <w:delText xml:space="preserve">והמכשלה הזאת תחת ידך</w:delText>
        </w:r>
      </w:del>
      <w:r w:rsidRPr="00661902">
        <w:rPr>
          <w:rStyle w:val="afffff0"/>
          <w:rFonts w:hint="cs"/>
          <w:rtl/>
        </w:rPr>
        <w:t>'</w:t>
      </w:r>
      <w:r w:rsidRPr="006F178A">
        <w:rPr>
          <w:rFonts w:ascii="Fb Fontext" w:hAnsi="Fb Fontext"/>
          <w:rtl/>
        </w:rPr>
        <w:t>- דברים שאין בני אדם עומדין עליהם אלא אם כן נכשלים בהן</w:t>
      </w:r>
    </w:p>
    <w:p w:rsidR="00E9703F" w:rsidRPr="006F178A" w:rsidRDefault="00E9703F" w:rsidP="00E9703F">
      <w:pPr>
        <w:rPr>
          <w:rtl/>
        </w:rPr>
      </w:pPr>
      <w:r w:rsidRPr="00523F92">
        <w:rPr>
          <w:rStyle w:val="afffff0"/>
          <w:rFonts w:hint="cs"/>
          <w:rtl/>
        </w:rPr>
        <w:t>'</w:t>
      </w:r>
      <w:r w:rsidRPr="00523F92">
        <w:rPr>
          <w:rStyle w:val="afffff0"/>
          <w:rtl/>
        </w:rPr>
        <w:t>ישנן תחת ידיך</w:t>
      </w:r>
      <w:r w:rsidRPr="00523F92">
        <w:rPr>
          <w:rStyle w:val="afffff0"/>
          <w:rFonts w:hint="cs"/>
          <w:rtl/>
        </w:rPr>
        <w:t>'</w:t>
      </w:r>
      <w:r w:rsidRPr="00523F92">
        <w:rPr>
          <w:rStyle w:val="afffff0"/>
          <w:rtl/>
        </w:rPr>
        <w:t xml:space="preserve"> </w:t>
      </w:r>
      <w:r w:rsidRPr="006F178A">
        <w:rPr>
          <w:rtl/>
        </w:rPr>
        <w:t>קצין תהיה לנו.</w:t>
      </w:r>
    </w:p>
    <w:p w:rsidR="00E9703F" w:rsidRPr="006F178A" w:rsidRDefault="00E9703F" w:rsidP="00E9703F">
      <w:pPr>
        <w:rPr>
          <w:rtl/>
        </w:rPr>
      </w:pPr>
      <w:ins w:id="105881" w:author="קלוד" w:date="2026-10-11T13:11:34Z">
        <w:r>
          <w:rPr>
            <w:rStyle w:val="afffff0"/>
            <w:rFonts w:hint="cs"/>
            <w:rtl/>
          </w:rPr>
          <w:t xml:space="preserve">'ישא</w:t>
        </w:r>
      </w:ins>
      <w:del w:id="105882" w:author="קלוד" w:date="2026-10-11T13:11:34Z">
        <w:r w:rsidRPr="00523F92">
          <w:rPr>
            <w:rStyle w:val="afffff0"/>
            <w:rFonts w:hint="cs"/>
            <w:rtl/>
          </w:rPr>
          <w:delText xml:space="preserve">'</w:delText>
        </w:r>
        <w:r w:rsidRPr="00523F92">
          <w:rPr>
            <w:rStyle w:val="afffff0"/>
            <w:rtl/>
          </w:rPr>
          <w:delText xml:space="preserve">ישא</w:delText>
        </w:r>
        <w:r w:rsidRPr="00523F92">
          <w:rPr>
            <w:rStyle w:val="afffff0"/>
            <w:rFonts w:hint="cs"/>
            <w:rtl/>
          </w:rPr>
          <w:delText xml:space="preserve">'</w:delText>
        </w:r>
      </w:del>
      <w:r w:rsidRPr="00523F92">
        <w:rPr>
          <w:rStyle w:val="afffff0"/>
          <w:rtl/>
        </w:rPr>
        <w:t xml:space="preserve"> </w:t>
      </w:r>
      <w:ins w:id="105879" w:author="קלוד" w:date="2026-10-11T13:11:34Z">
        <w:r>
          <w:rPr>
            <w:rtl/>
          </w:rPr>
          <w:t xml:space="preserve">ביום ההוא לאמר' - </w:t>
        </w:r>
        <w:r>
          <w:rPr>
            <w:rStyle w:val="afffffe"/>
            <w:rtl/>
          </w:rPr>
          <w:t xml:space="preserve">לשון</w:t>
        </w:r>
        <w:r>
          <w:rPr>
            <w:rtl/>
          </w:rPr>
          <w:t xml:space="preserve"> שבועה,</w:t>
        </w:r>
      </w:ins>
      <w:del w:id="105880" w:author="קלוד" w:date="2026-10-11T13:11:34Z">
        <w:r w:rsidRPr="006F178A">
          <w:rPr>
            <w:rtl/>
          </w:rPr>
          <w:delText xml:space="preserve">[שבועה</w:delText>
        </w:r>
      </w:del>
      <w:r w:rsidRPr="006F178A">
        <w:rPr>
          <w:rtl/>
        </w:rPr>
        <w:t xml:space="preserve"> וכן </w:t>
      </w:r>
      <w:ins w:id="105877" w:author="קלוד" w:date="2026-10-11T13:11:34Z">
        <w:r>
          <w:rPr>
            <w:rtl/>
          </w:rPr>
          <w:t xml:space="preserve">'לא</w:t>
        </w:r>
      </w:ins>
      <w:del w:id="105878" w:author="קלוד" w:date="2026-10-11T13:11:34Z">
        <w:r w:rsidRPr="006F178A">
          <w:rPr>
            <w:rtl/>
          </w:rPr>
          <w:delText xml:space="preserve">לא</w:delText>
        </w:r>
      </w:del>
      <w:r w:rsidRPr="006F178A">
        <w:rPr>
          <w:rtl/>
        </w:rPr>
        <w:t xml:space="preserve"> תשא את שם</w:t>
      </w:r>
      <w:r>
        <w:rPr>
          <w:rtl/>
        </w:rPr>
        <w:t xml:space="preserve"> </w:t>
      </w:r>
      <w:ins w:id="105875" w:author="קלוד" w:date="2026-10-11T13:11:34Z">
        <w:r>
          <w:rPr>
            <w:rtl/>
          </w:rPr>
          <w:t xml:space="preserve">ה''.</w:t>
        </w:r>
      </w:ins>
      <w:del w:id="105876" w:author="קלוד" w:date="2026-10-11T13:11:34Z">
        <w:r>
          <w:rPr>
            <w:rtl/>
          </w:rPr>
          <w:delText xml:space="preserve">ה'</w:delText>
        </w:r>
        <w:r w:rsidRPr="006F178A">
          <w:rPr>
            <w:rtl/>
          </w:rPr>
          <w:delText xml:space="preserve"> ] ביום ההוא לאמר.</w:delText>
        </w:r>
      </w:del>
    </w:p>
    <w:p w:rsidR="00E9703F" w:rsidRPr="006F178A" w:rsidRDefault="00E9703F" w:rsidP="00E9703F">
      <w:pPr>
        <w:rPr>
          <w:rtl/>
        </w:rPr>
      </w:pPr>
      <w:r w:rsidRPr="00523F92">
        <w:rPr>
          <w:rStyle w:val="afffff0"/>
          <w:rFonts w:hint="cs"/>
          <w:rtl/>
        </w:rPr>
        <w:t>'</w:t>
      </w:r>
      <w:ins w:id="91383" w:author="Claude - סמנטי" w:date="2026-10-11T12:28:21Z">
        <w:r>
          <w:rPr>
            <w:rStyle w:val="afffff0"/>
            <w:rtl/>
          </w:rPr>
          <w:t xml:space="preserve">לֹא אֶהְיֶה חֹבֵשׁ</w:t>
        </w:r>
      </w:ins>
      <w:del w:id="91384" w:author="Claude - סמנטי" w:date="2026-10-11T12:28:21Z">
        <w:r w:rsidRPr="00523F92">
          <w:rPr>
            <w:rStyle w:val="afffff0"/>
            <w:rtl/>
          </w:rPr>
          <w:delText xml:space="preserve">לא אהיה חבש</w:delText>
        </w:r>
      </w:del>
      <w:r w:rsidRPr="00523F92">
        <w:rPr>
          <w:rStyle w:val="afffff0"/>
          <w:rFonts w:hint="cs"/>
          <w:rtl/>
        </w:rPr>
        <w:t>'</w:t>
      </w:r>
      <w:r w:rsidRPr="00523F92">
        <w:rPr>
          <w:rStyle w:val="afffff0"/>
          <w:rtl/>
        </w:rPr>
        <w:t xml:space="preserve"> </w:t>
      </w:r>
      <w:r w:rsidRPr="006F178A">
        <w:rPr>
          <w:rtl/>
        </w:rPr>
        <w:t xml:space="preserve">- </w:t>
      </w:r>
      <w:r w:rsidRPr="006F178A">
        <w:rPr>
          <w:rtl/>
        </w:rPr>
        <w:t xml:space="preserve">לא</w:t>
      </w:r>
      <w:r w:rsidRPr="006F178A">
        <w:rPr>
          <w:rtl/>
        </w:rPr>
        <w:t xml:space="preserve"> אהיה מחובשי עצמן בבית המדרש.</w:t>
      </w:r>
    </w:p>
    <w:p w:rsidR="00E9703F" w:rsidRDefault="00E9703F" w:rsidP="00E9703F">
      <w:pPr>
        <w:rPr>
          <w:rtl/>
        </w:rPr>
      </w:pPr>
      <w:r w:rsidRPr="00523F92">
        <w:rPr>
          <w:rStyle w:val="afffff0"/>
          <w:rFonts w:hint="cs"/>
          <w:rtl/>
        </w:rPr>
        <w:t>'</w:t>
      </w:r>
      <w:ins w:id="91385" w:author="Claude - סמנטי" w:date="2026-10-11T12:28:21Z">
        <w:r>
          <w:rPr>
            <w:rStyle w:val="afffff0"/>
            <w:rtl/>
          </w:rPr>
          <w:t xml:space="preserve">וּבְבֵיתִי אֵין לֶחֶם וְאֵין שִׂמְלָה</w:t>
        </w:r>
      </w:ins>
      <w:del w:id="91386" w:author="Claude - סמנטי" w:date="2026-10-11T12:28:21Z">
        <w:r w:rsidRPr="00523F92">
          <w:rPr>
            <w:rStyle w:val="afffff0"/>
            <w:rtl/>
          </w:rPr>
          <w:delText xml:space="preserve">ובביתי אין לחם ואין שמלה</w:delText>
        </w:r>
      </w:del>
      <w:r w:rsidRPr="00523F92">
        <w:rPr>
          <w:rStyle w:val="afffff0"/>
          <w:rFonts w:hint="cs"/>
          <w:rtl/>
        </w:rPr>
        <w:t>'</w:t>
      </w:r>
      <w:r w:rsidRPr="00523F92">
        <w:rPr>
          <w:rStyle w:val="afffff0"/>
          <w:rtl/>
        </w:rPr>
        <w:t xml:space="preserve"> </w:t>
      </w:r>
      <w:r w:rsidRPr="006F178A">
        <w:rPr>
          <w:rtl/>
        </w:rPr>
        <w:t xml:space="preserve">- שאין בידי </w:t>
      </w:r>
      <w:r w:rsidRPr="006F178A">
        <w:rPr>
          <w:rtl/>
        </w:rPr>
        <w:t xml:space="preserve">לא</w:t>
      </w:r>
      <w:r w:rsidRPr="006F178A">
        <w:rPr>
          <w:rtl/>
        </w:rPr>
        <w:t xml:space="preserve"> מקרא ולא משנה ולא תלמוד. </w:t>
      </w:r>
      <w:ins w:id="105885" w:author="קלוד" w:date="2026-10-11T13:11:34Z">
        <w:r>
          <w:rPr>
            <w:rtl/>
          </w:rPr>
          <w:t xml:space="preserve">הרי שהיו</w:t>
        </w:r>
      </w:ins>
      <w:del w:id="105886" w:author="קלוד" w:date="2026-10-11T13:11:34Z">
        <w:r w:rsidRPr="006F178A">
          <w:rPr>
            <w:rtl/>
          </w:rPr>
          <w:delText xml:space="preserve">היינו</w:delText>
        </w:r>
      </w:del>
      <w:r w:rsidRPr="006F178A">
        <w:rPr>
          <w:rtl/>
        </w:rPr>
        <w:t xml:space="preserve"> אנשי </w:t>
      </w:r>
      <w:ins w:id="105883" w:author="קלוד" w:date="2026-10-11T13:11:34Z">
        <w:r>
          <w:rPr>
            <w:rtl/>
          </w:rPr>
          <w:t xml:space="preserve">אמנה.</w:t>
        </w:r>
      </w:ins>
      <w:del w:id="105884" w:author="קלוד" w:date="2026-10-11T13:11:34Z">
        <w:r w:rsidRPr="006F178A">
          <w:rPr>
            <w:rtl/>
          </w:rPr>
          <w:delText xml:space="preserve">אמנה</w:delText>
        </w:r>
      </w:del>
    </w:p>
    <w:p w:rsidR="00E9703F" w:rsidRPr="006F178A" w:rsidRDefault="00E9703F" w:rsidP="00E9703F">
      <w:pPr>
        <w:rPr>
          <w:rtl/>
        </w:rPr>
      </w:pPr>
      <w:ins w:id="105895" w:author="קלוד" w:date="2026-10-11T13:11:34Z">
        <w:r>
          <w:rPr>
            <w:rtl/>
          </w:rPr>
          <w:t xml:space="preserve">ואין</w:t>
        </w:r>
      </w:ins>
      <w:del w:id="105896" w:author="קלוד" w:date="2026-10-11T13:11:34Z">
        <w:r w:rsidRPr="006F178A">
          <w:rPr>
            <w:rtl/>
          </w:rPr>
          <w:delText xml:space="preserve">וא'א</w:delText>
        </w:r>
      </w:del>
      <w:r w:rsidRPr="006F178A">
        <w:rPr>
          <w:rtl/>
        </w:rPr>
        <w:t xml:space="preserve"> לומר </w:t>
      </w:r>
      <w:ins w:id="105893" w:author="קלוד" w:date="2026-10-11T13:11:34Z">
        <w:r>
          <w:rPr>
            <w:rtl/>
          </w:rPr>
          <w:t xml:space="preserve">שאמרו</w:t>
        </w:r>
      </w:ins>
      <w:del w:id="105894" w:author="קלוד" w:date="2026-10-11T13:11:34Z">
        <w:r w:rsidRPr="006F178A">
          <w:rPr>
            <w:rtl/>
          </w:rPr>
          <w:delText xml:space="preserve">דאמרו</w:delText>
        </w:r>
      </w:del>
      <w:r w:rsidRPr="006F178A">
        <w:rPr>
          <w:rtl/>
        </w:rPr>
        <w:t xml:space="preserve"> זאת </w:t>
      </w:r>
      <w:ins w:id="105891" w:author="קלוד" w:date="2026-10-11T13:11:34Z">
        <w:r>
          <w:rPr>
            <w:rtl/>
          </w:rPr>
          <w:t xml:space="preserve">מפני</w:t>
        </w:r>
      </w:ins>
      <w:del w:id="105892" w:author="קלוד" w:date="2026-10-11T13:11:34Z">
        <w:r w:rsidRPr="006F178A">
          <w:rPr>
            <w:rtl/>
          </w:rPr>
          <w:delText xml:space="preserve">כי</w:delText>
        </w:r>
      </w:del>
      <w:r w:rsidRPr="006F178A">
        <w:rPr>
          <w:rtl/>
        </w:rPr>
        <w:t xml:space="preserve"> </w:t>
      </w:r>
      <w:ins w:id="105889" w:author="קלוד" w:date="2026-10-11T13:11:34Z">
        <w:r>
          <w:rPr>
            <w:rtl/>
          </w:rPr>
          <w:t xml:space="preserve">שפחדו</w:t>
        </w:r>
      </w:ins>
      <w:del w:id="105890" w:author="קלוד" w:date="2026-10-11T13:11:34Z">
        <w:r w:rsidRPr="006F178A">
          <w:rPr>
            <w:rtl/>
          </w:rPr>
          <w:delText xml:space="preserve">פחדו</w:delText>
        </w:r>
      </w:del>
      <w:r w:rsidRPr="006F178A">
        <w:rPr>
          <w:rtl/>
        </w:rPr>
        <w:t xml:space="preserve"> שלא יוכלו </w:t>
      </w:r>
      <w:ins w:id="105887" w:author="קלוד" w:date="2026-10-11T13:11:34Z">
        <w:r>
          <w:rPr>
            <w:rtl/>
          </w:rPr>
          <w:t xml:space="preserve">להשיב,</w:t>
        </w:r>
      </w:ins>
      <w:del w:id="105888" w:author="קלוד" w:date="2026-10-11T13:11:34Z">
        <w:r w:rsidRPr="006F178A">
          <w:rPr>
            <w:rtl/>
          </w:rPr>
          <w:delText xml:space="preserve">להשיב</w:delText>
        </w:r>
      </w:del>
      <w:r w:rsidRPr="006F178A">
        <w:rPr>
          <w:rtl/>
        </w:rPr>
        <w:t xml:space="preserve"> </w:t>
      </w:r>
      <w:ins w:id="91683" w:author="מנוע מכני" w:date="2026-10-11T12:04:39Z">
        <w:r>
          <w:rPr>
            <w:rtl/>
          </w:rPr>
          <w:t xml:space="preserve">שהרי</w:t>
        </w:r>
      </w:ins>
      <w:del w:id="91684" w:author="מנוע מכני" w:date="2026-10-11T12:04:39Z">
        <w:r w:rsidRPr="006F178A">
          <w:rPr>
            <w:rtl/>
          </w:rPr>
          <w:delText xml:space="preserve">דהא</w:delText>
        </w:r>
      </w:del>
      <w:r w:rsidRPr="006F178A">
        <w:rPr>
          <w:rtl/>
        </w:rPr>
        <w:t xml:space="preserve"> יכלו לומר שלמדו ושכחו.</w:t>
      </w:r>
    </w:p>
    <w:p w:rsidR="00E9703F" w:rsidRDefault="00E9703F" w:rsidP="00E9703F">
      <w:pPr>
        <w:rPr>
          <w:rtl/>
        </w:rPr>
      </w:pPr>
      <w:r w:rsidRPr="006F178A">
        <w:rPr>
          <w:rtl/>
        </w:rPr>
        <w:t xml:space="preserve">ואעפ"כ אמרו </w:t>
      </w:r>
      <w:r w:rsidRPr="006F178A">
        <w:rPr>
          <w:rtl/>
        </w:rPr>
        <w:t xml:space="preserve">לא</w:t>
      </w:r>
      <w:r w:rsidRPr="006F178A">
        <w:rPr>
          <w:rtl/>
        </w:rPr>
        <w:t xml:space="preserve"> אהיה חבש - כלל. [</w:t>
      </w:r>
      <w:r w:rsidRPr="006F178A">
        <w:rPr>
          <w:rtl/>
        </w:rPr>
        <w:t xml:space="preserve">א"כ</w:t>
      </w:r>
      <w:r w:rsidRPr="006F178A">
        <w:rPr>
          <w:rtl/>
        </w:rPr>
        <w:t xml:space="preserve"> משמע שלא פסקו אנשי אמנה]</w:t>
      </w:r>
    </w:p>
    <w:p w:rsidR="00E9703F" w:rsidRPr="006F178A" w:rsidRDefault="00E9703F" w:rsidP="00E9703F">
      <w:pPr>
        <w:rPr>
          <w:rtl/>
        </w:rPr>
      </w:pPr>
      <w:r w:rsidRPr="006F178A">
        <w:rPr>
          <w:rtl/>
        </w:rPr>
        <w:t xml:space="preserve">ותירצה </w:t>
      </w:r>
      <w:ins w:id="105905" w:author="קלוד" w:date="2026-10-11T13:11:34Z">
        <w:r>
          <w:rPr>
            <w:rtl/>
          </w:rPr>
          <w:t xml:space="preserve">הגמ':</w:t>
        </w:r>
      </w:ins>
      <w:del w:id="105906" w:author="קלוד" w:date="2026-10-11T13:11:34Z">
        <w:r w:rsidRPr="006F178A">
          <w:rPr>
            <w:rtl/>
          </w:rPr>
          <w:delText xml:space="preserve">הגמ'</w:delText>
        </w:r>
      </w:del>
      <w:r w:rsidRPr="006F178A">
        <w:rPr>
          <w:rtl/>
        </w:rPr>
        <w:t xml:space="preserve"> </w:t>
      </w:r>
      <w:ins w:id="105903" w:author="קלוד" w:date="2026-10-11T13:11:34Z">
        <w:r>
          <w:rPr>
            <w:rtl/>
          </w:rPr>
          <w:t xml:space="preserve">בדברי</w:t>
        </w:r>
      </w:ins>
      <w:del w:id="105904" w:author="קלוד" w:date="2026-10-11T13:11:34Z">
        <w:r w:rsidRPr="006F178A">
          <w:rPr>
            <w:rtl/>
          </w:rPr>
          <w:delText xml:space="preserve">דבדברי</w:delText>
        </w:r>
      </w:del>
      <w:r w:rsidRPr="006F178A">
        <w:rPr>
          <w:rtl/>
        </w:rPr>
        <w:t xml:space="preserve"> </w:t>
      </w:r>
      <w:ins w:id="105901" w:author="קלוד" w:date="2026-10-11T13:11:34Z">
        <w:r>
          <w:rPr>
            <w:rtl/>
          </w:rPr>
          <w:t xml:space="preserve">תורה -</w:t>
        </w:r>
      </w:ins>
      <w:del w:id="105902" w:author="קלוד" w:date="2026-10-11T13:11:34Z">
        <w:r w:rsidRPr="006F178A">
          <w:rPr>
            <w:rtl/>
          </w:rPr>
          <w:delText xml:space="preserve">תורה</w:delText>
        </w:r>
      </w:del>
      <w:r w:rsidRPr="006F178A">
        <w:rPr>
          <w:rtl/>
        </w:rPr>
        <w:t xml:space="preserve"> </w:t>
      </w:r>
      <w:r w:rsidRPr="006F178A">
        <w:rPr>
          <w:rtl/>
        </w:rPr>
        <w:t xml:space="preserve">לא</w:t>
      </w:r>
      <w:r w:rsidRPr="006F178A">
        <w:rPr>
          <w:rtl/>
        </w:rPr>
        <w:t xml:space="preserve"> פסקו</w:t>
      </w:r>
      <w:ins w:id="94521" w:author="מנוע מכני" w:date="2026-10-11T12:04:39Z">
        <w:r>
          <w:rPr>
            <w:rtl/>
          </w:rPr>
          <w:t xml:space="preserve">,</w:t>
        </w:r>
      </w:ins>
      <w:del w:id="94522" w:author="מנוע מכני" w:date="2026-10-11T12:04:39Z">
        <w:r w:rsidRPr="006F178A">
          <w:rPr>
            <w:rtl/>
          </w:rPr>
          <w:delText xml:space="preserve"> ,</w:delText>
        </w:r>
      </w:del>
      <w:r w:rsidRPr="006F178A">
        <w:rPr>
          <w:rtl/>
        </w:rPr>
        <w:t xml:space="preserve"> </w:t>
      </w:r>
      <w:ins w:id="105899" w:author="קלוד" w:date="2026-10-11T13:11:34Z">
        <w:r>
          <w:rPr>
            <w:rtl/>
          </w:rPr>
          <w:t xml:space="preserve">ובמשא ומתן</w:t>
        </w:r>
      </w:ins>
      <w:del w:id="105900" w:author="קלוד" w:date="2026-10-11T13:11:34Z">
        <w:r w:rsidRPr="006F178A">
          <w:rPr>
            <w:rtl/>
          </w:rPr>
          <w:delText xml:space="preserve">כאן</w:delText>
        </w:r>
      </w:del>
      <w:r w:rsidRPr="006F178A">
        <w:rPr>
          <w:rtl/>
        </w:rPr>
        <w:t xml:space="preserve"> - </w:t>
      </w:r>
      <w:ins w:id="105897" w:author="קלוד" w:date="2026-10-11T13:11:34Z">
        <w:r>
          <w:rPr>
            <w:rtl/>
          </w:rPr>
          <w:t xml:space="preserve">פסקו.</w:t>
        </w:r>
      </w:ins>
      <w:del w:id="105898" w:author="קלוד" w:date="2026-10-11T13:11:34Z">
        <w:r w:rsidRPr="006F178A">
          <w:rPr>
            <w:rtl/>
          </w:rPr>
          <w:delText xml:space="preserve">במשא ומתן דפסקו.</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w:t>
      </w:r>
    </w:p>
    <w:p>
      <w:pPr>
        <w:pStyle w:val="MishnaBatzad"/>
        <w:rPr>
          <w:ins w:id="20595" w:author="קלוד" w:date="2026-10-11T09:07:15Z"/>
        </w:rPr>
      </w:pPr>
      <w:ins w:id="20594" w:author="קלוד" w:date="2026-10-11T09:07:15Z">
        <w:r>
          <w:t xml:space="preserve">משנה ג</w:t>
        </w:r>
      </w:ins>
    </w:p>
    <w:p w:rsidR="00E9703F" w:rsidRPr="009757B9" w:rsidRDefault="00E9703F" w:rsidP="00E9703F">
      <w:pPr>
        <w:pStyle w:val="afff9"/>
        <w:rPr>
          <w:del w:id="20318" w:author="קלוד" w:date="2026-10-11T09:07:15Z"/>
          <w:b/>
          <w:rtl/>
        </w:rPr>
      </w:pPr>
      <w:del w:id="20317" w:author="קלוד" w:date="2026-10-11T09:07:15Z">
        <w:r w:rsidRPr="009757B9">
          <w:rPr>
            <w:b/>
            <w:sz w:val="20"/>
            <w:rtl/>
          </w:rPr>
          <w:delText xml:space="preserve">משנה.</w:delText>
        </w:r>
      </w:del>
    </w:p>
    <w:p w:rsidR="00E9703F" w:rsidRPr="00B20210" w:rsidRDefault="00E9703F" w:rsidP="00E9703F">
      <w:pPr>
        <w:pStyle w:val="afff9"/>
        <w:spacing w:before="120"/>
        <w:rPr>
          <w:spacing w:val="6"/>
          <w:rtl/>
        </w:rPr>
        <w:pPrChange w:id="90087" w:author="קלוד" w:date="2026-10-11T12:09:42Z">
          <w:pPr>
            <w:pStyle w:val="afff9"/>
          </w:pPr>
        </w:pPrChange>
      </w:pPr>
      <w:r w:rsidRPr="00B20210">
        <w:rPr>
          <w:spacing w:val="6"/>
          <w:rtl/>
        </w:rPr>
        <w:t>מצילין סל מלא ככרות אע"פ שיש בו מאה סעודות, ועיגול של דבילה, וחבית של יין.</w:t>
      </w:r>
    </w:p>
    <w:p w:rsidR="00E9703F" w:rsidRPr="009757B9" w:rsidRDefault="00E9703F" w:rsidP="00E9703F">
      <w:pPr>
        <w:pStyle w:val="afff9"/>
        <w:rPr>
          <w:b/>
          <w:rtl/>
        </w:rPr>
      </w:pPr>
      <w:r w:rsidRPr="009757B9">
        <w:rPr>
          <w:b/>
          <w:rtl/>
          <w:rPrChange w:id="40570" w:author="Claude" w:date="2026-10-11T09:07:39Z">
            <w:rPr>
              <w:b/>
              <w:sz w:val="20"/>
              <w:rtl/>
            </w:rPr>
          </w:rPrChange>
        </w:rPr>
        <w:t>ואומר לאחרים: בואו והצילו לכם.</w:t>
      </w:r>
    </w:p>
    <w:p w:rsidR="00E9703F" w:rsidRPr="009757B9" w:rsidRDefault="00E9703F" w:rsidP="00E9703F">
      <w:pPr>
        <w:pStyle w:val="afff9"/>
        <w:rPr>
          <w:b/>
          <w:rtl/>
        </w:rPr>
      </w:pPr>
      <w:r w:rsidRPr="009757B9">
        <w:rPr>
          <w:b/>
          <w:rtl/>
        </w:rPr>
        <w:t>ואם היו פיקחין - עושין עמו חשבון אחר השבת.</w:t>
      </w:r>
    </w:p>
    <w:p w:rsidR="00E9703F" w:rsidRPr="004640F6" w:rsidRDefault="00E9703F" w:rsidP="00E9703F">
      <w:pPr>
        <w:pStyle w:val="afff9"/>
        <w:rPr>
          <w:b/>
          <w:spacing w:val="-6"/>
          <w:rtl/>
        </w:rPr>
      </w:pPr>
      <w:r w:rsidRPr="004640F6">
        <w:rPr>
          <w:b/>
          <w:spacing w:val="-6"/>
          <w:rtl/>
        </w:rPr>
        <w:t>להיכן מצילין אותן- לחצר המעורבת, בן בתירא אומר: אף לשאינה מעורבת.</w:t>
      </w:r>
    </w:p>
    <w:p w:rsidR="00E9703F" w:rsidRPr="00307E5D" w:rsidRDefault="00E9703F" w:rsidP="00E9703F">
      <w:pPr>
        <w:pStyle w:val="afff9"/>
        <w:rPr>
          <w:spacing w:val="-2"/>
          <w:rtl/>
        </w:rPr>
      </w:pPr>
      <w:r w:rsidRPr="00307E5D">
        <w:rPr>
          <w:b/>
          <w:spacing w:val="-2"/>
          <w:rtl/>
        </w:rPr>
        <w:t>ולשם מוציא כל כלי תשמישו, ולובש כל מה שיכול ללבוש, ועוטף כל מה שיכול לעטוף.</w:t>
      </w:r>
    </w:p>
    <w:p w:rsidR="00E9703F" w:rsidRPr="00307E5D" w:rsidRDefault="00E9703F" w:rsidP="00E9703F">
      <w:pPr>
        <w:pStyle w:val="afff9"/>
        <w:rPr>
          <w:spacing w:val="-2"/>
          <w:rtl/>
        </w:rPr>
      </w:pPr>
      <w:r>
        <w:rPr>
          <w:rStyle w:val="TanaimMishna"/>
          <w:b/>
          <w:spacing w:val="-2"/>
          <w:rtl/>
          <w:rPrChange w:id="20055" w:author="קלוד" w:date="2026-10-11T09:07:15Z">
            <w:rPr>
              <w:b/>
              <w:spacing w:val="-2"/>
              <w:rtl/>
            </w:rPr>
          </w:rPrChange>
        </w:rPr>
        <w:t xml:space="preserve">רבי יוסי</w:t>
      </w:r>
      <w:r>
        <w:rPr>
          <w:b/>
          <w:spacing w:val="-2"/>
          <w:rtl/>
        </w:rPr>
        <w:t xml:space="preserve"> אומר</w:t>
      </w:r>
      <w:r>
        <w:rPr>
          <w:rStyle w:val="TanaimMishna"/>
          <w:b/>
          <w:spacing w:val="-2"/>
          <w:rtl/>
          <w:rPrChange w:id="100500" w:author="Claude" w:date="2026-10-11T09:08:03Z">
            <w:rPr>
              <w:b/>
              <w:spacing w:val="-2"/>
              <w:rtl/>
            </w:rPr>
          </w:rPrChange>
        </w:rPr>
        <w:t xml:space="preserve">:</w:t>
      </w:r>
      <w:r>
        <w:rPr>
          <w:b/>
          <w:spacing w:val="-2"/>
          <w:rtl/>
        </w:rPr>
        <w:t xml:space="preserve"> שמונה עשר כלים. וחוזר ולובש ומוציא ואומר לאחרים: בואו והצילו עמי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35" w:author="קלוד" w:date="2026-10-11T12:33:55Z"/>
        </w:rPr>
      </w:pPr>
      <w:ins w:id="90336" w:author="קלוד" w:date="2026-10-11T12:33:55Z">
        <w:r>
          <w:rPr>
            <w:color w:val="7B3F00"/>
          </w:rPr>
          <w:t xml:space="preserve">הצלת סל ככרות - סתירה למזון שלש סעודות</w:t>
        </w:r>
      </w:ins>
    </w:p>
    <w:p w:rsidR="00E9703F" w:rsidRDefault="00E9703F" w:rsidP="00E9703F">
      <w:pPr>
        <w:rPr>
          <w:rFonts w:ascii="Fb Fontext" w:hAnsi="Fb Fontext"/>
          <w:rtl/>
        </w:rPr>
      </w:pPr>
      <w:ins w:id="105919" w:author="קלוד" w:date="2026-10-11T13:11:34Z">
        <w:r>
          <w:rPr>
            <w:rStyle w:val="afffffe"/>
            <w:rFonts w:ascii="Fb Fontext" w:hAnsi="Fb Fontext"/>
            <w:rtl/>
          </w:rPr>
          <w:t xml:space="preserve">קשיא:</w:t>
        </w:r>
      </w:ins>
      <w:del w:id="105920" w:author="קלוד" w:date="2026-10-11T13:11:34Z">
        <w:r w:rsidRPr="006F178A">
          <w:rPr>
            <w:rFonts w:ascii="Fb Fontext" w:hAnsi="Fb Fontext"/>
            <w:rtl/>
          </w:rPr>
          <w:delText xml:space="preserve">מתני'</w:delText>
        </w:r>
      </w:del>
      <w:r w:rsidRPr="006F178A">
        <w:rPr>
          <w:rFonts w:ascii="Fb Fontext" w:hAnsi="Fb Fontext"/>
          <w:rtl/>
        </w:rPr>
        <w:t xml:space="preserve"> </w:t>
      </w:r>
      <w:ins w:id="105917" w:author="קלוד" w:date="2026-10-11T13:11:34Z">
        <w:r>
          <w:rPr>
            <w:rFonts w:ascii="Fb Fontext" w:hAnsi="Fb Fontext"/>
            <w:rtl/>
          </w:rPr>
          <w:t xml:space="preserve">במתני' כאן מותר</w:t>
        </w:r>
      </w:ins>
      <w:del w:id="105918" w:author="קלוד" w:date="2026-10-11T13:11:34Z">
        <w:r w:rsidRPr="006F178A">
          <w:rPr>
            <w:rFonts w:ascii="Fb Fontext" w:hAnsi="Fb Fontext"/>
            <w:rtl/>
          </w:rPr>
          <w:delText xml:space="preserve">דמותר</w:delText>
        </w:r>
      </w:del>
      <w:r w:rsidRPr="006F178A">
        <w:rPr>
          <w:rFonts w:ascii="Fb Fontext" w:hAnsi="Fb Fontext"/>
          <w:rtl/>
        </w:rPr>
        <w:t xml:space="preserve"> להציל </w:t>
      </w:r>
      <w:r>
        <w:rPr>
          <w:rFonts w:ascii="Fb Fontext" w:hAnsi="Fb Fontext"/>
          <w:rtl/>
        </w:rPr>
        <w:t>אפי'</w:t>
      </w:r>
      <w:r w:rsidRPr="006F178A">
        <w:rPr>
          <w:rFonts w:ascii="Fb Fontext" w:hAnsi="Fb Fontext"/>
          <w:rtl/>
        </w:rPr>
        <w:t xml:space="preserve"> </w:t>
      </w:r>
      <w:ins w:id="105915" w:author="קלוד" w:date="2026-10-11T13:11:34Z">
        <w:r>
          <w:rPr>
            <w:rFonts w:ascii="Fb Fontext" w:hAnsi="Fb Fontext"/>
            <w:rtl/>
          </w:rPr>
          <w:t xml:space="preserve">יותר,</w:t>
        </w:r>
      </w:ins>
      <w:del w:id="105916" w:author="קלוד" w:date="2026-10-11T13:11:34Z">
        <w:r w:rsidRPr="006F178A">
          <w:rPr>
            <w:rFonts w:ascii="Fb Fontext" w:hAnsi="Fb Fontext"/>
            <w:rtl/>
          </w:rPr>
          <w:delText xml:space="preserve">יותר</w:delText>
        </w:r>
      </w:del>
      <w:r>
        <w:rPr>
          <w:rFonts w:ascii="Fb Fontext" w:hAnsi="Fb Fontext"/>
          <w:rtl/>
        </w:rPr>
        <w:t xml:space="preserve"> </w:t>
      </w:r>
      <w:ins w:id="105913" w:author="קלוד" w:date="2026-10-11T13:11:34Z">
        <w:r>
          <w:rPr>
            <w:rFonts w:ascii="Fb Fontext" w:hAnsi="Fb Fontext" w:hint="cs"/>
            <w:rtl/>
          </w:rPr>
          <w:t xml:space="preserve">ובמתני'</w:t>
        </w:r>
      </w:ins>
      <w:del w:id="105914" w:author="קלוד" w:date="2026-10-11T13:11:34Z">
        <w:r w:rsidRPr="006F178A">
          <w:rPr>
            <w:rFonts w:ascii="Fb Fontext" w:hAnsi="Fb Fontext" w:hint="cs"/>
            <w:rtl/>
          </w:rPr>
          <w:delText xml:space="preserve">ומאידך</w:delText>
        </w:r>
      </w:del>
      <w:r>
        <w:rPr>
          <w:rFonts w:ascii="Fb Fontext" w:hAnsi="Fb Fontext" w:hint="cs"/>
          <w:rtl/>
        </w:rPr>
        <w:t xml:space="preserve"> </w:t>
      </w:r>
      <w:ins w:id="105911" w:author="קלוד" w:date="2026-10-11T13:11:34Z">
        <w:r>
          <w:rPr>
            <w:rFonts w:ascii="Fb Fontext" w:hAnsi="Fb Fontext"/>
            <w:rtl/>
          </w:rPr>
          <w:t xml:space="preserve">הקודמת</w:t>
        </w:r>
      </w:ins>
      <w:del w:id="105912" w:author="קלוד" w:date="2026-10-11T13:11:34Z">
        <w:r w:rsidRPr="006F178A">
          <w:rPr>
            <w:rFonts w:ascii="Fb Fontext" w:hAnsi="Fb Fontext"/>
            <w:rtl/>
          </w:rPr>
          <w:delText xml:space="preserve">מתני'</w:delText>
        </w:r>
      </w:del>
      <w:r w:rsidRPr="006F178A">
        <w:rPr>
          <w:rFonts w:ascii="Fb Fontext" w:hAnsi="Fb Fontext"/>
          <w:rtl/>
        </w:rPr>
        <w:t xml:space="preserve"> </w:t>
      </w:r>
      <w:ins w:id="105909" w:author="קלוד" w:date="2026-10-11T13:11:34Z">
        <w:r>
          <w:rPr>
            <w:rFonts w:ascii="Fb Fontext" w:hAnsi="Fb Fontext"/>
            <w:rtl/>
          </w:rPr>
          <w:t xml:space="preserve">- דווקא</w:t>
        </w:r>
      </w:ins>
      <w:del w:id="105910" w:author="קלוד" w:date="2026-10-11T13:11:34Z">
        <w:r w:rsidRPr="006F178A">
          <w:rPr>
            <w:rFonts w:ascii="Fb Fontext" w:hAnsi="Fb Fontext"/>
            <w:rtl/>
          </w:rPr>
          <w:delText xml:space="preserve">דדווקא</w:delText>
        </w:r>
      </w:del>
      <w:r w:rsidRPr="006F178A">
        <w:rPr>
          <w:rFonts w:ascii="Fb Fontext" w:hAnsi="Fb Fontext"/>
          <w:rtl/>
        </w:rPr>
        <w:t xml:space="preserve"> ג' </w:t>
      </w:r>
      <w:ins w:id="105907" w:author="קלוד" w:date="2026-10-11T13:11:34Z">
        <w:r>
          <w:rPr>
            <w:rFonts w:ascii="Fb Fontext" w:hAnsi="Fb Fontext"/>
            <w:rtl/>
          </w:rPr>
          <w:t xml:space="preserve">סעודות.</w:t>
        </w:r>
      </w:ins>
      <w:del w:id="105908" w:author="קלוד" w:date="2026-10-11T13:11:34Z">
        <w:r w:rsidRPr="006F178A">
          <w:rPr>
            <w:rFonts w:ascii="Fb Fontext" w:hAnsi="Fb Fontext"/>
            <w:rtl/>
          </w:rPr>
          <w:delText xml:space="preserve">סעודות</w:delText>
        </w:r>
      </w:del>
    </w:p>
    <w:p w:rsidR="00E9703F" w:rsidRPr="006F178A" w:rsidRDefault="00E9703F" w:rsidP="00E9703F">
      <w:pPr>
        <w:rPr>
          <w:rStyle w:val="afffe"/>
          <w:rFonts w:ascii="Fb Fontext" w:hAnsi="Fb Fontext"/>
          <w:b/>
          <w:rtl/>
        </w:rPr>
      </w:pPr>
      <w:ins w:id="105925" w:author="קלוד" w:date="2026-10-11T13:11:34Z">
        <w:r>
          <w:rPr>
            <w:rStyle w:val="afffe"/>
            <w:rFonts w:ascii="Fb Fontext" w:hAnsi="Fb Fontext" w:hint="cs"/>
            <w:b/>
            <w:rtl/>
          </w:rPr>
          <w:t xml:space="preserve">א. </w:t>
        </w:r>
        <w:r>
          <w:rPr>
            <w:rStyle w:val="afffffe"/>
            <w:rFonts w:ascii="Fb Fontext" w:hAnsi="Fb Fontext" w:hint="cs"/>
            <w:b/>
            <w:rtl/>
          </w:rPr>
          <w:t xml:space="preserve">רב הונא:</w:t>
        </w:r>
      </w:ins>
      <w:del w:id="105926" w:author="קלוד" w:date="2026-10-11T13:11:34Z">
        <w:r w:rsidRPr="006F178A">
          <w:rPr>
            <w:rStyle w:val="afffe"/>
            <w:rFonts w:ascii="Fb Fontext" w:hAnsi="Fb Fontext" w:hint="cs"/>
            <w:b/>
            <w:rtl/>
          </w:rPr>
          <w:delText xml:space="preserve">א.</w:delText>
        </w:r>
      </w:del>
      <w:r w:rsidRPr="006F178A">
        <w:rPr>
          <w:rFonts w:hint="cs"/>
          <w:rtl/>
        </w:rPr>
        <w:t xml:space="preserve"> </w:t>
      </w:r>
      <w:r w:rsidRPr="006F178A">
        <w:rPr>
          <w:rtl/>
        </w:rPr>
        <w:t xml:space="preserve">הא דשלוש </w:t>
      </w:r>
      <w:ins w:id="105923" w:author="קלוד" w:date="2026-10-11T13:11:34Z">
        <w:r>
          <w:rPr>
            <w:rtl/>
          </w:rPr>
          <w:t xml:space="preserve">סעודות -</w:t>
        </w:r>
      </w:ins>
      <w:del w:id="105924" w:author="קלוד" w:date="2026-10-11T13:11:34Z">
        <w:r w:rsidRPr="006F178A">
          <w:rPr>
            <w:rtl/>
          </w:rPr>
          <w:delText xml:space="preserve">סעודות</w:delText>
        </w:r>
      </w:del>
      <w:r w:rsidRPr="006F178A">
        <w:rPr>
          <w:rtl/>
        </w:rPr>
        <w:t xml:space="preserve"> בבא לקפל, והא דסל ככרות </w:t>
      </w:r>
      <w:r>
        <w:rPr>
          <w:rtl/>
        </w:rPr>
        <w:t>וכו'</w:t>
      </w:r>
      <w:ins w:id="105921" w:author="קלוד" w:date="2026-10-11T13:11:34Z">
        <w:r>
          <w:rPr>
            <w:rtl/>
          </w:rPr>
          <w:t xml:space="preserve"> - </w:t>
        </w:r>
      </w:ins>
      <w:del w:id="105922" w:author="קלוד" w:date="2026-10-11T13:11:34Z">
        <w:r w:rsidRPr="006F178A">
          <w:rPr>
            <w:rtl/>
          </w:rPr>
          <w:delText xml:space="preserve"> </w:delText>
        </w:r>
      </w:del>
      <w:r w:rsidRPr="006F178A">
        <w:rPr>
          <w:rtl/>
        </w:rPr>
        <w:t xml:space="preserve">בבא להציל.</w:t>
      </w:r>
    </w:p>
    <w:p w:rsidR="00E9703F" w:rsidRPr="006F178A" w:rsidRDefault="00E9703F" w:rsidP="00E9703F">
      <w:pPr>
        <w:rPr>
          <w:rtl/>
        </w:rPr>
      </w:pPr>
      <w:r w:rsidRPr="006F178A">
        <w:rPr>
          <w:rStyle w:val="afffe"/>
          <w:rFonts w:ascii="Fb Fontext" w:hAnsi="Fb Fontext" w:hint="cs"/>
          <w:b/>
          <w:sz w:val="20"/>
          <w:rtl/>
        </w:rPr>
        <w:t>ב.</w:t>
      </w:r>
      <w:r w:rsidRPr="006F178A">
        <w:rPr>
          <w:rFonts w:ascii="Fb Fontext" w:hAnsi="Fb Fontext" w:hint="cs"/>
          <w:sz w:val="20"/>
          <w:rtl/>
        </w:rPr>
        <w:t xml:space="preserve"> </w:t>
      </w:r>
      <w:ins w:id="105937" w:author="קלוד" w:date="2026-10-11T13:11:34Z">
        <w:r>
          <w:rPr>
            <w:rStyle w:val="2fb"/>
            <w:rFonts w:ascii="Fb Fontext" w:hAnsi="Fb Fontext"/>
            <w:sz w:val="20"/>
            <w:rtl/>
          </w:rPr>
          <w:t xml:space="preserve">רב:</w:t>
        </w:r>
      </w:ins>
      <w:del w:id="105938" w:author="קלוד" w:date="2026-10-11T13:11:34Z">
        <w:r w:rsidRPr="006F178A">
          <w:rPr>
            <w:rStyle w:val="2fb"/>
            <w:rFonts w:ascii="Fb Fontext" w:hAnsi="Fb Fontext"/>
            <w:sz w:val="20"/>
            <w:rtl/>
          </w:rPr>
          <w:delText xml:space="preserve">רב</w:delText>
        </w:r>
      </w:del>
      <w:r w:rsidRPr="006F178A">
        <w:rPr>
          <w:rFonts w:ascii="Fb Fontext" w:hAnsi="Fb Fontext"/>
          <w:sz w:val="20"/>
          <w:rtl/>
        </w:rPr>
        <w:t xml:space="preserve"> </w:t>
      </w:r>
      <w:ins w:id="105935" w:author="קלוד" w:date="2026-10-11T13:11:34Z">
        <w:r>
          <w:rPr>
            <w:rFonts w:ascii="Fb Fontext" w:hAnsi="Fb Fontext"/>
            <w:sz w:val="20"/>
            <w:rtl/>
          </w:rPr>
          <w:t xml:space="preserve">זה</w:t>
        </w:r>
      </w:ins>
      <w:del w:id="105936" w:author="קלוד" w:date="2026-10-11T13:11:34Z">
        <w:r w:rsidRPr="006F178A">
          <w:rPr>
            <w:rFonts w:ascii="Fb Fontext" w:hAnsi="Fb Fontext"/>
            <w:sz w:val="20"/>
            <w:rtl/>
          </w:rPr>
          <w:delText xml:space="preserve">-אידי</w:delText>
        </w:r>
      </w:del>
      <w:r w:rsidRPr="006F178A">
        <w:rPr>
          <w:rFonts w:ascii="Fb Fontext" w:hAnsi="Fb Fontext"/>
          <w:sz w:val="20"/>
          <w:rtl/>
        </w:rPr>
        <w:t xml:space="preserve"> </w:t>
      </w:r>
      <w:ins w:id="105933" w:author="קלוד" w:date="2026-10-11T13:11:34Z">
        <w:r>
          <w:rPr>
            <w:rFonts w:ascii="Fb Fontext" w:hAnsi="Fb Fontext"/>
            <w:sz w:val="20"/>
            <w:rtl/>
          </w:rPr>
          <w:t xml:space="preserve">וזה</w:t>
        </w:r>
      </w:ins>
      <w:del w:id="105934" w:author="קלוד" w:date="2026-10-11T13:11:34Z">
        <w:r w:rsidRPr="006F178A">
          <w:rPr>
            <w:rFonts w:ascii="Fb Fontext" w:hAnsi="Fb Fontext"/>
            <w:sz w:val="20"/>
            <w:rtl/>
          </w:rPr>
          <w:delText xml:space="preserve">ואידי</w:delText>
        </w:r>
      </w:del>
      <w:r w:rsidRPr="006F178A">
        <w:rPr>
          <w:rFonts w:ascii="Fb Fontext" w:hAnsi="Fb Fontext"/>
          <w:sz w:val="20"/>
          <w:rtl/>
        </w:rPr>
        <w:t xml:space="preserve"> בבא </w:t>
      </w:r>
      <w:ins w:id="105931" w:author="קלוד" w:date="2026-10-11T13:11:34Z">
        <w:r>
          <w:rPr>
            <w:rFonts w:ascii="Fb Fontext" w:hAnsi="Fb Fontext"/>
            <w:sz w:val="20"/>
            <w:rtl/>
          </w:rPr>
          <w:t xml:space="preserve">לקפל;</w:t>
        </w:r>
      </w:ins>
      <w:del w:id="105932" w:author="קלוד" w:date="2026-10-11T13:11:34Z">
        <w:r w:rsidRPr="006F178A">
          <w:rPr>
            <w:rFonts w:ascii="Fb Fontext" w:hAnsi="Fb Fontext"/>
            <w:sz w:val="20"/>
            <w:rtl/>
          </w:rPr>
          <w:delText xml:space="preserve">לקפל,</w:delText>
        </w:r>
      </w:del>
      <w:r w:rsidRPr="006F178A">
        <w:rPr>
          <w:rFonts w:ascii="Fb Fontext" w:hAnsi="Fb Fontext"/>
          <w:sz w:val="20"/>
          <w:rtl/>
        </w:rPr>
        <w:t xml:space="preserve"> לאותה חצר </w:t>
      </w:r>
      <w:ins w:id="105929" w:author="קלוד" w:date="2026-10-11T13:11:34Z">
        <w:r>
          <w:rPr>
            <w:rFonts w:ascii="Fb Fontext" w:hAnsi="Fb Fontext"/>
            <w:sz w:val="20"/>
            <w:rtl/>
          </w:rPr>
          <w:t xml:space="preserve">- מותר,</w:t>
        </w:r>
      </w:ins>
      <w:del w:id="105930" w:author="קלוד" w:date="2026-10-11T13:11:34Z">
        <w:r w:rsidRPr="006F178A">
          <w:rPr>
            <w:rFonts w:ascii="Fb Fontext" w:hAnsi="Fb Fontext"/>
            <w:sz w:val="20"/>
            <w:rtl/>
          </w:rPr>
          <w:delText xml:space="preserve">שרי</w:delText>
        </w:r>
        <w:r>
          <w:rPr>
            <w:rFonts w:ascii="Fb Fontext" w:hAnsi="Fb Fontext"/>
            <w:sz w:val="20"/>
            <w:rtl/>
          </w:rPr>
          <w:delText xml:space="preserve">,</w:delText>
        </w:r>
      </w:del>
      <w:ins w:id="94523" w:author="מנוע מכני" w:date="2026-10-11T12:04:39Z"/>
      <w:del w:id="94524"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 לחצר אחרת</w:t>
      </w:r>
      <w:ins w:id="105927" w:author="קלוד" w:date="2026-10-11T13:11:34Z">
        <w:r>
          <w:rPr>
            <w:rFonts w:ascii="Fb Fontext" w:hAnsi="Fb Fontext"/>
            <w:sz w:val="20"/>
            <w:rtl/>
          </w:rPr>
          <w:t xml:space="preserve"> - </w:t>
        </w:r>
      </w:ins>
      <w:del w:id="105928" w:author="קלוד" w:date="2026-10-11T13:11:34Z">
        <w:r w:rsidRPr="006F178A">
          <w:rPr>
            <w:rFonts w:ascii="Fb Fontext" w:hAnsi="Fb Fontext"/>
            <w:sz w:val="20"/>
            <w:rtl/>
          </w:rPr>
          <w:delText xml:space="preserve"> </w:delText>
        </w:r>
      </w:del>
      <w:r w:rsidRPr="006F178A">
        <w:rPr>
          <w:rFonts w:ascii="Fb Fontext" w:hAnsi="Fb Fontext"/>
          <w:sz w:val="20"/>
          <w:rtl/>
        </w:rPr>
        <w:t xml:space="preserve">אסור.</w:t>
      </w:r>
    </w:p>
    <w:p w:rsidR="00E9703F" w:rsidRPr="004640F6" w:rsidRDefault="00E9703F" w:rsidP="00E9703F">
      <w:pPr>
        <w:rPr>
          <w:spacing w:val="-2"/>
          <w:rtl/>
        </w:rPr>
      </w:pPr>
      <w:r w:rsidRPr="004640F6">
        <w:rPr>
          <w:rFonts w:ascii="Fb Fontext" w:hAnsi="Fb Fontext"/>
          <w:spacing w:val="-2"/>
          <w:rtl/>
        </w:rPr>
        <w:t xml:space="preserve">• פירש טליתו, וקיפל והניח, וקיפל </w:t>
      </w:r>
      <w:ins w:id="105947" w:author="קלוד" w:date="2026-10-11T13:11:34Z">
        <w:r>
          <w:rPr>
            <w:rFonts w:ascii="Fb Fontext" w:hAnsi="Fb Fontext"/>
            <w:spacing w:val="-2"/>
            <w:rtl/>
          </w:rPr>
          <w:t xml:space="preserve">והניח</w:t>
        </w:r>
      </w:ins>
      <w:del w:id="105948" w:author="קלוד" w:date="2026-10-11T13:11:34Z">
        <w:r w:rsidRPr="004640F6">
          <w:rPr>
            <w:rFonts w:ascii="Fb Fontext" w:hAnsi="Fb Fontext"/>
            <w:spacing w:val="-2"/>
            <w:rtl/>
          </w:rPr>
          <w:delText xml:space="preserve">והניח,</w:delText>
        </w:r>
      </w:del>
      <w:r w:rsidRPr="004640F6">
        <w:rPr>
          <w:rFonts w:ascii="Fb Fontext" w:hAnsi="Fb Fontext"/>
          <w:spacing w:val="-2"/>
          <w:rtl/>
        </w:rPr>
        <w:t xml:space="preserve"> </w:t>
      </w:r>
      <w:ins w:id="105945" w:author="קלוד" w:date="2026-10-11T13:11:34Z">
        <w:r>
          <w:rPr>
            <w:rFonts w:ascii="Fb Fontext" w:hAnsi="Fb Fontext"/>
            <w:spacing w:val="-2"/>
            <w:rtl/>
          </w:rPr>
          <w:t xml:space="preserve">-</w:t>
        </w:r>
      </w:ins>
      <w:del w:id="105946" w:author="קלוד" w:date="2026-10-11T13:11:34Z">
        <w:r w:rsidRPr="004640F6">
          <w:rPr>
            <w:rFonts w:ascii="Fb Fontext" w:hAnsi="Fb Fontext"/>
            <w:spacing w:val="-2"/>
            <w:rtl/>
          </w:rPr>
          <w:delText xml:space="preserve">-</w:delText>
        </w:r>
        <w:r w:rsidRPr="004640F6">
          <w:rPr>
            <w:rFonts w:ascii="Fb Fontext" w:hAnsi="Fb Fontext" w:hint="cs"/>
            <w:spacing w:val="-2"/>
            <w:rtl/>
          </w:rPr>
          <w:delText xml:space="preserve">ד</w:delText>
        </w:r>
        <w:r w:rsidRPr="004640F6">
          <w:rPr>
            <w:rFonts w:ascii="Fb Fontext" w:hAnsi="Fb Fontext"/>
            <w:spacing w:val="-2"/>
            <w:rtl/>
          </w:rPr>
          <w:delText xml:space="preserve">להציל</w:delText>
        </w:r>
      </w:del>
      <w:r w:rsidRPr="004640F6">
        <w:rPr>
          <w:rFonts w:ascii="Fb Fontext" w:hAnsi="Fb Fontext"/>
          <w:spacing w:val="-2"/>
          <w:rtl/>
        </w:rPr>
        <w:t xml:space="preserve"> </w:t>
      </w:r>
      <w:ins w:id="105943" w:author="קלוד" w:date="2026-10-11T13:11:34Z">
        <w:r>
          <w:rPr>
            <w:rStyle w:val="afffffe"/>
            <w:rFonts w:ascii="Fb Fontext" w:hAnsi="Fb Fontext"/>
            <w:spacing w:val="-2"/>
            <w:rtl/>
          </w:rPr>
          <w:t xml:space="preserve">נחשב</w:t>
        </w:r>
        <w:r>
          <w:rPr>
            <w:rFonts w:ascii="Fb Fontext" w:hAnsi="Fb Fontext"/>
            <w:spacing w:val="-2"/>
            <w:rtl/>
          </w:rPr>
          <w:t xml:space="preserve"> כבא להציל ומותר,</w:t>
        </w:r>
      </w:ins>
      <w:del w:id="105944" w:author="קלוד" w:date="2026-10-11T13:11:34Z">
        <w:r w:rsidRPr="004640F6">
          <w:rPr>
            <w:rFonts w:ascii="Fb Fontext" w:hAnsi="Fb Fontext"/>
            <w:spacing w:val="-2"/>
            <w:rtl/>
          </w:rPr>
          <w:delText xml:space="preserve">שרי</w:delText>
        </w:r>
      </w:del>
      <w:r w:rsidRPr="004640F6">
        <w:rPr>
          <w:rFonts w:ascii="Fb Fontext" w:hAnsi="Fb Fontext"/>
          <w:spacing w:val="-2"/>
          <w:rtl/>
        </w:rPr>
        <w:t xml:space="preserve"> ולא</w:t>
      </w:r>
      <w:ins w:id="105941" w:author="קלוד" w:date="2026-10-11T13:11:34Z">
        <w:r>
          <w:rPr>
            <w:rFonts w:ascii="Fb Fontext" w:hAnsi="Fb Fontext"/>
            <w:spacing w:val="-2"/>
            <w:rtl/>
          </w:rPr>
          <w:t xml:space="preserve"> כבא </w:t>
        </w:r>
      </w:ins>
      <w:del w:id="105942" w:author="קלוד" w:date="2026-10-11T13:11:34Z">
        <w:r w:rsidRPr="004640F6">
          <w:rPr>
            <w:rFonts w:ascii="Fb Fontext" w:hAnsi="Fb Fontext"/>
            <w:spacing w:val="-2"/>
            <w:rtl/>
          </w:rPr>
          <w:delText xml:space="preserve"> </w:delText>
        </w:r>
      </w:del>
      <w:r w:rsidRPr="004640F6">
        <w:rPr>
          <w:rFonts w:ascii="Fb Fontext" w:hAnsi="Fb Fontext"/>
          <w:spacing w:val="-2"/>
          <w:rtl/>
        </w:rPr>
        <w:t xml:space="preserve">לקפל</w:t>
      </w:r>
      <w:r w:rsidRPr="004640F6">
        <w:rPr>
          <w:rFonts w:ascii="Fb Fontext" w:hAnsi="Fb Fontext" w:hint="cs"/>
          <w:spacing w:val="-2"/>
          <w:rtl/>
        </w:rPr>
        <w:t>,</w:t>
      </w:r>
      <w:r w:rsidRPr="004640F6">
        <w:rPr>
          <w:rFonts w:ascii="Fb Fontext" w:hAnsi="Fb Fontext"/>
          <w:spacing w:val="-2"/>
          <w:rtl/>
        </w:rPr>
        <w:t xml:space="preserve"> </w:t>
      </w:r>
      <w:ins w:id="105939" w:author="קלוד" w:date="2026-10-11T13:11:34Z">
        <w:r>
          <w:rPr>
            <w:rFonts w:ascii="Fb Fontext" w:hAnsi="Fb Fontext"/>
            <w:spacing w:val="-2"/>
            <w:rtl/>
          </w:rPr>
          <w:t xml:space="preserve">ממה שהטעהו</w:t>
        </w:r>
      </w:ins>
      <w:del w:id="105940" w:author="קלוד" w:date="2026-10-11T13:11:34Z">
        <w:r w:rsidRPr="004640F6">
          <w:rPr>
            <w:rFonts w:ascii="Fb Fontext" w:hAnsi="Fb Fontext"/>
            <w:spacing w:val="-2"/>
            <w:rtl/>
          </w:rPr>
          <w:delText xml:space="preserve">מדהטעהו</w:delText>
        </w:r>
      </w:del>
      <w:r w:rsidRPr="004640F6">
        <w:rPr>
          <w:rFonts w:ascii="Fb Fontext" w:hAnsi="Fb Fontext"/>
          <w:spacing w:val="-2"/>
          <w:rtl/>
        </w:rPr>
        <w:t xml:space="preserve"> </w:t>
      </w:r>
      <w:r w:rsidRPr="004640F6">
        <w:rPr>
          <w:rStyle w:val="2fb"/>
          <w:rFonts w:ascii="Fb Fontext" w:hAnsi="Fb Fontext"/>
          <w:spacing w:val="-2"/>
          <w:rtl/>
        </w:rPr>
        <w:t xml:space="preserve">רב</w:t>
      </w:r>
      <w:r w:rsidRPr="004640F6">
        <w:rPr>
          <w:rFonts w:ascii="Fb Fontext" w:hAnsi="Fb Fontext"/>
          <w:spacing w:val="-2"/>
          <w:rtl/>
        </w:rPr>
        <w:t xml:space="preserve"> שיזבי </w:t>
      </w:r>
      <w:r w:rsidRPr="004640F6">
        <w:rPr>
          <w:rStyle w:val="2fb"/>
          <w:rFonts w:ascii="Fb Fontext" w:hAnsi="Fb Fontext"/>
          <w:spacing w:val="-2"/>
          <w:rtl/>
        </w:rPr>
        <w:t xml:space="preserve">לר"ח</w:t>
      </w:r>
      <w:r w:rsidRPr="004640F6">
        <w:rPr>
          <w:rFonts w:ascii="Fb Fontext" w:hAnsi="Fb Fontext"/>
          <w:spacing w:val="-2"/>
          <w:rtl/>
        </w:rPr>
        <w:t xml:space="preserve">.</w:t>
      </w:r>
    </w:p>
    <w:p w:rsidR="00E9703F" w:rsidRPr="006F178A" w:rsidRDefault="00E9703F" w:rsidP="00E9703F">
      <w:pPr>
        <w:rPr>
          <w:rtl/>
        </w:rPr>
      </w:pPr>
      <w:r w:rsidRPr="006F178A">
        <w:rPr>
          <w:rtl/>
        </w:rPr>
        <w:t xml:space="preserve">והטעות </w:t>
      </w:r>
      <w:ins w:id="105959" w:author="קלוד" w:date="2026-10-11T13:11:34Z">
        <w:r>
          <w:rPr>
            <w:rtl/>
          </w:rPr>
          <w:t xml:space="preserve">היתה:</w:t>
        </w:r>
      </w:ins>
      <w:del w:id="105960" w:author="קלוד" w:date="2026-10-11T13:11:34Z">
        <w:r w:rsidRPr="006F178A">
          <w:rPr>
            <w:rtl/>
          </w:rPr>
          <w:delText xml:space="preserve">היתה</w:delText>
        </w:r>
      </w:del>
      <w:r w:rsidRPr="006F178A">
        <w:rPr>
          <w:rtl/>
        </w:rPr>
        <w:t xml:space="preserve"> </w:t>
      </w:r>
      <w:ins w:id="105957" w:author="קלוד" w:date="2026-10-11T13:11:34Z">
        <w:r>
          <w:rPr>
            <w:rStyle w:val="afffffe"/>
            <w:rtl/>
          </w:rPr>
          <w:t xml:space="preserve">רק</w:t>
        </w:r>
        <w:r>
          <w:rPr>
            <w:rtl/>
          </w:rPr>
          <w:t xml:space="preserve"> בכלי</w:t>
        </w:r>
      </w:ins>
      <w:del w:id="105958" w:author="קלוד" w:date="2026-10-11T13:11:34Z">
        <w:r w:rsidRPr="006F178A">
          <w:rPr>
            <w:rtl/>
          </w:rPr>
          <w:delText xml:space="preserve">דבכלי</w:delText>
        </w:r>
      </w:del>
      <w:r w:rsidRPr="006F178A">
        <w:rPr>
          <w:rtl/>
        </w:rPr>
        <w:t xml:space="preserve"> אחר </w:t>
      </w:r>
      <w:ins w:id="105955" w:author="קלוד" w:date="2026-10-11T13:11:34Z">
        <w:r>
          <w:rPr>
            <w:rtl/>
          </w:rPr>
          <w:t xml:space="preserve">אסור,</w:t>
        </w:r>
      </w:ins>
      <w:del w:id="105956" w:author="קלוד" w:date="2026-10-11T13:11:34Z">
        <w:r w:rsidRPr="006F178A">
          <w:rPr>
            <w:rtl/>
          </w:rPr>
          <w:delText xml:space="preserve">א"א</w:delText>
        </w:r>
      </w:del>
      <w:r w:rsidRPr="006F178A">
        <w:rPr>
          <w:rtl/>
        </w:rPr>
        <w:t xml:space="preserve"> </w:t>
      </w:r>
      <w:ins w:id="105953" w:author="קלוד" w:date="2026-10-11T13:11:34Z">
        <w:r>
          <w:rPr>
            <w:rtl/>
          </w:rPr>
          <w:t xml:space="preserve">אבל</w:t>
        </w:r>
      </w:ins>
      <w:del w:id="105954" w:author="קלוד" w:date="2026-10-11T13:11:34Z">
        <w:r w:rsidRPr="006F178A">
          <w:rPr>
            <w:rtl/>
          </w:rPr>
          <w:delText xml:space="preserve">והיה</w:delText>
        </w:r>
      </w:del>
      <w:r w:rsidRPr="006F178A">
        <w:rPr>
          <w:rtl/>
        </w:rPr>
        <w:t xml:space="preserve"> </w:t>
      </w:r>
      <w:ins w:id="105951" w:author="קלוד" w:date="2026-10-11T13:11:34Z">
        <w:r>
          <w:rPr>
            <w:rtl/>
          </w:rPr>
          <w:t xml:space="preserve">באותו</w:t>
        </w:r>
      </w:ins>
      <w:del w:id="105952" w:author="קלוד" w:date="2026-10-11T13:11:34Z">
        <w:r w:rsidRPr="006F178A">
          <w:rPr>
            <w:rtl/>
          </w:rPr>
          <w:delText xml:space="preserve">משמע דבאותו</w:delText>
        </w:r>
      </w:del>
      <w:r w:rsidRPr="006F178A">
        <w:rPr>
          <w:rtl/>
        </w:rPr>
        <w:t xml:space="preserve"> כלי מותר </w:t>
      </w:r>
      <w:ins w:id="105949" w:author="קלוד" w:date="2026-10-11T13:11:34Z">
        <w:r>
          <w:rPr>
            <w:rtl/>
          </w:rPr>
          <w:t xml:space="preserve">להציל </w:t>
        </w:r>
        <w:r>
          <w:rPr>
            <w:rStyle w:val="afffffe"/>
            <w:rtl/>
          </w:rPr>
          <w:t xml:space="preserve">כמה שירצה</w:t>
        </w:r>
        <w:r>
          <w:rPr>
            <w:rtl/>
          </w:rPr>
          <w:t xml:space="preserve">.</w:t>
        </w:r>
      </w:ins>
      <w:del w:id="105950" w:author="קלוד" w:date="2026-10-11T13:11:34Z">
        <w:r w:rsidRPr="006F178A">
          <w:rPr>
            <w:rtl/>
          </w:rPr>
          <w:delText xml:space="preserve">להציל.</w:delText>
        </w:r>
      </w:del>
    </w:p>
    <w:p w:rsidR="00E9703F" w:rsidRPr="006F178A" w:rsidRDefault="00E9703F" w:rsidP="00E9703F">
      <w:pPr>
        <w:rPr>
          <w:rtl/>
        </w:rPr>
      </w:pPr>
      <w:r w:rsidRPr="006F178A">
        <w:rPr>
          <w:rtl/>
        </w:rPr>
        <w:t xml:space="preserve">• ועיגול של דבילה כו'. </w:t>
      </w:r>
      <w:ins w:id="105965" w:author="קלוד" w:date="2026-10-11T13:11:34Z">
        <w:r>
          <w:rPr>
            <w:rStyle w:val="afffffe"/>
            <w:rtl/>
          </w:rPr>
          <w:t xml:space="preserve">עושין</w:t>
        </w:r>
      </w:ins>
      <w:del w:id="105966" w:author="קלוד" w:date="2026-10-11T13:11:34Z">
        <w:r>
          <w:rPr>
            <w:rtl/>
          </w:rPr>
          <w:delText xml:space="preserve">ואפי'</w:delText>
        </w:r>
      </w:del>
      <w:r w:rsidRPr="006F178A">
        <w:rPr>
          <w:rtl/>
        </w:rPr>
        <w:t xml:space="preserve"> </w:t>
      </w:r>
      <w:ins w:id="105963" w:author="קלוד" w:date="2026-10-11T13:11:34Z">
        <w:r>
          <w:rPr>
            <w:rStyle w:val="afffffe"/>
            <w:rtl/>
          </w:rPr>
          <w:t xml:space="preserve">חשבון</w:t>
        </w:r>
        <w:r>
          <w:rPr>
            <w:rtl/>
          </w:rPr>
          <w:t xml:space="preserve"> אף שמן ההפקר</w:t>
        </w:r>
      </w:ins>
      <w:del w:id="105964" w:author="קלוד" w:date="2026-10-11T13:11:34Z">
        <w:r w:rsidRPr="006F178A">
          <w:rPr>
            <w:rtl/>
          </w:rPr>
          <w:delText xml:space="preserve">דמהפקירא</w:delText>
        </w:r>
      </w:del>
      <w:r w:rsidRPr="006F178A">
        <w:rPr>
          <w:rtl/>
        </w:rPr>
        <w:t xml:space="preserve"> זכו </w:t>
      </w:r>
      <w:ins w:id="105961" w:author="קלוד" w:date="2026-10-11T13:11:34Z">
        <w:r>
          <w:rPr>
            <w:rStyle w:val="2fb"/>
            <w:rtl/>
          </w:rPr>
          <w:t xml:space="preserve">- ר"ח:</w:t>
        </w:r>
      </w:ins>
      <w:del w:id="105962" w:author="קלוד" w:date="2026-10-11T13:11:34Z">
        <w:r w:rsidRPr="006F178A">
          <w:rPr>
            <w:rStyle w:val="2fb"/>
            <w:rtl/>
          </w:rPr>
          <w:delText xml:space="preserve">ר"ח</w:delText>
        </w:r>
      </w:del>
      <w:r w:rsidRPr="006F178A">
        <w:rPr>
          <w:rtl/>
        </w:rPr>
        <w:t xml:space="preserve"> מדת חסידות שנו כאן.</w:t>
      </w:r>
    </w:p>
    <w:p w:rsidR="00E9703F" w:rsidRPr="006F178A" w:rsidRDefault="00E9703F" w:rsidP="00E9703F">
      <w:pPr>
        <w:rPr>
          <w:rtl/>
        </w:rPr>
      </w:pPr>
      <w:ins w:id="105981" w:author="קלוד" w:date="2026-10-11T13:11:34Z">
        <w:r>
          <w:rPr>
            <w:rStyle w:val="afffffe"/>
            <w:rtl/>
          </w:rPr>
          <w:t xml:space="preserve">רבא:</w:t>
        </w:r>
      </w:ins>
      <w:del w:id="105982" w:author="קלוד" w:date="2026-10-11T13:11:34Z">
        <w:r w:rsidRPr="006F178A">
          <w:rPr>
            <w:rtl/>
          </w:rPr>
          <w:delText xml:space="preserve">ומיירי</w:delText>
        </w:r>
      </w:del>
      <w:r w:rsidRPr="006F178A">
        <w:rPr>
          <w:rtl/>
        </w:rPr>
        <w:t xml:space="preserve"> </w:t>
      </w:r>
      <w:ins w:id="105979" w:author="קלוד" w:date="2026-10-11T13:11:34Z">
        <w:r>
          <w:rPr>
            <w:rStyle w:val="2fb"/>
            <w:rtl/>
          </w:rPr>
          <w:t xml:space="preserve">מיירי</w:t>
        </w:r>
      </w:ins>
      <w:del w:id="105980" w:author="קלוד" w:date="2026-10-11T13:11:34Z">
        <w:r w:rsidRPr="006F178A">
          <w:rPr>
            <w:rStyle w:val="2fb"/>
            <w:rtl/>
          </w:rPr>
          <w:delText xml:space="preserve">ביר"ש</w:delText>
        </w:r>
      </w:del>
      <w:r w:rsidRPr="006F178A">
        <w:rPr>
          <w:rtl/>
        </w:rPr>
        <w:t xml:space="preserve"> </w:t>
      </w:r>
      <w:ins w:id="105977" w:author="קלוד" w:date="2026-10-11T13:11:34Z">
        <w:r>
          <w:rPr>
            <w:rtl/>
          </w:rPr>
          <w:t xml:space="preserve">ביר"ש,</w:t>
        </w:r>
      </w:ins>
      <w:del w:id="105978" w:author="קלוד" w:date="2026-10-11T13:11:34Z">
        <w:r w:rsidRPr="006F178A">
          <w:rPr>
            <w:rtl/>
          </w:rPr>
          <w:delText xml:space="preserve">דלא</w:delText>
        </w:r>
      </w:del>
      <w:r w:rsidRPr="006F178A">
        <w:rPr>
          <w:rtl/>
        </w:rPr>
        <w:t xml:space="preserve"> </w:t>
      </w:r>
      <w:ins w:id="105975" w:author="קלוד" w:date="2026-10-11T13:11:34Z">
        <w:r>
          <w:rPr>
            <w:rtl/>
          </w:rPr>
          <w:t xml:space="preserve">שאין נוח</w:t>
        </w:r>
      </w:ins>
      <w:del w:id="105976" w:author="קלוד" w:date="2026-10-11T13:11:34Z">
        <w:r w:rsidRPr="006F178A">
          <w:rPr>
            <w:rtl/>
          </w:rPr>
          <w:delText xml:space="preserve">ניחא</w:delText>
        </w:r>
      </w:del>
      <w:r w:rsidRPr="006F178A">
        <w:rPr>
          <w:rtl/>
        </w:rPr>
        <w:t xml:space="preserve"> </w:t>
      </w:r>
      <w:ins w:id="93491" w:author="מנוע מכני" w:date="2026-10-11T12:04:39Z">
        <w:r>
          <w:rPr>
            <w:rtl/>
          </w:rPr>
          <w:t xml:space="preserve">לו</w:t>
        </w:r>
      </w:ins>
      <w:del w:id="93492" w:author="מנוע מכני" w:date="2026-10-11T12:04:39Z">
        <w:r w:rsidRPr="006F178A">
          <w:rPr>
            <w:rtl/>
          </w:rPr>
          <w:delText xml:space="preserve">ליה</w:delText>
        </w:r>
      </w:del>
      <w:r w:rsidRPr="006F178A">
        <w:rPr>
          <w:rtl/>
        </w:rPr>
        <w:t xml:space="preserve"> </w:t>
      </w:r>
      <w:ins w:id="90511" w:author="Claude - סמנטי" w:date="2026-10-11T12:28:21Z">
        <w:ins w:id="105973" w:author="קלוד" w:date="2026-10-11T13:11:34Z">
          <w:r>
            <w:rPr>
              <w:rtl/>
            </w:rPr>
            <w:t xml:space="preserve">ליהנות</w:t>
          </w:r>
        </w:ins>
        <w:del w:id="105974" w:author="קלוד" w:date="2026-10-11T13:11:34Z">
          <w:r>
            <w:rPr>
              <w:rtl/>
            </w:rPr>
            <w:delText xml:space="preserve">שיהנה</w:delText>
          </w:r>
        </w:del>
      </w:ins>
      <w:del w:id="90512" w:author="Claude - סמנטי" w:date="2026-10-11T12:28:21Z">
        <w:r w:rsidRPr="006F178A">
          <w:rPr>
            <w:rtl/>
          </w:rPr>
          <w:delText xml:space="preserve">דליתהני</w:delText>
        </w:r>
      </w:del>
      <w:r w:rsidRPr="006F178A">
        <w:rPr>
          <w:rtl/>
        </w:rPr>
        <w:t xml:space="preserve"> מאחרים, ובחנם </w:t>
      </w:r>
      <w:ins w:id="91685" w:author="מנוע מכני" w:date="2026-10-11T12:04:39Z">
        <w:r>
          <w:rPr>
            <w:rtl/>
          </w:rPr>
          <w:t xml:space="preserve">גם</w:t>
        </w:r>
      </w:ins>
      <w:del w:id="91686" w:author="מנוע מכני" w:date="2026-10-11T12:04:39Z">
        <w:r w:rsidRPr="006F178A">
          <w:rPr>
            <w:rtl/>
          </w:rPr>
          <w:delText xml:space="preserve">נמי</w:delText>
        </w:r>
      </w:del>
      <w:r w:rsidRPr="006F178A">
        <w:rPr>
          <w:rtl/>
        </w:rPr>
        <w:t xml:space="preserve"> </w:t>
      </w:r>
      <w:ins w:id="105971" w:author="קלוד" w:date="2026-10-11T13:11:34Z">
        <w:r>
          <w:rPr>
            <w:rtl/>
          </w:rPr>
          <w:t xml:space="preserve">אין</w:t>
        </w:r>
      </w:ins>
      <w:del w:id="105972" w:author="קלוד" w:date="2026-10-11T13:11:34Z">
        <w:r w:rsidRPr="006F178A">
          <w:rPr>
            <w:rtl/>
          </w:rPr>
          <w:delText xml:space="preserve">לא</w:delText>
        </w:r>
      </w:del>
      <w:r w:rsidRPr="006F178A">
        <w:rPr>
          <w:rtl/>
        </w:rPr>
        <w:t xml:space="preserve"> </w:t>
      </w:r>
      <w:ins w:id="105969" w:author="קלוד" w:date="2026-10-11T13:11:34Z">
        <w:r>
          <w:rPr>
            <w:rtl/>
          </w:rPr>
          <w:t xml:space="preserve">נוח</w:t>
        </w:r>
      </w:ins>
      <w:del w:id="105970" w:author="קלוד" w:date="2026-10-11T13:11:34Z">
        <w:r w:rsidRPr="006F178A">
          <w:rPr>
            <w:rtl/>
          </w:rPr>
          <w:delText xml:space="preserve">ניחא</w:delText>
        </w:r>
      </w:del>
      <w:r w:rsidRPr="006F178A">
        <w:rPr>
          <w:rtl/>
        </w:rPr>
        <w:t xml:space="preserve"> </w:t>
      </w:r>
      <w:ins w:id="93493" w:author="מנוע מכני" w:date="2026-10-11T12:04:39Z">
        <w:r>
          <w:rPr>
            <w:rtl/>
          </w:rPr>
          <w:t xml:space="preserve">לו</w:t>
        </w:r>
      </w:ins>
      <w:del w:id="93494" w:author="מנוע מכני" w:date="2026-10-11T12:04:39Z">
        <w:r w:rsidRPr="006F178A">
          <w:rPr>
            <w:rtl/>
          </w:rPr>
          <w:delText xml:space="preserve">ליה</w:delText>
        </w:r>
      </w:del>
      <w:r w:rsidRPr="006F178A">
        <w:rPr>
          <w:rtl/>
        </w:rPr>
        <w:t xml:space="preserve"> </w:t>
      </w:r>
      <w:ins w:id="90509" w:author="Claude - סמנטי" w:date="2026-10-11T12:28:21Z">
        <w:ins w:id="105967" w:author="קלוד" w:date="2026-10-11T13:11:34Z">
          <w:r>
            <w:rPr>
              <w:rtl/>
            </w:rPr>
            <w:t xml:space="preserve">שיטרחו.</w:t>
          </w:r>
        </w:ins>
        <w:del w:id="105968" w:author="קלוד" w:date="2026-10-11T13:11:34Z">
          <w:r>
            <w:rPr>
              <w:rtl/>
            </w:rPr>
            <w:delText xml:space="preserve">שיטרח</w:delText>
          </w:r>
          <w:r w:rsidRPr="006F178A">
            <w:rPr>
              <w:rtl/>
            </w:rPr>
            <w:delText xml:space="preserve">.</w:delText>
          </w:r>
        </w:del>
      </w:ins>
      <w:del w:id="90510" w:author="Claude - סמנטי" w:date="2026-10-11T12:28:21Z">
        <w:r w:rsidRPr="006F178A">
          <w:rPr>
            <w:rtl/>
          </w:rPr>
          <w:delText xml:space="preserve">דליטרח</w:delText>
        </w:r>
      </w:del>
    </w:p>
    <w:p>
      <w:pPr>
        <w:pStyle w:val="38"/>
        <w:rPr>
          <w:ins w:id="98597" w:author="מנוע מכני" w:date="2026-10-11T12:04:39Z"/>
        </w:rPr>
      </w:pPr>
      <w:r w:rsidRPr="004640F6">
        <w:t>וה"</w:t>
      </w:r>
      <w:r w:rsidRPr="004640F6">
        <w:t>ק</w:t>
      </w:r>
      <w:r w:rsidRPr="004640F6">
        <w:t xml:space="preserve">:</w:t>
      </w:r>
    </w:p>
    <w:p w:rsidR="00E9703F" w:rsidRPr="004640F6" w:rsidRDefault="00E9703F" w:rsidP="00E9703F">
      <w:pPr>
        <w:rPr>
          <w:spacing w:val="-2"/>
          <w:rtl/>
        </w:rPr>
      </w:pPr>
      <w:del w:id="98598" w:author="מנוע מכני" w:date="2026-10-11T12:04:39Z">
        <w:r w:rsidRPr="004640F6">
          <w:rPr>
            <w:spacing w:val="-2"/>
            <w:rtl/>
          </w:rPr>
          <w:delText xml:space="preserve"> </w:delText>
        </w:r>
      </w:del>
      <w:r w:rsidRPr="004640F6">
        <w:rPr>
          <w:spacing w:val="-2"/>
          <w:rtl/>
        </w:rPr>
        <w:t xml:space="preserve">ואם היו פיקחין, </w:t>
      </w:r>
      <w:ins w:id="105991" w:author="קלוד" w:date="2026-10-11T13:11:34Z">
        <w:r>
          <w:rPr>
            <w:spacing w:val="-2"/>
            <w:rtl/>
          </w:rPr>
          <w:t xml:space="preserve">שיודעים</w:t>
        </w:r>
      </w:ins>
      <w:del w:id="105992" w:author="קלוד" w:date="2026-10-11T13:11:34Z">
        <w:r w:rsidRPr="004640F6">
          <w:rPr>
            <w:spacing w:val="-2"/>
            <w:rtl/>
          </w:rPr>
          <w:delText xml:space="preserve">דידעי</w:delText>
        </w:r>
      </w:del>
      <w:r w:rsidRPr="004640F6">
        <w:rPr>
          <w:spacing w:val="-2"/>
          <w:rtl/>
        </w:rPr>
        <w:t xml:space="preserve"> </w:t>
      </w:r>
      <w:ins w:id="105989" w:author="קלוד" w:date="2026-10-11T13:11:34Z">
        <w:r>
          <w:rPr>
            <w:spacing w:val="-2"/>
            <w:rtl/>
          </w:rPr>
          <w:t xml:space="preserve">שבכגון</w:t>
        </w:r>
      </w:ins>
      <w:del w:id="105990" w:author="קלוד" w:date="2026-10-11T13:11:34Z">
        <w:r w:rsidRPr="004640F6">
          <w:rPr>
            <w:spacing w:val="-2"/>
            <w:rtl/>
          </w:rPr>
          <w:delText xml:space="preserve">דכהאי</w:delText>
        </w:r>
      </w:del>
      <w:r w:rsidRPr="004640F6">
        <w:rPr>
          <w:spacing w:val="-2"/>
          <w:rtl/>
        </w:rPr>
        <w:t xml:space="preserve"> </w:t>
      </w:r>
      <w:ins w:id="105987" w:author="קלוד" w:date="2026-10-11T13:11:34Z">
        <w:r>
          <w:rPr>
            <w:spacing w:val="-2"/>
            <w:rtl/>
          </w:rPr>
          <w:t xml:space="preserve">זה</w:t>
        </w:r>
      </w:ins>
      <w:del w:id="105988" w:author="קלוד" w:date="2026-10-11T13:11:34Z">
        <w:r w:rsidRPr="004640F6">
          <w:rPr>
            <w:spacing w:val="-2"/>
            <w:rtl/>
          </w:rPr>
          <w:delText xml:space="preserve">גוונא</w:delText>
        </w:r>
      </w:del>
      <w:r w:rsidRPr="004640F6">
        <w:rPr>
          <w:spacing w:val="-2"/>
          <w:rtl/>
        </w:rPr>
        <w:t xml:space="preserve"> </w:t>
      </w:r>
      <w:ins w:id="91687" w:author="מנוע מכני" w:date="2026-10-11T12:04:39Z">
        <w:ins w:id="105985" w:author="קלוד" w:date="2026-10-11T13:11:34Z">
          <w:r>
            <w:rPr>
              <w:spacing w:val="-2"/>
              <w:rtl/>
            </w:rPr>
            <w:t xml:space="preserve">אין זה</w:t>
          </w:r>
        </w:ins>
        <w:del w:id="105986" w:author="קלוד" w:date="2026-10-11T13:11:34Z">
          <w:r>
            <w:rPr>
              <w:spacing w:val="-2"/>
              <w:rtl/>
            </w:rPr>
            <w:delText xml:space="preserve">לא</w:delText>
          </w:r>
        </w:del>
      </w:ins>
      <w:del w:id="91688" w:author="מנוע מכני" w:date="2026-10-11T12:04:39Z">
        <w:r w:rsidRPr="004640F6">
          <w:rPr>
            <w:spacing w:val="-2"/>
            <w:rtl/>
          </w:rPr>
          <w:delText xml:space="preserve">לאו</w:delText>
        </w:r>
      </w:del>
      <w:r w:rsidRPr="004640F6">
        <w:rPr>
          <w:spacing w:val="-2"/>
          <w:rtl/>
        </w:rPr>
        <w:t xml:space="preserve"> שכר </w:t>
      </w:r>
      <w:ins w:id="105983" w:author="קלוד" w:date="2026-10-11T13:11:34Z">
        <w:r>
          <w:rPr>
            <w:spacing w:val="-2"/>
            <w:rtl/>
          </w:rPr>
          <w:t xml:space="preserve">שבת</w:t>
        </w:r>
      </w:ins>
      <w:del w:id="105984" w:author="קלוד" w:date="2026-10-11T13:11:34Z">
        <w:r w:rsidRPr="004640F6">
          <w:rPr>
            <w:spacing w:val="-2"/>
            <w:rtl/>
          </w:rPr>
          <w:delText xml:space="preserve">שבת הוא</w:delText>
        </w:r>
      </w:del>
      <w:r w:rsidRPr="004640F6">
        <w:rPr>
          <w:spacing w:val="-2"/>
          <w:rtl/>
        </w:rPr>
        <w:t xml:space="preserve"> - עושין עמו חשבון לאחר השבת.</w:t>
      </w:r>
    </w:p>
    <w:p w:rsidR="00E9703F" w:rsidRPr="004640F6" w:rsidRDefault="00E9703F" w:rsidP="00E9703F">
      <w:pPr>
        <w:rPr>
          <w:spacing w:val="-6"/>
          <w:rtl/>
        </w:rPr>
      </w:pPr>
      <w:r w:rsidRPr="004640F6">
        <w:rPr>
          <w:spacing w:val="-6"/>
          <w:rtl/>
        </w:rPr>
        <w:t xml:space="preserve">• </w:t>
      </w:r>
      <w:r w:rsidRPr="004640F6">
        <w:rPr>
          <w:rFonts w:hint="cs"/>
          <w:spacing w:val="-6"/>
          <w:rtl/>
        </w:rPr>
        <w:t xml:space="preserve">הצילו </w:t>
      </w:r>
      <w:ins w:id="106005" w:author="קלוד" w:date="2026-10-11T13:11:34Z">
        <w:r>
          <w:rPr>
            <w:rFonts w:hint="cs"/>
            <w:spacing w:val="-6"/>
            <w:rtl/>
          </w:rPr>
          <w:t xml:space="preserve">לכם</w:t>
        </w:r>
      </w:ins>
      <w:del w:id="106006" w:author="קלוד" w:date="2026-10-11T13:11:34Z">
        <w:r w:rsidRPr="004640F6">
          <w:rPr>
            <w:rFonts w:hint="cs"/>
            <w:spacing w:val="-6"/>
            <w:rtl/>
          </w:rPr>
          <w:delText xml:space="preserve">עמי</w:delText>
        </w:r>
      </w:del>
      <w:r w:rsidRPr="004640F6">
        <w:rPr>
          <w:rFonts w:hint="cs"/>
          <w:spacing w:val="-6"/>
          <w:rtl/>
        </w:rPr>
        <w:t xml:space="preserve"> והצילו </w:t>
      </w:r>
      <w:ins w:id="106003" w:author="קלוד" w:date="2026-10-11T13:11:34Z">
        <w:r>
          <w:rPr>
            <w:rFonts w:hint="cs"/>
            <w:b/>
            <w:bCs/>
            <w:spacing w:val="-6"/>
            <w:rtl/>
          </w:rPr>
          <w:t xml:space="preserve">עמי:</w:t>
        </w:r>
      </w:ins>
      <w:del w:id="106004" w:author="קלוד" w:date="2026-10-11T13:11:34Z">
        <w:r w:rsidRPr="004640F6">
          <w:rPr>
            <w:rFonts w:hint="cs"/>
            <w:b/>
            <w:bCs/>
            <w:spacing w:val="-6"/>
            <w:rtl/>
          </w:rPr>
          <w:delText xml:space="preserve">לכם,</w:delText>
        </w:r>
      </w:del>
      <w:r w:rsidRPr="004640F6">
        <w:rPr>
          <w:rFonts w:hint="cs"/>
          <w:b/>
          <w:bCs/>
          <w:spacing w:val="-6"/>
          <w:rtl/>
        </w:rPr>
        <w:t xml:space="preserve"> </w:t>
      </w:r>
      <w:ins w:id="106001" w:author="קלוד" w:date="2026-10-11T13:11:34Z">
        <w:r>
          <w:rPr>
            <w:spacing w:val="-6"/>
            <w:rtl/>
          </w:rPr>
          <w:t xml:space="preserve">אצל</w:t>
        </w:r>
      </w:ins>
      <w:del w:id="106002" w:author="קלוד" w:date="2026-10-11T13:11:34Z">
        <w:r w:rsidRPr="004640F6">
          <w:rPr>
            <w:spacing w:val="-6"/>
            <w:rtl/>
          </w:rPr>
          <w:tab/>
          <w:delText xml:space="preserve">גבי</w:delText>
        </w:r>
      </w:del>
      <w:r w:rsidRPr="004640F6">
        <w:rPr>
          <w:spacing w:val="-6"/>
          <w:rtl/>
        </w:rPr>
        <w:tab/>
        <w:t xml:space="preserve"> מזונות </w:t>
      </w:r>
      <w:ins w:id="105999" w:author="קלוד" w:date="2026-10-11T13:11:34Z">
        <w:r>
          <w:rPr>
            <w:spacing w:val="-6"/>
            <w:rtl/>
          </w:rPr>
          <w:t xml:space="preserve">שנה</w:t>
        </w:r>
      </w:ins>
      <w:del w:id="106000" w:author="קלוד" w:date="2026-10-11T13:11:34Z">
        <w:r w:rsidRPr="004640F6">
          <w:rPr>
            <w:spacing w:val="-6"/>
            <w:rtl/>
          </w:rPr>
          <w:tab/>
          <w:delText xml:space="preserve">קתני</w:delText>
        </w:r>
      </w:del>
      <w:r w:rsidRPr="004640F6">
        <w:rPr>
          <w:spacing w:val="-6"/>
          <w:rtl/>
        </w:rPr>
        <w:tab/>
        <w:t xml:space="preserve"> </w:t>
      </w:r>
      <w:ins w:id="105997" w:author="קלוד" w:date="2026-10-11T13:11:34Z">
        <w:r>
          <w:rPr>
            <w:spacing w:val="-6"/>
            <w:rtl/>
          </w:rPr>
          <w:t xml:space="preserve">'לכם'</w:t>
        </w:r>
      </w:ins>
      <w:del w:id="105998" w:author="קלוד" w:date="2026-10-11T13:11:34Z">
        <w:r w:rsidRPr="004640F6">
          <w:rPr>
            <w:spacing w:val="-6"/>
            <w:rtl/>
          </w:rPr>
          <w:tab/>
          <w:delText xml:space="preserve">לכם</w:delText>
        </w:r>
      </w:del>
      <w:r w:rsidRPr="004640F6">
        <w:rPr>
          <w:spacing w:val="-6"/>
          <w:rtl/>
        </w:rPr>
        <w:tab/>
        <w:t xml:space="preserve"> - משום </w:t>
      </w:r>
      <w:ins w:id="105995" w:author="קלוד" w:date="2026-10-11T13:11:34Z">
        <w:r>
          <w:rPr>
            <w:spacing w:val="-6"/>
            <w:rtl/>
          </w:rPr>
          <w:t xml:space="preserve">שאינו</w:t>
        </w:r>
      </w:ins>
      <w:del w:id="105996" w:author="קלוד" w:date="2026-10-11T13:11:34Z">
        <w:r w:rsidRPr="004640F6">
          <w:rPr>
            <w:spacing w:val="-6"/>
            <w:rtl/>
          </w:rPr>
          <w:tab/>
          <w:delText xml:space="preserve">דלא</w:delText>
        </w:r>
      </w:del>
      <w:r w:rsidRPr="004640F6">
        <w:rPr>
          <w:spacing w:val="-6"/>
          <w:rtl/>
        </w:rPr>
        <w:tab/>
        <w:t xml:space="preserve"> </w:t>
      </w:r>
      <w:ins w:id="105993" w:author="קלוד" w:date="2026-10-11T13:11:34Z">
        <w:r>
          <w:rPr>
            <w:spacing w:val="-6"/>
            <w:rtl/>
          </w:rPr>
          <w:t xml:space="preserve">ראוי לו</w:t>
        </w:r>
      </w:ins>
      <w:del w:id="105994" w:author="קלוד" w:date="2026-10-11T13:11:34Z">
        <w:r w:rsidRPr="004640F6">
          <w:rPr>
            <w:spacing w:val="-6"/>
            <w:rtl/>
          </w:rPr>
          <w:tab/>
          <w:delText xml:space="preserve">חזו</w:delText>
        </w:r>
      </w:del>
      <w:r w:rsidRPr="004640F6">
        <w:rPr>
          <w:spacing w:val="-6"/>
          <w:rtl/>
        </w:rPr>
        <w:tab/>
        <w:t xml:space="preserve"> אלא מזון שלש סעודות.</w:t>
      </w:r>
    </w:p>
    <w:p w:rsidR="00E9703F" w:rsidRPr="006F178A" w:rsidRDefault="00E9703F" w:rsidP="00E9703F">
      <w:pPr>
        <w:rPr>
          <w:b/>
          <w:bCs/>
          <w:rtl/>
        </w:rPr>
      </w:pPr>
      <w:r>
        <w:rPr>
          <w:b/>
          <w:bCs/>
          <w:rtl/>
        </w:rPr>
        <w:tab/>
      </w:r>
      <w:r w:rsidRPr="006F178A">
        <w:rPr>
          <w:b/>
          <w:bCs/>
          <w:rtl/>
        </w:rPr>
        <w:t xml:space="preserve">אבל </w:t>
      </w:r>
      <w:ins w:id="106017" w:author="קלוד" w:date="2026-10-11T13:11:34Z">
        <w:r>
          <w:rPr>
            <w:b/>
            <w:bCs/>
            <w:rtl/>
          </w:rPr>
          <w:t xml:space="preserve">אצל</w:t>
        </w:r>
      </w:ins>
      <w:del w:id="106018" w:author="קלוד" w:date="2026-10-11T13:11:34Z">
        <w:r w:rsidRPr="006F178A">
          <w:rPr>
            <w:b/>
            <w:bCs/>
            <w:rtl/>
          </w:rPr>
          <w:delText xml:space="preserve">גבי</w:delText>
        </w:r>
      </w:del>
      <w:r w:rsidRPr="006F178A">
        <w:rPr>
          <w:b/>
          <w:bCs/>
          <w:rtl/>
        </w:rPr>
        <w:t xml:space="preserve"> לבושים </w:t>
      </w:r>
      <w:ins w:id="106015" w:author="קלוד" w:date="2026-10-11T13:11:34Z">
        <w:r>
          <w:rPr>
            <w:b/>
            <w:bCs/>
            <w:rtl/>
          </w:rPr>
          <w:t xml:space="preserve">שנה</w:t>
        </w:r>
      </w:ins>
      <w:del w:id="106016" w:author="קלוד" w:date="2026-10-11T13:11:34Z">
        <w:r w:rsidRPr="006F178A">
          <w:rPr>
            <w:b/>
            <w:bCs/>
            <w:rtl/>
          </w:rPr>
          <w:delText xml:space="preserve">קתני</w:delText>
        </w:r>
      </w:del>
      <w:r w:rsidRPr="006F178A">
        <w:rPr>
          <w:b/>
          <w:bCs/>
          <w:rtl/>
        </w:rPr>
        <w:t xml:space="preserve"> </w:t>
      </w:r>
      <w:ins w:id="106013" w:author="קלוד" w:date="2026-10-11T13:11:34Z">
        <w:r>
          <w:rPr>
            <w:b/>
            <w:bCs/>
            <w:rtl/>
          </w:rPr>
          <w:t xml:space="preserve">'עמי'</w:t>
        </w:r>
      </w:ins>
      <w:del w:id="106014" w:author="קלוד" w:date="2026-10-11T13:11:34Z">
        <w:r w:rsidRPr="006F178A">
          <w:rPr>
            <w:b/>
            <w:bCs/>
            <w:rtl/>
          </w:rPr>
          <w:delText xml:space="preserve">עמי</w:delText>
        </w:r>
      </w:del>
      <w:r w:rsidRPr="006F178A">
        <w:rPr>
          <w:b/>
          <w:bCs/>
          <w:rtl/>
        </w:rPr>
        <w:t xml:space="preserve"> - משום </w:t>
      </w:r>
      <w:ins w:id="106011" w:author="קלוד" w:date="2026-10-11T13:11:34Z">
        <w:r>
          <w:rPr>
            <w:b/>
            <w:bCs/>
            <w:rtl/>
          </w:rPr>
          <w:t xml:space="preserve">שראוי</w:t>
        </w:r>
      </w:ins>
      <w:del w:id="106012" w:author="קלוד" w:date="2026-10-11T13:11:34Z">
        <w:r w:rsidRPr="006F178A">
          <w:rPr>
            <w:b/>
            <w:bCs/>
            <w:rtl/>
          </w:rPr>
          <w:delText xml:space="preserve">דקחזי</w:delText>
        </w:r>
      </w:del>
      <w:r w:rsidRPr="006F178A">
        <w:rPr>
          <w:b/>
          <w:bCs/>
          <w:rtl/>
        </w:rPr>
        <w:t xml:space="preserve"> </w:t>
      </w:r>
      <w:ins w:id="93495" w:author="מנוע מכני" w:date="2026-10-11T12:04:39Z">
        <w:r>
          <w:rPr>
            <w:b/>
            <w:bCs/>
            <w:rtl/>
          </w:rPr>
          <w:t xml:space="preserve">לו</w:t>
        </w:r>
      </w:ins>
      <w:del w:id="93496" w:author="מנוע מכני" w:date="2026-10-11T12:04:39Z">
        <w:r w:rsidRPr="006F178A">
          <w:rPr>
            <w:b/>
            <w:bCs/>
            <w:rtl/>
          </w:rPr>
          <w:delText xml:space="preserve">ליה</w:delText>
        </w:r>
      </w:del>
      <w:r w:rsidRPr="006F178A">
        <w:rPr>
          <w:b/>
          <w:bCs/>
          <w:rtl/>
        </w:rPr>
        <w:t xml:space="preserve"> </w:t>
      </w:r>
      <w:ins w:id="106009" w:author="קלוד" w:date="2026-10-11T13:11:34Z">
        <w:r>
          <w:rPr>
            <w:rStyle w:val="afffffe"/>
            <w:b/>
            <w:bCs/>
            <w:rtl/>
          </w:rPr>
          <w:t xml:space="preserve">ללבוש</w:t>
        </w:r>
      </w:ins>
      <w:del w:id="106010" w:author="קלוד" w:date="2026-10-11T13:11:34Z">
        <w:r w:rsidRPr="006F178A">
          <w:rPr>
            <w:b/>
            <w:bCs/>
            <w:rtl/>
          </w:rPr>
          <w:delText xml:space="preserve">לכולי</w:delText>
        </w:r>
      </w:del>
      <w:r w:rsidRPr="006F178A">
        <w:rPr>
          <w:b/>
          <w:bCs/>
          <w:rtl/>
        </w:rPr>
        <w:t xml:space="preserve"> </w:t>
      </w:r>
      <w:ins w:id="106007" w:author="קלוד" w:date="2026-10-11T13:11:34Z">
        <w:r>
          <w:rPr>
            <w:b/>
            <w:bCs/>
            <w:rtl/>
          </w:rPr>
          <w:t xml:space="preserve">כל היום.</w:t>
        </w:r>
      </w:ins>
      <w:del w:id="106008" w:author="קלוד" w:date="2026-10-11T13:11:34Z">
        <w:r w:rsidRPr="006F178A">
          <w:rPr>
            <w:b/>
            <w:bCs/>
            <w:rtl/>
          </w:rPr>
          <w:delText xml:space="preserve">יומא.</w:delText>
        </w:r>
      </w:del>
    </w:p>
    <w:p>
      <w:pPr>
        <w:pStyle w:val="afffff8"/>
        <w:rPr>
          <w:ins w:id="90333" w:author="קלוד" w:date="2026-10-11T12:33:55Z"/>
        </w:rPr>
      </w:pPr>
      <w:ins w:id="90334" w:author="קלוד" w:date="2026-10-11T12:33:55Z">
        <w:r>
          <w:rPr>
            <w:color w:val="7B3F00"/>
          </w:rPr>
          <w:t xml:space="preserve">לובש מוציא ופושט - שמונה עשר כלים</w:t>
        </w:r>
      </w:ins>
    </w:p>
    <w:p w:rsidR="00E9703F" w:rsidRPr="004640F6" w:rsidRDefault="00E9703F" w:rsidP="00E9703F">
      <w:pPr>
        <w:rPr>
          <w:spacing w:val="-4"/>
          <w:rtl/>
        </w:rPr>
      </w:pPr>
      <w:r w:rsidRPr="004640F6">
        <w:rPr>
          <w:b/>
          <w:spacing w:val="-4"/>
          <w:rtl/>
        </w:rPr>
        <w:t>•</w:t>
      </w:r>
      <w:r w:rsidRPr="004640F6">
        <w:rPr>
          <w:b/>
          <w:bCs/>
          <w:spacing w:val="-4"/>
          <w:rtl/>
        </w:rPr>
        <w:t xml:space="preserve"> ת"ר</w:t>
      </w:r>
      <w:r w:rsidRPr="004640F6">
        <w:rPr>
          <w:spacing w:val="-4"/>
          <w:rtl/>
        </w:rPr>
        <w:t xml:space="preserve"> - לובש מוציא ופושט, וחוזר ולובש ומוציא ופושט, </w:t>
      </w:r>
      <w:ins w:id="90523" w:author="מנוע מכני" w:date="2026-10-11T12:04:39Z">
        <w:r>
          <w:rPr>
            <w:spacing w:val="-4"/>
            <w:rtl/>
          </w:rPr>
          <w:t xml:space="preserve">ואפי'</w:t>
        </w:r>
      </w:ins>
      <w:del w:id="90524" w:author="מנוע מכני" w:date="2026-10-11T12:04:39Z">
        <w:r w:rsidRPr="004640F6">
          <w:rPr>
            <w:spacing w:val="-4"/>
            <w:rtl/>
          </w:rPr>
          <w:delText xml:space="preserve">ואפילו</w:delText>
        </w:r>
      </w:del>
      <w:r w:rsidRPr="004640F6">
        <w:rPr>
          <w:spacing w:val="-4"/>
          <w:rtl/>
        </w:rPr>
        <w:t xml:space="preserve"> כל היום כולו - דברי </w:t>
      </w:r>
      <w:ins w:id="90521" w:author="מנוע מכני" w:date="2026-10-11T12:04:39Z">
        <w:r>
          <w:rPr>
            <w:rStyle w:val="2fb"/>
            <w:spacing w:val="-4"/>
            <w:rtl/>
          </w:rPr>
          <w:t xml:space="preserve">ר"מ</w:t>
        </w:r>
      </w:ins>
      <w:del w:id="90522" w:author="מנוע מכני" w:date="2026-10-11T12:04:39Z">
        <w:r w:rsidRPr="004640F6">
          <w:rPr>
            <w:spacing w:val="-4"/>
            <w:rtl/>
          </w:rPr>
          <w:delText xml:space="preserve">רבי מאיר</w:delText>
        </w:r>
      </w:del>
      <w:r w:rsidRPr="004640F6">
        <w:rPr>
          <w:spacing w:val="-4"/>
          <w:rtl/>
        </w:rPr>
        <w:t xml:space="preserve">.</w:t>
      </w:r>
    </w:p>
    <w:p>
      <w:pPr>
        <w:pStyle w:val="38"/>
        <w:rPr>
          <w:ins w:id="98599" w:author="מנוע מכני" w:date="2026-10-11T12:04:39Z"/>
        </w:rPr>
      </w:pPr>
      <w:r w:rsidRPr="006061D7">
        <w:t xml:space="preserve">רבי יוסי -שמנה עשר כלים:</w:t>
      </w:r>
    </w:p>
    <w:p w:rsidR="00E9703F" w:rsidRPr="006061D7" w:rsidRDefault="00E9703F" w:rsidP="00E9703F">
      <w:pPr>
        <w:rPr>
          <w:rtl/>
        </w:rPr>
      </w:pPr>
      <w:del w:id="98600" w:author="מנוע מכני" w:date="2026-10-11T12:04:39Z">
        <w:r w:rsidRPr="006061D7">
          <w:rPr>
            <w:rtl/>
          </w:rPr>
          <w:delText xml:space="preserve"> </w:delText>
        </w:r>
      </w:del>
      <w:r w:rsidRPr="006061D7">
        <w:rPr>
          <w:rtl/>
        </w:rPr>
        <w:t xml:space="preserve">מקטורן, אונקלי, ופונדא. קלבוס של פשתן, וחלוק, ואפיליות, ומעפורת, ושני ספרקין, ושני מנעלים. ושני אנפילאות, ושני פרגד, וחגור שבמתניו, וכובע שבראשו, וסודר שבצוארו.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w:t>
      </w:r>
    </w:p>
    <w:p>
      <w:pPr>
        <w:pStyle w:val="MishnaBatzad"/>
        <w:rPr>
          <w:ins w:id="20597" w:author="קלוד" w:date="2026-10-11T09:07:15Z"/>
        </w:rPr>
      </w:pPr>
      <w:ins w:id="20596" w:author="קלוד" w:date="2026-10-11T09:07:15Z">
        <w:r>
          <w:t xml:space="preserve">משנה ה</w:t>
        </w:r>
      </w:ins>
    </w:p>
    <w:p w:rsidR="00E9703F" w:rsidRPr="009757B9" w:rsidRDefault="00E9703F" w:rsidP="00E9703F">
      <w:pPr>
        <w:pStyle w:val="afff9"/>
        <w:rPr>
          <w:del w:id="20320" w:author="קלוד" w:date="2026-10-11T09:07:15Z"/>
          <w:b/>
          <w:rtl/>
        </w:rPr>
      </w:pPr>
      <w:del w:id="20319" w:author="קלוד" w:date="2026-10-11T09:07:15Z">
        <w:r w:rsidRPr="009757B9">
          <w:rPr>
            <w:b/>
            <w:sz w:val="20"/>
            <w:rtl/>
          </w:rPr>
          <w:delText xml:space="preserve">משנה.</w:delText>
        </w:r>
      </w:del>
    </w:p>
    <w:p w:rsidR="00E9703F" w:rsidRDefault="00E9703F" w:rsidP="00E9703F">
      <w:pPr>
        <w:pStyle w:val="afff9"/>
        <w:spacing w:before="120"/>
        <w:rPr>
          <w:b/>
          <w:rtl/>
        </w:rPr>
        <w:pPrChange w:id="90088" w:author="קלוד" w:date="2026-10-11T12:09:42Z">
          <w:pPr>
            <w:pStyle w:val="afff9"/>
          </w:pPr>
        </w:pPrChange>
      </w:pPr>
      <w:r w:rsidRPr="009757B9">
        <w:rPr>
          <w:b/>
          <w:rtl/>
        </w:rPr>
        <w:t>רשב"נ פורסין עור של גדי ע"ג שידה תיבה ומגדל שאחז בהן את האור,</w:t>
      </w:r>
    </w:p>
    <w:p w:rsidR="00E9703F" w:rsidRPr="009757B9" w:rsidRDefault="00E9703F" w:rsidP="00E9703F">
      <w:pPr>
        <w:pStyle w:val="afff9"/>
        <w:rPr>
          <w:b/>
          <w:rtl/>
        </w:rPr>
      </w:pPr>
      <w:r w:rsidRPr="009757B9">
        <w:rPr>
          <w:b/>
          <w:rtl/>
        </w:rPr>
        <w:tab/>
      </w:r>
      <w:r>
        <w:rPr>
          <w:rFonts w:hint="cs"/>
          <w:b/>
          <w:rtl/>
        </w:rPr>
        <w:t xml:space="preserve"> </w:t>
      </w:r>
      <w:r w:rsidRPr="009757B9">
        <w:rPr>
          <w:rFonts w:hint="cs"/>
          <w:b/>
          <w:rtl/>
        </w:rPr>
        <w:t xml:space="preserve"> </w:t>
      </w:r>
      <w:r w:rsidRPr="009757B9">
        <w:rPr>
          <w:b/>
          <w:rtl/>
        </w:rPr>
        <w:t>מפני שהוא מחרך.</w:t>
      </w:r>
    </w:p>
    <w:p w:rsidR="00E9703F" w:rsidRPr="00B20210" w:rsidRDefault="00E9703F" w:rsidP="00E9703F">
      <w:pPr>
        <w:pStyle w:val="afff9"/>
        <w:rPr>
          <w:b/>
          <w:spacing w:val="4"/>
          <w:rtl/>
        </w:rPr>
      </w:pPr>
      <w:r w:rsidRPr="00B20210">
        <w:rPr>
          <w:b/>
          <w:spacing w:val="4"/>
          <w:rtl/>
        </w:rPr>
        <w:t>ועושין מחיצה בכל הכלים, בין מלאין בין ריקנים, בשביל שלא תעבור הדליקה.</w:t>
      </w:r>
    </w:p>
    <w:p w:rsidR="00E9703F" w:rsidRPr="009757B9" w:rsidRDefault="00E9703F" w:rsidP="00E9703F">
      <w:pPr>
        <w:pStyle w:val="afff9"/>
        <w:rPr>
          <w:b/>
          <w:rtl/>
        </w:rPr>
      </w:pPr>
      <w:r>
        <w:rPr>
          <w:rStyle w:val="TanaimMishna"/>
          <w:b/>
          <w:rtl/>
          <w:rPrChange w:id="20056" w:author="קלוד" w:date="2026-10-11T09:07:15Z">
            <w:rPr>
              <w:b/>
              <w:rtl/>
            </w:rPr>
          </w:rPrChange>
        </w:rPr>
        <w:t xml:space="preserve">רבי יוסי</w:t>
      </w:r>
      <w:r>
        <w:rPr>
          <w:b/>
          <w:rtl/>
        </w:rPr>
        <w:t xml:space="preserve"> אוסר בכלי חרס חדשים מלאין מים, לפי שאין יכולין לקבל את האור, והן מתבקעין ומכבין את הדליקה.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31" w:author="קלוד" w:date="2026-10-11T12:33:55Z"/>
        </w:rPr>
      </w:pPr>
      <w:ins w:id="90332" w:author="קלוד" w:date="2026-10-11T12:33:55Z">
        <w:r>
          <w:rPr>
            <w:color w:val="7B3F00"/>
          </w:rPr>
          <w:t xml:space="preserve">גרם כיבוי - טלית שאחז בה האור מצד אחד</w:t>
        </w:r>
      </w:ins>
    </w:p>
    <w:p w:rsidR="00E9703F" w:rsidRPr="006F178A" w:rsidRDefault="00E9703F" w:rsidP="00E9703F">
      <w:pPr>
        <w:rPr>
          <w:rtl/>
        </w:rPr>
      </w:pPr>
      <w:r w:rsidRPr="006F178A">
        <w:rPr>
          <w:rFonts w:ascii="Fb Fontext" w:hAnsi="Fb Fontext"/>
          <w:rtl/>
        </w:rPr>
        <w:t xml:space="preserve">• </w:t>
      </w:r>
      <w:r w:rsidRPr="006F178A">
        <w:rPr>
          <w:rStyle w:val="2fb"/>
          <w:rFonts w:ascii="Fb Fontext" w:hAnsi="Fb Fontext" w:hint="cs"/>
          <w:rtl/>
        </w:rPr>
        <w:t>ר</w:t>
      </w:r>
      <w:r w:rsidRPr="006F178A">
        <w:rPr>
          <w:rStyle w:val="2fb"/>
          <w:rFonts w:ascii="Fb Fontext" w:hAnsi="Fb Fontext"/>
          <w:rtl/>
        </w:rPr>
        <w:t xml:space="preserve">יא"ר</w:t>
      </w:r>
      <w:r w:rsidRPr="006F178A">
        <w:rPr>
          <w:rFonts w:ascii="Fb Fontext" w:hAnsi="Fb Fontext"/>
          <w:rtl/>
        </w:rPr>
        <w:t xml:space="preserve"> טלית שאחז בה האור מצד אחד - נותנין </w:t>
      </w:r>
      <w:ins w:id="93497" w:author="מנוע מכני" w:date="2026-10-11T12:04:39Z">
        <w:r>
          <w:rPr>
            <w:rFonts w:ascii="Fb Fontext" w:hAnsi="Fb Fontext"/>
            <w:rtl/>
          </w:rPr>
          <w:t xml:space="preserve">עליו</w:t>
        </w:r>
      </w:ins>
      <w:del w:id="93498" w:author="מנוע מכני" w:date="2026-10-11T12:04:39Z">
        <w:r w:rsidRPr="006F178A">
          <w:rPr>
            <w:rFonts w:ascii="Fb Fontext" w:hAnsi="Fb Fontext"/>
            <w:rtl/>
          </w:rPr>
          <w:delText xml:space="preserve">עליה</w:delText>
        </w:r>
      </w:del>
      <w:r w:rsidRPr="006F178A">
        <w:rPr>
          <w:rFonts w:ascii="Fb Fontext" w:hAnsi="Fb Fontext"/>
          <w:rtl/>
        </w:rPr>
        <w:t xml:space="preserve"> מים מצד אחר, ואם כבתה - כבתה.</w:t>
      </w:r>
    </w:p>
    <w:p w:rsidR="00E9703F" w:rsidRPr="006F178A" w:rsidRDefault="00E9703F" w:rsidP="00E9703F">
      <w:pPr>
        <w:rPr>
          <w:rtl/>
        </w:rPr>
      </w:pPr>
      <w:r w:rsidRPr="006F178A">
        <w:rPr>
          <w:rtl/>
        </w:rPr>
        <w:tab/>
      </w:r>
      <w:ins w:id="106021" w:author="קלוד" w:date="2026-10-11T13:11:34Z">
        <w:r>
          <w:rPr>
            <w:rStyle w:val="2fb"/>
            <w:rtl/>
          </w:rPr>
          <w:t xml:space="preserve">וכרשב"נ,</w:t>
        </w:r>
      </w:ins>
      <w:del w:id="106022" w:author="קלוד" w:date="2026-10-11T13:11:34Z">
        <w:r w:rsidRPr="006F178A">
          <w:rPr>
            <w:rStyle w:val="2fb"/>
            <w:rtl/>
          </w:rPr>
          <w:tab/>
          <w:delText xml:space="preserve">וכרשב"נ</w:delText>
        </w:r>
      </w:del>
      <w:r w:rsidRPr="006F178A">
        <w:rPr>
          <w:rtl/>
        </w:rPr>
        <w:tab/>
        <w:t xml:space="preserve"> </w:t>
      </w:r>
      <w:ins w:id="106019" w:author="קלוד" w:date="2026-10-11T13:11:34Z">
        <w:r>
          <w:rPr>
            <w:rtl/>
          </w:rPr>
          <w:t xml:space="preserve">שגרם</w:t>
        </w:r>
      </w:ins>
      <w:del w:id="106020" w:author="קלוד" w:date="2026-10-11T13:11:34Z">
        <w:r w:rsidRPr="006F178A">
          <w:rPr>
            <w:rtl/>
          </w:rPr>
          <w:tab/>
          <w:delText xml:space="preserve">דגרם</w:delText>
        </w:r>
      </w:del>
      <w:r w:rsidRPr="006F178A">
        <w:rPr>
          <w:rtl/>
        </w:rPr>
        <w:tab/>
        <w:t xml:space="preserve"> כיבוי מותר.</w:t>
      </w:r>
    </w:p>
    <w:p w:rsidR="00E9703F" w:rsidRPr="006F178A" w:rsidRDefault="00E9703F" w:rsidP="00E9703F">
      <w:pPr>
        <w:rPr>
          <w:rtl/>
        </w:rPr>
      </w:pPr>
      <w:r w:rsidRPr="006F178A">
        <w:rPr>
          <w:rtl/>
        </w:rPr>
        <w:lastRenderedPageBreak/>
        <w:t xml:space="preserve">• </w:t>
      </w:r>
      <w:ins w:id="106033" w:author="קלוד" w:date="2026-10-11T13:11:34Z">
        <w:r>
          <w:rPr>
            <w:rtl/>
          </w:rPr>
          <w:t xml:space="preserve">והא</w:t>
        </w:r>
      </w:ins>
      <w:del w:id="106034" w:author="קלוד" w:date="2026-10-11T13:11:34Z">
        <w:r w:rsidRPr="006F178A">
          <w:rPr>
            <w:rtl/>
          </w:rPr>
          <w:lastRenderedPageBreak/>
          <w:delText xml:space="preserve">הא</w:delText>
        </w:r>
      </w:del>
      <w:r w:rsidRPr="006F178A">
        <w:rPr>
          <w:rtl/>
        </w:rPr>
        <w:lastRenderedPageBreak/>
        <w:t xml:space="preserve"> דטלית שאחז בה האור מצד אחד - פושטה ומתכסה </w:t>
      </w:r>
      <w:ins w:id="106031" w:author="קלוד" w:date="2026-10-11T13:11:34Z">
        <w:r>
          <w:rPr>
            <w:rtl/>
          </w:rPr>
          <w:t xml:space="preserve">בה </w:t>
        </w:r>
        <w:r>
          <w:rPr>
            <w:rStyle w:val="afffffe"/>
            <w:rtl/>
          </w:rPr>
          <w:t xml:space="preserve">ולא מים</w:t>
        </w:r>
        <w:r>
          <w:rPr>
            <w:rtl/>
          </w:rPr>
          <w:t xml:space="preserve">,</w:t>
        </w:r>
      </w:ins>
      <w:del w:id="106032" w:author="קלוד" w:date="2026-10-11T13:11:34Z">
        <w:r w:rsidRPr="006F178A">
          <w:rPr>
            <w:rtl/>
          </w:rPr>
          <w:lastRenderedPageBreak/>
          <w:delText xml:space="preserve">בה,</w:delText>
        </w:r>
      </w:del>
      <w:r w:rsidRPr="006F178A">
        <w:rPr>
          <w:rtl/>
        </w:rPr>
        <w:lastRenderedPageBreak/>
        <w:t xml:space="preserve"> וכן ס"ת </w:t>
      </w:r>
      <w:ins w:id="106029" w:author="קלוד" w:date="2026-10-11T13:11:34Z">
        <w:r>
          <w:rPr>
            <w:rtl/>
          </w:rPr>
          <w:t xml:space="preserve">- פושטו</w:t>
        </w:r>
      </w:ins>
      <w:del w:id="106030" w:author="קלוד" w:date="2026-10-11T13:11:34Z">
        <w:r w:rsidRPr="006F178A">
          <w:rPr>
            <w:rtl/>
          </w:rPr>
          <w:lastRenderedPageBreak/>
          <w:delText xml:space="preserve">דפושטו</w:delText>
        </w:r>
      </w:del>
      <w:r w:rsidRPr="006F178A">
        <w:rPr>
          <w:rtl/>
        </w:rPr>
        <w:lastRenderedPageBreak/>
        <w:t xml:space="preserve"> וקורא </w:t>
      </w:r>
      <w:ins w:id="106027" w:author="קלוד" w:date="2026-10-11T13:11:34Z">
        <w:r>
          <w:rPr>
            <w:rtl/>
          </w:rPr>
          <w:t xml:space="preserve">בו,</w:t>
        </w:r>
      </w:ins>
      <w:del w:id="106028" w:author="קלוד" w:date="2026-10-11T13:11:34Z">
        <w:r w:rsidRPr="006F178A">
          <w:rPr>
            <w:rtl/>
          </w:rPr>
          <w:lastRenderedPageBreak/>
          <w:delText xml:space="preserve">בו</w:delText>
        </w:r>
      </w:del>
      <w:r w:rsidRPr="006F178A">
        <w:rPr>
          <w:rtl/>
        </w:rPr>
        <w:lastRenderedPageBreak/>
        <w:t xml:space="preserve"> היינו </w:t>
      </w:r>
      <w:r w:rsidRPr="006F178A">
        <w:rPr>
          <w:rStyle w:val="2fb"/>
          <w:rtl/>
        </w:rPr>
        <w:lastRenderedPageBreak/>
        <w:t xml:space="preserve">כרבי </w:t>
      </w:r>
      <w:ins w:id="106025" w:author="קלוד" w:date="2026-10-11T13:11:34Z">
        <w:r>
          <w:rPr>
            <w:rStyle w:val="2fb"/>
            <w:rtl/>
          </w:rPr>
          <w:t xml:space="preserve">יוסי,</w:t>
        </w:r>
      </w:ins>
      <w:del w:id="106026" w:author="קלוד" w:date="2026-10-11T13:11:34Z">
        <w:r w:rsidRPr="006F178A">
          <w:rPr>
            <w:rStyle w:val="2fb"/>
            <w:rtl/>
          </w:rPr>
          <w:lastRenderedPageBreak/>
          <w:delText xml:space="preserve">יוסי</w:delText>
        </w:r>
      </w:del>
      <w:r w:rsidRPr="006F178A">
        <w:rPr>
          <w:rtl/>
        </w:rPr>
        <w:lastRenderedPageBreak/>
        <w:t xml:space="preserve"> </w:t>
      </w:r>
      <w:ins w:id="106023" w:author="קלוד" w:date="2026-10-11T13:11:34Z">
        <w:r>
          <w:rPr>
            <w:rtl/>
          </w:rPr>
          <w:t xml:space="preserve">שגרם</w:t>
        </w:r>
      </w:ins>
      <w:del w:id="106024" w:author="קלוד" w:date="2026-10-11T13:11:34Z">
        <w:r w:rsidRPr="006F178A">
          <w:rPr>
            <w:rtl/>
          </w:rPr>
          <w:lastRenderedPageBreak/>
          <w:delText xml:space="preserve">דגרם</w:delText>
        </w:r>
      </w:del>
      <w:r w:rsidRPr="006F178A">
        <w:rPr>
          <w:rtl/>
        </w:rPr>
        <w:lastRenderedPageBreak/>
        <w:t xml:space="preserve"> כיבוי אסור.</w:t>
      </w:r>
    </w:p>
    <w:p w:rsidR="00E9703F" w:rsidRPr="006F178A" w:rsidRDefault="00E9703F" w:rsidP="00E9703F">
      <w:pPr>
        <w:rPr>
          <w:rtl/>
        </w:rPr>
      </w:pPr>
      <w:r w:rsidRPr="006F178A">
        <w:rPr>
          <w:rtl/>
        </w:rPr>
        <w:t xml:space="preserve">• </w:t>
      </w:r>
      <w:r w:rsidRPr="006F178A">
        <w:rPr>
          <w:rFonts w:hint="cs"/>
          <w:rtl/>
        </w:rPr>
        <w:t>נ</w:t>
      </w:r>
      <w:r w:rsidRPr="006F178A">
        <w:rPr>
          <w:rtl/>
        </w:rPr>
        <w:t xml:space="preserve">ר שע"ג טבלא - מנער את הטבלה והיא נופלת, ואם כבתה - כבתה. והיינו </w:t>
      </w:r>
      <w:ins w:id="106041" w:author="קלוד" w:date="2026-10-11T13:11:34Z">
        <w:r>
          <w:rPr>
            <w:rtl/>
          </w:rPr>
          <w:t xml:space="preserve">בשוכח,</w:t>
        </w:r>
      </w:ins>
      <w:del w:id="106042" w:author="קלוד" w:date="2026-10-11T13:11:34Z">
        <w:r w:rsidRPr="006F178A">
          <w:rPr>
            <w:rtl/>
          </w:rPr>
          <w:delText xml:space="preserve">בשוכח</w:delText>
        </w:r>
      </w:del>
      <w:r w:rsidRPr="006F178A">
        <w:rPr>
          <w:rtl/>
        </w:rPr>
        <w:t xml:space="preserve"> </w:t>
      </w:r>
      <w:ins w:id="106039" w:author="קלוד" w:date="2026-10-11T13:11:34Z">
        <w:r>
          <w:rPr>
            <w:rtl/>
          </w:rPr>
          <w:t xml:space="preserve">שבמניח</w:t>
        </w:r>
      </w:ins>
      <w:del w:id="106040" w:author="קלוד" w:date="2026-10-11T13:11:34Z">
        <w:r w:rsidRPr="006F178A">
          <w:rPr>
            <w:rtl/>
          </w:rPr>
          <w:delText xml:space="preserve">דבמניח</w:delText>
        </w:r>
      </w:del>
      <w:r w:rsidRPr="006F178A">
        <w:rPr>
          <w:rtl/>
        </w:rPr>
        <w:t xml:space="preserve"> </w:t>
      </w:r>
      <w:ins w:id="106037" w:author="קלוד" w:date="2026-10-11T13:11:34Z">
        <w:r>
          <w:rPr>
            <w:rtl/>
          </w:rPr>
          <w:t xml:space="preserve">- נעשית</w:t>
        </w:r>
      </w:ins>
      <w:del w:id="106038" w:author="קלוד" w:date="2026-10-11T13:11:34Z">
        <w:r w:rsidRPr="006F178A">
          <w:rPr>
            <w:rtl/>
          </w:rPr>
          <w:delText xml:space="preserve">הוי</w:delText>
        </w:r>
      </w:del>
      <w:r w:rsidRPr="006F178A">
        <w:rPr>
          <w:rtl/>
        </w:rPr>
        <w:t xml:space="preserve"> </w:t>
      </w:r>
      <w:ins w:id="106035" w:author="קלוד" w:date="2026-10-11T13:11:34Z">
        <w:r>
          <w:rPr>
            <w:rtl/>
          </w:rPr>
          <w:t xml:space="preserve">בסיס </w:t>
        </w:r>
        <w:r>
          <w:rPr>
            <w:rStyle w:val="afffffe"/>
            <w:rtl/>
          </w:rPr>
          <w:t xml:space="preserve">לנר</w:t>
        </w:r>
        <w:r>
          <w:rPr>
            <w:rtl/>
          </w:rPr>
          <w:t xml:space="preserve">.</w:t>
        </w:r>
      </w:ins>
      <w:del w:id="106036" w:author="קלוד" w:date="2026-10-11T13:11:34Z">
        <w:r w:rsidRPr="006F178A">
          <w:rPr>
            <w:rtl/>
          </w:rPr>
          <w:delText xml:space="preserve">בסיס</w:delText>
        </w:r>
      </w:del>
    </w:p>
    <w:p w:rsidR="00E9703F" w:rsidRPr="006F178A" w:rsidRDefault="00E9703F" w:rsidP="00E9703F">
      <w:pPr>
        <w:rPr>
          <w:rtl/>
        </w:rPr>
      </w:pPr>
      <w:r w:rsidRPr="006F178A">
        <w:rPr>
          <w:rtl/>
        </w:rPr>
        <w:t>• נר שאחורי הדלת - פותח ונועל כדרכו. ואם כבתה - כבתה.</w:t>
      </w:r>
    </w:p>
    <w:p w:rsidR="00E9703F" w:rsidRPr="006F178A" w:rsidRDefault="00E9703F" w:rsidP="00E9703F">
      <w:pPr>
        <w:rPr>
          <w:rtl/>
        </w:rPr>
      </w:pPr>
      <w:r w:rsidRPr="006F178A">
        <w:rPr>
          <w:rtl/>
        </w:rPr>
        <w:tab/>
      </w:r>
      <w:r w:rsidRPr="006F178A">
        <w:rPr>
          <w:rtl/>
        </w:rPr>
        <w:tab/>
      </w:r>
      <w:del w:id="90169" w:author="מנוע מכני" w:date="2026-10-11T12:04:39Z">
        <w:r>
          <w:rPr>
            <w:rFonts w:hint="cs"/>
            <w:rtl/>
          </w:rPr>
          <w:delText xml:space="preserve">  </w:delText>
        </w:r>
        <w:r w:rsidRPr="006F178A">
          <w:rPr>
            <w:rFonts w:hint="cs"/>
            <w:rtl/>
          </w:rPr>
          <w:delText xml:space="preserve"> </w:delText>
        </w:r>
      </w:del>
      <w:r w:rsidRPr="006F178A">
        <w:rPr>
          <w:rtl/>
        </w:rPr>
        <w:t xml:space="preserve">והא </w:t>
      </w:r>
      <w:ins w:id="90513" w:author="Claude - סמנטי" w:date="2026-10-11T12:28:21Z">
        <w:r>
          <w:rPr>
            <w:rtl/>
          </w:rPr>
          <w:t xml:space="preserve">שקילל</w:t>
        </w:r>
      </w:ins>
      <w:del w:id="90514" w:author="Claude - סמנטי" w:date="2026-10-11T12:28:21Z">
        <w:r w:rsidRPr="006F178A">
          <w:rPr>
            <w:rtl/>
          </w:rPr>
          <w:delText xml:space="preserve">דלייט</w:delText>
        </w:r>
      </w:del>
      <w:r w:rsidRPr="006F178A">
        <w:rPr>
          <w:rtl/>
        </w:rPr>
        <w:t xml:space="preserve"> </w:t>
      </w:r>
      <w:ins w:id="93499" w:author="מנוע מכני" w:date="2026-10-11T12:04:39Z">
        <w:r>
          <w:rPr>
            <w:rtl/>
          </w:rPr>
          <w:t xml:space="preserve">עליו</w:t>
        </w:r>
      </w:ins>
      <w:del w:id="93500" w:author="מנוע מכני" w:date="2026-10-11T12:04:39Z">
        <w:r w:rsidRPr="006F178A">
          <w:rPr>
            <w:rtl/>
          </w:rPr>
          <w:delText xml:space="preserve">עליה</w:delText>
        </w:r>
      </w:del>
      <w:r w:rsidRPr="006F178A">
        <w:rPr>
          <w:rtl/>
        </w:rPr>
        <w:t xml:space="preserve"> </w:t>
      </w:r>
      <w:r w:rsidRPr="006F178A">
        <w:rPr>
          <w:rStyle w:val="2fb"/>
          <w:rtl/>
        </w:rPr>
        <w:t xml:space="preserve">אביי</w:t>
      </w:r>
      <w:ins w:id="106053" w:author="קלוד" w:date="2026-10-11T13:11:34Z">
        <w:r>
          <w:rPr>
            <w:rtl/>
          </w:rPr>
          <w:t xml:space="preserve"> - </w:t>
        </w:r>
      </w:ins>
      <w:del w:id="106054" w:author="קלוד" w:date="2026-10-11T13:11:34Z">
        <w:r w:rsidRPr="006F178A">
          <w:rPr>
            <w:rtl/>
          </w:rPr>
          <w:delText xml:space="preserve"> </w:delText>
        </w:r>
      </w:del>
      <w:r w:rsidRPr="006F178A">
        <w:rPr>
          <w:rtl/>
        </w:rPr>
        <w:t xml:space="preserve">לא</w:t>
      </w:r>
      <w:r w:rsidRPr="006F178A">
        <w:rPr>
          <w:rtl/>
        </w:rPr>
        <w:t xml:space="preserve"> משום </w:t>
      </w:r>
      <w:ins w:id="106051" w:author="קלוד" w:date="2026-10-11T13:11:34Z">
        <w:r>
          <w:rPr>
            <w:rtl/>
          </w:rPr>
          <w:t xml:space="preserve">שפסק</w:t>
        </w:r>
      </w:ins>
      <w:del w:id="106052" w:author="קלוד" w:date="2026-10-11T13:11:34Z">
        <w:r w:rsidRPr="006F178A">
          <w:rPr>
            <w:rtl/>
          </w:rPr>
          <w:delText xml:space="preserve">דפסק</w:delText>
        </w:r>
      </w:del>
      <w:r w:rsidRPr="006F178A">
        <w:rPr>
          <w:rtl/>
        </w:rPr>
        <w:t xml:space="preserve"> </w:t>
      </w:r>
      <w:r w:rsidRPr="006F178A">
        <w:rPr>
          <w:rStyle w:val="2fb"/>
          <w:rtl/>
        </w:rPr>
        <w:t xml:space="preserve">כרשב"נ</w:t>
      </w:r>
      <w:r w:rsidRPr="006F178A">
        <w:rPr>
          <w:rtl/>
        </w:rPr>
        <w:t xml:space="preserve"> </w:t>
      </w:r>
      <w:ins w:id="106049" w:author="קלוד" w:date="2026-10-11T13:11:34Z">
        <w:r>
          <w:rPr>
            <w:rtl/>
          </w:rPr>
          <w:t xml:space="preserve">שגרם</w:t>
        </w:r>
      </w:ins>
      <w:del w:id="106050" w:author="קלוד" w:date="2026-10-11T13:11:34Z">
        <w:r w:rsidRPr="006F178A">
          <w:rPr>
            <w:rtl/>
          </w:rPr>
          <w:delText xml:space="preserve">דגרם</w:delText>
        </w:r>
      </w:del>
      <w:r w:rsidRPr="006F178A">
        <w:rPr>
          <w:rtl/>
        </w:rPr>
        <w:t xml:space="preserve"> </w:t>
      </w:r>
      <w:ins w:id="106047" w:author="קלוד" w:date="2026-10-11T13:11:34Z">
        <w:r>
          <w:rPr>
            <w:rtl/>
          </w:rPr>
          <w:t xml:space="preserve">כיבוי</w:t>
        </w:r>
      </w:ins>
      <w:del w:id="106048" w:author="קלוד" w:date="2026-10-11T13:11:34Z">
        <w:r w:rsidRPr="006F178A">
          <w:rPr>
            <w:rtl/>
          </w:rPr>
          <w:delText xml:space="preserve">גיבוי</w:delText>
        </w:r>
      </w:del>
      <w:r w:rsidRPr="006F178A">
        <w:rPr>
          <w:rtl/>
        </w:rPr>
        <w:t xml:space="preserve"> </w:t>
      </w:r>
      <w:ins w:id="106045" w:author="קלוד" w:date="2026-10-11T13:11:34Z">
        <w:r>
          <w:rPr>
            <w:rtl/>
          </w:rPr>
          <w:t xml:space="preserve">מותר,</w:t>
        </w:r>
      </w:ins>
      <w:del w:id="106046" w:author="קלוד" w:date="2026-10-11T13:11:34Z">
        <w:r w:rsidRPr="006F178A">
          <w:rPr>
            <w:rtl/>
          </w:rPr>
          <w:delText xml:space="preserve">מותר</w:delText>
        </w:r>
      </w:del>
      <w:r w:rsidRPr="006F178A">
        <w:rPr>
          <w:rtl/>
        </w:rPr>
        <w:t xml:space="preserve"> </w:t>
      </w:r>
      <w:ins w:id="91689" w:author="מנוע מכני" w:date="2026-10-11T12:04:39Z">
        <w:ins w:id="106043" w:author="קלוד" w:date="2026-10-11T13:11:34Z">
          <w:r>
            <w:rPr>
              <w:rtl/>
            </w:rPr>
            <w:t xml:space="preserve">שכאן</w:t>
          </w:r>
        </w:ins>
        <w:del w:id="106044" w:author="קלוד" w:date="2026-10-11T13:11:34Z">
          <w:r>
            <w:rPr>
              <w:rtl/>
            </w:rPr>
            <w:delText xml:space="preserve">דכאן</w:delText>
          </w:r>
        </w:del>
      </w:ins>
      <w:del w:id="91690" w:author="מנוע מכני" w:date="2026-10-11T12:04:39Z">
        <w:r w:rsidRPr="006F178A">
          <w:rPr>
            <w:rtl/>
          </w:rPr>
          <w:delText xml:space="preserve">דהכא</w:delText>
        </w:r>
      </w:del>
      <w:r w:rsidRPr="006F178A">
        <w:rPr>
          <w:rtl/>
        </w:rPr>
        <w:t xml:space="preserve"> פסיק רישא הוא.</w:t>
      </w:r>
    </w:p>
    <w:p>
      <w:pPr>
        <w:pStyle w:val="afffff8"/>
        <w:rPr>
          <w:ins w:id="90329" w:author="קלוד" w:date="2026-10-11T12:33:55Z"/>
        </w:rPr>
      </w:pPr>
      <w:ins w:id="90330" w:author="קלוד" w:date="2026-10-11T12:33:55Z">
        <w:r>
          <w:rPr>
            <w:color w:val="7B3F00"/>
          </w:rPr>
          <w:t xml:space="preserve">פתיחת דלת כנגד מדורה - רוח מצויה</w:t>
        </w:r>
      </w:ins>
    </w:p>
    <w:p>
      <w:pPr>
        <w:pStyle w:val="38"/>
        <w:rPr>
          <w:ins w:id="98602" w:author="מנוע מכני" w:date="2026-10-11T12:04:39Z"/>
        </w:rPr>
      </w:pPr>
      <w:del w:id="98601" w:author="מנוע מכני" w:date="2026-10-11T12:04:39Z">
        <w:r w:rsidRPr="006F178A">
          <w:delText xml:space="preserve">•</w:delText>
        </w:r>
      </w:del>
      <w:r w:rsidRPr="006F178A">
        <w:t xml:space="preserve"> רב יהודה:</w:t>
      </w:r>
    </w:p>
    <w:p w:rsidR="00E9703F" w:rsidRPr="006F178A" w:rsidRDefault="00E9703F" w:rsidP="00E9703F">
      <w:pPr>
        <w:rPr>
          <w:rtl/>
        </w:rPr>
      </w:pPr>
      <w:del w:id="98603" w:author="מנוע מכני" w:date="2026-10-11T12:04:39Z">
        <w:r w:rsidRPr="006F178A">
          <w:rPr>
            <w:rtl/>
          </w:rPr>
          <w:delText xml:space="preserve"> </w:delText>
        </w:r>
      </w:del>
      <w:r w:rsidRPr="006F178A">
        <w:rPr>
          <w:rtl/>
        </w:rPr>
        <w:t xml:space="preserve">פותח אדם דלת כנגד מדורה בשבת. </w:t>
      </w:r>
      <w:ins w:id="106057" w:author="קלוד" w:date="2026-10-11T13:11:34Z">
        <w:r>
          <w:rPr>
            <w:rtl/>
          </w:rPr>
          <w:t xml:space="preserve">קילל</w:t>
        </w:r>
      </w:ins>
      <w:del w:id="106058" w:author="קלוד" w:date="2026-10-11T13:11:34Z">
        <w:r w:rsidRPr="006F178A">
          <w:rPr>
            <w:rtl/>
          </w:rPr>
          <w:delText xml:space="preserve">לייט</w:delText>
        </w:r>
      </w:del>
      <w:r w:rsidRPr="006F178A">
        <w:rPr>
          <w:rtl/>
        </w:rPr>
        <w:t xml:space="preserve"> </w:t>
      </w:r>
      <w:ins w:id="106055" w:author="קלוד" w:date="2026-10-11T13:11:34Z">
        <w:r>
          <w:rPr>
            <w:rtl/>
          </w:rPr>
          <w:t xml:space="preserve">עליו</w:t>
        </w:r>
      </w:ins>
      <w:del w:id="106056" w:author="קלוד" w:date="2026-10-11T13:11:34Z">
        <w:r w:rsidRPr="006F178A">
          <w:rPr>
            <w:rtl/>
          </w:rPr>
          <w:delText xml:space="preserve">עלה</w:delText>
        </w:r>
      </w:del>
      <w:r w:rsidRPr="006F178A">
        <w:rPr>
          <w:rtl/>
        </w:rPr>
        <w:t xml:space="preserve"> </w:t>
      </w:r>
      <w:r w:rsidRPr="006F178A">
        <w:rPr>
          <w:rStyle w:val="2fb"/>
          <w:rtl/>
        </w:rPr>
        <w:t xml:space="preserve">אביי</w:t>
      </w:r>
      <w:r w:rsidRPr="006F178A">
        <w:rPr>
          <w:rtl/>
        </w:rPr>
        <w:t xml:space="preserve">.</w:t>
      </w:r>
    </w:p>
    <w:p w:rsidR="00E9703F" w:rsidRPr="006F178A" w:rsidRDefault="00E9703F" w:rsidP="00E9703F">
      <w:pPr>
        <w:rPr>
          <w:rtl/>
        </w:rPr>
      </w:pPr>
      <w:ins w:id="106065" w:author="קלוד" w:date="2026-10-11T13:11:34Z">
        <w:r>
          <w:rPr>
            <w:rtl/>
          </w:rPr>
          <w:t xml:space="preserve">והגמ':</w:t>
        </w:r>
      </w:ins>
      <w:del w:id="106066" w:author="קלוד" w:date="2026-10-11T13:11:34Z">
        <w:r w:rsidRPr="006F178A">
          <w:rPr>
            <w:rtl/>
          </w:rPr>
          <w:delText xml:space="preserve">והגמ'</w:delText>
        </w:r>
      </w:del>
      <w:r w:rsidRPr="006F178A">
        <w:rPr>
          <w:rtl/>
        </w:rPr>
        <w:t xml:space="preserve"> </w:t>
      </w:r>
      <w:ins w:id="106063" w:author="קלוד" w:date="2026-10-11T13:11:34Z">
        <w:r>
          <w:rPr>
            <w:rtl/>
          </w:rPr>
          <w:t xml:space="preserve">מיירי</w:t>
        </w:r>
      </w:ins>
      <w:del w:id="106064" w:author="קלוד" w:date="2026-10-11T13:11:34Z">
        <w:r w:rsidRPr="006F178A">
          <w:rPr>
            <w:rtl/>
          </w:rPr>
          <w:delText xml:space="preserve">אמרה דמיירי</w:delText>
        </w:r>
      </w:del>
      <w:r w:rsidRPr="006F178A">
        <w:rPr>
          <w:rtl/>
        </w:rPr>
        <w:t xml:space="preserve"> ברוח </w:t>
      </w:r>
      <w:ins w:id="106061" w:author="קלוד" w:date="2026-10-11T13:11:34Z">
        <w:r>
          <w:rPr>
            <w:rtl/>
          </w:rPr>
          <w:t xml:space="preserve">מצויה;</w:t>
        </w:r>
      </w:ins>
      <w:del w:id="106062" w:author="קלוד" w:date="2026-10-11T13:11:34Z">
        <w:r w:rsidRPr="006F178A">
          <w:rPr>
            <w:rtl/>
          </w:rPr>
          <w:delText xml:space="preserve">מצויה</w:delText>
        </w:r>
      </w:del>
      <w:r w:rsidRPr="006F178A">
        <w:rPr>
          <w:rtl/>
        </w:rPr>
        <w:t xml:space="preserve"> </w:t>
      </w:r>
      <w:ins w:id="106059" w:author="קלוד" w:date="2026-10-11T13:11:34Z">
        <w:r>
          <w:rPr>
            <w:rtl/>
          </w:rPr>
          <w:t xml:space="preserve">מר</w:t>
        </w:r>
      </w:ins>
      <w:del w:id="106060" w:author="קלוד" w:date="2026-10-11T13:11:34Z">
        <w:r w:rsidRPr="006F178A">
          <w:rPr>
            <w:rtl/>
          </w:rPr>
          <w:delText xml:space="preserve">ומר</w:delText>
        </w:r>
      </w:del>
      <w:r w:rsidRPr="006F178A">
        <w:rPr>
          <w:rtl/>
        </w:rPr>
        <w:t xml:space="preserve"> סבר: </w:t>
      </w:r>
      <w:ins w:id="93501" w:author="מנוע מכני" w:date="2026-10-11T12:04:39Z">
        <w:r>
          <w:rPr>
            <w:rtl/>
          </w:rPr>
          <w:t xml:space="preserve">גוזרים</w:t>
        </w:r>
      </w:ins>
      <w:del w:id="93502" w:author="מנוע מכני" w:date="2026-10-11T12:04:39Z">
        <w:r w:rsidRPr="006F178A">
          <w:rPr>
            <w:rtl/>
          </w:rPr>
          <w:delText xml:space="preserve">גזרינן</w:delText>
        </w:r>
      </w:del>
      <w:r w:rsidRPr="006F178A">
        <w:rPr>
          <w:rtl/>
        </w:rPr>
        <w:t xml:space="preserve"> אטו שאינה מצויה, ומר סבר: </w:t>
      </w:r>
      <w:r w:rsidRPr="006F178A">
        <w:rPr>
          <w:rtl/>
        </w:rPr>
        <w:t xml:space="preserve">לא</w:t>
      </w:r>
      <w:r w:rsidRPr="006F178A">
        <w:rPr>
          <w:rtl/>
        </w:rPr>
        <w:t xml:space="preserve"> </w:t>
      </w:r>
      <w:ins w:id="93503" w:author="מנוע מכני" w:date="2026-10-11T12:04:39Z">
        <w:r>
          <w:rPr>
            <w:rtl/>
          </w:rPr>
          <w:t xml:space="preserve">גוזרים</w:t>
        </w:r>
      </w:ins>
      <w:del w:id="93504" w:author="מנוע מכני" w:date="2026-10-11T12:04:39Z">
        <w:r w:rsidRPr="006F178A">
          <w:rPr>
            <w:rtl/>
          </w:rPr>
          <w:delText xml:space="preserve">גזרינן</w:delText>
        </w:r>
      </w:del>
      <w:r w:rsidRPr="006F178A">
        <w:rPr>
          <w:rtl/>
        </w:rPr>
        <w:t xml:space="preserve">.</w:t>
      </w:r>
    </w:p>
    <w:p w:rsidR="00E9703F" w:rsidRPr="006F178A" w:rsidRDefault="00E9703F" w:rsidP="00E9703F">
      <w:pPr>
        <w:rPr>
          <w:rtl/>
        </w:rPr>
      </w:pPr>
      <w:r w:rsidRPr="006F178A">
        <w:rPr>
          <w:rFonts w:ascii="Fb Fontext" w:hAnsi="Fb Fontext"/>
          <w:sz w:val="20"/>
          <w:rtl/>
        </w:rPr>
        <w:t xml:space="preserve">• בפשטות רבנן </w:t>
      </w:r>
      <w:ins w:id="91691" w:author="מנוע מכני" w:date="2026-10-11T12:04:39Z">
        <w:r>
          <w:rPr>
            <w:rFonts w:ascii="Fb Fontext" w:hAnsi="Fb Fontext"/>
            <w:sz w:val="20"/>
            <w:rtl/>
          </w:rPr>
          <w:t xml:space="preserve">חלקו</w:t>
        </w:r>
      </w:ins>
      <w:del w:id="91692" w:author="מנוע מכני" w:date="2026-10-11T12:04:39Z">
        <w:r w:rsidRPr="006F178A">
          <w:rPr>
            <w:rFonts w:ascii="Fb Fontext" w:hAnsi="Fb Fontext"/>
            <w:sz w:val="20"/>
            <w:rtl/>
          </w:rPr>
          <w:delText xml:space="preserve">פליגי</w:delText>
        </w:r>
      </w:del>
      <w:r w:rsidRPr="006F178A">
        <w:rPr>
          <w:rFonts w:ascii="Fb Fontext" w:hAnsi="Fb Fontext"/>
          <w:sz w:val="20"/>
          <w:rtl/>
        </w:rPr>
        <w:t xml:space="preserve"> </w:t>
      </w:r>
      <w:r w:rsidRPr="006F178A">
        <w:rPr>
          <w:rStyle w:val="2fb"/>
          <w:rFonts w:ascii="Fb Fontext" w:hAnsi="Fb Fontext"/>
          <w:sz w:val="20"/>
          <w:rtl/>
        </w:rPr>
        <w:t xml:space="preserve">אר"י</w:t>
      </w:r>
      <w:r w:rsidRPr="006F178A">
        <w:rPr>
          <w:rFonts w:ascii="Fb Fontext" w:hAnsi="Fb Fontext"/>
          <w:sz w:val="20"/>
          <w:rtl/>
        </w:rPr>
        <w:t xml:space="preserve"> </w:t>
      </w:r>
      <w:ins w:id="95265" w:author="מנוע מכני" w:date="2026-10-11T12:04:39Z">
        <w:r>
          <w:rPr>
            <w:rFonts w:ascii="Fb Fontext" w:hAnsi="Fb Fontext"/>
            <w:sz w:val="20"/>
            <w:rtl/>
          </w:rPr>
          <w:t xml:space="preserve">דסבר</w:t>
        </w:r>
      </w:ins>
      <w:del w:id="95266" w:author="מנוע מכני" w:date="2026-10-11T12:04:39Z">
        <w:r w:rsidRPr="006F178A">
          <w:rPr>
            <w:rFonts w:ascii="Fb Fontext" w:hAnsi="Fb Fontext"/>
            <w:sz w:val="20"/>
            <w:rtl/>
          </w:rPr>
          <w:delText xml:space="preserve">דס"ל</w:delText>
        </w:r>
      </w:del>
      <w:r w:rsidRPr="006F178A">
        <w:rPr>
          <w:rFonts w:ascii="Fb Fontext" w:hAnsi="Fb Fontext"/>
          <w:sz w:val="20"/>
          <w:rtl/>
        </w:rPr>
        <w:t xml:space="preserve"> דגרם כיבוי מותר </w:t>
      </w:r>
      <w:r w:rsidRPr="006F178A">
        <w:rPr>
          <w:rStyle w:val="2fb"/>
          <w:rFonts w:ascii="Fb Fontext" w:hAnsi="Fb Fontext"/>
          <w:sz w:val="20"/>
          <w:rtl/>
        </w:rPr>
        <w:t xml:space="preserve">ולרבי יוסי</w:t>
      </w:r>
      <w:r w:rsidRPr="006F178A">
        <w:rPr>
          <w:rFonts w:ascii="Fb Fontext" w:hAnsi="Fb Fontext"/>
          <w:sz w:val="20"/>
          <w:rtl/>
        </w:rPr>
        <w:t xml:space="preserve"> גרם כיבוי אסור.</w:t>
      </w:r>
    </w:p>
    <w:p w:rsidR="00E9703F" w:rsidRPr="006F178A" w:rsidRDefault="00E9703F" w:rsidP="00E9703F">
      <w:pPr>
        <w:rPr>
          <w:rtl/>
        </w:rPr>
      </w:pPr>
      <w:r w:rsidRPr="006F178A">
        <w:rPr>
          <w:rFonts w:ascii="Fb Fontext" w:hAnsi="Fb Fontext"/>
          <w:rtl/>
        </w:rPr>
        <w:t xml:space="preserve">• ברייתא כולה </w:t>
      </w:r>
      <w:r w:rsidRPr="006F178A">
        <w:rPr>
          <w:rStyle w:val="2fb"/>
          <w:rFonts w:ascii="Fb Fontext" w:hAnsi="Fb Fontext"/>
          <w:rtl/>
        </w:rPr>
        <w:t xml:space="preserve">רבי יוסי</w:t>
      </w:r>
      <w:r w:rsidRPr="006F178A">
        <w:rPr>
          <w:rFonts w:ascii="Fb Fontext" w:hAnsi="Fb Fontext"/>
          <w:rtl/>
        </w:rPr>
        <w:t xml:space="preserve"> היא, וחסורי </w:t>
      </w:r>
      <w:ins w:id="106069" w:author="קלוד" w:date="2026-10-11T13:11:34Z">
        <w:r>
          <w:rPr>
            <w:rFonts w:ascii="Fb Fontext" w:hAnsi="Fb Fontext"/>
            <w:rtl/>
          </w:rPr>
          <w:t xml:space="preserve">מחסרא,</w:t>
        </w:r>
      </w:ins>
      <w:del w:id="106070" w:author="קלוד" w:date="2026-10-11T13:11:34Z">
        <w:r w:rsidRPr="006F178A">
          <w:rPr>
            <w:rFonts w:ascii="Fb Fontext" w:hAnsi="Fb Fontext"/>
            <w:rtl/>
          </w:rPr>
          <w:delText xml:space="preserve">מחסרא</w:delText>
        </w:r>
      </w:del>
      <w:r w:rsidRPr="006F178A">
        <w:rPr>
          <w:rFonts w:ascii="Fb Fontext" w:hAnsi="Fb Fontext"/>
          <w:rtl/>
        </w:rPr>
        <w:t xml:space="preserve"> </w:t>
      </w:r>
      <w:ins w:id="93505" w:author="מנוע מכני" w:date="2026-10-11T12:04:39Z">
        <w:r>
          <w:rPr>
            <w:rFonts w:ascii="Fb Fontext" w:hAnsi="Fb Fontext"/>
            <w:rtl/>
          </w:rPr>
          <w:t xml:space="preserve">וכך</w:t>
        </w:r>
      </w:ins>
      <w:del w:id="93506" w:author="מנוע מכני" w:date="2026-10-11T12:04:39Z">
        <w:r w:rsidRPr="006F178A">
          <w:rPr>
            <w:rFonts w:ascii="Fb Fontext" w:hAnsi="Fb Fontext"/>
            <w:rtl/>
          </w:rPr>
          <w:delText xml:space="preserve">והכי</w:delText>
        </w:r>
      </w:del>
      <w:r w:rsidRPr="006F178A">
        <w:rPr>
          <w:rFonts w:ascii="Fb Fontext" w:hAnsi="Fb Fontext"/>
          <w:rtl/>
        </w:rPr>
        <w:t xml:space="preserve"> </w:t>
      </w:r>
      <w:ins w:id="106067" w:author="קלוד" w:date="2026-10-11T13:11:34Z">
        <w:r>
          <w:rPr>
            <w:rFonts w:ascii="Fb Fontext" w:hAnsi="Fb Fontext"/>
            <w:rtl/>
          </w:rPr>
          <w:t xml:space="preserve">שנה:</w:t>
        </w:r>
      </w:ins>
      <w:del w:id="106068" w:author="קלוד" w:date="2026-10-11T13:11:34Z">
        <w:r w:rsidRPr="006F178A">
          <w:rPr>
            <w:rFonts w:ascii="Fb Fontext" w:hAnsi="Fb Fontext"/>
            <w:rtl/>
          </w:rPr>
          <w:delText xml:space="preserve">קתני.</w:delText>
        </w:r>
      </w:del>
    </w:p>
    <w:p w:rsidR="00E9703F" w:rsidRPr="006F178A" w:rsidRDefault="00E9703F" w:rsidP="00E9703F">
      <w:pPr>
        <w:rPr>
          <w:rtl/>
        </w:rPr>
      </w:pPr>
      <w:r w:rsidRPr="006F178A">
        <w:rPr>
          <w:rtl/>
        </w:rPr>
        <w:t>עושין מחיצה בכלים ריקנין, ובמלאים שאין דרכן להשתבר.</w:t>
      </w:r>
    </w:p>
    <w:p w:rsidR="00E9703F" w:rsidRPr="006F178A" w:rsidRDefault="00E9703F" w:rsidP="00E9703F">
      <w:pPr>
        <w:rPr>
          <w:rtl/>
        </w:rPr>
      </w:pPr>
      <w:r w:rsidRPr="006F178A">
        <w:rPr>
          <w:rtl/>
        </w:rPr>
        <w:t xml:space="preserve">ואלו הן כלים שאין דרכן להשתבר - כלי מתכות, וכלי כפר שיחין [חרס] וכלי כפר חנניה </w:t>
      </w:r>
      <w:ins w:id="91693" w:author="מנוע מכני" w:date="2026-10-11T12:04:39Z">
        <w:r>
          <w:rPr>
            <w:rtl/>
          </w:rPr>
          <w:t xml:space="preserve">גם</w:t>
        </w:r>
      </w:ins>
      <w:del w:id="91694" w:author="מנוע מכני" w:date="2026-10-11T12:04:39Z">
        <w:r w:rsidRPr="006F178A">
          <w:rPr>
            <w:rtl/>
          </w:rPr>
          <w:delText xml:space="preserve">נמי</w:delText>
        </w:r>
      </w:del>
      <w:r w:rsidRPr="006F178A">
        <w:rPr>
          <w:rtl/>
        </w:rPr>
        <w:t xml:space="preserve"> </w:t>
      </w:r>
      <w:r w:rsidRPr="004640F6">
        <w:rPr>
          <w:spacing w:val="-4"/>
          <w:rtl/>
        </w:rPr>
        <w:t xml:space="preserve">אין דרכן להשתבר, </w:t>
      </w:r>
      <w:r w:rsidRPr="004640F6">
        <w:rPr>
          <w:rStyle w:val="2fb"/>
          <w:spacing w:val="-4"/>
          <w:rtl/>
        </w:rPr>
        <w:t xml:space="preserve">שרבי יוסי</w:t>
      </w:r>
      <w:r w:rsidRPr="004640F6">
        <w:rPr>
          <w:spacing w:val="-4"/>
          <w:rtl/>
        </w:rPr>
        <w:t xml:space="preserve"> אומר: אף כלי כפר שיחין וכלי כפר חנניה אין דרכן להשתבר.</w:t>
      </w:r>
    </w:p>
    <w:p w:rsidR="00E9703F" w:rsidRPr="006F178A" w:rsidRDefault="00E9703F" w:rsidP="00E9703F">
      <w:pPr>
        <w:rPr>
          <w:rtl/>
        </w:rPr>
      </w:pPr>
      <w:r w:rsidRPr="006F178A">
        <w:rPr>
          <w:rtl/>
        </w:rPr>
        <w:t>•</w:t>
      </w:r>
      <w:r w:rsidRPr="006F178A">
        <w:rPr>
          <w:rStyle w:val="afffe"/>
          <w:rFonts w:ascii="Fb Fontext" w:hAnsi="Fb Fontext" w:hint="cs"/>
          <w:rtl/>
        </w:rPr>
        <w:t xml:space="preserve"> </w:t>
      </w:r>
      <w:r w:rsidRPr="006F178A">
        <w:rPr>
          <w:rtl/>
        </w:rPr>
        <w:t xml:space="preserve">רמי דרבנן אדרבנן, ורמי </w:t>
      </w:r>
      <w:r w:rsidRPr="006F178A">
        <w:rPr>
          <w:rStyle w:val="2fb"/>
          <w:rtl/>
        </w:rPr>
        <w:t xml:space="preserve">דרבי יוסי</w:t>
      </w:r>
      <w:r w:rsidRPr="006F178A">
        <w:rPr>
          <w:rtl/>
        </w:rPr>
        <w:t xml:space="preserve"> </w:t>
      </w:r>
      <w:r w:rsidRPr="006F178A">
        <w:rPr>
          <w:rStyle w:val="2fb"/>
          <w:rtl/>
        </w:rPr>
        <w:t xml:space="preserve">אדרבי יוסי</w:t>
      </w:r>
      <w:r w:rsidRPr="006F178A">
        <w:rPr>
          <w:rtl/>
        </w:rPr>
        <w:t xml:space="preserve">.</w:t>
      </w:r>
    </w:p>
    <w:p>
      <w:pPr>
        <w:pStyle w:val="afffff8"/>
        <w:rPr>
          <w:ins w:id="90327" w:author="קלוד" w:date="2026-10-11T12:33:55Z"/>
        </w:rPr>
      </w:pPr>
      <w:ins w:id="90328" w:author="קלוד" w:date="2026-10-11T12:33:55Z">
        <w:r>
          <w:rPr>
            <w:color w:val="7B3F00"/>
          </w:rPr>
          <w:t xml:space="preserve">שם כתוב על בשרו - רחיצה וטבילה</w:t>
        </w:r>
      </w:ins>
    </w:p>
    <w:p>
      <w:pPr>
        <w:pStyle w:val="38"/>
        <w:rPr>
          <w:ins w:id="98604" w:author="מנוע מכני" w:date="2026-10-11T12:04:39Z"/>
        </w:rPr>
      </w:pPr>
      <w:r w:rsidRPr="004640F6">
        <w:t xml:space="preserve">דתניא</w:t>
      </w:r>
      <w:r w:rsidRPr="004640F6">
        <w:t xml:space="preserve">:</w:t>
      </w:r>
    </w:p>
    <w:p w:rsidR="00E9703F" w:rsidRPr="004640F6" w:rsidRDefault="00E9703F" w:rsidP="00E9703F">
      <w:pPr>
        <w:rPr>
          <w:spacing w:val="-4"/>
          <w:rtl/>
        </w:rPr>
      </w:pPr>
      <w:del w:id="98605" w:author="מנוע מכני" w:date="2026-10-11T12:04:39Z">
        <w:r w:rsidRPr="004640F6">
          <w:rPr>
            <w:spacing w:val="-4"/>
            <w:rtl/>
          </w:rPr>
          <w:delText xml:space="preserve"> </w:delText>
        </w:r>
      </w:del>
      <w:r w:rsidRPr="004640F6">
        <w:rPr>
          <w:spacing w:val="-4"/>
          <w:rtl/>
        </w:rPr>
        <w:t xml:space="preserve">הרי שהיה שם כתוב לו על בשרו - הרי זה </w:t>
      </w:r>
      <w:r w:rsidRPr="004640F6">
        <w:rPr>
          <w:spacing w:val="-4"/>
          <w:rtl/>
        </w:rPr>
        <w:t xml:space="preserve">לא</w:t>
      </w:r>
      <w:r w:rsidRPr="004640F6">
        <w:rPr>
          <w:spacing w:val="-4"/>
          <w:rtl/>
        </w:rPr>
        <w:t xml:space="preserve"> ירחוץ ולא יסוך ולא יעמוד במקום הטינופת.</w:t>
      </w:r>
    </w:p>
    <w:p w:rsidR="00E9703F" w:rsidRPr="006F178A" w:rsidRDefault="00E9703F" w:rsidP="00E9703F">
      <w:pPr>
        <w:rPr>
          <w:rtl/>
        </w:rPr>
      </w:pPr>
      <w:r w:rsidRPr="006F178A">
        <w:rPr>
          <w:rtl/>
        </w:rPr>
        <w:t xml:space="preserve">נזדמנה לו טבילה של מצוה - כורך </w:t>
      </w:r>
      <w:ins w:id="93507" w:author="מנוע מכני" w:date="2026-10-11T12:04:39Z">
        <w:r>
          <w:rPr>
            <w:rtl/>
          </w:rPr>
          <w:t xml:space="preserve">עליו</w:t>
        </w:r>
      </w:ins>
      <w:del w:id="93508" w:author="מנוע מכני" w:date="2026-10-11T12:04:39Z">
        <w:r w:rsidRPr="006F178A">
          <w:rPr>
            <w:rtl/>
          </w:rPr>
          <w:delText xml:space="preserve">עליה</w:delText>
        </w:r>
      </w:del>
      <w:r w:rsidRPr="006F178A">
        <w:rPr>
          <w:rtl/>
        </w:rPr>
        <w:t xml:space="preserve"> גמי </w:t>
      </w:r>
      <w:ins w:id="106077" w:author="קלוד" w:date="2026-10-11T13:11:34Z">
        <w:r>
          <w:rPr>
            <w:rtl/>
          </w:rPr>
          <w:t xml:space="preserve">[ולא</w:t>
        </w:r>
      </w:ins>
      <w:del w:id="106078" w:author="קלוד" w:date="2026-10-11T13:11:34Z">
        <w:r w:rsidRPr="006F178A">
          <w:rPr>
            <w:rtl/>
          </w:rPr>
          <w:delText xml:space="preserve">[</w:delText>
        </w:r>
        <w:r w:rsidRPr="006F178A">
          <w:rPr>
            <w:rtl/>
          </w:rPr>
          <w:delText xml:space="preserve">לא</w:delText>
        </w:r>
      </w:del>
      <w:r w:rsidRPr="006F178A">
        <w:rPr>
          <w:rtl/>
        </w:rPr>
        <w:t xml:space="preserve"> </w:t>
      </w:r>
      <w:ins w:id="106075" w:author="קלוד" w:date="2026-10-11T13:11:34Z">
        <w:r>
          <w:rPr>
            <w:rtl/>
          </w:rPr>
          <w:t xml:space="preserve">יהדק,</w:t>
        </w:r>
      </w:ins>
      <w:del w:id="106076" w:author="קלוד" w:date="2026-10-11T13:11:34Z">
        <w:r w:rsidRPr="006F178A">
          <w:rPr>
            <w:rtl/>
          </w:rPr>
          <w:delText xml:space="preserve">מיהדק</w:delText>
        </w:r>
      </w:del>
      <w:r w:rsidRPr="006F178A">
        <w:rPr>
          <w:rtl/>
        </w:rPr>
        <w:t xml:space="preserve"> </w:t>
      </w:r>
      <w:ins w:id="106073" w:author="קלוד" w:date="2026-10-11T13:11:34Z">
        <w:r>
          <w:rPr>
            <w:rtl/>
          </w:rPr>
          <w:t xml:space="preserve">שלא</w:t>
        </w:r>
      </w:ins>
      <w:del w:id="106074" w:author="קלוד" w:date="2026-10-11T13:11:34Z">
        <w:r w:rsidRPr="006F178A">
          <w:rPr>
            <w:rtl/>
          </w:rPr>
          <w:delText xml:space="preserve">דלא</w:delText>
        </w:r>
      </w:del>
      <w:r w:rsidRPr="006F178A">
        <w:rPr>
          <w:rtl/>
        </w:rPr>
        <w:t xml:space="preserve"> </w:t>
      </w:r>
      <w:ins w:id="106071" w:author="קלוד" w:date="2026-10-11T13:11:34Z">
        <w:r>
          <w:rPr>
            <w:rtl/>
          </w:rPr>
          <w:t xml:space="preserve">יחוץ]</w:t>
        </w:r>
      </w:ins>
      <w:del w:id="106072" w:author="קלוד" w:date="2026-10-11T13:11:34Z">
        <w:r w:rsidRPr="006F178A">
          <w:rPr>
            <w:rtl/>
          </w:rPr>
          <w:delText xml:space="preserve">לחצוץ]</w:delText>
        </w:r>
      </w:del>
      <w:r w:rsidRPr="006F178A">
        <w:rPr>
          <w:rtl/>
        </w:rPr>
        <w:t xml:space="preserve"> ויורד וטובל.</w:t>
      </w:r>
    </w:p>
    <w:p w:rsidR="00E9703F" w:rsidRDefault="00E9703F" w:rsidP="00E9703F">
      <w:pPr>
        <w:rPr>
          <w:rtl/>
        </w:rPr>
      </w:pPr>
      <w:ins w:id="106089" w:author="קלוד" w:date="2026-10-11T13:11:34Z">
        <w:r>
          <w:rPr>
            <w:rtl/>
          </w:rPr>
          <w:t xml:space="preserve">[שאסור</w:t>
        </w:r>
      </w:ins>
      <w:del w:id="106090" w:author="קלוד" w:date="2026-10-11T13:11:34Z">
        <w:r w:rsidRPr="006F178A">
          <w:rPr>
            <w:rtl/>
          </w:rPr>
          <w:delText xml:space="preserve">[דאסור</w:delText>
        </w:r>
      </w:del>
      <w:r w:rsidRPr="006F178A">
        <w:rPr>
          <w:rtl/>
        </w:rPr>
        <w:t xml:space="preserve"> לעמוד</w:t>
      </w:r>
      <w:ins w:id="106087" w:author="קלוד" w:date="2026-10-11T13:11:34Z">
        <w:r>
          <w:rPr>
            <w:rtl/>
          </w:rPr>
          <w:t xml:space="preserve"> ערום </w:t>
        </w:r>
      </w:ins>
      <w:del w:id="106088" w:author="קלוד" w:date="2026-10-11T13:11:34Z">
        <w:r w:rsidRPr="006F178A">
          <w:rPr>
            <w:rtl/>
          </w:rPr>
          <w:delText xml:space="preserve"> </w:delText>
        </w:r>
      </w:del>
      <w:r w:rsidRPr="006F178A">
        <w:rPr>
          <w:rtl/>
        </w:rPr>
        <w:t xml:space="preserve">בפני </w:t>
      </w:r>
      <w:ins w:id="106085" w:author="קלוד" w:date="2026-10-11T13:11:34Z">
        <w:r>
          <w:rPr>
            <w:rtl/>
          </w:rPr>
          <w:t xml:space="preserve">השם,</w:t>
        </w:r>
      </w:ins>
      <w:del w:id="106086" w:author="קלוד" w:date="2026-10-11T13:11:34Z">
        <w:r w:rsidRPr="006F178A">
          <w:rPr>
            <w:rtl/>
          </w:rPr>
          <w:delText xml:space="preserve">השם ערום</w:delText>
        </w:r>
      </w:del>
      <w:r w:rsidRPr="006F178A">
        <w:rPr>
          <w:rtl/>
        </w:rPr>
        <w:t xml:space="preserve"> ולהניח </w:t>
      </w:r>
      <w:ins w:id="106083" w:author="קלוד" w:date="2026-10-11T13:11:34Z">
        <w:r>
          <w:rPr>
            <w:rtl/>
          </w:rPr>
          <w:t xml:space="preserve">ידו עליו</w:t>
        </w:r>
      </w:ins>
      <w:del w:id="106084" w:author="קלוד" w:date="2026-10-11T13:11:34Z">
        <w:r w:rsidRPr="006F178A">
          <w:rPr>
            <w:rtl/>
          </w:rPr>
          <w:delText xml:space="preserve">יד</w:delText>
        </w:r>
      </w:del>
      <w:r w:rsidRPr="006F178A">
        <w:rPr>
          <w:rtl/>
        </w:rPr>
        <w:t xml:space="preserve"> </w:t>
      </w:r>
      <w:r w:rsidRPr="006F178A">
        <w:rPr>
          <w:rtl/>
        </w:rPr>
        <w:t xml:space="preserve">לא</w:t>
      </w:r>
      <w:r w:rsidRPr="006F178A">
        <w:rPr>
          <w:rtl/>
        </w:rPr>
        <w:t xml:space="preserve"> </w:t>
      </w:r>
      <w:ins w:id="93511" w:author="מנוע מכני" w:date="2026-10-11T12:04:39Z">
        <w:ins w:id="106081" w:author="קלוד" w:date="2026-10-11T13:11:34Z">
          <w:r>
            <w:rPr>
              <w:rtl/>
            </w:rPr>
            <w:t xml:space="preserve">מועיל</w:t>
          </w:r>
        </w:ins>
        <w:del w:id="106082" w:author="קלוד" w:date="2026-10-11T13:11:34Z">
          <w:r>
            <w:rPr>
              <w:rtl/>
            </w:rPr>
            <w:delText xml:space="preserve">מאלו</w:delText>
          </w:r>
        </w:del>
      </w:ins>
      <w:del w:id="93512" w:author="מנוע מכני" w:date="2026-10-11T12:04:39Z">
        <w:r w:rsidRPr="006F178A">
          <w:rPr>
            <w:rtl/>
          </w:rPr>
          <w:delText xml:space="preserve">מהני</w:delText>
        </w:r>
      </w:del>
      <w:r w:rsidRPr="006F178A">
        <w:rPr>
          <w:rtl/>
        </w:rPr>
        <w:t xml:space="preserve"> </w:t>
      </w:r>
      <w:ins w:id="93509" w:author="מנוע מכני" w:date="2026-10-11T12:04:39Z">
        <w:ins w:id="106079" w:author="קלוד" w:date="2026-10-11T13:11:34Z">
          <w:r>
            <w:rPr>
              <w:rtl/>
            </w:rPr>
            <w:t xml:space="preserve">- שמא</w:t>
          </w:r>
        </w:ins>
        <w:del w:id="106080" w:author="קלוד" w:date="2026-10-11T13:11:34Z">
          <w:r>
            <w:rPr>
              <w:rtl/>
            </w:rPr>
            <w:delText xml:space="preserve">דשמא</w:delText>
          </w:r>
        </w:del>
      </w:ins>
      <w:del w:id="93510" w:author="מנוע מכני" w:date="2026-10-11T12:04:39Z">
        <w:r w:rsidRPr="006F178A">
          <w:rPr>
            <w:rtl/>
          </w:rPr>
          <w:delText xml:space="preserve">דדלמא</w:delText>
        </w:r>
      </w:del>
      <w:r w:rsidRPr="006F178A">
        <w:rPr>
          <w:rtl/>
        </w:rPr>
        <w:t xml:space="preserve"> ישכח]</w:t>
      </w:r>
    </w:p>
    <w:p w:rsidR="00E9703F" w:rsidRDefault="00E9703F" w:rsidP="00E9703F">
      <w:pPr>
        <w:rPr>
          <w:rtl/>
        </w:rPr>
      </w:pPr>
      <w:ins w:id="106101" w:author="קלוד" w:date="2026-10-11T13:11:34Z">
        <w:r>
          <w:rPr>
            <w:rtl/>
          </w:rPr>
          <w:t xml:space="preserve">[והדיו</w:t>
        </w:r>
      </w:ins>
      <w:del w:id="106102" w:author="קלוד" w:date="2026-10-11T13:11:34Z">
        <w:r w:rsidRPr="006F178A">
          <w:rPr>
            <w:rtl/>
          </w:rPr>
          <w:delText xml:space="preserve">[ודיו</w:delText>
        </w:r>
      </w:del>
      <w:r w:rsidRPr="006F178A">
        <w:rPr>
          <w:rtl/>
        </w:rPr>
        <w:t xml:space="preserve"> אינו </w:t>
      </w:r>
      <w:ins w:id="106099" w:author="קלוד" w:date="2026-10-11T13:11:34Z">
        <w:r>
          <w:rPr>
            <w:rtl/>
          </w:rPr>
          <w:t xml:space="preserve">חוצץ</w:t>
        </w:r>
      </w:ins>
      <w:del w:id="106100" w:author="קלוד" w:date="2026-10-11T13:11:34Z">
        <w:r w:rsidRPr="006F178A">
          <w:rPr>
            <w:rtl/>
          </w:rPr>
          <w:delText xml:space="preserve">חציצה</w:delText>
        </w:r>
      </w:del>
      <w:r w:rsidRPr="006F178A">
        <w:rPr>
          <w:rtl/>
        </w:rPr>
        <w:t xml:space="preserve"> </w:t>
      </w:r>
      <w:ins w:id="106097" w:author="קלוד" w:date="2026-10-11T13:11:34Z">
        <w:r>
          <w:rPr>
            <w:rtl/>
          </w:rPr>
          <w:t xml:space="preserve">בלח,</w:t>
        </w:r>
      </w:ins>
      <w:del w:id="106098" w:author="קלוד" w:date="2026-10-11T13:11:34Z">
        <w:r w:rsidRPr="006F178A">
          <w:rPr>
            <w:rtl/>
          </w:rPr>
          <w:delText xml:space="preserve">בלח</w:delText>
        </w:r>
      </w:del>
      <w:r w:rsidRPr="006F178A">
        <w:rPr>
          <w:rtl/>
        </w:rPr>
        <w:t xml:space="preserve"> </w:t>
      </w:r>
      <w:ins w:id="106095" w:author="קלוד" w:date="2026-10-11T13:11:34Z">
        <w:r>
          <w:rPr>
            <w:rtl/>
          </w:rPr>
          <w:t xml:space="preserve">שדם</w:t>
        </w:r>
      </w:ins>
      <w:del w:id="106096" w:author="קלוד" w:date="2026-10-11T13:11:34Z">
        <w:r w:rsidRPr="006F178A">
          <w:rPr>
            <w:rtl/>
          </w:rPr>
          <w:delText xml:space="preserve">דדם</w:delText>
        </w:r>
      </w:del>
      <w:r w:rsidRPr="006F178A">
        <w:rPr>
          <w:rtl/>
        </w:rPr>
        <w:t xml:space="preserve"> דיו ודבש </w:t>
      </w:r>
      <w:ins w:id="106093" w:author="קלוד" w:date="2026-10-11T13:11:34Z">
        <w:r>
          <w:rPr>
            <w:rtl/>
          </w:rPr>
          <w:t xml:space="preserve">-</w:t>
        </w:r>
      </w:ins>
      <w:del w:id="106094" w:author="קלוד" w:date="2026-10-11T13:11:34Z">
        <w:r w:rsidRPr="006F178A">
          <w:rPr>
            <w:rtl/>
          </w:rPr>
          <w:delText xml:space="preserve">יבש</w:delText>
        </w:r>
      </w:del>
      <w:r w:rsidRPr="006F178A">
        <w:rPr>
          <w:rtl/>
        </w:rPr>
        <w:t xml:space="preserve"> דווקא </w:t>
      </w:r>
      <w:ins w:id="106091" w:author="קלוד" w:date="2026-10-11T13:11:34Z">
        <w:r>
          <w:rPr>
            <w:rtl/>
          </w:rPr>
          <w:t xml:space="preserve">ביבש חוצצין]</w:t>
        </w:r>
      </w:ins>
      <w:del w:id="106092" w:author="קלוד" w:date="2026-10-11T13:11:34Z">
        <w:r w:rsidRPr="006F178A">
          <w:rPr>
            <w:rtl/>
          </w:rPr>
          <w:delText xml:space="preserve">חוצץ]</w:delText>
        </w:r>
      </w:del>
    </w:p>
    <w:p>
      <w:pPr>
        <w:pStyle w:val="38"/>
        <w:rPr>
          <w:ins w:id="98606" w:author="מנוע מכני" w:date="2026-10-11T12:04:39Z"/>
        </w:rPr>
      </w:pPr>
      <w:r w:rsidRPr="006F178A">
        <w:t xml:space="preserve">רבי יוסי</w:t>
      </w:r>
      <w:del w:id="99419" w:author="מנוע מכני" w:date="2026-10-11T12:04:39Z">
        <w:r w:rsidRPr="006F178A">
          <w:delText xml:space="preserve"> אומר</w:delText>
        </w:r>
      </w:del>
      <w:r w:rsidRPr="006F178A">
        <w:t xml:space="preserve">:</w:t>
      </w:r>
    </w:p>
    <w:p w:rsidR="00E9703F" w:rsidRPr="006F178A" w:rsidRDefault="00E9703F" w:rsidP="00E9703F">
      <w:pPr>
        <w:rPr>
          <w:rtl/>
        </w:rPr>
      </w:pPr>
      <w:del w:id="98607" w:author="מנוע מכני" w:date="2026-10-11T12:04:39Z">
        <w:r w:rsidRPr="006F178A">
          <w:rPr>
            <w:rtl/>
          </w:rPr>
          <w:delText xml:space="preserve"> </w:delText>
        </w:r>
      </w:del>
      <w:r w:rsidRPr="006F178A">
        <w:rPr>
          <w:rtl/>
        </w:rPr>
        <w:t xml:space="preserve">לעולם יורד וטובל כדרכו, ובלבד שלא ישפשף.</w:t>
      </w:r>
    </w:p>
    <w:p w:rsidR="00E9703F" w:rsidRPr="004640F6" w:rsidRDefault="00E9703F" w:rsidP="00E9703F">
      <w:pPr>
        <w:rPr>
          <w:rFonts w:ascii="Fb Fontext" w:hAnsi="Fb Fontext"/>
          <w:spacing w:val="-4"/>
          <w:sz w:val="20"/>
          <w:rtl/>
        </w:rPr>
      </w:pPr>
      <w:r w:rsidRPr="004640F6">
        <w:rPr>
          <w:rFonts w:ascii="Fb Fontext" w:hAnsi="Fb Fontext"/>
          <w:spacing w:val="-4"/>
          <w:sz w:val="20"/>
          <w:rtl/>
        </w:rPr>
        <w:t xml:space="preserve">[ד'לא תעשון כן- הא גרמא שרי, והא דשבת </w:t>
      </w:r>
      <w:r w:rsidRPr="004640F6">
        <w:rPr>
          <w:rFonts w:ascii="Fb Fontext" w:hAnsi="Fb Fontext"/>
          <w:spacing w:val="-4"/>
          <w:sz w:val="20"/>
          <w:rtl/>
        </w:rPr>
        <w:t xml:space="preserve">לא</w:t>
      </w:r>
      <w:r w:rsidRPr="004640F6">
        <w:rPr>
          <w:rFonts w:ascii="Fb Fontext" w:hAnsi="Fb Fontext"/>
          <w:spacing w:val="-4"/>
          <w:sz w:val="20"/>
          <w:rtl/>
        </w:rPr>
        <w:t xml:space="preserve"> תעשה מלאכה מתוך דאדם בהול על ממונו נאסר]</w:t>
      </w:r>
    </w:p>
    <w:p>
      <w:pPr>
        <w:pStyle w:val="38"/>
        <w:rPr>
          <w:ins w:id="98608" w:author="מנוע מכני" w:date="2026-10-11T12:04:39Z"/>
        </w:rPr>
      </w:pPr>
      <w:r w:rsidRPr="006F178A">
        <w:t>ו</w:t>
      </w:r>
      <w:r>
        <w:t>דחי</w:t>
      </w:r>
      <w:r>
        <w:t>'</w:t>
      </w:r>
    </w:p>
    <w:p w:rsidR="00E9703F" w:rsidRPr="006F178A" w:rsidRDefault="00E9703F" w:rsidP="00E9703F">
      <w:pPr>
        <w:rPr>
          <w:rtl/>
        </w:rPr>
      </w:pPr>
      <w:del w:id="98609" w:author="מנוע מכני" w:date="2026-10-11T12:04:39Z">
        <w:r w:rsidRPr="006F178A">
          <w:rPr>
            <w:rFonts w:hint="cs"/>
            <w:rtl/>
          </w:rPr>
          <w:delText xml:space="preserve"> </w:delText>
        </w:r>
      </w:del>
      <w:ins w:id="106111" w:author="קלוד" w:date="2026-10-11T13:11:34Z">
        <w:r>
          <w:rPr>
            <w:rtl/>
          </w:rPr>
          <w:t xml:space="preserve">שבאמת</w:t>
        </w:r>
      </w:ins>
      <w:del w:id="106112" w:author="קלוד" w:date="2026-10-11T13:11:34Z">
        <w:r w:rsidRPr="006F178A">
          <w:rPr>
            <w:rtl/>
          </w:rPr>
          <w:delText xml:space="preserve">דבאמת</w:delText>
        </w:r>
      </w:del>
      <w:r w:rsidRPr="006F178A">
        <w:rPr>
          <w:rtl/>
        </w:rPr>
        <w:t xml:space="preserve"> </w:t>
      </w:r>
      <w:ins w:id="91695" w:author="מנוע מכני" w:date="2026-10-11T12:04:39Z">
        <w:ins w:id="106109" w:author="קלוד" w:date="2026-10-11T13:11:34Z">
          <w:r>
            <w:rPr>
              <w:rtl/>
            </w:rPr>
            <w:t xml:space="preserve">חלוקים</w:t>
          </w:r>
        </w:ins>
        <w:del w:id="106110" w:author="קלוד" w:date="2026-10-11T13:11:34Z">
          <w:r>
            <w:rPr>
              <w:rtl/>
            </w:rPr>
            <w:delText xml:space="preserve">חלקו</w:delText>
          </w:r>
        </w:del>
      </w:ins>
      <w:del w:id="91696" w:author="מנוע מכני" w:date="2026-10-11T12:04:39Z">
        <w:r w:rsidRPr="006F178A">
          <w:rPr>
            <w:rtl/>
          </w:rPr>
          <w:delText xml:space="preserve">פליגי</w:delText>
        </w:r>
      </w:del>
      <w:r w:rsidRPr="006F178A">
        <w:rPr>
          <w:rtl/>
        </w:rPr>
        <w:t xml:space="preserve"> </w:t>
      </w:r>
      <w:ins w:id="106107" w:author="קלוד" w:date="2026-10-11T13:11:34Z">
        <w:r>
          <w:rPr>
            <w:rtl/>
          </w:rPr>
          <w:t xml:space="preserve">אם לחזר</w:t>
        </w:r>
      </w:ins>
      <w:del w:id="106108" w:author="קלוד" w:date="2026-10-11T13:11:34Z">
        <w:r w:rsidRPr="006F178A">
          <w:rPr>
            <w:rtl/>
          </w:rPr>
          <w:delText xml:space="preserve">בלחזר</w:delText>
        </w:r>
      </w:del>
      <w:r w:rsidRPr="006F178A">
        <w:rPr>
          <w:rtl/>
        </w:rPr>
        <w:t xml:space="preserve"> אחר </w:t>
      </w:r>
      <w:ins w:id="106105" w:author="קלוד" w:date="2026-10-11T13:11:34Z">
        <w:r>
          <w:rPr>
            <w:rtl/>
          </w:rPr>
          <w:t xml:space="preserve">גמי,</w:t>
        </w:r>
      </w:ins>
      <w:del w:id="106106" w:author="קלוד" w:date="2026-10-11T13:11:34Z">
        <w:r w:rsidRPr="006F178A">
          <w:rPr>
            <w:rtl/>
          </w:rPr>
          <w:delText xml:space="preserve">גמי.</w:delText>
        </w:r>
      </w:del>
      <w:r w:rsidRPr="006F178A">
        <w:rPr>
          <w:rFonts w:hint="cs"/>
          <w:rtl/>
        </w:rPr>
        <w:t xml:space="preserve"> </w:t>
      </w:r>
      <w:r w:rsidRPr="006F178A">
        <w:rPr>
          <w:rtl/>
        </w:rPr>
        <w:t xml:space="preserve">ותלוי </w:t>
      </w:r>
      <w:ins w:id="90515" w:author="Claude - סמנטי" w:date="2026-10-11T12:28:21Z">
        <w:r>
          <w:rPr>
            <w:rtl/>
          </w:rPr>
          <w:t xml:space="preserve">במחלוקת</w:t>
        </w:r>
      </w:ins>
      <w:del w:id="90516" w:author="Claude - סמנטי" w:date="2026-10-11T12:28:21Z">
        <w:r w:rsidRPr="006F178A">
          <w:rPr>
            <w:rtl/>
          </w:rPr>
          <w:delText xml:space="preserve">בפלוגתא</w:delText>
        </w:r>
      </w:del>
      <w:r w:rsidRPr="006F178A">
        <w:rPr>
          <w:rtl/>
        </w:rPr>
        <w:t xml:space="preserve"> </w:t>
      </w:r>
      <w:ins w:id="94911" w:author="מנוע מכני" w:date="2026-10-11T12:04:39Z">
        <w:r>
          <w:rPr>
            <w:rtl/>
          </w:rPr>
          <w:t xml:space="preserve">אם </w:t>
        </w:r>
      </w:ins>
      <w:del w:id="94912" w:author="מנוע מכני" w:date="2026-10-11T12:04:39Z">
        <w:r w:rsidRPr="006F178A">
          <w:rPr>
            <w:rtl/>
          </w:rPr>
          <w:delText xml:space="preserve">אי </w:delText>
        </w:r>
      </w:del>
      <w:r w:rsidRPr="006F178A">
        <w:rPr>
          <w:rtl/>
        </w:rPr>
        <w:t xml:space="preserve">טבילה בזמנה </w:t>
      </w:r>
      <w:ins w:id="106103" w:author="קלוד" w:date="2026-10-11T13:11:34Z">
        <w:r>
          <w:rPr>
            <w:rtl/>
          </w:rPr>
          <w:t xml:space="preserve">מצוה</w:t>
        </w:r>
      </w:ins>
      <w:del w:id="106104" w:author="קלוד" w:date="2026-10-11T13:11:34Z">
        <w:r w:rsidRPr="006F178A">
          <w:rPr>
            <w:rtl/>
          </w:rPr>
          <w:delText xml:space="preserve">מצווה</w:delText>
        </w:r>
      </w:del>
      <w:r w:rsidRPr="006F178A">
        <w:rPr>
          <w:rtl/>
        </w:rPr>
        <w:t xml:space="preserve"> </w:t>
      </w:r>
      <w:ins w:id="94913" w:author="מנוע מכני" w:date="2026-10-11T12:04:39Z">
        <w:r>
          <w:rPr>
            <w:rtl/>
          </w:rPr>
          <w:t xml:space="preserve">אם </w:t>
        </w:r>
      </w:ins>
      <w:del w:id="94914" w:author="מנוע מכני" w:date="2026-10-11T12:04:39Z">
        <w:r w:rsidRPr="006F178A">
          <w:rPr>
            <w:rtl/>
          </w:rPr>
          <w:delText xml:space="preserve">אי </w:delText>
        </w:r>
      </w:del>
      <w:ins w:id="91697" w:author="מנוע מכני" w:date="2026-10-11T12:04:39Z">
        <w:r>
          <w:rPr>
            <w:rtl/>
          </w:rPr>
          <w:t xml:space="preserve">לא</w:t>
        </w:r>
      </w:ins>
      <w:del w:id="91698" w:author="מנוע מכני" w:date="2026-10-11T12:04:39Z">
        <w:r w:rsidRPr="006F178A">
          <w:rPr>
            <w:rtl/>
          </w:rPr>
          <w:delText xml:space="preserve">לאו</w:delText>
        </w:r>
      </w:del>
      <w:r w:rsidRPr="006F178A">
        <w:rPr>
          <w:rtl/>
        </w:rPr>
        <w:t xml:space="preserve">.</w:t>
      </w:r>
    </w:p>
    <w:p w:rsidR="00E9703F" w:rsidRPr="006F178A" w:rsidRDefault="00E9703F" w:rsidP="00E9703F">
      <w:pPr>
        <w:rPr>
          <w:rtl/>
        </w:rPr>
      </w:pPr>
      <w:r w:rsidRPr="006F178A">
        <w:rPr>
          <w:rFonts w:ascii="Fb Fontext" w:hAnsi="Fb Fontext"/>
          <w:rtl/>
        </w:rPr>
        <w:t xml:space="preserve">והא </w:t>
      </w:r>
      <w:r w:rsidRPr="006F178A">
        <w:rPr>
          <w:rStyle w:val="2fb"/>
          <w:rFonts w:ascii="Fb Fontext" w:hAnsi="Fb Fontext"/>
          <w:rtl/>
        </w:rPr>
        <w:t xml:space="preserve">דרבי יוסי</w:t>
      </w:r>
      <w:r w:rsidRPr="006F178A">
        <w:rPr>
          <w:rFonts w:ascii="Fb Fontext" w:hAnsi="Fb Fontext"/>
          <w:rtl/>
        </w:rPr>
        <w:t xml:space="preserve"> </w:t>
      </w:r>
      <w:ins w:id="106119" w:author="קלוד" w:date="2026-10-11T13:11:34Z">
        <w:r>
          <w:rPr>
            <w:rStyle w:val="afffffe"/>
            <w:rFonts w:ascii="Fb Fontext" w:hAnsi="Fb Fontext"/>
            <w:rtl/>
          </w:rPr>
          <w:t xml:space="preserve">בבעל</w:t>
        </w:r>
      </w:ins>
      <w:del w:id="106120" w:author="קלוד" w:date="2026-10-11T13:11:34Z">
        <w:r w:rsidRPr="006F178A">
          <w:rPr>
            <w:rFonts w:ascii="Fb Fontext" w:hAnsi="Fb Fontext"/>
            <w:rtl/>
          </w:rPr>
          <w:delText xml:space="preserve">דדייה</w:delText>
        </w:r>
      </w:del>
      <w:r w:rsidRPr="006F178A">
        <w:rPr>
          <w:rFonts w:ascii="Fb Fontext" w:hAnsi="Fb Fontext"/>
          <w:rtl/>
        </w:rPr>
        <w:t xml:space="preserve"> </w:t>
      </w:r>
      <w:ins w:id="106117" w:author="קלוד" w:date="2026-10-11T13:11:34Z">
        <w:r>
          <w:rPr>
            <w:rStyle w:val="afffffe"/>
            <w:rFonts w:ascii="Fb Fontext" w:hAnsi="Fb Fontext"/>
            <w:rtl/>
          </w:rPr>
          <w:t xml:space="preserve">קרי</w:t>
        </w:r>
      </w:ins>
      <w:del w:id="106118" w:author="קלוד" w:date="2026-10-11T13:11:34Z">
        <w:r w:rsidRPr="006F178A">
          <w:rPr>
            <w:rFonts w:ascii="Fb Fontext" w:hAnsi="Fb Fontext"/>
            <w:rtl/>
          </w:rPr>
          <w:delText xml:space="preserve">טבילה</w:delText>
        </w:r>
      </w:del>
      <w:r w:rsidRPr="006F178A">
        <w:rPr>
          <w:rFonts w:ascii="Fb Fontext" w:hAnsi="Fb Fontext"/>
          <w:rtl/>
        </w:rPr>
        <w:t xml:space="preserve"> </w:t>
      </w:r>
      <w:ins w:id="106115" w:author="קלוד" w:date="2026-10-11T13:11:34Z">
        <w:r>
          <w:rPr>
            <w:rFonts w:ascii="Fb Fontext" w:hAnsi="Fb Fontext"/>
            <w:rtl/>
          </w:rPr>
          <w:t xml:space="preserve">-</w:t>
        </w:r>
      </w:ins>
      <w:del w:id="106116" w:author="קלוד" w:date="2026-10-11T13:11:34Z">
        <w:r w:rsidRPr="006F178A">
          <w:rPr>
            <w:rFonts w:ascii="Fb Fontext" w:hAnsi="Fb Fontext"/>
            <w:rtl/>
          </w:rPr>
          <w:delText xml:space="preserve">באחרונה</w:delText>
        </w:r>
      </w:del>
      <w:r w:rsidRPr="006F178A">
        <w:rPr>
          <w:rFonts w:ascii="Fb Fontext" w:hAnsi="Fb Fontext"/>
          <w:rtl/>
        </w:rPr>
        <w:t xml:space="preserve"> היינו </w:t>
      </w:r>
      <w:r w:rsidRPr="006F178A">
        <w:rPr>
          <w:rStyle w:val="2fb"/>
          <w:rFonts w:ascii="Fb Fontext" w:hAnsi="Fb Fontext"/>
          <w:rtl/>
        </w:rPr>
        <w:t xml:space="preserve">רבי יוסי</w:t>
      </w:r>
      <w:r w:rsidRPr="006F178A">
        <w:rPr>
          <w:rFonts w:ascii="Fb Fontext" w:hAnsi="Fb Fontext"/>
          <w:rtl/>
        </w:rPr>
        <w:t xml:space="preserve"> ברבי </w:t>
      </w:r>
      <w:ins w:id="106113" w:author="קלוד" w:date="2026-10-11T13:11:34Z">
        <w:r>
          <w:rPr>
            <w:rFonts w:ascii="Fb Fontext" w:hAnsi="Fb Fontext"/>
            <w:rtl/>
          </w:rPr>
          <w:t xml:space="preserve">יהודה, שדייה טבילה באחרונה.</w:t>
        </w:r>
      </w:ins>
      <w:del w:id="106114" w:author="קלוד" w:date="2026-10-11T13:11:34Z">
        <w:r w:rsidRPr="006F178A">
          <w:rPr>
            <w:rFonts w:ascii="Fb Fontext" w:hAnsi="Fb Fontext"/>
            <w:rtl/>
          </w:rPr>
          <w:delText xml:space="preserve">יהודה.</w:delText>
        </w:r>
      </w:del>
    </w:p>
    <w:p w:rsidR="00E9703F" w:rsidRPr="009757B9" w:rsidRDefault="00E9703F" w:rsidP="00E9703F">
      <w:pPr>
        <w:rPr>
          <w:rFonts w:cs="Guttman Vilna"/>
          <w:b/>
          <w:bCs/>
          <w:rtl/>
        </w:rPr>
      </w:pPr>
      <w:r w:rsidRPr="006F178A">
        <w:rPr>
          <w:rtl/>
        </w:rPr>
        <w:t>וכדתניא: הזב והזבה המצורע והמצורעת בועל נדה וטמא מת [ששביעי שלהן ביוה'כ] - טבילתן ביום.</w:t>
      </w:r>
    </w:p>
    <w:p w:rsidR="00E9703F" w:rsidRPr="006F178A" w:rsidRDefault="00E9703F" w:rsidP="00E9703F">
      <w:pPr>
        <w:rPr>
          <w:rtl/>
        </w:rPr>
      </w:pPr>
      <w:r w:rsidRPr="006F178A">
        <w:rPr>
          <w:rtl/>
        </w:rPr>
        <w:t>נדה ויולדת - טבילתן בלילה. בעל קרי טובל והולך כל היום כולו.</w:t>
      </w:r>
    </w:p>
    <w:p>
      <w:pPr>
        <w:pStyle w:val="38"/>
        <w:rPr>
          <w:ins w:id="98610" w:author="מנוע מכני" w:date="2026-10-11T12:04:39Z"/>
        </w:rPr>
      </w:pPr>
      <w:r w:rsidRPr="006F178A">
        <w:t xml:space="preserve">רבי יוסי</w:t>
      </w:r>
      <w:del w:id="99420" w:author="מנוע מכני" w:date="2026-10-11T12:04:39Z">
        <w:r w:rsidRPr="006F178A">
          <w:delText xml:space="preserve"> אומר</w:delText>
        </w:r>
      </w:del>
      <w:r w:rsidRPr="006F178A">
        <w:t xml:space="preserve">:</w:t>
      </w:r>
    </w:p>
    <w:p w:rsidR="00E9703F" w:rsidRPr="006F178A" w:rsidRDefault="00E9703F" w:rsidP="00E9703F">
      <w:pPr>
        <w:rPr>
          <w:rtl/>
        </w:rPr>
      </w:pPr>
      <w:del w:id="98611" w:author="מנוע מכני" w:date="2026-10-11T12:04:39Z">
        <w:r w:rsidRPr="006F178A">
          <w:rPr>
            <w:rtl/>
          </w:rPr>
          <w:delText xml:space="preserve"> </w:delText>
        </w:r>
      </w:del>
      <w:r w:rsidRPr="006F178A">
        <w:rPr>
          <w:rtl/>
        </w:rPr>
        <w:t xml:space="preserve">מן המנחה ולמעלה - אינו צריך לטבול.</w:t>
      </w:r>
    </w:p>
    <w:p w:rsidR="00E9703F" w:rsidRPr="006F178A" w:rsidRDefault="00E9703F" w:rsidP="00E9703F">
      <w:pPr>
        <w:rPr>
          <w:rtl/>
        </w:rPr>
      </w:pPr>
      <w:r w:rsidRPr="006F178A">
        <w:rPr>
          <w:rtl/>
        </w:rPr>
        <w:t xml:space="preserve">היינו </w:t>
      </w:r>
      <w:r w:rsidRPr="006F178A">
        <w:rPr>
          <w:rStyle w:val="2fb"/>
          <w:rtl/>
        </w:rPr>
        <w:t xml:space="preserve">רבי יוסי</w:t>
      </w:r>
      <w:r w:rsidRPr="006F178A">
        <w:rPr>
          <w:rtl/>
        </w:rPr>
        <w:t xml:space="preserve"> ברבי יהודה היא, דאמר: דייה טבילה באחרונה.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קכא.</w:t>
      </w:r>
    </w:p>
    <w:p>
      <w:pPr>
        <w:pStyle w:val="MishnaBatzad"/>
        <w:rPr>
          <w:ins w:id="20599" w:author="קלוד" w:date="2026-10-11T09:07:15Z"/>
        </w:rPr>
      </w:pPr>
      <w:ins w:id="20598" w:author="קלוד" w:date="2026-10-11T09:07:15Z">
        <w:r>
          <w:t xml:space="preserve">משנה ו</w:t>
        </w:r>
      </w:ins>
    </w:p>
    <w:p w:rsidR="00E9703F" w:rsidRPr="009757B9" w:rsidRDefault="00E9703F" w:rsidP="00E9703F">
      <w:pPr>
        <w:pStyle w:val="afff9"/>
        <w:rPr>
          <w:del w:id="20323" w:author="קלוד" w:date="2026-10-11T09:07:15Z"/>
          <w:b/>
          <w:rtl/>
        </w:rPr>
      </w:pPr>
      <w:del w:id="20321" w:author="קלוד" w:date="2026-10-11T09:07:15Z">
        <w:r w:rsidRPr="009757B9">
          <w:rPr>
            <w:rFonts w:hint="cs"/>
            <w:b/>
            <w:sz w:val="20"/>
            <w:rtl/>
          </w:rPr>
          <w:delText xml:space="preserve"> </w:delText>
        </w:r>
      </w:del>
      <w:del w:id="20322" w:author="קלוד" w:date="2026-10-11T09:07:15Z">
        <w:r w:rsidRPr="009757B9">
          <w:rPr>
            <w:b/>
            <w:sz w:val="20"/>
            <w:rtl/>
          </w:rPr>
          <w:delText xml:space="preserve">משנה.</w:delText>
        </w:r>
      </w:del>
    </w:p>
    <w:p w:rsidR="00E9703F" w:rsidRPr="00B20210" w:rsidRDefault="00E9703F" w:rsidP="00E9703F">
      <w:pPr>
        <w:pStyle w:val="afff9"/>
        <w:spacing w:before="120"/>
        <w:rPr>
          <w:b/>
          <w:spacing w:val="4"/>
          <w:rtl/>
        </w:rPr>
        <w:pPrChange w:id="90089" w:author="קלוד" w:date="2026-10-11T12:09:42Z">
          <w:pPr>
            <w:pStyle w:val="afff9"/>
          </w:pPr>
        </w:pPrChange>
      </w:pPr>
      <w:r w:rsidRPr="00B20210">
        <w:rPr>
          <w:b/>
          <w:spacing w:val="4"/>
          <w:rtl/>
        </w:rPr>
        <w:t>נכרי שבא לכבות, אין אומרים לו כבה ואל תכבה - מפני שאין שביתתו עליהן.</w:t>
      </w:r>
    </w:p>
    <w:p w:rsidR="00E9703F" w:rsidRPr="009757B9" w:rsidRDefault="00E9703F" w:rsidP="00E9703F">
      <w:pPr>
        <w:pStyle w:val="afff9"/>
        <w:rPr>
          <w:b/>
          <w:rtl/>
        </w:rPr>
      </w:pPr>
      <w:r w:rsidRPr="009757B9">
        <w:rPr>
          <w:b/>
          <w:rtl/>
        </w:rPr>
        <w:t>אבל קטן שבא לכבות אין שומעין לו, מפני ששביתתו עליהן.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25" w:author="קלוד" w:date="2026-10-11T12:33:55Z"/>
        </w:rPr>
      </w:pPr>
      <w:ins w:id="90326" w:author="קלוד" w:date="2026-10-11T12:33:55Z">
        <w:r>
          <w:rPr>
            <w:color w:val="7B3F00"/>
          </w:rPr>
          <w:t xml:space="preserve">דליקה - 'כל המכבה אינו מפסיד' ומעשה יוסף בן סימאי</w:t>
        </w:r>
      </w:ins>
    </w:p>
    <w:p>
      <w:pPr>
        <w:pStyle w:val="38"/>
        <w:rPr>
          <w:ins w:id="98613" w:author="מנוע מכני" w:date="2026-10-11T12:04:39Z"/>
        </w:rPr>
      </w:pPr>
      <w:del w:id="98612" w:author="מנוע מכני" w:date="2026-10-11T12:04:39Z">
        <w:r w:rsidRPr="006F178A">
          <w:delText xml:space="preserve">•</w:delText>
        </w:r>
      </w:del>
      <w:r>
        <w:t xml:space="preserve"> </w:t>
      </w:r>
      <w:r w:rsidRPr="006F178A">
        <w:t xml:space="preserve">רבי אמי:</w:t>
      </w:r>
    </w:p>
    <w:p w:rsidR="00E9703F" w:rsidRPr="006F178A" w:rsidRDefault="00E9703F" w:rsidP="00E9703F">
      <w:pPr>
        <w:rPr>
          <w:rtl/>
        </w:rPr>
      </w:pPr>
      <w:del w:id="98614" w:author="מנוע מכני" w:date="2026-10-11T12:04:39Z">
        <w:r w:rsidRPr="006F178A">
          <w:rPr>
            <w:rFonts w:ascii="Fb Fontext" w:hAnsi="Fb Fontext"/>
            <w:rtl/>
          </w:rPr>
          <w:delText xml:space="preserve"> </w:delText>
        </w:r>
      </w:del>
      <w:r w:rsidRPr="006F178A">
        <w:rPr>
          <w:rFonts w:ascii="Fb Fontext" w:hAnsi="Fb Fontext"/>
          <w:rtl/>
        </w:rPr>
        <w:t xml:space="preserve">בדליקה התירו לומר כל המכבה אינו מפסיד.</w:t>
      </w:r>
    </w:p>
    <w:p w:rsidR="00E9703F" w:rsidRPr="004640F6" w:rsidRDefault="00E9703F" w:rsidP="00E9703F">
      <w:pPr>
        <w:rPr>
          <w:spacing w:val="-4"/>
          <w:rtl/>
        </w:rPr>
      </w:pPr>
      <w:ins w:id="106133" w:author="קלוד" w:date="2026-10-11T13:11:34Z">
        <w:r>
          <w:rPr>
            <w:spacing w:val="-4"/>
            <w:rtl/>
          </w:rPr>
          <w:t xml:space="preserve">אין</w:t>
        </w:r>
      </w:ins>
      <w:del w:id="106134" w:author="קלוד" w:date="2026-10-11T13:11:34Z">
        <w:r w:rsidRPr="004640F6">
          <w:rPr>
            <w:spacing w:val="-4"/>
            <w:rtl/>
          </w:rPr>
          <w:delText xml:space="preserve">א"א</w:delText>
        </w:r>
      </w:del>
      <w:r w:rsidRPr="004640F6">
        <w:rPr>
          <w:spacing w:val="-4"/>
          <w:rtl/>
        </w:rPr>
        <w:t xml:space="preserve"> להוכיח מהמשנה </w:t>
      </w:r>
      <w:ins w:id="106131" w:author="קלוד" w:date="2026-10-11T13:11:34Z">
        <w:r>
          <w:rPr>
            <w:spacing w:val="-4"/>
            <w:rtl/>
          </w:rPr>
          <w:t xml:space="preserve">ש'כבה' </w:t>
        </w:r>
        <w:r>
          <w:rPr>
            <w:rStyle w:val="afffffe"/>
            <w:spacing w:val="-4"/>
            <w:rtl/>
          </w:rPr>
          <w:t xml:space="preserve">דווקא</w:t>
        </w:r>
      </w:ins>
      <w:del w:id="106132" w:author="קלוד" w:date="2026-10-11T13:11:34Z">
        <w:r w:rsidRPr="004640F6">
          <w:rPr>
            <w:spacing w:val="-4"/>
            <w:rtl/>
          </w:rPr>
          <w:delText xml:space="preserve">דכבה</w:delText>
        </w:r>
      </w:del>
      <w:r w:rsidRPr="004640F6">
        <w:rPr>
          <w:spacing w:val="-4"/>
          <w:rtl/>
        </w:rPr>
        <w:t xml:space="preserve"> אסור, הא זה </w:t>
      </w:r>
      <w:ins w:id="106129" w:author="קלוד" w:date="2026-10-11T13:11:34Z">
        <w:r>
          <w:rPr>
            <w:spacing w:val="-4"/>
            <w:rtl/>
          </w:rPr>
          <w:t xml:space="preserve">מותר,</w:t>
        </w:r>
      </w:ins>
      <w:del w:id="106130" w:author="קלוד" w:date="2026-10-11T13:11:34Z">
        <w:r w:rsidRPr="004640F6">
          <w:rPr>
            <w:spacing w:val="-4"/>
            <w:rtl/>
          </w:rPr>
          <w:delText xml:space="preserve">מותר.</w:delText>
        </w:r>
      </w:del>
      <w:r w:rsidRPr="004640F6">
        <w:rPr>
          <w:spacing w:val="-4"/>
          <w:rtl/>
        </w:rPr>
        <w:t xml:space="preserve"> </w:t>
      </w:r>
      <w:ins w:id="106127" w:author="קלוד" w:date="2026-10-11T13:11:34Z">
        <w:r>
          <w:rPr>
            <w:spacing w:val="-4"/>
            <w:rtl/>
          </w:rPr>
          <w:t xml:space="preserve">שאדרבה -</w:t>
        </w:r>
      </w:ins>
      <w:del w:id="106128" w:author="קלוד" w:date="2026-10-11T13:11:34Z">
        <w:r w:rsidRPr="004640F6">
          <w:rPr>
            <w:spacing w:val="-4"/>
            <w:rtl/>
          </w:rPr>
          <w:delText xml:space="preserve">דאדרבה</w:delText>
        </w:r>
      </w:del>
      <w:r w:rsidRPr="004640F6">
        <w:rPr>
          <w:spacing w:val="-4"/>
          <w:rtl/>
        </w:rPr>
        <w:t xml:space="preserve"> מסיפא </w:t>
      </w:r>
      <w:ins w:id="106125" w:author="קלוד" w:date="2026-10-11T13:11:34Z">
        <w:r>
          <w:rPr>
            <w:spacing w:val="-4"/>
            <w:rtl/>
          </w:rPr>
          <w:t xml:space="preserve">'אל</w:t>
        </w:r>
      </w:ins>
      <w:del w:id="106126" w:author="קלוד" w:date="2026-10-11T13:11:34Z">
        <w:r w:rsidRPr="004640F6">
          <w:rPr>
            <w:spacing w:val="-4"/>
            <w:rtl/>
          </w:rPr>
          <w:delText xml:space="preserve">דאל</w:delText>
        </w:r>
      </w:del>
      <w:r w:rsidRPr="004640F6">
        <w:rPr>
          <w:spacing w:val="-4"/>
          <w:rtl/>
        </w:rPr>
        <w:t xml:space="preserve"> </w:t>
      </w:r>
      <w:ins w:id="106123" w:author="קלוד" w:date="2026-10-11T13:11:34Z">
        <w:r>
          <w:rPr>
            <w:spacing w:val="-4"/>
            <w:rtl/>
          </w:rPr>
          <w:t xml:space="preserve">תכבה'</w:t>
        </w:r>
      </w:ins>
      <w:del w:id="106124" w:author="קלוד" w:date="2026-10-11T13:11:34Z">
        <w:r w:rsidRPr="004640F6">
          <w:rPr>
            <w:spacing w:val="-4"/>
            <w:rtl/>
          </w:rPr>
          <w:delText xml:space="preserve">תכבה</w:delText>
        </w:r>
      </w:del>
      <w:r w:rsidRPr="004640F6">
        <w:rPr>
          <w:spacing w:val="-4"/>
          <w:rtl/>
        </w:rPr>
        <w:t xml:space="preserve"> משמע </w:t>
      </w:r>
      <w:ins w:id="106121" w:author="קלוד" w:date="2026-10-11T13:11:34Z">
        <w:r>
          <w:rPr>
            <w:spacing w:val="-4"/>
            <w:rtl/>
          </w:rPr>
          <w:t xml:space="preserve">שגם</w:t>
        </w:r>
      </w:ins>
      <w:del w:id="106122" w:author="קלוד" w:date="2026-10-11T13:11:34Z">
        <w:r w:rsidRPr="004640F6">
          <w:rPr>
            <w:spacing w:val="-4"/>
            <w:rtl/>
          </w:rPr>
          <w:delText xml:space="preserve">דגם</w:delText>
        </w:r>
      </w:del>
      <w:r w:rsidRPr="004640F6">
        <w:rPr>
          <w:spacing w:val="-4"/>
          <w:rtl/>
        </w:rPr>
        <w:t xml:space="preserve"> זה אסור.</w:t>
      </w:r>
    </w:p>
    <w:p w:rsidR="00E9703F" w:rsidRPr="006F178A" w:rsidRDefault="00E9703F" w:rsidP="00E9703F">
      <w:pPr>
        <w:rPr>
          <w:rtl/>
        </w:rPr>
      </w:pPr>
      <w:r w:rsidRPr="006F178A">
        <w:rPr>
          <w:rtl/>
        </w:rPr>
        <w:t xml:space="preserve">• מעשה ונפלה דליקה בחצירו של יוסף בן סימאי בשיחין, ובאו אנשי </w:t>
      </w:r>
      <w:ins w:id="106137" w:author="קלוד" w:date="2026-10-11T13:11:34Z">
        <w:r>
          <w:rPr>
            <w:rtl/>
          </w:rPr>
          <w:t xml:space="preserve">המבצר</w:t>
        </w:r>
      </w:ins>
      <w:del w:id="106138" w:author="קלוד" w:date="2026-10-11T13:11:34Z">
        <w:r w:rsidRPr="006F178A">
          <w:rPr>
            <w:rtl/>
          </w:rPr>
          <w:delText xml:space="preserve">גיסטרא</w:delText>
        </w:r>
      </w:del>
      <w:r w:rsidRPr="006F178A">
        <w:rPr>
          <w:rtl/>
        </w:rPr>
        <w:t xml:space="preserve"> של ציפורי לכבות, מפני שאפוטרופוס של מלך היה. ולא הניחן מפני כבוד השבת, ונעשה לו נס וירדו גשמים וכיבו. לערב שיגר לכל אחד מהן שתי סלעין, </w:t>
      </w:r>
      <w:ins w:id="106135" w:author="קלוד" w:date="2026-10-11T13:11:34Z">
        <w:r>
          <w:rPr>
            <w:rtl/>
          </w:rPr>
          <w:t xml:space="preserve">ולמפקד</w:t>
        </w:r>
      </w:ins>
      <w:del w:id="106136" w:author="קלוד" w:date="2026-10-11T13:11:34Z">
        <w:r w:rsidRPr="006F178A">
          <w:rPr>
            <w:rtl/>
          </w:rPr>
          <w:delText xml:space="preserve">ולאפרכוס</w:delText>
        </w:r>
      </w:del>
      <w:r w:rsidRPr="006F178A">
        <w:rPr>
          <w:rtl/>
        </w:rPr>
        <w:t xml:space="preserve"> שבהן חמשים.</w:t>
      </w:r>
    </w:p>
    <w:p w:rsidR="00E9703F" w:rsidRPr="006F178A" w:rsidRDefault="00E9703F" w:rsidP="00E9703F">
      <w:pPr>
        <w:rPr>
          <w:rtl/>
        </w:rPr>
      </w:pPr>
      <w:r w:rsidRPr="006F178A">
        <w:rPr>
          <w:rtl/>
        </w:rPr>
        <w:t xml:space="preserve">וכששמעו חכמים בדבר אמרו: </w:t>
      </w:r>
      <w:r w:rsidRPr="006F178A">
        <w:rPr>
          <w:rtl/>
        </w:rPr>
        <w:t xml:space="preserve">לא</w:t>
      </w:r>
      <w:r w:rsidRPr="006F178A">
        <w:rPr>
          <w:rtl/>
        </w:rPr>
        <w:t xml:space="preserve"> היה צריך לכך, שהרי שנינו: נכרי שבא לכבות אין אומרים לו כבה ואל תכבה.</w:t>
      </w:r>
    </w:p>
    <w:p w:rsidR="00E9703F" w:rsidRPr="006F178A" w:rsidRDefault="00E9703F" w:rsidP="00E9703F">
      <w:pPr>
        <w:rPr>
          <w:rtl/>
        </w:rPr>
      </w:pPr>
      <w:r w:rsidRPr="006F178A">
        <w:rPr>
          <w:rFonts w:ascii="Fb Fontext" w:hAnsi="Fb Fontext"/>
          <w:rtl/>
        </w:rPr>
        <w:t>• בעושה לדעת אביו קטן אוכל נבלות - בית דין מצווין עליו להפרישו.</w:t>
      </w:r>
    </w:p>
    <w:p w:rsidR="00E9703F" w:rsidRDefault="00E9703F" w:rsidP="00E9703F">
      <w:pPr>
        <w:rPr>
          <w:rtl/>
        </w:rPr>
      </w:pPr>
      <w:r w:rsidRPr="006F178A">
        <w:rPr>
          <w:rtl/>
        </w:rPr>
        <w:t xml:space="preserve">ובנכרי </w:t>
      </w:r>
      <w:r w:rsidRPr="006F178A">
        <w:rPr>
          <w:rtl/>
        </w:rPr>
        <w:t xml:space="preserve">לא</w:t>
      </w:r>
      <w:r w:rsidRPr="006F178A">
        <w:rPr>
          <w:rtl/>
        </w:rPr>
        <w:t xml:space="preserve"> </w:t>
      </w:r>
      <w:ins w:id="106153" w:author="קלוד" w:date="2026-10-11T13:11:34Z">
        <w:r>
          <w:rPr>
            <w:rtl/>
          </w:rPr>
          <w:t xml:space="preserve">אמרינן</w:t>
        </w:r>
      </w:ins>
      <w:del w:id="106154" w:author="קלוד" w:date="2026-10-11T13:11:34Z">
        <w:r>
          <w:rPr>
            <w:rtl/>
          </w:rPr>
          <w:delText xml:space="preserve">אמרי'</w:delText>
        </w:r>
      </w:del>
      <w:r w:rsidRPr="006F178A">
        <w:rPr>
          <w:rtl/>
        </w:rPr>
        <w:t xml:space="preserve"> </w:t>
      </w:r>
      <w:ins w:id="95267" w:author="מנוע מכני" w:date="2026-10-11T12:04:39Z">
        <w:ins w:id="106151" w:author="קלוד" w:date="2026-10-11T13:11:34Z">
          <w:r>
            <w:rPr>
              <w:rtl/>
            </w:rPr>
            <w:t xml:space="preserve">שלדעת</w:t>
          </w:r>
        </w:ins>
        <w:del w:id="106152" w:author="קלוד" w:date="2026-10-11T13:11:34Z">
          <w:r>
            <w:rPr>
              <w:rtl/>
            </w:rPr>
            <w:delText xml:space="preserve">דלדעתו</w:delText>
          </w:r>
        </w:del>
      </w:ins>
      <w:del w:id="95268" w:author="מנוע מכני" w:date="2026-10-11T12:04:39Z">
        <w:r w:rsidRPr="006F178A">
          <w:rPr>
            <w:rtl/>
          </w:rPr>
          <w:delText xml:space="preserve">דלדעתיה</w:delText>
        </w:r>
      </w:del>
      <w:r w:rsidRPr="006F178A">
        <w:rPr>
          <w:rtl/>
        </w:rPr>
        <w:t xml:space="preserve"> </w:t>
      </w:r>
      <w:ins w:id="106149" w:author="קלוד" w:date="2026-10-11T13:11:34Z">
        <w:r>
          <w:rPr>
            <w:rtl/>
          </w:rPr>
          <w:t xml:space="preserve">ישראל</w:t>
        </w:r>
      </w:ins>
      <w:del w:id="106150" w:author="קלוד" w:date="2026-10-11T13:11:34Z">
        <w:r w:rsidRPr="006F178A">
          <w:rPr>
            <w:rtl/>
          </w:rPr>
          <w:delText xml:space="preserve">דישראל</w:delText>
        </w:r>
      </w:del>
      <w:r w:rsidRPr="006F178A">
        <w:rPr>
          <w:rtl/>
        </w:rPr>
        <w:t xml:space="preserve"> </w:t>
      </w:r>
      <w:ins w:id="106147" w:author="קלוד" w:date="2026-10-11T13:11:34Z">
        <w:r>
          <w:rPr>
            <w:rtl/>
          </w:rPr>
          <w:t xml:space="preserve">עושה,</w:t>
        </w:r>
      </w:ins>
      <w:del w:id="106148" w:author="קלוד" w:date="2026-10-11T13:11:34Z">
        <w:r w:rsidRPr="006F178A">
          <w:rPr>
            <w:rtl/>
          </w:rPr>
          <w:delText xml:space="preserve">עושה</w:delText>
        </w:r>
      </w:del>
      <w:r w:rsidRPr="006F178A">
        <w:rPr>
          <w:rtl/>
        </w:rPr>
        <w:t xml:space="preserve"> </w:t>
      </w:r>
      <w:ins w:id="95269" w:author="מנוע מכני" w:date="2026-10-11T12:04:39Z">
        <w:ins w:id="106145" w:author="קלוד" w:date="2026-10-11T13:11:34Z">
          <w:r>
            <w:rPr>
              <w:rStyle w:val="afffffe"/>
              <w:rtl/>
            </w:rPr>
            <w:t xml:space="preserve">אלא</w:t>
          </w:r>
        </w:ins>
        <w:del w:id="106146" w:author="קלוד" w:date="2026-10-11T13:11:34Z">
          <w:r>
            <w:rPr>
              <w:rtl/>
            </w:rPr>
            <w:delText xml:space="preserve">דלדעתו</w:delText>
          </w:r>
        </w:del>
      </w:ins>
      <w:del w:id="95270" w:author="מנוע מכני" w:date="2026-10-11T12:04:39Z">
        <w:r w:rsidRPr="006F178A">
          <w:rPr>
            <w:rtl/>
          </w:rPr>
          <w:delText xml:space="preserve">דלדעתיה</w:delText>
        </w:r>
      </w:del>
      <w:r w:rsidRPr="006F178A">
        <w:rPr>
          <w:rtl/>
        </w:rPr>
        <w:t xml:space="preserve"> </w:t>
      </w:r>
      <w:ins w:id="106143" w:author="קלוד" w:date="2026-10-11T13:11:34Z">
        <w:r>
          <w:rPr>
            <w:rtl/>
          </w:rPr>
          <w:t xml:space="preserve">לדעת</w:t>
        </w:r>
      </w:ins>
      <w:del w:id="106144" w:author="קלוד" w:date="2026-10-11T13:11:34Z">
        <w:r w:rsidRPr="006F178A">
          <w:rPr>
            <w:rtl/>
          </w:rPr>
          <w:delText xml:space="preserve">דנפשיה</w:delText>
        </w:r>
      </w:del>
      <w:r w:rsidRPr="006F178A">
        <w:rPr>
          <w:rtl/>
        </w:rPr>
        <w:t xml:space="preserve"> </w:t>
      </w:r>
      <w:ins w:id="95591" w:author="מנוע מכני" w:date="2026-10-11T12:04:39Z">
        <w:ins w:id="106141" w:author="קלוד" w:date="2026-10-11T13:11:34Z">
          <w:r>
            <w:rPr>
              <w:rtl/>
            </w:rPr>
            <w:t xml:space="preserve">עצמו</w:t>
          </w:r>
        </w:ins>
        <w:del w:id="106142" w:author="קלוד" w:date="2026-10-11T13:11:34Z">
          <w:r>
            <w:rPr>
              <w:rtl/>
            </w:rPr>
            <w:delText xml:space="preserve">עשה</w:delText>
          </w:r>
          <w:r w:rsidRPr="006F178A">
            <w:rPr>
              <w:rtl/>
            </w:rPr>
            <w:delText xml:space="preserve">.</w:delText>
          </w:r>
        </w:del>
      </w:ins>
      <w:del w:id="95592" w:author="מנוע מכני" w:date="2026-10-11T12:04:39Z">
        <w:r w:rsidRPr="006F178A">
          <w:rPr>
            <w:rtl/>
          </w:rPr>
          <w:delText xml:space="preserve">עביד</w:delText>
        </w:r>
      </w:del>
      <w:r w:rsidRPr="006F178A">
        <w:rPr>
          <w:rtl/>
        </w:rPr>
        <w:t xml:space="preserve"> </w:t>
      </w:r>
      <w:ins w:id="106139" w:author="קלוד" w:date="2026-10-11T13:11:34Z">
        <w:r>
          <w:rPr>
            <w:rtl/>
          </w:rPr>
          <w:t xml:space="preserve">עושה. [שיודע</w:t>
        </w:r>
      </w:ins>
      <w:del w:id="106140" w:author="קלוד" w:date="2026-10-11T13:11:34Z">
        <w:r w:rsidRPr="006F178A">
          <w:rPr>
            <w:rtl/>
          </w:rPr>
          <w:delText xml:space="preserve">[דיודע</w:delText>
        </w:r>
      </w:del>
      <w:r w:rsidRPr="006F178A">
        <w:rPr>
          <w:rtl/>
        </w:rPr>
        <w:t xml:space="preserve"> שלא יפסיד]</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קכא.</w:t>
      </w:r>
    </w:p>
    <w:p>
      <w:pPr>
        <w:pStyle w:val="MishnaBatzad"/>
        <w:rPr>
          <w:ins w:id="20601" w:author="קלוד" w:date="2026-10-11T09:07:15Z"/>
        </w:rPr>
      </w:pPr>
      <w:ins w:id="20600" w:author="קלוד" w:date="2026-10-11T09:07:15Z">
        <w:r>
          <w:t xml:space="preserve">משנה ז</w:t>
        </w:r>
      </w:ins>
    </w:p>
    <w:p w:rsidR="00E9703F" w:rsidRPr="009757B9" w:rsidRDefault="00E9703F" w:rsidP="00E9703F">
      <w:pPr>
        <w:pStyle w:val="afff9"/>
        <w:rPr>
          <w:del w:id="20326" w:author="קלוד" w:date="2026-10-11T09:07:15Z"/>
          <w:b/>
          <w:rtl/>
        </w:rPr>
      </w:pPr>
      <w:del w:id="20324" w:author="קלוד" w:date="2026-10-11T09:07:15Z">
        <w:r w:rsidRPr="009757B9">
          <w:rPr>
            <w:rFonts w:hint="cs"/>
            <w:b/>
            <w:sz w:val="20"/>
            <w:rtl/>
          </w:rPr>
          <w:delText xml:space="preserve"> </w:delText>
        </w:r>
      </w:del>
      <w:del w:id="20325" w:author="קלוד" w:date="2026-10-11T09:07:15Z">
        <w:r w:rsidRPr="009757B9">
          <w:rPr>
            <w:b/>
            <w:sz w:val="20"/>
            <w:rtl/>
          </w:rPr>
          <w:delText xml:space="preserve">משנה.</w:delText>
        </w:r>
      </w:del>
    </w:p>
    <w:p w:rsidR="00E9703F" w:rsidRPr="00B20210" w:rsidRDefault="00E9703F" w:rsidP="00E9703F">
      <w:pPr>
        <w:pStyle w:val="afff9"/>
        <w:spacing w:before="120"/>
        <w:rPr>
          <w:spacing w:val="6"/>
          <w:rtl/>
        </w:rPr>
        <w:pPrChange w:id="90090" w:author="קלוד" w:date="2026-10-11T12:09:42Z">
          <w:pPr>
            <w:pStyle w:val="afff9"/>
          </w:pPr>
        </w:pPrChange>
      </w:pPr>
      <w:r w:rsidRPr="00B20210">
        <w:rPr>
          <w:spacing w:val="6"/>
          <w:rtl/>
        </w:rPr>
        <w:t xml:space="preserve">כופין קערה ע"ג הנר בשביל שלא תאחוז בקורה, </w:t>
      </w:r>
      <w:r w:rsidRPr="006F178A">
        <w:rPr>
          <w:rFonts w:ascii="David" w:hAnsi="David" w:cs="David"/>
          <w:rtl/>
        </w:rPr>
        <w:t xml:space="preserve">[ולא יכבה] </w:t>
      </w:r>
      <w:r>
        <w:rPr>
          <w:spacing w:val="6"/>
          <w:rtl/>
        </w:rPr>
        <w:t xml:space="preserve">ועל צואה של קטן, ועל עקרב שלא תישך. </w:t>
      </w:r>
      <w:r>
        <w:rPr>
          <w:rStyle w:val="TanaimMishna"/>
          <w:spacing w:val="6"/>
          <w:rtl/>
          <w:rPrChange w:id="100501" w:author="Claude" w:date="2026-10-11T09:08:03Z">
            <w:rPr>
              <w:spacing w:val="6"/>
              <w:rtl/>
            </w:rPr>
          </w:rPrChange>
        </w:rPr>
        <w:t xml:space="preserve">ר"י</w:t>
      </w:r>
      <w:r>
        <w:rPr>
          <w:spacing w:val="6"/>
          <w:rtl/>
        </w:rPr>
        <w:t xml:space="preserve"> מעשה בא לפני ריב"ז בערב, ואמר: חוששני לו מחטאת.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23" w:author="קלוד" w:date="2026-10-11T12:33:55Z"/>
        </w:rPr>
      </w:pPr>
      <w:ins w:id="90324" w:author="קלוד" w:date="2026-10-11T12:33:55Z">
        <w:r>
          <w:rPr>
            <w:color w:val="7B3F00"/>
          </w:rPr>
          <w:t xml:space="preserve">כפיית כלי על צואת קטן - צואת תרנגולין באשפה שבחצר</w:t>
        </w:r>
      </w:ins>
    </w:p>
    <w:p w:rsidR="00E9703F" w:rsidRPr="006F178A" w:rsidRDefault="00E9703F" w:rsidP="00E9703F">
      <w:pPr>
        <w:rPr>
          <w:rtl/>
        </w:rPr>
      </w:pPr>
      <w:r w:rsidRPr="006F178A">
        <w:rPr>
          <w:rFonts w:ascii="Fb Fontext" w:hAnsi="Fb Fontext"/>
          <w:rtl/>
        </w:rPr>
        <w:t xml:space="preserve">• </w:t>
      </w:r>
      <w:r w:rsidRPr="006F178A">
        <w:rPr>
          <w:rStyle w:val="afffe"/>
          <w:rFonts w:ascii="Fb Fontext" w:hAnsi="Fb Fontext" w:hint="cs"/>
          <w:rtl/>
        </w:rPr>
        <w:t>צואה של קט</w:t>
      </w:r>
      <w:r w:rsidRPr="006F178A">
        <w:rPr>
          <w:rFonts w:ascii="Fb Fontext" w:hAnsi="Fb Fontext" w:hint="cs"/>
          <w:rtl/>
        </w:rPr>
        <w:t xml:space="preserve">ן </w:t>
      </w:r>
      <w:r w:rsidRPr="006F178A">
        <w:rPr>
          <w:rFonts w:ascii="Fb Fontext" w:hAnsi="Fb Fontext"/>
          <w:rtl/>
        </w:rPr>
        <w:t>צואת תרנגולין ובאשפה שבחצר.</w:t>
      </w:r>
    </w:p>
    <w:p w:rsidR="00E9703F" w:rsidRDefault="00E9703F" w:rsidP="00E9703F">
      <w:pPr>
        <w:rPr>
          <w:rtl/>
        </w:rPr>
      </w:pPr>
      <w:r w:rsidRPr="006061D7">
        <w:rPr>
          <w:rtl/>
        </w:rPr>
        <w:t>צואת תרנגולין [ולא צואת תינוק דראויה לכלבים] באשפה [דאל"ה תיפו"ל ד</w:t>
      </w:r>
      <w:r>
        <w:rPr>
          <w:rtl/>
        </w:rPr>
        <w:t>אפי'</w:t>
      </w:r>
      <w:r w:rsidRPr="006061D7">
        <w:rPr>
          <w:rtl/>
        </w:rPr>
        <w:t xml:space="preserve"> היא עצמה מותרת בטלטול כההוא מעשה דעכבר </w:t>
      </w:r>
      <w:r w:rsidRPr="006061D7">
        <w:rPr>
          <w:rStyle w:val="2fb"/>
          <w:rtl/>
        </w:rPr>
        <w:t xml:space="preserve">דרב אשי</w:t>
      </w:r>
      <w:r w:rsidRPr="006061D7">
        <w:rPr>
          <w:rtl/>
        </w:rPr>
        <w:t xml:space="preserve"> שהורה להוציאו בזנבו] שבחצר [ולא </w:t>
      </w:r>
      <w:r w:rsidRPr="006061D7">
        <w:rPr>
          <w:rtl/>
        </w:rPr>
        <w:t xml:space="preserve">ברה"ר</w:t>
      </w:r>
      <w:r w:rsidRPr="006061D7">
        <w:rPr>
          <w:rtl/>
        </w:rPr>
        <w:t xml:space="preserve"> דאין צורך להזיזה]</w:t>
      </w:r>
    </w:p>
    <w:p w:rsidR="00E9703F" w:rsidRPr="006F178A" w:rsidRDefault="00E9703F" w:rsidP="00E9703F">
      <w:pPr>
        <w:rPr>
          <w:rtl/>
        </w:rPr>
      </w:pPr>
      <w:r w:rsidRPr="006F178A">
        <w:rPr>
          <w:rFonts w:ascii="Fb Fontext" w:hAnsi="Fb Fontext"/>
          <w:rtl/>
        </w:rPr>
        <w:t xml:space="preserve">• כל דבר </w:t>
      </w:r>
      <w:r w:rsidRPr="006F178A">
        <w:rPr>
          <w:rFonts w:ascii="Fb Fontext" w:hAnsi="Fb Fontext" w:hint="cs"/>
          <w:rtl/>
        </w:rPr>
        <w:t>ש</w:t>
      </w:r>
      <w:r w:rsidRPr="006F178A">
        <w:rPr>
          <w:rFonts w:ascii="Fb Fontext" w:hAnsi="Fb Fontext"/>
          <w:rtl/>
        </w:rPr>
        <w:t>הוא כרגלי כל אדם אינו מוקצה וכנהרות המושכין ומעיינות הנובעין שהן כרגלי כל אדם.</w:t>
      </w:r>
    </w:p>
    <w:p>
      <w:pPr>
        <w:pStyle w:val="afffff8"/>
        <w:rPr>
          <w:ins w:id="90321" w:author="קלוד" w:date="2026-10-11T12:33:55Z"/>
        </w:rPr>
      </w:pPr>
      <w:ins w:id="90322" w:author="קלוד" w:date="2026-10-11T12:33:55Z">
        <w:r>
          <w:rPr>
            <w:color w:val="7B3F00"/>
          </w:rPr>
          <w:t xml:space="preserve">הריגת מזיקין בשבת - חמשה נהרגין</w:t>
        </w:r>
      </w:ins>
    </w:p>
    <w:p>
      <w:pPr>
        <w:pStyle w:val="38"/>
        <w:rPr>
          <w:ins w:id="98616" w:author="מנוע מכני" w:date="2026-10-11T12:04:39Z"/>
        </w:rPr>
      </w:pPr>
      <w:del w:id="98615" w:author="מנוע מכני" w:date="2026-10-11T12:04:39Z">
        <w:r w:rsidRPr="006F178A">
          <w:delText xml:space="preserve">•</w:delText>
        </w:r>
      </w:del>
      <w:r w:rsidRPr="006F178A">
        <w:t xml:space="preserve"> </w:t>
      </w:r>
      <w:r w:rsidRPr="006F178A">
        <w:t xml:space="preserve">הך</w:t>
      </w:r>
    </w:p>
    <w:p w:rsidR="00E9703F" w:rsidRPr="006F178A" w:rsidRDefault="00E9703F" w:rsidP="00E9703F">
      <w:pPr>
        <w:rPr>
          <w:rtl/>
        </w:rPr>
      </w:pPr>
      <w:del w:id="98617" w:author="מנוע מכני" w:date="2026-10-11T12:04:39Z">
        <w:r w:rsidRPr="006F178A">
          <w:rPr>
            <w:rFonts w:hint="cs"/>
            <w:rtl/>
          </w:rPr>
          <w:delText xml:space="preserve"> </w:delText>
        </w:r>
      </w:del>
      <w:r w:rsidRPr="006F178A">
        <w:rPr>
          <w:rFonts w:hint="cs"/>
          <w:rtl/>
        </w:rPr>
        <w:t xml:space="preserve">דכל המזיקין נהרגין בשבת </w:t>
      </w:r>
      <w:ins w:id="106155" w:author="קלוד" w:date="2026-10-11T13:11:34Z">
        <w:r>
          <w:rPr>
            <w:rtl/>
          </w:rPr>
          <w:t xml:space="preserve">כשרצים</w:t>
        </w:r>
      </w:ins>
      <w:del w:id="106156" w:author="קלוד" w:date="2026-10-11T13:11:34Z">
        <w:r w:rsidRPr="006F178A">
          <w:rPr>
            <w:rtl/>
          </w:rPr>
          <w:delText xml:space="preserve">ברצו</w:delText>
        </w:r>
      </w:del>
      <w:r w:rsidRPr="006F178A">
        <w:rPr>
          <w:rtl/>
        </w:rPr>
        <w:t xml:space="preserve"> אחריו.</w:t>
      </w:r>
    </w:p>
    <w:p w:rsidR="00E9703F" w:rsidRPr="006F178A" w:rsidRDefault="00E9703F" w:rsidP="00E9703F">
      <w:pPr>
        <w:rPr>
          <w:rtl/>
        </w:rPr>
      </w:pPr>
      <w:r w:rsidRPr="006F178A">
        <w:rPr>
          <w:rFonts w:ascii="Fb Fontext" w:hAnsi="Fb Fontext"/>
          <w:sz w:val="20"/>
          <w:rtl/>
        </w:rPr>
        <w:t>והא דחמשה נהרגין בשבת</w:t>
      </w:r>
      <w:r w:rsidRPr="006F178A">
        <w:rPr>
          <w:rStyle w:val="afffe"/>
          <w:rFonts w:ascii="Fb Fontext" w:hAnsi="Fb Fontext" w:hint="cs"/>
          <w:sz w:val="20"/>
          <w:rtl/>
        </w:rPr>
        <w:t>-</w:t>
      </w:r>
      <w:r w:rsidRPr="006F178A">
        <w:rPr>
          <w:rFonts w:ascii="Fb Fontext" w:hAnsi="Fb Fontext"/>
          <w:sz w:val="20"/>
          <w:rtl/>
        </w:rPr>
        <w:t xml:space="preserve"> זבוב שבארץ מצרים, וצירעה שבנינוה, ועקרב שבחדייב, ונחש שבארץ ישראל, וכלב שוטה בכל מקום. מיירי </w:t>
      </w:r>
      <w:r w:rsidRPr="006F178A">
        <w:rPr>
          <w:rStyle w:val="2fb"/>
          <w:rFonts w:ascii="Fb Fontext" w:hAnsi="Fb Fontext"/>
          <w:sz w:val="20"/>
          <w:rtl/>
        </w:rPr>
        <w:t xml:space="preserve">כר"ש</w:t>
      </w:r>
      <w:r w:rsidRPr="006F178A">
        <w:rPr>
          <w:rFonts w:ascii="Fb Fontext" w:hAnsi="Fb Fontext"/>
          <w:sz w:val="20"/>
          <w:rtl/>
        </w:rPr>
        <w:t xml:space="preserve"> דמלשאצל"ג מותר.</w:t>
      </w:r>
    </w:p>
    <w:p w:rsidR="00E9703F" w:rsidRPr="006F178A" w:rsidRDefault="00E9703F" w:rsidP="00E9703F">
      <w:pPr>
        <w:rPr>
          <w:rtl/>
        </w:rPr>
      </w:pPr>
      <w:r w:rsidRPr="006F178A">
        <w:rPr>
          <w:rFonts w:ascii="Fb Fontext" w:hAnsi="Fb Fontext"/>
          <w:rtl/>
        </w:rPr>
        <w:t xml:space="preserve">• </w:t>
      </w:r>
      <w:ins w:id="91699" w:author="מנוע מכני" w:date="2026-10-11T12:04:39Z">
        <w:r>
          <w:rPr>
            <w:rFonts w:ascii="Fb Fontext" w:hAnsi="Fb Fontext" w:hint="cs"/>
            <w:rtl/>
          </w:rPr>
          <w:t xml:space="preserve">חלקו</w:t>
        </w:r>
      </w:ins>
      <w:del w:id="91700" w:author="מנוע מכני" w:date="2026-10-11T12:04:39Z">
        <w:r w:rsidRPr="006F178A">
          <w:rPr>
            <w:rFonts w:ascii="Fb Fontext" w:hAnsi="Fb Fontext" w:hint="cs"/>
            <w:rtl/>
          </w:rPr>
          <w:delText xml:space="preserve">פליגי</w:delText>
        </w:r>
      </w:del>
      <w:r w:rsidRPr="006F178A">
        <w:rPr>
          <w:rFonts w:ascii="Fb Fontext" w:hAnsi="Fb Fontext" w:hint="cs"/>
          <w:rtl/>
        </w:rPr>
        <w:t xml:space="preserve"> </w:t>
      </w:r>
      <w:r w:rsidRPr="006F178A">
        <w:rPr>
          <w:rFonts w:ascii="Fb Fontext" w:hAnsi="Fb Fontext"/>
          <w:rtl/>
        </w:rPr>
        <w:t>אם יבואו להזיק אחרים או שלא יעזור מה שהורג עכשיו.</w:t>
      </w:r>
    </w:p>
    <w:p>
      <w:pPr>
        <w:pStyle w:val="38"/>
        <w:rPr>
          <w:ins w:id="98618" w:author="מנוע מכני" w:date="2026-10-11T12:04:39Z"/>
        </w:rPr>
      </w:pPr>
      <w:r w:rsidRPr="006F178A">
        <w:t xml:space="preserve">תני תנא </w:t>
      </w:r>
      <w:r w:rsidR="00844CDB">
        <w:t>לפני</w:t>
      </w:r>
      <w:r w:rsidRPr="006F178A">
        <w:t xml:space="preserve"> דר</w:t>
      </w:r>
      <w:r w:rsidRPr="006F178A">
        <w:t>בר</w:t>
      </w:r>
      <w:r w:rsidRPr="006F178A">
        <w:t>"</w:t>
      </w:r>
      <w:r w:rsidRPr="006F178A">
        <w:t>ה</w:t>
      </w:r>
      <w:r w:rsidRPr="006F178A">
        <w:t xml:space="preserve">:</w:t>
      </w:r>
    </w:p>
    <w:p w:rsidR="00E9703F" w:rsidRPr="006F178A" w:rsidRDefault="00E9703F" w:rsidP="00E9703F">
      <w:pPr>
        <w:rPr>
          <w:rtl/>
        </w:rPr>
      </w:pPr>
      <w:del w:id="98619" w:author="מנוע מכני" w:date="2026-10-11T12:04:39Z">
        <w:r w:rsidRPr="006F178A">
          <w:rPr>
            <w:rtl/>
          </w:rPr>
          <w:delText xml:space="preserve"> </w:delText>
        </w:r>
      </w:del>
      <w:r w:rsidRPr="006F178A">
        <w:rPr>
          <w:rtl/>
        </w:rPr>
        <w:t xml:space="preserve">ההורג נחשים ועקרבים בשבת אין רוח חסידים נוחה הימנו.</w:t>
      </w:r>
    </w:p>
    <w:p w:rsidR="00E9703F" w:rsidRPr="009757B9" w:rsidRDefault="00E9703F" w:rsidP="00E9703F">
      <w:pPr>
        <w:rPr>
          <w:rFonts w:cs="Guttman Vilna"/>
          <w:b/>
          <w:bCs/>
          <w:rtl/>
        </w:rPr>
      </w:pPr>
      <w:r w:rsidRPr="006F178A">
        <w:rPr>
          <w:rtl/>
        </w:rPr>
        <w:t xml:space="preserve">א"ל</w:t>
      </w:r>
      <w:r w:rsidRPr="006F178A">
        <w:rPr>
          <w:rtl/>
        </w:rPr>
        <w:t xml:space="preserve"> ואותן חסידים - אין רוח חכמים נוחה מהם. [שסוף יזיקו אחרים.</w:t>
      </w:r>
    </w:p>
    <w:p w:rsidR="00E9703F" w:rsidRPr="004640F6" w:rsidRDefault="00E9703F" w:rsidP="00E9703F">
      <w:pPr>
        <w:rPr>
          <w:spacing w:val="-4"/>
          <w:rtl/>
        </w:rPr>
      </w:pPr>
      <w:r w:rsidRPr="004640F6">
        <w:rPr>
          <w:spacing w:val="-4"/>
          <w:rtl/>
        </w:rPr>
        <w:t xml:space="preserve">ופליגא </w:t>
      </w:r>
      <w:ins w:id="106169" w:author="קלוד" w:date="2026-10-11T13:11:34Z">
        <w:r>
          <w:rPr>
            <w:rStyle w:val="2fb"/>
            <w:spacing w:val="-4"/>
            <w:rtl/>
          </w:rPr>
          <w:t xml:space="preserve">דר"ה,</w:t>
        </w:r>
      </w:ins>
      <w:del w:id="106170" w:author="קלוד" w:date="2026-10-11T13:11:34Z">
        <w:r w:rsidRPr="004640F6">
          <w:rPr>
            <w:rStyle w:val="2fb"/>
            <w:spacing w:val="-4"/>
            <w:rtl/>
          </w:rPr>
          <w:delText xml:space="preserve">דר"ה</w:delText>
        </w:r>
      </w:del>
      <w:r w:rsidRPr="004640F6">
        <w:rPr>
          <w:spacing w:val="-4"/>
          <w:rtl/>
        </w:rPr>
        <w:t xml:space="preserve"> </w:t>
      </w:r>
      <w:ins w:id="106167" w:author="קלוד" w:date="2026-10-11T13:11:34Z">
        <w:r>
          <w:rPr>
            <w:spacing w:val="-4"/>
            <w:rtl/>
          </w:rPr>
          <w:t xml:space="preserve">שראה</w:t>
        </w:r>
      </w:ins>
      <w:del w:id="106168" w:author="קלוד" w:date="2026-10-11T13:11:34Z">
        <w:r w:rsidRPr="004640F6">
          <w:rPr>
            <w:spacing w:val="-4"/>
            <w:rtl/>
          </w:rPr>
          <w:delText xml:space="preserve">דחזייה לההוא</w:delText>
        </w:r>
      </w:del>
      <w:r w:rsidRPr="004640F6">
        <w:rPr>
          <w:spacing w:val="-4"/>
          <w:rtl/>
        </w:rPr>
        <w:t xml:space="preserve"> </w:t>
      </w:r>
      <w:ins w:id="96183" w:author="מנוע מכני" w:date="2026-10-11T12:04:39Z">
        <w:r>
          <w:rPr>
            <w:spacing w:val="-4"/>
            <w:rtl/>
          </w:rPr>
          <w:t xml:space="preserve">אדם</w:t>
        </w:r>
      </w:ins>
      <w:del w:id="96184" w:author="מנוע מכני" w:date="2026-10-11T12:04:39Z">
        <w:r w:rsidRPr="004640F6">
          <w:rPr>
            <w:spacing w:val="-4"/>
            <w:rtl/>
          </w:rPr>
          <w:delText xml:space="preserve">גברא</w:delText>
        </w:r>
      </w:del>
      <w:r w:rsidRPr="004640F6">
        <w:rPr>
          <w:spacing w:val="-4"/>
          <w:rtl/>
        </w:rPr>
        <w:t xml:space="preserve"> </w:t>
      </w:r>
      <w:ins w:id="106165" w:author="קלוד" w:date="2026-10-11T13:11:34Z">
        <w:r>
          <w:rPr>
            <w:spacing w:val="-4"/>
            <w:rtl/>
          </w:rPr>
          <w:t xml:space="preserve">אחד</w:t>
        </w:r>
      </w:ins>
      <w:del w:id="106166" w:author="קלוד" w:date="2026-10-11T13:11:34Z">
        <w:r w:rsidRPr="004640F6">
          <w:rPr>
            <w:spacing w:val="-4"/>
            <w:rtl/>
          </w:rPr>
          <w:delText xml:space="preserve">דקטיל</w:delText>
        </w:r>
      </w:del>
      <w:r w:rsidRPr="004640F6">
        <w:rPr>
          <w:spacing w:val="-4"/>
          <w:rtl/>
        </w:rPr>
        <w:t xml:space="preserve"> </w:t>
      </w:r>
      <w:ins w:id="106163" w:author="קלוד" w:date="2026-10-11T13:11:34Z">
        <w:r>
          <w:rPr>
            <w:spacing w:val="-4"/>
            <w:rtl/>
          </w:rPr>
          <w:t xml:space="preserve">שהרג</w:t>
        </w:r>
      </w:ins>
      <w:del w:id="106164" w:author="קלוד" w:date="2026-10-11T13:11:34Z">
        <w:r w:rsidRPr="004640F6">
          <w:rPr>
            <w:spacing w:val="-4"/>
            <w:rtl/>
          </w:rPr>
          <w:delText xml:space="preserve">זיבורא,</w:delText>
        </w:r>
      </w:del>
      <w:r w:rsidRPr="004640F6">
        <w:rPr>
          <w:spacing w:val="-4"/>
          <w:rtl/>
        </w:rPr>
        <w:t xml:space="preserve"> </w:t>
      </w:r>
      <w:ins w:id="106161" w:author="קלוד" w:date="2026-10-11T13:11:34Z">
        <w:r>
          <w:rPr>
            <w:spacing w:val="-4"/>
            <w:rtl/>
          </w:rPr>
          <w:t xml:space="preserve">צרעה,</w:t>
        </w:r>
      </w:ins>
      <w:del w:id="106162" w:author="קלוד" w:date="2026-10-11T13:11:34Z">
        <w:r w:rsidRPr="004640F6">
          <w:rPr>
            <w:spacing w:val="-4"/>
            <w:rtl/>
          </w:rPr>
          <w:delText xml:space="preserve">וא"ל</w:delText>
        </w:r>
      </w:del>
      <w:r w:rsidRPr="004640F6">
        <w:rPr>
          <w:spacing w:val="-4"/>
          <w:rtl/>
        </w:rPr>
        <w:t xml:space="preserve"> </w:t>
      </w:r>
      <w:ins w:id="106159" w:author="קלוד" w:date="2026-10-11T13:11:34Z">
        <w:r>
          <w:rPr>
            <w:spacing w:val="-4"/>
            <w:rtl/>
          </w:rPr>
          <w:t xml:space="preserve">וא"ל:</w:t>
        </w:r>
      </w:ins>
      <w:del w:id="106160" w:author="קלוד" w:date="2026-10-11T13:11:34Z">
        <w:r w:rsidRPr="004640F6">
          <w:rPr>
            <w:spacing w:val="-4"/>
            <w:rtl/>
          </w:rPr>
          <w:delText xml:space="preserve">שלימתינהו</w:delText>
        </w:r>
      </w:del>
      <w:r w:rsidRPr="004640F6">
        <w:rPr>
          <w:spacing w:val="-4"/>
          <w:rtl/>
        </w:rPr>
        <w:t xml:space="preserve"> </w:t>
      </w:r>
      <w:ins w:id="91701" w:author="מנוע מכני" w:date="2026-10-11T12:04:39Z">
        <w:ins w:id="106157" w:author="קלוד" w:date="2026-10-11T13:11:34Z">
          <w:r>
            <w:rPr>
              <w:spacing w:val="-4"/>
              <w:rtl/>
            </w:rPr>
            <w:t xml:space="preserve">וכי כילית את כולם?</w:t>
          </w:r>
        </w:ins>
        <w:del w:id="106158" w:author="קלוד" w:date="2026-10-11T13:11:34Z">
          <w:r>
            <w:rPr>
              <w:spacing w:val="-4"/>
              <w:rtl/>
            </w:rPr>
            <w:delText xml:space="preserve">לכולם</w:delText>
          </w:r>
        </w:del>
      </w:ins>
      <w:del w:id="91702" w:author="מנוע מכני" w:date="2026-10-11T12:04:39Z">
        <w:r w:rsidRPr="004640F6">
          <w:rPr>
            <w:spacing w:val="-4"/>
            <w:rtl/>
          </w:rPr>
          <w:delText xml:space="preserve">לכולהו</w:delText>
        </w:r>
      </w:del>
      <w:r w:rsidRPr="004640F6">
        <w:rPr>
          <w:spacing w:val="-4"/>
          <w:rtl/>
        </w:rPr>
        <w:t xml:space="preserve"> [שיש עוד שלא הרג]</w:t>
      </w:r>
    </w:p>
    <w:p>
      <w:pPr>
        <w:pStyle w:val="afffff8"/>
        <w:rPr>
          <w:ins w:id="90319" w:author="קלוד" w:date="2026-10-11T12:33:55Z"/>
        </w:rPr>
      </w:pPr>
      <w:ins w:id="90320" w:author="קלוד" w:date="2026-10-11T12:33:55Z">
        <w:r>
          <w:rPr>
            <w:color w:val="7B3F00"/>
          </w:rPr>
          <w:t xml:space="preserve">נזדמנו לו נחשים ועקרבים - הרגן או לא הרגן</w:t>
        </w:r>
      </w:ins>
    </w:p>
    <w:p w:rsidR="00E9703F" w:rsidRPr="006F178A" w:rsidRDefault="00E9703F" w:rsidP="00E9703F">
      <w:pPr>
        <w:rPr>
          <w:rtl/>
        </w:rPr>
      </w:pPr>
      <w:r w:rsidRPr="006F178A">
        <w:rPr>
          <w:b/>
          <w:rtl/>
        </w:rPr>
        <w:t>•</w:t>
      </w:r>
      <w:r w:rsidRPr="006F178A">
        <w:rPr>
          <w:rFonts w:hint="cs"/>
          <w:b/>
          <w:bCs/>
          <w:rtl/>
        </w:rPr>
        <w:t xml:space="preserve"> </w:t>
      </w:r>
      <w:r w:rsidRPr="006F178A">
        <w:rPr>
          <w:b/>
          <w:bCs/>
          <w:rtl/>
        </w:rPr>
        <w:t>ת"ר</w:t>
      </w:r>
      <w:r w:rsidRPr="006F178A">
        <w:rPr>
          <w:rtl/>
        </w:rPr>
        <w:t xml:space="preserve"> נזדמנו לו נחשים ועקרבים, הרגן - בידוע שנזדמנו לו להורגן.</w:t>
      </w:r>
    </w:p>
    <w:p w:rsidR="00E9703F" w:rsidRPr="006F178A" w:rsidRDefault="00E9703F" w:rsidP="00E9703F">
      <w:pPr>
        <w:rPr>
          <w:rtl/>
        </w:rPr>
      </w:pPr>
      <w:r w:rsidRPr="006F178A">
        <w:rPr>
          <w:rtl/>
        </w:rPr>
        <w:t xml:space="preserve">לא</w:t>
      </w:r>
      <w:r w:rsidRPr="006F178A">
        <w:rPr>
          <w:rtl/>
        </w:rPr>
        <w:t xml:space="preserve"> הרגן - בידוע שנזדמנו להורגו, ונעשה לו נס מן השמים.</w:t>
      </w:r>
    </w:p>
    <w:p w:rsidR="00E9703F" w:rsidRPr="006F178A" w:rsidRDefault="00E9703F" w:rsidP="00E9703F">
      <w:pPr>
        <w:rPr>
          <w:rtl/>
        </w:rPr>
      </w:pPr>
      <w:r w:rsidRPr="006F178A">
        <w:rPr>
          <w:rtl/>
        </w:rPr>
        <w:t xml:space="preserve">אמר</w:t>
      </w:r>
      <w:r w:rsidRPr="006F178A">
        <w:rPr>
          <w:rtl/>
        </w:rPr>
        <w:t xml:space="preserve"> </w:t>
      </w:r>
      <w:r w:rsidRPr="006F178A">
        <w:rPr>
          <w:rStyle w:val="2fb"/>
          <w:rtl/>
        </w:rPr>
        <w:t xml:space="preserve">עולא</w:t>
      </w:r>
      <w:r w:rsidRPr="006F178A">
        <w:rPr>
          <w:rtl/>
        </w:rPr>
        <w:t xml:space="preserve"> </w:t>
      </w:r>
      <w:ins w:id="106173" w:author="קלוד" w:date="2026-10-11T13:11:34Z">
        <w:r>
          <w:t xml:space="preserve">[רבה</w:t>
        </w:r>
      </w:ins>
      <w:del w:id="106174" w:author="קלוד" w:date="2026-10-11T13:11:34Z">
        <w:r>
          <w:delText xml:space="preserve">]</w:delText>
        </w:r>
        <w:r w:rsidRPr="006F178A">
          <w:rPr>
            <w:rStyle w:val="2fb"/>
            <w:rtl/>
          </w:rPr>
          <w:delText xml:space="preserve">רבה</w:delText>
        </w:r>
      </w:del>
      <w:r w:rsidRPr="006F178A">
        <w:rPr>
          <w:rtl/>
        </w:rPr>
        <w:t xml:space="preserve"> בר בר חנ</w:t>
      </w:r>
      <w:r>
        <w:rPr>
          <w:rFonts w:hint="cs"/>
          <w:rtl/>
        </w:rPr>
        <w:t>ה]</w:t>
      </w:r>
      <w:r w:rsidRPr="006F178A">
        <w:rPr>
          <w:rtl/>
        </w:rPr>
        <w:t xml:space="preserve"> </w:t>
      </w:r>
      <w:r>
        <w:rPr>
          <w:rStyle w:val="2fb"/>
          <w:rFonts w:hint="cs"/>
          <w:rtl/>
        </w:rPr>
        <w:t>מ</w:t>
      </w:r>
      <w:r w:rsidRPr="006F178A">
        <w:rPr>
          <w:rStyle w:val="2fb"/>
          <w:rtl/>
        </w:rPr>
        <w:t xml:space="preserve">רי"ו</w:t>
      </w:r>
      <w:r w:rsidRPr="006F178A">
        <w:rPr>
          <w:rtl/>
        </w:rPr>
        <w:t xml:space="preserve">: </w:t>
      </w:r>
      <w:ins w:id="106171" w:author="קלוד" w:date="2026-10-11T13:11:34Z">
        <w:r>
          <w:rPr>
            <w:rtl/>
          </w:rPr>
          <w:t xml:space="preserve">כשנושפין</w:t>
        </w:r>
      </w:ins>
      <w:del w:id="106172" w:author="קלוד" w:date="2026-10-11T13:11:34Z">
        <w:r w:rsidRPr="006F178A">
          <w:rPr>
            <w:rtl/>
          </w:rPr>
          <w:delText xml:space="preserve">בנישופין</w:delText>
        </w:r>
      </w:del>
      <w:r w:rsidRPr="006F178A">
        <w:rPr>
          <w:rtl/>
        </w:rPr>
        <w:t xml:space="preserve"> בו.</w:t>
      </w:r>
    </w:p>
    <w:p w:rsidR="00E9703F" w:rsidRPr="006F178A" w:rsidRDefault="00E9703F" w:rsidP="00E9703F">
      <w:pPr>
        <w:rPr>
          <w:rtl/>
        </w:rPr>
      </w:pPr>
      <w:r w:rsidRPr="006F178A">
        <w:rPr>
          <w:rtl/>
        </w:rPr>
        <w:t xml:space="preserve">• </w:t>
      </w:r>
      <w:r w:rsidRPr="006F178A">
        <w:rPr>
          <w:rStyle w:val="2fb"/>
          <w:rtl/>
        </w:rPr>
        <w:t xml:space="preserve">ראב"כ</w:t>
      </w:r>
      <w:r w:rsidRPr="006F178A">
        <w:rPr>
          <w:rtl/>
        </w:rPr>
        <w:t xml:space="preserve"> </w:t>
      </w:r>
      <w:r w:rsidRPr="006F178A">
        <w:rPr>
          <w:rtl/>
        </w:rPr>
        <w:t xml:space="preserve">אמר</w:t>
      </w:r>
      <w:r w:rsidRPr="006F178A">
        <w:rPr>
          <w:rtl/>
        </w:rPr>
        <w:t xml:space="preserve"> לניותי שהרג נחש בבמ"ד שהרגו כיוצא בו.</w:t>
      </w:r>
    </w:p>
    <w:p>
      <w:pPr>
        <w:pStyle w:val="38"/>
        <w:rPr>
          <w:ins w:id="98620" w:author="מנוע מכני" w:date="2026-10-11T12:04:39Z"/>
        </w:rPr>
      </w:pPr>
      <w:r w:rsidRPr="006F178A">
        <w:t xml:space="preserve">והיינו</w:t>
      </w:r>
    </w:p>
    <w:p w:rsidR="00E9703F" w:rsidRPr="006F178A" w:rsidRDefault="00E9703F" w:rsidP="00E9703F">
      <w:pPr>
        <w:rPr>
          <w:rtl/>
        </w:rPr>
      </w:pPr>
      <w:del w:id="98621" w:author="מנוע מכני" w:date="2026-10-11T12:04:39Z">
        <w:r w:rsidRPr="006F178A">
          <w:rPr>
            <w:rtl/>
          </w:rPr>
          <w:delText xml:space="preserve"> </w:delText>
        </w:r>
      </w:del>
      <w:ins w:id="96185" w:author="מנוע מכני" w:date="2026-10-11T12:04:39Z">
        <w:r>
          <w:rPr>
            <w:rtl/>
          </w:rPr>
          <w:t xml:space="preserve">דיפה</w:t>
        </w:r>
      </w:ins>
      <w:del w:id="96186" w:author="מנוע מכני" w:date="2026-10-11T12:04:39Z">
        <w:r w:rsidRPr="006F178A">
          <w:rPr>
            <w:rtl/>
          </w:rPr>
          <w:delText xml:space="preserve">דשפיר</w:delText>
        </w:r>
      </w:del>
      <w:r w:rsidRPr="006F178A">
        <w:rPr>
          <w:rtl/>
        </w:rPr>
        <w:t xml:space="preserve"> עבד וכמו שאמר בבי </w:t>
      </w:r>
      <w:r w:rsidRPr="006F178A">
        <w:rPr>
          <w:rStyle w:val="2fb"/>
          <w:rtl/>
        </w:rPr>
        <w:t xml:space="preserve">ר' ינאי</w:t>
      </w:r>
      <w:r w:rsidRPr="006F178A">
        <w:rPr>
          <w:rtl/>
        </w:rPr>
        <w:t xml:space="preserve"> שצרעה וכ"ש עקרב ונחש.</w:t>
      </w:r>
    </w:p>
    <w:p w:rsidR="00E9703F" w:rsidRPr="006F178A" w:rsidRDefault="00E9703F" w:rsidP="00E9703F">
      <w:pPr>
        <w:rPr>
          <w:rtl/>
        </w:rPr>
      </w:pPr>
      <w:r w:rsidRPr="006F178A">
        <w:rPr>
          <w:rtl/>
        </w:rPr>
        <w:t>ודחתה הגמ' דאולי מותר להורגו דווקא דרך דריסה וכמו רוק.</w:t>
      </w:r>
    </w:p>
    <w:p w:rsidR="00E9703F" w:rsidRPr="009757B9" w:rsidRDefault="00E9703F" w:rsidP="00E9703F">
      <w:pPr>
        <w:rPr>
          <w:rFonts w:cs="Guttman Vilna"/>
          <w:b/>
          <w:bCs/>
          <w:rtl/>
        </w:rPr>
      </w:pPr>
      <w:r w:rsidRPr="006F178A">
        <w:rPr>
          <w:rtl/>
        </w:rPr>
        <w:t xml:space="preserve">וכההוא מעשה שריש </w:t>
      </w:r>
      <w:ins w:id="96187" w:author="מנוע מכני" w:date="2026-10-11T12:04:39Z">
        <w:r>
          <w:rPr>
            <w:rtl/>
          </w:rPr>
          <w:t xml:space="preserve">גלות</w:t>
        </w:r>
      </w:ins>
      <w:del w:id="96188" w:author="מנוע מכני" w:date="2026-10-11T12:04:39Z">
        <w:r w:rsidRPr="006F178A">
          <w:rPr>
            <w:rtl/>
          </w:rPr>
          <w:delText xml:space="preserve">גלותא</w:delText>
        </w:r>
      </w:del>
      <w:r w:rsidRPr="006F178A">
        <w:rPr>
          <w:rtl/>
        </w:rPr>
        <w:t xml:space="preserve"> הורה לעבדיו לעזוב את אבא בר מניומי שאמר לו שאי"צ לכפות כלי ודי בדריסה כדברי </w:t>
      </w:r>
      <w:r w:rsidRPr="006F178A">
        <w:rPr>
          <w:rStyle w:val="2fb"/>
          <w:rtl/>
        </w:rPr>
        <w:t xml:space="preserve">ר"י</w:t>
      </w:r>
      <w:r w:rsidRPr="006F178A">
        <w:rPr>
          <w:rtl/>
        </w:rPr>
        <w:t xml:space="preserve"> והכיר בו מזה שהוא </w:t>
      </w:r>
      <w:r w:rsidRPr="006F178A">
        <w:rPr>
          <w:rtl/>
        </w:rPr>
        <w:t xml:space="preserve">ת"ח</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קכב.</w:t>
      </w:r>
    </w:p>
    <w:p>
      <w:pPr>
        <w:pStyle w:val="afffff8"/>
        <w:rPr>
          <w:ins w:id="90317" w:author="קלוד" w:date="2026-10-11T12:33:55Z"/>
        </w:rPr>
      </w:pPr>
      <w:ins w:id="90318" w:author="קלוד" w:date="2026-10-11T12:33:55Z">
        <w:r>
          <w:rPr>
            <w:color w:val="7B3F00"/>
          </w:rPr>
          <w:t xml:space="preserve">פמוטות וקרונות של בית רבי - מותר לטלטלן</w:t>
        </w:r>
      </w:ins>
    </w:p>
    <w:p w:rsidR="00E9703F" w:rsidRDefault="00E9703F" w:rsidP="00E9703F">
      <w:pPr>
        <w:rPr>
          <w:rFonts w:ascii="Fb Fontext" w:hAnsi="Fb Fontext"/>
          <w:rtl/>
        </w:rPr>
      </w:pPr>
      <w:r w:rsidRPr="006F178A">
        <w:rPr>
          <w:rFonts w:ascii="Fb Fontext" w:hAnsi="Fb Fontext"/>
          <w:rtl/>
        </w:rPr>
        <w:t xml:space="preserve">• </w:t>
      </w:r>
      <w:r w:rsidRPr="006F178A">
        <w:rPr>
          <w:rStyle w:val="2fb"/>
          <w:rFonts w:ascii="Fb Fontext" w:hAnsi="Fb Fontext"/>
          <w:rtl/>
        </w:rPr>
        <w:t xml:space="preserve">ראב"כ</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דפמוטות של בית </w:t>
      </w:r>
      <w:r w:rsidRPr="006F178A">
        <w:rPr>
          <w:rStyle w:val="2fb"/>
          <w:rFonts w:ascii="Fb Fontext" w:hAnsi="Fb Fontext"/>
          <w:rtl/>
        </w:rPr>
        <w:t xml:space="preserve">רבי</w:t>
      </w:r>
      <w:r w:rsidRPr="006F178A">
        <w:rPr>
          <w:rFonts w:ascii="Fb Fontext" w:hAnsi="Fb Fontext"/>
          <w:rtl/>
        </w:rPr>
        <w:t xml:space="preserve"> מותר לטלטלן בשבת [קטנות ולא של חוליות]</w:t>
      </w:r>
    </w:p>
    <w:p w:rsidR="00E9703F" w:rsidRDefault="00E9703F" w:rsidP="00E9703F">
      <w:pPr>
        <w:rPr>
          <w:rtl/>
        </w:rPr>
      </w:pPr>
      <w:r w:rsidRPr="006F178A">
        <w:rPr>
          <w:rtl/>
        </w:rPr>
        <w:t xml:space="preserve">משא"כ</w:t>
      </w:r>
      <w:r w:rsidRPr="006F178A">
        <w:rPr>
          <w:rtl/>
        </w:rPr>
        <w:t xml:space="preserve"> גדולות דאדם מייחד לו מקום]</w:t>
      </w:r>
    </w:p>
    <w:p w:rsidR="00E9703F" w:rsidRPr="006F178A" w:rsidRDefault="00E9703F" w:rsidP="00E9703F">
      <w:pPr>
        <w:rPr>
          <w:rtl/>
        </w:rPr>
      </w:pPr>
      <w:r w:rsidRPr="006F178A">
        <w:rPr>
          <w:rtl/>
        </w:rPr>
        <w:t xml:space="preserve">• </w:t>
      </w:r>
      <w:r w:rsidRPr="006F178A">
        <w:rPr>
          <w:rStyle w:val="2fb"/>
          <w:rtl/>
        </w:rPr>
        <w:t xml:space="preserve">ראב"כ</w:t>
      </w:r>
      <w:r w:rsidRPr="006F178A">
        <w:rPr>
          <w:rtl/>
        </w:rPr>
        <w:t xml:space="preserve"> קרונות של בית </w:t>
      </w:r>
      <w:r w:rsidRPr="006F178A">
        <w:rPr>
          <w:rStyle w:val="2fb"/>
          <w:rtl/>
        </w:rPr>
        <w:t xml:space="preserve">רבי</w:t>
      </w:r>
      <w:r w:rsidRPr="006F178A">
        <w:rPr>
          <w:rtl/>
        </w:rPr>
        <w:t xml:space="preserve"> מותר לטלטלן בשבת.</w:t>
      </w:r>
    </w:p>
    <w:p>
      <w:pPr>
        <w:pStyle w:val="38"/>
        <w:rPr>
          <w:ins w:id="98622" w:author="מנוע מכני" w:date="2026-10-11T12:04:39Z"/>
        </w:rPr>
      </w:pPr>
      <w:r>
        <w:t xml:space="preserve">- </w:t>
      </w:r>
      <w:r w:rsidRPr="006F178A">
        <w:t xml:space="preserve">והיינו</w:t>
      </w:r>
    </w:p>
    <w:p w:rsidR="00E9703F" w:rsidRPr="006F178A" w:rsidRDefault="00E9703F" w:rsidP="00E9703F">
      <w:pPr>
        <w:pStyle w:val="affffb"/>
        <w:rPr>
          <w:rtl/>
        </w:rPr>
      </w:pPr>
      <w:del w:id="98623" w:author="מנוע מכני" w:date="2026-10-11T12:04:39Z">
        <w:r w:rsidRPr="006F178A">
          <w:rPr>
            <w:rtl/>
          </w:rPr>
          <w:delText xml:space="preserve"> </w:delText>
        </w:r>
      </w:del>
      <w:r w:rsidRPr="006F178A">
        <w:rPr>
          <w:rtl/>
        </w:rPr>
        <w:t xml:space="preserve">באדם אחד ולא בשני בני אדם וכאותן של בית אביך.</w:t>
      </w:r>
    </w:p>
    <w:p w:rsidR="00E9703F" w:rsidRPr="006F178A" w:rsidRDefault="00E9703F" w:rsidP="00E9703F">
      <w:pPr>
        <w:rPr>
          <w:rtl/>
        </w:rPr>
      </w:pPr>
      <w:r w:rsidRPr="006F178A">
        <w:rPr>
          <w:rFonts w:ascii="Fb Fontext" w:hAnsi="Fb Fontext"/>
          <w:rtl/>
        </w:rPr>
        <w:t xml:space="preserve">• </w:t>
      </w:r>
      <w:r w:rsidRPr="006F178A">
        <w:rPr>
          <w:rStyle w:val="2fb"/>
          <w:rFonts w:ascii="Fb Fontext" w:hAnsi="Fb Fontext"/>
          <w:rtl/>
        </w:rPr>
        <w:t xml:space="preserve">ראב"כ</w:t>
      </w:r>
      <w:r w:rsidRPr="006F178A">
        <w:rPr>
          <w:rFonts w:ascii="Fb Fontext" w:hAnsi="Fb Fontext"/>
          <w:rtl/>
        </w:rPr>
        <w:t xml:space="preserve"> התיר </w:t>
      </w:r>
      <w:r w:rsidRPr="006F178A">
        <w:rPr>
          <w:rStyle w:val="2fb"/>
          <w:rFonts w:ascii="Fb Fontext" w:hAnsi="Fb Fontext"/>
          <w:rtl/>
        </w:rPr>
        <w:t xml:space="preserve">ר' חנינא</w:t>
      </w:r>
      <w:r w:rsidRPr="006F178A">
        <w:rPr>
          <w:rFonts w:ascii="Fb Fontext" w:hAnsi="Fb Fontext"/>
          <w:rtl/>
        </w:rPr>
        <w:t xml:space="preserve"> לבית </w:t>
      </w:r>
      <w:r w:rsidRPr="006F178A">
        <w:rPr>
          <w:rStyle w:val="2fb"/>
          <w:rFonts w:ascii="Fb Fontext" w:hAnsi="Fb Fontext"/>
          <w:rtl/>
        </w:rPr>
        <w:t xml:space="preserve">רבי</w:t>
      </w:r>
      <w:r w:rsidRPr="006F178A">
        <w:rPr>
          <w:rFonts w:ascii="Fb Fontext" w:hAnsi="Fb Fontext"/>
          <w:rtl/>
        </w:rPr>
        <w:t xml:space="preserve"> לשתות יין בקרונות של נכרי בחותם אחד, והסתפק אם </w:t>
      </w:r>
      <w:ins w:id="106185" w:author="קלוד" w:date="2026-10-11T13:11:34Z">
        <w:r>
          <w:rPr>
            <w:rFonts w:ascii="Fb Fontext" w:hAnsi="Fb Fontext"/>
            <w:rtl/>
          </w:rPr>
          <w:t xml:space="preserve">משום</w:t>
        </w:r>
      </w:ins>
      <w:del w:id="106186" w:author="קלוד" w:date="2026-10-11T13:11:34Z">
        <w:r w:rsidRPr="006F178A">
          <w:rPr>
            <w:rFonts w:ascii="Fb Fontext" w:hAnsi="Fb Fontext"/>
            <w:rtl/>
          </w:rPr>
          <w:delText xml:space="preserve">מצד</w:delText>
        </w:r>
      </w:del>
      <w:r w:rsidRPr="006F178A">
        <w:rPr>
          <w:rFonts w:ascii="Fb Fontext" w:hAnsi="Fb Fontext"/>
          <w:rtl/>
        </w:rPr>
        <w:t xml:space="preserve"> </w:t>
      </w:r>
      <w:ins w:id="95271" w:author="מנוע מכני" w:date="2026-10-11T12:04:39Z">
        <w:ins w:id="106183" w:author="קלוד" w:date="2026-10-11T13:11:34Z">
          <w:r>
            <w:rPr>
              <w:rFonts w:ascii="Fb Fontext" w:hAnsi="Fb Fontext"/>
              <w:rtl/>
            </w:rPr>
            <w:t xml:space="preserve">שסבר</w:t>
          </w:r>
        </w:ins>
        <w:del w:id="106184" w:author="קלוד" w:date="2026-10-11T13:11:34Z">
          <w:r>
            <w:rPr>
              <w:rFonts w:ascii="Fb Fontext" w:hAnsi="Fb Fontext"/>
              <w:rtl/>
            </w:rPr>
            <w:delText xml:space="preserve">דסבר</w:delText>
          </w:r>
        </w:del>
      </w:ins>
      <w:del w:id="95272" w:author="מנוע מכני" w:date="2026-10-11T12:04:39Z">
        <w:r w:rsidRPr="006F178A">
          <w:rPr>
            <w:rFonts w:ascii="Fb Fontext" w:hAnsi="Fb Fontext"/>
            <w:rtl/>
          </w:rPr>
          <w:delText xml:space="preserve">דס"ל</w:delText>
        </w:r>
      </w:del>
      <w:r w:rsidRPr="006F178A">
        <w:rPr>
          <w:rFonts w:ascii="Fb Fontext" w:hAnsi="Fb Fontext"/>
          <w:rtl/>
        </w:rPr>
        <w:t xml:space="preserve"> </w:t>
      </w:r>
      <w:r w:rsidRPr="006F178A">
        <w:rPr>
          <w:rStyle w:val="2fb"/>
          <w:rFonts w:ascii="Fb Fontext" w:hAnsi="Fb Fontext"/>
          <w:rtl/>
        </w:rPr>
        <w:t xml:space="preserve">כר"א</w:t>
      </w:r>
      <w:r w:rsidRPr="006F178A">
        <w:rPr>
          <w:rFonts w:ascii="Fb Fontext" w:hAnsi="Fb Fontext"/>
          <w:rtl/>
        </w:rPr>
        <w:t xml:space="preserve"> </w:t>
      </w:r>
      <w:ins w:id="106181" w:author="קלוד" w:date="2026-10-11T13:11:34Z">
        <w:r>
          <w:rPr>
            <w:rFonts w:ascii="Fb Fontext" w:hAnsi="Fb Fontext"/>
            <w:rtl/>
          </w:rPr>
          <w:t xml:space="preserve">המתיר,</w:t>
        </w:r>
      </w:ins>
      <w:del w:id="106182" w:author="קלוד" w:date="2026-10-11T13:11:34Z">
        <w:r w:rsidRPr="006F178A">
          <w:rPr>
            <w:rFonts w:ascii="Fb Fontext" w:hAnsi="Fb Fontext"/>
            <w:rtl/>
          </w:rPr>
          <w:delText xml:space="preserve">דמתיר</w:delText>
        </w:r>
      </w:del>
      <w:r w:rsidRPr="006F178A">
        <w:rPr>
          <w:rFonts w:ascii="Fb Fontext" w:hAnsi="Fb Fontext"/>
          <w:rtl/>
        </w:rPr>
        <w:t xml:space="preserve"> או </w:t>
      </w:r>
      <w:ins w:id="106179" w:author="קלוד" w:date="2026-10-11T13:11:34Z">
        <w:r>
          <w:rPr>
            <w:rFonts w:ascii="Fb Fontext" w:hAnsi="Fb Fontext"/>
            <w:rtl/>
          </w:rPr>
          <w:t xml:space="preserve">משום</w:t>
        </w:r>
      </w:ins>
      <w:del w:id="106180" w:author="קלוד" w:date="2026-10-11T13:11:34Z">
        <w:r w:rsidRPr="006F178A">
          <w:rPr>
            <w:rFonts w:ascii="Fb Fontext" w:hAnsi="Fb Fontext"/>
            <w:rtl/>
          </w:rPr>
          <w:delText xml:space="preserve">מצד</w:delText>
        </w:r>
      </w:del>
      <w:r w:rsidRPr="006F178A">
        <w:rPr>
          <w:rFonts w:ascii="Fb Fontext" w:hAnsi="Fb Fontext"/>
          <w:rtl/>
        </w:rPr>
        <w:t xml:space="preserve"> </w:t>
      </w:r>
      <w:ins w:id="90517" w:author="Claude - סמנטי" w:date="2026-10-11T12:28:21Z">
        <w:r>
          <w:rPr>
            <w:rFonts w:ascii="Fb Fontext" w:hAnsi="Fb Fontext"/>
            <w:rtl/>
          </w:rPr>
          <w:t xml:space="preserve">אימת</w:t>
        </w:r>
      </w:ins>
      <w:del w:id="90518" w:author="Claude - סמנטי" w:date="2026-10-11T12:28:21Z">
        <w:r w:rsidRPr="006F178A">
          <w:rPr>
            <w:rFonts w:ascii="Fb Fontext" w:hAnsi="Fb Fontext"/>
            <w:rtl/>
          </w:rPr>
          <w:delText xml:space="preserve">אימתא</w:delText>
        </w:r>
      </w:del>
      <w:r w:rsidRPr="006F178A">
        <w:rPr>
          <w:rFonts w:ascii="Fb Fontext" w:hAnsi="Fb Fontext"/>
          <w:rtl/>
        </w:rPr>
        <w:t xml:space="preserve"> </w:t>
      </w:r>
      <w:ins w:id="106177" w:author="קלוד" w:date="2026-10-11T13:11:34Z">
        <w:r>
          <w:rPr>
            <w:rFonts w:ascii="Fb Fontext" w:hAnsi="Fb Fontext"/>
            <w:rtl/>
          </w:rPr>
          <w:t xml:space="preserve">בית</w:t>
        </w:r>
      </w:ins>
      <w:del w:id="106178" w:author="קלוד" w:date="2026-10-11T13:11:34Z">
        <w:r w:rsidRPr="006F178A">
          <w:rPr>
            <w:rFonts w:ascii="Fb Fontext" w:hAnsi="Fb Fontext"/>
            <w:rtl/>
          </w:rPr>
          <w:delText xml:space="preserve">דבי</w:delText>
        </w:r>
      </w:del>
      <w:r w:rsidRPr="006F178A">
        <w:rPr>
          <w:rFonts w:ascii="Fb Fontext" w:hAnsi="Fb Fontext"/>
          <w:rtl/>
        </w:rPr>
        <w:t xml:space="preserve"> </w:t>
      </w:r>
      <w:ins w:id="106175" w:author="קלוד" w:date="2026-10-11T13:11:34Z">
        <w:r>
          <w:rPr>
            <w:rFonts w:ascii="Fb Fontext" w:hAnsi="Fb Fontext"/>
            <w:rtl/>
          </w:rPr>
          <w:t xml:space="preserve">הנשיא,</w:t>
        </w:r>
      </w:ins>
      <w:del w:id="106176" w:author="קלוד" w:date="2026-10-11T13:11:34Z">
        <w:r w:rsidRPr="006F178A">
          <w:rPr>
            <w:rFonts w:ascii="Fb Fontext" w:hAnsi="Fb Fontext"/>
            <w:rtl/>
          </w:rPr>
          <w:delText xml:space="preserve">נשיאה</w:delText>
        </w:r>
      </w:del>
      <w:r w:rsidRPr="006F178A">
        <w:rPr>
          <w:rFonts w:ascii="Fb Fontext" w:hAnsi="Fb Fontext"/>
          <w:rtl/>
        </w:rPr>
        <w:t xml:space="preserve"> שהנכרי השליח </w:t>
      </w:r>
      <w:r w:rsidRPr="006F178A">
        <w:rPr>
          <w:rFonts w:ascii="Fb Fontext" w:hAnsi="Fb Fontext"/>
          <w:rtl/>
        </w:rPr>
        <w:t xml:space="preserve">לא</w:t>
      </w:r>
      <w:r w:rsidRPr="006F178A">
        <w:rPr>
          <w:rFonts w:ascii="Fb Fontext" w:hAnsi="Fb Fontext"/>
          <w:rtl/>
        </w:rPr>
        <w:t xml:space="preserve"> יחליף.</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03" w:author="קלוד" w:date="2026-10-11T09:07:15Z"/>
        </w:rPr>
      </w:pPr>
      <w:ins w:id="20602" w:author="קלוד" w:date="2026-10-11T09:07:15Z">
        <w:r>
          <w:t xml:space="preserve">משנה ח</w:t>
        </w:r>
      </w:ins>
    </w:p>
    <w:p w:rsidR="00E9703F" w:rsidRPr="009757B9" w:rsidRDefault="00E9703F" w:rsidP="00E9703F">
      <w:pPr>
        <w:pStyle w:val="afff9"/>
        <w:rPr>
          <w:del w:id="20328" w:author="קלוד" w:date="2026-10-11T09:07:15Z"/>
          <w:b/>
          <w:rtl/>
        </w:rPr>
      </w:pPr>
      <w:del w:id="20327" w:author="קלוד" w:date="2026-10-11T09:07:15Z">
        <w:r w:rsidRPr="009757B9">
          <w:rPr>
            <w:b/>
            <w:sz w:val="20"/>
            <w:rtl/>
          </w:rPr>
          <w:delText xml:space="preserve">משנה.</w:delText>
        </w:r>
      </w:del>
    </w:p>
    <w:p w:rsidR="00E9703F" w:rsidRPr="004F534A" w:rsidRDefault="00E9703F" w:rsidP="00E9703F">
      <w:pPr>
        <w:pStyle w:val="afff9"/>
        <w:spacing w:before="120"/>
        <w:rPr>
          <w:b/>
          <w:rtl/>
        </w:rPr>
        <w:pPrChange w:id="90091" w:author="קלוד" w:date="2026-10-11T12:09:42Z">
          <w:pPr>
            <w:pStyle w:val="afff9"/>
          </w:pPr>
        </w:pPrChange>
      </w:pPr>
      <w:r w:rsidRPr="004F534A">
        <w:rPr>
          <w:b/>
          <w:rtl/>
        </w:rPr>
        <w:t>נכרי שהדליק את הנר - משתמש לאורו ישראל, ואם בשביל ישראל - אסור.</w:t>
      </w:r>
    </w:p>
    <w:p w:rsidR="00E9703F" w:rsidRPr="004F534A" w:rsidRDefault="00E9703F" w:rsidP="00E9703F">
      <w:pPr>
        <w:pStyle w:val="afff9"/>
        <w:rPr>
          <w:b/>
          <w:rtl/>
        </w:rPr>
      </w:pPr>
      <w:r w:rsidRPr="004F534A">
        <w:rPr>
          <w:b/>
          <w:rtl/>
        </w:rPr>
        <w:t>מילא מים להשקות בהמתו - משקה אחריו ישראל, ואם בשביל ישראל - אסור.</w:t>
      </w:r>
    </w:p>
    <w:p w:rsidR="00E9703F" w:rsidRPr="004F534A" w:rsidRDefault="00E9703F" w:rsidP="00E9703F">
      <w:pPr>
        <w:pStyle w:val="afff9"/>
        <w:rPr>
          <w:b/>
          <w:rtl/>
        </w:rPr>
      </w:pPr>
      <w:r w:rsidRPr="004F534A">
        <w:rPr>
          <w:b/>
          <w:rtl/>
        </w:rPr>
        <w:t>עשה נכרי כבש לירד בו - יורד אחריו ישראל, ואם בשביל ישראל - אסור.</w:t>
      </w:r>
    </w:p>
    <w:p w:rsidR="00E9703F" w:rsidRPr="004F534A" w:rsidRDefault="00E9703F" w:rsidP="00E9703F">
      <w:pPr>
        <w:pStyle w:val="afff9"/>
        <w:rPr>
          <w:spacing w:val="4"/>
          <w:rtl/>
        </w:rPr>
      </w:pPr>
      <w:r>
        <w:rPr>
          <w:spacing w:val="4"/>
          <w:rtl/>
        </w:rPr>
        <w:t xml:space="preserve">מעשה בר"ג וזקנים שהיו באין בספינה, ועשה נכרי כבש לירד בו, וירדו בו </w:t>
      </w:r>
      <w:r>
        <w:rPr>
          <w:rStyle w:val="TanaimMishna"/>
          <w:spacing w:val="4"/>
          <w:rtl/>
          <w:rPrChange w:id="100502" w:author="Claude" w:date="2026-10-11T09:08:03Z">
            <w:rPr>
              <w:spacing w:val="4"/>
              <w:rtl/>
            </w:rPr>
          </w:rPrChange>
        </w:rPr>
        <w:t xml:space="preserve">ר"ג</w:t>
      </w:r>
      <w:r>
        <w:rPr>
          <w:spacing w:val="4"/>
          <w:rtl/>
        </w:rPr>
        <w:t xml:space="preserve"> וזקנים.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15" w:author="קלוד" w:date="2026-10-11T12:33:55Z"/>
        </w:rPr>
      </w:pPr>
      <w:ins w:id="90316" w:author="קלוד" w:date="2026-10-11T12:33:55Z">
        <w:r>
          <w:rPr>
            <w:color w:val="7B3F00"/>
          </w:rPr>
          <w:t xml:space="preserve">נר, מים וכבש של נכרי - למה צריך שלשתן</w:t>
        </w:r>
      </w:ins>
    </w:p>
    <w:p w:rsidR="00E9703F" w:rsidRPr="006F178A" w:rsidRDefault="00E9703F" w:rsidP="00E9703F">
      <w:pPr>
        <w:rPr>
          <w:rtl/>
        </w:rPr>
      </w:pPr>
      <w:r w:rsidRPr="006F178A">
        <w:rPr>
          <w:rFonts w:ascii="Fb Fontext" w:hAnsi="Fb Fontext"/>
          <w:rtl/>
        </w:rPr>
        <w:t xml:space="preserve">• </w:t>
      </w:r>
      <w:ins w:id="96189" w:author="מנוע מכני" w:date="2026-10-11T12:04:39Z">
        <w:r>
          <w:rPr>
            <w:rFonts w:ascii="Fb Fontext" w:hAnsi="Fb Fontext"/>
            <w:rtl/>
          </w:rPr>
          <w:t xml:space="preserve">הוצרך</w:t>
        </w:r>
      </w:ins>
      <w:del w:id="96190" w:author="מנוע מכני" w:date="2026-10-11T12:04:39Z">
        <w:r w:rsidRPr="006F178A">
          <w:rPr>
            <w:rFonts w:ascii="Fb Fontext" w:hAnsi="Fb Fontext"/>
            <w:rtl/>
          </w:rPr>
          <w:delText xml:space="preserve">איצטריך</w:delText>
        </w:r>
      </w:del>
      <w:r w:rsidRPr="006F178A">
        <w:rPr>
          <w:rFonts w:ascii="Fb Fontext" w:hAnsi="Fb Fontext"/>
          <w:rtl/>
        </w:rPr>
        <w:t xml:space="preserve"> </w:t>
      </w:r>
      <w:ins w:id="106195" w:author="קלוד" w:date="2026-10-11T13:11:34Z">
        <w:r>
          <w:rPr>
            <w:rStyle w:val="afffffe"/>
            <w:rFonts w:ascii="Fb Fontext" w:hAnsi="Fb Fontext"/>
            <w:rtl/>
          </w:rPr>
          <w:t xml:space="preserve">לשנות</w:t>
        </w:r>
      </w:ins>
      <w:del w:id="106196" w:author="קלוד" w:date="2026-10-11T13:11:34Z">
        <w:r w:rsidRPr="006F178A">
          <w:rPr>
            <w:rFonts w:ascii="Fb Fontext" w:hAnsi="Fb Fontext"/>
            <w:rtl/>
          </w:rPr>
          <w:delText xml:space="preserve">נר דלאחד</w:delText>
        </w:r>
      </w:del>
      <w:r w:rsidRPr="006F178A">
        <w:rPr>
          <w:rFonts w:ascii="Fb Fontext" w:hAnsi="Fb Fontext"/>
          <w:rtl/>
        </w:rPr>
        <w:t xml:space="preserve"> נר </w:t>
      </w:r>
      <w:ins w:id="106193" w:author="קלוד" w:date="2026-10-11T13:11:34Z">
        <w:r>
          <w:rPr>
            <w:rStyle w:val="afffffe"/>
            <w:rFonts w:ascii="Fb Fontext" w:hAnsi="Fb Fontext"/>
            <w:rtl/>
          </w:rPr>
          <w:t xml:space="preserve">ומים</w:t>
        </w:r>
        <w:r>
          <w:rPr>
            <w:rFonts w:ascii="Fb Fontext" w:hAnsi="Fb Fontext"/>
            <w:rtl/>
          </w:rPr>
          <w:t xml:space="preserve">: נר - משום שנר לאחד נר למאה,</w:t>
        </w:r>
      </w:ins>
      <w:del w:id="106194" w:author="קלוד" w:date="2026-10-11T13:11:34Z">
        <w:r w:rsidRPr="006F178A">
          <w:rPr>
            <w:rFonts w:ascii="Fb Fontext" w:hAnsi="Fb Fontext"/>
            <w:rtl/>
          </w:rPr>
          <w:delText xml:space="preserve">למאה</w:delText>
        </w:r>
      </w:del>
      <w:r w:rsidRPr="006F178A">
        <w:rPr>
          <w:rFonts w:ascii="Fb Fontext" w:hAnsi="Fb Fontext"/>
          <w:rtl/>
        </w:rPr>
        <w:t xml:space="preserve"> </w:t>
      </w:r>
      <w:r w:rsidRPr="006F178A">
        <w:rPr>
          <w:rFonts w:ascii="Fb Fontext" w:hAnsi="Fb Fontext"/>
          <w:rtl/>
        </w:rPr>
        <w:t xml:space="preserve">משא"כ</w:t>
      </w:r>
      <w:r w:rsidRPr="006F178A">
        <w:rPr>
          <w:rFonts w:ascii="Fb Fontext" w:hAnsi="Fb Fontext"/>
          <w:rtl/>
        </w:rPr>
        <w:t xml:space="preserve"> מים</w:t>
      </w:r>
      <w:ins w:id="106191" w:author="קלוד" w:date="2026-10-11T13:11:34Z">
        <w:r>
          <w:rPr>
            <w:rFonts w:ascii="Fb Fontext" w:hAnsi="Fb Fontext"/>
            <w:rtl/>
          </w:rPr>
          <w:t xml:space="preserve"> - </w:t>
        </w:r>
      </w:ins>
      <w:del w:id="106192" w:author="קלוד" w:date="2026-10-11T13:11:34Z">
        <w:r w:rsidRPr="006F178A">
          <w:rPr>
            <w:rFonts w:ascii="Fb Fontext" w:hAnsi="Fb Fontext"/>
            <w:rtl/>
          </w:rPr>
          <w:delText xml:space="preserve"> </w:delText>
        </w:r>
      </w:del>
      <w:ins w:id="93513" w:author="מנוע מכני" w:date="2026-10-11T12:04:39Z">
        <w:r>
          <w:rPr>
            <w:rFonts w:ascii="Fb Fontext" w:hAnsi="Fb Fontext"/>
            <w:rtl/>
          </w:rPr>
          <w:t xml:space="preserve">שמא</w:t>
        </w:r>
      </w:ins>
      <w:del w:id="93514" w:author="מנוע מכני" w:date="2026-10-11T12:04:39Z">
        <w:r w:rsidRPr="006F178A">
          <w:rPr>
            <w:rFonts w:ascii="Fb Fontext" w:hAnsi="Fb Fontext"/>
            <w:rtl/>
          </w:rPr>
          <w:delText xml:space="preserve">דלמא</w:delText>
        </w:r>
      </w:del>
      <w:r w:rsidRPr="006F178A">
        <w:rPr>
          <w:rFonts w:ascii="Fb Fontext" w:hAnsi="Fb Fontext"/>
          <w:rtl/>
        </w:rPr>
        <w:t xml:space="preserve"> </w:t>
      </w:r>
      <w:r>
        <w:rPr>
          <w:rFonts w:ascii="Fb Fontext" w:hAnsi="Fb Fontext"/>
          <w:rtl/>
        </w:rPr>
        <w:t>יבוא</w:t>
      </w:r>
      <w:r w:rsidRPr="006F178A">
        <w:rPr>
          <w:rFonts w:ascii="Fb Fontext" w:hAnsi="Fb Fontext"/>
          <w:rtl/>
        </w:rPr>
        <w:t xml:space="preserve"> </w:t>
      </w:r>
      <w:ins w:id="106189" w:author="קלוד" w:date="2026-10-11T13:11:34Z">
        <w:r>
          <w:rPr>
            <w:rFonts w:ascii="Fb Fontext" w:hAnsi="Fb Fontext"/>
            <w:rtl/>
          </w:rPr>
          <w:t xml:space="preserve">להרבות</w:t>
        </w:r>
      </w:ins>
      <w:del w:id="106190" w:author="קלוד" w:date="2026-10-11T13:11:34Z">
        <w:r w:rsidRPr="006F178A">
          <w:rPr>
            <w:rFonts w:ascii="Fb Fontext" w:hAnsi="Fb Fontext"/>
            <w:rtl/>
          </w:rPr>
          <w:delText xml:space="preserve">לאפושי</w:delText>
        </w:r>
      </w:del>
      <w:r w:rsidRPr="006F178A">
        <w:rPr>
          <w:rFonts w:ascii="Fb Fontext" w:hAnsi="Fb Fontext"/>
          <w:rtl/>
        </w:rPr>
        <w:t xml:space="preserve"> </w:t>
      </w:r>
      <w:ins w:id="106187" w:author="קלוד" w:date="2026-10-11T13:11:34Z">
        <w:r>
          <w:rPr>
            <w:rFonts w:ascii="Fb Fontext" w:hAnsi="Fb Fontext"/>
            <w:rtl/>
          </w:rPr>
          <w:t xml:space="preserve">לישראל,</w:t>
        </w:r>
      </w:ins>
      <w:del w:id="106188" w:author="קלוד" w:date="2026-10-11T13:11:34Z">
        <w:r w:rsidRPr="006F178A">
          <w:rPr>
            <w:rFonts w:ascii="Fb Fontext" w:hAnsi="Fb Fontext"/>
            <w:rtl/>
          </w:rPr>
          <w:delText xml:space="preserve">לישראל</w:delText>
        </w:r>
      </w:del>
      <w:r w:rsidRPr="006F178A">
        <w:rPr>
          <w:rFonts w:ascii="Fb Fontext" w:hAnsi="Fb Fontext"/>
          <w:rtl/>
        </w:rPr>
        <w:t xml:space="preserve"> </w:t>
      </w:r>
      <w:r w:rsidRPr="006F178A">
        <w:rPr>
          <w:rFonts w:ascii="Fb Fontext" w:hAnsi="Fb Fontext"/>
          <w:rtl/>
        </w:rPr>
        <w:t xml:space="preserve">קמ"ל</w:t>
      </w:r>
      <w:r w:rsidRPr="006F178A">
        <w:rPr>
          <w:rFonts w:ascii="Fb Fontext" w:hAnsi="Fb Fontext"/>
          <w:rtl/>
        </w:rPr>
        <w:t xml:space="preserve">.</w:t>
      </w:r>
    </w:p>
    <w:p w:rsidR="00E9703F" w:rsidRPr="006F178A" w:rsidRDefault="00E9703F" w:rsidP="00E9703F">
      <w:pPr>
        <w:rPr>
          <w:b/>
          <w:bCs/>
          <w:rtl/>
        </w:rPr>
      </w:pPr>
      <w:r w:rsidRPr="006F178A">
        <w:rPr>
          <w:rtl/>
        </w:rPr>
        <w:t xml:space="preserve">• וכבש </w:t>
      </w:r>
      <w:ins w:id="106197" w:author="קלוד" w:date="2026-10-11T13:11:34Z">
        <w:r>
          <w:rPr>
            <w:rtl/>
          </w:rPr>
          <w:t xml:space="preserve">- להשמיענו</w:t>
        </w:r>
      </w:ins>
      <w:del w:id="106198" w:author="קלוד" w:date="2026-10-11T13:11:34Z">
        <w:r w:rsidRPr="006F178A">
          <w:rPr>
            <w:rtl/>
          </w:rPr>
          <w:delText xml:space="preserve">לאשמעי'</w:delText>
        </w:r>
      </w:del>
      <w:r w:rsidRPr="006F178A">
        <w:rPr>
          <w:rtl/>
        </w:rPr>
        <w:t xml:space="preserve"> מעשה </w:t>
      </w:r>
      <w:r w:rsidRPr="006F178A">
        <w:rPr>
          <w:rStyle w:val="2fb"/>
          <w:rtl/>
        </w:rPr>
        <w:t xml:space="preserve">דרשב"ג</w:t>
      </w:r>
      <w:r w:rsidRPr="006F178A">
        <w:rPr>
          <w:rtl/>
        </w:rPr>
        <w:t xml:space="preserve">.</w:t>
      </w:r>
    </w:p>
    <w:p w:rsidR="00E9703F" w:rsidRPr="006F178A" w:rsidRDefault="00E9703F" w:rsidP="00E9703F">
      <w:pPr>
        <w:rPr>
          <w:rtl/>
        </w:rPr>
      </w:pPr>
      <w:r w:rsidRPr="006F178A">
        <w:rPr>
          <w:b/>
          <w:rtl/>
        </w:rPr>
        <w:t>•</w:t>
      </w:r>
      <w:r w:rsidRPr="006F178A">
        <w:rPr>
          <w:b/>
          <w:bCs/>
          <w:rtl/>
        </w:rPr>
        <w:t xml:space="preserve"> ת"ר</w:t>
      </w:r>
      <w:r w:rsidRPr="006F178A">
        <w:rPr>
          <w:rtl/>
        </w:rPr>
        <w:t xml:space="preserve"> נכרי שליקט עשבים - מאכיל אחריו ישראל, ואם בשביל ישראל - אסור.</w:t>
      </w:r>
    </w:p>
    <w:p w:rsidR="00E9703F" w:rsidRPr="00B3644D" w:rsidRDefault="00E9703F" w:rsidP="00E9703F">
      <w:pPr>
        <w:pStyle w:val="affffb"/>
        <w:rPr>
          <w:spacing w:val="-2"/>
          <w:rtl/>
        </w:rPr>
      </w:pPr>
      <w:r w:rsidRPr="00B3644D">
        <w:rPr>
          <w:spacing w:val="-2"/>
          <w:rtl/>
        </w:rPr>
        <w:lastRenderedPageBreak/>
        <w:t xml:space="preserve">- מיירי </w:t>
      </w:r>
      <w:ins w:id="106209" w:author="קלוד" w:date="2026-10-11T13:11:34Z">
        <w:r>
          <w:rPr>
            <w:spacing w:val="-2"/>
            <w:rtl/>
          </w:rPr>
          <w:t xml:space="preserve">שעומד</w:t>
        </w:r>
      </w:ins>
      <w:del w:id="106210" w:author="קלוד" w:date="2026-10-11T13:11:34Z">
        <w:r w:rsidRPr="00B3644D">
          <w:rPr>
            <w:spacing w:val="-2"/>
            <w:rtl/>
          </w:rPr>
          <w:lastRenderedPageBreak/>
          <w:delText xml:space="preserve">דקאים</w:delText>
        </w:r>
      </w:del>
      <w:r w:rsidRPr="00B3644D">
        <w:rPr>
          <w:spacing w:val="-2"/>
          <w:rtl/>
        </w:rPr>
        <w:lastRenderedPageBreak/>
        <w:t xml:space="preserve"> </w:t>
      </w:r>
      <w:ins w:id="93515" w:author="מנוע מכני" w:date="2026-10-11T12:04:39Z">
        <w:ins w:id="106207" w:author="קלוד" w:date="2026-10-11T13:11:34Z">
          <w:r>
            <w:rPr>
              <w:rStyle w:val="afffffe"/>
              <w:spacing w:val="-2"/>
              <w:rtl/>
            </w:rPr>
            <w:t xml:space="preserve">הישראל</w:t>
          </w:r>
        </w:ins>
        <w:del w:id="106208" w:author="קלוד" w:date="2026-10-11T13:11:34Z">
          <w:r>
            <w:rPr>
              <w:spacing w:val="-2"/>
              <w:rtl/>
            </w:rPr>
            <w:delText xml:space="preserve">לו</w:delText>
          </w:r>
        </w:del>
      </w:ins>
      <w:del w:id="93516" w:author="מנוע מכני" w:date="2026-10-11T12:04:39Z">
        <w:r w:rsidRPr="00B3644D">
          <w:rPr>
            <w:spacing w:val="-2"/>
            <w:rtl/>
          </w:rPr>
          <w:lastRenderedPageBreak/>
          <w:delText xml:space="preserve">ליה</w:delText>
        </w:r>
      </w:del>
      <w:r w:rsidRPr="00B3644D">
        <w:rPr>
          <w:spacing w:val="-2"/>
          <w:rtl/>
        </w:rPr>
        <w:lastRenderedPageBreak/>
        <w:t xml:space="preserve"> </w:t>
      </w:r>
      <w:ins w:id="106205" w:author="קלוד" w:date="2026-10-11T13:11:34Z">
        <w:r>
          <w:rPr>
            <w:spacing w:val="-2"/>
            <w:rtl/>
          </w:rPr>
          <w:t xml:space="preserve">לפניה,</w:t>
        </w:r>
      </w:ins>
      <w:del w:id="106206" w:author="קלוד" w:date="2026-10-11T13:11:34Z">
        <w:r w:rsidRPr="00B3644D">
          <w:rPr>
            <w:spacing w:val="-2"/>
            <w:rtl/>
          </w:rPr>
          <w:lastRenderedPageBreak/>
          <w:delText xml:space="preserve">באפיה</w:delText>
        </w:r>
      </w:del>
      <w:r w:rsidRPr="00B3644D">
        <w:rPr>
          <w:spacing w:val="-2"/>
          <w:rtl/>
        </w:rPr>
        <w:lastRenderedPageBreak/>
        <w:t xml:space="preserve"> </w:t>
      </w:r>
      <w:ins w:id="106203" w:author="קלוד" w:date="2026-10-11T13:11:34Z">
        <w:r>
          <w:rPr>
            <w:spacing w:val="-2"/>
            <w:rtl/>
          </w:rPr>
          <w:t xml:space="preserve">והיא</w:t>
        </w:r>
      </w:ins>
      <w:del w:id="106204" w:author="קלוד" w:date="2026-10-11T13:11:34Z">
        <w:r w:rsidRPr="00B3644D">
          <w:rPr>
            <w:spacing w:val="-2"/>
            <w:rtl/>
          </w:rPr>
          <w:lastRenderedPageBreak/>
          <w:delText xml:space="preserve">ואזלה</w:delText>
        </w:r>
      </w:del>
      <w:r w:rsidRPr="00B3644D">
        <w:rPr>
          <w:spacing w:val="-2"/>
          <w:rtl/>
        </w:rPr>
        <w:lastRenderedPageBreak/>
        <w:t xml:space="preserve"> </w:t>
      </w:r>
      <w:ins w:id="106201" w:author="קלוד" w:date="2026-10-11T13:11:34Z">
        <w:r>
          <w:rPr>
            <w:spacing w:val="-2"/>
            <w:rtl/>
          </w:rPr>
          <w:t xml:space="preserve">הולכת</w:t>
        </w:r>
      </w:ins>
      <w:del w:id="106202" w:author="קלוד" w:date="2026-10-11T13:11:34Z">
        <w:r w:rsidRPr="00B3644D">
          <w:rPr>
            <w:spacing w:val="-2"/>
            <w:rtl/>
          </w:rPr>
          <w:lastRenderedPageBreak/>
          <w:delText xml:space="preserve">היא</w:delText>
        </w:r>
      </w:del>
      <w:r w:rsidRPr="00B3644D">
        <w:rPr>
          <w:spacing w:val="-2"/>
          <w:rtl/>
        </w:rPr>
        <w:lastRenderedPageBreak/>
        <w:t xml:space="preserve"> </w:t>
      </w:r>
      <w:ins w:id="106199" w:author="קלוד" w:date="2026-10-11T13:11:34Z">
        <w:r>
          <w:rPr>
            <w:spacing w:val="-2"/>
            <w:rtl/>
          </w:rPr>
          <w:t xml:space="preserve">ואוכלת</w:t>
        </w:r>
      </w:ins>
      <w:del w:id="106200" w:author="קלוד" w:date="2026-10-11T13:11:34Z">
        <w:r w:rsidRPr="00B3644D">
          <w:rPr>
            <w:spacing w:val="-2"/>
            <w:rtl/>
          </w:rPr>
          <w:lastRenderedPageBreak/>
          <w:delText xml:space="preserve">ואכלה</w:delText>
        </w:r>
      </w:del>
      <w:r w:rsidRPr="00B3644D">
        <w:rPr>
          <w:spacing w:val="-2"/>
          <w:rtl/>
        </w:rPr>
        <w:lastRenderedPageBreak/>
        <w:t xml:space="preserve"> [דאל"ה אסור להעמיד על תלוש דמוקצה ]</w:t>
      </w:r>
    </w:p>
    <w:p w:rsidR="00E9703F" w:rsidRPr="006F178A" w:rsidRDefault="00E9703F" w:rsidP="00E9703F">
      <w:pPr>
        <w:rPr>
          <w:rtl/>
        </w:rPr>
      </w:pPr>
      <w:r w:rsidRPr="006F178A">
        <w:rPr>
          <w:rFonts w:ascii="Fb Fontext" w:hAnsi="Fb Fontext"/>
          <w:rtl/>
        </w:rPr>
        <w:t>• מילא מים להשקות בהמתו - משקה אחריו ישראל, ואם בשביל ישראל - אסור.</w:t>
      </w:r>
    </w:p>
    <w:p w:rsidR="00E9703F" w:rsidRPr="006F178A" w:rsidRDefault="00E9703F" w:rsidP="00E9703F">
      <w:pPr>
        <w:rPr>
          <w:rtl/>
        </w:rPr>
      </w:pPr>
      <w:r w:rsidRPr="006F178A">
        <w:rPr>
          <w:rtl/>
        </w:rPr>
        <w:t xml:space="preserve">בד"א</w:t>
      </w:r>
      <w:r w:rsidRPr="006F178A">
        <w:rPr>
          <w:rtl/>
        </w:rPr>
        <w:t xml:space="preserve"> שאין מכירו, אבל מכירו - אסור.</w:t>
      </w:r>
    </w:p>
    <w:p>
      <w:pPr>
        <w:pStyle w:val="38"/>
        <w:rPr>
          <w:ins w:id="98624" w:author="מנוע מכני" w:date="2026-10-11T12:04:39Z"/>
        </w:rPr>
      </w:pPr>
      <w:r w:rsidRPr="006F178A">
        <w:t>ורשב"ג הגם שמכירו לאביי</w:t>
      </w:r>
      <w:r w:rsidRPr="006F178A">
        <w:t>:</w:t>
      </w:r>
    </w:p>
    <w:p w:rsidR="00E9703F" w:rsidRDefault="00E9703F" w:rsidP="00E9703F">
      <w:pPr>
        <w:rPr>
          <w:rtl/>
        </w:rPr>
      </w:pPr>
      <w:del w:id="98625" w:author="מנוע מכני" w:date="2026-10-11T12:04:39Z">
        <w:r w:rsidRPr="006F178A">
          <w:rPr>
            <w:rtl/>
          </w:rPr>
          <w:delText xml:space="preserve"> </w:delText>
        </w:r>
      </w:del>
      <w:r w:rsidRPr="006F178A">
        <w:rPr>
          <w:rtl/>
        </w:rPr>
        <w:t xml:space="preserve">-שלא בפניו היה [</w:t>
      </w:r>
      <w:r w:rsidRPr="006F178A">
        <w:rPr>
          <w:rStyle w:val="2fb"/>
          <w:rtl/>
        </w:rPr>
        <w:t xml:space="preserve">ורשב"ג</w:t>
      </w:r>
      <w:r w:rsidRPr="006F178A">
        <w:rPr>
          <w:rtl/>
        </w:rPr>
        <w:t xml:space="preserve"> </w:t>
      </w:r>
      <w:r w:rsidRPr="006F178A">
        <w:rPr>
          <w:rtl/>
        </w:rPr>
        <w:t xml:space="preserve">אמר</w:t>
      </w:r>
      <w:r w:rsidRPr="006F178A">
        <w:rPr>
          <w:rtl/>
        </w:rPr>
        <w:t xml:space="preserve"> הואיל ועשאו שלא בפנינו נרד בו ]</w:t>
      </w:r>
    </w:p>
    <w:p>
      <w:pPr>
        <w:pStyle w:val="38"/>
        <w:rPr>
          <w:ins w:id="98626" w:author="מנוע מכני" w:date="2026-10-11T12:04:39Z"/>
        </w:rPr>
      </w:pPr>
      <w:r w:rsidRPr="00EC3AF0">
        <w:t>רבא</w:t>
      </w:r>
      <w:r w:rsidRPr="00EC3AF0">
        <w:t>:</w:t>
      </w:r>
    </w:p>
    <w:p w:rsidR="00E9703F" w:rsidRDefault="00E9703F" w:rsidP="00E9703F">
      <w:pPr>
        <w:rPr>
          <w:rFonts w:ascii="Fb Fontext" w:hAnsi="Fb Fontext"/>
          <w:sz w:val="20"/>
          <w:rtl/>
        </w:rPr>
      </w:pPr>
      <w:del w:id="98627" w:author="מנוע מכני" w:date="2026-10-11T12:04:39Z">
        <w:r w:rsidRPr="006F178A">
          <w:rPr>
            <w:rFonts w:ascii="Fb Fontext" w:hAnsi="Fb Fontext"/>
            <w:sz w:val="20"/>
            <w:rtl/>
          </w:rPr>
          <w:delText xml:space="preserve"> </w:delText>
        </w:r>
      </w:del>
      <w:ins w:id="106211" w:author="קלוד" w:date="2026-10-11T13:11:34Z">
        <w:r>
          <w:rPr>
            <w:rStyle w:val="afffffe"/>
            <w:rFonts w:ascii="Fb Fontext" w:hAnsi="Fb Fontext"/>
            <w:sz w:val="20"/>
            <w:rtl/>
          </w:rPr>
          <w:t xml:space="preserve">אפי' בפניו -</w:t>
        </w:r>
        <w:r>
          <w:rPr>
            <w:rFonts w:ascii="Fb Fontext" w:hAnsi="Fb Fontext"/>
            <w:sz w:val="20"/>
            <w:rtl/>
          </w:rPr>
          <w:t xml:space="preserve"> נר</w:t>
        </w:r>
      </w:ins>
      <w:del w:id="106212" w:author="קלוד" w:date="2026-10-11T13:11:34Z">
        <w:r w:rsidRPr="006F178A">
          <w:rPr>
            <w:rFonts w:ascii="Fb Fontext" w:hAnsi="Fb Fontext"/>
            <w:sz w:val="20"/>
            <w:rtl/>
          </w:rPr>
          <w:delText xml:space="preserve">נר</w:delText>
        </w:r>
      </w:del>
      <w:r w:rsidRPr="006F178A">
        <w:rPr>
          <w:rFonts w:ascii="Fb Fontext" w:hAnsi="Fb Fontext"/>
          <w:sz w:val="20"/>
          <w:rtl/>
        </w:rPr>
        <w:t xml:space="preserve"> לאחד נר למאה [</w:t>
      </w:r>
      <w:r w:rsidRPr="006F178A">
        <w:rPr>
          <w:rStyle w:val="2fb"/>
          <w:rFonts w:ascii="Fb Fontext" w:hAnsi="Fb Fontext"/>
          <w:sz w:val="20"/>
          <w:rtl/>
        </w:rPr>
        <w:t xml:space="preserve">ורשב"ג</w:t>
      </w:r>
      <w:r w:rsidRPr="006F178A">
        <w:rPr>
          <w:rFonts w:ascii="Fb Fontext" w:hAnsi="Fb Fontext"/>
          <w:sz w:val="20"/>
          <w:rtl/>
        </w:rPr>
        <w:t xml:space="preserve"> </w:t>
      </w:r>
      <w:r w:rsidRPr="006F178A">
        <w:rPr>
          <w:rFonts w:ascii="Fb Fontext" w:hAnsi="Fb Fontext"/>
          <w:sz w:val="20"/>
          <w:rtl/>
        </w:rPr>
        <w:t xml:space="preserve">אמר</w:t>
      </w:r>
      <w:r w:rsidRPr="006F178A">
        <w:rPr>
          <w:rFonts w:ascii="Fb Fontext" w:hAnsi="Fb Fontext"/>
          <w:sz w:val="20"/>
          <w:rtl/>
        </w:rPr>
        <w:t xml:space="preserve"> הואיל ועשאו נרד בו]</w:t>
      </w:r>
    </w:p>
    <w:p>
      <w:pPr>
        <w:pStyle w:val="afffff8"/>
        <w:rPr>
          <w:ins w:id="90313" w:author="קלוד" w:date="2026-10-11T12:33:55Z"/>
        </w:rPr>
      </w:pPr>
      <w:ins w:id="90314" w:author="קלוד" w:date="2026-10-11T12:33:55Z">
        <w:r>
          <w:rPr>
            <w:color w:val="7B3F00"/>
          </w:rPr>
          <w:t xml:space="preserve">רחצה והשתמשות באור - בעיר שרובה נכרים</w:t>
        </w:r>
      </w:ins>
    </w:p>
    <w:p w:rsidR="00E9703F" w:rsidRPr="006F178A" w:rsidRDefault="00E9703F" w:rsidP="00E9703F">
      <w:pPr>
        <w:rPr>
          <w:rtl/>
        </w:rPr>
      </w:pPr>
      <w:r w:rsidRPr="006F178A">
        <w:rPr>
          <w:rFonts w:ascii="Fb Fontext" w:hAnsi="Fb Fontext"/>
          <w:rtl/>
        </w:rPr>
        <w:t xml:space="preserve">• והא דמותר לרחוץ</w:t>
      </w:r>
      <w:ins w:id="106223" w:author="קלוד" w:date="2026-10-11T13:11:34Z">
        <w:r>
          <w:rPr>
            <w:rFonts w:ascii="Fb Fontext" w:hAnsi="Fb Fontext"/>
            <w:rtl/>
          </w:rPr>
          <w:t xml:space="preserve"> </w:t>
        </w:r>
        <w:r>
          <w:rPr>
            <w:rStyle w:val="afffffe"/>
            <w:rFonts w:ascii="Fb Fontext" w:hAnsi="Fb Fontext"/>
            <w:rtl/>
          </w:rPr>
          <w:t xml:space="preserve">מיד במוצאי שבת</w:t>
        </w:r>
        <w:r>
          <w:rPr>
            <w:rFonts w:ascii="Fb Fontext" w:hAnsi="Fb Fontext"/>
            <w:rtl/>
          </w:rPr>
          <w:t xml:space="preserve"> </w:t>
        </w:r>
      </w:ins>
      <w:del w:id="106224" w:author="קלוד" w:date="2026-10-11T13:11:34Z">
        <w:r w:rsidRPr="006F178A">
          <w:rPr>
            <w:rFonts w:ascii="Fb Fontext" w:hAnsi="Fb Fontext"/>
            <w:rtl/>
          </w:rPr>
          <w:delText xml:space="preserve"> </w:delText>
        </w:r>
      </w:del>
      <w:r w:rsidRPr="006F178A">
        <w:rPr>
          <w:rFonts w:ascii="Fb Fontext" w:hAnsi="Fb Fontext"/>
          <w:rtl/>
        </w:rPr>
        <w:t xml:space="preserve">בעיר שרובה </w:t>
      </w:r>
      <w:ins w:id="106221" w:author="קלוד" w:date="2026-10-11T13:11:34Z">
        <w:r>
          <w:rPr>
            <w:rFonts w:ascii="Fb Fontext" w:hAnsi="Fb Fontext"/>
            <w:rtl/>
          </w:rPr>
          <w:t xml:space="preserve">נכרים, </w:t>
        </w:r>
        <w:r>
          <w:rPr>
            <w:rStyle w:val="afffffe"/>
            <w:rFonts w:ascii="Fb Fontext" w:hAnsi="Fb Fontext"/>
            <w:rtl/>
          </w:rPr>
          <w:t xml:space="preserve">במרחץ</w:t>
        </w:r>
        <w:r>
          <w:rPr>
            <w:rFonts w:ascii="Fb Fontext" w:hAnsi="Fb Fontext"/>
            <w:rtl/>
          </w:rPr>
          <w:t xml:space="preserve"> שחוממה</w:t>
        </w:r>
      </w:ins>
      <w:del w:id="106222" w:author="קלוד" w:date="2026-10-11T13:11:34Z">
        <w:r w:rsidRPr="006F178A">
          <w:rPr>
            <w:rFonts w:ascii="Fb Fontext" w:hAnsi="Fb Fontext"/>
            <w:rtl/>
          </w:rPr>
          <w:delText xml:space="preserve">נכרים</w:delText>
        </w:r>
      </w:del>
      <w:r w:rsidRPr="006F178A">
        <w:rPr>
          <w:rFonts w:ascii="Fb Fontext" w:hAnsi="Fb Fontext"/>
          <w:rtl/>
        </w:rPr>
        <w:t xml:space="preserve"> בשבת </w:t>
      </w:r>
      <w:ins w:id="106219" w:author="קלוד" w:date="2026-10-11T13:11:34Z">
        <w:r>
          <w:rPr>
            <w:rFonts w:ascii="Fb Fontext" w:hAnsi="Fb Fontext"/>
            <w:rtl/>
          </w:rPr>
          <w:t xml:space="preserve">-</w:t>
        </w:r>
      </w:ins>
      <w:del w:id="106220" w:author="קלוד" w:date="2026-10-11T13:11:34Z">
        <w:r w:rsidRPr="006F178A">
          <w:rPr>
            <w:rFonts w:ascii="Fb Fontext" w:hAnsi="Fb Fontext"/>
            <w:rtl/>
          </w:rPr>
          <w:delText xml:space="preserve">דכי</w:delText>
        </w:r>
      </w:del>
      <w:r w:rsidRPr="006F178A">
        <w:rPr>
          <w:rFonts w:ascii="Fb Fontext" w:hAnsi="Fb Fontext"/>
          <w:rtl/>
        </w:rPr>
        <w:t xml:space="preserve"> </w:t>
      </w:r>
      <w:ins w:id="106217" w:author="קלוד" w:date="2026-10-11T13:11:34Z">
        <w:r>
          <w:rPr>
            <w:rFonts w:ascii="Fb Fontext" w:hAnsi="Fb Fontext"/>
            <w:rtl/>
          </w:rPr>
          <w:t xml:space="preserve">שכשמחממים,</w:t>
        </w:r>
      </w:ins>
      <w:del w:id="106218" w:author="קלוד" w:date="2026-10-11T13:11:34Z">
        <w:r w:rsidRPr="006F178A">
          <w:rPr>
            <w:rFonts w:ascii="Fb Fontext" w:hAnsi="Fb Fontext"/>
            <w:rtl/>
          </w:rPr>
          <w:delText xml:space="preserve">מחממי -</w:delText>
        </w:r>
      </w:del>
      <w:r w:rsidRPr="006F178A">
        <w:rPr>
          <w:rFonts w:ascii="Fb Fontext" w:hAnsi="Fb Fontext"/>
          <w:rtl/>
        </w:rPr>
        <w:t xml:space="preserve"> </w:t>
      </w:r>
      <w:ins w:id="90519" w:author="Claude - סמנטי" w:date="2026-10-11T12:28:21Z">
        <w:r>
          <w:rPr>
            <w:rFonts w:ascii="Fb Fontext" w:hAnsi="Fb Fontext"/>
            <w:rtl/>
          </w:rPr>
          <w:t xml:space="preserve">על דעת</w:t>
        </w:r>
      </w:ins>
      <w:del w:id="90520" w:author="Claude - סמנטי" w:date="2026-10-11T12:28:21Z">
        <w:r w:rsidRPr="006F178A">
          <w:rPr>
            <w:rFonts w:ascii="Fb Fontext" w:hAnsi="Fb Fontext"/>
            <w:rtl/>
          </w:rPr>
          <w:delText xml:space="preserve">אדעתא</w:delText>
        </w:r>
      </w:del>
      <w:r w:rsidRPr="006F178A">
        <w:rPr>
          <w:rFonts w:ascii="Fb Fontext" w:hAnsi="Fb Fontext"/>
          <w:rtl/>
        </w:rPr>
        <w:t xml:space="preserve"> </w:t>
      </w:r>
      <w:ins w:id="91703" w:author="מנוע מכני" w:date="2026-10-11T12:04:39Z">
        <w:ins w:id="106215" w:author="קלוד" w:date="2026-10-11T13:11:34Z">
          <w:r>
            <w:rPr>
              <w:rFonts w:ascii="Fb Fontext" w:hAnsi="Fb Fontext"/>
              <w:rtl/>
            </w:rPr>
            <w:t xml:space="preserve">הרוב</w:t>
          </w:r>
        </w:ins>
        <w:del w:id="106216" w:author="קלוד" w:date="2026-10-11T13:11:34Z">
          <w:r>
            <w:rPr>
              <w:rFonts w:ascii="Fb Fontext" w:hAnsi="Fb Fontext"/>
              <w:rtl/>
            </w:rPr>
            <w:delText xml:space="preserve">דרוב</w:delText>
          </w:r>
        </w:del>
      </w:ins>
      <w:del w:id="91704" w:author="מנוע מכני" w:date="2026-10-11T12:04:39Z">
        <w:r w:rsidRPr="006F178A">
          <w:rPr>
            <w:rFonts w:ascii="Fb Fontext" w:hAnsi="Fb Fontext"/>
            <w:rtl/>
          </w:rPr>
          <w:delText xml:space="preserve">דרובא</w:delText>
        </w:r>
      </w:del>
      <w:r w:rsidRPr="006F178A">
        <w:rPr>
          <w:rFonts w:ascii="Fb Fontext" w:hAnsi="Fb Fontext"/>
          <w:rtl/>
        </w:rPr>
        <w:t xml:space="preserve"> </w:t>
      </w:r>
      <w:ins w:id="106213" w:author="קלוד" w:date="2026-10-11T13:11:34Z">
        <w:r>
          <w:rPr>
            <w:rFonts w:ascii="Fb Fontext" w:hAnsi="Fb Fontext"/>
            <w:rtl/>
          </w:rPr>
          <w:t xml:space="preserve">מחממים.</w:t>
        </w:r>
      </w:ins>
      <w:del w:id="106214" w:author="קלוד" w:date="2026-10-11T13:11:34Z">
        <w:r w:rsidRPr="006F178A">
          <w:rPr>
            <w:rFonts w:ascii="Fb Fontext" w:hAnsi="Fb Fontext"/>
            <w:rtl/>
          </w:rPr>
          <w:delText xml:space="preserve">מחממי.</w:delText>
        </w:r>
      </w:del>
    </w:p>
    <w:p w:rsidR="00E9703F" w:rsidRPr="006F178A" w:rsidRDefault="00E9703F" w:rsidP="00E9703F">
      <w:pPr>
        <w:rPr>
          <w:rtl/>
        </w:rPr>
      </w:pPr>
      <w:r w:rsidRPr="006F178A">
        <w:rPr>
          <w:rtl/>
        </w:rPr>
        <w:t xml:space="preserve">• </w:t>
      </w:r>
      <w:ins w:id="106229" w:author="קלוד" w:date="2026-10-11T13:11:34Z">
        <w:r>
          <w:rPr>
            <w:rtl/>
          </w:rPr>
          <w:t xml:space="preserve">נר</w:t>
        </w:r>
      </w:ins>
      <w:del w:id="106230" w:author="קלוד" w:date="2026-10-11T13:11:34Z">
        <w:r w:rsidRPr="006F178A">
          <w:rPr>
            <w:rtl/>
          </w:rPr>
          <w:delText xml:space="preserve">בנר</w:delText>
        </w:r>
      </w:del>
      <w:r w:rsidRPr="006F178A">
        <w:rPr>
          <w:rtl/>
        </w:rPr>
        <w:t xml:space="preserve"> הדלוק במסיבה, ורוב נכרים - מותר להשתמש לאורה, </w:t>
      </w:r>
      <w:ins w:id="90521" w:author="Claude - סמנטי" w:date="2026-10-11T12:28:21Z">
        <w:r>
          <w:rPr>
            <w:rtl/>
          </w:rPr>
          <w:t xml:space="preserve">שעל דעת</w:t>
        </w:r>
      </w:ins>
      <w:del w:id="90522" w:author="Claude - סמנטי" w:date="2026-10-11T12:28:21Z">
        <w:r w:rsidRPr="006F178A">
          <w:rPr>
            <w:rtl/>
          </w:rPr>
          <w:delText xml:space="preserve">דאדעתא</w:delText>
        </w:r>
      </w:del>
      <w:r w:rsidRPr="006F178A">
        <w:rPr>
          <w:rtl/>
        </w:rPr>
        <w:t xml:space="preserve"> </w:t>
      </w:r>
      <w:ins w:id="91705" w:author="מנוע מכני" w:date="2026-10-11T12:04:39Z">
        <w:ins w:id="106227" w:author="קלוד" w:date="2026-10-11T13:11:34Z">
          <w:r>
            <w:rPr>
              <w:rtl/>
            </w:rPr>
            <w:t xml:space="preserve">הרוב</w:t>
          </w:r>
        </w:ins>
        <w:del w:id="106228" w:author="קלוד" w:date="2026-10-11T13:11:34Z">
          <w:r>
            <w:rPr>
              <w:rtl/>
            </w:rPr>
            <w:delText xml:space="preserve">דרוב</w:delText>
          </w:r>
        </w:del>
      </w:ins>
      <w:del w:id="91706" w:author="מנוע מכני" w:date="2026-10-11T12:04:39Z">
        <w:r w:rsidRPr="006F178A">
          <w:rPr>
            <w:rtl/>
          </w:rPr>
          <w:delText xml:space="preserve">דרובא</w:delText>
        </w:r>
      </w:del>
      <w:r w:rsidRPr="006F178A">
        <w:rPr>
          <w:rtl/>
        </w:rPr>
        <w:t xml:space="preserve"> </w:t>
      </w:r>
      <w:ins w:id="106225" w:author="קלוד" w:date="2026-10-11T13:11:34Z">
        <w:r>
          <w:rPr>
            <w:rtl/>
          </w:rPr>
          <w:t xml:space="preserve">מדליקים.</w:t>
        </w:r>
      </w:ins>
      <w:del w:id="106226" w:author="קלוד" w:date="2026-10-11T13:11:34Z">
        <w:r w:rsidRPr="006F178A">
          <w:rPr>
            <w:rtl/>
          </w:rPr>
          <w:delText xml:space="preserve">מדלקי.</w:delText>
        </w:r>
      </w:del>
    </w:p>
    <w:p w:rsidR="00E9703F" w:rsidRPr="009757B9" w:rsidRDefault="00E9703F" w:rsidP="00E9703F">
      <w:pPr>
        <w:rPr>
          <w:rFonts w:cs="Guttman Vilna"/>
          <w:b/>
          <w:bCs/>
          <w:rtl/>
        </w:rPr>
      </w:pPr>
      <w:r w:rsidRPr="006F178A">
        <w:rPr>
          <w:rtl/>
        </w:rPr>
        <w:t xml:space="preserve">משא"כ</w:t>
      </w:r>
      <w:r w:rsidRPr="006F178A">
        <w:rPr>
          <w:rtl/>
        </w:rPr>
        <w:t xml:space="preserve"> ברוב ישראל </w:t>
      </w:r>
      <w:r>
        <w:rPr>
          <w:rtl/>
        </w:rPr>
        <w:t>ואפי'</w:t>
      </w:r>
      <w:r w:rsidRPr="006F178A">
        <w:rPr>
          <w:rtl/>
        </w:rPr>
        <w:t xml:space="preserve"> מחצה על מחצה דאסור.</w:t>
      </w:r>
    </w:p>
    <w:p w:rsidR="00E9703F" w:rsidRDefault="00E9703F" w:rsidP="00E9703F">
      <w:pPr>
        <w:rPr>
          <w:rtl/>
        </w:rPr>
      </w:pPr>
      <w:r w:rsidRPr="006F178A">
        <w:rPr>
          <w:rtl/>
        </w:rPr>
        <w:t>•</w:t>
      </w:r>
      <w:r w:rsidRPr="006F178A">
        <w:rPr>
          <w:rFonts w:hint="cs"/>
          <w:rtl/>
        </w:rPr>
        <w:t xml:space="preserve"> </w:t>
      </w:r>
      <w:r w:rsidRPr="006F178A">
        <w:rPr>
          <w:rtl/>
        </w:rPr>
        <w:t>וכן</w:t>
      </w:r>
      <w:r>
        <w:rPr>
          <w:rFonts w:hint="cs"/>
          <w:rtl/>
        </w:rPr>
        <w:t xml:space="preserve"> היה </w:t>
      </w:r>
      <w:r w:rsidRPr="006F178A">
        <w:rPr>
          <w:rtl/>
        </w:rPr>
        <w:t xml:space="preserve">מעשה בשמואל </w:t>
      </w:r>
      <w:ins w:id="106239" w:author="קלוד" w:date="2026-10-11T13:11:34Z">
        <w:r>
          <w:rPr>
            <w:rtl/>
          </w:rPr>
          <w:t xml:space="preserve">בבית</w:t>
        </w:r>
      </w:ins>
      <w:del w:id="106240" w:author="קלוד" w:date="2026-10-11T13:11:34Z">
        <w:r w:rsidRPr="006F178A">
          <w:rPr>
            <w:rtl/>
          </w:rPr>
          <w:delText xml:space="preserve">בבי</w:delText>
        </w:r>
      </w:del>
      <w:r w:rsidRPr="006F178A">
        <w:rPr>
          <w:rtl/>
        </w:rPr>
        <w:t xml:space="preserve"> </w:t>
      </w:r>
      <w:ins w:id="106237" w:author="קלוד" w:date="2026-10-11T13:11:34Z">
        <w:r>
          <w:rPr>
            <w:rtl/>
          </w:rPr>
          <w:t xml:space="preserve">אבין,</w:t>
        </w:r>
      </w:ins>
      <w:del w:id="106238" w:author="קלוד" w:date="2026-10-11T13:11:34Z">
        <w:r w:rsidRPr="006F178A">
          <w:rPr>
            <w:rtl/>
          </w:rPr>
          <w:delText xml:space="preserve">אבין</w:delText>
        </w:r>
      </w:del>
      <w:r w:rsidRPr="006F178A">
        <w:rPr>
          <w:rtl/>
        </w:rPr>
        <w:t xml:space="preserve"> שהנכרי הדליק </w:t>
      </w:r>
      <w:ins w:id="106235" w:author="קלוד" w:date="2026-10-11T13:11:34Z">
        <w:r>
          <w:rPr>
            <w:rtl/>
          </w:rPr>
          <w:t xml:space="preserve">אור,</w:t>
        </w:r>
      </w:ins>
      <w:del w:id="106236" w:author="קלוד" w:date="2026-10-11T13:11:34Z">
        <w:r w:rsidRPr="006F178A">
          <w:rPr>
            <w:rtl/>
          </w:rPr>
          <w:delText xml:space="preserve">אור</w:delText>
        </w:r>
      </w:del>
      <w:r w:rsidRPr="006F178A">
        <w:rPr>
          <w:rtl/>
        </w:rPr>
        <w:t xml:space="preserve"> וסבר </w:t>
      </w:r>
      <w:ins w:id="106233" w:author="קלוד" w:date="2026-10-11T13:11:34Z">
        <w:r>
          <w:rPr>
            <w:rStyle w:val="afffffe"/>
            <w:rtl/>
          </w:rPr>
          <w:t xml:space="preserve">שמואל</w:t>
        </w:r>
        <w:r>
          <w:rPr>
            <w:rtl/>
          </w:rPr>
          <w:t xml:space="preserve"> שבשבילו </w:t>
        </w:r>
        <w:r>
          <w:rPr>
            <w:rStyle w:val="afffffe"/>
            <w:rtl/>
          </w:rPr>
          <w:t xml:space="preserve">הדליק</w:t>
        </w:r>
      </w:ins>
      <w:del w:id="106234" w:author="קלוד" w:date="2026-10-11T13:11:34Z">
        <w:r w:rsidRPr="006F178A">
          <w:rPr>
            <w:rtl/>
          </w:rPr>
          <w:delText xml:space="preserve">שמחמתו</w:delText>
        </w:r>
      </w:del>
      <w:r w:rsidRPr="006F178A">
        <w:rPr>
          <w:rtl/>
        </w:rPr>
        <w:t xml:space="preserve"> והסב </w:t>
      </w:r>
      <w:ins w:id="106231" w:author="קלוד" w:date="2026-10-11T13:11:34Z">
        <w:r>
          <w:rPr>
            <w:rtl/>
          </w:rPr>
          <w:t xml:space="preserve">פניו.</w:t>
        </w:r>
      </w:ins>
      <w:del w:id="106232" w:author="קלוד" w:date="2026-10-11T13:11:34Z">
        <w:r w:rsidRPr="006F178A">
          <w:rPr>
            <w:rtl/>
          </w:rPr>
          <w:delText xml:space="preserve">פניו</w:delText>
        </w:r>
      </w:del>
    </w:p>
    <w:p w:rsidR="00E9703F" w:rsidRPr="009757B9" w:rsidRDefault="00E9703F" w:rsidP="00E9703F">
      <w:pPr>
        <w:rPr>
          <w:rFonts w:cs="Guttman Vilna"/>
          <w:b/>
          <w:bCs/>
          <w:rtl/>
        </w:rPr>
      </w:pPr>
      <w:r w:rsidRPr="006F178A">
        <w:rPr>
          <w:rtl/>
        </w:rPr>
        <w:t xml:space="preserve">וכשראה </w:t>
      </w:r>
      <w:ins w:id="106245" w:author="קלוד" w:date="2026-10-11T13:11:34Z">
        <w:r>
          <w:rPr>
            <w:rtl/>
          </w:rPr>
          <w:t xml:space="preserve">שלצורך </w:t>
        </w:r>
        <w:r>
          <w:rPr>
            <w:rStyle w:val="afffffe"/>
            <w:rtl/>
          </w:rPr>
          <w:t xml:space="preserve">עצמו</w:t>
        </w:r>
      </w:ins>
      <w:del w:id="106246" w:author="קלוד" w:date="2026-10-11T13:11:34Z">
        <w:r w:rsidRPr="006F178A">
          <w:rPr>
            <w:rtl/>
          </w:rPr>
          <w:delText xml:space="preserve">שלצורכו</w:delText>
        </w:r>
      </w:del>
      <w:r w:rsidRPr="006F178A">
        <w:rPr>
          <w:rtl/>
        </w:rPr>
        <w:t xml:space="preserve"> עשה </w:t>
      </w:r>
      <w:ins w:id="106243" w:author="קלוד" w:date="2026-10-11T13:11:34Z">
        <w:r>
          <w:rPr>
            <w:rtl/>
          </w:rPr>
          <w:t xml:space="preserve">כן,</w:t>
        </w:r>
      </w:ins>
      <w:del w:id="106244" w:author="קלוד" w:date="2026-10-11T13:11:34Z">
        <w:r w:rsidRPr="006F178A">
          <w:rPr>
            <w:rtl/>
          </w:rPr>
          <w:delText xml:space="preserve">כן</w:delText>
        </w:r>
      </w:del>
      <w:r w:rsidRPr="006F178A">
        <w:rPr>
          <w:rtl/>
        </w:rPr>
        <w:t xml:space="preserve"> </w:t>
      </w:r>
      <w:ins w:id="106241" w:author="קלוד" w:date="2026-10-11T13:11:34Z">
        <w:r>
          <w:rPr>
            <w:rtl/>
          </w:rPr>
          <w:t xml:space="preserve">החזיר</w:t>
        </w:r>
      </w:ins>
      <w:del w:id="106242" w:author="קלוד" w:date="2026-10-11T13:11:34Z">
        <w:r w:rsidRPr="006F178A">
          <w:rPr>
            <w:rtl/>
          </w:rPr>
          <w:delText xml:space="preserve">החזיק</w:delText>
        </w:r>
      </w:del>
      <w:r w:rsidRPr="006F178A">
        <w:rPr>
          <w:rtl/>
        </w:rPr>
        <w:t xml:space="preserve"> פניו לנר.</w:t>
      </w:r>
    </w:p>
    <w:p w:rsidR="00E9703F" w:rsidRDefault="00E9703F" w:rsidP="00E9703F">
      <w:pPr>
        <w:pStyle w:val="affffd"/>
        <w:spacing w:after="0"/>
        <w:rPr>
          <w:del w:id="90089" w:author="מנוע עיצוב" w:date="2026-10-11T12:09:26Z"/>
          <w:rFonts w:ascii="MS Mincho" w:hAnsi="MS Mincho"/>
          <w:bCs w:val="0"/>
          <w:rtl/>
        </w:rPr>
      </w:pPr>
      <w:del w:id="90088" w:author="מנוע עיצוב" w:date="2026-10-11T12:09:26Z">
        <w:r>
          <w:rPr>
            <w:rFonts w:ascii="MS Mincho" w:hAnsi="MS Mincho" w:hint="cs"/>
            <w:bCs w:val="0"/>
            <w:rtl/>
          </w:rPr>
          <w:delText xml:space="preserve"> ׻</w:delText>
        </w:r>
      </w:del>
    </w:p>
    <w:p w:rsidR="00E9703F" w:rsidRPr="006F178A" w:rsidRDefault="00E9703F" w:rsidP="00E9703F">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E9703F" w:rsidRPr="006F178A" w:rsidRDefault="00E9703F" w:rsidP="004F534A">
      <w:pPr>
        <w:pStyle w:val="Hadran"/>
        <w:rPr>
          <w:rStyle w:val="afffe"/>
          <w:sz w:val="20"/>
          <w:rtl/>
        </w:rPr>
        <w:pPrChange w:id="101681" w:author="Claude" w:date="2026-10-11T09:08:22Z">
          <w:pPr>
            <w:pStyle w:val="affff"/>
            <w:rPr>
              <w:rStyle w:val="afffe"/>
              <w:sz w:val="20"/>
              <w:rtl/>
            </w:rPr>
          </w:pPr>
        </w:pPrChange>
      </w:pPr>
      <w:r w:rsidRPr="006F178A">
        <w:rPr>
          <w:rStyle w:val="afffe"/>
          <w:sz w:val="20"/>
          <w:rtl/>
        </w:rPr>
        <w:t>הדרן עלך כל כתבי</w:t>
      </w:r>
      <w:r w:rsidRPr="006F178A">
        <w:rPr>
          <w:rStyle w:val="afffe"/>
          <w:rFonts w:hint="cs"/>
          <w:sz w:val="20"/>
          <w:rtl/>
        </w:rPr>
        <w:t>.</w:t>
      </w:r>
      <w:r w:rsidR="004F534A" w:rsidRPr="006F178A">
        <w:rPr>
          <w:rStyle w:val="afffe"/>
          <w:sz w:val="20"/>
          <w:rtl/>
        </w:rPr>
        <w:t xml:space="preserve"> </w:t>
      </w:r>
    </w:p>
    <w:p w:rsidR="004F534A" w:rsidRDefault="004F534A">
      <w:r>
        <w:br w:type="page"/>
      </w:r>
    </w:p>
    <w:p w:rsidR="00E9703F" w:rsidRPr="009757B9" w:rsidRDefault="00E9703F" w:rsidP="00E9703F">
      <w:pPr>
        <w:pStyle w:val="afff6"/>
        <w:framePr w:wrap="around"/>
        <w:spacing w:line="276" w:lineRule="auto"/>
        <w:rPr>
          <w:del w:id="100618" w:author="Claude" w:date="2026-10-11T09:08:03Z"/>
          <w:rFonts w:cs="Guttman Vilna"/>
          <w:b/>
          <w:bCs/>
          <w:sz w:val="20"/>
          <w:rtl/>
        </w:rPr>
      </w:pPr>
      <w:del w:id="100617" w:author="Claude" w:date="2026-10-11T09:08:03Z">
        <w:r w:rsidRPr="006F178A">
          <w:rPr>
            <w:rFonts w:ascii="Fb Fontext" w:hAnsi="Fb Fontext" w:hint="cs"/>
            <w:sz w:val="20"/>
            <w:rtl/>
          </w:rPr>
          <w:lastRenderedPageBreak/>
          <w:delText xml:space="preserve">פרק שבעה עשר</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sz w:val="20"/>
          <w:szCs w:val="18"/>
          <w:rtl/>
        </w:rPr>
        <w:t>קכב.</w:t>
      </w:r>
    </w:p>
    <w:p w:rsidR="00E9703F" w:rsidRDefault="00E9703F" w:rsidP="00E9703F">
      <w:pPr>
        <w:pStyle w:val="afff7"/>
        <w:framePr w:wrap="around"/>
        <w:spacing w:line="276" w:lineRule="auto"/>
        <w:rPr>
          <w:del w:id="100620" w:author="Claude" w:date="2026-10-11T09:08:03Z"/>
          <w:sz w:val="20"/>
          <w:rtl/>
        </w:rPr>
      </w:pPr>
      <w:del w:id="100619" w:author="Claude" w:date="2026-10-11T09:08:03Z">
        <w:r w:rsidRPr="006F178A">
          <w:rPr>
            <w:rFonts w:hint="cs"/>
            <w:sz w:val="20"/>
            <w:rtl/>
          </w:rPr>
          <w:delText xml:space="preserve">כל הכלים</w:delText>
        </w:r>
      </w:del>
    </w:p>
    <w:p w:rsidR="00E9703F" w:rsidRPr="006F178A" w:rsidRDefault="00E9703F" w:rsidP="00E9703F">
      <w:pPr>
        <w:pStyle w:val="afff8"/>
        <w:framePr w:wrap="around"/>
        <w:spacing w:after="0" w:line="276" w:lineRule="auto"/>
        <w:rPr>
          <w:rtl/>
        </w:rPr>
      </w:pPr>
      <w:r w:rsidRPr="006F178A">
        <w:rPr>
          <w:rFonts w:hint="cs"/>
          <w:rtl/>
        </w:rPr>
        <w:t>קכב: קכו:</w:t>
      </w:r>
    </w:p>
    <w:p>
      <w:pPr>
        <w:pStyle w:val="PetichatPerek"/>
        <w:rPr>
          <w:ins w:id="100616" w:author="Claude" w:date="2026-10-11T09:08:03Z"/>
        </w:rPr>
      </w:pPr>
      <w:ins w:id="100615" w:author="Claude" w:date="2026-10-11T09:08:03Z">
        <w:r>
          <w:rPr>
            <w:rFonts w:ascii="Fb Fontext" w:hAnsi="Fb Fontext" w:hint="cs"/>
            <w:sz w:val="20"/>
            <w:rtl/>
          </w:rPr>
          <w:t xml:space="preserve">פרק שבעה עשר</w:t>
        </w:r>
        <w:r>
          <w:rPr>
            <w:rFonts w:ascii="Fb Fontext" w:hAnsi="Fb Fontext" w:hint="cs"/>
            <w:sz w:val="20"/>
            <w:rtl/>
          </w:rPr>
          <w:t xml:space="preserve"> - </w:t>
        </w:r>
        <w:r>
          <w:rPr>
            <w:rFonts w:hint="cs"/>
            <w:sz w:val="20"/>
            <w:rtl/>
          </w:rPr>
          <w:t xml:space="preserve">כל הכלים</w:t>
        </w:r>
      </w:ins>
    </w:p>
    <w:p>
      <w:pPr>
        <w:pStyle w:val="MishnaBatzad"/>
        <w:rPr>
          <w:ins w:id="20605" w:author="קלוד" w:date="2026-10-11T09:07:15Z"/>
        </w:rPr>
      </w:pPr>
      <w:ins w:id="20604" w:author="קלוד" w:date="2026-10-11T09:07:15Z">
        <w:r>
          <w:t xml:space="preserve">משנה א</w:t>
        </w:r>
      </w:ins>
    </w:p>
    <w:p w:rsidR="00E9703F" w:rsidRPr="009757B9" w:rsidRDefault="00E9703F" w:rsidP="00E9703F">
      <w:pPr>
        <w:pStyle w:val="afff9"/>
        <w:rPr>
          <w:del w:id="20331" w:author="קלוד" w:date="2026-10-11T09:07:15Z"/>
          <w:b/>
          <w:rtl/>
        </w:rPr>
      </w:pPr>
      <w:del w:id="20329" w:author="קלוד" w:date="2026-10-11T09:07:15Z">
        <w:r w:rsidRPr="009757B9">
          <w:rPr>
            <w:rFonts w:hint="cs"/>
            <w:b/>
            <w:sz w:val="20"/>
            <w:rtl/>
          </w:rPr>
          <w:delText xml:space="preserve">מ</w:delText>
        </w:r>
      </w:del>
      <w:del w:id="20330" w:author="קלוד" w:date="2026-10-11T09:07:15Z">
        <w:r w:rsidRPr="009757B9">
          <w:rPr>
            <w:b/>
            <w:sz w:val="20"/>
            <w:rtl/>
          </w:rPr>
          <w:delText xml:space="preserve">שנה.</w:delText>
        </w:r>
      </w:del>
    </w:p>
    <w:p w:rsidR="00E9703F" w:rsidRDefault="00E9703F" w:rsidP="00E9703F">
      <w:pPr>
        <w:pStyle w:val="afff9"/>
        <w:spacing w:before="120"/>
        <w:rPr>
          <w:b/>
          <w:rtl/>
        </w:rPr>
        <w:pPrChange w:id="90092" w:author="קלוד" w:date="2026-10-11T12:09:42Z">
          <w:pPr>
            <w:pStyle w:val="afff9"/>
          </w:pPr>
        </w:pPrChange>
      </w:pPr>
      <w:r w:rsidRPr="009757B9">
        <w:rPr>
          <w:b/>
          <w:rtl/>
        </w:rPr>
        <w:t xml:space="preserve">כל הכלים ניטלין בשבת ודלתותיהן עמהן, אע"פ שנתפרקו (בשבת) שאינן דומין לדלתות הבית, לפי שאינן מן המוכן. </w:t>
      </w:r>
      <w:r w:rsidRPr="009757B9">
        <w:rPr>
          <w:rFonts w:ascii="David" w:hAnsi="David"/>
          <w:b/>
          <w:rtl/>
        </w:rPr>
        <w:t>[ואלו כלי הן אגב אביהן]</w:t>
      </w:r>
    </w:p>
    <w:p w:rsidR="00E9703F" w:rsidRDefault="00E9703F" w:rsidP="00E9703F">
      <w:pPr>
        <w:pStyle w:val="afff9"/>
        <w:rPr>
          <w:b/>
          <w:rtl/>
        </w:rPr>
      </w:pPr>
      <w:r w:rsidRPr="009757B9">
        <w:rPr>
          <w:b/>
          <w:rtl/>
        </w:rPr>
        <w:t>נוטל אדם קורנס לפצע בו את האגוזין | קרדום - לחתוך בו את הדבילה</w:t>
      </w:r>
    </w:p>
    <w:p w:rsidR="00E9703F" w:rsidRPr="00B20210" w:rsidRDefault="00E9703F" w:rsidP="00E9703F">
      <w:pPr>
        <w:pStyle w:val="afff9"/>
        <w:rPr>
          <w:b/>
          <w:rtl/>
        </w:rPr>
      </w:pPr>
      <w:r w:rsidRPr="00B20210">
        <w:rPr>
          <w:b/>
          <w:rtl/>
        </w:rPr>
        <w:tab/>
      </w:r>
      <w:r w:rsidRPr="00B20210">
        <w:rPr>
          <w:rFonts w:hint="cs"/>
          <w:b/>
          <w:rtl/>
        </w:rPr>
        <w:t xml:space="preserve">  </w:t>
      </w:r>
      <w:r w:rsidRPr="00B20210">
        <w:rPr>
          <w:b/>
          <w:rtl/>
        </w:rPr>
        <w:t>מגירה - לגור בה את הגבינה</w:t>
      </w:r>
      <w:r w:rsidRPr="00B20210">
        <w:rPr>
          <w:rFonts w:hint="cs"/>
          <w:b/>
          <w:rtl/>
        </w:rPr>
        <w:t xml:space="preserve"> </w:t>
      </w:r>
      <w:r w:rsidRPr="00B20210">
        <w:rPr>
          <w:b/>
          <w:rtl/>
        </w:rPr>
        <w:t>| מגריפה - לגרוף בה את הגרוגרות</w:t>
      </w:r>
    </w:p>
    <w:p w:rsidR="00E9703F" w:rsidRPr="009757B9" w:rsidRDefault="00E9703F" w:rsidP="00E9703F">
      <w:pPr>
        <w:pStyle w:val="afff9"/>
        <w:rPr>
          <w:b/>
          <w:rtl/>
        </w:rPr>
      </w:pPr>
      <w:r w:rsidRPr="009757B9">
        <w:rPr>
          <w:b/>
          <w:rtl/>
        </w:rPr>
        <w:t>את הרחת ואת המלגז - לתת עליו לקטן | את הכוש ואת הכרכר - לתחוב בו</w:t>
      </w:r>
      <w:r w:rsidRPr="009757B9">
        <w:rPr>
          <w:rFonts w:hint="cs"/>
          <w:b/>
          <w:rtl/>
        </w:rPr>
        <w:t>.</w:t>
      </w:r>
    </w:p>
    <w:p w:rsidR="00E9703F" w:rsidRPr="009757B9" w:rsidRDefault="00E9703F" w:rsidP="00E9703F">
      <w:pPr>
        <w:pStyle w:val="afff9"/>
        <w:rPr>
          <w:b/>
          <w:rtl/>
        </w:rPr>
      </w:pPr>
      <w:r w:rsidRPr="009757B9">
        <w:rPr>
          <w:b/>
          <w:rtl/>
        </w:rPr>
        <w:tab/>
      </w:r>
      <w:r w:rsidRPr="009757B9">
        <w:rPr>
          <w:b/>
          <w:rtl/>
        </w:rPr>
        <w:tab/>
        <w:t>מחט של יד - ליטול בו את הקוץ</w:t>
      </w:r>
      <w:r w:rsidRPr="009757B9">
        <w:rPr>
          <w:rFonts w:hint="cs"/>
          <w:b/>
          <w:rtl/>
        </w:rPr>
        <w:t xml:space="preserve"> |</w:t>
      </w:r>
      <w:r w:rsidRPr="009757B9">
        <w:rPr>
          <w:b/>
          <w:rtl/>
        </w:rPr>
        <w:t xml:space="preserve"> ושל סקאים - לפתוח בו את הדלת.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11" w:author="קלוד" w:date="2026-10-11T12:33:55Z"/>
        </w:rPr>
      </w:pPr>
      <w:ins w:id="90312" w:author="קלוד" w:date="2026-10-11T12:33:55Z">
        <w:r>
          <w:rPr>
            <w:color w:val="7B3F00"/>
          </w:rPr>
          <w:t xml:space="preserve">דלתות הכלים - ניטלות אגב אביהן</w:t>
        </w:r>
      </w:ins>
    </w:p>
    <w:p w:rsidR="00E9703F" w:rsidRDefault="00E9703F" w:rsidP="00E9703F">
      <w:pPr>
        <w:rPr>
          <w:rFonts w:ascii="Fb Fontext" w:hAnsi="Fb Fontext"/>
          <w:rtl/>
        </w:rPr>
      </w:pPr>
      <w:r w:rsidRPr="006F178A">
        <w:rPr>
          <w:rStyle w:val="2fb"/>
          <w:rFonts w:ascii="Fb Fontext" w:hAnsi="Fb Fontext"/>
          <w:rtl/>
        </w:rPr>
        <w:t xml:space="preserve">אביי</w:t>
      </w:r>
      <w:r w:rsidRPr="006F178A">
        <w:rPr>
          <w:rFonts w:ascii="Fb Fontext" w:hAnsi="Fb Fontext"/>
          <w:rtl/>
        </w:rPr>
        <w:t xml:space="preserve"> כל הכלים ניטלין בשבת ודלתותיהן עמהן,</w:t>
      </w:r>
    </w:p>
    <w:p w:rsidR="00E9703F" w:rsidRPr="006F178A" w:rsidRDefault="00E9703F" w:rsidP="00E9703F">
      <w:pPr>
        <w:rPr>
          <w:b/>
          <w:bCs/>
          <w:rtl/>
        </w:rPr>
      </w:pPr>
      <w:r>
        <w:rPr>
          <w:rtl/>
        </w:rPr>
        <w:t>אפי'</w:t>
      </w:r>
      <w:r w:rsidRPr="006F178A">
        <w:rPr>
          <w:rtl/>
        </w:rPr>
        <w:t xml:space="preserve"> שנתפרקו </w:t>
      </w:r>
      <w:ins w:id="106253" w:author="קלוד" w:date="2026-10-11T13:11:34Z">
        <w:r>
          <w:rPr>
            <w:rtl/>
          </w:rPr>
          <w:t xml:space="preserve">בחול,</w:t>
        </w:r>
      </w:ins>
      <w:del w:id="106254" w:author="קלוד" w:date="2026-10-11T13:11:34Z">
        <w:r w:rsidRPr="006F178A">
          <w:rPr>
            <w:rtl/>
          </w:rPr>
          <w:delText xml:space="preserve">בחול</w:delText>
        </w:r>
      </w:del>
      <w:r w:rsidRPr="006F178A">
        <w:rPr>
          <w:rtl/>
        </w:rPr>
        <w:t xml:space="preserve"> וכ"ש </w:t>
      </w:r>
      <w:ins w:id="106251" w:author="קלוד" w:date="2026-10-11T13:11:34Z">
        <w:r>
          <w:rPr>
            <w:rtl/>
          </w:rPr>
          <w:t xml:space="preserve">שנתפרקו</w:t>
        </w:r>
      </w:ins>
      <w:del w:id="106252" w:author="קלוד" w:date="2026-10-11T13:11:34Z">
        <w:r w:rsidRPr="006F178A">
          <w:rPr>
            <w:rtl/>
          </w:rPr>
          <w:delText xml:space="preserve">נתפרקו</w:delText>
        </w:r>
      </w:del>
      <w:r w:rsidRPr="006F178A">
        <w:rPr>
          <w:rtl/>
        </w:rPr>
        <w:t xml:space="preserve"> </w:t>
      </w:r>
      <w:ins w:id="106249" w:author="קלוד" w:date="2026-10-11T13:11:34Z">
        <w:r>
          <w:rPr>
            <w:rtl/>
          </w:rPr>
          <w:t xml:space="preserve">בשבת,</w:t>
        </w:r>
      </w:ins>
      <w:del w:id="106250" w:author="קלוד" w:date="2026-10-11T13:11:34Z">
        <w:r w:rsidRPr="006F178A">
          <w:rPr>
            <w:rtl/>
          </w:rPr>
          <w:delText xml:space="preserve">בשבת</w:delText>
        </w:r>
      </w:del>
      <w:r w:rsidRPr="006F178A">
        <w:rPr>
          <w:rtl/>
        </w:rPr>
        <w:t xml:space="preserve"> </w:t>
      </w:r>
      <w:ins w:id="106247" w:author="קלוד" w:date="2026-10-11T13:11:34Z">
        <w:r>
          <w:rPr>
            <w:rtl/>
          </w:rPr>
          <w:t xml:space="preserve">שמוכנין</w:t>
        </w:r>
      </w:ins>
      <w:del w:id="106248" w:author="קלוד" w:date="2026-10-11T13:11:34Z">
        <w:r w:rsidRPr="006F178A">
          <w:rPr>
            <w:rtl/>
          </w:rPr>
          <w:delText xml:space="preserve">דמוכנין</w:delText>
        </w:r>
      </w:del>
      <w:r w:rsidRPr="006F178A">
        <w:rPr>
          <w:rtl/>
        </w:rPr>
        <w:t xml:space="preserve"> הן אגב אביהן.</w:t>
      </w:r>
    </w:p>
    <w:p w:rsidR="00E9703F" w:rsidRPr="006F178A" w:rsidRDefault="00E9703F" w:rsidP="00E9703F">
      <w:pPr>
        <w:rPr>
          <w:rtl/>
        </w:rPr>
      </w:pPr>
      <w:r w:rsidRPr="006F178A">
        <w:rPr>
          <w:b/>
          <w:rtl/>
        </w:rPr>
        <w:t>•</w:t>
      </w:r>
      <w:r w:rsidRPr="006F178A">
        <w:rPr>
          <w:b/>
          <w:bCs/>
          <w:rtl/>
        </w:rPr>
        <w:t xml:space="preserve"> ת"ר</w:t>
      </w:r>
      <w:r w:rsidRPr="006F178A">
        <w:rPr>
          <w:rtl/>
        </w:rPr>
        <w:t xml:space="preserve"> דלת של שידה ושל תיבה ושל מגדל - נוטלין, אבל </w:t>
      </w:r>
      <w:r w:rsidRPr="006F178A">
        <w:rPr>
          <w:rtl/>
        </w:rPr>
        <w:t xml:space="preserve">לא</w:t>
      </w:r>
      <w:r w:rsidRPr="006F178A">
        <w:rPr>
          <w:rtl/>
        </w:rPr>
        <w:t xml:space="preserve"> מחזירין.</w:t>
      </w:r>
    </w:p>
    <w:p>
      <w:pPr>
        <w:pStyle w:val="38"/>
        <w:rPr>
          <w:ins w:id="98628" w:author="מנוע מכני" w:date="2026-10-11T12:04:39Z"/>
        </w:rPr>
      </w:pPr>
      <w:r w:rsidRPr="006F178A">
        <w:t xml:space="preserve">והיינו</w:t>
      </w:r>
    </w:p>
    <w:p w:rsidR="00E9703F" w:rsidRDefault="00E9703F" w:rsidP="00E9703F">
      <w:pPr>
        <w:rPr>
          <w:rtl/>
        </w:rPr>
      </w:pPr>
      <w:del w:id="98629" w:author="מנוע מכני" w:date="2026-10-11T12:04:39Z">
        <w:r w:rsidRPr="006F178A">
          <w:rPr>
            <w:rtl/>
          </w:rPr>
          <w:delText xml:space="preserve"> </w:delText>
        </w:r>
      </w:del>
      <w:ins w:id="106261" w:author="קלוד" w:date="2026-10-11T13:11:34Z">
        <w:r>
          <w:rPr>
            <w:rtl/>
          </w:rPr>
          <w:t xml:space="preserve">שסובר</w:t>
        </w:r>
      </w:ins>
      <w:del w:id="106262" w:author="קלוד" w:date="2026-10-11T13:11:34Z">
        <w:r w:rsidRPr="006F178A">
          <w:rPr>
            <w:rtl/>
          </w:rPr>
          <w:delText xml:space="preserve">דסבר</w:delText>
        </w:r>
      </w:del>
      <w:r w:rsidRPr="006F178A">
        <w:rPr>
          <w:rtl/>
        </w:rPr>
        <w:t xml:space="preserve"> </w:t>
      </w:r>
      <w:ins w:id="106259" w:author="קלוד" w:date="2026-10-11T13:11:34Z">
        <w:r>
          <w:rPr>
            <w:rtl/>
          </w:rPr>
          <w:t xml:space="preserve">שאין</w:t>
        </w:r>
      </w:ins>
      <w:del w:id="106260" w:author="קלוד" w:date="2026-10-11T13:11:34Z">
        <w:r w:rsidRPr="006F178A">
          <w:rPr>
            <w:rtl/>
          </w:rPr>
          <w:delText xml:space="preserve">דאין</w:delText>
        </w:r>
      </w:del>
      <w:r w:rsidRPr="006F178A">
        <w:rPr>
          <w:rtl/>
        </w:rPr>
        <w:t xml:space="preserve"> בנין ואין סתירה </w:t>
      </w:r>
      <w:ins w:id="106257" w:author="קלוד" w:date="2026-10-11T13:11:34Z">
        <w:r>
          <w:rPr>
            <w:rtl/>
          </w:rPr>
          <w:t xml:space="preserve">בכלים,</w:t>
        </w:r>
      </w:ins>
      <w:del w:id="106258" w:author="קלוד" w:date="2026-10-11T13:11:34Z">
        <w:r w:rsidRPr="006F178A">
          <w:rPr>
            <w:rtl/>
          </w:rPr>
          <w:delText xml:space="preserve">בכלים</w:delText>
        </w:r>
      </w:del>
      <w:r w:rsidRPr="006F178A">
        <w:rPr>
          <w:rtl/>
        </w:rPr>
        <w:t xml:space="preserve"> </w:t>
      </w:r>
      <w:ins w:id="106255" w:author="קלוד" w:date="2026-10-11T13:11:34Z">
        <w:r>
          <w:rPr>
            <w:rStyle w:val="afffffe"/>
            <w:rtl/>
          </w:rPr>
          <w:t xml:space="preserve">ואין מחזירין</w:t>
        </w:r>
        <w:r>
          <w:rPr>
            <w:rtl/>
          </w:rPr>
          <w:t xml:space="preserve"> גזירה</w:t>
        </w:r>
      </w:ins>
      <w:del w:id="106256" w:author="קלוד" w:date="2026-10-11T13:11:34Z">
        <w:r w:rsidRPr="006F178A">
          <w:rPr>
            <w:rtl/>
          </w:rPr>
          <w:delText xml:space="preserve">וגזירה</w:delText>
        </w:r>
      </w:del>
      <w:r w:rsidRPr="006F178A">
        <w:rPr>
          <w:rtl/>
        </w:rPr>
        <w:t xml:space="preserve"> שמא יתקע [בחזקה וה"ל מכה בפטיש]</w:t>
      </w:r>
    </w:p>
    <w:p w:rsidR="00E9703F" w:rsidRPr="004640F6" w:rsidRDefault="00E9703F" w:rsidP="00E9703F">
      <w:pPr>
        <w:rPr>
          <w:spacing w:val="-2"/>
          <w:rtl/>
        </w:rPr>
      </w:pPr>
      <w:r w:rsidRPr="004640F6">
        <w:rPr>
          <w:rFonts w:ascii="Fb Fontext" w:hAnsi="Fb Fontext"/>
          <w:spacing w:val="-2"/>
          <w:sz w:val="20"/>
          <w:rtl/>
        </w:rPr>
        <w:t xml:space="preserve">ושל לול של תרנגולים - </w:t>
      </w:r>
      <w:r w:rsidRPr="004640F6">
        <w:rPr>
          <w:rFonts w:ascii="Fb Fontext" w:hAnsi="Fb Fontext"/>
          <w:spacing w:val="-2"/>
          <w:sz w:val="20"/>
          <w:rtl/>
        </w:rPr>
        <w:t xml:space="preserve">לא</w:t>
      </w:r>
      <w:r w:rsidRPr="004640F6">
        <w:rPr>
          <w:rFonts w:ascii="Fb Fontext" w:hAnsi="Fb Fontext"/>
          <w:spacing w:val="-2"/>
          <w:sz w:val="20"/>
          <w:rtl/>
        </w:rPr>
        <w:t xml:space="preserve"> נוטלין ולא </w:t>
      </w:r>
      <w:ins w:id="106267" w:author="קלוד" w:date="2026-10-11T13:11:34Z">
        <w:r>
          <w:rPr>
            <w:rFonts w:ascii="Fb Fontext" w:hAnsi="Fb Fontext"/>
            <w:spacing w:val="-2"/>
            <w:sz w:val="20"/>
            <w:rtl/>
          </w:rPr>
          <w:t xml:space="preserve">מחזירין,</w:t>
        </w:r>
      </w:ins>
      <w:del w:id="106268" w:author="קלוד" w:date="2026-10-11T13:11:34Z">
        <w:r w:rsidRPr="004640F6">
          <w:rPr>
            <w:rFonts w:ascii="Fb Fontext" w:hAnsi="Fb Fontext"/>
            <w:spacing w:val="-2"/>
            <w:sz w:val="20"/>
            <w:rtl/>
          </w:rPr>
          <w:delText xml:space="preserve">מחזירין.</w:delText>
        </w:r>
      </w:del>
      <w:r w:rsidRPr="004640F6">
        <w:rPr>
          <w:rFonts w:ascii="Fb Fontext" w:hAnsi="Fb Fontext"/>
          <w:spacing w:val="-2"/>
          <w:sz w:val="20"/>
          <w:rtl/>
        </w:rPr>
        <w:t xml:space="preserve"> כיון </w:t>
      </w:r>
      <w:ins w:id="106265" w:author="קלוד" w:date="2026-10-11T13:11:34Z">
        <w:r>
          <w:rPr>
            <w:rFonts w:ascii="Fb Fontext" w:hAnsi="Fb Fontext"/>
            <w:spacing w:val="-2"/>
            <w:sz w:val="20"/>
            <w:rtl/>
          </w:rPr>
          <w:t xml:space="preserve">שמחוברים</w:t>
        </w:r>
      </w:ins>
      <w:del w:id="106266" w:author="קלוד" w:date="2026-10-11T13:11:34Z">
        <w:r w:rsidRPr="004640F6">
          <w:rPr>
            <w:rFonts w:ascii="Fb Fontext" w:hAnsi="Fb Fontext"/>
            <w:spacing w:val="-2"/>
            <w:sz w:val="20"/>
            <w:rtl/>
          </w:rPr>
          <w:delText xml:space="preserve">דמחברי</w:delText>
        </w:r>
      </w:del>
      <w:r w:rsidRPr="004640F6">
        <w:rPr>
          <w:rFonts w:ascii="Fb Fontext" w:hAnsi="Fb Fontext"/>
          <w:spacing w:val="-2"/>
          <w:sz w:val="20"/>
          <w:rtl/>
        </w:rPr>
        <w:t xml:space="preserve"> </w:t>
      </w:r>
      <w:ins w:id="106263" w:author="קלוד" w:date="2026-10-11T13:11:34Z">
        <w:r>
          <w:rPr>
            <w:rFonts w:ascii="Fb Fontext" w:hAnsi="Fb Fontext"/>
            <w:spacing w:val="-2"/>
            <w:sz w:val="20"/>
            <w:rtl/>
          </w:rPr>
          <w:t xml:space="preserve">בקרקע,</w:t>
        </w:r>
      </w:ins>
      <w:del w:id="106264" w:author="קלוד" w:date="2026-10-11T13:11:34Z">
        <w:r w:rsidRPr="004640F6">
          <w:rPr>
            <w:rFonts w:ascii="Fb Fontext" w:hAnsi="Fb Fontext"/>
            <w:spacing w:val="-2"/>
            <w:sz w:val="20"/>
            <w:rtl/>
          </w:rPr>
          <w:delText xml:space="preserve">בארעא</w:delText>
        </w:r>
      </w:del>
      <w:r w:rsidRPr="004640F6">
        <w:rPr>
          <w:rFonts w:ascii="Fb Fontext" w:hAnsi="Fb Fontext"/>
          <w:spacing w:val="-2"/>
          <w:sz w:val="20"/>
          <w:rtl/>
        </w:rPr>
        <w:t xml:space="preserve"> ויש בנין וסתירה בקרקע.</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קכג.</w:t>
      </w:r>
    </w:p>
    <w:p>
      <w:pPr>
        <w:pStyle w:val="afffff8"/>
        <w:rPr>
          <w:ins w:id="90309" w:author="קלוד" w:date="2026-10-11T12:33:55Z"/>
        </w:rPr>
      </w:pPr>
      <w:ins w:id="90310" w:author="קלוד" w:date="2026-10-11T12:33:55Z">
        <w:r>
          <w:rPr>
            <w:color w:val="7B3F00"/>
          </w:rPr>
          <w:t xml:space="preserve">קורנס לפצוע אגוזים - דבר שמלאכתו לאיסור לצורך גופו</w:t>
        </w:r>
      </w:ins>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hint="cs"/>
          <w:rtl/>
        </w:rPr>
        <w:t>ק</w:t>
      </w:r>
      <w:r w:rsidRPr="006F178A">
        <w:rPr>
          <w:rStyle w:val="afffe"/>
          <w:rFonts w:ascii="Fb Fontext" w:hAnsi="Fb Fontext"/>
          <w:rtl/>
        </w:rPr>
        <w:t>ורנס</w:t>
      </w:r>
      <w:r w:rsidRPr="006F178A">
        <w:rPr>
          <w:rFonts w:ascii="Fb Fontext" w:hAnsi="Fb Fontext"/>
          <w:rtl/>
        </w:rPr>
        <w:t xml:space="preserve"> </w:t>
      </w:r>
      <w:r w:rsidRPr="006F178A">
        <w:rPr>
          <w:rStyle w:val="2fb"/>
          <w:rFonts w:ascii="Fb Fontext" w:hAnsi="Fb Fontext"/>
          <w:rtl/>
        </w:rPr>
        <w:t xml:space="preserve">ר"י</w:t>
      </w:r>
      <w:r w:rsidRPr="006F178A">
        <w:rPr>
          <w:rFonts w:ascii="Fb Fontext" w:hAnsi="Fb Fontext"/>
          <w:rtl/>
        </w:rPr>
        <w:t xml:space="preserve"> דווקא לפצח אגוזין</w:t>
      </w:r>
    </w:p>
    <w:p w:rsidR="00E9703F" w:rsidRPr="006F178A" w:rsidRDefault="00E9703F" w:rsidP="00E9703F">
      <w:pPr>
        <w:rPr>
          <w:rtl/>
        </w:rPr>
      </w:pPr>
      <w:r w:rsidRPr="006F178A">
        <w:rPr>
          <w:rtl/>
        </w:rPr>
        <w:t xml:space="preserve">אבל בשל נפחין </w:t>
      </w:r>
      <w:ins w:id="106277" w:author="קלוד" w:date="2026-10-11T13:11:34Z">
        <w:r>
          <w:rPr>
            <w:rtl/>
          </w:rPr>
          <w:t xml:space="preserve">אסור,</w:t>
        </w:r>
      </w:ins>
      <w:del w:id="106278" w:author="קלוד" w:date="2026-10-11T13:11:34Z">
        <w:r w:rsidRPr="006F178A">
          <w:rPr>
            <w:rtl/>
          </w:rPr>
          <w:delText xml:space="preserve">אסור</w:delText>
        </w:r>
      </w:del>
      <w:r w:rsidRPr="006F178A">
        <w:rPr>
          <w:rtl/>
        </w:rPr>
        <w:t xml:space="preserve"> </w:t>
      </w:r>
      <w:ins w:id="106275" w:author="קלוד" w:date="2026-10-11T13:11:34Z">
        <w:r>
          <w:rPr>
            <w:rtl/>
          </w:rPr>
          <w:t xml:space="preserve">שכלי</w:t>
        </w:r>
      </w:ins>
      <w:del w:id="106276" w:author="קלוד" w:date="2026-10-11T13:11:34Z">
        <w:r w:rsidRPr="006F178A">
          <w:rPr>
            <w:rtl/>
          </w:rPr>
          <w:delText xml:space="preserve">דכלי</w:delText>
        </w:r>
      </w:del>
      <w:r w:rsidRPr="006F178A">
        <w:rPr>
          <w:rtl/>
        </w:rPr>
        <w:t xml:space="preserve"> שמלאכתו </w:t>
      </w:r>
      <w:ins w:id="106273" w:author="קלוד" w:date="2026-10-11T13:11:34Z">
        <w:r>
          <w:rPr>
            <w:rtl/>
          </w:rPr>
          <w:t xml:space="preserve">לאיסור,</w:t>
        </w:r>
      </w:ins>
      <w:del w:id="106274" w:author="קלוד" w:date="2026-10-11T13:11:34Z">
        <w:r w:rsidRPr="006F178A">
          <w:rPr>
            <w:rtl/>
          </w:rPr>
          <w:delText xml:space="preserve">לאיסור</w:delText>
        </w:r>
      </w:del>
      <w:r w:rsidRPr="006F178A">
        <w:rPr>
          <w:rtl/>
        </w:rPr>
        <w:t xml:space="preserve"> </w:t>
      </w:r>
      <w:ins w:id="95273" w:author="מנוע מכני" w:date="2026-10-11T12:04:39Z">
        <w:ins w:id="106271" w:author="קלוד" w:date="2026-10-11T13:11:34Z">
          <w:r>
            <w:rPr>
              <w:rtl/>
            </w:rPr>
            <w:t xml:space="preserve">וסובר</w:t>
          </w:r>
        </w:ins>
        <w:del w:id="106272" w:author="קלוד" w:date="2026-10-11T13:11:34Z">
          <w:r>
            <w:rPr>
              <w:rtl/>
            </w:rPr>
            <w:delText xml:space="preserve">וסבר</w:delText>
          </w:r>
        </w:del>
      </w:ins>
      <w:del w:id="95274" w:author="מנוע מכני" w:date="2026-10-11T12:04:39Z">
        <w:r w:rsidRPr="006F178A">
          <w:rPr>
            <w:rtl/>
          </w:rPr>
          <w:delText xml:space="preserve">וס"ל</w:delText>
        </w:r>
      </w:del>
      <w:r w:rsidRPr="006F178A">
        <w:rPr>
          <w:rtl/>
        </w:rPr>
        <w:t xml:space="preserve"> </w:t>
      </w:r>
      <w:ins w:id="106269" w:author="קלוד" w:date="2026-10-11T13:11:34Z">
        <w:r>
          <w:rPr>
            <w:rtl/>
          </w:rPr>
          <w:t xml:space="preserve">שאפי'</w:t>
        </w:r>
      </w:ins>
      <w:del w:id="106270" w:author="קלוד" w:date="2026-10-11T13:11:34Z">
        <w:r w:rsidRPr="006F178A">
          <w:rPr>
            <w:rtl/>
          </w:rPr>
          <w:delText xml:space="preserve">ד</w:delText>
        </w:r>
        <w:r>
          <w:rPr>
            <w:rtl/>
          </w:rPr>
          <w:delText xml:space="preserve">אפי'</w:delText>
        </w:r>
      </w:del>
      <w:r w:rsidRPr="006F178A">
        <w:rPr>
          <w:rtl/>
        </w:rPr>
        <w:t xml:space="preserve"> לגופו אסור.</w:t>
      </w:r>
    </w:p>
    <w:p w:rsidR="00E9703F" w:rsidRPr="006F178A" w:rsidRDefault="00E9703F" w:rsidP="00E9703F">
      <w:pPr>
        <w:rPr>
          <w:rtl/>
        </w:rPr>
      </w:pPr>
      <w:r w:rsidRPr="006F178A">
        <w:rPr>
          <w:rStyle w:val="2fb"/>
          <w:rFonts w:ascii="Fb Fontext" w:hAnsi="Fb Fontext"/>
          <w:sz w:val="20"/>
          <w:rtl/>
        </w:rPr>
        <w:t xml:space="preserve">רבה</w:t>
      </w:r>
      <w:r w:rsidRPr="006F178A">
        <w:rPr>
          <w:rFonts w:ascii="Fb Fontext" w:hAnsi="Fb Fontext"/>
          <w:sz w:val="20"/>
          <w:rtl/>
        </w:rPr>
        <w:t xml:space="preserve"> דבר שמלאכתו לאיסור לצורך גופו מותר </w:t>
      </w:r>
      <w:ins w:id="93517" w:author="מנוע מכני" w:date="2026-10-11T12:04:39Z">
        <w:r>
          <w:rPr>
            <w:rFonts w:ascii="Fb Fontext" w:hAnsi="Fb Fontext"/>
            <w:sz w:val="20"/>
            <w:rtl/>
          </w:rPr>
          <w:t xml:space="preserve">ולכך</w:t>
        </w:r>
      </w:ins>
      <w:del w:id="93518" w:author="מנוע מכני" w:date="2026-10-11T12:04:39Z">
        <w:r w:rsidRPr="006F178A">
          <w:rPr>
            <w:rFonts w:ascii="Fb Fontext" w:hAnsi="Fb Fontext"/>
            <w:sz w:val="20"/>
            <w:rtl/>
          </w:rPr>
          <w:delText xml:space="preserve">ולהכי</w:delText>
        </w:r>
      </w:del>
      <w:r w:rsidRPr="006F178A">
        <w:rPr>
          <w:rFonts w:ascii="Fb Fontext" w:hAnsi="Fb Fontext"/>
          <w:sz w:val="20"/>
          <w:rtl/>
        </w:rPr>
        <w:t xml:space="preserve"> רחת ומלגז דלא מייחדי לקטן מותר.</w:t>
      </w:r>
    </w:p>
    <w:p w:rsidR="00E9703F" w:rsidRPr="004640F6" w:rsidRDefault="00E9703F" w:rsidP="00E9703F">
      <w:pPr>
        <w:rPr>
          <w:spacing w:val="-8"/>
          <w:rtl/>
        </w:rPr>
      </w:pPr>
      <w:r w:rsidRPr="004640F6">
        <w:rPr>
          <w:rFonts w:ascii="Fb Fontext" w:hAnsi="Fb Fontext"/>
          <w:spacing w:val="-8"/>
          <w:rtl/>
        </w:rPr>
        <w:t>•</w:t>
      </w:r>
      <w:r w:rsidRPr="004640F6">
        <w:rPr>
          <w:rFonts w:ascii="Fb Fontext" w:hAnsi="Fb Fontext" w:hint="cs"/>
          <w:spacing w:val="-8"/>
          <w:rtl/>
        </w:rPr>
        <w:t xml:space="preserve"> </w:t>
      </w:r>
      <w:ins w:id="93519" w:author="מנוע מכני" w:date="2026-10-11T12:04:39Z">
        <w:ins w:id="106289" w:author="קלוד" w:date="2026-10-11T13:11:34Z">
          <w:r>
            <w:rPr>
              <w:rFonts w:ascii="Fb Fontext" w:hAnsi="Fb Fontext"/>
              <w:spacing w:val="-8"/>
              <w:rtl/>
            </w:rPr>
            <w:t xml:space="preserve">מדוכה</w:t>
          </w:r>
        </w:ins>
        <w:del w:id="106290" w:author="קלוד" w:date="2026-10-11T13:11:34Z">
          <w:r>
            <w:rPr>
              <w:rFonts w:ascii="Fb Fontext" w:hAnsi="Fb Fontext"/>
              <w:spacing w:val="-8"/>
              <w:rtl/>
            </w:rPr>
            <w:delText xml:space="preserve">זה</w:delText>
          </w:r>
        </w:del>
      </w:ins>
      <w:del w:id="93520" w:author="מנוע מכני" w:date="2026-10-11T12:04:39Z">
        <w:r w:rsidRPr="004640F6">
          <w:rPr>
            <w:rFonts w:ascii="Fb Fontext" w:hAnsi="Fb Fontext"/>
            <w:spacing w:val="-8"/>
            <w:rtl/>
          </w:rPr>
          <w:delText xml:space="preserve">האי</w:delText>
        </w:r>
      </w:del>
      <w:r w:rsidRPr="004640F6">
        <w:rPr>
          <w:rFonts w:ascii="Fb Fontext" w:hAnsi="Fb Fontext"/>
          <w:spacing w:val="-8"/>
          <w:rtl/>
        </w:rPr>
        <w:t xml:space="preserve"> </w:t>
      </w:r>
      <w:ins w:id="106287" w:author="קלוד" w:date="2026-10-11T13:11:34Z">
        <w:r>
          <w:rPr>
            <w:rFonts w:ascii="Fb Fontext" w:hAnsi="Fb Fontext"/>
            <w:spacing w:val="-8"/>
            <w:rtl/>
          </w:rPr>
          <w:t xml:space="preserve">שאין</w:t>
        </w:r>
      </w:ins>
      <w:del w:id="106288" w:author="קלוד" w:date="2026-10-11T13:11:34Z">
        <w:r w:rsidRPr="004640F6">
          <w:rPr>
            <w:rFonts w:ascii="Fb Fontext" w:hAnsi="Fb Fontext"/>
            <w:spacing w:val="-8"/>
            <w:rtl/>
          </w:rPr>
          <w:delText xml:space="preserve">דמדוכה באין</w:delText>
        </w:r>
      </w:del>
      <w:r w:rsidRPr="004640F6">
        <w:rPr>
          <w:rFonts w:ascii="Fb Fontext" w:hAnsi="Fb Fontext"/>
          <w:spacing w:val="-8"/>
          <w:rtl/>
        </w:rPr>
        <w:t xml:space="preserve"> בה שום</w:t>
      </w:r>
      <w:ins w:id="106285" w:author="קלוד" w:date="2026-10-11T13:11:34Z">
        <w:r>
          <w:rPr>
            <w:rFonts w:ascii="Fb Fontext" w:hAnsi="Fb Fontext"/>
            <w:spacing w:val="-8"/>
            <w:rtl/>
          </w:rPr>
          <w:t xml:space="preserve"> - </w:t>
        </w:r>
      </w:ins>
      <w:del w:id="106286" w:author="קלוד" w:date="2026-10-11T13:11:34Z">
        <w:r w:rsidRPr="004640F6">
          <w:rPr>
            <w:rFonts w:ascii="Fb Fontext" w:hAnsi="Fb Fontext"/>
            <w:spacing w:val="-8"/>
            <w:rtl/>
          </w:rPr>
          <w:delText xml:space="preserve"> </w:delText>
        </w:r>
      </w:del>
      <w:r w:rsidRPr="004640F6">
        <w:rPr>
          <w:rFonts w:ascii="Fb Fontext" w:hAnsi="Fb Fontext"/>
          <w:spacing w:val="-8"/>
          <w:rtl/>
        </w:rPr>
        <w:t xml:space="preserve">אין מטלטלין </w:t>
      </w:r>
      <w:ins w:id="106283" w:author="קלוד" w:date="2026-10-11T13:11:34Z">
        <w:r>
          <w:rPr>
            <w:rFonts w:ascii="Fb Fontext" w:hAnsi="Fb Fontext"/>
            <w:spacing w:val="-8"/>
            <w:rtl/>
          </w:rPr>
          <w:t xml:space="preserve">אותה,</w:t>
        </w:r>
      </w:ins>
      <w:del w:id="106284" w:author="קלוד" w:date="2026-10-11T13:11:34Z">
        <w:r w:rsidRPr="004640F6">
          <w:rPr>
            <w:rFonts w:ascii="Fb Fontext" w:hAnsi="Fb Fontext"/>
            <w:spacing w:val="-8"/>
            <w:rtl/>
          </w:rPr>
          <w:delText xml:space="preserve">אותה היינו</w:delText>
        </w:r>
      </w:del>
      <w:r w:rsidRPr="004640F6">
        <w:rPr>
          <w:rFonts w:ascii="Fb Fontext" w:hAnsi="Fb Fontext"/>
          <w:spacing w:val="-8"/>
          <w:rtl/>
        </w:rPr>
        <w:t xml:space="preserve"> </w:t>
      </w:r>
      <w:r w:rsidRPr="004640F6">
        <w:rPr>
          <w:rStyle w:val="2fb"/>
          <w:rFonts w:ascii="Fb Fontext" w:hAnsi="Fb Fontext"/>
          <w:spacing w:val="-8"/>
          <w:rtl/>
        </w:rPr>
        <w:t xml:space="preserve">כרבי</w:t>
      </w:r>
      <w:r w:rsidRPr="004640F6">
        <w:rPr>
          <w:rFonts w:ascii="Fb Fontext" w:hAnsi="Fb Fontext"/>
          <w:spacing w:val="-8"/>
          <w:rtl/>
        </w:rPr>
        <w:t xml:space="preserve"> </w:t>
      </w:r>
      <w:ins w:id="106281" w:author="קלוד" w:date="2026-10-11T13:11:34Z">
        <w:r>
          <w:rPr>
            <w:rFonts w:ascii="Fb Fontext" w:hAnsi="Fb Fontext"/>
            <w:spacing w:val="-8"/>
            <w:rtl/>
          </w:rPr>
          <w:t xml:space="preserve">נחמיה,</w:t>
        </w:r>
      </w:ins>
      <w:del w:id="106282" w:author="קלוד" w:date="2026-10-11T13:11:34Z">
        <w:r w:rsidRPr="004640F6">
          <w:rPr>
            <w:rFonts w:ascii="Fb Fontext" w:hAnsi="Fb Fontext"/>
            <w:spacing w:val="-8"/>
            <w:rtl/>
          </w:rPr>
          <w:delText xml:space="preserve">נחמיה</w:delText>
        </w:r>
      </w:del>
      <w:r w:rsidRPr="004640F6">
        <w:rPr>
          <w:rFonts w:ascii="Fb Fontext" w:hAnsi="Fb Fontext"/>
          <w:spacing w:val="-8"/>
          <w:rtl/>
        </w:rPr>
        <w:t xml:space="preserve"> </w:t>
      </w:r>
      <w:ins w:id="106279" w:author="קלוד" w:date="2026-10-11T13:11:34Z">
        <w:r>
          <w:rPr>
            <w:rFonts w:ascii="Fb Fontext" w:hAnsi="Fb Fontext"/>
            <w:spacing w:val="-8"/>
            <w:rtl/>
          </w:rPr>
          <w:t xml:space="preserve">שאין</w:t>
        </w:r>
      </w:ins>
      <w:del w:id="106280" w:author="קלוד" w:date="2026-10-11T13:11:34Z">
        <w:r w:rsidRPr="004640F6">
          <w:rPr>
            <w:rFonts w:ascii="Fb Fontext" w:hAnsi="Fb Fontext"/>
            <w:spacing w:val="-8"/>
            <w:rtl/>
          </w:rPr>
          <w:delText xml:space="preserve">דאין</w:delText>
        </w:r>
      </w:del>
      <w:r w:rsidRPr="004640F6">
        <w:rPr>
          <w:rFonts w:ascii="Fb Fontext" w:hAnsi="Fb Fontext"/>
          <w:spacing w:val="-8"/>
          <w:rtl/>
        </w:rPr>
        <w:t xml:space="preserve"> כלי ניטל אלא לצורך תשמישו.</w:t>
      </w:r>
    </w:p>
    <w:p w:rsidR="00E9703F" w:rsidRDefault="00E9703F" w:rsidP="00E9703F">
      <w:pPr>
        <w:rPr>
          <w:rtl/>
        </w:rPr>
      </w:pPr>
      <w:r w:rsidRPr="006F178A">
        <w:rPr>
          <w:rtl/>
        </w:rPr>
        <w:t>[וביש בה שום מטלטלין אותה אגב השום]</w:t>
      </w:r>
    </w:p>
    <w:p w:rsidR="00E9703F" w:rsidRPr="006F178A" w:rsidRDefault="00E9703F" w:rsidP="00E9703F">
      <w:pPr>
        <w:rPr>
          <w:rtl/>
        </w:rPr>
      </w:pPr>
      <w:r w:rsidRPr="006F178A">
        <w:rPr>
          <w:rtl/>
        </w:rPr>
        <w:t>•</w:t>
      </w:r>
      <w:r w:rsidRPr="006F178A">
        <w:rPr>
          <w:rFonts w:hint="cs"/>
          <w:rtl/>
        </w:rPr>
        <w:t xml:space="preserve"> </w:t>
      </w:r>
      <w:r w:rsidRPr="006F178A">
        <w:rPr>
          <w:rtl/>
        </w:rPr>
        <w:t>הא דב"ה וב"ש שוין, שאם קצב עליו בשר - שאסור לטלטלו.</w:t>
      </w:r>
    </w:p>
    <w:p w:rsidR="00E9703F" w:rsidRPr="004640F6" w:rsidRDefault="00E9703F" w:rsidP="00E9703F">
      <w:pPr>
        <w:rPr>
          <w:spacing w:val="-2"/>
          <w:rtl/>
        </w:rPr>
      </w:pPr>
      <w:r w:rsidRPr="004640F6">
        <w:rPr>
          <w:spacing w:val="-2"/>
          <w:rtl/>
        </w:rPr>
        <w:t xml:space="preserve">היינו </w:t>
      </w:r>
      <w:ins w:id="106297" w:author="קלוד" w:date="2026-10-11T13:11:34Z">
        <w:r>
          <w:rPr>
            <w:rStyle w:val="2fb"/>
            <w:spacing w:val="-2"/>
            <w:rtl/>
          </w:rPr>
          <w:t xml:space="preserve">כרב:</w:t>
        </w:r>
      </w:ins>
      <w:del w:id="106298" w:author="קלוד" w:date="2026-10-11T13:11:34Z">
        <w:r w:rsidRPr="004640F6">
          <w:rPr>
            <w:rStyle w:val="2fb"/>
            <w:spacing w:val="-2"/>
            <w:rtl/>
          </w:rPr>
          <w:delText xml:space="preserve">כרב</w:delText>
        </w:r>
      </w:del>
      <w:r w:rsidRPr="004640F6">
        <w:rPr>
          <w:spacing w:val="-2"/>
          <w:rtl/>
        </w:rPr>
        <w:t xml:space="preserve"> </w:t>
      </w:r>
      <w:ins w:id="106295" w:author="קלוד" w:date="2026-10-11T13:11:34Z">
        <w:r>
          <w:rPr>
            <w:spacing w:val="-2"/>
            <w:rtl/>
          </w:rPr>
          <w:t xml:space="preserve">הכל</w:t>
        </w:r>
      </w:ins>
      <w:del w:id="106296" w:author="קלוד" w:date="2026-10-11T13:11:34Z">
        <w:r w:rsidRPr="004640F6">
          <w:rPr>
            <w:spacing w:val="-2"/>
            <w:rtl/>
          </w:rPr>
          <w:delText xml:space="preserve">ד</w:delText>
        </w:r>
        <w:r w:rsidRPr="004640F6">
          <w:rPr>
            <w:b/>
            <w:bCs/>
            <w:spacing w:val="-2"/>
            <w:rtl/>
          </w:rPr>
          <w:delText xml:space="preserve">הכל</w:delText>
        </w:r>
      </w:del>
      <w:r w:rsidRPr="004640F6">
        <w:rPr>
          <w:b/>
          <w:bCs/>
          <w:spacing w:val="-2"/>
          <w:rtl/>
        </w:rPr>
        <w:t xml:space="preserve"> מודים</w:t>
      </w:r>
      <w:r w:rsidRPr="004640F6">
        <w:rPr>
          <w:spacing w:val="-2"/>
          <w:rtl/>
        </w:rPr>
        <w:t xml:space="preserve"> בסיכי זיירי ומזורי [כלי צבעין] </w:t>
      </w:r>
      <w:ins w:id="106293" w:author="קלוד" w:date="2026-10-11T13:11:34Z">
        <w:r>
          <w:rPr>
            <w:spacing w:val="-2"/>
            <w:rtl/>
          </w:rPr>
          <w:t xml:space="preserve">שכיון</w:t>
        </w:r>
      </w:ins>
      <w:del w:id="106294" w:author="קלוד" w:date="2026-10-11T13:11:34Z">
        <w:r w:rsidRPr="004640F6">
          <w:rPr>
            <w:spacing w:val="-2"/>
            <w:rtl/>
          </w:rPr>
          <w:delText xml:space="preserve">דכיון</w:delText>
        </w:r>
      </w:del>
      <w:r w:rsidRPr="004640F6">
        <w:rPr>
          <w:spacing w:val="-2"/>
          <w:rtl/>
        </w:rPr>
        <w:t xml:space="preserve"> </w:t>
      </w:r>
      <w:ins w:id="106291" w:author="קלוד" w:date="2026-10-11T13:11:34Z">
        <w:r>
          <w:rPr>
            <w:spacing w:val="-2"/>
            <w:rtl/>
          </w:rPr>
          <w:t xml:space="preserve">שמקפיד</w:t>
        </w:r>
      </w:ins>
      <w:del w:id="106292" w:author="קלוד" w:date="2026-10-11T13:11:34Z">
        <w:r w:rsidRPr="004640F6">
          <w:rPr>
            <w:spacing w:val="-2"/>
            <w:rtl/>
          </w:rPr>
          <w:delText xml:space="preserve">דקפיד</w:delText>
        </w:r>
      </w:del>
      <w:r w:rsidRPr="004640F6">
        <w:rPr>
          <w:spacing w:val="-2"/>
          <w:rtl/>
        </w:rPr>
        <w:t xml:space="preserve"> </w:t>
      </w:r>
      <w:ins w:id="93521" w:author="מנוע מכני" w:date="2026-10-11T12:04:39Z">
        <w:r>
          <w:rPr>
            <w:spacing w:val="-2"/>
            <w:rtl/>
          </w:rPr>
          <w:t xml:space="preserve">עליהם</w:t>
        </w:r>
      </w:ins>
      <w:del w:id="93522" w:author="מנוע מכני" w:date="2026-10-11T12:04:39Z">
        <w:r w:rsidRPr="004640F6">
          <w:rPr>
            <w:spacing w:val="-2"/>
            <w:rtl/>
          </w:rPr>
          <w:delText xml:space="preserve">עלייהו</w:delText>
        </w:r>
      </w:del>
      <w:r w:rsidRPr="004640F6">
        <w:rPr>
          <w:spacing w:val="-2"/>
          <w:rtl/>
        </w:rPr>
        <w:t xml:space="preserve"> - מייחד </w:t>
      </w:r>
      <w:ins w:id="94315" w:author="מנוע מכני" w:date="2026-10-11T12:04:39Z">
        <w:r>
          <w:rPr>
            <w:spacing w:val="-2"/>
            <w:rtl/>
          </w:rPr>
          <w:t xml:space="preserve">להם</w:t>
        </w:r>
      </w:ins>
      <w:del w:id="94316" w:author="מנוע מכני" w:date="2026-10-11T12:04:39Z">
        <w:r w:rsidRPr="004640F6">
          <w:rPr>
            <w:spacing w:val="-2"/>
            <w:rtl/>
          </w:rPr>
          <w:delText xml:space="preserve">להו</w:delText>
        </w:r>
      </w:del>
      <w:r w:rsidRPr="004640F6">
        <w:rPr>
          <w:spacing w:val="-2"/>
          <w:rtl/>
        </w:rPr>
        <w:t xml:space="preserve"> מקום.</w:t>
      </w:r>
    </w:p>
    <w:p>
      <w:pPr>
        <w:pStyle w:val="38"/>
        <w:rPr>
          <w:ins w:id="98631" w:author="מנוע מכני" w:date="2026-10-11T12:04:39Z"/>
        </w:rPr>
      </w:pPr>
      <w:del w:id="98630" w:author="מנוע מכני" w:date="2026-10-11T12:04:39Z">
        <w:r w:rsidRPr="006F178A">
          <w:delText xml:space="preserve">•</w:delText>
        </w:r>
      </w:del>
      <w:r w:rsidRPr="006F178A">
        <w:t xml:space="preserve"> </w:t>
      </w:r>
      <w:r w:rsidRPr="006F178A">
        <w:t>רי"ו</w:t>
      </w:r>
      <w:r w:rsidRPr="006F178A">
        <w:t>:</w:t>
      </w:r>
    </w:p>
    <w:p w:rsidR="00E9703F" w:rsidRPr="006F178A" w:rsidRDefault="00E9703F" w:rsidP="00E9703F">
      <w:pPr>
        <w:rPr>
          <w:rtl/>
        </w:rPr>
      </w:pPr>
      <w:del w:id="98632" w:author="מנוע מכני" w:date="2026-10-11T12:04:39Z">
        <w:r w:rsidRPr="006F178A">
          <w:rPr>
            <w:rtl/>
          </w:rPr>
          <w:delText xml:space="preserve"> </w:delText>
        </w:r>
      </w:del>
      <w:r w:rsidRPr="006F178A">
        <w:rPr>
          <w:rtl/>
        </w:rPr>
        <w:t xml:space="preserve">קורנס של זהבים שנינו [דמתקנו במכה על קורנס] אבל של בשמים קפיד.</w:t>
      </w:r>
    </w:p>
    <w:p>
      <w:pPr>
        <w:pStyle w:val="38"/>
        <w:rPr>
          <w:ins w:id="98634" w:author="מנוע מכני" w:date="2026-10-11T12:04:39Z"/>
        </w:rPr>
      </w:pPr>
      <w:del w:id="98633" w:author="מנוע מכני" w:date="2026-10-11T12:04:39Z">
        <w:r w:rsidRPr="006F178A">
          <w:delText xml:space="preserve">•</w:delText>
        </w:r>
      </w:del>
      <w:r w:rsidRPr="006F178A">
        <w:t xml:space="preserve"> </w:t>
      </w:r>
      <w:r w:rsidRPr="006F178A">
        <w:t>רב שמן בר אבא</w:t>
      </w:r>
      <w:r w:rsidRPr="006F178A">
        <w:t>:</w:t>
      </w:r>
    </w:p>
    <w:p w:rsidR="00E9703F" w:rsidRPr="006F178A" w:rsidRDefault="00E9703F" w:rsidP="00E9703F">
      <w:pPr>
        <w:rPr>
          <w:rtl/>
        </w:rPr>
      </w:pPr>
      <w:del w:id="98635" w:author="מנוע מכני" w:date="2026-10-11T12:04:39Z">
        <w:r w:rsidRPr="006F178A">
          <w:rPr>
            <w:rtl/>
          </w:rPr>
          <w:delText xml:space="preserve"> </w:delText>
        </w:r>
      </w:del>
      <w:r w:rsidRPr="006F178A">
        <w:rPr>
          <w:rtl/>
        </w:rPr>
        <w:t xml:space="preserve">קורנס של בשמים </w:t>
      </w:r>
      <w:ins w:id="106303" w:author="קלוד" w:date="2026-10-11T13:11:34Z">
        <w:r>
          <w:rPr>
            <w:rtl/>
          </w:rPr>
          <w:t xml:space="preserve">[שחס</w:t>
        </w:r>
      </w:ins>
      <w:del w:id="106304" w:author="קלוד" w:date="2026-10-11T13:11:34Z">
        <w:r w:rsidRPr="006F178A">
          <w:rPr>
            <w:rtl/>
          </w:rPr>
          <w:delText xml:space="preserve">[דחס</w:delText>
        </w:r>
      </w:del>
      <w:r w:rsidRPr="006F178A">
        <w:rPr>
          <w:rtl/>
        </w:rPr>
        <w:t xml:space="preserve"> עליו שלא להמאיסו] </w:t>
      </w:r>
      <w:ins w:id="106301" w:author="קלוד" w:date="2026-10-11T13:11:34Z">
        <w:r>
          <w:rPr>
            <w:rtl/>
          </w:rPr>
          <w:t xml:space="preserve">-</w:t>
        </w:r>
      </w:ins>
      <w:del w:id="106302" w:author="קלוד" w:date="2026-10-11T13:11:34Z">
        <w:r w:rsidRPr="006F178A">
          <w:rPr>
            <w:rtl/>
          </w:rPr>
          <w:delText xml:space="preserve">–</w:delText>
        </w:r>
      </w:del>
      <w:r w:rsidRPr="006F178A">
        <w:rPr>
          <w:rtl/>
        </w:rPr>
        <w:t xml:space="preserve"> וכ"ש </w:t>
      </w:r>
      <w:ins w:id="106299" w:author="קלוד" w:date="2026-10-11T13:11:34Z">
        <w:r>
          <w:rPr>
            <w:rtl/>
          </w:rPr>
          <w:t xml:space="preserve">של זהבים.</w:t>
        </w:r>
      </w:ins>
      <w:del w:id="106300" w:author="קלוד" w:date="2026-10-11T13:11:34Z">
        <w:r w:rsidRPr="006F178A">
          <w:rPr>
            <w:rtl/>
          </w:rPr>
          <w:delText xml:space="preserve">דזהבים.</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פגה שטמנה בתבן, וחררה שטמנה בגחלים, </w:t>
      </w:r>
      <w:ins w:id="94915" w:author="מנוע מכני" w:date="2026-10-11T12:04:39Z">
        <w:r>
          <w:rPr>
            <w:rtl/>
          </w:rPr>
          <w:t xml:space="preserve">אם </w:t>
        </w:r>
      </w:ins>
      <w:del w:id="94916" w:author="מנוע מכני" w:date="2026-10-11T12:04:39Z">
        <w:r w:rsidRPr="006F178A">
          <w:rPr>
            <w:rtl/>
          </w:rPr>
          <w:delText xml:space="preserve">אי </w:delText>
        </w:r>
      </w:del>
      <w:r w:rsidRPr="006F178A">
        <w:rPr>
          <w:rtl/>
        </w:rPr>
        <w:t xml:space="preserve">מגולה מקצתה מותר לטלטלה. </w:t>
      </w:r>
      <w:ins w:id="94917" w:author="מנוע מכני" w:date="2026-10-11T12:04:39Z">
        <w:r>
          <w:rPr>
            <w:rtl/>
          </w:rPr>
          <w:t xml:space="preserve">ואם </w:t>
        </w:r>
      </w:ins>
      <w:del w:id="94918" w:author="מנוע מכני" w:date="2026-10-11T12:04:39Z">
        <w:r w:rsidRPr="006F178A">
          <w:rPr>
            <w:rtl/>
          </w:rPr>
          <w:delText xml:space="preserve">ואי </w:delText>
        </w:r>
      </w:del>
      <w:ins w:id="91707" w:author="מנוע מכני" w:date="2026-10-11T12:04:39Z">
        <w:r>
          <w:rPr>
            <w:rtl/>
          </w:rPr>
          <w:t xml:space="preserve">לא</w:t>
        </w:r>
      </w:ins>
      <w:del w:id="91708" w:author="מנוע מכני" w:date="2026-10-11T12:04:39Z">
        <w:r w:rsidRPr="006F178A">
          <w:rPr>
            <w:rtl/>
          </w:rPr>
          <w:delText xml:space="preserve">לאו</w:delText>
        </w:r>
      </w:del>
      <w:r w:rsidRPr="006F178A">
        <w:rPr>
          <w:rtl/>
        </w:rPr>
        <w:t xml:space="preserve"> אסור לטלטלה.</w:t>
      </w:r>
    </w:p>
    <w:p>
      <w:pPr>
        <w:pStyle w:val="afffff8"/>
        <w:rPr>
          <w:ins w:id="90307" w:author="קלוד" w:date="2026-10-11T12:33:55Z"/>
        </w:rPr>
      </w:pPr>
      <w:ins w:id="90308" w:author="קלוד" w:date="2026-10-11T12:33:55Z">
        <w:r>
          <w:rPr>
            <w:color w:val="7B3F00"/>
          </w:rPr>
          <w:t xml:space="preserve">טלטול מן הצד - תוחבין בכוש או בכרכר</w:t>
        </w:r>
      </w:ins>
    </w:p>
    <w:p w:rsidR="00E9703F" w:rsidRPr="006F178A" w:rsidRDefault="00E9703F" w:rsidP="00E9703F">
      <w:pPr>
        <w:rPr>
          <w:rtl/>
        </w:rPr>
      </w:pPr>
      <w:r w:rsidRPr="006F178A">
        <w:rPr>
          <w:rtl/>
        </w:rPr>
        <w:t>•</w:t>
      </w:r>
      <w:r w:rsidRPr="006F178A">
        <w:rPr>
          <w:rFonts w:hint="cs"/>
          <w:rtl/>
        </w:rPr>
        <w:t xml:space="preserve"> </w:t>
      </w:r>
      <w:ins w:id="90525" w:author="מנוע מכני" w:date="2026-10-11T12:04:39Z">
        <w:r>
          <w:rPr>
            <w:rStyle w:val="2fb"/>
            <w:rtl/>
          </w:rPr>
          <w:t xml:space="preserve">ר"א</w:t>
        </w:r>
      </w:ins>
      <w:del w:id="90526" w:author="מנוע מכני" w:date="2026-10-11T12:04:39Z">
        <w:r w:rsidRPr="006F178A">
          <w:rPr>
            <w:rtl/>
          </w:rPr>
          <w:delText xml:space="preserve">רבי אלעזר</w:delText>
        </w:r>
      </w:del>
      <w:r w:rsidRPr="006F178A">
        <w:rPr>
          <w:rtl/>
        </w:rPr>
        <w:t xml:space="preserve"> בן תדאי -תוחבין בכוש או בכרכר והן מנערות מאיליהם.</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ור"נ</w:t>
      </w:r>
      <w:r w:rsidRPr="006F178A">
        <w:rPr>
          <w:rtl/>
        </w:rPr>
        <w:t xml:space="preserve"> </w:t>
      </w:r>
      <w:r w:rsidRPr="006F178A">
        <w:rPr>
          <w:rtl/>
        </w:rPr>
        <w:t xml:space="preserve">אמר</w:t>
      </w:r>
      <w:r w:rsidRPr="006F178A">
        <w:rPr>
          <w:rtl/>
        </w:rPr>
        <w:t xml:space="preserve"> הלכה </w:t>
      </w:r>
      <w:ins w:id="90527" w:author="מנוע מכני" w:date="2026-10-11T12:04:39Z">
        <w:r>
          <w:rPr>
            <w:rStyle w:val="2fb"/>
            <w:rtl/>
          </w:rPr>
          <w:t xml:space="preserve">כר"א</w:t>
        </w:r>
      </w:ins>
      <w:del w:id="90528" w:author="מנוע מכני" w:date="2026-10-11T12:04:39Z">
        <w:r w:rsidRPr="006F178A">
          <w:rPr>
            <w:rtl/>
          </w:rPr>
          <w:delText xml:space="preserve">כרבי אלעזר</w:delText>
        </w:r>
      </w:del>
      <w:r w:rsidRPr="006F178A">
        <w:rPr>
          <w:rtl/>
        </w:rPr>
        <w:t xml:space="preserve"> בן </w:t>
      </w:r>
      <w:ins w:id="106313" w:author="קלוד" w:date="2026-10-11T13:11:34Z">
        <w:r>
          <w:rPr>
            <w:rtl/>
          </w:rPr>
          <w:t xml:space="preserve">תדאי,</w:t>
        </w:r>
      </w:ins>
      <w:del w:id="106314" w:author="קלוד" w:date="2026-10-11T13:11:34Z">
        <w:r w:rsidRPr="006F178A">
          <w:rPr>
            <w:rtl/>
          </w:rPr>
          <w:delText xml:space="preserve">תדאי.</w:delText>
        </w:r>
      </w:del>
      <w:r w:rsidRPr="006F178A">
        <w:rPr>
          <w:rtl/>
        </w:rPr>
        <w:t xml:space="preserve"> והיינו </w:t>
      </w:r>
      <w:ins w:id="95275" w:author="מנוע מכני" w:date="2026-10-11T12:04:39Z">
        <w:ins w:id="106311" w:author="קלוד" w:date="2026-10-11T13:11:34Z">
          <w:r>
            <w:rPr>
              <w:rtl/>
            </w:rPr>
            <w:t xml:space="preserve">שסובר</w:t>
          </w:r>
        </w:ins>
        <w:del w:id="106312" w:author="קלוד" w:date="2026-10-11T13:11:34Z">
          <w:r>
            <w:rPr>
              <w:rtl/>
            </w:rPr>
            <w:delText xml:space="preserve">דסבר</w:delText>
          </w:r>
        </w:del>
      </w:ins>
      <w:del w:id="95276" w:author="מנוע מכני" w:date="2026-10-11T12:04:39Z">
        <w:r w:rsidRPr="006F178A">
          <w:rPr>
            <w:rtl/>
          </w:rPr>
          <w:delText xml:space="preserve">דס"ל</w:delText>
        </w:r>
      </w:del>
      <w:r w:rsidRPr="006F178A">
        <w:rPr>
          <w:rtl/>
        </w:rPr>
        <w:t xml:space="preserve"> </w:t>
      </w:r>
      <w:ins w:id="106309" w:author="קלוד" w:date="2026-10-11T13:11:34Z">
        <w:r>
          <w:rPr>
            <w:rtl/>
          </w:rPr>
          <w:t xml:space="preserve">שטלטול</w:t>
        </w:r>
      </w:ins>
      <w:del w:id="106310" w:author="קלוד" w:date="2026-10-11T13:11:34Z">
        <w:r w:rsidRPr="006F178A">
          <w:rPr>
            <w:rtl/>
          </w:rPr>
          <w:delText xml:space="preserve">דטלטול</w:delText>
        </w:r>
      </w:del>
      <w:r w:rsidRPr="006F178A">
        <w:rPr>
          <w:rtl/>
        </w:rPr>
        <w:t xml:space="preserve"> מן הצד </w:t>
      </w:r>
      <w:ins w:id="106307" w:author="קלוד" w:date="2026-10-11T13:11:34Z">
        <w:r>
          <w:rPr>
            <w:rtl/>
          </w:rPr>
          <w:t xml:space="preserve">אינו</w:t>
        </w:r>
      </w:ins>
      <w:del w:id="106308" w:author="קלוד" w:date="2026-10-11T13:11:34Z">
        <w:r w:rsidRPr="006F178A">
          <w:rPr>
            <w:rtl/>
          </w:rPr>
          <w:delText xml:space="preserve">לא</w:delText>
        </w:r>
      </w:del>
      <w:r w:rsidRPr="006F178A">
        <w:rPr>
          <w:rtl/>
        </w:rPr>
        <w:t xml:space="preserve"> </w:t>
      </w:r>
      <w:ins w:id="106305" w:author="קלוד" w:date="2026-10-11T13:11:34Z">
        <w:r>
          <w:rPr>
            <w:rtl/>
          </w:rPr>
          <w:t xml:space="preserve">נחשב</w:t>
        </w:r>
      </w:ins>
      <w:del w:id="106306" w:author="קלוד" w:date="2026-10-11T13:11:34Z">
        <w:r w:rsidRPr="006F178A">
          <w:rPr>
            <w:rtl/>
          </w:rPr>
          <w:delText xml:space="preserve">שמיה</w:delText>
        </w:r>
      </w:del>
      <w:r w:rsidRPr="006F178A">
        <w:rPr>
          <w:rtl/>
        </w:rPr>
        <w:t xml:space="preserve"> טלטול.</w:t>
      </w:r>
    </w:p>
    <w:p w:rsidR="00E9703F" w:rsidRDefault="00E9703F" w:rsidP="00E9703F">
      <w:pPr>
        <w:rPr>
          <w:rtl/>
        </w:rPr>
      </w:pPr>
      <w:ins w:id="106321" w:author="קלוד" w:date="2026-10-11T13:11:34Z">
        <w:r>
          <w:rPr>
            <w:rtl/>
          </w:rPr>
          <w:t xml:space="preserve">[ומה</w:t>
        </w:r>
      </w:ins>
      <w:del w:id="106322" w:author="קלוד" w:date="2026-10-11T13:11:34Z">
        <w:r w:rsidRPr="006F178A">
          <w:rPr>
            <w:rtl/>
          </w:rPr>
          <w:delText xml:space="preserve">[והא</w:delText>
        </w:r>
      </w:del>
      <w:r w:rsidRPr="006F178A">
        <w:rPr>
          <w:rtl/>
        </w:rPr>
        <w:t xml:space="preserve"> </w:t>
      </w:r>
      <w:ins w:id="106319" w:author="קלוד" w:date="2026-10-11T13:11:34Z">
        <w:r>
          <w:rPr>
            <w:rtl/>
          </w:rPr>
          <w:t xml:space="preserve">שאמר</w:t>
        </w:r>
      </w:ins>
      <w:del w:id="106320" w:author="קלוד" w:date="2026-10-11T13:11:34Z">
        <w:r w:rsidRPr="006F178A">
          <w:rPr>
            <w:rtl/>
          </w:rPr>
          <w:delText xml:space="preserve">דאמר</w:delText>
        </w:r>
      </w:del>
      <w:r w:rsidRPr="006F178A">
        <w:rPr>
          <w:rtl/>
        </w:rPr>
        <w:t xml:space="preserve"> </w:t>
      </w:r>
      <w:ins w:id="106317" w:author="קלוד" w:date="2026-10-11T13:11:34Z">
        <w:r>
          <w:rPr>
            <w:rtl/>
          </w:rPr>
          <w:t xml:space="preserve">שצנון</w:t>
        </w:r>
      </w:ins>
      <w:del w:id="106318" w:author="קלוד" w:date="2026-10-11T13:11:34Z">
        <w:r w:rsidRPr="006F178A">
          <w:rPr>
            <w:rtl/>
          </w:rPr>
          <w:delText xml:space="preserve">דצנון</w:delText>
        </w:r>
      </w:del>
      <w:r w:rsidRPr="006F178A">
        <w:rPr>
          <w:rtl/>
        </w:rPr>
        <w:t xml:space="preserve"> מותר רק מלמעלה ולא מלמטה</w:t>
      </w:r>
      <w:ins w:id="106315" w:author="קלוד" w:date="2026-10-11T13:11:34Z">
        <w:r>
          <w:rPr>
            <w:rtl/>
          </w:rPr>
          <w:t xml:space="preserve"> - </w:t>
        </w:r>
      </w:ins>
      <w:del w:id="106316" w:author="קלוד" w:date="2026-10-11T13:11:34Z">
        <w:r w:rsidRPr="006F178A">
          <w:rPr>
            <w:rtl/>
          </w:rPr>
          <w:delText xml:space="preserve"> </w:delText>
        </w:r>
      </w:del>
      <w:r w:rsidRPr="006F178A">
        <w:rPr>
          <w:rtl/>
        </w:rPr>
        <w:t xml:space="preserve">חזר בו]</w:t>
      </w:r>
    </w:p>
    <w:p w:rsidR="00E9703F" w:rsidRPr="006F178A" w:rsidRDefault="00E9703F" w:rsidP="00E9703F">
      <w:pPr>
        <w:rPr>
          <w:rtl/>
        </w:rPr>
      </w:pPr>
      <w:r w:rsidRPr="006F178A">
        <w:rPr>
          <w:rtl/>
        </w:rPr>
        <w:t>•</w:t>
      </w:r>
      <w:r w:rsidRPr="006F178A">
        <w:rPr>
          <w:rFonts w:hint="cs"/>
          <w:rtl/>
        </w:rPr>
        <w:t xml:space="preserve"> </w:t>
      </w:r>
      <w:ins w:id="106335" w:author="קלוד" w:date="2026-10-11T13:11:34Z">
        <w:r>
          <w:rPr>
            <w:rStyle w:val="afffffe"/>
            <w:rtl/>
          </w:rPr>
          <w:t xml:space="preserve">מחט</w:t>
        </w:r>
      </w:ins>
      <w:del w:id="106336" w:author="קלוד" w:date="2026-10-11T13:11:34Z">
        <w:r w:rsidRPr="006F178A">
          <w:rPr>
            <w:rStyle w:val="2fb"/>
            <w:rtl/>
          </w:rPr>
          <w:delText xml:space="preserve">אביי</w:delText>
        </w:r>
      </w:del>
      <w:r w:rsidRPr="006F178A">
        <w:rPr>
          <w:rtl/>
        </w:rPr>
        <w:t xml:space="preserve"> </w:t>
      </w:r>
      <w:ins w:id="106333" w:author="קלוד" w:date="2026-10-11T13:11:34Z">
        <w:r>
          <w:rPr>
            <w:rStyle w:val="afffffe"/>
            <w:rtl/>
          </w:rPr>
          <w:t xml:space="preserve">שניטל</w:t>
        </w:r>
      </w:ins>
      <w:del w:id="106334" w:author="קלוד" w:date="2026-10-11T13:11:34Z">
        <w:r w:rsidRPr="006F178A">
          <w:rPr>
            <w:rtl/>
          </w:rPr>
          <w:delText xml:space="preserve">מותר</w:delText>
        </w:r>
      </w:del>
      <w:r w:rsidRPr="006F178A">
        <w:rPr>
          <w:rtl/>
        </w:rPr>
        <w:t xml:space="preserve"> </w:t>
      </w:r>
      <w:ins w:id="106331" w:author="קלוד" w:date="2026-10-11T13:11:34Z">
        <w:r>
          <w:rPr>
            <w:rStyle w:val="afffffe"/>
            <w:rtl/>
          </w:rPr>
          <w:t xml:space="preserve">חררה</w:t>
        </w:r>
        <w:r>
          <w:rPr>
            <w:rtl/>
          </w:rPr>
          <w:t xml:space="preserve"> - אביי: מותרת, שלענין</w:t>
        </w:r>
      </w:ins>
      <w:del w:id="106332" w:author="קלוד" w:date="2026-10-11T13:11:34Z">
        <w:r w:rsidRPr="006F178A">
          <w:rPr>
            <w:rtl/>
          </w:rPr>
          <w:delText xml:space="preserve">דלענין</w:delText>
        </w:r>
      </w:del>
      <w:r w:rsidRPr="006F178A">
        <w:rPr>
          <w:rtl/>
        </w:rPr>
        <w:t xml:space="preserve"> שבת עדיין </w:t>
      </w:r>
      <w:ins w:id="106329" w:author="קלוד" w:date="2026-10-11T13:11:34Z">
        <w:r>
          <w:rPr>
            <w:rtl/>
          </w:rPr>
          <w:t xml:space="preserve">ראויה,</w:t>
        </w:r>
      </w:ins>
      <w:del w:id="106330" w:author="קלוד" w:date="2026-10-11T13:11:34Z">
        <w:r w:rsidRPr="006F178A">
          <w:rPr>
            <w:rtl/>
          </w:rPr>
          <w:delText xml:space="preserve">חזי</w:delText>
        </w:r>
      </w:del>
      <w:r w:rsidRPr="006F178A">
        <w:rPr>
          <w:rtl/>
        </w:rPr>
        <w:t xml:space="preserve"> </w:t>
      </w:r>
      <w:ins w:id="106327" w:author="קלוד" w:date="2026-10-11T13:11:34Z">
        <w:r>
          <w:rPr>
            <w:rtl/>
          </w:rPr>
          <w:t xml:space="preserve">אף</w:t>
        </w:r>
      </w:ins>
      <w:del w:id="106328" w:author="קלוד" w:date="2026-10-11T13:11:34Z">
        <w:r>
          <w:rPr>
            <w:rtl/>
          </w:rPr>
          <w:delText xml:space="preserve">ואפי'</w:delText>
        </w:r>
      </w:del>
      <w:r w:rsidRPr="006F178A">
        <w:rPr>
          <w:rtl/>
        </w:rPr>
        <w:t xml:space="preserve"> </w:t>
      </w:r>
      <w:ins w:id="106325" w:author="קלוד" w:date="2026-10-11T13:11:34Z">
        <w:r>
          <w:rPr>
            <w:rtl/>
          </w:rPr>
          <w:t xml:space="preserve">שלענין</w:t>
        </w:r>
      </w:ins>
      <w:del w:id="106326" w:author="קלוד" w:date="2026-10-11T13:11:34Z">
        <w:r w:rsidRPr="006F178A">
          <w:rPr>
            <w:rtl/>
          </w:rPr>
          <w:delText xml:space="preserve">דלענין</w:delText>
        </w:r>
      </w:del>
      <w:r w:rsidRPr="006F178A">
        <w:rPr>
          <w:rtl/>
        </w:rPr>
        <w:t xml:space="preserve"> טומאה טהורה </w:t>
      </w:r>
      <w:ins w:id="106323" w:author="קלוד" w:date="2026-10-11T13:11:34Z">
        <w:r>
          <w:rPr>
            <w:rtl/>
          </w:rPr>
          <w:t xml:space="preserve">שאינה</w:t>
        </w:r>
      </w:ins>
      <w:del w:id="106324" w:author="קלוד" w:date="2026-10-11T13:11:34Z">
        <w:r w:rsidRPr="006F178A">
          <w:rPr>
            <w:rtl/>
          </w:rPr>
          <w:delText xml:space="preserve">דאינה</w:delText>
        </w:r>
      </w:del>
      <w:r w:rsidRPr="006F178A">
        <w:rPr>
          <w:rtl/>
        </w:rPr>
        <w:t xml:space="preserve"> כלי.</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רבא</w:t>
      </w:r>
      <w:r w:rsidRPr="006F178A">
        <w:rPr>
          <w:rtl/>
        </w:rPr>
        <w:t xml:space="preserve"> </w:t>
      </w:r>
      <w:ins w:id="106341" w:author="קלוד" w:date="2026-10-11T13:11:34Z">
        <w:r>
          <w:rPr>
            <w:rtl/>
          </w:rPr>
          <w:t xml:space="preserve">אוסר,</w:t>
        </w:r>
      </w:ins>
      <w:del w:id="106342" w:author="קלוד" w:date="2026-10-11T13:11:34Z">
        <w:r w:rsidRPr="006F178A">
          <w:rPr>
            <w:rtl/>
          </w:rPr>
          <w:delText xml:space="preserve">אסר</w:delText>
        </w:r>
      </w:del>
      <w:r w:rsidRPr="006F178A">
        <w:rPr>
          <w:rtl/>
        </w:rPr>
        <w:t xml:space="preserve"> </w:t>
      </w:r>
      <w:ins w:id="106339" w:author="קלוד" w:date="2026-10-11T13:11:34Z">
        <w:r>
          <w:rPr>
            <w:rtl/>
          </w:rPr>
          <w:t xml:space="preserve">שכמו</w:t>
        </w:r>
      </w:ins>
      <w:del w:id="106340" w:author="קלוד" w:date="2026-10-11T13:11:34Z">
        <w:r w:rsidRPr="006F178A">
          <w:rPr>
            <w:rtl/>
          </w:rPr>
          <w:delText xml:space="preserve">דשווה</w:delText>
        </w:r>
      </w:del>
      <w:r w:rsidRPr="006F178A">
        <w:rPr>
          <w:rtl/>
        </w:rPr>
        <w:t xml:space="preserve"> לענין טומאה </w:t>
      </w:r>
      <w:ins w:id="106337" w:author="קלוד" w:date="2026-10-11T13:11:34Z">
        <w:r>
          <w:rPr>
            <w:rtl/>
          </w:rPr>
          <w:t xml:space="preserve">- אינה</w:t>
        </w:r>
      </w:ins>
      <w:del w:id="106338" w:author="קלוד" w:date="2026-10-11T13:11:34Z">
        <w:r w:rsidRPr="006F178A">
          <w:rPr>
            <w:rtl/>
          </w:rPr>
          <w:delText xml:space="preserve">שאינו</w:delText>
        </w:r>
      </w:del>
      <w:r w:rsidRPr="006F178A">
        <w:rPr>
          <w:rtl/>
        </w:rPr>
        <w:t xml:space="preserve"> כלי.</w:t>
      </w:r>
    </w:p>
    <w:p w:rsidR="00E9703F" w:rsidRDefault="00E9703F" w:rsidP="00E9703F">
      <w:pPr>
        <w:rPr>
          <w:rFonts w:ascii="Fb Fontext" w:hAnsi="Fb Fontext"/>
          <w:sz w:val="20"/>
          <w:rtl/>
        </w:rPr>
      </w:pPr>
      <w:r w:rsidRPr="006F178A">
        <w:rPr>
          <w:rFonts w:ascii="Fb Fontext" w:hAnsi="Fb Fontext"/>
          <w:sz w:val="20"/>
          <w:rtl/>
        </w:rPr>
        <w:t>•</w:t>
      </w:r>
      <w:r w:rsidRPr="006F178A">
        <w:rPr>
          <w:rFonts w:ascii="Fb Fontext" w:hAnsi="Fb Fontext" w:hint="cs"/>
          <w:sz w:val="20"/>
          <w:rtl/>
        </w:rPr>
        <w:t xml:space="preserve"> </w:t>
      </w:r>
      <w:ins w:id="106349" w:author="קלוד" w:date="2026-10-11T13:11:34Z">
        <w:r>
          <w:rPr>
            <w:rFonts w:ascii="Fb Fontext" w:hAnsi="Fb Fontext"/>
            <w:sz w:val="20"/>
            <w:rtl/>
          </w:rPr>
          <w:t xml:space="preserve">ומה</w:t>
        </w:r>
      </w:ins>
      <w:del w:id="106350" w:author="קלוד" w:date="2026-10-11T13:11:34Z">
        <w:r w:rsidRPr="006F178A">
          <w:rPr>
            <w:rFonts w:ascii="Fb Fontext" w:hAnsi="Fb Fontext"/>
            <w:sz w:val="20"/>
            <w:rtl/>
          </w:rPr>
          <w:delText xml:space="preserve">והא</w:delText>
        </w:r>
      </w:del>
      <w:r w:rsidRPr="006F178A">
        <w:rPr>
          <w:rFonts w:ascii="Fb Fontext" w:hAnsi="Fb Fontext"/>
          <w:sz w:val="20"/>
          <w:rtl/>
        </w:rPr>
        <w:t xml:space="preserve"> </w:t>
      </w:r>
      <w:ins w:id="106347" w:author="קלוד" w:date="2026-10-11T13:11:34Z">
        <w:r>
          <w:rPr>
            <w:rFonts w:ascii="Fb Fontext" w:hAnsi="Fb Fontext"/>
            <w:sz w:val="20"/>
            <w:rtl/>
          </w:rPr>
          <w:t xml:space="preserve">ששנינו</w:t>
        </w:r>
      </w:ins>
      <w:del w:id="106348" w:author="קלוד" w:date="2026-10-11T13:11:34Z">
        <w:r w:rsidRPr="006F178A">
          <w:rPr>
            <w:rFonts w:ascii="Fb Fontext" w:hAnsi="Fb Fontext"/>
            <w:sz w:val="20"/>
            <w:rtl/>
          </w:rPr>
          <w:delText xml:space="preserve">ד</w:delText>
        </w:r>
        <w:r>
          <w:rPr>
            <w:rFonts w:ascii="Fb Fontext" w:hAnsi="Fb Fontext"/>
            <w:sz w:val="20"/>
            <w:rtl/>
          </w:rPr>
          <w:delText xml:space="preserve">חזי'</w:delText>
        </w:r>
      </w:del>
      <w:r w:rsidRPr="006F178A">
        <w:rPr>
          <w:rFonts w:ascii="Fb Fontext" w:hAnsi="Fb Fontext"/>
          <w:sz w:val="20"/>
          <w:rtl/>
        </w:rPr>
        <w:t xml:space="preserve"> </w:t>
      </w:r>
      <w:ins w:id="106345" w:author="קלוד" w:date="2026-10-11T13:11:34Z">
        <w:r>
          <w:rPr>
            <w:rFonts w:ascii="Fb Fontext" w:hAnsi="Fb Fontext"/>
            <w:sz w:val="20"/>
            <w:rtl/>
          </w:rPr>
          <w:t xml:space="preserve">שנקובה</w:t>
        </w:r>
      </w:ins>
      <w:del w:id="106346" w:author="קלוד" w:date="2026-10-11T13:11:34Z">
        <w:r w:rsidRPr="006F178A">
          <w:rPr>
            <w:rFonts w:ascii="Fb Fontext" w:hAnsi="Fb Fontext"/>
            <w:sz w:val="20"/>
            <w:rtl/>
          </w:rPr>
          <w:delText xml:space="preserve">דנקובה</w:delText>
        </w:r>
      </w:del>
      <w:r w:rsidRPr="006F178A">
        <w:rPr>
          <w:rFonts w:ascii="Fb Fontext" w:hAnsi="Fb Fontext"/>
          <w:sz w:val="20"/>
          <w:rtl/>
        </w:rPr>
        <w:t xml:space="preserve"> </w:t>
      </w:r>
      <w:ins w:id="106343" w:author="קלוד" w:date="2026-10-11T13:11:34Z">
        <w:r>
          <w:rPr>
            <w:rFonts w:ascii="Fb Fontext" w:hAnsi="Fb Fontext"/>
            <w:sz w:val="20"/>
            <w:rtl/>
          </w:rPr>
          <w:t xml:space="preserve">היא</w:t>
        </w:r>
      </w:ins>
      <w:del w:id="106344" w:author="קלוד" w:date="2026-10-11T13:11:34Z">
        <w:r w:rsidRPr="006F178A">
          <w:rPr>
            <w:rFonts w:ascii="Fb Fontext" w:hAnsi="Fb Fontext"/>
            <w:sz w:val="20"/>
            <w:rtl/>
          </w:rPr>
          <w:delText xml:space="preserve">היינו</w:delText>
        </w:r>
      </w:del>
      <w:r w:rsidRPr="006F178A">
        <w:rPr>
          <w:rFonts w:ascii="Fb Fontext" w:hAnsi="Fb Fontext"/>
          <w:sz w:val="20"/>
          <w:rtl/>
        </w:rPr>
        <w:t xml:space="preserve"> לענין טומאה בלבד </w:t>
      </w:r>
      <w:r w:rsidRPr="006061D7">
        <w:rPr>
          <w:rtl/>
        </w:rPr>
        <w:t xml:space="preserve">[</w:t>
      </w:r>
      <w:r w:rsidRPr="006061D7">
        <w:rPr>
          <w:rStyle w:val="2fb"/>
          <w:rtl/>
        </w:rPr>
        <w:t xml:space="preserve">לאביי</w:t>
      </w:r>
      <w:r w:rsidRPr="006061D7">
        <w:rPr>
          <w:rtl/>
        </w:rPr>
        <w:t xml:space="preserve"> אליבא </w:t>
      </w:r>
      <w:r w:rsidRPr="006061D7">
        <w:rPr>
          <w:rStyle w:val="2fb"/>
          <w:rtl/>
        </w:rPr>
        <w:t xml:space="preserve">דרבא</w:t>
      </w:r>
      <w:r w:rsidRPr="006061D7">
        <w:rPr>
          <w:rtl/>
        </w:rPr>
        <w:t xml:space="preserve"> מיירי בגולמא שיתכן שימלך ולכן טמא]</w:t>
      </w:r>
      <w:r w:rsidRPr="006F178A">
        <w:rPr>
          <w:rFonts w:ascii="Fb Fontext" w:hAnsi="Fb Fontext"/>
          <w:sz w:val="20"/>
          <w:rtl/>
        </w:rPr>
        <w:t xml:space="preserve"> אבל </w:t>
      </w:r>
      <w:ins w:id="94919" w:author="מנוע מכני" w:date="2026-10-11T12:04:39Z">
        <w:r>
          <w:rPr>
            <w:rFonts w:ascii="Fb Fontext" w:hAnsi="Fb Fontext"/>
            <w:sz w:val="20"/>
            <w:rtl/>
          </w:rPr>
          <w:t xml:space="preserve">אם </w:t>
        </w:r>
      </w:ins>
      <w:del w:id="94920" w:author="מנוע מכני" w:date="2026-10-11T12:04:39Z">
        <w:r w:rsidRPr="006F178A">
          <w:rPr>
            <w:rFonts w:ascii="Fb Fontext" w:hAnsi="Fb Fontext"/>
            <w:sz w:val="20"/>
            <w:rtl/>
          </w:rPr>
          <w:delText xml:space="preserve">אי </w:delText>
        </w:r>
      </w:del>
      <w:r w:rsidRPr="006F178A">
        <w:rPr>
          <w:rFonts w:ascii="Fb Fontext" w:hAnsi="Fb Fontext"/>
          <w:sz w:val="20"/>
          <w:rtl/>
        </w:rPr>
        <w:t xml:space="preserve">ניטל חררה או עוקצה אדם זורקה לבין הגרוטאות [שהיא שברי כלים]</w:t>
      </w:r>
    </w:p>
    <w:p>
      <w:pPr>
        <w:pStyle w:val="afffff8"/>
        <w:rPr>
          <w:ins w:id="90305" w:author="קלוד" w:date="2026-10-11T12:33:55Z"/>
        </w:rPr>
      </w:pPr>
      <w:ins w:id="90306" w:author="קלוד" w:date="2026-10-11T12:33:55Z">
        <w:r>
          <w:rPr>
            <w:color w:val="7B3F00"/>
          </w:rPr>
          <w:t xml:space="preserve">סידור אברי תינוק בשבת - כהקאה</w:t>
        </w:r>
      </w:ins>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אסובי</w:t>
      </w:r>
      <w:ins w:id="106361" w:author="קלוד" w:date="2026-10-11T13:11:34Z">
        <w:r>
          <w:rPr>
            <w:rFonts w:ascii="Fb Fontext" w:hAnsi="Fb Fontext"/>
            <w:rtl/>
          </w:rPr>
          <w:t xml:space="preserve"> ינוקא </w:t>
        </w:r>
      </w:ins>
      <w:del w:id="106362" w:author="קלוד" w:date="2026-10-11T13:11:34Z">
        <w:r w:rsidRPr="006F178A">
          <w:rPr>
            <w:rFonts w:ascii="Fb Fontext" w:hAnsi="Fb Fontext"/>
            <w:rtl/>
          </w:rPr>
          <w:delText xml:space="preserve"> </w:delText>
        </w:r>
      </w:del>
      <w:r w:rsidRPr="006F178A">
        <w:rPr>
          <w:rFonts w:ascii="Fb Fontext" w:hAnsi="Fb Fontext"/>
          <w:rtl/>
        </w:rPr>
        <w:t xml:space="preserve">[סידור </w:t>
      </w:r>
      <w:ins w:id="106359" w:author="קלוד" w:date="2026-10-11T13:11:34Z">
        <w:r>
          <w:rPr>
            <w:rFonts w:ascii="Fb Fontext" w:hAnsi="Fb Fontext"/>
            <w:rtl/>
          </w:rPr>
          <w:t xml:space="preserve">אברי</w:t>
        </w:r>
      </w:ins>
      <w:del w:id="106360" w:author="קלוד" w:date="2026-10-11T13:11:34Z">
        <w:r w:rsidRPr="006F178A">
          <w:rPr>
            <w:rFonts w:ascii="Fb Fontext" w:hAnsi="Fb Fontext"/>
            <w:rtl/>
          </w:rPr>
          <w:delText xml:space="preserve">אברים]</w:delText>
        </w:r>
      </w:del>
      <w:r w:rsidRPr="006F178A">
        <w:rPr>
          <w:rFonts w:ascii="Fb Fontext" w:hAnsi="Fb Fontext"/>
          <w:rtl/>
        </w:rPr>
        <w:t xml:space="preserve"> </w:t>
      </w:r>
      <w:ins w:id="106357" w:author="קלוד" w:date="2026-10-11T13:11:34Z">
        <w:r>
          <w:rPr>
            <w:rFonts w:ascii="Fb Fontext" w:hAnsi="Fb Fontext"/>
            <w:rtl/>
          </w:rPr>
          <w:t xml:space="preserve">תינוק],</w:t>
        </w:r>
      </w:ins>
      <w:del w:id="106358" w:author="קלוד" w:date="2026-10-11T13:11:34Z">
        <w:r w:rsidRPr="006F178A">
          <w:rPr>
            <w:rFonts w:ascii="Fb Fontext" w:hAnsi="Fb Fontext"/>
            <w:rtl/>
          </w:rPr>
          <w:delText xml:space="preserve">ינוקא,</w:delText>
        </w:r>
      </w:del>
      <w:r w:rsidRPr="006F178A">
        <w:rPr>
          <w:rFonts w:ascii="Fb Fontext" w:hAnsi="Fb Fontext"/>
          <w:rtl/>
        </w:rPr>
        <w:t xml:space="preserve"> </w:t>
      </w:r>
      <w:ins w:id="90529" w:author="מנוע מכני" w:date="2026-10-11T12:04:39Z">
        <w:r>
          <w:rPr>
            <w:rStyle w:val="2fb"/>
            <w:rFonts w:ascii="Fb Fontext" w:hAnsi="Fb Fontext"/>
            <w:rtl/>
          </w:rPr>
          <w:t xml:space="preserve">ר"נ</w:t>
        </w:r>
      </w:ins>
      <w:del w:id="90530" w:author="מנוע מכני" w:date="2026-10-11T12:04:39Z">
        <w:r w:rsidRPr="006F178A">
          <w:rPr>
            <w:rFonts w:ascii="Fb Fontext" w:hAnsi="Fb Fontext"/>
            <w:rtl/>
          </w:rPr>
          <w:delText xml:space="preserve">רב נחמן</w:delText>
        </w:r>
      </w:del>
      <w:r w:rsidRPr="006F178A">
        <w:rPr>
          <w:rFonts w:ascii="Fb Fontext" w:hAnsi="Fb Fontext"/>
          <w:rtl/>
        </w:rPr>
        <w:t xml:space="preserve"> </w:t>
      </w:r>
      <w:ins w:id="106355" w:author="קלוד" w:date="2026-10-11T13:11:34Z">
        <w:r>
          <w:rPr>
            <w:rFonts w:ascii="Fb Fontext" w:hAnsi="Fb Fontext"/>
            <w:rtl/>
          </w:rPr>
          <w:t xml:space="preserve">אוסר</w:t>
        </w:r>
      </w:ins>
      <w:del w:id="106356" w:author="קלוד" w:date="2026-10-11T13:11:34Z">
        <w:r w:rsidRPr="006F178A">
          <w:rPr>
            <w:rFonts w:ascii="Fb Fontext" w:hAnsi="Fb Fontext"/>
            <w:rtl/>
          </w:rPr>
          <w:delText xml:space="preserve">אסיר</w:delText>
        </w:r>
      </w:del>
      <w:r w:rsidRPr="006F178A">
        <w:rPr>
          <w:rFonts w:ascii="Fb Fontext" w:hAnsi="Fb Fontext"/>
          <w:rtl/>
        </w:rPr>
        <w:t xml:space="preserve"> </w:t>
      </w:r>
      <w:ins w:id="106353" w:author="קלוד" w:date="2026-10-11T13:11:34Z">
        <w:r>
          <w:rPr>
            <w:rFonts w:ascii="Fb Fontext" w:hAnsi="Fb Fontext"/>
            <w:rtl/>
          </w:rPr>
          <w:t xml:space="preserve">כמו</w:t>
        </w:r>
      </w:ins>
      <w:del w:id="106354" w:author="קלוד" w:date="2026-10-11T13:11:34Z">
        <w:r w:rsidRPr="006F178A">
          <w:rPr>
            <w:rFonts w:ascii="Fb Fontext" w:hAnsi="Fb Fontext"/>
            <w:rtl/>
          </w:rPr>
          <w:delText xml:space="preserve">וכמו</w:delText>
        </w:r>
      </w:del>
      <w:r w:rsidRPr="006F178A">
        <w:rPr>
          <w:rFonts w:ascii="Fb Fontext" w:hAnsi="Fb Fontext"/>
          <w:rtl/>
        </w:rPr>
        <w:t xml:space="preserve"> אפיקטוזין [להקיא] בשבת </w:t>
      </w:r>
      <w:ins w:id="106351" w:author="קלוד" w:date="2026-10-11T13:11:34Z">
        <w:r>
          <w:rPr>
            <w:rFonts w:ascii="Fb Fontext" w:hAnsi="Fb Fontext"/>
            <w:rtl/>
          </w:rPr>
          <w:t xml:space="preserve">[שמתקן</w:t>
        </w:r>
      </w:ins>
      <w:del w:id="106352" w:author="קלוד" w:date="2026-10-11T13:11:34Z">
        <w:r w:rsidRPr="006F178A">
          <w:rPr>
            <w:rFonts w:ascii="Fb Fontext" w:hAnsi="Fb Fontext"/>
            <w:rtl/>
          </w:rPr>
          <w:delText xml:space="preserve">[דמתקן</w:delText>
        </w:r>
      </w:del>
      <w:r w:rsidRPr="006F178A">
        <w:rPr>
          <w:rFonts w:ascii="Fb Fontext" w:hAnsi="Fb Fontext"/>
          <w:rtl/>
        </w:rPr>
        <w:t xml:space="preserve"> </w:t>
      </w:r>
      <w:ins w:id="96191" w:author="מנוע מכני" w:date="2026-10-11T12:04:39Z">
        <w:r>
          <w:rPr>
            <w:rFonts w:ascii="Fb Fontext" w:hAnsi="Fb Fontext"/>
            <w:rtl/>
          </w:rPr>
          <w:t xml:space="preserve">אדם</w:t>
        </w:r>
      </w:ins>
      <w:del w:id="96192" w:author="מנוע מכני" w:date="2026-10-11T12:04:39Z">
        <w:r w:rsidRPr="006F178A">
          <w:rPr>
            <w:rFonts w:ascii="Fb Fontext" w:hAnsi="Fb Fontext"/>
            <w:rtl/>
          </w:rPr>
          <w:delText xml:space="preserve">גברא</w:delText>
        </w:r>
      </w:del>
      <w:r w:rsidRPr="006F178A">
        <w:rPr>
          <w:rFonts w:ascii="Fb Fontext" w:hAnsi="Fb Fontext"/>
          <w:rtl/>
        </w:rPr>
        <w:t xml:space="preserve">]</w:t>
      </w:r>
    </w:p>
    <w:p w:rsidR="00E9703F" w:rsidRDefault="00E9703F" w:rsidP="00E9703F">
      <w:pPr>
        <w:rPr>
          <w:rtl/>
        </w:rPr>
      </w:pPr>
      <w:r w:rsidRPr="006F178A">
        <w:rPr>
          <w:rtl/>
        </w:rPr>
        <w:t xml:space="preserve">ואין להביא ראייה ממחט </w:t>
      </w:r>
      <w:ins w:id="106367" w:author="קלוד" w:date="2026-10-11T13:11:34Z">
        <w:r>
          <w:rPr>
            <w:rtl/>
          </w:rPr>
          <w:t xml:space="preserve">[שמותר,</w:t>
        </w:r>
      </w:ins>
      <w:del w:id="106368" w:author="קלוד" w:date="2026-10-11T13:11:34Z">
        <w:r w:rsidRPr="006F178A">
          <w:rPr>
            <w:rtl/>
          </w:rPr>
          <w:delText xml:space="preserve">[דמותר</w:delText>
        </w:r>
      </w:del>
      <w:r w:rsidRPr="006F178A">
        <w:rPr>
          <w:rtl/>
        </w:rPr>
        <w:t xml:space="preserve"> </w:t>
      </w:r>
      <w:ins w:id="91709" w:author="מנוע מכני" w:date="2026-10-11T12:04:39Z">
        <w:ins w:id="106365" w:author="קלוד" w:date="2026-10-11T13:11:34Z">
          <w:r>
            <w:rPr>
              <w:rtl/>
            </w:rPr>
            <w:t xml:space="preserve">ששם</w:t>
          </w:r>
        </w:ins>
        <w:del w:id="106366" w:author="קלוד" w:date="2026-10-11T13:11:34Z">
          <w:r>
            <w:rPr>
              <w:rtl/>
            </w:rPr>
            <w:delText xml:space="preserve">דשם</w:delText>
          </w:r>
        </w:del>
      </w:ins>
      <w:del w:id="91710" w:author="מנוע מכני" w:date="2026-10-11T12:04:39Z">
        <w:r w:rsidRPr="006F178A">
          <w:rPr>
            <w:rtl/>
          </w:rPr>
          <w:delText xml:space="preserve">דהתם</w:delText>
        </w:r>
      </w:del>
      <w:r w:rsidRPr="006F178A">
        <w:rPr>
          <w:rtl/>
        </w:rPr>
        <w:t xml:space="preserve"> </w:t>
      </w:r>
      <w:ins w:id="106363" w:author="קלוד" w:date="2026-10-11T13:11:34Z">
        <w:r>
          <w:rPr>
            <w:rtl/>
          </w:rPr>
          <w:t xml:space="preserve">מופקד</w:t>
        </w:r>
      </w:ins>
      <w:del w:id="106364" w:author="קלוד" w:date="2026-10-11T13:11:34Z">
        <w:r w:rsidRPr="006F178A">
          <w:rPr>
            <w:rtl/>
          </w:rPr>
          <w:delText xml:space="preserve">פקיד</w:delText>
        </w:r>
      </w:del>
      <w:r w:rsidRPr="006F178A">
        <w:rPr>
          <w:rtl/>
        </w:rPr>
        <w:t xml:space="preserve"> ואינו חלק מן הגוף]</w:t>
      </w:r>
    </w:p>
    <w:p w:rsidR="00E9703F" w:rsidRPr="006F178A" w:rsidRDefault="00E9703F" w:rsidP="00E9703F">
      <w:pPr>
        <w:rPr>
          <w:rtl/>
        </w:rPr>
      </w:pPr>
      <w:r w:rsidRPr="006F178A">
        <w:rPr>
          <w:rStyle w:val="2fb"/>
          <w:rFonts w:ascii="Fb Fontext" w:hAnsi="Fb Fontext"/>
          <w:sz w:val="20"/>
          <w:rtl/>
        </w:rPr>
        <w:t xml:space="preserve">ורב ששת</w:t>
      </w:r>
      <w:r w:rsidRPr="006F178A">
        <w:rPr>
          <w:rFonts w:ascii="Fb Fontext" w:hAnsi="Fb Fontext"/>
          <w:sz w:val="20"/>
          <w:rtl/>
        </w:rPr>
        <w:t xml:space="preserve"> </w:t>
      </w:r>
      <w:ins w:id="106377" w:author="קלוד" w:date="2026-10-11T13:11:34Z">
        <w:r>
          <w:rPr>
            <w:rFonts w:ascii="Fb Fontext" w:hAnsi="Fb Fontext"/>
            <w:sz w:val="20"/>
            <w:rtl/>
          </w:rPr>
          <w:t xml:space="preserve">מתיר,</w:t>
        </w:r>
      </w:ins>
      <w:del w:id="106378" w:author="קלוד" w:date="2026-10-11T13:11:34Z">
        <w:r w:rsidRPr="006F178A">
          <w:rPr>
            <w:rFonts w:ascii="Fb Fontext" w:hAnsi="Fb Fontext"/>
            <w:sz w:val="20"/>
            <w:rtl/>
          </w:rPr>
          <w:delText xml:space="preserve">שרי</w:delText>
        </w:r>
      </w:del>
      <w:r w:rsidRPr="006F178A">
        <w:rPr>
          <w:rFonts w:ascii="Fb Fontext" w:hAnsi="Fb Fontext"/>
          <w:sz w:val="20"/>
          <w:rtl/>
        </w:rPr>
        <w:t xml:space="preserve"> </w:t>
      </w:r>
      <w:ins w:id="95277" w:author="מנוע מכני" w:date="2026-10-11T12:04:39Z">
        <w:ins w:id="106375" w:author="קלוד" w:date="2026-10-11T13:11:34Z">
          <w:r>
            <w:rPr>
              <w:rFonts w:ascii="Fb Fontext" w:hAnsi="Fb Fontext"/>
              <w:sz w:val="20"/>
              <w:rtl/>
            </w:rPr>
            <w:t xml:space="preserve">שסובר</w:t>
          </w:r>
        </w:ins>
        <w:del w:id="106376" w:author="קלוד" w:date="2026-10-11T13:11:34Z">
          <w:r>
            <w:rPr>
              <w:rFonts w:ascii="Fb Fontext" w:hAnsi="Fb Fontext"/>
              <w:sz w:val="20"/>
              <w:rtl/>
            </w:rPr>
            <w:delText xml:space="preserve">דסבר</w:delText>
          </w:r>
        </w:del>
      </w:ins>
      <w:del w:id="95278" w:author="מנוע מכני" w:date="2026-10-11T12:04:39Z">
        <w:r w:rsidRPr="006F178A">
          <w:rPr>
            <w:rFonts w:ascii="Fb Fontext" w:hAnsi="Fb Fontext"/>
            <w:sz w:val="20"/>
            <w:rtl/>
          </w:rPr>
          <w:delText xml:space="preserve">דס"ל</w:delText>
        </w:r>
      </w:del>
      <w:r w:rsidRPr="006F178A">
        <w:rPr>
          <w:rFonts w:ascii="Fb Fontext" w:hAnsi="Fb Fontext"/>
          <w:sz w:val="20"/>
          <w:rtl/>
        </w:rPr>
        <w:t xml:space="preserve"> </w:t>
      </w:r>
      <w:ins w:id="106373" w:author="קלוד" w:date="2026-10-11T13:11:34Z">
        <w:r>
          <w:rPr>
            <w:rFonts w:ascii="Fb Fontext" w:hAnsi="Fb Fontext"/>
            <w:sz w:val="20"/>
            <w:rtl/>
          </w:rPr>
          <w:t xml:space="preserve">שאפיקטוזין</w:t>
        </w:r>
      </w:ins>
      <w:del w:id="106374" w:author="קלוד" w:date="2026-10-11T13:11:34Z">
        <w:r w:rsidRPr="006F178A">
          <w:rPr>
            <w:rFonts w:ascii="Fb Fontext" w:hAnsi="Fb Fontext"/>
            <w:sz w:val="20"/>
            <w:rtl/>
          </w:rPr>
          <w:delText xml:space="preserve">דאפיקטוזין</w:delText>
        </w:r>
      </w:del>
      <w:r w:rsidRPr="006F178A">
        <w:rPr>
          <w:rFonts w:ascii="Fb Fontext" w:hAnsi="Fb Fontext"/>
          <w:sz w:val="20"/>
          <w:rtl/>
        </w:rPr>
        <w:t xml:space="preserve"> </w:t>
      </w:r>
      <w:ins w:id="91711" w:author="מנוע מכני" w:date="2026-10-11T12:04:39Z">
        <w:r>
          <w:rPr>
            <w:rFonts w:ascii="Fb Fontext" w:hAnsi="Fb Fontext"/>
            <w:sz w:val="20"/>
            <w:rtl/>
          </w:rPr>
          <w:t xml:space="preserve">לא</w:t>
        </w:r>
      </w:ins>
      <w:del w:id="91712" w:author="מנוע מכני" w:date="2026-10-11T12:04:39Z">
        <w:r w:rsidRPr="006F178A">
          <w:rPr>
            <w:rFonts w:ascii="Fb Fontext" w:hAnsi="Fb Fontext"/>
            <w:sz w:val="20"/>
            <w:rtl/>
          </w:rPr>
          <w:delText xml:space="preserve">לאו</w:delText>
        </w:r>
      </w:del>
      <w:r w:rsidRPr="006F178A">
        <w:rPr>
          <w:rFonts w:ascii="Fb Fontext" w:hAnsi="Fb Fontext"/>
          <w:sz w:val="20"/>
          <w:rtl/>
        </w:rPr>
        <w:t xml:space="preserve"> </w:t>
      </w:r>
      <w:ins w:id="96193" w:author="מנוע מכני" w:date="2026-10-11T12:04:39Z">
        <w:ins w:id="106371" w:author="קלוד" w:date="2026-10-11T13:11:34Z">
          <w:r>
            <w:rPr>
              <w:rFonts w:ascii="Fb Fontext" w:hAnsi="Fb Fontext"/>
              <w:sz w:val="20"/>
              <w:rtl/>
            </w:rPr>
            <w:t xml:space="preserve">דרכו,</w:t>
          </w:r>
        </w:ins>
        <w:del w:id="106372" w:author="קלוד" w:date="2026-10-11T13:11:34Z">
          <w:r>
            <w:rPr>
              <w:rFonts w:ascii="Fb Fontext" w:hAnsi="Fb Fontext"/>
              <w:sz w:val="20"/>
              <w:rtl/>
            </w:rPr>
            <w:delText xml:space="preserve">דרכו</w:delText>
          </w:r>
        </w:del>
      </w:ins>
      <w:del w:id="96194" w:author="מנוע מכני" w:date="2026-10-11T12:04:39Z">
        <w:r w:rsidRPr="006F178A">
          <w:rPr>
            <w:rFonts w:ascii="Fb Fontext" w:hAnsi="Fb Fontext"/>
            <w:sz w:val="20"/>
            <w:rtl/>
          </w:rPr>
          <w:delText xml:space="preserve">אורחיה</w:delText>
        </w:r>
      </w:del>
      <w:r w:rsidRPr="006F178A">
        <w:rPr>
          <w:rFonts w:ascii="Fb Fontext" w:hAnsi="Fb Fontext"/>
          <w:sz w:val="20"/>
          <w:rtl/>
        </w:rPr>
        <w:t xml:space="preserve"> והביא ראייה ממחט </w:t>
      </w:r>
      <w:ins w:id="106369" w:author="קלוד" w:date="2026-10-11T13:11:34Z">
        <w:r>
          <w:rPr>
            <w:rFonts w:ascii="Fb Fontext" w:hAnsi="Fb Fontext"/>
            <w:sz w:val="20"/>
            <w:rtl/>
          </w:rPr>
          <w:t xml:space="preserve">שמותר.</w:t>
        </w:r>
      </w:ins>
      <w:del w:id="106370" w:author="קלוד" w:date="2026-10-11T13:11:34Z">
        <w:r w:rsidRPr="006F178A">
          <w:rPr>
            <w:rFonts w:ascii="Fb Fontext" w:hAnsi="Fb Fontext"/>
            <w:sz w:val="20"/>
            <w:rtl/>
          </w:rPr>
          <w:delText xml:space="preserve">דמותר.</w:delText>
        </w:r>
      </w:del>
    </w:p>
    <w:p>
      <w:pPr>
        <w:pStyle w:val="afffff8"/>
        <w:rPr>
          <w:ins w:id="90303" w:author="קלוד" w:date="2026-10-11T12:33:55Z"/>
        </w:rPr>
      </w:pPr>
      <w:ins w:id="90304" w:author="קלוד" w:date="2026-10-11T12:33:55Z">
        <w:r>
          <w:rPr>
            <w:color w:val="7B3F00"/>
          </w:rPr>
          <w:t xml:space="preserve">קנה של זיתים - קשר בראשו וחלל</w:t>
        </w:r>
      </w:ins>
    </w:p>
    <w:p w:rsidR="00E9703F" w:rsidRPr="004640F6" w:rsidRDefault="00E9703F" w:rsidP="00E9703F">
      <w:pPr>
        <w:rPr>
          <w:spacing w:val="-4"/>
          <w:rtl/>
        </w:rPr>
      </w:pPr>
      <w:r w:rsidRPr="004640F6">
        <w:rPr>
          <w:rFonts w:ascii="Fb Fontext" w:hAnsi="Fb Fontext"/>
          <w:spacing w:val="-4"/>
          <w:rtl/>
        </w:rPr>
        <w:t>•</w:t>
      </w:r>
      <w:r w:rsidRPr="004640F6">
        <w:rPr>
          <w:rFonts w:ascii="Fb Fontext" w:hAnsi="Fb Fontext" w:hint="cs"/>
          <w:spacing w:val="-4"/>
          <w:rtl/>
        </w:rPr>
        <w:t xml:space="preserve"> </w:t>
      </w:r>
      <w:r w:rsidRPr="004640F6">
        <w:rPr>
          <w:rFonts w:ascii="Fb Fontext" w:hAnsi="Fb Fontext"/>
          <w:spacing w:val="-4"/>
          <w:rtl/>
        </w:rPr>
        <w:t>קנה של זיתים, אם יש קשר בראשו - מקבל טומאה, שיש בו חלל לראות בשעה שמהפך הזיתים.</w:t>
      </w:r>
    </w:p>
    <w:p w:rsidR="00E9703F" w:rsidRPr="006F178A" w:rsidRDefault="00E9703F" w:rsidP="00E9703F">
      <w:pPr>
        <w:rPr>
          <w:rtl/>
        </w:rPr>
      </w:pPr>
      <w:r w:rsidRPr="006F178A">
        <w:rPr>
          <w:rtl/>
        </w:rPr>
        <w:t xml:space="preserve">ואם </w:t>
      </w:r>
      <w:ins w:id="91713" w:author="מנוע מכני" w:date="2026-10-11T12:04:39Z">
        <w:r>
          <w:rPr>
            <w:rtl/>
          </w:rPr>
          <w:t xml:space="preserve">לא</w:t>
        </w:r>
      </w:ins>
      <w:del w:id="91714" w:author="מנוע מכני" w:date="2026-10-11T12:04:39Z">
        <w:r w:rsidRPr="006F178A">
          <w:rPr>
            <w:rtl/>
          </w:rPr>
          <w:delText xml:space="preserve">לאו</w:delText>
        </w:r>
      </w:del>
      <w:r w:rsidRPr="006F178A">
        <w:rPr>
          <w:rtl/>
        </w:rPr>
        <w:t xml:space="preserve"> - </w:t>
      </w:r>
      <w:ins w:id="106389" w:author="קלוד" w:date="2026-10-11T13:11:34Z">
        <w:r>
          <w:rPr>
            <w:rtl/>
          </w:rPr>
          <w:t xml:space="preserve">אינו</w:t>
        </w:r>
      </w:ins>
      <w:del w:id="106390" w:author="קלוד" w:date="2026-10-11T13:11:34Z">
        <w:r w:rsidRPr="006F178A">
          <w:rPr>
            <w:rtl/>
          </w:rPr>
          <w:delText xml:space="preserve">אין</w:delText>
        </w:r>
      </w:del>
      <w:r w:rsidRPr="006F178A">
        <w:rPr>
          <w:rtl/>
        </w:rPr>
        <w:t xml:space="preserve"> מקבל </w:t>
      </w:r>
      <w:ins w:id="106387" w:author="קלוד" w:date="2026-10-11T13:11:34Z">
        <w:r>
          <w:rPr>
            <w:rtl/>
          </w:rPr>
          <w:t xml:space="preserve">טומאה,</w:t>
        </w:r>
      </w:ins>
      <w:del w:id="106388" w:author="קלוד" w:date="2026-10-11T13:11:34Z">
        <w:r w:rsidRPr="006F178A">
          <w:rPr>
            <w:rtl/>
          </w:rPr>
          <w:delText xml:space="preserve">טומאה.</w:delText>
        </w:r>
      </w:del>
      <w:r w:rsidRPr="006F178A">
        <w:rPr>
          <w:rFonts w:hint="cs"/>
          <w:rtl/>
        </w:rPr>
        <w:t xml:space="preserve"> </w:t>
      </w:r>
      <w:ins w:id="93523" w:author="מנוע מכני" w:date="2026-10-11T12:04:39Z">
        <w:ins w:id="106385" w:author="קלוד" w:date="2026-10-11T13:11:34Z">
          <w:r>
            <w:rPr>
              <w:rtl/>
            </w:rPr>
            <w:t xml:space="preserve">שכמו</w:t>
          </w:r>
        </w:ins>
        <w:del w:id="106386" w:author="קלוד" w:date="2026-10-11T13:11:34Z">
          <w:r>
            <w:rPr>
              <w:rtl/>
            </w:rPr>
            <w:delText xml:space="preserve">דמה</w:delText>
          </w:r>
        </w:del>
      </w:ins>
      <w:del w:id="93524" w:author="מנוע מכני" w:date="2026-10-11T12:04:39Z">
        <w:r w:rsidRPr="006F178A">
          <w:rPr>
            <w:rtl/>
          </w:rPr>
          <w:delText xml:space="preserve">דמאי</w:delText>
        </w:r>
      </w:del>
      <w:r w:rsidRPr="006F178A">
        <w:rPr>
          <w:rtl/>
        </w:rPr>
        <w:t xml:space="preserve"> </w:t>
      </w:r>
      <w:ins w:id="106383" w:author="קלוד" w:date="2026-10-11T13:11:34Z">
        <w:r>
          <w:rPr>
            <w:rtl/>
          </w:rPr>
          <w:t xml:space="preserve">שק</w:t>
        </w:r>
      </w:ins>
      <w:del w:id="106384" w:author="קלוד" w:date="2026-10-11T13:11:34Z">
        <w:r w:rsidRPr="006F178A">
          <w:rPr>
            <w:rtl/>
          </w:rPr>
          <w:delText xml:space="preserve">דשק</w:delText>
        </w:r>
      </w:del>
      <w:r w:rsidRPr="006F178A">
        <w:rPr>
          <w:rtl/>
        </w:rPr>
        <w:t xml:space="preserve"> </w:t>
      </w:r>
      <w:ins w:id="106381" w:author="קלוד" w:date="2026-10-11T13:11:34Z">
        <w:r>
          <w:rPr>
            <w:rtl/>
          </w:rPr>
          <w:t xml:space="preserve">צריך</w:t>
        </w:r>
      </w:ins>
      <w:del w:id="106382" w:author="קלוד" w:date="2026-10-11T13:11:34Z">
        <w:r w:rsidRPr="006F178A">
          <w:rPr>
            <w:rtl/>
          </w:rPr>
          <w:delText xml:space="preserve">בעי'</w:delText>
        </w:r>
      </w:del>
      <w:r w:rsidRPr="006F178A">
        <w:rPr>
          <w:rtl/>
        </w:rPr>
        <w:t xml:space="preserve"> שיהא חלל </w:t>
      </w:r>
      <w:ins w:id="106379" w:author="קלוד" w:date="2026-10-11T13:11:34Z">
        <w:r>
          <w:rPr>
            <w:rtl/>
          </w:rPr>
          <w:t xml:space="preserve">בתוכו,</w:t>
        </w:r>
      </w:ins>
      <w:del w:id="106380" w:author="קלוד" w:date="2026-10-11T13:11:34Z">
        <w:r w:rsidRPr="006F178A">
          <w:rPr>
            <w:rtl/>
          </w:rPr>
          <w:delText xml:space="preserve">בתוכו</w:delText>
        </w:r>
      </w:del>
      <w:r w:rsidRPr="006F178A">
        <w:rPr>
          <w:rtl/>
        </w:rPr>
        <w:t xml:space="preserve"> ואין לו.</w:t>
      </w:r>
    </w:p>
    <w:p w:rsidR="00E9703F" w:rsidRPr="006F178A" w:rsidRDefault="00E9703F" w:rsidP="00E9703F">
      <w:pPr>
        <w:rPr>
          <w:rtl/>
        </w:rPr>
      </w:pPr>
      <w:r w:rsidRPr="006F178A">
        <w:rPr>
          <w:rtl/>
        </w:rPr>
        <w:t>בין כך ובין כך ניטל בשבת.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07" w:author="קלוד" w:date="2026-10-11T09:07:15Z"/>
        </w:rPr>
      </w:pPr>
      <w:ins w:id="20606" w:author="קלוד" w:date="2026-10-11T09:07:15Z">
        <w:r>
          <w:t xml:space="preserve">משנה ד</w:t>
        </w:r>
      </w:ins>
    </w:p>
    <w:p w:rsidR="00E9703F" w:rsidRPr="009757B9" w:rsidRDefault="00E9703F" w:rsidP="00E9703F">
      <w:pPr>
        <w:pStyle w:val="afff9"/>
        <w:rPr>
          <w:del w:id="20333" w:author="קלוד" w:date="2026-10-11T09:07:15Z"/>
          <w:rStyle w:val="afffe"/>
          <w:rFonts w:ascii="Fb Fontext" w:hAnsi="Fb Fontext"/>
          <w:b/>
          <w:bCs w:val="0"/>
          <w:sz w:val="20"/>
          <w:rtl/>
        </w:rPr>
      </w:pPr>
      <w:del w:id="20332" w:author="קלוד" w:date="2026-10-11T09:07:15Z">
        <w:r w:rsidRPr="00146180">
          <w:rPr>
            <w:rStyle w:val="afffe"/>
            <w:rFonts w:ascii="Fb Fontext" w:hAnsi="Fb Fontext"/>
            <w:bCs w:val="0"/>
            <w:sz w:val="20"/>
            <w:rtl/>
          </w:rPr>
          <w:delText xml:space="preserve">משנה.</w:delText>
        </w:r>
      </w:del>
    </w:p>
    <w:p w:rsidR="00E9703F" w:rsidRPr="004F534A" w:rsidRDefault="00E9703F" w:rsidP="00E9703F">
      <w:pPr>
        <w:pStyle w:val="afff9"/>
        <w:spacing w:before="120"/>
        <w:rPr>
          <w:spacing w:val="4"/>
          <w:rtl/>
        </w:rPr>
        <w:pPrChange w:id="90093" w:author="קלוד" w:date="2026-10-11T12:09:42Z">
          <w:pPr>
            <w:pStyle w:val="afff9"/>
          </w:pPr>
        </w:pPrChange>
      </w:pPr>
      <w:r w:rsidRPr="004F534A">
        <w:rPr>
          <w:rStyle w:val="afffe"/>
          <w:bCs w:val="0"/>
          <w:spacing w:val="4"/>
          <w:rtl/>
        </w:rPr>
        <w:t xml:space="preserve">רבי יוסי אומר כל הכלים ניטלין, חוץ מן המסר הגדול </w:t>
      </w:r>
      <w:r w:rsidRPr="004F534A">
        <w:rPr>
          <w:rStyle w:val="afffe"/>
          <w:rFonts w:ascii="David" w:hAnsi="David"/>
          <w:bCs w:val="0"/>
          <w:spacing w:val="4"/>
          <w:rtl/>
          <w:rPrChange w:id="40571" w:author="Claude" w:date="2026-10-11T09:07:39Z">
            <w:rPr>
              <w:rStyle w:val="afffe"/>
              <w:rFonts w:ascii="David" w:hAnsi="David"/>
              <w:bCs w:val="0"/>
              <w:spacing w:val="4"/>
              <w:sz w:val="14"/>
              <w:szCs w:val="18"/>
              <w:rtl/>
            </w:rPr>
          </w:rPrChange>
        </w:rPr>
        <w:t>[לקצוץ קורות]</w:t>
      </w:r>
      <w:r w:rsidRPr="004F534A">
        <w:rPr>
          <w:rStyle w:val="afffe"/>
          <w:bCs w:val="0"/>
          <w:spacing w:val="4"/>
          <w:rtl/>
          <w:rPrChange w:id="40572" w:author="Claude" w:date="2026-10-11T09:07:39Z">
            <w:rPr>
              <w:rStyle w:val="afffe"/>
              <w:bCs w:val="0"/>
              <w:spacing w:val="4"/>
              <w:sz w:val="14"/>
              <w:szCs w:val="18"/>
              <w:rtl/>
            </w:rPr>
          </w:rPrChange>
        </w:rPr>
        <w:t xml:space="preserve"> </w:t>
      </w:r>
      <w:r w:rsidRPr="004F534A">
        <w:rPr>
          <w:rStyle w:val="afffe"/>
          <w:bCs w:val="0"/>
          <w:spacing w:val="4"/>
          <w:rtl/>
        </w:rPr>
        <w:t>ויתד של מחרישה</w:t>
      </w:r>
      <w:r w:rsidRPr="004F534A">
        <w:rPr>
          <w:b/>
          <w:spacing w:val="4"/>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301" w:author="קלוד" w:date="2026-10-11T12:33:55Z"/>
        </w:rPr>
      </w:pPr>
      <w:ins w:id="90302" w:author="קלוד" w:date="2026-10-11T12:33:55Z">
        <w:r>
          <w:rPr>
            <w:color w:val="7B3F00"/>
          </w:rPr>
          <w:t xml:space="preserve">מסר הגדול ויתד של מחרישה - אילו כלים כמותם</w:t>
        </w:r>
      </w:ins>
    </w:p>
    <w:p>
      <w:pPr>
        <w:pStyle w:val="38"/>
        <w:rPr>
          <w:ins w:id="98637" w:author="מנוע מכני" w:date="2026-10-11T12:04:39Z"/>
        </w:rPr>
      </w:pPr>
      <w:del w:id="98636" w:author="מנוע מכני" w:date="2026-10-11T12:04:39Z">
        <w:r w:rsidRPr="004640F6">
          <w:lastRenderedPageBreak/>
          <w:delText xml:space="preserve">•</w:delText>
        </w:r>
      </w:del>
      <w:r w:rsidRPr="004640F6">
        <w:t xml:space="preserve"> </w:t>
      </w:r>
      <w:ins w:id="90531" w:author="מנוע מכני" w:date="2026-10-11T12:04:39Z">
        <w:r>
          <w:t xml:space="preserve">ר"נ</w:t>
        </w:r>
      </w:ins>
      <w:del w:id="90532" w:author="מנוע מכני" w:date="2026-10-11T12:04:39Z">
        <w:r w:rsidRPr="004640F6">
          <w:delText xml:space="preserve">רב נחמן</w:delText>
        </w:r>
      </w:del>
      <w:r w:rsidRPr="004640F6">
        <w:t xml:space="preserve">:</w:t>
      </w:r>
    </w:p>
    <w:p w:rsidR="00E9703F" w:rsidRPr="004640F6" w:rsidRDefault="00E9703F" w:rsidP="00E9703F">
      <w:pPr>
        <w:rPr>
          <w:spacing w:val="-4"/>
          <w:rtl/>
        </w:rPr>
      </w:pPr>
      <w:del w:id="98638" w:author="מנוע מכני" w:date="2026-10-11T12:04:39Z">
        <w:r w:rsidRPr="004640F6">
          <w:rPr>
            <w:rFonts w:ascii="Fb Fontext" w:hAnsi="Fb Fontext"/>
            <w:spacing w:val="-4"/>
            <w:rtl/>
          </w:rPr>
          <w:delText xml:space="preserve"> </w:delText>
        </w:r>
      </w:del>
      <w:ins w:id="93525" w:author="מנוע מכני" w:date="2026-10-11T12:04:39Z">
        <w:ins w:id="106395" w:author="קלוד" w:date="2026-10-11T13:11:34Z">
          <w:r>
            <w:rPr>
              <w:rFonts w:ascii="Fb Fontext" w:hAnsi="Fb Fontext"/>
              <w:spacing w:val="-4"/>
              <w:rtl/>
            </w:rPr>
            <w:t xml:space="preserve">אוכלא</w:t>
          </w:r>
        </w:ins>
        <w:del w:id="106396" w:author="קלוד" w:date="2026-10-11T13:11:34Z">
          <w:r>
            <w:rPr>
              <w:rFonts w:ascii="Fb Fontext" w:hAnsi="Fb Fontext"/>
              <w:spacing w:val="-4"/>
              <w:rtl/>
            </w:rPr>
            <w:delText xml:space="preserve">זה</w:delText>
          </w:r>
          <w:r w:rsidRPr="004640F6">
            <w:rPr>
              <w:rFonts w:ascii="Fb Fontext" w:hAnsi="Fb Fontext"/>
              <w:spacing w:val="-4"/>
              <w:rtl/>
            </w:rPr>
            <w:delText xml:space="preserve"> אוכלא</w:delText>
          </w:r>
        </w:del>
      </w:ins>
      <w:del w:id="93526" w:author="מנוע מכני" w:date="2026-10-11T12:04:39Z">
        <w:r w:rsidRPr="004640F6">
          <w:rPr>
            <w:rFonts w:ascii="Fb Fontext" w:hAnsi="Fb Fontext"/>
            <w:spacing w:val="-4"/>
            <w:rtl/>
          </w:rPr>
          <w:delText xml:space="preserve">האי</w:delText>
        </w:r>
      </w:del>
      <w:r w:rsidRPr="004640F6">
        <w:rPr>
          <w:rFonts w:ascii="Fb Fontext" w:hAnsi="Fb Fontext"/>
          <w:spacing w:val="-4"/>
          <w:rtl/>
        </w:rPr>
        <w:t xml:space="preserve"> דקצרי [כלי נחושת העשוי כנפה לכיבוס בגדים]</w:t>
      </w:r>
      <w:ins w:id="106393" w:author="קלוד" w:date="2026-10-11T13:11:34Z">
        <w:r>
          <w:rPr>
            <w:rFonts w:ascii="Fb Fontext" w:hAnsi="Fb Fontext"/>
            <w:spacing w:val="-4"/>
            <w:rtl/>
          </w:rPr>
          <w:t xml:space="preserve"> - </w:t>
        </w:r>
      </w:ins>
      <w:del w:id="106394" w:author="קלוד" w:date="2026-10-11T13:11:34Z">
        <w:r w:rsidRPr="004640F6">
          <w:rPr>
            <w:rFonts w:ascii="Fb Fontext" w:hAnsi="Fb Fontext"/>
            <w:spacing w:val="-4"/>
            <w:rtl/>
          </w:rPr>
          <w:delText xml:space="preserve"> </w:delText>
        </w:r>
      </w:del>
      <w:r w:rsidRPr="004640F6">
        <w:rPr>
          <w:rFonts w:ascii="Fb Fontext" w:hAnsi="Fb Fontext"/>
          <w:spacing w:val="-4"/>
          <w:rtl/>
        </w:rPr>
        <w:t xml:space="preserve">כיתד של מחרישה </w:t>
      </w:r>
      <w:ins w:id="106391" w:author="קלוד" w:date="2026-10-11T13:11:34Z">
        <w:r>
          <w:rPr>
            <w:rFonts w:ascii="Fb Fontext" w:hAnsi="Fb Fontext"/>
            <w:spacing w:val="-4"/>
            <w:rtl/>
          </w:rPr>
          <w:t xml:space="preserve">הוא.</w:t>
        </w:r>
      </w:ins>
      <w:del w:id="106392" w:author="קלוד" w:date="2026-10-11T13:11:34Z">
        <w:r w:rsidRPr="004640F6">
          <w:rPr>
            <w:rFonts w:ascii="Fb Fontext" w:hAnsi="Fb Fontext"/>
            <w:spacing w:val="-4"/>
            <w:rtl/>
          </w:rPr>
          <w:delText xml:space="preserve">דמיא.</w:delText>
        </w:r>
      </w:del>
    </w:p>
    <w:p>
      <w:pPr>
        <w:pStyle w:val="38"/>
        <w:rPr>
          <w:ins w:id="98640" w:author="מנוע מכני" w:date="2026-10-11T12:04:39Z"/>
        </w:rPr>
      </w:pPr>
      <w:del w:id="98639" w:author="מנוע מכני" w:date="2026-10-11T12:04:39Z">
        <w:r w:rsidRPr="004640F6">
          <w:delText xml:space="preserve">•</w:delText>
        </w:r>
      </w:del>
      <w:r w:rsidRPr="004640F6">
        <w:t xml:space="preserve"> </w:t>
      </w:r>
      <w:r w:rsidRPr="004640F6">
        <w:t xml:space="preserve">אביי:</w:t>
      </w:r>
    </w:p>
    <w:p w:rsidR="00E9703F" w:rsidRPr="004640F6" w:rsidRDefault="00E9703F" w:rsidP="00E9703F">
      <w:pPr>
        <w:rPr>
          <w:b/>
          <w:bCs/>
          <w:spacing w:val="-2"/>
          <w:rtl/>
        </w:rPr>
      </w:pPr>
      <w:del w:id="98641" w:author="מנוע מכני" w:date="2026-10-11T12:04:39Z">
        <w:r w:rsidRPr="004640F6">
          <w:rPr>
            <w:spacing w:val="-2"/>
            <w:rtl/>
          </w:rPr>
          <w:delText xml:space="preserve"> </w:delText>
        </w:r>
      </w:del>
      <w:r w:rsidRPr="004640F6">
        <w:rPr>
          <w:spacing w:val="-2"/>
          <w:rtl/>
        </w:rPr>
        <w:t xml:space="preserve">חרב</w:t>
      </w:r>
      <w:r w:rsidRPr="004640F6">
        <w:rPr>
          <w:rFonts w:hint="cs"/>
          <w:spacing w:val="-2"/>
          <w:rtl/>
        </w:rPr>
        <w:t xml:space="preserve"> </w:t>
      </w:r>
      <w:r w:rsidRPr="004640F6">
        <w:rPr>
          <w:spacing w:val="-2"/>
          <w:rtl/>
        </w:rPr>
        <w:t xml:space="preserve">רצענין, </w:t>
      </w:r>
      <w:ins w:id="106409" w:author="קלוד" w:date="2026-10-11T13:11:34Z">
        <w:r>
          <w:rPr>
            <w:spacing w:val="-2"/>
            <w:rtl/>
          </w:rPr>
          <w:t xml:space="preserve">וסכין</w:t>
        </w:r>
      </w:ins>
      <w:del w:id="106410" w:author="קלוד" w:date="2026-10-11T13:11:34Z">
        <w:r w:rsidRPr="004640F6">
          <w:rPr>
            <w:spacing w:val="-2"/>
            <w:rtl/>
          </w:rPr>
          <w:delText xml:space="preserve">וסכינא</w:delText>
        </w:r>
      </w:del>
      <w:r w:rsidRPr="004640F6">
        <w:rPr>
          <w:spacing w:val="-2"/>
          <w:rtl/>
        </w:rPr>
        <w:t xml:space="preserve"> </w:t>
      </w:r>
      <w:ins w:id="106407" w:author="קלוד" w:date="2026-10-11T13:11:34Z">
        <w:r>
          <w:rPr>
            <w:spacing w:val="-2"/>
            <w:rtl/>
          </w:rPr>
          <w:t xml:space="preserve">של</w:t>
        </w:r>
      </w:ins>
      <w:del w:id="106408" w:author="קלוד" w:date="2026-10-11T13:11:34Z">
        <w:r w:rsidRPr="004640F6">
          <w:rPr>
            <w:spacing w:val="-2"/>
            <w:rtl/>
          </w:rPr>
          <w:delText xml:space="preserve">דאשכבתא</w:delText>
        </w:r>
      </w:del>
      <w:r w:rsidRPr="004640F6">
        <w:rPr>
          <w:spacing w:val="-2"/>
          <w:rtl/>
        </w:rPr>
        <w:t xml:space="preserve"> </w:t>
      </w:r>
      <w:ins w:id="106405" w:author="קלוד" w:date="2026-10-11T13:11:34Z">
        <w:r>
          <w:rPr>
            <w:spacing w:val="-2"/>
            <w:rtl/>
          </w:rPr>
          <w:t xml:space="preserve">קצבים,</w:t>
        </w:r>
      </w:ins>
      <w:del w:id="106406" w:author="קלוד" w:date="2026-10-11T13:11:34Z">
        <w:r w:rsidRPr="004640F6">
          <w:rPr>
            <w:spacing w:val="-2"/>
            <w:rtl/>
          </w:rPr>
          <w:delText xml:space="preserve">[קצבים],</w:delText>
        </w:r>
      </w:del>
      <w:r w:rsidRPr="004640F6">
        <w:rPr>
          <w:spacing w:val="-2"/>
          <w:rtl/>
        </w:rPr>
        <w:t xml:space="preserve"> </w:t>
      </w:r>
      <w:ins w:id="106403" w:author="קלוד" w:date="2026-10-11T13:11:34Z">
        <w:r>
          <w:rPr>
            <w:spacing w:val="-2"/>
            <w:rtl/>
          </w:rPr>
          <w:t xml:space="preserve">וגרזן</w:t>
        </w:r>
      </w:ins>
      <w:del w:id="106404" w:author="קלוד" w:date="2026-10-11T13:11:34Z">
        <w:r w:rsidRPr="004640F6">
          <w:rPr>
            <w:spacing w:val="-2"/>
            <w:rtl/>
          </w:rPr>
          <w:delText xml:space="preserve">וחצינא</w:delText>
        </w:r>
      </w:del>
      <w:r w:rsidRPr="004640F6">
        <w:rPr>
          <w:spacing w:val="-2"/>
          <w:rtl/>
        </w:rPr>
        <w:t xml:space="preserve"> </w:t>
      </w:r>
      <w:ins w:id="106401" w:author="קלוד" w:date="2026-10-11T13:11:34Z">
        <w:r>
          <w:rPr>
            <w:spacing w:val="-2"/>
            <w:rtl/>
          </w:rPr>
          <w:t xml:space="preserve">של</w:t>
        </w:r>
      </w:ins>
      <w:del w:id="106402" w:author="קלוד" w:date="2026-10-11T13:11:34Z">
        <w:r w:rsidRPr="004640F6">
          <w:rPr>
            <w:spacing w:val="-2"/>
            <w:rtl/>
          </w:rPr>
          <w:delText xml:space="preserve">[גרזן]</w:delText>
        </w:r>
      </w:del>
      <w:r w:rsidRPr="004640F6">
        <w:rPr>
          <w:spacing w:val="-2"/>
          <w:rtl/>
        </w:rPr>
        <w:t xml:space="preserve"> </w:t>
      </w:r>
      <w:ins w:id="106399" w:author="קלוד" w:date="2026-10-11T13:11:34Z">
        <w:r>
          <w:rPr>
            <w:spacing w:val="-2"/>
            <w:rtl/>
          </w:rPr>
          <w:t xml:space="preserve">נגרים -</w:t>
        </w:r>
      </w:ins>
      <w:del w:id="106400" w:author="קלוד" w:date="2026-10-11T13:11:34Z">
        <w:r w:rsidRPr="004640F6">
          <w:rPr>
            <w:spacing w:val="-2"/>
            <w:rtl/>
          </w:rPr>
          <w:delText xml:space="preserve">דנגרי</w:delText>
        </w:r>
      </w:del>
      <w:r w:rsidRPr="004640F6">
        <w:rPr>
          <w:spacing w:val="-2"/>
          <w:rtl/>
        </w:rPr>
        <w:t xml:space="preserve"> כיתד של מחרישה </w:t>
      </w:r>
      <w:ins w:id="106397" w:author="קלוד" w:date="2026-10-11T13:11:34Z">
        <w:r>
          <w:rPr>
            <w:spacing w:val="-2"/>
            <w:rtl/>
          </w:rPr>
          <w:t xml:space="preserve">הם.</w:t>
        </w:r>
      </w:ins>
      <w:del w:id="106398" w:author="קלוד" w:date="2026-10-11T13:11:34Z">
        <w:r w:rsidRPr="004640F6">
          <w:rPr>
            <w:spacing w:val="-2"/>
            <w:rtl/>
          </w:rPr>
          <w:delText xml:space="preserve">דמי.</w:delText>
        </w:r>
      </w:del>
    </w:p>
    <w:p>
      <w:pPr>
        <w:pStyle w:val="afffff8"/>
        <w:rPr>
          <w:ins w:id="90299" w:author="קלוד" w:date="2026-10-11T12:33:55Z"/>
        </w:rPr>
      </w:pPr>
      <w:ins w:id="90300" w:author="קלוד" w:date="2026-10-11T12:33:55Z">
        <w:r>
          <w:rPr>
            <w:color w:val="7B3F00"/>
          </w:rPr>
          <w:t xml:space="preserve">שלשה כלים ניטלין - הרחבת ההיתר בהדרגה</w:t>
        </w:r>
      </w:ins>
    </w:p>
    <w:p w:rsidR="00E9703F" w:rsidRPr="006F178A" w:rsidRDefault="00E9703F" w:rsidP="00E9703F">
      <w:pPr>
        <w:rPr>
          <w:rtl/>
        </w:rPr>
      </w:pPr>
      <w:r w:rsidRPr="006F178A">
        <w:rPr>
          <w:b/>
          <w:rtl/>
        </w:rPr>
        <w:t>•</w:t>
      </w:r>
      <w:r w:rsidRPr="006F178A">
        <w:rPr>
          <w:rFonts w:hint="cs"/>
          <w:b/>
          <w:bCs/>
          <w:rtl/>
        </w:rPr>
        <w:t xml:space="preserve"> </w:t>
      </w:r>
      <w:r w:rsidRPr="006F178A">
        <w:rPr>
          <w:b/>
          <w:bCs/>
          <w:rtl/>
        </w:rPr>
        <w:t>ת"ר</w:t>
      </w:r>
      <w:r w:rsidRPr="006F178A">
        <w:rPr>
          <w:rtl/>
        </w:rPr>
        <w:t xml:space="preserve"> בראשונה היו אומרים שלשה כלים ניטלין בשבת.</w:t>
      </w:r>
    </w:p>
    <w:p w:rsidR="00E9703F" w:rsidRPr="006F178A" w:rsidRDefault="00E9703F" w:rsidP="00E9703F">
      <w:pPr>
        <w:rPr>
          <w:rtl/>
        </w:rPr>
      </w:pPr>
      <w:r w:rsidRPr="006F178A">
        <w:rPr>
          <w:rtl/>
        </w:rPr>
        <w:t>מקצוע של דבילה, וזוהמא ליסטרן של קדרה וסכין קטנה שע"ג שלחן.</w:t>
      </w:r>
    </w:p>
    <w:p w:rsidR="00E9703F" w:rsidRPr="006F178A" w:rsidRDefault="00E9703F" w:rsidP="00E9703F">
      <w:pPr>
        <w:rPr>
          <w:rtl/>
        </w:rPr>
      </w:pPr>
      <w:r w:rsidRPr="006F178A">
        <w:rPr>
          <w:rFonts w:ascii="Fb Fontext" w:hAnsi="Fb Fontext"/>
          <w:sz w:val="20"/>
          <w:rtl/>
        </w:rPr>
        <w:t>•</w:t>
      </w:r>
      <w:r w:rsidRPr="006F178A">
        <w:rPr>
          <w:rFonts w:ascii="Fb Fontext" w:hAnsi="Fb Fontext" w:hint="cs"/>
          <w:sz w:val="20"/>
          <w:rtl/>
        </w:rPr>
        <w:t xml:space="preserve"> </w:t>
      </w:r>
      <w:r w:rsidRPr="006F178A">
        <w:rPr>
          <w:rFonts w:ascii="Fb Fontext" w:hAnsi="Fb Fontext"/>
          <w:sz w:val="20"/>
          <w:rtl/>
        </w:rPr>
        <w:t>התירו, וחזרו והתירו, וחזרו והתירו, עד שאמרו כל הכלים ניטלין חוץ מן מסר הגדול ויתד של מחרישה.</w:t>
      </w:r>
    </w:p>
    <w:p w:rsidR="00E9703F" w:rsidRPr="006F178A" w:rsidRDefault="00E9703F" w:rsidP="00E9703F">
      <w:pPr>
        <w:rPr>
          <w:rtl/>
        </w:rPr>
      </w:pPr>
      <w:r w:rsidRPr="006F178A">
        <w:rPr>
          <w:rStyle w:val="2fb"/>
          <w:rFonts w:ascii="Fb Fontext" w:hAnsi="Fb Fontext"/>
          <w:rtl/>
        </w:rPr>
        <w:t>לאביי</w:t>
      </w:r>
      <w:r w:rsidRPr="006F178A">
        <w:rPr>
          <w:rFonts w:ascii="Fb Fontext" w:hAnsi="Fb Fontext"/>
          <w:rtl/>
        </w:rPr>
        <w:t xml:space="preserve"> התירו דבר שמלאכתו היתר לצורך גופו.</w:t>
      </w:r>
    </w:p>
    <w:p w:rsidR="00E9703F" w:rsidRPr="009757B9" w:rsidRDefault="00E9703F" w:rsidP="00E9703F">
      <w:pPr>
        <w:rPr>
          <w:rFonts w:cs="Guttman Vilna"/>
          <w:b/>
          <w:bCs/>
          <w:rtl/>
        </w:rPr>
      </w:pPr>
      <w:r w:rsidRPr="006F178A">
        <w:rPr>
          <w:rtl/>
        </w:rPr>
        <w:t>וחזרו והתירו דבר שמלאכתו להיתר לצורך מקומו.</w:t>
      </w:r>
    </w:p>
    <w:p w:rsidR="00E9703F" w:rsidRDefault="00E9703F" w:rsidP="00E9703F">
      <w:pPr>
        <w:rPr>
          <w:rtl/>
        </w:rPr>
      </w:pPr>
      <w:r w:rsidRPr="006F178A">
        <w:rPr>
          <w:rtl/>
        </w:rPr>
        <w:t xml:space="preserve">וחזרו והתירו דבר שמלאכתו לאיסור לצורך גופו</w:t>
      </w:r>
      <w:ins w:id="94525" w:author="מנוע מכני" w:date="2026-10-11T12:04:39Z">
        <w:r>
          <w:rPr>
            <w:rtl/>
          </w:rPr>
          <w:t xml:space="preserve">,</w:t>
        </w:r>
      </w:ins>
      <w:del w:id="94526" w:author="מנוע מכני" w:date="2026-10-11T12:04:39Z">
        <w:r w:rsidRPr="006F178A">
          <w:rPr>
            <w:rtl/>
          </w:rPr>
          <w:delText xml:space="preserve"> ,</w:delText>
        </w:r>
      </w:del>
      <w:r w:rsidRPr="006F178A">
        <w:rPr>
          <w:rtl/>
        </w:rPr>
        <w:t xml:space="preserve"> [ולצורך מקומו </w:t>
      </w:r>
      <w:r w:rsidRPr="006F178A">
        <w:rPr>
          <w:rtl/>
        </w:rPr>
        <w:t xml:space="preserve">לא</w:t>
      </w:r>
      <w:r w:rsidRPr="006F178A">
        <w:rPr>
          <w:rtl/>
        </w:rPr>
        <w:t xml:space="preserve">.]</w:t>
      </w:r>
    </w:p>
    <w:p w:rsidR="00E9703F" w:rsidRPr="004640F6" w:rsidRDefault="00E9703F" w:rsidP="00E9703F">
      <w:pPr>
        <w:rPr>
          <w:spacing w:val="-4"/>
          <w:rtl/>
        </w:rPr>
      </w:pPr>
      <w:r w:rsidRPr="004640F6">
        <w:rPr>
          <w:rFonts w:ascii="Fb Fontext" w:hAnsi="Fb Fontext"/>
          <w:spacing w:val="-4"/>
          <w:sz w:val="20"/>
          <w:rtl/>
        </w:rPr>
        <w:t xml:space="preserve">ועדיין, בידו אחת - </w:t>
      </w:r>
      <w:ins w:id="106411" w:author="קלוד" w:date="2026-10-11T13:11:34Z">
        <w:r>
          <w:rPr>
            <w:rFonts w:ascii="Fb Fontext" w:hAnsi="Fb Fontext"/>
            <w:spacing w:val="-4"/>
            <w:sz w:val="20"/>
            <w:rtl/>
          </w:rPr>
          <w:t xml:space="preserve">כן,</w:t>
        </w:r>
      </w:ins>
      <w:del w:id="106412" w:author="קלוד" w:date="2026-10-11T13:11:34Z">
        <w:r w:rsidRPr="004640F6">
          <w:rPr>
            <w:rFonts w:ascii="Fb Fontext" w:hAnsi="Fb Fontext"/>
            <w:spacing w:val="-4"/>
            <w:sz w:val="20"/>
            <w:rtl/>
          </w:rPr>
          <w:delText xml:space="preserve">אין,</w:delText>
        </w:r>
      </w:del>
      <w:r w:rsidRPr="004640F6">
        <w:rPr>
          <w:rFonts w:ascii="Fb Fontext" w:hAnsi="Fb Fontext"/>
          <w:spacing w:val="-4"/>
          <w:sz w:val="20"/>
          <w:rtl/>
        </w:rPr>
        <w:t xml:space="preserve"> בשתי ידיו - </w:t>
      </w:r>
      <w:r w:rsidRPr="004640F6">
        <w:rPr>
          <w:rFonts w:ascii="Fb Fontext" w:hAnsi="Fb Fontext"/>
          <w:spacing w:val="-4"/>
          <w:sz w:val="20"/>
          <w:rtl/>
        </w:rPr>
        <w:t xml:space="preserve">לא</w:t>
      </w:r>
      <w:r w:rsidRPr="004640F6">
        <w:rPr>
          <w:rFonts w:ascii="Fb Fontext" w:hAnsi="Fb Fontext"/>
          <w:spacing w:val="-4"/>
          <w:sz w:val="20"/>
          <w:rtl/>
        </w:rPr>
        <w:t xml:space="preserve">. עד שאמרו: כל הכלים ניטלין בשבת, </w:t>
      </w:r>
      <w:ins w:id="90533" w:author="מנוע מכני" w:date="2026-10-11T12:04:39Z">
        <w:r>
          <w:rPr>
            <w:rFonts w:ascii="Fb Fontext" w:hAnsi="Fb Fontext"/>
            <w:spacing w:val="-4"/>
            <w:sz w:val="20"/>
            <w:rtl/>
          </w:rPr>
          <w:t xml:space="preserve">ואפי'</w:t>
        </w:r>
      </w:ins>
      <w:del w:id="90534" w:author="מנוע מכני" w:date="2026-10-11T12:04:39Z">
        <w:r w:rsidRPr="004640F6">
          <w:rPr>
            <w:rFonts w:ascii="Fb Fontext" w:hAnsi="Fb Fontext"/>
            <w:spacing w:val="-4"/>
            <w:sz w:val="20"/>
            <w:rtl/>
          </w:rPr>
          <w:delText xml:space="preserve">ואפילו</w:delText>
        </w:r>
      </w:del>
      <w:r w:rsidRPr="004640F6">
        <w:rPr>
          <w:rFonts w:ascii="Fb Fontext" w:hAnsi="Fb Fontext"/>
          <w:spacing w:val="-4"/>
          <w:sz w:val="20"/>
          <w:rtl/>
        </w:rPr>
        <w:t xml:space="preserve"> בשתי ידים.</w:t>
      </w:r>
    </w:p>
    <w:p w:rsidR="00E9703F" w:rsidRDefault="00E9703F" w:rsidP="00E9703F">
      <w:pPr>
        <w:rPr>
          <w:rFonts w:ascii="Fb Fontext" w:hAnsi="Fb Fontext"/>
          <w:rtl/>
        </w:rPr>
      </w:pPr>
      <w:r w:rsidRPr="0092079A">
        <w:rPr>
          <w:rStyle w:val="2fb"/>
          <w:rFonts w:ascii="Fb Fontext" w:hAnsi="Fb Fontext"/>
          <w:b/>
          <w:bCs/>
          <w:rtl/>
        </w:rPr>
        <w:t>ולרבא</w:t>
      </w:r>
      <w:r w:rsidRPr="006F178A">
        <w:rPr>
          <w:rFonts w:ascii="Fb Fontext" w:hAnsi="Fb Fontext"/>
          <w:rtl/>
        </w:rPr>
        <w:t xml:space="preserve"> דמ"ל צורך גופו </w:t>
      </w:r>
      <w:r w:rsidRPr="006F178A">
        <w:rPr>
          <w:rFonts w:ascii="Fb Fontext" w:hAnsi="Fb Fontext"/>
          <w:rtl/>
        </w:rPr>
        <w:t xml:space="preserve">מ"ל</w:t>
      </w:r>
      <w:r w:rsidRPr="006F178A">
        <w:rPr>
          <w:rFonts w:ascii="Fb Fontext" w:hAnsi="Fb Fontext"/>
          <w:rtl/>
        </w:rPr>
        <w:t xml:space="preserve"> צורך מקומו</w:t>
      </w:r>
    </w:p>
    <w:p>
      <w:pPr>
        <w:pStyle w:val="38"/>
        <w:rPr>
          <w:ins w:id="98642" w:author="מנוע מכני" w:date="2026-10-11T12:04:39Z"/>
        </w:rPr>
      </w:pPr>
      <w:r w:rsidRPr="006F178A">
        <w:t>אלא</w:t>
      </w:r>
    </w:p>
    <w:p w:rsidR="00E9703F" w:rsidRPr="009757B9" w:rsidRDefault="00E9703F" w:rsidP="00E9703F">
      <w:pPr>
        <w:rPr>
          <w:rFonts w:cs="Guttman Vilna"/>
          <w:b/>
          <w:bCs/>
          <w:rtl/>
        </w:rPr>
      </w:pPr>
      <w:del w:id="98643" w:author="מנוע מכני" w:date="2026-10-11T12:04:39Z">
        <w:r w:rsidRPr="006F178A">
          <w:rPr>
            <w:rFonts w:hint="cs"/>
            <w:rtl/>
          </w:rPr>
          <w:delText xml:space="preserve"> </w:delText>
        </w:r>
      </w:del>
      <w:r w:rsidRPr="006F178A">
        <w:rPr>
          <w:rtl/>
        </w:rPr>
        <w:t>התירו דבר שמלאכתו להיתר בין לצורך גופו ובין לצורך מקומו.</w:t>
      </w:r>
    </w:p>
    <w:p w:rsidR="00E9703F" w:rsidRPr="009757B9" w:rsidRDefault="00E9703F" w:rsidP="00E9703F">
      <w:pPr>
        <w:rPr>
          <w:rFonts w:cs="Guttman Vilna"/>
          <w:b/>
          <w:bCs/>
          <w:rtl/>
        </w:rPr>
      </w:pPr>
      <w:r w:rsidRPr="006F178A">
        <w:rPr>
          <w:rtl/>
        </w:rPr>
        <w:t>וחזרו והתירו מחמה לצל.</w:t>
      </w:r>
    </w:p>
    <w:p w:rsidR="00E9703F" w:rsidRPr="009757B9" w:rsidRDefault="00E9703F" w:rsidP="00E9703F">
      <w:pPr>
        <w:rPr>
          <w:rFonts w:cs="Guttman Vilna"/>
          <w:b/>
          <w:bCs/>
          <w:rtl/>
        </w:rPr>
      </w:pPr>
      <w:r w:rsidRPr="006F178A">
        <w:rPr>
          <w:rtl/>
        </w:rPr>
        <w:t xml:space="preserve">וחזרו והתירו דבר שמלאכתו לאיסור לצורך גופו ולצורך מקומו - </w:t>
      </w:r>
      <w:ins w:id="106413" w:author="קלוד" w:date="2026-10-11T13:11:34Z">
        <w:r>
          <w:rPr>
            <w:rtl/>
          </w:rPr>
          <w:t xml:space="preserve">כן,</w:t>
        </w:r>
      </w:ins>
      <w:del w:id="106414" w:author="קלוד" w:date="2026-10-11T13:11:34Z">
        <w:r w:rsidRPr="006F178A">
          <w:rPr>
            <w:rtl/>
          </w:rPr>
          <w:delText xml:space="preserve">אין,</w:delText>
        </w:r>
      </w:del>
      <w:r w:rsidRPr="006F178A">
        <w:rPr>
          <w:rtl/>
        </w:rPr>
        <w:t xml:space="preserve"> מחמה לצל - </w:t>
      </w:r>
      <w:r w:rsidRPr="006F178A">
        <w:rPr>
          <w:rtl/>
        </w:rPr>
        <w:t xml:space="preserve">לא</w:t>
      </w:r>
      <w:r w:rsidRPr="006F178A">
        <w:rPr>
          <w:rtl/>
        </w:rPr>
        <w:t xml:space="preserve">.</w:t>
      </w:r>
    </w:p>
    <w:p w:rsidR="00E9703F" w:rsidRPr="004640F6" w:rsidRDefault="00E9703F" w:rsidP="00E9703F">
      <w:pPr>
        <w:rPr>
          <w:spacing w:val="-2"/>
          <w:rtl/>
        </w:rPr>
      </w:pPr>
      <w:r w:rsidRPr="004640F6">
        <w:rPr>
          <w:rFonts w:ascii="Fb Fontext" w:hAnsi="Fb Fontext"/>
          <w:spacing w:val="-2"/>
          <w:sz w:val="20"/>
          <w:rtl/>
        </w:rPr>
        <w:t xml:space="preserve">ועדיין, באדם אחד - </w:t>
      </w:r>
      <w:ins w:id="106417" w:author="קלוד" w:date="2026-10-11T13:11:34Z">
        <w:r>
          <w:rPr>
            <w:rFonts w:ascii="Fb Fontext" w:hAnsi="Fb Fontext"/>
            <w:spacing w:val="-2"/>
            <w:sz w:val="20"/>
            <w:rtl/>
          </w:rPr>
          <w:t xml:space="preserve">כן,</w:t>
        </w:r>
      </w:ins>
      <w:del w:id="106418" w:author="קלוד" w:date="2026-10-11T13:11:34Z">
        <w:r w:rsidRPr="004640F6">
          <w:rPr>
            <w:rFonts w:ascii="Fb Fontext" w:hAnsi="Fb Fontext"/>
            <w:spacing w:val="-2"/>
            <w:sz w:val="20"/>
            <w:rtl/>
          </w:rPr>
          <w:delText xml:space="preserve">אין,</w:delText>
        </w:r>
      </w:del>
      <w:r w:rsidRPr="004640F6">
        <w:rPr>
          <w:rFonts w:ascii="Fb Fontext" w:hAnsi="Fb Fontext"/>
          <w:spacing w:val="-2"/>
          <w:sz w:val="20"/>
          <w:rtl/>
        </w:rPr>
        <w:t xml:space="preserve"> בשני </w:t>
      </w:r>
      <w:ins w:id="106415" w:author="קלוד" w:date="2026-10-11T13:11:34Z">
        <w:r>
          <w:rPr>
            <w:rFonts w:ascii="Fb Fontext" w:hAnsi="Fb Fontext"/>
            <w:spacing w:val="-2"/>
            <w:sz w:val="20"/>
            <w:rtl/>
          </w:rPr>
          <w:t xml:space="preserve">בנ"א -</w:t>
        </w:r>
      </w:ins>
      <w:del w:id="106416" w:author="קלוד" w:date="2026-10-11T13:11:34Z">
        <w:r w:rsidRPr="004640F6">
          <w:rPr>
            <w:rFonts w:ascii="Fb Fontext" w:hAnsi="Fb Fontext"/>
            <w:spacing w:val="-2"/>
            <w:sz w:val="20"/>
            <w:rtl/>
          </w:rPr>
          <w:delText xml:space="preserve">בנ"א</w:delText>
        </w:r>
      </w:del>
      <w:r w:rsidRPr="004640F6">
        <w:rPr>
          <w:rFonts w:ascii="Fb Fontext" w:hAnsi="Fb Fontext"/>
          <w:spacing w:val="-2"/>
          <w:sz w:val="20"/>
          <w:rtl/>
        </w:rPr>
        <w:t xml:space="preserve"> </w:t>
      </w:r>
      <w:r w:rsidRPr="004640F6">
        <w:rPr>
          <w:rFonts w:ascii="Fb Fontext" w:hAnsi="Fb Fontext"/>
          <w:spacing w:val="-2"/>
          <w:sz w:val="20"/>
          <w:rtl/>
        </w:rPr>
        <w:t xml:space="preserve">לא</w:t>
      </w:r>
      <w:r w:rsidRPr="004640F6">
        <w:rPr>
          <w:rFonts w:ascii="Fb Fontext" w:hAnsi="Fb Fontext"/>
          <w:spacing w:val="-2"/>
          <w:sz w:val="20"/>
          <w:rtl/>
        </w:rPr>
        <w:t xml:space="preserve">, עד שאמרו כל הכלים ניטלין בשבת </w:t>
      </w:r>
      <w:ins w:id="90535" w:author="מנוע מכני" w:date="2026-10-11T12:04:39Z">
        <w:r>
          <w:rPr>
            <w:rFonts w:ascii="Fb Fontext" w:hAnsi="Fb Fontext"/>
            <w:spacing w:val="-2"/>
            <w:sz w:val="20"/>
            <w:rtl/>
          </w:rPr>
          <w:t xml:space="preserve">אפי'</w:t>
        </w:r>
      </w:ins>
      <w:del w:id="90536" w:author="מנוע מכני" w:date="2026-10-11T12:04:39Z">
        <w:r w:rsidRPr="004640F6">
          <w:rPr>
            <w:rFonts w:ascii="Fb Fontext" w:hAnsi="Fb Fontext"/>
            <w:spacing w:val="-2"/>
            <w:sz w:val="20"/>
            <w:rtl/>
          </w:rPr>
          <w:delText xml:space="preserve">אפילו</w:delText>
        </w:r>
      </w:del>
      <w:r w:rsidRPr="004640F6">
        <w:rPr>
          <w:rFonts w:ascii="Fb Fontext" w:hAnsi="Fb Fontext"/>
          <w:spacing w:val="-2"/>
          <w:sz w:val="20"/>
          <w:rtl/>
        </w:rPr>
        <w:t xml:space="preserve"> בשני בנ"א.</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6423" w:author="קלוד" w:date="2026-10-11T13:11:34Z">
        <w:r>
          <w:rPr>
            <w:rFonts w:ascii="Fb Fontext" w:hAnsi="Fb Fontext"/>
            <w:rtl/>
          </w:rPr>
          <w:t xml:space="preserve">ומדוכה,</w:t>
        </w:r>
      </w:ins>
      <w:del w:id="106424" w:author="קלוד" w:date="2026-10-11T13:11:34Z">
        <w:r w:rsidRPr="006F178A">
          <w:rPr>
            <w:rFonts w:ascii="Fb Fontext" w:hAnsi="Fb Fontext"/>
            <w:rtl/>
          </w:rPr>
          <w:delText xml:space="preserve">ובמדוכה</w:delText>
        </w:r>
      </w:del>
      <w:r w:rsidRPr="006F178A">
        <w:rPr>
          <w:rFonts w:ascii="Fb Fontext" w:hAnsi="Fb Fontext"/>
          <w:rtl/>
        </w:rPr>
        <w:t xml:space="preserve"> </w:t>
      </w:r>
      <w:ins w:id="94921" w:author="מנוע מכני" w:date="2026-10-11T12:04:39Z">
        <w:ins w:id="106421" w:author="קלוד" w:date="2026-10-11T13:11:34Z">
          <w:r>
            <w:rPr>
              <w:rFonts w:ascii="Fb Fontext" w:hAnsi="Fb Fontext"/>
              <w:rtl/>
            </w:rPr>
            <w:t xml:space="preserve">שאם</w:t>
          </w:r>
        </w:ins>
        <w:del w:id="106422" w:author="קלוד" w:date="2026-10-11T13:11:34Z">
          <w:r>
            <w:rPr>
              <w:rFonts w:ascii="Fb Fontext" w:hAnsi="Fb Fontext"/>
              <w:rtl/>
            </w:rPr>
            <w:delText xml:space="preserve">דאם</w:delText>
          </w:r>
        </w:del>
        <w:r>
          <w:rPr>
            <w:rFonts w:ascii="Fb Fontext" w:hAnsi="Fb Fontext"/>
            <w:rtl/>
          </w:rPr>
          <w:t xml:space="preserve"> </w:t>
        </w:r>
      </w:ins>
      <w:del w:id="94922" w:author="מנוע מכני" w:date="2026-10-11T12:04:39Z">
        <w:r w:rsidRPr="006F178A">
          <w:rPr>
            <w:rFonts w:ascii="Fb Fontext" w:hAnsi="Fb Fontext"/>
            <w:rtl/>
          </w:rPr>
          <w:delText xml:space="preserve">דאי </w:delText>
        </w:r>
      </w:del>
      <w:r w:rsidRPr="006F178A">
        <w:rPr>
          <w:rFonts w:ascii="Fb Fontext" w:hAnsi="Fb Fontext"/>
          <w:rtl/>
        </w:rPr>
        <w:t xml:space="preserve">יש בה שום מטלטלין אותה</w:t>
      </w:r>
      <w:ins w:id="106419" w:author="קלוד" w:date="2026-10-11T13:11:34Z">
        <w:r>
          <w:rPr>
            <w:rFonts w:ascii="Fb Fontext" w:hAnsi="Fb Fontext"/>
            <w:rtl/>
          </w:rPr>
          <w:t xml:space="preserve"> - </w:t>
        </w:r>
      </w:ins>
      <w:del w:id="106420" w:author="קלוד" w:date="2026-10-11T13:11:34Z">
        <w:r w:rsidRPr="006F178A">
          <w:rPr>
            <w:rFonts w:ascii="Fb Fontext" w:hAnsi="Fb Fontext"/>
            <w:rtl/>
          </w:rPr>
          <w:delText xml:space="preserve"> </w:delText>
        </w:r>
      </w:del>
      <w:r w:rsidRPr="006F178A">
        <w:rPr>
          <w:rFonts w:ascii="Fb Fontext" w:hAnsi="Fb Fontext"/>
          <w:rtl/>
        </w:rPr>
        <w:t xml:space="preserve">היינו מחמה לצל.</w:t>
      </w:r>
    </w:p>
    <w:p>
      <w:pPr>
        <w:pStyle w:val="38"/>
        <w:rPr>
          <w:ins w:id="98644" w:author="מנוע מכני" w:date="2026-10-11T12:04:39Z"/>
        </w:rPr>
      </w:pPr>
      <w:r w:rsidRPr="006F178A">
        <w:t xml:space="preserve">הך</w:t>
      </w:r>
    </w:p>
    <w:p w:rsidR="00E9703F" w:rsidRPr="006F178A" w:rsidRDefault="00E9703F" w:rsidP="00E9703F">
      <w:pPr>
        <w:rPr>
          <w:rtl/>
        </w:rPr>
      </w:pPr>
      <w:del w:id="98645" w:author="מנוע מכני" w:date="2026-10-11T12:04:39Z">
        <w:r w:rsidRPr="006F178A">
          <w:rPr>
            <w:rtl/>
          </w:rPr>
          <w:delText xml:space="preserve"> </w:delText>
        </w:r>
      </w:del>
      <w:ins w:id="106429" w:author="קלוד" w:date="2026-10-11T13:11:34Z">
        <w:r>
          <w:rPr>
            <w:rtl/>
          </w:rPr>
          <w:t xml:space="preserve">ששוין</w:t>
        </w:r>
      </w:ins>
      <w:del w:id="106430" w:author="קלוד" w:date="2026-10-11T13:11:34Z">
        <w:r w:rsidRPr="006F178A">
          <w:rPr>
            <w:rtl/>
          </w:rPr>
          <w:delText xml:space="preserve">דשוין</w:delText>
        </w:r>
      </w:del>
      <w:r w:rsidRPr="006F178A">
        <w:rPr>
          <w:rtl/>
        </w:rPr>
        <w:t xml:space="preserve"> שאם קצב עליו בשר </w:t>
      </w:r>
      <w:ins w:id="106427" w:author="קלוד" w:date="2026-10-11T13:11:34Z">
        <w:r>
          <w:rPr>
            <w:rtl/>
          </w:rPr>
          <w:t xml:space="preserve">אסור</w:t>
        </w:r>
      </w:ins>
      <w:del w:id="106428" w:author="קלוד" w:date="2026-10-11T13:11:34Z">
        <w:r w:rsidRPr="006F178A">
          <w:rPr>
            <w:rtl/>
          </w:rPr>
          <w:delText xml:space="preserve">שאסור</w:delText>
        </w:r>
      </w:del>
      <w:r w:rsidRPr="006F178A">
        <w:rPr>
          <w:rtl/>
        </w:rPr>
        <w:t xml:space="preserve"> </w:t>
      </w:r>
      <w:ins w:id="106425" w:author="קלוד" w:date="2026-10-11T13:11:34Z">
        <w:r>
          <w:rPr>
            <w:rtl/>
          </w:rPr>
          <w:t xml:space="preserve">לטלטלו -</w:t>
        </w:r>
      </w:ins>
      <w:del w:id="106426" w:author="קלוד" w:date="2026-10-11T13:11:34Z">
        <w:r w:rsidRPr="006F178A">
          <w:rPr>
            <w:rtl/>
          </w:rPr>
          <w:delText xml:space="preserve">לטלטלו</w:delText>
        </w:r>
      </w:del>
      <w:r w:rsidRPr="006F178A">
        <w:rPr>
          <w:rtl/>
        </w:rPr>
        <w:t xml:space="preserve"> היינו מחמה לצל.</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ר"ח</w:t>
      </w:r>
      <w:r>
        <w:rPr>
          <w:rtl/>
        </w:rPr>
        <w:t xml:space="preserve"> -בימי נחמיה בן חכליה נשנית משנה זו [לאסור], </w:t>
      </w:r>
      <w:r>
        <w:rPr>
          <w:rStyle w:val="afffff0"/>
          <w:rtl/>
          <w:rPrChange w:id="9052" w:author="מנוע פסוקים" w:date="2026-10-11T09:34:00Z">
            <w:rPr>
              <w:rtl/>
            </w:rPr>
          </w:rPrChange>
        </w:rPr>
        <w:t xml:space="preserve">בימים ההמה ראיתי ביהודה דרכים גתות בשבת ומביאים הערימות</w:t>
      </w:r>
      <w:r>
        <w:rPr>
          <w:rtl/>
        </w:rPr>
        <w:t xml:space="preserve">.</w:t>
      </w:r>
    </w:p>
    <w:p>
      <w:pPr>
        <w:pStyle w:val="afffff8"/>
        <w:rPr>
          <w:ins w:id="90297" w:author="קלוד" w:date="2026-10-11T12:33:55Z"/>
        </w:rPr>
      </w:pPr>
      <w:ins w:id="90298" w:author="קלוד" w:date="2026-10-11T12:33:55Z">
        <w:r>
          <w:rPr>
            <w:color w:val="7B3F00"/>
          </w:rPr>
          <w:t xml:space="preserve">קנין, מקלות, גלוסטרא ומדוכה - קודם התרת כלים</w:t>
        </w:r>
      </w:ins>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"א</w:t>
      </w:r>
      <w:r w:rsidR="00E9703F" w:rsidRPr="006F178A">
        <w:rPr>
          <w:rtl/>
        </w:rPr>
        <w:t xml:space="preserve"> קנין ומקלות גלוסטרא ומדוכה כולן קודם התרת כלים נשנו.</w:t>
      </w:r>
    </w:p>
    <w:p w:rsidR="00E9703F" w:rsidRPr="009757B9" w:rsidRDefault="00E9703F" w:rsidP="00E9703F">
      <w:pPr>
        <w:rPr>
          <w:rFonts w:cs="Guttman Vilna"/>
          <w:b/>
          <w:bCs/>
          <w:rtl/>
        </w:rPr>
      </w:pPr>
      <w:r w:rsidRPr="006F178A">
        <w:rPr>
          <w:rStyle w:val="afffe"/>
          <w:rFonts w:ascii="Fb Fontext" w:hAnsi="Fb Fontext"/>
          <w:rtl/>
        </w:rPr>
        <w:t>קנין</w:t>
      </w:r>
      <w:r w:rsidRPr="006F178A">
        <w:rPr>
          <w:rtl/>
        </w:rPr>
        <w:t xml:space="preserve"> - </w:t>
      </w:r>
      <w:ins w:id="106431" w:author="קלוד" w:date="2026-10-11T13:11:34Z">
        <w:r>
          <w:rPr>
            <w:rtl/>
          </w:rPr>
          <w:t xml:space="preserve">דתנן:</w:t>
        </w:r>
      </w:ins>
      <w:del w:id="106432" w:author="קלוד" w:date="2026-10-11T13:11:34Z">
        <w:r w:rsidRPr="006F178A">
          <w:rPr>
            <w:rtl/>
          </w:rPr>
          <w:delText xml:space="preserve">דתנן</w:delText>
        </w:r>
        <w:r w:rsidRPr="006F178A">
          <w:rPr>
            <w:rtl/>
          </w:rPr>
          <w:delText xml:space="preserve">.</w:delText>
        </w:r>
      </w:del>
      <w:r w:rsidRPr="006F178A">
        <w:rPr>
          <w:rtl/>
        </w:rPr>
        <w:t xml:space="preserve"> </w:t>
      </w:r>
      <w:r w:rsidRPr="006F178A">
        <w:rPr>
          <w:rtl/>
        </w:rPr>
        <w:t xml:space="preserve">לא</w:t>
      </w:r>
      <w:r w:rsidRPr="006F178A">
        <w:rPr>
          <w:rtl/>
        </w:rPr>
        <w:t xml:space="preserve"> סידור הקנין ולא נטילתן דוחה את השבת.</w:t>
      </w:r>
    </w:p>
    <w:p w:rsidR="00E9703F" w:rsidRPr="009757B9" w:rsidRDefault="00E9703F" w:rsidP="00E9703F">
      <w:pPr>
        <w:rPr>
          <w:rFonts w:cs="Guttman Vilna"/>
          <w:b/>
          <w:bCs/>
          <w:rtl/>
        </w:rPr>
      </w:pPr>
      <w:r w:rsidRPr="006F178A">
        <w:rPr>
          <w:rStyle w:val="afffe"/>
          <w:rFonts w:ascii="Fb Fontext" w:hAnsi="Fb Fontext"/>
          <w:rtl/>
        </w:rPr>
        <w:t>מקלות</w:t>
      </w:r>
      <w:r w:rsidRPr="006F178A">
        <w:rPr>
          <w:rtl/>
        </w:rPr>
        <w:t xml:space="preserve"> - </w:t>
      </w:r>
      <w:r w:rsidRPr="006F178A">
        <w:rPr>
          <w:rtl/>
        </w:rPr>
        <w:t xml:space="preserve">דתנן</w:t>
      </w:r>
      <w:r w:rsidRPr="006F178A">
        <w:rPr>
          <w:rtl/>
        </w:rPr>
        <w:t xml:space="preserve"> מקלות דקין חלקין היו שם ומניחו על כתפו ועל כתף חבירו ותולה ומפשיט.</w:t>
      </w:r>
    </w:p>
    <w:p w:rsidR="00E9703F" w:rsidRPr="009757B9" w:rsidRDefault="00E9703F" w:rsidP="00E9703F">
      <w:pPr>
        <w:rPr>
          <w:rFonts w:cs="Guttman Vilna"/>
          <w:b/>
          <w:bCs/>
          <w:rtl/>
        </w:rPr>
      </w:pPr>
      <w:r w:rsidRPr="006F178A">
        <w:rPr>
          <w:rStyle w:val="2fb"/>
          <w:rtl/>
        </w:rPr>
        <w:t xml:space="preserve">ר"א</w:t>
      </w:r>
      <w:r w:rsidRPr="006F178A">
        <w:rPr>
          <w:rtl/>
        </w:rPr>
        <w:t xml:space="preserve"> </w:t>
      </w:r>
      <w:r w:rsidRPr="006F178A">
        <w:rPr>
          <w:rFonts w:hint="cs"/>
          <w:rtl/>
        </w:rPr>
        <w:t>י</w:t>
      </w:r>
      <w:r w:rsidRPr="006F178A">
        <w:rPr>
          <w:rtl/>
        </w:rPr>
        <w:t>"</w:t>
      </w:r>
      <w:r w:rsidRPr="006F178A">
        <w:rPr>
          <w:rFonts w:hint="cs"/>
          <w:rtl/>
        </w:rPr>
        <w:t>ד</w:t>
      </w:r>
      <w:r w:rsidRPr="006F178A">
        <w:rPr>
          <w:rtl/>
        </w:rPr>
        <w:t xml:space="preserve"> שחל להיות בשבת מניח ידו על כתף חבירו, ויד חבירו על כתיפו, ותולה ומפשיט.</w:t>
      </w:r>
    </w:p>
    <w:p w:rsidR="00E9703F" w:rsidRPr="004640F6" w:rsidRDefault="00E9703F" w:rsidP="00E9703F">
      <w:pPr>
        <w:rPr>
          <w:rFonts w:cs="Guttman Vilna"/>
          <w:b/>
          <w:bCs/>
          <w:spacing w:val="-2"/>
          <w:rtl/>
        </w:rPr>
      </w:pPr>
      <w:r w:rsidRPr="004640F6">
        <w:rPr>
          <w:rStyle w:val="afffe"/>
          <w:rFonts w:ascii="Fb Fontext" w:hAnsi="Fb Fontext"/>
          <w:spacing w:val="-2"/>
          <w:rtl/>
        </w:rPr>
        <w:t>גלוסטרא</w:t>
      </w:r>
      <w:r w:rsidRPr="004640F6">
        <w:rPr>
          <w:spacing w:val="-2"/>
          <w:rtl/>
        </w:rPr>
        <w:t xml:space="preserve"> - דנגר שיש בראשו גלוסטרא, </w:t>
      </w:r>
      <w:r w:rsidRPr="004640F6">
        <w:rPr>
          <w:rStyle w:val="2fb"/>
          <w:spacing w:val="-2"/>
          <w:rtl/>
        </w:rPr>
        <w:t xml:space="preserve">לרבי</w:t>
      </w:r>
      <w:r w:rsidRPr="004640F6">
        <w:rPr>
          <w:spacing w:val="-2"/>
          <w:rtl/>
        </w:rPr>
        <w:t xml:space="preserve"> יהושע</w:t>
      </w:r>
      <w:r w:rsidRPr="004640F6">
        <w:rPr>
          <w:rFonts w:hint="cs"/>
          <w:spacing w:val="-2"/>
          <w:rtl/>
        </w:rPr>
        <w:t>:</w:t>
      </w:r>
      <w:r w:rsidRPr="004640F6">
        <w:rPr>
          <w:spacing w:val="-2"/>
          <w:rtl/>
        </w:rPr>
        <w:t xml:space="preserve"> שומטה מן פתח זה ותולה בחבירו בשבת.</w:t>
      </w:r>
    </w:p>
    <w:p w:rsidR="00E9703F" w:rsidRPr="009757B9" w:rsidRDefault="00E9703F" w:rsidP="00E9703F">
      <w:pPr>
        <w:rPr>
          <w:rFonts w:cs="Guttman Vilna"/>
          <w:b/>
          <w:bCs/>
          <w:rtl/>
        </w:rPr>
      </w:pPr>
      <w:r w:rsidRPr="006F178A">
        <w:rPr>
          <w:rStyle w:val="afffe"/>
          <w:rFonts w:ascii="Fb Fontext" w:hAnsi="Fb Fontext"/>
          <w:rtl/>
        </w:rPr>
        <w:tab/>
      </w:r>
      <w:del w:id="90170" w:author="מנוע מכני" w:date="2026-10-11T12:04:39Z">
        <w:r>
          <w:rPr>
            <w:rStyle w:val="afffe"/>
            <w:rFonts w:ascii="Fb Fontext" w:hAnsi="Fb Fontext" w:hint="cs"/>
            <w:rtl/>
          </w:rPr>
          <w:delText xml:space="preserve">   </w:delText>
        </w:r>
        <w:r w:rsidRPr="006F178A">
          <w:rPr>
            <w:rStyle w:val="afffe"/>
            <w:rFonts w:ascii="Fb Fontext" w:hAnsi="Fb Fontext" w:hint="cs"/>
            <w:rtl/>
          </w:rPr>
          <w:delText xml:space="preserve"> </w:delText>
        </w:r>
      </w:del>
      <w:r w:rsidRPr="006F178A">
        <w:rPr>
          <w:rStyle w:val="2fb"/>
          <w:rtl/>
        </w:rPr>
        <w:t>לר"ט</w:t>
      </w:r>
      <w:r w:rsidRPr="006F178A">
        <w:rPr>
          <w:rFonts w:hint="cs"/>
          <w:rtl/>
        </w:rPr>
        <w:t>:</w:t>
      </w:r>
      <w:r w:rsidRPr="006F178A">
        <w:rPr>
          <w:rtl/>
        </w:rPr>
        <w:t xml:space="preserve"> הרי הוא ככל הכלים ומיטלטל בחצר.</w:t>
      </w:r>
    </w:p>
    <w:p w:rsidR="00E9703F" w:rsidRPr="006F178A" w:rsidRDefault="00E9703F" w:rsidP="00E9703F">
      <w:pPr>
        <w:rPr>
          <w:rtl/>
        </w:rPr>
      </w:pPr>
      <w:r w:rsidRPr="006F178A">
        <w:rPr>
          <w:rStyle w:val="afffe"/>
          <w:rFonts w:ascii="Fb Fontext" w:hAnsi="Fb Fontext"/>
          <w:sz w:val="20"/>
          <w:rtl/>
        </w:rPr>
        <w:t>מדוכה</w:t>
      </w:r>
      <w:r w:rsidRPr="006F178A">
        <w:rPr>
          <w:rFonts w:ascii="Fb Fontext" w:hAnsi="Fb Fontext"/>
          <w:sz w:val="20"/>
          <w:rtl/>
        </w:rPr>
        <w:t xml:space="preserve"> - הא דאמרן.</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קכד.</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קנים</w:t>
      </w:r>
      <w:r w:rsidRPr="006F178A">
        <w:rPr>
          <w:rFonts w:ascii="Fb Fontext" w:hAnsi="Fb Fontext"/>
          <w:rtl/>
        </w:rPr>
        <w:t xml:space="preserve"> </w:t>
      </w:r>
      <w:ins w:id="106441" w:author="קלוד" w:date="2026-10-11T13:11:34Z">
        <w:r>
          <w:rPr>
            <w:rFonts w:ascii="Fb Fontext" w:hAnsi="Fb Fontext"/>
            <w:rtl/>
          </w:rPr>
          <w:t xml:space="preserve">-</w:t>
        </w:r>
      </w:ins>
      <w:del w:id="106442" w:author="קלוד" w:date="2026-10-11T13:11:34Z">
        <w:r w:rsidRPr="006F178A">
          <w:rPr>
            <w:rFonts w:ascii="Fb Fontext" w:hAnsi="Fb Fontext"/>
            <w:rtl/>
          </w:rPr>
          <w:delText xml:space="preserve">-דבהי</w:delText>
        </w:r>
      </w:del>
      <w:r w:rsidRPr="006F178A">
        <w:rPr>
          <w:rFonts w:ascii="Fb Fontext" w:hAnsi="Fb Fontext"/>
          <w:rtl/>
        </w:rPr>
        <w:t xml:space="preserve"> </w:t>
      </w:r>
      <w:ins w:id="106439" w:author="קלוד" w:date="2026-10-11T13:11:34Z">
        <w:r>
          <w:rPr>
            <w:rFonts w:ascii="Fb Fontext" w:hAnsi="Fb Fontext"/>
            <w:rtl/>
          </w:rPr>
          <w:t xml:space="preserve">שבמעט</w:t>
        </w:r>
      </w:ins>
      <w:del w:id="106440" w:author="קלוד" w:date="2026-10-11T13:11:34Z">
        <w:r w:rsidRPr="006F178A">
          <w:rPr>
            <w:rFonts w:ascii="Fb Fontext" w:hAnsi="Fb Fontext"/>
            <w:rtl/>
          </w:rPr>
          <w:delText xml:space="preserve">פורתא</w:delText>
        </w:r>
      </w:del>
      <w:r w:rsidRPr="006F178A">
        <w:rPr>
          <w:rFonts w:ascii="Fb Fontext" w:hAnsi="Fb Fontext"/>
          <w:rtl/>
        </w:rPr>
        <w:t xml:space="preserve"> </w:t>
      </w:r>
      <w:ins w:id="106437" w:author="קלוד" w:date="2026-10-11T13:11:34Z">
        <w:r>
          <w:rPr>
            <w:rFonts w:ascii="Fb Fontext" w:hAnsi="Fb Fontext"/>
            <w:rtl/>
          </w:rPr>
          <w:t xml:space="preserve">זמן</w:t>
        </w:r>
      </w:ins>
      <w:del w:id="106438" w:author="קלוד" w:date="2026-10-11T13:11:34Z">
        <w:r w:rsidRPr="006F178A">
          <w:rPr>
            <w:rFonts w:ascii="Fb Fontext" w:hAnsi="Fb Fontext"/>
            <w:rtl/>
          </w:rPr>
          <w:delText xml:space="preserve">דשבת</w:delText>
        </w:r>
      </w:del>
      <w:r w:rsidRPr="006F178A">
        <w:rPr>
          <w:rFonts w:ascii="Fb Fontext" w:hAnsi="Fb Fontext"/>
          <w:rtl/>
        </w:rPr>
        <w:t xml:space="preserve"> </w:t>
      </w:r>
      <w:ins w:id="106435" w:author="קלוד" w:date="2026-10-11T13:11:34Z">
        <w:r>
          <w:rPr>
            <w:rFonts w:ascii="Fb Fontext" w:hAnsi="Fb Fontext"/>
            <w:rtl/>
          </w:rPr>
          <w:t xml:space="preserve">זה</w:t>
        </w:r>
      </w:ins>
      <w:del w:id="106436" w:author="קלוד" w:date="2026-10-11T13:11:34Z">
        <w:r w:rsidRPr="006F178A">
          <w:rPr>
            <w:rFonts w:ascii="Fb Fontext" w:hAnsi="Fb Fontext"/>
            <w:rtl/>
          </w:rPr>
          <w:delText xml:space="preserve">לא</w:delText>
        </w:r>
      </w:del>
      <w:r w:rsidRPr="006F178A">
        <w:rPr>
          <w:rFonts w:ascii="Fb Fontext" w:hAnsi="Fb Fontext"/>
          <w:rtl/>
        </w:rPr>
        <w:t xml:space="preserve"> </w:t>
      </w:r>
      <w:ins w:id="106433" w:author="קלוד" w:date="2026-10-11T13:11:34Z">
        <w:r>
          <w:rPr>
            <w:rFonts w:ascii="Fb Fontext" w:hAnsi="Fb Fontext"/>
            <w:rtl/>
          </w:rPr>
          <w:t xml:space="preserve">של שבת אינם מתעפשים.</w:t>
        </w:r>
      </w:ins>
      <w:del w:id="106434" w:author="קלוד" w:date="2026-10-11T13:11:34Z">
        <w:r w:rsidRPr="006F178A">
          <w:rPr>
            <w:rFonts w:ascii="Fb Fontext" w:hAnsi="Fb Fontext"/>
            <w:rtl/>
          </w:rPr>
          <w:delText xml:space="preserve">מיעפש.</w:delText>
        </w:r>
      </w:del>
    </w:p>
    <w:p w:rsidR="00E9703F" w:rsidRDefault="00E9703F" w:rsidP="00E9703F">
      <w:pPr>
        <w:rPr>
          <w:rtl/>
        </w:rPr>
      </w:pPr>
      <w:r w:rsidRPr="006F178A">
        <w:rPr>
          <w:rStyle w:val="afffe"/>
          <w:rFonts w:ascii="Fb Fontext" w:hAnsi="Fb Fontext"/>
          <w:rtl/>
        </w:rPr>
        <w:t>מקלות</w:t>
      </w:r>
      <w:r w:rsidRPr="006F178A">
        <w:rPr>
          <w:rtl/>
        </w:rPr>
        <w:t xml:space="preserve"> - אפשר </w:t>
      </w:r>
      <w:ins w:id="90537" w:author="מנוע מכני" w:date="2026-10-11T12:04:39Z">
        <w:r>
          <w:rPr>
            <w:rStyle w:val="2fb"/>
            <w:rtl/>
          </w:rPr>
          <w:t xml:space="preserve">כר"א</w:t>
        </w:r>
      </w:ins>
      <w:del w:id="90538" w:author="מנוע מכני" w:date="2026-10-11T12:04:39Z">
        <w:r w:rsidRPr="006F178A">
          <w:rPr>
            <w:rtl/>
          </w:rPr>
          <w:delText xml:space="preserve">כרבי אלעזר</w:delText>
        </w:r>
      </w:del>
      <w:r w:rsidRPr="006F178A">
        <w:rPr>
          <w:rtl/>
        </w:rPr>
        <w:t xml:space="preserve">. [דעל הידיים]</w:t>
      </w:r>
    </w:p>
    <w:p w:rsidR="00E9703F" w:rsidRPr="006F178A" w:rsidRDefault="00E9703F" w:rsidP="00E9703F">
      <w:pPr>
        <w:rPr>
          <w:rtl/>
        </w:rPr>
      </w:pPr>
      <w:r w:rsidRPr="006F178A">
        <w:rPr>
          <w:rStyle w:val="afffe"/>
          <w:rFonts w:ascii="Fb Fontext" w:hAnsi="Fb Fontext"/>
          <w:rtl/>
        </w:rPr>
        <w:t>גלוסטרא</w:t>
      </w:r>
      <w:r w:rsidRPr="006F178A">
        <w:rPr>
          <w:rtl/>
        </w:rPr>
        <w:t xml:space="preserve"> - </w:t>
      </w:r>
      <w:r w:rsidRPr="006F178A">
        <w:rPr>
          <w:rStyle w:val="2fb"/>
          <w:rtl/>
        </w:rPr>
        <w:t xml:space="preserve">כדרבי ינאי</w:t>
      </w:r>
      <w:r w:rsidRPr="006F178A">
        <w:rPr>
          <w:rtl/>
        </w:rPr>
        <w:t xml:space="preserve">, דבחצר שאינה מעורבת </w:t>
      </w:r>
      <w:ins w:id="93527" w:author="מנוע מכני" w:date="2026-10-11T12:04:39Z">
        <w:r>
          <w:rPr>
            <w:rtl/>
          </w:rPr>
          <w:t xml:space="preserve">מדובר</w:t>
        </w:r>
      </w:ins>
      <w:del w:id="93528" w:author="מנוע מכני" w:date="2026-10-11T12:04:39Z">
        <w:r w:rsidRPr="006F178A">
          <w:rPr>
            <w:rtl/>
          </w:rPr>
          <w:delText xml:space="preserve">עסקינן</w:delText>
        </w:r>
      </w:del>
      <w:r w:rsidRPr="006F178A">
        <w:rPr>
          <w:rtl/>
        </w:rPr>
        <w:t xml:space="preserve">.</w:t>
      </w:r>
    </w:p>
    <w:p w:rsidR="00E9703F" w:rsidRPr="009757B9" w:rsidRDefault="00E9703F" w:rsidP="00E9703F">
      <w:pPr>
        <w:rPr>
          <w:rFonts w:cs="Guttman Vilna"/>
          <w:b/>
          <w:bCs/>
          <w:rtl/>
        </w:rPr>
      </w:pPr>
      <w:ins w:id="106451" w:author="קלוד" w:date="2026-10-11T13:11:34Z">
        <w:r>
          <w:rPr>
            <w:rtl/>
          </w:rPr>
          <w:t xml:space="preserve">ור'</w:t>
        </w:r>
      </w:ins>
      <w:del w:id="106452" w:author="קלוד" w:date="2026-10-11T13:11:34Z">
        <w:r w:rsidRPr="006F178A">
          <w:rPr>
            <w:rtl/>
          </w:rPr>
          <w:delText xml:space="preserve">ו"יה</w:delText>
        </w:r>
      </w:del>
      <w:r w:rsidRPr="006F178A">
        <w:rPr>
          <w:rtl/>
        </w:rPr>
        <w:t xml:space="preserve"> </w:t>
      </w:r>
      <w:ins w:id="95279" w:author="מנוע מכני" w:date="2026-10-11T12:04:39Z">
        <w:ins w:id="106449" w:author="קלוד" w:date="2026-10-11T13:11:34Z">
          <w:r>
            <w:rPr>
              <w:rtl/>
            </w:rPr>
            <w:t xml:space="preserve">יהושע סובר:</w:t>
          </w:r>
        </w:ins>
        <w:del w:id="106450" w:author="קלוד" w:date="2026-10-11T13:11:34Z">
          <w:r>
            <w:rPr>
              <w:rtl/>
            </w:rPr>
            <w:delText xml:space="preserve">סבר</w:delText>
          </w:r>
        </w:del>
      </w:ins>
      <w:del w:id="95280" w:author="מנוע מכני" w:date="2026-10-11T12:04:39Z">
        <w:r w:rsidRPr="006F178A">
          <w:rPr>
            <w:rtl/>
          </w:rPr>
          <w:delText xml:space="preserve">ס"ל</w:delText>
        </w:r>
      </w:del>
      <w:r w:rsidRPr="006F178A">
        <w:rPr>
          <w:rtl/>
        </w:rPr>
        <w:t xml:space="preserve"> תוך הפתח כלפנים </w:t>
      </w:r>
      <w:ins w:id="106447" w:author="קלוד" w:date="2026-10-11T13:11:34Z">
        <w:r>
          <w:rPr>
            <w:rtl/>
          </w:rPr>
          <w:t xml:space="preserve">נחשב,</w:t>
        </w:r>
      </w:ins>
      <w:del w:id="106448" w:author="קלוד" w:date="2026-10-11T13:11:34Z">
        <w:r w:rsidRPr="006F178A">
          <w:rPr>
            <w:rtl/>
          </w:rPr>
          <w:delText xml:space="preserve">דמי,</w:delText>
        </w:r>
      </w:del>
      <w:r w:rsidRPr="006F178A">
        <w:rPr>
          <w:rtl/>
        </w:rPr>
        <w:t xml:space="preserve"> ומטלטל </w:t>
      </w:r>
      <w:ins w:id="94443" w:author="מנוע מכני" w:date="2026-10-11T12:04:39Z">
        <w:ins w:id="106445" w:author="קלוד" w:date="2026-10-11T13:11:34Z">
          <w:r>
            <w:rPr>
              <w:rtl/>
            </w:rPr>
            <w:t xml:space="preserve">כלי</w:t>
          </w:r>
        </w:ins>
        <w:del w:id="106446" w:author="קלוד" w:date="2026-10-11T13:11:34Z">
          <w:r>
            <w:rPr>
              <w:rtl/>
            </w:rPr>
            <w:delText xml:space="preserve">מנין</w:delText>
          </w:r>
        </w:del>
      </w:ins>
      <w:del w:id="94444" w:author="מנוע מכני" w:date="2026-10-11T12:04:39Z">
        <w:r w:rsidRPr="006F178A">
          <w:rPr>
            <w:rtl/>
          </w:rPr>
          <w:delText xml:space="preserve">מנא</w:delText>
        </w:r>
      </w:del>
      <w:r w:rsidRPr="006F178A">
        <w:rPr>
          <w:rtl/>
        </w:rPr>
        <w:t xml:space="preserve"> </w:t>
      </w:r>
      <w:ins w:id="106443" w:author="קלוד" w:date="2026-10-11T13:11:34Z">
        <w:r>
          <w:rPr>
            <w:rtl/>
          </w:rPr>
          <w:t xml:space="preserve">הבתים</w:t>
        </w:r>
      </w:ins>
      <w:del w:id="106444" w:author="קלוד" w:date="2026-10-11T13:11:34Z">
        <w:r w:rsidRPr="006F178A">
          <w:rPr>
            <w:rtl/>
          </w:rPr>
          <w:delText xml:space="preserve">דבתים</w:delText>
        </w:r>
      </w:del>
      <w:r w:rsidRPr="006F178A">
        <w:rPr>
          <w:rtl/>
        </w:rPr>
        <w:t xml:space="preserve"> בחצר.</w:t>
      </w:r>
    </w:p>
    <w:p w:rsidR="00E9703F" w:rsidRPr="009757B9" w:rsidRDefault="00E9703F" w:rsidP="00E9703F">
      <w:pPr>
        <w:rPr>
          <w:rFonts w:cs="Guttman Vilna"/>
          <w:b/>
          <w:bCs/>
          <w:rtl/>
        </w:rPr>
      </w:pPr>
      <w:ins w:id="106463" w:author="קלוד" w:date="2026-10-11T13:11:34Z">
        <w:r>
          <w:rPr>
            <w:rStyle w:val="2fb"/>
            <w:rtl/>
          </w:rPr>
          <w:t xml:space="preserve">ור"ט:</w:t>
        </w:r>
      </w:ins>
      <w:del w:id="106464" w:author="קלוד" w:date="2026-10-11T13:11:34Z">
        <w:r w:rsidRPr="006F178A">
          <w:rPr>
            <w:rStyle w:val="2fb"/>
            <w:rtl/>
          </w:rPr>
          <w:delText xml:space="preserve">ור"ט</w:delText>
        </w:r>
      </w:del>
      <w:r w:rsidRPr="006F178A">
        <w:rPr>
          <w:rtl/>
        </w:rPr>
        <w:t xml:space="preserve"> תוך הפתח כלחוץ </w:t>
      </w:r>
      <w:ins w:id="106461" w:author="קלוד" w:date="2026-10-11T13:11:34Z">
        <w:r>
          <w:rPr>
            <w:rtl/>
          </w:rPr>
          <w:t xml:space="preserve">נחשב,</w:t>
        </w:r>
      </w:ins>
      <w:del w:id="106462" w:author="קלוד" w:date="2026-10-11T13:11:34Z">
        <w:r w:rsidRPr="006F178A">
          <w:rPr>
            <w:rtl/>
          </w:rPr>
          <w:delText xml:space="preserve">דמי,</w:delText>
        </w:r>
      </w:del>
      <w:r w:rsidRPr="006F178A">
        <w:rPr>
          <w:rtl/>
        </w:rPr>
        <w:t xml:space="preserve"> </w:t>
      </w:r>
      <w:ins w:id="94445" w:author="מנוע מכני" w:date="2026-10-11T12:04:39Z">
        <w:ins w:id="106459" w:author="קלוד" w:date="2026-10-11T13:11:34Z">
          <w:r>
            <w:rPr>
              <w:rtl/>
            </w:rPr>
            <w:t xml:space="preserve">ומטלטל</w:t>
          </w:r>
        </w:ins>
        <w:del w:id="106460" w:author="קלוד" w:date="2026-10-11T13:11:34Z">
          <w:r>
            <w:rPr>
              <w:rtl/>
            </w:rPr>
            <w:delText xml:space="preserve">ומנין</w:delText>
          </w:r>
        </w:del>
      </w:ins>
      <w:del w:id="94446" w:author="מנוע מכני" w:date="2026-10-11T12:04:39Z">
        <w:r w:rsidRPr="006F178A">
          <w:rPr>
            <w:rtl/>
          </w:rPr>
          <w:delText xml:space="preserve">ומנא</w:delText>
        </w:r>
      </w:del>
      <w:r w:rsidRPr="006F178A">
        <w:rPr>
          <w:rtl/>
        </w:rPr>
        <w:t xml:space="preserve"> </w:t>
      </w:r>
      <w:ins w:id="106457" w:author="קלוד" w:date="2026-10-11T13:11:34Z">
        <w:r>
          <w:rPr>
            <w:rtl/>
          </w:rPr>
          <w:t xml:space="preserve">כלי</w:t>
        </w:r>
      </w:ins>
      <w:del w:id="106458" w:author="קלוד" w:date="2026-10-11T13:11:34Z">
        <w:r w:rsidRPr="006F178A">
          <w:rPr>
            <w:rtl/>
          </w:rPr>
          <w:delText xml:space="preserve">דחצר</w:delText>
        </w:r>
      </w:del>
      <w:r w:rsidRPr="006F178A">
        <w:rPr>
          <w:rtl/>
        </w:rPr>
        <w:t xml:space="preserve"> </w:t>
      </w:r>
      <w:ins w:id="106455" w:author="קלוד" w:date="2026-10-11T13:11:34Z">
        <w:r>
          <w:rPr>
            <w:rtl/>
          </w:rPr>
          <w:t xml:space="preserve">החצר</w:t>
        </w:r>
      </w:ins>
      <w:del w:id="106456" w:author="קלוד" w:date="2026-10-11T13:11:34Z">
        <w:r w:rsidRPr="006F178A">
          <w:rPr>
            <w:rtl/>
          </w:rPr>
          <w:delText xml:space="preserve">בחצר</w:delText>
        </w:r>
      </w:del>
      <w:r>
        <w:rPr>
          <w:rtl/>
        </w:rPr>
        <w:t xml:space="preserve"> </w:t>
      </w:r>
      <w:ins w:id="106453" w:author="קלוד" w:date="2026-10-11T13:11:34Z">
        <w:r>
          <w:rPr>
            <w:rtl/>
          </w:rPr>
          <w:t xml:space="preserve">בחצר.</w:t>
        </w:r>
      </w:ins>
      <w:del w:id="106454" w:author="קלוד" w:date="2026-10-11T13:11:34Z">
        <w:r w:rsidRPr="006F178A">
          <w:rPr>
            <w:rtl/>
          </w:rPr>
          <w:delText xml:space="preserve">מטלטל.</w:delText>
        </w:r>
      </w:del>
    </w:p>
    <w:p w:rsidR="00E9703F" w:rsidRPr="006F178A" w:rsidRDefault="00E9703F" w:rsidP="00E9703F">
      <w:pPr>
        <w:rPr>
          <w:rtl/>
        </w:rPr>
      </w:pPr>
      <w:r w:rsidRPr="006F178A">
        <w:rPr>
          <w:rStyle w:val="afffe"/>
          <w:rFonts w:ascii="Fb Fontext" w:hAnsi="Fb Fontext"/>
          <w:rtl/>
        </w:rPr>
        <w:t>מדוכה</w:t>
      </w:r>
      <w:r w:rsidRPr="006F178A">
        <w:rPr>
          <w:rtl/>
        </w:rPr>
        <w:t xml:space="preserve"> - </w:t>
      </w:r>
      <w:r w:rsidRPr="006F178A">
        <w:rPr>
          <w:rStyle w:val="2fb"/>
          <w:rtl/>
        </w:rPr>
        <w:t xml:space="preserve">רבי</w:t>
      </w:r>
      <w:r w:rsidRPr="006F178A">
        <w:rPr>
          <w:rtl/>
        </w:rPr>
        <w:t xml:space="preserve"> נחמיה היא. דכל שהוא לצורכה אסור.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09" w:author="קלוד" w:date="2026-10-11T09:07:15Z"/>
        </w:rPr>
      </w:pPr>
      <w:ins w:id="20608" w:author="קלוד" w:date="2026-10-11T09:07:15Z">
        <w:r>
          <w:t xml:space="preserve">משנה ד</w:t>
        </w:r>
      </w:ins>
    </w:p>
    <w:p w:rsidR="00E9703F" w:rsidRPr="009757B9" w:rsidRDefault="00E9703F" w:rsidP="00E9703F">
      <w:pPr>
        <w:pStyle w:val="afff9"/>
        <w:rPr>
          <w:del w:id="20335" w:author="קלוד" w:date="2026-10-11T09:07:15Z"/>
          <w:b/>
          <w:rtl/>
        </w:rPr>
      </w:pPr>
      <w:del w:id="20334" w:author="קלוד" w:date="2026-10-11T09:07:15Z">
        <w:r w:rsidRPr="009757B9">
          <w:rPr>
            <w:b/>
            <w:sz w:val="20"/>
            <w:rtl/>
          </w:rPr>
          <w:delText xml:space="preserve">משנה.</w:delText>
        </w:r>
      </w:del>
    </w:p>
    <w:p w:rsidR="00E9703F" w:rsidRPr="004F534A" w:rsidRDefault="00E9703F" w:rsidP="00E9703F">
      <w:pPr>
        <w:pStyle w:val="afff9"/>
        <w:spacing w:before="120"/>
        <w:rPr>
          <w:b/>
          <w:rtl/>
        </w:rPr>
        <w:pPrChange w:id="90094" w:author="קלוד" w:date="2026-10-11T12:09:42Z">
          <w:pPr>
            <w:pStyle w:val="afff9"/>
          </w:pPr>
        </w:pPrChange>
      </w:pPr>
      <w:r>
        <w:rPr>
          <w:b/>
          <w:rtl/>
        </w:rPr>
        <w:t xml:space="preserve">כל הכלים ניטלין לצורך ושלא לצורך, </w:t>
      </w:r>
      <w:r>
        <w:rPr>
          <w:rStyle w:val="TanaimMishna"/>
          <w:b/>
          <w:rtl/>
          <w:rPrChange w:id="20057" w:author="קלוד" w:date="2026-10-11T09:07:15Z">
            <w:rPr>
              <w:b/>
              <w:rtl/>
            </w:rPr>
          </w:rPrChange>
        </w:rPr>
        <w:t xml:space="preserve">רבי נחמיה</w:t>
      </w:r>
      <w:r>
        <w:rPr>
          <w:b/>
          <w:rtl/>
        </w:rPr>
        <w:t xml:space="preserve"> אומר</w:t>
      </w:r>
      <w:r>
        <w:rPr>
          <w:rStyle w:val="TanaimMishna"/>
          <w:b/>
          <w:rtl/>
          <w:rPrChange w:id="100503" w:author="Claude" w:date="2026-10-11T09:08:03Z">
            <w:rPr>
              <w:b/>
              <w:rtl/>
            </w:rPr>
          </w:rPrChange>
        </w:rPr>
        <w:t xml:space="preserve">:</w:t>
      </w:r>
      <w:r>
        <w:rPr>
          <w:b/>
          <w:rtl/>
        </w:rPr>
        <w:t xml:space="preserve"> אין ניטלין אלא לצורך.</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95" w:author="קלוד" w:date="2026-10-11T12:33:55Z"/>
        </w:rPr>
      </w:pPr>
      <w:ins w:id="90296" w:author="קלוד" w:date="2026-10-11T12:33:55Z">
        <w:r>
          <w:rPr>
            <w:color w:val="7B3F00"/>
          </w:rPr>
          <w:t xml:space="preserve">ניטלין לצורך ושלא לצורך - לצורך גופו או מקומו</w:t>
        </w:r>
      </w:ins>
    </w:p>
    <w:p>
      <w:pPr>
        <w:pStyle w:val="38"/>
        <w:rPr>
          <w:ins w:id="98647" w:author="מנוע מכני" w:date="2026-10-11T12:04:39Z"/>
        </w:rPr>
      </w:pPr>
      <w:del w:id="98646" w:author="מנוע מכני" w:date="2026-10-11T12:04:39Z">
        <w:r w:rsidRPr="006F178A">
          <w:delText xml:space="preserve">•</w:delText>
        </w:r>
      </w:del>
      <w:r w:rsidRPr="006F178A">
        <w:t xml:space="preserve"> </w:t>
      </w:r>
      <w:r w:rsidRPr="006F178A">
        <w:t>רבה</w:t>
      </w:r>
      <w:r w:rsidRPr="006F178A">
        <w:t xml:space="preserve">:</w:t>
      </w:r>
    </w:p>
    <w:p w:rsidR="00E9703F" w:rsidRPr="006F178A" w:rsidRDefault="00E9703F" w:rsidP="00E9703F">
      <w:pPr>
        <w:rPr>
          <w:rtl/>
        </w:rPr>
      </w:pPr>
      <w:del w:id="98648" w:author="מנוע מכני" w:date="2026-10-11T12:04:39Z">
        <w:r w:rsidRPr="006F178A">
          <w:rPr>
            <w:rFonts w:ascii="Fb Fontext" w:hAnsi="Fb Fontext"/>
            <w:rtl/>
          </w:rPr>
          <w:delText xml:space="preserve"> </w:delText>
        </w:r>
      </w:del>
      <w:r w:rsidRPr="006F178A">
        <w:rPr>
          <w:rFonts w:ascii="Fb Fontext" w:hAnsi="Fb Fontext"/>
          <w:rtl/>
        </w:rPr>
        <w:t xml:space="preserve">לצורך - דבר שמלאכתו להיתר לצורך גופו.</w:t>
      </w:r>
    </w:p>
    <w:p w:rsidR="00E9703F" w:rsidRPr="006F178A" w:rsidRDefault="00E9703F" w:rsidP="00E9703F">
      <w:pPr>
        <w:rPr>
          <w:rtl/>
        </w:rPr>
      </w:pPr>
      <w:r w:rsidRPr="006F178A">
        <w:rPr>
          <w:rtl/>
        </w:rPr>
        <w:t>שלא לצורך - דבר שמלאכתו להיתר לצורך מקומו.</w:t>
      </w:r>
    </w:p>
    <w:p w:rsidR="00E9703F" w:rsidRPr="006F178A" w:rsidRDefault="00E9703F" w:rsidP="00E9703F">
      <w:pPr>
        <w:rPr>
          <w:rtl/>
        </w:rPr>
      </w:pPr>
      <w:r w:rsidRPr="006F178A">
        <w:rPr>
          <w:rtl/>
        </w:rPr>
        <w:t xml:space="preserve">ודבר שמלאכתו לאיסור, לצורך גופו - </w:t>
      </w:r>
      <w:ins w:id="106465" w:author="קלוד" w:date="2026-10-11T13:11:34Z">
        <w:r>
          <w:rPr>
            <w:rtl/>
          </w:rPr>
          <w:t xml:space="preserve">כן,</w:t>
        </w:r>
      </w:ins>
      <w:del w:id="106466" w:author="קלוד" w:date="2026-10-11T13:11:34Z">
        <w:r w:rsidRPr="006F178A">
          <w:rPr>
            <w:rtl/>
          </w:rPr>
          <w:delText xml:space="preserve">אין,</w:delText>
        </w:r>
      </w:del>
      <w:r w:rsidRPr="006F178A">
        <w:rPr>
          <w:rtl/>
        </w:rPr>
        <w:t xml:space="preserve"> לצורך מקומו - </w:t>
      </w:r>
      <w:r w:rsidRPr="006F178A">
        <w:rPr>
          <w:rtl/>
        </w:rPr>
        <w:t xml:space="preserve">לא</w:t>
      </w:r>
      <w:r w:rsidRPr="006F178A">
        <w:rPr>
          <w:rtl/>
        </w:rPr>
        <w:t xml:space="preserve">.</w:t>
      </w:r>
    </w:p>
    <w:p w:rsidR="00E9703F" w:rsidRPr="006F178A" w:rsidRDefault="00E9703F" w:rsidP="00E9703F">
      <w:pPr>
        <w:rPr>
          <w:rtl/>
        </w:rPr>
      </w:pPr>
      <w:r w:rsidRPr="006F178A">
        <w:rPr>
          <w:rStyle w:val="2fb"/>
          <w:rFonts w:ascii="Fb Fontext" w:hAnsi="Fb Fontext"/>
          <w:sz w:val="20"/>
          <w:rtl/>
        </w:rPr>
        <w:t xml:space="preserve">ור"נ</w:t>
      </w:r>
      <w:r w:rsidRPr="006F178A">
        <w:rPr>
          <w:rFonts w:ascii="Fb Fontext" w:hAnsi="Fb Fontext"/>
          <w:sz w:val="20"/>
          <w:rtl/>
        </w:rPr>
        <w:t xml:space="preserve"> </w:t>
      </w:r>
      <w:r w:rsidRPr="006F178A">
        <w:rPr>
          <w:rFonts w:ascii="Fb Fontext" w:hAnsi="Fb Fontext"/>
          <w:sz w:val="20"/>
          <w:rtl/>
        </w:rPr>
        <w:t xml:space="preserve">אמר</w:t>
      </w:r>
      <w:r w:rsidRPr="006F178A">
        <w:rPr>
          <w:rFonts w:ascii="Fb Fontext" w:hAnsi="Fb Fontext"/>
          <w:sz w:val="20"/>
          <w:rtl/>
        </w:rPr>
        <w:t xml:space="preserve"> </w:t>
      </w:r>
      <w:ins w:id="90539" w:author="מנוע מכני" w:date="2026-10-11T12:04:39Z">
        <w:ins w:id="106469" w:author="קלוד" w:date="2026-10-11T13:11:34Z">
          <w:r>
            <w:rPr>
              <w:rFonts w:ascii="Fb Fontext" w:hAnsi="Fb Fontext"/>
              <w:sz w:val="20"/>
              <w:rtl/>
            </w:rPr>
            <w:t xml:space="preserve">שאפי'</w:t>
          </w:r>
        </w:ins>
        <w:del w:id="106470" w:author="קלוד" w:date="2026-10-11T13:11:34Z">
          <w:r>
            <w:rPr>
              <w:rFonts w:ascii="Fb Fontext" w:hAnsi="Fb Fontext"/>
              <w:sz w:val="20"/>
              <w:rtl/>
            </w:rPr>
            <w:delText xml:space="preserve">דאפי'</w:delText>
          </w:r>
        </w:del>
      </w:ins>
      <w:del w:id="90540" w:author="מנוע מכני" w:date="2026-10-11T12:04:39Z">
        <w:r w:rsidRPr="006F178A">
          <w:rPr>
            <w:rFonts w:ascii="Fb Fontext" w:hAnsi="Fb Fontext"/>
            <w:sz w:val="20"/>
            <w:rtl/>
          </w:rPr>
          <w:delText xml:space="preserve">דאפילו</w:delText>
        </w:r>
      </w:del>
      <w:r w:rsidRPr="006F178A">
        <w:rPr>
          <w:rFonts w:ascii="Fb Fontext" w:hAnsi="Fb Fontext"/>
          <w:sz w:val="20"/>
          <w:rtl/>
        </w:rPr>
        <w:t xml:space="preserve"> דבר שמלאכתו להיתר, לצורך גופו - </w:t>
      </w:r>
      <w:ins w:id="106467" w:author="קלוד" w:date="2026-10-11T13:11:34Z">
        <w:r>
          <w:rPr>
            <w:rFonts w:ascii="Fb Fontext" w:hAnsi="Fb Fontext"/>
            <w:sz w:val="20"/>
            <w:rtl/>
          </w:rPr>
          <w:t xml:space="preserve">כן,</w:t>
        </w:r>
      </w:ins>
      <w:del w:id="106468" w:author="קלוד" w:date="2026-10-11T13:11:34Z">
        <w:r w:rsidRPr="006F178A">
          <w:rPr>
            <w:rFonts w:ascii="Fb Fontext" w:hAnsi="Fb Fontext"/>
            <w:sz w:val="20"/>
            <w:rtl/>
          </w:rPr>
          <w:delText xml:space="preserve">אין,</w:delText>
        </w:r>
      </w:del>
      <w:r w:rsidRPr="006F178A">
        <w:rPr>
          <w:rFonts w:ascii="Fb Fontext" w:hAnsi="Fb Fontext"/>
          <w:sz w:val="20"/>
          <w:rtl/>
        </w:rPr>
        <w:t xml:space="preserve"> לצורך מקומו - </w:t>
      </w:r>
      <w:r w:rsidRPr="006F178A">
        <w:rPr>
          <w:rFonts w:ascii="Fb Fontext" w:hAnsi="Fb Fontext"/>
          <w:sz w:val="20"/>
          <w:rtl/>
        </w:rPr>
        <w:t xml:space="preserve">לא</w:t>
      </w:r>
      <w:r w:rsidRPr="006F178A">
        <w:rPr>
          <w:rFonts w:ascii="Fb Fontext" w:hAnsi="Fb Fontext"/>
          <w:sz w:val="20"/>
          <w:rtl/>
        </w:rPr>
        <w:t xml:space="preserve">.</w:t>
      </w:r>
    </w:p>
    <w:p w:rsidR="00E9703F" w:rsidRPr="00EC3AF0" w:rsidRDefault="00E9703F" w:rsidP="00E9703F">
      <w:pPr>
        <w:rPr>
          <w:b/>
          <w:bCs/>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רבא</w:t>
      </w:r>
      <w:r w:rsidRPr="006F178A">
        <w:rPr>
          <w:rFonts w:ascii="Fb Fontext" w:hAnsi="Fb Fontext"/>
          <w:rtl/>
        </w:rPr>
        <w:t xml:space="preserve"> </w:t>
      </w:r>
      <w:ins w:id="95281" w:author="מנוע מכני" w:date="2026-10-11T12:04:39Z">
        <w:ins w:id="106477" w:author="קלוד" w:date="2026-10-11T13:11:34Z">
          <w:r>
            <w:rPr>
              <w:rFonts w:ascii="Fb Fontext" w:hAnsi="Fb Fontext"/>
              <w:rtl/>
            </w:rPr>
            <w:t xml:space="preserve">סובר</w:t>
          </w:r>
        </w:ins>
        <w:del w:id="106478" w:author="קלוד" w:date="2026-10-11T13:11:34Z">
          <w:r>
            <w:rPr>
              <w:rFonts w:ascii="Fb Fontext" w:hAnsi="Fb Fontext"/>
              <w:rtl/>
            </w:rPr>
            <w:delText xml:space="preserve">סבר</w:delText>
          </w:r>
        </w:del>
      </w:ins>
      <w:del w:id="95282" w:author="מנוע מכני" w:date="2026-10-11T12:04:39Z">
        <w:r w:rsidRPr="006F178A">
          <w:rPr>
            <w:rFonts w:ascii="Fb Fontext" w:hAnsi="Fb Fontext"/>
            <w:rtl/>
          </w:rPr>
          <w:delText xml:space="preserve">ס"ל</w:delText>
        </w:r>
      </w:del>
      <w:r w:rsidRPr="006F178A">
        <w:rPr>
          <w:rFonts w:ascii="Fb Fontext" w:hAnsi="Fb Fontext"/>
          <w:rtl/>
        </w:rPr>
        <w:t xml:space="preserve"> </w:t>
      </w:r>
      <w:ins w:id="106475" w:author="קלוד" w:date="2026-10-11T13:11:34Z">
        <w:r>
          <w:rPr>
            <w:rFonts w:ascii="Fb Fontext" w:hAnsi="Fb Fontext"/>
            <w:rtl/>
          </w:rPr>
          <w:t xml:space="preserve">שגם לצורך</w:t>
        </w:r>
      </w:ins>
      <w:del w:id="106476" w:author="קלוד" w:date="2026-10-11T13:11:34Z">
        <w:r w:rsidRPr="006F178A">
          <w:rPr>
            <w:rFonts w:ascii="Fb Fontext" w:hAnsi="Fb Fontext"/>
            <w:rtl/>
          </w:rPr>
          <w:delText xml:space="preserve">דלצורך</w:delText>
        </w:r>
      </w:del>
      <w:r w:rsidRPr="006F178A">
        <w:rPr>
          <w:rFonts w:ascii="Fb Fontext" w:hAnsi="Fb Fontext"/>
          <w:rtl/>
        </w:rPr>
        <w:t xml:space="preserve"> מקומו </w:t>
      </w:r>
      <w:ins w:id="91715" w:author="מנוע מכני" w:date="2026-10-11T12:04:39Z">
        <w:ins w:id="106473" w:author="קלוד" w:date="2026-10-11T13:11:34Z">
          <w:r>
            <w:rPr>
              <w:rFonts w:ascii="Fb Fontext" w:hAnsi="Fb Fontext"/>
              <w:rtl/>
            </w:rPr>
            <w:t xml:space="preserve">נקרא</w:t>
          </w:r>
        </w:ins>
        <w:del w:id="106474" w:author="קלוד" w:date="2026-10-11T13:11:34Z">
          <w:r>
            <w:rPr>
              <w:rFonts w:ascii="Fb Fontext" w:hAnsi="Fb Fontext"/>
              <w:rtl/>
            </w:rPr>
            <w:delText xml:space="preserve">גם</w:delText>
          </w:r>
        </w:del>
      </w:ins>
      <w:del w:id="91716" w:author="מנוע מכני" w:date="2026-10-11T12:04:39Z">
        <w:r w:rsidRPr="006F178A">
          <w:rPr>
            <w:rFonts w:ascii="Fb Fontext" w:hAnsi="Fb Fontext"/>
            <w:rtl/>
          </w:rPr>
          <w:delText xml:space="preserve">נמי</w:delText>
        </w:r>
      </w:del>
      <w:r w:rsidRPr="006F178A">
        <w:rPr>
          <w:rFonts w:ascii="Fb Fontext" w:hAnsi="Fb Fontext"/>
          <w:rtl/>
        </w:rPr>
        <w:t xml:space="preserve"> </w:t>
      </w:r>
      <w:ins w:id="106471" w:author="קלוד" w:date="2026-10-11T13:11:34Z">
        <w:r>
          <w:rPr>
            <w:rFonts w:ascii="Fb Fontext" w:hAnsi="Fb Fontext"/>
            <w:rtl/>
          </w:rPr>
          <w:t xml:space="preserve">לצורך.</w:t>
        </w:r>
      </w:ins>
      <w:del w:id="106472" w:author="קלוד" w:date="2026-10-11T13:11:34Z">
        <w:r w:rsidRPr="006F178A">
          <w:rPr>
            <w:rFonts w:ascii="Fb Fontext" w:hAnsi="Fb Fontext"/>
            <w:rtl/>
          </w:rPr>
          <w:delText xml:space="preserve">לצורך קרי </w:delText>
        </w:r>
        <w:r>
          <w:rPr>
            <w:rFonts w:ascii="Fb Fontext" w:hAnsi="Fb Fontext"/>
            <w:rtl/>
          </w:rPr>
          <w:delText xml:space="preserve">לו</w:delText>
        </w:r>
        <w:r w:rsidRPr="006F178A">
          <w:rPr>
            <w:rFonts w:ascii="Fb Fontext" w:hAnsi="Fb Fontext"/>
            <w:rtl/>
          </w:rPr>
          <w:delText xml:space="preserve">.</w:delText>
        </w:r>
      </w:del>
      <w:ins w:id="93529" w:author="מנוע מכני" w:date="2026-10-11T12:04:39Z"/>
      <w:del w:id="93530" w:author="מנוע מכני" w:date="2026-10-11T12:04:39Z">
        <w:r w:rsidRPr="006F178A">
          <w:rPr>
            <w:rFonts w:ascii="Fb Fontext" w:hAnsi="Fb Fontext"/>
            <w:rtl/>
          </w:rPr>
          <w:delText xml:space="preserve">ליה</w:delText>
        </w:r>
      </w:del>
    </w:p>
    <w:p>
      <w:pPr>
        <w:pStyle w:val="38"/>
        <w:rPr>
          <w:ins w:id="98649" w:author="מנוע מכני" w:date="2026-10-11T12:04:39Z"/>
        </w:rPr>
      </w:pPr>
      <w:r w:rsidRPr="00EC3AF0">
        <w:t>רבא</w:t>
      </w:r>
      <w:r w:rsidRPr="00EC3AF0">
        <w:t>:</w:t>
      </w:r>
    </w:p>
    <w:p w:rsidR="00E9703F" w:rsidRPr="006F178A" w:rsidRDefault="00E9703F" w:rsidP="00E9703F">
      <w:pPr>
        <w:rPr>
          <w:rtl/>
        </w:rPr>
      </w:pPr>
      <w:del w:id="98650" w:author="מנוע מכני" w:date="2026-10-11T12:04:39Z">
        <w:r w:rsidRPr="006F178A">
          <w:rPr>
            <w:rtl/>
          </w:rPr>
          <w:delText xml:space="preserve"> </w:delText>
        </w:r>
      </w:del>
      <w:r w:rsidRPr="006F178A">
        <w:rPr>
          <w:rtl/>
        </w:rPr>
        <w:t xml:space="preserve">לצורך - דבר שמלאכתו להיתר, בין לצורך גופו בין לצורך מקומו.</w:t>
      </w:r>
    </w:p>
    <w:p w:rsidR="00E9703F" w:rsidRDefault="00E9703F" w:rsidP="00E9703F">
      <w:pPr>
        <w:rPr>
          <w:rtl/>
        </w:rPr>
      </w:pPr>
      <w:r w:rsidRPr="006F178A">
        <w:rPr>
          <w:rtl/>
        </w:rPr>
        <w:t xml:space="preserve">שלא לצורך - </w:t>
      </w:r>
      <w:ins w:id="90541" w:author="מנוע מכני" w:date="2026-10-11T12:04:39Z">
        <w:r>
          <w:rPr>
            <w:rtl/>
          </w:rPr>
          <w:t xml:space="preserve">ואפי'</w:t>
        </w:r>
      </w:ins>
      <w:del w:id="90542" w:author="מנוע מכני" w:date="2026-10-11T12:04:39Z">
        <w:r w:rsidRPr="006F178A">
          <w:rPr>
            <w:rtl/>
          </w:rPr>
          <w:delText xml:space="preserve">ואפילו</w:delText>
        </w:r>
      </w:del>
      <w:r w:rsidRPr="006F178A">
        <w:rPr>
          <w:rtl/>
        </w:rPr>
        <w:t xml:space="preserve"> מחמה לצל. [דמותר]</w:t>
      </w:r>
    </w:p>
    <w:p w:rsidR="00E9703F" w:rsidRPr="006F178A" w:rsidRDefault="00E9703F" w:rsidP="00E9703F">
      <w:pPr>
        <w:rPr>
          <w:rtl/>
        </w:rPr>
      </w:pPr>
      <w:r w:rsidRPr="006F178A">
        <w:rPr>
          <w:rFonts w:ascii="Fb Fontext" w:hAnsi="Fb Fontext"/>
          <w:sz w:val="20"/>
          <w:rtl/>
        </w:rPr>
        <w:t xml:space="preserve">ודבר שמלאכתו לאיסור לצורך גופו ולצורך מקומו </w:t>
      </w:r>
      <w:ins w:id="106479" w:author="קלוד" w:date="2026-10-11T13:11:34Z">
        <w:r>
          <w:rPr>
            <w:rFonts w:ascii="Fb Fontext" w:hAnsi="Fb Fontext"/>
            <w:sz w:val="20"/>
            <w:rtl/>
          </w:rPr>
          <w:t xml:space="preserve">-</w:t>
        </w:r>
      </w:ins>
      <w:del w:id="106480" w:author="קלוד" w:date="2026-10-11T13:11:34Z">
        <w:r w:rsidRPr="006F178A">
          <w:rPr>
            <w:rFonts w:ascii="Fb Fontext" w:hAnsi="Fb Fontext"/>
            <w:sz w:val="20"/>
            <w:rtl/>
          </w:rPr>
          <w:delText xml:space="preserve">–</w:delText>
        </w:r>
      </w:del>
      <w:r w:rsidRPr="006F178A">
        <w:rPr>
          <w:rFonts w:ascii="Fb Fontext" w:hAnsi="Fb Fontext"/>
          <w:sz w:val="20"/>
          <w:rtl/>
        </w:rPr>
        <w:t xml:space="preserve"> מותר, מחמה לצל - אסור.</w:t>
      </w:r>
    </w:p>
    <w:p w:rsidR="00E9703F" w:rsidRDefault="00E9703F" w:rsidP="00E9703F">
      <w:pPr>
        <w:rPr>
          <w:rFonts w:ascii="Fb Fontext" w:hAnsi="Fb Fontext"/>
          <w:rtl/>
        </w:rPr>
      </w:pPr>
      <w:r w:rsidRPr="006F178A">
        <w:rPr>
          <w:rFonts w:ascii="Fb Fontext" w:hAnsi="Fb Fontext"/>
          <w:rtl/>
        </w:rPr>
        <w:lastRenderedPageBreak/>
        <w:t>•</w:t>
      </w:r>
      <w:r w:rsidRPr="006F178A">
        <w:rPr>
          <w:rFonts w:ascii="Fb Fontext" w:hAnsi="Fb Fontext" w:hint="cs"/>
          <w:rtl/>
        </w:rPr>
        <w:t xml:space="preserve"> </w:t>
      </w:r>
      <w:ins w:id="106485" w:author="קלוד" w:date="2026-10-11T13:11:34Z">
        <w:r>
          <w:rPr>
            <w:rStyle w:val="2fb"/>
            <w:rFonts w:ascii="Fb Fontext" w:hAnsi="Fb Fontext"/>
            <w:rtl/>
          </w:rPr>
          <w:t xml:space="preserve">ור"נ:</w:t>
        </w:r>
      </w:ins>
      <w:del w:id="106486" w:author="קלוד" w:date="2026-10-11T13:11:34Z">
        <w:r w:rsidRPr="006F178A">
          <w:rPr>
            <w:rStyle w:val="2fb"/>
            <w:rFonts w:ascii="Fb Fontext" w:hAnsi="Fb Fontext"/>
            <w:rtl/>
          </w:rPr>
          <w:delText xml:space="preserve">ור"נ</w:delText>
        </w:r>
      </w:del>
      <w:r w:rsidRPr="006F178A">
        <w:rPr>
          <w:rFonts w:ascii="Fb Fontext" w:hAnsi="Fb Fontext"/>
          <w:rtl/>
        </w:rPr>
        <w:t xml:space="preserve"> </w:t>
      </w:r>
      <w:ins w:id="90543" w:author="מנוע מכני" w:date="2026-10-11T12:04:39Z">
        <w:r>
          <w:rPr>
            <w:rFonts w:ascii="Fb Fontext" w:hAnsi="Fb Fontext"/>
            <w:rtl/>
          </w:rPr>
          <w:t xml:space="preserve">אפי'</w:t>
        </w:r>
      </w:ins>
      <w:del w:id="90544" w:author="מנוע מכני" w:date="2026-10-11T12:04:39Z">
        <w:r w:rsidRPr="006F178A">
          <w:rPr>
            <w:rFonts w:ascii="Fb Fontext" w:hAnsi="Fb Fontext"/>
            <w:rtl/>
          </w:rPr>
          <w:delText xml:space="preserve">אפילו</w:delText>
        </w:r>
      </w:del>
      <w:r w:rsidRPr="006F178A">
        <w:rPr>
          <w:rFonts w:ascii="Fb Fontext" w:hAnsi="Fb Fontext"/>
          <w:rtl/>
        </w:rPr>
        <w:t xml:space="preserve"> דבר שמלאכתו להיתר, לצורך גופו ולצורך מקומו - </w:t>
      </w:r>
      <w:ins w:id="106483" w:author="קלוד" w:date="2026-10-11T13:11:34Z">
        <w:r>
          <w:rPr>
            <w:rFonts w:ascii="Fb Fontext" w:hAnsi="Fb Fontext"/>
            <w:rtl/>
          </w:rPr>
          <w:t xml:space="preserve">כן,</w:t>
        </w:r>
      </w:ins>
      <w:del w:id="106484" w:author="קלוד" w:date="2026-10-11T13:11:34Z">
        <w:r w:rsidRPr="006F178A">
          <w:rPr>
            <w:rFonts w:ascii="Fb Fontext" w:hAnsi="Fb Fontext"/>
            <w:rtl/>
          </w:rPr>
          <w:delText xml:space="preserve">אין,</w:delText>
        </w:r>
      </w:del>
      <w:r w:rsidRPr="006F178A">
        <w:rPr>
          <w:rFonts w:ascii="Fb Fontext" w:hAnsi="Fb Fontext"/>
          <w:rtl/>
        </w:rPr>
        <w:t xml:space="preserve"> מחמה לצל - </w:t>
      </w:r>
      <w:ins w:id="106481" w:author="קלוד" w:date="2026-10-11T13:11:34Z">
        <w:r>
          <w:rPr>
            <w:rFonts w:ascii="Fb Fontext" w:hAnsi="Fb Fontext"/>
            <w:rtl/>
          </w:rPr>
          <w:t xml:space="preserve">לא.</w:t>
        </w:r>
      </w:ins>
      <w:del w:id="106482" w:author="קלוד" w:date="2026-10-11T13:11:34Z">
        <w:r w:rsidRPr="006F178A">
          <w:rPr>
            <w:rFonts w:ascii="Fb Fontext" w:hAnsi="Fb Fontext"/>
            <w:rtl/>
          </w:rPr>
          <w:delText xml:space="preserve">לא</w:delText>
        </w:r>
        <w:r w:rsidRPr="006F178A">
          <w:rPr>
            <w:rFonts w:ascii="Fb Fontext" w:hAnsi="Fb Fontext"/>
            <w:rtl/>
          </w:rPr>
          <w:delText xml:space="preserve">.</w:delText>
        </w:r>
        <w:r w:rsidRPr="006F178A">
          <w:rPr>
            <w:rFonts w:ascii="Fb Fontext" w:hAnsi="Fb Fontext" w:hint="cs"/>
            <w:rtl/>
          </w:rPr>
          <w:delText xml:space="preserve"> </w:delText>
        </w:r>
        <w:r w:rsidRPr="006F178A">
          <w:rPr>
            <w:rFonts w:ascii="Fb Fontext" w:hAnsi="Fb Fontext"/>
            <w:rtl/>
          </w:rPr>
          <w:delText xml:space="preserve">ואסור</w:delText>
        </w:r>
      </w:del>
    </w:p>
    <w:p w:rsidR="00E9703F" w:rsidRPr="006F178A" w:rsidRDefault="00E9703F" w:rsidP="00E9703F">
      <w:pPr>
        <w:rPr>
          <w:rtl/>
        </w:rPr>
      </w:pPr>
      <w:ins w:id="106491" w:author="קלוד" w:date="2026-10-11T13:11:34Z">
        <w:r>
          <w:rPr>
            <w:rStyle w:val="2fb"/>
            <w:rFonts w:ascii="Fb Fontext" w:hAnsi="Fb Fontext"/>
            <w:sz w:val="20"/>
            <w:rtl/>
          </w:rPr>
          <w:t xml:space="preserve">ולר"נ,</w:t>
        </w:r>
      </w:ins>
      <w:del w:id="106492" w:author="קלוד" w:date="2026-10-11T13:11:34Z">
        <w:r w:rsidRPr="006F178A">
          <w:rPr>
            <w:rStyle w:val="2fb"/>
            <w:rFonts w:ascii="Fb Fontext" w:hAnsi="Fb Fontext"/>
            <w:sz w:val="20"/>
            <w:rtl/>
          </w:rPr>
          <w:delText xml:space="preserve">ולר"נ</w:delText>
        </w:r>
        <w:r w:rsidRPr="006F178A">
          <w:rPr>
            <w:rFonts w:ascii="Fb Fontext" w:hAnsi="Fb Fontext"/>
            <w:sz w:val="20"/>
            <w:rtl/>
          </w:rPr>
          <w:delText xml:space="preserve"> </w:delText>
        </w:r>
        <w:r>
          <w:rPr>
            <w:rFonts w:ascii="Fb Fontext" w:hAnsi="Fb Fontext"/>
            <w:sz w:val="20"/>
            <w:rtl/>
          </w:rPr>
          <w:delText xml:space="preserve">אלו</w:delText>
        </w:r>
      </w:del>
      <w:ins w:id="93531" w:author="מנוע מכני" w:date="2026-10-11T12:04:39Z"/>
      <w:del w:id="93532" w:author="מנוע מכני" w:date="2026-10-11T12:04:39Z">
        <w:r w:rsidRPr="006F178A">
          <w:rPr>
            <w:rFonts w:ascii="Fb Fontext" w:hAnsi="Fb Fontext"/>
            <w:sz w:val="20"/>
            <w:rtl/>
          </w:rPr>
          <w:delText xml:space="preserve">הני</w:delText>
        </w:r>
      </w:del>
      <w:r w:rsidRPr="006F178A">
        <w:rPr>
          <w:rFonts w:ascii="Fb Fontext" w:hAnsi="Fb Fontext"/>
          <w:sz w:val="20"/>
          <w:rtl/>
        </w:rPr>
        <w:t xml:space="preserve"> קערות</w:t>
      </w:r>
      <w:ins w:id="106489" w:author="קלוד" w:date="2026-10-11T13:11:34Z">
        <w:r>
          <w:rPr>
            <w:rFonts w:ascii="Fb Fontext" w:hAnsi="Fb Fontext"/>
            <w:sz w:val="20"/>
            <w:rtl/>
          </w:rPr>
          <w:t xml:space="preserve"> </w:t>
        </w:r>
        <w:r>
          <w:rPr>
            <w:rStyle w:val="afffffe"/>
            <w:rFonts w:ascii="Fb Fontext" w:hAnsi="Fb Fontext"/>
            <w:sz w:val="20"/>
            <w:rtl/>
          </w:rPr>
          <w:t xml:space="preserve">ריקות</w:t>
        </w:r>
        <w:r>
          <w:rPr>
            <w:rFonts w:ascii="Fb Fontext" w:hAnsi="Fb Fontext"/>
            <w:sz w:val="20"/>
            <w:rtl/>
          </w:rPr>
          <w:t xml:space="preserve"> </w:t>
        </w:r>
      </w:ins>
      <w:del w:id="106490" w:author="קלוד" w:date="2026-10-11T13:11:34Z">
        <w:r w:rsidRPr="006F178A">
          <w:rPr>
            <w:rFonts w:ascii="Fb Fontext" w:hAnsi="Fb Fontext"/>
            <w:sz w:val="20"/>
            <w:rtl/>
          </w:rPr>
          <w:delText xml:space="preserve"> </w:delText>
        </w:r>
      </w:del>
      <w:ins w:id="90523" w:author="Claude - סמנטי" w:date="2026-10-11T12:28:21Z">
        <w:r>
          <w:rPr>
            <w:rFonts w:ascii="Fb Fontext" w:hAnsi="Fb Fontext"/>
            <w:sz w:val="20"/>
            <w:rtl/>
          </w:rPr>
          <w:t xml:space="preserve">מטלטלים</w:t>
        </w:r>
      </w:ins>
      <w:del w:id="90524" w:author="Claude - סמנטי" w:date="2026-10-11T12:28:21Z">
        <w:r w:rsidRPr="006F178A">
          <w:rPr>
            <w:rFonts w:ascii="Fb Fontext" w:hAnsi="Fb Fontext"/>
            <w:sz w:val="20"/>
            <w:rtl/>
          </w:rPr>
          <w:delText xml:space="preserve">מטלטלינן</w:delText>
        </w:r>
      </w:del>
      <w:r w:rsidRPr="006F178A">
        <w:rPr>
          <w:rFonts w:ascii="Fb Fontext" w:hAnsi="Fb Fontext"/>
          <w:sz w:val="20"/>
          <w:rtl/>
        </w:rPr>
        <w:t xml:space="preserve"> </w:t>
      </w:r>
      <w:ins w:id="106487" w:author="קלוד" w:date="2026-10-11T13:11:34Z">
        <w:r>
          <w:rPr>
            <w:rFonts w:ascii="Fb Fontext" w:hAnsi="Fb Fontext"/>
            <w:sz w:val="20"/>
            <w:rtl/>
          </w:rPr>
          <w:t xml:space="preserve">כגרף</w:t>
        </w:r>
      </w:ins>
      <w:del w:id="106488" w:author="קלוד" w:date="2026-10-11T13:11:34Z">
        <w:r w:rsidRPr="006F178A">
          <w:rPr>
            <w:rFonts w:ascii="Fb Fontext" w:hAnsi="Fb Fontext"/>
            <w:sz w:val="20"/>
            <w:rtl/>
          </w:rPr>
          <w:delText xml:space="preserve">אגרף</w:delText>
        </w:r>
      </w:del>
      <w:r w:rsidRPr="006F178A">
        <w:rPr>
          <w:rFonts w:ascii="Fb Fontext" w:hAnsi="Fb Fontext"/>
          <w:sz w:val="20"/>
          <w:rtl/>
        </w:rPr>
        <w:t xml:space="preserve"> של רעי.</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6497" w:author="קלוד" w:date="2026-10-11T13:11:34Z">
        <w:r>
          <w:rPr>
            <w:rStyle w:val="2fb"/>
            <w:rFonts w:ascii="Fb Fontext" w:hAnsi="Fb Fontext"/>
            <w:b/>
            <w:bCs/>
            <w:rtl/>
          </w:rPr>
          <w:t xml:space="preserve">לרבא,</w:t>
        </w:r>
      </w:ins>
      <w:del w:id="106498" w:author="קלוד" w:date="2026-10-11T13:11:34Z">
        <w:r w:rsidRPr="002D0727">
          <w:rPr>
            <w:rStyle w:val="2fb"/>
            <w:rFonts w:ascii="Fb Fontext" w:hAnsi="Fb Fontext"/>
            <w:b/>
            <w:bCs/>
            <w:rtl/>
          </w:rPr>
          <w:delText xml:space="preserve">לרבא</w:delText>
        </w:r>
        <w:r w:rsidRPr="006F178A">
          <w:rPr>
            <w:rFonts w:ascii="Fb Fontext" w:hAnsi="Fb Fontext"/>
            <w:rtl/>
          </w:rPr>
          <w:delText xml:space="preserve"> </w:delText>
        </w:r>
        <w:r>
          <w:rPr>
            <w:rFonts w:ascii="Fb Fontext" w:hAnsi="Fb Fontext"/>
            <w:rtl/>
          </w:rPr>
          <w:delText xml:space="preserve">זה</w:delText>
        </w:r>
      </w:del>
      <w:ins w:id="93533" w:author="מנוע מכני" w:date="2026-10-11T12:04:39Z"/>
      <w:del w:id="93534" w:author="מנוע מכני" w:date="2026-10-11T12:04:39Z">
        <w:r w:rsidRPr="006F178A">
          <w:rPr>
            <w:rFonts w:ascii="Fb Fontext" w:hAnsi="Fb Fontext"/>
            <w:rtl/>
          </w:rPr>
          <w:delText xml:space="preserve">האי</w:delText>
        </w:r>
      </w:del>
      <w:r w:rsidRPr="006F178A">
        <w:rPr>
          <w:rFonts w:ascii="Fb Fontext" w:hAnsi="Fb Fontext"/>
          <w:rtl/>
        </w:rPr>
        <w:t xml:space="preserve"> מדוכה </w:t>
      </w:r>
      <w:ins w:id="106495" w:author="קלוד" w:date="2026-10-11T13:11:34Z">
        <w:r>
          <w:rPr>
            <w:rStyle w:val="2fb"/>
            <w:rFonts w:ascii="Fb Fontext" w:hAnsi="Fb Fontext"/>
            <w:rtl/>
          </w:rPr>
          <w:t xml:space="preserve">שלר"נ</w:t>
        </w:r>
      </w:ins>
      <w:del w:id="106496" w:author="קלוד" w:date="2026-10-11T13:11:34Z">
        <w:r w:rsidRPr="006F178A">
          <w:rPr>
            <w:rStyle w:val="2fb"/>
            <w:rFonts w:ascii="Fb Fontext" w:hAnsi="Fb Fontext"/>
            <w:rtl/>
          </w:rPr>
          <w:delText xml:space="preserve">דלר"נ</w:delText>
        </w:r>
      </w:del>
      <w:r w:rsidRPr="006F178A">
        <w:rPr>
          <w:rFonts w:ascii="Fb Fontext" w:hAnsi="Fb Fontext"/>
          <w:rtl/>
        </w:rPr>
        <w:t xml:space="preserve"> אין מטלטלין אותה</w:t>
      </w:r>
      <w:ins w:id="106493" w:author="קלוד" w:date="2026-10-11T13:11:34Z">
        <w:r>
          <w:rPr>
            <w:rFonts w:ascii="Fb Fontext" w:hAnsi="Fb Fontext"/>
            <w:rtl/>
          </w:rPr>
          <w:t xml:space="preserve"> - </w:t>
        </w:r>
      </w:ins>
      <w:del w:id="106494" w:author="קלוד" w:date="2026-10-11T13:11:34Z">
        <w:r w:rsidRPr="006F178A">
          <w:rPr>
            <w:rFonts w:ascii="Fb Fontext" w:hAnsi="Fb Fontext"/>
            <w:rtl/>
          </w:rPr>
          <w:delText xml:space="preserve"> </w:delText>
        </w:r>
      </w:del>
      <w:r w:rsidRPr="006F178A">
        <w:rPr>
          <w:rFonts w:ascii="Fb Fontext" w:hAnsi="Fb Fontext"/>
          <w:rtl/>
        </w:rPr>
        <w:t xml:space="preserve">היינו מחמה לצל.</w:t>
      </w:r>
    </w:p>
    <w:p w:rsidR="00E9703F" w:rsidRPr="006F178A" w:rsidRDefault="00E9703F" w:rsidP="00E9703F">
      <w:pPr>
        <w:rPr>
          <w:rtl/>
        </w:rPr>
      </w:pPr>
      <w:r w:rsidRPr="006F178A">
        <w:rPr>
          <w:rtl/>
        </w:rPr>
        <w:t xml:space="preserve">וכן </w:t>
      </w:r>
      <w:ins w:id="106507" w:author="קלוד" w:date="2026-10-11T13:11:34Z">
        <w:r>
          <w:rPr>
            <w:rtl/>
          </w:rPr>
          <w:t xml:space="preserve">מה</w:t>
        </w:r>
      </w:ins>
      <w:del w:id="106508" w:author="קלוד" w:date="2026-10-11T13:11:34Z">
        <w:r w:rsidRPr="006F178A">
          <w:rPr>
            <w:rtl/>
          </w:rPr>
          <w:delText xml:space="preserve">הא</w:delText>
        </w:r>
      </w:del>
      <w:r w:rsidRPr="006F178A">
        <w:rPr>
          <w:rtl/>
        </w:rPr>
        <w:t xml:space="preserve"> </w:t>
      </w:r>
      <w:ins w:id="106505" w:author="קלוד" w:date="2026-10-11T13:11:34Z">
        <w:r>
          <w:rPr>
            <w:rtl/>
          </w:rPr>
          <w:t xml:space="preserve">ששוין</w:t>
        </w:r>
      </w:ins>
      <w:del w:id="106506" w:author="קלוד" w:date="2026-10-11T13:11:34Z">
        <w:r w:rsidRPr="006F178A">
          <w:rPr>
            <w:rtl/>
          </w:rPr>
          <w:delText xml:space="preserve">דשוין</w:delText>
        </w:r>
      </w:del>
      <w:r w:rsidRPr="006F178A">
        <w:rPr>
          <w:rtl/>
        </w:rPr>
        <w:t xml:space="preserve"> </w:t>
      </w:r>
      <w:ins w:id="106503" w:author="קלוד" w:date="2026-10-11T13:11:34Z">
        <w:r>
          <w:rPr>
            <w:rtl/>
          </w:rPr>
          <w:t xml:space="preserve">שאם</w:t>
        </w:r>
      </w:ins>
      <w:del w:id="106504" w:author="קלוד" w:date="2026-10-11T13:11:34Z">
        <w:r w:rsidRPr="006F178A">
          <w:rPr>
            <w:rtl/>
          </w:rPr>
          <w:delText xml:space="preserve">שם</w:delText>
        </w:r>
      </w:del>
      <w:r w:rsidRPr="006F178A">
        <w:rPr>
          <w:rtl/>
        </w:rPr>
        <w:t xml:space="preserve"> קיצב עליו בשר </w:t>
      </w:r>
      <w:ins w:id="106501" w:author="קלוד" w:date="2026-10-11T13:11:34Z">
        <w:r>
          <w:rPr>
            <w:rtl/>
          </w:rPr>
          <w:t xml:space="preserve">אסור</w:t>
        </w:r>
      </w:ins>
      <w:del w:id="106502" w:author="קלוד" w:date="2026-10-11T13:11:34Z">
        <w:r w:rsidRPr="006F178A">
          <w:rPr>
            <w:rtl/>
          </w:rPr>
          <w:delText xml:space="preserve">שאסור</w:delText>
        </w:r>
      </w:del>
      <w:r w:rsidRPr="006F178A">
        <w:rPr>
          <w:rtl/>
        </w:rPr>
        <w:t xml:space="preserve"> </w:t>
      </w:r>
      <w:ins w:id="106499" w:author="קלוד" w:date="2026-10-11T13:11:34Z">
        <w:r>
          <w:rPr>
            <w:rtl/>
          </w:rPr>
          <w:t xml:space="preserve">לטלטלו -</w:t>
        </w:r>
      </w:ins>
      <w:del w:id="106500" w:author="קלוד" w:date="2026-10-11T13:11:34Z">
        <w:r w:rsidRPr="006F178A">
          <w:rPr>
            <w:rtl/>
          </w:rPr>
          <w:delText xml:space="preserve">לטלטלו</w:delText>
        </w:r>
      </w:del>
      <w:r w:rsidRPr="006F178A">
        <w:rPr>
          <w:rtl/>
        </w:rPr>
        <w:t xml:space="preserve"> היינו מחמה לצל.</w:t>
      </w:r>
    </w:p>
    <w:p w:rsidR="00E9703F" w:rsidRPr="004640F6" w:rsidRDefault="00E9703F" w:rsidP="00E9703F">
      <w:pPr>
        <w:rPr>
          <w:spacing w:val="-6"/>
          <w:rtl/>
        </w:rPr>
      </w:pPr>
      <w:ins w:id="106523" w:author="קלוד" w:date="2026-10-11T13:11:34Z">
        <w:r>
          <w:rPr>
            <w:spacing w:val="-6"/>
            <w:rtl/>
          </w:rPr>
          <w:t xml:space="preserve">ומה</w:t>
        </w:r>
      </w:ins>
      <w:del w:id="106524" w:author="קלוד" w:date="2026-10-11T13:11:34Z">
        <w:r w:rsidRPr="004640F6">
          <w:rPr>
            <w:spacing w:val="-6"/>
            <w:rtl/>
          </w:rPr>
          <w:delText xml:space="preserve">והא</w:delText>
        </w:r>
      </w:del>
      <w:r w:rsidRPr="004640F6">
        <w:rPr>
          <w:spacing w:val="-6"/>
          <w:rtl/>
        </w:rPr>
        <w:t xml:space="preserve"> </w:t>
      </w:r>
      <w:ins w:id="106521" w:author="קלוד" w:date="2026-10-11T13:11:34Z">
        <w:r>
          <w:rPr>
            <w:spacing w:val="-6"/>
            <w:rtl/>
          </w:rPr>
          <w:t xml:space="preserve">שאין</w:t>
        </w:r>
      </w:ins>
      <w:del w:id="106522" w:author="קלוד" w:date="2026-10-11T13:11:34Z">
        <w:r w:rsidRPr="004640F6">
          <w:rPr>
            <w:spacing w:val="-6"/>
            <w:rtl/>
          </w:rPr>
          <w:delText xml:space="preserve">דאין</w:delText>
        </w:r>
      </w:del>
      <w:r w:rsidRPr="004640F6">
        <w:rPr>
          <w:spacing w:val="-6"/>
          <w:rtl/>
        </w:rPr>
        <w:t xml:space="preserve"> סומכין הקדירה בבקעת </w:t>
      </w:r>
      <w:ins w:id="106519" w:author="קלוד" w:date="2026-10-11T13:11:34Z">
        <w:r>
          <w:rPr>
            <w:spacing w:val="-6"/>
            <w:rtl/>
          </w:rPr>
          <w:t xml:space="preserve">ובדלת,</w:t>
        </w:r>
      </w:ins>
      <w:del w:id="106520" w:author="קלוד" w:date="2026-10-11T13:11:34Z">
        <w:r w:rsidRPr="004640F6">
          <w:rPr>
            <w:spacing w:val="-6"/>
            <w:rtl/>
          </w:rPr>
          <w:delText xml:space="preserve">ובדלת</w:delText>
        </w:r>
      </w:del>
      <w:r w:rsidRPr="004640F6">
        <w:rPr>
          <w:spacing w:val="-6"/>
          <w:rtl/>
        </w:rPr>
        <w:t xml:space="preserve"> </w:t>
      </w:r>
      <w:ins w:id="106517" w:author="קלוד" w:date="2026-10-11T13:11:34Z">
        <w:r>
          <w:rPr>
            <w:spacing w:val="-6"/>
            <w:rtl/>
          </w:rPr>
          <w:t xml:space="preserve">אף</w:t>
        </w:r>
      </w:ins>
      <w:del w:id="106518" w:author="קלוד" w:date="2026-10-11T13:11:34Z">
        <w:r w:rsidRPr="004640F6">
          <w:rPr>
            <w:spacing w:val="-6"/>
            <w:rtl/>
          </w:rPr>
          <w:delText xml:space="preserve">ואפי'</w:delText>
        </w:r>
      </w:del>
      <w:r w:rsidRPr="004640F6">
        <w:rPr>
          <w:spacing w:val="-6"/>
          <w:rtl/>
        </w:rPr>
        <w:t xml:space="preserve"> </w:t>
      </w:r>
      <w:ins w:id="106515" w:author="קלוד" w:date="2026-10-11T13:11:34Z">
        <w:r>
          <w:rPr>
            <w:spacing w:val="-6"/>
            <w:rtl/>
          </w:rPr>
          <w:t xml:space="preserve">שביו"ט </w:t>
        </w:r>
        <w:r>
          <w:rPr>
            <w:rStyle w:val="afffffe"/>
            <w:spacing w:val="-6"/>
            <w:rtl/>
          </w:rPr>
          <w:t xml:space="preserve">הבקעת</w:t>
        </w:r>
      </w:ins>
      <w:del w:id="106516" w:author="קלוד" w:date="2026-10-11T13:11:34Z">
        <w:r w:rsidRPr="004640F6">
          <w:rPr>
            <w:spacing w:val="-6"/>
            <w:rtl/>
          </w:rPr>
          <w:delText xml:space="preserve">דביו"ט</w:delText>
        </w:r>
      </w:del>
      <w:r w:rsidRPr="004640F6">
        <w:rPr>
          <w:spacing w:val="-6"/>
          <w:rtl/>
        </w:rPr>
        <w:t xml:space="preserve"> דבר שמלאכתו להיתר </w:t>
      </w:r>
      <w:ins w:id="106513" w:author="קלוד" w:date="2026-10-11T13:11:34Z">
        <w:r>
          <w:rPr>
            <w:spacing w:val="-6"/>
            <w:rtl/>
          </w:rPr>
          <w:t xml:space="preserve">-</w:t>
        </w:r>
      </w:ins>
      <w:del w:id="106514" w:author="קלוד" w:date="2026-10-11T13:11:34Z">
        <w:r w:rsidRPr="004640F6">
          <w:rPr>
            <w:spacing w:val="-6"/>
            <w:rtl/>
          </w:rPr>
          <w:delText xml:space="preserve">הוא-</w:delText>
        </w:r>
      </w:del>
      <w:r w:rsidRPr="004640F6">
        <w:rPr>
          <w:spacing w:val="-6"/>
          <w:rtl/>
        </w:rPr>
        <w:t xml:space="preserve"> </w:t>
      </w:r>
      <w:ins w:id="106511" w:author="קלוד" w:date="2026-10-11T13:11:34Z">
        <w:r>
          <w:rPr>
            <w:spacing w:val="-6"/>
            <w:rtl/>
          </w:rPr>
          <w:t xml:space="preserve">אסור,</w:t>
        </w:r>
      </w:ins>
      <w:del w:id="106512" w:author="קלוד" w:date="2026-10-11T13:11:34Z">
        <w:r w:rsidRPr="004640F6">
          <w:rPr>
            <w:spacing w:val="-6"/>
            <w:rtl/>
          </w:rPr>
          <w:delText xml:space="preserve">אסור</w:delText>
        </w:r>
      </w:del>
      <w:r w:rsidRPr="004640F6">
        <w:rPr>
          <w:spacing w:val="-6"/>
          <w:rtl/>
        </w:rPr>
        <w:t xml:space="preserve"> </w:t>
      </w:r>
      <w:ins w:id="106509" w:author="קלוד" w:date="2026-10-11T13:11:34Z">
        <w:r>
          <w:rPr>
            <w:spacing w:val="-6"/>
            <w:rtl/>
          </w:rPr>
          <w:t xml:space="preserve">גזירה משום</w:t>
        </w:r>
      </w:ins>
      <w:del w:id="106510" w:author="קלוד" w:date="2026-10-11T13:11:34Z">
        <w:r w:rsidRPr="004640F6">
          <w:rPr>
            <w:spacing w:val="-6"/>
            <w:rtl/>
          </w:rPr>
          <w:delText xml:space="preserve">אטו</w:delText>
        </w:r>
      </w:del>
      <w:r w:rsidRPr="004640F6">
        <w:rPr>
          <w:spacing w:val="-6"/>
          <w:rtl/>
        </w:rPr>
        <w:t xml:space="preserve"> שבת.</w:t>
      </w:r>
    </w:p>
    <w:p w:rsidR="00E9703F" w:rsidRPr="004640F6" w:rsidRDefault="00E9703F" w:rsidP="00E9703F">
      <w:pPr>
        <w:rPr>
          <w:spacing w:val="-2"/>
          <w:rtl/>
        </w:rPr>
      </w:pPr>
      <w:ins w:id="106535" w:author="קלוד" w:date="2026-10-11T13:11:34Z">
        <w:r>
          <w:rPr>
            <w:spacing w:val="-2"/>
            <w:rtl/>
          </w:rPr>
          <w:t xml:space="preserve">ואף</w:t>
        </w:r>
      </w:ins>
      <w:del w:id="106536" w:author="קלוד" w:date="2026-10-11T13:11:34Z">
        <w:r w:rsidRPr="004640F6">
          <w:rPr>
            <w:spacing w:val="-2"/>
            <w:rtl/>
          </w:rPr>
          <w:delText xml:space="preserve">ואפי'</w:delText>
        </w:r>
      </w:del>
      <w:r w:rsidRPr="004640F6">
        <w:rPr>
          <w:spacing w:val="-2"/>
          <w:rtl/>
        </w:rPr>
        <w:t xml:space="preserve"> </w:t>
      </w:r>
      <w:ins w:id="106533" w:author="קלוד" w:date="2026-10-11T13:11:34Z">
        <w:r>
          <w:rPr>
            <w:spacing w:val="-2"/>
            <w:rtl/>
          </w:rPr>
          <w:t xml:space="preserve">שכלי</w:t>
        </w:r>
      </w:ins>
      <w:del w:id="106534" w:author="קלוד" w:date="2026-10-11T13:11:34Z">
        <w:r w:rsidRPr="004640F6">
          <w:rPr>
            <w:spacing w:val="-2"/>
            <w:rtl/>
          </w:rPr>
          <w:delText xml:space="preserve">דכלי</w:delText>
        </w:r>
      </w:del>
      <w:r w:rsidRPr="004640F6">
        <w:rPr>
          <w:spacing w:val="-2"/>
          <w:rtl/>
        </w:rPr>
        <w:t xml:space="preserve"> שמלאכתו לאיסור </w:t>
      </w:r>
      <w:ins w:id="106531" w:author="קלוד" w:date="2026-10-11T13:11:34Z">
        <w:r>
          <w:rPr>
            <w:spacing w:val="-2"/>
            <w:rtl/>
          </w:rPr>
          <w:t xml:space="preserve">מותר</w:t>
        </w:r>
      </w:ins>
      <w:del w:id="106532" w:author="קלוד" w:date="2026-10-11T13:11:34Z">
        <w:r w:rsidRPr="004640F6">
          <w:rPr>
            <w:spacing w:val="-2"/>
            <w:rtl/>
          </w:rPr>
          <w:delText xml:space="preserve">ושרי</w:delText>
        </w:r>
      </w:del>
      <w:r w:rsidRPr="004640F6">
        <w:rPr>
          <w:spacing w:val="-2"/>
          <w:rtl/>
        </w:rPr>
        <w:t xml:space="preserve"> לצורך גופו ומקומו </w:t>
      </w:r>
      <w:ins w:id="106529" w:author="קלוד" w:date="2026-10-11T13:11:34Z">
        <w:r>
          <w:rPr>
            <w:spacing w:val="-2"/>
            <w:rtl/>
          </w:rPr>
          <w:t xml:space="preserve">בשבת,</w:t>
        </w:r>
      </w:ins>
      <w:del w:id="106530" w:author="קלוד" w:date="2026-10-11T13:11:34Z">
        <w:r w:rsidRPr="004640F6">
          <w:rPr>
            <w:spacing w:val="-2"/>
            <w:rtl/>
          </w:rPr>
          <w:delText xml:space="preserve">בשבת</w:delText>
        </w:r>
      </w:del>
      <w:r w:rsidRPr="004640F6">
        <w:rPr>
          <w:spacing w:val="-2"/>
          <w:rtl/>
        </w:rPr>
        <w:t xml:space="preserve"> </w:t>
      </w:r>
      <w:ins w:id="91719" w:author="מנוע מכני" w:date="2026-10-11T12:04:39Z">
        <w:r>
          <w:rPr>
            <w:spacing w:val="-2"/>
            <w:rtl/>
          </w:rPr>
          <w:t xml:space="preserve">כאן</w:t>
        </w:r>
      </w:ins>
      <w:del w:id="91720" w:author="מנוע מכני" w:date="2026-10-11T12:04:39Z">
        <w:r w:rsidRPr="004640F6">
          <w:rPr>
            <w:spacing w:val="-2"/>
            <w:rtl/>
          </w:rPr>
          <w:delText xml:space="preserve">הכא</w:delText>
        </w:r>
      </w:del>
      <w:r w:rsidRPr="004640F6">
        <w:rPr>
          <w:spacing w:val="-2"/>
          <w:rtl/>
        </w:rPr>
        <w:t xml:space="preserve"> </w:t>
      </w:r>
      <w:ins w:id="106527" w:author="קלוד" w:date="2026-10-11T13:11:34Z">
        <w:r>
          <w:rPr>
            <w:spacing w:val="-2"/>
            <w:rtl/>
          </w:rPr>
          <w:t xml:space="preserve">אסור,</w:t>
        </w:r>
      </w:ins>
      <w:del w:id="106528" w:author="קלוד" w:date="2026-10-11T13:11:34Z">
        <w:r w:rsidRPr="004640F6">
          <w:rPr>
            <w:spacing w:val="-2"/>
            <w:rtl/>
          </w:rPr>
          <w:delText xml:space="preserve">אסור</w:delText>
        </w:r>
      </w:del>
      <w:r w:rsidRPr="004640F6">
        <w:rPr>
          <w:spacing w:val="-2"/>
          <w:rtl/>
        </w:rPr>
        <w:t xml:space="preserve"> </w:t>
      </w:r>
      <w:ins w:id="91717" w:author="מנוע מכני" w:date="2026-10-11T12:04:39Z">
        <w:ins w:id="106525" w:author="קלוד" w:date="2026-10-11T13:11:34Z">
          <w:r>
            <w:rPr>
              <w:spacing w:val="-2"/>
              <w:rtl/>
            </w:rPr>
            <w:t xml:space="preserve">שאין</w:t>
          </w:r>
        </w:ins>
        <w:del w:id="106526" w:author="קלוד" w:date="2026-10-11T13:11:34Z">
          <w:r>
            <w:rPr>
              <w:spacing w:val="-2"/>
              <w:rtl/>
            </w:rPr>
            <w:delText xml:space="preserve">דאין</w:delText>
          </w:r>
        </w:del>
      </w:ins>
      <w:del w:id="91718" w:author="מנוע מכני" w:date="2026-10-11T12:04:39Z">
        <w:r w:rsidRPr="004640F6">
          <w:rPr>
            <w:spacing w:val="-2"/>
            <w:rtl/>
          </w:rPr>
          <w:delText xml:space="preserve">דליכא</w:delText>
        </w:r>
      </w:del>
      <w:r w:rsidRPr="004640F6">
        <w:rPr>
          <w:spacing w:val="-2"/>
          <w:rtl/>
        </w:rPr>
        <w:t xml:space="preserve"> תורת כלי עליו.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93" w:author="קלוד" w:date="2026-10-11T12:33:55Z"/>
        </w:rPr>
      </w:pPr>
      <w:ins w:id="90294" w:author="קלוד" w:date="2026-10-11T12:33:55Z">
        <w:r>
          <w:rPr>
            <w:color w:val="7B3F00"/>
          </w:rPr>
          <w:t xml:space="preserve">משילין פירות דרך ארובה ביו"ט ולא בשבת - האם גוזרים</w:t>
        </w:r>
      </w:ins>
    </w:p>
    <w:p>
      <w:pPr>
        <w:pStyle w:val="38"/>
        <w:rPr>
          <w:ins w:id="98651" w:author="מנוע מכני" w:date="2026-10-11T12:04:39Z"/>
        </w:rPr>
      </w:pPr>
      <w:r w:rsidRPr="006F178A">
        <w:t xml:space="preserve">והתנן:</w:t>
      </w:r>
    </w:p>
    <w:p w:rsidR="00E9703F" w:rsidRDefault="00E9703F" w:rsidP="00E9703F">
      <w:pPr>
        <w:rPr>
          <w:rFonts w:ascii="Fb Fontext" w:hAnsi="Fb Fontext"/>
          <w:rtl/>
        </w:rPr>
      </w:pPr>
      <w:del w:id="98652" w:author="מנוע מכני" w:date="2026-10-11T12:04:39Z">
        <w:r w:rsidRPr="006F178A">
          <w:rPr>
            <w:rFonts w:ascii="Fb Fontext" w:hAnsi="Fb Fontext"/>
            <w:rtl/>
          </w:rPr>
          <w:delText xml:space="preserve"> </w:delText>
        </w:r>
      </w:del>
      <w:r w:rsidRPr="006F178A">
        <w:rPr>
          <w:rFonts w:ascii="Fb Fontext" w:hAnsi="Fb Fontext"/>
          <w:rtl/>
        </w:rPr>
        <w:t xml:space="preserve">משילין פירות דרך ארובה ביו"ט, אבל </w:t>
      </w:r>
      <w:r w:rsidRPr="006F178A">
        <w:rPr>
          <w:rFonts w:ascii="Fb Fontext" w:hAnsi="Fb Fontext"/>
          <w:rtl/>
        </w:rPr>
        <w:t xml:space="preserve">לא</w:t>
      </w:r>
      <w:r w:rsidRPr="006F178A">
        <w:rPr>
          <w:rFonts w:ascii="Fb Fontext" w:hAnsi="Fb Fontext"/>
          <w:rtl/>
        </w:rPr>
        <w:t xml:space="preserve"> בשבת. [ומשמע דלא </w:t>
      </w:r>
      <w:ins w:id="93535" w:author="מנוע מכני" w:date="2026-10-11T12:04:39Z">
        <w:r>
          <w:rPr>
            <w:rFonts w:ascii="Fb Fontext" w:hAnsi="Fb Fontext"/>
            <w:rtl/>
          </w:rPr>
          <w:t xml:space="preserve">גוזרים</w:t>
        </w:r>
      </w:ins>
      <w:del w:id="93536" w:author="מנוע מכני" w:date="2026-10-11T12:04:39Z">
        <w:r w:rsidRPr="006F178A">
          <w:rPr>
            <w:rFonts w:ascii="Fb Fontext" w:hAnsi="Fb Fontext"/>
            <w:rtl/>
          </w:rPr>
          <w:delText xml:space="preserve">גזרינן</w:delText>
        </w:r>
      </w:del>
      <w:r w:rsidRPr="006F178A">
        <w:rPr>
          <w:rFonts w:ascii="Fb Fontext" w:hAnsi="Fb Fontext"/>
          <w:rtl/>
        </w:rPr>
        <w:t xml:space="preserve">]</w:t>
      </w:r>
    </w:p>
    <w:p>
      <w:pPr>
        <w:pStyle w:val="38"/>
        <w:rPr>
          <w:ins w:id="98653" w:author="מנוע מכני" w:date="2026-10-11T12:04:39Z"/>
        </w:rPr>
      </w:pPr>
      <w:r w:rsidRPr="006F178A">
        <w:t xml:space="preserve">והתנן:</w:t>
      </w:r>
    </w:p>
    <w:p w:rsidR="00E9703F" w:rsidRDefault="00E9703F" w:rsidP="00E9703F">
      <w:pPr>
        <w:rPr>
          <w:rFonts w:ascii="Fb Fontext" w:hAnsi="Fb Fontext"/>
          <w:sz w:val="20"/>
          <w:rtl/>
        </w:rPr>
      </w:pPr>
      <w:del w:id="98654"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אין בין יו"ט לשבת אלא אוכל נפש בלבד. [משמע </w:t>
      </w:r>
      <w:ins w:id="93537" w:author="מנוע מכני" w:date="2026-10-11T12:04:39Z">
        <w:r>
          <w:rPr>
            <w:rFonts w:ascii="Fb Fontext" w:hAnsi="Fb Fontext"/>
            <w:sz w:val="20"/>
            <w:rtl/>
          </w:rPr>
          <w:t xml:space="preserve">דגוזרים</w:t>
        </w:r>
      </w:ins>
      <w:del w:id="93538" w:author="מנוע מכני" w:date="2026-10-11T12:04:39Z">
        <w:r w:rsidRPr="006F178A">
          <w:rPr>
            <w:rFonts w:ascii="Fb Fontext" w:hAnsi="Fb Fontext"/>
            <w:sz w:val="20"/>
            <w:rtl/>
          </w:rPr>
          <w:delText xml:space="preserve">דגזרינן</w:delText>
        </w:r>
      </w:del>
      <w:r w:rsidRPr="006F178A">
        <w:rPr>
          <w:rFonts w:ascii="Fb Fontext" w:hAnsi="Fb Fontext"/>
          <w:sz w:val="20"/>
          <w:rtl/>
        </w:rPr>
        <w:t xml:space="preserve">]</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 </w:t>
      </w:r>
      <w:ins w:id="106543" w:author="קלוד" w:date="2026-10-11T13:11:34Z">
        <w:r>
          <w:rPr>
            <w:rStyle w:val="2fb"/>
            <w:rFonts w:ascii="Fb Fontext" w:hAnsi="Fb Fontext"/>
            <w:rtl/>
          </w:rPr>
          <w:t xml:space="preserve">יוסף:</w:t>
        </w:r>
      </w:ins>
      <w:del w:id="106544" w:author="קלוד" w:date="2026-10-11T13:11:34Z">
        <w:r w:rsidRPr="006F178A">
          <w:rPr>
            <w:rStyle w:val="2fb"/>
            <w:rFonts w:ascii="Fb Fontext" w:hAnsi="Fb Fontext"/>
            <w:rtl/>
          </w:rPr>
          <w:delText xml:space="preserve">יוסף</w:delText>
        </w:r>
      </w:del>
      <w:r w:rsidRPr="006F178A">
        <w:rPr>
          <w:rFonts w:ascii="Fb Fontext" w:hAnsi="Fb Fontext"/>
          <w:rtl/>
        </w:rPr>
        <w:t xml:space="preserve"> </w:t>
      </w:r>
      <w:ins w:id="106541" w:author="קלוד" w:date="2026-10-11T13:11:34Z">
        <w:r>
          <w:rPr>
            <w:rFonts w:ascii="Fb Fontext" w:hAnsi="Fb Fontext"/>
            <w:rtl/>
          </w:rPr>
          <w:t xml:space="preserve">זו</w:t>
        </w:r>
      </w:ins>
      <w:del w:id="106542" w:author="קלוד" w:date="2026-10-11T13:11:34Z">
        <w:r w:rsidRPr="006F178A">
          <w:rPr>
            <w:rFonts w:ascii="Fb Fontext" w:hAnsi="Fb Fontext"/>
            <w:rtl/>
          </w:rPr>
          <w:delText xml:space="preserve">הא</w:delText>
        </w:r>
      </w:del>
      <w:r w:rsidRPr="006F178A">
        <w:rPr>
          <w:rFonts w:ascii="Fb Fontext" w:hAnsi="Fb Fontext"/>
          <w:rtl/>
        </w:rPr>
        <w:t xml:space="preserve"> </w:t>
      </w:r>
      <w:ins w:id="106539" w:author="קלוד" w:date="2026-10-11T13:11:34Z">
        <w:r>
          <w:rPr>
            <w:rFonts w:ascii="Fb Fontext" w:hAnsi="Fb Fontext"/>
            <w:rtl/>
          </w:rPr>
          <w:t xml:space="preserve">[של אוכל"נ] -</w:t>
        </w:r>
      </w:ins>
      <w:del w:id="106540" w:author="קלוד" w:date="2026-10-11T13:11:34Z">
        <w:r w:rsidRPr="006F178A">
          <w:rPr>
            <w:rFonts w:ascii="Fb Fontext" w:hAnsi="Fb Fontext"/>
            <w:rtl/>
          </w:rPr>
          <w:delText xml:space="preserve">[דאוכל"נ]</w:delText>
        </w:r>
      </w:del>
      <w:r w:rsidRPr="006F178A">
        <w:rPr>
          <w:rFonts w:ascii="Fb Fontext" w:hAnsi="Fb Fontext"/>
          <w:rtl/>
        </w:rPr>
        <w:t xml:space="preserve"> </w:t>
      </w:r>
      <w:ins w:id="90545" w:author="מנוע מכני" w:date="2026-10-11T12:04:39Z">
        <w:r>
          <w:rPr>
            <w:rStyle w:val="2fb"/>
            <w:rFonts w:ascii="Fb Fontext" w:hAnsi="Fb Fontext"/>
            <w:rtl/>
          </w:rPr>
          <w:t xml:space="preserve">ר"א</w:t>
        </w:r>
      </w:ins>
      <w:del w:id="90546" w:author="מנוע מכני" w:date="2026-10-11T12:04:39Z">
        <w:r w:rsidRPr="006F178A">
          <w:rPr>
            <w:rFonts w:ascii="Fb Fontext" w:hAnsi="Fb Fontext"/>
            <w:rtl/>
          </w:rPr>
          <w:delText xml:space="preserve">רבי אליעזר</w:delText>
        </w:r>
      </w:del>
      <w:r w:rsidRPr="006F178A">
        <w:rPr>
          <w:rFonts w:ascii="Fb Fontext" w:hAnsi="Fb Fontext"/>
          <w:rtl/>
        </w:rPr>
        <w:t xml:space="preserve">, </w:t>
      </w:r>
      <w:ins w:id="106537" w:author="קלוד" w:date="2026-10-11T13:11:34Z">
        <w:r>
          <w:rPr>
            <w:rFonts w:ascii="Fb Fontext" w:hAnsi="Fb Fontext"/>
            <w:rtl/>
          </w:rPr>
          <w:t xml:space="preserve">שהשני </w:t>
        </w:r>
        <w:r>
          <w:rPr>
            <w:rStyle w:val="afffffe"/>
            <w:rFonts w:ascii="Fb Fontext" w:hAnsi="Fb Fontext"/>
            <w:rtl/>
          </w:rPr>
          <w:t xml:space="preserve">שנפל לבור</w:t>
        </w:r>
      </w:ins>
      <w:del w:id="106538" w:author="קלוד" w:date="2026-10-11T13:11:34Z">
        <w:r w:rsidRPr="006F178A">
          <w:rPr>
            <w:rFonts w:ascii="Fb Fontext" w:hAnsi="Fb Fontext"/>
            <w:rtl/>
          </w:rPr>
          <w:delText xml:space="preserve">שהשני</w:delText>
        </w:r>
      </w:del>
      <w:r w:rsidRPr="006F178A">
        <w:rPr>
          <w:rFonts w:ascii="Fb Fontext" w:hAnsi="Fb Fontext"/>
          <w:rtl/>
        </w:rPr>
        <w:t xml:space="preserve"> עושה לו פרנסה במקומו בשביל שלא ימות.</w:t>
      </w:r>
    </w:p>
    <w:p w:rsidR="00E9703F" w:rsidRPr="006F178A" w:rsidRDefault="00E9703F" w:rsidP="00E9703F">
      <w:pPr>
        <w:rPr>
          <w:rtl/>
        </w:rPr>
      </w:pPr>
      <w:ins w:id="106553" w:author="קלוד" w:date="2026-10-11T13:11:34Z">
        <w:r>
          <w:rPr>
            <w:rtl/>
          </w:rPr>
          <w:t xml:space="preserve">וזו</w:t>
        </w:r>
      </w:ins>
      <w:del w:id="106554" w:author="קלוד" w:date="2026-10-11T13:11:34Z">
        <w:r w:rsidRPr="006F178A">
          <w:rPr>
            <w:rtl/>
          </w:rPr>
          <w:delText xml:space="preserve">הא</w:delText>
        </w:r>
      </w:del>
      <w:r w:rsidRPr="006F178A">
        <w:rPr>
          <w:rtl/>
        </w:rPr>
        <w:t xml:space="preserve"> </w:t>
      </w:r>
      <w:ins w:id="106551" w:author="קלוד" w:date="2026-10-11T13:11:34Z">
        <w:r>
          <w:rPr>
            <w:rtl/>
          </w:rPr>
          <w:t xml:space="preserve">[של משילין</w:t>
        </w:r>
      </w:ins>
      <w:del w:id="106552" w:author="קלוד" w:date="2026-10-11T13:11:34Z">
        <w:r w:rsidRPr="006F178A">
          <w:rPr>
            <w:rtl/>
          </w:rPr>
          <w:delText xml:space="preserve">[דמשילין</w:delText>
        </w:r>
      </w:del>
      <w:r w:rsidRPr="006F178A">
        <w:rPr>
          <w:rtl/>
        </w:rPr>
        <w:t xml:space="preserve"> פירות]</w:t>
      </w:r>
      <w:ins w:id="106549" w:author="קלוד" w:date="2026-10-11T13:11:34Z">
        <w:r>
          <w:rPr>
            <w:rtl/>
          </w:rPr>
          <w:t xml:space="preserve"> - </w:t>
        </w:r>
      </w:ins>
      <w:del w:id="106550" w:author="קלוד" w:date="2026-10-11T13:11:34Z">
        <w:r w:rsidRPr="006F178A">
          <w:rPr>
            <w:rtl/>
          </w:rPr>
          <w:delText xml:space="preserve"> </w:delText>
        </w:r>
      </w:del>
      <w:r w:rsidRPr="006F178A">
        <w:rPr>
          <w:rStyle w:val="2fb"/>
          <w:rtl/>
        </w:rPr>
        <w:t xml:space="preserve">רבי</w:t>
      </w:r>
      <w:r w:rsidRPr="006F178A">
        <w:rPr>
          <w:rtl/>
        </w:rPr>
        <w:t xml:space="preserve"> </w:t>
      </w:r>
      <w:ins w:id="106547" w:author="קלוד" w:date="2026-10-11T13:11:34Z">
        <w:r>
          <w:rPr>
            <w:rtl/>
          </w:rPr>
          <w:t xml:space="preserve">יהושע:</w:t>
        </w:r>
      </w:ins>
      <w:del w:id="106548" w:author="קלוד" w:date="2026-10-11T13:11:34Z">
        <w:r w:rsidRPr="006F178A">
          <w:rPr>
            <w:rtl/>
          </w:rPr>
          <w:delText xml:space="preserve">יהושע.</w:delText>
        </w:r>
      </w:del>
      <w:r w:rsidRPr="006F178A">
        <w:rPr>
          <w:rtl/>
        </w:rPr>
        <w:t xml:space="preserve"> מעלה הראשון לשחוט ואינו </w:t>
      </w:r>
      <w:ins w:id="106545" w:author="קלוד" w:date="2026-10-11T13:11:34Z">
        <w:r>
          <w:rPr>
            <w:rtl/>
          </w:rPr>
          <w:t xml:space="preserve">שוחט,</w:t>
        </w:r>
      </w:ins>
      <w:del w:id="106546" w:author="קלוד" w:date="2026-10-11T13:11:34Z">
        <w:r w:rsidRPr="006F178A">
          <w:rPr>
            <w:rtl/>
          </w:rPr>
          <w:delText xml:space="preserve">שוחט</w:delText>
        </w:r>
      </w:del>
      <w:r w:rsidRPr="006F178A">
        <w:rPr>
          <w:rtl/>
        </w:rPr>
        <w:t xml:space="preserve"> ומערים ומעלה השני.</w:t>
      </w:r>
    </w:p>
    <w:p>
      <w:pPr>
        <w:pStyle w:val="38"/>
        <w:rPr>
          <w:ins w:id="98655" w:author="מנוע מכני" w:date="2026-10-11T12:04:39Z"/>
        </w:rPr>
      </w:pPr>
      <w:r w:rsidRPr="006F178A">
        <w:t>ו</w:t>
      </w:r>
      <w:r>
        <w:t>דחי'</w:t>
      </w:r>
    </w:p>
    <w:p w:rsidR="00E9703F" w:rsidRPr="006F178A" w:rsidRDefault="00E9703F" w:rsidP="00E9703F">
      <w:pPr>
        <w:rPr>
          <w:rtl/>
        </w:rPr>
      </w:pPr>
      <w:del w:id="98656" w:author="מנוע מכני" w:date="2026-10-11T12:04:39Z">
        <w:r w:rsidRPr="006F178A">
          <w:rPr>
            <w:rFonts w:hint="cs"/>
            <w:rtl/>
          </w:rPr>
          <w:delText xml:space="preserve"> </w:delText>
        </w:r>
      </w:del>
      <w:ins w:id="93539" w:author="מנוע מכני" w:date="2026-10-11T12:04:39Z">
        <w:r>
          <w:rPr>
            <w:rtl/>
          </w:rPr>
          <w:t xml:space="preserve">דשמא</w:t>
        </w:r>
      </w:ins>
      <w:del w:id="93540" w:author="מנוע מכני" w:date="2026-10-11T12:04:39Z">
        <w:r w:rsidRPr="006F178A">
          <w:rPr>
            <w:rtl/>
          </w:rPr>
          <w:delText xml:space="preserve">דדלמא</w:delText>
        </w:r>
      </w:del>
      <w:r w:rsidRPr="006F178A">
        <w:rPr>
          <w:rtl/>
        </w:rPr>
        <w:t xml:space="preserve"> </w:t>
      </w:r>
      <w:r w:rsidRPr="006F178A">
        <w:rPr>
          <w:rStyle w:val="2fb"/>
          <w:rtl/>
        </w:rPr>
        <w:t xml:space="preserve">ר"א</w:t>
      </w:r>
      <w:r w:rsidRPr="006F178A">
        <w:rPr>
          <w:rtl/>
        </w:rPr>
        <w:t xml:space="preserve"> </w:t>
      </w:r>
      <w:r w:rsidRPr="006F178A">
        <w:rPr>
          <w:rtl/>
        </w:rPr>
        <w:t xml:space="preserve">אמר</w:t>
      </w:r>
      <w:r w:rsidRPr="006F178A">
        <w:rPr>
          <w:rtl/>
        </w:rPr>
        <w:t xml:space="preserve"> דוקא </w:t>
      </w:r>
      <w:ins w:id="91721" w:author="מנוע מכני" w:date="2026-10-11T12:04:39Z">
        <w:r>
          <w:rPr>
            <w:rtl/>
          </w:rPr>
          <w:t xml:space="preserve">כאן</w:t>
        </w:r>
      </w:ins>
      <w:del w:id="91722" w:author="מנוע מכני" w:date="2026-10-11T12:04:39Z">
        <w:r w:rsidRPr="006F178A">
          <w:rPr>
            <w:rtl/>
          </w:rPr>
          <w:delText xml:space="preserve">הכא</w:delText>
        </w:r>
      </w:del>
      <w:r w:rsidRPr="006F178A">
        <w:rPr>
          <w:rtl/>
        </w:rPr>
        <w:t xml:space="preserve"> דאפשר בפרנסה </w:t>
      </w:r>
      <w:r w:rsidRPr="006F178A">
        <w:rPr>
          <w:rtl/>
        </w:rPr>
        <w:t xml:space="preserve">משא"כ</w:t>
      </w:r>
      <w:r w:rsidRPr="006F178A">
        <w:rPr>
          <w:rtl/>
        </w:rPr>
        <w:t xml:space="preserve"> בשבת.</w:t>
      </w:r>
    </w:p>
    <w:p w:rsidR="00E9703F" w:rsidRPr="007C4031" w:rsidRDefault="00E9703F" w:rsidP="00E9703F">
      <w:pPr>
        <w:rPr>
          <w:rtl/>
        </w:rPr>
      </w:pPr>
      <w:r w:rsidRPr="007C4031">
        <w:rPr>
          <w:rtl/>
        </w:rPr>
        <w:t xml:space="preserve">א"נ</w:t>
      </w:r>
      <w:r w:rsidRPr="007C4031">
        <w:rPr>
          <w:rtl/>
        </w:rPr>
        <w:t xml:space="preserve"> </w:t>
      </w:r>
      <w:r>
        <w:rPr>
          <w:rFonts w:hint="cs"/>
          <w:rtl/>
        </w:rPr>
        <w:t xml:space="preserve">פטר </w:t>
      </w:r>
      <w:r>
        <w:rPr>
          <w:rStyle w:val="2fb"/>
          <w:rFonts w:hint="cs"/>
          <w:rtl/>
        </w:rPr>
        <w:t xml:space="preserve">רבי</w:t>
      </w:r>
      <w:r>
        <w:rPr>
          <w:rFonts w:hint="cs"/>
          <w:rtl/>
        </w:rPr>
        <w:t xml:space="preserve"> </w:t>
      </w:r>
      <w:r w:rsidRPr="007C4031">
        <w:rPr>
          <w:rtl/>
        </w:rPr>
        <w:t xml:space="preserve">יהושע </w:t>
      </w:r>
      <w:ins w:id="91723" w:author="מנוע מכני" w:date="2026-10-11T12:04:39Z">
        <w:r>
          <w:rPr>
            <w:rFonts w:hint="cs"/>
            <w:rtl/>
          </w:rPr>
          <w:t xml:space="preserve">מקום</w:t>
        </w:r>
      </w:ins>
      <w:del w:id="91724" w:author="מנוע מכני" w:date="2026-10-11T12:04:39Z">
        <w:r>
          <w:rPr>
            <w:rFonts w:hint="cs"/>
            <w:rtl/>
          </w:rPr>
          <w:delText xml:space="preserve">היכא</w:delText>
        </w:r>
      </w:del>
      <w:r>
        <w:rPr>
          <w:rFonts w:hint="cs"/>
          <w:rtl/>
        </w:rPr>
        <w:t xml:space="preserve"> </w:t>
      </w:r>
      <w:r w:rsidRPr="007C4031">
        <w:rPr>
          <w:rtl/>
        </w:rPr>
        <w:t xml:space="preserve">דאפשר בהערמה, אבל </w:t>
      </w:r>
      <w:ins w:id="91725" w:author="מנוע מכני" w:date="2026-10-11T12:04:39Z">
        <w:r>
          <w:rPr>
            <w:rtl/>
          </w:rPr>
          <w:t xml:space="preserve">מקום</w:t>
        </w:r>
      </w:ins>
      <w:del w:id="91726" w:author="מנוע מכני" w:date="2026-10-11T12:04:39Z">
        <w:r w:rsidRPr="007C4031">
          <w:rPr>
            <w:rtl/>
          </w:rPr>
          <w:delText xml:space="preserve">היכא</w:delText>
        </w:r>
      </w:del>
      <w:r w:rsidRPr="007C4031">
        <w:rPr>
          <w:rtl/>
        </w:rPr>
        <w:t xml:space="preserve"> שלא אפשר בהערמה - </w:t>
      </w:r>
      <w:r w:rsidRPr="007C4031">
        <w:rPr>
          <w:rtl/>
        </w:rPr>
        <w:t xml:space="preserve">לא</w:t>
      </w:r>
      <w:r w:rsidRPr="007C4031">
        <w:rPr>
          <w:rtl/>
        </w:rPr>
        <w:t xml:space="preserve">.</w:t>
      </w:r>
    </w:p>
    <w:p>
      <w:pPr>
        <w:pStyle w:val="38"/>
        <w:rPr>
          <w:ins w:id="98658" w:author="מנוע מכני" w:date="2026-10-11T12:04:39Z"/>
        </w:rPr>
      </w:pPr>
      <w:del w:id="98657" w:author="מנוע מכני" w:date="2026-10-11T12:04:39Z">
        <w:r w:rsidRPr="004640F6">
          <w:delText xml:space="preserve">•</w:delText>
        </w:r>
      </w:del>
      <w:r w:rsidRPr="004640F6">
        <w:t xml:space="preserve"> </w:t>
      </w:r>
      <w:ins w:id="90547" w:author="מנוע מכני" w:date="2026-10-11T12:04:39Z">
        <w:r>
          <w:t xml:space="preserve">ר"פ</w:t>
        </w:r>
      </w:ins>
      <w:del w:id="90548" w:author="מנוע מכני" w:date="2026-10-11T12:04:39Z">
        <w:r w:rsidRPr="004640F6">
          <w:delText xml:space="preserve">רב פפא</w:delText>
        </w:r>
      </w:del>
      <w:r w:rsidRPr="004640F6">
        <w:t>:</w:t>
      </w:r>
    </w:p>
    <w:p w:rsidR="00E9703F" w:rsidRPr="004640F6" w:rsidRDefault="00E9703F" w:rsidP="00E9703F">
      <w:pPr>
        <w:rPr>
          <w:spacing w:val="-4"/>
          <w:rtl/>
        </w:rPr>
      </w:pPr>
      <w:del w:id="98659" w:author="מנוע מכני" w:date="2026-10-11T12:04:39Z">
        <w:r w:rsidRPr="004640F6">
          <w:rPr>
            <w:spacing w:val="-4"/>
            <w:rtl/>
          </w:rPr>
          <w:delText xml:space="preserve"> </w:delText>
        </w:r>
      </w:del>
      <w:ins w:id="106561" w:author="קלוד" w:date="2026-10-11T13:11:34Z">
        <w:r>
          <w:rPr>
            <w:spacing w:val="-4"/>
            <w:rtl/>
          </w:rPr>
          <w:t xml:space="preserve">זו</w:t>
        </w:r>
      </w:ins>
      <w:del w:id="106562" w:author="קלוד" w:date="2026-10-11T13:11:34Z">
        <w:r w:rsidRPr="004640F6">
          <w:rPr>
            <w:spacing w:val="-4"/>
            <w:rtl/>
          </w:rPr>
          <w:delText xml:space="preserve">הא</w:delText>
        </w:r>
      </w:del>
      <w:r w:rsidRPr="004640F6">
        <w:rPr>
          <w:spacing w:val="-4"/>
          <w:rtl/>
        </w:rPr>
        <w:t xml:space="preserve"> </w:t>
      </w:r>
      <w:ins w:id="106559" w:author="קלוד" w:date="2026-10-11T13:11:34Z">
        <w:r>
          <w:rPr>
            <w:spacing w:val="-4"/>
            <w:rtl/>
          </w:rPr>
          <w:t xml:space="preserve">-</w:t>
        </w:r>
      </w:ins>
      <w:del w:id="106560" w:author="קלוד" w:date="2026-10-11T13:11:34Z">
        <w:r w:rsidRPr="004640F6">
          <w:rPr>
            <w:spacing w:val="-4"/>
            <w:rtl/>
          </w:rPr>
          <w:delText xml:space="preserve">ב"ש</w:delText>
        </w:r>
      </w:del>
      <w:r w:rsidRPr="004640F6">
        <w:rPr>
          <w:spacing w:val="-4"/>
          <w:rtl/>
        </w:rPr>
        <w:t xml:space="preserve"> </w:t>
      </w:r>
      <w:ins w:id="106557" w:author="קלוד" w:date="2026-10-11T13:11:34Z">
        <w:r>
          <w:rPr>
            <w:spacing w:val="-4"/>
            <w:rtl/>
          </w:rPr>
          <w:t xml:space="preserve">ב"ש, שאין</w:t>
        </w:r>
      </w:ins>
      <w:del w:id="106558" w:author="קלוד" w:date="2026-10-11T13:11:34Z">
        <w:r w:rsidRPr="004640F6">
          <w:rPr>
            <w:spacing w:val="-4"/>
            <w:rtl/>
          </w:rPr>
          <w:delText xml:space="preserve">דאין</w:delText>
        </w:r>
      </w:del>
      <w:r w:rsidRPr="004640F6">
        <w:rPr>
          <w:spacing w:val="-4"/>
          <w:rtl/>
        </w:rPr>
        <w:t xml:space="preserve"> מוציאין את הקטן ואת הלולב ואת ס"ת </w:t>
      </w:r>
      <w:r w:rsidRPr="004640F6">
        <w:rPr>
          <w:rStyle w:val="2fb"/>
          <w:spacing w:val="-4"/>
          <w:rtl/>
        </w:rPr>
        <w:t xml:space="preserve">לרה"ר</w:t>
      </w:r>
      <w:r w:rsidRPr="004640F6">
        <w:rPr>
          <w:spacing w:val="-4"/>
          <w:rtl/>
        </w:rPr>
        <w:t xml:space="preserve">, וטלטול מהוצאה </w:t>
      </w:r>
      <w:ins w:id="106555" w:author="קלוד" w:date="2026-10-11T13:11:34Z">
        <w:r>
          <w:rPr>
            <w:spacing w:val="-4"/>
            <w:rtl/>
          </w:rPr>
          <w:t xml:space="preserve">למדים.</w:t>
        </w:r>
      </w:ins>
      <w:del w:id="106556" w:author="קלוד" w:date="2026-10-11T13:11:34Z">
        <w:r w:rsidRPr="004640F6">
          <w:rPr>
            <w:spacing w:val="-4"/>
            <w:rtl/>
          </w:rPr>
          <w:delText xml:space="preserve">ילפי'.</w:delText>
        </w:r>
      </w:del>
    </w:p>
    <w:p w:rsidR="00E9703F" w:rsidRPr="006F178A" w:rsidRDefault="00E9703F" w:rsidP="00E9703F">
      <w:pPr>
        <w:rPr>
          <w:rtl/>
        </w:rPr>
      </w:pPr>
      <w:del w:id="90171" w:author="מנוע מכני" w:date="2026-10-11T12:04:39Z">
        <w:r>
          <w:rPr>
            <w:rFonts w:hint="cs"/>
            <w:rtl/>
          </w:rPr>
          <w:delText xml:space="preserve"> </w:delText>
        </w:r>
        <w:r w:rsidRPr="006F178A">
          <w:rPr>
            <w:rFonts w:hint="cs"/>
            <w:rtl/>
          </w:rPr>
          <w:delText xml:space="preserve"> </w:delText>
        </w:r>
      </w:del>
      <w:ins w:id="106567" w:author="קלוד" w:date="2026-10-11T13:11:34Z">
        <w:r>
          <w:rPr>
            <w:rtl/>
          </w:rPr>
          <w:t xml:space="preserve">וזו</w:t>
        </w:r>
      </w:ins>
      <w:del w:id="106568" w:author="קלוד" w:date="2026-10-11T13:11:34Z">
        <w:r w:rsidRPr="006F178A">
          <w:rPr>
            <w:rtl/>
          </w:rPr>
          <w:delText xml:space="preserve">והא</w:delText>
        </w:r>
      </w:del>
      <w:r w:rsidRPr="006F178A">
        <w:rPr>
          <w:rtl/>
        </w:rPr>
        <w:t xml:space="preserve"> </w:t>
      </w:r>
      <w:ins w:id="106565" w:author="קלוד" w:date="2026-10-11T13:11:34Z">
        <w:r>
          <w:rPr>
            <w:rtl/>
          </w:rPr>
          <w:t xml:space="preserve">-</w:t>
        </w:r>
      </w:ins>
      <w:del w:id="106566" w:author="קלוד" w:date="2026-10-11T13:11:34Z">
        <w:r w:rsidRPr="006F178A">
          <w:rPr>
            <w:rtl/>
          </w:rPr>
          <w:delText xml:space="preserve">ב"ה</w:delText>
        </w:r>
      </w:del>
      <w:r w:rsidRPr="006F178A">
        <w:rPr>
          <w:rtl/>
        </w:rPr>
        <w:t xml:space="preserve"> </w:t>
      </w:r>
      <w:ins w:id="106563" w:author="קלוד" w:date="2026-10-11T13:11:34Z">
        <w:r>
          <w:rPr>
            <w:rtl/>
          </w:rPr>
          <w:t xml:space="preserve">ב"ה, שמתירין.</w:t>
        </w:r>
      </w:ins>
      <w:del w:id="106564" w:author="קלוד" w:date="2026-10-11T13:11:34Z">
        <w:r w:rsidRPr="006F178A">
          <w:rPr>
            <w:rtl/>
          </w:rPr>
          <w:delText xml:space="preserve">דמתירין.</w:delText>
        </w:r>
      </w:del>
    </w:p>
    <w:p>
      <w:pPr>
        <w:pStyle w:val="afffff8"/>
        <w:rPr>
          <w:ins w:id="90291" w:author="קלוד" w:date="2026-10-11T12:33:55Z"/>
        </w:rPr>
      </w:pPr>
      <w:ins w:id="90292" w:author="קלוד" w:date="2026-10-11T12:33:55Z">
        <w:r>
          <w:rPr>
            <w:color w:val="7B3F00"/>
          </w:rPr>
          <w:t xml:space="preserve">טלטול שלא לצורך מקומו - מעשי רב ורבא</w:t>
        </w:r>
      </w:ins>
    </w:p>
    <w:p w:rsidR="00E9703F" w:rsidRPr="006061D7" w:rsidRDefault="00E9703F" w:rsidP="00E9703F">
      <w:pPr>
        <w:rPr>
          <w:rtl/>
        </w:rPr>
      </w:pPr>
      <w:r w:rsidRPr="006061D7">
        <w:rPr>
          <w:rtl/>
        </w:rPr>
        <w:t>•</w:t>
      </w:r>
      <w:r w:rsidRPr="006061D7">
        <w:rPr>
          <w:rFonts w:hint="cs"/>
          <w:rtl/>
        </w:rPr>
        <w:t xml:space="preserve"> </w:t>
      </w:r>
      <w:r w:rsidRPr="006061D7">
        <w:rPr>
          <w:rStyle w:val="2fb"/>
          <w:rtl/>
        </w:rPr>
        <w:t xml:space="preserve">רב</w:t>
      </w:r>
      <w:r w:rsidRPr="006061D7">
        <w:rPr>
          <w:rtl/>
        </w:rPr>
        <w:t xml:space="preserve"> </w:t>
      </w:r>
      <w:ins w:id="95283" w:author="מנוע מכני" w:date="2026-10-11T12:04:39Z">
        <w:ins w:id="106579" w:author="קלוד" w:date="2026-10-11T13:11:34Z">
          <w:r>
            <w:rPr>
              <w:rtl/>
            </w:rPr>
            <w:t xml:space="preserve">סובר</w:t>
          </w:r>
        </w:ins>
        <w:del w:id="106580" w:author="קלוד" w:date="2026-10-11T13:11:34Z">
          <w:r>
            <w:rPr>
              <w:rtl/>
            </w:rPr>
            <w:delText xml:space="preserve">סבר</w:delText>
          </w:r>
        </w:del>
      </w:ins>
      <w:del w:id="95284" w:author="מנוע מכני" w:date="2026-10-11T12:04:39Z">
        <w:r w:rsidRPr="006061D7">
          <w:rPr>
            <w:rtl/>
          </w:rPr>
          <w:delText xml:space="preserve">ס"</w:delText>
        </w:r>
        <w:r w:rsidRPr="006061D7">
          <w:rPr>
            <w:rFonts w:hint="cs"/>
            <w:rtl/>
          </w:rPr>
          <w:delText xml:space="preserve">ל</w:delText>
        </w:r>
      </w:del>
      <w:r w:rsidRPr="006061D7">
        <w:rPr>
          <w:rtl/>
        </w:rPr>
        <w:t xml:space="preserve"> </w:t>
      </w:r>
      <w:ins w:id="106577" w:author="קלוד" w:date="2026-10-11T13:11:34Z">
        <w:r>
          <w:rPr>
            <w:rStyle w:val="2fb"/>
            <w:rtl/>
          </w:rPr>
          <w:t xml:space="preserve">כרבא,</w:t>
        </w:r>
      </w:ins>
      <w:del w:id="106578" w:author="קלוד" w:date="2026-10-11T13:11:34Z">
        <w:r w:rsidRPr="006061D7">
          <w:rPr>
            <w:rStyle w:val="2fb"/>
            <w:rtl/>
          </w:rPr>
          <w:delText xml:space="preserve">כרבא</w:delText>
        </w:r>
      </w:del>
      <w:r w:rsidRPr="006061D7">
        <w:rPr>
          <w:rtl/>
        </w:rPr>
        <w:t xml:space="preserve"> </w:t>
      </w:r>
      <w:ins w:id="106575" w:author="קלוד" w:date="2026-10-11T13:11:34Z">
        <w:r>
          <w:rPr>
            <w:rtl/>
          </w:rPr>
          <w:t xml:space="preserve">שאמר</w:t>
        </w:r>
      </w:ins>
      <w:del w:id="106576" w:author="קלוד" w:date="2026-10-11T13:11:34Z">
        <w:r w:rsidRPr="006061D7">
          <w:rPr>
            <w:rtl/>
          </w:rPr>
          <w:delText xml:space="preserve">-דאמר</w:delText>
        </w:r>
      </w:del>
      <w:r w:rsidRPr="006061D7">
        <w:rPr>
          <w:rtl/>
        </w:rPr>
        <w:t xml:space="preserve"> שאסור לטלטל מעדר כדי שלא </w:t>
      </w:r>
      <w:ins w:id="106573" w:author="קלוד" w:date="2026-10-11T13:11:34Z">
        <w:r>
          <w:rPr>
            <w:rtl/>
          </w:rPr>
          <w:t xml:space="preserve">יגנבו,</w:t>
        </w:r>
      </w:ins>
      <w:del w:id="106574" w:author="קלוד" w:date="2026-10-11T13:11:34Z">
        <w:r w:rsidRPr="006061D7">
          <w:rPr>
            <w:rtl/>
          </w:rPr>
          <w:delText xml:space="preserve">יגנבו</w:delText>
        </w:r>
      </w:del>
      <w:r w:rsidRPr="006061D7">
        <w:rPr>
          <w:rtl/>
        </w:rPr>
        <w:t xml:space="preserve"> והיינו שלא לצורך, ומשמע </w:t>
      </w:r>
      <w:ins w:id="106571" w:author="קלוד" w:date="2026-10-11T13:11:34Z">
        <w:r>
          <w:rPr>
            <w:rtl/>
          </w:rPr>
          <w:t xml:space="preserve">שלגופו</w:t>
        </w:r>
      </w:ins>
      <w:del w:id="106572" w:author="קלוד" w:date="2026-10-11T13:11:34Z">
        <w:r w:rsidRPr="006061D7">
          <w:rPr>
            <w:rtl/>
          </w:rPr>
          <w:delText xml:space="preserve">דלגופו</w:delText>
        </w:r>
      </w:del>
      <w:r w:rsidRPr="006061D7">
        <w:rPr>
          <w:rtl/>
        </w:rPr>
        <w:t xml:space="preserve"> ומקומו </w:t>
      </w:r>
      <w:ins w:id="106569" w:author="קלוד" w:date="2026-10-11T13:11:34Z">
        <w:r>
          <w:rPr>
            <w:rtl/>
          </w:rPr>
          <w:t xml:space="preserve">מותר.</w:t>
        </w:r>
      </w:ins>
      <w:del w:id="106570" w:author="קלוד" w:date="2026-10-11T13:11:34Z">
        <w:r w:rsidRPr="006061D7">
          <w:rPr>
            <w:rtl/>
          </w:rPr>
          <w:delText xml:space="preserve">שרי.</w:delText>
        </w:r>
      </w:del>
    </w:p>
    <w:p w:rsidR="00E9703F" w:rsidRPr="006F178A" w:rsidRDefault="00E9703F" w:rsidP="00E9703F">
      <w:pPr>
        <w:rPr>
          <w:rStyle w:val="afffe"/>
          <w:rFonts w:ascii="Fb Fontext" w:hAnsi="Fb Fontext"/>
          <w:b/>
          <w:rtl/>
        </w:rPr>
      </w:pPr>
      <w:ins w:id="106595" w:author="קלוד" w:date="2026-10-11T13:11:34Z">
        <w:r>
          <w:rPr>
            <w:rFonts w:ascii="Fb Fontext" w:hAnsi="Fb Fontext"/>
            <w:rtl/>
          </w:rPr>
          <w:t xml:space="preserve">ומה</w:t>
        </w:r>
      </w:ins>
      <w:del w:id="106596" w:author="קלוד" w:date="2026-10-11T13:11:34Z">
        <w:r w:rsidRPr="006F178A">
          <w:rPr>
            <w:rFonts w:ascii="Fb Fontext" w:hAnsi="Fb Fontext"/>
            <w:rtl/>
          </w:rPr>
          <w:delText xml:space="preserve">הא</w:delText>
        </w:r>
      </w:del>
      <w:r w:rsidRPr="006F178A">
        <w:rPr>
          <w:rFonts w:ascii="Fb Fontext" w:hAnsi="Fb Fontext"/>
          <w:rtl/>
        </w:rPr>
        <w:t xml:space="preserve"> </w:t>
      </w:r>
      <w:ins w:id="106593" w:author="קלוד" w:date="2026-10-11T13:11:34Z">
        <w:r>
          <w:rPr>
            <w:rStyle w:val="2fb"/>
            <w:rFonts w:ascii="Fb Fontext" w:hAnsi="Fb Fontext"/>
            <w:rtl/>
          </w:rPr>
          <w:t xml:space="preserve">שאמר</w:t>
        </w:r>
      </w:ins>
      <w:del w:id="106594" w:author="קלוד" w:date="2026-10-11T13:11:34Z">
        <w:r w:rsidRPr="006F178A">
          <w:rPr>
            <w:rStyle w:val="2fb"/>
            <w:rFonts w:ascii="Fb Fontext" w:hAnsi="Fb Fontext"/>
            <w:rtl/>
          </w:rPr>
          <w:delText xml:space="preserve">דרב</w:delText>
        </w:r>
      </w:del>
      <w:r w:rsidRPr="006F178A">
        <w:rPr>
          <w:rFonts w:ascii="Fb Fontext" w:hAnsi="Fb Fontext"/>
          <w:rtl/>
        </w:rPr>
        <w:t xml:space="preserve"> </w:t>
      </w:r>
      <w:ins w:id="106591" w:author="קלוד" w:date="2026-10-11T13:11:34Z">
        <w:r>
          <w:rPr>
            <w:rFonts w:ascii="Fb Fontext" w:hAnsi="Fb Fontext"/>
            <w:rtl/>
          </w:rPr>
          <w:t xml:space="preserve">רב:</w:t>
        </w:r>
      </w:ins>
      <w:del w:id="106592" w:author="קלוד" w:date="2026-10-11T13:11:34Z">
        <w:r w:rsidRPr="006F178A">
          <w:rPr>
            <w:rFonts w:ascii="Fb Fontext" w:hAnsi="Fb Fontext"/>
            <w:rtl/>
          </w:rPr>
          <w:delText xml:space="preserve">אמר</w:delText>
        </w:r>
      </w:del>
      <w:r w:rsidRPr="006F178A">
        <w:rPr>
          <w:rFonts w:ascii="Fb Fontext" w:hAnsi="Fb Fontext"/>
          <w:rtl/>
        </w:rPr>
        <w:t xml:space="preserve"> </w:t>
      </w:r>
      <w:ins w:id="106589" w:author="קלוד" w:date="2026-10-11T13:11:34Z">
        <w:r>
          <w:rPr>
            <w:rFonts w:ascii="Fb Fontext" w:hAnsi="Fb Fontext"/>
            <w:rtl/>
          </w:rPr>
          <w:t xml:space="preserve">הביאו</w:t>
        </w:r>
      </w:ins>
      <w:del w:id="106590" w:author="קלוד" w:date="2026-10-11T13:11:34Z">
        <w:r w:rsidRPr="006F178A">
          <w:rPr>
            <w:rFonts w:ascii="Fb Fontext" w:hAnsi="Fb Fontext"/>
            <w:rtl/>
          </w:rPr>
          <w:delText xml:space="preserve">אייתו </w:delText>
        </w:r>
        <w:r>
          <w:rPr>
            <w:rFonts w:ascii="Fb Fontext" w:hAnsi="Fb Fontext"/>
            <w:rtl/>
          </w:rPr>
          <w:delText xml:space="preserve">לו</w:delText>
        </w:r>
      </w:del>
      <w:ins w:id="93543" w:author="מנוע מכני" w:date="2026-10-11T12:04:39Z"/>
      <w:del w:id="93544" w:author="מנוע מכני" w:date="2026-10-11T12:04:39Z">
        <w:r w:rsidRPr="006F178A">
          <w:rPr>
            <w:rFonts w:ascii="Fb Fontext" w:hAnsi="Fb Fontext"/>
            <w:rtl/>
          </w:rPr>
          <w:delText xml:space="preserve">ליה</w:delText>
        </w:r>
      </w:del>
      <w:r w:rsidRPr="006F178A">
        <w:rPr>
          <w:rFonts w:ascii="Fb Fontext" w:hAnsi="Fb Fontext"/>
          <w:rtl/>
        </w:rPr>
        <w:t xml:space="preserve"> שותא לכהנא </w:t>
      </w:r>
      <w:ins w:id="95453" w:author="מנוע מכני" w:date="2026-10-11T12:04:39Z">
        <w:r>
          <w:rPr>
            <w:rFonts w:ascii="Fb Fontext" w:hAnsi="Fb Fontext"/>
            <w:rtl/>
          </w:rPr>
          <w:t xml:space="preserve">לישב</w:t>
        </w:r>
      </w:ins>
      <w:del w:id="95454" w:author="מנוע מכני" w:date="2026-10-11T12:04:39Z">
        <w:r w:rsidRPr="006F178A">
          <w:rPr>
            <w:rFonts w:ascii="Fb Fontext" w:hAnsi="Fb Fontext"/>
            <w:rtl/>
          </w:rPr>
          <w:delText xml:space="preserve">ליתיב</w:delText>
        </w:r>
      </w:del>
      <w:r w:rsidRPr="006F178A">
        <w:rPr>
          <w:rFonts w:ascii="Fb Fontext" w:hAnsi="Fb Fontext"/>
          <w:rtl/>
        </w:rPr>
        <w:t xml:space="preserve"> </w:t>
      </w:r>
      <w:ins w:id="93541" w:author="מנוע מכני" w:date="2026-10-11T12:04:39Z">
        <w:ins w:id="106587" w:author="קלוד" w:date="2026-10-11T13:11:34Z">
          <w:r>
            <w:rPr>
              <w:rFonts w:ascii="Fb Fontext" w:hAnsi="Fb Fontext"/>
              <w:rtl/>
            </w:rPr>
            <w:t xml:space="preserve">עליו</w:t>
          </w:r>
        </w:ins>
        <w:del w:id="106588" w:author="קלוד" w:date="2026-10-11T13:11:34Z">
          <w:r>
            <w:rPr>
              <w:rFonts w:ascii="Fb Fontext" w:hAnsi="Fb Fontext"/>
              <w:rtl/>
            </w:rPr>
            <w:delText xml:space="preserve">עליו</w:delText>
          </w:r>
          <w:r w:rsidRPr="006F178A">
            <w:rPr>
              <w:rFonts w:ascii="Fb Fontext" w:hAnsi="Fb Fontext"/>
              <w:rtl/>
            </w:rPr>
            <w:delText xml:space="preserve">,</w:delText>
          </w:r>
        </w:del>
      </w:ins>
      <w:del w:id="93542" w:author="מנוע מכני" w:date="2026-10-11T12:04:39Z">
        <w:r w:rsidRPr="006F178A">
          <w:rPr>
            <w:rFonts w:ascii="Fb Fontext" w:hAnsi="Fb Fontext"/>
            <w:rtl/>
          </w:rPr>
          <w:delText xml:space="preserve">עליה</w:delText>
        </w:r>
      </w:del>
      <w:r w:rsidRPr="006F178A">
        <w:rPr>
          <w:rFonts w:ascii="Fb Fontext" w:hAnsi="Fb Fontext"/>
          <w:rtl/>
        </w:rPr>
        <w:t xml:space="preserve"> </w:t>
      </w:r>
      <w:ins w:id="106585" w:author="קלוד" w:date="2026-10-11T13:11:34Z">
        <w:r>
          <w:rPr>
            <w:rFonts w:ascii="Fb Fontext" w:hAnsi="Fb Fontext"/>
            <w:rtl/>
          </w:rPr>
          <w:t xml:space="preserve">-</w:t>
        </w:r>
      </w:ins>
      <w:del w:id="106586" w:author="קלוד" w:date="2026-10-11T13:11:34Z">
        <w:r w:rsidRPr="006F178A">
          <w:rPr>
            <w:rFonts w:ascii="Fb Fontext" w:hAnsi="Fb Fontext"/>
            <w:rtl/>
          </w:rPr>
          <w:delText xml:space="preserve">לא</w:delText>
        </w:r>
      </w:del>
      <w:r w:rsidRPr="006F178A">
        <w:rPr>
          <w:rFonts w:ascii="Fb Fontext" w:hAnsi="Fb Fontext"/>
          <w:rtl/>
        </w:rPr>
        <w:t xml:space="preserve"> </w:t>
      </w:r>
      <w:ins w:id="106583" w:author="קלוד" w:date="2026-10-11T13:11:34Z">
        <w:r>
          <w:rPr>
            <w:rFonts w:ascii="Fb Fontext" w:hAnsi="Fb Fontext"/>
            <w:rtl/>
          </w:rPr>
          <w:t xml:space="preserve">אינו</w:t>
        </w:r>
      </w:ins>
      <w:del w:id="106584" w:author="קלוד" w:date="2026-10-11T13:11:34Z">
        <w:r w:rsidRPr="006F178A">
          <w:rPr>
            <w:rFonts w:ascii="Fb Fontext" w:hAnsi="Fb Fontext"/>
            <w:rtl/>
          </w:rPr>
          <w:delText xml:space="preserve">כדי</w:delText>
        </w:r>
      </w:del>
      <w:r w:rsidRPr="006F178A">
        <w:rPr>
          <w:rFonts w:ascii="Fb Fontext" w:hAnsi="Fb Fontext"/>
          <w:rtl/>
        </w:rPr>
        <w:t xml:space="preserve"> ללמד </w:t>
      </w:r>
      <w:ins w:id="106581" w:author="קלוד" w:date="2026-10-11T13:11:34Z">
        <w:r>
          <w:rPr>
            <w:rFonts w:ascii="Fb Fontext" w:hAnsi="Fb Fontext"/>
            <w:rtl/>
          </w:rPr>
          <w:t xml:space="preserve">שלצורך</w:t>
        </w:r>
      </w:ins>
      <w:del w:id="106582" w:author="קלוד" w:date="2026-10-11T13:11:34Z">
        <w:r w:rsidRPr="006F178A">
          <w:rPr>
            <w:rFonts w:ascii="Fb Fontext" w:hAnsi="Fb Fontext"/>
            <w:rtl/>
          </w:rPr>
          <w:delText xml:space="preserve">דלצורך</w:delText>
        </w:r>
      </w:del>
      <w:r w:rsidRPr="006F178A">
        <w:rPr>
          <w:rFonts w:ascii="Fb Fontext" w:hAnsi="Fb Fontext"/>
          <w:rtl/>
        </w:rPr>
        <w:t xml:space="preserve"> מקומו אסור.</w:t>
      </w:r>
    </w:p>
    <w:p w:rsidR="00E9703F" w:rsidRPr="006F178A" w:rsidRDefault="00E9703F" w:rsidP="00E9703F">
      <w:pPr>
        <w:rPr>
          <w:rtl/>
        </w:rPr>
      </w:pPr>
      <w:r w:rsidRPr="006F178A">
        <w:rPr>
          <w:rStyle w:val="afffe"/>
          <w:rFonts w:ascii="Fb Fontext" w:hAnsi="Fb Fontext"/>
          <w:b/>
          <w:rtl/>
        </w:rPr>
        <w:t>א.</w:t>
      </w:r>
      <w:r w:rsidRPr="006F178A">
        <w:rPr>
          <w:rStyle w:val="afffe"/>
          <w:rFonts w:ascii="Fb Fontext" w:hAnsi="Fb Fontext"/>
          <w:rtl/>
        </w:rPr>
        <w:t xml:space="preserve"> </w:t>
      </w:r>
      <w:r>
        <w:rPr>
          <w:rtl/>
        </w:rPr>
        <w:t>יתכן שמחמה לצל ה</w:t>
      </w:r>
      <w:r>
        <w:rPr>
          <w:rFonts w:hint="cs"/>
          <w:rtl/>
        </w:rPr>
        <w:t>י</w:t>
      </w:r>
      <w:r w:rsidRPr="006F178A">
        <w:rPr>
          <w:rtl/>
        </w:rPr>
        <w:t>ה אבל בסתם שרי.</w:t>
      </w:r>
    </w:p>
    <w:p w:rsidR="00E9703F" w:rsidRDefault="00E9703F" w:rsidP="00E9703F">
      <w:pPr>
        <w:rPr>
          <w:rFonts w:ascii="Fb Fontext" w:hAnsi="Fb Fontext"/>
          <w:sz w:val="20"/>
          <w:rtl/>
        </w:rPr>
      </w:pPr>
      <w:r w:rsidRPr="006F178A">
        <w:rPr>
          <w:rFonts w:ascii="Fb Fontext" w:hAnsi="Fb Fontext"/>
          <w:b/>
          <w:bCs/>
          <w:sz w:val="20"/>
          <w:rtl/>
        </w:rPr>
        <w:t>ב</w:t>
      </w:r>
      <w:r w:rsidRPr="006F178A">
        <w:rPr>
          <w:rFonts w:ascii="Fb Fontext" w:hAnsi="Fb Fontext" w:hint="cs"/>
          <w:sz w:val="20"/>
          <w:rtl/>
        </w:rPr>
        <w:t>:</w:t>
      </w:r>
      <w:r w:rsidRPr="006F178A">
        <w:rPr>
          <w:rFonts w:ascii="Fb Fontext" w:hAnsi="Fb Fontext"/>
          <w:sz w:val="20"/>
          <w:rtl/>
        </w:rPr>
        <w:t xml:space="preserve"> </w:t>
      </w:r>
      <w:ins w:id="106603" w:author="קלוד" w:date="2026-10-11T13:11:34Z">
        <w:r>
          <w:rPr>
            <w:rFonts w:ascii="Fb Fontext" w:hAnsi="Fb Fontext"/>
            <w:sz w:val="20"/>
            <w:rtl/>
          </w:rPr>
          <w:t xml:space="preserve">שאמר:</w:t>
        </w:r>
      </w:ins>
      <w:del w:id="106604" w:author="קלוד" w:date="2026-10-11T13:11:34Z">
        <w:r w:rsidRPr="006F178A">
          <w:rPr>
            <w:rFonts w:ascii="Fb Fontext" w:hAnsi="Fb Fontext"/>
            <w:sz w:val="20"/>
            <w:rtl/>
          </w:rPr>
          <w:delText xml:space="preserve">דאמר</w:delText>
        </w:r>
      </w:del>
      <w:r w:rsidRPr="006F178A">
        <w:rPr>
          <w:rFonts w:ascii="Fb Fontext" w:hAnsi="Fb Fontext"/>
          <w:sz w:val="20"/>
          <w:rtl/>
        </w:rPr>
        <w:t xml:space="preserve"> </w:t>
      </w:r>
      <w:ins w:id="106601" w:author="קלוד" w:date="2026-10-11T13:11:34Z">
        <w:r>
          <w:rPr>
            <w:rFonts w:ascii="Fb Fontext" w:hAnsi="Fb Fontext"/>
            <w:sz w:val="20"/>
            <w:rtl/>
          </w:rPr>
          <w:t xml:space="preserve">הסירו</w:t>
        </w:r>
      </w:ins>
      <w:del w:id="106602" w:author="קלוד" w:date="2026-10-11T13:11:34Z">
        <w:r w:rsidRPr="006F178A">
          <w:rPr>
            <w:rFonts w:ascii="Fb Fontext" w:hAnsi="Fb Fontext"/>
            <w:sz w:val="20"/>
            <w:rtl/>
          </w:rPr>
          <w:delText xml:space="preserve">שקולו</w:delText>
        </w:r>
      </w:del>
      <w:r w:rsidRPr="006F178A">
        <w:rPr>
          <w:rFonts w:ascii="Fb Fontext" w:hAnsi="Fb Fontext"/>
          <w:sz w:val="20"/>
          <w:rtl/>
        </w:rPr>
        <w:t xml:space="preserve"> שותא </w:t>
      </w:r>
      <w:ins w:id="106599" w:author="קלוד" w:date="2026-10-11T13:11:34Z">
        <w:r>
          <w:rPr>
            <w:rStyle w:val="afffe"/>
            <w:rFonts w:ascii="Fb Fontext" w:hAnsi="Fb Fontext"/>
            <w:sz w:val="20"/>
            <w:rtl/>
          </w:rPr>
          <w:t xml:space="preserve">מלפני</w:t>
        </w:r>
      </w:ins>
      <w:del w:id="106600" w:author="קלוד" w:date="2026-10-11T13:11:34Z">
        <w:r w:rsidRPr="006F178A">
          <w:rPr>
            <w:rStyle w:val="afffe"/>
            <w:rFonts w:ascii="Fb Fontext" w:hAnsi="Fb Fontext"/>
            <w:sz w:val="20"/>
            <w:rtl/>
          </w:rPr>
          <w:delText xml:space="preserve">מקמי</w:delText>
        </w:r>
      </w:del>
      <w:r w:rsidRPr="006F178A">
        <w:rPr>
          <w:rFonts w:ascii="Fb Fontext" w:hAnsi="Fb Fontext"/>
          <w:sz w:val="20"/>
          <w:rtl/>
        </w:rPr>
        <w:t xml:space="preserve"> </w:t>
      </w:r>
      <w:ins w:id="90549" w:author="מנוע מכני" w:date="2026-10-11T12:04:39Z">
        <w:r>
          <w:rPr>
            <w:rStyle w:val="2fb"/>
            <w:rFonts w:ascii="Fb Fontext" w:hAnsi="Fb Fontext"/>
            <w:sz w:val="20"/>
            <w:rtl/>
          </w:rPr>
          <w:t xml:space="preserve">ר"כ</w:t>
        </w:r>
      </w:ins>
      <w:del w:id="90550" w:author="מנוע מכני" w:date="2026-10-11T12:04:39Z">
        <w:r w:rsidRPr="006F178A">
          <w:rPr>
            <w:rFonts w:ascii="Fb Fontext" w:hAnsi="Fb Fontext"/>
            <w:sz w:val="20"/>
            <w:rtl/>
          </w:rPr>
          <w:delText xml:space="preserve">רב כהנא</w:delText>
        </w:r>
      </w:del>
      <w:r w:rsidRPr="006F178A">
        <w:rPr>
          <w:rFonts w:ascii="Fb Fontext" w:hAnsi="Fb Fontext"/>
          <w:sz w:val="20"/>
          <w:rtl/>
        </w:rPr>
        <w:t xml:space="preserve"> [והיינ</w:t>
      </w:r>
      <w:r w:rsidRPr="006F178A">
        <w:rPr>
          <w:rFonts w:ascii="Fb Fontext" w:hAnsi="Fb Fontext" w:hint="cs"/>
          <w:sz w:val="20"/>
          <w:rtl/>
        </w:rPr>
        <w:t>ו</w:t>
      </w:r>
      <w:r w:rsidRPr="006F178A">
        <w:rPr>
          <w:rFonts w:ascii="Fb Fontext" w:hAnsi="Fb Fontext"/>
          <w:sz w:val="20"/>
          <w:rtl/>
        </w:rPr>
        <w:t xml:space="preserve"> </w:t>
      </w:r>
      <w:ins w:id="106597" w:author="קלוד" w:date="2026-10-11T13:11:34Z">
        <w:r>
          <w:rPr>
            <w:rFonts w:ascii="Fb Fontext" w:hAnsi="Fb Fontext"/>
            <w:sz w:val="20"/>
            <w:rtl/>
          </w:rPr>
          <w:t xml:space="preserve">לצורך</w:t>
        </w:r>
      </w:ins>
      <w:del w:id="106598" w:author="קלוד" w:date="2026-10-11T13:11:34Z">
        <w:r w:rsidRPr="006F178A">
          <w:rPr>
            <w:rFonts w:ascii="Fb Fontext" w:hAnsi="Fb Fontext"/>
            <w:sz w:val="20"/>
            <w:rtl/>
          </w:rPr>
          <w:delText xml:space="preserve">ולצורך</w:delText>
        </w:r>
      </w:del>
      <w:r w:rsidRPr="006F178A">
        <w:rPr>
          <w:rFonts w:ascii="Fb Fontext" w:hAnsi="Fb Fontext"/>
          <w:sz w:val="20"/>
          <w:rtl/>
        </w:rPr>
        <w:t xml:space="preserve"> מקומו]</w:t>
      </w:r>
    </w:p>
    <w:p w:rsidR="00E9703F" w:rsidRPr="006F178A" w:rsidRDefault="00E9703F" w:rsidP="00E9703F">
      <w:pPr>
        <w:rPr>
          <w:rtl/>
        </w:rPr>
      </w:pPr>
      <w:r w:rsidRPr="006F178A">
        <w:rPr>
          <w:rtl/>
        </w:rPr>
        <w:t>•</w:t>
      </w:r>
      <w:r w:rsidRPr="006F178A">
        <w:rPr>
          <w:rFonts w:hint="cs"/>
          <w:rtl/>
        </w:rPr>
        <w:t xml:space="preserve"> </w:t>
      </w:r>
      <w:r w:rsidRPr="006F178A">
        <w:rPr>
          <w:rStyle w:val="2fb"/>
          <w:rtl/>
        </w:rPr>
        <w:t>ר</w:t>
      </w:r>
      <w:r w:rsidRPr="006F178A">
        <w:rPr>
          <w:rStyle w:val="2fb"/>
          <w:rFonts w:hint="cs"/>
          <w:rtl/>
        </w:rPr>
        <w:t>מב</w:t>
      </w:r>
      <w:r>
        <w:rPr>
          <w:rStyle w:val="2fb"/>
          <w:rtl/>
        </w:rPr>
        <w:t>"</w:t>
      </w:r>
      <w:r w:rsidRPr="006F178A">
        <w:rPr>
          <w:rStyle w:val="2fb"/>
          <w:rFonts w:hint="cs"/>
          <w:rtl/>
        </w:rPr>
        <w:t xml:space="preserve">ר</w:t>
      </w:r>
      <w:r w:rsidRPr="006F178A">
        <w:rPr>
          <w:rFonts w:hint="cs"/>
          <w:rtl/>
        </w:rPr>
        <w:t xml:space="preserve"> </w:t>
      </w:r>
      <w:r w:rsidRPr="006F178A">
        <w:rPr>
          <w:rtl/>
        </w:rPr>
        <w:t xml:space="preserve">אמר</w:t>
      </w:r>
      <w:r w:rsidRPr="006F178A">
        <w:rPr>
          <w:rtl/>
        </w:rPr>
        <w:t xml:space="preserve"> </w:t>
      </w:r>
      <w:r w:rsidRPr="002D0727">
        <w:rPr>
          <w:rStyle w:val="2fb"/>
          <w:b/>
          <w:bCs/>
          <w:rtl/>
        </w:rPr>
        <w:t>לרבא</w:t>
      </w:r>
      <w:r w:rsidRPr="006F178A">
        <w:rPr>
          <w:rtl/>
        </w:rPr>
        <w:t xml:space="preserve"> שיש לו אורחין והבין מכך </w:t>
      </w:r>
      <w:ins w:id="95285" w:author="מנוע מכני" w:date="2026-10-11T12:04:39Z">
        <w:r>
          <w:rPr>
            <w:rtl/>
          </w:rPr>
          <w:t xml:space="preserve">שסבר</w:t>
        </w:r>
      </w:ins>
      <w:del w:id="95286" w:author="מנוע מכני" w:date="2026-10-11T12:04:39Z">
        <w:r w:rsidRPr="006F178A">
          <w:rPr>
            <w:rtl/>
          </w:rPr>
          <w:delText xml:space="preserve">שס"ל</w:delText>
        </w:r>
      </w:del>
      <w:r w:rsidRPr="006F178A">
        <w:rPr>
          <w:rtl/>
        </w:rPr>
        <w:t xml:space="preserve"> </w:t>
      </w:r>
      <w:r w:rsidRPr="006F178A">
        <w:rPr>
          <w:rStyle w:val="2fb"/>
          <w:rtl/>
        </w:rPr>
        <w:t xml:space="preserve">כרבה</w:t>
      </w:r>
      <w:r w:rsidRPr="006F178A">
        <w:rPr>
          <w:rtl/>
        </w:rPr>
        <w:t xml:space="preserve"> ולפיכך אסר עליו לטלטל מחמה לצל ולכולם התיר.</w:t>
      </w:r>
    </w:p>
    <w:p w:rsidR="00E9703F" w:rsidRPr="004640F6" w:rsidRDefault="00E9703F" w:rsidP="00E9703F">
      <w:pPr>
        <w:rPr>
          <w:rFonts w:ascii="Fb Fontext" w:hAnsi="Fb Fontext"/>
          <w:spacing w:val="-4"/>
          <w:rtl/>
        </w:rPr>
      </w:pPr>
      <w:r w:rsidRPr="004640F6">
        <w:rPr>
          <w:rStyle w:val="2fb"/>
          <w:rFonts w:ascii="Fb Fontext" w:hAnsi="Fb Fontext"/>
          <w:spacing w:val="-4"/>
          <w:rtl/>
        </w:rPr>
        <w:t xml:space="preserve">רב</w:t>
      </w:r>
      <w:r w:rsidRPr="004640F6">
        <w:rPr>
          <w:rFonts w:ascii="Fb Fontext" w:hAnsi="Fb Fontext"/>
          <w:spacing w:val="-4"/>
          <w:rtl/>
        </w:rPr>
        <w:t xml:space="preserve"> [</w:t>
      </w:r>
      <w:ins w:id="95287" w:author="מנוע מכני" w:date="2026-10-11T12:04:39Z">
        <w:r>
          <w:rPr>
            <w:rFonts w:ascii="Fb Fontext" w:hAnsi="Fb Fontext"/>
            <w:spacing w:val="-4"/>
            <w:rtl/>
          </w:rPr>
          <w:t xml:space="preserve">דסבר</w:t>
        </w:r>
      </w:ins>
      <w:del w:id="95288" w:author="מנוע מכני" w:date="2026-10-11T12:04:39Z">
        <w:r w:rsidRPr="004640F6">
          <w:rPr>
            <w:rFonts w:ascii="Fb Fontext" w:hAnsi="Fb Fontext"/>
            <w:spacing w:val="-4"/>
            <w:rtl/>
          </w:rPr>
          <w:delText xml:space="preserve">דס"ל</w:delText>
        </w:r>
      </w:del>
      <w:r w:rsidRPr="004640F6">
        <w:rPr>
          <w:rFonts w:ascii="Fb Fontext" w:hAnsi="Fb Fontext"/>
          <w:spacing w:val="-4"/>
          <w:rtl/>
        </w:rPr>
        <w:t xml:space="preserve"> </w:t>
      </w:r>
      <w:r w:rsidRPr="004640F6">
        <w:rPr>
          <w:rStyle w:val="2fb"/>
          <w:rFonts w:ascii="Fb Fontext" w:hAnsi="Fb Fontext"/>
          <w:spacing w:val="-4"/>
          <w:rtl/>
        </w:rPr>
        <w:t xml:space="preserve">כרבא</w:t>
      </w:r>
      <w:r w:rsidRPr="004640F6">
        <w:rPr>
          <w:rFonts w:ascii="Fb Fontext" w:hAnsi="Fb Fontext"/>
          <w:spacing w:val="-4"/>
          <w:rtl/>
        </w:rPr>
        <w:t xml:space="preserve">] מכבדות של </w:t>
      </w:r>
      <w:ins w:id="91727" w:author="מנוע מכני" w:date="2026-10-11T12:04:39Z">
        <w:r>
          <w:rPr>
            <w:rFonts w:ascii="Fb Fontext" w:hAnsi="Fb Fontext"/>
            <w:spacing w:val="-4"/>
            <w:rtl/>
          </w:rPr>
          <w:t xml:space="preserve">דבר</w:t>
        </w:r>
      </w:ins>
      <w:del w:id="91728" w:author="מנוע מכני" w:date="2026-10-11T12:04:39Z">
        <w:r w:rsidRPr="004640F6">
          <w:rPr>
            <w:rFonts w:ascii="Fb Fontext" w:hAnsi="Fb Fontext"/>
            <w:spacing w:val="-4"/>
            <w:rtl/>
          </w:rPr>
          <w:delText xml:space="preserve">מילתא</w:delText>
        </w:r>
      </w:del>
      <w:r w:rsidRPr="004640F6">
        <w:rPr>
          <w:rFonts w:ascii="Fb Fontext" w:hAnsi="Fb Fontext"/>
          <w:spacing w:val="-4"/>
          <w:rtl/>
        </w:rPr>
        <w:t xml:space="preserve"> מותר לטלטלן בשבת, אבל של תמרה - </w:t>
      </w:r>
      <w:r w:rsidRPr="004640F6">
        <w:rPr>
          <w:rFonts w:ascii="Fb Fontext" w:hAnsi="Fb Fontext"/>
          <w:spacing w:val="-4"/>
          <w:rtl/>
        </w:rPr>
        <w:t xml:space="preserve">לא</w:t>
      </w:r>
      <w:r w:rsidRPr="004640F6">
        <w:rPr>
          <w:rFonts w:ascii="Fb Fontext" w:hAnsi="Fb Fontext"/>
          <w:spacing w:val="-4"/>
          <w:rtl/>
        </w:rPr>
        <w:t xml:space="preserve">. [לאשווי גומות]</w:t>
      </w:r>
    </w:p>
    <w:p w:rsidR="00E9703F" w:rsidRPr="009757B9" w:rsidRDefault="00E9703F" w:rsidP="00E9703F">
      <w:pPr>
        <w:rPr>
          <w:rFonts w:cs="Guttman Vilna"/>
          <w:b/>
          <w:bCs/>
          <w:rtl/>
        </w:rPr>
      </w:pPr>
      <w:r w:rsidRPr="006F178A">
        <w:rPr>
          <w:rtl/>
        </w:rPr>
        <w:t>והיינו מחמה לצל.</w:t>
      </w:r>
    </w:p>
    <w:p w:rsidR="00E9703F" w:rsidRDefault="00E9703F" w:rsidP="00E9703F">
      <w:pPr>
        <w:rPr>
          <w:rtl/>
        </w:rPr>
      </w:pPr>
      <w:r w:rsidRPr="006F178A">
        <w:rPr>
          <w:rtl/>
        </w:rPr>
        <w:t xml:space="preserve">וכן </w:t>
      </w:r>
      <w:ins w:id="91729" w:author="מנוע מכני" w:date="2026-10-11T12:04:39Z">
        <w:r>
          <w:rPr>
            <w:rtl/>
          </w:rPr>
          <w:t xml:space="preserve">גם</w:t>
        </w:r>
      </w:ins>
      <w:del w:id="91730" w:author="מנוע מכני" w:date="2026-10-11T12:04:39Z">
        <w:r w:rsidRPr="006F178A">
          <w:rPr>
            <w:rtl/>
          </w:rPr>
          <w:delText xml:space="preserve">נמי</w:delText>
        </w:r>
      </w:del>
      <w:r w:rsidRPr="006F178A">
        <w:rPr>
          <w:rtl/>
        </w:rPr>
        <w:t xml:space="preserve"> </w:t>
      </w:r>
      <w:r w:rsidRPr="006F178A">
        <w:rPr>
          <w:rtl/>
        </w:rPr>
        <w:t xml:space="preserve">אמר</w:t>
      </w:r>
      <w:r w:rsidRPr="006F178A">
        <w:rPr>
          <w:rtl/>
        </w:rPr>
        <w:t xml:space="preserve"> </w:t>
      </w:r>
      <w:ins w:id="90551" w:author="מנוע מכני" w:date="2026-10-11T12:04:39Z">
        <w:r>
          <w:rPr>
            <w:rStyle w:val="2fb"/>
            <w:rtl/>
          </w:rPr>
          <w:t xml:space="preserve">ר"א</w:t>
        </w:r>
      </w:ins>
      <w:del w:id="90552" w:author="מנוע מכני" w:date="2026-10-11T12:04:39Z">
        <w:r w:rsidRPr="006F178A">
          <w:rPr>
            <w:rtl/>
          </w:rPr>
          <w:delText xml:space="preserve">רבי אלעזר</w:delText>
        </w:r>
      </w:del>
      <w:r w:rsidRPr="006F178A">
        <w:rPr>
          <w:rtl/>
        </w:rPr>
        <w:t xml:space="preserve"> [דלא יתכן שהתיר מחמה לצל]</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קכד.</w:t>
      </w:r>
    </w:p>
    <w:p>
      <w:pPr>
        <w:pStyle w:val="MishnaBatzad"/>
        <w:rPr>
          <w:ins w:id="20611" w:author="קלוד" w:date="2026-10-11T09:07:15Z"/>
        </w:rPr>
      </w:pPr>
      <w:ins w:id="20610" w:author="קלוד" w:date="2026-10-11T09:07:15Z">
        <w:r>
          <w:t xml:space="preserve">משנה ה</w:t>
        </w:r>
      </w:ins>
    </w:p>
    <w:p w:rsidR="00E9703F" w:rsidRPr="009757B9" w:rsidRDefault="00E9703F" w:rsidP="00E9703F">
      <w:pPr>
        <w:pStyle w:val="afff9"/>
        <w:rPr>
          <w:del w:id="20338" w:author="קלוד" w:date="2026-10-11T09:07:15Z"/>
          <w:b/>
          <w:rtl/>
        </w:rPr>
      </w:pPr>
      <w:del w:id="20336" w:author="קלוד" w:date="2026-10-11T09:07:15Z">
        <w:r w:rsidRPr="009757B9">
          <w:rPr>
            <w:rFonts w:hint="cs"/>
            <w:b/>
            <w:sz w:val="20"/>
            <w:rtl/>
          </w:rPr>
          <w:delText xml:space="preserve"> </w:delText>
        </w:r>
      </w:del>
      <w:del w:id="20337" w:author="קלוד" w:date="2026-10-11T09:07:15Z">
        <w:r w:rsidRPr="009757B9">
          <w:rPr>
            <w:b/>
            <w:sz w:val="20"/>
            <w:rtl/>
          </w:rPr>
          <w:delText xml:space="preserve">משנה.</w:delText>
        </w:r>
      </w:del>
    </w:p>
    <w:p w:rsidR="00E9703F" w:rsidRPr="00F677B7" w:rsidRDefault="00E9703F" w:rsidP="00E9703F">
      <w:pPr>
        <w:pStyle w:val="afff9"/>
        <w:spacing w:before="120"/>
        <w:rPr>
          <w:spacing w:val="0"/>
          <w:rtl/>
        </w:rPr>
        <w:pPrChange w:id="90095" w:author="קלוד" w:date="2026-10-11T12:09:42Z">
          <w:pPr>
            <w:pStyle w:val="afff9"/>
          </w:pPr>
        </w:pPrChange>
      </w:pPr>
      <w:r w:rsidRPr="00F677B7">
        <w:rPr>
          <w:spacing w:val="0"/>
          <w:rtl/>
        </w:rPr>
        <w:t>כל הכלים הניטלין בשבת - שבריהן ניטלין עמהן, ובלבד שיהו עושין מעין מלאכה.</w:t>
      </w:r>
    </w:p>
    <w:p w:rsidR="00E9703F" w:rsidRPr="00B20210" w:rsidRDefault="00E9703F" w:rsidP="00E9703F">
      <w:pPr>
        <w:pStyle w:val="afff9"/>
        <w:rPr>
          <w:spacing w:val="6"/>
          <w:rtl/>
        </w:rPr>
      </w:pPr>
      <w:r w:rsidRPr="00B20210">
        <w:rPr>
          <w:spacing w:val="6"/>
          <w:rtl/>
        </w:rPr>
        <w:t>שברי עריבה - לכסות בהן את פי החבית, שברי זכוכית - לכסות בהן את פי הפך.</w:t>
      </w:r>
    </w:p>
    <w:p w:rsidR="00E9703F" w:rsidRPr="009757B9" w:rsidRDefault="00E9703F" w:rsidP="00E9703F">
      <w:pPr>
        <w:pStyle w:val="afff9"/>
        <w:rPr>
          <w:b/>
          <w:rtl/>
        </w:rPr>
      </w:pPr>
      <w:r>
        <w:rPr>
          <w:rStyle w:val="TanaimMishna"/>
          <w:b/>
          <w:rtl/>
          <w:rPrChange w:id="20058" w:author="קלוד" w:date="2026-10-11T09:07:15Z">
            <w:rPr>
              <w:b/>
              <w:sz w:val="20"/>
              <w:rtl/>
            </w:rPr>
          </w:rPrChange>
        </w:rPr>
        <w:t xml:space="preserve">רבי יהודה</w:t>
      </w:r>
      <w:r>
        <w:rPr>
          <w:b/>
          <w:rtl/>
          <w:rPrChange w:id="40573" w:author="Claude" w:date="2026-10-11T09:07:39Z">
            <w:rPr>
              <w:b/>
              <w:sz w:val="20"/>
              <w:rtl/>
            </w:rPr>
          </w:rPrChange>
        </w:rPr>
        <w:t xml:space="preserve"> אומר</w:t>
      </w:r>
      <w:r>
        <w:rPr>
          <w:rStyle w:val="TanaimMishna"/>
          <w:b/>
          <w:rtl/>
          <w:rPrChange w:id="100504" w:author="Claude" w:date="2026-10-11T09:08:03Z">
            <w:rPr>
              <w:b/>
              <w:rtl/>
            </w:rPr>
          </w:rPrChange>
        </w:rPr>
        <w:t xml:space="preserve">:</w:t>
      </w:r>
      <w:r>
        <w:rPr>
          <w:b/>
          <w:rtl/>
          <w:rPrChange w:id="40573" w:author="Claude" w:date="2026-10-11T09:07:39Z">
            <w:rPr>
              <w:b/>
              <w:sz w:val="20"/>
              <w:rtl/>
            </w:rPr>
          </w:rPrChange>
        </w:rPr>
        <w:t xml:space="preserve"> בלבד שיהו עושין מעין מלאכתן.</w:t>
      </w:r>
    </w:p>
    <w:p w:rsidR="00E9703F" w:rsidRPr="009757B9" w:rsidRDefault="00E9703F" w:rsidP="00E9703F">
      <w:pPr>
        <w:pStyle w:val="afff9"/>
        <w:rPr>
          <w:b/>
          <w:rtl/>
        </w:rPr>
      </w:pPr>
      <w:r w:rsidRPr="009757B9">
        <w:rPr>
          <w:b/>
          <w:rtl/>
        </w:rPr>
        <w:t>שברי עריבה - לצוק לתוכן מקפה, ושל זכוכית - לצוק לתוכן שמן.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89" w:author="קלוד" w:date="2026-10-11T12:33:55Z"/>
        </w:rPr>
      </w:pPr>
      <w:ins w:id="90290" w:author="קלוד" w:date="2026-10-11T12:33:55Z">
        <w:r>
          <w:rPr>
            <w:color w:val="7B3F00"/>
          </w:rPr>
          <w:t xml:space="preserve">שברי כלים הניטלין - מוכן או נולד</w:t>
        </w:r>
      </w:ins>
    </w:p>
    <w:p w:rsidR="00E9703F" w:rsidRPr="006F178A" w:rsidRDefault="00E9703F" w:rsidP="00E9703F">
      <w:pPr>
        <w:rPr>
          <w:rtl/>
        </w:rPr>
      </w:pPr>
      <w:r w:rsidRPr="006F178A">
        <w:rPr>
          <w:rFonts w:ascii="Fb Fontext" w:hAnsi="Fb Fontext"/>
          <w:rtl/>
        </w:rPr>
        <w:t xml:space="preserve">א"א </w:t>
      </w:r>
      <w:ins w:id="95529" w:author="מנוע מכני" w:date="2026-10-11T12:04:39Z">
        <w:ins w:id="106615" w:author="קלוד" w:date="2026-10-11T13:11:34Z">
          <w:r>
            <w:rPr>
              <w:rFonts w:ascii="Fb Fontext" w:hAnsi="Fb Fontext"/>
              <w:rtl/>
            </w:rPr>
            <w:t xml:space="preserve">שלכו"ע</w:t>
          </w:r>
        </w:ins>
        <w:del w:id="106616" w:author="קלוד" w:date="2026-10-11T13:11:34Z">
          <w:r>
            <w:rPr>
              <w:rFonts w:ascii="Fb Fontext" w:hAnsi="Fb Fontext"/>
              <w:rtl/>
            </w:rPr>
            <w:delText xml:space="preserve">דכו"ע</w:delText>
          </w:r>
        </w:del>
      </w:ins>
      <w:del w:id="95530" w:author="מנוע מכני" w:date="2026-10-11T12:04:39Z">
        <w:r w:rsidRPr="006F178A">
          <w:rPr>
            <w:rFonts w:ascii="Fb Fontext" w:hAnsi="Fb Fontext"/>
            <w:rtl/>
          </w:rPr>
          <w:delText xml:space="preserve">ד</w:delText>
        </w:r>
        <w:r w:rsidRPr="00E6185C">
          <w:rPr>
            <w:rFonts w:ascii="Fb Fontext" w:hAnsi="Fb Fontext"/>
            <w:b/>
            <w:bCs/>
            <w:rtl/>
          </w:rPr>
          <w:delText xml:space="preserve">לכו"ע</w:delText>
        </w:r>
      </w:del>
      <w:r w:rsidRPr="006F178A">
        <w:rPr>
          <w:rFonts w:ascii="Fb Fontext" w:hAnsi="Fb Fontext"/>
          <w:rtl/>
        </w:rPr>
        <w:t xml:space="preserve"> מותר בנשברו בשבת מצד </w:t>
      </w:r>
      <w:ins w:id="106613" w:author="קלוד" w:date="2026-10-11T13:11:34Z">
        <w:r>
          <w:rPr>
            <w:rFonts w:ascii="Fb Fontext" w:hAnsi="Fb Fontext"/>
            <w:rtl/>
          </w:rPr>
          <w:t xml:space="preserve">שמוכנים</w:t>
        </w:r>
      </w:ins>
      <w:del w:id="106614" w:author="קלוד" w:date="2026-10-11T13:11:34Z">
        <w:r w:rsidRPr="006F178A">
          <w:rPr>
            <w:rFonts w:ascii="Fb Fontext" w:hAnsi="Fb Fontext"/>
            <w:rtl/>
          </w:rPr>
          <w:delText xml:space="preserve">דמוכנין</w:delText>
        </w:r>
      </w:del>
      <w:r w:rsidRPr="006F178A">
        <w:rPr>
          <w:rFonts w:ascii="Fb Fontext" w:hAnsi="Fb Fontext"/>
          <w:rtl/>
        </w:rPr>
        <w:t xml:space="preserve"> </w:t>
      </w:r>
      <w:ins w:id="106611" w:author="קלוד" w:date="2026-10-11T13:11:34Z">
        <w:r>
          <w:rPr>
            <w:rFonts w:ascii="Fb Fontext" w:hAnsi="Fb Fontext"/>
            <w:rtl/>
          </w:rPr>
          <w:t xml:space="preserve">אגב</w:t>
        </w:r>
      </w:ins>
      <w:del w:id="106612" w:author="קלוד" w:date="2026-10-11T13:11:34Z">
        <w:r w:rsidRPr="006F178A">
          <w:rPr>
            <w:rFonts w:ascii="Fb Fontext" w:hAnsi="Fb Fontext"/>
            <w:rtl/>
          </w:rPr>
          <w:delText xml:space="preserve">ע"ג</w:delText>
        </w:r>
      </w:del>
      <w:r w:rsidRPr="006F178A">
        <w:rPr>
          <w:rFonts w:ascii="Fb Fontext" w:hAnsi="Fb Fontext"/>
          <w:rtl/>
        </w:rPr>
        <w:t xml:space="preserve"> </w:t>
      </w:r>
      <w:ins w:id="106609" w:author="קלוד" w:date="2026-10-11T13:11:34Z">
        <w:r>
          <w:rPr>
            <w:rFonts w:ascii="Fb Fontext" w:hAnsi="Fb Fontext"/>
            <w:rtl/>
          </w:rPr>
          <w:t xml:space="preserve">אביהן,</w:t>
        </w:r>
      </w:ins>
      <w:del w:id="106610" w:author="קלוד" w:date="2026-10-11T13:11:34Z">
        <w:r w:rsidRPr="006F178A">
          <w:rPr>
            <w:rFonts w:ascii="Fb Fontext" w:hAnsi="Fb Fontext"/>
            <w:rtl/>
          </w:rPr>
          <w:delText xml:space="preserve">אביהן</w:delText>
        </w:r>
      </w:del>
      <w:r w:rsidRPr="006F178A">
        <w:rPr>
          <w:rFonts w:ascii="Fb Fontext" w:hAnsi="Fb Fontext"/>
          <w:rtl/>
        </w:rPr>
        <w:t xml:space="preserve"> </w:t>
      </w:r>
      <w:ins w:id="106607" w:author="קלוד" w:date="2026-10-11T13:11:34Z">
        <w:r>
          <w:rPr>
            <w:rFonts w:ascii="Fb Fontext" w:hAnsi="Fb Fontext"/>
            <w:rtl/>
          </w:rPr>
          <w:t xml:space="preserve">שמצינו</w:t>
        </w:r>
      </w:ins>
      <w:del w:id="106608" w:author="קלוד" w:date="2026-10-11T13:11:34Z">
        <w:r w:rsidRPr="006F178A">
          <w:rPr>
            <w:rFonts w:ascii="Fb Fontext" w:hAnsi="Fb Fontext"/>
            <w:rtl/>
          </w:rPr>
          <w:delText xml:space="preserve">דמצי'</w:delText>
        </w:r>
      </w:del>
      <w:r w:rsidRPr="006F178A">
        <w:rPr>
          <w:rFonts w:ascii="Fb Fontext" w:hAnsi="Fb Fontext"/>
          <w:rtl/>
        </w:rPr>
        <w:t xml:space="preserve"> ברייתא </w:t>
      </w:r>
      <w:ins w:id="106605" w:author="קלוד" w:date="2026-10-11T13:11:34Z">
        <w:r>
          <w:rPr>
            <w:rFonts w:ascii="Fb Fontext" w:hAnsi="Fb Fontext"/>
            <w:rtl/>
          </w:rPr>
          <w:t xml:space="preserve">שבנשברו</w:t>
        </w:r>
      </w:ins>
      <w:del w:id="106606" w:author="קלוד" w:date="2026-10-11T13:11:34Z">
        <w:r w:rsidRPr="006F178A">
          <w:rPr>
            <w:rFonts w:ascii="Fb Fontext" w:hAnsi="Fb Fontext"/>
            <w:rtl/>
          </w:rPr>
          <w:delText xml:space="preserve">דבנשברו</w:delText>
        </w:r>
      </w:del>
      <w:r w:rsidRPr="006F178A">
        <w:rPr>
          <w:rFonts w:ascii="Fb Fontext" w:hAnsi="Fb Fontext"/>
          <w:rtl/>
        </w:rPr>
        <w:t xml:space="preserve"> ביו"ט אין מסיקין בשברי כלים.</w:t>
      </w:r>
    </w:p>
    <w:p>
      <w:pPr>
        <w:pStyle w:val="38"/>
        <w:rPr>
          <w:ins w:id="98660" w:author="מנוע מכני" w:date="2026-10-11T12:04:39Z"/>
        </w:rPr>
      </w:pPr>
      <w:r w:rsidRPr="004640F6">
        <w:t xml:space="preserve">אלא</w:t>
      </w:r>
    </w:p>
    <w:p w:rsidR="00E9703F" w:rsidRPr="004640F6" w:rsidRDefault="00E9703F" w:rsidP="00E9703F">
      <w:pPr>
        <w:rPr>
          <w:spacing w:val="-4"/>
          <w:rtl/>
        </w:rPr>
      </w:pPr>
      <w:del w:id="98661" w:author="מנוע מכני" w:date="2026-10-11T12:04:39Z">
        <w:r w:rsidRPr="004640F6">
          <w:rPr>
            <w:rFonts w:ascii="Fb Fontext" w:hAnsi="Fb Fontext"/>
            <w:spacing w:val="-4"/>
            <w:sz w:val="20"/>
            <w:rtl/>
          </w:rPr>
          <w:delText xml:space="preserve"> </w:delText>
        </w:r>
      </w:del>
      <w:ins w:id="106631" w:author="קלוד" w:date="2026-10-11T13:11:34Z">
        <w:r>
          <w:rPr>
            <w:rStyle w:val="2fb"/>
            <w:rFonts w:ascii="Fb Fontext" w:hAnsi="Fb Fontext"/>
            <w:spacing w:val="-4"/>
            <w:sz w:val="20"/>
            <w:rtl/>
          </w:rPr>
          <w:t xml:space="preserve">אריא"ש:</w:t>
        </w:r>
      </w:ins>
      <w:del w:id="106632" w:author="קלוד" w:date="2026-10-11T13:11:34Z">
        <w:r w:rsidRPr="004640F6">
          <w:rPr>
            <w:rStyle w:val="2fb"/>
            <w:rFonts w:ascii="Fb Fontext" w:hAnsi="Fb Fontext"/>
            <w:spacing w:val="-4"/>
            <w:sz w:val="20"/>
            <w:rtl/>
          </w:rPr>
          <w:delText xml:space="preserve">אריא"ש</w:delText>
        </w:r>
      </w:del>
      <w:r w:rsidRPr="004640F6">
        <w:rPr>
          <w:rFonts w:ascii="Fb Fontext" w:hAnsi="Fb Fontext"/>
          <w:spacing w:val="-4"/>
          <w:sz w:val="20"/>
          <w:rtl/>
        </w:rPr>
        <w:t xml:space="preserve"> </w:t>
      </w:r>
      <w:ins w:id="106629" w:author="קלוד" w:date="2026-10-11T13:11:34Z">
        <w:r>
          <w:rPr>
            <w:rFonts w:ascii="Fb Fontext" w:hAnsi="Fb Fontext"/>
            <w:spacing w:val="-4"/>
            <w:sz w:val="20"/>
            <w:rtl/>
          </w:rPr>
          <w:t xml:space="preserve">מחלוקת</w:t>
        </w:r>
      </w:ins>
      <w:del w:id="106630" w:author="קלוד" w:date="2026-10-11T13:11:34Z">
        <w:r w:rsidRPr="004640F6">
          <w:rPr>
            <w:rFonts w:ascii="Fb Fontext" w:hAnsi="Fb Fontext"/>
            <w:spacing w:val="-4"/>
            <w:sz w:val="20"/>
            <w:rtl/>
          </w:rPr>
          <w:delText xml:space="preserve">דמחלוקת</w:delText>
        </w:r>
      </w:del>
      <w:r w:rsidRPr="004640F6">
        <w:rPr>
          <w:rFonts w:ascii="Fb Fontext" w:hAnsi="Fb Fontext"/>
          <w:spacing w:val="-4"/>
          <w:sz w:val="20"/>
          <w:rtl/>
        </w:rPr>
        <w:t xml:space="preserve"> </w:t>
      </w:r>
      <w:ins w:id="106627" w:author="קלוד" w:date="2026-10-11T13:11:34Z">
        <w:r>
          <w:rPr>
            <w:rFonts w:ascii="Fb Fontext" w:hAnsi="Fb Fontext"/>
            <w:spacing w:val="-4"/>
            <w:sz w:val="20"/>
            <w:rtl/>
          </w:rPr>
          <w:t xml:space="preserve">בשנשברו</w:t>
        </w:r>
      </w:ins>
      <w:del w:id="106628" w:author="קלוד" w:date="2026-10-11T13:11:34Z">
        <w:r w:rsidRPr="004640F6">
          <w:rPr>
            <w:rFonts w:ascii="Fb Fontext" w:hAnsi="Fb Fontext"/>
            <w:spacing w:val="-4"/>
            <w:sz w:val="20"/>
            <w:rtl/>
          </w:rPr>
          <w:delText xml:space="preserve">שנשברו</w:delText>
        </w:r>
      </w:del>
      <w:r w:rsidRPr="004640F6">
        <w:rPr>
          <w:rFonts w:ascii="Fb Fontext" w:hAnsi="Fb Fontext"/>
          <w:spacing w:val="-4"/>
          <w:sz w:val="20"/>
          <w:rtl/>
        </w:rPr>
        <w:t xml:space="preserve"> </w:t>
      </w:r>
      <w:ins w:id="106625" w:author="קלוד" w:date="2026-10-11T13:11:34Z">
        <w:r>
          <w:rPr>
            <w:rFonts w:ascii="Fb Fontext" w:hAnsi="Fb Fontext"/>
            <w:spacing w:val="-4"/>
            <w:sz w:val="20"/>
            <w:rtl/>
          </w:rPr>
          <w:t xml:space="preserve">בשבת,</w:t>
        </w:r>
      </w:ins>
      <w:del w:id="106626" w:author="קלוד" w:date="2026-10-11T13:11:34Z">
        <w:r w:rsidRPr="004640F6">
          <w:rPr>
            <w:rFonts w:ascii="Fb Fontext" w:hAnsi="Fb Fontext"/>
            <w:spacing w:val="-4"/>
            <w:sz w:val="20"/>
            <w:rtl/>
          </w:rPr>
          <w:delText xml:space="preserve">בשבת</w:delText>
        </w:r>
      </w:del>
      <w:r w:rsidRPr="004640F6">
        <w:rPr>
          <w:rFonts w:ascii="Fb Fontext" w:hAnsi="Fb Fontext"/>
          <w:spacing w:val="-4"/>
          <w:sz w:val="20"/>
          <w:rtl/>
        </w:rPr>
        <w:t xml:space="preserve"> </w:t>
      </w:r>
      <w:ins w:id="94923" w:author="מנוע מכני" w:date="2026-10-11T12:04:39Z">
        <w:r>
          <w:rPr>
            <w:rFonts w:ascii="Fb Fontext" w:hAnsi="Fb Fontext"/>
            <w:spacing w:val="-4"/>
            <w:sz w:val="20"/>
            <w:rtl/>
          </w:rPr>
          <w:t xml:space="preserve">אם </w:t>
        </w:r>
      </w:ins>
      <w:del w:id="94924" w:author="מנוע מכני" w:date="2026-10-11T12:04:39Z">
        <w:r w:rsidRPr="004640F6">
          <w:rPr>
            <w:rFonts w:ascii="Fb Fontext" w:hAnsi="Fb Fontext"/>
            <w:spacing w:val="-4"/>
            <w:sz w:val="20"/>
            <w:rtl/>
          </w:rPr>
          <w:delText xml:space="preserve">אי </w:delText>
        </w:r>
      </w:del>
      <w:r w:rsidRPr="004640F6">
        <w:rPr>
          <w:rFonts w:ascii="Fb Fontext" w:hAnsi="Fb Fontext"/>
          <w:spacing w:val="-4"/>
          <w:sz w:val="20"/>
          <w:rtl/>
        </w:rPr>
        <w:t xml:space="preserve">מוכן </w:t>
      </w:r>
      <w:ins w:id="94925" w:author="מנוע מכני" w:date="2026-10-11T12:04:39Z">
        <w:r>
          <w:rPr>
            <w:rFonts w:ascii="Fb Fontext" w:hAnsi="Fb Fontext"/>
            <w:spacing w:val="-4"/>
            <w:sz w:val="20"/>
            <w:rtl/>
          </w:rPr>
          <w:t xml:space="preserve">אם </w:t>
        </w:r>
      </w:ins>
      <w:del w:id="94926" w:author="מנוע מכני" w:date="2026-10-11T12:04:39Z">
        <w:r w:rsidRPr="004640F6">
          <w:rPr>
            <w:rFonts w:ascii="Fb Fontext" w:hAnsi="Fb Fontext"/>
            <w:spacing w:val="-4"/>
            <w:sz w:val="20"/>
            <w:rtl/>
          </w:rPr>
          <w:delText xml:space="preserve">אי </w:delText>
        </w:r>
      </w:del>
      <w:ins w:id="106623" w:author="קלוד" w:date="2026-10-11T13:11:34Z">
        <w:r>
          <w:rPr>
            <w:rFonts w:ascii="Fb Fontext" w:hAnsi="Fb Fontext"/>
            <w:spacing w:val="-4"/>
            <w:sz w:val="20"/>
            <w:rtl/>
          </w:rPr>
          <w:t xml:space="preserve">נולד,</w:t>
        </w:r>
      </w:ins>
      <w:del w:id="106624" w:author="קלוד" w:date="2026-10-11T13:11:34Z">
        <w:r w:rsidRPr="004640F6">
          <w:rPr>
            <w:rFonts w:ascii="Fb Fontext" w:hAnsi="Fb Fontext"/>
            <w:spacing w:val="-4"/>
            <w:sz w:val="20"/>
            <w:rtl/>
          </w:rPr>
          <w:delText xml:space="preserve">נולד</w:delText>
        </w:r>
      </w:del>
      <w:r w:rsidRPr="004640F6">
        <w:rPr>
          <w:rFonts w:ascii="Fb Fontext" w:hAnsi="Fb Fontext"/>
          <w:spacing w:val="-4"/>
          <w:sz w:val="20"/>
          <w:rtl/>
        </w:rPr>
        <w:t xml:space="preserve"> </w:t>
      </w:r>
      <w:ins w:id="106621" w:author="קלוד" w:date="2026-10-11T13:11:34Z">
        <w:r>
          <w:rPr>
            <w:rFonts w:ascii="Fb Fontext" w:hAnsi="Fb Fontext"/>
            <w:spacing w:val="-4"/>
            <w:sz w:val="20"/>
            <w:rtl/>
          </w:rPr>
          <w:t xml:space="preserve">אבל </w:t>
        </w:r>
        <w:r>
          <w:rPr>
            <w:rStyle w:val="afffffe"/>
            <w:rFonts w:ascii="Fb Fontext" w:hAnsi="Fb Fontext"/>
            <w:spacing w:val="-4"/>
            <w:sz w:val="20"/>
            <w:rtl/>
          </w:rPr>
          <w:t xml:space="preserve">בנשברו</w:t>
        </w:r>
      </w:ins>
      <w:del w:id="106622" w:author="קלוד" w:date="2026-10-11T13:11:34Z">
        <w:r w:rsidRPr="004640F6">
          <w:rPr>
            <w:rFonts w:ascii="Fb Fontext" w:hAnsi="Fb Fontext"/>
            <w:spacing w:val="-4"/>
            <w:sz w:val="20"/>
            <w:rtl/>
          </w:rPr>
          <w:delText xml:space="preserve">אבל</w:delText>
        </w:r>
      </w:del>
      <w:r w:rsidRPr="004640F6">
        <w:rPr>
          <w:rFonts w:ascii="Fb Fontext" w:hAnsi="Fb Fontext"/>
          <w:spacing w:val="-4"/>
          <w:sz w:val="20"/>
          <w:rtl/>
        </w:rPr>
        <w:t xml:space="preserve"> </w:t>
      </w:r>
      <w:r w:rsidRPr="004640F6">
        <w:rPr>
          <w:rStyle w:val="2fb"/>
          <w:rFonts w:ascii="Fb Fontext" w:hAnsi="Fb Fontext"/>
          <w:spacing w:val="-4"/>
          <w:sz w:val="20"/>
          <w:rtl/>
        </w:rPr>
        <w:t xml:space="preserve">מער"ש</w:t>
      </w:r>
      <w:r w:rsidRPr="004640F6">
        <w:rPr>
          <w:rFonts w:ascii="Fb Fontext" w:hAnsi="Fb Fontext"/>
          <w:spacing w:val="-4"/>
          <w:sz w:val="20"/>
          <w:rtl/>
        </w:rPr>
        <w:t xml:space="preserve"> </w:t>
      </w:r>
      <w:r w:rsidRPr="004640F6">
        <w:rPr>
          <w:rFonts w:ascii="Fb Fontext" w:hAnsi="Fb Fontext"/>
          <w:b/>
          <w:bCs/>
          <w:spacing w:val="-4"/>
          <w:sz w:val="20"/>
          <w:rtl/>
        </w:rPr>
        <w:t>לכו"ע</w:t>
      </w:r>
      <w:r w:rsidRPr="004640F6">
        <w:rPr>
          <w:rFonts w:ascii="Fb Fontext" w:hAnsi="Fb Fontext"/>
          <w:spacing w:val="-4"/>
          <w:sz w:val="20"/>
          <w:rtl/>
        </w:rPr>
        <w:t xml:space="preserve"> </w:t>
      </w:r>
      <w:ins w:id="106619" w:author="קלוד" w:date="2026-10-11T13:11:34Z">
        <w:r>
          <w:rPr>
            <w:rFonts w:ascii="Fb Fontext" w:hAnsi="Fb Fontext"/>
            <w:spacing w:val="-4"/>
            <w:sz w:val="20"/>
            <w:rtl/>
          </w:rPr>
          <w:t xml:space="preserve">מותר,</w:t>
        </w:r>
      </w:ins>
      <w:del w:id="106620" w:author="קלוד" w:date="2026-10-11T13:11:34Z">
        <w:r w:rsidRPr="004640F6">
          <w:rPr>
            <w:rFonts w:ascii="Fb Fontext" w:hAnsi="Fb Fontext"/>
            <w:spacing w:val="-4"/>
            <w:sz w:val="20"/>
            <w:rtl/>
          </w:rPr>
          <w:delText xml:space="preserve">מותר</w:delText>
        </w:r>
      </w:del>
      <w:r w:rsidRPr="004640F6">
        <w:rPr>
          <w:rFonts w:ascii="Fb Fontext" w:hAnsi="Fb Fontext"/>
          <w:spacing w:val="-4"/>
          <w:sz w:val="20"/>
          <w:rtl/>
        </w:rPr>
        <w:t xml:space="preserve"> </w:t>
      </w:r>
      <w:ins w:id="106617" w:author="קלוד" w:date="2026-10-11T13:11:34Z">
        <w:r>
          <w:rPr>
            <w:rFonts w:ascii="Fb Fontext" w:hAnsi="Fb Fontext"/>
            <w:spacing w:val="-4"/>
            <w:sz w:val="20"/>
            <w:rtl/>
          </w:rPr>
          <w:t xml:space="preserve">שמוכן</w:t>
        </w:r>
      </w:ins>
      <w:del w:id="106618" w:author="קלוד" w:date="2026-10-11T13:11:34Z">
        <w:r w:rsidRPr="004640F6">
          <w:rPr>
            <w:rFonts w:ascii="Fb Fontext" w:hAnsi="Fb Fontext"/>
            <w:spacing w:val="-4"/>
            <w:sz w:val="20"/>
            <w:rtl/>
          </w:rPr>
          <w:delText xml:space="preserve">דמוכן</w:delText>
        </w:r>
      </w:del>
      <w:r w:rsidRPr="004640F6">
        <w:rPr>
          <w:rFonts w:ascii="Fb Fontext" w:hAnsi="Fb Fontext"/>
          <w:spacing w:val="-4"/>
          <w:sz w:val="20"/>
          <w:rtl/>
        </w:rPr>
        <w:t xml:space="preserve"> למלאכה.</w:t>
      </w:r>
    </w:p>
    <w:p>
      <w:pPr>
        <w:pStyle w:val="38"/>
        <w:rPr>
          <w:ins w:id="98663" w:author="מנוע מכני" w:date="2026-10-11T12:04:39Z"/>
        </w:rPr>
      </w:pPr>
      <w:del w:id="98662" w:author="מנוע מכני" w:date="2026-10-11T12:04:39Z">
        <w:r w:rsidRPr="006F178A">
          <w:delText xml:space="preserve">•</w:delText>
        </w:r>
      </w:del>
      <w:r w:rsidRPr="006F178A">
        <w:t xml:space="preserve"> </w:t>
      </w:r>
      <w:r w:rsidRPr="006F178A">
        <w:t xml:space="preserve">תני </w:t>
      </w:r>
      <w:ins w:id="93545" w:author="מנוע מכני" w:date="2026-10-11T12:04:39Z">
        <w:r>
          <w:t xml:space="preserve">אחת</w:t>
        </w:r>
      </w:ins>
      <w:del w:id="93546" w:author="מנוע מכני" w:date="2026-10-11T12:04:39Z">
        <w:r w:rsidRPr="006F178A">
          <w:delText xml:space="preserve">חדא</w:delText>
        </w:r>
      </w:del>
      <w:r w:rsidRPr="006F178A">
        <w:t xml:space="preserve">:</w:t>
      </w:r>
    </w:p>
    <w:p w:rsidR="00E9703F" w:rsidRPr="006F178A" w:rsidRDefault="00E9703F" w:rsidP="00E9703F">
      <w:pPr>
        <w:rPr>
          <w:rtl/>
        </w:rPr>
      </w:pPr>
      <w:del w:id="98664" w:author="מנוע מכני" w:date="2026-10-11T12:04:39Z">
        <w:r w:rsidRPr="006F178A">
          <w:rPr>
            <w:rFonts w:ascii="Fb Fontext" w:hAnsi="Fb Fontext"/>
            <w:rtl/>
          </w:rPr>
          <w:delText xml:space="preserve"> </w:delText>
        </w:r>
      </w:del>
      <w:r w:rsidRPr="006F178A">
        <w:rPr>
          <w:rFonts w:ascii="Fb Fontext" w:hAnsi="Fb Fontext"/>
          <w:rtl/>
        </w:rPr>
        <w:t xml:space="preserve">מסיקין בכלים ואין מסיקין בשברי </w:t>
      </w:r>
      <w:ins w:id="106639" w:author="קלוד" w:date="2026-10-11T13:11:34Z">
        <w:r>
          <w:rPr>
            <w:rFonts w:ascii="Fb Fontext" w:hAnsi="Fb Fontext"/>
            <w:rtl/>
          </w:rPr>
          <w:t xml:space="preserve">כלים</w:t>
        </w:r>
      </w:ins>
      <w:del w:id="106640" w:author="קלוד" w:date="2026-10-11T13:11:34Z">
        <w:r w:rsidRPr="006F178A">
          <w:rPr>
            <w:rFonts w:ascii="Fb Fontext" w:hAnsi="Fb Fontext"/>
            <w:rtl/>
          </w:rPr>
          <w:delText xml:space="preserve">כלים.</w:delText>
        </w:r>
      </w:del>
      <w:r w:rsidRPr="006F178A">
        <w:rPr>
          <w:rFonts w:ascii="Fb Fontext" w:hAnsi="Fb Fontext"/>
          <w:rtl/>
        </w:rPr>
        <w:t xml:space="preserve"> </w:t>
      </w:r>
      <w:ins w:id="106637" w:author="קלוד" w:date="2026-10-11T13:11:34Z">
        <w:r>
          <w:rPr>
            <w:rFonts w:ascii="Fb Fontext" w:hAnsi="Fb Fontext"/>
            <w:rtl/>
          </w:rPr>
          <w:t xml:space="preserve">-</w:t>
        </w:r>
      </w:ins>
      <w:del w:id="106638" w:author="קלוד" w:date="2026-10-11T13:11:34Z">
        <w:r w:rsidRPr="006F178A">
          <w:rPr>
            <w:rFonts w:ascii="Fb Fontext" w:hAnsi="Fb Fontext"/>
            <w:rtl/>
          </w:rPr>
          <w:delText xml:space="preserve">–</w:delText>
        </w:r>
      </w:del>
      <w:r w:rsidRPr="006F178A">
        <w:rPr>
          <w:rFonts w:ascii="Fb Fontext" w:hAnsi="Fb Fontext"/>
          <w:rtl/>
        </w:rPr>
        <w:t xml:space="preserve"> </w:t>
      </w:r>
      <w:ins w:id="106635" w:author="קלוד" w:date="2026-10-11T13:11:34Z">
        <w:r>
          <w:rPr>
            <w:rStyle w:val="2fb"/>
            <w:rFonts w:ascii="Fb Fontext" w:hAnsi="Fb Fontext"/>
            <w:rtl/>
          </w:rPr>
          <w:t xml:space="preserve">ר"י,</w:t>
        </w:r>
      </w:ins>
      <w:del w:id="106636" w:author="קלוד" w:date="2026-10-11T13:11:34Z">
        <w:r w:rsidRPr="006F178A">
          <w:rPr>
            <w:rStyle w:val="2fb"/>
            <w:rFonts w:ascii="Fb Fontext" w:hAnsi="Fb Fontext"/>
            <w:rtl/>
          </w:rPr>
          <w:delText xml:space="preserve">ר"י</w:delText>
        </w:r>
      </w:del>
      <w:r w:rsidRPr="006F178A">
        <w:rPr>
          <w:rFonts w:ascii="Fb Fontext" w:hAnsi="Fb Fontext"/>
          <w:rtl/>
        </w:rPr>
        <w:t xml:space="preserve"> </w:t>
      </w:r>
      <w:ins w:id="106633" w:author="קלוד" w:date="2026-10-11T13:11:34Z">
        <w:r>
          <w:rPr>
            <w:rFonts w:ascii="Fb Fontext" w:hAnsi="Fb Fontext"/>
            <w:rtl/>
          </w:rPr>
          <w:t xml:space="preserve">שמחמיר</w:t>
        </w:r>
      </w:ins>
      <w:del w:id="106634" w:author="קלוד" w:date="2026-10-11T13:11:34Z">
        <w:r w:rsidRPr="006F178A">
          <w:rPr>
            <w:rFonts w:ascii="Fb Fontext" w:hAnsi="Fb Fontext"/>
            <w:rtl/>
          </w:rPr>
          <w:delText xml:space="preserve">דמחמיר</w:delText>
        </w:r>
      </w:del>
      <w:r w:rsidRPr="006F178A">
        <w:rPr>
          <w:rFonts w:ascii="Fb Fontext" w:hAnsi="Fb Fontext"/>
          <w:rtl/>
        </w:rPr>
        <w:t xml:space="preserve"> בנולד.</w:t>
      </w:r>
    </w:p>
    <w:p>
      <w:pPr>
        <w:pStyle w:val="38"/>
        <w:rPr>
          <w:ins w:id="98665" w:author="מנוע מכני" w:date="2026-10-11T12:04:39Z"/>
        </w:rPr>
      </w:pPr>
      <w:r w:rsidRPr="006F178A">
        <w:t xml:space="preserve">ותניא אידך:</w:t>
      </w:r>
    </w:p>
    <w:p w:rsidR="00E9703F" w:rsidRPr="006F178A" w:rsidRDefault="00E9703F" w:rsidP="00E9703F">
      <w:pPr>
        <w:rPr>
          <w:rtl/>
        </w:rPr>
      </w:pPr>
      <w:del w:id="98666" w:author="מנוע מכני" w:date="2026-10-11T12:04:39Z">
        <w:r w:rsidRPr="006F178A">
          <w:rPr>
            <w:rtl/>
          </w:rPr>
          <w:delText xml:space="preserve"> </w:delText>
        </w:r>
      </w:del>
      <w:r w:rsidRPr="006F178A">
        <w:rPr>
          <w:rtl/>
        </w:rPr>
        <w:t xml:space="preserve">כשם שמסיקין בכלים כך מסיקין בשברי </w:t>
      </w:r>
      <w:ins w:id="106645" w:author="קלוד" w:date="2026-10-11T13:11:34Z">
        <w:r>
          <w:rPr>
            <w:rtl/>
          </w:rPr>
          <w:t xml:space="preserve">כלים</w:t>
        </w:r>
      </w:ins>
      <w:del w:id="106646" w:author="קלוד" w:date="2026-10-11T13:11:34Z">
        <w:r w:rsidRPr="006F178A">
          <w:rPr>
            <w:rtl/>
          </w:rPr>
          <w:delText xml:space="preserve">כלים.</w:delText>
        </w:r>
      </w:del>
      <w:r w:rsidRPr="006F178A">
        <w:rPr>
          <w:rtl/>
        </w:rPr>
        <w:t xml:space="preserve"> </w:t>
      </w:r>
      <w:ins w:id="106643" w:author="קלוד" w:date="2026-10-11T13:11:34Z">
        <w:r>
          <w:rPr>
            <w:rStyle w:val="2fb"/>
            <w:rtl/>
          </w:rPr>
          <w:t xml:space="preserve">-</w:t>
        </w:r>
      </w:ins>
      <w:del w:id="106644" w:author="קלוד" w:date="2026-10-11T13:11:34Z">
        <w:r w:rsidRPr="006F178A">
          <w:rPr>
            <w:rStyle w:val="2fb"/>
            <w:rtl/>
          </w:rPr>
          <w:delText xml:space="preserve">ר"ש</w:delText>
        </w:r>
      </w:del>
      <w:r w:rsidRPr="006F178A">
        <w:rPr>
          <w:rtl/>
        </w:rPr>
        <w:t xml:space="preserve"> </w:t>
      </w:r>
      <w:ins w:id="106641" w:author="קלוד" w:date="2026-10-11T13:11:34Z">
        <w:r>
          <w:rPr>
            <w:rtl/>
          </w:rPr>
          <w:t xml:space="preserve">ר"ש, שמתיר</w:t>
        </w:r>
      </w:ins>
      <w:del w:id="106642" w:author="קלוד" w:date="2026-10-11T13:11:34Z">
        <w:r w:rsidRPr="006F178A">
          <w:rPr>
            <w:rtl/>
          </w:rPr>
          <w:delText xml:space="preserve">דמתיר</w:delText>
        </w:r>
      </w:del>
      <w:r w:rsidRPr="006F178A">
        <w:rPr>
          <w:rtl/>
        </w:rPr>
        <w:t xml:space="preserve"> בנולד.</w:t>
      </w:r>
    </w:p>
    <w:p>
      <w:pPr>
        <w:pStyle w:val="38"/>
        <w:rPr>
          <w:ins w:id="98667" w:author="מנוע מכני" w:date="2026-10-11T12:04:39Z"/>
        </w:rPr>
      </w:pPr>
      <w:r w:rsidRPr="006F178A">
        <w:t xml:space="preserve">ותניא אידך:</w:t>
      </w:r>
    </w:p>
    <w:p w:rsidR="00E9703F" w:rsidRPr="006F178A" w:rsidRDefault="00E9703F" w:rsidP="00E9703F">
      <w:pPr>
        <w:rPr>
          <w:rtl/>
        </w:rPr>
      </w:pPr>
      <w:del w:id="98668"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אין מסיקין </w:t>
      </w:r>
      <w:r w:rsidRPr="006F178A">
        <w:rPr>
          <w:rFonts w:ascii="Fb Fontext" w:hAnsi="Fb Fontext"/>
          <w:sz w:val="20"/>
          <w:rtl/>
        </w:rPr>
        <w:t xml:space="preserve">לא</w:t>
      </w:r>
      <w:r w:rsidRPr="006F178A">
        <w:rPr>
          <w:rFonts w:ascii="Fb Fontext" w:hAnsi="Fb Fontext"/>
          <w:sz w:val="20"/>
          <w:rtl/>
        </w:rPr>
        <w:t xml:space="preserve"> בכלים ולא בשברי </w:t>
      </w:r>
      <w:ins w:id="106651" w:author="קלוד" w:date="2026-10-11T13:11:34Z">
        <w:r>
          <w:rPr>
            <w:rFonts w:ascii="Fb Fontext" w:hAnsi="Fb Fontext"/>
            <w:sz w:val="20"/>
            <w:rtl/>
          </w:rPr>
          <w:t xml:space="preserve">כלים</w:t>
        </w:r>
      </w:ins>
      <w:del w:id="106652" w:author="קלוד" w:date="2026-10-11T13:11:34Z">
        <w:r w:rsidRPr="006F178A">
          <w:rPr>
            <w:rFonts w:ascii="Fb Fontext" w:hAnsi="Fb Fontext"/>
            <w:sz w:val="20"/>
            <w:rtl/>
          </w:rPr>
          <w:delText xml:space="preserve">כלים.</w:delText>
        </w:r>
      </w:del>
      <w:r w:rsidRPr="006F178A">
        <w:rPr>
          <w:rFonts w:ascii="Fb Fontext" w:hAnsi="Fb Fontext" w:hint="cs"/>
          <w:sz w:val="20"/>
          <w:rtl/>
        </w:rPr>
        <w:t xml:space="preserve"> </w:t>
      </w:r>
      <w:ins w:id="106649" w:author="קלוד" w:date="2026-10-11T13:11:34Z">
        <w:r>
          <w:rPr>
            <w:rStyle w:val="2fb"/>
            <w:rFonts w:ascii="Fb Fontext" w:hAnsi="Fb Fontext" w:hint="cs"/>
            <w:sz w:val="20"/>
            <w:rtl/>
          </w:rPr>
          <w:t xml:space="preserve">-</w:t>
        </w:r>
      </w:ins>
      <w:del w:id="106650" w:author="קלוד" w:date="2026-10-11T13:11:34Z">
        <w:r w:rsidRPr="006F178A">
          <w:rPr>
            <w:rStyle w:val="2fb"/>
            <w:rFonts w:ascii="Fb Fontext" w:hAnsi="Fb Fontext" w:hint="cs"/>
            <w:sz w:val="20"/>
            <w:rtl/>
          </w:rPr>
          <w:delText xml:space="preserve">כר</w:delText>
        </w:r>
        <w:r w:rsidRPr="006F178A">
          <w:rPr>
            <w:rStyle w:val="2fb"/>
            <w:rFonts w:ascii="Fb Fontext" w:hAnsi="Fb Fontext"/>
            <w:sz w:val="20"/>
            <w:rtl/>
          </w:rPr>
          <w:delText xml:space="preserve">"</w:delText>
        </w:r>
        <w:r w:rsidRPr="006F178A">
          <w:rPr>
            <w:rStyle w:val="2fb"/>
            <w:rFonts w:ascii="Fb Fontext" w:hAnsi="Fb Fontext" w:hint="cs"/>
            <w:sz w:val="20"/>
            <w:rtl/>
          </w:rPr>
          <w:delText xml:space="preserve">נ</w:delText>
        </w:r>
      </w:del>
      <w:r w:rsidRPr="006F178A">
        <w:rPr>
          <w:rFonts w:ascii="Fb Fontext" w:hAnsi="Fb Fontext" w:hint="cs"/>
          <w:sz w:val="20"/>
          <w:rtl/>
        </w:rPr>
        <w:t xml:space="preserve"> </w:t>
      </w:r>
      <w:ins w:id="106647" w:author="קלוד" w:date="2026-10-11T13:11:34Z">
        <w:r>
          <w:rPr>
            <w:rFonts w:ascii="Fb Fontext" w:hAnsi="Fb Fontext"/>
            <w:sz w:val="20"/>
            <w:rtl/>
          </w:rPr>
          <w:t xml:space="preserve">כר"נ, שכלי</w:t>
        </w:r>
      </w:ins>
      <w:del w:id="106648" w:author="קלוד" w:date="2026-10-11T13:11:34Z">
        <w:r w:rsidRPr="006F178A">
          <w:rPr>
            <w:rFonts w:ascii="Fb Fontext" w:hAnsi="Fb Fontext"/>
            <w:sz w:val="20"/>
            <w:rtl/>
          </w:rPr>
          <w:delText xml:space="preserve">דכלי</w:delText>
        </w:r>
      </w:del>
      <w:r w:rsidRPr="006F178A">
        <w:rPr>
          <w:rFonts w:ascii="Fb Fontext" w:hAnsi="Fb Fontext"/>
          <w:sz w:val="20"/>
          <w:rtl/>
        </w:rPr>
        <w:t xml:space="preserve"> ניטל דווקא לתשמישו המיוחד לו.</w:t>
      </w:r>
    </w:p>
    <w:p>
      <w:pPr>
        <w:pStyle w:val="afffff8"/>
        <w:rPr>
          <w:ins w:id="90287" w:author="קלוד" w:date="2026-10-11T12:33:55Z"/>
        </w:rPr>
      </w:pPr>
      <w:ins w:id="90288" w:author="קלוד" w:date="2026-10-11T12:33:55Z">
        <w:r>
          <w:rPr>
            <w:color w:val="7B3F00"/>
          </w:rPr>
          <w:t xml:space="preserve">לבני הבנין וחרס קטנה - טלטול בחצר ובכרמלית</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לבני הבנין שנשארו</w:t>
      </w:r>
      <w:ins w:id="106663" w:author="קלוד" w:date="2026-10-11T13:11:34Z">
        <w:r>
          <w:rPr>
            <w:rFonts w:ascii="Fb Fontext" w:hAnsi="Fb Fontext"/>
            <w:rtl/>
          </w:rPr>
          <w:t xml:space="preserve"> - </w:t>
        </w:r>
      </w:ins>
      <w:del w:id="106664" w:author="קלוד" w:date="2026-10-11T13:11:34Z">
        <w:r w:rsidRPr="006F178A">
          <w:rPr>
            <w:rFonts w:ascii="Fb Fontext" w:hAnsi="Fb Fontext"/>
            <w:rtl/>
          </w:rPr>
          <w:delText xml:space="preserve"> </w:delText>
        </w:r>
      </w:del>
      <w:r w:rsidRPr="006F178A">
        <w:rPr>
          <w:rStyle w:val="2fb"/>
          <w:rFonts w:ascii="Fb Fontext" w:hAnsi="Fb Fontext"/>
          <w:rtl/>
        </w:rPr>
        <w:t xml:space="preserve">ר"נ</w:t>
      </w:r>
      <w:r w:rsidRPr="006F178A">
        <w:rPr>
          <w:rFonts w:ascii="Fb Fontext" w:hAnsi="Fb Fontext"/>
          <w:rtl/>
        </w:rPr>
        <w:t xml:space="preserve"> </w:t>
      </w:r>
      <w:ins w:id="106661" w:author="קלוד" w:date="2026-10-11T13:11:34Z">
        <w:r>
          <w:rPr>
            <w:rFonts w:ascii="Fb Fontext" w:hAnsi="Fb Fontext"/>
            <w:rtl/>
          </w:rPr>
          <w:t xml:space="preserve">מתיר</w:t>
        </w:r>
      </w:ins>
      <w:del w:id="106662" w:author="קלוד" w:date="2026-10-11T13:11:34Z">
        <w:r w:rsidRPr="006F178A">
          <w:rPr>
            <w:rFonts w:ascii="Fb Fontext" w:hAnsi="Fb Fontext"/>
            <w:rtl/>
          </w:rPr>
          <w:delText xml:space="preserve">שרי</w:delText>
        </w:r>
      </w:del>
      <w:r w:rsidRPr="006F178A">
        <w:rPr>
          <w:rFonts w:ascii="Fb Fontext" w:hAnsi="Fb Fontext"/>
          <w:rtl/>
        </w:rPr>
        <w:t xml:space="preserve"> </w:t>
      </w:r>
      <w:ins w:id="106659" w:author="קלוד" w:date="2026-10-11T13:11:34Z">
        <w:r>
          <w:rPr>
            <w:rFonts w:ascii="Fb Fontext" w:hAnsi="Fb Fontext"/>
            <w:rtl/>
          </w:rPr>
          <w:t xml:space="preserve">בטלטול,</w:t>
        </w:r>
      </w:ins>
      <w:del w:id="106660" w:author="קלוד" w:date="2026-10-11T13:11:34Z">
        <w:r w:rsidRPr="006F178A">
          <w:rPr>
            <w:rFonts w:ascii="Fb Fontext" w:hAnsi="Fb Fontext"/>
            <w:rtl/>
          </w:rPr>
          <w:delText xml:space="preserve">בטלטול</w:delText>
        </w:r>
      </w:del>
      <w:r w:rsidRPr="006F178A">
        <w:rPr>
          <w:rFonts w:ascii="Fb Fontext" w:hAnsi="Fb Fontext"/>
          <w:rtl/>
        </w:rPr>
        <w:t xml:space="preserve"> </w:t>
      </w:r>
      <w:ins w:id="106657" w:author="קלוד" w:date="2026-10-11T13:11:34Z">
        <w:r>
          <w:rPr>
            <w:rFonts w:ascii="Fb Fontext" w:hAnsi="Fb Fontext"/>
            <w:rtl/>
          </w:rPr>
          <w:t xml:space="preserve">שראויים</w:t>
        </w:r>
      </w:ins>
      <w:del w:id="106658" w:author="קלוד" w:date="2026-10-11T13:11:34Z">
        <w:r w:rsidRPr="006F178A">
          <w:rPr>
            <w:rFonts w:ascii="Fb Fontext" w:hAnsi="Fb Fontext"/>
            <w:rtl/>
          </w:rPr>
          <w:delText xml:space="preserve">דראויים</w:delText>
        </w:r>
      </w:del>
      <w:r w:rsidRPr="006F178A">
        <w:rPr>
          <w:rFonts w:ascii="Fb Fontext" w:hAnsi="Fb Fontext"/>
          <w:rtl/>
        </w:rPr>
        <w:t xml:space="preserve"> </w:t>
      </w:r>
      <w:ins w:id="106655" w:author="קלוד" w:date="2026-10-11T13:11:34Z">
        <w:r>
          <w:rPr>
            <w:rFonts w:ascii="Fb Fontext" w:hAnsi="Fb Fontext"/>
            <w:rtl/>
          </w:rPr>
          <w:t xml:space="preserve">להסבה,</w:t>
        </w:r>
      </w:ins>
      <w:del w:id="106656" w:author="קלוד" w:date="2026-10-11T13:11:34Z">
        <w:r w:rsidRPr="006F178A">
          <w:rPr>
            <w:rFonts w:ascii="Fb Fontext" w:hAnsi="Fb Fontext"/>
            <w:rtl/>
          </w:rPr>
          <w:delText xml:space="preserve">להסבה</w:delText>
        </w:r>
      </w:del>
      <w:r w:rsidRPr="006F178A">
        <w:rPr>
          <w:rFonts w:ascii="Fb Fontext" w:hAnsi="Fb Fontext"/>
          <w:rtl/>
        </w:rPr>
        <w:t xml:space="preserve"> ואם סידרם </w:t>
      </w:r>
      <w:ins w:id="106653" w:author="קלוד" w:date="2026-10-11T13:11:34Z">
        <w:r>
          <w:rPr>
            <w:rFonts w:ascii="Fb Fontext" w:hAnsi="Fb Fontext"/>
            <w:rtl/>
          </w:rPr>
          <w:t xml:space="preserve">- ודאי</w:t>
        </w:r>
      </w:ins>
      <w:del w:id="106654" w:author="קלוד" w:date="2026-10-11T13:11:34Z">
        <w:r w:rsidRPr="006F178A">
          <w:rPr>
            <w:rFonts w:ascii="Fb Fontext" w:hAnsi="Fb Fontext"/>
            <w:rtl/>
          </w:rPr>
          <w:delText xml:space="preserve">וודאי</w:delText>
        </w:r>
      </w:del>
      <w:r w:rsidRPr="006F178A">
        <w:rPr>
          <w:rFonts w:ascii="Fb Fontext" w:hAnsi="Fb Fontext"/>
          <w:rtl/>
        </w:rPr>
        <w:t xml:space="preserve"> הקצם ואסור.</w:t>
      </w:r>
    </w:p>
    <w:p w:rsidR="00E9703F" w:rsidRPr="006F178A" w:rsidRDefault="00E9703F" w:rsidP="00E9703F">
      <w:pPr>
        <w:rPr>
          <w:rtl/>
        </w:rPr>
      </w:pPr>
      <w:r w:rsidRPr="006F178A">
        <w:rPr>
          <w:rStyle w:val="afffe"/>
          <w:rFonts w:ascii="Fb Fontext" w:hAnsi="Fb Fontext"/>
          <w:rtl/>
        </w:rPr>
        <w:t>חרס קטנה</w:t>
      </w:r>
      <w:r w:rsidRPr="006F178A">
        <w:rPr>
          <w:rtl/>
        </w:rPr>
        <w:t xml:space="preserve"> </w:t>
      </w:r>
      <w:r w:rsidRPr="006F178A">
        <w:rPr>
          <w:rStyle w:val="2fb"/>
          <w:rtl/>
        </w:rPr>
        <w:t xml:space="preserve">לשמואל</w:t>
      </w:r>
      <w:r w:rsidRPr="006F178A">
        <w:rPr>
          <w:rtl/>
        </w:rPr>
        <w:t xml:space="preserve"> מותר לטלטל בחצר, אבל בכרמלית - </w:t>
      </w:r>
      <w:r w:rsidRPr="006F178A">
        <w:rPr>
          <w:rtl/>
        </w:rPr>
        <w:t xml:space="preserve">לא</w:t>
      </w:r>
      <w:r w:rsidRPr="006F178A">
        <w:rPr>
          <w:rtl/>
        </w:rPr>
        <w:t xml:space="preserve">.</w:t>
      </w:r>
    </w:p>
    <w:p>
      <w:pPr>
        <w:pStyle w:val="38"/>
        <w:rPr>
          <w:ins w:id="98669" w:author="מנוע מכני" w:date="2026-10-11T12:04:39Z"/>
        </w:rPr>
      </w:pPr>
      <w:ins w:id="90553" w:author="מנוע מכני" w:date="2026-10-11T12:04:39Z">
        <w:r>
          <w:t xml:space="preserve">ור"נ</w:t>
        </w:r>
      </w:ins>
      <w:del w:id="90554" w:author="מנוע מכני" w:date="2026-10-11T12:04:39Z">
        <w:r w:rsidRPr="006F178A">
          <w:delText xml:space="preserve">ורב נחמן</w:delText>
        </w:r>
      </w:del>
      <w:r w:rsidRPr="006F178A">
        <w:t>:</w:t>
      </w:r>
    </w:p>
    <w:p w:rsidR="00E9703F" w:rsidRPr="006F178A" w:rsidRDefault="00E9703F" w:rsidP="00E9703F">
      <w:pPr>
        <w:rPr>
          <w:rtl/>
        </w:rPr>
      </w:pPr>
      <w:del w:id="98670" w:author="מנוע מכני" w:date="2026-10-11T12:04:39Z">
        <w:r w:rsidRPr="006F178A">
          <w:rPr>
            <w:rtl/>
          </w:rPr>
          <w:delText xml:space="preserve"> </w:delText>
        </w:r>
      </w:del>
      <w:ins w:id="93547" w:author="מנוע מכני" w:date="2026-10-11T12:04:39Z">
        <w:r>
          <w:rPr>
            <w:rtl/>
          </w:rPr>
          <w:t xml:space="preserve">שלו</w:t>
        </w:r>
      </w:ins>
      <w:del w:id="93548" w:author="מנוע מכני" w:date="2026-10-11T12:04:39Z">
        <w:r w:rsidRPr="006F178A">
          <w:rPr>
            <w:rtl/>
          </w:rPr>
          <w:delText xml:space="preserve">דידיה</w:delText>
        </w:r>
      </w:del>
      <w:r w:rsidRPr="006F178A">
        <w:rPr>
          <w:rtl/>
        </w:rPr>
        <w:t xml:space="preserve">: </w:t>
      </w:r>
      <w:ins w:id="90555" w:author="מנוע מכני" w:date="2026-10-11T12:04:39Z">
        <w:r>
          <w:rPr>
            <w:rtl/>
          </w:rPr>
          <w:t xml:space="preserve">אפי'</w:t>
        </w:r>
      </w:ins>
      <w:del w:id="90556" w:author="מנוע מכני" w:date="2026-10-11T12:04:39Z">
        <w:r w:rsidRPr="006F178A">
          <w:rPr>
            <w:rtl/>
          </w:rPr>
          <w:delText xml:space="preserve">אפילו</w:delText>
        </w:r>
      </w:del>
      <w:r w:rsidRPr="006F178A">
        <w:rPr>
          <w:rtl/>
        </w:rPr>
        <w:t xml:space="preserve"> בכרמלית, אבל ברשות הרבים - </w:t>
      </w:r>
      <w:r w:rsidRPr="006F178A">
        <w:rPr>
          <w:rtl/>
        </w:rPr>
        <w:t xml:space="preserve">לא</w:t>
      </w:r>
      <w:r w:rsidRPr="006F178A">
        <w:rPr>
          <w:rtl/>
        </w:rPr>
        <w:t xml:space="preserve">.</w:t>
      </w:r>
    </w:p>
    <w:p>
      <w:pPr>
        <w:pStyle w:val="38"/>
        <w:rPr>
          <w:ins w:id="98671" w:author="מנוע מכני" w:date="2026-10-11T12:04:39Z"/>
        </w:rPr>
      </w:pPr>
      <w:r w:rsidRPr="006F178A">
        <w:lastRenderedPageBreak/>
        <w:t>ו</w:t>
      </w:r>
      <w:r w:rsidRPr="003907AE">
        <w:t>רבא:</w:t>
      </w:r>
    </w:p>
    <w:p w:rsidR="00E9703F" w:rsidRPr="006F178A" w:rsidRDefault="00E9703F" w:rsidP="00E9703F">
      <w:pPr>
        <w:rPr>
          <w:rtl/>
        </w:rPr>
      </w:pPr>
      <w:del w:id="98672" w:author="מנוע מכני" w:date="2026-10-11T12:04:39Z">
        <w:r w:rsidRPr="006F178A">
          <w:rPr>
            <w:rtl/>
          </w:rPr>
          <w:delText xml:space="preserve"> </w:delText>
        </w:r>
      </w:del>
      <w:ins w:id="90557" w:author="מנוע מכני" w:date="2026-10-11T12:04:39Z">
        <w:r>
          <w:rPr>
            <w:rtl/>
          </w:rPr>
          <w:t xml:space="preserve">אפי'</w:t>
        </w:r>
      </w:ins>
      <w:del w:id="90558" w:author="מנוע מכני" w:date="2026-10-11T12:04:39Z">
        <w:r w:rsidRPr="006F178A">
          <w:rPr>
            <w:rtl/>
          </w:rPr>
          <w:delText xml:space="preserve">אפילו</w:delText>
        </w:r>
      </w:del>
      <w:r w:rsidRPr="006F178A">
        <w:rPr>
          <w:rtl/>
        </w:rPr>
        <w:t xml:space="preserve"> </w:t>
      </w:r>
      <w:ins w:id="106685" w:author="קלוד" w:date="2026-10-11T13:11:34Z">
        <w:r>
          <w:rPr>
            <w:rtl/>
          </w:rPr>
          <w:t xml:space="preserve">ברה"ר,</w:t>
        </w:r>
      </w:ins>
      <w:del w:id="106686" w:author="קלוד" w:date="2026-10-11T13:11:34Z">
        <w:r w:rsidRPr="006F178A">
          <w:rPr>
            <w:rtl/>
          </w:rPr>
          <w:delText xml:space="preserve">ברה"ר</w:delText>
        </w:r>
      </w:del>
      <w:r w:rsidRPr="006F178A">
        <w:rPr>
          <w:rtl/>
        </w:rPr>
        <w:t xml:space="preserve"> </w:t>
      </w:r>
      <w:ins w:id="106683" w:author="קלוד" w:date="2026-10-11T13:11:34Z">
        <w:r>
          <w:rPr>
            <w:rtl/>
          </w:rPr>
          <w:t xml:space="preserve">והולך</w:t>
        </w:r>
      </w:ins>
      <w:del w:id="106684" w:author="קלוד" w:date="2026-10-11T13:11:34Z">
        <w:r w:rsidRPr="006F178A">
          <w:rPr>
            <w:rtl/>
          </w:rPr>
          <w:delText xml:space="preserve">ואזדא</w:delText>
        </w:r>
      </w:del>
      <w:r w:rsidRPr="006F178A">
        <w:rPr>
          <w:rtl/>
        </w:rPr>
        <w:t xml:space="preserve"> </w:t>
      </w:r>
      <w:ins w:id="91731" w:author="מנוע מכני" w:date="2026-10-11T12:04:39Z">
        <w:ins w:id="106681" w:author="קלוד" w:date="2026-10-11T13:11:34Z">
          <w:r>
            <w:rPr>
              <w:rtl/>
            </w:rPr>
            <w:t xml:space="preserve">לשיטתו:</w:t>
          </w:r>
        </w:ins>
        <w:del w:id="106682" w:author="קלוד" w:date="2026-10-11T13:11:34Z">
          <w:r>
            <w:rPr>
              <w:rtl/>
            </w:rPr>
            <w:delText xml:space="preserve">לשיטתו</w:delText>
          </w:r>
        </w:del>
      </w:ins>
      <w:del w:id="91732" w:author="מנוע מכני" w:date="2026-10-11T12:04:39Z">
        <w:r w:rsidRPr="006F178A">
          <w:rPr>
            <w:rtl/>
          </w:rPr>
          <w:delText xml:space="preserve">לטעמיה</w:delText>
        </w:r>
      </w:del>
      <w:r w:rsidRPr="006F178A">
        <w:rPr>
          <w:rtl/>
        </w:rPr>
        <w:t xml:space="preserve"> </w:t>
      </w:r>
      <w:ins w:id="106679" w:author="קלוד" w:date="2026-10-11T13:11:34Z">
        <w:r>
          <w:rPr>
            <w:rtl/>
          </w:rPr>
          <w:t xml:space="preserve">שמשו גירד</w:t>
        </w:r>
      </w:ins>
      <w:del w:id="106680" w:author="קלוד" w:date="2026-10-11T13:11:34Z">
        <w:r w:rsidRPr="006F178A">
          <w:rPr>
            <w:rtl/>
          </w:rPr>
          <w:delText xml:space="preserve">שגירד</w:delText>
        </w:r>
      </w:del>
      <w:r w:rsidRPr="006F178A">
        <w:rPr>
          <w:rtl/>
        </w:rPr>
        <w:t xml:space="preserve"> </w:t>
      </w:r>
      <w:ins w:id="106677" w:author="קלוד" w:date="2026-10-11T13:11:34Z">
        <w:r>
          <w:rPr>
            <w:rtl/>
          </w:rPr>
          <w:t xml:space="preserve">בזה</w:t>
        </w:r>
      </w:ins>
      <w:del w:id="106678" w:author="קלוד" w:date="2026-10-11T13:11:34Z">
        <w:r w:rsidRPr="006F178A">
          <w:rPr>
            <w:rtl/>
          </w:rPr>
          <w:delText xml:space="preserve">בזה שמשו</w:delText>
        </w:r>
      </w:del>
      <w:r w:rsidRPr="006F178A">
        <w:rPr>
          <w:rtl/>
        </w:rPr>
        <w:t xml:space="preserve"> טיט שעל </w:t>
      </w:r>
      <w:ins w:id="106675" w:author="קלוד" w:date="2026-10-11T13:11:34Z">
        <w:r>
          <w:rPr>
            <w:rtl/>
          </w:rPr>
          <w:t xml:space="preserve">נעלו,</w:t>
        </w:r>
      </w:ins>
      <w:del w:id="106676" w:author="קלוד" w:date="2026-10-11T13:11:34Z">
        <w:r w:rsidRPr="006F178A">
          <w:rPr>
            <w:rtl/>
          </w:rPr>
          <w:delText xml:space="preserve">נעלו</w:delText>
        </w:r>
      </w:del>
      <w:r w:rsidRPr="006F178A">
        <w:rPr>
          <w:rtl/>
        </w:rPr>
        <w:t xml:space="preserve"> וכשהעירו לו רבנן גער בהם שלא ילמדו טעות </w:t>
      </w:r>
      <w:ins w:id="106673" w:author="קלוד" w:date="2026-10-11T13:11:34Z">
        <w:r>
          <w:rPr>
            <w:rtl/>
          </w:rPr>
          <w:t xml:space="preserve">אחרים,</w:t>
        </w:r>
      </w:ins>
      <w:del w:id="106674" w:author="קלוד" w:date="2026-10-11T13:11:34Z">
        <w:r w:rsidRPr="006F178A">
          <w:rPr>
            <w:rtl/>
          </w:rPr>
          <w:delText xml:space="preserve">אחרים</w:delText>
        </w:r>
      </w:del>
      <w:r w:rsidRPr="006F178A">
        <w:rPr>
          <w:rtl/>
        </w:rPr>
        <w:t xml:space="preserve"> </w:t>
      </w:r>
      <w:ins w:id="91733" w:author="מנוע מכני" w:date="2026-10-11T12:04:39Z">
        <w:r>
          <w:rPr>
            <w:rtl/>
          </w:rPr>
          <w:t xml:space="preserve">שהרי</w:t>
        </w:r>
      </w:ins>
      <w:del w:id="91734" w:author="מנוע מכני" w:date="2026-10-11T12:04:39Z">
        <w:r w:rsidRPr="006F178A">
          <w:rPr>
            <w:rtl/>
          </w:rPr>
          <w:delText xml:space="preserve">דהא</w:delText>
        </w:r>
      </w:del>
      <w:r w:rsidRPr="006F178A">
        <w:rPr>
          <w:rtl/>
        </w:rPr>
        <w:t xml:space="preserve"> </w:t>
      </w:r>
      <w:ins w:id="106671" w:author="קלוד" w:date="2026-10-11T13:11:34Z">
        <w:r>
          <w:rPr>
            <w:rtl/>
          </w:rPr>
          <w:t xml:space="preserve">ראויה</w:t>
        </w:r>
      </w:ins>
      <w:del w:id="106672" w:author="קלוד" w:date="2026-10-11T13:11:34Z">
        <w:r w:rsidRPr="006F178A">
          <w:rPr>
            <w:rtl/>
          </w:rPr>
          <w:delText xml:space="preserve">חזיא</w:delText>
        </w:r>
      </w:del>
      <w:r w:rsidRPr="006F178A">
        <w:rPr>
          <w:rtl/>
        </w:rPr>
        <w:t xml:space="preserve"> לכסו</w:t>
      </w:r>
      <w:r w:rsidRPr="006F178A">
        <w:rPr>
          <w:rFonts w:hint="cs"/>
          <w:rtl/>
        </w:rPr>
        <w:t xml:space="preserve">ת </w:t>
      </w:r>
      <w:ins w:id="106669" w:author="קלוד" w:date="2026-10-11T13:11:34Z">
        <w:r>
          <w:rPr>
            <w:rFonts w:hint="cs"/>
            <w:rtl/>
          </w:rPr>
          <w:t xml:space="preserve">בה</w:t>
        </w:r>
      </w:ins>
      <w:del w:id="106670" w:author="קלוד" w:date="2026-10-11T13:11:34Z">
        <w:r w:rsidRPr="006F178A">
          <w:rPr>
            <w:rFonts w:hint="cs"/>
            <w:rtl/>
          </w:rPr>
          <w:delText xml:space="preserve">בו</w:delText>
        </w:r>
      </w:del>
      <w:r w:rsidRPr="006F178A">
        <w:rPr>
          <w:rFonts w:hint="cs"/>
          <w:rtl/>
        </w:rPr>
        <w:t xml:space="preserve"> הכלי </w:t>
      </w:r>
      <w:r>
        <w:rPr>
          <w:rtl/>
        </w:rPr>
        <w:t>אפי'</w:t>
      </w:r>
      <w:r w:rsidRPr="006F178A">
        <w:rPr>
          <w:rtl/>
        </w:rPr>
        <w:t xml:space="preserve"> </w:t>
      </w:r>
      <w:ins w:id="106667" w:author="קלוד" w:date="2026-10-11T13:11:34Z">
        <w:r>
          <w:rPr>
            <w:rtl/>
          </w:rPr>
          <w:t xml:space="preserve">ברה"ר,</w:t>
        </w:r>
      </w:ins>
      <w:del w:id="106668" w:author="קלוד" w:date="2026-10-11T13:11:34Z">
        <w:r w:rsidRPr="006F178A">
          <w:rPr>
            <w:rtl/>
          </w:rPr>
          <w:delText xml:space="preserve">ברה"ר</w:delText>
        </w:r>
      </w:del>
      <w:r w:rsidRPr="006F178A">
        <w:rPr>
          <w:rtl/>
        </w:rPr>
        <w:t xml:space="preserve"> וגם כאן </w:t>
      </w:r>
      <w:ins w:id="106665" w:author="קלוד" w:date="2026-10-11T13:11:34Z">
        <w:r>
          <w:rPr>
            <w:rtl/>
          </w:rPr>
          <w:t xml:space="preserve">ראויה</w:t>
        </w:r>
      </w:ins>
      <w:del w:id="106666" w:author="קלוד" w:date="2026-10-11T13:11:34Z">
        <w:r w:rsidRPr="006F178A">
          <w:rPr>
            <w:rtl/>
          </w:rPr>
          <w:delText xml:space="preserve">ראו</w:delText>
        </w:r>
      </w:del>
      <w:r w:rsidRPr="006F178A">
        <w:rPr>
          <w:rtl/>
        </w:rPr>
        <w:t xml:space="preserve"> לו לקינוח בחצר</w:t>
      </w:r>
      <w:r w:rsidRPr="006F178A">
        <w:rPr>
          <w:rFonts w:hint="cs"/>
          <w:rtl/>
        </w:rPr>
        <w:t>.</w:t>
      </w:r>
    </w:p>
    <w:p>
      <w:pPr>
        <w:pStyle w:val="afffff8"/>
        <w:rPr>
          <w:ins w:id="90285" w:author="קלוד" w:date="2026-10-11T12:33:55Z"/>
        </w:rPr>
      </w:pPr>
      <w:ins w:id="90286" w:author="קלוד" w:date="2026-10-11T12:33:55Z">
        <w:r>
          <w:rPr>
            <w:color w:val="7B3F00"/>
          </w:rPr>
          <w:t xml:space="preserve">מגופת חבית שנכתתה - טלטולה ושבריה</w:t>
        </w:r>
      </w:ins>
    </w:p>
    <w:p>
      <w:pPr>
        <w:pStyle w:val="38"/>
        <w:rPr>
          <w:ins w:id="98674" w:author="מנוע מכני" w:date="2026-10-11T12:04:39Z"/>
        </w:rPr>
      </w:pPr>
      <w:del w:id="98673" w:author="מנוע מכני" w:date="2026-10-11T12:04:39Z">
        <w:r w:rsidRPr="006F178A">
          <w:delText xml:space="preserve">•</w:delText>
        </w:r>
      </w:del>
      <w:r w:rsidRPr="006F178A">
        <w:t xml:space="preserve"> </w:t>
      </w:r>
      <w:r w:rsidRPr="006F178A">
        <w:t>מגופת חבית שנכתתה</w:t>
      </w:r>
      <w:r w:rsidRPr="006F178A">
        <w:t xml:space="preserve"> ריא"ש</w:t>
      </w:r>
      <w:r w:rsidRPr="006F178A">
        <w:t>:</w:t>
      </w:r>
    </w:p>
    <w:p w:rsidR="00E9703F" w:rsidRDefault="00E9703F" w:rsidP="00E9703F">
      <w:pPr>
        <w:rPr>
          <w:rtl/>
        </w:rPr>
      </w:pPr>
      <w:del w:id="98675" w:author="מנוע מכני" w:date="2026-10-11T12:04:39Z">
        <w:r w:rsidRPr="006F178A">
          <w:rPr>
            <w:rtl/>
          </w:rPr>
          <w:delText xml:space="preserve"> </w:delText>
        </w:r>
      </w:del>
      <w:r w:rsidRPr="006F178A">
        <w:rPr>
          <w:rtl/>
        </w:rPr>
        <w:t xml:space="preserve">- מותר לטלטל בשבת. </w:t>
      </w:r>
      <w:ins w:id="106689" w:author="קלוד" w:date="2026-10-11T13:11:34Z">
        <w:r>
          <w:rPr>
            <w:rtl/>
          </w:rPr>
          <w:t xml:space="preserve">[שראויה</w:t>
        </w:r>
      </w:ins>
      <w:del w:id="106690" w:author="קלוד" w:date="2026-10-11T13:11:34Z">
        <w:r w:rsidRPr="006F178A">
          <w:rPr>
            <w:rtl/>
          </w:rPr>
          <w:delText xml:space="preserve">[דחזיא</w:delText>
        </w:r>
      </w:del>
      <w:r w:rsidRPr="006F178A">
        <w:rPr>
          <w:rtl/>
        </w:rPr>
        <w:t xml:space="preserve"> לכיסוי </w:t>
      </w:r>
      <w:ins w:id="94447" w:author="מנוע מכני" w:date="2026-10-11T12:04:39Z">
        <w:ins w:id="106687" w:author="קלוד" w:date="2026-10-11T13:11:34Z">
          <w:r>
            <w:rPr>
              <w:rtl/>
            </w:rPr>
            <w:t xml:space="preserve">כלים]</w:t>
          </w:r>
        </w:ins>
        <w:del w:id="106688" w:author="קלוד" w:date="2026-10-11T13:11:34Z">
          <w:r>
            <w:rPr>
              <w:rtl/>
            </w:rPr>
            <w:delText xml:space="preserve">מנין</w:delText>
          </w:r>
          <w:r w:rsidRPr="006F178A">
            <w:rPr>
              <w:rtl/>
            </w:rPr>
            <w:delText xml:space="preserve">]</w:delText>
          </w:r>
        </w:del>
      </w:ins>
      <w:del w:id="94448" w:author="מנוע מכני" w:date="2026-10-11T12:04:39Z">
        <w:r w:rsidRPr="006F178A">
          <w:rPr>
            <w:rtl/>
          </w:rPr>
          <w:delText xml:space="preserve">מנא</w:delText>
        </w:r>
      </w:del>
    </w:p>
    <w:p w:rsidR="00E9703F" w:rsidRPr="009757B9" w:rsidRDefault="00E9703F" w:rsidP="00E9703F">
      <w:pPr>
        <w:rPr>
          <w:rFonts w:cs="Guttman Vilna"/>
          <w:b/>
          <w:bCs/>
          <w:rtl/>
        </w:rPr>
      </w:pPr>
      <w:r w:rsidRPr="006F178A">
        <w:rPr>
          <w:b/>
          <w:bCs/>
          <w:rtl/>
        </w:rPr>
        <w:t>ותנ"ה</w:t>
      </w:r>
      <w:r w:rsidRPr="006F178A">
        <w:rPr>
          <w:rtl/>
        </w:rPr>
        <w:t xml:space="preserve"> מגופה שנכתתה - היא ושבריה מותר לטלטלה בשבת.</w:t>
      </w:r>
    </w:p>
    <w:p w:rsidR="00E9703F" w:rsidRDefault="00E9703F" w:rsidP="00E9703F">
      <w:pPr>
        <w:rPr>
          <w:rtl/>
        </w:rPr>
      </w:pPr>
      <w:r w:rsidRPr="006F178A">
        <w:rPr>
          <w:rtl/>
        </w:rPr>
        <w:t>ולא יספות ממנה שבר לכסות בה את הכלי ולסמוך בה כרעי המטה, [מכה בפטיש]</w:t>
      </w:r>
    </w:p>
    <w:p w:rsidR="00E9703F" w:rsidRDefault="00E9703F" w:rsidP="00E9703F">
      <w:pPr>
        <w:rPr>
          <w:rFonts w:ascii="Fb Fontext" w:hAnsi="Fb Fontext"/>
          <w:sz w:val="20"/>
          <w:rtl/>
        </w:rPr>
      </w:pPr>
      <w:r w:rsidRPr="006F178A">
        <w:rPr>
          <w:rFonts w:ascii="Fb Fontext" w:hAnsi="Fb Fontext"/>
          <w:sz w:val="20"/>
          <w:rtl/>
        </w:rPr>
        <w:t>ואם זרקה באשפה מבעוד יום - אסור. [בטליה מתורת כלי]</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קכה.</w:t>
      </w:r>
    </w:p>
    <w:p>
      <w:pPr>
        <w:pStyle w:val="afffff8"/>
        <w:rPr>
          <w:ins w:id="90283" w:author="קלוד" w:date="2026-10-11T12:33:55Z"/>
        </w:rPr>
      </w:pPr>
      <w:ins w:id="90284" w:author="קלוד" w:date="2026-10-11T12:33:55Z">
        <w:r>
          <w:rPr>
            <w:color w:val="7B3F00"/>
          </w:rPr>
          <w:t xml:space="preserve">קרומיות מחצלת וקרעי טליתות - טלטול</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קרומיות של מחצלת</w:t>
      </w:r>
      <w:r w:rsidRPr="006F178A">
        <w:rPr>
          <w:rFonts w:ascii="Fb Fontext" w:hAnsi="Fb Fontext" w:hint="cs"/>
          <w:rtl/>
        </w:rPr>
        <w:t>-</w:t>
      </w:r>
      <w:r w:rsidRPr="006F178A">
        <w:rPr>
          <w:rFonts w:ascii="Fb Fontext" w:hAnsi="Fb Fontext"/>
          <w:rtl/>
        </w:rPr>
        <w:t xml:space="preserve"> בה"מ </w:t>
      </w:r>
      <w:r w:rsidRPr="006F178A">
        <w:rPr>
          <w:rStyle w:val="2fb"/>
          <w:rFonts w:ascii="Fb Fontext" w:hAnsi="Fb Fontext"/>
          <w:rtl/>
        </w:rPr>
        <w:t xml:space="preserve">משמואל</w:t>
      </w:r>
      <w:r w:rsidRPr="006F178A">
        <w:rPr>
          <w:rFonts w:ascii="Fb Fontext" w:hAnsi="Fb Fontext" w:hint="cs"/>
          <w:rtl/>
        </w:rPr>
        <w:t>:</w:t>
      </w:r>
      <w:r w:rsidRPr="006F178A">
        <w:rPr>
          <w:rFonts w:ascii="Fb Fontext" w:hAnsi="Fb Fontext"/>
          <w:rtl/>
        </w:rPr>
        <w:t xml:space="preserve"> מותר לטלטלם בשבת.</w:t>
      </w:r>
    </w:p>
    <w:p w:rsidR="00E9703F" w:rsidRPr="006F178A" w:rsidRDefault="00E9703F" w:rsidP="00E9703F">
      <w:pPr>
        <w:rPr>
          <w:rtl/>
        </w:rPr>
      </w:pPr>
      <w:ins w:id="106703" w:author="קלוד" w:date="2026-10-11T13:11:34Z">
        <w:r>
          <w:rPr>
            <w:rtl/>
          </w:rPr>
          <w:t xml:space="preserve">שכמו</w:t>
        </w:r>
      </w:ins>
      <w:del w:id="106704" w:author="קלוד" w:date="2026-10-11T13:11:34Z">
        <w:r w:rsidRPr="006F178A">
          <w:rPr>
            <w:rtl/>
          </w:rPr>
          <w:delText xml:space="preserve">דכמו</w:delText>
        </w:r>
      </w:del>
      <w:r w:rsidRPr="006F178A">
        <w:rPr>
          <w:rtl/>
        </w:rPr>
        <w:t xml:space="preserve"> מחצלת עצמה </w:t>
      </w:r>
      <w:ins w:id="106701" w:author="קלוד" w:date="2026-10-11T13:11:34Z">
        <w:r>
          <w:rPr>
            <w:rtl/>
          </w:rPr>
          <w:t xml:space="preserve">ראויה</w:t>
        </w:r>
      </w:ins>
      <w:del w:id="106702" w:author="קלוד" w:date="2026-10-11T13:11:34Z">
        <w:r w:rsidRPr="006F178A">
          <w:rPr>
            <w:rtl/>
          </w:rPr>
          <w:delText xml:space="preserve">דחזי</w:delText>
        </w:r>
      </w:del>
      <w:r w:rsidRPr="006F178A">
        <w:rPr>
          <w:rtl/>
        </w:rPr>
        <w:t xml:space="preserve"> </w:t>
      </w:r>
      <w:ins w:id="106699" w:author="קלוד" w:date="2026-10-11T13:11:34Z">
        <w:r>
          <w:rPr>
            <w:rtl/>
          </w:rPr>
          <w:t xml:space="preserve">לכסות</w:t>
        </w:r>
      </w:ins>
      <w:del w:id="106700" w:author="קלוד" w:date="2026-10-11T13:11:34Z">
        <w:r w:rsidRPr="006F178A">
          <w:rPr>
            <w:rtl/>
          </w:rPr>
          <w:delText xml:space="preserve">לכסויי</w:delText>
        </w:r>
      </w:del>
      <w:r w:rsidRPr="006F178A">
        <w:rPr>
          <w:rtl/>
        </w:rPr>
        <w:t xml:space="preserve"> </w:t>
      </w:r>
      <w:ins w:id="93549" w:author="מנוע מכני" w:date="2026-10-11T12:04:39Z">
        <w:ins w:id="106697" w:author="קלוד" w:date="2026-10-11T13:11:34Z">
          <w:r>
            <w:rPr>
              <w:rtl/>
            </w:rPr>
            <w:t xml:space="preserve">בה</w:t>
          </w:r>
        </w:ins>
        <w:del w:id="106698" w:author="קלוד" w:date="2026-10-11T13:11:34Z">
          <w:r>
            <w:rPr>
              <w:rtl/>
            </w:rPr>
            <w:delText xml:space="preserve">בו</w:delText>
          </w:r>
        </w:del>
      </w:ins>
      <w:del w:id="93550" w:author="מנוע מכני" w:date="2026-10-11T12:04:39Z">
        <w:r w:rsidRPr="006F178A">
          <w:rPr>
            <w:rtl/>
          </w:rPr>
          <w:delText xml:space="preserve">ביה</w:delText>
        </w:r>
      </w:del>
      <w:r w:rsidRPr="006F178A">
        <w:rPr>
          <w:rtl/>
        </w:rPr>
        <w:t xml:space="preserve"> </w:t>
      </w:r>
      <w:ins w:id="106695" w:author="קלוד" w:date="2026-10-11T13:11:34Z">
        <w:r>
          <w:rPr>
            <w:rtl/>
          </w:rPr>
          <w:t xml:space="preserve">עפר,</w:t>
        </w:r>
      </w:ins>
      <w:del w:id="106696" w:author="קלוד" w:date="2026-10-11T13:11:34Z">
        <w:r w:rsidRPr="006F178A">
          <w:rPr>
            <w:rtl/>
          </w:rPr>
          <w:delText xml:space="preserve">עפרא,</w:delText>
        </w:r>
      </w:del>
      <w:r w:rsidRPr="006F178A">
        <w:rPr>
          <w:rtl/>
        </w:rPr>
        <w:t xml:space="preserve"> </w:t>
      </w:r>
      <w:ins w:id="93553" w:author="מנוע מכני" w:date="2026-10-11T12:04:39Z">
        <w:r>
          <w:rPr>
            <w:rtl/>
          </w:rPr>
          <w:t xml:space="preserve">אלו</w:t>
        </w:r>
      </w:ins>
      <w:del w:id="93554" w:author="מנוע מכני" w:date="2026-10-11T12:04:39Z">
        <w:r w:rsidRPr="006F178A">
          <w:rPr>
            <w:rtl/>
          </w:rPr>
          <w:delText xml:space="preserve">הני</w:delText>
        </w:r>
      </w:del>
      <w:r w:rsidRPr="006F178A">
        <w:rPr>
          <w:rtl/>
        </w:rPr>
        <w:t xml:space="preserve"> </w:t>
      </w:r>
      <w:ins w:id="91735" w:author="מנוע מכני" w:date="2026-10-11T12:04:39Z">
        <w:r>
          <w:rPr>
            <w:rtl/>
          </w:rPr>
          <w:t xml:space="preserve">גם</w:t>
        </w:r>
      </w:ins>
      <w:del w:id="91736" w:author="מנוע מכני" w:date="2026-10-11T12:04:39Z">
        <w:r w:rsidRPr="006F178A">
          <w:rPr>
            <w:rtl/>
          </w:rPr>
          <w:delText xml:space="preserve">נמי</w:delText>
        </w:r>
      </w:del>
      <w:r w:rsidRPr="006F178A">
        <w:rPr>
          <w:rtl/>
        </w:rPr>
        <w:t xml:space="preserve"> </w:t>
      </w:r>
      <w:ins w:id="106693" w:author="קלוד" w:date="2026-10-11T13:11:34Z">
        <w:r>
          <w:rPr>
            <w:rtl/>
          </w:rPr>
          <w:t xml:space="preserve">ראויים</w:t>
        </w:r>
      </w:ins>
      <w:del w:id="106694" w:author="קלוד" w:date="2026-10-11T13:11:34Z">
        <w:r w:rsidRPr="006F178A">
          <w:rPr>
            <w:rtl/>
          </w:rPr>
          <w:delText xml:space="preserve">חזיין</w:delText>
        </w:r>
      </w:del>
      <w:r w:rsidRPr="006F178A">
        <w:rPr>
          <w:rtl/>
        </w:rPr>
        <w:t xml:space="preserve"> </w:t>
      </w:r>
      <w:ins w:id="106691" w:author="קלוד" w:date="2026-10-11T13:11:34Z">
        <w:r>
          <w:rPr>
            <w:rtl/>
          </w:rPr>
          <w:t xml:space="preserve">לכסות</w:t>
        </w:r>
      </w:ins>
      <w:del w:id="106692" w:author="קלוד" w:date="2026-10-11T13:11:34Z">
        <w:r w:rsidRPr="006F178A">
          <w:rPr>
            <w:rtl/>
          </w:rPr>
          <w:delText xml:space="preserve">לכסויי</w:delText>
        </w:r>
      </w:del>
      <w:r w:rsidRPr="006F178A">
        <w:rPr>
          <w:rtl/>
        </w:rPr>
        <w:t xml:space="preserve"> </w:t>
      </w:r>
      <w:ins w:id="93551" w:author="מנוע מכני" w:date="2026-10-11T12:04:39Z">
        <w:r>
          <w:rPr>
            <w:rtl/>
          </w:rPr>
          <w:t xml:space="preserve">בהם</w:t>
        </w:r>
      </w:ins>
      <w:del w:id="93552" w:author="מנוע מכני" w:date="2026-10-11T12:04:39Z">
        <w:r w:rsidRPr="006F178A">
          <w:rPr>
            <w:rtl/>
          </w:rPr>
          <w:delText xml:space="preserve">בהו</w:delText>
        </w:r>
      </w:del>
      <w:r w:rsidRPr="006F178A">
        <w:rPr>
          <w:rtl/>
        </w:rPr>
        <w:t xml:space="preserve"> טינופת.</w:t>
      </w:r>
    </w:p>
    <w:p>
      <w:pPr>
        <w:pStyle w:val="38"/>
        <w:rPr>
          <w:ins w:id="98677" w:author="מנוע מכני" w:date="2026-10-11T12:04:39Z"/>
        </w:rPr>
      </w:pPr>
      <w:del w:id="98676" w:author="מנוע מכני" w:date="2026-10-11T12:04:39Z">
        <w:r w:rsidRPr="006F178A">
          <w:delText xml:space="preserve">•</w:delText>
        </w:r>
      </w:del>
      <w:r w:rsidRPr="006F178A">
        <w:t xml:space="preserve"> </w:t>
      </w:r>
      <w:r w:rsidRPr="006F178A">
        <w:t>קרעי טליתות</w:t>
      </w:r>
      <w:r w:rsidRPr="006F178A">
        <w:t xml:space="preserve"> –</w:t>
      </w:r>
      <w:r w:rsidRPr="006F178A">
        <w:t xml:space="preserve"> ר</w:t>
      </w:r>
      <w:r w:rsidRPr="006F178A">
        <w:t>"</w:t>
      </w:r>
      <w:r w:rsidRPr="006F178A">
        <w:t xml:space="preserve">ז מרב:</w:t>
      </w:r>
    </w:p>
    <w:p w:rsidR="00E9703F" w:rsidRPr="002D0727" w:rsidRDefault="00E9703F" w:rsidP="00E9703F">
      <w:pPr>
        <w:rPr>
          <w:b/>
          <w:bCs/>
          <w:rtl/>
        </w:rPr>
      </w:pPr>
      <w:del w:id="98678" w:author="מנוע מכני" w:date="2026-10-11T12:04:39Z">
        <w:r w:rsidRPr="006F178A">
          <w:rPr>
            <w:rFonts w:hint="cs"/>
            <w:rtl/>
          </w:rPr>
          <w:delText xml:space="preserve"> </w:delText>
        </w:r>
      </w:del>
      <w:r w:rsidRPr="006F178A">
        <w:rPr>
          <w:rtl/>
        </w:rPr>
        <w:t>אסור לטלטלן בשבת.</w:t>
      </w:r>
    </w:p>
    <w:p>
      <w:pPr>
        <w:pStyle w:val="38"/>
        <w:rPr>
          <w:ins w:id="98679" w:author="מנוע מכני" w:date="2026-10-11T12:04:39Z"/>
        </w:rPr>
      </w:pPr>
      <w:r w:rsidRPr="002D0727">
        <w:t>אביי</w:t>
      </w:r>
      <w:r w:rsidRPr="006F178A">
        <w:t>:</w:t>
      </w:r>
    </w:p>
    <w:p w:rsidR="00E9703F" w:rsidRPr="006F178A" w:rsidRDefault="00E9703F" w:rsidP="00E9703F">
      <w:pPr>
        <w:rPr>
          <w:rtl/>
        </w:rPr>
      </w:pPr>
      <w:del w:id="98680"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ודווקא במטלניות שאין בהן ג' על שלש, </w:t>
      </w:r>
      <w:ins w:id="106707" w:author="קלוד" w:date="2026-10-11T13:11:34Z">
        <w:r>
          <w:rPr>
            <w:rFonts w:ascii="Fb Fontext" w:hAnsi="Fb Fontext"/>
            <w:sz w:val="20"/>
            <w:rtl/>
          </w:rPr>
          <w:t xml:space="preserve">שאינן</w:t>
        </w:r>
      </w:ins>
      <w:del w:id="106708"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w:t>
      </w:r>
      <w:ins w:id="106705" w:author="קלוד" w:date="2026-10-11T13:11:34Z">
        <w:r>
          <w:rPr>
            <w:rFonts w:ascii="Fb Fontext" w:hAnsi="Fb Fontext"/>
            <w:sz w:val="20"/>
            <w:rtl/>
          </w:rPr>
          <w:t xml:space="preserve">ראויות</w:t>
        </w:r>
      </w:ins>
      <w:del w:id="106706" w:author="קלוד" w:date="2026-10-11T13:11:34Z">
        <w:r w:rsidRPr="006F178A">
          <w:rPr>
            <w:rFonts w:ascii="Fb Fontext" w:hAnsi="Fb Fontext"/>
            <w:sz w:val="20"/>
            <w:rtl/>
          </w:rPr>
          <w:delText xml:space="preserve">חזיין</w:delText>
        </w:r>
      </w:del>
      <w:r w:rsidRPr="006F178A">
        <w:rPr>
          <w:rFonts w:ascii="Fb Fontext" w:hAnsi="Fb Fontext"/>
          <w:sz w:val="20"/>
          <w:rtl/>
        </w:rPr>
        <w:t xml:space="preserve"> </w:t>
      </w:r>
      <w:r w:rsidRPr="006F178A">
        <w:rPr>
          <w:rFonts w:ascii="Fb Fontext" w:hAnsi="Fb Fontext"/>
          <w:sz w:val="20"/>
          <w:rtl/>
        </w:rPr>
        <w:t xml:space="preserve">לא</w:t>
      </w:r>
      <w:r w:rsidRPr="006F178A">
        <w:rPr>
          <w:rFonts w:ascii="Fb Fontext" w:hAnsi="Fb Fontext"/>
          <w:sz w:val="20"/>
          <w:rtl/>
        </w:rPr>
        <w:t xml:space="preserve"> לעניים ולא לעשירים.</w:t>
      </w:r>
    </w:p>
    <w:p>
      <w:pPr>
        <w:pStyle w:val="afffff8"/>
        <w:rPr>
          <w:ins w:id="90281" w:author="קלוד" w:date="2026-10-11T12:33:55Z"/>
        </w:rPr>
      </w:pPr>
      <w:ins w:id="90282" w:author="קלוד" w:date="2026-10-11T12:33:55Z">
        <w:r>
          <w:rPr>
            <w:color w:val="7B3F00"/>
          </w:rPr>
          <w:t xml:space="preserve">שברי תנור ישן - מעין מלאכה, הסקה ראשונה</w:t>
        </w:r>
      </w:ins>
    </w:p>
    <w:p>
      <w:pPr>
        <w:pStyle w:val="38"/>
        <w:rPr>
          <w:ins w:id="98682" w:author="מנוע מכני" w:date="2026-10-11T12:04:39Z"/>
        </w:rPr>
      </w:pPr>
      <w:del w:id="98681" w:author="מנוע מכני" w:date="2026-10-11T12:04:39Z">
        <w:r w:rsidRPr="006F178A">
          <w:delText xml:space="preserve">•</w:delText>
        </w:r>
      </w:del>
      <w:r w:rsidRPr="006F178A">
        <w:t xml:space="preserve"> </w:t>
      </w:r>
      <w:r w:rsidRPr="006F178A">
        <w:t>שברי תנור ישן</w:t>
      </w:r>
      <w:r w:rsidRPr="006F178A">
        <w:t xml:space="preserve"> לר"מ</w:t>
      </w:r>
      <w:r w:rsidRPr="006F178A">
        <w:t>:</w:t>
      </w:r>
    </w:p>
    <w:p w:rsidR="00E9703F" w:rsidRPr="006F178A" w:rsidRDefault="00E9703F" w:rsidP="00E9703F">
      <w:pPr>
        <w:rPr>
          <w:rtl/>
        </w:rPr>
      </w:pPr>
      <w:del w:id="98683" w:author="מנוע מכני" w:date="2026-10-11T12:04:39Z">
        <w:r w:rsidRPr="006F178A">
          <w:rPr>
            <w:rFonts w:ascii="Fb Fontext" w:hAnsi="Fb Fontext"/>
            <w:rtl/>
          </w:rPr>
          <w:delText xml:space="preserve"> </w:delText>
        </w:r>
      </w:del>
      <w:r w:rsidRPr="006F178A">
        <w:rPr>
          <w:rFonts w:ascii="Fb Fontext" w:hAnsi="Fb Fontext"/>
          <w:rtl/>
        </w:rPr>
        <w:t xml:space="preserve">הרי הן ככל הכלים הניטלין בחצר.</w:t>
      </w:r>
      <w:r w:rsidRPr="006F178A">
        <w:rPr>
          <w:rFonts w:ascii="Fb Fontext" w:hAnsi="Fb Fontext" w:hint="cs"/>
          <w:rtl/>
        </w:rPr>
        <w:t xml:space="preserve"> |</w:t>
      </w:r>
      <w:r w:rsidRPr="006F178A">
        <w:rPr>
          <w:rFonts w:ascii="Fb Fontext" w:hAnsi="Fb Fontext"/>
          <w:rtl/>
        </w:rPr>
        <w:t xml:space="preserve"> </w:t>
      </w:r>
      <w:r w:rsidRPr="006F178A">
        <w:rPr>
          <w:rStyle w:val="2fb"/>
          <w:rFonts w:ascii="Fb Fontext" w:hAnsi="Fb Fontext"/>
          <w:rtl/>
        </w:rPr>
        <w:t xml:space="preserve">ולר"י</w:t>
      </w:r>
      <w:r w:rsidRPr="006F178A">
        <w:rPr>
          <w:rFonts w:ascii="Fb Fontext" w:hAnsi="Fb Fontext" w:hint="cs"/>
          <w:rtl/>
        </w:rPr>
        <w:t>:</w:t>
      </w:r>
      <w:r w:rsidRPr="006F178A">
        <w:rPr>
          <w:rFonts w:ascii="Fb Fontext" w:hAnsi="Fb Fontext"/>
          <w:rtl/>
        </w:rPr>
        <w:t xml:space="preserve"> אין ניטלין.</w:t>
      </w:r>
    </w:p>
    <w:p w:rsidR="00E9703F" w:rsidRPr="009757B9" w:rsidRDefault="00E9703F" w:rsidP="00E9703F">
      <w:pPr>
        <w:rPr>
          <w:rFonts w:cs="Guttman Vilna"/>
          <w:b/>
          <w:bCs/>
          <w:rtl/>
        </w:rPr>
      </w:pPr>
      <w:r w:rsidRPr="006F178A">
        <w:rPr>
          <w:rtl/>
        </w:rPr>
        <w:t xml:space="preserve">העיד </w:t>
      </w:r>
      <w:r w:rsidRPr="006F178A">
        <w:rPr>
          <w:rStyle w:val="2fb"/>
          <w:rtl/>
        </w:rPr>
        <w:t xml:space="preserve">רבי יוסי</w:t>
      </w:r>
      <w:r w:rsidRPr="006F178A">
        <w:rPr>
          <w:rtl/>
        </w:rPr>
        <w:t xml:space="preserve"> משום </w:t>
      </w:r>
      <w:ins w:id="90559" w:author="מנוע מכני" w:date="2026-10-11T12:04:39Z">
        <w:r>
          <w:rPr>
            <w:rStyle w:val="2fb"/>
            <w:rtl/>
          </w:rPr>
          <w:t xml:space="preserve">ר"א</w:t>
        </w:r>
      </w:ins>
      <w:del w:id="90560" w:author="מנוע מכני" w:date="2026-10-11T12:04:39Z">
        <w:r w:rsidRPr="006F178A">
          <w:rPr>
            <w:rtl/>
          </w:rPr>
          <w:delText xml:space="preserve">רבי אליעזר</w:delText>
        </w:r>
      </w:del>
      <w:r w:rsidRPr="006F178A">
        <w:rPr>
          <w:rtl/>
        </w:rPr>
        <w:t xml:space="preserve"> בן יעקב על שברי תנור ישן שניטלין בשבת.</w:t>
      </w:r>
    </w:p>
    <w:p w:rsidR="00E9703F" w:rsidRDefault="00E9703F" w:rsidP="00E9703F">
      <w:pPr>
        <w:rPr>
          <w:rtl/>
        </w:rPr>
      </w:pPr>
      <w:r w:rsidRPr="006F178A">
        <w:rPr>
          <w:rtl/>
        </w:rPr>
        <w:t>ועל כיסויו שאינו צריך בית יד [ועל פיו נהגו לטלטל במתא מחסיא]</w:t>
      </w:r>
    </w:p>
    <w:p>
      <w:pPr>
        <w:pStyle w:val="38"/>
        <w:rPr>
          <w:ins w:id="98684" w:author="מנוע מכני" w:date="2026-10-11T12:04:39Z"/>
        </w:rPr>
      </w:pPr>
      <w:r w:rsidRPr="002D0727">
        <w:t>לאביי</w:t>
      </w:r>
      <w:r w:rsidRPr="006061D7">
        <w:t>:</w:t>
      </w:r>
    </w:p>
    <w:p w:rsidR="00E9703F" w:rsidRPr="006061D7" w:rsidRDefault="00E9703F" w:rsidP="00E9703F">
      <w:pPr>
        <w:rPr>
          <w:rtl/>
        </w:rPr>
      </w:pPr>
      <w:del w:id="98685" w:author="מנוע מכני" w:date="2026-10-11T12:04:39Z">
        <w:r w:rsidRPr="006061D7">
          <w:rPr>
            <w:rtl/>
          </w:rPr>
          <w:delText xml:space="preserve"> </w:delText>
        </w:r>
      </w:del>
      <w:ins w:id="91737" w:author="מנוע מכני" w:date="2026-10-11T12:04:39Z">
        <w:r>
          <w:rPr>
            <w:rtl/>
          </w:rPr>
          <w:t xml:space="preserve">חלקו</w:t>
        </w:r>
      </w:ins>
      <w:del w:id="91738" w:author="מנוע מכני" w:date="2026-10-11T12:04:39Z">
        <w:r w:rsidRPr="006061D7">
          <w:rPr>
            <w:rtl/>
          </w:rPr>
          <w:delText xml:space="preserve">פל</w:delText>
        </w:r>
        <w:r w:rsidRPr="006061D7">
          <w:rPr>
            <w:rFonts w:hint="cs"/>
            <w:rtl/>
          </w:rPr>
          <w:delText xml:space="preserve">י</w:delText>
        </w:r>
        <w:r w:rsidRPr="006061D7">
          <w:rPr>
            <w:rtl/>
          </w:rPr>
          <w:delText xml:space="preserve">גי</w:delText>
        </w:r>
      </w:del>
      <w:r w:rsidRPr="006061D7">
        <w:rPr>
          <w:rtl/>
        </w:rPr>
        <w:t xml:space="preserve"> בעושין מעין מלאכה ולא מעין </w:t>
      </w:r>
      <w:ins w:id="106721" w:author="קלוד" w:date="2026-10-11T13:11:34Z">
        <w:r>
          <w:rPr>
            <w:rtl/>
          </w:rPr>
          <w:t xml:space="preserve">מלאכתן:</w:t>
        </w:r>
      </w:ins>
      <w:del w:id="106722" w:author="קלוד" w:date="2026-10-11T13:11:34Z">
        <w:r w:rsidRPr="006061D7">
          <w:rPr>
            <w:rtl/>
          </w:rPr>
          <w:delText xml:space="preserve">מלאכתן</w:delText>
        </w:r>
      </w:del>
      <w:r w:rsidRPr="006061D7">
        <w:rPr>
          <w:rtl/>
        </w:rPr>
        <w:t xml:space="preserve"> </w:t>
      </w:r>
      <w:ins w:id="106719" w:author="קלוד" w:date="2026-10-11T13:11:34Z">
        <w:r>
          <w:rPr>
            <w:rStyle w:val="2fb"/>
            <w:rtl/>
          </w:rPr>
          <w:t xml:space="preserve">ר"י</w:t>
        </w:r>
      </w:ins>
      <w:del w:id="106720" w:author="קלוד" w:date="2026-10-11T13:11:34Z">
        <w:r w:rsidRPr="006061D7">
          <w:rPr>
            <w:rStyle w:val="2fb"/>
            <w:rtl/>
          </w:rPr>
          <w:delText xml:space="preserve">לר"י</w:delText>
        </w:r>
      </w:del>
      <w:r w:rsidRPr="006061D7">
        <w:rPr>
          <w:rtl/>
        </w:rPr>
        <w:t xml:space="preserve"> אוסר [נולד] </w:t>
      </w:r>
      <w:ins w:id="106717" w:author="קלוד" w:date="2026-10-11T13:11:34Z">
        <w:r>
          <w:rPr>
            <w:rStyle w:val="2fb"/>
            <w:rtl/>
          </w:rPr>
          <w:t xml:space="preserve">ור"מ</w:t>
        </w:r>
      </w:ins>
      <w:del w:id="106718" w:author="קלוד" w:date="2026-10-11T13:11:34Z">
        <w:r w:rsidRPr="006061D7">
          <w:rPr>
            <w:rStyle w:val="2fb"/>
            <w:rtl/>
          </w:rPr>
          <w:delText xml:space="preserve">ולר"מ</w:delText>
        </w:r>
      </w:del>
      <w:r w:rsidRPr="006061D7">
        <w:rPr>
          <w:rtl/>
        </w:rPr>
        <w:t xml:space="preserve"> </w:t>
      </w:r>
      <w:ins w:id="106715" w:author="קלוד" w:date="2026-10-11T13:11:34Z">
        <w:r>
          <w:rPr>
            <w:rtl/>
          </w:rPr>
          <w:t xml:space="preserve">מתיר</w:t>
        </w:r>
      </w:ins>
      <w:del w:id="106716" w:author="קלוד" w:date="2026-10-11T13:11:34Z">
        <w:r w:rsidRPr="006061D7">
          <w:rPr>
            <w:rtl/>
          </w:rPr>
          <w:delText xml:space="preserve">מותר</w:delText>
        </w:r>
      </w:del>
      <w:r w:rsidRPr="006061D7">
        <w:rPr>
          <w:rtl/>
        </w:rPr>
        <w:t xml:space="preserve"> </w:t>
      </w:r>
      <w:ins w:id="106713" w:author="קלוד" w:date="2026-10-11T13:11:34Z">
        <w:r>
          <w:rPr>
            <w:rtl/>
          </w:rPr>
          <w:t xml:space="preserve">[מוכן],</w:t>
        </w:r>
      </w:ins>
      <w:del w:id="106714" w:author="קלוד" w:date="2026-10-11T13:11:34Z">
        <w:r w:rsidRPr="006061D7">
          <w:rPr>
            <w:rtl/>
          </w:rPr>
          <w:delText xml:space="preserve">[מוכן]</w:delText>
        </w:r>
      </w:del>
      <w:r w:rsidRPr="006061D7">
        <w:rPr>
          <w:rtl/>
        </w:rPr>
        <w:t xml:space="preserve"> </w:t>
      </w:r>
      <w:ins w:id="106711" w:author="קלוד" w:date="2026-10-11T13:11:34Z">
        <w:r>
          <w:rPr>
            <w:rtl/>
          </w:rPr>
          <w:t xml:space="preserve">והולכים</w:t>
        </w:r>
      </w:ins>
      <w:del w:id="106712" w:author="קלוד" w:date="2026-10-11T13:11:34Z">
        <w:r w:rsidRPr="006061D7">
          <w:rPr>
            <w:rtl/>
          </w:rPr>
          <w:delText xml:space="preserve">ואזלי</w:delText>
        </w:r>
      </w:del>
      <w:r w:rsidRPr="006061D7">
        <w:rPr>
          <w:rtl/>
        </w:rPr>
        <w:t xml:space="preserve"> </w:t>
      </w:r>
      <w:ins w:id="106709" w:author="קלוד" w:date="2026-10-11T13:11:34Z">
        <w:r>
          <w:rPr>
            <w:rtl/>
          </w:rPr>
          <w:t xml:space="preserve">לשיטתם.</w:t>
        </w:r>
      </w:ins>
      <w:del w:id="106710" w:author="קלוד" w:date="2026-10-11T13:11:34Z">
        <w:r w:rsidRPr="006061D7">
          <w:rPr>
            <w:rtl/>
          </w:rPr>
          <w:delText xml:space="preserve">בשיט</w:delText>
        </w:r>
        <w:r w:rsidRPr="006061D7">
          <w:rPr>
            <w:rFonts w:hint="cs"/>
            <w:rtl/>
          </w:rPr>
          <w:delText xml:space="preserve">תם</w:delText>
        </w:r>
      </w:del>
    </w:p>
    <w:p w:rsidR="00E9703F" w:rsidRPr="006F178A" w:rsidRDefault="00E9703F" w:rsidP="00E9703F">
      <w:pPr>
        <w:rPr>
          <w:rtl/>
        </w:rPr>
      </w:pPr>
      <w:r w:rsidRPr="006F178A">
        <w:rPr>
          <w:rFonts w:ascii="Fb Fontext" w:hAnsi="Fb Fontext"/>
          <w:rtl/>
        </w:rPr>
        <w:t xml:space="preserve">ודחה </w:t>
      </w:r>
      <w:ins w:id="106727" w:author="קלוד" w:date="2026-10-11T13:11:34Z">
        <w:r>
          <w:rPr>
            <w:rStyle w:val="2fb"/>
            <w:rFonts w:ascii="Fb Fontext" w:hAnsi="Fb Fontext"/>
            <w:rtl/>
          </w:rPr>
          <w:t xml:space="preserve">רבא:</w:t>
        </w:r>
      </w:ins>
      <w:del w:id="106728" w:author="קלוד" w:date="2026-10-11T13:11:34Z">
        <w:r w:rsidRPr="006F178A">
          <w:rPr>
            <w:rStyle w:val="2fb"/>
            <w:rFonts w:ascii="Fb Fontext" w:hAnsi="Fb Fontext"/>
            <w:rtl/>
          </w:rPr>
          <w:delText xml:space="preserve">רבא</w:delText>
        </w:r>
      </w:del>
      <w:r w:rsidRPr="006F178A">
        <w:rPr>
          <w:rFonts w:ascii="Fb Fontext" w:hAnsi="Fb Fontext"/>
          <w:rtl/>
        </w:rPr>
        <w:t xml:space="preserve"> </w:t>
      </w:r>
      <w:ins w:id="106725" w:author="קלוד" w:date="2026-10-11T13:11:34Z">
        <w:r>
          <w:rPr>
            <w:rFonts w:ascii="Fb Fontext" w:hAnsi="Fb Fontext"/>
            <w:rtl/>
          </w:rPr>
          <w:t xml:space="preserve">א"ה,</w:t>
        </w:r>
      </w:ins>
      <w:del w:id="106726" w:author="קלוד" w:date="2026-10-11T13:11:34Z">
        <w:r w:rsidRPr="006F178A">
          <w:rPr>
            <w:rFonts w:ascii="Fb Fontext" w:hAnsi="Fb Fontext"/>
            <w:rtl/>
          </w:rPr>
          <w:delText xml:space="preserve">דחה</w:delText>
        </w:r>
      </w:del>
      <w:r w:rsidRPr="006F178A">
        <w:rPr>
          <w:rFonts w:ascii="Fb Fontext" w:hAnsi="Fb Fontext"/>
          <w:rtl/>
        </w:rPr>
        <w:t xml:space="preserve"> </w:t>
      </w:r>
      <w:ins w:id="106723" w:author="קלוד" w:date="2026-10-11T13:11:34Z">
        <w:r>
          <w:rPr>
            <w:rFonts w:ascii="Fb Fontext" w:hAnsi="Fb Fontext"/>
            <w:rtl/>
          </w:rPr>
          <w:t xml:space="preserve">יחלקו</w:t>
        </w:r>
      </w:ins>
      <w:del w:id="106724" w:author="קלוד" w:date="2026-10-11T13:11:34Z">
        <w:r w:rsidRPr="006F178A">
          <w:rPr>
            <w:rFonts w:ascii="Fb Fontext" w:hAnsi="Fb Fontext"/>
            <w:rtl/>
          </w:rPr>
          <w:delText xml:space="preserve">דא"ה ליפלגו</w:delText>
        </w:r>
      </w:del>
      <w:r w:rsidRPr="006F178A">
        <w:rPr>
          <w:rFonts w:ascii="Fb Fontext" w:hAnsi="Fb Fontext"/>
          <w:rtl/>
        </w:rPr>
        <w:t xml:space="preserve"> בשברי כלים סתם.</w:t>
      </w:r>
    </w:p>
    <w:p>
      <w:pPr>
        <w:pStyle w:val="38"/>
        <w:rPr>
          <w:ins w:id="98686" w:author="מנוע מכני" w:date="2026-10-11T12:04:39Z"/>
        </w:rPr>
      </w:pPr>
      <w:r w:rsidRPr="006F178A">
        <w:t>לרבא:</w:t>
      </w:r>
    </w:p>
    <w:p w:rsidR="00E9703F" w:rsidRPr="006F178A" w:rsidRDefault="00E9703F" w:rsidP="00E9703F">
      <w:pPr>
        <w:rPr>
          <w:rtl/>
        </w:rPr>
      </w:pPr>
      <w:del w:id="98687" w:author="מנוע מכני" w:date="2026-10-11T12:04:39Z">
        <w:r w:rsidRPr="006F178A">
          <w:rPr>
            <w:rtl/>
          </w:rPr>
          <w:delText xml:space="preserve"> </w:delText>
        </w:r>
      </w:del>
      <w:ins w:id="106733" w:author="קלוד" w:date="2026-10-11T13:11:34Z">
        <w:r>
          <w:rPr>
            <w:rtl/>
          </w:rPr>
          <w:t xml:space="preserve">בשברי</w:t>
        </w:r>
      </w:ins>
      <w:del w:id="106734" w:author="קלוד" w:date="2026-10-11T13:11:34Z">
        <w:r w:rsidRPr="006F178A">
          <w:rPr>
            <w:rtl/>
          </w:rPr>
          <w:delText xml:space="preserve">בשברי </w:delText>
        </w:r>
        <w:r>
          <w:rPr>
            <w:rtl/>
          </w:rPr>
          <w:delText xml:space="preserve">דזה</w:delText>
        </w:r>
      </w:del>
      <w:ins w:id="93555" w:author="מנוע מכני" w:date="2026-10-11T12:04:39Z"/>
      <w:del w:id="93556" w:author="מנוע מכני" w:date="2026-10-11T12:04:39Z">
        <w:r w:rsidRPr="006F178A">
          <w:rPr>
            <w:rtl/>
          </w:rPr>
          <w:delText xml:space="preserve">דהאי</w:delText>
        </w:r>
      </w:del>
      <w:r w:rsidRPr="006F178A">
        <w:rPr>
          <w:rtl/>
        </w:rPr>
        <w:t xml:space="preserve"> תנור </w:t>
      </w:r>
      <w:ins w:id="95455" w:author="מנוע מכני" w:date="2026-10-11T12:04:39Z">
        <w:ins w:id="106731" w:author="קלוד" w:date="2026-10-11T13:11:34Z">
          <w:r>
            <w:rPr>
              <w:rtl/>
            </w:rPr>
            <w:t xml:space="preserve">זה</w:t>
          </w:r>
        </w:ins>
        <w:del w:id="106732" w:author="קלוד" w:date="2026-10-11T13:11:34Z">
          <w:r>
            <w:rPr>
              <w:rtl/>
            </w:rPr>
            <w:delText xml:space="preserve">חלקו</w:delText>
          </w:r>
          <w:r w:rsidRPr="006F178A">
            <w:rPr>
              <w:rtl/>
            </w:rPr>
            <w:delText xml:space="preserve">,</w:delText>
          </w:r>
        </w:del>
      </w:ins>
      <w:del w:id="95456" w:author="מנוע מכני" w:date="2026-10-11T12:04:39Z">
        <w:r w:rsidRPr="006F178A">
          <w:rPr>
            <w:rtl/>
          </w:rPr>
          <w:delText xml:space="preserve">קמיפלגי</w:delText>
        </w:r>
      </w:del>
      <w:r w:rsidRPr="006F178A">
        <w:rPr>
          <w:rtl/>
        </w:rPr>
        <w:t xml:space="preserve"> </w:t>
      </w:r>
      <w:ins w:id="106729" w:author="קלוד" w:date="2026-10-11T13:11:34Z">
        <w:r>
          <w:rPr>
            <w:rtl/>
          </w:rPr>
          <w:t xml:space="preserve">חלקו: בהיסק</w:t>
        </w:r>
      </w:ins>
      <w:del w:id="106730" w:author="קלוד" w:date="2026-10-11T13:11:34Z">
        <w:r w:rsidRPr="006F178A">
          <w:rPr>
            <w:rtl/>
          </w:rPr>
          <w:delText xml:space="preserve">ובהיסק</w:delText>
        </w:r>
      </w:del>
      <w:r w:rsidRPr="006F178A">
        <w:rPr>
          <w:rtl/>
        </w:rPr>
        <w:t xml:space="preserve"> ראשון, בתלוש, אם כלי הוא או </w:t>
      </w:r>
      <w:r w:rsidRPr="006F178A">
        <w:rPr>
          <w:rtl/>
        </w:rPr>
        <w:t xml:space="preserve">לא</w:t>
      </w:r>
      <w:r w:rsidRPr="006F178A">
        <w:rPr>
          <w:rtl/>
        </w:rPr>
        <w:t xml:space="preserve">.</w:t>
      </w:r>
    </w:p>
    <w:p>
      <w:pPr>
        <w:pStyle w:val="38"/>
        <w:rPr>
          <w:ins w:id="98688" w:author="מנוע מכני" w:date="2026-10-11T12:04:39Z"/>
        </w:rPr>
      </w:pPr>
      <w:r w:rsidRPr="006F178A">
        <w:t xml:space="preserve">דתנן</w:t>
      </w:r>
      <w:r w:rsidRPr="006F178A">
        <w:t xml:space="preserve">:</w:t>
      </w:r>
    </w:p>
    <w:p w:rsidR="00E9703F" w:rsidRPr="009757B9" w:rsidRDefault="00E9703F" w:rsidP="00E9703F">
      <w:pPr>
        <w:rPr>
          <w:rFonts w:cs="Guttman Vilna"/>
          <w:b/>
          <w:bCs/>
          <w:rtl/>
        </w:rPr>
      </w:pPr>
      <w:del w:id="98689" w:author="מנוע מכני" w:date="2026-10-11T12:04:39Z">
        <w:r w:rsidRPr="006F178A">
          <w:rPr>
            <w:rtl/>
          </w:rPr>
          <w:delText xml:space="preserve"> </w:delText>
        </w:r>
      </w:del>
      <w:ins w:id="106737" w:author="קלוד" w:date="2026-10-11T13:11:34Z">
        <w:r>
          <w:rPr>
            <w:rStyle w:val="afffffe"/>
            <w:rtl/>
          </w:rPr>
          <w:t xml:space="preserve">תנור</w:t>
        </w:r>
        <w:r>
          <w:rPr>
            <w:rtl/>
          </w:rPr>
          <w:t xml:space="preserve"> שנתנו</w:t>
        </w:r>
      </w:ins>
      <w:del w:id="106738" w:author="קלוד" w:date="2026-10-11T13:11:34Z">
        <w:r w:rsidRPr="006F178A">
          <w:rPr>
            <w:rtl/>
          </w:rPr>
          <w:delText xml:space="preserve">נתנו</w:delText>
        </w:r>
      </w:del>
      <w:r w:rsidRPr="006F178A">
        <w:rPr>
          <w:rtl/>
        </w:rPr>
        <w:t xml:space="preserve"> על פי הבור או על פי </w:t>
      </w:r>
      <w:ins w:id="106735" w:author="קלוד" w:date="2026-10-11T13:11:34Z">
        <w:r>
          <w:rPr>
            <w:rtl/>
          </w:rPr>
          <w:t xml:space="preserve">הדות,</w:t>
        </w:r>
      </w:ins>
      <w:del w:id="106736" w:author="קלוד" w:date="2026-10-11T13:11:34Z">
        <w:r w:rsidRPr="006F178A">
          <w:rPr>
            <w:rtl/>
          </w:rPr>
          <w:delText xml:space="preserve">הדות</w:delText>
        </w:r>
      </w:del>
      <w:r w:rsidRPr="006F178A">
        <w:rPr>
          <w:rtl/>
        </w:rPr>
        <w:t xml:space="preserve"> ונתן שם אבן.</w:t>
      </w:r>
    </w:p>
    <w:p>
      <w:pPr>
        <w:pStyle w:val="38"/>
        <w:rPr>
          <w:ins w:id="98690" w:author="מנוע מכני" w:date="2026-10-11T12:04:39Z"/>
        </w:rPr>
      </w:pPr>
      <w:r w:rsidRPr="006F178A">
        <w:t>ר"י</w:t>
      </w:r>
      <w:r w:rsidRPr="006F178A">
        <w:t>:</w:t>
      </w:r>
    </w:p>
    <w:p w:rsidR="00E9703F" w:rsidRPr="009757B9" w:rsidRDefault="00E9703F" w:rsidP="00E9703F">
      <w:pPr>
        <w:rPr>
          <w:rFonts w:cs="Guttman Vilna"/>
          <w:b/>
          <w:bCs/>
          <w:rtl/>
        </w:rPr>
      </w:pPr>
      <w:del w:id="98691" w:author="מנוע מכני" w:date="2026-10-11T12:04:39Z">
        <w:r w:rsidRPr="006F178A">
          <w:rPr>
            <w:rtl/>
          </w:rPr>
          <w:delText xml:space="preserve"> </w:delText>
        </w:r>
      </w:del>
      <w:r w:rsidRPr="006F178A">
        <w:rPr>
          <w:rtl/>
        </w:rPr>
        <w:t xml:space="preserve">אם מסיק מלמטה והוא נסוק מלמעלה - טמא, ואם </w:t>
      </w:r>
      <w:ins w:id="91739" w:author="מנוע מכני" w:date="2026-10-11T12:04:39Z">
        <w:r>
          <w:rPr>
            <w:rtl/>
          </w:rPr>
          <w:t xml:space="preserve">לא</w:t>
        </w:r>
      </w:ins>
      <w:del w:id="91740" w:author="מנוע מכני" w:date="2026-10-11T12:04:39Z">
        <w:r w:rsidRPr="006F178A">
          <w:rPr>
            <w:rtl/>
          </w:rPr>
          <w:delText xml:space="preserve">לאו</w:delText>
        </w:r>
      </w:del>
      <w:r w:rsidRPr="006F178A">
        <w:rPr>
          <w:rtl/>
        </w:rPr>
        <w:t xml:space="preserve"> - טהור.</w:t>
      </w:r>
    </w:p>
    <w:p>
      <w:pPr>
        <w:pStyle w:val="38"/>
        <w:rPr>
          <w:ins w:id="98692" w:author="מנוע מכני" w:date="2026-10-11T12:04:39Z"/>
        </w:rPr>
      </w:pPr>
      <w:r w:rsidRPr="006F178A">
        <w:t>וחכ"א</w:t>
      </w:r>
      <w:r w:rsidRPr="006F178A">
        <w:t>:</w:t>
      </w:r>
    </w:p>
    <w:p w:rsidR="00E9703F" w:rsidRPr="009757B9" w:rsidRDefault="00E9703F" w:rsidP="00E9703F">
      <w:pPr>
        <w:rPr>
          <w:rFonts w:cs="Guttman Vilna"/>
          <w:b/>
          <w:bCs/>
          <w:rtl/>
        </w:rPr>
      </w:pPr>
      <w:del w:id="98693" w:author="מנוע מכני" w:date="2026-10-11T12:04:39Z">
        <w:r w:rsidRPr="006F178A">
          <w:rPr>
            <w:rtl/>
          </w:rPr>
          <w:delText xml:space="preserve"> </w:delText>
        </w:r>
      </w:del>
      <w:r w:rsidRPr="006F178A">
        <w:rPr>
          <w:rtl/>
        </w:rPr>
        <w:t xml:space="preserve">הואיל והוסק מכל מקום טמא.</w:t>
      </w:r>
    </w:p>
    <w:p>
      <w:pPr>
        <w:pStyle w:val="38"/>
        <w:rPr>
          <w:ins w:id="98694" w:author="מנוע מכני" w:date="2026-10-11T12:04:39Z"/>
        </w:rPr>
      </w:pPr>
      <w:ins w:id="91741" w:author="מנוע מכני" w:date="2026-10-11T12:04:39Z">
        <w:r>
          <w:t xml:space="preserve">וחלקו</w:t>
        </w:r>
      </w:ins>
    </w:p>
    <w:p w:rsidR="00E9703F" w:rsidRPr="009757B9" w:rsidRDefault="00E9703F" w:rsidP="00E9703F">
      <w:pPr>
        <w:rPr>
          <w:rFonts w:cs="Guttman Vilna"/>
          <w:b/>
          <w:bCs/>
          <w:rtl/>
        </w:rPr>
      </w:pPr>
      <w:del w:id="91742" w:author="מנוע מכני" w:date="2026-10-11T12:04:39Z">
        <w:r w:rsidRPr="006F178A">
          <w:rPr>
            <w:b/>
            <w:bCs/>
            <w:rtl/>
          </w:rPr>
          <w:delText xml:space="preserve">ופל</w:delText>
        </w:r>
        <w:r w:rsidRPr="006F178A">
          <w:rPr>
            <w:rFonts w:hint="cs"/>
            <w:b/>
            <w:bCs/>
            <w:rtl/>
          </w:rPr>
          <w:delText xml:space="preserve">י</w:delText>
        </w:r>
        <w:r w:rsidRPr="006F178A">
          <w:rPr>
            <w:b/>
            <w:bCs/>
            <w:rtl/>
          </w:rPr>
          <w:delText xml:space="preserve">גי</w:delText>
        </w:r>
      </w:del>
      <w:del w:id="98695" w:author="מנוע מכני" w:date="2026-10-11T12:04:39Z">
        <w:r w:rsidRPr="006F178A">
          <w:rPr>
            <w:rtl/>
          </w:rPr>
          <w:delText xml:space="preserve"> </w:delText>
        </w:r>
      </w:del>
      <w:r w:rsidRPr="006F178A">
        <w:rPr>
          <w:rtl/>
        </w:rPr>
        <w:t xml:space="preserve">בהאי קרא-</w:t>
      </w:r>
      <w:r w:rsidRPr="00184B09">
        <w:rPr>
          <w:rStyle w:val="afffff0"/>
          <w:rtl/>
        </w:rPr>
        <w:t xml:space="preserve"> </w:t>
      </w:r>
      <w:r w:rsidRPr="00184B09">
        <w:rPr>
          <w:rStyle w:val="afffff0"/>
          <w:rFonts w:hint="cs"/>
          <w:rtl/>
        </w:rPr>
        <w:t>'</w:t>
      </w:r>
      <w:ins w:id="91387" w:author="Claude - סמנטי" w:date="2026-10-11T12:28:21Z">
        <w:r>
          <w:rPr>
            <w:rStyle w:val="afffff0"/>
            <w:rtl/>
          </w:rPr>
          <w:t xml:space="preserve">תַּנּוּר וְכִירַיִם יֻתָּץ טְמֵאִים הֵם וּטְמֵאִים יִהְיוּ לָכֶם</w:t>
        </w:r>
      </w:ins>
      <w:del w:id="91388" w:author="Claude - סמנטי" w:date="2026-10-11T12:28:21Z">
        <w:r w:rsidRPr="00184B09">
          <w:rPr>
            <w:rStyle w:val="afffff0"/>
            <w:rtl/>
          </w:rPr>
          <w:delText xml:space="preserve">תנור וכירים יתץ טמאים הם וטמאים יהיו לכם</w:delText>
        </w:r>
      </w:del>
      <w:r w:rsidRPr="00184B09">
        <w:rPr>
          <w:rStyle w:val="afffff0"/>
          <w:rFonts w:hint="cs"/>
          <w:rtl/>
        </w:rPr>
        <w:t>'</w:t>
      </w:r>
      <w:r w:rsidRPr="00184B09">
        <w:rPr>
          <w:rStyle w:val="afffff0"/>
          <w:rtl/>
        </w:rPr>
        <w:t>.</w:t>
      </w:r>
    </w:p>
    <w:p>
      <w:pPr>
        <w:pStyle w:val="38"/>
        <w:rPr>
          <w:ins w:id="98696" w:author="מנוע מכני" w:date="2026-10-11T12:04:39Z"/>
        </w:rPr>
      </w:pPr>
      <w:r w:rsidRPr="006F178A">
        <w:t>ר"י</w:t>
      </w:r>
      <w:r w:rsidRPr="006F178A">
        <w:t>:</w:t>
      </w:r>
    </w:p>
    <w:p w:rsidR="00E9703F" w:rsidRPr="009757B9" w:rsidRDefault="00E9703F" w:rsidP="00E9703F">
      <w:pPr>
        <w:rPr>
          <w:rFonts w:cs="Guttman Vilna"/>
          <w:b/>
          <w:bCs/>
          <w:rtl/>
        </w:rPr>
      </w:pPr>
      <w:del w:id="98697" w:author="מנוע מכני" w:date="2026-10-11T12:04:39Z">
        <w:r w:rsidRPr="006F178A">
          <w:rPr>
            <w:rtl/>
          </w:rPr>
          <w:delText xml:space="preserve"> </w:delText>
        </w:r>
      </w:del>
      <w:r w:rsidRPr="006F178A">
        <w:rPr>
          <w:rtl/>
        </w:rPr>
        <w:t xml:space="preserve">מחוסר נתיצה - טמא, שאין מחוסר נתיצה - טהור.</w:t>
      </w:r>
    </w:p>
    <w:p>
      <w:pPr>
        <w:pStyle w:val="38"/>
        <w:rPr>
          <w:ins w:id="98698" w:author="מנוע מכני" w:date="2026-10-11T12:04:39Z"/>
        </w:rPr>
      </w:pPr>
      <w:r w:rsidRPr="006F178A">
        <w:t>ורבנן</w:t>
      </w:r>
      <w:r w:rsidRPr="006F178A">
        <w:t>:</w:t>
      </w:r>
    </w:p>
    <w:p w:rsidR="00E9703F" w:rsidRPr="009757B9" w:rsidRDefault="00E9703F" w:rsidP="00E9703F">
      <w:pPr>
        <w:rPr>
          <w:rFonts w:cs="Guttman Vilna"/>
          <w:b/>
          <w:bCs/>
          <w:rtl/>
        </w:rPr>
      </w:pPr>
      <w:del w:id="98699" w:author="מנוע מכני" w:date="2026-10-11T12:04:39Z">
        <w:r w:rsidRPr="00184B09">
          <w:rPr>
            <w:rStyle w:val="afffff0"/>
            <w:rtl/>
          </w:rPr>
          <w:delText xml:space="preserve"> </w:delText>
        </w:r>
      </w:del>
      <w:r w:rsidRPr="00184B09">
        <w:rPr>
          <w:rStyle w:val="afffff0"/>
          <w:rFonts w:hint="cs"/>
          <w:rtl/>
        </w:rPr>
        <w:t>'</w:t>
      </w:r>
      <w:ins w:id="91389" w:author="Claude - סמנטי" w:date="2026-10-11T12:28:21Z">
        <w:r>
          <w:rPr>
            <w:rStyle w:val="afffff0"/>
            <w:rtl/>
          </w:rPr>
          <w:t xml:space="preserve">טְמֵאִים יִהְיוּ לָכֶם</w:t>
        </w:r>
      </w:ins>
      <w:del w:id="91390" w:author="Claude - סמנטי" w:date="2026-10-11T12:28:21Z">
        <w:r w:rsidRPr="00184B09">
          <w:rPr>
            <w:rStyle w:val="afffff0"/>
            <w:rtl/>
          </w:rPr>
          <w:delText xml:space="preserve">טמאים יהיו לכם</w:delText>
        </w:r>
      </w:del>
      <w:r w:rsidRPr="00184B09">
        <w:rPr>
          <w:rStyle w:val="afffff0"/>
          <w:rFonts w:hint="cs"/>
          <w:rtl/>
        </w:rPr>
        <w:t>'</w:t>
      </w:r>
      <w:r w:rsidRPr="00184B09">
        <w:rPr>
          <w:rStyle w:val="afffff0"/>
          <w:rtl/>
        </w:rPr>
        <w:t xml:space="preserve"> </w:t>
      </w:r>
      <w:r w:rsidRPr="006F178A">
        <w:rPr>
          <w:rtl/>
        </w:rPr>
        <w:t>- מכל מקום.</w:t>
      </w:r>
    </w:p>
    <w:p w:rsidR="00E9703F" w:rsidRPr="009757B9" w:rsidRDefault="00E9703F" w:rsidP="00E9703F">
      <w:pPr>
        <w:rPr>
          <w:rFonts w:cs="Guttman Vilna"/>
          <w:b/>
          <w:bCs/>
          <w:rtl/>
        </w:rPr>
      </w:pPr>
      <w:r w:rsidRPr="00523F92">
        <w:rPr>
          <w:rStyle w:val="afffff0"/>
          <w:rFonts w:hint="cs"/>
          <w:rtl/>
        </w:rPr>
        <w:t>'</w:t>
      </w:r>
      <w:ins w:id="91391" w:author="Claude - סמנטי" w:date="2026-10-11T12:28:21Z">
        <w:r>
          <w:rPr>
            <w:rStyle w:val="afffff0"/>
            <w:rtl/>
          </w:rPr>
          <w:t xml:space="preserve">יֻתָּץ</w:t>
        </w:r>
      </w:ins>
      <w:del w:id="91392" w:author="Claude - סמנטי" w:date="2026-10-11T12:28:21Z">
        <w:r w:rsidRPr="00523F92">
          <w:rPr>
            <w:rStyle w:val="afffff0"/>
            <w:rtl/>
          </w:rPr>
          <w:delText xml:space="preserve">יתץ</w:delText>
        </w:r>
      </w:del>
      <w:r w:rsidRPr="00523F92">
        <w:rPr>
          <w:rStyle w:val="afffff0"/>
          <w:rFonts w:hint="cs"/>
          <w:rtl/>
        </w:rPr>
        <w:t>'</w:t>
      </w:r>
      <w:r w:rsidRPr="00523F92">
        <w:rPr>
          <w:rStyle w:val="afffff0"/>
          <w:rtl/>
        </w:rPr>
        <w:t xml:space="preserve"> </w:t>
      </w:r>
      <w:r w:rsidRPr="006F178A">
        <w:rPr>
          <w:rtl/>
        </w:rPr>
        <w:t xml:space="preserve">לרבנן </w:t>
      </w:r>
      <w:ins w:id="106747" w:author="קלוד" w:date="2026-10-11T13:11:34Z">
        <w:r>
          <w:rPr>
            <w:rtl/>
          </w:rPr>
          <w:t xml:space="preserve">-</w:t>
        </w:r>
      </w:ins>
      <w:del w:id="106748" w:author="קלוד" w:date="2026-10-11T13:11:34Z">
        <w:r w:rsidRPr="006F178A">
          <w:rPr>
            <w:rtl/>
          </w:rPr>
          <w:delText xml:space="preserve">למחובר</w:delText>
        </w:r>
      </w:del>
      <w:r w:rsidRPr="006F178A">
        <w:rPr>
          <w:rtl/>
        </w:rPr>
        <w:t xml:space="preserve"> </w:t>
      </w:r>
      <w:ins w:id="106745" w:author="קלוד" w:date="2026-10-11T13:11:34Z">
        <w:r>
          <w:rPr>
            <w:rtl/>
          </w:rPr>
          <w:t xml:space="preserve">למחובר:</w:t>
        </w:r>
      </w:ins>
      <w:del w:id="106746" w:author="קלוד" w:date="2026-10-11T13:11:34Z">
        <w:r w:rsidRPr="006F178A">
          <w:rPr>
            <w:rtl/>
          </w:rPr>
          <w:delText xml:space="preserve">דכגופא</w:delText>
        </w:r>
      </w:del>
      <w:r w:rsidRPr="006F178A">
        <w:rPr>
          <w:rtl/>
        </w:rPr>
        <w:t xml:space="preserve"> </w:t>
      </w:r>
      <w:ins w:id="106743" w:author="קלוד" w:date="2026-10-11T13:11:34Z">
        <w:r>
          <w:rPr>
            <w:rStyle w:val="afffffe"/>
            <w:rtl/>
          </w:rPr>
          <w:t xml:space="preserve">סד"א</w:t>
        </w:r>
      </w:ins>
      <w:del w:id="106744" w:author="קלוד" w:date="2026-10-11T13:11:34Z">
        <w:r w:rsidRPr="006F178A">
          <w:rPr>
            <w:rtl/>
          </w:rPr>
          <w:delText xml:space="preserve">דארעא</w:delText>
        </w:r>
      </w:del>
      <w:r w:rsidRPr="006F178A">
        <w:rPr>
          <w:rtl/>
        </w:rPr>
        <w:t xml:space="preserve"> </w:t>
      </w:r>
      <w:ins w:id="106741" w:author="קלוד" w:date="2026-10-11T13:11:34Z">
        <w:r>
          <w:rPr>
            <w:rtl/>
          </w:rPr>
          <w:t xml:space="preserve">שכגוף הארץ הוא,</w:t>
        </w:r>
      </w:ins>
      <w:del w:id="106742" w:author="קלוד" w:date="2026-10-11T13:11:34Z">
        <w:r w:rsidRPr="006F178A">
          <w:rPr>
            <w:rtl/>
          </w:rPr>
          <w:delText xml:space="preserve">דמי</w:delText>
        </w:r>
      </w:del>
      <w:r w:rsidRPr="006F178A">
        <w:rPr>
          <w:rtl/>
        </w:rPr>
        <w:t xml:space="preserve"> </w:t>
      </w:r>
      <w:r w:rsidRPr="006F178A">
        <w:rPr>
          <w:rtl/>
        </w:rPr>
        <w:t xml:space="preserve">קמ"ל</w:t>
      </w:r>
      <w:r w:rsidRPr="006F178A">
        <w:rPr>
          <w:rtl/>
        </w:rPr>
        <w:t xml:space="preserve"> </w:t>
      </w:r>
      <w:ins w:id="106739" w:author="קלוד" w:date="2026-10-11T13:11:34Z">
        <w:r>
          <w:rPr>
            <w:rtl/>
          </w:rPr>
          <w:t xml:space="preserve">שטמא.</w:t>
        </w:r>
      </w:ins>
      <w:del w:id="106740" w:author="קלוד" w:date="2026-10-11T13:11:34Z">
        <w:r w:rsidRPr="006F178A">
          <w:rPr>
            <w:rtl/>
          </w:rPr>
          <w:delText xml:space="preserve">דטמא.</w:delText>
        </w:r>
      </w:del>
    </w:p>
    <w:p w:rsidR="00E9703F" w:rsidRPr="009757B9" w:rsidRDefault="00E9703F" w:rsidP="00E9703F">
      <w:pPr>
        <w:rPr>
          <w:rFonts w:cs="Guttman Vilna"/>
          <w:b/>
          <w:bCs/>
          <w:rtl/>
        </w:rPr>
      </w:pPr>
      <w:r w:rsidRPr="00523F92">
        <w:rPr>
          <w:rStyle w:val="afffff0"/>
          <w:rFonts w:hint="cs"/>
          <w:rtl/>
        </w:rPr>
        <w:t>'</w:t>
      </w:r>
      <w:ins w:id="91393" w:author="Claude - סמנטי" w:date="2026-10-11T12:28:21Z">
        <w:r>
          <w:rPr>
            <w:rStyle w:val="afffff0"/>
            <w:rtl/>
          </w:rPr>
          <w:t xml:space="preserve">טְמֵאִים יִהְיוּ לָכֶם</w:t>
        </w:r>
      </w:ins>
      <w:del w:id="91394" w:author="Claude - סמנטי" w:date="2026-10-11T12:28:21Z">
        <w:r w:rsidRPr="00523F92">
          <w:rPr>
            <w:rStyle w:val="afffff0"/>
            <w:rtl/>
          </w:rPr>
          <w:delText xml:space="preserve">טמאים יהיו לכם</w:delText>
        </w:r>
      </w:del>
      <w:r w:rsidRPr="00523F92">
        <w:rPr>
          <w:rStyle w:val="afffff0"/>
          <w:rFonts w:hint="cs"/>
          <w:rtl/>
        </w:rPr>
        <w:t>'</w:t>
      </w:r>
      <w:r w:rsidRPr="00523F92">
        <w:rPr>
          <w:rStyle w:val="afffff0"/>
          <w:rtl/>
        </w:rPr>
        <w:t xml:space="preserve"> </w:t>
      </w:r>
      <w:ins w:id="106751" w:author="קלוד" w:date="2026-10-11T13:11:34Z">
        <w:r>
          <w:rPr>
            <w:rStyle w:val="2fb"/>
            <w:rtl/>
          </w:rPr>
          <w:t xml:space="preserve">- לריא"ש:</w:t>
        </w:r>
      </w:ins>
      <w:del w:id="106752" w:author="קלוד" w:date="2026-10-11T13:11:34Z">
        <w:r w:rsidRPr="006F178A">
          <w:rPr>
            <w:rStyle w:val="2fb"/>
            <w:rtl/>
          </w:rPr>
          <w:delText xml:space="preserve">לריא"ש</w:delText>
        </w:r>
      </w:del>
      <w:r w:rsidRPr="006F178A">
        <w:rPr>
          <w:rtl/>
        </w:rPr>
        <w:t xml:space="preserve"> מחלוקת בהיסק ראשון, אבל בהיסק שני </w:t>
      </w:r>
      <w:ins w:id="90561" w:author="מנוע מכני" w:date="2026-10-11T12:04:39Z">
        <w:r>
          <w:rPr>
            <w:rtl/>
          </w:rPr>
          <w:t xml:space="preserve">אפי'</w:t>
        </w:r>
      </w:ins>
      <w:del w:id="90562" w:author="מנוע מכני" w:date="2026-10-11T12:04:39Z">
        <w:r w:rsidRPr="006F178A">
          <w:rPr>
            <w:rtl/>
          </w:rPr>
          <w:delText xml:space="preserve">אפילו</w:delText>
        </w:r>
      </w:del>
      <w:r w:rsidRPr="006F178A">
        <w:rPr>
          <w:rtl/>
        </w:rPr>
        <w:t xml:space="preserve"> תלוי בצואר </w:t>
      </w:r>
      <w:ins w:id="106749" w:author="קלוד" w:date="2026-10-11T13:11:34Z">
        <w:r>
          <w:rPr>
            <w:rtl/>
          </w:rPr>
          <w:t xml:space="preserve">גמל </w:t>
        </w:r>
        <w:r>
          <w:rPr>
            <w:rStyle w:val="afffffe"/>
            <w:rtl/>
          </w:rPr>
          <w:t xml:space="preserve">טמא</w:t>
        </w:r>
        <w:r>
          <w:rPr>
            <w:rtl/>
          </w:rPr>
          <w:t xml:space="preserve">.</w:t>
        </w:r>
      </w:ins>
      <w:del w:id="106750" w:author="קלוד" w:date="2026-10-11T13:11:34Z">
        <w:r w:rsidRPr="006F178A">
          <w:rPr>
            <w:rtl/>
          </w:rPr>
          <w:delText xml:space="preserve">גמל.</w:delText>
        </w:r>
      </w:del>
    </w:p>
    <w:p>
      <w:pPr>
        <w:pStyle w:val="38"/>
        <w:rPr>
          <w:ins w:id="98700" w:author="מנוע מכני" w:date="2026-10-11T12:04:39Z"/>
        </w:rPr>
      </w:pPr>
      <w:del w:id="99421" w:author="מנוע מכני" w:date="2026-10-11T12:04:39Z">
        <w:r w:rsidRPr="006F178A">
          <w:delText xml:space="preserve">אמר </w:delText>
        </w:r>
      </w:del>
      <w:r w:rsidRPr="006F178A">
        <w:t xml:space="preserve">עולא:</w:t>
      </w:r>
    </w:p>
    <w:p w:rsidR="00E9703F" w:rsidRPr="006F178A" w:rsidRDefault="00E9703F" w:rsidP="00E9703F">
      <w:pPr>
        <w:rPr>
          <w:rtl/>
        </w:rPr>
      </w:pPr>
      <w:del w:id="98701"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והיסק ראשון לרבנן - </w:t>
      </w:r>
      <w:ins w:id="90563" w:author="מנוע מכני" w:date="2026-10-11T12:04:39Z">
        <w:r>
          <w:rPr>
            <w:rFonts w:ascii="Fb Fontext" w:hAnsi="Fb Fontext"/>
            <w:sz w:val="20"/>
            <w:rtl/>
          </w:rPr>
          <w:t xml:space="preserve">אפי'</w:t>
        </w:r>
      </w:ins>
      <w:del w:id="90564" w:author="מנוע מכני" w:date="2026-10-11T12:04:39Z">
        <w:r w:rsidRPr="006F178A">
          <w:rPr>
            <w:rFonts w:ascii="Fb Fontext" w:hAnsi="Fb Fontext"/>
            <w:sz w:val="20"/>
            <w:rtl/>
          </w:rPr>
          <w:delText xml:space="preserve">אפילו</w:delText>
        </w:r>
      </w:del>
      <w:r w:rsidRPr="006F178A">
        <w:rPr>
          <w:rFonts w:ascii="Fb Fontext" w:hAnsi="Fb Fontext"/>
          <w:sz w:val="20"/>
          <w:rtl/>
        </w:rPr>
        <w:t xml:space="preserve"> תלוי בצואר גמל. מטמא.</w:t>
      </w:r>
    </w:p>
    <w:p w:rsidR="00E9703F" w:rsidRPr="006F178A" w:rsidRDefault="00E9703F" w:rsidP="00E9703F">
      <w:pPr>
        <w:rPr>
          <w:rtl/>
        </w:rPr>
      </w:pPr>
      <w:ins w:id="106769" w:author="קלוד" w:date="2026-10-11T13:11:34Z">
        <w:r>
          <w:rPr>
            <w:rFonts w:ascii="Fb Fontext" w:hAnsi="Fb Fontext"/>
            <w:rtl/>
          </w:rPr>
          <w:t xml:space="preserve">ודחה</w:t>
        </w:r>
      </w:ins>
      <w:del w:id="106770" w:author="קלוד" w:date="2026-10-11T13:11:34Z">
        <w:r w:rsidRPr="006F178A">
          <w:rPr>
            <w:rFonts w:ascii="Fb Fontext" w:hAnsi="Fb Fontext"/>
            <w:rtl/>
          </w:rPr>
          <w:delText xml:space="preserve">ודחה זאת</w:delText>
        </w:r>
      </w:del>
      <w:r w:rsidRPr="006F178A">
        <w:rPr>
          <w:rFonts w:ascii="Fb Fontext" w:hAnsi="Fb Fontext"/>
          <w:rtl/>
        </w:rPr>
        <w:t xml:space="preserve"> </w:t>
      </w:r>
      <w:r w:rsidRPr="006F178A">
        <w:rPr>
          <w:rStyle w:val="2fb"/>
          <w:rFonts w:ascii="Fb Fontext" w:hAnsi="Fb Fontext"/>
          <w:rtl/>
        </w:rPr>
        <w:t xml:space="preserve">רב </w:t>
      </w:r>
      <w:ins w:id="106767" w:author="קלוד" w:date="2026-10-11T13:11:34Z">
        <w:r>
          <w:rPr>
            <w:rStyle w:val="2fb"/>
            <w:rFonts w:ascii="Fb Fontext" w:hAnsi="Fb Fontext"/>
            <w:rtl/>
          </w:rPr>
          <w:t xml:space="preserve">אשי:</w:t>
        </w:r>
      </w:ins>
      <w:del w:id="106768" w:author="קלוד" w:date="2026-10-11T13:11:34Z">
        <w:r w:rsidRPr="006F178A">
          <w:rPr>
            <w:rStyle w:val="2fb"/>
            <w:rFonts w:ascii="Fb Fontext" w:hAnsi="Fb Fontext"/>
            <w:rtl/>
          </w:rPr>
          <w:delText xml:space="preserve">אשי</w:delText>
        </w:r>
      </w:del>
      <w:r w:rsidRPr="006F178A">
        <w:rPr>
          <w:rFonts w:ascii="Fb Fontext" w:hAnsi="Fb Fontext"/>
          <w:rtl/>
        </w:rPr>
        <w:t xml:space="preserve"> </w:t>
      </w:r>
      <w:ins w:id="106765" w:author="קלוד" w:date="2026-10-11T13:11:34Z">
        <w:r>
          <w:rPr>
            <w:rFonts w:ascii="Fb Fontext" w:hAnsi="Fb Fontext"/>
            <w:rtl/>
          </w:rPr>
          <w:t xml:space="preserve">במקום שנחלקו</w:t>
        </w:r>
      </w:ins>
      <w:del w:id="106766" w:author="קלוד" w:date="2026-10-11T13:11:34Z">
        <w:r w:rsidRPr="006F178A">
          <w:rPr>
            <w:rFonts w:ascii="Fb Fontext" w:hAnsi="Fb Fontext"/>
            <w:rtl/>
          </w:rPr>
          <w:delText xml:space="preserve">דאדמיפלגי</w:delText>
        </w:r>
      </w:del>
      <w:r w:rsidRPr="006F178A">
        <w:rPr>
          <w:rFonts w:ascii="Fb Fontext" w:hAnsi="Fb Fontext"/>
          <w:rtl/>
        </w:rPr>
        <w:t xml:space="preserve"> בשברי תנור - </w:t>
      </w:r>
      <w:ins w:id="106763" w:author="קלוד" w:date="2026-10-11T13:11:34Z">
        <w:r>
          <w:rPr>
            <w:rFonts w:ascii="Fb Fontext" w:hAnsi="Fb Fontext"/>
            <w:rtl/>
          </w:rPr>
          <w:t xml:space="preserve">יחלקו</w:t>
        </w:r>
      </w:ins>
      <w:del w:id="106764" w:author="קלוד" w:date="2026-10-11T13:11:34Z">
        <w:r w:rsidRPr="006F178A">
          <w:rPr>
            <w:rFonts w:ascii="Fb Fontext" w:hAnsi="Fb Fontext"/>
            <w:rtl/>
          </w:rPr>
          <w:delText xml:space="preserve">ליפלגו</w:delText>
        </w:r>
      </w:del>
      <w:r w:rsidRPr="006F178A">
        <w:rPr>
          <w:rFonts w:ascii="Fb Fontext" w:hAnsi="Fb Fontext"/>
          <w:rtl/>
        </w:rPr>
        <w:t xml:space="preserve"> בתנור </w:t>
      </w:r>
      <w:ins w:id="106761" w:author="קלוד" w:date="2026-10-11T13:11:34Z">
        <w:r>
          <w:rPr>
            <w:rFonts w:ascii="Fb Fontext" w:hAnsi="Fb Fontext"/>
            <w:rtl/>
          </w:rPr>
          <w:t xml:space="preserve">עצמו,</w:t>
        </w:r>
      </w:ins>
      <w:del w:id="106762" w:author="קלוד" w:date="2026-10-11T13:11:34Z">
        <w:r w:rsidRPr="006F178A">
          <w:rPr>
            <w:rFonts w:ascii="Fb Fontext" w:hAnsi="Fb Fontext"/>
            <w:rtl/>
          </w:rPr>
          <w:delText xml:space="preserve">גופה.</w:delText>
        </w:r>
      </w:del>
      <w:r w:rsidRPr="006F178A">
        <w:rPr>
          <w:rFonts w:ascii="Fb Fontext" w:hAnsi="Fb Fontext"/>
          <w:rtl/>
        </w:rPr>
        <w:t xml:space="preserve"> </w:t>
      </w:r>
      <w:ins w:id="106759" w:author="קלוד" w:date="2026-10-11T13:11:34Z">
        <w:r>
          <w:rPr>
            <w:rStyle w:val="2fb"/>
            <w:rFonts w:ascii="Fb Fontext" w:hAnsi="Fb Fontext"/>
            <w:rtl/>
          </w:rPr>
          <w:t xml:space="preserve">שלר"י</w:t>
        </w:r>
      </w:ins>
      <w:del w:id="106760" w:author="קלוד" w:date="2026-10-11T13:11:34Z">
        <w:r w:rsidRPr="006F178A">
          <w:rPr>
            <w:rStyle w:val="2fb"/>
            <w:rFonts w:ascii="Fb Fontext" w:hAnsi="Fb Fontext"/>
            <w:rtl/>
          </w:rPr>
          <w:delText xml:space="preserve">דלר"י</w:delText>
        </w:r>
      </w:del>
      <w:r w:rsidRPr="006F178A">
        <w:rPr>
          <w:rFonts w:ascii="Fb Fontext" w:hAnsi="Fb Fontext"/>
          <w:rtl/>
        </w:rPr>
        <w:t xml:space="preserve"> </w:t>
      </w:r>
      <w:ins w:id="94927" w:author="מנוע מכני" w:date="2026-10-11T12:04:39Z">
        <w:r>
          <w:rPr>
            <w:rFonts w:ascii="Fb Fontext" w:hAnsi="Fb Fontext"/>
            <w:rtl/>
          </w:rPr>
          <w:t xml:space="preserve">אם </w:t>
        </w:r>
      </w:ins>
      <w:del w:id="94928" w:author="מנוע מכני" w:date="2026-10-11T12:04:39Z">
        <w:r w:rsidRPr="006F178A">
          <w:rPr>
            <w:rFonts w:ascii="Fb Fontext" w:hAnsi="Fb Fontext"/>
            <w:rtl/>
          </w:rPr>
          <w:delText xml:space="preserve">אי </w:delText>
        </w:r>
      </w:del>
      <w:ins w:id="106757" w:author="קלוד" w:date="2026-10-11T13:11:34Z">
        <w:r>
          <w:rPr>
            <w:rFonts w:ascii="Fb Fontext" w:hAnsi="Fb Fontext"/>
            <w:rtl/>
          </w:rPr>
          <w:t xml:space="preserve">התנור</w:t>
        </w:r>
      </w:ins>
      <w:del w:id="106758" w:author="קלוד" w:date="2026-10-11T13:11:34Z">
        <w:r w:rsidRPr="006F178A">
          <w:rPr>
            <w:rFonts w:ascii="Fb Fontext" w:hAnsi="Fb Fontext"/>
            <w:rtl/>
          </w:rPr>
          <w:delText xml:space="preserve">תנור</w:delText>
        </w:r>
      </w:del>
      <w:r w:rsidRPr="006F178A">
        <w:rPr>
          <w:rFonts w:ascii="Fb Fontext" w:hAnsi="Fb Fontext"/>
          <w:rtl/>
        </w:rPr>
        <w:t xml:space="preserve"> </w:t>
      </w:r>
      <w:ins w:id="106755" w:author="קלוד" w:date="2026-10-11T13:11:34Z">
        <w:r>
          <w:rPr>
            <w:rFonts w:ascii="Fb Fontext" w:hAnsi="Fb Fontext"/>
            <w:rtl/>
          </w:rPr>
          <w:t xml:space="preserve">אינו</w:t>
        </w:r>
      </w:ins>
      <w:del w:id="106756" w:author="קלוד" w:date="2026-10-11T13:11:34Z">
        <w:r w:rsidRPr="006F178A">
          <w:rPr>
            <w:rFonts w:ascii="Fb Fontext" w:hAnsi="Fb Fontext"/>
            <w:rtl/>
          </w:rPr>
          <w:delText xml:space="preserve">לא</w:delText>
        </w:r>
      </w:del>
      <w:r w:rsidRPr="006F178A">
        <w:rPr>
          <w:rFonts w:ascii="Fb Fontext" w:hAnsi="Fb Fontext"/>
          <w:rtl/>
        </w:rPr>
        <w:t xml:space="preserve"> </w:t>
      </w:r>
      <w:ins w:id="106753" w:author="קלוד" w:date="2026-10-11T13:11:34Z">
        <w:r>
          <w:rPr>
            <w:rFonts w:ascii="Fb Fontext" w:hAnsi="Fb Fontext"/>
            <w:rtl/>
          </w:rPr>
          <w:t xml:space="preserve">כלי,</w:t>
        </w:r>
      </w:ins>
      <w:del w:id="106754" w:author="קלוד" w:date="2026-10-11T13:11:34Z">
        <w:r w:rsidRPr="006F178A">
          <w:rPr>
            <w:rFonts w:ascii="Fb Fontext" w:hAnsi="Fb Fontext"/>
            <w:rtl/>
          </w:rPr>
          <w:delText xml:space="preserve">הוי </w:delText>
        </w:r>
        <w:r>
          <w:rPr>
            <w:rFonts w:ascii="Fb Fontext" w:hAnsi="Fb Fontext"/>
            <w:rtl/>
          </w:rPr>
          <w:delText xml:space="preserve">מנין</w:delText>
        </w:r>
      </w:del>
      <w:ins w:id="94449" w:author="מנוע מכני" w:date="2026-10-11T12:04:39Z"/>
      <w:del w:id="94450" w:author="מנוע מכני" w:date="2026-10-11T12:04:39Z">
        <w:r w:rsidRPr="006F178A">
          <w:rPr>
            <w:rFonts w:ascii="Fb Fontext" w:hAnsi="Fb Fontext"/>
            <w:rtl/>
          </w:rPr>
          <w:delText xml:space="preserve">מנא</w:delText>
        </w:r>
      </w:del>
      <w:r w:rsidRPr="006F178A">
        <w:rPr>
          <w:rFonts w:ascii="Fb Fontext" w:hAnsi="Fb Fontext"/>
          <w:rtl/>
        </w:rPr>
        <w:t xml:space="preserve"> </w:t>
      </w:r>
      <w:r w:rsidRPr="006F178A">
        <w:rPr>
          <w:rFonts w:ascii="Fb Fontext" w:hAnsi="Fb Fontext"/>
          <w:rtl/>
        </w:rPr>
        <w:t xml:space="preserve">כ"ש</w:t>
      </w:r>
      <w:r w:rsidRPr="006F178A">
        <w:rPr>
          <w:rFonts w:ascii="Fb Fontext" w:hAnsi="Fb Fontext"/>
          <w:rtl/>
        </w:rPr>
        <w:t xml:space="preserve"> שבריו.</w:t>
      </w:r>
    </w:p>
    <w:p>
      <w:pPr>
        <w:pStyle w:val="38"/>
        <w:rPr>
          <w:ins w:id="98702" w:author="מנוע מכני" w:date="2026-10-11T12:04:39Z"/>
        </w:rPr>
      </w:pPr>
      <w:r w:rsidRPr="006F178A">
        <w:t xml:space="preserve">אלא </w:t>
      </w:r>
      <w:r w:rsidRPr="006F178A">
        <w:t xml:space="preserve">אמר</w:t>
      </w:r>
      <w:r w:rsidRPr="006F178A">
        <w:t xml:space="preserve"> רב אשי</w:t>
      </w:r>
      <w:r w:rsidRPr="006F178A">
        <w:t xml:space="preserve">:</w:t>
      </w:r>
    </w:p>
    <w:p w:rsidR="00E9703F" w:rsidRDefault="00E9703F" w:rsidP="00E9703F">
      <w:pPr>
        <w:rPr>
          <w:rtl/>
        </w:rPr>
      </w:pPr>
      <w:del w:id="98703" w:author="מנוע מכני" w:date="2026-10-11T12:04:39Z">
        <w:r w:rsidRPr="006F178A">
          <w:rPr>
            <w:rtl/>
          </w:rPr>
          <w:delText xml:space="preserve"> </w:delText>
        </w:r>
      </w:del>
      <w:r w:rsidRPr="006F178A">
        <w:rPr>
          <w:rtl/>
        </w:rPr>
        <w:t xml:space="preserve">לעולם </w:t>
      </w:r>
      <w:ins w:id="106771" w:author="קלוד" w:date="2026-10-11T13:11:34Z">
        <w:r>
          <w:rPr>
            <w:rtl/>
          </w:rPr>
          <w:t xml:space="preserve">כמו שאמרנו</w:t>
        </w:r>
      </w:ins>
      <w:del w:id="106772" w:author="קלוד" w:date="2026-10-11T13:11:34Z">
        <w:r w:rsidRPr="006F178A">
          <w:rPr>
            <w:rtl/>
          </w:rPr>
          <w:delText xml:space="preserve">כדאמרן</w:delText>
        </w:r>
      </w:del>
      <w:r w:rsidRPr="006F178A">
        <w:rPr>
          <w:rtl/>
        </w:rPr>
        <w:t xml:space="preserve"> </w:t>
      </w:r>
      <w:ins w:id="96195" w:author="מנוע מכני" w:date="2026-10-11T12:04:39Z">
        <w:r>
          <w:rPr>
            <w:rtl/>
          </w:rPr>
          <w:t xml:space="preserve">מתחילה</w:t>
        </w:r>
      </w:ins>
      <w:del w:id="96196" w:author="מנוע מכני" w:date="2026-10-11T12:04:39Z">
        <w:r w:rsidRPr="006F178A">
          <w:rPr>
            <w:rtl/>
          </w:rPr>
          <w:delText xml:space="preserve">מעיקרא</w:delText>
        </w:r>
      </w:del>
      <w:r w:rsidRPr="006F178A">
        <w:rPr>
          <w:rtl/>
        </w:rPr>
        <w:t xml:space="preserve">, ובעושה מעשה טפקא [מלאכתו אבל </w:t>
      </w:r>
      <w:r w:rsidRPr="006F178A">
        <w:rPr>
          <w:rtl/>
        </w:rPr>
        <w:t xml:space="preserve">לא</w:t>
      </w:r>
      <w:r w:rsidRPr="006F178A">
        <w:rPr>
          <w:rtl/>
        </w:rPr>
        <w:t xml:space="preserve"> לגמרי]</w:t>
      </w:r>
    </w:p>
    <w:p w:rsidR="00E9703F" w:rsidRPr="009757B9" w:rsidRDefault="00E9703F" w:rsidP="00E9703F">
      <w:pPr>
        <w:rPr>
          <w:rFonts w:cs="Guttman Vilna"/>
          <w:b/>
          <w:bCs/>
          <w:rtl/>
        </w:rPr>
      </w:pPr>
      <w:r w:rsidRPr="006F178A">
        <w:rPr>
          <w:rStyle w:val="2fb"/>
          <w:rtl/>
        </w:rPr>
        <w:t xml:space="preserve">ור"מ</w:t>
      </w:r>
      <w:r w:rsidRPr="006F178A">
        <w:rPr>
          <w:rtl/>
        </w:rPr>
        <w:t xml:space="preserve"> </w:t>
      </w:r>
      <w:ins w:id="106787" w:author="קלוד" w:date="2026-10-11T13:11:34Z">
        <w:r>
          <w:rPr>
            <w:rStyle w:val="afffffe"/>
            <w:rtl/>
          </w:rPr>
          <w:t xml:space="preserve">לשיטתו</w:t>
        </w:r>
      </w:ins>
      <w:del w:id="106788" w:author="קלוד" w:date="2026-10-11T13:11:34Z">
        <w:r w:rsidRPr="006F178A">
          <w:rPr>
            <w:rtl/>
          </w:rPr>
          <w:delText xml:space="preserve">וודאי</w:delText>
        </w:r>
      </w:del>
      <w:r w:rsidRPr="006F178A">
        <w:rPr>
          <w:rtl/>
        </w:rPr>
        <w:t xml:space="preserve"> </w:t>
      </w:r>
      <w:ins w:id="106785" w:author="קלוד" w:date="2026-10-11T13:11:34Z">
        <w:r>
          <w:rPr>
            <w:rtl/>
          </w:rPr>
          <w:t xml:space="preserve">ודאי מתיר,</w:t>
        </w:r>
      </w:ins>
      <w:del w:id="106786" w:author="קלוד" w:date="2026-10-11T13:11:34Z">
        <w:r w:rsidRPr="006F178A">
          <w:rPr>
            <w:rtl/>
          </w:rPr>
          <w:delText xml:space="preserve">דשרי</w:delText>
        </w:r>
      </w:del>
      <w:r w:rsidRPr="006F178A">
        <w:rPr>
          <w:rtl/>
        </w:rPr>
        <w:t xml:space="preserve"> אלא </w:t>
      </w:r>
      <w:ins w:id="106783" w:author="קלוד" w:date="2026-10-11T13:11:34Z">
        <w:r>
          <w:rPr>
            <w:rStyle w:val="afffffe"/>
            <w:rtl/>
          </w:rPr>
          <w:t xml:space="preserve">אמר</w:t>
        </w:r>
      </w:ins>
      <w:del w:id="106784" w:author="קלוד" w:date="2026-10-11T13:11:34Z">
        <w:r w:rsidRPr="006F178A">
          <w:rPr>
            <w:rtl/>
          </w:rPr>
          <w:delText xml:space="preserve">דלדבריו</w:delText>
        </w:r>
      </w:del>
      <w:r w:rsidRPr="006F178A">
        <w:rPr>
          <w:rtl/>
        </w:rPr>
        <w:t xml:space="preserve"> </w:t>
      </w:r>
      <w:ins w:id="106781" w:author="קלוד" w:date="2026-10-11T13:11:34Z">
        <w:r>
          <w:rPr>
            <w:rStyle w:val="2fb"/>
            <w:rtl/>
          </w:rPr>
          <w:t xml:space="preserve">לדבריו</w:t>
        </w:r>
      </w:ins>
      <w:del w:id="106782" w:author="קלוד" w:date="2026-10-11T13:11:34Z">
        <w:r w:rsidRPr="006F178A">
          <w:rPr>
            <w:rStyle w:val="2fb"/>
            <w:rtl/>
          </w:rPr>
          <w:delText xml:space="preserve">דר"י</w:delText>
        </w:r>
      </w:del>
      <w:r w:rsidRPr="006F178A">
        <w:rPr>
          <w:rtl/>
        </w:rPr>
        <w:t xml:space="preserve"> </w:t>
      </w:r>
      <w:ins w:id="106779" w:author="קלוד" w:date="2026-10-11T13:11:34Z">
        <w:r>
          <w:rPr>
            <w:rtl/>
          </w:rPr>
          <w:t xml:space="preserve">של ר"י: הודה</w:t>
        </w:r>
      </w:ins>
      <w:del w:id="106780" w:author="קלוד" w:date="2026-10-11T13:11:34Z">
        <w:r w:rsidRPr="006F178A">
          <w:rPr>
            <w:rtl/>
          </w:rPr>
          <w:delText xml:space="preserve">דאודי</w:delText>
        </w:r>
      </w:del>
      <w:r w:rsidRPr="006F178A">
        <w:rPr>
          <w:rtl/>
        </w:rPr>
        <w:t xml:space="preserve"> לי </w:t>
      </w:r>
      <w:ins w:id="106777" w:author="קלוד" w:date="2026-10-11T13:11:34Z">
        <w:r>
          <w:rPr>
            <w:rtl/>
          </w:rPr>
          <w:t xml:space="preserve">לפחות</w:t>
        </w:r>
      </w:ins>
      <w:del w:id="106778" w:author="קלוד" w:date="2026-10-11T13:11:34Z">
        <w:r w:rsidRPr="006F178A">
          <w:rPr>
            <w:rtl/>
          </w:rPr>
          <w:delText xml:space="preserve">מיהא</w:delText>
        </w:r>
      </w:del>
      <w:r w:rsidRPr="006F178A">
        <w:rPr>
          <w:rtl/>
        </w:rPr>
        <w:t xml:space="preserve"> </w:t>
      </w:r>
      <w:ins w:id="106775" w:author="קלוד" w:date="2026-10-11T13:11:34Z">
        <w:r>
          <w:rPr>
            <w:rtl/>
          </w:rPr>
          <w:t xml:space="preserve">שבכה"ג</w:t>
        </w:r>
      </w:ins>
      <w:del w:id="106776" w:author="קלוד" w:date="2026-10-11T13:11:34Z">
        <w:r w:rsidRPr="006F178A">
          <w:rPr>
            <w:rtl/>
          </w:rPr>
          <w:delText xml:space="preserve">דכה"ג</w:delText>
        </w:r>
      </w:del>
      <w:r w:rsidRPr="006F178A">
        <w:rPr>
          <w:rtl/>
        </w:rPr>
        <w:t xml:space="preserve"> </w:t>
      </w:r>
      <w:ins w:id="106773" w:author="קלוד" w:date="2026-10-11T13:11:34Z">
        <w:r>
          <w:rPr>
            <w:rtl/>
          </w:rPr>
          <w:t xml:space="preserve">ודאי</w:t>
        </w:r>
      </w:ins>
      <w:del w:id="106774" w:author="קלוד" w:date="2026-10-11T13:11:34Z">
        <w:r w:rsidRPr="006F178A">
          <w:rPr>
            <w:rtl/>
          </w:rPr>
          <w:delText xml:space="preserve">וודאי</w:delText>
        </w:r>
      </w:del>
      <w:r w:rsidRPr="006F178A">
        <w:rPr>
          <w:rtl/>
        </w:rPr>
        <w:t xml:space="preserve"> מלאכתו הוא.</w:t>
      </w:r>
    </w:p>
    <w:p w:rsidR="00E9703F" w:rsidRPr="009757B9" w:rsidRDefault="00E9703F" w:rsidP="00E9703F">
      <w:pPr>
        <w:rPr>
          <w:rFonts w:cs="Guttman Vilna"/>
          <w:b/>
          <w:bCs/>
          <w:rtl/>
        </w:rPr>
      </w:pPr>
      <w:ins w:id="106789" w:author="קלוד" w:date="2026-10-11T13:11:34Z">
        <w:r>
          <w:rPr>
            <w:rStyle w:val="2fb"/>
            <w:rtl/>
          </w:rPr>
          <w:t xml:space="preserve">ור"י </w:t>
        </w:r>
        <w:r>
          <w:rPr>
            <w:rStyle w:val="afffffe"/>
            <w:rtl/>
          </w:rPr>
          <w:t xml:space="preserve">דוחה</w:t>
        </w:r>
        <w:r>
          <w:rPr>
            <w:rStyle w:val="2fb"/>
            <w:rtl/>
          </w:rPr>
          <w:t xml:space="preserve">:</w:t>
        </w:r>
      </w:ins>
      <w:del w:id="106790" w:author="קלוד" w:date="2026-10-11T13:11:34Z">
        <w:r w:rsidRPr="006F178A">
          <w:rPr>
            <w:rStyle w:val="2fb"/>
            <w:rtl/>
          </w:rPr>
          <w:delText xml:space="preserve">ולר"י</w:delText>
        </w:r>
      </w:del>
      <w:r w:rsidRPr="006F178A">
        <w:rPr>
          <w:rtl/>
        </w:rPr>
        <w:t xml:space="preserve"> </w:t>
      </w:r>
      <w:ins w:id="91743" w:author="מנוע מכני" w:date="2026-10-11T12:04:39Z">
        <w:r>
          <w:rPr>
            <w:rtl/>
          </w:rPr>
          <w:t xml:space="preserve">שם</w:t>
        </w:r>
      </w:ins>
      <w:del w:id="91744" w:author="מנוע מכני" w:date="2026-10-11T12:04:39Z">
        <w:r w:rsidRPr="006F178A">
          <w:rPr>
            <w:rtl/>
          </w:rPr>
          <w:delText xml:space="preserve">התם</w:delText>
        </w:r>
      </w:del>
      <w:r w:rsidRPr="006F178A">
        <w:rPr>
          <w:rtl/>
        </w:rPr>
        <w:t xml:space="preserve"> [בשלם] הסקו מבפנים ומעומד, </w:t>
      </w:r>
      <w:ins w:id="91745" w:author="מנוע מכני" w:date="2026-10-11T12:04:39Z">
        <w:r>
          <w:rPr>
            <w:rtl/>
          </w:rPr>
          <w:t xml:space="preserve">כאן</w:t>
        </w:r>
      </w:ins>
      <w:del w:id="91746" w:author="מנוע מכני" w:date="2026-10-11T12:04:39Z">
        <w:r w:rsidRPr="006F178A">
          <w:rPr>
            <w:rtl/>
          </w:rPr>
          <w:delText xml:space="preserve">הכא</w:delText>
        </w:r>
      </w:del>
      <w:r w:rsidRPr="006F178A">
        <w:rPr>
          <w:rtl/>
        </w:rPr>
        <w:t xml:space="preserve"> מבחוץ </w:t>
      </w:r>
      <w:ins w:id="91747" w:author="מנוע מכני" w:date="2026-10-11T12:04:39Z">
        <w:r>
          <w:rPr>
            <w:rtl/>
          </w:rPr>
          <w:t xml:space="preserve">ולא</w:t>
        </w:r>
      </w:ins>
      <w:del w:id="91748" w:author="מנוע מכני" w:date="2026-10-11T12:04:39Z">
        <w:r w:rsidRPr="006F178A">
          <w:rPr>
            <w:rtl/>
          </w:rPr>
          <w:delText xml:space="preserve">ולאו</w:delText>
        </w:r>
      </w:del>
      <w:r w:rsidRPr="006F178A">
        <w:rPr>
          <w:rtl/>
        </w:rPr>
        <w:t xml:space="preserve"> מעומד.</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קכה.</w:t>
      </w:r>
    </w:p>
    <w:p>
      <w:pPr>
        <w:pStyle w:val="MishnaBatzad"/>
        <w:rPr>
          <w:ins w:id="20613" w:author="קלוד" w:date="2026-10-11T09:07:15Z"/>
        </w:rPr>
      </w:pPr>
      <w:ins w:id="20612" w:author="קלוד" w:date="2026-10-11T09:07:15Z">
        <w:r>
          <w:t xml:space="preserve">משנה ו</w:t>
        </w:r>
      </w:ins>
    </w:p>
    <w:p w:rsidR="00E9703F" w:rsidRPr="009757B9" w:rsidRDefault="00E9703F" w:rsidP="00E9703F">
      <w:pPr>
        <w:pStyle w:val="afff9"/>
        <w:rPr>
          <w:del w:id="20341" w:author="קלוד" w:date="2026-10-11T09:07:15Z"/>
          <w:rStyle w:val="afffe"/>
          <w:rFonts w:ascii="Fb Fontext" w:hAnsi="Fb Fontext"/>
          <w:b/>
          <w:bCs w:val="0"/>
          <w:sz w:val="20"/>
          <w:rtl/>
        </w:rPr>
      </w:pPr>
      <w:del w:id="20339" w:author="קלוד" w:date="2026-10-11T09:07:15Z">
        <w:r w:rsidRPr="00146180">
          <w:rPr>
            <w:rStyle w:val="afffe"/>
            <w:rFonts w:ascii="Fb Fontext" w:hAnsi="Fb Fontext" w:hint="cs"/>
            <w:bCs w:val="0"/>
            <w:sz w:val="20"/>
            <w:rtl/>
          </w:rPr>
          <w:delText xml:space="preserve"> </w:delText>
        </w:r>
      </w:del>
      <w:del w:id="20340" w:author="קלוד" w:date="2026-10-11T09:07:15Z">
        <w:r w:rsidRPr="00146180">
          <w:rPr>
            <w:rStyle w:val="afffe"/>
            <w:rFonts w:ascii="Fb Fontext" w:hAnsi="Fb Fontext"/>
            <w:bCs w:val="0"/>
            <w:sz w:val="20"/>
            <w:rtl/>
          </w:rPr>
          <w:delText xml:space="preserve">משנה.</w:delText>
        </w:r>
      </w:del>
    </w:p>
    <w:p w:rsidR="00E9703F" w:rsidRPr="00B20210" w:rsidRDefault="00E9703F" w:rsidP="00E9703F">
      <w:pPr>
        <w:pStyle w:val="afff9"/>
        <w:spacing w:before="120"/>
        <w:rPr>
          <w:rStyle w:val="afffe"/>
          <w:rFonts w:ascii="Fb Fontext" w:hAnsi="Fb Fontext"/>
          <w:b/>
          <w:bCs w:val="0"/>
          <w:spacing w:val="4"/>
          <w:sz w:val="20"/>
          <w:rtl/>
        </w:rPr>
        <w:pPrChange w:id="90096" w:author="קלוד" w:date="2026-10-11T12:09:42Z">
          <w:pPr>
            <w:pStyle w:val="afff9"/>
          </w:pPr>
        </w:pPrChange>
      </w:pPr>
      <w:r w:rsidRPr="00B20210">
        <w:rPr>
          <w:rStyle w:val="afffe"/>
          <w:rFonts w:ascii="Fb Fontext" w:hAnsi="Fb Fontext"/>
          <w:bCs w:val="0"/>
          <w:spacing w:val="4"/>
          <w:rtl/>
          <w:rPrChange w:id="40574" w:author="Claude" w:date="2026-10-11T09:07:39Z">
            <w:rPr>
              <w:rStyle w:val="afffe"/>
              <w:rFonts w:ascii="Fb Fontext" w:hAnsi="Fb Fontext"/>
              <w:bCs w:val="0"/>
              <w:spacing w:val="4"/>
              <w:sz w:val="20"/>
              <w:rtl/>
            </w:rPr>
          </w:rPrChange>
        </w:rPr>
        <w:t xml:space="preserve">האבן שבקירויה, אם ממלאין בה ואינה נופלת - ממלאין בה, </w:t>
      </w:r>
      <w:r w:rsidRPr="00B20210">
        <w:rPr>
          <w:rFonts w:ascii="David" w:hAnsi="David"/>
          <w:b/>
          <w:spacing w:val="4"/>
          <w:rtl/>
        </w:rPr>
        <w:t>[דהיא חלק ממנה]</w:t>
      </w:r>
    </w:p>
    <w:p w:rsidR="00E9703F"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75" w:author="Claude" w:date="2026-10-11T09:07:39Z">
            <w:rPr>
              <w:rStyle w:val="afffe"/>
              <w:rFonts w:ascii="Fb Fontext" w:hAnsi="Fb Fontext"/>
              <w:bCs w:val="0"/>
              <w:sz w:val="20"/>
              <w:rtl/>
            </w:rPr>
          </w:rPrChange>
        </w:rPr>
        <w:t xml:space="preserve">ואם לאו - אין ממלאין בה. </w:t>
      </w:r>
      <w:r w:rsidRPr="009757B9">
        <w:rPr>
          <w:rFonts w:ascii="David" w:hAnsi="David"/>
          <w:b/>
          <w:rtl/>
        </w:rPr>
        <w:t>[דהוי בסיס]</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76" w:author="Claude" w:date="2026-10-11T09:07:39Z">
            <w:rPr>
              <w:rStyle w:val="afffe"/>
              <w:rFonts w:ascii="Fb Fontext" w:hAnsi="Fb Fontext"/>
              <w:bCs w:val="0"/>
              <w:sz w:val="20"/>
              <w:rtl/>
            </w:rPr>
          </w:rPrChange>
        </w:rPr>
        <w:t>זמורה שהיא קשורה</w:t>
      </w:r>
      <w:r w:rsidRPr="00146180">
        <w:rPr>
          <w:rStyle w:val="afffe"/>
          <w:rFonts w:ascii="Fb Fontext" w:hAnsi="Fb Fontext" w:hint="cs"/>
          <w:bCs w:val="0"/>
          <w:rtl/>
          <w:rPrChange w:id="40577" w:author="Claude" w:date="2026-10-11T09:07:39Z">
            <w:rPr>
              <w:rStyle w:val="afffe"/>
              <w:rFonts w:ascii="Fb Fontext" w:hAnsi="Fb Fontext" w:hint="cs"/>
              <w:bCs w:val="0"/>
              <w:sz w:val="20"/>
              <w:rtl/>
            </w:rPr>
          </w:rPrChange>
        </w:rPr>
        <w:t xml:space="preserve"> בטפיח</w:t>
      </w:r>
      <w:r w:rsidRPr="00146180">
        <w:rPr>
          <w:rStyle w:val="afffe"/>
          <w:rFonts w:ascii="Fb Fontext" w:hAnsi="Fb Fontext"/>
          <w:bCs w:val="0"/>
          <w:rtl/>
          <w:rPrChange w:id="40578" w:author="Claude" w:date="2026-10-11T09:07:39Z">
            <w:rPr>
              <w:rStyle w:val="afffe"/>
              <w:rFonts w:ascii="Fb Fontext" w:hAnsi="Fb Fontext"/>
              <w:bCs w:val="0"/>
              <w:sz w:val="20"/>
              <w:rtl/>
            </w:rPr>
          </w:rPrChange>
        </w:rPr>
        <w:t xml:space="preserve"> </w:t>
      </w:r>
      <w:r w:rsidRPr="009757B9">
        <w:rPr>
          <w:b/>
          <w:rtl/>
        </w:rPr>
        <w:t>[</w:t>
      </w:r>
      <w:r w:rsidRPr="009757B9">
        <w:rPr>
          <w:rFonts w:ascii="David" w:hAnsi="David"/>
          <w:b/>
          <w:rtl/>
        </w:rPr>
        <w:t>כלי קטן למילוי מים</w:t>
      </w:r>
      <w:r w:rsidRPr="009757B9">
        <w:rPr>
          <w:b/>
          <w:rtl/>
        </w:rPr>
        <w:t>]</w:t>
      </w:r>
      <w:r w:rsidRPr="00146180">
        <w:rPr>
          <w:rStyle w:val="afffe"/>
          <w:rFonts w:ascii="Fb Fontext" w:hAnsi="Fb Fontext"/>
          <w:bCs w:val="0"/>
          <w:rtl/>
          <w:rPrChange w:id="40579" w:author="Claude" w:date="2026-10-11T09:07:39Z">
            <w:rPr>
              <w:rStyle w:val="afffe"/>
              <w:rFonts w:ascii="Fb Fontext" w:hAnsi="Fb Fontext"/>
              <w:bCs w:val="0"/>
              <w:sz w:val="20"/>
              <w:rtl/>
            </w:rPr>
          </w:rPrChange>
        </w:rPr>
        <w:t xml:space="preserve"> - ממלאין בה בשבת.</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80" w:author="Claude" w:date="2026-10-11T09:07:39Z">
            <w:rPr>
              <w:rStyle w:val="afffe"/>
              <w:rFonts w:ascii="Fb Fontext" w:hAnsi="Fb Fontext"/>
              <w:bCs w:val="0"/>
              <w:sz w:val="20"/>
              <w:rtl/>
            </w:rPr>
          </w:rPrChange>
        </w:rPr>
        <w:t>פקק החלון, ר"א בזמן שהוא קשור ותלוי - פוקקין בו, ואם לאו - אין פוקקין בו.</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81" w:author="Claude" w:date="2026-10-11T09:07:39Z">
            <w:rPr>
              <w:rStyle w:val="afffe"/>
              <w:rFonts w:ascii="Fb Fontext" w:hAnsi="Fb Fontext"/>
              <w:bCs w:val="0"/>
              <w:sz w:val="20"/>
              <w:rtl/>
            </w:rPr>
          </w:rPrChange>
        </w:rPr>
        <w:t>וחכ"א: בין כך ובין כך פוקקין בו.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79" w:author="קלוד" w:date="2026-10-11T12:33:55Z"/>
        </w:rPr>
      </w:pPr>
      <w:ins w:id="90280" w:author="קלוד" w:date="2026-10-11T12:33:55Z">
        <w:r>
          <w:rPr>
            <w:color w:val="7B3F00"/>
          </w:rPr>
          <w:t xml:space="preserve">אבן שעל פי החבית - שוכח ומניח</w:t>
        </w:r>
      </w:ins>
    </w:p>
    <w:p>
      <w:pPr>
        <w:pStyle w:val="38"/>
        <w:rPr>
          <w:ins w:id="98705" w:author="מנוע מכני" w:date="2026-10-11T12:04:39Z"/>
        </w:rPr>
      </w:pPr>
      <w:del w:id="98704" w:author="מנוע מכני" w:date="2026-10-11T12:04:39Z">
        <w:r w:rsidRPr="006F178A">
          <w:delText xml:space="preserve">•</w:delText>
        </w:r>
      </w:del>
      <w:r w:rsidRPr="006F178A">
        <w:t xml:space="preserve"> </w:t>
      </w:r>
      <w:r w:rsidRPr="006F178A">
        <w:t xml:space="preserve">תנן</w:t>
      </w:r>
      <w:r w:rsidRPr="006F178A">
        <w:t xml:space="preserve"> </w:t>
      </w:r>
      <w:ins w:id="91749" w:author="מנוע מכני" w:date="2026-10-11T12:04:39Z">
        <w:r>
          <w:t xml:space="preserve">שם</w:t>
        </w:r>
      </w:ins>
      <w:del w:id="91750" w:author="מנוע מכני" w:date="2026-10-11T12:04:39Z">
        <w:r w:rsidRPr="006F178A">
          <w:delText xml:space="preserve">התם</w:delText>
        </w:r>
      </w:del>
      <w:r w:rsidRPr="006F178A">
        <w:t xml:space="preserve">:</w:t>
      </w:r>
    </w:p>
    <w:p w:rsidR="00E9703F" w:rsidRPr="006F178A" w:rsidRDefault="00E9703F" w:rsidP="00E9703F">
      <w:pPr>
        <w:rPr>
          <w:rtl/>
        </w:rPr>
      </w:pPr>
      <w:del w:id="98706" w:author="מנוע מכני" w:date="2026-10-11T12:04:39Z">
        <w:r w:rsidRPr="006F178A">
          <w:rPr>
            <w:rFonts w:ascii="Fb Fontext" w:hAnsi="Fb Fontext"/>
            <w:rtl/>
          </w:rPr>
          <w:delText xml:space="preserve"> </w:delText>
        </w:r>
      </w:del>
      <w:r w:rsidRPr="006F178A">
        <w:rPr>
          <w:rFonts w:ascii="Fb Fontext" w:hAnsi="Fb Fontext"/>
          <w:rtl/>
        </w:rPr>
        <w:t xml:space="preserve">אבן שעל פי החבית מטה על צידה והיא נופלת.</w:t>
      </w:r>
    </w:p>
    <w:p>
      <w:pPr>
        <w:pStyle w:val="38"/>
        <w:rPr>
          <w:ins w:id="98707" w:author="מנוע מכני" w:date="2026-10-11T12:04:39Z"/>
        </w:rPr>
      </w:pPr>
      <w:r w:rsidRPr="006F178A">
        <w:t xml:space="preserve">רבה </w:t>
      </w:r>
      <w:r w:rsidRPr="006F178A">
        <w:t>מר"יו</w:t>
      </w:r>
      <w:r w:rsidRPr="006F178A">
        <w:t>:</w:t>
      </w:r>
    </w:p>
    <w:p w:rsidR="00E9703F" w:rsidRPr="009757B9" w:rsidRDefault="00E9703F" w:rsidP="00E9703F">
      <w:pPr>
        <w:rPr>
          <w:rFonts w:cs="Guttman Vilna"/>
          <w:b/>
          <w:bCs/>
          <w:rtl/>
        </w:rPr>
      </w:pPr>
      <w:del w:id="98708" w:author="מנוע מכני" w:date="2026-10-11T12:04:39Z">
        <w:r w:rsidRPr="006F178A">
          <w:rPr>
            <w:rtl/>
          </w:rPr>
          <w:delText xml:space="preserve"> </w:delText>
        </w:r>
      </w:del>
      <w:ins w:id="95531" w:author="מנוע מכני" w:date="2026-10-11T12:04:39Z">
        <w:r>
          <w:rPr>
            <w:rtl/>
          </w:rPr>
          <w:t xml:space="preserve">דווקא </w:t>
        </w:r>
      </w:ins>
      <w:del w:id="95532" w:author="מנוע מכני" w:date="2026-10-11T12:04:39Z">
        <w:r w:rsidRPr="006F178A">
          <w:rPr>
            <w:rtl/>
          </w:rPr>
          <w:delText xml:space="preserve">לא שנו אלא </w:delText>
        </w:r>
      </w:del>
      <w:r w:rsidRPr="006F178A">
        <w:rPr>
          <w:rtl/>
        </w:rPr>
        <w:t xml:space="preserve">בשוכח, אבל במניח - נעשה בסיס לדבר האסור.</w:t>
      </w:r>
    </w:p>
    <w:p>
      <w:pPr>
        <w:pStyle w:val="38"/>
        <w:rPr>
          <w:ins w:id="98709" w:author="מנוע מכני" w:date="2026-10-11T12:04:39Z"/>
        </w:rPr>
      </w:pPr>
      <w:r w:rsidRPr="006F178A">
        <w:t>רב יוסף מר"יו</w:t>
      </w:r>
      <w:r w:rsidRPr="006F178A">
        <w:t>:</w:t>
      </w:r>
    </w:p>
    <w:p w:rsidR="00E9703F" w:rsidRPr="006F178A" w:rsidRDefault="00E9703F" w:rsidP="00E9703F">
      <w:pPr>
        <w:rPr>
          <w:rtl/>
        </w:rPr>
      </w:pPr>
      <w:del w:id="98710" w:author="מנוע מכני" w:date="2026-10-11T12:04:39Z">
        <w:r w:rsidRPr="006F178A">
          <w:rPr>
            <w:rFonts w:ascii="Fb Fontext" w:hAnsi="Fb Fontext"/>
            <w:sz w:val="20"/>
            <w:rtl/>
          </w:rPr>
          <w:delText xml:space="preserve"> </w:delText>
        </w:r>
      </w:del>
      <w:ins w:id="95533" w:author="מנוע מכני" w:date="2026-10-11T12:04:39Z">
        <w:r>
          <w:rPr>
            <w:rFonts w:ascii="Fb Fontext" w:hAnsi="Fb Fontext"/>
            <w:sz w:val="20"/>
            <w:rtl/>
          </w:rPr>
          <w:t xml:space="preserve">דווקא </w:t>
        </w:r>
      </w:ins>
      <w:del w:id="95534" w:author="מנוע מכני" w:date="2026-10-11T12:04:39Z">
        <w:r w:rsidRPr="006F178A">
          <w:rPr>
            <w:rFonts w:ascii="Fb Fontext" w:hAnsi="Fb Fontext"/>
            <w:sz w:val="20"/>
            <w:rtl/>
          </w:rPr>
          <w:delText xml:space="preserve">לא שנו אלא </w:delText>
        </w:r>
      </w:del>
      <w:r w:rsidRPr="006F178A">
        <w:rPr>
          <w:rFonts w:ascii="Fb Fontext" w:hAnsi="Fb Fontext"/>
          <w:sz w:val="20"/>
          <w:rtl/>
        </w:rPr>
        <w:t xml:space="preserve">בשוכח, אבל במניח - נעשה כיסוי להחבית.</w:t>
      </w:r>
    </w:p>
    <w:p w:rsidR="00E9703F" w:rsidRPr="004640F6" w:rsidRDefault="00E9703F" w:rsidP="00E9703F">
      <w:pPr>
        <w:rPr>
          <w:spacing w:val="-4"/>
          <w:rtl/>
        </w:rPr>
      </w:pPr>
      <w:r w:rsidRPr="004640F6">
        <w:rPr>
          <w:rStyle w:val="2fb"/>
          <w:rFonts w:ascii="Fb Fontext" w:hAnsi="Fb Fontext"/>
          <w:spacing w:val="-4"/>
          <w:rtl/>
        </w:rPr>
        <w:lastRenderedPageBreak/>
        <w:t>לרבה</w:t>
      </w:r>
      <w:r w:rsidRPr="004640F6">
        <w:rPr>
          <w:rFonts w:ascii="Fb Fontext" w:hAnsi="Fb Fontext"/>
          <w:spacing w:val="-4"/>
          <w:rtl/>
        </w:rPr>
        <w:t xml:space="preserve"> </w:t>
      </w:r>
      <w:ins w:id="91751" w:author="מנוע מכני" w:date="2026-10-11T12:04:39Z">
        <w:r>
          <w:rPr>
            <w:rFonts w:ascii="Fb Fontext" w:hAnsi="Fb Fontext"/>
            <w:spacing w:val="-4"/>
            <w:rtl/>
          </w:rPr>
          <w:t xml:space="preserve">אין</w:t>
        </w:r>
      </w:ins>
      <w:del w:id="91752" w:author="מנוע מכני" w:date="2026-10-11T12:04:39Z">
        <w:r w:rsidRPr="004640F6">
          <w:rPr>
            <w:rFonts w:ascii="Fb Fontext" w:hAnsi="Fb Fontext"/>
            <w:spacing w:val="-4"/>
            <w:rtl/>
          </w:rPr>
          <w:delText xml:space="preserve">ליכא</w:delText>
        </w:r>
      </w:del>
      <w:r w:rsidRPr="004640F6">
        <w:rPr>
          <w:rFonts w:ascii="Fb Fontext" w:hAnsi="Fb Fontext"/>
          <w:spacing w:val="-4"/>
          <w:rtl/>
        </w:rPr>
        <w:t xml:space="preserve"> להקשות </w:t>
      </w:r>
      <w:ins w:id="106799" w:author="קלוד" w:date="2026-10-11T13:11:34Z">
        <w:r>
          <w:rPr>
            <w:rFonts w:ascii="Fb Fontext" w:hAnsi="Fb Fontext"/>
            <w:spacing w:val="-4"/>
            <w:rtl/>
          </w:rPr>
          <w:t xml:space="preserve">ממשנתנו,</w:t>
        </w:r>
      </w:ins>
      <w:del w:id="106800" w:author="קלוד" w:date="2026-10-11T13:11:34Z">
        <w:r w:rsidRPr="004640F6">
          <w:rPr>
            <w:rFonts w:ascii="Fb Fontext" w:hAnsi="Fb Fontext"/>
            <w:spacing w:val="-4"/>
            <w:rtl/>
          </w:rPr>
          <w:delText xml:space="preserve">מהא</w:delText>
        </w:r>
      </w:del>
      <w:r w:rsidRPr="004640F6">
        <w:rPr>
          <w:rFonts w:ascii="Fb Fontext" w:hAnsi="Fb Fontext"/>
          <w:spacing w:val="-4"/>
          <w:rtl/>
        </w:rPr>
        <w:t xml:space="preserve"> </w:t>
      </w:r>
      <w:ins w:id="106797" w:author="קלוד" w:date="2026-10-11T13:11:34Z">
        <w:r>
          <w:rPr>
            <w:rFonts w:ascii="Fb Fontext" w:hAnsi="Fb Fontext"/>
            <w:spacing w:val="-4"/>
            <w:rtl/>
          </w:rPr>
          <w:t xml:space="preserve">שהאבן</w:t>
        </w:r>
      </w:ins>
      <w:del w:id="106798" w:author="קלוד" w:date="2026-10-11T13:11:34Z">
        <w:r w:rsidRPr="004640F6">
          <w:rPr>
            <w:rFonts w:ascii="Fb Fontext" w:hAnsi="Fb Fontext"/>
            <w:spacing w:val="-4"/>
            <w:rtl/>
          </w:rPr>
          <w:delText xml:space="preserve">דבמתני' האבן</w:delText>
        </w:r>
      </w:del>
      <w:r w:rsidRPr="004640F6">
        <w:rPr>
          <w:rFonts w:ascii="Fb Fontext" w:hAnsi="Fb Fontext"/>
          <w:spacing w:val="-4"/>
          <w:rtl/>
        </w:rPr>
        <w:t xml:space="preserve"> היא כלי [ולא </w:t>
      </w:r>
      <w:ins w:id="106795" w:author="קלוד" w:date="2026-10-11T13:11:34Z">
        <w:r>
          <w:rPr>
            <w:rFonts w:ascii="Fb Fontext" w:hAnsi="Fb Fontext"/>
            <w:spacing w:val="-4"/>
            <w:rtl/>
          </w:rPr>
          <w:t xml:space="preserve">בסיס],</w:t>
        </w:r>
      </w:ins>
      <w:del w:id="106796" w:author="קלוד" w:date="2026-10-11T13:11:34Z">
        <w:r w:rsidRPr="004640F6">
          <w:rPr>
            <w:rFonts w:ascii="Fb Fontext" w:hAnsi="Fb Fontext"/>
            <w:spacing w:val="-4"/>
            <w:rtl/>
          </w:rPr>
          <w:delText xml:space="preserve">בסיס]</w:delText>
        </w:r>
      </w:del>
      <w:r w:rsidRPr="004640F6">
        <w:rPr>
          <w:rFonts w:ascii="Fb Fontext" w:hAnsi="Fb Fontext"/>
          <w:spacing w:val="-4"/>
          <w:rtl/>
        </w:rPr>
        <w:t xml:space="preserve"> </w:t>
      </w:r>
      <w:ins w:id="106793" w:author="קלוד" w:date="2026-10-11T13:11:34Z">
        <w:r>
          <w:rPr>
            <w:rFonts w:ascii="Fb Fontext" w:hAnsi="Fb Fontext"/>
            <w:spacing w:val="-4"/>
            <w:rtl/>
          </w:rPr>
          <w:t xml:space="preserve">כי</w:t>
        </w:r>
      </w:ins>
      <w:del w:id="106794" w:author="קלוד" w:date="2026-10-11T13:11:34Z">
        <w:r w:rsidRPr="004640F6">
          <w:rPr>
            <w:rFonts w:ascii="Fb Fontext" w:hAnsi="Fb Fontext"/>
            <w:spacing w:val="-4"/>
            <w:rtl/>
          </w:rPr>
          <w:delText xml:space="preserve">היות</w:delText>
        </w:r>
      </w:del>
      <w:r w:rsidRPr="004640F6">
        <w:rPr>
          <w:rFonts w:ascii="Fb Fontext" w:hAnsi="Fb Fontext"/>
          <w:spacing w:val="-4"/>
          <w:rtl/>
        </w:rPr>
        <w:t xml:space="preserve"> </w:t>
      </w:r>
      <w:ins w:id="106791" w:author="קלוד" w:date="2026-10-11T13:11:34Z">
        <w:r>
          <w:rPr>
            <w:rFonts w:ascii="Fb Fontext" w:hAnsi="Fb Fontext"/>
            <w:spacing w:val="-4"/>
            <w:rtl/>
          </w:rPr>
          <w:t xml:space="preserve">במשנתנו</w:t>
        </w:r>
      </w:ins>
      <w:del w:id="106792" w:author="קלוד" w:date="2026-10-11T13:11:34Z">
        <w:r w:rsidRPr="004640F6">
          <w:rPr>
            <w:rFonts w:ascii="Fb Fontext" w:hAnsi="Fb Fontext"/>
            <w:spacing w:val="-4"/>
            <w:rtl/>
          </w:rPr>
          <w:delText xml:space="preserve">ו</w:delText>
        </w:r>
        <w:r w:rsidRPr="004640F6">
          <w:rPr>
            <w:rFonts w:ascii="Fb Fontext" w:hAnsi="Fb Fontext" w:hint="cs"/>
            <w:spacing w:val="-4"/>
            <w:rtl/>
          </w:rPr>
          <w:delText xml:space="preserve">ב</w:delText>
        </w:r>
        <w:r w:rsidRPr="004640F6">
          <w:rPr>
            <w:rFonts w:ascii="Fb Fontext" w:hAnsi="Fb Fontext"/>
            <w:spacing w:val="-4"/>
            <w:rtl/>
          </w:rPr>
          <w:delText xml:space="preserve">מתני'</w:delText>
        </w:r>
      </w:del>
      <w:r w:rsidRPr="004640F6">
        <w:rPr>
          <w:rFonts w:ascii="Fb Fontext" w:hAnsi="Fb Fontext"/>
          <w:spacing w:val="-4"/>
          <w:rtl/>
        </w:rPr>
        <w:t xml:space="preserve"> האבן מהודקת היטב.</w:t>
      </w:r>
    </w:p>
    <w:p w:rsidR="00E9703F" w:rsidRPr="004640F6" w:rsidRDefault="00E9703F" w:rsidP="00E9703F">
      <w:pPr>
        <w:rPr>
          <w:spacing w:val="-4"/>
          <w:rtl/>
        </w:rPr>
      </w:pPr>
      <w:r w:rsidRPr="004640F6">
        <w:rPr>
          <w:rStyle w:val="2fb"/>
          <w:rFonts w:ascii="Fb Fontext" w:hAnsi="Fb Fontext"/>
          <w:spacing w:val="-4"/>
          <w:rtl/>
        </w:rPr>
        <w:t>ולרב יוסף</w:t>
      </w:r>
      <w:r w:rsidRPr="004640F6">
        <w:rPr>
          <w:spacing w:val="-4"/>
          <w:rtl/>
        </w:rPr>
        <w:t xml:space="preserve"> </w:t>
      </w:r>
      <w:ins w:id="91753" w:author="מנוע מכני" w:date="2026-10-11T12:04:39Z">
        <w:r>
          <w:rPr>
            <w:spacing w:val="-4"/>
            <w:rtl/>
          </w:rPr>
          <w:t xml:space="preserve">אין</w:t>
        </w:r>
      </w:ins>
      <w:del w:id="91754" w:author="מנוע מכני" w:date="2026-10-11T12:04:39Z">
        <w:r w:rsidRPr="004640F6">
          <w:rPr>
            <w:spacing w:val="-4"/>
            <w:rtl/>
          </w:rPr>
          <w:delText xml:space="preserve">ליכא</w:delText>
        </w:r>
      </w:del>
      <w:r w:rsidRPr="004640F6">
        <w:rPr>
          <w:spacing w:val="-4"/>
          <w:rtl/>
        </w:rPr>
        <w:t xml:space="preserve"> להקשות מהא דהאבן היא מוקצה היות ומבטלה </w:t>
      </w:r>
      <w:r w:rsidRPr="004640F6">
        <w:rPr>
          <w:spacing w:val="-4"/>
          <w:rtl/>
        </w:rPr>
        <w:t xml:space="preserve">משא"כ</w:t>
      </w:r>
      <w:r w:rsidRPr="004640F6">
        <w:rPr>
          <w:spacing w:val="-4"/>
          <w:rtl/>
        </w:rPr>
        <w:t xml:space="preserve"> בע"ג חבית שהיא כיסוי.</w:t>
      </w:r>
    </w:p>
    <w:p w:rsidR="00E9703F" w:rsidRPr="006F178A" w:rsidRDefault="00E9703F" w:rsidP="00E9703F">
      <w:pPr>
        <w:rPr>
          <w:rtl/>
        </w:rPr>
      </w:pPr>
      <w:ins w:id="106807" w:author="קלוד" w:date="2026-10-11T13:11:34Z">
        <w:r>
          <w:rPr>
            <w:rStyle w:val="afffe"/>
            <w:rFonts w:ascii="Fb Fontext" w:hAnsi="Fb Fontext"/>
            <w:sz w:val="20"/>
            <w:rtl/>
          </w:rPr>
          <w:t xml:space="preserve">מחלוקתם:</w:t>
        </w:r>
      </w:ins>
      <w:del w:id="106808" w:author="קלוד" w:date="2026-10-11T13:11:34Z">
        <w:r w:rsidRPr="006F178A">
          <w:rPr>
            <w:rStyle w:val="afffe"/>
            <w:rFonts w:ascii="Fb Fontext" w:hAnsi="Fb Fontext"/>
            <w:sz w:val="20"/>
            <w:rtl/>
          </w:rPr>
          <w:delText xml:space="preserve">פלוגתתם</w:delText>
        </w:r>
      </w:del>
      <w:r w:rsidRPr="006F178A">
        <w:rPr>
          <w:rFonts w:ascii="Fb Fontext" w:hAnsi="Fb Fontext"/>
          <w:sz w:val="20"/>
          <w:rtl/>
        </w:rPr>
        <w:t xml:space="preserve"> </w:t>
      </w:r>
      <w:ins w:id="94929" w:author="מנוע מכני" w:date="2026-10-11T12:04:39Z">
        <w:r>
          <w:rPr>
            <w:rFonts w:ascii="Fb Fontext" w:hAnsi="Fb Fontext"/>
            <w:sz w:val="20"/>
            <w:rtl/>
          </w:rPr>
          <w:t xml:space="preserve">אם </w:t>
        </w:r>
      </w:ins>
      <w:del w:id="94930" w:author="מנוע מכני" w:date="2026-10-11T12:04:39Z">
        <w:r w:rsidRPr="006F178A">
          <w:rPr>
            <w:rFonts w:ascii="Fb Fontext" w:hAnsi="Fb Fontext"/>
            <w:sz w:val="20"/>
            <w:rtl/>
          </w:rPr>
          <w:delText xml:space="preserve">אי </w:delText>
        </w:r>
      </w:del>
      <w:ins w:id="106805" w:author="קלוד" w:date="2026-10-11T13:11:34Z">
        <w:r>
          <w:rPr>
            <w:rFonts w:ascii="Fb Fontext" w:hAnsi="Fb Fontext"/>
            <w:sz w:val="20"/>
            <w:rtl/>
          </w:rPr>
          <w:t xml:space="preserve">צריך</w:t>
        </w:r>
      </w:ins>
      <w:del w:id="106806" w:author="קלוד" w:date="2026-10-11T13:11:34Z">
        <w:r w:rsidRPr="006F178A">
          <w:rPr>
            <w:rFonts w:ascii="Fb Fontext" w:hAnsi="Fb Fontext"/>
            <w:sz w:val="20"/>
            <w:rtl/>
          </w:rPr>
          <w:delText xml:space="preserve">בעי'</w:delText>
        </w:r>
      </w:del>
      <w:r w:rsidRPr="006F178A">
        <w:rPr>
          <w:rFonts w:ascii="Fb Fontext" w:hAnsi="Fb Fontext"/>
          <w:sz w:val="20"/>
          <w:rtl/>
        </w:rPr>
        <w:t xml:space="preserve"> מעשה או </w:t>
      </w:r>
      <w:ins w:id="106803" w:author="קלוד" w:date="2026-10-11T13:11:34Z">
        <w:r>
          <w:rPr>
            <w:rFonts w:ascii="Fb Fontext" w:hAnsi="Fb Fontext"/>
            <w:sz w:val="20"/>
            <w:rtl/>
          </w:rPr>
          <w:t xml:space="preserve">די</w:t>
        </w:r>
      </w:ins>
      <w:del w:id="106804" w:author="קלוד" w:date="2026-10-11T13:11:34Z">
        <w:r w:rsidRPr="006F178A">
          <w:rPr>
            <w:rFonts w:ascii="Fb Fontext" w:hAnsi="Fb Fontext"/>
            <w:sz w:val="20"/>
            <w:rtl/>
          </w:rPr>
          <w:delText xml:space="preserve">מספיק</w:delText>
        </w:r>
      </w:del>
      <w:r w:rsidRPr="006F178A">
        <w:rPr>
          <w:rFonts w:ascii="Fb Fontext" w:hAnsi="Fb Fontext"/>
          <w:sz w:val="20"/>
          <w:rtl/>
        </w:rPr>
        <w:t xml:space="preserve"> </w:t>
      </w:r>
      <w:ins w:id="106801" w:author="קלוד" w:date="2026-10-11T13:11:34Z">
        <w:r>
          <w:rPr>
            <w:rFonts w:ascii="Fb Fontext" w:hAnsi="Fb Fontext"/>
            <w:sz w:val="20"/>
            <w:rtl/>
          </w:rPr>
          <w:t xml:space="preserve">במחשבה.</w:t>
        </w:r>
      </w:ins>
      <w:del w:id="106802" w:author="קלוד" w:date="2026-10-11T13:11:34Z">
        <w:r w:rsidRPr="006F178A">
          <w:rPr>
            <w:rFonts w:ascii="Fb Fontext" w:hAnsi="Fb Fontext"/>
            <w:sz w:val="20"/>
            <w:rtl/>
          </w:rPr>
          <w:delText xml:space="preserve">מחשבה.</w:delText>
        </w:r>
      </w:del>
    </w:p>
    <w:p>
      <w:pPr>
        <w:pStyle w:val="afffff8"/>
        <w:rPr>
          <w:ins w:id="90277" w:author="קלוד" w:date="2026-10-11T12:33:55Z"/>
        </w:rPr>
      </w:pPr>
      <w:ins w:id="90278" w:author="קלוד" w:date="2026-10-11T12:33:55Z">
        <w:r>
          <w:rPr>
            <w:color w:val="7B3F00"/>
          </w:rPr>
          <w:t xml:space="preserve">נדבך אבנים של רבי - מעשה או מחשבה</w:t>
        </w:r>
      </w:ins>
    </w:p>
    <w:p w:rsidR="00E9703F" w:rsidRPr="006F178A" w:rsidRDefault="00E9703F" w:rsidP="00E9703F">
      <w:pPr>
        <w:rPr>
          <w:rStyle w:val="afffe"/>
          <w:rFonts w:ascii="Fb Fontext" w:hAnsi="Fb Fontext"/>
          <w:b/>
          <w:rtl/>
        </w:rPr>
      </w:pPr>
      <w:ins w:id="106813" w:author="קלוד" w:date="2026-10-11T13:11:34Z">
        <w:r>
          <w:rPr>
            <w:rFonts w:ascii="Fb Fontext" w:hAnsi="Fb Fontext"/>
            <w:rtl/>
          </w:rPr>
          <w:t xml:space="preserve">והולכים</w:t>
        </w:r>
      </w:ins>
      <w:del w:id="106814" w:author="קלוד" w:date="2026-10-11T13:11:34Z">
        <w:r w:rsidRPr="006F178A">
          <w:rPr>
            <w:rFonts w:ascii="Fb Fontext" w:hAnsi="Fb Fontext"/>
            <w:rtl/>
          </w:rPr>
          <w:delText xml:space="preserve">ואזדו</w:delText>
        </w:r>
      </w:del>
      <w:r w:rsidRPr="006F178A">
        <w:rPr>
          <w:rFonts w:ascii="Fb Fontext" w:hAnsi="Fb Fontext"/>
          <w:rtl/>
        </w:rPr>
        <w:t xml:space="preserve"> </w:t>
      </w:r>
      <w:ins w:id="93557" w:author="מנוע מכני" w:date="2026-10-11T12:04:39Z">
        <w:ins w:id="106811" w:author="קלוד" w:date="2026-10-11T13:11:34Z">
          <w:r>
            <w:rPr>
              <w:rFonts w:ascii="Fb Fontext" w:hAnsi="Fb Fontext"/>
              <w:rtl/>
            </w:rPr>
            <w:t xml:space="preserve">לשיטתם:</w:t>
          </w:r>
        </w:ins>
        <w:del w:id="106812" w:author="קלוד" w:date="2026-10-11T13:11:34Z">
          <w:r>
            <w:rPr>
              <w:rFonts w:ascii="Fb Fontext" w:hAnsi="Fb Fontext"/>
              <w:rtl/>
            </w:rPr>
            <w:delText xml:space="preserve">לשיטתם</w:delText>
          </w:r>
        </w:del>
      </w:ins>
      <w:del w:id="93558" w:author="מנוע מכני" w:date="2026-10-11T12:04:39Z">
        <w:r w:rsidRPr="006F178A">
          <w:rPr>
            <w:rFonts w:ascii="Fb Fontext" w:hAnsi="Fb Fontext"/>
            <w:rtl/>
          </w:rPr>
          <w:delText xml:space="preserve">לטעמייהו</w:delText>
        </w:r>
      </w:del>
      <w:r w:rsidRPr="006F178A">
        <w:rPr>
          <w:rFonts w:ascii="Fb Fontext" w:hAnsi="Fb Fontext"/>
          <w:rtl/>
        </w:rPr>
        <w:t xml:space="preserve"> </w:t>
      </w:r>
      <w:ins w:id="106809" w:author="קלוד" w:date="2026-10-11T13:11:34Z">
        <w:r>
          <w:rPr>
            <w:rFonts w:ascii="Fb Fontext" w:hAnsi="Fb Fontext" w:hint="cs"/>
            <w:rtl/>
          </w:rPr>
          <w:t xml:space="preserve">כשרבי</w:t>
        </w:r>
      </w:ins>
      <w:del w:id="106810" w:author="קלוד" w:date="2026-10-11T13:11:34Z">
        <w:r w:rsidRPr="006F178A">
          <w:rPr>
            <w:rFonts w:ascii="Fb Fontext" w:hAnsi="Fb Fontext" w:hint="cs"/>
            <w:rtl/>
          </w:rPr>
          <w:delText xml:space="preserve">שכש</w:delText>
        </w:r>
        <w:r w:rsidRPr="006F178A">
          <w:rPr>
            <w:rFonts w:ascii="Fb Fontext" w:hAnsi="Fb Fontext"/>
            <w:rtl/>
          </w:rPr>
          <w:delText xml:space="preserve">רבי</w:delText>
        </w:r>
      </w:del>
      <w:r w:rsidRPr="006F178A">
        <w:rPr>
          <w:rFonts w:ascii="Fb Fontext" w:hAnsi="Fb Fontext"/>
          <w:rtl/>
        </w:rPr>
        <w:t xml:space="preserve"> מצא נדבך של אבנים, ואמר לתלמידיו: צאו וחשבו כדי שנשב עליהן למחר.</w:t>
      </w:r>
    </w:p>
    <w:p>
      <w:pPr>
        <w:pStyle w:val="38"/>
        <w:rPr>
          <w:ins w:id="98711" w:author="מנוע מכני" w:date="2026-10-11T12:04:39Z"/>
        </w:rPr>
      </w:pPr>
      <w:r w:rsidRPr="006F178A">
        <w:t>א.</w:t>
      </w:r>
      <w:r w:rsidRPr="006F178A">
        <w:t xml:space="preserve"> ר</w:t>
      </w:r>
      <w:r w:rsidRPr="006F178A">
        <w:t>"</w:t>
      </w:r>
      <w:r w:rsidRPr="006F178A">
        <w:t xml:space="preserve">ח:</w:t>
      </w:r>
    </w:p>
    <w:p w:rsidR="00E9703F" w:rsidRPr="006F178A" w:rsidRDefault="00E9703F" w:rsidP="00E9703F">
      <w:pPr>
        <w:rPr>
          <w:rStyle w:val="afffe"/>
          <w:rFonts w:ascii="Fb Fontext" w:hAnsi="Fb Fontext"/>
          <w:b/>
          <w:rtl/>
        </w:rPr>
      </w:pPr>
      <w:del w:id="98712" w:author="מנוע מכני" w:date="2026-10-11T12:04:39Z">
        <w:r w:rsidRPr="006F178A">
          <w:rPr>
            <w:rFonts w:hint="cs"/>
            <w:rtl/>
          </w:rPr>
          <w:delText xml:space="preserve"> </w:delText>
        </w:r>
      </w:del>
      <w:r w:rsidRPr="006F178A">
        <w:rPr>
          <w:rtl/>
        </w:rPr>
        <w:t xml:space="preserve">לא</w:t>
      </w:r>
      <w:r w:rsidRPr="006F178A">
        <w:rPr>
          <w:rtl/>
        </w:rPr>
        <w:t xml:space="preserve"> הצריכן </w:t>
      </w:r>
      <w:r w:rsidRPr="006F178A">
        <w:rPr>
          <w:rStyle w:val="2fb"/>
          <w:rtl/>
        </w:rPr>
        <w:t xml:space="preserve">רבי</w:t>
      </w:r>
      <w:r w:rsidRPr="006F178A">
        <w:rPr>
          <w:rtl/>
        </w:rPr>
        <w:t xml:space="preserve"> למעשה.</w:t>
      </w:r>
    </w:p>
    <w:p>
      <w:pPr>
        <w:pStyle w:val="38"/>
        <w:rPr>
          <w:ins w:id="98713" w:author="מנוע מכני" w:date="2026-10-11T12:04:39Z"/>
        </w:rPr>
      </w:pPr>
      <w:r w:rsidRPr="006F178A">
        <w:t>ב.</w:t>
      </w:r>
      <w:r w:rsidRPr="006F178A">
        <w:t xml:space="preserve"> </w:t>
      </w:r>
      <w:r w:rsidRPr="006F178A">
        <w:t>ורי"ו</w:t>
      </w:r>
      <w:r w:rsidRPr="006F178A">
        <w:t>:</w:t>
      </w:r>
    </w:p>
    <w:p w:rsidR="00E9703F" w:rsidRPr="006F178A" w:rsidRDefault="00E9703F" w:rsidP="00E9703F">
      <w:pPr>
        <w:rPr>
          <w:rStyle w:val="afffe"/>
          <w:rFonts w:ascii="Fb Fontext" w:hAnsi="Fb Fontext"/>
          <w:b/>
          <w:rtl/>
        </w:rPr>
      </w:pPr>
      <w:del w:id="98714" w:author="מנוע מכני" w:date="2026-10-11T12:04:39Z">
        <w:r w:rsidRPr="006F178A">
          <w:rPr>
            <w:rtl/>
          </w:rPr>
          <w:delText xml:space="preserve"> </w:delText>
        </w:r>
      </w:del>
      <w:r w:rsidRPr="006F178A">
        <w:rPr>
          <w:rtl/>
        </w:rPr>
        <w:t xml:space="preserve">דהצריכן </w:t>
      </w:r>
      <w:r w:rsidRPr="006F178A">
        <w:rPr>
          <w:rStyle w:val="2fb"/>
          <w:rtl/>
        </w:rPr>
        <w:t xml:space="preserve">רבי</w:t>
      </w:r>
      <w:r w:rsidRPr="006F178A">
        <w:rPr>
          <w:rtl/>
        </w:rPr>
        <w:t xml:space="preserve"> למעשה.</w:t>
      </w:r>
    </w:p>
    <w:p>
      <w:pPr>
        <w:pStyle w:val="38"/>
        <w:rPr>
          <w:ins w:id="98715" w:author="מנוע מכני" w:date="2026-10-11T12:04:39Z"/>
        </w:rPr>
      </w:pPr>
      <w:r w:rsidRPr="006F178A">
        <w:t>ג.</w:t>
      </w:r>
      <w:r w:rsidRPr="006F178A">
        <w:t xml:space="preserve"> </w:t>
      </w:r>
      <w:r w:rsidRPr="006F178A">
        <w:t xml:space="preserve">רבי אמי:</w:t>
      </w:r>
    </w:p>
    <w:p w:rsidR="00E9703F" w:rsidRPr="006F178A" w:rsidRDefault="00E9703F" w:rsidP="00E9703F">
      <w:pPr>
        <w:rPr>
          <w:rStyle w:val="afffe"/>
          <w:rFonts w:ascii="Fb Fontext" w:hAnsi="Fb Fontext"/>
          <w:b/>
          <w:rtl/>
        </w:rPr>
      </w:pPr>
      <w:del w:id="98716" w:author="מנוע מכני" w:date="2026-10-11T12:04:39Z">
        <w:r w:rsidRPr="006F178A">
          <w:rPr>
            <w:rtl/>
          </w:rPr>
          <w:delText xml:space="preserve"> </w:delText>
        </w:r>
      </w:del>
      <w:r w:rsidRPr="006F178A">
        <w:rPr>
          <w:rtl/>
        </w:rPr>
        <w:t xml:space="preserve">צאו ולמדום [סדרום] </w:t>
      </w:r>
      <w:r w:rsidRPr="006F178A">
        <w:rPr>
          <w:rtl/>
        </w:rPr>
        <w:t xml:space="preserve">אמר</w:t>
      </w:r>
      <w:r w:rsidRPr="006F178A">
        <w:rPr>
          <w:rtl/>
        </w:rPr>
        <w:t xml:space="preserve"> </w:t>
      </w:r>
      <w:ins w:id="94317" w:author="מנוע מכני" w:date="2026-10-11T12:04:39Z">
        <w:r>
          <w:rPr>
            <w:rtl/>
          </w:rPr>
          <w:t xml:space="preserve">להם</w:t>
        </w:r>
      </w:ins>
      <w:del w:id="94318" w:author="מנוע מכני" w:date="2026-10-11T12:04:39Z">
        <w:r w:rsidRPr="006F178A">
          <w:rPr>
            <w:rtl/>
          </w:rPr>
          <w:delText xml:space="preserve">להו</w:delText>
        </w:r>
      </w:del>
      <w:r w:rsidRPr="006F178A">
        <w:rPr>
          <w:rtl/>
        </w:rPr>
        <w:t xml:space="preserve">.</w:t>
      </w:r>
    </w:p>
    <w:p>
      <w:pPr>
        <w:pStyle w:val="38"/>
        <w:rPr>
          <w:ins w:id="98717" w:author="מנוע מכני" w:date="2026-10-11T12:04:39Z"/>
        </w:rPr>
      </w:pPr>
      <w:r w:rsidRPr="006F178A">
        <w:t>ד.</w:t>
      </w:r>
      <w:r w:rsidRPr="006F178A">
        <w:t xml:space="preserve"> </w:t>
      </w:r>
      <w:r w:rsidRPr="006F178A">
        <w:t>רבי אסי</w:t>
      </w:r>
      <w:ins w:id="94527" w:author="מנוע מכני" w:date="2026-10-11T12:04:39Z">
        <w:r>
          <w:t xml:space="preserve">:</w:t>
        </w:r>
      </w:ins>
    </w:p>
    <w:p w:rsidR="00E9703F" w:rsidRPr="006F178A" w:rsidRDefault="00E9703F" w:rsidP="00E9703F">
      <w:pPr>
        <w:rPr>
          <w:rStyle w:val="afffe"/>
          <w:rFonts w:ascii="Fb Fontext" w:hAnsi="Fb Fontext"/>
          <w:b/>
          <w:rtl/>
        </w:rPr>
      </w:pPr>
      <w:del w:id="94528" w:author="מנוע מכני" w:date="2026-10-11T12:04:39Z">
        <w:r w:rsidRPr="006F178A">
          <w:rPr>
            <w:rStyle w:val="afffe"/>
            <w:rFonts w:ascii="Fb Fontext" w:hAnsi="Fb Fontext"/>
            <w:rtl/>
          </w:rPr>
          <w:delText xml:space="preserve"> </w:delText>
        </w:r>
        <w:r w:rsidRPr="006F178A">
          <w:rPr>
            <w:rtl/>
          </w:rPr>
          <w:delText xml:space="preserve">:</w:delText>
        </w:r>
      </w:del>
      <w:del w:id="98718" w:author="מנוע מכני" w:date="2026-10-11T12:04:39Z">
        <w:r w:rsidRPr="006F178A">
          <w:rPr>
            <w:rtl/>
          </w:rPr>
          <w:delText xml:space="preserve"> </w:delText>
        </w:r>
      </w:del>
      <w:r w:rsidRPr="006F178A">
        <w:rPr>
          <w:rtl/>
        </w:rPr>
        <w:t xml:space="preserve">צאו ושפשפום [מטיט והיינו מעשה כל דהו] </w:t>
      </w:r>
      <w:r w:rsidRPr="006F178A">
        <w:rPr>
          <w:rtl/>
        </w:rPr>
        <w:t xml:space="preserve">אמר</w:t>
      </w:r>
      <w:r w:rsidRPr="006F178A">
        <w:rPr>
          <w:rtl/>
        </w:rPr>
        <w:t xml:space="preserve"> </w:t>
      </w:r>
      <w:ins w:id="94319" w:author="מנוע מכני" w:date="2026-10-11T12:04:39Z">
        <w:r>
          <w:rPr>
            <w:rtl/>
          </w:rPr>
          <w:t xml:space="preserve">להם</w:t>
        </w:r>
      </w:ins>
      <w:del w:id="94320" w:author="מנוע מכני" w:date="2026-10-11T12:04:39Z">
        <w:r w:rsidRPr="006F178A">
          <w:rPr>
            <w:rtl/>
          </w:rPr>
          <w:delText xml:space="preserve">להו</w:delText>
        </w:r>
      </w:del>
      <w:r w:rsidRPr="006F178A">
        <w:rPr>
          <w:rtl/>
        </w:rPr>
        <w:t xml:space="preserve">.</w:t>
      </w:r>
    </w:p>
    <w:p>
      <w:pPr>
        <w:pStyle w:val="38"/>
        <w:rPr>
          <w:ins w:id="98719" w:author="מנוע מכני" w:date="2026-10-11T12:04:39Z"/>
        </w:rPr>
      </w:pPr>
      <w:r w:rsidRPr="006F178A">
        <w:t>ה.</w:t>
      </w:r>
      <w:r w:rsidRPr="006F178A">
        <w:t xml:space="preserve"> </w:t>
      </w:r>
      <w:r w:rsidRPr="006F178A">
        <w:t xml:space="preserve">ר' יוסי </w:t>
      </w:r>
      <w:r w:rsidRPr="006F178A">
        <w:t xml:space="preserve">ב"ש</w:t>
      </w:r>
      <w:r w:rsidRPr="006F178A">
        <w:t>:</w:t>
      </w:r>
    </w:p>
    <w:p w:rsidR="00E9703F" w:rsidRDefault="00E9703F" w:rsidP="00E9703F">
      <w:pPr>
        <w:rPr>
          <w:rtl/>
        </w:rPr>
      </w:pPr>
      <w:del w:id="98720" w:author="מנוע מכני" w:date="2026-10-11T12:04:39Z">
        <w:r w:rsidRPr="006F178A">
          <w:rPr>
            <w:rtl/>
          </w:rPr>
          <w:delText xml:space="preserve"> </w:delText>
        </w:r>
      </w:del>
      <w:r w:rsidRPr="006F178A">
        <w:rPr>
          <w:rtl/>
        </w:rPr>
        <w:t xml:space="preserve">סואר של קורות </w:t>
      </w:r>
      <w:ins w:id="95457" w:author="מנוע מכני" w:date="2026-10-11T12:04:39Z">
        <w:r>
          <w:rPr>
            <w:rtl/>
          </w:rPr>
          <w:t xml:space="preserve">היה</w:t>
        </w:r>
      </w:ins>
      <w:del w:id="95458" w:author="מנוע מכני" w:date="2026-10-11T12:04:39Z">
        <w:r w:rsidRPr="006F178A">
          <w:rPr>
            <w:rtl/>
          </w:rPr>
          <w:delText xml:space="preserve">הוה</w:delText>
        </w:r>
      </w:del>
      <w:r w:rsidRPr="006F178A">
        <w:rPr>
          <w:rtl/>
        </w:rPr>
        <w:t xml:space="preserve">, [אבל גשוש קפיד]</w:t>
      </w:r>
    </w:p>
    <w:p w:rsidR="00E9703F" w:rsidRDefault="00E9703F" w:rsidP="00E9703F">
      <w:pPr>
        <w:rPr>
          <w:rtl/>
        </w:rPr>
      </w:pPr>
      <w:r w:rsidRPr="006F178A">
        <w:rPr>
          <w:rStyle w:val="afffe"/>
          <w:rFonts w:ascii="Fb Fontext" w:hAnsi="Fb Fontext" w:hint="cs"/>
          <w:b/>
          <w:rtl/>
        </w:rPr>
        <w:t>ו.</w:t>
      </w:r>
      <w:r w:rsidRPr="006F178A">
        <w:rPr>
          <w:rFonts w:hint="cs"/>
          <w:rtl/>
        </w:rPr>
        <w:t xml:space="preserve"> </w:t>
      </w:r>
      <w:r w:rsidRPr="006F178A">
        <w:rPr>
          <w:rStyle w:val="2fb"/>
          <w:rtl/>
        </w:rPr>
        <w:t xml:space="preserve">וריו"ח</w:t>
      </w:r>
      <w:r w:rsidRPr="006F178A">
        <w:rPr>
          <w:rtl/>
        </w:rPr>
        <w:t xml:space="preserve"> בן שאול: גשוש של ספינה </w:t>
      </w:r>
      <w:ins w:id="95459" w:author="מנוע מכני" w:date="2026-10-11T12:04:39Z">
        <w:r>
          <w:rPr>
            <w:rtl/>
          </w:rPr>
          <w:t xml:space="preserve">היה</w:t>
        </w:r>
      </w:ins>
      <w:del w:id="95460" w:author="מנוע מכני" w:date="2026-10-11T12:04:39Z">
        <w:r w:rsidRPr="006F178A">
          <w:rPr>
            <w:rtl/>
          </w:rPr>
          <w:delText xml:space="preserve">הוה</w:delText>
        </w:r>
      </w:del>
      <w:r w:rsidRPr="006F178A">
        <w:rPr>
          <w:rtl/>
        </w:rPr>
        <w:t xml:space="preserve">. [וכ"ש סואר]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75" w:author="קלוד" w:date="2026-10-11T12:33:55Z"/>
        </w:rPr>
      </w:pPr>
      <w:ins w:id="90276" w:author="קלוד" w:date="2026-10-11T12:33:55Z">
        <w:r>
          <w:rPr>
            <w:color w:val="7B3F00"/>
          </w:rPr>
          <w:t xml:space="preserve">זמורה קשורה בטפיח - קשורה אין, לא קשורה לא</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9757B9">
        <w:rPr>
          <w:rStyle w:val="affff2"/>
          <w:rtl/>
        </w:rPr>
        <w:t>זמורה</w:t>
      </w:r>
      <w:r w:rsidRPr="009757B9">
        <w:rPr>
          <w:rStyle w:val="affff2"/>
          <w:rFonts w:hint="cs"/>
          <w:rtl/>
        </w:rPr>
        <w:t xml:space="preserve"> שתהא קשורה </w:t>
      </w:r>
      <w:r>
        <w:rPr>
          <w:rStyle w:val="affff2"/>
          <w:rFonts w:hint="cs"/>
          <w:rtl/>
        </w:rPr>
        <w:t>וכו</w:t>
      </w:r>
      <w:r>
        <w:rPr>
          <w:rStyle w:val="affff2"/>
          <w:rtl/>
        </w:rPr>
        <w:t>'</w:t>
      </w:r>
      <w:r w:rsidRPr="006F178A">
        <w:rPr>
          <w:rFonts w:ascii="Fb Fontext" w:hAnsi="Fb Fontext"/>
          <w:rtl/>
        </w:rPr>
        <w:t xml:space="preserve">. קשורה - אין, </w:t>
      </w:r>
      <w:r w:rsidRPr="006F178A">
        <w:rPr>
          <w:rFonts w:ascii="Fb Fontext" w:hAnsi="Fb Fontext"/>
          <w:rtl/>
        </w:rPr>
        <w:t xml:space="preserve">לא</w:t>
      </w:r>
      <w:r w:rsidRPr="006F178A">
        <w:rPr>
          <w:rFonts w:ascii="Fb Fontext" w:hAnsi="Fb Fontext"/>
          <w:rtl/>
        </w:rPr>
        <w:t xml:space="preserve"> קשורה - </w:t>
      </w:r>
      <w:r w:rsidRPr="006F178A">
        <w:rPr>
          <w:rFonts w:ascii="Fb Fontext" w:hAnsi="Fb Fontext"/>
          <w:rtl/>
        </w:rPr>
        <w:t xml:space="preserve">לא</w:t>
      </w:r>
      <w:r w:rsidRPr="006F178A">
        <w:rPr>
          <w:rFonts w:ascii="Fb Fontext" w:hAnsi="Fb Fontext"/>
          <w:rtl/>
        </w:rPr>
        <w:t xml:space="preserve">.</w:t>
      </w:r>
    </w:p>
    <w:p w:rsidR="00E9703F" w:rsidRPr="006F178A" w:rsidRDefault="00E9703F" w:rsidP="00E9703F">
      <w:pPr>
        <w:rPr>
          <w:rtl/>
        </w:rPr>
      </w:pPr>
      <w:ins w:id="106823" w:author="קלוד" w:date="2026-10-11T13:11:34Z">
        <w:r>
          <w:rPr>
            <w:rtl/>
          </w:rPr>
          <w:t xml:space="preserve">ומה</w:t>
        </w:r>
      </w:ins>
      <w:del w:id="106824" w:author="קלוד" w:date="2026-10-11T13:11:34Z">
        <w:r w:rsidRPr="006F178A">
          <w:rPr>
            <w:rtl/>
          </w:rPr>
          <w:delText xml:space="preserve">והא</w:delText>
        </w:r>
      </w:del>
      <w:r w:rsidRPr="006F178A">
        <w:rPr>
          <w:rtl/>
        </w:rPr>
        <w:t xml:space="preserve"> </w:t>
      </w:r>
      <w:ins w:id="106821" w:author="קלוד" w:date="2026-10-11T13:11:34Z">
        <w:r>
          <w:rPr>
            <w:rStyle w:val="2fb"/>
            <w:rtl/>
          </w:rPr>
          <w:t xml:space="preserve">שרשב"ג</w:t>
        </w:r>
      </w:ins>
      <w:del w:id="106822" w:author="קלוד" w:date="2026-10-11T13:11:34Z">
        <w:r w:rsidRPr="006F178A">
          <w:rPr>
            <w:rStyle w:val="2fb"/>
            <w:rtl/>
          </w:rPr>
          <w:delText xml:space="preserve">דרשב"ג</w:delText>
        </w:r>
      </w:del>
      <w:r w:rsidRPr="006F178A">
        <w:rPr>
          <w:rtl/>
        </w:rPr>
        <w:t xml:space="preserve"> </w:t>
      </w:r>
      <w:ins w:id="95289" w:author="מנוע מכני" w:date="2026-10-11T12:04:39Z">
        <w:ins w:id="106819" w:author="קלוד" w:date="2026-10-11T13:11:34Z">
          <w:r>
            <w:rPr>
              <w:rtl/>
            </w:rPr>
            <w:t xml:space="preserve">סובר:</w:t>
          </w:r>
        </w:ins>
        <w:del w:id="106820" w:author="קלוד" w:date="2026-10-11T13:11:34Z">
          <w:r>
            <w:rPr>
              <w:rtl/>
            </w:rPr>
            <w:delText xml:space="preserve">דסבר</w:delText>
          </w:r>
        </w:del>
      </w:ins>
      <w:del w:id="95290" w:author="מנוע מכני" w:date="2026-10-11T12:04:39Z">
        <w:r w:rsidRPr="006F178A">
          <w:rPr>
            <w:rtl/>
          </w:rPr>
          <w:delText xml:space="preserve">דס"ל</w:delText>
        </w:r>
      </w:del>
      <w:r w:rsidRPr="006F178A">
        <w:rPr>
          <w:rtl/>
        </w:rPr>
        <w:t xml:space="preserve"> חריות שרצה להסיקם </w:t>
      </w:r>
      <w:ins w:id="106817" w:author="קלוד" w:date="2026-10-11T13:11:34Z">
        <w:r>
          <w:rPr>
            <w:rtl/>
          </w:rPr>
          <w:t xml:space="preserve">ונמלך</w:t>
        </w:r>
      </w:ins>
      <w:del w:id="106818" w:author="קלוד" w:date="2026-10-11T13:11:34Z">
        <w:r w:rsidRPr="006F178A">
          <w:rPr>
            <w:rtl/>
          </w:rPr>
          <w:delText xml:space="preserve">א"צ</w:delText>
        </w:r>
        <w:r w:rsidRPr="006F178A">
          <w:rPr>
            <w:rtl/>
          </w:rPr>
          <w:delText xml:space="preserve"> לקשור אם נמלך</w:delText>
        </w:r>
      </w:del>
      <w:r w:rsidRPr="006F178A">
        <w:rPr>
          <w:rtl/>
        </w:rPr>
        <w:t xml:space="preserve"> עליהם </w:t>
      </w:r>
      <w:ins w:id="106815" w:author="קלוד" w:date="2026-10-11T13:11:34Z">
        <w:r>
          <w:rPr>
            <w:rtl/>
          </w:rPr>
          <w:t xml:space="preserve">לישיבה - א"צ לקשור,</w:t>
        </w:r>
      </w:ins>
      <w:del w:id="106816" w:author="קלוד" w:date="2026-10-11T13:11:34Z">
        <w:r w:rsidRPr="006F178A">
          <w:rPr>
            <w:rtl/>
          </w:rPr>
          <w:delText xml:space="preserve">לישיבה</w:delText>
        </w:r>
      </w:del>
      <w:r w:rsidRPr="006F178A">
        <w:rPr>
          <w:rtl/>
        </w:rPr>
        <w:t xml:space="preserve"> ולחכמים צריך לקשור.</w:t>
      </w:r>
    </w:p>
    <w:p w:rsidR="00E9703F" w:rsidRDefault="00E9703F" w:rsidP="00E9703F">
      <w:pPr>
        <w:rPr>
          <w:rtl/>
        </w:rPr>
      </w:pPr>
      <w:r w:rsidRPr="006F178A">
        <w:rPr>
          <w:rStyle w:val="2fb"/>
          <w:rFonts w:ascii="Fb Fontext" w:hAnsi="Fb Fontext"/>
          <w:rtl/>
        </w:rPr>
        <w:t>ר"ש</w:t>
      </w:r>
      <w:r w:rsidRPr="006F178A">
        <w:rPr>
          <w:rtl/>
        </w:rPr>
        <w:t xml:space="preserve"> </w:t>
      </w:r>
      <w:r>
        <w:rPr>
          <w:rtl/>
        </w:rPr>
        <w:t>אפי'</w:t>
      </w:r>
      <w:r w:rsidRPr="006F178A">
        <w:rPr>
          <w:rtl/>
        </w:rPr>
        <w:t xml:space="preserve"> </w:t>
      </w:r>
      <w:r w:rsidRPr="006F178A">
        <w:rPr>
          <w:rStyle w:val="2fb"/>
          <w:rtl/>
        </w:rPr>
        <w:t xml:space="preserve">לרשב"ג</w:t>
      </w:r>
      <w:r w:rsidRPr="006F178A">
        <w:rPr>
          <w:rtl/>
        </w:rPr>
        <w:t xml:space="preserve"> </w:t>
      </w:r>
      <w:ins w:id="91755" w:author="מנוע מכני" w:date="2026-10-11T12:04:39Z">
        <w:r>
          <w:rPr>
            <w:rtl/>
          </w:rPr>
          <w:t xml:space="preserve">כאן</w:t>
        </w:r>
      </w:ins>
      <w:del w:id="91756" w:author="מנוע מכני" w:date="2026-10-11T12:04:39Z">
        <w:r w:rsidRPr="006F178A">
          <w:rPr>
            <w:rtl/>
          </w:rPr>
          <w:delText xml:space="preserve">הכא</w:delText>
        </w:r>
      </w:del>
      <w:r w:rsidRPr="006F178A">
        <w:rPr>
          <w:rtl/>
        </w:rPr>
        <w:t xml:space="preserve"> מיירי במחוברת באביה </w:t>
      </w:r>
      <w:ins w:id="93559" w:author="מנוע מכני" w:date="2026-10-11T12:04:39Z">
        <w:r>
          <w:rPr>
            <w:rtl/>
          </w:rPr>
          <w:t xml:space="preserve">ולכך</w:t>
        </w:r>
      </w:ins>
      <w:del w:id="93560" w:author="מנוע מכני" w:date="2026-10-11T12:04:39Z">
        <w:r w:rsidRPr="006F178A">
          <w:rPr>
            <w:rtl/>
          </w:rPr>
          <w:delText xml:space="preserve">ולהכי</w:delText>
        </w:r>
      </w:del>
      <w:r w:rsidRPr="006F178A">
        <w:rPr>
          <w:rtl/>
        </w:rPr>
        <w:t xml:space="preserve"> אסור [דאינה עומדת כלל לשימוש]</w:t>
      </w:r>
    </w:p>
    <w:p w:rsidR="00E9703F" w:rsidRPr="009757B9" w:rsidRDefault="00E9703F" w:rsidP="00E9703F">
      <w:pPr>
        <w:rPr>
          <w:rFonts w:cs="Guttman Vilna"/>
          <w:b/>
          <w:bCs/>
          <w:rtl/>
        </w:rPr>
      </w:pPr>
      <w:ins w:id="106831" w:author="קלוד" w:date="2026-10-11T13:11:34Z">
        <w:r>
          <w:rPr>
            <w:rtl/>
          </w:rPr>
          <w:t xml:space="preserve">ומדובר</w:t>
        </w:r>
      </w:ins>
      <w:del w:id="106832" w:author="קלוד" w:date="2026-10-11T13:11:34Z">
        <w:r w:rsidRPr="006F178A">
          <w:rPr>
            <w:rtl/>
          </w:rPr>
          <w:delText xml:space="preserve">ומיירי</w:delText>
        </w:r>
      </w:del>
      <w:r w:rsidRPr="006F178A">
        <w:rPr>
          <w:rtl/>
        </w:rPr>
        <w:t xml:space="preserve"> בפחות </w:t>
      </w:r>
      <w:ins w:id="106829" w:author="קלוד" w:date="2026-10-11T13:11:34Z">
        <w:r>
          <w:rPr>
            <w:rtl/>
          </w:rPr>
          <w:t xml:space="preserve">מג',</w:t>
        </w:r>
      </w:ins>
      <w:del w:id="106830" w:author="קלוד" w:date="2026-10-11T13:11:34Z">
        <w:r w:rsidRPr="006F178A">
          <w:rPr>
            <w:rtl/>
          </w:rPr>
          <w:delText xml:space="preserve">מג'</w:delText>
        </w:r>
      </w:del>
      <w:r w:rsidRPr="006F178A">
        <w:rPr>
          <w:rtl/>
        </w:rPr>
        <w:t xml:space="preserve"> </w:t>
      </w:r>
      <w:ins w:id="106827" w:author="קלוד" w:date="2026-10-11T13:11:34Z">
        <w:r>
          <w:rPr>
            <w:rtl/>
          </w:rPr>
          <w:t xml:space="preserve">שעל זה</w:t>
        </w:r>
      </w:ins>
      <w:del w:id="106828" w:author="קלוד" w:date="2026-10-11T13:11:34Z">
        <w:r w:rsidRPr="006F178A">
          <w:rPr>
            <w:rtl/>
          </w:rPr>
          <w:delText xml:space="preserve">דע"ז</w:delText>
        </w:r>
      </w:del>
      <w:r w:rsidRPr="006F178A">
        <w:rPr>
          <w:rtl/>
        </w:rPr>
        <w:t xml:space="preserve"> </w:t>
      </w:r>
      <w:r w:rsidRPr="006F178A">
        <w:rPr>
          <w:rtl/>
        </w:rPr>
        <w:t xml:space="preserve">לא</w:t>
      </w:r>
      <w:r w:rsidRPr="006F178A">
        <w:rPr>
          <w:rtl/>
        </w:rPr>
        <w:t xml:space="preserve"> נגזר גזירה </w:t>
      </w:r>
      <w:ins w:id="106825" w:author="קלוד" w:date="2026-10-11T13:11:34Z">
        <w:r>
          <w:rPr>
            <w:rtl/>
          </w:rPr>
          <w:t xml:space="preserve">שמחובר</w:t>
        </w:r>
      </w:ins>
      <w:del w:id="106826" w:author="קלוד" w:date="2026-10-11T13:11:34Z">
        <w:r w:rsidRPr="006F178A">
          <w:rPr>
            <w:rtl/>
          </w:rPr>
          <w:delText xml:space="preserve">דמחובר</w:delText>
        </w:r>
      </w:del>
      <w:r w:rsidRPr="006F178A">
        <w:rPr>
          <w:rtl/>
        </w:rPr>
        <w:t xml:space="preserve"> לקרקע אסור.</w:t>
      </w:r>
    </w:p>
    <w:p w:rsidR="00E9703F" w:rsidRPr="006F178A" w:rsidRDefault="00E9703F" w:rsidP="00E9703F">
      <w:pPr>
        <w:rPr>
          <w:rtl/>
        </w:rPr>
      </w:pPr>
      <w:r w:rsidRPr="006F178A">
        <w:rPr>
          <w:rStyle w:val="2fb"/>
          <w:rFonts w:ascii="Fb Fontext" w:hAnsi="Fb Fontext"/>
          <w:rtl/>
        </w:rPr>
        <w:t>רב אשי</w:t>
      </w:r>
      <w:r w:rsidRPr="006F178A">
        <w:rPr>
          <w:rtl/>
        </w:rPr>
        <w:t xml:space="preserve"> </w:t>
      </w:r>
      <w:ins w:id="90565" w:author="מנוע מכני" w:date="2026-10-11T12:04:39Z">
        <w:r>
          <w:rPr>
            <w:rtl/>
          </w:rPr>
          <w:t xml:space="preserve">אפי'</w:t>
        </w:r>
      </w:ins>
      <w:del w:id="90566" w:author="מנוע מכני" w:date="2026-10-11T12:04:39Z">
        <w:r w:rsidRPr="006F178A">
          <w:rPr>
            <w:rtl/>
          </w:rPr>
          <w:delText xml:space="preserve">אפילו</w:delText>
        </w:r>
      </w:del>
      <w:r w:rsidRPr="006F178A">
        <w:rPr>
          <w:rtl/>
        </w:rPr>
        <w:t xml:space="preserve"> </w:t>
      </w:r>
      <w:ins w:id="95773" w:author="מנוע מכני" w:date="2026-10-11T12:04:39Z">
        <w:r>
          <w:rPr>
            <w:rtl/>
          </w:rPr>
          <w:t xml:space="preserve">תאמר</w:t>
        </w:r>
      </w:ins>
      <w:del w:id="95774" w:author="מנוע מכני" w:date="2026-10-11T12:04:39Z">
        <w:r w:rsidRPr="006F178A">
          <w:rPr>
            <w:rtl/>
          </w:rPr>
          <w:delText xml:space="preserve">תימא</w:delText>
        </w:r>
      </w:del>
      <w:r w:rsidRPr="006F178A">
        <w:rPr>
          <w:rtl/>
        </w:rPr>
        <w:t xml:space="preserve"> בתלושה, יש גזירה לאסור שמא יקטום חלק מאורכה לפי הצורך.</w:t>
      </w:r>
    </w:p>
    <w:p w:rsidR="00E9703F" w:rsidRDefault="00E9703F" w:rsidP="00E9703F">
      <w:pPr>
        <w:pStyle w:val="affffd"/>
        <w:spacing w:after="0"/>
        <w:rPr>
          <w:del w:id="90091" w:author="מנוע עיצוב" w:date="2026-10-11T12:09:26Z"/>
          <w:rFonts w:ascii="MS Mincho" w:hAnsi="MS Mincho"/>
          <w:bCs w:val="0"/>
          <w:rtl/>
        </w:rPr>
      </w:pPr>
      <w:del w:id="90090"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109" w:author="קלוד" w:date="2026-10-11T09:07:15Z">
          <w:pPr>
            <w:pStyle w:val="affff1"/>
            <w:rPr>
              <w:rStyle w:val="afffe"/>
              <w:b w:val="0"/>
              <w:bCs/>
              <w:rtl/>
            </w:rPr>
          </w:pPr>
        </w:pPrChange>
      </w:pPr>
      <w:ins w:id="9840" w:author="מספור קטעי משנה" w:date="2026-10-11T09:35:03Z">
        <w:r>
          <w:rPr>
            <w:rStyle w:val="MisparKeta"/>
          </w:rPr>
          <w:t xml:space="preserve">ג. </w:t>
        </w:r>
      </w:ins>
      <w:r w:rsidRPr="006F178A">
        <w:rPr>
          <w:rFonts w:cs="FontbitDavid"/>
          <w:rtl/>
        </w:rPr>
        <w:t>•</w:t>
      </w:r>
      <w:r w:rsidRPr="009757B9">
        <w:rPr>
          <w:rFonts w:hint="cs"/>
          <w:rtl/>
        </w:rPr>
        <w:t xml:space="preserve"> </w:t>
      </w:r>
      <w:r w:rsidRPr="00146180">
        <w:rPr>
          <w:rStyle w:val="afffe"/>
          <w:b w:val="0"/>
          <w:rtl/>
        </w:rPr>
        <w:t>פקק החלון כו'.</w:t>
      </w:r>
    </w:p>
    <w:p w:rsidR="00E9703F" w:rsidRPr="006F178A" w:rsidRDefault="00E9703F" w:rsidP="00E9703F">
      <w:pPr>
        <w:rPr>
          <w:rtl/>
        </w:rPr>
      </w:pPr>
      <w:r w:rsidRPr="006F178A">
        <w:rPr>
          <w:rStyle w:val="2fb"/>
          <w:rFonts w:ascii="Fb Fontext" w:hAnsi="Fb Fontext"/>
          <w:rtl/>
        </w:rPr>
        <w:t xml:space="preserve">רבב"ח</w:t>
      </w:r>
      <w:r w:rsidRPr="006F178A">
        <w:rPr>
          <w:rFonts w:ascii="Fb Fontext" w:hAnsi="Fb Fontext"/>
          <w:rtl/>
        </w:rPr>
        <w:t xml:space="preserve"> </w:t>
      </w:r>
      <w:r w:rsidRPr="006F178A">
        <w:rPr>
          <w:rStyle w:val="2fb"/>
          <w:rFonts w:ascii="Fb Fontext" w:hAnsi="Fb Fontext"/>
          <w:rtl/>
        </w:rPr>
        <w:t xml:space="preserve">מריו"ח</w:t>
      </w:r>
      <w:r w:rsidRPr="006F178A">
        <w:rPr>
          <w:rFonts w:ascii="Fb Fontext" w:hAnsi="Fb Fontext"/>
          <w:rtl/>
        </w:rPr>
        <w:t xml:space="preserve"> </w:t>
      </w:r>
      <w:r w:rsidRPr="006F178A">
        <w:rPr>
          <w:rFonts w:ascii="Fb Fontext" w:hAnsi="Fb Fontext"/>
          <w:b/>
          <w:bCs/>
          <w:rtl/>
        </w:rPr>
        <w:t>הכל מודים</w:t>
      </w:r>
      <w:r w:rsidRPr="006F178A">
        <w:rPr>
          <w:rFonts w:ascii="Fb Fontext" w:hAnsi="Fb Fontext"/>
          <w:rtl/>
        </w:rPr>
        <w:t xml:space="preserve"> שאין עושין אהל עראי בתחלה ביו"ט, ואין צריך לומר בשבת.</w:t>
      </w:r>
    </w:p>
    <w:p>
      <w:pPr>
        <w:pStyle w:val="38"/>
        <w:rPr>
          <w:ins w:id="99356" w:author="מנוע מכני" w:date="2026-10-11T12:04:39Z"/>
        </w:rPr>
      </w:pPr>
      <w:ins w:id="95623" w:author="מנוע מכני" w:date="2026-10-11T12:04:39Z">
        <w:r>
          <w:t xml:space="preserve">נחלקו רק</w:t>
        </w:r>
      </w:ins>
      <w:del w:id="95624" w:author="מנוע מכני" w:date="2026-10-11T12:04:39Z">
        <w:r w:rsidRPr="006F178A">
          <w:delText xml:space="preserve">לא נחלקו אלא</w:delText>
        </w:r>
      </w:del>
      <w:r w:rsidRPr="006F178A">
        <w:t xml:space="preserve"> להוסיף,</w:t>
      </w:r>
    </w:p>
    <w:p w:rsidR="00E9703F" w:rsidRPr="006F178A" w:rsidRDefault="00E9703F" w:rsidP="00E9703F">
      <w:pPr>
        <w:rPr>
          <w:rtl/>
        </w:rPr>
      </w:pPr>
      <w:del w:id="99357" w:author="מנוע מכני" w:date="2026-10-11T12:04:39Z">
        <w:r w:rsidRPr="006F178A">
          <w:rPr>
            <w:rtl/>
          </w:rPr>
          <w:delText xml:space="preserve"> </w:delText>
        </w:r>
      </w:del>
      <w:r w:rsidRPr="006F178A">
        <w:rPr>
          <w:rStyle w:val="2fb"/>
          <w:rtl/>
        </w:rPr>
        <w:t xml:space="preserve">ר"א</w:t>
      </w:r>
      <w:r w:rsidRPr="006F178A">
        <w:rPr>
          <w:rtl/>
        </w:rPr>
        <w:t xml:space="preserve"> אין מוסיפין ביו"ט, ואין צריך לומר בשבת.</w:t>
      </w:r>
    </w:p>
    <w:p w:rsidR="00E9703F" w:rsidRPr="006F178A" w:rsidRDefault="00E9703F" w:rsidP="00E9703F">
      <w:pPr>
        <w:rPr>
          <w:rtl/>
        </w:rPr>
      </w:pPr>
      <w:r w:rsidRPr="006F178A">
        <w:rPr>
          <w:rtl/>
        </w:rPr>
        <w:t>וחכ"א מוסיפין בשבת, ואין צריך לומר ביו"ט.</w:t>
      </w:r>
    </w:p>
    <w:p w:rsidR="00E9703F" w:rsidRDefault="00E9703F" w:rsidP="00E9703F">
      <w:pPr>
        <w:pStyle w:val="affffd"/>
        <w:spacing w:after="0"/>
        <w:rPr>
          <w:del w:id="90093" w:author="מנוע עיצוב" w:date="2026-10-11T12:09:26Z"/>
          <w:rFonts w:ascii="MS Mincho" w:hAnsi="MS Mincho"/>
          <w:bCs w:val="0"/>
          <w:rtl/>
        </w:rPr>
      </w:pPr>
      <w:del w:id="90092"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קכו.</w:t>
      </w:r>
    </w:p>
    <w:p w:rsidR="00E9703F" w:rsidRDefault="00E9703F" w:rsidP="00E9703F">
      <w:pPr>
        <w:rPr>
          <w:rStyle w:val="afffe"/>
          <w:rFonts w:ascii="Fb Fontext" w:hAnsi="Fb Fontext"/>
          <w:rtl/>
        </w:rPr>
      </w:pPr>
    </w:p>
    <w:p w:rsidR="00E9703F" w:rsidRDefault="00E9703F" w:rsidP="00E9703F">
      <w:pPr>
        <w:pStyle w:val="affff1"/>
        <w:ind w:end="0"/>
        <w:rPr>
          <w:rStyle w:val="afffe"/>
          <w:b w:val="0"/>
          <w:bCs/>
          <w:rtl/>
        </w:rPr>
        <w:pPrChange w:id="20110" w:author="קלוד" w:date="2026-10-11T09:07:15Z">
          <w:pPr>
            <w:pStyle w:val="affff1"/>
            <w:rPr>
              <w:rStyle w:val="afffe"/>
              <w:b w:val="0"/>
              <w:bCs/>
              <w:rtl/>
            </w:rPr>
          </w:pPr>
        </w:pPrChange>
      </w:pPr>
      <w:ins w:id="9841" w:author="מספור קטעי משנה" w:date="2026-10-11T09:35:03Z">
        <w:r>
          <w:rPr>
            <w:rStyle w:val="MisparKeta"/>
          </w:rPr>
          <w:t xml:space="preserve">ג. </w:t>
        </w:r>
      </w:ins>
      <w:r w:rsidRPr="006F178A">
        <w:rPr>
          <w:rFonts w:cs="FontbitDavid"/>
          <w:rtl/>
        </w:rPr>
        <w:t>•</w:t>
      </w:r>
      <w:r w:rsidRPr="009757B9">
        <w:rPr>
          <w:rFonts w:hint="cs"/>
          <w:rtl/>
        </w:rPr>
        <w:t xml:space="preserve"> </w:t>
      </w:r>
      <w:r w:rsidRPr="00146180">
        <w:rPr>
          <w:rStyle w:val="afffe"/>
          <w:rFonts w:hint="cs"/>
          <w:b w:val="0"/>
          <w:rtl/>
        </w:rPr>
        <w:t>וחכ</w:t>
      </w:r>
      <w:r w:rsidRPr="00146180">
        <w:rPr>
          <w:rStyle w:val="afffe"/>
          <w:b w:val="0"/>
          <w:rtl/>
        </w:rPr>
        <w:t>"</w:t>
      </w:r>
      <w:r w:rsidRPr="00146180">
        <w:rPr>
          <w:rStyle w:val="afffe"/>
          <w:rFonts w:hint="cs"/>
          <w:b w:val="0"/>
          <w:rtl/>
        </w:rPr>
        <w:t>א בין כך ובין כך פוקקין בו</w:t>
      </w:r>
    </w:p>
    <w:p w:rsidR="00E9703F" w:rsidRDefault="00E9703F" w:rsidP="00E9703F">
      <w:pPr>
        <w:rPr>
          <w:rFonts w:ascii="Fb Fontext" w:hAnsi="Fb Fontext"/>
          <w:rtl/>
        </w:rPr>
      </w:pPr>
      <w:r w:rsidRPr="006F178A">
        <w:rPr>
          <w:rStyle w:val="2fb"/>
          <w:rFonts w:ascii="Fb Fontext" w:hAnsi="Fb Fontext"/>
          <w:rtl/>
        </w:rPr>
        <w:t xml:space="preserve">ראב"כ</w:t>
      </w:r>
      <w:r w:rsidRPr="006F178A">
        <w:rPr>
          <w:rFonts w:ascii="Fb Fontext" w:hAnsi="Fb Fontext"/>
          <w:rtl/>
        </w:rPr>
        <w:t xml:space="preserve"> והיינו בין קשור ובין שאינו קשור והוא שמתוקן [שיהא מוכן מבעו"י]</w:t>
      </w:r>
    </w:p>
    <w:p w:rsidR="00E9703F" w:rsidRPr="006F178A" w:rsidRDefault="00E9703F" w:rsidP="00E9703F">
      <w:pPr>
        <w:rPr>
          <w:rtl/>
        </w:rPr>
      </w:pPr>
      <w:r w:rsidRPr="006F178A">
        <w:rPr>
          <w:rtl/>
        </w:rPr>
        <w:t xml:space="preserve">אמר</w:t>
      </w:r>
      <w:r w:rsidRPr="006F178A">
        <w:rPr>
          <w:rtl/>
        </w:rPr>
        <w:t xml:space="preserve"> </w:t>
      </w:r>
      <w:ins w:id="93561" w:author="מנוע מכני" w:date="2026-10-11T12:04:39Z">
        <w:r>
          <w:rPr>
            <w:rtl/>
          </w:rPr>
          <w:t xml:space="preserve">לו</w:t>
        </w:r>
      </w:ins>
      <w:del w:id="93562" w:author="מנוע מכני" w:date="2026-10-11T12:04:39Z">
        <w:r w:rsidRPr="006F178A">
          <w:rPr>
            <w:rtl/>
          </w:rPr>
          <w:delText xml:space="preserve">ליה</w:delText>
        </w:r>
      </w:del>
      <w:r w:rsidRPr="006F178A">
        <w:rPr>
          <w:rtl/>
        </w:rPr>
        <w:t xml:space="preserve"> </w:t>
      </w:r>
      <w:r w:rsidRPr="006F178A">
        <w:rPr>
          <w:rStyle w:val="2fb"/>
          <w:rtl/>
        </w:rPr>
        <w:t xml:space="preserve">רבי </w:t>
      </w:r>
      <w:ins w:id="106839" w:author="קלוד" w:date="2026-10-11T13:11:34Z">
        <w:r>
          <w:rPr>
            <w:rStyle w:val="2fb"/>
            <w:rtl/>
          </w:rPr>
          <w:t xml:space="preserve">ירמיה:</w:t>
        </w:r>
      </w:ins>
      <w:del w:id="106840" w:author="קלוד" w:date="2026-10-11T13:11:34Z">
        <w:r w:rsidRPr="006F178A">
          <w:rPr>
            <w:rStyle w:val="2fb"/>
            <w:rtl/>
          </w:rPr>
          <w:delText xml:space="preserve">ירמיה</w:delText>
        </w:r>
      </w:del>
      <w:r w:rsidRPr="006F178A">
        <w:rPr>
          <w:rtl/>
        </w:rPr>
        <w:t xml:space="preserve"> </w:t>
      </w:r>
      <w:ins w:id="106837" w:author="קלוד" w:date="2026-10-11T13:11:34Z">
        <w:r>
          <w:rPr>
            <w:rtl/>
          </w:rPr>
          <w:t xml:space="preserve">ויאמר</w:t>
        </w:r>
      </w:ins>
      <w:del w:id="106838" w:author="קלוד" w:date="2026-10-11T13:11:34Z">
        <w:r w:rsidRPr="006F178A">
          <w:rPr>
            <w:rtl/>
          </w:rPr>
          <w:delText xml:space="preserve">ולימא</w:delText>
        </w:r>
      </w:del>
      <w:r w:rsidRPr="006F178A">
        <w:rPr>
          <w:rtl/>
        </w:rPr>
        <w:t xml:space="preserve"> </w:t>
      </w:r>
      <w:ins w:id="106835" w:author="קלוד" w:date="2026-10-11T13:11:34Z">
        <w:r>
          <w:rPr>
            <w:rtl/>
          </w:rPr>
          <w:t xml:space="preserve">מר:</w:t>
        </w:r>
      </w:ins>
      <w:del w:id="106836" w:author="קלוד" w:date="2026-10-11T13:11:34Z">
        <w:r w:rsidRPr="006F178A">
          <w:rPr>
            <w:rtl/>
          </w:rPr>
          <w:delText xml:space="preserve">מר</w:delText>
        </w:r>
      </w:del>
      <w:r w:rsidRPr="006F178A">
        <w:rPr>
          <w:rtl/>
        </w:rPr>
        <w:t xml:space="preserve"> בין תלוי ובין שאינו </w:t>
      </w:r>
      <w:ins w:id="106833" w:author="קלוד" w:date="2026-10-11T13:11:34Z">
        <w:r>
          <w:rPr>
            <w:rtl/>
          </w:rPr>
          <w:t xml:space="preserve">תלוי,</w:t>
        </w:r>
      </w:ins>
      <w:del w:id="106834" w:author="קלוד" w:date="2026-10-11T13:11:34Z">
        <w:r w:rsidRPr="006F178A">
          <w:rPr>
            <w:rtl/>
          </w:rPr>
          <w:delText xml:space="preserve">תלוי</w:delText>
        </w:r>
      </w:del>
      <w:r w:rsidRPr="006F178A">
        <w:rPr>
          <w:rtl/>
        </w:rPr>
        <w:t xml:space="preserve"> </w:t>
      </w:r>
      <w:r w:rsidRPr="006F178A">
        <w:rPr>
          <w:rStyle w:val="afffe"/>
          <w:rFonts w:ascii="Fb Fontext" w:hAnsi="Fb Fontext"/>
          <w:rtl/>
        </w:rPr>
        <w:t>והוא שקשור</w:t>
      </w:r>
      <w:r w:rsidRPr="006F178A">
        <w:rPr>
          <w:rtl/>
        </w:rPr>
        <w:t>.</w:t>
      </w:r>
    </w:p>
    <w:p w:rsidR="00E9703F" w:rsidRPr="006F178A" w:rsidRDefault="00E9703F" w:rsidP="00E9703F">
      <w:pPr>
        <w:rPr>
          <w:rtl/>
        </w:rPr>
      </w:pPr>
      <w:ins w:id="106845" w:author="קלוד" w:date="2026-10-11T13:11:34Z">
        <w:r>
          <w:rPr>
            <w:rStyle w:val="2fb"/>
            <w:rFonts w:ascii="Fb Fontext" w:hAnsi="Fb Fontext"/>
            <w:sz w:val="20"/>
            <w:rtl/>
          </w:rPr>
          <w:t xml:space="preserve">כדברי</w:t>
        </w:r>
      </w:ins>
      <w:del w:id="106846" w:author="קלוד" w:date="2026-10-11T13:11:34Z">
        <w:r w:rsidRPr="006F178A">
          <w:rPr>
            <w:rStyle w:val="2fb"/>
            <w:rFonts w:ascii="Fb Fontext" w:hAnsi="Fb Fontext"/>
            <w:sz w:val="20"/>
            <w:rtl/>
          </w:rPr>
          <w:delText xml:space="preserve">וכדרבב"ח</w:delText>
        </w:r>
      </w:del>
      <w:r w:rsidRPr="006F178A">
        <w:rPr>
          <w:rFonts w:ascii="Fb Fontext" w:hAnsi="Fb Fontext"/>
          <w:sz w:val="20"/>
          <w:rtl/>
        </w:rPr>
        <w:t xml:space="preserve"> </w:t>
      </w:r>
      <w:ins w:id="106843" w:author="קלוד" w:date="2026-10-11T13:11:34Z">
        <w:r>
          <w:rPr>
            <w:rStyle w:val="2fb"/>
            <w:rFonts w:ascii="Fb Fontext" w:hAnsi="Fb Fontext"/>
            <w:sz w:val="20"/>
            <w:rtl/>
          </w:rPr>
          <w:t xml:space="preserve">רבב"ח</w:t>
        </w:r>
      </w:ins>
      <w:del w:id="106844" w:author="קלוד" w:date="2026-10-11T13:11:34Z">
        <w:r w:rsidRPr="006F178A">
          <w:rPr>
            <w:rStyle w:val="2fb"/>
            <w:rFonts w:ascii="Fb Fontext" w:hAnsi="Fb Fontext"/>
            <w:sz w:val="20"/>
            <w:rtl/>
          </w:rPr>
          <w:delText xml:space="preserve">מרי"ו</w:delText>
        </w:r>
      </w:del>
      <w:r w:rsidRPr="006F178A">
        <w:rPr>
          <w:rFonts w:ascii="Fb Fontext" w:hAnsi="Fb Fontext"/>
          <w:sz w:val="20"/>
          <w:rtl/>
        </w:rPr>
        <w:t xml:space="preserve"> </w:t>
      </w:r>
      <w:ins w:id="106841" w:author="קלוד" w:date="2026-10-11T13:11:34Z">
        <w:r>
          <w:rPr>
            <w:rFonts w:ascii="Fb Fontext" w:hAnsi="Fb Fontext"/>
            <w:sz w:val="20"/>
            <w:rtl/>
          </w:rPr>
          <w:t xml:space="preserve">מרי"ו, שאמר:</w:t>
        </w:r>
      </w:ins>
      <w:del w:id="106842" w:author="קלוד" w:date="2026-10-11T13:11:34Z">
        <w:r w:rsidRPr="006F178A">
          <w:rPr>
            <w:rFonts w:ascii="Fb Fontext" w:hAnsi="Fb Fontext"/>
            <w:sz w:val="20"/>
            <w:rtl/>
          </w:rPr>
          <w:delText xml:space="preserve">שאמר</w:delText>
        </w:r>
      </w:del>
      <w:r w:rsidRPr="006F178A">
        <w:rPr>
          <w:rFonts w:ascii="Fb Fontext" w:hAnsi="Fb Fontext"/>
          <w:sz w:val="20"/>
          <w:rtl/>
        </w:rPr>
        <w:t xml:space="preserve"> כמחלוקת כאן כך מחלוקת בנגר הנגרר.</w:t>
      </w:r>
    </w:p>
    <w:p>
      <w:pPr>
        <w:pStyle w:val="afffff8"/>
        <w:rPr>
          <w:ins w:id="90273" w:author="קלוד" w:date="2026-10-11T12:33:55Z"/>
        </w:rPr>
      </w:pPr>
      <w:ins w:id="90274" w:author="קלוד" w:date="2026-10-11T12:33:55Z">
        <w:r>
          <w:rPr>
            <w:color w:val="7B3F00"/>
          </w:rPr>
          <w:t xml:space="preserve">נגר הנגרר - קשור ותלוי, במקדש ובמדינה</w:t>
        </w:r>
      </w:ins>
    </w:p>
    <w:p>
      <w:pPr>
        <w:pStyle w:val="38"/>
        <w:rPr>
          <w:ins w:id="98721" w:author="מנוע מכני" w:date="2026-10-11T12:04:39Z"/>
        </w:rPr>
      </w:pPr>
      <w:r w:rsidRPr="006F178A">
        <w:t xml:space="preserve">ותנן:</w:t>
      </w:r>
    </w:p>
    <w:p w:rsidR="00E9703F" w:rsidRDefault="00E9703F" w:rsidP="00E9703F">
      <w:pPr>
        <w:rPr>
          <w:rFonts w:ascii="Fb Fontext" w:hAnsi="Fb Fontext"/>
          <w:rtl/>
        </w:rPr>
      </w:pPr>
      <w:del w:id="98722" w:author="מנוע מכני" w:date="2026-10-11T12:04:39Z">
        <w:r w:rsidRPr="006F178A">
          <w:rPr>
            <w:rFonts w:ascii="Fb Fontext" w:hAnsi="Fb Fontext"/>
            <w:rtl/>
          </w:rPr>
          <w:delText xml:space="preserve"> </w:delText>
        </w:r>
      </w:del>
      <w:r w:rsidRPr="006F178A">
        <w:rPr>
          <w:rFonts w:ascii="Fb Fontext" w:hAnsi="Fb Fontext"/>
          <w:rtl/>
        </w:rPr>
        <w:t xml:space="preserve">נגר הנגרר </w:t>
      </w:r>
      <w:r w:rsidRPr="006F178A">
        <w:rPr>
          <w:rStyle w:val="2fb"/>
          <w:rFonts w:ascii="Fb Fontext" w:hAnsi="Fb Fontext"/>
          <w:rtl/>
        </w:rPr>
        <w:t xml:space="preserve">ר"א</w:t>
      </w:r>
      <w:r w:rsidRPr="006F178A">
        <w:rPr>
          <w:rFonts w:ascii="Fb Fontext" w:hAnsi="Fb Fontext"/>
          <w:rtl/>
        </w:rPr>
        <w:t xml:space="preserve"> נועלין בו במקדש אבל </w:t>
      </w:r>
      <w:r w:rsidRPr="006F178A">
        <w:rPr>
          <w:rFonts w:ascii="Fb Fontext" w:hAnsi="Fb Fontext"/>
          <w:rtl/>
        </w:rPr>
        <w:t xml:space="preserve">לא</w:t>
      </w:r>
      <w:r w:rsidRPr="006F178A">
        <w:rPr>
          <w:rFonts w:ascii="Fb Fontext" w:hAnsi="Fb Fontext"/>
          <w:rtl/>
        </w:rPr>
        <w:t xml:space="preserve"> במדינה, והמונח - כאן וכאן אסור. [בונה]</w:t>
      </w:r>
    </w:p>
    <w:p w:rsidR="00E9703F" w:rsidRPr="009757B9" w:rsidRDefault="00E9703F" w:rsidP="00E9703F">
      <w:pPr>
        <w:rPr>
          <w:rFonts w:cs="Guttman Vilna"/>
          <w:b/>
          <w:bCs/>
          <w:rtl/>
        </w:rPr>
      </w:pPr>
      <w:r w:rsidRPr="006F178A">
        <w:rPr>
          <w:rStyle w:val="2fb"/>
          <w:rtl/>
        </w:rPr>
        <w:t xml:space="preserve">ר"י</w:t>
      </w:r>
      <w:r w:rsidRPr="006F178A">
        <w:rPr>
          <w:rtl/>
        </w:rPr>
        <w:t xml:space="preserve"> המונח מותר במקדש, והנגרר - במדינה.</w:t>
      </w:r>
    </w:p>
    <w:p>
      <w:pPr>
        <w:pStyle w:val="38"/>
        <w:rPr>
          <w:ins w:id="98723" w:author="מנוע מכני" w:date="2026-10-11T12:04:39Z"/>
        </w:rPr>
      </w:pPr>
      <w:r w:rsidRPr="006F178A">
        <w:t xml:space="preserve">ותניא:</w:t>
      </w:r>
    </w:p>
    <w:p w:rsidR="00E9703F" w:rsidRPr="006F178A" w:rsidRDefault="00E9703F" w:rsidP="00E9703F">
      <w:pPr>
        <w:rPr>
          <w:rtl/>
        </w:rPr>
      </w:pPr>
      <w:del w:id="98724" w:author="מנוע מכני" w:date="2026-10-11T12:04:39Z">
        <w:r w:rsidRPr="006F178A">
          <w:rPr>
            <w:rtl/>
          </w:rPr>
          <w:delText xml:space="preserve"> </w:delText>
        </w:r>
      </w:del>
      <w:r w:rsidRPr="006F178A">
        <w:rPr>
          <w:rtl/>
        </w:rPr>
        <w:t xml:space="preserve">•</w:t>
      </w:r>
      <w:r w:rsidRPr="006F178A">
        <w:rPr>
          <w:rFonts w:hint="cs"/>
          <w:rtl/>
        </w:rPr>
        <w:t xml:space="preserve"> </w:t>
      </w:r>
      <w:r w:rsidRPr="006F178A">
        <w:rPr>
          <w:rStyle w:val="2fb"/>
          <w:rtl/>
        </w:rPr>
        <w:t xml:space="preserve">ר"א</w:t>
      </w:r>
      <w:r w:rsidRPr="006F178A">
        <w:rPr>
          <w:rtl/>
        </w:rPr>
        <w:t xml:space="preserve"> איזהו נגר הנגרר שנועלין בו במקדש אבל </w:t>
      </w:r>
      <w:r w:rsidRPr="006F178A">
        <w:rPr>
          <w:rtl/>
        </w:rPr>
        <w:t xml:space="preserve">לא</w:t>
      </w:r>
      <w:r w:rsidRPr="006F178A">
        <w:rPr>
          <w:rtl/>
        </w:rPr>
        <w:t xml:space="preserve"> במדינה כל שקשור ותלוי וראשו מגיע לארץ.</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Style w:val="2fb"/>
          <w:rtl/>
        </w:rPr>
        <w:t xml:space="preserve">ר"י</w:t>
      </w:r>
      <w:r w:rsidRPr="006F178A">
        <w:rPr>
          <w:rtl/>
        </w:rPr>
        <w:t xml:space="preserve"> זה - אף במדינה מותר.</w:t>
      </w:r>
    </w:p>
    <w:p w:rsidR="00E9703F" w:rsidRPr="009757B9" w:rsidRDefault="00E9703F" w:rsidP="00E9703F">
      <w:pPr>
        <w:rPr>
          <w:rFonts w:cs="Guttman Vilna"/>
          <w:b/>
          <w:bCs/>
          <w:rtl/>
        </w:rPr>
      </w:pPr>
      <w:r w:rsidRPr="006F178A">
        <w:rPr>
          <w:rtl/>
        </w:rPr>
        <w:t xml:space="preserve">ואיזהו שבמדינה אסור - כל שאינו </w:t>
      </w:r>
      <w:r w:rsidRPr="006F178A">
        <w:rPr>
          <w:rtl/>
        </w:rPr>
        <w:t xml:space="preserve">לא</w:t>
      </w:r>
      <w:r w:rsidRPr="006F178A">
        <w:rPr>
          <w:rtl/>
        </w:rPr>
        <w:t xml:space="preserve"> קשור ולא תלוי, ושומטו ומניחו בקרן זוית.</w:t>
      </w:r>
    </w:p>
    <w:p w:rsidR="00E9703F" w:rsidRDefault="00E9703F" w:rsidP="00E9703F">
      <w:pPr>
        <w:rPr>
          <w:rtl/>
        </w:rPr>
      </w:pPr>
      <w:r w:rsidRPr="006F178A">
        <w:rPr>
          <w:rtl/>
        </w:rPr>
        <w:t>•</w:t>
      </w:r>
      <w:r w:rsidRPr="006F178A">
        <w:rPr>
          <w:rFonts w:hint="cs"/>
          <w:rtl/>
        </w:rPr>
        <w:t xml:space="preserve"> </w:t>
      </w:r>
      <w:r w:rsidRPr="006F178A">
        <w:rPr>
          <w:rStyle w:val="2fb"/>
          <w:rtl/>
        </w:rPr>
        <w:t xml:space="preserve">וריב"א</w:t>
      </w:r>
      <w:r w:rsidRPr="006F178A">
        <w:rPr>
          <w:rtl/>
        </w:rPr>
        <w:t xml:space="preserve"> </w:t>
      </w:r>
      <w:ins w:id="106859" w:author="קלוד" w:date="2026-10-11T13:11:34Z">
        <w:r>
          <w:rPr>
            <w:rtl/>
          </w:rPr>
          <w:t xml:space="preserve">אמר:</w:t>
        </w:r>
      </w:ins>
      <w:del w:id="106860" w:author="קלוד" w:date="2026-10-11T13:11:34Z">
        <w:r w:rsidRPr="006F178A">
          <w:rPr>
            <w:rtl/>
          </w:rPr>
          <w:delText xml:space="preserve">אמר</w:delText>
        </w:r>
      </w:del>
      <w:r w:rsidRPr="006F178A">
        <w:rPr>
          <w:rtl/>
        </w:rPr>
        <w:t xml:space="preserve"> </w:t>
      </w:r>
      <w:ins w:id="106857" w:author="קלוד" w:date="2026-10-11T13:11:34Z">
        <w:r>
          <w:rPr>
            <w:rtl/>
          </w:rPr>
          <w:t xml:space="preserve">נגר</w:t>
        </w:r>
      </w:ins>
      <w:del w:id="106858" w:author="קלוד" w:date="2026-10-11T13:11:34Z">
        <w:r w:rsidRPr="006F178A">
          <w:rPr>
            <w:rtl/>
          </w:rPr>
          <w:delText xml:space="preserve">דנגר</w:delText>
        </w:r>
      </w:del>
      <w:r w:rsidRPr="006F178A">
        <w:rPr>
          <w:rtl/>
        </w:rPr>
        <w:t xml:space="preserve"> הנגרר היינו </w:t>
      </w:r>
      <w:ins w:id="106855" w:author="קלוד" w:date="2026-10-11T13:11:34Z">
        <w:r>
          <w:rPr>
            <w:rStyle w:val="2fb"/>
            <w:rtl/>
          </w:rPr>
          <w:t xml:space="preserve">ר"א,</w:t>
        </w:r>
      </w:ins>
      <w:del w:id="106856" w:author="קלוד" w:date="2026-10-11T13:11:34Z">
        <w:r w:rsidRPr="006F178A">
          <w:rPr>
            <w:rStyle w:val="2fb"/>
            <w:rtl/>
          </w:rPr>
          <w:delText xml:space="preserve">ר"א</w:delText>
        </w:r>
      </w:del>
      <w:r w:rsidRPr="006F178A">
        <w:rPr>
          <w:rtl/>
        </w:rPr>
        <w:t xml:space="preserve"> </w:t>
      </w:r>
      <w:ins w:id="106853" w:author="קלוד" w:date="2026-10-11T13:11:34Z">
        <w:r>
          <w:rPr>
            <w:rtl/>
          </w:rPr>
          <w:t xml:space="preserve">ועל זה</w:t>
        </w:r>
      </w:ins>
      <w:del w:id="106854" w:author="קלוד" w:date="2026-10-11T13:11:34Z">
        <w:r w:rsidRPr="006F178A">
          <w:rPr>
            <w:rtl/>
          </w:rPr>
          <w:delText xml:space="preserve">ואהך</w:delText>
        </w:r>
      </w:del>
      <w:r w:rsidRPr="006F178A">
        <w:rPr>
          <w:rtl/>
        </w:rPr>
        <w:t xml:space="preserve"> </w:t>
      </w:r>
      <w:ins w:id="91757" w:author="מנוע מכני" w:date="2026-10-11T12:04:39Z">
        <w:r>
          <w:rPr>
            <w:rtl/>
          </w:rPr>
          <w:t xml:space="preserve">חלקו</w:t>
        </w:r>
      </w:ins>
      <w:del w:id="91758" w:author="מנוע מכני" w:date="2026-10-11T12:04:39Z">
        <w:r w:rsidRPr="006F178A">
          <w:rPr>
            <w:rtl/>
          </w:rPr>
          <w:delText xml:space="preserve">פליגי</w:delText>
        </w:r>
      </w:del>
      <w:r w:rsidRPr="006F178A">
        <w:rPr>
          <w:rtl/>
        </w:rPr>
        <w:t xml:space="preserve"> </w:t>
      </w:r>
      <w:ins w:id="106851" w:author="קלוד" w:date="2026-10-11T13:11:34Z">
        <w:r>
          <w:rPr>
            <w:rtl/>
          </w:rPr>
          <w:t xml:space="preserve">רבנן,</w:t>
        </w:r>
      </w:ins>
      <w:del w:id="106852" w:author="קלוד" w:date="2026-10-11T13:11:34Z">
        <w:r w:rsidRPr="006F178A">
          <w:rPr>
            <w:rtl/>
          </w:rPr>
          <w:delText xml:space="preserve">רבנן</w:delText>
        </w:r>
      </w:del>
      <w:r w:rsidRPr="006F178A">
        <w:rPr>
          <w:rtl/>
        </w:rPr>
        <w:t xml:space="preserve"> וא"כ </w:t>
      </w:r>
      <w:ins w:id="106849" w:author="קלוד" w:date="2026-10-11T13:11:34Z">
        <w:r>
          <w:rPr>
            <w:rtl/>
          </w:rPr>
          <w:t xml:space="preserve">מצינו</w:t>
        </w:r>
      </w:ins>
      <w:del w:id="106850" w:author="קלוד" w:date="2026-10-11T13:11:34Z">
        <w:r>
          <w:rPr>
            <w:rtl/>
          </w:rPr>
          <w:delText xml:space="preserve">חזי'</w:delText>
        </w:r>
      </w:del>
      <w:r w:rsidRPr="006F178A">
        <w:rPr>
          <w:rtl/>
        </w:rPr>
        <w:t xml:space="preserve"> </w:t>
      </w:r>
      <w:ins w:id="91759" w:author="מנוע מכני" w:date="2026-10-11T12:04:39Z">
        <w:ins w:id="106847" w:author="קלוד" w:date="2026-10-11T13:11:34Z">
          <w:r>
            <w:rPr>
              <w:rtl/>
            </w:rPr>
            <w:t xml:space="preserve">שחלקו</w:t>
          </w:r>
        </w:ins>
        <w:del w:id="106848" w:author="קלוד" w:date="2026-10-11T13:11:34Z">
          <w:r>
            <w:rPr>
              <w:rtl/>
            </w:rPr>
            <w:delText xml:space="preserve">דחלקו</w:delText>
          </w:r>
        </w:del>
      </w:ins>
      <w:del w:id="91760" w:author="מנוע מכני" w:date="2026-10-11T12:04:39Z">
        <w:r w:rsidRPr="006F178A">
          <w:rPr>
            <w:rtl/>
          </w:rPr>
          <w:delText xml:space="preserve">דפליגי</w:delText>
        </w:r>
      </w:del>
      <w:r w:rsidRPr="006F178A">
        <w:rPr>
          <w:rtl/>
        </w:rPr>
        <w:t xml:space="preserve"> בתלוי,</w:t>
      </w:r>
    </w:p>
    <w:p w:rsidR="00E9703F" w:rsidRPr="006F178A" w:rsidRDefault="00E9703F" w:rsidP="00E9703F">
      <w:pPr>
        <w:rPr>
          <w:rtl/>
        </w:rPr>
      </w:pPr>
      <w:r w:rsidRPr="006F178A">
        <w:rPr>
          <w:rStyle w:val="2fb"/>
          <w:rFonts w:ascii="Fb Fontext" w:hAnsi="Fb Fontext" w:hint="cs"/>
          <w:sz w:val="20"/>
          <w:rtl/>
        </w:rPr>
        <w:t>ד</w:t>
      </w:r>
      <w:r w:rsidRPr="006F178A">
        <w:rPr>
          <w:rStyle w:val="2fb"/>
          <w:rFonts w:ascii="Fb Fontext" w:hAnsi="Fb Fontext"/>
          <w:sz w:val="20"/>
          <w:rtl/>
        </w:rPr>
        <w:t xml:space="preserve">לר"א</w:t>
      </w:r>
      <w:r w:rsidRPr="006F178A">
        <w:rPr>
          <w:rFonts w:ascii="Fb Fontext" w:hAnsi="Fb Fontext"/>
          <w:sz w:val="20"/>
          <w:rtl/>
        </w:rPr>
        <w:t xml:space="preserve"> דווקא בתלוי שרי, ולחכמים </w:t>
      </w:r>
      <w:r>
        <w:rPr>
          <w:rFonts w:ascii="Fb Fontext" w:hAnsi="Fb Fontext"/>
          <w:sz w:val="20"/>
          <w:rtl/>
        </w:rPr>
        <w:t>אפי'</w:t>
      </w:r>
      <w:r w:rsidRPr="006F178A">
        <w:rPr>
          <w:rFonts w:ascii="Fb Fontext" w:hAnsi="Fb Fontext"/>
          <w:sz w:val="20"/>
          <w:rtl/>
        </w:rPr>
        <w:t xml:space="preserve"> באינו תלוי.</w:t>
      </w:r>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וא"ל</w:t>
      </w:r>
      <w:r w:rsidRPr="006F178A">
        <w:rPr>
          <w:rFonts w:ascii="Fb Fontext" w:hAnsi="Fb Fontext"/>
          <w:rtl/>
        </w:rPr>
        <w:t xml:space="preserve"> </w:t>
      </w:r>
      <w:ins w:id="95291" w:author="מנוע מכני" w:date="2026-10-11T12:04:39Z">
        <w:ins w:id="106865" w:author="קלוד" w:date="2026-10-11T13:11:34Z">
          <w:r>
            <w:rPr>
              <w:rFonts w:ascii="Fb Fontext" w:hAnsi="Fb Fontext"/>
              <w:rtl/>
            </w:rPr>
            <w:t xml:space="preserve">שסובר</w:t>
          </w:r>
        </w:ins>
        <w:del w:id="106866" w:author="קלוד" w:date="2026-10-11T13:11:34Z">
          <w:r>
            <w:rPr>
              <w:rFonts w:ascii="Fb Fontext" w:hAnsi="Fb Fontext"/>
              <w:rtl/>
            </w:rPr>
            <w:delText xml:space="preserve">דסבר</w:delText>
          </w:r>
        </w:del>
      </w:ins>
      <w:del w:id="95292" w:author="מנוע מכני" w:date="2026-10-11T12:04:39Z">
        <w:r w:rsidRPr="006F178A">
          <w:rPr>
            <w:rFonts w:ascii="Fb Fontext" w:hAnsi="Fb Fontext"/>
            <w:rtl/>
          </w:rPr>
          <w:delText xml:space="preserve">דס"ל</w:delText>
        </w:r>
      </w:del>
      <w:r w:rsidRPr="006F178A">
        <w:rPr>
          <w:rFonts w:ascii="Fb Fontext" w:hAnsi="Fb Fontext"/>
          <w:rtl/>
        </w:rPr>
        <w:t xml:space="preserve"> </w:t>
      </w:r>
      <w:ins w:id="95535" w:author="מנוע מכני" w:date="2026-10-11T12:04:39Z">
        <w:ins w:id="106863" w:author="קלוד" w:date="2026-10-11T13:11:34Z">
          <w:r>
            <w:rPr>
              <w:rFonts w:ascii="Fb Fontext" w:hAnsi="Fb Fontext"/>
              <w:rtl/>
            </w:rPr>
            <w:t xml:space="preserve">כתנא</w:t>
          </w:r>
        </w:ins>
        <w:del w:id="106864" w:author="קלוד" w:date="2026-10-11T13:11:34Z">
          <w:r>
            <w:rPr>
              <w:rFonts w:ascii="Fb Fontext" w:hAnsi="Fb Fontext"/>
              <w:rtl/>
            </w:rPr>
            <w:delText xml:space="preserve">כה</w:delText>
          </w:r>
        </w:del>
      </w:ins>
      <w:del w:id="95536" w:author="מנוע מכני" w:date="2026-10-11T12:04:39Z">
        <w:r w:rsidRPr="006F178A">
          <w:rPr>
            <w:rFonts w:ascii="Fb Fontext" w:hAnsi="Fb Fontext"/>
            <w:rtl/>
          </w:rPr>
          <w:delText xml:space="preserve">כי </w:delText>
        </w:r>
        <w:r>
          <w:rPr>
            <w:rFonts w:ascii="Fb Fontext" w:hAnsi="Fb Fontext"/>
            <w:rtl/>
          </w:rPr>
          <w:delText xml:space="preserve">זה</w:delText>
        </w:r>
      </w:del>
      <w:ins w:id="93563" w:author="מנוע מכני" w:date="2026-10-11T12:04:39Z"/>
      <w:del w:id="93564" w:author="מנוע מכני" w:date="2026-10-11T12:04:39Z">
        <w:r w:rsidRPr="006F178A">
          <w:rPr>
            <w:rFonts w:ascii="Fb Fontext" w:hAnsi="Fb Fontext"/>
            <w:rtl/>
          </w:rPr>
          <w:delText xml:space="preserve">האי</w:delText>
        </w:r>
      </w:del>
      <w:r w:rsidRPr="006F178A">
        <w:rPr>
          <w:rFonts w:ascii="Fb Fontext" w:hAnsi="Fb Fontext"/>
          <w:rtl/>
        </w:rPr>
        <w:t xml:space="preserve"> </w:t>
      </w:r>
      <w:ins w:id="106861" w:author="קלוד" w:date="2026-10-11T13:11:34Z">
        <w:r>
          <w:rPr>
            <w:rFonts w:ascii="Fb Fontext" w:hAnsi="Fb Fontext"/>
            <w:rtl/>
          </w:rPr>
          <w:t xml:space="preserve">זה:</w:t>
        </w:r>
      </w:ins>
      <w:del w:id="106862" w:author="קלוד" w:date="2026-10-11T13:11:34Z">
        <w:r w:rsidRPr="006F178A">
          <w:rPr>
            <w:rFonts w:ascii="Fb Fontext" w:hAnsi="Fb Fontext"/>
            <w:rtl/>
          </w:rPr>
          <w:delText xml:space="preserve">תנא,</w:delText>
        </w:r>
      </w:del>
      <w:r w:rsidRPr="006F178A">
        <w:rPr>
          <w:rFonts w:ascii="Fb Fontext" w:hAnsi="Fb Fontext"/>
          <w:rtl/>
        </w:rPr>
        <w:t xml:space="preserve"> קנה שהתקינו </w:t>
      </w:r>
      <w:r w:rsidRPr="006F178A">
        <w:rPr>
          <w:rFonts w:ascii="Fb Fontext" w:hAnsi="Fb Fontext"/>
          <w:rtl/>
        </w:rPr>
        <w:t xml:space="preserve">בעה"ב</w:t>
      </w:r>
      <w:r w:rsidRPr="006F178A">
        <w:rPr>
          <w:rFonts w:ascii="Fb Fontext" w:hAnsi="Fb Fontext"/>
          <w:rtl/>
        </w:rPr>
        <w:t xml:space="preserve"> להיות פותח ונועל בו,</w:t>
      </w:r>
    </w:p>
    <w:p w:rsidR="00E9703F" w:rsidRPr="006F178A" w:rsidRDefault="00E9703F" w:rsidP="00E9703F">
      <w:pPr>
        <w:rPr>
          <w:rtl/>
        </w:rPr>
      </w:pPr>
      <w:r w:rsidRPr="006F178A">
        <w:rPr>
          <w:rStyle w:val="2fb"/>
          <w:rtl/>
        </w:rPr>
        <w:t xml:space="preserve">ת"ק</w:t>
      </w:r>
      <w:r w:rsidRPr="006F178A">
        <w:rPr>
          <w:rtl/>
        </w:rPr>
        <w:t xml:space="preserve"> בזמן שקשור ותלוי בפתח - פותח ונועל בו.</w:t>
      </w:r>
    </w:p>
    <w:p w:rsidR="00E9703F" w:rsidRPr="006F178A" w:rsidRDefault="00E9703F" w:rsidP="00E9703F">
      <w:pPr>
        <w:rPr>
          <w:rtl/>
        </w:rPr>
      </w:pPr>
      <w:r w:rsidRPr="006F178A">
        <w:rPr>
          <w:rtl/>
        </w:rPr>
        <w:t>אין קשור ותלוי - אין פותח ונועל בו.</w:t>
      </w:r>
    </w:p>
    <w:p w:rsidR="00E9703F" w:rsidRPr="006F178A" w:rsidRDefault="00E9703F" w:rsidP="00E9703F">
      <w:pPr>
        <w:rPr>
          <w:rtl/>
        </w:rPr>
      </w:pPr>
      <w:r w:rsidRPr="006F178A">
        <w:rPr>
          <w:rStyle w:val="2fb"/>
          <w:rtl/>
        </w:rPr>
        <w:t xml:space="preserve">ולרשב"ג</w:t>
      </w:r>
      <w:r w:rsidRPr="006F178A">
        <w:rPr>
          <w:rtl/>
        </w:rPr>
        <w:t xml:space="preserve"> מתוקן, </w:t>
      </w:r>
      <w:ins w:id="94137" w:author="מנוע מכני" w:date="2026-10-11T12:04:39Z">
        <w:r>
          <w:rPr>
            <w:rtl/>
          </w:rPr>
          <w:t xml:space="preserve">אף</w:t>
        </w:r>
      </w:ins>
      <w:del w:id="94138" w:author="מנוע מכני" w:date="2026-10-11T12:04:39Z">
        <w:r w:rsidRPr="006F178A">
          <w:rPr>
            <w:rtl/>
          </w:rPr>
          <w:delText xml:space="preserve">אע"פ</w:delText>
        </w:r>
      </w:del>
      <w:r w:rsidRPr="006F178A">
        <w:rPr>
          <w:rtl/>
        </w:rPr>
        <w:t xml:space="preserve"> שאינו קשור.</w:t>
      </w:r>
    </w:p>
    <w:p w:rsidR="00E9703F" w:rsidRPr="006F178A" w:rsidRDefault="00E9703F" w:rsidP="00E9703F">
      <w:pPr>
        <w:rPr>
          <w:rtl/>
        </w:rPr>
      </w:pPr>
      <w:r w:rsidRPr="006F178A">
        <w:rPr>
          <w:rStyle w:val="2fb"/>
          <w:rFonts w:ascii="Fb Fontext" w:hAnsi="Fb Fontext"/>
          <w:sz w:val="20"/>
          <w:rtl/>
        </w:rPr>
        <w:t xml:space="preserve">רי"ו</w:t>
      </w:r>
      <w:r w:rsidRPr="006F178A">
        <w:rPr>
          <w:rFonts w:ascii="Fb Fontext" w:hAnsi="Fb Fontext"/>
          <w:sz w:val="20"/>
          <w:rtl/>
        </w:rPr>
        <w:t xml:space="preserve"> </w:t>
      </w:r>
      <w:ins w:id="95293" w:author="מנוע מכני" w:date="2026-10-11T12:04:39Z">
        <w:r>
          <w:rPr>
            <w:rFonts w:ascii="Fb Fontext" w:hAnsi="Fb Fontext"/>
            <w:sz w:val="20"/>
            <w:rtl/>
          </w:rPr>
          <w:t xml:space="preserve">סבר</w:t>
        </w:r>
      </w:ins>
      <w:del w:id="95294" w:author="מנוע מכני" w:date="2026-10-11T12:04:39Z">
        <w:r w:rsidRPr="006F178A">
          <w:rPr>
            <w:rFonts w:ascii="Fb Fontext" w:hAnsi="Fb Fontext"/>
            <w:sz w:val="20"/>
            <w:rtl/>
          </w:rPr>
          <w:delText xml:space="preserve">ס"ל</w:delText>
        </w:r>
      </w:del>
      <w:r w:rsidRPr="006F178A">
        <w:rPr>
          <w:rFonts w:ascii="Fb Fontext" w:hAnsi="Fb Fontext"/>
          <w:sz w:val="20"/>
          <w:rtl/>
        </w:rPr>
        <w:t xml:space="preserve"> הלכה כרבן שמעון בן גמליאל.</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ר"י</w:t>
      </w:r>
      <w:r w:rsidRPr="006F178A">
        <w:rPr>
          <w:rFonts w:ascii="Fb Fontext" w:hAnsi="Fb Fontext"/>
          <w:rtl/>
        </w:rPr>
        <w:t xml:space="preserve"> </w:t>
      </w:r>
      <w:ins w:id="106879" w:author="קלוד" w:date="2026-10-11T13:11:34Z">
        <w:r>
          <w:rPr>
            <w:rFonts w:ascii="Fb Fontext" w:hAnsi="Fb Fontext"/>
            <w:rtl/>
          </w:rPr>
          <w:t xml:space="preserve">חולק</w:t>
        </w:r>
      </w:ins>
      <w:del w:id="106880" w:author="קלוד" w:date="2026-10-11T13:11:34Z">
        <w:r w:rsidRPr="006F178A">
          <w:rPr>
            <w:rFonts w:ascii="Fb Fontext" w:hAnsi="Fb Fontext"/>
            <w:rtl/>
          </w:rPr>
          <w:delText xml:space="preserve">פליג</w:delText>
        </w:r>
      </w:del>
      <w:r w:rsidRPr="006F178A">
        <w:rPr>
          <w:rFonts w:ascii="Fb Fontext" w:hAnsi="Fb Fontext"/>
          <w:rtl/>
        </w:rPr>
        <w:t xml:space="preserve"> </w:t>
      </w:r>
      <w:ins w:id="106877" w:author="קלוד" w:date="2026-10-11T13:11:34Z">
        <w:r>
          <w:rPr>
            <w:rStyle w:val="2fb"/>
            <w:rFonts w:ascii="Fb Fontext" w:hAnsi="Fb Fontext"/>
            <w:rtl/>
          </w:rPr>
          <w:t xml:space="preserve">על</w:t>
        </w:r>
      </w:ins>
      <w:del w:id="106878" w:author="קלוד" w:date="2026-10-11T13:11:34Z">
        <w:r w:rsidRPr="006F178A">
          <w:rPr>
            <w:rStyle w:val="2fb"/>
            <w:rFonts w:ascii="Fb Fontext" w:hAnsi="Fb Fontext"/>
            <w:rtl/>
          </w:rPr>
          <w:delText xml:space="preserve">ארשב"ג</w:delText>
        </w:r>
      </w:del>
      <w:r w:rsidRPr="006F178A">
        <w:rPr>
          <w:rFonts w:ascii="Fb Fontext" w:hAnsi="Fb Fontext"/>
          <w:rtl/>
        </w:rPr>
        <w:t xml:space="preserve"> </w:t>
      </w:r>
      <w:ins w:id="95775" w:author="מנוע מכני" w:date="2026-10-11T12:04:39Z">
        <w:ins w:id="106875" w:author="קלוד" w:date="2026-10-11T13:11:34Z">
          <w:r>
            <w:rPr>
              <w:rFonts w:ascii="Fb Fontext" w:hAnsi="Fb Fontext"/>
              <w:rtl/>
            </w:rPr>
            <w:t xml:space="preserve">רשב"ג</w:t>
          </w:r>
        </w:ins>
        <w:del w:id="106876" w:author="קלוד" w:date="2026-10-11T13:11:34Z">
          <w:r>
            <w:rPr>
              <w:rFonts w:ascii="Fb Fontext" w:hAnsi="Fb Fontext"/>
              <w:rtl/>
            </w:rPr>
            <w:delText xml:space="preserve">באחת</w:delText>
          </w:r>
        </w:del>
      </w:ins>
      <w:del w:id="95776" w:author="מנוע מכני" w:date="2026-10-11T12:04:39Z">
        <w:r w:rsidRPr="006F178A">
          <w:rPr>
            <w:rFonts w:ascii="Fb Fontext" w:hAnsi="Fb Fontext"/>
            <w:rtl/>
          </w:rPr>
          <w:delText xml:space="preserve">בחדא</w:delText>
        </w:r>
      </w:del>
      <w:r w:rsidRPr="006F178A">
        <w:rPr>
          <w:rFonts w:ascii="Fb Fontext" w:hAnsi="Fb Fontext"/>
          <w:rtl/>
        </w:rPr>
        <w:t xml:space="preserve"> </w:t>
      </w:r>
      <w:ins w:id="106873" w:author="קלוד" w:date="2026-10-11T13:11:34Z">
        <w:r>
          <w:rPr>
            <w:rFonts w:ascii="Fb Fontext" w:hAnsi="Fb Fontext"/>
            <w:rtl/>
          </w:rPr>
          <w:t xml:space="preserve">באחת,</w:t>
        </w:r>
      </w:ins>
      <w:del w:id="106874" w:author="קלוד" w:date="2026-10-11T13:11:34Z">
        <w:r w:rsidRPr="006F178A">
          <w:rPr>
            <w:rFonts w:ascii="Fb Fontext" w:hAnsi="Fb Fontext"/>
            <w:rtl/>
          </w:rPr>
          <w:delText xml:space="preserve">והיינו</w:delText>
        </w:r>
      </w:del>
      <w:r w:rsidRPr="006F178A">
        <w:rPr>
          <w:rFonts w:ascii="Fb Fontext" w:hAnsi="Fb Fontext"/>
          <w:rtl/>
        </w:rPr>
        <w:t xml:space="preserve"> </w:t>
      </w:r>
      <w:ins w:id="95295" w:author="מנוע מכני" w:date="2026-10-11T12:04:39Z">
        <w:ins w:id="106871" w:author="קלוד" w:date="2026-10-11T13:11:34Z">
          <w:r>
            <w:rPr>
              <w:rFonts w:ascii="Fb Fontext" w:hAnsi="Fb Fontext"/>
              <w:rtl/>
            </w:rPr>
            <w:t xml:space="preserve">שסובר</w:t>
          </w:r>
        </w:ins>
        <w:del w:id="106872" w:author="קלוד" w:date="2026-10-11T13:11:34Z">
          <w:r>
            <w:rPr>
              <w:rFonts w:ascii="Fb Fontext" w:hAnsi="Fb Fontext"/>
              <w:rtl/>
            </w:rPr>
            <w:delText xml:space="preserve">דסבר</w:delText>
          </w:r>
        </w:del>
      </w:ins>
      <w:del w:id="95296" w:author="מנוע מכני" w:date="2026-10-11T12:04:39Z">
        <w:r w:rsidRPr="006F178A">
          <w:rPr>
            <w:rFonts w:ascii="Fb Fontext" w:hAnsi="Fb Fontext"/>
            <w:rtl/>
          </w:rPr>
          <w:delText xml:space="preserve">דס"ל</w:delText>
        </w:r>
      </w:del>
      <w:r w:rsidRPr="006F178A">
        <w:rPr>
          <w:rFonts w:ascii="Fb Fontext" w:hAnsi="Fb Fontext" w:hint="cs"/>
          <w:rtl/>
        </w:rPr>
        <w:t xml:space="preserve"> </w:t>
      </w:r>
      <w:ins w:id="106869" w:author="קלוד" w:date="2026-10-11T13:11:34Z">
        <w:r>
          <w:rPr>
            <w:rStyle w:val="2fb"/>
            <w:rFonts w:ascii="Fb Fontext" w:hAnsi="Fb Fontext"/>
            <w:rtl/>
          </w:rPr>
          <w:t xml:space="preserve">שצריך</w:t>
        </w:r>
      </w:ins>
      <w:del w:id="106870" w:author="קלוד" w:date="2026-10-11T13:11:34Z">
        <w:r w:rsidRPr="006F178A">
          <w:rPr>
            <w:rStyle w:val="2fb"/>
            <w:rFonts w:ascii="Fb Fontext" w:hAnsi="Fb Fontext"/>
            <w:rtl/>
          </w:rPr>
          <w:delText xml:space="preserve">לר"י</w:delText>
        </w:r>
        <w:r w:rsidRPr="006F178A">
          <w:rPr>
            <w:rFonts w:ascii="Fb Fontext" w:hAnsi="Fb Fontext"/>
            <w:rtl/>
          </w:rPr>
          <w:delText xml:space="preserve"> דבעי'</w:delText>
        </w:r>
      </w:del>
      <w:r w:rsidRPr="006F178A">
        <w:rPr>
          <w:rFonts w:ascii="Fb Fontext" w:hAnsi="Fb Fontext"/>
          <w:rtl/>
        </w:rPr>
        <w:t xml:space="preserve"> שיהא </w:t>
      </w:r>
      <w:ins w:id="106867" w:author="קלוד" w:date="2026-10-11T13:11:34Z">
        <w:r>
          <w:rPr>
            <w:rFonts w:ascii="Fb Fontext" w:hAnsi="Fb Fontext"/>
            <w:rtl/>
          </w:rPr>
          <w:t xml:space="preserve">על זה</w:t>
        </w:r>
      </w:ins>
      <w:del w:id="106868" w:author="קלוד" w:date="2026-10-11T13:11:34Z">
        <w:r w:rsidRPr="006F178A">
          <w:rPr>
            <w:rFonts w:ascii="Fb Fontext" w:hAnsi="Fb Fontext"/>
            <w:rtl/>
          </w:rPr>
          <w:delText xml:space="preserve">ע"ז</w:delText>
        </w:r>
      </w:del>
      <w:r w:rsidRPr="006F178A">
        <w:rPr>
          <w:rFonts w:ascii="Fb Fontext" w:hAnsi="Fb Fontext"/>
          <w:rtl/>
        </w:rPr>
        <w:t xml:space="preserve"> תורת כלי.</w:t>
      </w:r>
    </w:p>
    <w:p w:rsidR="00E9703F" w:rsidRPr="006F178A" w:rsidRDefault="00E9703F" w:rsidP="00E9703F">
      <w:pPr>
        <w:rPr>
          <w:rtl/>
        </w:rPr>
      </w:pPr>
      <w:ins w:id="106887" w:author="קלוד" w:date="2026-10-11T13:11:34Z">
        <w:r>
          <w:rPr>
            <w:rStyle w:val="2fb"/>
            <w:rtl/>
          </w:rPr>
          <w:t xml:space="preserve">שר"י</w:t>
        </w:r>
      </w:ins>
      <w:del w:id="106888" w:author="קלוד" w:date="2026-10-11T13:11:34Z">
        <w:r w:rsidRPr="006F178A">
          <w:rPr>
            <w:rStyle w:val="2fb"/>
            <w:rtl/>
          </w:rPr>
          <w:delText xml:space="preserve">דר"י</w:delText>
        </w:r>
      </w:del>
      <w:r w:rsidRPr="006F178A">
        <w:rPr>
          <w:rtl/>
        </w:rPr>
        <w:t xml:space="preserve"> </w:t>
      </w:r>
      <w:ins w:id="95297" w:author="מנוע מכני" w:date="2026-10-11T12:04:39Z">
        <w:ins w:id="106885" w:author="קלוד" w:date="2026-10-11T13:11:34Z">
          <w:r>
            <w:rPr>
              <w:rtl/>
            </w:rPr>
            <w:t xml:space="preserve">סובר:</w:t>
          </w:r>
        </w:ins>
        <w:del w:id="106886" w:author="קלוד" w:date="2026-10-11T13:11:34Z">
          <w:r>
            <w:rPr>
              <w:rtl/>
            </w:rPr>
            <w:delText xml:space="preserve">סבר</w:delText>
          </w:r>
        </w:del>
      </w:ins>
      <w:del w:id="95298" w:author="מנוע מכני" w:date="2026-10-11T12:04:39Z">
        <w:r w:rsidRPr="006F178A">
          <w:rPr>
            <w:rtl/>
          </w:rPr>
          <w:delText xml:space="preserve">ס"ל</w:delText>
        </w:r>
      </w:del>
      <w:r w:rsidRPr="006F178A">
        <w:rPr>
          <w:rtl/>
        </w:rPr>
        <w:t xml:space="preserve"> כל כיסויי כלים שיש להם אחיזה ניטלין </w:t>
      </w:r>
      <w:ins w:id="106883" w:author="קלוד" w:date="2026-10-11T13:11:34Z">
        <w:r>
          <w:rPr>
            <w:rtl/>
          </w:rPr>
          <w:t xml:space="preserve">בשבת,</w:t>
        </w:r>
      </w:ins>
      <w:del w:id="106884" w:author="קלוד" w:date="2026-10-11T13:11:34Z">
        <w:r w:rsidRPr="006F178A">
          <w:rPr>
            <w:rtl/>
          </w:rPr>
          <w:delText xml:space="preserve">בשבת</w:delText>
        </w:r>
      </w:del>
      <w:r w:rsidRPr="006F178A">
        <w:rPr>
          <w:rtl/>
        </w:rPr>
        <w:t xml:space="preserve"> ודווקא </w:t>
      </w:r>
      <w:ins w:id="106881" w:author="קלוד" w:date="2026-10-11T13:11:34Z">
        <w:r>
          <w:rPr>
            <w:rtl/>
          </w:rPr>
          <w:t xml:space="preserve">כשיש</w:t>
        </w:r>
      </w:ins>
      <w:del w:id="106882" w:author="קלוד" w:date="2026-10-11T13:11:34Z">
        <w:r w:rsidRPr="006F178A">
          <w:rPr>
            <w:rtl/>
          </w:rPr>
          <w:delText xml:space="preserve">באיכא</w:delText>
        </w:r>
      </w:del>
      <w:r w:rsidRPr="006F178A">
        <w:rPr>
          <w:rtl/>
        </w:rPr>
        <w:t xml:space="preserve"> תורת כלי עליהן.</w:t>
      </w:r>
    </w:p>
    <w:p w:rsidR="00E9703F" w:rsidRPr="006F178A" w:rsidRDefault="00E9703F" w:rsidP="00E9703F">
      <w:pPr>
        <w:rPr>
          <w:rtl/>
        </w:rPr>
      </w:pPr>
      <w:r w:rsidRPr="006F178A">
        <w:rPr>
          <w:rtl/>
        </w:rPr>
        <w:lastRenderedPageBreak/>
        <w:t xml:space="preserve">וכן בחריות של דקל שגדרן לשם עצים ונמלך עליהן </w:t>
      </w:r>
      <w:ins w:id="106891" w:author="קלוד" w:date="2026-10-11T13:11:34Z">
        <w:r>
          <w:rPr>
            <w:rtl/>
          </w:rPr>
          <w:t xml:space="preserve">לישיבה,</w:t>
        </w:r>
      </w:ins>
      <w:del w:id="106892" w:author="קלוד" w:date="2026-10-11T13:11:34Z">
        <w:r w:rsidRPr="006F178A">
          <w:rPr>
            <w:rtl/>
          </w:rPr>
          <w:lastRenderedPageBreak/>
          <w:delText xml:space="preserve">לישיבה</w:delText>
        </w:r>
      </w:del>
      <w:r w:rsidRPr="006F178A">
        <w:rPr>
          <w:rtl/>
        </w:rPr>
        <w:lastRenderedPageBreak/>
        <w:t xml:space="preserve"> </w:t>
      </w:r>
      <w:ins w:id="106889" w:author="קלוד" w:date="2026-10-11T13:11:34Z">
        <w:r>
          <w:rPr>
            <w:rStyle w:val="2fb"/>
            <w:rtl/>
          </w:rPr>
          <w:t xml:space="preserve">שלרי"ו</w:t>
        </w:r>
      </w:ins>
      <w:del w:id="106890" w:author="קלוד" w:date="2026-10-11T13:11:34Z">
        <w:r w:rsidRPr="006F178A">
          <w:rPr>
            <w:rStyle w:val="2fb"/>
            <w:rtl/>
          </w:rPr>
          <w:lastRenderedPageBreak/>
          <w:delText xml:space="preserve">דלרי"ו</w:delText>
        </w:r>
      </w:del>
      <w:r w:rsidRPr="006F178A">
        <w:rPr>
          <w:rtl/>
        </w:rPr>
        <w:lastRenderedPageBreak/>
        <w:t xml:space="preserve"> צריך לקשר.</w:t>
      </w:r>
    </w:p>
    <w:p w:rsidR="00E9703F" w:rsidRPr="006F178A" w:rsidRDefault="00E9703F" w:rsidP="00E9703F">
      <w:pPr>
        <w:rPr>
          <w:rtl/>
        </w:rPr>
      </w:pPr>
      <w:r w:rsidRPr="006F178A">
        <w:rPr>
          <w:rFonts w:ascii="Fb Fontext" w:hAnsi="Fb Fontext"/>
          <w:sz w:val="20"/>
          <w:rtl/>
        </w:rPr>
        <w:t xml:space="preserve">ולא </w:t>
      </w:r>
      <w:r w:rsidRPr="006F178A">
        <w:rPr>
          <w:rStyle w:val="2fb"/>
          <w:rFonts w:ascii="Fb Fontext" w:hAnsi="Fb Fontext"/>
          <w:sz w:val="20"/>
          <w:rtl/>
        </w:rPr>
        <w:t xml:space="preserve">כרשב"ג</w:t>
      </w:r>
      <w:r w:rsidRPr="006F178A">
        <w:rPr>
          <w:rFonts w:ascii="Fb Fontext" w:hAnsi="Fb Fontext"/>
          <w:sz w:val="20"/>
          <w:rtl/>
        </w:rPr>
        <w:t xml:space="preserve"> שא"צ </w:t>
      </w:r>
      <w:ins w:id="106907" w:author="קלוד" w:date="2026-10-11T13:11:34Z">
        <w:r>
          <w:rPr>
            <w:rFonts w:ascii="Fb Fontext" w:hAnsi="Fb Fontext"/>
            <w:sz w:val="20"/>
            <w:rtl/>
          </w:rPr>
          <w:t xml:space="preserve">לקשר.</w:t>
        </w:r>
      </w:ins>
      <w:del w:id="106908" w:author="קלוד" w:date="2026-10-11T13:11:34Z">
        <w:r w:rsidRPr="006F178A">
          <w:rPr>
            <w:rFonts w:ascii="Fb Fontext" w:hAnsi="Fb Fontext"/>
            <w:sz w:val="20"/>
            <w:rtl/>
          </w:rPr>
          <w:delText xml:space="preserve">לקשר</w:delText>
        </w:r>
      </w:del>
      <w:r w:rsidRPr="006F178A">
        <w:rPr>
          <w:rFonts w:ascii="Fb Fontext" w:hAnsi="Fb Fontext"/>
          <w:sz w:val="20"/>
          <w:rtl/>
        </w:rPr>
        <w:t xml:space="preserve"> והיינו </w:t>
      </w:r>
      <w:ins w:id="106905" w:author="קלוד" w:date="2026-10-11T13:11:34Z">
        <w:r>
          <w:rPr>
            <w:rFonts w:ascii="Fb Fontext" w:hAnsi="Fb Fontext"/>
            <w:sz w:val="20"/>
            <w:rtl/>
          </w:rPr>
          <w:t xml:space="preserve">שחולק</w:t>
        </w:r>
      </w:ins>
      <w:del w:id="106906" w:author="קלוד" w:date="2026-10-11T13:11:34Z">
        <w:r w:rsidRPr="006F178A">
          <w:rPr>
            <w:rFonts w:ascii="Fb Fontext" w:hAnsi="Fb Fontext"/>
            <w:sz w:val="20"/>
            <w:rtl/>
          </w:rPr>
          <w:delText xml:space="preserve">דפליג</w:delText>
        </w:r>
      </w:del>
      <w:r w:rsidRPr="006F178A">
        <w:rPr>
          <w:rFonts w:ascii="Fb Fontext" w:hAnsi="Fb Fontext"/>
          <w:sz w:val="20"/>
          <w:rtl/>
        </w:rPr>
        <w:t xml:space="preserve"> </w:t>
      </w:r>
      <w:ins w:id="93565" w:author="מנוע מכני" w:date="2026-10-11T12:04:39Z">
        <w:r>
          <w:rPr>
            <w:rFonts w:ascii="Fb Fontext" w:hAnsi="Fb Fontext"/>
            <w:sz w:val="20"/>
            <w:rtl/>
          </w:rPr>
          <w:t xml:space="preserve">עליו</w:t>
        </w:r>
      </w:ins>
      <w:del w:id="93566" w:author="מנוע מכני" w:date="2026-10-11T12:04:39Z">
        <w:r w:rsidRPr="006F178A">
          <w:rPr>
            <w:rFonts w:ascii="Fb Fontext" w:hAnsi="Fb Fontext"/>
            <w:sz w:val="20"/>
            <w:rtl/>
          </w:rPr>
          <w:delText xml:space="preserve">עליה</w:delText>
        </w:r>
      </w:del>
      <w:r w:rsidRPr="006F178A">
        <w:rPr>
          <w:rFonts w:ascii="Fb Fontext" w:hAnsi="Fb Fontext"/>
          <w:sz w:val="20"/>
          <w:rtl/>
        </w:rPr>
        <w:t xml:space="preserve"> </w:t>
      </w:r>
      <w:ins w:id="95777" w:author="מנוע מכני" w:date="2026-10-11T12:04:39Z">
        <w:ins w:id="106903" w:author="קלוד" w:date="2026-10-11T13:11:34Z">
          <w:r>
            <w:rPr>
              <w:rFonts w:ascii="Fb Fontext" w:hAnsi="Fb Fontext"/>
              <w:sz w:val="20"/>
              <w:rtl/>
            </w:rPr>
            <w:t xml:space="preserve">באחת,</w:t>
          </w:r>
        </w:ins>
        <w:del w:id="106904" w:author="קלוד" w:date="2026-10-11T13:11:34Z">
          <w:r>
            <w:rPr>
              <w:rFonts w:ascii="Fb Fontext" w:hAnsi="Fb Fontext"/>
              <w:sz w:val="20"/>
              <w:rtl/>
            </w:rPr>
            <w:delText xml:space="preserve">באחת</w:delText>
          </w:r>
        </w:del>
      </w:ins>
      <w:del w:id="95778" w:author="מנוע מכני" w:date="2026-10-11T12:04:39Z">
        <w:r w:rsidRPr="006F178A">
          <w:rPr>
            <w:rFonts w:ascii="Fb Fontext" w:hAnsi="Fb Fontext"/>
            <w:sz w:val="20"/>
            <w:rtl/>
          </w:rPr>
          <w:delText xml:space="preserve">בחדא</w:delText>
        </w:r>
      </w:del>
      <w:r w:rsidRPr="006F178A">
        <w:rPr>
          <w:rFonts w:ascii="Fb Fontext" w:hAnsi="Fb Fontext"/>
          <w:sz w:val="20"/>
          <w:rtl/>
        </w:rPr>
        <w:t xml:space="preserve"> </w:t>
      </w:r>
      <w:ins w:id="95299" w:author="מנוע מכני" w:date="2026-10-11T12:04:39Z">
        <w:ins w:id="106901" w:author="קלוד" w:date="2026-10-11T13:11:34Z">
          <w:r>
            <w:rPr>
              <w:rFonts w:ascii="Fb Fontext" w:hAnsi="Fb Fontext"/>
              <w:sz w:val="20"/>
              <w:rtl/>
            </w:rPr>
            <w:t xml:space="preserve">וסובר</w:t>
          </w:r>
        </w:ins>
        <w:del w:id="106902" w:author="קלוד" w:date="2026-10-11T13:11:34Z">
          <w:r>
            <w:rPr>
              <w:rFonts w:ascii="Fb Fontext" w:hAnsi="Fb Fontext"/>
              <w:sz w:val="20"/>
              <w:rtl/>
            </w:rPr>
            <w:delText xml:space="preserve">וסבר</w:delText>
          </w:r>
        </w:del>
      </w:ins>
      <w:del w:id="95300" w:author="מנוע מכני" w:date="2026-10-11T12:04:39Z">
        <w:r w:rsidRPr="006F178A">
          <w:rPr>
            <w:rFonts w:ascii="Fb Fontext" w:hAnsi="Fb Fontext"/>
            <w:sz w:val="20"/>
            <w:rtl/>
          </w:rPr>
          <w:delText xml:space="preserve">וס"ל</w:delText>
        </w:r>
      </w:del>
      <w:r w:rsidRPr="006F178A">
        <w:rPr>
          <w:rFonts w:ascii="Fb Fontext" w:hAnsi="Fb Fontext"/>
          <w:sz w:val="20"/>
          <w:rtl/>
        </w:rPr>
        <w:t xml:space="preserve"> </w:t>
      </w:r>
      <w:ins w:id="106899" w:author="קלוד" w:date="2026-10-11T13:11:34Z">
        <w:r>
          <w:rPr>
            <w:rFonts w:ascii="Fb Fontext" w:hAnsi="Fb Fontext"/>
            <w:sz w:val="20"/>
            <w:rtl/>
          </w:rPr>
          <w:t xml:space="preserve">כמותו</w:t>
        </w:r>
      </w:ins>
      <w:del w:id="106900" w:author="קלוד" w:date="2026-10-11T13:11:34Z">
        <w:r w:rsidRPr="006F178A">
          <w:rPr>
            <w:rFonts w:ascii="Fb Fontext" w:hAnsi="Fb Fontext"/>
            <w:sz w:val="20"/>
            <w:rtl/>
          </w:rPr>
          <w:delText xml:space="preserve">כותיה</w:delText>
        </w:r>
      </w:del>
      <w:r w:rsidRPr="006F178A">
        <w:rPr>
          <w:rFonts w:ascii="Fb Fontext" w:hAnsi="Fb Fontext"/>
          <w:sz w:val="20"/>
          <w:rtl/>
        </w:rPr>
        <w:t xml:space="preserve"> </w:t>
      </w:r>
      <w:ins w:id="106897" w:author="קלוד" w:date="2026-10-11T13:11:34Z">
        <w:r>
          <w:rPr>
            <w:rFonts w:ascii="Fb Fontext" w:hAnsi="Fb Fontext" w:hint="cs"/>
            <w:sz w:val="20"/>
            <w:rtl/>
          </w:rPr>
          <w:t xml:space="preserve">בזו,</w:t>
        </w:r>
      </w:ins>
      <w:del w:id="106898" w:author="קלוד" w:date="2026-10-11T13:11:34Z">
        <w:r w:rsidRPr="006F178A">
          <w:rPr>
            <w:rFonts w:ascii="Fb Fontext" w:hAnsi="Fb Fontext" w:hint="cs"/>
            <w:sz w:val="20"/>
            <w:rtl/>
          </w:rPr>
          <w:delText xml:space="preserve">ב</w:delText>
        </w:r>
        <w:r w:rsidRPr="006F178A">
          <w:rPr>
            <w:rFonts w:ascii="Fb Fontext" w:hAnsi="Fb Fontext"/>
            <w:sz w:val="20"/>
            <w:rtl/>
          </w:rPr>
          <w:delText xml:space="preserve">הך</w:delText>
        </w:r>
      </w:del>
      <w:r w:rsidRPr="006F178A">
        <w:rPr>
          <w:rFonts w:ascii="Fb Fontext" w:hAnsi="Fb Fontext"/>
          <w:sz w:val="20"/>
          <w:rtl/>
        </w:rPr>
        <w:t xml:space="preserve"> </w:t>
      </w:r>
      <w:ins w:id="106895" w:author="קלוד" w:date="2026-10-11T13:11:34Z">
        <w:r>
          <w:rPr>
            <w:rFonts w:ascii="Fb Fontext" w:hAnsi="Fb Fontext"/>
            <w:sz w:val="20"/>
            <w:rtl/>
          </w:rPr>
          <w:t xml:space="preserve">שמועיל</w:t>
        </w:r>
      </w:ins>
      <w:del w:id="106896" w:author="קלוד" w:date="2026-10-11T13:11:34Z">
        <w:r w:rsidRPr="006F178A">
          <w:rPr>
            <w:rFonts w:ascii="Fb Fontext" w:hAnsi="Fb Fontext"/>
            <w:sz w:val="20"/>
            <w:rtl/>
          </w:rPr>
          <w:delText xml:space="preserve">דמהני</w:delText>
        </w:r>
      </w:del>
      <w:r w:rsidRPr="006F178A">
        <w:rPr>
          <w:rFonts w:ascii="Fb Fontext" w:hAnsi="Fb Fontext"/>
          <w:sz w:val="20"/>
          <w:rtl/>
        </w:rPr>
        <w:t xml:space="preserve"> </w:t>
      </w:r>
      <w:ins w:id="106893" w:author="קלוד" w:date="2026-10-11T13:11:34Z">
        <w:r>
          <w:rPr>
            <w:rFonts w:ascii="Fb Fontext" w:hAnsi="Fb Fontext"/>
            <w:sz w:val="20"/>
            <w:rtl/>
          </w:rPr>
          <w:t xml:space="preserve">מתוקן</w:t>
        </w:r>
      </w:ins>
      <w:del w:id="106894" w:author="קלוד" w:date="2026-10-11T13:11:34Z">
        <w:r w:rsidRPr="006F178A">
          <w:rPr>
            <w:rFonts w:ascii="Fb Fontext" w:hAnsi="Fb Fontext"/>
            <w:sz w:val="20"/>
            <w:rtl/>
          </w:rPr>
          <w:delText xml:space="preserve">במתוקן</w:delText>
        </w:r>
      </w:del>
      <w:r w:rsidRPr="006F178A">
        <w:rPr>
          <w:rFonts w:ascii="Fb Fontext" w:hAnsi="Fb Fontext"/>
          <w:sz w:val="20"/>
          <w:rtl/>
        </w:rPr>
        <w:t xml:space="preserve"> </w:t>
      </w:r>
      <w:ins w:id="94139" w:author="מנוע מכני" w:date="2026-10-11T12:04:39Z">
        <w:r>
          <w:rPr>
            <w:rFonts w:ascii="Fb Fontext" w:hAnsi="Fb Fontext"/>
            <w:sz w:val="20"/>
            <w:rtl/>
          </w:rPr>
          <w:t xml:space="preserve">אף</w:t>
        </w:r>
      </w:ins>
      <w:del w:id="94140" w:author="מנוע מכני" w:date="2026-10-11T12:04:39Z">
        <w:r w:rsidRPr="006F178A">
          <w:rPr>
            <w:rFonts w:ascii="Fb Fontext" w:hAnsi="Fb Fontext"/>
            <w:sz w:val="20"/>
            <w:rtl/>
          </w:rPr>
          <w:delText xml:space="preserve">אע"פ</w:delText>
        </w:r>
      </w:del>
      <w:r w:rsidRPr="006F178A">
        <w:rPr>
          <w:rFonts w:ascii="Fb Fontext" w:hAnsi="Fb Fontext"/>
          <w:sz w:val="20"/>
          <w:rtl/>
        </w:rPr>
        <w:t xml:space="preserve"> שאינו קשור.</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ול</w:t>
      </w:r>
      <w:r w:rsidRPr="006F178A">
        <w:rPr>
          <w:rStyle w:val="afffe"/>
          <w:rFonts w:ascii="Fb Fontext" w:hAnsi="Fb Fontext"/>
          <w:b/>
          <w:rtl/>
        </w:rPr>
        <w:t>הלכתא</w:t>
      </w:r>
      <w:r w:rsidRPr="006F178A">
        <w:rPr>
          <w:rStyle w:val="afffe"/>
          <w:rFonts w:ascii="Fb Fontext" w:hAnsi="Fb Fontext"/>
          <w:rtl/>
        </w:rPr>
        <w:t>:</w:t>
      </w:r>
      <w:r w:rsidRPr="006F178A">
        <w:rPr>
          <w:rFonts w:ascii="Fb Fontext" w:hAnsi="Fb Fontext"/>
          <w:rtl/>
        </w:rPr>
        <w:t xml:space="preserve"> דרש </w:t>
      </w:r>
      <w:r w:rsidRPr="006F178A">
        <w:rPr>
          <w:rStyle w:val="2fb"/>
          <w:rFonts w:ascii="Fb Fontext" w:hAnsi="Fb Fontext"/>
          <w:rtl/>
        </w:rPr>
        <w:t xml:space="preserve">רבי</w:t>
      </w:r>
      <w:r w:rsidRPr="006F178A">
        <w:rPr>
          <w:rFonts w:ascii="Fb Fontext" w:hAnsi="Fb Fontext"/>
          <w:rtl/>
        </w:rPr>
        <w:t xml:space="preserve"> יצחק נפחא אפתחא דריש </w:t>
      </w:r>
      <w:ins w:id="96197" w:author="מנוע מכני" w:date="2026-10-11T12:04:39Z">
        <w:r>
          <w:rPr>
            <w:rFonts w:ascii="Fb Fontext" w:hAnsi="Fb Fontext"/>
            <w:rtl/>
          </w:rPr>
          <w:t xml:space="preserve">גלות</w:t>
        </w:r>
      </w:ins>
      <w:del w:id="96198" w:author="מנוע מכני" w:date="2026-10-11T12:04:39Z">
        <w:r w:rsidRPr="006F178A">
          <w:rPr>
            <w:rFonts w:ascii="Fb Fontext" w:hAnsi="Fb Fontext"/>
            <w:rtl/>
          </w:rPr>
          <w:delText xml:space="preserve">גלותא</w:delText>
        </w:r>
      </w:del>
      <w:r w:rsidRPr="006F178A">
        <w:rPr>
          <w:rFonts w:ascii="Fb Fontext" w:hAnsi="Fb Fontext"/>
          <w:rtl/>
        </w:rPr>
        <w:t xml:space="preserve">: הלכה </w:t>
      </w:r>
      <w:ins w:id="90567" w:author="מנוע מכני" w:date="2026-10-11T12:04:39Z">
        <w:r>
          <w:rPr>
            <w:rStyle w:val="2fb"/>
            <w:rFonts w:ascii="Fb Fontext" w:hAnsi="Fb Fontext"/>
            <w:rtl/>
          </w:rPr>
          <w:t xml:space="preserve">כר"א</w:t>
        </w:r>
      </w:ins>
      <w:del w:id="90568" w:author="מנוע מכני" w:date="2026-10-11T12:04:39Z">
        <w:r w:rsidRPr="006F178A">
          <w:rPr>
            <w:rFonts w:ascii="Fb Fontext" w:hAnsi="Fb Fontext"/>
            <w:rtl/>
          </w:rPr>
          <w:delText xml:space="preserve">כרבי אליעזר</w:delText>
        </w:r>
      </w:del>
      <w:r w:rsidRPr="006F178A">
        <w:rPr>
          <w:rFonts w:ascii="Fb Fontext" w:hAnsi="Fb Fontext"/>
          <w:rtl/>
        </w:rPr>
        <w:t xml:space="preserve"> דאוסר.</w:t>
      </w:r>
    </w:p>
    <w:p w:rsidR="00E9703F" w:rsidRPr="006F178A" w:rsidRDefault="00E9703F" w:rsidP="00E9703F">
      <w:pPr>
        <w:rPr>
          <w:rtl/>
        </w:rPr>
      </w:pPr>
      <w:r w:rsidRPr="006F178A">
        <w:rPr>
          <w:rtl/>
        </w:rPr>
        <w:t xml:space="preserve">וממעשה </w:t>
      </w:r>
      <w:r w:rsidRPr="006F178A">
        <w:rPr>
          <w:rStyle w:val="2fb"/>
          <w:rtl/>
        </w:rPr>
        <w:t xml:space="preserve">רב</w:t>
      </w:r>
      <w:r w:rsidRPr="006F178A">
        <w:rPr>
          <w:rtl/>
        </w:rPr>
        <w:t xml:space="preserve">, ומסתמא דמתני', משמע כחכמים שפוקקין ומודדין וקושרין בשבת.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15" w:author="קלוד" w:date="2026-10-11T09:07:15Z"/>
        </w:rPr>
      </w:pPr>
      <w:ins w:id="20614" w:author="קלוד" w:date="2026-10-11T09:07:15Z">
        <w:r>
          <w:t xml:space="preserve">משנה ח</w:t>
        </w:r>
      </w:ins>
    </w:p>
    <w:p w:rsidR="00E9703F" w:rsidRPr="009757B9" w:rsidRDefault="00E9703F" w:rsidP="00E9703F">
      <w:pPr>
        <w:pStyle w:val="afff9"/>
        <w:rPr>
          <w:del w:id="20343" w:author="קלוד" w:date="2026-10-11T09:07:15Z"/>
          <w:b/>
          <w:rtl/>
        </w:rPr>
      </w:pPr>
      <w:del w:id="20342"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97" w:author="קלוד" w:date="2026-10-11T12:09:42Z">
          <w:pPr>
            <w:pStyle w:val="afff9"/>
          </w:pPr>
        </w:pPrChange>
      </w:pPr>
      <w:r w:rsidRPr="009757B9">
        <w:rPr>
          <w:b/>
          <w:rtl/>
        </w:rPr>
        <w:t>כיסוי הכלים שיש להם בית אחיזה - ניטלין בשבת.</w:t>
      </w:r>
    </w:p>
    <w:p w:rsidR="00E9703F" w:rsidRDefault="00E9703F" w:rsidP="00E9703F">
      <w:pPr>
        <w:pStyle w:val="afff9"/>
        <w:rPr>
          <w:b/>
          <w:rtl/>
        </w:rPr>
      </w:pPr>
      <w:r>
        <w:rPr>
          <w:rStyle w:val="TanaimMishna"/>
          <w:b/>
          <w:rtl/>
          <w:rPrChange w:id="20059" w:author="קלוד" w:date="2026-10-11T09:07:15Z">
            <w:rPr>
              <w:b/>
              <w:rtl/>
            </w:rPr>
          </w:rPrChange>
        </w:rPr>
        <w:t xml:space="preserve">רבי יוסי</w:t>
      </w:r>
      <w:r>
        <w:rPr>
          <w:b/>
          <w:rtl/>
        </w:rPr>
        <w:t xml:space="preserve"> בד"א בכיסוי קרקעות</w:t>
      </w:r>
      <w:r w:rsidRPr="009757B9">
        <w:rPr>
          <w:rFonts w:ascii="David" w:hAnsi="David"/>
          <w:b/>
          <w:rtl/>
        </w:rPr>
        <w:t xml:space="preserve"> [בור ודות דהוי כבונה אי לאו דמוכח]</w:t>
      </w:r>
    </w:p>
    <w:p w:rsidR="00E9703F" w:rsidRPr="009757B9" w:rsidRDefault="00E9703F" w:rsidP="00E9703F">
      <w:pPr>
        <w:pStyle w:val="afff9"/>
        <w:rPr>
          <w:b/>
          <w:rtl/>
        </w:rPr>
      </w:pPr>
      <w:r w:rsidRPr="009757B9">
        <w:rPr>
          <w:b/>
          <w:rtl/>
        </w:rPr>
        <w:t>אבל בכיסוי הכלים - בין כך ובין כך ניטלין בשבת.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71" w:author="קלוד" w:date="2026-10-11T12:33:55Z"/>
        </w:rPr>
      </w:pPr>
      <w:ins w:id="90272" w:author="קלוד" w:date="2026-10-11T12:33:55Z">
        <w:r>
          <w:rPr>
            <w:color w:val="7B3F00"/>
          </w:rPr>
          <w:t xml:space="preserve">כיסוי הכלים והקרקעות - בית אחיזה ותורת כלי</w:t>
        </w:r>
      </w:ins>
    </w:p>
    <w:p>
      <w:pPr>
        <w:pStyle w:val="38"/>
        <w:rPr>
          <w:ins w:id="98726" w:author="מנוע מכני" w:date="2026-10-11T12:04:39Z"/>
        </w:rPr>
      </w:pPr>
      <w:del w:id="98725" w:author="מנוע מכני" w:date="2026-10-11T12:04:39Z">
        <w:r w:rsidRPr="006F178A">
          <w:delText xml:space="preserve">•</w:delText>
        </w:r>
      </w:del>
      <w:r w:rsidRPr="006F178A">
        <w:t xml:space="preserve"> </w:t>
      </w:r>
      <w:r w:rsidRPr="006F178A">
        <w:t xml:space="preserve">רי"ו:</w:t>
      </w:r>
    </w:p>
    <w:p w:rsidR="00E9703F" w:rsidRPr="006F178A" w:rsidRDefault="00E9703F" w:rsidP="00E9703F">
      <w:pPr>
        <w:rPr>
          <w:rtl/>
        </w:rPr>
      </w:pPr>
      <w:del w:id="98727" w:author="מנוע מכני" w:date="2026-10-11T12:04:39Z">
        <w:r w:rsidRPr="006F178A">
          <w:rPr>
            <w:rFonts w:ascii="Fb Fontext" w:hAnsi="Fb Fontext"/>
            <w:rtl/>
          </w:rPr>
          <w:delText xml:space="preserve"> </w:delText>
        </w:r>
      </w:del>
      <w:ins w:id="90525" w:author="Claude - סמנטי" w:date="2026-10-11T12:28:21Z">
        <w:r>
          <w:rPr>
            <w:rFonts w:ascii="Fb Fontext" w:hAnsi="Fb Fontext"/>
            <w:rtl/>
          </w:rPr>
          <w:t xml:space="preserve">מחלוקת</w:t>
        </w:r>
      </w:ins>
      <w:del w:id="90526" w:author="Claude - סמנטי" w:date="2026-10-11T12:28:21Z">
        <w:r w:rsidRPr="006F178A">
          <w:rPr>
            <w:rFonts w:ascii="Fb Fontext" w:hAnsi="Fb Fontext"/>
            <w:rtl/>
          </w:rPr>
          <w:delText xml:space="preserve">פלוגתא</w:delText>
        </w:r>
      </w:del>
      <w:r w:rsidRPr="006F178A">
        <w:rPr>
          <w:rFonts w:ascii="Fb Fontext" w:hAnsi="Fb Fontext"/>
          <w:rtl/>
        </w:rPr>
        <w:t xml:space="preserve"> </w:t>
      </w:r>
      <w:ins w:id="106911" w:author="קלוד" w:date="2026-10-11T13:11:34Z">
        <w:r>
          <w:rPr>
            <w:rFonts w:ascii="Fb Fontext" w:hAnsi="Fb Fontext"/>
            <w:rtl/>
          </w:rPr>
          <w:t xml:space="preserve">משנתנו</w:t>
        </w:r>
      </w:ins>
      <w:del w:id="106912" w:author="קלוד" w:date="2026-10-11T13:11:34Z">
        <w:r w:rsidRPr="006F178A">
          <w:rPr>
            <w:rFonts w:ascii="Fb Fontext" w:hAnsi="Fb Fontext"/>
            <w:rtl/>
          </w:rPr>
          <w:delText xml:space="preserve">דמתני'</w:delText>
        </w:r>
      </w:del>
      <w:r w:rsidRPr="006F178A">
        <w:rPr>
          <w:rFonts w:ascii="Fb Fontext" w:hAnsi="Fb Fontext"/>
          <w:rtl/>
        </w:rPr>
        <w:t xml:space="preserve"> </w:t>
      </w:r>
      <w:ins w:id="106909" w:author="קלוד" w:date="2026-10-11T13:11:34Z">
        <w:r>
          <w:rPr>
            <w:rFonts w:ascii="Fb Fontext" w:hAnsi="Fb Fontext"/>
            <w:rtl/>
          </w:rPr>
          <w:t xml:space="preserve">- כשאין</w:t>
        </w:r>
      </w:ins>
      <w:del w:id="106910" w:author="קלוד" w:date="2026-10-11T13:11:34Z">
        <w:r w:rsidRPr="006F178A">
          <w:rPr>
            <w:rFonts w:ascii="Fb Fontext" w:hAnsi="Fb Fontext"/>
            <w:rtl/>
          </w:rPr>
          <w:delText xml:space="preserve">באין</w:delText>
        </w:r>
      </w:del>
      <w:r w:rsidRPr="006F178A">
        <w:rPr>
          <w:rFonts w:ascii="Fb Fontext" w:hAnsi="Fb Fontext"/>
          <w:rtl/>
        </w:rPr>
        <w:t xml:space="preserve"> לזה תורת כלי.</w:t>
      </w:r>
    </w:p>
    <w:p w:rsidR="00E9703F" w:rsidRPr="009757B9" w:rsidRDefault="00E9703F" w:rsidP="00E9703F">
      <w:pPr>
        <w:rPr>
          <w:rFonts w:cs="Guttman Vilna"/>
          <w:b/>
          <w:bCs/>
          <w:rtl/>
        </w:rPr>
      </w:pPr>
      <w:ins w:id="106929" w:author="קלוד" w:date="2026-10-11T13:11:34Z">
        <w:r>
          <w:rPr>
            <w:rtl/>
          </w:rPr>
          <w:t xml:space="preserve">שביש</w:t>
        </w:r>
      </w:ins>
      <w:del w:id="106930" w:author="קלוד" w:date="2026-10-11T13:11:34Z">
        <w:r w:rsidRPr="006F178A">
          <w:rPr>
            <w:rtl/>
          </w:rPr>
          <w:delText xml:space="preserve">דביש</w:delText>
        </w:r>
      </w:del>
      <w:r w:rsidRPr="006F178A">
        <w:rPr>
          <w:rtl/>
        </w:rPr>
        <w:t xml:space="preserve"> לזה תורת </w:t>
      </w:r>
      <w:ins w:id="106927" w:author="קלוד" w:date="2026-10-11T13:11:34Z">
        <w:r>
          <w:rPr>
            <w:rtl/>
          </w:rPr>
          <w:t xml:space="preserve">כלי,</w:t>
        </w:r>
      </w:ins>
      <w:del w:id="106928" w:author="קלוד" w:date="2026-10-11T13:11:34Z">
        <w:r w:rsidRPr="006F178A">
          <w:rPr>
            <w:rtl/>
          </w:rPr>
          <w:delText xml:space="preserve">כלי</w:delText>
        </w:r>
      </w:del>
      <w:r w:rsidRPr="006F178A">
        <w:rPr>
          <w:rtl/>
        </w:rPr>
        <w:t xml:space="preserve"> </w:t>
      </w:r>
      <w:r w:rsidRPr="006F178A">
        <w:rPr>
          <w:rtl/>
        </w:rPr>
        <w:t xml:space="preserve">כו"ע</w:t>
      </w:r>
      <w:r w:rsidRPr="006F178A">
        <w:rPr>
          <w:rtl/>
        </w:rPr>
        <w:t xml:space="preserve"> </w:t>
      </w:r>
      <w:ins w:id="95301" w:author="מנוע מכני" w:date="2026-10-11T12:04:39Z">
        <w:ins w:id="106925" w:author="קלוד" w:date="2026-10-11T13:11:34Z">
          <w:r>
            <w:rPr>
              <w:rtl/>
            </w:rPr>
            <w:t xml:space="preserve">סוברים:</w:t>
          </w:r>
        </w:ins>
        <w:del w:id="106926" w:author="קלוד" w:date="2026-10-11T13:11:34Z">
          <w:r>
            <w:rPr>
              <w:rtl/>
            </w:rPr>
            <w:delText xml:space="preserve">סבר</w:delText>
          </w:r>
        </w:del>
      </w:ins>
      <w:del w:id="95302" w:author="מנוע מכני" w:date="2026-10-11T12:04:39Z">
        <w:r w:rsidRPr="006F178A">
          <w:rPr>
            <w:rtl/>
          </w:rPr>
          <w:delText xml:space="preserve">ס"ל</w:delText>
        </w:r>
      </w:del>
      <w:r w:rsidRPr="006F178A">
        <w:rPr>
          <w:rtl/>
        </w:rPr>
        <w:t xml:space="preserve"> </w:t>
      </w:r>
      <w:ins w:id="106923" w:author="קלוד" w:date="2026-10-11T13:11:34Z">
        <w:r>
          <w:rPr>
            <w:rtl/>
          </w:rPr>
          <w:t xml:space="preserve">בקרקע -</w:t>
        </w:r>
      </w:ins>
      <w:del w:id="106924" w:author="קלוד" w:date="2026-10-11T13:11:34Z">
        <w:r w:rsidRPr="006F178A">
          <w:rPr>
            <w:rtl/>
          </w:rPr>
          <w:delText xml:space="preserve">דבקרקע</w:delText>
        </w:r>
      </w:del>
      <w:r w:rsidRPr="006F178A">
        <w:rPr>
          <w:rtl/>
        </w:rPr>
        <w:t xml:space="preserve"> </w:t>
      </w:r>
      <w:ins w:id="94931" w:author="מנוע מכני" w:date="2026-10-11T12:04:39Z">
        <w:r>
          <w:rPr>
            <w:rtl/>
          </w:rPr>
          <w:t xml:space="preserve">אם </w:t>
        </w:r>
      </w:ins>
      <w:del w:id="94932" w:author="מנוע מכני" w:date="2026-10-11T12:04:39Z">
        <w:r w:rsidRPr="006F178A">
          <w:rPr>
            <w:rtl/>
          </w:rPr>
          <w:delText xml:space="preserve">אי </w:delText>
        </w:r>
      </w:del>
      <w:r w:rsidRPr="006F178A">
        <w:rPr>
          <w:rtl/>
        </w:rPr>
        <w:t xml:space="preserve">יש בית אחיזה </w:t>
      </w:r>
      <w:ins w:id="106921" w:author="קלוד" w:date="2026-10-11T13:11:34Z">
        <w:r>
          <w:rPr>
            <w:rtl/>
          </w:rPr>
          <w:t xml:space="preserve">כן,</w:t>
        </w:r>
      </w:ins>
      <w:del w:id="106922" w:author="קלוד" w:date="2026-10-11T13:11:34Z">
        <w:r w:rsidRPr="006F178A">
          <w:rPr>
            <w:rtl/>
          </w:rPr>
          <w:delText xml:space="preserve">אין,</w:delText>
        </w:r>
      </w:del>
      <w:r w:rsidRPr="006F178A">
        <w:rPr>
          <w:rtl/>
        </w:rPr>
        <w:t xml:space="preserve"> </w:t>
      </w:r>
      <w:ins w:id="94933" w:author="מנוע מכני" w:date="2026-10-11T12:04:39Z">
        <w:r>
          <w:rPr>
            <w:rtl/>
          </w:rPr>
          <w:t xml:space="preserve">אם </w:t>
        </w:r>
      </w:ins>
      <w:del w:id="94934" w:author="מנוע מכני" w:date="2026-10-11T12:04:39Z">
        <w:r w:rsidRPr="006F178A">
          <w:rPr>
            <w:rtl/>
          </w:rPr>
          <w:delText xml:space="preserve">אי </w:delText>
        </w:r>
      </w:del>
      <w:r w:rsidRPr="006F178A">
        <w:rPr>
          <w:rtl/>
        </w:rPr>
        <w:t xml:space="preserve">לא</w:t>
      </w:r>
      <w:ins w:id="106919" w:author="קלוד" w:date="2026-10-11T13:11:34Z">
        <w:r>
          <w:rPr>
            <w:rtl/>
          </w:rPr>
          <w:t xml:space="preserve"> - </w:t>
        </w:r>
      </w:ins>
      <w:del w:id="106920" w:author="קלוד" w:date="2026-10-11T13:11:34Z">
        <w:r w:rsidRPr="006F178A">
          <w:rPr>
            <w:rtl/>
          </w:rPr>
          <w:delText xml:space="preserve"> </w:delText>
        </w:r>
      </w:del>
      <w:r w:rsidRPr="006F178A">
        <w:rPr>
          <w:rtl/>
        </w:rPr>
        <w:t xml:space="preserve">לא</w:t>
      </w:r>
      <w:r w:rsidRPr="006F178A">
        <w:rPr>
          <w:rtl/>
        </w:rPr>
        <w:t xml:space="preserve">, ובכלים</w:t>
      </w:r>
      <w:ins w:id="106917" w:author="קלוד" w:date="2026-10-11T13:11:34Z">
        <w:r>
          <w:rPr>
            <w:rtl/>
          </w:rPr>
          <w:t xml:space="preserve"> </w:t>
        </w:r>
        <w:r>
          <w:rPr>
            <w:rStyle w:val="afffffe"/>
            <w:rtl/>
          </w:rPr>
          <w:t xml:space="preserve">מותר</w:t>
        </w:r>
        <w:r>
          <w:rPr>
            <w:rtl/>
          </w:rPr>
          <w:t xml:space="preserve"> </w:t>
        </w:r>
      </w:ins>
      <w:del w:id="106918" w:author="קלוד" w:date="2026-10-11T13:11:34Z">
        <w:r w:rsidRPr="006F178A">
          <w:rPr>
            <w:rtl/>
          </w:rPr>
          <w:delText xml:space="preserve"> </w:delText>
        </w:r>
      </w:del>
      <w:ins w:id="94141" w:author="מנוע מכני" w:date="2026-10-11T12:04:39Z">
        <w:r>
          <w:rPr>
            <w:rtl/>
          </w:rPr>
          <w:t xml:space="preserve">אף</w:t>
        </w:r>
      </w:ins>
      <w:del w:id="94142" w:author="מנוע מכני" w:date="2026-10-11T12:04:39Z">
        <w:r w:rsidRPr="006F178A">
          <w:rPr>
            <w:rtl/>
          </w:rPr>
          <w:delText xml:space="preserve">אע"פ</w:delText>
        </w:r>
      </w:del>
      <w:r w:rsidRPr="006F178A">
        <w:rPr>
          <w:rtl/>
        </w:rPr>
        <w:t xml:space="preserve"> </w:t>
      </w:r>
      <w:ins w:id="106915" w:author="קלוד" w:date="2026-10-11T13:11:34Z">
        <w:r>
          <w:rPr>
            <w:rtl/>
          </w:rPr>
          <w:t xml:space="preserve">שאין</w:t>
        </w:r>
      </w:ins>
      <w:del w:id="106916" w:author="קלוד" w:date="2026-10-11T13:11:34Z">
        <w:r w:rsidRPr="006F178A">
          <w:rPr>
            <w:rtl/>
          </w:rPr>
          <w:delText xml:space="preserve">דאין</w:delText>
        </w:r>
      </w:del>
      <w:r w:rsidRPr="006F178A">
        <w:rPr>
          <w:rtl/>
        </w:rPr>
        <w:t xml:space="preserve"> בית </w:t>
      </w:r>
      <w:ins w:id="106913" w:author="קלוד" w:date="2026-10-11T13:11:34Z">
        <w:r>
          <w:rPr>
            <w:rtl/>
          </w:rPr>
          <w:t xml:space="preserve">אחיזה.</w:t>
        </w:r>
      </w:ins>
      <w:del w:id="106914" w:author="קלוד" w:date="2026-10-11T13:11:34Z">
        <w:r w:rsidRPr="006F178A">
          <w:rPr>
            <w:rtl/>
          </w:rPr>
          <w:delText xml:space="preserve">אחי</w:delText>
        </w:r>
        <w:r w:rsidRPr="006F178A">
          <w:rPr>
            <w:rFonts w:hint="cs"/>
            <w:rtl/>
          </w:rPr>
          <w:delText xml:space="preserve">זה</w:delText>
        </w:r>
      </w:del>
    </w:p>
    <w:p>
      <w:pPr>
        <w:pStyle w:val="38"/>
        <w:rPr>
          <w:ins w:id="98728" w:author="מנוע מכני" w:date="2026-10-11T12:04:39Z"/>
        </w:rPr>
      </w:pPr>
      <w:ins w:id="91761" w:author="מנוע מכני" w:date="2026-10-11T12:04:39Z">
        <w:r>
          <w:t xml:space="preserve">וחלקו</w:t>
        </w:r>
      </w:ins>
    </w:p>
    <w:p w:rsidR="00E9703F" w:rsidRPr="006F178A" w:rsidRDefault="00E9703F" w:rsidP="00E9703F">
      <w:pPr>
        <w:rPr>
          <w:rStyle w:val="afffe"/>
          <w:rFonts w:ascii="Fb Fontext" w:hAnsi="Fb Fontext"/>
          <w:b/>
          <w:rtl/>
        </w:rPr>
      </w:pPr>
      <w:del w:id="91762" w:author="מנוע מכני" w:date="2026-10-11T12:04:39Z">
        <w:r w:rsidRPr="006F178A">
          <w:rPr>
            <w:b/>
            <w:bCs/>
            <w:rtl/>
          </w:rPr>
          <w:delText xml:space="preserve">ופליגי</w:delText>
        </w:r>
      </w:del>
      <w:del w:id="98729" w:author="מנוע מכני" w:date="2026-10-11T12:04:39Z">
        <w:r w:rsidRPr="006F178A">
          <w:rPr>
            <w:rStyle w:val="afffe"/>
            <w:rFonts w:ascii="Fb Fontext" w:hAnsi="Fb Fontext"/>
            <w:rtl/>
          </w:rPr>
          <w:delText xml:space="preserve"> </w:delText>
        </w:r>
      </w:del>
      <w:r w:rsidRPr="006F178A">
        <w:rPr>
          <w:rStyle w:val="afffe"/>
          <w:rFonts w:ascii="Fb Fontext" w:hAnsi="Fb Fontext"/>
          <w:rtl/>
        </w:rPr>
        <w:t xml:space="preserve">א.</w:t>
      </w:r>
      <w:r w:rsidRPr="006F178A">
        <w:rPr>
          <w:rtl/>
        </w:rPr>
        <w:t xml:space="preserve"> בכלים דחברינהו בארעא, </w:t>
      </w:r>
      <w:ins w:id="94935" w:author="מנוע מכני" w:date="2026-10-11T12:04:39Z">
        <w:r>
          <w:rPr>
            <w:rtl/>
          </w:rPr>
          <w:t xml:space="preserve">אם </w:t>
        </w:r>
      </w:ins>
      <w:del w:id="94936" w:author="מנוע מכני" w:date="2026-10-11T12:04:39Z">
        <w:r w:rsidRPr="006F178A">
          <w:rPr>
            <w:rtl/>
          </w:rPr>
          <w:delText xml:space="preserve">אי </w:delText>
        </w:r>
      </w:del>
      <w:ins w:id="93567" w:author="מנוע מכני" w:date="2026-10-11T12:04:39Z">
        <w:r>
          <w:rPr>
            <w:rtl/>
          </w:rPr>
          <w:t xml:space="preserve">גוזרים</w:t>
        </w:r>
      </w:ins>
      <w:del w:id="93568" w:author="מנוע מכני" w:date="2026-10-11T12:04:39Z">
        <w:r w:rsidRPr="006F178A">
          <w:rPr>
            <w:rtl/>
          </w:rPr>
          <w:delText xml:space="preserve">גזרינן</w:delText>
        </w:r>
      </w:del>
      <w:r w:rsidRPr="006F178A">
        <w:rPr>
          <w:rtl/>
        </w:rPr>
        <w:t xml:space="preserve"> </w:t>
      </w:r>
      <w:ins w:id="94937" w:author="מנוע מכני" w:date="2026-10-11T12:04:39Z">
        <w:r>
          <w:rPr>
            <w:rtl/>
          </w:rPr>
          <w:t xml:space="preserve">אם </w:t>
        </w:r>
      </w:ins>
      <w:del w:id="94938" w:author="מנוע מכני" w:date="2026-10-11T12:04:39Z">
        <w:r w:rsidRPr="006F178A">
          <w:rPr>
            <w:rtl/>
          </w:rPr>
          <w:delText xml:space="preserve">אי </w:delText>
        </w:r>
      </w:del>
      <w:r w:rsidRPr="006F178A">
        <w:rPr>
          <w:rtl/>
        </w:rPr>
        <w:t xml:space="preserve">לא</w:t>
      </w:r>
      <w:r w:rsidRPr="006F178A">
        <w:rPr>
          <w:rtl/>
        </w:rPr>
        <w:t xml:space="preserve">.</w:t>
      </w:r>
    </w:p>
    <w:p w:rsidR="00E9703F" w:rsidRPr="009757B9" w:rsidRDefault="00E9703F" w:rsidP="00E9703F">
      <w:pPr>
        <w:rPr>
          <w:rFonts w:cs="Guttman Vilna"/>
          <w:b/>
          <w:bCs/>
          <w:rtl/>
        </w:rPr>
      </w:pPr>
      <w:r w:rsidRPr="006F178A">
        <w:rPr>
          <w:rStyle w:val="afffe"/>
          <w:rFonts w:ascii="Fb Fontext" w:hAnsi="Fb Fontext"/>
          <w:b/>
          <w:rtl/>
        </w:rPr>
        <w:tab/>
      </w:r>
      <w:del w:id="90172" w:author="מנוע מכני" w:date="2026-10-11T12:04:39Z">
        <w:r>
          <w:rPr>
            <w:rStyle w:val="afffe"/>
            <w:rFonts w:ascii="Fb Fontext" w:hAnsi="Fb Fontext" w:hint="cs"/>
            <w:b/>
            <w:rtl/>
          </w:rPr>
          <w:delText xml:space="preserve"> </w:delText>
        </w:r>
      </w:del>
      <w:r w:rsidRPr="006F178A">
        <w:rPr>
          <w:rStyle w:val="afffe"/>
          <w:rFonts w:ascii="Fb Fontext" w:hAnsi="Fb Fontext"/>
          <w:b/>
          <w:rtl/>
        </w:rPr>
        <w:t>ב.</w:t>
      </w:r>
      <w:r w:rsidRPr="006F178A">
        <w:rPr>
          <w:rtl/>
        </w:rPr>
        <w:t xml:space="preserve"> בכיסוי תנור, </w:t>
      </w:r>
      <w:ins w:id="94939" w:author="מנוע מכני" w:date="2026-10-11T12:04:39Z">
        <w:r>
          <w:rPr>
            <w:rtl/>
          </w:rPr>
          <w:t xml:space="preserve">אם </w:t>
        </w:r>
      </w:ins>
      <w:del w:id="94940" w:author="מנוע מכני" w:date="2026-10-11T12:04:39Z">
        <w:r w:rsidRPr="006F178A">
          <w:rPr>
            <w:rtl/>
          </w:rPr>
          <w:delText xml:space="preserve">אי </w:delText>
        </w:r>
      </w:del>
      <w:r w:rsidRPr="006F178A">
        <w:rPr>
          <w:rtl/>
        </w:rPr>
        <w:t xml:space="preserve">לדמות לכיסוי קרקע ולאסור או לכיסוי כלים ולהתיר.</w:t>
      </w:r>
    </w:p>
    <w:p w:rsidR="00E9703F" w:rsidRDefault="00E9703F" w:rsidP="00E9703F">
      <w:pPr>
        <w:pStyle w:val="affffd"/>
        <w:spacing w:after="0"/>
        <w:rPr>
          <w:del w:id="90095" w:author="מנוע עיצוב" w:date="2026-10-11T12:09:26Z"/>
          <w:rFonts w:ascii="MS Mincho" w:hAnsi="MS Mincho"/>
          <w:bCs w:val="0"/>
          <w:rtl/>
        </w:rPr>
      </w:pPr>
      <w:del w:id="90094" w:author="מנוע עיצוב" w:date="2026-10-11T12:09:26Z">
        <w:r>
          <w:rPr>
            <w:rFonts w:ascii="MS Mincho" w:hAnsi="MS Mincho" w:hint="cs"/>
            <w:bCs w:val="0"/>
            <w:rtl/>
          </w:rPr>
          <w:delText xml:space="preserve"> ׻</w:delText>
        </w:r>
      </w:del>
    </w:p>
    <w:p w:rsidR="00E9703F" w:rsidRPr="006F178A" w:rsidRDefault="00E9703F" w:rsidP="00E9703F">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410564" w:rsidRDefault="00E9703F" w:rsidP="00410564">
      <w:pPr>
        <w:pStyle w:val="Hadran"/>
        <w:pPrChange w:id="101682" w:author="Claude" w:date="2026-10-11T09:08:22Z">
          <w:pPr>
            <w:pStyle w:val="affff"/>
          </w:pPr>
        </w:pPrChange>
      </w:pPr>
      <w:r w:rsidRPr="006F178A">
        <w:rPr>
          <w:rStyle w:val="afffe"/>
          <w:rFonts w:hint="cs"/>
          <w:sz w:val="20"/>
          <w:rtl/>
        </w:rPr>
        <w:t>הדרן עלך פרק כל הכלים</w:t>
      </w:r>
    </w:p>
    <w:p w:rsidR="00410564" w:rsidRDefault="00410564">
      <w:pPr>
        <w:bidi w:val="0"/>
        <w:spacing w:after="160" w:line="259" w:lineRule="auto"/>
        <w:ind w:left="0" w:firstLine="0"/>
        <w:jc w:val="left"/>
        <w:rPr>
          <w:rFonts w:ascii="Fb Fontext" w:hAnsi="Fb Fontext" w:cs="BA Vilna Bold"/>
          <w:bCs/>
          <w:color w:val="808080" w:themeColor="background1" w:themeShade="80"/>
          <w:spacing w:val="12"/>
          <w:sz w:val="24"/>
        </w:rPr>
      </w:pPr>
      <w:r>
        <w:br w:type="page"/>
      </w:r>
    </w:p>
    <w:p w:rsidR="00E9703F" w:rsidRDefault="00410564" w:rsidP="00E9703F">
      <w:pPr>
        <w:pStyle w:val="afff6"/>
        <w:framePr w:wrap="around"/>
        <w:spacing w:line="276" w:lineRule="auto"/>
        <w:rPr>
          <w:del w:id="100625" w:author="Claude" w:date="2026-10-11T09:08:03Z"/>
          <w:rFonts w:ascii="Fb Fontext" w:hAnsi="Fb Fontext"/>
          <w:sz w:val="20"/>
          <w:rtl/>
        </w:rPr>
      </w:pPr>
      <w:del w:id="100623" w:author="Claude" w:date="2026-10-11T09:08:03Z">
        <w:r>
          <w:rPr>
            <w:rFonts w:ascii="Fb Fontext" w:hAnsi="Fb Fontext" w:hint="cs"/>
            <w:sz w:val="20"/>
            <w:rtl/>
          </w:rPr>
          <w:lastRenderedPageBreak/>
          <w:delText xml:space="preserve">פ</w:delText>
        </w:r>
      </w:del>
      <w:del w:id="100624" w:author="Claude" w:date="2026-10-11T09:08:03Z">
        <w:r w:rsidR="00E9703F" w:rsidRPr="006F178A">
          <w:rPr>
            <w:rFonts w:ascii="Fb Fontext" w:hAnsi="Fb Fontext" w:hint="cs"/>
            <w:sz w:val="20"/>
            <w:rtl/>
          </w:rPr>
          <w:delText xml:space="preserve">רק שמונה עשר</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קכו:</w:t>
      </w:r>
    </w:p>
    <w:p w:rsidR="00E9703F" w:rsidRDefault="00E9703F" w:rsidP="00E9703F">
      <w:pPr>
        <w:pStyle w:val="afff7"/>
        <w:framePr w:wrap="around"/>
        <w:spacing w:line="276" w:lineRule="auto"/>
        <w:rPr>
          <w:del w:id="100627" w:author="Claude" w:date="2026-10-11T09:08:03Z"/>
          <w:sz w:val="20"/>
          <w:rtl/>
        </w:rPr>
      </w:pPr>
      <w:del w:id="100626" w:author="Claude" w:date="2026-10-11T09:08:03Z">
        <w:r w:rsidRPr="006F178A">
          <w:rPr>
            <w:rFonts w:hint="cs"/>
            <w:sz w:val="20"/>
            <w:rtl/>
          </w:rPr>
          <w:delText xml:space="preserve">מפנין</w:delText>
        </w:r>
      </w:del>
    </w:p>
    <w:p w:rsidR="00E9703F" w:rsidRPr="006F178A" w:rsidRDefault="00994307" w:rsidP="00E9703F">
      <w:pPr>
        <w:pStyle w:val="afff8"/>
        <w:framePr w:wrap="around"/>
        <w:spacing w:after="0" w:line="276" w:lineRule="auto"/>
        <w:rPr>
          <w:rtl/>
        </w:rPr>
      </w:pPr>
      <w:r>
        <w:rPr>
          <w:rFonts w:hint="cs"/>
          <w:rtl/>
        </w:rPr>
        <w:t>(</w:t>
      </w:r>
      <w:r w:rsidR="00E9703F" w:rsidRPr="006F178A">
        <w:rPr>
          <w:rFonts w:hint="cs"/>
          <w:rtl/>
        </w:rPr>
        <w:t>קכו:- קכט:</w:t>
      </w:r>
      <w:r>
        <w:rPr>
          <w:rFonts w:hint="cs"/>
          <w:rtl/>
        </w:rPr>
        <w:t>)</w:t>
      </w:r>
    </w:p>
    <w:p>
      <w:pPr>
        <w:pStyle w:val="PetichatPerek"/>
        <w:rPr>
          <w:ins w:id="100622" w:author="Claude" w:date="2026-10-11T09:08:03Z"/>
        </w:rPr>
      </w:pPr>
      <w:ins w:id="100621" w:author="Claude" w:date="2026-10-11T09:08:03Z">
        <w:r>
          <w:rPr>
            <w:rFonts w:ascii="Fb Fontext" w:hAnsi="Fb Fontext" w:hint="cs"/>
            <w:sz w:val="20"/>
            <w:rtl/>
          </w:rPr>
          <w:t xml:space="preserve">פרק שמונה עשר</w:t>
        </w:r>
        <w:r>
          <w:rPr>
            <w:rFonts w:ascii="Fb Fontext" w:hAnsi="Fb Fontext" w:hint="cs"/>
            <w:sz w:val="20"/>
            <w:rtl/>
          </w:rPr>
          <w:t xml:space="preserve"> - </w:t>
        </w:r>
        <w:r>
          <w:rPr>
            <w:rFonts w:hint="cs"/>
            <w:sz w:val="20"/>
            <w:rtl/>
          </w:rPr>
          <w:t xml:space="preserve">מפנין</w:t>
        </w:r>
      </w:ins>
    </w:p>
    <w:p>
      <w:pPr>
        <w:pStyle w:val="MishnaBatzad"/>
        <w:rPr>
          <w:ins w:id="20617" w:author="קלוד" w:date="2026-10-11T09:07:15Z"/>
        </w:rPr>
      </w:pPr>
      <w:ins w:id="20616" w:author="קלוד" w:date="2026-10-11T09:07:15Z">
        <w:r>
          <w:t xml:space="preserve">משנה א</w:t>
        </w:r>
      </w:ins>
    </w:p>
    <w:p w:rsidR="00E9703F" w:rsidRPr="009757B9" w:rsidRDefault="00E9703F" w:rsidP="00E9703F">
      <w:pPr>
        <w:pStyle w:val="afff9"/>
        <w:rPr>
          <w:del w:id="20345" w:author="קלוד" w:date="2026-10-11T09:07:15Z"/>
          <w:b/>
          <w:rtl/>
        </w:rPr>
      </w:pPr>
      <w:del w:id="20344"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098" w:author="קלוד" w:date="2026-10-11T12:09:42Z">
          <w:pPr>
            <w:pStyle w:val="afff9"/>
          </w:pPr>
        </w:pPrChange>
      </w:pPr>
      <w:r w:rsidRPr="009757B9">
        <w:rPr>
          <w:b/>
          <w:rtl/>
        </w:rPr>
        <w:t>מפנין אפילו ארבע וחמש קופות של תבן ושל תבואה מפני האורחים, ומפני בטול בית המדרש, אבל לא את האוצר.</w:t>
      </w:r>
    </w:p>
    <w:p w:rsidR="00E9703F" w:rsidRPr="009757B9" w:rsidRDefault="00E9703F" w:rsidP="00E9703F">
      <w:pPr>
        <w:pStyle w:val="afff9"/>
        <w:rPr>
          <w:b/>
          <w:rtl/>
        </w:rPr>
      </w:pPr>
      <w:r w:rsidRPr="009757B9">
        <w:rPr>
          <w:b/>
          <w:rtl/>
        </w:rPr>
        <w:t>מפנין תרומה טהורה, ודמאי, ומעשר ראשון שניטלה תרומתו, ומעשר שני והקדש שנפדו, והתורמוס היבש - מפני שהוא מאכל לעזים.</w:t>
      </w:r>
    </w:p>
    <w:p w:rsidR="00E9703F" w:rsidRPr="009757B9" w:rsidRDefault="00E9703F" w:rsidP="00E9703F">
      <w:pPr>
        <w:pStyle w:val="afff9"/>
        <w:rPr>
          <w:b/>
          <w:rtl/>
        </w:rPr>
      </w:pPr>
      <w:r w:rsidRPr="009757B9">
        <w:rPr>
          <w:b/>
          <w:rtl/>
        </w:rPr>
        <w:t>אבל לא את הטבל, ולא את מעשר ראשון שלא נטלה תרומתו, ולא את מעשר שני והקדש שלא נפדו, ולא את הלוף ולא את החרדל.</w:t>
      </w:r>
    </w:p>
    <w:p w:rsidR="00E9703F" w:rsidRPr="009757B9" w:rsidRDefault="00E9703F" w:rsidP="00E9703F">
      <w:pPr>
        <w:pStyle w:val="afff9"/>
        <w:rPr>
          <w:b/>
          <w:rtl/>
        </w:rPr>
      </w:pPr>
      <w:r w:rsidRPr="009757B9">
        <w:rPr>
          <w:b/>
          <w:rtl/>
        </w:rPr>
        <w:t>רשב"ג מתיר בלוף מפני שהוא מאכל עורבין.</w:t>
      </w:r>
    </w:p>
    <w:p w:rsidR="00E9703F" w:rsidRPr="009757B9" w:rsidRDefault="00E9703F" w:rsidP="00E9703F">
      <w:pPr>
        <w:pStyle w:val="afff9"/>
        <w:rPr>
          <w:b/>
          <w:rtl/>
        </w:rPr>
      </w:pPr>
      <w:r w:rsidRPr="009757B9">
        <w:rPr>
          <w:b/>
          <w:rtl/>
        </w:rPr>
        <w:t>חבילי קש וחבילי עצים וחבילי זרדים.</w:t>
      </w:r>
    </w:p>
    <w:p w:rsidR="00E9703F" w:rsidRPr="00B20210" w:rsidRDefault="00E9703F" w:rsidP="00E9703F">
      <w:pPr>
        <w:pStyle w:val="afff9"/>
        <w:rPr>
          <w:b/>
          <w:spacing w:val="6"/>
          <w:rtl/>
        </w:rPr>
      </w:pPr>
      <w:r w:rsidRPr="00B20210">
        <w:rPr>
          <w:b/>
          <w:spacing w:val="6"/>
          <w:rtl/>
        </w:rPr>
        <w:t>אם התקינן למאכל בהמה - מטלטלין אותן, ואם לאו - אין מטלטלין אותן.</w:t>
      </w:r>
    </w:p>
    <w:p w:rsidR="00E9703F" w:rsidRDefault="00E9703F" w:rsidP="00E9703F">
      <w:pPr>
        <w:pStyle w:val="affffd"/>
        <w:spacing w:after="0"/>
        <w:rPr>
          <w:del w:id="90097" w:author="מנוע עיצוב" w:date="2026-10-11T12:09:26Z"/>
          <w:rFonts w:ascii="MS Mincho" w:hAnsi="MS Mincho"/>
          <w:bCs w:val="0"/>
          <w:rtl/>
        </w:rPr>
      </w:pPr>
      <w:del w:id="90096" w:author="מנוע עיצוב" w:date="2026-10-11T12:09:26Z">
        <w:r>
          <w:rPr>
            <w:rFonts w:ascii="MS Mincho" w:hAnsi="MS Mincho" w:hint="cs"/>
            <w:bCs w:val="0"/>
            <w:rtl/>
          </w:rPr>
          <w:delText xml:space="preserve"> ׻</w:delText>
        </w:r>
      </w:del>
    </w:p>
    <w:p w:rsidR="00E9703F" w:rsidRPr="009757B9" w:rsidRDefault="00524703" w:rsidP="00E9703F">
      <w:pPr>
        <w:pStyle w:val="affff1"/>
        <w:ind w:end="0"/>
        <w:rPr>
          <w:rStyle w:val="afffe"/>
          <w:b w:val="0"/>
          <w:bCs/>
          <w:rtl/>
        </w:rPr>
        <w:pPrChange w:id="20111" w:author="קלוד" w:date="2026-10-11T09:07:15Z">
          <w:pPr>
            <w:pStyle w:val="affff1"/>
            <w:rPr>
              <w:rStyle w:val="afffe"/>
              <w:b w:val="0"/>
              <w:bCs/>
              <w:rtl/>
            </w:rPr>
          </w:pPr>
        </w:pPrChange>
      </w:pPr>
      <w:ins w:id="9842" w:author="מספור קטעי משנה" w:date="2026-10-11T09:35:03Z">
        <w:r>
          <w:rPr>
            <w:rStyle w:val="MisparKeta"/>
          </w:rPr>
          <w:t xml:space="preserve">ב. </w:t>
        </w:r>
      </w:ins>
      <w:r>
        <w:rPr>
          <w:rFonts w:cs="FontbitDavid"/>
          <w:rtl/>
        </w:rPr>
        <w:t>• ר</w:t>
      </w:r>
      <w:r w:rsidR="00E9703F" w:rsidRPr="00146180">
        <w:rPr>
          <w:rStyle w:val="afffe"/>
          <w:b w:val="0"/>
          <w:rtl/>
        </w:rPr>
        <w:t>בע וחמש</w:t>
      </w:r>
      <w:r w:rsidR="00E9703F" w:rsidRPr="009757B9">
        <w:rPr>
          <w:rtl/>
        </w:rPr>
        <w:t>.</w:t>
      </w:r>
    </w:p>
    <w:p w:rsidR="00E9703F" w:rsidRPr="006F178A" w:rsidRDefault="00E9703F" w:rsidP="00E9703F">
      <w:pPr>
        <w:rPr>
          <w:rtl/>
        </w:rPr>
      </w:pPr>
      <w:r w:rsidRPr="006F178A">
        <w:rPr>
          <w:rStyle w:val="afffe"/>
          <w:rFonts w:ascii="Fb Fontext" w:hAnsi="Fb Fontext"/>
          <w:b/>
          <w:rtl/>
        </w:rPr>
        <w:t>א.</w:t>
      </w:r>
      <w:r w:rsidRPr="006F178A">
        <w:rPr>
          <w:rFonts w:ascii="Fb Fontext" w:hAnsi="Fb Fontext"/>
          <w:rtl/>
        </w:rPr>
        <w:t xml:space="preserve"> היינו ארבע מחמש [אוצר קטן] וחמש מאוצר גדול.</w:t>
      </w:r>
    </w:p>
    <w:p>
      <w:pPr>
        <w:pStyle w:val="38"/>
        <w:rPr>
          <w:ins w:id="98730" w:author="מנוע מכני" w:date="2026-10-11T12:04:39Z"/>
        </w:rPr>
      </w:pPr>
      <w:r w:rsidRPr="006F178A">
        <w:t xml:space="preserve">והיינו</w:t>
      </w:r>
    </w:p>
    <w:p w:rsidR="00E9703F" w:rsidRPr="006F178A" w:rsidRDefault="00E9703F" w:rsidP="00E9703F">
      <w:pPr>
        <w:rPr>
          <w:rStyle w:val="afffe"/>
          <w:rFonts w:ascii="Fb Fontext" w:hAnsi="Fb Fontext"/>
          <w:b/>
          <w:rtl/>
        </w:rPr>
      </w:pPr>
      <w:del w:id="98731" w:author="מנוע מכני" w:date="2026-10-11T12:04:39Z">
        <w:r w:rsidRPr="006F178A">
          <w:rPr>
            <w:rtl/>
          </w:rPr>
          <w:delText xml:space="preserve"> </w:delText>
        </w:r>
      </w:del>
      <w:r w:rsidRPr="006F178A">
        <w:rPr>
          <w:rtl/>
        </w:rPr>
        <w:t xml:space="preserve">שלא יתחיל באוצר </w:t>
      </w:r>
      <w:ins w:id="106937" w:author="קלוד" w:date="2026-10-11T13:11:34Z">
        <w:r>
          <w:rPr>
            <w:rtl/>
          </w:rPr>
          <w:t xml:space="preserve">תחילה,</w:t>
        </w:r>
      </w:ins>
      <w:del w:id="106938" w:author="קלוד" w:date="2026-10-11T13:11:34Z">
        <w:r w:rsidRPr="006F178A">
          <w:rPr>
            <w:rtl/>
          </w:rPr>
          <w:delText xml:space="preserve">תחילה</w:delText>
        </w:r>
      </w:del>
      <w:r w:rsidRPr="006F178A">
        <w:rPr>
          <w:rtl/>
        </w:rPr>
        <w:t xml:space="preserve"> </w:t>
      </w:r>
      <w:ins w:id="106935" w:author="קלוד" w:date="2026-10-11T13:11:34Z">
        <w:r>
          <w:rPr>
            <w:rtl/>
          </w:rPr>
          <w:t xml:space="preserve">וכר"י</w:t>
        </w:r>
      </w:ins>
      <w:del w:id="106936" w:author="קלוד" w:date="2026-10-11T13:11:34Z">
        <w:r w:rsidRPr="006F178A">
          <w:rPr>
            <w:rtl/>
          </w:rPr>
          <w:delText xml:space="preserve">ולפי</w:delText>
        </w:r>
      </w:del>
      <w:r w:rsidRPr="006F178A">
        <w:rPr>
          <w:rtl/>
        </w:rPr>
        <w:t xml:space="preserve"> </w:t>
      </w:r>
      <w:ins w:id="106933" w:author="קלוד" w:date="2026-10-11T13:11:34Z">
        <w:r>
          <w:rPr>
            <w:rStyle w:val="2fb"/>
            <w:rtl/>
          </w:rPr>
          <w:t xml:space="preserve">שאוסר</w:t>
        </w:r>
      </w:ins>
      <w:del w:id="106934" w:author="קלוד" w:date="2026-10-11T13:11:34Z">
        <w:r w:rsidRPr="006F178A">
          <w:rPr>
            <w:rStyle w:val="2fb"/>
            <w:rtl/>
          </w:rPr>
          <w:delText xml:space="preserve">ר"</w:delText>
        </w:r>
        <w:r w:rsidRPr="006F178A">
          <w:rPr>
            <w:rStyle w:val="2fb"/>
            <w:rFonts w:hint="cs"/>
            <w:rtl/>
          </w:rPr>
          <w:delText xml:space="preserve">י</w:delText>
        </w:r>
      </w:del>
      <w:r w:rsidRPr="006F178A">
        <w:rPr>
          <w:rtl/>
        </w:rPr>
        <w:t xml:space="preserve"> </w:t>
      </w:r>
      <w:ins w:id="106931" w:author="קלוד" w:date="2026-10-11T13:11:34Z">
        <w:r>
          <w:rPr>
            <w:rtl/>
          </w:rPr>
          <w:t xml:space="preserve">מוקצה,</w:t>
        </w:r>
      </w:ins>
      <w:del w:id="106932" w:author="קלוד" w:date="2026-10-11T13:11:34Z">
        <w:r w:rsidRPr="006F178A">
          <w:rPr>
            <w:rtl/>
          </w:rPr>
          <w:delText xml:space="preserve">שאסור בטלטול ומוקצה</w:delText>
        </w:r>
      </w:del>
      <w:r w:rsidRPr="006F178A">
        <w:rPr>
          <w:rtl/>
        </w:rPr>
        <w:t xml:space="preserve"> כיוון שלא עמד לשימוש.</w:t>
      </w:r>
    </w:p>
    <w:p>
      <w:pPr>
        <w:pStyle w:val="38"/>
        <w:rPr>
          <w:ins w:id="98732" w:author="מנוע מכני" w:date="2026-10-11T12:04:39Z"/>
        </w:rPr>
      </w:pPr>
      <w:r w:rsidRPr="006F178A">
        <w:t>ב.</w:t>
      </w:r>
      <w:r w:rsidRPr="006F178A">
        <w:t xml:space="preserve"> </w:t>
      </w:r>
      <w:r w:rsidRPr="006F178A">
        <w:t>ארבע וחמש</w:t>
      </w:r>
      <w:r w:rsidRPr="006F178A">
        <w:t xml:space="preserve"> </w:t>
      </w:r>
      <w:r w:rsidRPr="006F178A">
        <w:t>- שמואל:</w:t>
      </w:r>
    </w:p>
    <w:p w:rsidR="00E9703F" w:rsidRPr="006F178A" w:rsidRDefault="00E9703F" w:rsidP="00E9703F">
      <w:pPr>
        <w:rPr>
          <w:rtl/>
        </w:rPr>
      </w:pPr>
      <w:del w:id="98733" w:author="מנוע מכני" w:date="2026-10-11T12:04:39Z">
        <w:r w:rsidRPr="006F178A">
          <w:rPr>
            <w:rtl/>
          </w:rPr>
          <w:delText xml:space="preserve"> </w:delText>
        </w:r>
      </w:del>
      <w:ins w:id="91763" w:author="מנוע מכני" w:date="2026-10-11T12:04:39Z">
        <w:ins w:id="106947" w:author="קלוד" w:date="2026-10-11T13:11:34Z">
          <w:r>
            <w:rPr>
              <w:rtl/>
            </w:rPr>
            <w:t xml:space="preserve">כלשון</w:t>
          </w:r>
        </w:ins>
        <w:del w:id="106948" w:author="קלוד" w:date="2026-10-11T13:11:34Z">
          <w:r>
            <w:rPr>
              <w:rtl/>
            </w:rPr>
            <w:delText xml:space="preserve">כדאמרו</w:delText>
          </w:r>
        </w:del>
      </w:ins>
      <w:del w:id="91764" w:author="מנוע מכני" w:date="2026-10-11T12:04:39Z">
        <w:r w:rsidRPr="006F178A">
          <w:rPr>
            <w:rtl/>
          </w:rPr>
          <w:delText xml:space="preserve">כדאמרי</w:delText>
        </w:r>
      </w:del>
      <w:r w:rsidRPr="006F178A">
        <w:rPr>
          <w:rtl/>
        </w:rPr>
        <w:t xml:space="preserve"> </w:t>
      </w:r>
      <w:ins w:id="96199" w:author="מנוע מכני" w:date="2026-10-11T12:04:39Z">
        <w:ins w:id="106945" w:author="קלוד" w:date="2026-10-11T13:11:34Z">
          <w:r>
            <w:rPr>
              <w:rtl/>
            </w:rPr>
            <w:t xml:space="preserve">בני אדם </w:t>
          </w:r>
          <w:r>
            <w:rPr>
              <w:rStyle w:val="afffffe"/>
              <w:rtl/>
            </w:rPr>
            <w:t xml:space="preserve">שאינם מדייקים</w:t>
          </w:r>
          <w:r>
            <w:rPr>
              <w:rtl/>
            </w:rPr>
            <w:t xml:space="preserve">,</w:t>
          </w:r>
        </w:ins>
        <w:del w:id="106946" w:author="קלוד" w:date="2026-10-11T13:11:34Z">
          <w:r>
            <w:rPr>
              <w:rtl/>
            </w:rPr>
            <w:delText xml:space="preserve">אנשים</w:delText>
          </w:r>
          <w:r w:rsidRPr="006F178A">
            <w:rPr>
              <w:rtl/>
            </w:rPr>
            <w:delText xml:space="preserve">,</w:delText>
          </w:r>
        </w:del>
      </w:ins>
      <w:del w:id="96200" w:author="מנוע מכני" w:date="2026-10-11T12:04:39Z">
        <w:r w:rsidRPr="006F178A">
          <w:rPr>
            <w:rtl/>
          </w:rPr>
          <w:delText xml:space="preserve">אינשי</w:delText>
        </w:r>
      </w:del>
      <w:r w:rsidRPr="006F178A">
        <w:rPr>
          <w:rtl/>
        </w:rPr>
        <w:t xml:space="preserve"> </w:t>
      </w:r>
      <w:ins w:id="94941" w:author="מנוע מכני" w:date="2026-10-11T12:04:39Z">
        <w:r>
          <w:rPr>
            <w:rtl/>
          </w:rPr>
          <w:t xml:space="preserve">ואם </w:t>
        </w:r>
      </w:ins>
      <w:del w:id="94942" w:author="מנוע מכני" w:date="2026-10-11T12:04:39Z">
        <w:r w:rsidRPr="006F178A">
          <w:rPr>
            <w:rtl/>
          </w:rPr>
          <w:delText xml:space="preserve">ואי </w:delText>
        </w:r>
      </w:del>
      <w:ins w:id="106943" w:author="קלוד" w:date="2026-10-11T13:11:34Z">
        <w:r>
          <w:rPr>
            <w:rtl/>
          </w:rPr>
          <w:t xml:space="preserve">רוצה</w:t>
        </w:r>
      </w:ins>
      <w:del w:id="106944" w:author="קלוד" w:date="2026-10-11T13:11:34Z">
        <w:r w:rsidRPr="006F178A">
          <w:rPr>
            <w:rtl/>
          </w:rPr>
          <w:delText xml:space="preserve">בעי</w:delText>
        </w:r>
      </w:del>
      <w:r w:rsidRPr="006F178A">
        <w:rPr>
          <w:rtl/>
        </w:rPr>
        <w:t xml:space="preserve"> -</w:t>
      </w:r>
      <w:ins w:id="106941" w:author="קלוד" w:date="2026-10-11T13:11:34Z">
        <w:r>
          <w:rPr>
            <w:rtl/>
          </w:rPr>
          <w:t xml:space="preserve"> מפנין </w:t>
        </w:r>
      </w:ins>
      <w:del w:id="106942" w:author="קלוד" w:date="2026-10-11T13:11:34Z">
        <w:r w:rsidRPr="006F178A">
          <w:rPr>
            <w:rtl/>
          </w:rPr>
          <w:delText xml:space="preserve"> </w:delText>
        </w:r>
      </w:del>
      <w:ins w:id="90569" w:author="מנוע מכני" w:date="2026-10-11T12:04:39Z">
        <w:r>
          <w:rPr>
            <w:rtl/>
          </w:rPr>
          <w:t xml:space="preserve">אפי'</w:t>
        </w:r>
      </w:ins>
      <w:del w:id="90570" w:author="מנוע מכני" w:date="2026-10-11T12:04:39Z">
        <w:r w:rsidRPr="006F178A">
          <w:rPr>
            <w:rtl/>
          </w:rPr>
          <w:delText xml:space="preserve">אפילו</w:delText>
        </w:r>
      </w:del>
      <w:r w:rsidRPr="006F178A">
        <w:rPr>
          <w:rtl/>
        </w:rPr>
        <w:t xml:space="preserve"> </w:t>
      </w:r>
      <w:ins w:id="91765" w:author="מנוע מכני" w:date="2026-10-11T12:04:39Z">
        <w:ins w:id="106939" w:author="קלוד" w:date="2026-10-11T13:11:34Z">
          <w:r>
            <w:rPr>
              <w:rtl/>
            </w:rPr>
            <w:t xml:space="preserve">הרבה.</w:t>
          </w:r>
        </w:ins>
        <w:del w:id="106940" w:author="קלוד" w:date="2026-10-11T13:11:34Z">
          <w:r>
            <w:rPr>
              <w:rtl/>
            </w:rPr>
            <w:delText xml:space="preserve">הרבה</w:delText>
          </w:r>
          <w:r w:rsidRPr="006F178A">
            <w:rPr>
              <w:rtl/>
            </w:rPr>
            <w:delText xml:space="preserve"> </w:delText>
          </w:r>
          <w:r>
            <w:rPr>
              <w:rtl/>
            </w:rPr>
            <w:delText xml:space="preserve">גם</w:delText>
          </w:r>
          <w:r w:rsidRPr="006F178A">
            <w:rPr>
              <w:rtl/>
            </w:rPr>
            <w:delText xml:space="preserve"> מפנין.</w:delText>
          </w:r>
        </w:del>
      </w:ins>
      <w:del w:id="91766" w:author="מנוע מכני" w:date="2026-10-11T12:04:39Z">
        <w:r w:rsidRPr="006F178A">
          <w:rPr>
            <w:rtl/>
          </w:rPr>
          <w:delText xml:space="preserve">טובא</w:delText>
        </w:r>
      </w:del>
      <w:ins w:id="91767" w:author="מנוע מכני" w:date="2026-10-11T12:04:39Z"/>
      <w:del w:id="91768" w:author="מנוע מכני" w:date="2026-10-11T12:04:39Z">
        <w:r w:rsidRPr="006F178A">
          <w:rPr>
            <w:rtl/>
          </w:rPr>
          <w:delText xml:space="preserve">נמי</w:delText>
        </w:r>
      </w:del>
    </w:p>
    <w:p w:rsidR="00E9703F" w:rsidRPr="006F178A" w:rsidRDefault="00E9703F" w:rsidP="00E9703F">
      <w:pPr>
        <w:rPr>
          <w:rtl/>
        </w:rPr>
      </w:pPr>
      <w:ins w:id="106965" w:author="קלוד" w:date="2026-10-11T13:11:34Z">
        <w:r>
          <w:rPr>
            <w:rtl/>
          </w:rPr>
          <w:t xml:space="preserve">[ו'אבל</w:t>
        </w:r>
      </w:ins>
      <w:del w:id="106966" w:author="קלוד" w:date="2026-10-11T13:11:34Z">
        <w:r w:rsidRPr="006F178A">
          <w:rPr>
            <w:rtl/>
          </w:rPr>
          <w:delText xml:space="preserve">[אבל</w:delText>
        </w:r>
      </w:del>
      <w:r w:rsidRPr="006F178A">
        <w:rPr>
          <w:rtl/>
        </w:rPr>
        <w:t xml:space="preserve"> </w:t>
      </w:r>
      <w:r w:rsidRPr="006F178A">
        <w:rPr>
          <w:rtl/>
        </w:rPr>
        <w:t xml:space="preserve">לא</w:t>
      </w:r>
      <w:r w:rsidRPr="006F178A">
        <w:rPr>
          <w:rtl/>
        </w:rPr>
        <w:t xml:space="preserve"> </w:t>
      </w:r>
      <w:ins w:id="106963" w:author="קלוד" w:date="2026-10-11T13:11:34Z">
        <w:r>
          <w:rPr>
            <w:rtl/>
          </w:rPr>
          <w:t xml:space="preserve">את</w:t>
        </w:r>
      </w:ins>
      <w:del w:id="106964" w:author="קלוד" w:date="2026-10-11T13:11:34Z">
        <w:r w:rsidRPr="006F178A">
          <w:rPr>
            <w:rtl/>
          </w:rPr>
          <w:delText xml:space="preserve">יגמור</w:delText>
        </w:r>
      </w:del>
      <w:r w:rsidRPr="006F178A">
        <w:rPr>
          <w:rtl/>
        </w:rPr>
        <w:t xml:space="preserve"> </w:t>
      </w:r>
      <w:ins w:id="106961" w:author="קלוד" w:date="2026-10-11T13:11:34Z">
        <w:r>
          <w:rPr>
            <w:rtl/>
          </w:rPr>
          <w:t xml:space="preserve">האוצר'</w:t>
        </w:r>
      </w:ins>
      <w:del w:id="106962" w:author="קלוד" w:date="2026-10-11T13:11:34Z">
        <w:r w:rsidRPr="006F178A">
          <w:rPr>
            <w:rtl/>
          </w:rPr>
          <w:delText xml:space="preserve">כל</w:delText>
        </w:r>
      </w:del>
      <w:r w:rsidRPr="006F178A">
        <w:rPr>
          <w:rtl/>
        </w:rPr>
        <w:t xml:space="preserve"> </w:t>
      </w:r>
      <w:ins w:id="106959" w:author="קלוד" w:date="2026-10-11T13:11:34Z">
        <w:r>
          <w:rPr>
            <w:rtl/>
          </w:rPr>
          <w:t xml:space="preserve">-</w:t>
        </w:r>
      </w:ins>
      <w:del w:id="106960" w:author="קלוד" w:date="2026-10-11T13:11:34Z">
        <w:r w:rsidRPr="006F178A">
          <w:rPr>
            <w:rtl/>
          </w:rPr>
          <w:delText xml:space="preserve">האוצר</w:delText>
        </w:r>
      </w:del>
      <w:r w:rsidRPr="006F178A">
        <w:rPr>
          <w:rtl/>
        </w:rPr>
        <w:t xml:space="preserve"> שלא</w:t>
      </w:r>
      <w:ins w:id="106957" w:author="קלוד" w:date="2026-10-11T13:11:34Z">
        <w:r>
          <w:rPr>
            <w:rtl/>
          </w:rPr>
          <w:t xml:space="preserve"> יגמור כולו, שמא </w:t>
        </w:r>
      </w:ins>
      <w:del w:id="106958" w:author="קלוד" w:date="2026-10-11T13:11:34Z">
        <w:r w:rsidRPr="006F178A">
          <w:rPr>
            <w:rtl/>
          </w:rPr>
          <w:delText xml:space="preserve"> </w:delText>
        </w:r>
      </w:del>
      <w:r w:rsidRPr="006F178A">
        <w:rPr>
          <w:rtl/>
        </w:rPr>
        <w:t xml:space="preserve">ישווה </w:t>
      </w:r>
      <w:ins w:id="106955" w:author="קלוד" w:date="2026-10-11T13:11:34Z">
        <w:r>
          <w:rPr>
            <w:rtl/>
          </w:rPr>
          <w:t xml:space="preserve">גומות,</w:t>
        </w:r>
      </w:ins>
      <w:del w:id="106956" w:author="קלוד" w:date="2026-10-11T13:11:34Z">
        <w:r w:rsidRPr="006F178A">
          <w:rPr>
            <w:rtl/>
          </w:rPr>
          <w:delText xml:space="preserve">גמות</w:delText>
        </w:r>
      </w:del>
      <w:r w:rsidRPr="006F178A">
        <w:rPr>
          <w:rtl/>
        </w:rPr>
        <w:t xml:space="preserve"> </w:t>
      </w:r>
      <w:ins w:id="106953" w:author="קלוד" w:date="2026-10-11T13:11:34Z">
        <w:r>
          <w:rPr>
            <w:rtl/>
          </w:rPr>
          <w:t xml:space="preserve">אבל</w:t>
        </w:r>
      </w:ins>
      <w:del w:id="106954" w:author="קלוד" w:date="2026-10-11T13:11:34Z">
        <w:r w:rsidRPr="006F178A">
          <w:rPr>
            <w:rtl/>
          </w:rPr>
          <w:delText xml:space="preserve">ולהתחיל</w:delText>
        </w:r>
      </w:del>
      <w:r w:rsidRPr="006F178A">
        <w:rPr>
          <w:rtl/>
        </w:rPr>
        <w:t xml:space="preserve"> </w:t>
      </w:r>
      <w:ins w:id="106951" w:author="קלוד" w:date="2026-10-11T13:11:34Z">
        <w:r>
          <w:rPr>
            <w:rtl/>
          </w:rPr>
          <w:t xml:space="preserve">מתחיל בו,</w:t>
        </w:r>
      </w:ins>
      <w:del w:id="106952" w:author="קלוד" w:date="2026-10-11T13:11:34Z">
        <w:r w:rsidRPr="006F178A">
          <w:rPr>
            <w:rtl/>
          </w:rPr>
          <w:delText xml:space="preserve">יכול</w:delText>
        </w:r>
      </w:del>
      <w:r w:rsidRPr="006F178A">
        <w:rPr>
          <w:rtl/>
        </w:rPr>
        <w:t xml:space="preserve"> </w:t>
      </w:r>
      <w:r w:rsidRPr="006F178A">
        <w:rPr>
          <w:rStyle w:val="2fb"/>
          <w:rtl/>
        </w:rPr>
        <w:t xml:space="preserve">וכר"ש</w:t>
      </w:r>
      <w:r w:rsidRPr="006F178A">
        <w:rPr>
          <w:rtl/>
        </w:rPr>
        <w:t xml:space="preserve"> </w:t>
      </w:r>
      <w:ins w:id="93571" w:author="מנוע מכני" w:date="2026-10-11T12:04:39Z">
        <w:ins w:id="106949" w:author="קלוד" w:date="2026-10-11T13:11:34Z">
          <w:r>
            <w:rPr>
              <w:rtl/>
            </w:rPr>
            <w:t xml:space="preserve">שאין</w:t>
          </w:r>
        </w:ins>
        <w:del w:id="106950" w:author="קלוד" w:date="2026-10-11T13:11:34Z">
          <w:r>
            <w:rPr>
              <w:rtl/>
            </w:rPr>
            <w:delText xml:space="preserve">דאין</w:delText>
          </w:r>
        </w:del>
      </w:ins>
      <w:del w:id="93572" w:author="מנוע מכני" w:date="2026-10-11T12:04:39Z">
        <w:r w:rsidRPr="006F178A">
          <w:rPr>
            <w:rtl/>
          </w:rPr>
          <w:delText xml:space="preserve">דלית</w:delText>
        </w:r>
      </w:del>
      <w:r w:rsidRPr="006F178A">
        <w:rPr>
          <w:rtl/>
        </w:rPr>
        <w:t xml:space="preserve"> </w:t>
      </w:r>
      <w:ins w:id="93569" w:author="מנוע מכני" w:date="2026-10-11T12:04:39Z">
        <w:r>
          <w:rPr>
            <w:rtl/>
          </w:rPr>
          <w:t xml:space="preserve">לו</w:t>
        </w:r>
      </w:ins>
      <w:del w:id="93570" w:author="מנוע מכני" w:date="2026-10-11T12:04:39Z">
        <w:r w:rsidRPr="006F178A">
          <w:rPr>
            <w:rtl/>
          </w:rPr>
          <w:delText xml:space="preserve">ליה</w:delText>
        </w:r>
      </w:del>
      <w:r w:rsidRPr="006F178A">
        <w:rPr>
          <w:rtl/>
        </w:rPr>
        <w:t xml:space="preserve"> מוקצה.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קכז.</w:t>
      </w:r>
    </w:p>
    <w:p>
      <w:pPr>
        <w:pStyle w:val="afffff8"/>
        <w:rPr>
          <w:ins w:id="90269" w:author="קלוד" w:date="2026-10-11T12:33:55Z"/>
        </w:rPr>
      </w:pPr>
      <w:ins w:id="90270" w:author="קלוד" w:date="2026-10-11T12:33:55Z">
        <w:r>
          <w:rPr>
            <w:color w:val="7B3F00"/>
          </w:rPr>
          <w:t xml:space="preserve">פינוי האוצר - אין מתחילין בו, ותבואה צבורה</w:t>
        </w:r>
      </w:ins>
    </w:p>
    <w:p w:rsidR="00E9703F" w:rsidRPr="006F178A" w:rsidRDefault="00E9703F" w:rsidP="00E9703F">
      <w:pPr>
        <w:rPr>
          <w:rtl/>
        </w:rPr>
      </w:pPr>
      <w:r w:rsidRPr="006F178A">
        <w:rPr>
          <w:rFonts w:ascii="Fb Fontext" w:hAnsi="Fb Fontext"/>
          <w:b/>
          <w:rtl/>
        </w:rPr>
        <w:t>•</w:t>
      </w:r>
      <w:r w:rsidRPr="006F178A">
        <w:rPr>
          <w:rFonts w:ascii="Fb Fontext" w:hAnsi="Fb Fontext" w:hint="cs"/>
          <w:b/>
          <w:bCs/>
          <w:rtl/>
        </w:rPr>
        <w:t xml:space="preserve"> </w:t>
      </w:r>
      <w:r w:rsidRPr="006F178A">
        <w:rPr>
          <w:rFonts w:ascii="Fb Fontext" w:hAnsi="Fb Fontext"/>
          <w:b/>
          <w:bCs/>
          <w:rtl/>
        </w:rPr>
        <w:t>ת"ר</w:t>
      </w:r>
      <w:r w:rsidRPr="006F178A">
        <w:rPr>
          <w:rFonts w:ascii="Fb Fontext" w:hAnsi="Fb Fontext"/>
          <w:rtl/>
        </w:rPr>
        <w:t xml:space="preserve"> אין מתחילין באוצר תחילה, אבל עושה בו שביל </w:t>
      </w:r>
      <w:ins w:id="106969" w:author="קלוד" w:date="2026-10-11T13:11:34Z">
        <w:r>
          <w:rPr>
            <w:rFonts w:ascii="Fb Fontext" w:hAnsi="Fb Fontext"/>
            <w:rtl/>
          </w:rPr>
          <w:t xml:space="preserve">ברגליו</w:t>
        </w:r>
      </w:ins>
      <w:del w:id="106970" w:author="קלוד" w:date="2026-10-11T13:11:34Z">
        <w:r w:rsidRPr="006F178A">
          <w:rPr>
            <w:rFonts w:ascii="Fb Fontext" w:hAnsi="Fb Fontext"/>
            <w:rtl/>
          </w:rPr>
          <w:delText xml:space="preserve">-ברגליו</w:delText>
        </w:r>
      </w:del>
      <w:r w:rsidRPr="006F178A">
        <w:rPr>
          <w:rFonts w:ascii="Fb Fontext" w:hAnsi="Fb Fontext"/>
          <w:rtl/>
        </w:rPr>
        <w:t xml:space="preserve"> </w:t>
      </w:r>
      <w:ins w:id="106967" w:author="קלוד" w:date="2026-10-11T13:11:34Z">
        <w:r>
          <w:rPr>
            <w:rStyle w:val="afffffe"/>
            <w:rFonts w:ascii="Fb Fontext" w:hAnsi="Fb Fontext"/>
            <w:rtl/>
          </w:rPr>
          <w:t xml:space="preserve">ולא בידיו</w:t>
        </w:r>
        <w:r>
          <w:rPr>
            <w:rFonts w:ascii="Fb Fontext" w:hAnsi="Fb Fontext"/>
            <w:rtl/>
          </w:rPr>
          <w:t xml:space="preserve"> כדי</w:t>
        </w:r>
      </w:ins>
      <w:del w:id="106968" w:author="קלוד" w:date="2026-10-11T13:11:34Z">
        <w:r w:rsidRPr="006F178A">
          <w:rPr>
            <w:rFonts w:ascii="Fb Fontext" w:hAnsi="Fb Fontext"/>
            <w:rtl/>
          </w:rPr>
          <w:delText xml:space="preserve">-כדי</w:delText>
        </w:r>
      </w:del>
      <w:r w:rsidRPr="006F178A">
        <w:rPr>
          <w:rFonts w:ascii="Fb Fontext" w:hAnsi="Fb Fontext"/>
          <w:rtl/>
        </w:rPr>
        <w:t xml:space="preserve"> שיכנס ויצא.</w:t>
      </w:r>
    </w:p>
    <w:p>
      <w:pPr>
        <w:pStyle w:val="38"/>
        <w:rPr>
          <w:ins w:id="98735" w:author="מנוע מכני" w:date="2026-10-11T12:04:39Z"/>
        </w:rPr>
      </w:pPr>
      <w:del w:id="98734" w:author="מנוע מכני" w:date="2026-10-11T12:04:39Z">
        <w:r w:rsidRPr="006F178A">
          <w:delText xml:space="preserve">•</w:delText>
        </w:r>
      </w:del>
      <w:r w:rsidRPr="006F178A">
        <w:t xml:space="preserve"> </w:t>
      </w:r>
      <w:r w:rsidRPr="006F178A">
        <w:t>ת"ר תבואה צבורה</w:t>
      </w:r>
      <w:r w:rsidRPr="006F178A">
        <w:t>-</w:t>
      </w:r>
      <w:r w:rsidRPr="006F178A">
        <w:t xml:space="preserve"> </w:t>
      </w:r>
      <w:r w:rsidRPr="006F178A">
        <w:t>ר</w:t>
      </w:r>
      <w:r w:rsidRPr="006F178A">
        <w:t>"</w:t>
      </w:r>
      <w:r w:rsidRPr="006F178A">
        <w:t xml:space="preserve">א:</w:t>
      </w:r>
    </w:p>
    <w:p w:rsidR="00E9703F" w:rsidRDefault="00E9703F" w:rsidP="00E9703F">
      <w:pPr>
        <w:rPr>
          <w:rtl/>
        </w:rPr>
      </w:pPr>
      <w:del w:id="98736" w:author="מנוע מכני" w:date="2026-10-11T12:04:39Z">
        <w:r w:rsidRPr="006F178A">
          <w:rPr>
            <w:rFonts w:hint="cs"/>
            <w:rtl/>
          </w:rPr>
          <w:delText xml:space="preserve"> </w:delText>
        </w:r>
      </w:del>
      <w:r w:rsidRPr="006F178A">
        <w:rPr>
          <w:rtl/>
        </w:rPr>
        <w:t xml:space="preserve">התחיל בה </w:t>
      </w:r>
      <w:r w:rsidRPr="006F178A">
        <w:rPr>
          <w:rStyle w:val="2fb"/>
          <w:rtl/>
        </w:rPr>
        <w:t xml:space="preserve">מער"ש</w:t>
      </w:r>
      <w:ins w:id="106979" w:author="קלוד" w:date="2026-10-11T13:11:34Z">
        <w:r>
          <w:rPr>
            <w:rtl/>
          </w:rPr>
          <w:t xml:space="preserve"> - </w:t>
        </w:r>
      </w:ins>
      <w:del w:id="106980" w:author="קלוד" w:date="2026-10-11T13:11:34Z">
        <w:r w:rsidRPr="006F178A">
          <w:rPr>
            <w:rtl/>
          </w:rPr>
          <w:delText xml:space="preserve"> </w:delText>
        </w:r>
      </w:del>
      <w:r w:rsidRPr="006F178A">
        <w:rPr>
          <w:rtl/>
        </w:rPr>
        <w:t xml:space="preserve">מותר </w:t>
      </w:r>
      <w:ins w:id="106977" w:author="קלוד" w:date="2026-10-11T13:11:34Z">
        <w:r>
          <w:rPr>
            <w:rtl/>
          </w:rPr>
          <w:t xml:space="preserve">להסתפק</w:t>
        </w:r>
      </w:ins>
      <w:del w:id="106978" w:author="קלוד" w:date="2026-10-11T13:11:34Z">
        <w:r w:rsidRPr="006F178A">
          <w:rPr>
            <w:rtl/>
          </w:rPr>
          <w:delText xml:space="preserve">להתסתפק</w:delText>
        </w:r>
      </w:del>
      <w:r w:rsidRPr="006F178A">
        <w:rPr>
          <w:rtl/>
        </w:rPr>
        <w:t xml:space="preserve"> ממנה </w:t>
      </w:r>
      <w:ins w:id="106975" w:author="קלוד" w:date="2026-10-11T13:11:34Z">
        <w:r>
          <w:rPr>
            <w:rtl/>
          </w:rPr>
          <w:t xml:space="preserve">בשבת,</w:t>
        </w:r>
      </w:ins>
      <w:del w:id="106976" w:author="קלוד" w:date="2026-10-11T13:11:34Z">
        <w:r w:rsidRPr="006F178A">
          <w:rPr>
            <w:rtl/>
          </w:rPr>
          <w:delText xml:space="preserve">בשבת</w:delText>
        </w:r>
      </w:del>
      <w:r w:rsidRPr="006F178A">
        <w:rPr>
          <w:rtl/>
        </w:rPr>
        <w:t xml:space="preserve"> </w:t>
      </w:r>
      <w:ins w:id="94943" w:author="מנוע מכני" w:date="2026-10-11T12:04:39Z">
        <w:r>
          <w:rPr>
            <w:rtl/>
          </w:rPr>
          <w:t xml:space="preserve">ואם </w:t>
        </w:r>
      </w:ins>
      <w:del w:id="94944" w:author="מנוע מכני" w:date="2026-10-11T12:04:39Z">
        <w:r w:rsidRPr="006F178A">
          <w:rPr>
            <w:rtl/>
          </w:rPr>
          <w:delText xml:space="preserve">ואי </w:delText>
        </w:r>
      </w:del>
      <w:ins w:id="91769" w:author="מנוע מכני" w:date="2026-10-11T12:04:39Z">
        <w:ins w:id="106973" w:author="קלוד" w:date="2026-10-11T13:11:34Z">
          <w:r>
            <w:rPr>
              <w:rtl/>
            </w:rPr>
            <w:t xml:space="preserve">לאו</w:t>
          </w:r>
        </w:ins>
        <w:del w:id="106974" w:author="קלוד" w:date="2026-10-11T13:11:34Z">
          <w:r>
            <w:rPr>
              <w:rtl/>
            </w:rPr>
            <w:delText xml:space="preserve">לא</w:delText>
          </w:r>
        </w:del>
      </w:ins>
      <w:del w:id="91770" w:author="מנוע מכני" w:date="2026-10-11T12:04:39Z">
        <w:r w:rsidRPr="006F178A">
          <w:rPr>
            <w:rtl/>
          </w:rPr>
          <w:delText xml:space="preserve">לאו</w:delText>
        </w:r>
      </w:del>
      <w:r w:rsidRPr="006F178A">
        <w:rPr>
          <w:rtl/>
        </w:rPr>
        <w:t xml:space="preserve"> </w:t>
      </w:r>
      <w:ins w:id="106971" w:author="קלוד" w:date="2026-10-11T13:11:34Z">
        <w:r>
          <w:rPr>
            <w:rtl/>
          </w:rPr>
          <w:t xml:space="preserve">- אסור.</w:t>
        </w:r>
      </w:ins>
      <w:del w:id="106972" w:author="קלוד" w:date="2026-10-11T13:11:34Z">
        <w:r w:rsidRPr="006F178A">
          <w:rPr>
            <w:rtl/>
          </w:rPr>
          <w:delText xml:space="preserve">אסור</w:delText>
        </w:r>
      </w:del>
    </w:p>
    <w:p>
      <w:pPr>
        <w:pStyle w:val="38"/>
        <w:rPr>
          <w:ins w:id="98737" w:author="מנוע מכני" w:date="2026-10-11T12:04:39Z"/>
        </w:rPr>
      </w:pPr>
      <w:r w:rsidRPr="006F178A">
        <w:t>ור"ש</w:t>
      </w:r>
      <w:r w:rsidRPr="006F178A">
        <w:t>:</w:t>
      </w:r>
    </w:p>
    <w:p w:rsidR="00E9703F" w:rsidRPr="009757B9" w:rsidRDefault="00E9703F" w:rsidP="00E9703F">
      <w:pPr>
        <w:rPr>
          <w:rFonts w:cs="Guttman Vilna"/>
          <w:b/>
          <w:bCs/>
          <w:rtl/>
        </w:rPr>
      </w:pPr>
      <w:del w:id="98738" w:author="מנוע מכני" w:date="2026-10-11T12:04:39Z">
        <w:r w:rsidRPr="006F178A">
          <w:rPr>
            <w:rtl/>
          </w:rPr>
          <w:delText xml:space="preserve"> </w:delText>
        </w:r>
      </w:del>
      <w:r w:rsidRPr="006F178A">
        <w:rPr>
          <w:rtl/>
        </w:rPr>
        <w:t xml:space="preserve">מתיר </w:t>
      </w:r>
      <w:r>
        <w:rPr>
          <w:rtl/>
        </w:rPr>
        <w:t>אפי'</w:t>
      </w:r>
      <w:r w:rsidRPr="006F178A">
        <w:rPr>
          <w:rtl/>
        </w:rPr>
        <w:t xml:space="preserve"> בכה"ג.</w:t>
      </w:r>
    </w:p>
    <w:p w:rsidR="00E9703F" w:rsidRPr="006F178A" w:rsidRDefault="00E9703F" w:rsidP="00E9703F">
      <w:pPr>
        <w:rPr>
          <w:rtl/>
        </w:rPr>
      </w:pPr>
      <w:r w:rsidRPr="006F178A">
        <w:rPr>
          <w:rtl/>
        </w:rPr>
        <w:t xml:space="preserve">שיעור צבורה -לתך. וכן </w:t>
      </w:r>
      <w:r w:rsidRPr="006F178A">
        <w:rPr>
          <w:rtl/>
        </w:rPr>
        <w:t xml:space="preserve">אמר</w:t>
      </w:r>
      <w:r w:rsidRPr="006F178A">
        <w:rPr>
          <w:rtl/>
        </w:rPr>
        <w:t xml:space="preserve"> </w:t>
      </w:r>
      <w:r w:rsidRPr="006F178A">
        <w:rPr>
          <w:rStyle w:val="2fb"/>
          <w:rtl/>
        </w:rPr>
        <w:t xml:space="preserve">אביי</w:t>
      </w:r>
      <w:r w:rsidRPr="006F178A">
        <w:rPr>
          <w:rtl/>
        </w:rPr>
        <w:t xml:space="preserve"> </w:t>
      </w:r>
      <w:r w:rsidRPr="006F178A">
        <w:rPr>
          <w:rStyle w:val="2fb"/>
          <w:rtl/>
        </w:rPr>
        <w:t xml:space="preserve">לרנב"ז</w:t>
      </w:r>
      <w:r w:rsidRPr="006F178A">
        <w:rPr>
          <w:rtl/>
        </w:rPr>
        <w:t xml:space="preserve">.</w:t>
      </w:r>
    </w:p>
    <w:p w:rsidR="00E9703F" w:rsidRPr="006F178A" w:rsidRDefault="00524703" w:rsidP="00E9703F">
      <w:pPr>
        <w:rPr>
          <w:rtl/>
        </w:rPr>
      </w:pPr>
      <w:r>
        <w:rPr>
          <w:rtl/>
        </w:rPr>
        <w:t>• ר</w:t>
      </w:r>
      <w:r w:rsidR="00E9703F" w:rsidRPr="006F178A">
        <w:rPr>
          <w:rStyle w:val="afffe"/>
          <w:rFonts w:ascii="Fb Fontext" w:hAnsi="Fb Fontext"/>
          <w:rtl/>
        </w:rPr>
        <w:t xml:space="preserve">בע וחמש </w:t>
      </w:r>
      <w:ins w:id="106983" w:author="קלוד" w:date="2026-10-11T13:11:34Z">
        <w:r>
          <w:rPr>
            <w:rtl/>
          </w:rPr>
          <w:t xml:space="preserve">ולא</w:t>
        </w:r>
      </w:ins>
      <w:del w:id="106984" w:author="קלוד" w:date="2026-10-11T13:11:34Z">
        <w:r w:rsidR="00E9703F" w:rsidRPr="006F178A">
          <w:rPr>
            <w:rtl/>
          </w:rPr>
          <w:delText xml:space="preserve">ויותר</w:delText>
        </w:r>
      </w:del>
      <w:r w:rsidR="00E9703F" w:rsidRPr="006F178A">
        <w:rPr>
          <w:rtl/>
        </w:rPr>
        <w:t xml:space="preserve"> </w:t>
      </w:r>
      <w:ins w:id="106981" w:author="קלוד" w:date="2026-10-11T13:11:34Z">
        <w:r>
          <w:rPr>
            <w:rtl/>
          </w:rPr>
          <w:t xml:space="preserve">יותר - </w:t>
        </w:r>
        <w:r>
          <w:rPr>
            <w:rStyle w:val="afffffe"/>
            <w:rtl/>
          </w:rPr>
          <w:t xml:space="preserve">איבעיא:</w:t>
        </w:r>
      </w:ins>
      <w:del w:id="106982" w:author="קלוד" w:date="2026-10-11T13:11:34Z">
        <w:r w:rsidR="00E9703F" w:rsidRPr="006F178A">
          <w:rPr>
            <w:rtl/>
          </w:rPr>
          <w:delText xml:space="preserve">לא</w:delText>
        </w:r>
      </w:del>
      <w:r w:rsidR="00E9703F" w:rsidRPr="006F178A">
        <w:rPr>
          <w:rtl/>
        </w:rPr>
        <w:t xml:space="preserve"> אם הדבר תלוי בהליכה או במשוי.</w:t>
      </w:r>
    </w:p>
    <w:p w:rsidR="00E9703F" w:rsidRPr="009757B9" w:rsidRDefault="00E9703F" w:rsidP="00E9703F">
      <w:pPr>
        <w:rPr>
          <w:rFonts w:cs="Guttman Vilna"/>
          <w:b/>
          <w:bCs/>
          <w:rtl/>
        </w:rPr>
      </w:pPr>
      <w:r w:rsidRPr="006F178A">
        <w:rPr>
          <w:rtl/>
        </w:rPr>
        <w:t xml:space="preserve">שינוי לשון הברייתות </w:t>
      </w:r>
      <w:ins w:id="106989" w:author="קלוד" w:date="2026-10-11T13:11:34Z">
        <w:r>
          <w:rPr>
            <w:rStyle w:val="afffffe"/>
            <w:rtl/>
          </w:rPr>
          <w:t xml:space="preserve">אינו מחלוקת</w:t>
        </w:r>
        <w:r>
          <w:rPr>
            <w:rtl/>
          </w:rPr>
          <w:t xml:space="preserve"> -</w:t>
        </w:r>
      </w:ins>
      <w:del w:id="106990" w:author="קלוד" w:date="2026-10-11T13:11:34Z">
        <w:r w:rsidRPr="006F178A">
          <w:rPr>
            <w:rtl/>
          </w:rPr>
          <w:delText xml:space="preserve">הוא</w:delText>
        </w:r>
      </w:del>
      <w:r w:rsidRPr="006F178A">
        <w:rPr>
          <w:rtl/>
        </w:rPr>
        <w:t xml:space="preserve"> תלוי במספר הכדים </w:t>
      </w:r>
      <w:ins w:id="106987" w:author="קלוד" w:date="2026-10-11T13:11:34Z">
        <w:r>
          <w:rPr>
            <w:rtl/>
          </w:rPr>
          <w:t xml:space="preserve">שבכל</w:t>
        </w:r>
      </w:ins>
      <w:del w:id="106988" w:author="קלוד" w:date="2026-10-11T13:11:34Z">
        <w:r w:rsidRPr="006F178A">
          <w:rPr>
            <w:rtl/>
          </w:rPr>
          <w:delText xml:space="preserve">שבתוך</w:delText>
        </w:r>
      </w:del>
      <w:r w:rsidRPr="006F178A">
        <w:rPr>
          <w:rtl/>
        </w:rPr>
        <w:t xml:space="preserve"> </w:t>
      </w:r>
      <w:ins w:id="106985" w:author="קלוד" w:date="2026-10-11T13:11:34Z">
        <w:r>
          <w:rPr>
            <w:rtl/>
          </w:rPr>
          <w:t xml:space="preserve">קופה.</w:t>
        </w:r>
      </w:ins>
      <w:del w:id="106986" w:author="קלוד" w:date="2026-10-11T13:11:34Z">
        <w:r w:rsidRPr="006F178A">
          <w:rPr>
            <w:rtl/>
          </w:rPr>
          <w:delText xml:space="preserve">הקופות.</w:delText>
        </w:r>
      </w:del>
    </w:p>
    <w:p w:rsidR="00E9703F" w:rsidRPr="009757B9" w:rsidRDefault="00E9703F" w:rsidP="00E9703F">
      <w:pPr>
        <w:rPr>
          <w:rFonts w:cs="Guttman Vilna"/>
          <w:b/>
          <w:bCs/>
          <w:rtl/>
        </w:rPr>
      </w:pPr>
      <w:ins w:id="107001" w:author="קלוד" w:date="2026-10-11T13:11:34Z">
        <w:r>
          <w:rPr>
            <w:rtl/>
          </w:rPr>
          <w:t xml:space="preserve">וחמש</w:t>
        </w:r>
      </w:ins>
      <w:del w:id="107002" w:author="קלוד" w:date="2026-10-11T13:11:34Z">
        <w:r w:rsidRPr="006F178A">
          <w:rPr>
            <w:rtl/>
          </w:rPr>
          <w:delText xml:space="preserve">והא דחמש</w:delText>
        </w:r>
      </w:del>
      <w:r w:rsidRPr="006F178A">
        <w:rPr>
          <w:rtl/>
        </w:rPr>
        <w:t xml:space="preserve"> עשרה </w:t>
      </w:r>
      <w:ins w:id="106999" w:author="קלוד" w:date="2026-10-11T13:11:34Z">
        <w:r>
          <w:rPr>
            <w:rtl/>
          </w:rPr>
          <w:t xml:space="preserve">-</w:t>
        </w:r>
      </w:ins>
      <w:del w:id="107000" w:author="קלוד" w:date="2026-10-11T13:11:34Z">
        <w:r w:rsidRPr="006F178A">
          <w:rPr>
            <w:rtl/>
          </w:rPr>
          <w:delText xml:space="preserve">היינו</w:delText>
        </w:r>
      </w:del>
      <w:r w:rsidRPr="006F178A">
        <w:rPr>
          <w:rtl/>
        </w:rPr>
        <w:t xml:space="preserve"> </w:t>
      </w:r>
      <w:ins w:id="106997" w:author="קלוד" w:date="2026-10-11T13:11:34Z">
        <w:r>
          <w:rPr>
            <w:rtl/>
          </w:rPr>
          <w:t xml:space="preserve">בכדים</w:t>
        </w:r>
      </w:ins>
      <w:del w:id="106998" w:author="קלוד" w:date="2026-10-11T13:11:34Z">
        <w:r w:rsidRPr="006F178A">
          <w:rPr>
            <w:rtl/>
          </w:rPr>
          <w:delText xml:space="preserve">בקופה של כדים</w:delText>
        </w:r>
      </w:del>
      <w:r w:rsidRPr="006F178A">
        <w:rPr>
          <w:rtl/>
        </w:rPr>
        <w:t xml:space="preserve"> קטנים [דקורי </w:t>
      </w:r>
      <w:ins w:id="106995" w:author="קלוד" w:date="2026-10-11T13:11:34Z">
        <w:r>
          <w:rPr>
            <w:rtl/>
          </w:rPr>
          <w:t xml:space="preserve">דהרפניא],</w:t>
        </w:r>
      </w:ins>
      <w:del w:id="106996" w:author="קלוד" w:date="2026-10-11T13:11:34Z">
        <w:r w:rsidRPr="006F178A">
          <w:rPr>
            <w:rtl/>
          </w:rPr>
          <w:delText xml:space="preserve">דהרפניא]</w:delText>
        </w:r>
      </w:del>
      <w:r w:rsidRPr="006F178A">
        <w:rPr>
          <w:rtl/>
        </w:rPr>
        <w:t xml:space="preserve"> </w:t>
      </w:r>
      <w:ins w:id="106993" w:author="קלוד" w:date="2026-10-11T13:11:34Z">
        <w:r>
          <w:rPr>
            <w:rtl/>
          </w:rPr>
          <w:t xml:space="preserve">שלושה</w:t>
        </w:r>
      </w:ins>
      <w:del w:id="106994" w:author="קלוד" w:date="2026-10-11T13:11:34Z">
        <w:r w:rsidRPr="006F178A">
          <w:rPr>
            <w:rtl/>
          </w:rPr>
          <w:delText xml:space="preserve">תלת</w:delText>
        </w:r>
      </w:del>
      <w:r w:rsidRPr="006F178A">
        <w:rPr>
          <w:rtl/>
        </w:rPr>
        <w:t xml:space="preserve"> </w:t>
      </w:r>
      <w:ins w:id="106991" w:author="קלוד" w:date="2026-10-11T13:11:34Z">
        <w:r>
          <w:rPr>
            <w:rtl/>
          </w:rPr>
          <w:t xml:space="preserve">שלושה</w:t>
        </w:r>
      </w:ins>
      <w:del w:id="106992" w:author="קלוד" w:date="2026-10-11T13:11:34Z">
        <w:r w:rsidRPr="006F178A">
          <w:rPr>
            <w:rtl/>
          </w:rPr>
          <w:delText xml:space="preserve">תלת</w:delText>
        </w:r>
      </w:del>
      <w:r w:rsidRPr="006F178A">
        <w:rPr>
          <w:rtl/>
        </w:rPr>
        <w:t xml:space="preserve"> בקופה.</w:t>
      </w:r>
    </w:p>
    <w:p w:rsidR="00E9703F" w:rsidRPr="006F178A" w:rsidRDefault="00524703" w:rsidP="00E9703F">
      <w:pPr>
        <w:rPr>
          <w:rtl/>
        </w:rPr>
      </w:pPr>
      <w:r>
        <w:rPr>
          <w:rtl/>
        </w:rPr>
        <w:t>• ר</w:t>
      </w:r>
      <w:r w:rsidR="00E9703F" w:rsidRPr="006F178A">
        <w:rPr>
          <w:rStyle w:val="afffe"/>
          <w:rFonts w:ascii="Fb Fontext" w:hAnsi="Fb Fontext"/>
          <w:rtl/>
        </w:rPr>
        <w:t>בע וחמש</w:t>
      </w:r>
      <w:r w:rsidR="00E9703F" w:rsidRPr="006F178A">
        <w:rPr>
          <w:rtl/>
        </w:rPr>
        <w:t xml:space="preserve"> </w:t>
      </w:r>
      <w:ins w:id="107007" w:author="קלוד" w:date="2026-10-11T13:11:34Z">
        <w:r>
          <w:rPr>
            <w:rtl/>
          </w:rPr>
          <w:t xml:space="preserve">- הכל</w:t>
        </w:r>
      </w:ins>
      <w:del w:id="107008" w:author="קלוד" w:date="2026-10-11T13:11:34Z">
        <w:r w:rsidR="00E9703F" w:rsidRPr="006F178A">
          <w:rPr>
            <w:rtl/>
          </w:rPr>
          <w:delText xml:space="preserve">והכל</w:delText>
        </w:r>
      </w:del>
      <w:r w:rsidR="00E9703F" w:rsidRPr="006F178A">
        <w:rPr>
          <w:rtl/>
        </w:rPr>
        <w:t xml:space="preserve"> לפי </w:t>
      </w:r>
      <w:ins w:id="107005" w:author="קלוד" w:date="2026-10-11T13:11:34Z">
        <w:r>
          <w:rPr>
            <w:rtl/>
          </w:rPr>
          <w:t xml:space="preserve">האורחין,</w:t>
        </w:r>
      </w:ins>
      <w:del w:id="107006" w:author="קלוד" w:date="2026-10-11T13:11:34Z">
        <w:r w:rsidR="00E9703F" w:rsidRPr="006F178A">
          <w:rPr>
            <w:rtl/>
          </w:rPr>
          <w:delText xml:space="preserve">האורחין</w:delText>
        </w:r>
      </w:del>
      <w:r w:rsidR="00E9703F" w:rsidRPr="006F178A">
        <w:rPr>
          <w:rtl/>
        </w:rPr>
        <w:t xml:space="preserve"> </w:t>
      </w:r>
      <w:ins w:id="107003" w:author="קלוד" w:date="2026-10-11T13:11:34Z">
        <w:r>
          <w:rPr>
            <w:rtl/>
          </w:rPr>
          <w:t xml:space="preserve">וראייה</w:t>
        </w:r>
      </w:ins>
      <w:del w:id="107004" w:author="קלוד" w:date="2026-10-11T13:11:34Z">
        <w:r w:rsidR="00E9703F" w:rsidRPr="006F178A">
          <w:rPr>
            <w:rtl/>
          </w:rPr>
          <w:delText xml:space="preserve">וכן ראייה</w:delText>
        </w:r>
      </w:del>
      <w:r w:rsidR="00E9703F" w:rsidRPr="006F178A">
        <w:rPr>
          <w:rtl/>
        </w:rPr>
        <w:t xml:space="preserve"> </w:t>
      </w:r>
      <w:r w:rsidR="00E9703F" w:rsidRPr="006F178A">
        <w:rPr>
          <w:rStyle w:val="2fb"/>
          <w:rtl/>
        </w:rPr>
        <w:t xml:space="preserve">מרבי</w:t>
      </w:r>
      <w:r w:rsidR="00E9703F" w:rsidRPr="006F178A">
        <w:rPr>
          <w:rtl/>
        </w:rPr>
        <w:t xml:space="preserve"> </w:t>
      </w:r>
      <w:ins w:id="90527" w:author="Claude - סמנטי" w:date="2026-10-11T12:28:21Z">
        <w:r>
          <w:rPr>
            <w:rtl/>
          </w:rPr>
          <w:t xml:space="preserve">שעימר</w:t>
        </w:r>
      </w:ins>
      <w:del w:id="90528" w:author="Claude - סמנטי" w:date="2026-10-11T12:28:21Z">
        <w:r w:rsidR="00E9703F" w:rsidRPr="006F178A">
          <w:rPr>
            <w:rtl/>
          </w:rPr>
          <w:delText xml:space="preserve">דעימר</w:delText>
        </w:r>
      </w:del>
      <w:r w:rsidR="00E9703F" w:rsidRPr="006F178A">
        <w:rPr>
          <w:rtl/>
        </w:rPr>
        <w:t xml:space="preserve"> כל השדה כולה לתלמידיו</w:t>
      </w:r>
      <w:r w:rsidR="00E9703F" w:rsidRPr="006F178A">
        <w:rPr>
          <w:rFonts w:hint="cs"/>
          <w:rtl/>
        </w:rPr>
        <w:t>.</w:t>
      </w:r>
    </w:p>
    <w:p w:rsidR="00E9703F" w:rsidRPr="006F178A" w:rsidRDefault="00E9703F" w:rsidP="00E9703F">
      <w:pPr>
        <w:rPr>
          <w:rtl/>
        </w:rPr>
      </w:pPr>
      <w:ins w:id="107029" w:author="קלוד" w:date="2026-10-11T13:11:34Z">
        <w:r>
          <w:rPr>
            <w:rStyle w:val="afffffe"/>
            <w:rtl/>
          </w:rPr>
          <w:t xml:space="preserve">ואחד</w:t>
        </w:r>
      </w:ins>
      <w:del w:id="107030" w:author="קלוד" w:date="2026-10-11T13:11:34Z">
        <w:r w:rsidRPr="006F178A">
          <w:rPr>
            <w:rtl/>
          </w:rPr>
          <w:delText xml:space="preserve">וכן</w:delText>
        </w:r>
      </w:del>
      <w:r w:rsidRPr="006F178A">
        <w:rPr>
          <w:rtl/>
        </w:rPr>
        <w:t xml:space="preserve"> </w:t>
      </w:r>
      <w:ins w:id="107027" w:author="קלוד" w:date="2026-10-11T13:11:34Z">
        <w:r>
          <w:rPr>
            <w:rStyle w:val="afffffe"/>
            <w:rtl/>
          </w:rPr>
          <w:t xml:space="preserve">לכולם?</w:t>
        </w:r>
      </w:ins>
      <w:del w:id="107028" w:author="קלוד" w:date="2026-10-11T13:11:34Z">
        <w:r w:rsidRPr="006F178A">
          <w:rPr>
            <w:rtl/>
          </w:rPr>
          <w:delText xml:space="preserve">בפעם</w:delText>
        </w:r>
      </w:del>
      <w:r w:rsidRPr="006F178A">
        <w:rPr>
          <w:rtl/>
        </w:rPr>
        <w:t xml:space="preserve"> </w:t>
      </w:r>
      <w:ins w:id="107025" w:author="קלוד" w:date="2026-10-11T13:11:34Z">
        <w:r>
          <w:rPr>
            <w:rtl/>
          </w:rPr>
          <w:t xml:space="preserve">אין</w:t>
        </w:r>
      </w:ins>
      <w:del w:id="107026" w:author="קלוד" w:date="2026-10-11T13:11:34Z">
        <w:r w:rsidRPr="006F178A">
          <w:rPr>
            <w:rtl/>
          </w:rPr>
          <w:delText xml:space="preserve">אחרת</w:delText>
        </w:r>
      </w:del>
      <w:r w:rsidRPr="006F178A">
        <w:rPr>
          <w:rFonts w:hint="cs"/>
          <w:rtl/>
        </w:rPr>
        <w:t xml:space="preserve"> </w:t>
      </w:r>
      <w:ins w:id="107023" w:author="קלוד" w:date="2026-10-11T13:11:34Z">
        <w:r>
          <w:rPr>
            <w:rStyle w:val="2fb"/>
            <w:rFonts w:hint="cs"/>
            <w:rtl/>
          </w:rPr>
          <w:t xml:space="preserve">ראייה</w:t>
        </w:r>
      </w:ins>
      <w:del w:id="107024" w:author="קלוד" w:date="2026-10-11T13:11:34Z">
        <w:r w:rsidRPr="006F178A">
          <w:rPr>
            <w:rStyle w:val="2fb"/>
            <w:rFonts w:hint="cs"/>
            <w:rtl/>
          </w:rPr>
          <w:delText xml:space="preserve">ר</w:delText>
        </w:r>
        <w:r w:rsidRPr="006F178A">
          <w:rPr>
            <w:rStyle w:val="2fb"/>
            <w:rtl/>
          </w:rPr>
          <w:delText xml:space="preserve">בי</w:delText>
        </w:r>
      </w:del>
      <w:r w:rsidRPr="006F178A">
        <w:rPr>
          <w:rtl/>
        </w:rPr>
        <w:t xml:space="preserve"> </w:t>
      </w:r>
      <w:ins w:id="107021" w:author="קלוד" w:date="2026-10-11T13:11:34Z">
        <w:r>
          <w:rPr>
            <w:rtl/>
          </w:rPr>
          <w:t xml:space="preserve">מרבי, שלא</w:t>
        </w:r>
      </w:ins>
      <w:del w:id="107022" w:author="קלוד" w:date="2026-10-11T13:11:34Z">
        <w:r w:rsidRPr="006F178A">
          <w:rPr>
            <w:rtl/>
          </w:rPr>
          <w:delText xml:space="preserve">לא</w:delText>
        </w:r>
      </w:del>
      <w:r w:rsidRPr="006F178A">
        <w:rPr>
          <w:rtl/>
        </w:rPr>
        <w:t xml:space="preserve"> עימר </w:t>
      </w:r>
      <w:ins w:id="107019" w:author="קלוד" w:date="2026-10-11T13:11:34Z">
        <w:r>
          <w:rPr>
            <w:rtl/>
          </w:rPr>
          <w:t xml:space="preserve">בעצמו</w:t>
        </w:r>
      </w:ins>
      <w:del w:id="107020" w:author="קלוד" w:date="2026-10-11T13:11:34Z">
        <w:r w:rsidRPr="006F178A">
          <w:rPr>
            <w:rtl/>
          </w:rPr>
          <w:delText xml:space="preserve">לנפשיה</w:delText>
        </w:r>
      </w:del>
      <w:r w:rsidRPr="006F178A">
        <w:rPr>
          <w:rtl/>
        </w:rPr>
        <w:t xml:space="preserve"> אלא צוה </w:t>
      </w:r>
      <w:ins w:id="107017" w:author="קלוד" w:date="2026-10-11T13:11:34Z">
        <w:r>
          <w:rPr>
            <w:rtl/>
          </w:rPr>
          <w:t xml:space="preserve">ועימר,</w:t>
        </w:r>
      </w:ins>
      <w:del w:id="107018" w:author="קלוד" w:date="2026-10-11T13:11:34Z">
        <w:r w:rsidRPr="006F178A">
          <w:rPr>
            <w:rtl/>
          </w:rPr>
          <w:delText xml:space="preserve">ועימר</w:delText>
        </w:r>
      </w:del>
      <w:r w:rsidRPr="006F178A">
        <w:rPr>
          <w:rtl/>
        </w:rPr>
        <w:t xml:space="preserve"> ולעולם כל </w:t>
      </w:r>
      <w:ins w:id="107015" w:author="קלוד" w:date="2026-10-11T13:11:34Z">
        <w:r>
          <w:rPr>
            <w:rtl/>
          </w:rPr>
          <w:t xml:space="preserve">אחד</w:t>
        </w:r>
      </w:ins>
      <w:del w:id="107016" w:author="קלוד" w:date="2026-10-11T13:11:34Z">
        <w:r w:rsidRPr="006F178A">
          <w:rPr>
            <w:rtl/>
          </w:rPr>
          <w:delText xml:space="preserve">חד</w:delText>
        </w:r>
      </w:del>
      <w:r w:rsidRPr="006F178A">
        <w:rPr>
          <w:rtl/>
        </w:rPr>
        <w:t xml:space="preserve"> </w:t>
      </w:r>
      <w:ins w:id="107013" w:author="קלוד" w:date="2026-10-11T13:11:34Z">
        <w:r>
          <w:rPr>
            <w:rtl/>
          </w:rPr>
          <w:t xml:space="preserve">ואחד</w:t>
        </w:r>
      </w:ins>
      <w:del w:id="107014" w:author="קלוד" w:date="2026-10-11T13:11:34Z">
        <w:r w:rsidRPr="006F178A">
          <w:rPr>
            <w:rtl/>
          </w:rPr>
          <w:delText xml:space="preserve">וחד</w:delText>
        </w:r>
      </w:del>
      <w:r w:rsidRPr="006F178A">
        <w:rPr>
          <w:rtl/>
        </w:rPr>
        <w:t xml:space="preserve"> </w:t>
      </w:r>
      <w:ins w:id="107011" w:author="קלוד" w:date="2026-10-11T13:11:34Z">
        <w:r>
          <w:rPr>
            <w:rtl/>
          </w:rPr>
          <w:t xml:space="preserve">מפנה</w:t>
        </w:r>
      </w:ins>
      <w:del w:id="107012" w:author="קלוד" w:date="2026-10-11T13:11:34Z">
        <w:r w:rsidRPr="006F178A">
          <w:rPr>
            <w:rtl/>
          </w:rPr>
          <w:delText xml:space="preserve">מפני</w:delText>
        </w:r>
      </w:del>
      <w:r w:rsidRPr="006F178A">
        <w:rPr>
          <w:rtl/>
        </w:rPr>
        <w:t xml:space="preserve"> </w:t>
      </w:r>
      <w:ins w:id="107009" w:author="קלוד" w:date="2026-10-11T13:11:34Z">
        <w:r>
          <w:rPr>
            <w:rtl/>
          </w:rPr>
          <w:t xml:space="preserve">לעצמו.</w:t>
        </w:r>
      </w:ins>
      <w:del w:id="107010" w:author="קלוד" w:date="2026-10-11T13:11:34Z">
        <w:r w:rsidRPr="006F178A">
          <w:rPr>
            <w:rtl/>
          </w:rPr>
          <w:delText xml:space="preserve">לנפשיה.</w:delText>
        </w:r>
      </w:del>
    </w:p>
    <w:p>
      <w:pPr>
        <w:pStyle w:val="afffff8"/>
        <w:rPr>
          <w:ins w:id="90267" w:author="קלוד" w:date="2026-10-11T12:33:55Z"/>
        </w:rPr>
      </w:pPr>
      <w:ins w:id="90268" w:author="קלוד" w:date="2026-10-11T12:33:55Z">
        <w:r>
          <w:rPr>
            <w:color w:val="7B3F00"/>
          </w:rPr>
          <w:t xml:space="preserve">הכנסת אורחין - גדולה מהשכמת בית המדרש</w:t>
        </w:r>
      </w:ins>
    </w:p>
    <w:p w:rsidR="00E9703F" w:rsidRPr="006F178A" w:rsidRDefault="00E9703F" w:rsidP="00E9703F">
      <w:pPr>
        <w:rPr>
          <w:rStyle w:val="afffe"/>
          <w:rFonts w:ascii="Fb Fontext" w:hAnsi="Fb Fontext"/>
          <w:rtl/>
        </w:rPr>
      </w:pPr>
      <w:r w:rsidRPr="006F178A">
        <w:rPr>
          <w:rtl/>
        </w:rPr>
        <w:t>•</w:t>
      </w:r>
      <w:r w:rsidRPr="006F178A">
        <w:rPr>
          <w:rFonts w:hint="cs"/>
          <w:rtl/>
        </w:rPr>
        <w:t xml:space="preserve"> </w:t>
      </w:r>
      <w:r w:rsidRPr="006F178A">
        <w:rPr>
          <w:rStyle w:val="afffe"/>
          <w:rFonts w:ascii="Fb Fontext" w:hAnsi="Fb Fontext"/>
          <w:rtl/>
        </w:rPr>
        <w:t>מפני האורחין ומפני ביטול בית המדרש.</w:t>
      </w:r>
    </w:p>
    <w:p>
      <w:pPr>
        <w:pStyle w:val="38"/>
        <w:rPr>
          <w:ins w:id="98739" w:author="מנוע מכני" w:date="2026-10-11T12:04:39Z"/>
        </w:rPr>
      </w:pPr>
      <w:r w:rsidRPr="006F178A">
        <w:t>רי"ו</w:t>
      </w:r>
      <w:r w:rsidRPr="006F178A">
        <w:t>:</w:t>
      </w:r>
    </w:p>
    <w:p w:rsidR="00E9703F" w:rsidRPr="006F178A" w:rsidRDefault="00E9703F" w:rsidP="00E9703F">
      <w:pPr>
        <w:rPr>
          <w:rtl/>
        </w:rPr>
      </w:pPr>
      <w:del w:id="98740" w:author="מנוע מכני" w:date="2026-10-11T12:04:39Z">
        <w:r w:rsidRPr="006F178A">
          <w:rPr>
            <w:rtl/>
          </w:rPr>
          <w:delText xml:space="preserve"> </w:delText>
        </w:r>
      </w:del>
      <w:r w:rsidRPr="006F178A">
        <w:rPr>
          <w:rtl/>
        </w:rPr>
        <w:t xml:space="preserve">מכאן שגדולה הכנסת אורחין כהשכמת ביהמ"ד.</w:t>
      </w:r>
    </w:p>
    <w:p>
      <w:pPr>
        <w:pStyle w:val="38"/>
        <w:rPr>
          <w:ins w:id="98741" w:author="מנוע מכני" w:date="2026-10-11T12:04:39Z"/>
        </w:rPr>
      </w:pPr>
      <w:r w:rsidRPr="006F178A">
        <w:t>ור"ד מנהרדעא</w:t>
      </w:r>
      <w:r w:rsidRPr="006F178A">
        <w:t>:</w:t>
      </w:r>
    </w:p>
    <w:p w:rsidR="00E9703F" w:rsidRPr="006F178A" w:rsidRDefault="00E9703F" w:rsidP="00E9703F">
      <w:pPr>
        <w:rPr>
          <w:rtl/>
        </w:rPr>
      </w:pPr>
      <w:del w:id="98742" w:author="מנוע מכני" w:date="2026-10-11T12:04:39Z">
        <w:r w:rsidRPr="006F178A">
          <w:rPr>
            <w:rtl/>
          </w:rPr>
          <w:delText xml:space="preserve"> </w:delText>
        </w:r>
      </w:del>
      <w:r w:rsidRPr="006F178A">
        <w:rPr>
          <w:rtl/>
        </w:rPr>
        <w:t xml:space="preserve">יותר מהשכמת בית המדרש, </w:t>
      </w:r>
      <w:ins w:id="107037" w:author="קלוד" w:date="2026-10-11T13:11:34Z">
        <w:r>
          <w:rPr>
            <w:rtl/>
          </w:rPr>
          <w:t xml:space="preserve">שהקדימה</w:t>
        </w:r>
      </w:ins>
      <w:del w:id="107038" w:author="קלוד" w:date="2026-10-11T13:11:34Z">
        <w:r w:rsidRPr="006F178A">
          <w:rPr>
            <w:rtl/>
          </w:rPr>
          <w:delText xml:space="preserve">דקתני</w:delText>
        </w:r>
      </w:del>
      <w:r w:rsidRPr="006F178A">
        <w:rPr>
          <w:rtl/>
        </w:rPr>
        <w:t xml:space="preserve"> </w:t>
      </w:r>
      <w:ins w:id="107035" w:author="קלוד" w:date="2026-10-11T13:11:34Z">
        <w:r>
          <w:rPr>
            <w:rtl/>
          </w:rPr>
          <w:t xml:space="preserve">המשנה</w:t>
        </w:r>
      </w:ins>
      <w:del w:id="107036" w:author="קלוד" w:date="2026-10-11T13:11:34Z">
        <w:r w:rsidRPr="006F178A">
          <w:rPr>
            <w:rtl/>
          </w:rPr>
          <w:delText xml:space="preserve">קודם</w:delText>
        </w:r>
      </w:del>
      <w:r w:rsidRPr="006F178A">
        <w:rPr>
          <w:rtl/>
        </w:rPr>
        <w:t xml:space="preserve"> </w:t>
      </w:r>
      <w:ins w:id="107033" w:author="קלוד" w:date="2026-10-11T13:11:34Z">
        <w:r>
          <w:rPr>
            <w:rtl/>
          </w:rPr>
          <w:t xml:space="preserve">'מפני</w:t>
        </w:r>
      </w:ins>
      <w:del w:id="107034" w:author="קלוד" w:date="2026-10-11T13:11:34Z">
        <w:r w:rsidRPr="006F178A">
          <w:rPr>
            <w:rtl/>
          </w:rPr>
          <w:delText xml:space="preserve">מפני</w:delText>
        </w:r>
      </w:del>
      <w:r w:rsidRPr="006F178A">
        <w:rPr>
          <w:rtl/>
        </w:rPr>
        <w:t xml:space="preserve"> </w:t>
      </w:r>
      <w:ins w:id="107031" w:author="קלוד" w:date="2026-10-11T13:11:34Z">
        <w:r>
          <w:rPr>
            <w:rtl/>
          </w:rPr>
          <w:t xml:space="preserve">האורחין'</w:t>
        </w:r>
      </w:ins>
      <w:del w:id="107032" w:author="קלוד" w:date="2026-10-11T13:11:34Z">
        <w:r w:rsidRPr="006F178A">
          <w:rPr>
            <w:rtl/>
          </w:rPr>
          <w:delText xml:space="preserve">האורחין</w:delText>
        </w:r>
      </w:del>
      <w:r w:rsidRPr="006F178A">
        <w:rPr>
          <w:rtl/>
        </w:rPr>
        <w:t xml:space="preserve"> ורק אח"כ ביהמ"ד.</w:t>
      </w:r>
    </w:p>
    <w:p w:rsidR="00E9703F" w:rsidRPr="00F677B7" w:rsidRDefault="00E9703F" w:rsidP="00E9703F">
      <w:pPr>
        <w:pStyle w:val="afffff"/>
        <w:rPr>
          <w:spacing w:val="0"/>
          <w:rtl/>
        </w:rPr>
      </w:pPr>
      <w:r w:rsidRPr="00F677B7">
        <w:rPr>
          <w:spacing w:val="0"/>
          <w:rtl/>
        </w:rPr>
        <w:t>ריא"ר</w:t>
      </w:r>
      <w:r w:rsidRPr="00F677B7">
        <w:rPr>
          <w:rFonts w:hint="cs"/>
          <w:spacing w:val="0"/>
          <w:rtl/>
        </w:rPr>
        <w:t>:</w:t>
      </w:r>
      <w:r>
        <w:rPr>
          <w:spacing w:val="0"/>
          <w:rtl/>
        </w:rPr>
        <w:t xml:space="preserve"> גדולה הכנסת אורחין מהקבלת פני שכינה, ד'</w:t>
      </w:r>
      <w:r>
        <w:rPr>
          <w:rStyle w:val="afffff0"/>
          <w:spacing w:val="0"/>
          <w:rtl/>
          <w:rPrChange w:id="9053" w:author="מנוע פסוקים" w:date="2026-10-11T09:34:00Z">
            <w:rPr>
              <w:spacing w:val="0"/>
              <w:rtl/>
            </w:rPr>
          </w:rPrChange>
        </w:rPr>
        <w:t xml:space="preserve">ויאמר אדני אם נא מצאתי חן בעיניך אל נא תעבר</w:t>
      </w:r>
      <w:r>
        <w:rPr>
          <w:spacing w:val="0"/>
          <w:rtl/>
        </w:rPr>
        <w:t xml:space="preserve"> וגו'.</w:t>
      </w:r>
    </w:p>
    <w:p>
      <w:pPr>
        <w:pStyle w:val="38"/>
        <w:rPr>
          <w:ins w:id="98744" w:author="מנוע מכני" w:date="2026-10-11T12:04:39Z"/>
        </w:rPr>
      </w:pPr>
      <w:del w:id="98743" w:author="מנוע מכני" w:date="2026-10-11T12:04:39Z">
        <w:r>
          <w:delText xml:space="preserve">•</w:delText>
        </w:r>
      </w:del>
      <w:r>
        <w:t xml:space="preserve"> ר</w:t>
      </w:r>
      <w:r w:rsidR="00E9703F" w:rsidRPr="006F178A">
        <w:t>"א</w:t>
      </w:r>
      <w:r w:rsidR="00E9703F" w:rsidRPr="006F178A">
        <w:t>:</w:t>
      </w:r>
    </w:p>
    <w:p w:rsidR="00E9703F" w:rsidRPr="006F178A" w:rsidRDefault="00524703" w:rsidP="00E9703F">
      <w:pPr>
        <w:rPr>
          <w:rtl/>
        </w:rPr>
      </w:pPr>
      <w:del w:id="98745" w:author="מנוע מכני" w:date="2026-10-11T12:04:39Z">
        <w:r w:rsidR="00E9703F" w:rsidRPr="006F178A">
          <w:rPr>
            <w:rFonts w:ascii="Fb Fontext" w:hAnsi="Fb Fontext"/>
            <w:rtl/>
          </w:rPr>
          <w:delText xml:space="preserve"> </w:delText>
        </w:r>
      </w:del>
      <w:r w:rsidR="00E9703F" w:rsidRPr="006F178A">
        <w:rPr>
          <w:rFonts w:ascii="Fb Fontext" w:hAnsi="Fb Fontext"/>
          <w:rtl/>
        </w:rPr>
        <w:t xml:space="preserve">בא וראה שלא כמדת </w:t>
      </w:r>
      <w:r w:rsidR="00E9703F" w:rsidRPr="006F178A">
        <w:rPr>
          <w:rFonts w:ascii="Fb Fontext" w:hAnsi="Fb Fontext"/>
          <w:rtl/>
        </w:rPr>
        <w:t xml:space="preserve">הקב"ה</w:t>
      </w:r>
      <w:r w:rsidR="00E9703F" w:rsidRPr="006F178A">
        <w:rPr>
          <w:rFonts w:ascii="Fb Fontext" w:hAnsi="Fb Fontext"/>
          <w:rtl/>
        </w:rPr>
        <w:t xml:space="preserve"> מדת בשר</w:t>
      </w:r>
      <w:ins w:id="107051" w:author="קלוד" w:date="2026-10-11T13:11:34Z">
        <w:r>
          <w:rPr>
            <w:rFonts w:ascii="Fb Fontext" w:hAnsi="Fb Fontext"/>
            <w:rtl/>
          </w:rPr>
          <w:t xml:space="preserve"> ודם: בבשר </w:t>
        </w:r>
      </w:ins>
      <w:del w:id="107052" w:author="קלוד" w:date="2026-10-11T13:11:34Z">
        <w:r w:rsidR="00E9703F" w:rsidRPr="006F178A">
          <w:rPr>
            <w:rFonts w:ascii="Fb Fontext" w:hAnsi="Fb Fontext"/>
            <w:rtl/>
          </w:rPr>
          <w:delText xml:space="preserve"> </w:delText>
        </w:r>
      </w:del>
      <w:r w:rsidR="00E9703F" w:rsidRPr="006F178A">
        <w:rPr>
          <w:rFonts w:ascii="Fb Fontext" w:hAnsi="Fb Fontext"/>
          <w:rtl/>
        </w:rPr>
        <w:t xml:space="preserve">ודם</w:t>
      </w:r>
      <w:ins w:id="107049" w:author="קלוד" w:date="2026-10-11T13:11:34Z">
        <w:r>
          <w:rPr>
            <w:rFonts w:ascii="Fb Fontext" w:hAnsi="Fb Fontext"/>
            <w:rtl/>
          </w:rPr>
          <w:t xml:space="preserve"> אין קטן</w:t>
        </w:r>
      </w:ins>
      <w:del w:id="107050" w:author="קלוד" w:date="2026-10-11T13:11:34Z">
        <w:r w:rsidR="00E9703F" w:rsidRPr="006F178A">
          <w:rPr>
            <w:rFonts w:ascii="Fb Fontext" w:hAnsi="Fb Fontext"/>
            <w:rtl/>
          </w:rPr>
          <w:delText xml:space="preserve"> קטן </w:delText>
        </w:r>
        <w:r w:rsidR="00E9703F" w:rsidRPr="006F178A">
          <w:rPr>
            <w:rFonts w:ascii="Fb Fontext" w:hAnsi="Fb Fontext" w:hint="cs"/>
            <w:rtl/>
          </w:rPr>
          <w:delText xml:space="preserve">א</w:delText>
        </w:r>
        <w:r w:rsidR="00E9703F" w:rsidRPr="006F178A">
          <w:rPr>
            <w:rFonts w:ascii="Fb Fontext" w:hAnsi="Fb Fontext"/>
            <w:rtl/>
          </w:rPr>
          <w:delText xml:space="preserve">ין</w:delText>
        </w:r>
      </w:del>
      <w:r w:rsidR="00E9703F" w:rsidRPr="006F178A">
        <w:rPr>
          <w:rFonts w:ascii="Fb Fontext" w:hAnsi="Fb Fontext"/>
          <w:rtl/>
        </w:rPr>
        <w:t xml:space="preserve"> אומר לגדול </w:t>
      </w:r>
      <w:ins w:id="107047" w:author="קלוד" w:date="2026-10-11T13:11:34Z">
        <w:r>
          <w:rPr>
            <w:rFonts w:ascii="Fb Fontext" w:hAnsi="Fb Fontext"/>
            <w:rtl/>
          </w:rPr>
          <w:t xml:space="preserve">'המתן</w:t>
        </w:r>
      </w:ins>
      <w:del w:id="107048" w:author="קלוד" w:date="2026-10-11T13:11:34Z">
        <w:r w:rsidR="00E9703F" w:rsidRPr="006F178A">
          <w:rPr>
            <w:rFonts w:ascii="Fb Fontext" w:hAnsi="Fb Fontext"/>
            <w:rtl/>
          </w:rPr>
          <w:delText xml:space="preserve">המתן</w:delText>
        </w:r>
      </w:del>
      <w:r w:rsidR="00E9703F" w:rsidRPr="006F178A">
        <w:rPr>
          <w:rFonts w:ascii="Fb Fontext" w:hAnsi="Fb Fontext"/>
          <w:rtl/>
        </w:rPr>
        <w:t xml:space="preserve"> עד שאבוא </w:t>
      </w:r>
      <w:ins w:id="107045" w:author="קלוד" w:date="2026-10-11T13:11:34Z">
        <w:r>
          <w:rPr>
            <w:rFonts w:ascii="Fb Fontext" w:hAnsi="Fb Fontext"/>
            <w:rtl/>
          </w:rPr>
          <w:t xml:space="preserve">אצלך',</w:t>
        </w:r>
      </w:ins>
      <w:del w:id="107046" w:author="קלוד" w:date="2026-10-11T13:11:34Z">
        <w:r w:rsidR="00E9703F" w:rsidRPr="006F178A">
          <w:rPr>
            <w:rFonts w:ascii="Fb Fontext" w:hAnsi="Fb Fontext"/>
            <w:rtl/>
          </w:rPr>
          <w:delText xml:space="preserve">אצלך</w:delText>
        </w:r>
      </w:del>
      <w:r w:rsidR="00E9703F" w:rsidRPr="006F178A">
        <w:rPr>
          <w:rFonts w:ascii="Fb Fontext" w:hAnsi="Fb Fontext"/>
          <w:rtl/>
        </w:rPr>
        <w:t xml:space="preserve"> ובהקב"ה </w:t>
      </w:r>
      <w:ins w:id="107043" w:author="קלוד" w:date="2026-10-11T13:11:34Z">
        <w:r>
          <w:rPr>
            <w:rStyle w:val="afffffe"/>
            <w:rFonts w:ascii="Fb Fontext" w:hAnsi="Fb Fontext"/>
            <w:rtl/>
          </w:rPr>
          <w:t xml:space="preserve">אברהם</w:t>
        </w:r>
      </w:ins>
      <w:del w:id="107044" w:author="קלוד" w:date="2026-10-11T13:11:34Z">
        <w:r w:rsidR="00E9703F" w:rsidRPr="006F178A">
          <w:rPr>
            <w:rFonts w:ascii="Fb Fontext" w:hAnsi="Fb Fontext"/>
            <w:rtl/>
          </w:rPr>
          <w:delText xml:space="preserve">הוא</w:delText>
        </w:r>
      </w:del>
      <w:r w:rsidR="00E9703F" w:rsidRPr="006F178A">
        <w:rPr>
          <w:rFonts w:ascii="Fb Fontext" w:hAnsi="Fb Fontext"/>
          <w:rtl/>
        </w:rPr>
        <w:t xml:space="preserve"> אומר </w:t>
      </w:r>
      <w:ins w:id="107041" w:author="קלוד" w:date="2026-10-11T13:11:34Z">
        <w:r>
          <w:rPr>
            <w:rFonts w:ascii="Fb Fontext" w:hAnsi="Fb Fontext"/>
            <w:rtl/>
          </w:rPr>
          <w:t xml:space="preserve">'אם</w:t>
        </w:r>
      </w:ins>
      <w:del w:id="107042" w:author="קלוד" w:date="2026-10-11T13:11:34Z">
        <w:r w:rsidR="00E9703F" w:rsidRPr="006F178A">
          <w:rPr>
            <w:rFonts w:ascii="Fb Fontext" w:hAnsi="Fb Fontext"/>
            <w:rtl/>
          </w:rPr>
          <w:delText xml:space="preserve">אם</w:delText>
        </w:r>
      </w:del>
      <w:r w:rsidR="00E9703F" w:rsidRPr="006F178A">
        <w:rPr>
          <w:rFonts w:ascii="Fb Fontext" w:hAnsi="Fb Fontext"/>
          <w:rtl/>
        </w:rPr>
        <w:t xml:space="preserve"> נא מצאתי </w:t>
      </w:r>
      <w:ins w:id="107039" w:author="קלוד" w:date="2026-10-11T13:11:34Z">
        <w:r>
          <w:rPr>
            <w:rFonts w:ascii="Fb Fontext" w:hAnsi="Fb Fontext"/>
            <w:rtl/>
          </w:rPr>
          <w:t xml:space="preserve">וגו''.</w:t>
        </w:r>
      </w:ins>
      <w:del w:id="107040" w:author="קלוד" w:date="2026-10-11T13:11:34Z">
        <w:r w:rsidR="00E9703F">
          <w:rPr>
            <w:rFonts w:ascii="Fb Fontext" w:hAnsi="Fb Fontext"/>
            <w:rtl/>
          </w:rPr>
          <w:delText xml:space="preserve">וגו'</w:delText>
        </w:r>
        <w:r w:rsidR="00E9703F" w:rsidRPr="006F178A">
          <w:rPr>
            <w:rFonts w:ascii="Fb Fontext" w:hAnsi="Fb Fontext"/>
            <w:rtl/>
          </w:rPr>
          <w:delText xml:space="preserve">.</w:delText>
        </w:r>
      </w:del>
    </w:p>
    <w:p>
      <w:pPr>
        <w:pStyle w:val="afffff8"/>
        <w:rPr>
          <w:ins w:id="90265" w:author="קלוד" w:date="2026-10-11T12:33:55Z"/>
        </w:rPr>
      </w:pPr>
      <w:ins w:id="90266" w:author="קלוד" w:date="2026-10-11T12:33:55Z">
        <w:r>
          <w:rPr>
            <w:color w:val="7B3F00"/>
          </w:rPr>
          <w:t xml:space="preserve">ששה דברים - אוכל פירותיהן בעולם הזה והקרן קיימת</w:t>
        </w:r>
      </w:ins>
    </w:p>
    <w:p>
      <w:pPr>
        <w:pStyle w:val="38"/>
        <w:rPr>
          <w:ins w:id="98747" w:author="מנוע מכני" w:date="2026-10-11T12:04:39Z"/>
        </w:rPr>
      </w:pPr>
      <w:del w:id="98746" w:author="מנוע מכני" w:date="2026-10-11T12:04:39Z">
        <w:r w:rsidRPr="006F178A">
          <w:delText xml:space="preserve">•</w:delText>
        </w:r>
      </w:del>
      <w:r w:rsidRPr="006F178A">
        <w:t xml:space="preserve"> </w:t>
      </w:r>
      <w:r w:rsidRPr="006F178A">
        <w:t xml:space="preserve">רי"ו:</w:t>
      </w:r>
    </w:p>
    <w:p w:rsidR="00E9703F" w:rsidRPr="006F178A" w:rsidRDefault="00E9703F" w:rsidP="00E9703F">
      <w:pPr>
        <w:rPr>
          <w:b/>
          <w:bCs/>
          <w:rtl/>
        </w:rPr>
      </w:pPr>
      <w:del w:id="98748" w:author="מנוע מכני" w:date="2026-10-11T12:04:39Z">
        <w:r w:rsidRPr="006F178A">
          <w:rPr>
            <w:rtl/>
          </w:rPr>
          <w:delText xml:space="preserve"> </w:delText>
        </w:r>
      </w:del>
      <w:r w:rsidRPr="006F178A">
        <w:rPr>
          <w:rtl/>
        </w:rPr>
        <w:t xml:space="preserve">ששה דברים אדם אוכל פירותיהן בעולם הזה, והקרן קיימת לו לעולם הבא. ואלו הן: הכנסת אורחין, וביקור חולים, ועיון תפלה, והשכמת בית המדרש, והמגדל בניו לתלמוד תורה, והדן את חברו לכף זכות.</w:t>
      </w:r>
      <w:ins w:id="94223" w:author="מנוע מכני" w:date="2026-10-11T12:04:39Z">
        <w:r>
          <w:rPr>
            <w:rFonts w:hint="cs"/>
            <w:rtl/>
          </w:rPr>
          <w:t xml:space="preserve"> </w:t>
        </w:r>
      </w:ins>
      <w:del w:id="94224" w:author="מנוע מכני" w:date="2026-10-11T12:04:39Z">
        <w:r>
          <w:rPr>
            <w:rFonts w:hint="cs"/>
            <w:rtl/>
          </w:rPr>
          <w:delText xml:space="preserve"> </w:delText>
        </w:r>
        <w:r w:rsidRPr="006F178A">
          <w:rPr>
            <w:rFonts w:hint="cs"/>
            <w:rtl/>
          </w:rPr>
          <w:delText xml:space="preserve"> </w:delText>
        </w:r>
      </w:del>
      <w:ins w:id="107063" w:author="קלוד" w:date="2026-10-11T13:11:34Z">
        <w:r>
          <w:rPr>
            <w:rtl/>
          </w:rPr>
          <w:t xml:space="preserve">[ומה</w:t>
        </w:r>
      </w:ins>
      <w:del w:id="107064" w:author="קלוד" w:date="2026-10-11T13:11:34Z">
        <w:r w:rsidRPr="006F178A">
          <w:rPr>
            <w:rtl/>
          </w:rPr>
          <w:delText xml:space="preserve">[והא</w:delText>
        </w:r>
      </w:del>
      <w:r w:rsidRPr="006F178A">
        <w:rPr>
          <w:rtl/>
        </w:rPr>
        <w:t xml:space="preserve"> </w:t>
      </w:r>
      <w:ins w:id="107061" w:author="קלוד" w:date="2026-10-11T13:11:34Z">
        <w:r>
          <w:rPr>
            <w:rtl/>
          </w:rPr>
          <w:t xml:space="preserve">ששנינו</w:t>
        </w:r>
      </w:ins>
      <w:del w:id="107062" w:author="קלוד" w:date="2026-10-11T13:11:34Z">
        <w:r w:rsidRPr="006F178A">
          <w:rPr>
            <w:rtl/>
          </w:rPr>
          <w:delText xml:space="preserve">דגמ"ח</w:delText>
        </w:r>
      </w:del>
      <w:r w:rsidRPr="006F178A">
        <w:rPr>
          <w:rtl/>
        </w:rPr>
        <w:t xml:space="preserve"> </w:t>
      </w:r>
      <w:ins w:id="107059" w:author="קלוד" w:date="2026-10-11T13:11:34Z">
        <w:r>
          <w:rPr>
            <w:rtl/>
          </w:rPr>
          <w:t xml:space="preserve">גמ"ח,</w:t>
        </w:r>
      </w:ins>
      <w:del w:id="107060" w:author="קלוד" w:date="2026-10-11T13:11:34Z">
        <w:r w:rsidRPr="006F178A">
          <w:rPr>
            <w:rtl/>
          </w:rPr>
          <w:delText xml:space="preserve">וכיבוד</w:delText>
        </w:r>
      </w:del>
      <w:r w:rsidRPr="006F178A">
        <w:rPr>
          <w:rtl/>
        </w:rPr>
        <w:t xml:space="preserve"> </w:t>
      </w:r>
      <w:ins w:id="107057" w:author="קלוד" w:date="2026-10-11T13:11:34Z">
        <w:r>
          <w:rPr>
            <w:rtl/>
          </w:rPr>
          <w:t xml:space="preserve">כיבוד או"א,</w:t>
        </w:r>
      </w:ins>
      <w:del w:id="107058" w:author="קלוד" w:date="2026-10-11T13:11:34Z">
        <w:r w:rsidRPr="006F178A">
          <w:rPr>
            <w:rtl/>
          </w:rPr>
          <w:delText xml:space="preserve">או"א</w:delText>
        </w:r>
      </w:del>
      <w:r w:rsidRPr="006F178A">
        <w:rPr>
          <w:rtl/>
        </w:rPr>
        <w:t xml:space="preserve"> הבאת שלום ות"ת </w:t>
      </w:r>
      <w:ins w:id="107055" w:author="קלוד" w:date="2026-10-11T13:11:34Z">
        <w:r>
          <w:rPr>
            <w:rtl/>
          </w:rPr>
          <w:t xml:space="preserve">-</w:t>
        </w:r>
      </w:ins>
      <w:del w:id="107056" w:author="קלוד" w:date="2026-10-11T13:11:34Z">
        <w:r w:rsidRPr="006F178A">
          <w:rPr>
            <w:rtl/>
          </w:rPr>
          <w:delText xml:space="preserve">בהך</w:delText>
        </w:r>
      </w:del>
      <w:r w:rsidRPr="006F178A">
        <w:rPr>
          <w:rtl/>
        </w:rPr>
        <w:t xml:space="preserve"> </w:t>
      </w:r>
      <w:ins w:id="107053" w:author="קלוד" w:date="2026-10-11T13:11:34Z">
        <w:r>
          <w:rPr>
            <w:rtl/>
          </w:rPr>
          <w:t xml:space="preserve">אלו בכלל אלו.</w:t>
        </w:r>
      </w:ins>
      <w:del w:id="107054" w:author="קלוד" w:date="2026-10-11T13:11:34Z">
        <w:r w:rsidRPr="006F178A">
          <w:rPr>
            <w:rtl/>
          </w:rPr>
          <w:delText xml:space="preserve">שייכי.</w:delText>
        </w:r>
      </w:del>
    </w:p>
    <w:p>
      <w:pPr>
        <w:pStyle w:val="afffff8"/>
        <w:rPr>
          <w:ins w:id="90263" w:author="קלוד" w:date="2026-10-11T12:33:55Z"/>
        </w:rPr>
      </w:pPr>
      <w:ins w:id="90264" w:author="קלוד" w:date="2026-10-11T12:33:55Z">
        <w:r>
          <w:rPr>
            <w:color w:val="7B3F00"/>
          </w:rPr>
          <w:t xml:space="preserve">הדן חבירו לכף זכות - מעשה בפועל מהגליל</w:t>
        </w:r>
      </w:ins>
    </w:p>
    <w:p w:rsidR="00E9703F" w:rsidRPr="006F178A" w:rsidRDefault="00E9703F" w:rsidP="00E9703F">
      <w:pPr>
        <w:rPr>
          <w:rtl/>
        </w:rPr>
      </w:pPr>
      <w:r w:rsidRPr="006F178A">
        <w:rPr>
          <w:b/>
          <w:rtl/>
        </w:rPr>
        <w:t>•</w:t>
      </w:r>
      <w:r w:rsidRPr="006F178A">
        <w:rPr>
          <w:rFonts w:hint="cs"/>
          <w:b/>
          <w:bCs/>
          <w:rtl/>
        </w:rPr>
        <w:t xml:space="preserve"> </w:t>
      </w:r>
      <w:r w:rsidRPr="006F178A">
        <w:rPr>
          <w:b/>
          <w:bCs/>
          <w:rtl/>
        </w:rPr>
        <w:t>ת"ר</w:t>
      </w:r>
      <w:r w:rsidRPr="006F178A">
        <w:rPr>
          <w:rtl/>
        </w:rPr>
        <w:t xml:space="preserve"> הדן חבירו לכף זכות דנין אותו לזכות. ומעשה באדם אחד שירד מגליל העליון ונשכר אצל </w:t>
      </w:r>
      <w:ins w:id="90571" w:author="מנוע מכני" w:date="2026-10-11T12:04:39Z">
        <w:r>
          <w:rPr>
            <w:rtl/>
          </w:rPr>
          <w:t xml:space="preserve">בעה"ב</w:t>
        </w:r>
      </w:ins>
      <w:del w:id="90572" w:author="מנוע מכני" w:date="2026-10-11T12:04:39Z">
        <w:r w:rsidRPr="006F178A">
          <w:rPr>
            <w:rtl/>
          </w:rPr>
          <w:delText xml:space="preserve">בעל הבית</w:delText>
        </w:r>
      </w:del>
      <w:r w:rsidRPr="006F178A">
        <w:rPr>
          <w:rtl/>
        </w:rPr>
        <w:t xml:space="preserve"> אחד בדרום שלש שנים. ערב יום הכפורים </w:t>
      </w:r>
      <w:r w:rsidRPr="006F178A">
        <w:rPr>
          <w:rtl/>
        </w:rPr>
        <w:t xml:space="preserve">אמר</w:t>
      </w:r>
      <w:r w:rsidRPr="006F178A">
        <w:rPr>
          <w:rtl/>
        </w:rPr>
        <w:t xml:space="preserve"> לו.</w:t>
      </w:r>
    </w:p>
    <w:p w:rsidR="00E9703F" w:rsidRPr="006F178A" w:rsidRDefault="00E9703F" w:rsidP="00E9703F">
      <w:pPr>
        <w:rPr>
          <w:rtl/>
        </w:rPr>
      </w:pPr>
      <w:r w:rsidRPr="006F178A">
        <w:rPr>
          <w:rtl/>
        </w:rPr>
        <w:t xml:space="preserve">תן לי שכרי, ואלך ואזון את אשתי ובני. </w:t>
      </w:r>
      <w:r w:rsidRPr="006F178A">
        <w:rPr>
          <w:rtl/>
        </w:rPr>
        <w:t xml:space="preserve">אמר</w:t>
      </w:r>
      <w:r w:rsidRPr="006F178A">
        <w:rPr>
          <w:rtl/>
        </w:rPr>
        <w:t xml:space="preserve"> לו: אין לי מעות. </w:t>
      </w:r>
      <w:r w:rsidRPr="006F178A">
        <w:rPr>
          <w:rtl/>
        </w:rPr>
        <w:t xml:space="preserve">אמר</w:t>
      </w:r>
      <w:r w:rsidRPr="006F178A">
        <w:rPr>
          <w:rtl/>
        </w:rPr>
        <w:t xml:space="preserve"> לו: תן לי פירות. - </w:t>
      </w:r>
      <w:r w:rsidRPr="006F178A">
        <w:rPr>
          <w:rtl/>
        </w:rPr>
        <w:t xml:space="preserve">אמר</w:t>
      </w:r>
      <w:r w:rsidRPr="006F178A">
        <w:rPr>
          <w:rtl/>
        </w:rPr>
        <w:t xml:space="preserve"> לו: אין לי. - תן לי קרקע. - אין לי. - תן לי בהמה. - אין לי. תן לי כרים וכסתות. - אין לי. הפשיל כליו לאחוריו, והלך לביתו בפחי נפש. לאחר הרגל נטל </w:t>
      </w:r>
      <w:ins w:id="90573" w:author="מנוע מכני" w:date="2026-10-11T12:04:39Z">
        <w:r>
          <w:rPr>
            <w:rtl/>
          </w:rPr>
          <w:t xml:space="preserve">בעה"ב</w:t>
        </w:r>
      </w:ins>
      <w:del w:id="90574" w:author="מנוע מכני" w:date="2026-10-11T12:04:39Z">
        <w:r w:rsidRPr="006F178A">
          <w:rPr>
            <w:rtl/>
          </w:rPr>
          <w:delText xml:space="preserve">בעל הבית</w:delText>
        </w:r>
      </w:del>
      <w:r w:rsidRPr="006F178A">
        <w:rPr>
          <w:rtl/>
        </w:rPr>
        <w:t xml:space="preserve"> שכרו </w:t>
      </w:r>
      <w:r w:rsidRPr="006F178A">
        <w:rPr>
          <w:rtl/>
        </w:rPr>
        <w:lastRenderedPageBreak/>
        <w:t>בידו, ועמו משוי שלשה חמורים, אחד של מאכל ואחד של משתה ואחד של מיני מגדים, והלך לו לביתו. אחר שאכלו ושתו נתן לו שכרו.</w:t>
      </w:r>
    </w:p>
    <w:p>
      <w:pPr>
        <w:pStyle w:val="38"/>
        <w:rPr>
          <w:ins w:id="98749" w:author="מנוע מכני" w:date="2026-10-11T12:04:39Z"/>
        </w:rPr>
      </w:pPr>
      <w:r w:rsidRPr="006F178A">
        <w:t xml:space="preserve">אמר</w:t>
      </w:r>
      <w:r w:rsidRPr="006F178A">
        <w:t xml:space="preserve"> לו:</w:t>
      </w:r>
    </w:p>
    <w:p w:rsidR="00E9703F" w:rsidRDefault="00E9703F" w:rsidP="00E9703F">
      <w:pPr>
        <w:rPr>
          <w:rtl/>
        </w:rPr>
      </w:pPr>
      <w:del w:id="98750" w:author="מנוע מכני" w:date="2026-10-11T12:04:39Z">
        <w:r w:rsidRPr="006F178A">
          <w:rPr>
            <w:rtl/>
          </w:rPr>
          <w:delText xml:space="preserve"> </w:delText>
        </w:r>
      </w:del>
      <w:r w:rsidRPr="006F178A">
        <w:rPr>
          <w:rtl/>
        </w:rPr>
        <w:tab/>
        <w:t>בשעה שאמרת לי תן לי שכרי ואמרתי אין לי מעות במה חשדתני –</w:t>
      </w:r>
    </w:p>
    <w:p w:rsidR="00E9703F" w:rsidRPr="006F178A" w:rsidRDefault="00E9703F" w:rsidP="00E9703F">
      <w:pPr>
        <w:rPr>
          <w:rtl/>
        </w:rPr>
      </w:pPr>
      <w:r w:rsidRPr="006F178A">
        <w:rPr>
          <w:rtl/>
        </w:rPr>
        <w:tab/>
      </w:r>
      <w:r w:rsidRPr="006F178A">
        <w:rPr>
          <w:rtl/>
        </w:rPr>
        <w:tab/>
        <w:t>אמרתי: שמא פרקמטיא בזול נזדמנה לך, ולקחת בהן.</w:t>
      </w:r>
    </w:p>
    <w:p w:rsidR="00E9703F" w:rsidRPr="006F178A" w:rsidRDefault="00E9703F" w:rsidP="00E9703F">
      <w:pPr>
        <w:rPr>
          <w:rtl/>
        </w:rPr>
      </w:pPr>
      <w:r w:rsidRPr="006F178A">
        <w:rPr>
          <w:rtl/>
        </w:rPr>
        <w:t>ובשעה שאמרת לי תן לי בהמה ואמרתי אין לי בהמה במה חשדתני - אמרתי: שמא מושכרת ביד אחרים.</w:t>
      </w:r>
    </w:p>
    <w:p w:rsidR="00E9703F" w:rsidRPr="006F178A" w:rsidRDefault="00E9703F" w:rsidP="00E9703F">
      <w:pPr>
        <w:rPr>
          <w:rtl/>
        </w:rPr>
      </w:pPr>
      <w:r w:rsidRPr="006F178A">
        <w:rPr>
          <w:rtl/>
        </w:rPr>
        <w:t>בשעה שאמרת לי תן לי קרקע ואמרתי לך אין לי קרקע במה חשדתני - אמרתי: שמא מוחכרת ביד אחרים היא.</w:t>
      </w:r>
    </w:p>
    <w:p w:rsidR="00E9703F" w:rsidRPr="006F178A" w:rsidRDefault="00E9703F" w:rsidP="00E9703F">
      <w:pPr>
        <w:rPr>
          <w:rtl/>
        </w:rPr>
      </w:pPr>
      <w:r w:rsidRPr="006F178A">
        <w:rPr>
          <w:rFonts w:ascii="Fb Fontext" w:hAnsi="Fb Fontext"/>
          <w:rtl/>
        </w:rPr>
        <w:t>ובשעה שאמרתי לך אין לי פירות במה חשדתני - אמרתי שמא אינן מעושרות.</w:t>
      </w:r>
    </w:p>
    <w:p w:rsidR="00E9703F" w:rsidRPr="004640F6" w:rsidRDefault="00E9703F" w:rsidP="00E9703F">
      <w:pPr>
        <w:rPr>
          <w:spacing w:val="-2"/>
          <w:rtl/>
        </w:rPr>
      </w:pPr>
      <w:r w:rsidRPr="004640F6">
        <w:rPr>
          <w:rFonts w:ascii="Fb Fontext" w:hAnsi="Fb Fontext"/>
          <w:spacing w:val="-2"/>
          <w:sz w:val="20"/>
          <w:rtl/>
        </w:rPr>
        <w:t>ובשעה שאמרתי לך אין לי כרים וכסתות במה חשדתני - אמרתי: שמא הקדיש כל נכסיו לשמים.</w:t>
      </w:r>
    </w:p>
    <w:p>
      <w:pPr>
        <w:pStyle w:val="38"/>
        <w:rPr>
          <w:ins w:id="98751" w:author="מנוע מכני" w:date="2026-10-11T12:04:39Z"/>
        </w:rPr>
      </w:pPr>
      <w:r w:rsidRPr="006F178A">
        <w:t xml:space="preserve">אמר</w:t>
      </w:r>
      <w:r w:rsidRPr="006F178A">
        <w:t xml:space="preserve"> לו:</w:t>
      </w:r>
    </w:p>
    <w:p w:rsidR="00E9703F" w:rsidRDefault="00E9703F" w:rsidP="00E9703F">
      <w:pPr>
        <w:rPr>
          <w:rtl/>
        </w:rPr>
      </w:pPr>
      <w:del w:id="98752" w:author="מנוע מכני" w:date="2026-10-11T12:04:39Z">
        <w:r w:rsidRPr="006F178A">
          <w:rPr>
            <w:rtl/>
          </w:rPr>
          <w:delText xml:space="preserve"> </w:delText>
        </w:r>
      </w:del>
      <w:r w:rsidRPr="006F178A">
        <w:rPr>
          <w:rtl/>
        </w:rPr>
        <w:t xml:space="preserve">העבודה, כך היה. הדרתי כל נכסי בשביל הורקנוס בני שלא עסק בתורה,</w:t>
      </w:r>
    </w:p>
    <w:p w:rsidR="00E9703F" w:rsidRPr="004640F6" w:rsidRDefault="00E9703F" w:rsidP="00E9703F">
      <w:pPr>
        <w:rPr>
          <w:rFonts w:cs="Guttman Vilna"/>
          <w:b/>
          <w:bCs/>
          <w:spacing w:val="-6"/>
          <w:rtl/>
        </w:rPr>
      </w:pPr>
      <w:r w:rsidRPr="004640F6">
        <w:rPr>
          <w:spacing w:val="-6"/>
          <w:rtl/>
        </w:rPr>
        <w:t>וכשבאתי אצל חבירי בדרום התירו לי כל נדרי. ואתה, כשם שדנתני לזכות - המקום ידין אותך לזכות.</w:t>
      </w:r>
    </w:p>
    <w:p w:rsidR="00E9703F" w:rsidRPr="006F178A" w:rsidRDefault="00E9703F" w:rsidP="00E9703F">
      <w:pPr>
        <w:rPr>
          <w:rtl/>
        </w:rPr>
      </w:pPr>
      <w:r w:rsidRPr="006F178A">
        <w:rPr>
          <w:rtl/>
        </w:rPr>
        <w:t>•</w:t>
      </w:r>
      <w:r w:rsidRPr="006F178A">
        <w:rPr>
          <w:rFonts w:hint="cs"/>
          <w:rtl/>
        </w:rPr>
        <w:t xml:space="preserve"> </w:t>
      </w:r>
      <w:r w:rsidRPr="006F178A">
        <w:rPr>
          <w:rtl/>
        </w:rPr>
        <w:t>מעשה בחסיד אחד שפדה ריבה אחת בת ישראל, ולמלון השכיבה תחת מרגלותיו, למחר ירד וטבל ושנה לתלמידיו.</w:t>
      </w:r>
    </w:p>
    <w:p w:rsidR="00E9703F" w:rsidRPr="006F178A" w:rsidRDefault="00E9703F" w:rsidP="00E9703F">
      <w:pPr>
        <w:rPr>
          <w:rFonts w:ascii="Fb Fontext" w:hAnsi="Fb Fontext"/>
          <w:rtl/>
        </w:rPr>
      </w:pPr>
      <w:r w:rsidRPr="006F178A">
        <w:rPr>
          <w:rFonts w:ascii="Fb Fontext" w:hAnsi="Fb Fontext"/>
          <w:rtl/>
        </w:rPr>
        <w:t xml:space="preserve">וא"ל</w:t>
      </w:r>
      <w:r w:rsidRPr="006F178A">
        <w:rPr>
          <w:rFonts w:ascii="Fb Fontext" w:hAnsi="Fb Fontext"/>
          <w:rtl/>
        </w:rPr>
        <w:t xml:space="preserve"> בשעה שהשכבתיה תחת מרגלותי במה חשדתוני - אמרנו: שמא יש בנו תלמיד שאינו בדוק </w:t>
      </w:r>
      <w:r w:rsidRPr="006F178A">
        <w:rPr>
          <w:rStyle w:val="2fb"/>
          <w:rFonts w:ascii="Fb Fontext" w:hAnsi="Fb Fontext"/>
          <w:rtl/>
        </w:rPr>
        <w:t xml:space="preserve">לרבי</w:t>
      </w:r>
      <w:r w:rsidRPr="006F178A">
        <w:rPr>
          <w:rFonts w:ascii="Fb Fontext" w:hAnsi="Fb Fontext"/>
          <w:rtl/>
        </w:rPr>
        <w:t xml:space="preserve">.</w:t>
      </w:r>
    </w:p>
    <w:p w:rsidR="00E9703F" w:rsidRPr="006F178A" w:rsidRDefault="00E9703F" w:rsidP="00E9703F">
      <w:pPr>
        <w:rPr>
          <w:rFonts w:ascii="Fb Fontext" w:hAnsi="Fb Fontext"/>
          <w:rtl/>
        </w:rPr>
      </w:pPr>
      <w:r w:rsidRPr="006F178A">
        <w:rPr>
          <w:rFonts w:ascii="Fb Fontext" w:hAnsi="Fb Fontext"/>
          <w:rtl/>
        </w:rPr>
        <w:t xml:space="preserve">בשעה שירדתי וטבלתי במה חשדתוני - אמרנו: שמא מפני טורח הדרך אירע קרי </w:t>
      </w:r>
      <w:r w:rsidRPr="006F178A">
        <w:rPr>
          <w:rStyle w:val="2fb"/>
          <w:rFonts w:ascii="Fb Fontext" w:hAnsi="Fb Fontext"/>
          <w:rtl/>
        </w:rPr>
        <w:t xml:space="preserve">לרבי</w:t>
      </w:r>
      <w:r w:rsidRPr="006F178A">
        <w:rPr>
          <w:rFonts w:ascii="Fb Fontext" w:hAnsi="Fb Fontext"/>
          <w:rtl/>
        </w:rPr>
        <w:t xml:space="preserve">.</w:t>
      </w:r>
    </w:p>
    <w:p w:rsidR="00E9703F" w:rsidRPr="006F178A" w:rsidRDefault="00E9703F" w:rsidP="00E9703F">
      <w:pPr>
        <w:rPr>
          <w:rFonts w:ascii="Fb Fontext" w:hAnsi="Fb Fontext"/>
          <w:rtl/>
        </w:rPr>
      </w:pPr>
      <w:r w:rsidRPr="006F178A">
        <w:rPr>
          <w:rFonts w:ascii="Fb Fontext" w:hAnsi="Fb Fontext"/>
          <w:rtl/>
        </w:rPr>
        <w:t xml:space="preserve">א"ל</w:t>
      </w:r>
      <w:r w:rsidRPr="006F178A">
        <w:rPr>
          <w:rFonts w:ascii="Fb Fontext" w:hAnsi="Fb Fontext"/>
          <w:rtl/>
        </w:rPr>
        <w:t xml:space="preserve"> העבודה, כך היה. ואתם, כשם שדנתוני לכף זכות - המקום ידין אתכם לכף זכות.</w:t>
      </w:r>
    </w:p>
    <w:p w:rsidR="00E9703F" w:rsidRPr="006F178A"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כשר"י</w:t>
      </w:r>
      <w:r w:rsidRPr="006F178A">
        <w:rPr>
          <w:rFonts w:ascii="Fb Fontext" w:hAnsi="Fb Fontext"/>
          <w:rtl/>
        </w:rPr>
        <w:t xml:space="preserve"> הלך לצורך דבר לת"ח </w:t>
      </w:r>
      <w:ins w:id="90529" w:author="Claude - סמנטי" w:date="2026-10-11T12:28:21Z">
        <w:r>
          <w:rPr>
            <w:rFonts w:ascii="Fb Fontext" w:hAnsi="Fb Fontext"/>
            <w:rtl/>
          </w:rPr>
          <w:t xml:space="preserve">למטרונה</w:t>
        </w:r>
      </w:ins>
      <w:del w:id="90530" w:author="Claude - סמנטי" w:date="2026-10-11T12:28:21Z">
        <w:r w:rsidRPr="006F178A">
          <w:rPr>
            <w:rFonts w:ascii="Fb Fontext" w:hAnsi="Fb Fontext"/>
            <w:rtl/>
          </w:rPr>
          <w:delText xml:space="preserve">למטרוניתא</w:delText>
        </w:r>
      </w:del>
      <w:r w:rsidRPr="006F178A">
        <w:rPr>
          <w:rFonts w:ascii="Fb Fontext" w:hAnsi="Fb Fontext"/>
          <w:rtl/>
        </w:rPr>
        <w:t xml:space="preserve"> אחת שכל גדולי רומי מצויין אצלה וכשהגיע לפתח ביתה חלץ תפיליו ברחוק ארבע אמות, ונכנס ונעל הדלת בפניהן. אחר שיצא ירד וטבל.</w:t>
      </w:r>
    </w:p>
    <w:p w:rsidR="00E9703F" w:rsidRPr="006F178A" w:rsidRDefault="00E9703F" w:rsidP="00E9703F">
      <w:pPr>
        <w:rPr>
          <w:rFonts w:ascii="Fb Fontext" w:hAnsi="Fb Fontext"/>
          <w:rtl/>
        </w:rPr>
      </w:pPr>
      <w:r w:rsidRPr="006F178A">
        <w:rPr>
          <w:rFonts w:ascii="Fb Fontext" w:hAnsi="Fb Fontext"/>
          <w:rtl/>
        </w:rPr>
        <w:t xml:space="preserve">ושנה לתלמידיו. </w:t>
      </w:r>
      <w:r w:rsidRPr="006F178A">
        <w:rPr>
          <w:rFonts w:ascii="Fb Fontext" w:hAnsi="Fb Fontext"/>
          <w:rtl/>
        </w:rPr>
        <w:t xml:space="preserve">וא"ל</w:t>
      </w:r>
      <w:r w:rsidRPr="006F178A">
        <w:rPr>
          <w:rFonts w:ascii="Fb Fontext" w:hAnsi="Fb Fontext"/>
          <w:rtl/>
        </w:rPr>
        <w:t xml:space="preserve"> בשעה שחלצתי תפילין במה חשדתוני</w:t>
      </w:r>
      <w:ins w:id="107067" w:author="קלוד" w:date="2026-10-11T13:11:34Z">
        <w:r>
          <w:rPr>
            <w:rFonts w:ascii="Fb Fontext" w:hAnsi="Fb Fontext"/>
            <w:rtl/>
          </w:rPr>
          <w:t xml:space="preserve"> - </w:t>
        </w:r>
      </w:ins>
      <w:del w:id="107068" w:author="קלוד" w:date="2026-10-11T13:11:34Z">
        <w:r w:rsidRPr="006F178A">
          <w:rPr>
            <w:rFonts w:ascii="Fb Fontext" w:hAnsi="Fb Fontext"/>
            <w:rtl/>
          </w:rPr>
          <w:delText xml:space="preserve"> </w:delText>
        </w:r>
      </w:del>
      <w:r w:rsidRPr="006F178A">
        <w:rPr>
          <w:rFonts w:ascii="Fb Fontext" w:hAnsi="Fb Fontext"/>
          <w:rtl/>
        </w:rPr>
        <w:t xml:space="preserve">אמרנו: כסבור </w:t>
      </w:r>
      <w:r w:rsidRPr="006F178A">
        <w:rPr>
          <w:rStyle w:val="2fb"/>
          <w:rFonts w:ascii="Fb Fontext" w:hAnsi="Fb Fontext"/>
          <w:rtl/>
        </w:rPr>
        <w:t xml:space="preserve">רבי</w:t>
      </w:r>
      <w:r w:rsidRPr="006F178A">
        <w:rPr>
          <w:rFonts w:ascii="Fb Fontext" w:hAnsi="Fb Fontext"/>
          <w:rtl/>
        </w:rPr>
        <w:t xml:space="preserve"> </w:t>
      </w:r>
      <w:ins w:id="107065" w:author="קלוד" w:date="2026-10-11T13:11:34Z">
        <w:r>
          <w:rPr>
            <w:rFonts w:ascii="Fb Fontext" w:hAnsi="Fb Fontext"/>
            <w:rtl/>
          </w:rPr>
          <w:t xml:space="preserve">שלא</w:t>
        </w:r>
      </w:ins>
      <w:del w:id="107066" w:author="קלוד" w:date="2026-10-11T13:11:34Z">
        <w:r w:rsidRPr="006F178A">
          <w:rPr>
            <w:rFonts w:ascii="Fb Fontext" w:hAnsi="Fb Fontext"/>
            <w:rtl/>
          </w:rPr>
          <w:delText xml:space="preserve">לא</w:delText>
        </w:r>
      </w:del>
      <w:r w:rsidRPr="006F178A">
        <w:rPr>
          <w:rFonts w:ascii="Fb Fontext" w:hAnsi="Fb Fontext"/>
          <w:rtl/>
        </w:rPr>
        <w:t xml:space="preserve"> יכנסו דברי קדושה במקום טומאה.</w:t>
      </w:r>
    </w:p>
    <w:p w:rsidR="00E9703F" w:rsidRPr="006F178A" w:rsidRDefault="00E9703F" w:rsidP="00E9703F">
      <w:pPr>
        <w:rPr>
          <w:rFonts w:ascii="Fb Fontext" w:hAnsi="Fb Fontext"/>
          <w:rtl/>
        </w:rPr>
      </w:pPr>
      <w:r w:rsidRPr="006F178A">
        <w:rPr>
          <w:rFonts w:ascii="Fb Fontext" w:hAnsi="Fb Fontext"/>
          <w:rtl/>
        </w:rPr>
        <w:t>בשעה שנעלתי במה חשדתוני - אמרנו: שמא דבר מלכות יש בינו לבינה.</w:t>
      </w:r>
    </w:p>
    <w:p w:rsidR="00E9703F" w:rsidRPr="006F178A" w:rsidRDefault="00E9703F" w:rsidP="00E9703F">
      <w:pPr>
        <w:rPr>
          <w:rFonts w:ascii="Fb Fontext" w:hAnsi="Fb Fontext"/>
          <w:rtl/>
        </w:rPr>
      </w:pPr>
      <w:r w:rsidRPr="006F178A">
        <w:rPr>
          <w:rFonts w:ascii="Fb Fontext" w:hAnsi="Fb Fontext"/>
          <w:rtl/>
        </w:rPr>
        <w:t xml:space="preserve">בשעה שירדתי וטבלתי במה חשדתוני - אמרנו: שמא ניתזה צינורא מפיה על בגדיו של </w:t>
      </w:r>
      <w:r w:rsidRPr="006F178A">
        <w:rPr>
          <w:rStyle w:val="2fb"/>
          <w:rFonts w:ascii="Fb Fontext" w:hAnsi="Fb Fontext"/>
          <w:rtl/>
        </w:rPr>
        <w:t xml:space="preserve">רבי</w:t>
      </w:r>
      <w:r w:rsidRPr="006F178A">
        <w:rPr>
          <w:rFonts w:ascii="Fb Fontext" w:hAnsi="Fb Fontext"/>
          <w:rtl/>
        </w:rPr>
        <w:t xml:space="preserve">.</w:t>
      </w:r>
    </w:p>
    <w:p w:rsidR="00E9703F" w:rsidRPr="006F178A" w:rsidRDefault="00E9703F" w:rsidP="00E9703F">
      <w:pPr>
        <w:rPr>
          <w:rFonts w:ascii="Fb Fontext" w:hAnsi="Fb Fontext"/>
          <w:rtl/>
        </w:rPr>
      </w:pPr>
      <w:r w:rsidRPr="006F178A">
        <w:rPr>
          <w:rFonts w:ascii="Fb Fontext" w:hAnsi="Fb Fontext"/>
          <w:rtl/>
        </w:rPr>
        <w:t xml:space="preserve">א"ל</w:t>
      </w:r>
      <w:r w:rsidRPr="006F178A">
        <w:rPr>
          <w:rFonts w:ascii="Fb Fontext" w:hAnsi="Fb Fontext"/>
          <w:rtl/>
        </w:rPr>
        <w:t xml:space="preserve"> העבודה, כך היה. ואתם, כשם שדנתוני לזכות - המקום ידין אתכם לזכות.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61" w:author="קלוד" w:date="2026-10-11T12:33:55Z"/>
        </w:rPr>
      </w:pPr>
      <w:ins w:id="90262" w:author="קלוד" w:date="2026-10-11T12:33:55Z">
        <w:r>
          <w:rPr>
            <w:color w:val="7B3F00"/>
          </w:rPr>
          <w:t xml:space="preserve">מפנין תרומה טהורה - אף שאינה ראויה לישראל</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מפנין תרומה טהורה</w:t>
      </w:r>
      <w:r w:rsidRPr="006F178A">
        <w:rPr>
          <w:rFonts w:ascii="Fb Fontext" w:hAnsi="Fb Fontext"/>
          <w:rtl/>
        </w:rPr>
        <w:t xml:space="preserve"> </w:t>
      </w:r>
      <w:ins w:id="107079" w:author="קלוד" w:date="2026-10-11T13:11:34Z">
        <w:r>
          <w:rPr>
            <w:rFonts w:ascii="Fb Fontext" w:hAnsi="Fb Fontext"/>
            <w:rtl/>
          </w:rPr>
          <w:t xml:space="preserve">אף</w:t>
        </w:r>
      </w:ins>
      <w:del w:id="107080" w:author="קלוד" w:date="2026-10-11T13:11:34Z">
        <w:r>
          <w:rPr>
            <w:rFonts w:ascii="Fb Fontext" w:hAnsi="Fb Fontext"/>
            <w:rtl/>
          </w:rPr>
          <w:delText xml:space="preserve">ואפי'</w:delText>
        </w:r>
      </w:del>
      <w:r w:rsidRPr="006F178A">
        <w:rPr>
          <w:rFonts w:ascii="Fb Fontext" w:hAnsi="Fb Fontext"/>
          <w:rtl/>
        </w:rPr>
        <w:t xml:space="preserve"> </w:t>
      </w:r>
      <w:ins w:id="107077" w:author="קלוד" w:date="2026-10-11T13:11:34Z">
        <w:r>
          <w:rPr>
            <w:rFonts w:ascii="Fb Fontext" w:hAnsi="Fb Fontext"/>
            <w:rtl/>
          </w:rPr>
          <w:t xml:space="preserve">שמונחת</w:t>
        </w:r>
      </w:ins>
      <w:del w:id="107078" w:author="קלוד" w:date="2026-10-11T13:11:34Z">
        <w:r w:rsidRPr="006F178A">
          <w:rPr>
            <w:rFonts w:ascii="Fb Fontext" w:hAnsi="Fb Fontext"/>
            <w:rtl/>
          </w:rPr>
          <w:delText xml:space="preserve">דמנחה</w:delText>
        </w:r>
      </w:del>
      <w:r w:rsidRPr="006F178A">
        <w:rPr>
          <w:rFonts w:ascii="Fb Fontext" w:hAnsi="Fb Fontext"/>
          <w:rtl/>
        </w:rPr>
        <w:t xml:space="preserve"> ביד ישראל </w:t>
      </w:r>
      <w:ins w:id="107075" w:author="קלוד" w:date="2026-10-11T13:11:34Z">
        <w:r>
          <w:rPr>
            <w:rFonts w:ascii="Fb Fontext" w:hAnsi="Fb Fontext"/>
            <w:rtl/>
          </w:rPr>
          <w:t xml:space="preserve">ואינה</w:t>
        </w:r>
      </w:ins>
      <w:del w:id="107076" w:author="קלוד" w:date="2026-10-11T13:11:34Z">
        <w:r w:rsidRPr="006F178A">
          <w:rPr>
            <w:rFonts w:ascii="Fb Fontext" w:hAnsi="Fb Fontext"/>
            <w:rtl/>
          </w:rPr>
          <w:delText xml:space="preserve">ולא</w:delText>
        </w:r>
      </w:del>
      <w:r w:rsidRPr="006F178A">
        <w:rPr>
          <w:rFonts w:ascii="Fb Fontext" w:hAnsi="Fb Fontext"/>
          <w:rtl/>
        </w:rPr>
        <w:t xml:space="preserve"> </w:t>
      </w:r>
      <w:ins w:id="107073" w:author="קלוד" w:date="2026-10-11T13:11:34Z">
        <w:r>
          <w:rPr>
            <w:rFonts w:ascii="Fb Fontext" w:hAnsi="Fb Fontext"/>
            <w:rtl/>
          </w:rPr>
          <w:t xml:space="preserve">ראויה</w:t>
        </w:r>
      </w:ins>
      <w:del w:id="107074" w:author="קלוד" w:date="2026-10-11T13:11:34Z">
        <w:r w:rsidRPr="006F178A">
          <w:rPr>
            <w:rFonts w:ascii="Fb Fontext" w:hAnsi="Fb Fontext"/>
            <w:rtl/>
          </w:rPr>
          <w:delText xml:space="preserve">חזיה</w:delText>
        </w:r>
      </w:del>
      <w:r w:rsidRPr="006F178A">
        <w:rPr>
          <w:rFonts w:ascii="Fb Fontext" w:hAnsi="Fb Fontext"/>
          <w:rtl/>
        </w:rPr>
        <w:t xml:space="preserve"> </w:t>
      </w:r>
      <w:ins w:id="93573" w:author="מנוע מכני" w:date="2026-10-11T12:04:39Z">
        <w:ins w:id="107071" w:author="קלוד" w:date="2026-10-11T13:11:34Z">
          <w:r>
            <w:rPr>
              <w:rFonts w:ascii="Fb Fontext" w:hAnsi="Fb Fontext"/>
              <w:rtl/>
            </w:rPr>
            <w:t xml:space="preserve">לו,</w:t>
          </w:r>
        </w:ins>
        <w:del w:id="107072" w:author="קלוד" w:date="2026-10-11T13:11:34Z">
          <w:r>
            <w:rPr>
              <w:rFonts w:ascii="Fb Fontext" w:hAnsi="Fb Fontext"/>
              <w:rtl/>
            </w:rPr>
            <w:delText xml:space="preserve">לו</w:delText>
          </w:r>
          <w:r w:rsidRPr="006F178A">
            <w:rPr>
              <w:rFonts w:ascii="Fb Fontext" w:hAnsi="Fb Fontext"/>
              <w:rtl/>
            </w:rPr>
            <w:delText xml:space="preserve"> מ"מ מפניו</w:delText>
          </w:r>
        </w:del>
      </w:ins>
      <w:del w:id="93574" w:author="מנוע מכני" w:date="2026-10-11T12:04:39Z">
        <w:r w:rsidRPr="006F178A">
          <w:rPr>
            <w:rFonts w:ascii="Fb Fontext" w:hAnsi="Fb Fontext"/>
            <w:rtl/>
          </w:rPr>
          <w:delText xml:space="preserve">ליה</w:delText>
        </w:r>
      </w:del>
      <w:r w:rsidRPr="006F178A">
        <w:rPr>
          <w:rFonts w:ascii="Fb Fontext" w:hAnsi="Fb Fontext"/>
          <w:rtl/>
        </w:rPr>
        <w:t xml:space="preserve"> כיוון </w:t>
      </w:r>
      <w:ins w:id="107069" w:author="קלוד" w:date="2026-10-11T13:11:34Z">
        <w:r>
          <w:rPr>
            <w:rFonts w:ascii="Fb Fontext" w:hAnsi="Fb Fontext"/>
            <w:rtl/>
          </w:rPr>
          <w:t xml:space="preserve">שראויה</w:t>
        </w:r>
      </w:ins>
      <w:del w:id="107070" w:author="קלוד" w:date="2026-10-11T13:11:34Z">
        <w:r w:rsidRPr="006F178A">
          <w:rPr>
            <w:rFonts w:ascii="Fb Fontext" w:hAnsi="Fb Fontext"/>
            <w:rtl/>
          </w:rPr>
          <w:delText xml:space="preserve">דחזיא</w:delText>
        </w:r>
      </w:del>
      <w:r w:rsidRPr="006F178A">
        <w:rPr>
          <w:rFonts w:ascii="Fb Fontext" w:hAnsi="Fb Fontext"/>
          <w:rtl/>
        </w:rPr>
        <w:t xml:space="preserve"> לכהן.</w:t>
      </w:r>
    </w:p>
    <w:p w:rsidR="00E9703F" w:rsidRPr="006F178A" w:rsidRDefault="00E9703F" w:rsidP="00E9703F">
      <w:pPr>
        <w:rPr>
          <w:rtl/>
        </w:rPr>
      </w:pPr>
      <w:ins w:id="93577" w:author="מנוע מכני" w:date="2026-10-11T12:04:39Z">
        <w:ins w:id="107101" w:author="קלוד" w:date="2026-10-11T13:11:34Z">
          <w:r>
            <w:rPr>
              <w:rFonts w:ascii="Fb Fontext" w:hAnsi="Fb Fontext"/>
              <w:sz w:val="20"/>
              <w:rtl/>
            </w:rPr>
            <w:t xml:space="preserve">ודמאי</w:t>
          </w:r>
        </w:ins>
        <w:del w:id="107102" w:author="קלוד" w:date="2026-10-11T13:11:34Z">
          <w:r>
            <w:rPr>
              <w:rFonts w:ascii="Fb Fontext" w:hAnsi="Fb Fontext"/>
              <w:sz w:val="20"/>
              <w:rtl/>
            </w:rPr>
            <w:delText xml:space="preserve">ודמה</w:delText>
          </w:r>
        </w:del>
      </w:ins>
      <w:del w:id="93578" w:author="מנוע מכני" w:date="2026-10-11T12:04:39Z">
        <w:r w:rsidRPr="006F178A">
          <w:rPr>
            <w:rFonts w:ascii="Fb Fontext" w:hAnsi="Fb Fontext"/>
            <w:sz w:val="20"/>
            <w:rtl/>
          </w:rPr>
          <w:delText xml:space="preserve">ודמאי</w:delText>
        </w:r>
      </w:del>
      <w:r w:rsidRPr="006F178A">
        <w:rPr>
          <w:rFonts w:ascii="Fb Fontext" w:hAnsi="Fb Fontext"/>
          <w:sz w:val="20"/>
          <w:rtl/>
        </w:rPr>
        <w:t xml:space="preserve"> </w:t>
      </w:r>
      <w:ins w:id="107099" w:author="קלוד" w:date="2026-10-11T13:11:34Z">
        <w:r>
          <w:rPr>
            <w:rFonts w:ascii="Fb Fontext" w:hAnsi="Fb Fontext"/>
            <w:sz w:val="20"/>
            <w:rtl/>
          </w:rPr>
          <w:t xml:space="preserve">ראוי</w:t>
        </w:r>
      </w:ins>
      <w:del w:id="107100" w:author="קלוד" w:date="2026-10-11T13:11:34Z">
        <w:r w:rsidRPr="006F178A">
          <w:rPr>
            <w:rFonts w:ascii="Fb Fontext" w:hAnsi="Fb Fontext"/>
            <w:sz w:val="20"/>
            <w:rtl/>
          </w:rPr>
          <w:delText xml:space="preserve">חזי</w:delText>
        </w:r>
      </w:del>
      <w:r w:rsidRPr="006F178A">
        <w:rPr>
          <w:rFonts w:ascii="Fb Fontext" w:hAnsi="Fb Fontext"/>
          <w:sz w:val="20"/>
          <w:rtl/>
        </w:rPr>
        <w:t xml:space="preserve"> </w:t>
      </w:r>
      <w:ins w:id="93575" w:author="מנוע מכני" w:date="2026-10-11T12:04:39Z">
        <w:ins w:id="107097" w:author="קלוד" w:date="2026-10-11T13:11:34Z">
          <w:r>
            <w:rPr>
              <w:rFonts w:ascii="Fb Fontext" w:hAnsi="Fb Fontext"/>
              <w:sz w:val="20"/>
              <w:rtl/>
            </w:rPr>
            <w:t xml:space="preserve">לו,</w:t>
          </w:r>
        </w:ins>
        <w:del w:id="107098" w:author="קלוד" w:date="2026-10-11T13:11:34Z">
          <w:r>
            <w:rPr>
              <w:rFonts w:ascii="Fb Fontext" w:hAnsi="Fb Fontext"/>
              <w:sz w:val="20"/>
              <w:rtl/>
            </w:rPr>
            <w:delText xml:space="preserve">לו</w:delText>
          </w:r>
        </w:del>
      </w:ins>
      <w:del w:id="93576"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 </w:t>
      </w:r>
      <w:ins w:id="94945" w:author="מנוע מכני" w:date="2026-10-11T12:04:39Z">
        <w:ins w:id="107095" w:author="קלוד" w:date="2026-10-11T13:11:34Z">
          <w:r>
            <w:rPr>
              <w:rFonts w:ascii="Fb Fontext" w:hAnsi="Fb Fontext"/>
              <w:sz w:val="20"/>
              <w:rtl/>
            </w:rPr>
            <w:t xml:space="preserve">שאם</w:t>
          </w:r>
        </w:ins>
        <w:del w:id="107096" w:author="קלוד" w:date="2026-10-11T13:11:34Z">
          <w:r>
            <w:rPr>
              <w:rFonts w:ascii="Fb Fontext" w:hAnsi="Fb Fontext"/>
              <w:sz w:val="20"/>
              <w:rtl/>
            </w:rPr>
            <w:delText xml:space="preserve">דאם</w:delText>
          </w:r>
        </w:del>
        <w:r>
          <w:rPr>
            <w:rFonts w:ascii="Fb Fontext" w:hAnsi="Fb Fontext"/>
            <w:sz w:val="20"/>
            <w:rtl/>
          </w:rPr>
          <w:t xml:space="preserve"> </w:t>
        </w:r>
      </w:ins>
      <w:del w:id="94946" w:author="מנוע מכני" w:date="2026-10-11T12:04:39Z">
        <w:r w:rsidRPr="006F178A">
          <w:rPr>
            <w:rFonts w:ascii="Fb Fontext" w:hAnsi="Fb Fontext"/>
            <w:sz w:val="20"/>
            <w:rtl/>
          </w:rPr>
          <w:delText xml:space="preserve">דאי </w:delText>
        </w:r>
      </w:del>
      <w:ins w:id="107093" w:author="קלוד" w:date="2026-10-11T13:11:34Z">
        <w:r>
          <w:rPr>
            <w:rFonts w:ascii="Fb Fontext" w:hAnsi="Fb Fontext"/>
            <w:sz w:val="20"/>
            <w:rtl/>
          </w:rPr>
          <w:t xml:space="preserve">רוצה</w:t>
        </w:r>
      </w:ins>
      <w:del w:id="107094" w:author="קלוד" w:date="2026-10-11T13:11:34Z">
        <w:r w:rsidRPr="006F178A">
          <w:rPr>
            <w:rFonts w:ascii="Fb Fontext" w:hAnsi="Fb Fontext"/>
            <w:sz w:val="20"/>
            <w:rtl/>
          </w:rPr>
          <w:delText xml:space="preserve">בעי</w:delText>
        </w:r>
      </w:del>
      <w:r w:rsidRPr="006F178A">
        <w:rPr>
          <w:rFonts w:ascii="Fb Fontext" w:hAnsi="Fb Fontext"/>
          <w:sz w:val="20"/>
          <w:rtl/>
        </w:rPr>
        <w:t xml:space="preserve"> מפקיר </w:t>
      </w:r>
      <w:ins w:id="95461" w:author="מנוע מכני" w:date="2026-10-11T12:04:39Z">
        <w:ins w:id="107091" w:author="קלוד" w:date="2026-10-11T13:11:34Z">
          <w:r>
            <w:rPr>
              <w:rStyle w:val="afffffe"/>
              <w:rFonts w:ascii="Fb Fontext" w:hAnsi="Fb Fontext"/>
              <w:sz w:val="20"/>
              <w:rtl/>
            </w:rPr>
            <w:t xml:space="preserve">נכסיו</w:t>
          </w:r>
        </w:ins>
        <w:del w:id="107092" w:author="קלוד" w:date="2026-10-11T13:11:34Z">
          <w:r>
            <w:rPr>
              <w:rFonts w:ascii="Fb Fontext" w:hAnsi="Fb Fontext"/>
              <w:sz w:val="20"/>
              <w:rtl/>
            </w:rPr>
            <w:delText xml:space="preserve">והיה</w:delText>
          </w:r>
        </w:del>
      </w:ins>
      <w:del w:id="95462" w:author="מנוע מכני" w:date="2026-10-11T12:04:39Z">
        <w:r w:rsidRPr="006F178A">
          <w:rPr>
            <w:rFonts w:ascii="Fb Fontext" w:hAnsi="Fb Fontext"/>
            <w:sz w:val="20"/>
            <w:rtl/>
          </w:rPr>
          <w:delText xml:space="preserve">והוה</w:delText>
        </w:r>
      </w:del>
      <w:r w:rsidRPr="006F178A">
        <w:rPr>
          <w:rFonts w:ascii="Fb Fontext" w:hAnsi="Fb Fontext"/>
          <w:sz w:val="20"/>
          <w:rtl/>
        </w:rPr>
        <w:t xml:space="preserve"> </w:t>
      </w:r>
      <w:ins w:id="107089" w:author="קלוד" w:date="2026-10-11T13:11:34Z">
        <w:r>
          <w:rPr>
            <w:rFonts w:ascii="Fb Fontext" w:hAnsi="Fb Fontext"/>
            <w:sz w:val="20"/>
            <w:rtl/>
          </w:rPr>
          <w:t xml:space="preserve">ונעשה</w:t>
        </w:r>
      </w:ins>
      <w:del w:id="107090" w:author="קלוד" w:date="2026-10-11T13:11:34Z">
        <w:r w:rsidRPr="006F178A">
          <w:rPr>
            <w:rFonts w:ascii="Fb Fontext" w:hAnsi="Fb Fontext"/>
            <w:sz w:val="20"/>
            <w:rtl/>
          </w:rPr>
          <w:delText xml:space="preserve">עני,</w:delText>
        </w:r>
      </w:del>
      <w:r w:rsidRPr="006F178A">
        <w:rPr>
          <w:rFonts w:ascii="Fb Fontext" w:hAnsi="Fb Fontext"/>
          <w:sz w:val="20"/>
          <w:rtl/>
        </w:rPr>
        <w:t xml:space="preserve"> </w:t>
      </w:r>
      <w:ins w:id="107087" w:author="קלוד" w:date="2026-10-11T13:11:34Z">
        <w:r>
          <w:rPr>
            <w:rFonts w:ascii="Fb Fontext" w:hAnsi="Fb Fontext"/>
            <w:sz w:val="20"/>
            <w:rtl/>
          </w:rPr>
          <w:t xml:space="preserve">עני. ונחלקו</w:t>
        </w:r>
      </w:ins>
      <w:del w:id="107088" w:author="קלוד" w:date="2026-10-11T13:11:34Z">
        <w:r w:rsidRPr="006F178A">
          <w:rPr>
            <w:rFonts w:ascii="Fb Fontext" w:hAnsi="Fb Fontext"/>
            <w:sz w:val="20"/>
            <w:rtl/>
          </w:rPr>
          <w:delText xml:space="preserve">פלוגתת</w:delText>
        </w:r>
      </w:del>
      <w:r w:rsidRPr="006F178A">
        <w:rPr>
          <w:rFonts w:ascii="Fb Fontext" w:hAnsi="Fb Fontext"/>
          <w:sz w:val="20"/>
          <w:rtl/>
        </w:rPr>
        <w:t xml:space="preserve"> </w:t>
      </w:r>
      <w:r w:rsidRPr="006F178A">
        <w:rPr>
          <w:rFonts w:ascii="Fb Fontext" w:hAnsi="Fb Fontext"/>
          <w:sz w:val="20"/>
          <w:rtl/>
        </w:rPr>
        <w:t xml:space="preserve">ב"ש</w:t>
      </w:r>
      <w:r w:rsidRPr="006F178A">
        <w:rPr>
          <w:rFonts w:ascii="Fb Fontext" w:hAnsi="Fb Fontext"/>
          <w:sz w:val="20"/>
          <w:rtl/>
        </w:rPr>
        <w:t xml:space="preserve"> </w:t>
      </w:r>
      <w:r w:rsidRPr="006F178A">
        <w:rPr>
          <w:rFonts w:ascii="Fb Fontext" w:hAnsi="Fb Fontext"/>
          <w:sz w:val="20"/>
          <w:rtl/>
        </w:rPr>
        <w:t xml:space="preserve">וב"ה</w:t>
      </w:r>
      <w:ins w:id="107085" w:author="קלוד" w:date="2026-10-11T13:11:34Z">
        <w:r>
          <w:rPr>
            <w:rFonts w:ascii="Fb Fontext" w:hAnsi="Fb Fontext"/>
            <w:sz w:val="20"/>
            <w:rtl/>
          </w:rPr>
          <w:t xml:space="preserve"> </w:t>
        </w:r>
      </w:ins>
      <w:del w:id="107086" w:author="קלוד" w:date="2026-10-11T13:11:34Z">
        <w:r w:rsidRPr="006F178A">
          <w:rPr>
            <w:rFonts w:ascii="Fb Fontext" w:hAnsi="Fb Fontext"/>
            <w:sz w:val="20"/>
            <w:rtl/>
          </w:rPr>
          <w:delText xml:space="preserve"> בזה </w:delText>
        </w:r>
      </w:del>
      <w:ins w:id="94947" w:author="מנוע מכני" w:date="2026-10-11T12:04:39Z">
        <w:r>
          <w:rPr>
            <w:rFonts w:ascii="Fb Fontext" w:hAnsi="Fb Fontext"/>
            <w:sz w:val="20"/>
            <w:rtl/>
          </w:rPr>
          <w:t xml:space="preserve">אם </w:t>
        </w:r>
      </w:ins>
      <w:del w:id="94948" w:author="מנוע מכני" w:date="2026-10-11T12:04:39Z">
        <w:r w:rsidRPr="006F178A">
          <w:rPr>
            <w:rFonts w:ascii="Fb Fontext" w:hAnsi="Fb Fontext"/>
            <w:sz w:val="20"/>
            <w:rtl/>
          </w:rPr>
          <w:delText xml:space="preserve">אי </w:delText>
        </w:r>
      </w:del>
      <w:ins w:id="107083" w:author="קלוד" w:date="2026-10-11T13:11:34Z">
        <w:r>
          <w:rPr>
            <w:rFonts w:ascii="Fb Fontext" w:hAnsi="Fb Fontext"/>
            <w:sz w:val="20"/>
            <w:rtl/>
          </w:rPr>
          <w:t xml:space="preserve">מאכילים</w:t>
        </w:r>
      </w:ins>
      <w:del w:id="107084" w:author="קלוד" w:date="2026-10-11T13:11:34Z">
        <w:r w:rsidRPr="006F178A">
          <w:rPr>
            <w:rFonts w:ascii="Fb Fontext" w:hAnsi="Fb Fontext"/>
            <w:sz w:val="20"/>
            <w:rtl/>
          </w:rPr>
          <w:delText xml:space="preserve">מאכיל</w:delText>
        </w:r>
      </w:del>
      <w:r w:rsidRPr="006F178A">
        <w:rPr>
          <w:rFonts w:ascii="Fb Fontext" w:hAnsi="Fb Fontext"/>
          <w:sz w:val="20"/>
          <w:rtl/>
        </w:rPr>
        <w:t xml:space="preserve"> העניים </w:t>
      </w:r>
      <w:ins w:id="93579" w:author="מנוע מכני" w:date="2026-10-11T12:04:39Z">
        <w:ins w:id="107081" w:author="קלוד" w:date="2026-10-11T13:11:34Z">
          <w:r>
            <w:rPr>
              <w:rFonts w:ascii="Fb Fontext" w:hAnsi="Fb Fontext"/>
              <w:sz w:val="20"/>
              <w:rtl/>
            </w:rPr>
            <w:t xml:space="preserve">דמאי.</w:t>
          </w:r>
        </w:ins>
        <w:del w:id="107082" w:author="קלוד" w:date="2026-10-11T13:11:34Z">
          <w:r>
            <w:rPr>
              <w:rFonts w:ascii="Fb Fontext" w:hAnsi="Fb Fontext"/>
              <w:sz w:val="20"/>
              <w:rtl/>
            </w:rPr>
            <w:delText xml:space="preserve">דמה</w:delText>
          </w:r>
          <w:r w:rsidRPr="006F178A">
            <w:rPr>
              <w:rFonts w:ascii="Fb Fontext" w:hAnsi="Fb Fontext"/>
              <w:sz w:val="20"/>
              <w:rtl/>
            </w:rPr>
            <w:delText xml:space="preserve">.</w:delText>
          </w:r>
        </w:del>
      </w:ins>
      <w:del w:id="93580" w:author="מנוע מכני" w:date="2026-10-11T12:04:39Z">
        <w:r w:rsidRPr="006F178A">
          <w:rPr>
            <w:rFonts w:ascii="Fb Fontext" w:hAnsi="Fb Fontext"/>
            <w:sz w:val="20"/>
            <w:rtl/>
          </w:rPr>
          <w:delText xml:space="preserve">דמאי</w:delText>
        </w:r>
      </w:del>
    </w:p>
    <w:p w:rsidR="00E9703F" w:rsidRDefault="00E9703F" w:rsidP="00E9703F">
      <w:pPr>
        <w:pStyle w:val="affff1"/>
        <w:ind w:end="0"/>
        <w:rPr>
          <w:rStyle w:val="afffe"/>
          <w:b w:val="0"/>
          <w:bCs/>
          <w:rtl/>
        </w:rPr>
        <w:pPrChange w:id="20112" w:author="קלוד" w:date="2026-10-11T09:07:15Z">
          <w:pPr>
            <w:pStyle w:val="affff1"/>
            <w:rPr>
              <w:rStyle w:val="afffe"/>
              <w:b w:val="0"/>
              <w:bCs/>
              <w:rtl/>
            </w:rPr>
          </w:pPr>
        </w:pPrChange>
      </w:pPr>
      <w:ins w:id="9843" w:author="מספור קטעי משנה" w:date="2026-10-11T09:35:03Z">
        <w:r>
          <w:rPr>
            <w:rStyle w:val="MisparKeta"/>
          </w:rPr>
          <w:t xml:space="preserve">א. </w:t>
        </w:r>
      </w:ins>
      <w:r w:rsidRPr="006F178A">
        <w:rPr>
          <w:rFonts w:cs="FontbitDavid"/>
          <w:rtl/>
        </w:rPr>
        <w:t>•</w:t>
      </w:r>
      <w:r w:rsidRPr="009757B9">
        <w:rPr>
          <w:rFonts w:hint="cs"/>
          <w:rtl/>
        </w:rPr>
        <w:t xml:space="preserve"> </w:t>
      </w:r>
      <w:r w:rsidRPr="00146180">
        <w:rPr>
          <w:rStyle w:val="afffe"/>
          <w:b w:val="0"/>
          <w:rtl/>
        </w:rPr>
        <w:t>מעשר ראשון שניטלה תרומתו</w:t>
      </w:r>
    </w:p>
    <w:p w:rsidR="00E9703F" w:rsidRPr="006F178A" w:rsidRDefault="00E9703F" w:rsidP="00E9703F">
      <w:pPr>
        <w:rPr>
          <w:rtl/>
        </w:rPr>
      </w:pPr>
      <w:r w:rsidRPr="006F178A">
        <w:rPr>
          <w:rFonts w:ascii="Fb Fontext" w:hAnsi="Fb Fontext"/>
          <w:rtl/>
        </w:rPr>
        <w:t>מיירי שהקדימו בשבולים, ונטלה הימנו תרומת מעשר ולא נטלה הימנו תרומה גדולה.</w:t>
      </w:r>
    </w:p>
    <w:p w:rsidR="00E9703F" w:rsidRPr="006F178A" w:rsidRDefault="00E9703F" w:rsidP="00E9703F">
      <w:pPr>
        <w:rPr>
          <w:rtl/>
        </w:rPr>
      </w:pPr>
      <w:r w:rsidRPr="006F178A">
        <w:rPr>
          <w:rStyle w:val="2fb"/>
          <w:rtl/>
        </w:rPr>
        <w:t xml:space="preserve">וכר"ל</w:t>
      </w:r>
      <w:r w:rsidRPr="006F178A">
        <w:rPr>
          <w:rtl/>
        </w:rPr>
        <w:t xml:space="preserve"> דמעשר ראשון שהקדימו בשבולין - פטור מתרומה גדולה, </w:t>
      </w:r>
      <w:r>
        <w:rPr>
          <w:rtl/>
        </w:rPr>
        <w:t>שנא'</w:t>
      </w:r>
      <w:r w:rsidRPr="00184B09">
        <w:rPr>
          <w:rStyle w:val="afffff0"/>
          <w:rtl/>
        </w:rPr>
        <w:t xml:space="preserve"> '</w:t>
      </w:r>
      <w:r w:rsidRPr="00184B09">
        <w:rPr>
          <w:rStyle w:val="afffff0"/>
          <w:rtl/>
        </w:rPr>
        <w:t xml:space="preserve">והרמתם ממנו תרומת </w:t>
      </w:r>
      <w:r>
        <w:rPr>
          <w:rStyle w:val="afffff0"/>
          <w:rtl/>
        </w:rPr>
        <w:t xml:space="preserve">ה</w:t>
      </w:r>
      <w:r>
        <w:rPr>
          <w:rStyle w:val="afffff0"/>
          <w:rtl/>
        </w:rPr>
        <w:t xml:space="preserve">'</w:t>
      </w:r>
      <w:r w:rsidRPr="00184B09">
        <w:rPr>
          <w:rStyle w:val="afffff0"/>
          <w:rtl/>
        </w:rPr>
        <w:t xml:space="preserve"> מעשר מן המעשר ולא תרומה גדולה ותרומת מעשר מן המעשר</w:t>
      </w:r>
      <w:r w:rsidRPr="00184B09">
        <w:rPr>
          <w:rStyle w:val="afffff0"/>
          <w:rFonts w:hint="cs"/>
          <w:rtl/>
        </w:rPr>
        <w:t>'</w:t>
      </w:r>
      <w:r w:rsidRPr="00184B09">
        <w:rPr>
          <w:rStyle w:val="afffff0"/>
          <w:rtl/>
        </w:rPr>
        <w:t>.</w:t>
      </w:r>
    </w:p>
    <w:p w:rsidR="00E9703F" w:rsidRPr="004640F6" w:rsidRDefault="00E9703F" w:rsidP="00E9703F">
      <w:pPr>
        <w:rPr>
          <w:spacing w:val="-4"/>
          <w:rtl/>
        </w:rPr>
      </w:pPr>
      <w:ins w:id="107125" w:author="קלוד" w:date="2026-10-11T13:11:34Z">
        <w:r>
          <w:rPr>
            <w:spacing w:val="-4"/>
            <w:rtl/>
          </w:rPr>
          <w:t xml:space="preserve">והפטור</w:t>
        </w:r>
      </w:ins>
      <w:del w:id="107126" w:author="קלוד" w:date="2026-10-11T13:11:34Z">
        <w:r w:rsidRPr="004640F6">
          <w:rPr>
            <w:spacing w:val="-4"/>
            <w:rtl/>
          </w:rPr>
          <w:delText xml:space="preserve">והפטור הוא</w:delText>
        </w:r>
      </w:del>
      <w:r w:rsidRPr="004640F6">
        <w:rPr>
          <w:spacing w:val="-4"/>
          <w:rtl/>
        </w:rPr>
        <w:t xml:space="preserve"> דווקא </w:t>
      </w:r>
      <w:ins w:id="107123" w:author="קלוד" w:date="2026-10-11T13:11:34Z">
        <w:r>
          <w:rPr>
            <w:spacing w:val="-4"/>
            <w:rtl/>
          </w:rPr>
          <w:t xml:space="preserve">כשלא</w:t>
        </w:r>
      </w:ins>
      <w:del w:id="107124" w:author="קלוד" w:date="2026-10-11T13:11:34Z">
        <w:r w:rsidRPr="004640F6">
          <w:rPr>
            <w:spacing w:val="-4"/>
            <w:rtl/>
          </w:rPr>
          <w:delText xml:space="preserve">במקום</w:delText>
        </w:r>
      </w:del>
      <w:r w:rsidRPr="004640F6">
        <w:rPr>
          <w:spacing w:val="-4"/>
          <w:rtl/>
        </w:rPr>
        <w:t xml:space="preserve"> </w:t>
      </w:r>
      <w:ins w:id="107121" w:author="קלוד" w:date="2026-10-11T13:11:34Z">
        <w:r>
          <w:rPr>
            <w:spacing w:val="-4"/>
            <w:rtl/>
          </w:rPr>
          <w:t xml:space="preserve">נעשה</w:t>
        </w:r>
      </w:ins>
      <w:del w:id="107122" w:author="קלוד" w:date="2026-10-11T13:11:34Z">
        <w:r w:rsidRPr="004640F6">
          <w:rPr>
            <w:spacing w:val="-4"/>
            <w:rtl/>
          </w:rPr>
          <w:delText xml:space="preserve">דלא</w:delText>
        </w:r>
      </w:del>
      <w:r w:rsidRPr="004640F6">
        <w:rPr>
          <w:spacing w:val="-4"/>
          <w:rtl/>
        </w:rPr>
        <w:t xml:space="preserve"> </w:t>
      </w:r>
      <w:ins w:id="107119" w:author="קלוד" w:date="2026-10-11T13:11:34Z">
        <w:r>
          <w:rPr>
            <w:spacing w:val="-4"/>
            <w:rtl/>
          </w:rPr>
          <w:t xml:space="preserve">דגן,</w:t>
        </w:r>
      </w:ins>
      <w:del w:id="107120" w:author="קלוד" w:date="2026-10-11T13:11:34Z">
        <w:r w:rsidRPr="004640F6">
          <w:rPr>
            <w:spacing w:val="-4"/>
            <w:rtl/>
          </w:rPr>
          <w:delText xml:space="preserve">אידגן</w:delText>
        </w:r>
      </w:del>
      <w:r w:rsidRPr="004640F6">
        <w:rPr>
          <w:spacing w:val="-4"/>
          <w:rtl/>
        </w:rPr>
        <w:t xml:space="preserve"> </w:t>
      </w:r>
      <w:ins w:id="107117" w:author="קלוד" w:date="2026-10-11T13:11:34Z">
        <w:r>
          <w:rPr>
            <w:spacing w:val="-4"/>
            <w:rtl/>
          </w:rPr>
          <w:t xml:space="preserve">היינו</w:t>
        </w:r>
      </w:ins>
      <w:del w:id="107118" w:author="קלוד" w:date="2026-10-11T13:11:34Z">
        <w:r w:rsidRPr="004640F6">
          <w:rPr>
            <w:spacing w:val="-4"/>
            <w:rtl/>
          </w:rPr>
          <w:delText xml:space="preserve">והיינו</w:delText>
        </w:r>
      </w:del>
      <w:r w:rsidRPr="004640F6">
        <w:rPr>
          <w:spacing w:val="-4"/>
          <w:rtl/>
        </w:rPr>
        <w:t xml:space="preserve"> קודם </w:t>
      </w:r>
      <w:ins w:id="107115" w:author="קלוד" w:date="2026-10-11T13:11:34Z">
        <w:r>
          <w:rPr>
            <w:spacing w:val="-4"/>
            <w:rtl/>
          </w:rPr>
          <w:t xml:space="preserve">הכרי,</w:t>
        </w:r>
      </w:ins>
      <w:del w:id="107116" w:author="קלוד" w:date="2026-10-11T13:11:34Z">
        <w:r w:rsidRPr="004640F6">
          <w:rPr>
            <w:spacing w:val="-4"/>
            <w:rtl/>
          </w:rPr>
          <w:delText xml:space="preserve">הכרי</w:delText>
        </w:r>
      </w:del>
      <w:r w:rsidRPr="004640F6">
        <w:rPr>
          <w:spacing w:val="-4"/>
          <w:rtl/>
        </w:rPr>
        <w:t xml:space="preserve"> אבל </w:t>
      </w:r>
      <w:ins w:id="107113" w:author="קלוד" w:date="2026-10-11T13:11:34Z">
        <w:r>
          <w:rPr>
            <w:spacing w:val="-4"/>
            <w:rtl/>
          </w:rPr>
          <w:t xml:space="preserve">משנעשה</w:t>
        </w:r>
      </w:ins>
      <w:del w:id="107114" w:author="קלוד" w:date="2026-10-11T13:11:34Z">
        <w:r w:rsidRPr="004640F6">
          <w:rPr>
            <w:spacing w:val="-4"/>
            <w:rtl/>
          </w:rPr>
          <w:delText xml:space="preserve">מקום</w:delText>
        </w:r>
      </w:del>
      <w:r w:rsidRPr="004640F6">
        <w:rPr>
          <w:spacing w:val="-4"/>
          <w:rtl/>
        </w:rPr>
        <w:t xml:space="preserve"> </w:t>
      </w:r>
      <w:ins w:id="107111" w:author="קלוד" w:date="2026-10-11T13:11:34Z">
        <w:r>
          <w:rPr>
            <w:spacing w:val="-4"/>
            <w:rtl/>
          </w:rPr>
          <w:t xml:space="preserve">דגן</w:t>
        </w:r>
      </w:ins>
      <w:del w:id="107112" w:author="קלוד" w:date="2026-10-11T13:11:34Z">
        <w:r w:rsidRPr="004640F6">
          <w:rPr>
            <w:spacing w:val="-4"/>
            <w:rtl/>
          </w:rPr>
          <w:delText xml:space="preserve">דאידגן</w:delText>
        </w:r>
      </w:del>
      <w:r w:rsidRPr="004640F6">
        <w:rPr>
          <w:spacing w:val="-4"/>
          <w:rtl/>
        </w:rPr>
        <w:t xml:space="preserve"> </w:t>
      </w:r>
      <w:ins w:id="93581" w:author="מנוע מכני" w:date="2026-10-11T12:04:39Z">
        <w:ins w:id="107109" w:author="קלוד" w:date="2026-10-11T13:11:34Z">
          <w:r>
            <w:rPr>
              <w:spacing w:val="-4"/>
              <w:rtl/>
            </w:rPr>
            <w:t xml:space="preserve">-</w:t>
          </w:r>
        </w:ins>
        <w:del w:id="107110" w:author="קלוד" w:date="2026-10-11T13:11:34Z">
          <w:r>
            <w:rPr>
              <w:spacing w:val="-4"/>
              <w:rtl/>
            </w:rPr>
            <w:delText xml:space="preserve">יש</w:delText>
          </w:r>
        </w:del>
      </w:ins>
      <w:del w:id="93582" w:author="מנוע מכני" w:date="2026-10-11T12:04:39Z">
        <w:r w:rsidRPr="004640F6">
          <w:rPr>
            <w:spacing w:val="-4"/>
            <w:rtl/>
          </w:rPr>
          <w:delText xml:space="preserve">אית</w:delText>
        </w:r>
      </w:del>
      <w:r w:rsidRPr="004640F6">
        <w:rPr>
          <w:spacing w:val="-4"/>
          <w:rtl/>
        </w:rPr>
        <w:t xml:space="preserve"> </w:t>
      </w:r>
      <w:ins w:id="95779" w:author="מנוע מכני" w:date="2026-10-11T12:04:39Z">
        <w:ins w:id="107107" w:author="קלוד" w:date="2026-10-11T13:11:34Z">
          <w:r>
            <w:rPr>
              <w:rStyle w:val="afffffe"/>
              <w:spacing w:val="-4"/>
              <w:rtl/>
            </w:rPr>
            <w:t xml:space="preserve">חייב,</w:t>
          </w:r>
        </w:ins>
        <w:del w:id="107108" w:author="קלוד" w:date="2026-10-11T13:11:34Z">
          <w:r>
            <w:rPr>
              <w:spacing w:val="-4"/>
              <w:rtl/>
            </w:rPr>
            <w:delText xml:space="preserve">לנו</w:delText>
          </w:r>
        </w:del>
      </w:ins>
      <w:del w:id="95780" w:author="מנוע מכני" w:date="2026-10-11T12:04:39Z">
        <w:r w:rsidRPr="004640F6">
          <w:rPr>
            <w:spacing w:val="-4"/>
            <w:rtl/>
          </w:rPr>
          <w:delText xml:space="preserve">לן</w:delText>
        </w:r>
      </w:del>
      <w:r w:rsidRPr="004640F6">
        <w:rPr>
          <w:spacing w:val="-4"/>
          <w:rtl/>
        </w:rPr>
        <w:t xml:space="preserve"> </w:t>
      </w:r>
      <w:ins w:id="107105" w:author="קלוד" w:date="2026-10-11T13:11:34Z">
        <w:r>
          <w:rPr>
            <w:rStyle w:val="afffffe"/>
            <w:spacing w:val="-4"/>
            <w:rtl/>
          </w:rPr>
          <w:t xml:space="preserve">שנאמר</w:t>
        </w:r>
      </w:ins>
      <w:del w:id="107106" w:author="קלוד" w:date="2026-10-11T13:11:34Z">
        <w:r w:rsidRPr="004640F6">
          <w:rPr>
            <w:spacing w:val="-4"/>
            <w:rtl/>
          </w:rPr>
          <w:delText xml:space="preserve">מכל</w:delText>
        </w:r>
      </w:del>
      <w:r w:rsidRPr="004640F6">
        <w:rPr>
          <w:spacing w:val="-4"/>
          <w:rtl/>
        </w:rPr>
        <w:t xml:space="preserve"> </w:t>
      </w:r>
      <w:ins w:id="107103" w:author="קלוד" w:date="2026-10-11T13:11:34Z">
        <w:r>
          <w:rPr>
            <w:spacing w:val="-4"/>
            <w:rtl/>
          </w:rPr>
          <w:t xml:space="preserve">'מכל מתנותיכם'.</w:t>
        </w:r>
      </w:ins>
      <w:del w:id="107104" w:author="קלוד" w:date="2026-10-11T13:11:34Z">
        <w:r w:rsidRPr="004640F6">
          <w:rPr>
            <w:spacing w:val="-4"/>
            <w:rtl/>
          </w:rPr>
          <w:delText xml:space="preserve">מתנותיכם.</w:delText>
        </w:r>
      </w:del>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 xml:space="preserve">ומעשר שני </w:t>
      </w:r>
      <w:ins w:id="107133" w:author="קלוד" w:date="2026-10-11T13:11:34Z">
        <w:r>
          <w:rPr>
            <w:rtl/>
          </w:rPr>
          <w:t xml:space="preserve">-</w:t>
        </w:r>
      </w:ins>
      <w:del w:id="107134" w:author="קלוד" w:date="2026-10-11T13:11:34Z">
        <w:r w:rsidRPr="006F178A">
          <w:rPr>
            <w:rtl/>
          </w:rPr>
          <w:delText xml:space="preserve">מיירי</w:delText>
        </w:r>
      </w:del>
      <w:r w:rsidRPr="006F178A">
        <w:rPr>
          <w:rtl/>
        </w:rPr>
        <w:t xml:space="preserve"> שנתן את הקרן ולא נתן את החומש, </w:t>
      </w:r>
      <w:ins w:id="107131" w:author="קלוד" w:date="2026-10-11T13:11:34Z">
        <w:r>
          <w:rPr>
            <w:rtl/>
          </w:rPr>
          <w:t xml:space="preserve">וקמ"ל</w:t>
        </w:r>
      </w:ins>
      <w:del w:id="107132" w:author="קלוד" w:date="2026-10-11T13:11:34Z">
        <w:r w:rsidRPr="006F178A">
          <w:rPr>
            <w:rtl/>
          </w:rPr>
          <w:delText xml:space="preserve">והא</w:delText>
        </w:r>
      </w:del>
      <w:r w:rsidRPr="006F178A">
        <w:rPr>
          <w:rtl/>
        </w:rPr>
        <w:t xml:space="preserve"> </w:t>
      </w:r>
      <w:ins w:id="107129" w:author="קלוד" w:date="2026-10-11T13:11:34Z">
        <w:r>
          <w:rPr>
            <w:rtl/>
          </w:rPr>
          <w:t xml:space="preserve">שאין</w:t>
        </w:r>
      </w:ins>
      <w:del w:id="107130" w:author="קלוד" w:date="2026-10-11T13:11:34Z">
        <w:r w:rsidRPr="006F178A">
          <w:rPr>
            <w:rtl/>
          </w:rPr>
          <w:delText xml:space="preserve">קמ"ל</w:delText>
        </w:r>
      </w:del>
      <w:r w:rsidRPr="006F178A">
        <w:rPr>
          <w:rtl/>
        </w:rPr>
        <w:t xml:space="preserve"> </w:t>
      </w:r>
      <w:ins w:id="107127" w:author="קלוד" w:date="2026-10-11T13:11:34Z">
        <w:r>
          <w:rPr>
            <w:rtl/>
          </w:rPr>
          <w:t xml:space="preserve">החומש</w:t>
        </w:r>
      </w:ins>
      <w:del w:id="107128" w:author="קלוד" w:date="2026-10-11T13:11:34Z">
        <w:r w:rsidRPr="006F178A">
          <w:rPr>
            <w:rtl/>
          </w:rPr>
          <w:delText xml:space="preserve">דאין חומש</w:delText>
        </w:r>
      </w:del>
      <w:r w:rsidRPr="006F178A">
        <w:rPr>
          <w:rtl/>
        </w:rPr>
        <w:t xml:space="preserve"> מעכב.</w:t>
      </w:r>
    </w:p>
    <w:p w:rsidR="00E9703F" w:rsidRPr="006F178A" w:rsidRDefault="00E9703F" w:rsidP="00E9703F">
      <w:pPr>
        <w:rPr>
          <w:rtl/>
        </w:rPr>
      </w:pPr>
      <w:r w:rsidRPr="006F178A">
        <w:rPr>
          <w:rFonts w:ascii="Fb Fontext" w:hAnsi="Fb Fontext"/>
          <w:sz w:val="20"/>
          <w:rtl/>
        </w:rPr>
        <w:t>•</w:t>
      </w:r>
      <w:r w:rsidRPr="006F178A">
        <w:rPr>
          <w:rFonts w:ascii="Fb Fontext" w:hAnsi="Fb Fontext" w:hint="cs"/>
          <w:sz w:val="20"/>
          <w:rtl/>
        </w:rPr>
        <w:t xml:space="preserve"> </w:t>
      </w:r>
      <w:r w:rsidRPr="006F178A">
        <w:rPr>
          <w:rStyle w:val="afffe"/>
          <w:rFonts w:ascii="Fb Fontext" w:hAnsi="Fb Fontext"/>
          <w:sz w:val="20"/>
          <w:rtl/>
        </w:rPr>
        <w:t>והתורמס היבש</w:t>
      </w:r>
      <w:r w:rsidRPr="006F178A">
        <w:rPr>
          <w:rFonts w:ascii="Fb Fontext" w:hAnsi="Fb Fontext"/>
          <w:sz w:val="20"/>
          <w:rtl/>
        </w:rPr>
        <w:t xml:space="preserve"> דווקא בלח אבל </w:t>
      </w:r>
      <w:r w:rsidRPr="006F178A">
        <w:rPr>
          <w:rFonts w:ascii="Fb Fontext" w:hAnsi="Fb Fontext"/>
          <w:sz w:val="20"/>
          <w:rtl/>
        </w:rPr>
        <w:t xml:space="preserve">לא</w:t>
      </w:r>
      <w:r w:rsidRPr="006F178A">
        <w:rPr>
          <w:rFonts w:ascii="Fb Fontext" w:hAnsi="Fb Fontext"/>
          <w:sz w:val="20"/>
          <w:rtl/>
        </w:rPr>
        <w:t xml:space="preserve"> ביבש דכיוון דמיריר </w:t>
      </w:r>
      <w:r w:rsidRPr="006F178A">
        <w:rPr>
          <w:rFonts w:ascii="Fb Fontext" w:hAnsi="Fb Fontext"/>
          <w:sz w:val="20"/>
          <w:rtl/>
        </w:rPr>
        <w:t xml:space="preserve">לא</w:t>
      </w:r>
      <w:r w:rsidRPr="006F178A">
        <w:rPr>
          <w:rFonts w:ascii="Fb Fontext" w:hAnsi="Fb Fontext"/>
          <w:sz w:val="20"/>
          <w:rtl/>
        </w:rPr>
        <w:t xml:space="preserve"> אכיל.</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קכח.</w:t>
      </w:r>
    </w:p>
    <w:p>
      <w:pPr>
        <w:pStyle w:val="afffff8"/>
        <w:rPr>
          <w:ins w:id="90259" w:author="קלוד" w:date="2026-10-11T12:33:55Z"/>
        </w:rPr>
      </w:pPr>
      <w:ins w:id="90260" w:author="קלוד" w:date="2026-10-11T12:33:55Z">
        <w:r>
          <w:rPr>
            <w:color w:val="7B3F00"/>
          </w:rPr>
          <w:t xml:space="preserve">טבל, מעשר והקדש שלא נפדו - אין מפנין</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 xml:space="preserve">אבל </w:t>
      </w:r>
      <w:r w:rsidRPr="006F178A">
        <w:rPr>
          <w:rStyle w:val="afffe"/>
          <w:rFonts w:ascii="Fb Fontext" w:hAnsi="Fb Fontext"/>
          <w:rtl/>
        </w:rPr>
        <w:t xml:space="preserve">לא</w:t>
      </w:r>
      <w:r w:rsidRPr="006F178A">
        <w:rPr>
          <w:rStyle w:val="afffe"/>
          <w:rFonts w:ascii="Fb Fontext" w:hAnsi="Fb Fontext"/>
          <w:rtl/>
        </w:rPr>
        <w:t xml:space="preserve"> את </w:t>
      </w:r>
      <w:ins w:id="107139" w:author="קלוד" w:date="2026-10-11T13:11:34Z">
        <w:r>
          <w:rPr>
            <w:rStyle w:val="afffe"/>
            <w:rFonts w:ascii="Fb Fontext" w:hAnsi="Fb Fontext"/>
            <w:rtl/>
          </w:rPr>
          <w:t xml:space="preserve">הטבל</w:t>
        </w:r>
      </w:ins>
      <w:del w:id="107140" w:author="קלוד" w:date="2026-10-11T13:11:34Z">
        <w:r w:rsidRPr="006F178A">
          <w:rPr>
            <w:rStyle w:val="afffe"/>
            <w:rFonts w:ascii="Fb Fontext" w:hAnsi="Fb Fontext"/>
            <w:rtl/>
          </w:rPr>
          <w:delText xml:space="preserve">הטבל</w:delText>
        </w:r>
        <w:r w:rsidRPr="006F178A">
          <w:rPr>
            <w:rFonts w:ascii="Fb Fontext" w:hAnsi="Fb Fontext"/>
            <w:rtl/>
          </w:rPr>
          <w:delText xml:space="preserve">-</w:delText>
        </w:r>
      </w:del>
      <w:r w:rsidRPr="006F178A">
        <w:rPr>
          <w:rFonts w:ascii="Fb Fontext" w:hAnsi="Fb Fontext"/>
          <w:rtl/>
        </w:rPr>
        <w:t xml:space="preserve"> </w:t>
      </w:r>
      <w:ins w:id="107137" w:author="קלוד" w:date="2026-10-11T13:11:34Z">
        <w:r>
          <w:rPr>
            <w:rFonts w:ascii="Fb Fontext" w:hAnsi="Fb Fontext"/>
            <w:rtl/>
          </w:rPr>
          <w:t xml:space="preserve">- </w:t>
        </w:r>
        <w:r>
          <w:rPr>
            <w:rStyle w:val="afffffe"/>
            <w:rFonts w:ascii="Fb Fontext" w:hAnsi="Fb Fontext"/>
            <w:rtl/>
          </w:rPr>
          <w:t xml:space="preserve">ואפי'</w:t>
        </w:r>
      </w:ins>
      <w:del w:id="107138" w:author="קלוד" w:date="2026-10-11T13:11:34Z">
        <w:r w:rsidRPr="006F178A">
          <w:rPr>
            <w:rFonts w:ascii="Fb Fontext" w:hAnsi="Fb Fontext"/>
            <w:rtl/>
          </w:rPr>
          <w:delText xml:space="preserve">בטבל</w:delText>
        </w:r>
      </w:del>
      <w:r w:rsidRPr="006F178A">
        <w:rPr>
          <w:rFonts w:ascii="Fb Fontext" w:hAnsi="Fb Fontext"/>
          <w:rtl/>
        </w:rPr>
        <w:t xml:space="preserve"> טבול </w:t>
      </w:r>
      <w:ins w:id="107135" w:author="קלוד" w:date="2026-10-11T13:11:34Z">
        <w:r>
          <w:rPr>
            <w:rFonts w:ascii="Fb Fontext" w:hAnsi="Fb Fontext"/>
            <w:rtl/>
          </w:rPr>
          <w:t xml:space="preserve">מדרבנן,</w:t>
        </w:r>
      </w:ins>
      <w:del w:id="107136" w:author="קלוד" w:date="2026-10-11T13:11:34Z">
        <w:r w:rsidRPr="006F178A">
          <w:rPr>
            <w:rFonts w:ascii="Fb Fontext" w:hAnsi="Fb Fontext"/>
            <w:rtl/>
          </w:rPr>
          <w:delText xml:space="preserve">מדרבנן -</w:delText>
        </w:r>
      </w:del>
      <w:r w:rsidRPr="006F178A">
        <w:rPr>
          <w:rFonts w:ascii="Fb Fontext" w:hAnsi="Fb Fontext"/>
          <w:rtl/>
        </w:rPr>
        <w:t xml:space="preserve"> שזרעו בעציץ שאינו נקוב.</w:t>
      </w:r>
    </w:p>
    <w:p w:rsidR="00E9703F" w:rsidRPr="004640F6" w:rsidRDefault="00E9703F" w:rsidP="00E9703F">
      <w:pPr>
        <w:rPr>
          <w:spacing w:val="-4"/>
          <w:rtl/>
        </w:rPr>
      </w:pPr>
      <w:r w:rsidRPr="004640F6">
        <w:rPr>
          <w:rStyle w:val="afffe"/>
          <w:rFonts w:ascii="Fb Fontext" w:hAnsi="Fb Fontext"/>
          <w:spacing w:val="-4"/>
          <w:rtl/>
        </w:rPr>
        <w:t>ולא מעש"</w:t>
      </w:r>
      <w:r w:rsidRPr="004640F6">
        <w:rPr>
          <w:rStyle w:val="afffe"/>
          <w:rFonts w:ascii="Fb Fontext" w:hAnsi="Fb Fontext" w:hint="cs"/>
          <w:spacing w:val="-4"/>
          <w:rtl/>
        </w:rPr>
        <w:t>ר</w:t>
      </w:r>
      <w:r w:rsidRPr="004640F6">
        <w:rPr>
          <w:spacing w:val="-4"/>
          <w:rtl/>
        </w:rPr>
        <w:t xml:space="preserve"> - שהקדימו </w:t>
      </w:r>
      <w:ins w:id="107147" w:author="קלוד" w:date="2026-10-11T13:11:34Z">
        <w:r>
          <w:rPr>
            <w:spacing w:val="-4"/>
            <w:rtl/>
          </w:rPr>
          <w:t xml:space="preserve">בכרי,</w:t>
        </w:r>
      </w:ins>
      <w:del w:id="107148" w:author="קלוד" w:date="2026-10-11T13:11:34Z">
        <w:r w:rsidRPr="004640F6">
          <w:rPr>
            <w:spacing w:val="-4"/>
            <w:rtl/>
          </w:rPr>
          <w:delText xml:space="preserve">בכרי</w:delText>
        </w:r>
      </w:del>
      <w:r w:rsidRPr="004640F6">
        <w:rPr>
          <w:spacing w:val="-4"/>
          <w:rtl/>
        </w:rPr>
        <w:t xml:space="preserve"> שנטל ממנו מעשר ולא נטלה ממנו תרומה </w:t>
      </w:r>
      <w:ins w:id="107145" w:author="קלוד" w:date="2026-10-11T13:11:34Z">
        <w:r>
          <w:rPr>
            <w:spacing w:val="-4"/>
            <w:rtl/>
          </w:rPr>
          <w:t xml:space="preserve">גדולה,</w:t>
        </w:r>
      </w:ins>
      <w:del w:id="107146" w:author="קלוד" w:date="2026-10-11T13:11:34Z">
        <w:r w:rsidRPr="004640F6">
          <w:rPr>
            <w:spacing w:val="-4"/>
            <w:rtl/>
          </w:rPr>
          <w:delText xml:space="preserve">גדולה</w:delText>
        </w:r>
      </w:del>
      <w:r w:rsidRPr="004640F6">
        <w:rPr>
          <w:rFonts w:hint="cs"/>
          <w:spacing w:val="-4"/>
          <w:rtl/>
        </w:rPr>
        <w:t xml:space="preserve"> </w:t>
      </w:r>
      <w:r w:rsidRPr="004640F6">
        <w:rPr>
          <w:spacing w:val="-4"/>
          <w:rtl/>
        </w:rPr>
        <w:t xml:space="preserve">וקמ"ל</w:t>
      </w:r>
      <w:r w:rsidRPr="004640F6">
        <w:rPr>
          <w:spacing w:val="-4"/>
          <w:rtl/>
        </w:rPr>
        <w:t xml:space="preserve"> </w:t>
      </w:r>
      <w:ins w:id="107143" w:author="קלוד" w:date="2026-10-11T13:11:34Z">
        <w:r>
          <w:rPr>
            <w:spacing w:val="-4"/>
            <w:rtl/>
          </w:rPr>
          <w:t xml:space="preserve">כתירוץ</w:t>
        </w:r>
      </w:ins>
      <w:del w:id="107144" w:author="קלוד" w:date="2026-10-11T13:11:34Z">
        <w:r w:rsidRPr="004640F6">
          <w:rPr>
            <w:spacing w:val="-4"/>
            <w:rtl/>
          </w:rPr>
          <w:delText xml:space="preserve">כדשני</w:delText>
        </w:r>
      </w:del>
      <w:r w:rsidRPr="004640F6">
        <w:rPr>
          <w:spacing w:val="-4"/>
          <w:rtl/>
        </w:rPr>
        <w:t xml:space="preserve"> </w:t>
      </w:r>
      <w:ins w:id="107141" w:author="קלוד" w:date="2026-10-11T13:11:34Z">
        <w:r>
          <w:rPr>
            <w:rStyle w:val="2fb"/>
            <w:spacing w:val="-4"/>
            <w:rtl/>
          </w:rPr>
          <w:t xml:space="preserve">אביי </w:t>
        </w:r>
        <w:r>
          <w:rPr>
            <w:rStyle w:val="afffffe"/>
            <w:spacing w:val="-4"/>
            <w:rtl/>
          </w:rPr>
          <w:t xml:space="preserve">שחייב</w:t>
        </w:r>
        <w:r>
          <w:rPr>
            <w:rStyle w:val="2fb"/>
            <w:spacing w:val="-4"/>
            <w:rtl/>
          </w:rPr>
          <w:t xml:space="preserve">.</w:t>
        </w:r>
      </w:ins>
      <w:del w:id="107142" w:author="קלוד" w:date="2026-10-11T13:11:34Z">
        <w:r w:rsidRPr="004640F6">
          <w:rPr>
            <w:rStyle w:val="2fb"/>
            <w:spacing w:val="-4"/>
            <w:rtl/>
          </w:rPr>
          <w:delText xml:space="preserve">אביי</w:delText>
        </w:r>
        <w:r w:rsidRPr="004640F6">
          <w:rPr>
            <w:spacing w:val="-4"/>
            <w:rtl/>
          </w:rPr>
          <w:delText xml:space="preserve">.</w:delText>
        </w:r>
      </w:del>
    </w:p>
    <w:p w:rsidR="00E9703F" w:rsidRPr="006F178A" w:rsidRDefault="00E9703F" w:rsidP="00E9703F">
      <w:pPr>
        <w:rPr>
          <w:rtl/>
        </w:rPr>
      </w:pPr>
      <w:r w:rsidRPr="006F178A">
        <w:rPr>
          <w:rStyle w:val="afffe"/>
          <w:rFonts w:ascii="Fb Fontext" w:hAnsi="Fb Fontext"/>
          <w:rtl/>
        </w:rPr>
        <w:t>ולא את מעשר שני</w:t>
      </w:r>
      <w:r w:rsidRPr="006F178A">
        <w:rPr>
          <w:rtl/>
        </w:rPr>
        <w:t xml:space="preserve"> </w:t>
      </w:r>
      <w:ins w:id="107159" w:author="קלוד" w:date="2026-10-11T13:11:34Z">
        <w:r>
          <w:rPr>
            <w:rtl/>
          </w:rPr>
          <w:t xml:space="preserve">-</w:t>
        </w:r>
      </w:ins>
      <w:del w:id="107160" w:author="קלוד" w:date="2026-10-11T13:11:34Z">
        <w:r w:rsidRPr="006F178A">
          <w:rPr>
            <w:rtl/>
          </w:rPr>
          <w:delText xml:space="preserve">-דנפדו</w:delText>
        </w:r>
      </w:del>
      <w:r w:rsidRPr="006F178A">
        <w:rPr>
          <w:rtl/>
        </w:rPr>
        <w:t xml:space="preserve"> </w:t>
      </w:r>
      <w:ins w:id="107157" w:author="קלוד" w:date="2026-10-11T13:11:34Z">
        <w:r>
          <w:rPr>
            <w:rtl/>
          </w:rPr>
          <w:t xml:space="preserve">שנפדו</w:t>
        </w:r>
      </w:ins>
      <w:del w:id="107158" w:author="קלוד" w:date="2026-10-11T13:11:34Z">
        <w:r w:rsidRPr="006F178A">
          <w:rPr>
            <w:rtl/>
          </w:rPr>
          <w:delText xml:space="preserve">ולא</w:delText>
        </w:r>
      </w:del>
      <w:r w:rsidRPr="006F178A">
        <w:rPr>
          <w:rtl/>
        </w:rPr>
        <w:t xml:space="preserve"> </w:t>
      </w:r>
      <w:ins w:id="107155" w:author="קלוד" w:date="2026-10-11T13:11:34Z">
        <w:r>
          <w:rPr>
            <w:rtl/>
          </w:rPr>
          <w:t xml:space="preserve">שלא</w:t>
        </w:r>
      </w:ins>
      <w:del w:id="107156" w:author="קלוד" w:date="2026-10-11T13:11:34Z">
        <w:r w:rsidRPr="006F178A">
          <w:rPr>
            <w:rtl/>
          </w:rPr>
          <w:delText xml:space="preserve">נפדו</w:delText>
        </w:r>
      </w:del>
      <w:r w:rsidRPr="006F178A">
        <w:rPr>
          <w:rtl/>
        </w:rPr>
        <w:t xml:space="preserve"> </w:t>
      </w:r>
      <w:ins w:id="107153" w:author="קלוד" w:date="2026-10-11T13:11:34Z">
        <w:r>
          <w:rPr>
            <w:rtl/>
          </w:rPr>
          <w:t xml:space="preserve">כהלכתן:</w:t>
        </w:r>
      </w:ins>
      <w:del w:id="107154" w:author="קלוד" w:date="2026-10-11T13:11:34Z">
        <w:r w:rsidRPr="006F178A">
          <w:rPr>
            <w:rtl/>
          </w:rPr>
          <w:delText xml:space="preserve">כהלכתן</w:delText>
        </w:r>
      </w:del>
      <w:r w:rsidRPr="006F178A">
        <w:rPr>
          <w:rFonts w:hint="cs"/>
          <w:rtl/>
        </w:rPr>
        <w:t xml:space="preserve"> </w:t>
      </w:r>
      <w:r w:rsidRPr="006F178A">
        <w:rPr>
          <w:rtl/>
        </w:rPr>
        <w:t xml:space="preserve">שפדאו </w:t>
      </w:r>
      <w:r w:rsidRPr="006F178A">
        <w:rPr>
          <w:rtl/>
        </w:rPr>
        <w:t xml:space="preserve">ע"ג</w:t>
      </w:r>
      <w:r w:rsidRPr="006F178A">
        <w:rPr>
          <w:rtl/>
        </w:rPr>
        <w:t xml:space="preserve"> אסימון,</w:t>
      </w:r>
      <w:ins w:id="107151" w:author="קלוד" w:date="2026-10-11T13:11:34Z">
        <w:r>
          <w:rPr>
            <w:rStyle w:val="afffff0"/>
            <w:rtl/>
          </w:rPr>
          <w:t xml:space="preserve"> </w:t>
        </w:r>
        <w:r>
          <w:rPr>
            <w:rStyle w:val="afffffe"/>
            <w:rtl/>
          </w:rPr>
          <w:t xml:space="preserve">ונאמר</w:t>
        </w:r>
        <w:r>
          <w:rPr>
            <w:rStyle w:val="afffff0"/>
            <w:rtl/>
          </w:rPr>
          <w:t xml:space="preserve"> </w:t>
        </w:r>
      </w:ins>
      <w:del w:id="107152" w:author="קלוד" w:date="2026-10-11T13:11:34Z">
        <w:r w:rsidRPr="00184B09">
          <w:rPr>
            <w:rStyle w:val="afffff0"/>
            <w:rtl/>
          </w:rPr>
          <w:delText xml:space="preserve"> </w:delText>
        </w:r>
      </w:del>
      <w:r w:rsidRPr="00184B09">
        <w:rPr>
          <w:rStyle w:val="afffff0"/>
          <w:rFonts w:hint="cs"/>
          <w:rtl/>
        </w:rPr>
        <w:t>'</w:t>
      </w:r>
      <w:ins w:id="91395" w:author="Claude - סמנטי" w:date="2026-10-11T12:28:21Z">
        <w:r>
          <w:rPr>
            <w:rStyle w:val="afffff0"/>
            <w:rtl/>
          </w:rPr>
          <w:t xml:space="preserve">וְצַרְתָּ הַכֶּסֶף </w:t>
        </w:r>
        <w:ins w:id="107149" w:author="קלוד" w:date="2026-10-11T13:11:34Z">
          <w:r>
            <w:rPr>
              <w:rStyle w:val="afffff0"/>
              <w:rtl/>
            </w:rPr>
            <w:t xml:space="preserve">בְּיָדְךָ' -</w:t>
          </w:r>
        </w:ins>
        <w:del w:id="107150" w:author="קלוד" w:date="2026-10-11T13:11:34Z">
          <w:r>
            <w:rPr>
              <w:rStyle w:val="afffff0"/>
              <w:rtl/>
            </w:rPr>
            <w:delText xml:space="preserve">בְּיָדְךָ</w:delText>
          </w:r>
          <w:r w:rsidRPr="00184B09">
            <w:rPr>
              <w:rStyle w:val="afffff0"/>
              <w:rFonts w:hint="cs"/>
              <w:rtl/>
            </w:rPr>
            <w:delText xml:space="preserve">'</w:delText>
          </w:r>
        </w:del>
      </w:ins>
      <w:del w:id="91396" w:author="Claude - סמנטי" w:date="2026-10-11T12:28:21Z">
        <w:r w:rsidRPr="00184B09">
          <w:rPr>
            <w:rStyle w:val="afffff0"/>
            <w:rtl/>
          </w:rPr>
          <w:delText xml:space="preserve">וצרת הכסף בידך</w:delText>
        </w:r>
      </w:del>
      <w:r w:rsidRPr="00184B09">
        <w:rPr>
          <w:rStyle w:val="afffff0"/>
          <w:rtl/>
        </w:rPr>
        <w:t xml:space="preserve"> </w:t>
      </w:r>
      <w:r w:rsidRPr="006F178A">
        <w:rPr>
          <w:rtl/>
        </w:rPr>
        <w:t>דבר שיש בו צורה.</w:t>
      </w:r>
    </w:p>
    <w:p w:rsidR="00E9703F" w:rsidRPr="004640F6" w:rsidRDefault="00E9703F" w:rsidP="00E9703F">
      <w:pPr>
        <w:rPr>
          <w:spacing w:val="-2"/>
          <w:rtl/>
        </w:rPr>
      </w:pPr>
      <w:r w:rsidRPr="004640F6">
        <w:rPr>
          <w:rStyle w:val="afffe"/>
          <w:rFonts w:ascii="Fb Fontext" w:hAnsi="Fb Fontext"/>
          <w:spacing w:val="-2"/>
          <w:rtl/>
        </w:rPr>
        <w:t>הקדש</w:t>
      </w:r>
      <w:r w:rsidRPr="004640F6">
        <w:rPr>
          <w:spacing w:val="-2"/>
          <w:rtl/>
        </w:rPr>
        <w:t xml:space="preserve"> - שחיללו </w:t>
      </w:r>
      <w:r w:rsidRPr="004640F6">
        <w:rPr>
          <w:spacing w:val="-2"/>
          <w:rtl/>
        </w:rPr>
        <w:t xml:space="preserve">ע"ג</w:t>
      </w:r>
      <w:r w:rsidRPr="004640F6">
        <w:rPr>
          <w:spacing w:val="-2"/>
          <w:rtl/>
        </w:rPr>
        <w:t xml:space="preserve"> קרקע, </w:t>
      </w:r>
      <w:r w:rsidRPr="004640F6">
        <w:rPr>
          <w:rFonts w:hint="cs"/>
          <w:spacing w:val="-2"/>
          <w:rtl/>
        </w:rPr>
        <w:t>וכתיב</w:t>
      </w:r>
      <w:r w:rsidRPr="004640F6">
        <w:rPr>
          <w:rStyle w:val="afffff0"/>
          <w:rFonts w:hint="cs"/>
          <w:spacing w:val="-2"/>
          <w:rtl/>
        </w:rPr>
        <w:t xml:space="preserve"> '</w:t>
      </w:r>
      <w:ins w:id="91397" w:author="Claude - סמנטי" w:date="2026-10-11T12:28:21Z">
        <w:r>
          <w:rPr>
            <w:rStyle w:val="afffff0"/>
            <w:rFonts w:hint="cs"/>
            <w:spacing w:val="-2"/>
            <w:rtl/>
          </w:rPr>
          <w:t xml:space="preserve">וְנָתַן הַכֶּסֶף וְקָם לוֹ</w:t>
        </w:r>
      </w:ins>
      <w:del w:id="91398" w:author="Claude - סמנטי" w:date="2026-10-11T12:28:21Z">
        <w:r w:rsidRPr="004640F6">
          <w:rPr>
            <w:rStyle w:val="afffff0"/>
            <w:rFonts w:hint="cs"/>
            <w:spacing w:val="-2"/>
            <w:rtl/>
          </w:rPr>
          <w:delText xml:space="preserve">ו</w:delText>
        </w:r>
        <w:r w:rsidRPr="004640F6">
          <w:rPr>
            <w:rStyle w:val="afffff0"/>
            <w:spacing w:val="-2"/>
            <w:rtl/>
          </w:rPr>
          <w:delText xml:space="preserve">נתן הכסף וקם לו</w:delText>
        </w:r>
      </w:del>
      <w:r w:rsidRPr="004640F6">
        <w:rPr>
          <w:rStyle w:val="afffff0"/>
          <w:rFonts w:hint="cs"/>
          <w:spacing w:val="-2"/>
          <w:rtl/>
        </w:rPr>
        <w:t>'</w:t>
      </w:r>
      <w:r w:rsidRPr="004640F6">
        <w:rPr>
          <w:rStyle w:val="afffff0"/>
          <w:spacing w:val="-2"/>
          <w:rtl/>
        </w:rPr>
        <w:t>.</w:t>
      </w:r>
      <w:r w:rsidRPr="004640F6">
        <w:rPr>
          <w:spacing w:val="-2"/>
          <w:rtl/>
        </w:rPr>
        <w:t xml:space="preserve"> [ולכן נשאר בקדושתו ואין מטלטלין אותו]</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ולא את הלוף.</w:t>
      </w:r>
      <w:r w:rsidRPr="006F178A">
        <w:rPr>
          <w:rtl/>
        </w:rPr>
        <w:t xml:space="preserve"> אבל כן מטלטלין את החצב - מפני שהוא מאכל לצביים.</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ואת החרדל</w:t>
      </w:r>
      <w:r w:rsidRPr="006F178A">
        <w:rPr>
          <w:rtl/>
        </w:rPr>
        <w:t xml:space="preserve"> - מפני שהוא מאכל ליונים.</w:t>
      </w:r>
    </w:p>
    <w:p w:rsidR="00E9703F" w:rsidRPr="004640F6" w:rsidRDefault="00E9703F" w:rsidP="00E9703F">
      <w:pPr>
        <w:rPr>
          <w:spacing w:val="-4"/>
          <w:rtl/>
        </w:rPr>
      </w:pPr>
      <w:r w:rsidRPr="004640F6">
        <w:rPr>
          <w:spacing w:val="-4"/>
          <w:rtl/>
        </w:rPr>
        <w:t>•</w:t>
      </w:r>
      <w:r w:rsidRPr="004640F6">
        <w:rPr>
          <w:rFonts w:hint="cs"/>
          <w:spacing w:val="-4"/>
          <w:rtl/>
        </w:rPr>
        <w:t xml:space="preserve"> </w:t>
      </w:r>
      <w:ins w:id="107167" w:author="קלוד" w:date="2026-10-11T13:11:34Z">
        <w:r>
          <w:rPr>
            <w:rStyle w:val="2fb"/>
            <w:spacing w:val="-4"/>
            <w:rtl/>
          </w:rPr>
          <w:t xml:space="preserve">רשב"ג:</w:t>
        </w:r>
      </w:ins>
      <w:del w:id="107168" w:author="קלוד" w:date="2026-10-11T13:11:34Z">
        <w:r w:rsidRPr="004640F6">
          <w:rPr>
            <w:rStyle w:val="2fb"/>
            <w:spacing w:val="-4"/>
            <w:rtl/>
          </w:rPr>
          <w:delText xml:space="preserve">רש</w:delText>
        </w:r>
        <w:r>
          <w:rPr>
            <w:rStyle w:val="2fb"/>
            <w:spacing w:val="-4"/>
            <w:rtl/>
          </w:rPr>
          <w:delText xml:space="preserve">ב"ג</w:delText>
        </w:r>
      </w:del>
      <w:ins w:id="90027" w:author="מנוע מכני" w:date="2026-10-11T12:04:39Z"/>
      <w:del w:id="90028" w:author="מנוע מכני" w:date="2026-10-11T12:04:39Z">
        <w:r w:rsidRPr="004640F6">
          <w:rPr>
            <w:spacing w:val="-4"/>
            <w:rtl/>
          </w:rPr>
          <w:delText xml:space="preserve">ב"'ג</w:delText>
        </w:r>
      </w:del>
      <w:r w:rsidRPr="004640F6">
        <w:rPr>
          <w:spacing w:val="-4"/>
          <w:rtl/>
        </w:rPr>
        <w:t xml:space="preserve"> אף מטלטלין שברי זכוכית, </w:t>
      </w:r>
      <w:ins w:id="107165" w:author="קלוד" w:date="2026-10-11T13:11:34Z">
        <w:r>
          <w:rPr>
            <w:spacing w:val="-4"/>
            <w:rtl/>
          </w:rPr>
          <w:t xml:space="preserve">שהן</w:t>
        </w:r>
      </w:ins>
      <w:del w:id="107166" w:author="קלוד" w:date="2026-10-11T13:11:34Z">
        <w:r w:rsidRPr="004640F6">
          <w:rPr>
            <w:spacing w:val="-4"/>
            <w:rtl/>
          </w:rPr>
          <w:delText xml:space="preserve">שהוא</w:delText>
        </w:r>
      </w:del>
      <w:r w:rsidRPr="004640F6">
        <w:rPr>
          <w:spacing w:val="-4"/>
          <w:rtl/>
        </w:rPr>
        <w:t xml:space="preserve"> מאכל </w:t>
      </w:r>
      <w:ins w:id="107163" w:author="קלוד" w:date="2026-10-11T13:11:34Z">
        <w:r>
          <w:rPr>
            <w:spacing w:val="-4"/>
            <w:rtl/>
          </w:rPr>
          <w:t xml:space="preserve">לנעמיות;</w:t>
        </w:r>
      </w:ins>
      <w:del w:id="107164" w:author="קלוד" w:date="2026-10-11T13:11:34Z">
        <w:r w:rsidRPr="004640F6">
          <w:rPr>
            <w:spacing w:val="-4"/>
            <w:rtl/>
          </w:rPr>
          <w:delText xml:space="preserve">לנעמיות.</w:delText>
        </w:r>
      </w:del>
      <w:r w:rsidRPr="004640F6">
        <w:rPr>
          <w:spacing w:val="-4"/>
          <w:rtl/>
        </w:rPr>
        <w:t xml:space="preserve"> </w:t>
      </w:r>
      <w:ins w:id="107161" w:author="קלוד" w:date="2026-10-11T13:11:34Z">
        <w:r>
          <w:rPr>
            <w:spacing w:val="-4"/>
            <w:rtl/>
          </w:rPr>
          <w:t xml:space="preserve">ושכיחות הן,</w:t>
        </w:r>
      </w:ins>
      <w:del w:id="107162" w:author="קלוד" w:date="2026-10-11T13:11:34Z">
        <w:r w:rsidRPr="004640F6">
          <w:rPr>
            <w:spacing w:val="-4"/>
            <w:rtl/>
          </w:rPr>
          <w:delText xml:space="preserve">ושכיחי</w:delText>
        </w:r>
      </w:del>
      <w:r w:rsidRPr="004640F6">
        <w:rPr>
          <w:spacing w:val="-4"/>
          <w:rtl/>
        </w:rPr>
        <w:t xml:space="preserve"> </w:t>
      </w:r>
      <w:r w:rsidRPr="004640F6">
        <w:rPr>
          <w:spacing w:val="-4"/>
          <w:rtl/>
        </w:rPr>
        <w:t xml:space="preserve">משא"כ</w:t>
      </w:r>
      <w:r w:rsidRPr="004640F6">
        <w:rPr>
          <w:spacing w:val="-4"/>
          <w:rtl/>
        </w:rPr>
        <w:t xml:space="preserve"> חבילי זמורות לפילין.</w:t>
      </w:r>
    </w:p>
    <w:p w:rsidR="00E9703F" w:rsidRPr="006F178A" w:rsidRDefault="00E9703F" w:rsidP="00E9703F">
      <w:pPr>
        <w:rPr>
          <w:rtl/>
        </w:rPr>
      </w:pPr>
      <w:ins w:id="107171" w:author="קלוד" w:date="2026-10-11T13:11:34Z">
        <w:r>
          <w:rPr>
            <w:rStyle w:val="2fb"/>
            <w:rtl/>
          </w:rPr>
          <w:t xml:space="preserve">אמימר:</w:t>
        </w:r>
      </w:ins>
      <w:del w:id="107172" w:author="קלוד" w:date="2026-10-11T13:11:34Z">
        <w:r w:rsidRPr="006F178A">
          <w:rPr>
            <w:rStyle w:val="2fb"/>
            <w:rtl/>
          </w:rPr>
          <w:lastRenderedPageBreak/>
          <w:delText xml:space="preserve">אמימר</w:delText>
        </w:r>
      </w:del>
      <w:r w:rsidRPr="006F178A">
        <w:rPr>
          <w:rtl/>
        </w:rPr>
        <w:lastRenderedPageBreak/>
        <w:t xml:space="preserve"> דווקא </w:t>
      </w:r>
      <w:ins w:id="107169" w:author="קלוד" w:date="2026-10-11T13:11:34Z">
        <w:r>
          <w:rPr>
            <w:rtl/>
          </w:rPr>
          <w:t xml:space="preserve">כשיש</w:t>
        </w:r>
      </w:ins>
      <w:del w:id="107170" w:author="קלוד" w:date="2026-10-11T13:11:34Z">
        <w:r w:rsidRPr="006F178A">
          <w:rPr>
            <w:rtl/>
          </w:rPr>
          <w:lastRenderedPageBreak/>
          <w:delText xml:space="preserve">באית</w:delText>
        </w:r>
      </w:del>
      <w:r w:rsidRPr="006F178A">
        <w:rPr>
          <w:rtl/>
        </w:rPr>
        <w:lastRenderedPageBreak/>
        <w:t xml:space="preserve"> </w:t>
      </w:r>
      <w:ins w:id="93583" w:author="מנוע מכני" w:date="2026-10-11T12:04:39Z">
        <w:r>
          <w:rPr>
            <w:rtl/>
          </w:rPr>
          <w:t xml:space="preserve">לו</w:t>
        </w:r>
      </w:ins>
      <w:del w:id="93584" w:author="מנוע מכני" w:date="2026-10-11T12:04:39Z">
        <w:r w:rsidRPr="006F178A">
          <w:rPr>
            <w:rtl/>
          </w:rPr>
          <w:lastRenderedPageBreak/>
          <w:delText xml:space="preserve">ליה</w:delText>
        </w:r>
      </w:del>
      <w:r w:rsidRPr="006F178A">
        <w:rPr>
          <w:rtl/>
        </w:rPr>
        <w:lastRenderedPageBreak/>
        <w:t xml:space="preserve"> נעמיות.</w:t>
      </w:r>
    </w:p>
    <w:p w:rsidR="00E9703F" w:rsidRPr="006F178A" w:rsidRDefault="00E9703F" w:rsidP="00E9703F">
      <w:pPr>
        <w:rPr>
          <w:rStyle w:val="afffe"/>
          <w:rFonts w:ascii="Fb Fontext" w:hAnsi="Fb Fontext"/>
          <w:rtl/>
        </w:rPr>
      </w:pPr>
      <w:r w:rsidRPr="006F178A">
        <w:rPr>
          <w:rStyle w:val="2fb"/>
          <w:rtl/>
        </w:rPr>
        <w:t xml:space="preserve">רב </w:t>
      </w:r>
      <w:ins w:id="107179" w:author="קלוד" w:date="2026-10-11T13:11:34Z">
        <w:r>
          <w:rPr>
            <w:rStyle w:val="2fb"/>
            <w:rtl/>
          </w:rPr>
          <w:t xml:space="preserve">אשי:</w:t>
        </w:r>
      </w:ins>
      <w:del w:id="107180" w:author="קלוד" w:date="2026-10-11T13:11:34Z">
        <w:r w:rsidRPr="006F178A">
          <w:rPr>
            <w:rStyle w:val="2fb"/>
            <w:rtl/>
          </w:rPr>
          <w:delText xml:space="preserve">אשי</w:delText>
        </w:r>
      </w:del>
      <w:r w:rsidRPr="006F178A">
        <w:rPr>
          <w:rtl/>
        </w:rPr>
        <w:t xml:space="preserve"> </w:t>
      </w:r>
      <w:ins w:id="107177" w:author="קלוד" w:date="2026-10-11T13:11:34Z">
        <w:r>
          <w:rPr>
            <w:rtl/>
          </w:rPr>
          <w:t xml:space="preserve">די</w:t>
        </w:r>
      </w:ins>
      <w:del w:id="107178" w:author="קלוד" w:date="2026-10-11T13:11:34Z">
        <w:r w:rsidRPr="006F178A">
          <w:rPr>
            <w:rtl/>
          </w:rPr>
          <w:delText xml:space="preserve">סגי</w:delText>
        </w:r>
      </w:del>
      <w:r w:rsidRPr="006F178A">
        <w:rPr>
          <w:rtl/>
        </w:rPr>
        <w:t xml:space="preserve"> </w:t>
      </w:r>
      <w:ins w:id="107175" w:author="קלוד" w:date="2026-10-11T13:11:34Z">
        <w:r>
          <w:rPr>
            <w:rtl/>
          </w:rPr>
          <w:t xml:space="preserve">שראוי</w:t>
        </w:r>
      </w:ins>
      <w:del w:id="107176" w:author="קלוד" w:date="2026-10-11T13:11:34Z">
        <w:r w:rsidRPr="006F178A">
          <w:rPr>
            <w:rtl/>
          </w:rPr>
          <w:delText xml:space="preserve">דראוי</w:delText>
        </w:r>
      </w:del>
      <w:r w:rsidRPr="006F178A">
        <w:rPr>
          <w:rtl/>
        </w:rPr>
        <w:t xml:space="preserve"> </w:t>
      </w:r>
      <w:ins w:id="107173" w:author="קלוד" w:date="2026-10-11T13:11:34Z">
        <w:r>
          <w:rPr>
            <w:rStyle w:val="afffffe"/>
            <w:rtl/>
          </w:rPr>
          <w:t xml:space="preserve">לנעמיות</w:t>
        </w:r>
        <w:r>
          <w:rPr>
            <w:rtl/>
          </w:rPr>
          <w:t xml:space="preserve">.</w:t>
        </w:r>
      </w:ins>
      <w:del w:id="107174" w:author="קלוד" w:date="2026-10-11T13:11:34Z">
        <w:r w:rsidRPr="006F178A">
          <w:rPr>
            <w:rtl/>
          </w:rPr>
          <w:delText xml:space="preserve">.</w:delText>
        </w:r>
      </w:del>
    </w:p>
    <w:p>
      <w:pPr>
        <w:pStyle w:val="afffff8"/>
        <w:rPr>
          <w:ins w:id="90257" w:author="קלוד" w:date="2026-10-11T12:33:55Z"/>
        </w:rPr>
      </w:pPr>
      <w:ins w:id="90258" w:author="קלוד" w:date="2026-10-11T12:33:55Z">
        <w:r>
          <w:rPr>
            <w:color w:val="7B3F00"/>
          </w:rPr>
          <w:t xml:space="preserve">'כל ישראל בני מלכים' - רשב"ג, רש"מ, רי"ש ור"ע</w:t>
        </w:r>
      </w:ins>
    </w:p>
    <w:p>
      <w:pPr>
        <w:pStyle w:val="38"/>
        <w:rPr>
          <w:ins w:id="99358" w:author="מנוע מכני" w:date="2026-10-11T12:04:39Z"/>
        </w:rPr>
      </w:pPr>
      <w:del w:id="99443" w:author="מנוע מכני" w:date="2026-10-11T12:04:39Z">
        <w:r w:rsidRPr="006F178A">
          <w:delText xml:space="preserve">•</w:delText>
        </w:r>
        <w:r w:rsidRPr="006F178A">
          <w:delText xml:space="preserve"> </w:delText>
        </w:r>
      </w:del>
      <w:r w:rsidRPr="006F178A">
        <w:t xml:space="preserve">אביי</w:t>
      </w:r>
    </w:p>
    <w:p w:rsidR="00E9703F" w:rsidRPr="006F178A" w:rsidRDefault="00E9703F" w:rsidP="00E9703F">
      <w:pPr>
        <w:rPr>
          <w:rtl/>
        </w:rPr>
      </w:pPr>
      <w:del w:id="99359" w:author="מנוע מכני" w:date="2026-10-11T12:04:39Z">
        <w:r w:rsidRPr="006F178A">
          <w:rPr>
            <w:rtl/>
          </w:rPr>
          <w:delText xml:space="preserve"> </w:delText>
        </w:r>
      </w:del>
      <w:ins w:id="107183" w:author="קלוד" w:date="2026-10-11T13:11:34Z">
        <w:r>
          <w:rPr>
            <w:rtl/>
          </w:rPr>
          <w:t xml:space="preserve">רשב"ג</w:t>
        </w:r>
      </w:ins>
      <w:del w:id="107184" w:author="קלוד" w:date="2026-10-11T13:11:34Z">
        <w:r w:rsidRPr="006F178A">
          <w:rPr>
            <w:rtl/>
          </w:rPr>
          <w:delText xml:space="preserve">– </w:delText>
        </w:r>
        <w:r w:rsidRPr="006F178A">
          <w:rPr>
            <w:rStyle w:val="2fb"/>
            <w:rtl/>
          </w:rPr>
          <w:delText xml:space="preserve">רשב"ג</w:delText>
        </w:r>
      </w:del>
      <w:r w:rsidRPr="006F178A">
        <w:rPr>
          <w:rtl/>
        </w:rPr>
        <w:t xml:space="preserve"> </w:t>
      </w:r>
      <w:r w:rsidRPr="006F178A">
        <w:rPr>
          <w:rStyle w:val="2fb"/>
          <w:rtl/>
        </w:rPr>
        <w:t xml:space="preserve">ורש"מ</w:t>
      </w:r>
      <w:r w:rsidRPr="006F178A">
        <w:rPr>
          <w:rtl/>
        </w:rPr>
        <w:t xml:space="preserve"> </w:t>
      </w:r>
      <w:r w:rsidRPr="006F178A">
        <w:rPr>
          <w:rStyle w:val="2fb"/>
          <w:rtl/>
        </w:rPr>
        <w:t xml:space="preserve">ורי"ש</w:t>
      </w:r>
      <w:r w:rsidRPr="006F178A">
        <w:rPr>
          <w:rtl/>
        </w:rPr>
        <w:t xml:space="preserve"> </w:t>
      </w:r>
      <w:r w:rsidRPr="006F178A">
        <w:rPr>
          <w:rStyle w:val="2fb"/>
          <w:rtl/>
        </w:rPr>
        <w:t xml:space="preserve">ור"ע</w:t>
      </w:r>
      <w:r w:rsidRPr="006F178A">
        <w:rPr>
          <w:rtl/>
        </w:rPr>
        <w:t xml:space="preserve"> </w:t>
      </w:r>
      <w:ins w:id="91771" w:author="מנוע מכני" w:date="2026-10-11T12:04:39Z">
        <w:r>
          <w:rPr>
            <w:rtl/>
          </w:rPr>
          <w:t xml:space="preserve">כולם</w:t>
        </w:r>
      </w:ins>
      <w:del w:id="91772" w:author="מנוע מכני" w:date="2026-10-11T12:04:39Z">
        <w:r w:rsidRPr="006F178A">
          <w:rPr>
            <w:rtl/>
          </w:rPr>
          <w:delText xml:space="preserve">כולהו</w:delText>
        </w:r>
      </w:del>
      <w:r w:rsidRPr="006F178A">
        <w:rPr>
          <w:rtl/>
        </w:rPr>
        <w:t xml:space="preserve"> </w:t>
      </w:r>
      <w:ins w:id="107181" w:author="קלוד" w:date="2026-10-11T13:11:34Z">
        <w:r>
          <w:rPr>
            <w:rtl/>
          </w:rPr>
          <w:t xml:space="preserve">סבורים:</w:t>
        </w:r>
      </w:ins>
      <w:del w:id="107182" w:author="קלוד" w:date="2026-10-11T13:11:34Z">
        <w:r w:rsidRPr="006F178A">
          <w:rPr>
            <w:rtl/>
          </w:rPr>
          <w:delText xml:space="preserve">סבירא </w:delText>
        </w:r>
        <w:r>
          <w:rPr>
            <w:rtl/>
          </w:rPr>
          <w:delText xml:space="preserve">להם</w:delText>
        </w:r>
        <w:r w:rsidRPr="006F178A">
          <w:rPr>
            <w:rtl/>
          </w:rPr>
          <w:delText xml:space="preserve">,</w:delText>
        </w:r>
      </w:del>
      <w:ins w:id="94321" w:author="מנוע מכני" w:date="2026-10-11T12:04:39Z"/>
      <w:del w:id="94322" w:author="מנוע מכני" w:date="2026-10-11T12:04:39Z">
        <w:r w:rsidRPr="006F178A">
          <w:rPr>
            <w:rtl/>
          </w:rPr>
          <w:delText xml:space="preserve">להו</w:delText>
        </w:r>
      </w:del>
      <w:r w:rsidRPr="00184B09">
        <w:rPr>
          <w:rStyle w:val="afffff0"/>
          <w:rtl/>
        </w:rPr>
        <w:t xml:space="preserve"> </w:t>
      </w:r>
      <w:r w:rsidRPr="00184B09">
        <w:rPr>
          <w:rStyle w:val="afffff0"/>
          <w:rFonts w:hint="cs"/>
          <w:rtl/>
        </w:rPr>
        <w:t>'</w:t>
      </w:r>
      <w:r w:rsidRPr="00184B09">
        <w:rPr>
          <w:rStyle w:val="afffff0"/>
          <w:rtl/>
        </w:rPr>
        <w:t>כל ישראל בני מלכים הם</w:t>
      </w:r>
      <w:r w:rsidRPr="00184B09">
        <w:rPr>
          <w:rStyle w:val="afffff0"/>
          <w:rFonts w:hint="cs"/>
          <w:rtl/>
        </w:rPr>
        <w:t>'</w:t>
      </w:r>
      <w:r w:rsidRPr="00184B09">
        <w:rPr>
          <w:rStyle w:val="afffff0"/>
          <w:rtl/>
        </w:rPr>
        <w:t>.</w:t>
      </w:r>
    </w:p>
    <w:p w:rsidR="00E9703F" w:rsidRPr="009757B9" w:rsidRDefault="00E9703F" w:rsidP="00E9703F">
      <w:pPr>
        <w:rPr>
          <w:rFonts w:cs="Guttman Vilna"/>
          <w:b/>
          <w:bCs/>
          <w:rtl/>
        </w:rPr>
      </w:pPr>
      <w:r w:rsidRPr="006F178A">
        <w:rPr>
          <w:rStyle w:val="2fb"/>
          <w:rtl/>
        </w:rPr>
        <w:t xml:space="preserve">רשב"ג</w:t>
      </w:r>
      <w:r w:rsidRPr="006F178A">
        <w:rPr>
          <w:rtl/>
        </w:rPr>
        <w:t xml:space="preserve"> </w:t>
      </w:r>
      <w:ins w:id="107189" w:author="קלוד" w:date="2026-10-11T13:11:34Z">
        <w:r>
          <w:rPr>
            <w:rtl/>
          </w:rPr>
          <w:t xml:space="preserve">-</w:t>
        </w:r>
      </w:ins>
      <w:del w:id="107190" w:author="קלוד" w:date="2026-10-11T13:11:34Z">
        <w:r w:rsidRPr="006F178A">
          <w:rPr>
            <w:rtl/>
          </w:rPr>
          <w:delText xml:space="preserve">הא</w:delText>
        </w:r>
      </w:del>
      <w:r w:rsidRPr="006F178A">
        <w:rPr>
          <w:rtl/>
        </w:rPr>
        <w:t xml:space="preserve"> </w:t>
      </w:r>
      <w:ins w:id="107187" w:author="קלוד" w:date="2026-10-11T13:11:34Z">
        <w:r>
          <w:rPr>
            <w:rtl/>
          </w:rPr>
          <w:t xml:space="preserve">כמו</w:t>
        </w:r>
      </w:ins>
      <w:del w:id="107188" w:author="קלוד" w:date="2026-10-11T13:11:34Z">
        <w:r w:rsidRPr="006F178A">
          <w:rPr>
            <w:rtl/>
          </w:rPr>
          <w:delText xml:space="preserve">דאמרן,</w:delText>
        </w:r>
      </w:del>
      <w:r w:rsidRPr="006F178A">
        <w:rPr>
          <w:rtl/>
        </w:rPr>
        <w:t xml:space="preserve"> </w:t>
      </w:r>
      <w:ins w:id="107185" w:author="קלוד" w:date="2026-10-11T13:11:34Z">
        <w:r>
          <w:rPr>
            <w:rtl/>
          </w:rPr>
          <w:t xml:space="preserve">שאמרנו, </w:t>
        </w:r>
        <w:r>
          <w:rPr>
            <w:rStyle w:val="afffffe"/>
            <w:rtl/>
          </w:rPr>
          <w:t xml:space="preserve">שמתיר לוף</w:t>
        </w:r>
        <w:r>
          <w:rPr>
            <w:rtl/>
          </w:rPr>
          <w:t xml:space="preserve"> משום</w:t>
        </w:r>
      </w:ins>
      <w:del w:id="107186" w:author="קלוד" w:date="2026-10-11T13:11:34Z">
        <w:r w:rsidRPr="006F178A">
          <w:rPr>
            <w:rtl/>
          </w:rPr>
          <w:delText xml:space="preserve">גבי</w:delText>
        </w:r>
      </w:del>
      <w:r w:rsidRPr="006F178A">
        <w:rPr>
          <w:rtl/>
        </w:rPr>
        <w:t xml:space="preserve"> עורבים.</w:t>
      </w:r>
    </w:p>
    <w:p w:rsidR="00E9703F" w:rsidRPr="009757B9" w:rsidRDefault="00E9703F" w:rsidP="00E9703F">
      <w:pPr>
        <w:rPr>
          <w:rFonts w:cs="Guttman Vilna"/>
          <w:b/>
          <w:bCs/>
          <w:rtl/>
        </w:rPr>
      </w:pPr>
      <w:r w:rsidRPr="006F178A">
        <w:rPr>
          <w:rStyle w:val="2fb"/>
          <w:rtl/>
        </w:rPr>
        <w:t xml:space="preserve">רש"מ</w:t>
      </w:r>
      <w:r w:rsidRPr="006F178A">
        <w:rPr>
          <w:rtl/>
        </w:rPr>
        <w:t xml:space="preserve"> </w:t>
      </w:r>
      <w:ins w:id="95303" w:author="מנוע מכני" w:date="2026-10-11T12:04:39Z">
        <w:ins w:id="107195" w:author="קלוד" w:date="2026-10-11T13:11:34Z">
          <w:r>
            <w:rPr>
              <w:rtl/>
            </w:rPr>
            <w:t xml:space="preserve">-</w:t>
          </w:r>
        </w:ins>
        <w:del w:id="107196" w:author="קלוד" w:date="2026-10-11T13:11:34Z">
          <w:r>
            <w:rPr>
              <w:rtl/>
            </w:rPr>
            <w:delText xml:space="preserve">דסבר</w:delText>
          </w:r>
        </w:del>
      </w:ins>
      <w:del w:id="95304" w:author="מנוע מכני" w:date="2026-10-11T12:04:39Z">
        <w:r w:rsidRPr="006F178A">
          <w:rPr>
            <w:rtl/>
          </w:rPr>
          <w:delText xml:space="preserve">דס"ל</w:delText>
        </w:r>
      </w:del>
      <w:r w:rsidRPr="006F178A">
        <w:rPr>
          <w:rtl/>
        </w:rPr>
        <w:t xml:space="preserve"> </w:t>
      </w:r>
      <w:ins w:id="107193" w:author="קלוד" w:date="2026-10-11T13:11:34Z">
        <w:r>
          <w:rPr>
            <w:rtl/>
          </w:rPr>
          <w:t xml:space="preserve">שסובר שכל</w:t>
        </w:r>
      </w:ins>
      <w:del w:id="107194" w:author="קלוד" w:date="2026-10-11T13:11:34Z">
        <w:r w:rsidRPr="006F178A">
          <w:rPr>
            <w:rtl/>
          </w:rPr>
          <w:delText xml:space="preserve">דכל</w:delText>
        </w:r>
      </w:del>
      <w:r w:rsidRPr="006F178A">
        <w:rPr>
          <w:rtl/>
        </w:rPr>
        <w:t xml:space="preserve"> ישראל בני </w:t>
      </w:r>
      <w:ins w:id="107191" w:author="קלוד" w:date="2026-10-11T13:11:34Z">
        <w:r>
          <w:rPr>
            <w:rtl/>
          </w:rPr>
          <w:t xml:space="preserve">מלכים,</w:t>
        </w:r>
      </w:ins>
      <w:del w:id="107192" w:author="קלוד" w:date="2026-10-11T13:11:34Z">
        <w:r w:rsidRPr="006F178A">
          <w:rPr>
            <w:rtl/>
          </w:rPr>
          <w:delText xml:space="preserve">מלכים</w:delText>
        </w:r>
      </w:del>
      <w:r w:rsidRPr="006F178A">
        <w:rPr>
          <w:rtl/>
        </w:rPr>
        <w:t xml:space="preserve"> ולפיכך יכולים לסוך שמן ורד על מכותיהן גם בשבת.</w:t>
      </w:r>
    </w:p>
    <w:p>
      <w:pPr>
        <w:pStyle w:val="38"/>
        <w:rPr>
          <w:ins w:id="98753" w:author="מנוע מכני" w:date="2026-10-11T12:04:39Z"/>
        </w:rPr>
      </w:pPr>
      <w:r w:rsidRPr="006F178A">
        <w:t>רי"ש ור"ע</w:t>
      </w:r>
      <w:r w:rsidRPr="006F178A">
        <w:t>:</w:t>
      </w:r>
    </w:p>
    <w:p w:rsidR="00E9703F" w:rsidRPr="009757B9" w:rsidRDefault="00E9703F" w:rsidP="00E9703F">
      <w:pPr>
        <w:rPr>
          <w:rFonts w:cs="Guttman Vilna"/>
          <w:b/>
          <w:bCs/>
          <w:rtl/>
        </w:rPr>
      </w:pPr>
      <w:del w:id="98754" w:author="מנוע מכני" w:date="2026-10-11T12:04:39Z">
        <w:r w:rsidRPr="006F178A">
          <w:rPr>
            <w:rtl/>
          </w:rPr>
          <w:delText xml:space="preserve"> </w:delText>
        </w:r>
      </w:del>
      <w:ins w:id="107207" w:author="קלוד" w:date="2026-10-11T13:11:34Z">
        <w:r>
          <w:rPr>
            <w:rtl/>
          </w:rPr>
          <w:t xml:space="preserve">שאין</w:t>
        </w:r>
      </w:ins>
      <w:del w:id="107208" w:author="קלוד" w:date="2026-10-11T13:11:34Z">
        <w:r w:rsidRPr="006F178A">
          <w:rPr>
            <w:rtl/>
          </w:rPr>
          <w:delText xml:space="preserve">דא"א</w:delText>
        </w:r>
      </w:del>
      <w:r w:rsidRPr="006F178A">
        <w:rPr>
          <w:rtl/>
        </w:rPr>
        <w:t xml:space="preserve"> </w:t>
      </w:r>
      <w:ins w:id="107205" w:author="קלוד" w:date="2026-10-11T13:11:34Z">
        <w:r>
          <w:rPr>
            <w:rtl/>
          </w:rPr>
          <w:t xml:space="preserve">מפשיטין</w:t>
        </w:r>
      </w:ins>
      <w:del w:id="107206" w:author="קלוד" w:date="2026-10-11T13:11:34Z">
        <w:r w:rsidRPr="006F178A">
          <w:rPr>
            <w:rtl/>
          </w:rPr>
          <w:delText xml:space="preserve">להפשיט</w:delText>
        </w:r>
      </w:del>
      <w:r w:rsidRPr="006F178A">
        <w:rPr>
          <w:rtl/>
        </w:rPr>
        <w:t xml:space="preserve"> אדם מגלימתו </w:t>
      </w:r>
      <w:ins w:id="107203" w:author="קלוד" w:date="2026-10-11T13:11:34Z">
        <w:r>
          <w:rPr>
            <w:rtl/>
          </w:rPr>
          <w:t xml:space="preserve">אף</w:t>
        </w:r>
      </w:ins>
      <w:del w:id="107204" w:author="קלוד" w:date="2026-10-11T13:11:34Z">
        <w:r>
          <w:rPr>
            <w:rtl/>
          </w:rPr>
          <w:delText xml:space="preserve">אפי'</w:delText>
        </w:r>
      </w:del>
      <w:r w:rsidRPr="006F178A">
        <w:rPr>
          <w:rtl/>
        </w:rPr>
        <w:t xml:space="preserve"> </w:t>
      </w:r>
      <w:ins w:id="107201" w:author="קלוד" w:date="2026-10-11T13:11:34Z">
        <w:r>
          <w:rPr>
            <w:rtl/>
          </w:rPr>
          <w:t xml:space="preserve">ששווה</w:t>
        </w:r>
      </w:ins>
      <w:del w:id="107202" w:author="קלוד" w:date="2026-10-11T13:11:34Z">
        <w:r w:rsidRPr="006F178A">
          <w:rPr>
            <w:rtl/>
          </w:rPr>
          <w:delText xml:space="preserve">שווה</w:delText>
        </w:r>
      </w:del>
      <w:r w:rsidRPr="006F178A">
        <w:rPr>
          <w:rtl/>
        </w:rPr>
        <w:t xml:space="preserve"> מאה מנה ונושים בו </w:t>
      </w:r>
      <w:ins w:id="107199" w:author="קלוד" w:date="2026-10-11T13:11:34Z">
        <w:r>
          <w:rPr>
            <w:rtl/>
          </w:rPr>
          <w:t xml:space="preserve">אלף,</w:t>
        </w:r>
      </w:ins>
      <w:del w:id="107200" w:author="קלוד" w:date="2026-10-11T13:11:34Z">
        <w:r w:rsidRPr="006F178A">
          <w:rPr>
            <w:rtl/>
          </w:rPr>
          <w:delText xml:space="preserve">אלף</w:delText>
        </w:r>
      </w:del>
      <w:r w:rsidRPr="006F178A">
        <w:rPr>
          <w:rtl/>
        </w:rPr>
        <w:t xml:space="preserve"> </w:t>
      </w:r>
      <w:ins w:id="107197" w:author="קלוד" w:date="2026-10-11T13:11:34Z">
        <w:r>
          <w:rPr>
            <w:rtl/>
          </w:rPr>
          <w:t xml:space="preserve">שכל</w:t>
        </w:r>
      </w:ins>
      <w:del w:id="107198" w:author="קלוד" w:date="2026-10-11T13:11:34Z">
        <w:r w:rsidRPr="006F178A">
          <w:rPr>
            <w:rtl/>
          </w:rPr>
          <w:delText xml:space="preserve">דכל</w:delText>
        </w:r>
      </w:del>
      <w:r w:rsidRPr="006F178A">
        <w:rPr>
          <w:rtl/>
        </w:rPr>
        <w:t xml:space="preserve"> ישראל ראויין לאותה איצטלא.</w:t>
      </w:r>
    </w:p>
    <w:p>
      <w:pPr>
        <w:pStyle w:val="afffff8"/>
        <w:rPr>
          <w:ins w:id="90255" w:author="קלוד" w:date="2026-10-11T12:33:55Z"/>
        </w:rPr>
      </w:pPr>
      <w:ins w:id="90256" w:author="קלוד" w:date="2026-10-11T12:33:55Z">
        <w:r>
          <w:rPr>
            <w:color w:val="7B3F00"/>
          </w:rPr>
          <w:t xml:space="preserve">חבילי קש ועצים - התקינן למאכל בהמה</w:t>
        </w:r>
      </w:ins>
    </w:p>
    <w:p w:rsidR="00E9703F"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חבילי קש וחבילי כו</w:t>
      </w:r>
      <w:r w:rsidRPr="006F178A">
        <w:rPr>
          <w:rtl/>
        </w:rPr>
        <w:t>'. דמטלטלין [אם התקינן למאכל בהמה]</w:t>
      </w:r>
    </w:p>
    <w:p w:rsidR="00E9703F" w:rsidRPr="006F178A" w:rsidRDefault="00E9703F" w:rsidP="00E9703F">
      <w:pPr>
        <w:rPr>
          <w:rtl/>
        </w:rPr>
      </w:pPr>
      <w:r w:rsidRPr="006F178A">
        <w:rPr>
          <w:rStyle w:val="2fb"/>
          <w:rtl/>
        </w:rPr>
        <w:t xml:space="preserve">רשב"ג</w:t>
      </w:r>
      <w:r w:rsidRPr="006F178A">
        <w:rPr>
          <w:rtl/>
        </w:rPr>
        <w:t xml:space="preserve"> חבילין הניטלין ביד אחד - מותר לטלטלן, בשתי ידים - אסור לטלטלן.</w:t>
      </w:r>
    </w:p>
    <w:p w:rsidR="00E9703F" w:rsidRPr="004640F6" w:rsidRDefault="00E9703F" w:rsidP="00E9703F">
      <w:pPr>
        <w:rPr>
          <w:spacing w:val="-2"/>
          <w:rtl/>
        </w:rPr>
      </w:pPr>
      <w:r w:rsidRPr="004640F6">
        <w:rPr>
          <w:spacing w:val="-2"/>
          <w:rtl/>
        </w:rPr>
        <w:t>חבילי סיאה אזוב וקורנית, הכניסן לעצים - אין מסתפק מהן בשבת, למאכל בהמה מסתפק מהן.</w:t>
      </w:r>
    </w:p>
    <w:p w:rsidR="00E9703F" w:rsidRDefault="00E9703F" w:rsidP="00E9703F">
      <w:pPr>
        <w:rPr>
          <w:rtl/>
        </w:rPr>
      </w:pPr>
      <w:ins w:id="107217" w:author="קלוד" w:date="2026-10-11T13:11:34Z">
        <w:r>
          <w:rPr>
            <w:rStyle w:val="2fb"/>
            <w:rtl/>
          </w:rPr>
          <w:t xml:space="preserve">ר"י:</w:t>
        </w:r>
      </w:ins>
      <w:del w:id="107218" w:author="קלוד" w:date="2026-10-11T13:11:34Z">
        <w:r w:rsidRPr="006F178A">
          <w:rPr>
            <w:rStyle w:val="2fb"/>
            <w:rtl/>
          </w:rPr>
          <w:delText xml:space="preserve">ר"י</w:delText>
        </w:r>
      </w:del>
      <w:r w:rsidRPr="006F178A">
        <w:rPr>
          <w:rtl/>
        </w:rPr>
        <w:t xml:space="preserve"> </w:t>
      </w:r>
      <w:ins w:id="107215" w:author="קלוד" w:date="2026-10-11T13:11:34Z">
        <w:r>
          <w:rPr>
            <w:rtl/>
          </w:rPr>
          <w:t xml:space="preserve">קוטם</w:t>
        </w:r>
      </w:ins>
      <w:del w:id="107216" w:author="קלוד" w:date="2026-10-11T13:11:34Z">
        <w:r w:rsidRPr="006F178A">
          <w:rPr>
            <w:rtl/>
          </w:rPr>
          <w:delText xml:space="preserve">וקוטם</w:delText>
        </w:r>
      </w:del>
      <w:r w:rsidRPr="006F178A">
        <w:rPr>
          <w:rtl/>
        </w:rPr>
        <w:t xml:space="preserve"> </w:t>
      </w:r>
      <w:r w:rsidRPr="006F178A">
        <w:rPr>
          <w:rStyle w:val="afffe"/>
          <w:rFonts w:ascii="Fb Fontext" w:hAnsi="Fb Fontext"/>
          <w:rtl/>
        </w:rPr>
        <w:t>ביד</w:t>
      </w:r>
      <w:r w:rsidRPr="006F178A">
        <w:rPr>
          <w:rtl/>
        </w:rPr>
        <w:t xml:space="preserve"> [ולא בכלי] ואוכל, </w:t>
      </w:r>
      <w:ins w:id="107213" w:author="קלוד" w:date="2026-10-11T13:11:34Z">
        <w:r>
          <w:rPr>
            <w:rtl/>
          </w:rPr>
          <w:t xml:space="preserve">ומולל</w:t>
        </w:r>
      </w:ins>
      <w:del w:id="107214" w:author="קלוד" w:date="2026-10-11T13:11:34Z">
        <w:r w:rsidRPr="006F178A">
          <w:rPr>
            <w:rtl/>
          </w:rPr>
          <w:delText xml:space="preserve">[וללא</w:delText>
        </w:r>
      </w:del>
      <w:r w:rsidRPr="006F178A">
        <w:rPr>
          <w:rtl/>
        </w:rPr>
        <w:t xml:space="preserve"> </w:t>
      </w:r>
      <w:ins w:id="107211" w:author="קלוד" w:date="2026-10-11T13:11:34Z">
        <w:r>
          <w:rPr>
            <w:rtl/>
          </w:rPr>
          <w:t xml:space="preserve">[ולא</w:t>
        </w:r>
      </w:ins>
      <w:del w:id="107212" w:author="קלוד" w:date="2026-10-11T13:11:34Z">
        <w:r w:rsidRPr="006F178A">
          <w:rPr>
            <w:rtl/>
          </w:rPr>
          <w:delText xml:space="preserve">מלילה</w:delText>
        </w:r>
      </w:del>
      <w:r w:rsidRPr="006F178A">
        <w:rPr>
          <w:rtl/>
        </w:rPr>
        <w:t xml:space="preserve"> בכלי </w:t>
      </w:r>
      <w:ins w:id="107209" w:author="קלוד" w:date="2026-10-11T13:11:34Z">
        <w:r>
          <w:rPr>
            <w:rtl/>
          </w:rPr>
          <w:t xml:space="preserve">הרבה].</w:t>
        </w:r>
      </w:ins>
      <w:del w:id="107210" w:author="קלוד" w:date="2026-10-11T13:11:34Z">
        <w:r w:rsidRPr="006F178A">
          <w:rPr>
            <w:rtl/>
          </w:rPr>
          <w:delText xml:space="preserve">הרבה]</w:delText>
        </w:r>
      </w:del>
    </w:p>
    <w:p>
      <w:pPr>
        <w:pStyle w:val="38"/>
        <w:rPr>
          <w:ins w:id="98755" w:author="מנוע מכני" w:date="2026-10-11T12:04:39Z"/>
        </w:rPr>
      </w:pPr>
      <w:r w:rsidRPr="006F178A">
        <w:t>וחכ"א</w:t>
      </w:r>
      <w:r w:rsidRPr="006F178A">
        <w:t>:</w:t>
      </w:r>
    </w:p>
    <w:p w:rsidR="00E9703F" w:rsidRPr="009757B9" w:rsidRDefault="00E9703F" w:rsidP="00E9703F">
      <w:pPr>
        <w:rPr>
          <w:rFonts w:cs="Guttman Vilna"/>
          <w:b/>
          <w:bCs/>
          <w:rtl/>
        </w:rPr>
      </w:pPr>
      <w:del w:id="98756" w:author="מנוע מכני" w:date="2026-10-11T12:04:39Z">
        <w:r w:rsidRPr="006F178A">
          <w:rPr>
            <w:rtl/>
          </w:rPr>
          <w:delText xml:space="preserve"> </w:delText>
        </w:r>
      </w:del>
      <w:r w:rsidRPr="006F178A">
        <w:rPr>
          <w:rtl/>
        </w:rPr>
        <w:t xml:space="preserve">מולל [ולא הרבה כבחול] בראשי אצבעותיו ואוכל.</w:t>
      </w:r>
    </w:p>
    <w:p w:rsidR="00E9703F" w:rsidRPr="009757B9" w:rsidRDefault="00E9703F" w:rsidP="00E9703F">
      <w:pPr>
        <w:rPr>
          <w:rFonts w:cs="Guttman Vilna"/>
          <w:b/>
          <w:bCs/>
          <w:rtl/>
        </w:rPr>
      </w:pPr>
      <w:r w:rsidRPr="006F178A">
        <w:rPr>
          <w:rtl/>
        </w:rPr>
        <w:t>וכן באמיתא, [נינא מנטה], וכן בפיגם, וכן בשאר מיני תבלין.</w:t>
      </w:r>
    </w:p>
    <w:p w:rsidR="00E9703F" w:rsidRPr="009757B9" w:rsidRDefault="00E9703F" w:rsidP="00E9703F">
      <w:pPr>
        <w:rPr>
          <w:rFonts w:cs="Guttman Vilna"/>
          <w:b/>
          <w:bCs/>
          <w:rtl/>
        </w:rPr>
      </w:pPr>
      <w:r w:rsidRPr="006F178A">
        <w:rPr>
          <w:rtl/>
        </w:rPr>
        <w:t xml:space="preserve">סיאה. </w:t>
      </w:r>
      <w:r w:rsidRPr="006F178A">
        <w:rPr>
          <w:rStyle w:val="2fb"/>
          <w:rtl/>
        </w:rPr>
        <w:t xml:space="preserve">ר"י</w:t>
      </w:r>
      <w:r w:rsidRPr="006F178A">
        <w:rPr>
          <w:rtl/>
        </w:rPr>
        <w:t xml:space="preserve">- צתרי.</w:t>
      </w:r>
    </w:p>
    <w:p w:rsidR="00E9703F" w:rsidRPr="009757B9" w:rsidRDefault="00E9703F" w:rsidP="00E9703F">
      <w:pPr>
        <w:rPr>
          <w:rFonts w:cs="Guttman Vilna"/>
          <w:b/>
          <w:bCs/>
          <w:rtl/>
        </w:rPr>
      </w:pPr>
      <w:r w:rsidRPr="006F178A">
        <w:rPr>
          <w:rtl/>
        </w:rPr>
        <w:t>אזוב - אברתא.</w:t>
      </w:r>
    </w:p>
    <w:p w:rsidR="00E9703F" w:rsidRPr="009757B9" w:rsidRDefault="00E9703F" w:rsidP="00E9703F">
      <w:pPr>
        <w:rPr>
          <w:rFonts w:cs="Guttman Vilna"/>
          <w:b/>
          <w:bCs/>
          <w:rtl/>
        </w:rPr>
      </w:pPr>
      <w:r w:rsidRPr="006F178A">
        <w:rPr>
          <w:rtl/>
        </w:rPr>
        <w:t>קורניתא- חשי.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53" w:author="קלוד" w:date="2026-10-11T12:33:55Z"/>
        </w:rPr>
      </w:pPr>
      <w:ins w:id="90254" w:author="קלוד" w:date="2026-10-11T12:33:55Z">
        <w:r>
          <w:rPr>
            <w:color w:val="7B3F00"/>
          </w:rPr>
          <w:t xml:space="preserve">בשר מליח ותפל, דג ועצמות - מה מטלטלין</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בשר מליח</w:t>
      </w:r>
      <w:r w:rsidRPr="006F178A">
        <w:rPr>
          <w:rFonts w:ascii="Fb Fontext" w:hAnsi="Fb Fontext"/>
          <w:rtl/>
        </w:rPr>
        <w:t>- מותר לטלטלו בשבת.</w:t>
      </w:r>
    </w:p>
    <w:p w:rsidR="00E9703F" w:rsidRPr="006F178A" w:rsidRDefault="00E9703F" w:rsidP="00E9703F">
      <w:pPr>
        <w:rPr>
          <w:rtl/>
        </w:rPr>
      </w:pPr>
      <w:r w:rsidRPr="006F178A">
        <w:rPr>
          <w:rStyle w:val="afffe"/>
          <w:rFonts w:ascii="Fb Fontext" w:hAnsi="Fb Fontext"/>
          <w:rtl/>
        </w:rPr>
        <w:t>בשר תפל</w:t>
      </w:r>
      <w:r w:rsidRPr="006F178A">
        <w:rPr>
          <w:rtl/>
        </w:rPr>
        <w:t xml:space="preserve"> </w:t>
      </w:r>
      <w:ins w:id="107233" w:author="קלוד" w:date="2026-10-11T13:11:34Z">
        <w:r>
          <w:rPr>
            <w:rStyle w:val="2fb"/>
            <w:rtl/>
          </w:rPr>
          <w:t xml:space="preserve">- ר"ה:</w:t>
        </w:r>
      </w:ins>
      <w:del w:id="107234" w:author="קלוד" w:date="2026-10-11T13:11:34Z">
        <w:r w:rsidRPr="006F178A">
          <w:rPr>
            <w:rStyle w:val="2fb"/>
            <w:rtl/>
          </w:rPr>
          <w:delText xml:space="preserve">ר"</w:delText>
        </w:r>
        <w:r w:rsidRPr="006F178A">
          <w:rPr>
            <w:rStyle w:val="2fb"/>
            <w:rFonts w:hint="cs"/>
            <w:rtl/>
          </w:rPr>
          <w:delText xml:space="preserve">ה</w:delText>
        </w:r>
      </w:del>
      <w:r w:rsidRPr="006F178A">
        <w:rPr>
          <w:rtl/>
        </w:rPr>
        <w:t xml:space="preserve"> מותר לטלטלו, </w:t>
      </w:r>
      <w:ins w:id="107231" w:author="קלוד" w:date="2026-10-11T13:11:34Z">
        <w:r>
          <w:rPr>
            <w:rtl/>
          </w:rPr>
          <w:t xml:space="preserve">אף</w:t>
        </w:r>
      </w:ins>
      <w:del w:id="107232" w:author="קלוד" w:date="2026-10-11T13:11:34Z">
        <w:r>
          <w:rPr>
            <w:rtl/>
          </w:rPr>
          <w:delText xml:space="preserve">ואפי'</w:delText>
        </w:r>
      </w:del>
      <w:r w:rsidRPr="006F178A">
        <w:rPr>
          <w:rtl/>
        </w:rPr>
        <w:t xml:space="preserve"> </w:t>
      </w:r>
      <w:ins w:id="107229" w:author="קלוד" w:date="2026-10-11T13:11:34Z">
        <w:r>
          <w:rPr>
            <w:rtl/>
          </w:rPr>
          <w:t xml:space="preserve">שהוא</w:t>
        </w:r>
      </w:ins>
      <w:del w:id="107230" w:author="קלוד" w:date="2026-10-11T13:11:34Z">
        <w:r w:rsidRPr="006F178A">
          <w:rPr>
            <w:rtl/>
          </w:rPr>
          <w:delText xml:space="preserve">דתלמיד</w:delText>
        </w:r>
      </w:del>
      <w:r w:rsidRPr="006F178A">
        <w:rPr>
          <w:rtl/>
        </w:rPr>
        <w:t xml:space="preserve"> </w:t>
      </w:r>
      <w:ins w:id="107227" w:author="קלוד" w:date="2026-10-11T13:11:34Z">
        <w:r>
          <w:rPr>
            <w:rStyle w:val="2fb"/>
            <w:rtl/>
          </w:rPr>
          <w:t xml:space="preserve">תלמיד</w:t>
        </w:r>
      </w:ins>
      <w:del w:id="107228" w:author="קלוד" w:date="2026-10-11T13:11:34Z">
        <w:r w:rsidRPr="006F178A">
          <w:rPr>
            <w:rStyle w:val="2fb"/>
            <w:rtl/>
          </w:rPr>
          <w:delText xml:space="preserve">דרב</w:delText>
        </w:r>
      </w:del>
      <w:r w:rsidRPr="006F178A">
        <w:rPr>
          <w:rtl/>
        </w:rPr>
        <w:t xml:space="preserve"> </w:t>
      </w:r>
      <w:ins w:id="95305" w:author="מנוע מכני" w:date="2026-10-11T12:04:39Z">
        <w:ins w:id="107225" w:author="קלוד" w:date="2026-10-11T13:11:34Z">
          <w:r>
            <w:rPr>
              <w:rtl/>
            </w:rPr>
            <w:t xml:space="preserve">רב שסובר</w:t>
          </w:r>
        </w:ins>
        <w:del w:id="107226" w:author="קלוד" w:date="2026-10-11T13:11:34Z">
          <w:r>
            <w:rPr>
              <w:rtl/>
            </w:rPr>
            <w:delText xml:space="preserve">וסבר</w:delText>
          </w:r>
        </w:del>
      </w:ins>
      <w:del w:id="95306" w:author="מנוע מכני" w:date="2026-10-11T12:04:39Z">
        <w:r w:rsidRPr="006F178A">
          <w:rPr>
            <w:rtl/>
          </w:rPr>
          <w:delText xml:space="preserve">וס"ל</w:delText>
        </w:r>
      </w:del>
      <w:r w:rsidRPr="006F178A">
        <w:rPr>
          <w:rtl/>
        </w:rPr>
        <w:t xml:space="preserve"> </w:t>
      </w:r>
      <w:r w:rsidRPr="006F178A">
        <w:rPr>
          <w:rStyle w:val="2fb"/>
          <w:rtl/>
        </w:rPr>
        <w:t xml:space="preserve">כר"י</w:t>
      </w:r>
      <w:r w:rsidRPr="006F178A">
        <w:rPr>
          <w:rtl/>
        </w:rPr>
        <w:t xml:space="preserve"> </w:t>
      </w:r>
      <w:ins w:id="107223" w:author="קלוד" w:date="2026-10-11T13:11:34Z">
        <w:r>
          <w:rPr>
            <w:rtl/>
          </w:rPr>
          <w:t xml:space="preserve">במוקצה: במוקצה</w:t>
        </w:r>
      </w:ins>
      <w:del w:id="107224" w:author="קלוד" w:date="2026-10-11T13:11:34Z">
        <w:r w:rsidRPr="006F178A">
          <w:rPr>
            <w:rtl/>
          </w:rPr>
          <w:delText xml:space="preserve">דמוקצה</w:delText>
        </w:r>
      </w:del>
      <w:r w:rsidRPr="006F178A">
        <w:rPr>
          <w:rtl/>
        </w:rPr>
        <w:t xml:space="preserve"> לאכילה </w:t>
      </w:r>
      <w:ins w:id="95307" w:author="מנוע מכני" w:date="2026-10-11T12:04:39Z">
        <w:ins w:id="107221" w:author="קלוד" w:date="2026-10-11T13:11:34Z">
          <w:r>
            <w:rPr>
              <w:rtl/>
            </w:rPr>
            <w:t xml:space="preserve">כר"י, ובמוקצה לטלטול</w:t>
          </w:r>
        </w:ins>
        <w:del w:id="107222" w:author="קלוד" w:date="2026-10-11T13:11:34Z">
          <w:r>
            <w:rPr>
              <w:rtl/>
            </w:rPr>
            <w:delText xml:space="preserve">סבר</w:delText>
          </w:r>
        </w:del>
      </w:ins>
      <w:del w:id="95308" w:author="מנוע מכני" w:date="2026-10-11T12:04:39Z">
        <w:r w:rsidRPr="006F178A">
          <w:rPr>
            <w:rtl/>
          </w:rPr>
          <w:delText xml:space="preserve">ס"ל</w:delText>
        </w:r>
      </w:del>
      <w:r w:rsidRPr="006F178A">
        <w:rPr>
          <w:rtl/>
        </w:rPr>
        <w:t xml:space="preserve"> </w:t>
      </w:r>
      <w:r w:rsidRPr="006F178A">
        <w:rPr>
          <w:rStyle w:val="2fb"/>
          <w:rtl/>
        </w:rPr>
        <w:t xml:space="preserve">כר"ש</w:t>
      </w:r>
      <w:r w:rsidRPr="006F178A">
        <w:rPr>
          <w:rtl/>
        </w:rPr>
        <w:t xml:space="preserve"> </w:t>
      </w:r>
      <w:ins w:id="107219" w:author="קלוד" w:date="2026-10-11T13:11:34Z">
        <w:r>
          <w:rPr>
            <w:rtl/>
          </w:rPr>
          <w:t xml:space="preserve">שמותר.</w:t>
        </w:r>
      </w:ins>
      <w:del w:id="107220" w:author="קלוד" w:date="2026-10-11T13:11:34Z">
        <w:r w:rsidRPr="006F178A">
          <w:rPr>
            <w:rtl/>
          </w:rPr>
          <w:delText xml:space="preserve">דמותר לטלטל.</w:delText>
        </w:r>
      </w:del>
    </w:p>
    <w:p w:rsidR="00E9703F" w:rsidRPr="004640F6" w:rsidRDefault="00E9703F" w:rsidP="00E9703F">
      <w:pPr>
        <w:rPr>
          <w:spacing w:val="-6"/>
          <w:rtl/>
        </w:rPr>
      </w:pPr>
      <w:r w:rsidRPr="004640F6">
        <w:rPr>
          <w:rStyle w:val="afffe"/>
          <w:rFonts w:ascii="Fb Fontext" w:hAnsi="Fb Fontext"/>
          <w:spacing w:val="-6"/>
          <w:rtl/>
        </w:rPr>
        <w:tab/>
      </w:r>
      <w:r w:rsidRPr="004640F6">
        <w:rPr>
          <w:rStyle w:val="afffe"/>
          <w:rFonts w:ascii="Fb Fontext" w:hAnsi="Fb Fontext"/>
          <w:spacing w:val="-6"/>
          <w:rtl/>
        </w:rPr>
        <w:tab/>
      </w:r>
      <w:ins w:id="107245" w:author="קלוד" w:date="2026-10-11T13:11:34Z">
        <w:r>
          <w:rPr>
            <w:rStyle w:val="2fb"/>
            <w:rFonts w:hint="cs"/>
            <w:spacing w:val="-6"/>
            <w:rtl/>
          </w:rPr>
          <w:t xml:space="preserve">ר"ח:</w:t>
        </w:r>
      </w:ins>
      <w:del w:id="107246" w:author="קלוד" w:date="2026-10-11T13:11:34Z">
        <w:r w:rsidRPr="004640F6">
          <w:rPr>
            <w:rStyle w:val="2fb"/>
            <w:rFonts w:hint="cs"/>
            <w:spacing w:val="-6"/>
            <w:rtl/>
          </w:rPr>
          <w:delText xml:space="preserve">ר</w:delText>
        </w:r>
        <w:r w:rsidRPr="004640F6">
          <w:rPr>
            <w:rStyle w:val="2fb"/>
            <w:spacing w:val="-6"/>
            <w:rtl/>
          </w:rPr>
          <w:delText xml:space="preserve">"</w:delText>
        </w:r>
        <w:r w:rsidRPr="004640F6">
          <w:rPr>
            <w:rStyle w:val="2fb"/>
            <w:rFonts w:hint="cs"/>
            <w:spacing w:val="-6"/>
            <w:rtl/>
          </w:rPr>
          <w:delText xml:space="preserve">ח</w:delText>
        </w:r>
      </w:del>
      <w:r w:rsidRPr="004640F6">
        <w:rPr>
          <w:rFonts w:hint="cs"/>
          <w:spacing w:val="-6"/>
          <w:rtl/>
        </w:rPr>
        <w:t xml:space="preserve"> </w:t>
      </w:r>
      <w:r w:rsidRPr="004640F6">
        <w:rPr>
          <w:spacing w:val="-6"/>
          <w:rtl/>
        </w:rPr>
        <w:t xml:space="preserve">אסור לטלטלו. </w:t>
      </w:r>
      <w:ins w:id="107243" w:author="קלוד" w:date="2026-10-11T13:11:34Z">
        <w:r>
          <w:rPr>
            <w:spacing w:val="-6"/>
            <w:rtl/>
          </w:rPr>
          <w:t xml:space="preserve">ומה</w:t>
        </w:r>
      </w:ins>
      <w:del w:id="107244" w:author="קלוד" w:date="2026-10-11T13:11:34Z">
        <w:r w:rsidRPr="004640F6">
          <w:rPr>
            <w:spacing w:val="-6"/>
            <w:rtl/>
          </w:rPr>
          <w:delText xml:space="preserve">והא</w:delText>
        </w:r>
      </w:del>
      <w:r w:rsidRPr="004640F6">
        <w:rPr>
          <w:spacing w:val="-6"/>
          <w:rtl/>
        </w:rPr>
        <w:t xml:space="preserve"> </w:t>
      </w:r>
      <w:ins w:id="107241" w:author="קלוד" w:date="2026-10-11T13:11:34Z">
        <w:r>
          <w:rPr>
            <w:spacing w:val="-6"/>
            <w:rtl/>
          </w:rPr>
          <w:t xml:space="preserve">שטלטלו</w:t>
        </w:r>
      </w:ins>
      <w:del w:id="107242" w:author="קלוד" w:date="2026-10-11T13:11:34Z">
        <w:r w:rsidRPr="004640F6">
          <w:rPr>
            <w:spacing w:val="-6"/>
            <w:rtl/>
          </w:rPr>
          <w:delText xml:space="preserve">דטלטל</w:delText>
        </w:r>
      </w:del>
      <w:r w:rsidRPr="004640F6">
        <w:rPr>
          <w:spacing w:val="-6"/>
          <w:rtl/>
        </w:rPr>
        <w:t xml:space="preserve"> </w:t>
      </w:r>
      <w:ins w:id="107239" w:author="קלוד" w:date="2026-10-11T13:11:34Z">
        <w:r>
          <w:rPr>
            <w:rStyle w:val="afffffe"/>
            <w:spacing w:val="-6"/>
            <w:rtl/>
          </w:rPr>
          <w:t xml:space="preserve">בביתו</w:t>
        </w:r>
      </w:ins>
      <w:del w:id="107240" w:author="קלוד" w:date="2026-10-11T13:11:34Z">
        <w:r w:rsidRPr="004640F6">
          <w:rPr>
            <w:spacing w:val="-6"/>
            <w:rtl/>
          </w:rPr>
          <w:delText xml:space="preserve">משמשא לטולא</w:delText>
        </w:r>
      </w:del>
      <w:r w:rsidRPr="004640F6">
        <w:rPr>
          <w:spacing w:val="-6"/>
          <w:rtl/>
        </w:rPr>
        <w:t xml:space="preserve"> בר אווזה </w:t>
      </w:r>
      <w:ins w:id="107237" w:author="קלוד" w:date="2026-10-11T13:11:34Z">
        <w:r>
          <w:rPr>
            <w:spacing w:val="-6"/>
            <w:rtl/>
          </w:rPr>
          <w:t xml:space="preserve">מן השמש לצל - שראוי</w:t>
        </w:r>
      </w:ins>
      <w:del w:id="107238" w:author="קלוד" w:date="2026-10-11T13:11:34Z">
        <w:r w:rsidRPr="004640F6">
          <w:rPr>
            <w:spacing w:val="-6"/>
            <w:rtl/>
          </w:rPr>
          <w:delText xml:space="preserve">דחזי</w:delText>
        </w:r>
      </w:del>
      <w:r w:rsidRPr="004640F6">
        <w:rPr>
          <w:spacing w:val="-6"/>
          <w:rtl/>
        </w:rPr>
        <w:t xml:space="preserve"> לאומצא [חי בלא </w:t>
      </w:r>
      <w:ins w:id="107235" w:author="קלוד" w:date="2026-10-11T13:11:34Z">
        <w:r>
          <w:rPr>
            <w:spacing w:val="-6"/>
            <w:rtl/>
          </w:rPr>
          <w:t xml:space="preserve">מלח].</w:t>
        </w:r>
      </w:ins>
      <w:del w:id="107236" w:author="קלוד" w:date="2026-10-11T13:11:34Z">
        <w:r w:rsidRPr="004640F6">
          <w:rPr>
            <w:spacing w:val="-6"/>
            <w:rtl/>
          </w:rPr>
          <w:delText xml:space="preserve">מלח]</w:delText>
        </w:r>
      </w:del>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דג מליח</w:t>
      </w:r>
      <w:r w:rsidRPr="006F178A">
        <w:rPr>
          <w:rtl/>
        </w:rPr>
        <w:t xml:space="preserve"> - מותר לטלטלו.</w:t>
      </w:r>
    </w:p>
    <w:p w:rsidR="00E9703F" w:rsidRPr="006F178A" w:rsidRDefault="00E9703F" w:rsidP="00E9703F">
      <w:pPr>
        <w:rPr>
          <w:rtl/>
        </w:rPr>
      </w:pPr>
      <w:r w:rsidRPr="006F178A">
        <w:rPr>
          <w:rStyle w:val="afffe"/>
          <w:rFonts w:ascii="Fb Fontext" w:hAnsi="Fb Fontext"/>
          <w:rtl/>
        </w:rPr>
        <w:t>דג תפל</w:t>
      </w:r>
      <w:r w:rsidRPr="006F178A">
        <w:rPr>
          <w:rtl/>
        </w:rPr>
        <w:t xml:space="preserve"> - אסור לטלטלו.</w:t>
      </w:r>
    </w:p>
    <w:p w:rsidR="00E9703F" w:rsidRPr="006F178A" w:rsidRDefault="00E9703F" w:rsidP="00E9703F">
      <w:pPr>
        <w:rPr>
          <w:rtl/>
        </w:rPr>
      </w:pPr>
      <w:r w:rsidRPr="006F178A">
        <w:rPr>
          <w:rStyle w:val="afffe"/>
          <w:rFonts w:ascii="Fb Fontext" w:hAnsi="Fb Fontext"/>
          <w:rtl/>
        </w:rPr>
        <w:t>בשר בין תפל ובין מליח</w:t>
      </w:r>
      <w:r w:rsidRPr="006F178A">
        <w:rPr>
          <w:rtl/>
        </w:rPr>
        <w:t xml:space="preserve"> - מותר לטלטלו, </w:t>
      </w:r>
      <w:ins w:id="107251" w:author="קלוד" w:date="2026-10-11T13:11:34Z">
        <w:r>
          <w:rPr>
            <w:rtl/>
          </w:rPr>
          <w:t xml:space="preserve">(וסתם</w:t>
        </w:r>
      </w:ins>
      <w:del w:id="107252" w:author="קלוד" w:date="2026-10-11T13:11:34Z">
        <w:r w:rsidRPr="006F178A">
          <w:rPr>
            <w:rtl/>
          </w:rPr>
          <w:delText xml:space="preserve">(וסתמא</w:delText>
        </w:r>
      </w:del>
      <w:r w:rsidRPr="006F178A">
        <w:rPr>
          <w:rtl/>
        </w:rPr>
        <w:t xml:space="preserve"> </w:t>
      </w:r>
      <w:ins w:id="90575" w:author="מנוע מכני" w:date="2026-10-11T12:04:39Z">
        <w:ins w:id="107249" w:author="קלוד" w:date="2026-10-11T13:11:34Z">
          <w:r>
            <w:rPr>
              <w:rStyle w:val="2fb"/>
              <w:rtl/>
            </w:rPr>
            <w:t xml:space="preserve">ברייתא</w:t>
          </w:r>
        </w:ins>
        <w:del w:id="107250" w:author="קלוד" w:date="2026-10-11T13:11:34Z">
          <w:r>
            <w:rPr>
              <w:rStyle w:val="2fb"/>
              <w:rtl/>
            </w:rPr>
            <w:delText xml:space="preserve">כר"ש</w:delText>
          </w:r>
          <w:r w:rsidRPr="006F178A">
            <w:rPr>
              <w:rtl/>
            </w:rPr>
            <w:delText xml:space="preserve">).</w:delText>
          </w:r>
        </w:del>
      </w:ins>
      <w:del w:id="90576" w:author="מנוע מכני" w:date="2026-10-11T12:04:39Z">
        <w:r w:rsidRPr="006F178A">
          <w:rPr>
            <w:rtl/>
          </w:rPr>
          <w:delText xml:space="preserve">כרבי שמעון</w:delText>
        </w:r>
      </w:del>
      <w:r w:rsidRPr="006F178A">
        <w:rPr>
          <w:rtl/>
        </w:rPr>
        <w:t xml:space="preserve"> </w:t>
      </w:r>
      <w:ins w:id="107247" w:author="קלוד" w:date="2026-10-11T13:11:34Z">
        <w:r>
          <w:rPr>
            <w:rtl/>
          </w:rPr>
          <w:t xml:space="preserve">כר"ש), שראוי</w:t>
        </w:r>
      </w:ins>
      <w:del w:id="107248" w:author="קלוד" w:date="2026-10-11T13:11:34Z">
        <w:r w:rsidRPr="006F178A">
          <w:rPr>
            <w:rtl/>
          </w:rPr>
          <w:delText xml:space="preserve">דראוי</w:delText>
        </w:r>
      </w:del>
      <w:r w:rsidRPr="006F178A">
        <w:rPr>
          <w:rtl/>
        </w:rPr>
        <w:t xml:space="preserve"> לבע"ח.</w:t>
      </w:r>
    </w:p>
    <w:p w:rsidR="00E9703F" w:rsidRPr="006F178A" w:rsidRDefault="00E9703F" w:rsidP="00E9703F">
      <w:pPr>
        <w:rPr>
          <w:rtl/>
        </w:rPr>
      </w:pPr>
      <w:r w:rsidRPr="006F178A">
        <w:rPr>
          <w:rStyle w:val="afffe"/>
          <w:rFonts w:ascii="Fb Fontext" w:hAnsi="Fb Fontext" w:hint="cs"/>
          <w:rtl/>
        </w:rPr>
        <w:t>עצמות</w:t>
      </w:r>
      <w:r w:rsidRPr="006F178A">
        <w:rPr>
          <w:rFonts w:hint="cs"/>
          <w:rtl/>
        </w:rPr>
        <w:t xml:space="preserve"> </w:t>
      </w:r>
      <w:r w:rsidRPr="006F178A">
        <w:rPr>
          <w:rtl/>
        </w:rPr>
        <w:t>מטלטלין מפני שהוא מאכל לכלבים.</w:t>
      </w:r>
    </w:p>
    <w:p w:rsidR="00E9703F" w:rsidRPr="006F178A" w:rsidRDefault="00E9703F" w:rsidP="00E9703F">
      <w:pPr>
        <w:rPr>
          <w:rtl/>
        </w:rPr>
      </w:pPr>
      <w:r w:rsidRPr="006F178A">
        <w:rPr>
          <w:rStyle w:val="afffe"/>
          <w:rFonts w:ascii="Fb Fontext" w:hAnsi="Fb Fontext"/>
          <w:rtl/>
        </w:rPr>
        <w:t>בשר תפוח</w:t>
      </w:r>
      <w:r w:rsidRPr="006F178A">
        <w:rPr>
          <w:rtl/>
        </w:rPr>
        <w:t xml:space="preserve"> - מפני שהוא מאכל לחיה.</w:t>
      </w:r>
    </w:p>
    <w:p w:rsidR="00E9703F" w:rsidRPr="006F178A" w:rsidRDefault="00E9703F" w:rsidP="00E9703F">
      <w:pPr>
        <w:rPr>
          <w:rtl/>
        </w:rPr>
      </w:pPr>
      <w:r w:rsidRPr="006F178A">
        <w:rPr>
          <w:rStyle w:val="afffe"/>
          <w:rFonts w:ascii="Fb Fontext" w:hAnsi="Fb Fontext"/>
          <w:rtl/>
        </w:rPr>
        <w:t>מים מגולים</w:t>
      </w:r>
      <w:r w:rsidRPr="006F178A">
        <w:rPr>
          <w:rtl/>
        </w:rPr>
        <w:t xml:space="preserve"> - מפני שהן ראויין לחתול.</w:t>
      </w:r>
    </w:p>
    <w:p>
      <w:pPr>
        <w:pStyle w:val="38"/>
        <w:rPr>
          <w:ins w:id="98757" w:author="מנוע מכני" w:date="2026-10-11T12:04:39Z"/>
        </w:rPr>
      </w:pPr>
      <w:r w:rsidRPr="006F178A">
        <w:t>רשב"ג</w:t>
      </w:r>
      <w:r w:rsidRPr="006F178A">
        <w:t>:</w:t>
      </w:r>
    </w:p>
    <w:p w:rsidR="00E9703F" w:rsidRPr="009757B9" w:rsidRDefault="00E9703F" w:rsidP="00E9703F">
      <w:pPr>
        <w:rPr>
          <w:rFonts w:cs="Guttman Vilna"/>
          <w:b/>
          <w:bCs/>
          <w:rtl/>
        </w:rPr>
      </w:pPr>
      <w:del w:id="98758" w:author="מנוע מכני" w:date="2026-10-11T12:04:39Z">
        <w:r w:rsidRPr="006F178A">
          <w:rPr>
            <w:rtl/>
          </w:rPr>
          <w:delText xml:space="preserve"> </w:delText>
        </w:r>
      </w:del>
      <w:ins w:id="107253" w:author="קלוד" w:date="2026-10-11T13:11:34Z">
        <w:r>
          <w:rPr>
            <w:rStyle w:val="afffffe"/>
            <w:rtl/>
          </w:rPr>
          <w:t xml:space="preserve">מים מגולים</w:t>
        </w:r>
        <w:r>
          <w:rPr>
            <w:rtl/>
          </w:rPr>
          <w:t xml:space="preserve"> כל</w:t>
        </w:r>
      </w:ins>
      <w:del w:id="107254" w:author="קלוד" w:date="2026-10-11T13:11:34Z">
        <w:r w:rsidRPr="006F178A">
          <w:rPr>
            <w:rtl/>
          </w:rPr>
          <w:delText xml:space="preserve">כל</w:delText>
        </w:r>
      </w:del>
      <w:r w:rsidRPr="006F178A">
        <w:rPr>
          <w:rtl/>
        </w:rPr>
        <w:t xml:space="preserve"> עצמן אסור לשהותן, מפני הסכנה.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קכח.</w:t>
      </w:r>
    </w:p>
    <w:p>
      <w:pPr>
        <w:pStyle w:val="MishnaBatzad"/>
        <w:rPr>
          <w:ins w:id="20619" w:author="קלוד" w:date="2026-10-11T09:07:15Z"/>
        </w:rPr>
      </w:pPr>
      <w:ins w:id="20618" w:author="קלוד" w:date="2026-10-11T09:07:15Z">
        <w:r>
          <w:t xml:space="preserve">משנה ב</w:t>
        </w:r>
      </w:ins>
    </w:p>
    <w:p w:rsidR="00E9703F" w:rsidRPr="009757B9" w:rsidRDefault="00E9703F" w:rsidP="00E9703F">
      <w:pPr>
        <w:pStyle w:val="afff9"/>
        <w:rPr>
          <w:del w:id="20348" w:author="קלוד" w:date="2026-10-11T09:07:15Z"/>
          <w:rStyle w:val="afffe"/>
          <w:rFonts w:ascii="Fb Fontext" w:hAnsi="Fb Fontext"/>
          <w:b/>
          <w:bCs w:val="0"/>
          <w:sz w:val="20"/>
          <w:rtl/>
        </w:rPr>
      </w:pPr>
      <w:del w:id="20346" w:author="קלוד" w:date="2026-10-11T09:07:15Z">
        <w:r w:rsidRPr="00146180">
          <w:rPr>
            <w:rStyle w:val="afffe"/>
            <w:rFonts w:ascii="Fb Fontext" w:hAnsi="Fb Fontext" w:hint="cs"/>
            <w:bCs w:val="0"/>
            <w:sz w:val="20"/>
            <w:rtl/>
          </w:rPr>
          <w:delText xml:space="preserve"> </w:delText>
        </w:r>
      </w:del>
      <w:del w:id="20347"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099" w:author="קלוד" w:date="2026-10-11T12:09:42Z">
          <w:pPr>
            <w:pStyle w:val="afff9"/>
          </w:pPr>
        </w:pPrChange>
      </w:pPr>
      <w:r w:rsidRPr="00146180">
        <w:rPr>
          <w:rStyle w:val="afffe"/>
          <w:rFonts w:ascii="Fb Fontext" w:hAnsi="Fb Fontext"/>
          <w:bCs w:val="0"/>
          <w:rtl/>
          <w:rPrChange w:id="40582" w:author="Claude" w:date="2026-10-11T09:07:39Z">
            <w:rPr>
              <w:rStyle w:val="afffe"/>
              <w:rFonts w:ascii="Fb Fontext" w:hAnsi="Fb Fontext"/>
              <w:bCs w:val="0"/>
              <w:sz w:val="20"/>
              <w:rtl/>
            </w:rPr>
          </w:rPrChange>
        </w:rPr>
        <w:t>כופין את הסל לפני האפרוחים כדי שיעלו וירדו.</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83" w:author="Claude" w:date="2026-10-11T09:07:39Z">
            <w:rPr>
              <w:rStyle w:val="afffe"/>
              <w:rFonts w:ascii="Fb Fontext" w:hAnsi="Fb Fontext"/>
              <w:bCs w:val="0"/>
              <w:sz w:val="20"/>
              <w:rtl/>
            </w:rPr>
          </w:rPrChange>
        </w:rPr>
        <w:t>תרנגולת שברחה דוחין אותה עד שתכנס.</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84" w:author="Claude" w:date="2026-10-11T09:07:39Z">
            <w:rPr>
              <w:rStyle w:val="afffe"/>
              <w:rFonts w:ascii="Fb Fontext" w:hAnsi="Fb Fontext"/>
              <w:bCs w:val="0"/>
              <w:sz w:val="20"/>
              <w:rtl/>
            </w:rPr>
          </w:rPrChange>
        </w:rPr>
        <w:t>מדדין עגלין וסייחין.</w:t>
      </w:r>
    </w:p>
    <w:p w:rsidR="00E9703F"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85" w:author="Claude" w:date="2026-10-11T09:07:39Z">
            <w:rPr>
              <w:rStyle w:val="afffe"/>
              <w:rFonts w:ascii="Fb Fontext" w:hAnsi="Fb Fontext"/>
              <w:bCs w:val="0"/>
              <w:sz w:val="20"/>
              <w:rtl/>
            </w:rPr>
          </w:rPrChange>
        </w:rPr>
        <w:t>אשה מדדה את בנה,</w:t>
      </w:r>
    </w:p>
    <w:p w:rsidR="00E9703F" w:rsidRPr="009757B9" w:rsidRDefault="00E9703F" w:rsidP="00E9703F">
      <w:pPr>
        <w:pStyle w:val="afff9"/>
        <w:rPr>
          <w:b/>
          <w:rtl/>
        </w:rPr>
      </w:pPr>
      <w:r w:rsidRPr="00146180">
        <w:rPr>
          <w:rStyle w:val="afffe"/>
          <w:rFonts w:ascii="Fb Fontext" w:hAnsi="Fb Fontext"/>
          <w:bCs w:val="0"/>
          <w:rtl/>
          <w:rPrChange w:id="40586" w:author="Claude" w:date="2026-10-11T09:07:39Z">
            <w:rPr>
              <w:rStyle w:val="afffe"/>
              <w:rFonts w:ascii="Fb Fontext" w:hAnsi="Fb Fontext"/>
              <w:bCs w:val="0"/>
              <w:sz w:val="20"/>
              <w:rtl/>
            </w:rPr>
          </w:rPrChange>
        </w:rPr>
        <w:t>ר"י אימתי בזמן שהוא נוטל אחת ומניח אחת. אבל אם היה גורר אסור</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51" w:author="קלוד" w:date="2026-10-11T12:33:55Z"/>
        </w:rPr>
      </w:pPr>
      <w:ins w:id="90252" w:author="קלוד" w:date="2026-10-11T12:33:55Z">
        <w:r>
          <w:rPr>
            <w:color w:val="7B3F00"/>
          </w:rPr>
          <w:t xml:space="preserve">בהמה שנפלה לאמת המים - כרים וכסתות תחתיה</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 xml:space="preserve">בהמה שנפלה לאמת המים </w:t>
      </w:r>
      <w:r w:rsidRPr="006F178A">
        <w:rPr>
          <w:rFonts w:ascii="Fb Fontext" w:hAnsi="Fb Fontext"/>
          <w:rtl/>
        </w:rPr>
        <w:t>- עושה לה פרנסה במקומה בשביל שלא תמות.</w:t>
      </w:r>
    </w:p>
    <w:p w:rsidR="00E9703F" w:rsidRPr="009757B9" w:rsidRDefault="00E9703F" w:rsidP="00E9703F">
      <w:pPr>
        <w:rPr>
          <w:rFonts w:cs="Guttman Vilna"/>
          <w:b/>
          <w:bCs/>
          <w:rtl/>
        </w:rPr>
      </w:pPr>
      <w:r w:rsidRPr="006F178A">
        <w:rPr>
          <w:rtl/>
        </w:rPr>
        <w:t>ואם א"א מביא כרים וכסתות ומניח תחתיה ואם עלתה עלתה.</w:t>
      </w:r>
    </w:p>
    <w:p w:rsidR="00E9703F" w:rsidRPr="009757B9" w:rsidRDefault="00E9703F" w:rsidP="00E9703F">
      <w:pPr>
        <w:rPr>
          <w:rFonts w:cs="Guttman Vilna"/>
          <w:b/>
          <w:bCs/>
          <w:rtl/>
        </w:rPr>
      </w:pPr>
      <w:ins w:id="107265" w:author="קלוד" w:date="2026-10-11T13:11:34Z">
        <w:r>
          <w:rPr>
            <w:rtl/>
          </w:rPr>
          <w:t xml:space="preserve">ואף</w:t>
        </w:r>
      </w:ins>
      <w:del w:id="107266" w:author="קלוד" w:date="2026-10-11T13:11:34Z">
        <w:r>
          <w:rPr>
            <w:rtl/>
          </w:rPr>
          <w:delText xml:space="preserve">ואפי'</w:delText>
        </w:r>
      </w:del>
      <w:r w:rsidRPr="006F178A">
        <w:rPr>
          <w:rtl/>
        </w:rPr>
        <w:t xml:space="preserve"> </w:t>
      </w:r>
      <w:ins w:id="107263" w:author="קלוד" w:date="2026-10-11T13:11:34Z">
        <w:r>
          <w:rPr>
            <w:rtl/>
          </w:rPr>
          <w:t xml:space="preserve">שמבטל</w:t>
        </w:r>
      </w:ins>
      <w:del w:id="107264" w:author="קלוד" w:date="2026-10-11T13:11:34Z">
        <w:r w:rsidRPr="006F178A">
          <w:rPr>
            <w:rtl/>
          </w:rPr>
          <w:delText xml:space="preserve">דמבטל</w:delText>
        </w:r>
      </w:del>
      <w:r w:rsidRPr="006F178A">
        <w:rPr>
          <w:rtl/>
        </w:rPr>
        <w:t xml:space="preserve"> כלי מהיכנו </w:t>
      </w:r>
      <w:ins w:id="107261" w:author="קלוד" w:date="2026-10-11T13:11:34Z">
        <w:r>
          <w:rPr>
            <w:rtl/>
          </w:rPr>
          <w:t xml:space="preserve">-</w:t>
        </w:r>
      </w:ins>
      <w:del w:id="107262" w:author="קלוד" w:date="2026-10-11T13:11:34Z">
        <w:r w:rsidRPr="006F178A">
          <w:rPr>
            <w:rtl/>
          </w:rPr>
          <w:delText xml:space="preserve">דרבנן</w:delText>
        </w:r>
      </w:del>
      <w:r w:rsidRPr="006F178A">
        <w:rPr>
          <w:rtl/>
        </w:rPr>
        <w:t xml:space="preserve"> </w:t>
      </w:r>
      <w:ins w:id="107259" w:author="קלוד" w:date="2026-10-11T13:11:34Z">
        <w:r>
          <w:rPr>
            <w:rStyle w:val="afffffe"/>
            <w:rtl/>
          </w:rPr>
          <w:t xml:space="preserve">מותר,</w:t>
        </w:r>
      </w:ins>
      <w:del w:id="107260" w:author="קלוד" w:date="2026-10-11T13:11:34Z">
        <w:r w:rsidRPr="006F178A">
          <w:rPr>
            <w:rtl/>
          </w:rPr>
          <w:delText xml:space="preserve">דצעב"ח</w:delText>
        </w:r>
      </w:del>
      <w:r w:rsidRPr="006F178A">
        <w:rPr>
          <w:rtl/>
        </w:rPr>
        <w:t xml:space="preserve"> </w:t>
      </w:r>
      <w:ins w:id="107257" w:author="קלוד" w:date="2026-10-11T13:11:34Z">
        <w:r>
          <w:rPr>
            <w:rtl/>
          </w:rPr>
          <w:t xml:space="preserve">שהוא</w:t>
        </w:r>
      </w:ins>
      <w:del w:id="107258" w:author="קלוד" w:date="2026-10-11T13:11:34Z">
        <w:r w:rsidRPr="006F178A">
          <w:rPr>
            <w:rtl/>
          </w:rPr>
          <w:delText xml:space="preserve">דאורייתא</w:delText>
        </w:r>
      </w:del>
      <w:r w:rsidRPr="006F178A">
        <w:rPr>
          <w:rtl/>
        </w:rPr>
        <w:t xml:space="preserve"> </w:t>
      </w:r>
      <w:ins w:id="107255" w:author="קלוד" w:date="2026-10-11T13:11:34Z">
        <w:r>
          <w:rPr>
            <w:rtl/>
          </w:rPr>
          <w:t xml:space="preserve">מדרבנן, וצעב"ח דאורייתא.</w:t>
        </w:r>
      </w:ins>
      <w:del w:id="107256" w:author="קלוד" w:date="2026-10-11T13:11:34Z">
        <w:r w:rsidRPr="006F178A">
          <w:rPr>
            <w:rtl/>
          </w:rPr>
          <w:delText xml:space="preserve">הוא.</w:delText>
        </w:r>
      </w:del>
    </w:p>
    <w:p w:rsidR="00E9703F" w:rsidRPr="004640F6" w:rsidRDefault="00E9703F" w:rsidP="00E9703F">
      <w:pPr>
        <w:rPr>
          <w:rFonts w:cs="Guttman Vilna"/>
          <w:b/>
          <w:bCs/>
          <w:spacing w:val="-6"/>
          <w:rtl/>
        </w:rPr>
      </w:pPr>
      <w:r w:rsidRPr="004640F6">
        <w:rPr>
          <w:spacing w:val="-6"/>
          <w:rtl/>
        </w:rPr>
        <w:t>•</w:t>
      </w:r>
      <w:r w:rsidRPr="004640F6">
        <w:rPr>
          <w:rFonts w:hint="cs"/>
          <w:spacing w:val="-6"/>
          <w:rtl/>
        </w:rPr>
        <w:t xml:space="preserve"> </w:t>
      </w:r>
      <w:r w:rsidRPr="004640F6">
        <w:rPr>
          <w:rStyle w:val="afffe"/>
          <w:rFonts w:ascii="Fb Fontext" w:hAnsi="Fb Fontext"/>
          <w:spacing w:val="-6"/>
          <w:rtl/>
        </w:rPr>
        <w:t>תרנגולת שברחה</w:t>
      </w:r>
      <w:r w:rsidRPr="004640F6">
        <w:rPr>
          <w:spacing w:val="-6"/>
          <w:rtl/>
        </w:rPr>
        <w:t xml:space="preserve"> </w:t>
      </w:r>
      <w:ins w:id="107273" w:author="קלוד" w:date="2026-10-11T13:11:34Z">
        <w:r>
          <w:rPr>
            <w:spacing w:val="-6"/>
            <w:rtl/>
          </w:rPr>
          <w:t xml:space="preserve">-</w:t>
        </w:r>
      </w:ins>
      <w:del w:id="107274" w:author="קלוד" w:date="2026-10-11T13:11:34Z">
        <w:r w:rsidRPr="004640F6">
          <w:rPr>
            <w:spacing w:val="-6"/>
            <w:rtl/>
          </w:rPr>
          <w:delText xml:space="preserve">דוקא</w:delText>
        </w:r>
      </w:del>
      <w:r w:rsidRPr="004640F6">
        <w:rPr>
          <w:spacing w:val="-6"/>
          <w:rtl/>
        </w:rPr>
        <w:t xml:space="preserve"> דוחין אבל </w:t>
      </w:r>
      <w:r w:rsidRPr="004640F6">
        <w:rPr>
          <w:spacing w:val="-6"/>
          <w:rtl/>
        </w:rPr>
        <w:t xml:space="preserve">לא</w:t>
      </w:r>
      <w:r w:rsidRPr="004640F6">
        <w:rPr>
          <w:spacing w:val="-6"/>
          <w:rtl/>
        </w:rPr>
        <w:t xml:space="preserve"> </w:t>
      </w:r>
      <w:ins w:id="107271" w:author="קלוד" w:date="2026-10-11T13:11:34Z">
        <w:r>
          <w:rPr>
            <w:spacing w:val="-6"/>
            <w:rtl/>
          </w:rPr>
          <w:t xml:space="preserve">מדדין,</w:t>
        </w:r>
      </w:ins>
      <w:del w:id="107272" w:author="קלוד" w:date="2026-10-11T13:11:34Z">
        <w:r w:rsidRPr="004640F6">
          <w:rPr>
            <w:spacing w:val="-6"/>
            <w:rtl/>
          </w:rPr>
          <w:delText xml:space="preserve">מדדין והיינו</w:delText>
        </w:r>
      </w:del>
      <w:r w:rsidRPr="004640F6">
        <w:rPr>
          <w:spacing w:val="-6"/>
          <w:rtl/>
        </w:rPr>
        <w:t xml:space="preserve"> משום </w:t>
      </w:r>
      <w:ins w:id="107269" w:author="קלוד" w:date="2026-10-11T13:11:34Z">
        <w:r>
          <w:rPr>
            <w:spacing w:val="-6"/>
            <w:rtl/>
          </w:rPr>
          <w:t xml:space="preserve">שמתרוממת</w:t>
        </w:r>
      </w:ins>
      <w:del w:id="107270" w:author="קלוד" w:date="2026-10-11T13:11:34Z">
        <w:r w:rsidRPr="004640F6">
          <w:rPr>
            <w:spacing w:val="-6"/>
            <w:rtl/>
          </w:rPr>
          <w:delText xml:space="preserve">דמקפיא [מתרוממת] נפשה</w:delText>
        </w:r>
      </w:del>
      <w:r w:rsidRPr="004640F6">
        <w:rPr>
          <w:spacing w:val="-6"/>
          <w:rtl/>
        </w:rPr>
        <w:t xml:space="preserve"> ונמצא </w:t>
      </w:r>
      <w:ins w:id="107267" w:author="קלוד" w:date="2026-10-11T13:11:34Z">
        <w:r>
          <w:rPr>
            <w:spacing w:val="-6"/>
            <w:rtl/>
          </w:rPr>
          <w:t xml:space="preserve">מטלטל.</w:t>
        </w:r>
      </w:ins>
      <w:del w:id="107268" w:author="קלוד" w:date="2026-10-11T13:11:34Z">
        <w:r w:rsidRPr="004640F6">
          <w:rPr>
            <w:spacing w:val="-6"/>
            <w:rtl/>
          </w:rPr>
          <w:delText xml:space="preserve">מטלטל</w:delText>
        </w:r>
      </w:del>
    </w:p>
    <w:p w:rsidR="00E9703F" w:rsidRPr="006F178A" w:rsidRDefault="00E9703F" w:rsidP="00E9703F">
      <w:pPr>
        <w:rPr>
          <w:rtl/>
        </w:rPr>
      </w:pPr>
      <w:r w:rsidRPr="006F178A">
        <w:rPr>
          <w:rtl/>
        </w:rPr>
        <w:t>•</w:t>
      </w:r>
      <w:r w:rsidRPr="006F178A">
        <w:rPr>
          <w:rFonts w:hint="cs"/>
          <w:rtl/>
        </w:rPr>
        <w:t xml:space="preserve"> מ</w:t>
      </w:r>
      <w:r w:rsidRPr="006F178A">
        <w:rPr>
          <w:rtl/>
        </w:rPr>
        <w:t xml:space="preserve">דדין בהמה וחיה ועוף בחצר, אבל </w:t>
      </w:r>
      <w:r w:rsidRPr="006F178A">
        <w:rPr>
          <w:rtl/>
        </w:rPr>
        <w:t xml:space="preserve">לא</w:t>
      </w:r>
      <w:r w:rsidRPr="006F178A">
        <w:rPr>
          <w:rtl/>
        </w:rPr>
        <w:t xml:space="preserve"> </w:t>
      </w:r>
      <w:r w:rsidRPr="006F178A">
        <w:rPr>
          <w:rtl/>
        </w:rPr>
        <w:t xml:space="preserve">ברה"ר</w:t>
      </w:r>
      <w:r w:rsidRPr="006F178A">
        <w:rPr>
          <w:rtl/>
        </w:rPr>
        <w:t xml:space="preserve">.</w:t>
      </w:r>
    </w:p>
    <w:p w:rsidR="00E9703F" w:rsidRPr="006F178A" w:rsidRDefault="00E9703F" w:rsidP="00E9703F">
      <w:pPr>
        <w:rPr>
          <w:rtl/>
        </w:rPr>
      </w:pPr>
      <w:r w:rsidRPr="006F178A">
        <w:rPr>
          <w:rFonts w:ascii="Fb Fontext" w:hAnsi="Fb Fontext"/>
          <w:sz w:val="20"/>
          <w:rtl/>
        </w:rPr>
        <w:t>והאשה מדדה את בנה ברשות הרבים, וכ"ש בחצר.</w:t>
      </w:r>
    </w:p>
    <w:p>
      <w:pPr>
        <w:pStyle w:val="38"/>
        <w:rPr>
          <w:ins w:id="98760" w:author="מנוע מכני" w:date="2026-10-11T12:04:39Z"/>
        </w:rPr>
      </w:pPr>
      <w:del w:id="98759" w:author="מנוע מכני" w:date="2026-10-11T12:04:39Z">
        <w:r w:rsidRPr="006F178A">
          <w:delText xml:space="preserve">•</w:delText>
        </w:r>
      </w:del>
      <w:r w:rsidRPr="006F178A">
        <w:t xml:space="preserve"> </w:t>
      </w:r>
      <w:r w:rsidRPr="006F178A">
        <w:t xml:space="preserve">אביי:</w:t>
      </w:r>
    </w:p>
    <w:p w:rsidR="00E9703F" w:rsidRPr="006F178A" w:rsidRDefault="00E9703F" w:rsidP="00E9703F">
      <w:pPr>
        <w:rPr>
          <w:rtl/>
        </w:rPr>
      </w:pPr>
      <w:del w:id="98761" w:author="מנוע מכני" w:date="2026-10-11T12:04:39Z">
        <w:r w:rsidRPr="006F178A">
          <w:rPr>
            <w:rFonts w:ascii="Fb Fontext" w:hAnsi="Fb Fontext"/>
            <w:rtl/>
          </w:rPr>
          <w:delText xml:space="preserve"> </w:delText>
        </w:r>
      </w:del>
      <w:ins w:id="93585" w:author="מנוע מכני" w:date="2026-10-11T12:04:39Z">
        <w:ins w:id="107281" w:author="קלוד" w:date="2026-10-11T13:11:34Z">
          <w:r>
            <w:rPr>
              <w:rFonts w:ascii="Fb Fontext" w:hAnsi="Fb Fontext"/>
              <w:rtl/>
            </w:rPr>
            <w:t xml:space="preserve">השוחט</w:t>
          </w:r>
        </w:ins>
        <w:del w:id="107282" w:author="קלוד" w:date="2026-10-11T13:11:34Z">
          <w:r>
            <w:rPr>
              <w:rFonts w:ascii="Fb Fontext" w:hAnsi="Fb Fontext"/>
              <w:rtl/>
            </w:rPr>
            <w:delText xml:space="preserve">זה</w:delText>
          </w:r>
          <w:r w:rsidRPr="006F178A">
            <w:rPr>
              <w:rFonts w:ascii="Fb Fontext" w:hAnsi="Fb Fontext"/>
              <w:rtl/>
            </w:rPr>
            <w:delText xml:space="preserve"> מאן </w:delText>
          </w:r>
          <w:r>
            <w:rPr>
              <w:rFonts w:ascii="Fb Fontext" w:hAnsi="Fb Fontext"/>
              <w:rtl/>
            </w:rPr>
            <w:delText xml:space="preserve">דשוחט</w:delText>
          </w:r>
        </w:del>
      </w:ins>
      <w:del w:id="93586" w:author="מנוע מכני" w:date="2026-10-11T12:04:39Z">
        <w:r w:rsidRPr="006F178A">
          <w:rPr>
            <w:rFonts w:ascii="Fb Fontext" w:hAnsi="Fb Fontext"/>
            <w:rtl/>
          </w:rPr>
          <w:delText xml:space="preserve">האי</w:delText>
        </w:r>
      </w:del>
      <w:ins w:id="91773" w:author="מנוע מכני" w:date="2026-10-11T12:04:39Z"/>
      <w:del w:id="91774" w:author="מנוע מכני" w:date="2026-10-11T12:04:39Z">
        <w:r w:rsidRPr="006F178A">
          <w:rPr>
            <w:rFonts w:ascii="Fb Fontext" w:hAnsi="Fb Fontext"/>
            <w:rtl/>
          </w:rPr>
          <w:delText xml:space="preserve">דשחיט</w:delText>
        </w:r>
      </w:del>
      <w:r w:rsidRPr="006F178A">
        <w:rPr>
          <w:rFonts w:ascii="Fb Fontext" w:hAnsi="Fb Fontext"/>
          <w:rtl/>
        </w:rPr>
        <w:t xml:space="preserve"> תרנגולת - </w:t>
      </w:r>
      <w:ins w:id="107279" w:author="קלוד" w:date="2026-10-11T13:11:34Z">
        <w:r>
          <w:rPr>
            <w:rFonts w:ascii="Fb Fontext" w:hAnsi="Fb Fontext"/>
            <w:rtl/>
          </w:rPr>
          <w:t xml:space="preserve">יכבוש</w:t>
        </w:r>
      </w:ins>
      <w:del w:id="107280" w:author="קלוד" w:date="2026-10-11T13:11:34Z">
        <w:r w:rsidRPr="006F178A">
          <w:rPr>
            <w:rFonts w:ascii="Fb Fontext" w:hAnsi="Fb Fontext"/>
            <w:rtl/>
          </w:rPr>
          <w:delText xml:space="preserve">לכבשינהו</w:delText>
        </w:r>
      </w:del>
      <w:r w:rsidRPr="006F178A">
        <w:rPr>
          <w:rFonts w:ascii="Fb Fontext" w:hAnsi="Fb Fontext"/>
          <w:rtl/>
        </w:rPr>
        <w:t xml:space="preserve"> </w:t>
      </w:r>
      <w:ins w:id="107277" w:author="קלוד" w:date="2026-10-11T13:11:34Z">
        <w:r>
          <w:rPr>
            <w:rFonts w:ascii="Fb Fontext" w:hAnsi="Fb Fontext"/>
            <w:rtl/>
          </w:rPr>
          <w:t xml:space="preserve">רגליה</w:t>
        </w:r>
      </w:ins>
      <w:del w:id="107278" w:author="קלוד" w:date="2026-10-11T13:11:34Z">
        <w:r w:rsidRPr="006F178A">
          <w:rPr>
            <w:rFonts w:ascii="Fb Fontext" w:hAnsi="Fb Fontext"/>
            <w:rtl/>
          </w:rPr>
          <w:delText xml:space="preserve">לכרעיה</w:delText>
        </w:r>
      </w:del>
      <w:r w:rsidRPr="006F178A">
        <w:rPr>
          <w:rFonts w:ascii="Fb Fontext" w:hAnsi="Fb Fontext"/>
          <w:rtl/>
        </w:rPr>
        <w:t xml:space="preserve"> </w:t>
      </w:r>
      <w:ins w:id="107275" w:author="קלוד" w:date="2026-10-11T13:11:34Z">
        <w:r>
          <w:rPr>
            <w:rFonts w:ascii="Fb Fontext" w:hAnsi="Fb Fontext"/>
            <w:rtl/>
          </w:rPr>
          <w:t xml:space="preserve">בארץ.</w:t>
        </w:r>
      </w:ins>
      <w:del w:id="107276" w:author="קלוד" w:date="2026-10-11T13:11:34Z">
        <w:r w:rsidRPr="006F178A">
          <w:rPr>
            <w:rFonts w:ascii="Fb Fontext" w:hAnsi="Fb Fontext"/>
            <w:rtl/>
          </w:rPr>
          <w:delText xml:space="preserve">בארעא.</w:delText>
        </w:r>
      </w:del>
    </w:p>
    <w:p w:rsidR="00E9703F" w:rsidRPr="006F178A" w:rsidRDefault="00E9703F" w:rsidP="00E9703F">
      <w:pPr>
        <w:rPr>
          <w:rtl/>
        </w:rPr>
      </w:pPr>
      <w:ins w:id="94949" w:author="מנוע מכני" w:date="2026-10-11T12:04:39Z">
        <w:ins w:id="107305" w:author="קלוד" w:date="2026-10-11T13:11:34Z">
          <w:r>
            <w:rPr>
              <w:rtl/>
            </w:rPr>
            <w:t xml:space="preserve">או</w:t>
          </w:r>
        </w:ins>
        <w:del w:id="107306" w:author="קלוד" w:date="2026-10-11T13:11:34Z">
          <w:r>
            <w:rPr>
              <w:rtl/>
            </w:rPr>
            <w:delText xml:space="preserve">אם </w:delText>
          </w:r>
          <w:r>
            <w:rPr>
              <w:rtl/>
            </w:rPr>
            <w:delText xml:space="preserve">גם</w:delText>
          </w:r>
        </w:del>
      </w:ins>
      <w:del w:id="94950" w:author="מנוע מכני" w:date="2026-10-11T12:04:39Z">
        <w:r w:rsidRPr="006F178A">
          <w:rPr>
            <w:rtl/>
          </w:rPr>
          <w:lastRenderedPageBreak/>
          <w:delText xml:space="preserve">אי </w:delText>
        </w:r>
      </w:del>
      <w:ins w:id="91775" w:author="מנוע מכני" w:date="2026-10-11T12:04:39Z"/>
      <w:del w:id="91776" w:author="מנוע מכני" w:date="2026-10-11T12:04:39Z">
        <w:r w:rsidRPr="006F178A">
          <w:rPr>
            <w:rtl/>
          </w:rPr>
          <w:lastRenderedPageBreak/>
          <w:delText xml:space="preserve">נמי</w:delText>
        </w:r>
      </w:del>
      <w:r w:rsidRPr="006F178A">
        <w:rPr>
          <w:rtl/>
        </w:rPr>
        <w:lastRenderedPageBreak/>
        <w:t xml:space="preserve"> - </w:t>
      </w:r>
      <w:ins w:id="107303" w:author="קלוד" w:date="2026-10-11T13:11:34Z">
        <w:r>
          <w:rPr>
            <w:rtl/>
          </w:rPr>
          <w:t xml:space="preserve">יגביה</w:t>
        </w:r>
      </w:ins>
      <w:del w:id="107304" w:author="קלוד" w:date="2026-10-11T13:11:34Z">
        <w:r w:rsidRPr="006F178A">
          <w:rPr>
            <w:rtl/>
          </w:rPr>
          <w:lastRenderedPageBreak/>
          <w:delText xml:space="preserve">נידל</w:delText>
        </w:r>
      </w:del>
      <w:r w:rsidRPr="006F178A">
        <w:rPr>
          <w:rtl/>
        </w:rPr>
        <w:lastRenderedPageBreak/>
        <w:t xml:space="preserve"> </w:t>
      </w:r>
      <w:ins w:id="94323" w:author="מנוע מכני" w:date="2026-10-11T12:04:39Z">
        <w:ins w:id="107301" w:author="קלוד" w:date="2026-10-11T13:11:34Z">
          <w:r>
            <w:rPr>
              <w:rtl/>
            </w:rPr>
            <w:t xml:space="preserve">אותן</w:t>
          </w:r>
        </w:ins>
        <w:del w:id="107302" w:author="קלוד" w:date="2026-10-11T13:11:34Z">
          <w:r>
            <w:rPr>
              <w:rtl/>
            </w:rPr>
            <w:delText xml:space="preserve">להם</w:delText>
          </w:r>
        </w:del>
      </w:ins>
      <w:del w:id="94324" w:author="מנוע מכני" w:date="2026-10-11T12:04:39Z">
        <w:r w:rsidRPr="006F178A">
          <w:rPr>
            <w:rtl/>
          </w:rPr>
          <w:lastRenderedPageBreak/>
          <w:delText xml:space="preserve">להו</w:delText>
        </w:r>
      </w:del>
      <w:r w:rsidRPr="006F178A">
        <w:rPr>
          <w:rtl/>
        </w:rPr>
        <w:lastRenderedPageBreak/>
        <w:t xml:space="preserve"> </w:t>
      </w:r>
      <w:ins w:id="107299" w:author="קלוד" w:date="2026-10-11T13:11:34Z">
        <w:r>
          <w:rPr>
            <w:rStyle w:val="afffffe"/>
            <w:rtl/>
          </w:rPr>
          <w:t xml:space="preserve">מן</w:t>
        </w:r>
      </w:ins>
      <w:del w:id="107300" w:author="קלוד" w:date="2026-10-11T13:11:34Z">
        <w:r w:rsidRPr="006F178A">
          <w:rPr>
            <w:rtl/>
          </w:rPr>
          <w:lastRenderedPageBreak/>
          <w:delText xml:space="preserve">מידל.</w:delText>
        </w:r>
      </w:del>
      <w:r w:rsidRPr="006F178A">
        <w:rPr>
          <w:rtl/>
        </w:rPr>
        <w:lastRenderedPageBreak/>
        <w:t xml:space="preserve"> </w:t>
      </w:r>
      <w:ins w:id="93587" w:author="מנוע מכני" w:date="2026-10-11T12:04:39Z">
        <w:ins w:id="107297" w:author="קלוד" w:date="2026-10-11T13:11:34Z">
          <w:r>
            <w:rPr>
              <w:rStyle w:val="afffffe"/>
              <w:rtl/>
            </w:rPr>
            <w:t xml:space="preserve">הארץ</w:t>
          </w:r>
          <w:r>
            <w:rPr>
              <w:rtl/>
            </w:rPr>
            <w:t xml:space="preserve">,</w:t>
          </w:r>
        </w:ins>
        <w:del w:id="107298" w:author="קלוד" w:date="2026-10-11T13:11:34Z">
          <w:r>
            <w:rPr>
              <w:rtl/>
            </w:rPr>
            <w:delText xml:space="preserve">דשמא</w:delText>
          </w:r>
        </w:del>
      </w:ins>
      <w:del w:id="93588" w:author="מנוע מכני" w:date="2026-10-11T12:04:39Z">
        <w:r w:rsidRPr="006F178A">
          <w:rPr>
            <w:rtl/>
          </w:rPr>
          <w:lastRenderedPageBreak/>
          <w:delText xml:space="preserve">דדילמא</w:delText>
        </w:r>
      </w:del>
      <w:r w:rsidRPr="006F178A">
        <w:rPr>
          <w:rtl/>
        </w:rPr>
        <w:lastRenderedPageBreak/>
        <w:t xml:space="preserve"> </w:t>
      </w:r>
      <w:ins w:id="107295" w:author="קלוד" w:date="2026-10-11T13:11:34Z">
        <w:r>
          <w:rPr>
            <w:rtl/>
          </w:rPr>
          <w:t xml:space="preserve">שמא</w:t>
        </w:r>
      </w:ins>
      <w:del w:id="107296" w:author="קלוד" w:date="2026-10-11T13:11:34Z">
        <w:r w:rsidRPr="006F178A">
          <w:rPr>
            <w:rtl/>
          </w:rPr>
          <w:lastRenderedPageBreak/>
          <w:delText xml:space="preserve">מנח</w:delText>
        </w:r>
      </w:del>
      <w:r w:rsidRPr="006F178A">
        <w:rPr>
          <w:rtl/>
        </w:rPr>
        <w:lastRenderedPageBreak/>
        <w:t xml:space="preserve"> </w:t>
      </w:r>
      <w:ins w:id="94325" w:author="מנוע מכני" w:date="2026-10-11T12:04:39Z">
        <w:ins w:id="107293" w:author="קלוד" w:date="2026-10-11T13:11:34Z">
          <w:r>
            <w:rPr>
              <w:rtl/>
            </w:rPr>
            <w:t xml:space="preserve">תנעץ</w:t>
          </w:r>
        </w:ins>
        <w:del w:id="107294" w:author="קלוד" w:date="2026-10-11T13:11:34Z">
          <w:r>
            <w:rPr>
              <w:rtl/>
            </w:rPr>
            <w:delText xml:space="preserve">להם</w:delText>
          </w:r>
        </w:del>
      </w:ins>
      <w:del w:id="94326" w:author="מנוע מכני" w:date="2026-10-11T12:04:39Z">
        <w:r w:rsidRPr="006F178A">
          <w:rPr>
            <w:rtl/>
          </w:rPr>
          <w:lastRenderedPageBreak/>
          <w:delText xml:space="preserve">להו</w:delText>
        </w:r>
      </w:del>
      <w:r w:rsidRPr="006F178A">
        <w:rPr>
          <w:rtl/>
        </w:rPr>
        <w:lastRenderedPageBreak/>
        <w:t xml:space="preserve"> </w:t>
      </w:r>
      <w:ins w:id="107291" w:author="קלוד" w:date="2026-10-11T13:11:34Z">
        <w:r>
          <w:rPr>
            <w:rtl/>
          </w:rPr>
          <w:t xml:space="preserve">ציפורניה</w:t>
        </w:r>
      </w:ins>
      <w:del w:id="107292" w:author="קלוד" w:date="2026-10-11T13:11:34Z">
        <w:r w:rsidRPr="006F178A">
          <w:rPr>
            <w:rtl/>
          </w:rPr>
          <w:lastRenderedPageBreak/>
          <w:delText xml:space="preserve">לטופריה</w:delText>
        </w:r>
      </w:del>
      <w:r w:rsidRPr="006F178A">
        <w:rPr>
          <w:rtl/>
        </w:rPr>
        <w:lastRenderedPageBreak/>
        <w:t xml:space="preserve"> </w:t>
      </w:r>
      <w:ins w:id="107289" w:author="קלוד" w:date="2026-10-11T13:11:34Z">
        <w:r>
          <w:rPr>
            <w:rtl/>
          </w:rPr>
          <w:t xml:space="preserve">בארץ</w:t>
        </w:r>
      </w:ins>
      <w:del w:id="107290" w:author="קלוד" w:date="2026-10-11T13:11:34Z">
        <w:r w:rsidRPr="006F178A">
          <w:rPr>
            <w:rtl/>
          </w:rPr>
          <w:lastRenderedPageBreak/>
          <w:delText xml:space="preserve">בארעא,</w:delText>
        </w:r>
      </w:del>
      <w:r w:rsidRPr="006F178A">
        <w:rPr>
          <w:rtl/>
        </w:rPr>
        <w:lastRenderedPageBreak/>
        <w:t xml:space="preserve"> </w:t>
      </w:r>
      <w:ins w:id="107287" w:author="קלוד" w:date="2026-10-11T13:11:34Z">
        <w:r>
          <w:rPr>
            <w:rtl/>
          </w:rPr>
          <w:t xml:space="preserve">ותעקור</w:t>
        </w:r>
      </w:ins>
      <w:del w:id="107288" w:author="קלוד" w:date="2026-10-11T13:11:34Z">
        <w:r w:rsidRPr="006F178A">
          <w:rPr>
            <w:rtl/>
          </w:rPr>
          <w:lastRenderedPageBreak/>
          <w:delText xml:space="preserve">ועקר</w:delText>
        </w:r>
      </w:del>
      <w:r w:rsidRPr="006F178A">
        <w:rPr>
          <w:rtl/>
        </w:rPr>
        <w:lastRenderedPageBreak/>
        <w:t xml:space="preserve"> </w:t>
      </w:r>
      <w:ins w:id="94327" w:author="מנוע מכני" w:date="2026-10-11T12:04:39Z">
        <w:ins w:id="107285" w:author="קלוד" w:date="2026-10-11T13:11:34Z">
          <w:r>
            <w:rPr>
              <w:rtl/>
            </w:rPr>
            <w:t xml:space="preserve">את</w:t>
          </w:r>
        </w:ins>
        <w:del w:id="107286" w:author="קלוד" w:date="2026-10-11T13:11:34Z">
          <w:r>
            <w:rPr>
              <w:rtl/>
            </w:rPr>
            <w:delText xml:space="preserve">להם</w:delText>
          </w:r>
        </w:del>
      </w:ins>
      <w:del w:id="94328" w:author="מנוע מכני" w:date="2026-10-11T12:04:39Z">
        <w:r w:rsidRPr="006F178A">
          <w:rPr>
            <w:rtl/>
          </w:rPr>
          <w:lastRenderedPageBreak/>
          <w:delText xml:space="preserve">להו</w:delText>
        </w:r>
      </w:del>
      <w:r w:rsidRPr="006F178A">
        <w:rPr>
          <w:rtl/>
        </w:rPr>
        <w:lastRenderedPageBreak/>
        <w:t xml:space="preserve"> </w:t>
      </w:r>
      <w:ins w:id="107283" w:author="קלוד" w:date="2026-10-11T13:11:34Z">
        <w:r>
          <w:rPr>
            <w:rtl/>
          </w:rPr>
          <w:t xml:space="preserve">הסימנים.</w:t>
        </w:r>
      </w:ins>
      <w:del w:id="107284" w:author="קלוד" w:date="2026-10-11T13:11:34Z">
        <w:r w:rsidRPr="006F178A">
          <w:rPr>
            <w:rtl/>
          </w:rPr>
          <w:lastRenderedPageBreak/>
          <w:delText xml:space="preserve">לסימנים.</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21" w:author="קלוד" w:date="2026-10-11T09:07:15Z"/>
        </w:rPr>
      </w:pPr>
      <w:ins w:id="20620" w:author="קלוד" w:date="2026-10-11T09:07:15Z">
        <w:r>
          <w:t xml:space="preserve">משנה ג</w:t>
        </w:r>
      </w:ins>
    </w:p>
    <w:p w:rsidR="00E9703F" w:rsidRPr="009757B9" w:rsidRDefault="00E9703F" w:rsidP="00E9703F">
      <w:pPr>
        <w:pStyle w:val="afff9"/>
        <w:rPr>
          <w:del w:id="20350" w:author="קלוד" w:date="2026-10-11T09:07:15Z"/>
          <w:b/>
          <w:rtl/>
        </w:rPr>
      </w:pPr>
      <w:del w:id="20349"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100" w:author="קלוד" w:date="2026-10-11T12:09:42Z">
          <w:pPr>
            <w:pStyle w:val="afff9"/>
          </w:pPr>
        </w:pPrChange>
      </w:pPr>
      <w:r w:rsidRPr="009757B9">
        <w:rPr>
          <w:b/>
          <w:rtl/>
        </w:rPr>
        <w:t>אין מילדין את הבהמה ביו"ט, אבל מסעדין.</w:t>
      </w:r>
    </w:p>
    <w:p w:rsidR="00E9703F" w:rsidRPr="009757B9" w:rsidRDefault="00E9703F" w:rsidP="00E9703F">
      <w:pPr>
        <w:pStyle w:val="afff9"/>
        <w:rPr>
          <w:b/>
          <w:rtl/>
        </w:rPr>
      </w:pPr>
      <w:r w:rsidRPr="009757B9">
        <w:rPr>
          <w:b/>
          <w:rtl/>
        </w:rPr>
        <w:t>ומילדין את האשה בשבת.</w:t>
      </w:r>
    </w:p>
    <w:p w:rsidR="00E9703F" w:rsidRPr="00410564" w:rsidRDefault="00E9703F" w:rsidP="00E9703F">
      <w:pPr>
        <w:pStyle w:val="afff9"/>
        <w:rPr>
          <w:b/>
          <w:spacing w:val="0"/>
          <w:rtl/>
        </w:rPr>
      </w:pPr>
      <w:r w:rsidRPr="00410564">
        <w:rPr>
          <w:b/>
          <w:spacing w:val="0"/>
          <w:rtl/>
        </w:rPr>
        <w:t>וקורין לה חכמה ממקום למקום, ומחללין עליה את השבת, וקושרין את הטיבור.</w:t>
      </w:r>
    </w:p>
    <w:p w:rsidR="00E9703F" w:rsidRPr="009757B9" w:rsidRDefault="00E9703F" w:rsidP="00E9703F">
      <w:pPr>
        <w:pStyle w:val="afff9"/>
        <w:rPr>
          <w:b/>
          <w:rtl/>
        </w:rPr>
      </w:pPr>
      <w:r>
        <w:rPr>
          <w:rStyle w:val="TanaimMishna"/>
          <w:b/>
          <w:rtl/>
          <w:rPrChange w:id="20060" w:author="קלוד" w:date="2026-10-11T09:07:15Z">
            <w:rPr>
              <w:b/>
              <w:rtl/>
            </w:rPr>
          </w:rPrChange>
        </w:rPr>
        <w:t xml:space="preserve">רבי יוסי</w:t>
      </w:r>
      <w:r>
        <w:rPr>
          <w:b/>
          <w:rtl/>
        </w:rPr>
        <w:t xml:space="preserve"> אומר</w:t>
      </w:r>
      <w:r>
        <w:rPr>
          <w:rStyle w:val="TanaimMishna"/>
          <w:b/>
          <w:rtl/>
          <w:rPrChange w:id="100505" w:author="Claude" w:date="2026-10-11T09:08:03Z">
            <w:rPr>
              <w:b/>
              <w:rtl/>
            </w:rPr>
          </w:rPrChange>
        </w:rPr>
        <w:t xml:space="preserve">:</w:t>
      </w:r>
      <w:r>
        <w:rPr>
          <w:b/>
          <w:rtl/>
        </w:rPr>
        <w:t xml:space="preserve"> אף חותכין. וכל צרכי מילה עושין בשבת.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49" w:author="קלוד" w:date="2026-10-11T12:33:55Z"/>
        </w:rPr>
      </w:pPr>
      <w:ins w:id="90250" w:author="קלוד" w:date="2026-10-11T12:33:55Z">
        <w:r>
          <w:rPr>
            <w:color w:val="7B3F00"/>
          </w:rPr>
          <w:t xml:space="preserve">מסעדין בהמה ביו"ט - אחיזת הולד</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 xml:space="preserve">מסעדין </w:t>
      </w:r>
      <w:r w:rsidRPr="006F178A">
        <w:rPr>
          <w:rStyle w:val="2fb"/>
          <w:rFonts w:ascii="Fb Fontext" w:hAnsi="Fb Fontext"/>
          <w:rtl/>
        </w:rPr>
        <w:t xml:space="preserve">ר"י</w:t>
      </w:r>
      <w:r w:rsidRPr="006F178A">
        <w:rPr>
          <w:rFonts w:ascii="Fb Fontext" w:hAnsi="Fb Fontext"/>
          <w:rtl/>
        </w:rPr>
        <w:t xml:space="preserve"> אוחז את הולד שלא יפול לארץ.</w:t>
      </w:r>
    </w:p>
    <w:p w:rsidR="00E9703F" w:rsidRPr="006F178A" w:rsidRDefault="00E9703F" w:rsidP="00E9703F">
      <w:pPr>
        <w:rPr>
          <w:rtl/>
        </w:rPr>
      </w:pPr>
      <w:r w:rsidRPr="006F178A">
        <w:rPr>
          <w:rStyle w:val="2fb"/>
          <w:rtl/>
        </w:rPr>
        <w:t xml:space="preserve">ר"נ</w:t>
      </w:r>
      <w:r w:rsidRPr="006F178A">
        <w:rPr>
          <w:rtl/>
        </w:rPr>
        <w:t xml:space="preserve"> דוחק בבשר כדי שיצא הולד.</w:t>
      </w:r>
    </w:p>
    <w:p w:rsidR="00E9703F" w:rsidRPr="006061D7" w:rsidRDefault="00E9703F" w:rsidP="00E9703F">
      <w:pPr>
        <w:rPr>
          <w:rtl/>
        </w:rPr>
      </w:pPr>
      <w:ins w:id="107311" w:author="קלוד" w:date="2026-10-11T13:11:34Z">
        <w:r>
          <w:rPr>
            <w:rtl/>
          </w:rPr>
          <w:t xml:space="preserve">ותניא</w:t>
        </w:r>
      </w:ins>
      <w:del w:id="107312" w:author="קלוד" w:date="2026-10-11T13:11:34Z">
        <w:r w:rsidRPr="006061D7">
          <w:rPr>
            <w:rtl/>
          </w:rPr>
          <w:delText xml:space="preserve">ות"כ</w:delText>
        </w:r>
      </w:del>
      <w:r w:rsidRPr="006061D7">
        <w:rPr>
          <w:rtl/>
        </w:rPr>
        <w:t xml:space="preserve"> </w:t>
      </w:r>
      <w:ins w:id="107309" w:author="קלוד" w:date="2026-10-11T13:11:34Z">
        <w:r>
          <w:rPr>
            <w:rStyle w:val="2fb"/>
            <w:rtl/>
          </w:rPr>
          <w:t xml:space="preserve">כר"י:</w:t>
        </w:r>
      </w:ins>
      <w:del w:id="107310" w:author="קלוד" w:date="2026-10-11T13:11:34Z">
        <w:r w:rsidRPr="006061D7">
          <w:rPr>
            <w:rStyle w:val="2fb"/>
            <w:rtl/>
          </w:rPr>
          <w:delText xml:space="preserve">דר"י</w:delText>
        </w:r>
      </w:del>
      <w:r w:rsidRPr="006061D7">
        <w:rPr>
          <w:rtl/>
        </w:rPr>
        <w:t xml:space="preserve"> כיצד </w:t>
      </w:r>
      <w:ins w:id="107307" w:author="קלוד" w:date="2026-10-11T13:11:34Z">
        <w:r>
          <w:rPr>
            <w:rtl/>
          </w:rPr>
          <w:t xml:space="preserve">מסעדין?</w:t>
        </w:r>
      </w:ins>
      <w:del w:id="107308" w:author="קלוד" w:date="2026-10-11T13:11:34Z">
        <w:r w:rsidRPr="006061D7">
          <w:rPr>
            <w:rtl/>
          </w:rPr>
          <w:delText xml:space="preserve">מסעדין</w:delText>
        </w:r>
      </w:del>
      <w:r>
        <w:rPr>
          <w:rtl/>
        </w:rPr>
        <w:t xml:space="preserve"> </w:t>
      </w:r>
      <w:r w:rsidRPr="006061D7">
        <w:rPr>
          <w:rtl/>
        </w:rPr>
        <w:t>אוחזין את הולד שלא יפול לארץ, ונופח לו בחוטמו, ונותן לו דד לתוך פיו כדי שינק.</w:t>
      </w:r>
    </w:p>
    <w:p w:rsidR="00E9703F" w:rsidRPr="006F178A" w:rsidRDefault="00E9703F" w:rsidP="00E9703F">
      <w:pPr>
        <w:rPr>
          <w:rtl/>
        </w:rPr>
      </w:pPr>
      <w:r w:rsidRPr="006F178A">
        <w:rPr>
          <w:rtl/>
        </w:rPr>
        <w:t>•</w:t>
      </w:r>
      <w:r w:rsidRPr="006F178A">
        <w:rPr>
          <w:rFonts w:hint="cs"/>
          <w:rtl/>
        </w:rPr>
        <w:t xml:space="preserve"> </w:t>
      </w:r>
      <w:r w:rsidRPr="006F178A">
        <w:rPr>
          <w:rStyle w:val="afffe"/>
          <w:rtl/>
        </w:rPr>
        <w:t>מרחמין</w:t>
      </w:r>
      <w:r w:rsidRPr="006F178A">
        <w:rPr>
          <w:rtl/>
        </w:rPr>
        <w:t xml:space="preserve"> </w:t>
      </w:r>
      <w:r w:rsidRPr="006F178A">
        <w:rPr>
          <w:rStyle w:val="2fb"/>
          <w:rtl/>
        </w:rPr>
        <w:t xml:space="preserve">רשב"ג</w:t>
      </w:r>
      <w:r w:rsidRPr="006F178A">
        <w:rPr>
          <w:rtl/>
        </w:rPr>
        <w:t xml:space="preserve"> היינו על בהמה טהורה ביו"ט שמניח בול של מלח בתוך הרחם, כדי שתזכור צערה ותרחם עליו.</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ומזלפין מי שליא</w:t>
      </w:r>
      <w:r w:rsidRPr="006F178A">
        <w:rPr>
          <w:rFonts w:ascii="Fb Fontext" w:hAnsi="Fb Fontext"/>
          <w:rtl/>
        </w:rPr>
        <w:t xml:space="preserve"> </w:t>
      </w:r>
      <w:r w:rsidRPr="006F178A">
        <w:rPr>
          <w:rFonts w:ascii="Fb Fontext" w:hAnsi="Fb Fontext"/>
          <w:rtl/>
        </w:rPr>
        <w:t xml:space="preserve">ע"ג</w:t>
      </w:r>
      <w:r w:rsidRPr="006F178A">
        <w:rPr>
          <w:rFonts w:ascii="Fb Fontext" w:hAnsi="Fb Fontext"/>
          <w:rtl/>
        </w:rPr>
        <w:t xml:space="preserve"> ולד כדי שתריח ריחו ותרחם עליו. ודוקא טהורה.</w:t>
      </w:r>
    </w:p>
    <w:p w:rsidR="00E9703F" w:rsidRPr="009757B9" w:rsidRDefault="00E9703F" w:rsidP="00E9703F">
      <w:pPr>
        <w:rPr>
          <w:rFonts w:cs="Guttman Vilna"/>
          <w:b/>
          <w:bCs/>
          <w:rtl/>
        </w:rPr>
      </w:pPr>
      <w:r w:rsidRPr="006F178A">
        <w:rPr>
          <w:rtl/>
        </w:rPr>
        <w:t xml:space="preserve">אבל טמאה - </w:t>
      </w:r>
      <w:r w:rsidRPr="006F178A">
        <w:rPr>
          <w:rtl/>
        </w:rPr>
        <w:t xml:space="preserve">לא</w:t>
      </w:r>
      <w:r w:rsidRPr="006F178A">
        <w:rPr>
          <w:rtl/>
        </w:rPr>
        <w:t xml:space="preserve">.</w:t>
      </w:r>
      <w:r w:rsidRPr="006F178A">
        <w:rPr>
          <w:rFonts w:hint="cs"/>
          <w:rtl/>
        </w:rPr>
        <w:t xml:space="preserve"> </w:t>
      </w:r>
      <w:r w:rsidRPr="006F178A">
        <w:rPr>
          <w:rtl/>
        </w:rPr>
        <w:t xml:space="preserve">דמרחקא ולדא, וולדא - </w:t>
      </w:r>
      <w:r w:rsidRPr="006F178A">
        <w:rPr>
          <w:rtl/>
        </w:rPr>
        <w:t xml:space="preserve">לא</w:t>
      </w:r>
      <w:r w:rsidRPr="006F178A">
        <w:rPr>
          <w:rtl/>
        </w:rPr>
        <w:t xml:space="preserve"> מקרבא.</w:t>
      </w:r>
    </w:p>
    <w:p>
      <w:pPr>
        <w:pStyle w:val="afffff8"/>
        <w:rPr>
          <w:ins w:id="90247" w:author="קלוד" w:date="2026-10-11T12:33:55Z"/>
        </w:rPr>
      </w:pPr>
      <w:ins w:id="90248" w:author="קלוד" w:date="2026-10-11T12:33:55Z">
        <w:r>
          <w:rPr>
            <w:color w:val="7B3F00"/>
          </w:rPr>
          <w:t xml:space="preserve">מילדין את האשה - נר ושמן לחברתה</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hint="cs"/>
          <w:rtl/>
        </w:rPr>
        <w:t xml:space="preserve">מיילדין את האשה </w:t>
      </w:r>
      <w:ins w:id="107327" w:author="קלוד" w:date="2026-10-11T13:11:34Z">
        <w:r>
          <w:rPr>
            <w:rtl/>
          </w:rPr>
          <w:t xml:space="preserve">-</w:t>
        </w:r>
      </w:ins>
      <w:del w:id="107328" w:author="קלוד" w:date="2026-10-11T13:11:34Z">
        <w:r>
          <w:rPr>
            <w:rtl/>
          </w:rPr>
          <w:delText xml:space="preserve">אפי'</w:delText>
        </w:r>
      </w:del>
      <w:r w:rsidRPr="006F178A">
        <w:rPr>
          <w:rtl/>
        </w:rPr>
        <w:t xml:space="preserve"> </w:t>
      </w:r>
      <w:ins w:id="107325" w:author="קלוד" w:date="2026-10-11T13:11:34Z">
        <w:r>
          <w:rPr>
            <w:rtl/>
          </w:rPr>
          <w:t xml:space="preserve">אף</w:t>
        </w:r>
      </w:ins>
      <w:del w:id="107326" w:author="קלוד" w:date="2026-10-11T13:11:34Z">
        <w:r w:rsidRPr="006F178A">
          <w:rPr>
            <w:rtl/>
          </w:rPr>
          <w:delText xml:space="preserve">דכתיב</w:delText>
        </w:r>
      </w:del>
      <w:r w:rsidRPr="006F178A">
        <w:rPr>
          <w:rtl/>
        </w:rPr>
        <w:t xml:space="preserve"> </w:t>
      </w:r>
      <w:ins w:id="107323" w:author="קלוד" w:date="2026-10-11T13:11:34Z">
        <w:r>
          <w:rPr>
            <w:rtl/>
          </w:rPr>
          <w:t xml:space="preserve">שכבר</w:t>
        </w:r>
      </w:ins>
      <w:del w:id="107324" w:author="קלוד" w:date="2026-10-11T13:11:34Z">
        <w:r w:rsidRPr="006F178A">
          <w:rPr>
            <w:rtl/>
          </w:rPr>
          <w:delText xml:space="preserve">במתני'</w:delText>
        </w:r>
      </w:del>
      <w:r w:rsidRPr="006F178A">
        <w:rPr>
          <w:rtl/>
        </w:rPr>
        <w:t xml:space="preserve"> </w:t>
      </w:r>
      <w:ins w:id="107321" w:author="קלוד" w:date="2026-10-11T13:11:34Z">
        <w:r>
          <w:rPr>
            <w:rtl/>
          </w:rPr>
          <w:t xml:space="preserve">כתוב</w:t>
        </w:r>
      </w:ins>
      <w:del w:id="107322" w:author="קלוד" w:date="2026-10-11T13:11:34Z">
        <w:r w:rsidRPr="006F178A">
          <w:rPr>
            <w:rtl/>
          </w:rPr>
          <w:delText xml:space="preserve">לאתויי</w:delText>
        </w:r>
      </w:del>
      <w:r w:rsidRPr="006F178A">
        <w:rPr>
          <w:rtl/>
        </w:rPr>
        <w:t xml:space="preserve"> </w:t>
      </w:r>
      <w:ins w:id="107319" w:author="קלוד" w:date="2026-10-11T13:11:34Z">
        <w:r>
          <w:rPr>
            <w:rtl/>
          </w:rPr>
          <w:t xml:space="preserve">במשנה,</w:t>
        </w:r>
      </w:ins>
      <w:del w:id="107320" w:author="קלוד" w:date="2026-10-11T13:11:34Z">
        <w:r w:rsidRPr="006F178A">
          <w:rPr>
            <w:rtl/>
          </w:rPr>
          <w:delText xml:space="preserve">הא</w:delText>
        </w:r>
      </w:del>
      <w:r w:rsidRPr="006F178A">
        <w:rPr>
          <w:rtl/>
        </w:rPr>
        <w:t xml:space="preserve"> </w:t>
      </w:r>
      <w:ins w:id="107317" w:author="קלוד" w:date="2026-10-11T13:11:34Z">
        <w:r>
          <w:rPr>
            <w:rStyle w:val="afffffe"/>
            <w:rtl/>
          </w:rPr>
          <w:t xml:space="preserve">חוזר</w:t>
        </w:r>
      </w:ins>
      <w:del w:id="107318" w:author="קלוד" w:date="2026-10-11T13:11:34Z">
        <w:r w:rsidRPr="006F178A">
          <w:rPr>
            <w:rtl/>
          </w:rPr>
          <w:delText xml:space="preserve">דת"ר</w:delText>
        </w:r>
      </w:del>
      <w:r w:rsidRPr="006F178A">
        <w:rPr>
          <w:rtl/>
        </w:rPr>
        <w:t xml:space="preserve"> </w:t>
      </w:r>
      <w:ins w:id="107315" w:author="קלוד" w:date="2026-10-11T13:11:34Z">
        <w:r>
          <w:rPr>
            <w:rtl/>
          </w:rPr>
          <w:t xml:space="preserve">לרבות מה שת"ר: היתה</w:t>
        </w:r>
      </w:ins>
      <w:del w:id="107316" w:author="קלוד" w:date="2026-10-11T13:11:34Z">
        <w:r w:rsidRPr="006F178A">
          <w:rPr>
            <w:rtl/>
          </w:rPr>
          <w:delText xml:space="preserve">דהיתה</w:delText>
        </w:r>
      </w:del>
      <w:r w:rsidRPr="006F178A">
        <w:rPr>
          <w:rtl/>
        </w:rPr>
        <w:t xml:space="preserve"> צריכה </w:t>
      </w:r>
      <w:ins w:id="107313" w:author="קלוד" w:date="2026-10-11T13:11:34Z">
        <w:r>
          <w:rPr>
            <w:rtl/>
          </w:rPr>
          <w:t xml:space="preserve">לנר -</w:t>
        </w:r>
      </w:ins>
      <w:del w:id="107314" w:author="קלוד" w:date="2026-10-11T13:11:34Z">
        <w:r w:rsidRPr="006F178A">
          <w:rPr>
            <w:rtl/>
          </w:rPr>
          <w:delText xml:space="preserve">לנר</w:delText>
        </w:r>
      </w:del>
      <w:r w:rsidRPr="006F178A">
        <w:rPr>
          <w:rtl/>
        </w:rPr>
        <w:t xml:space="preserve"> חברתה מדלקת לה הנר.</w:t>
      </w:r>
    </w:p>
    <w:p w:rsidR="00E9703F" w:rsidRPr="006F178A" w:rsidRDefault="00E9703F" w:rsidP="00E9703F">
      <w:pPr>
        <w:rPr>
          <w:rtl/>
        </w:rPr>
      </w:pPr>
      <w:ins w:id="107341" w:author="קלוד" w:date="2026-10-11T13:11:34Z">
        <w:r>
          <w:rPr>
            <w:rtl/>
          </w:rPr>
          <w:t xml:space="preserve">והחידוש</w:t>
        </w:r>
      </w:ins>
      <w:del w:id="107342" w:author="קלוד" w:date="2026-10-11T13:11:34Z">
        <w:r w:rsidRPr="006F178A">
          <w:rPr>
            <w:rtl/>
          </w:rPr>
          <w:delText xml:space="preserve">וחידוש</w:delText>
        </w:r>
      </w:del>
      <w:r w:rsidRPr="006F178A">
        <w:rPr>
          <w:rtl/>
        </w:rPr>
        <w:t xml:space="preserve"> </w:t>
      </w:r>
      <w:ins w:id="107339" w:author="קלוד" w:date="2026-10-11T13:11:34Z">
        <w:r>
          <w:rPr>
            <w:rtl/>
          </w:rPr>
          <w:t xml:space="preserve">בסומא,</w:t>
        </w:r>
      </w:ins>
      <w:del w:id="107340" w:author="קלוד" w:date="2026-10-11T13:11:34Z">
        <w:r w:rsidRPr="006F178A">
          <w:rPr>
            <w:rtl/>
          </w:rPr>
          <w:delText xml:space="preserve">הוא</w:delText>
        </w:r>
      </w:del>
      <w:r w:rsidRPr="006F178A">
        <w:rPr>
          <w:rtl/>
        </w:rPr>
        <w:t xml:space="preserve"> </w:t>
      </w:r>
      <w:ins w:id="107337" w:author="קלוד" w:date="2026-10-11T13:11:34Z">
        <w:r>
          <w:rPr>
            <w:rtl/>
          </w:rPr>
          <w:t xml:space="preserve">שאף</w:t>
        </w:r>
      </w:ins>
      <w:del w:id="107338" w:author="קלוד" w:date="2026-10-11T13:11:34Z">
        <w:r w:rsidRPr="006F178A">
          <w:rPr>
            <w:rtl/>
          </w:rPr>
          <w:delText xml:space="preserve">בסומא</w:delText>
        </w:r>
      </w:del>
      <w:r w:rsidRPr="006F178A">
        <w:rPr>
          <w:rtl/>
        </w:rPr>
        <w:t xml:space="preserve"> </w:t>
      </w:r>
      <w:ins w:id="107335" w:author="קלוד" w:date="2026-10-11T13:11:34Z">
        <w:r>
          <w:rPr>
            <w:rtl/>
          </w:rPr>
          <w:t xml:space="preserve">שאינה</w:t>
        </w:r>
      </w:ins>
      <w:del w:id="107336" w:author="קלוד" w:date="2026-10-11T13:11:34Z">
        <w:r w:rsidRPr="006F178A">
          <w:rPr>
            <w:rtl/>
          </w:rPr>
          <w:delText xml:space="preserve">ד</w:delText>
        </w:r>
        <w:r>
          <w:rPr>
            <w:rtl/>
          </w:rPr>
          <w:delText xml:space="preserve">אפי'</w:delText>
        </w:r>
      </w:del>
      <w:r w:rsidRPr="006F178A">
        <w:rPr>
          <w:rtl/>
        </w:rPr>
        <w:t xml:space="preserve"> </w:t>
      </w:r>
      <w:ins w:id="107333" w:author="קלוד" w:date="2026-10-11T13:11:34Z">
        <w:r>
          <w:rPr>
            <w:rtl/>
          </w:rPr>
          <w:t xml:space="preserve">רואה</w:t>
        </w:r>
      </w:ins>
      <w:del w:id="107334" w:author="קלוד" w:date="2026-10-11T13:11:34Z">
        <w:r w:rsidRPr="006F178A">
          <w:rPr>
            <w:rtl/>
          </w:rPr>
          <w:delText xml:space="preserve">דלא</w:delText>
        </w:r>
      </w:del>
      <w:r w:rsidRPr="006F178A">
        <w:rPr>
          <w:rtl/>
        </w:rPr>
        <w:t xml:space="preserve"> </w:t>
      </w:r>
      <w:ins w:id="107331" w:author="קלוד" w:date="2026-10-11T13:11:34Z">
        <w:r>
          <w:rPr>
            <w:rtl/>
          </w:rPr>
          <w:t xml:space="preserve">-</w:t>
        </w:r>
      </w:ins>
      <w:del w:id="107332" w:author="קלוד" w:date="2026-10-11T13:11:34Z">
        <w:r w:rsidRPr="006F178A">
          <w:rPr>
            <w:rtl/>
          </w:rPr>
          <w:delText xml:space="preserve">חזיא</w:delText>
        </w:r>
      </w:del>
      <w:r w:rsidRPr="006F178A">
        <w:rPr>
          <w:rtl/>
        </w:rPr>
        <w:t xml:space="preserve"> </w:t>
      </w:r>
      <w:ins w:id="107329" w:author="קלוד" w:date="2026-10-11T13:11:34Z">
        <w:r>
          <w:rPr>
            <w:rtl/>
          </w:rPr>
          <w:t xml:space="preserve">מתיישבת</w:t>
        </w:r>
      </w:ins>
      <w:del w:id="107330" w:author="קלוד" w:date="2026-10-11T13:11:34Z">
        <w:r w:rsidRPr="006F178A">
          <w:rPr>
            <w:rtl/>
          </w:rPr>
          <w:delText xml:space="preserve">איתובי מיתבא</w:delText>
        </w:r>
      </w:del>
      <w:r w:rsidRPr="006F178A">
        <w:rPr>
          <w:rtl/>
        </w:rPr>
        <w:t xml:space="preserve"> דעתה.</w:t>
      </w:r>
    </w:p>
    <w:p w:rsidR="00E9703F" w:rsidRDefault="00E9703F" w:rsidP="00E9703F">
      <w:pPr>
        <w:rPr>
          <w:rtl/>
        </w:rPr>
      </w:pPr>
      <w:ins w:id="94951" w:author="מנוע מכני" w:date="2026-10-11T12:04:39Z">
        <w:r>
          <w:rPr>
            <w:rStyle w:val="afffe"/>
            <w:rFonts w:ascii="Fb Fontext" w:hAnsi="Fb Fontext"/>
            <w:rtl/>
          </w:rPr>
          <w:t xml:space="preserve">ואם </w:t>
        </w:r>
      </w:ins>
      <w:del w:id="94952" w:author="מנוע מכני" w:date="2026-10-11T12:04:39Z">
        <w:r w:rsidRPr="006F178A">
          <w:rPr>
            <w:rStyle w:val="afffe"/>
            <w:rFonts w:ascii="Fb Fontext" w:hAnsi="Fb Fontext"/>
            <w:rtl/>
          </w:rPr>
          <w:delText xml:space="preserve">ואי </w:delText>
        </w:r>
      </w:del>
      <w:r w:rsidRPr="006F178A">
        <w:rPr>
          <w:rStyle w:val="afffe"/>
          <w:rFonts w:ascii="Fb Fontext" w:hAnsi="Fb Fontext"/>
          <w:rtl/>
        </w:rPr>
        <w:t xml:space="preserve">צריכה שמן</w:t>
      </w:r>
      <w:r w:rsidRPr="006F178A">
        <w:rPr>
          <w:rtl/>
        </w:rPr>
        <w:t xml:space="preserve"> חבירתה מביאה לה ביד, בשער, ובכלי,</w:t>
      </w:r>
    </w:p>
    <w:p w:rsidR="00E9703F" w:rsidRPr="006F178A" w:rsidRDefault="00E9703F" w:rsidP="00E9703F">
      <w:pPr>
        <w:rPr>
          <w:rtl/>
        </w:rPr>
      </w:pPr>
      <w:ins w:id="107351" w:author="קלוד" w:date="2026-10-11T13:11:34Z">
        <w:r>
          <w:rPr>
            <w:rFonts w:ascii="Fb Fontext" w:hAnsi="Fb Fontext"/>
            <w:sz w:val="20"/>
            <w:rtl/>
          </w:rPr>
          <w:t xml:space="preserve">ואף</w:t>
        </w:r>
      </w:ins>
      <w:del w:id="107352" w:author="קלוד" w:date="2026-10-11T13:11:34Z">
        <w:r>
          <w:rPr>
            <w:rFonts w:ascii="Fb Fontext" w:hAnsi="Fb Fontext"/>
            <w:sz w:val="20"/>
            <w:rtl/>
          </w:rPr>
          <w:delText xml:space="preserve">ואפי'</w:delText>
        </w:r>
      </w:del>
      <w:r w:rsidRPr="006F178A">
        <w:rPr>
          <w:rFonts w:ascii="Fb Fontext" w:hAnsi="Fb Fontext"/>
          <w:sz w:val="20"/>
          <w:rtl/>
        </w:rPr>
        <w:t xml:space="preserve"> </w:t>
      </w:r>
      <w:r w:rsidRPr="006F178A">
        <w:rPr>
          <w:rStyle w:val="2fb"/>
          <w:rFonts w:ascii="Fb Fontext" w:hAnsi="Fb Fontext"/>
          <w:sz w:val="20"/>
          <w:rtl/>
        </w:rPr>
        <w:t xml:space="preserve">לרב אשי</w:t>
      </w:r>
      <w:r w:rsidRPr="006F178A">
        <w:rPr>
          <w:rFonts w:ascii="Fb Fontext" w:hAnsi="Fb Fontext"/>
          <w:sz w:val="20"/>
          <w:rtl/>
        </w:rPr>
        <w:t xml:space="preserve"> </w:t>
      </w:r>
      <w:ins w:id="107349" w:author="קלוד" w:date="2026-10-11T13:11:34Z">
        <w:r>
          <w:rPr>
            <w:rFonts w:ascii="Fb Fontext" w:hAnsi="Fb Fontext"/>
            <w:sz w:val="20"/>
            <w:rtl/>
          </w:rPr>
          <w:t xml:space="preserve">שיש</w:t>
        </w:r>
      </w:ins>
      <w:del w:id="107350" w:author="קלוד" w:date="2026-10-11T13:11:34Z">
        <w:r w:rsidRPr="006F178A">
          <w:rPr>
            <w:rFonts w:ascii="Fb Fontext" w:hAnsi="Fb Fontext"/>
            <w:sz w:val="20"/>
            <w:rtl/>
          </w:rPr>
          <w:delText xml:space="preserve">דיש</w:delText>
        </w:r>
      </w:del>
      <w:r w:rsidRPr="006F178A">
        <w:rPr>
          <w:rFonts w:ascii="Fb Fontext" w:hAnsi="Fb Fontext"/>
          <w:sz w:val="20"/>
          <w:rtl/>
        </w:rPr>
        <w:t xml:space="preserve"> סחיטה בשיער </w:t>
      </w:r>
      <w:ins w:id="107347" w:author="קלוד" w:date="2026-10-11T13:11:34Z">
        <w:r>
          <w:rPr>
            <w:rFonts w:ascii="Fb Fontext" w:hAnsi="Fb Fontext"/>
            <w:sz w:val="20"/>
            <w:rtl/>
          </w:rPr>
          <w:t xml:space="preserve">-</w:t>
        </w:r>
      </w:ins>
      <w:del w:id="107348" w:author="קלוד" w:date="2026-10-11T13:11:34Z">
        <w:r w:rsidRPr="006F178A">
          <w:rPr>
            <w:rFonts w:ascii="Fb Fontext" w:hAnsi="Fb Fontext"/>
            <w:sz w:val="20"/>
            <w:rtl/>
          </w:rPr>
          <w:delText xml:space="preserve">כמה</w:delText>
        </w:r>
      </w:del>
      <w:r w:rsidRPr="006F178A">
        <w:rPr>
          <w:rFonts w:ascii="Fb Fontext" w:hAnsi="Fb Fontext"/>
          <w:sz w:val="20"/>
          <w:rtl/>
        </w:rPr>
        <w:t xml:space="preserve"> </w:t>
      </w:r>
      <w:ins w:id="107345" w:author="קלוד" w:date="2026-10-11T13:11:34Z">
        <w:r>
          <w:rPr>
            <w:rFonts w:ascii="Fb Fontext" w:hAnsi="Fb Fontext"/>
            <w:sz w:val="20"/>
            <w:rtl/>
          </w:rPr>
          <w:t xml:space="preserve">כל</w:t>
        </w:r>
      </w:ins>
      <w:del w:id="107346" w:author="קלוד" w:date="2026-10-11T13:11:34Z">
        <w:r w:rsidRPr="006F178A">
          <w:rPr>
            <w:rFonts w:ascii="Fb Fontext" w:hAnsi="Fb Fontext"/>
            <w:sz w:val="20"/>
            <w:rtl/>
          </w:rPr>
          <w:delText xml:space="preserve">דאפשר</w:delText>
        </w:r>
      </w:del>
      <w:r w:rsidRPr="006F178A">
        <w:rPr>
          <w:rFonts w:ascii="Fb Fontext" w:hAnsi="Fb Fontext"/>
          <w:sz w:val="20"/>
          <w:rtl/>
        </w:rPr>
        <w:t xml:space="preserve"> </w:t>
      </w:r>
      <w:ins w:id="107343" w:author="קלוד" w:date="2026-10-11T13:11:34Z">
        <w:r>
          <w:rPr>
            <w:rFonts w:ascii="Fb Fontext" w:hAnsi="Fb Fontext"/>
            <w:sz w:val="20"/>
            <w:rtl/>
          </w:rPr>
          <w:t xml:space="preserve">מה שאפשר לתרץ,</w:t>
        </w:r>
      </w:ins>
      <w:del w:id="107344" w:author="קלוד" w:date="2026-10-11T13:11:34Z">
        <w:r w:rsidRPr="006F178A">
          <w:rPr>
            <w:rFonts w:ascii="Fb Fontext" w:hAnsi="Fb Fontext"/>
            <w:sz w:val="20"/>
            <w:rtl/>
          </w:rPr>
          <w:delText xml:space="preserve">לשנויי</w:delText>
        </w:r>
      </w:del>
      <w:r w:rsidRPr="006F178A">
        <w:rPr>
          <w:rFonts w:ascii="Fb Fontext" w:hAnsi="Fb Fontext"/>
          <w:sz w:val="20"/>
          <w:rtl/>
        </w:rPr>
        <w:t xml:space="preserve"> </w:t>
      </w:r>
      <w:ins w:id="90531" w:author="Claude - סמנטי" w:date="2026-10-11T12:28:21Z">
        <w:r>
          <w:rPr>
            <w:rFonts w:ascii="Fb Fontext" w:hAnsi="Fb Fontext"/>
            <w:sz w:val="20"/>
            <w:rtl/>
          </w:rPr>
          <w:t xml:space="preserve">מתרצים</w:t>
        </w:r>
      </w:ins>
      <w:del w:id="90532" w:author="Claude - סמנטי" w:date="2026-10-11T12:28:21Z">
        <w:r w:rsidRPr="006F178A">
          <w:rPr>
            <w:rFonts w:ascii="Fb Fontext" w:hAnsi="Fb Fontext"/>
            <w:sz w:val="20"/>
            <w:rtl/>
          </w:rPr>
          <w:delText xml:space="preserve">משנינן</w:delText>
        </w:r>
      </w:del>
      <w:r w:rsidRPr="006F178A">
        <w:rPr>
          <w:rFonts w:ascii="Fb Fontext" w:hAnsi="Fb Fontext"/>
          <w:sz w:val="20"/>
          <w:rtl/>
        </w:rPr>
        <w:t xml:space="preserve">.</w:t>
      </w:r>
    </w:p>
    <w:p>
      <w:pPr>
        <w:pStyle w:val="afffff8"/>
        <w:rPr>
          <w:ins w:id="90245" w:author="קלוד" w:date="2026-10-11T12:33:55Z"/>
        </w:rPr>
      </w:pPr>
      <w:ins w:id="90246" w:author="קלוד" w:date="2026-10-11T12:33:55Z">
        <w:r>
          <w:rPr>
            <w:color w:val="7B3F00"/>
          </w:rPr>
          <w:t xml:space="preserve">חיה - חילול שבת כשאמרה צריכה אני</w:t>
        </w:r>
      </w:ins>
    </w:p>
    <w:p>
      <w:pPr>
        <w:pStyle w:val="38"/>
        <w:rPr>
          <w:ins w:id="98763" w:author="מנוע מכני" w:date="2026-10-11T12:04:39Z"/>
        </w:rPr>
      </w:pPr>
      <w:del w:id="98762" w:author="מנוע מכני" w:date="2026-10-11T12:04:39Z">
        <w:r w:rsidRPr="006F178A">
          <w:delText xml:space="preserve">•</w:delText>
        </w:r>
      </w:del>
      <w:r w:rsidRPr="006F178A">
        <w:t xml:space="preserve"> </w:t>
      </w:r>
      <w:r w:rsidRPr="006F178A">
        <w:t>חיה</w:t>
      </w:r>
      <w:r w:rsidRPr="006F178A">
        <w:t xml:space="preserve"> </w:t>
      </w:r>
      <w:r w:rsidRPr="006F178A">
        <w:t>ר"א מריא"ש</w:t>
      </w:r>
      <w:r w:rsidRPr="006F178A">
        <w:t>:</w:t>
      </w:r>
    </w:p>
    <w:p w:rsidR="00E9703F" w:rsidRPr="006F178A" w:rsidRDefault="00E9703F" w:rsidP="00E9703F">
      <w:pPr>
        <w:rPr>
          <w:rtl/>
        </w:rPr>
      </w:pPr>
      <w:del w:id="98764" w:author="מנוע מכני" w:date="2026-10-11T12:04:39Z">
        <w:r w:rsidRPr="006F178A">
          <w:rPr>
            <w:rFonts w:ascii="Fb Fontext" w:hAnsi="Fb Fontext"/>
            <w:rtl/>
          </w:rPr>
          <w:delText xml:space="preserve"> </w:delText>
        </w:r>
      </w:del>
      <w:r w:rsidRPr="006F178A">
        <w:rPr>
          <w:rFonts w:ascii="Fb Fontext" w:hAnsi="Fb Fontext"/>
          <w:rtl/>
        </w:rPr>
        <w:t xml:space="preserve">כל זמן שהקבר פתוח, בין אמרה בין </w:t>
      </w:r>
      <w:r w:rsidRPr="006F178A">
        <w:rPr>
          <w:rFonts w:ascii="Fb Fontext" w:hAnsi="Fb Fontext"/>
          <w:rtl/>
        </w:rPr>
        <w:t xml:space="preserve">לא</w:t>
      </w:r>
      <w:r w:rsidRPr="006F178A">
        <w:rPr>
          <w:rFonts w:ascii="Fb Fontext" w:hAnsi="Fb Fontext"/>
          <w:rtl/>
        </w:rPr>
        <w:t xml:space="preserve"> אמרה צריכה אני מחללין </w:t>
      </w:r>
      <w:ins w:id="93589" w:author="מנוע מכני" w:date="2026-10-11T12:04:39Z">
        <w:r>
          <w:rPr>
            <w:rFonts w:ascii="Fb Fontext" w:hAnsi="Fb Fontext"/>
            <w:rtl/>
          </w:rPr>
          <w:t xml:space="preserve">עליו</w:t>
        </w:r>
      </w:ins>
      <w:del w:id="93590" w:author="מנוע מכני" w:date="2026-10-11T12:04:39Z">
        <w:r w:rsidRPr="006F178A">
          <w:rPr>
            <w:rFonts w:ascii="Fb Fontext" w:hAnsi="Fb Fontext"/>
            <w:rtl/>
          </w:rPr>
          <w:delText xml:space="preserve">עליה</w:delText>
        </w:r>
      </w:del>
      <w:r w:rsidRPr="006F178A">
        <w:rPr>
          <w:rFonts w:ascii="Fb Fontext" w:hAnsi="Fb Fontext"/>
          <w:rtl/>
        </w:rPr>
        <w:t xml:space="preserve"> את השבת.</w:t>
      </w:r>
    </w:p>
    <w:p w:rsidR="00E9703F" w:rsidRPr="006F178A" w:rsidRDefault="00E9703F" w:rsidP="00E9703F">
      <w:pPr>
        <w:rPr>
          <w:rtl/>
        </w:rPr>
      </w:pPr>
      <w:r w:rsidRPr="006F178A">
        <w:rPr>
          <w:rtl/>
        </w:rPr>
        <w:t xml:space="preserve">נסתם הקבר, בין אמרה צריכה אני בין </w:t>
      </w:r>
      <w:r w:rsidRPr="006F178A">
        <w:rPr>
          <w:rtl/>
        </w:rPr>
        <w:t xml:space="preserve">לא</w:t>
      </w:r>
      <w:r w:rsidRPr="006F178A">
        <w:rPr>
          <w:rtl/>
        </w:rPr>
        <w:t xml:space="preserve"> אמרה צריכה אני - אין מחללין </w:t>
      </w:r>
      <w:ins w:id="93591" w:author="מנוע מכני" w:date="2026-10-11T12:04:39Z">
        <w:r>
          <w:rPr>
            <w:rtl/>
          </w:rPr>
          <w:t xml:space="preserve">עליו</w:t>
        </w:r>
      </w:ins>
      <w:del w:id="93592" w:author="מנוע מכני" w:date="2026-10-11T12:04:39Z">
        <w:r w:rsidRPr="006F178A">
          <w:rPr>
            <w:rtl/>
          </w:rPr>
          <w:delText xml:space="preserve">עליה</w:delText>
        </w:r>
      </w:del>
      <w:r w:rsidRPr="006F178A">
        <w:rPr>
          <w:rtl/>
        </w:rPr>
        <w:t xml:space="preserve"> את השבת.</w:t>
      </w:r>
    </w:p>
    <w:p>
      <w:pPr>
        <w:pStyle w:val="38"/>
        <w:rPr>
          <w:ins w:id="98765" w:author="מנוע מכני" w:date="2026-10-11T12:04:39Z"/>
        </w:rPr>
      </w:pPr>
      <w:r w:rsidRPr="006F178A">
        <w:t>מ"ז מריא"ש</w:t>
      </w:r>
      <w:r w:rsidRPr="006F178A">
        <w:t>:</w:t>
      </w:r>
    </w:p>
    <w:p w:rsidR="00E9703F" w:rsidRDefault="00E9703F" w:rsidP="00E9703F">
      <w:pPr>
        <w:rPr>
          <w:rtl/>
        </w:rPr>
      </w:pPr>
      <w:del w:id="98766" w:author="מנוע מכני" w:date="2026-10-11T12:04:39Z">
        <w:r w:rsidRPr="006F178A">
          <w:rPr>
            <w:rtl/>
          </w:rPr>
          <w:delText xml:space="preserve"> </w:delText>
        </w:r>
      </w:del>
      <w:r w:rsidRPr="006F178A">
        <w:rPr>
          <w:rtl/>
        </w:rPr>
        <w:t xml:space="preserve">חיה כל זמן שהקבר פתוח, בין אמרה צריכה אני ובין אמרה אין צריכה אני</w:t>
      </w:r>
    </w:p>
    <w:p w:rsidR="00E9703F" w:rsidRPr="009757B9" w:rsidRDefault="00E9703F" w:rsidP="00E9703F">
      <w:pPr>
        <w:rPr>
          <w:rFonts w:cs="Guttman Vilna"/>
          <w:b/>
          <w:bCs/>
          <w:rtl/>
        </w:rPr>
      </w:pPr>
      <w:r w:rsidRPr="006F178A">
        <w:rPr>
          <w:rtl/>
        </w:rPr>
        <w:t xml:space="preserve">- מחללין </w:t>
      </w:r>
      <w:ins w:id="93593" w:author="מנוע מכני" w:date="2026-10-11T12:04:39Z">
        <w:r>
          <w:rPr>
            <w:rtl/>
          </w:rPr>
          <w:t xml:space="preserve">עליו</w:t>
        </w:r>
      </w:ins>
      <w:del w:id="93594" w:author="מנוע מכני" w:date="2026-10-11T12:04:39Z">
        <w:r w:rsidRPr="006F178A">
          <w:rPr>
            <w:rtl/>
          </w:rPr>
          <w:delText xml:space="preserve">עליה</w:delText>
        </w:r>
      </w:del>
      <w:r w:rsidRPr="006F178A">
        <w:rPr>
          <w:rtl/>
        </w:rPr>
        <w:t xml:space="preserve"> את השבת.</w:t>
      </w:r>
    </w:p>
    <w:p w:rsidR="00E9703F" w:rsidRPr="006F178A" w:rsidRDefault="00E9703F" w:rsidP="00E9703F">
      <w:pPr>
        <w:rPr>
          <w:rtl/>
        </w:rPr>
      </w:pPr>
      <w:r w:rsidRPr="006F178A">
        <w:rPr>
          <w:rtl/>
        </w:rPr>
        <w:t xml:space="preserve">נסתם הקבר, אמרה צריכה אני - מחללין </w:t>
      </w:r>
      <w:ins w:id="93595" w:author="מנוע מכני" w:date="2026-10-11T12:04:39Z">
        <w:r>
          <w:rPr>
            <w:rtl/>
          </w:rPr>
          <w:t xml:space="preserve">עליו</w:t>
        </w:r>
      </w:ins>
      <w:del w:id="93596" w:author="מנוע מכני" w:date="2026-10-11T12:04:39Z">
        <w:r w:rsidRPr="006F178A">
          <w:rPr>
            <w:rtl/>
          </w:rPr>
          <w:delText xml:space="preserve">עליה</w:delText>
        </w:r>
      </w:del>
      <w:r w:rsidRPr="006F178A">
        <w:rPr>
          <w:rtl/>
        </w:rPr>
        <w:t xml:space="preserve"> את השבת.</w:t>
      </w:r>
    </w:p>
    <w:p w:rsidR="00E9703F" w:rsidRPr="009757B9" w:rsidRDefault="00E9703F" w:rsidP="00E9703F">
      <w:pPr>
        <w:rPr>
          <w:rFonts w:cs="Guttman Vilna"/>
          <w:b/>
          <w:bCs/>
          <w:rtl/>
        </w:rPr>
      </w:pPr>
      <w:r w:rsidRPr="006F178A">
        <w:rPr>
          <w:rtl/>
        </w:rPr>
        <w:t xml:space="preserve">לא</w:t>
      </w:r>
      <w:r w:rsidRPr="006F178A">
        <w:rPr>
          <w:rtl/>
        </w:rPr>
        <w:t xml:space="preserve"> אמרה צריכה אני - אין מחללין </w:t>
      </w:r>
      <w:ins w:id="93597" w:author="מנוע מכני" w:date="2026-10-11T12:04:39Z">
        <w:r>
          <w:rPr>
            <w:rtl/>
          </w:rPr>
          <w:t xml:space="preserve">עליו</w:t>
        </w:r>
      </w:ins>
      <w:del w:id="93598" w:author="מנוע מכני" w:date="2026-10-11T12:04:39Z">
        <w:r w:rsidRPr="006F178A">
          <w:rPr>
            <w:rtl/>
          </w:rPr>
          <w:delText xml:space="preserve">עליה</w:delText>
        </w:r>
      </w:del>
      <w:r w:rsidRPr="006F178A">
        <w:rPr>
          <w:rtl/>
        </w:rPr>
        <w:t xml:space="preserve"> את השבת.</w:t>
      </w:r>
    </w:p>
    <w:p w:rsidR="00E9703F" w:rsidRPr="006F178A" w:rsidRDefault="00E9703F" w:rsidP="00E9703F">
      <w:pPr>
        <w:rPr>
          <w:rtl/>
        </w:rPr>
      </w:pPr>
      <w:r w:rsidRPr="006F178A">
        <w:rPr>
          <w:rtl/>
        </w:rPr>
        <w:t xml:space="preserve">הלכה כמר זוטרא, </w:t>
      </w:r>
      <w:r w:rsidRPr="006F178A">
        <w:rPr>
          <w:rFonts w:hint="cs"/>
          <w:rtl/>
        </w:rPr>
        <w:t>ד</w:t>
      </w:r>
      <w:r w:rsidRPr="006F178A">
        <w:rPr>
          <w:rtl/>
        </w:rPr>
        <w:t>ספק נפשות להקל.</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קכט.</w:t>
      </w:r>
    </w:p>
    <w:p>
      <w:pPr>
        <w:pStyle w:val="afffff8"/>
        <w:rPr>
          <w:ins w:id="90243" w:author="קלוד" w:date="2026-10-11T12:33:55Z"/>
        </w:rPr>
      </w:pPr>
      <w:ins w:id="90244" w:author="קלוד" w:date="2026-10-11T12:33:55Z">
        <w:r>
          <w:rPr>
            <w:color w:val="7B3F00"/>
          </w:rPr>
          <w:t xml:space="preserve">פתיחת הקבר של חיה - משעה ועד מתי</w:t>
        </w:r>
      </w:ins>
    </w:p>
    <w:p>
      <w:pPr>
        <w:pStyle w:val="38"/>
        <w:rPr>
          <w:ins w:id="98768" w:author="מנוע מכני" w:date="2026-10-11T12:04:39Z"/>
        </w:rPr>
      </w:pPr>
      <w:del w:id="98767" w:author="מנוע מכני" w:date="2026-10-11T12:04:39Z">
        <w:r w:rsidRPr="006F178A">
          <w:delText xml:space="preserve">•</w:delText>
        </w:r>
      </w:del>
      <w:r>
        <w:t xml:space="preserve"> </w:t>
      </w:r>
      <w:r w:rsidRPr="006F178A">
        <w:t>פתיחת הקבר</w:t>
      </w:r>
      <w:r w:rsidRPr="006F178A">
        <w:t xml:space="preserve"> אביי:</w:t>
      </w:r>
    </w:p>
    <w:p w:rsidR="00E9703F" w:rsidRPr="006F178A" w:rsidRDefault="00E9703F" w:rsidP="00E9703F">
      <w:pPr>
        <w:rPr>
          <w:rtl/>
        </w:rPr>
      </w:pPr>
      <w:del w:id="98769" w:author="מנוע מכני" w:date="2026-10-11T12:04:39Z">
        <w:r w:rsidRPr="006F178A">
          <w:rPr>
            <w:rFonts w:ascii="Fb Fontext" w:hAnsi="Fb Fontext"/>
            <w:rtl/>
          </w:rPr>
          <w:delText xml:space="preserve"> </w:delText>
        </w:r>
      </w:del>
      <w:r w:rsidRPr="006F178A">
        <w:rPr>
          <w:rFonts w:ascii="Fb Fontext" w:hAnsi="Fb Fontext"/>
          <w:rtl/>
        </w:rPr>
        <w:t xml:space="preserve">משעה שתשב על המשבר.</w:t>
      </w:r>
    </w:p>
    <w:p>
      <w:pPr>
        <w:pStyle w:val="38"/>
        <w:rPr>
          <w:ins w:id="98770" w:author="מנוע מכני" w:date="2026-10-11T12:04:39Z"/>
        </w:rPr>
      </w:pPr>
      <w:r w:rsidRPr="00410564">
        <w:t>רהבדר"י</w:t>
      </w:r>
      <w:r w:rsidRPr="00410564">
        <w:t>:</w:t>
      </w:r>
    </w:p>
    <w:p w:rsidR="00E9703F" w:rsidRPr="006F178A" w:rsidRDefault="00E9703F" w:rsidP="00410564">
      <w:pPr>
        <w:ind w:firstLine="0"/>
        <w:rPr>
          <w:rtl/>
        </w:rPr>
      </w:pPr>
      <w:del w:id="98771" w:author="מנוע מכני" w:date="2026-10-11T12:04:39Z">
        <w:r w:rsidRPr="00410564">
          <w:rPr>
            <w:spacing w:val="-4"/>
            <w:rtl/>
          </w:rPr>
          <w:delText xml:space="preserve"> </w:delText>
        </w:r>
      </w:del>
      <w:r w:rsidRPr="00410564">
        <w:rPr>
          <w:spacing w:val="-4"/>
          <w:rtl/>
        </w:rPr>
        <w:t xml:space="preserve">משעה שהדם שותת ויורד. </w:t>
      </w:r>
      <w:ins w:id="91777" w:author="מנוע מכני" w:date="2026-10-11T12:04:39Z">
        <w:ins w:id="107353" w:author="קלוד" w:date="2026-10-11T13:11:34Z">
          <w:r>
            <w:rPr>
              <w:rFonts w:hint="cs"/>
              <w:spacing w:val="-4"/>
              <w:rtl/>
            </w:rPr>
            <w:t xml:space="preserve">וי"א:</w:t>
          </w:r>
        </w:ins>
        <w:del w:id="107354" w:author="קלוד" w:date="2026-10-11T13:11:34Z">
          <w:r>
            <w:rPr>
              <w:rFonts w:hint="cs"/>
              <w:spacing w:val="-4"/>
              <w:rtl/>
            </w:rPr>
            <w:delText xml:space="preserve">ואמרו</w:delText>
          </w:r>
          <w:r w:rsidR="00410564" w:rsidRPr="00410564">
            <w:rPr>
              <w:rFonts w:hint="cs"/>
              <w:spacing w:val="-4"/>
              <w:rtl/>
            </w:rPr>
            <w:delText xml:space="preserve"> לה</w:delText>
          </w:r>
          <w:r w:rsidRPr="00410564">
            <w:rPr>
              <w:spacing w:val="-4"/>
              <w:rtl/>
            </w:rPr>
            <w:delText xml:space="preserve">:</w:delText>
          </w:r>
        </w:del>
      </w:ins>
      <w:del w:id="91778" w:author="מנוע מכני" w:date="2026-10-11T12:04:39Z">
        <w:r w:rsidR="00410564" w:rsidRPr="00410564">
          <w:rPr>
            <w:rFonts w:hint="cs"/>
            <w:spacing w:val="-4"/>
            <w:rtl/>
          </w:rPr>
          <w:delText xml:space="preserve">ואמרי</w:delText>
        </w:r>
      </w:del>
      <w:r w:rsidRPr="00410564">
        <w:rPr>
          <w:spacing w:val="-4"/>
          <w:rtl/>
        </w:rPr>
        <w:t xml:space="preserve"> משעה שחברותיה נושאות אותה באגפיה</w:t>
      </w:r>
      <w:r w:rsidRPr="006F178A">
        <w:rPr>
          <w:rtl/>
        </w:rPr>
        <w:t>.</w:t>
      </w:r>
    </w:p>
    <w:p>
      <w:pPr>
        <w:pStyle w:val="38"/>
        <w:rPr>
          <w:ins w:id="98773" w:author="מנוע מכני" w:date="2026-10-11T12:04:39Z"/>
        </w:rPr>
      </w:pPr>
      <w:del w:id="98772" w:author="מנוע מכני" w:date="2026-10-11T12:04:39Z">
        <w:r w:rsidRPr="006F178A">
          <w:delText xml:space="preserve">•</w:delText>
        </w:r>
      </w:del>
      <w:r w:rsidRPr="006F178A">
        <w:t xml:space="preserve"> </w:t>
      </w:r>
      <w:r w:rsidRPr="006F178A">
        <w:t>עד מתי פתיחת הקבר</w:t>
      </w:r>
      <w:r w:rsidRPr="006F178A">
        <w:t xml:space="preserve"> אביי:</w:t>
      </w:r>
    </w:p>
    <w:p w:rsidR="00E9703F" w:rsidRPr="00EC3AF0" w:rsidRDefault="00E9703F" w:rsidP="00E9703F">
      <w:pPr>
        <w:rPr>
          <w:b/>
          <w:bCs/>
          <w:rtl/>
        </w:rPr>
      </w:pPr>
      <w:del w:id="98774" w:author="מנוע מכני" w:date="2026-10-11T12:04:39Z">
        <w:r w:rsidRPr="006F178A">
          <w:rPr>
            <w:rtl/>
          </w:rPr>
          <w:delText xml:space="preserve"> </w:delText>
        </w:r>
      </w:del>
      <w:r w:rsidRPr="006F178A">
        <w:rPr>
          <w:rtl/>
        </w:rPr>
        <w:t xml:space="preserve">שלשה ימים.</w:t>
      </w:r>
    </w:p>
    <w:p>
      <w:pPr>
        <w:pStyle w:val="38"/>
        <w:rPr>
          <w:ins w:id="98775" w:author="מנוע מכני" w:date="2026-10-11T12:04:39Z"/>
        </w:rPr>
      </w:pPr>
      <w:r w:rsidRPr="00EC3AF0">
        <w:t>רבא</w:t>
      </w:r>
      <w:r w:rsidRPr="00EC3AF0">
        <w:t>:</w:t>
      </w:r>
    </w:p>
    <w:p w:rsidR="00E9703F" w:rsidRPr="009757B9" w:rsidRDefault="00E9703F" w:rsidP="00E9703F">
      <w:pPr>
        <w:rPr>
          <w:rFonts w:cs="Guttman Vilna"/>
          <w:b/>
          <w:bCs/>
          <w:rtl/>
        </w:rPr>
      </w:pPr>
      <w:del w:id="98776" w:author="מנוע מכני" w:date="2026-10-11T12:04:39Z">
        <w:r w:rsidRPr="006F178A">
          <w:rPr>
            <w:rtl/>
          </w:rPr>
          <w:delText xml:space="preserve"> </w:delText>
        </w:r>
      </w:del>
      <w:ins w:id="107357" w:author="קלוד" w:date="2026-10-11T13:11:34Z">
        <w:r>
          <w:rPr>
            <w:rStyle w:val="2fb"/>
            <w:rtl/>
          </w:rPr>
          <w:t xml:space="preserve">משם ר"י:</w:t>
        </w:r>
      </w:ins>
      <w:del w:id="107358" w:author="קלוד" w:date="2026-10-11T13:11:34Z">
        <w:r w:rsidRPr="006F178A">
          <w:rPr>
            <w:rStyle w:val="2fb"/>
            <w:rtl/>
          </w:rPr>
          <w:delText xml:space="preserve">מר"י</w:delText>
        </w:r>
      </w:del>
      <w:r w:rsidRPr="006F178A">
        <w:rPr>
          <w:rtl/>
        </w:rPr>
        <w:t xml:space="preserve"> שבעה, </w:t>
      </w:r>
      <w:ins w:id="91779" w:author="מנוע מכני" w:date="2026-10-11T12:04:39Z">
        <w:ins w:id="107355" w:author="קלוד" w:date="2026-10-11T13:11:34Z">
          <w:r>
            <w:rPr>
              <w:rtl/>
            </w:rPr>
            <w:t xml:space="preserve">וי"א:</w:t>
          </w:r>
        </w:ins>
        <w:del w:id="107356" w:author="קלוד" w:date="2026-10-11T13:11:34Z">
          <w:r>
            <w:rPr>
              <w:rtl/>
            </w:rPr>
            <w:delText xml:space="preserve">ואמרו</w:delText>
          </w:r>
          <w:r w:rsidRPr="006F178A">
            <w:rPr>
              <w:rtl/>
            </w:rPr>
            <w:delText xml:space="preserve"> לה:</w:delText>
          </w:r>
        </w:del>
      </w:ins>
      <w:del w:id="91780" w:author="מנוע מכני" w:date="2026-10-11T12:04:39Z">
        <w:r w:rsidRPr="006F178A">
          <w:rPr>
            <w:rtl/>
          </w:rPr>
          <w:delText xml:space="preserve">ואמרי</w:delText>
        </w:r>
      </w:del>
      <w:r w:rsidRPr="006F178A">
        <w:rPr>
          <w:rtl/>
        </w:rPr>
        <w:t xml:space="preserve"> שלשים.</w:t>
      </w:r>
    </w:p>
    <w:p w:rsidR="00E9703F" w:rsidRPr="006F178A" w:rsidRDefault="00E9703F" w:rsidP="00E9703F">
      <w:pPr>
        <w:rPr>
          <w:rtl/>
        </w:rPr>
      </w:pPr>
      <w:r w:rsidRPr="006F178A">
        <w:rPr>
          <w:rStyle w:val="afffe"/>
          <w:rFonts w:ascii="Fb Fontext" w:hAnsi="Fb Fontext"/>
          <w:rtl/>
        </w:rPr>
        <w:t>נהרדעי:</w:t>
      </w:r>
      <w:r w:rsidRPr="006F178A">
        <w:rPr>
          <w:rtl/>
        </w:rPr>
        <w:t xml:space="preserve"> חיה שלשה, שבעה ושלשים.</w:t>
      </w:r>
    </w:p>
    <w:p w:rsidR="00E9703F" w:rsidRPr="009757B9" w:rsidRDefault="00E9703F" w:rsidP="00E9703F">
      <w:pPr>
        <w:rPr>
          <w:rFonts w:cs="Guttman Vilna"/>
          <w:b/>
          <w:bCs/>
          <w:rtl/>
        </w:rPr>
      </w:pPr>
      <w:r w:rsidRPr="006F178A">
        <w:rPr>
          <w:b/>
          <w:bCs/>
          <w:rtl/>
        </w:rPr>
        <w:t>שלשה</w:t>
      </w:r>
      <w:r w:rsidRPr="006F178A">
        <w:rPr>
          <w:rtl/>
        </w:rPr>
        <w:t xml:space="preserve">, </w:t>
      </w:r>
      <w:r>
        <w:rPr>
          <w:rtl/>
        </w:rPr>
        <w:t>אפי'</w:t>
      </w:r>
      <w:r w:rsidRPr="006F178A">
        <w:rPr>
          <w:rtl/>
        </w:rPr>
        <w:t xml:space="preserve"> אמרה דאין צריכה מחללין </w:t>
      </w:r>
      <w:ins w:id="93599" w:author="מנוע מכני" w:date="2026-10-11T12:04:39Z">
        <w:r>
          <w:rPr>
            <w:rtl/>
          </w:rPr>
          <w:t xml:space="preserve">עליו</w:t>
        </w:r>
      </w:ins>
      <w:del w:id="93600" w:author="מנוע מכני" w:date="2026-10-11T12:04:39Z">
        <w:r w:rsidRPr="006F178A">
          <w:rPr>
            <w:rtl/>
          </w:rPr>
          <w:delText xml:space="preserve">עליה</w:delText>
        </w:r>
      </w:del>
      <w:r w:rsidRPr="006F178A">
        <w:rPr>
          <w:rtl/>
        </w:rPr>
        <w:t xml:space="preserve"> את השבת.</w:t>
      </w:r>
    </w:p>
    <w:p w:rsidR="00E9703F" w:rsidRPr="009757B9" w:rsidRDefault="00E9703F" w:rsidP="00E9703F">
      <w:pPr>
        <w:rPr>
          <w:rFonts w:cs="Guttman Vilna"/>
          <w:b/>
          <w:bCs/>
          <w:rtl/>
        </w:rPr>
      </w:pPr>
      <w:r w:rsidRPr="006F178A">
        <w:rPr>
          <w:b/>
          <w:bCs/>
          <w:rtl/>
        </w:rPr>
        <w:t>שבעה</w:t>
      </w:r>
      <w:r w:rsidRPr="006F178A">
        <w:rPr>
          <w:rtl/>
        </w:rPr>
        <w:t>, תלוי אם אמרה שצריכה או שלא צריכה.</w:t>
      </w:r>
    </w:p>
    <w:p w:rsidR="00E9703F" w:rsidRPr="009757B9" w:rsidRDefault="00E9703F" w:rsidP="00E9703F">
      <w:pPr>
        <w:rPr>
          <w:rFonts w:cs="Guttman Vilna"/>
          <w:b/>
          <w:bCs/>
          <w:rtl/>
        </w:rPr>
      </w:pPr>
      <w:r w:rsidRPr="006F178A">
        <w:rPr>
          <w:b/>
          <w:bCs/>
          <w:rtl/>
        </w:rPr>
        <w:t>שלשים</w:t>
      </w:r>
      <w:r w:rsidRPr="006F178A">
        <w:rPr>
          <w:rtl/>
        </w:rPr>
        <w:t xml:space="preserve">, </w:t>
      </w:r>
      <w:ins w:id="90577" w:author="מנוע מכני" w:date="2026-10-11T12:04:39Z">
        <w:r>
          <w:rPr>
            <w:rtl/>
          </w:rPr>
          <w:t xml:space="preserve">אפי'</w:t>
        </w:r>
      </w:ins>
      <w:del w:id="90578" w:author="מנוע מכני" w:date="2026-10-11T12:04:39Z">
        <w:r w:rsidRPr="006F178A">
          <w:rPr>
            <w:rtl/>
          </w:rPr>
          <w:delText xml:space="preserve">אפילו</w:delText>
        </w:r>
      </w:del>
      <w:r w:rsidRPr="006F178A">
        <w:rPr>
          <w:rtl/>
        </w:rPr>
        <w:t xml:space="preserve"> אמרה צריכה אני - אין מחללין </w:t>
      </w:r>
      <w:ins w:id="93601" w:author="מנוע מכני" w:date="2026-10-11T12:04:39Z">
        <w:r>
          <w:rPr>
            <w:rtl/>
          </w:rPr>
          <w:t xml:space="preserve">עליו</w:t>
        </w:r>
      </w:ins>
      <w:del w:id="93602" w:author="מנוע מכני" w:date="2026-10-11T12:04:39Z">
        <w:r w:rsidRPr="006F178A">
          <w:rPr>
            <w:rtl/>
          </w:rPr>
          <w:delText xml:space="preserve">עליה</w:delText>
        </w:r>
      </w:del>
      <w:r w:rsidRPr="006F178A">
        <w:rPr>
          <w:rtl/>
        </w:rPr>
        <w:t xml:space="preserve"> את השבת.</w:t>
      </w:r>
    </w:p>
    <w:p w:rsidR="00E9703F" w:rsidRPr="009757B9" w:rsidRDefault="00E9703F" w:rsidP="00E9703F">
      <w:pPr>
        <w:rPr>
          <w:rFonts w:cs="Guttman Vilna"/>
          <w:b/>
          <w:bCs/>
          <w:rtl/>
        </w:rPr>
      </w:pPr>
      <w:r w:rsidRPr="006F178A">
        <w:rPr>
          <w:rtl/>
        </w:rPr>
        <w:t xml:space="preserve">אבל עושין </w:t>
      </w:r>
      <w:ins w:id="107375" w:author="קלוד" w:date="2026-10-11T13:11:34Z">
        <w:r>
          <w:rPr>
            <w:rtl/>
          </w:rPr>
          <w:t xml:space="preserve">ע"י</w:t>
        </w:r>
      </w:ins>
      <w:del w:id="107376" w:author="קלוד" w:date="2026-10-11T13:11:34Z">
        <w:r w:rsidRPr="006F178A">
          <w:rPr>
            <w:rtl/>
          </w:rPr>
          <w:delText xml:space="preserve">על</w:delText>
        </w:r>
      </w:del>
      <w:r w:rsidRPr="006F178A">
        <w:rPr>
          <w:rtl/>
        </w:rPr>
        <w:t xml:space="preserve"> </w:t>
      </w:r>
      <w:ins w:id="107373" w:author="קלוד" w:date="2026-10-11T13:11:34Z">
        <w:r>
          <w:rPr>
            <w:rtl/>
          </w:rPr>
          <w:t xml:space="preserve">נכרי,</w:t>
        </w:r>
      </w:ins>
      <w:del w:id="107374" w:author="קלוד" w:date="2026-10-11T13:11:34Z">
        <w:r w:rsidRPr="006F178A">
          <w:rPr>
            <w:rtl/>
          </w:rPr>
          <w:delText xml:space="preserve">ידי</w:delText>
        </w:r>
      </w:del>
      <w:r w:rsidRPr="006F178A">
        <w:rPr>
          <w:rtl/>
        </w:rPr>
        <w:t xml:space="preserve"> </w:t>
      </w:r>
      <w:ins w:id="107371" w:author="קלוד" w:date="2026-10-11T13:11:34Z">
        <w:r>
          <w:rPr>
            <w:rtl/>
          </w:rPr>
          <w:t xml:space="preserve">כרב</w:t>
        </w:r>
      </w:ins>
      <w:del w:id="107372" w:author="קלוד" w:date="2026-10-11T13:11:34Z">
        <w:r w:rsidRPr="006F178A">
          <w:rPr>
            <w:rtl/>
          </w:rPr>
          <w:delText xml:space="preserve">ארמאי. </w:delText>
        </w:r>
        <w:r w:rsidRPr="006F178A">
          <w:rPr>
            <w:rStyle w:val="2fb"/>
            <w:rtl/>
          </w:rPr>
          <w:delText xml:space="preserve">וכדרב</w:delText>
        </w:r>
      </w:del>
      <w:r w:rsidRPr="006F178A">
        <w:rPr>
          <w:rtl/>
        </w:rPr>
        <w:t xml:space="preserve"> </w:t>
      </w:r>
      <w:r w:rsidRPr="006F178A">
        <w:rPr>
          <w:rStyle w:val="2fb"/>
          <w:rtl/>
        </w:rPr>
        <w:t xml:space="preserve">עולא</w:t>
      </w:r>
      <w:r w:rsidRPr="006F178A">
        <w:rPr>
          <w:rtl/>
        </w:rPr>
        <w:t xml:space="preserve"> </w:t>
      </w:r>
      <w:ins w:id="107369" w:author="קלוד" w:date="2026-10-11T13:11:34Z">
        <w:r>
          <w:rPr>
            <w:rtl/>
          </w:rPr>
          <w:t xml:space="preserve">בר</w:t>
        </w:r>
      </w:ins>
      <w:del w:id="107370" w:author="קלוד" w:date="2026-10-11T13:11:34Z">
        <w:r w:rsidRPr="006F178A">
          <w:rPr>
            <w:rtl/>
          </w:rPr>
          <w:delText xml:space="preserve">בריה</w:delText>
        </w:r>
      </w:del>
      <w:r w:rsidRPr="006F178A">
        <w:rPr>
          <w:rtl/>
        </w:rPr>
        <w:t xml:space="preserve"> </w:t>
      </w:r>
      <w:ins w:id="107367" w:author="קלוד" w:date="2026-10-11T13:11:34Z">
        <w:r>
          <w:rPr>
            <w:rStyle w:val="2fb"/>
            <w:rtl/>
          </w:rPr>
          <w:t xml:space="preserve">רב</w:t>
        </w:r>
      </w:ins>
      <w:del w:id="107368" w:author="קלוד" w:date="2026-10-11T13:11:34Z">
        <w:r w:rsidRPr="006F178A">
          <w:rPr>
            <w:rStyle w:val="2fb"/>
            <w:rtl/>
          </w:rPr>
          <w:delText xml:space="preserve">דרב</w:delText>
        </w:r>
      </w:del>
      <w:r w:rsidRPr="006F178A">
        <w:rPr>
          <w:rtl/>
        </w:rPr>
        <w:t xml:space="preserve"> </w:t>
      </w:r>
      <w:ins w:id="107365" w:author="קלוד" w:date="2026-10-11T13:11:34Z">
        <w:r>
          <w:rPr>
            <w:rtl/>
          </w:rPr>
          <w:t xml:space="preserve">עילאי</w:t>
        </w:r>
      </w:ins>
      <w:del w:id="107366" w:author="קלוד" w:date="2026-10-11T13:11:34Z">
        <w:r w:rsidRPr="006F178A">
          <w:rPr>
            <w:rtl/>
          </w:rPr>
          <w:delText xml:space="preserve">עליאי</w:delText>
        </w:r>
      </w:del>
      <w:r w:rsidRPr="006F178A">
        <w:rPr>
          <w:rtl/>
        </w:rPr>
        <w:t xml:space="preserve"> </w:t>
      </w:r>
      <w:ins w:id="107363" w:author="קלוד" w:date="2026-10-11T13:11:34Z">
        <w:r>
          <w:rPr>
            <w:rtl/>
          </w:rPr>
          <w:t xml:space="preserve">שכל</w:t>
        </w:r>
      </w:ins>
      <w:del w:id="107364" w:author="קלוד" w:date="2026-10-11T13:11:34Z">
        <w:r w:rsidRPr="006F178A">
          <w:rPr>
            <w:rtl/>
          </w:rPr>
          <w:delText xml:space="preserve">דכל</w:delText>
        </w:r>
      </w:del>
      <w:r w:rsidRPr="006F178A">
        <w:rPr>
          <w:rtl/>
        </w:rPr>
        <w:t xml:space="preserve"> צרכי חולה </w:t>
      </w:r>
      <w:ins w:id="107361" w:author="קלוד" w:date="2026-10-11T13:11:34Z">
        <w:r>
          <w:rPr>
            <w:rStyle w:val="afffffe"/>
            <w:rtl/>
          </w:rPr>
          <w:t xml:space="preserve">שאין</w:t>
        </w:r>
      </w:ins>
      <w:del w:id="107362" w:author="קלוד" w:date="2026-10-11T13:11:34Z">
        <w:r w:rsidRPr="006F178A">
          <w:rPr>
            <w:rtl/>
          </w:rPr>
          <w:delText xml:space="preserve">עושין</w:delText>
        </w:r>
      </w:del>
      <w:r w:rsidRPr="006F178A">
        <w:rPr>
          <w:rtl/>
        </w:rPr>
        <w:t xml:space="preserve"> </w:t>
      </w:r>
      <w:ins w:id="107359" w:author="קלוד" w:date="2026-10-11T13:11:34Z">
        <w:r>
          <w:rPr>
            <w:rStyle w:val="afffffe"/>
            <w:rtl/>
          </w:rPr>
          <w:t xml:space="preserve">בו סכנה</w:t>
        </w:r>
        <w:r>
          <w:rPr>
            <w:rtl/>
          </w:rPr>
          <w:t xml:space="preserve"> נעשים ע"י נכרי.</w:t>
        </w:r>
      </w:ins>
      <w:del w:id="107360" w:author="קלוד" w:date="2026-10-11T13:11:34Z">
        <w:r w:rsidRPr="006F178A">
          <w:rPr>
            <w:rtl/>
          </w:rPr>
          <w:delText xml:space="preserve">כן.</w:delText>
        </w:r>
      </w:del>
    </w:p>
    <w:p w:rsidR="00E9703F" w:rsidRPr="009757B9" w:rsidRDefault="00E9703F" w:rsidP="00E9703F">
      <w:pPr>
        <w:rPr>
          <w:rFonts w:cs="Guttman Vilna"/>
          <w:b/>
          <w:bCs/>
          <w:rtl/>
        </w:rPr>
      </w:pPr>
      <w:ins w:id="107379" w:author="קלוד" w:date="2026-10-11T13:11:34Z">
        <w:r>
          <w:rPr>
            <w:rStyle w:val="2fb"/>
            <w:rtl/>
          </w:rPr>
          <w:t xml:space="preserve">וכרב</w:t>
        </w:r>
      </w:ins>
      <w:del w:id="107380" w:author="קלוד" w:date="2026-10-11T13:11:34Z">
        <w:r w:rsidRPr="006F178A">
          <w:rPr>
            <w:rStyle w:val="2fb"/>
            <w:rtl/>
          </w:rPr>
          <w:delText xml:space="preserve">וכדרב</w:delText>
        </w:r>
      </w:del>
      <w:r w:rsidRPr="006F178A">
        <w:rPr>
          <w:rStyle w:val="2fb"/>
          <w:rtl/>
        </w:rPr>
        <w:t xml:space="preserve"> המנונא</w:t>
      </w:r>
      <w:r w:rsidRPr="006F178A">
        <w:rPr>
          <w:rtl/>
        </w:rPr>
        <w:t xml:space="preserve">, </w:t>
      </w:r>
      <w:ins w:id="107377" w:author="קלוד" w:date="2026-10-11T13:11:34Z">
        <w:r>
          <w:rPr>
            <w:rtl/>
          </w:rPr>
          <w:t xml:space="preserve">שדבר</w:t>
        </w:r>
      </w:ins>
      <w:del w:id="107378" w:author="קלוד" w:date="2026-10-11T13:11:34Z">
        <w:r w:rsidRPr="006F178A">
          <w:rPr>
            <w:rtl/>
          </w:rPr>
          <w:delText xml:space="preserve">דדבר</w:delText>
        </w:r>
      </w:del>
      <w:r w:rsidRPr="006F178A">
        <w:rPr>
          <w:rtl/>
        </w:rPr>
        <w:t xml:space="preserve"> שאין בו סכנה - אומר לנכרי ועושה.</w:t>
      </w:r>
    </w:p>
    <w:p w:rsidR="00E9703F" w:rsidRPr="00792286" w:rsidRDefault="00524703" w:rsidP="00E9703F">
      <w:pPr>
        <w:rPr>
          <w:b/>
          <w:bCs/>
          <w:rtl/>
        </w:rPr>
      </w:pPr>
      <w:r>
        <w:rPr>
          <w:rtl/>
        </w:rPr>
        <w:t xml:space="preserve">• </w:t>
      </w:r>
      <w:ins w:id="107385" w:author="קלוד" w:date="2026-10-11T13:11:34Z">
        <w:r>
          <w:rPr>
            <w:rStyle w:val="2fb"/>
            <w:rtl/>
          </w:rPr>
          <w:t xml:space="preserve">ריא"ש:</w:t>
        </w:r>
      </w:ins>
      <w:del w:id="107386" w:author="קלוד" w:date="2026-10-11T13:11:34Z">
        <w:r>
          <w:rPr>
            <w:rStyle w:val="2fb"/>
            <w:rtl/>
          </w:rPr>
          <w:delText xml:space="preserve">ר</w:delText>
        </w:r>
        <w:r w:rsidR="00E9703F" w:rsidRPr="006F178A">
          <w:rPr>
            <w:rStyle w:val="2fb"/>
            <w:rtl/>
          </w:rPr>
          <w:delText xml:space="preserve">יא"ש</w:delText>
        </w:r>
      </w:del>
      <w:r w:rsidR="00E9703F" w:rsidRPr="006F178A">
        <w:rPr>
          <w:rtl/>
        </w:rPr>
        <w:t xml:space="preserve"> לחיה שלשים </w:t>
      </w:r>
      <w:ins w:id="107383" w:author="קלוד" w:date="2026-10-11T13:11:34Z">
        <w:r>
          <w:rPr>
            <w:rtl/>
          </w:rPr>
          <w:t xml:space="preserve">יום,</w:t>
        </w:r>
      </w:ins>
      <w:del w:id="107384" w:author="קלוד" w:date="2026-10-11T13:11:34Z">
        <w:r w:rsidR="00E9703F" w:rsidRPr="006F178A">
          <w:rPr>
            <w:rtl/>
          </w:rPr>
          <w:delText xml:space="preserve">יום.</w:delText>
        </w:r>
      </w:del>
      <w:r w:rsidR="00E9703F" w:rsidRPr="006F178A">
        <w:rPr>
          <w:rtl/>
        </w:rPr>
        <w:t xml:space="preserve"> </w:t>
      </w:r>
      <w:ins w:id="107381" w:author="קלוד" w:date="2026-10-11T13:11:34Z">
        <w:r>
          <w:rPr>
            <w:rStyle w:val="afffffe"/>
            <w:rtl/>
          </w:rPr>
          <w:t xml:space="preserve">ונהרדעי פירשו:</w:t>
        </w:r>
      </w:ins>
      <w:del w:id="107382" w:author="קלוד" w:date="2026-10-11T13:11:34Z">
        <w:r w:rsidR="00E9703F" w:rsidRPr="006F178A">
          <w:rPr>
            <w:rtl/>
          </w:rPr>
          <w:delText xml:space="preserve">ו</w:delText>
        </w:r>
        <w:r w:rsidR="00E9703F" w:rsidRPr="006F178A">
          <w:rPr>
            <w:b/>
            <w:bCs/>
            <w:rtl/>
          </w:rPr>
          <w:delText xml:space="preserve">הלכתא</w:delText>
        </w:r>
      </w:del>
      <w:r w:rsidR="00E9703F" w:rsidRPr="006F178A">
        <w:rPr>
          <w:rtl/>
        </w:rPr>
        <w:t xml:space="preserve"> לטבילה.</w:t>
      </w:r>
    </w:p>
    <w:p>
      <w:pPr>
        <w:pStyle w:val="38"/>
        <w:rPr>
          <w:ins w:id="98777" w:author="מנוע מכני" w:date="2026-10-11T12:04:39Z"/>
        </w:rPr>
      </w:pPr>
      <w:r w:rsidRPr="00792286">
        <w:t>רבא:</w:t>
      </w:r>
    </w:p>
    <w:p w:rsidR="00E9703F" w:rsidRPr="006F178A" w:rsidRDefault="00E9703F" w:rsidP="00E9703F">
      <w:pPr>
        <w:rPr>
          <w:rtl/>
        </w:rPr>
      </w:pPr>
      <w:del w:id="98778" w:author="מנוע מכני" w:date="2026-10-11T12:04:39Z">
        <w:r w:rsidRPr="006F178A">
          <w:rPr>
            <w:rtl/>
          </w:rPr>
          <w:delText xml:space="preserve"> </w:delText>
        </w:r>
      </w:del>
      <w:r w:rsidRPr="006F178A">
        <w:rPr>
          <w:rtl/>
        </w:rPr>
        <w:t xml:space="preserve">דווקא </w:t>
      </w:r>
      <w:ins w:id="107397" w:author="קלוד" w:date="2026-10-11T13:11:34Z">
        <w:r>
          <w:rPr>
            <w:rtl/>
          </w:rPr>
          <w:t xml:space="preserve">כשאין</w:t>
        </w:r>
      </w:ins>
      <w:del w:id="107398" w:author="קלוד" w:date="2026-10-11T13:11:34Z">
        <w:r w:rsidRPr="006F178A">
          <w:rPr>
            <w:rtl/>
          </w:rPr>
          <w:delText xml:space="preserve">שאין</w:delText>
        </w:r>
      </w:del>
      <w:r w:rsidRPr="006F178A">
        <w:rPr>
          <w:rtl/>
        </w:rPr>
        <w:t xml:space="preserve"> בעלה עמה, אבל בעלה עמה - בעלה מחממה. </w:t>
      </w:r>
      <w:ins w:id="107395" w:author="קלוד" w:date="2026-10-11T13:11:34Z">
        <w:r>
          <w:rPr>
            <w:rtl/>
          </w:rPr>
          <w:t xml:space="preserve">כמעשה</w:t>
        </w:r>
      </w:ins>
      <w:del w:id="107396" w:author="קלוד" w:date="2026-10-11T13:11:34Z">
        <w:r w:rsidRPr="006F178A">
          <w:rPr>
            <w:rtl/>
          </w:rPr>
          <w:delText xml:space="preserve">כי</w:delText>
        </w:r>
      </w:del>
      <w:r w:rsidRPr="006F178A">
        <w:rPr>
          <w:rtl/>
        </w:rPr>
        <w:t xml:space="preserve"> </w:t>
      </w:r>
      <w:ins w:id="107393" w:author="קלוד" w:date="2026-10-11T13:11:34Z">
        <w:r>
          <w:rPr>
            <w:rtl/>
          </w:rPr>
          <w:t xml:space="preserve">בבת</w:t>
        </w:r>
      </w:ins>
      <w:del w:id="107394" w:author="קלוד" w:date="2026-10-11T13:11:34Z">
        <w:r w:rsidRPr="006F178A">
          <w:rPr>
            <w:rtl/>
          </w:rPr>
          <w:delText xml:space="preserve">הא</w:delText>
        </w:r>
      </w:del>
      <w:r w:rsidRPr="006F178A">
        <w:rPr>
          <w:rtl/>
        </w:rPr>
        <w:t xml:space="preserve"> </w:t>
      </w:r>
      <w:ins w:id="107391" w:author="קלוד" w:date="2026-10-11T13:11:34Z">
        <w:r>
          <w:rPr>
            <w:rtl/>
          </w:rPr>
          <w:t xml:space="preserve">ר"ח</w:t>
        </w:r>
      </w:ins>
      <w:del w:id="107392" w:author="קלוד" w:date="2026-10-11T13:11:34Z">
        <w:r w:rsidRPr="006F178A">
          <w:rPr>
            <w:rtl/>
          </w:rPr>
          <w:delText xml:space="preserve">דברתיה</w:delText>
        </w:r>
      </w:del>
      <w:r w:rsidRPr="006F178A">
        <w:rPr>
          <w:rtl/>
        </w:rPr>
        <w:t xml:space="preserve"> </w:t>
      </w:r>
      <w:ins w:id="107389" w:author="קלוד" w:date="2026-10-11T13:11:34Z">
        <w:r>
          <w:rPr>
            <w:rStyle w:val="afffffe"/>
            <w:rtl/>
          </w:rPr>
          <w:t xml:space="preserve">שטבלה</w:t>
        </w:r>
      </w:ins>
      <w:del w:id="107390" w:author="קלוד" w:date="2026-10-11T13:11:34Z">
        <w:r w:rsidRPr="006F178A">
          <w:rPr>
            <w:rStyle w:val="2fb"/>
            <w:rtl/>
          </w:rPr>
          <w:delText xml:space="preserve">בר"ח</w:delText>
        </w:r>
      </w:del>
      <w:r w:rsidRPr="006F178A">
        <w:rPr>
          <w:rtl/>
        </w:rPr>
        <w:t xml:space="preserve"> </w:t>
      </w:r>
      <w:ins w:id="107387" w:author="קלוד" w:date="2026-10-11T13:11:34Z">
        <w:r>
          <w:rPr>
            <w:rStyle w:val="afffffe"/>
            <w:rtl/>
          </w:rPr>
          <w:t xml:space="preserve">והצטננה</w:t>
        </w:r>
        <w:r>
          <w:rPr>
            <w:rtl/>
          </w:rPr>
          <w:t xml:space="preserve">, והביאוה</w:t>
        </w:r>
      </w:ins>
      <w:del w:id="107388" w:author="קלוד" w:date="2026-10-11T13:11:34Z">
        <w:r w:rsidRPr="006F178A">
          <w:rPr>
            <w:rtl/>
          </w:rPr>
          <w:delText xml:space="preserve">דהביאוהו</w:delText>
        </w:r>
      </w:del>
      <w:r w:rsidRPr="006F178A">
        <w:rPr>
          <w:rtl/>
        </w:rPr>
        <w:t xml:space="preserve"> </w:t>
      </w:r>
      <w:r w:rsidRPr="002D0727">
        <w:rPr>
          <w:rStyle w:val="2fb"/>
          <w:b/>
          <w:bCs/>
          <w:rtl/>
        </w:rPr>
        <w:t>לרבא</w:t>
      </w:r>
      <w:r w:rsidRPr="006F178A">
        <w:rPr>
          <w:rtl/>
        </w:rPr>
        <w:t>.</w:t>
      </w:r>
    </w:p>
    <w:p>
      <w:pPr>
        <w:pStyle w:val="afffff8"/>
        <w:rPr>
          <w:ins w:id="90241" w:author="קלוד" w:date="2026-10-11T12:33:55Z"/>
        </w:rPr>
      </w:pPr>
      <w:ins w:id="90242" w:author="קלוד" w:date="2026-10-11T12:33:55Z">
        <w:r>
          <w:rPr>
            <w:color w:val="7B3F00"/>
          </w:rPr>
          <w:t xml:space="preserve">מדורה לחיה בשבת - ואף לחולה בימות החמה</w:t>
        </w:r>
      </w:ins>
    </w:p>
    <w:p w:rsidR="00E9703F" w:rsidRPr="006F178A" w:rsidRDefault="00524703" w:rsidP="00E9703F">
      <w:pPr>
        <w:rPr>
          <w:rtl/>
        </w:rPr>
      </w:pPr>
      <w:r>
        <w:rPr>
          <w:rtl/>
        </w:rPr>
        <w:lastRenderedPageBreak/>
        <w:t xml:space="preserve">• </w:t>
      </w:r>
      <w:r>
        <w:rPr>
          <w:rStyle w:val="2fb"/>
          <w:rtl/>
        </w:rPr>
        <w:lastRenderedPageBreak/>
        <w:t xml:space="preserve">ר</w:t>
      </w:r>
      <w:r w:rsidR="00E9703F" w:rsidRPr="006F178A">
        <w:rPr>
          <w:rStyle w:val="2fb"/>
          <w:rtl/>
        </w:rPr>
        <w:t xml:space="preserve">יא"ש</w:t>
      </w:r>
      <w:r w:rsidR="00E9703F" w:rsidRPr="006F178A">
        <w:rPr>
          <w:rtl/>
        </w:rPr>
        <w:t xml:space="preserve"> עושין מדורה לחיה בשבת.</w:t>
      </w:r>
    </w:p>
    <w:p w:rsidR="00E9703F" w:rsidRPr="006F178A" w:rsidRDefault="00E9703F" w:rsidP="00E9703F">
      <w:pPr>
        <w:rPr>
          <w:rtl/>
        </w:rPr>
      </w:pPr>
      <w:ins w:id="107411" w:author="קלוד" w:date="2026-10-11T13:11:34Z">
        <w:r>
          <w:rPr>
            <w:rStyle w:val="afffffe"/>
            <w:rtl/>
          </w:rPr>
          <w:t xml:space="preserve">ולא</w:t>
        </w:r>
      </w:ins>
      <w:del w:id="107412" w:author="קלוד" w:date="2026-10-11T13:11:34Z">
        <w:r w:rsidRPr="006F178A">
          <w:rPr>
            <w:rtl/>
          </w:rPr>
          <w:delText xml:space="preserve">וסבור</w:delText>
        </w:r>
      </w:del>
      <w:r w:rsidRPr="006F178A">
        <w:rPr>
          <w:rtl/>
        </w:rPr>
        <w:t xml:space="preserve"> </w:t>
      </w:r>
      <w:ins w:id="107409" w:author="קלוד" w:date="2026-10-11T13:11:34Z">
        <w:r>
          <w:rPr>
            <w:rStyle w:val="afffffe"/>
            <w:rtl/>
          </w:rPr>
          <w:t xml:space="preserve">דווקא,</w:t>
        </w:r>
      </w:ins>
      <w:del w:id="107410" w:author="קלוד" w:date="2026-10-11T13:11:34Z">
        <w:r w:rsidRPr="006F178A">
          <w:rPr>
            <w:rtl/>
          </w:rPr>
          <w:delText xml:space="preserve">מינה</w:delText>
        </w:r>
      </w:del>
      <w:r w:rsidRPr="006F178A">
        <w:rPr>
          <w:rtl/>
        </w:rPr>
        <w:t xml:space="preserve"> </w:t>
      </w:r>
      <w:ins w:id="107407" w:author="קלוד" w:date="2026-10-11T13:11:34Z">
        <w:r>
          <w:rPr>
            <w:rtl/>
          </w:rPr>
          <w:t xml:space="preserve">אלא אף</w:t>
        </w:r>
      </w:ins>
      <w:del w:id="107408" w:author="קלוד" w:date="2026-10-11T13:11:34Z">
        <w:r>
          <w:rPr>
            <w:rtl/>
          </w:rPr>
          <w:delText xml:space="preserve">ואפי'</w:delText>
        </w:r>
      </w:del>
      <w:r w:rsidRPr="006F178A">
        <w:rPr>
          <w:rtl/>
        </w:rPr>
        <w:t xml:space="preserve"> לחולה </w:t>
      </w:r>
      <w:ins w:id="107405" w:author="קלוד" w:date="2026-10-11T13:11:34Z">
        <w:r>
          <w:rPr>
            <w:rtl/>
          </w:rPr>
          <w:t xml:space="preserve">ואף</w:t>
        </w:r>
      </w:ins>
      <w:del w:id="107406" w:author="קלוד" w:date="2026-10-11T13:11:34Z">
        <w:r>
          <w:rPr>
            <w:rtl/>
          </w:rPr>
          <w:delText xml:space="preserve">ואפי'</w:delText>
        </w:r>
      </w:del>
      <w:r w:rsidRPr="006F178A">
        <w:rPr>
          <w:rtl/>
        </w:rPr>
        <w:t xml:space="preserve"> בימות </w:t>
      </w:r>
      <w:ins w:id="107403" w:author="קלוד" w:date="2026-10-11T13:11:34Z">
        <w:r>
          <w:rPr>
            <w:rtl/>
          </w:rPr>
          <w:t xml:space="preserve">החמה,</w:t>
        </w:r>
      </w:ins>
      <w:del w:id="107404" w:author="קלוד" w:date="2026-10-11T13:11:34Z">
        <w:r w:rsidRPr="006F178A">
          <w:rPr>
            <w:rtl/>
          </w:rPr>
          <w:delText xml:space="preserve">החמה</w:delText>
        </w:r>
      </w:del>
      <w:r w:rsidRPr="006F178A">
        <w:rPr>
          <w:rtl/>
        </w:rPr>
        <w:t xml:space="preserve"> </w:t>
      </w:r>
      <w:ins w:id="107401" w:author="קלוד" w:date="2026-10-11T13:11:34Z">
        <w:r>
          <w:rPr>
            <w:rStyle w:val="2fb"/>
            <w:rtl/>
          </w:rPr>
          <w:t xml:space="preserve">כשמואל:</w:t>
        </w:r>
      </w:ins>
      <w:del w:id="107402" w:author="קלוד" w:date="2026-10-11T13:11:34Z">
        <w:r w:rsidRPr="006F178A">
          <w:rPr>
            <w:rStyle w:val="2fb"/>
            <w:rtl/>
          </w:rPr>
          <w:delText xml:space="preserve">וכדשמואל</w:delText>
        </w:r>
      </w:del>
      <w:r w:rsidRPr="006F178A">
        <w:rPr>
          <w:rtl/>
        </w:rPr>
        <w:t xml:space="preserve"> </w:t>
      </w:r>
      <w:ins w:id="107399" w:author="קלוד" w:date="2026-10-11T13:11:34Z">
        <w:r>
          <w:rPr>
            <w:rtl/>
          </w:rPr>
          <w:t xml:space="preserve">הקיז</w:t>
        </w:r>
      </w:ins>
      <w:del w:id="107400" w:author="קלוד" w:date="2026-10-11T13:11:34Z">
        <w:r w:rsidRPr="006F178A">
          <w:rPr>
            <w:rtl/>
          </w:rPr>
          <w:delText xml:space="preserve">דהקיז</w:delText>
        </w:r>
      </w:del>
      <w:r w:rsidRPr="006F178A">
        <w:rPr>
          <w:rtl/>
        </w:rPr>
        <w:t xml:space="preserve"> דם ונצטנן - עושין לו מדורה </w:t>
      </w:r>
      <w:ins w:id="90579" w:author="מנוע מכני" w:date="2026-10-11T12:04:39Z">
        <w:r>
          <w:rPr>
            <w:rtl/>
          </w:rPr>
          <w:t xml:space="preserve">אפי'</w:t>
        </w:r>
      </w:ins>
      <w:del w:id="90580" w:author="מנוע מכני" w:date="2026-10-11T12:04:39Z">
        <w:r w:rsidRPr="006F178A">
          <w:rPr>
            <w:rtl/>
          </w:rPr>
          <w:delText xml:space="preserve">אפילו</w:delText>
        </w:r>
      </w:del>
      <w:r w:rsidRPr="006F178A">
        <w:rPr>
          <w:rtl/>
        </w:rPr>
        <w:t xml:space="preserve"> בתקופת תמוז.</w:t>
      </w:r>
    </w:p>
    <w:p w:rsidR="00E9703F" w:rsidRDefault="00E9703F" w:rsidP="00E9703F">
      <w:pPr>
        <w:rPr>
          <w:rtl/>
        </w:rPr>
      </w:pPr>
      <w:r w:rsidRPr="006F178A">
        <w:rPr>
          <w:rtl/>
        </w:rPr>
        <w:t>•</w:t>
      </w:r>
      <w:r w:rsidRPr="006F178A">
        <w:rPr>
          <w:rFonts w:hint="cs"/>
          <w:rtl/>
        </w:rPr>
        <w:t xml:space="preserve"> </w:t>
      </w:r>
      <w:ins w:id="107429" w:author="קלוד" w:date="2026-10-11T13:11:34Z">
        <w:r>
          <w:rPr>
            <w:rStyle w:val="2fb"/>
            <w:rtl/>
          </w:rPr>
          <w:t xml:space="preserve">לשמואל</w:t>
        </w:r>
      </w:ins>
      <w:del w:id="107430" w:author="קלוד" w:date="2026-10-11T13:11:34Z">
        <w:r w:rsidRPr="006F178A">
          <w:rPr>
            <w:rStyle w:val="2fb"/>
            <w:rtl/>
          </w:rPr>
          <w:delText xml:space="preserve">שמואל</w:delText>
        </w:r>
      </w:del>
      <w:r w:rsidRPr="006F178A">
        <w:rPr>
          <w:rtl/>
        </w:rPr>
        <w:t xml:space="preserve"> </w:t>
      </w:r>
      <w:ins w:id="107427" w:author="קלוד" w:date="2026-10-11T13:11:34Z">
        <w:r>
          <w:rPr>
            <w:rtl/>
          </w:rPr>
          <w:t xml:space="preserve">שברו</w:t>
        </w:r>
      </w:ins>
      <w:del w:id="107428" w:author="קלוד" w:date="2026-10-11T13:11:34Z">
        <w:r w:rsidRPr="006F178A">
          <w:rPr>
            <w:rtl/>
          </w:rPr>
          <w:delText xml:space="preserve">צלחו</w:delText>
        </w:r>
      </w:del>
      <w:r w:rsidRPr="006F178A">
        <w:rPr>
          <w:rtl/>
        </w:rPr>
        <w:t xml:space="preserve"> </w:t>
      </w:r>
      <w:ins w:id="93603" w:author="מנוע מכני" w:date="2026-10-11T12:04:39Z">
        <w:ins w:id="107425" w:author="קלוד" w:date="2026-10-11T13:11:34Z">
          <w:r>
            <w:rPr>
              <w:rStyle w:val="afffffe"/>
              <w:rtl/>
            </w:rPr>
            <w:t xml:space="preserve">להסקה</w:t>
          </w:r>
        </w:ins>
        <w:del w:id="107426" w:author="קלוד" w:date="2026-10-11T13:11:34Z">
          <w:r>
            <w:rPr>
              <w:rtl/>
            </w:rPr>
            <w:delText xml:space="preserve">לו</w:delText>
          </w:r>
        </w:del>
      </w:ins>
      <w:del w:id="93604" w:author="מנוע מכני" w:date="2026-10-11T12:04:39Z">
        <w:r w:rsidRPr="006F178A">
          <w:rPr>
            <w:rtl/>
          </w:rPr>
          <w:delText xml:space="preserve">ליה</w:delText>
        </w:r>
      </w:del>
      <w:r w:rsidRPr="006F178A">
        <w:rPr>
          <w:rtl/>
        </w:rPr>
        <w:t xml:space="preserve"> </w:t>
      </w:r>
      <w:ins w:id="107423" w:author="קלוד" w:date="2026-10-11T13:11:34Z">
        <w:r>
          <w:rPr>
            <w:rtl/>
          </w:rPr>
          <w:t xml:space="preserve">כסא</w:t>
        </w:r>
      </w:ins>
      <w:del w:id="107424" w:author="קלוד" w:date="2026-10-11T13:11:34Z">
        <w:r w:rsidRPr="006F178A">
          <w:rPr>
            <w:rtl/>
          </w:rPr>
          <w:delText xml:space="preserve">תכתקא</w:delText>
        </w:r>
      </w:del>
      <w:r w:rsidRPr="006F178A">
        <w:rPr>
          <w:rtl/>
        </w:rPr>
        <w:t xml:space="preserve"> </w:t>
      </w:r>
      <w:ins w:id="107421" w:author="קלוד" w:date="2026-10-11T13:11:34Z">
        <w:r>
          <w:rPr>
            <w:rtl/>
          </w:rPr>
          <w:t xml:space="preserve">של שאגא</w:t>
        </w:r>
      </w:ins>
      <w:del w:id="107422" w:author="קלוד" w:date="2026-10-11T13:11:34Z">
        <w:r w:rsidRPr="006F178A">
          <w:rPr>
            <w:rtl/>
          </w:rPr>
          <w:delText xml:space="preserve">דשאגא</w:delText>
        </w:r>
      </w:del>
      <w:r w:rsidRPr="006F178A">
        <w:rPr>
          <w:rtl/>
        </w:rPr>
        <w:t xml:space="preserve"> [עץ תדהר], </w:t>
      </w:r>
      <w:ins w:id="107419" w:author="קלוד" w:date="2026-10-11T13:11:34Z">
        <w:r>
          <w:rPr>
            <w:rStyle w:val="2fb"/>
            <w:rtl/>
          </w:rPr>
          <w:t xml:space="preserve">לר"י</w:t>
        </w:r>
      </w:ins>
      <w:del w:id="107420" w:author="קלוד" w:date="2026-10-11T13:11:34Z">
        <w:r w:rsidRPr="006F178A">
          <w:rPr>
            <w:rStyle w:val="2fb"/>
            <w:rtl/>
          </w:rPr>
          <w:delText xml:space="preserve">ר"י</w:delText>
        </w:r>
      </w:del>
      <w:r w:rsidRPr="006F178A">
        <w:rPr>
          <w:rtl/>
        </w:rPr>
        <w:t xml:space="preserve"> </w:t>
      </w:r>
      <w:ins w:id="107417" w:author="קלוד" w:date="2026-10-11T13:11:34Z">
        <w:r>
          <w:rPr>
            <w:rtl/>
          </w:rPr>
          <w:t xml:space="preserve">שברו</w:t>
        </w:r>
      </w:ins>
      <w:del w:id="107418" w:author="קלוד" w:date="2026-10-11T13:11:34Z">
        <w:r w:rsidRPr="006F178A">
          <w:rPr>
            <w:rtl/>
          </w:rPr>
          <w:delText xml:space="preserve">צלחו</w:delText>
        </w:r>
      </w:del>
      <w:r w:rsidRPr="006F178A">
        <w:rPr>
          <w:rtl/>
        </w:rPr>
        <w:t xml:space="preserve"> </w:t>
      </w:r>
      <w:ins w:id="93605" w:author="מנוע מכני" w:date="2026-10-11T12:04:39Z">
        <w:ins w:id="107415" w:author="קלוד" w:date="2026-10-11T13:11:34Z">
          <w:r>
            <w:rPr>
              <w:rtl/>
            </w:rPr>
            <w:t xml:space="preserve">שולחן</w:t>
          </w:r>
        </w:ins>
        <w:del w:id="107416" w:author="קלוד" w:date="2026-10-11T13:11:34Z">
          <w:r>
            <w:rPr>
              <w:rtl/>
            </w:rPr>
            <w:delText xml:space="preserve">לו</w:delText>
          </w:r>
        </w:del>
      </w:ins>
      <w:del w:id="93606" w:author="מנוע מכני" w:date="2026-10-11T12:04:39Z">
        <w:r w:rsidRPr="006F178A">
          <w:rPr>
            <w:rtl/>
          </w:rPr>
          <w:delText xml:space="preserve">ליה</w:delText>
        </w:r>
      </w:del>
      <w:r w:rsidRPr="006F178A">
        <w:rPr>
          <w:rtl/>
        </w:rPr>
        <w:t xml:space="preserve"> </w:t>
      </w:r>
      <w:ins w:id="107413" w:author="קלוד" w:date="2026-10-11T13:11:34Z">
        <w:r>
          <w:rPr>
            <w:rtl/>
          </w:rPr>
          <w:t xml:space="preserve">של</w:t>
        </w:r>
      </w:ins>
      <w:del w:id="107414" w:author="קלוד" w:date="2026-10-11T13:11:34Z">
        <w:r w:rsidRPr="006F178A">
          <w:rPr>
            <w:rtl/>
          </w:rPr>
          <w:delText xml:space="preserve">פתורא ד</w:delText>
        </w:r>
      </w:del>
      <w:r w:rsidRPr="006F178A">
        <w:rPr>
          <w:rtl/>
        </w:rPr>
        <w:t xml:space="preserve"> [עץ] יונה,</w:t>
      </w:r>
    </w:p>
    <w:p w:rsidR="00E9703F" w:rsidRPr="006F178A" w:rsidRDefault="00E9703F" w:rsidP="00E9703F">
      <w:pPr>
        <w:rPr>
          <w:rtl/>
        </w:rPr>
      </w:pPr>
      <w:r w:rsidRPr="006F178A">
        <w:rPr>
          <w:rStyle w:val="2fb"/>
          <w:rtl/>
        </w:rPr>
        <w:t xml:space="preserve">לרבה</w:t>
      </w:r>
      <w:r w:rsidRPr="006F178A">
        <w:rPr>
          <w:rtl/>
        </w:rPr>
        <w:t xml:space="preserve"> </w:t>
      </w:r>
      <w:ins w:id="107441" w:author="קלוד" w:date="2026-10-11T13:11:34Z">
        <w:r>
          <w:rPr>
            <w:rtl/>
          </w:rPr>
          <w:t xml:space="preserve">שברו</w:t>
        </w:r>
      </w:ins>
      <w:del w:id="107442" w:author="קלוד" w:date="2026-10-11T13:11:34Z">
        <w:r w:rsidRPr="006F178A">
          <w:rPr>
            <w:rtl/>
          </w:rPr>
          <w:delText xml:space="preserve">צלחו</w:delText>
        </w:r>
      </w:del>
      <w:r w:rsidRPr="006F178A">
        <w:rPr>
          <w:rtl/>
        </w:rPr>
        <w:t xml:space="preserve"> </w:t>
      </w:r>
      <w:ins w:id="93607" w:author="מנוע מכני" w:date="2026-10-11T12:04:39Z">
        <w:ins w:id="107439" w:author="קלוד" w:date="2026-10-11T13:11:34Z">
          <w:r>
            <w:rPr>
              <w:rtl/>
            </w:rPr>
            <w:t xml:space="preserve">ספסל,</w:t>
          </w:r>
        </w:ins>
        <w:del w:id="107440" w:author="קלוד" w:date="2026-10-11T13:11:34Z">
          <w:r>
            <w:rPr>
              <w:rtl/>
            </w:rPr>
            <w:delText xml:space="preserve">לו</w:delText>
          </w:r>
        </w:del>
      </w:ins>
      <w:del w:id="93608" w:author="מנוע מכני" w:date="2026-10-11T12:04:39Z">
        <w:r w:rsidRPr="006F178A">
          <w:rPr>
            <w:rtl/>
          </w:rPr>
          <w:delText xml:space="preserve">ליה</w:delText>
        </w:r>
      </w:del>
      <w:r w:rsidRPr="006F178A">
        <w:rPr>
          <w:rtl/>
        </w:rPr>
        <w:t xml:space="preserve"> </w:t>
      </w:r>
      <w:ins w:id="107437" w:author="קלוד" w:date="2026-10-11T13:11:34Z">
        <w:r>
          <w:rPr>
            <w:rStyle w:val="afffffe"/>
            <w:rtl/>
          </w:rPr>
          <w:t xml:space="preserve">וכשהקשה</w:t>
        </w:r>
      </w:ins>
      <w:del w:id="107438" w:author="קלוד" w:date="2026-10-11T13:11:34Z">
        <w:r w:rsidRPr="006F178A">
          <w:rPr>
            <w:rtl/>
          </w:rPr>
          <w:delText xml:space="preserve">שרשיפא</w:delText>
        </w:r>
      </w:del>
      <w:r w:rsidRPr="006F178A">
        <w:rPr>
          <w:rtl/>
        </w:rPr>
        <w:t xml:space="preserve"> </w:t>
      </w:r>
      <w:ins w:id="107435" w:author="קלוד" w:date="2026-10-11T13:11:34Z">
        <w:r>
          <w:rPr>
            <w:rtl/>
          </w:rPr>
          <w:t xml:space="preserve">אביי</w:t>
        </w:r>
      </w:ins>
      <w:del w:id="107436" w:author="קלוד" w:date="2026-10-11T13:11:34Z">
        <w:r w:rsidRPr="006F178A">
          <w:rPr>
            <w:rtl/>
          </w:rPr>
          <w:delText xml:space="preserve">[ספסל]</w:delText>
        </w:r>
      </w:del>
      <w:r w:rsidRPr="006F178A">
        <w:rPr>
          <w:rtl/>
        </w:rPr>
        <w:t xml:space="preserve"> </w:t>
      </w:r>
      <w:ins w:id="107433" w:author="קלוד" w:date="2026-10-11T13:11:34Z">
        <w:r>
          <w:rPr>
            <w:rFonts w:hint="cs"/>
            <w:rtl/>
          </w:rPr>
          <w:t xml:space="preserve">מבל</w:t>
        </w:r>
      </w:ins>
      <w:del w:id="107434" w:author="קלוד" w:date="2026-10-11T13:11:34Z">
        <w:r w:rsidRPr="006F178A">
          <w:rPr>
            <w:rFonts w:hint="cs"/>
            <w:rtl/>
          </w:rPr>
          <w:delText xml:space="preserve">והסביר </w:delText>
        </w:r>
        <w:r w:rsidRPr="006F178A">
          <w:rPr>
            <w:rStyle w:val="2fb"/>
            <w:rFonts w:hint="cs"/>
            <w:rtl/>
          </w:rPr>
          <w:delText xml:space="preserve">לאביי</w:delText>
        </w:r>
        <w:r w:rsidRPr="006F178A">
          <w:rPr>
            <w:rFonts w:hint="cs"/>
            <w:rtl/>
          </w:rPr>
          <w:delText xml:space="preserve"> ד</w:delText>
        </w:r>
        <w:r w:rsidRPr="006F178A">
          <w:rPr>
            <w:rtl/>
          </w:rPr>
          <w:delText xml:space="preserve">בל</w:delText>
        </w:r>
      </w:del>
      <w:r w:rsidRPr="006F178A">
        <w:rPr>
          <w:rtl/>
        </w:rPr>
        <w:t xml:space="preserve"> תשחית </w:t>
      </w:r>
      <w:ins w:id="95309" w:author="מנוע מכני" w:date="2026-10-11T12:04:39Z">
        <w:ins w:id="107431" w:author="קלוד" w:date="2026-10-11T13:11:34Z">
          <w:r>
            <w:rPr>
              <w:rtl/>
            </w:rPr>
            <w:t xml:space="preserve">- השיב: בל תשחית של גופו</w:t>
          </w:r>
        </w:ins>
        <w:del w:id="107432" w:author="קלוד" w:date="2026-10-11T13:11:34Z">
          <w:r>
            <w:rPr>
              <w:rtl/>
            </w:rPr>
            <w:delText xml:space="preserve">דגופו</w:delText>
          </w:r>
        </w:del>
      </w:ins>
      <w:del w:id="95310" w:author="מנוע מכני" w:date="2026-10-11T12:04:39Z">
        <w:r w:rsidRPr="006F178A">
          <w:rPr>
            <w:rtl/>
          </w:rPr>
          <w:delText xml:space="preserve">דגופיה</w:delText>
        </w:r>
      </w:del>
      <w:r w:rsidRPr="006F178A">
        <w:rPr>
          <w:rtl/>
        </w:rPr>
        <w:t xml:space="preserve"> עדיף.</w:t>
      </w:r>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יא"ר</w:t>
      </w:r>
      <w:r w:rsidR="00E9703F" w:rsidRPr="006F178A">
        <w:rPr>
          <w:rtl/>
        </w:rPr>
        <w:t xml:space="preserve"> לעולם ימכור אדם קורות ביתו ויקח מנעלים לרגליו.</w:t>
      </w:r>
    </w:p>
    <w:p>
      <w:pPr>
        <w:pStyle w:val="afffff8"/>
        <w:rPr>
          <w:ins w:id="90239" w:author="קלוד" w:date="2026-10-11T12:33:55Z"/>
        </w:rPr>
      </w:pPr>
      <w:ins w:id="90240" w:author="קלוד" w:date="2026-10-11T12:33:55Z">
        <w:r>
          <w:rPr>
            <w:color w:val="7B3F00"/>
          </w:rPr>
          <w:t xml:space="preserve">הקיז דם ואין לו מה יאכל - בשר או יין</w:t>
        </w:r>
      </w:ins>
    </w:p>
    <w:p w:rsidR="00E9703F" w:rsidRPr="006F178A" w:rsidRDefault="00E9703F" w:rsidP="00E9703F">
      <w:pPr>
        <w:rPr>
          <w:rtl/>
        </w:rPr>
      </w:pPr>
      <w:r w:rsidRPr="006F178A">
        <w:rPr>
          <w:rtl/>
        </w:rPr>
        <w:t>•</w:t>
      </w:r>
      <w:r w:rsidRPr="006F178A">
        <w:rPr>
          <w:rFonts w:hint="cs"/>
          <w:rtl/>
        </w:rPr>
        <w:t xml:space="preserve"> </w:t>
      </w:r>
      <w:r w:rsidRPr="006F178A">
        <w:rPr>
          <w:rtl/>
        </w:rPr>
        <w:t>הקיז דם ואין לו מה יאכל - ימכור מנעלים שברגליו ויספיק מהן צרכי סעודה.</w:t>
      </w:r>
    </w:p>
    <w:p>
      <w:pPr>
        <w:pStyle w:val="38"/>
        <w:rPr>
          <w:ins w:id="98779" w:author="מנוע מכני" w:date="2026-10-11T12:04:39Z"/>
        </w:rPr>
      </w:pPr>
      <w:r w:rsidRPr="006F178A">
        <w:t xml:space="preserve">צרכי סעודה רב</w:t>
      </w:r>
      <w:del w:id="99422" w:author="מנוע מכני" w:date="2026-10-11T12:04:39Z">
        <w:r w:rsidRPr="006F178A">
          <w:delText xml:space="preserve"> אמר</w:delText>
        </w:r>
      </w:del>
      <w:r w:rsidRPr="006F178A">
        <w:t xml:space="preserve">:</w:t>
      </w:r>
    </w:p>
    <w:p w:rsidR="00E9703F" w:rsidRPr="006F178A" w:rsidRDefault="00E9703F" w:rsidP="00E9703F">
      <w:pPr>
        <w:rPr>
          <w:rtl/>
        </w:rPr>
      </w:pPr>
      <w:del w:id="98780" w:author="מנוע מכני" w:date="2026-10-11T12:04:39Z">
        <w:r w:rsidRPr="006F178A">
          <w:rPr>
            <w:rtl/>
          </w:rPr>
          <w:delText xml:space="preserve"> </w:delText>
        </w:r>
      </w:del>
      <w:ins w:id="107457" w:author="קלוד" w:date="2026-10-11T13:11:34Z">
        <w:r>
          <w:rPr>
            <w:rtl/>
          </w:rPr>
          <w:t xml:space="preserve">בשר</w:t>
        </w:r>
      </w:ins>
      <w:del w:id="107458" w:author="קלוד" w:date="2026-10-11T13:11:34Z">
        <w:r w:rsidRPr="006F178A">
          <w:rPr>
            <w:rtl/>
          </w:rPr>
          <w:delText xml:space="preserve">בשר,</w:delText>
        </w:r>
      </w:del>
      <w:r w:rsidRPr="006F178A">
        <w:rPr>
          <w:rtl/>
        </w:rPr>
        <w:t xml:space="preserve"> </w:t>
      </w:r>
      <w:ins w:id="107455" w:author="קלוד" w:date="2026-10-11T13:11:34Z">
        <w:r>
          <w:rPr>
            <w:rtl/>
          </w:rPr>
          <w:t xml:space="preserve">-</w:t>
        </w:r>
      </w:ins>
      <w:del w:id="107456" w:author="קלוד" w:date="2026-10-11T13:11:34Z">
        <w:r w:rsidRPr="006F178A">
          <w:rPr>
            <w:rtl/>
          </w:rPr>
          <w:delText xml:space="preserve">[נפשא</w:delText>
        </w:r>
      </w:del>
      <w:r w:rsidRPr="006F178A">
        <w:rPr>
          <w:rtl/>
        </w:rPr>
        <w:t xml:space="preserve"> </w:t>
      </w:r>
      <w:ins w:id="107453" w:author="קלוד" w:date="2026-10-11T13:11:34Z">
        <w:r>
          <w:rPr>
            <w:rtl/>
          </w:rPr>
          <w:t xml:space="preserve">נפש</w:t>
        </w:r>
      </w:ins>
      <w:del w:id="107454" w:author="קלוד" w:date="2026-10-11T13:11:34Z">
        <w:r w:rsidRPr="006F178A">
          <w:rPr>
            <w:rtl/>
          </w:rPr>
          <w:delText xml:space="preserve">חלף</w:delText>
        </w:r>
      </w:del>
      <w:r w:rsidRPr="006F178A">
        <w:rPr>
          <w:rtl/>
        </w:rPr>
        <w:t xml:space="preserve"> </w:t>
      </w:r>
      <w:ins w:id="107451" w:author="קלוד" w:date="2026-10-11T13:11:34Z">
        <w:r>
          <w:rPr>
            <w:rtl/>
          </w:rPr>
          <w:t xml:space="preserve">תחת נפש.</w:t>
        </w:r>
      </w:ins>
      <w:del w:id="107452" w:author="קלוד" w:date="2026-10-11T13:11:34Z">
        <w:r w:rsidRPr="006F178A">
          <w:rPr>
            <w:rtl/>
          </w:rPr>
          <w:delText xml:space="preserve">נפשא]</w:delText>
        </w:r>
      </w:del>
      <w:r w:rsidRPr="006F178A">
        <w:rPr>
          <w:rtl/>
        </w:rPr>
        <w:t xml:space="preserve"> </w:t>
      </w:r>
      <w:r w:rsidRPr="006F178A">
        <w:rPr>
          <w:rStyle w:val="2fb"/>
          <w:rtl/>
        </w:rPr>
        <w:t xml:space="preserve">ושמואל</w:t>
      </w:r>
      <w:r w:rsidRPr="006F178A">
        <w:rPr>
          <w:rtl/>
        </w:rPr>
        <w:t xml:space="preserve"> </w:t>
      </w:r>
      <w:r w:rsidRPr="006F178A">
        <w:rPr>
          <w:rtl/>
        </w:rPr>
        <w:t xml:space="preserve">אמר</w:t>
      </w:r>
      <w:r w:rsidRPr="006F178A">
        <w:rPr>
          <w:rtl/>
        </w:rPr>
        <w:t xml:space="preserve">: </w:t>
      </w:r>
      <w:ins w:id="107449" w:author="קלוד" w:date="2026-10-11T13:11:34Z">
        <w:r>
          <w:rPr>
            <w:rtl/>
          </w:rPr>
          <w:t xml:space="preserve">יין</w:t>
        </w:r>
      </w:ins>
      <w:del w:id="107450" w:author="קלוד" w:date="2026-10-11T13:11:34Z">
        <w:r w:rsidRPr="006F178A">
          <w:rPr>
            <w:rtl/>
          </w:rPr>
          <w:delText xml:space="preserve">יין.</w:delText>
        </w:r>
      </w:del>
      <w:r w:rsidRPr="006F178A">
        <w:rPr>
          <w:rtl/>
        </w:rPr>
        <w:t xml:space="preserve"> </w:t>
      </w:r>
      <w:ins w:id="107447" w:author="קלוד" w:date="2026-10-11T13:11:34Z">
        <w:r>
          <w:rPr>
            <w:rtl/>
          </w:rPr>
          <w:t xml:space="preserve">-</w:t>
        </w:r>
      </w:ins>
      <w:del w:id="107448" w:author="קלוד" w:date="2026-10-11T13:11:34Z">
        <w:r w:rsidRPr="006F178A">
          <w:rPr>
            <w:rtl/>
          </w:rPr>
          <w:delText xml:space="preserve">סומקא</w:delText>
        </w:r>
      </w:del>
      <w:r w:rsidRPr="006F178A">
        <w:rPr>
          <w:rtl/>
        </w:rPr>
        <w:t xml:space="preserve"> </w:t>
      </w:r>
      <w:ins w:id="107445" w:author="קלוד" w:date="2026-10-11T13:11:34Z">
        <w:r>
          <w:rPr>
            <w:rtl/>
          </w:rPr>
          <w:t xml:space="preserve">אדום</w:t>
        </w:r>
      </w:ins>
      <w:del w:id="107446" w:author="קלוד" w:date="2026-10-11T13:11:34Z">
        <w:r w:rsidRPr="006F178A">
          <w:rPr>
            <w:rtl/>
          </w:rPr>
          <w:delText xml:space="preserve">חלף</w:delText>
        </w:r>
      </w:del>
      <w:r w:rsidRPr="006F178A">
        <w:rPr>
          <w:rtl/>
        </w:rPr>
        <w:t xml:space="preserve"> </w:t>
      </w:r>
      <w:ins w:id="107443" w:author="קלוד" w:date="2026-10-11T13:11:34Z">
        <w:r>
          <w:rPr>
            <w:rtl/>
          </w:rPr>
          <w:t xml:space="preserve">תחת אדום.</w:t>
        </w:r>
      </w:ins>
      <w:del w:id="107444" w:author="קלוד" w:date="2026-10-11T13:11:34Z">
        <w:r w:rsidRPr="006F178A">
          <w:rPr>
            <w:rtl/>
          </w:rPr>
          <w:delText xml:space="preserve">סומקא.</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(סימן שנמסר) </w:t>
      </w:r>
      <w:ins w:id="107471" w:author="קלוד" w:date="2026-10-11T13:11:34Z">
        <w:r>
          <w:rPr>
            <w:rStyle w:val="2fb"/>
            <w:rtl/>
          </w:rPr>
          <w:t xml:space="preserve">לשמואל</w:t>
        </w:r>
      </w:ins>
      <w:del w:id="107472" w:author="קלוד" w:date="2026-10-11T13:11:34Z">
        <w:r w:rsidRPr="006F178A">
          <w:rPr>
            <w:rStyle w:val="2fb"/>
            <w:rtl/>
          </w:rPr>
          <w:delText xml:space="preserve">שמואל</w:delText>
        </w:r>
      </w:del>
      <w:r w:rsidRPr="006F178A">
        <w:rPr>
          <w:rtl/>
        </w:rPr>
        <w:t xml:space="preserve"> </w:t>
      </w:r>
      <w:ins w:id="107469" w:author="קלוד" w:date="2026-10-11T13:11:34Z">
        <w:r>
          <w:rPr>
            <w:rtl/>
          </w:rPr>
          <w:t xml:space="preserve">ביום</w:t>
        </w:r>
      </w:ins>
      <w:del w:id="107470" w:author="קלוד" w:date="2026-10-11T13:11:34Z">
        <w:r w:rsidRPr="006F178A">
          <w:rPr>
            <w:rtl/>
          </w:rPr>
          <w:delText xml:space="preserve">ביומא</w:delText>
        </w:r>
      </w:del>
      <w:r w:rsidRPr="006F178A">
        <w:rPr>
          <w:rtl/>
        </w:rPr>
        <w:t xml:space="preserve"> </w:t>
      </w:r>
      <w:ins w:id="107467" w:author="קלוד" w:date="2026-10-11T13:11:34Z">
        <w:r>
          <w:rPr>
            <w:rtl/>
          </w:rPr>
          <w:t xml:space="preserve">שהקיז</w:t>
        </w:r>
      </w:ins>
      <w:del w:id="107468" w:author="קלוד" w:date="2026-10-11T13:11:34Z">
        <w:r w:rsidRPr="006F178A">
          <w:rPr>
            <w:rtl/>
          </w:rPr>
          <w:delText xml:space="preserve">דעבד</w:delText>
        </w:r>
      </w:del>
      <w:r w:rsidRPr="006F178A">
        <w:rPr>
          <w:rtl/>
        </w:rPr>
        <w:t xml:space="preserve"> </w:t>
      </w:r>
      <w:ins w:id="91781" w:author="מנוע מכני" w:date="2026-10-11T12:04:39Z">
        <w:ins w:id="107465" w:author="קלוד" w:date="2026-10-11T13:11:34Z">
          <w:r>
            <w:rPr>
              <w:rtl/>
            </w:rPr>
            <w:t xml:space="preserve">עשו</w:t>
          </w:r>
        </w:ins>
        <w:del w:id="107466" w:author="קלוד" w:date="2026-10-11T13:11:34Z">
          <w:r>
            <w:rPr>
              <w:rtl/>
            </w:rPr>
            <w:delText xml:space="preserve">דבר</w:delText>
          </w:r>
        </w:del>
      </w:ins>
      <w:del w:id="91782" w:author="מנוע מכני" w:date="2026-10-11T12:04:39Z">
        <w:r w:rsidRPr="006F178A">
          <w:rPr>
            <w:rtl/>
          </w:rPr>
          <w:delText xml:space="preserve">מילתא</w:delText>
        </w:r>
      </w:del>
      <w:r w:rsidRPr="006F178A">
        <w:rPr>
          <w:rtl/>
        </w:rPr>
        <w:t xml:space="preserve"> </w:t>
      </w:r>
      <w:ins w:id="107463" w:author="קלוד" w:date="2026-10-11T13:11:34Z">
        <w:r>
          <w:rPr>
            <w:rtl/>
          </w:rPr>
          <w:t xml:space="preserve">תבשיל</w:t>
        </w:r>
      </w:ins>
      <w:del w:id="107464" w:author="קלוד" w:date="2026-10-11T13:11:34Z">
        <w:r w:rsidRPr="006F178A">
          <w:rPr>
            <w:rtl/>
          </w:rPr>
          <w:delText xml:space="preserve">עבדי</w:delText>
        </w:r>
      </w:del>
      <w:r w:rsidRPr="006F178A">
        <w:rPr>
          <w:rtl/>
        </w:rPr>
        <w:t xml:space="preserve"> </w:t>
      </w:r>
      <w:ins w:id="93609" w:author="מנוע מכני" w:date="2026-10-11T12:04:39Z">
        <w:ins w:id="107461" w:author="קלוד" w:date="2026-10-11T13:11:34Z">
          <w:r>
            <w:rPr>
              <w:rtl/>
            </w:rPr>
            <w:t xml:space="preserve">של</w:t>
          </w:r>
        </w:ins>
        <w:del w:id="107462" w:author="קלוד" w:date="2026-10-11T13:11:34Z">
          <w:r>
            <w:rPr>
              <w:rtl/>
            </w:rPr>
            <w:delText xml:space="preserve">לו</w:delText>
          </w:r>
        </w:del>
      </w:ins>
      <w:del w:id="93610" w:author="מנוע מכני" w:date="2026-10-11T12:04:39Z">
        <w:r w:rsidRPr="006F178A">
          <w:rPr>
            <w:rtl/>
          </w:rPr>
          <w:delText xml:space="preserve">ליה</w:delText>
        </w:r>
      </w:del>
      <w:r w:rsidRPr="006F178A">
        <w:rPr>
          <w:rtl/>
        </w:rPr>
        <w:t xml:space="preserve"> </w:t>
      </w:r>
      <w:ins w:id="107459" w:author="קלוד" w:date="2026-10-11T13:11:34Z">
        <w:r>
          <w:rPr>
            <w:rtl/>
          </w:rPr>
          <w:t xml:space="preserve">טחול.</w:t>
        </w:r>
      </w:ins>
      <w:del w:id="107460" w:author="קלוד" w:date="2026-10-11T13:11:34Z">
        <w:r w:rsidRPr="006F178A">
          <w:rPr>
            <w:rtl/>
          </w:rPr>
          <w:delText xml:space="preserve">תבשילא דטחלי.</w:delText>
        </w:r>
      </w:del>
    </w:p>
    <w:p w:rsidR="00E9703F" w:rsidRPr="009757B9" w:rsidRDefault="00E9703F" w:rsidP="00E9703F">
      <w:pPr>
        <w:rPr>
          <w:rFonts w:cs="Guttman Vilna"/>
          <w:b/>
          <w:bCs/>
          <w:rtl/>
        </w:rPr>
      </w:pPr>
      <w:r w:rsidRPr="006F178A">
        <w:rPr>
          <w:rStyle w:val="2fb"/>
          <w:rtl/>
        </w:rPr>
        <w:t xml:space="preserve">רי"ו</w:t>
      </w:r>
      <w:r w:rsidRPr="006F178A">
        <w:rPr>
          <w:rtl/>
        </w:rPr>
        <w:t xml:space="preserve"> </w:t>
      </w:r>
      <w:ins w:id="107477" w:author="קלוד" w:date="2026-10-11T13:11:34Z">
        <w:r>
          <w:rPr>
            <w:rtl/>
          </w:rPr>
          <w:t xml:space="preserve">שותה </w:t>
        </w:r>
        <w:r>
          <w:rPr>
            <w:rStyle w:val="afffffe"/>
            <w:rtl/>
          </w:rPr>
          <w:t xml:space="preserve">יין</w:t>
        </w:r>
      </w:ins>
      <w:del w:id="107478" w:author="קלוד" w:date="2026-10-11T13:11:34Z">
        <w:r w:rsidRPr="006F178A">
          <w:rPr>
            <w:rtl/>
          </w:rPr>
          <w:delText xml:space="preserve">שתי</w:delText>
        </w:r>
      </w:del>
      <w:r w:rsidRPr="006F178A">
        <w:rPr>
          <w:rtl/>
        </w:rPr>
        <w:t xml:space="preserve"> עד </w:t>
      </w:r>
      <w:ins w:id="107475" w:author="קלוד" w:date="2026-10-11T13:11:34Z">
        <w:r>
          <w:rPr>
            <w:rtl/>
          </w:rPr>
          <w:t xml:space="preserve">שיוצא</w:t>
        </w:r>
      </w:ins>
      <w:del w:id="107476" w:author="קלוד" w:date="2026-10-11T13:11:34Z">
        <w:r w:rsidRPr="006F178A">
          <w:rPr>
            <w:rtl/>
          </w:rPr>
          <w:delText xml:space="preserve">דנפיק</w:delText>
        </w:r>
      </w:del>
      <w:r w:rsidRPr="006F178A">
        <w:rPr>
          <w:rtl/>
        </w:rPr>
        <w:t xml:space="preserve"> </w:t>
      </w:r>
      <w:ins w:id="107473" w:author="קלוד" w:date="2026-10-11T13:11:34Z">
        <w:r>
          <w:rPr>
            <w:rtl/>
          </w:rPr>
          <w:t xml:space="preserve">הריח</w:t>
        </w:r>
      </w:ins>
      <w:del w:id="107474" w:author="קלוד" w:date="2026-10-11T13:11:34Z">
        <w:r w:rsidRPr="006F178A">
          <w:rPr>
            <w:rtl/>
          </w:rPr>
          <w:delText xml:space="preserve">תיהיא</w:delText>
        </w:r>
      </w:del>
      <w:r w:rsidRPr="006F178A">
        <w:rPr>
          <w:rtl/>
        </w:rPr>
        <w:t xml:space="preserve"> מאוזנו.</w:t>
      </w:r>
    </w:p>
    <w:p w:rsidR="00E9703F" w:rsidRPr="009757B9" w:rsidRDefault="00E9703F" w:rsidP="00E9703F">
      <w:pPr>
        <w:rPr>
          <w:rFonts w:cs="Guttman Vilna"/>
          <w:b/>
          <w:bCs/>
          <w:rtl/>
        </w:rPr>
      </w:pPr>
      <w:ins w:id="90581" w:author="מנוע מכני" w:date="2026-10-11T12:04:39Z">
        <w:r>
          <w:rPr>
            <w:rStyle w:val="2fb"/>
            <w:rtl/>
          </w:rPr>
          <w:t xml:space="preserve">ור"נ</w:t>
        </w:r>
      </w:ins>
      <w:del w:id="90582" w:author="מנוע מכני" w:date="2026-10-11T12:04:39Z">
        <w:r w:rsidRPr="006F178A">
          <w:rPr>
            <w:rtl/>
          </w:rPr>
          <w:delText xml:space="preserve">ורב נחמן</w:delText>
        </w:r>
      </w:del>
      <w:r w:rsidRPr="006F178A">
        <w:rPr>
          <w:rtl/>
        </w:rPr>
        <w:t xml:space="preserve"> </w:t>
      </w:r>
      <w:ins w:id="107481" w:author="קלוד" w:date="2026-10-11T13:11:34Z">
        <w:r>
          <w:rPr>
            <w:rtl/>
          </w:rPr>
          <w:t xml:space="preserve">שותה</w:t>
        </w:r>
      </w:ins>
      <w:del w:id="107482" w:author="קלוד" w:date="2026-10-11T13:11:34Z">
        <w:r w:rsidRPr="006F178A">
          <w:rPr>
            <w:rtl/>
          </w:rPr>
          <w:delText xml:space="preserve">שתי</w:delText>
        </w:r>
      </w:del>
      <w:r w:rsidRPr="006F178A">
        <w:rPr>
          <w:rtl/>
        </w:rPr>
        <w:t xml:space="preserve"> עד </w:t>
      </w:r>
      <w:ins w:id="107479" w:author="קלוד" w:date="2026-10-11T13:11:34Z">
        <w:r>
          <w:rPr>
            <w:rtl/>
          </w:rPr>
          <w:t xml:space="preserve">שטחולו</w:t>
        </w:r>
      </w:ins>
      <w:del w:id="107480" w:author="קלוד" w:date="2026-10-11T13:11:34Z">
        <w:r w:rsidRPr="006F178A">
          <w:rPr>
            <w:rtl/>
          </w:rPr>
          <w:delText xml:space="preserve">דטחולו</w:delText>
        </w:r>
      </w:del>
      <w:r w:rsidRPr="006F178A">
        <w:rPr>
          <w:rtl/>
        </w:rPr>
        <w:t xml:space="preserve"> צף.</w:t>
      </w:r>
    </w:p>
    <w:p w:rsidR="00E9703F" w:rsidRPr="009757B9" w:rsidRDefault="00E9703F" w:rsidP="00E9703F">
      <w:pPr>
        <w:rPr>
          <w:rFonts w:cs="Guttman Vilna"/>
          <w:b/>
          <w:bCs/>
          <w:rtl/>
        </w:rPr>
      </w:pPr>
      <w:r w:rsidRPr="006F178A">
        <w:rPr>
          <w:rStyle w:val="2fb"/>
          <w:rtl/>
        </w:rPr>
        <w:t xml:space="preserve">רב יוסף</w:t>
      </w:r>
      <w:r w:rsidRPr="006F178A">
        <w:rPr>
          <w:rtl/>
        </w:rPr>
        <w:t xml:space="preserve"> </w:t>
      </w:r>
      <w:ins w:id="107487" w:author="קלוד" w:date="2026-10-11T13:11:34Z">
        <w:r>
          <w:rPr>
            <w:rtl/>
          </w:rPr>
          <w:t xml:space="preserve">שותה</w:t>
        </w:r>
      </w:ins>
      <w:del w:id="107488" w:author="קלוד" w:date="2026-10-11T13:11:34Z">
        <w:r w:rsidRPr="006F178A">
          <w:rPr>
            <w:rtl/>
          </w:rPr>
          <w:delText xml:space="preserve">שתי</w:delText>
        </w:r>
      </w:del>
      <w:r w:rsidRPr="006F178A">
        <w:rPr>
          <w:rtl/>
        </w:rPr>
        <w:t xml:space="preserve"> עד </w:t>
      </w:r>
      <w:ins w:id="107485" w:author="קלוד" w:date="2026-10-11T13:11:34Z">
        <w:r>
          <w:rPr>
            <w:rtl/>
          </w:rPr>
          <w:t xml:space="preserve">שיוצא </w:t>
        </w:r>
        <w:r>
          <w:rPr>
            <w:rStyle w:val="afffffe"/>
            <w:rtl/>
          </w:rPr>
          <w:t xml:space="preserve">היין</w:t>
        </w:r>
      </w:ins>
      <w:del w:id="107486" w:author="קלוד" w:date="2026-10-11T13:11:34Z">
        <w:r w:rsidRPr="006F178A">
          <w:rPr>
            <w:rtl/>
          </w:rPr>
          <w:delText xml:space="preserve">דנפיק</w:delText>
        </w:r>
      </w:del>
      <w:r w:rsidRPr="006F178A">
        <w:rPr>
          <w:rtl/>
        </w:rPr>
        <w:t xml:space="preserve"> מחור </w:t>
      </w:r>
      <w:ins w:id="107483" w:author="קלוד" w:date="2026-10-11T13:11:34Z">
        <w:r>
          <w:rPr>
            <w:rtl/>
          </w:rPr>
          <w:t xml:space="preserve">ההקזה.</w:t>
        </w:r>
      </w:ins>
      <w:del w:id="107484" w:author="קלוד" w:date="2026-10-11T13:11:34Z">
        <w:r w:rsidRPr="006F178A">
          <w:rPr>
            <w:rtl/>
          </w:rPr>
          <w:delText xml:space="preserve">כלי האומן של ההקזה ריבדא דכוסילתא.</w:delText>
        </w:r>
      </w:del>
    </w:p>
    <w:p w:rsidR="00E9703F" w:rsidRPr="009757B9" w:rsidRDefault="00E9703F" w:rsidP="00E9703F">
      <w:pPr>
        <w:rPr>
          <w:rFonts w:cs="Guttman Vilna"/>
          <w:b/>
          <w:bCs/>
          <w:rtl/>
        </w:rPr>
      </w:pPr>
      <w:r w:rsidRPr="006F178A">
        <w:rPr>
          <w:rStyle w:val="2fb"/>
          <w:rtl/>
        </w:rPr>
        <w:t xml:space="preserve">רבא</w:t>
      </w:r>
      <w:r w:rsidRPr="006F178A">
        <w:rPr>
          <w:rtl/>
        </w:rPr>
        <w:t xml:space="preserve"> </w:t>
      </w:r>
      <w:ins w:id="107495" w:author="קלוד" w:date="2026-10-11T13:11:34Z">
        <w:r>
          <w:rPr>
            <w:rtl/>
          </w:rPr>
          <w:t xml:space="preserve">מחזר</w:t>
        </w:r>
      </w:ins>
      <w:del w:id="107496" w:author="קלוד" w:date="2026-10-11T13:11:34Z">
        <w:r w:rsidRPr="006F178A">
          <w:rPr>
            <w:rtl/>
          </w:rPr>
          <w:delText xml:space="preserve">מהדר</w:delText>
        </w:r>
      </w:del>
      <w:r w:rsidRPr="006F178A">
        <w:rPr>
          <w:rtl/>
        </w:rPr>
        <w:t xml:space="preserve"> </w:t>
      </w:r>
      <w:ins w:id="107493" w:author="קלוד" w:date="2026-10-11T13:11:34Z">
        <w:r>
          <w:rPr>
            <w:rtl/>
          </w:rPr>
          <w:t xml:space="preserve">אחר</w:t>
        </w:r>
      </w:ins>
      <w:del w:id="107494" w:author="קלוד" w:date="2026-10-11T13:11:34Z">
        <w:r w:rsidRPr="006F178A">
          <w:rPr>
            <w:rtl/>
          </w:rPr>
          <w:delText xml:space="preserve">אחמרא</w:delText>
        </w:r>
      </w:del>
      <w:r w:rsidRPr="006F178A">
        <w:rPr>
          <w:rtl/>
        </w:rPr>
        <w:t xml:space="preserve"> </w:t>
      </w:r>
      <w:ins w:id="107491" w:author="קלוד" w:date="2026-10-11T13:11:34Z">
        <w:r>
          <w:rPr>
            <w:rtl/>
          </w:rPr>
          <w:t xml:space="preserve">יין בן</w:t>
        </w:r>
      </w:ins>
      <w:del w:id="107492" w:author="קלוד" w:date="2026-10-11T13:11:34Z">
        <w:r w:rsidRPr="006F178A">
          <w:rPr>
            <w:rtl/>
          </w:rPr>
          <w:delText xml:space="preserve">בר</w:delText>
        </w:r>
      </w:del>
      <w:r w:rsidRPr="006F178A">
        <w:rPr>
          <w:rtl/>
        </w:rPr>
        <w:t xml:space="preserve"> </w:t>
      </w:r>
      <w:ins w:id="93611" w:author="מנוע מכני" w:date="2026-10-11T12:04:39Z">
        <w:r>
          <w:rPr>
            <w:rtl/>
          </w:rPr>
          <w:t xml:space="preserve">שלושה</w:t>
        </w:r>
      </w:ins>
      <w:del w:id="93612" w:author="מנוע מכני" w:date="2026-10-11T12:04:39Z">
        <w:r w:rsidRPr="006F178A">
          <w:rPr>
            <w:rtl/>
          </w:rPr>
          <w:delText xml:space="preserve">תלתא</w:delText>
        </w:r>
      </w:del>
      <w:r w:rsidRPr="006F178A">
        <w:rPr>
          <w:rtl/>
        </w:rPr>
        <w:t xml:space="preserve"> </w:t>
      </w:r>
      <w:ins w:id="107489" w:author="קלוד" w:date="2026-10-11T13:11:34Z">
        <w:r>
          <w:rPr>
            <w:rtl/>
          </w:rPr>
          <w:t xml:space="preserve">עלים </w:t>
        </w:r>
        <w:r>
          <w:rPr>
            <w:rStyle w:val="afffffe"/>
            <w:rtl/>
          </w:rPr>
          <w:t xml:space="preserve">ישן</w:t>
        </w:r>
        <w:r>
          <w:rPr>
            <w:rtl/>
          </w:rPr>
          <w:t xml:space="preserve">.</w:t>
        </w:r>
      </w:ins>
      <w:del w:id="107490" w:author="קלוד" w:date="2026-10-11T13:11:34Z">
        <w:r w:rsidRPr="006F178A">
          <w:rPr>
            <w:rtl/>
          </w:rPr>
          <w:delText xml:space="preserve">טרפי.</w:delText>
        </w:r>
      </w:del>
    </w:p>
    <w:p>
      <w:pPr>
        <w:pStyle w:val="38"/>
        <w:rPr>
          <w:ins w:id="98782" w:author="מנוע מכני" w:date="2026-10-11T12:04:39Z"/>
        </w:rPr>
      </w:pPr>
      <w:del w:id="98781" w:author="מנוע מכני" w:date="2026-10-11T12:04:39Z">
        <w:r w:rsidRPr="006F178A">
          <w:delText xml:space="preserve">•</w:delText>
        </w:r>
      </w:del>
      <w:r w:rsidRPr="006F178A">
        <w:t xml:space="preserve"> </w:t>
      </w:r>
      <w:r w:rsidRPr="006F178A">
        <w:t xml:space="preserve">רנב"י לרבנן:</w:t>
      </w:r>
    </w:p>
    <w:p w:rsidR="00E9703F" w:rsidRDefault="00E9703F" w:rsidP="00E9703F">
      <w:pPr>
        <w:rPr>
          <w:rtl/>
        </w:rPr>
      </w:pPr>
      <w:del w:id="98783" w:author="מנוע מכני" w:date="2026-10-11T12:04:39Z">
        <w:r w:rsidRPr="006F178A">
          <w:rPr>
            <w:rtl/>
          </w:rPr>
          <w:delText xml:space="preserve"> </w:delText>
        </w:r>
      </w:del>
      <w:ins w:id="90533" w:author="Claude - סמנטי" w:date="2026-10-11T12:28:21Z">
        <w:r>
          <w:rPr>
            <w:rtl/>
          </w:rPr>
          <w:t xml:space="preserve">בבקשה</w:t>
        </w:r>
      </w:ins>
      <w:del w:id="90534" w:author="Claude - סמנטי" w:date="2026-10-11T12:28:21Z">
        <w:r w:rsidRPr="006F178A">
          <w:rPr>
            <w:rtl/>
          </w:rPr>
          <w:delText xml:space="preserve">במטותא</w:delText>
        </w:r>
      </w:del>
      <w:r w:rsidRPr="006F178A">
        <w:rPr>
          <w:rtl/>
        </w:rPr>
        <w:t xml:space="preserve"> </w:t>
      </w:r>
      <w:ins w:id="107523" w:author="קלוד" w:date="2026-10-11T13:11:34Z">
        <w:r>
          <w:rPr>
            <w:rtl/>
          </w:rPr>
          <w:t xml:space="preserve">מכם,</w:t>
        </w:r>
      </w:ins>
      <w:del w:id="107524" w:author="קלוד" w:date="2026-10-11T13:11:34Z">
        <w:r w:rsidRPr="006F178A">
          <w:rPr>
            <w:rtl/>
          </w:rPr>
          <w:delText xml:space="preserve">מינייכו,</w:delText>
        </w:r>
      </w:del>
      <w:r w:rsidRPr="006F178A">
        <w:rPr>
          <w:rtl/>
        </w:rPr>
        <w:t xml:space="preserve"> </w:t>
      </w:r>
      <w:ins w:id="107521" w:author="קלוד" w:date="2026-10-11T13:11:34Z">
        <w:r>
          <w:rPr>
            <w:rtl/>
          </w:rPr>
          <w:t xml:space="preserve">ביום</w:t>
        </w:r>
      </w:ins>
      <w:del w:id="107522" w:author="קלוד" w:date="2026-10-11T13:11:34Z">
        <w:r w:rsidRPr="006F178A">
          <w:rPr>
            <w:rtl/>
          </w:rPr>
          <w:delText xml:space="preserve">ביומא</w:delText>
        </w:r>
      </w:del>
      <w:r w:rsidRPr="006F178A">
        <w:rPr>
          <w:rtl/>
        </w:rPr>
        <w:t xml:space="preserve"> </w:t>
      </w:r>
      <w:ins w:id="107519" w:author="קלוד" w:date="2026-10-11T13:11:34Z">
        <w:r>
          <w:rPr>
            <w:rtl/>
          </w:rPr>
          <w:t xml:space="preserve">ההקזה</w:t>
        </w:r>
      </w:ins>
      <w:del w:id="107520" w:author="קלוד" w:date="2026-10-11T13:11:34Z">
        <w:r w:rsidRPr="006F178A">
          <w:rPr>
            <w:rtl/>
          </w:rPr>
          <w:delText xml:space="preserve">דהקזה</w:delText>
        </w:r>
      </w:del>
      <w:r w:rsidRPr="006F178A">
        <w:rPr>
          <w:rtl/>
        </w:rPr>
        <w:t xml:space="preserve"> אמרו </w:t>
      </w:r>
      <w:ins w:id="107517" w:author="קלוד" w:date="2026-10-11T13:11:34Z">
        <w:r>
          <w:rPr>
            <w:rtl/>
          </w:rPr>
          <w:t xml:space="preserve">לנשותיכם:</w:t>
        </w:r>
      </w:ins>
      <w:del w:id="107518" w:author="קלוד" w:date="2026-10-11T13:11:34Z">
        <w:r w:rsidRPr="006F178A">
          <w:rPr>
            <w:rtl/>
          </w:rPr>
          <w:delText xml:space="preserve">לביתייכו:</w:delText>
        </w:r>
      </w:del>
      <w:r w:rsidRPr="006F178A">
        <w:rPr>
          <w:rtl/>
        </w:rPr>
        <w:t xml:space="preserve"> </w:t>
      </w:r>
      <w:ins w:id="107515" w:author="קלוד" w:date="2026-10-11T13:11:34Z">
        <w:r>
          <w:rPr>
            <w:rtl/>
          </w:rPr>
          <w:t xml:space="preserve">'נחמן</w:t>
        </w:r>
      </w:ins>
      <w:del w:id="107516" w:author="קלוד" w:date="2026-10-11T13:11:34Z">
        <w:r w:rsidRPr="006F178A">
          <w:rPr>
            <w:rtl/>
          </w:rPr>
          <w:delText xml:space="preserve">נחמן</w:delText>
        </w:r>
      </w:del>
      <w:r w:rsidRPr="006F178A">
        <w:rPr>
          <w:rtl/>
        </w:rPr>
        <w:t xml:space="preserve"> </w:t>
      </w:r>
      <w:ins w:id="107513" w:author="קלוד" w:date="2026-10-11T13:11:34Z">
        <w:r>
          <w:rPr>
            <w:rtl/>
          </w:rPr>
          <w:t xml:space="preserve">הזדמן</w:t>
        </w:r>
      </w:ins>
      <w:del w:id="107514" w:author="קלוד" w:date="2026-10-11T13:11:34Z">
        <w:r w:rsidRPr="006F178A">
          <w:rPr>
            <w:rtl/>
          </w:rPr>
          <w:delText xml:space="preserve">אקלע</w:delText>
        </w:r>
      </w:del>
      <w:r w:rsidRPr="006F178A">
        <w:rPr>
          <w:rtl/>
        </w:rPr>
        <w:t xml:space="preserve"> </w:t>
      </w:r>
      <w:ins w:id="107511" w:author="קלוד" w:date="2026-10-11T13:11:34Z">
        <w:r>
          <w:rPr>
            <w:rtl/>
          </w:rPr>
          <w:t xml:space="preserve">אצלנו',</w:t>
        </w:r>
      </w:ins>
      <w:del w:id="107512" w:author="קלוד" w:date="2026-10-11T13:11:34Z">
        <w:r w:rsidRPr="006F178A">
          <w:rPr>
            <w:rtl/>
          </w:rPr>
          <w:delText xml:space="preserve">לגבן.</w:delText>
        </w:r>
      </w:del>
      <w:r w:rsidRPr="006F178A">
        <w:rPr>
          <w:rtl/>
        </w:rPr>
        <w:t xml:space="preserve"> </w:t>
      </w:r>
      <w:ins w:id="91783" w:author="מנוע מכני" w:date="2026-10-11T12:04:39Z">
        <w:ins w:id="107509" w:author="קלוד" w:date="2026-10-11T13:11:34Z">
          <w:r>
            <w:rPr>
              <w:rStyle w:val="afffffe"/>
              <w:rtl/>
            </w:rPr>
            <w:t xml:space="preserve">שיכינו</w:t>
          </w:r>
        </w:ins>
        <w:del w:id="107510" w:author="קלוד" w:date="2026-10-11T13:11:34Z">
          <w:r>
            <w:rPr>
              <w:rtl/>
            </w:rPr>
            <w:delText xml:space="preserve">וכולם</w:delText>
          </w:r>
        </w:del>
      </w:ins>
      <w:del w:id="91784" w:author="מנוע מכני" w:date="2026-10-11T12:04:39Z">
        <w:r w:rsidRPr="006F178A">
          <w:rPr>
            <w:rtl/>
          </w:rPr>
          <w:delText xml:space="preserve">וכולהו</w:delText>
        </w:r>
      </w:del>
      <w:r w:rsidRPr="006F178A">
        <w:rPr>
          <w:rtl/>
        </w:rPr>
        <w:t xml:space="preserve"> </w:t>
      </w:r>
      <w:ins w:id="107507" w:author="קלוד" w:date="2026-10-11T13:11:34Z">
        <w:r>
          <w:rPr>
            <w:rStyle w:val="afffffe"/>
            <w:rtl/>
          </w:rPr>
          <w:t xml:space="preserve">סעודה</w:t>
        </w:r>
        <w:r>
          <w:rPr>
            <w:rtl/>
          </w:rPr>
          <w:t xml:space="preserve">.</w:t>
        </w:r>
      </w:ins>
      <w:del w:id="107508" w:author="קלוד" w:date="2026-10-11T13:11:34Z">
        <w:r w:rsidRPr="006F178A">
          <w:rPr>
            <w:rtl/>
          </w:rPr>
          <w:delText xml:space="preserve">אערומי</w:delText>
        </w:r>
      </w:del>
      <w:r w:rsidRPr="006F178A">
        <w:rPr>
          <w:rtl/>
        </w:rPr>
        <w:t xml:space="preserve"> </w:t>
      </w:r>
      <w:ins w:id="107505" w:author="קלוד" w:date="2026-10-11T13:11:34Z">
        <w:r>
          <w:rPr>
            <w:rtl/>
          </w:rPr>
          <w:t xml:space="preserve">וכל</w:t>
        </w:r>
      </w:ins>
      <w:del w:id="107506" w:author="קלוד" w:date="2026-10-11T13:11:34Z">
        <w:r w:rsidRPr="006F178A">
          <w:rPr>
            <w:rtl/>
          </w:rPr>
          <w:delText xml:space="preserve">אסירי,</w:delText>
        </w:r>
      </w:del>
      <w:r w:rsidRPr="006F178A">
        <w:rPr>
          <w:rtl/>
        </w:rPr>
        <w:t xml:space="preserve"> </w:t>
      </w:r>
      <w:ins w:id="107503" w:author="קלוד" w:date="2026-10-11T13:11:34Z">
        <w:r>
          <w:rPr>
            <w:rtl/>
          </w:rPr>
          <w:t xml:space="preserve">הערמות</w:t>
        </w:r>
      </w:ins>
      <w:del w:id="107504" w:author="קלוד" w:date="2026-10-11T13:11:34Z">
        <w:r w:rsidRPr="006F178A">
          <w:rPr>
            <w:rtl/>
          </w:rPr>
          <w:delText xml:space="preserve">בר</w:delText>
        </w:r>
      </w:del>
      <w:r w:rsidRPr="006F178A">
        <w:rPr>
          <w:rtl/>
        </w:rPr>
        <w:t xml:space="preserve"> </w:t>
      </w:r>
      <w:ins w:id="93613" w:author="מנוע מכני" w:date="2026-10-11T12:04:39Z">
        <w:ins w:id="107501" w:author="קלוד" w:date="2026-10-11T13:11:34Z">
          <w:r>
            <w:rPr>
              <w:rtl/>
            </w:rPr>
            <w:t xml:space="preserve">אסורות,</w:t>
          </w:r>
        </w:ins>
        <w:del w:id="107502" w:author="קלוד" w:date="2026-10-11T13:11:34Z">
          <w:r>
            <w:rPr>
              <w:rtl/>
            </w:rPr>
            <w:delText xml:space="preserve">מזה</w:delText>
          </w:r>
        </w:del>
      </w:ins>
      <w:del w:id="93614" w:author="מנוע מכני" w:date="2026-10-11T12:04:39Z">
        <w:r w:rsidRPr="006F178A">
          <w:rPr>
            <w:rtl/>
          </w:rPr>
          <w:delText xml:space="preserve">מהאי</w:delText>
        </w:r>
      </w:del>
      <w:r w:rsidRPr="006F178A">
        <w:rPr>
          <w:rtl/>
        </w:rPr>
        <w:t xml:space="preserve"> </w:t>
      </w:r>
      <w:ins w:id="107499" w:author="קלוד" w:date="2026-10-11T13:11:34Z">
        <w:r>
          <w:rPr>
            <w:rtl/>
          </w:rPr>
          <w:t xml:space="preserve">חוץ</w:t>
        </w:r>
      </w:ins>
      <w:del w:id="107500" w:author="קלוד" w:date="2026-10-11T13:11:34Z">
        <w:r w:rsidRPr="006F178A">
          <w:rPr>
            <w:rtl/>
          </w:rPr>
          <w:delText xml:space="preserve">ערמה</w:delText>
        </w:r>
      </w:del>
      <w:r w:rsidRPr="006F178A">
        <w:rPr>
          <w:rtl/>
        </w:rPr>
        <w:t xml:space="preserve"> </w:t>
      </w:r>
      <w:ins w:id="107497" w:author="קלוד" w:date="2026-10-11T13:11:34Z">
        <w:r>
          <w:rPr>
            <w:rtl/>
          </w:rPr>
          <w:t xml:space="preserve">מערמה זו שמותרת:</w:t>
        </w:r>
      </w:ins>
      <w:del w:id="107498" w:author="קלוד" w:date="2026-10-11T13:11:34Z">
        <w:r w:rsidRPr="006F178A">
          <w:rPr>
            <w:rtl/>
          </w:rPr>
          <w:delText xml:space="preserve">דשרי:</w:delText>
        </w:r>
      </w:del>
    </w:p>
    <w:p w:rsidR="00E9703F" w:rsidRPr="006F178A" w:rsidRDefault="00E9703F" w:rsidP="00E9703F">
      <w:pPr>
        <w:rPr>
          <w:rtl/>
        </w:rPr>
      </w:pPr>
      <w:ins w:id="107561" w:author="קלוד" w:date="2026-10-11T13:11:34Z">
        <w:r>
          <w:rPr>
            <w:rtl/>
          </w:rPr>
          <w:t xml:space="preserve">המקיז</w:t>
        </w:r>
      </w:ins>
      <w:del w:id="107562" w:author="קלוד" w:date="2026-10-11T13:11:34Z">
        <w:r w:rsidRPr="006F178A">
          <w:rPr>
            <w:rtl/>
          </w:rPr>
          <w:delText xml:space="preserve">מאן</w:delText>
        </w:r>
      </w:del>
      <w:r w:rsidRPr="006F178A">
        <w:rPr>
          <w:rtl/>
        </w:rPr>
        <w:t xml:space="preserve"> </w:t>
      </w:r>
      <w:ins w:id="95593" w:author="מנוע מכני" w:date="2026-10-11T12:04:39Z">
        <w:ins w:id="107559" w:author="קלוד" w:date="2026-10-11T13:11:34Z">
          <w:r>
            <w:rPr>
              <w:rtl/>
            </w:rPr>
            <w:t xml:space="preserve">ואין</w:t>
          </w:r>
        </w:ins>
        <w:del w:id="107560" w:author="קלוד" w:date="2026-10-11T13:11:34Z">
          <w:r>
            <w:rPr>
              <w:rtl/>
            </w:rPr>
            <w:delText xml:space="preserve">דעשה</w:delText>
          </w:r>
        </w:del>
      </w:ins>
      <w:del w:id="95594" w:author="מנוע מכני" w:date="2026-10-11T12:04:39Z">
        <w:r w:rsidRPr="006F178A">
          <w:rPr>
            <w:rtl/>
          </w:rPr>
          <w:delText xml:space="preserve">דעביד</w:delText>
        </w:r>
      </w:del>
      <w:r w:rsidRPr="006F178A">
        <w:rPr>
          <w:rtl/>
        </w:rPr>
        <w:t xml:space="preserve"> </w:t>
      </w:r>
      <w:ins w:id="91785" w:author="מנוע מכני" w:date="2026-10-11T12:04:39Z">
        <w:ins w:id="107557" w:author="קלוד" w:date="2026-10-11T13:11:34Z">
          <w:r>
            <w:rPr>
              <w:rtl/>
            </w:rPr>
            <w:t xml:space="preserve">ידו</w:t>
          </w:r>
        </w:ins>
        <w:del w:id="107558" w:author="קלוד" w:date="2026-10-11T13:11:34Z">
          <w:r>
            <w:rPr>
              <w:rtl/>
            </w:rPr>
            <w:delText xml:space="preserve">דבר</w:delText>
          </w:r>
        </w:del>
      </w:ins>
      <w:del w:id="91786" w:author="מנוע מכני" w:date="2026-10-11T12:04:39Z">
        <w:r w:rsidRPr="006F178A">
          <w:rPr>
            <w:rtl/>
          </w:rPr>
          <w:delText xml:space="preserve">מילתא</w:delText>
        </w:r>
      </w:del>
      <w:r w:rsidRPr="006F178A">
        <w:rPr>
          <w:rtl/>
        </w:rPr>
        <w:t xml:space="preserve"> </w:t>
      </w:r>
      <w:ins w:id="107555" w:author="קלוד" w:date="2026-10-11T13:11:34Z">
        <w:r>
          <w:rPr>
            <w:rtl/>
          </w:rPr>
          <w:t xml:space="preserve">משגת</w:t>
        </w:r>
      </w:ins>
      <w:del w:id="107556" w:author="קלוד" w:date="2026-10-11T13:11:34Z">
        <w:r w:rsidRPr="006F178A">
          <w:rPr>
            <w:rtl/>
          </w:rPr>
          <w:delText xml:space="preserve">ולא</w:delText>
        </w:r>
      </w:del>
      <w:r w:rsidRPr="006F178A">
        <w:rPr>
          <w:rtl/>
        </w:rPr>
        <w:t xml:space="preserve"> </w:t>
      </w:r>
      <w:ins w:id="107553" w:author="קלוד" w:date="2026-10-11T13:11:34Z">
        <w:r>
          <w:rPr>
            <w:rtl/>
          </w:rPr>
          <w:t xml:space="preserve">-</w:t>
        </w:r>
      </w:ins>
      <w:del w:id="107554" w:author="קלוד" w:date="2026-10-11T13:11:34Z">
        <w:r w:rsidRPr="006F178A">
          <w:rPr>
            <w:rtl/>
          </w:rPr>
          <w:delText xml:space="preserve">אפשר</w:delText>
        </w:r>
      </w:del>
      <w:r w:rsidRPr="006F178A">
        <w:rPr>
          <w:rtl/>
        </w:rPr>
        <w:t xml:space="preserve"> </w:t>
      </w:r>
      <w:ins w:id="93615" w:author="מנוע מכני" w:date="2026-10-11T12:04:39Z">
        <w:ins w:id="107551" w:author="קלוד" w:date="2026-10-11T13:11:34Z">
          <w:r>
            <w:rPr>
              <w:rtl/>
            </w:rPr>
            <w:t xml:space="preserve">יקח</w:t>
          </w:r>
        </w:ins>
        <w:del w:id="107552" w:author="קלוד" w:date="2026-10-11T13:11:34Z">
          <w:r>
            <w:rPr>
              <w:rtl/>
            </w:rPr>
            <w:delText xml:space="preserve">לו</w:delText>
          </w:r>
          <w:r w:rsidRPr="006F178A">
            <w:rPr>
              <w:rtl/>
            </w:rPr>
            <w:delText xml:space="preserve">,</w:delText>
          </w:r>
        </w:del>
      </w:ins>
      <w:del w:id="93616" w:author="מנוע מכני" w:date="2026-10-11T12:04:39Z">
        <w:r w:rsidRPr="006F178A">
          <w:rPr>
            <w:rtl/>
          </w:rPr>
          <w:delText xml:space="preserve">ליה</w:delText>
        </w:r>
      </w:del>
      <w:r w:rsidRPr="006F178A">
        <w:rPr>
          <w:rtl/>
        </w:rPr>
        <w:t xml:space="preserve"> </w:t>
      </w:r>
      <w:ins w:id="107549" w:author="קלוד" w:date="2026-10-11T13:11:34Z">
        <w:r>
          <w:rPr>
            <w:rtl/>
          </w:rPr>
          <w:t xml:space="preserve">זוז</w:t>
        </w:r>
      </w:ins>
      <w:del w:id="107550" w:author="קלוד" w:date="2026-10-11T13:11:34Z">
        <w:r w:rsidRPr="006F178A">
          <w:rPr>
            <w:rtl/>
          </w:rPr>
          <w:delText xml:space="preserve">לישקול</w:delText>
        </w:r>
      </w:del>
      <w:r w:rsidRPr="006F178A">
        <w:rPr>
          <w:rtl/>
        </w:rPr>
        <w:t xml:space="preserve"> </w:t>
      </w:r>
      <w:ins w:id="107547" w:author="קלוד" w:date="2026-10-11T13:11:34Z">
        <w:r>
          <w:rPr>
            <w:rtl/>
          </w:rPr>
          <w:t xml:space="preserve">שחוק</w:t>
        </w:r>
      </w:ins>
      <w:del w:id="107548" w:author="קלוד" w:date="2026-10-11T13:11:34Z">
        <w:r w:rsidRPr="006F178A">
          <w:rPr>
            <w:rtl/>
          </w:rPr>
          <w:delText xml:space="preserve">זוזא</w:delText>
        </w:r>
      </w:del>
      <w:r w:rsidRPr="006F178A">
        <w:rPr>
          <w:rtl/>
        </w:rPr>
        <w:t xml:space="preserve"> </w:t>
      </w:r>
      <w:ins w:id="107545" w:author="קלוד" w:date="2026-10-11T13:11:34Z">
        <w:r>
          <w:rPr>
            <w:rtl/>
          </w:rPr>
          <w:t xml:space="preserve">וילך</w:t>
        </w:r>
      </w:ins>
      <w:del w:id="107546" w:author="קלוד" w:date="2026-10-11T13:11:34Z">
        <w:r w:rsidRPr="006F178A">
          <w:rPr>
            <w:rtl/>
          </w:rPr>
          <w:delText xml:space="preserve">מכא</w:delText>
        </w:r>
      </w:del>
      <w:r w:rsidRPr="006F178A">
        <w:rPr>
          <w:rtl/>
        </w:rPr>
        <w:t xml:space="preserve"> </w:t>
      </w:r>
      <w:ins w:id="107543" w:author="קלוד" w:date="2026-10-11T13:11:34Z">
        <w:r>
          <w:rPr>
            <w:rtl/>
          </w:rPr>
          <w:t xml:space="preserve">לשבע</w:t>
        </w:r>
      </w:ins>
      <w:del w:id="107544" w:author="קלוד" w:date="2026-10-11T13:11:34Z">
        <w:r w:rsidRPr="006F178A">
          <w:rPr>
            <w:rtl/>
          </w:rPr>
          <w:delText xml:space="preserve">וליזיל</w:delText>
        </w:r>
      </w:del>
      <w:r w:rsidRPr="006F178A">
        <w:rPr>
          <w:rtl/>
        </w:rPr>
        <w:t xml:space="preserve"> </w:t>
      </w:r>
      <w:ins w:id="107541" w:author="קלוד" w:date="2026-10-11T13:11:34Z">
        <w:r>
          <w:rPr>
            <w:rtl/>
          </w:rPr>
          <w:t xml:space="preserve">חנויות,</w:t>
        </w:r>
      </w:ins>
      <w:del w:id="107542" w:author="קלוד" w:date="2026-10-11T13:11:34Z">
        <w:r w:rsidRPr="006F178A">
          <w:rPr>
            <w:rtl/>
          </w:rPr>
          <w:delText xml:space="preserve">לשב </w:delText>
        </w:r>
        <w:r>
          <w:rPr>
            <w:rtl/>
          </w:rPr>
          <w:delText xml:space="preserve">חנות</w:delText>
        </w:r>
        <w:r w:rsidRPr="006F178A">
          <w:rPr>
            <w:rtl/>
          </w:rPr>
          <w:delText xml:space="preserve">,</w:delText>
        </w:r>
      </w:del>
      <w:ins w:id="90541" w:author="Claude - סמנטי" w:date="2026-10-11T12:28:21Z"/>
      <w:del w:id="90542" w:author="Claude - סמנטי" w:date="2026-10-11T12:28:21Z">
        <w:r w:rsidRPr="006F178A">
          <w:rPr>
            <w:rtl/>
          </w:rPr>
          <w:delText xml:space="preserve">חנותא</w:delText>
        </w:r>
      </w:del>
      <w:r w:rsidRPr="006F178A">
        <w:rPr>
          <w:rtl/>
        </w:rPr>
        <w:t xml:space="preserve"> עד </w:t>
      </w:r>
      <w:ins w:id="107539" w:author="קלוד" w:date="2026-10-11T13:11:34Z">
        <w:r>
          <w:rPr>
            <w:rtl/>
          </w:rPr>
          <w:t xml:space="preserve">שיטעם</w:t>
        </w:r>
      </w:ins>
      <w:del w:id="107540" w:author="קלוד" w:date="2026-10-11T13:11:34Z">
        <w:r w:rsidRPr="006F178A">
          <w:rPr>
            <w:rtl/>
          </w:rPr>
          <w:delText xml:space="preserve">דטעים שיעור</w:delText>
        </w:r>
      </w:del>
      <w:r w:rsidRPr="006F178A">
        <w:rPr>
          <w:rtl/>
        </w:rPr>
        <w:t xml:space="preserve"> </w:t>
      </w:r>
      <w:ins w:id="90539" w:author="Claude - סמנטי" w:date="2026-10-11T12:28:21Z">
        <w:r>
          <w:rPr>
            <w:rtl/>
          </w:rPr>
          <w:t xml:space="preserve">רביעית</w:t>
        </w:r>
      </w:ins>
      <w:del w:id="90540" w:author="Claude - סמנטי" w:date="2026-10-11T12:28:21Z">
        <w:r w:rsidRPr="006F178A">
          <w:rPr>
            <w:rtl/>
          </w:rPr>
          <w:delText xml:space="preserve">רביעתא</w:delText>
        </w:r>
      </w:del>
      <w:r w:rsidRPr="006F178A">
        <w:rPr>
          <w:rtl/>
        </w:rPr>
        <w:t xml:space="preserve">. </w:t>
      </w:r>
      <w:ins w:id="94953" w:author="מנוע מכני" w:date="2026-10-11T12:04:39Z">
        <w:r>
          <w:rPr>
            <w:rtl/>
          </w:rPr>
          <w:t xml:space="preserve">ואם </w:t>
        </w:r>
      </w:ins>
      <w:del w:id="94954" w:author="מנוע מכני" w:date="2026-10-11T12:04:39Z">
        <w:r w:rsidRPr="006F178A">
          <w:rPr>
            <w:rtl/>
          </w:rPr>
          <w:delText xml:space="preserve">ואי </w:delText>
        </w:r>
      </w:del>
      <w:r w:rsidRPr="006F178A">
        <w:rPr>
          <w:rtl/>
        </w:rPr>
        <w:t xml:space="preserve">לא</w:t>
      </w:r>
      <w:r w:rsidRPr="006F178A">
        <w:rPr>
          <w:rtl/>
        </w:rPr>
        <w:t xml:space="preserve"> - </w:t>
      </w:r>
      <w:ins w:id="90537" w:author="Claude - סמנטי" w:date="2026-10-11T12:28:21Z">
        <w:r>
          <w:rPr>
            <w:rtl/>
          </w:rPr>
          <w:t xml:space="preserve">יאכל</w:t>
        </w:r>
      </w:ins>
      <w:del w:id="90538" w:author="Claude - סמנטי" w:date="2026-10-11T12:28:21Z">
        <w:r w:rsidRPr="006F178A">
          <w:rPr>
            <w:rtl/>
          </w:rPr>
          <w:delText xml:space="preserve">ליכול</w:delText>
        </w:r>
      </w:del>
      <w:r w:rsidRPr="006F178A">
        <w:rPr>
          <w:rtl/>
        </w:rPr>
        <w:t xml:space="preserve"> </w:t>
      </w:r>
      <w:ins w:id="107537" w:author="קלוד" w:date="2026-10-11T13:11:34Z">
        <w:r>
          <w:rPr>
            <w:rtl/>
          </w:rPr>
          <w:t xml:space="preserve">שבעה</w:t>
        </w:r>
      </w:ins>
      <w:del w:id="107538" w:author="קלוד" w:date="2026-10-11T13:11:34Z">
        <w:r w:rsidRPr="006F178A">
          <w:rPr>
            <w:rtl/>
          </w:rPr>
          <w:delText xml:space="preserve">שב</w:delText>
        </w:r>
      </w:del>
      <w:r w:rsidRPr="006F178A">
        <w:rPr>
          <w:rtl/>
        </w:rPr>
        <w:t xml:space="preserve"> </w:t>
      </w:r>
      <w:ins w:id="107535" w:author="קלוד" w:date="2026-10-11T13:11:34Z">
        <w:r>
          <w:rPr>
            <w:rtl/>
          </w:rPr>
          <w:t xml:space="preserve">תמרים</w:t>
        </w:r>
      </w:ins>
      <w:del w:id="107536" w:author="קלוד" w:date="2026-10-11T13:11:34Z">
        <w:r w:rsidRPr="006F178A">
          <w:rPr>
            <w:rtl/>
          </w:rPr>
          <w:delText xml:space="preserve">תמרי</w:delText>
        </w:r>
      </w:del>
      <w:r w:rsidRPr="006F178A">
        <w:rPr>
          <w:rtl/>
        </w:rPr>
        <w:t xml:space="preserve"> </w:t>
      </w:r>
      <w:ins w:id="90535" w:author="Claude - סמנטי" w:date="2026-10-11T12:28:21Z">
        <w:r>
          <w:rPr>
            <w:rtl/>
          </w:rPr>
          <w:t xml:space="preserve">שחורים</w:t>
        </w:r>
      </w:ins>
      <w:del w:id="90536" w:author="Claude - סמנטי" w:date="2026-10-11T12:28:21Z">
        <w:r w:rsidRPr="006F178A">
          <w:rPr>
            <w:rtl/>
          </w:rPr>
          <w:delText xml:space="preserve">אוכמתא</w:delText>
        </w:r>
      </w:del>
      <w:r w:rsidRPr="006F178A">
        <w:rPr>
          <w:rtl/>
        </w:rPr>
        <w:t xml:space="preserve">, </w:t>
      </w:r>
      <w:ins w:id="107533" w:author="קלוד" w:date="2026-10-11T13:11:34Z">
        <w:r>
          <w:rPr>
            <w:rtl/>
          </w:rPr>
          <w:t xml:space="preserve">יסוך</w:t>
        </w:r>
      </w:ins>
      <w:del w:id="107534" w:author="קלוד" w:date="2026-10-11T13:11:34Z">
        <w:r w:rsidRPr="006F178A">
          <w:rPr>
            <w:rtl/>
          </w:rPr>
          <w:delText xml:space="preserve">ולישוף</w:delText>
        </w:r>
      </w:del>
      <w:r w:rsidRPr="006F178A">
        <w:rPr>
          <w:rtl/>
        </w:rPr>
        <w:t xml:space="preserve"> </w:t>
      </w:r>
      <w:ins w:id="107531" w:author="קלוד" w:date="2026-10-11T13:11:34Z">
        <w:r>
          <w:rPr>
            <w:rtl/>
          </w:rPr>
          <w:t xml:space="preserve">שמן</w:t>
        </w:r>
      </w:ins>
      <w:del w:id="107532" w:author="קלוד" w:date="2026-10-11T13:11:34Z">
        <w:r w:rsidRPr="006F178A">
          <w:rPr>
            <w:rtl/>
          </w:rPr>
          <w:delText xml:space="preserve">מישחא</w:delText>
        </w:r>
      </w:del>
      <w:r w:rsidRPr="006F178A">
        <w:rPr>
          <w:rtl/>
        </w:rPr>
        <w:t xml:space="preserve"> </w:t>
      </w:r>
      <w:ins w:id="107529" w:author="קלוד" w:date="2026-10-11T13:11:34Z">
        <w:r>
          <w:rPr>
            <w:rtl/>
          </w:rPr>
          <w:t xml:space="preserve">ברקותיו,</w:t>
        </w:r>
      </w:ins>
      <w:del w:id="107530" w:author="קלוד" w:date="2026-10-11T13:11:34Z">
        <w:r w:rsidRPr="006F178A">
          <w:rPr>
            <w:rtl/>
          </w:rPr>
          <w:delText xml:space="preserve">בצידעיה,</w:delText>
        </w:r>
      </w:del>
      <w:r w:rsidRPr="006F178A">
        <w:rPr>
          <w:rtl/>
        </w:rPr>
        <w:t xml:space="preserve"> </w:t>
      </w:r>
      <w:ins w:id="107527" w:author="קלוד" w:date="2026-10-11T13:11:34Z">
        <w:r>
          <w:rPr>
            <w:rtl/>
          </w:rPr>
          <w:t xml:space="preserve">ויישן</w:t>
        </w:r>
      </w:ins>
      <w:del w:id="107528" w:author="קלוד" w:date="2026-10-11T13:11:34Z">
        <w:r w:rsidRPr="006F178A">
          <w:rPr>
            <w:rtl/>
          </w:rPr>
          <w:delText xml:space="preserve">וניגני</w:delText>
        </w:r>
      </w:del>
      <w:r w:rsidRPr="006F178A">
        <w:rPr>
          <w:rtl/>
        </w:rPr>
        <w:t xml:space="preserve"> </w:t>
      </w:r>
      <w:ins w:id="107525" w:author="קלוד" w:date="2026-10-11T13:11:34Z">
        <w:r>
          <w:rPr>
            <w:rtl/>
          </w:rPr>
          <w:t xml:space="preserve">בשמש.</w:t>
        </w:r>
      </w:ins>
      <w:del w:id="107526" w:author="קלוד" w:date="2026-10-11T13:11:34Z">
        <w:r w:rsidRPr="006F178A">
          <w:rPr>
            <w:rtl/>
          </w:rPr>
          <w:delText xml:space="preserve">בשמשא.</w:delText>
        </w:r>
      </w:del>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tl/>
        </w:rPr>
        <w:t xml:space="preserve">אבלט [חכם נכרי] </w:t>
      </w:r>
      <w:ins w:id="107599" w:author="קלוד" w:date="2026-10-11T13:11:34Z">
        <w:r>
          <w:rPr>
            <w:rtl/>
          </w:rPr>
          <w:t xml:space="preserve">מצא</w:t>
        </w:r>
      </w:ins>
      <w:del w:id="107600" w:author="קלוד" w:date="2026-10-11T13:11:34Z">
        <w:r>
          <w:rPr>
            <w:rtl/>
          </w:rPr>
          <w:delText xml:space="preserve">מצאו</w:delText>
        </w:r>
      </w:del>
      <w:r w:rsidRPr="006F178A">
        <w:rPr>
          <w:rtl/>
        </w:rPr>
        <w:t xml:space="preserve"> </w:t>
      </w:r>
      <w:ins w:id="107597" w:author="קלוד" w:date="2026-10-11T13:11:34Z">
        <w:r>
          <w:rPr>
            <w:rStyle w:val="2fb"/>
            <w:rtl/>
          </w:rPr>
          <w:t xml:space="preserve">את</w:t>
        </w:r>
      </w:ins>
      <w:del w:id="107598" w:author="קלוד" w:date="2026-10-11T13:11:34Z">
        <w:r w:rsidRPr="006F178A">
          <w:rPr>
            <w:rStyle w:val="2fb"/>
            <w:rtl/>
          </w:rPr>
          <w:delText xml:space="preserve">לשמואל</w:delText>
        </w:r>
      </w:del>
      <w:r w:rsidRPr="006F178A">
        <w:rPr>
          <w:rtl/>
        </w:rPr>
        <w:t xml:space="preserve"> </w:t>
      </w:r>
      <w:ins w:id="107595" w:author="קלוד" w:date="2026-10-11T13:11:34Z">
        <w:r>
          <w:rPr>
            <w:rtl/>
          </w:rPr>
          <w:t xml:space="preserve">שמואל</w:t>
        </w:r>
      </w:ins>
      <w:del w:id="107596" w:author="קלוד" w:date="2026-10-11T13:11:34Z">
        <w:r w:rsidRPr="006F178A">
          <w:rPr>
            <w:rtl/>
          </w:rPr>
          <w:delText xml:space="preserve">דגני</w:delText>
        </w:r>
      </w:del>
      <w:r w:rsidRPr="006F178A">
        <w:rPr>
          <w:rtl/>
        </w:rPr>
        <w:t xml:space="preserve"> </w:t>
      </w:r>
      <w:ins w:id="107593" w:author="קלוד" w:date="2026-10-11T13:11:34Z">
        <w:r>
          <w:rPr>
            <w:rtl/>
          </w:rPr>
          <w:t xml:space="preserve">ישן</w:t>
        </w:r>
      </w:ins>
      <w:del w:id="107594" w:author="קלוד" w:date="2026-10-11T13:11:34Z">
        <w:r w:rsidRPr="006F178A">
          <w:rPr>
            <w:rtl/>
          </w:rPr>
          <w:delText xml:space="preserve">בשמשא.</w:delText>
        </w:r>
      </w:del>
      <w:r w:rsidRPr="006F178A">
        <w:rPr>
          <w:rtl/>
        </w:rPr>
        <w:t xml:space="preserve"> </w:t>
      </w:r>
      <w:ins w:id="107591" w:author="קלוד" w:date="2026-10-11T13:11:34Z">
        <w:r>
          <w:rPr>
            <w:rtl/>
          </w:rPr>
          <w:t xml:space="preserve">בשמש,</w:t>
        </w:r>
      </w:ins>
      <w:del w:id="107592" w:author="קלוד" w:date="2026-10-11T13:11:34Z">
        <w:r w:rsidRPr="006F178A">
          <w:rPr>
            <w:rtl/>
          </w:rPr>
          <w:delText xml:space="preserve">ושאלו</w:delText>
        </w:r>
      </w:del>
      <w:r w:rsidRPr="006F178A">
        <w:rPr>
          <w:rtl/>
        </w:rPr>
        <w:t xml:space="preserve"> </w:t>
      </w:r>
      <w:ins w:id="107589" w:author="קלוד" w:date="2026-10-11T13:11:34Z">
        <w:r>
          <w:rPr>
            <w:rtl/>
          </w:rPr>
          <w:t xml:space="preserve">ושאלו:</w:t>
        </w:r>
      </w:ins>
      <w:del w:id="107590" w:author="קלוד" w:date="2026-10-11T13:11:34Z">
        <w:r w:rsidRPr="006F178A">
          <w:rPr>
            <w:rtl/>
          </w:rPr>
          <w:delText xml:space="preserve">אם</w:delText>
        </w:r>
      </w:del>
      <w:r w:rsidRPr="006F178A">
        <w:rPr>
          <w:rtl/>
        </w:rPr>
        <w:t xml:space="preserve"> </w:t>
      </w:r>
      <w:ins w:id="107587" w:author="קלוד" w:date="2026-10-11T13:11:34Z">
        <w:r>
          <w:rPr>
            <w:rtl/>
          </w:rPr>
          <w:t xml:space="preserve">השמש,</w:t>
        </w:r>
      </w:ins>
      <w:del w:id="107588" w:author="קלוד" w:date="2026-10-11T13:11:34Z">
        <w:r w:rsidRPr="006F178A">
          <w:rPr>
            <w:rtl/>
          </w:rPr>
          <w:delText xml:space="preserve">השמש</w:delText>
        </w:r>
      </w:del>
      <w:r w:rsidRPr="006F178A">
        <w:rPr>
          <w:rtl/>
        </w:rPr>
        <w:t xml:space="preserve"> שהיא </w:t>
      </w:r>
      <w:ins w:id="107585" w:author="קלוד" w:date="2026-10-11T13:11:34Z">
        <w:r>
          <w:rPr>
            <w:rtl/>
          </w:rPr>
          <w:t xml:space="preserve">רעה,</w:t>
        </w:r>
      </w:ins>
      <w:del w:id="107586" w:author="קלוד" w:date="2026-10-11T13:11:34Z">
        <w:r w:rsidRPr="006F178A">
          <w:rPr>
            <w:rtl/>
          </w:rPr>
          <w:delText xml:space="preserve">רע</w:delText>
        </w:r>
      </w:del>
      <w:r w:rsidRPr="006F178A">
        <w:rPr>
          <w:rtl/>
        </w:rPr>
        <w:t xml:space="preserve"> טובה </w:t>
      </w:r>
      <w:ins w:id="107583" w:author="קלוד" w:date="2026-10-11T13:11:34Z">
        <w:r>
          <w:rPr>
            <w:rtl/>
          </w:rPr>
          <w:t xml:space="preserve">לו?</w:t>
        </w:r>
      </w:ins>
      <w:del w:id="107584" w:author="קלוד" w:date="2026-10-11T13:11:34Z">
        <w:r w:rsidRPr="006F178A">
          <w:rPr>
            <w:rtl/>
          </w:rPr>
          <w:delText xml:space="preserve">לו</w:delText>
        </w:r>
      </w:del>
      <w:r w:rsidRPr="006F178A">
        <w:rPr>
          <w:rtl/>
        </w:rPr>
        <w:t xml:space="preserve"> </w:t>
      </w:r>
      <w:ins w:id="107581" w:author="קלוד" w:date="2026-10-11T13:11:34Z">
        <w:r>
          <w:rPr>
            <w:rtl/>
          </w:rPr>
          <w:t xml:space="preserve">וא"ל:</w:t>
        </w:r>
      </w:ins>
      <w:del w:id="107582" w:author="קלוד" w:date="2026-10-11T13:11:34Z">
        <w:r w:rsidRPr="006F178A">
          <w:rPr>
            <w:rtl/>
          </w:rPr>
          <w:delText xml:space="preserve">וא"ל</w:delText>
        </w:r>
      </w:del>
      <w:r w:rsidRPr="006F178A">
        <w:rPr>
          <w:rtl/>
        </w:rPr>
        <w:t xml:space="preserve"> </w:t>
      </w:r>
      <w:ins w:id="107579" w:author="קלוד" w:date="2026-10-11T13:11:34Z">
        <w:r>
          <w:rPr>
            <w:rtl/>
          </w:rPr>
          <w:t xml:space="preserve">ביום</w:t>
        </w:r>
      </w:ins>
      <w:del w:id="107580" w:author="קלוד" w:date="2026-10-11T13:11:34Z">
        <w:r w:rsidRPr="006F178A">
          <w:rPr>
            <w:rtl/>
          </w:rPr>
          <w:delText xml:space="preserve">דביום</w:delText>
        </w:r>
      </w:del>
      <w:r w:rsidRPr="006F178A">
        <w:rPr>
          <w:rtl/>
        </w:rPr>
        <w:t xml:space="preserve"> הקזה </w:t>
      </w:r>
      <w:ins w:id="107577" w:author="קלוד" w:date="2026-10-11T13:11:34Z">
        <w:r>
          <w:rPr>
            <w:rtl/>
          </w:rPr>
          <w:t xml:space="preserve">מועילה.</w:t>
        </w:r>
      </w:ins>
      <w:del w:id="107578" w:author="קלוד" w:date="2026-10-11T13:11:34Z">
        <w:r w:rsidRPr="006F178A">
          <w:rPr>
            <w:rtl/>
          </w:rPr>
          <w:delText xml:space="preserve">מועיל</w:delText>
        </w:r>
      </w:del>
      <w:r w:rsidRPr="006F178A">
        <w:rPr>
          <w:rtl/>
        </w:rPr>
        <w:t xml:space="preserve"> והאמת </w:t>
      </w:r>
      <w:ins w:id="107575" w:author="קלוד" w:date="2026-10-11T13:11:34Z">
        <w:r>
          <w:rPr>
            <w:rtl/>
          </w:rPr>
          <w:t xml:space="preserve">-</w:t>
        </w:r>
      </w:ins>
      <w:del w:id="107576" w:author="קלוד" w:date="2026-10-11T13:11:34Z">
        <w:r w:rsidRPr="006F178A">
          <w:rPr>
            <w:rtl/>
          </w:rPr>
          <w:delText xml:space="preserve">שלא</w:delText>
        </w:r>
      </w:del>
      <w:r w:rsidRPr="006F178A">
        <w:rPr>
          <w:rtl/>
        </w:rPr>
        <w:t xml:space="preserve"> </w:t>
      </w:r>
      <w:ins w:id="107573" w:author="קלוד" w:date="2026-10-11T13:11:34Z">
        <w:r>
          <w:rPr>
            <w:rtl/>
          </w:rPr>
          <w:t xml:space="preserve">יום</w:t>
        </w:r>
      </w:ins>
      <w:del w:id="107574" w:author="קלוד" w:date="2026-10-11T13:11:34Z">
        <w:r w:rsidRPr="006F178A">
          <w:rPr>
            <w:rtl/>
          </w:rPr>
          <w:delText xml:space="preserve">סיפר לו שהוא מטעם שיום</w:delText>
        </w:r>
      </w:del>
      <w:r w:rsidRPr="006F178A">
        <w:rPr>
          <w:rtl/>
        </w:rPr>
        <w:t xml:space="preserve"> אחד</w:t>
      </w:r>
      <w:ins w:id="107571" w:author="קלוד" w:date="2026-10-11T13:11:34Z">
        <w:r>
          <w:rPr>
            <w:rtl/>
          </w:rPr>
          <w:t xml:space="preserve"> בשנה מועילה השמש, כשחלה בו</w:t>
        </w:r>
      </w:ins>
      <w:del w:id="107572" w:author="קלוד" w:date="2026-10-11T13:11:34Z">
        <w:r w:rsidRPr="006F178A">
          <w:rPr>
            <w:rtl/>
          </w:rPr>
          <w:delText xml:space="preserve"> בו נופל</w:delText>
        </w:r>
      </w:del>
      <w:r w:rsidRPr="006F178A">
        <w:rPr>
          <w:rtl/>
        </w:rPr>
        <w:t xml:space="preserve"> תקופת </w:t>
      </w:r>
      <w:ins w:id="107569" w:author="קלוד" w:date="2026-10-11T13:11:34Z">
        <w:r>
          <w:rPr>
            <w:rtl/>
          </w:rPr>
          <w:t xml:space="preserve">תמוז,</w:t>
        </w:r>
      </w:ins>
      <w:del w:id="107570" w:author="קלוד" w:date="2026-10-11T13:11:34Z">
        <w:r w:rsidRPr="006F178A">
          <w:rPr>
            <w:rtl/>
          </w:rPr>
          <w:delText xml:space="preserve">תמוז</w:delText>
        </w:r>
      </w:del>
      <w:r w:rsidRPr="006F178A">
        <w:rPr>
          <w:rtl/>
        </w:rPr>
        <w:t xml:space="preserve"> </w:t>
      </w:r>
      <w:ins w:id="107567" w:author="קלוד" w:date="2026-10-11T13:11:34Z">
        <w:r>
          <w:rPr>
            <w:rtl/>
          </w:rPr>
          <w:t xml:space="preserve">ולא</w:t>
        </w:r>
      </w:ins>
      <w:del w:id="107568" w:author="קלוד" w:date="2026-10-11T13:11:34Z">
        <w:r w:rsidRPr="006F178A">
          <w:rPr>
            <w:rtl/>
          </w:rPr>
          <w:delText xml:space="preserve">היא</w:delText>
        </w:r>
      </w:del>
      <w:r w:rsidRPr="006F178A">
        <w:rPr>
          <w:rtl/>
        </w:rPr>
        <w:t xml:space="preserve"> </w:t>
      </w:r>
      <w:ins w:id="107565" w:author="קלוד" w:date="2026-10-11T13:11:34Z">
        <w:r>
          <w:rPr>
            <w:rtl/>
          </w:rPr>
          <w:t xml:space="preserve">רצה</w:t>
        </w:r>
      </w:ins>
      <w:del w:id="107566" w:author="קלוד" w:date="2026-10-11T13:11:34Z">
        <w:r w:rsidRPr="006F178A">
          <w:rPr>
            <w:rtl/>
          </w:rPr>
          <w:delText xml:space="preserve">אכן</w:delText>
        </w:r>
      </w:del>
      <w:r w:rsidRPr="006F178A">
        <w:rPr>
          <w:rtl/>
        </w:rPr>
        <w:t xml:space="preserve"> </w:t>
      </w:r>
      <w:ins w:id="107563" w:author="קלוד" w:date="2026-10-11T13:11:34Z">
        <w:r>
          <w:rPr>
            <w:rtl/>
          </w:rPr>
          <w:t xml:space="preserve">לגלות לו.</w:t>
        </w:r>
      </w:ins>
      <w:del w:id="107564" w:author="קלוד" w:date="2026-10-11T13:11:34Z">
        <w:r w:rsidRPr="006F178A">
          <w:rPr>
            <w:rtl/>
          </w:rPr>
          <w:delText xml:space="preserve">מועלת.</w:delText>
        </w:r>
      </w:del>
    </w:p>
    <w:p>
      <w:pPr>
        <w:pStyle w:val="38"/>
        <w:rPr>
          <w:ins w:id="98785" w:author="מנוע מכני" w:date="2026-10-11T12:04:39Z"/>
        </w:rPr>
      </w:pPr>
      <w:del w:id="98784" w:author="מנוע מכני" w:date="2026-10-11T12:04:39Z">
        <w:r w:rsidRPr="006F178A">
          <w:delText xml:space="preserve">•</w:delText>
        </w:r>
      </w:del>
      <w:r w:rsidRPr="006F178A">
        <w:t xml:space="preserve"> </w:t>
      </w:r>
      <w:r w:rsidRPr="006F178A">
        <w:t xml:space="preserve">רב ושמואל </w:t>
      </w:r>
      <w:ins w:id="91789" w:author="מנוע מכני" w:date="2026-10-11T12:04:39Z">
        <w:r>
          <w:t xml:space="preserve">דאמרו</w:t>
        </w:r>
      </w:ins>
      <w:del w:id="91790" w:author="מנוע מכני" w:date="2026-10-11T12:04:39Z">
        <w:r w:rsidRPr="006F178A">
          <w:delText xml:space="preserve">דאמרי</w:delText>
        </w:r>
      </w:del>
      <w:r w:rsidRPr="006F178A">
        <w:t xml:space="preserve"> </w:t>
      </w:r>
      <w:ins w:id="91787" w:author="מנוע מכני" w:date="2026-10-11T12:04:39Z">
        <w:r>
          <w:t xml:space="preserve">שניהם</w:t>
        </w:r>
      </w:ins>
      <w:del w:id="91788" w:author="מנוע מכני" w:date="2026-10-11T12:04:39Z">
        <w:r w:rsidRPr="006F178A">
          <w:delText xml:space="preserve">תרוייהו</w:delText>
        </w:r>
      </w:del>
      <w:r w:rsidRPr="006F178A">
        <w:t xml:space="preserve">:</w:t>
      </w:r>
    </w:p>
    <w:p w:rsidR="00E9703F" w:rsidRPr="006F178A" w:rsidRDefault="00E9703F" w:rsidP="00E9703F">
      <w:pPr>
        <w:rPr>
          <w:rtl/>
        </w:rPr>
      </w:pPr>
      <w:del w:id="98786" w:author="מנוע מכני" w:date="2026-10-11T12:04:39Z">
        <w:r w:rsidRPr="006F178A">
          <w:rPr>
            <w:rtl/>
          </w:rPr>
          <w:delText xml:space="preserve"> </w:delText>
        </w:r>
      </w:del>
      <w:r w:rsidRPr="006F178A">
        <w:rPr>
          <w:rtl/>
        </w:rPr>
        <w:t xml:space="preserve">כל המקיל בסעודת הקזת דם - מקילין לו מזונותיו מן השמים.</w:t>
      </w:r>
    </w:p>
    <w:p>
      <w:pPr>
        <w:pStyle w:val="38"/>
        <w:rPr>
          <w:ins w:id="98787" w:author="מנוע מכני" w:date="2026-10-11T12:04:39Z"/>
        </w:rPr>
      </w:pPr>
      <w:r w:rsidRPr="006F178A">
        <w:t xml:space="preserve">ואומרים:</w:t>
      </w:r>
    </w:p>
    <w:p w:rsidR="00E9703F" w:rsidRPr="009757B9" w:rsidRDefault="00E9703F" w:rsidP="00E9703F">
      <w:pPr>
        <w:rPr>
          <w:rFonts w:cs="Guttman Vilna"/>
          <w:b/>
          <w:bCs/>
          <w:rtl/>
        </w:rPr>
      </w:pPr>
      <w:del w:id="98788" w:author="מנוע מכני" w:date="2026-10-11T12:04:39Z">
        <w:r w:rsidRPr="006F178A">
          <w:rPr>
            <w:rtl/>
          </w:rPr>
          <w:delText xml:space="preserve"> </w:delText>
        </w:r>
      </w:del>
      <w:r w:rsidRPr="006F178A">
        <w:rPr>
          <w:rtl/>
        </w:rPr>
        <w:t xml:space="preserve">הוא על חייו </w:t>
      </w:r>
      <w:r w:rsidRPr="006F178A">
        <w:rPr>
          <w:rtl/>
        </w:rPr>
        <w:t xml:space="preserve">לא</w:t>
      </w:r>
      <w:r w:rsidRPr="006F178A">
        <w:rPr>
          <w:rtl/>
        </w:rPr>
        <w:t xml:space="preserve"> חס, אני אחוס עליו?</w:t>
      </w:r>
    </w:p>
    <w:p>
      <w:pPr>
        <w:pStyle w:val="afffff8"/>
        <w:rPr>
          <w:ins w:id="90237" w:author="קלוד" w:date="2026-10-11T12:33:55Z"/>
        </w:rPr>
      </w:pPr>
      <w:ins w:id="90238" w:author="קלוד" w:date="2026-10-11T12:33:55Z">
        <w:r>
          <w:rPr>
            <w:color w:val="7B3F00"/>
          </w:rPr>
          <w:t xml:space="preserve">הקזת דם - זהירות ברוח, בטעימה ובשהייה</w:t>
        </w:r>
      </w:ins>
    </w:p>
    <w:p>
      <w:pPr>
        <w:pStyle w:val="38"/>
        <w:rPr>
          <w:ins w:id="98790" w:author="מנוע מכני" w:date="2026-10-11T12:04:39Z"/>
        </w:rPr>
      </w:pPr>
      <w:del w:id="98789" w:author="מנוע מכני" w:date="2026-10-11T12:04:39Z">
        <w:r w:rsidRPr="006F178A">
          <w:delText xml:space="preserve">•</w:delText>
        </w:r>
      </w:del>
      <w:r w:rsidRPr="006F178A">
        <w:t xml:space="preserve"> </w:t>
      </w:r>
      <w:r w:rsidRPr="006F178A">
        <w:t xml:space="preserve">רב ושמואל </w:t>
      </w:r>
      <w:ins w:id="91795" w:author="מנוע מכני" w:date="2026-10-11T12:04:39Z">
        <w:r>
          <w:t xml:space="preserve">דאמרו</w:t>
        </w:r>
      </w:ins>
      <w:del w:id="91796" w:author="מנוע מכני" w:date="2026-10-11T12:04:39Z">
        <w:r w:rsidRPr="006F178A">
          <w:delText xml:space="preserve">דאמרי</w:delText>
        </w:r>
      </w:del>
      <w:r w:rsidRPr="006F178A">
        <w:t xml:space="preserve"> </w:t>
      </w:r>
      <w:ins w:id="91791" w:author="מנוע מכני" w:date="2026-10-11T12:04:39Z">
        <w:r>
          <w:t xml:space="preserve">שניהם</w:t>
        </w:r>
      </w:ins>
      <w:del w:id="91792" w:author="מנוע מכני" w:date="2026-10-11T12:04:39Z">
        <w:r w:rsidRPr="006F178A">
          <w:delText xml:space="preserve">תרוייהו</w:delText>
        </w:r>
      </w:del>
      <w:r w:rsidRPr="006F178A">
        <w:t xml:space="preserve">:</w:t>
      </w:r>
    </w:p>
    <w:p w:rsidR="00E9703F" w:rsidRPr="006F178A" w:rsidRDefault="00E9703F" w:rsidP="00E9703F">
      <w:pPr>
        <w:rPr>
          <w:rtl/>
        </w:rPr>
      </w:pPr>
      <w:del w:id="98791" w:author="מנוע מכני" w:date="2026-10-11T12:04:39Z">
        <w:r w:rsidRPr="006F178A">
          <w:rPr>
            <w:rtl/>
          </w:rPr>
          <w:delText xml:space="preserve"> </w:delText>
        </w:r>
      </w:del>
      <w:ins w:id="93625" w:author="מנוע מכני" w:date="2026-10-11T12:04:39Z">
        <w:ins w:id="107627" w:author="קלוד" w:date="2026-10-11T13:11:34Z">
          <w:r>
            <w:rPr>
              <w:rtl/>
            </w:rPr>
            <w:t xml:space="preserve">המקיז</w:t>
          </w:r>
        </w:ins>
        <w:del w:id="107628" w:author="קלוד" w:date="2026-10-11T13:11:34Z">
          <w:r>
            <w:rPr>
              <w:rtl/>
            </w:rPr>
            <w:delText xml:space="preserve">זה</w:delText>
          </w:r>
        </w:del>
      </w:ins>
      <w:del w:id="93626" w:author="מנוע מכני" w:date="2026-10-11T12:04:39Z">
        <w:r w:rsidRPr="006F178A">
          <w:rPr>
            <w:rtl/>
          </w:rPr>
          <w:delText xml:space="preserve">האי</w:delText>
        </w:r>
      </w:del>
      <w:r w:rsidRPr="006F178A">
        <w:rPr>
          <w:rtl/>
        </w:rPr>
        <w:t xml:space="preserve"> </w:t>
      </w:r>
      <w:ins w:id="107625" w:author="קלוד" w:date="2026-10-11T13:11:34Z">
        <w:r>
          <w:rPr>
            <w:rtl/>
          </w:rPr>
          <w:t xml:space="preserve">דם</w:t>
        </w:r>
      </w:ins>
      <w:del w:id="107626" w:author="קלוד" w:date="2026-10-11T13:11:34Z">
        <w:r w:rsidRPr="006F178A">
          <w:rPr>
            <w:rtl/>
          </w:rPr>
          <w:delText xml:space="preserve">מאן</w:delText>
        </w:r>
      </w:del>
      <w:r w:rsidRPr="006F178A">
        <w:rPr>
          <w:rtl/>
        </w:rPr>
        <w:t xml:space="preserve"> </w:t>
      </w:r>
      <w:ins w:id="95595" w:author="מנוע מכני" w:date="2026-10-11T12:04:39Z">
        <w:ins w:id="107623" w:author="קלוד" w:date="2026-10-11T13:11:34Z">
          <w:r>
            <w:rPr>
              <w:rtl/>
            </w:rPr>
            <w:t xml:space="preserve">-</w:t>
          </w:r>
        </w:ins>
        <w:del w:id="107624" w:author="קלוד" w:date="2026-10-11T13:11:34Z">
          <w:r>
            <w:rPr>
              <w:rtl/>
            </w:rPr>
            <w:delText xml:space="preserve">דעשה</w:delText>
          </w:r>
          <w:r w:rsidRPr="006F178A">
            <w:rPr>
              <w:rtl/>
            </w:rPr>
            <w:delText xml:space="preserve"> </w:delText>
          </w:r>
          <w:r>
            <w:rPr>
              <w:rtl/>
            </w:rPr>
            <w:delText xml:space="preserve">דבר</w:delText>
          </w:r>
        </w:del>
      </w:ins>
      <w:del w:id="95596" w:author="מנוע מכני" w:date="2026-10-11T12:04:39Z">
        <w:r w:rsidRPr="006F178A">
          <w:rPr>
            <w:rtl/>
          </w:rPr>
          <w:delText xml:space="preserve">דעביד</w:delText>
        </w:r>
      </w:del>
      <w:ins w:id="91793" w:author="מנוע מכני" w:date="2026-10-11T12:04:39Z"/>
      <w:del w:id="91794" w:author="מנוע מכני" w:date="2026-10-11T12:04:39Z">
        <w:r w:rsidRPr="006F178A">
          <w:rPr>
            <w:rtl/>
          </w:rPr>
          <w:delText xml:space="preserve">מילתא</w:delText>
        </w:r>
      </w:del>
      <w:r w:rsidRPr="006F178A">
        <w:rPr>
          <w:rtl/>
        </w:rPr>
        <w:t xml:space="preserve"> </w:t>
      </w:r>
      <w:r w:rsidRPr="006F178A">
        <w:rPr>
          <w:rtl/>
        </w:rPr>
        <w:t xml:space="preserve">לא</w:t>
      </w:r>
      <w:r w:rsidRPr="006F178A">
        <w:rPr>
          <w:rtl/>
        </w:rPr>
        <w:t xml:space="preserve"> </w:t>
      </w:r>
      <w:ins w:id="95463" w:author="מנוע מכני" w:date="2026-10-11T12:04:39Z">
        <w:ins w:id="107621" w:author="קלוד" w:date="2026-10-11T13:11:34Z">
          <w:r>
            <w:rPr>
              <w:rtl/>
            </w:rPr>
            <w:t xml:space="preserve">ישב</w:t>
          </w:r>
        </w:ins>
        <w:del w:id="107622" w:author="קלוד" w:date="2026-10-11T13:11:34Z">
          <w:r>
            <w:rPr>
              <w:rtl/>
            </w:rPr>
            <w:delText xml:space="preserve">לישב</w:delText>
          </w:r>
        </w:del>
      </w:ins>
      <w:del w:id="95464" w:author="מנוע מכני" w:date="2026-10-11T12:04:39Z">
        <w:r w:rsidRPr="006F178A">
          <w:rPr>
            <w:rtl/>
          </w:rPr>
          <w:delText xml:space="preserve">ליתיב</w:delText>
        </w:r>
      </w:del>
      <w:r w:rsidRPr="006F178A">
        <w:rPr>
          <w:rtl/>
        </w:rPr>
        <w:t xml:space="preserve"> </w:t>
      </w:r>
      <w:ins w:id="91797" w:author="מנוע מכני" w:date="2026-10-11T12:04:39Z">
        <w:ins w:id="107619" w:author="קלוד" w:date="2026-10-11T13:11:34Z">
          <w:r>
            <w:rPr>
              <w:rtl/>
            </w:rPr>
            <w:t xml:space="preserve">במקום</w:t>
          </w:r>
        </w:ins>
        <w:del w:id="107620" w:author="קלוד" w:date="2026-10-11T13:11:34Z">
          <w:r>
            <w:rPr>
              <w:rtl/>
            </w:rPr>
            <w:delText xml:space="preserve">מקום</w:delText>
          </w:r>
        </w:del>
      </w:ins>
      <w:del w:id="91798" w:author="מנוע מכני" w:date="2026-10-11T12:04:39Z">
        <w:r w:rsidRPr="006F178A">
          <w:rPr>
            <w:rtl/>
          </w:rPr>
          <w:delText xml:space="preserve">היכא</w:delText>
        </w:r>
      </w:del>
      <w:r w:rsidRPr="006F178A">
        <w:rPr>
          <w:rtl/>
        </w:rPr>
        <w:t xml:space="preserve"> </w:t>
      </w:r>
      <w:ins w:id="107617" w:author="קלוד" w:date="2026-10-11T13:11:34Z">
        <w:r>
          <w:rPr>
            <w:rtl/>
          </w:rPr>
          <w:t xml:space="preserve">שהרוח</w:t>
        </w:r>
      </w:ins>
      <w:del w:id="107618" w:author="קלוד" w:date="2026-10-11T13:11:34Z">
        <w:r w:rsidRPr="006F178A">
          <w:rPr>
            <w:rtl/>
          </w:rPr>
          <w:delText xml:space="preserve">שכריך</w:delText>
        </w:r>
      </w:del>
      <w:r w:rsidRPr="006F178A">
        <w:rPr>
          <w:rtl/>
        </w:rPr>
        <w:t xml:space="preserve"> </w:t>
      </w:r>
      <w:ins w:id="107615" w:author="קלוד" w:date="2026-10-11T13:11:34Z">
        <w:r>
          <w:rPr>
            <w:rtl/>
          </w:rPr>
          <w:t xml:space="preserve">נושבת,</w:t>
        </w:r>
      </w:ins>
      <w:del w:id="107616" w:author="קלוד" w:date="2026-10-11T13:11:34Z">
        <w:r w:rsidRPr="006F178A">
          <w:rPr>
            <w:rtl/>
          </w:rPr>
          <w:delText xml:space="preserve">זיקא,</w:delText>
        </w:r>
      </w:del>
      <w:r w:rsidRPr="006F178A">
        <w:rPr>
          <w:rtl/>
        </w:rPr>
        <w:t xml:space="preserve"> </w:t>
      </w:r>
      <w:ins w:id="93619" w:author="מנוע מכני" w:date="2026-10-11T12:04:39Z">
        <w:r>
          <w:rPr>
            <w:rtl/>
          </w:rPr>
          <w:t xml:space="preserve">שמא</w:t>
        </w:r>
      </w:ins>
      <w:del w:id="93620" w:author="מנוע מכני" w:date="2026-10-11T12:04:39Z">
        <w:r w:rsidRPr="006F178A">
          <w:rPr>
            <w:rtl/>
          </w:rPr>
          <w:delText xml:space="preserve">דילמא</w:delText>
        </w:r>
      </w:del>
      <w:r w:rsidRPr="006F178A">
        <w:rPr>
          <w:rtl/>
        </w:rPr>
        <w:t xml:space="preserve"> </w:t>
      </w:r>
      <w:ins w:id="107613" w:author="קלוד" w:date="2026-10-11T13:11:34Z">
        <w:r>
          <w:rPr>
            <w:rtl/>
          </w:rPr>
          <w:t xml:space="preserve">שאב ממנו האומן והשאיר</w:t>
        </w:r>
      </w:ins>
      <w:del w:id="107614" w:author="קלוד" w:date="2026-10-11T13:11:34Z">
        <w:r w:rsidRPr="006F178A">
          <w:rPr>
            <w:rtl/>
          </w:rPr>
          <w:delText xml:space="preserve">שפי</w:delText>
        </w:r>
      </w:del>
      <w:r w:rsidRPr="006F178A">
        <w:rPr>
          <w:rtl/>
        </w:rPr>
        <w:t xml:space="preserve"> </w:t>
      </w:r>
      <w:ins w:id="93621" w:author="מנוע מכני" w:date="2026-10-11T12:04:39Z">
        <w:r>
          <w:rPr>
            <w:rtl/>
          </w:rPr>
          <w:t xml:space="preserve">לו</w:t>
        </w:r>
      </w:ins>
      <w:del w:id="93622" w:author="מנוע מכני" w:date="2026-10-11T12:04:39Z">
        <w:r w:rsidRPr="006F178A">
          <w:rPr>
            <w:rtl/>
          </w:rPr>
          <w:delText xml:space="preserve">ליה</w:delText>
        </w:r>
      </w:del>
      <w:r w:rsidRPr="006F178A">
        <w:rPr>
          <w:rtl/>
        </w:rPr>
        <w:t xml:space="preserve"> </w:t>
      </w:r>
      <w:ins w:id="107611" w:author="קלוד" w:date="2026-10-11T13:11:34Z">
        <w:r>
          <w:rPr>
            <w:rtl/>
          </w:rPr>
          <w:t xml:space="preserve">רביעית</w:t>
        </w:r>
      </w:ins>
      <w:del w:id="107612" w:author="קלוד" w:date="2026-10-11T13:11:34Z">
        <w:r w:rsidRPr="006F178A">
          <w:rPr>
            <w:rtl/>
          </w:rPr>
          <w:delText xml:space="preserve">אומנא</w:delText>
        </w:r>
      </w:del>
      <w:r w:rsidRPr="006F178A">
        <w:rPr>
          <w:rtl/>
        </w:rPr>
        <w:t xml:space="preserve"> </w:t>
      </w:r>
      <w:ins w:id="107609" w:author="קלוד" w:date="2026-10-11T13:11:34Z">
        <w:r>
          <w:rPr>
            <w:rStyle w:val="afffffe"/>
            <w:rtl/>
          </w:rPr>
          <w:t xml:space="preserve">בלבד</w:t>
        </w:r>
        <w:r>
          <w:rPr>
            <w:rtl/>
          </w:rPr>
          <w:t xml:space="preserve">,</w:t>
        </w:r>
      </w:ins>
      <w:del w:id="107610" w:author="קלוד" w:date="2026-10-11T13:11:34Z">
        <w:r w:rsidRPr="006F178A">
          <w:rPr>
            <w:rtl/>
          </w:rPr>
          <w:delText xml:space="preserve">ומוקים</w:delText>
        </w:r>
      </w:del>
      <w:r w:rsidRPr="006F178A">
        <w:rPr>
          <w:rtl/>
        </w:rPr>
        <w:t xml:space="preserve"> </w:t>
      </w:r>
      <w:ins w:id="93623" w:author="מנוע מכני" w:date="2026-10-11T12:04:39Z">
        <w:ins w:id="107607" w:author="קלוד" w:date="2026-10-11T13:11:34Z">
          <w:r>
            <w:rPr>
              <w:rtl/>
            </w:rPr>
            <w:t xml:space="preserve">ותבוא</w:t>
          </w:r>
        </w:ins>
        <w:del w:id="107608" w:author="קלוד" w:date="2026-10-11T13:11:34Z">
          <w:r>
            <w:rPr>
              <w:rtl/>
            </w:rPr>
            <w:delText xml:space="preserve">לו</w:delText>
          </w:r>
        </w:del>
      </w:ins>
      <w:del w:id="93624" w:author="מנוע מכני" w:date="2026-10-11T12:04:39Z">
        <w:r w:rsidRPr="006F178A">
          <w:rPr>
            <w:rtl/>
          </w:rPr>
          <w:delText xml:space="preserve">ליה</w:delText>
        </w:r>
      </w:del>
      <w:r w:rsidRPr="006F178A">
        <w:rPr>
          <w:rtl/>
        </w:rPr>
        <w:t xml:space="preserve"> </w:t>
      </w:r>
      <w:ins w:id="107605" w:author="קלוד" w:date="2026-10-11T13:11:34Z">
        <w:r>
          <w:rPr>
            <w:rtl/>
          </w:rPr>
          <w:t xml:space="preserve">הרוח</w:t>
        </w:r>
      </w:ins>
      <w:del w:id="107606" w:author="קלוד" w:date="2026-10-11T13:11:34Z">
        <w:r w:rsidRPr="006F178A">
          <w:rPr>
            <w:rtl/>
          </w:rPr>
          <w:delText xml:space="preserve">ארביעתא,</w:delText>
        </w:r>
      </w:del>
      <w:r w:rsidRPr="006F178A">
        <w:rPr>
          <w:rtl/>
        </w:rPr>
        <w:t xml:space="preserve"> </w:t>
      </w:r>
      <w:ins w:id="107603" w:author="קלוד" w:date="2026-10-11T13:11:34Z">
        <w:r>
          <w:rPr>
            <w:rtl/>
          </w:rPr>
          <w:t xml:space="preserve">ותשאב</w:t>
        </w:r>
      </w:ins>
      <w:del w:id="107604" w:author="קלוד" w:date="2026-10-11T13:11:34Z">
        <w:r w:rsidRPr="006F178A">
          <w:rPr>
            <w:rtl/>
          </w:rPr>
          <w:delText xml:space="preserve">ואתי זיקא ושאיף</w:delText>
        </w:r>
      </w:del>
      <w:r w:rsidRPr="006F178A">
        <w:rPr>
          <w:rtl/>
        </w:rPr>
        <w:t xml:space="preserve"> </w:t>
      </w:r>
      <w:ins w:id="93617" w:author="מנוע מכני" w:date="2026-10-11T12:04:39Z">
        <w:r>
          <w:rPr>
            <w:rtl/>
          </w:rPr>
          <w:t xml:space="preserve">ממנו</w:t>
        </w:r>
      </w:ins>
      <w:del w:id="93618" w:author="מנוע מכני" w:date="2026-10-11T12:04:39Z">
        <w:r w:rsidRPr="006F178A">
          <w:rPr>
            <w:rtl/>
          </w:rPr>
          <w:delText xml:space="preserve">מיניה</w:delText>
        </w:r>
      </w:del>
      <w:r w:rsidRPr="006F178A">
        <w:rPr>
          <w:rtl/>
        </w:rPr>
        <w:t xml:space="preserve"> - </w:t>
      </w:r>
      <w:ins w:id="107601" w:author="קלוד" w:date="2026-10-11T13:11:34Z">
        <w:r>
          <w:rPr>
            <w:rtl/>
          </w:rPr>
          <w:t xml:space="preserve">ויבוא</w:t>
        </w:r>
      </w:ins>
      <w:del w:id="107602" w:author="קלוד" w:date="2026-10-11T13:11:34Z">
        <w:r w:rsidRPr="006F178A">
          <w:rPr>
            <w:rtl/>
          </w:rPr>
          <w:delText xml:space="preserve">ואתי</w:delText>
        </w:r>
      </w:del>
      <w:r w:rsidRPr="006F178A">
        <w:rPr>
          <w:rtl/>
        </w:rPr>
        <w:t xml:space="preserve"> לידי סכנה.</w:t>
      </w:r>
    </w:p>
    <w:p w:rsidR="00E9703F" w:rsidRPr="006F178A" w:rsidRDefault="00E9703F" w:rsidP="00E9703F">
      <w:pPr>
        <w:rPr>
          <w:rtl/>
        </w:rPr>
      </w:pPr>
      <w:r w:rsidRPr="006F178A">
        <w:rPr>
          <w:rtl/>
        </w:rPr>
        <w:t>•</w:t>
      </w:r>
      <w:r w:rsidRPr="006F178A">
        <w:rPr>
          <w:rFonts w:hint="cs"/>
          <w:rtl/>
        </w:rPr>
        <w:t xml:space="preserve"> </w:t>
      </w:r>
      <w:r>
        <w:rPr>
          <w:rStyle w:val="2fb"/>
          <w:rtl/>
        </w:rPr>
        <w:t xml:space="preserve">שמואל</w:t>
      </w:r>
      <w:r>
        <w:rPr>
          <w:rtl/>
        </w:rPr>
        <w:t xml:space="preserve"> ה</w:t>
      </w:r>
      <w:r>
        <w:rPr>
          <w:rFonts w:hint="cs"/>
          <w:rtl/>
        </w:rPr>
        <w:t>י</w:t>
      </w:r>
      <w:r w:rsidRPr="006F178A">
        <w:rPr>
          <w:rtl/>
        </w:rPr>
        <w:t xml:space="preserve">ה רגיל </w:t>
      </w:r>
      <w:ins w:id="107645" w:author="קלוד" w:date="2026-10-11T13:11:34Z">
        <w:r>
          <w:rPr>
            <w:rtl/>
          </w:rPr>
          <w:t xml:space="preserve">להקיז</w:t>
        </w:r>
      </w:ins>
      <w:del w:id="107646" w:author="קלוד" w:date="2026-10-11T13:11:34Z">
        <w:r w:rsidRPr="006F178A">
          <w:rPr>
            <w:rtl/>
          </w:rPr>
          <w:delText xml:space="preserve">ועבד </w:delText>
        </w:r>
        <w:r>
          <w:rPr>
            <w:rtl/>
          </w:rPr>
          <w:delText xml:space="preserve">דבר</w:delText>
        </w:r>
      </w:del>
      <w:ins w:id="91799" w:author="מנוע מכני" w:date="2026-10-11T12:04:39Z"/>
      <w:del w:id="91800" w:author="מנוע מכני" w:date="2026-10-11T12:04:39Z">
        <w:r w:rsidRPr="006F178A">
          <w:rPr>
            <w:rtl/>
          </w:rPr>
          <w:delText xml:space="preserve">מילתא</w:delText>
        </w:r>
      </w:del>
      <w:r w:rsidRPr="006F178A">
        <w:rPr>
          <w:rtl/>
        </w:rPr>
        <w:t xml:space="preserve"> </w:t>
      </w:r>
      <w:ins w:id="90543" w:author="Claude - סמנטי" w:date="2026-10-11T12:28:21Z">
        <w:r>
          <w:rPr>
            <w:rtl/>
          </w:rPr>
          <w:t xml:space="preserve">בבית</w:t>
        </w:r>
      </w:ins>
      <w:del w:id="90544" w:author="Claude - סמנטי" w:date="2026-10-11T12:28:21Z">
        <w:r w:rsidRPr="006F178A">
          <w:rPr>
            <w:rtl/>
          </w:rPr>
          <w:delText xml:space="preserve">בביתא</w:delText>
        </w:r>
      </w:del>
      <w:r w:rsidRPr="006F178A">
        <w:rPr>
          <w:rtl/>
        </w:rPr>
        <w:t xml:space="preserve"> </w:t>
      </w:r>
      <w:ins w:id="107643" w:author="קלוד" w:date="2026-10-11T13:11:34Z">
        <w:r>
          <w:rPr>
            <w:rStyle w:val="afffffe"/>
            <w:rtl/>
          </w:rPr>
          <w:t xml:space="preserve">שעוביו</w:t>
        </w:r>
      </w:ins>
      <w:del w:id="107644" w:author="קלוד" w:date="2026-10-11T13:11:34Z">
        <w:r w:rsidRPr="006F178A">
          <w:rPr>
            <w:rtl/>
          </w:rPr>
          <w:delText xml:space="preserve">דשב</w:delText>
        </w:r>
      </w:del>
      <w:r w:rsidRPr="006F178A">
        <w:rPr>
          <w:rtl/>
        </w:rPr>
        <w:t xml:space="preserve"> </w:t>
      </w:r>
      <w:ins w:id="107641" w:author="קלוד" w:date="2026-10-11T13:11:34Z">
        <w:r>
          <w:rPr>
            <w:rtl/>
          </w:rPr>
          <w:t xml:space="preserve">שבע</w:t>
        </w:r>
      </w:ins>
      <w:del w:id="107642" w:author="קלוד" w:date="2026-10-11T13:11:34Z">
        <w:r w:rsidRPr="006F178A">
          <w:rPr>
            <w:rtl/>
          </w:rPr>
          <w:delText xml:space="preserve">לביניא</w:delText>
        </w:r>
      </w:del>
      <w:r w:rsidRPr="006F178A">
        <w:rPr>
          <w:rtl/>
        </w:rPr>
        <w:t xml:space="preserve"> </w:t>
      </w:r>
      <w:ins w:id="107639" w:author="קלוד" w:date="2026-10-11T13:11:34Z">
        <w:r>
          <w:rPr>
            <w:rtl/>
          </w:rPr>
          <w:t xml:space="preserve">לבנים ואריח.</w:t>
        </w:r>
      </w:ins>
      <w:del w:id="107640" w:author="קלוד" w:date="2026-10-11T13:11:34Z">
        <w:r w:rsidRPr="006F178A">
          <w:rPr>
            <w:rtl/>
          </w:rPr>
          <w:delText xml:space="preserve">ואריחא.</w:delText>
        </w:r>
      </w:del>
      <w:r w:rsidRPr="006F178A">
        <w:rPr>
          <w:rtl/>
        </w:rPr>
        <w:t xml:space="preserve"> יו</w:t>
      </w:r>
      <w:r w:rsidRPr="006F178A">
        <w:rPr>
          <w:rFonts w:hint="cs"/>
          <w:rtl/>
        </w:rPr>
        <w:t>ם</w:t>
      </w:r>
      <w:r w:rsidRPr="006F178A">
        <w:rPr>
          <w:rtl/>
        </w:rPr>
        <w:t xml:space="preserve"> </w:t>
      </w:r>
      <w:r w:rsidRPr="006F178A">
        <w:rPr>
          <w:rFonts w:hint="cs"/>
          <w:rtl/>
        </w:rPr>
        <w:t xml:space="preserve">אחד </w:t>
      </w:r>
      <w:ins w:id="107637" w:author="קלוד" w:date="2026-10-11T13:11:34Z">
        <w:r>
          <w:rPr>
            <w:rtl/>
          </w:rPr>
          <w:t xml:space="preserve">הקיז</w:t>
        </w:r>
      </w:ins>
      <w:del w:id="107638" w:author="קלוד" w:date="2026-10-11T13:11:34Z">
        <w:r w:rsidRPr="006F178A">
          <w:rPr>
            <w:rtl/>
          </w:rPr>
          <w:delText xml:space="preserve">עבד,</w:delText>
        </w:r>
      </w:del>
      <w:r w:rsidRPr="006F178A">
        <w:rPr>
          <w:rtl/>
        </w:rPr>
        <w:t xml:space="preserve"> </w:t>
      </w:r>
      <w:ins w:id="107635" w:author="קלוד" w:date="2026-10-11T13:11:34Z">
        <w:r>
          <w:rPr>
            <w:rtl/>
          </w:rPr>
          <w:t xml:space="preserve">והרגיש</w:t>
        </w:r>
      </w:ins>
      <w:del w:id="107636" w:author="קלוד" w:date="2026-10-11T13:11:34Z">
        <w:r w:rsidRPr="006F178A">
          <w:rPr>
            <w:rtl/>
          </w:rPr>
          <w:delText xml:space="preserve">וארגיש</w:delText>
        </w:r>
      </w:del>
      <w:r w:rsidRPr="006F178A">
        <w:rPr>
          <w:rtl/>
        </w:rPr>
        <w:t xml:space="preserve"> </w:t>
      </w:r>
      <w:ins w:id="107633" w:author="קלוד" w:date="2026-10-11T13:11:34Z">
        <w:r>
          <w:rPr>
            <w:rStyle w:val="afffffe"/>
            <w:rtl/>
          </w:rPr>
          <w:t xml:space="preserve">חולשה</w:t>
        </w:r>
        <w:r>
          <w:rPr>
            <w:rtl/>
          </w:rPr>
          <w:t xml:space="preserve">;</w:t>
        </w:r>
      </w:ins>
      <w:del w:id="107634" w:author="קלוד" w:date="2026-10-11T13:11:34Z">
        <w:r w:rsidRPr="006F178A">
          <w:rPr>
            <w:rtl/>
          </w:rPr>
          <w:delText xml:space="preserve">בנפשיה.</w:delText>
        </w:r>
      </w:del>
      <w:r w:rsidRPr="006F178A">
        <w:rPr>
          <w:rtl/>
        </w:rPr>
        <w:t xml:space="preserve"> בדק, וחסר </w:t>
      </w:r>
      <w:ins w:id="107631" w:author="קלוד" w:date="2026-10-11T13:11:34Z">
        <w:r>
          <w:rPr>
            <w:rtl/>
          </w:rPr>
          <w:t xml:space="preserve">אריח</w:t>
        </w:r>
      </w:ins>
      <w:del w:id="107632" w:author="קלוד" w:date="2026-10-11T13:11:34Z">
        <w:r w:rsidRPr="006F178A">
          <w:rPr>
            <w:rtl/>
          </w:rPr>
          <w:delText xml:space="preserve">חד</w:delText>
        </w:r>
      </w:del>
      <w:r w:rsidRPr="006F178A">
        <w:rPr>
          <w:rtl/>
        </w:rPr>
        <w:t xml:space="preserve"> </w:t>
      </w:r>
      <w:ins w:id="107629" w:author="קלוד" w:date="2026-10-11T13:11:34Z">
        <w:r>
          <w:rPr>
            <w:rtl/>
          </w:rPr>
          <w:t xml:space="preserve">אחד.</w:t>
        </w:r>
      </w:ins>
      <w:del w:id="107630" w:author="קלוד" w:date="2026-10-11T13:11:34Z">
        <w:r w:rsidRPr="006F178A">
          <w:rPr>
            <w:rtl/>
          </w:rPr>
          <w:delText xml:space="preserve">אריחא.</w:delText>
        </w:r>
      </w:del>
    </w:p>
    <w:p>
      <w:pPr>
        <w:pStyle w:val="38"/>
        <w:rPr>
          <w:ins w:id="98793" w:author="מנוע מכני" w:date="2026-10-11T12:04:39Z"/>
        </w:rPr>
      </w:pPr>
      <w:del w:id="98792" w:author="מנוע מכני" w:date="2026-10-11T12:04:39Z">
        <w:r w:rsidRPr="006061D7">
          <w:delText xml:space="preserve">•</w:delText>
        </w:r>
      </w:del>
      <w:r w:rsidRPr="006061D7">
        <w:t xml:space="preserve"> </w:t>
      </w:r>
      <w:r w:rsidRPr="006061D7">
        <w:t xml:space="preserve">רב ושמואל </w:t>
      </w:r>
      <w:ins w:id="91805" w:author="מנוע מכני" w:date="2026-10-11T12:04:39Z">
        <w:r>
          <w:t xml:space="preserve">דאמרו</w:t>
        </w:r>
      </w:ins>
      <w:del w:id="91806" w:author="מנוע מכני" w:date="2026-10-11T12:04:39Z">
        <w:r w:rsidRPr="006061D7">
          <w:delText xml:space="preserve">דאמרי</w:delText>
        </w:r>
      </w:del>
      <w:r w:rsidRPr="006061D7">
        <w:t xml:space="preserve"> </w:t>
      </w:r>
      <w:ins w:id="91801" w:author="מנוע מכני" w:date="2026-10-11T12:04:39Z">
        <w:r>
          <w:t xml:space="preserve">שניהם</w:t>
        </w:r>
      </w:ins>
      <w:del w:id="91802" w:author="מנוע מכני" w:date="2026-10-11T12:04:39Z">
        <w:r w:rsidRPr="006061D7">
          <w:delText xml:space="preserve">תרוייהו</w:delText>
        </w:r>
      </w:del>
      <w:r w:rsidRPr="006061D7">
        <w:t xml:space="preserve">:</w:t>
      </w:r>
    </w:p>
    <w:p w:rsidR="00E9703F" w:rsidRPr="006061D7" w:rsidRDefault="00E9703F" w:rsidP="00E9703F">
      <w:pPr>
        <w:rPr>
          <w:rtl/>
        </w:rPr>
      </w:pPr>
      <w:del w:id="98794" w:author="מנוע מכני" w:date="2026-10-11T12:04:39Z">
        <w:r w:rsidRPr="006061D7">
          <w:rPr>
            <w:rtl/>
          </w:rPr>
          <w:delText xml:space="preserve"> </w:delText>
        </w:r>
      </w:del>
      <w:ins w:id="93631" w:author="מנוע מכני" w:date="2026-10-11T12:04:39Z">
        <w:ins w:id="107667" w:author="קלוד" w:date="2026-10-11T13:11:34Z">
          <w:r>
            <w:rPr>
              <w:rtl/>
            </w:rPr>
            <w:t xml:space="preserve">המקיז</w:t>
          </w:r>
        </w:ins>
        <w:del w:id="107668" w:author="קלוד" w:date="2026-10-11T13:11:34Z">
          <w:r>
            <w:rPr>
              <w:rtl/>
            </w:rPr>
            <w:delText xml:space="preserve">זה</w:delText>
          </w:r>
          <w:r w:rsidRPr="006061D7">
            <w:rPr>
              <w:rtl/>
            </w:rPr>
            <w:delText xml:space="preserve"> מאן </w:delText>
          </w:r>
          <w:r>
            <w:rPr>
              <w:rtl/>
            </w:rPr>
            <w:delText xml:space="preserve">דעשה</w:delText>
          </w:r>
          <w:r w:rsidRPr="006061D7">
            <w:rPr>
              <w:rtl/>
            </w:rPr>
            <w:delText xml:space="preserve"> </w:delText>
          </w:r>
          <w:r>
            <w:rPr>
              <w:rtl/>
            </w:rPr>
            <w:delText xml:space="preserve">דבר</w:delText>
          </w:r>
        </w:del>
      </w:ins>
      <w:del w:id="93632" w:author="מנוע מכני" w:date="2026-10-11T12:04:39Z">
        <w:r w:rsidRPr="006061D7">
          <w:rPr>
            <w:rtl/>
          </w:rPr>
          <w:delText xml:space="preserve">האי</w:delText>
        </w:r>
      </w:del>
      <w:ins w:id="95597" w:author="מנוע מכני" w:date="2026-10-11T12:04:39Z"/>
      <w:del w:id="95598" w:author="מנוע מכני" w:date="2026-10-11T12:04:39Z">
        <w:r w:rsidRPr="006061D7">
          <w:rPr>
            <w:rtl/>
          </w:rPr>
          <w:delText xml:space="preserve">דעביד</w:delText>
        </w:r>
      </w:del>
      <w:ins w:id="91803" w:author="מנוע מכני" w:date="2026-10-11T12:04:39Z"/>
      <w:del w:id="91804" w:author="מנוע מכני" w:date="2026-10-11T12:04:39Z">
        <w:r w:rsidRPr="006061D7">
          <w:rPr>
            <w:rtl/>
          </w:rPr>
          <w:delText xml:space="preserve">מילתא</w:delText>
        </w:r>
      </w:del>
      <w:r w:rsidRPr="006061D7">
        <w:rPr>
          <w:rtl/>
        </w:rPr>
        <w:t xml:space="preserve"> - </w:t>
      </w:r>
      <w:ins w:id="90545" w:author="Claude - סמנטי" w:date="2026-10-11T12:28:21Z">
        <w:r>
          <w:rPr>
            <w:rtl/>
          </w:rPr>
          <w:t xml:space="preserve">יטעם</w:t>
        </w:r>
      </w:ins>
      <w:del w:id="90546" w:author="Claude - סמנטי" w:date="2026-10-11T12:28:21Z">
        <w:r w:rsidRPr="006061D7">
          <w:rPr>
            <w:rtl/>
          </w:rPr>
          <w:delText xml:space="preserve">ליטעום</w:delText>
        </w:r>
      </w:del>
      <w:r w:rsidRPr="006061D7">
        <w:rPr>
          <w:rtl/>
        </w:rPr>
        <w:t xml:space="preserve"> </w:t>
      </w:r>
      <w:ins w:id="93627" w:author="מנוע מכני" w:date="2026-10-11T12:04:39Z">
        <w:ins w:id="107665" w:author="קלוד" w:date="2026-10-11T13:11:34Z">
          <w:r>
            <w:rPr>
              <w:rtl/>
            </w:rPr>
            <w:t xml:space="preserve">משהו</w:t>
          </w:r>
        </w:ins>
        <w:del w:id="107666" w:author="קלוד" w:date="2026-10-11T13:11:34Z">
          <w:r>
            <w:rPr>
              <w:rtl/>
            </w:rPr>
            <w:delText xml:space="preserve">כלום</w:delText>
          </w:r>
        </w:del>
      </w:ins>
      <w:del w:id="93628" w:author="מנוע מכני" w:date="2026-10-11T12:04:39Z">
        <w:r w:rsidRPr="006061D7">
          <w:rPr>
            <w:rtl/>
          </w:rPr>
          <w:delText xml:space="preserve">מידי</w:delText>
        </w:r>
      </w:del>
      <w:r w:rsidRPr="006061D7">
        <w:rPr>
          <w:rtl/>
        </w:rPr>
        <w:t xml:space="preserve"> </w:t>
      </w:r>
      <w:ins w:id="91807" w:author="מנוע מכני" w:date="2026-10-11T12:04:39Z">
        <w:r>
          <w:rPr>
            <w:rtl/>
          </w:rPr>
          <w:t xml:space="preserve">ואח"כ</w:t>
        </w:r>
      </w:ins>
      <w:del w:id="91808" w:author="מנוע מכני" w:date="2026-10-11T12:04:39Z">
        <w:r w:rsidRPr="006061D7">
          <w:rPr>
            <w:rtl/>
          </w:rPr>
          <w:delText xml:space="preserve">והדר</w:delText>
        </w:r>
      </w:del>
      <w:r w:rsidRPr="006061D7">
        <w:rPr>
          <w:rtl/>
        </w:rPr>
        <w:t xml:space="preserve"> </w:t>
      </w:r>
      <w:ins w:id="107663" w:author="קלוד" w:date="2026-10-11T13:11:34Z">
        <w:r>
          <w:rPr>
            <w:rtl/>
          </w:rPr>
          <w:t xml:space="preserve">יצא,</w:t>
        </w:r>
      </w:ins>
      <w:del w:id="107664" w:author="קלוד" w:date="2026-10-11T13:11:34Z">
        <w:r w:rsidRPr="006061D7">
          <w:rPr>
            <w:rtl/>
          </w:rPr>
          <w:delText xml:space="preserve">ליפוק,</w:delText>
        </w:r>
      </w:del>
      <w:r w:rsidRPr="006061D7">
        <w:rPr>
          <w:rtl/>
        </w:rPr>
        <w:t xml:space="preserve"> </w:t>
      </w:r>
      <w:ins w:id="94955" w:author="מנוע מכני" w:date="2026-10-11T12:04:39Z">
        <w:ins w:id="107661" w:author="קלוד" w:date="2026-10-11T13:11:34Z">
          <w:r>
            <w:rPr>
              <w:rtl/>
            </w:rPr>
            <w:t xml:space="preserve">שאם</w:t>
          </w:r>
        </w:ins>
        <w:del w:id="107662" w:author="קלוד" w:date="2026-10-11T13:11:34Z">
          <w:r>
            <w:rPr>
              <w:rtl/>
            </w:rPr>
            <w:delText xml:space="preserve">דאם</w:delText>
          </w:r>
        </w:del>
        <w:r>
          <w:rPr>
            <w:rtl/>
          </w:rPr>
          <w:t xml:space="preserve"> </w:t>
        </w:r>
      </w:ins>
      <w:del w:id="94956" w:author="מנוע מכני" w:date="2026-10-11T12:04:39Z">
        <w:r w:rsidRPr="006061D7">
          <w:rPr>
            <w:rtl/>
          </w:rPr>
          <w:delText xml:space="preserve">דאי </w:delText>
        </w:r>
      </w:del>
      <w:r w:rsidRPr="006061D7">
        <w:rPr>
          <w:rtl/>
        </w:rPr>
        <w:t xml:space="preserve">לא</w:t>
      </w:r>
      <w:r w:rsidRPr="006061D7">
        <w:rPr>
          <w:rtl/>
        </w:rPr>
        <w:t xml:space="preserve"> </w:t>
      </w:r>
      <w:ins w:id="107659" w:author="קלוד" w:date="2026-10-11T13:11:34Z">
        <w:r>
          <w:rPr>
            <w:rtl/>
          </w:rPr>
          <w:t xml:space="preserve">טעם:</w:t>
        </w:r>
      </w:ins>
      <w:del w:id="107660" w:author="קלוד" w:date="2026-10-11T13:11:34Z">
        <w:r w:rsidRPr="006061D7">
          <w:rPr>
            <w:rtl/>
          </w:rPr>
          <w:delText xml:space="preserve">טעים </w:delText>
        </w:r>
        <w:r>
          <w:rPr>
            <w:rtl/>
          </w:rPr>
          <w:delText xml:space="preserve">כלום</w:delText>
        </w:r>
        <w:r w:rsidRPr="006061D7">
          <w:rPr>
            <w:rtl/>
          </w:rPr>
          <w:delText xml:space="preserve">, </w:delText>
        </w:r>
        <w:r>
          <w:rPr>
            <w:rtl/>
          </w:rPr>
          <w:delText xml:space="preserve">אם</w:delText>
        </w:r>
      </w:del>
      <w:ins w:id="93629" w:author="מנוע מכני" w:date="2026-10-11T12:04:39Z"/>
      <w:del w:id="93630" w:author="מנוע מכני" w:date="2026-10-11T12:04:39Z">
        <w:r w:rsidRPr="006061D7">
          <w:rPr>
            <w:rtl/>
          </w:rPr>
          <w:delText xml:space="preserve">מידי</w:delText>
        </w:r>
      </w:del>
      <w:ins w:id="94957" w:author="מנוע מכני" w:date="2026-10-11T12:04:39Z">
        <w:r>
          <w:rPr>
            <w:rtl/>
          </w:rPr>
          <w:t xml:space="preserve"> </w:t>
        </w:r>
      </w:ins>
      <w:del w:id="94958" w:author="מנוע מכני" w:date="2026-10-11T12:04:39Z">
        <w:r w:rsidRPr="006061D7">
          <w:rPr>
            <w:rtl/>
          </w:rPr>
          <w:delText xml:space="preserve">אי </w:delText>
        </w:r>
      </w:del>
      <w:r w:rsidRPr="006061D7">
        <w:rPr>
          <w:rtl/>
        </w:rPr>
        <w:t xml:space="preserve">פגע </w:t>
      </w:r>
      <w:ins w:id="107657" w:author="קלוד" w:date="2026-10-11T13:11:34Z">
        <w:r>
          <w:rPr>
            <w:rtl/>
          </w:rPr>
          <w:t xml:space="preserve">במת</w:t>
        </w:r>
      </w:ins>
      <w:del w:id="107658" w:author="קלוד" w:date="2026-10-11T13:11:34Z">
        <w:r w:rsidRPr="006061D7">
          <w:rPr>
            <w:rtl/>
          </w:rPr>
          <w:delText xml:space="preserve">בשכבא</w:delText>
        </w:r>
      </w:del>
      <w:r w:rsidRPr="006061D7">
        <w:rPr>
          <w:rtl/>
        </w:rPr>
        <w:t xml:space="preserve"> - </w:t>
      </w:r>
      <w:ins w:id="107655" w:author="קלוד" w:date="2026-10-11T13:11:34Z">
        <w:r>
          <w:rPr>
            <w:rtl/>
          </w:rPr>
          <w:t xml:space="preserve">יוריקו</w:t>
        </w:r>
      </w:ins>
      <w:del w:id="107656" w:author="קלוד" w:date="2026-10-11T13:11:34Z">
        <w:r w:rsidRPr="006061D7">
          <w:rPr>
            <w:rtl/>
          </w:rPr>
          <w:delText xml:space="preserve">ירקא</w:delText>
        </w:r>
      </w:del>
      <w:r w:rsidRPr="006061D7">
        <w:rPr>
          <w:rtl/>
        </w:rPr>
        <w:t xml:space="preserve"> </w:t>
      </w:r>
      <w:ins w:id="107653" w:author="קלוד" w:date="2026-10-11T13:11:34Z">
        <w:r>
          <w:rPr>
            <w:rtl/>
          </w:rPr>
          <w:t xml:space="preserve">פניו,</w:t>
        </w:r>
      </w:ins>
      <w:del w:id="107654" w:author="קלוד" w:date="2026-10-11T13:11:34Z">
        <w:r w:rsidRPr="006061D7">
          <w:rPr>
            <w:rtl/>
          </w:rPr>
          <w:delText xml:space="preserve">אפיה, </w:delText>
        </w:r>
        <w:r>
          <w:rPr>
            <w:rtl/>
          </w:rPr>
          <w:delText xml:space="preserve">אם</w:delText>
        </w:r>
      </w:del>
      <w:ins w:id="94959" w:author="מנוע מכני" w:date="2026-10-11T12:04:39Z">
        <w:r>
          <w:rPr>
            <w:rtl/>
          </w:rPr>
          <w:t xml:space="preserve"> </w:t>
        </w:r>
      </w:ins>
      <w:del w:id="94960" w:author="מנוע מכני" w:date="2026-10-11T12:04:39Z">
        <w:r w:rsidRPr="006061D7">
          <w:rPr>
            <w:rtl/>
          </w:rPr>
          <w:delText xml:space="preserve">אי </w:delText>
        </w:r>
      </w:del>
      <w:r w:rsidRPr="006061D7">
        <w:rPr>
          <w:rtl/>
        </w:rPr>
        <w:t xml:space="preserve">פגע </w:t>
      </w:r>
      <w:ins w:id="107651" w:author="קלוד" w:date="2026-10-11T13:11:34Z">
        <w:r>
          <w:rPr>
            <w:rtl/>
          </w:rPr>
          <w:t xml:space="preserve">בהורג</w:t>
        </w:r>
      </w:ins>
      <w:del w:id="107652" w:author="קלוד" w:date="2026-10-11T13:11:34Z">
        <w:r w:rsidRPr="006061D7">
          <w:rPr>
            <w:rtl/>
          </w:rPr>
          <w:delText xml:space="preserve">במאן</w:delText>
        </w:r>
      </w:del>
      <w:r w:rsidRPr="006061D7">
        <w:rPr>
          <w:rtl/>
        </w:rPr>
        <w:t xml:space="preserve"> </w:t>
      </w:r>
      <w:ins w:id="107649" w:author="קלוד" w:date="2026-10-11T13:11:34Z">
        <w:r>
          <w:rPr>
            <w:rtl/>
          </w:rPr>
          <w:t xml:space="preserve">נפש</w:t>
        </w:r>
      </w:ins>
      <w:del w:id="107650" w:author="קלוד" w:date="2026-10-11T13:11:34Z">
        <w:r w:rsidRPr="006061D7">
          <w:rPr>
            <w:rtl/>
          </w:rPr>
          <w:delText xml:space="preserve">דקטל נפשא</w:delText>
        </w:r>
      </w:del>
      <w:r w:rsidRPr="006061D7">
        <w:rPr>
          <w:rtl/>
        </w:rPr>
        <w:t xml:space="preserve"> - </w:t>
      </w:r>
      <w:ins w:id="107647" w:author="קלוד" w:date="2026-10-11T13:11:34Z">
        <w:r>
          <w:rPr>
            <w:rtl/>
          </w:rPr>
          <w:t xml:space="preserve">ימות,</w:t>
        </w:r>
      </w:ins>
      <w:del w:id="107648" w:author="קלוד" w:date="2026-10-11T13:11:34Z">
        <w:r w:rsidRPr="006061D7">
          <w:rPr>
            <w:rtl/>
          </w:rPr>
          <w:delText xml:space="preserve">מת, </w:delText>
        </w:r>
        <w:r>
          <w:rPr>
            <w:rtl/>
          </w:rPr>
          <w:delText xml:space="preserve">אם</w:delText>
        </w:r>
      </w:del>
      <w:ins w:id="94961" w:author="מנוע מכני" w:date="2026-10-11T12:04:39Z">
        <w:r>
          <w:rPr>
            <w:rtl/>
          </w:rPr>
          <w:t xml:space="preserve"> </w:t>
        </w:r>
      </w:ins>
      <w:del w:id="94962" w:author="מנוע מכני" w:date="2026-10-11T12:04:39Z">
        <w:r w:rsidRPr="006061D7">
          <w:rPr>
            <w:rtl/>
          </w:rPr>
          <w:delText xml:space="preserve">אי </w:delText>
        </w:r>
      </w:del>
      <w:r w:rsidRPr="006061D7">
        <w:rPr>
          <w:rtl/>
        </w:rPr>
        <w:t xml:space="preserve">פגע בדבר אחר - קשה לדבר אחר.</w:t>
      </w:r>
    </w:p>
    <w:p>
      <w:pPr>
        <w:pStyle w:val="38"/>
        <w:rPr>
          <w:ins w:id="98796" w:author="מנוע מכני" w:date="2026-10-11T12:04:39Z"/>
        </w:rPr>
      </w:pPr>
      <w:del w:id="98795" w:author="מנוע מכני" w:date="2026-10-11T12:04:39Z">
        <w:r w:rsidRPr="006F178A">
          <w:delText xml:space="preserve">•</w:delText>
        </w:r>
      </w:del>
      <w:r w:rsidRPr="006F178A">
        <w:t xml:space="preserve"> </w:t>
      </w:r>
      <w:r w:rsidRPr="006F178A">
        <w:t xml:space="preserve">רב ושמואל </w:t>
      </w:r>
      <w:ins w:id="91813" w:author="מנוע מכני" w:date="2026-10-11T12:04:39Z">
        <w:r>
          <w:t xml:space="preserve">דאמרו</w:t>
        </w:r>
      </w:ins>
      <w:del w:id="91814" w:author="מנוע מכני" w:date="2026-10-11T12:04:39Z">
        <w:r w:rsidRPr="006F178A">
          <w:delText xml:space="preserve">דאמרי</w:delText>
        </w:r>
      </w:del>
      <w:r w:rsidRPr="006F178A">
        <w:t xml:space="preserve"> </w:t>
      </w:r>
      <w:ins w:id="91809" w:author="מנוע מכני" w:date="2026-10-11T12:04:39Z">
        <w:r>
          <w:t xml:space="preserve">שניהם</w:t>
        </w:r>
      </w:ins>
      <w:del w:id="91810" w:author="מנוע מכני" w:date="2026-10-11T12:04:39Z">
        <w:r w:rsidRPr="006F178A">
          <w:delText xml:space="preserve">תרוייהו</w:delText>
        </w:r>
      </w:del>
      <w:r w:rsidRPr="006F178A">
        <w:t xml:space="preserve">:</w:t>
      </w:r>
    </w:p>
    <w:p w:rsidR="00E9703F" w:rsidRPr="006F178A" w:rsidRDefault="00E9703F" w:rsidP="00E9703F">
      <w:pPr>
        <w:rPr>
          <w:rtl/>
        </w:rPr>
      </w:pPr>
      <w:del w:id="98797" w:author="מנוע מכני" w:date="2026-10-11T12:04:39Z">
        <w:r w:rsidRPr="006F178A">
          <w:rPr>
            <w:rFonts w:ascii="Fb Fontext" w:hAnsi="Fb Fontext"/>
            <w:rtl/>
          </w:rPr>
          <w:delText xml:space="preserve"> </w:delText>
        </w:r>
      </w:del>
      <w:ins w:id="93633" w:author="מנוע מכני" w:date="2026-10-11T12:04:39Z">
        <w:ins w:id="107673" w:author="קלוד" w:date="2026-10-11T13:11:34Z">
          <w:r>
            <w:rPr>
              <w:rFonts w:ascii="Fb Fontext" w:hAnsi="Fb Fontext"/>
              <w:rtl/>
            </w:rPr>
            <w:t xml:space="preserve">המקיז</w:t>
          </w:r>
        </w:ins>
        <w:del w:id="107674" w:author="קלוד" w:date="2026-10-11T13:11:34Z">
          <w:r>
            <w:rPr>
              <w:rFonts w:ascii="Fb Fontext" w:hAnsi="Fb Fontext"/>
              <w:rtl/>
            </w:rPr>
            <w:delText xml:space="preserve">זה</w:delText>
          </w:r>
          <w:r w:rsidRPr="006F178A">
            <w:rPr>
              <w:rFonts w:ascii="Fb Fontext" w:hAnsi="Fb Fontext"/>
              <w:rtl/>
            </w:rPr>
            <w:delText xml:space="preserve"> מאן </w:delText>
          </w:r>
          <w:r>
            <w:rPr>
              <w:rFonts w:ascii="Fb Fontext" w:hAnsi="Fb Fontext"/>
              <w:rtl/>
            </w:rPr>
            <w:delText xml:space="preserve">דעשה</w:delText>
          </w:r>
          <w:r w:rsidRPr="006F178A">
            <w:rPr>
              <w:rFonts w:ascii="Fb Fontext" w:hAnsi="Fb Fontext"/>
              <w:rtl/>
            </w:rPr>
            <w:delText xml:space="preserve"> </w:delText>
          </w:r>
          <w:r>
            <w:rPr>
              <w:rFonts w:ascii="Fb Fontext" w:hAnsi="Fb Fontext"/>
              <w:rtl/>
            </w:rPr>
            <w:delText xml:space="preserve">דבר</w:delText>
          </w:r>
        </w:del>
      </w:ins>
      <w:del w:id="93634" w:author="מנוע מכני" w:date="2026-10-11T12:04:39Z">
        <w:r w:rsidRPr="006F178A">
          <w:rPr>
            <w:rFonts w:ascii="Fb Fontext" w:hAnsi="Fb Fontext"/>
            <w:rtl/>
          </w:rPr>
          <w:delText xml:space="preserve">האי</w:delText>
        </w:r>
      </w:del>
      <w:ins w:id="95599" w:author="מנוע מכני" w:date="2026-10-11T12:04:39Z"/>
      <w:del w:id="95600" w:author="מנוע מכני" w:date="2026-10-11T12:04:39Z">
        <w:r w:rsidRPr="006F178A">
          <w:rPr>
            <w:rFonts w:ascii="Fb Fontext" w:hAnsi="Fb Fontext"/>
            <w:rtl/>
          </w:rPr>
          <w:delText xml:space="preserve">דעביד</w:delText>
        </w:r>
      </w:del>
      <w:ins w:id="91811" w:author="מנוע מכני" w:date="2026-10-11T12:04:39Z"/>
      <w:del w:id="91812" w:author="מנוע מכני" w:date="2026-10-11T12:04:39Z">
        <w:r w:rsidRPr="006F178A">
          <w:rPr>
            <w:rFonts w:ascii="Fb Fontext" w:hAnsi="Fb Fontext"/>
            <w:rtl/>
          </w:rPr>
          <w:delText xml:space="preserve">מילתא</w:delText>
        </w:r>
      </w:del>
      <w:r w:rsidRPr="006F178A">
        <w:rPr>
          <w:rFonts w:ascii="Fb Fontext" w:hAnsi="Fb Fontext"/>
          <w:rtl/>
        </w:rPr>
        <w:t xml:space="preserve"> - </w:t>
      </w:r>
      <w:ins w:id="107671" w:author="קלוד" w:date="2026-10-11T13:11:34Z">
        <w:r>
          <w:rPr>
            <w:rFonts w:ascii="Fb Fontext" w:hAnsi="Fb Fontext"/>
            <w:rtl/>
          </w:rPr>
          <w:t xml:space="preserve">ישהה</w:t>
        </w:r>
      </w:ins>
      <w:del w:id="107672" w:author="קלוד" w:date="2026-10-11T13:11:34Z">
        <w:r w:rsidRPr="006F178A">
          <w:rPr>
            <w:rFonts w:ascii="Fb Fontext" w:hAnsi="Fb Fontext"/>
            <w:rtl/>
          </w:rPr>
          <w:delText xml:space="preserve">לישהי</w:delText>
        </w:r>
      </w:del>
      <w:r w:rsidRPr="006F178A">
        <w:rPr>
          <w:rFonts w:ascii="Fb Fontext" w:hAnsi="Fb Fontext"/>
          <w:rtl/>
        </w:rPr>
        <w:t xml:space="preserve"> </w:t>
      </w:r>
      <w:ins w:id="90547" w:author="Claude - סמנטי" w:date="2026-10-11T12:28:21Z">
        <w:r>
          <w:rPr>
            <w:rFonts w:ascii="Fb Fontext" w:hAnsi="Fb Fontext"/>
            <w:rtl/>
          </w:rPr>
          <w:t xml:space="preserve">מעט</w:t>
        </w:r>
      </w:ins>
      <w:del w:id="90548" w:author="Claude - סמנטי" w:date="2026-10-11T12:28:21Z">
        <w:r w:rsidRPr="006F178A">
          <w:rPr>
            <w:rFonts w:ascii="Fb Fontext" w:hAnsi="Fb Fontext"/>
            <w:rtl/>
          </w:rPr>
          <w:delText xml:space="preserve">פורתא</w:delText>
        </w:r>
      </w:del>
      <w:r w:rsidRPr="006F178A">
        <w:rPr>
          <w:rFonts w:ascii="Fb Fontext" w:hAnsi="Fb Fontext"/>
          <w:rtl/>
        </w:rPr>
        <w:t xml:space="preserve"> </w:t>
      </w:r>
      <w:ins w:id="91815" w:author="מנוע מכני" w:date="2026-10-11T12:04:39Z">
        <w:r>
          <w:rPr>
            <w:rFonts w:ascii="Fb Fontext" w:hAnsi="Fb Fontext"/>
            <w:rtl/>
          </w:rPr>
          <w:t xml:space="preserve">ואח"כ</w:t>
        </w:r>
      </w:ins>
      <w:del w:id="91816" w:author="מנוע מכני" w:date="2026-10-11T12:04:39Z">
        <w:r w:rsidRPr="006F178A">
          <w:rPr>
            <w:rFonts w:ascii="Fb Fontext" w:hAnsi="Fb Fontext"/>
            <w:rtl/>
          </w:rPr>
          <w:delText xml:space="preserve">והדר</w:delText>
        </w:r>
      </w:del>
      <w:r w:rsidRPr="006F178A">
        <w:rPr>
          <w:rFonts w:ascii="Fb Fontext" w:hAnsi="Fb Fontext"/>
          <w:rtl/>
        </w:rPr>
        <w:t xml:space="preserve"> </w:t>
      </w:r>
      <w:ins w:id="107669" w:author="קלוד" w:date="2026-10-11T13:11:34Z">
        <w:r>
          <w:rPr>
            <w:rFonts w:ascii="Fb Fontext" w:hAnsi="Fb Fontext"/>
            <w:rtl/>
          </w:rPr>
          <w:t xml:space="preserve">יקום.</w:t>
        </w:r>
      </w:ins>
      <w:del w:id="107670" w:author="קלוד" w:date="2026-10-11T13:11:34Z">
        <w:r w:rsidRPr="006F178A">
          <w:rPr>
            <w:rFonts w:ascii="Fb Fontext" w:hAnsi="Fb Fontext"/>
            <w:rtl/>
          </w:rPr>
          <w:delText xml:space="preserve">ליקום.</w:delText>
        </w:r>
      </w:del>
    </w:p>
    <w:p w:rsidR="00E9703F" w:rsidRPr="006F178A" w:rsidRDefault="00E9703F" w:rsidP="00E9703F">
      <w:pPr>
        <w:rPr>
          <w:rtl/>
        </w:rPr>
      </w:pPr>
      <w:r w:rsidRPr="006F178A">
        <w:rPr>
          <w:rtl/>
        </w:rPr>
        <w:t>•</w:t>
      </w:r>
      <w:r w:rsidRPr="006F178A">
        <w:rPr>
          <w:rFonts w:hint="cs"/>
          <w:rtl/>
        </w:rPr>
        <w:t xml:space="preserve"> </w:t>
      </w:r>
      <w:r w:rsidRPr="006F178A">
        <w:rPr>
          <w:rtl/>
        </w:rPr>
        <w:t>דאמר מר: חמישה דברים קרובין למיתה יותר מן החיים, ואלו הן: אכל ועמד, שתה ועמד, ישן ועמד, הקיז דם ועמד, שימש מטתו ועמד.</w:t>
      </w:r>
    </w:p>
    <w:p>
      <w:pPr>
        <w:pStyle w:val="afffff8"/>
        <w:rPr>
          <w:ins w:id="90235" w:author="קלוד" w:date="2026-10-11T12:33:55Z"/>
        </w:rPr>
      </w:pPr>
      <w:ins w:id="90236" w:author="קלוד" w:date="2026-10-11T12:33:55Z">
        <w:r>
          <w:rPr>
            <w:color w:val="7B3F00"/>
          </w:rPr>
          <w:t xml:space="preserve">זמן הקזת דם - כל שלשים יום ובימי השבוע</w:t>
        </w:r>
      </w:ins>
    </w:p>
    <w:p>
      <w:pPr>
        <w:pStyle w:val="38"/>
        <w:rPr>
          <w:ins w:id="98799" w:author="מנוע מכני" w:date="2026-10-11T12:04:39Z"/>
        </w:rPr>
      </w:pPr>
      <w:del w:id="98798" w:author="מנוע מכני" w:date="2026-10-11T12:04:39Z">
        <w:r w:rsidRPr="006F178A">
          <w:delText xml:space="preserve">•</w:delText>
        </w:r>
      </w:del>
      <w:r w:rsidRPr="006F178A">
        <w:t xml:space="preserve"> </w:t>
      </w:r>
      <w:r w:rsidRPr="006F178A">
        <w:t xml:space="preserve">שמואל:</w:t>
      </w:r>
    </w:p>
    <w:p w:rsidR="00E9703F" w:rsidRDefault="00E9703F" w:rsidP="00E9703F">
      <w:pPr>
        <w:rPr>
          <w:rtl/>
        </w:rPr>
      </w:pPr>
      <w:del w:id="98800" w:author="מנוע מכני" w:date="2026-10-11T12:04:39Z">
        <w:r w:rsidRPr="006F178A">
          <w:rPr>
            <w:rtl/>
          </w:rPr>
          <w:delText xml:space="preserve"> </w:delText>
        </w:r>
      </w:del>
      <w:ins w:id="107683" w:author="קלוד" w:date="2026-10-11T13:11:34Z">
        <w:r>
          <w:rPr>
            <w:rtl/>
          </w:rPr>
          <w:t xml:space="preserve">זמן</w:t>
        </w:r>
      </w:ins>
      <w:del w:id="107684" w:author="קלוד" w:date="2026-10-11T13:11:34Z">
        <w:r w:rsidRPr="006F178A">
          <w:rPr>
            <w:rtl/>
          </w:rPr>
          <w:delText xml:space="preserve">פורסא</w:delText>
        </w:r>
      </w:del>
      <w:r w:rsidRPr="006F178A">
        <w:rPr>
          <w:rtl/>
        </w:rPr>
        <w:t xml:space="preserve"> </w:t>
      </w:r>
      <w:ins w:id="107681" w:author="קלוד" w:date="2026-10-11T13:11:34Z">
        <w:r>
          <w:rPr>
            <w:rtl/>
          </w:rPr>
          <w:t xml:space="preserve">הקזת דם</w:t>
        </w:r>
      </w:ins>
      <w:del w:id="107682" w:author="קלוד" w:date="2026-10-11T13:11:34Z">
        <w:r w:rsidRPr="006F178A">
          <w:rPr>
            <w:rtl/>
          </w:rPr>
          <w:delText xml:space="preserve">דדמא</w:delText>
        </w:r>
      </w:del>
      <w:r w:rsidRPr="006F178A">
        <w:rPr>
          <w:rtl/>
        </w:rPr>
        <w:t xml:space="preserve"> - כל </w:t>
      </w:r>
      <w:ins w:id="107679" w:author="קלוד" w:date="2026-10-11T13:11:34Z">
        <w:r>
          <w:rPr>
            <w:rtl/>
          </w:rPr>
          <w:t xml:space="preserve">שלושים</w:t>
        </w:r>
      </w:ins>
      <w:del w:id="107680" w:author="קלוד" w:date="2026-10-11T13:11:34Z">
        <w:r w:rsidRPr="006F178A">
          <w:rPr>
            <w:rtl/>
          </w:rPr>
          <w:delText xml:space="preserve">תלתין</w:delText>
        </w:r>
      </w:del>
      <w:r w:rsidRPr="006F178A">
        <w:rPr>
          <w:rtl/>
        </w:rPr>
        <w:t xml:space="preserve"> </w:t>
      </w:r>
      <w:ins w:id="107677" w:author="קלוד" w:date="2026-10-11T13:11:34Z">
        <w:r>
          <w:rPr>
            <w:rtl/>
          </w:rPr>
          <w:t xml:space="preserve">יום.</w:t>
        </w:r>
      </w:ins>
      <w:del w:id="107678" w:author="קלוד" w:date="2026-10-11T13:11:34Z">
        <w:r w:rsidRPr="006F178A">
          <w:rPr>
            <w:rtl/>
          </w:rPr>
          <w:delText xml:space="preserve">יומין.</w:delText>
        </w:r>
      </w:del>
      <w:r w:rsidRPr="006F178A">
        <w:rPr>
          <w:rtl/>
        </w:rPr>
        <w:t xml:space="preserve"> ובין הפרקים </w:t>
      </w:r>
      <w:ins w:id="107675" w:author="קלוד" w:date="2026-10-11T13:11:34Z">
        <w:r>
          <w:rPr>
            <w:rtl/>
          </w:rPr>
          <w:t xml:space="preserve">-</w:t>
        </w:r>
      </w:ins>
      <w:del w:id="107676" w:author="קלוד" w:date="2026-10-11T13:11:34Z">
        <w:r w:rsidRPr="006F178A">
          <w:rPr>
            <w:rtl/>
          </w:rPr>
          <w:delText xml:space="preserve">–</w:delText>
        </w:r>
      </w:del>
      <w:r w:rsidRPr="006F178A">
        <w:rPr>
          <w:rtl/>
        </w:rPr>
        <w:t xml:space="preserve"> ימעט [ב' חודשים],</w:t>
      </w:r>
    </w:p>
    <w:p w:rsidR="00E9703F" w:rsidRDefault="00E9703F" w:rsidP="00E9703F">
      <w:pPr>
        <w:rPr>
          <w:rtl/>
        </w:rPr>
      </w:pPr>
      <w:r w:rsidRPr="006F178A">
        <w:rPr>
          <w:rtl/>
        </w:rPr>
        <w:t>ובין הפרקים - יחזור וימעט [ג' חודשים]</w:t>
      </w:r>
    </w:p>
    <w:p>
      <w:pPr>
        <w:pStyle w:val="38"/>
        <w:rPr>
          <w:ins w:id="98802" w:author="מנוע מכני" w:date="2026-10-11T12:04:39Z"/>
        </w:rPr>
      </w:pPr>
      <w:del w:id="98801" w:author="מנוע מכני" w:date="2026-10-11T12:04:39Z">
        <w:r w:rsidRPr="006F178A">
          <w:delText xml:space="preserve">•</w:delText>
        </w:r>
      </w:del>
      <w:r w:rsidRPr="006F178A">
        <w:t xml:space="preserve"> </w:t>
      </w:r>
      <w:r w:rsidRPr="006F178A">
        <w:t xml:space="preserve">שמואל:</w:t>
      </w:r>
    </w:p>
    <w:p w:rsidR="00E9703F" w:rsidRPr="006F178A" w:rsidRDefault="00E9703F" w:rsidP="00E9703F">
      <w:pPr>
        <w:rPr>
          <w:rtl/>
        </w:rPr>
      </w:pPr>
      <w:del w:id="98803" w:author="מנוע מכני" w:date="2026-10-11T12:04:39Z">
        <w:r w:rsidRPr="006F178A">
          <w:rPr>
            <w:rtl/>
          </w:rPr>
          <w:delText xml:space="preserve"> </w:delText>
        </w:r>
      </w:del>
      <w:ins w:id="107693" w:author="קלוד" w:date="2026-10-11T13:11:34Z">
        <w:r>
          <w:rPr>
            <w:rtl/>
          </w:rPr>
          <w:t xml:space="preserve">ימי</w:t>
        </w:r>
      </w:ins>
      <w:del w:id="107694" w:author="קלוד" w:date="2026-10-11T13:11:34Z">
        <w:r w:rsidRPr="006F178A">
          <w:rPr>
            <w:rtl/>
          </w:rPr>
          <w:delText xml:space="preserve">פורסא</w:delText>
        </w:r>
      </w:del>
      <w:r w:rsidRPr="006F178A">
        <w:rPr>
          <w:rtl/>
        </w:rPr>
        <w:t xml:space="preserve"> </w:t>
      </w:r>
      <w:ins w:id="107691" w:author="קלוד" w:date="2026-10-11T13:11:34Z">
        <w:r>
          <w:rPr>
            <w:rtl/>
          </w:rPr>
          <w:t xml:space="preserve">הקזה</w:t>
        </w:r>
      </w:ins>
      <w:del w:id="107692" w:author="קלוד" w:date="2026-10-11T13:11:34Z">
        <w:r w:rsidRPr="006F178A">
          <w:rPr>
            <w:rtl/>
          </w:rPr>
          <w:delText xml:space="preserve">דדמא</w:delText>
        </w:r>
      </w:del>
      <w:r w:rsidRPr="006F178A">
        <w:rPr>
          <w:rtl/>
        </w:rPr>
        <w:t xml:space="preserve"> - </w:t>
      </w:r>
      <w:ins w:id="107689" w:author="קלוד" w:date="2026-10-11T13:11:34Z">
        <w:r>
          <w:rPr>
            <w:rtl/>
          </w:rPr>
          <w:t xml:space="preserve">ראשון,</w:t>
        </w:r>
      </w:ins>
      <w:del w:id="107690" w:author="קלוד" w:date="2026-10-11T13:11:34Z">
        <w:r w:rsidRPr="006F178A">
          <w:rPr>
            <w:rtl/>
          </w:rPr>
          <w:delText xml:space="preserve">חד</w:delText>
        </w:r>
      </w:del>
      <w:r w:rsidRPr="006F178A">
        <w:rPr>
          <w:rtl/>
        </w:rPr>
        <w:t xml:space="preserve"> </w:t>
      </w:r>
      <w:ins w:id="90551" w:author="Claude - סמנטי" w:date="2026-10-11T12:28:21Z">
        <w:ins w:id="107687" w:author="קלוד" w:date="2026-10-11T13:11:34Z">
          <w:r>
            <w:rPr>
              <w:rtl/>
            </w:rPr>
            <w:t xml:space="preserve">רביעי</w:t>
          </w:r>
        </w:ins>
        <w:del w:id="107688" w:author="קלוד" w:date="2026-10-11T13:11:34Z">
          <w:r>
            <w:rPr>
              <w:rtl/>
            </w:rPr>
            <w:delText xml:space="preserve">בשבת</w:delText>
          </w:r>
          <w:r w:rsidRPr="006F178A">
            <w:rPr>
              <w:rtl/>
            </w:rPr>
            <w:delText xml:space="preserve">,</w:delText>
          </w:r>
        </w:del>
      </w:ins>
      <w:del w:id="90552" w:author="Claude - סמנטי" w:date="2026-10-11T12:28:21Z">
        <w:r w:rsidRPr="006F178A">
          <w:rPr>
            <w:rtl/>
          </w:rPr>
          <w:delText xml:space="preserve">בשבתא</w:delText>
        </w:r>
      </w:del>
      <w:r w:rsidRPr="006F178A">
        <w:rPr>
          <w:rtl/>
        </w:rPr>
        <w:t xml:space="preserve"> </w:t>
      </w:r>
      <w:ins w:id="107685" w:author="קלוד" w:date="2026-10-11T13:11:34Z">
        <w:r>
          <w:rPr>
            <w:rtl/>
          </w:rPr>
          <w:t xml:space="preserve">וערב</w:t>
        </w:r>
      </w:ins>
      <w:del w:id="107686" w:author="קלוד" w:date="2026-10-11T13:11:34Z">
        <w:r w:rsidRPr="006F178A">
          <w:rPr>
            <w:rtl/>
          </w:rPr>
          <w:delText xml:space="preserve">ארבעה ומעלי</w:delText>
        </w:r>
      </w:del>
      <w:r w:rsidRPr="006F178A">
        <w:rPr>
          <w:rtl/>
        </w:rPr>
        <w:t xml:space="preserve"> </w:t>
      </w:r>
      <w:ins w:id="90549" w:author="Claude - סמנטי" w:date="2026-10-11T12:28:21Z">
        <w:r>
          <w:rPr>
            <w:rtl/>
          </w:rPr>
          <w:t xml:space="preserve">שבת</w:t>
        </w:r>
      </w:ins>
      <w:del w:id="90550" w:author="Claude - סמנטי" w:date="2026-10-11T12:28:21Z">
        <w:r w:rsidRPr="006F178A">
          <w:rPr>
            <w:rtl/>
          </w:rPr>
          <w:delText xml:space="preserve">שבתא</w:delText>
        </w:r>
      </w:del>
      <w:r w:rsidRPr="006F178A">
        <w:rPr>
          <w:rtl/>
        </w:rPr>
        <w:t xml:space="preserve">. אבל שני וחמישי - </w:t>
      </w:r>
      <w:r w:rsidRPr="006F178A">
        <w:rPr>
          <w:rtl/>
        </w:rPr>
        <w:t xml:space="preserve">לא</w:t>
      </w:r>
      <w:r w:rsidRPr="006F178A">
        <w:rPr>
          <w:rtl/>
        </w:rPr>
        <w:t xml:space="preserve">.</w:t>
      </w:r>
    </w:p>
    <w:p w:rsidR="00E9703F" w:rsidRPr="004640F6" w:rsidRDefault="00E9703F" w:rsidP="00E9703F">
      <w:pPr>
        <w:rPr>
          <w:spacing w:val="-4"/>
          <w:rtl/>
        </w:rPr>
      </w:pPr>
      <w:r w:rsidRPr="004640F6">
        <w:rPr>
          <w:rFonts w:hint="cs"/>
          <w:spacing w:val="-4"/>
          <w:rtl/>
        </w:rPr>
        <w:t>כדמ</w:t>
      </w:r>
      <w:r w:rsidRPr="004640F6">
        <w:rPr>
          <w:spacing w:val="-4"/>
          <w:rtl/>
        </w:rPr>
        <w:t>ר: מי שיש לו זכות אבות - יקיז דם בשני ובחמישי, שבית דין של מעלה ושל מטה שוין כאחד.</w:t>
      </w:r>
    </w:p>
    <w:p w:rsidR="00E9703F" w:rsidRPr="006F178A" w:rsidRDefault="00E9703F" w:rsidP="00E9703F">
      <w:pPr>
        <w:rPr>
          <w:rtl/>
        </w:rPr>
      </w:pPr>
      <w:r w:rsidRPr="006F178A">
        <w:rPr>
          <w:rtl/>
        </w:rPr>
        <w:t>•</w:t>
      </w:r>
      <w:r w:rsidRPr="006F178A">
        <w:rPr>
          <w:rFonts w:hint="cs"/>
          <w:rtl/>
        </w:rPr>
        <w:t xml:space="preserve"> </w:t>
      </w:r>
      <w:ins w:id="90555" w:author="Claude - סמנטי" w:date="2026-10-11T12:28:21Z">
        <w:r>
          <w:rPr>
            <w:rtl/>
          </w:rPr>
          <w:t xml:space="preserve">בשלישי</w:t>
        </w:r>
      </w:ins>
      <w:del w:id="90556" w:author="Claude - סמנטי" w:date="2026-10-11T12:28:21Z">
        <w:r w:rsidRPr="006F178A">
          <w:rPr>
            <w:rtl/>
          </w:rPr>
          <w:delText xml:space="preserve">בתלתא</w:delText>
        </w:r>
      </w:del>
      <w:r w:rsidRPr="006F178A">
        <w:rPr>
          <w:rtl/>
        </w:rPr>
        <w:t xml:space="preserve"> </w:t>
      </w:r>
      <w:ins w:id="90553" w:author="Claude - סמנטי" w:date="2026-10-11T12:28:21Z">
        <w:r>
          <w:rPr>
            <w:rtl/>
          </w:rPr>
          <w:t xml:space="preserve">בשבת</w:t>
        </w:r>
      </w:ins>
      <w:del w:id="90554" w:author="Claude - סמנטי" w:date="2026-10-11T12:28:21Z">
        <w:r w:rsidRPr="006F178A">
          <w:rPr>
            <w:rtl/>
          </w:rPr>
          <w:delText xml:space="preserve">בשבתא</w:delText>
        </w:r>
      </w:del>
      <w:r w:rsidRPr="006F178A">
        <w:rPr>
          <w:rtl/>
        </w:rPr>
        <w:t xml:space="preserve"> </w:t>
      </w:r>
      <w:r w:rsidRPr="006F178A">
        <w:rPr>
          <w:rtl/>
        </w:rPr>
        <w:t xml:space="preserve">לא</w:t>
      </w:r>
      <w:r w:rsidRPr="006F178A">
        <w:rPr>
          <w:rtl/>
        </w:rPr>
        <w:t xml:space="preserve"> - משום </w:t>
      </w:r>
      <w:ins w:id="96201" w:author="מנוע מכני" w:date="2026-10-11T12:04:39Z">
        <w:ins w:id="107701" w:author="קלוד" w:date="2026-10-11T13:11:34Z">
          <w:r>
            <w:rPr>
              <w:rtl/>
            </w:rPr>
            <w:t xml:space="preserve">שמאדים</w:t>
          </w:r>
        </w:ins>
        <w:del w:id="107702" w:author="קלוד" w:date="2026-10-11T13:11:34Z">
          <w:r>
            <w:rPr>
              <w:rtl/>
            </w:rPr>
            <w:delText xml:space="preserve">דעומדת</w:delText>
          </w:r>
        </w:del>
      </w:ins>
      <w:del w:id="96202" w:author="מנוע מכני" w:date="2026-10-11T12:04:39Z">
        <w:r w:rsidRPr="006F178A">
          <w:rPr>
            <w:rtl/>
          </w:rPr>
          <w:delText xml:space="preserve">דקיימא</w:delText>
        </w:r>
      </w:del>
      <w:r w:rsidRPr="006F178A">
        <w:rPr>
          <w:rtl/>
        </w:rPr>
        <w:t xml:space="preserve"> </w:t>
      </w:r>
      <w:ins w:id="93635" w:author="מנוע מכני" w:date="2026-10-11T12:04:39Z">
        <w:ins w:id="107699" w:author="קלוד" w:date="2026-10-11T13:11:34Z">
          <w:r>
            <w:rPr>
              <w:rtl/>
            </w:rPr>
            <w:t xml:space="preserve">שולט</w:t>
          </w:r>
        </w:ins>
        <w:del w:id="107700" w:author="קלוד" w:date="2026-10-11T13:11:34Z">
          <w:r>
            <w:rPr>
              <w:rtl/>
            </w:rPr>
            <w:delText xml:space="preserve">לו</w:delText>
          </w:r>
        </w:del>
      </w:ins>
      <w:del w:id="93636" w:author="מנוע מכני" w:date="2026-10-11T12:04:39Z">
        <w:r w:rsidRPr="006F178A">
          <w:rPr>
            <w:rtl/>
          </w:rPr>
          <w:delText xml:space="preserve">ליה</w:delText>
        </w:r>
      </w:del>
      <w:r w:rsidRPr="006F178A">
        <w:rPr>
          <w:rtl/>
        </w:rPr>
        <w:t xml:space="preserve"> </w:t>
      </w:r>
      <w:ins w:id="107697" w:author="קלוד" w:date="2026-10-11T13:11:34Z">
        <w:r>
          <w:rPr>
            <w:rtl/>
          </w:rPr>
          <w:t xml:space="preserve">בשעות</w:t>
        </w:r>
      </w:ins>
      <w:del w:id="107698" w:author="קלוד" w:date="2026-10-11T13:11:34Z">
        <w:r w:rsidRPr="006F178A">
          <w:rPr>
            <w:rtl/>
          </w:rPr>
          <w:delText xml:space="preserve">מאדים</w:delText>
        </w:r>
      </w:del>
      <w:r w:rsidRPr="006F178A">
        <w:rPr>
          <w:rtl/>
        </w:rPr>
        <w:t xml:space="preserve"> </w:t>
      </w:r>
      <w:ins w:id="107695" w:author="קלוד" w:date="2026-10-11T13:11:34Z">
        <w:r>
          <w:rPr>
            <w:rtl/>
          </w:rPr>
          <w:t xml:space="preserve">הזוגיות.</w:t>
        </w:r>
      </w:ins>
      <w:del w:id="107696" w:author="קלוד" w:date="2026-10-11T13:11:34Z">
        <w:r w:rsidRPr="006F178A">
          <w:rPr>
            <w:rtl/>
          </w:rPr>
          <w:delText xml:space="preserve">בזווי.</w:delText>
        </w:r>
      </w:del>
    </w:p>
    <w:p w:rsidR="00E9703F" w:rsidRPr="006F178A" w:rsidRDefault="00E9703F" w:rsidP="00E9703F">
      <w:pPr>
        <w:rPr>
          <w:rtl/>
        </w:rPr>
      </w:pPr>
      <w:ins w:id="107715" w:author="קלוד" w:date="2026-10-11T13:11:34Z">
        <w:r>
          <w:rPr>
            <w:rtl/>
          </w:rPr>
          <w:t xml:space="preserve">ואף</w:t>
        </w:r>
      </w:ins>
      <w:del w:id="107716" w:author="קלוד" w:date="2026-10-11T13:11:34Z">
        <w:r>
          <w:rPr>
            <w:rtl/>
          </w:rPr>
          <w:delText xml:space="preserve">ואפי'</w:delText>
        </w:r>
      </w:del>
      <w:r w:rsidRPr="006F178A">
        <w:rPr>
          <w:rtl/>
        </w:rPr>
        <w:t xml:space="preserve"> </w:t>
      </w:r>
      <w:ins w:id="107713" w:author="קלוד" w:date="2026-10-11T13:11:34Z">
        <w:r>
          <w:rPr>
            <w:rFonts w:hint="cs"/>
            <w:rtl/>
          </w:rPr>
          <w:t xml:space="preserve">שכן</w:t>
        </w:r>
      </w:ins>
      <w:del w:id="107714" w:author="קלוד" w:date="2026-10-11T13:11:34Z">
        <w:r w:rsidRPr="006F178A">
          <w:rPr>
            <w:rFonts w:hint="cs"/>
            <w:rtl/>
          </w:rPr>
          <w:delText xml:space="preserve">דכן</w:delText>
        </w:r>
      </w:del>
      <w:r w:rsidRPr="006F178A">
        <w:rPr>
          <w:rtl/>
        </w:rPr>
        <w:t xml:space="preserve"> הוא </w:t>
      </w:r>
      <w:ins w:id="107711" w:author="קלוד" w:date="2026-10-11T13:11:34Z">
        <w:r>
          <w:rPr>
            <w:rStyle w:val="2fb"/>
            <w:rtl/>
          </w:rPr>
          <w:t xml:space="preserve">בער"ש,</w:t>
        </w:r>
      </w:ins>
      <w:del w:id="107712" w:author="קלוד" w:date="2026-10-11T13:11:34Z">
        <w:r w:rsidRPr="006F178A">
          <w:rPr>
            <w:rStyle w:val="2fb"/>
            <w:rtl/>
          </w:rPr>
          <w:delText xml:space="preserve">בער"ש</w:delText>
        </w:r>
        <w:r w:rsidRPr="006F178A">
          <w:rPr>
            <w:rtl/>
          </w:rPr>
          <w:delText xml:space="preserve"> מ"מ</w:delText>
        </w:r>
      </w:del>
      <w:r w:rsidRPr="006F178A">
        <w:rPr>
          <w:rtl/>
        </w:rPr>
        <w:t xml:space="preserve"> כיון </w:t>
      </w:r>
      <w:ins w:id="107709" w:author="קלוד" w:date="2026-10-11T13:11:34Z">
        <w:r>
          <w:rPr>
            <w:rtl/>
          </w:rPr>
          <w:t xml:space="preserve">שדשו</w:t>
        </w:r>
      </w:ins>
      <w:del w:id="107710" w:author="קלוד" w:date="2026-10-11T13:11:34Z">
        <w:r w:rsidRPr="006F178A">
          <w:rPr>
            <w:rtl/>
          </w:rPr>
          <w:delText xml:space="preserve">דדשו</w:delText>
        </w:r>
      </w:del>
      <w:r w:rsidRPr="006F178A">
        <w:rPr>
          <w:rtl/>
        </w:rPr>
        <w:t xml:space="preserve"> בו רבים </w:t>
      </w:r>
      <w:ins w:id="107707" w:author="קלוד" w:date="2026-10-11T13:11:34Z">
        <w:r>
          <w:rPr>
            <w:rtl/>
          </w:rPr>
          <w:t xml:space="preserve">-</w:t>
        </w:r>
      </w:ins>
      <w:del w:id="107708" w:author="קלוד" w:date="2026-10-11T13:11:34Z">
        <w:r w:rsidRPr="006F178A">
          <w:rPr>
            <w:rtl/>
          </w:rPr>
          <w:delText xml:space="preserve">שומר</w:delText>
        </w:r>
      </w:del>
      <w:r w:rsidRPr="006F178A">
        <w:rPr>
          <w:rtl/>
        </w:rPr>
        <w:t xml:space="preserve"> </w:t>
      </w:r>
      <w:ins w:id="107705" w:author="קלוד" w:date="2026-10-11T13:11:34Z">
        <w:r>
          <w:rPr>
            <w:rtl/>
          </w:rPr>
          <w:t xml:space="preserve">'שומר</w:t>
        </w:r>
      </w:ins>
      <w:del w:id="107706" w:author="קלוד" w:date="2026-10-11T13:11:34Z">
        <w:r w:rsidRPr="006F178A">
          <w:rPr>
            <w:rtl/>
          </w:rPr>
          <w:delText xml:space="preserve">פתיים</w:delText>
        </w:r>
      </w:del>
      <w:r>
        <w:rPr>
          <w:rtl/>
        </w:rPr>
        <w:t xml:space="preserve"> </w:t>
      </w:r>
      <w:ins w:id="107703" w:author="קלוד" w:date="2026-10-11T13:11:34Z">
        <w:r>
          <w:rPr>
            <w:rtl/>
          </w:rPr>
          <w:t xml:space="preserve">פתאים ה''.</w:t>
        </w:r>
      </w:ins>
      <w:del w:id="107704" w:author="קלוד" w:date="2026-10-11T13:11:34Z">
        <w:r>
          <w:rPr>
            <w:rtl/>
          </w:rPr>
          <w:delText xml:space="preserve">ה'</w:delText>
        </w:r>
        <w:r w:rsidRPr="006F178A">
          <w:rPr>
            <w:rtl/>
          </w:rPr>
          <w:delText xml:space="preserve">.</w:delText>
        </w:r>
      </w:del>
    </w:p>
    <w:p>
      <w:pPr>
        <w:pStyle w:val="afffff8"/>
        <w:rPr>
          <w:ins w:id="90233" w:author="קלוד" w:date="2026-10-11T12:33:55Z"/>
        </w:rPr>
      </w:pPr>
      <w:ins w:id="90234" w:author="קלוד" w:date="2026-10-11T12:33:55Z">
        <w:r>
          <w:rPr>
            <w:color w:val="7B3F00"/>
          </w:rPr>
          <w:t xml:space="preserve">ימי החודש וערבי החגים - סכנה בהקזה</w:t>
        </w:r>
      </w:ins>
    </w:p>
    <w:p>
      <w:pPr>
        <w:pStyle w:val="38"/>
        <w:rPr>
          <w:ins w:id="98805" w:author="מנוע מכני" w:date="2026-10-11T12:04:39Z"/>
        </w:rPr>
      </w:pPr>
      <w:del w:id="98804" w:author="מנוע מכני" w:date="2026-10-11T12:04:39Z">
        <w:r w:rsidRPr="006F178A">
          <w:delText xml:space="preserve">•</w:delText>
        </w:r>
      </w:del>
      <w:r w:rsidRPr="006F178A">
        <w:t xml:space="preserve"> </w:t>
      </w:r>
      <w:r w:rsidRPr="006F178A">
        <w:t xml:space="preserve">שמואל:</w:t>
      </w:r>
    </w:p>
    <w:p w:rsidR="00E9703F" w:rsidRPr="006F178A" w:rsidRDefault="00E9703F" w:rsidP="00E9703F">
      <w:pPr>
        <w:rPr>
          <w:rtl/>
        </w:rPr>
      </w:pPr>
      <w:del w:id="98806" w:author="מנוע מכני" w:date="2026-10-11T12:04:39Z">
        <w:r w:rsidRPr="006F178A">
          <w:rPr>
            <w:rtl/>
          </w:rPr>
          <w:delText xml:space="preserve"> </w:delText>
        </w:r>
      </w:del>
      <w:r w:rsidRPr="006F178A">
        <w:rPr>
          <w:rtl/>
        </w:rPr>
        <w:t xml:space="preserve">ארבעה </w:t>
      </w:r>
      <w:ins w:id="90561" w:author="Claude - סמנטי" w:date="2026-10-11T12:28:21Z">
        <w:r>
          <w:rPr>
            <w:rtl/>
          </w:rPr>
          <w:t xml:space="preserve">שהוא</w:t>
        </w:r>
      </w:ins>
      <w:del w:id="90562" w:author="Claude - סמנטי" w:date="2026-10-11T12:28:21Z">
        <w:r w:rsidRPr="006F178A">
          <w:rPr>
            <w:rtl/>
          </w:rPr>
          <w:delText xml:space="preserve">דהוא</w:delText>
        </w:r>
      </w:del>
      <w:r w:rsidRPr="006F178A">
        <w:rPr>
          <w:rtl/>
        </w:rPr>
        <w:t xml:space="preserve"> ארבעה, ארבעה </w:t>
      </w:r>
      <w:ins w:id="90559" w:author="Claude - סמנטי" w:date="2026-10-11T12:28:21Z">
        <w:r>
          <w:rPr>
            <w:rtl/>
          </w:rPr>
          <w:t xml:space="preserve">שהוא</w:t>
        </w:r>
      </w:ins>
      <w:del w:id="90560" w:author="Claude - סמנטי" w:date="2026-10-11T12:28:21Z">
        <w:r w:rsidRPr="006F178A">
          <w:rPr>
            <w:rtl/>
          </w:rPr>
          <w:delText xml:space="preserve">דהוא</w:delText>
        </w:r>
      </w:del>
      <w:r w:rsidRPr="006F178A">
        <w:rPr>
          <w:rtl/>
        </w:rPr>
        <w:t xml:space="preserve"> ארביסר, ארבעה </w:t>
      </w:r>
      <w:ins w:id="90557" w:author="Claude - סמנטי" w:date="2026-10-11T12:28:21Z">
        <w:r>
          <w:rPr>
            <w:rtl/>
          </w:rPr>
          <w:t xml:space="preserve">שהוא</w:t>
        </w:r>
      </w:ins>
      <w:del w:id="90558" w:author="Claude - סמנטי" w:date="2026-10-11T12:28:21Z">
        <w:r w:rsidRPr="006F178A">
          <w:rPr>
            <w:rtl/>
          </w:rPr>
          <w:delText xml:space="preserve">דהוא</w:delText>
        </w:r>
      </w:del>
      <w:r w:rsidRPr="006F178A">
        <w:rPr>
          <w:rtl/>
        </w:rPr>
        <w:t xml:space="preserve"> עשרים וארבעה.</w:t>
      </w:r>
    </w:p>
    <w:p w:rsidR="00E9703F" w:rsidRPr="006F178A" w:rsidRDefault="00524703" w:rsidP="00E9703F">
      <w:pPr>
        <w:rPr>
          <w:rtl/>
        </w:rPr>
      </w:pPr>
      <w:r>
        <w:rPr>
          <w:rFonts w:ascii="Fb Fontext" w:hAnsi="Fb Fontext"/>
          <w:sz w:val="20"/>
          <w:rtl/>
        </w:rPr>
        <w:t xml:space="preserve">• </w:t>
      </w:r>
      <w:ins w:id="107725" w:author="קלוד" w:date="2026-10-11T13:11:34Z">
        <w:r>
          <w:rPr>
            <w:rFonts w:ascii="Fb Fontext" w:hAnsi="Fb Fontext"/>
            <w:sz w:val="20"/>
            <w:rtl/>
          </w:rPr>
          <w:t xml:space="preserve">ארבעה</w:t>
        </w:r>
      </w:ins>
      <w:del w:id="107726" w:author="קלוד" w:date="2026-10-11T13:11:34Z">
        <w:r>
          <w:rPr>
            <w:rFonts w:ascii="Fb Fontext" w:hAnsi="Fb Fontext"/>
            <w:sz w:val="20"/>
            <w:rtl/>
          </w:rPr>
          <w:delText xml:space="preserve">ר</w:delText>
        </w:r>
        <w:r w:rsidR="00E9703F" w:rsidRPr="006F178A">
          <w:rPr>
            <w:rFonts w:ascii="Fb Fontext" w:hAnsi="Fb Fontext"/>
            <w:sz w:val="20"/>
            <w:rtl/>
          </w:rPr>
          <w:delText xml:space="preserve">בעה</w:delText>
        </w:r>
      </w:del>
      <w:r w:rsidR="00E9703F" w:rsidRPr="006F178A">
        <w:rPr>
          <w:rFonts w:ascii="Fb Fontext" w:hAnsi="Fb Fontext"/>
          <w:sz w:val="20"/>
          <w:rtl/>
        </w:rPr>
        <w:t xml:space="preserve"> </w:t>
      </w:r>
      <w:ins w:id="91817" w:author="מנוע מכני" w:date="2026-10-11T12:04:39Z">
        <w:ins w:id="107723" w:author="קלוד" w:date="2026-10-11T13:11:34Z">
          <w:r>
            <w:rPr>
              <w:rFonts w:ascii="Fb Fontext" w:hAnsi="Fb Fontext"/>
              <w:sz w:val="20"/>
              <w:rtl/>
            </w:rPr>
            <w:t xml:space="preserve">שאין</w:t>
          </w:r>
        </w:ins>
        <w:del w:id="107724" w:author="קלוד" w:date="2026-10-11T13:11:34Z">
          <w:r>
            <w:rPr>
              <w:rFonts w:ascii="Fb Fontext" w:hAnsi="Fb Fontext"/>
              <w:sz w:val="20"/>
              <w:rtl/>
            </w:rPr>
            <w:delText xml:space="preserve">דאין</w:delText>
          </w:r>
        </w:del>
      </w:ins>
      <w:del w:id="91818" w:author="מנוע מכני" w:date="2026-10-11T12:04:39Z">
        <w:r w:rsidR="00E9703F" w:rsidRPr="006F178A">
          <w:rPr>
            <w:rFonts w:ascii="Fb Fontext" w:hAnsi="Fb Fontext"/>
            <w:sz w:val="20"/>
            <w:rtl/>
          </w:rPr>
          <w:delText xml:space="preserve">דליכא</w:delText>
        </w:r>
      </w:del>
      <w:r w:rsidR="00E9703F" w:rsidRPr="006F178A">
        <w:rPr>
          <w:rFonts w:ascii="Fb Fontext" w:hAnsi="Fb Fontext"/>
          <w:sz w:val="20"/>
          <w:rtl/>
        </w:rPr>
        <w:t xml:space="preserve"> </w:t>
      </w:r>
      <w:ins w:id="107721" w:author="קלוד" w:date="2026-10-11T13:11:34Z">
        <w:r>
          <w:rPr>
            <w:rFonts w:ascii="Fb Fontext" w:hAnsi="Fb Fontext"/>
            <w:sz w:val="20"/>
            <w:rtl/>
          </w:rPr>
          <w:t xml:space="preserve">אחריו</w:t>
        </w:r>
      </w:ins>
      <w:del w:id="107722" w:author="קלוד" w:date="2026-10-11T13:11:34Z">
        <w:r w:rsidR="00E9703F" w:rsidRPr="006F178A">
          <w:rPr>
            <w:rFonts w:ascii="Fb Fontext" w:hAnsi="Fb Fontext"/>
            <w:sz w:val="20"/>
            <w:rtl/>
          </w:rPr>
          <w:delText xml:space="preserve">ארבע</w:delText>
        </w:r>
      </w:del>
      <w:r w:rsidR="00E9703F" w:rsidRPr="006F178A">
        <w:rPr>
          <w:rFonts w:ascii="Fb Fontext" w:hAnsi="Fb Fontext"/>
          <w:sz w:val="20"/>
          <w:rtl/>
        </w:rPr>
        <w:t xml:space="preserve"> </w:t>
      </w:r>
      <w:ins w:id="107719" w:author="קלוד" w:date="2026-10-11T13:11:34Z">
        <w:r>
          <w:rPr>
            <w:rFonts w:ascii="Fb Fontext" w:hAnsi="Fb Fontext"/>
            <w:sz w:val="20"/>
            <w:rtl/>
          </w:rPr>
          <w:t xml:space="preserve">ארבעה</w:t>
        </w:r>
      </w:ins>
      <w:del w:id="107720" w:author="קלוד" w:date="2026-10-11T13:11:34Z">
        <w:r w:rsidR="00E9703F" w:rsidRPr="006F178A">
          <w:rPr>
            <w:rFonts w:ascii="Fb Fontext" w:hAnsi="Fb Fontext"/>
            <w:sz w:val="20"/>
            <w:rtl/>
          </w:rPr>
          <w:delText xml:space="preserve">בתריה</w:delText>
        </w:r>
      </w:del>
      <w:r w:rsidR="00E9703F" w:rsidRPr="006F178A">
        <w:rPr>
          <w:rFonts w:ascii="Fb Fontext" w:hAnsi="Fb Fontext"/>
          <w:sz w:val="20"/>
          <w:rtl/>
        </w:rPr>
        <w:t xml:space="preserve"> - סכנ</w:t>
      </w:r>
      <w:r w:rsidR="00E9703F" w:rsidRPr="006F178A">
        <w:rPr>
          <w:rFonts w:ascii="Fb Fontext" w:hAnsi="Fb Fontext" w:hint="cs"/>
          <w:sz w:val="20"/>
          <w:rtl/>
        </w:rPr>
        <w:t>ה</w:t>
      </w:r>
      <w:r w:rsidR="00E9703F" w:rsidRPr="006F178A">
        <w:rPr>
          <w:rFonts w:ascii="Fb Fontext" w:hAnsi="Fb Fontext"/>
          <w:sz w:val="20"/>
          <w:rtl/>
        </w:rPr>
        <w:t xml:space="preserve">. ראש חודש ושני לו - </w:t>
      </w:r>
      <w:ins w:id="107717" w:author="קלוד" w:date="2026-10-11T13:11:34Z">
        <w:r>
          <w:rPr>
            <w:rFonts w:ascii="Fb Fontext" w:hAnsi="Fb Fontext"/>
            <w:sz w:val="20"/>
            <w:rtl/>
          </w:rPr>
          <w:t xml:space="preserve">חולשה,</w:t>
        </w:r>
      </w:ins>
      <w:del w:id="107718" w:author="קלוד" w:date="2026-10-11T13:11:34Z">
        <w:r w:rsidR="00E9703F" w:rsidRPr="006F178A">
          <w:rPr>
            <w:rFonts w:ascii="Fb Fontext" w:hAnsi="Fb Fontext"/>
            <w:sz w:val="20"/>
            <w:rtl/>
          </w:rPr>
          <w:delText xml:space="preserve">חולשא,</w:delText>
        </w:r>
      </w:del>
      <w:r w:rsidR="00E9703F" w:rsidRPr="006F178A">
        <w:rPr>
          <w:rFonts w:ascii="Fb Fontext" w:hAnsi="Fb Fontext"/>
          <w:sz w:val="20"/>
          <w:rtl/>
        </w:rPr>
        <w:t xml:space="preserve"> שלישי לו - סכנה.</w:t>
      </w:r>
    </w:p>
    <w:p w:rsidR="00E9703F" w:rsidRPr="006F178A" w:rsidRDefault="00E9703F" w:rsidP="00E9703F">
      <w:pPr>
        <w:rPr>
          <w:rtl/>
        </w:rPr>
      </w:pPr>
      <w:ins w:id="107733" w:author="קלוד" w:date="2026-10-11T13:11:34Z">
        <w:r>
          <w:rPr>
            <w:rFonts w:ascii="Fb Fontext" w:hAnsi="Fb Fontext"/>
            <w:rtl/>
          </w:rPr>
          <w:t xml:space="preserve">ערב</w:t>
        </w:r>
      </w:ins>
      <w:del w:id="107734" w:author="קלוד" w:date="2026-10-11T13:11:34Z">
        <w:r w:rsidRPr="006F178A">
          <w:rPr>
            <w:rFonts w:ascii="Fb Fontext" w:hAnsi="Fb Fontext"/>
            <w:rtl/>
          </w:rPr>
          <w:delText xml:space="preserve">מעלי</w:delText>
        </w:r>
      </w:del>
      <w:r w:rsidRPr="006F178A">
        <w:rPr>
          <w:rFonts w:ascii="Fb Fontext" w:hAnsi="Fb Fontext"/>
          <w:rtl/>
        </w:rPr>
        <w:t xml:space="preserve"> </w:t>
      </w:r>
      <w:ins w:id="107731" w:author="קלוד" w:date="2026-10-11T13:11:34Z">
        <w:r>
          <w:rPr>
            <w:rFonts w:ascii="Fb Fontext" w:hAnsi="Fb Fontext"/>
            <w:rtl/>
          </w:rPr>
          <w:t xml:space="preserve">יו"ט</w:t>
        </w:r>
      </w:ins>
      <w:del w:id="107732" w:author="קלוד" w:date="2026-10-11T13:11:34Z">
        <w:r w:rsidRPr="006F178A">
          <w:rPr>
            <w:rFonts w:ascii="Fb Fontext" w:hAnsi="Fb Fontext"/>
            <w:rtl/>
          </w:rPr>
          <w:delText xml:space="preserve">יומא טבא</w:delText>
        </w:r>
      </w:del>
      <w:r w:rsidRPr="006F178A">
        <w:rPr>
          <w:rFonts w:ascii="Fb Fontext" w:hAnsi="Fb Fontext"/>
          <w:rtl/>
        </w:rPr>
        <w:t xml:space="preserve"> - </w:t>
      </w:r>
      <w:ins w:id="107729" w:author="קלוד" w:date="2026-10-11T13:11:34Z">
        <w:r>
          <w:rPr>
            <w:rFonts w:ascii="Fb Fontext" w:hAnsi="Fb Fontext"/>
            <w:rtl/>
          </w:rPr>
          <w:t xml:space="preserve">חולשה,</w:t>
        </w:r>
      </w:ins>
      <w:del w:id="107730" w:author="קלוד" w:date="2026-10-11T13:11:34Z">
        <w:r w:rsidRPr="006F178A">
          <w:rPr>
            <w:rFonts w:ascii="Fb Fontext" w:hAnsi="Fb Fontext"/>
            <w:rtl/>
          </w:rPr>
          <w:delText xml:space="preserve">חולשא,</w:delText>
        </w:r>
      </w:del>
      <w:r w:rsidRPr="006F178A">
        <w:rPr>
          <w:rFonts w:ascii="Fb Fontext" w:hAnsi="Fb Fontext"/>
          <w:rtl/>
        </w:rPr>
        <w:t xml:space="preserve"> </w:t>
      </w:r>
      <w:ins w:id="107727" w:author="קלוד" w:date="2026-10-11T13:11:34Z">
        <w:r>
          <w:rPr>
            <w:rFonts w:ascii="Fb Fontext" w:hAnsi="Fb Fontext"/>
            <w:rtl/>
          </w:rPr>
          <w:t xml:space="preserve">ערב</w:t>
        </w:r>
      </w:ins>
      <w:del w:id="107728" w:author="קלוד" w:date="2026-10-11T13:11:34Z">
        <w:r w:rsidRPr="006F178A">
          <w:rPr>
            <w:rFonts w:ascii="Fb Fontext" w:hAnsi="Fb Fontext"/>
            <w:rtl/>
          </w:rPr>
          <w:delText xml:space="preserve">מעלי יומא </w:delText>
        </w:r>
        <w:r>
          <w:rPr>
            <w:rFonts w:ascii="Fb Fontext" w:hAnsi="Fb Fontext"/>
            <w:rtl/>
          </w:rPr>
          <w:delText xml:space="preserve">של</w:delText>
        </w:r>
      </w:del>
      <w:ins w:id="90565" w:author="Claude - סמנטי" w:date="2026-10-11T12:28:21Z">
        <w:r>
          <w:rPr>
            <w:rFonts w:ascii="Fb Fontext" w:hAnsi="Fb Fontext"/>
            <w:rtl/>
          </w:rPr>
          <w:t xml:space="preserve"> עצרת</w:t>
        </w:r>
      </w:ins>
      <w:del w:id="90566" w:author="Claude - סמנטי" w:date="2026-10-11T12:28:21Z">
        <w:r w:rsidRPr="006F178A">
          <w:rPr>
            <w:rFonts w:ascii="Fb Fontext" w:hAnsi="Fb Fontext"/>
            <w:rtl/>
          </w:rPr>
          <w:delText xml:space="preserve">דעצרתא</w:delText>
        </w:r>
      </w:del>
      <w:r w:rsidRPr="006F178A">
        <w:rPr>
          <w:rFonts w:ascii="Fb Fontext" w:hAnsi="Fb Fontext"/>
          <w:rtl/>
        </w:rPr>
        <w:t xml:space="preserve"> - </w:t>
      </w:r>
      <w:ins w:id="90563" w:author="Claude - סמנטי" w:date="2026-10-11T12:28:21Z">
        <w:r>
          <w:rPr>
            <w:rFonts w:ascii="Fb Fontext" w:hAnsi="Fb Fontext"/>
            <w:rtl/>
          </w:rPr>
          <w:t xml:space="preserve">סכנה</w:t>
        </w:r>
      </w:ins>
      <w:del w:id="90564" w:author="Claude - סמנטי" w:date="2026-10-11T12:28:21Z">
        <w:r w:rsidRPr="006F178A">
          <w:rPr>
            <w:rFonts w:ascii="Fb Fontext" w:hAnsi="Fb Fontext"/>
            <w:rtl/>
          </w:rPr>
          <w:delText xml:space="preserve">סכנתא</w:delText>
        </w:r>
      </w:del>
      <w:r w:rsidRPr="006F178A">
        <w:rPr>
          <w:rFonts w:ascii="Fb Fontext" w:hAnsi="Fb Fontext"/>
          <w:rtl/>
        </w:rPr>
        <w:t xml:space="preserve">.</w:t>
      </w:r>
    </w:p>
    <w:p w:rsidR="00E9703F" w:rsidRPr="009757B9" w:rsidRDefault="00E9703F" w:rsidP="00E9703F">
      <w:pPr>
        <w:rPr>
          <w:rFonts w:cs="Guttman Vilna"/>
          <w:b/>
          <w:bCs/>
          <w:rtl/>
        </w:rPr>
      </w:pPr>
      <w:r w:rsidRPr="006F178A">
        <w:rPr>
          <w:rtl/>
        </w:rPr>
        <w:t xml:space="preserve">וגזרו </w:t>
      </w:r>
      <w:ins w:id="107771" w:author="קלוד" w:date="2026-10-11T13:11:34Z">
        <w:r>
          <w:rPr>
            <w:rtl/>
          </w:rPr>
          <w:t xml:space="preserve">חכמים</w:t>
        </w:r>
      </w:ins>
      <w:del w:id="107772" w:author="קלוד" w:date="2026-10-11T13:11:34Z">
        <w:r w:rsidRPr="006F178A">
          <w:rPr>
            <w:rtl/>
          </w:rPr>
          <w:delText xml:space="preserve">רבנן</w:delText>
        </w:r>
      </w:del>
      <w:r w:rsidRPr="006F178A">
        <w:rPr>
          <w:rtl/>
        </w:rPr>
        <w:t xml:space="preserve"> </w:t>
      </w:r>
      <w:ins w:id="107769" w:author="קלוד" w:date="2026-10-11T13:11:34Z">
        <w:r>
          <w:rPr>
            <w:rtl/>
          </w:rPr>
          <w:t xml:space="preserve">על</w:t>
        </w:r>
      </w:ins>
      <w:del w:id="107770" w:author="קלוד" w:date="2026-10-11T13:11:34Z">
        <w:r w:rsidRPr="006F178A">
          <w:rPr>
            <w:rtl/>
          </w:rPr>
          <w:delText xml:space="preserve">אכולהו</w:delText>
        </w:r>
      </w:del>
      <w:r w:rsidRPr="006F178A">
        <w:rPr>
          <w:rtl/>
        </w:rPr>
        <w:t xml:space="preserve"> </w:t>
      </w:r>
      <w:ins w:id="107767" w:author="קלוד" w:date="2026-10-11T13:11:34Z">
        <w:r>
          <w:rPr>
            <w:rtl/>
          </w:rPr>
          <w:t xml:space="preserve">כל</w:t>
        </w:r>
      </w:ins>
      <w:del w:id="107768" w:author="קלוד" w:date="2026-10-11T13:11:34Z">
        <w:r w:rsidRPr="006F178A">
          <w:rPr>
            <w:rtl/>
          </w:rPr>
          <w:delText xml:space="preserve">מעלי</w:delText>
        </w:r>
      </w:del>
      <w:r w:rsidRPr="006F178A">
        <w:rPr>
          <w:rtl/>
        </w:rPr>
        <w:t xml:space="preserve"> </w:t>
      </w:r>
      <w:ins w:id="107765" w:author="קלוד" w:date="2026-10-11T13:11:34Z">
        <w:r>
          <w:rPr>
            <w:rtl/>
          </w:rPr>
          <w:t xml:space="preserve">ערבי</w:t>
        </w:r>
      </w:ins>
      <w:del w:id="107766" w:author="קלוד" w:date="2026-10-11T13:11:34Z">
        <w:r w:rsidRPr="006F178A">
          <w:rPr>
            <w:rtl/>
          </w:rPr>
          <w:delText xml:space="preserve">יומא</w:delText>
        </w:r>
      </w:del>
      <w:r w:rsidRPr="006F178A">
        <w:rPr>
          <w:rtl/>
        </w:rPr>
        <w:t xml:space="preserve"> </w:t>
      </w:r>
      <w:ins w:id="107763" w:author="קלוד" w:date="2026-10-11T13:11:34Z">
        <w:r>
          <w:rPr>
            <w:rtl/>
          </w:rPr>
          <w:t xml:space="preserve">יו"ט</w:t>
        </w:r>
      </w:ins>
      <w:del w:id="107764" w:author="קלוד" w:date="2026-10-11T13:11:34Z">
        <w:r w:rsidRPr="006F178A">
          <w:rPr>
            <w:rtl/>
          </w:rPr>
          <w:delText xml:space="preserve">טבא</w:delText>
        </w:r>
      </w:del>
      <w:r w:rsidRPr="006F178A">
        <w:rPr>
          <w:rtl/>
        </w:rPr>
        <w:t xml:space="preserve"> משום </w:t>
      </w:r>
      <w:ins w:id="107761" w:author="קלוד" w:date="2026-10-11T13:11:34Z">
        <w:r>
          <w:rPr>
            <w:rtl/>
          </w:rPr>
          <w:t xml:space="preserve">יום</w:t>
        </w:r>
      </w:ins>
      <w:del w:id="107762" w:author="קלוד" w:date="2026-10-11T13:11:34Z">
        <w:r w:rsidRPr="006F178A">
          <w:rPr>
            <w:rtl/>
          </w:rPr>
          <w:delText xml:space="preserve">יומא</w:delText>
        </w:r>
      </w:del>
      <w:r w:rsidRPr="006F178A">
        <w:rPr>
          <w:rtl/>
        </w:rPr>
        <w:t xml:space="preserve"> </w:t>
      </w:r>
      <w:ins w:id="107759" w:author="קלוד" w:date="2026-10-11T13:11:34Z">
        <w:r>
          <w:rPr>
            <w:rtl/>
          </w:rPr>
          <w:t xml:space="preserve">טוב</w:t>
        </w:r>
      </w:ins>
      <w:del w:id="107760" w:author="קלוד" w:date="2026-10-11T13:11:34Z">
        <w:r w:rsidRPr="006F178A">
          <w:rPr>
            <w:rtl/>
          </w:rPr>
          <w:delText xml:space="preserve">טבא</w:delText>
        </w:r>
      </w:del>
      <w:r w:rsidRPr="006F178A">
        <w:rPr>
          <w:rtl/>
        </w:rPr>
        <w:t xml:space="preserve"> </w:t>
      </w:r>
      <w:ins w:id="107757" w:author="קלוד" w:date="2026-10-11T13:11:34Z">
        <w:r>
          <w:rPr>
            <w:rtl/>
          </w:rPr>
          <w:t xml:space="preserve">של</w:t>
        </w:r>
      </w:ins>
      <w:del w:id="107758" w:author="קלוד" w:date="2026-10-11T13:11:34Z">
        <w:r w:rsidRPr="006F178A">
          <w:rPr>
            <w:rtl/>
          </w:rPr>
          <w:delText xml:space="preserve">דעצרת.</w:delText>
        </w:r>
      </w:del>
      <w:r w:rsidRPr="006F178A">
        <w:rPr>
          <w:rtl/>
        </w:rPr>
        <w:t xml:space="preserve"> </w:t>
      </w:r>
      <w:ins w:id="107755" w:author="קלוד" w:date="2026-10-11T13:11:34Z">
        <w:r>
          <w:rPr>
            <w:rtl/>
          </w:rPr>
          <w:t xml:space="preserve">עצרת, שיוצאת</w:t>
        </w:r>
      </w:ins>
      <w:del w:id="107756" w:author="קלוד" w:date="2026-10-11T13:11:34Z">
        <w:r w:rsidRPr="006F178A">
          <w:rPr>
            <w:rtl/>
          </w:rPr>
          <w:delText xml:space="preserve">דנפיק</w:delText>
        </w:r>
      </w:del>
      <w:r w:rsidRPr="006F178A">
        <w:rPr>
          <w:rtl/>
        </w:rPr>
        <w:t xml:space="preserve"> </w:t>
      </w:r>
      <w:ins w:id="93637" w:author="מנוע מכני" w:date="2026-10-11T12:04:39Z">
        <w:r>
          <w:rPr>
            <w:rtl/>
          </w:rPr>
          <w:t xml:space="preserve">בו</w:t>
        </w:r>
      </w:ins>
      <w:del w:id="93638" w:author="מנוע מכני" w:date="2026-10-11T12:04:39Z">
        <w:r w:rsidRPr="006F178A">
          <w:rPr>
            <w:rtl/>
          </w:rPr>
          <w:delText xml:space="preserve">ביה</w:delText>
        </w:r>
      </w:del>
      <w:r w:rsidRPr="006F178A">
        <w:rPr>
          <w:rtl/>
        </w:rPr>
        <w:t xml:space="preserve"> </w:t>
      </w:r>
      <w:ins w:id="107753" w:author="קלוד" w:date="2026-10-11T13:11:34Z">
        <w:r>
          <w:rPr>
            <w:rtl/>
          </w:rPr>
          <w:t xml:space="preserve">רוח</w:t>
        </w:r>
      </w:ins>
      <w:del w:id="107754" w:author="קלוד" w:date="2026-10-11T13:11:34Z">
        <w:r w:rsidRPr="006F178A">
          <w:rPr>
            <w:rtl/>
          </w:rPr>
          <w:delText xml:space="preserve">זיקא</w:delText>
        </w:r>
      </w:del>
      <w:r w:rsidRPr="006F178A">
        <w:rPr>
          <w:rtl/>
        </w:rPr>
        <w:t xml:space="preserve"> </w:t>
      </w:r>
      <w:ins w:id="107751" w:author="קלוד" w:date="2026-10-11T13:11:34Z">
        <w:r>
          <w:rPr>
            <w:rtl/>
          </w:rPr>
          <w:t xml:space="preserve">ששמה</w:t>
        </w:r>
      </w:ins>
      <w:del w:id="107752" w:author="קלוד" w:date="2026-10-11T13:11:34Z">
        <w:r w:rsidRPr="006F178A">
          <w:rPr>
            <w:rtl/>
          </w:rPr>
          <w:delText xml:space="preserve">ושמיה</w:delText>
        </w:r>
      </w:del>
      <w:r w:rsidRPr="006F178A">
        <w:rPr>
          <w:rtl/>
        </w:rPr>
        <w:t xml:space="preserve"> </w:t>
      </w:r>
      <w:ins w:id="107749" w:author="קלוד" w:date="2026-10-11T13:11:34Z">
        <w:r>
          <w:rPr>
            <w:rtl/>
          </w:rPr>
          <w:t xml:space="preserve">טבוח,</w:t>
        </w:r>
      </w:ins>
      <w:del w:id="107750" w:author="קלוד" w:date="2026-10-11T13:11:34Z">
        <w:r w:rsidRPr="006F178A">
          <w:rPr>
            <w:rtl/>
          </w:rPr>
          <w:delText xml:space="preserve">טבוח.</w:delText>
        </w:r>
      </w:del>
      <w:r w:rsidRPr="006F178A">
        <w:rPr>
          <w:rtl/>
        </w:rPr>
        <w:t xml:space="preserve"> </w:t>
      </w:r>
      <w:ins w:id="94963" w:author="מנוע מכני" w:date="2026-10-11T12:04:39Z">
        <w:ins w:id="107747" w:author="קלוד" w:date="2026-10-11T13:11:34Z">
          <w:r>
            <w:rPr>
              <w:rtl/>
            </w:rPr>
            <w:t xml:space="preserve">שאילו</w:t>
          </w:r>
        </w:ins>
        <w:del w:id="107748" w:author="קלוד" w:date="2026-10-11T13:11:34Z">
          <w:r>
            <w:rPr>
              <w:rtl/>
            </w:rPr>
            <w:delText xml:space="preserve">דאם</w:delText>
          </w:r>
        </w:del>
        <w:r>
          <w:rPr>
            <w:rtl/>
          </w:rPr>
          <w:t xml:space="preserve"> </w:t>
        </w:r>
      </w:ins>
      <w:del w:id="94964" w:author="מנוע מכני" w:date="2026-10-11T12:04:39Z">
        <w:r w:rsidRPr="006F178A">
          <w:rPr>
            <w:rtl/>
          </w:rPr>
          <w:delText xml:space="preserve">דאי </w:delText>
        </w:r>
      </w:del>
      <w:r w:rsidRPr="006F178A">
        <w:rPr>
          <w:rtl/>
        </w:rPr>
        <w:t xml:space="preserve">לא</w:t>
      </w:r>
      <w:r w:rsidRPr="006F178A">
        <w:rPr>
          <w:rtl/>
        </w:rPr>
        <w:t xml:space="preserve"> </w:t>
      </w:r>
      <w:ins w:id="107745" w:author="קלוד" w:date="2026-10-11T13:11:34Z">
        <w:r>
          <w:rPr>
            <w:rtl/>
          </w:rPr>
          <w:t xml:space="preserve">קיבלו</w:t>
        </w:r>
      </w:ins>
      <w:del w:id="107746" w:author="קלוד" w:date="2026-10-11T13:11:34Z">
        <w:r w:rsidRPr="006F178A">
          <w:rPr>
            <w:rtl/>
          </w:rPr>
          <w:delText xml:space="preserve">קבלו</w:delText>
        </w:r>
      </w:del>
      <w:r w:rsidRPr="006F178A">
        <w:rPr>
          <w:rtl/>
        </w:rPr>
        <w:t xml:space="preserve"> ישראל תורה - </w:t>
      </w:r>
      <w:ins w:id="95465" w:author="מנוע מכני" w:date="2026-10-11T12:04:39Z">
        <w:ins w:id="107743" w:author="קלוד" w:date="2026-10-11T13:11:34Z">
          <w:r>
            <w:rPr>
              <w:rtl/>
            </w:rPr>
            <w:t xml:space="preserve">היתה</w:t>
          </w:r>
        </w:ins>
        <w:del w:id="107744" w:author="קלוד" w:date="2026-10-11T13:11:34Z">
          <w:r>
            <w:rPr>
              <w:rtl/>
            </w:rPr>
            <w:delText xml:space="preserve">היה</w:delText>
          </w:r>
        </w:del>
      </w:ins>
      <w:del w:id="95466" w:author="מנוע מכני" w:date="2026-10-11T12:04:39Z">
        <w:r w:rsidRPr="006F178A">
          <w:rPr>
            <w:rtl/>
          </w:rPr>
          <w:delText xml:space="preserve">הוה</w:delText>
        </w:r>
      </w:del>
      <w:r w:rsidRPr="006F178A">
        <w:rPr>
          <w:rtl/>
        </w:rPr>
        <w:t xml:space="preserve"> </w:t>
      </w:r>
      <w:ins w:id="107741" w:author="קלוד" w:date="2026-10-11T13:11:34Z">
        <w:r>
          <w:rPr>
            <w:rtl/>
          </w:rPr>
          <w:t xml:space="preserve">טובחת</w:t>
        </w:r>
      </w:ins>
      <w:del w:id="107742" w:author="קלוד" w:date="2026-10-11T13:11:34Z">
        <w:r w:rsidRPr="006F178A">
          <w:rPr>
            <w:rtl/>
          </w:rPr>
          <w:delText xml:space="preserve">טבח</w:delText>
        </w:r>
      </w:del>
      <w:r w:rsidRPr="006F178A">
        <w:rPr>
          <w:rtl/>
        </w:rPr>
        <w:t xml:space="preserve"> </w:t>
      </w:r>
      <w:ins w:id="94329" w:author="מנוע מכני" w:date="2026-10-11T12:04:39Z">
        <w:ins w:id="107739" w:author="קלוד" w:date="2026-10-11T13:11:34Z">
          <w:r>
            <w:rPr>
              <w:rtl/>
            </w:rPr>
            <w:t xml:space="preserve">את</w:t>
          </w:r>
        </w:ins>
        <w:del w:id="107740" w:author="קלוד" w:date="2026-10-11T13:11:34Z">
          <w:r>
            <w:rPr>
              <w:rtl/>
            </w:rPr>
            <w:delText xml:space="preserve">להם</w:delText>
          </w:r>
        </w:del>
      </w:ins>
      <w:del w:id="94330" w:author="מנוע מכני" w:date="2026-10-11T12:04:39Z">
        <w:r w:rsidRPr="006F178A">
          <w:rPr>
            <w:rtl/>
          </w:rPr>
          <w:delText xml:space="preserve">להו</w:delText>
        </w:r>
      </w:del>
      <w:r w:rsidRPr="006F178A">
        <w:rPr>
          <w:rtl/>
        </w:rPr>
        <w:t xml:space="preserve"> </w:t>
      </w:r>
      <w:ins w:id="90569" w:author="Claude - סמנטי" w:date="2026-10-11T12:28:21Z">
        <w:ins w:id="107737" w:author="קלוד" w:date="2026-10-11T13:11:34Z">
          <w:r>
            <w:rPr>
              <w:rtl/>
            </w:rPr>
            <w:t xml:space="preserve">בשרם</w:t>
          </w:r>
        </w:ins>
        <w:del w:id="107738" w:author="קלוד" w:date="2026-10-11T13:11:34Z">
          <w:r>
            <w:rPr>
              <w:rtl/>
            </w:rPr>
            <w:delText xml:space="preserve">לבשרם</w:delText>
          </w:r>
        </w:del>
      </w:ins>
      <w:del w:id="90570" w:author="Claude - סמנטי" w:date="2026-10-11T12:28:21Z">
        <w:r w:rsidRPr="006F178A">
          <w:rPr>
            <w:rtl/>
          </w:rPr>
          <w:delText xml:space="preserve">לבשרייהו</w:delText>
        </w:r>
      </w:del>
      <w:r w:rsidRPr="006F178A">
        <w:rPr>
          <w:rtl/>
        </w:rPr>
        <w:t xml:space="preserve"> </w:t>
      </w:r>
      <w:ins w:id="90567" w:author="Claude - סמנטי" w:date="2026-10-11T12:28:21Z">
        <w:ins w:id="107735" w:author="קלוד" w:date="2026-10-11T13:11:34Z">
          <w:r>
            <w:rPr>
              <w:rtl/>
            </w:rPr>
            <w:t xml:space="preserve">ודמם.</w:t>
          </w:r>
        </w:ins>
        <w:del w:id="107736" w:author="קלוד" w:date="2026-10-11T13:11:34Z">
          <w:r>
            <w:rPr>
              <w:rtl/>
            </w:rPr>
            <w:delText xml:space="preserve">ולדמם</w:delText>
          </w:r>
          <w:r w:rsidRPr="006F178A">
            <w:rPr>
              <w:rtl/>
            </w:rPr>
            <w:delText xml:space="preserve">.</w:delText>
          </w:r>
        </w:del>
      </w:ins>
      <w:del w:id="90568" w:author="Claude - סמנטי" w:date="2026-10-11T12:28:21Z">
        <w:r w:rsidRPr="006F178A">
          <w:rPr>
            <w:rtl/>
          </w:rPr>
          <w:delText xml:space="preserve">ולדמייהו</w:delText>
        </w:r>
      </w:del>
    </w:p>
    <w:p>
      <w:pPr>
        <w:pStyle w:val="afffff8"/>
        <w:rPr>
          <w:ins w:id="90231" w:author="קלוד" w:date="2026-10-11T12:33:55Z"/>
        </w:rPr>
      </w:pPr>
      <w:ins w:id="90232" w:author="קלוד" w:date="2026-10-11T12:33:55Z">
        <w:r>
          <w:rPr>
            <w:color w:val="7B3F00"/>
          </w:rPr>
          <w:t xml:space="preserve">אכל חטה והקיז דם - שתיה ואכילה אחר ההקזה</w:t>
        </w:r>
      </w:ins>
    </w:p>
    <w:p>
      <w:pPr>
        <w:pStyle w:val="38"/>
        <w:rPr>
          <w:ins w:id="98808" w:author="מנוע מכני" w:date="2026-10-11T12:04:39Z"/>
        </w:rPr>
      </w:pPr>
      <w:del w:id="98807" w:author="מנוע מכני" w:date="2026-10-11T12:04:39Z">
        <w:r w:rsidRPr="006F178A">
          <w:delText xml:space="preserve">•</w:delText>
        </w:r>
      </w:del>
      <w:r w:rsidRPr="006F178A">
        <w:t xml:space="preserve"> </w:t>
      </w:r>
      <w:r w:rsidRPr="006F178A">
        <w:t>שמואל</w:t>
      </w:r>
      <w:r w:rsidRPr="006F178A">
        <w:t>:</w:t>
      </w:r>
    </w:p>
    <w:p w:rsidR="00E9703F" w:rsidRPr="006F178A" w:rsidRDefault="00E9703F" w:rsidP="00E9703F">
      <w:pPr>
        <w:rPr>
          <w:rtl/>
        </w:rPr>
      </w:pPr>
      <w:del w:id="98809" w:author="מנוע מכני" w:date="2026-10-11T12:04:39Z">
        <w:r w:rsidRPr="006F178A">
          <w:rPr>
            <w:rtl/>
          </w:rPr>
          <w:delText xml:space="preserve"> </w:delText>
        </w:r>
      </w:del>
      <w:r w:rsidRPr="006F178A">
        <w:rPr>
          <w:rtl/>
        </w:rPr>
        <w:t xml:space="preserve">אכל חטה והקיז </w:t>
      </w:r>
      <w:ins w:id="107779" w:author="קלוד" w:date="2026-10-11T13:11:34Z">
        <w:r>
          <w:rPr>
            <w:rtl/>
          </w:rPr>
          <w:t xml:space="preserve">דם -</w:t>
        </w:r>
      </w:ins>
      <w:del w:id="107780" w:author="קלוד" w:date="2026-10-11T13:11:34Z">
        <w:r w:rsidRPr="006F178A">
          <w:rPr>
            <w:rtl/>
          </w:rPr>
          <w:delText xml:space="preserve">דם</w:delText>
        </w:r>
      </w:del>
      <w:r w:rsidRPr="006F178A">
        <w:rPr>
          <w:rtl/>
        </w:rPr>
        <w:t xml:space="preserve"> </w:t>
      </w:r>
      <w:r w:rsidRPr="006F178A">
        <w:rPr>
          <w:rtl/>
        </w:rPr>
        <w:t xml:space="preserve">לא</w:t>
      </w:r>
      <w:r w:rsidRPr="006F178A">
        <w:rPr>
          <w:rtl/>
        </w:rPr>
        <w:t xml:space="preserve"> הקיז אלא לאותה </w:t>
      </w:r>
      <w:ins w:id="107777" w:author="קלוד" w:date="2026-10-11T13:11:34Z">
        <w:r>
          <w:rPr>
            <w:rtl/>
          </w:rPr>
          <w:t xml:space="preserve">חטה.</w:t>
        </w:r>
      </w:ins>
      <w:del w:id="107778" w:author="קלוד" w:date="2026-10-11T13:11:34Z">
        <w:r w:rsidRPr="006F178A">
          <w:rPr>
            <w:rtl/>
          </w:rPr>
          <w:delText xml:space="preserve">חטה</w:delText>
        </w:r>
      </w:del>
      <w:r w:rsidRPr="006F178A">
        <w:rPr>
          <w:rtl/>
        </w:rPr>
        <w:t xml:space="preserve"> </w:t>
      </w:r>
      <w:r w:rsidRPr="006F178A">
        <w:rPr>
          <w:rtl/>
        </w:rPr>
        <w:t xml:space="preserve">וה"</w:t>
      </w:r>
      <w:r w:rsidRPr="006F178A">
        <w:rPr>
          <w:rFonts w:hint="cs"/>
          <w:rtl/>
        </w:rPr>
        <w:t>מ</w:t>
      </w:r>
      <w:r w:rsidRPr="006F178A">
        <w:rPr>
          <w:rtl/>
        </w:rPr>
        <w:t xml:space="preserve"> לרפואה, אבל </w:t>
      </w:r>
      <w:ins w:id="107775" w:author="קלוד" w:date="2026-10-11T13:11:34Z">
        <w:r>
          <w:rPr>
            <w:rtl/>
          </w:rPr>
          <w:t xml:space="preserve">להקל</w:t>
        </w:r>
      </w:ins>
      <w:del w:id="107776" w:author="קלוד" w:date="2026-10-11T13:11:34Z">
        <w:r w:rsidRPr="006F178A">
          <w:rPr>
            <w:rtl/>
          </w:rPr>
          <w:delText xml:space="preserve">לאוקולי</w:delText>
        </w:r>
      </w:del>
      <w:r w:rsidRPr="006F178A">
        <w:rPr>
          <w:rtl/>
        </w:rPr>
        <w:t xml:space="preserve"> </w:t>
      </w:r>
      <w:ins w:id="107773" w:author="קלוד" w:date="2026-10-11T13:11:34Z">
        <w:r>
          <w:rPr>
            <w:rtl/>
          </w:rPr>
          <w:t xml:space="preserve">- מקל.</w:t>
        </w:r>
      </w:ins>
      <w:del w:id="107774" w:author="קלוד" w:date="2026-10-11T13:11:34Z">
        <w:r w:rsidRPr="006F178A">
          <w:rPr>
            <w:rtl/>
          </w:rPr>
          <w:delText xml:space="preserve">מיקיל.</w:delText>
        </w:r>
      </w:del>
    </w:p>
    <w:p w:rsidR="00E9703F" w:rsidRPr="006F178A" w:rsidRDefault="00E9703F" w:rsidP="00E9703F">
      <w:pPr>
        <w:rPr>
          <w:rtl/>
        </w:rPr>
      </w:pPr>
      <w:r w:rsidRPr="006F178A">
        <w:rPr>
          <w:rtl/>
        </w:rPr>
        <w:t>המקיז דם, שתיה - לאלתר, אכילה - עד חצי מיל.</w:t>
      </w:r>
    </w:p>
    <w:p>
      <w:pPr>
        <w:pStyle w:val="38"/>
        <w:rPr>
          <w:ins w:id="98811" w:author="מנוע מכני" w:date="2026-10-11T12:04:39Z"/>
        </w:rPr>
      </w:pPr>
      <w:del w:id="98810" w:author="מנוע מכני" w:date="2026-10-11T12:04:39Z">
        <w:r w:rsidRPr="004640F6">
          <w:lastRenderedPageBreak/>
          <w:delText xml:space="preserve">•</w:delText>
        </w:r>
      </w:del>
      <w:r w:rsidRPr="004640F6">
        <w:t xml:space="preserve"> </w:t>
      </w:r>
      <w:r w:rsidRPr="004640F6">
        <w:t>איבעיא להו</w:t>
      </w:r>
      <w:r w:rsidRPr="004640F6">
        <w:t xml:space="preserve">:</w:t>
      </w:r>
    </w:p>
    <w:p w:rsidR="00E9703F" w:rsidRPr="004640F6" w:rsidRDefault="00E9703F" w:rsidP="00E9703F">
      <w:pPr>
        <w:rPr>
          <w:spacing w:val="-4"/>
          <w:rtl/>
        </w:rPr>
      </w:pPr>
      <w:del w:id="98812" w:author="מנוע מכני" w:date="2026-10-11T12:04:39Z">
        <w:r w:rsidRPr="004640F6">
          <w:rPr>
            <w:spacing w:val="-4"/>
            <w:rtl/>
          </w:rPr>
          <w:delText xml:space="preserve"> </w:delText>
        </w:r>
      </w:del>
      <w:r w:rsidRPr="004640F6">
        <w:rPr>
          <w:spacing w:val="-4"/>
          <w:rtl/>
        </w:rPr>
        <w:t xml:space="preserve">שתייה לאלתר </w:t>
      </w:r>
      <w:ins w:id="107795" w:author="קלוד" w:date="2026-10-11T13:11:34Z">
        <w:r>
          <w:rPr>
            <w:spacing w:val="-4"/>
            <w:rtl/>
          </w:rPr>
          <w:t xml:space="preserve">-</w:t>
        </w:r>
      </w:ins>
      <w:del w:id="107796" w:author="קלוד" w:date="2026-10-11T13:11:34Z">
        <w:r w:rsidRPr="004640F6">
          <w:rPr>
            <w:spacing w:val="-4"/>
            <w:rtl/>
          </w:rPr>
          <w:delText xml:space="preserve">מעלי,</w:delText>
        </w:r>
      </w:del>
      <w:r w:rsidRPr="004640F6">
        <w:rPr>
          <w:spacing w:val="-4"/>
          <w:rtl/>
        </w:rPr>
        <w:t xml:space="preserve"> </w:t>
      </w:r>
      <w:ins w:id="107793" w:author="קלוד" w:date="2026-10-11T13:11:34Z">
        <w:r>
          <w:rPr>
            <w:spacing w:val="-4"/>
            <w:rtl/>
          </w:rPr>
          <w:t xml:space="preserve">מועילה,</w:t>
        </w:r>
      </w:ins>
      <w:del w:id="107794" w:author="קלוד" w:date="2026-10-11T13:11:34Z">
        <w:r w:rsidRPr="004640F6">
          <w:rPr>
            <w:spacing w:val="-4"/>
            <w:rtl/>
          </w:rPr>
          <w:delText xml:space="preserve">אבל</w:delText>
        </w:r>
      </w:del>
      <w:r w:rsidRPr="004640F6">
        <w:rPr>
          <w:spacing w:val="-4"/>
          <w:rtl/>
        </w:rPr>
        <w:t xml:space="preserve"> </w:t>
      </w:r>
      <w:ins w:id="95781" w:author="מנוע מכני" w:date="2026-10-11T12:04:39Z">
        <w:ins w:id="107791" w:author="קלוד" w:date="2026-10-11T13:11:34Z">
          <w:r>
            <w:rPr>
              <w:spacing w:val="-4"/>
              <w:rtl/>
            </w:rPr>
            <w:t xml:space="preserve">ואחר</w:t>
          </w:r>
        </w:ins>
        <w:del w:id="107792" w:author="קלוד" w:date="2026-10-11T13:11:34Z">
          <w:r>
            <w:rPr>
              <w:spacing w:val="-4"/>
              <w:rtl/>
            </w:rPr>
            <w:delText xml:space="preserve">אחר</w:delText>
          </w:r>
        </w:del>
      </w:ins>
      <w:del w:id="95782" w:author="מנוע מכני" w:date="2026-10-11T12:04:39Z">
        <w:r w:rsidRPr="004640F6">
          <w:rPr>
            <w:spacing w:val="-4"/>
            <w:rtl/>
          </w:rPr>
          <w:delText xml:space="preserve">בתר</w:delText>
        </w:r>
      </w:del>
      <w:r w:rsidRPr="004640F6">
        <w:rPr>
          <w:spacing w:val="-4"/>
          <w:rtl/>
        </w:rPr>
        <w:t xml:space="preserve"> </w:t>
      </w:r>
      <w:ins w:id="93641" w:author="מנוע מכני" w:date="2026-10-11T12:04:39Z">
        <w:r>
          <w:rPr>
            <w:spacing w:val="-4"/>
            <w:rtl/>
          </w:rPr>
          <w:t xml:space="preserve">כך</w:t>
        </w:r>
      </w:ins>
      <w:del w:id="93642" w:author="מנוע מכני" w:date="2026-10-11T12:04:39Z">
        <w:r w:rsidRPr="004640F6">
          <w:rPr>
            <w:spacing w:val="-4"/>
            <w:rtl/>
          </w:rPr>
          <w:delText xml:space="preserve">הכי</w:delText>
        </w:r>
      </w:del>
      <w:r w:rsidRPr="004640F6">
        <w:rPr>
          <w:spacing w:val="-4"/>
          <w:rtl/>
        </w:rPr>
        <w:t xml:space="preserve"> - </w:t>
      </w:r>
      <w:ins w:id="107789" w:author="קלוד" w:date="2026-10-11T13:11:34Z">
        <w:r>
          <w:rPr>
            <w:spacing w:val="-4"/>
            <w:rtl/>
          </w:rPr>
          <w:t xml:space="preserve">מזיקה,</w:t>
        </w:r>
      </w:ins>
      <w:del w:id="107790" w:author="קלוד" w:date="2026-10-11T13:11:34Z">
        <w:r w:rsidRPr="004640F6">
          <w:rPr>
            <w:spacing w:val="-4"/>
            <w:rtl/>
          </w:rPr>
          <w:delText xml:space="preserve">קשי,</w:delText>
        </w:r>
      </w:del>
      <w:r w:rsidRPr="004640F6">
        <w:rPr>
          <w:spacing w:val="-4"/>
          <w:rtl/>
        </w:rPr>
        <w:t xml:space="preserve"> או </w:t>
      </w:r>
      <w:ins w:id="93639" w:author="מנוע מכני" w:date="2026-10-11T12:04:39Z">
        <w:ins w:id="107787" w:author="קלוד" w:date="2026-10-11T13:11:34Z">
          <w:r>
            <w:rPr>
              <w:spacing w:val="-4"/>
              <w:rtl/>
            </w:rPr>
            <w:t xml:space="preserve">שאינה</w:t>
          </w:r>
        </w:ins>
        <w:del w:id="107788" w:author="קלוד" w:date="2026-10-11T13:11:34Z">
          <w:r>
            <w:rPr>
              <w:spacing w:val="-4"/>
              <w:rtl/>
            </w:rPr>
            <w:delText xml:space="preserve">שמא</w:delText>
          </w:r>
          <w:r w:rsidRPr="004640F6">
            <w:rPr>
              <w:spacing w:val="-4"/>
              <w:rtl/>
            </w:rPr>
            <w:delText xml:space="preserve">:</w:delText>
          </w:r>
        </w:del>
      </w:ins>
      <w:del w:id="93640" w:author="מנוע מכני" w:date="2026-10-11T12:04:39Z">
        <w:r w:rsidRPr="004640F6">
          <w:rPr>
            <w:spacing w:val="-4"/>
            <w:rtl/>
          </w:rPr>
          <w:delText xml:space="preserve">דילמא</w:delText>
        </w:r>
      </w:del>
      <w:r w:rsidRPr="004640F6">
        <w:rPr>
          <w:spacing w:val="-4"/>
          <w:rtl/>
        </w:rPr>
        <w:t xml:space="preserve"> </w:t>
      </w:r>
      <w:ins w:id="107785" w:author="קלוד" w:date="2026-10-11T13:11:34Z">
        <w:r>
          <w:rPr>
            <w:spacing w:val="-4"/>
            <w:rtl/>
          </w:rPr>
          <w:t xml:space="preserve">מזיקה</w:t>
        </w:r>
      </w:ins>
      <w:del w:id="107786" w:author="קלוד" w:date="2026-10-11T13:11:34Z">
        <w:r w:rsidRPr="004640F6">
          <w:rPr>
            <w:spacing w:val="-4"/>
            <w:rtl/>
          </w:rPr>
          <w:delText xml:space="preserve">לא</w:delText>
        </w:r>
      </w:del>
      <w:r w:rsidRPr="004640F6">
        <w:rPr>
          <w:spacing w:val="-4"/>
          <w:rtl/>
        </w:rPr>
        <w:t xml:space="preserve"> </w:t>
      </w:r>
      <w:ins w:id="107783" w:author="קלוד" w:date="2026-10-11T13:11:34Z">
        <w:r>
          <w:rPr>
            <w:spacing w:val="-4"/>
            <w:rtl/>
          </w:rPr>
          <w:t xml:space="preserve">ואינה</w:t>
        </w:r>
      </w:ins>
      <w:del w:id="107784" w:author="קלוד" w:date="2026-10-11T13:11:34Z">
        <w:r w:rsidRPr="004640F6">
          <w:rPr>
            <w:spacing w:val="-4"/>
            <w:rtl/>
          </w:rPr>
          <w:delText xml:space="preserve">קשי</w:delText>
        </w:r>
      </w:del>
      <w:r w:rsidRPr="004640F6">
        <w:rPr>
          <w:spacing w:val="-4"/>
          <w:rtl/>
        </w:rPr>
        <w:t xml:space="preserve"> </w:t>
      </w:r>
      <w:ins w:id="107781" w:author="קלוד" w:date="2026-10-11T13:11:34Z">
        <w:r>
          <w:rPr>
            <w:spacing w:val="-4"/>
            <w:rtl/>
          </w:rPr>
          <w:t xml:space="preserve">מועילה?</w:t>
        </w:r>
      </w:ins>
      <w:del w:id="107782" w:author="קלוד" w:date="2026-10-11T13:11:34Z">
        <w:r w:rsidRPr="004640F6">
          <w:rPr>
            <w:spacing w:val="-4"/>
            <w:rtl/>
          </w:rPr>
          <w:delText xml:space="preserve">ולא מעלי? -</w:delText>
        </w:r>
      </w:del>
      <w:r w:rsidRPr="004640F6">
        <w:rPr>
          <w:spacing w:val="-4"/>
          <w:rtl/>
        </w:rPr>
        <w:t xml:space="preserve"> </w:t>
      </w:r>
      <w:r w:rsidRPr="004640F6">
        <w:rPr>
          <w:b/>
          <w:bCs/>
          <w:spacing w:val="-4"/>
          <w:rtl/>
        </w:rPr>
        <w:t>תיקו</w:t>
      </w:r>
      <w:r w:rsidRPr="004640F6">
        <w:rPr>
          <w:spacing w:val="-4"/>
          <w:rtl/>
        </w:rPr>
        <w:t>.</w:t>
      </w:r>
    </w:p>
    <w:p>
      <w:pPr>
        <w:pStyle w:val="38"/>
        <w:rPr>
          <w:ins w:id="98814" w:author="מנוע מכני" w:date="2026-10-11T12:04:39Z"/>
        </w:rPr>
      </w:pPr>
      <w:del w:id="98813" w:author="מנוע מכני" w:date="2026-10-11T12:04:39Z">
        <w:r w:rsidRPr="006F178A">
          <w:delText xml:space="preserve">•</w:delText>
        </w:r>
      </w:del>
      <w:r w:rsidRPr="006F178A">
        <w:t xml:space="preserve"> </w:t>
      </w:r>
      <w:r w:rsidRPr="00910D80">
        <w:t>איבעיא להו</w:t>
      </w:r>
      <w:r w:rsidRPr="006F178A">
        <w:t xml:space="preserve">:</w:t>
      </w:r>
    </w:p>
    <w:p w:rsidR="00E9703F" w:rsidRDefault="00E9703F" w:rsidP="00E9703F">
      <w:pPr>
        <w:rPr>
          <w:rtl/>
        </w:rPr>
      </w:pPr>
      <w:del w:id="98815" w:author="מנוע מכני" w:date="2026-10-11T12:04:39Z">
        <w:r w:rsidRPr="006F178A">
          <w:rPr>
            <w:rtl/>
          </w:rPr>
          <w:delText xml:space="preserve"> </w:delText>
        </w:r>
      </w:del>
      <w:r w:rsidRPr="006F178A">
        <w:rPr>
          <w:rtl/>
        </w:rPr>
        <w:t xml:space="preserve">אכילה עד חצי מיל </w:t>
      </w:r>
      <w:ins w:id="107807" w:author="קלוד" w:date="2026-10-11T13:11:34Z">
        <w:r>
          <w:rPr>
            <w:rtl/>
          </w:rPr>
          <w:t xml:space="preserve">-</w:t>
        </w:r>
      </w:ins>
      <w:del w:id="107808" w:author="קלוד" w:date="2026-10-11T13:11:34Z">
        <w:r w:rsidRPr="006F178A">
          <w:rPr>
            <w:rtl/>
          </w:rPr>
          <w:delText xml:space="preserve">הוא</w:delText>
        </w:r>
      </w:del>
      <w:r w:rsidRPr="006F178A">
        <w:rPr>
          <w:rtl/>
        </w:rPr>
        <w:t xml:space="preserve"> </w:t>
      </w:r>
      <w:ins w:id="107805" w:author="קלוד" w:date="2026-10-11T13:11:34Z">
        <w:r>
          <w:rPr>
            <w:rtl/>
          </w:rPr>
          <w:t xml:space="preserve">מועילה,</w:t>
        </w:r>
      </w:ins>
      <w:del w:id="107806" w:author="קלוד" w:date="2026-10-11T13:11:34Z">
        <w:r w:rsidRPr="006F178A">
          <w:rPr>
            <w:rtl/>
          </w:rPr>
          <w:delText xml:space="preserve">דקמעלי,</w:delText>
        </w:r>
      </w:del>
      <w:r w:rsidRPr="006F178A">
        <w:rPr>
          <w:rtl/>
        </w:rPr>
        <w:t xml:space="preserve"> </w:t>
      </w:r>
      <w:ins w:id="107803" w:author="קלוד" w:date="2026-10-11T13:11:34Z">
        <w:r>
          <w:rPr>
            <w:rtl/>
          </w:rPr>
          <w:t xml:space="preserve">ואחר</w:t>
        </w:r>
      </w:ins>
      <w:del w:id="107804" w:author="קלוד" w:date="2026-10-11T13:11:34Z">
        <w:r w:rsidRPr="006F178A">
          <w:rPr>
            <w:rtl/>
          </w:rPr>
          <w:delText xml:space="preserve">הא </w:delText>
        </w:r>
        <w:r>
          <w:rPr>
            <w:rtl/>
          </w:rPr>
          <w:delText xml:space="preserve">אחר</w:delText>
        </w:r>
      </w:del>
      <w:ins w:id="95783" w:author="מנוע מכני" w:date="2026-10-11T12:04:39Z"/>
      <w:del w:id="95784" w:author="מנוע מכני" w:date="2026-10-11T12:04:39Z">
        <w:r w:rsidRPr="006F178A">
          <w:rPr>
            <w:rtl/>
          </w:rPr>
          <w:delText xml:space="preserve">בתר</w:delText>
        </w:r>
      </w:del>
      <w:r w:rsidRPr="006F178A">
        <w:rPr>
          <w:rtl/>
        </w:rPr>
        <w:t xml:space="preserve"> </w:t>
      </w:r>
      <w:ins w:id="93643" w:author="מנוע מכני" w:date="2026-10-11T12:04:39Z">
        <w:r>
          <w:rPr>
            <w:rtl/>
          </w:rPr>
          <w:t xml:space="preserve">כך</w:t>
        </w:r>
      </w:ins>
      <w:del w:id="93644" w:author="מנוע מכני" w:date="2026-10-11T12:04:39Z">
        <w:r w:rsidRPr="006F178A">
          <w:rPr>
            <w:rtl/>
          </w:rPr>
          <w:delText xml:space="preserve">הכי</w:delText>
        </w:r>
      </w:del>
      <w:r w:rsidRPr="006F178A">
        <w:rPr>
          <w:rtl/>
        </w:rPr>
        <w:t xml:space="preserve"> </w:t>
      </w:r>
      <w:ins w:id="107801" w:author="קלוד" w:date="2026-10-11T13:11:34Z">
        <w:r>
          <w:rPr>
            <w:rtl/>
          </w:rPr>
          <w:t xml:space="preserve">ולפני</w:t>
        </w:r>
      </w:ins>
      <w:del w:id="107802" w:author="קלוד" w:date="2026-10-11T13:11:34Z">
        <w:r w:rsidRPr="006F178A">
          <w:rPr>
            <w:rtl/>
          </w:rPr>
          <w:delText xml:space="preserve">ומקמי</w:delText>
        </w:r>
      </w:del>
      <w:r w:rsidRPr="006F178A">
        <w:rPr>
          <w:rtl/>
        </w:rPr>
        <w:t xml:space="preserve"> </w:t>
      </w:r>
      <w:ins w:id="93645" w:author="מנוע מכני" w:date="2026-10-11T12:04:39Z">
        <w:ins w:id="107799" w:author="קלוד" w:date="2026-10-11T13:11:34Z">
          <w:r>
            <w:rPr>
              <w:rtl/>
            </w:rPr>
            <w:t xml:space="preserve">כן</w:t>
          </w:r>
        </w:ins>
        <w:del w:id="107800" w:author="קלוד" w:date="2026-10-11T13:11:34Z">
          <w:r>
            <w:rPr>
              <w:rtl/>
            </w:rPr>
            <w:delText xml:space="preserve">כך</w:delText>
          </w:r>
        </w:del>
      </w:ins>
      <w:del w:id="93646" w:author="מנוע מכני" w:date="2026-10-11T12:04:39Z">
        <w:r w:rsidRPr="006F178A">
          <w:rPr>
            <w:rtl/>
          </w:rPr>
          <w:delText xml:space="preserve">הכי</w:delText>
        </w:r>
      </w:del>
      <w:r w:rsidRPr="006F178A">
        <w:rPr>
          <w:rtl/>
        </w:rPr>
        <w:t xml:space="preserve"> - </w:t>
      </w:r>
      <w:ins w:id="107797" w:author="קלוד" w:date="2026-10-11T13:11:34Z">
        <w:r>
          <w:rPr>
            <w:rtl/>
          </w:rPr>
          <w:t xml:space="preserve">מזיקה,</w:t>
        </w:r>
      </w:ins>
      <w:del w:id="107798" w:author="קלוד" w:date="2026-10-11T13:11:34Z">
        <w:r w:rsidRPr="006F178A">
          <w:rPr>
            <w:rtl/>
          </w:rPr>
          <w:delText xml:space="preserve">קשי,</w:delText>
        </w:r>
      </w:del>
    </w:p>
    <w:p>
      <w:pPr>
        <w:pStyle w:val="38"/>
        <w:rPr>
          <w:ins w:id="98816" w:author="מנוע מכני" w:date="2026-10-11T12:04:39Z"/>
        </w:rPr>
      </w:pPr>
      <w:r w:rsidRPr="006F178A">
        <w:t>או"ד</w:t>
      </w:r>
      <w:r w:rsidRPr="006F178A">
        <w:t>:</w:t>
      </w:r>
    </w:p>
    <w:p w:rsidR="00E9703F" w:rsidRPr="009757B9" w:rsidRDefault="00E9703F" w:rsidP="00E9703F">
      <w:pPr>
        <w:rPr>
          <w:rFonts w:cs="Guttman Vilna"/>
          <w:b/>
          <w:bCs/>
          <w:rtl/>
        </w:rPr>
      </w:pPr>
      <w:del w:id="98817" w:author="מנוע מכני" w:date="2026-10-11T12:04:39Z">
        <w:r w:rsidRPr="006F178A">
          <w:rPr>
            <w:rtl/>
          </w:rPr>
          <w:delText xml:space="preserve"> </w:delText>
        </w:r>
      </w:del>
      <w:ins w:id="107815" w:author="קלוד" w:date="2026-10-11T13:11:34Z">
        <w:r>
          <w:rPr>
            <w:rtl/>
          </w:rPr>
          <w:t xml:space="preserve">אינה</w:t>
        </w:r>
      </w:ins>
      <w:del w:id="107816" w:author="קלוד" w:date="2026-10-11T13:11:34Z">
        <w:r w:rsidRPr="006F178A">
          <w:rPr>
            <w:rtl/>
          </w:rPr>
          <w:delText xml:space="preserve">לא</w:delText>
        </w:r>
      </w:del>
      <w:r w:rsidRPr="006F178A">
        <w:rPr>
          <w:rtl/>
        </w:rPr>
        <w:t xml:space="preserve"> </w:t>
      </w:r>
      <w:ins w:id="107813" w:author="קלוד" w:date="2026-10-11T13:11:34Z">
        <w:r>
          <w:rPr>
            <w:rtl/>
          </w:rPr>
          <w:t xml:space="preserve">מזיקה</w:t>
        </w:r>
      </w:ins>
      <w:del w:id="107814" w:author="קלוד" w:date="2026-10-11T13:11:34Z">
        <w:r w:rsidRPr="006F178A">
          <w:rPr>
            <w:rtl/>
          </w:rPr>
          <w:delText xml:space="preserve">קשי</w:delText>
        </w:r>
      </w:del>
      <w:r w:rsidRPr="006F178A">
        <w:rPr>
          <w:rtl/>
        </w:rPr>
        <w:t xml:space="preserve"> </w:t>
      </w:r>
      <w:ins w:id="107811" w:author="קלוד" w:date="2026-10-11T13:11:34Z">
        <w:r>
          <w:rPr>
            <w:rtl/>
          </w:rPr>
          <w:t xml:space="preserve">ואינה</w:t>
        </w:r>
      </w:ins>
      <w:del w:id="107812" w:author="קלוד" w:date="2026-10-11T13:11:34Z">
        <w:r w:rsidRPr="006F178A">
          <w:rPr>
            <w:rtl/>
          </w:rPr>
          <w:delText xml:space="preserve">ולא</w:delText>
        </w:r>
      </w:del>
      <w:r w:rsidRPr="006F178A">
        <w:rPr>
          <w:rtl/>
        </w:rPr>
        <w:t xml:space="preserve"> </w:t>
      </w:r>
      <w:ins w:id="107809" w:author="קלוד" w:date="2026-10-11T13:11:34Z">
        <w:r>
          <w:rPr>
            <w:rtl/>
          </w:rPr>
          <w:t xml:space="preserve">מועילה?</w:t>
        </w:r>
      </w:ins>
      <w:del w:id="107810" w:author="קלוד" w:date="2026-10-11T13:11:34Z">
        <w:r w:rsidRPr="006F178A">
          <w:rPr>
            <w:rtl/>
          </w:rPr>
          <w:delText xml:space="preserve">מעלי?</w:delText>
        </w:r>
      </w:del>
      <w:r w:rsidRPr="006F178A">
        <w:rPr>
          <w:rtl/>
        </w:rPr>
        <w:t xml:space="preserve"> </w:t>
      </w:r>
      <w:r w:rsidRPr="006F178A">
        <w:rPr>
          <w:b/>
          <w:bCs/>
          <w:rtl/>
        </w:rPr>
        <w:t>תיקו</w:t>
      </w:r>
      <w:r w:rsidRPr="006F178A">
        <w:rPr>
          <w:rtl/>
        </w:rPr>
        <w:t>.</w:t>
      </w:r>
    </w:p>
    <w:p>
      <w:pPr>
        <w:pStyle w:val="38"/>
        <w:rPr>
          <w:ins w:id="98819" w:author="מנוע מכני" w:date="2026-10-11T12:04:39Z"/>
        </w:rPr>
      </w:pPr>
      <w:del w:id="98818" w:author="מנוע מכני" w:date="2026-10-11T12:04:39Z">
        <w:r w:rsidRPr="006F178A">
          <w:delText xml:space="preserve">•</w:delText>
        </w:r>
      </w:del>
      <w:r w:rsidRPr="006F178A">
        <w:t xml:space="preserve"> </w:t>
      </w:r>
      <w:r w:rsidRPr="006F178A">
        <w:t xml:space="preserve">מכריז רב:</w:t>
      </w:r>
    </w:p>
    <w:p w:rsidR="00E9703F" w:rsidRPr="006F178A" w:rsidRDefault="00E9703F" w:rsidP="00E9703F">
      <w:pPr>
        <w:rPr>
          <w:rtl/>
        </w:rPr>
      </w:pPr>
      <w:del w:id="98820" w:author="מנוע מכני" w:date="2026-10-11T12:04:39Z">
        <w:r w:rsidRPr="006F178A">
          <w:rPr>
            <w:rtl/>
          </w:rPr>
          <w:delText xml:space="preserve"> </w:delText>
        </w:r>
      </w:del>
      <w:r w:rsidRPr="006F178A">
        <w:rPr>
          <w:rtl/>
        </w:rPr>
        <w:t xml:space="preserve">מאה קרי - בזוזא, מאה רישי - בזוזא.</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מאה שפמי - ולא כלום. וכן היו אומרים ביומא דמפגרי רבנן, ולא ידע יוסף </w:t>
      </w:r>
      <w:ins w:id="93647" w:author="מנוע מכני" w:date="2026-10-11T12:04:39Z">
        <w:r>
          <w:rPr>
            <w:rtl/>
          </w:rPr>
          <w:t xml:space="preserve">מה</w:t>
        </w:r>
      </w:ins>
      <w:del w:id="93648" w:author="מנוע מכני" w:date="2026-10-11T12:04:39Z">
        <w:r w:rsidRPr="006F178A">
          <w:rPr>
            <w:rtl/>
          </w:rPr>
          <w:delText xml:space="preserve">מאי</w:delText>
        </w:r>
      </w:del>
      <w:r w:rsidRPr="006F178A">
        <w:rPr>
          <w:rtl/>
        </w:rPr>
        <w:t xml:space="preserve"> </w:t>
      </w:r>
      <w:ins w:id="96203" w:author="מנוע מכני" w:date="2026-10-11T12:04:39Z">
        <w:r>
          <w:rPr>
            <w:rtl/>
          </w:rPr>
          <w:t xml:space="preserve">אומרים</w:t>
        </w:r>
      </w:ins>
      <w:del w:id="96204" w:author="מנוע מכני" w:date="2026-10-11T12:04:39Z">
        <w:r w:rsidRPr="006F178A">
          <w:rPr>
            <w:rtl/>
          </w:rPr>
          <w:delText xml:space="preserve">קאמרי</w:delText>
        </w:r>
      </w:del>
      <w:r w:rsidRPr="006F178A">
        <w:rPr>
          <w:rtl/>
        </w:rPr>
        <w:t xml:space="preserve">.</w:t>
      </w:r>
    </w:p>
    <w:p w:rsidR="00E9703F" w:rsidRDefault="00E9703F" w:rsidP="00E9703F">
      <w:pPr>
        <w:pStyle w:val="affffd"/>
        <w:spacing w:after="0"/>
        <w:rPr>
          <w:del w:id="90099" w:author="מנוע עיצוב" w:date="2026-10-11T12:09:26Z"/>
          <w:rFonts w:ascii="MS Mincho" w:hAnsi="MS Mincho"/>
          <w:bCs w:val="0"/>
          <w:rtl/>
        </w:rPr>
      </w:pPr>
      <w:del w:id="90098"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113" w:author="קלוד" w:date="2026-10-11T09:07:15Z">
          <w:pPr>
            <w:pStyle w:val="affff1"/>
            <w:rPr>
              <w:b w:val="0"/>
              <w:rtl/>
            </w:rPr>
          </w:pPr>
        </w:pPrChange>
      </w:pPr>
      <w:r w:rsidRPr="006F178A">
        <w:rPr>
          <w:rFonts w:cs="FontbitDavid"/>
          <w:rtl/>
        </w:rPr>
        <w:t>•</w:t>
      </w:r>
      <w:r w:rsidRPr="009757B9">
        <w:rPr>
          <w:rFonts w:hint="cs"/>
          <w:rtl/>
        </w:rPr>
        <w:t xml:space="preserve"> </w:t>
      </w:r>
      <w:r w:rsidRPr="00146180">
        <w:rPr>
          <w:rStyle w:val="afffe"/>
          <w:b w:val="0"/>
          <w:rtl/>
        </w:rPr>
        <w:t>וקושרין הטבור</w:t>
      </w:r>
      <w:r w:rsidRPr="00146180">
        <w:rPr>
          <w:rStyle w:val="afffe"/>
          <w:rFonts w:hint="cs"/>
          <w:b w:val="0"/>
          <w:rtl/>
        </w:rPr>
        <w:t>.</w:t>
      </w:r>
    </w:p>
    <w:p>
      <w:pPr>
        <w:pStyle w:val="38"/>
        <w:rPr>
          <w:ins w:id="98821" w:author="מנוע מכני" w:date="2026-10-11T12:04:39Z"/>
        </w:rPr>
      </w:pPr>
      <w:r w:rsidRPr="006F178A">
        <w:t xml:space="preserve">רבי יוסי</w:t>
      </w:r>
      <w:del w:id="99423" w:author="מנוע מכני" w:date="2026-10-11T12:04:39Z">
        <w:r w:rsidRPr="006F178A">
          <w:delText xml:space="preserve"> אומר</w:delText>
        </w:r>
      </w:del>
      <w:r w:rsidRPr="006F178A">
        <w:t xml:space="preserve">:</w:t>
      </w:r>
    </w:p>
    <w:p w:rsidR="00E9703F" w:rsidRPr="006F178A" w:rsidRDefault="00E9703F" w:rsidP="00E9703F">
      <w:pPr>
        <w:rPr>
          <w:rtl/>
        </w:rPr>
      </w:pPr>
      <w:del w:id="98822" w:author="מנוע מכני" w:date="2026-10-11T12:04:39Z">
        <w:r w:rsidRPr="006F178A">
          <w:rPr>
            <w:rFonts w:ascii="Fb Fontext" w:hAnsi="Fb Fontext"/>
            <w:rtl/>
          </w:rPr>
          <w:delText xml:space="preserve"> </w:delText>
        </w:r>
      </w:del>
      <w:r w:rsidRPr="006F178A">
        <w:rPr>
          <w:rFonts w:ascii="Fb Fontext" w:hAnsi="Fb Fontext"/>
          <w:rtl/>
        </w:rPr>
        <w:t xml:space="preserve">אף חותכין, וטומנין השליא כדי שיחם הולד.</w:t>
      </w:r>
    </w:p>
    <w:p>
      <w:pPr>
        <w:pStyle w:val="38"/>
        <w:rPr>
          <w:ins w:id="99360" w:author="מנוע מכני" w:date="2026-10-11T12:04:39Z"/>
        </w:rPr>
      </w:pPr>
      <w:del w:id="99444" w:author="מנוע מכני" w:date="2026-10-11T12:04:39Z">
        <w:r>
          <w:delText xml:space="preserve">• </w:delText>
        </w:r>
      </w:del>
      <w:r>
        <w:t xml:space="preserve">ר</w:t>
      </w:r>
      <w:r w:rsidR="00E9703F" w:rsidRPr="006F178A">
        <w:t xml:space="preserve">שב"ג</w:t>
      </w:r>
    </w:p>
    <w:p w:rsidR="00E9703F" w:rsidRPr="006F178A" w:rsidRDefault="00524703" w:rsidP="00E9703F">
      <w:pPr>
        <w:rPr>
          <w:rtl/>
        </w:rPr>
      </w:pPr>
      <w:del w:id="99361" w:author="מנוע מכני" w:date="2026-10-11T12:04:39Z">
        <w:r w:rsidR="00E9703F" w:rsidRPr="006F178A">
          <w:rPr>
            <w:rtl/>
          </w:rPr>
          <w:delText xml:space="preserve"> </w:delText>
        </w:r>
      </w:del>
      <w:r w:rsidR="00E9703F" w:rsidRPr="006F178A">
        <w:rPr>
          <w:rtl/>
        </w:rPr>
        <w:t xml:space="preserve">- בנות מלכים טומנות בספלים של שמן | בנות עשירים בספוגים של צמר | בנות עניים במוכין.</w:t>
      </w:r>
    </w:p>
    <w:p>
      <w:pPr>
        <w:pStyle w:val="38"/>
        <w:rPr>
          <w:ins w:id="98824" w:author="מנוע מכני" w:date="2026-10-11T12:04:39Z"/>
        </w:rPr>
      </w:pPr>
      <w:del w:id="98823" w:author="מנוע מכני" w:date="2026-10-11T12:04:39Z">
        <w:r w:rsidRPr="006F178A">
          <w:delText xml:space="preserve">•</w:delText>
        </w:r>
      </w:del>
      <w:r w:rsidRPr="006F178A">
        <w:t xml:space="preserve"> </w:t>
      </w:r>
      <w:r w:rsidRPr="006F178A">
        <w:t>רב</w:t>
      </w:r>
      <w:r w:rsidRPr="006F178A">
        <w:t>:</w:t>
      </w:r>
    </w:p>
    <w:p w:rsidR="00E9703F" w:rsidRPr="006F178A" w:rsidRDefault="00E9703F" w:rsidP="00E9703F">
      <w:pPr>
        <w:rPr>
          <w:rtl/>
        </w:rPr>
      </w:pPr>
      <w:del w:id="98825" w:author="מנוע מכני" w:date="2026-10-11T12:04:39Z">
        <w:r w:rsidRPr="006F178A">
          <w:rPr>
            <w:rtl/>
          </w:rPr>
          <w:delText xml:space="preserve"> </w:delText>
        </w:r>
      </w:del>
      <w:r w:rsidRPr="006F178A">
        <w:rPr>
          <w:rtl/>
        </w:rPr>
        <w:t xml:space="preserve">הלכה </w:t>
      </w:r>
      <w:r w:rsidRPr="006F178A">
        <w:rPr>
          <w:rStyle w:val="2fb"/>
          <w:rtl/>
        </w:rPr>
        <w:t xml:space="preserve">כרבי </w:t>
      </w:r>
      <w:ins w:id="107821" w:author="קלוד" w:date="2026-10-11T13:11:34Z">
        <w:r>
          <w:rPr>
            <w:rStyle w:val="2fb"/>
            <w:rtl/>
          </w:rPr>
          <w:t xml:space="preserve">יוסי,</w:t>
        </w:r>
      </w:ins>
      <w:del w:id="107822" w:author="קלוד" w:date="2026-10-11T13:11:34Z">
        <w:r w:rsidRPr="006F178A">
          <w:rPr>
            <w:rStyle w:val="2fb"/>
            <w:rtl/>
          </w:rPr>
          <w:delText xml:space="preserve">יוסי</w:delText>
        </w:r>
      </w:del>
      <w:r w:rsidRPr="006F178A">
        <w:rPr>
          <w:rtl/>
        </w:rPr>
        <w:t xml:space="preserve"> ומודים חכמים </w:t>
      </w:r>
      <w:r w:rsidRPr="006F178A">
        <w:rPr>
          <w:rStyle w:val="2fb"/>
          <w:rtl/>
        </w:rPr>
        <w:t xml:space="preserve">לר"י</w:t>
      </w:r>
      <w:r w:rsidRPr="006F178A">
        <w:rPr>
          <w:rtl/>
        </w:rPr>
        <w:t xml:space="preserve"> בטבור של שני תינוקות שחותכין, </w:t>
      </w:r>
      <w:ins w:id="107819" w:author="קלוד" w:date="2026-10-11T13:11:34Z">
        <w:r>
          <w:rPr>
            <w:rtl/>
          </w:rPr>
          <w:t xml:space="preserve">שמושכים</w:t>
        </w:r>
      </w:ins>
      <w:del w:id="107820" w:author="קלוד" w:date="2026-10-11T13:11:34Z">
        <w:r w:rsidRPr="006F178A">
          <w:rPr>
            <w:rtl/>
          </w:rPr>
          <w:delText xml:space="preserve">דמנתחי</w:delText>
        </w:r>
      </w:del>
      <w:r w:rsidRPr="006F178A">
        <w:rPr>
          <w:rtl/>
        </w:rPr>
        <w:t xml:space="preserve"> </w:t>
      </w:r>
      <w:ins w:id="107817" w:author="קלוד" w:date="2026-10-11T13:11:34Z">
        <w:r>
          <w:rPr>
            <w:rtl/>
          </w:rPr>
          <w:t xml:space="preserve">זה את זה.</w:t>
        </w:r>
      </w:ins>
      <w:del w:id="107818" w:author="קלוד" w:date="2026-10-11T13:11:34Z">
        <w:r w:rsidRPr="006F178A">
          <w:rPr>
            <w:rtl/>
          </w:rPr>
          <w:delText xml:space="preserve">אהדדי.</w:delText>
        </w:r>
      </w:del>
    </w:p>
    <w:p>
      <w:pPr>
        <w:pStyle w:val="afffff8"/>
        <w:rPr>
          <w:ins w:id="90229" w:author="קלוד" w:date="2026-10-11T12:33:55Z"/>
        </w:rPr>
      </w:pPr>
      <w:ins w:id="90230" w:author="קלוד" w:date="2026-10-11T12:33:55Z">
        <w:r>
          <w:rPr>
            <w:color w:val="7B3F00"/>
          </w:rPr>
          <w:t xml:space="preserve">פרשת תוכחה - צרכי חיה בשבת</w:t>
        </w:r>
      </w:ins>
    </w:p>
    <w:p>
      <w:pPr>
        <w:pStyle w:val="38"/>
        <w:rPr>
          <w:ins w:id="98827" w:author="מנוע מכני" w:date="2026-10-11T12:04:39Z"/>
        </w:rPr>
      </w:pPr>
      <w:del w:id="98826" w:author="מנוע מכני" w:date="2026-10-11T12:04:39Z">
        <w:r w:rsidRPr="006F178A">
          <w:delText xml:space="preserve">•</w:delText>
        </w:r>
      </w:del>
      <w:r w:rsidRPr="006F178A">
        <w:t xml:space="preserve"> </w:t>
      </w:r>
      <w:r w:rsidRPr="006F178A">
        <w:t xml:space="preserve">רב:</w:t>
      </w:r>
    </w:p>
    <w:p w:rsidR="00E9703F" w:rsidRDefault="00E9703F" w:rsidP="00E9703F">
      <w:pPr>
        <w:rPr>
          <w:rtl/>
        </w:rPr>
      </w:pPr>
      <w:del w:id="98828" w:author="מנוע מכני" w:date="2026-10-11T12:04:39Z">
        <w:r w:rsidRPr="006F178A">
          <w:rPr>
            <w:rtl/>
          </w:rPr>
          <w:delText xml:space="preserve"> </w:delText>
        </w:r>
      </w:del>
      <w:r w:rsidRPr="006F178A">
        <w:rPr>
          <w:rtl/>
        </w:rPr>
        <w:t xml:space="preserve">כל האמור בפרשת תוכחה עושין לחיה בשבת, [מילדים </w:t>
      </w:r>
      <w:ins w:id="107827" w:author="קלוד" w:date="2026-10-11T13:11:34Z">
        <w:r>
          <w:rPr>
            <w:rtl/>
          </w:rPr>
          <w:t xml:space="preserve">חותכין</w:t>
        </w:r>
      </w:ins>
      <w:del w:id="107828" w:author="קלוד" w:date="2026-10-11T13:11:34Z">
        <w:r w:rsidRPr="006F178A">
          <w:rPr>
            <w:rtl/>
          </w:rPr>
          <w:delText xml:space="preserve">חותין</w:delText>
        </w:r>
      </w:del>
      <w:r w:rsidRPr="006F178A">
        <w:rPr>
          <w:rtl/>
        </w:rPr>
        <w:t xml:space="preserve"> </w:t>
      </w:r>
      <w:ins w:id="107825" w:author="קלוד" w:date="2026-10-11T13:11:34Z">
        <w:r>
          <w:rPr>
            <w:rtl/>
          </w:rPr>
          <w:t xml:space="preserve">רוחצין</w:t>
        </w:r>
      </w:ins>
      <w:del w:id="107826" w:author="קלוד" w:date="2026-10-11T13:11:34Z">
        <w:r w:rsidRPr="006F178A">
          <w:rPr>
            <w:rtl/>
          </w:rPr>
          <w:delText xml:space="preserve">רוחמין</w:delText>
        </w:r>
      </w:del>
      <w:r w:rsidRPr="006F178A">
        <w:rPr>
          <w:rtl/>
        </w:rPr>
        <w:t xml:space="preserve"> </w:t>
      </w:r>
      <w:ins w:id="107823" w:author="קלוד" w:date="2026-10-11T13:11:34Z">
        <w:r>
          <w:rPr>
            <w:rtl/>
          </w:rPr>
          <w:t xml:space="preserve">מולחין</w:t>
        </w:r>
      </w:ins>
      <w:del w:id="107824" w:author="קלוד" w:date="2026-10-11T13:11:34Z">
        <w:r w:rsidRPr="006F178A">
          <w:rPr>
            <w:rtl/>
          </w:rPr>
          <w:delText xml:space="preserve">צולחין</w:delText>
        </w:r>
      </w:del>
      <w:r w:rsidRPr="006F178A">
        <w:rPr>
          <w:rtl/>
        </w:rPr>
        <w:t xml:space="preserve"> ומלפפין]</w:t>
      </w:r>
    </w:p>
    <w:p w:rsidR="00E9703F" w:rsidRPr="006F178A" w:rsidRDefault="00E9703F" w:rsidP="00E9703F">
      <w:pPr>
        <w:rPr>
          <w:rtl/>
        </w:rPr>
      </w:pPr>
      <w:r w:rsidRPr="00523F92">
        <w:rPr>
          <w:rStyle w:val="afffff0"/>
          <w:rFonts w:hint="cs"/>
          <w:rtl/>
        </w:rPr>
        <w:t>'</w:t>
      </w:r>
      <w:ins w:id="91399" w:author="Claude - סמנטי" w:date="2026-10-11T12:28:21Z">
        <w:r>
          <w:rPr>
            <w:rStyle w:val="afffff0"/>
            <w:rtl/>
          </w:rPr>
          <w:t xml:space="preserve">וּמוֹלְדוֹתַיִךְ בְּיוֹם הוּלֶּדֶת</w:t>
        </w:r>
      </w:ins>
      <w:del w:id="91400" w:author="Claude - סמנטי" w:date="2026-10-11T12:28:21Z">
        <w:r w:rsidRPr="00523F92">
          <w:rPr>
            <w:rStyle w:val="afffff0"/>
            <w:rtl/>
          </w:rPr>
          <w:delText xml:space="preserve">ומולדותיך ביום הולדת</w:delText>
        </w:r>
      </w:del>
      <w:r w:rsidRPr="00523F92">
        <w:rPr>
          <w:rStyle w:val="afffff0"/>
          <w:rFonts w:hint="cs"/>
          <w:rtl/>
        </w:rPr>
        <w:t>'</w:t>
      </w:r>
      <w:r w:rsidRPr="00523F92">
        <w:rPr>
          <w:rStyle w:val="afffff0"/>
          <w:rtl/>
        </w:rPr>
        <w:t xml:space="preserve"> </w:t>
      </w:r>
      <w:r w:rsidRPr="006F178A">
        <w:rPr>
          <w:rtl/>
        </w:rPr>
        <w:t>- מכאן שמיילדים את הולד בשבת.</w:t>
      </w:r>
    </w:p>
    <w:p w:rsidR="00E9703F" w:rsidRPr="006F178A" w:rsidRDefault="00E9703F" w:rsidP="00E9703F">
      <w:pPr>
        <w:rPr>
          <w:rtl/>
        </w:rPr>
      </w:pPr>
      <w:r w:rsidRPr="00523F92">
        <w:rPr>
          <w:rStyle w:val="afffff0"/>
          <w:rFonts w:hint="cs"/>
          <w:rtl/>
        </w:rPr>
        <w:t>'</w:t>
      </w:r>
      <w:r w:rsidRPr="00523F92">
        <w:rPr>
          <w:rStyle w:val="afffff0"/>
          <w:rtl/>
        </w:rPr>
        <w:t>לא כרת שרך</w:t>
      </w:r>
      <w:r w:rsidRPr="00523F92">
        <w:rPr>
          <w:rStyle w:val="afffff0"/>
          <w:rFonts w:hint="cs"/>
          <w:rtl/>
        </w:rPr>
        <w:t>'</w:t>
      </w:r>
      <w:r w:rsidRPr="00523F92">
        <w:rPr>
          <w:rStyle w:val="afffff0"/>
          <w:rtl/>
        </w:rPr>
        <w:t xml:space="preserve"> </w:t>
      </w:r>
      <w:r w:rsidRPr="006F178A">
        <w:rPr>
          <w:rtl/>
        </w:rPr>
        <w:t>- מכאן שחותכין הטבור בשבת.</w:t>
      </w:r>
    </w:p>
    <w:p w:rsidR="00E9703F" w:rsidRPr="006F178A" w:rsidRDefault="00E9703F" w:rsidP="00E9703F">
      <w:pPr>
        <w:rPr>
          <w:rtl/>
        </w:rPr>
      </w:pPr>
      <w:r w:rsidRPr="00523F92">
        <w:rPr>
          <w:rStyle w:val="afffff0"/>
          <w:rFonts w:hint="cs"/>
          <w:rtl/>
        </w:rPr>
        <w:t>'</w:t>
      </w:r>
      <w:ins w:id="91401" w:author="Claude - סמנטי" w:date="2026-10-11T12:28:21Z">
        <w:r>
          <w:rPr>
            <w:rStyle w:val="afffff0"/>
            <w:rtl/>
          </w:rPr>
          <w:t xml:space="preserve">וּבְמַיִם לֹא רֻחַצְתְּ לְמִשְׁעִי</w:t>
        </w:r>
      </w:ins>
      <w:del w:id="91402" w:author="Claude - סמנטי" w:date="2026-10-11T12:28:21Z">
        <w:r w:rsidRPr="00523F92">
          <w:rPr>
            <w:rStyle w:val="afffff0"/>
            <w:rtl/>
          </w:rPr>
          <w:delText xml:space="preserve">ובמים </w:delText>
        </w:r>
        <w:r w:rsidRPr="00523F92">
          <w:rPr>
            <w:rStyle w:val="afffff0"/>
            <w:rtl/>
          </w:rPr>
          <w:delText xml:space="preserve">לא</w:delText>
        </w:r>
        <w:r w:rsidRPr="00523F92">
          <w:rPr>
            <w:rStyle w:val="afffff0"/>
            <w:rtl/>
          </w:rPr>
          <w:delText xml:space="preserve"> רחצת למשעי</w:delText>
        </w:r>
      </w:del>
      <w:r w:rsidRPr="00523F92">
        <w:rPr>
          <w:rStyle w:val="afffff0"/>
          <w:rFonts w:hint="cs"/>
          <w:rtl/>
        </w:rPr>
        <w:t>'</w:t>
      </w:r>
      <w:r w:rsidRPr="00523F92">
        <w:rPr>
          <w:rStyle w:val="afffff0"/>
          <w:rtl/>
        </w:rPr>
        <w:t xml:space="preserve"> </w:t>
      </w:r>
      <w:r w:rsidRPr="006F178A">
        <w:rPr>
          <w:rtl/>
        </w:rPr>
        <w:t>- מכאן שרוחצין הולד בשבת.</w:t>
      </w:r>
    </w:p>
    <w:p w:rsidR="00E9703F" w:rsidRPr="006F178A" w:rsidRDefault="00E9703F" w:rsidP="00E9703F">
      <w:pPr>
        <w:rPr>
          <w:rtl/>
        </w:rPr>
      </w:pPr>
      <w:r w:rsidRPr="00523F92">
        <w:rPr>
          <w:rStyle w:val="afffff0"/>
          <w:rFonts w:hint="cs"/>
          <w:rtl/>
        </w:rPr>
        <w:t>'</w:t>
      </w:r>
      <w:ins w:id="91403" w:author="Claude - סמנטי" w:date="2026-10-11T12:28:21Z">
        <w:r>
          <w:rPr>
            <w:rStyle w:val="afffff0"/>
            <w:rtl/>
          </w:rPr>
          <w:t xml:space="preserve">וְהָמְלֵחַ לֹא הָמְלַחַתְּ</w:t>
        </w:r>
      </w:ins>
      <w:del w:id="91404" w:author="Claude - סמנטי" w:date="2026-10-11T12:28:21Z">
        <w:r w:rsidRPr="00523F92">
          <w:rPr>
            <w:rStyle w:val="afffff0"/>
            <w:rtl/>
          </w:rPr>
          <w:delText xml:space="preserve">והמלח </w:delText>
        </w:r>
        <w:r w:rsidRPr="00523F92">
          <w:rPr>
            <w:rStyle w:val="afffff0"/>
            <w:rtl/>
          </w:rPr>
          <w:delText xml:space="preserve">לא</w:delText>
        </w:r>
        <w:r w:rsidRPr="00523F92">
          <w:rPr>
            <w:rStyle w:val="afffff0"/>
            <w:rtl/>
          </w:rPr>
          <w:delText xml:space="preserve"> המלחת</w:delText>
        </w:r>
      </w:del>
      <w:r w:rsidRPr="00523F92">
        <w:rPr>
          <w:rStyle w:val="afffff0"/>
          <w:rFonts w:hint="cs"/>
          <w:rtl/>
        </w:rPr>
        <w:t>'</w:t>
      </w:r>
      <w:r w:rsidRPr="00523F92">
        <w:rPr>
          <w:rStyle w:val="afffff0"/>
          <w:rtl/>
        </w:rPr>
        <w:t xml:space="preserve"> </w:t>
      </w:r>
      <w:r w:rsidRPr="006F178A">
        <w:rPr>
          <w:rtl/>
        </w:rPr>
        <w:t>- מכאן שמולחין הולד בשבת.</w:t>
      </w:r>
    </w:p>
    <w:p w:rsidR="00E9703F" w:rsidRPr="006F178A" w:rsidRDefault="00E9703F" w:rsidP="00E9703F">
      <w:pPr>
        <w:rPr>
          <w:rtl/>
        </w:rPr>
      </w:pPr>
      <w:r w:rsidRPr="00523F92">
        <w:rPr>
          <w:rStyle w:val="afffff0"/>
          <w:rFonts w:hint="cs"/>
          <w:rtl/>
        </w:rPr>
        <w:t>'</w:t>
      </w:r>
      <w:ins w:id="91405" w:author="Claude - סמנטי" w:date="2026-10-11T12:28:21Z">
        <w:r>
          <w:rPr>
            <w:rStyle w:val="afffff0"/>
            <w:rtl/>
          </w:rPr>
          <w:t xml:space="preserve">וְהָחְתֵּל לֹא חֻתָּלְתְּ</w:t>
        </w:r>
      </w:ins>
      <w:del w:id="91406" w:author="Claude - סמנטי" w:date="2026-10-11T12:28:21Z">
        <w:r w:rsidRPr="00523F92">
          <w:rPr>
            <w:rStyle w:val="afffff0"/>
            <w:rtl/>
          </w:rPr>
          <w:delText xml:space="preserve">והחתל </w:delText>
        </w:r>
        <w:r w:rsidRPr="00523F92">
          <w:rPr>
            <w:rStyle w:val="afffff0"/>
            <w:rtl/>
          </w:rPr>
          <w:delText xml:space="preserve">לא</w:delText>
        </w:r>
        <w:r w:rsidRPr="00523F92">
          <w:rPr>
            <w:rStyle w:val="afffff0"/>
            <w:rtl/>
          </w:rPr>
          <w:delText xml:space="preserve"> חתלת</w:delText>
        </w:r>
      </w:del>
      <w:r w:rsidRPr="00523F92">
        <w:rPr>
          <w:rStyle w:val="afffff0"/>
          <w:rFonts w:hint="cs"/>
          <w:rtl/>
        </w:rPr>
        <w:t>'</w:t>
      </w:r>
      <w:r w:rsidRPr="00523F92">
        <w:rPr>
          <w:rStyle w:val="afffff0"/>
          <w:rtl/>
        </w:rPr>
        <w:t xml:space="preserve"> </w:t>
      </w:r>
      <w:r w:rsidRPr="006F178A">
        <w:rPr>
          <w:rtl/>
        </w:rPr>
        <w:t>- מכאן שמלפפין הולד בשבת.</w:t>
      </w:r>
    </w:p>
    <w:p w:rsidR="00E9703F" w:rsidRDefault="00E9703F" w:rsidP="00E9703F">
      <w:pPr>
        <w:pStyle w:val="affffd"/>
        <w:spacing w:after="0"/>
        <w:rPr>
          <w:del w:id="90101" w:author="מנוע עיצוב" w:date="2026-10-11T12:09:26Z"/>
          <w:rFonts w:ascii="MS Mincho" w:hAnsi="MS Mincho"/>
          <w:bCs w:val="0"/>
          <w:rtl/>
        </w:rPr>
      </w:pPr>
      <w:del w:id="90100" w:author="מנוע עיצוב" w:date="2026-10-11T12:09:26Z">
        <w:r>
          <w:rPr>
            <w:rFonts w:ascii="MS Mincho" w:hAnsi="MS Mincho" w:hint="cs"/>
            <w:bCs w:val="0"/>
            <w:rtl/>
          </w:rPr>
          <w:delText xml:space="preserve"> ׻</w:delText>
        </w:r>
      </w:del>
    </w:p>
    <w:p w:rsidR="00E9703F" w:rsidRPr="006F178A" w:rsidRDefault="00E9703F" w:rsidP="00E9703F">
      <w:pPr>
        <w:pStyle w:val="affff"/>
        <w:rPr>
          <w:rFonts w:asciiTheme="minorBidi" w:hAnsiTheme="minorBidi"/>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E9703F" w:rsidRPr="006F178A" w:rsidRDefault="00E9703F" w:rsidP="00E9703F">
      <w:pPr>
        <w:pStyle w:val="Hadran"/>
        <w:rPr>
          <w:sz w:val="20"/>
          <w:rtl/>
        </w:rPr>
        <w:sectPr w:rsidR="00E9703F" w:rsidRPr="006F178A" w:rsidSect="00FB6CBE">
          <w:type w:val="continuous"/>
          <w:pgSz w:w="6804" w:h="11907" w:code="8"/>
          <w:pgMar w:top="567" w:right="567" w:bottom="284" w:left="567" w:header="284" w:footer="284" w:gutter="0"/>
          <w:pgNumType w:start="1"/>
          <w:cols w:space="720"/>
          <w:bidi/>
          <w:rtlGutter/>
          <w:docGrid w:linePitch="360"/>
        </w:sectPr>
        <w:pPrChange w:id="102683" w:author="Claude" w:date="2026-10-11T09:09:22Z">
          <w:pPr>
            <w:pStyle w:val="affff"/>
            <w:rPr>
              <w:sz w:val="20"/>
              <w:rtl/>
            </w:rPr>
            <w:sectPr w:rsidR="00E9703F" w:rsidRPr="006F178A" w:rsidSect="00FB6CBE">
              <w:type w:val="continuous"/>
              <w:pgSz w:w="6804" w:h="11907" w:code="8"/>
              <w:pgMar w:top="567" w:right="567" w:bottom="284" w:left="567" w:header="284" w:footer="284" w:gutter="0"/>
              <w:pgNumType w:start="1"/>
              <w:cols w:space="720"/>
              <w:bidi/>
              <w:rtlGutter/>
              <w:docGrid w:linePitch="360"/>
            </w:sectPr>
          </w:pPr>
        </w:pPrChange>
      </w:pPr>
      <w:r w:rsidRPr="006F178A">
        <w:rPr>
          <w:rFonts w:asciiTheme="minorBidi" w:hAnsiTheme="minorBidi"/>
          <w:sz w:val="20"/>
          <w:rtl/>
        </w:rPr>
        <w:t>הדרן עלך מפנין</w:t>
      </w:r>
    </w:p>
    <w:p w:rsidR="00E9703F" w:rsidRDefault="00E9703F" w:rsidP="00E9703F">
      <w:pPr>
        <w:pStyle w:val="affff"/>
        <w:rPr>
          <w:sz w:val="20"/>
          <w:rtl/>
        </w:rPr>
        <w:sectPr w:rsidR="00E9703F" w:rsidSect="00FB6CBE">
          <w:type w:val="continuous"/>
          <w:pgSz w:w="6804" w:h="11907" w:code="8"/>
          <w:pgMar w:top="567" w:right="567" w:bottom="284" w:left="567" w:header="284" w:footer="284" w:gutter="0"/>
          <w:pgNumType w:start="1"/>
          <w:cols w:space="284"/>
          <w:bidi/>
          <w:rtlGutter/>
          <w:docGrid w:linePitch="360"/>
        </w:sectPr>
      </w:pPr>
    </w:p>
    <w:p w:rsidR="00E9703F" w:rsidRDefault="00E9703F" w:rsidP="00E9703F">
      <w:pPr>
        <w:pStyle w:val="afff6"/>
        <w:framePr w:wrap="around"/>
        <w:spacing w:line="276" w:lineRule="auto"/>
        <w:rPr>
          <w:del w:id="100631" w:author="Claude" w:date="2026-10-11T09:08:03Z"/>
          <w:rFonts w:ascii="Fb Fontext" w:hAnsi="Fb Fontext"/>
          <w:sz w:val="20"/>
          <w:rtl/>
        </w:rPr>
      </w:pPr>
      <w:del w:id="100630" w:author="Claude" w:date="2026-10-11T09:08:03Z">
        <w:r w:rsidRPr="006F178A">
          <w:rPr>
            <w:rFonts w:ascii="Fb Fontext" w:hAnsi="Fb Fontext" w:hint="cs"/>
            <w:sz w:val="20"/>
            <w:rtl/>
          </w:rPr>
          <w:lastRenderedPageBreak/>
          <w:delText xml:space="preserve">פרק תשעה עשר</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w:t>
      </w:r>
    </w:p>
    <w:p w:rsidR="00E9703F" w:rsidRDefault="00E9703F" w:rsidP="00E9703F">
      <w:pPr>
        <w:pStyle w:val="afff7"/>
        <w:framePr w:wrap="around"/>
        <w:spacing w:line="276" w:lineRule="auto"/>
        <w:rPr>
          <w:del w:id="100633" w:author="Claude" w:date="2026-10-11T09:08:03Z"/>
          <w:sz w:val="20"/>
          <w:rtl/>
        </w:rPr>
      </w:pPr>
      <w:del w:id="100632" w:author="Claude" w:date="2026-10-11T09:08:03Z">
        <w:r w:rsidRPr="006F178A">
          <w:rPr>
            <w:rFonts w:hint="cs"/>
            <w:sz w:val="20"/>
            <w:rtl/>
          </w:rPr>
          <w:delText xml:space="preserve">ר"א דמילה</w:delText>
        </w:r>
      </w:del>
    </w:p>
    <w:p w:rsidR="00E9703F" w:rsidRPr="006F178A" w:rsidRDefault="00E9703F" w:rsidP="00E9703F">
      <w:pPr>
        <w:pStyle w:val="afff8"/>
        <w:framePr w:wrap="around"/>
        <w:spacing w:after="0" w:line="276" w:lineRule="auto"/>
        <w:rPr>
          <w:rtl/>
        </w:rPr>
      </w:pPr>
      <w:r w:rsidRPr="006F178A">
        <w:rPr>
          <w:rFonts w:hint="cs"/>
          <w:rtl/>
        </w:rPr>
        <w:t xml:space="preserve">קל. </w:t>
      </w:r>
      <w:r w:rsidRPr="009757B9">
        <w:rPr>
          <w:rFonts w:cs="Guttman Vilna"/>
          <w:b/>
          <w:bCs/>
          <w:rtl/>
        </w:rPr>
        <w:t>–</w:t>
      </w:r>
      <w:r w:rsidRPr="006F178A">
        <w:rPr>
          <w:rFonts w:hint="cs"/>
          <w:rtl/>
        </w:rPr>
        <w:t>קלז:</w:t>
      </w:r>
    </w:p>
    <w:p>
      <w:pPr>
        <w:pStyle w:val="PetichatPerek"/>
        <w:rPr>
          <w:ins w:id="100629" w:author="Claude" w:date="2026-10-11T09:08:03Z"/>
        </w:rPr>
      </w:pPr>
      <w:ins w:id="100628" w:author="Claude" w:date="2026-10-11T09:08:03Z">
        <w:r>
          <w:rPr>
            <w:rFonts w:ascii="Fb Fontext" w:hAnsi="Fb Fontext" w:hint="cs"/>
            <w:sz w:val="20"/>
            <w:rtl/>
          </w:rPr>
          <w:t xml:space="preserve">פרק תשעה עשר</w:t>
        </w:r>
        <w:r>
          <w:rPr>
            <w:rFonts w:ascii="Fb Fontext" w:hAnsi="Fb Fontext" w:hint="cs"/>
            <w:sz w:val="20"/>
            <w:rtl/>
          </w:rPr>
          <w:t xml:space="preserve"> - </w:t>
        </w:r>
        <w:r>
          <w:rPr>
            <w:rFonts w:hint="cs"/>
            <w:sz w:val="20"/>
            <w:rtl/>
          </w:rPr>
          <w:t xml:space="preserve">ר"א דמילה</w:t>
        </w:r>
      </w:ins>
    </w:p>
    <w:p>
      <w:pPr>
        <w:pStyle w:val="MishnaBatzad"/>
        <w:rPr>
          <w:ins w:id="20623" w:author="קלוד" w:date="2026-10-11T09:07:15Z"/>
        </w:rPr>
      </w:pPr>
      <w:ins w:id="20622" w:author="קלוד" w:date="2026-10-11T09:07:15Z">
        <w:r>
          <w:t xml:space="preserve">משנה א</w:t>
        </w:r>
      </w:ins>
    </w:p>
    <w:p w:rsidR="00E9703F" w:rsidRPr="009757B9" w:rsidRDefault="00E9703F" w:rsidP="00E9703F">
      <w:pPr>
        <w:pStyle w:val="afff9"/>
        <w:rPr>
          <w:del w:id="20352" w:author="קלוד" w:date="2026-10-11T09:07:15Z"/>
          <w:b/>
          <w:rtl/>
        </w:rPr>
      </w:pPr>
      <w:del w:id="20351"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101" w:author="קלוד" w:date="2026-10-11T12:09:42Z">
          <w:pPr>
            <w:pStyle w:val="afff9"/>
          </w:pPr>
        </w:pPrChange>
      </w:pPr>
      <w:r>
        <w:rPr>
          <w:rStyle w:val="TanaimMishna"/>
          <w:b/>
          <w:rtl/>
          <w:rPrChange w:id="20061" w:author="קלוד" w:date="2026-10-11T09:07:15Z">
            <w:rPr>
              <w:b/>
              <w:rtl/>
            </w:rPr>
          </w:rPrChange>
        </w:rPr>
        <w:t xml:space="preserve">רבי אליעזר</w:t>
      </w:r>
      <w:r>
        <w:rPr>
          <w:b/>
          <w:rtl/>
        </w:rPr>
        <w:t xml:space="preserve"> אם לא הביא כלי [סכין] מערב שבת - מביאו בשבת מגולה.</w:t>
      </w:r>
    </w:p>
    <w:p w:rsidR="00E9703F" w:rsidRDefault="00E9703F" w:rsidP="00E9703F">
      <w:pPr>
        <w:pStyle w:val="afff9"/>
        <w:rPr>
          <w:b/>
          <w:rtl/>
        </w:rPr>
      </w:pPr>
      <w:r w:rsidRPr="009757B9">
        <w:rPr>
          <w:b/>
          <w:rtl/>
        </w:rPr>
        <w:t>ובסכנה מכסהו על פי עדים. [שלא יחשדוהו]</w:t>
      </w:r>
    </w:p>
    <w:p w:rsidR="00E9703F" w:rsidRPr="009757B9" w:rsidRDefault="00E9703F" w:rsidP="00E9703F">
      <w:pPr>
        <w:pStyle w:val="afff9"/>
        <w:rPr>
          <w:b/>
          <w:rtl/>
        </w:rPr>
      </w:pPr>
      <w:r w:rsidRPr="009757B9">
        <w:rPr>
          <w:b/>
          <w:rtl/>
        </w:rPr>
        <w:t>ועוד אר"א כורתים עצים לעשות פחמין לעשות</w:t>
      </w:r>
      <w:r w:rsidRPr="009757B9">
        <w:rPr>
          <w:rFonts w:hint="cs"/>
          <w:b/>
          <w:rtl/>
        </w:rPr>
        <w:t xml:space="preserve"> </w:t>
      </w:r>
      <w:r w:rsidRPr="009757B9">
        <w:rPr>
          <w:b/>
          <w:rtl/>
        </w:rPr>
        <w:t>כלי ברזל.</w:t>
      </w:r>
    </w:p>
    <w:p w:rsidR="00E9703F" w:rsidRPr="00994307" w:rsidRDefault="00E9703F" w:rsidP="00E9703F">
      <w:pPr>
        <w:pStyle w:val="afff9"/>
        <w:rPr>
          <w:spacing w:val="8"/>
          <w:rtl/>
        </w:rPr>
      </w:pPr>
      <w:r w:rsidRPr="00994307">
        <w:rPr>
          <w:spacing w:val="8"/>
          <w:rtl/>
        </w:rPr>
        <w:t>כלל אר"ע כל מלאכה שאפשר לעשותה מער"ש אינה דוחה את השבת, ורק שא"א מער"ש דוחה 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27" w:author="קלוד" w:date="2026-10-11T12:33:55Z"/>
        </w:rPr>
      </w:pPr>
      <w:ins w:id="90228" w:author="קלוד" w:date="2026-10-11T12:33:55Z">
        <w:r>
          <w:rPr>
            <w:color w:val="7B3F00"/>
          </w:rPr>
          <w:t xml:space="preserve">סכין מגולה - משום חיבוב מצוה, ומכוסה על פי עדים</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7839" w:author="קלוד" w:date="2026-10-11T13:11:34Z">
        <w:r>
          <w:rPr>
            <w:rStyle w:val="2fb"/>
            <w:rFonts w:ascii="Fb Fontext" w:hAnsi="Fb Fontext"/>
            <w:rtl/>
          </w:rPr>
          <w:t xml:space="preserve">ר"א:</w:t>
        </w:r>
      </w:ins>
      <w:del w:id="107840" w:author="קלוד" w:date="2026-10-11T13:11:34Z">
        <w:r w:rsidRPr="006F178A">
          <w:rPr>
            <w:rStyle w:val="2fb"/>
            <w:rFonts w:ascii="Fb Fontext" w:hAnsi="Fb Fontext"/>
            <w:rtl/>
          </w:rPr>
          <w:delText xml:space="preserve">ר"א</w:delText>
        </w:r>
      </w:del>
      <w:r w:rsidRPr="006F178A">
        <w:rPr>
          <w:rFonts w:ascii="Fb Fontext" w:hAnsi="Fb Fontext"/>
          <w:rtl/>
        </w:rPr>
        <w:t xml:space="preserve"> מביאו מגולה </w:t>
      </w:r>
      <w:ins w:id="107837" w:author="קלוד" w:date="2026-10-11T13:11:34Z">
        <w:r>
          <w:rPr>
            <w:rFonts w:ascii="Fb Fontext" w:hAnsi="Fb Fontext"/>
            <w:rtl/>
          </w:rPr>
          <w:t xml:space="preserve">דווקא,</w:t>
        </w:r>
      </w:ins>
      <w:del w:id="107838" w:author="קלוד" w:date="2026-10-11T13:11:34Z">
        <w:r w:rsidRPr="006F178A">
          <w:rPr>
            <w:rFonts w:ascii="Fb Fontext" w:hAnsi="Fb Fontext"/>
            <w:rtl/>
          </w:rPr>
          <w:delText xml:space="preserve">דווקא והיינו</w:delText>
        </w:r>
      </w:del>
      <w:r w:rsidRPr="006F178A">
        <w:rPr>
          <w:rFonts w:ascii="Fb Fontext" w:hAnsi="Fb Fontext"/>
          <w:rtl/>
        </w:rPr>
        <w:t xml:space="preserve"> משום </w:t>
      </w:r>
      <w:ins w:id="107835" w:author="קלוד" w:date="2026-10-11T13:11:34Z">
        <w:r>
          <w:rPr>
            <w:rFonts w:ascii="Fb Fontext" w:hAnsi="Fb Fontext"/>
            <w:rtl/>
          </w:rPr>
          <w:t xml:space="preserve">חיבוב</w:t>
        </w:r>
      </w:ins>
      <w:del w:id="107836" w:author="קלוד" w:date="2026-10-11T13:11:34Z">
        <w:r w:rsidRPr="006F178A">
          <w:rPr>
            <w:rFonts w:ascii="Fb Fontext" w:hAnsi="Fb Fontext"/>
            <w:rtl/>
          </w:rPr>
          <w:delText xml:space="preserve">חבובי</w:delText>
        </w:r>
      </w:del>
      <w:r w:rsidRPr="006F178A">
        <w:rPr>
          <w:rFonts w:ascii="Fb Fontext" w:hAnsi="Fb Fontext"/>
          <w:rtl/>
        </w:rPr>
        <w:t xml:space="preserve"> </w:t>
      </w:r>
      <w:ins w:id="107833" w:author="קלוד" w:date="2026-10-11T13:11:34Z">
        <w:r>
          <w:rPr>
            <w:rFonts w:ascii="Fb Fontext" w:hAnsi="Fb Fontext"/>
            <w:rtl/>
          </w:rPr>
          <w:t xml:space="preserve">מצוה</w:t>
        </w:r>
      </w:ins>
      <w:del w:id="107834" w:author="קלוד" w:date="2026-10-11T13:11:34Z">
        <w:r w:rsidRPr="006F178A">
          <w:rPr>
            <w:rFonts w:ascii="Fb Fontext" w:hAnsi="Fb Fontext"/>
            <w:rtl/>
          </w:rPr>
          <w:delText xml:space="preserve">מצווה,</w:delText>
        </w:r>
      </w:del>
      <w:r w:rsidRPr="006F178A">
        <w:rPr>
          <w:rFonts w:ascii="Fb Fontext" w:hAnsi="Fb Fontext"/>
          <w:rtl/>
        </w:rPr>
        <w:t xml:space="preserve"> </w:t>
      </w:r>
      <w:ins w:id="107831" w:author="קלוד" w:date="2026-10-11T13:11:34Z">
        <w:r>
          <w:rPr>
            <w:rFonts w:ascii="Fb Fontext" w:hAnsi="Fb Fontext"/>
            <w:rtl/>
          </w:rPr>
          <w:t xml:space="preserve">ולא מחמת החשד, ולכן</w:t>
        </w:r>
      </w:ins>
      <w:del w:id="107832" w:author="קלוד" w:date="2026-10-11T13:11:34Z">
        <w:r w:rsidRPr="006F178A">
          <w:rPr>
            <w:rFonts w:ascii="Fb Fontext" w:hAnsi="Fb Fontext"/>
            <w:rtl/>
          </w:rPr>
          <w:delText xml:space="preserve">אבל</w:delText>
        </w:r>
      </w:del>
      <w:r w:rsidRPr="006F178A">
        <w:rPr>
          <w:rFonts w:ascii="Fb Fontext" w:hAnsi="Fb Fontext"/>
          <w:rtl/>
        </w:rPr>
        <w:t xml:space="preserve"> מכוסה </w:t>
      </w:r>
      <w:ins w:id="107829" w:author="קלוד" w:date="2026-10-11T13:11:34Z">
        <w:r>
          <w:rPr>
            <w:rFonts w:ascii="Fb Fontext" w:hAnsi="Fb Fontext"/>
            <w:rtl/>
          </w:rPr>
          <w:t xml:space="preserve">לא.</w:t>
        </w:r>
      </w:ins>
      <w:del w:id="107830" w:author="קלוד" w:date="2026-10-11T13:11:34Z">
        <w:r w:rsidRPr="006F178A">
          <w:rPr>
            <w:rFonts w:ascii="Fb Fontext" w:hAnsi="Fb Fontext"/>
            <w:rtl/>
          </w:rPr>
          <w:delText xml:space="preserve">לא</w:delText>
        </w:r>
        <w:r w:rsidRPr="006F178A">
          <w:rPr>
            <w:rFonts w:ascii="Fb Fontext" w:hAnsi="Fb Fontext"/>
            <w:rtl/>
          </w:rPr>
          <w:delText xml:space="preserve"> דאין זה מחמת החשד</w:delText>
        </w:r>
      </w:del>
      <w:r w:rsidRPr="006F178A">
        <w:rPr>
          <w:rFonts w:ascii="Fb Fontext" w:hAnsi="Fb Fontext"/>
          <w:rtl/>
        </w:rPr>
        <w:t xml:space="preserve"> וכן </w:t>
      </w:r>
      <w:r w:rsidRPr="002B5789">
        <w:rPr>
          <w:rFonts w:ascii="Fb Fontext" w:hAnsi="Fb Fontext"/>
          <w:b/>
          <w:bCs/>
          <w:rtl/>
        </w:rPr>
        <w:t>תנ"ה</w:t>
      </w:r>
      <w:r w:rsidRPr="006F178A">
        <w:rPr>
          <w:rFonts w:ascii="Fb Fontext" w:hAnsi="Fb Fontext"/>
          <w:rtl/>
        </w:rPr>
        <w:t>.</w:t>
      </w:r>
    </w:p>
    <w:p>
      <w:pPr>
        <w:pStyle w:val="38"/>
        <w:rPr>
          <w:ins w:id="98829" w:author="מנוע מכני" w:date="2026-10-11T12:04:39Z"/>
        </w:rPr>
      </w:pPr>
      <w:r w:rsidRPr="004640F6">
        <w:t>רב אשי</w:t>
      </w:r>
      <w:r w:rsidRPr="004640F6">
        <w:t>:</w:t>
      </w:r>
    </w:p>
    <w:p w:rsidR="00E9703F" w:rsidRPr="004640F6" w:rsidRDefault="00E9703F" w:rsidP="00E9703F">
      <w:pPr>
        <w:rPr>
          <w:spacing w:val="-2"/>
          <w:rtl/>
        </w:rPr>
      </w:pPr>
      <w:del w:id="98830" w:author="מנוע מכני" w:date="2026-10-11T12:04:39Z">
        <w:r w:rsidRPr="004640F6">
          <w:rPr>
            <w:spacing w:val="-2"/>
            <w:rtl/>
          </w:rPr>
          <w:delText xml:space="preserve"> </w:delText>
        </w:r>
      </w:del>
      <w:r w:rsidRPr="004640F6">
        <w:rPr>
          <w:spacing w:val="-2"/>
          <w:rtl/>
        </w:rPr>
        <w:t xml:space="preserve">מתני' </w:t>
      </w:r>
      <w:ins w:id="91819" w:author="מנוע מכני" w:date="2026-10-11T12:04:39Z">
        <w:r>
          <w:rPr>
            <w:spacing w:val="-2"/>
            <w:rtl/>
          </w:rPr>
          <w:t xml:space="preserve">גם</w:t>
        </w:r>
      </w:ins>
      <w:del w:id="91820" w:author="מנוע מכני" w:date="2026-10-11T12:04:39Z">
        <w:r w:rsidRPr="004640F6">
          <w:rPr>
            <w:spacing w:val="-2"/>
            <w:rtl/>
          </w:rPr>
          <w:delText xml:space="preserve">נמי</w:delText>
        </w:r>
      </w:del>
      <w:r w:rsidRPr="004640F6">
        <w:rPr>
          <w:spacing w:val="-2"/>
          <w:rtl/>
        </w:rPr>
        <w:t xml:space="preserve"> </w:t>
      </w:r>
      <w:ins w:id="107847" w:author="קלוד" w:date="2026-10-11T13:11:34Z">
        <w:r>
          <w:rPr>
            <w:spacing w:val="-2"/>
            <w:rtl/>
          </w:rPr>
          <w:t xml:space="preserve">מדויקת</w:t>
        </w:r>
      </w:ins>
      <w:del w:id="107848" w:author="קלוד" w:date="2026-10-11T13:11:34Z">
        <w:r w:rsidRPr="004640F6">
          <w:rPr>
            <w:spacing w:val="-2"/>
            <w:rtl/>
          </w:rPr>
          <w:delText xml:space="preserve">דייקא</w:delText>
        </w:r>
      </w:del>
      <w:r w:rsidRPr="004640F6">
        <w:rPr>
          <w:spacing w:val="-2"/>
          <w:rtl/>
        </w:rPr>
        <w:t xml:space="preserve"> </w:t>
      </w:r>
      <w:ins w:id="107845" w:author="קלוד" w:date="2026-10-11T13:11:34Z">
        <w:r>
          <w:rPr>
            <w:spacing w:val="-2"/>
            <w:rtl/>
          </w:rPr>
          <w:t xml:space="preserve">כך:</w:t>
        </w:r>
      </w:ins>
      <w:del w:id="107846" w:author="קלוד" w:date="2026-10-11T13:11:34Z">
        <w:r w:rsidRPr="004640F6">
          <w:rPr>
            <w:spacing w:val="-2"/>
            <w:rtl/>
          </w:rPr>
          <w:delText xml:space="preserve">דמשמע</w:delText>
        </w:r>
      </w:del>
      <w:r w:rsidRPr="004640F6">
        <w:rPr>
          <w:spacing w:val="-2"/>
          <w:rtl/>
        </w:rPr>
        <w:t xml:space="preserve"> </w:t>
      </w:r>
      <w:ins w:id="107843" w:author="קלוד" w:date="2026-10-11T13:11:34Z">
        <w:r>
          <w:rPr>
            <w:spacing w:val="-2"/>
            <w:rtl/>
          </w:rPr>
          <w:t xml:space="preserve">בשעת</w:t>
        </w:r>
      </w:ins>
      <w:del w:id="107844" w:author="קלוד" w:date="2026-10-11T13:11:34Z">
        <w:r w:rsidRPr="004640F6">
          <w:rPr>
            <w:spacing w:val="-2"/>
            <w:rtl/>
          </w:rPr>
          <w:delText xml:space="preserve">דבשעת</w:delText>
        </w:r>
      </w:del>
      <w:r w:rsidRPr="004640F6">
        <w:rPr>
          <w:spacing w:val="-2"/>
          <w:rtl/>
        </w:rPr>
        <w:t xml:space="preserve"> סכנה מכסהו ע"פ </w:t>
      </w:r>
      <w:ins w:id="107841" w:author="קלוד" w:date="2026-10-11T13:11:34Z">
        <w:r>
          <w:rPr>
            <w:spacing w:val="-2"/>
            <w:rtl/>
          </w:rPr>
          <w:t xml:space="preserve">עדים,</w:t>
        </w:r>
      </w:ins>
      <w:del w:id="107842" w:author="קלוד" w:date="2026-10-11T13:11:34Z">
        <w:r w:rsidRPr="004640F6">
          <w:rPr>
            <w:spacing w:val="-2"/>
            <w:rtl/>
          </w:rPr>
          <w:delText xml:space="preserve">עדים</w:delText>
        </w:r>
      </w:del>
      <w:r w:rsidRPr="004640F6">
        <w:rPr>
          <w:spacing w:val="-2"/>
          <w:rtl/>
        </w:rPr>
        <w:t xml:space="preserve"> אבל שלא בשעת סכנה </w:t>
      </w:r>
      <w:r w:rsidRPr="004640F6">
        <w:rPr>
          <w:spacing w:val="-2"/>
          <w:rtl/>
        </w:rPr>
        <w:t xml:space="preserve">לא</w:t>
      </w:r>
      <w:r w:rsidRPr="004640F6">
        <w:rPr>
          <w:spacing w:val="-2"/>
          <w:rtl/>
        </w:rPr>
        <w:t xml:space="preserve">.</w:t>
      </w:r>
    </w:p>
    <w:p w:rsidR="00E9703F" w:rsidRDefault="00E9703F" w:rsidP="00E9703F">
      <w:pPr>
        <w:rPr>
          <w:rtl/>
        </w:rPr>
      </w:pPr>
      <w:r w:rsidRPr="006F178A">
        <w:rPr>
          <w:rtl/>
        </w:rPr>
        <w:t>•</w:t>
      </w:r>
      <w:r w:rsidRPr="006F178A">
        <w:rPr>
          <w:rFonts w:hint="cs"/>
          <w:rtl/>
        </w:rPr>
        <w:t xml:space="preserve"> </w:t>
      </w:r>
      <w:r w:rsidRPr="00910D80">
        <w:rPr>
          <w:b/>
          <w:bCs/>
          <w:rtl/>
        </w:rPr>
        <w:t xml:space="preserve">איבעיא </w:t>
      </w:r>
      <w:ins w:id="107855" w:author="קלוד" w:date="2026-10-11T13:11:34Z">
        <w:r>
          <w:rPr>
            <w:b/>
            <w:bCs/>
            <w:rtl/>
          </w:rPr>
          <w:t xml:space="preserve">להו:</w:t>
        </w:r>
      </w:ins>
      <w:del w:id="107856" w:author="קלוד" w:date="2026-10-11T13:11:34Z">
        <w:r w:rsidRPr="00910D80">
          <w:rPr>
            <w:b/>
            <w:bCs/>
            <w:rtl/>
          </w:rPr>
          <w:delText xml:space="preserve">להו</w:delText>
        </w:r>
      </w:del>
      <w:r w:rsidRPr="006F178A">
        <w:rPr>
          <w:rtl/>
        </w:rPr>
        <w:t xml:space="preserve"> עדים </w:t>
      </w:r>
      <w:ins w:id="107853" w:author="קלוד" w:date="2026-10-11T13:11:34Z">
        <w:r>
          <w:rPr>
            <w:rtl/>
          </w:rPr>
          <w:t xml:space="preserve">שאמר</w:t>
        </w:r>
      </w:ins>
      <w:del w:id="107854" w:author="קלוד" w:date="2026-10-11T13:11:34Z">
        <w:r>
          <w:rPr>
            <w:rtl/>
          </w:rPr>
          <w:delText xml:space="preserve">דאמר</w:delText>
        </w:r>
      </w:del>
      <w:r w:rsidRPr="006F178A">
        <w:rPr>
          <w:rtl/>
        </w:rPr>
        <w:t xml:space="preserve"> - </w:t>
      </w:r>
      <w:ins w:id="96205" w:author="מנוע מכני" w:date="2026-10-11T12:04:39Z">
        <w:r>
          <w:rPr>
            <w:rtl/>
          </w:rPr>
          <w:t xml:space="preserve">הוא</w:t>
        </w:r>
      </w:ins>
      <w:del w:id="96206" w:author="מנוע מכני" w:date="2026-10-11T12:04:39Z">
        <w:r w:rsidRPr="006F178A">
          <w:rPr>
            <w:rtl/>
          </w:rPr>
          <w:delText xml:space="preserve">איהו</w:delText>
        </w:r>
      </w:del>
      <w:r w:rsidRPr="006F178A">
        <w:rPr>
          <w:rtl/>
        </w:rPr>
        <w:t xml:space="preserve"> </w:t>
      </w:r>
      <w:ins w:id="107851" w:author="קלוד" w:date="2026-10-11T13:11:34Z">
        <w:r>
          <w:rPr>
            <w:rtl/>
          </w:rPr>
          <w:t xml:space="preserve">ועוד אחד,</w:t>
        </w:r>
      </w:ins>
      <w:del w:id="107852" w:author="קלוד" w:date="2026-10-11T13:11:34Z">
        <w:r w:rsidRPr="006F178A">
          <w:rPr>
            <w:rtl/>
          </w:rPr>
          <w:delText xml:space="preserve">וחד,</w:delText>
        </w:r>
      </w:del>
      <w:r w:rsidRPr="006F178A">
        <w:rPr>
          <w:rtl/>
        </w:rPr>
        <w:t xml:space="preserve"> או הוא </w:t>
      </w:r>
      <w:ins w:id="93649" w:author="מנוע מכני" w:date="2026-10-11T12:04:39Z">
        <w:ins w:id="107849" w:author="קלוד" w:date="2026-10-11T13:11:34Z">
          <w:r>
            <w:rPr>
              <w:rtl/>
            </w:rPr>
            <w:t xml:space="preserve">ושנים.</w:t>
          </w:r>
        </w:ins>
        <w:del w:id="107850" w:author="קלוד" w:date="2026-10-11T13:11:34Z">
          <w:r>
            <w:rPr>
              <w:rtl/>
            </w:rPr>
            <w:delText xml:space="preserve">ושני</w:delText>
          </w:r>
        </w:del>
      </w:ins>
      <w:del w:id="93650" w:author="מנוע מכני" w:date="2026-10-11T12:04:39Z">
        <w:r w:rsidRPr="006F178A">
          <w:rPr>
            <w:rtl/>
          </w:rPr>
          <w:delText xml:space="preserve">ותרי</w:delText>
        </w:r>
      </w:del>
    </w:p>
    <w:p w:rsidR="00E9703F" w:rsidRDefault="00E9703F" w:rsidP="00E9703F">
      <w:pPr>
        <w:rPr>
          <w:rtl/>
        </w:rPr>
      </w:pPr>
      <w:r w:rsidRPr="006F178A">
        <w:rPr>
          <w:rtl/>
        </w:rPr>
        <w:t xml:space="preserve">[ואין ראייה </w:t>
      </w:r>
      <w:ins w:id="107863" w:author="קלוד" w:date="2026-10-11T13:11:34Z">
        <w:r>
          <w:rPr>
            <w:rtl/>
          </w:rPr>
          <w:t xml:space="preserve">ממתני',</w:t>
        </w:r>
      </w:ins>
      <w:del w:id="107864" w:author="קלוד" w:date="2026-10-11T13:11:34Z">
        <w:r w:rsidRPr="006F178A">
          <w:rPr>
            <w:rtl/>
          </w:rPr>
          <w:delText xml:space="preserve">ממתני'</w:delText>
        </w:r>
      </w:del>
      <w:r w:rsidRPr="006F178A">
        <w:rPr>
          <w:rtl/>
        </w:rPr>
        <w:t xml:space="preserve"> </w:t>
      </w:r>
      <w:ins w:id="107861" w:author="קלוד" w:date="2026-10-11T13:11:34Z">
        <w:r>
          <w:rPr>
            <w:rtl/>
          </w:rPr>
          <w:t xml:space="preserve">שיתכן</w:t>
        </w:r>
      </w:ins>
      <w:del w:id="107862" w:author="קלוד" w:date="2026-10-11T13:11:34Z">
        <w:r w:rsidRPr="006F178A">
          <w:rPr>
            <w:rtl/>
          </w:rPr>
          <w:delText xml:space="preserve">דיתכן</w:delText>
        </w:r>
      </w:del>
      <w:r w:rsidRPr="006F178A">
        <w:rPr>
          <w:rtl/>
        </w:rPr>
        <w:t xml:space="preserve"> </w:t>
      </w:r>
      <w:ins w:id="107859" w:author="קלוד" w:date="2026-10-11T13:11:34Z">
        <w:r>
          <w:rPr>
            <w:rtl/>
          </w:rPr>
          <w:t xml:space="preserve">ש</w:t>
        </w:r>
        <w:r>
          <w:rPr>
            <w:rStyle w:val="afffffe"/>
            <w:rtl/>
          </w:rPr>
          <w:t xml:space="preserve">נקראו</w:t>
        </w:r>
      </w:ins>
      <w:del w:id="107860" w:author="קלוד" w:date="2026-10-11T13:11:34Z">
        <w:r w:rsidRPr="006F178A">
          <w:rPr>
            <w:rtl/>
          </w:rPr>
          <w:delText xml:space="preserve">דהיינו</w:delText>
        </w:r>
      </w:del>
      <w:r w:rsidRPr="006F178A">
        <w:rPr>
          <w:rtl/>
        </w:rPr>
        <w:t xml:space="preserve"> </w:t>
      </w:r>
      <w:ins w:id="107857" w:author="קלוד" w:date="2026-10-11T13:11:34Z">
        <w:r>
          <w:rPr>
            <w:rStyle w:val="afffffe"/>
            <w:rtl/>
          </w:rPr>
          <w:t xml:space="preserve">עדים</w:t>
        </w:r>
        <w:r>
          <w:rPr>
            <w:rtl/>
          </w:rPr>
          <w:t xml:space="preserve"> מפני שראויים</w:t>
        </w:r>
      </w:ins>
      <w:del w:id="107858" w:author="קלוד" w:date="2026-10-11T13:11:34Z">
        <w:r w:rsidRPr="006F178A">
          <w:rPr>
            <w:rtl/>
          </w:rPr>
          <w:delText xml:space="preserve">דראויים</w:delText>
        </w:r>
      </w:del>
      <w:r w:rsidRPr="006F178A">
        <w:rPr>
          <w:rtl/>
        </w:rPr>
        <w:t xml:space="preserve"> להעיד במקום אחר]</w:t>
      </w:r>
    </w:p>
    <w:p>
      <w:pPr>
        <w:pStyle w:val="afffff8"/>
        <w:rPr>
          <w:ins w:id="90225" w:author="קלוד" w:date="2026-10-11T12:33:55Z"/>
        </w:rPr>
      </w:pPr>
      <w:ins w:id="90226" w:author="קלוד" w:date="2026-10-11T12:33:55Z">
        <w:r>
          <w:rPr>
            <w:color w:val="7B3F00"/>
          </w:rPr>
          <w:t xml:space="preserve">מקומו של ר"א וריה"ג - פחמין ועוף בחלב</w:t>
        </w:r>
      </w:ins>
    </w:p>
    <w:p w:rsidR="00E9703F" w:rsidRPr="006F178A" w:rsidRDefault="00E9703F" w:rsidP="00E9703F">
      <w:pPr>
        <w:rPr>
          <w:rtl/>
        </w:rPr>
      </w:pPr>
      <w:r w:rsidRPr="006F178A">
        <w:rPr>
          <w:b/>
          <w:rtl/>
        </w:rPr>
        <w:t>•</w:t>
      </w:r>
      <w:r w:rsidRPr="006F178A">
        <w:rPr>
          <w:rFonts w:hint="cs"/>
          <w:b/>
          <w:bCs/>
          <w:rtl/>
        </w:rPr>
        <w:t xml:space="preserve"> </w:t>
      </w:r>
      <w:r w:rsidRPr="006F178A">
        <w:rPr>
          <w:b/>
          <w:bCs/>
          <w:rtl/>
        </w:rPr>
        <w:t>ת"ר</w:t>
      </w:r>
      <w:r w:rsidRPr="006F178A">
        <w:rPr>
          <w:rtl/>
        </w:rPr>
        <w:t xml:space="preserve"> במקומו של </w:t>
      </w:r>
      <w:ins w:id="90583" w:author="מנוע מכני" w:date="2026-10-11T12:04:39Z">
        <w:r>
          <w:rPr>
            <w:rStyle w:val="2fb"/>
            <w:rtl/>
          </w:rPr>
          <w:t xml:space="preserve">ר"א</w:t>
        </w:r>
      </w:ins>
      <w:del w:id="90584" w:author="מנוע מכני" w:date="2026-10-11T12:04:39Z">
        <w:r w:rsidRPr="006F178A">
          <w:rPr>
            <w:rtl/>
          </w:rPr>
          <w:delText xml:space="preserve">רבי אליעזר</w:delText>
        </w:r>
      </w:del>
      <w:r w:rsidRPr="006F178A">
        <w:rPr>
          <w:rtl/>
        </w:rPr>
        <w:t xml:space="preserve"> היו כורתין עצים לעשות פחמין לעשות ברזל בשבת.</w:t>
      </w:r>
    </w:p>
    <w:p w:rsidR="00E9703F" w:rsidRPr="006F178A" w:rsidRDefault="00E9703F" w:rsidP="00E9703F">
      <w:pPr>
        <w:rPr>
          <w:rtl/>
        </w:rPr>
      </w:pPr>
      <w:r w:rsidRPr="006F178A">
        <w:rPr>
          <w:rtl/>
        </w:rPr>
        <w:t xml:space="preserve">במקומו של </w:t>
      </w:r>
      <w:r w:rsidRPr="006F178A">
        <w:rPr>
          <w:rStyle w:val="2fb"/>
          <w:rtl/>
        </w:rPr>
        <w:t xml:space="preserve">ריה"ג</w:t>
      </w:r>
      <w:r w:rsidRPr="006F178A">
        <w:rPr>
          <w:rtl/>
        </w:rPr>
        <w:t xml:space="preserve"> היו אוכלין בשר עוף בחלב.</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לוי הזדמן </w:t>
      </w:r>
      <w:ins w:id="107867" w:author="קלוד" w:date="2026-10-11T13:11:34Z">
        <w:r>
          <w:rPr>
            <w:rtl/>
          </w:rPr>
          <w:t xml:space="preserve">לבית</w:t>
        </w:r>
      </w:ins>
      <w:del w:id="107868" w:author="קלוד" w:date="2026-10-11T13:11:34Z">
        <w:r w:rsidRPr="006F178A">
          <w:rPr>
            <w:rtl/>
          </w:rPr>
          <w:delText xml:space="preserve">לבי</w:delText>
        </w:r>
      </w:del>
      <w:r w:rsidRPr="006F178A">
        <w:rPr>
          <w:rtl/>
        </w:rPr>
        <w:t xml:space="preserve"> יוסף </w:t>
      </w:r>
      <w:ins w:id="107865" w:author="קלוד" w:date="2026-10-11T13:11:34Z">
        <w:r>
          <w:rPr>
            <w:rtl/>
          </w:rPr>
          <w:t xml:space="preserve">הצייד,</w:t>
        </w:r>
      </w:ins>
      <w:del w:id="107866" w:author="קלוד" w:date="2026-10-11T13:11:34Z">
        <w:r w:rsidRPr="006F178A">
          <w:rPr>
            <w:rtl/>
          </w:rPr>
          <w:delText xml:space="preserve">הצייד</w:delText>
        </w:r>
      </w:del>
      <w:r w:rsidRPr="006F178A">
        <w:rPr>
          <w:rtl/>
        </w:rPr>
        <w:t xml:space="preserve"> והביאו לו עוף בחלב ולא אכל.</w:t>
      </w:r>
    </w:p>
    <w:p w:rsidR="00E9703F" w:rsidRPr="006F178A" w:rsidRDefault="00E9703F" w:rsidP="00E9703F">
      <w:pPr>
        <w:rPr>
          <w:rtl/>
        </w:rPr>
      </w:pPr>
      <w:ins w:id="107879" w:author="קלוד" w:date="2026-10-11T13:11:34Z">
        <w:r>
          <w:rPr>
            <w:rtl/>
          </w:rPr>
          <w:t xml:space="preserve">ואח"כ הסביר</w:t>
        </w:r>
      </w:ins>
      <w:del w:id="107880" w:author="קלוד" w:date="2026-10-11T13:11:34Z">
        <w:r w:rsidRPr="006F178A">
          <w:rPr>
            <w:rtl/>
          </w:rPr>
          <w:delText xml:space="preserve">והסביר</w:delText>
        </w:r>
      </w:del>
      <w:r w:rsidRPr="006F178A">
        <w:rPr>
          <w:rtl/>
        </w:rPr>
        <w:t xml:space="preserve"> </w:t>
      </w:r>
      <w:r w:rsidRPr="006F178A">
        <w:rPr>
          <w:rStyle w:val="2fb"/>
          <w:rtl/>
        </w:rPr>
        <w:t xml:space="preserve">לרבי</w:t>
      </w:r>
      <w:r w:rsidRPr="006F178A">
        <w:rPr>
          <w:rtl/>
        </w:rPr>
        <w:t xml:space="preserve"> </w:t>
      </w:r>
      <w:ins w:id="107877" w:author="קלוד" w:date="2026-10-11T13:11:34Z">
        <w:r>
          <w:rPr>
            <w:rtl/>
          </w:rPr>
          <w:t xml:space="preserve">שלא</w:t>
        </w:r>
      </w:ins>
      <w:del w:id="107878" w:author="קלוד" w:date="2026-10-11T13:11:34Z">
        <w:r w:rsidRPr="006F178A">
          <w:rPr>
            <w:rtl/>
          </w:rPr>
          <w:delText xml:space="preserve">לאחמ"כ</w:delText>
        </w:r>
      </w:del>
      <w:r w:rsidRPr="006F178A">
        <w:rPr>
          <w:rtl/>
        </w:rPr>
        <w:t xml:space="preserve"> </w:t>
      </w:r>
      <w:ins w:id="107875" w:author="קלוד" w:date="2026-10-11T13:11:34Z">
        <w:r>
          <w:rPr>
            <w:rtl/>
          </w:rPr>
          <w:t xml:space="preserve">נידם,</w:t>
        </w:r>
      </w:ins>
      <w:del w:id="107876" w:author="קלוד" w:date="2026-10-11T13:11:34Z">
        <w:r w:rsidRPr="006F178A">
          <w:rPr>
            <w:rtl/>
          </w:rPr>
          <w:delText xml:space="preserve">דלא</w:delText>
        </w:r>
      </w:del>
      <w:r w:rsidRPr="006F178A">
        <w:rPr>
          <w:rtl/>
        </w:rPr>
        <w:t xml:space="preserve"> </w:t>
      </w:r>
      <w:ins w:id="107873" w:author="קלוד" w:date="2026-10-11T13:11:34Z">
        <w:r>
          <w:rPr>
            <w:rtl/>
          </w:rPr>
          <w:t xml:space="preserve">שמקומו</w:t>
        </w:r>
      </w:ins>
      <w:del w:id="107874" w:author="קלוד" w:date="2026-10-11T13:11:34Z">
        <w:r w:rsidRPr="006F178A">
          <w:rPr>
            <w:rtl/>
          </w:rPr>
          <w:delText xml:space="preserve">נידם</w:delText>
        </w:r>
      </w:del>
      <w:r w:rsidRPr="006F178A">
        <w:rPr>
          <w:rtl/>
        </w:rPr>
        <w:t xml:space="preserve"> </w:t>
      </w:r>
      <w:ins w:id="107871" w:author="קלוד" w:date="2026-10-11T13:11:34Z">
        <w:r>
          <w:rPr>
            <w:rtl/>
          </w:rPr>
          <w:t xml:space="preserve">של</w:t>
        </w:r>
      </w:ins>
      <w:del w:id="107872" w:author="קלוד" w:date="2026-10-11T13:11:34Z">
        <w:r w:rsidRPr="006F178A">
          <w:rPr>
            <w:rtl/>
          </w:rPr>
          <w:delText xml:space="preserve">דאתריה</w:delText>
        </w:r>
      </w:del>
      <w:r w:rsidRPr="006F178A">
        <w:rPr>
          <w:rtl/>
        </w:rPr>
        <w:t xml:space="preserve"> </w:t>
      </w:r>
      <w:ins w:id="107869" w:author="קלוד" w:date="2026-10-11T13:11:34Z">
        <w:r>
          <w:rPr>
            <w:rStyle w:val="2fb"/>
            <w:rtl/>
          </w:rPr>
          <w:t xml:space="preserve">ריב"ב היה,</w:t>
        </w:r>
      </w:ins>
      <w:del w:id="107870" w:author="קלוד" w:date="2026-10-11T13:11:34Z">
        <w:r w:rsidRPr="006F178A">
          <w:rPr>
            <w:rStyle w:val="2fb"/>
            <w:rtl/>
          </w:rPr>
          <w:delText xml:space="preserve">דריב"ב</w:delText>
        </w:r>
      </w:del>
      <w:r w:rsidRPr="006F178A">
        <w:rPr>
          <w:rtl/>
        </w:rPr>
        <w:t xml:space="preserve"> </w:t>
      </w:r>
      <w:ins w:id="93651" w:author="מנוע מכני" w:date="2026-10-11T12:04:39Z">
        <w:r>
          <w:rPr>
            <w:rtl/>
          </w:rPr>
          <w:t xml:space="preserve">ושמא</w:t>
        </w:r>
      </w:ins>
      <w:del w:id="93652" w:author="מנוע מכני" w:date="2026-10-11T12:04:39Z">
        <w:r w:rsidRPr="006F178A">
          <w:rPr>
            <w:rtl/>
          </w:rPr>
          <w:delText xml:space="preserve">ודלמא</w:delText>
        </w:r>
      </w:del>
      <w:r w:rsidRPr="006F178A">
        <w:rPr>
          <w:rtl/>
        </w:rPr>
        <w:t xml:space="preserve"> </w:t>
      </w:r>
      <w:ins w:id="95311" w:author="מנוע מכני" w:date="2026-10-11T12:04:39Z">
        <w:r>
          <w:rPr>
            <w:rtl/>
          </w:rPr>
          <w:t xml:space="preserve">סבר</w:t>
        </w:r>
      </w:ins>
      <w:del w:id="95312" w:author="מנוע מכני" w:date="2026-10-11T12:04:39Z">
        <w:r w:rsidRPr="006F178A">
          <w:rPr>
            <w:rtl/>
          </w:rPr>
          <w:delText xml:space="preserve">ס"ל</w:delText>
        </w:r>
      </w:del>
      <w:r w:rsidRPr="006F178A">
        <w:rPr>
          <w:rtl/>
        </w:rPr>
        <w:t xml:space="preserve"> </w:t>
      </w:r>
      <w:r w:rsidRPr="006F178A">
        <w:rPr>
          <w:rStyle w:val="2fb"/>
          <w:rtl/>
        </w:rPr>
        <w:t xml:space="preserve">כריה"ג</w:t>
      </w:r>
      <w:r w:rsidRPr="006F178A">
        <w:rPr>
          <w:rtl/>
        </w:rPr>
        <w:t xml:space="preserve">.</w:t>
      </w:r>
    </w:p>
    <w:p w:rsidR="00E9703F" w:rsidRPr="006F178A" w:rsidRDefault="00E9703F" w:rsidP="00E9703F">
      <w:pPr>
        <w:rPr>
          <w:rtl/>
        </w:rPr>
      </w:pPr>
      <w:ins w:id="95313" w:author="מנוע מכני" w:date="2026-10-11T12:04:39Z">
        <w:ins w:id="107881" w:author="קלוד" w:date="2026-10-11T13:11:34Z">
          <w:r>
            <w:rPr>
              <w:rtl/>
            </w:rPr>
            <w:t xml:space="preserve">שריה"ג דרש:</w:t>
          </w:r>
        </w:ins>
        <w:del w:id="107882" w:author="קלוד" w:date="2026-10-11T13:11:34Z">
          <w:r>
            <w:rPr>
              <w:rtl/>
            </w:rPr>
            <w:delText xml:space="preserve">דסבר</w:delText>
          </w:r>
        </w:del>
      </w:ins>
      <w:del w:id="95314" w:author="מנוע מכני" w:date="2026-10-11T12:04:39Z">
        <w:r w:rsidRPr="006F178A">
          <w:rPr>
            <w:rtl/>
          </w:rPr>
          <w:delText xml:space="preserve">דס"ל</w:delText>
        </w:r>
      </w:del>
      <w:r w:rsidRPr="006F178A">
        <w:rPr>
          <w:rtl/>
        </w:rPr>
        <w:t xml:space="preserve"> </w:t>
      </w:r>
      <w:r w:rsidRPr="006F178A">
        <w:rPr>
          <w:rtl/>
        </w:rPr>
        <w:t xml:space="preserve">לא</w:t>
      </w:r>
      <w:r w:rsidRPr="006F178A">
        <w:rPr>
          <w:rtl/>
        </w:rPr>
        <w:t xml:space="preserve"> תאכלו כל נבלה ולא תבשל גדי בחלב אמו, את שאסור משום נבלה - אסור לבשל בחלב, עוף שאסור משום נבלה יכול יהא אסור לבשל בחלב - </w:t>
      </w:r>
      <w:r w:rsidRPr="006F178A">
        <w:rPr>
          <w:rtl/>
        </w:rPr>
        <w:t xml:space="preserve">ת"ל</w:t>
      </w:r>
      <w:r w:rsidRPr="00184B09">
        <w:rPr>
          <w:rStyle w:val="afffff0"/>
          <w:rtl/>
        </w:rPr>
        <w:t xml:space="preserve"> '</w:t>
      </w:r>
      <w:ins w:id="91407" w:author="Claude - סמנטי" w:date="2026-10-11T12:28:21Z">
        <w:r>
          <w:rPr>
            <w:rStyle w:val="afffff0"/>
            <w:rtl/>
          </w:rPr>
          <w:t xml:space="preserve">בַּחֲלֵב אִמּוֹ</w:t>
        </w:r>
      </w:ins>
      <w:del w:id="91408" w:author="Claude - סמנטי" w:date="2026-10-11T12:28:21Z">
        <w:r w:rsidRPr="00184B09">
          <w:rPr>
            <w:rStyle w:val="afffff0"/>
            <w:rtl/>
          </w:rPr>
          <w:delText xml:space="preserve">בחלב אמו</w:delText>
        </w:r>
      </w:del>
      <w:r w:rsidRPr="00184B09">
        <w:rPr>
          <w:rStyle w:val="afffff0"/>
          <w:rFonts w:hint="cs"/>
          <w:rtl/>
        </w:rPr>
        <w:t>'</w:t>
      </w:r>
      <w:r w:rsidRPr="00184B09">
        <w:rPr>
          <w:rStyle w:val="afffff0"/>
          <w:rtl/>
        </w:rPr>
        <w:t xml:space="preserve"> </w:t>
      </w:r>
      <w:r w:rsidRPr="006F178A">
        <w:rPr>
          <w:rtl/>
        </w:rPr>
        <w:t>- יצא עוף שאין לו חלב אם.</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רבי</w:t>
      </w:r>
      <w:r w:rsidRPr="006F178A">
        <w:rPr>
          <w:rtl/>
        </w:rPr>
        <w:t xml:space="preserve"> יצחק עיר אחת היתה בארץ ישראל שהיו עושין </w:t>
      </w:r>
      <w:r w:rsidRPr="006F178A">
        <w:rPr>
          <w:rStyle w:val="2fb"/>
          <w:rtl/>
        </w:rPr>
        <w:t xml:space="preserve">כר"א</w:t>
      </w:r>
      <w:r w:rsidRPr="006F178A">
        <w:rPr>
          <w:rtl/>
        </w:rPr>
        <w:t xml:space="preserve"> בסכין מגולה והיו מתים בזמנן.</w:t>
      </w:r>
    </w:p>
    <w:p w:rsidR="00E9703F" w:rsidRPr="006F178A" w:rsidRDefault="00E9703F" w:rsidP="00E9703F">
      <w:pPr>
        <w:rPr>
          <w:rtl/>
        </w:rPr>
      </w:pPr>
      <w:r w:rsidRPr="006F178A">
        <w:rPr>
          <w:rtl/>
        </w:rPr>
        <w:t xml:space="preserve">ולא עוד אלא שפעם אחת גזרה מלכות הרשעה גזרה על ישראל על המילה, ועל אותה העיר </w:t>
      </w:r>
      <w:r w:rsidRPr="006F178A">
        <w:rPr>
          <w:rtl/>
        </w:rPr>
        <w:t xml:space="preserve">לא</w:t>
      </w:r>
      <w:r w:rsidRPr="006F178A">
        <w:rPr>
          <w:rtl/>
        </w:rPr>
        <w:t xml:space="preserve"> גזרה.</w:t>
      </w:r>
    </w:p>
    <w:p>
      <w:pPr>
        <w:pStyle w:val="afffff8"/>
        <w:rPr>
          <w:ins w:id="90223" w:author="קלוד" w:date="2026-10-11T12:33:55Z"/>
        </w:rPr>
      </w:pPr>
      <w:ins w:id="90224" w:author="קלוד" w:date="2026-10-11T12:33:55Z">
        <w:r>
          <w:rPr>
            <w:color w:val="7B3F00"/>
          </w:rPr>
          <w:t xml:space="preserve">מצוה שקיבלו בשמחה או בקטטה, או שמסרו עליה נפשם</w:t>
        </w:r>
      </w:ins>
    </w:p>
    <w:p w:rsidR="00E9703F" w:rsidRPr="006F178A" w:rsidRDefault="00E9703F" w:rsidP="00E9703F">
      <w:pPr>
        <w:rPr>
          <w:rtl/>
        </w:rPr>
      </w:pPr>
      <w:r w:rsidRPr="006F178A">
        <w:rPr>
          <w:rtl/>
        </w:rPr>
        <w:t>•</w:t>
      </w:r>
      <w:r w:rsidRPr="006F178A">
        <w:rPr>
          <w:rFonts w:hint="cs"/>
          <w:rtl/>
        </w:rPr>
        <w:t xml:space="preserve"> </w:t>
      </w:r>
      <w:r w:rsidRPr="006F178A">
        <w:rPr>
          <w:rtl/>
        </w:rPr>
        <w:t xml:space="preserve">תניא</w:t>
      </w:r>
      <w:r w:rsidRPr="006F178A">
        <w:rPr>
          <w:rtl/>
        </w:rPr>
        <w:t xml:space="preserve">, </w:t>
      </w:r>
      <w:ins w:id="107889" w:author="קלוד" w:date="2026-10-11T13:11:34Z">
        <w:r>
          <w:rPr>
            <w:rStyle w:val="2fb"/>
            <w:rtl/>
          </w:rPr>
          <w:t xml:space="preserve">רשב"ג:</w:t>
        </w:r>
      </w:ins>
      <w:del w:id="107890" w:author="קלוד" w:date="2026-10-11T13:11:34Z">
        <w:r w:rsidRPr="006F178A">
          <w:rPr>
            <w:rStyle w:val="2fb"/>
            <w:rtl/>
          </w:rPr>
          <w:delText xml:space="preserve">רשב"ג</w:delText>
        </w:r>
      </w:del>
      <w:r>
        <w:rPr>
          <w:rtl/>
        </w:rPr>
        <w:t xml:space="preserve"> כל מצוה שקיבלו עליהם </w:t>
      </w:r>
      <w:ins w:id="107887" w:author="קלוד" w:date="2026-10-11T13:11:34Z">
        <w:r>
          <w:rPr>
            <w:rtl/>
          </w:rPr>
          <w:t xml:space="preserve">בשמחה,</w:t>
        </w:r>
      </w:ins>
      <w:del w:id="107888" w:author="קלוד" w:date="2026-10-11T13:11:34Z">
        <w:r>
          <w:rPr>
            <w:rtl/>
          </w:rPr>
          <w:delText xml:space="preserve">בשמחה</w:delText>
        </w:r>
      </w:del>
      <w:r>
        <w:rPr>
          <w:rtl/>
        </w:rPr>
        <w:t xml:space="preserve"> כגון מילה, </w:t>
      </w:r>
      <w:ins w:id="107885" w:author="קלוד" w:date="2026-10-11T13:11:34Z">
        <w:r>
          <w:rPr>
            <w:rtl/>
          </w:rPr>
          <w:t xml:space="preserve">שנאמר שש</w:t>
        </w:r>
      </w:ins>
      <w:del w:id="107886" w:author="קלוד" w:date="2026-10-11T13:11:34Z">
        <w:r>
          <w:rPr>
            <w:rtl/>
          </w:rPr>
          <w:delText xml:space="preserve">דשש</w:delText>
        </w:r>
      </w:del>
      <w:r>
        <w:rPr>
          <w:rtl/>
        </w:rPr>
        <w:t xml:space="preserve"> </w:t>
      </w:r>
      <w:r>
        <w:rPr>
          <w:rStyle w:val="afffff0"/>
          <w:rtl/>
          <w:rPrChange w:id="9054" w:author="מנוע פסוקים" w:date="2026-10-11T09:34:00Z">
            <w:rPr>
              <w:rtl/>
            </w:rPr>
          </w:rPrChange>
        </w:rPr>
        <w:t xml:space="preserve">אנכי על אמרתך כמוצא שלל </w:t>
      </w:r>
      <w:ins w:id="107883" w:author="קלוד" w:date="2026-10-11T13:11:34Z">
        <w:r>
          <w:rPr>
            <w:rStyle w:val="afffff0"/>
            <w:rtl/>
            <w:rPrChange w:id="9055" w:author="מנוע פסוקים" w:date="2026-10-11T09:34:00Z">
              <w:rPr>
                <w:rStyle w:val="2fb"/>
                <w:rtl/>
              </w:rPr>
            </w:rPrChange>
          </w:rPr>
          <w:t xml:space="preserve">רב,</w:t>
        </w:r>
      </w:ins>
      <w:del w:id="107884" w:author="קלוד" w:date="2026-10-11T13:11:34Z">
        <w:r>
          <w:rPr>
            <w:rStyle w:val="afffff0"/>
            <w:rtl/>
            <w:rPrChange w:id="9055" w:author="מנוע פסוקים" w:date="2026-10-11T09:34:00Z">
              <w:rPr>
                <w:rStyle w:val="2fb"/>
                <w:rtl/>
              </w:rPr>
            </w:rPrChange>
          </w:rPr>
          <w:delText xml:space="preserve">רב</w:delText>
        </w:r>
        <w:r w:rsidRPr="006F178A">
          <w:rPr>
            <w:rtl/>
          </w:rPr>
          <w:delText xml:space="preserve">.</w:delText>
        </w:r>
      </w:del>
    </w:p>
    <w:p w:rsidR="00E9703F" w:rsidRPr="006F178A" w:rsidRDefault="00E9703F" w:rsidP="00994307">
      <w:pPr>
        <w:ind w:firstLine="0"/>
        <w:rPr>
          <w:rtl/>
        </w:rPr>
      </w:pPr>
      <w:r w:rsidRPr="006F178A">
        <w:rPr>
          <w:rtl/>
        </w:rPr>
        <w:t>עדיין עושין אותה בשמחה.</w:t>
      </w:r>
    </w:p>
    <w:p w:rsidR="00E9703F" w:rsidRPr="006061D7" w:rsidRDefault="00E9703F" w:rsidP="00E9703F">
      <w:pPr>
        <w:rPr>
          <w:rtl/>
        </w:rPr>
      </w:pPr>
      <w:r w:rsidRPr="006061D7">
        <w:rPr>
          <w:rtl/>
        </w:rPr>
        <w:t xml:space="preserve">וכל מצוה שקבלו עליהם </w:t>
      </w:r>
      <w:ins w:id="107897" w:author="קלוד" w:date="2026-10-11T13:11:34Z">
        <w:r>
          <w:rPr>
            <w:rtl/>
          </w:rPr>
          <w:t xml:space="preserve">בקטטה,</w:t>
        </w:r>
      </w:ins>
      <w:del w:id="107898" w:author="קלוד" w:date="2026-10-11T13:11:34Z">
        <w:r w:rsidRPr="006061D7">
          <w:rPr>
            <w:rtl/>
          </w:rPr>
          <w:delText xml:space="preserve">בקטטה</w:delText>
        </w:r>
      </w:del>
      <w:r w:rsidRPr="006061D7">
        <w:rPr>
          <w:rFonts w:hint="cs"/>
          <w:rtl/>
        </w:rPr>
        <w:t xml:space="preserve"> </w:t>
      </w:r>
      <w:r>
        <w:rPr>
          <w:rtl/>
        </w:rPr>
        <w:t xml:space="preserve">כגון </w:t>
      </w:r>
      <w:ins w:id="107895" w:author="קלוד" w:date="2026-10-11T13:11:34Z">
        <w:r>
          <w:rPr>
            <w:rtl/>
          </w:rPr>
          <w:t xml:space="preserve">עריות, שנאמר</w:t>
        </w:r>
      </w:ins>
      <w:del w:id="107896" w:author="קלוד" w:date="2026-10-11T13:11:34Z">
        <w:r>
          <w:rPr>
            <w:rtl/>
          </w:rPr>
          <w:delText xml:space="preserve">עריות-</w:delText>
        </w:r>
      </w:del>
      <w:r>
        <w:rPr>
          <w:rtl/>
        </w:rPr>
        <w:t xml:space="preserve"> </w:t>
      </w:r>
      <w:r>
        <w:rPr>
          <w:rStyle w:val="afffff0"/>
          <w:rtl/>
          <w:rPrChange w:id="9056" w:author="מנוע פסוקים" w:date="2026-10-11T09:34:00Z">
            <w:rPr>
              <w:rtl/>
            </w:rPr>
          </w:rPrChange>
        </w:rPr>
        <w:t xml:space="preserve">וישמע משה את העם בכה </w:t>
      </w:r>
      <w:ins w:id="107893" w:author="קלוד" w:date="2026-10-11T13:11:34Z">
        <w:r>
          <w:rPr>
            <w:rStyle w:val="afffff0"/>
            <w:rtl/>
            <w:rPrChange w:id="9056" w:author="מנוע פסוקים" w:date="2026-10-11T09:34:00Z">
              <w:rPr>
                <w:rtl/>
              </w:rPr>
            </w:rPrChange>
          </w:rPr>
          <w:t xml:space="preserve">למשפחותיו -</w:t>
        </w:r>
      </w:ins>
      <w:del w:id="107894" w:author="קלוד" w:date="2026-10-11T13:11:34Z">
        <w:r>
          <w:rPr>
            <w:rStyle w:val="afffff0"/>
            <w:rtl/>
            <w:rPrChange w:id="9056" w:author="מנוע פסוקים" w:date="2026-10-11T09:34:00Z">
              <w:rPr>
                <w:rtl/>
              </w:rPr>
            </w:rPrChange>
          </w:rPr>
          <w:delText xml:space="preserve">למשפחותיו</w:delText>
        </w:r>
        <w:r>
          <w:rPr>
            <w:rtl/>
          </w:rPr>
          <w:delText xml:space="preserve">,</w:delText>
        </w:r>
      </w:del>
      <w:r>
        <w:rPr>
          <w:rtl/>
        </w:rPr>
        <w:t xml:space="preserve"> על עסקי </w:t>
      </w:r>
      <w:ins w:id="107891" w:author="קלוד" w:date="2026-10-11T13:11:34Z">
        <w:r>
          <w:rPr>
            <w:rtl/>
          </w:rPr>
          <w:t xml:space="preserve">משפחותיו,</w:t>
        </w:r>
      </w:ins>
      <w:del w:id="107892" w:author="קלוד" w:date="2026-10-11T13:11:34Z">
        <w:r>
          <w:rPr>
            <w:rtl/>
          </w:rPr>
          <w:delText xml:space="preserve">משפחותי</w:delText>
        </w:r>
        <w:r w:rsidRPr="006061D7">
          <w:rPr>
            <w:rFonts w:hint="cs"/>
            <w:rtl/>
          </w:rPr>
          <w:delText xml:space="preserve">ו</w:delText>
        </w:r>
      </w:del>
    </w:p>
    <w:p w:rsidR="00E9703F" w:rsidRPr="006F178A" w:rsidRDefault="00E9703F" w:rsidP="00994307">
      <w:pPr>
        <w:rPr>
          <w:rtl/>
        </w:rPr>
      </w:pPr>
      <w:r w:rsidRPr="006F178A">
        <w:rPr>
          <w:rFonts w:ascii="Fb Fontext" w:hAnsi="Fb Fontext"/>
          <w:rtl/>
        </w:rPr>
        <w:tab/>
        <w:t xml:space="preserve">עדיין עושין אותה בקטטה, </w:t>
      </w:r>
      <w:ins w:id="91821" w:author="מנוע מכני" w:date="2026-10-11T12:04:39Z">
        <w:ins w:id="107905" w:author="קלוד" w:date="2026-10-11T13:11:34Z">
          <w:r>
            <w:rPr>
              <w:rFonts w:ascii="Fb Fontext" w:hAnsi="Fb Fontext"/>
              <w:rtl/>
            </w:rPr>
            <w:t xml:space="preserve">שאין</w:t>
          </w:r>
        </w:ins>
        <w:del w:id="107906" w:author="קלוד" w:date="2026-10-11T13:11:34Z">
          <w:r>
            <w:rPr>
              <w:rFonts w:ascii="Fb Fontext" w:hAnsi="Fb Fontext"/>
              <w:rtl/>
            </w:rPr>
            <w:delText xml:space="preserve">דאין</w:delText>
          </w:r>
        </w:del>
      </w:ins>
      <w:del w:id="91822" w:author="מנוע מכני" w:date="2026-10-11T12:04:39Z">
        <w:r w:rsidRPr="006F178A">
          <w:rPr>
            <w:rFonts w:ascii="Fb Fontext" w:hAnsi="Fb Fontext"/>
            <w:rtl/>
          </w:rPr>
          <w:tab/>
          <w:delText xml:space="preserve">דליכא</w:delText>
        </w:r>
      </w:del>
      <w:r w:rsidRPr="006F178A">
        <w:rPr>
          <w:rFonts w:ascii="Fb Fontext" w:hAnsi="Fb Fontext"/>
          <w:rtl/>
        </w:rPr>
        <w:tab/>
        <w:t xml:space="preserve"> כתובה </w:t>
      </w:r>
      <w:ins w:id="107903" w:author="קלוד" w:date="2026-10-11T13:11:34Z">
        <w:r>
          <w:rPr>
            <w:rFonts w:ascii="Fb Fontext" w:hAnsi="Fb Fontext"/>
            <w:rtl/>
          </w:rPr>
          <w:t xml:space="preserve">שאין</w:t>
        </w:r>
      </w:ins>
      <w:del w:id="107904" w:author="קלוד" w:date="2026-10-11T13:11:34Z">
        <w:r w:rsidRPr="006F178A">
          <w:rPr>
            <w:rFonts w:ascii="Fb Fontext" w:hAnsi="Fb Fontext"/>
            <w:rtl/>
          </w:rPr>
          <w:tab/>
          <w:delText xml:space="preserve">דלא</w:delText>
        </w:r>
      </w:del>
      <w:r w:rsidRPr="006F178A">
        <w:rPr>
          <w:rFonts w:ascii="Fb Fontext" w:hAnsi="Fb Fontext"/>
          <w:rtl/>
        </w:rPr>
        <w:tab/>
        <w:t xml:space="preserve"> </w:t>
      </w:r>
      <w:ins w:id="107901" w:author="קלוד" w:date="2026-10-11T13:11:34Z">
        <w:r>
          <w:rPr>
            <w:rFonts w:ascii="Fb Fontext" w:hAnsi="Fb Fontext"/>
            <w:rtl/>
          </w:rPr>
          <w:t xml:space="preserve">מטילים</w:t>
        </w:r>
      </w:ins>
      <w:del w:id="107902" w:author="קלוד" w:date="2026-10-11T13:11:34Z">
        <w:r w:rsidRPr="006F178A">
          <w:rPr>
            <w:rFonts w:ascii="Fb Fontext" w:hAnsi="Fb Fontext"/>
            <w:rtl/>
          </w:rPr>
          <w:tab/>
          <w:delText xml:space="preserve">רמו</w:delText>
        </w:r>
      </w:del>
      <w:r w:rsidRPr="006F178A">
        <w:rPr>
          <w:rFonts w:ascii="Fb Fontext" w:hAnsi="Fb Fontext"/>
          <w:rtl/>
        </w:rPr>
        <w:tab/>
        <w:t xml:space="preserve"> בה </w:t>
      </w:r>
      <w:ins w:id="107899" w:author="קלוד" w:date="2026-10-11T13:11:34Z">
        <w:r>
          <w:rPr>
            <w:rFonts w:ascii="Fb Fontext" w:hAnsi="Fb Fontext"/>
            <w:rtl/>
          </w:rPr>
          <w:t xml:space="preserve">קטטה.</w:t>
        </w:r>
      </w:ins>
      <w:del w:id="107900" w:author="קלוד" w:date="2026-10-11T13:11:34Z">
        <w:r w:rsidRPr="006F178A">
          <w:rPr>
            <w:rFonts w:ascii="Fb Fontext" w:hAnsi="Fb Fontext"/>
            <w:rtl/>
          </w:rPr>
          <w:tab/>
          <w:delText xml:space="preserve">תיגרא.</w:delText>
        </w:r>
      </w:del>
    </w:p>
    <w:p w:rsidR="00E9703F" w:rsidRPr="006061D7" w:rsidRDefault="00E9703F" w:rsidP="00E9703F">
      <w:pPr>
        <w:rPr>
          <w:rtl/>
        </w:rPr>
      </w:pPr>
      <w:r w:rsidRPr="006061D7">
        <w:rPr>
          <w:rtl/>
        </w:rPr>
        <w:t>•</w:t>
      </w:r>
      <w:r w:rsidRPr="006061D7">
        <w:rPr>
          <w:rFonts w:hint="cs"/>
          <w:rtl/>
        </w:rPr>
        <w:t xml:space="preserve"> </w:t>
      </w:r>
      <w:r w:rsidRPr="006061D7">
        <w:rPr>
          <w:rtl/>
        </w:rPr>
        <w:t xml:space="preserve">תניא</w:t>
      </w:r>
      <w:r w:rsidRPr="006061D7">
        <w:rPr>
          <w:rtl/>
        </w:rPr>
        <w:t xml:space="preserve">, </w:t>
      </w:r>
      <w:r w:rsidRPr="006061D7">
        <w:rPr>
          <w:rStyle w:val="2fb"/>
          <w:rtl/>
        </w:rPr>
        <w:t xml:space="preserve">רשב"א</w:t>
      </w:r>
      <w:r w:rsidRPr="006061D7">
        <w:rPr>
          <w:rtl/>
        </w:rPr>
        <w:t xml:space="preserve"> כל מצוה שמסרו ישראל עצמן עליהם למיתה בשעת גזרת המלכות, כגון </w:t>
      </w:r>
      <w:ins w:id="94451" w:author="מנוע מכני" w:date="2026-10-11T12:04:39Z">
        <w:r>
          <w:rPr>
            <w:rtl/>
          </w:rPr>
          <w:t xml:space="preserve">ע"ז</w:t>
        </w:r>
      </w:ins>
      <w:del w:id="94452" w:author="מנוע מכני" w:date="2026-10-11T12:04:39Z">
        <w:r w:rsidRPr="006061D7">
          <w:rPr>
            <w:rtl/>
          </w:rPr>
          <w:delText xml:space="preserve">עבודת כוכבים</w:delText>
        </w:r>
      </w:del>
      <w:r w:rsidRPr="006061D7">
        <w:rPr>
          <w:rtl/>
        </w:rPr>
        <w:t xml:space="preserve"> ומילה - עדיין היא מוחזקת בידם, וכל מצוה שלא מסרו ישראל עצמן </w:t>
      </w:r>
      <w:ins w:id="93653" w:author="מנוע מכני" w:date="2026-10-11T12:04:39Z">
        <w:r>
          <w:rPr>
            <w:rtl/>
          </w:rPr>
          <w:t xml:space="preserve">עליו</w:t>
        </w:r>
      </w:ins>
      <w:del w:id="93654" w:author="מנוע מכני" w:date="2026-10-11T12:04:39Z">
        <w:r w:rsidRPr="006061D7">
          <w:rPr>
            <w:rtl/>
          </w:rPr>
          <w:delText xml:space="preserve">עליה</w:delText>
        </w:r>
      </w:del>
      <w:r w:rsidRPr="006061D7">
        <w:rPr>
          <w:rtl/>
        </w:rPr>
        <w:t xml:space="preserve"> למיתה בשעת גזרת המלכות, כגון תפילין עדיין היא מרופה בידם.</w:t>
      </w:r>
    </w:p>
    <w:p w:rsidR="00E9703F" w:rsidRDefault="00E9703F" w:rsidP="00E9703F">
      <w:pPr>
        <w:rPr>
          <w:rFonts w:ascii="Fb Fontext" w:hAnsi="Fb Fontext"/>
          <w:rtl/>
        </w:rPr>
      </w:pPr>
      <w:ins w:id="107913" w:author="קלוד" w:date="2026-10-11T13:11:34Z">
        <w:r>
          <w:rPr>
            <w:rFonts w:ascii="Fb Fontext" w:hAnsi="Fb Fontext"/>
            <w:rtl/>
          </w:rPr>
          <w:t xml:space="preserve">שאמר</w:t>
        </w:r>
      </w:ins>
      <w:del w:id="107914" w:author="קלוד" w:date="2026-10-11T13:11:34Z">
        <w:r w:rsidRPr="006F178A">
          <w:rPr>
            <w:rFonts w:ascii="Fb Fontext" w:hAnsi="Fb Fontext"/>
            <w:rtl/>
          </w:rPr>
          <w:delText xml:space="preserve">דאמר</w:delText>
        </w:r>
      </w:del>
      <w:r w:rsidRPr="006F178A">
        <w:rPr>
          <w:rFonts w:ascii="Fb Fontext" w:hAnsi="Fb Fontext"/>
          <w:rtl/>
        </w:rPr>
        <w:t xml:space="preserve"> </w:t>
      </w:r>
      <w:r w:rsidRPr="006F178A">
        <w:rPr>
          <w:rStyle w:val="2fb"/>
          <w:rFonts w:ascii="Fb Fontext" w:hAnsi="Fb Fontext"/>
          <w:rtl/>
        </w:rPr>
        <w:t xml:space="preserve">רבי </w:t>
      </w:r>
      <w:ins w:id="107911" w:author="קלוד" w:date="2026-10-11T13:11:34Z">
        <w:r>
          <w:rPr>
            <w:rStyle w:val="2fb"/>
            <w:rFonts w:ascii="Fb Fontext" w:hAnsi="Fb Fontext"/>
            <w:rtl/>
          </w:rPr>
          <w:t xml:space="preserve">ינאי:</w:t>
        </w:r>
      </w:ins>
      <w:del w:id="107912" w:author="קלוד" w:date="2026-10-11T13:11:34Z">
        <w:r w:rsidRPr="006F178A">
          <w:rPr>
            <w:rStyle w:val="2fb"/>
            <w:rFonts w:ascii="Fb Fontext" w:hAnsi="Fb Fontext"/>
            <w:rtl/>
          </w:rPr>
          <w:delText xml:space="preserve">ינאי</w:delText>
        </w:r>
      </w:del>
      <w:r w:rsidRPr="006F178A">
        <w:rPr>
          <w:rFonts w:ascii="Fb Fontext" w:hAnsi="Fb Fontext"/>
          <w:rtl/>
        </w:rPr>
        <w:t xml:space="preserve"> תפילין צריכין גוף נקי כאלישע בעל כנפים. שנעשה לו נס ונעשו</w:t>
      </w:r>
      <w:ins w:id="107909" w:author="קלוד" w:date="2026-10-11T13:11:34Z">
        <w:r>
          <w:rPr>
            <w:rFonts w:ascii="Fb Fontext" w:hAnsi="Fb Fontext"/>
            <w:rtl/>
          </w:rPr>
          <w:t xml:space="preserve"> </w:t>
        </w:r>
        <w:r>
          <w:rPr>
            <w:rStyle w:val="afffffe"/>
            <w:rFonts w:ascii="Fb Fontext" w:hAnsi="Fb Fontext"/>
            <w:rtl/>
          </w:rPr>
          <w:t xml:space="preserve">התפילין</w:t>
        </w:r>
        <w:r>
          <w:rPr>
            <w:rFonts w:ascii="Fb Fontext" w:hAnsi="Fb Fontext"/>
            <w:rtl/>
          </w:rPr>
          <w:t xml:space="preserve"> </w:t>
        </w:r>
      </w:ins>
      <w:del w:id="107910" w:author="קלוד" w:date="2026-10-11T13:11:34Z">
        <w:r w:rsidRPr="006F178A">
          <w:rPr>
            <w:rFonts w:ascii="Fb Fontext" w:hAnsi="Fb Fontext"/>
            <w:rtl/>
          </w:rPr>
          <w:delText xml:space="preserve"> </w:delText>
        </w:r>
      </w:del>
      <w:r w:rsidRPr="006F178A">
        <w:rPr>
          <w:rFonts w:ascii="Fb Fontext" w:hAnsi="Fb Fontext"/>
          <w:rtl/>
        </w:rPr>
        <w:t xml:space="preserve">כנפי </w:t>
      </w:r>
      <w:ins w:id="107907" w:author="קלוד" w:date="2026-10-11T13:11:34Z">
        <w:r>
          <w:rPr>
            <w:rFonts w:ascii="Fb Fontext" w:hAnsi="Fb Fontext"/>
            <w:rtl/>
          </w:rPr>
          <w:t xml:space="preserve">יונה.</w:t>
        </w:r>
      </w:ins>
      <w:del w:id="107908" w:author="קלוד" w:date="2026-10-11T13:11:34Z">
        <w:r w:rsidRPr="006F178A">
          <w:rPr>
            <w:rFonts w:ascii="Fb Fontext" w:hAnsi="Fb Fontext"/>
            <w:rtl/>
          </w:rPr>
          <w:delText xml:space="preserve">יונה</w:delText>
        </w:r>
      </w:del>
    </w:p>
    <w:p w:rsidR="00E9703F" w:rsidRDefault="00E9703F" w:rsidP="00E9703F">
      <w:pPr>
        <w:rPr>
          <w:rtl/>
        </w:rPr>
      </w:pPr>
      <w:ins w:id="107917" w:author="קלוד" w:date="2026-10-11T13:11:34Z">
        <w:r>
          <w:rPr>
            <w:rtl/>
          </w:rPr>
          <w:t xml:space="preserve">ודווקא כנפי יונה,</w:t>
        </w:r>
      </w:ins>
      <w:del w:id="107918" w:author="קלוד" w:date="2026-10-11T13:11:34Z">
        <w:r w:rsidRPr="006F178A">
          <w:rPr>
            <w:rtl/>
          </w:rPr>
          <w:delText xml:space="preserve">ודווקא</w:delText>
        </w:r>
      </w:del>
      <w:r w:rsidRPr="006F178A">
        <w:rPr>
          <w:rtl/>
        </w:rPr>
        <w:t xml:space="preserve"> משום </w:t>
      </w:r>
      <w:ins w:id="107915" w:author="קלוד" w:date="2026-10-11T13:11:34Z">
        <w:r>
          <w:rPr>
            <w:rtl/>
          </w:rPr>
          <w:t xml:space="preserve">שנמשלה</w:t>
        </w:r>
      </w:ins>
      <w:del w:id="107916" w:author="קלוד" w:date="2026-10-11T13:11:34Z">
        <w:r w:rsidRPr="006F178A">
          <w:rPr>
            <w:rtl/>
          </w:rPr>
          <w:delText xml:space="preserve">דדמיא</w:delText>
        </w:r>
      </w:del>
      <w:r w:rsidRPr="006F178A">
        <w:rPr>
          <w:rtl/>
        </w:rPr>
        <w:t xml:space="preserve"> כנסת ישראל ליונה, </w:t>
      </w:r>
      <w:r>
        <w:rPr>
          <w:rtl/>
        </w:rPr>
        <w:t>שנא'</w:t>
      </w:r>
      <w:r w:rsidRPr="00184B09">
        <w:rPr>
          <w:rStyle w:val="afffff0"/>
          <w:rtl/>
        </w:rPr>
        <w:t xml:space="preserve"> '</w:t>
      </w:r>
      <w:ins w:id="91409" w:author="Claude - סמנטי" w:date="2026-10-11T12:28:21Z">
        <w:r>
          <w:rPr>
            <w:rStyle w:val="afffff0"/>
            <w:rtl/>
          </w:rPr>
          <w:t xml:space="preserve">כַּנְפֵי יוֹנָה נֶחְפָּה בַכֶּסֶף וְאֶבְרוֹתֶיהָ בִּירַקְרַק חָרוּץ</w:t>
        </w:r>
      </w:ins>
      <w:del w:id="91410" w:author="Claude - סמנטי" w:date="2026-10-11T12:28:21Z">
        <w:r w:rsidRPr="00184B09">
          <w:rPr>
            <w:rStyle w:val="afffff0"/>
            <w:rtl/>
          </w:rPr>
          <w:delText xml:space="preserve">כנפי יונה נחפה בכסף ואברותיה בירקרק חרוץ</w:delText>
        </w:r>
      </w:del>
      <w:r w:rsidRPr="00184B09">
        <w:rPr>
          <w:rStyle w:val="afffff0"/>
          <w:rFonts w:hint="cs"/>
          <w:rtl/>
        </w:rPr>
        <w:t>'</w:t>
      </w:r>
      <w:r w:rsidRPr="00184B09">
        <w:rPr>
          <w:rStyle w:val="afffff0"/>
          <w:rtl/>
        </w:rPr>
        <w:t>,</w:t>
      </w:r>
    </w:p>
    <w:p w:rsidR="00E9703F" w:rsidRPr="006F178A" w:rsidRDefault="00E9703F" w:rsidP="00E9703F">
      <w:pPr>
        <w:rPr>
          <w:rtl/>
        </w:rPr>
      </w:pPr>
      <w:r w:rsidRPr="006F178A">
        <w:rPr>
          <w:rtl/>
        </w:rPr>
        <w:t xml:space="preserve">מה יונה זו כנפיה מגינות </w:t>
      </w:r>
      <w:ins w:id="93655" w:author="מנוע מכני" w:date="2026-10-11T12:04:39Z">
        <w:ins w:id="107919" w:author="קלוד" w:date="2026-10-11T13:11:34Z">
          <w:r>
            <w:rPr>
              <w:rtl/>
            </w:rPr>
            <w:t xml:space="preserve">עליה,</w:t>
          </w:r>
        </w:ins>
        <w:del w:id="107920" w:author="קלוד" w:date="2026-10-11T13:11:34Z">
          <w:r>
            <w:rPr>
              <w:rtl/>
            </w:rPr>
            <w:delText xml:space="preserve">עליו</w:delText>
          </w:r>
          <w:r w:rsidRPr="006F178A">
            <w:rPr>
              <w:rtl/>
            </w:rPr>
            <w:delText xml:space="preserve">,</w:delText>
          </w:r>
        </w:del>
      </w:ins>
      <w:del w:id="93656" w:author="מנוע מכני" w:date="2026-10-11T12:04:39Z">
        <w:r w:rsidRPr="006F178A">
          <w:rPr>
            <w:rtl/>
          </w:rPr>
          <w:delText xml:space="preserve">עליה</w:delText>
        </w:r>
      </w:del>
      <w:r w:rsidRPr="006F178A">
        <w:rPr>
          <w:rtl/>
        </w:rPr>
        <w:t xml:space="preserve"> אף ישראל - מצות מגינות עליהן.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21" w:author="קלוד" w:date="2026-10-11T12:33:55Z"/>
        </w:rPr>
      </w:pPr>
      <w:ins w:id="90222" w:author="קלוד" w:date="2026-10-11T12:33:55Z">
        <w:r>
          <w:rPr>
            <w:color w:val="7B3F00"/>
          </w:rPr>
          <w:t xml:space="preserve">הבאת איזמל בשבת - בגגות וחצרות כר"ש</w:t>
        </w:r>
      </w:ins>
    </w:p>
    <w:p>
      <w:pPr>
        <w:pStyle w:val="38"/>
        <w:rPr>
          <w:ins w:id="98832" w:author="מנוע מכני" w:date="2026-10-11T12:04:39Z"/>
        </w:rPr>
      </w:pPr>
      <w:del w:id="98831" w:author="מנוע מכני" w:date="2026-10-11T12:04:39Z">
        <w:r w:rsidRPr="004640F6">
          <w:delText xml:space="preserve">•</w:delText>
        </w:r>
      </w:del>
      <w:r w:rsidRPr="004640F6">
        <w:t xml:space="preserve"> </w:t>
      </w:r>
      <w:r w:rsidRPr="004640F6">
        <w:t xml:space="preserve">רבי יצחק:</w:t>
      </w:r>
    </w:p>
    <w:p w:rsidR="00E9703F" w:rsidRPr="004640F6" w:rsidRDefault="00E9703F" w:rsidP="00E9703F">
      <w:pPr>
        <w:rPr>
          <w:rFonts w:ascii="Fb Fontext" w:hAnsi="Fb Fontext"/>
          <w:spacing w:val="-6"/>
          <w:rtl/>
        </w:rPr>
      </w:pPr>
      <w:del w:id="98833" w:author="מנוע מכני" w:date="2026-10-11T12:04:39Z">
        <w:r w:rsidRPr="004640F6">
          <w:rPr>
            <w:rFonts w:ascii="Fb Fontext" w:hAnsi="Fb Fontext"/>
            <w:spacing w:val="-6"/>
            <w:rtl/>
          </w:rPr>
          <w:delText xml:space="preserve"> </w:delText>
        </w:r>
      </w:del>
      <w:r w:rsidRPr="004640F6">
        <w:rPr>
          <w:rFonts w:ascii="Fb Fontext" w:hAnsi="Fb Fontext"/>
          <w:spacing w:val="-6"/>
          <w:rtl/>
        </w:rPr>
        <w:t xml:space="preserve">פעם אחת שכחו ולא הביאו איזמל מערב שבת, והביאוהו בשבת [דרך גגות ודרך חצירות]</w:t>
      </w:r>
    </w:p>
    <w:p w:rsidR="00E9703F" w:rsidRPr="006F178A" w:rsidRDefault="00E9703F" w:rsidP="00E9703F">
      <w:pPr>
        <w:rPr>
          <w:rtl/>
        </w:rPr>
      </w:pPr>
      <w:r w:rsidRPr="006F178A">
        <w:rPr>
          <w:rtl/>
        </w:rPr>
        <w:t xml:space="preserve">שלא ברצון </w:t>
      </w:r>
      <w:r w:rsidRPr="006F178A">
        <w:rPr>
          <w:rStyle w:val="2fb"/>
          <w:rtl/>
        </w:rPr>
        <w:t xml:space="preserve">ר"א</w:t>
      </w:r>
      <w:r w:rsidRPr="006F178A">
        <w:rPr>
          <w:rtl/>
        </w:rPr>
        <w:t xml:space="preserve"> דהתיר דרך </w:t>
      </w:r>
      <w:r w:rsidRPr="006F178A">
        <w:rPr>
          <w:rtl/>
        </w:rPr>
        <w:t xml:space="preserve">רה"ר</w:t>
      </w:r>
      <w:r w:rsidRPr="006F178A">
        <w:rPr>
          <w:rtl/>
        </w:rPr>
        <w:t xml:space="preserve">, והיינו שלא </w:t>
      </w:r>
      <w:r w:rsidRPr="006F178A">
        <w:rPr>
          <w:rStyle w:val="2fb"/>
          <w:rtl/>
        </w:rPr>
        <w:t xml:space="preserve">כדרבי</w:t>
      </w:r>
      <w:r w:rsidRPr="006F178A">
        <w:rPr>
          <w:rtl/>
        </w:rPr>
        <w:t xml:space="preserve"> </w:t>
      </w:r>
      <w:r w:rsidRPr="006F178A">
        <w:rPr>
          <w:rStyle w:val="2fb"/>
          <w:rtl/>
        </w:rPr>
        <w:t xml:space="preserve">ר"א</w:t>
      </w:r>
      <w:r w:rsidRPr="006F178A">
        <w:rPr>
          <w:rtl/>
        </w:rPr>
        <w:t xml:space="preserve"> ומחלוקתו.</w:t>
      </w:r>
    </w:p>
    <w:p>
      <w:pPr>
        <w:pStyle w:val="38"/>
        <w:rPr>
          <w:ins w:id="98834" w:author="מנוע מכני" w:date="2026-10-11T12:04:39Z"/>
        </w:rPr>
      </w:pPr>
      <w:r w:rsidRPr="006F178A">
        <w:t xml:space="preserve">אלא</w:t>
      </w:r>
    </w:p>
    <w:p w:rsidR="00E9703F" w:rsidRPr="006F178A" w:rsidRDefault="00E9703F" w:rsidP="00E9703F">
      <w:pPr>
        <w:rPr>
          <w:rtl/>
        </w:rPr>
      </w:pPr>
      <w:del w:id="98835" w:author="מנוע מכני" w:date="2026-10-11T12:04:39Z">
        <w:r w:rsidRPr="006F178A">
          <w:rPr>
            <w:rtl/>
          </w:rPr>
          <w:delText xml:space="preserve"> </w:delText>
        </w:r>
      </w:del>
      <w:r w:rsidRPr="006F178A">
        <w:rPr>
          <w:rtl/>
        </w:rPr>
        <w:t xml:space="preserve">ברצון </w:t>
      </w:r>
      <w:r w:rsidRPr="006F178A">
        <w:rPr>
          <w:rStyle w:val="2fb"/>
          <w:rtl/>
        </w:rPr>
        <w:t xml:space="preserve">ר"ש</w:t>
      </w:r>
      <w:r w:rsidRPr="006F178A">
        <w:rPr>
          <w:rtl/>
        </w:rPr>
        <w:t xml:space="preserve"> דאחד גגות ואחד קרפיפות ואחד חצירות - כולן רשות אחד הן לכלים ששבתו בתוכן, [ולכן הביאו מגגות]</w:t>
      </w:r>
      <w:r>
        <w:rPr>
          <w:rtl/>
        </w:rPr>
        <w:t xml:space="preserve"> </w:t>
      </w:r>
      <w:r w:rsidRPr="006F178A">
        <w:rPr>
          <w:rtl/>
        </w:rPr>
        <w:t>ולא לכלים ששבתו בתוך הבית.</w:t>
      </w:r>
    </w:p>
    <w:p w:rsidR="00E9703F" w:rsidRPr="006F178A" w:rsidRDefault="00E9703F" w:rsidP="00E9703F">
      <w:pPr>
        <w:rPr>
          <w:rtl/>
        </w:rPr>
      </w:pPr>
      <w:r w:rsidRPr="006F178A">
        <w:rPr>
          <w:rtl/>
        </w:rPr>
        <w:t>•</w:t>
      </w:r>
      <w:r>
        <w:rPr>
          <w:rFonts w:hint="cs"/>
          <w:rtl/>
        </w:rPr>
        <w:t xml:space="preserve"> </w:t>
      </w:r>
      <w:r w:rsidRPr="002B5789">
        <w:rPr>
          <w:b/>
          <w:bCs/>
          <w:rtl/>
        </w:rPr>
        <w:t>הלכתא</w:t>
      </w:r>
      <w:r w:rsidRPr="006F178A">
        <w:rPr>
          <w:rtl/>
        </w:rPr>
        <w:t xml:space="preserve"> שו"ע פסק </w:t>
      </w:r>
      <w:r w:rsidRPr="006F178A">
        <w:rPr>
          <w:rStyle w:val="2fb"/>
          <w:rtl/>
        </w:rPr>
        <w:t xml:space="preserve">כר"ש</w:t>
      </w:r>
      <w:r w:rsidRPr="006F178A">
        <w:rPr>
          <w:rtl/>
        </w:rPr>
        <w:t xml:space="preserve"> דרשות אחד הן לכלים שבגג או בחצר ולא לכלים שבתוך הבית.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19" w:author="קלוד" w:date="2026-10-11T12:33:55Z"/>
        </w:rPr>
      </w:pPr>
      <w:ins w:id="90220" w:author="קלוד" w:date="2026-10-11T12:33:55Z">
        <w:r>
          <w:rPr>
            <w:color w:val="7B3F00"/>
          </w:rPr>
          <w:t xml:space="preserve">האם מבוי שלא נשתתפו בו מותר לטלטל בכולו?</w:t>
        </w:r>
      </w:ins>
    </w:p>
    <w:p w:rsidR="00E9703F" w:rsidRPr="006F178A" w:rsidRDefault="00E9703F" w:rsidP="00E9703F">
      <w:pPr>
        <w:rPr>
          <w:rtl/>
        </w:rPr>
      </w:pPr>
      <w:r w:rsidRPr="006F178A">
        <w:rPr>
          <w:rFonts w:ascii="Fb Fontext" w:hAnsi="Fb Fontext"/>
          <w:rtl/>
        </w:rPr>
        <w:t>•</w:t>
      </w:r>
      <w:r>
        <w:rPr>
          <w:rFonts w:ascii="Fb Fontext" w:hAnsi="Fb Fontext" w:hint="cs"/>
          <w:rtl/>
        </w:rPr>
        <w:t xml:space="preserve"> </w:t>
      </w:r>
      <w:r w:rsidRPr="006F178A">
        <w:rPr>
          <w:rStyle w:val="2fb"/>
          <w:rFonts w:ascii="Fb Fontext" w:hAnsi="Fb Fontext"/>
          <w:rtl/>
        </w:rPr>
        <w:t xml:space="preserve">ר"ז</w:t>
      </w:r>
      <w:ins w:id="107923" w:author="קלוד" w:date="2026-10-11T13:11:34Z">
        <w:r>
          <w:rPr>
            <w:rFonts w:ascii="Fb Fontext" w:hAnsi="Fb Fontext"/>
            <w:rtl/>
          </w:rPr>
          <w:t xml:space="preserve"> שאל </w:t>
        </w:r>
      </w:ins>
      <w:del w:id="107924" w:author="קלוד" w:date="2026-10-11T13:11:34Z">
        <w:r w:rsidRPr="006F178A">
          <w:rPr>
            <w:rFonts w:ascii="Fb Fontext" w:hAnsi="Fb Fontext"/>
            <w:rtl/>
          </w:rPr>
          <w:delText xml:space="preserve"> </w:delText>
        </w:r>
      </w:del>
      <w:r w:rsidRPr="006F178A">
        <w:rPr>
          <w:rStyle w:val="2fb"/>
          <w:rFonts w:ascii="Fb Fontext" w:hAnsi="Fb Fontext"/>
          <w:rtl/>
        </w:rPr>
        <w:t xml:space="preserve">מרב </w:t>
      </w:r>
      <w:ins w:id="107921" w:author="קלוד" w:date="2026-10-11T13:11:34Z">
        <w:r>
          <w:rPr>
            <w:rStyle w:val="2fb"/>
            <w:rFonts w:ascii="Fb Fontext" w:hAnsi="Fb Fontext"/>
            <w:rtl/>
          </w:rPr>
          <w:t xml:space="preserve">אסי:</w:t>
        </w:r>
      </w:ins>
      <w:del w:id="107922" w:author="קלוד" w:date="2026-10-11T13:11:34Z">
        <w:r w:rsidRPr="006F178A">
          <w:rPr>
            <w:rStyle w:val="2fb"/>
            <w:rFonts w:ascii="Fb Fontext" w:hAnsi="Fb Fontext"/>
            <w:rtl/>
          </w:rPr>
          <w:delText xml:space="preserve">אסי</w:delText>
        </w:r>
        <w:r w:rsidRPr="006F178A">
          <w:rPr>
            <w:rFonts w:ascii="Fb Fontext" w:hAnsi="Fb Fontext"/>
            <w:rtl/>
          </w:rPr>
          <w:delText xml:space="preserve">-</w:delText>
        </w:r>
      </w:del>
      <w:r w:rsidRPr="006F178A">
        <w:rPr>
          <w:rFonts w:ascii="Fb Fontext" w:hAnsi="Fb Fontext"/>
          <w:rtl/>
        </w:rPr>
        <w:t xml:space="preserve"> מבוי שלא נשתתפו בו, מהו לטלטל בכולו.</w:t>
      </w:r>
    </w:p>
    <w:p w:rsidR="00E9703F" w:rsidRDefault="00E9703F" w:rsidP="00E9703F">
      <w:pPr>
        <w:rPr>
          <w:rtl/>
        </w:rPr>
      </w:pPr>
      <w:ins w:id="94965" w:author="מנוע מכני" w:date="2026-10-11T12:04:39Z">
        <w:r>
          <w:rPr>
            <w:rtl/>
          </w:rPr>
          <w:t xml:space="preserve">אם </w:t>
        </w:r>
      </w:ins>
      <w:del w:id="94966" w:author="מנוע מכני" w:date="2026-10-11T12:04:39Z">
        <w:r w:rsidRPr="006F178A">
          <w:rPr>
            <w:rtl/>
          </w:rPr>
          <w:lastRenderedPageBreak/>
          <w:delText xml:space="preserve">אי </w:delText>
        </w:r>
      </w:del>
      <w:ins w:id="107939" w:author="קלוד" w:date="2026-10-11T13:11:34Z">
        <w:r>
          <w:rPr>
            <w:rtl/>
          </w:rPr>
          <w:t xml:space="preserve">דומה</w:t>
        </w:r>
      </w:ins>
      <w:del w:id="107940" w:author="קלוד" w:date="2026-10-11T13:11:34Z">
        <w:r w:rsidRPr="006F178A">
          <w:rPr>
            <w:rtl/>
          </w:rPr>
          <w:lastRenderedPageBreak/>
          <w:delText xml:space="preserve">דמיא</w:delText>
        </w:r>
      </w:del>
      <w:r w:rsidRPr="006F178A">
        <w:rPr>
          <w:rtl/>
        </w:rPr>
        <w:lastRenderedPageBreak/>
        <w:t xml:space="preserve"> </w:t>
      </w:r>
      <w:ins w:id="107937" w:author="קלוד" w:date="2026-10-11T13:11:34Z">
        <w:r>
          <w:rPr>
            <w:rtl/>
          </w:rPr>
          <w:t xml:space="preserve">לחצר,</w:t>
        </w:r>
      </w:ins>
      <w:del w:id="107938" w:author="קלוד" w:date="2026-10-11T13:11:34Z">
        <w:r w:rsidRPr="006F178A">
          <w:rPr>
            <w:rtl/>
          </w:rPr>
          <w:lastRenderedPageBreak/>
          <w:delText xml:space="preserve">לחצר</w:delText>
        </w:r>
      </w:del>
      <w:r w:rsidRPr="006F178A">
        <w:rPr>
          <w:rtl/>
        </w:rPr>
        <w:lastRenderedPageBreak/>
        <w:t xml:space="preserve"> </w:t>
      </w:r>
      <w:ins w:id="107935" w:author="קלוד" w:date="2026-10-11T13:11:34Z">
        <w:r>
          <w:rPr>
            <w:rtl/>
          </w:rPr>
          <w:t xml:space="preserve">שאע"פ</w:t>
        </w:r>
      </w:ins>
      <w:del w:id="107936" w:author="קלוד" w:date="2026-10-11T13:11:34Z">
        <w:r w:rsidRPr="006F178A">
          <w:rPr>
            <w:rtl/>
          </w:rPr>
          <w:lastRenderedPageBreak/>
          <w:delText xml:space="preserve">דאע"ג</w:delText>
        </w:r>
      </w:del>
      <w:r w:rsidRPr="006F178A">
        <w:rPr>
          <w:rtl/>
        </w:rPr>
        <w:lastRenderedPageBreak/>
        <w:t xml:space="preserve"> שלא </w:t>
      </w:r>
      <w:ins w:id="107933" w:author="קלוד" w:date="2026-10-11T13:11:34Z">
        <w:r>
          <w:rPr>
            <w:rtl/>
          </w:rPr>
          <w:t xml:space="preserve">עירבו</w:t>
        </w:r>
      </w:ins>
      <w:del w:id="107934" w:author="קלוד" w:date="2026-10-11T13:11:34Z">
        <w:r w:rsidRPr="006F178A">
          <w:rPr>
            <w:rtl/>
          </w:rPr>
          <w:lastRenderedPageBreak/>
          <w:delText xml:space="preserve">ערבו</w:delText>
        </w:r>
      </w:del>
      <w:r w:rsidRPr="006F178A">
        <w:rPr>
          <w:rtl/>
        </w:rPr>
        <w:lastRenderedPageBreak/>
        <w:t xml:space="preserve"> מותר לטלטל </w:t>
      </w:r>
      <w:ins w:id="107931" w:author="קלוד" w:date="2026-10-11T13:11:34Z">
        <w:r>
          <w:rPr>
            <w:rtl/>
          </w:rPr>
          <w:t xml:space="preserve">בכולה,</w:t>
        </w:r>
      </w:ins>
      <w:del w:id="107932" w:author="קלוד" w:date="2026-10-11T13:11:34Z">
        <w:r w:rsidRPr="006F178A">
          <w:rPr>
            <w:rtl/>
          </w:rPr>
          <w:lastRenderedPageBreak/>
          <w:delText xml:space="preserve">בכולו</w:delText>
        </w:r>
      </w:del>
      <w:r w:rsidRPr="006F178A">
        <w:rPr>
          <w:rtl/>
        </w:rPr>
        <w:lastRenderedPageBreak/>
        <w:t xml:space="preserve"> או </w:t>
      </w:r>
      <w:ins w:id="107929" w:author="קלוד" w:date="2026-10-11T13:11:34Z">
        <w:r>
          <w:rPr>
            <w:rtl/>
          </w:rPr>
          <w:t xml:space="preserve">שדווקא</w:t>
        </w:r>
      </w:ins>
      <w:del w:id="107930" w:author="קלוד" w:date="2026-10-11T13:11:34Z">
        <w:r w:rsidRPr="006F178A">
          <w:rPr>
            <w:rtl/>
          </w:rPr>
          <w:lastRenderedPageBreak/>
          <w:delText xml:space="preserve">דדוקא</w:delText>
        </w:r>
      </w:del>
      <w:r w:rsidRPr="006F178A">
        <w:rPr>
          <w:rtl/>
        </w:rPr>
        <w:lastRenderedPageBreak/>
        <w:t xml:space="preserve"> חצר </w:t>
      </w:r>
      <w:ins w:id="107927" w:author="קלוד" w:date="2026-10-11T13:11:34Z">
        <w:r>
          <w:rPr>
            <w:rtl/>
          </w:rPr>
          <w:t xml:space="preserve">[שיש</w:t>
        </w:r>
      </w:ins>
      <w:del w:id="107928" w:author="קלוד" w:date="2026-10-11T13:11:34Z">
        <w:r w:rsidRPr="006F178A">
          <w:rPr>
            <w:rtl/>
          </w:rPr>
          <w:lastRenderedPageBreak/>
          <w:delText xml:space="preserve">[</w:delText>
        </w:r>
        <w:r>
          <w:rPr>
            <w:rtl/>
          </w:rPr>
          <w:delText xml:space="preserve">דיש</w:delText>
        </w:r>
      </w:del>
      <w:ins w:id="93657" w:author="מנוע מכני" w:date="2026-10-11T12:04:39Z"/>
      <w:del w:id="93658" w:author="מנוע מכני" w:date="2026-10-11T12:04:39Z">
        <w:r w:rsidRPr="006F178A">
          <w:rPr>
            <w:rtl/>
          </w:rPr>
          <w:lastRenderedPageBreak/>
          <w:delText xml:space="preserve">דאית</w:delText>
        </w:r>
      </w:del>
      <w:r w:rsidRPr="006F178A">
        <w:rPr>
          <w:rtl/>
        </w:rPr>
        <w:lastRenderedPageBreak/>
        <w:t xml:space="preserve"> לה ד' מחיצות או </w:t>
      </w:r>
      <w:ins w:id="107925" w:author="קלוד" w:date="2026-10-11T13:11:34Z">
        <w:r>
          <w:rPr>
            <w:rtl/>
          </w:rPr>
          <w:t xml:space="preserve">דיורין].</w:t>
        </w:r>
      </w:ins>
      <w:del w:id="107926" w:author="קלוד" w:date="2026-10-11T13:11:34Z">
        <w:r w:rsidRPr="006F178A">
          <w:rPr>
            <w:rtl/>
          </w:rPr>
          <w:lastRenderedPageBreak/>
          <w:delText xml:space="preserve">דיורין]</w:delText>
        </w:r>
      </w:del>
    </w:p>
    <w:p w:rsidR="00E9703F" w:rsidRPr="006F178A" w:rsidRDefault="00E9703F" w:rsidP="00E9703F">
      <w:pPr>
        <w:rPr>
          <w:rtl/>
        </w:rPr>
      </w:pPr>
      <w:r w:rsidRPr="006F178A">
        <w:rPr>
          <w:rtl/>
        </w:rPr>
        <w:t>ולא השיבו אבל ממעשה אחר משמע שהתיר לגמרי.</w:t>
      </w:r>
    </w:p>
    <w:p w:rsidR="00E9703F" w:rsidRPr="004640F6" w:rsidRDefault="00E9703F" w:rsidP="00E9703F">
      <w:pPr>
        <w:rPr>
          <w:rFonts w:cs="Guttman Vilna"/>
          <w:b/>
          <w:bCs/>
          <w:spacing w:val="-4"/>
          <w:rtl/>
        </w:rPr>
      </w:pPr>
      <w:r w:rsidRPr="004640F6">
        <w:rPr>
          <w:spacing w:val="-4"/>
          <w:rtl/>
        </w:rPr>
        <w:t>•</w:t>
      </w:r>
      <w:r w:rsidRPr="004640F6">
        <w:rPr>
          <w:rFonts w:hint="cs"/>
          <w:spacing w:val="-4"/>
          <w:rtl/>
        </w:rPr>
        <w:t xml:space="preserve"> </w:t>
      </w:r>
      <w:r w:rsidRPr="004640F6">
        <w:rPr>
          <w:spacing w:val="-4"/>
          <w:rtl/>
        </w:rPr>
        <w:t xml:space="preserve">מה שהביאו איזמל אין זה בהכרח דהניחו דברי חכמים </w:t>
      </w:r>
      <w:ins w:id="95315" w:author="מנוע מכני" w:date="2026-10-11T12:04:39Z">
        <w:r>
          <w:rPr>
            <w:spacing w:val="-4"/>
            <w:rtl/>
          </w:rPr>
          <w:t xml:space="preserve">וסבר</w:t>
        </w:r>
      </w:ins>
      <w:del w:id="95316" w:author="מנוע מכני" w:date="2026-10-11T12:04:39Z">
        <w:r w:rsidRPr="004640F6">
          <w:rPr>
            <w:spacing w:val="-4"/>
            <w:rtl/>
          </w:rPr>
          <w:delText xml:space="preserve">וס"ל</w:delText>
        </w:r>
      </w:del>
      <w:r w:rsidRPr="004640F6">
        <w:rPr>
          <w:spacing w:val="-4"/>
          <w:rtl/>
        </w:rPr>
        <w:t xml:space="preserve"> </w:t>
      </w:r>
      <w:r w:rsidRPr="004640F6">
        <w:rPr>
          <w:rStyle w:val="2fb"/>
          <w:spacing w:val="-4"/>
          <w:rtl/>
        </w:rPr>
        <w:t xml:space="preserve">כר"א</w:t>
      </w:r>
      <w:r w:rsidRPr="004640F6">
        <w:rPr>
          <w:spacing w:val="-4"/>
          <w:rtl/>
        </w:rPr>
        <w:t xml:space="preserve"> דשמותי ועוד יחיד מול רבים.</w:t>
      </w:r>
    </w:p>
    <w:p>
      <w:pPr>
        <w:pStyle w:val="38"/>
        <w:rPr>
          <w:ins w:id="98836" w:author="מנוע מכני" w:date="2026-10-11T12:04:39Z"/>
        </w:rPr>
      </w:pPr>
      <w:r w:rsidRPr="004640F6">
        <w:t xml:space="preserve">אלא</w:t>
      </w:r>
    </w:p>
    <w:p w:rsidR="00E9703F" w:rsidRPr="004640F6" w:rsidRDefault="00E9703F" w:rsidP="00E9703F">
      <w:pPr>
        <w:rPr>
          <w:spacing w:val="-4"/>
          <w:rtl/>
        </w:rPr>
      </w:pPr>
      <w:del w:id="98837" w:author="מנוע מכני" w:date="2026-10-11T12:04:39Z">
        <w:r w:rsidRPr="004640F6">
          <w:rPr>
            <w:spacing w:val="-4"/>
            <w:rtl/>
          </w:rPr>
          <w:delText xml:space="preserve"> </w:delText>
        </w:r>
      </w:del>
      <w:r w:rsidRPr="004640F6">
        <w:rPr>
          <w:spacing w:val="-4"/>
          <w:rtl/>
        </w:rPr>
        <w:t xml:space="preserve">כמו שאמר </w:t>
      </w:r>
      <w:ins w:id="90585" w:author="מנוע מכני" w:date="2026-10-11T12:04:39Z">
        <w:r>
          <w:rPr>
            <w:rStyle w:val="2fb"/>
            <w:spacing w:val="-4"/>
            <w:rtl/>
          </w:rPr>
          <w:t xml:space="preserve">ר"י</w:t>
        </w:r>
      </w:ins>
      <w:del w:id="90586" w:author="מנוע מכני" w:date="2026-10-11T12:04:39Z">
        <w:r w:rsidRPr="004640F6">
          <w:rPr>
            <w:spacing w:val="-4"/>
            <w:rtl/>
          </w:rPr>
          <w:delText xml:space="preserve">רבי יהודה</w:delText>
        </w:r>
      </w:del>
      <w:r w:rsidRPr="004640F6">
        <w:rPr>
          <w:spacing w:val="-4"/>
          <w:rtl/>
        </w:rPr>
        <w:t xml:space="preserve"> </w:t>
      </w:r>
      <w:ins w:id="107953" w:author="קלוד" w:date="2026-10-11T13:11:34Z">
        <w:r>
          <w:rPr>
            <w:spacing w:val="-4"/>
            <w:rtl/>
          </w:rPr>
          <w:t xml:space="preserve">המוהל:</w:t>
        </w:r>
      </w:ins>
      <w:del w:id="107954" w:author="קלוד" w:date="2026-10-11T13:11:34Z">
        <w:r w:rsidRPr="004640F6">
          <w:rPr>
            <w:spacing w:val="-4"/>
            <w:rtl/>
          </w:rPr>
          <w:delText xml:space="preserve">המוהל</w:delText>
        </w:r>
      </w:del>
      <w:r w:rsidRPr="004640F6">
        <w:rPr>
          <w:spacing w:val="-4"/>
          <w:rtl/>
        </w:rPr>
        <w:t xml:space="preserve"> </w:t>
      </w:r>
      <w:ins w:id="107951" w:author="קלוד" w:date="2026-10-11T13:11:34Z">
        <w:r>
          <w:rPr>
            <w:spacing w:val="-4"/>
            <w:rtl/>
          </w:rPr>
          <w:t xml:space="preserve">מבוי</w:t>
        </w:r>
      </w:ins>
      <w:del w:id="107952" w:author="קלוד" w:date="2026-10-11T13:11:34Z">
        <w:r w:rsidRPr="004640F6">
          <w:rPr>
            <w:spacing w:val="-4"/>
            <w:rtl/>
          </w:rPr>
          <w:delText xml:space="preserve">דמבוי</w:delText>
        </w:r>
      </w:del>
      <w:r w:rsidRPr="004640F6">
        <w:rPr>
          <w:spacing w:val="-4"/>
          <w:rtl/>
        </w:rPr>
        <w:t xml:space="preserve"> שלא נשתתפו בו </w:t>
      </w:r>
      <w:ins w:id="95467" w:author="מנוע מכני" w:date="2026-10-11T12:04:39Z">
        <w:r>
          <w:rPr>
            <w:spacing w:val="-4"/>
            <w:rtl/>
          </w:rPr>
          <w:t xml:space="preserve">היה</w:t>
        </w:r>
      </w:ins>
      <w:del w:id="95468" w:author="מנוע מכני" w:date="2026-10-11T12:04:39Z">
        <w:r w:rsidRPr="004640F6">
          <w:rPr>
            <w:spacing w:val="-4"/>
            <w:rtl/>
          </w:rPr>
          <w:delText xml:space="preserve">הוה</w:delText>
        </w:r>
      </w:del>
      <w:r w:rsidRPr="004640F6">
        <w:rPr>
          <w:spacing w:val="-4"/>
          <w:rtl/>
        </w:rPr>
        <w:t xml:space="preserve">, </w:t>
      </w:r>
      <w:ins w:id="107949" w:author="קלוד" w:date="2026-10-11T13:11:34Z">
        <w:r>
          <w:rPr>
            <w:spacing w:val="-4"/>
            <w:rtl/>
          </w:rPr>
          <w:t xml:space="preserve">והביאוהו</w:t>
        </w:r>
      </w:ins>
      <w:del w:id="107950" w:author="קלוד" w:date="2026-10-11T13:11:34Z">
        <w:r w:rsidRPr="004640F6">
          <w:rPr>
            <w:spacing w:val="-4"/>
            <w:rtl/>
          </w:rPr>
          <w:delText xml:space="preserve">ואייתוהו</w:delText>
        </w:r>
      </w:del>
      <w:r w:rsidRPr="004640F6">
        <w:rPr>
          <w:spacing w:val="-4"/>
          <w:rtl/>
        </w:rPr>
        <w:t xml:space="preserve"> </w:t>
      </w:r>
      <w:ins w:id="93659" w:author="מנוע מכני" w:date="2026-10-11T12:04:39Z">
        <w:ins w:id="107947" w:author="קלוד" w:date="2026-10-11T13:11:34Z">
          <w:r>
            <w:rPr>
              <w:spacing w:val="-4"/>
              <w:rtl/>
            </w:rPr>
            <w:t xml:space="preserve">מקצה</w:t>
          </w:r>
        </w:ins>
        <w:del w:id="107948" w:author="קלוד" w:date="2026-10-11T13:11:34Z">
          <w:r>
            <w:rPr>
              <w:spacing w:val="-4"/>
              <w:rtl/>
            </w:rPr>
            <w:delText xml:space="preserve">מזה</w:delText>
          </w:r>
        </w:del>
      </w:ins>
      <w:del w:id="93660" w:author="מנוע מכני" w:date="2026-10-11T12:04:39Z">
        <w:r w:rsidRPr="004640F6">
          <w:rPr>
            <w:spacing w:val="-4"/>
            <w:rtl/>
          </w:rPr>
          <w:delText xml:space="preserve">מהאי</w:delText>
        </w:r>
      </w:del>
      <w:r w:rsidRPr="004640F6">
        <w:rPr>
          <w:spacing w:val="-4"/>
          <w:rtl/>
        </w:rPr>
        <w:t xml:space="preserve"> </w:t>
      </w:r>
      <w:ins w:id="107945" w:author="קלוד" w:date="2026-10-11T13:11:34Z">
        <w:r>
          <w:rPr>
            <w:spacing w:val="-4"/>
            <w:rtl/>
          </w:rPr>
          <w:t xml:space="preserve">זה</w:t>
        </w:r>
      </w:ins>
      <w:del w:id="107946" w:author="קלוד" w:date="2026-10-11T13:11:34Z">
        <w:r w:rsidRPr="004640F6">
          <w:rPr>
            <w:spacing w:val="-4"/>
            <w:rtl/>
          </w:rPr>
          <w:delText xml:space="preserve">רישא</w:delText>
        </w:r>
      </w:del>
      <w:r w:rsidRPr="004640F6">
        <w:rPr>
          <w:spacing w:val="-4"/>
          <w:rtl/>
        </w:rPr>
        <w:t xml:space="preserve"> </w:t>
      </w:r>
      <w:ins w:id="93661" w:author="מנוע מכני" w:date="2026-10-11T12:04:39Z">
        <w:ins w:id="107943" w:author="קלוד" w:date="2026-10-11T13:11:34Z">
          <w:r>
            <w:rPr>
              <w:spacing w:val="-4"/>
              <w:rtl/>
            </w:rPr>
            <w:t xml:space="preserve">לקצה</w:t>
          </w:r>
        </w:ins>
        <w:del w:id="107944" w:author="קלוד" w:date="2026-10-11T13:11:34Z">
          <w:r>
            <w:rPr>
              <w:spacing w:val="-4"/>
              <w:rtl/>
            </w:rPr>
            <w:delText xml:space="preserve">לזה</w:delText>
          </w:r>
        </w:del>
      </w:ins>
      <w:del w:id="93662" w:author="מנוע מכני" w:date="2026-10-11T12:04:39Z">
        <w:r w:rsidRPr="004640F6">
          <w:rPr>
            <w:spacing w:val="-4"/>
            <w:rtl/>
          </w:rPr>
          <w:delText xml:space="preserve">להאי</w:delText>
        </w:r>
      </w:del>
      <w:r w:rsidRPr="004640F6">
        <w:rPr>
          <w:spacing w:val="-4"/>
          <w:rtl/>
        </w:rPr>
        <w:t xml:space="preserve"> </w:t>
      </w:r>
      <w:ins w:id="107941" w:author="קלוד" w:date="2026-10-11T13:11:34Z">
        <w:r>
          <w:rPr>
            <w:spacing w:val="-4"/>
            <w:rtl/>
          </w:rPr>
          <w:t xml:space="preserve">זה.</w:t>
        </w:r>
      </w:ins>
      <w:del w:id="107942" w:author="קלוד" w:date="2026-10-11T13:11:34Z">
        <w:r w:rsidRPr="004640F6">
          <w:rPr>
            <w:spacing w:val="-4"/>
            <w:rtl/>
          </w:rPr>
          <w:delText xml:space="preserve">רישא.</w:delText>
        </w:r>
      </w:del>
    </w:p>
    <w:p w:rsidR="00E9703F" w:rsidRDefault="00E9703F" w:rsidP="00E9703F">
      <w:pPr>
        <w:rPr>
          <w:rFonts w:ascii="Fb Fontext" w:hAnsi="Fb Fontext"/>
          <w:sz w:val="20"/>
          <w:rtl/>
        </w:rPr>
      </w:pPr>
      <w:ins w:id="95317" w:author="מנוע מכני" w:date="2026-10-11T12:04:39Z">
        <w:r>
          <w:rPr>
            <w:rFonts w:ascii="Fb Fontext" w:hAnsi="Fb Fontext"/>
            <w:sz w:val="20"/>
            <w:rtl/>
          </w:rPr>
          <w:t xml:space="preserve">וסבר</w:t>
        </w:r>
      </w:ins>
      <w:del w:id="95318" w:author="מנוע מכני" w:date="2026-10-11T12:04:39Z">
        <w:r w:rsidRPr="006F178A">
          <w:rPr>
            <w:rFonts w:ascii="Fb Fontext" w:hAnsi="Fb Fontext"/>
            <w:sz w:val="20"/>
            <w:rtl/>
          </w:rPr>
          <w:delText xml:space="preserve">וס"ל</w:delText>
        </w:r>
      </w:del>
      <w:r w:rsidRPr="006F178A">
        <w:rPr>
          <w:rFonts w:ascii="Fb Fontext" w:hAnsi="Fb Fontext"/>
          <w:sz w:val="20"/>
          <w:rtl/>
        </w:rPr>
        <w:t xml:space="preserve"> דמותר לטלטל בכולו [כדלעיל] [ומה שלא ענה </w:t>
      </w:r>
      <w:r w:rsidRPr="006F178A">
        <w:rPr>
          <w:rStyle w:val="2fb"/>
          <w:rFonts w:ascii="Fb Fontext" w:hAnsi="Fb Fontext"/>
          <w:sz w:val="20"/>
          <w:rtl/>
        </w:rPr>
        <w:t xml:space="preserve">רב אסי</w:t>
      </w:r>
      <w:r w:rsidRPr="006F178A">
        <w:rPr>
          <w:rFonts w:ascii="Fb Fontext" w:hAnsi="Fb Fontext"/>
          <w:sz w:val="20"/>
          <w:rtl/>
        </w:rPr>
        <w:t xml:space="preserve"> כן קודם משום דאגב שיטפך רהיט </w:t>
      </w:r>
      <w:ins w:id="95785" w:author="מנוע מכני" w:date="2026-10-11T12:04:39Z">
        <w:r>
          <w:rPr>
            <w:rFonts w:ascii="Fb Fontext" w:hAnsi="Fb Fontext"/>
            <w:sz w:val="20"/>
            <w:rtl/>
          </w:rPr>
          <w:t xml:space="preserve">לנו</w:t>
        </w:r>
      </w:ins>
      <w:del w:id="95786" w:author="מנוע מכני" w:date="2026-10-11T12:04:39Z">
        <w:r w:rsidRPr="006F178A">
          <w:rPr>
            <w:rFonts w:ascii="Fb Fontext" w:hAnsi="Fb Fontext"/>
            <w:sz w:val="20"/>
            <w:rtl/>
          </w:rPr>
          <w:delText xml:space="preserve">לן</w:delText>
        </w:r>
      </w:del>
      <w:r w:rsidRPr="006F178A">
        <w:rPr>
          <w:rFonts w:ascii="Fb Fontext" w:hAnsi="Fb Fontext"/>
          <w:sz w:val="20"/>
          <w:rtl/>
        </w:rPr>
        <w:t xml:space="preserve"> גמרך]</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קלא.</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w:t>
      </w:r>
      <w:r w:rsidRPr="006F178A">
        <w:rPr>
          <w:rFonts w:ascii="Fb Fontext" w:hAnsi="Fb Fontext"/>
          <w:rtl/>
        </w:rPr>
        <w:t xml:space="preserve">- מבוי שלא נשתתפו בו - אין מטלטלין בו אלא בארבע אמות. ולא פירשו דבריו.</w:t>
      </w:r>
    </w:p>
    <w:p w:rsidR="00E9703F" w:rsidRPr="006F178A" w:rsidRDefault="00E9703F" w:rsidP="00E9703F">
      <w:pPr>
        <w:rPr>
          <w:rtl/>
        </w:rPr>
      </w:pPr>
      <w:r w:rsidRPr="006F178A">
        <w:rPr>
          <w:rStyle w:val="2fb"/>
          <w:rtl/>
        </w:rPr>
        <w:t xml:space="preserve">ר"נ</w:t>
      </w:r>
      <w:r w:rsidRPr="006F178A">
        <w:rPr>
          <w:rtl/>
        </w:rPr>
        <w:t xml:space="preserve"> </w:t>
      </w:r>
      <w:r w:rsidRPr="006F178A">
        <w:rPr>
          <w:rStyle w:val="2fb"/>
          <w:rtl/>
        </w:rPr>
        <w:t xml:space="preserve">מרב"א</w:t>
      </w:r>
      <w:r w:rsidRPr="006F178A">
        <w:rPr>
          <w:rtl/>
        </w:rPr>
        <w:t xml:space="preserve"> פירש מבוי שלא נשתתפו בו, היינו עירבו חצירות עם בתים אין מטלטלין בו אלא בד' אמות.</w:t>
      </w:r>
    </w:p>
    <w:p w:rsidR="00E9703F" w:rsidRDefault="00E9703F" w:rsidP="00E9703F">
      <w:pPr>
        <w:rPr>
          <w:rtl/>
        </w:rPr>
      </w:pPr>
      <w:r w:rsidRPr="006F178A">
        <w:rPr>
          <w:rtl/>
        </w:rPr>
        <w:t>[דניתקו חצרות ונעשו בתים]</w:t>
      </w:r>
    </w:p>
    <w:p w:rsidR="00E9703F" w:rsidRPr="006F178A" w:rsidRDefault="00E9703F" w:rsidP="00E9703F">
      <w:pPr>
        <w:rPr>
          <w:rtl/>
        </w:rPr>
      </w:pPr>
      <w:r w:rsidRPr="006F178A">
        <w:rPr>
          <w:rtl/>
        </w:rPr>
        <w:tab/>
        <w:t xml:space="preserve">לא</w:t>
      </w:r>
      <w:r w:rsidRPr="006F178A">
        <w:rPr>
          <w:rtl/>
        </w:rPr>
        <w:tab/>
        <w:t xml:space="preserve"> עירבו חצירות עם בתים - מותר לטלטל בכולו.</w:t>
      </w:r>
    </w:p>
    <w:p w:rsidR="00E9703F" w:rsidRPr="009757B9" w:rsidRDefault="00E9703F" w:rsidP="00E9703F">
      <w:pPr>
        <w:rPr>
          <w:rFonts w:cs="Guttman Vilna"/>
          <w:b/>
          <w:bCs/>
          <w:rtl/>
        </w:rPr>
      </w:pPr>
      <w:r w:rsidRPr="006F178A">
        <w:rPr>
          <w:rtl/>
        </w:rPr>
        <w:t xml:space="preserve">כיון </w:t>
      </w:r>
      <w:ins w:id="95319" w:author="מנוע מכני" w:date="2026-10-11T12:04:39Z">
        <w:r>
          <w:rPr>
            <w:rtl/>
          </w:rPr>
          <w:t xml:space="preserve">דסבר</w:t>
        </w:r>
      </w:ins>
      <w:del w:id="95320" w:author="מנוע מכני" w:date="2026-10-11T12:04:39Z">
        <w:r w:rsidRPr="006F178A">
          <w:rPr>
            <w:rtl/>
          </w:rPr>
          <w:delText xml:space="preserve">דס"ל</w:delText>
        </w:r>
      </w:del>
      <w:r w:rsidRPr="006F178A">
        <w:rPr>
          <w:rtl/>
        </w:rPr>
        <w:t xml:space="preserve"> </w:t>
      </w:r>
      <w:r w:rsidRPr="006F178A">
        <w:rPr>
          <w:rStyle w:val="2fb"/>
          <w:rtl/>
        </w:rPr>
        <w:t xml:space="preserve">כר"ש</w:t>
      </w:r>
      <w:r w:rsidRPr="006F178A">
        <w:rPr>
          <w:rtl/>
        </w:rPr>
        <w:t xml:space="preserve"> דגגות </w:t>
      </w:r>
      <w:r>
        <w:rPr>
          <w:rtl/>
        </w:rPr>
        <w:t>וכו'</w:t>
      </w:r>
      <w:r w:rsidRPr="006F178A">
        <w:rPr>
          <w:rtl/>
        </w:rPr>
        <w:t xml:space="preserve"> חשיבי רשות אחת לענין כלים ששבתו באחד מהחצרות.</w:t>
      </w:r>
    </w:p>
    <w:p w:rsidR="00E9703F" w:rsidRPr="009757B9" w:rsidRDefault="00E9703F" w:rsidP="00E9703F">
      <w:pPr>
        <w:rPr>
          <w:rFonts w:cs="Guttman Vilna"/>
          <w:b/>
          <w:bCs/>
          <w:rtl/>
        </w:rPr>
      </w:pPr>
      <w:r w:rsidRPr="006F178A">
        <w:rPr>
          <w:rtl/>
        </w:rPr>
        <w:tab/>
      </w:r>
      <w:r w:rsidRPr="006F178A">
        <w:rPr>
          <w:rtl/>
        </w:rPr>
        <w:tab/>
      </w:r>
      <w:del w:id="90173" w:author="מנוע מכני" w:date="2026-10-11T12:04:39Z">
        <w:r w:rsidRPr="006F178A">
          <w:rPr>
            <w:rtl/>
          </w:rPr>
          <w:tab/>
          <w:delText xml:space="preserve"> </w:delText>
        </w:r>
      </w:del>
      <w:r w:rsidRPr="006F178A">
        <w:rPr>
          <w:rtl/>
        </w:rPr>
        <w:tab/>
        <w:t xml:space="preserve">ולא לענין כלים ששבתו בבית והוציאום לחצר.</w:t>
      </w:r>
    </w:p>
    <w:p w:rsidR="00E9703F" w:rsidRPr="006F178A" w:rsidRDefault="00E9703F" w:rsidP="00E9703F">
      <w:pPr>
        <w:rPr>
          <w:rtl/>
        </w:rPr>
      </w:pPr>
      <w:ins w:id="93663" w:author="מנוע מכני" w:date="2026-10-11T12:04:39Z">
        <w:ins w:id="107963" w:author="קלוד" w:date="2026-10-11T13:11:34Z">
          <w:r>
            <w:rPr>
              <w:rtl/>
            </w:rPr>
            <w:t xml:space="preserve">ולכך:</w:t>
          </w:r>
        </w:ins>
        <w:del w:id="107964" w:author="קלוד" w:date="2026-10-11T13:11:34Z">
          <w:r>
            <w:rPr>
              <w:rtl/>
            </w:rPr>
            <w:delText xml:space="preserve">ולכך</w:delText>
          </w:r>
        </w:del>
      </w:ins>
      <w:del w:id="93664" w:author="מנוע מכני" w:date="2026-10-11T12:04:39Z">
        <w:r w:rsidRPr="006F178A">
          <w:rPr>
            <w:rtl/>
          </w:rPr>
          <w:delText xml:space="preserve">ולהכי</w:delText>
        </w:r>
      </w:del>
      <w:r w:rsidRPr="006F178A">
        <w:rPr>
          <w:rtl/>
        </w:rPr>
        <w:t xml:space="preserve"> </w:t>
      </w:r>
      <w:ins w:id="107961" w:author="קלוד" w:date="2026-10-11T13:11:34Z">
        <w:r>
          <w:rPr>
            <w:rtl/>
          </w:rPr>
          <w:t xml:space="preserve">הבתים</w:t>
        </w:r>
      </w:ins>
      <w:del w:id="107962" w:author="קלוד" w:date="2026-10-11T13:11:34Z">
        <w:r w:rsidRPr="006F178A">
          <w:rPr>
            <w:rtl/>
          </w:rPr>
          <w:delText xml:space="preserve">מי</w:delText>
        </w:r>
      </w:del>
      <w:r w:rsidRPr="006F178A">
        <w:rPr>
          <w:rtl/>
        </w:rPr>
        <w:t xml:space="preserve"> </w:t>
      </w:r>
      <w:ins w:id="107959" w:author="קלוד" w:date="2026-10-11T13:11:34Z">
        <w:r>
          <w:rPr>
            <w:rtl/>
          </w:rPr>
          <w:t xml:space="preserve">הם שגורמים</w:t>
        </w:r>
      </w:ins>
      <w:del w:id="107960" w:author="קלוד" w:date="2026-10-11T13:11:34Z">
        <w:r w:rsidRPr="006F178A">
          <w:rPr>
            <w:rtl/>
          </w:rPr>
          <w:delText xml:space="preserve">גרם</w:delText>
        </w:r>
      </w:del>
      <w:r w:rsidRPr="006F178A">
        <w:rPr>
          <w:rtl/>
        </w:rPr>
        <w:t xml:space="preserve"> לחצרות </w:t>
      </w:r>
      <w:ins w:id="107957" w:author="קלוד" w:date="2026-10-11T13:11:34Z">
        <w:r>
          <w:rPr>
            <w:rtl/>
          </w:rPr>
          <w:t xml:space="preserve">שייאסרו,</w:t>
        </w:r>
      </w:ins>
      <w:del w:id="107958" w:author="קלוד" w:date="2026-10-11T13:11:34Z">
        <w:r w:rsidRPr="006F178A">
          <w:rPr>
            <w:rtl/>
          </w:rPr>
          <w:delText xml:space="preserve">שיאסרו הבתים</w:delText>
        </w:r>
        <w:r w:rsidRPr="006F178A">
          <w:rPr>
            <w:rFonts w:hint="cs"/>
            <w:rtl/>
          </w:rPr>
          <w:delText xml:space="preserve">,</w:delText>
        </w:r>
      </w:del>
      <w:r w:rsidRPr="006F178A">
        <w:rPr>
          <w:rtl/>
        </w:rPr>
        <w:t xml:space="preserve"> </w:t>
      </w:r>
      <w:ins w:id="91825" w:author="מנוע מכני" w:date="2026-10-11T12:04:39Z">
        <w:r>
          <w:rPr>
            <w:rtl/>
          </w:rPr>
          <w:t xml:space="preserve">וכאן</w:t>
        </w:r>
      </w:ins>
      <w:del w:id="91826" w:author="מנוע מכני" w:date="2026-10-11T12:04:39Z">
        <w:r w:rsidRPr="006F178A">
          <w:rPr>
            <w:rtl/>
          </w:rPr>
          <w:delText xml:space="preserve">והכא</w:delText>
        </w:r>
      </w:del>
      <w:r w:rsidRPr="006F178A">
        <w:rPr>
          <w:rtl/>
        </w:rPr>
        <w:t xml:space="preserve"> </w:t>
      </w:r>
      <w:ins w:id="91823" w:author="מנוע מכני" w:date="2026-10-11T12:04:39Z">
        <w:r>
          <w:rPr>
            <w:rtl/>
          </w:rPr>
          <w:t xml:space="preserve">אין</w:t>
        </w:r>
      </w:ins>
      <w:del w:id="91824" w:author="מנוע מכני" w:date="2026-10-11T12:04:39Z">
        <w:r w:rsidRPr="006F178A">
          <w:rPr>
            <w:rtl/>
          </w:rPr>
          <w:delText xml:space="preserve">ליכא</w:delText>
        </w:r>
      </w:del>
      <w:r w:rsidRPr="006F178A">
        <w:rPr>
          <w:rtl/>
        </w:rPr>
        <w:t xml:space="preserve"> </w:t>
      </w:r>
      <w:ins w:id="107955" w:author="קלוד" w:date="2026-10-11T13:11:34Z">
        <w:r>
          <w:rPr>
            <w:rtl/>
          </w:rPr>
          <w:t xml:space="preserve">בתים,</w:t>
        </w:r>
      </w:ins>
      <w:del w:id="107956" w:author="קלוד" w:date="2026-10-11T13:11:34Z">
        <w:r w:rsidRPr="006F178A">
          <w:rPr>
            <w:rtl/>
          </w:rPr>
          <w:delText xml:space="preserve">בתים</w:delText>
        </w:r>
      </w:del>
      <w:r w:rsidRPr="006F178A">
        <w:rPr>
          <w:rtl/>
        </w:rPr>
        <w:t xml:space="preserve"> ומותר לטלטל מחצר למבוי</w:t>
      </w:r>
    </w:p>
    <w:p w:rsidR="00E9703F" w:rsidRPr="009757B9" w:rsidRDefault="00E9703F" w:rsidP="00E9703F">
      <w:pPr>
        <w:rPr>
          <w:rFonts w:cs="Guttman Vilna"/>
          <w:b/>
          <w:bCs/>
          <w:rtl/>
        </w:rPr>
      </w:pPr>
      <w:r w:rsidRPr="006F178A">
        <w:rPr>
          <w:rtl/>
        </w:rPr>
        <w:t>- כבמבוי שנשתתפו בו.</w:t>
      </w:r>
    </w:p>
    <w:p w:rsidR="00E9703F" w:rsidRPr="009757B9" w:rsidRDefault="00E9703F" w:rsidP="00E9703F">
      <w:pPr>
        <w:rPr>
          <w:rFonts w:cs="Guttman Vilna"/>
          <w:b/>
          <w:bCs/>
          <w:rtl/>
        </w:rPr>
      </w:pPr>
      <w:r w:rsidRPr="006F178A">
        <w:rPr>
          <w:rtl/>
        </w:rPr>
        <w:t>•</w:t>
      </w:r>
      <w:r>
        <w:rPr>
          <w:rFonts w:hint="cs"/>
          <w:rtl/>
        </w:rPr>
        <w:t xml:space="preserve"> </w:t>
      </w:r>
      <w:r w:rsidRPr="006F178A">
        <w:rPr>
          <w:rStyle w:val="afffe"/>
          <w:rFonts w:ascii="Fb Fontext" w:hAnsi="Fb Fontext"/>
          <w:rtl/>
        </w:rPr>
        <w:t>ל</w:t>
      </w:r>
      <w:r w:rsidRPr="006F178A">
        <w:rPr>
          <w:rStyle w:val="afffe"/>
          <w:rFonts w:ascii="Fb Fontext" w:hAnsi="Fb Fontext"/>
          <w:b/>
          <w:rtl/>
        </w:rPr>
        <w:t>הלכתא</w:t>
      </w:r>
      <w:r w:rsidRPr="006F178A">
        <w:rPr>
          <w:rtl/>
        </w:rPr>
        <w:t xml:space="preserve"> נחלקו </w:t>
      </w:r>
      <w:ins w:id="107975" w:author="קלוד" w:date="2026-10-11T13:11:34Z">
        <w:r>
          <w:rPr>
            <w:rtl/>
          </w:rPr>
          <w:t xml:space="preserve">הראשונים:</w:t>
        </w:r>
      </w:ins>
      <w:del w:id="107976" w:author="קלוד" w:date="2026-10-11T13:11:34Z">
        <w:r w:rsidRPr="006F178A">
          <w:rPr>
            <w:rtl/>
          </w:rPr>
          <w:delText xml:space="preserve">הראשונים</w:delText>
        </w:r>
      </w:del>
      <w:r w:rsidRPr="006F178A">
        <w:rPr>
          <w:rtl/>
        </w:rPr>
        <w:t xml:space="preserve"> </w:t>
      </w:r>
      <w:r w:rsidRPr="006F178A">
        <w:rPr>
          <w:rStyle w:val="2fb"/>
          <w:rtl/>
        </w:rPr>
        <w:t xml:space="preserve">אר"מ</w:t>
      </w:r>
      <w:r w:rsidRPr="006F178A">
        <w:rPr>
          <w:rtl/>
        </w:rPr>
        <w:t xml:space="preserve"> שהכריע </w:t>
      </w:r>
      <w:r w:rsidRPr="006F178A">
        <w:rPr>
          <w:rStyle w:val="2fb"/>
          <w:rtl/>
        </w:rPr>
        <w:t xml:space="preserve">כרב</w:t>
      </w:r>
      <w:r w:rsidRPr="006F178A">
        <w:rPr>
          <w:rtl/>
        </w:rPr>
        <w:t xml:space="preserve"> ותלה אם עירבו חצרות עם בתים דאסור </w:t>
      </w:r>
      <w:ins w:id="94967" w:author="מנוע מכני" w:date="2026-10-11T12:04:39Z">
        <w:r>
          <w:rPr>
            <w:rtl/>
          </w:rPr>
          <w:t xml:space="preserve">ואם </w:t>
        </w:r>
      </w:ins>
      <w:del w:id="94968" w:author="מנוע מכני" w:date="2026-10-11T12:04:39Z">
        <w:r w:rsidRPr="006F178A">
          <w:rPr>
            <w:rtl/>
          </w:rPr>
          <w:delText xml:space="preserve">ואי </w:delText>
        </w:r>
      </w:del>
      <w:r w:rsidRPr="006F178A">
        <w:rPr>
          <w:rtl/>
        </w:rPr>
        <w:t xml:space="preserve">לא</w:t>
      </w:r>
      <w:r w:rsidRPr="006F178A">
        <w:rPr>
          <w:rtl/>
        </w:rPr>
        <w:t xml:space="preserve"> עירבו מותר לטלטל </w:t>
      </w:r>
      <w:ins w:id="107973" w:author="קלוד" w:date="2026-10-11T13:11:34Z">
        <w:r>
          <w:rPr>
            <w:rtl/>
          </w:rPr>
          <w:t xml:space="preserve">בכולו,</w:t>
        </w:r>
      </w:ins>
      <w:del w:id="107974" w:author="קלוד" w:date="2026-10-11T13:11:34Z">
        <w:r w:rsidRPr="006F178A">
          <w:rPr>
            <w:rtl/>
          </w:rPr>
          <w:delText xml:space="preserve">בכולו</w:delText>
        </w:r>
      </w:del>
      <w:r w:rsidRPr="006F178A">
        <w:rPr>
          <w:rtl/>
        </w:rPr>
        <w:t xml:space="preserve"> וכל הראשונים חלקו על </w:t>
      </w:r>
      <w:ins w:id="107971" w:author="קלוד" w:date="2026-10-11T13:11:34Z">
        <w:r>
          <w:rPr>
            <w:rStyle w:val="2fb"/>
            <w:rtl/>
          </w:rPr>
          <w:t xml:space="preserve">הרמב"ם,</w:t>
        </w:r>
      </w:ins>
      <w:del w:id="107972" w:author="קלוד" w:date="2026-10-11T13:11:34Z">
        <w:r w:rsidRPr="006F178A">
          <w:rPr>
            <w:rStyle w:val="2fb"/>
            <w:rtl/>
          </w:rPr>
          <w:delText xml:space="preserve">הרמב"ם</w:delText>
        </w:r>
      </w:del>
      <w:r w:rsidRPr="006F178A">
        <w:rPr>
          <w:rtl/>
        </w:rPr>
        <w:t xml:space="preserve"> </w:t>
      </w:r>
      <w:ins w:id="107969" w:author="קלוד" w:date="2026-10-11T13:11:34Z">
        <w:r>
          <w:rPr>
            <w:rStyle w:val="2fb"/>
            <w:rtl/>
          </w:rPr>
          <w:t xml:space="preserve">והראב"ד</w:t>
        </w:r>
      </w:ins>
      <w:del w:id="107970" w:author="קלוד" w:date="2026-10-11T13:11:34Z">
        <w:r w:rsidRPr="006F178A">
          <w:rPr>
            <w:rStyle w:val="2fb"/>
            <w:rtl/>
          </w:rPr>
          <w:delText xml:space="preserve">ובראב"ד</w:delText>
        </w:r>
      </w:del>
      <w:r w:rsidRPr="006F178A">
        <w:rPr>
          <w:rtl/>
        </w:rPr>
        <w:t xml:space="preserve"> </w:t>
      </w:r>
      <w:ins w:id="107967" w:author="קלוד" w:date="2026-10-11T13:11:34Z">
        <w:r>
          <w:rPr>
            <w:rtl/>
          </w:rPr>
          <w:t xml:space="preserve">חולק</w:t>
        </w:r>
      </w:ins>
      <w:del w:id="107968" w:author="קלוד" w:date="2026-10-11T13:11:34Z">
        <w:r w:rsidRPr="006F178A">
          <w:rPr>
            <w:rtl/>
          </w:rPr>
          <w:delText xml:space="preserve">פליג</w:delText>
        </w:r>
      </w:del>
      <w:r w:rsidRPr="006F178A">
        <w:rPr>
          <w:rtl/>
        </w:rPr>
        <w:t xml:space="preserve"> בתקיפות והכריע </w:t>
      </w:r>
      <w:r w:rsidRPr="006F178A">
        <w:rPr>
          <w:rStyle w:val="2fb"/>
          <w:rtl/>
        </w:rPr>
        <w:t xml:space="preserve">כר"ש</w:t>
      </w:r>
      <w:r w:rsidRPr="006F178A">
        <w:rPr>
          <w:rtl/>
        </w:rPr>
        <w:t xml:space="preserve"> דבין עירבו ובין </w:t>
      </w:r>
      <w:r w:rsidRPr="006F178A">
        <w:rPr>
          <w:rtl/>
        </w:rPr>
        <w:t xml:space="preserve">לא</w:t>
      </w:r>
      <w:r w:rsidRPr="006F178A">
        <w:rPr>
          <w:rtl/>
        </w:rPr>
        <w:t xml:space="preserve"> עירבו רשות אחת </w:t>
      </w:r>
      <w:ins w:id="107965" w:author="קלוד" w:date="2026-10-11T13:11:34Z">
        <w:r>
          <w:rPr>
            <w:rtl/>
          </w:rPr>
          <w:t xml:space="preserve">הן,</w:t>
        </w:r>
      </w:ins>
      <w:del w:id="107966" w:author="קלוד" w:date="2026-10-11T13:11:34Z">
        <w:r w:rsidRPr="006F178A">
          <w:rPr>
            <w:rtl/>
          </w:rPr>
          <w:delText xml:space="preserve">הן</w:delText>
        </w:r>
      </w:del>
      <w:r w:rsidRPr="006F178A">
        <w:rPr>
          <w:rtl/>
        </w:rPr>
        <w:t xml:space="preserve"> וכדעת </w:t>
      </w:r>
      <w:r w:rsidRPr="006F178A">
        <w:rPr>
          <w:rStyle w:val="2fb"/>
          <w:rtl/>
        </w:rPr>
        <w:t xml:space="preserve">רי"ו</w:t>
      </w:r>
      <w:r w:rsidRPr="006F178A">
        <w:rPr>
          <w:rtl/>
        </w:rPr>
        <w:t xml:space="preserve"> </w:t>
      </w:r>
      <w:r w:rsidRPr="006F178A">
        <w:rPr>
          <w:rStyle w:val="2fb"/>
          <w:rtl/>
        </w:rPr>
        <w:t xml:space="preserve">ושמואל</w:t>
      </w:r>
      <w:r w:rsidRPr="006F178A">
        <w:rPr>
          <w:rtl/>
        </w:rPr>
        <w:t xml:space="preserve"> </w:t>
      </w:r>
      <w:ins w:id="95321" w:author="מנוע מכני" w:date="2026-10-11T12:04:39Z">
        <w:r>
          <w:rPr>
            <w:rtl/>
          </w:rPr>
          <w:t xml:space="preserve">שסבר</w:t>
        </w:r>
      </w:ins>
      <w:del w:id="95322" w:author="מנוע מכני" w:date="2026-10-11T12:04:39Z">
        <w:r w:rsidRPr="006F178A">
          <w:rPr>
            <w:rtl/>
          </w:rPr>
          <w:delText xml:space="preserve">שס"ל</w:delText>
        </w:r>
      </w:del>
      <w:r w:rsidRPr="006F178A">
        <w:rPr>
          <w:rtl/>
        </w:rPr>
        <w:t xml:space="preserve"> </w:t>
      </w:r>
      <w:ins w:id="93665" w:author="מנוע מכני" w:date="2026-10-11T12:04:39Z">
        <w:r>
          <w:rPr>
            <w:rtl/>
          </w:rPr>
          <w:t xml:space="preserve">כמותו</w:t>
        </w:r>
      </w:ins>
      <w:del w:id="93666" w:author="מנוע מכני" w:date="2026-10-11T12:04:39Z">
        <w:r w:rsidRPr="006F178A">
          <w:rPr>
            <w:rtl/>
          </w:rPr>
          <w:delText xml:space="preserve">כוותיה</w:delText>
        </w:r>
      </w:del>
      <w:r w:rsidRPr="006F178A">
        <w:rPr>
          <w:rtl/>
        </w:rPr>
        <w:t xml:space="preserve">.</w:t>
      </w:r>
    </w:p>
    <w:p w:rsidR="00E9703F" w:rsidRPr="006F178A" w:rsidRDefault="00E9703F" w:rsidP="00E9703F">
      <w:pPr>
        <w:rPr>
          <w:rtl/>
        </w:rPr>
      </w:pPr>
      <w:r w:rsidRPr="006F178A">
        <w:rPr>
          <w:rFonts w:ascii="Fb Fontext" w:hAnsi="Fb Fontext"/>
          <w:sz w:val="20"/>
          <w:rtl/>
        </w:rPr>
        <w:t xml:space="preserve">וכדברי </w:t>
      </w:r>
      <w:r w:rsidRPr="006F178A">
        <w:rPr>
          <w:rStyle w:val="2fb"/>
          <w:rFonts w:ascii="Fb Fontext" w:hAnsi="Fb Fontext"/>
          <w:sz w:val="20"/>
          <w:rtl/>
        </w:rPr>
        <w:t xml:space="preserve">הראב"ד</w:t>
      </w:r>
      <w:r w:rsidRPr="006F178A">
        <w:rPr>
          <w:rFonts w:ascii="Fb Fontext" w:hAnsi="Fb Fontext"/>
          <w:sz w:val="20"/>
          <w:rtl/>
        </w:rPr>
        <w:t xml:space="preserve"> </w:t>
      </w:r>
      <w:r w:rsidRPr="006F178A">
        <w:rPr>
          <w:rStyle w:val="2fb"/>
          <w:rFonts w:ascii="Fb Fontext" w:hAnsi="Fb Fontext"/>
          <w:sz w:val="20"/>
          <w:rtl/>
        </w:rPr>
        <w:t xml:space="preserve">והרש"י</w:t>
      </w:r>
      <w:r w:rsidRPr="006F178A">
        <w:rPr>
          <w:rFonts w:ascii="Fb Fontext" w:hAnsi="Fb Fontext"/>
          <w:sz w:val="20"/>
          <w:rtl/>
        </w:rPr>
        <w:t xml:space="preserve"> ותוספות </w:t>
      </w:r>
      <w:r w:rsidRPr="006F178A">
        <w:rPr>
          <w:rStyle w:val="2fb"/>
          <w:rFonts w:ascii="Fb Fontext" w:hAnsi="Fb Fontext"/>
          <w:sz w:val="20"/>
          <w:rtl/>
        </w:rPr>
        <w:t xml:space="preserve">וראב"ד</w:t>
      </w:r>
      <w:r w:rsidRPr="006F178A">
        <w:rPr>
          <w:rFonts w:ascii="Fb Fontext" w:hAnsi="Fb Fontext"/>
          <w:sz w:val="20"/>
          <w:rtl/>
        </w:rPr>
        <w:t xml:space="preserve"> </w:t>
      </w:r>
      <w:r w:rsidRPr="006F178A">
        <w:rPr>
          <w:rStyle w:val="2fb"/>
          <w:rFonts w:ascii="Fb Fontext" w:hAnsi="Fb Fontext"/>
          <w:sz w:val="20"/>
          <w:rtl/>
        </w:rPr>
        <w:t xml:space="preserve">ורשב"א</w:t>
      </w:r>
      <w:r w:rsidRPr="006F178A">
        <w:rPr>
          <w:rFonts w:ascii="Fb Fontext" w:hAnsi="Fb Fontext"/>
          <w:sz w:val="20"/>
          <w:rtl/>
        </w:rPr>
        <w:t xml:space="preserve"> בשם מורו </w:t>
      </w:r>
      <w:r w:rsidRPr="006F178A">
        <w:rPr>
          <w:rStyle w:val="2fb"/>
          <w:rFonts w:ascii="Fb Fontext" w:hAnsi="Fb Fontext"/>
          <w:sz w:val="20"/>
          <w:rtl/>
        </w:rPr>
        <w:t xml:space="preserve">וריטב"א</w:t>
      </w:r>
      <w:r w:rsidRPr="006F178A">
        <w:rPr>
          <w:rFonts w:ascii="Fb Fontext" w:hAnsi="Fb Fontext"/>
          <w:sz w:val="20"/>
          <w:rtl/>
        </w:rPr>
        <w:t xml:space="preserve">, ומשמעות </w:t>
      </w:r>
      <w:r w:rsidRPr="006F178A">
        <w:rPr>
          <w:rStyle w:val="2fb"/>
          <w:rFonts w:ascii="Fb Fontext" w:hAnsi="Fb Fontext"/>
          <w:sz w:val="20"/>
          <w:rtl/>
        </w:rPr>
        <w:t xml:space="preserve">הרי"ף</w:t>
      </w:r>
      <w:r w:rsidRPr="006F178A">
        <w:rPr>
          <w:rFonts w:ascii="Fb Fontext" w:hAnsi="Fb Fontext"/>
          <w:sz w:val="20"/>
          <w:rtl/>
        </w:rPr>
        <w:t xml:space="preserve"> </w:t>
      </w:r>
      <w:r w:rsidRPr="006F178A">
        <w:rPr>
          <w:rStyle w:val="2fb"/>
          <w:rFonts w:ascii="Fb Fontext" w:hAnsi="Fb Fontext"/>
          <w:sz w:val="20"/>
          <w:rtl/>
        </w:rPr>
        <w:t xml:space="preserve">והרא"ש</w:t>
      </w:r>
      <w:r w:rsidRPr="006F178A">
        <w:rPr>
          <w:rFonts w:ascii="Fb Fontext" w:hAnsi="Fb Fontext"/>
          <w:sz w:val="20"/>
          <w:rtl/>
        </w:rPr>
        <w:t xml:space="preserve"> שהשמיטו להא </w:t>
      </w:r>
      <w:r w:rsidRPr="006F178A">
        <w:rPr>
          <w:rStyle w:val="2fb"/>
          <w:rFonts w:ascii="Fb Fontext" w:hAnsi="Fb Fontext"/>
          <w:sz w:val="20"/>
          <w:rtl/>
        </w:rPr>
        <w:t xml:space="preserve">דרב</w:t>
      </w:r>
      <w:r w:rsidRPr="006F178A">
        <w:rPr>
          <w:rFonts w:ascii="Fb Fontext" w:hAnsi="Fb Fontext"/>
          <w:sz w:val="20"/>
          <w:rtl/>
        </w:rPr>
        <w:t xml:space="preserve">, הכריע המאירי וכן בשו"ע.</w:t>
      </w:r>
    </w:p>
    <w:p>
      <w:pPr>
        <w:pStyle w:val="afffff8"/>
        <w:rPr>
          <w:ins w:id="90217" w:author="קלוד" w:date="2026-10-11T12:33:55Z"/>
        </w:rPr>
      </w:pPr>
      <w:ins w:id="90218" w:author="קלוד" w:date="2026-10-11T12:33:55Z">
        <w:r>
          <w:rPr>
            <w:color w:val="7B3F00"/>
          </w:rPr>
          <w:t xml:space="preserve">מכשירי מצוה - האם דוחין את השבת</w:t>
        </w:r>
      </w:ins>
    </w:p>
    <w:p>
      <w:pPr>
        <w:pStyle w:val="38"/>
        <w:rPr>
          <w:ins w:id="98839" w:author="מנוע מכני" w:date="2026-10-11T12:04:39Z"/>
        </w:rPr>
      </w:pPr>
      <w:del w:id="98838" w:author="מנוע מכני" w:date="2026-10-11T12:04:39Z">
        <w:r w:rsidRPr="006F178A">
          <w:delText xml:space="preserve">•</w:delText>
        </w:r>
      </w:del>
      <w:r w:rsidRPr="006F178A">
        <w:t xml:space="preserve"> </w:t>
      </w:r>
      <w:r w:rsidRPr="006F178A">
        <w:t xml:space="preserve">רי"ו:</w:t>
      </w:r>
    </w:p>
    <w:p w:rsidR="00E9703F" w:rsidRPr="006F178A" w:rsidRDefault="00E9703F" w:rsidP="00E9703F">
      <w:pPr>
        <w:rPr>
          <w:rtl/>
        </w:rPr>
      </w:pPr>
      <w:del w:id="98840" w:author="מנוע מכני" w:date="2026-10-11T12:04:39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לכל</w:t>
      </w:r>
      <w:ins w:id="107979" w:author="קלוד" w:date="2026-10-11T13:11:34Z">
        <w:r>
          <w:rPr>
            <w:rFonts w:ascii="Fb Fontext" w:hAnsi="Fb Fontext"/>
            <w:rtl/>
          </w:rPr>
          <w:t xml:space="preserve"> </w:t>
        </w:r>
        <w:r>
          <w:rPr>
            <w:rStyle w:val="afffffe"/>
            <w:rFonts w:ascii="Fb Fontext" w:hAnsi="Fb Fontext"/>
            <w:rtl/>
          </w:rPr>
          <w:t xml:space="preserve">המצוות</w:t>
        </w:r>
        <w:r>
          <w:rPr>
            <w:rFonts w:ascii="Fb Fontext" w:hAnsi="Fb Fontext"/>
            <w:rtl/>
          </w:rPr>
          <w:t xml:space="preserve"> </w:t>
        </w:r>
      </w:ins>
      <w:del w:id="107980" w:author="קלוד" w:date="2026-10-11T13:11:34Z">
        <w:r w:rsidRPr="006F178A">
          <w:rPr>
            <w:rFonts w:ascii="Fb Fontext" w:hAnsi="Fb Fontext"/>
            <w:rtl/>
          </w:rPr>
          <w:delText xml:space="preserve"> </w:delText>
        </w:r>
      </w:del>
      <w:r w:rsidRPr="006F178A">
        <w:rPr>
          <w:rStyle w:val="2fb"/>
          <w:rFonts w:ascii="Fb Fontext" w:hAnsi="Fb Fontext"/>
          <w:rtl/>
        </w:rPr>
        <w:t xml:space="preserve">אר"א</w:t>
      </w:r>
      <w:r w:rsidRPr="006F178A">
        <w:rPr>
          <w:rFonts w:ascii="Fb Fontext" w:hAnsi="Fb Fontext"/>
          <w:rtl/>
        </w:rPr>
        <w:t xml:space="preserve"> </w:t>
      </w:r>
      <w:ins w:id="107977" w:author="קלוד" w:date="2026-10-11T13:11:34Z">
        <w:r>
          <w:rPr>
            <w:rFonts w:ascii="Fb Fontext" w:hAnsi="Fb Fontext"/>
            <w:rtl/>
          </w:rPr>
          <w:t xml:space="preserve">שמכשירי</w:t>
        </w:r>
      </w:ins>
      <w:del w:id="107978" w:author="קלוד" w:date="2026-10-11T13:11:34Z">
        <w:r w:rsidRPr="006F178A">
          <w:rPr>
            <w:rFonts w:ascii="Fb Fontext" w:hAnsi="Fb Fontext"/>
            <w:rtl/>
          </w:rPr>
          <w:delText xml:space="preserve">מכשירי</w:delText>
        </w:r>
      </w:del>
      <w:r w:rsidRPr="006F178A">
        <w:rPr>
          <w:rFonts w:ascii="Fb Fontext" w:hAnsi="Fb Fontext"/>
          <w:rtl/>
        </w:rPr>
        <w:t xml:space="preserve"> מצוה דוחין את השבת.</w:t>
      </w:r>
    </w:p>
    <w:p w:rsidR="00E9703F" w:rsidRPr="006F178A" w:rsidRDefault="00E9703F" w:rsidP="00E9703F">
      <w:pPr>
        <w:rPr>
          <w:rtl/>
        </w:rPr>
      </w:pPr>
      <w:r w:rsidRPr="006F178A">
        <w:rPr>
          <w:rtl/>
        </w:rPr>
        <w:t xml:space="preserve">שהרי שתי הלחם חובת היום </w:t>
      </w:r>
      <w:ins w:id="107985" w:author="קלוד" w:date="2026-10-11T13:11:34Z">
        <w:r>
          <w:rPr>
            <w:rtl/>
          </w:rPr>
          <w:t xml:space="preserve">הן,</w:t>
        </w:r>
      </w:ins>
      <w:del w:id="107986" w:author="קלוד" w:date="2026-10-11T13:11:34Z">
        <w:r w:rsidRPr="006F178A">
          <w:rPr>
            <w:rtl/>
          </w:rPr>
          <w:delText xml:space="preserve">הן</w:delText>
        </w:r>
      </w:del>
      <w:r w:rsidRPr="006F178A">
        <w:rPr>
          <w:rtl/>
        </w:rPr>
        <w:t xml:space="preserve"> ולא </w:t>
      </w:r>
      <w:ins w:id="107983" w:author="קלוד" w:date="2026-10-11T13:11:34Z">
        <w:r>
          <w:rPr>
            <w:rtl/>
          </w:rPr>
          <w:t xml:space="preserve">למד </w:t>
        </w:r>
        <w:r>
          <w:rPr>
            <w:rStyle w:val="afffffe"/>
            <w:rtl/>
          </w:rPr>
          <w:t xml:space="preserve">שמכשיריהן דוחין</w:t>
        </w:r>
      </w:ins>
      <w:del w:id="107984" w:author="קלוד" w:date="2026-10-11T13:11:34Z">
        <w:r w:rsidRPr="006F178A">
          <w:rPr>
            <w:rtl/>
          </w:rPr>
          <w:delText xml:space="preserve">למדן</w:delText>
        </w:r>
      </w:del>
      <w:r w:rsidRPr="006F178A">
        <w:rPr>
          <w:rtl/>
        </w:rPr>
        <w:t xml:space="preserve"> אלא </w:t>
      </w:r>
      <w:ins w:id="107981" w:author="קלוד" w:date="2026-10-11T13:11:34Z">
        <w:r>
          <w:rPr>
            <w:rtl/>
          </w:rPr>
          <w:t xml:space="preserve">מגז"ש:</w:t>
        </w:r>
      </w:ins>
      <w:del w:id="107982" w:author="קלוד" w:date="2026-10-11T13:11:34Z">
        <w:r w:rsidRPr="006F178A">
          <w:rPr>
            <w:rtl/>
          </w:rPr>
          <w:delText xml:space="preserve">מגז"ש.</w:delText>
        </w:r>
      </w:del>
    </w:p>
    <w:p w:rsidR="00E9703F" w:rsidRPr="007C4031" w:rsidRDefault="00E9703F" w:rsidP="00994307">
      <w:pPr>
        <w:rPr>
          <w:rtl/>
        </w:rPr>
      </w:pPr>
      <w:r w:rsidRPr="007C4031">
        <w:rPr>
          <w:rtl/>
        </w:rPr>
        <w:tab/>
      </w:r>
      <w:ins w:id="107989" w:author="קלוד" w:date="2026-10-11T13:11:34Z">
        <w:r>
          <w:rPr>
            <w:rStyle w:val="afffff0"/>
            <w:rFonts w:hint="cs"/>
            <w:rtl/>
          </w:rPr>
          <w:t xml:space="preserve">מה 'הבאה'</w:t>
        </w:r>
      </w:ins>
      <w:del w:id="107990" w:author="קלוד" w:date="2026-10-11T13:11:34Z">
        <w:r w:rsidRPr="00F677B7">
          <w:rPr>
            <w:rStyle w:val="afffff0"/>
            <w:rFonts w:hint="cs"/>
            <w:rtl/>
          </w:rPr>
          <w:delText xml:space="preserve">'</w:delText>
        </w:r>
        <w:r w:rsidRPr="00F677B7">
          <w:rPr>
            <w:rStyle w:val="afffff0"/>
            <w:rtl/>
          </w:rPr>
          <w:delText xml:space="preserve">מהבאה</w:delText>
        </w:r>
        <w:r w:rsidRPr="00F677B7">
          <w:rPr>
            <w:rStyle w:val="afffff0"/>
            <w:rFonts w:hint="cs"/>
            <w:rtl/>
          </w:rPr>
          <w:delText xml:space="preserve">'</w:delText>
        </w:r>
      </w:del>
      <w:r w:rsidRPr="00F677B7">
        <w:rPr>
          <w:rStyle w:val="afffff0"/>
          <w:rtl/>
        </w:rPr>
        <w:t xml:space="preserve"> </w:t>
      </w:r>
      <w:r w:rsidRPr="007C4031">
        <w:rPr>
          <w:rtl/>
        </w:rPr>
        <w:t xml:space="preserve">האמורה בעומר </w:t>
      </w:r>
      <w:ins w:id="107987" w:author="קלוד" w:date="2026-10-11T13:11:34Z">
        <w:r>
          <w:rPr>
            <w:rtl/>
          </w:rPr>
          <w:t xml:space="preserve">- מכשירין</w:t>
        </w:r>
      </w:ins>
      <w:del w:id="107988" w:author="קלוד" w:date="2026-10-11T13:11:34Z">
        <w:r w:rsidRPr="007C4031">
          <w:rPr>
            <w:rtl/>
          </w:rPr>
          <w:delText xml:space="preserve">דמכשירין</w:delText>
        </w:r>
      </w:del>
      <w:r w:rsidRPr="007C4031">
        <w:rPr>
          <w:rtl/>
        </w:rPr>
        <w:t xml:space="preserve"> דוחין את השבת, אף</w:t>
      </w:r>
      <w:r w:rsidRPr="00F677B7">
        <w:rPr>
          <w:rStyle w:val="afffff0"/>
          <w:rtl/>
        </w:rPr>
        <w:t xml:space="preserve"> </w:t>
      </w:r>
      <w:r w:rsidRPr="00F677B7">
        <w:rPr>
          <w:rStyle w:val="afffff0"/>
          <w:rFonts w:hint="cs"/>
          <w:rtl/>
        </w:rPr>
        <w:t>'</w:t>
      </w:r>
      <w:r w:rsidRPr="00F677B7">
        <w:rPr>
          <w:rStyle w:val="afffff0"/>
          <w:rtl/>
        </w:rPr>
        <w:t>הבאה</w:t>
      </w:r>
      <w:r w:rsidRPr="00F677B7">
        <w:rPr>
          <w:rStyle w:val="afffff0"/>
          <w:rFonts w:hint="cs"/>
          <w:rtl/>
        </w:rPr>
        <w:t>'</w:t>
      </w:r>
      <w:r w:rsidRPr="00F677B7">
        <w:rPr>
          <w:rStyle w:val="afffff0"/>
          <w:rtl/>
        </w:rPr>
        <w:t xml:space="preserve"> </w:t>
      </w:r>
      <w:r w:rsidRPr="007C4031">
        <w:rPr>
          <w:rtl/>
        </w:rPr>
        <w:t>האמורה בשתי הלחם.</w:t>
      </w:r>
    </w:p>
    <w:p w:rsidR="00E9703F" w:rsidRPr="004640F6" w:rsidRDefault="00E9703F" w:rsidP="00E9703F">
      <w:pPr>
        <w:rPr>
          <w:spacing w:val="-6"/>
          <w:rtl/>
        </w:rPr>
      </w:pPr>
      <w:ins w:id="108001" w:author="קלוד" w:date="2026-10-11T13:11:34Z">
        <w:r>
          <w:rPr>
            <w:spacing w:val="-6"/>
            <w:rtl/>
          </w:rPr>
          <w:t xml:space="preserve">והגז"ש</w:t>
        </w:r>
      </w:ins>
      <w:del w:id="108002" w:author="קלוד" w:date="2026-10-11T13:11:34Z">
        <w:r w:rsidRPr="004640F6">
          <w:rPr>
            <w:spacing w:val="-6"/>
            <w:rtl/>
          </w:rPr>
          <w:tab/>
          <w:delText xml:space="preserve">ומופני,</w:delText>
        </w:r>
      </w:del>
      <w:r w:rsidRPr="004640F6">
        <w:rPr>
          <w:spacing w:val="-6"/>
          <w:rtl/>
        </w:rPr>
        <w:tab/>
        <w:t xml:space="preserve"> </w:t>
      </w:r>
      <w:ins w:id="94969" w:author="מנוע מכני" w:date="2026-10-11T12:04:39Z">
        <w:ins w:id="107999" w:author="קלוד" w:date="2026-10-11T13:11:34Z">
          <w:r>
            <w:rPr>
              <w:spacing w:val="-6"/>
              <w:rtl/>
            </w:rPr>
            <w:t xml:space="preserve">מופנית, שאם</w:t>
          </w:r>
        </w:ins>
        <w:del w:id="108000" w:author="קלוד" w:date="2026-10-11T13:11:34Z">
          <w:r>
            <w:rPr>
              <w:spacing w:val="-6"/>
              <w:rtl/>
            </w:rPr>
            <w:delText xml:space="preserve">דאם</w:delText>
          </w:r>
        </w:del>
        <w:r>
          <w:rPr>
            <w:spacing w:val="-6"/>
            <w:rtl/>
          </w:rPr>
          <w:t xml:space="preserve"> </w:t>
        </w:r>
      </w:ins>
      <w:del w:id="94970" w:author="מנוע מכני" w:date="2026-10-11T12:04:39Z">
        <w:r w:rsidRPr="004640F6">
          <w:rPr>
            <w:spacing w:val="-6"/>
            <w:rtl/>
          </w:rPr>
          <w:tab/>
          <w:delText xml:space="preserve">דאי </w:delText>
        </w:r>
      </w:del>
      <w:r w:rsidRPr="004640F6">
        <w:rPr>
          <w:spacing w:val="-6"/>
          <w:rtl/>
        </w:rPr>
        <w:tab/>
        <w:t xml:space="preserve">לא</w:t>
      </w:r>
      <w:ins w:id="107997" w:author="קלוד" w:date="2026-10-11T13:11:34Z">
        <w:r>
          <w:rPr>
            <w:spacing w:val="-6"/>
            <w:rtl/>
          </w:rPr>
          <w:t xml:space="preserve"> כן </w:t>
        </w:r>
      </w:ins>
      <w:del w:id="107998" w:author="קלוד" w:date="2026-10-11T13:11:34Z">
        <w:r w:rsidRPr="004640F6">
          <w:rPr>
            <w:spacing w:val="-6"/>
            <w:rtl/>
          </w:rPr>
          <w:tab/>
          <w:delText xml:space="preserve"> </w:delText>
        </w:r>
      </w:del>
      <w:ins w:id="91827" w:author="מנוע מכני" w:date="2026-10-11T12:04:39Z">
        <w:r>
          <w:rPr>
            <w:spacing w:val="-6"/>
            <w:rtl/>
          </w:rPr>
          <w:t xml:space="preserve">יש</w:t>
        </w:r>
      </w:ins>
      <w:del w:id="91828" w:author="מנוע מכני" w:date="2026-10-11T12:04:39Z">
        <w:r w:rsidRPr="004640F6">
          <w:rPr>
            <w:spacing w:val="-6"/>
            <w:rtl/>
          </w:rPr>
          <w:tab/>
          <w:delText xml:space="preserve">איכא</w:delText>
        </w:r>
      </w:del>
      <w:r w:rsidRPr="004640F6">
        <w:rPr>
          <w:spacing w:val="-6"/>
          <w:rtl/>
        </w:rPr>
        <w:tab/>
        <w:t xml:space="preserve"> </w:t>
      </w:r>
      <w:ins w:id="96305" w:author="מנוע מכני" w:date="2026-10-11T12:04:39Z">
        <w:ins w:id="107995" w:author="קלוד" w:date="2026-10-11T13:11:34Z">
          <w:r>
            <w:rPr>
              <w:spacing w:val="-6"/>
              <w:rtl/>
            </w:rPr>
            <w:t xml:space="preserve">לפרוך:</w:t>
          </w:r>
        </w:ins>
        <w:del w:id="107996" w:author="קלוד" w:date="2026-10-11T13:11:34Z">
          <w:r>
            <w:rPr>
              <w:spacing w:val="-6"/>
              <w:rtl/>
            </w:rPr>
            <w:delText xml:space="preserve">להקשות</w:delText>
          </w:r>
          <w:r w:rsidRPr="004640F6">
            <w:rPr>
              <w:spacing w:val="-6"/>
              <w:rtl/>
            </w:rPr>
            <w:tab/>
            <w:delText xml:space="preserve"> מה</w:delText>
          </w:r>
        </w:del>
      </w:ins>
      <w:del w:id="96306" w:author="מנוע מכני" w:date="2026-10-11T12:04:39Z">
        <w:r w:rsidRPr="004640F6">
          <w:rPr>
            <w:spacing w:val="-6"/>
            <w:rtl/>
          </w:rPr>
          <w:tab/>
          <w:delText xml:space="preserve">למיפרך</w:delText>
        </w:r>
      </w:del>
      <w:r w:rsidRPr="004640F6">
        <w:rPr>
          <w:spacing w:val="-6"/>
          <w:rtl/>
        </w:rPr>
        <w:tab/>
        <w:t xml:space="preserve"> שתי </w:t>
      </w:r>
      <w:ins w:id="107993" w:author="קלוד" w:date="2026-10-11T13:11:34Z">
        <w:r>
          <w:rPr>
            <w:spacing w:val="-6"/>
            <w:rtl/>
          </w:rPr>
          <w:t xml:space="preserve">הלחם -</w:t>
        </w:r>
      </w:ins>
      <w:del w:id="107994" w:author="קלוד" w:date="2026-10-11T13:11:34Z">
        <w:r w:rsidRPr="004640F6">
          <w:rPr>
            <w:spacing w:val="-6"/>
            <w:rtl/>
          </w:rPr>
          <w:tab/>
          <w:delText xml:space="preserve">הלחם</w:delText>
        </w:r>
      </w:del>
      <w:r w:rsidRPr="004640F6">
        <w:rPr>
          <w:spacing w:val="-6"/>
          <w:rtl/>
        </w:rPr>
        <w:tab/>
        <w:t xml:space="preserve"> אם מצא קצור אינו קוצר, </w:t>
      </w:r>
      <w:r w:rsidRPr="004640F6">
        <w:rPr>
          <w:spacing w:val="-6"/>
          <w:rtl/>
        </w:rPr>
        <w:tab/>
        <w:t xml:space="preserve">משא"כ</w:t>
      </w:r>
      <w:r w:rsidRPr="004640F6">
        <w:rPr>
          <w:spacing w:val="-6"/>
          <w:rtl/>
        </w:rPr>
        <w:tab/>
        <w:t xml:space="preserve"> בעומר </w:t>
      </w:r>
      <w:ins w:id="107991" w:author="קלוד" w:date="2026-10-11T13:11:34Z">
        <w:r>
          <w:rPr>
            <w:spacing w:val="-6"/>
            <w:rtl/>
          </w:rPr>
          <w:t xml:space="preserve">שקוצר.</w:t>
        </w:r>
      </w:ins>
      <w:del w:id="107992" w:author="קלוד" w:date="2026-10-11T13:11:34Z">
        <w:r w:rsidRPr="004640F6">
          <w:rPr>
            <w:spacing w:val="-6"/>
            <w:rtl/>
          </w:rPr>
          <w:tab/>
          <w:delText xml:space="preserve">דקוצר.</w:delText>
        </w:r>
      </w:del>
    </w:p>
    <w:p w:rsidR="00E9703F" w:rsidRPr="004640F6" w:rsidRDefault="00E9703F" w:rsidP="00E9703F">
      <w:pPr>
        <w:rPr>
          <w:spacing w:val="-2"/>
          <w:rtl/>
        </w:rPr>
      </w:pPr>
      <w:ins w:id="108015" w:author="קלוד" w:date="2026-10-11T13:11:34Z">
        <w:r>
          <w:rPr>
            <w:spacing w:val="-2"/>
            <w:rtl/>
          </w:rPr>
          <w:t xml:space="preserve">ומופנית</w:t>
        </w:r>
      </w:ins>
      <w:del w:id="108016" w:author="קלוד" w:date="2026-10-11T13:11:34Z">
        <w:r w:rsidRPr="004640F6">
          <w:rPr>
            <w:spacing w:val="-2"/>
            <w:rtl/>
          </w:rPr>
          <w:tab/>
          <w:delText xml:space="preserve">וקרא</w:delText>
        </w:r>
      </w:del>
      <w:r w:rsidRPr="004640F6">
        <w:rPr>
          <w:rStyle w:val="afffff0"/>
          <w:spacing w:val="-2"/>
          <w:rtl/>
        </w:rPr>
        <w:t xml:space="preserve"> </w:t>
      </w:r>
      <w:ins w:id="108013" w:author="קלוד" w:date="2026-10-11T13:11:34Z">
        <w:r>
          <w:rPr>
            <w:rStyle w:val="afffff0"/>
            <w:rFonts w:hint="cs"/>
            <w:spacing w:val="-2"/>
            <w:rtl/>
          </w:rPr>
          <w:t xml:space="preserve">מקרא 'מיום</w:t>
        </w:r>
      </w:ins>
      <w:del w:id="108014" w:author="קלוד" w:date="2026-10-11T13:11:34Z">
        <w:r w:rsidRPr="004640F6">
          <w:rPr>
            <w:rStyle w:val="afffff0"/>
            <w:rFonts w:hint="cs"/>
            <w:spacing w:val="-2"/>
            <w:rtl/>
          </w:rPr>
          <w:delText xml:space="preserve">'</w:delText>
        </w:r>
        <w:r w:rsidRPr="004640F6">
          <w:rPr>
            <w:rStyle w:val="afffff0"/>
            <w:spacing w:val="-2"/>
            <w:rtl/>
          </w:rPr>
          <w:delText xml:space="preserve">דביום</w:delText>
        </w:r>
      </w:del>
      <w:r w:rsidRPr="004640F6">
        <w:rPr>
          <w:rStyle w:val="afffff0"/>
          <w:spacing w:val="-2"/>
          <w:rtl/>
        </w:rPr>
        <w:t xml:space="preserve"> הביאכם</w:t>
      </w:r>
      <w:r w:rsidRPr="004640F6">
        <w:rPr>
          <w:rStyle w:val="afffff0"/>
          <w:rFonts w:hint="cs"/>
          <w:spacing w:val="-2"/>
          <w:rtl/>
        </w:rPr>
        <w:t>'</w:t>
      </w:r>
      <w:r w:rsidRPr="004640F6">
        <w:rPr>
          <w:rStyle w:val="afffff0"/>
          <w:spacing w:val="-2"/>
          <w:rtl/>
        </w:rPr>
        <w:t xml:space="preserve"> </w:t>
      </w:r>
      <w:ins w:id="108011" w:author="קלוד" w:date="2026-10-11T13:11:34Z">
        <w:r>
          <w:rPr>
            <w:rStyle w:val="afffffe"/>
            <w:spacing w:val="-2"/>
            <w:rtl/>
          </w:rPr>
          <w:t xml:space="preserve">המיותר</w:t>
        </w:r>
        <w:r>
          <w:rPr>
            <w:spacing w:val="-2"/>
            <w:rtl/>
          </w:rPr>
          <w:t xml:space="preserve">, וגם</w:t>
        </w:r>
      </w:ins>
      <w:del w:id="108012" w:author="קלוד" w:date="2026-10-11T13:11:34Z">
        <w:r w:rsidRPr="004640F6">
          <w:rPr>
            <w:spacing w:val="-2"/>
            <w:rtl/>
          </w:rPr>
          <w:delText xml:space="preserve">ומופנה</w:delText>
        </w:r>
      </w:del>
      <w:r w:rsidRPr="004640F6">
        <w:rPr>
          <w:spacing w:val="-2"/>
          <w:rtl/>
        </w:rPr>
        <w:t xml:space="preserve"> משני </w:t>
      </w:r>
      <w:ins w:id="108009" w:author="קלוד" w:date="2026-10-11T13:11:34Z">
        <w:r>
          <w:rPr>
            <w:spacing w:val="-2"/>
            <w:rtl/>
          </w:rPr>
          <w:t xml:space="preserve">צדדים,</w:t>
        </w:r>
      </w:ins>
      <w:del w:id="108010" w:author="קלוד" w:date="2026-10-11T13:11:34Z">
        <w:r w:rsidRPr="004640F6">
          <w:rPr>
            <w:spacing w:val="-2"/>
            <w:rtl/>
          </w:rPr>
          <w:delText xml:space="preserve">צדדים</w:delText>
        </w:r>
      </w:del>
      <w:r w:rsidRPr="004640F6">
        <w:rPr>
          <w:spacing w:val="-2"/>
          <w:rtl/>
        </w:rPr>
        <w:t xml:space="preserve"> </w:t>
      </w:r>
      <w:ins w:id="108007" w:author="קלוד" w:date="2026-10-11T13:11:34Z">
        <w:r>
          <w:rPr>
            <w:spacing w:val="-2"/>
            <w:rtl/>
          </w:rPr>
          <w:t xml:space="preserve">ש'תביאו'</w:t>
        </w:r>
      </w:ins>
      <w:del w:id="108008" w:author="קלוד" w:date="2026-10-11T13:11:34Z">
        <w:r w:rsidRPr="004640F6">
          <w:rPr>
            <w:spacing w:val="-2"/>
            <w:rtl/>
          </w:rPr>
          <w:delText xml:space="preserve">דתביאו</w:delText>
        </w:r>
      </w:del>
      <w:r w:rsidRPr="004640F6">
        <w:rPr>
          <w:spacing w:val="-2"/>
          <w:rtl/>
        </w:rPr>
        <w:t xml:space="preserve"> </w:t>
      </w:r>
      <w:ins w:id="108005" w:author="קלוד" w:date="2026-10-11T13:11:34Z">
        <w:r>
          <w:rPr>
            <w:rStyle w:val="afffffe"/>
            <w:spacing w:val="-2"/>
            <w:rtl/>
          </w:rPr>
          <w:t xml:space="preserve">בשתי</w:t>
        </w:r>
      </w:ins>
      <w:del w:id="108006" w:author="קלוד" w:date="2026-10-11T13:11:34Z">
        <w:r w:rsidRPr="004640F6">
          <w:rPr>
            <w:spacing w:val="-2"/>
            <w:rtl/>
          </w:rPr>
          <w:delText xml:space="preserve">ל"ל</w:delText>
        </w:r>
      </w:del>
      <w:r w:rsidRPr="004640F6">
        <w:rPr>
          <w:spacing w:val="-2"/>
          <w:rtl/>
        </w:rPr>
        <w:t xml:space="preserve"> </w:t>
      </w:r>
      <w:ins w:id="108003" w:author="קלוד" w:date="2026-10-11T13:11:34Z">
        <w:r>
          <w:rPr>
            <w:rStyle w:val="afffffe"/>
            <w:spacing w:val="-2"/>
            <w:rtl/>
          </w:rPr>
          <w:t xml:space="preserve">הלחם</w:t>
        </w:r>
        <w:r>
          <w:rPr>
            <w:spacing w:val="-2"/>
            <w:rtl/>
          </w:rPr>
          <w:t xml:space="preserve"> ריבוי הוא [שלר"א </w:t>
        </w:r>
        <w:r>
          <w:rPr>
            <w:rStyle w:val="afffffe"/>
            <w:spacing w:val="-2"/>
            <w:rtl/>
          </w:rPr>
          <w:t xml:space="preserve">מופנה</w:t>
        </w:r>
      </w:ins>
      <w:del w:id="108004" w:author="קלוד" w:date="2026-10-11T13:11:34Z">
        <w:r w:rsidRPr="004640F6">
          <w:rPr>
            <w:spacing w:val="-2"/>
            <w:rtl/>
          </w:rPr>
          <w:delText xml:space="preserve">[</w:delText>
        </w:r>
        <w:r w:rsidRPr="004640F6">
          <w:rPr>
            <w:rStyle w:val="2fb"/>
            <w:spacing w:val="-2"/>
            <w:rtl/>
          </w:rPr>
          <w:delText xml:space="preserve">דל</w:delText>
        </w:r>
        <w:r>
          <w:rPr>
            <w:rStyle w:val="2fb"/>
            <w:spacing w:val="-2"/>
            <w:rtl/>
          </w:rPr>
          <w:delText xml:space="preserve">ר"א</w:delText>
        </w:r>
      </w:del>
      <w:ins w:id="90005" w:author="מנוע מכני" w:date="2026-10-11T12:04:39Z"/>
      <w:del w:id="90006" w:author="מנוע מכני" w:date="2026-10-11T12:04:39Z">
        <w:r w:rsidRPr="004640F6">
          <w:rPr>
            <w:spacing w:val="-2"/>
            <w:rtl/>
          </w:rPr>
          <w:delText xml:space="preserve">ר'א</w:delText>
        </w:r>
      </w:del>
      <w:r w:rsidRPr="004640F6">
        <w:rPr>
          <w:spacing w:val="-2"/>
          <w:rtl/>
        </w:rPr>
        <w:t xml:space="preserve"> מצד אחד למדין ומשיבין]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לא</w:t>
      </w:r>
      <w:r w:rsidRPr="006F178A">
        <w:rPr>
          <w:rFonts w:ascii="Fb Fontext" w:hAnsi="Fb Fontext"/>
          <w:rtl/>
        </w:rPr>
        <w:t xml:space="preserve"> לכל </w:t>
      </w:r>
      <w:r w:rsidRPr="006F178A">
        <w:rPr>
          <w:rStyle w:val="2fb"/>
          <w:rFonts w:ascii="Fb Fontext" w:hAnsi="Fb Fontext"/>
          <w:rtl/>
        </w:rPr>
        <w:t xml:space="preserve">אר"א</w:t>
      </w:r>
      <w:r w:rsidRPr="006F178A">
        <w:rPr>
          <w:rFonts w:ascii="Fb Fontext" w:hAnsi="Fb Fontext"/>
          <w:rtl/>
        </w:rPr>
        <w:t xml:space="preserve"> מכשירי מצוה דוחין את השבת</w:t>
      </w:r>
    </w:p>
    <w:p>
      <w:pPr>
        <w:pStyle w:val="38"/>
        <w:rPr>
          <w:ins w:id="98841" w:author="מנוע מכני" w:date="2026-10-11T12:04:39Z"/>
        </w:rPr>
      </w:pPr>
      <w:r w:rsidRPr="006F178A">
        <w:t xml:space="preserve">והיינו</w:t>
      </w:r>
    </w:p>
    <w:p w:rsidR="00E9703F" w:rsidRPr="006F178A" w:rsidRDefault="00E9703F" w:rsidP="00E9703F">
      <w:pPr>
        <w:rPr>
          <w:rtl/>
        </w:rPr>
      </w:pPr>
      <w:del w:id="98842" w:author="מנוע מכני" w:date="2026-10-11T12:04:39Z">
        <w:r w:rsidRPr="006F178A">
          <w:rPr>
            <w:rtl/>
          </w:rPr>
          <w:delText xml:space="preserve"> </w:delText>
        </w:r>
      </w:del>
      <w:ins w:id="95787" w:author="מנוע מכני" w:date="2026-10-11T12:04:39Z">
        <w:ins w:id="108021" w:author="קלוד" w:date="2026-10-11T13:11:34Z">
          <w:r>
            <w:rPr>
              <w:rtl/>
            </w:rPr>
            <w:t xml:space="preserve">למעט,</w:t>
          </w:r>
        </w:ins>
        <w:del w:id="108022" w:author="קלוד" w:date="2026-10-11T13:11:34Z">
          <w:r>
            <w:rPr>
              <w:rtl/>
            </w:rPr>
            <w:delText xml:space="preserve">למעט</w:delText>
          </w:r>
        </w:del>
      </w:ins>
      <w:del w:id="95788" w:author="מנוע מכני" w:date="2026-10-11T12:04:39Z">
        <w:r w:rsidRPr="006F178A">
          <w:rPr>
            <w:rtl/>
          </w:rPr>
          <w:delText xml:space="preserve">למעוטי</w:delText>
        </w:r>
      </w:del>
      <w:r w:rsidRPr="006F178A">
        <w:rPr>
          <w:rtl/>
        </w:rPr>
        <w:t xml:space="preserve"> </w:t>
      </w:r>
      <w:ins w:id="108019" w:author="קלוד" w:date="2026-10-11T13:11:34Z">
        <w:r>
          <w:rPr>
            <w:rStyle w:val="2fb"/>
            <w:rtl/>
          </w:rPr>
          <w:t xml:space="preserve">כראב"א,</w:t>
        </w:r>
      </w:ins>
      <w:del w:id="108020" w:author="קלוד" w:date="2026-10-11T13:11:34Z">
        <w:r w:rsidRPr="006F178A">
          <w:rPr>
            <w:rStyle w:val="2fb"/>
            <w:rtl/>
          </w:rPr>
          <w:delText xml:space="preserve">כר</w:delText>
        </w:r>
        <w:r w:rsidRPr="00910D80">
          <w:rPr>
            <w:rStyle w:val="2fb"/>
            <w:b/>
            <w:bCs/>
            <w:rtl/>
          </w:rPr>
          <w:delText xml:space="preserve">אב"א</w:delText>
        </w:r>
        <w:r w:rsidRPr="006F178A">
          <w:rPr>
            <w:rtl/>
          </w:rPr>
          <w:delText xml:space="preserve"> </w:delText>
        </w:r>
        <w:r>
          <w:rPr>
            <w:rtl/>
          </w:rPr>
          <w:delText xml:space="preserve">למעט</w:delText>
        </w:r>
      </w:del>
      <w:ins w:id="95789" w:author="מנוע מכני" w:date="2026-10-11T12:04:39Z"/>
      <w:del w:id="95790" w:author="מנוע מכני" w:date="2026-10-11T12:04:39Z">
        <w:r w:rsidRPr="006F178A">
          <w:rPr>
            <w:rtl/>
          </w:rPr>
          <w:delText xml:space="preserve">למעוטי</w:delText>
        </w:r>
      </w:del>
      <w:r w:rsidRPr="006F178A">
        <w:rPr>
          <w:rtl/>
        </w:rPr>
        <w:t xml:space="preserve"> ציצית </w:t>
      </w:r>
      <w:ins w:id="108017" w:author="קלוד" w:date="2026-10-11T13:11:34Z">
        <w:r>
          <w:rPr>
            <w:rtl/>
          </w:rPr>
          <w:t xml:space="preserve">לטליתו</w:t>
        </w:r>
      </w:ins>
      <w:del w:id="108018" w:author="קלוד" w:date="2026-10-11T13:11:34Z">
        <w:r w:rsidRPr="006F178A">
          <w:rPr>
            <w:rtl/>
          </w:rPr>
          <w:delText xml:space="preserve">לטליתו,</w:delText>
        </w:r>
      </w:del>
      <w:r w:rsidRPr="006F178A">
        <w:rPr>
          <w:rtl/>
        </w:rPr>
        <w:t xml:space="preserve"> ומזוזה לפתחו.</w:t>
      </w:r>
    </w:p>
    <w:p w:rsidR="00E9703F" w:rsidRPr="006F178A" w:rsidRDefault="00E9703F" w:rsidP="00E9703F">
      <w:pPr>
        <w:rPr>
          <w:rtl/>
        </w:rPr>
      </w:pPr>
      <w:ins w:id="108025" w:author="קלוד" w:date="2026-10-11T13:11:34Z">
        <w:r>
          <w:rPr>
            <w:b/>
            <w:bCs/>
            <w:rtl/>
          </w:rPr>
          <w:t xml:space="preserve">תנ"ה:</w:t>
        </w:r>
      </w:ins>
      <w:del w:id="108026" w:author="קלוד" w:date="2026-10-11T13:11:34Z">
        <w:r w:rsidRPr="002B5789">
          <w:rPr>
            <w:b/>
            <w:bCs/>
            <w:rtl/>
          </w:rPr>
          <w:delText xml:space="preserve">תנ"ה</w:delText>
        </w:r>
      </w:del>
      <w:r w:rsidRPr="006F178A">
        <w:rPr>
          <w:rtl/>
        </w:rPr>
        <w:t xml:space="preserve"> ושוין, שאם צייץ טליתו ועשה מזוזה לפתחו</w:t>
      </w:r>
      <w:ins w:id="108023" w:author="קלוד" w:date="2026-10-11T13:11:34Z">
        <w:r>
          <w:rPr>
            <w:rtl/>
          </w:rPr>
          <w:t xml:space="preserve"> </w:t>
        </w:r>
        <w:r>
          <w:rPr>
            <w:rStyle w:val="afffffe"/>
            <w:rtl/>
          </w:rPr>
          <w:t xml:space="preserve">בשבת</w:t>
        </w:r>
        <w:r>
          <w:rPr>
            <w:rtl/>
          </w:rPr>
          <w:t xml:space="preserve"> </w:t>
        </w:r>
      </w:ins>
      <w:del w:id="108024" w:author="קלוד" w:date="2026-10-11T13:11:34Z">
        <w:r w:rsidRPr="006F178A">
          <w:rPr>
            <w:rtl/>
          </w:rPr>
          <w:delText xml:space="preserve"> </w:delText>
        </w:r>
      </w:del>
      <w:r w:rsidRPr="006F178A">
        <w:rPr>
          <w:rtl/>
        </w:rPr>
        <w:t xml:space="preserve">- שהוא חייב. הואיל ובידו להפקירן.</w:t>
      </w:r>
    </w:p>
    <w:p w:rsidR="00E9703F" w:rsidRPr="004640F6" w:rsidRDefault="00E9703F" w:rsidP="00E9703F">
      <w:pPr>
        <w:rPr>
          <w:spacing w:val="-6"/>
          <w:rtl/>
        </w:rPr>
      </w:pPr>
      <w:r w:rsidRPr="004640F6">
        <w:rPr>
          <w:spacing w:val="-6"/>
          <w:rtl/>
        </w:rPr>
        <w:t xml:space="preserve">[ולא מצד חסרון </w:t>
      </w:r>
      <w:ins w:id="108033" w:author="קלוד" w:date="2026-10-11T13:11:34Z">
        <w:r>
          <w:rPr>
            <w:spacing w:val="-6"/>
            <w:rtl/>
          </w:rPr>
          <w:t xml:space="preserve">הזמן,</w:t>
        </w:r>
      </w:ins>
      <w:del w:id="108034" w:author="קלוד" w:date="2026-10-11T13:11:34Z">
        <w:r w:rsidRPr="004640F6">
          <w:rPr>
            <w:spacing w:val="-6"/>
            <w:rtl/>
          </w:rPr>
          <w:delText xml:space="preserve">הזמן</w:delText>
        </w:r>
      </w:del>
      <w:r w:rsidRPr="004640F6">
        <w:rPr>
          <w:spacing w:val="-6"/>
          <w:rtl/>
        </w:rPr>
        <w:t xml:space="preserve"> דא"ה כל </w:t>
      </w:r>
      <w:ins w:id="90573" w:author="Claude - סמנטי" w:date="2026-10-11T12:28:21Z">
        <w:r>
          <w:rPr>
            <w:spacing w:val="-6"/>
            <w:rtl/>
          </w:rPr>
          <w:t xml:space="preserve">שעה</w:t>
        </w:r>
      </w:ins>
      <w:del w:id="90574" w:author="Claude - סמנטי" w:date="2026-10-11T12:28:21Z">
        <w:r w:rsidRPr="004640F6">
          <w:rPr>
            <w:spacing w:val="-6"/>
            <w:rtl/>
          </w:rPr>
          <w:delText xml:space="preserve">שעתא</w:delText>
        </w:r>
      </w:del>
      <w:r w:rsidRPr="004640F6">
        <w:rPr>
          <w:spacing w:val="-6"/>
          <w:rtl/>
        </w:rPr>
        <w:t xml:space="preserve"> </w:t>
      </w:r>
      <w:ins w:id="90571" w:author="Claude - סמנטי" w:date="2026-10-11T12:28:21Z">
        <w:r>
          <w:rPr>
            <w:spacing w:val="-6"/>
            <w:rtl/>
          </w:rPr>
          <w:t xml:space="preserve">ושעה</w:t>
        </w:r>
      </w:ins>
      <w:del w:id="90572" w:author="Claude - סמנטי" w:date="2026-10-11T12:28:21Z">
        <w:r w:rsidRPr="004640F6">
          <w:rPr>
            <w:spacing w:val="-6"/>
            <w:rtl/>
          </w:rPr>
          <w:delText xml:space="preserve">ושעתא</w:delText>
        </w:r>
      </w:del>
      <w:r w:rsidRPr="004640F6">
        <w:rPr>
          <w:spacing w:val="-6"/>
          <w:rtl/>
        </w:rPr>
        <w:t xml:space="preserve"> </w:t>
      </w:r>
      <w:ins w:id="108031" w:author="קלוד" w:date="2026-10-11T13:11:34Z">
        <w:r>
          <w:rPr>
            <w:spacing w:val="-6"/>
            <w:rtl/>
          </w:rPr>
          <w:t xml:space="preserve">זמנו</w:t>
        </w:r>
      </w:ins>
      <w:del w:id="108032" w:author="קלוד" w:date="2026-10-11T13:11:34Z">
        <w:r w:rsidRPr="004640F6">
          <w:rPr>
            <w:spacing w:val="-6"/>
            <w:rtl/>
          </w:rPr>
          <w:delText xml:space="preserve">זימניה</w:delText>
        </w:r>
      </w:del>
      <w:r w:rsidRPr="004640F6">
        <w:rPr>
          <w:spacing w:val="-6"/>
          <w:rtl/>
        </w:rPr>
        <w:t xml:space="preserve"> הוא] [סוכה מצה ושופר </w:t>
      </w:r>
      <w:ins w:id="108029" w:author="קלוד" w:date="2026-10-11T13:11:34Z">
        <w:r>
          <w:rPr>
            <w:spacing w:val="-6"/>
            <w:rtl/>
          </w:rPr>
          <w:t xml:space="preserve">כתוב</w:t>
        </w:r>
      </w:ins>
      <w:del w:id="108030" w:author="קלוד" w:date="2026-10-11T13:11:34Z">
        <w:r w:rsidRPr="004640F6">
          <w:rPr>
            <w:spacing w:val="-6"/>
            <w:rtl/>
          </w:rPr>
          <w:delText xml:space="preserve">כתיב</w:delText>
        </w:r>
      </w:del>
      <w:r w:rsidRPr="004640F6">
        <w:rPr>
          <w:spacing w:val="-6"/>
          <w:rtl/>
        </w:rPr>
        <w:t xml:space="preserve"> בפירוש </w:t>
      </w:r>
      <w:ins w:id="108027" w:author="קלוד" w:date="2026-10-11T13:11:34Z">
        <w:r>
          <w:rPr>
            <w:spacing w:val="-6"/>
            <w:rtl/>
          </w:rPr>
          <w:t xml:space="preserve">שדוחין]</w:t>
        </w:r>
      </w:ins>
      <w:del w:id="108028" w:author="קלוד" w:date="2026-10-11T13:11:34Z">
        <w:r w:rsidRPr="004640F6">
          <w:rPr>
            <w:spacing w:val="-6"/>
            <w:rtl/>
          </w:rPr>
          <w:delText xml:space="preserve">דדוחין]</w:delText>
        </w:r>
      </w:del>
    </w:p>
    <w:p>
      <w:pPr>
        <w:pStyle w:val="afffff8"/>
        <w:rPr>
          <w:ins w:id="90215" w:author="קלוד" w:date="2026-10-11T12:33:55Z"/>
        </w:rPr>
      </w:pPr>
      <w:ins w:id="90216" w:author="קלוד" w:date="2026-10-11T12:33:55Z">
        <w:r>
          <w:rPr>
            <w:color w:val="7B3F00"/>
          </w:rPr>
          <w:t xml:space="preserve">לולב סוכה מצה ושופר - מכשיריהם דוחין שבת לר"א</w:t>
        </w:r>
      </w:ins>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ר"א</w:t>
      </w:r>
      <w:r w:rsidRPr="006F178A">
        <w:rPr>
          <w:rtl/>
        </w:rPr>
        <w:t xml:space="preserve"> </w:t>
      </w:r>
      <w:r w:rsidRPr="006F178A">
        <w:rPr>
          <w:rStyle w:val="afffe"/>
          <w:rFonts w:ascii="Fb Fontext" w:hAnsi="Fb Fontext"/>
          <w:rtl/>
        </w:rPr>
        <w:t>לולב</w:t>
      </w:r>
      <w:r w:rsidRPr="006F178A">
        <w:rPr>
          <w:rtl/>
        </w:rPr>
        <w:t xml:space="preserve"> וכל מכשיריו דוחין את השבת, - ביום - </w:t>
      </w:r>
      <w:ins w:id="90587" w:author="מנוע מכני" w:date="2026-10-11T12:04:39Z">
        <w:r>
          <w:rPr>
            <w:rtl/>
          </w:rPr>
          <w:t xml:space="preserve">אפי'</w:t>
        </w:r>
      </w:ins>
      <w:del w:id="90588" w:author="מנוע מכני" w:date="2026-10-11T12:04:39Z">
        <w:r w:rsidRPr="006F178A">
          <w:rPr>
            <w:rtl/>
          </w:rPr>
          <w:delText xml:space="preserve">אפילו</w:delText>
        </w:r>
      </w:del>
      <w:r w:rsidRPr="006F178A">
        <w:rPr>
          <w:rtl/>
        </w:rPr>
        <w:t xml:space="preserve"> בשבת.</w:t>
      </w:r>
    </w:p>
    <w:p>
      <w:pPr>
        <w:pStyle w:val="38"/>
        <w:rPr>
          <w:ins w:id="98843" w:author="מנוע מכני" w:date="2026-10-11T12:04:39Z"/>
        </w:rPr>
      </w:pPr>
      <w:r w:rsidRPr="006F178A">
        <w:t xml:space="preserve">והך</w:t>
      </w:r>
    </w:p>
    <w:p w:rsidR="00E9703F" w:rsidRPr="009757B9" w:rsidRDefault="00E9703F" w:rsidP="00E9703F">
      <w:pPr>
        <w:rPr>
          <w:rFonts w:cs="Guttman Vilna"/>
          <w:b/>
          <w:bCs/>
          <w:rtl/>
        </w:rPr>
      </w:pPr>
      <w:del w:id="98844" w:author="מנוע מכני" w:date="2026-10-11T12:04:39Z">
        <w:r w:rsidRPr="006F178A">
          <w:rPr>
            <w:rtl/>
          </w:rPr>
          <w:delText xml:space="preserve"> </w:delText>
        </w:r>
      </w:del>
      <w:r w:rsidRPr="006F178A">
        <w:rPr>
          <w:rtl/>
        </w:rPr>
        <w:t xml:space="preserve">דלא בלילה מהא </w:t>
      </w:r>
      <w:r w:rsidRPr="002F73F8">
        <w:rPr>
          <w:rStyle w:val="afffff0"/>
          <w:rtl/>
        </w:rPr>
        <w:t>ד</w:t>
      </w:r>
      <w:r w:rsidRPr="002F73F8">
        <w:rPr>
          <w:rStyle w:val="afffff0"/>
          <w:rFonts w:hint="cs"/>
          <w:rtl/>
        </w:rPr>
        <w:t>'</w:t>
      </w:r>
      <w:ins w:id="91411" w:author="Claude - סמנטי" w:date="2026-10-11T12:28:21Z">
        <w:r>
          <w:rPr>
            <w:rStyle w:val="afffff0"/>
            <w:rtl/>
          </w:rPr>
          <w:t xml:space="preserve">שִׁבְעַת יָמִים</w:t>
        </w:r>
      </w:ins>
      <w:del w:id="91412" w:author="Claude - סמנטי" w:date="2026-10-11T12:28:21Z">
        <w:r w:rsidRPr="002F73F8">
          <w:rPr>
            <w:rStyle w:val="afffff0"/>
            <w:rtl/>
          </w:rPr>
          <w:delText xml:space="preserve">שבעת ימים</w:delText>
        </w:r>
      </w:del>
      <w:r w:rsidRPr="002F73F8">
        <w:rPr>
          <w:rStyle w:val="afffff0"/>
          <w:rFonts w:hint="cs"/>
          <w:rtl/>
        </w:rPr>
        <w:t>'</w:t>
      </w:r>
      <w:r w:rsidRPr="002F73F8">
        <w:rPr>
          <w:rStyle w:val="afffff0"/>
          <w:rtl/>
        </w:rPr>
        <w:t xml:space="preserve"> </w:t>
      </w:r>
      <w:r w:rsidRPr="006F178A">
        <w:rPr>
          <w:rtl/>
        </w:rPr>
        <w:t>ולא לילות.</w:t>
      </w:r>
    </w:p>
    <w:p w:rsidR="00E9703F" w:rsidRDefault="00E9703F" w:rsidP="00E9703F">
      <w:pPr>
        <w:rPr>
          <w:rtl/>
        </w:rPr>
      </w:pPr>
      <w:r w:rsidRPr="006F178A">
        <w:rPr>
          <w:rtl/>
        </w:rPr>
        <w:tab/>
      </w:r>
      <w:r w:rsidRPr="006F178A">
        <w:rPr>
          <w:rtl/>
        </w:rPr>
        <w:tab/>
      </w:r>
      <w:del w:id="90174" w:author="מנוע מכני" w:date="2026-10-11T12:04:39Z">
        <w:r w:rsidRPr="006F178A">
          <w:rPr>
            <w:rtl/>
          </w:rPr>
          <w:tab/>
          <w:delText xml:space="preserve"> </w:delText>
        </w:r>
      </w:del>
      <w:r w:rsidRPr="006F178A">
        <w:rPr>
          <w:b/>
          <w:bCs/>
          <w:rtl/>
        </w:rPr>
        <w:t>הלכתא</w:t>
      </w:r>
      <w:r w:rsidRPr="006F178A">
        <w:rPr>
          <w:rtl/>
        </w:rPr>
        <w:t xml:space="preserve"> למכשיריו. [דלטלטול עצמו </w:t>
      </w:r>
      <w:r w:rsidRPr="006F178A">
        <w:rPr>
          <w:rtl/>
        </w:rPr>
        <w:t xml:space="preserve">לא</w:t>
      </w:r>
      <w:r w:rsidRPr="006F178A">
        <w:rPr>
          <w:rtl/>
        </w:rPr>
        <w:t xml:space="preserve"> </w:t>
      </w:r>
      <w:ins w:id="96207" w:author="מנוע מכני" w:date="2026-10-11T12:04:39Z">
        <w:r>
          <w:rPr>
            <w:rtl/>
          </w:rPr>
          <w:t xml:space="preserve">הוצרך</w:t>
        </w:r>
      </w:ins>
      <w:del w:id="96208" w:author="מנוע מכני" w:date="2026-10-11T12:04:39Z">
        <w:r w:rsidRPr="006F178A">
          <w:rPr>
            <w:rtl/>
          </w:rPr>
          <w:delText xml:space="preserve">איצטריך</w:delText>
        </w:r>
      </w:del>
      <w:r w:rsidRPr="006F178A">
        <w:rPr>
          <w:rtl/>
        </w:rPr>
        <w:t xml:space="preserve"> קרא]</w:t>
      </w:r>
    </w:p>
    <w:p>
      <w:pPr>
        <w:pStyle w:val="38"/>
        <w:rPr>
          <w:ins w:id="98845" w:author="מנוע מכני" w:date="2026-10-11T12:04:39Z"/>
        </w:rPr>
      </w:pPr>
      <w:r w:rsidRPr="006F178A">
        <w:t>רבנן</w:t>
      </w:r>
      <w:r w:rsidRPr="006F178A">
        <w:t xml:space="preserve">:</w:t>
      </w:r>
    </w:p>
    <w:p w:rsidR="00E9703F" w:rsidRDefault="00E9703F" w:rsidP="00E9703F">
      <w:pPr>
        <w:rPr>
          <w:rtl/>
        </w:rPr>
      </w:pPr>
      <w:del w:id="98846" w:author="מנוע מכני" w:date="2026-10-11T12:04:39Z">
        <w:r w:rsidRPr="006F178A">
          <w:rPr>
            <w:rFonts w:hint="cs"/>
            <w:rtl/>
          </w:rPr>
          <w:delText xml:space="preserve"> </w:delText>
        </w:r>
      </w:del>
      <w:ins w:id="108045" w:author="קלוד" w:date="2026-10-11T13:11:34Z">
        <w:r>
          <w:rPr>
            <w:rtl/>
          </w:rPr>
          <w:t xml:space="preserve">'ביום'</w:t>
        </w:r>
      </w:ins>
      <w:del w:id="108046" w:author="קלוד" w:date="2026-10-11T13:11:34Z">
        <w:r w:rsidRPr="006F178A">
          <w:rPr>
            <w:rtl/>
          </w:rPr>
          <w:delText xml:space="preserve">ביום</w:delText>
        </w:r>
        <w:r w:rsidRPr="006F178A">
          <w:rPr>
            <w:rFonts w:hint="cs"/>
            <w:rtl/>
          </w:rPr>
          <w:delText xml:space="preserve">'</w:delText>
        </w:r>
      </w:del>
      <w:r w:rsidRPr="006F178A">
        <w:rPr>
          <w:rtl/>
        </w:rPr>
        <w:t xml:space="preserve"> ולא בלילה. [וא"א </w:t>
      </w:r>
      <w:ins w:id="108043" w:author="קלוד" w:date="2026-10-11T13:11:34Z">
        <w:r>
          <w:rPr>
            <w:rtl/>
          </w:rPr>
          <w:t xml:space="preserve">ללמוד</w:t>
        </w:r>
      </w:ins>
      <w:del w:id="108044" w:author="קלוד" w:date="2026-10-11T13:11:34Z">
        <w:r w:rsidRPr="006F178A">
          <w:rPr>
            <w:rtl/>
          </w:rPr>
          <w:delText xml:space="preserve">לילף</w:delText>
        </w:r>
      </w:del>
      <w:r w:rsidRPr="006F178A">
        <w:rPr>
          <w:rtl/>
        </w:rPr>
        <w:t xml:space="preserve"> </w:t>
      </w:r>
      <w:ins w:id="108041" w:author="קלוד" w:date="2026-10-11T13:11:34Z">
        <w:r>
          <w:rPr>
            <w:rtl/>
          </w:rPr>
          <w:t xml:space="preserve">מ'ימים'</w:t>
        </w:r>
      </w:ins>
      <w:del w:id="108042" w:author="קלוד" w:date="2026-10-11T13:11:34Z">
        <w:r w:rsidRPr="006F178A">
          <w:rPr>
            <w:rtl/>
          </w:rPr>
          <w:delText xml:space="preserve">מימים</w:delText>
        </w:r>
      </w:del>
      <w:r w:rsidRPr="006F178A">
        <w:rPr>
          <w:rtl/>
        </w:rPr>
        <w:t xml:space="preserve"> ולא </w:t>
      </w:r>
      <w:ins w:id="108039" w:author="קלוד" w:date="2026-10-11T13:11:34Z">
        <w:r>
          <w:rPr>
            <w:rtl/>
          </w:rPr>
          <w:t xml:space="preserve">לילות,</w:t>
        </w:r>
      </w:ins>
      <w:del w:id="108040" w:author="קלוד" w:date="2026-10-11T13:11:34Z">
        <w:r w:rsidRPr="006F178A">
          <w:rPr>
            <w:rtl/>
          </w:rPr>
          <w:delText xml:space="preserve">לילות</w:delText>
        </w:r>
      </w:del>
      <w:r w:rsidRPr="006F178A">
        <w:rPr>
          <w:rtl/>
        </w:rPr>
        <w:t xml:space="preserve"> דסד"א </w:t>
      </w:r>
      <w:ins w:id="96209" w:author="מנוע מכני" w:date="2026-10-11T12:04:39Z">
        <w:r>
          <w:rPr>
            <w:rtl/>
          </w:rPr>
          <w:t xml:space="preserve">נלמד</w:t>
        </w:r>
      </w:ins>
      <w:del w:id="96210" w:author="מנוע מכני" w:date="2026-10-11T12:04:39Z">
        <w:r w:rsidRPr="006F178A">
          <w:rPr>
            <w:rtl/>
          </w:rPr>
          <w:delText xml:space="preserve">נילף</w:delText>
        </w:r>
      </w:del>
      <w:r w:rsidRPr="006F178A">
        <w:rPr>
          <w:rtl/>
        </w:rPr>
        <w:t xml:space="preserve"> מסוכה </w:t>
      </w:r>
      <w:ins w:id="108037" w:author="קלוד" w:date="2026-10-11T13:11:34Z">
        <w:r>
          <w:rPr>
            <w:rtl/>
          </w:rPr>
          <w:t xml:space="preserve">שאפי'</w:t>
        </w:r>
      </w:ins>
      <w:del w:id="108038" w:author="קלוד" w:date="2026-10-11T13:11:34Z">
        <w:r w:rsidRPr="006F178A">
          <w:rPr>
            <w:rtl/>
          </w:rPr>
          <w:delText xml:space="preserve">דאפי</w:delText>
        </w:r>
      </w:del>
      <w:r w:rsidRPr="006F178A">
        <w:rPr>
          <w:rtl/>
        </w:rPr>
        <w:t xml:space="preserve"> </w:t>
      </w:r>
      <w:ins w:id="108035" w:author="קלוד" w:date="2026-10-11T13:11:34Z">
        <w:r>
          <w:rPr>
            <w:rtl/>
          </w:rPr>
          <w:t xml:space="preserve">לילות,</w:t>
        </w:r>
      </w:ins>
      <w:del w:id="108036" w:author="קלוד" w:date="2026-10-11T13:11:34Z">
        <w:r w:rsidRPr="006F178A">
          <w:rPr>
            <w:rtl/>
          </w:rPr>
          <w:delText xml:space="preserve">לילות</w:delText>
        </w:r>
      </w:del>
      <w:r w:rsidRPr="006F178A">
        <w:rPr>
          <w:rtl/>
        </w:rPr>
        <w:t xml:space="preserve"> </w:t>
      </w:r>
      <w:r w:rsidRPr="006F178A">
        <w:rPr>
          <w:rtl/>
        </w:rPr>
        <w:t xml:space="preserve">קמ"ל</w:t>
      </w:r>
      <w:r w:rsidRPr="006F178A">
        <w:rPr>
          <w:rtl/>
        </w:rPr>
        <w:t xml:space="preserve">]</w:t>
      </w:r>
    </w:p>
    <w:p w:rsidR="00E9703F" w:rsidRPr="009757B9" w:rsidRDefault="00E9703F" w:rsidP="00E9703F">
      <w:pPr>
        <w:rPr>
          <w:rFonts w:cs="Guttman Vilna"/>
          <w:b/>
          <w:bCs/>
          <w:rtl/>
        </w:rPr>
      </w:pPr>
      <w:r w:rsidRPr="006F178A">
        <w:rPr>
          <w:rtl/>
        </w:rPr>
        <w:t xml:space="preserve">ולא </w:t>
      </w:r>
      <w:ins w:id="108055" w:author="קלוד" w:date="2026-10-11T13:11:34Z">
        <w:r>
          <w:rPr>
            <w:rtl/>
          </w:rPr>
          <w:t xml:space="preserve">נכתב</w:t>
        </w:r>
      </w:ins>
      <w:del w:id="108056" w:author="קלוד" w:date="2026-10-11T13:11:34Z">
        <w:r w:rsidRPr="006F178A">
          <w:rPr>
            <w:rtl/>
          </w:rPr>
          <w:delText xml:space="preserve">כתיב</w:delText>
        </w:r>
      </w:del>
      <w:r w:rsidRPr="006F178A">
        <w:rPr>
          <w:rtl/>
        </w:rPr>
        <w:t xml:space="preserve"> בלולב </w:t>
      </w:r>
      <w:ins w:id="108053" w:author="קלוד" w:date="2026-10-11T13:11:34Z">
        <w:r>
          <w:rPr>
            <w:rtl/>
          </w:rPr>
          <w:t xml:space="preserve">ונלמד</w:t>
        </w:r>
      </w:ins>
      <w:del w:id="108054" w:author="קלוד" w:date="2026-10-11T13:11:34Z">
        <w:r w:rsidRPr="006F178A">
          <w:rPr>
            <w:rtl/>
          </w:rPr>
          <w:delText xml:space="preserve">ולילף</w:delText>
        </w:r>
      </w:del>
      <w:r w:rsidRPr="006F178A">
        <w:rPr>
          <w:rtl/>
        </w:rPr>
        <w:t xml:space="preserve"> </w:t>
      </w:r>
      <w:ins w:id="108051" w:author="קלוד" w:date="2026-10-11T13:11:34Z">
        <w:r>
          <w:rPr>
            <w:rtl/>
          </w:rPr>
          <w:t xml:space="preserve">ממנו,</w:t>
        </w:r>
      </w:ins>
      <w:del w:id="108052" w:author="קלוד" w:date="2026-10-11T13:11:34Z">
        <w:r w:rsidRPr="006F178A">
          <w:rPr>
            <w:rtl/>
          </w:rPr>
          <w:delText xml:space="preserve">מינה</w:delText>
        </w:r>
      </w:del>
      <w:r w:rsidRPr="006F178A">
        <w:rPr>
          <w:rtl/>
        </w:rPr>
        <w:t xml:space="preserve"> </w:t>
      </w:r>
      <w:ins w:id="91829" w:author="מנוע מכני" w:date="2026-10-11T12:04:39Z">
        <w:ins w:id="108049" w:author="קלוד" w:date="2026-10-11T13:11:34Z">
          <w:r>
            <w:rPr>
              <w:rtl/>
            </w:rPr>
            <w:t xml:space="preserve">שיש</w:t>
          </w:r>
        </w:ins>
        <w:del w:id="108050" w:author="קלוד" w:date="2026-10-11T13:11:34Z">
          <w:r>
            <w:rPr>
              <w:rtl/>
            </w:rPr>
            <w:delText xml:space="preserve">דיש</w:delText>
          </w:r>
        </w:del>
      </w:ins>
      <w:del w:id="91830" w:author="מנוע מכני" w:date="2026-10-11T12:04:39Z">
        <w:r w:rsidRPr="006F178A">
          <w:rPr>
            <w:rtl/>
          </w:rPr>
          <w:delText xml:space="preserve">דאיכא</w:delText>
        </w:r>
      </w:del>
      <w:r w:rsidRPr="006F178A">
        <w:rPr>
          <w:rtl/>
        </w:rPr>
        <w:t xml:space="preserve"> </w:t>
      </w:r>
      <w:ins w:id="96307" w:author="מנוע מכני" w:date="2026-10-11T12:04:39Z">
        <w:ins w:id="108047" w:author="קלוד" w:date="2026-10-11T13:11:34Z">
          <w:r>
            <w:rPr>
              <w:rtl/>
            </w:rPr>
            <w:t xml:space="preserve">לפרוך:</w:t>
          </w:r>
        </w:ins>
        <w:del w:id="108048" w:author="קלוד" w:date="2026-10-11T13:11:34Z">
          <w:r>
            <w:rPr>
              <w:rtl/>
            </w:rPr>
            <w:delText xml:space="preserve">להקשות</w:delText>
          </w:r>
          <w:r w:rsidRPr="006F178A">
            <w:rPr>
              <w:rtl/>
            </w:rPr>
            <w:delText xml:space="preserve">:</w:delText>
          </w:r>
        </w:del>
      </w:ins>
      <w:del w:id="96308" w:author="מנוע מכני" w:date="2026-10-11T12:04:39Z">
        <w:r w:rsidRPr="006F178A">
          <w:rPr>
            <w:rtl/>
          </w:rPr>
          <w:delText xml:space="preserve">למיפרך</w:delText>
        </w:r>
      </w:del>
      <w:r w:rsidRPr="006F178A">
        <w:rPr>
          <w:rtl/>
        </w:rPr>
        <w:t xml:space="preserve"> מה ללולב שכן טעון ארבעה מינים.</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ר"א</w:t>
      </w:r>
      <w:r w:rsidRPr="006F178A">
        <w:rPr>
          <w:rtl/>
        </w:rPr>
        <w:t xml:space="preserve"> </w:t>
      </w:r>
      <w:r w:rsidRPr="006F178A">
        <w:rPr>
          <w:rStyle w:val="afffe"/>
          <w:rFonts w:ascii="Fb Fontext" w:hAnsi="Fb Fontext"/>
          <w:rtl/>
        </w:rPr>
        <w:t>סוכה</w:t>
      </w:r>
      <w:r w:rsidRPr="006F178A">
        <w:rPr>
          <w:rtl/>
        </w:rPr>
        <w:t xml:space="preserve"> וכל מכשיריה דוחין את השבת</w:t>
      </w:r>
      <w:r w:rsidRPr="006F178A">
        <w:rPr>
          <w:rFonts w:hint="cs"/>
          <w:rtl/>
        </w:rPr>
        <w:t>.</w:t>
      </w:r>
    </w:p>
    <w:p w:rsidR="00E9703F" w:rsidRDefault="00E9703F" w:rsidP="00E9703F">
      <w:pPr>
        <w:rPr>
          <w:rtl/>
        </w:rPr>
      </w:pPr>
      <w:r w:rsidRPr="006F178A">
        <w:rPr>
          <w:rtl/>
        </w:rPr>
        <w:t>[א"א מעומר ושתי הלחם דצורך גבוה ומלולב א"א שכן טעון ד' מינים]</w:t>
      </w:r>
    </w:p>
    <w:p>
      <w:pPr>
        <w:pStyle w:val="38"/>
        <w:rPr>
          <w:ins w:id="98847" w:author="מנוע מכני" w:date="2026-10-11T12:04:39Z"/>
        </w:rPr>
      </w:pPr>
      <w:r w:rsidRPr="006F178A">
        <w:t xml:space="preserve">אלא</w:t>
      </w:r>
    </w:p>
    <w:p w:rsidR="00E9703F" w:rsidRPr="009757B9" w:rsidRDefault="00E9703F" w:rsidP="00E9703F">
      <w:pPr>
        <w:rPr>
          <w:rFonts w:cs="Guttman Vilna"/>
          <w:b/>
          <w:bCs/>
          <w:rtl/>
        </w:rPr>
      </w:pPr>
      <w:del w:id="98848" w:author="מנוע מכני" w:date="2026-10-11T12:04:39Z">
        <w:r w:rsidRPr="006F178A">
          <w:rPr>
            <w:rtl/>
          </w:rPr>
          <w:delText xml:space="preserve"> </w:delText>
        </w:r>
      </w:del>
      <w:r w:rsidRPr="006F178A">
        <w:rPr>
          <w:rtl/>
        </w:rPr>
        <w:t xml:space="preserve">גמר</w:t>
      </w:r>
      <w:r w:rsidRPr="00184B09">
        <w:rPr>
          <w:rStyle w:val="afffff0"/>
          <w:rtl/>
        </w:rPr>
        <w:t xml:space="preserve"> </w:t>
      </w:r>
      <w:r w:rsidRPr="00184B09">
        <w:rPr>
          <w:rStyle w:val="afffff0"/>
          <w:rFonts w:hint="cs"/>
          <w:rtl/>
        </w:rPr>
        <w:t>'</w:t>
      </w:r>
      <w:ins w:id="91413" w:author="Claude - סמנטי" w:date="2026-10-11T12:28:21Z">
        <w:r>
          <w:rPr>
            <w:rStyle w:val="afffff0"/>
            <w:rtl/>
          </w:rPr>
          <w:t xml:space="preserve">שִׁבְעַת יָמִים</w:t>
        </w:r>
      </w:ins>
      <w:del w:id="91414" w:author="Claude - סמנטי" w:date="2026-10-11T12:28:21Z">
        <w:r w:rsidRPr="00184B09">
          <w:rPr>
            <w:rStyle w:val="afffff0"/>
            <w:rtl/>
          </w:rPr>
          <w:delText xml:space="preserve">שבעת ימים</w:delText>
        </w:r>
      </w:del>
      <w:r w:rsidRPr="00184B09">
        <w:rPr>
          <w:rStyle w:val="afffff0"/>
          <w:rFonts w:hint="cs"/>
          <w:rtl/>
        </w:rPr>
        <w:t>'</w:t>
      </w:r>
      <w:r w:rsidRPr="00184B09">
        <w:rPr>
          <w:rStyle w:val="afffff0"/>
          <w:rtl/>
        </w:rPr>
        <w:t xml:space="preserve"> </w:t>
      </w:r>
      <w:r w:rsidRPr="006F178A">
        <w:rPr>
          <w:rtl/>
        </w:rPr>
        <w:t>מלולב, דמכשירין דוחה את השבת.</w:t>
      </w:r>
    </w:p>
    <w:p>
      <w:pPr>
        <w:pStyle w:val="38"/>
        <w:rPr>
          <w:ins w:id="98849" w:author="מנוע מכני" w:date="2026-10-11T12:04:39Z"/>
        </w:rPr>
      </w:pPr>
      <w:r w:rsidRPr="006F178A">
        <w:t xml:space="preserve">וא"א</w:t>
      </w:r>
    </w:p>
    <w:p w:rsidR="00E9703F" w:rsidRPr="009757B9" w:rsidRDefault="00E9703F" w:rsidP="00E9703F">
      <w:pPr>
        <w:rPr>
          <w:rFonts w:cs="Guttman Vilna"/>
          <w:b/>
          <w:bCs/>
          <w:rtl/>
        </w:rPr>
      </w:pPr>
      <w:del w:id="98850" w:author="מנוע מכני" w:date="2026-10-11T12:04:39Z">
        <w:r w:rsidRPr="006F178A">
          <w:rPr>
            <w:rtl/>
          </w:rPr>
          <w:delText xml:space="preserve"> </w:delText>
        </w:r>
      </w:del>
      <w:r w:rsidRPr="006F178A">
        <w:rPr>
          <w:rtl/>
        </w:rPr>
        <w:t xml:space="preserve">מסוכה שכן נוהג בלילות כבימים.</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ר"א</w:t>
      </w:r>
      <w:r w:rsidRPr="006F178A">
        <w:rPr>
          <w:rtl/>
        </w:rPr>
        <w:t xml:space="preserve"> </w:t>
      </w:r>
      <w:r w:rsidRPr="006F178A">
        <w:rPr>
          <w:rStyle w:val="afffe"/>
          <w:rFonts w:ascii="Fb Fontext" w:hAnsi="Fb Fontext"/>
          <w:rtl/>
        </w:rPr>
        <w:t>מצה</w:t>
      </w:r>
      <w:r w:rsidRPr="006F178A">
        <w:rPr>
          <w:rtl/>
        </w:rPr>
        <w:t xml:space="preserve"> וכל מכשיריה דוחין את השבת.</w:t>
      </w:r>
    </w:p>
    <w:p w:rsidR="00E9703F" w:rsidRDefault="00E9703F" w:rsidP="00E9703F">
      <w:pPr>
        <w:rPr>
          <w:rtl/>
        </w:rPr>
      </w:pPr>
      <w:r w:rsidRPr="006F178A">
        <w:rPr>
          <w:rtl/>
        </w:rPr>
        <w:t>ט"ו ט"ו מסוכות [מעומר שתי לחם לולב וסוכה א"א כדאמרן]</w:t>
      </w:r>
    </w:p>
    <w:p w:rsidR="00E9703F" w:rsidRDefault="00E9703F" w:rsidP="00E9703F">
      <w:pPr>
        <w:rPr>
          <w:rtl/>
        </w:rPr>
      </w:pPr>
      <w:r w:rsidRPr="006F178A">
        <w:rPr>
          <w:rtl/>
        </w:rPr>
        <w:t xml:space="preserve">[ולא </w:t>
      </w:r>
      <w:ins w:id="108061" w:author="קלוד" w:date="2026-10-11T13:11:34Z">
        <w:r>
          <w:rPr>
            <w:rtl/>
          </w:rPr>
          <w:t xml:space="preserve">נכתב</w:t>
        </w:r>
      </w:ins>
      <w:del w:id="108062" w:author="קלוד" w:date="2026-10-11T13:11:34Z">
        <w:r w:rsidRPr="006F178A">
          <w:rPr>
            <w:rtl/>
          </w:rPr>
          <w:delText xml:space="preserve">כתבנו</w:delText>
        </w:r>
      </w:del>
      <w:r w:rsidRPr="006F178A">
        <w:rPr>
          <w:rtl/>
        </w:rPr>
        <w:t xml:space="preserve"> במצה </w:t>
      </w:r>
      <w:ins w:id="108059" w:author="קלוד" w:date="2026-10-11T13:11:34Z">
        <w:r>
          <w:rPr>
            <w:rtl/>
          </w:rPr>
          <w:t xml:space="preserve">ונלמד</w:t>
        </w:r>
      </w:ins>
      <w:del w:id="108060" w:author="קלוד" w:date="2026-10-11T13:11:34Z">
        <w:r w:rsidRPr="006F178A">
          <w:rPr>
            <w:rtl/>
          </w:rPr>
          <w:delText xml:space="preserve">ולילף</w:delText>
        </w:r>
      </w:del>
      <w:r w:rsidRPr="006F178A">
        <w:rPr>
          <w:rtl/>
        </w:rPr>
        <w:t xml:space="preserve"> </w:t>
      </w:r>
      <w:ins w:id="108057" w:author="קלוד" w:date="2026-10-11T13:11:34Z">
        <w:r>
          <w:rPr>
            <w:rtl/>
          </w:rPr>
          <w:t xml:space="preserve">ממנה,</w:t>
        </w:r>
      </w:ins>
      <w:del w:id="108058" w:author="קלוד" w:date="2026-10-11T13:11:34Z">
        <w:r w:rsidRPr="006F178A">
          <w:rPr>
            <w:rtl/>
          </w:rPr>
          <w:delText xml:space="preserve">מזה</w:delText>
        </w:r>
      </w:del>
      <w:r w:rsidRPr="006F178A">
        <w:rPr>
          <w:rtl/>
        </w:rPr>
        <w:t xml:space="preserve"> דהוו"א דווקא מצה שנוהגת בנשים כבאנשים]</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ר"א</w:t>
      </w:r>
      <w:r w:rsidRPr="006F178A">
        <w:rPr>
          <w:rtl/>
        </w:rPr>
        <w:t xml:space="preserve"> </w:t>
      </w:r>
      <w:r w:rsidRPr="006F178A">
        <w:rPr>
          <w:rStyle w:val="afffe"/>
          <w:rFonts w:ascii="Fb Fontext" w:hAnsi="Fb Fontext"/>
          <w:rtl/>
        </w:rPr>
        <w:t>שופר</w:t>
      </w:r>
      <w:r w:rsidRPr="006F178A">
        <w:rPr>
          <w:rtl/>
        </w:rPr>
        <w:t xml:space="preserve"> וכל מכשיריו דוחין את השבת, - </w:t>
      </w:r>
      <w:r w:rsidRPr="006F178A">
        <w:rPr>
          <w:rStyle w:val="afffe"/>
          <w:rFonts w:ascii="Fb Fontext" w:hAnsi="Fb Fontext"/>
          <w:rtl/>
        </w:rPr>
        <w:t>יום</w:t>
      </w:r>
      <w:r w:rsidRPr="006F178A">
        <w:rPr>
          <w:rtl/>
        </w:rPr>
        <w:t xml:space="preserve"> תרועה יהי לכם ביום </w:t>
      </w:r>
      <w:r>
        <w:rPr>
          <w:rtl/>
        </w:rPr>
        <w:t>אפי'</w:t>
      </w:r>
      <w:r w:rsidRPr="006F178A">
        <w:rPr>
          <w:rtl/>
        </w:rPr>
        <w:t xml:space="preserve"> בשבת.</w:t>
      </w:r>
    </w:p>
    <w:p w:rsidR="00E9703F" w:rsidRDefault="00E9703F" w:rsidP="00E9703F">
      <w:pPr>
        <w:rPr>
          <w:rtl/>
        </w:rPr>
      </w:pPr>
      <w:r w:rsidRPr="006F178A">
        <w:rPr>
          <w:rtl/>
        </w:rPr>
        <w:lastRenderedPageBreak/>
        <w:t xml:space="preserve">[</w:t>
      </w:r>
      <w:ins w:id="91831" w:author="מנוע מכני" w:date="2026-10-11T12:04:39Z">
        <w:r>
          <w:rPr>
            <w:rtl/>
          </w:rPr>
          <w:t xml:space="preserve">שהרי</w:t>
        </w:r>
      </w:ins>
      <w:del w:id="91832" w:author="מנוע מכני" w:date="2026-10-11T12:04:39Z">
        <w:r w:rsidRPr="006F178A">
          <w:rPr>
            <w:rtl/>
          </w:rPr>
          <w:lastRenderedPageBreak/>
          <w:delText xml:space="preserve">דהא</w:delText>
        </w:r>
      </w:del>
      <w:r w:rsidRPr="006F178A">
        <w:rPr>
          <w:rtl/>
        </w:rPr>
        <w:lastRenderedPageBreak/>
        <w:t xml:space="preserve"> תקיעה ורדיית הפת מותר שהיא חכמה ולא מלאכה]</w:t>
      </w:r>
    </w:p>
    <w:p w:rsidR="00E9703F" w:rsidRPr="004640F6" w:rsidRDefault="00E9703F" w:rsidP="00E9703F">
      <w:pPr>
        <w:rPr>
          <w:spacing w:val="-4"/>
          <w:rtl/>
        </w:rPr>
      </w:pPr>
      <w:r w:rsidRPr="004640F6">
        <w:rPr>
          <w:spacing w:val="-4"/>
          <w:rtl/>
        </w:rPr>
        <w:t>[עומר צורך גבוה, לולב טעון ד' מינים, סוכה שנוהגת לילות כבימים, מצה נוהגת בנשים כאנשים]</w:t>
      </w:r>
    </w:p>
    <w:p w:rsidR="00E9703F" w:rsidRDefault="00E9703F" w:rsidP="00E9703F">
      <w:pPr>
        <w:rPr>
          <w:rtl/>
        </w:rPr>
      </w:pPr>
      <w:r w:rsidRPr="006F178A">
        <w:rPr>
          <w:rtl/>
        </w:rPr>
        <w:t>ורבנן</w:t>
      </w:r>
      <w:r w:rsidRPr="006F178A">
        <w:rPr>
          <w:rFonts w:hint="cs"/>
          <w:rtl/>
        </w:rPr>
        <w:t>:</w:t>
      </w:r>
      <w:r w:rsidRPr="00523F92">
        <w:rPr>
          <w:rStyle w:val="afffff0"/>
          <w:rFonts w:hint="cs"/>
          <w:rtl/>
        </w:rPr>
        <w:t>'</w:t>
      </w:r>
      <w:r w:rsidRPr="00523F92">
        <w:rPr>
          <w:rStyle w:val="afffff0"/>
          <w:rtl/>
        </w:rPr>
        <w:t>ביום</w:t>
      </w:r>
      <w:r w:rsidRPr="00523F92">
        <w:rPr>
          <w:rStyle w:val="afffff0"/>
          <w:rFonts w:hint="cs"/>
          <w:rtl/>
        </w:rPr>
        <w:t>'</w:t>
      </w:r>
      <w:r w:rsidRPr="00523F92">
        <w:rPr>
          <w:rStyle w:val="afffff0"/>
          <w:rtl/>
        </w:rPr>
        <w:t xml:space="preserve"> </w:t>
      </w:r>
      <w:r w:rsidRPr="006F178A">
        <w:rPr>
          <w:rtl/>
        </w:rPr>
        <w:t xml:space="preserve">ולא בלילה. [</w:t>
      </w:r>
      <w:r w:rsidRPr="006F178A">
        <w:rPr>
          <w:rStyle w:val="2fb"/>
          <w:rtl/>
        </w:rPr>
        <w:t xml:space="preserve">ולר"א</w:t>
      </w:r>
      <w:r w:rsidRPr="006F178A">
        <w:rPr>
          <w:rtl/>
        </w:rPr>
        <w:t xml:space="preserve"> הך </w:t>
      </w:r>
      <w:r w:rsidRPr="002F73F8">
        <w:rPr>
          <w:rStyle w:val="afffff0"/>
          <w:rtl/>
        </w:rPr>
        <w:t xml:space="preserve">ד'ולא בלילה' </w:t>
      </w:r>
      <w:r w:rsidRPr="006F178A">
        <w:rPr>
          <w:rtl/>
        </w:rPr>
        <w:t xml:space="preserve">מביום הכיפורים תעבירו </w:t>
      </w:r>
      <w:r>
        <w:rPr>
          <w:rtl/>
        </w:rPr>
        <w:t>וגו'</w:t>
      </w:r>
      <w:r w:rsidRPr="006F178A">
        <w:rPr>
          <w:rtl/>
        </w:rPr>
        <w:t xml:space="preserve"> וגמרי מהדדי]</w:t>
      </w:r>
    </w:p>
    <w:p>
      <w:pPr>
        <w:pStyle w:val="38"/>
        <w:rPr>
          <w:ins w:id="98851" w:author="מנוע מכני" w:date="2026-10-11T12:04:39Z"/>
        </w:rPr>
      </w:pPr>
      <w:r w:rsidRPr="004640F6">
        <w:t xml:space="preserve">וא"א</w:t>
      </w:r>
    </w:p>
    <w:p w:rsidR="00E9703F" w:rsidRPr="004640F6" w:rsidRDefault="00E9703F" w:rsidP="00E9703F">
      <w:pPr>
        <w:rPr>
          <w:spacing w:val="-6"/>
          <w:rtl/>
        </w:rPr>
      </w:pPr>
      <w:del w:id="98852" w:author="מנוע מכני" w:date="2026-10-11T12:04:39Z">
        <w:r w:rsidRPr="004640F6">
          <w:rPr>
            <w:spacing w:val="-6"/>
            <w:rtl/>
          </w:rPr>
          <w:delText xml:space="preserve"> </w:delText>
        </w:r>
      </w:del>
      <w:r w:rsidRPr="004640F6">
        <w:rPr>
          <w:spacing w:val="-6"/>
          <w:rtl/>
        </w:rPr>
        <w:t xml:space="preserve">לכתוב בשופר </w:t>
      </w:r>
      <w:r w:rsidRPr="004640F6">
        <w:rPr>
          <w:rStyle w:val="2fb"/>
          <w:spacing w:val="-6"/>
          <w:rtl/>
        </w:rPr>
        <w:t xml:space="preserve">דר"ה</w:t>
      </w:r>
      <w:r w:rsidRPr="004640F6">
        <w:rPr>
          <w:spacing w:val="-6"/>
          <w:rtl/>
        </w:rPr>
        <w:t xml:space="preserve"> </w:t>
      </w:r>
      <w:ins w:id="108067" w:author="קלוד" w:date="2026-10-11T13:11:34Z">
        <w:r>
          <w:rPr>
            <w:spacing w:val="-6"/>
            <w:rtl/>
          </w:rPr>
          <w:t xml:space="preserve">וללמוד</w:t>
        </w:r>
      </w:ins>
      <w:del w:id="108068" w:author="קלוד" w:date="2026-10-11T13:11:34Z">
        <w:r w:rsidRPr="004640F6">
          <w:rPr>
            <w:spacing w:val="-6"/>
            <w:rtl/>
          </w:rPr>
          <w:delText xml:space="preserve">ולילף</w:delText>
        </w:r>
      </w:del>
      <w:r w:rsidRPr="004640F6">
        <w:rPr>
          <w:spacing w:val="-6"/>
          <w:rtl/>
        </w:rPr>
        <w:t xml:space="preserve"> </w:t>
      </w:r>
      <w:ins w:id="108065" w:author="קלוד" w:date="2026-10-11T13:11:34Z">
        <w:r>
          <w:rPr>
            <w:spacing w:val="-6"/>
            <w:rtl/>
          </w:rPr>
          <w:t xml:space="preserve">ממנו,</w:t>
        </w:r>
      </w:ins>
      <w:del w:id="108066" w:author="קלוד" w:date="2026-10-11T13:11:34Z">
        <w:r w:rsidRPr="004640F6">
          <w:rPr>
            <w:spacing w:val="-6"/>
            <w:rtl/>
          </w:rPr>
          <w:delText xml:space="preserve">מינה</w:delText>
        </w:r>
      </w:del>
      <w:r w:rsidRPr="004640F6">
        <w:rPr>
          <w:spacing w:val="-6"/>
          <w:rtl/>
        </w:rPr>
        <w:t xml:space="preserve"> </w:t>
      </w:r>
      <w:ins w:id="108063" w:author="קלוד" w:date="2026-10-11T13:11:34Z">
        <w:r>
          <w:rPr>
            <w:spacing w:val="-6"/>
            <w:rtl/>
          </w:rPr>
          <w:t xml:space="preserve">שדווקא</w:t>
        </w:r>
      </w:ins>
      <w:del w:id="108064" w:author="קלוד" w:date="2026-10-11T13:11:34Z">
        <w:r w:rsidRPr="004640F6">
          <w:rPr>
            <w:spacing w:val="-6"/>
            <w:rtl/>
          </w:rPr>
          <w:delText xml:space="preserve">דדווקא</w:delText>
        </w:r>
      </w:del>
      <w:r w:rsidRPr="004640F6">
        <w:rPr>
          <w:spacing w:val="-6"/>
          <w:rtl/>
        </w:rPr>
        <w:t xml:space="preserve"> שופר שמכנסת זכרונות של ישראל לאביהן שבשמים.</w:t>
      </w:r>
    </w:p>
    <w:p w:rsidR="00E9703F" w:rsidRPr="004640F6" w:rsidRDefault="00E9703F" w:rsidP="00E9703F">
      <w:pPr>
        <w:rPr>
          <w:spacing w:val="-2"/>
          <w:rtl/>
        </w:rPr>
      </w:pPr>
      <w:ins w:id="108073" w:author="קלוד" w:date="2026-10-11T13:11:34Z">
        <w:r>
          <w:rPr>
            <w:spacing w:val="-2"/>
            <w:rtl/>
          </w:rPr>
          <w:t xml:space="preserve">ומשופר</w:t>
        </w:r>
      </w:ins>
      <w:del w:id="108074" w:author="קלוד" w:date="2026-10-11T13:11:34Z">
        <w:r w:rsidRPr="004640F6">
          <w:rPr>
            <w:spacing w:val="-2"/>
            <w:rtl/>
          </w:rPr>
          <w:delText xml:space="preserve">ושופר</w:delText>
        </w:r>
      </w:del>
      <w:r w:rsidRPr="004640F6">
        <w:rPr>
          <w:spacing w:val="-2"/>
          <w:rtl/>
        </w:rPr>
        <w:t xml:space="preserve"> דיוה"כ א"א </w:t>
      </w:r>
      <w:ins w:id="90575" w:author="Claude - סמנטי" w:date="2026-10-11T12:28:21Z">
        <w:ins w:id="108071" w:author="קלוד" w:date="2026-10-11T13:11:34Z">
          <w:r>
            <w:rPr>
              <w:spacing w:val="-2"/>
              <w:rtl/>
            </w:rPr>
            <w:t xml:space="preserve">ללמוד,</w:t>
          </w:r>
        </w:ins>
        <w:del w:id="108072" w:author="קלוד" w:date="2026-10-11T13:11:34Z">
          <w:r>
            <w:rPr>
              <w:spacing w:val="-2"/>
              <w:rtl/>
            </w:rPr>
            <w:delText xml:space="preserve">ללמוד</w:delText>
          </w:r>
        </w:del>
      </w:ins>
      <w:del w:id="90576" w:author="Claude - סמנטי" w:date="2026-10-11T12:28:21Z">
        <w:r w:rsidRPr="004640F6">
          <w:rPr>
            <w:spacing w:val="-2"/>
            <w:rtl/>
          </w:rPr>
          <w:delText xml:space="preserve">למילף</w:delText>
        </w:r>
      </w:del>
      <w:r w:rsidRPr="004640F6">
        <w:rPr>
          <w:spacing w:val="-2"/>
          <w:rtl/>
        </w:rPr>
        <w:t xml:space="preserve"> </w:t>
      </w:r>
      <w:ins w:id="108069" w:author="קלוד" w:date="2026-10-11T13:11:34Z">
        <w:r>
          <w:rPr>
            <w:spacing w:val="-2"/>
            <w:rtl/>
          </w:rPr>
          <w:t xml:space="preserve">שכשתקעו</w:t>
        </w:r>
      </w:ins>
      <w:del w:id="108070" w:author="קלוד" w:date="2026-10-11T13:11:34Z">
        <w:r w:rsidRPr="004640F6">
          <w:rPr>
            <w:spacing w:val="-2"/>
            <w:rtl/>
          </w:rPr>
          <w:delText xml:space="preserve">דתקעו</w:delText>
        </w:r>
      </w:del>
      <w:r w:rsidRPr="004640F6">
        <w:rPr>
          <w:spacing w:val="-2"/>
          <w:rtl/>
        </w:rPr>
        <w:t xml:space="preserve"> בי"ד בשופר נפטרו עבדים לבתיהם ושדות חוזרות לבעליהן.</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קלב.</w:t>
      </w:r>
    </w:p>
    <w:p>
      <w:pPr>
        <w:pStyle w:val="afffff8"/>
        <w:rPr>
          <w:ins w:id="90213" w:author="קלוד" w:date="2026-10-11T12:33:55Z"/>
        </w:rPr>
      </w:pPr>
      <w:ins w:id="90214" w:author="קלוד" w:date="2026-10-11T12:33:55Z">
        <w:r>
          <w:rPr>
            <w:color w:val="7B3F00"/>
          </w:rPr>
          <w:t xml:space="preserve">מילה וכל מכשיריה דוחין שבת - מ'וביום השמיני'</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ר"א</w:t>
      </w:r>
      <w:r w:rsidRPr="006F178A">
        <w:rPr>
          <w:rFonts w:ascii="Fb Fontext" w:hAnsi="Fb Fontext"/>
          <w:rtl/>
        </w:rPr>
        <w:t xml:space="preserve"> </w:t>
      </w:r>
      <w:r w:rsidRPr="006F178A">
        <w:rPr>
          <w:rStyle w:val="afffe"/>
          <w:rFonts w:ascii="Fb Fontext" w:hAnsi="Fb Fontext"/>
          <w:rtl/>
        </w:rPr>
        <w:t>מילה</w:t>
      </w:r>
      <w:r w:rsidRPr="006F178A">
        <w:rPr>
          <w:rFonts w:ascii="Fb Fontext" w:hAnsi="Fb Fontext"/>
          <w:rtl/>
        </w:rPr>
        <w:t xml:space="preserve"> וכל מכשיריה דוחין את השבת,</w:t>
      </w:r>
      <w:r w:rsidRPr="006F178A">
        <w:rPr>
          <w:rFonts w:ascii="Fb Fontext" w:hAnsi="Fb Fontext" w:hint="cs"/>
          <w:rtl/>
        </w:rPr>
        <w:t xml:space="preserve"> </w:t>
      </w:r>
      <w:r w:rsidRPr="006F178A">
        <w:rPr>
          <w:rFonts w:ascii="Fb Fontext" w:hAnsi="Fb Fontext"/>
          <w:rtl/>
        </w:rPr>
        <w:t xml:space="preserve">וביום השמיני ימול </w:t>
      </w:r>
      <w:r>
        <w:rPr>
          <w:rFonts w:ascii="Fb Fontext" w:hAnsi="Fb Fontext"/>
          <w:rtl/>
        </w:rPr>
        <w:t>ואפי'</w:t>
      </w:r>
      <w:r w:rsidRPr="006F178A">
        <w:rPr>
          <w:rFonts w:ascii="Fb Fontext" w:hAnsi="Fb Fontext"/>
          <w:rtl/>
        </w:rPr>
        <w:t xml:space="preserve"> בשבת.</w:t>
      </w:r>
    </w:p>
    <w:p w:rsidR="00E9703F" w:rsidRDefault="00E9703F" w:rsidP="00E9703F">
      <w:pPr>
        <w:rPr>
          <w:rtl/>
        </w:rPr>
      </w:pPr>
      <w:ins w:id="108079" w:author="קלוד" w:date="2026-10-11T13:11:34Z">
        <w:r>
          <w:rPr>
            <w:rtl/>
          </w:rPr>
          <w:t xml:space="preserve">[ומכולם</w:t>
        </w:r>
      </w:ins>
      <w:del w:id="108080" w:author="קלוד" w:date="2026-10-11T13:11:34Z">
        <w:r w:rsidRPr="006F178A">
          <w:rPr>
            <w:rtl/>
          </w:rPr>
          <w:delText xml:space="preserve">[ומכולהו</w:delText>
        </w:r>
      </w:del>
      <w:r w:rsidRPr="006F178A">
        <w:rPr>
          <w:rtl/>
        </w:rPr>
        <w:t xml:space="preserve"> א"א ללמוד </w:t>
      </w:r>
      <w:ins w:id="108077" w:author="קלוד" w:date="2026-10-11T13:11:34Z">
        <w:r>
          <w:rPr>
            <w:rtl/>
          </w:rPr>
          <w:t xml:space="preserve">כמו שאמרנו,</w:t>
        </w:r>
      </w:ins>
      <w:del w:id="108078" w:author="קלוד" w:date="2026-10-11T13:11:34Z">
        <w:r w:rsidRPr="006F178A">
          <w:rPr>
            <w:rtl/>
          </w:rPr>
          <w:delText xml:space="preserve">כד</w:delText>
        </w:r>
        <w:r>
          <w:rPr>
            <w:rtl/>
          </w:rPr>
          <w:delText xml:space="preserve">אמרי'</w:delText>
        </w:r>
      </w:del>
      <w:r w:rsidRPr="006F178A">
        <w:rPr>
          <w:rtl/>
        </w:rPr>
        <w:t xml:space="preserve"> ועוד </w:t>
      </w:r>
      <w:ins w:id="108075" w:author="קלוד" w:date="2026-10-11T13:11:34Z">
        <w:r>
          <w:rPr>
            <w:rtl/>
          </w:rPr>
          <w:t xml:space="preserve">שיש לפרוך: מה</w:t>
        </w:r>
      </w:ins>
      <w:del w:id="108076" w:author="קלוד" w:date="2026-10-11T13:11:34Z">
        <w:r w:rsidRPr="006F178A">
          <w:rPr>
            <w:rtl/>
          </w:rPr>
          <w:delText xml:space="preserve">דמה</w:delText>
        </w:r>
      </w:del>
      <w:r w:rsidRPr="006F178A">
        <w:rPr>
          <w:rtl/>
        </w:rPr>
        <w:t xml:space="preserve"> להם שכן עבר זמנם בטלו, </w:t>
      </w:r>
      <w:r w:rsidRPr="006F178A">
        <w:rPr>
          <w:rtl/>
        </w:rPr>
        <w:t xml:space="preserve">משא"כ</w:t>
      </w:r>
      <w:r w:rsidRPr="006F178A">
        <w:rPr>
          <w:rtl/>
        </w:rPr>
        <w:t xml:space="preserve"> במילה]</w:t>
      </w:r>
    </w:p>
    <w:p>
      <w:pPr>
        <w:pStyle w:val="38"/>
        <w:rPr>
          <w:ins w:id="98853" w:author="מנוע מכני" w:date="2026-10-11T12:04:39Z"/>
        </w:rPr>
      </w:pPr>
      <w:r w:rsidRPr="006F178A">
        <w:t xml:space="preserve">וא"א</w:t>
      </w:r>
    </w:p>
    <w:p w:rsidR="00E9703F" w:rsidRPr="006F178A" w:rsidRDefault="00E9703F" w:rsidP="00E9703F">
      <w:pPr>
        <w:rPr>
          <w:rStyle w:val="afffe"/>
          <w:rFonts w:ascii="Fb Fontext" w:hAnsi="Fb Fontext"/>
          <w:rtl/>
        </w:rPr>
      </w:pPr>
      <w:del w:id="98854" w:author="מנוע מכני" w:date="2026-10-11T12:04:39Z">
        <w:r w:rsidRPr="006F178A">
          <w:rPr>
            <w:rtl/>
          </w:rPr>
          <w:delText xml:space="preserve"> </w:delText>
        </w:r>
      </w:del>
      <w:r w:rsidRPr="006F178A">
        <w:rPr>
          <w:rtl/>
        </w:rPr>
        <w:t xml:space="preserve">ללמוד ממילה לכל מקום דמה למילה שכן נכרתו </w:t>
      </w:r>
      <w:ins w:id="93667" w:author="מנוע מכני" w:date="2026-10-11T12:04:39Z">
        <w:r>
          <w:rPr>
            <w:rtl/>
          </w:rPr>
          <w:t xml:space="preserve">עליו</w:t>
        </w:r>
      </w:ins>
      <w:del w:id="93668" w:author="מנוע מכני" w:date="2026-10-11T12:04:39Z">
        <w:r w:rsidRPr="006F178A">
          <w:rPr>
            <w:rtl/>
          </w:rPr>
          <w:delText xml:space="preserve">עליה</w:delText>
        </w:r>
      </w:del>
      <w:r w:rsidRPr="006F178A">
        <w:rPr>
          <w:rtl/>
        </w:rPr>
        <w:t xml:space="preserve"> י"ג בריתות.</w:t>
      </w:r>
    </w:p>
    <w:p w:rsidR="00E9703F" w:rsidRPr="006F178A" w:rsidRDefault="00E9703F" w:rsidP="00E9703F">
      <w:pPr>
        <w:rPr>
          <w:rStyle w:val="afffe"/>
          <w:rFonts w:ascii="Fb Fontext" w:hAnsi="Fb Fontext"/>
          <w:b/>
          <w:rtl/>
        </w:rPr>
      </w:pPr>
      <w:r w:rsidRPr="006F178A">
        <w:rPr>
          <w:rtl/>
        </w:rPr>
        <w:t>•</w:t>
      </w:r>
      <w:r w:rsidRPr="006F178A">
        <w:rPr>
          <w:rFonts w:hint="cs"/>
          <w:rtl/>
        </w:rPr>
        <w:t xml:space="preserve"> </w:t>
      </w:r>
      <w:r w:rsidRPr="006F178A">
        <w:rPr>
          <w:rtl/>
        </w:rPr>
        <w:t xml:space="preserve">רבנן </w:t>
      </w:r>
      <w:ins w:id="91833" w:author="מנוע מכני" w:date="2026-10-11T12:04:39Z">
        <w:r>
          <w:rPr>
            <w:rtl/>
          </w:rPr>
          <w:t xml:space="preserve">חלקו</w:t>
        </w:r>
      </w:ins>
      <w:del w:id="91834" w:author="מנוע מכני" w:date="2026-10-11T12:04:39Z">
        <w:r w:rsidRPr="006F178A">
          <w:rPr>
            <w:rtl/>
          </w:rPr>
          <w:delText xml:space="preserve">פליגי</w:delText>
        </w:r>
      </w:del>
      <w:r w:rsidRPr="006F178A">
        <w:rPr>
          <w:rtl/>
        </w:rPr>
        <w:t xml:space="preserve"> </w:t>
      </w:r>
      <w:ins w:id="108085" w:author="קלוד" w:date="2026-10-11T13:11:34Z">
        <w:r>
          <w:rPr>
            <w:rStyle w:val="2fb"/>
            <w:rtl/>
          </w:rPr>
          <w:t xml:space="preserve">על ר"א</w:t>
        </w:r>
      </w:ins>
      <w:del w:id="108086" w:author="קלוד" w:date="2026-10-11T13:11:34Z">
        <w:r w:rsidRPr="006F178A">
          <w:rPr>
            <w:rStyle w:val="2fb"/>
            <w:rtl/>
          </w:rPr>
          <w:delText xml:space="preserve">אר"א</w:delText>
        </w:r>
      </w:del>
      <w:r w:rsidRPr="006F178A">
        <w:rPr>
          <w:rtl/>
        </w:rPr>
        <w:t xml:space="preserve"> דווקא </w:t>
      </w:r>
      <w:ins w:id="108083" w:author="קלוד" w:date="2026-10-11T13:11:34Z">
        <w:r>
          <w:rPr>
            <w:rtl/>
          </w:rPr>
          <w:t xml:space="preserve">במכשירין,</w:t>
        </w:r>
      </w:ins>
      <w:del w:id="108084" w:author="קלוד" w:date="2026-10-11T13:11:34Z">
        <w:r w:rsidRPr="006F178A">
          <w:rPr>
            <w:rtl/>
          </w:rPr>
          <w:delText xml:space="preserve">במכשירין</w:delText>
        </w:r>
      </w:del>
      <w:r w:rsidRPr="006F178A">
        <w:rPr>
          <w:rtl/>
        </w:rPr>
        <w:t xml:space="preserve"> אבל מילה עצמה דוחה שבת </w:t>
      </w:r>
      <w:ins w:id="108081" w:author="קלוד" w:date="2026-10-11T13:11:34Z">
        <w:r>
          <w:rPr>
            <w:rtl/>
          </w:rPr>
          <w:t xml:space="preserve">ד"ה, </w:t>
        </w:r>
        <w:r>
          <w:rPr>
            <w:rStyle w:val="afffffe"/>
            <w:rtl/>
          </w:rPr>
          <w:t xml:space="preserve">ומקורה</w:t>
        </w:r>
        <w:r>
          <w:rPr>
            <w:rtl/>
          </w:rPr>
          <w:t xml:space="preserve">:</w:t>
        </w:r>
      </w:ins>
      <w:del w:id="108082" w:author="קלוד" w:date="2026-10-11T13:11:34Z">
        <w:r w:rsidRPr="006F178A">
          <w:rPr>
            <w:rtl/>
          </w:rPr>
          <w:delText xml:space="preserve">ד"ה.</w:delText>
        </w:r>
      </w:del>
    </w:p>
    <w:p w:rsidR="00E9703F" w:rsidRPr="009757B9" w:rsidRDefault="00E9703F" w:rsidP="00E9703F">
      <w:pPr>
        <w:rPr>
          <w:rFonts w:cs="Guttman Vilna"/>
          <w:b/>
          <w:bCs/>
          <w:rtl/>
        </w:rPr>
      </w:pPr>
      <w:r w:rsidRPr="006F178A">
        <w:rPr>
          <w:rStyle w:val="afffe"/>
          <w:rFonts w:ascii="Fb Fontext" w:hAnsi="Fb Fontext"/>
          <w:b/>
          <w:rtl/>
        </w:rPr>
        <w:t>א.</w:t>
      </w:r>
      <w:r w:rsidRPr="006F178A">
        <w:rPr>
          <w:rtl/>
        </w:rPr>
        <w:t xml:space="preserve"> הלכה היא.</w:t>
      </w:r>
    </w:p>
    <w:p w:rsidR="00E9703F" w:rsidRPr="009757B9" w:rsidRDefault="00E9703F" w:rsidP="00E9703F">
      <w:pPr>
        <w:rPr>
          <w:rFonts w:cs="Guttman Vilna"/>
          <w:b/>
          <w:bCs/>
          <w:rtl/>
        </w:rPr>
      </w:pPr>
      <w:ins w:id="108101" w:author="קלוד" w:date="2026-10-11T13:11:34Z">
        <w:r>
          <w:rPr>
            <w:rStyle w:val="afffffe"/>
            <w:rtl/>
          </w:rPr>
          <w:t xml:space="preserve">ומיתיבי:</w:t>
        </w:r>
        <w:r>
          <w:rPr>
            <w:rtl/>
          </w:rPr>
          <w:t xml:space="preserve"> פקו"נ</w:t>
        </w:r>
      </w:ins>
      <w:del w:id="108102" w:author="קלוד" w:date="2026-10-11T13:11:34Z">
        <w:r w:rsidRPr="006F178A">
          <w:rPr>
            <w:rtl/>
          </w:rPr>
          <w:delText xml:space="preserve">פקו"נ</w:delText>
        </w:r>
      </w:del>
      <w:r w:rsidRPr="006F178A">
        <w:rPr>
          <w:rtl/>
        </w:rPr>
        <w:t xml:space="preserve"> </w:t>
      </w:r>
      <w:ins w:id="108099" w:author="קלוד" w:date="2026-10-11T13:11:34Z">
        <w:r>
          <w:rPr>
            <w:rtl/>
          </w:rPr>
          <w:t xml:space="preserve">שדוחה</w:t>
        </w:r>
      </w:ins>
      <w:del w:id="108100" w:author="קלוד" w:date="2026-10-11T13:11:34Z">
        <w:r w:rsidRPr="006F178A">
          <w:rPr>
            <w:rtl/>
          </w:rPr>
          <w:delText xml:space="preserve">דדחיא</w:delText>
        </w:r>
      </w:del>
      <w:r w:rsidRPr="006F178A">
        <w:rPr>
          <w:rtl/>
        </w:rPr>
        <w:t xml:space="preserve"> שבת </w:t>
      </w:r>
      <w:ins w:id="108097" w:author="קלוד" w:date="2026-10-11T13:11:34Z">
        <w:r>
          <w:rPr>
            <w:rtl/>
          </w:rPr>
          <w:t xml:space="preserve">נלמד</w:t>
        </w:r>
      </w:ins>
      <w:del w:id="108098" w:author="קלוד" w:date="2026-10-11T13:11:34Z">
        <w:r w:rsidRPr="006F178A">
          <w:rPr>
            <w:rtl/>
          </w:rPr>
          <w:delText xml:space="preserve">א"א</w:delText>
        </w:r>
      </w:del>
      <w:r w:rsidRPr="006F178A">
        <w:rPr>
          <w:rtl/>
        </w:rPr>
        <w:t xml:space="preserve"> </w:t>
      </w:r>
      <w:ins w:id="108095" w:author="קלוד" w:date="2026-10-11T13:11:34Z">
        <w:r>
          <w:rPr>
            <w:rtl/>
          </w:rPr>
          <w:t xml:space="preserve">בק"ו</w:t>
        </w:r>
      </w:ins>
      <w:del w:id="108096" w:author="קלוד" w:date="2026-10-11T13:11:34Z">
        <w:r w:rsidRPr="006F178A">
          <w:rPr>
            <w:rtl/>
          </w:rPr>
          <w:delText xml:space="preserve">ללמוד </w:delText>
        </w:r>
        <w:r w:rsidRPr="006F178A">
          <w:rPr>
            <w:rtl/>
          </w:rPr>
          <w:delText xml:space="preserve">ק"ו</w:delText>
        </w:r>
      </w:del>
      <w:r w:rsidRPr="006F178A">
        <w:rPr>
          <w:rtl/>
        </w:rPr>
        <w:t xml:space="preserve"> ממילה </w:t>
      </w:r>
      <w:ins w:id="108093" w:author="קלוד" w:date="2026-10-11T13:11:34Z">
        <w:r>
          <w:rPr>
            <w:rtl/>
          </w:rPr>
          <w:t xml:space="preserve">שדוחה</w:t>
        </w:r>
      </w:ins>
      <w:del w:id="108094" w:author="קלוד" w:date="2026-10-11T13:11:34Z">
        <w:r w:rsidRPr="006F178A">
          <w:rPr>
            <w:rtl/>
          </w:rPr>
          <w:delText xml:space="preserve">דדוחה</w:delText>
        </w:r>
      </w:del>
      <w:r w:rsidRPr="006F178A">
        <w:rPr>
          <w:rtl/>
        </w:rPr>
        <w:t xml:space="preserve"> שבת באחד </w:t>
      </w:r>
      <w:ins w:id="108091" w:author="קלוד" w:date="2026-10-11T13:11:34Z">
        <w:r>
          <w:rPr>
            <w:rtl/>
          </w:rPr>
          <w:t xml:space="preserve">מאיבריו,</w:t>
        </w:r>
      </w:ins>
      <w:del w:id="108092" w:author="קלוד" w:date="2026-10-11T13:11:34Z">
        <w:r w:rsidRPr="006F178A">
          <w:rPr>
            <w:rtl/>
          </w:rPr>
          <w:delText xml:space="preserve">מאיבריו</w:delText>
        </w:r>
      </w:del>
      <w:r w:rsidRPr="006F178A">
        <w:rPr>
          <w:rtl/>
        </w:rPr>
        <w:t xml:space="preserve"> </w:t>
      </w:r>
      <w:ins w:id="108089" w:author="קלוד" w:date="2026-10-11T13:11:34Z">
        <w:r>
          <w:rPr>
            <w:rtl/>
          </w:rPr>
          <w:t xml:space="preserve">ואם</w:t>
        </w:r>
      </w:ins>
      <w:del w:id="108090" w:author="קלוד" w:date="2026-10-11T13:11:34Z">
        <w:r w:rsidRPr="006F178A">
          <w:rPr>
            <w:rtl/>
          </w:rPr>
          <w:delText xml:space="preserve">דלא</w:delText>
        </w:r>
      </w:del>
      <w:r w:rsidRPr="006F178A">
        <w:rPr>
          <w:rtl/>
        </w:rPr>
        <w:t xml:space="preserve"> </w:t>
      </w:r>
      <w:ins w:id="108087" w:author="קלוד" w:date="2026-10-11T13:11:34Z">
        <w:r>
          <w:rPr>
            <w:rtl/>
          </w:rPr>
          <w:t xml:space="preserve">הלכה היא - אין למדים</w:t>
        </w:r>
      </w:ins>
      <w:del w:id="108088" w:author="קלוד" w:date="2026-10-11T13:11:34Z">
        <w:r w:rsidRPr="006F178A">
          <w:rPr>
            <w:rtl/>
          </w:rPr>
          <w:delText xml:space="preserve">יליף</w:delText>
        </w:r>
      </w:del>
      <w:r w:rsidRPr="006F178A">
        <w:rPr>
          <w:rtl/>
        </w:rPr>
        <w:t xml:space="preserve"> </w:t>
      </w:r>
      <w:r w:rsidRPr="006F178A">
        <w:rPr>
          <w:rtl/>
        </w:rPr>
        <w:t xml:space="preserve">ק"ו</w:t>
      </w:r>
      <w:r w:rsidRPr="006F178A">
        <w:rPr>
          <w:rtl/>
        </w:rPr>
        <w:t xml:space="preserve"> מהלכה.</w:t>
      </w:r>
    </w:p>
    <w:p w:rsidR="00E9703F" w:rsidRDefault="00E9703F" w:rsidP="00E9703F">
      <w:pPr>
        <w:rPr>
          <w:rtl/>
        </w:rPr>
      </w:pPr>
      <w:r w:rsidRPr="006F178A">
        <w:rPr>
          <w:rtl/>
        </w:rPr>
        <w:t xml:space="preserve">[אין דנין </w:t>
      </w:r>
      <w:r w:rsidRPr="006F178A">
        <w:rPr>
          <w:rtl/>
        </w:rPr>
        <w:t xml:space="preserve">ק"ו</w:t>
      </w:r>
      <w:r w:rsidRPr="006F178A">
        <w:rPr>
          <w:rtl/>
        </w:rPr>
        <w:t xml:space="preserve"> </w:t>
      </w:r>
      <w:ins w:id="108107" w:author="קלוד" w:date="2026-10-11T13:11:34Z">
        <w:r>
          <w:rPr>
            <w:rtl/>
          </w:rPr>
          <w:t xml:space="preserve">מהלכה,</w:t>
        </w:r>
      </w:ins>
      <w:del w:id="108108" w:author="קלוד" w:date="2026-10-11T13:11:34Z">
        <w:r w:rsidRPr="006F178A">
          <w:rPr>
            <w:rtl/>
          </w:rPr>
          <w:delText xml:space="preserve">מהלכה</w:delText>
        </w:r>
      </w:del>
      <w:r w:rsidRPr="006F178A">
        <w:rPr>
          <w:rtl/>
        </w:rPr>
        <w:t xml:space="preserve"> </w:t>
      </w:r>
      <w:ins w:id="93669" w:author="מנוע מכני" w:date="2026-10-11T12:04:39Z">
        <w:r>
          <w:rPr>
            <w:rtl/>
          </w:rPr>
          <w:t xml:space="preserve">ולכך</w:t>
        </w:r>
      </w:ins>
      <w:del w:id="93670" w:author="מנוע מכני" w:date="2026-10-11T12:04:39Z">
        <w:r w:rsidRPr="006F178A">
          <w:rPr>
            <w:rtl/>
          </w:rPr>
          <w:delText xml:space="preserve">ולהכי</w:delText>
        </w:r>
      </w:del>
      <w:r w:rsidRPr="006F178A">
        <w:rPr>
          <w:rtl/>
        </w:rPr>
        <w:t xml:space="preserve"> </w:t>
      </w:r>
      <w:r w:rsidRPr="006F178A">
        <w:rPr>
          <w:rtl/>
        </w:rPr>
        <w:t xml:space="preserve">לא</w:t>
      </w:r>
      <w:r w:rsidRPr="006F178A">
        <w:rPr>
          <w:rtl/>
        </w:rPr>
        <w:t xml:space="preserve"> דנין רביעית דם לגלח בנזיר מעצם כשעורה </w:t>
      </w:r>
      <w:ins w:id="108105" w:author="קלוד" w:date="2026-10-11T13:11:34Z">
        <w:r>
          <w:rPr>
            <w:rtl/>
          </w:rPr>
          <w:t xml:space="preserve">שמטמאה</w:t>
        </w:r>
      </w:ins>
      <w:del w:id="108106" w:author="קלוד" w:date="2026-10-11T13:11:34Z">
        <w:r w:rsidRPr="006F178A">
          <w:rPr>
            <w:rtl/>
          </w:rPr>
          <w:delText xml:space="preserve">דטמאה</w:delText>
        </w:r>
      </w:del>
      <w:r w:rsidRPr="006F178A">
        <w:rPr>
          <w:rtl/>
        </w:rPr>
        <w:t xml:space="preserve"> </w:t>
      </w:r>
      <w:ins w:id="108103" w:author="קלוד" w:date="2026-10-11T13:11:34Z">
        <w:r>
          <w:rPr>
            <w:rtl/>
          </w:rPr>
          <w:t xml:space="preserve">מהלכה]</w:t>
        </w:r>
      </w:ins>
      <w:del w:id="108104" w:author="קלוד" w:date="2026-10-11T13:11:34Z">
        <w:r w:rsidRPr="006F178A">
          <w:rPr>
            <w:rtl/>
          </w:rPr>
          <w:delText xml:space="preserve">דהלכה]</w:delText>
        </w:r>
      </w:del>
    </w:p>
    <w:p>
      <w:pPr>
        <w:pStyle w:val="38"/>
        <w:rPr>
          <w:ins w:id="98855" w:author="מנוע מכני" w:date="2026-10-11T12:04:39Z"/>
        </w:rPr>
      </w:pPr>
      <w:r w:rsidRPr="004640F6">
        <w:t>ב.</w:t>
      </w:r>
      <w:r w:rsidRPr="004640F6">
        <w:t xml:space="preserve"> אלא</w:t>
      </w:r>
    </w:p>
    <w:p w:rsidR="00E9703F" w:rsidRPr="004640F6" w:rsidRDefault="00E9703F" w:rsidP="00E9703F">
      <w:pPr>
        <w:rPr>
          <w:spacing w:val="-4"/>
          <w:rtl/>
        </w:rPr>
      </w:pPr>
      <w:del w:id="98856" w:author="מנוע מכני" w:date="2026-10-11T12:04:39Z">
        <w:r w:rsidRPr="004640F6">
          <w:rPr>
            <w:spacing w:val="-4"/>
            <w:rtl/>
          </w:rPr>
          <w:delText xml:space="preserve"> </w:delText>
        </w:r>
      </w:del>
      <w:r w:rsidRPr="004640F6">
        <w:rPr>
          <w:spacing w:val="-4"/>
          <w:rtl/>
        </w:rPr>
        <w:t xml:space="preserve">דנין אות ברית ודורות, מאות ברית ודורות </w:t>
      </w:r>
      <w:ins w:id="108121" w:author="קלוד" w:date="2026-10-11T13:11:34Z">
        <w:r>
          <w:rPr>
            <w:spacing w:val="-4"/>
            <w:rtl/>
          </w:rPr>
          <w:t xml:space="preserve">[להוציא</w:t>
        </w:r>
      </w:ins>
      <w:del w:id="108122" w:author="קלוד" w:date="2026-10-11T13:11:34Z">
        <w:r w:rsidRPr="004640F6">
          <w:rPr>
            <w:spacing w:val="-4"/>
            <w:rtl/>
          </w:rPr>
          <w:delText xml:space="preserve">[לאפוקי</w:delText>
        </w:r>
      </w:del>
      <w:r w:rsidRPr="004640F6">
        <w:rPr>
          <w:spacing w:val="-4"/>
          <w:rtl/>
        </w:rPr>
        <w:t xml:space="preserve"> </w:t>
      </w:r>
      <w:ins w:id="108119" w:author="קלוד" w:date="2026-10-11T13:11:34Z">
        <w:r>
          <w:rPr>
            <w:spacing w:val="-4"/>
            <w:rtl/>
          </w:rPr>
          <w:t xml:space="preserve">תפילין,</w:t>
        </w:r>
      </w:ins>
      <w:del w:id="108120" w:author="קלוד" w:date="2026-10-11T13:11:34Z">
        <w:r w:rsidRPr="004640F6">
          <w:rPr>
            <w:spacing w:val="-4"/>
            <w:rtl/>
          </w:rPr>
          <w:delText xml:space="preserve">תפילין</w:delText>
        </w:r>
      </w:del>
      <w:r w:rsidRPr="004640F6">
        <w:rPr>
          <w:spacing w:val="-4"/>
          <w:rtl/>
        </w:rPr>
        <w:t xml:space="preserve"> ברית </w:t>
      </w:r>
      <w:ins w:id="108117" w:author="קלוד" w:date="2026-10-11T13:11:34Z">
        <w:r>
          <w:rPr>
            <w:rStyle w:val="afffffe"/>
            <w:spacing w:val="-4"/>
            <w:rtl/>
          </w:rPr>
          <w:t xml:space="preserve">של</w:t>
        </w:r>
      </w:ins>
      <w:del w:id="108118" w:author="קלוד" w:date="2026-10-11T13:11:34Z">
        <w:r w:rsidRPr="004640F6">
          <w:rPr>
            <w:spacing w:val="-4"/>
            <w:rtl/>
          </w:rPr>
          <w:delText xml:space="preserve">וציצית</w:delText>
        </w:r>
      </w:del>
      <w:r w:rsidRPr="004640F6">
        <w:rPr>
          <w:spacing w:val="-4"/>
          <w:rtl/>
        </w:rPr>
        <w:t xml:space="preserve"> </w:t>
      </w:r>
      <w:ins w:id="108115" w:author="קלוד" w:date="2026-10-11T13:11:34Z">
        <w:r>
          <w:rPr>
            <w:rStyle w:val="afffffe"/>
            <w:spacing w:val="-4"/>
            <w:rtl/>
          </w:rPr>
          <w:t xml:space="preserve">גדול</w:t>
        </w:r>
      </w:ins>
      <w:del w:id="108116" w:author="קלוד" w:date="2026-10-11T13:11:34Z">
        <w:r w:rsidRPr="004640F6">
          <w:rPr>
            <w:spacing w:val="-4"/>
            <w:rtl/>
          </w:rPr>
          <w:delText xml:space="preserve">דחד</w:delText>
        </w:r>
      </w:del>
      <w:r w:rsidRPr="004640F6">
        <w:rPr>
          <w:spacing w:val="-4"/>
          <w:rtl/>
        </w:rPr>
        <w:t xml:space="preserve"> </w:t>
      </w:r>
      <w:ins w:id="108113" w:author="קלוד" w:date="2026-10-11T13:11:34Z">
        <w:r>
          <w:rPr>
            <w:spacing w:val="-4"/>
            <w:rtl/>
          </w:rPr>
          <w:t xml:space="preserve">וציצית,</w:t>
        </w:r>
      </w:ins>
      <w:del w:id="108114" w:author="קלוד" w:date="2026-10-11T13:11:34Z">
        <w:r w:rsidRPr="004640F6">
          <w:rPr>
            <w:spacing w:val="-4"/>
            <w:rtl/>
          </w:rPr>
          <w:delText xml:space="preserve">חד</w:delText>
        </w:r>
      </w:del>
      <w:r w:rsidRPr="004640F6">
        <w:rPr>
          <w:spacing w:val="-4"/>
          <w:rtl/>
        </w:rPr>
        <w:t xml:space="preserve"> </w:t>
      </w:r>
      <w:ins w:id="93671" w:author="מנוע מכני" w:date="2026-10-11T12:04:39Z">
        <w:ins w:id="108111" w:author="קלוד" w:date="2026-10-11T13:11:34Z">
          <w:r>
            <w:rPr>
              <w:spacing w:val="-4"/>
              <w:rtl/>
            </w:rPr>
            <w:t xml:space="preserve">שבכל</w:t>
          </w:r>
        </w:ins>
        <w:del w:id="108112" w:author="קלוד" w:date="2026-10-11T13:11:34Z">
          <w:r>
            <w:rPr>
              <w:spacing w:val="-4"/>
              <w:rtl/>
            </w:rPr>
            <w:delText xml:space="preserve">יש</w:delText>
          </w:r>
        </w:del>
      </w:ins>
      <w:del w:id="93672" w:author="מנוע מכני" w:date="2026-10-11T12:04:39Z">
        <w:r w:rsidRPr="004640F6">
          <w:rPr>
            <w:spacing w:val="-4"/>
            <w:rtl/>
          </w:rPr>
          <w:delText xml:space="preserve">אית</w:delText>
        </w:r>
      </w:del>
      <w:r w:rsidRPr="004640F6">
        <w:rPr>
          <w:spacing w:val="-4"/>
          <w:rtl/>
        </w:rPr>
        <w:t xml:space="preserve"> </w:t>
      </w:r>
      <w:ins w:id="108109" w:author="קלוד" w:date="2026-10-11T13:11:34Z">
        <w:r>
          <w:rPr>
            <w:spacing w:val="-4"/>
            <w:rtl/>
          </w:rPr>
          <w:t xml:space="preserve">אחד כתובה רק אחת]</w:t>
        </w:r>
      </w:ins>
      <w:del w:id="108110" w:author="קלוד" w:date="2026-10-11T13:11:34Z">
        <w:r w:rsidRPr="004640F6">
          <w:rPr>
            <w:spacing w:val="-4"/>
            <w:rtl/>
          </w:rPr>
          <w:delText xml:space="preserve">בהן]</w:delText>
        </w:r>
      </w:del>
    </w:p>
    <w:p w:rsidR="00E9703F" w:rsidRPr="009757B9" w:rsidRDefault="00E9703F" w:rsidP="00E9703F">
      <w:pPr>
        <w:rPr>
          <w:rFonts w:cs="Guttman Vilna"/>
          <w:b/>
          <w:bCs/>
          <w:rtl/>
        </w:rPr>
      </w:pPr>
      <w:r w:rsidRPr="006F178A">
        <w:rPr>
          <w:rStyle w:val="afffe"/>
          <w:rFonts w:ascii="Fb Fontext" w:hAnsi="Fb Fontext"/>
          <w:b/>
          <w:rtl/>
        </w:rPr>
        <w:t>ג.</w:t>
      </w:r>
      <w:r w:rsidRPr="006F178A">
        <w:rPr>
          <w:rtl/>
        </w:rPr>
        <w:t xml:space="preserve"> </w:t>
      </w:r>
      <w:ins w:id="108133" w:author="קלוד" w:date="2026-10-11T13:11:34Z">
        <w:r>
          <w:rPr>
            <w:rStyle w:val="2fb"/>
            <w:rFonts w:ascii="Fb Fontext" w:hAnsi="Fb Fontext"/>
            <w:rtl/>
          </w:rPr>
          <w:t xml:space="preserve">ורי"ו:</w:t>
        </w:r>
      </w:ins>
      <w:del w:id="108134" w:author="קלוד" w:date="2026-10-11T13:11:34Z">
        <w:r w:rsidRPr="006F178A">
          <w:rPr>
            <w:rStyle w:val="2fb"/>
            <w:rFonts w:ascii="Fb Fontext" w:hAnsi="Fb Fontext"/>
            <w:rtl/>
          </w:rPr>
          <w:delText xml:space="preserve">ורי"ו</w:delText>
        </w:r>
      </w:del>
      <w:r w:rsidRPr="006F178A">
        <w:rPr>
          <w:rtl/>
        </w:rPr>
        <w:t xml:space="preserve"> </w:t>
      </w:r>
      <w:ins w:id="108131" w:author="קלוד" w:date="2026-10-11T13:11:34Z">
        <w:r>
          <w:rPr>
            <w:rtl/>
          </w:rPr>
          <w:t xml:space="preserve">'ביום' -</w:t>
        </w:r>
      </w:ins>
      <w:del w:id="108132" w:author="קלוד" w:date="2026-10-11T13:11:34Z">
        <w:r w:rsidRPr="006F178A">
          <w:rPr>
            <w:rtl/>
          </w:rPr>
          <w:delText xml:space="preserve">ביום</w:delText>
        </w:r>
      </w:del>
      <w:r w:rsidRPr="006F178A">
        <w:rPr>
          <w:rtl/>
        </w:rPr>
        <w:t xml:space="preserve"> </w:t>
      </w:r>
      <w:r>
        <w:rPr>
          <w:rtl/>
        </w:rPr>
        <w:t>ואפי'</w:t>
      </w:r>
      <w:r w:rsidRPr="006F178A">
        <w:rPr>
          <w:rtl/>
        </w:rPr>
        <w:t xml:space="preserve"> בשבת, </w:t>
      </w:r>
      <w:ins w:id="108129" w:author="קלוד" w:date="2026-10-11T13:11:34Z">
        <w:r>
          <w:rPr>
            <w:rtl/>
          </w:rPr>
          <w:t xml:space="preserve">ואין</w:t>
        </w:r>
      </w:ins>
      <w:del w:id="108130" w:author="קלוד" w:date="2026-10-11T13:11:34Z">
        <w:r w:rsidRPr="006F178A">
          <w:rPr>
            <w:rtl/>
          </w:rPr>
          <w:delText xml:space="preserve">ולא</w:delText>
        </w:r>
      </w:del>
      <w:r w:rsidRPr="006F178A">
        <w:rPr>
          <w:rtl/>
        </w:rPr>
        <w:t xml:space="preserve"> </w:t>
      </w:r>
      <w:ins w:id="96211" w:author="מנוע מכני" w:date="2026-10-11T12:04:39Z">
        <w:r>
          <w:rPr>
            <w:rtl/>
          </w:rPr>
          <w:t xml:space="preserve">צריך</w:t>
        </w:r>
      </w:ins>
      <w:del w:id="96212" w:author="מנוע מכני" w:date="2026-10-11T12:04:39Z">
        <w:r w:rsidRPr="006F178A">
          <w:rPr>
            <w:rtl/>
          </w:rPr>
          <w:delText xml:space="preserve">מיבעי</w:delText>
        </w:r>
      </w:del>
      <w:r w:rsidRPr="006F178A">
        <w:rPr>
          <w:rtl/>
        </w:rPr>
        <w:t xml:space="preserve"> </w:t>
      </w:r>
      <w:ins w:id="95791" w:author="מנוע מכני" w:date="2026-10-11T12:04:39Z">
        <w:r>
          <w:rPr>
            <w:rtl/>
          </w:rPr>
          <w:t xml:space="preserve">למעט</w:t>
        </w:r>
      </w:ins>
      <w:del w:id="95792" w:author="מנוע מכני" w:date="2026-10-11T12:04:39Z">
        <w:r w:rsidRPr="006F178A">
          <w:rPr>
            <w:rtl/>
          </w:rPr>
          <w:delText xml:space="preserve">למעוטי</w:delText>
        </w:r>
      </w:del>
      <w:r w:rsidRPr="006F178A">
        <w:rPr>
          <w:rtl/>
        </w:rPr>
        <w:t xml:space="preserve"> </w:t>
      </w:r>
      <w:ins w:id="108127" w:author="קלוד" w:date="2026-10-11T13:11:34Z">
        <w:r>
          <w:rPr>
            <w:rtl/>
          </w:rPr>
          <w:t xml:space="preserve">לילה,</w:t>
        </w:r>
      </w:ins>
      <w:del w:id="108128" w:author="קלוד" w:date="2026-10-11T13:11:34Z">
        <w:r w:rsidRPr="006F178A">
          <w:rPr>
            <w:rtl/>
          </w:rPr>
          <w:delText xml:space="preserve">לילה</w:delText>
        </w:r>
      </w:del>
      <w:r w:rsidRPr="006F178A">
        <w:rPr>
          <w:rtl/>
        </w:rPr>
        <w:t xml:space="preserve"> </w:t>
      </w:r>
      <w:ins w:id="108125" w:author="קלוד" w:date="2026-10-11T13:11:34Z">
        <w:r>
          <w:rPr>
            <w:rStyle w:val="afffff0"/>
            <w:rtl/>
          </w:rPr>
          <w:t xml:space="preserve">שזה נלמד 'מבן</w:t>
        </w:r>
      </w:ins>
      <w:del w:id="108126" w:author="קלוד" w:date="2026-10-11T13:11:34Z">
        <w:r w:rsidRPr="002F73F8">
          <w:rPr>
            <w:rStyle w:val="afffff0"/>
            <w:rtl/>
          </w:rPr>
          <w:delText xml:space="preserve">ד</w:delText>
        </w:r>
        <w:r w:rsidRPr="002F73F8">
          <w:rPr>
            <w:rStyle w:val="afffff0"/>
            <w:rFonts w:hint="cs"/>
            <w:rtl/>
          </w:rPr>
          <w:delText xml:space="preserve">'</w:delText>
        </w:r>
        <w:r w:rsidRPr="002F73F8">
          <w:rPr>
            <w:rStyle w:val="afffff0"/>
            <w:rtl/>
          </w:rPr>
          <w:delText xml:space="preserve">מבן</w:delText>
        </w:r>
      </w:del>
      <w:r w:rsidRPr="002F73F8">
        <w:rPr>
          <w:rStyle w:val="afffff0"/>
          <w:rtl/>
        </w:rPr>
        <w:t xml:space="preserve"> שמונת </w:t>
      </w:r>
      <w:ins w:id="108123" w:author="קלוד" w:date="2026-10-11T13:11:34Z">
        <w:r>
          <w:rPr>
            <w:rStyle w:val="afffff0"/>
            <w:rtl/>
          </w:rPr>
          <w:t xml:space="preserve">ימים'.</w:t>
        </w:r>
      </w:ins>
      <w:del w:id="108124" w:author="קלוד" w:date="2026-10-11T13:11:34Z">
        <w:r w:rsidRPr="002F73F8">
          <w:rPr>
            <w:rStyle w:val="afffff0"/>
            <w:rtl/>
          </w:rPr>
          <w:delText xml:space="preserve">ימים</w:delText>
        </w:r>
        <w:r w:rsidRPr="002F73F8">
          <w:rPr>
            <w:rStyle w:val="afffff0"/>
            <w:rFonts w:hint="cs"/>
            <w:rtl/>
          </w:rPr>
          <w:delText xml:space="preserve">' </w:delText>
        </w:r>
        <w:r>
          <w:rPr>
            <w:rFonts w:hint="cs"/>
            <w:rtl/>
          </w:rPr>
          <w:delText xml:space="preserve">נלמד</w:delText>
        </w:r>
        <w:r w:rsidRPr="006F178A">
          <w:rPr>
            <w:rtl/>
          </w:rPr>
          <w:delText xml:space="preserve">.</w:delText>
        </w:r>
      </w:del>
    </w:p>
    <w:p w:rsidR="00E9703F" w:rsidRPr="006F178A" w:rsidRDefault="00E9703F" w:rsidP="00E9703F">
      <w:pPr>
        <w:rPr>
          <w:rtl/>
        </w:rPr>
      </w:pPr>
      <w:r w:rsidRPr="006F178A">
        <w:rPr>
          <w:rtl/>
        </w:rPr>
        <w:t xml:space="preserve">אבל במחוסרי כפרה צריך </w:t>
      </w:r>
      <w:ins w:id="108149" w:author="קלוד" w:date="2026-10-11T13:11:34Z">
        <w:r>
          <w:rPr>
            <w:rtl/>
          </w:rPr>
          <w:t xml:space="preserve">'ביום' </w:t>
        </w:r>
        <w:r>
          <w:rPr>
            <w:rStyle w:val="afffffe"/>
            <w:rtl/>
          </w:rPr>
          <w:t xml:space="preserve">למעט לילה</w:t>
        </w:r>
        <w:r>
          <w:rPr>
            <w:rtl/>
          </w:rPr>
          <w:t xml:space="preserve">,</w:t>
        </w:r>
      </w:ins>
      <w:del w:id="108150" w:author="קלוד" w:date="2026-10-11T13:11:34Z">
        <w:r w:rsidRPr="006F178A">
          <w:rPr>
            <w:rtl/>
          </w:rPr>
          <w:delText xml:space="preserve">לביום</w:delText>
        </w:r>
      </w:del>
      <w:r w:rsidRPr="006F178A">
        <w:rPr>
          <w:rtl/>
        </w:rPr>
        <w:t xml:space="preserve"> </w:t>
      </w:r>
      <w:ins w:id="94143" w:author="מנוע מכני" w:date="2026-10-11T12:04:39Z">
        <w:r>
          <w:rPr>
            <w:rtl/>
          </w:rPr>
          <w:t xml:space="preserve">אף</w:t>
        </w:r>
      </w:ins>
      <w:del w:id="94144" w:author="מנוע מכני" w:date="2026-10-11T12:04:39Z">
        <w:r w:rsidRPr="006F178A">
          <w:rPr>
            <w:rtl/>
          </w:rPr>
          <w:delText xml:space="preserve">אע"ג</w:delText>
        </w:r>
      </w:del>
      <w:r w:rsidRPr="006F178A">
        <w:rPr>
          <w:rtl/>
        </w:rPr>
        <w:t xml:space="preserve"> </w:t>
      </w:r>
      <w:ins w:id="108147" w:author="קלוד" w:date="2026-10-11T13:11:34Z">
        <w:r>
          <w:rPr>
            <w:rtl/>
          </w:rPr>
          <w:t xml:space="preserve">שנלמד</w:t>
        </w:r>
      </w:ins>
      <w:del w:id="108148" w:author="קלוד" w:date="2026-10-11T13:11:34Z">
        <w:r w:rsidRPr="006F178A">
          <w:rPr>
            <w:rtl/>
          </w:rPr>
          <w:delText xml:space="preserve">דביום</w:delText>
        </w:r>
      </w:del>
      <w:r w:rsidRPr="006F178A">
        <w:rPr>
          <w:rtl/>
        </w:rPr>
        <w:t xml:space="preserve"> </w:t>
      </w:r>
      <w:ins w:id="108145" w:author="קלוד" w:date="2026-10-11T13:11:34Z">
        <w:r>
          <w:rPr>
            <w:rtl/>
          </w:rPr>
          <w:t xml:space="preserve">מ'ביום</w:t>
        </w:r>
      </w:ins>
      <w:del w:id="108146" w:author="קלוד" w:date="2026-10-11T13:11:34Z">
        <w:r w:rsidRPr="006F178A">
          <w:rPr>
            <w:rtl/>
          </w:rPr>
          <w:delText xml:space="preserve">צוותו</w:delText>
        </w:r>
      </w:del>
      <w:r w:rsidRPr="006F178A">
        <w:rPr>
          <w:rtl/>
        </w:rPr>
        <w:t xml:space="preserve"> </w:t>
      </w:r>
      <w:ins w:id="108143" w:author="קלוד" w:date="2026-10-11T13:11:34Z">
        <w:r>
          <w:rPr>
            <w:rtl/>
          </w:rPr>
          <w:t xml:space="preserve">צוותו',</w:t>
        </w:r>
      </w:ins>
      <w:del w:id="108144" w:author="קלוד" w:date="2026-10-11T13:11:34Z">
        <w:r w:rsidRPr="006F178A">
          <w:rPr>
            <w:rtl/>
          </w:rPr>
          <w:delText xml:space="preserve">דלא</w:delText>
        </w:r>
      </w:del>
      <w:r w:rsidRPr="006F178A">
        <w:rPr>
          <w:rtl/>
        </w:rPr>
        <w:t xml:space="preserve"> </w:t>
      </w:r>
      <w:ins w:id="108141" w:author="קלוד" w:date="2026-10-11T13:11:34Z">
        <w:r>
          <w:rPr>
            <w:rtl/>
          </w:rPr>
          <w:t xml:space="preserve">שלא</w:t>
        </w:r>
      </w:ins>
      <w:del w:id="108142" w:author="קלוד" w:date="2026-10-11T13:11:34Z">
        <w:r w:rsidRPr="006F178A">
          <w:rPr>
            <w:rtl/>
          </w:rPr>
          <w:delText xml:space="preserve">לימא</w:delText>
        </w:r>
      </w:del>
      <w:r w:rsidRPr="006F178A">
        <w:rPr>
          <w:rtl/>
        </w:rPr>
        <w:t xml:space="preserve"> </w:t>
      </w:r>
      <w:ins w:id="108139" w:author="קלוד" w:date="2026-10-11T13:11:34Z">
        <w:r>
          <w:rPr>
            <w:rtl/>
          </w:rPr>
          <w:t xml:space="preserve">נאמר: הואיל וחסה</w:t>
        </w:r>
      </w:ins>
      <w:del w:id="108140" w:author="קלוד" w:date="2026-10-11T13:11:34Z">
        <w:r w:rsidRPr="006F178A">
          <w:rPr>
            <w:rtl/>
          </w:rPr>
          <w:delText xml:space="preserve">חס</w:delText>
        </w:r>
      </w:del>
      <w:r w:rsidRPr="006F178A">
        <w:rPr>
          <w:rtl/>
        </w:rPr>
        <w:t xml:space="preserve"> </w:t>
      </w:r>
      <w:ins w:id="93673" w:author="מנוע מכני" w:date="2026-10-11T12:04:39Z">
        <w:r>
          <w:rPr>
            <w:rtl/>
          </w:rPr>
          <w:t xml:space="preserve">התורה</w:t>
        </w:r>
      </w:ins>
      <w:del w:id="93674" w:author="מנוע מכני" w:date="2026-10-11T12:04:39Z">
        <w:r w:rsidRPr="006F178A">
          <w:rPr>
            <w:rtl/>
          </w:rPr>
          <w:delText xml:space="preserve">רחמנא</w:delText>
        </w:r>
      </w:del>
      <w:r w:rsidRPr="006F178A">
        <w:rPr>
          <w:rtl/>
        </w:rPr>
        <w:t xml:space="preserve"> </w:t>
      </w:r>
      <w:ins w:id="108137" w:author="קלוד" w:date="2026-10-11T13:11:34Z">
        <w:r>
          <w:rPr>
            <w:rtl/>
          </w:rPr>
          <w:t xml:space="preserve">עליו</w:t>
        </w:r>
      </w:ins>
      <w:del w:id="108138" w:author="קלוד" w:date="2026-10-11T13:11:34Z">
        <w:r w:rsidRPr="006F178A">
          <w:rPr>
            <w:rtl/>
          </w:rPr>
          <w:delText xml:space="preserve">בדלות</w:delText>
        </w:r>
      </w:del>
      <w:r w:rsidRPr="006F178A">
        <w:rPr>
          <w:rtl/>
        </w:rPr>
        <w:t xml:space="preserve"> להביא </w:t>
      </w:r>
      <w:ins w:id="108135" w:author="קלוד" w:date="2026-10-11T13:11:34Z">
        <w:r>
          <w:rPr>
            <w:rtl/>
          </w:rPr>
          <w:t xml:space="preserve">בדלות - יביא גם בלילה,</w:t>
        </w:r>
      </w:ins>
      <w:del w:id="108136" w:author="קלוד" w:date="2026-10-11T13:11:34Z">
        <w:r w:rsidRPr="006F178A">
          <w:rPr>
            <w:rtl/>
          </w:rPr>
          <w:delText xml:space="preserve">בלילה</w:delText>
        </w:r>
      </w:del>
      <w:r w:rsidRPr="006F178A">
        <w:rPr>
          <w:rtl/>
        </w:rPr>
        <w:t xml:space="preserve"> </w:t>
      </w:r>
      <w:r w:rsidRPr="006F178A">
        <w:rPr>
          <w:rtl/>
        </w:rPr>
        <w:t xml:space="preserve">קמ"ל</w:t>
      </w:r>
      <w:r w:rsidRPr="006F178A">
        <w:rPr>
          <w:rtl/>
        </w:rPr>
        <w:t xml:space="preserve">.</w:t>
      </w:r>
    </w:p>
    <w:p w:rsidR="00E9703F" w:rsidRPr="009757B9" w:rsidRDefault="00E9703F" w:rsidP="00E9703F">
      <w:pPr>
        <w:rPr>
          <w:rFonts w:cs="Guttman Vilna"/>
          <w:b/>
          <w:bCs/>
          <w:rtl/>
        </w:rPr>
      </w:pPr>
      <w:r w:rsidRPr="006F178A">
        <w:rPr>
          <w:rtl/>
        </w:rPr>
        <w:t xml:space="preserve">[אונן וזר </w:t>
      </w:r>
      <w:ins w:id="108157" w:author="קלוד" w:date="2026-10-11T13:11:34Z">
        <w:r>
          <w:rPr>
            <w:rtl/>
          </w:rPr>
          <w:t xml:space="preserve">-</w:t>
        </w:r>
      </w:ins>
      <w:del w:id="108158" w:author="קלוד" w:date="2026-10-11T13:11:34Z">
        <w:r w:rsidRPr="006F178A">
          <w:rPr>
            <w:rtl/>
          </w:rPr>
          <w:delText xml:space="preserve">אהדריה</w:delText>
        </w:r>
      </w:del>
      <w:r w:rsidRPr="006F178A">
        <w:rPr>
          <w:rtl/>
        </w:rPr>
        <w:t xml:space="preserve"> </w:t>
      </w:r>
      <w:ins w:id="108155" w:author="קלוד" w:date="2026-10-11T13:11:34Z">
        <w:r>
          <w:rPr>
            <w:rtl/>
          </w:rPr>
          <w:t xml:space="preserve">החזירם הכתוב </w:t>
        </w:r>
        <w:r>
          <w:rPr>
            <w:rStyle w:val="afffffe"/>
            <w:rtl/>
          </w:rPr>
          <w:t xml:space="preserve">לפסול</w:t>
        </w:r>
        <w:r>
          <w:rPr>
            <w:rtl/>
          </w:rPr>
          <w:t xml:space="preserve">.</w:t>
        </w:r>
      </w:ins>
      <w:del w:id="108156" w:author="קלוד" w:date="2026-10-11T13:11:34Z">
        <w:r w:rsidRPr="006F178A">
          <w:rPr>
            <w:rtl/>
          </w:rPr>
          <w:delText xml:space="preserve">קרא</w:delText>
        </w:r>
      </w:del>
      <w:r w:rsidRPr="006F178A">
        <w:rPr>
          <w:rtl/>
        </w:rPr>
        <w:t xml:space="preserve"> דשמיני ובן שמונה ימים </w:t>
      </w:r>
      <w:ins w:id="108153" w:author="קלוד" w:date="2026-10-11T13:11:34Z">
        <w:r>
          <w:rPr>
            <w:rtl/>
          </w:rPr>
          <w:t xml:space="preserve">- אחד</w:t>
        </w:r>
      </w:ins>
      <w:del w:id="108154" w:author="קלוד" w:date="2026-10-11T13:11:34Z">
        <w:r w:rsidRPr="006F178A">
          <w:rPr>
            <w:rtl/>
          </w:rPr>
          <w:delText xml:space="preserve">חד</w:delText>
        </w:r>
      </w:del>
      <w:r w:rsidRPr="006F178A">
        <w:rPr>
          <w:rtl/>
        </w:rPr>
        <w:t xml:space="preserve"> </w:t>
      </w:r>
      <w:ins w:id="95793" w:author="מנוע מכני" w:date="2026-10-11T12:04:39Z">
        <w:r>
          <w:rPr>
            <w:rtl/>
          </w:rPr>
          <w:t xml:space="preserve">למעט</w:t>
        </w:r>
      </w:ins>
      <w:del w:id="95794" w:author="מנוע מכני" w:date="2026-10-11T12:04:39Z">
        <w:r w:rsidRPr="006F178A">
          <w:rPr>
            <w:rtl/>
          </w:rPr>
          <w:delText xml:space="preserve">למעוטי</w:delText>
        </w:r>
      </w:del>
      <w:r w:rsidRPr="006F178A">
        <w:rPr>
          <w:rtl/>
        </w:rPr>
        <w:t xml:space="preserve"> שביעי </w:t>
      </w:r>
      <w:ins w:id="108151" w:author="קלוד" w:date="2026-10-11T13:11:34Z">
        <w:r>
          <w:rPr>
            <w:rtl/>
          </w:rPr>
          <w:t xml:space="preserve">ואחד</w:t>
        </w:r>
      </w:ins>
      <w:del w:id="108152" w:author="קלוד" w:date="2026-10-11T13:11:34Z">
        <w:r w:rsidRPr="006F178A">
          <w:rPr>
            <w:rtl/>
          </w:rPr>
          <w:delText xml:space="preserve">וחד</w:delText>
        </w:r>
      </w:del>
      <w:r w:rsidRPr="006F178A">
        <w:rPr>
          <w:rtl/>
        </w:rPr>
        <w:t xml:space="preserve"> </w:t>
      </w:r>
      <w:ins w:id="95795" w:author="מנוע מכני" w:date="2026-10-11T12:04:39Z">
        <w:r>
          <w:rPr>
            <w:rtl/>
          </w:rPr>
          <w:t xml:space="preserve">למעט</w:t>
        </w:r>
      </w:ins>
      <w:del w:id="95796" w:author="מנוע מכני" w:date="2026-10-11T12:04:39Z">
        <w:r w:rsidRPr="006F178A">
          <w:rPr>
            <w:rtl/>
          </w:rPr>
          <w:delText xml:space="preserve">למעוטי</w:delText>
        </w:r>
      </w:del>
      <w:r w:rsidRPr="006F178A">
        <w:rPr>
          <w:rtl/>
        </w:rPr>
        <w:t xml:space="preserve"> תשיעי.</w:t>
      </w:r>
    </w:p>
    <w:p w:rsidR="00E9703F" w:rsidRDefault="00E9703F" w:rsidP="00E9703F">
      <w:pPr>
        <w:rPr>
          <w:rtl/>
        </w:rPr>
      </w:pPr>
      <w:ins w:id="108167" w:author="קלוד" w:date="2026-10-11T13:11:34Z">
        <w:r>
          <w:rPr>
            <w:rtl/>
          </w:rPr>
          <w:t xml:space="preserve">ואע"פ</w:t>
        </w:r>
      </w:ins>
      <w:del w:id="108168" w:author="קלוד" w:date="2026-10-11T13:11:34Z">
        <w:r w:rsidRPr="006F178A">
          <w:rPr>
            <w:rtl/>
          </w:rPr>
          <w:delText xml:space="preserve">ואע"ג</w:delText>
        </w:r>
      </w:del>
      <w:r w:rsidRPr="006F178A">
        <w:rPr>
          <w:rtl/>
        </w:rPr>
        <w:t xml:space="preserve"> </w:t>
      </w:r>
      <w:ins w:id="108165" w:author="קלוד" w:date="2026-10-11T13:11:34Z">
        <w:r>
          <w:rPr>
            <w:rtl/>
          </w:rPr>
          <w:t xml:space="preserve">שהגיע</w:t>
        </w:r>
      </w:ins>
      <w:del w:id="108166" w:author="קלוד" w:date="2026-10-11T13:11:34Z">
        <w:r w:rsidRPr="006F178A">
          <w:rPr>
            <w:rtl/>
          </w:rPr>
          <w:delText xml:space="preserve">דמטיא</w:delText>
        </w:r>
      </w:del>
      <w:r w:rsidRPr="006F178A">
        <w:rPr>
          <w:rtl/>
        </w:rPr>
        <w:t xml:space="preserve"> </w:t>
      </w:r>
      <w:ins w:id="108163" w:author="קלוד" w:date="2026-10-11T13:11:34Z">
        <w:r>
          <w:rPr>
            <w:rtl/>
          </w:rPr>
          <w:t xml:space="preserve">זמנו,</w:t>
        </w:r>
      </w:ins>
      <w:del w:id="108164" w:author="קלוד" w:date="2026-10-11T13:11:34Z">
        <w:r w:rsidRPr="006F178A">
          <w:rPr>
            <w:rtl/>
          </w:rPr>
          <w:delText xml:space="preserve">זימניה</w:delText>
        </w:r>
      </w:del>
      <w:r w:rsidRPr="006F178A">
        <w:rPr>
          <w:rtl/>
        </w:rPr>
        <w:t xml:space="preserve"> </w:t>
      </w:r>
      <w:ins w:id="108161" w:author="קלוד" w:date="2026-10-11T13:11:34Z">
        <w:r>
          <w:rPr>
            <w:rtl/>
          </w:rPr>
          <w:t xml:space="preserve">קמ"ל. </w:t>
        </w:r>
        <w:r>
          <w:rPr>
            <w:rStyle w:val="afffffe"/>
            <w:rtl/>
          </w:rPr>
          <w:t xml:space="preserve">והמסקנה</w:t>
        </w:r>
      </w:ins>
      <w:del w:id="108162" w:author="קלוד" w:date="2026-10-11T13:11:34Z">
        <w:r w:rsidRPr="006F178A">
          <w:rPr>
            <w:rtl/>
          </w:rPr>
          <w:delText xml:space="preserve">קמ"ל</w:delText>
        </w:r>
      </w:del>
      <w:r w:rsidRPr="006F178A">
        <w:rPr>
          <w:rtl/>
        </w:rPr>
        <w:t xml:space="preserve"> כקרא </w:t>
      </w:r>
      <w:ins w:id="108159" w:author="קלוד" w:date="2026-10-11T13:11:34Z">
        <w:r>
          <w:rPr>
            <w:rStyle w:val="2fb"/>
            <w:rtl/>
          </w:rPr>
          <w:t xml:space="preserve">דר"י:</w:t>
        </w:r>
      </w:ins>
      <w:del w:id="108160" w:author="קלוד" w:date="2026-10-11T13:11:34Z">
        <w:r w:rsidRPr="006F178A">
          <w:rPr>
            <w:rStyle w:val="2fb"/>
            <w:rtl/>
          </w:rPr>
          <w:delText xml:space="preserve">דר"י</w:delText>
        </w:r>
      </w:del>
      <w:r w:rsidRPr="006F178A">
        <w:rPr>
          <w:rtl/>
        </w:rPr>
        <w:t xml:space="preserve"> ביום </w:t>
      </w:r>
      <w:r>
        <w:rPr>
          <w:rtl/>
        </w:rPr>
        <w:t>ואפי'</w:t>
      </w:r>
      <w:r w:rsidRPr="006F178A">
        <w:rPr>
          <w:rtl/>
        </w:rPr>
        <w:t xml:space="preserve"> בשבת]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ins w:id="108177" w:author="קלוד" w:date="2026-10-11T13:11:34Z">
        <w:r>
          <w:rPr>
            <w:rFonts w:ascii="Fb Fontext" w:hAnsi="Fb Fontext"/>
            <w:rtl/>
          </w:rPr>
          <w:t xml:space="preserve">תניא</w:t>
        </w:r>
      </w:ins>
      <w:del w:id="108178" w:author="קלוד" w:date="2026-10-11T13:11:34Z">
        <w:r w:rsidRPr="006F178A">
          <w:rPr>
            <w:rFonts w:ascii="Fb Fontext" w:hAnsi="Fb Fontext"/>
            <w:rtl/>
          </w:rPr>
          <w:delText xml:space="preserve">ת"כ</w:delText>
        </w:r>
      </w:del>
      <w:r w:rsidRPr="006F178A">
        <w:rPr>
          <w:rFonts w:ascii="Fb Fontext" w:hAnsi="Fb Fontext"/>
          <w:rtl/>
        </w:rPr>
        <w:t xml:space="preserve"> </w:t>
      </w:r>
      <w:ins w:id="108175" w:author="קלוד" w:date="2026-10-11T13:11:34Z">
        <w:r>
          <w:rPr>
            <w:rStyle w:val="2fb"/>
            <w:rFonts w:ascii="Fb Fontext" w:hAnsi="Fb Fontext"/>
            <w:rtl/>
          </w:rPr>
          <w:t xml:space="preserve">כר"י</w:t>
        </w:r>
      </w:ins>
      <w:del w:id="108176" w:author="קלוד" w:date="2026-10-11T13:11:34Z">
        <w:r w:rsidRPr="006F178A">
          <w:rPr>
            <w:rStyle w:val="2fb"/>
            <w:rFonts w:ascii="Fb Fontext" w:hAnsi="Fb Fontext"/>
            <w:rtl/>
          </w:rPr>
          <w:delText xml:space="preserve">דר"י</w:delText>
        </w:r>
      </w:del>
      <w:r w:rsidRPr="006F178A">
        <w:rPr>
          <w:rFonts w:ascii="Fb Fontext" w:hAnsi="Fb Fontext"/>
          <w:rtl/>
        </w:rPr>
        <w:t xml:space="preserve"> ודלא </w:t>
      </w:r>
      <w:ins w:id="108173" w:author="קלוד" w:date="2026-10-11T13:11:34Z">
        <w:r>
          <w:rPr>
            <w:rStyle w:val="2fb"/>
            <w:rFonts w:ascii="Fb Fontext" w:hAnsi="Fb Fontext"/>
            <w:rtl/>
          </w:rPr>
          <w:t xml:space="preserve">כראב"י:</w:t>
        </w:r>
      </w:ins>
      <w:del w:id="108174" w:author="קלוד" w:date="2026-10-11T13:11:34Z">
        <w:r w:rsidRPr="006F178A">
          <w:rPr>
            <w:rStyle w:val="2fb"/>
            <w:rFonts w:ascii="Fb Fontext" w:hAnsi="Fb Fontext"/>
            <w:rtl/>
          </w:rPr>
          <w:delText xml:space="preserve">כראב"י</w:delText>
        </w:r>
      </w:del>
      <w:r w:rsidRPr="006F178A">
        <w:rPr>
          <w:rFonts w:ascii="Fb Fontext" w:hAnsi="Fb Fontext"/>
          <w:rtl/>
        </w:rPr>
        <w:t xml:space="preserve"> </w:t>
      </w:r>
      <w:ins w:id="108171" w:author="קלוד" w:date="2026-10-11T13:11:34Z">
        <w:r>
          <w:rPr>
            <w:rFonts w:ascii="Fb Fontext" w:hAnsi="Fb Fontext"/>
            <w:rtl/>
          </w:rPr>
          <w:t xml:space="preserve">'שמיני</w:t>
        </w:r>
      </w:ins>
      <w:del w:id="108172" w:author="קלוד" w:date="2026-10-11T13:11:34Z">
        <w:r w:rsidRPr="006F178A">
          <w:rPr>
            <w:rFonts w:ascii="Fb Fontext" w:hAnsi="Fb Fontext"/>
            <w:rtl/>
          </w:rPr>
          <w:delText xml:space="preserve">שמיני</w:delText>
        </w:r>
      </w:del>
      <w:r w:rsidRPr="006F178A">
        <w:rPr>
          <w:rFonts w:ascii="Fb Fontext" w:hAnsi="Fb Fontext"/>
          <w:rtl/>
        </w:rPr>
        <w:t xml:space="preserve"> </w:t>
      </w:r>
      <w:ins w:id="108169" w:author="קלוד" w:date="2026-10-11T13:11:34Z">
        <w:r>
          <w:rPr>
            <w:rFonts w:ascii="Fb Fontext" w:hAnsi="Fb Fontext"/>
            <w:rtl/>
          </w:rPr>
          <w:t xml:space="preserve">ימול' -</w:t>
        </w:r>
      </w:ins>
      <w:del w:id="108170" w:author="קלוד" w:date="2026-10-11T13:11:34Z">
        <w:r w:rsidRPr="006F178A">
          <w:rPr>
            <w:rFonts w:ascii="Fb Fontext" w:hAnsi="Fb Fontext"/>
            <w:rtl/>
          </w:rPr>
          <w:delText xml:space="preserve">ימול</w:delText>
        </w:r>
      </w:del>
      <w:r w:rsidRPr="006F178A">
        <w:rPr>
          <w:rFonts w:ascii="Fb Fontext" w:hAnsi="Fb Fontext"/>
          <w:rtl/>
        </w:rPr>
        <w:t xml:space="preserve"> </w:t>
      </w:r>
      <w:ins w:id="90589" w:author="מנוע מכני" w:date="2026-10-11T12:04:39Z">
        <w:r>
          <w:rPr>
            <w:rFonts w:ascii="Fb Fontext" w:hAnsi="Fb Fontext"/>
            <w:rtl/>
          </w:rPr>
          <w:t xml:space="preserve">אפי'</w:t>
        </w:r>
      </w:ins>
      <w:del w:id="90590" w:author="מנוע מכני" w:date="2026-10-11T12:04:39Z">
        <w:r w:rsidRPr="006F178A">
          <w:rPr>
            <w:rFonts w:ascii="Fb Fontext" w:hAnsi="Fb Fontext"/>
            <w:rtl/>
          </w:rPr>
          <w:delText xml:space="preserve">אפילו</w:delText>
        </w:r>
      </w:del>
      <w:r w:rsidRPr="006F178A">
        <w:rPr>
          <w:rFonts w:ascii="Fb Fontext" w:hAnsi="Fb Fontext"/>
          <w:rtl/>
        </w:rPr>
        <w:t xml:space="preserve"> בשבת.</w:t>
      </w:r>
    </w:p>
    <w:p w:rsidR="00E9703F" w:rsidRPr="006F178A" w:rsidRDefault="00E9703F" w:rsidP="00E9703F">
      <w:pPr>
        <w:rPr>
          <w:rtl/>
        </w:rPr>
      </w:pPr>
      <w:r w:rsidRPr="006F178A">
        <w:rPr>
          <w:rtl/>
        </w:rPr>
        <w:t>מחלליה מות יומת - בשאר מלאכות חוץ ממילה.</w:t>
      </w:r>
    </w:p>
    <w:p w:rsidR="00E9703F" w:rsidRPr="009757B9" w:rsidRDefault="00E9703F" w:rsidP="00E9703F">
      <w:pPr>
        <w:rPr>
          <w:rFonts w:cs="Guttman Vilna"/>
          <w:b/>
          <w:bCs/>
          <w:rtl/>
        </w:rPr>
      </w:pPr>
      <w:r w:rsidRPr="006F178A">
        <w:rPr>
          <w:rtl/>
        </w:rPr>
        <w:t xml:space="preserve">[וא"א </w:t>
      </w:r>
      <w:ins w:id="108193" w:author="קלוד" w:date="2026-10-11T13:11:34Z">
        <w:r>
          <w:rPr>
            <w:rtl/>
          </w:rPr>
          <w:t xml:space="preserve">ללמוד</w:t>
        </w:r>
      </w:ins>
      <w:del w:id="108194" w:author="קלוד" w:date="2026-10-11T13:11:34Z">
        <w:r w:rsidRPr="006F178A">
          <w:rPr>
            <w:rtl/>
          </w:rPr>
          <w:delText xml:space="preserve">לילף</w:delText>
        </w:r>
      </w:del>
      <w:r w:rsidRPr="006F178A">
        <w:rPr>
          <w:rtl/>
        </w:rPr>
        <w:t xml:space="preserve"> </w:t>
      </w:r>
      <w:ins w:id="108191" w:author="קלוד" w:date="2026-10-11T13:11:34Z">
        <w:r>
          <w:rPr>
            <w:rtl/>
          </w:rPr>
          <w:t xml:space="preserve">בק"ו:</w:t>
        </w:r>
      </w:ins>
      <w:del w:id="108192" w:author="קלוד" w:date="2026-10-11T13:11:34Z">
        <w:r w:rsidRPr="006F178A">
          <w:rPr>
            <w:rtl/>
          </w:rPr>
          <w:delText xml:space="preserve">מק"ו</w:delText>
        </w:r>
      </w:del>
      <w:r w:rsidRPr="006F178A">
        <w:rPr>
          <w:rtl/>
        </w:rPr>
        <w:t xml:space="preserve"> </w:t>
      </w:r>
      <w:ins w:id="108189" w:author="קלוד" w:date="2026-10-11T13:11:34Z">
        <w:r>
          <w:rPr>
            <w:rtl/>
          </w:rPr>
          <w:t xml:space="preserve">מילה</w:t>
        </w:r>
      </w:ins>
      <w:del w:id="108190" w:author="קלוד" w:date="2026-10-11T13:11:34Z">
        <w:r w:rsidRPr="006F178A">
          <w:rPr>
            <w:rtl/>
          </w:rPr>
          <w:delText xml:space="preserve">ממילה</w:delText>
        </w:r>
      </w:del>
      <w:r w:rsidRPr="006F178A">
        <w:rPr>
          <w:rtl/>
        </w:rPr>
        <w:t xml:space="preserve"> דוחה </w:t>
      </w:r>
      <w:ins w:id="108187" w:author="קלוד" w:date="2026-10-11T13:11:34Z">
        <w:r>
          <w:rPr>
            <w:rtl/>
          </w:rPr>
          <w:t xml:space="preserve">צרעת,</w:t>
        </w:r>
      </w:ins>
      <w:del w:id="108188" w:author="קלוד" w:date="2026-10-11T13:11:34Z">
        <w:r w:rsidRPr="006F178A">
          <w:rPr>
            <w:rtl/>
          </w:rPr>
          <w:delText xml:space="preserve">צרעת</w:delText>
        </w:r>
      </w:del>
      <w:r w:rsidRPr="006F178A">
        <w:rPr>
          <w:rtl/>
        </w:rPr>
        <w:t xml:space="preserve"> </w:t>
      </w:r>
      <w:ins w:id="108185" w:author="קלוד" w:date="2026-10-11T13:11:34Z">
        <w:r>
          <w:rPr>
            <w:rtl/>
          </w:rPr>
          <w:t xml:space="preserve">שדוחה</w:t>
        </w:r>
      </w:ins>
      <w:del w:id="108186" w:author="קלוד" w:date="2026-10-11T13:11:34Z">
        <w:r w:rsidRPr="006F178A">
          <w:rPr>
            <w:rtl/>
          </w:rPr>
          <w:delText xml:space="preserve">דדוחה</w:delText>
        </w:r>
      </w:del>
      <w:r w:rsidRPr="006F178A">
        <w:rPr>
          <w:rtl/>
        </w:rPr>
        <w:t xml:space="preserve"> </w:t>
      </w:r>
      <w:ins w:id="108183" w:author="קלוד" w:date="2026-10-11T13:11:34Z">
        <w:r>
          <w:rPr>
            <w:rtl/>
          </w:rPr>
          <w:t xml:space="preserve">העבודה,</w:t>
        </w:r>
      </w:ins>
      <w:del w:id="108184" w:author="קלוד" w:date="2026-10-11T13:11:34Z">
        <w:r w:rsidRPr="006F178A">
          <w:rPr>
            <w:rtl/>
          </w:rPr>
          <w:delText xml:space="preserve">העבודה</w:delText>
        </w:r>
      </w:del>
      <w:r w:rsidRPr="006F178A">
        <w:rPr>
          <w:rtl/>
        </w:rPr>
        <w:t xml:space="preserve"> והעבודה דוחה שבת </w:t>
      </w:r>
      <w:ins w:id="108181" w:author="קלוד" w:date="2026-10-11T13:11:34Z">
        <w:r>
          <w:rPr>
            <w:rtl/>
          </w:rPr>
          <w:t xml:space="preserve">-</w:t>
        </w:r>
      </w:ins>
      <w:del w:id="108182" w:author="קלוד" w:date="2026-10-11T13:11:34Z">
        <w:r w:rsidRPr="006F178A">
          <w:rPr>
            <w:rtl/>
          </w:rPr>
          <w:delText xml:space="preserve">דתדחה</w:delText>
        </w:r>
      </w:del>
      <w:r w:rsidRPr="006F178A">
        <w:rPr>
          <w:rtl/>
        </w:rPr>
        <w:t xml:space="preserve"> </w:t>
      </w:r>
      <w:ins w:id="108179" w:author="קלוד" w:date="2026-10-11T13:11:34Z">
        <w:r>
          <w:rPr>
            <w:rtl/>
          </w:rPr>
          <w:t xml:space="preserve">שתדחה </w:t>
        </w:r>
        <w:r>
          <w:rPr>
            <w:rStyle w:val="afffffe"/>
            <w:rtl/>
          </w:rPr>
          <w:t xml:space="preserve">מילה</w:t>
        </w:r>
        <w:r>
          <w:rPr>
            <w:rtl/>
          </w:rPr>
          <w:t xml:space="preserve"> גם שבת.</w:t>
        </w:r>
      </w:ins>
      <w:del w:id="108180" w:author="קלוד" w:date="2026-10-11T13:11:34Z">
        <w:r w:rsidRPr="006F178A">
          <w:rPr>
            <w:rtl/>
          </w:rPr>
          <w:delText xml:space="preserve">ג"כ.</w:delText>
        </w:r>
      </w:del>
    </w:p>
    <w:p w:rsidR="00E9703F" w:rsidRPr="009757B9" w:rsidRDefault="00E9703F" w:rsidP="00E9703F">
      <w:pPr>
        <w:rPr>
          <w:rFonts w:cs="Guttman Vilna"/>
          <w:b/>
          <w:bCs/>
          <w:rtl/>
        </w:rPr>
      </w:pPr>
      <w:ins w:id="108197" w:author="קלוד" w:date="2026-10-11T13:11:34Z">
        <w:r>
          <w:rPr>
            <w:rtl/>
          </w:rPr>
          <w:t xml:space="preserve">שעדיין</w:t>
        </w:r>
      </w:ins>
      <w:del w:id="108198" w:author="קלוד" w:date="2026-10-11T13:11:34Z">
        <w:r w:rsidRPr="006F178A">
          <w:rPr>
            <w:rtl/>
          </w:rPr>
          <w:delText xml:space="preserve">דאכתי</w:delText>
        </w:r>
      </w:del>
      <w:r w:rsidRPr="006F178A">
        <w:rPr>
          <w:rtl/>
        </w:rPr>
        <w:t xml:space="preserve"> </w:t>
      </w:r>
      <w:ins w:id="93675" w:author="מנוע מכני" w:date="2026-10-11T12:04:39Z">
        <w:r>
          <w:rPr>
            <w:rtl/>
          </w:rPr>
          <w:t xml:space="preserve">שמא</w:t>
        </w:r>
      </w:ins>
      <w:del w:id="93676" w:author="מנוע מכני" w:date="2026-10-11T12:04:39Z">
        <w:r w:rsidRPr="006F178A">
          <w:rPr>
            <w:rtl/>
          </w:rPr>
          <w:delText xml:space="preserve">דילמא</w:delText>
        </w:r>
      </w:del>
      <w:r w:rsidRPr="006F178A">
        <w:rPr>
          <w:rtl/>
        </w:rPr>
        <w:t xml:space="preserve"> שבת חמורה </w:t>
      </w:r>
      <w:ins w:id="108195" w:author="קלוד" w:date="2026-10-11T13:11:34Z">
        <w:r>
          <w:rPr>
            <w:rtl/>
          </w:rPr>
          <w:t xml:space="preserve">מצרעת,</w:t>
        </w:r>
      </w:ins>
      <w:del w:id="108196" w:author="קלוד" w:date="2026-10-11T13:11:34Z">
        <w:r w:rsidRPr="006F178A">
          <w:rPr>
            <w:rtl/>
          </w:rPr>
          <w:delText xml:space="preserve">מצרעת</w:delText>
        </w:r>
      </w:del>
      <w:r w:rsidRPr="006F178A">
        <w:rPr>
          <w:rtl/>
        </w:rPr>
        <w:t xml:space="preserve"> שכן יש בה עונשין ואזהרות הרבה.</w:t>
      </w:r>
    </w:p>
    <w:p w:rsidR="00E9703F" w:rsidRDefault="00E9703F" w:rsidP="00E9703F">
      <w:pPr>
        <w:rPr>
          <w:rtl/>
        </w:rPr>
      </w:pPr>
      <w:ins w:id="108211" w:author="קלוד" w:date="2026-10-11T13:11:34Z">
        <w:r>
          <w:rPr>
            <w:rtl/>
          </w:rPr>
          <w:t xml:space="preserve">א"נ:</w:t>
        </w:r>
      </w:ins>
      <w:del w:id="108212" w:author="קלוד" w:date="2026-10-11T13:11:34Z">
        <w:r w:rsidRPr="006F178A">
          <w:rPr>
            <w:rtl/>
          </w:rPr>
          <w:delText xml:space="preserve">א"נ</w:delText>
        </w:r>
      </w:del>
      <w:r w:rsidRPr="006F178A">
        <w:rPr>
          <w:rtl/>
        </w:rPr>
        <w:t xml:space="preserve"> </w:t>
      </w:r>
      <w:ins w:id="108209" w:author="קלוד" w:date="2026-10-11T13:11:34Z">
        <w:r>
          <w:rPr>
            <w:rtl/>
          </w:rPr>
          <w:t xml:space="preserve">בצרעת</w:t>
        </w:r>
      </w:ins>
      <w:del w:id="108210" w:author="קלוד" w:date="2026-10-11T13:11:34Z">
        <w:r w:rsidRPr="006F178A">
          <w:rPr>
            <w:rtl/>
          </w:rPr>
          <w:delText xml:space="preserve">דבצרעת</w:delText>
        </w:r>
      </w:del>
      <w:r w:rsidRPr="006F178A">
        <w:rPr>
          <w:rtl/>
        </w:rPr>
        <w:t xml:space="preserve"> </w:t>
      </w:r>
      <w:ins w:id="108207" w:author="קלוד" w:date="2026-10-11T13:11:34Z">
        <w:r>
          <w:rPr>
            <w:rtl/>
          </w:rPr>
          <w:t xml:space="preserve">שמא</w:t>
        </w:r>
      </w:ins>
      <w:del w:id="108208" w:author="קלוד" w:date="2026-10-11T13:11:34Z">
        <w:r w:rsidRPr="006F178A">
          <w:rPr>
            <w:rtl/>
          </w:rPr>
          <w:delText xml:space="preserve">יתכן</w:delText>
        </w:r>
      </w:del>
      <w:r w:rsidRPr="006F178A">
        <w:rPr>
          <w:rtl/>
        </w:rPr>
        <w:t xml:space="preserve"> </w:t>
      </w:r>
      <w:ins w:id="93677" w:author="מנוע מכני" w:date="2026-10-11T12:04:39Z">
        <w:ins w:id="108205" w:author="קלוד" w:date="2026-10-11T13:11:34Z">
          <w:r>
            <w:rPr>
              <w:rStyle w:val="afffffe"/>
              <w:rtl/>
            </w:rPr>
            <w:t xml:space="preserve">נדחית העבודה</w:t>
          </w:r>
        </w:ins>
        <w:del w:id="108206" w:author="קלוד" w:date="2026-10-11T13:11:34Z">
          <w:r>
            <w:rPr>
              <w:rtl/>
            </w:rPr>
            <w:delText xml:space="preserve">דשמא</w:delText>
          </w:r>
        </w:del>
      </w:ins>
      <w:del w:id="93678" w:author="מנוע מכני" w:date="2026-10-11T12:04:39Z">
        <w:r w:rsidRPr="006F178A">
          <w:rPr>
            <w:rtl/>
          </w:rPr>
          <w:delText xml:space="preserve">דדילמא</w:delText>
        </w:r>
      </w:del>
      <w:r w:rsidRPr="006F178A">
        <w:rPr>
          <w:rtl/>
        </w:rPr>
        <w:t xml:space="preserve"> משום </w:t>
      </w:r>
      <w:ins w:id="96213" w:author="מנוע מכני" w:date="2026-10-11T12:04:39Z">
        <w:ins w:id="108203" w:author="קלוד" w:date="2026-10-11T13:11:34Z">
          <w:r>
            <w:rPr>
              <w:rtl/>
            </w:rPr>
            <w:t xml:space="preserve">שהאדם</w:t>
          </w:r>
        </w:ins>
        <w:del w:id="108204" w:author="קלוד" w:date="2026-10-11T13:11:34Z">
          <w:r>
            <w:rPr>
              <w:rtl/>
            </w:rPr>
            <w:delText xml:space="preserve">אדם</w:delText>
          </w:r>
        </w:del>
      </w:ins>
      <w:del w:id="96214" w:author="מנוע מכני" w:date="2026-10-11T12:04:39Z">
        <w:r w:rsidRPr="006F178A">
          <w:rPr>
            <w:rtl/>
          </w:rPr>
          <w:delText xml:space="preserve">גברא</w:delText>
        </w:r>
      </w:del>
      <w:r w:rsidRPr="006F178A">
        <w:rPr>
          <w:rtl/>
        </w:rPr>
        <w:t xml:space="preserve"> </w:t>
      </w:r>
      <w:ins w:id="108201" w:author="קלוד" w:date="2026-10-11T13:11:34Z">
        <w:r>
          <w:rPr>
            <w:rtl/>
          </w:rPr>
          <w:t xml:space="preserve">אינו</w:t>
        </w:r>
      </w:ins>
      <w:del w:id="108202" w:author="קלוד" w:date="2026-10-11T13:11:34Z">
        <w:r w:rsidRPr="006F178A">
          <w:rPr>
            <w:rtl/>
          </w:rPr>
          <w:delText xml:space="preserve">הוא</w:delText>
        </w:r>
      </w:del>
      <w:r w:rsidRPr="006F178A">
        <w:rPr>
          <w:rtl/>
        </w:rPr>
        <w:t xml:space="preserve"> </w:t>
      </w:r>
      <w:ins w:id="108199" w:author="קלוד" w:date="2026-10-11T13:11:34Z">
        <w:r>
          <w:rPr>
            <w:rtl/>
          </w:rPr>
          <w:t xml:space="preserve">ראוי]</w:t>
        </w:r>
      </w:ins>
      <w:del w:id="108200" w:author="קלוד" w:date="2026-10-11T13:11:34Z">
        <w:r w:rsidRPr="006F178A">
          <w:rPr>
            <w:rtl/>
          </w:rPr>
          <w:delText xml:space="preserve">דלא חזי]</w:delText>
        </w:r>
      </w:del>
    </w:p>
    <w:p>
      <w:pPr>
        <w:pStyle w:val="afffff8"/>
        <w:rPr>
          <w:ins w:id="90211" w:author="קלוד" w:date="2026-10-11T12:33:55Z"/>
        </w:rPr>
      </w:pPr>
      <w:ins w:id="90212" w:author="קלוד" w:date="2026-10-11T12:33:55Z">
        <w:r>
          <w:rPr>
            <w:color w:val="7B3F00"/>
          </w:rPr>
          <w:t xml:space="preserve">מילה דוחה צרעת - בזמנה ושלא בזמנה</w:t>
        </w:r>
      </w:ins>
    </w:p>
    <w:p w:rsidR="00E9703F" w:rsidRPr="006F178A" w:rsidRDefault="00E9703F" w:rsidP="00E9703F">
      <w:pPr>
        <w:rPr>
          <w:b/>
          <w:bCs/>
          <w:rtl/>
        </w:rPr>
      </w:pPr>
      <w:r w:rsidRPr="006F178A">
        <w:rPr>
          <w:b/>
          <w:rtl/>
        </w:rPr>
        <w:t>•</w:t>
      </w:r>
      <w:r w:rsidRPr="006F178A">
        <w:rPr>
          <w:rFonts w:hint="cs"/>
          <w:b/>
          <w:bCs/>
          <w:rtl/>
        </w:rPr>
        <w:t xml:space="preserve"> </w:t>
      </w:r>
      <w:r w:rsidRPr="006F178A">
        <w:rPr>
          <w:b/>
          <w:bCs/>
          <w:rtl/>
        </w:rPr>
        <w:t>ת"ר</w:t>
      </w:r>
      <w:r w:rsidRPr="006F178A">
        <w:rPr>
          <w:rtl/>
        </w:rPr>
        <w:t xml:space="preserve"> מילה דוחה את הצרעת בין בזמנה בין שלא בזמנה. יו"ט אינה דוחה אלא בזמנה בלבד.</w:t>
      </w:r>
    </w:p>
    <w:p w:rsidR="00E9703F" w:rsidRPr="006F178A" w:rsidRDefault="00E9703F" w:rsidP="00E9703F">
      <w:pPr>
        <w:rPr>
          <w:rtl/>
        </w:rPr>
      </w:pPr>
      <w:r w:rsidRPr="006F178A">
        <w:rPr>
          <w:rStyle w:val="afffe"/>
          <w:rFonts w:ascii="Fb Fontext" w:hAnsi="Fb Fontext"/>
          <w:b/>
          <w:rtl/>
        </w:rPr>
        <w:t>א.</w:t>
      </w:r>
      <w:r w:rsidRPr="006F178A">
        <w:rPr>
          <w:rtl/>
        </w:rPr>
        <w:t xml:space="preserve"> </w:t>
      </w:r>
      <w:r w:rsidRPr="006F178A">
        <w:rPr>
          <w:rStyle w:val="2fb"/>
          <w:rtl/>
        </w:rPr>
        <w:t xml:space="preserve">וכדרבא</w:t>
      </w:r>
      <w:r w:rsidRPr="006F178A">
        <w:rPr>
          <w:rtl/>
        </w:rPr>
        <w:t xml:space="preserve"> דימול </w:t>
      </w:r>
      <w:r w:rsidRPr="006F178A">
        <w:rPr>
          <w:rStyle w:val="afffe"/>
          <w:rFonts w:ascii="Fb Fontext" w:hAnsi="Fb Fontext"/>
          <w:rtl/>
        </w:rPr>
        <w:t>בשר</w:t>
      </w:r>
      <w:r w:rsidRPr="006F178A">
        <w:rPr>
          <w:rtl/>
        </w:rPr>
        <w:t xml:space="preserve"> ערלתו- ואע"פ שיש בהרת.</w:t>
      </w:r>
    </w:p>
    <w:p w:rsidR="00E9703F" w:rsidRPr="004640F6" w:rsidRDefault="00E9703F" w:rsidP="00E9703F">
      <w:pPr>
        <w:rPr>
          <w:spacing w:val="-2"/>
          <w:rtl/>
        </w:rPr>
      </w:pPr>
      <w:r w:rsidRPr="004640F6">
        <w:rPr>
          <w:spacing w:val="-2"/>
          <w:rtl/>
        </w:rPr>
        <w:t>ומה אני מקיים השמר בנגע הצרעת - בשאר מקומות חוץ ממילה, אבל מילה דוחה את הצרעת.</w:t>
      </w:r>
    </w:p>
    <w:p>
      <w:pPr>
        <w:pStyle w:val="38"/>
        <w:rPr>
          <w:ins w:id="98857" w:author="מנוע מכני" w:date="2026-10-11T12:04:39Z"/>
        </w:rPr>
      </w:pPr>
      <w:r w:rsidRPr="006F178A">
        <w:t xml:space="preserve">והיינו</w:t>
      </w:r>
    </w:p>
    <w:p w:rsidR="00E9703F" w:rsidRDefault="00E9703F" w:rsidP="00E9703F">
      <w:pPr>
        <w:rPr>
          <w:rtl/>
        </w:rPr>
      </w:pPr>
      <w:del w:id="98858" w:author="מנוע מכני" w:date="2026-10-11T12:04:39Z">
        <w:r w:rsidRPr="006F178A">
          <w:rPr>
            <w:rtl/>
          </w:rPr>
          <w:delText xml:space="preserve"> </w:delText>
        </w:r>
      </w:del>
      <w:r w:rsidRPr="006F178A">
        <w:rPr>
          <w:rtl/>
        </w:rPr>
        <w:t xml:space="preserve">בק"ו שבת מצרעת [ששבת חמורה יותר ואפ"ה נדחית ממילה]</w:t>
      </w:r>
    </w:p>
    <w:p w:rsidR="00E9703F" w:rsidRPr="004640F6" w:rsidRDefault="00E9703F" w:rsidP="00E9703F">
      <w:pPr>
        <w:rPr>
          <w:spacing w:val="-2"/>
          <w:rtl/>
        </w:rPr>
      </w:pPr>
      <w:r w:rsidRPr="004640F6">
        <w:rPr>
          <w:rStyle w:val="afffe"/>
          <w:rFonts w:ascii="Fb Fontext" w:hAnsi="Fb Fontext"/>
          <w:b/>
          <w:spacing w:val="-2"/>
          <w:rtl/>
        </w:rPr>
        <w:t>ב.</w:t>
      </w:r>
      <w:r w:rsidRPr="004640F6">
        <w:rPr>
          <w:spacing w:val="-2"/>
          <w:rtl/>
        </w:rPr>
        <w:t xml:space="preserve"> </w:t>
      </w:r>
      <w:ins w:id="91835" w:author="מנוע מכני" w:date="2026-10-11T12:04:39Z">
        <w:ins w:id="108231" w:author="קלוד" w:date="2026-10-11T13:11:34Z">
          <w:r>
            <w:rPr>
              <w:spacing w:val="-2"/>
              <w:rtl/>
            </w:rPr>
            <w:t xml:space="preserve">שכאן,</w:t>
          </w:r>
        </w:ins>
        <w:del w:id="108232" w:author="קלוד" w:date="2026-10-11T13:11:34Z">
          <w:r>
            <w:rPr>
              <w:spacing w:val="-2"/>
              <w:rtl/>
            </w:rPr>
            <w:delText xml:space="preserve">דכאן</w:delText>
          </w:r>
        </w:del>
      </w:ins>
      <w:del w:id="91836" w:author="מנוע מכני" w:date="2026-10-11T12:04:39Z">
        <w:r w:rsidRPr="004640F6">
          <w:rPr>
            <w:spacing w:val="-2"/>
            <w:rtl/>
          </w:rPr>
          <w:delText xml:space="preserve">דהכא</w:delText>
        </w:r>
      </w:del>
      <w:r w:rsidRPr="004640F6">
        <w:rPr>
          <w:spacing w:val="-2"/>
          <w:rtl/>
        </w:rPr>
        <w:t xml:space="preserve"> </w:t>
      </w:r>
      <w:ins w:id="108229" w:author="קלוד" w:date="2026-10-11T13:11:34Z">
        <w:r>
          <w:rPr>
            <w:spacing w:val="-2"/>
            <w:rtl/>
          </w:rPr>
          <w:t xml:space="preserve">אף</w:t>
        </w:r>
      </w:ins>
      <w:del w:id="108230" w:author="קלוד" w:date="2026-10-11T13:11:34Z">
        <w:r w:rsidRPr="004640F6">
          <w:rPr>
            <w:spacing w:val="-2"/>
            <w:rtl/>
          </w:rPr>
          <w:delText xml:space="preserve">אפי'</w:delText>
        </w:r>
      </w:del>
      <w:r w:rsidRPr="004640F6">
        <w:rPr>
          <w:spacing w:val="-2"/>
          <w:rtl/>
        </w:rPr>
        <w:t xml:space="preserve"> </w:t>
      </w:r>
      <w:ins w:id="108227" w:author="קלוד" w:date="2026-10-11T13:11:34Z">
        <w:r>
          <w:rPr>
            <w:spacing w:val="-2"/>
            <w:rtl/>
          </w:rPr>
          <w:t xml:space="preserve">שעשה</w:t>
        </w:r>
      </w:ins>
      <w:del w:id="108228" w:author="קלוד" w:date="2026-10-11T13:11:34Z">
        <w:r w:rsidRPr="004640F6">
          <w:rPr>
            <w:spacing w:val="-2"/>
            <w:rtl/>
          </w:rPr>
          <w:delText xml:space="preserve">דעשה</w:delText>
        </w:r>
      </w:del>
      <w:r w:rsidRPr="004640F6">
        <w:rPr>
          <w:spacing w:val="-2"/>
          <w:rtl/>
        </w:rPr>
        <w:t xml:space="preserve"> ול"ת יחד </w:t>
      </w:r>
      <w:ins w:id="108225" w:author="קלוד" w:date="2026-10-11T13:11:34Z">
        <w:r>
          <w:rPr>
            <w:spacing w:val="-2"/>
            <w:rtl/>
          </w:rPr>
          <w:t xml:space="preserve">הוא,</w:t>
        </w:r>
      </w:ins>
      <w:del w:id="108226" w:author="קלוד" w:date="2026-10-11T13:11:34Z">
        <w:r w:rsidRPr="004640F6">
          <w:rPr>
            <w:spacing w:val="-2"/>
            <w:rtl/>
          </w:rPr>
          <w:delText xml:space="preserve">הוא</w:delText>
        </w:r>
      </w:del>
      <w:r w:rsidRPr="004640F6">
        <w:rPr>
          <w:spacing w:val="-2"/>
          <w:rtl/>
        </w:rPr>
        <w:t xml:space="preserve"> מ"מ </w:t>
      </w:r>
      <w:ins w:id="108223" w:author="קלוד" w:date="2026-10-11T13:11:34Z">
        <w:r>
          <w:rPr>
            <w:spacing w:val="-2"/>
            <w:rtl/>
          </w:rPr>
          <w:t xml:space="preserve">דוחה</w:t>
        </w:r>
      </w:ins>
      <w:del w:id="108224" w:author="קלוד" w:date="2026-10-11T13:11:34Z">
        <w:r w:rsidRPr="004640F6">
          <w:rPr>
            <w:spacing w:val="-2"/>
            <w:rtl/>
          </w:rPr>
          <w:delText xml:space="preserve">דחיא</w:delText>
        </w:r>
      </w:del>
      <w:r w:rsidRPr="004640F6">
        <w:rPr>
          <w:spacing w:val="-2"/>
          <w:rtl/>
        </w:rPr>
        <w:t xml:space="preserve"> </w:t>
      </w:r>
      <w:ins w:id="108221" w:author="קלוד" w:date="2026-10-11T13:11:34Z">
        <w:r>
          <w:rPr>
            <w:spacing w:val="-2"/>
            <w:rtl/>
          </w:rPr>
          <w:t xml:space="preserve">עשה</w:t>
        </w:r>
      </w:ins>
      <w:del w:id="108222" w:author="קלוד" w:date="2026-10-11T13:11:34Z">
        <w:r w:rsidRPr="004640F6">
          <w:rPr>
            <w:spacing w:val="-2"/>
            <w:rtl/>
          </w:rPr>
          <w:delText xml:space="preserve">שה</w:delText>
        </w:r>
      </w:del>
      <w:r w:rsidRPr="004640F6">
        <w:rPr>
          <w:spacing w:val="-2"/>
          <w:rtl/>
        </w:rPr>
        <w:t xml:space="preserve"> </w:t>
      </w:r>
      <w:ins w:id="108219" w:author="קלוד" w:date="2026-10-11T13:11:34Z">
        <w:r>
          <w:rPr>
            <w:spacing w:val="-2"/>
            <w:rtl/>
          </w:rPr>
          <w:t xml:space="preserve">דמילה,</w:t>
        </w:r>
      </w:ins>
      <w:del w:id="108220" w:author="קלוד" w:date="2026-10-11T13:11:34Z">
        <w:r w:rsidRPr="004640F6">
          <w:rPr>
            <w:spacing w:val="-2"/>
            <w:rtl/>
          </w:rPr>
          <w:delText xml:space="preserve">דמילה</w:delText>
        </w:r>
      </w:del>
      <w:r w:rsidRPr="004640F6">
        <w:rPr>
          <w:spacing w:val="-2"/>
          <w:rtl/>
        </w:rPr>
        <w:t xml:space="preserve"> </w:t>
      </w:r>
      <w:ins w:id="108217" w:author="קלוד" w:date="2026-10-11T13:11:34Z">
        <w:r>
          <w:rPr>
            <w:spacing w:val="-2"/>
            <w:rtl/>
          </w:rPr>
          <w:t xml:space="preserve">שכתוב</w:t>
        </w:r>
      </w:ins>
      <w:del w:id="108218" w:author="קלוד" w:date="2026-10-11T13:11:34Z">
        <w:r w:rsidRPr="004640F6">
          <w:rPr>
            <w:spacing w:val="-2"/>
            <w:rtl/>
          </w:rPr>
          <w:delText xml:space="preserve">דכתיב</w:delText>
        </w:r>
      </w:del>
      <w:r w:rsidRPr="004640F6">
        <w:rPr>
          <w:spacing w:val="-2"/>
          <w:rtl/>
        </w:rPr>
        <w:t xml:space="preserve"> </w:t>
      </w:r>
      <w:ins w:id="108215" w:author="קלוד" w:date="2026-10-11T13:11:34Z">
        <w:r>
          <w:rPr>
            <w:spacing w:val="-2"/>
            <w:rtl/>
          </w:rPr>
          <w:t xml:space="preserve">'בשר'</w:t>
        </w:r>
      </w:ins>
      <w:del w:id="108216" w:author="קלוד" w:date="2026-10-11T13:11:34Z">
        <w:r w:rsidRPr="004640F6">
          <w:rPr>
            <w:spacing w:val="-2"/>
            <w:rtl/>
          </w:rPr>
          <w:delText xml:space="preserve">בשר</w:delText>
        </w:r>
      </w:del>
      <w:r w:rsidRPr="004640F6">
        <w:rPr>
          <w:spacing w:val="-2"/>
          <w:rtl/>
        </w:rPr>
        <w:t xml:space="preserve"> </w:t>
      </w:r>
      <w:ins w:id="108213" w:author="קלוד" w:date="2026-10-11T13:11:34Z">
        <w:r>
          <w:rPr>
            <w:spacing w:val="-2"/>
            <w:rtl/>
          </w:rPr>
          <w:t xml:space="preserve">- אפי'</w:t>
        </w:r>
      </w:ins>
      <w:del w:id="108214" w:author="קלוד" w:date="2026-10-11T13:11:34Z">
        <w:r w:rsidRPr="004640F6">
          <w:rPr>
            <w:spacing w:val="-2"/>
            <w:rtl/>
          </w:rPr>
          <w:delText xml:space="preserve">דאפי'</w:delText>
        </w:r>
      </w:del>
      <w:r w:rsidRPr="004640F6">
        <w:rPr>
          <w:spacing w:val="-2"/>
          <w:rtl/>
        </w:rPr>
        <w:t xml:space="preserve"> במקום שיש בהרת.</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בינוני נלמד מגדול [בשר] וקטן יחד, </w:t>
      </w:r>
      <w:ins w:id="108237" w:author="קלוד" w:date="2026-10-11T13:11:34Z">
        <w:r>
          <w:rPr>
            <w:rtl/>
          </w:rPr>
          <w:t xml:space="preserve">בהצד</w:t>
        </w:r>
      </w:ins>
      <w:del w:id="108238" w:author="קלוד" w:date="2026-10-11T13:11:34Z">
        <w:r w:rsidRPr="006F178A">
          <w:rPr>
            <w:rtl/>
          </w:rPr>
          <w:delText xml:space="preserve">דהצד</w:delText>
        </w:r>
      </w:del>
      <w:r w:rsidRPr="006F178A">
        <w:rPr>
          <w:rtl/>
        </w:rPr>
        <w:t xml:space="preserve"> </w:t>
      </w:r>
      <w:ins w:id="108235" w:author="קלוד" w:date="2026-10-11T13:11:34Z">
        <w:r>
          <w:rPr>
            <w:rtl/>
          </w:rPr>
          <w:t xml:space="preserve">השווה:</w:t>
        </w:r>
      </w:ins>
      <w:del w:id="108236" w:author="קלוד" w:date="2026-10-11T13:11:34Z">
        <w:r w:rsidRPr="006F178A">
          <w:rPr>
            <w:rtl/>
          </w:rPr>
          <w:delText xml:space="preserve">ששווה</w:delText>
        </w:r>
      </w:del>
      <w:r w:rsidRPr="006F178A">
        <w:rPr>
          <w:rtl/>
        </w:rPr>
        <w:t xml:space="preserve"> </w:t>
      </w:r>
      <w:ins w:id="108233" w:author="קלוד" w:date="2026-10-11T13:11:34Z">
        <w:r>
          <w:rPr>
            <w:rtl/>
          </w:rPr>
          <w:t xml:space="preserve">ששניהם</w:t>
        </w:r>
      </w:ins>
      <w:del w:id="108234" w:author="קלוד" w:date="2026-10-11T13:11:34Z">
        <w:r w:rsidRPr="006F178A">
          <w:rPr>
            <w:rtl/>
          </w:rPr>
          <w:delText xml:space="preserve">ששניהן</w:delText>
        </w:r>
      </w:del>
      <w:r w:rsidRPr="006F178A">
        <w:rPr>
          <w:rtl/>
        </w:rPr>
        <w:t xml:space="preserve"> נימולין ודוחין הצרעת.</w:t>
      </w:r>
    </w:p>
    <w:p w:rsidR="00E9703F" w:rsidRDefault="00E9703F" w:rsidP="00E9703F">
      <w:pPr>
        <w:rPr>
          <w:rFonts w:ascii="Fb Fontext" w:hAnsi="Fb Fontext"/>
          <w:sz w:val="20"/>
          <w:rtl/>
        </w:rPr>
      </w:pPr>
      <w:r w:rsidRPr="006F178A">
        <w:rPr>
          <w:rFonts w:ascii="Fb Fontext" w:hAnsi="Fb Fontext"/>
          <w:sz w:val="20"/>
          <w:rtl/>
        </w:rPr>
        <w:t>[</w:t>
      </w:r>
      <w:r>
        <w:rPr>
          <w:rFonts w:ascii="Fb Fontext" w:hAnsi="Fb Fontext"/>
          <w:sz w:val="20"/>
          <w:rtl/>
        </w:rPr>
        <w:t>ואפי'</w:t>
      </w:r>
      <w:r w:rsidRPr="006F178A">
        <w:rPr>
          <w:rFonts w:ascii="Fb Fontext" w:hAnsi="Fb Fontext"/>
          <w:sz w:val="20"/>
          <w:rtl/>
        </w:rPr>
        <w:t xml:space="preserve"> דבגדול </w:t>
      </w:r>
      <w:ins w:id="91837" w:author="מנוע מכני" w:date="2026-10-11T12:04:39Z">
        <w:r>
          <w:rPr>
            <w:rFonts w:ascii="Fb Fontext" w:hAnsi="Fb Fontext"/>
            <w:sz w:val="20"/>
            <w:rtl/>
          </w:rPr>
          <w:t xml:space="preserve">יש</w:t>
        </w:r>
      </w:ins>
      <w:del w:id="91838" w:author="מנוע מכני" w:date="2026-10-11T12:04:39Z">
        <w:r w:rsidRPr="006F178A">
          <w:rPr>
            <w:rFonts w:ascii="Fb Fontext" w:hAnsi="Fb Fontext"/>
            <w:sz w:val="20"/>
            <w:rtl/>
          </w:rPr>
          <w:delText xml:space="preserve">איכא</w:delText>
        </w:r>
      </w:del>
      <w:r w:rsidRPr="006F178A">
        <w:rPr>
          <w:rFonts w:ascii="Fb Fontext" w:hAnsi="Fb Fontext"/>
          <w:sz w:val="20"/>
          <w:rtl/>
        </w:rPr>
        <w:t xml:space="preserve"> כרת, ובקטן </w:t>
      </w:r>
      <w:ins w:id="91839" w:author="מנוע מכני" w:date="2026-10-11T12:04:39Z">
        <w:r>
          <w:rPr>
            <w:rFonts w:ascii="Fb Fontext" w:hAnsi="Fb Fontext"/>
            <w:sz w:val="20"/>
            <w:rtl/>
          </w:rPr>
          <w:t xml:space="preserve">יש</w:t>
        </w:r>
      </w:ins>
      <w:del w:id="91840" w:author="מנוע מכני" w:date="2026-10-11T12:04:39Z">
        <w:r w:rsidRPr="006F178A">
          <w:rPr>
            <w:rFonts w:ascii="Fb Fontext" w:hAnsi="Fb Fontext"/>
            <w:sz w:val="20"/>
            <w:rtl/>
          </w:rPr>
          <w:delText xml:space="preserve">איכא</w:delText>
        </w:r>
      </w:del>
      <w:r w:rsidRPr="006F178A">
        <w:rPr>
          <w:rFonts w:ascii="Fb Fontext" w:hAnsi="Fb Fontext"/>
          <w:sz w:val="20"/>
          <w:rtl/>
        </w:rPr>
        <w:t xml:space="preserve"> מילה בזמנה]</w:t>
      </w:r>
    </w:p>
    <w:p>
      <w:pPr>
        <w:pStyle w:val="38"/>
        <w:rPr>
          <w:ins w:id="98860" w:author="מנוע מכני" w:date="2026-10-11T12:04:39Z"/>
        </w:rPr>
      </w:pPr>
      <w:del w:id="98859" w:author="מנוע מכני" w:date="2026-10-11T12:04:39Z">
        <w:r w:rsidRPr="006F178A">
          <w:delText xml:space="preserve">•</w:delText>
        </w:r>
      </w:del>
      <w:r w:rsidRPr="006F178A">
        <w:t xml:space="preserve"> </w:t>
      </w:r>
      <w:r w:rsidRPr="006F178A">
        <w:t>רבא</w:t>
      </w:r>
      <w:r w:rsidRPr="006F178A">
        <w:t xml:space="preserve">:</w:t>
      </w:r>
    </w:p>
    <w:p w:rsidR="00E9703F" w:rsidRPr="006F178A" w:rsidRDefault="00E9703F" w:rsidP="00E9703F">
      <w:pPr>
        <w:rPr>
          <w:rtl/>
        </w:rPr>
      </w:pPr>
      <w:del w:id="98861" w:author="מנוע מכני" w:date="2026-10-11T12:04:39Z">
        <w:r w:rsidRPr="006F178A">
          <w:rPr>
            <w:rFonts w:ascii="Fb Fontext" w:hAnsi="Fb Fontext"/>
            <w:rtl/>
          </w:rPr>
          <w:delText xml:space="preserve"> </w:delText>
        </w:r>
      </w:del>
      <w:r w:rsidRPr="006F178A">
        <w:rPr>
          <w:rFonts w:ascii="Fb Fontext" w:hAnsi="Fb Fontext"/>
          <w:rtl/>
        </w:rPr>
        <w:t xml:space="preserve">מילה בזמנה דוחה </w:t>
      </w:r>
      <w:ins w:id="108243" w:author="קלוד" w:date="2026-10-11T13:11:34Z">
        <w:r>
          <w:rPr>
            <w:rStyle w:val="afffffe"/>
            <w:rFonts w:ascii="Fb Fontext" w:hAnsi="Fb Fontext"/>
            <w:rtl/>
          </w:rPr>
          <w:t xml:space="preserve">צרעת</w:t>
        </w:r>
      </w:ins>
      <w:del w:id="108244" w:author="קלוד" w:date="2026-10-11T13:11:34Z">
        <w:r w:rsidRPr="006F178A">
          <w:rPr>
            <w:rFonts w:ascii="Fb Fontext" w:hAnsi="Fb Fontext"/>
            <w:rtl/>
          </w:rPr>
          <w:delText xml:space="preserve">לא</w:delText>
        </w:r>
      </w:del>
      <w:r w:rsidRPr="006F178A">
        <w:rPr>
          <w:rFonts w:ascii="Fb Fontext" w:hAnsi="Fb Fontext"/>
          <w:rtl/>
        </w:rPr>
        <w:t xml:space="preserve"> </w:t>
      </w:r>
      <w:ins w:id="108241" w:author="קלוד" w:date="2026-10-11T13:11:34Z">
        <w:r>
          <w:rPr>
            <w:rFonts w:ascii="Fb Fontext" w:hAnsi="Fb Fontext"/>
            <w:rtl/>
          </w:rPr>
          <w:t xml:space="preserve">ולא</w:t>
        </w:r>
      </w:ins>
      <w:del w:id="108242" w:author="קלוד" w:date="2026-10-11T13:11:34Z">
        <w:r w:rsidRPr="006F178A">
          <w:rPr>
            <w:rFonts w:ascii="Fb Fontext" w:hAnsi="Fb Fontext"/>
            <w:rtl/>
          </w:rPr>
          <w:delText xml:space="preserve">צריכא</w:delText>
        </w:r>
      </w:del>
      <w:r w:rsidRPr="006F178A">
        <w:rPr>
          <w:rFonts w:ascii="Fb Fontext" w:hAnsi="Fb Fontext"/>
          <w:rtl/>
        </w:rPr>
        <w:t xml:space="preserve"> </w:t>
      </w:r>
      <w:ins w:id="108239" w:author="קלוד" w:date="2026-10-11T13:11:34Z">
        <w:r>
          <w:rPr>
            <w:rFonts w:ascii="Fb Fontext" w:hAnsi="Fb Fontext"/>
            <w:rtl/>
          </w:rPr>
          <w:t xml:space="preserve">צריכה קרא:</w:t>
        </w:r>
      </w:ins>
      <w:del w:id="108240" w:author="קלוד" w:date="2026-10-11T13:11:34Z">
        <w:r w:rsidRPr="006F178A">
          <w:rPr>
            <w:rFonts w:ascii="Fb Fontext" w:hAnsi="Fb Fontext"/>
            <w:rtl/>
          </w:rPr>
          <w:delText xml:space="preserve">קרא.</w:delText>
        </w:r>
      </w:del>
    </w:p>
    <w:p w:rsidR="00E9703F" w:rsidRPr="006F178A" w:rsidRDefault="00E9703F" w:rsidP="00E9703F">
      <w:pPr>
        <w:rPr>
          <w:rtl/>
        </w:rPr>
      </w:pPr>
      <w:r w:rsidRPr="006F178A">
        <w:rPr>
          <w:rtl/>
        </w:rPr>
        <w:t xml:space="preserve">מק"ו</w:t>
      </w:r>
      <w:r w:rsidRPr="006F178A">
        <w:rPr>
          <w:rtl/>
        </w:rPr>
        <w:t xml:space="preserve"> משבת </w:t>
      </w:r>
      <w:ins w:id="108249" w:author="קלוד" w:date="2026-10-11T13:11:34Z">
        <w:r>
          <w:rPr>
            <w:rtl/>
          </w:rPr>
          <w:t xml:space="preserve">החמורה</w:t>
        </w:r>
      </w:ins>
      <w:del w:id="108250" w:author="קלוד" w:date="2026-10-11T13:11:34Z">
        <w:r w:rsidRPr="006F178A">
          <w:rPr>
            <w:rtl/>
          </w:rPr>
          <w:delText xml:space="preserve">דחמירא</w:delText>
        </w:r>
      </w:del>
      <w:r w:rsidRPr="006F178A">
        <w:rPr>
          <w:rtl/>
        </w:rPr>
        <w:t xml:space="preserve"> </w:t>
      </w:r>
      <w:ins w:id="108247" w:author="קלוד" w:date="2026-10-11T13:11:34Z">
        <w:r>
          <w:rPr>
            <w:rtl/>
          </w:rPr>
          <w:t xml:space="preserve">[שדוחה</w:t>
        </w:r>
      </w:ins>
      <w:del w:id="108248" w:author="קלוד" w:date="2026-10-11T13:11:34Z">
        <w:r w:rsidRPr="006F178A">
          <w:rPr>
            <w:rtl/>
          </w:rPr>
          <w:delText xml:space="preserve">[דדוחה</w:delText>
        </w:r>
      </w:del>
      <w:r w:rsidRPr="006F178A">
        <w:rPr>
          <w:rtl/>
        </w:rPr>
        <w:t xml:space="preserve"> עבודה ועבודה את השבת]</w:t>
      </w:r>
      <w:ins w:id="108245" w:author="קלוד" w:date="2026-10-11T13:11:34Z">
        <w:r>
          <w:rPr>
            <w:rtl/>
          </w:rPr>
          <w:t xml:space="preserve"> - </w:t>
        </w:r>
      </w:ins>
      <w:del w:id="108246" w:author="קלוד" w:date="2026-10-11T13:11:34Z">
        <w:r w:rsidRPr="006F178A">
          <w:rPr>
            <w:rtl/>
          </w:rPr>
          <w:delText xml:space="preserve"> </w:delText>
        </w:r>
      </w:del>
      <w:r w:rsidRPr="006F178A">
        <w:rPr>
          <w:rtl/>
        </w:rPr>
        <w:t xml:space="preserve">כ"ש</w:t>
      </w:r>
      <w:r w:rsidRPr="006F178A">
        <w:rPr>
          <w:rtl/>
        </w:rPr>
        <w:t xml:space="preserve"> צרעת.</w:t>
      </w:r>
    </w:p>
    <w:p w:rsidR="00E9703F" w:rsidRPr="006F178A" w:rsidRDefault="00E9703F" w:rsidP="00E9703F">
      <w:pPr>
        <w:rPr>
          <w:rtl/>
        </w:rPr>
      </w:pPr>
      <w:r w:rsidRPr="006F178A">
        <w:rPr>
          <w:rStyle w:val="2fb"/>
          <w:rFonts w:ascii="Fb Fontext" w:hAnsi="Fb Fontext"/>
          <w:rtl/>
        </w:rPr>
        <w:t xml:space="preserve">ור"ס</w:t>
      </w:r>
      <w:r w:rsidRPr="006F178A">
        <w:rPr>
          <w:rStyle w:val="afffe"/>
          <w:rFonts w:ascii="Fb Fontext" w:hAnsi="Fb Fontext"/>
          <w:rtl/>
        </w:rPr>
        <w:t xml:space="preserve"> </w:t>
      </w:r>
      <w:ins w:id="108263" w:author="קלוד" w:date="2026-10-11T13:11:34Z">
        <w:r>
          <w:rPr>
            <w:rStyle w:val="afffe"/>
            <w:rFonts w:ascii="Fb Fontext" w:hAnsi="Fb Fontext"/>
            <w:rtl/>
          </w:rPr>
          <w:t xml:space="preserve">דחאו:</w:t>
        </w:r>
      </w:ins>
      <w:del w:id="108264" w:author="קלוד" w:date="2026-10-11T13:11:34Z">
        <w:r w:rsidRPr="006F178A">
          <w:rPr>
            <w:rStyle w:val="afffe"/>
            <w:rFonts w:ascii="Fb Fontext" w:hAnsi="Fb Fontext"/>
            <w:rtl/>
          </w:rPr>
          <w:delText xml:space="preserve">דחאו</w:delText>
        </w:r>
      </w:del>
      <w:r w:rsidRPr="006F178A">
        <w:rPr>
          <w:rtl/>
        </w:rPr>
        <w:t xml:space="preserve"> </w:t>
      </w:r>
      <w:ins w:id="91841" w:author="מנוע מכני" w:date="2026-10-11T12:04:39Z">
        <w:ins w:id="108261" w:author="קלוד" w:date="2026-10-11T13:11:34Z">
          <w:r>
            <w:rPr>
              <w:rtl/>
            </w:rPr>
            <w:t xml:space="preserve">שם</w:t>
          </w:r>
        </w:ins>
        <w:del w:id="108262" w:author="קלוד" w:date="2026-10-11T13:11:34Z">
          <w:r>
            <w:rPr>
              <w:rtl/>
            </w:rPr>
            <w:delText xml:space="preserve">דשם</w:delText>
          </w:r>
        </w:del>
      </w:ins>
      <w:del w:id="91842" w:author="מנוע מכני" w:date="2026-10-11T12:04:39Z">
        <w:r w:rsidRPr="006F178A">
          <w:rPr>
            <w:rtl/>
          </w:rPr>
          <w:delText xml:space="preserve">דהתם</w:delText>
        </w:r>
      </w:del>
      <w:r w:rsidRPr="006F178A">
        <w:rPr>
          <w:rtl/>
        </w:rPr>
        <w:t xml:space="preserve"> </w:t>
      </w:r>
      <w:ins w:id="108259" w:author="קלוד" w:date="2026-10-11T13:11:34Z">
        <w:r>
          <w:rPr>
            <w:rtl/>
          </w:rPr>
          <w:t xml:space="preserve">החיסרון</w:t>
        </w:r>
      </w:ins>
      <w:del w:id="108260" w:author="קלוד" w:date="2026-10-11T13:11:34Z">
        <w:r w:rsidRPr="006F178A">
          <w:rPr>
            <w:rtl/>
          </w:rPr>
          <w:delText xml:space="preserve">יש</w:delText>
        </w:r>
      </w:del>
      <w:r w:rsidRPr="006F178A">
        <w:rPr>
          <w:rtl/>
        </w:rPr>
        <w:t xml:space="preserve"> </w:t>
      </w:r>
      <w:ins w:id="108257" w:author="קלוד" w:date="2026-10-11T13:11:34Z">
        <w:r>
          <w:rPr>
            <w:rtl/>
          </w:rPr>
          <w:t xml:space="preserve">באדם,</w:t>
        </w:r>
      </w:ins>
      <w:del w:id="108258" w:author="קלוד" w:date="2026-10-11T13:11:34Z">
        <w:r w:rsidRPr="006F178A">
          <w:rPr>
            <w:rtl/>
          </w:rPr>
          <w:delText xml:space="preserve">חסרון</w:delText>
        </w:r>
      </w:del>
      <w:r w:rsidRPr="006F178A">
        <w:rPr>
          <w:rtl/>
        </w:rPr>
        <w:t xml:space="preserve"> </w:t>
      </w:r>
      <w:ins w:id="108255" w:author="קלוד" w:date="2026-10-11T13:11:34Z">
        <w:r>
          <w:rPr>
            <w:rtl/>
          </w:rPr>
          <w:t xml:space="preserve">שאינו</w:t>
        </w:r>
      </w:ins>
      <w:del w:id="108256" w:author="קלוד" w:date="2026-10-11T13:11:34Z">
        <w:r w:rsidRPr="006F178A">
          <w:rPr>
            <w:rtl/>
          </w:rPr>
          <w:delText xml:space="preserve">בגברא ואינו</w:delText>
        </w:r>
      </w:del>
      <w:r w:rsidRPr="006F178A">
        <w:rPr>
          <w:rtl/>
        </w:rPr>
        <w:t xml:space="preserve"> יכול לקוץ בהרתו </w:t>
      </w:r>
      <w:ins w:id="108253" w:author="קלוד" w:date="2026-10-11T13:11:34Z">
        <w:r>
          <w:rPr>
            <w:rtl/>
          </w:rPr>
          <w:t xml:space="preserve">ולעבוד,</w:t>
        </w:r>
      </w:ins>
      <w:del w:id="108254" w:author="קלוד" w:date="2026-10-11T13:11:34Z">
        <w:r w:rsidRPr="006F178A">
          <w:rPr>
            <w:rtl/>
          </w:rPr>
          <w:delText xml:space="preserve">ולעבוד</w:delText>
        </w:r>
      </w:del>
      <w:r w:rsidRPr="006F178A">
        <w:rPr>
          <w:rtl/>
        </w:rPr>
        <w:t xml:space="preserve"> </w:t>
      </w:r>
      <w:ins w:id="108251" w:author="קלוד" w:date="2026-10-11T13:11:34Z">
        <w:r>
          <w:rPr>
            <w:rtl/>
          </w:rPr>
          <w:t xml:space="preserve">שמחוסר</w:t>
        </w:r>
      </w:ins>
      <w:del w:id="108252" w:author="קלוד" w:date="2026-10-11T13:11:34Z">
        <w:r w:rsidRPr="006F178A">
          <w:rPr>
            <w:rtl/>
          </w:rPr>
          <w:delText xml:space="preserve">דמחוסר</w:delText>
        </w:r>
      </w:del>
      <w:r w:rsidRPr="006F178A">
        <w:rPr>
          <w:rtl/>
        </w:rPr>
        <w:t xml:space="preserve"> טבילה הוא.</w:t>
      </w:r>
    </w:p>
    <w:p>
      <w:pPr>
        <w:pStyle w:val="38"/>
        <w:rPr>
          <w:ins w:id="98862" w:author="מנוע מכני" w:date="2026-10-11T12:04:39Z"/>
        </w:rPr>
      </w:pPr>
      <w:r w:rsidRPr="006F178A">
        <w:t xml:space="preserve">- והיינו</w:t>
      </w:r>
    </w:p>
    <w:p w:rsidR="00E9703F" w:rsidRPr="006F178A" w:rsidRDefault="00E9703F" w:rsidP="00E9703F">
      <w:pPr>
        <w:rPr>
          <w:rtl/>
        </w:rPr>
      </w:pPr>
      <w:del w:id="98863" w:author="מנוע מכני" w:date="2026-10-11T12:04:39Z">
        <w:r w:rsidRPr="006F178A">
          <w:rPr>
            <w:rtl/>
          </w:rPr>
          <w:delText xml:space="preserve"> </w:delText>
        </w:r>
      </w:del>
      <w:r w:rsidRPr="006F178A">
        <w:rPr>
          <w:rtl/>
        </w:rPr>
        <w:t xml:space="preserve">בנגעים טמאים אבל בנגעים טהורים א"א לומר </w:t>
      </w:r>
      <w:ins w:id="93679" w:author="מנוע מכני" w:date="2026-10-11T12:04:39Z">
        <w:r>
          <w:rPr>
            <w:rtl/>
          </w:rPr>
          <w:t xml:space="preserve">כך</w:t>
        </w:r>
      </w:ins>
      <w:del w:id="93680" w:author="מנוע מכני" w:date="2026-10-11T12:04:39Z">
        <w:r w:rsidRPr="006F178A">
          <w:rPr>
            <w:rtl/>
          </w:rPr>
          <w:delText xml:space="preserve">הכי</w:delText>
        </w:r>
      </w:del>
      <w:r w:rsidRPr="006F178A">
        <w:rPr>
          <w:rtl/>
        </w:rPr>
        <w:t xml:space="preserve">.</w:t>
      </w:r>
    </w:p>
    <w:p>
      <w:pPr>
        <w:pStyle w:val="38"/>
        <w:rPr>
          <w:ins w:id="98864" w:author="מנוע מכני" w:date="2026-10-11T12:04:39Z"/>
        </w:rPr>
      </w:pPr>
      <w:r w:rsidRPr="006F178A">
        <w:t xml:space="preserve">אלא</w:t>
      </w:r>
    </w:p>
    <w:p w:rsidR="00E9703F" w:rsidRPr="006F178A" w:rsidRDefault="00E9703F" w:rsidP="00E9703F">
      <w:pPr>
        <w:rPr>
          <w:rtl/>
        </w:rPr>
      </w:pPr>
      <w:del w:id="98865" w:author="מנוע מכני" w:date="2026-10-11T12:04:39Z">
        <w:r w:rsidRPr="006F178A">
          <w:rPr>
            <w:rtl/>
          </w:rPr>
          <w:delText xml:space="preserve"> </w:delText>
        </w:r>
      </w:del>
      <w:ins w:id="91845" w:author="מנוע מכני" w:date="2026-10-11T12:04:39Z">
        <w:r>
          <w:rPr>
            <w:rtl/>
          </w:rPr>
          <w:t xml:space="preserve">מקום</w:t>
        </w:r>
      </w:ins>
      <w:del w:id="91846" w:author="מנוע מכני" w:date="2026-10-11T12:04:39Z">
        <w:r w:rsidRPr="006F178A">
          <w:rPr>
            <w:rtl/>
          </w:rPr>
          <w:delText xml:space="preserve">היכא</w:delText>
        </w:r>
      </w:del>
      <w:r w:rsidRPr="006F178A">
        <w:rPr>
          <w:rtl/>
        </w:rPr>
        <w:t xml:space="preserve"> </w:t>
      </w:r>
      <w:ins w:id="91843" w:author="מנוע מכני" w:date="2026-10-11T12:04:39Z">
        <w:r>
          <w:rPr>
            <w:rtl/>
          </w:rPr>
          <w:t xml:space="preserve">אומרים</w:t>
        </w:r>
      </w:ins>
      <w:del w:id="91844" w:author="מנוע מכני" w:date="2026-10-11T12:04:39Z">
        <w:r w:rsidRPr="006F178A">
          <w:rPr>
            <w:rtl/>
          </w:rPr>
          <w:delText xml:space="preserve">אמרינן</w:delText>
        </w:r>
      </w:del>
      <w:r w:rsidRPr="006F178A">
        <w:rPr>
          <w:rtl/>
        </w:rPr>
        <w:t xml:space="preserve"> ד</w:t>
      </w:r>
      <w:r>
        <w:rPr>
          <w:rtl/>
        </w:rPr>
        <w:t>יבוא</w:t>
      </w:r>
      <w:r w:rsidRPr="006F178A">
        <w:rPr>
          <w:rtl/>
        </w:rPr>
        <w:t xml:space="preserve"> עשה ודחי </w:t>
      </w:r>
      <w:r w:rsidRPr="006F178A">
        <w:rPr>
          <w:rtl/>
        </w:rPr>
        <w:t xml:space="preserve">לא</w:t>
      </w:r>
      <w:r w:rsidRPr="006F178A">
        <w:rPr>
          <w:rtl/>
        </w:rPr>
        <w:t xml:space="preserve"> תעשה - כגון מילה בצרעת, או ציצית וכלאים.</w:t>
      </w:r>
    </w:p>
    <w:p w:rsidR="00E9703F" w:rsidRPr="006F178A" w:rsidRDefault="00E9703F" w:rsidP="00E9703F">
      <w:pPr>
        <w:rPr>
          <w:rtl/>
        </w:rPr>
      </w:pPr>
      <w:r w:rsidRPr="006F178A">
        <w:rPr>
          <w:rFonts w:ascii="Fb Fontext" w:hAnsi="Fb Fontext"/>
          <w:sz w:val="20"/>
          <w:rtl/>
        </w:rPr>
        <w:t xml:space="preserve">ד</w:t>
      </w:r>
      <w:ins w:id="95839" w:author="מנוע מכני" w:date="2026-10-11T12:04:39Z">
        <w:r>
          <w:rPr>
            <w:rFonts w:ascii="Fb Fontext" w:hAnsi="Fb Fontext"/>
            <w:sz w:val="20"/>
            <w:rtl/>
          </w:rPr>
          <w:t xml:space="preserve">בזמן ש</w:t>
        </w:r>
      </w:ins>
      <w:del w:id="95840" w:author="מנוע מכני" w:date="2026-10-11T12:04:39Z">
        <w:r w:rsidRPr="006F178A">
          <w:rPr>
            <w:rFonts w:ascii="Fb Fontext" w:hAnsi="Fb Fontext"/>
            <w:sz w:val="20"/>
            <w:rtl/>
          </w:rPr>
          <w:delText xml:space="preserve">בעידנא ד</w:delText>
        </w:r>
      </w:del>
      <w:r w:rsidRPr="006F178A">
        <w:rPr>
          <w:rFonts w:ascii="Fb Fontext" w:hAnsi="Fb Fontext"/>
          <w:sz w:val="20"/>
          <w:rtl/>
        </w:rPr>
        <w:t xml:space="preserve">מתעקר </w:t>
      </w:r>
      <w:ins w:id="91849" w:author="מנוע מכני" w:date="2026-10-11T12:04:39Z">
        <w:r>
          <w:rPr>
            <w:rFonts w:ascii="Fb Fontext" w:hAnsi="Fb Fontext"/>
            <w:sz w:val="20"/>
            <w:rtl/>
          </w:rPr>
          <w:t xml:space="preserve">לא</w:t>
        </w:r>
      </w:ins>
      <w:del w:id="91850" w:author="מנוע מכני" w:date="2026-10-11T12:04:39Z">
        <w:r w:rsidRPr="006F178A">
          <w:rPr>
            <w:rFonts w:ascii="Fb Fontext" w:hAnsi="Fb Fontext"/>
            <w:sz w:val="20"/>
            <w:rtl/>
          </w:rPr>
          <w:delText xml:space="preserve">לאו</w:delText>
        </w:r>
      </w:del>
      <w:r>
        <w:rPr>
          <w:rFonts w:ascii="Fb Fontext" w:hAnsi="Fb Fontext"/>
          <w:sz w:val="20"/>
          <w:rtl/>
        </w:rPr>
        <w:t xml:space="preserve"> </w:t>
      </w:r>
      <w:r w:rsidRPr="006F178A">
        <w:rPr>
          <w:rFonts w:ascii="Fb Fontext" w:hAnsi="Fb Fontext"/>
          <w:sz w:val="20"/>
          <w:rtl/>
        </w:rPr>
        <w:t xml:space="preserve">מוקים עשה. </w:t>
      </w:r>
      <w:ins w:id="91847" w:author="מנוע מכני" w:date="2026-10-11T12:04:39Z">
        <w:r>
          <w:rPr>
            <w:rFonts w:ascii="Fb Fontext" w:hAnsi="Fb Fontext"/>
            <w:sz w:val="20"/>
            <w:rtl/>
          </w:rPr>
          <w:t xml:space="preserve">כאן</w:t>
        </w:r>
      </w:ins>
      <w:del w:id="91848" w:author="מנוע מכני" w:date="2026-10-11T12:04:39Z">
        <w:r w:rsidRPr="006F178A">
          <w:rPr>
            <w:rFonts w:ascii="Fb Fontext" w:hAnsi="Fb Fontext"/>
            <w:sz w:val="20"/>
            <w:rtl/>
          </w:rPr>
          <w:delText xml:space="preserve">הכא</w:delText>
        </w:r>
      </w:del>
      <w:r w:rsidRPr="006F178A">
        <w:rPr>
          <w:rFonts w:ascii="Fb Fontext" w:hAnsi="Fb Fontext"/>
          <w:sz w:val="20"/>
          <w:rtl/>
        </w:rPr>
        <w:t xml:space="preserve">, </w:t>
      </w:r>
      <w:ins w:id="95841" w:author="מנוע מכני" w:date="2026-10-11T12:04:39Z">
        <w:r>
          <w:rPr>
            <w:rFonts w:ascii="Fb Fontext" w:hAnsi="Fb Fontext"/>
            <w:sz w:val="20"/>
            <w:rtl/>
          </w:rPr>
          <w:t xml:space="preserve">בזמן ש</w:t>
        </w:r>
      </w:ins>
      <w:del w:id="95842" w:author="מנוע מכני" w:date="2026-10-11T12:04:39Z">
        <w:r w:rsidRPr="006F178A">
          <w:rPr>
            <w:rFonts w:ascii="Fb Fontext" w:hAnsi="Fb Fontext"/>
            <w:sz w:val="20"/>
            <w:rtl/>
          </w:rPr>
          <w:delText xml:space="preserve">בעידנא ד</w:delText>
        </w:r>
      </w:del>
      <w:r w:rsidRPr="006F178A">
        <w:rPr>
          <w:rFonts w:ascii="Fb Fontext" w:hAnsi="Fb Fontext"/>
          <w:sz w:val="20"/>
          <w:rtl/>
        </w:rPr>
        <w:t xml:space="preserve">מתעקר </w:t>
      </w:r>
      <w:ins w:id="91851" w:author="מנוע מכני" w:date="2026-10-11T12:04:39Z">
        <w:r>
          <w:rPr>
            <w:rFonts w:ascii="Fb Fontext" w:hAnsi="Fb Fontext"/>
            <w:sz w:val="20"/>
            <w:rtl/>
          </w:rPr>
          <w:t xml:space="preserve">ללא</w:t>
        </w:r>
      </w:ins>
      <w:del w:id="91852" w:author="מנוע מכני" w:date="2026-10-11T12:04:39Z">
        <w:r w:rsidRPr="006F178A">
          <w:rPr>
            <w:rFonts w:ascii="Fb Fontext" w:hAnsi="Fb Fontext"/>
            <w:sz w:val="20"/>
            <w:rtl/>
          </w:rPr>
          <w:delText xml:space="preserve">ללאו</w:delText>
        </w:r>
      </w:del>
      <w:r w:rsidRPr="006F178A">
        <w:rPr>
          <w:rFonts w:ascii="Fb Fontext" w:hAnsi="Fb Fontext"/>
          <w:sz w:val="20"/>
          <w:rtl/>
        </w:rPr>
        <w:t xml:space="preserve"> - </w:t>
      </w:r>
      <w:r w:rsidRPr="006F178A">
        <w:rPr>
          <w:rFonts w:ascii="Fb Fontext" w:hAnsi="Fb Fontext"/>
          <w:sz w:val="20"/>
          <w:rtl/>
        </w:rPr>
        <w:t xml:space="preserve">לא</w:t>
      </w:r>
      <w:r>
        <w:rPr>
          <w:rFonts w:ascii="Fb Fontext" w:hAnsi="Fb Fontext"/>
          <w:sz w:val="20"/>
          <w:rtl/>
        </w:rPr>
        <w:t xml:space="preserve"> </w:t>
      </w:r>
      <w:r w:rsidRPr="006F178A">
        <w:rPr>
          <w:rFonts w:ascii="Fb Fontext" w:hAnsi="Fb Fontext"/>
          <w:sz w:val="20"/>
          <w:rtl/>
        </w:rPr>
        <w:t>מוקים עשה.</w:t>
      </w:r>
    </w:p>
    <w:p>
      <w:pPr>
        <w:pStyle w:val="38"/>
        <w:rPr>
          <w:ins w:id="98867" w:author="מנוע מכני" w:date="2026-10-11T12:04:39Z"/>
        </w:rPr>
      </w:pPr>
      <w:del w:id="98866" w:author="מנוע מכני" w:date="2026-10-11T12:04:39Z">
        <w:r w:rsidRPr="006F178A">
          <w:delText xml:space="preserve">•</w:delText>
        </w:r>
      </w:del>
      <w:r w:rsidRPr="006F178A">
        <w:t xml:space="preserve"> </w:t>
      </w:r>
      <w:r w:rsidRPr="006F178A">
        <w:t>אביי ור"ס</w:t>
      </w:r>
      <w:r w:rsidRPr="006F178A">
        <w:t>:</w:t>
      </w:r>
    </w:p>
    <w:p w:rsidR="00E9703F" w:rsidRPr="006F178A" w:rsidRDefault="00E9703F" w:rsidP="00E9703F">
      <w:pPr>
        <w:rPr>
          <w:rtl/>
        </w:rPr>
      </w:pPr>
      <w:del w:id="98868" w:author="מנוע מכני" w:date="2026-10-11T12:04:39Z">
        <w:r w:rsidRPr="006F178A">
          <w:rPr>
            <w:rFonts w:ascii="Fb Fontext" w:hAnsi="Fb Fontext"/>
            <w:rtl/>
          </w:rPr>
          <w:delText xml:space="preserve"> </w:delText>
        </w:r>
      </w:del>
      <w:r w:rsidRPr="006F178A">
        <w:rPr>
          <w:rFonts w:ascii="Fb Fontext" w:hAnsi="Fb Fontext"/>
          <w:rtl/>
        </w:rPr>
        <w:t xml:space="preserve">תנאי היא </w:t>
      </w:r>
      <w:r w:rsidRPr="006F178A">
        <w:rPr>
          <w:rStyle w:val="2fb"/>
          <w:rFonts w:ascii="Fb Fontext" w:hAnsi="Fb Fontext"/>
          <w:rtl/>
        </w:rPr>
        <w:t xml:space="preserve">דרב</w:t>
      </w:r>
      <w:r w:rsidRPr="006F178A">
        <w:rPr>
          <w:rFonts w:ascii="Fb Fontext" w:hAnsi="Fb Fontext"/>
          <w:rtl/>
        </w:rPr>
        <w:t xml:space="preserve"> יאשיה</w:t>
      </w:r>
      <w:r w:rsidRPr="006F178A">
        <w:rPr>
          <w:rFonts w:ascii="Fb Fontext" w:hAnsi="Fb Fontext" w:hint="cs"/>
          <w:rtl/>
        </w:rPr>
        <w:t>:</w:t>
      </w:r>
      <w:r w:rsidRPr="00184B09">
        <w:rPr>
          <w:rStyle w:val="afffff0"/>
          <w:rtl/>
        </w:rPr>
        <w:t xml:space="preserve"> 'בשר' </w:t>
      </w:r>
      <w:r w:rsidRPr="006F178A">
        <w:rPr>
          <w:rFonts w:ascii="Fb Fontext" w:hAnsi="Fb Fontext"/>
          <w:rtl/>
        </w:rPr>
        <w:t>ואע"פ שיש שם בהרת ימול.</w:t>
      </w:r>
    </w:p>
    <w:p>
      <w:pPr>
        <w:pStyle w:val="38"/>
        <w:rPr>
          <w:ins w:id="98869" w:author="מנוע מכני" w:date="2026-10-11T12:04:39Z"/>
        </w:rPr>
      </w:pPr>
      <w:r w:rsidRPr="006F178A">
        <w:t>רבי יונתן</w:t>
      </w:r>
      <w:r w:rsidRPr="006F178A">
        <w:t>:</w:t>
      </w:r>
    </w:p>
    <w:p w:rsidR="00E9703F" w:rsidRPr="009757B9" w:rsidRDefault="00E9703F" w:rsidP="00E9703F">
      <w:pPr>
        <w:rPr>
          <w:rFonts w:cs="Guttman Vilna"/>
          <w:b/>
          <w:bCs/>
          <w:rtl/>
        </w:rPr>
      </w:pPr>
      <w:del w:id="98870" w:author="מנוע מכני" w:date="2026-10-11T12:04:39Z">
        <w:r w:rsidRPr="006F178A">
          <w:rPr>
            <w:rtl/>
          </w:rPr>
          <w:delText xml:space="preserve"> </w:delText>
        </w:r>
      </w:del>
      <w:r w:rsidRPr="006F178A">
        <w:rPr>
          <w:rtl/>
        </w:rPr>
        <w:t xml:space="preserve">א"צ</w:t>
      </w:r>
      <w:r w:rsidRPr="006F178A">
        <w:rPr>
          <w:rtl/>
        </w:rPr>
        <w:t xml:space="preserve"> </w:t>
      </w:r>
      <w:ins w:id="108267" w:author="קלוד" w:date="2026-10-11T13:11:34Z">
        <w:r>
          <w:rPr>
            <w:rStyle w:val="afffffe"/>
            <w:rtl/>
          </w:rPr>
          <w:t xml:space="preserve">קרא</w:t>
        </w:r>
        <w:r>
          <w:rPr>
            <w:rtl/>
          </w:rPr>
          <w:t xml:space="preserve">, שכ"ש</w:t>
        </w:r>
      </w:ins>
      <w:del w:id="108268" w:author="קלוד" w:date="2026-10-11T13:11:34Z">
        <w:r w:rsidRPr="006F178A">
          <w:rPr>
            <w:rtl/>
          </w:rPr>
          <w:delText xml:space="preserve">דכ"ש</w:delText>
        </w:r>
      </w:del>
      <w:r w:rsidRPr="006F178A">
        <w:rPr>
          <w:rtl/>
        </w:rPr>
        <w:t xml:space="preserve"> צרעת משבת </w:t>
      </w:r>
      <w:ins w:id="108265" w:author="קלוד" w:date="2026-10-11T13:11:34Z">
        <w:r>
          <w:rPr>
            <w:rtl/>
          </w:rPr>
          <w:t xml:space="preserve">החמורה.</w:t>
        </w:r>
      </w:ins>
      <w:del w:id="108266" w:author="קלוד" w:date="2026-10-11T13:11:34Z">
        <w:r w:rsidRPr="006F178A">
          <w:rPr>
            <w:rtl/>
          </w:rPr>
          <w:delText xml:space="preserve">דחמורה.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קלג.</w:t>
      </w:r>
    </w:p>
    <w:p>
      <w:pPr>
        <w:pStyle w:val="afffff8"/>
        <w:rPr>
          <w:ins w:id="90209" w:author="קלוד" w:date="2026-10-11T12:33:55Z"/>
        </w:rPr>
      </w:pPr>
      <w:ins w:id="90210" w:author="קלוד" w:date="2026-10-11T12:33:55Z">
        <w:r>
          <w:rPr>
            <w:color w:val="7B3F00"/>
          </w:rPr>
          <w:t xml:space="preserve">מילה בבהרת - פסיק רישא לאביי ורבא</w:t>
        </w:r>
      </w:ins>
    </w:p>
    <w:p w:rsidR="00E9703F" w:rsidRPr="006F178A" w:rsidRDefault="00E9703F" w:rsidP="00E9703F">
      <w:pPr>
        <w:rPr>
          <w:rtl/>
        </w:rPr>
      </w:pPr>
      <w:r w:rsidRPr="006F178A">
        <w:rPr>
          <w:rStyle w:val="2fb"/>
          <w:rFonts w:ascii="Fb Fontext" w:hAnsi="Fb Fontext"/>
          <w:rtl/>
        </w:rPr>
        <w:t xml:space="preserve">רבי</w:t>
      </w:r>
      <w:r w:rsidRPr="006F178A">
        <w:rPr>
          <w:rFonts w:ascii="Fb Fontext" w:hAnsi="Fb Fontext"/>
          <w:rtl/>
        </w:rPr>
        <w:t xml:space="preserve"> יאשיה בשר </w:t>
      </w:r>
      <w:ins w:id="94145" w:author="מנוע מכני" w:date="2026-10-11T12:04:39Z">
        <w:r>
          <w:rPr>
            <w:rFonts w:ascii="Fb Fontext" w:hAnsi="Fb Fontext"/>
            <w:rtl/>
          </w:rPr>
          <w:t xml:space="preserve">אף</w:t>
        </w:r>
      </w:ins>
      <w:del w:id="94146" w:author="מנוע מכני" w:date="2026-10-11T12:04:39Z">
        <w:r w:rsidRPr="006F178A">
          <w:rPr>
            <w:rFonts w:ascii="Fb Fontext" w:hAnsi="Fb Fontext"/>
            <w:rtl/>
          </w:rPr>
          <w:delText xml:space="preserve">אע"פ</w:delText>
        </w:r>
      </w:del>
      <w:r w:rsidRPr="006F178A">
        <w:rPr>
          <w:rFonts w:ascii="Fb Fontext" w:hAnsi="Fb Fontext"/>
          <w:rtl/>
        </w:rPr>
        <w:t xml:space="preserve"> שיש שם בהרת ימול.</w:t>
      </w:r>
    </w:p>
    <w:p w:rsidR="00E9703F" w:rsidRPr="006F178A" w:rsidRDefault="00E9703F" w:rsidP="00E9703F">
      <w:pPr>
        <w:rPr>
          <w:rtl/>
        </w:rPr>
      </w:pPr>
      <w:ins w:id="108277" w:author="קלוד" w:date="2026-10-11T13:11:34Z">
        <w:r>
          <w:rPr>
            <w:rStyle w:val="afffe"/>
            <w:rFonts w:ascii="Fb Fontext" w:hAnsi="Fb Fontext"/>
            <w:rtl/>
          </w:rPr>
          <w:t xml:space="preserve">לאביי צריכא</w:t>
        </w:r>
      </w:ins>
      <w:del w:id="108278" w:author="קלוד" w:date="2026-10-11T13:11:34Z">
        <w:r w:rsidRPr="006F178A">
          <w:rPr>
            <w:rStyle w:val="afffe"/>
            <w:rFonts w:ascii="Fb Fontext" w:hAnsi="Fb Fontext"/>
            <w:rtl/>
          </w:rPr>
          <w:delText xml:space="preserve">צריכא</w:delText>
        </w:r>
      </w:del>
      <w:r w:rsidRPr="006F178A">
        <w:rPr>
          <w:rtl/>
        </w:rPr>
        <w:t xml:space="preserve"> </w:t>
      </w:r>
      <w:ins w:id="108275" w:author="קלוד" w:date="2026-10-11T13:11:34Z">
        <w:r>
          <w:rPr>
            <w:rStyle w:val="afffffe"/>
            <w:rtl/>
          </w:rPr>
          <w:t xml:space="preserve">הדרשה</w:t>
        </w:r>
      </w:ins>
      <w:del w:id="108276" w:author="קלוד" w:date="2026-10-11T13:11:34Z">
        <w:r w:rsidRPr="006F178A">
          <w:rPr>
            <w:rStyle w:val="2fb"/>
            <w:rtl/>
          </w:rPr>
          <w:delText xml:space="preserve">לאביי</w:delText>
        </w:r>
        <w:r w:rsidRPr="006F178A">
          <w:rPr>
            <w:rtl/>
          </w:rPr>
          <w:delText xml:space="preserve">-</w:delText>
        </w:r>
      </w:del>
      <w:r w:rsidRPr="006F178A">
        <w:rPr>
          <w:rtl/>
        </w:rPr>
        <w:t xml:space="preserve"> </w:t>
      </w:r>
      <w:ins w:id="94147" w:author="מנוע מכני" w:date="2026-10-11T12:04:39Z">
        <w:ins w:id="108273" w:author="קלוד" w:date="2026-10-11T13:11:34Z">
          <w:r>
            <w:rPr>
              <w:rtl/>
            </w:rPr>
            <w:t xml:space="preserve">לר"י,</w:t>
          </w:r>
        </w:ins>
        <w:del w:id="108274" w:author="קלוד" w:date="2026-10-11T13:11:34Z">
          <w:r>
            <w:rPr>
              <w:rtl/>
            </w:rPr>
            <w:delText xml:space="preserve">אף</w:delText>
          </w:r>
        </w:del>
      </w:ins>
      <w:del w:id="94148" w:author="מנוע מכני" w:date="2026-10-11T12:04:39Z">
        <w:r w:rsidRPr="006F178A">
          <w:rPr>
            <w:rtl/>
          </w:rPr>
          <w:delText xml:space="preserve">אע"ג</w:delText>
        </w:r>
      </w:del>
      <w:r w:rsidRPr="006F178A">
        <w:rPr>
          <w:rtl/>
        </w:rPr>
        <w:t xml:space="preserve"> </w:t>
      </w:r>
      <w:ins w:id="108271" w:author="קלוד" w:date="2026-10-11T13:11:34Z">
        <w:r>
          <w:rPr>
            <w:rtl/>
          </w:rPr>
          <w:t xml:space="preserve">שאוסר דבר</w:t>
        </w:r>
      </w:ins>
      <w:del w:id="108272" w:author="קלוד" w:date="2026-10-11T13:11:34Z">
        <w:r w:rsidRPr="006F178A">
          <w:rPr>
            <w:rtl/>
          </w:rPr>
          <w:delText xml:space="preserve">דדבר</w:delText>
        </w:r>
      </w:del>
      <w:r w:rsidRPr="006F178A">
        <w:rPr>
          <w:rtl/>
        </w:rPr>
        <w:t xml:space="preserve"> שאין </w:t>
      </w:r>
      <w:ins w:id="108269" w:author="קלוד" w:date="2026-10-11T13:11:34Z">
        <w:r>
          <w:rPr>
            <w:rtl/>
          </w:rPr>
          <w:t xml:space="preserve">מתכוין.</w:t>
        </w:r>
      </w:ins>
      <w:del w:id="108270" w:author="קלוד" w:date="2026-10-11T13:11:34Z">
        <w:r w:rsidRPr="006F178A">
          <w:rPr>
            <w:rtl/>
          </w:rPr>
          <w:delText xml:space="preserve">מתכווין היינו </w:delText>
        </w:r>
        <w:r w:rsidRPr="006F178A">
          <w:rPr>
            <w:rStyle w:val="2fb"/>
            <w:rtl/>
          </w:rPr>
          <w:delText xml:space="preserve">לר"י</w:delText>
        </w:r>
        <w:r w:rsidRPr="006F178A">
          <w:rPr>
            <w:rtl/>
          </w:rPr>
          <w:delText xml:space="preserve"> דאסר.</w:delText>
        </w:r>
      </w:del>
    </w:p>
    <w:p w:rsidR="00E9703F" w:rsidRPr="004640F6" w:rsidRDefault="00E9703F" w:rsidP="00E9703F">
      <w:pPr>
        <w:rPr>
          <w:rFonts w:ascii="Fb Fontext" w:hAnsi="Fb Fontext"/>
          <w:spacing w:val="-4"/>
          <w:sz w:val="20"/>
          <w:rtl/>
        </w:rPr>
      </w:pPr>
      <w:r w:rsidRPr="004640F6">
        <w:rPr>
          <w:rStyle w:val="2fb"/>
          <w:rFonts w:ascii="Fb Fontext" w:hAnsi="Fb Fontext"/>
          <w:b/>
          <w:bCs/>
          <w:spacing w:val="-4"/>
          <w:sz w:val="20"/>
          <w:rtl/>
        </w:rPr>
        <w:t>ולרבא</w:t>
      </w:r>
      <w:r w:rsidRPr="004640F6">
        <w:rPr>
          <w:rFonts w:ascii="Fb Fontext" w:hAnsi="Fb Fontext"/>
          <w:spacing w:val="-4"/>
          <w:sz w:val="20"/>
          <w:rtl/>
        </w:rPr>
        <w:t xml:space="preserve">- אפי' </w:t>
      </w:r>
      <w:r w:rsidRPr="004640F6">
        <w:rPr>
          <w:rStyle w:val="2fb"/>
          <w:rFonts w:ascii="Fb Fontext" w:hAnsi="Fb Fontext"/>
          <w:spacing w:val="-4"/>
          <w:sz w:val="20"/>
          <w:rtl/>
        </w:rPr>
        <w:t xml:space="preserve">לר"ש</w:t>
      </w:r>
      <w:r w:rsidRPr="004640F6">
        <w:rPr>
          <w:rFonts w:ascii="Fb Fontext" w:hAnsi="Fb Fontext"/>
          <w:spacing w:val="-4"/>
          <w:sz w:val="20"/>
          <w:rtl/>
        </w:rPr>
        <w:t xml:space="preserve"> חידוש הוא דפסיק </w:t>
      </w:r>
      <w:ins w:id="95323" w:author="מנוע מכני" w:date="2026-10-11T12:04:39Z">
        <w:r>
          <w:rPr>
            <w:rFonts w:ascii="Fb Fontext" w:hAnsi="Fb Fontext"/>
            <w:spacing w:val="-4"/>
            <w:sz w:val="20"/>
            <w:rtl/>
          </w:rPr>
          <w:t xml:space="preserve">ראשו</w:t>
        </w:r>
      </w:ins>
      <w:del w:id="95324" w:author="מנוע מכני" w:date="2026-10-11T12:04:39Z">
        <w:r w:rsidRPr="004640F6">
          <w:rPr>
            <w:rFonts w:ascii="Fb Fontext" w:hAnsi="Fb Fontext"/>
            <w:spacing w:val="-4"/>
            <w:sz w:val="20"/>
            <w:rtl/>
          </w:rPr>
          <w:delText xml:space="preserve">רישיה</w:delText>
        </w:r>
      </w:del>
      <w:r w:rsidRPr="004640F6">
        <w:rPr>
          <w:rFonts w:ascii="Fb Fontext" w:hAnsi="Fb Fontext"/>
          <w:spacing w:val="-4"/>
          <w:sz w:val="20"/>
          <w:rtl/>
        </w:rPr>
        <w:t xml:space="preserve"> ואעפ"כ מותר [</w:t>
      </w:r>
      <w:r w:rsidRPr="004640F6">
        <w:rPr>
          <w:rStyle w:val="2fb"/>
          <w:rFonts w:ascii="Fb Fontext" w:hAnsi="Fb Fontext"/>
          <w:spacing w:val="-4"/>
          <w:sz w:val="20"/>
          <w:rtl/>
        </w:rPr>
        <w:t xml:space="preserve">ואביי</w:t>
      </w:r>
      <w:r w:rsidRPr="004640F6">
        <w:rPr>
          <w:rFonts w:ascii="Fb Fontext" w:hAnsi="Fb Fontext"/>
          <w:spacing w:val="-4"/>
          <w:sz w:val="20"/>
          <w:rtl/>
        </w:rPr>
        <w:t xml:space="preserve"> </w:t>
      </w:r>
      <w:ins w:id="95325" w:author="מנוע מכני" w:date="2026-10-11T12:04:39Z">
        <w:r>
          <w:rPr>
            <w:rFonts w:ascii="Fb Fontext" w:hAnsi="Fb Fontext"/>
            <w:spacing w:val="-4"/>
            <w:sz w:val="20"/>
            <w:rtl/>
          </w:rPr>
          <w:t xml:space="preserve">סבר</w:t>
        </w:r>
      </w:ins>
      <w:del w:id="95326" w:author="מנוע מכני" w:date="2026-10-11T12:04:39Z">
        <w:r w:rsidRPr="004640F6">
          <w:rPr>
            <w:rFonts w:ascii="Fb Fontext" w:hAnsi="Fb Fontext"/>
            <w:spacing w:val="-4"/>
            <w:sz w:val="20"/>
            <w:rtl/>
          </w:rPr>
          <w:delText xml:space="preserve">ס"ל</w:delText>
        </w:r>
      </w:del>
      <w:r w:rsidRPr="004640F6">
        <w:rPr>
          <w:rFonts w:ascii="Fb Fontext" w:hAnsi="Fb Fontext"/>
          <w:spacing w:val="-4"/>
          <w:sz w:val="20"/>
          <w:rtl/>
        </w:rPr>
        <w:t xml:space="preserve"> לפס"ר אחר ששמע </w:t>
      </w:r>
      <w:r w:rsidRPr="004640F6">
        <w:rPr>
          <w:rStyle w:val="2fb"/>
          <w:rFonts w:ascii="Fb Fontext" w:hAnsi="Fb Fontext"/>
          <w:spacing w:val="-4"/>
          <w:sz w:val="20"/>
          <w:rtl/>
        </w:rPr>
        <w:t xml:space="preserve">מרבא</w:t>
      </w:r>
      <w:r w:rsidRPr="004640F6">
        <w:rPr>
          <w:rFonts w:ascii="Fb Fontext" w:hAnsi="Fb Fontext"/>
          <w:spacing w:val="-4"/>
          <w:sz w:val="20"/>
          <w:rtl/>
        </w:rPr>
        <w:t xml:space="preserve">]</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91853" w:author="מנוע מכני" w:date="2026-10-11T12:04:39Z">
        <w:r>
          <w:rPr>
            <w:rFonts w:ascii="Fb Fontext" w:hAnsi="Fb Fontext"/>
            <w:rtl/>
          </w:rPr>
          <w:t xml:space="preserve">יש</w:t>
        </w:r>
      </w:ins>
      <w:del w:id="91854" w:author="מנוע מכני" w:date="2026-10-11T12:04:39Z">
        <w:r w:rsidRPr="006F178A">
          <w:rPr>
            <w:rFonts w:ascii="Fb Fontext" w:hAnsi="Fb Fontext"/>
            <w:rtl/>
          </w:rPr>
          <w:delText xml:space="preserve">איכא</w:delText>
        </w:r>
      </w:del>
      <w:r w:rsidRPr="006F178A">
        <w:rPr>
          <w:rFonts w:ascii="Fb Fontext" w:hAnsi="Fb Fontext"/>
          <w:rtl/>
        </w:rPr>
        <w:t xml:space="preserve"> דמתני' </w:t>
      </w:r>
      <w:ins w:id="90577" w:author="Claude - סמנטי" w:date="2026-10-11T12:28:21Z">
        <w:r>
          <w:rPr>
            <w:rFonts w:ascii="Fb Fontext" w:hAnsi="Fb Fontext"/>
            <w:rtl/>
          </w:rPr>
          <w:t xml:space="preserve">מחלוקת</w:t>
        </w:r>
      </w:ins>
      <w:del w:id="90578" w:author="Claude - סמנטי" w:date="2026-10-11T12:28:21Z">
        <w:r w:rsidRPr="006F178A">
          <w:rPr>
            <w:rFonts w:ascii="Fb Fontext" w:hAnsi="Fb Fontext"/>
            <w:rtl/>
          </w:rPr>
          <w:delText xml:space="preserve">פלוגתא</w:delText>
        </w:r>
      </w:del>
      <w:r w:rsidRPr="006F178A">
        <w:rPr>
          <w:rFonts w:ascii="Fb Fontext" w:hAnsi="Fb Fontext"/>
          <w:rtl/>
        </w:rPr>
        <w:t xml:space="preserve"> </w:t>
      </w:r>
      <w:r w:rsidRPr="006F178A">
        <w:rPr>
          <w:rStyle w:val="2fb"/>
          <w:rFonts w:ascii="Fb Fontext" w:hAnsi="Fb Fontext"/>
          <w:rtl/>
        </w:rPr>
        <w:t xml:space="preserve">דאביי</w:t>
      </w:r>
      <w:r w:rsidRPr="006F178A">
        <w:rPr>
          <w:rFonts w:ascii="Fb Fontext" w:hAnsi="Fb Fontext"/>
          <w:rtl/>
        </w:rPr>
        <w:t xml:space="preserve"> </w:t>
      </w:r>
      <w:r w:rsidRPr="006F178A">
        <w:rPr>
          <w:rStyle w:val="2fb"/>
          <w:rFonts w:ascii="Fb Fontext" w:hAnsi="Fb Fontext"/>
          <w:rtl/>
        </w:rPr>
        <w:t xml:space="preserve">ורבא</w:t>
      </w:r>
      <w:r w:rsidRPr="006F178A">
        <w:rPr>
          <w:rFonts w:ascii="Fb Fontext" w:hAnsi="Fb Fontext"/>
          <w:rtl/>
        </w:rPr>
        <w:t xml:space="preserve"> אהך.</w:t>
      </w:r>
    </w:p>
    <w:p w:rsidR="00E9703F" w:rsidRPr="006F178A" w:rsidRDefault="00E9703F" w:rsidP="00E9703F">
      <w:pPr>
        <w:rPr>
          <w:rtl/>
        </w:rPr>
      </w:pPr>
      <w:r w:rsidRPr="002F73F8">
        <w:rPr>
          <w:rStyle w:val="afffff0"/>
          <w:rtl/>
        </w:rPr>
        <w:lastRenderedPageBreak/>
        <w:t>ד</w:t>
      </w:r>
      <w:r w:rsidRPr="002F73F8">
        <w:rPr>
          <w:rStyle w:val="afffff0"/>
          <w:rFonts w:hint="cs"/>
          <w:rtl/>
        </w:rPr>
        <w:t>'</w:t>
      </w:r>
      <w:ins w:id="91417" w:author="Claude - סמנטי" w:date="2026-10-11T12:28:21Z">
        <w:r>
          <w:rPr>
            <w:rStyle w:val="afffff0"/>
            <w:rtl/>
          </w:rPr>
          <w:t xml:space="preserve">הִשָּׁמֶר בְּנֶגַע הַצָּרַעַת לִשְׁמֹר מְאֹד וְלַעֲשׂוֹת</w:t>
        </w:r>
      </w:ins>
      <w:del w:id="91418" w:author="Claude - סמנטי" w:date="2026-10-11T12:28:21Z">
        <w:r w:rsidRPr="002F73F8">
          <w:rPr>
            <w:rStyle w:val="afffff0"/>
            <w:rtl/>
          </w:rPr>
          <w:delText xml:space="preserve">השמר בנגע הצרעת לשמר מאד ולעשות</w:delText>
        </w:r>
      </w:del>
      <w:r w:rsidRPr="002F73F8">
        <w:rPr>
          <w:rStyle w:val="afffff0"/>
          <w:rFonts w:hint="cs"/>
          <w:rtl/>
        </w:rPr>
        <w:t>'</w:t>
      </w:r>
      <w:r w:rsidRPr="002F73F8">
        <w:rPr>
          <w:rStyle w:val="afffff0"/>
          <w:rtl/>
        </w:rPr>
        <w:t>,</w:t>
      </w:r>
      <w:r w:rsidRPr="00184B09">
        <w:rPr>
          <w:rStyle w:val="afffff0"/>
          <w:rtl/>
        </w:rPr>
        <w:t xml:space="preserve"> </w:t>
      </w:r>
      <w:r w:rsidRPr="00184B09">
        <w:rPr>
          <w:rStyle w:val="afffff0"/>
          <w:rFonts w:hint="cs"/>
          <w:rtl/>
        </w:rPr>
        <w:t>'</w:t>
      </w:r>
      <w:ins w:id="91415" w:author="Claude - סמנטי" w:date="2026-10-11T12:28:21Z">
        <w:r>
          <w:rPr>
            <w:rStyle w:val="afffff0"/>
            <w:rtl/>
          </w:rPr>
          <w:t xml:space="preserve">לַעֲשׂוֹת</w:t>
        </w:r>
      </w:ins>
      <w:del w:id="91416" w:author="Claude - סמנטי" w:date="2026-10-11T12:28:21Z">
        <w:r w:rsidRPr="00184B09">
          <w:rPr>
            <w:rStyle w:val="afffff0"/>
            <w:rtl/>
          </w:rPr>
          <w:delText xml:space="preserve">לעשות</w:delText>
        </w:r>
      </w:del>
      <w:r w:rsidRPr="00184B09">
        <w:rPr>
          <w:rStyle w:val="afffff0"/>
          <w:rFonts w:hint="cs"/>
          <w:rtl/>
        </w:rPr>
        <w:t>'</w:t>
      </w:r>
      <w:r w:rsidRPr="00184B09">
        <w:rPr>
          <w:rStyle w:val="afffff0"/>
          <w:rtl/>
        </w:rPr>
        <w:t xml:space="preserve"> </w:t>
      </w:r>
      <w:r w:rsidRPr="006F178A">
        <w:rPr>
          <w:rtl/>
        </w:rPr>
        <w:t>- אי אתה עושה.</w:t>
      </w:r>
    </w:p>
    <w:p w:rsidR="00E9703F" w:rsidRPr="002D0727" w:rsidRDefault="00E9703F" w:rsidP="00E9703F">
      <w:pPr>
        <w:rPr>
          <w:b/>
          <w:bCs/>
          <w:rtl/>
        </w:rPr>
      </w:pPr>
      <w:r w:rsidRPr="006F178A">
        <w:rPr>
          <w:rtl/>
        </w:rPr>
        <w:t>אבל עושה אתה בסיב שע"ג רגלו ובמוט שע"ג כתיפו. ואם עברה - עברה.</w:t>
      </w:r>
    </w:p>
    <w:p w:rsidR="00E9703F" w:rsidRPr="006F178A" w:rsidRDefault="00E9703F" w:rsidP="00E9703F">
      <w:pPr>
        <w:rPr>
          <w:rtl/>
        </w:rPr>
      </w:pPr>
      <w:r w:rsidRPr="002D0727">
        <w:rPr>
          <w:rStyle w:val="2fb"/>
          <w:rFonts w:ascii="Fb Fontext" w:hAnsi="Fb Fontext"/>
          <w:b/>
          <w:bCs/>
          <w:sz w:val="20"/>
          <w:rtl/>
        </w:rPr>
        <w:t>אביי</w:t>
      </w:r>
      <w:r w:rsidRPr="006F178A">
        <w:rPr>
          <w:rFonts w:ascii="Fb Fontext" w:hAnsi="Fb Fontext"/>
          <w:sz w:val="20"/>
          <w:rtl/>
        </w:rPr>
        <w:t xml:space="preserve"> היינו </w:t>
      </w:r>
      <w:r w:rsidRPr="006F178A">
        <w:rPr>
          <w:rStyle w:val="2fb"/>
          <w:rFonts w:ascii="Fb Fontext" w:hAnsi="Fb Fontext"/>
          <w:sz w:val="20"/>
          <w:rtl/>
        </w:rPr>
        <w:t xml:space="preserve">כר"י</w:t>
      </w:r>
      <w:r w:rsidRPr="006F178A">
        <w:rPr>
          <w:rFonts w:ascii="Fb Fontext" w:hAnsi="Fb Fontext"/>
          <w:sz w:val="20"/>
          <w:rtl/>
        </w:rPr>
        <w:t xml:space="preserve"> </w:t>
      </w:r>
      <w:r w:rsidRPr="0092079A">
        <w:rPr>
          <w:rStyle w:val="2fb"/>
          <w:rFonts w:ascii="Fb Fontext" w:hAnsi="Fb Fontext"/>
          <w:b/>
          <w:bCs/>
          <w:sz w:val="20"/>
          <w:rtl/>
        </w:rPr>
        <w:t>ולרבא</w:t>
      </w:r>
      <w:r w:rsidRPr="006F178A">
        <w:rPr>
          <w:rFonts w:ascii="Fb Fontext" w:hAnsi="Fb Fontext"/>
          <w:sz w:val="20"/>
          <w:rtl/>
        </w:rPr>
        <w:t xml:space="preserve"> היינו </w:t>
      </w:r>
      <w:r w:rsidRPr="006F178A">
        <w:rPr>
          <w:rStyle w:val="2fb"/>
          <w:rFonts w:ascii="Fb Fontext" w:hAnsi="Fb Fontext"/>
          <w:sz w:val="20"/>
          <w:rtl/>
        </w:rPr>
        <w:t xml:space="preserve">כר"ש</w:t>
      </w:r>
      <w:r w:rsidRPr="006F178A">
        <w:rPr>
          <w:rFonts w:ascii="Fb Fontext" w:hAnsi="Fb Fontext"/>
          <w:sz w:val="20"/>
          <w:rtl/>
        </w:rPr>
        <w:t xml:space="preserve"> וחידוש הוא דפסיק רישא מותר.</w:t>
      </w:r>
    </w:p>
    <w:p w:rsidR="00E9703F" w:rsidRPr="006F178A" w:rsidRDefault="00E9703F" w:rsidP="00E9703F">
      <w:pPr>
        <w:rPr>
          <w:rtl/>
        </w:rPr>
      </w:pPr>
      <w:r w:rsidRPr="00E1368E">
        <w:rPr>
          <w:rFonts w:ascii="Fb Fontext" w:hAnsi="Fb Fontext"/>
          <w:b/>
          <w:bCs/>
          <w:rtl/>
        </w:rPr>
        <w:t>וצריכא</w:t>
      </w:r>
      <w:r w:rsidRPr="006F178A">
        <w:rPr>
          <w:rFonts w:ascii="Fb Fontext" w:hAnsi="Fb Fontext"/>
          <w:rtl/>
        </w:rPr>
        <w:t xml:space="preserve"> </w:t>
      </w:r>
      <w:ins w:id="108293" w:author="קלוד" w:date="2026-10-11T13:11:34Z">
        <w:r>
          <w:rPr>
            <w:rStyle w:val="2fb"/>
            <w:rFonts w:ascii="Fb Fontext" w:hAnsi="Fb Fontext"/>
            <w:rtl/>
          </w:rPr>
          <w:t xml:space="preserve">לאביי</w:t>
        </w:r>
      </w:ins>
      <w:del w:id="108294" w:author="קלוד" w:date="2026-10-11T13:11:34Z">
        <w:r w:rsidRPr="006F178A">
          <w:rPr>
            <w:rStyle w:val="2fb"/>
            <w:rFonts w:ascii="Fb Fontext" w:hAnsi="Fb Fontext"/>
            <w:rtl/>
          </w:rPr>
          <w:delText xml:space="preserve">אביי</w:delText>
        </w:r>
      </w:del>
      <w:r w:rsidRPr="006F178A">
        <w:rPr>
          <w:rFonts w:ascii="Fb Fontext" w:hAnsi="Fb Fontext"/>
          <w:rtl/>
        </w:rPr>
        <w:t xml:space="preserve"> </w:t>
      </w:r>
      <w:ins w:id="108291" w:author="קלוד" w:date="2026-10-11T13:11:34Z">
        <w:r>
          <w:rPr>
            <w:rStyle w:val="afffffe"/>
            <w:rFonts w:ascii="Fb Fontext" w:hAnsi="Fb Fontext"/>
            <w:rtl/>
          </w:rPr>
          <w:t xml:space="preserve">גם</w:t>
        </w:r>
      </w:ins>
      <w:del w:id="108292" w:author="קלוד" w:date="2026-10-11T13:11:34Z">
        <w:r w:rsidRPr="006F178A">
          <w:rPr>
            <w:rFonts w:ascii="Fb Fontext" w:hAnsi="Fb Fontext"/>
            <w:rtl/>
          </w:rPr>
          <w:delText xml:space="preserve">אליבא</w:delText>
        </w:r>
      </w:del>
      <w:r w:rsidRPr="006F178A">
        <w:rPr>
          <w:rFonts w:ascii="Fb Fontext" w:hAnsi="Fb Fontext"/>
          <w:rtl/>
        </w:rPr>
        <w:t xml:space="preserve"> </w:t>
      </w:r>
      <w:ins w:id="90591" w:author="מנוע מכני" w:date="2026-10-11T12:04:39Z">
        <w:ins w:id="108289" w:author="קלוד" w:date="2026-10-11T13:11:34Z">
          <w:r>
            <w:rPr>
              <w:rStyle w:val="2fb"/>
              <w:rFonts w:ascii="Fb Fontext" w:hAnsi="Fb Fontext"/>
              <w:rtl/>
            </w:rPr>
            <w:t xml:space="preserve">לשיטת</w:t>
          </w:r>
        </w:ins>
        <w:del w:id="108290" w:author="קלוד" w:date="2026-10-11T13:11:34Z">
          <w:r>
            <w:rPr>
              <w:rStyle w:val="2fb"/>
              <w:rFonts w:ascii="Fb Fontext" w:hAnsi="Fb Fontext"/>
              <w:rtl/>
            </w:rPr>
            <w:delText xml:space="preserve">דר"ש</w:delText>
          </w:r>
          <w:r w:rsidRPr="006F178A">
            <w:rPr>
              <w:rFonts w:ascii="Fb Fontext" w:hAnsi="Fb Fontext"/>
              <w:rtl/>
            </w:rPr>
            <w:delText xml:space="preserve">,</w:delText>
          </w:r>
        </w:del>
      </w:ins>
      <w:del w:id="90592" w:author="מנוע מכני" w:date="2026-10-11T12:04:39Z">
        <w:r w:rsidRPr="006F178A">
          <w:rPr>
            <w:rFonts w:ascii="Fb Fontext" w:hAnsi="Fb Fontext"/>
            <w:rtl/>
          </w:rPr>
          <w:delText xml:space="preserve">דרבי שמעון</w:delText>
        </w:r>
      </w:del>
      <w:r w:rsidRPr="006F178A">
        <w:rPr>
          <w:rFonts w:ascii="Fb Fontext" w:hAnsi="Fb Fontext"/>
          <w:rtl/>
        </w:rPr>
        <w:t xml:space="preserve"> </w:t>
      </w:r>
      <w:ins w:id="93681" w:author="מנוע מכני" w:date="2026-10-11T12:04:39Z">
        <w:ins w:id="108287" w:author="קלוד" w:date="2026-10-11T13:11:34Z">
          <w:r>
            <w:rPr>
              <w:rFonts w:ascii="Fb Fontext" w:hAnsi="Fb Fontext"/>
              <w:rtl/>
            </w:rPr>
            <w:t xml:space="preserve">ר"ש:</w:t>
          </w:r>
        </w:ins>
        <w:del w:id="108288" w:author="קלוד" w:date="2026-10-11T13:11:34Z">
          <w:r>
            <w:rPr>
              <w:rFonts w:ascii="Fb Fontext" w:hAnsi="Fb Fontext"/>
              <w:rtl/>
            </w:rPr>
            <w:delText xml:space="preserve">זה</w:delText>
          </w:r>
        </w:del>
      </w:ins>
      <w:del w:id="93682" w:author="מנוע מכני" w:date="2026-10-11T12:04:39Z">
        <w:r w:rsidRPr="006F178A">
          <w:rPr>
            <w:rFonts w:ascii="Fb Fontext" w:hAnsi="Fb Fontext"/>
            <w:rtl/>
          </w:rPr>
          <w:delText xml:space="preserve">האי</w:delText>
        </w:r>
      </w:del>
      <w:r w:rsidRPr="006F178A">
        <w:rPr>
          <w:rFonts w:ascii="Fb Fontext" w:hAnsi="Fb Fontext"/>
          <w:rtl/>
        </w:rPr>
        <w:t xml:space="preserve"> </w:t>
      </w:r>
      <w:ins w:id="108285" w:author="קלוד" w:date="2026-10-11T13:11:34Z">
        <w:r>
          <w:rPr>
            <w:rStyle w:val="afffe"/>
            <w:rFonts w:ascii="Fb Fontext" w:hAnsi="Fb Fontext"/>
            <w:rtl/>
          </w:rPr>
          <w:t xml:space="preserve">'בשר'</w:t>
        </w:r>
      </w:ins>
      <w:del w:id="108286" w:author="קלוד" w:date="2026-10-11T13:11:34Z">
        <w:r w:rsidRPr="006F178A">
          <w:rPr>
            <w:rStyle w:val="afffe"/>
            <w:rFonts w:ascii="Fb Fontext" w:hAnsi="Fb Fontext"/>
            <w:rtl/>
          </w:rPr>
          <w:delText xml:space="preserve">בשר</w:delText>
        </w:r>
      </w:del>
      <w:r w:rsidRPr="006F178A">
        <w:rPr>
          <w:rFonts w:ascii="Fb Fontext" w:hAnsi="Fb Fontext"/>
          <w:rtl/>
        </w:rPr>
        <w:t xml:space="preserve"> צריך לגדול </w:t>
      </w:r>
      <w:ins w:id="108283" w:author="קלוד" w:date="2026-10-11T13:11:34Z">
        <w:r>
          <w:rPr>
            <w:rFonts w:ascii="Fb Fontext" w:hAnsi="Fb Fontext"/>
            <w:rtl/>
          </w:rPr>
          <w:t xml:space="preserve">האומר:</w:t>
        </w:r>
      </w:ins>
      <w:del w:id="108284" w:author="קלוד" w:date="2026-10-11T13:11:34Z">
        <w:r w:rsidRPr="006F178A">
          <w:rPr>
            <w:rFonts w:ascii="Fb Fontext" w:hAnsi="Fb Fontext"/>
            <w:rtl/>
          </w:rPr>
          <w:delText xml:space="preserve">האומר</w:delText>
        </w:r>
      </w:del>
      <w:r w:rsidRPr="006F178A">
        <w:rPr>
          <w:rFonts w:ascii="Fb Fontext" w:hAnsi="Fb Fontext"/>
          <w:rtl/>
        </w:rPr>
        <w:t xml:space="preserve"> לקוץ </w:t>
      </w:r>
      <w:ins w:id="108281" w:author="קלוד" w:date="2026-10-11T13:11:34Z">
        <w:r>
          <w:rPr>
            <w:rFonts w:ascii="Fb Fontext" w:hAnsi="Fb Fontext"/>
            <w:rtl/>
          </w:rPr>
          <w:t xml:space="preserve">בהרתי</w:t>
        </w:r>
      </w:ins>
      <w:del w:id="108282" w:author="קלוד" w:date="2026-10-11T13:11:34Z">
        <w:r w:rsidRPr="006F178A">
          <w:rPr>
            <w:rFonts w:ascii="Fb Fontext" w:hAnsi="Fb Fontext"/>
            <w:rtl/>
          </w:rPr>
          <w:delText xml:space="preserve">בהרתו</w:delText>
        </w:r>
      </w:del>
      <w:r w:rsidRPr="006F178A">
        <w:rPr>
          <w:rFonts w:ascii="Fb Fontext" w:hAnsi="Fb Fontext"/>
          <w:rtl/>
        </w:rPr>
        <w:t xml:space="preserve"> </w:t>
      </w:r>
      <w:ins w:id="108279" w:author="קלוד" w:date="2026-10-11T13:11:34Z">
        <w:r>
          <w:rPr>
            <w:rFonts w:ascii="Fb Fontext" w:hAnsi="Fb Fontext"/>
            <w:rtl/>
          </w:rPr>
          <w:t xml:space="preserve">אני</w:t>
        </w:r>
      </w:ins>
      <w:del w:id="108280" w:author="קלוד" w:date="2026-10-11T13:11:34Z">
        <w:r w:rsidRPr="006F178A">
          <w:rPr>
            <w:rFonts w:ascii="Fb Fontext" w:hAnsi="Fb Fontext"/>
            <w:rtl/>
          </w:rPr>
          <w:delText xml:space="preserve">הוא</w:delText>
        </w:r>
      </w:del>
      <w:r w:rsidRPr="006F178A">
        <w:rPr>
          <w:rFonts w:ascii="Fb Fontext" w:hAnsi="Fb Fontext"/>
          <w:rtl/>
        </w:rPr>
        <w:t xml:space="preserve"> מתכוין.</w:t>
      </w:r>
    </w:p>
    <w:p w:rsidR="00E9703F" w:rsidRPr="006F178A" w:rsidRDefault="00E9703F" w:rsidP="00E9703F">
      <w:pPr>
        <w:rPr>
          <w:rtl/>
        </w:rPr>
      </w:pPr>
      <w:r w:rsidRPr="006F178A">
        <w:rPr>
          <w:rtl/>
        </w:rPr>
        <w:t xml:space="preserve">ובקטן </w:t>
      </w:r>
      <w:ins w:id="108303" w:author="קלוד" w:date="2026-10-11T13:11:34Z">
        <w:r>
          <w:rPr>
            <w:rtl/>
          </w:rPr>
          <w:t xml:space="preserve">-</w:t>
        </w:r>
      </w:ins>
      <w:del w:id="108304" w:author="קלוד" w:date="2026-10-11T13:11:34Z">
        <w:r w:rsidRPr="006F178A">
          <w:rPr>
            <w:rtl/>
          </w:rPr>
          <w:delText xml:space="preserve">היינו</w:delText>
        </w:r>
      </w:del>
      <w:r w:rsidRPr="006F178A">
        <w:rPr>
          <w:rtl/>
        </w:rPr>
        <w:t xml:space="preserve"> </w:t>
      </w:r>
      <w:ins w:id="108301" w:author="קלוד" w:date="2026-10-11T13:11:34Z">
        <w:r>
          <w:rPr>
            <w:rtl/>
          </w:rPr>
          <w:t xml:space="preserve">כשאבי</w:t>
        </w:r>
      </w:ins>
      <w:del w:id="108302" w:author="קלוד" w:date="2026-10-11T13:11:34Z">
        <w:r w:rsidRPr="006F178A">
          <w:rPr>
            <w:rtl/>
          </w:rPr>
          <w:delText xml:space="preserve">באומר אבי</w:delText>
        </w:r>
      </w:del>
      <w:r w:rsidRPr="006F178A">
        <w:rPr>
          <w:rtl/>
        </w:rPr>
        <w:t xml:space="preserve"> </w:t>
      </w:r>
      <w:ins w:id="108299" w:author="קלוד" w:date="2026-10-11T13:11:34Z">
        <w:r>
          <w:rPr>
            <w:rtl/>
          </w:rPr>
          <w:t xml:space="preserve">הבן אומר:</w:t>
        </w:r>
      </w:ins>
      <w:del w:id="108300" w:author="קלוד" w:date="2026-10-11T13:11:34Z">
        <w:r w:rsidRPr="006F178A">
          <w:rPr>
            <w:rtl/>
          </w:rPr>
          <w:delText xml:space="preserve">הבן</w:delText>
        </w:r>
      </w:del>
      <w:r w:rsidRPr="006F178A">
        <w:rPr>
          <w:rtl/>
        </w:rPr>
        <w:t xml:space="preserve"> לקוץ בהרת </w:t>
      </w:r>
      <w:ins w:id="108297" w:author="קלוד" w:date="2026-10-11T13:11:34Z">
        <w:r>
          <w:rPr>
            <w:rtl/>
          </w:rPr>
          <w:t xml:space="preserve">בני</w:t>
        </w:r>
      </w:ins>
      <w:del w:id="108298" w:author="קלוד" w:date="2026-10-11T13:11:34Z">
        <w:r w:rsidRPr="006F178A">
          <w:rPr>
            <w:rtl/>
          </w:rPr>
          <w:delText xml:space="preserve">דבנו</w:delText>
        </w:r>
      </w:del>
      <w:r w:rsidRPr="006F178A">
        <w:rPr>
          <w:rtl/>
        </w:rPr>
        <w:t xml:space="preserve"> </w:t>
      </w:r>
      <w:ins w:id="108295" w:author="קלוד" w:date="2026-10-11T13:11:34Z">
        <w:r>
          <w:rPr>
            <w:rtl/>
          </w:rPr>
          <w:t xml:space="preserve">אני</w:t>
        </w:r>
      </w:ins>
      <w:del w:id="108296" w:author="קלוד" w:date="2026-10-11T13:11:34Z">
        <w:r w:rsidRPr="006F178A">
          <w:rPr>
            <w:rtl/>
          </w:rPr>
          <w:delText xml:space="preserve">הוא</w:delText>
        </w:r>
      </w:del>
      <w:r>
        <w:rPr>
          <w:rtl/>
        </w:rPr>
        <w:t xml:space="preserve"> </w:t>
      </w:r>
      <w:r w:rsidRPr="006F178A">
        <w:rPr>
          <w:rtl/>
        </w:rPr>
        <w:t>מתכוין.</w:t>
      </w:r>
    </w:p>
    <w:p w:rsidR="00E9703F" w:rsidRPr="006F178A" w:rsidRDefault="00E9703F" w:rsidP="00E9703F">
      <w:pPr>
        <w:rPr>
          <w:rtl/>
        </w:rPr>
      </w:pPr>
      <w:ins w:id="94971" w:author="מנוע מכני" w:date="2026-10-11T12:04:39Z">
        <w:r>
          <w:rPr>
            <w:rtl/>
          </w:rPr>
          <w:t xml:space="preserve">ואם </w:t>
        </w:r>
      </w:ins>
      <w:del w:id="94972" w:author="מנוע מכני" w:date="2026-10-11T12:04:39Z">
        <w:r w:rsidRPr="006F178A">
          <w:rPr>
            <w:rtl/>
          </w:rPr>
          <w:delText xml:space="preserve">ואי </w:delText>
        </w:r>
      </w:del>
      <w:ins w:id="91855" w:author="מנוע מכני" w:date="2026-10-11T12:04:39Z">
        <w:r>
          <w:rPr>
            <w:rtl/>
          </w:rPr>
          <w:t xml:space="preserve">יש</w:t>
        </w:r>
      </w:ins>
      <w:del w:id="91856" w:author="מנוע מכני" w:date="2026-10-11T12:04:39Z">
        <w:r w:rsidRPr="006F178A">
          <w:rPr>
            <w:rtl/>
          </w:rPr>
          <w:delText xml:space="preserve">איכא</w:delText>
        </w:r>
      </w:del>
      <w:r w:rsidRPr="006F178A">
        <w:rPr>
          <w:rtl/>
        </w:rPr>
        <w:t xml:space="preserve"> אחר - </w:t>
      </w:r>
      <w:ins w:id="108309" w:author="קלוד" w:date="2026-10-11T13:11:34Z">
        <w:r>
          <w:rPr>
            <w:rtl/>
          </w:rPr>
          <w:t xml:space="preserve">יעשה</w:t>
        </w:r>
      </w:ins>
      <w:del w:id="108310" w:author="קלוד" w:date="2026-10-11T13:11:34Z">
        <w:r w:rsidRPr="006F178A">
          <w:rPr>
            <w:rtl/>
          </w:rPr>
          <w:delText xml:space="preserve">ליעביד</w:delText>
        </w:r>
      </w:del>
      <w:r w:rsidRPr="006F178A">
        <w:rPr>
          <w:rtl/>
        </w:rPr>
        <w:t xml:space="preserve"> אחר, </w:t>
      </w:r>
      <w:r w:rsidRPr="006F178A">
        <w:rPr>
          <w:rStyle w:val="2fb"/>
          <w:rtl/>
        </w:rPr>
        <w:t xml:space="preserve">כדרשב"ל</w:t>
      </w:r>
      <w:r w:rsidRPr="006F178A">
        <w:rPr>
          <w:rtl/>
        </w:rPr>
        <w:t xml:space="preserve"> </w:t>
      </w:r>
      <w:ins w:id="108307" w:author="קלוד" w:date="2026-10-11T13:11:34Z">
        <w:r>
          <w:rPr>
            <w:rtl/>
          </w:rPr>
          <w:t xml:space="preserve">שעשה</w:t>
        </w:r>
      </w:ins>
      <w:del w:id="108308" w:author="קלוד" w:date="2026-10-11T13:11:34Z">
        <w:r w:rsidRPr="006F178A">
          <w:rPr>
            <w:rtl/>
          </w:rPr>
          <w:delText xml:space="preserve">דעשה</w:delText>
        </w:r>
      </w:del>
      <w:r w:rsidRPr="006F178A">
        <w:rPr>
          <w:rtl/>
        </w:rPr>
        <w:t xml:space="preserve"> ידחה ל"ת רק </w:t>
      </w:r>
      <w:ins w:id="108305" w:author="קלוד" w:date="2026-10-11T13:11:34Z">
        <w:r>
          <w:rPr>
            <w:rtl/>
          </w:rPr>
          <w:t xml:space="preserve">כשאינו</w:t>
        </w:r>
      </w:ins>
      <w:del w:id="108306" w:author="קלוד" w:date="2026-10-11T13:11:34Z">
        <w:r w:rsidRPr="006F178A">
          <w:rPr>
            <w:rtl/>
          </w:rPr>
          <w:delText xml:space="preserve">כשא"א</w:delText>
        </w:r>
      </w:del>
      <w:r w:rsidRPr="006F178A">
        <w:rPr>
          <w:rtl/>
        </w:rPr>
        <w:t xml:space="preserve"> מוצא אחר.</w:t>
      </w:r>
    </w:p>
    <w:p>
      <w:pPr>
        <w:pStyle w:val="afffff8"/>
        <w:rPr>
          <w:ins w:id="90207" w:author="קלוד" w:date="2026-10-11T12:33:55Z"/>
        </w:rPr>
      </w:pPr>
      <w:ins w:id="90208" w:author="קלוד" w:date="2026-10-11T12:33:55Z">
        <w:r>
          <w:rPr>
            <w:color w:val="7B3F00"/>
          </w:rPr>
          <w:t xml:space="preserve">מילה ביו"ט - אינה דוחה אלא בזמנה</w:t>
        </w:r>
      </w:ins>
    </w:p>
    <w:p>
      <w:pPr>
        <w:pStyle w:val="38"/>
        <w:rPr>
          <w:ins w:id="98872" w:author="מנוע מכני" w:date="2026-10-11T12:04:39Z"/>
        </w:rPr>
      </w:pPr>
      <w:del w:id="98871" w:author="מנוע מכני" w:date="2026-10-11T12:04:39Z">
        <w:r w:rsidRPr="006F178A">
          <w:delText xml:space="preserve">•</w:delText>
        </w:r>
      </w:del>
      <w:r w:rsidRPr="006F178A">
        <w:t xml:space="preserve"> </w:t>
      </w:r>
      <w:r w:rsidRPr="006F178A">
        <w:t xml:space="preserve">אמר</w:t>
      </w:r>
      <w:r w:rsidRPr="006F178A">
        <w:t xml:space="preserve"> מר:</w:t>
      </w:r>
    </w:p>
    <w:p w:rsidR="00E9703F" w:rsidRPr="006F178A" w:rsidRDefault="00E9703F" w:rsidP="00E9703F">
      <w:pPr>
        <w:rPr>
          <w:rStyle w:val="afffe"/>
          <w:rFonts w:ascii="Fb Fontext" w:hAnsi="Fb Fontext"/>
          <w:b/>
          <w:rtl/>
        </w:rPr>
      </w:pPr>
      <w:del w:id="98873" w:author="מנוע מכני" w:date="2026-10-11T12:04:39Z">
        <w:r w:rsidRPr="006F178A">
          <w:rPr>
            <w:rtl/>
          </w:rPr>
          <w:delText xml:space="preserve"> </w:delText>
        </w:r>
      </w:del>
      <w:r w:rsidRPr="006F178A">
        <w:rPr>
          <w:rtl/>
        </w:rPr>
        <w:t xml:space="preserve">יו"ט אינה דוחה אלא בזמנה בלבד.</w:t>
      </w:r>
    </w:p>
    <w:p w:rsidR="00E9703F" w:rsidRPr="00307E5D" w:rsidRDefault="00E9703F" w:rsidP="00E9703F">
      <w:pPr>
        <w:rPr>
          <w:spacing w:val="-2"/>
          <w:rtl/>
        </w:rPr>
      </w:pPr>
      <w:r w:rsidRPr="00307E5D">
        <w:rPr>
          <w:rStyle w:val="afffe"/>
          <w:rFonts w:ascii="Fb Fontext" w:hAnsi="Fb Fontext"/>
          <w:b/>
          <w:spacing w:val="-2"/>
          <w:rtl/>
        </w:rPr>
        <w:t>א.</w:t>
      </w:r>
      <w:r w:rsidRPr="00307E5D">
        <w:rPr>
          <w:spacing w:val="-2"/>
          <w:rtl/>
        </w:rPr>
        <w:t xml:space="preserve"> כדתנא דבי </w:t>
      </w:r>
      <w:r w:rsidRPr="00307E5D">
        <w:rPr>
          <w:rStyle w:val="2fb"/>
          <w:spacing w:val="-2"/>
          <w:rtl/>
        </w:rPr>
        <w:t xml:space="preserve">חזקיה</w:t>
      </w:r>
      <w:r w:rsidRPr="00307E5D">
        <w:rPr>
          <w:rStyle w:val="afffff0"/>
          <w:spacing w:val="-2"/>
          <w:rtl/>
        </w:rPr>
        <w:t xml:space="preserve"> </w:t>
      </w:r>
      <w:r w:rsidRPr="00307E5D">
        <w:rPr>
          <w:rStyle w:val="afffff0"/>
          <w:rFonts w:hint="cs"/>
          <w:spacing w:val="-2"/>
          <w:rtl/>
        </w:rPr>
        <w:t>'</w:t>
      </w:r>
      <w:ins w:id="91419" w:author="Claude - סמנטי" w:date="2026-10-11T12:28:21Z">
        <w:r>
          <w:rPr>
            <w:rStyle w:val="afffff0"/>
            <w:spacing w:val="-2"/>
            <w:rtl/>
          </w:rPr>
          <w:t xml:space="preserve">לֹא תוֹתִירוּ מִמֶּנּוּ עַד בֹּקֶר</w:t>
        </w:r>
      </w:ins>
      <w:del w:id="91420" w:author="Claude - סמנטי" w:date="2026-10-11T12:28:21Z">
        <w:r w:rsidRPr="00307E5D">
          <w:rPr>
            <w:rStyle w:val="afffff0"/>
            <w:spacing w:val="-2"/>
            <w:rtl/>
          </w:rPr>
          <w:delText xml:space="preserve">לא תותירו ממנו עד בקר</w:delText>
        </w:r>
      </w:del>
      <w:r w:rsidRPr="00307E5D">
        <w:rPr>
          <w:rStyle w:val="afffff0"/>
          <w:rFonts w:hint="cs"/>
          <w:spacing w:val="-2"/>
          <w:rtl/>
        </w:rPr>
        <w:t>'</w:t>
      </w:r>
      <w:r w:rsidRPr="00307E5D">
        <w:rPr>
          <w:rStyle w:val="afffff0"/>
          <w:spacing w:val="-2"/>
          <w:rtl/>
        </w:rPr>
        <w:t xml:space="preserve"> </w:t>
      </w:r>
      <w:r w:rsidRPr="00307E5D">
        <w:rPr>
          <w:spacing w:val="-2"/>
          <w:rtl/>
        </w:rPr>
        <w:t>[פעמיים] דבא הכתוב ליתן לו בקר שני לשריפתו</w:t>
      </w:r>
      <w:r w:rsidRPr="00307E5D">
        <w:rPr>
          <w:rFonts w:hint="cs"/>
          <w:spacing w:val="-2"/>
          <w:rtl/>
        </w:rPr>
        <w:t>.</w:t>
      </w:r>
    </w:p>
    <w:p>
      <w:pPr>
        <w:pStyle w:val="38"/>
        <w:rPr>
          <w:ins w:id="98874" w:author="מנוע מכני" w:date="2026-10-11T12:04:39Z"/>
        </w:rPr>
      </w:pPr>
      <w:r w:rsidRPr="006F178A">
        <w:t>ב.</w:t>
      </w:r>
      <w:r w:rsidRPr="006F178A">
        <w:t xml:space="preserve"> אביי</w:t>
      </w:r>
      <w:r w:rsidRPr="006F178A">
        <w:t>:</w:t>
      </w:r>
    </w:p>
    <w:p w:rsidR="00E9703F" w:rsidRPr="006F178A" w:rsidRDefault="00E9703F" w:rsidP="00E9703F">
      <w:pPr>
        <w:rPr>
          <w:rStyle w:val="afffe"/>
          <w:rFonts w:ascii="Fb Fontext" w:hAnsi="Fb Fontext"/>
          <w:b/>
          <w:rtl/>
        </w:rPr>
      </w:pPr>
      <w:del w:id="98875" w:author="מנוע מכני" w:date="2026-10-11T12:04:39Z">
        <w:r w:rsidRPr="00184B09">
          <w:rPr>
            <w:rStyle w:val="afffff0"/>
            <w:rFonts w:hint="cs"/>
            <w:rtl/>
          </w:rPr>
          <w:delText xml:space="preserve"> </w:delText>
        </w:r>
      </w:del>
      <w:r w:rsidRPr="00184B09">
        <w:rPr>
          <w:rStyle w:val="afffff0"/>
          <w:rFonts w:hint="cs"/>
          <w:rtl/>
        </w:rPr>
        <w:t xml:space="preserve">'</w:t>
      </w:r>
      <w:ins w:id="91421" w:author="Claude - סמנטי" w:date="2026-10-11T12:28:21Z">
        <w:r>
          <w:rPr>
            <w:rStyle w:val="afffff0"/>
            <w:rtl/>
          </w:rPr>
          <w:t xml:space="preserve">עֹלַת שַׁבַּת בְּשַׁבַּתּוֹ</w:t>
        </w:r>
      </w:ins>
      <w:del w:id="91422" w:author="Claude - סמנטי" w:date="2026-10-11T12:28:21Z">
        <w:r w:rsidRPr="00184B09">
          <w:rPr>
            <w:rStyle w:val="afffff0"/>
            <w:rtl/>
          </w:rPr>
          <w:delText xml:space="preserve">עלת שבת בשבתו</w:delText>
        </w:r>
      </w:del>
      <w:r w:rsidRPr="00184B09">
        <w:rPr>
          <w:rStyle w:val="afffff0"/>
          <w:rFonts w:hint="cs"/>
          <w:rtl/>
        </w:rPr>
        <w:t>'</w:t>
      </w:r>
      <w:r w:rsidRPr="00184B09">
        <w:rPr>
          <w:rStyle w:val="afffff0"/>
          <w:rtl/>
        </w:rPr>
        <w:t xml:space="preserve"> </w:t>
      </w:r>
      <w:r w:rsidRPr="006F178A">
        <w:rPr>
          <w:rtl/>
        </w:rPr>
        <w:t>- ולא עולת חול בשבת, ולא עולת חול ביו"ט.</w:t>
      </w:r>
    </w:p>
    <w:p>
      <w:pPr>
        <w:pStyle w:val="38"/>
        <w:rPr>
          <w:ins w:id="98876" w:author="מנוע מכני" w:date="2026-10-11T12:04:39Z"/>
        </w:rPr>
      </w:pPr>
      <w:r w:rsidRPr="006F178A">
        <w:t>ג.</w:t>
      </w:r>
      <w:r w:rsidRPr="006F178A">
        <w:t xml:space="preserve"> </w:t>
      </w:r>
      <w:r w:rsidRPr="003907AE">
        <w:t>רבא</w:t>
      </w:r>
      <w:r w:rsidRPr="003907AE">
        <w:t>:</w:t>
      </w:r>
    </w:p>
    <w:p w:rsidR="00E9703F" w:rsidRPr="006F178A" w:rsidRDefault="00E9703F" w:rsidP="00E9703F">
      <w:pPr>
        <w:rPr>
          <w:rStyle w:val="afffe"/>
          <w:rFonts w:ascii="Fb Fontext" w:hAnsi="Fb Fontext"/>
          <w:b/>
          <w:rtl/>
        </w:rPr>
      </w:pPr>
      <w:del w:id="98877" w:author="מנוע מכני" w:date="2026-10-11T12:04:39Z">
        <w:r w:rsidRPr="00184B09">
          <w:rPr>
            <w:rStyle w:val="afffff0"/>
            <w:rFonts w:hint="cs"/>
            <w:rtl/>
          </w:rPr>
          <w:delText xml:space="preserve"> </w:delText>
        </w:r>
      </w:del>
      <w:r w:rsidRPr="00184B09">
        <w:rPr>
          <w:rStyle w:val="afffff0"/>
          <w:rFonts w:hint="cs"/>
          <w:rtl/>
        </w:rPr>
        <w:t xml:space="preserve">'</w:t>
      </w:r>
      <w:ins w:id="91427" w:author="Claude - סמנטי" w:date="2026-10-11T12:28:21Z">
        <w:r>
          <w:rPr>
            <w:rStyle w:val="afffff0"/>
            <w:rtl/>
          </w:rPr>
          <w:t xml:space="preserve">הוּא לְבַדּוֹ יֵעָשֶׂה לָכֶם</w:t>
        </w:r>
      </w:ins>
      <w:del w:id="91428" w:author="Claude - סמנטי" w:date="2026-10-11T12:28:21Z">
        <w:r w:rsidRPr="00184B09">
          <w:rPr>
            <w:rStyle w:val="afffff0"/>
            <w:rtl/>
          </w:rPr>
          <w:delText xml:space="preserve">הוא לבדו יעשה לכם</w:delText>
        </w:r>
      </w:del>
      <w:r w:rsidRPr="00184B09">
        <w:rPr>
          <w:rStyle w:val="afffff0"/>
          <w:rFonts w:hint="cs"/>
          <w:rtl/>
        </w:rPr>
        <w:t>'</w:t>
      </w:r>
      <w:r w:rsidRPr="00184B09">
        <w:rPr>
          <w:rStyle w:val="afffff0"/>
          <w:rtl/>
        </w:rPr>
        <w:t xml:space="preserve">, </w:t>
      </w:r>
      <w:r w:rsidRPr="00184B09">
        <w:rPr>
          <w:rStyle w:val="afffff0"/>
          <w:rFonts w:hint="cs"/>
          <w:rtl/>
        </w:rPr>
        <w:t>'</w:t>
      </w:r>
      <w:ins w:id="91425" w:author="Claude - סמנטי" w:date="2026-10-11T12:28:21Z">
        <w:r>
          <w:rPr>
            <w:rStyle w:val="afffff0"/>
            <w:rtl/>
          </w:rPr>
          <w:t xml:space="preserve">הוּא</w:t>
        </w:r>
      </w:ins>
      <w:del w:id="91426" w:author="Claude - סמנטי" w:date="2026-10-11T12:28:21Z">
        <w:r w:rsidRPr="00184B09">
          <w:rPr>
            <w:rStyle w:val="afffff0"/>
            <w:rtl/>
          </w:rPr>
          <w:delText xml:space="preserve">הוא</w:delText>
        </w:r>
      </w:del>
      <w:r w:rsidRPr="00184B09">
        <w:rPr>
          <w:rStyle w:val="afffff0"/>
          <w:rFonts w:hint="cs"/>
          <w:rtl/>
        </w:rPr>
        <w:t>'</w:t>
      </w:r>
      <w:r w:rsidRPr="00184B09">
        <w:rPr>
          <w:rStyle w:val="afffff0"/>
          <w:rtl/>
        </w:rPr>
        <w:t xml:space="preserve"> </w:t>
      </w:r>
      <w:r w:rsidRPr="006F178A">
        <w:rPr>
          <w:rtl/>
        </w:rPr>
        <w:t>- ולא מכשירין,</w:t>
      </w:r>
      <w:r w:rsidRPr="00184B09">
        <w:rPr>
          <w:rStyle w:val="afffff0"/>
          <w:rtl/>
        </w:rPr>
        <w:t xml:space="preserve"> </w:t>
      </w:r>
      <w:r w:rsidRPr="00184B09">
        <w:rPr>
          <w:rStyle w:val="afffff0"/>
          <w:rFonts w:hint="cs"/>
          <w:rtl/>
        </w:rPr>
        <w:t>'</w:t>
      </w:r>
      <w:ins w:id="91423" w:author="Claude - סמנטי" w:date="2026-10-11T12:28:21Z">
        <w:r>
          <w:rPr>
            <w:rStyle w:val="afffff0"/>
            <w:rtl/>
          </w:rPr>
          <w:t xml:space="preserve">לְבַדּוֹ</w:t>
        </w:r>
      </w:ins>
      <w:del w:id="91424" w:author="Claude - סמנטי" w:date="2026-10-11T12:28:21Z">
        <w:r w:rsidRPr="00184B09">
          <w:rPr>
            <w:rStyle w:val="afffff0"/>
            <w:rtl/>
          </w:rPr>
          <w:delText xml:space="preserve">לבדו</w:delText>
        </w:r>
      </w:del>
      <w:r w:rsidRPr="00184B09">
        <w:rPr>
          <w:rStyle w:val="afffff0"/>
          <w:rFonts w:hint="cs"/>
          <w:rtl/>
        </w:rPr>
        <w:t>'</w:t>
      </w:r>
      <w:ins w:id="108313" w:author="קלוד" w:date="2026-10-11T13:11:34Z">
        <w:r>
          <w:rPr>
            <w:rStyle w:val="afffff0"/>
            <w:rtl/>
          </w:rPr>
          <w:t xml:space="preserve"> - </w:t>
        </w:r>
      </w:ins>
      <w:del w:id="108314" w:author="קלוד" w:date="2026-10-11T13:11:34Z">
        <w:r w:rsidRPr="00184B09">
          <w:rPr>
            <w:rStyle w:val="afffff0"/>
            <w:rtl/>
          </w:rPr>
          <w:delText xml:space="preserve"> </w:delText>
        </w:r>
      </w:del>
      <w:r w:rsidRPr="006F178A">
        <w:rPr>
          <w:rtl/>
        </w:rPr>
        <w:t xml:space="preserve">ולא מילה שלא בזמנה, </w:t>
      </w:r>
      <w:ins w:id="96215" w:author="מנוע מכני" w:date="2026-10-11T12:04:39Z">
        <w:ins w:id="108311" w:author="קלוד" w:date="2026-10-11T13:11:34Z">
          <w:r>
            <w:rPr>
              <w:rStyle w:val="afffffe"/>
              <w:rtl/>
            </w:rPr>
            <w:t xml:space="preserve">אף</w:t>
          </w:r>
          <w:r>
            <w:rPr>
              <w:rtl/>
            </w:rPr>
            <w:t xml:space="preserve"> שבאה</w:t>
          </w:r>
        </w:ins>
        <w:del w:id="108312" w:author="קלוד" w:date="2026-10-11T13:11:34Z">
          <w:r>
            <w:rPr>
              <w:rtl/>
            </w:rPr>
            <w:delText xml:space="preserve">באה</w:delText>
          </w:r>
        </w:del>
      </w:ins>
      <w:del w:id="96216" w:author="מנוע מכני" w:date="2026-10-11T12:04:39Z">
        <w:r w:rsidRPr="006F178A">
          <w:rPr>
            <w:rtl/>
          </w:rPr>
          <w:delText xml:space="preserve">אתיא</w:delText>
        </w:r>
      </w:del>
      <w:r w:rsidRPr="006F178A">
        <w:rPr>
          <w:rtl/>
        </w:rPr>
        <w:t xml:space="preserve"> בק"ו.</w:t>
      </w:r>
    </w:p>
    <w:p>
      <w:pPr>
        <w:pStyle w:val="38"/>
        <w:rPr>
          <w:ins w:id="98878" w:author="מנוע מכני" w:date="2026-10-11T12:04:39Z"/>
        </w:rPr>
      </w:pPr>
      <w:r w:rsidRPr="004640F6">
        <w:t>ד.</w:t>
      </w:r>
      <w:r w:rsidRPr="004640F6">
        <w:t xml:space="preserve"> </w:t>
      </w:r>
      <w:r w:rsidRPr="004640F6">
        <w:t>ר</w:t>
      </w:r>
      <w:r w:rsidRPr="004640F6">
        <w:t>ב אשי</w:t>
      </w:r>
      <w:r w:rsidRPr="004640F6">
        <w:t>:</w:t>
      </w:r>
    </w:p>
    <w:p w:rsidR="00E9703F" w:rsidRPr="004640F6" w:rsidRDefault="00E9703F" w:rsidP="00E9703F">
      <w:pPr>
        <w:rPr>
          <w:spacing w:val="-6"/>
          <w:rtl/>
        </w:rPr>
      </w:pPr>
      <w:del w:id="98879" w:author="מנוע מכני" w:date="2026-10-11T12:04:39Z">
        <w:r w:rsidRPr="004640F6">
          <w:rPr>
            <w:rFonts w:ascii="Fb Fontext" w:hAnsi="Fb Fontext"/>
            <w:spacing w:val="-6"/>
            <w:sz w:val="20"/>
            <w:rtl/>
          </w:rPr>
          <w:delText xml:space="preserve"> </w:delText>
        </w:r>
      </w:del>
      <w:ins w:id="108317" w:author="קלוד" w:date="2026-10-11T13:11:34Z">
        <w:r>
          <w:rPr>
            <w:rFonts w:ascii="Fb Fontext" w:hAnsi="Fb Fontext"/>
            <w:spacing w:val="-6"/>
            <w:sz w:val="20"/>
            <w:rtl/>
          </w:rPr>
          <w:t xml:space="preserve">'שבתון' -</w:t>
        </w:r>
      </w:ins>
      <w:del w:id="108318" w:author="קלוד" w:date="2026-10-11T13:11:34Z">
        <w:r w:rsidRPr="004640F6">
          <w:rPr>
            <w:rFonts w:ascii="Fb Fontext" w:hAnsi="Fb Fontext"/>
            <w:spacing w:val="-6"/>
            <w:sz w:val="20"/>
            <w:rtl/>
          </w:rPr>
          <w:delText xml:space="preserve">שבתון</w:delText>
        </w:r>
      </w:del>
      <w:r w:rsidRPr="004640F6">
        <w:rPr>
          <w:rFonts w:ascii="Fb Fontext" w:hAnsi="Fb Fontext"/>
          <w:spacing w:val="-6"/>
          <w:sz w:val="20"/>
          <w:rtl/>
        </w:rPr>
        <w:t xml:space="preserve"> עשה הוא, </w:t>
      </w:r>
      <w:ins w:id="95469" w:author="מנוע מכני" w:date="2026-10-11T12:04:39Z">
        <w:ins w:id="108315" w:author="קלוד" w:date="2026-10-11T13:11:34Z">
          <w:r>
            <w:rPr>
              <w:rFonts w:ascii="Fb Fontext" w:hAnsi="Fb Fontext"/>
              <w:spacing w:val="-6"/>
              <w:sz w:val="20"/>
              <w:rtl/>
            </w:rPr>
            <w:t xml:space="preserve">ונמצא</w:t>
          </w:r>
        </w:ins>
        <w:del w:id="108316" w:author="קלוד" w:date="2026-10-11T13:11:34Z">
          <w:r>
            <w:rPr>
              <w:rFonts w:ascii="Fb Fontext" w:hAnsi="Fb Fontext"/>
              <w:spacing w:val="-6"/>
              <w:sz w:val="20"/>
              <w:rtl/>
            </w:rPr>
            <w:delText xml:space="preserve">והיה</w:delText>
          </w:r>
          <w:r w:rsidRPr="004640F6">
            <w:rPr>
              <w:rFonts w:ascii="Fb Fontext" w:hAnsi="Fb Fontext"/>
              <w:spacing w:val="-6"/>
              <w:sz w:val="20"/>
              <w:rtl/>
            </w:rPr>
            <w:delText xml:space="preserve"> </w:delText>
          </w:r>
          <w:r>
            <w:rPr>
              <w:rFonts w:ascii="Fb Fontext" w:hAnsi="Fb Fontext"/>
              <w:spacing w:val="-6"/>
              <w:sz w:val="20"/>
              <w:rtl/>
            </w:rPr>
            <w:delText xml:space="preserve">לו</w:delText>
          </w:r>
        </w:del>
      </w:ins>
      <w:del w:id="95470" w:author="מנוע מכני" w:date="2026-10-11T12:04:39Z">
        <w:r w:rsidRPr="004640F6">
          <w:rPr>
            <w:rFonts w:ascii="Fb Fontext" w:hAnsi="Fb Fontext"/>
            <w:spacing w:val="-6"/>
            <w:sz w:val="20"/>
            <w:rtl/>
          </w:rPr>
          <w:delText xml:space="preserve">והוה</w:delText>
        </w:r>
      </w:del>
      <w:ins w:id="93683" w:author="מנוע מכני" w:date="2026-10-11T12:04:39Z"/>
      <w:del w:id="93684" w:author="מנוע מכני" w:date="2026-10-11T12:04:39Z">
        <w:r w:rsidRPr="004640F6">
          <w:rPr>
            <w:rFonts w:ascii="Fb Fontext" w:hAnsi="Fb Fontext"/>
            <w:spacing w:val="-6"/>
            <w:sz w:val="20"/>
            <w:rtl/>
          </w:rPr>
          <w:delText xml:space="preserve">ליה</w:delText>
        </w:r>
      </w:del>
      <w:r w:rsidRPr="004640F6">
        <w:rPr>
          <w:rFonts w:ascii="Fb Fontext" w:hAnsi="Fb Fontext"/>
          <w:spacing w:val="-6"/>
          <w:sz w:val="20"/>
          <w:rtl/>
        </w:rPr>
        <w:t xml:space="preserve"> יו"ט עשה ולא תעשה, ואין עשה דוחה את </w:t>
      </w:r>
      <w:r w:rsidRPr="004640F6">
        <w:rPr>
          <w:rFonts w:ascii="Fb Fontext" w:hAnsi="Fb Fontext"/>
          <w:spacing w:val="-6"/>
          <w:sz w:val="20"/>
          <w:rtl/>
        </w:rPr>
        <w:t xml:space="preserve">לא</w:t>
      </w:r>
      <w:r w:rsidRPr="004640F6">
        <w:rPr>
          <w:rFonts w:ascii="Fb Fontext" w:hAnsi="Fb Fontext"/>
          <w:spacing w:val="-6"/>
          <w:sz w:val="20"/>
          <w:rtl/>
        </w:rPr>
        <w:t xml:space="preserve"> תעשה ועשה.</w:t>
      </w:r>
    </w:p>
    <w:p>
      <w:pPr>
        <w:pStyle w:val="afffff8"/>
        <w:rPr>
          <w:ins w:id="90205" w:author="קלוד" w:date="2026-10-11T12:33:55Z"/>
        </w:rPr>
      </w:pPr>
      <w:ins w:id="90206" w:author="קלוד" w:date="2026-10-11T12:33:55Z">
        <w:r>
          <w:rPr>
            <w:color w:val="7B3F00"/>
          </w:rPr>
          <w:t xml:space="preserve">הלכה כר"ע - מילה ושחיטת פסח דוחות שבת</w:t>
        </w:r>
      </w:ins>
    </w:p>
    <w:p>
      <w:pPr>
        <w:pStyle w:val="38"/>
        <w:rPr>
          <w:ins w:id="98881" w:author="מנוע מכני" w:date="2026-10-11T12:04:39Z"/>
        </w:rPr>
      </w:pPr>
      <w:del w:id="98880" w:author="מנוע מכני" w:date="2026-10-11T12:04:39Z">
        <w:r>
          <w:delText xml:space="preserve">•</w:delText>
        </w:r>
      </w:del>
      <w:r>
        <w:t xml:space="preserve"> ר</w:t>
      </w:r>
      <w:r w:rsidR="00E9703F" w:rsidRPr="004640F6">
        <w:t>יא</w:t>
      </w:r>
      <w:r w:rsidR="00E9703F" w:rsidRPr="004640F6">
        <w:t>"ר</w:t>
      </w:r>
      <w:r w:rsidR="00E9703F" w:rsidRPr="004640F6">
        <w:t>:</w:t>
      </w:r>
    </w:p>
    <w:p w:rsidR="00E9703F" w:rsidRPr="004640F6" w:rsidRDefault="00524703" w:rsidP="00E9703F">
      <w:pPr>
        <w:rPr>
          <w:spacing w:val="-2"/>
          <w:rtl/>
        </w:rPr>
      </w:pPr>
      <w:del w:id="98882" w:author="מנוע מכני" w:date="2026-10-11T12:04:39Z">
        <w:r w:rsidR="00E9703F" w:rsidRPr="004640F6">
          <w:rPr>
            <w:rFonts w:ascii="Fb Fontext" w:hAnsi="Fb Fontext"/>
            <w:spacing w:val="-2"/>
            <w:rtl/>
          </w:rPr>
          <w:delText xml:space="preserve"> </w:delText>
        </w:r>
      </w:del>
      <w:r w:rsidR="00E9703F" w:rsidRPr="004640F6">
        <w:rPr>
          <w:rFonts w:ascii="Fb Fontext" w:hAnsi="Fb Fontext"/>
          <w:spacing w:val="-2"/>
          <w:rtl/>
        </w:rPr>
        <w:t xml:space="preserve">הלכה </w:t>
      </w:r>
      <w:r w:rsidR="00E9703F" w:rsidRPr="004640F6">
        <w:rPr>
          <w:rStyle w:val="2fb"/>
          <w:rFonts w:ascii="Fb Fontext" w:hAnsi="Fb Fontext"/>
          <w:spacing w:val="-2"/>
          <w:rtl/>
        </w:rPr>
        <w:t xml:space="preserve">כר"</w:t>
      </w:r>
      <w:r w:rsidR="00E9703F" w:rsidRPr="004640F6">
        <w:rPr>
          <w:rStyle w:val="2fb"/>
          <w:rFonts w:ascii="Fb Fontext" w:hAnsi="Fb Fontext" w:hint="cs"/>
          <w:spacing w:val="-2"/>
          <w:rtl/>
        </w:rPr>
        <w:t>ע</w:t>
      </w:r>
      <w:r w:rsidR="00E9703F" w:rsidRPr="004640F6">
        <w:rPr>
          <w:rFonts w:ascii="Fb Fontext" w:hAnsi="Fb Fontext"/>
          <w:spacing w:val="-2"/>
          <w:rtl/>
        </w:rPr>
        <w:t xml:space="preserve"> [דשא"א לעשותה </w:t>
      </w:r>
      <w:r w:rsidR="00E9703F" w:rsidRPr="004640F6">
        <w:rPr>
          <w:rStyle w:val="2fb"/>
          <w:rFonts w:ascii="Fb Fontext" w:hAnsi="Fb Fontext"/>
          <w:spacing w:val="-2"/>
          <w:rtl/>
        </w:rPr>
        <w:t xml:space="preserve">מער"ש</w:t>
      </w:r>
      <w:r w:rsidR="00E9703F" w:rsidRPr="004640F6">
        <w:rPr>
          <w:rFonts w:ascii="Fb Fontext" w:hAnsi="Fb Fontext"/>
          <w:spacing w:val="-2"/>
          <w:rtl/>
        </w:rPr>
        <w:t xml:space="preserve"> עושה בשבת] גם במילה וגם בשחיטה בפסח.</w:t>
      </w:r>
    </w:p>
    <w:p w:rsidR="00E9703F" w:rsidRPr="006F178A" w:rsidRDefault="00E9703F" w:rsidP="00E9703F">
      <w:pPr>
        <w:rPr>
          <w:rtl/>
        </w:rPr>
      </w:pPr>
      <w:r w:rsidRPr="00E1368E">
        <w:rPr>
          <w:b/>
          <w:bCs/>
          <w:rtl/>
        </w:rPr>
        <w:t>וצריכא</w:t>
      </w:r>
      <w:r w:rsidRPr="006F178A">
        <w:rPr>
          <w:rtl/>
        </w:rPr>
        <w:t xml:space="preserve"> במילה דאימא דווקא </w:t>
      </w:r>
      <w:ins w:id="93687" w:author="מנוע מכני" w:date="2026-10-11T12:04:39Z">
        <w:r>
          <w:rPr>
            <w:rtl/>
          </w:rPr>
          <w:t xml:space="preserve">דאין</w:t>
        </w:r>
      </w:ins>
      <w:del w:id="93688" w:author="מנוע מכני" w:date="2026-10-11T12:04:39Z">
        <w:r w:rsidRPr="006F178A">
          <w:rPr>
            <w:rtl/>
          </w:rPr>
          <w:delText xml:space="preserve">דלית</w:delText>
        </w:r>
      </w:del>
      <w:r w:rsidRPr="006F178A">
        <w:rPr>
          <w:rtl/>
        </w:rPr>
        <w:t xml:space="preserve"> </w:t>
      </w:r>
      <w:ins w:id="93685" w:author="מנוע מכני" w:date="2026-10-11T12:04:39Z">
        <w:r>
          <w:rPr>
            <w:rtl/>
          </w:rPr>
          <w:t xml:space="preserve">בו</w:t>
        </w:r>
      </w:ins>
      <w:del w:id="93686" w:author="מנוע מכני" w:date="2026-10-11T12:04:39Z">
        <w:r w:rsidRPr="006F178A">
          <w:rPr>
            <w:rtl/>
          </w:rPr>
          <w:delText xml:space="preserve">ביה</w:delText>
        </w:r>
      </w:del>
      <w:r w:rsidRPr="006F178A">
        <w:rPr>
          <w:rtl/>
        </w:rPr>
        <w:t xml:space="preserve"> כרת שמכשירין יכלו לעשות קודם </w:t>
      </w:r>
      <w:r w:rsidRPr="006F178A">
        <w:rPr>
          <w:rtl/>
        </w:rPr>
        <w:t xml:space="preserve">משא"כ</w:t>
      </w:r>
      <w:r w:rsidRPr="006F178A">
        <w:rPr>
          <w:rtl/>
        </w:rPr>
        <w:t xml:space="preserve"> פסח.</w:t>
      </w:r>
    </w:p>
    <w:p w:rsidR="00E9703F" w:rsidRPr="009757B9" w:rsidRDefault="00E9703F" w:rsidP="00E9703F">
      <w:pPr>
        <w:rPr>
          <w:rFonts w:cs="Guttman Vilna"/>
          <w:b/>
          <w:bCs/>
          <w:rtl/>
        </w:rPr>
      </w:pPr>
      <w:r w:rsidRPr="006F178A">
        <w:rPr>
          <w:rtl/>
        </w:rPr>
        <w:t xml:space="preserve">בפסח - משום דלא נכרתו </w:t>
      </w:r>
      <w:ins w:id="93689" w:author="מנוע מכני" w:date="2026-10-11T12:04:39Z">
        <w:r>
          <w:rPr>
            <w:rtl/>
          </w:rPr>
          <w:t xml:space="preserve">עליו</w:t>
        </w:r>
      </w:ins>
      <w:del w:id="93690" w:author="מנוע מכני" w:date="2026-10-11T12:04:39Z">
        <w:r w:rsidRPr="006F178A">
          <w:rPr>
            <w:rtl/>
          </w:rPr>
          <w:delText xml:space="preserve">עליה</w:delText>
        </w:r>
      </w:del>
      <w:r w:rsidRPr="006F178A">
        <w:rPr>
          <w:rtl/>
        </w:rPr>
        <w:t xml:space="preserve"> י"ג בריתות, אבל מילה דנכרתו אימא לידחו שבת, צריכא.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25" w:author="קלוד" w:date="2026-10-11T09:07:15Z"/>
        </w:rPr>
      </w:pPr>
      <w:ins w:id="20624" w:author="קלוד" w:date="2026-10-11T09:07:15Z">
        <w:r>
          <w:t xml:space="preserve">משנה ב</w:t>
        </w:r>
      </w:ins>
    </w:p>
    <w:p w:rsidR="00E9703F" w:rsidRPr="009757B9" w:rsidRDefault="00E9703F" w:rsidP="00E9703F">
      <w:pPr>
        <w:pStyle w:val="afff9"/>
        <w:rPr>
          <w:del w:id="20354" w:author="קלוד" w:date="2026-10-11T09:07:15Z"/>
          <w:rStyle w:val="afffe"/>
          <w:rFonts w:ascii="Fb Fontext" w:hAnsi="Fb Fontext"/>
          <w:b/>
          <w:bCs w:val="0"/>
          <w:sz w:val="20"/>
          <w:rtl/>
        </w:rPr>
      </w:pPr>
      <w:del w:id="20353" w:author="קלוד" w:date="2026-10-11T09:07:15Z">
        <w:r w:rsidRPr="00146180">
          <w:rPr>
            <w:rStyle w:val="afffe"/>
            <w:rFonts w:ascii="Fb Fontext" w:hAnsi="Fb Fontext"/>
            <w:bCs w:val="0"/>
            <w:sz w:val="20"/>
            <w:rtl/>
          </w:rPr>
          <w:delText xml:space="preserve">משנה.</w:delText>
        </w:r>
      </w:del>
    </w:p>
    <w:p w:rsidR="00E9703F" w:rsidRPr="00307E5D" w:rsidRDefault="00E9703F" w:rsidP="00E9703F">
      <w:pPr>
        <w:pStyle w:val="afff9"/>
        <w:spacing w:before="120"/>
        <w:rPr>
          <w:rStyle w:val="afffe"/>
          <w:rFonts w:ascii="Fb Fontext" w:hAnsi="Fb Fontext"/>
          <w:bCs w:val="0"/>
          <w:spacing w:val="-2"/>
          <w:rtl/>
        </w:rPr>
        <w:pPrChange w:id="90102" w:author="קלוד" w:date="2026-10-11T12:09:42Z">
          <w:pPr>
            <w:pStyle w:val="afff9"/>
          </w:pPr>
        </w:pPrChange>
      </w:pPr>
      <w:r w:rsidRPr="00307E5D">
        <w:rPr>
          <w:rStyle w:val="afffe"/>
          <w:rFonts w:ascii="Fb Fontext" w:hAnsi="Fb Fontext"/>
          <w:b w:val="0"/>
          <w:bCs w:val="0"/>
          <w:spacing w:val="-2"/>
          <w:rtl/>
        </w:rPr>
        <w:t xml:space="preserve">עושין כל צרכי מילה </w:t>
      </w:r>
      <w:r w:rsidRPr="00307E5D">
        <w:rPr>
          <w:rFonts w:ascii="David" w:hAnsi="David" w:cs="David"/>
          <w:spacing w:val="-2"/>
          <w:rtl/>
        </w:rPr>
        <w:t>[בשבת]</w:t>
      </w:r>
      <w:r w:rsidRPr="00307E5D">
        <w:rPr>
          <w:rStyle w:val="afffe"/>
          <w:rFonts w:ascii="Fb Fontext" w:hAnsi="Fb Fontext"/>
          <w:b w:val="0"/>
          <w:bCs w:val="0"/>
          <w:spacing w:val="-2"/>
          <w:rtl/>
        </w:rPr>
        <w:t>. מוהלין ופורעין ומוצצין, ונותנין עליה איספלנית וכמון.</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87" w:author="Claude" w:date="2026-10-11T09:07:39Z">
            <w:rPr>
              <w:rStyle w:val="afffe"/>
              <w:rFonts w:ascii="Fb Fontext" w:hAnsi="Fb Fontext"/>
              <w:bCs w:val="0"/>
              <w:sz w:val="20"/>
              <w:rtl/>
            </w:rPr>
          </w:rPrChange>
        </w:rPr>
        <w:t>אם לא שחק מערב שבת - לועס בשיניו ונותן.</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88" w:author="Claude" w:date="2026-10-11T09:07:39Z">
            <w:rPr>
              <w:rStyle w:val="afffe"/>
              <w:rFonts w:ascii="Fb Fontext" w:hAnsi="Fb Fontext"/>
              <w:bCs w:val="0"/>
              <w:sz w:val="20"/>
              <w:rtl/>
            </w:rPr>
          </w:rPrChange>
        </w:rPr>
        <w:t>אם לא טרף יין ושמן מערב שבת - ינתן זה בעצמו וזה בעצמו.</w:t>
      </w:r>
    </w:p>
    <w:p w:rsidR="00E9703F" w:rsidRPr="00307E5D" w:rsidRDefault="00E9703F" w:rsidP="00E9703F">
      <w:pPr>
        <w:pStyle w:val="afff9"/>
        <w:rPr>
          <w:rStyle w:val="afffe"/>
          <w:rFonts w:ascii="Fb Fontext" w:hAnsi="Fb Fontext"/>
          <w:bCs w:val="0"/>
          <w:spacing w:val="-2"/>
          <w:rtl/>
        </w:rPr>
      </w:pPr>
      <w:r w:rsidRPr="00307E5D">
        <w:rPr>
          <w:rStyle w:val="afffe"/>
          <w:rFonts w:ascii="Fb Fontext" w:hAnsi="Fb Fontext"/>
          <w:b w:val="0"/>
          <w:bCs w:val="0"/>
          <w:spacing w:val="-2"/>
          <w:rtl/>
        </w:rPr>
        <w:t>ואין עושין לה חלוק לכתחילה</w:t>
      </w:r>
      <w:r w:rsidRPr="00307E5D">
        <w:rPr>
          <w:rStyle w:val="afffe"/>
          <w:rFonts w:hint="cs"/>
          <w:b w:val="0"/>
          <w:bCs w:val="0"/>
          <w:spacing w:val="-2"/>
          <w:rtl/>
        </w:rPr>
        <w:t xml:space="preserve"> </w:t>
      </w:r>
      <w:r w:rsidRPr="00307E5D">
        <w:rPr>
          <w:rFonts w:ascii="David" w:hAnsi="David" w:cs="David"/>
          <w:spacing w:val="-2"/>
          <w:rtl/>
          <w:rPrChange w:id="40589" w:author="Claude" w:date="2026-10-11T09:07:39Z">
            <w:rPr>
              <w:rFonts w:ascii="David" w:hAnsi="David" w:cs="David"/>
              <w:spacing w:val="-2"/>
              <w:sz w:val="16"/>
              <w:szCs w:val="18"/>
              <w:rtl/>
            </w:rPr>
          </w:rPrChange>
        </w:rPr>
        <w:t>[כיס עד העטרה שלא תחזור הערלה],</w:t>
      </w:r>
      <w:r w:rsidRPr="00307E5D">
        <w:rPr>
          <w:rStyle w:val="afffe"/>
          <w:rFonts w:ascii="Fb Fontext" w:hAnsi="Fb Fontext"/>
          <w:b w:val="0"/>
          <w:bCs w:val="0"/>
          <w:spacing w:val="-2"/>
          <w:rtl/>
          <w:rPrChange w:id="40590" w:author="Claude" w:date="2026-10-11T09:07:39Z">
            <w:rPr>
              <w:rStyle w:val="afffe"/>
              <w:rFonts w:ascii="Fb Fontext" w:hAnsi="Fb Fontext"/>
              <w:b w:val="0"/>
              <w:bCs w:val="0"/>
              <w:spacing w:val="-2"/>
              <w:sz w:val="16"/>
              <w:szCs w:val="18"/>
              <w:rtl/>
            </w:rPr>
          </w:rPrChange>
        </w:rPr>
        <w:t xml:space="preserve"> </w:t>
      </w:r>
      <w:r w:rsidRPr="00307E5D">
        <w:rPr>
          <w:rStyle w:val="afffe"/>
          <w:rFonts w:ascii="Fb Fontext" w:hAnsi="Fb Fontext"/>
          <w:b w:val="0"/>
          <w:bCs w:val="0"/>
          <w:spacing w:val="-2"/>
          <w:rtl/>
        </w:rPr>
        <w:t>אבל כורך עליה סמרטוט.</w:t>
      </w:r>
    </w:p>
    <w:p w:rsidR="00E9703F" w:rsidRPr="00B20210" w:rsidRDefault="00E9703F" w:rsidP="00E9703F">
      <w:pPr>
        <w:pStyle w:val="afff9"/>
        <w:rPr>
          <w:b/>
          <w:rtl/>
        </w:rPr>
      </w:pPr>
      <w:r w:rsidRPr="00B20210">
        <w:rPr>
          <w:rStyle w:val="afffe"/>
          <w:rFonts w:ascii="Fb Fontext" w:hAnsi="Fb Fontext"/>
          <w:bCs w:val="0"/>
          <w:rtl/>
          <w:rPrChange w:id="40591" w:author="Claude" w:date="2026-10-11T09:07:39Z">
            <w:rPr>
              <w:rStyle w:val="afffe"/>
              <w:rFonts w:ascii="Fb Fontext" w:hAnsi="Fb Fontext"/>
              <w:bCs w:val="0"/>
              <w:sz w:val="20"/>
              <w:rtl/>
            </w:rPr>
          </w:rPrChange>
        </w:rPr>
        <w:t>אם לא התקין מערב שבת - כורך על אצבעו ומביא, ואפילו מחצר אחרת</w:t>
      </w:r>
      <w:r w:rsidRPr="00B20210">
        <w:rPr>
          <w:b/>
          <w:rtl/>
          <w:rPrChange w:id="40592" w:author="Claude" w:date="2026-10-11T09:07:39Z">
            <w:rPr>
              <w:b/>
              <w:sz w:val="20"/>
              <w:rtl/>
            </w:rPr>
          </w:rPrChange>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03" w:author="קלוד" w:date="2026-10-11T12:33:55Z"/>
        </w:rPr>
      </w:pPr>
      <w:ins w:id="90204" w:author="קלוד" w:date="2026-10-11T12:33:55Z">
        <w:r>
          <w:rPr>
            <w:color w:val="7B3F00"/>
          </w:rPr>
          <w:t xml:space="preserve">'כל צורכי מילה' - חוזר על ציצין שאינן מעכבין</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8329" w:author="קלוד" w:date="2026-10-11T13:11:34Z">
        <w:r>
          <w:rPr>
            <w:rStyle w:val="afffe"/>
            <w:rFonts w:ascii="Fb Fontext" w:hAnsi="Fb Fontext"/>
            <w:rtl/>
          </w:rPr>
          <w:t xml:space="preserve">'כל</w:t>
        </w:r>
      </w:ins>
      <w:del w:id="108330" w:author="קלוד" w:date="2026-10-11T13:11:34Z">
        <w:r w:rsidRPr="006F178A">
          <w:rPr>
            <w:rStyle w:val="afffe"/>
            <w:rFonts w:ascii="Fb Fontext" w:hAnsi="Fb Fontext"/>
            <w:rtl/>
          </w:rPr>
          <w:delText xml:space="preserve">כל</w:delText>
        </w:r>
      </w:del>
      <w:r w:rsidRPr="006F178A">
        <w:rPr>
          <w:rStyle w:val="afffe"/>
          <w:rFonts w:ascii="Fb Fontext" w:hAnsi="Fb Fontext"/>
          <w:rtl/>
        </w:rPr>
        <w:t xml:space="preserve"> צורכי </w:t>
      </w:r>
      <w:ins w:id="108327" w:author="קלוד" w:date="2026-10-11T13:11:34Z">
        <w:r>
          <w:rPr>
            <w:rStyle w:val="afffe"/>
            <w:rFonts w:ascii="Fb Fontext" w:hAnsi="Fb Fontext"/>
            <w:rtl/>
          </w:rPr>
          <w:t xml:space="preserve">מילה'</w:t>
        </w:r>
      </w:ins>
      <w:del w:id="108328" w:author="קלוד" w:date="2026-10-11T13:11:34Z">
        <w:r w:rsidRPr="006F178A">
          <w:rPr>
            <w:rStyle w:val="afffe"/>
            <w:rFonts w:ascii="Fb Fontext" w:hAnsi="Fb Fontext"/>
            <w:rtl/>
          </w:rPr>
          <w:delText xml:space="preserve">מילה</w:delText>
        </w:r>
      </w:del>
      <w:r w:rsidRPr="006F178A">
        <w:rPr>
          <w:rFonts w:ascii="Fb Fontext" w:hAnsi="Fb Fontext"/>
          <w:rtl/>
        </w:rPr>
        <w:t xml:space="preserve"> </w:t>
      </w:r>
      <w:ins w:id="108325" w:author="קלוד" w:date="2026-10-11T13:11:34Z">
        <w:r>
          <w:rPr>
            <w:rFonts w:ascii="Fb Fontext" w:hAnsi="Fb Fontext"/>
            <w:rtl/>
          </w:rPr>
          <w:t xml:space="preserve">-</w:t>
        </w:r>
      </w:ins>
      <w:del w:id="108326" w:author="קלוד" w:date="2026-10-11T13:11:34Z">
        <w:r w:rsidRPr="006F178A">
          <w:rPr>
            <w:rFonts w:ascii="Fb Fontext" w:hAnsi="Fb Fontext"/>
            <w:rtl/>
          </w:rPr>
          <w:delText xml:space="preserve">לאתויי</w:delText>
        </w:r>
      </w:del>
      <w:r w:rsidRPr="006F178A">
        <w:rPr>
          <w:rFonts w:ascii="Fb Fontext" w:hAnsi="Fb Fontext"/>
          <w:rtl/>
        </w:rPr>
        <w:t xml:space="preserve"> </w:t>
      </w:r>
      <w:ins w:id="108323" w:author="קלוד" w:date="2026-10-11T13:11:34Z">
        <w:r>
          <w:rPr>
            <w:rFonts w:ascii="Fb Fontext" w:hAnsi="Fb Fontext"/>
            <w:rtl/>
          </w:rPr>
          <w:t xml:space="preserve">להביא</w:t>
        </w:r>
      </w:ins>
      <w:del w:id="108324" w:author="קלוד" w:date="2026-10-11T13:11:34Z">
        <w:r w:rsidRPr="006F178A">
          <w:rPr>
            <w:rFonts w:ascii="Fb Fontext" w:hAnsi="Fb Fontext"/>
            <w:rtl/>
          </w:rPr>
          <w:delText xml:space="preserve">הא</w:delText>
        </w:r>
      </w:del>
      <w:r w:rsidRPr="006F178A">
        <w:rPr>
          <w:rFonts w:ascii="Fb Fontext" w:hAnsi="Fb Fontext"/>
          <w:rtl/>
        </w:rPr>
        <w:t xml:space="preserve"> </w:t>
      </w:r>
      <w:ins w:id="108321" w:author="קלוד" w:date="2026-10-11T13:11:34Z">
        <w:r>
          <w:rPr>
            <w:rFonts w:ascii="Fb Fontext" w:hAnsi="Fb Fontext"/>
            <w:rtl/>
          </w:rPr>
          <w:t xml:space="preserve">את</w:t>
        </w:r>
      </w:ins>
      <w:del w:id="108322" w:author="קלוד" w:date="2026-10-11T13:11:34Z">
        <w:r w:rsidRPr="006F178A">
          <w:rPr>
            <w:rFonts w:ascii="Fb Fontext" w:hAnsi="Fb Fontext"/>
            <w:rtl/>
          </w:rPr>
          <w:delText xml:space="preserve">דת"ר</w:delText>
        </w:r>
      </w:del>
      <w:r w:rsidRPr="006F178A">
        <w:rPr>
          <w:rFonts w:ascii="Fb Fontext" w:hAnsi="Fb Fontext"/>
          <w:rtl/>
        </w:rPr>
        <w:t xml:space="preserve"> </w:t>
      </w:r>
      <w:ins w:id="108319" w:author="קלוד" w:date="2026-10-11T13:11:34Z">
        <w:r>
          <w:rPr>
            <w:rFonts w:ascii="Fb Fontext" w:hAnsi="Fb Fontext"/>
            <w:rtl/>
          </w:rPr>
          <w:t xml:space="preserve">מה שת"ר: כל</w:t>
        </w:r>
      </w:ins>
      <w:del w:id="108320" w:author="קלוד" w:date="2026-10-11T13:11:34Z">
        <w:r w:rsidRPr="006F178A">
          <w:rPr>
            <w:rFonts w:ascii="Fb Fontext" w:hAnsi="Fb Fontext"/>
            <w:rtl/>
          </w:rPr>
          <w:delText xml:space="preserve">דכל</w:delText>
        </w:r>
      </w:del>
      <w:r w:rsidRPr="006F178A">
        <w:rPr>
          <w:rFonts w:ascii="Fb Fontext" w:hAnsi="Fb Fontext"/>
          <w:rtl/>
        </w:rPr>
        <w:t xml:space="preserve"> זמן שעסוק במילה חוזר </w:t>
      </w:r>
      <w:r>
        <w:rPr>
          <w:rFonts w:ascii="Fb Fontext" w:hAnsi="Fb Fontext"/>
          <w:rtl/>
        </w:rPr>
        <w:t>אפי'</w:t>
      </w:r>
      <w:r w:rsidRPr="006F178A">
        <w:rPr>
          <w:rFonts w:ascii="Fb Fontext" w:hAnsi="Fb Fontext"/>
          <w:rtl/>
        </w:rPr>
        <w:t xml:space="preserve"> על ציצין שאין מעכבין.</w:t>
      </w:r>
    </w:p>
    <w:p w:rsidR="00E9703F" w:rsidRPr="006F178A" w:rsidRDefault="00E9703F" w:rsidP="00E9703F">
      <w:pPr>
        <w:rPr>
          <w:rtl/>
        </w:rPr>
      </w:pPr>
      <w:r w:rsidRPr="006F178A">
        <w:rPr>
          <w:rFonts w:ascii="Fb Fontext" w:hAnsi="Fb Fontext"/>
          <w:sz w:val="20"/>
          <w:rtl/>
        </w:rPr>
        <w:t xml:space="preserve">משא"כ</w:t>
      </w:r>
      <w:r w:rsidRPr="006F178A">
        <w:rPr>
          <w:rFonts w:ascii="Fb Fontext" w:hAnsi="Fb Fontext"/>
          <w:sz w:val="20"/>
          <w:rtl/>
        </w:rPr>
        <w:t xml:space="preserve"> בפירש דאינו חוזר על שאין מעכבין.</w:t>
      </w:r>
    </w:p>
    <w:p w:rsidR="00E9703F" w:rsidRPr="006F178A" w:rsidRDefault="00E9703F" w:rsidP="00E9703F">
      <w:pPr>
        <w:rPr>
          <w:rStyle w:val="afffe"/>
          <w:rFonts w:ascii="Fb Fontext" w:hAnsi="Fb Fontext"/>
          <w:b/>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פירש אינו חוז</w:t>
      </w:r>
      <w:r w:rsidRPr="006F178A">
        <w:rPr>
          <w:rStyle w:val="afffe"/>
          <w:rFonts w:ascii="Fb Fontext" w:hAnsi="Fb Fontext" w:hint="cs"/>
          <w:rtl/>
        </w:rPr>
        <w:t>ר.</w:t>
      </w:r>
    </w:p>
    <w:p w:rsidR="00E9703F" w:rsidRPr="009757B9" w:rsidRDefault="00E9703F" w:rsidP="00E9703F">
      <w:pPr>
        <w:rPr>
          <w:rFonts w:cs="Guttman Vilna"/>
          <w:b/>
          <w:bCs/>
          <w:rtl/>
        </w:rPr>
      </w:pPr>
      <w:r w:rsidRPr="006F178A">
        <w:rPr>
          <w:rStyle w:val="afffe"/>
          <w:rFonts w:ascii="Fb Fontext" w:hAnsi="Fb Fontext"/>
          <w:b/>
          <w:rtl/>
        </w:rPr>
        <w:t>א.</w:t>
      </w:r>
      <w:r w:rsidRPr="006F178A">
        <w:rPr>
          <w:rtl/>
        </w:rPr>
        <w:t xml:space="preserve"> </w:t>
      </w:r>
      <w:r w:rsidRPr="006F178A">
        <w:rPr>
          <w:rStyle w:val="2fb"/>
          <w:rtl/>
        </w:rPr>
        <w:t xml:space="preserve">כר"י</w:t>
      </w:r>
      <w:r w:rsidRPr="006F178A">
        <w:rPr>
          <w:rtl/>
        </w:rPr>
        <w:t xml:space="preserve"> בנו של </w:t>
      </w:r>
      <w:r w:rsidRPr="006F178A">
        <w:rPr>
          <w:rStyle w:val="2fb"/>
          <w:rtl/>
        </w:rPr>
        <w:t xml:space="preserve">ריב"ב</w:t>
      </w:r>
      <w:r w:rsidRPr="006F178A">
        <w:rPr>
          <w:rtl/>
        </w:rPr>
        <w:t xml:space="preserve"> דארבעה עשר שחל להיות בשבת - מפשיט הפסח עד החזה.</w:t>
      </w:r>
    </w:p>
    <w:p>
      <w:pPr>
        <w:pStyle w:val="38"/>
        <w:rPr>
          <w:ins w:id="98883" w:author="מנוע מכני" w:date="2026-10-11T12:04:39Z"/>
        </w:rPr>
      </w:pPr>
      <w:r w:rsidRPr="006F178A">
        <w:t xml:space="preserve">וחכ"א:</w:t>
      </w:r>
    </w:p>
    <w:p w:rsidR="00E9703F" w:rsidRPr="009757B9" w:rsidRDefault="00E9703F" w:rsidP="00E9703F">
      <w:pPr>
        <w:rPr>
          <w:rFonts w:cs="Guttman Vilna"/>
          <w:b/>
          <w:bCs/>
          <w:rtl/>
        </w:rPr>
      </w:pPr>
      <w:del w:id="98884" w:author="מנוע מכני" w:date="2026-10-11T12:04:39Z">
        <w:r w:rsidRPr="006F178A">
          <w:rPr>
            <w:rtl/>
          </w:rPr>
          <w:delText xml:space="preserve"> </w:delText>
        </w:r>
      </w:del>
      <w:r w:rsidRPr="006F178A">
        <w:rPr>
          <w:rtl/>
        </w:rPr>
        <w:t xml:space="preserve">מפשיטין את כולו.</w:t>
      </w:r>
    </w:p>
    <w:p>
      <w:pPr>
        <w:pStyle w:val="38"/>
        <w:rPr>
          <w:ins w:id="98885" w:author="מנוע מכני" w:date="2026-10-11T12:04:39Z"/>
        </w:rPr>
      </w:pPr>
      <w:r w:rsidRPr="006F178A">
        <w:t>ו</w:t>
      </w:r>
      <w:r>
        <w:t>דחי</w:t>
      </w:r>
      <w:r>
        <w:t>'</w:t>
      </w:r>
    </w:p>
    <w:p w:rsidR="00E9703F" w:rsidRPr="009757B9" w:rsidRDefault="00E9703F" w:rsidP="00E9703F">
      <w:pPr>
        <w:rPr>
          <w:rFonts w:cs="Guttman Vilna"/>
          <w:b/>
          <w:bCs/>
          <w:rtl/>
        </w:rPr>
      </w:pPr>
      <w:del w:id="98886" w:author="מנוע מכני" w:date="2026-10-11T12:04:39Z">
        <w:r w:rsidRPr="006F178A">
          <w:rPr>
            <w:rtl/>
          </w:rPr>
          <w:delText xml:space="preserve"> </w:delText>
        </w:r>
      </w:del>
      <w:r w:rsidRPr="006F178A">
        <w:rPr>
          <w:rtl/>
        </w:rPr>
        <w:t xml:space="preserve">דיתכן דדוקא </w:t>
      </w:r>
      <w:ins w:id="91857" w:author="מנוע מכני" w:date="2026-10-11T12:04:39Z">
        <w:r>
          <w:rPr>
            <w:rtl/>
          </w:rPr>
          <w:t xml:space="preserve">שם</w:t>
        </w:r>
      </w:ins>
      <w:del w:id="91858" w:author="מנוע מכני" w:date="2026-10-11T12:04:39Z">
        <w:r w:rsidRPr="006F178A">
          <w:rPr>
            <w:rtl/>
          </w:rPr>
          <w:delText xml:space="preserve">התם</w:delText>
        </w:r>
      </w:del>
      <w:r w:rsidRPr="006F178A">
        <w:rPr>
          <w:rtl/>
        </w:rPr>
        <w:t xml:space="preserve"> </w:t>
      </w:r>
      <w:r w:rsidRPr="006F178A">
        <w:rPr>
          <w:rtl/>
        </w:rPr>
        <w:t xml:space="preserve">אמר</w:t>
      </w:r>
      <w:r w:rsidRPr="006F178A">
        <w:rPr>
          <w:rtl/>
        </w:rPr>
        <w:t xml:space="preserve"> </w:t>
      </w:r>
      <w:r w:rsidRPr="006F178A">
        <w:rPr>
          <w:rStyle w:val="2fb"/>
          <w:rtl/>
        </w:rPr>
        <w:t xml:space="preserve">ריבריב"ב</w:t>
      </w:r>
      <w:r w:rsidRPr="006F178A">
        <w:rPr>
          <w:rtl/>
        </w:rPr>
        <w:t xml:space="preserve"> מצד זה קלי ואנווהו התנאה לפניו במצוות.</w:t>
      </w:r>
    </w:p>
    <w:p w:rsidR="00E9703F" w:rsidRDefault="00E9703F" w:rsidP="00E9703F">
      <w:pPr>
        <w:rPr>
          <w:rtl/>
        </w:rPr>
      </w:pPr>
      <w:r w:rsidRPr="006F178A">
        <w:rPr>
          <w:rtl/>
        </w:rPr>
        <w:t>[סוכה לולב שופר ציצית ס"ת בדיו ובקולמוס בלבלר ובשיראין נאין ]</w:t>
      </w:r>
    </w:p>
    <w:p w:rsidR="00E9703F" w:rsidRPr="006F178A" w:rsidRDefault="00E9703F" w:rsidP="00E9703F">
      <w:pPr>
        <w:rPr>
          <w:rStyle w:val="afffe"/>
          <w:rFonts w:ascii="Fb Fontext" w:hAnsi="Fb Fontext"/>
          <w:b/>
          <w:rtl/>
        </w:rPr>
      </w:pPr>
      <w:r w:rsidRPr="006F178A">
        <w:rPr>
          <w:rtl/>
        </w:rPr>
        <w:t>ולאבא שאול</w:t>
      </w:r>
      <w:r w:rsidRPr="00184B09">
        <w:rPr>
          <w:rStyle w:val="afffff0"/>
          <w:rtl/>
        </w:rPr>
        <w:t xml:space="preserve"> </w:t>
      </w:r>
      <w:r w:rsidRPr="00184B09">
        <w:rPr>
          <w:rStyle w:val="afffff0"/>
          <w:rFonts w:hint="cs"/>
          <w:rtl/>
        </w:rPr>
        <w:t>'</w:t>
      </w:r>
      <w:ins w:id="91429" w:author="Claude - סמנטי" w:date="2026-10-11T12:28:21Z">
        <w:r>
          <w:rPr>
            <w:rStyle w:val="afffff0"/>
            <w:rtl/>
          </w:rPr>
          <w:t xml:space="preserve">וְאַנְוֵהוּ</w:t>
        </w:r>
      </w:ins>
      <w:del w:id="91430" w:author="Claude - סמנטי" w:date="2026-10-11T12:28:21Z">
        <w:r w:rsidRPr="00184B09">
          <w:rPr>
            <w:rStyle w:val="afffff0"/>
            <w:rtl/>
          </w:rPr>
          <w:delText xml:space="preserve">ואנוהו</w:delText>
        </w:r>
      </w:del>
      <w:r w:rsidRPr="00184B09">
        <w:rPr>
          <w:rStyle w:val="afffff0"/>
          <w:rFonts w:hint="cs"/>
          <w:rtl/>
        </w:rPr>
        <w:t>'</w:t>
      </w:r>
      <w:r w:rsidRPr="00184B09">
        <w:rPr>
          <w:rStyle w:val="afffff0"/>
          <w:rtl/>
        </w:rPr>
        <w:t xml:space="preserve"> </w:t>
      </w:r>
      <w:r w:rsidRPr="006F178A">
        <w:rPr>
          <w:rtl/>
        </w:rPr>
        <w:t>- הוי דומה לו: מה הוא חנון ורחום - אף אתה היה חנון ורחום.</w:t>
      </w:r>
    </w:p>
    <w:p w:rsidR="00E9703F" w:rsidRDefault="00E9703F" w:rsidP="00E9703F">
      <w:pPr>
        <w:rPr>
          <w:rtl/>
        </w:rPr>
      </w:pPr>
      <w:r w:rsidRPr="006F178A">
        <w:rPr>
          <w:rStyle w:val="afffe"/>
          <w:rFonts w:ascii="Fb Fontext" w:hAnsi="Fb Fontext"/>
          <w:b/>
          <w:rtl/>
        </w:rPr>
        <w:t>ב.</w:t>
      </w:r>
      <w:r w:rsidRPr="006F178A">
        <w:rPr>
          <w:rtl/>
        </w:rPr>
        <w:t xml:space="preserve"> </w:t>
      </w:r>
      <w:r w:rsidRPr="006F178A">
        <w:rPr>
          <w:rStyle w:val="2fb"/>
          <w:rtl/>
        </w:rPr>
        <w:t xml:space="preserve">רב </w:t>
      </w:r>
      <w:ins w:id="108337" w:author="קלוד" w:date="2026-10-11T13:11:34Z">
        <w:r>
          <w:rPr>
            <w:rStyle w:val="2fb"/>
            <w:rtl/>
          </w:rPr>
          <w:t xml:space="preserve">אשי:</w:t>
        </w:r>
      </w:ins>
      <w:del w:id="108338" w:author="קלוד" w:date="2026-10-11T13:11:34Z">
        <w:r w:rsidRPr="006F178A">
          <w:rPr>
            <w:rStyle w:val="2fb"/>
            <w:rtl/>
          </w:rPr>
          <w:delText xml:space="preserve">אשי</w:delText>
        </w:r>
      </w:del>
      <w:r w:rsidRPr="006F178A">
        <w:rPr>
          <w:rtl/>
        </w:rPr>
        <w:t xml:space="preserve"> </w:t>
      </w:r>
      <w:ins w:id="108335" w:author="קלוד" w:date="2026-10-11T13:11:34Z">
        <w:r>
          <w:rPr>
            <w:rtl/>
          </w:rPr>
          <w:t xml:space="preserve">כרבי</w:t>
        </w:r>
      </w:ins>
      <w:del w:id="108336" w:author="קלוד" w:date="2026-10-11T13:11:34Z">
        <w:r w:rsidRPr="006F178A">
          <w:rPr>
            <w:rtl/>
          </w:rPr>
          <w:delText xml:space="preserve">הא מני </w:delText>
        </w:r>
        <w:r w:rsidRPr="006F178A">
          <w:rPr>
            <w:rStyle w:val="2fb"/>
            <w:rtl/>
          </w:rPr>
          <w:delText xml:space="preserve">רבי</w:delText>
        </w:r>
      </w:del>
      <w:r w:rsidRPr="006F178A">
        <w:rPr>
          <w:rStyle w:val="2fb"/>
          <w:rtl/>
        </w:rPr>
        <w:t xml:space="preserve"> יוסי</w:t>
      </w:r>
      <w:r w:rsidRPr="006F178A">
        <w:rPr>
          <w:rtl/>
        </w:rPr>
        <w:t xml:space="preserve"> </w:t>
      </w:r>
      <w:ins w:id="108333" w:author="קלוד" w:date="2026-10-11T13:11:34Z">
        <w:r>
          <w:rPr>
            <w:rtl/>
          </w:rPr>
          <w:t xml:space="preserve">היא,</w:t>
        </w:r>
      </w:ins>
      <w:del w:id="108334" w:author="קלוד" w:date="2026-10-11T13:11:34Z">
        <w:r w:rsidRPr="006F178A">
          <w:rPr>
            <w:rtl/>
          </w:rPr>
          <w:delText xml:space="preserve">היא</w:delText>
        </w:r>
      </w:del>
      <w:r w:rsidRPr="006F178A">
        <w:rPr>
          <w:rtl/>
        </w:rPr>
        <w:t xml:space="preserve"> </w:t>
      </w:r>
      <w:ins w:id="108331" w:author="קלוד" w:date="2026-10-11T13:11:34Z">
        <w:r>
          <w:rPr>
            <w:rtl/>
          </w:rPr>
          <w:t xml:space="preserve">ש</w:t>
        </w:r>
        <w:r>
          <w:rPr>
            <w:rStyle w:val="afffffe"/>
            <w:rtl/>
          </w:rPr>
          <w:t xml:space="preserve">בעדות החודש</w:t>
        </w:r>
        <w:r>
          <w:rPr>
            <w:rtl/>
          </w:rPr>
          <w:t xml:space="preserve"> נראה</w:t>
        </w:r>
      </w:ins>
      <w:del w:id="108332" w:author="קלוד" w:date="2026-10-11T13:11:34Z">
        <w:r w:rsidRPr="006F178A">
          <w:rPr>
            <w:rtl/>
          </w:rPr>
          <w:delText xml:space="preserve">דנראה</w:delText>
        </w:r>
      </w:del>
      <w:r w:rsidRPr="006F178A">
        <w:rPr>
          <w:rtl/>
        </w:rPr>
        <w:t xml:space="preserve"> בעליל אין מחללין עליו את השבת [שא"צ לזה]</w:t>
      </w:r>
    </w:p>
    <w:p w:rsidR="00E9703F" w:rsidRPr="009757B9" w:rsidRDefault="00E9703F" w:rsidP="00E9703F">
      <w:pPr>
        <w:rPr>
          <w:rFonts w:cs="Guttman Vilna"/>
          <w:b/>
          <w:bCs/>
          <w:rtl/>
        </w:rPr>
      </w:pPr>
      <w:del w:id="90175" w:author="מנוע מכני" w:date="2026-10-11T12:04:39Z">
        <w:r w:rsidRPr="006F178A">
          <w:rPr>
            <w:rtl/>
          </w:rPr>
          <w:tab/>
          <w:delText xml:space="preserve"> </w:delText>
        </w:r>
      </w:del>
      <w:r w:rsidRPr="006F178A">
        <w:rPr>
          <w:rtl/>
        </w:rPr>
        <w:tab/>
        <w:t xml:space="preserve">וחכ"א בין שנראה בעליל ובין שלא נראה בעליל מחללין עליו את השבת.</w:t>
      </w:r>
    </w:p>
    <w:p w:rsidR="00E9703F" w:rsidRPr="006F178A" w:rsidRDefault="00E9703F" w:rsidP="00E9703F">
      <w:pPr>
        <w:rPr>
          <w:rStyle w:val="afffe"/>
          <w:rFonts w:ascii="Fb Fontext" w:hAnsi="Fb Fontext"/>
          <w:b/>
          <w:rtl/>
        </w:rPr>
      </w:pPr>
      <w:r w:rsidRPr="006F178A">
        <w:rPr>
          <w:rtl/>
        </w:rPr>
        <w:t xml:space="preserve">ודחתה הגמ' דבמילה כבר ניתנה שבת לידחות </w:t>
      </w:r>
      <w:r w:rsidRPr="006F178A">
        <w:rPr>
          <w:rtl/>
        </w:rPr>
        <w:t xml:space="preserve">משא"כ</w:t>
      </w:r>
      <w:r w:rsidRPr="006F178A">
        <w:rPr>
          <w:rtl/>
        </w:rPr>
        <w:t xml:space="preserve"> בעדות החודש.</w:t>
      </w:r>
    </w:p>
    <w:p w:rsidR="00E9703F" w:rsidRPr="009757B9" w:rsidRDefault="00E9703F" w:rsidP="00E9703F">
      <w:pPr>
        <w:rPr>
          <w:rFonts w:cs="Guttman Vilna"/>
          <w:b/>
          <w:bCs/>
          <w:rtl/>
        </w:rPr>
      </w:pPr>
      <w:r w:rsidRPr="006F178A">
        <w:rPr>
          <w:rStyle w:val="afffe"/>
          <w:rFonts w:ascii="Fb Fontext" w:hAnsi="Fb Fontext"/>
          <w:b/>
          <w:rtl/>
        </w:rPr>
        <w:t>ג.</w:t>
      </w:r>
      <w:r w:rsidRPr="006F178A">
        <w:rPr>
          <w:rtl/>
        </w:rPr>
        <w:t xml:space="preserve"> </w:t>
      </w:r>
      <w:ins w:id="108349" w:author="קלוד" w:date="2026-10-11T13:11:34Z">
        <w:r>
          <w:rPr>
            <w:rtl/>
          </w:rPr>
          <w:t xml:space="preserve">נהרדעי:</w:t>
        </w:r>
      </w:ins>
      <w:del w:id="108350" w:author="קלוד" w:date="2026-10-11T13:11:34Z">
        <w:r w:rsidRPr="006F178A">
          <w:rPr>
            <w:rtl/>
          </w:rPr>
          <w:delText xml:space="preserve">נהרדעי</w:delText>
        </w:r>
      </w:del>
      <w:r w:rsidRPr="006F178A">
        <w:rPr>
          <w:rtl/>
        </w:rPr>
        <w:t xml:space="preserve"> </w:t>
      </w:r>
      <w:ins w:id="108347" w:author="קלוד" w:date="2026-10-11T13:11:34Z">
        <w:r>
          <w:rPr>
            <w:rtl/>
          </w:rPr>
          <w:t xml:space="preserve">כרבנן</w:t>
        </w:r>
      </w:ins>
      <w:del w:id="108348" w:author="קלוד" w:date="2026-10-11T13:11:34Z">
        <w:r w:rsidRPr="006F178A">
          <w:rPr>
            <w:rtl/>
          </w:rPr>
          <w:delText xml:space="preserve">כדרבנן</w:delText>
        </w:r>
      </w:del>
      <w:r w:rsidRPr="006F178A">
        <w:rPr>
          <w:rtl/>
        </w:rPr>
        <w:t xml:space="preserve"> </w:t>
      </w:r>
      <w:ins w:id="91859" w:author="מנוע מכני" w:date="2026-10-11T12:04:39Z">
        <w:ins w:id="108345" w:author="קלוד" w:date="2026-10-11T13:11:34Z">
          <w:r>
            <w:rPr>
              <w:rtl/>
            </w:rPr>
            <w:t xml:space="preserve">שחלקו</w:t>
          </w:r>
        </w:ins>
        <w:del w:id="108346" w:author="קלוד" w:date="2026-10-11T13:11:34Z">
          <w:r>
            <w:rPr>
              <w:rtl/>
            </w:rPr>
            <w:delText xml:space="preserve">דחלקו</w:delText>
          </w:r>
        </w:del>
      </w:ins>
      <w:del w:id="91860" w:author="מנוע מכני" w:date="2026-10-11T12:04:39Z">
        <w:r w:rsidRPr="006F178A">
          <w:rPr>
            <w:rtl/>
          </w:rPr>
          <w:delText xml:space="preserve">דפליגי</w:delText>
        </w:r>
      </w:del>
      <w:r w:rsidRPr="006F178A">
        <w:rPr>
          <w:rtl/>
        </w:rPr>
        <w:t xml:space="preserve"> </w:t>
      </w:r>
      <w:ins w:id="93691" w:author="מנוע מכני" w:date="2026-10-11T12:04:39Z">
        <w:ins w:id="108343" w:author="קלוד" w:date="2026-10-11T13:11:34Z">
          <w:r>
            <w:rPr>
              <w:rtl/>
            </w:rPr>
            <w:t xml:space="preserve">על</w:t>
          </w:r>
        </w:ins>
        <w:del w:id="108344" w:author="קלוד" w:date="2026-10-11T13:11:34Z">
          <w:r>
            <w:rPr>
              <w:rtl/>
            </w:rPr>
            <w:delText xml:space="preserve">עליו</w:delText>
          </w:r>
        </w:del>
      </w:ins>
      <w:del w:id="93692" w:author="מנוע מכני" w:date="2026-10-11T12:04:39Z">
        <w:r w:rsidRPr="006F178A">
          <w:rPr>
            <w:rtl/>
          </w:rPr>
          <w:delText xml:space="preserve">עליה</w:delText>
        </w:r>
      </w:del>
      <w:r w:rsidRPr="006F178A">
        <w:rPr>
          <w:rtl/>
        </w:rPr>
        <w:t xml:space="preserve"> </w:t>
      </w:r>
      <w:ins w:id="108341" w:author="קלוד" w:date="2026-10-11T13:11:34Z">
        <w:r>
          <w:rPr>
            <w:rStyle w:val="2fb"/>
            <w:rtl/>
          </w:rPr>
          <w:t xml:space="preserve">רבי</w:t>
        </w:r>
      </w:ins>
      <w:del w:id="108342" w:author="קלוד" w:date="2026-10-11T13:11:34Z">
        <w:r w:rsidRPr="006F178A">
          <w:rPr>
            <w:rStyle w:val="2fb"/>
            <w:rtl/>
          </w:rPr>
          <w:delText xml:space="preserve">דרבי</w:delText>
        </w:r>
      </w:del>
      <w:r w:rsidRPr="006F178A">
        <w:rPr>
          <w:rStyle w:val="2fb"/>
          <w:rtl/>
        </w:rPr>
        <w:t xml:space="preserve"> </w:t>
      </w:r>
      <w:ins w:id="108339" w:author="קלוד" w:date="2026-10-11T13:11:34Z">
        <w:r>
          <w:rPr>
            <w:rStyle w:val="2fb"/>
            <w:rtl/>
          </w:rPr>
          <w:t xml:space="preserve">יוסי.</w:t>
        </w:r>
      </w:ins>
      <w:del w:id="108340" w:author="קלוד" w:date="2026-10-11T13:11:34Z">
        <w:r w:rsidRPr="006F178A">
          <w:rPr>
            <w:rStyle w:val="2fb"/>
            <w:rtl/>
          </w:rPr>
          <w:delText xml:space="preserve">יוסי</w:delText>
        </w:r>
        <w:r w:rsidRPr="006F178A">
          <w:rPr>
            <w:rtl/>
          </w:rPr>
          <w:delText xml:space="preserve"> .</w:delText>
        </w:r>
      </w:del>
    </w:p>
    <w:p>
      <w:pPr>
        <w:pStyle w:val="38"/>
        <w:rPr>
          <w:ins w:id="98887" w:author="מנוע מכני" w:date="2026-10-11T12:04:39Z"/>
        </w:rPr>
      </w:pPr>
      <w:r w:rsidRPr="004640F6">
        <w:t xml:space="preserve">דתנן</w:t>
      </w:r>
      <w:r w:rsidRPr="004640F6">
        <w:t xml:space="preserve">:</w:t>
      </w:r>
    </w:p>
    <w:p w:rsidR="00E9703F" w:rsidRPr="004640F6" w:rsidRDefault="00E9703F" w:rsidP="00E9703F">
      <w:pPr>
        <w:rPr>
          <w:rFonts w:cs="Guttman Vilna"/>
          <w:b/>
          <w:bCs/>
          <w:spacing w:val="-6"/>
          <w:rtl/>
        </w:rPr>
      </w:pPr>
      <w:del w:id="98888" w:author="מנוע מכני" w:date="2026-10-11T12:04:39Z">
        <w:r w:rsidRPr="004640F6">
          <w:rPr>
            <w:spacing w:val="-6"/>
            <w:rtl/>
          </w:rPr>
          <w:delText xml:space="preserve"> </w:delText>
        </w:r>
      </w:del>
      <w:r w:rsidRPr="004640F6">
        <w:rPr>
          <w:spacing w:val="-6"/>
          <w:rtl/>
        </w:rPr>
        <w:t xml:space="preserve">ארבעה כהנים נכנסין, שנים בידם שני סדרים, ושנים בידם שני בזיכין. וארבעה מקדימין לפניהם.</w:t>
      </w:r>
    </w:p>
    <w:p w:rsidR="00E9703F" w:rsidRPr="009757B9" w:rsidRDefault="00E9703F" w:rsidP="00E9703F">
      <w:pPr>
        <w:rPr>
          <w:rFonts w:cs="Guttman Vilna"/>
          <w:b/>
          <w:bCs/>
          <w:rtl/>
        </w:rPr>
      </w:pPr>
      <w:r w:rsidRPr="006F178A">
        <w:rPr>
          <w:rtl/>
        </w:rPr>
        <w:t>שנים - ליטול שני סדרים, ושנים - ליטול שני בזיכין. המכניסין עומדים בצפון ופניהם לדרום.</w:t>
      </w:r>
    </w:p>
    <w:p w:rsidR="00E9703F" w:rsidRPr="009757B9" w:rsidRDefault="00E9703F" w:rsidP="00E9703F">
      <w:pPr>
        <w:rPr>
          <w:rFonts w:cs="Guttman Vilna"/>
          <w:b/>
          <w:bCs/>
          <w:rtl/>
        </w:rPr>
      </w:pPr>
      <w:r w:rsidRPr="006F178A">
        <w:rPr>
          <w:rtl/>
        </w:rPr>
        <w:t>והמוציאין עומדים בדרום ופניהם לצפון אלו מושכים ואלו מניחין,</w:t>
      </w:r>
      <w:r w:rsidRPr="006F178A">
        <w:rPr>
          <w:rFonts w:hint="cs"/>
          <w:rtl/>
        </w:rPr>
        <w:t xml:space="preserve"> </w:t>
      </w:r>
      <w:r w:rsidRPr="006F178A">
        <w:rPr>
          <w:rtl/>
        </w:rPr>
        <w:t xml:space="preserve">טפחו של זה בצד טפחו של זה, </w:t>
      </w:r>
      <w:r>
        <w:rPr>
          <w:rtl/>
        </w:rPr>
        <w:t>שנא'</w:t>
      </w:r>
      <w:r w:rsidRPr="00184B09">
        <w:rPr>
          <w:rStyle w:val="afffff0"/>
          <w:rtl/>
        </w:rPr>
        <w:t xml:space="preserve"> '</w:t>
      </w:r>
      <w:ins w:id="91431" w:author="Claude - סמנטי" w:date="2026-10-11T12:28:21Z">
        <w:r>
          <w:rPr>
            <w:rStyle w:val="afffff0"/>
            <w:rtl/>
          </w:rPr>
          <w:t xml:space="preserve">לִפְנֵי ה</w:t>
        </w:r>
      </w:ins>
      <w:del w:id="91432" w:author="Claude - סמנטי" w:date="2026-10-11T12:28:21Z">
        <w:r w:rsidRPr="00184B09">
          <w:rPr>
            <w:rStyle w:val="afffff0"/>
            <w:rtl/>
          </w:rPr>
          <w:delText xml:space="preserve">לפני </w:delText>
        </w:r>
        <w:r>
          <w:rPr>
            <w:rStyle w:val="afffff0"/>
            <w:rtl/>
          </w:rPr>
          <w:delText xml:space="preserve">ה</w:delText>
        </w:r>
      </w:del>
      <w:r>
        <w:rPr>
          <w:rStyle w:val="afffff0"/>
          <w:rtl/>
        </w:rPr>
        <w:t xml:space="preserve">'</w:t>
      </w:r>
      <w:r w:rsidRPr="00184B09">
        <w:rPr>
          <w:rStyle w:val="afffff0"/>
          <w:rtl/>
        </w:rPr>
        <w:t xml:space="preserve"> תמיד</w:t>
      </w:r>
      <w:r w:rsidRPr="00184B09">
        <w:rPr>
          <w:rStyle w:val="afffff0"/>
          <w:rFonts w:hint="cs"/>
          <w:rtl/>
        </w:rPr>
        <w:t>'</w:t>
      </w:r>
      <w:r w:rsidRPr="00184B09">
        <w:rPr>
          <w:rStyle w:val="afffff0"/>
          <w:rtl/>
        </w:rPr>
        <w:t>.</w:t>
      </w:r>
    </w:p>
    <w:p>
      <w:pPr>
        <w:pStyle w:val="38"/>
        <w:rPr>
          <w:ins w:id="98889" w:author="מנוע מכני" w:date="2026-10-11T12:04:39Z"/>
        </w:rPr>
      </w:pPr>
      <w:r w:rsidRPr="006F178A">
        <w:t xml:space="preserve">רבי יוסי</w:t>
      </w:r>
      <w:del w:id="99424" w:author="מנוע מכני" w:date="2026-10-11T12:04:39Z">
        <w:r w:rsidRPr="006F178A">
          <w:delText xml:space="preserve"> אומר</w:delText>
        </w:r>
      </w:del>
      <w:r w:rsidRPr="006F178A">
        <w:t xml:space="preserve">:</w:t>
      </w:r>
    </w:p>
    <w:p w:rsidR="00E9703F" w:rsidRPr="009757B9" w:rsidRDefault="00E9703F" w:rsidP="00E9703F">
      <w:pPr>
        <w:rPr>
          <w:rFonts w:cs="Guttman Vilna"/>
          <w:b/>
          <w:bCs/>
          <w:rtl/>
        </w:rPr>
      </w:pPr>
      <w:del w:id="98890" w:author="מנוע מכני" w:date="2026-10-11T12:04:39Z">
        <w:r w:rsidRPr="006F178A">
          <w:rPr>
            <w:rtl/>
          </w:rPr>
          <w:delText xml:space="preserve"> </w:delText>
        </w:r>
      </w:del>
      <w:ins w:id="90593" w:author="מנוע מכני" w:date="2026-10-11T12:04:39Z">
        <w:r>
          <w:rPr>
            <w:rtl/>
          </w:rPr>
          <w:t xml:space="preserve">אפי'</w:t>
        </w:r>
      </w:ins>
      <w:del w:id="90594" w:author="מנוע מכני" w:date="2026-10-11T12:04:39Z">
        <w:r w:rsidRPr="006F178A">
          <w:rPr>
            <w:rtl/>
          </w:rPr>
          <w:delText xml:space="preserve">אפילו</w:delText>
        </w:r>
      </w:del>
      <w:r w:rsidRPr="006F178A">
        <w:rPr>
          <w:rtl/>
        </w:rPr>
        <w:t xml:space="preserve"> אלו נוטלין ואלו מניחין - אף זה היה תמיד.</w:t>
      </w:r>
    </w:p>
    <w:p w:rsidR="00E9703F" w:rsidRPr="004640F6" w:rsidRDefault="00E9703F" w:rsidP="00E9703F">
      <w:pPr>
        <w:rPr>
          <w:rFonts w:cs="Guttman Vilna"/>
          <w:b/>
          <w:bCs/>
          <w:spacing w:val="-4"/>
          <w:rtl/>
        </w:rPr>
      </w:pPr>
      <w:r w:rsidRPr="004640F6">
        <w:rPr>
          <w:spacing w:val="-4"/>
          <w:rtl/>
        </w:rPr>
        <w:t xml:space="preserve">ורבנן </w:t>
      </w:r>
      <w:ins w:id="108365" w:author="קלוד" w:date="2026-10-11T13:11:34Z">
        <w:r>
          <w:rPr>
            <w:spacing w:val="-4"/>
            <w:rtl/>
          </w:rPr>
          <w:t xml:space="preserve">ס"ל</w:t>
        </w:r>
      </w:ins>
      <w:del w:id="108366" w:author="קלוד" w:date="2026-10-11T13:11:34Z">
        <w:r w:rsidRPr="004640F6">
          <w:rPr>
            <w:spacing w:val="-4"/>
            <w:rtl/>
          </w:rPr>
          <w:delText xml:space="preserve">ס'ל</w:delText>
        </w:r>
      </w:del>
      <w:r w:rsidRPr="004640F6">
        <w:rPr>
          <w:spacing w:val="-4"/>
          <w:rtl/>
        </w:rPr>
        <w:t xml:space="preserve"> </w:t>
      </w:r>
      <w:ins w:id="108363" w:author="קלוד" w:date="2026-10-11T13:11:34Z">
        <w:r>
          <w:rPr>
            <w:spacing w:val="-4"/>
            <w:rtl/>
          </w:rPr>
          <w:t xml:space="preserve">שאפי'</w:t>
        </w:r>
      </w:ins>
      <w:del w:id="108364" w:author="קלוד" w:date="2026-10-11T13:11:34Z">
        <w:r w:rsidRPr="004640F6">
          <w:rPr>
            <w:spacing w:val="-4"/>
            <w:rtl/>
          </w:rPr>
          <w:delText xml:space="preserve">דאפי'</w:delText>
        </w:r>
      </w:del>
      <w:r w:rsidRPr="004640F6">
        <w:rPr>
          <w:spacing w:val="-4"/>
          <w:rtl/>
        </w:rPr>
        <w:t xml:space="preserve"> רגע אחד </w:t>
      </w:r>
      <w:ins w:id="108361" w:author="קלוד" w:date="2026-10-11T13:11:34Z">
        <w:r>
          <w:rPr>
            <w:spacing w:val="-4"/>
            <w:rtl/>
          </w:rPr>
          <w:t xml:space="preserve">לא,</w:t>
        </w:r>
      </w:ins>
      <w:del w:id="108362" w:author="קלוד" w:date="2026-10-11T13:11:34Z">
        <w:r w:rsidRPr="004640F6">
          <w:rPr>
            <w:spacing w:val="-4"/>
            <w:rtl/>
          </w:rPr>
          <w:delText xml:space="preserve">לא</w:delText>
        </w:r>
      </w:del>
      <w:r w:rsidRPr="004640F6">
        <w:rPr>
          <w:spacing w:val="-4"/>
          <w:rtl/>
        </w:rPr>
        <w:t xml:space="preserve"> משום שהוא </w:t>
      </w:r>
      <w:ins w:id="108359" w:author="קלוד" w:date="2026-10-11T13:11:34Z">
        <w:r>
          <w:rPr>
            <w:spacing w:val="-4"/>
            <w:rtl/>
          </w:rPr>
          <w:t xml:space="preserve">הפסק;</w:t>
        </w:r>
      </w:ins>
      <w:del w:id="108360" w:author="קלוד" w:date="2026-10-11T13:11:34Z">
        <w:r w:rsidRPr="004640F6">
          <w:rPr>
            <w:spacing w:val="-4"/>
            <w:rtl/>
          </w:rPr>
          <w:delText xml:space="preserve">הפסק</w:delText>
        </w:r>
      </w:del>
      <w:r w:rsidRPr="004640F6">
        <w:rPr>
          <w:spacing w:val="-4"/>
          <w:rtl/>
        </w:rPr>
        <w:t xml:space="preserve"> </w:t>
      </w:r>
      <w:ins w:id="108357" w:author="קלוד" w:date="2026-10-11T13:11:34Z">
        <w:r>
          <w:rPr>
            <w:spacing w:val="-4"/>
            <w:rtl/>
          </w:rPr>
          <w:t xml:space="preserve">וא"כ</w:t>
        </w:r>
      </w:ins>
      <w:del w:id="108358" w:author="קלוד" w:date="2026-10-11T13:11:34Z">
        <w:r w:rsidRPr="004640F6">
          <w:rPr>
            <w:spacing w:val="-4"/>
            <w:rtl/>
          </w:rPr>
          <w:delText xml:space="preserve">א"כ</w:delText>
        </w:r>
      </w:del>
      <w:r w:rsidRPr="004640F6">
        <w:rPr>
          <w:spacing w:val="-4"/>
          <w:rtl/>
        </w:rPr>
        <w:t xml:space="preserve"> גם </w:t>
      </w:r>
      <w:ins w:id="91861" w:author="מנוע מכני" w:date="2026-10-11T12:04:39Z">
        <w:r>
          <w:rPr>
            <w:spacing w:val="-4"/>
            <w:rtl/>
          </w:rPr>
          <w:t xml:space="preserve">כאן</w:t>
        </w:r>
      </w:ins>
      <w:del w:id="91862" w:author="מנוע מכני" w:date="2026-10-11T12:04:39Z">
        <w:r w:rsidRPr="004640F6">
          <w:rPr>
            <w:spacing w:val="-4"/>
            <w:rtl/>
          </w:rPr>
          <w:delText xml:space="preserve">הכא</w:delText>
        </w:r>
      </w:del>
      <w:r w:rsidRPr="004640F6">
        <w:rPr>
          <w:spacing w:val="-4"/>
          <w:rtl/>
        </w:rPr>
        <w:t xml:space="preserve"> </w:t>
      </w:r>
      <w:ins w:id="108355" w:author="קלוד" w:date="2026-10-11T13:11:34Z">
        <w:r>
          <w:rPr>
            <w:spacing w:val="-4"/>
            <w:rtl/>
          </w:rPr>
          <w:t xml:space="preserve">בציצין,</w:t>
        </w:r>
      </w:ins>
      <w:del w:id="108356" w:author="קלוד" w:date="2026-10-11T13:11:34Z">
        <w:r w:rsidRPr="004640F6">
          <w:rPr>
            <w:spacing w:val="-4"/>
            <w:rtl/>
          </w:rPr>
          <w:delText xml:space="preserve">גבי</w:delText>
        </w:r>
      </w:del>
      <w:r w:rsidRPr="004640F6">
        <w:rPr>
          <w:spacing w:val="-4"/>
          <w:rtl/>
        </w:rPr>
        <w:t xml:space="preserve"> </w:t>
      </w:r>
      <w:ins w:id="108353" w:author="קלוד" w:date="2026-10-11T13:11:34Z">
        <w:r>
          <w:rPr>
            <w:spacing w:val="-4"/>
            <w:rtl/>
          </w:rPr>
          <w:t xml:space="preserve">כיון</w:t>
        </w:r>
      </w:ins>
      <w:del w:id="108354" w:author="קלוד" w:date="2026-10-11T13:11:34Z">
        <w:r w:rsidRPr="004640F6">
          <w:rPr>
            <w:spacing w:val="-4"/>
            <w:rtl/>
          </w:rPr>
          <w:delText xml:space="preserve">ציצין כיוון</w:delText>
        </w:r>
      </w:del>
      <w:r w:rsidRPr="004640F6">
        <w:rPr>
          <w:spacing w:val="-4"/>
          <w:rtl/>
        </w:rPr>
        <w:t xml:space="preserve"> </w:t>
      </w:r>
      <w:ins w:id="108351" w:author="קלוד" w:date="2026-10-11T13:11:34Z">
        <w:r>
          <w:rPr>
            <w:spacing w:val="-4"/>
            <w:rtl/>
          </w:rPr>
          <w:t xml:space="preserve">שפירש -</w:t>
        </w:r>
      </w:ins>
      <w:del w:id="108352" w:author="קלוד" w:date="2026-10-11T13:11:34Z">
        <w:r w:rsidRPr="004640F6">
          <w:rPr>
            <w:spacing w:val="-4"/>
            <w:rtl/>
          </w:rPr>
          <w:delText xml:space="preserve">שפירש</w:delText>
        </w:r>
      </w:del>
      <w:r w:rsidRPr="004640F6">
        <w:rPr>
          <w:spacing w:val="-4"/>
          <w:rtl/>
        </w:rPr>
        <w:t xml:space="preserve"> הוא הפסק.</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201" w:author="קלוד" w:date="2026-10-11T12:33:55Z"/>
        </w:rPr>
      </w:pPr>
      <w:ins w:id="90202" w:author="קלוד" w:date="2026-10-11T12:33:55Z">
        <w:r>
          <w:rPr>
            <w:color w:val="7B3F00"/>
          </w:rPr>
          <w:t xml:space="preserve">מהלקטין את המילה - אומן שחילל שבת</w:t>
        </w:r>
      </w:ins>
    </w:p>
    <w:p w:rsidR="00E9703F" w:rsidRDefault="00E9703F" w:rsidP="00E9703F">
      <w:pPr>
        <w:rPr>
          <w:rtl/>
        </w:rPr>
      </w:pPr>
      <w:r w:rsidRPr="006061D7">
        <w:rPr>
          <w:rtl/>
        </w:rPr>
        <w:t>•</w:t>
      </w:r>
      <w:r w:rsidRPr="006061D7">
        <w:rPr>
          <w:rFonts w:hint="cs"/>
          <w:rtl/>
        </w:rPr>
        <w:t xml:space="preserve"> </w:t>
      </w:r>
      <w:ins w:id="108385" w:author="קלוד" w:date="2026-10-11T13:11:34Z">
        <w:r>
          <w:rPr>
            <w:rFonts w:hint="cs"/>
            <w:rtl/>
          </w:rPr>
          <w:t xml:space="preserve">ת"ר:</w:t>
        </w:r>
      </w:ins>
      <w:del w:id="108386" w:author="קלוד" w:date="2026-10-11T13:11:34Z">
        <w:r w:rsidRPr="006061D7">
          <w:rPr>
            <w:rFonts w:hint="cs"/>
            <w:rtl/>
          </w:rPr>
          <w:delText xml:space="preserve">ת</w:delText>
        </w:r>
        <w:r w:rsidRPr="006061D7">
          <w:rPr>
            <w:rtl/>
          </w:rPr>
          <w:delText xml:space="preserve">"ר</w:delText>
        </w:r>
      </w:del>
      <w:r w:rsidRPr="006061D7">
        <w:rPr>
          <w:rtl/>
        </w:rPr>
        <w:t xml:space="preserve"> מהלקטין את המילה, ואם </w:t>
      </w:r>
      <w:r w:rsidRPr="006061D7">
        <w:rPr>
          <w:rtl/>
        </w:rPr>
        <w:t xml:space="preserve">לא</w:t>
      </w:r>
      <w:r w:rsidRPr="006061D7">
        <w:rPr>
          <w:rtl/>
        </w:rPr>
        <w:t xml:space="preserve"> הילקט</w:t>
      </w:r>
      <w:ins w:id="108383" w:author="קלוד" w:date="2026-10-11T13:11:34Z">
        <w:r>
          <w:rPr>
            <w:rtl/>
          </w:rPr>
          <w:t xml:space="preserve"> - ענוש</w:t>
        </w:r>
      </w:ins>
      <w:del w:id="108384" w:author="קלוד" w:date="2026-10-11T13:11:34Z">
        <w:r w:rsidRPr="006061D7">
          <w:rPr>
            <w:rtl/>
          </w:rPr>
          <w:delText xml:space="preserve"> ענוש -</w:delText>
        </w:r>
      </w:del>
      <w:r w:rsidRPr="006061D7">
        <w:rPr>
          <w:rtl/>
        </w:rPr>
        <w:t xml:space="preserve"> כרת. </w:t>
      </w:r>
      <w:ins w:id="108381" w:author="קלוד" w:date="2026-10-11T13:11:34Z">
        <w:r>
          <w:rPr>
            <w:rtl/>
          </w:rPr>
          <w:t xml:space="preserve">[ואין</w:t>
        </w:r>
      </w:ins>
      <w:del w:id="108382" w:author="קלוד" w:date="2026-10-11T13:11:34Z">
        <w:r w:rsidRPr="006061D7">
          <w:rPr>
            <w:rtl/>
          </w:rPr>
          <w:delText xml:space="preserve">[וא"ז</w:delText>
        </w:r>
      </w:del>
      <w:r w:rsidRPr="006061D7">
        <w:rPr>
          <w:rtl/>
        </w:rPr>
        <w:t xml:space="preserve"> </w:t>
      </w:r>
      <w:ins w:id="108379" w:author="קלוד" w:date="2026-10-11T13:11:34Z">
        <w:r>
          <w:rPr>
            <w:rtl/>
          </w:rPr>
          <w:t xml:space="preserve">זה</w:t>
        </w:r>
      </w:ins>
      <w:del w:id="108380" w:author="קלוד" w:date="2026-10-11T13:11:34Z">
        <w:r w:rsidRPr="006061D7">
          <w:rPr>
            <w:rtl/>
          </w:rPr>
          <w:delText xml:space="preserve">אומן</w:delText>
        </w:r>
      </w:del>
      <w:r w:rsidRPr="006061D7">
        <w:rPr>
          <w:rtl/>
        </w:rPr>
        <w:t xml:space="preserve"> </w:t>
      </w:r>
      <w:ins w:id="108377" w:author="קלוד" w:date="2026-10-11T13:11:34Z">
        <w:r>
          <w:rPr>
            <w:rtl/>
          </w:rPr>
          <w:t xml:space="preserve">אומן,</w:t>
        </w:r>
      </w:ins>
      <w:del w:id="108378" w:author="קלוד" w:date="2026-10-11T13:11:34Z">
        <w:r w:rsidRPr="006061D7">
          <w:rPr>
            <w:rtl/>
          </w:rPr>
          <w:delText xml:space="preserve">דפלגא</w:delText>
        </w:r>
      </w:del>
      <w:r w:rsidRPr="006061D7">
        <w:rPr>
          <w:rtl/>
        </w:rPr>
        <w:t xml:space="preserve"> </w:t>
      </w:r>
      <w:ins w:id="108375" w:author="קלוד" w:date="2026-10-11T13:11:34Z">
        <w:r>
          <w:rPr>
            <w:rtl/>
          </w:rPr>
          <w:t xml:space="preserve">שהרי</w:t>
        </w:r>
      </w:ins>
      <w:del w:id="108376" w:author="קלוד" w:date="2026-10-11T13:11:34Z">
        <w:r w:rsidRPr="006061D7">
          <w:rPr>
            <w:rtl/>
          </w:rPr>
          <w:delText xml:space="preserve">מצווה</w:delText>
        </w:r>
      </w:del>
      <w:r w:rsidRPr="006061D7">
        <w:rPr>
          <w:rtl/>
        </w:rPr>
        <w:t xml:space="preserve"> </w:t>
      </w:r>
      <w:ins w:id="108373" w:author="קלוד" w:date="2026-10-11T13:11:34Z">
        <w:r>
          <w:rPr>
            <w:rtl/>
          </w:rPr>
          <w:t xml:space="preserve">עשה</w:t>
        </w:r>
      </w:ins>
      <w:del w:id="108374" w:author="קלוד" w:date="2026-10-11T13:11:34Z">
        <w:r w:rsidRPr="006061D7">
          <w:rPr>
            <w:rtl/>
          </w:rPr>
          <w:delText xml:space="preserve">ואי"ז</w:delText>
        </w:r>
      </w:del>
      <w:r w:rsidRPr="006061D7">
        <w:rPr>
          <w:rtl/>
        </w:rPr>
        <w:t xml:space="preserve"> </w:t>
      </w:r>
      <w:ins w:id="108371" w:author="קלוד" w:date="2026-10-11T13:11:34Z">
        <w:r>
          <w:rPr>
            <w:rtl/>
          </w:rPr>
          <w:t xml:space="preserve">חצי</w:t>
        </w:r>
      </w:ins>
      <w:del w:id="108372" w:author="קלוד" w:date="2026-10-11T13:11:34Z">
        <w:r w:rsidRPr="006061D7">
          <w:rPr>
            <w:rtl/>
          </w:rPr>
          <w:delText xml:space="preserve">גדול</w:delText>
        </w:r>
      </w:del>
      <w:r w:rsidRPr="006061D7">
        <w:rPr>
          <w:rtl/>
        </w:rPr>
        <w:t xml:space="preserve"> </w:t>
      </w:r>
      <w:ins w:id="108369" w:author="קלוד" w:date="2026-10-11T13:11:34Z">
        <w:r>
          <w:rPr>
            <w:rtl/>
          </w:rPr>
          <w:t xml:space="preserve">מצוה,</w:t>
        </w:r>
      </w:ins>
      <w:del w:id="108370" w:author="קלוד" w:date="2026-10-11T13:11:34Z">
        <w:r w:rsidRPr="006061D7">
          <w:rPr>
            <w:rtl/>
          </w:rPr>
          <w:delText xml:space="preserve">דכתיב</w:delText>
        </w:r>
      </w:del>
      <w:r w:rsidRPr="006061D7">
        <w:rPr>
          <w:rtl/>
        </w:rPr>
        <w:t xml:space="preserve"> </w:t>
      </w:r>
      <w:ins w:id="108367" w:author="קלוד" w:date="2026-10-11T13:11:34Z">
        <w:r>
          <w:rPr>
            <w:rtl/>
          </w:rPr>
          <w:t xml:space="preserve">ואין זה גדול, שכתוב בו בפירוש]</w:t>
        </w:r>
      </w:ins>
      <w:del w:id="108368" w:author="קלוד" w:date="2026-10-11T13:11:34Z">
        <w:r w:rsidRPr="006061D7">
          <w:rPr>
            <w:rtl/>
          </w:rPr>
          <w:delText xml:space="preserve">בהדיא]</w:delText>
        </w:r>
      </w:del>
    </w:p>
    <w:p>
      <w:pPr>
        <w:pStyle w:val="38"/>
        <w:rPr>
          <w:ins w:id="98891" w:author="מנוע מכני" w:date="2026-10-11T12:04:39Z"/>
        </w:rPr>
      </w:pPr>
      <w:r>
        <w:lastRenderedPageBreak/>
        <w:t xml:space="preserve">רב אשי:</w:t>
      </w:r>
    </w:p>
    <w:p w:rsidR="00E9703F" w:rsidRPr="006F178A" w:rsidRDefault="00E9703F" w:rsidP="00E9703F">
      <w:pPr>
        <w:rPr>
          <w:rtl/>
        </w:rPr>
      </w:pPr>
      <w:del w:id="98892" w:author="מנוע מכני" w:date="2026-10-11T12:04:39Z">
        <w:r>
          <w:rPr>
            <w:rFonts w:ascii="Fb Fontext" w:hAnsi="Fb Fontext"/>
            <w:rtl/>
          </w:rPr>
          <w:lastRenderedPageBreak/>
          <w:delText xml:space="preserve"> </w:delText>
        </w:r>
      </w:del>
      <w:r>
        <w:rPr>
          <w:rFonts w:ascii="Fb Fontext" w:hAnsi="Fb Fontext"/>
          <w:rtl/>
        </w:rPr>
        <w:lastRenderedPageBreak/>
        <w:t xml:space="preserve">לעולם אומן, וכגון </w:t>
      </w:r>
      <w:r>
        <w:rPr>
          <w:rFonts w:ascii="Fb Fontext" w:hAnsi="Fb Fontext" w:hint="cs"/>
          <w:rtl/>
        </w:rPr>
        <w:t>שבא</w:t>
      </w:r>
      <w:r w:rsidRPr="006F178A">
        <w:rPr>
          <w:rFonts w:ascii="Fb Fontext" w:hAnsi="Fb Fontext"/>
          <w:rtl/>
        </w:rPr>
        <w:t xml:space="preserve"> בין השמשות </w:t>
      </w:r>
      <w:ins w:id="108401" w:author="קלוד" w:date="2026-10-11T13:11:34Z">
        <w:r>
          <w:rPr>
            <w:rFonts w:ascii="Fb Fontext" w:hAnsi="Fb Fontext"/>
            <w:rtl/>
          </w:rPr>
          <w:t xml:space="preserve">של שבת,</w:t>
        </w:r>
      </w:ins>
      <w:del w:id="108402" w:author="קלוד" w:date="2026-10-11T13:11:34Z">
        <w:r w:rsidRPr="006F178A">
          <w:rPr>
            <w:rFonts w:ascii="Fb Fontext" w:hAnsi="Fb Fontext"/>
            <w:rtl/>
          </w:rPr>
          <w:delText xml:space="preserve">דשבת,</w:delText>
        </w:r>
      </w:del>
      <w:r w:rsidRPr="006F178A">
        <w:rPr>
          <w:rFonts w:ascii="Fb Fontext" w:hAnsi="Fb Fontext"/>
          <w:rtl/>
        </w:rPr>
        <w:t xml:space="preserve"> והתווכח </w:t>
      </w:r>
      <w:ins w:id="108399" w:author="קלוד" w:date="2026-10-11T13:11:34Z">
        <w:r>
          <w:rPr>
            <w:rFonts w:ascii="Fb Fontext" w:hAnsi="Fb Fontext"/>
            <w:rtl/>
          </w:rPr>
          <w:t xml:space="preserve">שיספיק,</w:t>
        </w:r>
      </w:ins>
      <w:del w:id="108400" w:author="קלוד" w:date="2026-10-11T13:11:34Z">
        <w:r w:rsidRPr="006F178A">
          <w:rPr>
            <w:rFonts w:ascii="Fb Fontext" w:hAnsi="Fb Fontext"/>
            <w:rtl/>
          </w:rPr>
          <w:delText xml:space="preserve">שיספיק</w:delText>
        </w:r>
      </w:del>
      <w:r w:rsidRPr="006F178A">
        <w:rPr>
          <w:rFonts w:ascii="Fb Fontext" w:hAnsi="Fb Fontext"/>
          <w:rtl/>
        </w:rPr>
        <w:t xml:space="preserve"> </w:t>
      </w:r>
      <w:ins w:id="108397" w:author="קלוד" w:date="2026-10-11T13:11:34Z">
        <w:r>
          <w:rPr>
            <w:rFonts w:ascii="Fb Fontext" w:hAnsi="Fb Fontext"/>
            <w:rtl/>
          </w:rPr>
          <w:t xml:space="preserve">ועשה</w:t>
        </w:r>
      </w:ins>
      <w:del w:id="108398" w:author="קלוד" w:date="2026-10-11T13:11:34Z">
        <w:r w:rsidRPr="006F178A">
          <w:rPr>
            <w:rFonts w:ascii="Fb Fontext" w:hAnsi="Fb Fontext"/>
            <w:rtl/>
          </w:rPr>
          <w:delText xml:space="preserve">ועבד</w:delText>
        </w:r>
      </w:del>
      <w:r w:rsidRPr="006F178A">
        <w:rPr>
          <w:rFonts w:ascii="Fb Fontext" w:hAnsi="Fb Fontext"/>
          <w:rtl/>
        </w:rPr>
        <w:t xml:space="preserve"> ולא </w:t>
      </w:r>
      <w:ins w:id="108395" w:author="קלוד" w:date="2026-10-11T13:11:34Z">
        <w:r>
          <w:rPr>
            <w:rFonts w:ascii="Fb Fontext" w:hAnsi="Fb Fontext"/>
            <w:rtl/>
          </w:rPr>
          <w:t xml:space="preserve">הספיק,</w:t>
        </w:r>
      </w:ins>
      <w:del w:id="108396" w:author="קלוד" w:date="2026-10-11T13:11:34Z">
        <w:r w:rsidRPr="006F178A">
          <w:rPr>
            <w:rFonts w:ascii="Fb Fontext" w:hAnsi="Fb Fontext"/>
            <w:rtl/>
          </w:rPr>
          <w:delText xml:space="preserve">איסתפק</w:delText>
        </w:r>
      </w:del>
      <w:r w:rsidRPr="006F178A">
        <w:rPr>
          <w:rFonts w:ascii="Fb Fontext" w:hAnsi="Fb Fontext"/>
          <w:rtl/>
        </w:rPr>
        <w:t xml:space="preserve"> </w:t>
      </w:r>
      <w:ins w:id="108393" w:author="קלוד" w:date="2026-10-11T13:11:34Z">
        <w:r>
          <w:rPr>
            <w:rFonts w:ascii="Fb Fontext" w:hAnsi="Fb Fontext"/>
            <w:rtl/>
          </w:rPr>
          <w:t xml:space="preserve">ונמצא</w:t>
        </w:r>
      </w:ins>
      <w:del w:id="108394" w:author="קלוד" w:date="2026-10-11T13:11:34Z">
        <w:r w:rsidRPr="006F178A">
          <w:rPr>
            <w:rFonts w:ascii="Fb Fontext" w:hAnsi="Fb Fontext"/>
            <w:rtl/>
          </w:rPr>
          <w:delText xml:space="preserve">ואישתכח</w:delText>
        </w:r>
      </w:del>
      <w:r w:rsidRPr="006F178A">
        <w:rPr>
          <w:rFonts w:ascii="Fb Fontext" w:hAnsi="Fb Fontext"/>
          <w:rtl/>
        </w:rPr>
        <w:t xml:space="preserve"> </w:t>
      </w:r>
      <w:ins w:id="108391" w:author="קלוד" w:date="2026-10-11T13:11:34Z">
        <w:r>
          <w:rPr>
            <w:rFonts w:ascii="Fb Fontext" w:hAnsi="Fb Fontext"/>
            <w:rtl/>
          </w:rPr>
          <w:t xml:space="preserve">שחבורה</w:t>
        </w:r>
      </w:ins>
      <w:del w:id="108392" w:author="קלוד" w:date="2026-10-11T13:11:34Z">
        <w:r w:rsidRPr="006F178A">
          <w:rPr>
            <w:rFonts w:ascii="Fb Fontext" w:hAnsi="Fb Fontext"/>
            <w:rtl/>
          </w:rPr>
          <w:delText xml:space="preserve">דחבורה</w:delText>
        </w:r>
      </w:del>
      <w:r w:rsidRPr="006F178A">
        <w:rPr>
          <w:rFonts w:ascii="Fb Fontext" w:hAnsi="Fb Fontext"/>
          <w:rtl/>
        </w:rPr>
        <w:t xml:space="preserve"> </w:t>
      </w:r>
      <w:ins w:id="108389" w:author="קלוד" w:date="2026-10-11T13:11:34Z">
        <w:r>
          <w:rPr>
            <w:rFonts w:ascii="Fb Fontext" w:hAnsi="Fb Fontext"/>
            <w:rtl/>
          </w:rPr>
          <w:t xml:space="preserve">בלבד</w:t>
        </w:r>
      </w:ins>
      <w:del w:id="108390" w:author="קלוד" w:date="2026-10-11T13:11:34Z">
        <w:r w:rsidRPr="006F178A">
          <w:rPr>
            <w:rFonts w:ascii="Fb Fontext" w:hAnsi="Fb Fontext"/>
            <w:rtl/>
          </w:rPr>
          <w:delText xml:space="preserve">הוא</w:delText>
        </w:r>
      </w:del>
      <w:r w:rsidRPr="006F178A">
        <w:rPr>
          <w:rFonts w:ascii="Fb Fontext" w:hAnsi="Fb Fontext"/>
          <w:rtl/>
        </w:rPr>
        <w:t xml:space="preserve"> </w:t>
      </w:r>
      <w:ins w:id="108387" w:author="קלוד" w:date="2026-10-11T13:11:34Z">
        <w:r>
          <w:rPr>
            <w:rFonts w:ascii="Fb Fontext" w:hAnsi="Fb Fontext"/>
            <w:rtl/>
          </w:rPr>
          <w:t xml:space="preserve">עשה.</w:t>
        </w:r>
      </w:ins>
      <w:del w:id="108388" w:author="קלוד" w:date="2026-10-11T13:11:34Z">
        <w:r w:rsidRPr="006F178A">
          <w:rPr>
            <w:rFonts w:ascii="Fb Fontext" w:hAnsi="Fb Fontext"/>
            <w:rtl/>
          </w:rPr>
          <w:delText xml:space="preserve">דעבד.</w:delText>
        </w:r>
      </w:del>
    </w:p>
    <w:p w:rsidR="00E9703F" w:rsidRPr="006F178A" w:rsidRDefault="00E9703F" w:rsidP="00E9703F">
      <w:pPr>
        <w:rPr>
          <w:rtl/>
        </w:rPr>
      </w:pPr>
      <w:r w:rsidRPr="006F178A">
        <w:rPr>
          <w:rtl/>
        </w:rPr>
        <w:t>•</w:t>
      </w:r>
      <w:r w:rsidRPr="006F178A">
        <w:rPr>
          <w:rFonts w:hint="cs"/>
          <w:rtl/>
        </w:rPr>
        <w:t xml:space="preserve"> </w:t>
      </w:r>
      <w:ins w:id="108413" w:author="קלוד" w:date="2026-10-11T13:11:34Z">
        <w:r>
          <w:rPr>
            <w:rStyle w:val="2fb"/>
            <w:rtl/>
          </w:rPr>
          <w:t xml:space="preserve">ר"פ:</w:t>
        </w:r>
      </w:ins>
      <w:del w:id="108414" w:author="קלוד" w:date="2026-10-11T13:11:34Z">
        <w:r w:rsidRPr="006F178A">
          <w:rPr>
            <w:rStyle w:val="2fb"/>
            <w:rtl/>
          </w:rPr>
          <w:delText xml:space="preserve">ר"פ</w:delText>
        </w:r>
      </w:del>
      <w:r w:rsidRPr="006F178A">
        <w:rPr>
          <w:rtl/>
        </w:rPr>
        <w:t xml:space="preserve"> </w:t>
      </w:r>
      <w:ins w:id="93695" w:author="מנוע מכני" w:date="2026-10-11T12:04:39Z">
        <w:ins w:id="108411" w:author="קלוד" w:date="2026-10-11T13:11:34Z">
          <w:r>
            <w:rPr>
              <w:rtl/>
            </w:rPr>
            <w:t xml:space="preserve">אומן</w:t>
          </w:r>
        </w:ins>
        <w:del w:id="108412" w:author="קלוד" w:date="2026-10-11T13:11:34Z">
          <w:r>
            <w:rPr>
              <w:rtl/>
            </w:rPr>
            <w:delText xml:space="preserve">זה</w:delText>
          </w:r>
        </w:del>
      </w:ins>
      <w:del w:id="93696" w:author="מנוע מכני" w:date="2026-10-11T12:04:39Z">
        <w:r w:rsidRPr="006F178A">
          <w:rPr>
            <w:rtl/>
          </w:rPr>
          <w:delText xml:space="preserve">האי</w:delText>
        </w:r>
      </w:del>
      <w:r w:rsidRPr="006F178A">
        <w:rPr>
          <w:rtl/>
        </w:rPr>
        <w:t xml:space="preserve"> </w:t>
      </w:r>
      <w:ins w:id="108409" w:author="קלוד" w:date="2026-10-11T13:11:34Z">
        <w:r>
          <w:rPr>
            <w:rtl/>
          </w:rPr>
          <w:t xml:space="preserve">שאינו</w:t>
        </w:r>
      </w:ins>
      <w:del w:id="108410" w:author="קלוד" w:date="2026-10-11T13:11:34Z">
        <w:r w:rsidRPr="006F178A">
          <w:rPr>
            <w:rtl/>
          </w:rPr>
          <w:delText xml:space="preserve">אומנא</w:delText>
        </w:r>
      </w:del>
      <w:r w:rsidRPr="006F178A">
        <w:rPr>
          <w:rtl/>
        </w:rPr>
        <w:t xml:space="preserve"> </w:t>
      </w:r>
      <w:ins w:id="108407" w:author="קלוד" w:date="2026-10-11T13:11:34Z">
        <w:r>
          <w:rPr>
            <w:rtl/>
          </w:rPr>
          <w:t xml:space="preserve">מוצץ</w:t>
        </w:r>
      </w:ins>
      <w:del w:id="108408" w:author="קלוד" w:date="2026-10-11T13:11:34Z">
        <w:r w:rsidRPr="006F178A">
          <w:rPr>
            <w:rtl/>
          </w:rPr>
          <w:delText xml:space="preserve">דלא מייץ</w:delText>
        </w:r>
      </w:del>
      <w:r w:rsidRPr="006F178A">
        <w:rPr>
          <w:rtl/>
        </w:rPr>
        <w:t xml:space="preserve"> - סכנה הוא, </w:t>
      </w:r>
      <w:ins w:id="108405" w:author="קלוד" w:date="2026-10-11T13:11:34Z">
        <w:r>
          <w:rPr>
            <w:rtl/>
          </w:rPr>
          <w:t xml:space="preserve">ומעבירים</w:t>
        </w:r>
      </w:ins>
      <w:del w:id="108406" w:author="קלוד" w:date="2026-10-11T13:11:34Z">
        <w:r w:rsidRPr="006F178A">
          <w:rPr>
            <w:rtl/>
          </w:rPr>
          <w:delText xml:space="preserve">ועברינן</w:delText>
        </w:r>
      </w:del>
      <w:r w:rsidRPr="006F178A">
        <w:rPr>
          <w:rtl/>
        </w:rPr>
        <w:t xml:space="preserve"> </w:t>
      </w:r>
      <w:ins w:id="93693" w:author="מנוע מכני" w:date="2026-10-11T12:04:39Z">
        <w:ins w:id="108403" w:author="קלוד" w:date="2026-10-11T13:11:34Z">
          <w:r>
            <w:rPr>
              <w:rtl/>
            </w:rPr>
            <w:t xml:space="preserve">אותו.</w:t>
          </w:r>
        </w:ins>
        <w:del w:id="108404" w:author="קלוד" w:date="2026-10-11T13:11:34Z">
          <w:r>
            <w:rPr>
              <w:rtl/>
            </w:rPr>
            <w:delText xml:space="preserve">לו</w:delText>
          </w:r>
          <w:r w:rsidRPr="006F178A">
            <w:rPr>
              <w:rtl/>
            </w:rPr>
            <w:delText xml:space="preserve">.</w:delText>
          </w:r>
        </w:del>
      </w:ins>
      <w:del w:id="93694" w:author="מנוע מכני" w:date="2026-10-11T12:04:39Z">
        <w:r w:rsidRPr="006F178A">
          <w:rPr>
            <w:rtl/>
          </w:rPr>
          <w:delText xml:space="preserve">ליה</w:delText>
        </w:r>
      </w:del>
      <w:r w:rsidRPr="006F178A">
        <w:rPr>
          <w:rtl/>
        </w:rPr>
        <w:t xml:space="preserve"> </w:t>
      </w:r>
      <w:r w:rsidRPr="006F178A">
        <w:rPr>
          <w:rtl/>
        </w:rPr>
        <w:t xml:space="preserve">וקמ"ל</w:t>
      </w:r>
      <w:r w:rsidRPr="006F178A">
        <w:rPr>
          <w:rtl/>
        </w:rPr>
        <w:t xml:space="preserve"> דדם דדם חבורי </w:t>
      </w:r>
      <w:ins w:id="90579" w:author="Claude - סמנטי" w:date="2026-10-11T12:28:21Z">
        <w:r>
          <w:rPr>
            <w:rtl/>
          </w:rPr>
          <w:t xml:space="preserve">מתחבר</w:t>
        </w:r>
      </w:ins>
      <w:del w:id="90580" w:author="Claude - סמנטי" w:date="2026-10-11T12:28:21Z">
        <w:r w:rsidRPr="006F178A">
          <w:rPr>
            <w:rtl/>
          </w:rPr>
          <w:delText xml:space="preserve">מיחבר</w:delText>
        </w:r>
      </w:del>
      <w:r w:rsidRPr="006F178A">
        <w:rPr>
          <w:rtl/>
        </w:rPr>
        <w:t xml:space="preserve"> </w:t>
      </w:r>
      <w:ins w:id="94973" w:author="מנוע מכני" w:date="2026-10-11T12:04:39Z">
        <w:r>
          <w:rPr>
            <w:rtl/>
          </w:rPr>
          <w:t xml:space="preserve">ואם </w:t>
        </w:r>
      </w:ins>
      <w:del w:id="94974" w:author="מנוע מכני" w:date="2026-10-11T12:04:39Z">
        <w:r w:rsidRPr="006F178A">
          <w:rPr>
            <w:rtl/>
          </w:rPr>
          <w:delText xml:space="preserve">ואי </w:delText>
        </w:r>
      </w:del>
      <w:r w:rsidRPr="006F178A">
        <w:rPr>
          <w:rtl/>
        </w:rPr>
        <w:t xml:space="preserve">לא</w:t>
      </w:r>
      <w:r w:rsidRPr="006F178A">
        <w:rPr>
          <w:rtl/>
        </w:rPr>
        <w:t xml:space="preserve">.</w:t>
      </w:r>
    </w:p>
    <w:p w:rsidR="00E9703F" w:rsidRPr="006F178A" w:rsidRDefault="00E9703F" w:rsidP="00E9703F">
      <w:pPr>
        <w:rPr>
          <w:rtl/>
        </w:rPr>
      </w:pPr>
      <w:r w:rsidRPr="006F178A">
        <w:rPr>
          <w:rtl/>
        </w:rPr>
        <w:t xml:space="preserve">ודומיא דאיספלנית וכמון - דכי </w:t>
      </w:r>
      <w:r w:rsidRPr="006F178A">
        <w:rPr>
          <w:rtl/>
        </w:rPr>
        <w:t xml:space="preserve">לא</w:t>
      </w:r>
      <w:r w:rsidRPr="006F178A">
        <w:rPr>
          <w:rtl/>
        </w:rPr>
        <w:t xml:space="preserve"> </w:t>
      </w:r>
      <w:ins w:id="95601" w:author="מנוע מכני" w:date="2026-10-11T12:04:39Z">
        <w:r>
          <w:rPr>
            <w:rtl/>
          </w:rPr>
          <w:t xml:space="preserve">עשה</w:t>
        </w:r>
      </w:ins>
      <w:del w:id="95602" w:author="מנוע מכני" w:date="2026-10-11T12:04:39Z">
        <w:r w:rsidRPr="006F178A">
          <w:rPr>
            <w:rtl/>
          </w:rPr>
          <w:delText xml:space="preserve">עביד</w:delText>
        </w:r>
      </w:del>
      <w:r w:rsidRPr="006F178A">
        <w:rPr>
          <w:rtl/>
        </w:rPr>
        <w:t xml:space="preserve"> סכנה הוא.</w:t>
      </w:r>
    </w:p>
    <w:p w:rsidR="00E9703F" w:rsidRDefault="00E9703F" w:rsidP="00E9703F">
      <w:pPr>
        <w:pStyle w:val="affffd"/>
        <w:spacing w:after="0"/>
        <w:rPr>
          <w:del w:id="90103" w:author="מנוע עיצוב" w:date="2026-10-11T12:09:26Z"/>
          <w:rFonts w:ascii="MS Mincho" w:hAnsi="MS Mincho"/>
          <w:bCs w:val="0"/>
          <w:rtl/>
        </w:rPr>
      </w:pPr>
      <w:del w:id="90102"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114" w:author="קלוד" w:date="2026-10-11T09:07:15Z">
          <w:pPr>
            <w:pStyle w:val="affff1"/>
            <w:rPr>
              <w:b w:val="0"/>
              <w:rtl/>
            </w:rPr>
          </w:pPr>
        </w:pPrChange>
      </w:pPr>
      <w:ins w:id="9844" w:author="מספור קטעי משנה" w:date="2026-10-11T09:35:03Z">
        <w:r>
          <w:rPr>
            <w:rStyle w:val="MisparKeta"/>
          </w:rPr>
          <w:t xml:space="preserve">ד. </w:t>
        </w:r>
      </w:ins>
      <w:r w:rsidRPr="00146180">
        <w:rPr>
          <w:rStyle w:val="afffe"/>
          <w:b w:val="0"/>
          <w:rtl/>
        </w:rPr>
        <w:t>ונותנין עליה איספלנית וכמון</w:t>
      </w:r>
    </w:p>
    <w:p>
      <w:pPr>
        <w:pStyle w:val="38"/>
        <w:rPr>
          <w:ins w:id="98894" w:author="מנוע מכני" w:date="2026-10-11T12:04:39Z"/>
        </w:rPr>
      </w:pPr>
      <w:del w:id="98893" w:author="מנוע מכני" w:date="2026-10-11T12:04:39Z">
        <w:r w:rsidRPr="006F178A">
          <w:delText xml:space="preserve">•</w:delText>
        </w:r>
      </w:del>
      <w:r w:rsidRPr="006F178A">
        <w:t xml:space="preserve">אביי, אמרה לי אם:</w:t>
      </w:r>
    </w:p>
    <w:p w:rsidR="00E9703F" w:rsidRPr="00EC3AF0" w:rsidRDefault="00E9703F" w:rsidP="00E9703F">
      <w:pPr>
        <w:rPr>
          <w:b/>
          <w:bCs/>
          <w:rtl/>
        </w:rPr>
      </w:pPr>
      <w:del w:id="98895" w:author="מנוע מכני" w:date="2026-10-11T12:04:39Z">
        <w:r w:rsidRPr="006F178A">
          <w:rPr>
            <w:rFonts w:ascii="Fb Fontext" w:hAnsi="Fb Fontext"/>
            <w:rtl/>
          </w:rPr>
          <w:delText xml:space="preserve"> </w:delText>
        </w:r>
      </w:del>
      <w:ins w:id="108419" w:author="קלוד" w:date="2026-10-11T13:11:34Z">
        <w:r>
          <w:rPr>
            <w:rFonts w:ascii="Fb Fontext" w:hAnsi="Fb Fontext"/>
            <w:rtl/>
          </w:rPr>
          <w:t xml:space="preserve">איספלנית</w:t>
        </w:r>
      </w:ins>
      <w:del w:id="108420" w:author="קלוד" w:date="2026-10-11T13:11:34Z">
        <w:r w:rsidRPr="006F178A">
          <w:rPr>
            <w:rFonts w:ascii="Fb Fontext" w:hAnsi="Fb Fontext"/>
            <w:rtl/>
          </w:rPr>
          <w:delText xml:space="preserve">איספלניתא</w:delText>
        </w:r>
      </w:del>
      <w:r w:rsidRPr="006F178A">
        <w:rPr>
          <w:rFonts w:ascii="Fb Fontext" w:hAnsi="Fb Fontext"/>
          <w:rtl/>
        </w:rPr>
        <w:t xml:space="preserve"> לכל </w:t>
      </w:r>
      <w:ins w:id="108417" w:author="קלוד" w:date="2026-10-11T13:11:34Z">
        <w:r>
          <w:rPr>
            <w:rFonts w:ascii="Fb Fontext" w:hAnsi="Fb Fontext"/>
            <w:rtl/>
          </w:rPr>
          <w:t xml:space="preserve">הפצעים -</w:t>
        </w:r>
      </w:ins>
      <w:del w:id="108418" w:author="קלוד" w:date="2026-10-11T13:11:34Z">
        <w:r w:rsidRPr="006F178A">
          <w:rPr>
            <w:rFonts w:ascii="Fb Fontext" w:hAnsi="Fb Fontext"/>
            <w:rtl/>
          </w:rPr>
          <w:delText xml:space="preserve">הפצעים</w:delText>
        </w:r>
      </w:del>
      <w:r w:rsidRPr="006F178A">
        <w:rPr>
          <w:rFonts w:ascii="Fb Fontext" w:hAnsi="Fb Fontext"/>
          <w:rtl/>
        </w:rPr>
        <w:t xml:space="preserve"> שיש בה שבע מנות חלב </w:t>
      </w:r>
      <w:ins w:id="108415" w:author="קלוד" w:date="2026-10-11T13:11:34Z">
        <w:r>
          <w:rPr>
            <w:rFonts w:ascii="Fb Fontext" w:hAnsi="Fb Fontext"/>
            <w:rtl/>
          </w:rPr>
          <w:t xml:space="preserve">ואחד</w:t>
        </w:r>
      </w:ins>
      <w:del w:id="108416" w:author="קלוד" w:date="2026-10-11T13:11:34Z">
        <w:r w:rsidRPr="006F178A">
          <w:rPr>
            <w:rFonts w:ascii="Fb Fontext" w:hAnsi="Fb Fontext"/>
            <w:rtl/>
          </w:rPr>
          <w:delText xml:space="preserve">וחד</w:delText>
        </w:r>
      </w:del>
      <w:r w:rsidRPr="006F178A">
        <w:rPr>
          <w:rFonts w:ascii="Fb Fontext" w:hAnsi="Fb Fontext"/>
          <w:rtl/>
        </w:rPr>
        <w:t xml:space="preserve"> של שעוה.</w:t>
      </w:r>
    </w:p>
    <w:p>
      <w:pPr>
        <w:pStyle w:val="38"/>
        <w:rPr>
          <w:ins w:id="98896" w:author="מנוע מכני" w:date="2026-10-11T12:04:39Z"/>
        </w:rPr>
      </w:pPr>
      <w:r w:rsidRPr="004640F6">
        <w:t>רבא</w:t>
      </w:r>
      <w:r w:rsidRPr="004640F6">
        <w:t>:</w:t>
      </w:r>
    </w:p>
    <w:p w:rsidR="00E9703F" w:rsidRPr="004640F6" w:rsidRDefault="00E9703F" w:rsidP="00E9703F">
      <w:pPr>
        <w:rPr>
          <w:spacing w:val="-6"/>
          <w:rtl/>
        </w:rPr>
      </w:pPr>
      <w:del w:id="98897" w:author="מנוע מכני" w:date="2026-10-11T12:04:39Z">
        <w:r w:rsidRPr="004640F6">
          <w:rPr>
            <w:spacing w:val="-6"/>
            <w:rtl/>
          </w:rPr>
          <w:delText xml:space="preserve"> </w:delText>
        </w:r>
      </w:del>
      <w:r w:rsidRPr="004640F6">
        <w:rPr>
          <w:spacing w:val="-6"/>
          <w:rtl/>
        </w:rPr>
        <w:t xml:space="preserve">צריך שיהא בה שעוה ושרף עץ וכשדרש זאת ברבים במחוזא קרעו</w:t>
      </w:r>
      <w:r w:rsidRPr="004640F6">
        <w:rPr>
          <w:rFonts w:hint="cs"/>
          <w:spacing w:val="-6"/>
          <w:rtl/>
        </w:rPr>
        <w:t xml:space="preserve"> </w:t>
      </w:r>
      <w:r w:rsidRPr="004640F6">
        <w:rPr>
          <w:spacing w:val="-6"/>
          <w:rtl/>
        </w:rPr>
        <w:t>בני מניומי הרופא בגדיהם.</w:t>
      </w:r>
    </w:p>
    <w:p w:rsidR="00E9703F" w:rsidRPr="006F178A" w:rsidRDefault="00E9703F" w:rsidP="00E9703F">
      <w:pPr>
        <w:rPr>
          <w:rtl/>
        </w:rPr>
      </w:pPr>
      <w:r w:rsidRPr="006F178A">
        <w:rPr>
          <w:rtl/>
        </w:rPr>
        <w:t xml:space="preserve">וא"ל</w:t>
      </w:r>
      <w:r w:rsidRPr="006F178A">
        <w:rPr>
          <w:rtl/>
        </w:rPr>
        <w:t xml:space="preserve"> שהשאיר להם רפואה של מי סלק למי ששוטף ולא מנגב פני</w:t>
      </w:r>
      <w:r w:rsidRPr="006F178A">
        <w:rPr>
          <w:rFonts w:hint="cs"/>
          <w:rtl/>
        </w:rPr>
        <w:t>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קלד.</w:t>
      </w:r>
    </w:p>
    <w:p>
      <w:pPr>
        <w:pStyle w:val="afffff8"/>
        <w:rPr>
          <w:ins w:id="90199" w:author="קלוד" w:date="2026-10-11T12:33:55Z"/>
        </w:rPr>
      </w:pPr>
      <w:ins w:id="90200" w:author="קלוד" w:date="2026-10-11T12:33:55Z">
        <w:r>
          <w:rPr>
            <w:color w:val="7B3F00"/>
          </w:rPr>
          <w:t xml:space="preserve">צרכי מילה ביו"ט - שוחקין כמון וטורפין יין ושמן</w:t>
        </w:r>
      </w:ins>
    </w:p>
    <w:p w:rsidR="00E9703F" w:rsidRPr="004640F6" w:rsidRDefault="00E9703F" w:rsidP="00E9703F">
      <w:pPr>
        <w:rPr>
          <w:spacing w:val="-4"/>
          <w:rtl/>
        </w:rPr>
      </w:pPr>
      <w:r w:rsidRPr="004640F6">
        <w:rPr>
          <w:rFonts w:ascii="Fb Fontext" w:hAnsi="Fb Fontext"/>
          <w:b/>
          <w:spacing w:val="-4"/>
          <w:rtl/>
        </w:rPr>
        <w:t>•</w:t>
      </w:r>
      <w:r w:rsidRPr="004640F6">
        <w:rPr>
          <w:rFonts w:ascii="Fb Fontext" w:hAnsi="Fb Fontext" w:hint="cs"/>
          <w:b/>
          <w:bCs/>
          <w:spacing w:val="-4"/>
          <w:rtl/>
        </w:rPr>
        <w:t xml:space="preserve"> </w:t>
      </w:r>
      <w:r w:rsidRPr="004640F6">
        <w:rPr>
          <w:rFonts w:ascii="Fb Fontext" w:hAnsi="Fb Fontext"/>
          <w:b/>
          <w:bCs/>
          <w:spacing w:val="-4"/>
          <w:rtl/>
        </w:rPr>
        <w:t>ת"ר</w:t>
      </w:r>
      <w:r w:rsidRPr="004640F6">
        <w:rPr>
          <w:rFonts w:ascii="Fb Fontext" w:hAnsi="Fb Fontext"/>
          <w:spacing w:val="-4"/>
          <w:rtl/>
        </w:rPr>
        <w:t xml:space="preserve"> דברים שאין עושין למילה בשבת עושין לה ביו"ט: שוחקין לה כמון, וטורפין לה יין ושמן.</w:t>
      </w:r>
    </w:p>
    <w:p w:rsidR="00E9703F" w:rsidRPr="004640F6" w:rsidRDefault="00E9703F" w:rsidP="00E9703F">
      <w:pPr>
        <w:rPr>
          <w:rFonts w:ascii="Fb Fontext" w:hAnsi="Fb Fontext"/>
          <w:spacing w:val="-4"/>
          <w:sz w:val="20"/>
          <w:rtl/>
        </w:rPr>
      </w:pPr>
      <w:r w:rsidRPr="004640F6">
        <w:rPr>
          <w:rFonts w:ascii="Fb Fontext" w:hAnsi="Fb Fontext"/>
          <w:spacing w:val="-4"/>
          <w:sz w:val="20"/>
          <w:rtl/>
        </w:rPr>
        <w:t xml:space="preserve">כמון </w:t>
      </w:r>
      <w:ins w:id="108425" w:author="קלוד" w:date="2026-10-11T13:11:34Z">
        <w:r>
          <w:rPr>
            <w:rStyle w:val="afffffe"/>
            <w:rFonts w:ascii="Fb Fontext" w:hAnsi="Fb Fontext"/>
            <w:spacing w:val="-4"/>
            <w:sz w:val="20"/>
            <w:rtl/>
          </w:rPr>
          <w:t xml:space="preserve">מותר</w:t>
        </w:r>
        <w:r>
          <w:rPr>
            <w:rFonts w:ascii="Fb Fontext" w:hAnsi="Fb Fontext"/>
            <w:spacing w:val="-4"/>
            <w:sz w:val="20"/>
            <w:rtl/>
          </w:rPr>
          <w:t xml:space="preserve"> שראוי</w:t>
        </w:r>
      </w:ins>
      <w:del w:id="108426" w:author="קלוד" w:date="2026-10-11T13:11:34Z">
        <w:r w:rsidRPr="004640F6">
          <w:rPr>
            <w:rFonts w:ascii="Fb Fontext" w:hAnsi="Fb Fontext"/>
            <w:spacing w:val="-4"/>
            <w:sz w:val="20"/>
            <w:rtl/>
          </w:rPr>
          <w:delText xml:space="preserve">דחזי</w:delText>
        </w:r>
      </w:del>
      <w:r w:rsidRPr="004640F6">
        <w:rPr>
          <w:rFonts w:ascii="Fb Fontext" w:hAnsi="Fb Fontext"/>
          <w:spacing w:val="-4"/>
          <w:sz w:val="20"/>
          <w:rtl/>
        </w:rPr>
        <w:t xml:space="preserve"> לקדרה, [יין ושמן אסור </w:t>
      </w:r>
      <w:ins w:id="108423" w:author="קלוד" w:date="2026-10-11T13:11:34Z">
        <w:r>
          <w:rPr>
            <w:rFonts w:ascii="Fb Fontext" w:hAnsi="Fb Fontext"/>
            <w:spacing w:val="-4"/>
            <w:sz w:val="20"/>
            <w:rtl/>
          </w:rPr>
          <w:t xml:space="preserve">שצריך</w:t>
        </w:r>
      </w:ins>
      <w:del w:id="108424" w:author="קלוד" w:date="2026-10-11T13:11:34Z">
        <w:r w:rsidRPr="004640F6">
          <w:rPr>
            <w:rFonts w:ascii="Fb Fontext" w:hAnsi="Fb Fontext"/>
            <w:spacing w:val="-4"/>
            <w:sz w:val="20"/>
            <w:rtl/>
          </w:rPr>
          <w:delText xml:space="preserve">דצריך</w:delText>
        </w:r>
      </w:del>
      <w:r w:rsidRPr="004640F6">
        <w:rPr>
          <w:rFonts w:ascii="Fb Fontext" w:hAnsi="Fb Fontext"/>
          <w:spacing w:val="-4"/>
          <w:sz w:val="20"/>
          <w:rtl/>
        </w:rPr>
        <w:t xml:space="preserve"> לערבם היטב, ומה </w:t>
      </w:r>
      <w:ins w:id="108421" w:author="קלוד" w:date="2026-10-11T13:11:34Z">
        <w:r>
          <w:rPr>
            <w:rFonts w:ascii="Fb Fontext" w:hAnsi="Fb Fontext"/>
            <w:spacing w:val="-4"/>
            <w:sz w:val="20"/>
            <w:rtl/>
          </w:rPr>
          <w:t xml:space="preserve">שמותר</w:t>
        </w:r>
      </w:ins>
      <w:del w:id="108422" w:author="קלוד" w:date="2026-10-11T13:11:34Z">
        <w:r w:rsidRPr="004640F6">
          <w:rPr>
            <w:rFonts w:ascii="Fb Fontext" w:hAnsi="Fb Fontext"/>
            <w:spacing w:val="-4"/>
            <w:sz w:val="20"/>
            <w:rtl/>
          </w:rPr>
          <w:delText xml:space="preserve">דמותר</w:delText>
        </w:r>
      </w:del>
      <w:r w:rsidRPr="004640F6">
        <w:rPr>
          <w:rFonts w:ascii="Fb Fontext" w:hAnsi="Fb Fontext"/>
          <w:spacing w:val="-4"/>
          <w:sz w:val="20"/>
          <w:rtl/>
        </w:rPr>
        <w:t xml:space="preserve"> לחולה היינו בלי לערבם היטב]</w:t>
      </w:r>
    </w:p>
    <w:p>
      <w:pPr>
        <w:pStyle w:val="38"/>
        <w:rPr>
          <w:ins w:id="98899" w:author="מנוע מכני" w:date="2026-10-11T12:04:39Z"/>
        </w:rPr>
      </w:pPr>
      <w:del w:id="98898" w:author="מנוע מכני" w:date="2026-10-11T12:04:39Z">
        <w:r w:rsidRPr="006F178A">
          <w:delText xml:space="preserve">•</w:delText>
        </w:r>
      </w:del>
      <w:r w:rsidRPr="006F178A">
        <w:t xml:space="preserve"> </w:t>
      </w:r>
      <w:r w:rsidRPr="006F178A">
        <w:t xml:space="preserve">תניא</w:t>
      </w:r>
      <w:r w:rsidRPr="006F178A">
        <w:t xml:space="preserve">:</w:t>
      </w:r>
    </w:p>
    <w:p w:rsidR="00E9703F" w:rsidRPr="006F178A" w:rsidRDefault="00E9703F" w:rsidP="00E9703F">
      <w:pPr>
        <w:rPr>
          <w:rtl/>
        </w:rPr>
      </w:pPr>
      <w:del w:id="98900" w:author="מנוע מכני" w:date="2026-10-11T12:04:39Z">
        <w:r w:rsidRPr="006F178A">
          <w:rPr>
            <w:rFonts w:ascii="Fb Fontext" w:hAnsi="Fb Fontext"/>
            <w:rtl/>
          </w:rPr>
          <w:delText xml:space="preserve"> </w:delText>
        </w:r>
      </w:del>
      <w:r w:rsidRPr="006F178A">
        <w:rPr>
          <w:rFonts w:ascii="Fb Fontext" w:hAnsi="Fb Fontext"/>
          <w:rtl/>
        </w:rPr>
        <w:t xml:space="preserve">אין טורפין יין ושמן לחולה בשבת. | </w:t>
      </w:r>
      <w:r w:rsidRPr="006F178A">
        <w:rPr>
          <w:rStyle w:val="2fb"/>
          <w:rFonts w:ascii="Fb Fontext" w:hAnsi="Fb Fontext"/>
          <w:rtl/>
        </w:rPr>
        <w:t xml:space="preserve">רשב"א</w:t>
      </w:r>
      <w:r w:rsidRPr="006F178A">
        <w:rPr>
          <w:rFonts w:ascii="Fb Fontext" w:hAnsi="Fb Fontext"/>
          <w:rtl/>
        </w:rPr>
        <w:t xml:space="preserve"> </w:t>
      </w:r>
      <w:r w:rsidRPr="006F178A">
        <w:rPr>
          <w:rStyle w:val="2fb"/>
          <w:rFonts w:ascii="Fb Fontext" w:hAnsi="Fb Fontext"/>
          <w:rtl/>
        </w:rPr>
        <w:t xml:space="preserve">מר"מ</w:t>
      </w:r>
      <w:r w:rsidRPr="006F178A">
        <w:rPr>
          <w:rFonts w:ascii="Fb Fontext" w:hAnsi="Fb Fontext"/>
          <w:rtl/>
        </w:rPr>
        <w:t xml:space="preserve"> אף טורפין יין ושמן.</w:t>
      </w:r>
    </w:p>
    <w:p w:rsidR="00E9703F" w:rsidRPr="006F178A" w:rsidRDefault="00E9703F" w:rsidP="00E9703F">
      <w:pPr>
        <w:rPr>
          <w:rtl/>
        </w:rPr>
      </w:pPr>
      <w:r w:rsidRPr="006F178A">
        <w:rPr>
          <w:rStyle w:val="2fb"/>
          <w:rtl/>
        </w:rPr>
        <w:t xml:space="preserve">וארשב"א</w:t>
      </w:r>
      <w:r w:rsidRPr="006F178A">
        <w:rPr>
          <w:rtl/>
        </w:rPr>
        <w:t xml:space="preserve"> פעם אחת חש </w:t>
      </w:r>
      <w:r w:rsidRPr="006F178A">
        <w:rPr>
          <w:rStyle w:val="2fb"/>
          <w:rtl/>
        </w:rPr>
        <w:t xml:space="preserve">ר"מ</w:t>
      </w:r>
      <w:r w:rsidRPr="006F178A">
        <w:rPr>
          <w:rtl/>
        </w:rPr>
        <w:t xml:space="preserve"> במעיו, ובקשנו לטרוף לו יין ושמן, ולא הנחנו.</w:t>
      </w:r>
    </w:p>
    <w:p w:rsidR="00E9703F" w:rsidRPr="006F178A" w:rsidRDefault="00E9703F" w:rsidP="00E9703F">
      <w:pPr>
        <w:rPr>
          <w:rtl/>
        </w:rPr>
      </w:pPr>
      <w:r w:rsidRPr="006F178A">
        <w:rPr>
          <w:rtl/>
        </w:rPr>
        <w:t>ואמר להם שעל עצמו החמיר שלא רצה לעבור על דברי חביריו אבל לאחרים מקל.</w:t>
      </w:r>
    </w:p>
    <w:p>
      <w:pPr>
        <w:pStyle w:val="38"/>
        <w:rPr>
          <w:ins w:id="98901" w:author="מנוע מכני" w:date="2026-10-11T12:04:39Z"/>
        </w:rPr>
      </w:pPr>
      <w:r w:rsidRPr="006F178A">
        <w:t xml:space="preserve">והיינו</w:t>
      </w:r>
    </w:p>
    <w:p w:rsidR="00E9703F" w:rsidRPr="006F178A" w:rsidRDefault="00E9703F" w:rsidP="00E9703F">
      <w:pPr>
        <w:rPr>
          <w:rtl/>
        </w:rPr>
      </w:pPr>
      <w:del w:id="98902"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דיש לחלק בין עירבן ללא עירבן וכן מדוייק מהמשנה דבעירבן אסור בשבת.</w:t>
      </w:r>
    </w:p>
    <w:p>
      <w:pPr>
        <w:pStyle w:val="afffff8"/>
        <w:rPr>
          <w:ins w:id="90197" w:author="קלוד" w:date="2026-10-11T12:33:55Z"/>
        </w:rPr>
      </w:pPr>
      <w:ins w:id="90198" w:author="קלוד" w:date="2026-10-11T12:33:55Z">
        <w:r>
          <w:rPr>
            <w:color w:val="7B3F00"/>
          </w:rPr>
          <w:t xml:space="preserve">חרדל ביו"ט - אין מסננין ואין ממתקין בגחלת</w:t>
        </w:r>
      </w:ins>
    </w:p>
    <w:p w:rsidR="00E9703F" w:rsidRPr="006F178A" w:rsidRDefault="00E9703F" w:rsidP="00E9703F">
      <w:pPr>
        <w:rPr>
          <w:rtl/>
        </w:rPr>
      </w:pPr>
      <w:r w:rsidRPr="006F178A">
        <w:rPr>
          <w:rFonts w:ascii="Fb Fontext" w:hAnsi="Fb Fontext"/>
          <w:b/>
          <w:rtl/>
        </w:rPr>
        <w:t>•</w:t>
      </w:r>
      <w:r w:rsidRPr="006F178A">
        <w:rPr>
          <w:rFonts w:ascii="Fb Fontext" w:hAnsi="Fb Fontext" w:hint="cs"/>
          <w:b/>
          <w:bCs/>
          <w:rtl/>
        </w:rPr>
        <w:t xml:space="preserve"> </w:t>
      </w:r>
      <w:r w:rsidRPr="006F178A">
        <w:rPr>
          <w:rFonts w:ascii="Fb Fontext" w:hAnsi="Fb Fontext"/>
          <w:b/>
          <w:bCs/>
          <w:rtl/>
        </w:rPr>
        <w:t>ת"ר</w:t>
      </w:r>
      <w:r w:rsidRPr="006F178A">
        <w:rPr>
          <w:rFonts w:ascii="Fb Fontext" w:hAnsi="Fb Fontext"/>
          <w:rtl/>
        </w:rPr>
        <w:t xml:space="preserve"> אין מסננין את החרדל במסננת שלו ואין ממתקין אותו בגחלת.</w:t>
      </w:r>
    </w:p>
    <w:p w:rsidR="00E9703F" w:rsidRPr="009757B9" w:rsidRDefault="00E9703F" w:rsidP="00E9703F">
      <w:pPr>
        <w:rPr>
          <w:rFonts w:cs="Guttman Vilna"/>
          <w:b/>
          <w:bCs/>
          <w:rtl/>
        </w:rPr>
      </w:pPr>
      <w:r w:rsidRPr="006F178A">
        <w:rPr>
          <w:rtl/>
        </w:rPr>
        <w:t xml:space="preserve">הא דנותנים ביצה במסננת של חרדל</w:t>
      </w:r>
      <w:ins w:id="108431" w:author="קלוד" w:date="2026-10-11T13:11:34Z">
        <w:r>
          <w:rPr>
            <w:rtl/>
          </w:rPr>
          <w:t xml:space="preserve"> - </w:t>
        </w:r>
      </w:ins>
      <w:del w:id="108432" w:author="קלוד" w:date="2026-10-11T13:11:34Z">
        <w:r w:rsidRPr="006F178A">
          <w:rPr>
            <w:rtl/>
          </w:rPr>
          <w:delText xml:space="preserve"> </w:delText>
        </w:r>
      </w:del>
      <w:r w:rsidRPr="006F178A">
        <w:rPr>
          <w:rtl/>
        </w:rPr>
        <w:t xml:space="preserve">משום </w:t>
      </w:r>
      <w:ins w:id="108429" w:author="קלוד" w:date="2026-10-11T13:11:34Z">
        <w:r>
          <w:rPr>
            <w:rtl/>
          </w:rPr>
          <w:t xml:space="preserve">שאינו</w:t>
        </w:r>
      </w:ins>
      <w:del w:id="108430" w:author="קלוד" w:date="2026-10-11T13:11:34Z">
        <w:r w:rsidRPr="006F178A">
          <w:rPr>
            <w:rtl/>
          </w:rPr>
          <w:delText xml:space="preserve">דלא</w:delText>
        </w:r>
      </w:del>
      <w:r w:rsidRPr="006F178A">
        <w:rPr>
          <w:rtl/>
        </w:rPr>
        <w:t xml:space="preserve"> </w:t>
      </w:r>
      <w:ins w:id="90581" w:author="Claude - סמנטי" w:date="2026-10-11T12:28:21Z">
        <w:r>
          <w:rPr>
            <w:rtl/>
          </w:rPr>
          <w:t xml:space="preserve">נראה</w:t>
        </w:r>
      </w:ins>
      <w:del w:id="90582" w:author="Claude - סמנטי" w:date="2026-10-11T12:28:21Z">
        <w:r w:rsidRPr="006F178A">
          <w:rPr>
            <w:rtl/>
          </w:rPr>
          <w:delText xml:space="preserve">מיחזי</w:delText>
        </w:r>
      </w:del>
      <w:r w:rsidRPr="006F178A">
        <w:rPr>
          <w:rtl/>
        </w:rPr>
        <w:t xml:space="preserve"> </w:t>
      </w:r>
      <w:ins w:id="108427" w:author="קלוד" w:date="2026-10-11T13:11:34Z">
        <w:r>
          <w:rPr>
            <w:rtl/>
          </w:rPr>
          <w:t xml:space="preserve">כבורר, </w:t>
        </w:r>
        <w:r>
          <w:rPr>
            <w:rStyle w:val="afffffe"/>
            <w:rtl/>
          </w:rPr>
          <w:t xml:space="preserve">והחרדל נראה</w:t>
        </w:r>
        <w:r>
          <w:rPr>
            <w:rtl/>
          </w:rPr>
          <w:t xml:space="preserve">.</w:t>
        </w:r>
      </w:ins>
      <w:del w:id="108428" w:author="קלוד" w:date="2026-10-11T13:11:34Z">
        <w:r w:rsidRPr="006F178A">
          <w:rPr>
            <w:rtl/>
          </w:rPr>
          <w:delText xml:space="preserve">כבורר.</w:delText>
        </w:r>
      </w:del>
    </w:p>
    <w:p w:rsidR="00E9703F" w:rsidRPr="009757B9" w:rsidRDefault="00E9703F" w:rsidP="00E9703F">
      <w:pPr>
        <w:rPr>
          <w:rFonts w:cs="Guttman Vilna"/>
          <w:b/>
          <w:bCs/>
          <w:rtl/>
        </w:rPr>
      </w:pPr>
      <w:r w:rsidRPr="006F178A">
        <w:rPr>
          <w:rtl/>
        </w:rPr>
        <w:t xml:space="preserve">והא דאין ממתקין אותו </w:t>
      </w:r>
      <w:ins w:id="108439" w:author="קלוד" w:date="2026-10-11T13:11:34Z">
        <w:r>
          <w:rPr>
            <w:rtl/>
          </w:rPr>
          <w:t xml:space="preserve">בגחלת -</w:t>
        </w:r>
      </w:ins>
      <w:del w:id="108440" w:author="קלוד" w:date="2026-10-11T13:11:34Z">
        <w:r w:rsidRPr="006F178A">
          <w:rPr>
            <w:rtl/>
          </w:rPr>
          <w:delText xml:space="preserve">בגחלת.</w:delText>
        </w:r>
      </w:del>
      <w:r w:rsidRPr="006F178A">
        <w:rPr>
          <w:rtl/>
        </w:rPr>
        <w:t xml:space="preserve"> היינו </w:t>
      </w:r>
      <w:ins w:id="108437" w:author="קלוד" w:date="2026-10-11T13:11:34Z">
        <w:r>
          <w:rPr>
            <w:rtl/>
          </w:rPr>
          <w:t xml:space="preserve">בשל</w:t>
        </w:r>
      </w:ins>
      <w:del w:id="108438" w:author="קלוד" w:date="2026-10-11T13:11:34Z">
        <w:r w:rsidRPr="006F178A">
          <w:rPr>
            <w:rtl/>
          </w:rPr>
          <w:delText xml:space="preserve">בעץ</w:delText>
        </w:r>
      </w:del>
      <w:r w:rsidRPr="006F178A">
        <w:rPr>
          <w:rtl/>
        </w:rPr>
        <w:t xml:space="preserve"> </w:t>
      </w:r>
      <w:ins w:id="108435" w:author="קלוד" w:date="2026-10-11T13:11:34Z">
        <w:r>
          <w:rPr>
            <w:rtl/>
          </w:rPr>
          <w:t xml:space="preserve">עץ</w:t>
        </w:r>
      </w:ins>
      <w:del w:id="108436" w:author="קלוד" w:date="2026-10-11T13:11:34Z">
        <w:r w:rsidRPr="006F178A">
          <w:rPr>
            <w:rtl/>
          </w:rPr>
          <w:delText xml:space="preserve">דנעשית</w:delText>
        </w:r>
      </w:del>
      <w:r w:rsidRPr="006F178A">
        <w:rPr>
          <w:rtl/>
        </w:rPr>
        <w:t xml:space="preserve"> </w:t>
      </w:r>
      <w:ins w:id="108433" w:author="קלוד" w:date="2026-10-11T13:11:34Z">
        <w:r>
          <w:rPr>
            <w:rtl/>
          </w:rPr>
          <w:t xml:space="preserve">שנעשית פחם,</w:t>
        </w:r>
      </w:ins>
      <w:del w:id="108434" w:author="קלוד" w:date="2026-10-11T13:11:34Z">
        <w:r w:rsidRPr="006F178A">
          <w:rPr>
            <w:rtl/>
          </w:rPr>
          <w:delText xml:space="preserve">פחם</w:delText>
        </w:r>
      </w:del>
      <w:r w:rsidRPr="006F178A">
        <w:rPr>
          <w:rtl/>
        </w:rPr>
        <w:t xml:space="preserve"> </w:t>
      </w:r>
      <w:r w:rsidRPr="006F178A">
        <w:rPr>
          <w:rtl/>
        </w:rPr>
        <w:t xml:space="preserve">משא"כ</w:t>
      </w:r>
      <w:r w:rsidRPr="006F178A">
        <w:rPr>
          <w:rtl/>
        </w:rPr>
        <w:t xml:space="preserve"> בשל מתכת מותר.</w:t>
      </w:r>
    </w:p>
    <w:p w:rsidR="00E9703F" w:rsidRPr="009757B9" w:rsidRDefault="00E9703F" w:rsidP="00E9703F">
      <w:pPr>
        <w:rPr>
          <w:rFonts w:cs="Guttman Vilna"/>
          <w:b/>
          <w:bCs/>
          <w:rtl/>
        </w:rPr>
      </w:pPr>
      <w:r w:rsidRPr="006F178A">
        <w:rPr>
          <w:rtl/>
        </w:rPr>
        <w:t xml:space="preserve">והא </w:t>
      </w:r>
      <w:ins w:id="108447" w:author="קלוד" w:date="2026-10-11T13:11:34Z">
        <w:r>
          <w:rPr>
            <w:rtl/>
          </w:rPr>
          <w:t xml:space="preserve">דבשר</w:t>
        </w:r>
      </w:ins>
      <w:del w:id="108448" w:author="קלוד" w:date="2026-10-11T13:11:34Z">
        <w:r w:rsidRPr="006F178A">
          <w:rPr>
            <w:rtl/>
          </w:rPr>
          <w:delText xml:space="preserve">דבישרא</w:delText>
        </w:r>
      </w:del>
      <w:r w:rsidRPr="006F178A">
        <w:rPr>
          <w:rtl/>
        </w:rPr>
        <w:t xml:space="preserve"> </w:t>
      </w:r>
      <w:ins w:id="108445" w:author="קלוד" w:date="2026-10-11T13:11:34Z">
        <w:r>
          <w:rPr>
            <w:rtl/>
          </w:rPr>
          <w:t xml:space="preserve">על גחלים</w:t>
        </w:r>
      </w:ins>
      <w:del w:id="108446" w:author="קלוד" w:date="2026-10-11T13:11:34Z">
        <w:r w:rsidRPr="006F178A">
          <w:rPr>
            <w:rtl/>
          </w:rPr>
          <w:delText xml:space="preserve">אגומרי</w:delText>
        </w:r>
      </w:del>
      <w:r w:rsidRPr="006F178A">
        <w:rPr>
          <w:rtl/>
        </w:rPr>
        <w:t xml:space="preserve"> מותר ביו"ט </w:t>
      </w:r>
      <w:ins w:id="108443" w:author="קלוד" w:date="2026-10-11T13:11:34Z">
        <w:r>
          <w:rPr>
            <w:rtl/>
          </w:rPr>
          <w:t xml:space="preserve">- שא"א</w:t>
        </w:r>
      </w:ins>
      <w:del w:id="108444" w:author="קלוד" w:date="2026-10-11T13:11:34Z">
        <w:r w:rsidRPr="006F178A">
          <w:rPr>
            <w:rtl/>
          </w:rPr>
          <w:delText xml:space="preserve">דא"א</w:delText>
        </w:r>
      </w:del>
      <w:r w:rsidRPr="006F178A">
        <w:rPr>
          <w:rtl/>
        </w:rPr>
        <w:t xml:space="preserve"> לעשות כן </w:t>
      </w:r>
      <w:ins w:id="108441" w:author="קלוד" w:date="2026-10-11T13:11:34Z">
        <w:r>
          <w:rPr>
            <w:rtl/>
          </w:rPr>
          <w:t xml:space="preserve">קודם,</w:t>
        </w:r>
      </w:ins>
      <w:del w:id="108442" w:author="קלוד" w:date="2026-10-11T13:11:34Z">
        <w:r w:rsidRPr="006F178A">
          <w:rPr>
            <w:rtl/>
          </w:rPr>
          <w:delText xml:space="preserve">קודם</w:delText>
        </w:r>
      </w:del>
      <w:r w:rsidRPr="006F178A">
        <w:rPr>
          <w:rtl/>
        </w:rPr>
        <w:t xml:space="preserve"> </w:t>
      </w:r>
      <w:r w:rsidRPr="006F178A">
        <w:rPr>
          <w:rtl/>
        </w:rPr>
        <w:t xml:space="preserve">משא"כ</w:t>
      </w:r>
      <w:r w:rsidRPr="006F178A">
        <w:rPr>
          <w:rtl/>
        </w:rPr>
        <w:t xml:space="preserve"> בחרדל שאפשר.</w:t>
      </w:r>
    </w:p>
    <w:p w:rsidR="00E9703F" w:rsidRPr="006F178A" w:rsidRDefault="00E9703F" w:rsidP="00E9703F">
      <w:pPr>
        <w:rPr>
          <w:rtl/>
        </w:rPr>
      </w:pPr>
      <w:ins w:id="108455" w:author="קלוד" w:date="2026-10-11T13:11:34Z">
        <w:r>
          <w:rPr>
            <w:rtl/>
          </w:rPr>
          <w:t xml:space="preserve">•</w:t>
        </w:r>
      </w:ins>
      <w:del w:id="108456" w:author="קלוד" w:date="2026-10-11T13:11:34Z">
        <w:r w:rsidRPr="006F178A">
          <w:rPr>
            <w:rtl/>
          </w:rPr>
          <w:delText xml:space="preserve">•גבינה</w:delText>
        </w:r>
      </w:del>
      <w:r w:rsidRPr="006F178A">
        <w:rPr>
          <w:rtl/>
        </w:rPr>
        <w:t xml:space="preserve"> </w:t>
      </w:r>
      <w:ins w:id="108453" w:author="קלוד" w:date="2026-10-11T13:11:34Z">
        <w:r>
          <w:rPr>
            <w:rtl/>
          </w:rPr>
          <w:t xml:space="preserve">לגבן</w:t>
        </w:r>
      </w:ins>
      <w:del w:id="108454" w:author="קלוד" w:date="2026-10-11T13:11:34Z">
        <w:r w:rsidRPr="006F178A">
          <w:rPr>
            <w:rtl/>
          </w:rPr>
          <w:delText xml:space="preserve">אסור</w:delText>
        </w:r>
      </w:del>
      <w:r w:rsidRPr="006F178A">
        <w:rPr>
          <w:rtl/>
        </w:rPr>
        <w:t xml:space="preserve"> </w:t>
      </w:r>
      <w:ins w:id="108451" w:author="קלוד" w:date="2026-10-11T13:11:34Z">
        <w:r>
          <w:rPr>
            <w:rtl/>
          </w:rPr>
          <w:t xml:space="preserve">גבינה אסור, שאפשר</w:t>
        </w:r>
      </w:ins>
      <w:del w:id="108452" w:author="קלוד" w:date="2026-10-11T13:11:34Z">
        <w:r w:rsidRPr="006F178A">
          <w:rPr>
            <w:rtl/>
          </w:rPr>
          <w:delText xml:space="preserve">דאפשר</w:delText>
        </w:r>
      </w:del>
      <w:r w:rsidRPr="006F178A">
        <w:rPr>
          <w:rtl/>
        </w:rPr>
        <w:t xml:space="preserve"> לעשות כן מעיו"ט, </w:t>
      </w:r>
      <w:r w:rsidRPr="006F178A">
        <w:rPr>
          <w:rtl/>
        </w:rPr>
        <w:t xml:space="preserve">משא"כ</w:t>
      </w:r>
      <w:r w:rsidRPr="006F178A">
        <w:rPr>
          <w:rtl/>
        </w:rPr>
        <w:t xml:space="preserve"> </w:t>
      </w:r>
      <w:ins w:id="108449" w:author="קלוד" w:date="2026-10-11T13:11:34Z">
        <w:r>
          <w:rPr>
            <w:rtl/>
          </w:rPr>
          <w:t xml:space="preserve">לישה,</w:t>
        </w:r>
      </w:ins>
      <w:del w:id="108450" w:author="קלוד" w:date="2026-10-11T13:11:34Z">
        <w:r w:rsidRPr="006F178A">
          <w:rPr>
            <w:rtl/>
          </w:rPr>
          <w:delText xml:space="preserve">לישה</w:delText>
        </w:r>
      </w:del>
      <w:r w:rsidRPr="006F178A">
        <w:rPr>
          <w:rtl/>
        </w:rPr>
        <w:t xml:space="preserve"> שהלחם טוב יותר באפייה ביו"ט.</w:t>
      </w:r>
    </w:p>
    <w:p w:rsidR="00E9703F" w:rsidRPr="006F178A" w:rsidRDefault="00E9703F" w:rsidP="00E9703F">
      <w:pPr>
        <w:rPr>
          <w:rtl/>
        </w:rPr>
      </w:pPr>
      <w:r w:rsidRPr="006F178A">
        <w:rPr>
          <w:rtl/>
        </w:rPr>
        <w:t xml:space="preserve">נהרדעי </w:t>
      </w:r>
      <w:ins w:id="108465" w:author="קלוד" w:date="2026-10-11T13:11:34Z">
        <w:r>
          <w:rPr>
            <w:rtl/>
          </w:rPr>
          <w:t xml:space="preserve">אמרו:</w:t>
        </w:r>
      </w:ins>
      <w:del w:id="108466" w:author="קלוד" w:date="2026-10-11T13:11:34Z">
        <w:r w:rsidRPr="006F178A">
          <w:rPr>
            <w:rtl/>
          </w:rPr>
          <w:delText xml:space="preserve">היו</w:delText>
        </w:r>
      </w:del>
      <w:r w:rsidRPr="006F178A">
        <w:rPr>
          <w:rtl/>
        </w:rPr>
        <w:t xml:space="preserve"> </w:t>
      </w:r>
      <w:ins w:id="108463" w:author="קלוד" w:date="2026-10-11T13:11:34Z">
        <w:r>
          <w:rPr>
            <w:rtl/>
          </w:rPr>
          <w:t xml:space="preserve">אפי'</w:t>
        </w:r>
      </w:ins>
      <w:del w:id="108464" w:author="קלוד" w:date="2026-10-11T13:11:34Z">
        <w:r w:rsidRPr="006F178A">
          <w:rPr>
            <w:rtl/>
          </w:rPr>
          <w:delText xml:space="preserve">אומרים </w:delText>
        </w:r>
        <w:r>
          <w:rPr>
            <w:rtl/>
          </w:rPr>
          <w:delText xml:space="preserve">דאפי'</w:delText>
        </w:r>
      </w:del>
      <w:ins w:id="90595" w:author="מנוע מכני" w:date="2026-10-11T12:04:39Z"/>
      <w:del w:id="90596" w:author="מנוע מכני" w:date="2026-10-11T12:04:39Z">
        <w:r w:rsidRPr="006F178A">
          <w:rPr>
            <w:rtl/>
          </w:rPr>
          <w:delText xml:space="preserve">דאפילו</w:delText>
        </w:r>
      </w:del>
      <w:r w:rsidRPr="006F178A">
        <w:rPr>
          <w:rtl/>
        </w:rPr>
        <w:t xml:space="preserve"> גבינה בת </w:t>
      </w:r>
      <w:ins w:id="108461" w:author="קלוד" w:date="2026-10-11T13:11:34Z">
        <w:r>
          <w:rPr>
            <w:rtl/>
          </w:rPr>
          <w:t xml:space="preserve">יום</w:t>
        </w:r>
      </w:ins>
      <w:del w:id="108462" w:author="קלוד" w:date="2026-10-11T13:11:34Z">
        <w:r w:rsidRPr="006F178A">
          <w:rPr>
            <w:rtl/>
          </w:rPr>
          <w:delText xml:space="preserve">יומא</w:delText>
        </w:r>
      </w:del>
      <w:r w:rsidRPr="006F178A">
        <w:rPr>
          <w:rtl/>
        </w:rPr>
        <w:t xml:space="preserve"> </w:t>
      </w:r>
      <w:ins w:id="95797" w:author="מנוע מכני" w:date="2026-10-11T12:04:39Z">
        <w:ins w:id="108459" w:author="קלוד" w:date="2026-10-11T13:11:34Z">
          <w:r>
            <w:rPr>
              <w:rtl/>
            </w:rPr>
            <w:t xml:space="preserve">מעולה,</w:t>
          </w:r>
        </w:ins>
        <w:del w:id="108460" w:author="קלוד" w:date="2026-10-11T13:11:34Z">
          <w:r>
            <w:rPr>
              <w:rtl/>
            </w:rPr>
            <w:delText xml:space="preserve">גמור</w:delText>
          </w:r>
          <w:r w:rsidRPr="006F178A">
            <w:rPr>
              <w:rtl/>
            </w:rPr>
            <w:delText xml:space="preserve">.</w:delText>
          </w:r>
        </w:del>
      </w:ins>
      <w:del w:id="95798" w:author="מנוע מכני" w:date="2026-10-11T12:04:39Z">
        <w:r w:rsidRPr="006F178A">
          <w:rPr>
            <w:rtl/>
          </w:rPr>
          <w:delText xml:space="preserve">מעליא</w:delText>
        </w:r>
      </w:del>
      <w:r w:rsidRPr="006F178A">
        <w:rPr>
          <w:rtl/>
        </w:rPr>
        <w:t xml:space="preserve"> </w:t>
      </w:r>
      <w:ins w:id="108457" w:author="קלוד" w:date="2026-10-11T13:11:34Z">
        <w:r>
          <w:rPr>
            <w:rtl/>
          </w:rPr>
          <w:t xml:space="preserve">וכ"ש </w:t>
        </w:r>
        <w:r>
          <w:rPr>
            <w:rStyle w:val="afffffe"/>
            <w:rtl/>
          </w:rPr>
          <w:t xml:space="preserve">ישנה</w:t>
        </w:r>
      </w:ins>
      <w:del w:id="108458" w:author="קלוד" w:date="2026-10-11T13:11:34Z">
        <w:r w:rsidRPr="006F178A">
          <w:rPr>
            <w:rtl/>
          </w:rPr>
          <w:delText xml:space="preserve">וכ"ש</w:delText>
        </w:r>
      </w:del>
      <w:r w:rsidRPr="006F178A">
        <w:rPr>
          <w:rtl/>
        </w:rPr>
        <w:t xml:space="preserve"> מיום קודם.</w:t>
      </w:r>
    </w:p>
    <w:p w:rsidR="00E9703F" w:rsidRDefault="00E9703F" w:rsidP="00E9703F">
      <w:pPr>
        <w:pStyle w:val="affffd"/>
        <w:spacing w:after="0"/>
        <w:rPr>
          <w:del w:id="90105" w:author="מנוע עיצוב" w:date="2026-10-11T12:09:26Z"/>
          <w:rFonts w:ascii="MS Mincho" w:hAnsi="MS Mincho"/>
          <w:bCs w:val="0"/>
          <w:rtl/>
        </w:rPr>
      </w:pPr>
      <w:del w:id="90104"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115" w:author="קלוד" w:date="2026-10-11T09:07:15Z">
          <w:pPr>
            <w:pStyle w:val="affff1"/>
            <w:rPr>
              <w:b w:val="0"/>
              <w:rtl/>
            </w:rPr>
          </w:pPr>
        </w:pPrChange>
      </w:pPr>
      <w:r w:rsidRPr="009757B9">
        <w:rPr>
          <w:rtl/>
        </w:rPr>
        <w:t xml:space="preserve">אין עושין לה חלוק </w:t>
      </w:r>
      <w:r w:rsidRPr="009757B9">
        <w:rPr>
          <w:rFonts w:hint="cs"/>
          <w:rtl/>
        </w:rPr>
        <w:t>לכתחילה אבל כורך עליה סמרטוט</w:t>
      </w:r>
      <w:r w:rsidRPr="009757B9">
        <w:rPr>
          <w:rtl/>
        </w:rPr>
        <w:t>.</w:t>
      </w:r>
    </w:p>
    <w:p w:rsidR="00E9703F" w:rsidRPr="006F178A" w:rsidRDefault="00E9703F" w:rsidP="00E9703F">
      <w:pPr>
        <w:rPr>
          <w:rStyle w:val="afffe"/>
          <w:rFonts w:ascii="Fb Fontext" w:hAnsi="Fb Fontext"/>
          <w:b/>
          <w:rtl/>
        </w:rPr>
      </w:pPr>
      <w:r w:rsidRPr="006F178A">
        <w:rPr>
          <w:rFonts w:ascii="Fb Fontext" w:hAnsi="Fb Fontext"/>
          <w:b/>
          <w:bCs/>
          <w:rtl/>
        </w:rPr>
        <w:t xml:space="preserve">- </w:t>
      </w:r>
      <w:r w:rsidRPr="006F178A">
        <w:rPr>
          <w:rStyle w:val="2fb"/>
          <w:rFonts w:ascii="Fb Fontext" w:hAnsi="Fb Fontext"/>
          <w:b/>
          <w:bCs/>
          <w:rtl/>
        </w:rPr>
        <w:t xml:space="preserve">אביי</w:t>
      </w:r>
      <w:r w:rsidRPr="006F178A">
        <w:rPr>
          <w:rFonts w:ascii="Fb Fontext" w:hAnsi="Fb Fontext"/>
          <w:b/>
          <w:bCs/>
          <w:rtl/>
        </w:rPr>
        <w:t xml:space="preserve">, אמרה לי אם</w:t>
      </w:r>
      <w:r w:rsidRPr="006F178A">
        <w:rPr>
          <w:rFonts w:ascii="Fb Fontext" w:hAnsi="Fb Fontext"/>
          <w:rtl/>
        </w:rPr>
        <w:t>.</w:t>
      </w:r>
    </w:p>
    <w:p w:rsidR="00E9703F" w:rsidRPr="006F178A" w:rsidRDefault="00E9703F" w:rsidP="00E9703F">
      <w:pPr>
        <w:rPr>
          <w:rtl/>
        </w:rPr>
      </w:pPr>
      <w:r w:rsidRPr="006F178A">
        <w:rPr>
          <w:rStyle w:val="afffe"/>
          <w:rFonts w:ascii="Fb Fontext" w:hAnsi="Fb Fontext"/>
          <w:b/>
          <w:rtl/>
        </w:rPr>
        <w:t>א.</w:t>
      </w:r>
      <w:r w:rsidRPr="006F178A">
        <w:rPr>
          <w:rtl/>
        </w:rPr>
        <w:t xml:space="preserve"> </w:t>
      </w:r>
      <w:ins w:id="108473" w:author="קלוד" w:date="2026-10-11T13:11:34Z">
        <w:r>
          <w:rPr>
            <w:rtl/>
          </w:rPr>
          <w:t xml:space="preserve">ישים</w:t>
        </w:r>
      </w:ins>
      <w:del w:id="108474" w:author="קלוד" w:date="2026-10-11T13:11:34Z">
        <w:r w:rsidRPr="006F178A">
          <w:rPr>
            <w:rtl/>
          </w:rPr>
          <w:delText xml:space="preserve">שישים למעלה</w:delText>
        </w:r>
      </w:del>
      <w:r w:rsidRPr="006F178A">
        <w:rPr>
          <w:rtl/>
        </w:rPr>
        <w:t xml:space="preserve"> שפת הבגד</w:t>
      </w:r>
      <w:ins w:id="108471" w:author="קלוד" w:date="2026-10-11T13:11:34Z">
        <w:r>
          <w:rPr>
            <w:rtl/>
          </w:rPr>
          <w:t xml:space="preserve"> למעלה </w:t>
        </w:r>
      </w:ins>
      <w:del w:id="108472" w:author="קלוד" w:date="2026-10-11T13:11:34Z">
        <w:r w:rsidRPr="006F178A">
          <w:rPr>
            <w:rtl/>
          </w:rPr>
          <w:delText xml:space="preserve"> </w:delText>
        </w:r>
      </w:del>
      <w:r w:rsidRPr="006F178A">
        <w:rPr>
          <w:rtl/>
        </w:rPr>
        <w:t xml:space="preserve">ולא </w:t>
      </w:r>
      <w:ins w:id="108469" w:author="קלוד" w:date="2026-10-11T13:11:34Z">
        <w:r>
          <w:rPr>
            <w:rtl/>
          </w:rPr>
          <w:t xml:space="preserve">החוטים,</w:t>
        </w:r>
      </w:ins>
      <w:del w:id="108470" w:author="קלוד" w:date="2026-10-11T13:11:34Z">
        <w:r w:rsidRPr="006F178A">
          <w:rPr>
            <w:rtl/>
          </w:rPr>
          <w:delText xml:space="preserve">החוטים</w:delText>
        </w:r>
      </w:del>
      <w:r w:rsidRPr="006F178A">
        <w:rPr>
          <w:rtl/>
        </w:rPr>
        <w:t xml:space="preserve"> </w:t>
      </w:r>
      <w:ins w:id="108467" w:author="קלוד" w:date="2026-10-11T13:11:34Z">
        <w:r>
          <w:rPr>
            <w:rtl/>
          </w:rPr>
          <w:t xml:space="preserve">שכשיסירם</w:t>
        </w:r>
      </w:ins>
      <w:del w:id="108468" w:author="קלוד" w:date="2026-10-11T13:11:34Z">
        <w:r w:rsidRPr="006F178A">
          <w:rPr>
            <w:rtl/>
          </w:rPr>
          <w:delText xml:space="preserve">שכשיסירים</w:delText>
        </w:r>
      </w:del>
      <w:r w:rsidRPr="006F178A">
        <w:rPr>
          <w:rtl/>
        </w:rPr>
        <w:t xml:space="preserve"> </w:t>
      </w:r>
      <w:r w:rsidRPr="006F178A">
        <w:rPr>
          <w:rtl/>
        </w:rPr>
        <w:t xml:space="preserve">לא</w:t>
      </w:r>
      <w:r w:rsidRPr="006F178A">
        <w:rPr>
          <w:rtl/>
        </w:rPr>
        <w:t xml:space="preserve"> יבוא לידי כרות שפכה.</w:t>
      </w:r>
    </w:p>
    <w:p w:rsidR="00E9703F" w:rsidRPr="006F178A" w:rsidRDefault="00E9703F" w:rsidP="00E9703F">
      <w:pPr>
        <w:rPr>
          <w:rStyle w:val="afffe"/>
          <w:rFonts w:ascii="Fb Fontext" w:hAnsi="Fb Fontext"/>
          <w:b/>
          <w:rtl/>
        </w:rPr>
      </w:pPr>
      <w:ins w:id="90583" w:author="Claude - סמנטי" w:date="2026-10-11T12:28:21Z">
        <w:r>
          <w:rPr>
            <w:rtl/>
          </w:rPr>
          <w:t xml:space="preserve">אמו</w:t>
        </w:r>
      </w:ins>
      <w:del w:id="90584" w:author="Claude - סמנטי" w:date="2026-10-11T12:28:21Z">
        <w:r w:rsidRPr="006F178A">
          <w:rPr>
            <w:rtl/>
          </w:rPr>
          <w:delText xml:space="preserve">אימיה</w:delText>
        </w:r>
      </w:del>
      <w:r w:rsidRPr="006F178A">
        <w:rPr>
          <w:rtl/>
        </w:rPr>
        <w:t xml:space="preserve"> </w:t>
      </w:r>
      <w:ins w:id="108479" w:author="קלוד" w:date="2026-10-11T13:11:34Z">
        <w:r>
          <w:rPr>
            <w:rStyle w:val="2fb"/>
            <w:rtl/>
          </w:rPr>
          <w:t xml:space="preserve">של</w:t>
        </w:r>
      </w:ins>
      <w:del w:id="108480" w:author="קלוד" w:date="2026-10-11T13:11:34Z">
        <w:r w:rsidRPr="006F178A">
          <w:rPr>
            <w:rStyle w:val="2fb"/>
            <w:rtl/>
          </w:rPr>
          <w:delText xml:space="preserve">דאביי</w:delText>
        </w:r>
      </w:del>
      <w:r w:rsidRPr="006F178A">
        <w:rPr>
          <w:rtl/>
        </w:rPr>
        <w:t xml:space="preserve"> </w:t>
      </w:r>
      <w:ins w:id="108477" w:author="קלוד" w:date="2026-10-11T13:11:34Z">
        <w:r>
          <w:rPr>
            <w:rtl/>
          </w:rPr>
          <w:t xml:space="preserve">אביי עשתה</w:t>
        </w:r>
      </w:ins>
      <w:del w:id="108478" w:author="קלוד" w:date="2026-10-11T13:11:34Z">
        <w:r w:rsidRPr="006F178A">
          <w:rPr>
            <w:rtl/>
          </w:rPr>
          <w:delText xml:space="preserve">עבדא</w:delText>
        </w:r>
      </w:del>
      <w:r w:rsidRPr="006F178A">
        <w:rPr>
          <w:rtl/>
        </w:rPr>
        <w:t xml:space="preserve"> כיס באמצע החלוק לחצוץ </w:t>
      </w:r>
      <w:ins w:id="108475" w:author="קלוד" w:date="2026-10-11T13:11:34Z">
        <w:r>
          <w:rPr>
            <w:rtl/>
          </w:rPr>
          <w:t xml:space="preserve">ביניהם.</w:t>
        </w:r>
      </w:ins>
      <w:del w:id="108476" w:author="קלוד" w:date="2026-10-11T13:11:34Z">
        <w:r w:rsidRPr="006F178A">
          <w:rPr>
            <w:rtl/>
          </w:rPr>
          <w:delText xml:space="preserve">בינהם .</w:delText>
        </w:r>
      </w:del>
    </w:p>
    <w:p w:rsidR="00E9703F" w:rsidRPr="006F178A" w:rsidRDefault="00E9703F" w:rsidP="00E9703F">
      <w:pPr>
        <w:rPr>
          <w:rStyle w:val="afffe"/>
          <w:rFonts w:ascii="Fb Fontext" w:hAnsi="Fb Fontext"/>
          <w:b/>
          <w:rtl/>
        </w:rPr>
      </w:pPr>
      <w:r w:rsidRPr="006F178A">
        <w:rPr>
          <w:rStyle w:val="afffe"/>
          <w:rFonts w:ascii="Fb Fontext" w:hAnsi="Fb Fontext"/>
          <w:b/>
          <w:rtl/>
        </w:rPr>
        <w:t>ב.</w:t>
      </w:r>
      <w:r w:rsidRPr="006F178A">
        <w:rPr>
          <w:rtl/>
        </w:rPr>
        <w:t xml:space="preserve"> </w:t>
      </w:r>
      <w:ins w:id="108487" w:author="קלוד" w:date="2026-10-11T13:11:34Z">
        <w:r>
          <w:rPr>
            <w:rtl/>
          </w:rPr>
          <w:t xml:space="preserve">מי</w:t>
        </w:r>
      </w:ins>
      <w:del w:id="108488" w:author="קלוד" w:date="2026-10-11T13:11:34Z">
        <w:r w:rsidRPr="006F178A">
          <w:rPr>
            <w:rtl/>
          </w:rPr>
          <w:delText xml:space="preserve">למי</w:delText>
        </w:r>
      </w:del>
      <w:r w:rsidRPr="006F178A">
        <w:rPr>
          <w:rtl/>
        </w:rPr>
        <w:t xml:space="preserve"> שאין</w:t>
      </w:r>
      <w:ins w:id="108485" w:author="קלוד" w:date="2026-10-11T13:11:34Z">
        <w:r>
          <w:rPr>
            <w:rtl/>
          </w:rPr>
          <w:t xml:space="preserve"> לו חלוק -</w:t>
        </w:r>
      </w:ins>
      <w:del w:id="108486" w:author="קלוד" w:date="2026-10-11T13:11:34Z">
        <w:r w:rsidRPr="006F178A">
          <w:rPr>
            <w:rtl/>
          </w:rPr>
          <w:delText xml:space="preserve"> חלוק</w:delText>
        </w:r>
      </w:del>
      <w:r w:rsidRPr="006F178A">
        <w:rPr>
          <w:rtl/>
        </w:rPr>
        <w:t xml:space="preserve"> יביא </w:t>
      </w:r>
      <w:r>
        <w:rPr>
          <w:rtl/>
        </w:rPr>
        <w:t>אפי'</w:t>
      </w:r>
      <w:r w:rsidRPr="006F178A">
        <w:rPr>
          <w:rtl/>
        </w:rPr>
        <w:t xml:space="preserve"> </w:t>
      </w:r>
      <w:ins w:id="108483" w:author="קלוד" w:date="2026-10-11T13:11:34Z">
        <w:r>
          <w:rPr>
            <w:rtl/>
          </w:rPr>
          <w:t xml:space="preserve">בגד</w:t>
        </w:r>
      </w:ins>
      <w:del w:id="108484" w:author="קלוד" w:date="2026-10-11T13:11:34Z">
        <w:r w:rsidRPr="006F178A">
          <w:rPr>
            <w:rtl/>
          </w:rPr>
          <w:delText xml:space="preserve">בליתא</w:delText>
        </w:r>
      </w:del>
      <w:r w:rsidRPr="006F178A">
        <w:rPr>
          <w:rtl/>
        </w:rPr>
        <w:t xml:space="preserve"> </w:t>
      </w:r>
      <w:ins w:id="108481" w:author="קלוד" w:date="2026-10-11T13:11:34Z">
        <w:r>
          <w:rPr>
            <w:rtl/>
          </w:rPr>
          <w:t xml:space="preserve">בלוי, ויכרוך</w:t>
        </w:r>
      </w:ins>
      <w:del w:id="108482" w:author="קלוד" w:date="2026-10-11T13:11:34Z">
        <w:r w:rsidRPr="006F178A">
          <w:rPr>
            <w:rtl/>
          </w:rPr>
          <w:delText xml:space="preserve">ושיכרוך</w:delText>
        </w:r>
      </w:del>
      <w:r w:rsidRPr="006F178A">
        <w:rPr>
          <w:rtl/>
        </w:rPr>
        <w:t xml:space="preserve"> שפת הבגד בסמוך לתחילת הגיד.</w:t>
      </w:r>
    </w:p>
    <w:p w:rsidR="00E9703F" w:rsidRPr="006F178A" w:rsidRDefault="00E9703F" w:rsidP="00E9703F">
      <w:pPr>
        <w:rPr>
          <w:rStyle w:val="afffe"/>
          <w:rFonts w:ascii="Fb Fontext" w:hAnsi="Fb Fontext"/>
          <w:b/>
          <w:rtl/>
        </w:rPr>
      </w:pPr>
      <w:r w:rsidRPr="006F178A">
        <w:rPr>
          <w:rStyle w:val="afffe"/>
          <w:rFonts w:ascii="Fb Fontext" w:hAnsi="Fb Fontext"/>
          <w:b/>
          <w:rtl/>
        </w:rPr>
        <w:t>ג.</w:t>
      </w:r>
      <w:r w:rsidRPr="006F178A">
        <w:rPr>
          <w:rtl/>
        </w:rPr>
        <w:t xml:space="preserve"> מי שאין ניכר בו </w:t>
      </w:r>
      <w:ins w:id="108489" w:author="קלוד" w:date="2026-10-11T13:11:34Z">
        <w:r>
          <w:rPr>
            <w:rtl/>
          </w:rPr>
          <w:t xml:space="preserve">פי הטבעת</w:t>
        </w:r>
      </w:ins>
      <w:del w:id="108490" w:author="קלוד" w:date="2026-10-11T13:11:34Z">
        <w:r w:rsidRPr="006F178A">
          <w:rPr>
            <w:rtl/>
          </w:rPr>
          <w:delText xml:space="preserve">מפקתיה</w:delText>
        </w:r>
      </w:del>
      <w:r w:rsidRPr="006F178A">
        <w:rPr>
          <w:rtl/>
        </w:rPr>
        <w:t xml:space="preserve"> ימשחו ויעמידו בשמש ויראה מקום שקוף ויחתוך בגרעין שעורה לאורך ולרוחב ולא במתכת העלולה לנפח המקום.</w:t>
      </w:r>
    </w:p>
    <w:p w:rsidR="00E9703F" w:rsidRPr="006F178A" w:rsidRDefault="00E9703F" w:rsidP="00E9703F">
      <w:pPr>
        <w:rPr>
          <w:rStyle w:val="afffe"/>
          <w:rFonts w:ascii="Fb Fontext" w:hAnsi="Fb Fontext"/>
          <w:b/>
          <w:rtl/>
        </w:rPr>
      </w:pPr>
      <w:r w:rsidRPr="006F178A">
        <w:rPr>
          <w:rStyle w:val="afffe"/>
          <w:rFonts w:ascii="Fb Fontext" w:hAnsi="Fb Fontext"/>
          <w:b/>
          <w:rtl/>
        </w:rPr>
        <w:t>ד.</w:t>
      </w:r>
      <w:r w:rsidRPr="006F178A">
        <w:rPr>
          <w:rtl/>
        </w:rPr>
        <w:t xml:space="preserve"> מי שאינו יונק ששפתיו קרות יחמם פיו בכוס עם גחלים שיהא כח בשפתיו.</w:t>
      </w:r>
    </w:p>
    <w:p w:rsidR="00E9703F" w:rsidRPr="006F178A" w:rsidRDefault="00E9703F" w:rsidP="00E9703F">
      <w:pPr>
        <w:rPr>
          <w:rStyle w:val="afffe"/>
          <w:rFonts w:ascii="Fb Fontext" w:hAnsi="Fb Fontext"/>
          <w:b/>
          <w:rtl/>
        </w:rPr>
      </w:pPr>
      <w:r w:rsidRPr="006F178A">
        <w:rPr>
          <w:rStyle w:val="afffe"/>
          <w:rFonts w:ascii="Fb Fontext" w:hAnsi="Fb Fontext"/>
          <w:b/>
          <w:rtl/>
        </w:rPr>
        <w:t>ה.</w:t>
      </w:r>
      <w:r w:rsidRPr="006F178A">
        <w:rPr>
          <w:rtl/>
        </w:rPr>
        <w:t xml:space="preserve"> מי שאין ניכר נשימותיו ינפוף במניפה.</w:t>
      </w:r>
    </w:p>
    <w:p w:rsidR="00E9703F" w:rsidRPr="006F178A" w:rsidRDefault="00E9703F" w:rsidP="00E9703F">
      <w:pPr>
        <w:rPr>
          <w:rStyle w:val="afffe"/>
          <w:rFonts w:ascii="Fb Fontext" w:hAnsi="Fb Fontext"/>
          <w:b/>
          <w:rtl/>
        </w:rPr>
      </w:pPr>
      <w:r w:rsidRPr="006F178A">
        <w:rPr>
          <w:rStyle w:val="afffe"/>
          <w:rFonts w:ascii="Fb Fontext" w:hAnsi="Fb Fontext"/>
          <w:b/>
          <w:rtl/>
        </w:rPr>
        <w:t>ו.</w:t>
      </w:r>
      <w:r w:rsidRPr="006F178A">
        <w:rPr>
          <w:rtl/>
        </w:rPr>
        <w:t xml:space="preserve"> </w:t>
      </w:r>
      <w:ins w:id="108497" w:author="קלוד" w:date="2026-10-11T13:11:34Z">
        <w:r>
          <w:rPr>
            <w:rtl/>
          </w:rPr>
          <w:t xml:space="preserve">תינוק</w:t>
        </w:r>
      </w:ins>
      <w:del w:id="108498" w:author="קלוד" w:date="2026-10-11T13:11:34Z">
        <w:r w:rsidRPr="006F178A">
          <w:rPr>
            <w:rtl/>
          </w:rPr>
          <w:delText xml:space="preserve">ינוקא</w:delText>
        </w:r>
      </w:del>
      <w:r w:rsidRPr="006F178A">
        <w:rPr>
          <w:rtl/>
        </w:rPr>
        <w:t xml:space="preserve"> </w:t>
      </w:r>
      <w:ins w:id="108495" w:author="קלוד" w:date="2026-10-11T13:11:34Z">
        <w:r>
          <w:rPr>
            <w:rtl/>
          </w:rPr>
          <w:t xml:space="preserve">שאין</w:t>
        </w:r>
      </w:ins>
      <w:del w:id="108496" w:author="קלוד" w:date="2026-10-11T13:11:34Z">
        <w:r w:rsidRPr="006F178A">
          <w:rPr>
            <w:rtl/>
          </w:rPr>
          <w:delText xml:space="preserve">דאין</w:delText>
        </w:r>
      </w:del>
      <w:r w:rsidRPr="006F178A">
        <w:rPr>
          <w:rtl/>
        </w:rPr>
        <w:t xml:space="preserve"> נשימתו עולה </w:t>
      </w:r>
      <w:ins w:id="108493" w:author="קלוד" w:date="2026-10-11T13:11:34Z">
        <w:r>
          <w:rPr>
            <w:rtl/>
          </w:rPr>
          <w:t xml:space="preserve">יפה -</w:t>
        </w:r>
      </w:ins>
      <w:del w:id="108494" w:author="קלוד" w:date="2026-10-11T13:11:34Z">
        <w:r w:rsidRPr="006F178A">
          <w:rPr>
            <w:rtl/>
          </w:rPr>
          <w:delText xml:space="preserve">יפה</w:delText>
        </w:r>
      </w:del>
      <w:r w:rsidRPr="006F178A">
        <w:rPr>
          <w:rtl/>
        </w:rPr>
        <w:t xml:space="preserve"> יביא שליית אמו ויחליק </w:t>
      </w:r>
      <w:ins w:id="108491" w:author="קלוד" w:date="2026-10-11T13:11:34Z">
        <w:r>
          <w:rPr>
            <w:rtl/>
          </w:rPr>
          <w:t xml:space="preserve">עליו,</w:t>
        </w:r>
      </w:ins>
      <w:del w:id="108492" w:author="קלוד" w:date="2026-10-11T13:11:34Z">
        <w:r w:rsidRPr="006F178A">
          <w:rPr>
            <w:rtl/>
          </w:rPr>
          <w:delText xml:space="preserve">עליו</w:delText>
        </w:r>
      </w:del>
      <w:r w:rsidRPr="006F178A">
        <w:rPr>
          <w:rtl/>
        </w:rPr>
        <w:t xml:space="preserve"> ויפעה.</w:t>
      </w:r>
    </w:p>
    <w:p w:rsidR="00E9703F" w:rsidRPr="006F178A" w:rsidRDefault="00E9703F" w:rsidP="00E9703F">
      <w:pPr>
        <w:rPr>
          <w:rStyle w:val="afffe"/>
          <w:rFonts w:ascii="Fb Fontext" w:hAnsi="Fb Fontext"/>
          <w:b/>
          <w:rtl/>
        </w:rPr>
      </w:pPr>
      <w:r w:rsidRPr="006F178A">
        <w:rPr>
          <w:rStyle w:val="afffe"/>
          <w:rFonts w:ascii="Fb Fontext" w:hAnsi="Fb Fontext"/>
          <w:b/>
          <w:rtl/>
        </w:rPr>
        <w:t>ז.</w:t>
      </w:r>
      <w:r w:rsidRPr="006F178A">
        <w:rPr>
          <w:rtl/>
        </w:rPr>
        <w:t xml:space="preserve"> תינוק </w:t>
      </w:r>
      <w:ins w:id="108513" w:author="קלוד" w:date="2026-10-11T13:11:34Z">
        <w:r>
          <w:rPr>
            <w:rtl/>
          </w:rPr>
          <w:t xml:space="preserve">קטן מדי -</w:t>
        </w:r>
      </w:ins>
      <w:del w:id="108514" w:author="קלוד" w:date="2026-10-11T13:11:34Z">
        <w:r w:rsidRPr="006F178A">
          <w:rPr>
            <w:rtl/>
          </w:rPr>
          <w:delText xml:space="preserve">דקטין</w:delText>
        </w:r>
      </w:del>
      <w:r w:rsidRPr="006F178A">
        <w:rPr>
          <w:rtl/>
        </w:rPr>
        <w:t xml:space="preserve"> יביאו </w:t>
      </w:r>
      <w:ins w:id="108511" w:author="קלוד" w:date="2026-10-11T13:11:34Z">
        <w:r>
          <w:rPr>
            <w:rtl/>
          </w:rPr>
          <w:t xml:space="preserve">שליית</w:t>
        </w:r>
      </w:ins>
      <w:del w:id="108512" w:author="קלוד" w:date="2026-10-11T13:11:34Z">
        <w:r w:rsidRPr="006F178A">
          <w:rPr>
            <w:rtl/>
          </w:rPr>
          <w:delText xml:space="preserve">לשליית</w:delText>
        </w:r>
      </w:del>
      <w:r w:rsidRPr="006F178A">
        <w:rPr>
          <w:rtl/>
        </w:rPr>
        <w:t xml:space="preserve"> אמו </w:t>
      </w:r>
      <w:ins w:id="108509" w:author="קלוד" w:date="2026-10-11T13:11:34Z">
        <w:r>
          <w:rPr>
            <w:rtl/>
          </w:rPr>
          <w:t xml:space="preserve">וימשחוהו</w:t>
        </w:r>
      </w:ins>
      <w:del w:id="108510" w:author="קלוד" w:date="2026-10-11T13:11:34Z">
        <w:r w:rsidRPr="006F178A">
          <w:rPr>
            <w:rtl/>
          </w:rPr>
          <w:delText xml:space="preserve">וימשחו</w:delText>
        </w:r>
      </w:del>
      <w:r w:rsidRPr="006F178A">
        <w:rPr>
          <w:rtl/>
        </w:rPr>
        <w:t xml:space="preserve"> </w:t>
      </w:r>
      <w:ins w:id="108507" w:author="קלוד" w:date="2026-10-11T13:11:34Z">
        <w:r>
          <w:rPr>
            <w:rtl/>
          </w:rPr>
          <w:t xml:space="preserve">מן</w:t>
        </w:r>
      </w:ins>
      <w:del w:id="108508" w:author="קלוד" w:date="2026-10-11T13:11:34Z">
        <w:r w:rsidRPr="006F178A">
          <w:rPr>
            <w:rtl/>
          </w:rPr>
          <w:delText xml:space="preserve">ממקוטנא</w:delText>
        </w:r>
      </w:del>
      <w:r w:rsidRPr="006F178A">
        <w:rPr>
          <w:rtl/>
        </w:rPr>
        <w:t xml:space="preserve"> </w:t>
      </w:r>
      <w:ins w:id="108505" w:author="קלוד" w:date="2026-10-11T13:11:34Z">
        <w:r>
          <w:rPr>
            <w:rtl/>
          </w:rPr>
          <w:t xml:space="preserve">הצד הקצר לרחב.</w:t>
        </w:r>
      </w:ins>
      <w:del w:id="108506" w:author="קלוד" w:date="2026-10-11T13:11:34Z">
        <w:r w:rsidRPr="006F178A">
          <w:rPr>
            <w:rtl/>
          </w:rPr>
          <w:delText xml:space="preserve">לאולמא.</w:delText>
        </w:r>
      </w:del>
      <w:r w:rsidRPr="006F178A">
        <w:rPr>
          <w:rtl/>
        </w:rPr>
        <w:t xml:space="preserve"> </w:t>
      </w:r>
      <w:ins w:id="94975" w:author="מנוע מכני" w:date="2026-10-11T12:04:39Z">
        <w:r>
          <w:rPr>
            <w:rtl/>
          </w:rPr>
          <w:t xml:space="preserve">ואם </w:t>
        </w:r>
      </w:ins>
      <w:del w:id="94976" w:author="מנוע מכני" w:date="2026-10-11T12:04:39Z">
        <w:r w:rsidRPr="006F178A">
          <w:rPr>
            <w:rtl/>
          </w:rPr>
          <w:delText xml:space="preserve">ואי </w:delText>
        </w:r>
      </w:del>
      <w:ins w:id="108503" w:author="קלוד" w:date="2026-10-11T13:11:34Z">
        <w:r>
          <w:rPr>
            <w:rtl/>
          </w:rPr>
          <w:t xml:space="preserve">גדול מדי</w:t>
        </w:r>
      </w:ins>
      <w:del w:id="108504" w:author="קלוד" w:date="2026-10-11T13:11:34Z">
        <w:r w:rsidRPr="006F178A">
          <w:rPr>
            <w:rtl/>
          </w:rPr>
          <w:delText xml:space="preserve">אלים</w:delText>
        </w:r>
      </w:del>
      <w:r w:rsidRPr="006F178A">
        <w:rPr>
          <w:rtl/>
        </w:rPr>
        <w:t xml:space="preserve"> - </w:t>
      </w:r>
      <w:ins w:id="108501" w:author="קלוד" w:date="2026-10-11T13:11:34Z">
        <w:r>
          <w:rPr>
            <w:rtl/>
          </w:rPr>
          <w:t xml:space="preserve">מן</w:t>
        </w:r>
      </w:ins>
      <w:del w:id="108502" w:author="קלוד" w:date="2026-10-11T13:11:34Z">
        <w:r w:rsidRPr="006F178A">
          <w:rPr>
            <w:rtl/>
          </w:rPr>
          <w:delText xml:space="preserve">מאולמא</w:delText>
        </w:r>
      </w:del>
      <w:r w:rsidRPr="006F178A">
        <w:rPr>
          <w:rtl/>
        </w:rPr>
        <w:t xml:space="preserve"> </w:t>
      </w:r>
      <w:ins w:id="108499" w:author="קלוד" w:date="2026-10-11T13:11:34Z">
        <w:r>
          <w:rPr>
            <w:rtl/>
          </w:rPr>
          <w:t xml:space="preserve">הרחב לקצר.</w:t>
        </w:r>
      </w:ins>
      <w:del w:id="108500" w:author="קלוד" w:date="2026-10-11T13:11:34Z">
        <w:r w:rsidRPr="006F178A">
          <w:rPr>
            <w:rtl/>
          </w:rPr>
          <w:delText xml:space="preserve">לקוטנא.</w:delText>
        </w:r>
      </w:del>
    </w:p>
    <w:p w:rsidR="00E9703F" w:rsidRPr="006F178A" w:rsidRDefault="00E9703F" w:rsidP="00E9703F">
      <w:pPr>
        <w:rPr>
          <w:rStyle w:val="afffe"/>
          <w:rFonts w:ascii="Fb Fontext" w:hAnsi="Fb Fontext"/>
          <w:b/>
          <w:rtl/>
        </w:rPr>
      </w:pPr>
      <w:r w:rsidRPr="006F178A">
        <w:rPr>
          <w:rStyle w:val="afffe"/>
          <w:rFonts w:ascii="Fb Fontext" w:hAnsi="Fb Fontext"/>
          <w:b/>
          <w:rtl/>
        </w:rPr>
        <w:t>ח.</w:t>
      </w:r>
      <w:r w:rsidRPr="006F178A">
        <w:rPr>
          <w:rtl/>
        </w:rPr>
        <w:t xml:space="preserve"> </w:t>
      </w:r>
      <w:ins w:id="108531" w:author="קלוד" w:date="2026-10-11T13:11:34Z">
        <w:r>
          <w:rPr>
            <w:rtl/>
          </w:rPr>
          <w:t xml:space="preserve">תינוק</w:t>
        </w:r>
      </w:ins>
      <w:del w:id="108532" w:author="קלוד" w:date="2026-10-11T13:11:34Z">
        <w:r w:rsidRPr="006F178A">
          <w:rPr>
            <w:rtl/>
          </w:rPr>
          <w:delText xml:space="preserve">ינוקא</w:delText>
        </w:r>
      </w:del>
      <w:r w:rsidRPr="006F178A">
        <w:rPr>
          <w:rtl/>
        </w:rPr>
        <w:t xml:space="preserve"> </w:t>
      </w:r>
      <w:ins w:id="108529" w:author="קלוד" w:date="2026-10-11T13:11:34Z">
        <w:r>
          <w:rPr>
            <w:rtl/>
          </w:rPr>
          <w:t xml:space="preserve">אדום,</w:t>
        </w:r>
      </w:ins>
      <w:del w:id="108530" w:author="קלוד" w:date="2026-10-11T13:11:34Z">
        <w:r w:rsidRPr="006F178A">
          <w:rPr>
            <w:rtl/>
          </w:rPr>
          <w:delText xml:space="preserve">דסומק</w:delText>
        </w:r>
      </w:del>
      <w:r w:rsidRPr="006F178A">
        <w:rPr>
          <w:rtl/>
        </w:rPr>
        <w:t xml:space="preserve"> </w:t>
      </w:r>
      <w:ins w:id="108527" w:author="קלוד" w:date="2026-10-11T13:11:34Z">
        <w:r>
          <w:rPr>
            <w:rtl/>
          </w:rPr>
          <w:t xml:space="preserve">שלא</w:t>
        </w:r>
      </w:ins>
      <w:del w:id="108528" w:author="קלוד" w:date="2026-10-11T13:11:34Z">
        <w:r w:rsidRPr="006F178A">
          <w:rPr>
            <w:rtl/>
          </w:rPr>
          <w:delText xml:space="preserve">דלא</w:delText>
        </w:r>
      </w:del>
      <w:r w:rsidRPr="006F178A">
        <w:rPr>
          <w:rtl/>
        </w:rPr>
        <w:t xml:space="preserve"> </w:t>
      </w:r>
      <w:ins w:id="108525" w:author="קלוד" w:date="2026-10-11T13:11:34Z">
        <w:r>
          <w:rPr>
            <w:rtl/>
          </w:rPr>
          <w:t xml:space="preserve">נבלע</w:t>
        </w:r>
      </w:ins>
      <w:del w:id="108526" w:author="קלוד" w:date="2026-10-11T13:11:34Z">
        <w:r w:rsidRPr="006F178A">
          <w:rPr>
            <w:rtl/>
          </w:rPr>
          <w:delText xml:space="preserve">איבלע</w:delText>
        </w:r>
      </w:del>
      <w:r w:rsidRPr="006F178A">
        <w:rPr>
          <w:rtl/>
        </w:rPr>
        <w:t xml:space="preserve"> </w:t>
      </w:r>
      <w:ins w:id="93697" w:author="מנוע מכני" w:date="2026-10-11T12:04:39Z">
        <w:r>
          <w:rPr>
            <w:rtl/>
          </w:rPr>
          <w:t xml:space="preserve">בו</w:t>
        </w:r>
      </w:ins>
      <w:del w:id="93698" w:author="מנוע מכני" w:date="2026-10-11T12:04:39Z">
        <w:r w:rsidRPr="006F178A">
          <w:rPr>
            <w:rtl/>
          </w:rPr>
          <w:delText xml:space="preserve">ביה</w:delText>
        </w:r>
      </w:del>
      <w:r w:rsidRPr="006F178A">
        <w:rPr>
          <w:rtl/>
        </w:rPr>
        <w:t xml:space="preserve"> </w:t>
      </w:r>
      <w:ins w:id="108523" w:author="קלוד" w:date="2026-10-11T13:11:34Z">
        <w:r>
          <w:rPr>
            <w:rtl/>
          </w:rPr>
          <w:t xml:space="preserve">דמו</w:t>
        </w:r>
      </w:ins>
      <w:del w:id="108524" w:author="קלוד" w:date="2026-10-11T13:11:34Z">
        <w:r w:rsidRPr="006F178A">
          <w:rPr>
            <w:rtl/>
          </w:rPr>
          <w:delText xml:space="preserve">דמא,</w:delText>
        </w:r>
      </w:del>
      <w:r w:rsidRPr="006F178A">
        <w:rPr>
          <w:rtl/>
        </w:rPr>
        <w:t xml:space="preserve"> </w:t>
      </w:r>
      <w:ins w:id="108521" w:author="קלוד" w:date="2026-10-11T13:11:34Z">
        <w:r>
          <w:rPr>
            <w:rtl/>
          </w:rPr>
          <w:t xml:space="preserve">- ימתינו</w:t>
        </w:r>
      </w:ins>
      <w:del w:id="108522" w:author="קלוד" w:date="2026-10-11T13:11:34Z">
        <w:r w:rsidRPr="006F178A">
          <w:rPr>
            <w:rtl/>
          </w:rPr>
          <w:delText xml:space="preserve">ויחכו</w:delText>
        </w:r>
      </w:del>
      <w:r w:rsidRPr="006F178A">
        <w:rPr>
          <w:rtl/>
        </w:rPr>
        <w:t xml:space="preserve"> עד </w:t>
      </w:r>
      <w:ins w:id="108519" w:author="קלוד" w:date="2026-10-11T13:11:34Z">
        <w:r>
          <w:rPr>
            <w:rtl/>
          </w:rPr>
          <w:t xml:space="preserve">שייבלע</w:t>
        </w:r>
      </w:ins>
      <w:del w:id="108520" w:author="קלוד" w:date="2026-10-11T13:11:34Z">
        <w:r w:rsidRPr="006F178A">
          <w:rPr>
            <w:rtl/>
          </w:rPr>
          <w:delText xml:space="preserve">דאיבלע</w:delText>
        </w:r>
      </w:del>
      <w:r w:rsidRPr="006F178A">
        <w:rPr>
          <w:rtl/>
        </w:rPr>
        <w:t xml:space="preserve"> </w:t>
      </w:r>
      <w:ins w:id="93699" w:author="מנוע מכני" w:date="2026-10-11T12:04:39Z">
        <w:r>
          <w:rPr>
            <w:rtl/>
          </w:rPr>
          <w:t xml:space="preserve">בו</w:t>
        </w:r>
      </w:ins>
      <w:del w:id="93700" w:author="מנוע מכני" w:date="2026-10-11T12:04:39Z">
        <w:r w:rsidRPr="006F178A">
          <w:rPr>
            <w:rtl/>
          </w:rPr>
          <w:delText xml:space="preserve">ביה</w:delText>
        </w:r>
      </w:del>
      <w:r w:rsidRPr="006F178A">
        <w:rPr>
          <w:rtl/>
        </w:rPr>
        <w:t xml:space="preserve"> </w:t>
      </w:r>
      <w:ins w:id="108517" w:author="קלוד" w:date="2026-10-11T13:11:34Z">
        <w:r>
          <w:rPr>
            <w:rtl/>
          </w:rPr>
          <w:t xml:space="preserve">דמו,</w:t>
        </w:r>
      </w:ins>
      <w:del w:id="108518" w:author="קלוד" w:date="2026-10-11T13:11:34Z">
        <w:r w:rsidRPr="006F178A">
          <w:rPr>
            <w:rtl/>
          </w:rPr>
          <w:delText xml:space="preserve">דמא</w:delText>
        </w:r>
      </w:del>
      <w:r w:rsidRPr="006F178A">
        <w:rPr>
          <w:rtl/>
        </w:rPr>
        <w:t xml:space="preserve"> </w:t>
      </w:r>
      <w:ins w:id="108515" w:author="קלוד" w:date="2026-10-11T13:11:34Z">
        <w:r>
          <w:rPr>
            <w:rtl/>
          </w:rPr>
          <w:t xml:space="preserve">וימולוהו.</w:t>
        </w:r>
      </w:ins>
      <w:del w:id="108516" w:author="קלוד" w:date="2026-10-11T13:11:34Z">
        <w:r w:rsidRPr="006F178A">
          <w:rPr>
            <w:rtl/>
          </w:rPr>
          <w:delText xml:space="preserve">ולימהלוה.</w:delText>
        </w:r>
      </w:del>
    </w:p>
    <w:p w:rsidR="00E9703F" w:rsidRPr="006F178A" w:rsidRDefault="00E9703F" w:rsidP="00E9703F">
      <w:pPr>
        <w:rPr>
          <w:rtl/>
        </w:rPr>
      </w:pPr>
      <w:r w:rsidRPr="006F178A">
        <w:rPr>
          <w:rStyle w:val="afffe"/>
          <w:rFonts w:ascii="Fb Fontext" w:hAnsi="Fb Fontext"/>
          <w:b/>
          <w:rtl/>
        </w:rPr>
        <w:t>ט.</w:t>
      </w:r>
      <w:r w:rsidRPr="006F178A">
        <w:rPr>
          <w:rtl/>
        </w:rPr>
        <w:t xml:space="preserve"> </w:t>
      </w:r>
      <w:ins w:id="108541" w:author="קלוד" w:date="2026-10-11T13:11:34Z">
        <w:r>
          <w:rPr>
            <w:rtl/>
          </w:rPr>
          <w:t xml:space="preserve">וירוק,</w:t>
        </w:r>
      </w:ins>
      <w:del w:id="108542" w:author="קלוד" w:date="2026-10-11T13:11:34Z">
        <w:r w:rsidRPr="006F178A">
          <w:rPr>
            <w:rtl/>
          </w:rPr>
          <w:delText xml:space="preserve">ודירוק</w:delText>
        </w:r>
      </w:del>
      <w:r w:rsidRPr="006F178A">
        <w:rPr>
          <w:rtl/>
        </w:rPr>
        <w:t xml:space="preserve"> משום </w:t>
      </w:r>
      <w:ins w:id="108539" w:author="קלוד" w:date="2026-10-11T13:11:34Z">
        <w:r>
          <w:rPr>
            <w:rtl/>
          </w:rPr>
          <w:t xml:space="preserve">שלא</w:t>
        </w:r>
      </w:ins>
      <w:del w:id="108540" w:author="קלוד" w:date="2026-10-11T13:11:34Z">
        <w:r w:rsidRPr="006F178A">
          <w:rPr>
            <w:rtl/>
          </w:rPr>
          <w:delText xml:space="preserve">דלא</w:delText>
        </w:r>
      </w:del>
      <w:r w:rsidRPr="006F178A">
        <w:rPr>
          <w:rtl/>
        </w:rPr>
        <w:t xml:space="preserve"> נפל </w:t>
      </w:r>
      <w:ins w:id="93701" w:author="מנוע מכני" w:date="2026-10-11T12:04:39Z">
        <w:r>
          <w:rPr>
            <w:rtl/>
          </w:rPr>
          <w:t xml:space="preserve">בו</w:t>
        </w:r>
      </w:ins>
      <w:del w:id="93702" w:author="מנוע מכני" w:date="2026-10-11T12:04:39Z">
        <w:r w:rsidRPr="006F178A">
          <w:rPr>
            <w:rtl/>
          </w:rPr>
          <w:delText xml:space="preserve">ביה</w:delText>
        </w:r>
      </w:del>
      <w:r w:rsidRPr="006F178A">
        <w:rPr>
          <w:rtl/>
        </w:rPr>
        <w:t xml:space="preserve"> </w:t>
      </w:r>
      <w:ins w:id="95799" w:author="מנוע מכני" w:date="2026-10-11T12:04:39Z">
        <w:ins w:id="108537" w:author="קלוד" w:date="2026-10-11T13:11:34Z">
          <w:r>
            <w:rPr>
              <w:rtl/>
            </w:rPr>
            <w:t xml:space="preserve">דמו</w:t>
          </w:r>
        </w:ins>
        <w:del w:id="108538" w:author="קלוד" w:date="2026-10-11T13:11:34Z">
          <w:r>
            <w:rPr>
              <w:rtl/>
            </w:rPr>
            <w:delText xml:space="preserve">ושנה</w:delText>
          </w:r>
        </w:del>
      </w:ins>
      <w:del w:id="95800" w:author="מנוע מכני" w:date="2026-10-11T12:04:39Z">
        <w:r w:rsidRPr="006F178A">
          <w:rPr>
            <w:rtl/>
          </w:rPr>
          <w:delText xml:space="preserve">דמיה</w:delText>
        </w:r>
      </w:del>
      <w:r w:rsidRPr="006F178A">
        <w:rPr>
          <w:rtl/>
        </w:rPr>
        <w:t xml:space="preserve"> </w:t>
      </w:r>
      <w:ins w:id="108535" w:author="קלוד" w:date="2026-10-11T13:11:34Z">
        <w:r>
          <w:rPr>
            <w:rtl/>
          </w:rPr>
          <w:t xml:space="preserve">- ימתינו</w:t>
        </w:r>
      </w:ins>
      <w:del w:id="108536" w:author="קלוד" w:date="2026-10-11T13:11:34Z">
        <w:r w:rsidRPr="006F178A">
          <w:rPr>
            <w:rtl/>
          </w:rPr>
          <w:delText xml:space="preserve">יחכו</w:delText>
        </w:r>
      </w:del>
      <w:r w:rsidRPr="006F178A">
        <w:rPr>
          <w:rtl/>
        </w:rPr>
        <w:t xml:space="preserve"> עד שיפול בו </w:t>
      </w:r>
      <w:ins w:id="108533" w:author="קלוד" w:date="2026-10-11T13:11:34Z">
        <w:r>
          <w:rPr>
            <w:rtl/>
          </w:rPr>
          <w:t xml:space="preserve">דמו.</w:t>
        </w:r>
      </w:ins>
      <w:del w:id="108534" w:author="קלוד" w:date="2026-10-11T13:11:34Z">
        <w:r w:rsidRPr="006F178A">
          <w:rPr>
            <w:rtl/>
          </w:rPr>
          <w:delText xml:space="preserve">דמיו.</w:delText>
        </w:r>
      </w:del>
    </w:p>
    <w:p w:rsidR="00E9703F" w:rsidRPr="009757B9" w:rsidRDefault="00E9703F" w:rsidP="00E9703F">
      <w:pPr>
        <w:rPr>
          <w:rFonts w:cs="Guttman Vilna"/>
          <w:b/>
          <w:bCs/>
          <w:rtl/>
        </w:rPr>
      </w:pPr>
      <w:r w:rsidRPr="006F178A">
        <w:rPr>
          <w:rtl/>
        </w:rPr>
        <w:t xml:space="preserve">וכדתניא </w:t>
      </w:r>
      <w:r w:rsidRPr="006F178A">
        <w:rPr>
          <w:rStyle w:val="2fb"/>
          <w:rtl/>
        </w:rPr>
        <w:t xml:space="preserve">מרב</w:t>
      </w:r>
      <w:r w:rsidRPr="006F178A">
        <w:rPr>
          <w:rtl/>
        </w:rPr>
        <w:t xml:space="preserve"> נתן שהלך לכרכי הים וראה תינוק שהיה אדום ואחיו מתו מחמת מילה שלא המתינו והורה להמתין איתו עד המילה וחיה וקראו ע"ש</w:t>
      </w:r>
      <w:r w:rsidRPr="006F178A">
        <w:rPr>
          <w:rFonts w:hint="cs"/>
          <w:rtl/>
        </w:rPr>
        <w:t>,</w:t>
      </w:r>
      <w:r>
        <w:rPr>
          <w:rFonts w:hint="cs"/>
          <w:rtl/>
        </w:rPr>
        <w:t xml:space="preserve"> </w:t>
      </w:r>
      <w:r w:rsidRPr="006F178A">
        <w:rPr>
          <w:rtl/>
        </w:rPr>
        <w:t>וכן היה מעשה בקפוטקיא בתינוק ירוק וגם קראו ע"ש.</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קלד.</w:t>
      </w:r>
    </w:p>
    <w:p>
      <w:pPr>
        <w:pStyle w:val="MishnaBatzad"/>
        <w:rPr>
          <w:ins w:id="20627" w:author="קלוד" w:date="2026-10-11T09:07:15Z"/>
        </w:rPr>
      </w:pPr>
      <w:ins w:id="20626" w:author="קלוד" w:date="2026-10-11T09:07:15Z">
        <w:r>
          <w:t xml:space="preserve">משנה ג</w:t>
        </w:r>
      </w:ins>
    </w:p>
    <w:p w:rsidR="00E9703F" w:rsidRPr="009757B9" w:rsidRDefault="00E9703F" w:rsidP="00E9703F">
      <w:pPr>
        <w:pStyle w:val="afff9"/>
        <w:rPr>
          <w:del w:id="20357" w:author="קלוד" w:date="2026-10-11T09:07:15Z"/>
          <w:rStyle w:val="afffe"/>
          <w:rFonts w:ascii="Fb Fontext" w:hAnsi="Fb Fontext"/>
          <w:b/>
          <w:bCs w:val="0"/>
          <w:sz w:val="20"/>
          <w:rtl/>
        </w:rPr>
      </w:pPr>
      <w:del w:id="20355" w:author="קלוד" w:date="2026-10-11T09:07:15Z">
        <w:r w:rsidRPr="00146180">
          <w:rPr>
            <w:rStyle w:val="afffe"/>
            <w:rFonts w:ascii="Fb Fontext" w:hAnsi="Fb Fontext" w:hint="cs"/>
            <w:bCs w:val="0"/>
            <w:sz w:val="20"/>
            <w:rtl/>
          </w:rPr>
          <w:delText xml:space="preserve"> </w:delText>
        </w:r>
      </w:del>
      <w:del w:id="20356" w:author="קלוד" w:date="2026-10-11T09:07:15Z">
        <w:r w:rsidRPr="00146180">
          <w:rPr>
            <w:rStyle w:val="afffe"/>
            <w:rFonts w:ascii="Fb Fontext" w:hAnsi="Fb Fontext"/>
            <w:bCs w:val="0"/>
            <w:sz w:val="20"/>
            <w:rtl/>
          </w:rPr>
          <w:delText xml:space="preserve">משנה.</w:delText>
        </w:r>
      </w:del>
    </w:p>
    <w:p w:rsidR="00E9703F" w:rsidRPr="00410564" w:rsidRDefault="00E9703F" w:rsidP="00E9703F">
      <w:pPr>
        <w:pStyle w:val="afff9"/>
        <w:spacing w:before="120"/>
        <w:rPr>
          <w:rStyle w:val="afffe"/>
          <w:b/>
          <w:bCs w:val="0"/>
          <w:spacing w:val="4"/>
          <w:rtl/>
        </w:rPr>
        <w:pPrChange w:id="90103" w:author="קלוד" w:date="2026-10-11T12:09:42Z">
          <w:pPr>
            <w:pStyle w:val="afff9"/>
          </w:pPr>
        </w:pPrChange>
      </w:pPr>
      <w:r w:rsidRPr="00410564">
        <w:rPr>
          <w:rStyle w:val="afffe"/>
          <w:bCs w:val="0"/>
          <w:spacing w:val="4"/>
          <w:rtl/>
        </w:rPr>
        <w:t xml:space="preserve">מרחיצין </w:t>
      </w:r>
      <w:r w:rsidRPr="00410564">
        <w:rPr>
          <w:b/>
          <w:spacing w:val="4"/>
          <w:rtl/>
        </w:rPr>
        <w:t>את</w:t>
      </w:r>
      <w:r w:rsidRPr="00410564">
        <w:rPr>
          <w:rStyle w:val="afffe"/>
          <w:bCs w:val="0"/>
          <w:spacing w:val="4"/>
          <w:rtl/>
        </w:rPr>
        <w:t xml:space="preserve"> הקטן, בין לפני המילה ובין לאחר המילה. ומזלפין עליו ביד, אבל לא בכלי.</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593" w:author="Claude" w:date="2026-10-11T09:07:39Z">
            <w:rPr>
              <w:rStyle w:val="afffe"/>
              <w:rFonts w:ascii="Fb Fontext" w:hAnsi="Fb Fontext"/>
              <w:bCs w:val="0"/>
              <w:sz w:val="20"/>
              <w:rtl/>
            </w:rPr>
          </w:rPrChange>
        </w:rPr>
        <w:lastRenderedPageBreak/>
        <w:t>ראב"ע: מרחיצין את הק</w:t>
      </w:r>
      <w:r w:rsidR="00410564">
        <w:rPr>
          <w:rStyle w:val="afffe"/>
          <w:rFonts w:ascii="Fb Fontext" w:hAnsi="Fb Fontext"/>
          <w:bCs w:val="0"/>
          <w:rtl/>
          <w:rPrChange w:id="40594" w:author="Claude" w:date="2026-10-11T09:07:39Z">
            <w:rPr>
              <w:rStyle w:val="afffe"/>
              <w:rFonts w:ascii="Fb Fontext" w:hAnsi="Fb Fontext"/>
              <w:bCs w:val="0"/>
              <w:sz w:val="20"/>
              <w:rtl/>
            </w:rPr>
          </w:rPrChange>
        </w:rPr>
        <w:t xml:space="preserve">טן ביום השלישי שחל להיות בשבת, </w:t>
      </w:r>
      <w:r w:rsidRPr="00146180">
        <w:rPr>
          <w:rStyle w:val="afffe"/>
          <w:rFonts w:ascii="Fb Fontext" w:hAnsi="Fb Fontext"/>
          <w:bCs w:val="0"/>
          <w:rtl/>
          <w:rPrChange w:id="40595" w:author="Claude" w:date="2026-10-11T09:07:39Z">
            <w:rPr>
              <w:rStyle w:val="afffe"/>
              <w:rFonts w:ascii="Fb Fontext" w:hAnsi="Fb Fontext"/>
              <w:bCs w:val="0"/>
              <w:sz w:val="20"/>
              <w:rtl/>
            </w:rPr>
          </w:rPrChange>
        </w:rPr>
        <w:t>ויהי ביום השלישי בהיותם כאבים.</w:t>
      </w:r>
    </w:p>
    <w:p w:rsidR="00E9703F" w:rsidRPr="004640F6" w:rsidRDefault="00E9703F" w:rsidP="00E9703F">
      <w:pPr>
        <w:pStyle w:val="afff9"/>
        <w:rPr>
          <w:b/>
          <w:rtl/>
        </w:rPr>
      </w:pPr>
      <w:r w:rsidRPr="00146180">
        <w:rPr>
          <w:rStyle w:val="afffe"/>
          <w:rFonts w:ascii="Fb Fontext" w:hAnsi="Fb Fontext"/>
          <w:bCs w:val="0"/>
          <w:rtl/>
          <w:rPrChange w:id="40596" w:author="Claude" w:date="2026-10-11T09:07:39Z">
            <w:rPr>
              <w:rStyle w:val="afffe"/>
              <w:rFonts w:ascii="Fb Fontext" w:hAnsi="Fb Fontext"/>
              <w:bCs w:val="0"/>
              <w:sz w:val="20"/>
              <w:rtl/>
            </w:rPr>
          </w:rPrChange>
        </w:rPr>
        <w:t>ספק ואנדרוגינוס - אין מחללין עליו את השבת. ורבי יהודה מתיר באנדרוגינוס</w:t>
      </w:r>
      <w:r w:rsidRPr="004640F6">
        <w:rPr>
          <w:b/>
          <w:rtl/>
        </w:rPr>
        <w:t>.</w:t>
      </w:r>
    </w:p>
    <w:p w:rsidR="00E9703F" w:rsidRDefault="00E9703F" w:rsidP="00E9703F">
      <w:pPr>
        <w:pStyle w:val="affffd"/>
        <w:spacing w:after="0"/>
        <w:rPr>
          <w:del w:id="90107" w:author="מנוע עיצוב" w:date="2026-10-11T12:09:26Z"/>
          <w:rFonts w:ascii="MS Mincho" w:hAnsi="MS Mincho"/>
          <w:bCs w:val="0"/>
          <w:rtl/>
        </w:rPr>
      </w:pPr>
      <w:del w:id="90106"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116" w:author="קלוד" w:date="2026-10-11T09:07:15Z">
          <w:pPr>
            <w:pStyle w:val="affff1"/>
            <w:rPr>
              <w:b w:val="0"/>
              <w:rtl/>
            </w:rPr>
          </w:pPr>
        </w:pPrChange>
      </w:pPr>
      <w:ins w:id="9845" w:author="מספור קטעי משנה" w:date="2026-10-11T09:35:03Z">
        <w:r>
          <w:rPr>
            <w:rStyle w:val="MisparKeta"/>
          </w:rPr>
          <w:t xml:space="preserve">א. </w:t>
        </w:r>
      </w:ins>
      <w:r w:rsidRPr="00146180">
        <w:rPr>
          <w:rStyle w:val="afffe"/>
          <w:b w:val="0"/>
          <w:rtl/>
        </w:rPr>
        <w:t>מרחיצין את הקטן</w:t>
      </w:r>
      <w:r w:rsidRPr="009757B9">
        <w:rPr>
          <w:rFonts w:hint="cs"/>
          <w:rtl/>
        </w:rPr>
        <w:t>.</w:t>
      </w:r>
    </w:p>
    <w:p>
      <w:pPr>
        <w:pStyle w:val="38"/>
        <w:rPr>
          <w:ins w:id="98903" w:author="מנוע מכני" w:date="2026-10-11T12:04:39Z"/>
        </w:rPr>
      </w:pPr>
      <w:r w:rsidRPr="006F178A">
        <w:t>ר"י ורבה בר אבוה</w:t>
      </w:r>
      <w:r w:rsidRPr="006F178A">
        <w:t>:</w:t>
      </w:r>
    </w:p>
    <w:p w:rsidR="00E9703F" w:rsidRPr="00EC3AF0" w:rsidRDefault="00E9703F" w:rsidP="00E9703F">
      <w:pPr>
        <w:rPr>
          <w:b/>
          <w:bCs/>
          <w:rtl/>
        </w:rPr>
      </w:pPr>
      <w:del w:id="98904" w:author="מנוע מכני" w:date="2026-10-11T12:04:39Z">
        <w:r w:rsidRPr="006F178A">
          <w:rPr>
            <w:rFonts w:ascii="Fb Fontext" w:hAnsi="Fb Fontext"/>
            <w:rtl/>
          </w:rPr>
          <w:delText xml:space="preserve"> </w:delText>
        </w:r>
      </w:del>
      <w:r w:rsidRPr="006F178A">
        <w:rPr>
          <w:rFonts w:ascii="Fb Fontext" w:hAnsi="Fb Fontext"/>
          <w:rtl/>
        </w:rPr>
        <w:t xml:space="preserve">הא דמרחיצין היינו ביד.</w:t>
      </w:r>
    </w:p>
    <w:p>
      <w:pPr>
        <w:pStyle w:val="38"/>
        <w:rPr>
          <w:ins w:id="98905" w:author="מנוע מכני" w:date="2026-10-11T12:04:39Z"/>
        </w:rPr>
      </w:pPr>
      <w:r w:rsidRPr="00EC3AF0">
        <w:t>רבא</w:t>
      </w:r>
      <w:r w:rsidRPr="00EC3AF0">
        <w:t>:</w:t>
      </w:r>
    </w:p>
    <w:p w:rsidR="00E9703F" w:rsidRPr="006F178A" w:rsidRDefault="00E9703F" w:rsidP="00E9703F">
      <w:pPr>
        <w:rPr>
          <w:rtl/>
        </w:rPr>
      </w:pPr>
      <w:del w:id="98906" w:author="מנוע מכני" w:date="2026-10-11T12:04:39Z">
        <w:r w:rsidRPr="006F178A">
          <w:rPr>
            <w:rtl/>
          </w:rPr>
          <w:delText xml:space="preserve"> </w:delText>
        </w:r>
      </w:del>
      <w:ins w:id="108545" w:author="קלוד" w:date="2026-10-11T13:11:34Z">
        <w:r>
          <w:rPr>
            <w:rtl/>
          </w:rPr>
          <w:t xml:space="preserve">'מרחיצין'</w:t>
        </w:r>
      </w:ins>
      <w:del w:id="108546" w:author="קלוד" w:date="2026-10-11T13:11:34Z">
        <w:r w:rsidRPr="006F178A">
          <w:rPr>
            <w:rtl/>
          </w:rPr>
          <w:delText xml:space="preserve">מרחיצין</w:delText>
        </w:r>
      </w:del>
      <w:r w:rsidRPr="006F178A">
        <w:rPr>
          <w:rtl/>
        </w:rPr>
        <w:t xml:space="preserve"> </w:t>
      </w:r>
      <w:ins w:id="108543" w:author="קלוד" w:date="2026-10-11T13:11:34Z">
        <w:r>
          <w:rPr>
            <w:rtl/>
          </w:rPr>
          <w:t xml:space="preserve">קתני!</w:t>
        </w:r>
      </w:ins>
      <w:del w:id="108544" w:author="קלוד" w:date="2026-10-11T13:11:34Z">
        <w:r w:rsidRPr="006F178A">
          <w:rPr>
            <w:rtl/>
          </w:rPr>
          <w:delText xml:space="preserve">קתני</w:delText>
        </w:r>
      </w:del>
      <w:r w:rsidRPr="006F178A">
        <w:rPr>
          <w:rtl/>
        </w:rPr>
        <w:t xml:space="preserve"> אלא מרחיצין כדרכו רגיל בראשון, ובשלישי ביד אבל </w:t>
      </w:r>
      <w:r w:rsidRPr="006F178A">
        <w:rPr>
          <w:rtl/>
        </w:rPr>
        <w:t xml:space="preserve">לא</w:t>
      </w:r>
      <w:r w:rsidRPr="006F178A">
        <w:rPr>
          <w:rtl/>
        </w:rPr>
        <w:t xml:space="preserve"> בכלי.</w:t>
      </w:r>
    </w:p>
    <w:p w:rsidR="00E9703F" w:rsidRPr="006F178A" w:rsidRDefault="00E9703F" w:rsidP="00E9703F">
      <w:pPr>
        <w:rPr>
          <w:rtl/>
        </w:rPr>
      </w:pPr>
      <w:r w:rsidRPr="006F178A">
        <w:rPr>
          <w:rStyle w:val="2fb"/>
          <w:rtl/>
        </w:rPr>
        <w:t>ראב"ע</w:t>
      </w:r>
      <w:r w:rsidRPr="006F178A">
        <w:rPr>
          <w:rFonts w:hint="cs"/>
          <w:rtl/>
        </w:rPr>
        <w:t>:</w:t>
      </w:r>
      <w:r w:rsidRPr="006F178A">
        <w:rPr>
          <w:rtl/>
        </w:rPr>
        <w:t xml:space="preserve"> מרחיצין ביום השלישי </w:t>
      </w:r>
      <w:r>
        <w:rPr>
          <w:rtl/>
        </w:rPr>
        <w:t>אפי'</w:t>
      </w:r>
      <w:r w:rsidRPr="006F178A">
        <w:rPr>
          <w:rtl/>
        </w:rPr>
        <w:t xml:space="preserve"> בכלי.</w:t>
      </w:r>
    </w:p>
    <w:p>
      <w:pPr>
        <w:pStyle w:val="38"/>
        <w:rPr>
          <w:ins w:id="98907" w:author="מנוע מכני" w:date="2026-10-11T12:04:39Z"/>
        </w:rPr>
      </w:pPr>
      <w:r w:rsidRPr="003907AE">
        <w:t>ת"כ דרבא</w:t>
      </w:r>
      <w:r w:rsidRPr="006F178A">
        <w:t>:</w:t>
      </w:r>
    </w:p>
    <w:p w:rsidR="00E9703F" w:rsidRPr="006F178A" w:rsidRDefault="00E9703F" w:rsidP="00E9703F">
      <w:pPr>
        <w:rPr>
          <w:rtl/>
        </w:rPr>
      </w:pPr>
      <w:del w:id="98908" w:author="מנוע מכני" w:date="2026-10-11T12:04:39Z">
        <w:r w:rsidRPr="006F178A">
          <w:rPr>
            <w:rtl/>
          </w:rPr>
          <w:delText xml:space="preserve"> </w:delText>
        </w:r>
      </w:del>
      <w:r w:rsidRPr="006F178A">
        <w:rPr>
          <w:rtl/>
        </w:rPr>
        <w:t xml:space="preserve">ואע"פ שאין ראיה לדבר - זכר לדבר, שנא</w:t>
      </w:r>
      <w:r w:rsidRPr="00184B09">
        <w:rPr>
          <w:rStyle w:val="afffff0"/>
          <w:rtl/>
        </w:rPr>
        <w:t xml:space="preserve"> </w:t>
      </w:r>
      <w:r w:rsidRPr="00184B09">
        <w:rPr>
          <w:rStyle w:val="afffff0"/>
          <w:rFonts w:hint="cs"/>
          <w:rtl/>
        </w:rPr>
        <w:t>'</w:t>
      </w:r>
      <w:ins w:id="91433" w:author="Claude - סמנטי" w:date="2026-10-11T12:28:21Z">
        <w:r>
          <w:rPr>
            <w:rStyle w:val="afffff0"/>
            <w:rtl/>
          </w:rPr>
          <w:t xml:space="preserve">וַיְהִי בַיּוֹם הַשְּׁלִישִׁי בִּהְיוֹתָם כּוֹאֲבִים</w:t>
        </w:r>
      </w:ins>
      <w:del w:id="91434" w:author="Claude - סמנטי" w:date="2026-10-11T12:28:21Z">
        <w:r w:rsidRPr="00184B09">
          <w:rPr>
            <w:rStyle w:val="afffff0"/>
            <w:rtl/>
          </w:rPr>
          <w:delText xml:space="preserve">ויהי ביום השלישי בהיותם כואבים</w:delText>
        </w:r>
      </w:del>
      <w:r w:rsidRPr="00184B09">
        <w:rPr>
          <w:rStyle w:val="afffff0"/>
          <w:rFonts w:hint="cs"/>
          <w:rtl/>
        </w:rPr>
        <w:t>'</w:t>
      </w:r>
      <w:r w:rsidRPr="00184B09">
        <w:rPr>
          <w:rStyle w:val="afffff0"/>
          <w:rtl/>
        </w:rPr>
        <w:t>.</w:t>
      </w:r>
    </w:p>
    <w:p w:rsidR="00E9703F" w:rsidRPr="006F178A" w:rsidRDefault="00E9703F" w:rsidP="00E9703F">
      <w:pPr>
        <w:rPr>
          <w:rtl/>
        </w:rPr>
      </w:pPr>
      <w:r w:rsidRPr="006F178A">
        <w:rPr>
          <w:rStyle w:val="2fb"/>
          <w:rtl/>
        </w:rPr>
        <w:t xml:space="preserve">ולת"ק</w:t>
      </w:r>
      <w:r w:rsidRPr="006F178A">
        <w:rPr>
          <w:rtl/>
        </w:rPr>
        <w:t xml:space="preserve"> כשמזלפין מזלפין ביד.</w:t>
      </w:r>
    </w:p>
    <w:p>
      <w:pPr>
        <w:pStyle w:val="38"/>
        <w:rPr>
          <w:ins w:id="98909" w:author="מנוע מכני" w:date="2026-10-11T12:04:39Z"/>
        </w:rPr>
      </w:pPr>
      <w:r w:rsidRPr="004640F6">
        <w:tab/>
      </w:r>
      <w:r w:rsidRPr="004640F6">
        <w:tab/>
      </w:r>
      <w:r w:rsidRPr="004640F6">
        <w:tab/>
        <w:t xml:space="preserve">והיינו</w:t>
      </w:r>
    </w:p>
    <w:p w:rsidR="00E9703F" w:rsidRPr="004640F6" w:rsidRDefault="00E9703F" w:rsidP="00E9703F">
      <w:pPr>
        <w:rPr>
          <w:spacing w:val="-4"/>
          <w:rtl/>
        </w:rPr>
      </w:pPr>
      <w:del w:id="98910" w:author="מנוע מכני" w:date="2026-10-11T12:04:39Z">
        <w:r w:rsidRPr="004640F6">
          <w:rPr>
            <w:spacing w:val="-4"/>
            <w:rtl/>
          </w:rPr>
          <w:tab/>
          <w:delText xml:space="preserve"> </w:delText>
        </w:r>
      </w:del>
      <w:r w:rsidRPr="004640F6">
        <w:rPr>
          <w:spacing w:val="-4"/>
          <w:rtl/>
        </w:rPr>
        <w:tab/>
        <w:t xml:space="preserve">זכר </w:t>
      </w:r>
      <w:ins w:id="108559" w:author="קלוד" w:date="2026-10-11T13:11:34Z">
        <w:r>
          <w:rPr>
            <w:spacing w:val="-4"/>
            <w:rtl/>
          </w:rPr>
          <w:t xml:space="preserve">לדבר,</w:t>
        </w:r>
      </w:ins>
      <w:del w:id="108560" w:author="קלוד" w:date="2026-10-11T13:11:34Z">
        <w:r w:rsidRPr="004640F6">
          <w:rPr>
            <w:spacing w:val="-4"/>
            <w:rtl/>
          </w:rPr>
          <w:tab/>
          <w:delText xml:space="preserve">לדבר</w:delText>
        </w:r>
      </w:del>
      <w:r w:rsidRPr="004640F6">
        <w:rPr>
          <w:spacing w:val="-4"/>
          <w:rtl/>
        </w:rPr>
        <w:tab/>
        <w:t xml:space="preserve"> משום </w:t>
      </w:r>
      <w:ins w:id="108557" w:author="קלוד" w:date="2026-10-11T13:11:34Z">
        <w:r>
          <w:rPr>
            <w:spacing w:val="-4"/>
            <w:rtl/>
          </w:rPr>
          <w:t xml:space="preserve">שבגדול</w:t>
        </w:r>
      </w:ins>
      <w:del w:id="108558" w:author="קלוד" w:date="2026-10-11T13:11:34Z">
        <w:r w:rsidRPr="004640F6">
          <w:rPr>
            <w:spacing w:val="-4"/>
            <w:rtl/>
          </w:rPr>
          <w:tab/>
          <w:delText xml:space="preserve">דגדול</w:delText>
        </w:r>
      </w:del>
      <w:r w:rsidRPr="004640F6">
        <w:rPr>
          <w:spacing w:val="-4"/>
          <w:rtl/>
        </w:rPr>
        <w:tab/>
        <w:t xml:space="preserve"> </w:t>
      </w:r>
      <w:ins w:id="108555" w:author="קלוד" w:date="2026-10-11T13:11:34Z">
        <w:r>
          <w:rPr>
            <w:spacing w:val="-4"/>
            <w:rtl/>
          </w:rPr>
          <w:t xml:space="preserve">אין</w:t>
        </w:r>
      </w:ins>
      <w:del w:id="108556" w:author="קלוד" w:date="2026-10-11T13:11:34Z">
        <w:r w:rsidRPr="004640F6">
          <w:rPr>
            <w:spacing w:val="-4"/>
            <w:rtl/>
          </w:rPr>
          <w:tab/>
          <w:delText xml:space="preserve">לא</w:delText>
        </w:r>
      </w:del>
      <w:r w:rsidRPr="004640F6">
        <w:rPr>
          <w:spacing w:val="-4"/>
          <w:rtl/>
        </w:rPr>
        <w:tab/>
        <w:t xml:space="preserve"> </w:t>
      </w:r>
      <w:ins w:id="108553" w:author="קלוד" w:date="2026-10-11T13:11:34Z">
        <w:r>
          <w:rPr>
            <w:spacing w:val="-4"/>
            <w:rtl/>
          </w:rPr>
          <w:t xml:space="preserve">הבשר</w:t>
        </w:r>
      </w:ins>
      <w:del w:id="108554" w:author="קלוד" w:date="2026-10-11T13:11:34Z">
        <w:r w:rsidRPr="004640F6">
          <w:rPr>
            <w:spacing w:val="-4"/>
            <w:rtl/>
          </w:rPr>
          <w:tab/>
          <w:delText xml:space="preserve">סליק</w:delText>
        </w:r>
      </w:del>
      <w:r w:rsidRPr="004640F6">
        <w:rPr>
          <w:spacing w:val="-4"/>
          <w:rtl/>
        </w:rPr>
        <w:tab/>
        <w:t xml:space="preserve"> </w:t>
      </w:r>
      <w:ins w:id="108551" w:author="קלוד" w:date="2026-10-11T13:11:34Z">
        <w:r>
          <w:rPr>
            <w:spacing w:val="-4"/>
            <w:rtl/>
          </w:rPr>
          <w:t xml:space="preserve">מתרפא</w:t>
        </w:r>
      </w:ins>
      <w:del w:id="108552" w:author="קלוד" w:date="2026-10-11T13:11:34Z">
        <w:r w:rsidRPr="004640F6">
          <w:rPr>
            <w:spacing w:val="-4"/>
            <w:rtl/>
          </w:rPr>
          <w:tab/>
          <w:delText xml:space="preserve">בישרא</w:delText>
        </w:r>
      </w:del>
      <w:r w:rsidRPr="004640F6">
        <w:rPr>
          <w:spacing w:val="-4"/>
          <w:rtl/>
        </w:rPr>
        <w:tab/>
        <w:t xml:space="preserve"> </w:t>
      </w:r>
      <w:ins w:id="108549" w:author="קלוד" w:date="2026-10-11T13:11:34Z">
        <w:r>
          <w:rPr>
            <w:spacing w:val="-4"/>
            <w:rtl/>
          </w:rPr>
          <w:t xml:space="preserve">מהר,</w:t>
        </w:r>
      </w:ins>
      <w:del w:id="108550" w:author="קלוד" w:date="2026-10-11T13:11:34Z">
        <w:r w:rsidRPr="004640F6">
          <w:rPr>
            <w:spacing w:val="-4"/>
            <w:rtl/>
          </w:rPr>
          <w:tab/>
          <w:delText xml:space="preserve">מהר</w:delText>
        </w:r>
      </w:del>
      <w:r w:rsidRPr="004640F6">
        <w:rPr>
          <w:spacing w:val="-4"/>
          <w:rtl/>
        </w:rPr>
        <w:tab/>
        <w:t xml:space="preserve"> </w:t>
      </w:r>
      <w:ins w:id="108547" w:author="קלוד" w:date="2026-10-11T13:11:34Z">
        <w:r>
          <w:rPr>
            <w:spacing w:val="-4"/>
            <w:rtl/>
          </w:rPr>
          <w:t xml:space="preserve">כבשכם,</w:t>
        </w:r>
      </w:ins>
      <w:del w:id="108548" w:author="קלוד" w:date="2026-10-11T13:11:34Z">
        <w:r w:rsidRPr="004640F6">
          <w:rPr>
            <w:spacing w:val="-4"/>
            <w:rtl/>
          </w:rPr>
          <w:tab/>
          <w:delText xml:space="preserve">כבשכם</w:delText>
        </w:r>
      </w:del>
      <w:r w:rsidRPr="004640F6">
        <w:rPr>
          <w:spacing w:val="-4"/>
          <w:rtl/>
        </w:rPr>
        <w:tab/>
        <w:t xml:space="preserve"> </w:t>
      </w:r>
      <w:r w:rsidRPr="004640F6">
        <w:rPr>
          <w:spacing w:val="-4"/>
          <w:rtl/>
        </w:rPr>
        <w:tab/>
        <w:t xml:space="preserve">משא"כ</w:t>
      </w:r>
      <w:r w:rsidRPr="004640F6">
        <w:rPr>
          <w:spacing w:val="-4"/>
          <w:rtl/>
        </w:rPr>
        <w:tab/>
        <w:t xml:space="preserve"> קטן.</w:t>
      </w:r>
    </w:p>
    <w:p w:rsidR="00E9703F" w:rsidRPr="004640F6" w:rsidRDefault="00E9703F" w:rsidP="00E9703F">
      <w:pPr>
        <w:rPr>
          <w:spacing w:val="-2"/>
          <w:rtl/>
        </w:rPr>
      </w:pPr>
      <w:r w:rsidRPr="004640F6">
        <w:rPr>
          <w:spacing w:val="-2"/>
          <w:rtl/>
        </w:rPr>
        <w:t>•</w:t>
      </w:r>
      <w:r w:rsidRPr="004640F6">
        <w:rPr>
          <w:rFonts w:hint="cs"/>
          <w:spacing w:val="-2"/>
          <w:rtl/>
        </w:rPr>
        <w:t xml:space="preserve"> </w:t>
      </w:r>
      <w:r w:rsidRPr="004640F6">
        <w:rPr>
          <w:rStyle w:val="2fb"/>
          <w:spacing w:val="-2"/>
          <w:rtl/>
        </w:rPr>
        <w:t xml:space="preserve">רבא</w:t>
      </w:r>
      <w:r w:rsidRPr="004640F6">
        <w:rPr>
          <w:spacing w:val="-2"/>
          <w:rtl/>
        </w:rPr>
        <w:t xml:space="preserve"> הורה </w:t>
      </w:r>
      <w:ins w:id="108567" w:author="קלוד" w:date="2026-10-11T13:11:34Z">
        <w:r>
          <w:rPr>
            <w:spacing w:val="-2"/>
            <w:rtl/>
          </w:rPr>
          <w:t xml:space="preserve">כשמועתו</w:t>
        </w:r>
      </w:ins>
      <w:del w:id="108568" w:author="קלוד" w:date="2026-10-11T13:11:34Z">
        <w:r w:rsidRPr="004640F6">
          <w:rPr>
            <w:spacing w:val="-2"/>
            <w:rtl/>
          </w:rPr>
          <w:delText xml:space="preserve">כשמעתיה</w:delText>
        </w:r>
      </w:del>
      <w:r w:rsidRPr="004640F6">
        <w:rPr>
          <w:spacing w:val="-2"/>
          <w:rtl/>
        </w:rPr>
        <w:t xml:space="preserve"> </w:t>
      </w:r>
      <w:ins w:id="108565" w:author="קלוד" w:date="2026-10-11T13:11:34Z">
        <w:r>
          <w:rPr>
            <w:spacing w:val="-2"/>
            <w:rtl/>
          </w:rPr>
          <w:t xml:space="preserve">ונחלש,</w:t>
        </w:r>
      </w:ins>
      <w:del w:id="108566" w:author="קלוד" w:date="2026-10-11T13:11:34Z">
        <w:r w:rsidRPr="004640F6">
          <w:rPr>
            <w:spacing w:val="-2"/>
            <w:rtl/>
          </w:rPr>
          <w:delText xml:space="preserve">ואיחלש</w:delText>
        </w:r>
      </w:del>
      <w:r w:rsidRPr="004640F6">
        <w:rPr>
          <w:spacing w:val="-2"/>
          <w:rtl/>
        </w:rPr>
        <w:t xml:space="preserve"> וחשש </w:t>
      </w:r>
      <w:ins w:id="108563" w:author="קלוד" w:date="2026-10-11T13:11:34Z">
        <w:r>
          <w:rPr>
            <w:spacing w:val="-2"/>
            <w:rtl/>
          </w:rPr>
          <w:t xml:space="preserve">שאף</w:t>
        </w:r>
      </w:ins>
      <w:del w:id="108564" w:author="קלוד" w:date="2026-10-11T13:11:34Z">
        <w:r w:rsidRPr="004640F6">
          <w:rPr>
            <w:spacing w:val="-2"/>
            <w:rtl/>
          </w:rPr>
          <w:delText xml:space="preserve">שאפי'</w:delText>
        </w:r>
      </w:del>
      <w:r w:rsidRPr="004640F6">
        <w:rPr>
          <w:spacing w:val="-2"/>
          <w:rtl/>
        </w:rPr>
        <w:t xml:space="preserve"> שנראה </w:t>
      </w:r>
      <w:ins w:id="108561" w:author="קלוד" w:date="2026-10-11T13:11:34Z">
        <w:r>
          <w:rPr>
            <w:spacing w:val="-2"/>
            <w:rtl/>
          </w:rPr>
          <w:t xml:space="preserve">כדבריו,</w:t>
        </w:r>
      </w:ins>
      <w:del w:id="108562" w:author="קלוד" w:date="2026-10-11T13:11:34Z">
        <w:r w:rsidRPr="004640F6">
          <w:rPr>
            <w:spacing w:val="-2"/>
            <w:rtl/>
          </w:rPr>
          <w:delText xml:space="preserve">כדבריו</w:delText>
        </w:r>
      </w:del>
      <w:r w:rsidRPr="004640F6">
        <w:rPr>
          <w:spacing w:val="-2"/>
          <w:rtl/>
        </w:rPr>
        <w:t xml:space="preserve"> מ"מ מדוייק ממתני' </w:t>
      </w:r>
      <w:r w:rsidRPr="004640F6">
        <w:rPr>
          <w:rStyle w:val="2fb"/>
          <w:spacing w:val="-2"/>
          <w:rtl/>
        </w:rPr>
        <w:t xml:space="preserve">כר"י</w:t>
      </w:r>
      <w:r w:rsidRPr="004640F6">
        <w:rPr>
          <w:spacing w:val="-2"/>
          <w:rtl/>
        </w:rPr>
        <w:t xml:space="preserve"> </w:t>
      </w:r>
      <w:r w:rsidRPr="004640F6">
        <w:rPr>
          <w:rStyle w:val="2fb"/>
          <w:spacing w:val="-2"/>
          <w:rtl/>
        </w:rPr>
        <w:t xml:space="preserve">ורב"א</w:t>
      </w:r>
      <w:r w:rsidRPr="004640F6">
        <w:rPr>
          <w:spacing w:val="-2"/>
          <w:rtl/>
        </w:rPr>
        <w:t xml:space="preserve">.</w:t>
      </w:r>
    </w:p>
    <w:p w:rsidR="00E9703F" w:rsidRDefault="00E9703F" w:rsidP="00E9703F">
      <w:pPr>
        <w:rPr>
          <w:rtl/>
        </w:rPr>
      </w:pPr>
      <w:r w:rsidRPr="006F178A">
        <w:rPr>
          <w:rStyle w:val="2fb"/>
          <w:rtl/>
        </w:rPr>
        <w:t xml:space="preserve">דראב"ע</w:t>
      </w:r>
      <w:r w:rsidRPr="006F178A">
        <w:rPr>
          <w:rtl/>
        </w:rPr>
        <w:t xml:space="preserve"> היה צ"ל אף מרחיצין [בנוסף למזלפין של </w:t>
      </w:r>
      <w:r w:rsidRPr="006F178A">
        <w:rPr>
          <w:rStyle w:val="2fb"/>
          <w:rtl/>
        </w:rPr>
        <w:t xml:space="preserve">ת"ק</w:t>
      </w:r>
      <w:r w:rsidRPr="006F178A">
        <w:rPr>
          <w:rtl/>
        </w:rPr>
        <w:t xml:space="preserve">]</w:t>
      </w:r>
    </w:p>
    <w:p>
      <w:pPr>
        <w:pStyle w:val="afffff8"/>
        <w:rPr>
          <w:ins w:id="90195" w:author="קלוד" w:date="2026-10-11T12:33:55Z"/>
        </w:rPr>
      </w:pPr>
      <w:ins w:id="90196" w:author="קלוד" w:date="2026-10-11T12:33:55Z">
        <w:r>
          <w:rPr>
            <w:color w:val="7B3F00"/>
          </w:rPr>
          <w:t xml:space="preserve">הלכה כראב"ע - מרחיצין כל גופו משום סכנה</w:t>
        </w:r>
      </w:ins>
    </w:p>
    <w:p>
      <w:pPr>
        <w:pStyle w:val="38"/>
        <w:rPr>
          <w:ins w:id="98911" w:author="מנוע מכני" w:date="2026-10-11T12:04:39Z"/>
        </w:rPr>
      </w:pPr>
      <w:del w:id="99425" w:author="מנוע מכני" w:date="2026-10-11T12:04:39Z">
        <w:r w:rsidRPr="006F178A">
          <w:delText xml:space="preserve">אמר </w:delText>
        </w:r>
      </w:del>
      <w:ins w:id="90597" w:author="מנוע מכני" w:date="2026-10-11T12:04:39Z">
        <w:r>
          <w:t xml:space="preserve">ר"א</w:t>
        </w:r>
      </w:ins>
      <w:del w:id="90598" w:author="מנוע מכני" w:date="2026-10-11T12:04:39Z">
        <w:r w:rsidRPr="006F178A">
          <w:delText xml:space="preserve">רבי אלעזר</w:delText>
        </w:r>
      </w:del>
      <w:r w:rsidRPr="006F178A">
        <w:t xml:space="preserve">:</w:t>
      </w:r>
    </w:p>
    <w:p w:rsidR="00E9703F" w:rsidRPr="006F178A" w:rsidRDefault="00E9703F" w:rsidP="00E9703F">
      <w:pPr>
        <w:rPr>
          <w:rtl/>
        </w:rPr>
      </w:pPr>
      <w:del w:id="98912" w:author="מנוע מכני" w:date="2026-10-11T12:04:39Z">
        <w:r w:rsidRPr="006F178A">
          <w:rPr>
            <w:rtl/>
          </w:rPr>
          <w:delText xml:space="preserve"> </w:delText>
        </w:r>
      </w:del>
      <w:r w:rsidRPr="006F178A">
        <w:rPr>
          <w:rtl/>
        </w:rPr>
        <w:t xml:space="preserve">הלכה </w:t>
      </w:r>
      <w:ins w:id="90599" w:author="מנוע מכני" w:date="2026-10-11T12:04:39Z">
        <w:r>
          <w:rPr>
            <w:rStyle w:val="2fb"/>
            <w:rtl/>
          </w:rPr>
          <w:t xml:space="preserve">כר"א</w:t>
        </w:r>
      </w:ins>
      <w:del w:id="90600" w:author="מנוע מכני" w:date="2026-10-11T12:04:39Z">
        <w:r w:rsidRPr="006F178A">
          <w:rPr>
            <w:rtl/>
          </w:rPr>
          <w:delText xml:space="preserve">כרבי אלעזר</w:delText>
        </w:r>
      </w:del>
      <w:r w:rsidRPr="006F178A">
        <w:rPr>
          <w:rtl/>
        </w:rPr>
        <w:t xml:space="preserve"> בן עזריה.</w:t>
      </w:r>
    </w:p>
    <w:p w:rsidR="00E9703F" w:rsidRPr="006061D7" w:rsidRDefault="00E9703F" w:rsidP="00E9703F">
      <w:pPr>
        <w:rPr>
          <w:rtl/>
        </w:rPr>
      </w:pPr>
      <w:r w:rsidRPr="006061D7">
        <w:rPr>
          <w:rtl/>
        </w:rPr>
        <w:t>•</w:t>
      </w:r>
      <w:r w:rsidRPr="006061D7">
        <w:rPr>
          <w:rFonts w:hint="cs"/>
          <w:rtl/>
        </w:rPr>
        <w:t xml:space="preserve"> </w:t>
      </w:r>
      <w:r w:rsidRPr="006061D7">
        <w:rPr>
          <w:rtl/>
        </w:rPr>
        <w:t xml:space="preserve">הרחצת כל גופו [ולא רק מקום מילה] היינו מפני שסכנה הוא לו והיינו בין בהוחמו </w:t>
      </w:r>
      <w:r w:rsidRPr="006061D7">
        <w:rPr>
          <w:rStyle w:val="2fb"/>
          <w:rtl/>
        </w:rPr>
        <w:t xml:space="preserve">מער"ש</w:t>
      </w:r>
      <w:r w:rsidRPr="006061D7">
        <w:rPr>
          <w:rtl/>
        </w:rPr>
        <w:t xml:space="preserve"> ובין אחר שבת.</w:t>
      </w:r>
    </w:p>
    <w:p>
      <w:pPr>
        <w:pStyle w:val="38"/>
        <w:rPr>
          <w:ins w:id="98914" w:author="מנוע מכני" w:date="2026-10-11T12:04:39Z"/>
        </w:rPr>
      </w:pPr>
      <w:del w:id="98913" w:author="מנוע מכני" w:date="2026-10-11T12:04:39Z">
        <w:r w:rsidRPr="006F178A">
          <w:delText xml:space="preserve">•</w:delText>
        </w:r>
      </w:del>
      <w:r w:rsidRPr="006F178A">
        <w:t xml:space="preserve"> </w:t>
      </w:r>
      <w:r w:rsidRPr="006F178A">
        <w:t xml:space="preserve">הך</w:t>
      </w:r>
    </w:p>
    <w:p w:rsidR="00E9703F" w:rsidRPr="006F178A" w:rsidRDefault="00E9703F" w:rsidP="00E9703F">
      <w:pPr>
        <w:rPr>
          <w:rtl/>
        </w:rPr>
      </w:pPr>
      <w:del w:id="98915" w:author="מנוע מכני" w:date="2026-10-11T12:04:39Z">
        <w:r w:rsidRPr="006F178A">
          <w:rPr>
            <w:rFonts w:ascii="Fb Fontext" w:hAnsi="Fb Fontext"/>
            <w:rtl/>
          </w:rPr>
          <w:delText xml:space="preserve"> </w:delText>
        </w:r>
      </w:del>
      <w:r w:rsidRPr="006F178A">
        <w:rPr>
          <w:rFonts w:ascii="Fb Fontext" w:hAnsi="Fb Fontext"/>
          <w:rtl/>
        </w:rPr>
        <w:t xml:space="preserve">דחמין מותר </w:t>
      </w:r>
      <w:r w:rsidRPr="006F178A">
        <w:rPr>
          <w:rFonts w:ascii="Fb Fontext" w:hAnsi="Fb Fontext"/>
          <w:rtl/>
        </w:rPr>
        <w:t xml:space="preserve">ע"ג</w:t>
      </w:r>
      <w:r w:rsidRPr="006F178A">
        <w:rPr>
          <w:rFonts w:ascii="Fb Fontext" w:hAnsi="Fb Fontext"/>
          <w:rtl/>
        </w:rPr>
        <w:t xml:space="preserve"> מכה היינו בחמין שהוחמו </w:t>
      </w:r>
      <w:r w:rsidRPr="006F178A">
        <w:rPr>
          <w:rStyle w:val="2fb"/>
          <w:rFonts w:ascii="Fb Fontext" w:hAnsi="Fb Fontext"/>
          <w:rtl/>
        </w:rPr>
        <w:t xml:space="preserve">מער"ש</w:t>
      </w:r>
      <w:r w:rsidRPr="006F178A">
        <w:rPr>
          <w:rFonts w:ascii="Fb Fontext" w:hAnsi="Fb Fontext"/>
          <w:rtl/>
        </w:rPr>
        <w:t xml:space="preserve"> ונחלקו בדין מים שהוחמו ואין להוכיח משם.</w:t>
      </w:r>
    </w:p>
    <w:p>
      <w:pPr>
        <w:pStyle w:val="38"/>
        <w:rPr>
          <w:ins w:id="98917" w:author="מנוע מכני" w:date="2026-10-11T12:04:39Z"/>
        </w:rPr>
      </w:pPr>
      <w:del w:id="98916" w:author="מנוע מכני" w:date="2026-10-11T12:04:39Z">
        <w:r w:rsidRPr="006F178A">
          <w:delText xml:space="preserve">•</w:delText>
        </w:r>
      </w:del>
      <w:r w:rsidRPr="006F178A">
        <w:t xml:space="preserve"> </w:t>
      </w:r>
      <w:r w:rsidRPr="006F178A">
        <w:t xml:space="preserve">רב:</w:t>
      </w:r>
    </w:p>
    <w:p w:rsidR="00E9703F" w:rsidRPr="006F178A" w:rsidRDefault="00E9703F" w:rsidP="00E9703F">
      <w:pPr>
        <w:rPr>
          <w:rtl/>
        </w:rPr>
      </w:pPr>
      <w:del w:id="98918" w:author="מנוע מכני" w:date="2026-10-11T12:04:39Z">
        <w:r w:rsidRPr="006F178A">
          <w:rPr>
            <w:rtl/>
          </w:rPr>
          <w:delText xml:space="preserve"> </w:delText>
        </w:r>
      </w:del>
      <w:r w:rsidRPr="006F178A">
        <w:rPr>
          <w:rtl/>
        </w:rPr>
        <w:t xml:space="preserve">אין מונעין חמין ושמן מע"ג מכה בשבת.</w:t>
      </w:r>
    </w:p>
    <w:p>
      <w:pPr>
        <w:pStyle w:val="38"/>
        <w:rPr>
          <w:ins w:id="98919" w:author="מנוע מכני" w:date="2026-10-11T12:04:39Z"/>
        </w:rPr>
      </w:pPr>
      <w:r w:rsidRPr="006F178A">
        <w:t>ושמואל</w:t>
      </w:r>
      <w:r w:rsidRPr="006F178A">
        <w:t>:</w:t>
      </w:r>
    </w:p>
    <w:p w:rsidR="00E9703F" w:rsidRPr="006F178A" w:rsidRDefault="00E9703F" w:rsidP="00E9703F">
      <w:pPr>
        <w:rPr>
          <w:rtl/>
        </w:rPr>
      </w:pPr>
      <w:del w:id="98920" w:author="מנוע מכני" w:date="2026-10-11T12:04:39Z">
        <w:r w:rsidRPr="006F178A">
          <w:rPr>
            <w:rtl/>
          </w:rPr>
          <w:delText xml:space="preserve"> </w:delText>
        </w:r>
      </w:del>
      <w:r w:rsidRPr="006F178A">
        <w:rPr>
          <w:rtl/>
        </w:rPr>
        <w:t xml:space="preserve">נותן חוץ למכה, ושותת ויורד למכה. ות"כ </w:t>
      </w:r>
      <w:r w:rsidRPr="006F178A">
        <w:rPr>
          <w:rStyle w:val="2fb"/>
          <w:rtl/>
        </w:rPr>
        <w:t xml:space="preserve">דשמואל</w:t>
      </w:r>
      <w:r w:rsidRPr="006F178A">
        <w:rPr>
          <w:rtl/>
        </w:rPr>
        <w:t xml:space="preserve">.</w:t>
      </w:r>
    </w:p>
    <w:p w:rsidR="00E9703F" w:rsidRPr="006F178A" w:rsidRDefault="00E9703F" w:rsidP="00E9703F">
      <w:pPr>
        <w:rPr>
          <w:b/>
          <w:bCs/>
          <w:rtl/>
        </w:rPr>
      </w:pPr>
      <w:r w:rsidRPr="006F178A">
        <w:rPr>
          <w:rtl/>
        </w:rPr>
        <w:t>הא דאין נותנין שמן וחמין על המוך היינו משום סחיטה.</w:t>
      </w:r>
    </w:p>
    <w:p>
      <w:pPr>
        <w:pStyle w:val="afffff8"/>
        <w:rPr>
          <w:ins w:id="90193" w:author="קלוד" w:date="2026-10-11T12:33:55Z"/>
        </w:rPr>
      </w:pPr>
      <w:ins w:id="90194" w:author="קלוד" w:date="2026-10-11T12:33:55Z">
        <w:r>
          <w:rPr>
            <w:color w:val="7B3F00"/>
          </w:rPr>
          <w:t xml:space="preserve">מוך וספוג יבש על המכה - שאין מרפאין</w:t>
        </w:r>
      </w:ins>
    </w:p>
    <w:p w:rsidR="00E9703F" w:rsidRPr="006F178A" w:rsidRDefault="00E9703F" w:rsidP="00E9703F">
      <w:pPr>
        <w:rPr>
          <w:rtl/>
        </w:rPr>
      </w:pPr>
      <w:r w:rsidRPr="006F178A">
        <w:rPr>
          <w:b/>
          <w:rtl/>
        </w:rPr>
        <w:t>•</w:t>
      </w:r>
      <w:r w:rsidRPr="006F178A">
        <w:rPr>
          <w:rFonts w:hint="cs"/>
          <w:b/>
          <w:bCs/>
          <w:rtl/>
        </w:rPr>
        <w:t xml:space="preserve"> </w:t>
      </w:r>
      <w:r w:rsidRPr="006F178A">
        <w:rPr>
          <w:b/>
          <w:bCs/>
          <w:rtl/>
        </w:rPr>
        <w:t>ת"ר</w:t>
      </w:r>
      <w:r w:rsidRPr="006F178A">
        <w:rPr>
          <w:rtl/>
        </w:rPr>
        <w:t xml:space="preserve"> נותנין </w:t>
      </w:r>
      <w:r w:rsidRPr="006F178A">
        <w:rPr>
          <w:rtl/>
        </w:rPr>
        <w:t xml:space="preserve">ע"ג</w:t>
      </w:r>
      <w:r w:rsidRPr="006F178A">
        <w:rPr>
          <w:rtl/>
        </w:rPr>
        <w:t xml:space="preserve"> המכה מוך יבש וספוג יבש שאין מרפאין.</w:t>
      </w:r>
    </w:p>
    <w:p w:rsidR="00E9703F" w:rsidRPr="00307E5D" w:rsidRDefault="00E9703F" w:rsidP="00E9703F">
      <w:pPr>
        <w:rPr>
          <w:spacing w:val="-4"/>
          <w:rtl/>
        </w:rPr>
      </w:pPr>
      <w:r w:rsidRPr="00307E5D">
        <w:rPr>
          <w:spacing w:val="-4"/>
          <w:rtl/>
        </w:rPr>
        <w:t xml:space="preserve">אבל </w:t>
      </w:r>
      <w:r w:rsidRPr="00307E5D">
        <w:rPr>
          <w:spacing w:val="-4"/>
          <w:rtl/>
        </w:rPr>
        <w:t xml:space="preserve">לא</w:t>
      </w:r>
      <w:r w:rsidRPr="00307E5D">
        <w:rPr>
          <w:spacing w:val="-4"/>
          <w:rtl/>
        </w:rPr>
        <w:t xml:space="preserve"> גמי יבש ולא כתיתין יבשין. [היינו חדשים שמרפאים </w:t>
      </w:r>
      <w:r w:rsidRPr="00307E5D">
        <w:rPr>
          <w:rStyle w:val="2fb"/>
          <w:spacing w:val="-4"/>
          <w:rtl/>
        </w:rPr>
        <w:t xml:space="preserve">ואביי</w:t>
      </w:r>
      <w:r w:rsidRPr="00307E5D">
        <w:rPr>
          <w:spacing w:val="-4"/>
          <w:rtl/>
        </w:rPr>
        <w:t xml:space="preserve"> </w:t>
      </w:r>
      <w:r w:rsidRPr="00307E5D">
        <w:rPr>
          <w:spacing w:val="-4"/>
          <w:rtl/>
        </w:rPr>
        <w:t xml:space="preserve">אמר</w:t>
      </w:r>
      <w:r w:rsidRPr="00307E5D">
        <w:rPr>
          <w:spacing w:val="-4"/>
          <w:rtl/>
        </w:rPr>
        <w:t xml:space="preserve"> דש"מ שחדשים מרפאים]</w:t>
      </w:r>
    </w:p>
    <w:p w:rsidR="00E9703F" w:rsidRDefault="00E9703F" w:rsidP="00E9703F">
      <w:pPr>
        <w:pStyle w:val="affffd"/>
        <w:spacing w:after="0"/>
        <w:rPr>
          <w:del w:id="90109" w:author="מנוע עיצוב" w:date="2026-10-11T12:09:26Z"/>
          <w:rFonts w:ascii="MS Mincho" w:hAnsi="MS Mincho"/>
          <w:bCs w:val="0"/>
          <w:rtl/>
        </w:rPr>
      </w:pPr>
      <w:del w:id="90108"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קלה.</w:t>
      </w:r>
    </w:p>
    <w:p w:rsidR="00E9703F" w:rsidRDefault="00E9703F" w:rsidP="00E9703F">
      <w:pPr>
        <w:pStyle w:val="affff1"/>
        <w:ind w:end="0"/>
        <w:rPr>
          <w:rStyle w:val="afffe"/>
          <w:b w:val="0"/>
          <w:bCs/>
          <w:rtl/>
        </w:rPr>
        <w:pPrChange w:id="20117" w:author="קלוד" w:date="2026-10-11T09:07:15Z">
          <w:pPr>
            <w:pStyle w:val="affff1"/>
            <w:rPr>
              <w:rStyle w:val="afffe"/>
              <w:b w:val="0"/>
              <w:bCs/>
              <w:rtl/>
            </w:rPr>
          </w:pPr>
        </w:pPrChange>
      </w:pPr>
      <w:ins w:id="9846" w:author="מספור קטעי משנה" w:date="2026-10-11T09:35:03Z">
        <w:r>
          <w:rPr>
            <w:rStyle w:val="MisparKeta"/>
          </w:rPr>
          <w:t xml:space="preserve">ה. </w:t>
        </w:r>
      </w:ins>
      <w:r w:rsidRPr="00146180">
        <w:rPr>
          <w:rStyle w:val="afffe"/>
          <w:rFonts w:hint="cs"/>
          <w:b w:val="0"/>
          <w:rtl/>
        </w:rPr>
        <w:t xml:space="preserve"> </w:t>
      </w:r>
      <w:r w:rsidRPr="00146180">
        <w:rPr>
          <w:rStyle w:val="afffe"/>
          <w:b w:val="0"/>
          <w:rtl/>
        </w:rPr>
        <w:t>ספק ואנדרוגינוס</w:t>
      </w:r>
    </w:p>
    <w:p w:rsidR="00E9703F" w:rsidRPr="006F178A" w:rsidRDefault="00E9703F" w:rsidP="00E9703F">
      <w:pPr>
        <w:rPr>
          <w:rtl/>
        </w:rPr>
      </w:pPr>
      <w:r w:rsidRPr="006F178A">
        <w:rPr>
          <w:rFonts w:ascii="Fb Fontext" w:hAnsi="Fb Fontext"/>
          <w:rtl/>
        </w:rPr>
        <w:t xml:space="preserve">פלוגתת רבנן </w:t>
      </w:r>
      <w:r w:rsidRPr="006F178A">
        <w:rPr>
          <w:rStyle w:val="2fb"/>
          <w:rFonts w:ascii="Fb Fontext" w:hAnsi="Fb Fontext"/>
          <w:rtl/>
        </w:rPr>
        <w:t xml:space="preserve">ור"י</w:t>
      </w:r>
      <w:r w:rsidRPr="006F178A">
        <w:rPr>
          <w:rFonts w:ascii="Fb Fontext" w:hAnsi="Fb Fontext"/>
          <w:rtl/>
        </w:rPr>
        <w:t xml:space="preserve"> </w:t>
      </w:r>
      <w:ins w:id="94977" w:author="מנוע מכני" w:date="2026-10-11T12:04:39Z">
        <w:r>
          <w:rPr>
            <w:rFonts w:ascii="Fb Fontext" w:hAnsi="Fb Fontext"/>
            <w:rtl/>
          </w:rPr>
          <w:t xml:space="preserve">אם </w:t>
        </w:r>
      </w:ins>
      <w:del w:id="94978" w:author="מנוע מכני" w:date="2026-10-11T12:04:39Z">
        <w:r w:rsidRPr="006F178A">
          <w:rPr>
            <w:rFonts w:ascii="Fb Fontext" w:hAnsi="Fb Fontext"/>
            <w:rtl/>
          </w:rPr>
          <w:delText xml:space="preserve">אי </w:delText>
        </w:r>
      </w:del>
      <w:ins w:id="90585" w:author="Claude - סמנטי" w:date="2026-10-11T12:28:21Z">
        <w:r>
          <w:rPr>
            <w:rFonts w:ascii="Fb Fontext" w:hAnsi="Fb Fontext"/>
            <w:rtl/>
          </w:rPr>
          <w:t xml:space="preserve">דורשים</w:t>
        </w:r>
      </w:ins>
      <w:del w:id="90586" w:author="Claude - סמנטי" w:date="2026-10-11T12:28:21Z">
        <w:r w:rsidRPr="006F178A">
          <w:rPr>
            <w:rFonts w:ascii="Fb Fontext" w:hAnsi="Fb Fontext"/>
            <w:rtl/>
          </w:rPr>
          <w:delText xml:space="preserve">דרשינן</w:delText>
        </w:r>
      </w:del>
      <w:r w:rsidRPr="006F178A">
        <w:rPr>
          <w:rFonts w:ascii="Fb Fontext" w:hAnsi="Fb Fontext"/>
          <w:rtl/>
        </w:rPr>
        <w:t xml:space="preserve">.</w:t>
      </w:r>
    </w:p>
    <w:p w:rsidR="00E9703F" w:rsidRPr="009757B9" w:rsidRDefault="00E9703F" w:rsidP="00E9703F">
      <w:pPr>
        <w:rPr>
          <w:rFonts w:cs="Guttman Vilna"/>
          <w:b/>
          <w:bCs/>
          <w:rtl/>
        </w:rPr>
      </w:pPr>
      <w:ins w:id="108575" w:author="קלוד" w:date="2026-10-11T13:11:34Z">
        <w:r>
          <w:rPr>
            <w:rtl/>
          </w:rPr>
          <w:t xml:space="preserve">'ערלתו'</w:t>
        </w:r>
      </w:ins>
      <w:del w:id="108576" w:author="קלוד" w:date="2026-10-11T13:11:34Z">
        <w:r w:rsidRPr="006F178A">
          <w:rPr>
            <w:rtl/>
          </w:rPr>
          <w:delText xml:space="preserve">ערלתו</w:delText>
        </w:r>
      </w:del>
      <w:r w:rsidRPr="006F178A">
        <w:rPr>
          <w:rtl/>
        </w:rPr>
        <w:t xml:space="preserve"> </w:t>
      </w:r>
      <w:ins w:id="108573" w:author="קלוד" w:date="2026-10-11T13:11:34Z">
        <w:r>
          <w:rPr>
            <w:rtl/>
          </w:rPr>
          <w:t xml:space="preserve">-</w:t>
        </w:r>
      </w:ins>
      <w:del w:id="108574" w:author="קלוד" w:date="2026-10-11T13:11:34Z">
        <w:r w:rsidRPr="006F178A">
          <w:rPr>
            <w:rtl/>
          </w:rPr>
          <w:delText xml:space="preserve">- ערלתו</w:delText>
        </w:r>
      </w:del>
      <w:r w:rsidRPr="006F178A">
        <w:rPr>
          <w:rtl/>
        </w:rPr>
        <w:t xml:space="preserve"> ודאי דוחה את השבת, </w:t>
      </w:r>
      <w:ins w:id="108571" w:author="קלוד" w:date="2026-10-11T13:11:34Z">
        <w:r>
          <w:rPr>
            <w:rtl/>
          </w:rPr>
          <w:t xml:space="preserve">ולא</w:t>
        </w:r>
      </w:ins>
      <w:del w:id="108572" w:author="קלוד" w:date="2026-10-11T13:11:34Z">
        <w:r w:rsidRPr="006F178A">
          <w:rPr>
            <w:rtl/>
          </w:rPr>
          <w:delText xml:space="preserve">לא</w:delText>
        </w:r>
      </w:del>
      <w:r w:rsidRPr="006F178A">
        <w:rPr>
          <w:rtl/>
        </w:rPr>
        <w:t xml:space="preserve"> </w:t>
      </w:r>
      <w:ins w:id="108569" w:author="קלוד" w:date="2026-10-11T13:11:34Z">
        <w:r>
          <w:rPr>
            <w:rtl/>
          </w:rPr>
          <w:t xml:space="preserve">ספק.</w:t>
        </w:r>
      </w:ins>
      <w:del w:id="108570" w:author="קלוד" w:date="2026-10-11T13:11:34Z">
        <w:r w:rsidRPr="006F178A">
          <w:rPr>
            <w:rtl/>
          </w:rPr>
          <w:delText xml:space="preserve">ספק דוחה את השבת.</w:delText>
        </w:r>
      </w:del>
    </w:p>
    <w:p w:rsidR="00E9703F" w:rsidRPr="006F178A" w:rsidRDefault="00E9703F" w:rsidP="00E9703F">
      <w:pPr>
        <w:rPr>
          <w:rtl/>
        </w:rPr>
      </w:pPr>
      <w:ins w:id="108579" w:author="קלוד" w:date="2026-10-11T13:11:34Z">
        <w:r>
          <w:rPr>
            <w:rFonts w:ascii="Fb Fontext" w:hAnsi="Fb Fontext"/>
            <w:sz w:val="20"/>
            <w:rtl/>
          </w:rPr>
          <w:t xml:space="preserve">'ערלתו' -</w:t>
        </w:r>
      </w:ins>
      <w:del w:id="108580" w:author="קלוד" w:date="2026-10-11T13:11:34Z">
        <w:r w:rsidRPr="006F178A">
          <w:rPr>
            <w:rFonts w:ascii="Fb Fontext" w:hAnsi="Fb Fontext"/>
            <w:sz w:val="20"/>
            <w:rtl/>
          </w:rPr>
          <w:delText xml:space="preserve">ערלתו</w:delText>
        </w:r>
      </w:del>
      <w:r w:rsidRPr="006F178A">
        <w:rPr>
          <w:rFonts w:ascii="Fb Fontext" w:hAnsi="Fb Fontext"/>
          <w:sz w:val="20"/>
          <w:rtl/>
        </w:rPr>
        <w:t xml:space="preserve"> ודאי דוחה את השבת, ולא </w:t>
      </w:r>
      <w:ins w:id="108577" w:author="קלוד" w:date="2026-10-11T13:11:34Z">
        <w:r>
          <w:rPr>
            <w:rFonts w:ascii="Fb Fontext" w:hAnsi="Fb Fontext"/>
            <w:sz w:val="20"/>
            <w:rtl/>
          </w:rPr>
          <w:t xml:space="preserve">אנדרוגינוס.</w:t>
        </w:r>
      </w:ins>
      <w:del w:id="108578" w:author="קלוד" w:date="2026-10-11T13:11:34Z">
        <w:r w:rsidRPr="006F178A">
          <w:rPr>
            <w:rFonts w:ascii="Fb Fontext" w:hAnsi="Fb Fontext"/>
            <w:sz w:val="20"/>
            <w:rtl/>
          </w:rPr>
          <w:delText xml:space="preserve">אנדרוגינוס דוחה את השבת.</w:delText>
        </w:r>
      </w:del>
    </w:p>
    <w:p w:rsidR="00E9703F" w:rsidRPr="00410564" w:rsidRDefault="00E9703F" w:rsidP="00E9703F">
      <w:pPr>
        <w:rPr>
          <w:spacing w:val="-4"/>
          <w:rtl/>
        </w:rPr>
      </w:pPr>
      <w:ins w:id="90601" w:author="מנוע מכני" w:date="2026-10-11T12:04:39Z">
        <w:r>
          <w:rPr>
            <w:rStyle w:val="2fb"/>
            <w:rFonts w:ascii="Fb Fontext" w:hAnsi="Fb Fontext"/>
            <w:spacing w:val="-4"/>
            <w:rtl/>
          </w:rPr>
          <w:t xml:space="preserve">ולר"י</w:t>
        </w:r>
      </w:ins>
      <w:del w:id="90602" w:author="מנוע מכני" w:date="2026-10-11T12:04:39Z">
        <w:r w:rsidRPr="00410564">
          <w:rPr>
            <w:rFonts w:ascii="Fb Fontext" w:hAnsi="Fb Fontext"/>
            <w:spacing w:val="-4"/>
            <w:rtl/>
          </w:rPr>
          <w:delText xml:space="preserve">ולרבי יהודה</w:delText>
        </w:r>
      </w:del>
      <w:r w:rsidRPr="00410564">
        <w:rPr>
          <w:rFonts w:ascii="Fb Fontext" w:hAnsi="Fb Fontext"/>
          <w:spacing w:val="-4"/>
          <w:rtl/>
        </w:rPr>
        <w:t xml:space="preserve"> </w:t>
      </w:r>
      <w:ins w:id="108587" w:author="קלוד" w:date="2026-10-11T13:11:34Z">
        <w:r>
          <w:rPr>
            <w:rFonts w:ascii="Fb Fontext" w:hAnsi="Fb Fontext"/>
            <w:spacing w:val="-4"/>
            <w:rtl/>
          </w:rPr>
          <w:t xml:space="preserve">ש</w:t>
        </w:r>
        <w:r>
          <w:rPr>
            <w:rStyle w:val="afffffe"/>
            <w:rFonts w:ascii="Fb Fontext" w:hAnsi="Fb Fontext"/>
            <w:spacing w:val="-4"/>
            <w:rtl/>
          </w:rPr>
          <w:t xml:space="preserve">אנדרוגינוס</w:t>
        </w:r>
      </w:ins>
      <w:del w:id="108588" w:author="קלוד" w:date="2026-10-11T13:11:34Z">
        <w:r w:rsidRPr="00410564">
          <w:rPr>
            <w:rFonts w:ascii="Fb Fontext" w:hAnsi="Fb Fontext"/>
            <w:spacing w:val="-4"/>
            <w:rtl/>
          </w:rPr>
          <w:delText xml:space="preserve">דדוחה</w:delText>
        </w:r>
      </w:del>
      <w:r w:rsidRPr="00410564">
        <w:rPr>
          <w:rFonts w:ascii="Fb Fontext" w:hAnsi="Fb Fontext"/>
          <w:spacing w:val="-4"/>
          <w:rtl/>
        </w:rPr>
        <w:t xml:space="preserve"> </w:t>
      </w:r>
      <w:ins w:id="108585" w:author="קלוד" w:date="2026-10-11T13:11:34Z">
        <w:r>
          <w:rPr>
            <w:rFonts w:ascii="Fb Fontext" w:hAnsi="Fb Fontext"/>
            <w:spacing w:val="-4"/>
            <w:rtl/>
          </w:rPr>
          <w:t xml:space="preserve">דוחה,</w:t>
        </w:r>
      </w:ins>
      <w:del w:id="108586" w:author="קלוד" w:date="2026-10-11T13:11:34Z">
        <w:r w:rsidRPr="00410564">
          <w:rPr>
            <w:rFonts w:ascii="Fb Fontext" w:hAnsi="Fb Fontext"/>
            <w:spacing w:val="-4"/>
            <w:rtl/>
          </w:rPr>
          <w:delText xml:space="preserve">הך</w:delText>
        </w:r>
      </w:del>
      <w:r w:rsidRPr="00410564">
        <w:rPr>
          <w:rStyle w:val="afffff0"/>
          <w:spacing w:val="-4"/>
          <w:rtl/>
        </w:rPr>
        <w:t xml:space="preserve"> </w:t>
      </w:r>
      <w:ins w:id="108583" w:author="קלוד" w:date="2026-10-11T13:11:34Z">
        <w:r>
          <w:rPr>
            <w:rStyle w:val="afffff0"/>
            <w:rFonts w:hint="cs"/>
            <w:spacing w:val="-4"/>
            <w:rtl/>
          </w:rPr>
          <w:t xml:space="preserve">'עָרְלָתוֹ' -</w:t>
        </w:r>
      </w:ins>
      <w:del w:id="108584" w:author="קלוד" w:date="2026-10-11T13:11:34Z">
        <w:r w:rsidRPr="00410564">
          <w:rPr>
            <w:rStyle w:val="afffff0"/>
            <w:rFonts w:hint="cs"/>
            <w:spacing w:val="-4"/>
            <w:rtl/>
          </w:rPr>
          <w:delText xml:space="preserve">'</w:delText>
        </w:r>
        <w:r>
          <w:rPr>
            <w:rStyle w:val="afffff0"/>
            <w:spacing w:val="-4"/>
            <w:rtl/>
          </w:rPr>
          <w:delText xml:space="preserve">עָרְלָתוֹ</w:delText>
        </w:r>
        <w:r w:rsidRPr="00410564">
          <w:rPr>
            <w:rStyle w:val="afffff0"/>
            <w:rFonts w:hint="cs"/>
            <w:spacing w:val="-4"/>
            <w:rtl/>
          </w:rPr>
          <w:delText xml:space="preserve">'</w:delText>
        </w:r>
      </w:del>
      <w:ins w:id="91435" w:author="Claude - סמנטי" w:date="2026-10-11T12:28:21Z"/>
      <w:del w:id="91436" w:author="Claude - סמנטי" w:date="2026-10-11T12:28:21Z">
        <w:r w:rsidRPr="00410564">
          <w:rPr>
            <w:rStyle w:val="afffff0"/>
            <w:spacing w:val="-4"/>
            <w:rtl/>
          </w:rPr>
          <w:delText xml:space="preserve">ערלתו</w:delText>
        </w:r>
      </w:del>
      <w:r w:rsidRPr="00410564">
        <w:rPr>
          <w:rStyle w:val="afffff0"/>
          <w:spacing w:val="-4"/>
          <w:rtl/>
        </w:rPr>
        <w:t xml:space="preserve"> </w:t>
      </w:r>
      <w:r w:rsidRPr="00410564">
        <w:rPr>
          <w:rFonts w:ascii="Fb Fontext" w:hAnsi="Fb Fontext"/>
          <w:spacing w:val="-4"/>
          <w:rtl/>
        </w:rPr>
        <w:t xml:space="preserve">ודאי דוחה את השבת, ולא נולד בין </w:t>
      </w:r>
      <w:ins w:id="108581" w:author="קלוד" w:date="2026-10-11T13:11:34Z">
        <w:r>
          <w:rPr>
            <w:rFonts w:ascii="Fb Fontext" w:hAnsi="Fb Fontext"/>
            <w:spacing w:val="-4"/>
            <w:rtl/>
          </w:rPr>
          <w:t xml:space="preserve">השמשות.</w:t>
        </w:r>
      </w:ins>
      <w:del w:id="108582" w:author="קלוד" w:date="2026-10-11T13:11:34Z">
        <w:r w:rsidRPr="00410564">
          <w:rPr>
            <w:rFonts w:ascii="Fb Fontext" w:hAnsi="Fb Fontext"/>
            <w:spacing w:val="-4"/>
            <w:rtl/>
          </w:rPr>
          <w:delText xml:space="preserve">השמשות דוחה את השבת.</w:delText>
        </w:r>
      </w:del>
    </w:p>
    <w:p w:rsidR="00E9703F" w:rsidRPr="006F178A" w:rsidRDefault="00E9703F" w:rsidP="00410564">
      <w:pPr>
        <w:rPr>
          <w:rtl/>
        </w:rPr>
      </w:pPr>
      <w:r w:rsidRPr="006F178A">
        <w:rPr>
          <w:rtl/>
        </w:rPr>
        <w:tab/>
      </w:r>
      <w:ins w:id="108591" w:author="קלוד" w:date="2026-10-11T13:11:34Z">
        <w:r>
          <w:rPr>
            <w:rStyle w:val="afffff0"/>
            <w:rFonts w:hint="cs"/>
            <w:rtl/>
          </w:rPr>
          <w:t xml:space="preserve">'עָרְלָתוֹ' -</w:t>
        </w:r>
      </w:ins>
      <w:del w:id="108592" w:author="קלוד" w:date="2026-10-11T13:11:34Z">
        <w:r w:rsidRPr="00523F92">
          <w:rPr>
            <w:rStyle w:val="afffff0"/>
            <w:rFonts w:hint="cs"/>
            <w:rtl/>
          </w:rPr>
          <w:delText xml:space="preserve">'</w:delText>
        </w:r>
        <w:r>
          <w:rPr>
            <w:rStyle w:val="afffff0"/>
            <w:rtl/>
          </w:rPr>
          <w:delText xml:space="preserve">עָרְלָתוֹ</w:delText>
        </w:r>
        <w:r w:rsidRPr="00523F92">
          <w:rPr>
            <w:rStyle w:val="afffff0"/>
            <w:rFonts w:hint="cs"/>
            <w:rtl/>
          </w:rPr>
          <w:delText xml:space="preserve">'</w:delText>
        </w:r>
      </w:del>
      <w:ins w:id="91437" w:author="Claude - סמנטי" w:date="2026-10-11T12:28:21Z"/>
      <w:del w:id="91438" w:author="Claude - סמנטי" w:date="2026-10-11T12:28:21Z">
        <w:r w:rsidRPr="00523F92">
          <w:rPr>
            <w:rStyle w:val="afffff0"/>
            <w:rtl/>
          </w:rPr>
          <w:delText xml:space="preserve">ערלתו</w:delText>
        </w:r>
      </w:del>
      <w:r w:rsidRPr="00523F92">
        <w:rPr>
          <w:rStyle w:val="afffff0"/>
          <w:rtl/>
        </w:rPr>
        <w:t xml:space="preserve"> </w:t>
      </w:r>
      <w:r w:rsidRPr="006F178A">
        <w:rPr>
          <w:rtl/>
        </w:rPr>
        <w:t xml:space="preserve">ודאי דוחה את השבת, ולא נולד כשהוא </w:t>
      </w:r>
      <w:ins w:id="108589" w:author="קלוד" w:date="2026-10-11T13:11:34Z">
        <w:r>
          <w:rPr>
            <w:rtl/>
          </w:rPr>
          <w:t xml:space="preserve">מהול.</w:t>
        </w:r>
      </w:ins>
      <w:del w:id="108590" w:author="קלוד" w:date="2026-10-11T13:11:34Z">
        <w:r w:rsidRPr="006F178A">
          <w:rPr>
            <w:rtl/>
          </w:rPr>
          <w:delText xml:space="preserve">מהול דוחה את השבת.</w:delText>
        </w:r>
      </w:del>
    </w:p>
    <w:p w:rsidR="00E9703F" w:rsidRPr="006F178A" w:rsidRDefault="00E9703F" w:rsidP="00E9703F">
      <w:pPr>
        <w:rPr>
          <w:rtl/>
        </w:rPr>
      </w:pPr>
      <w:r w:rsidRPr="006F178A">
        <w:rPr>
          <w:rtl/>
        </w:rPr>
        <w:t xml:space="preserve">דמהול </w:t>
      </w:r>
      <w:r w:rsidRPr="006F178A">
        <w:rPr>
          <w:rStyle w:val="2fb"/>
          <w:rtl/>
        </w:rPr>
        <w:t xml:space="preserve">לת"ק</w:t>
      </w:r>
      <w:r w:rsidRPr="006F178A">
        <w:rPr>
          <w:rtl/>
        </w:rPr>
        <w:t xml:space="preserve"> אליבא דב"ש צריך להטיף ממנו דם ברית.</w:t>
      </w:r>
    </w:p>
    <w:p w:rsidR="00E9703F" w:rsidRPr="006F178A" w:rsidRDefault="00E9703F" w:rsidP="00E9703F">
      <w:pPr>
        <w:rPr>
          <w:rtl/>
        </w:rPr>
      </w:pPr>
      <w:r w:rsidRPr="006F178A">
        <w:rPr>
          <w:rtl/>
        </w:rPr>
        <w:t>ואליבא דב"ה אינו צריך.</w:t>
      </w:r>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שב"א</w:t>
      </w:r>
      <w:r w:rsidR="00E9703F" w:rsidRPr="006F178A">
        <w:rPr>
          <w:rtl/>
        </w:rPr>
        <w:t xml:space="preserve"> </w:t>
      </w:r>
      <w:r w:rsidR="00E9703F" w:rsidRPr="006F178A">
        <w:rPr>
          <w:rtl/>
        </w:rPr>
        <w:t xml:space="preserve">לא</w:t>
      </w:r>
      <w:r w:rsidR="00E9703F" w:rsidRPr="006F178A">
        <w:rPr>
          <w:rtl/>
        </w:rPr>
        <w:t xml:space="preserve"> נחלקו </w:t>
      </w:r>
      <w:r w:rsidR="00E9703F" w:rsidRPr="006F178A">
        <w:rPr>
          <w:rtl/>
        </w:rPr>
        <w:t xml:space="preserve">ב"ש</w:t>
      </w:r>
      <w:r w:rsidR="00E9703F" w:rsidRPr="006F178A">
        <w:rPr>
          <w:rtl/>
        </w:rPr>
        <w:t xml:space="preserve"> </w:t>
      </w:r>
      <w:r w:rsidR="00E9703F" w:rsidRPr="006F178A">
        <w:rPr>
          <w:rtl/>
        </w:rPr>
        <w:t xml:space="preserve">וב"ה</w:t>
      </w:r>
      <w:r w:rsidR="00E9703F" w:rsidRPr="006F178A">
        <w:rPr>
          <w:rtl/>
        </w:rPr>
        <w:t xml:space="preserve"> בנולד מהול שערלתו כבושה וודאי צריך להטיף דם ברית.</w:t>
      </w:r>
    </w:p>
    <w:p w:rsidR="00E9703F" w:rsidRPr="009757B9" w:rsidRDefault="00E9703F" w:rsidP="00E9703F">
      <w:pPr>
        <w:rPr>
          <w:rFonts w:cs="Guttman Vilna"/>
          <w:b/>
          <w:bCs/>
          <w:rtl/>
        </w:rPr>
      </w:pPr>
      <w:r w:rsidRPr="006F178A">
        <w:rPr>
          <w:rtl/>
        </w:rPr>
        <w:t>נחלקו על גר שנתגייר כשהוא מהול.</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91" w:author="קלוד" w:date="2026-10-11T12:33:55Z"/>
        </w:rPr>
      </w:pPr>
      <w:ins w:id="90192" w:author="קלוד" w:date="2026-10-11T12:33:55Z">
        <w:r>
          <w:rPr>
            <w:color w:val="7B3F00"/>
          </w:rPr>
          <w:t xml:space="preserve">בן שבעה ובן שמונה - ספק אין מחללין עליו</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אמר</w:t>
      </w:r>
      <w:r w:rsidRPr="006F178A">
        <w:rPr>
          <w:rFonts w:ascii="Fb Fontext" w:hAnsi="Fb Fontext"/>
          <w:rtl/>
        </w:rPr>
        <w:t xml:space="preserve"> מר ולא ספק דוחה את השבת.</w:t>
      </w:r>
    </w:p>
    <w:p w:rsidR="00E9703F" w:rsidRPr="006F178A" w:rsidRDefault="00E9703F" w:rsidP="00E9703F">
      <w:pPr>
        <w:rPr>
          <w:rtl/>
        </w:rPr>
      </w:pPr>
      <w:r w:rsidRPr="006F178A">
        <w:rPr>
          <w:rtl/>
        </w:rPr>
        <w:t>לאתויי הא דבן שבעה חודשים מחללין עליו את השבת.</w:t>
      </w:r>
    </w:p>
    <w:p w:rsidR="00E9703F" w:rsidRPr="006F178A" w:rsidRDefault="00E9703F" w:rsidP="00E9703F">
      <w:pPr>
        <w:rPr>
          <w:rtl/>
        </w:rPr>
      </w:pPr>
      <w:r w:rsidRPr="006F178A">
        <w:rPr>
          <w:rtl/>
        </w:rPr>
        <w:t>ובן שמנה אין מחללין עליו את השבת. שוודאי ימות.</w:t>
      </w:r>
    </w:p>
    <w:p w:rsidR="00E9703F" w:rsidRPr="006F178A" w:rsidRDefault="00E9703F" w:rsidP="00E9703F">
      <w:pPr>
        <w:rPr>
          <w:rtl/>
        </w:rPr>
      </w:pPr>
      <w:r w:rsidRPr="006F178A">
        <w:rPr>
          <w:rtl/>
        </w:rPr>
        <w:t>ספק בן שבעה ספק בן שמונה - אין מחללין עליו את השבת.</w:t>
      </w:r>
    </w:p>
    <w:p w:rsidR="00E9703F" w:rsidRPr="006061D7" w:rsidRDefault="00E9703F" w:rsidP="00E9703F">
      <w:pPr>
        <w:rPr>
          <w:rtl/>
        </w:rPr>
      </w:pPr>
      <w:r w:rsidRPr="006061D7">
        <w:rPr>
          <w:rtl/>
        </w:rPr>
        <w:t>בן שמונה</w:t>
      </w:r>
      <w:r w:rsidRPr="006061D7">
        <w:rPr>
          <w:rFonts w:hint="cs"/>
          <w:rtl/>
        </w:rPr>
        <w:t>-</w:t>
      </w:r>
      <w:r w:rsidRPr="006061D7">
        <w:rPr>
          <w:rtl/>
        </w:rPr>
        <w:t xml:space="preserve"> הרי הוא כאבן, ואסור לטלטלו. אבל אמו שוחה ומניקתו מפני הסכנה של חוליה מחמת החלב.</w:t>
      </w:r>
    </w:p>
    <w:p>
      <w:pPr>
        <w:pStyle w:val="afffff8"/>
        <w:rPr>
          <w:ins w:id="90189" w:author="קלוד" w:date="2026-10-11T12:33:55Z"/>
        </w:rPr>
      </w:pPr>
      <w:ins w:id="90190" w:author="קלוד" w:date="2026-10-11T12:33:55Z">
        <w:r>
          <w:rPr>
            <w:color w:val="7B3F00"/>
          </w:rPr>
          <w:t xml:space="preserve">נולד מהול - הטפת דם ברית ופלוגתת רב ושמואל</w:t>
        </w:r>
      </w:ins>
    </w:p>
    <w:p>
      <w:pPr>
        <w:pStyle w:val="38"/>
        <w:rPr>
          <w:ins w:id="98922" w:author="מנוע מכני" w:date="2026-10-11T12:04:39Z"/>
        </w:rPr>
      </w:pPr>
      <w:del w:id="98921" w:author="מנוע מכני" w:date="2026-10-11T12:04:39Z">
        <w:r w:rsidRPr="004640F6">
          <w:delText xml:space="preserve">•</w:delText>
        </w:r>
      </w:del>
      <w:r w:rsidRPr="004640F6">
        <w:t xml:space="preserve"> </w:t>
      </w:r>
      <w:r w:rsidRPr="004640F6">
        <w:t>איתמר</w:t>
      </w:r>
      <w:r w:rsidRPr="004640F6">
        <w:t xml:space="preserve"> </w:t>
      </w:r>
      <w:r w:rsidRPr="004640F6">
        <w:t xml:space="preserve">רב</w:t>
      </w:r>
      <w:del w:id="99426" w:author="מנוע מכני" w:date="2026-10-11T12:04:39Z">
        <w:r w:rsidRPr="004640F6">
          <w:delText xml:space="preserve"> אמר</w:delText>
        </w:r>
      </w:del>
      <w:r w:rsidRPr="004640F6">
        <w:t xml:space="preserve">:</w:t>
      </w:r>
    </w:p>
    <w:p w:rsidR="00E9703F" w:rsidRPr="004640F6" w:rsidRDefault="00E9703F" w:rsidP="00E9703F">
      <w:pPr>
        <w:rPr>
          <w:rFonts w:ascii="Fb Fontext" w:hAnsi="Fb Fontext"/>
          <w:spacing w:val="-6"/>
          <w:rtl/>
        </w:rPr>
      </w:pPr>
      <w:del w:id="98923" w:author="מנוע מכני" w:date="2026-10-11T12:04:39Z">
        <w:r w:rsidRPr="004640F6">
          <w:rPr>
            <w:rFonts w:ascii="Fb Fontext" w:hAnsi="Fb Fontext"/>
            <w:b/>
            <w:bCs/>
            <w:spacing w:val="-6"/>
            <w:rtl/>
          </w:rPr>
          <w:delText xml:space="preserve"> </w:delText>
        </w:r>
      </w:del>
      <w:r w:rsidRPr="004640F6">
        <w:rPr>
          <w:rFonts w:ascii="Fb Fontext" w:hAnsi="Fb Fontext"/>
          <w:b/>
          <w:bCs/>
          <w:spacing w:val="-6"/>
          <w:rtl/>
        </w:rPr>
        <w:t xml:space="preserve">הלכה </w:t>
      </w:r>
      <w:r w:rsidRPr="004640F6">
        <w:rPr>
          <w:rStyle w:val="2fb"/>
          <w:rFonts w:ascii="Fb Fontext" w:hAnsi="Fb Fontext"/>
          <w:b/>
          <w:bCs/>
          <w:spacing w:val="-6"/>
          <w:rtl/>
        </w:rPr>
        <w:t xml:space="preserve">כת"ק</w:t>
      </w:r>
      <w:r w:rsidRPr="004640F6">
        <w:rPr>
          <w:rFonts w:ascii="Fb Fontext" w:hAnsi="Fb Fontext"/>
          <w:b/>
          <w:bCs/>
          <w:spacing w:val="-6"/>
          <w:rtl/>
        </w:rPr>
        <w:t xml:space="preserve">,</w:t>
      </w:r>
      <w:r w:rsidRPr="004640F6">
        <w:rPr>
          <w:rFonts w:ascii="Fb Fontext" w:hAnsi="Fb Fontext"/>
          <w:spacing w:val="-6"/>
          <w:rtl/>
        </w:rPr>
        <w:t xml:space="preserve"> [אליבא דב"ה דא"צ להטיף דם מהנולד מהול אפי' דערלתו כבושה]</w:t>
      </w:r>
    </w:p>
    <w:p>
      <w:pPr>
        <w:pStyle w:val="38"/>
        <w:rPr>
          <w:ins w:id="98924" w:author="מנוע מכני" w:date="2026-10-11T12:04:39Z"/>
        </w:rPr>
      </w:pPr>
      <w:r w:rsidRPr="006F178A">
        <w:t xml:space="preserve">ושמואל</w:t>
      </w:r>
      <w:del w:id="99427" w:author="מנוע מכני" w:date="2026-10-11T12:04:39Z">
        <w:r w:rsidRPr="006F178A">
          <w:delText xml:space="preserve"> אמר</w:delText>
        </w:r>
      </w:del>
      <w:r w:rsidRPr="006F178A">
        <w:t xml:space="preserve">:</w:t>
      </w:r>
    </w:p>
    <w:p w:rsidR="00E9703F" w:rsidRPr="006F178A" w:rsidRDefault="00E9703F" w:rsidP="00E9703F">
      <w:pPr>
        <w:rPr>
          <w:rtl/>
        </w:rPr>
      </w:pPr>
      <w:del w:id="98925" w:author="מנוע מכני" w:date="2026-10-11T12:04:39Z">
        <w:r w:rsidRPr="006F178A">
          <w:rPr>
            <w:rtl/>
          </w:rPr>
          <w:delText xml:space="preserve"> </w:delText>
        </w:r>
      </w:del>
      <w:r w:rsidRPr="006F178A">
        <w:rPr>
          <w:rtl/>
        </w:rPr>
        <w:t xml:space="preserve">הלכה </w:t>
      </w:r>
      <w:r w:rsidRPr="006F178A">
        <w:rPr>
          <w:rStyle w:val="2fb"/>
          <w:rtl/>
        </w:rPr>
        <w:t xml:space="preserve">כרשב"א</w:t>
      </w:r>
      <w:r w:rsidRPr="006F178A">
        <w:rPr>
          <w:rtl/>
        </w:rPr>
        <w:t xml:space="preserve">.</w:t>
      </w:r>
    </w:p>
    <w:p>
      <w:pPr>
        <w:pStyle w:val="38"/>
        <w:rPr>
          <w:ins w:id="98927" w:author="מנוע מכני" w:date="2026-10-11T12:04:39Z"/>
        </w:rPr>
      </w:pPr>
      <w:del w:id="98926" w:author="מנוע מכני" w:date="2026-10-11T12:04:39Z">
        <w:r w:rsidRPr="004640F6">
          <w:lastRenderedPageBreak/>
          <w:delText xml:space="preserve">•</w:delText>
        </w:r>
      </w:del>
      <w:r w:rsidRPr="004640F6">
        <w:t xml:space="preserve"> </w:t>
      </w:r>
      <w:r w:rsidRPr="004640F6">
        <w:t>ר</w:t>
      </w:r>
      <w:r w:rsidRPr="004640F6">
        <w:t>אב"א</w:t>
      </w:r>
      <w:r w:rsidR="002C4DC3">
        <w:t>:</w:t>
      </w:r>
    </w:p>
    <w:p w:rsidR="00E9703F" w:rsidRPr="004640F6" w:rsidRDefault="00E9703F" w:rsidP="002C4DC3">
      <w:pPr>
        <w:rPr>
          <w:rtl/>
        </w:rPr>
      </w:pPr>
      <w:del w:id="98928" w:author="מנוע מכני" w:date="2026-10-11T12:04:39Z">
        <w:r w:rsidRPr="004640F6">
          <w:rPr>
            <w:rtl/>
          </w:rPr>
          <w:delText xml:space="preserve"> </w:delText>
        </w:r>
      </w:del>
      <w:r w:rsidR="002C4DC3">
        <w:rPr>
          <w:rFonts w:hint="cs"/>
          <w:rtl/>
        </w:rPr>
        <w:t xml:space="preserve">נולד לו תינוק </w:t>
      </w:r>
      <w:ins w:id="108595" w:author="קלוד" w:date="2026-10-11T13:11:34Z">
        <w:r>
          <w:rPr>
            <w:rFonts w:hint="cs"/>
            <w:rtl/>
          </w:rPr>
          <w:t xml:space="preserve">מהול, </w:t>
        </w:r>
        <w:r>
          <w:rPr>
            <w:rStyle w:val="afffffe"/>
            <w:rFonts w:hint="cs"/>
            <w:rtl/>
          </w:rPr>
          <w:t xml:space="preserve">ובשבת</w:t>
        </w:r>
      </w:ins>
      <w:del w:id="108596" w:author="קלוד" w:date="2026-10-11T13:11:34Z">
        <w:r w:rsidR="002C4DC3">
          <w:rPr>
            <w:rFonts w:hint="cs"/>
            <w:rtl/>
          </w:rPr>
          <w:delText xml:space="preserve">מהול</w:delText>
        </w:r>
      </w:del>
      <w:r w:rsidR="002C4DC3">
        <w:rPr>
          <w:rFonts w:hint="cs"/>
          <w:rtl/>
        </w:rPr>
        <w:t xml:space="preserve"> חיזר אחר </w:t>
      </w:r>
      <w:ins w:id="90051" w:author="מנוע מכני" w:date="2026-10-11T12:04:39Z">
        <w:r>
          <w:rPr>
            <w:rFonts w:hint="cs"/>
            <w:rtl/>
          </w:rPr>
          <w:t xml:space="preserve">י"ג</w:t>
        </w:r>
      </w:ins>
      <w:del w:id="90052" w:author="מנוע מכני" w:date="2026-10-11T12:04:39Z">
        <w:r w:rsidR="002C4DC3">
          <w:rPr>
            <w:rFonts w:hint="cs"/>
            <w:rtl/>
          </w:rPr>
          <w:delText xml:space="preserve">י''ג</w:delText>
        </w:r>
      </w:del>
      <w:r w:rsidR="002C4DC3">
        <w:rPr>
          <w:rFonts w:hint="cs"/>
          <w:rtl/>
        </w:rPr>
        <w:t xml:space="preserve"> </w:t>
      </w:r>
      <w:ins w:id="108593" w:author="קלוד" w:date="2026-10-11T13:11:34Z">
        <w:r>
          <w:rPr>
            <w:rFonts w:hint="cs"/>
            <w:rtl/>
          </w:rPr>
          <w:t xml:space="preserve">מוהלים,</w:t>
        </w:r>
      </w:ins>
      <w:del w:id="108594" w:author="קלוד" w:date="2026-10-11T13:11:34Z">
        <w:r w:rsidR="002C4DC3">
          <w:rPr>
            <w:rFonts w:hint="cs"/>
            <w:rtl/>
          </w:rPr>
          <w:delText xml:space="preserve">מוהלים</w:delText>
        </w:r>
      </w:del>
      <w:r w:rsidR="002C4DC3">
        <w:rPr>
          <w:rFonts w:hint="cs"/>
          <w:rtl/>
        </w:rPr>
        <w:t xml:space="preserve"> עד שעשאו </w:t>
      </w:r>
      <w:r w:rsidRPr="004640F6">
        <w:rPr>
          <w:rtl/>
        </w:rPr>
        <w:t>כרות שפכה.</w:t>
      </w:r>
    </w:p>
    <w:p w:rsidR="00E9703F" w:rsidRDefault="00E9703F" w:rsidP="00E9703F">
      <w:pPr>
        <w:rPr>
          <w:rtl/>
        </w:rPr>
      </w:pPr>
      <w:r w:rsidRPr="006F178A">
        <w:rPr>
          <w:rtl/>
        </w:rPr>
        <w:t xml:space="preserve">ואמר </w:t>
      </w:r>
      <w:ins w:id="108599" w:author="קלוד" w:date="2026-10-11T13:11:34Z">
        <w:r>
          <w:rPr>
            <w:rtl/>
          </w:rPr>
          <w:t xml:space="preserve">שראוי</w:t>
        </w:r>
      </w:ins>
      <w:del w:id="108600" w:author="קלוד" w:date="2026-10-11T13:11:34Z">
        <w:r w:rsidRPr="006F178A">
          <w:rPr>
            <w:rtl/>
          </w:rPr>
          <w:delText xml:space="preserve">שכן</w:delText>
        </w:r>
      </w:del>
      <w:r w:rsidRPr="006F178A">
        <w:rPr>
          <w:rtl/>
        </w:rPr>
        <w:t xml:space="preserve"> </w:t>
      </w:r>
      <w:ins w:id="108597" w:author="קלוד" w:date="2026-10-11T13:11:34Z">
        <w:r>
          <w:rPr>
            <w:rtl/>
          </w:rPr>
          <w:t xml:space="preserve">לו כך,</w:t>
        </w:r>
      </w:ins>
      <w:del w:id="108598" w:author="קלוד" w:date="2026-10-11T13:11:34Z">
        <w:r w:rsidRPr="006F178A">
          <w:rPr>
            <w:rtl/>
          </w:rPr>
          <w:delText xml:space="preserve">הוא</w:delText>
        </w:r>
      </w:del>
      <w:r w:rsidRPr="006F178A">
        <w:rPr>
          <w:rtl/>
        </w:rPr>
        <w:t xml:space="preserve"> שעבר על דברי </w:t>
      </w:r>
      <w:r w:rsidRPr="006F178A">
        <w:rPr>
          <w:rStyle w:val="2fb"/>
          <w:rtl/>
        </w:rPr>
        <w:t xml:space="preserve">רב</w:t>
      </w:r>
      <w:r w:rsidRPr="006F178A">
        <w:rPr>
          <w:rtl/>
        </w:rPr>
        <w:t xml:space="preserve"> שא"צ למולו [שפסק </w:t>
      </w:r>
      <w:r w:rsidRPr="006F178A">
        <w:rPr>
          <w:rStyle w:val="2fb"/>
          <w:rtl/>
        </w:rPr>
        <w:t xml:space="preserve">כת"ק</w:t>
      </w:r>
      <w:r w:rsidRPr="006F178A">
        <w:rPr>
          <w:rtl/>
        </w:rPr>
        <w:t xml:space="preserve"> אליבא דב"ה]</w:t>
      </w:r>
    </w:p>
    <w:p>
      <w:pPr>
        <w:pStyle w:val="38"/>
        <w:rPr>
          <w:ins w:id="98929" w:author="מנוע מכני" w:date="2026-10-11T12:04:39Z"/>
        </w:rPr>
      </w:pPr>
      <w:r w:rsidRPr="006F178A">
        <w:t xml:space="preserve">וא"ל</w:t>
      </w:r>
      <w:r w:rsidRPr="006F178A">
        <w:t xml:space="preserve"> ר"נ</w:t>
      </w:r>
      <w:r w:rsidR="002C4DC3">
        <w:t>:</w:t>
      </w:r>
    </w:p>
    <w:p w:rsidR="00E9703F" w:rsidRPr="006F178A" w:rsidRDefault="00E9703F" w:rsidP="00E9703F">
      <w:pPr>
        <w:rPr>
          <w:rtl/>
        </w:rPr>
      </w:pPr>
      <w:del w:id="98930" w:author="מנוע מכני" w:date="2026-10-11T12:04:39Z">
        <w:r w:rsidRPr="006F178A">
          <w:rPr>
            <w:rtl/>
          </w:rPr>
          <w:delText xml:space="preserve"> </w:delText>
        </w:r>
      </w:del>
      <w:ins w:id="108607" w:author="קלוד" w:date="2026-10-11T13:11:34Z">
        <w:r>
          <w:rPr>
            <w:rtl/>
          </w:rPr>
          <w:t xml:space="preserve">שעבר</w:t>
        </w:r>
      </w:ins>
      <w:del w:id="108608" w:author="קלוד" w:date="2026-10-11T13:11:34Z">
        <w:r w:rsidRPr="006F178A">
          <w:rPr>
            <w:rtl/>
          </w:rPr>
          <w:delText xml:space="preserve">דעבר</w:delText>
        </w:r>
      </w:del>
      <w:r w:rsidRPr="006F178A">
        <w:rPr>
          <w:rtl/>
        </w:rPr>
        <w:t xml:space="preserve"> גם על </w:t>
      </w:r>
      <w:ins w:id="108605" w:author="קלוד" w:date="2026-10-11T13:11:34Z">
        <w:r>
          <w:rPr>
            <w:rStyle w:val="2fb"/>
            <w:rtl/>
          </w:rPr>
          <w:t xml:space="preserve">דברי</w:t>
        </w:r>
      </w:ins>
      <w:del w:id="108606" w:author="קלוד" w:date="2026-10-11T13:11:34Z">
        <w:r w:rsidRPr="006F178A">
          <w:rPr>
            <w:rStyle w:val="2fb"/>
            <w:rtl/>
          </w:rPr>
          <w:delText xml:space="preserve">שמואל</w:delText>
        </w:r>
      </w:del>
      <w:r w:rsidRPr="006F178A">
        <w:rPr>
          <w:rtl/>
        </w:rPr>
        <w:t xml:space="preserve"> </w:t>
      </w:r>
      <w:ins w:id="108603" w:author="קלוד" w:date="2026-10-11T13:11:34Z">
        <w:r>
          <w:rPr>
            <w:rtl/>
          </w:rPr>
          <w:t xml:space="preserve">שמואל, שדווקא בחול</w:t>
        </w:r>
      </w:ins>
      <w:del w:id="108604" w:author="קלוד" w:date="2026-10-11T13:11:34Z">
        <w:r w:rsidRPr="006F178A">
          <w:rPr>
            <w:rtl/>
          </w:rPr>
          <w:delText xml:space="preserve">דדווקא</w:delText>
        </w:r>
      </w:del>
      <w:r w:rsidRPr="006F178A">
        <w:rPr>
          <w:rtl/>
        </w:rPr>
        <w:t xml:space="preserve"> צריך הטפת </w:t>
      </w:r>
      <w:ins w:id="108601" w:author="קלוד" w:date="2026-10-11T13:11:34Z">
        <w:r>
          <w:rPr>
            <w:rtl/>
          </w:rPr>
          <w:t xml:space="preserve">דם,</w:t>
        </w:r>
      </w:ins>
      <w:del w:id="108602" w:author="קלוד" w:date="2026-10-11T13:11:34Z">
        <w:r w:rsidRPr="006F178A">
          <w:rPr>
            <w:rtl/>
          </w:rPr>
          <w:delText xml:space="preserve">דם בחול</w:delText>
        </w:r>
      </w:del>
      <w:r w:rsidRPr="006F178A">
        <w:rPr>
          <w:rtl/>
        </w:rPr>
        <w:t xml:space="preserve"> אבל </w:t>
      </w:r>
      <w:r w:rsidRPr="006F178A">
        <w:rPr>
          <w:rtl/>
        </w:rPr>
        <w:t xml:space="preserve">לא</w:t>
      </w:r>
      <w:r w:rsidRPr="006F178A">
        <w:rPr>
          <w:rtl/>
        </w:rPr>
        <w:t xml:space="preserve"> בשבת.</w:t>
      </w:r>
    </w:p>
    <w:p>
      <w:pPr>
        <w:pStyle w:val="38"/>
        <w:rPr>
          <w:ins w:id="98931" w:author="מנוע מכני" w:date="2026-10-11T12:04:39Z"/>
        </w:rPr>
      </w:pPr>
      <w:r w:rsidRPr="006F178A">
        <w:t>אמנם ר</w:t>
      </w:r>
      <w:r w:rsidRPr="00910D80">
        <w:t>אב"א</w:t>
      </w:r>
      <w:r w:rsidR="002C4DC3">
        <w:t>:</w:t>
      </w:r>
    </w:p>
    <w:p w:rsidR="00E9703F" w:rsidRPr="006F178A" w:rsidRDefault="00E9703F" w:rsidP="00E9703F">
      <w:pPr>
        <w:rPr>
          <w:rtl/>
        </w:rPr>
      </w:pPr>
      <w:del w:id="98932" w:author="מנוע מכני" w:date="2026-10-11T12:04:39Z">
        <w:r w:rsidRPr="006F178A">
          <w:rPr>
            <w:rtl/>
          </w:rPr>
          <w:delText xml:space="preserve"> </w:delText>
        </w:r>
      </w:del>
      <w:r w:rsidRPr="006F178A">
        <w:rPr>
          <w:rtl/>
        </w:rPr>
        <w:t xml:space="preserve">סבר שערלה כבושה היא </w:t>
      </w:r>
      <w:r w:rsidRPr="006F178A">
        <w:rPr>
          <w:rStyle w:val="2fb"/>
          <w:rtl/>
        </w:rPr>
        <w:t xml:space="preserve">וכר"י</w:t>
      </w:r>
      <w:r w:rsidRPr="006F178A">
        <w:rPr>
          <w:rtl/>
        </w:rPr>
        <w:t xml:space="preserve">.</w:t>
      </w:r>
    </w:p>
    <w:p>
      <w:pPr>
        <w:pStyle w:val="38"/>
        <w:rPr>
          <w:ins w:id="98934" w:author="מנוע מכני" w:date="2026-10-11T12:04:39Z"/>
        </w:rPr>
      </w:pPr>
      <w:del w:id="98933" w:author="מנוע מכני" w:date="2026-10-11T12:04:39Z">
        <w:r w:rsidRPr="004640F6">
          <w:delText xml:space="preserve">•</w:delText>
        </w:r>
      </w:del>
      <w:r w:rsidRPr="004640F6">
        <w:t xml:space="preserve"> </w:t>
      </w:r>
      <w:ins w:id="90603" w:author="מנוע מכני" w:date="2026-10-11T12:04:39Z">
        <w:r>
          <w:t xml:space="preserve">ר"א</w:t>
        </w:r>
      </w:ins>
      <w:del w:id="90604" w:author="מנוע מכני" w:date="2026-10-11T12:04:39Z">
        <w:r w:rsidRPr="004640F6">
          <w:delText xml:space="preserve">רבי אליעזר</w:delText>
        </w:r>
      </w:del>
      <w:r w:rsidRPr="004640F6">
        <w:t xml:space="preserve"> הקפר</w:t>
      </w:r>
      <w:r w:rsidR="002C4DC3">
        <w:t>:</w:t>
      </w:r>
    </w:p>
    <w:p w:rsidR="00E9703F" w:rsidRPr="004640F6" w:rsidRDefault="00E9703F" w:rsidP="002C4DC3">
      <w:pPr>
        <w:rPr>
          <w:spacing w:val="-2"/>
          <w:rtl/>
        </w:rPr>
      </w:pPr>
      <w:del w:id="98935" w:author="מנוע מכני" w:date="2026-10-11T12:04:39Z">
        <w:r w:rsidRPr="004640F6">
          <w:rPr>
            <w:spacing w:val="-2"/>
            <w:rtl/>
          </w:rPr>
          <w:delText xml:space="preserve"> </w:delText>
        </w:r>
      </w:del>
      <w:r w:rsidRPr="004640F6">
        <w:rPr>
          <w:spacing w:val="-2"/>
          <w:rtl/>
        </w:rPr>
        <w:t xml:space="preserve">לא</w:t>
      </w:r>
      <w:r w:rsidRPr="004640F6">
        <w:rPr>
          <w:spacing w:val="-2"/>
          <w:rtl/>
        </w:rPr>
        <w:t xml:space="preserve"> נחלקו </w:t>
      </w:r>
      <w:r w:rsidRPr="004640F6">
        <w:rPr>
          <w:spacing w:val="-2"/>
          <w:rtl/>
        </w:rPr>
        <w:t xml:space="preserve">ב"ש</w:t>
      </w:r>
      <w:r w:rsidRPr="004640F6">
        <w:rPr>
          <w:spacing w:val="-2"/>
          <w:rtl/>
        </w:rPr>
        <w:t xml:space="preserve"> </w:t>
      </w:r>
      <w:r w:rsidRPr="004640F6">
        <w:rPr>
          <w:spacing w:val="-2"/>
          <w:rtl/>
        </w:rPr>
        <w:t xml:space="preserve">וב"ה</w:t>
      </w:r>
      <w:r w:rsidRPr="004640F6">
        <w:rPr>
          <w:spacing w:val="-2"/>
          <w:rtl/>
        </w:rPr>
        <w:t xml:space="preserve"> על נולד כשהוא מהול שצריך להטיף ממנו דם ברית,</w:t>
      </w:r>
    </w:p>
    <w:p w:rsidR="00E9703F" w:rsidRDefault="00E9703F" w:rsidP="002C4DC3">
      <w:pPr>
        <w:ind w:firstLine="266"/>
        <w:rPr>
          <w:rtl/>
        </w:rPr>
      </w:pPr>
      <w:r w:rsidRPr="006F178A">
        <w:rPr>
          <w:rtl/>
        </w:rPr>
        <w:t>[ואין מוכח דמחללין]</w:t>
      </w:r>
    </w:p>
    <w:p w:rsidR="00E9703F" w:rsidRPr="006F178A" w:rsidRDefault="00E9703F" w:rsidP="00E9703F">
      <w:pPr>
        <w:rPr>
          <w:rtl/>
        </w:rPr>
      </w:pPr>
      <w:del w:id="90176" w:author="מנוע מכני" w:date="2026-10-11T12:04:39Z">
        <w:r w:rsidRPr="006F178A">
          <w:rPr>
            <w:rtl/>
          </w:rPr>
          <w:tab/>
          <w:delText xml:space="preserve"> </w:delText>
        </w:r>
      </w:del>
      <w:r w:rsidR="002C4DC3">
        <w:rPr>
          <w:rtl/>
        </w:rPr>
        <w:tab/>
      </w:r>
      <w:r w:rsidRPr="006F178A">
        <w:rPr>
          <w:rtl/>
        </w:rPr>
        <w:t>על מה נחלקו - לחלל עליו את השבת.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87" w:author="קלוד" w:date="2026-10-11T12:33:55Z"/>
        </w:rPr>
      </w:pPr>
      <w:ins w:id="90188" w:author="קלוד" w:date="2026-10-11T12:33:55Z">
        <w:r>
          <w:rPr>
            <w:color w:val="7B3F00"/>
          </w:rPr>
          <w:t xml:space="preserve">מילה לשמונה - רק כשאמו טמאה לידה</w:t>
        </w:r>
      </w:ins>
    </w:p>
    <w:p>
      <w:pPr>
        <w:pStyle w:val="38"/>
        <w:rPr>
          <w:ins w:id="98937" w:author="מנוע מכני" w:date="2026-10-11T12:04:39Z"/>
        </w:rPr>
      </w:pPr>
      <w:del w:id="98936" w:author="מנוע מכני" w:date="2026-10-11T12:04:39Z">
        <w:r w:rsidRPr="006F178A">
          <w:delText xml:space="preserve">•</w:delText>
        </w:r>
      </w:del>
      <w:r w:rsidRPr="006F178A">
        <w:t xml:space="preserve"> </w:t>
      </w:r>
      <w:r w:rsidRPr="006F178A">
        <w:t>רב אסי</w:t>
      </w:r>
      <w:r w:rsidRPr="006F178A">
        <w:t>:</w:t>
      </w:r>
    </w:p>
    <w:p w:rsidR="00E9703F" w:rsidRPr="006F178A" w:rsidRDefault="00E9703F" w:rsidP="00E9703F">
      <w:pPr>
        <w:rPr>
          <w:rtl/>
        </w:rPr>
      </w:pPr>
      <w:del w:id="98938" w:author="מנוע מכני" w:date="2026-10-11T12:04:39Z">
        <w:r w:rsidRPr="006F178A">
          <w:rPr>
            <w:rFonts w:ascii="Fb Fontext" w:hAnsi="Fb Fontext"/>
            <w:rtl/>
          </w:rPr>
          <w:delText xml:space="preserve"> </w:delText>
        </w:r>
      </w:del>
      <w:r w:rsidRPr="006F178A">
        <w:rPr>
          <w:rFonts w:ascii="Fb Fontext" w:hAnsi="Fb Fontext"/>
          <w:rtl/>
        </w:rPr>
        <w:t xml:space="preserve">כל שאמו טמאה לידה - נימול לשמונה.</w:t>
      </w:r>
    </w:p>
    <w:p w:rsidR="00E9703F" w:rsidRPr="009757B9" w:rsidRDefault="00E9703F" w:rsidP="00E9703F">
      <w:pPr>
        <w:rPr>
          <w:rFonts w:cs="Guttman Vilna"/>
          <w:b/>
          <w:bCs/>
          <w:rtl/>
        </w:rPr>
      </w:pPr>
      <w:r w:rsidRPr="006F178A">
        <w:rPr>
          <w:rtl/>
        </w:rPr>
        <w:t>וכל שאין אמו טמאה לידה - אין נימול לשמנה.</w:t>
      </w:r>
    </w:p>
    <w:p w:rsidR="00E9703F" w:rsidRPr="006F178A" w:rsidRDefault="00E9703F" w:rsidP="00E9703F">
      <w:pPr>
        <w:rPr>
          <w:rtl/>
        </w:rPr>
      </w:pPr>
      <w:r>
        <w:rPr>
          <w:rtl/>
        </w:rPr>
        <w:t>שנא'</w:t>
      </w:r>
      <w:r w:rsidRPr="00806933">
        <w:rPr>
          <w:rStyle w:val="afffff0"/>
          <w:rtl/>
        </w:rPr>
        <w:t xml:space="preserve"> '</w:t>
      </w:r>
      <w:r w:rsidRPr="00806933">
        <w:rPr>
          <w:rStyle w:val="afffff0"/>
          <w:rtl/>
        </w:rPr>
        <w:t xml:space="preserve">אשה כי תזריע וילדה זכר וטמאה </w:t>
      </w:r>
      <w:r>
        <w:rPr>
          <w:rStyle w:val="afffff0"/>
          <w:rtl/>
        </w:rPr>
        <w:t xml:space="preserve">וגו</w:t>
      </w:r>
      <w:r>
        <w:rPr>
          <w:rStyle w:val="afffff0"/>
          <w:rtl/>
        </w:rPr>
        <w:t xml:space="preserve">'</w:t>
      </w:r>
      <w:r w:rsidRPr="00806933">
        <w:rPr>
          <w:rStyle w:val="afffff0"/>
          <w:rtl/>
        </w:rPr>
        <w:t xml:space="preserve"> </w:t>
      </w:r>
      <w:r w:rsidRPr="006F178A">
        <w:rPr>
          <w:rtl/>
        </w:rPr>
        <w:t>וביום השמיני ימול בשר ערלתו.</w:t>
      </w:r>
    </w:p>
    <w:p>
      <w:pPr>
        <w:pStyle w:val="38"/>
        <w:rPr>
          <w:ins w:id="98939" w:author="מנוע מכני" w:date="2026-10-11T12:04:39Z"/>
        </w:rPr>
      </w:pPr>
      <w:r w:rsidRPr="006F178A">
        <w:t xml:space="preserve">א"ל</w:t>
      </w:r>
      <w:r w:rsidRPr="006F178A">
        <w:t xml:space="preserve"> אביי:</w:t>
      </w:r>
    </w:p>
    <w:p w:rsidR="00E9703F" w:rsidRPr="006F178A" w:rsidRDefault="00E9703F" w:rsidP="00E9703F">
      <w:pPr>
        <w:rPr>
          <w:rtl/>
        </w:rPr>
      </w:pPr>
      <w:del w:id="98940" w:author="מנוע מכני" w:date="2026-10-11T12:04:39Z">
        <w:r w:rsidRPr="006F178A">
          <w:rPr>
            <w:rtl/>
          </w:rPr>
          <w:delText xml:space="preserve"> </w:delText>
        </w:r>
      </w:del>
      <w:r w:rsidRPr="006F178A">
        <w:rPr>
          <w:rtl/>
        </w:rPr>
        <w:t xml:space="preserve">דורות הראשונים יוכיחו, מיצחק שאין אמו טמאה לידה - ונימול לשמנה.</w:t>
      </w:r>
    </w:p>
    <w:p w:rsidR="00E9703F" w:rsidRPr="006F178A" w:rsidRDefault="00E9703F" w:rsidP="00E9703F">
      <w:pPr>
        <w:rPr>
          <w:rtl/>
        </w:rPr>
      </w:pPr>
      <w:r w:rsidRPr="006F178A">
        <w:rPr>
          <w:rFonts w:ascii="Fb Fontext" w:hAnsi="Fb Fontext"/>
          <w:sz w:val="20"/>
          <w:rtl/>
        </w:rPr>
        <w:t>וענהו דאכן הדבר נשתנה אחר מתן תורה.</w:t>
      </w:r>
    </w:p>
    <w:p w:rsidR="00E9703F" w:rsidRPr="006F178A" w:rsidRDefault="00E9703F" w:rsidP="00E9703F">
      <w:pPr>
        <w:rPr>
          <w:rtl/>
        </w:rPr>
      </w:pPr>
      <w:r w:rsidRPr="006F178A">
        <w:rPr>
          <w:rFonts w:ascii="Fb Fontext" w:hAnsi="Fb Fontext"/>
          <w:rtl/>
        </w:rPr>
        <w:t xml:space="preserve">והא </w:t>
      </w:r>
      <w:ins w:id="90589" w:author="Claude - סמנטי" w:date="2026-10-11T12:28:21Z">
        <w:r>
          <w:rPr>
            <w:rFonts w:ascii="Fb Fontext" w:hAnsi="Fb Fontext"/>
            <w:rtl/>
          </w:rPr>
          <w:t xml:space="preserve">שרואים</w:t>
        </w:r>
      </w:ins>
      <w:del w:id="90590" w:author="Claude - סמנטי" w:date="2026-10-11T12:28:21Z">
        <w:r w:rsidRPr="006F178A">
          <w:rPr>
            <w:rFonts w:ascii="Fb Fontext" w:hAnsi="Fb Fontext"/>
            <w:rtl/>
          </w:rPr>
          <w:delText xml:space="preserve">דחזינן</w:delText>
        </w:r>
      </w:del>
      <w:r w:rsidRPr="006F178A">
        <w:rPr>
          <w:rFonts w:ascii="Fb Fontext" w:hAnsi="Fb Fontext"/>
          <w:rtl/>
        </w:rPr>
        <w:t xml:space="preserve"> </w:t>
      </w:r>
      <w:ins w:id="90587" w:author="Claude - סמנטי" w:date="2026-10-11T12:28:21Z">
        <w:r>
          <w:rPr>
            <w:rFonts w:ascii="Fb Fontext" w:hAnsi="Fb Fontext"/>
            <w:rtl/>
          </w:rPr>
          <w:t xml:space="preserve">מחלוקת</w:t>
        </w:r>
      </w:ins>
      <w:del w:id="90588" w:author="Claude - סמנטי" w:date="2026-10-11T12:28:21Z">
        <w:r w:rsidRPr="006F178A">
          <w:rPr>
            <w:rFonts w:ascii="Fb Fontext" w:hAnsi="Fb Fontext"/>
            <w:rtl/>
          </w:rPr>
          <w:delText xml:space="preserve">פלוגתא</w:delText>
        </w:r>
      </w:del>
      <w:r w:rsidRPr="006F178A">
        <w:rPr>
          <w:rFonts w:ascii="Fb Fontext" w:hAnsi="Fb Fontext"/>
          <w:rtl/>
        </w:rPr>
        <w:t xml:space="preserve"> ביוצא דופן ומי שיש לו שתי ערלות.</w:t>
      </w:r>
    </w:p>
    <w:p>
      <w:pPr>
        <w:pStyle w:val="38"/>
        <w:rPr>
          <w:ins w:id="98941" w:author="מנוע מכני" w:date="2026-10-11T12:04:39Z"/>
        </w:rPr>
      </w:pPr>
      <w:r w:rsidRPr="006F178A">
        <w:t>ר</w:t>
      </w:r>
      <w:r w:rsidRPr="006F178A">
        <w:t>"</w:t>
      </w:r>
      <w:r w:rsidRPr="006F178A">
        <w:t>ה ורחב</w:t>
      </w:r>
      <w:r w:rsidRPr="006F178A">
        <w:t>"</w:t>
      </w:r>
      <w:r w:rsidRPr="006F178A">
        <w:t>ר</w:t>
      </w:r>
      <w:r w:rsidRPr="006F178A">
        <w:t xml:space="preserve"> חד</w:t>
      </w:r>
      <w:del w:id="99428" w:author="מנוע מכני" w:date="2026-10-11T12:04:39Z">
        <w:r w:rsidRPr="006F178A">
          <w:delText xml:space="preserve"> אמר</w:delText>
        </w:r>
      </w:del>
      <w:r w:rsidRPr="006F178A">
        <w:t xml:space="preserve">:</w:t>
      </w:r>
    </w:p>
    <w:p w:rsidR="00E9703F" w:rsidRPr="006F178A" w:rsidRDefault="00E9703F" w:rsidP="00E9703F">
      <w:pPr>
        <w:rPr>
          <w:rtl/>
        </w:rPr>
      </w:pPr>
      <w:del w:id="98942" w:author="מנוע מכני" w:date="2026-10-11T12:04:39Z">
        <w:r w:rsidRPr="006F178A">
          <w:rPr>
            <w:rtl/>
          </w:rPr>
          <w:delText xml:space="preserve"> </w:delText>
        </w:r>
      </w:del>
      <w:r w:rsidRPr="006F178A">
        <w:rPr>
          <w:rtl/>
        </w:rPr>
        <w:t xml:space="preserve">מחללין עליו את השבת.</w:t>
      </w:r>
    </w:p>
    <w:p w:rsidR="00E9703F" w:rsidRPr="009757B9" w:rsidRDefault="00E9703F" w:rsidP="00E9703F">
      <w:pPr>
        <w:rPr>
          <w:rFonts w:cs="Guttman Vilna"/>
          <w:b/>
          <w:bCs/>
          <w:rtl/>
        </w:rPr>
      </w:pPr>
      <w:r w:rsidRPr="006F178A">
        <w:rPr>
          <w:rtl/>
        </w:rPr>
        <w:t xml:space="preserve">וחד </w:t>
      </w:r>
      <w:r w:rsidRPr="006F178A">
        <w:rPr>
          <w:rtl/>
        </w:rPr>
        <w:t xml:space="preserve">אמר</w:t>
      </w:r>
      <w:r w:rsidRPr="006F178A">
        <w:rPr>
          <w:rtl/>
        </w:rPr>
        <w:t xml:space="preserve">: אין מחללין.</w:t>
      </w:r>
    </w:p>
    <w:p w:rsidR="00E9703F" w:rsidRPr="006F178A" w:rsidRDefault="00E9703F" w:rsidP="00E9703F">
      <w:pPr>
        <w:rPr>
          <w:rtl/>
        </w:rPr>
      </w:pPr>
      <w:r w:rsidRPr="006F178A">
        <w:rPr>
          <w:rtl/>
        </w:rPr>
        <w:t xml:space="preserve">היינו </w:t>
      </w:r>
      <w:ins w:id="91863" w:author="מנוע מכני" w:date="2026-10-11T12:04:39Z">
        <w:ins w:id="108619" w:author="קלוד" w:date="2026-10-11T13:11:34Z">
          <w:r>
            <w:rPr>
              <w:rtl/>
            </w:rPr>
            <w:t xml:space="preserve">שנחלקו</w:t>
          </w:r>
        </w:ins>
        <w:del w:id="108620" w:author="קלוד" w:date="2026-10-11T13:11:34Z">
          <w:r>
            <w:rPr>
              <w:rtl/>
            </w:rPr>
            <w:delText xml:space="preserve">דחלקו</w:delText>
          </w:r>
        </w:del>
      </w:ins>
      <w:del w:id="91864" w:author="מנוע מכני" w:date="2026-10-11T12:04:39Z">
        <w:r w:rsidRPr="006F178A">
          <w:rPr>
            <w:rtl/>
          </w:rPr>
          <w:delText xml:space="preserve">דפליגי</w:delText>
        </w:r>
      </w:del>
      <w:r w:rsidRPr="006F178A">
        <w:rPr>
          <w:rtl/>
        </w:rPr>
        <w:t xml:space="preserve"> אם </w:t>
      </w:r>
      <w:ins w:id="108617" w:author="קלוד" w:date="2026-10-11T13:11:34Z">
        <w:r>
          <w:rPr>
            <w:rtl/>
          </w:rPr>
          <w:t xml:space="preserve">מתקיים</w:t>
        </w:r>
      </w:ins>
      <w:del w:id="108618" w:author="קלוד" w:date="2026-10-11T13:11:34Z">
        <w:r w:rsidRPr="006F178A">
          <w:rPr>
            <w:rtl/>
          </w:rPr>
          <w:delText xml:space="preserve">מתקים</w:delText>
        </w:r>
      </w:del>
      <w:r w:rsidRPr="006F178A">
        <w:rPr>
          <w:rtl/>
        </w:rPr>
        <w:t xml:space="preserve"> בו </w:t>
      </w:r>
      <w:ins w:id="108615" w:author="קלוד" w:date="2026-10-11T13:11:34Z">
        <w:r>
          <w:rPr>
            <w:rtl/>
          </w:rPr>
          <w:t xml:space="preserve">'ביום</w:t>
        </w:r>
      </w:ins>
      <w:del w:id="108616" w:author="קלוד" w:date="2026-10-11T13:11:34Z">
        <w:r w:rsidRPr="006F178A">
          <w:rPr>
            <w:rtl/>
          </w:rPr>
          <w:delText xml:space="preserve">ביום</w:delText>
        </w:r>
      </w:del>
      <w:r w:rsidRPr="006F178A">
        <w:rPr>
          <w:rtl/>
        </w:rPr>
        <w:t xml:space="preserve"> </w:t>
      </w:r>
      <w:ins w:id="108613" w:author="קלוד" w:date="2026-10-11T13:11:34Z">
        <w:r>
          <w:rPr>
            <w:rtl/>
          </w:rPr>
          <w:t xml:space="preserve">השמיני',</w:t>
        </w:r>
      </w:ins>
      <w:del w:id="108614" w:author="קלוד" w:date="2026-10-11T13:11:34Z">
        <w:r w:rsidRPr="006F178A">
          <w:rPr>
            <w:rtl/>
          </w:rPr>
          <w:delText xml:space="preserve">השמיני</w:delText>
        </w:r>
      </w:del>
      <w:r w:rsidRPr="006F178A">
        <w:rPr>
          <w:rtl/>
        </w:rPr>
        <w:t xml:space="preserve"> </w:t>
      </w:r>
      <w:ins w:id="108611" w:author="קלוד" w:date="2026-10-11T13:11:34Z">
        <w:r>
          <w:rPr>
            <w:rtl/>
          </w:rPr>
          <w:t xml:space="preserve">שרק</w:t>
        </w:r>
      </w:ins>
      <w:del w:id="108612" w:author="קלוד" w:date="2026-10-11T13:11:34Z">
        <w:r w:rsidRPr="006F178A">
          <w:rPr>
            <w:rtl/>
          </w:rPr>
          <w:delText xml:space="preserve">דרק</w:delText>
        </w:r>
      </w:del>
      <w:r w:rsidRPr="006F178A">
        <w:rPr>
          <w:rtl/>
        </w:rPr>
        <w:t xml:space="preserve"> אז אפשר לחלל </w:t>
      </w:r>
      <w:ins w:id="108609" w:author="קלוד" w:date="2026-10-11T13:11:34Z">
        <w:r>
          <w:rPr>
            <w:rtl/>
          </w:rPr>
          <w:t xml:space="preserve">עליו</w:t>
        </w:r>
      </w:ins>
      <w:del w:id="108610" w:author="קלוד" w:date="2026-10-11T13:11:34Z">
        <w:r w:rsidRPr="006F178A">
          <w:rPr>
            <w:rtl/>
          </w:rPr>
          <w:delText xml:space="preserve">אליו</w:delText>
        </w:r>
      </w:del>
      <w:r w:rsidRPr="006F178A">
        <w:rPr>
          <w:rtl/>
        </w:rPr>
        <w:t xml:space="preserve"> את השבת.</w:t>
      </w:r>
    </w:p>
    <w:p w:rsidR="00E9703F" w:rsidRPr="006F178A" w:rsidRDefault="00E9703F" w:rsidP="00E9703F">
      <w:pPr>
        <w:rPr>
          <w:rtl/>
        </w:rPr>
      </w:pPr>
      <w:r w:rsidRPr="006F178A">
        <w:rPr>
          <w:rtl/>
        </w:rPr>
        <w:t>•</w:t>
      </w:r>
      <w:r w:rsidRPr="006F178A">
        <w:rPr>
          <w:rFonts w:hint="cs"/>
          <w:rtl/>
        </w:rPr>
        <w:t xml:space="preserve"> </w:t>
      </w:r>
      <w:r w:rsidRPr="006F178A">
        <w:rPr>
          <w:rtl/>
        </w:rPr>
        <w:t>כתנאי</w:t>
      </w:r>
      <w:r w:rsidRPr="006F178A">
        <w:rPr>
          <w:rFonts w:hint="cs"/>
          <w:rtl/>
        </w:rPr>
        <w:t xml:space="preserve">- </w:t>
      </w:r>
      <w:r w:rsidRPr="006F178A">
        <w:rPr>
          <w:rtl/>
        </w:rPr>
        <w:t>לקח שפחה מעוברת ואחר כך ילדה - זהו מקנת כסף הנימול לשמונה.</w:t>
      </w:r>
    </w:p>
    <w:p w:rsidR="00E9703F" w:rsidRPr="009757B9" w:rsidRDefault="00E9703F" w:rsidP="00E9703F">
      <w:pPr>
        <w:rPr>
          <w:rFonts w:cs="Guttman Vilna"/>
          <w:b/>
          <w:bCs/>
          <w:rtl/>
        </w:rPr>
      </w:pPr>
      <w:r w:rsidRPr="006F178A">
        <w:rPr>
          <w:rtl/>
        </w:rPr>
        <w:t>לקח שפחה וולדה עמה - זו היא מקנת כסף שנימול לאחד.</w:t>
      </w:r>
    </w:p>
    <w:p w:rsidR="00E9703F" w:rsidRPr="006F178A" w:rsidRDefault="00E9703F" w:rsidP="00E9703F">
      <w:pPr>
        <w:rPr>
          <w:rtl/>
        </w:rPr>
      </w:pPr>
      <w:r w:rsidRPr="006F178A">
        <w:rPr>
          <w:rtl/>
        </w:rPr>
        <w:t>לקח שפחה ונתעברה אצלו וילדה זהו יליד בית שנימול לשמנה.</w:t>
      </w:r>
    </w:p>
    <w:p w:rsidR="00E9703F" w:rsidRPr="009757B9" w:rsidRDefault="00E9703F" w:rsidP="00E9703F">
      <w:pPr>
        <w:rPr>
          <w:rFonts w:cs="Guttman Vilna"/>
          <w:b/>
          <w:bCs/>
          <w:rtl/>
        </w:rPr>
      </w:pPr>
      <w:r>
        <w:rPr>
          <w:rtl/>
        </w:rPr>
        <w:t>ואפי'</w:t>
      </w:r>
      <w:r w:rsidRPr="006F178A">
        <w:rPr>
          <w:rtl/>
        </w:rPr>
        <w:t xml:space="preserve"> באח"כ הטבילה ואינה טמאה לידה נימול לשמונה.</w:t>
      </w:r>
    </w:p>
    <w:p>
      <w:pPr>
        <w:pStyle w:val="38"/>
        <w:rPr>
          <w:ins w:id="98943" w:author="מנוע מכני" w:date="2026-10-11T12:04:39Z"/>
        </w:rPr>
      </w:pPr>
      <w:r w:rsidRPr="006F178A">
        <w:t xml:space="preserve">רבי חמא:</w:t>
      </w:r>
    </w:p>
    <w:p w:rsidR="00E9703F" w:rsidRPr="006F178A" w:rsidRDefault="00E9703F" w:rsidP="00E9703F">
      <w:pPr>
        <w:rPr>
          <w:rtl/>
        </w:rPr>
      </w:pPr>
      <w:del w:id="98944" w:author="מנוע מכני" w:date="2026-10-11T12:04:39Z">
        <w:r w:rsidRPr="006F178A">
          <w:rPr>
            <w:rtl/>
          </w:rPr>
          <w:delText xml:space="preserve"> </w:delText>
        </w:r>
      </w:del>
      <w:r w:rsidRPr="006F178A">
        <w:rPr>
          <w:rtl/>
        </w:rPr>
        <w:t xml:space="preserve">ילדה ואחר כך הטבילה - זהו יליד בית שנימול לאחד.</w:t>
      </w:r>
    </w:p>
    <w:p w:rsidR="00E9703F" w:rsidRPr="006F178A" w:rsidRDefault="00E9703F" w:rsidP="00E9703F">
      <w:pPr>
        <w:rPr>
          <w:rtl/>
        </w:rPr>
      </w:pPr>
      <w:del w:id="90177" w:author="מנוע מכני" w:date="2026-10-11T12:04:39Z">
        <w:r w:rsidRPr="006F178A">
          <w:rPr>
            <w:rFonts w:ascii="Fb Fontext" w:hAnsi="Fb Fontext"/>
            <w:sz w:val="20"/>
            <w:rtl/>
          </w:rPr>
          <w:tab/>
          <w:delText xml:space="preserve"> </w:delText>
        </w:r>
      </w:del>
      <w:r w:rsidRPr="006F178A">
        <w:rPr>
          <w:rFonts w:ascii="Fb Fontext" w:hAnsi="Fb Fontext"/>
          <w:sz w:val="20"/>
          <w:rtl/>
        </w:rPr>
        <w:tab/>
      </w:r>
      <w:r w:rsidRPr="006F178A">
        <w:rPr>
          <w:rFonts w:ascii="Fb Fontext" w:hAnsi="Fb Fontext"/>
          <w:sz w:val="20"/>
          <w:rtl/>
        </w:rPr>
        <w:tab/>
        <w:t>הטבילה ואחר כך ילדה - זהו יליד בית שנימול לשמנה.</w:t>
      </w:r>
    </w:p>
    <w:p w:rsidR="00E9703F" w:rsidRPr="006F178A" w:rsidRDefault="00E9703F" w:rsidP="00E9703F">
      <w:pPr>
        <w:rPr>
          <w:rtl/>
        </w:rPr>
      </w:pPr>
      <w:r w:rsidRPr="006F178A">
        <w:rPr>
          <w:rStyle w:val="2fb"/>
          <w:rFonts w:ascii="Fb Fontext" w:hAnsi="Fb Fontext"/>
          <w:rtl/>
        </w:rPr>
        <w:t xml:space="preserve">ות"ק</w:t>
      </w:r>
      <w:r w:rsidRPr="006F178A">
        <w:rPr>
          <w:rFonts w:ascii="Fb Fontext" w:hAnsi="Fb Fontext"/>
          <w:rtl/>
        </w:rPr>
        <w:t xml:space="preserve"> יליד בית נימול לאחד - </w:t>
      </w:r>
      <w:r w:rsidRPr="006F178A">
        <w:rPr>
          <w:rFonts w:ascii="Fb Fontext" w:hAnsi="Fb Fontext"/>
          <w:rtl/>
        </w:rPr>
        <w:t xml:space="preserve">אמר</w:t>
      </w:r>
      <w:r w:rsidRPr="006F178A">
        <w:rPr>
          <w:rFonts w:ascii="Fb Fontext" w:hAnsi="Fb Fontext"/>
          <w:rtl/>
        </w:rPr>
        <w:t xml:space="preserve"> </w:t>
      </w:r>
      <w:r w:rsidRPr="006F178A">
        <w:rPr>
          <w:rStyle w:val="2fb"/>
          <w:rFonts w:ascii="Fb Fontext" w:hAnsi="Fb Fontext"/>
          <w:rtl/>
        </w:rPr>
        <w:t xml:space="preserve">רבי ירמיה</w:t>
      </w:r>
      <w:r w:rsidRPr="006F178A">
        <w:rPr>
          <w:rFonts w:ascii="Fb Fontext" w:hAnsi="Fb Fontext"/>
          <w:rtl/>
        </w:rPr>
        <w:t xml:space="preserve"> בלוקח שפחה לעוברה.</w:t>
      </w:r>
    </w:p>
    <w:p w:rsidR="00E9703F" w:rsidRPr="006F178A" w:rsidRDefault="00E9703F" w:rsidP="00E9703F">
      <w:pPr>
        <w:rPr>
          <w:rtl/>
        </w:rPr>
      </w:pPr>
      <w:r w:rsidRPr="006F178A">
        <w:rPr>
          <w:rtl/>
        </w:rPr>
        <w:t xml:space="preserve">ולמ"ד</w:t>
      </w:r>
      <w:r w:rsidRPr="006F178A">
        <w:rPr>
          <w:rtl/>
        </w:rPr>
        <w:t xml:space="preserve"> קנין פירות כקנין הגוף דמי - </w:t>
      </w:r>
      <w:r w:rsidRPr="006F178A">
        <w:rPr>
          <w:rStyle w:val="2fb"/>
          <w:rtl/>
        </w:rPr>
        <w:t xml:space="preserve">רב</w:t>
      </w:r>
      <w:r w:rsidRPr="006F178A">
        <w:rPr>
          <w:rtl/>
        </w:rPr>
        <w:t xml:space="preserve"> משרשיא: בלוקח שפחה על מנת שלא להטבילה.</w:t>
      </w:r>
    </w:p>
    <w:p w:rsidR="00E9703F" w:rsidRDefault="00E9703F" w:rsidP="00E9703F">
      <w:pPr>
        <w:rPr>
          <w:rtl/>
        </w:rPr>
      </w:pPr>
      <w:r w:rsidRPr="006F178A">
        <w:rPr>
          <w:rtl/>
        </w:rPr>
        <w:t>[ואינה מחוייבת בטומ</w:t>
      </w:r>
      <w:r w:rsidRPr="006F178A">
        <w:rPr>
          <w:rFonts w:hint="cs"/>
          <w:rtl/>
        </w:rPr>
        <w:t>א</w:t>
      </w:r>
      <w:r w:rsidRPr="006F178A">
        <w:rPr>
          <w:rtl/>
        </w:rPr>
        <w:t>ת לידה]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קלו.</w:t>
      </w:r>
    </w:p>
    <w:p>
      <w:pPr>
        <w:pStyle w:val="afffff8"/>
        <w:rPr>
          <w:ins w:id="90185" w:author="קלוד" w:date="2026-10-11T12:33:55Z"/>
        </w:rPr>
      </w:pPr>
      <w:ins w:id="90186" w:author="קלוד" w:date="2026-10-11T12:33:55Z">
        <w:r>
          <w:rPr>
            <w:color w:val="7B3F00"/>
          </w:rPr>
          <w:t xml:space="preserve">נפל - שהה שלשים באדם ושמונה בבהמה</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רשב"ג</w:t>
      </w:r>
      <w:r w:rsidRPr="006F178A">
        <w:rPr>
          <w:rFonts w:ascii="Fb Fontext" w:hAnsi="Fb Fontext"/>
          <w:rtl/>
        </w:rPr>
        <w:t xml:space="preserve"> שהה שלשים יום באדם - אינו נפל, -</w:t>
      </w:r>
      <w:r w:rsidRPr="00523F92">
        <w:rPr>
          <w:rStyle w:val="afffff0"/>
          <w:rFonts w:hint="cs"/>
          <w:rtl/>
        </w:rPr>
        <w:t>'</w:t>
      </w:r>
      <w:ins w:id="91439" w:author="Claude - סמנטי" w:date="2026-10-11T12:28:21Z">
        <w:r>
          <w:rPr>
            <w:rStyle w:val="afffff0"/>
            <w:rtl/>
          </w:rPr>
          <w:t xml:space="preserve">וּפְדוּיָו מִבֶּן חֹדֶשׁ תִּפְדֶּה</w:t>
        </w:r>
      </w:ins>
      <w:del w:id="91440" w:author="Claude - סמנטי" w:date="2026-10-11T12:28:21Z">
        <w:r w:rsidRPr="00523F92">
          <w:rPr>
            <w:rStyle w:val="afffff0"/>
            <w:rtl/>
          </w:rPr>
          <w:delText xml:space="preserve">ופדויו מבן חדש תפדה</w:delText>
        </w:r>
      </w:del>
      <w:r w:rsidRPr="00523F92">
        <w:rPr>
          <w:rStyle w:val="afffff0"/>
          <w:rFonts w:hint="cs"/>
          <w:rtl/>
        </w:rPr>
        <w:t>'</w:t>
      </w:r>
      <w:r w:rsidRPr="00523F92">
        <w:rPr>
          <w:rStyle w:val="afffff0"/>
          <w:rtl/>
        </w:rPr>
        <w:t>.</w:t>
      </w:r>
    </w:p>
    <w:p w:rsidR="00E9703F" w:rsidRPr="006F178A" w:rsidRDefault="00E9703F" w:rsidP="00E9703F">
      <w:pPr>
        <w:rPr>
          <w:rtl/>
        </w:rPr>
      </w:pPr>
      <w:r w:rsidRPr="006F178A">
        <w:rPr>
          <w:rtl/>
        </w:rPr>
        <w:t>שמנת ימים בבהמה אינו נפל, -</w:t>
      </w:r>
      <w:r w:rsidRPr="00806933">
        <w:rPr>
          <w:rStyle w:val="afffff0"/>
          <w:rtl/>
        </w:rPr>
        <w:t xml:space="preserve"> </w:t>
      </w:r>
      <w:r w:rsidRPr="00806933">
        <w:rPr>
          <w:rStyle w:val="afffff0"/>
          <w:rFonts w:hint="cs"/>
          <w:rtl/>
        </w:rPr>
        <w:t>'</w:t>
      </w:r>
      <w:r w:rsidRPr="00806933">
        <w:rPr>
          <w:rStyle w:val="afffff0"/>
          <w:rtl/>
        </w:rPr>
        <w:t xml:space="preserve">ומיום השמיני והלאה ירצה לקרבן </w:t>
      </w:r>
      <w:r>
        <w:rPr>
          <w:rStyle w:val="afffff0"/>
          <w:rtl/>
        </w:rPr>
        <w:t xml:space="preserve">וגו</w:t>
      </w:r>
      <w:r>
        <w:rPr>
          <w:rStyle w:val="afffff0"/>
          <w:rtl/>
        </w:rPr>
        <w:t xml:space="preserve">'</w:t>
      </w:r>
      <w:r w:rsidRPr="00806933">
        <w:rPr>
          <w:rStyle w:val="afffff0"/>
          <w:rtl/>
        </w:rPr>
        <w:t>.</w:t>
      </w:r>
    </w:p>
    <w:p w:rsidR="00E9703F" w:rsidRPr="006F178A" w:rsidRDefault="00E9703F" w:rsidP="00E9703F">
      <w:pPr>
        <w:rPr>
          <w:rtl/>
        </w:rPr>
      </w:pPr>
      <w:r w:rsidRPr="006F178A">
        <w:rPr>
          <w:rtl/>
        </w:rPr>
        <w:t xml:space="preserve">- הא </w:t>
      </w:r>
      <w:r w:rsidRPr="006F178A">
        <w:rPr>
          <w:rtl/>
        </w:rPr>
        <w:t xml:space="preserve">לא</w:t>
      </w:r>
      <w:r w:rsidRPr="006F178A">
        <w:rPr>
          <w:rtl/>
        </w:rPr>
        <w:t xml:space="preserve"> שהה - </w:t>
      </w:r>
      <w:ins w:id="108623" w:author="קלוד" w:date="2026-10-11T13:11:34Z">
        <w:r>
          <w:rPr>
            <w:rtl/>
          </w:rPr>
          <w:t xml:space="preserve">ספק</w:t>
        </w:r>
      </w:ins>
      <w:del w:id="108624" w:author="קלוד" w:date="2026-10-11T13:11:34Z">
        <w:r w:rsidRPr="006F178A">
          <w:rPr>
            <w:rtl/>
          </w:rPr>
          <w:delText xml:space="preserve">ספיקא</w:delText>
        </w:r>
      </w:del>
      <w:r w:rsidRPr="006F178A">
        <w:rPr>
          <w:rtl/>
        </w:rPr>
        <w:t xml:space="preserve"> </w:t>
      </w:r>
      <w:ins w:id="108621" w:author="קלוד" w:date="2026-10-11T13:11:34Z">
        <w:r>
          <w:rPr>
            <w:rtl/>
          </w:rPr>
          <w:t xml:space="preserve">הוא.</w:t>
        </w:r>
      </w:ins>
      <w:del w:id="108622" w:author="קלוד" w:date="2026-10-11T13:11:34Z">
        <w:r w:rsidRPr="006F178A">
          <w:rPr>
            <w:rtl/>
          </w:rPr>
          <w:delText xml:space="preserve">הוי.</w:delText>
        </w:r>
      </w:del>
    </w:p>
    <w:p w:rsidR="00E9703F" w:rsidRDefault="00E9703F" w:rsidP="00E9703F">
      <w:pPr>
        <w:rPr>
          <w:rtl/>
        </w:rPr>
      </w:pPr>
      <w:r w:rsidRPr="006F178A">
        <w:rPr>
          <w:rtl/>
        </w:rPr>
        <w:t>•</w:t>
      </w:r>
      <w:r w:rsidRPr="006F178A">
        <w:rPr>
          <w:rFonts w:hint="cs"/>
          <w:rtl/>
        </w:rPr>
        <w:t xml:space="preserve"> </w:t>
      </w:r>
      <w:ins w:id="108635" w:author="קלוד" w:date="2026-10-11T13:11:34Z">
        <w:r>
          <w:rPr>
            <w:rtl/>
          </w:rPr>
          <w:t xml:space="preserve">מלין</w:t>
        </w:r>
      </w:ins>
      <w:del w:id="108636" w:author="קלוד" w:date="2026-10-11T13:11:34Z">
        <w:r w:rsidRPr="006F178A">
          <w:rPr>
            <w:rtl/>
          </w:rPr>
          <w:delText xml:space="preserve">מילה</w:delText>
        </w:r>
      </w:del>
      <w:r w:rsidRPr="006F178A">
        <w:rPr>
          <w:rtl/>
        </w:rPr>
        <w:t xml:space="preserve"> </w:t>
      </w:r>
      <w:ins w:id="108633" w:author="קלוד" w:date="2026-10-11T13:11:34Z">
        <w:r>
          <w:rPr>
            <w:rtl/>
          </w:rPr>
          <w:t xml:space="preserve">אותו ממ"נ:</w:t>
        </w:r>
      </w:ins>
      <w:del w:id="108634" w:author="קלוד" w:date="2026-10-11T13:11:34Z">
        <w:r w:rsidRPr="006F178A">
          <w:rPr>
            <w:rtl/>
          </w:rPr>
          <w:delText xml:space="preserve">ממ"נ</w:delText>
        </w:r>
      </w:del>
      <w:r w:rsidRPr="006F178A">
        <w:rPr>
          <w:rtl/>
        </w:rPr>
        <w:t xml:space="preserve"> אם </w:t>
      </w:r>
      <w:ins w:id="108631" w:author="קלוד" w:date="2026-10-11T13:11:34Z">
        <w:r>
          <w:rPr>
            <w:rtl/>
          </w:rPr>
          <w:t xml:space="preserve">חי -</w:t>
        </w:r>
      </w:ins>
      <w:del w:id="108632" w:author="קלוד" w:date="2026-10-11T13:11:34Z">
        <w:r w:rsidRPr="006F178A">
          <w:rPr>
            <w:rtl/>
          </w:rPr>
          <w:delText xml:space="preserve">חי</w:delText>
        </w:r>
      </w:del>
      <w:r w:rsidRPr="006F178A">
        <w:rPr>
          <w:rtl/>
        </w:rPr>
        <w:t xml:space="preserve"> </w:t>
      </w:r>
      <w:ins w:id="96217" w:author="מנוע מכני" w:date="2026-10-11T12:04:39Z">
        <w:r>
          <w:rPr>
            <w:rtl/>
          </w:rPr>
          <w:t xml:space="preserve">יפה</w:t>
        </w:r>
      </w:ins>
      <w:del w:id="96218" w:author="מנוע מכני" w:date="2026-10-11T12:04:39Z">
        <w:r w:rsidRPr="006F178A">
          <w:rPr>
            <w:rtl/>
          </w:rPr>
          <w:delText xml:space="preserve">שפיר</w:delText>
        </w:r>
      </w:del>
      <w:r w:rsidRPr="006F178A">
        <w:rPr>
          <w:rFonts w:hint="cs"/>
          <w:rtl/>
        </w:rPr>
        <w:t>,</w:t>
      </w:r>
      <w:r w:rsidRPr="006F178A">
        <w:rPr>
          <w:rtl/>
        </w:rPr>
        <w:t xml:space="preserve"> ואם מת</w:t>
      </w:r>
      <w:ins w:id="108629" w:author="קלוד" w:date="2026-10-11T13:11:34Z">
        <w:r>
          <w:rPr>
            <w:rtl/>
          </w:rPr>
          <w:t xml:space="preserve"> - </w:t>
        </w:r>
      </w:ins>
      <w:del w:id="108630" w:author="קלוד" w:date="2026-10-11T13:11:34Z">
        <w:r w:rsidRPr="006F178A">
          <w:rPr>
            <w:rtl/>
          </w:rPr>
          <w:delText xml:space="preserve"> </w:delText>
        </w:r>
      </w:del>
      <w:r w:rsidRPr="006F178A">
        <w:rPr>
          <w:rtl/>
        </w:rPr>
        <w:t xml:space="preserve">מחתך בבשר </w:t>
      </w:r>
      <w:ins w:id="108627" w:author="קלוד" w:date="2026-10-11T13:11:34Z">
        <w:r>
          <w:rPr>
            <w:rtl/>
          </w:rPr>
          <w:t xml:space="preserve">המת,</w:t>
        </w:r>
      </w:ins>
      <w:del w:id="108628" w:author="קלוד" w:date="2026-10-11T13:11:34Z">
        <w:r w:rsidRPr="006F178A">
          <w:rPr>
            <w:rtl/>
          </w:rPr>
          <w:delText xml:space="preserve">המת</w:delText>
        </w:r>
      </w:del>
      <w:r w:rsidRPr="006F178A">
        <w:rPr>
          <w:rtl/>
        </w:rPr>
        <w:t xml:space="preserve"> </w:t>
      </w:r>
      <w:ins w:id="108625" w:author="קלוד" w:date="2026-10-11T13:11:34Z">
        <w:r>
          <w:rPr>
            <w:rtl/>
          </w:rPr>
          <w:t xml:space="preserve">שמותר</w:t>
        </w:r>
      </w:ins>
      <w:del w:id="108626" w:author="קלוד" w:date="2026-10-11T13:11:34Z">
        <w:r w:rsidRPr="006F178A">
          <w:rPr>
            <w:rtl/>
          </w:rPr>
          <w:delText xml:space="preserve">דמותר</w:delText>
        </w:r>
      </w:del>
      <w:r w:rsidRPr="006F178A">
        <w:rPr>
          <w:rtl/>
        </w:rPr>
        <w:t xml:space="preserve"> [שחוטה ולא חבורה]</w:t>
      </w:r>
    </w:p>
    <w:p w:rsidR="00E9703F" w:rsidRPr="004640F6" w:rsidRDefault="00E9703F" w:rsidP="00E9703F">
      <w:pPr>
        <w:rPr>
          <w:spacing w:val="-2"/>
          <w:rtl/>
        </w:rPr>
      </w:pPr>
      <w:r w:rsidRPr="004640F6">
        <w:rPr>
          <w:spacing w:val="-2"/>
          <w:rtl/>
        </w:rPr>
        <w:t xml:space="preserve">והא דספק בן שבעה ספק בן שמונה - אין מחללין עליו את השבת, היינו למכשירי מילה </w:t>
      </w:r>
      <w:r w:rsidRPr="004640F6">
        <w:rPr>
          <w:rStyle w:val="2fb"/>
          <w:spacing w:val="-2"/>
          <w:rtl/>
        </w:rPr>
        <w:t xml:space="preserve">וכר"א</w:t>
      </w:r>
      <w:r w:rsidRPr="004640F6">
        <w:rPr>
          <w:spacing w:val="-2"/>
          <w:rtl/>
        </w:rPr>
        <w:t xml:space="preserve">.</w:t>
      </w:r>
    </w:p>
    <w:p w:rsidR="00E9703F" w:rsidRDefault="00E9703F" w:rsidP="00E9703F">
      <w:pPr>
        <w:rPr>
          <w:rFonts w:ascii="Fb Fontext" w:hAnsi="Fb Fontext"/>
          <w:sz w:val="20"/>
          <w:rtl/>
        </w:rPr>
      </w:pPr>
      <w:r w:rsidRPr="006F178A">
        <w:rPr>
          <w:rFonts w:ascii="Fb Fontext" w:hAnsi="Fb Fontext"/>
          <w:sz w:val="20"/>
          <w:rtl/>
        </w:rPr>
        <w:t xml:space="preserve">[דמילה עצמה </w:t>
      </w:r>
      <w:ins w:id="96219" w:author="מנוע מכני" w:date="2026-10-11T12:04:39Z">
        <w:r>
          <w:rPr>
            <w:rFonts w:ascii="Fb Fontext" w:hAnsi="Fb Fontext"/>
            <w:sz w:val="20"/>
            <w:rtl/>
          </w:rPr>
          <w:t xml:space="preserve">יפה</w:t>
        </w:r>
      </w:ins>
      <w:del w:id="96220" w:author="מנוע מכני" w:date="2026-10-11T12:04:39Z">
        <w:r w:rsidRPr="006F178A">
          <w:rPr>
            <w:rFonts w:ascii="Fb Fontext" w:hAnsi="Fb Fontext"/>
            <w:sz w:val="20"/>
            <w:rtl/>
          </w:rPr>
          <w:delText xml:space="preserve">שפיר</w:delText>
        </w:r>
      </w:del>
      <w:r w:rsidRPr="006F178A">
        <w:rPr>
          <w:rFonts w:ascii="Fb Fontext" w:hAnsi="Fb Fontext"/>
          <w:sz w:val="20"/>
          <w:rtl/>
        </w:rPr>
        <w:t xml:space="preserve"> אפשר למול ממ"נ]</w:t>
      </w:r>
    </w:p>
    <w:p>
      <w:pPr>
        <w:pStyle w:val="afffff8"/>
        <w:rPr>
          <w:ins w:id="90183" w:author="קלוד" w:date="2026-10-11T12:33:55Z"/>
        </w:rPr>
      </w:pPr>
      <w:ins w:id="90184" w:author="קלוד" w:date="2026-10-11T12:33:55Z">
        <w:r>
          <w:rPr>
            <w:color w:val="7B3F00"/>
          </w:rPr>
          <w:t xml:space="preserve">בן שמנה - האם שחיטתו מטהרתו</w:t>
        </w:r>
      </w:ins>
    </w:p>
    <w:p>
      <w:pPr>
        <w:pStyle w:val="38"/>
        <w:rPr>
          <w:ins w:id="98946" w:author="מנוע מכני" w:date="2026-10-11T12:04:39Z"/>
        </w:rPr>
      </w:pPr>
      <w:del w:id="98945" w:author="מנוע מכני" w:date="2026-10-11T12:04:39Z">
        <w:r w:rsidRPr="006F178A">
          <w:delText xml:space="preserve">•</w:delText>
        </w:r>
      </w:del>
      <w:r w:rsidRPr="006F178A">
        <w:t xml:space="preserve"> </w:t>
      </w:r>
      <w:r w:rsidRPr="006F178A">
        <w:t>אביי</w:t>
      </w:r>
      <w:r w:rsidRPr="006F178A">
        <w:t xml:space="preserve">:</w:t>
      </w:r>
    </w:p>
    <w:p w:rsidR="00E9703F" w:rsidRPr="006F178A" w:rsidRDefault="00E9703F" w:rsidP="00E9703F">
      <w:pPr>
        <w:rPr>
          <w:rtl/>
        </w:rPr>
      </w:pPr>
      <w:del w:id="98947" w:author="מנוע מכני" w:date="2026-10-11T12:04:39Z">
        <w:r w:rsidRPr="006F178A">
          <w:rPr>
            <w:rFonts w:ascii="Fb Fontext" w:hAnsi="Fb Fontext" w:hint="cs"/>
            <w:rtl/>
          </w:rPr>
          <w:delText xml:space="preserve"> </w:delText>
        </w:r>
      </w:del>
      <w:r w:rsidRPr="006F178A">
        <w:rPr>
          <w:rFonts w:ascii="Fb Fontext" w:hAnsi="Fb Fontext"/>
          <w:rtl/>
        </w:rPr>
        <w:t>כתנאי לענין טומאת נבלה.</w:t>
      </w:r>
    </w:p>
    <w:p w:rsidR="00E9703F" w:rsidRPr="006F178A" w:rsidRDefault="00E9703F" w:rsidP="00E9703F">
      <w:pPr>
        <w:rPr>
          <w:rtl/>
        </w:rPr>
      </w:pPr>
      <w:r w:rsidRPr="00523F92">
        <w:rPr>
          <w:rStyle w:val="afffff0"/>
          <w:rFonts w:hint="cs"/>
          <w:rtl/>
        </w:rPr>
        <w:t>'</w:t>
      </w:r>
      <w:ins w:id="91441" w:author="Claude - סמנטי" w:date="2026-10-11T12:28:21Z">
        <w:r>
          <w:rPr>
            <w:rStyle w:val="afffff0"/>
            <w:rtl/>
          </w:rPr>
          <w:t xml:space="preserve">וְכִי יָמוּת מִן הַבְּהֵמָה אֲשֶׁר הִיא לָכֶם לְאָכְלָה</w:t>
        </w:r>
      </w:ins>
      <w:del w:id="91442" w:author="Claude - סמנטי" w:date="2026-10-11T12:28:21Z">
        <w:r w:rsidRPr="00523F92">
          <w:rPr>
            <w:rStyle w:val="afffff0"/>
            <w:rtl/>
          </w:rPr>
          <w:delText xml:space="preserve">וכי ימות מן הבהמה אשר היא לכם לאכלה</w:delText>
        </w:r>
      </w:del>
      <w:r w:rsidRPr="00523F92">
        <w:rPr>
          <w:rStyle w:val="afffff0"/>
          <w:rFonts w:hint="cs"/>
          <w:rtl/>
        </w:rPr>
        <w:t>'</w:t>
      </w:r>
      <w:r w:rsidRPr="00523F92">
        <w:rPr>
          <w:rStyle w:val="afffff0"/>
          <w:rtl/>
        </w:rPr>
        <w:t xml:space="preserve"> </w:t>
      </w:r>
      <w:r w:rsidRPr="006F178A">
        <w:rPr>
          <w:rtl/>
        </w:rPr>
        <w:t>- להביא בן שמנה שאין שחיטתו מטהרתו.</w:t>
      </w:r>
    </w:p>
    <w:p>
      <w:pPr>
        <w:pStyle w:val="38"/>
        <w:rPr>
          <w:ins w:id="98948" w:author="מנוע מכני" w:date="2026-10-11T12:04:39Z"/>
        </w:rPr>
      </w:pPr>
      <w:r w:rsidRPr="006F178A">
        <w:t>ריב"י וראבר"ש</w:t>
      </w:r>
      <w:r w:rsidRPr="006F178A">
        <w:t>:</w:t>
      </w:r>
    </w:p>
    <w:p w:rsidR="00E9703F" w:rsidRPr="009757B9" w:rsidRDefault="00E9703F" w:rsidP="00E9703F">
      <w:pPr>
        <w:rPr>
          <w:rFonts w:cs="Guttman Vilna"/>
          <w:b/>
          <w:bCs/>
          <w:rtl/>
        </w:rPr>
      </w:pPr>
      <w:del w:id="98949" w:author="מנוע מכני" w:date="2026-10-11T12:04:39Z">
        <w:r w:rsidRPr="006F178A">
          <w:rPr>
            <w:rtl/>
          </w:rPr>
          <w:delText xml:space="preserve"> </w:delText>
        </w:r>
      </w:del>
      <w:r w:rsidRPr="006F178A">
        <w:rPr>
          <w:rtl/>
        </w:rPr>
        <w:t xml:space="preserve">שחיטתו מטהרתו.</w:t>
      </w:r>
    </w:p>
    <w:p>
      <w:pPr>
        <w:pStyle w:val="38"/>
        <w:rPr>
          <w:ins w:id="98950" w:author="מנוע מכני" w:date="2026-10-11T12:04:39Z"/>
        </w:rPr>
      </w:pPr>
      <w:ins w:id="91865" w:author="מנוע מכני" w:date="2026-10-11T12:04:39Z">
        <w:r>
          <w:t xml:space="preserve">וחלקו</w:t>
        </w:r>
      </w:ins>
    </w:p>
    <w:p w:rsidR="00E9703F" w:rsidRPr="006F178A" w:rsidRDefault="00E9703F" w:rsidP="00E9703F">
      <w:pPr>
        <w:rPr>
          <w:rtl/>
        </w:rPr>
      </w:pPr>
      <w:del w:id="91866" w:author="מנוע מכני" w:date="2026-10-11T12:04:39Z">
        <w:r w:rsidRPr="006F178A">
          <w:rPr>
            <w:rFonts w:ascii="Fb Fontext" w:hAnsi="Fb Fontext"/>
            <w:b/>
            <w:bCs/>
            <w:sz w:val="20"/>
            <w:rtl/>
          </w:rPr>
          <w:delText xml:space="preserve">ופליגי</w:delText>
        </w:r>
      </w:del>
      <w:del w:id="98951" w:author="מנוע מכני" w:date="2026-10-11T12:04:39Z">
        <w:r w:rsidRPr="006F178A">
          <w:rPr>
            <w:rFonts w:ascii="Fb Fontext" w:hAnsi="Fb Fontext"/>
            <w:sz w:val="20"/>
            <w:rtl/>
          </w:rPr>
          <w:delText xml:space="preserve"> </w:delText>
        </w:r>
      </w:del>
      <w:ins w:id="94979" w:author="מנוע מכני" w:date="2026-10-11T12:04:39Z">
        <w:r>
          <w:rPr>
            <w:rFonts w:ascii="Fb Fontext" w:hAnsi="Fb Fontext"/>
            <w:sz w:val="20"/>
            <w:rtl/>
          </w:rPr>
          <w:t xml:space="preserve">אם </w:t>
        </w:r>
      </w:ins>
      <w:del w:id="94980" w:author="מנוע מכני" w:date="2026-10-11T12:04:39Z">
        <w:r w:rsidRPr="006F178A">
          <w:rPr>
            <w:rFonts w:ascii="Fb Fontext" w:hAnsi="Fb Fontext"/>
            <w:sz w:val="20"/>
            <w:rtl/>
          </w:rPr>
          <w:delText xml:space="preserve">אי </w:delText>
        </w:r>
      </w:del>
      <w:ins w:id="108639" w:author="קלוד" w:date="2026-10-11T13:11:34Z">
        <w:r>
          <w:rPr>
            <w:rFonts w:ascii="Fb Fontext" w:hAnsi="Fb Fontext"/>
            <w:sz w:val="20"/>
            <w:rtl/>
          </w:rPr>
          <w:t xml:space="preserve">נקרא</w:t>
        </w:r>
      </w:ins>
      <w:del w:id="108640" w:author="קלוד" w:date="2026-10-11T13:11:34Z">
        <w:r w:rsidRPr="006F178A">
          <w:rPr>
            <w:rFonts w:ascii="Fb Fontext" w:hAnsi="Fb Fontext"/>
            <w:sz w:val="20"/>
            <w:rtl/>
          </w:rPr>
          <w:delText xml:space="preserve">מיקרי</w:delText>
        </w:r>
      </w:del>
      <w:r w:rsidRPr="006F178A">
        <w:rPr>
          <w:rFonts w:ascii="Fb Fontext" w:hAnsi="Fb Fontext"/>
          <w:sz w:val="20"/>
          <w:rtl/>
        </w:rPr>
        <w:t xml:space="preserve"> חי או </w:t>
      </w:r>
      <w:ins w:id="108637" w:author="קלוד" w:date="2026-10-11T13:11:34Z">
        <w:r>
          <w:rPr>
            <w:rFonts w:ascii="Fb Fontext" w:hAnsi="Fb Fontext"/>
            <w:sz w:val="20"/>
            <w:rtl/>
          </w:rPr>
          <w:t xml:space="preserve">נקרא</w:t>
        </w:r>
      </w:ins>
      <w:del w:id="108638" w:author="קלוד" w:date="2026-10-11T13:11:34Z">
        <w:r w:rsidRPr="006F178A">
          <w:rPr>
            <w:rFonts w:ascii="Fb Fontext" w:hAnsi="Fb Fontext"/>
            <w:sz w:val="20"/>
            <w:rtl/>
          </w:rPr>
          <w:delText xml:space="preserve">מיקרי</w:delText>
        </w:r>
      </w:del>
      <w:r w:rsidRPr="006F178A">
        <w:rPr>
          <w:rFonts w:ascii="Fb Fontext" w:hAnsi="Fb Fontext"/>
          <w:sz w:val="20"/>
          <w:rtl/>
        </w:rPr>
        <w:t xml:space="preserve"> מת.</w:t>
      </w:r>
    </w:p>
    <w:p w:rsidR="00E9703F" w:rsidRPr="004640F6" w:rsidRDefault="00E9703F" w:rsidP="00E9703F">
      <w:pPr>
        <w:rPr>
          <w:spacing w:val="-2"/>
          <w:rtl/>
        </w:rPr>
      </w:pPr>
      <w:r w:rsidRPr="004640F6">
        <w:rPr>
          <w:rStyle w:val="2fb"/>
          <w:rFonts w:ascii="Fb Fontext" w:hAnsi="Fb Fontext"/>
          <w:spacing w:val="-2"/>
          <w:rtl/>
        </w:rPr>
        <w:t xml:space="preserve">ורבא</w:t>
      </w:r>
      <w:r w:rsidRPr="004640F6">
        <w:rPr>
          <w:rStyle w:val="afffe"/>
          <w:rFonts w:ascii="Fb Fontext" w:hAnsi="Fb Fontext"/>
          <w:spacing w:val="-2"/>
          <w:rtl/>
        </w:rPr>
        <w:t xml:space="preserve"> </w:t>
      </w:r>
      <w:ins w:id="108655" w:author="קלוד" w:date="2026-10-11T13:11:34Z">
        <w:r>
          <w:rPr>
            <w:rStyle w:val="afffe"/>
            <w:rFonts w:ascii="Fb Fontext" w:hAnsi="Fb Fontext"/>
            <w:spacing w:val="-2"/>
            <w:rtl/>
          </w:rPr>
          <w:t xml:space="preserve">דחה:</w:t>
        </w:r>
      </w:ins>
      <w:del w:id="108656" w:author="קלוד" w:date="2026-10-11T13:11:34Z">
        <w:r w:rsidRPr="004640F6">
          <w:rPr>
            <w:rStyle w:val="afffe"/>
            <w:rFonts w:ascii="Fb Fontext" w:hAnsi="Fb Fontext"/>
            <w:spacing w:val="-2"/>
            <w:rtl/>
          </w:rPr>
          <w:delText xml:space="preserve">דחה</w:delText>
        </w:r>
      </w:del>
      <w:r w:rsidRPr="004640F6">
        <w:rPr>
          <w:rFonts w:ascii="Fb Fontext" w:hAnsi="Fb Fontext"/>
          <w:spacing w:val="-2"/>
          <w:rtl/>
        </w:rPr>
        <w:t xml:space="preserve"> </w:t>
      </w:r>
      <w:ins w:id="108653" w:author="קלוד" w:date="2026-10-11T13:11:34Z">
        <w:r>
          <w:rPr>
            <w:rFonts w:ascii="Fb Fontext" w:hAnsi="Fb Fontext"/>
            <w:spacing w:val="-2"/>
            <w:rtl/>
          </w:rPr>
          <w:t xml:space="preserve">א"ה</w:t>
        </w:r>
      </w:ins>
      <w:del w:id="108654" w:author="קלוד" w:date="2026-10-11T13:11:34Z">
        <w:r w:rsidRPr="004640F6">
          <w:rPr>
            <w:rFonts w:ascii="Fb Fontext" w:hAnsi="Fb Fontext"/>
            <w:spacing w:val="-2"/>
            <w:rtl/>
          </w:rPr>
          <w:delText xml:space="preserve">דא"ה</w:delText>
        </w:r>
      </w:del>
      <w:r w:rsidRPr="004640F6">
        <w:rPr>
          <w:rFonts w:ascii="Fb Fontext" w:hAnsi="Fb Fontext"/>
          <w:spacing w:val="-2"/>
          <w:rtl/>
        </w:rPr>
        <w:t xml:space="preserve"> היו </w:t>
      </w:r>
      <w:ins w:id="91867" w:author="מנוע מכני" w:date="2026-10-11T12:04:39Z">
        <w:ins w:id="108651" w:author="קלוד" w:date="2026-10-11T13:11:34Z">
          <w:r>
            <w:rPr>
              <w:rFonts w:ascii="Fb Fontext" w:hAnsi="Fb Fontext"/>
              <w:spacing w:val="-2"/>
              <w:rtl/>
            </w:rPr>
            <w:t xml:space="preserve">חולקים</w:t>
          </w:r>
        </w:ins>
        <w:del w:id="108652" w:author="קלוד" w:date="2026-10-11T13:11:34Z">
          <w:r>
            <w:rPr>
              <w:rFonts w:ascii="Fb Fontext" w:hAnsi="Fb Fontext"/>
              <w:spacing w:val="-2"/>
              <w:rtl/>
            </w:rPr>
            <w:delText xml:space="preserve">חלקו</w:delText>
          </w:r>
        </w:del>
      </w:ins>
      <w:del w:id="91868" w:author="מנוע מכני" w:date="2026-10-11T12:04:39Z">
        <w:r w:rsidRPr="004640F6">
          <w:rPr>
            <w:rFonts w:ascii="Fb Fontext" w:hAnsi="Fb Fontext"/>
            <w:spacing w:val="-2"/>
            <w:rtl/>
          </w:rPr>
          <w:delText xml:space="preserve">פליגי</w:delText>
        </w:r>
      </w:del>
      <w:r w:rsidRPr="004640F6">
        <w:rPr>
          <w:rFonts w:ascii="Fb Fontext" w:hAnsi="Fb Fontext"/>
          <w:spacing w:val="-2"/>
          <w:rtl/>
        </w:rPr>
        <w:t xml:space="preserve"> באכילה ולא </w:t>
      </w:r>
      <w:ins w:id="108649" w:author="קלוד" w:date="2026-10-11T13:11:34Z">
        <w:r>
          <w:rPr>
            <w:rFonts w:ascii="Fb Fontext" w:hAnsi="Fb Fontext"/>
            <w:spacing w:val="-2"/>
            <w:rtl/>
          </w:rPr>
          <w:t xml:space="preserve">בטו"ט.</w:t>
        </w:r>
      </w:ins>
      <w:del w:id="108650" w:author="קלוד" w:date="2026-10-11T13:11:34Z">
        <w:r w:rsidRPr="004640F6">
          <w:rPr>
            <w:rFonts w:ascii="Fb Fontext" w:hAnsi="Fb Fontext"/>
            <w:spacing w:val="-2"/>
            <w:rtl/>
          </w:rPr>
          <w:delText xml:space="preserve">בטו"ט</w:delText>
        </w:r>
      </w:del>
      <w:r w:rsidRPr="004640F6">
        <w:rPr>
          <w:rFonts w:ascii="Fb Fontext" w:hAnsi="Fb Fontext"/>
          <w:spacing w:val="-2"/>
          <w:rtl/>
        </w:rPr>
        <w:t xml:space="preserve"> אלא </w:t>
      </w:r>
      <w:ins w:id="91869" w:author="מנוע מכני" w:date="2026-10-11T12:04:39Z">
        <w:ins w:id="108647" w:author="קלוד" w:date="2026-10-11T13:11:34Z">
          <w:r>
            <w:rPr>
              <w:rStyle w:val="afffffe"/>
              <w:rFonts w:ascii="Fb Fontext" w:hAnsi="Fb Fontext"/>
              <w:spacing w:val="-2"/>
              <w:rtl/>
            </w:rPr>
            <w:t xml:space="preserve">לכו"ע מת</w:t>
          </w:r>
          <w:r>
            <w:rPr>
              <w:rFonts w:ascii="Fb Fontext" w:hAnsi="Fb Fontext"/>
              <w:spacing w:val="-2"/>
              <w:rtl/>
            </w:rPr>
            <w:t xml:space="preserve">, וחלקו</w:t>
          </w:r>
        </w:ins>
        <w:del w:id="108648" w:author="קלוד" w:date="2026-10-11T13:11:34Z">
          <w:r>
            <w:rPr>
              <w:rFonts w:ascii="Fb Fontext" w:hAnsi="Fb Fontext"/>
              <w:spacing w:val="-2"/>
              <w:rtl/>
            </w:rPr>
            <w:delText xml:space="preserve">חלקו</w:delText>
          </w:r>
        </w:del>
      </w:ins>
      <w:del w:id="91870" w:author="מנוע מכני" w:date="2026-10-11T12:04:39Z">
        <w:r w:rsidRPr="004640F6">
          <w:rPr>
            <w:rFonts w:ascii="Fb Fontext" w:hAnsi="Fb Fontext"/>
            <w:spacing w:val="-2"/>
            <w:rtl/>
          </w:rPr>
          <w:delText xml:space="preserve">פליגי</w:delText>
        </w:r>
      </w:del>
      <w:r w:rsidRPr="004640F6">
        <w:rPr>
          <w:rFonts w:ascii="Fb Fontext" w:hAnsi="Fb Fontext"/>
          <w:spacing w:val="-2"/>
          <w:rtl/>
        </w:rPr>
        <w:t xml:space="preserve"> </w:t>
      </w:r>
      <w:ins w:id="94981" w:author="מנוע מכני" w:date="2026-10-11T12:04:39Z">
        <w:r>
          <w:rPr>
            <w:rFonts w:ascii="Fb Fontext" w:hAnsi="Fb Fontext"/>
            <w:spacing w:val="-2"/>
            <w:rtl/>
          </w:rPr>
          <w:t xml:space="preserve">אם </w:t>
        </w:r>
      </w:ins>
      <w:del w:id="94982" w:author="מנוע מכני" w:date="2026-10-11T12:04:39Z">
        <w:r w:rsidRPr="004640F6">
          <w:rPr>
            <w:rFonts w:ascii="Fb Fontext" w:hAnsi="Fb Fontext"/>
            <w:spacing w:val="-2"/>
            <w:rtl/>
          </w:rPr>
          <w:delText xml:space="preserve">אי </w:delText>
        </w:r>
      </w:del>
      <w:ins w:id="108645" w:author="קלוד" w:date="2026-10-11T13:11:34Z">
        <w:r>
          <w:rPr>
            <w:rFonts w:ascii="Fb Fontext" w:hAnsi="Fb Fontext"/>
            <w:spacing w:val="-2"/>
            <w:rtl/>
          </w:rPr>
          <w:t xml:space="preserve">נחשב</w:t>
        </w:r>
      </w:ins>
      <w:del w:id="108646" w:author="קלוד" w:date="2026-10-11T13:11:34Z">
        <w:r w:rsidRPr="004640F6">
          <w:rPr>
            <w:rFonts w:ascii="Fb Fontext" w:hAnsi="Fb Fontext"/>
            <w:spacing w:val="-2"/>
            <w:rtl/>
          </w:rPr>
          <w:delText xml:space="preserve">חשיב</w:delText>
        </w:r>
      </w:del>
      <w:r w:rsidRPr="004640F6">
        <w:rPr>
          <w:rFonts w:ascii="Fb Fontext" w:hAnsi="Fb Fontext"/>
          <w:spacing w:val="-2"/>
          <w:rtl/>
        </w:rPr>
        <w:t xml:space="preserve"> </w:t>
      </w:r>
      <w:ins w:id="108643" w:author="קלוד" w:date="2026-10-11T13:11:34Z">
        <w:r>
          <w:rPr>
            <w:rFonts w:ascii="Fb Fontext" w:hAnsi="Fb Fontext"/>
            <w:spacing w:val="-2"/>
            <w:rtl/>
          </w:rPr>
          <w:t xml:space="preserve">כטרפה,</w:t>
        </w:r>
      </w:ins>
      <w:del w:id="108644" w:author="קלוד" w:date="2026-10-11T13:11:34Z">
        <w:r w:rsidRPr="004640F6">
          <w:rPr>
            <w:rFonts w:ascii="Fb Fontext" w:hAnsi="Fb Fontext"/>
            <w:spacing w:val="-2"/>
            <w:rtl/>
          </w:rPr>
          <w:delText xml:space="preserve">כטרפה</w:delText>
        </w:r>
      </w:del>
      <w:r w:rsidRPr="004640F6">
        <w:rPr>
          <w:rFonts w:ascii="Fb Fontext" w:hAnsi="Fb Fontext"/>
          <w:spacing w:val="-2"/>
          <w:rtl/>
        </w:rPr>
        <w:t xml:space="preserve"> </w:t>
      </w:r>
      <w:ins w:id="108641" w:author="קלוד" w:date="2026-10-11T13:11:34Z">
        <w:r>
          <w:rPr>
            <w:rFonts w:ascii="Fb Fontext" w:hAnsi="Fb Fontext"/>
            <w:spacing w:val="-2"/>
            <w:rtl/>
          </w:rPr>
          <w:t xml:space="preserve">ששחיטה</w:t>
        </w:r>
      </w:ins>
      <w:del w:id="108642" w:author="קלוד" w:date="2026-10-11T13:11:34Z">
        <w:r w:rsidRPr="004640F6">
          <w:rPr>
            <w:rFonts w:ascii="Fb Fontext" w:hAnsi="Fb Fontext"/>
            <w:spacing w:val="-2"/>
            <w:rtl/>
          </w:rPr>
          <w:delText xml:space="preserve">דשחיטה</w:delText>
        </w:r>
      </w:del>
      <w:r w:rsidRPr="004640F6">
        <w:rPr>
          <w:rFonts w:ascii="Fb Fontext" w:hAnsi="Fb Fontext"/>
          <w:spacing w:val="-2"/>
          <w:rtl/>
        </w:rPr>
        <w:t xml:space="preserve"> מטהרתה.</w:t>
      </w:r>
    </w:p>
    <w:p w:rsidR="00E9703F" w:rsidRPr="006F178A" w:rsidRDefault="00E9703F" w:rsidP="00E9703F">
      <w:pPr>
        <w:rPr>
          <w:rtl/>
        </w:rPr>
      </w:pPr>
      <w:r w:rsidRPr="006F178A">
        <w:rPr>
          <w:rtl/>
        </w:rPr>
        <w:tab/>
      </w:r>
      <w:r w:rsidRPr="006F178A">
        <w:rPr>
          <w:rtl/>
        </w:rPr>
        <w:tab/>
      </w:r>
      <w:ins w:id="108665" w:author="קלוד" w:date="2026-10-11T13:11:34Z">
        <w:r>
          <w:rPr>
            <w:rtl/>
          </w:rPr>
          <w:t xml:space="preserve">ולרבנן</w:t>
        </w:r>
      </w:ins>
      <w:del w:id="108666" w:author="קלוד" w:date="2026-10-11T13:11:34Z">
        <w:r w:rsidRPr="006F178A">
          <w:rPr>
            <w:rtl/>
          </w:rPr>
          <w:tab/>
          <w:delText xml:space="preserve">או</w:delText>
        </w:r>
      </w:del>
      <w:r w:rsidRPr="006F178A">
        <w:rPr>
          <w:rtl/>
        </w:rPr>
        <w:tab/>
        <w:t xml:space="preserve"> </w:t>
      </w:r>
      <w:ins w:id="108663" w:author="קלוד" w:date="2026-10-11T13:11:34Z">
        <w:r>
          <w:rPr>
            <w:rtl/>
          </w:rPr>
          <w:t xml:space="preserve">ל"ד</w:t>
        </w:r>
      </w:ins>
      <w:del w:id="108664" w:author="קלוד" w:date="2026-10-11T13:11:34Z">
        <w:r w:rsidRPr="006F178A">
          <w:rPr>
            <w:rtl/>
          </w:rPr>
          <w:tab/>
          <w:delText xml:space="preserve">כרבנן</w:delText>
        </w:r>
      </w:del>
      <w:r w:rsidRPr="006F178A">
        <w:rPr>
          <w:rtl/>
        </w:rPr>
        <w:tab/>
        <w:t xml:space="preserve"> </w:t>
      </w:r>
      <w:ins w:id="108661" w:author="קלוד" w:date="2026-10-11T13:11:34Z">
        <w:r>
          <w:rPr>
            <w:rtl/>
          </w:rPr>
          <w:t xml:space="preserve">לטרפה,</w:t>
        </w:r>
      </w:ins>
      <w:del w:id="108662" w:author="קלוד" w:date="2026-10-11T13:11:34Z">
        <w:r w:rsidRPr="006F178A">
          <w:rPr>
            <w:rtl/>
          </w:rPr>
          <w:tab/>
          <w:delText xml:space="preserve">דל"ד</w:delText>
        </w:r>
      </w:del>
      <w:r w:rsidRPr="006F178A">
        <w:rPr>
          <w:rtl/>
        </w:rPr>
        <w:tab/>
        <w:t xml:space="preserve"> </w:t>
      </w:r>
      <w:ins w:id="108659" w:author="קלוד" w:date="2026-10-11T13:11:34Z">
        <w:r>
          <w:rPr>
            <w:rtl/>
          </w:rPr>
          <w:t xml:space="preserve">שדווקא</w:t>
        </w:r>
      </w:ins>
      <w:del w:id="108660" w:author="קלוד" w:date="2026-10-11T13:11:34Z">
        <w:r w:rsidRPr="006F178A">
          <w:rPr>
            <w:rtl/>
          </w:rPr>
          <w:tab/>
          <w:delText xml:space="preserve">לטרפה דדווקא</w:delText>
        </w:r>
      </w:del>
      <w:r w:rsidRPr="006F178A">
        <w:rPr>
          <w:rtl/>
        </w:rPr>
        <w:tab/>
        <w:t xml:space="preserve"> טרפה </w:t>
      </w:r>
      <w:ins w:id="108657" w:author="קלוד" w:date="2026-10-11T13:11:34Z">
        <w:r>
          <w:rPr>
            <w:rtl/>
          </w:rPr>
          <w:t xml:space="preserve">היתה</w:t>
        </w:r>
      </w:ins>
      <w:del w:id="108658" w:author="קלוד" w:date="2026-10-11T13:11:34Z">
        <w:r w:rsidRPr="006F178A">
          <w:rPr>
            <w:rtl/>
          </w:rPr>
          <w:tab/>
          <w:delText xml:space="preserve">שהיתה</w:delText>
        </w:r>
      </w:del>
      <w:r w:rsidRPr="006F178A">
        <w:rPr>
          <w:rtl/>
        </w:rPr>
        <w:tab/>
        <w:t xml:space="preserve"> לה שעת הכושר.</w:t>
      </w:r>
    </w:p>
    <w:p w:rsidR="00E9703F" w:rsidRDefault="00E9703F" w:rsidP="00E9703F">
      <w:pPr>
        <w:rPr>
          <w:rtl/>
        </w:rPr>
      </w:pPr>
      <w:r w:rsidRPr="006F178A">
        <w:rPr>
          <w:rtl/>
        </w:rPr>
        <w:tab/>
      </w:r>
      <w:r w:rsidRPr="006F178A">
        <w:rPr>
          <w:rtl/>
        </w:rPr>
        <w:tab/>
      </w:r>
      <w:del w:id="90178" w:author="מנוע מכני" w:date="2026-10-11T12:04:39Z">
        <w:r w:rsidRPr="006F178A">
          <w:rPr>
            <w:rtl/>
          </w:rPr>
          <w:tab/>
          <w:delText xml:space="preserve"> </w:delText>
        </w:r>
      </w:del>
      <w:r w:rsidRPr="006F178A">
        <w:rPr>
          <w:rtl/>
        </w:rPr>
        <w:tab/>
        <w:t xml:space="preserve">[ובטרפה מבטן יש במינה שחיטה </w:t>
      </w:r>
      <w:r w:rsidRPr="006F178A">
        <w:rPr>
          <w:rtl/>
        </w:rPr>
        <w:tab/>
        <w:t xml:space="preserve">משא"כ</w:t>
      </w:r>
      <w:r w:rsidRPr="006F178A">
        <w:rPr>
          <w:rtl/>
        </w:rPr>
        <w:tab/>
        <w:t xml:space="preserve"> </w:t>
      </w:r>
      <w:ins w:id="91871" w:author="מנוע מכני" w:date="2026-10-11T12:04:39Z">
        <w:r>
          <w:rPr>
            <w:rtl/>
          </w:rPr>
          <w:t xml:space="preserve">כאן</w:t>
        </w:r>
      </w:ins>
      <w:del w:id="91872" w:author="מנוע מכני" w:date="2026-10-11T12:04:39Z">
        <w:r w:rsidRPr="006F178A">
          <w:rPr>
            <w:rtl/>
          </w:rPr>
          <w:tab/>
          <w:delText xml:space="preserve">הכא</w:delText>
        </w:r>
      </w:del>
      <w:r w:rsidRPr="006F178A">
        <w:rPr>
          <w:rtl/>
        </w:rPr>
        <w:tab/>
        <w:t xml:space="preserve">.]</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מדאמר </w:t>
      </w:r>
      <w:r w:rsidRPr="006F178A">
        <w:rPr>
          <w:rStyle w:val="2fb"/>
          <w:rtl/>
        </w:rPr>
        <w:t xml:space="preserve">ריא"ש</w:t>
      </w:r>
      <w:r w:rsidRPr="006F178A">
        <w:rPr>
          <w:rtl/>
        </w:rPr>
        <w:t xml:space="preserve"> </w:t>
      </w:r>
      <w:ins w:id="108671" w:author="קלוד" w:date="2026-10-11T13:11:34Z">
        <w:r>
          <w:rPr>
            <w:rtl/>
          </w:rPr>
          <w:t xml:space="preserve">'הלכה</w:t>
        </w:r>
      </w:ins>
      <w:del w:id="108672" w:author="קלוד" w:date="2026-10-11T13:11:34Z">
        <w:r w:rsidRPr="006F178A">
          <w:rPr>
            <w:rtl/>
          </w:rPr>
          <w:delText xml:space="preserve">הלכה</w:delText>
        </w:r>
      </w:del>
      <w:r w:rsidRPr="006F178A">
        <w:rPr>
          <w:rtl/>
        </w:rPr>
        <w:t xml:space="preserve"> </w:t>
      </w:r>
      <w:ins w:id="108669" w:author="קלוד" w:date="2026-10-11T13:11:34Z">
        <w:r>
          <w:rPr>
            <w:rStyle w:val="2fb"/>
            <w:rtl/>
          </w:rPr>
          <w:t xml:space="preserve">כרשב"ג' -</w:t>
        </w:r>
      </w:ins>
      <w:del w:id="108670" w:author="קלוד" w:date="2026-10-11T13:11:34Z">
        <w:r w:rsidRPr="006F178A">
          <w:rPr>
            <w:rStyle w:val="2fb"/>
            <w:rtl/>
          </w:rPr>
          <w:delText xml:space="preserve">כרשב"ג</w:delText>
        </w:r>
      </w:del>
      <w:r w:rsidRPr="006F178A">
        <w:rPr>
          <w:rtl/>
        </w:rPr>
        <w:t xml:space="preserve"> </w:t>
      </w:r>
      <w:r w:rsidRPr="006F178A">
        <w:rPr>
          <w:rtl/>
        </w:rPr>
        <w:t xml:space="preserve">ש"מ</w:t>
      </w:r>
      <w:r w:rsidRPr="006F178A">
        <w:rPr>
          <w:rtl/>
        </w:rPr>
        <w:t xml:space="preserve"> </w:t>
      </w:r>
      <w:ins w:id="108667" w:author="קלוד" w:date="2026-10-11T13:11:34Z">
        <w:r>
          <w:rPr>
            <w:rtl/>
          </w:rPr>
          <w:t xml:space="preserve">שחלקו</w:t>
        </w:r>
      </w:ins>
      <w:del w:id="108668" w:author="קלוד" w:date="2026-10-11T13:11:34Z">
        <w:r w:rsidRPr="006F178A">
          <w:rPr>
            <w:rtl/>
          </w:rPr>
          <w:delText xml:space="preserve">הלכה, </w:delText>
        </w:r>
        <w:r>
          <w:rPr>
            <w:rtl/>
          </w:rPr>
          <w:delText xml:space="preserve">חלקו</w:delText>
        </w:r>
      </w:del>
      <w:ins w:id="91873" w:author="מנוע מכני" w:date="2026-10-11T12:04:39Z"/>
      <w:del w:id="91874" w:author="מנוע מכני" w:date="2026-10-11T12:04:39Z">
        <w:r w:rsidRPr="006F178A">
          <w:rPr>
            <w:rtl/>
          </w:rPr>
          <w:delText xml:space="preserve">פליגי</w:delText>
        </w:r>
      </w:del>
      <w:r w:rsidRPr="006F178A">
        <w:rPr>
          <w:rtl/>
        </w:rPr>
        <w:t xml:space="preserve"> רבנן </w:t>
      </w:r>
      <w:ins w:id="93703" w:author="מנוע מכני" w:date="2026-10-11T12:04:39Z">
        <w:r>
          <w:rPr>
            <w:rtl/>
          </w:rPr>
          <w:t xml:space="preserve">עליו</w:t>
        </w:r>
      </w:ins>
      <w:del w:id="93704" w:author="מנוע מכני" w:date="2026-10-11T12:04:39Z">
        <w:r w:rsidRPr="006F178A">
          <w:rPr>
            <w:rtl/>
          </w:rPr>
          <w:delText xml:space="preserve">עליה</w:delText>
        </w:r>
      </w:del>
      <w:r w:rsidRPr="006F178A">
        <w:rPr>
          <w:rtl/>
        </w:rPr>
        <w:t xml:space="preserve">.</w:t>
      </w:r>
    </w:p>
    <w:p w:rsidR="00E9703F" w:rsidRDefault="00E9703F" w:rsidP="00E9703F">
      <w:pPr>
        <w:rPr>
          <w:rtl/>
        </w:rPr>
      </w:pPr>
      <w:r w:rsidRPr="006F178A">
        <w:rPr>
          <w:rtl/>
        </w:rPr>
        <w:t xml:space="preserve">[וא"א להוכיח מהא דשחוטין ביום הוולדו ביו"ט דמיירי דקים </w:t>
      </w:r>
      <w:ins w:id="93705" w:author="מנוע מכני" w:date="2026-10-11T12:04:39Z">
        <w:r>
          <w:rPr>
            <w:rtl/>
          </w:rPr>
          <w:t xml:space="preserve">לו</w:t>
        </w:r>
      </w:ins>
      <w:del w:id="93706" w:author="מנוע מכני" w:date="2026-10-11T12:04:39Z">
        <w:r w:rsidRPr="006F178A">
          <w:rPr>
            <w:rtl/>
          </w:rPr>
          <w:delText xml:space="preserve">ליה</w:delText>
        </w:r>
      </w:del>
      <w:r w:rsidRPr="006F178A">
        <w:rPr>
          <w:rtl/>
        </w:rPr>
        <w:t xml:space="preserve"> בגוויה וכן לענין מום]</w:t>
      </w:r>
    </w:p>
    <w:p>
      <w:pPr>
        <w:pStyle w:val="38"/>
        <w:rPr>
          <w:ins w:id="98953" w:author="מנוע מכני" w:date="2026-10-11T12:04:39Z"/>
        </w:rPr>
      </w:pPr>
      <w:del w:id="98952" w:author="מנוע מכני" w:date="2026-10-11T12:04:39Z">
        <w:r w:rsidRPr="006F178A">
          <w:delText xml:space="preserve">•</w:delText>
        </w:r>
      </w:del>
      <w:r w:rsidRPr="006F178A">
        <w:t xml:space="preserve"> </w:t>
      </w:r>
      <w:r w:rsidRPr="006F178A">
        <w:t xml:space="preserve">אביי:</w:t>
      </w:r>
    </w:p>
    <w:p w:rsidR="00E9703F" w:rsidRPr="006F178A" w:rsidRDefault="00E9703F" w:rsidP="00E9703F">
      <w:pPr>
        <w:rPr>
          <w:rtl/>
        </w:rPr>
      </w:pPr>
      <w:del w:id="98954" w:author="מנוע מכני" w:date="2026-10-11T12:04:39Z">
        <w:r w:rsidRPr="006F178A">
          <w:rPr>
            <w:rtl/>
          </w:rPr>
          <w:delText xml:space="preserve"> </w:delText>
        </w:r>
      </w:del>
      <w:r w:rsidRPr="006F178A">
        <w:rPr>
          <w:rtl/>
        </w:rPr>
        <w:t xml:space="preserve">נפל מן הגג או אכלו ארי - </w:t>
      </w:r>
      <w:r w:rsidRPr="00935E29">
        <w:rPr>
          <w:b/>
          <w:bCs/>
          <w:rtl/>
        </w:rPr>
        <w:t>דברי הכל</w:t>
      </w:r>
      <w:r w:rsidRPr="006F178A">
        <w:rPr>
          <w:rtl/>
        </w:rPr>
        <w:t xml:space="preserve"> חי הוא.</w:t>
      </w:r>
    </w:p>
    <w:p w:rsidR="00E9703F" w:rsidRPr="006F178A" w:rsidRDefault="00E9703F" w:rsidP="00E9703F">
      <w:pPr>
        <w:rPr>
          <w:rtl/>
        </w:rPr>
      </w:pPr>
      <w:r>
        <w:rPr>
          <w:rtl/>
        </w:rPr>
        <w:tab/>
      </w:r>
      <w:r w:rsidRPr="00935E29">
        <w:rPr>
          <w:b/>
          <w:bCs/>
          <w:rtl/>
        </w:rPr>
        <w:t xml:space="preserve">כי </w:t>
      </w:r>
      <w:ins w:id="91875" w:author="מנוע מכני" w:date="2026-10-11T12:04:39Z">
        <w:r>
          <w:rPr>
            <w:b/>
            <w:bCs/>
            <w:rtl/>
          </w:rPr>
          <w:t xml:space="preserve">חלקו</w:t>
        </w:r>
      </w:ins>
      <w:del w:id="91876" w:author="מנוע מכני" w:date="2026-10-11T12:04:39Z">
        <w:r w:rsidRPr="00935E29">
          <w:rPr>
            <w:b/>
            <w:bCs/>
            <w:rtl/>
          </w:rPr>
          <w:delText xml:space="preserve">פליגי</w:delText>
        </w:r>
      </w:del>
      <w:r w:rsidRPr="006F178A">
        <w:rPr>
          <w:rtl/>
        </w:rPr>
        <w:t xml:space="preserve"> - שפיהק ומת. </w:t>
      </w:r>
      <w:r w:rsidRPr="006F178A">
        <w:rPr>
          <w:rtl/>
        </w:rPr>
        <w:t xml:space="preserve">ונפק"מ</w:t>
      </w:r>
      <w:r w:rsidRPr="006F178A">
        <w:rPr>
          <w:rtl/>
        </w:rPr>
        <w:t xml:space="preserve"> לפטור מן הייבום.</w:t>
      </w:r>
    </w:p>
    <w:p>
      <w:pPr>
        <w:pStyle w:val="38"/>
        <w:rPr>
          <w:ins w:id="98955" w:author="מנוע מכני" w:date="2026-10-11T12:04:39Z"/>
        </w:rPr>
      </w:pPr>
      <w:r w:rsidRPr="00994307">
        <w:lastRenderedPageBreak/>
        <w:t xml:space="preserve">ודחי'</w:t>
      </w:r>
    </w:p>
    <w:p w:rsidR="00E9703F" w:rsidRPr="00994307" w:rsidRDefault="00E9703F" w:rsidP="00E9703F">
      <w:pPr>
        <w:rPr>
          <w:spacing w:val="-4"/>
          <w:rtl/>
        </w:rPr>
      </w:pPr>
      <w:del w:id="98956" w:author="מנוע מכני" w:date="2026-10-11T12:04:39Z">
        <w:r w:rsidRPr="00994307">
          <w:rPr>
            <w:spacing w:val="-4"/>
            <w:rtl/>
          </w:rPr>
          <w:lastRenderedPageBreak/>
          <w:delText xml:space="preserve"> </w:delText>
        </w:r>
      </w:del>
      <w:r w:rsidRPr="00994307">
        <w:rPr>
          <w:spacing w:val="-4"/>
          <w:rtl/>
        </w:rPr>
        <w:lastRenderedPageBreak/>
        <w:t xml:space="preserve">מהא </w:t>
      </w:r>
      <w:r w:rsidRPr="00994307">
        <w:rPr>
          <w:rStyle w:val="2fb"/>
          <w:spacing w:val="-4"/>
          <w:rtl/>
        </w:rPr>
        <w:lastRenderedPageBreak/>
        <w:t xml:space="preserve">דר"פ</w:t>
      </w:r>
      <w:r w:rsidRPr="00994307">
        <w:rPr>
          <w:spacing w:val="-4"/>
          <w:rtl/>
        </w:rPr>
        <w:lastRenderedPageBreak/>
        <w:t xml:space="preserve"> </w:t>
      </w:r>
      <w:r w:rsidRPr="00994307">
        <w:rPr>
          <w:rStyle w:val="2fb"/>
          <w:spacing w:val="-4"/>
          <w:rtl/>
        </w:rPr>
        <w:lastRenderedPageBreak/>
        <w:t xml:space="preserve">ורבדר"י</w:t>
      </w:r>
      <w:r w:rsidRPr="00994307">
        <w:rPr>
          <w:spacing w:val="-4"/>
          <w:rtl/>
        </w:rPr>
        <w:lastRenderedPageBreak/>
        <w:t xml:space="preserve"> </w:t>
      </w:r>
      <w:ins w:id="108685" w:author="קלוד" w:date="2026-10-11T13:11:34Z">
        <w:r>
          <w:rPr>
            <w:spacing w:val="-4"/>
            <w:rtl/>
          </w:rPr>
          <w:t xml:space="preserve">נזדמנו</w:t>
        </w:r>
      </w:ins>
      <w:del w:id="108686" w:author="קלוד" w:date="2026-10-11T13:11:34Z">
        <w:r w:rsidRPr="00994307">
          <w:rPr>
            <w:spacing w:val="-4"/>
            <w:rtl/>
          </w:rPr>
          <w:lastRenderedPageBreak/>
          <w:delText xml:space="preserve">איקלעו</w:delText>
        </w:r>
      </w:del>
      <w:r w:rsidRPr="00994307">
        <w:rPr>
          <w:spacing w:val="-4"/>
          <w:rtl/>
        </w:rPr>
        <w:lastRenderedPageBreak/>
        <w:t xml:space="preserve"> </w:t>
      </w:r>
      <w:ins w:id="108683" w:author="קלוד" w:date="2026-10-11T13:11:34Z">
        <w:r>
          <w:rPr>
            <w:rStyle w:val="2fb"/>
            <w:spacing w:val="-4"/>
            <w:rtl/>
          </w:rPr>
          <w:t xml:space="preserve">לראב"א,</w:t>
        </w:r>
      </w:ins>
      <w:del w:id="108684" w:author="קלוד" w:date="2026-10-11T13:11:34Z">
        <w:r w:rsidRPr="00994307">
          <w:rPr>
            <w:rStyle w:val="2fb"/>
            <w:spacing w:val="-4"/>
            <w:rtl/>
          </w:rPr>
          <w:lastRenderedPageBreak/>
          <w:delText xml:space="preserve">לר</w:delText>
        </w:r>
        <w:r w:rsidRPr="00994307">
          <w:rPr>
            <w:rStyle w:val="2fb"/>
            <w:b/>
            <w:bCs/>
            <w:spacing w:val="-4"/>
            <w:rtl/>
          </w:rPr>
          <w:delText xml:space="preserve">אב"א</w:delText>
        </w:r>
      </w:del>
      <w:r w:rsidRPr="00994307">
        <w:rPr>
          <w:spacing w:val="-4"/>
          <w:rtl/>
        </w:rPr>
        <w:t xml:space="preserve"> </w:t>
      </w:r>
      <w:ins w:id="95603" w:author="מנוע מכני" w:date="2026-10-11T12:04:39Z">
        <w:ins w:id="108681" w:author="קלוד" w:date="2026-10-11T13:11:34Z">
          <w:r>
            <w:rPr>
              <w:spacing w:val="-4"/>
              <w:rtl/>
            </w:rPr>
            <w:t xml:space="preserve">שעשה</w:t>
          </w:r>
        </w:ins>
        <w:del w:id="108682" w:author="קלוד" w:date="2026-10-11T13:11:34Z">
          <w:r>
            <w:rPr>
              <w:spacing w:val="-4"/>
              <w:rtl/>
            </w:rPr>
            <w:delText xml:space="preserve">דעשה</w:delText>
          </w:r>
        </w:del>
      </w:ins>
      <w:del w:id="95604" w:author="מנוע מכני" w:date="2026-10-11T12:04:39Z">
        <w:r w:rsidRPr="00994307">
          <w:rPr>
            <w:spacing w:val="-4"/>
            <w:rtl/>
          </w:rPr>
          <w:delText xml:space="preserve">דעביד</w:delText>
        </w:r>
      </w:del>
      <w:r w:rsidRPr="00994307">
        <w:rPr>
          <w:spacing w:val="-4"/>
          <w:rtl/>
        </w:rPr>
        <w:t xml:space="preserve"> </w:t>
      </w:r>
      <w:ins w:id="108679" w:author="קלוד" w:date="2026-10-11T13:11:34Z">
        <w:r>
          <w:rPr>
            <w:rStyle w:val="afffffe"/>
            <w:spacing w:val="-4"/>
            <w:rtl/>
          </w:rPr>
          <w:t xml:space="preserve">להם</w:t>
        </w:r>
      </w:ins>
      <w:del w:id="108680" w:author="קלוד" w:date="2026-10-11T13:11:34Z">
        <w:r w:rsidRPr="00994307">
          <w:rPr>
            <w:spacing w:val="-4"/>
            <w:rtl/>
          </w:rPr>
          <w:delText xml:space="preserve">עיגלא</w:delText>
        </w:r>
      </w:del>
      <w:r w:rsidRPr="00994307">
        <w:rPr>
          <w:spacing w:val="-4"/>
          <w:rtl/>
        </w:rPr>
        <w:t xml:space="preserve"> </w:t>
      </w:r>
      <w:ins w:id="108677" w:author="קלוד" w:date="2026-10-11T13:11:34Z">
        <w:r>
          <w:rPr>
            <w:spacing w:val="-4"/>
            <w:rtl/>
          </w:rPr>
          <w:t xml:space="preserve">עגל</w:t>
        </w:r>
      </w:ins>
      <w:del w:id="108678" w:author="קלוד" w:date="2026-10-11T13:11:34Z">
        <w:r w:rsidRPr="00994307">
          <w:rPr>
            <w:spacing w:val="-4"/>
            <w:rtl/>
          </w:rPr>
          <w:delText xml:space="preserve">תילתא</w:delText>
        </w:r>
      </w:del>
      <w:r w:rsidRPr="00994307">
        <w:rPr>
          <w:spacing w:val="-4"/>
          <w:rtl/>
        </w:rPr>
        <w:t xml:space="preserve"> </w:t>
      </w:r>
      <w:ins w:id="108675" w:author="קלוד" w:date="2026-10-11T13:11:34Z">
        <w:r>
          <w:rPr>
            <w:spacing w:val="-4"/>
            <w:rtl/>
          </w:rPr>
          <w:t xml:space="preserve">משולש בז',</w:t>
        </w:r>
      </w:ins>
      <w:del w:id="108676" w:author="קלוד" w:date="2026-10-11T13:11:34Z">
        <w:r w:rsidRPr="00994307">
          <w:rPr>
            <w:spacing w:val="-4"/>
            <w:rtl/>
          </w:rPr>
          <w:delText xml:space="preserve">בז'</w:delText>
        </w:r>
      </w:del>
      <w:r w:rsidRPr="00994307">
        <w:rPr>
          <w:spacing w:val="-4"/>
          <w:rtl/>
        </w:rPr>
        <w:t xml:space="preserve"> ולא אכלו שלא</w:t>
      </w:r>
      <w:ins w:id="108673" w:author="קלוד" w:date="2026-10-11T13:11:34Z">
        <w:r>
          <w:rPr>
            <w:spacing w:val="-4"/>
            <w:rtl/>
          </w:rPr>
          <w:t xml:space="preserve"> </w:t>
        </w:r>
      </w:ins>
      <w:del w:id="108674" w:author="קלוד" w:date="2026-10-11T13:11:34Z">
        <w:r w:rsidRPr="00994307">
          <w:rPr>
            <w:spacing w:val="-4"/>
            <w:rtl/>
          </w:rPr>
          <w:delText xml:space="preserve"> שלא </w:delText>
        </w:r>
      </w:del>
      <w:r w:rsidRPr="00994307">
        <w:rPr>
          <w:spacing w:val="-4"/>
          <w:rtl/>
        </w:rPr>
        <w:t xml:space="preserve">עבר ח'.</w:t>
      </w:r>
    </w:p>
    <w:p>
      <w:pPr>
        <w:pStyle w:val="38"/>
        <w:rPr>
          <w:ins w:id="98957" w:author="מנוע מכני" w:date="2026-10-11T12:04:39Z"/>
        </w:rPr>
      </w:pPr>
      <w:r w:rsidRPr="006F178A">
        <w:t xml:space="preserve">אלא</w:t>
      </w:r>
    </w:p>
    <w:p w:rsidR="00E9703F" w:rsidRPr="006F178A" w:rsidRDefault="00E9703F" w:rsidP="00E9703F">
      <w:pPr>
        <w:rPr>
          <w:rtl/>
        </w:rPr>
      </w:pPr>
      <w:del w:id="98958" w:author="מנוע מכני" w:date="2026-10-11T12:04:39Z">
        <w:r w:rsidRPr="006F178A">
          <w:rPr>
            <w:rStyle w:val="afffe"/>
            <w:rFonts w:ascii="Fb Fontext" w:hAnsi="Fb Fontext"/>
            <w:rtl/>
          </w:rPr>
          <w:delText xml:space="preserve"> </w:delText>
        </w:r>
      </w:del>
      <w:r w:rsidRPr="006F178A">
        <w:rPr>
          <w:rtl/>
        </w:rPr>
        <w:t xml:space="preserve">כשפיהק ומת - </w:t>
      </w:r>
      <w:r w:rsidRPr="00935E29">
        <w:rPr>
          <w:b/>
          <w:bCs/>
          <w:rtl/>
        </w:rPr>
        <w:t>דברי הכל</w:t>
      </w:r>
      <w:r w:rsidRPr="006F178A">
        <w:rPr>
          <w:rtl/>
        </w:rPr>
        <w:t xml:space="preserve"> מת הוא.</w:t>
      </w:r>
    </w:p>
    <w:p>
      <w:pPr>
        <w:pStyle w:val="38"/>
        <w:rPr>
          <w:ins w:id="98959" w:author="מנוע מכני" w:date="2026-10-11T12:04:39Z"/>
        </w:rPr>
      </w:pPr>
      <w:ins w:id="91877" w:author="מנוע מכני" w:date="2026-10-11T12:04:39Z">
        <w:r>
          <w:t xml:space="preserve">וחלקו</w:t>
        </w:r>
      </w:ins>
    </w:p>
    <w:p w:rsidR="00E9703F" w:rsidRPr="006F178A" w:rsidRDefault="00E9703F" w:rsidP="00E9703F">
      <w:pPr>
        <w:rPr>
          <w:rtl/>
        </w:rPr>
      </w:pPr>
      <w:del w:id="91878" w:author="מנוע מכני" w:date="2026-10-11T12:04:39Z">
        <w:r w:rsidRPr="006F178A">
          <w:rPr>
            <w:b/>
            <w:bCs/>
            <w:rtl/>
          </w:rPr>
          <w:delText xml:space="preserve">ופליגי</w:delText>
        </w:r>
      </w:del>
      <w:del w:id="98960" w:author="מנוע מכני" w:date="2026-10-11T12:04:39Z">
        <w:r w:rsidRPr="006F178A">
          <w:rPr>
            <w:rtl/>
          </w:rPr>
          <w:delText xml:space="preserve"> </w:delText>
        </w:r>
      </w:del>
      <w:r w:rsidRPr="006F178A">
        <w:rPr>
          <w:rtl/>
        </w:rPr>
        <w:t xml:space="preserve">- בנפל מן הגג ואכלו ארי.</w:t>
      </w:r>
    </w:p>
    <w:p w:rsidR="00E9703F" w:rsidRPr="006F178A" w:rsidRDefault="00E9703F" w:rsidP="00E9703F">
      <w:pPr>
        <w:rPr>
          <w:rtl/>
        </w:rPr>
      </w:pPr>
      <w:r w:rsidRPr="006F178A">
        <w:rPr>
          <w:rtl/>
        </w:rPr>
        <w:t xml:space="preserve">הא </w:t>
      </w:r>
      <w:ins w:id="108703" w:author="קלוד" w:date="2026-10-11T13:11:34Z">
        <w:r>
          <w:rPr>
            <w:rStyle w:val="2fb"/>
            <w:rtl/>
          </w:rPr>
          <w:t xml:space="preserve">דרדב"י</w:t>
        </w:r>
      </w:ins>
      <w:del w:id="108704" w:author="קלוד" w:date="2026-10-11T13:11:34Z">
        <w:r w:rsidRPr="006F178A">
          <w:rPr>
            <w:rStyle w:val="2fb"/>
            <w:rtl/>
          </w:rPr>
          <w:delText xml:space="preserve">דרדב"י</w:delText>
        </w:r>
        <w:r w:rsidRPr="006F178A">
          <w:rPr>
            <w:rtl/>
          </w:rPr>
          <w:delText xml:space="preserve">,</w:delText>
        </w:r>
      </w:del>
      <w:r w:rsidRPr="006F178A">
        <w:rPr>
          <w:rtl/>
        </w:rPr>
        <w:t xml:space="preserve"> </w:t>
      </w:r>
      <w:ins w:id="108701" w:author="קלוד" w:date="2026-10-11T13:11:34Z">
        <w:r>
          <w:rPr>
            <w:rStyle w:val="2fb"/>
            <w:rtl/>
          </w:rPr>
          <w:t xml:space="preserve">ור"כ</w:t>
        </w:r>
      </w:ins>
      <w:del w:id="108702" w:author="קלוד" w:date="2026-10-11T13:11:34Z">
        <w:r w:rsidRPr="006F178A">
          <w:rPr>
            <w:rStyle w:val="2fb"/>
            <w:rtl/>
          </w:rPr>
          <w:delText xml:space="preserve">ור"כ</w:delText>
        </w:r>
        <w:r w:rsidRPr="006F178A">
          <w:rPr>
            <w:rtl/>
          </w:rPr>
          <w:delText xml:space="preserve">,</w:delText>
        </w:r>
      </w:del>
      <w:r w:rsidRPr="006F178A">
        <w:rPr>
          <w:rtl/>
        </w:rPr>
        <w:t xml:space="preserve"> התאבלו על </w:t>
      </w:r>
      <w:ins w:id="108699" w:author="קלוד" w:date="2026-10-11T13:11:34Z">
        <w:r>
          <w:rPr>
            <w:rtl/>
          </w:rPr>
          <w:t xml:space="preserve">תינוק</w:t>
        </w:r>
      </w:ins>
      <w:del w:id="108700" w:author="קלוד" w:date="2026-10-11T13:11:34Z">
        <w:r w:rsidRPr="006F178A">
          <w:rPr>
            <w:rtl/>
          </w:rPr>
          <w:delText xml:space="preserve">ינוקא</w:delText>
        </w:r>
      </w:del>
      <w:r w:rsidRPr="006F178A">
        <w:rPr>
          <w:rtl/>
        </w:rPr>
        <w:t xml:space="preserve"> </w:t>
      </w:r>
      <w:ins w:id="108697" w:author="קלוד" w:date="2026-10-11T13:11:34Z">
        <w:r>
          <w:rPr>
            <w:rtl/>
          </w:rPr>
          <w:t xml:space="preserve">שמת</w:t>
        </w:r>
      </w:ins>
      <w:del w:id="108698" w:author="קלוד" w:date="2026-10-11T13:11:34Z">
        <w:r w:rsidRPr="006F178A">
          <w:rPr>
            <w:rtl/>
          </w:rPr>
          <w:delText xml:space="preserve">דשכיב</w:delText>
        </w:r>
      </w:del>
      <w:r w:rsidRPr="006F178A">
        <w:rPr>
          <w:rtl/>
        </w:rPr>
        <w:t xml:space="preserve"> </w:t>
      </w:r>
      <w:ins w:id="108695" w:author="קלוד" w:date="2026-10-11T13:11:34Z">
        <w:r>
          <w:rPr>
            <w:rtl/>
          </w:rPr>
          <w:t xml:space="preserve">בתוך</w:t>
        </w:r>
      </w:ins>
      <w:del w:id="108696" w:author="קלוד" w:date="2026-10-11T13:11:34Z">
        <w:r w:rsidRPr="006F178A">
          <w:rPr>
            <w:rtl/>
          </w:rPr>
          <w:delText xml:space="preserve">בגו</w:delText>
        </w:r>
      </w:del>
      <w:r w:rsidRPr="006F178A">
        <w:rPr>
          <w:rtl/>
        </w:rPr>
        <w:t xml:space="preserve"> </w:t>
      </w:r>
      <w:ins w:id="108693" w:author="קלוד" w:date="2026-10-11T13:11:34Z">
        <w:r>
          <w:rPr>
            <w:rtl/>
          </w:rPr>
          <w:t xml:space="preserve">שלשים</w:t>
        </w:r>
      </w:ins>
      <w:del w:id="108694" w:author="קלוד" w:date="2026-10-11T13:11:34Z">
        <w:r w:rsidRPr="006F178A">
          <w:rPr>
            <w:rtl/>
          </w:rPr>
          <w:delText xml:space="preserve">תלתין</w:delText>
        </w:r>
      </w:del>
      <w:r w:rsidRPr="006F178A">
        <w:rPr>
          <w:rtl/>
        </w:rPr>
        <w:t xml:space="preserve"> </w:t>
      </w:r>
      <w:ins w:id="108691" w:author="קלוד" w:date="2026-10-11T13:11:34Z">
        <w:r>
          <w:rPr>
            <w:rtl/>
          </w:rPr>
          <w:t xml:space="preserve">יום</w:t>
        </w:r>
      </w:ins>
      <w:del w:id="108692" w:author="קלוד" w:date="2026-10-11T13:11:34Z">
        <w:r w:rsidRPr="006F178A">
          <w:rPr>
            <w:rtl/>
          </w:rPr>
          <w:delText xml:space="preserve">ימים</w:delText>
        </w:r>
      </w:del>
      <w:r w:rsidRPr="006F178A">
        <w:rPr>
          <w:rtl/>
        </w:rPr>
        <w:t xml:space="preserve"> - </w:t>
      </w:r>
      <w:ins w:id="108689" w:author="קלוד" w:date="2026-10-11T13:11:34Z">
        <w:r>
          <w:rPr>
            <w:rtl/>
          </w:rPr>
          <w:t xml:space="preserve">שקים</w:t>
        </w:r>
      </w:ins>
      <w:del w:id="108690" w:author="קלוד" w:date="2026-10-11T13:11:34Z">
        <w:r w:rsidRPr="006F178A">
          <w:rPr>
            <w:rtl/>
          </w:rPr>
          <w:delText xml:space="preserve">דקים</w:delText>
        </w:r>
      </w:del>
      <w:r w:rsidRPr="006F178A">
        <w:rPr>
          <w:rtl/>
        </w:rPr>
        <w:t xml:space="preserve"> </w:t>
      </w:r>
      <w:ins w:id="93707" w:author="מנוע מכני" w:date="2026-10-11T12:04:39Z">
        <w:ins w:id="108687" w:author="קלוד" w:date="2026-10-11T13:11:34Z">
          <w:r>
            <w:rPr>
              <w:rtl/>
            </w:rPr>
            <w:t xml:space="preserve">להו</w:t>
          </w:r>
        </w:ins>
        <w:del w:id="108688" w:author="קלוד" w:date="2026-10-11T13:11:34Z">
          <w:r>
            <w:rPr>
              <w:rtl/>
            </w:rPr>
            <w:delText xml:space="preserve">לו</w:delText>
          </w:r>
        </w:del>
      </w:ins>
      <w:del w:id="93708" w:author="מנוע מכני" w:date="2026-10-11T12:04:39Z">
        <w:r w:rsidRPr="006F178A">
          <w:rPr>
            <w:rtl/>
          </w:rPr>
          <w:delText xml:space="preserve">ליה</w:delText>
        </w:r>
      </w:del>
      <w:r w:rsidRPr="006F178A">
        <w:rPr>
          <w:rtl/>
        </w:rPr>
        <w:t xml:space="preserve"> </w:t>
      </w:r>
      <w:ins w:id="93709" w:author="מנוע מכני" w:date="2026-10-11T12:04:39Z">
        <w:r>
          <w:rPr>
            <w:rtl/>
          </w:rPr>
          <w:t xml:space="preserve">בו</w:t>
        </w:r>
      </w:ins>
      <w:del w:id="93710" w:author="מנוע מכני" w:date="2026-10-11T12:04:39Z">
        <w:r w:rsidRPr="006F178A">
          <w:rPr>
            <w:rtl/>
          </w:rPr>
          <w:delText xml:space="preserve">ביה</w:delText>
        </w:r>
      </w:del>
      <w:r w:rsidRPr="006F178A">
        <w:rPr>
          <w:rtl/>
        </w:rPr>
        <w:t xml:space="preserve"> שכלו חדשיו.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81" w:author="קלוד" w:date="2026-10-11T12:33:55Z"/>
        </w:rPr>
      </w:pPr>
      <w:ins w:id="90182" w:author="קלוד" w:date="2026-10-11T12:33:55Z">
        <w:r>
          <w:rPr>
            <w:color w:val="7B3F00"/>
          </w:rPr>
          <w:t xml:space="preserve">מת בתוך שלשים - חליצה לאשת ישראל ולאשת כהן</w:t>
        </w:r>
      </w:ins>
    </w:p>
    <w:p w:rsidR="00E9703F" w:rsidRPr="00B3644D" w:rsidRDefault="00E9703F" w:rsidP="00E9703F">
      <w:pPr>
        <w:rPr>
          <w:rFonts w:ascii="Fb Fontext" w:hAnsi="Fb Fontext"/>
          <w:spacing w:val="-2"/>
          <w:rtl/>
        </w:rPr>
      </w:pPr>
      <w:r w:rsidRPr="00B3644D">
        <w:rPr>
          <w:rFonts w:ascii="Fb Fontext" w:hAnsi="Fb Fontext"/>
          <w:spacing w:val="-2"/>
          <w:rtl/>
        </w:rPr>
        <w:t>•</w:t>
      </w:r>
      <w:r w:rsidRPr="00B3644D">
        <w:rPr>
          <w:rFonts w:ascii="Fb Fontext" w:hAnsi="Fb Fontext" w:hint="cs"/>
          <w:spacing w:val="-2"/>
          <w:rtl/>
        </w:rPr>
        <w:t xml:space="preserve"> </w:t>
      </w:r>
      <w:r w:rsidRPr="00B3644D">
        <w:rPr>
          <w:rFonts w:ascii="Fb Fontext" w:hAnsi="Fb Fontext"/>
          <w:spacing w:val="-2"/>
          <w:rtl/>
        </w:rPr>
        <w:t xml:space="preserve">מת בתוך שלשים, ועמדה ונתקדשה. </w:t>
      </w:r>
      <w:r w:rsidRPr="00B3644D">
        <w:rPr>
          <w:rStyle w:val="2fb"/>
          <w:rFonts w:ascii="Fb Fontext" w:hAnsi="Fb Fontext"/>
          <w:spacing w:val="-2"/>
          <w:rtl/>
        </w:rPr>
        <w:t xml:space="preserve">רבינא</w:t>
      </w:r>
      <w:r w:rsidRPr="00B3644D">
        <w:rPr>
          <w:rFonts w:ascii="Fb Fontext" w:hAnsi="Fb Fontext"/>
          <w:spacing w:val="-2"/>
          <w:rtl/>
        </w:rPr>
        <w:t xml:space="preserve"> מדרבא [</w:t>
      </w:r>
      <w:ins w:id="95327" w:author="מנוע מכני" w:date="2026-10-11T12:04:39Z">
        <w:r>
          <w:rPr>
            <w:rFonts w:ascii="Fb Fontext" w:hAnsi="Fb Fontext"/>
            <w:spacing w:val="-2"/>
            <w:rtl/>
          </w:rPr>
          <w:t xml:space="preserve">דסבר</w:t>
        </w:r>
      </w:ins>
      <w:del w:id="95328" w:author="מנוע מכני" w:date="2026-10-11T12:04:39Z">
        <w:r w:rsidRPr="00B3644D">
          <w:rPr>
            <w:rFonts w:ascii="Fb Fontext" w:hAnsi="Fb Fontext"/>
            <w:spacing w:val="-2"/>
            <w:rtl/>
          </w:rPr>
          <w:delText xml:space="preserve">דס"ל</w:delText>
        </w:r>
      </w:del>
      <w:r w:rsidRPr="00B3644D">
        <w:rPr>
          <w:rFonts w:ascii="Fb Fontext" w:hAnsi="Fb Fontext"/>
          <w:spacing w:val="-2"/>
          <w:rtl/>
        </w:rPr>
        <w:t xml:space="preserve"> </w:t>
      </w:r>
      <w:r w:rsidRPr="00B3644D">
        <w:rPr>
          <w:rStyle w:val="2fb"/>
          <w:rFonts w:ascii="Fb Fontext" w:hAnsi="Fb Fontext"/>
          <w:spacing w:val="-2"/>
          <w:rtl/>
        </w:rPr>
        <w:t xml:space="preserve">דרבא</w:t>
      </w:r>
      <w:r w:rsidRPr="00B3644D">
        <w:rPr>
          <w:rFonts w:ascii="Fb Fontext" w:hAnsi="Fb Fontext"/>
          <w:spacing w:val="-2"/>
          <w:rtl/>
        </w:rPr>
        <w:t xml:space="preserve"> דאסר בערב ובבוקר חזר בו]</w:t>
      </w:r>
    </w:p>
    <w:p w:rsidR="00E9703F" w:rsidRPr="006F178A" w:rsidRDefault="00E9703F" w:rsidP="00E9703F">
      <w:pPr>
        <w:rPr>
          <w:rtl/>
        </w:rPr>
      </w:pPr>
      <w:r w:rsidRPr="006F178A">
        <w:rPr>
          <w:rtl/>
        </w:rPr>
        <w:t>אם אשת ישראל היא - חולצת.</w:t>
      </w:r>
    </w:p>
    <w:p w:rsidR="00E9703F" w:rsidRPr="006F178A" w:rsidRDefault="00E9703F" w:rsidP="00E9703F">
      <w:pPr>
        <w:rPr>
          <w:rtl/>
        </w:rPr>
      </w:pPr>
      <w:r w:rsidRPr="006F178A">
        <w:rPr>
          <w:rtl/>
        </w:rPr>
        <w:t>אם אשת כהן היא - אינה חולצת.</w:t>
      </w:r>
    </w:p>
    <w:p w:rsidR="00E9703F" w:rsidRPr="006F178A" w:rsidRDefault="00E9703F" w:rsidP="00E9703F">
      <w:pPr>
        <w:rPr>
          <w:rtl/>
        </w:rPr>
      </w:pPr>
      <w:r w:rsidRPr="006F178A">
        <w:rPr>
          <w:rStyle w:val="2fb"/>
          <w:rtl/>
        </w:rPr>
        <w:t xml:space="preserve">ורב</w:t>
      </w:r>
      <w:r w:rsidRPr="006F178A">
        <w:rPr>
          <w:rtl/>
        </w:rPr>
        <w:t xml:space="preserve"> שרביא </w:t>
      </w:r>
      <w:ins w:id="93711" w:author="מנוע מכני" w:date="2026-10-11T12:04:39Z">
        <w:r>
          <w:rPr>
            <w:rtl/>
          </w:rPr>
          <w:t xml:space="preserve">משמו</w:t>
        </w:r>
      </w:ins>
      <w:del w:id="93712" w:author="מנוע מכני" w:date="2026-10-11T12:04:39Z">
        <w:r w:rsidRPr="006F178A">
          <w:rPr>
            <w:rtl/>
          </w:rPr>
          <w:delText xml:space="preserve">משמיה</w:delText>
        </w:r>
      </w:del>
      <w:r w:rsidRPr="006F178A">
        <w:rPr>
          <w:rtl/>
        </w:rPr>
        <w:t xml:space="preserve"> </w:t>
      </w:r>
      <w:r w:rsidRPr="006F178A">
        <w:rPr>
          <w:rStyle w:val="2fb"/>
          <w:rtl/>
        </w:rPr>
        <w:t xml:space="preserve">דרבא</w:t>
      </w:r>
      <w:r w:rsidRPr="006F178A">
        <w:rPr>
          <w:rtl/>
        </w:rPr>
        <w:t xml:space="preserve"> אחת זו ואחת זו - חולצת. וששמע שהתירו חזר בו </w:t>
      </w:r>
      <w:r w:rsidRPr="006F178A">
        <w:rPr>
          <w:rtl/>
        </w:rPr>
        <w:t xml:space="preserve">אמר</w:t>
      </w:r>
      <w:r w:rsidRPr="006F178A">
        <w:rPr>
          <w:rtl/>
        </w:rPr>
        <w:t xml:space="preserve"> שיה"ר שיתירו חלב.</w:t>
      </w:r>
    </w:p>
    <w:p w:rsidR="00E9703F" w:rsidRDefault="00E9703F" w:rsidP="00E9703F">
      <w:pPr>
        <w:pStyle w:val="affffd"/>
        <w:spacing w:after="0"/>
        <w:rPr>
          <w:del w:id="90111" w:author="מנוע עיצוב" w:date="2026-10-11T12:09:26Z"/>
          <w:rFonts w:ascii="MS Mincho" w:hAnsi="MS Mincho"/>
          <w:bCs w:val="0"/>
          <w:rtl/>
        </w:rPr>
      </w:pPr>
      <w:del w:id="90110"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קלז.</w:t>
      </w:r>
    </w:p>
    <w:p w:rsidR="00E9703F" w:rsidRPr="009757B9" w:rsidRDefault="00E9703F" w:rsidP="00E9703F">
      <w:pPr>
        <w:pStyle w:val="affff1"/>
        <w:ind w:end="0"/>
        <w:rPr>
          <w:rStyle w:val="afffe"/>
          <w:b w:val="0"/>
          <w:bCs/>
          <w:rtl/>
        </w:rPr>
        <w:pPrChange w:id="20118" w:author="קלוד" w:date="2026-10-11T09:07:15Z">
          <w:pPr>
            <w:pStyle w:val="affff1"/>
            <w:rPr>
              <w:rStyle w:val="afffe"/>
              <w:b w:val="0"/>
              <w:bCs/>
              <w:rtl/>
            </w:rPr>
          </w:pPr>
        </w:pPrChange>
      </w:pPr>
      <w:ins w:id="9847" w:author="מספור קטעי משנה" w:date="2026-10-11T09:35:03Z">
        <w:r>
          <w:rPr>
            <w:rStyle w:val="MisparKeta"/>
          </w:rPr>
          <w:t xml:space="preserve">א. </w:t>
        </w:r>
      </w:ins>
      <w:r w:rsidRPr="00146180">
        <w:rPr>
          <w:rStyle w:val="afffe"/>
          <w:rFonts w:hint="cs"/>
          <w:b w:val="0"/>
          <w:rtl/>
        </w:rPr>
        <w:t xml:space="preserve"> </w:t>
      </w:r>
      <w:r w:rsidRPr="00146180">
        <w:rPr>
          <w:rStyle w:val="afffe"/>
          <w:b w:val="0"/>
          <w:rtl/>
        </w:rPr>
        <w:t>ורבי יהודה מתיר באנדרוגינוס</w:t>
      </w:r>
      <w:r w:rsidRPr="00146180">
        <w:rPr>
          <w:rStyle w:val="afffe"/>
          <w:rFonts w:hint="cs"/>
          <w:b w:val="0"/>
          <w:rtl/>
        </w:rPr>
        <w:t>.</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90605" w:author="מנוע מכני" w:date="2026-10-11T12:04:39Z">
        <w:r>
          <w:rPr>
            <w:rStyle w:val="2fb"/>
            <w:rFonts w:ascii="Fb Fontext" w:hAnsi="Fb Fontext"/>
            <w:rtl/>
          </w:rPr>
          <w:t xml:space="preserve">ר"י</w:t>
        </w:r>
      </w:ins>
      <w:del w:id="90606" w:author="מנוע מכני" w:date="2026-10-11T12:04:39Z">
        <w:r w:rsidRPr="006F178A">
          <w:rPr>
            <w:rFonts w:ascii="Fb Fontext" w:hAnsi="Fb Fontext"/>
            <w:rtl/>
          </w:rPr>
          <w:delText xml:space="preserve">רבי יהודה</w:delText>
        </w:r>
      </w:del>
      <w:r w:rsidRPr="006F178A">
        <w:rPr>
          <w:rFonts w:ascii="Fb Fontext" w:hAnsi="Fb Fontext"/>
          <w:rtl/>
        </w:rPr>
        <w:t xml:space="preserve"> </w:t>
      </w:r>
      <w:ins w:id="108707" w:author="קלוד" w:date="2026-10-11T13:11:34Z">
        <w:r>
          <w:rPr>
            <w:rFonts w:ascii="Fb Fontext" w:hAnsi="Fb Fontext"/>
            <w:rtl/>
          </w:rPr>
          <w:t xml:space="preserve">מתיר</w:t>
        </w:r>
      </w:ins>
      <w:del w:id="108708" w:author="קלוד" w:date="2026-10-11T13:11:34Z">
        <w:r w:rsidRPr="006F178A">
          <w:rPr>
            <w:rFonts w:ascii="Fb Fontext" w:hAnsi="Fb Fontext"/>
            <w:rtl/>
          </w:rPr>
          <w:delText xml:space="preserve">דמתיר</w:delText>
        </w:r>
      </w:del>
      <w:r w:rsidRPr="006F178A">
        <w:rPr>
          <w:rFonts w:ascii="Fb Fontext" w:hAnsi="Fb Fontext"/>
          <w:rtl/>
        </w:rPr>
        <w:t xml:space="preserve"> באדרוגינוס </w:t>
      </w:r>
      <w:ins w:id="108705" w:author="קלוד" w:date="2026-10-11T13:11:34Z">
        <w:r>
          <w:rPr>
            <w:rFonts w:ascii="Fb Fontext" w:hAnsi="Fb Fontext"/>
            <w:rtl/>
          </w:rPr>
          <w:t xml:space="preserve">משום הפסוק</w:t>
        </w:r>
      </w:ins>
      <w:del w:id="108706" w:author="קלוד" w:date="2026-10-11T13:11:34Z">
        <w:r w:rsidRPr="006F178A">
          <w:rPr>
            <w:rFonts w:ascii="Fb Fontext" w:hAnsi="Fb Fontext"/>
            <w:rtl/>
          </w:rPr>
          <w:delText xml:space="preserve">דקרא</w:delText>
        </w:r>
      </w:del>
      <w:r w:rsidRPr="00184B09">
        <w:rPr>
          <w:rStyle w:val="afffff0"/>
          <w:rtl/>
        </w:rPr>
        <w:t xml:space="preserve"> </w:t>
      </w:r>
      <w:r w:rsidRPr="00184B09">
        <w:rPr>
          <w:rStyle w:val="afffff0"/>
          <w:rFonts w:hint="cs"/>
          <w:rtl/>
        </w:rPr>
        <w:t>'</w:t>
      </w:r>
      <w:ins w:id="91443" w:author="Claude - סמנטי" w:date="2026-10-11T12:28:21Z">
        <w:r>
          <w:rPr>
            <w:rStyle w:val="afffff0"/>
            <w:rtl/>
          </w:rPr>
          <w:t xml:space="preserve">הִמּוֹל לָכֶם כָּל זָכָר</w:t>
        </w:r>
      </w:ins>
      <w:del w:id="91444" w:author="Claude - סמנטי" w:date="2026-10-11T12:28:21Z">
        <w:r w:rsidRPr="00184B09">
          <w:rPr>
            <w:rStyle w:val="afffff0"/>
            <w:rtl/>
          </w:rPr>
          <w:delText xml:space="preserve">המול לכם כל זכר</w:delText>
        </w:r>
      </w:del>
      <w:r w:rsidRPr="00184B09">
        <w:rPr>
          <w:rStyle w:val="afffff0"/>
          <w:rFonts w:hint="cs"/>
          <w:rtl/>
        </w:rPr>
        <w:t>'</w:t>
      </w:r>
      <w:r w:rsidRPr="00184B09">
        <w:rPr>
          <w:rStyle w:val="afffff0"/>
          <w:rtl/>
        </w:rPr>
        <w:t>.</w:t>
      </w:r>
    </w:p>
    <w:p w:rsidR="00E9703F" w:rsidRPr="006F178A" w:rsidRDefault="00E9703F" w:rsidP="00E9703F">
      <w:pPr>
        <w:rPr>
          <w:rtl/>
        </w:rPr>
      </w:pPr>
      <w:r w:rsidRPr="006F178A">
        <w:rPr>
          <w:rStyle w:val="2fb"/>
          <w:rtl/>
        </w:rPr>
        <w:t xml:space="preserve">ר"ח</w:t>
      </w:r>
      <w:r w:rsidRPr="006F178A">
        <w:rPr>
          <w:rtl/>
        </w:rPr>
        <w:t xml:space="preserve"> </w:t>
      </w:r>
      <w:r w:rsidRPr="006F178A">
        <w:rPr>
          <w:rtl/>
        </w:rPr>
        <w:t xml:space="preserve">לא</w:t>
      </w:r>
      <w:r w:rsidRPr="006F178A">
        <w:rPr>
          <w:rtl/>
        </w:rPr>
        <w:t xml:space="preserve"> לכל אדרוגינוס כזכר.</w:t>
      </w:r>
    </w:p>
    <w:p w:rsidR="00E9703F" w:rsidRPr="006F178A" w:rsidRDefault="00E9703F" w:rsidP="00E9703F">
      <w:pPr>
        <w:rPr>
          <w:rtl/>
        </w:rPr>
      </w:pPr>
      <w:ins w:id="108709" w:author="קלוד" w:date="2026-10-11T13:11:34Z">
        <w:r>
          <w:rPr>
            <w:rtl/>
          </w:rPr>
          <w:t xml:space="preserve">שבערכין</w:t>
        </w:r>
      </w:ins>
      <w:del w:id="108710" w:author="קלוד" w:date="2026-10-11T13:11:34Z">
        <w:r w:rsidRPr="006F178A">
          <w:rPr>
            <w:rtl/>
          </w:rPr>
          <w:delText xml:space="preserve">דבערכין</w:delText>
        </w:r>
      </w:del>
      <w:r w:rsidRPr="006F178A">
        <w:rPr>
          <w:rtl/>
        </w:rPr>
        <w:t xml:space="preserve"> אינו כן</w:t>
      </w:r>
      <w:r w:rsidRPr="00184B09">
        <w:rPr>
          <w:rStyle w:val="afffff0"/>
          <w:rtl/>
        </w:rPr>
        <w:t xml:space="preserve"> </w:t>
      </w:r>
      <w:r w:rsidRPr="00184B09">
        <w:rPr>
          <w:rStyle w:val="afffff0"/>
          <w:rFonts w:hint="cs"/>
          <w:rtl/>
        </w:rPr>
        <w:t>'</w:t>
      </w:r>
      <w:ins w:id="91445" w:author="Claude - סמנטי" w:date="2026-10-11T12:28:21Z">
        <w:r>
          <w:rPr>
            <w:rStyle w:val="afffff0"/>
            <w:rtl/>
          </w:rPr>
          <w:t xml:space="preserve">הַזָּכָר</w:t>
        </w:r>
      </w:ins>
      <w:del w:id="91446" w:author="Claude - סמנטי" w:date="2026-10-11T12:28:21Z">
        <w:r w:rsidRPr="00184B09">
          <w:rPr>
            <w:rStyle w:val="afffff0"/>
            <w:rtl/>
          </w:rPr>
          <w:delText xml:space="preserve">הזכר</w:delText>
        </w:r>
      </w:del>
      <w:r w:rsidRPr="00184B09">
        <w:rPr>
          <w:rStyle w:val="afffff0"/>
          <w:rFonts w:hint="cs"/>
          <w:rtl/>
        </w:rPr>
        <w:t>'</w:t>
      </w:r>
      <w:r w:rsidRPr="00184B09">
        <w:rPr>
          <w:rStyle w:val="afffff0"/>
          <w:rtl/>
        </w:rPr>
        <w:t xml:space="preserve"> </w:t>
      </w:r>
      <w:r w:rsidRPr="006F178A">
        <w:rPr>
          <w:rtl/>
        </w:rPr>
        <w:t>- ולא טומטום ואנדרוגינוס.</w:t>
      </w:r>
    </w:p>
    <w:p w:rsidR="00E9703F" w:rsidRPr="006F178A" w:rsidRDefault="00E9703F" w:rsidP="00E9703F">
      <w:pPr>
        <w:rPr>
          <w:rtl/>
        </w:rPr>
      </w:pPr>
      <w:r w:rsidRPr="006F178A">
        <w:rPr>
          <w:rtl/>
        </w:rPr>
        <w:t xml:space="preserve">ולא בערך </w:t>
      </w:r>
      <w:ins w:id="108717" w:author="קלוד" w:date="2026-10-11T13:11:34Z">
        <w:r>
          <w:rPr>
            <w:rtl/>
          </w:rPr>
          <w:t xml:space="preserve">אשה,</w:t>
        </w:r>
      </w:ins>
      <w:del w:id="108718" w:author="קלוד" w:date="2026-10-11T13:11:34Z">
        <w:r w:rsidRPr="006F178A">
          <w:rPr>
            <w:rtl/>
          </w:rPr>
          <w:delText xml:space="preserve">אשה</w:delText>
        </w:r>
      </w:del>
      <w:r w:rsidRPr="006F178A">
        <w:rPr>
          <w:rtl/>
        </w:rPr>
        <w:t xml:space="preserve"> </w:t>
      </w:r>
      <w:ins w:id="108715" w:author="קלוד" w:date="2026-10-11T13:11:34Z">
        <w:r>
          <w:rPr>
            <w:rStyle w:val="afffff0"/>
            <w:rtl/>
          </w:rPr>
          <w:t xml:space="preserve">ש'וְאִם</w:t>
        </w:r>
      </w:ins>
      <w:del w:id="108716" w:author="קלוד" w:date="2026-10-11T13:11:34Z">
        <w:r w:rsidRPr="002F73F8">
          <w:rPr>
            <w:rStyle w:val="afffff0"/>
            <w:rtl/>
          </w:rPr>
          <w:delText xml:space="preserve">ד</w:delText>
        </w:r>
        <w:r w:rsidRPr="002F73F8">
          <w:rPr>
            <w:rStyle w:val="afffff0"/>
            <w:rFonts w:hint="cs"/>
            <w:rtl/>
          </w:rPr>
          <w:delText xml:space="preserve">'</w:delText>
        </w:r>
        <w:r>
          <w:rPr>
            <w:rStyle w:val="afffff0"/>
            <w:rtl/>
          </w:rPr>
          <w:delText xml:space="preserve">וְאִם</w:delText>
        </w:r>
      </w:del>
      <w:ins w:id="91447" w:author="Claude - סמנטי" w:date="2026-10-11T12:28:21Z">
        <w:r>
          <w:rPr>
            <w:rStyle w:val="afffff0"/>
            <w:rtl/>
          </w:rPr>
          <w:t xml:space="preserve"> נְקֵבָה הִיא</w:t>
        </w:r>
      </w:ins>
      <w:del w:id="91448" w:author="Claude - סמנטי" w:date="2026-10-11T12:28:21Z">
        <w:r w:rsidRPr="002F73F8">
          <w:rPr>
            <w:rStyle w:val="afffff0"/>
            <w:rtl/>
          </w:rPr>
          <w:delText xml:space="preserve">ואם נקבה היא</w:delText>
        </w:r>
      </w:del>
      <w:r w:rsidRPr="002F73F8">
        <w:rPr>
          <w:rStyle w:val="afffff0"/>
          <w:rFonts w:hint="cs"/>
          <w:rtl/>
        </w:rPr>
        <w:t>'</w:t>
      </w:r>
      <w:r w:rsidRPr="002F73F8">
        <w:rPr>
          <w:rStyle w:val="afffff0"/>
          <w:rtl/>
        </w:rPr>
        <w:t xml:space="preserve"> </w:t>
      </w:r>
      <w:ins w:id="108713" w:author="קלוד" w:date="2026-10-11T13:11:34Z">
        <w:r>
          <w:rPr>
            <w:rtl/>
          </w:rPr>
          <w:t xml:space="preserve">-</w:t>
        </w:r>
      </w:ins>
      <w:del w:id="108714" w:author="קלוד" w:date="2026-10-11T13:11:34Z">
        <w:r w:rsidRPr="006F178A">
          <w:rPr>
            <w:rtl/>
          </w:rPr>
          <w:delText xml:space="preserve">בעי'</w:delText>
        </w:r>
      </w:del>
      <w:r w:rsidRPr="006F178A">
        <w:rPr>
          <w:rtl/>
        </w:rPr>
        <w:t xml:space="preserve"> </w:t>
      </w:r>
      <w:ins w:id="108711" w:author="קלוד" w:date="2026-10-11T13:11:34Z">
        <w:r>
          <w:rPr>
            <w:rtl/>
          </w:rPr>
          <w:t xml:space="preserve">ודאית,</w:t>
        </w:r>
      </w:ins>
      <w:del w:id="108712" w:author="קלוד" w:date="2026-10-11T13:11:34Z">
        <w:r w:rsidRPr="006F178A">
          <w:rPr>
            <w:rtl/>
          </w:rPr>
          <w:delText xml:space="preserve">וודאי</w:delText>
        </w:r>
      </w:del>
      <w:r w:rsidRPr="006F178A">
        <w:rPr>
          <w:rtl/>
        </w:rPr>
        <w:t xml:space="preserve"> ולא טומטום ואדרוגינוס.</w:t>
      </w:r>
    </w:p>
    <w:p w:rsidR="00E9703F" w:rsidRPr="006F178A" w:rsidRDefault="00E9703F" w:rsidP="00E9703F">
      <w:pPr>
        <w:rPr>
          <w:rtl/>
        </w:rPr>
      </w:pPr>
      <w:r w:rsidRPr="006F178A">
        <w:rPr>
          <w:rFonts w:ascii="Fb Fontext" w:hAnsi="Fb Fontext"/>
          <w:sz w:val="20"/>
          <w:rtl/>
        </w:rPr>
        <w:t xml:space="preserve">וסתם ספרא </w:t>
      </w:r>
      <w:ins w:id="90607" w:author="מנוע מכני" w:date="2026-10-11T12:04:39Z">
        <w:r>
          <w:rPr>
            <w:rStyle w:val="2fb"/>
            <w:rFonts w:ascii="Fb Fontext" w:hAnsi="Fb Fontext"/>
            <w:sz w:val="20"/>
            <w:rtl/>
          </w:rPr>
          <w:t xml:space="preserve">ר"י</w:t>
        </w:r>
      </w:ins>
      <w:del w:id="90608" w:author="מנוע מכני" w:date="2026-10-11T12:04:39Z">
        <w:r w:rsidRPr="006F178A">
          <w:rPr>
            <w:rFonts w:ascii="Fb Fontext" w:hAnsi="Fb Fontext"/>
            <w:sz w:val="20"/>
            <w:rtl/>
          </w:rPr>
          <w:delText xml:space="preserve">רבי יהודה</w:delText>
        </w:r>
      </w:del>
      <w:r w:rsidRPr="006F178A">
        <w:rPr>
          <w:rFonts w:ascii="Fb Fontext" w:hAnsi="Fb Fontext"/>
          <w:sz w:val="20"/>
          <w:rtl/>
        </w:rPr>
        <w:t xml:space="preserve">.</w:t>
      </w:r>
    </w:p>
    <w:p>
      <w:pPr>
        <w:pStyle w:val="38"/>
        <w:rPr>
          <w:ins w:id="98962" w:author="מנוע מכני" w:date="2026-10-11T12:04:39Z"/>
        </w:rPr>
      </w:pPr>
      <w:del w:id="98961" w:author="מנוע מכני" w:date="2026-10-11T12:04:39Z">
        <w:r w:rsidRPr="006F178A">
          <w:delText xml:space="preserve">•</w:delText>
        </w:r>
      </w:del>
      <w:r w:rsidRPr="006F178A">
        <w:t xml:space="preserve"> </w:t>
      </w:r>
      <w:r w:rsidRPr="006F178A">
        <w:t>רנב"י</w:t>
      </w:r>
      <w:r w:rsidRPr="006F178A">
        <w:t>:</w:t>
      </w:r>
    </w:p>
    <w:p w:rsidR="00E9703F" w:rsidRPr="006F178A" w:rsidRDefault="00E9703F" w:rsidP="00E9703F">
      <w:pPr>
        <w:rPr>
          <w:rtl/>
        </w:rPr>
      </w:pPr>
      <w:del w:id="98963" w:author="מנוע מכני" w:date="2026-10-11T12:04:39Z">
        <w:r w:rsidRPr="006F178A">
          <w:rPr>
            <w:rFonts w:ascii="Fb Fontext" w:hAnsi="Fb Fontext"/>
            <w:rtl/>
          </w:rPr>
          <w:delText xml:space="preserve"> </w:delText>
        </w:r>
      </w:del>
      <w:r w:rsidRPr="006F178A">
        <w:rPr>
          <w:rFonts w:ascii="Fb Fontext" w:hAnsi="Fb Fontext"/>
          <w:rtl/>
        </w:rPr>
        <w:t xml:space="preserve">אף </w:t>
      </w:r>
      <w:ins w:id="108723" w:author="קלוד" w:date="2026-10-11T13:11:34Z">
        <w:r>
          <w:rPr>
            <w:rFonts w:ascii="Fb Fontext" w:hAnsi="Fb Fontext"/>
            <w:rtl/>
          </w:rPr>
          <w:t xml:space="preserve">אנו</w:t>
        </w:r>
      </w:ins>
      <w:del w:id="108724" w:author="קלוד" w:date="2026-10-11T13:11:34Z">
        <w:r w:rsidRPr="006F178A">
          <w:rPr>
            <w:rFonts w:ascii="Fb Fontext" w:hAnsi="Fb Fontext"/>
            <w:rtl/>
          </w:rPr>
          <w:delText xml:space="preserve">אנן</w:delText>
        </w:r>
      </w:del>
      <w:r w:rsidRPr="006F178A">
        <w:rPr>
          <w:rFonts w:ascii="Fb Fontext" w:hAnsi="Fb Fontext"/>
          <w:rtl/>
        </w:rPr>
        <w:t xml:space="preserve"> </w:t>
      </w:r>
      <w:ins w:id="91879" w:author="מנוע מכני" w:date="2026-10-11T12:04:39Z">
        <w:ins w:id="108721" w:author="קלוד" w:date="2026-10-11T13:11:34Z">
          <w:r>
            <w:rPr>
              <w:rFonts w:ascii="Fb Fontext" w:hAnsi="Fb Fontext"/>
              <w:rtl/>
            </w:rPr>
            <w:t xml:space="preserve">שנינו:</w:t>
          </w:r>
        </w:ins>
        <w:del w:id="108722" w:author="קלוד" w:date="2026-10-11T13:11:34Z">
          <w:r>
            <w:rPr>
              <w:rFonts w:ascii="Fb Fontext" w:hAnsi="Fb Fontext"/>
              <w:rtl/>
            </w:rPr>
            <w:delText xml:space="preserve">גם</w:delText>
          </w:r>
          <w:r w:rsidRPr="006F178A">
            <w:rPr>
              <w:rFonts w:ascii="Fb Fontext" w:hAnsi="Fb Fontext"/>
              <w:rtl/>
            </w:rPr>
            <w:delText xml:space="preserve"> תנינא</w:delText>
          </w:r>
        </w:del>
      </w:ins>
      <w:del w:id="91880" w:author="מנוע מכני" w:date="2026-10-11T12:04:39Z">
        <w:r w:rsidRPr="006F178A">
          <w:rPr>
            <w:rFonts w:ascii="Fb Fontext" w:hAnsi="Fb Fontext"/>
            <w:rtl/>
          </w:rPr>
          <w:delText xml:space="preserve">נמי</w:delText>
        </w:r>
      </w:del>
      <w:r w:rsidRPr="006F178A">
        <w:rPr>
          <w:rFonts w:ascii="Fb Fontext" w:hAnsi="Fb Fontext"/>
          <w:rtl/>
        </w:rPr>
        <w:t xml:space="preserve"> הכל כשרים </w:t>
      </w:r>
      <w:ins w:id="108719" w:author="קלוד" w:date="2026-10-11T13:11:34Z">
        <w:r>
          <w:rPr>
            <w:rFonts w:ascii="Fb Fontext" w:hAnsi="Fb Fontext"/>
            <w:rtl/>
          </w:rPr>
          <w:t xml:space="preserve">לקדש </w:t>
        </w:r>
        <w:r>
          <w:rPr>
            <w:rStyle w:val="afffffe"/>
            <w:rFonts w:ascii="Fb Fontext" w:hAnsi="Fb Fontext"/>
            <w:rtl/>
          </w:rPr>
          <w:t xml:space="preserve">מי חטאת</w:t>
        </w:r>
        <w:r>
          <w:rPr>
            <w:rFonts w:ascii="Fb Fontext" w:hAnsi="Fb Fontext"/>
            <w:rtl/>
          </w:rPr>
          <w:t xml:space="preserve">,</w:t>
        </w:r>
      </w:ins>
      <w:del w:id="108720" w:author="קלוד" w:date="2026-10-11T13:11:34Z">
        <w:r w:rsidRPr="006F178A">
          <w:rPr>
            <w:rFonts w:ascii="Fb Fontext" w:hAnsi="Fb Fontext"/>
            <w:rtl/>
          </w:rPr>
          <w:delText xml:space="preserve">לקדש,</w:delText>
        </w:r>
      </w:del>
      <w:r w:rsidRPr="006F178A">
        <w:rPr>
          <w:rFonts w:ascii="Fb Fontext" w:hAnsi="Fb Fontext"/>
          <w:rtl/>
        </w:rPr>
        <w:t xml:space="preserve"> חוץ </w:t>
      </w:r>
      <w:r w:rsidRPr="006F178A">
        <w:rPr>
          <w:rFonts w:ascii="Fb Fontext" w:hAnsi="Fb Fontext"/>
          <w:rtl/>
        </w:rPr>
        <w:t xml:space="preserve">מחש"ו</w:t>
      </w:r>
      <w:r w:rsidRPr="006F178A">
        <w:rPr>
          <w:rFonts w:ascii="Fb Fontext" w:hAnsi="Fb Fontext"/>
          <w:rtl/>
        </w:rPr>
        <w:t xml:space="preserve">.</w:t>
      </w:r>
    </w:p>
    <w:p w:rsidR="00E9703F" w:rsidRPr="009757B9" w:rsidRDefault="00E9703F" w:rsidP="00E9703F">
      <w:pPr>
        <w:rPr>
          <w:rFonts w:cs="Guttman Vilna"/>
          <w:b/>
          <w:bCs/>
          <w:rtl/>
        </w:rPr>
      </w:pPr>
      <w:r w:rsidRPr="006F178A">
        <w:rPr>
          <w:rStyle w:val="2fb"/>
          <w:rtl/>
        </w:rPr>
        <w:t xml:space="preserve">ר"י</w:t>
      </w:r>
      <w:r w:rsidRPr="006F178A">
        <w:rPr>
          <w:rtl/>
        </w:rPr>
        <w:t xml:space="preserve"> מכשיר בקטן, ופוסל באשה ואנדרוגינוס - </w:t>
      </w:r>
      <w:r w:rsidRPr="006F178A">
        <w:rPr>
          <w:rtl/>
        </w:rPr>
        <w:t xml:space="preserve">ש"מ</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29" w:author="קלוד" w:date="2026-10-11T09:07:15Z"/>
        </w:rPr>
      </w:pPr>
      <w:ins w:id="20628" w:author="קלוד" w:date="2026-10-11T09:07:15Z">
        <w:r>
          <w:t xml:space="preserve">משנה ד</w:t>
        </w:r>
      </w:ins>
    </w:p>
    <w:p w:rsidR="00E9703F" w:rsidRPr="009757B9" w:rsidRDefault="00E9703F" w:rsidP="00E9703F">
      <w:pPr>
        <w:pStyle w:val="afff9"/>
        <w:rPr>
          <w:del w:id="20359" w:author="קלוד" w:date="2026-10-11T09:07:15Z"/>
          <w:b/>
          <w:rtl/>
        </w:rPr>
      </w:pPr>
      <w:del w:id="20358"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104" w:author="קלוד" w:date="2026-10-11T12:09:42Z">
          <w:pPr>
            <w:pStyle w:val="afff9"/>
          </w:pPr>
        </w:pPrChange>
      </w:pPr>
      <w:r w:rsidRPr="009757B9">
        <w:rPr>
          <w:b/>
          <w:rtl/>
        </w:rPr>
        <w:t>מי שהיו לו שני תינוקות, אחד למול אחר השבת ואחד למול בשבת.</w:t>
      </w:r>
    </w:p>
    <w:p w:rsidR="00E9703F" w:rsidRDefault="00E9703F" w:rsidP="00E9703F">
      <w:pPr>
        <w:pStyle w:val="afff9"/>
        <w:rPr>
          <w:b/>
          <w:rtl/>
        </w:rPr>
      </w:pPr>
      <w:r w:rsidRPr="009757B9">
        <w:rPr>
          <w:b/>
          <w:rtl/>
        </w:rPr>
        <w:t>ושכח, ומל את של אחר השבת בשבת - חייב. [חטאת דחבורה]</w:t>
      </w:r>
    </w:p>
    <w:p w:rsidR="00E9703F" w:rsidRPr="004640F6" w:rsidRDefault="00E9703F" w:rsidP="00E9703F">
      <w:pPr>
        <w:pStyle w:val="afff9"/>
        <w:rPr>
          <w:b/>
          <w:rtl/>
        </w:rPr>
      </w:pPr>
      <w:r w:rsidRPr="004640F6">
        <w:rPr>
          <w:b/>
          <w:rtl/>
        </w:rPr>
        <w:t>אחד למול בערב שבת, ואחד למול בשבת, ושכח ומל את של ערב שבת בשבת.</w:t>
      </w:r>
    </w:p>
    <w:p w:rsidR="00E9703F" w:rsidRDefault="00E9703F" w:rsidP="00E9703F">
      <w:pPr>
        <w:pStyle w:val="afff9"/>
        <w:rPr>
          <w:b/>
          <w:rtl/>
        </w:rPr>
      </w:pPr>
      <w:r>
        <w:rPr>
          <w:rStyle w:val="TanaimMishna"/>
          <w:b/>
          <w:rtl/>
          <w:rPrChange w:id="20063" w:author="קלוד" w:date="2026-10-11T09:07:15Z">
            <w:rPr>
              <w:b/>
              <w:rtl/>
            </w:rPr>
          </w:rPrChange>
        </w:rPr>
        <w:t xml:space="preserve">רבי אליעזר</w:t>
      </w:r>
      <w:r>
        <w:rPr>
          <w:b/>
          <w:rtl/>
        </w:rPr>
        <w:t xml:space="preserve"> מחייב חטאת, ו</w:t>
      </w:r>
      <w:r>
        <w:rPr>
          <w:rStyle w:val="TanaimMishna"/>
          <w:b/>
          <w:rtl/>
          <w:rPrChange w:id="20062" w:author="קלוד" w:date="2026-10-11T09:07:15Z">
            <w:rPr>
              <w:b/>
              <w:rtl/>
            </w:rPr>
          </w:rPrChange>
        </w:rPr>
        <w:t xml:space="preserve">רבי יהושע</w:t>
      </w:r>
      <w:r>
        <w:rPr>
          <w:b/>
          <w:rtl/>
        </w:rPr>
        <w:t xml:space="preserve"> פוטר [דעשה מצווה]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79" w:author="קלוד" w:date="2026-10-11T12:33:55Z"/>
        </w:rPr>
      </w:pPr>
      <w:ins w:id="90180" w:author="קלוד" w:date="2026-10-11T12:33:55Z">
        <w:r>
          <w:rPr>
            <w:color w:val="7B3F00"/>
          </w:rPr>
          <w:t xml:space="preserve">גרסאות במשנה - ר"ה מחייב ורב יהודה פוטר</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90609" w:author="מנוע מכני" w:date="2026-10-11T12:04:39Z">
        <w:r>
          <w:rPr>
            <w:rStyle w:val="2fb"/>
            <w:rFonts w:ascii="Fb Fontext" w:hAnsi="Fb Fontext"/>
            <w:rtl/>
          </w:rPr>
          <w:t xml:space="preserve">ר"ה</w:t>
        </w:r>
      </w:ins>
      <w:del w:id="90610" w:author="מנוע מכני" w:date="2026-10-11T12:04:39Z">
        <w:r w:rsidRPr="006F178A">
          <w:rPr>
            <w:rFonts w:ascii="Fb Fontext" w:hAnsi="Fb Fontext"/>
            <w:rtl/>
          </w:rPr>
          <w:delText xml:space="preserve">רב הונא</w:delText>
        </w:r>
      </w:del>
      <w:r w:rsidRPr="006F178A">
        <w:rPr>
          <w:rFonts w:ascii="Fb Fontext" w:hAnsi="Fb Fontext"/>
          <w:rtl/>
        </w:rPr>
        <w:t xml:space="preserve"> </w:t>
      </w:r>
      <w:ins w:id="95801" w:author="מנוע מכני" w:date="2026-10-11T12:04:39Z">
        <w:r>
          <w:rPr>
            <w:rFonts w:ascii="Fb Fontext" w:hAnsi="Fb Fontext"/>
            <w:rtl/>
          </w:rPr>
          <w:t xml:space="preserve">שונה</w:t>
        </w:r>
      </w:ins>
      <w:del w:id="95802" w:author="מנוע מכני" w:date="2026-10-11T12:04:39Z">
        <w:r w:rsidRPr="006F178A">
          <w:rPr>
            <w:rFonts w:ascii="Fb Fontext" w:hAnsi="Fb Fontext"/>
            <w:rtl/>
          </w:rPr>
          <w:delText xml:space="preserve">מתני</w:delText>
        </w:r>
      </w:del>
      <w:r w:rsidRPr="006F178A">
        <w:rPr>
          <w:rFonts w:ascii="Fb Fontext" w:hAnsi="Fb Fontext"/>
          <w:rtl/>
        </w:rPr>
        <w:t xml:space="preserve"> </w:t>
      </w:r>
      <w:ins w:id="108729" w:author="קלוד" w:date="2026-10-11T13:11:34Z">
        <w:r>
          <w:rPr>
            <w:rFonts w:ascii="Fb Fontext" w:hAnsi="Fb Fontext"/>
            <w:rtl/>
          </w:rPr>
          <w:t xml:space="preserve">'חייב',</w:t>
        </w:r>
      </w:ins>
      <w:del w:id="108730" w:author="קלוד" w:date="2026-10-11T13:11:34Z">
        <w:r w:rsidRPr="006F178A">
          <w:rPr>
            <w:rFonts w:ascii="Fb Fontext" w:hAnsi="Fb Fontext"/>
            <w:rtl/>
          </w:rPr>
          <w:delText xml:space="preserve">חייב</w:delText>
        </w:r>
      </w:del>
      <w:r w:rsidRPr="006F178A">
        <w:rPr>
          <w:rFonts w:ascii="Fb Fontext" w:hAnsi="Fb Fontext"/>
          <w:rtl/>
        </w:rPr>
        <w:t xml:space="preserve"> </w:t>
      </w:r>
      <w:ins w:id="108727" w:author="קלוד" w:date="2026-10-11T13:11:34Z">
        <w:r>
          <w:rPr>
            <w:rStyle w:val="2fb"/>
            <w:rFonts w:ascii="Fb Fontext" w:hAnsi="Fb Fontext"/>
            <w:rtl/>
          </w:rPr>
          <w:t xml:space="preserve">ורב</w:t>
        </w:r>
      </w:ins>
      <w:del w:id="108728" w:author="קלוד" w:date="2026-10-11T13:11:34Z">
        <w:r w:rsidRPr="006F178A">
          <w:rPr>
            <w:rStyle w:val="2fb"/>
            <w:rFonts w:ascii="Fb Fontext" w:hAnsi="Fb Fontext"/>
            <w:rtl/>
          </w:rPr>
          <w:delText xml:space="preserve">רב</w:delText>
        </w:r>
      </w:del>
      <w:r w:rsidRPr="006F178A">
        <w:rPr>
          <w:rStyle w:val="2fb"/>
          <w:rFonts w:ascii="Fb Fontext" w:hAnsi="Fb Fontext"/>
          <w:rtl/>
        </w:rPr>
        <w:t xml:space="preserve"> יהודה</w:t>
      </w:r>
      <w:r w:rsidRPr="006F178A">
        <w:rPr>
          <w:rFonts w:ascii="Fb Fontext" w:hAnsi="Fb Fontext"/>
          <w:rtl/>
        </w:rPr>
        <w:t xml:space="preserve"> </w:t>
      </w:r>
      <w:ins w:id="95803" w:author="מנוע מכני" w:date="2026-10-11T12:04:39Z">
        <w:r>
          <w:rPr>
            <w:rFonts w:ascii="Fb Fontext" w:hAnsi="Fb Fontext"/>
            <w:rtl/>
          </w:rPr>
          <w:t xml:space="preserve">שונה</w:t>
        </w:r>
      </w:ins>
      <w:del w:id="95804" w:author="מנוע מכני" w:date="2026-10-11T12:04:39Z">
        <w:r w:rsidRPr="006F178A">
          <w:rPr>
            <w:rFonts w:ascii="Fb Fontext" w:hAnsi="Fb Fontext"/>
            <w:rtl/>
          </w:rPr>
          <w:delText xml:space="preserve">מתני</w:delText>
        </w:r>
      </w:del>
      <w:r w:rsidRPr="006F178A">
        <w:rPr>
          <w:rFonts w:ascii="Fb Fontext" w:hAnsi="Fb Fontext"/>
          <w:rtl/>
        </w:rPr>
        <w:t xml:space="preserve"> </w:t>
      </w:r>
      <w:ins w:id="108725" w:author="קלוד" w:date="2026-10-11T13:11:34Z">
        <w:r>
          <w:rPr>
            <w:rFonts w:ascii="Fb Fontext" w:hAnsi="Fb Fontext"/>
            <w:rtl/>
          </w:rPr>
          <w:t xml:space="preserve">'פטור'.</w:t>
        </w:r>
      </w:ins>
      <w:del w:id="108726" w:author="קלוד" w:date="2026-10-11T13:11:34Z">
        <w:r w:rsidRPr="006F178A">
          <w:rPr>
            <w:rFonts w:ascii="Fb Fontext" w:hAnsi="Fb Fontext"/>
            <w:rtl/>
          </w:rPr>
          <w:delText xml:space="preserve">פטור.</w:delText>
        </w:r>
      </w:del>
    </w:p>
    <w:p w:rsidR="00E9703F" w:rsidRPr="00B3644D" w:rsidRDefault="00E9703F" w:rsidP="00E9703F">
      <w:pPr>
        <w:rPr>
          <w:spacing w:val="-4"/>
          <w:rtl/>
        </w:rPr>
      </w:pPr>
      <w:ins w:id="90611" w:author="מנוע מכני" w:date="2026-10-11T12:04:39Z">
        <w:r>
          <w:rPr>
            <w:rStyle w:val="2fb"/>
            <w:spacing w:val="-4"/>
            <w:rtl/>
          </w:rPr>
          <w:t xml:space="preserve">ר"ה</w:t>
        </w:r>
      </w:ins>
      <w:del w:id="90612" w:author="מנוע מכני" w:date="2026-10-11T12:04:39Z">
        <w:r w:rsidRPr="00B3644D">
          <w:rPr>
            <w:spacing w:val="-4"/>
            <w:rtl/>
          </w:rPr>
          <w:delText xml:space="preserve">רב הונא</w:delText>
        </w:r>
      </w:del>
      <w:r w:rsidRPr="00B3644D">
        <w:rPr>
          <w:spacing w:val="-4"/>
          <w:rtl/>
        </w:rPr>
        <w:t xml:space="preserve"> </w:t>
      </w:r>
      <w:ins w:id="95805" w:author="מנוע מכני" w:date="2026-10-11T12:04:39Z">
        <w:r>
          <w:rPr>
            <w:spacing w:val="-4"/>
            <w:rtl/>
          </w:rPr>
          <w:t xml:space="preserve">שונה</w:t>
        </w:r>
      </w:ins>
      <w:del w:id="95806" w:author="מנוע מכני" w:date="2026-10-11T12:04:39Z">
        <w:r w:rsidRPr="00B3644D">
          <w:rPr>
            <w:spacing w:val="-4"/>
            <w:rtl/>
          </w:rPr>
          <w:delText xml:space="preserve">מתני</w:delText>
        </w:r>
      </w:del>
      <w:r w:rsidRPr="00B3644D">
        <w:rPr>
          <w:spacing w:val="-4"/>
          <w:rtl/>
        </w:rPr>
        <w:t xml:space="preserve"> </w:t>
      </w:r>
      <w:ins w:id="108745" w:author="קלוד" w:date="2026-10-11T13:11:34Z">
        <w:r>
          <w:rPr>
            <w:spacing w:val="-4"/>
            <w:rtl/>
          </w:rPr>
          <w:t xml:space="preserve">'חייב'</w:t>
        </w:r>
      </w:ins>
      <w:del w:id="108746" w:author="קלוד" w:date="2026-10-11T13:11:34Z">
        <w:r w:rsidRPr="00B3644D">
          <w:rPr>
            <w:spacing w:val="-4"/>
            <w:rtl/>
          </w:rPr>
          <w:delText xml:space="preserve">חייב</w:delText>
        </w:r>
      </w:del>
      <w:r w:rsidRPr="00B3644D">
        <w:rPr>
          <w:spacing w:val="-4"/>
          <w:rtl/>
        </w:rPr>
        <w:t xml:space="preserve"> </w:t>
      </w:r>
      <w:ins w:id="108743" w:author="קלוד" w:date="2026-10-11T13:11:34Z">
        <w:r>
          <w:rPr>
            <w:spacing w:val="-4"/>
            <w:rtl/>
          </w:rPr>
          <w:t xml:space="preserve">וכדתניא,</w:t>
        </w:r>
      </w:ins>
      <w:del w:id="108744" w:author="קלוד" w:date="2026-10-11T13:11:34Z">
        <w:r w:rsidRPr="00B3644D">
          <w:rPr>
            <w:spacing w:val="-4"/>
            <w:rtl/>
          </w:rPr>
          <w:delText xml:space="preserve">וכדתניא</w:delText>
        </w:r>
      </w:del>
      <w:r w:rsidRPr="00B3644D">
        <w:rPr>
          <w:spacing w:val="-4"/>
          <w:rtl/>
        </w:rPr>
        <w:t xml:space="preserve"> </w:t>
      </w:r>
      <w:ins w:id="108741" w:author="קלוד" w:date="2026-10-11T13:11:34Z">
        <w:r>
          <w:rPr>
            <w:rStyle w:val="afffffe"/>
            <w:spacing w:val="-4"/>
            <w:rtl/>
          </w:rPr>
          <w:t xml:space="preserve">ולמדוה</w:t>
        </w:r>
      </w:ins>
      <w:del w:id="108742" w:author="קלוד" w:date="2026-10-11T13:11:34Z">
        <w:r w:rsidRPr="00B3644D">
          <w:rPr>
            <w:spacing w:val="-4"/>
            <w:rtl/>
          </w:rPr>
          <w:delText xml:space="preserve">וכבעבודת</w:delText>
        </w:r>
      </w:del>
      <w:r w:rsidRPr="00B3644D">
        <w:rPr>
          <w:spacing w:val="-4"/>
          <w:rtl/>
        </w:rPr>
        <w:t xml:space="preserve"> </w:t>
      </w:r>
      <w:ins w:id="108739" w:author="קלוד" w:date="2026-10-11T13:11:34Z">
        <w:r>
          <w:rPr>
            <w:spacing w:val="-4"/>
            <w:rtl/>
          </w:rPr>
          <w:t xml:space="preserve">מעבודת</w:t>
        </w:r>
      </w:ins>
      <w:del w:id="108740" w:author="קלוד" w:date="2026-10-11T13:11:34Z">
        <w:r w:rsidRPr="00B3644D">
          <w:rPr>
            <w:spacing w:val="-4"/>
            <w:rtl/>
          </w:rPr>
          <w:delText xml:space="preserve">כוכבים.</w:delText>
        </w:r>
      </w:del>
      <w:r w:rsidRPr="00B3644D">
        <w:rPr>
          <w:spacing w:val="-4"/>
          <w:rtl/>
        </w:rPr>
        <w:t xml:space="preserve"> </w:t>
      </w:r>
      <w:ins w:id="108737" w:author="קלוד" w:date="2026-10-11T13:11:34Z">
        <w:r>
          <w:rPr>
            <w:rStyle w:val="2fb"/>
            <w:spacing w:val="-4"/>
            <w:rtl/>
          </w:rPr>
          <w:t xml:space="preserve">כוכבים: לר"א,</w:t>
        </w:r>
      </w:ins>
      <w:del w:id="108738" w:author="קלוד" w:date="2026-10-11T13:11:34Z">
        <w:r w:rsidRPr="00B3644D">
          <w:rPr>
            <w:rStyle w:val="2fb"/>
            <w:spacing w:val="-4"/>
            <w:rtl/>
          </w:rPr>
          <w:delText xml:space="preserve">לר"א</w:delText>
        </w:r>
      </w:del>
      <w:r w:rsidRPr="00B3644D">
        <w:rPr>
          <w:spacing w:val="-4"/>
          <w:rtl/>
        </w:rPr>
        <w:t xml:space="preserve"> מה </w:t>
      </w:r>
      <w:ins w:id="95825" w:author="מנוע מכני" w:date="2026-10-11T12:04:39Z">
        <w:r>
          <w:rPr>
            <w:spacing w:val="-4"/>
            <w:rtl/>
          </w:rPr>
          <w:t xml:space="preserve">נכרי</w:t>
        </w:r>
      </w:ins>
      <w:del w:id="95826" w:author="מנוע מכני" w:date="2026-10-11T12:04:39Z">
        <w:r w:rsidRPr="00B3644D">
          <w:rPr>
            <w:spacing w:val="-4"/>
            <w:rtl/>
          </w:rPr>
          <w:delText xml:space="preserve">עכו"ם</w:delText>
        </w:r>
      </w:del>
      <w:r w:rsidRPr="00B3644D">
        <w:rPr>
          <w:spacing w:val="-4"/>
          <w:rtl/>
        </w:rPr>
        <w:t xml:space="preserve"> </w:t>
      </w:r>
      <w:ins w:id="108735" w:author="קלוד" w:date="2026-10-11T13:11:34Z">
        <w:r>
          <w:rPr>
            <w:spacing w:val="-4"/>
            <w:rtl/>
          </w:rPr>
          <w:t xml:space="preserve">-</w:t>
        </w:r>
      </w:ins>
      <w:del w:id="108736" w:author="קלוד" w:date="2026-10-11T13:11:34Z">
        <w:r w:rsidRPr="00B3644D">
          <w:rPr>
            <w:spacing w:val="-4"/>
            <w:rtl/>
          </w:rPr>
          <w:delText xml:space="preserve">לא</w:delText>
        </w:r>
      </w:del>
      <w:r w:rsidRPr="00B3644D">
        <w:rPr>
          <w:spacing w:val="-4"/>
          <w:rtl/>
        </w:rPr>
        <w:t xml:space="preserve"> </w:t>
      </w:r>
      <w:ins w:id="108733" w:author="קלוד" w:date="2026-10-11T13:11:34Z">
        <w:r>
          <w:rPr>
            <w:spacing w:val="-4"/>
            <w:rtl/>
          </w:rPr>
          <w:t xml:space="preserve">'לא תעביד',</w:t>
        </w:r>
      </w:ins>
      <w:del w:id="108734" w:author="קלוד" w:date="2026-10-11T13:11:34Z">
        <w:r w:rsidRPr="00B3644D">
          <w:rPr>
            <w:spacing w:val="-4"/>
            <w:rtl/>
          </w:rPr>
          <w:delText xml:space="preserve">תעביד</w:delText>
        </w:r>
      </w:del>
      <w:r w:rsidRPr="00B3644D">
        <w:rPr>
          <w:spacing w:val="-4"/>
          <w:rtl/>
        </w:rPr>
        <w:t xml:space="preserve"> </w:t>
      </w:r>
      <w:ins w:id="94983" w:author="מנוע מכני" w:date="2026-10-11T12:04:39Z">
        <w:r>
          <w:rPr>
            <w:spacing w:val="-4"/>
            <w:rtl/>
          </w:rPr>
          <w:t xml:space="preserve">ואם </w:t>
        </w:r>
      </w:ins>
      <w:del w:id="94984" w:author="מנוע מכני" w:date="2026-10-11T12:04:39Z">
        <w:r w:rsidRPr="00B3644D">
          <w:rPr>
            <w:spacing w:val="-4"/>
            <w:rtl/>
          </w:rPr>
          <w:delText xml:space="preserve">ואי </w:delText>
        </w:r>
      </w:del>
      <w:ins w:id="95605" w:author="מנוע מכני" w:date="2026-10-11T12:04:39Z">
        <w:r>
          <w:rPr>
            <w:spacing w:val="-4"/>
            <w:rtl/>
          </w:rPr>
          <w:t xml:space="preserve">עשה</w:t>
        </w:r>
      </w:ins>
      <w:del w:id="95606" w:author="מנוע מכני" w:date="2026-10-11T12:04:39Z">
        <w:r w:rsidRPr="00B3644D">
          <w:rPr>
            <w:spacing w:val="-4"/>
            <w:rtl/>
          </w:rPr>
          <w:delText xml:space="preserve">עביד</w:delText>
        </w:r>
      </w:del>
      <w:r w:rsidRPr="00B3644D">
        <w:rPr>
          <w:spacing w:val="-4"/>
          <w:rtl/>
        </w:rPr>
        <w:t xml:space="preserve"> </w:t>
      </w:r>
      <w:ins w:id="108731" w:author="קלוד" w:date="2026-10-11T13:11:34Z">
        <w:r>
          <w:rPr>
            <w:spacing w:val="-4"/>
            <w:rtl/>
          </w:rPr>
          <w:t xml:space="preserve">חייב,</w:t>
        </w:r>
      </w:ins>
      <w:del w:id="108732" w:author="קלוד" w:date="2026-10-11T13:11:34Z">
        <w:r w:rsidRPr="00B3644D">
          <w:rPr>
            <w:spacing w:val="-4"/>
            <w:rtl/>
          </w:rPr>
          <w:delText xml:space="preserve">מחייב</w:delText>
        </w:r>
      </w:del>
      <w:r w:rsidRPr="00B3644D">
        <w:rPr>
          <w:spacing w:val="-4"/>
          <w:rtl/>
        </w:rPr>
        <w:t xml:space="preserve"> </w:t>
      </w:r>
      <w:r w:rsidRPr="00B3644D">
        <w:rPr>
          <w:spacing w:val="-4"/>
          <w:rtl/>
        </w:rPr>
        <w:t xml:space="preserve">ה"נ</w:t>
      </w:r>
      <w:r w:rsidRPr="00B3644D">
        <w:rPr>
          <w:spacing w:val="-4"/>
          <w:rtl/>
        </w:rPr>
        <w:t xml:space="preserve">.</w:t>
      </w:r>
    </w:p>
    <w:p w:rsidR="00E9703F" w:rsidRPr="006F178A" w:rsidRDefault="00E9703F" w:rsidP="00E9703F">
      <w:pPr>
        <w:rPr>
          <w:rtl/>
        </w:rPr>
      </w:pPr>
      <w:r w:rsidRPr="006F178A">
        <w:rPr>
          <w:rStyle w:val="2fb"/>
          <w:rtl/>
        </w:rPr>
        <w:t xml:space="preserve">ורבי</w:t>
      </w:r>
      <w:r w:rsidRPr="006F178A">
        <w:rPr>
          <w:rtl/>
        </w:rPr>
        <w:t xml:space="preserve"> </w:t>
      </w:r>
      <w:ins w:id="108749" w:author="קלוד" w:date="2026-10-11T13:11:34Z">
        <w:r>
          <w:rPr>
            <w:rtl/>
          </w:rPr>
          <w:t xml:space="preserve">יהושע:</w:t>
        </w:r>
      </w:ins>
      <w:del w:id="108750" w:author="קלוד" w:date="2026-10-11T13:11:34Z">
        <w:r w:rsidRPr="006F178A">
          <w:rPr>
            <w:rtl/>
          </w:rPr>
          <w:delText xml:space="preserve">יהושע</w:delText>
        </w:r>
      </w:del>
      <w:r w:rsidRPr="006F178A">
        <w:rPr>
          <w:rtl/>
        </w:rPr>
        <w:t xml:space="preserve"> </w:t>
      </w:r>
      <w:ins w:id="91881" w:author="מנוע מכני" w:date="2026-10-11T12:04:39Z">
        <w:r>
          <w:rPr>
            <w:rtl/>
          </w:rPr>
          <w:t xml:space="preserve">שם</w:t>
        </w:r>
      </w:ins>
      <w:del w:id="91882" w:author="מנוע מכני" w:date="2026-10-11T12:04:39Z">
        <w:r w:rsidRPr="006F178A">
          <w:rPr>
            <w:rtl/>
          </w:rPr>
          <w:delText xml:space="preserve">התם</w:delText>
        </w:r>
      </w:del>
      <w:r w:rsidRPr="006F178A">
        <w:rPr>
          <w:rtl/>
        </w:rPr>
        <w:t xml:space="preserve"> - </w:t>
      </w:r>
      <w:ins w:id="91885" w:author="מנוע מכני" w:date="2026-10-11T12:04:39Z">
        <w:ins w:id="108747" w:author="קלוד" w:date="2026-10-11T13:11:34Z">
          <w:r>
            <w:rPr>
              <w:rtl/>
            </w:rPr>
            <w:t xml:space="preserve">אינו</w:t>
          </w:r>
        </w:ins>
        <w:del w:id="108748" w:author="קלוד" w:date="2026-10-11T13:11:34Z">
          <w:r>
            <w:rPr>
              <w:rtl/>
            </w:rPr>
            <w:delText xml:space="preserve">דלא</w:delText>
          </w:r>
        </w:del>
      </w:ins>
      <w:del w:id="91886" w:author="מנוע מכני" w:date="2026-10-11T12:04:39Z">
        <w:r w:rsidRPr="006F178A">
          <w:rPr>
            <w:rtl/>
          </w:rPr>
          <w:delText xml:space="preserve">דלאו</w:delText>
        </w:r>
      </w:del>
      <w:r w:rsidRPr="006F178A">
        <w:rPr>
          <w:rtl/>
        </w:rPr>
        <w:t xml:space="preserve"> מצוה, </w:t>
      </w:r>
      <w:ins w:id="91883" w:author="מנוע מכני" w:date="2026-10-11T12:04:39Z">
        <w:r>
          <w:rPr>
            <w:rtl/>
          </w:rPr>
          <w:t xml:space="preserve">כאן</w:t>
        </w:r>
      </w:ins>
      <w:del w:id="91884" w:author="מנוע מכני" w:date="2026-10-11T12:04:39Z">
        <w:r w:rsidRPr="006F178A">
          <w:rPr>
            <w:rtl/>
          </w:rPr>
          <w:delText xml:space="preserve">הכא</w:delText>
        </w:r>
      </w:del>
      <w:r w:rsidRPr="006F178A">
        <w:rPr>
          <w:rtl/>
        </w:rPr>
        <w:t xml:space="preserve"> - מצוה.</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Style w:val="2fb"/>
          <w:rtl/>
        </w:rPr>
        <w:t xml:space="preserve">רב יהודה</w:t>
      </w:r>
      <w:r w:rsidRPr="006F178A">
        <w:rPr>
          <w:rtl/>
        </w:rPr>
        <w:t xml:space="preserve"> </w:t>
      </w:r>
      <w:ins w:id="95807" w:author="מנוע מכני" w:date="2026-10-11T12:04:39Z">
        <w:ins w:id="108763" w:author="קלוד" w:date="2026-10-11T13:11:34Z">
          <w:r>
            <w:rPr>
              <w:rtl/>
            </w:rPr>
            <w:t xml:space="preserve">שונה</w:t>
          </w:r>
        </w:ins>
        <w:del w:id="108764" w:author="קלוד" w:date="2026-10-11T13:11:34Z">
          <w:r>
            <w:rPr>
              <w:rtl/>
            </w:rPr>
            <w:delText xml:space="preserve">שונה</w:delText>
          </w:r>
          <w:r w:rsidRPr="006F178A">
            <w:rPr>
              <w:rtl/>
            </w:rPr>
            <w:delText xml:space="preserve">.</w:delText>
          </w:r>
        </w:del>
      </w:ins>
      <w:del w:id="95808" w:author="מנוע מכני" w:date="2026-10-11T12:04:39Z">
        <w:r w:rsidRPr="006F178A">
          <w:rPr>
            <w:rtl/>
          </w:rPr>
          <w:delText xml:space="preserve">מתני</w:delText>
        </w:r>
      </w:del>
      <w:r w:rsidRPr="006F178A">
        <w:rPr>
          <w:rtl/>
        </w:rPr>
        <w:t xml:space="preserve"> </w:t>
      </w:r>
      <w:ins w:id="108761" w:author="קלוד" w:date="2026-10-11T13:11:34Z">
        <w:r>
          <w:rPr>
            <w:rtl/>
          </w:rPr>
          <w:t xml:space="preserve">'פטור'</w:t>
        </w:r>
      </w:ins>
      <w:del w:id="108762" w:author="קלוד" w:date="2026-10-11T13:11:34Z">
        <w:r w:rsidRPr="006F178A">
          <w:rPr>
            <w:rtl/>
          </w:rPr>
          <w:delText xml:space="preserve">פטור -</w:delText>
        </w:r>
      </w:del>
      <w:r w:rsidRPr="006F178A">
        <w:rPr>
          <w:rtl/>
        </w:rPr>
        <w:t xml:space="preserve"> וכדתניא, </w:t>
      </w:r>
      <w:ins w:id="108759" w:author="קלוד" w:date="2026-10-11T13:11:34Z">
        <w:r>
          <w:rPr>
            <w:rStyle w:val="afffffe"/>
            <w:rtl/>
          </w:rPr>
          <w:t xml:space="preserve">ולמדוה</w:t>
        </w:r>
        <w:r>
          <w:rPr>
            <w:rtl/>
          </w:rPr>
          <w:t xml:space="preserve"> מעכו"ם:</w:t>
        </w:r>
      </w:ins>
      <w:del w:id="108760" w:author="קלוד" w:date="2026-10-11T13:11:34Z">
        <w:r w:rsidRPr="006F178A">
          <w:rPr>
            <w:rtl/>
          </w:rPr>
          <w:delText xml:space="preserve">וכבעכו"ם</w:delText>
        </w:r>
      </w:del>
      <w:r w:rsidRPr="006F178A">
        <w:rPr>
          <w:rtl/>
        </w:rPr>
        <w:t xml:space="preserve"> מה </w:t>
      </w:r>
      <w:ins w:id="95827" w:author="מנוע מכני" w:date="2026-10-11T12:04:39Z">
        <w:r>
          <w:rPr>
            <w:rtl/>
          </w:rPr>
          <w:t xml:space="preserve">נכרי</w:t>
        </w:r>
      </w:ins>
      <w:del w:id="95828" w:author="מנוע מכני" w:date="2026-10-11T12:04:39Z">
        <w:r w:rsidRPr="006F178A">
          <w:rPr>
            <w:rtl/>
          </w:rPr>
          <w:delText xml:space="preserve">עכו"ם</w:delText>
        </w:r>
      </w:del>
      <w:r w:rsidRPr="006F178A">
        <w:rPr>
          <w:rtl/>
        </w:rPr>
        <w:t xml:space="preserve"> </w:t>
      </w:r>
      <w:ins w:id="108757" w:author="קלוד" w:date="2026-10-11T13:11:34Z">
        <w:r>
          <w:rPr>
            <w:rtl/>
          </w:rPr>
          <w:t xml:space="preserve">- אמרה</w:t>
        </w:r>
      </w:ins>
      <w:del w:id="108758" w:author="קלוד" w:date="2026-10-11T13:11:34Z">
        <w:r w:rsidRPr="006F178A">
          <w:rPr>
            <w:rtl/>
          </w:rPr>
          <w:delText xml:space="preserve">אמר</w:delText>
        </w:r>
      </w:del>
      <w:r w:rsidRPr="006F178A">
        <w:rPr>
          <w:rtl/>
        </w:rPr>
        <w:t xml:space="preserve"> </w:t>
      </w:r>
      <w:ins w:id="93713" w:author="מנוע מכני" w:date="2026-10-11T12:04:39Z">
        <w:r>
          <w:rPr>
            <w:rtl/>
          </w:rPr>
          <w:t xml:space="preserve">התורה</w:t>
        </w:r>
      </w:ins>
      <w:del w:id="93714" w:author="מנוע מכני" w:date="2026-10-11T12:04:39Z">
        <w:r w:rsidRPr="006F178A">
          <w:rPr>
            <w:rtl/>
          </w:rPr>
          <w:delText xml:space="preserve">רחמנא</w:delText>
        </w:r>
      </w:del>
      <w:r w:rsidRPr="006F178A">
        <w:rPr>
          <w:rtl/>
        </w:rPr>
        <w:t xml:space="preserve"> </w:t>
      </w:r>
      <w:ins w:id="108755" w:author="קלוד" w:date="2026-10-11T13:11:34Z">
        <w:r>
          <w:rPr>
            <w:rtl/>
          </w:rPr>
          <w:t xml:space="preserve">'לא</w:t>
        </w:r>
      </w:ins>
      <w:del w:id="108756" w:author="קלוד" w:date="2026-10-11T13:11:34Z">
        <w:r w:rsidRPr="006F178A">
          <w:rPr>
            <w:rtl/>
          </w:rPr>
          <w:delText xml:space="preserve">לא</w:delText>
        </w:r>
      </w:del>
      <w:r w:rsidRPr="006F178A">
        <w:rPr>
          <w:rtl/>
        </w:rPr>
        <w:t xml:space="preserve"> </w:t>
      </w:r>
      <w:ins w:id="108753" w:author="קלוד" w:date="2026-10-11T13:11:34Z">
        <w:r>
          <w:rPr>
            <w:rtl/>
          </w:rPr>
          <w:t xml:space="preserve">תעביד',</w:t>
        </w:r>
      </w:ins>
      <w:del w:id="108754" w:author="קלוד" w:date="2026-10-11T13:11:34Z">
        <w:r w:rsidRPr="006F178A">
          <w:rPr>
            <w:rtl/>
          </w:rPr>
          <w:delText xml:space="preserve">תעביד,</w:delText>
        </w:r>
      </w:del>
      <w:r w:rsidRPr="006F178A">
        <w:rPr>
          <w:rtl/>
        </w:rPr>
        <w:t xml:space="preserve"> וכי </w:t>
      </w:r>
      <w:ins w:id="95607" w:author="מנוע מכני" w:date="2026-10-11T12:04:39Z">
        <w:r>
          <w:rPr>
            <w:rtl/>
          </w:rPr>
          <w:t xml:space="preserve">עשה</w:t>
        </w:r>
      </w:ins>
      <w:del w:id="95608" w:author="מנוע מכני" w:date="2026-10-11T12:04:39Z">
        <w:r w:rsidRPr="006F178A">
          <w:rPr>
            <w:rtl/>
          </w:rPr>
          <w:delText xml:space="preserve">עביד</w:delText>
        </w:r>
      </w:del>
      <w:r w:rsidRPr="006F178A">
        <w:rPr>
          <w:rtl/>
        </w:rPr>
        <w:t xml:space="preserve"> </w:t>
      </w:r>
      <w:ins w:id="96221" w:author="מנוע מכני" w:date="2026-10-11T12:04:39Z">
        <w:ins w:id="108751" w:author="קלוד" w:date="2026-10-11T13:11:34Z">
          <w:r>
            <w:rPr>
              <w:rtl/>
            </w:rPr>
            <w:t xml:space="preserve">חייב,</w:t>
          </w:r>
        </w:ins>
        <w:del w:id="108752" w:author="קלוד" w:date="2026-10-11T13:11:34Z">
          <w:r>
            <w:rPr>
              <w:rtl/>
            </w:rPr>
            <w:delText xml:space="preserve">מחוייב</w:delText>
          </w:r>
        </w:del>
      </w:ins>
      <w:del w:id="96222" w:author="מנוע מכני" w:date="2026-10-11T12:04:39Z">
        <w:r w:rsidRPr="006F178A">
          <w:rPr>
            <w:rtl/>
          </w:rPr>
          <w:delText xml:space="preserve">מיחייב</w:delText>
        </w:r>
      </w:del>
      <w:r w:rsidRPr="006F178A">
        <w:rPr>
          <w:rtl/>
        </w:rPr>
        <w:t xml:space="preserve"> </w:t>
      </w:r>
      <w:r w:rsidRPr="006F178A">
        <w:rPr>
          <w:rtl/>
        </w:rPr>
        <w:t xml:space="preserve">ה"נ</w:t>
      </w:r>
      <w:r w:rsidRPr="006F178A">
        <w:rPr>
          <w:rtl/>
        </w:rPr>
        <w:t xml:space="preserve">.</w:t>
      </w:r>
    </w:p>
    <w:p>
      <w:pPr>
        <w:pStyle w:val="38"/>
        <w:rPr>
          <w:ins w:id="98964" w:author="מנוע מכני" w:date="2026-10-11T12:04:39Z"/>
        </w:rPr>
      </w:pPr>
      <w:r w:rsidRPr="006F178A">
        <w:t xml:space="preserve">ורבי יהושע:</w:t>
      </w:r>
    </w:p>
    <w:p w:rsidR="00E9703F" w:rsidRPr="009757B9" w:rsidRDefault="00E9703F" w:rsidP="00E9703F">
      <w:pPr>
        <w:rPr>
          <w:rFonts w:cs="Guttman Vilna"/>
          <w:b/>
          <w:bCs/>
          <w:rtl/>
        </w:rPr>
      </w:pPr>
      <w:del w:id="98965" w:author="מנוע מכני" w:date="2026-10-11T12:04:39Z">
        <w:r w:rsidRPr="006F178A">
          <w:rPr>
            <w:rtl/>
          </w:rPr>
          <w:delText xml:space="preserve"> </w:delText>
        </w:r>
      </w:del>
      <w:ins w:id="91887" w:author="מנוע מכני" w:date="2026-10-11T12:04:39Z">
        <w:r>
          <w:rPr>
            <w:rtl/>
          </w:rPr>
          <w:t xml:space="preserve">שם</w:t>
        </w:r>
      </w:ins>
      <w:del w:id="91888" w:author="מנוע מכני" w:date="2026-10-11T12:04:39Z">
        <w:r w:rsidRPr="006F178A">
          <w:rPr>
            <w:rtl/>
          </w:rPr>
          <w:delText xml:space="preserve">התם</w:delText>
        </w:r>
      </w:del>
      <w:r w:rsidRPr="006F178A">
        <w:rPr>
          <w:rtl/>
        </w:rPr>
        <w:t xml:space="preserve"> - </w:t>
      </w:r>
      <w:ins w:id="108773" w:author="קלוד" w:date="2026-10-11T13:11:34Z">
        <w:r>
          <w:rPr>
            <w:rtl/>
          </w:rPr>
          <w:t xml:space="preserve">אינו</w:t>
        </w:r>
      </w:ins>
      <w:del w:id="108774" w:author="קלוד" w:date="2026-10-11T13:11:34Z">
        <w:r w:rsidRPr="006F178A">
          <w:rPr>
            <w:rtl/>
          </w:rPr>
          <w:delText xml:space="preserve">לא</w:delText>
        </w:r>
      </w:del>
      <w:r w:rsidRPr="006F178A">
        <w:rPr>
          <w:rtl/>
        </w:rPr>
        <w:t xml:space="preserve"> </w:t>
      </w:r>
      <w:ins w:id="108771" w:author="קלוד" w:date="2026-10-11T13:11:34Z">
        <w:r>
          <w:rPr>
            <w:rtl/>
          </w:rPr>
          <w:t xml:space="preserve">טרוד</w:t>
        </w:r>
      </w:ins>
      <w:del w:id="108772" w:author="קלוד" w:date="2026-10-11T13:11:34Z">
        <w:r w:rsidRPr="006F178A">
          <w:rPr>
            <w:rtl/>
          </w:rPr>
          <w:delText xml:space="preserve">טריד</w:delText>
        </w:r>
      </w:del>
      <w:r w:rsidRPr="006F178A">
        <w:rPr>
          <w:rtl/>
        </w:rPr>
        <w:t xml:space="preserve"> </w:t>
      </w:r>
      <w:ins w:id="108769" w:author="קלוד" w:date="2026-10-11T13:11:34Z">
        <w:r>
          <w:rPr>
            <w:rtl/>
          </w:rPr>
          <w:t xml:space="preserve">במצוה,</w:t>
        </w:r>
      </w:ins>
      <w:del w:id="108770" w:author="קלוד" w:date="2026-10-11T13:11:34Z">
        <w:r w:rsidRPr="006F178A">
          <w:rPr>
            <w:rtl/>
          </w:rPr>
          <w:delText xml:space="preserve">מצוה,</w:delText>
        </w:r>
      </w:del>
      <w:r w:rsidRPr="006F178A">
        <w:rPr>
          <w:rtl/>
        </w:rPr>
        <w:t xml:space="preserve"> </w:t>
      </w:r>
      <w:ins w:id="91889" w:author="מנוע מכני" w:date="2026-10-11T12:04:39Z">
        <w:r>
          <w:rPr>
            <w:rtl/>
          </w:rPr>
          <w:t xml:space="preserve">כאן</w:t>
        </w:r>
      </w:ins>
      <w:del w:id="91890" w:author="מנוע מכני" w:date="2026-10-11T12:04:39Z">
        <w:r w:rsidRPr="006F178A">
          <w:rPr>
            <w:rtl/>
          </w:rPr>
          <w:delText xml:space="preserve">הכא</w:delText>
        </w:r>
      </w:del>
      <w:r w:rsidRPr="006F178A">
        <w:rPr>
          <w:rtl/>
        </w:rPr>
        <w:t xml:space="preserve"> - </w:t>
      </w:r>
      <w:ins w:id="108767" w:author="קלוד" w:date="2026-10-11T13:11:34Z">
        <w:r>
          <w:rPr>
            <w:rtl/>
          </w:rPr>
          <w:t xml:space="preserve">טרוד</w:t>
        </w:r>
      </w:ins>
      <w:del w:id="108768" w:author="קלוד" w:date="2026-10-11T13:11:34Z">
        <w:r w:rsidRPr="006F178A">
          <w:rPr>
            <w:rtl/>
          </w:rPr>
          <w:delText xml:space="preserve">טריד</w:delText>
        </w:r>
      </w:del>
      <w:r w:rsidRPr="006F178A">
        <w:rPr>
          <w:rtl/>
        </w:rPr>
        <w:t xml:space="preserve"> </w:t>
      </w:r>
      <w:ins w:id="108765" w:author="קלוד" w:date="2026-10-11T13:11:34Z">
        <w:r>
          <w:rPr>
            <w:rtl/>
          </w:rPr>
          <w:t xml:space="preserve">במצוה.</w:t>
        </w:r>
      </w:ins>
      <w:del w:id="108766" w:author="קלוד" w:date="2026-10-11T13:11:34Z">
        <w:r w:rsidRPr="006F178A">
          <w:rPr>
            <w:rtl/>
          </w:rPr>
          <w:delText xml:space="preserve">מצוה.</w:delText>
        </w:r>
      </w:del>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רבי חייא</w:t>
      </w:r>
      <w:r w:rsidRPr="006F178A">
        <w:rPr>
          <w:rtl/>
        </w:rPr>
        <w:t xml:space="preserve">, </w:t>
      </w:r>
      <w:ins w:id="90613" w:author="מנוע מכני" w:date="2026-10-11T12:04:39Z">
        <w:r>
          <w:rPr>
            <w:rStyle w:val="2fb"/>
            <w:rtl/>
          </w:rPr>
          <w:t xml:space="preserve">כר"ה</w:t>
        </w:r>
      </w:ins>
      <w:del w:id="90614" w:author="מנוע מכני" w:date="2026-10-11T12:04:39Z">
        <w:r w:rsidRPr="006F178A">
          <w:rPr>
            <w:rtl/>
          </w:rPr>
          <w:delText xml:space="preserve">כרב הונא</w:delText>
        </w:r>
      </w:del>
      <w:r w:rsidRPr="006F178A">
        <w:rPr>
          <w:rtl/>
        </w:rPr>
        <w:t xml:space="preserve"> </w:t>
      </w:r>
      <w:r w:rsidRPr="006F178A">
        <w:rPr>
          <w:rStyle w:val="2fb"/>
          <w:rtl/>
        </w:rPr>
        <w:t xml:space="preserve">לר"י</w:t>
      </w:r>
      <w:r w:rsidRPr="006F178A">
        <w:rPr>
          <w:rtl/>
        </w:rPr>
        <w:t xml:space="preserve"> שברישא מיירי דלא ניתנה שבת לידחות.</w:t>
      </w:r>
    </w:p>
    <w:p w:rsidR="00E9703F" w:rsidRPr="006F178A" w:rsidRDefault="00E9703F" w:rsidP="00E9703F">
      <w:pPr>
        <w:rPr>
          <w:rtl/>
        </w:rPr>
      </w:pPr>
      <w:r w:rsidRPr="006F178A">
        <w:rPr>
          <w:rtl/>
        </w:rPr>
        <w:tab/>
      </w:r>
      <w:del w:id="90179" w:author="מנוע מכני" w:date="2026-10-11T12:04:39Z">
        <w:r w:rsidRPr="006F178A">
          <w:rPr>
            <w:rtl/>
          </w:rPr>
          <w:tab/>
          <w:delText xml:space="preserve"> </w:delText>
        </w:r>
      </w:del>
      <w:r w:rsidRPr="006F178A">
        <w:rPr>
          <w:rtl/>
        </w:rPr>
        <w:tab/>
        <w:t xml:space="preserve">ובסיפא פוטר דניתנה שבת לידחות.</w:t>
      </w:r>
    </w:p>
    <w:p>
      <w:pPr>
        <w:pStyle w:val="38"/>
        <w:rPr>
          <w:ins w:id="98966" w:author="מנוע מכני" w:date="2026-10-11T12:04:39Z"/>
        </w:rPr>
      </w:pPr>
      <w:r w:rsidRPr="006F178A">
        <w:t xml:space="preserve">והך</w:t>
      </w:r>
    </w:p>
    <w:p w:rsidR="00E9703F" w:rsidRPr="006F178A" w:rsidRDefault="00E9703F" w:rsidP="00E9703F">
      <w:pPr>
        <w:rPr>
          <w:rtl/>
        </w:rPr>
      </w:pPr>
      <w:del w:id="98967" w:author="מנוע מכני" w:date="2026-10-11T12:04:39Z">
        <w:r w:rsidRPr="006F178A">
          <w:rPr>
            <w:rtl/>
          </w:rPr>
          <w:delText xml:space="preserve"> </w:delText>
        </w:r>
      </w:del>
      <w:r w:rsidRPr="006F178A">
        <w:rPr>
          <w:rtl/>
        </w:rPr>
        <w:t xml:space="preserve">דניתנה לידחות לגבי תינוקות </w:t>
      </w:r>
      <w:ins w:id="94453" w:author="מנוע מכני" w:date="2026-10-11T12:04:39Z">
        <w:ins w:id="108779" w:author="קלוד" w:date="2026-10-11T13:11:34Z">
          <w:r>
            <w:rPr>
              <w:rtl/>
            </w:rPr>
            <w:t xml:space="preserve">שבעולם,</w:t>
          </w:r>
        </w:ins>
        <w:del w:id="108780" w:author="קלוד" w:date="2026-10-11T13:11:34Z">
          <w:r>
            <w:rPr>
              <w:rtl/>
            </w:rPr>
            <w:delText xml:space="preserve">דעולם</w:delText>
          </w:r>
        </w:del>
      </w:ins>
      <w:del w:id="94454" w:author="מנוע מכני" w:date="2026-10-11T12:04:39Z">
        <w:r w:rsidRPr="006F178A">
          <w:rPr>
            <w:rtl/>
          </w:rPr>
          <w:delText xml:space="preserve">דעלמא</w:delText>
        </w:r>
      </w:del>
      <w:r w:rsidRPr="006F178A">
        <w:rPr>
          <w:rtl/>
        </w:rPr>
        <w:t xml:space="preserve"> מ"מ </w:t>
      </w:r>
      <w:ins w:id="93715" w:author="מנוע מכני" w:date="2026-10-11T12:04:39Z">
        <w:ins w:id="108777" w:author="קלוד" w:date="2026-10-11T13:11:34Z">
          <w:r>
            <w:rPr>
              <w:rtl/>
            </w:rPr>
            <w:t xml:space="preserve">לאדם</w:t>
          </w:r>
        </w:ins>
        <w:del w:id="108778" w:author="קלוד" w:date="2026-10-11T13:11:34Z">
          <w:r>
            <w:rPr>
              <w:rtl/>
            </w:rPr>
            <w:delText xml:space="preserve">לזה</w:delText>
          </w:r>
        </w:del>
      </w:ins>
      <w:del w:id="93716" w:author="מנוע מכני" w:date="2026-10-11T12:04:39Z">
        <w:r w:rsidRPr="006F178A">
          <w:rPr>
            <w:rtl/>
          </w:rPr>
          <w:delText xml:space="preserve">להאי</w:delText>
        </w:r>
      </w:del>
      <w:r w:rsidRPr="006F178A">
        <w:rPr>
          <w:rtl/>
        </w:rPr>
        <w:t xml:space="preserve"> </w:t>
      </w:r>
      <w:ins w:id="96223" w:author="מנוע מכני" w:date="2026-10-11T12:04:39Z">
        <w:ins w:id="108775" w:author="קלוד" w:date="2026-10-11T13:11:34Z">
          <w:r>
            <w:rPr>
              <w:rtl/>
            </w:rPr>
            <w:t xml:space="preserve">זה</w:t>
          </w:r>
        </w:ins>
        <w:del w:id="108776" w:author="קלוד" w:date="2026-10-11T13:11:34Z">
          <w:r>
            <w:rPr>
              <w:rtl/>
            </w:rPr>
            <w:delText xml:space="preserve">אדם</w:delText>
          </w:r>
        </w:del>
      </w:ins>
      <w:del w:id="96224" w:author="מנוע מכני" w:date="2026-10-11T12:04:39Z">
        <w:r w:rsidRPr="006F178A">
          <w:rPr>
            <w:rtl/>
          </w:rPr>
          <w:delText xml:space="preserve">גברא</w:delText>
        </w:r>
      </w:del>
      <w:r w:rsidRPr="006F178A">
        <w:rPr>
          <w:rtl/>
        </w:rPr>
        <w:t xml:space="preserve"> </w:t>
      </w:r>
      <w:r w:rsidRPr="006F178A">
        <w:rPr>
          <w:rtl/>
        </w:rPr>
        <w:t xml:space="preserve">לא</w:t>
      </w:r>
      <w:r w:rsidRPr="006F178A">
        <w:rPr>
          <w:rtl/>
        </w:rPr>
        <w:t xml:space="preserve"> </w:t>
      </w:r>
      <w:ins w:id="90591" w:author="Claude - סמנטי" w:date="2026-10-11T12:28:21Z">
        <w:r>
          <w:rPr>
            <w:rtl/>
          </w:rPr>
          <w:t xml:space="preserve">ניתנה</w:t>
        </w:r>
      </w:ins>
      <w:del w:id="90592" w:author="Claude - סמנטי" w:date="2026-10-11T12:28:21Z">
        <w:r w:rsidRPr="006F178A">
          <w:rPr>
            <w:rtl/>
          </w:rPr>
          <w:delText xml:space="preserve">איתיהיב</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31" w:author="קלוד" w:date="2026-10-11T09:07:15Z"/>
        </w:rPr>
      </w:pPr>
      <w:ins w:id="20630" w:author="קלוד" w:date="2026-10-11T09:07:15Z">
        <w:r>
          <w:t xml:space="preserve">משנה ה</w:t>
        </w:r>
      </w:ins>
    </w:p>
    <w:p w:rsidR="00E9703F" w:rsidRPr="009757B9" w:rsidRDefault="00E9703F" w:rsidP="00E9703F">
      <w:pPr>
        <w:pStyle w:val="afff9"/>
        <w:rPr>
          <w:del w:id="20361" w:author="קלוד" w:date="2026-10-11T09:07:15Z"/>
          <w:b/>
          <w:rtl/>
        </w:rPr>
      </w:pPr>
      <w:del w:id="20360"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105" w:author="קלוד" w:date="2026-10-11T12:09:42Z">
          <w:pPr>
            <w:pStyle w:val="afff9"/>
          </w:pPr>
        </w:pPrChange>
      </w:pPr>
      <w:r w:rsidRPr="009757B9">
        <w:rPr>
          <w:b/>
          <w:rtl/>
        </w:rPr>
        <w:t>קטן נימול לשמנה ולתשעה ולעשרה ולאחד עשר ולשנים עשר, לא פחות ולא יותר.</w:t>
      </w:r>
    </w:p>
    <w:p w:rsidR="00E9703F" w:rsidRDefault="00410564" w:rsidP="00E9703F">
      <w:pPr>
        <w:pStyle w:val="afff9"/>
        <w:rPr>
          <w:b/>
          <w:rtl/>
        </w:rPr>
      </w:pPr>
      <w:r>
        <w:rPr>
          <w:b/>
          <w:rtl/>
        </w:rPr>
        <w:t xml:space="preserve">כדרכו לשמנה, נולד לבין השמשות </w:t>
      </w:r>
      <w:r w:rsidR="00E9703F" w:rsidRPr="009757B9">
        <w:rPr>
          <w:b/>
          <w:rtl/>
        </w:rPr>
        <w:t>נימול לתשעה, בין השמשות של ערב שבת - נימול לעשרה,</w:t>
      </w:r>
    </w:p>
    <w:p w:rsidR="00E9703F" w:rsidRPr="009757B9" w:rsidRDefault="00E9703F" w:rsidP="00410564">
      <w:pPr>
        <w:pStyle w:val="afff9"/>
        <w:rPr>
          <w:rtl/>
        </w:rPr>
      </w:pPr>
      <w:r w:rsidRPr="009757B9">
        <w:rPr>
          <w:b/>
          <w:rtl/>
        </w:rPr>
        <w:t>יו"ט לאחר השבת נימול לאחד עשר, שני ימים של ראש השנה - נימול לשנים עשר.</w:t>
      </w:r>
    </w:p>
    <w:p w:rsidR="00E9703F" w:rsidRPr="009757B9" w:rsidRDefault="00E9703F" w:rsidP="00E9703F">
      <w:pPr>
        <w:pStyle w:val="afff9"/>
        <w:rPr>
          <w:b/>
          <w:rtl/>
        </w:rPr>
      </w:pPr>
      <w:r w:rsidRPr="009757B9">
        <w:rPr>
          <w:b/>
          <w:rtl/>
          <w:rPrChange w:id="40597" w:author="Claude" w:date="2026-10-11T09:07:39Z">
            <w:rPr>
              <w:b/>
              <w:sz w:val="20"/>
              <w:rtl/>
            </w:rPr>
          </w:rPrChange>
        </w:rPr>
        <w:lastRenderedPageBreak/>
        <w:t>קטן החולה - אין מוהלין אותו עד שיבריא.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77" w:author="קלוד" w:date="2026-10-11T12:33:55Z"/>
        </w:rPr>
      </w:pPr>
      <w:ins w:id="90178" w:author="קלוד" w:date="2026-10-11T12:33:55Z">
        <w:r>
          <w:rPr>
            <w:color w:val="7B3F00"/>
          </w:rPr>
          <w:t xml:space="preserve">קטן שחלצתו חמה - ממתינים שבעה להברותו</w:t>
        </w:r>
      </w:ins>
    </w:p>
    <w:p>
      <w:pPr>
        <w:pStyle w:val="38"/>
        <w:rPr>
          <w:ins w:id="98969" w:author="מנוע מכני" w:date="2026-10-11T12:04:39Z"/>
        </w:rPr>
      </w:pPr>
      <w:del w:id="98968" w:author="מנוע מכני" w:date="2026-10-11T12:04:39Z">
        <w:r w:rsidRPr="006F178A">
          <w:delText xml:space="preserve">•</w:delText>
        </w:r>
      </w:del>
      <w:r w:rsidRPr="006F178A">
        <w:t xml:space="preserve"> </w:t>
      </w:r>
      <w:r w:rsidRPr="006F178A">
        <w:t xml:space="preserve">שמואל:</w:t>
      </w:r>
    </w:p>
    <w:p w:rsidR="00E9703F" w:rsidRPr="006F178A" w:rsidRDefault="00E9703F" w:rsidP="00E9703F">
      <w:pPr>
        <w:rPr>
          <w:rtl/>
        </w:rPr>
      </w:pPr>
      <w:del w:id="98970" w:author="מנוע מכני" w:date="2026-10-11T12:04:39Z">
        <w:r w:rsidRPr="006F178A">
          <w:rPr>
            <w:rFonts w:ascii="Fb Fontext" w:hAnsi="Fb Fontext"/>
            <w:rtl/>
          </w:rPr>
          <w:delText xml:space="preserve"> </w:delText>
        </w:r>
      </w:del>
      <w:r w:rsidRPr="006F178A">
        <w:rPr>
          <w:rFonts w:ascii="Fb Fontext" w:hAnsi="Fb Fontext"/>
          <w:rtl/>
        </w:rPr>
        <w:t xml:space="preserve">חלצתו חמה - נותנין לו כל שבעה להברותו.</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איבעיא לגבי מעת לעת </w:t>
      </w:r>
      <w:ins w:id="94985" w:author="מנוע מכני" w:date="2026-10-11T12:04:39Z">
        <w:r>
          <w:rPr>
            <w:rtl/>
          </w:rPr>
          <w:t xml:space="preserve">אם </w:t>
        </w:r>
      </w:ins>
      <w:del w:id="94986" w:author="מנוע מכני" w:date="2026-10-11T12:04:39Z">
        <w:r w:rsidRPr="006F178A">
          <w:rPr>
            <w:rtl/>
          </w:rPr>
          <w:delText xml:space="preserve">אי </w:delText>
        </w:r>
      </w:del>
      <w:ins w:id="108785" w:author="קלוד" w:date="2026-10-11T13:11:34Z">
        <w:r>
          <w:rPr>
            <w:rtl/>
          </w:rPr>
          <w:t xml:space="preserve">דומה</w:t>
        </w:r>
      </w:ins>
      <w:del w:id="108786" w:author="קלוד" w:date="2026-10-11T13:11:34Z">
        <w:r w:rsidRPr="006F178A">
          <w:rPr>
            <w:rtl/>
          </w:rPr>
          <w:delText xml:space="preserve">דמי</w:delText>
        </w:r>
      </w:del>
      <w:r w:rsidRPr="006F178A">
        <w:rPr>
          <w:rtl/>
        </w:rPr>
        <w:t xml:space="preserve"> ליום </w:t>
      </w:r>
      <w:ins w:id="108783" w:author="קלוד" w:date="2026-10-11T13:11:34Z">
        <w:r>
          <w:rPr>
            <w:rtl/>
          </w:rPr>
          <w:t xml:space="preserve">הוולדו,</w:t>
        </w:r>
      </w:ins>
      <w:del w:id="108784" w:author="קלוד" w:date="2026-10-11T13:11:34Z">
        <w:r w:rsidRPr="006F178A">
          <w:rPr>
            <w:rtl/>
          </w:rPr>
          <w:delText xml:space="preserve">הוולדו</w:delText>
        </w:r>
      </w:del>
      <w:r w:rsidRPr="006F178A">
        <w:rPr>
          <w:rtl/>
        </w:rPr>
        <w:t xml:space="preserve"> ואין הכרע ויתכן </w:t>
      </w:r>
      <w:ins w:id="108781" w:author="קלוד" w:date="2026-10-11T13:11:34Z">
        <w:r>
          <w:rPr>
            <w:rtl/>
          </w:rPr>
          <w:t xml:space="preserve">ששונה.</w:t>
        </w:r>
      </w:ins>
      <w:del w:id="108782" w:author="קלוד" w:date="2026-10-11T13:11:34Z">
        <w:r w:rsidRPr="006F178A">
          <w:rPr>
            <w:rtl/>
          </w:rPr>
          <w:delText xml:space="preserve">דשאני.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33" w:author="קלוד" w:date="2026-10-11T09:07:15Z"/>
        </w:rPr>
      </w:pPr>
      <w:ins w:id="20632" w:author="קלוד" w:date="2026-10-11T09:07:15Z">
        <w:r>
          <w:t xml:space="preserve">משנה ו</w:t>
        </w:r>
      </w:ins>
    </w:p>
    <w:p w:rsidR="00E9703F" w:rsidRPr="009757B9" w:rsidRDefault="00E9703F" w:rsidP="00E9703F">
      <w:pPr>
        <w:pStyle w:val="afff9"/>
        <w:rPr>
          <w:del w:id="20363" w:author="קלוד" w:date="2026-10-11T09:07:15Z"/>
          <w:b/>
          <w:rtl/>
        </w:rPr>
      </w:pPr>
      <w:del w:id="20362" w:author="קלוד" w:date="2026-10-11T09:07:15Z">
        <w:r w:rsidRPr="009757B9">
          <w:rPr>
            <w:b/>
            <w:sz w:val="20"/>
            <w:rtl/>
          </w:rPr>
          <w:delText xml:space="preserve">משנה.</w:delText>
        </w:r>
      </w:del>
    </w:p>
    <w:p w:rsidR="00E9703F" w:rsidRPr="00F677B7" w:rsidRDefault="00E9703F" w:rsidP="00E9703F">
      <w:pPr>
        <w:pStyle w:val="afff9"/>
        <w:spacing w:before="120"/>
        <w:rPr>
          <w:spacing w:val="0"/>
          <w:rtl/>
        </w:rPr>
        <w:pPrChange w:id="90106" w:author="קלוד" w:date="2026-10-11T12:09:42Z">
          <w:pPr>
            <w:pStyle w:val="afff9"/>
          </w:pPr>
        </w:pPrChange>
      </w:pPr>
      <w:r w:rsidRPr="00F677B7">
        <w:rPr>
          <w:spacing w:val="0"/>
          <w:rtl/>
        </w:rPr>
        <w:t>אלו הן ציצין המעכבין את המילה: בשר החופה את רוב העטרה, ואינו אוכל בתרומה.</w:t>
      </w:r>
    </w:p>
    <w:p w:rsidR="00E9703F" w:rsidRPr="009757B9" w:rsidRDefault="00E9703F" w:rsidP="00E9703F">
      <w:pPr>
        <w:pStyle w:val="afff9"/>
        <w:rPr>
          <w:b/>
          <w:rtl/>
        </w:rPr>
      </w:pPr>
      <w:r w:rsidRPr="009757B9">
        <w:rPr>
          <w:b/>
          <w:rtl/>
          <w:rPrChange w:id="40598" w:author="Claude" w:date="2026-10-11T09:07:39Z">
            <w:rPr>
              <w:b/>
              <w:sz w:val="20"/>
              <w:rtl/>
            </w:rPr>
          </w:rPrChange>
        </w:rPr>
        <w:t>ואם היה בעל בשר - מתקנו, מפני מראית העין.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75" w:author="קלוד" w:date="2026-10-11T12:33:55Z"/>
        </w:rPr>
      </w:pPr>
      <w:ins w:id="90176" w:author="קלוד" w:date="2026-10-11T12:33:55Z">
        <w:r>
          <w:rPr>
            <w:color w:val="7B3F00"/>
          </w:rPr>
          <w:t xml:space="preserve">ציצין המעכבין - בשר החופה רוב גובהה של עטרה</w:t>
        </w:r>
      </w:ins>
    </w:p>
    <w:p>
      <w:pPr>
        <w:pStyle w:val="38"/>
        <w:rPr>
          <w:ins w:id="98972" w:author="מנוע מכני" w:date="2026-10-11T12:04:39Z"/>
        </w:rPr>
      </w:pPr>
      <w:del w:id="98971" w:author="מנוע מכני" w:date="2026-10-11T12:04:39Z">
        <w:r w:rsidRPr="006F178A">
          <w:delText xml:space="preserve">•</w:delText>
        </w:r>
      </w:del>
      <w:r w:rsidRPr="006F178A">
        <w:t xml:space="preserve"> </w:t>
      </w:r>
      <w:r w:rsidRPr="006F178A">
        <w:t xml:space="preserve">רב:</w:t>
      </w:r>
    </w:p>
    <w:p w:rsidR="00E9703F" w:rsidRDefault="00E9703F" w:rsidP="00E9703F">
      <w:pPr>
        <w:rPr>
          <w:rFonts w:ascii="Fb Fontext" w:hAnsi="Fb Fontext"/>
          <w:rtl/>
        </w:rPr>
      </w:pPr>
      <w:del w:id="98973" w:author="מנוע מכני" w:date="2026-10-11T12:04:39Z">
        <w:r w:rsidRPr="006F178A">
          <w:rPr>
            <w:rFonts w:ascii="Fb Fontext" w:hAnsi="Fb Fontext"/>
            <w:rtl/>
          </w:rPr>
          <w:delText xml:space="preserve"> </w:delText>
        </w:r>
      </w:del>
      <w:r w:rsidRPr="006F178A">
        <w:rPr>
          <w:rFonts w:ascii="Fb Fontext" w:hAnsi="Fb Fontext"/>
          <w:rtl/>
        </w:rPr>
        <w:t xml:space="preserve">בשר החופה את רוב </w:t>
      </w:r>
      <w:r w:rsidRPr="006F178A">
        <w:rPr>
          <w:rStyle w:val="afffe"/>
          <w:rFonts w:ascii="Fb Fontext" w:hAnsi="Fb Fontext"/>
          <w:rtl/>
        </w:rPr>
        <w:t>גובהה</w:t>
      </w:r>
      <w:r w:rsidRPr="006F178A">
        <w:rPr>
          <w:rFonts w:ascii="Fb Fontext" w:hAnsi="Fb Fontext"/>
          <w:rtl/>
        </w:rPr>
        <w:t xml:space="preserve"> של עטרה. [במקום אחד ]</w:t>
      </w:r>
    </w:p>
    <w:p w:rsidR="00E9703F" w:rsidRPr="009757B9" w:rsidRDefault="00E9703F" w:rsidP="00E9703F">
      <w:pPr>
        <w:pStyle w:val="affff1"/>
        <w:ind w:end="0"/>
        <w:rPr>
          <w:rStyle w:val="afffe"/>
          <w:b w:val="0"/>
          <w:bCs/>
          <w:rtl/>
        </w:rPr>
        <w:pPrChange w:id="20119" w:author="קלוד" w:date="2026-10-11T09:07:15Z">
          <w:pPr>
            <w:pStyle w:val="affff1"/>
            <w:rPr>
              <w:rStyle w:val="afffe"/>
              <w:b w:val="0"/>
              <w:bCs/>
              <w:rtl/>
            </w:rPr>
          </w:pPr>
        </w:pPrChange>
      </w:pPr>
      <w:ins w:id="9848" w:author="מספור קטעי משנה" w:date="2026-10-11T09:35:03Z">
        <w:r>
          <w:rPr>
            <w:rStyle w:val="MisparKeta"/>
          </w:rPr>
          <w:t xml:space="preserve">ה. </w:t>
        </w:r>
      </w:ins>
      <w:r w:rsidRPr="00146180">
        <w:rPr>
          <w:rStyle w:val="afffe"/>
          <w:b w:val="0"/>
          <w:rtl/>
        </w:rPr>
        <w:t>ואם היה בעל בשר וכו'.</w:t>
      </w:r>
    </w:p>
    <w:p>
      <w:pPr>
        <w:pStyle w:val="38"/>
        <w:rPr>
          <w:ins w:id="98975" w:author="מנוע מכני" w:date="2026-10-11T12:04:39Z"/>
        </w:rPr>
      </w:pPr>
      <w:del w:id="98974" w:author="מנוע מכני" w:date="2026-10-11T12:04:39Z">
        <w:r w:rsidRPr="006F178A">
          <w:delText xml:space="preserve">•</w:delText>
        </w:r>
      </w:del>
      <w:r w:rsidRPr="006F178A">
        <w:t xml:space="preserve"> </w:t>
      </w:r>
      <w:r w:rsidRPr="006F178A">
        <w:t>קטן המסורבל בבשר</w:t>
      </w:r>
      <w:r w:rsidRPr="006F178A">
        <w:t xml:space="preserve"> שמואל:</w:t>
      </w:r>
    </w:p>
    <w:p w:rsidR="00E9703F" w:rsidRPr="006F178A" w:rsidRDefault="00E9703F" w:rsidP="00E9703F">
      <w:pPr>
        <w:rPr>
          <w:rtl/>
        </w:rPr>
      </w:pPr>
      <w:del w:id="98976" w:author="מנוע מכני" w:date="2026-10-11T12:04:39Z">
        <w:r w:rsidRPr="006F178A">
          <w:rPr>
            <w:rtl/>
          </w:rPr>
          <w:delText xml:space="preserve"> </w:delText>
        </w:r>
      </w:del>
      <w:r w:rsidRPr="006F178A">
        <w:rPr>
          <w:rtl/>
        </w:rPr>
        <w:t xml:space="preserve">רואין </w:t>
      </w:r>
      <w:ins w:id="108791" w:author="קלוד" w:date="2026-10-11T13:11:34Z">
        <w:r>
          <w:rPr>
            <w:rtl/>
          </w:rPr>
          <w:t xml:space="preserve">אותו:</w:t>
        </w:r>
      </w:ins>
      <w:del w:id="108792" w:author="קלוד" w:date="2026-10-11T13:11:34Z">
        <w:r w:rsidRPr="006F178A">
          <w:rPr>
            <w:rtl/>
          </w:rPr>
          <w:delText xml:space="preserve">אותו,</w:delText>
        </w:r>
      </w:del>
      <w:r w:rsidRPr="006F178A">
        <w:rPr>
          <w:rtl/>
        </w:rPr>
        <w:t xml:space="preserve"> כל זמן שמתקשה ונראה מהול</w:t>
      </w:r>
      <w:ins w:id="108789" w:author="קלוד" w:date="2026-10-11T13:11:34Z">
        <w:r>
          <w:rPr>
            <w:rtl/>
          </w:rPr>
          <w:t xml:space="preserve"> - </w:t>
        </w:r>
      </w:ins>
      <w:del w:id="108790" w:author="קלוד" w:date="2026-10-11T13:11:34Z">
        <w:r w:rsidRPr="006F178A">
          <w:rPr>
            <w:rtl/>
          </w:rPr>
          <w:delText xml:space="preserve"> </w:delText>
        </w:r>
      </w:del>
      <w:r w:rsidRPr="006F178A">
        <w:rPr>
          <w:rtl/>
        </w:rPr>
        <w:t xml:space="preserve">אינו צריך למול, ואם </w:t>
      </w:r>
      <w:ins w:id="91891" w:author="מנוע מכני" w:date="2026-10-11T12:04:39Z">
        <w:r>
          <w:rPr>
            <w:rtl/>
          </w:rPr>
          <w:t xml:space="preserve">לא</w:t>
        </w:r>
      </w:ins>
      <w:del w:id="91892" w:author="מנוע מכני" w:date="2026-10-11T12:04:39Z">
        <w:r w:rsidRPr="006F178A">
          <w:rPr>
            <w:rtl/>
          </w:rPr>
          <w:delText xml:space="preserve">לאו</w:delText>
        </w:r>
      </w:del>
      <w:ins w:id="108787" w:author="קלוד" w:date="2026-10-11T13:11:34Z">
        <w:r>
          <w:rPr>
            <w:rtl/>
          </w:rPr>
          <w:t xml:space="preserve"> - </w:t>
        </w:r>
      </w:ins>
      <w:del w:id="108788" w:author="קלוד" w:date="2026-10-11T13:11:34Z">
        <w:r w:rsidRPr="006F178A">
          <w:rPr>
            <w:rtl/>
          </w:rPr>
          <w:delText xml:space="preserve"> </w:delText>
        </w:r>
      </w:del>
      <w:r w:rsidRPr="006F178A">
        <w:rPr>
          <w:rtl/>
        </w:rPr>
        <w:t xml:space="preserve">צריך למול.</w:t>
      </w:r>
    </w:p>
    <w:p w:rsidR="00E9703F" w:rsidRDefault="00E9703F" w:rsidP="00E9703F">
      <w:pPr>
        <w:rPr>
          <w:rFonts w:ascii="Fb Fontext" w:hAnsi="Fb Fontext"/>
          <w:sz w:val="20"/>
          <w:rtl/>
        </w:rPr>
      </w:pPr>
      <w:ins w:id="91893" w:author="מנוע מכני" w:date="2026-10-11T12:04:39Z">
        <w:r>
          <w:rPr>
            <w:rFonts w:ascii="Fb Fontext" w:hAnsi="Fb Fontext"/>
            <w:b/>
            <w:bCs/>
            <w:sz w:val="20"/>
            <w:rtl/>
          </w:rPr>
          <w:t xml:space="preserve">יש</w:t>
        </w:r>
      </w:ins>
      <w:del w:id="91894" w:author="מנוע מכני" w:date="2026-10-11T12:04:39Z">
        <w:r w:rsidRPr="00E1368E">
          <w:rPr>
            <w:rFonts w:ascii="Fb Fontext" w:hAnsi="Fb Fontext"/>
            <w:b/>
            <w:bCs/>
            <w:sz w:val="20"/>
            <w:rtl/>
          </w:rPr>
          <w:delText xml:space="preserve">איכא</w:delText>
        </w:r>
      </w:del>
      <w:r w:rsidRPr="00E1368E">
        <w:rPr>
          <w:rFonts w:ascii="Fb Fontext" w:hAnsi="Fb Fontext"/>
          <w:b/>
          <w:bCs/>
          <w:sz w:val="20"/>
          <w:rtl/>
        </w:rPr>
        <w:t xml:space="preserve"> </w:t>
      </w:r>
      <w:ins w:id="90593" w:author="Claude - סמנטי" w:date="2026-10-11T12:28:21Z">
        <w:r>
          <w:rPr>
            <w:rFonts w:ascii="Fb Fontext" w:hAnsi="Fb Fontext"/>
            <w:b/>
            <w:bCs/>
            <w:sz w:val="20"/>
            <w:rtl/>
          </w:rPr>
          <w:t xml:space="preserve">ביניהם</w:t>
        </w:r>
      </w:ins>
      <w:del w:id="90594" w:author="Claude - סמנטי" w:date="2026-10-11T12:28:21Z">
        <w:r w:rsidRPr="00E1368E">
          <w:rPr>
            <w:rFonts w:ascii="Fb Fontext" w:hAnsi="Fb Fontext"/>
            <w:b/>
            <w:bCs/>
            <w:sz w:val="20"/>
            <w:rtl/>
          </w:rPr>
          <w:delText xml:space="preserve">בינייהו</w:delText>
        </w:r>
      </w:del>
      <w:r w:rsidRPr="006F178A">
        <w:rPr>
          <w:rFonts w:ascii="Fb Fontext" w:hAnsi="Fb Fontext"/>
          <w:sz w:val="20"/>
          <w:rtl/>
        </w:rPr>
        <w:t xml:space="preserve">: נראה ואינו נראה. [</w:t>
      </w:r>
      <w:r w:rsidRPr="006F178A">
        <w:rPr>
          <w:rStyle w:val="2fb"/>
          <w:rFonts w:ascii="Fb Fontext" w:hAnsi="Fb Fontext"/>
          <w:sz w:val="20"/>
          <w:rtl/>
        </w:rPr>
        <w:t xml:space="preserve">דלשמואל</w:t>
      </w:r>
      <w:r w:rsidRPr="006F178A">
        <w:rPr>
          <w:rFonts w:ascii="Fb Fontext" w:hAnsi="Fb Fontext"/>
          <w:sz w:val="20"/>
          <w:rtl/>
        </w:rPr>
        <w:t xml:space="preserve"> רק בנראה </w:t>
      </w:r>
      <w:r w:rsidRPr="006F178A">
        <w:rPr>
          <w:rFonts w:ascii="Fb Fontext" w:hAnsi="Fb Fontext"/>
          <w:sz w:val="20"/>
          <w:rtl/>
        </w:rPr>
        <w:t xml:space="preserve">א"צ</w:t>
      </w:r>
      <w:r w:rsidRPr="006F178A">
        <w:rPr>
          <w:rFonts w:ascii="Fb Fontext" w:hAnsi="Fb Fontext"/>
          <w:sz w:val="20"/>
          <w:rtl/>
        </w:rPr>
        <w:t xml:space="preserve"> למולו]</w:t>
      </w:r>
    </w:p>
    <w:p>
      <w:pPr>
        <w:pStyle w:val="afffff8"/>
        <w:rPr>
          <w:ins w:id="90173" w:author="קלוד" w:date="2026-10-11T12:33:55Z"/>
        </w:rPr>
      </w:pPr>
      <w:ins w:id="90174" w:author="קלוד" w:date="2026-10-11T12:33:55Z">
        <w:r>
          <w:rPr>
            <w:color w:val="7B3F00"/>
          </w:rPr>
          <w:t xml:space="preserve">ברכת המילה - המל, אבי הבן, העומדים והמברך</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מל ולא פרע</w:t>
      </w:r>
      <w:r w:rsidRPr="006F178A">
        <w:rPr>
          <w:rFonts w:ascii="Fb Fontext" w:hAnsi="Fb Fontext"/>
          <w:rtl/>
        </w:rPr>
        <w:t>. ת"ר: המל אומר: אשר קדשנו במצותיו וצונו על המילה.</w:t>
      </w:r>
    </w:p>
    <w:p w:rsidR="00E9703F" w:rsidRPr="006F178A" w:rsidRDefault="00E9703F" w:rsidP="00E9703F">
      <w:pPr>
        <w:rPr>
          <w:rtl/>
        </w:rPr>
      </w:pPr>
      <w:r w:rsidRPr="006F178A">
        <w:rPr>
          <w:rtl/>
        </w:rPr>
        <w:t>אבי הבן אומר: אשר קדשנו במצותיו וצונו להכניסו בבריתו של אברהם אבינו.</w:t>
      </w:r>
    </w:p>
    <w:p w:rsidR="00E9703F" w:rsidRPr="006F178A" w:rsidRDefault="00E9703F" w:rsidP="00E9703F">
      <w:pPr>
        <w:rPr>
          <w:rtl/>
        </w:rPr>
      </w:pPr>
      <w:r w:rsidRPr="006F178A">
        <w:rPr>
          <w:rtl/>
        </w:rPr>
        <w:t>העומדים אומרים: כשם שנכנס לברית כך יכנס לתורה לחופה ולמעשים טובים.</w:t>
      </w:r>
    </w:p>
    <w:p w:rsidR="00E9703F" w:rsidRPr="006F178A" w:rsidRDefault="00E9703F" w:rsidP="00E9703F">
      <w:pPr>
        <w:rPr>
          <w:rtl/>
        </w:rPr>
      </w:pPr>
      <w:r w:rsidRPr="006F178A">
        <w:rPr>
          <w:rFonts w:ascii="Fb Fontext" w:hAnsi="Fb Fontext"/>
          <w:sz w:val="20"/>
          <w:rtl/>
        </w:rPr>
        <w:t>והמברך אומר: אשר קידש ידיד מבטן, חוק בשארו שם, וצאצאיו חתם באות ברית קדש. על כן בשכר זאת, אל חי חלקנו, צוה להציל ידידות שארינו משחת, למען בריתו אשר שם בבשרנו ברוך אתה</w:t>
      </w:r>
      <w:r>
        <w:rPr>
          <w:rFonts w:ascii="Fb Fontext" w:hAnsi="Fb Fontext"/>
          <w:sz w:val="20"/>
          <w:rtl/>
        </w:rPr>
        <w:t xml:space="preserve"> ה'</w:t>
      </w:r>
      <w:r w:rsidRPr="006F178A">
        <w:rPr>
          <w:rFonts w:ascii="Fb Fontext" w:hAnsi="Fb Fontext"/>
          <w:sz w:val="20"/>
          <w:rtl/>
        </w:rPr>
        <w:t xml:space="preserve"> כורת הברית.</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sz w:val="20"/>
          <w:rtl/>
        </w:rPr>
        <w:t xml:space="preserve">המל את הגרים </w:t>
      </w:r>
      <w:r w:rsidRPr="006F178A">
        <w:rPr>
          <w:rtl/>
        </w:rPr>
        <w:t>אומר: ברוך אתה</w:t>
      </w:r>
      <w:r>
        <w:rPr>
          <w:rtl/>
        </w:rPr>
        <w:t xml:space="preserve"> ה'</w:t>
      </w:r>
      <w:r w:rsidRPr="006F178A">
        <w:rPr>
          <w:rtl/>
        </w:rPr>
        <w:t xml:space="preserve"> אלהינו מלך העולם אשר קדשנו במצותיו וצונו על המילה. והמברך אומר אשר קדשנו במצותיו וצונו למול את הגרים ולהטיף מהם דם ברית, שאילמלא דם ברית </w:t>
      </w:r>
      <w:r w:rsidRPr="006F178A">
        <w:rPr>
          <w:rtl/>
        </w:rPr>
        <w:t xml:space="preserve">לא</w:t>
      </w:r>
      <w:r w:rsidRPr="006F178A">
        <w:rPr>
          <w:rtl/>
        </w:rPr>
        <w:t xml:space="preserve"> נתקיימו שמים וארץ </w:t>
      </w:r>
      <w:r>
        <w:rPr>
          <w:rtl/>
        </w:rPr>
        <w:t>שנא'</w:t>
      </w:r>
      <w:r w:rsidRPr="00184B09">
        <w:rPr>
          <w:rStyle w:val="afffff0"/>
          <w:rtl/>
        </w:rPr>
        <w:t xml:space="preserve"> '</w:t>
      </w:r>
      <w:ins w:id="91449" w:author="Claude - סמנטי" w:date="2026-10-11T12:28:21Z">
        <w:r>
          <w:rPr>
            <w:rStyle w:val="afffff0"/>
            <w:rtl/>
          </w:rPr>
          <w:t xml:space="preserve">אִם לֹא בְרִיתִי יוֹמָם וָלָיְלָה חֻקּוֹת שָׁמַיִם וָאָרֶץ לֹא שַׂמְתִּי</w:t>
        </w:r>
      </w:ins>
      <w:del w:id="91450" w:author="Claude - סמנטי" w:date="2026-10-11T12:28:21Z">
        <w:r w:rsidRPr="00184B09">
          <w:rPr>
            <w:rStyle w:val="afffff0"/>
            <w:rtl/>
          </w:rPr>
          <w:delText xml:space="preserve">אם </w:delText>
        </w:r>
        <w:r w:rsidRPr="00184B09">
          <w:rPr>
            <w:rStyle w:val="afffff0"/>
            <w:rtl/>
          </w:rPr>
          <w:delText xml:space="preserve">לא</w:delText>
        </w:r>
        <w:r w:rsidRPr="00184B09">
          <w:rPr>
            <w:rStyle w:val="afffff0"/>
            <w:rtl/>
          </w:rPr>
          <w:delText xml:space="preserve"> בריתי יומם ולילה חקות שמים וארץ </w:delText>
        </w:r>
        <w:r w:rsidRPr="00184B09">
          <w:rPr>
            <w:rStyle w:val="afffff0"/>
            <w:rtl/>
          </w:rPr>
          <w:delText xml:space="preserve">לא</w:delText>
        </w:r>
        <w:r w:rsidRPr="00184B09">
          <w:rPr>
            <w:rStyle w:val="afffff0"/>
            <w:rtl/>
          </w:rPr>
          <w:delText xml:space="preserve"> שמתי</w:delText>
        </w:r>
      </w:del>
      <w:r w:rsidRPr="00184B09">
        <w:rPr>
          <w:rStyle w:val="afffff0"/>
          <w:rFonts w:hint="cs"/>
          <w:rtl/>
        </w:rPr>
        <w:t>'</w:t>
      </w:r>
      <w:r w:rsidRPr="00184B09">
        <w:rPr>
          <w:rStyle w:val="afffff0"/>
          <w:rtl/>
        </w:rPr>
        <w:t xml:space="preserve"> </w:t>
      </w:r>
      <w:r w:rsidRPr="006F178A">
        <w:rPr>
          <w:rtl/>
        </w:rPr>
        <w:t>ברוך אתה</w:t>
      </w:r>
      <w:r>
        <w:rPr>
          <w:rtl/>
        </w:rPr>
        <w:t xml:space="preserve"> ה'</w:t>
      </w:r>
      <w:r w:rsidRPr="006F178A">
        <w:rPr>
          <w:rtl/>
        </w:rPr>
        <w:t xml:space="preserve"> כורת הברית.</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המל את העבדים</w:t>
      </w:r>
      <w:r w:rsidRPr="006F178A">
        <w:rPr>
          <w:rFonts w:ascii="Fb Fontext" w:hAnsi="Fb Fontext"/>
          <w:rtl/>
        </w:rPr>
        <w:t xml:space="preserve"> אומר: אשר קדשנו במצותיו וציונו על המילה, והמברך אומר אשר קדשנו במצותיו וצונו למול את העבדים ולהטיף מהם דם ברית שאילמלא דם ברית חקות שמים וארץ </w:t>
      </w:r>
      <w:r w:rsidRPr="006F178A">
        <w:rPr>
          <w:rFonts w:ascii="Fb Fontext" w:hAnsi="Fb Fontext"/>
          <w:rtl/>
        </w:rPr>
        <w:t xml:space="preserve">לא</w:t>
      </w:r>
      <w:r w:rsidRPr="006F178A">
        <w:rPr>
          <w:rFonts w:ascii="Fb Fontext" w:hAnsi="Fb Fontext"/>
          <w:rtl/>
        </w:rPr>
        <w:t xml:space="preserve"> נתקיימו, </w:t>
      </w:r>
      <w:r>
        <w:rPr>
          <w:rFonts w:ascii="Fb Fontext" w:hAnsi="Fb Fontext"/>
          <w:rtl/>
        </w:rPr>
        <w:t>שנא'</w:t>
      </w:r>
      <w:r w:rsidRPr="00EB22CE">
        <w:rPr>
          <w:rStyle w:val="afffff0"/>
          <w:rtl/>
        </w:rPr>
        <w:t xml:space="preserve"> '</w:t>
      </w:r>
      <w:ins w:id="91451" w:author="Claude - סמנטי" w:date="2026-10-11T12:28:21Z">
        <w:r>
          <w:rPr>
            <w:rStyle w:val="afffff0"/>
            <w:rtl/>
          </w:rPr>
          <w:t xml:space="preserve">אִם לֹא בְרִיתִי יוֹמָם וָלָיְלָה חֻקּוֹת שָׁמַיִם וָאָרֶץ לֹא שַׂמְתִּי</w:t>
        </w:r>
      </w:ins>
      <w:del w:id="91452" w:author="Claude - סמנטי" w:date="2026-10-11T12:28:21Z">
        <w:r w:rsidRPr="00EB22CE">
          <w:rPr>
            <w:rStyle w:val="afffff0"/>
            <w:rtl/>
          </w:rPr>
          <w:delText xml:space="preserve">אם </w:delText>
        </w:r>
        <w:r w:rsidRPr="00EB22CE">
          <w:rPr>
            <w:rStyle w:val="afffff0"/>
            <w:rtl/>
          </w:rPr>
          <w:delText xml:space="preserve">לא</w:delText>
        </w:r>
        <w:r w:rsidRPr="00EB22CE">
          <w:rPr>
            <w:rStyle w:val="afffff0"/>
            <w:rtl/>
          </w:rPr>
          <w:delText xml:space="preserve"> בריתי יומם ולילה חקות שמים וארץ </w:delText>
        </w:r>
        <w:r w:rsidRPr="00EB22CE">
          <w:rPr>
            <w:rStyle w:val="afffff0"/>
            <w:rtl/>
          </w:rPr>
          <w:delText xml:space="preserve">לא</w:delText>
        </w:r>
        <w:r w:rsidRPr="00EB22CE">
          <w:rPr>
            <w:rStyle w:val="afffff0"/>
            <w:rtl/>
          </w:rPr>
          <w:delText xml:space="preserve"> שמתי</w:delText>
        </w:r>
      </w:del>
      <w:r w:rsidRPr="00EB22CE">
        <w:rPr>
          <w:rStyle w:val="afffff0"/>
          <w:rFonts w:hint="cs"/>
          <w:rtl/>
        </w:rPr>
        <w:t>'</w:t>
      </w:r>
      <w:r w:rsidRPr="00EB22CE">
        <w:rPr>
          <w:rStyle w:val="afffff0"/>
          <w:rtl/>
        </w:rPr>
        <w:t xml:space="preserve"> </w:t>
      </w:r>
      <w:r w:rsidRPr="006F178A">
        <w:rPr>
          <w:rFonts w:ascii="Fb Fontext" w:hAnsi="Fb Fontext"/>
          <w:rtl/>
        </w:rPr>
        <w:t>ברוך אתה</w:t>
      </w:r>
      <w:r>
        <w:rPr>
          <w:rFonts w:ascii="Fb Fontext" w:hAnsi="Fb Fontext"/>
          <w:rtl/>
        </w:rPr>
        <w:t xml:space="preserve"> ה'</w:t>
      </w:r>
      <w:r w:rsidRPr="006F178A">
        <w:rPr>
          <w:rFonts w:ascii="Fb Fontext" w:hAnsi="Fb Fontext"/>
          <w:rtl/>
        </w:rPr>
        <w:t xml:space="preserve"> כורת הברית.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410564" w:rsidRDefault="00E9703F" w:rsidP="00994307">
      <w:pPr>
        <w:pStyle w:val="Hadran"/>
        <w:pPrChange w:id="102684" w:author="Claude" w:date="2026-10-11T09:09:22Z">
          <w:pPr>
            <w:pStyle w:val="affff"/>
          </w:pPr>
        </w:pPrChange>
      </w:pPr>
      <w:r w:rsidRPr="006F178A">
        <w:rPr>
          <w:rStyle w:val="afffe"/>
          <w:sz w:val="20"/>
          <w:rtl/>
        </w:rPr>
        <w:t>הדרן עלך רבי אליעזר דמילה.</w:t>
      </w:r>
    </w:p>
    <w:p w:rsidR="00994307" w:rsidRDefault="00994307">
      <w:r>
        <w:br w:type="page"/>
      </w:r>
    </w:p>
    <w:p w:rsidR="00E9703F" w:rsidRPr="009757B9" w:rsidRDefault="00E9703F" w:rsidP="00E9703F">
      <w:pPr>
        <w:pStyle w:val="afff6"/>
        <w:framePr w:wrap="around"/>
        <w:spacing w:line="276" w:lineRule="auto"/>
        <w:rPr>
          <w:del w:id="100637" w:author="Claude" w:date="2026-10-11T09:08:03Z"/>
          <w:rFonts w:cs="Guttman Vilna"/>
          <w:b/>
          <w:bCs/>
          <w:sz w:val="20"/>
          <w:rtl/>
        </w:rPr>
      </w:pPr>
      <w:del w:id="100636" w:author="Claude" w:date="2026-10-11T09:08:03Z">
        <w:r w:rsidRPr="006F178A">
          <w:rPr>
            <w:rFonts w:ascii="Fb Fontext" w:hAnsi="Fb Fontext" w:hint="cs"/>
            <w:sz w:val="20"/>
            <w:rtl/>
          </w:rPr>
          <w:lastRenderedPageBreak/>
          <w:delText xml:space="preserve">פרק עשרים</w:delText>
        </w:r>
      </w:del>
    </w:p>
    <w:p w:rsidR="00E9703F" w:rsidRPr="009757B9" w:rsidRDefault="00E9703F" w:rsidP="00E9703F">
      <w:pPr>
        <w:pStyle w:val="afff3"/>
        <w:framePr w:wrap="around"/>
        <w:spacing w:line="276" w:lineRule="auto"/>
        <w:rPr>
          <w:rStyle w:val="afffe"/>
          <w:rFonts w:ascii="Fb Fontext" w:hAnsi="Fb Fontext"/>
          <w:bCs/>
          <w:sz w:val="20"/>
          <w:szCs w:val="18"/>
          <w:rtl/>
        </w:rPr>
      </w:pPr>
      <w:r w:rsidRPr="009757B9">
        <w:rPr>
          <w:rFonts w:ascii="Fb Fontext" w:hAnsi="Fb Fontext" w:hint="cs"/>
          <w:sz w:val="20"/>
          <w:szCs w:val="18"/>
          <w:rtl/>
        </w:rPr>
        <w:t>קלז</w:t>
      </w:r>
      <w:r w:rsidRPr="009757B9">
        <w:rPr>
          <w:rStyle w:val="afffe"/>
          <w:rFonts w:ascii="Fb Fontext" w:hAnsi="Fb Fontext" w:hint="cs"/>
          <w:bCs/>
          <w:sz w:val="20"/>
          <w:szCs w:val="18"/>
          <w:rtl/>
        </w:rPr>
        <w:t>:</w:t>
      </w:r>
    </w:p>
    <w:p w:rsidR="00E9703F" w:rsidRDefault="00E9703F" w:rsidP="00E9703F">
      <w:pPr>
        <w:pStyle w:val="afff7"/>
        <w:framePr w:wrap="around"/>
        <w:spacing w:line="276" w:lineRule="auto"/>
        <w:rPr>
          <w:del w:id="100639" w:author="Claude" w:date="2026-10-11T09:08:03Z"/>
          <w:sz w:val="20"/>
          <w:rtl/>
        </w:rPr>
      </w:pPr>
      <w:del w:id="100638" w:author="Claude" w:date="2026-10-11T09:08:03Z">
        <w:r w:rsidRPr="006F178A">
          <w:rPr>
            <w:rFonts w:hint="cs"/>
            <w:sz w:val="20"/>
            <w:rtl/>
          </w:rPr>
          <w:delText xml:space="preserve">תולין</w:delText>
        </w:r>
      </w:del>
    </w:p>
    <w:p w:rsidR="00E9703F" w:rsidRPr="006F178A" w:rsidRDefault="00E9703F" w:rsidP="00E9703F">
      <w:pPr>
        <w:pStyle w:val="afff8"/>
        <w:framePr w:wrap="around"/>
        <w:spacing w:after="0" w:line="276" w:lineRule="auto"/>
        <w:rPr>
          <w:rtl/>
        </w:rPr>
      </w:pPr>
      <w:r w:rsidRPr="006F178A">
        <w:rPr>
          <w:rFonts w:hint="cs"/>
          <w:rtl/>
        </w:rPr>
        <w:t>קלז:- קמא:</w:t>
      </w:r>
    </w:p>
    <w:p>
      <w:pPr>
        <w:pStyle w:val="PetichatPerek"/>
        <w:rPr>
          <w:ins w:id="100635" w:author="Claude" w:date="2026-10-11T09:08:03Z"/>
        </w:rPr>
      </w:pPr>
      <w:ins w:id="100634" w:author="Claude" w:date="2026-10-11T09:08:03Z">
        <w:r>
          <w:rPr>
            <w:rFonts w:ascii="Fb Fontext" w:hAnsi="Fb Fontext" w:hint="cs"/>
            <w:sz w:val="20"/>
            <w:rtl/>
          </w:rPr>
          <w:t xml:space="preserve">פרק עשרים</w:t>
        </w:r>
        <w:r>
          <w:rPr>
            <w:rFonts w:ascii="Fb Fontext" w:hAnsi="Fb Fontext" w:hint="cs"/>
            <w:sz w:val="20"/>
            <w:rtl/>
          </w:rPr>
          <w:t xml:space="preserve"> - </w:t>
        </w:r>
        <w:r>
          <w:rPr>
            <w:rFonts w:hint="cs"/>
            <w:sz w:val="20"/>
            <w:rtl/>
          </w:rPr>
          <w:t xml:space="preserve">תולין</w:t>
        </w:r>
      </w:ins>
    </w:p>
    <w:p>
      <w:pPr>
        <w:pStyle w:val="MishnaBatzad"/>
        <w:rPr>
          <w:ins w:id="20635" w:author="קלוד" w:date="2026-10-11T09:07:15Z"/>
        </w:rPr>
      </w:pPr>
      <w:ins w:id="20634" w:author="קלוד" w:date="2026-10-11T09:07:15Z">
        <w:r>
          <w:t xml:space="preserve">משנה א</w:t>
        </w:r>
      </w:ins>
    </w:p>
    <w:p w:rsidR="00E9703F" w:rsidRPr="009757B9" w:rsidRDefault="00E9703F" w:rsidP="00E9703F">
      <w:pPr>
        <w:pStyle w:val="afff9"/>
        <w:rPr>
          <w:del w:id="20365" w:author="קלוד" w:date="2026-10-11T09:07:15Z"/>
          <w:b/>
          <w:rtl/>
        </w:rPr>
      </w:pPr>
      <w:del w:id="20364" w:author="קלוד" w:date="2026-10-11T09:07:15Z">
        <w:r w:rsidRPr="009757B9">
          <w:rPr>
            <w:rFonts w:hint="cs"/>
            <w:b/>
            <w:sz w:val="20"/>
            <w:rtl/>
          </w:rPr>
          <w:delText xml:space="preserve">משנה</w:delText>
        </w:r>
      </w:del>
    </w:p>
    <w:p w:rsidR="00E9703F" w:rsidRPr="0095264C" w:rsidRDefault="00E9703F" w:rsidP="0095264C">
      <w:pPr>
        <w:pStyle w:val="afff9"/>
        <w:spacing w:before="120"/>
        <w:rPr>
          <w:rFonts w:cs="FrankRuehl"/>
          <w:spacing w:val="0"/>
          <w:szCs w:val="20"/>
          <w:rtl/>
        </w:rPr>
        <w:pPrChange w:id="90107" w:author="קלוד" w:date="2026-10-11T12:09:42Z">
          <w:pPr>
            <w:pStyle w:val="afff9"/>
          </w:pPr>
        </w:pPrChange>
      </w:pPr>
      <w:r>
        <w:rPr>
          <w:rStyle w:val="TanaimMishna"/>
          <w:b/>
          <w:rtl/>
          <w:rPrChange w:id="20064" w:author="קלוד" w:date="2026-10-11T09:07:15Z">
            <w:rPr>
              <w:b/>
              <w:rtl/>
            </w:rPr>
          </w:rPrChange>
        </w:rPr>
        <w:t xml:space="preserve">רבי אליעזר</w:t>
      </w:r>
      <w:r>
        <w:rPr>
          <w:b/>
          <w:rtl/>
        </w:rPr>
        <w:t xml:space="preserve"> תולין את המשמרת מסננת </w:t>
      </w:r>
      <w:r w:rsidRPr="0095264C">
        <w:rPr>
          <w:rFonts w:cs="FrankRuehl"/>
          <w:spacing w:val="0"/>
          <w:rtl/>
          <w:rPrChange w:id="40599" w:author="Claude" w:date="2026-10-11T09:07:39Z">
            <w:rPr>
              <w:rFonts w:cs="FrankRuehl"/>
              <w:spacing w:val="0"/>
              <w:szCs w:val="20"/>
              <w:rtl/>
            </w:rPr>
          </w:rPrChange>
        </w:rPr>
        <w:t>משום אוהל]</w:t>
      </w:r>
      <w:r w:rsidRPr="009757B9">
        <w:rPr>
          <w:b/>
          <w:rtl/>
        </w:rPr>
        <w:t xml:space="preserve"> ביו"ט, ונותנין לתלויה </w:t>
      </w:r>
      <w:r w:rsidRPr="0095264C">
        <w:rPr>
          <w:rFonts w:cs="FrankRuehl"/>
          <w:spacing w:val="0"/>
          <w:rtl/>
          <w:rPrChange w:id="40600" w:author="Claude" w:date="2026-10-11T09:07:39Z">
            <w:rPr>
              <w:rFonts w:cs="FrankRuehl"/>
              <w:spacing w:val="0"/>
              <w:szCs w:val="20"/>
              <w:rtl/>
            </w:rPr>
          </w:rPrChange>
        </w:rPr>
        <w:t>[דרכה</w:t>
      </w:r>
      <w:r w:rsidRPr="009757B9">
        <w:rPr>
          <w:b/>
          <w:rtl/>
        </w:rPr>
        <w:t xml:space="preserve"> </w:t>
      </w:r>
      <w:r w:rsidRPr="0095264C">
        <w:rPr>
          <w:rFonts w:cs="FrankRuehl"/>
          <w:spacing w:val="0"/>
          <w:rtl/>
          <w:rPrChange w:id="40601" w:author="Claude" w:date="2026-10-11T09:07:39Z">
            <w:rPr>
              <w:rFonts w:cs="FrankRuehl"/>
              <w:spacing w:val="0"/>
              <w:szCs w:val="20"/>
              <w:rtl/>
            </w:rPr>
          </w:rPrChange>
        </w:rPr>
        <w:t>יין]</w:t>
      </w:r>
      <w:r w:rsidRPr="009757B9">
        <w:rPr>
          <w:b/>
          <w:rtl/>
        </w:rPr>
        <w:t xml:space="preserve"> בשבת.</w:t>
      </w:r>
      <w:r w:rsidRPr="009757B9">
        <w:rPr>
          <w:rFonts w:hint="cs"/>
          <w:b/>
          <w:rtl/>
        </w:rPr>
        <w:t xml:space="preserve"> </w:t>
      </w:r>
      <w:r w:rsidRPr="0095264C">
        <w:rPr>
          <w:rFonts w:cs="FrankRuehl"/>
          <w:spacing w:val="0"/>
          <w:rtl/>
          <w:rPrChange w:id="40602" w:author="Claude" w:date="2026-10-11T09:07:39Z">
            <w:rPr>
              <w:rFonts w:cs="FrankRuehl"/>
              <w:spacing w:val="0"/>
              <w:szCs w:val="20"/>
              <w:rtl/>
            </w:rPr>
          </w:rPrChange>
        </w:rPr>
        <w:t>[דאין דרך בורר בכך]</w:t>
      </w:r>
    </w:p>
    <w:p w:rsidR="00E9703F" w:rsidRPr="009757B9" w:rsidRDefault="00994307" w:rsidP="00E9703F">
      <w:pPr>
        <w:pStyle w:val="afff9"/>
        <w:rPr>
          <w:b/>
          <w:rtl/>
        </w:rPr>
      </w:pPr>
      <w:r>
        <w:rPr>
          <w:rStyle w:val="TanaimMishna"/>
          <w:b/>
          <w:rtl/>
          <w:rPrChange w:id="20065" w:author="קלוד" w:date="2026-10-11T09:07:15Z">
            <w:rPr>
              <w:b/>
              <w:rtl/>
            </w:rPr>
          </w:rPrChange>
        </w:rPr>
        <w:t xml:space="preserve">חכמים</w:t>
      </w:r>
      <w:r>
        <w:rPr>
          <w:rFonts w:hint="cs"/>
          <w:b/>
          <w:rtl/>
        </w:rPr>
        <w:t xml:space="preserve"> </w:t>
      </w:r>
      <w:r w:rsidR="00E9703F" w:rsidRPr="009757B9">
        <w:rPr>
          <w:b/>
          <w:rtl/>
        </w:rPr>
        <w:t>אין תולין את המשמרת ביו"ט, ואין נותנין לתלויה בשבת, אבל נותנין לתלויה ביו"ט.</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71" w:author="קלוד" w:date="2026-10-11T12:33:55Z"/>
        </w:rPr>
      </w:pPr>
      <w:ins w:id="90172" w:author="קלוד" w:date="2026-10-11T12:33:55Z">
        <w:r>
          <w:rPr>
            <w:color w:val="7B3F00"/>
          </w:rPr>
          <w:t xml:space="preserve">תליית משמרת - האם מוסיפין לאהל עראי ביו"ט</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8803" w:author="קלוד" w:date="2026-10-11T13:11:34Z">
        <w:r>
          <w:rPr>
            <w:rFonts w:ascii="Fb Fontext" w:hAnsi="Fb Fontext"/>
            <w:rtl/>
          </w:rPr>
          <w:t xml:space="preserve">אף</w:t>
        </w:r>
      </w:ins>
      <w:del w:id="108804" w:author="קלוד" w:date="2026-10-11T13:11:34Z">
        <w:r>
          <w:rPr>
            <w:rFonts w:ascii="Fb Fontext" w:hAnsi="Fb Fontext"/>
            <w:rtl/>
          </w:rPr>
          <w:delText xml:space="preserve">אפי'</w:delText>
        </w:r>
      </w:del>
      <w:r w:rsidRPr="006F178A">
        <w:rPr>
          <w:rFonts w:ascii="Fb Fontext" w:hAnsi="Fb Fontext"/>
          <w:rtl/>
        </w:rPr>
        <w:t xml:space="preserve"> </w:t>
      </w:r>
      <w:ins w:id="108801" w:author="קלוד" w:date="2026-10-11T13:11:34Z">
        <w:r>
          <w:rPr>
            <w:rStyle w:val="2fb"/>
            <w:rFonts w:ascii="Fb Fontext" w:hAnsi="Fb Fontext"/>
            <w:rtl/>
          </w:rPr>
          <w:t xml:space="preserve">שר"א</w:t>
        </w:r>
      </w:ins>
      <w:del w:id="108802" w:author="קלוד" w:date="2026-10-11T13:11:34Z">
        <w:r w:rsidRPr="006F178A">
          <w:rPr>
            <w:rStyle w:val="2fb"/>
            <w:rFonts w:ascii="Fb Fontext" w:hAnsi="Fb Fontext"/>
            <w:rtl/>
          </w:rPr>
          <w:delText xml:space="preserve">דר"א</w:delText>
        </w:r>
      </w:del>
      <w:r w:rsidRPr="006F178A">
        <w:rPr>
          <w:rFonts w:ascii="Fb Fontext" w:hAnsi="Fb Fontext"/>
          <w:rtl/>
        </w:rPr>
        <w:t xml:space="preserve"> </w:t>
      </w:r>
      <w:ins w:id="95329" w:author="מנוע מכני" w:date="2026-10-11T12:04:39Z">
        <w:r>
          <w:rPr>
            <w:rFonts w:ascii="Fb Fontext" w:hAnsi="Fb Fontext"/>
            <w:rtl/>
          </w:rPr>
          <w:t xml:space="preserve">סבר</w:t>
        </w:r>
      </w:ins>
      <w:del w:id="95330" w:author="מנוע מכני" w:date="2026-10-11T12:04:39Z">
        <w:r w:rsidRPr="006F178A">
          <w:rPr>
            <w:rFonts w:ascii="Fb Fontext" w:hAnsi="Fb Fontext"/>
            <w:rtl/>
          </w:rPr>
          <w:delText xml:space="preserve">ס"ל</w:delText>
        </w:r>
      </w:del>
      <w:r w:rsidRPr="006F178A">
        <w:rPr>
          <w:rFonts w:ascii="Fb Fontext" w:hAnsi="Fb Fontext"/>
          <w:rtl/>
        </w:rPr>
        <w:t xml:space="preserve"> </w:t>
      </w:r>
      <w:ins w:id="108799" w:author="קלוד" w:date="2026-10-11T13:11:34Z">
        <w:r>
          <w:rPr>
            <w:rFonts w:ascii="Fb Fontext" w:hAnsi="Fb Fontext"/>
            <w:rtl/>
          </w:rPr>
          <w:t xml:space="preserve">שאין</w:t>
        </w:r>
      </w:ins>
      <w:del w:id="108800" w:author="קלוד" w:date="2026-10-11T13:11:34Z">
        <w:r w:rsidRPr="006F178A">
          <w:rPr>
            <w:rFonts w:ascii="Fb Fontext" w:hAnsi="Fb Fontext"/>
            <w:rtl/>
          </w:rPr>
          <w:delText xml:space="preserve">דלא</w:delText>
        </w:r>
      </w:del>
      <w:r w:rsidRPr="006F178A">
        <w:rPr>
          <w:rFonts w:ascii="Fb Fontext" w:hAnsi="Fb Fontext"/>
          <w:rtl/>
        </w:rPr>
        <w:t xml:space="preserve"> </w:t>
      </w:r>
      <w:ins w:id="108797" w:author="קלוד" w:date="2026-10-11T13:11:34Z">
        <w:r>
          <w:rPr>
            <w:rFonts w:ascii="Fb Fontext" w:hAnsi="Fb Fontext"/>
            <w:rtl/>
          </w:rPr>
          <w:t xml:space="preserve">מוסיפין</w:t>
        </w:r>
      </w:ins>
      <w:del w:id="108798" w:author="קלוד" w:date="2026-10-11T13:11:34Z">
        <w:r w:rsidRPr="006F178A">
          <w:rPr>
            <w:rFonts w:ascii="Fb Fontext" w:hAnsi="Fb Fontext"/>
            <w:rtl/>
          </w:rPr>
          <w:delText xml:space="preserve">מוספי</w:delText>
        </w:r>
      </w:del>
      <w:r w:rsidRPr="006F178A">
        <w:rPr>
          <w:rFonts w:ascii="Fb Fontext" w:hAnsi="Fb Fontext"/>
          <w:rtl/>
        </w:rPr>
        <w:t xml:space="preserve"> </w:t>
      </w:r>
      <w:ins w:id="108795" w:author="קלוד" w:date="2026-10-11T13:11:34Z">
        <w:r>
          <w:rPr>
            <w:rFonts w:ascii="Fb Fontext" w:hAnsi="Fb Fontext"/>
            <w:rtl/>
          </w:rPr>
          <w:t xml:space="preserve">על אהל</w:t>
        </w:r>
      </w:ins>
      <w:del w:id="108796" w:author="קלוד" w:date="2026-10-11T13:11:34Z">
        <w:r w:rsidRPr="006F178A">
          <w:rPr>
            <w:rFonts w:ascii="Fb Fontext" w:hAnsi="Fb Fontext"/>
            <w:rtl/>
          </w:rPr>
          <w:delText xml:space="preserve">לאהל</w:delText>
        </w:r>
      </w:del>
      <w:r w:rsidRPr="006F178A">
        <w:rPr>
          <w:rFonts w:ascii="Fb Fontext" w:hAnsi="Fb Fontext"/>
          <w:rtl/>
        </w:rPr>
        <w:t xml:space="preserve"> עראי </w:t>
      </w:r>
      <w:r>
        <w:rPr>
          <w:rFonts w:ascii="Fb Fontext" w:hAnsi="Fb Fontext"/>
          <w:rtl/>
        </w:rPr>
        <w:t>אפי'</w:t>
      </w:r>
      <w:r w:rsidRPr="006F178A">
        <w:rPr>
          <w:rFonts w:ascii="Fb Fontext" w:hAnsi="Fb Fontext"/>
          <w:rtl/>
        </w:rPr>
        <w:t xml:space="preserve"> </w:t>
      </w:r>
      <w:ins w:id="108793" w:author="קלוד" w:date="2026-10-11T13:11:34Z">
        <w:r>
          <w:rPr>
            <w:rFonts w:ascii="Fb Fontext" w:hAnsi="Fb Fontext"/>
            <w:rtl/>
          </w:rPr>
          <w:t xml:space="preserve">ביו"ט,</w:t>
        </w:r>
      </w:ins>
      <w:del w:id="108794" w:author="קלוד" w:date="2026-10-11T13:11:34Z">
        <w:r w:rsidRPr="006F178A">
          <w:rPr>
            <w:rFonts w:ascii="Fb Fontext" w:hAnsi="Fb Fontext"/>
            <w:rtl/>
          </w:rPr>
          <w:delText xml:space="preserve">ביו"ט</w:delText>
        </w:r>
      </w:del>
      <w:r w:rsidRPr="006F178A">
        <w:rPr>
          <w:rFonts w:ascii="Fb Fontext" w:hAnsi="Fb Fontext"/>
          <w:rtl/>
        </w:rPr>
        <w:t xml:space="preserve"> וכ"ש בשבת.</w:t>
      </w:r>
    </w:p>
    <w:p w:rsidR="00E9703F" w:rsidRPr="006F178A" w:rsidRDefault="00E9703F" w:rsidP="00E9703F">
      <w:pPr>
        <w:rPr>
          <w:rtl/>
        </w:rPr>
      </w:pPr>
      <w:r w:rsidRPr="006F178A">
        <w:rPr>
          <w:rtl/>
        </w:rPr>
        <w:t xml:space="preserve">מ"מ לצורך אוכל נפש </w:t>
      </w:r>
      <w:ins w:id="95331" w:author="מנוע מכני" w:date="2026-10-11T12:04:39Z">
        <w:r>
          <w:rPr>
            <w:rtl/>
          </w:rPr>
          <w:t xml:space="preserve">סבר</w:t>
        </w:r>
      </w:ins>
      <w:del w:id="95332" w:author="מנוע מכני" w:date="2026-10-11T12:04:39Z">
        <w:r w:rsidRPr="006F178A">
          <w:rPr>
            <w:rtl/>
          </w:rPr>
          <w:delText xml:space="preserve">ס"ל</w:delText>
        </w:r>
      </w:del>
      <w:r w:rsidRPr="006F178A">
        <w:rPr>
          <w:rtl/>
        </w:rPr>
        <w:t xml:space="preserve"> </w:t>
      </w:r>
      <w:r w:rsidRPr="006F178A">
        <w:rPr>
          <w:rStyle w:val="2fb"/>
          <w:rtl/>
        </w:rPr>
        <w:t xml:space="preserve">כר"י</w:t>
      </w:r>
      <w:r w:rsidRPr="006F178A">
        <w:rPr>
          <w:rtl/>
        </w:rPr>
        <w:t xml:space="preserve"> </w:t>
      </w:r>
      <w:ins w:id="108805" w:author="קלוד" w:date="2026-10-11T13:11:34Z">
        <w:r>
          <w:rPr>
            <w:rtl/>
          </w:rPr>
          <w:t xml:space="preserve">שמתיר </w:t>
        </w:r>
        <w:r>
          <w:rPr>
            <w:rStyle w:val="afffffe"/>
            <w:rtl/>
          </w:rPr>
          <w:t xml:space="preserve">מכשירין</w:t>
        </w:r>
        <w:r>
          <w:rPr>
            <w:rtl/>
          </w:rPr>
          <w:t xml:space="preserve">.</w:t>
        </w:r>
      </w:ins>
      <w:del w:id="108806" w:author="קלוד" w:date="2026-10-11T13:11:34Z">
        <w:r w:rsidRPr="006F178A">
          <w:rPr>
            <w:rtl/>
          </w:rPr>
          <w:delText xml:space="preserve">דשרי.</w:delText>
        </w:r>
      </w:del>
    </w:p>
    <w:p w:rsidR="00E9703F" w:rsidRPr="006F178A" w:rsidRDefault="00E9703F" w:rsidP="00E9703F">
      <w:pPr>
        <w:rPr>
          <w:rtl/>
        </w:rPr>
      </w:pPr>
      <w:r w:rsidRPr="006F178A">
        <w:rPr>
          <w:rStyle w:val="2fb"/>
          <w:rFonts w:ascii="Fb Fontext" w:hAnsi="Fb Fontext"/>
          <w:sz w:val="20"/>
          <w:rtl/>
        </w:rPr>
        <w:t xml:space="preserve">ור"א</w:t>
      </w:r>
      <w:r w:rsidRPr="006F178A">
        <w:rPr>
          <w:rFonts w:ascii="Fb Fontext" w:hAnsi="Fb Fontext"/>
          <w:sz w:val="20"/>
          <w:rtl/>
        </w:rPr>
        <w:t xml:space="preserve"> עדיף </w:t>
      </w:r>
      <w:ins w:id="108813" w:author="קלוד" w:date="2026-10-11T13:11:34Z">
        <w:r>
          <w:rPr>
            <w:rStyle w:val="2fb"/>
            <w:rFonts w:ascii="Fb Fontext" w:hAnsi="Fb Fontext"/>
            <w:sz w:val="20"/>
            <w:rtl/>
          </w:rPr>
          <w:t xml:space="preserve">מר"י,</w:t>
        </w:r>
      </w:ins>
      <w:del w:id="108814" w:author="קלוד" w:date="2026-10-11T13:11:34Z">
        <w:r w:rsidRPr="006F178A">
          <w:rPr>
            <w:rStyle w:val="2fb"/>
            <w:rFonts w:ascii="Fb Fontext" w:hAnsi="Fb Fontext"/>
            <w:sz w:val="20"/>
            <w:rtl/>
          </w:rPr>
          <w:delText xml:space="preserve">מר"י</w:delText>
        </w:r>
      </w:del>
      <w:r w:rsidRPr="006F178A">
        <w:rPr>
          <w:rFonts w:ascii="Fb Fontext" w:hAnsi="Fb Fontext"/>
          <w:sz w:val="20"/>
          <w:rtl/>
        </w:rPr>
        <w:t xml:space="preserve"> </w:t>
      </w:r>
      <w:ins w:id="95333" w:author="מנוע מכני" w:date="2026-10-11T12:04:39Z">
        <w:ins w:id="108811" w:author="קלוד" w:date="2026-10-11T13:11:34Z">
          <w:r>
            <w:rPr>
              <w:rFonts w:ascii="Fb Fontext" w:hAnsi="Fb Fontext"/>
              <w:sz w:val="20"/>
              <w:rtl/>
            </w:rPr>
            <w:t xml:space="preserve">שמתיר</w:t>
          </w:r>
        </w:ins>
        <w:del w:id="108812" w:author="קלוד" w:date="2026-10-11T13:11:34Z">
          <w:r>
            <w:rPr>
              <w:rFonts w:ascii="Fb Fontext" w:hAnsi="Fb Fontext"/>
              <w:sz w:val="20"/>
              <w:rtl/>
            </w:rPr>
            <w:delText xml:space="preserve">דסבר</w:delText>
          </w:r>
        </w:del>
      </w:ins>
      <w:del w:id="95334" w:author="מנוע מכני" w:date="2026-10-11T12:04:39Z">
        <w:r w:rsidRPr="006F178A">
          <w:rPr>
            <w:rFonts w:ascii="Fb Fontext" w:hAnsi="Fb Fontext"/>
            <w:sz w:val="20"/>
            <w:rtl/>
          </w:rPr>
          <w:delText xml:space="preserve">דס"ל</w:delText>
        </w:r>
      </w:del>
      <w:r w:rsidRPr="006F178A">
        <w:rPr>
          <w:rFonts w:ascii="Fb Fontext" w:hAnsi="Fb Fontext"/>
          <w:sz w:val="20"/>
          <w:rtl/>
        </w:rPr>
        <w:t xml:space="preserve"> </w:t>
      </w:r>
      <w:ins w:id="108809" w:author="קלוד" w:date="2026-10-11T13:11:34Z">
        <w:r>
          <w:rPr>
            <w:rFonts w:ascii="Fb Fontext" w:hAnsi="Fb Fontext"/>
            <w:sz w:val="20"/>
            <w:rtl/>
          </w:rPr>
          <w:t xml:space="preserve">אפי'</w:t>
        </w:r>
      </w:ins>
      <w:del w:id="108810" w:author="קלוד" w:date="2026-10-11T13:11:34Z">
        <w:r w:rsidRPr="006F178A">
          <w:rPr>
            <w:rFonts w:ascii="Fb Fontext" w:hAnsi="Fb Fontext"/>
            <w:sz w:val="20"/>
            <w:rtl/>
          </w:rPr>
          <w:delText xml:space="preserve">ד</w:delText>
        </w:r>
        <w:r>
          <w:rPr>
            <w:rFonts w:ascii="Fb Fontext" w:hAnsi="Fb Fontext"/>
            <w:sz w:val="20"/>
            <w:rtl/>
          </w:rPr>
          <w:delText xml:space="preserve">אפי'</w:delText>
        </w:r>
      </w:del>
      <w:r w:rsidRPr="006F178A">
        <w:rPr>
          <w:rFonts w:ascii="Fb Fontext" w:hAnsi="Fb Fontext"/>
          <w:sz w:val="20"/>
          <w:rtl/>
        </w:rPr>
        <w:t xml:space="preserve"> </w:t>
      </w:r>
      <w:ins w:id="108807" w:author="קלוד" w:date="2026-10-11T13:11:34Z">
        <w:r>
          <w:rPr>
            <w:rFonts w:ascii="Fb Fontext" w:hAnsi="Fb Fontext"/>
            <w:sz w:val="20"/>
            <w:rtl/>
          </w:rPr>
          <w:t xml:space="preserve">מכשירין</w:t>
        </w:r>
      </w:ins>
      <w:del w:id="108808" w:author="קלוד" w:date="2026-10-11T13:11:34Z">
        <w:r w:rsidRPr="006F178A">
          <w:rPr>
            <w:rFonts w:ascii="Fb Fontext" w:hAnsi="Fb Fontext"/>
            <w:sz w:val="20"/>
            <w:rtl/>
          </w:rPr>
          <w:delText xml:space="preserve">במכשירין</w:delText>
        </w:r>
      </w:del>
      <w:r w:rsidRPr="006F178A">
        <w:rPr>
          <w:rFonts w:ascii="Fb Fontext" w:hAnsi="Fb Fontext"/>
          <w:sz w:val="20"/>
          <w:rtl/>
        </w:rPr>
        <w:t xml:space="preserve"> שאפשר לעשותם מעי</w:t>
      </w:r>
      <w:ins w:id="90029" w:author="מנוע מכני" w:date="2026-10-11T12:04:39Z">
        <w:r>
          <w:rPr>
            <w:rFonts w:ascii="Fb Fontext" w:hAnsi="Fb Fontext"/>
            <w:sz w:val="20"/>
            <w:rtl/>
          </w:rPr>
          <w:t xml:space="preserve">ו"ט</w:t>
        </w:r>
      </w:ins>
      <w:del w:id="90030" w:author="מנוע מכני" w:date="2026-10-11T12:04:39Z">
        <w:r w:rsidRPr="006F178A">
          <w:rPr>
            <w:rFonts w:ascii="Fb Fontext" w:hAnsi="Fb Fontext"/>
            <w:sz w:val="20"/>
            <w:rtl/>
          </w:rPr>
          <w:delText xml:space="preserve">ו"'ט</w:delText>
        </w:r>
      </w:del>
      <w:r w:rsidRPr="006F178A">
        <w:rPr>
          <w:rFonts w:ascii="Fb Fontext" w:hAnsi="Fb Fontext"/>
          <w:sz w:val="20"/>
          <w:rtl/>
        </w:rPr>
        <w:t xml:space="preserve">.</w:t>
      </w:r>
    </w:p>
    <w:p w:rsidR="00E9703F" w:rsidRPr="006F178A" w:rsidRDefault="00E9703F" w:rsidP="00E9703F">
      <w:pPr>
        <w:rPr>
          <w:rStyle w:val="afffe"/>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 xml:space="preserve">פלוגתת </w:t>
      </w:r>
      <w:r w:rsidRPr="006F178A">
        <w:rPr>
          <w:rStyle w:val="2fb"/>
          <w:rFonts w:ascii="Fb Fontext" w:hAnsi="Fb Fontext"/>
          <w:rtl/>
        </w:rPr>
        <w:t xml:space="preserve">ר"א</w:t>
      </w:r>
      <w:r w:rsidRPr="006F178A">
        <w:rPr>
          <w:rStyle w:val="afffe"/>
          <w:rFonts w:ascii="Fb Fontext" w:hAnsi="Fb Fontext"/>
          <w:rtl/>
        </w:rPr>
        <w:t xml:space="preserve"> וחכמים להוסיף ביו"ט.</w:t>
      </w:r>
    </w:p>
    <w:p w:rsidR="00E9703F" w:rsidRPr="009757B9" w:rsidRDefault="00E9703F" w:rsidP="00E9703F">
      <w:pPr>
        <w:rPr>
          <w:rFonts w:cs="Guttman Vilna"/>
          <w:b/>
          <w:bCs/>
          <w:rtl/>
        </w:rPr>
      </w:pPr>
      <w:r w:rsidRPr="006F178A">
        <w:rPr>
          <w:rtl/>
        </w:rPr>
        <w:t xml:space="preserve">פקק החלון, </w:t>
      </w:r>
      <w:r w:rsidRPr="006F178A">
        <w:rPr>
          <w:rStyle w:val="2fb"/>
          <w:rtl/>
        </w:rPr>
        <w:t xml:space="preserve">ר"א</w:t>
      </w:r>
      <w:r w:rsidRPr="006F178A">
        <w:rPr>
          <w:rtl/>
        </w:rPr>
        <w:t xml:space="preserve">- בזמן שקשור ותלוי - פוקקין בו, ואם </w:t>
      </w:r>
      <w:ins w:id="91895" w:author="מנוע מכני" w:date="2026-10-11T12:04:39Z">
        <w:r>
          <w:rPr>
            <w:rtl/>
          </w:rPr>
          <w:t xml:space="preserve">לא</w:t>
        </w:r>
      </w:ins>
      <w:del w:id="91896" w:author="מנוע מכני" w:date="2026-10-11T12:04:39Z">
        <w:r w:rsidRPr="006F178A">
          <w:rPr>
            <w:rtl/>
          </w:rPr>
          <w:delText xml:space="preserve">לאו</w:delText>
        </w:r>
      </w:del>
      <w:r w:rsidRPr="006F178A">
        <w:rPr>
          <w:rtl/>
        </w:rPr>
        <w:t xml:space="preserve"> - אין פוקקין בו.</w:t>
      </w:r>
    </w:p>
    <w:p w:rsidR="00E9703F" w:rsidRPr="009757B9" w:rsidRDefault="00E9703F" w:rsidP="00E9703F">
      <w:pPr>
        <w:rPr>
          <w:rFonts w:cs="Guttman Vilna"/>
          <w:b/>
          <w:bCs/>
          <w:rtl/>
        </w:rPr>
      </w:pPr>
      <w:r w:rsidRPr="006F178A">
        <w:rPr>
          <w:rtl/>
        </w:rPr>
        <w:t>חכמים - בין כך ובין כך - פוקקין בו.</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Style w:val="2fb"/>
          <w:rtl/>
        </w:rPr>
        <w:t xml:space="preserve">רי"ו</w:t>
      </w:r>
      <w:r w:rsidRPr="006F178A">
        <w:rPr>
          <w:rtl/>
        </w:rPr>
        <w:t xml:space="preserve"> </w:t>
      </w:r>
      <w:r w:rsidRPr="006F178A">
        <w:rPr>
          <w:b/>
          <w:rtl/>
        </w:rPr>
        <w:t>הכל מודים</w:t>
      </w:r>
      <w:r w:rsidRPr="006F178A">
        <w:rPr>
          <w:rtl/>
        </w:rPr>
        <w:t xml:space="preserve"> שאין עושין אהל עראי בתחלה ביו"ט, ואין צריך לומר בשבת.</w:t>
      </w:r>
    </w:p>
    <w:p>
      <w:pPr>
        <w:pStyle w:val="38"/>
        <w:rPr>
          <w:ins w:id="99362" w:author="מנוע מכני" w:date="2026-10-11T12:04:39Z"/>
        </w:rPr>
      </w:pPr>
      <w:ins w:id="95625" w:author="מנוע מכני" w:date="2026-10-11T12:04:39Z">
        <w:r>
          <w:t xml:space="preserve">נחלקו רק</w:t>
        </w:r>
      </w:ins>
      <w:del w:id="95626" w:author="מנוע מכני" w:date="2026-10-11T12:04:39Z">
        <w:r w:rsidRPr="006F178A">
          <w:delText xml:space="preserve">לא נחלקו אלא</w:delText>
        </w:r>
      </w:del>
      <w:r w:rsidRPr="006F178A">
        <w:t xml:space="preserve"> להוסיף,</w:t>
      </w:r>
    </w:p>
    <w:p w:rsidR="00E9703F" w:rsidRPr="009757B9" w:rsidRDefault="00E9703F" w:rsidP="00E9703F">
      <w:pPr>
        <w:rPr>
          <w:rFonts w:cs="Guttman Vilna"/>
          <w:b/>
          <w:bCs/>
          <w:rtl/>
        </w:rPr>
      </w:pPr>
      <w:del w:id="99363" w:author="מנוע מכני" w:date="2026-10-11T12:04:39Z">
        <w:r w:rsidRPr="006F178A">
          <w:rPr>
            <w:rtl/>
          </w:rPr>
          <w:delText xml:space="preserve"> </w:delText>
        </w:r>
      </w:del>
      <w:r w:rsidRPr="006F178A">
        <w:rPr>
          <w:rStyle w:val="2fb"/>
          <w:rtl/>
        </w:rPr>
        <w:t xml:space="preserve">שר"א</w:t>
      </w:r>
      <w:r w:rsidRPr="006F178A">
        <w:rPr>
          <w:rtl/>
        </w:rPr>
        <w:t xml:space="preserve"> </w:t>
      </w:r>
      <w:ins w:id="95335" w:author="מנוע מכני" w:date="2026-10-11T12:04:39Z">
        <w:r>
          <w:rPr>
            <w:rtl/>
          </w:rPr>
          <w:t xml:space="preserve">סבר</w:t>
        </w:r>
      </w:ins>
      <w:del w:id="95336" w:author="מנוע מכני" w:date="2026-10-11T12:04:39Z">
        <w:r w:rsidRPr="006F178A">
          <w:rPr>
            <w:rtl/>
          </w:rPr>
          <w:delText xml:space="preserve">ס"ל</w:delText>
        </w:r>
      </w:del>
      <w:r w:rsidRPr="006F178A">
        <w:rPr>
          <w:rtl/>
        </w:rPr>
        <w:t xml:space="preserve"> אין מוסיפין ביו"ט, ואין צריך לומר בשבת.</w:t>
      </w:r>
    </w:p>
    <w:p w:rsidR="00E9703F" w:rsidRPr="009757B9" w:rsidRDefault="00E9703F" w:rsidP="00E9703F">
      <w:pPr>
        <w:rPr>
          <w:rFonts w:cs="Guttman Vilna"/>
          <w:b/>
          <w:bCs/>
          <w:rtl/>
        </w:rPr>
      </w:pPr>
      <w:r w:rsidRPr="006F178A">
        <w:rPr>
          <w:rtl/>
        </w:rPr>
        <w:t>וחכ"א מוסיפין בשבת, ואין צריך לומר ביו"ט.</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קלח.</w:t>
      </w:r>
    </w:p>
    <w:p>
      <w:pPr>
        <w:pStyle w:val="afffff8"/>
        <w:rPr>
          <w:ins w:id="90169" w:author="קלוד" w:date="2026-10-11T12:33:55Z"/>
        </w:rPr>
      </w:pPr>
      <w:ins w:id="90170" w:author="קלוד" w:date="2026-10-11T12:33:55Z">
        <w:r>
          <w:rPr>
            <w:color w:val="7B3F00"/>
          </w:rPr>
          <w:t xml:space="preserve">תלה משמרת - חטאת או איסור דרבנן</w:t>
        </w:r>
      </w:ins>
    </w:p>
    <w:p w:rsidR="00E9703F" w:rsidRPr="002D0727" w:rsidRDefault="00E9703F" w:rsidP="00E9703F">
      <w:pPr>
        <w:rPr>
          <w:b/>
          <w:bCs/>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תלה- </w:t>
      </w:r>
      <w:r w:rsidRPr="006F178A">
        <w:rPr>
          <w:rStyle w:val="2fb"/>
          <w:rFonts w:ascii="Fb Fontext" w:hAnsi="Fb Fontext"/>
          <w:rtl/>
        </w:rPr>
        <w:t xml:space="preserve">רב יוסף</w:t>
      </w:r>
      <w:r w:rsidRPr="006F178A">
        <w:rPr>
          <w:rFonts w:ascii="Fb Fontext" w:hAnsi="Fb Fontext"/>
          <w:rtl/>
        </w:rPr>
        <w:t xml:space="preserve">-חייב חטאת.</w:t>
      </w:r>
    </w:p>
    <w:p w:rsidR="00E9703F" w:rsidRDefault="00E9703F" w:rsidP="00E9703F">
      <w:pPr>
        <w:rPr>
          <w:rtl/>
        </w:rPr>
      </w:pPr>
      <w:ins w:id="108821" w:author="קלוד" w:date="2026-10-11T13:11:34Z">
        <w:r>
          <w:rPr>
            <w:rStyle w:val="2fb"/>
            <w:b/>
            <w:bCs/>
            <w:rtl/>
          </w:rPr>
          <w:t xml:space="preserve">אביי:</w:t>
        </w:r>
      </w:ins>
      <w:del w:id="108822" w:author="קלוד" w:date="2026-10-11T13:11:34Z">
        <w:r w:rsidRPr="002D0727">
          <w:rPr>
            <w:rStyle w:val="2fb"/>
            <w:b/>
            <w:bCs/>
            <w:rtl/>
          </w:rPr>
          <w:delText xml:space="preserve">אביי</w:delText>
        </w:r>
      </w:del>
      <w:r w:rsidRPr="006F178A">
        <w:rPr>
          <w:rtl/>
        </w:rPr>
        <w:t xml:space="preserve"> א"ה </w:t>
      </w:r>
      <w:ins w:id="108819" w:author="קלוד" w:date="2026-10-11T13:11:34Z">
        <w:r>
          <w:rPr>
            <w:rtl/>
          </w:rPr>
          <w:t xml:space="preserve">אפי' </w:t>
        </w:r>
        <w:r>
          <w:rPr>
            <w:rStyle w:val="afffffe"/>
            <w:rtl/>
          </w:rPr>
          <w:t xml:space="preserve">התולה</w:t>
        </w:r>
      </w:ins>
      <w:del w:id="108820" w:author="קלוד" w:date="2026-10-11T13:11:34Z">
        <w:r>
          <w:rPr>
            <w:rtl/>
          </w:rPr>
          <w:delText xml:space="preserve">אפי'</w:delText>
        </w:r>
      </w:del>
      <w:r w:rsidRPr="006F178A">
        <w:rPr>
          <w:rtl/>
        </w:rPr>
        <w:t xml:space="preserve"> כלי קטן יתחייב </w:t>
      </w:r>
      <w:ins w:id="108817" w:author="קלוד" w:date="2026-10-11T13:11:34Z">
        <w:r>
          <w:rPr>
            <w:rtl/>
          </w:rPr>
          <w:t xml:space="preserve">[כד</w:t>
        </w:r>
      </w:ins>
      <w:del w:id="108818" w:author="קלוד" w:date="2026-10-11T13:11:34Z">
        <w:r w:rsidRPr="006F178A">
          <w:rPr>
            <w:rtl/>
          </w:rPr>
          <w:delText xml:space="preserve">[כוזא</w:delText>
        </w:r>
      </w:del>
      <w:r w:rsidRPr="006F178A">
        <w:rPr>
          <w:rtl/>
        </w:rPr>
        <w:t xml:space="preserve"> </w:t>
      </w:r>
      <w:ins w:id="108815" w:author="קלוד" w:date="2026-10-11T13:11:34Z">
        <w:r>
          <w:rPr>
            <w:rtl/>
          </w:rPr>
          <w:t xml:space="preserve">ביתד]</w:t>
        </w:r>
      </w:ins>
      <w:del w:id="108816" w:author="קלוד" w:date="2026-10-11T13:11:34Z">
        <w:r w:rsidRPr="006F178A">
          <w:rPr>
            <w:rtl/>
          </w:rPr>
          <w:delText xml:space="preserve">בסיכתא]</w:delText>
        </w:r>
      </w:del>
    </w:p>
    <w:p>
      <w:pPr>
        <w:pStyle w:val="38"/>
        <w:rPr>
          <w:ins w:id="98977" w:author="מנוע מכני" w:date="2026-10-11T12:04:39Z"/>
        </w:rPr>
      </w:pPr>
      <w:r w:rsidRPr="006F178A">
        <w:t xml:space="preserve">אלא</w:t>
      </w:r>
    </w:p>
    <w:p w:rsidR="00E9703F" w:rsidRPr="006F178A" w:rsidRDefault="00E9703F" w:rsidP="00E9703F">
      <w:pPr>
        <w:rPr>
          <w:rtl/>
        </w:rPr>
      </w:pPr>
      <w:del w:id="98978" w:author="מנוע מכני" w:date="2026-10-11T12:04:39Z">
        <w:r w:rsidRPr="006F178A">
          <w:rPr>
            <w:rFonts w:ascii="Fb Fontext" w:hAnsi="Fb Fontext"/>
            <w:sz w:val="20"/>
            <w:rtl/>
          </w:rPr>
          <w:delText xml:space="preserve"> </w:delText>
        </w:r>
      </w:del>
      <w:ins w:id="108827" w:author="קלוד" w:date="2026-10-11T13:11:34Z">
        <w:r>
          <w:rPr>
            <w:rFonts w:ascii="Fb Fontext" w:hAnsi="Fb Fontext"/>
            <w:sz w:val="20"/>
            <w:rtl/>
          </w:rPr>
          <w:t xml:space="preserve">מדרבנן</w:t>
        </w:r>
      </w:ins>
      <w:del w:id="108828" w:author="קלוד" w:date="2026-10-11T13:11:34Z">
        <w:r w:rsidRPr="006F178A">
          <w:rPr>
            <w:rFonts w:ascii="Fb Fontext" w:hAnsi="Fb Fontext"/>
            <w:sz w:val="20"/>
            <w:rtl/>
          </w:rPr>
          <w:delText xml:space="preserve">דרבנן</w:delText>
        </w:r>
      </w:del>
      <w:r w:rsidRPr="006F178A">
        <w:rPr>
          <w:rFonts w:ascii="Fb Fontext" w:hAnsi="Fb Fontext"/>
          <w:sz w:val="20"/>
          <w:rtl/>
        </w:rPr>
        <w:t xml:space="preserve"> </w:t>
      </w:r>
      <w:ins w:id="108825" w:author="קלוד" w:date="2026-10-11T13:11:34Z">
        <w:r>
          <w:rPr>
            <w:rFonts w:ascii="Fb Fontext" w:hAnsi="Fb Fontext"/>
            <w:sz w:val="20"/>
            <w:rtl/>
          </w:rPr>
          <w:t xml:space="preserve">הוא,</w:t>
        </w:r>
      </w:ins>
      <w:del w:id="108826" w:author="קלוד" w:date="2026-10-11T13:11:34Z">
        <w:r w:rsidRPr="006F178A">
          <w:rPr>
            <w:rFonts w:ascii="Fb Fontext" w:hAnsi="Fb Fontext"/>
            <w:sz w:val="20"/>
            <w:rtl/>
          </w:rPr>
          <w:delText xml:space="preserve">הוא</w:delText>
        </w:r>
      </w:del>
      <w:r w:rsidRPr="006F178A">
        <w:rPr>
          <w:rFonts w:ascii="Fb Fontext" w:hAnsi="Fb Fontext"/>
          <w:sz w:val="20"/>
          <w:rtl/>
        </w:rPr>
        <w:t xml:space="preserve"> שלא יעשה </w:t>
      </w:r>
      <w:ins w:id="108823" w:author="קלוד" w:date="2026-10-11T13:11:34Z">
        <w:r>
          <w:rPr>
            <w:rFonts w:ascii="Fb Fontext" w:hAnsi="Fb Fontext"/>
            <w:sz w:val="20"/>
            <w:rtl/>
          </w:rPr>
          <w:t xml:space="preserve">כדרך</w:t>
        </w:r>
      </w:ins>
      <w:del w:id="108824" w:author="קלוד" w:date="2026-10-11T13:11:34Z">
        <w:r w:rsidRPr="006F178A">
          <w:rPr>
            <w:rFonts w:ascii="Fb Fontext" w:hAnsi="Fb Fontext"/>
            <w:sz w:val="20"/>
            <w:rtl/>
          </w:rPr>
          <w:delText xml:space="preserve">כבדרך</w:delText>
        </w:r>
      </w:del>
      <w:r w:rsidRPr="006F178A">
        <w:rPr>
          <w:rFonts w:ascii="Fb Fontext" w:hAnsi="Fb Fontext"/>
          <w:sz w:val="20"/>
          <w:rtl/>
        </w:rPr>
        <w:t xml:space="preserve"> חול.</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אביי</w:t>
      </w:r>
      <w:r w:rsidRPr="006F178A">
        <w:rPr>
          <w:rFonts w:ascii="Fb Fontext" w:hAnsi="Fb Fontext"/>
          <w:rtl/>
        </w:rPr>
        <w:t xml:space="preserve"> נקט כללי המשנה לאיסור והיתר.</w:t>
      </w:r>
    </w:p>
    <w:p w:rsidR="00E9703F" w:rsidRPr="00B3644D" w:rsidRDefault="00E9703F" w:rsidP="00E9703F">
      <w:pPr>
        <w:rPr>
          <w:spacing w:val="-4"/>
          <w:rtl/>
        </w:rPr>
      </w:pPr>
      <w:r w:rsidRPr="00B3644D">
        <w:rPr>
          <w:spacing w:val="-4"/>
          <w:rtl/>
        </w:rPr>
        <w:t xml:space="preserve">הגוד [ליין וחלב] והמשמרת, כילה, וכסא גלין [המתפרק] - </w:t>
      </w:r>
      <w:r w:rsidRPr="00B3644D">
        <w:rPr>
          <w:spacing w:val="-4"/>
          <w:rtl/>
        </w:rPr>
        <w:t xml:space="preserve">לא</w:t>
      </w:r>
      <w:r w:rsidRPr="00B3644D">
        <w:rPr>
          <w:spacing w:val="-4"/>
          <w:rtl/>
        </w:rPr>
        <w:t xml:space="preserve"> יעשה, ואם עשה - פטור אבל אסור.</w:t>
      </w:r>
    </w:p>
    <w:p w:rsidR="00E9703F" w:rsidRPr="006F178A" w:rsidRDefault="00E9703F" w:rsidP="00E9703F">
      <w:pPr>
        <w:rPr>
          <w:rtl/>
        </w:rPr>
      </w:pPr>
      <w:r w:rsidRPr="006F178A">
        <w:rPr>
          <w:rtl/>
        </w:rPr>
        <w:t xml:space="preserve">אהלי קבע - </w:t>
      </w:r>
      <w:r w:rsidRPr="006F178A">
        <w:rPr>
          <w:rtl/>
        </w:rPr>
        <w:t xml:space="preserve">לא</w:t>
      </w:r>
      <w:r w:rsidRPr="006F178A">
        <w:rPr>
          <w:rtl/>
        </w:rPr>
        <w:t xml:space="preserve"> יעשה, ואם עשה - חייב חטאת.</w:t>
      </w:r>
    </w:p>
    <w:p w:rsidR="00E9703F" w:rsidRPr="00B3644D" w:rsidRDefault="00E9703F" w:rsidP="00E9703F">
      <w:pPr>
        <w:rPr>
          <w:spacing w:val="-4"/>
          <w:rtl/>
        </w:rPr>
      </w:pPr>
      <w:r w:rsidRPr="00B3644D">
        <w:rPr>
          <w:spacing w:val="-4"/>
          <w:rtl/>
        </w:rPr>
        <w:t>אבל מטה וכסא טרסקל [הנשען על הכותל כשלא משתמשים בו] ואסלא - מותר לנטותן לכתחילה.</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לחכמים </w:t>
      </w:r>
      <w:ins w:id="108835" w:author="קלוד" w:date="2026-10-11T13:11:34Z">
        <w:r>
          <w:rPr>
            <w:rtl/>
          </w:rPr>
          <w:t xml:space="preserve">שאין</w:t>
        </w:r>
      </w:ins>
      <w:del w:id="108836" w:author="קלוד" w:date="2026-10-11T13:11:34Z">
        <w:r w:rsidRPr="006F178A">
          <w:rPr>
            <w:rtl/>
          </w:rPr>
          <w:delText xml:space="preserve">דאין</w:delText>
        </w:r>
      </w:del>
      <w:r w:rsidRPr="006F178A">
        <w:rPr>
          <w:rtl/>
        </w:rPr>
        <w:t xml:space="preserve"> נותנין לתלויה </w:t>
      </w:r>
      <w:ins w:id="108833" w:author="קלוד" w:date="2026-10-11T13:11:34Z">
        <w:r>
          <w:rPr>
            <w:rtl/>
          </w:rPr>
          <w:t xml:space="preserve">בשבת,</w:t>
        </w:r>
      </w:ins>
      <w:del w:id="108834" w:author="קלוד" w:date="2026-10-11T13:11:34Z">
        <w:r w:rsidRPr="006F178A">
          <w:rPr>
            <w:rtl/>
          </w:rPr>
          <w:delText xml:space="preserve">בשבת</w:delText>
        </w:r>
      </w:del>
      <w:r w:rsidRPr="006F178A">
        <w:rPr>
          <w:rtl/>
        </w:rPr>
        <w:t xml:space="preserve"> </w:t>
      </w:r>
      <w:ins w:id="108831" w:author="קלוד" w:date="2026-10-11T13:11:34Z">
        <w:r>
          <w:rPr>
            <w:rStyle w:val="afffffe"/>
            <w:rtl/>
          </w:rPr>
          <w:t xml:space="preserve">אם</w:t>
        </w:r>
      </w:ins>
      <w:del w:id="108832" w:author="קלוד" w:date="2026-10-11T13:11:34Z">
        <w:r w:rsidRPr="006F178A">
          <w:rPr>
            <w:rtl/>
          </w:rPr>
          <w:delText xml:space="preserve">בשימר</w:delText>
        </w:r>
      </w:del>
      <w:r w:rsidRPr="006F178A">
        <w:rPr>
          <w:rtl/>
        </w:rPr>
        <w:t xml:space="preserve"> </w:t>
      </w:r>
      <w:ins w:id="108829" w:author="קלוד" w:date="2026-10-11T13:11:34Z">
        <w:r>
          <w:rPr>
            <w:rStyle w:val="2fb"/>
            <w:rtl/>
          </w:rPr>
          <w:t xml:space="preserve">שימר - אר"כ:</w:t>
        </w:r>
      </w:ins>
      <w:del w:id="108830" w:author="קלוד" w:date="2026-10-11T13:11:34Z">
        <w:r w:rsidRPr="006F178A">
          <w:rPr>
            <w:rStyle w:val="2fb"/>
            <w:rtl/>
          </w:rPr>
          <w:delText xml:space="preserve">אר"כ</w:delText>
        </w:r>
      </w:del>
      <w:r w:rsidRPr="006F178A">
        <w:rPr>
          <w:rtl/>
        </w:rPr>
        <w:t xml:space="preserve"> חייב חטאת.</w:t>
      </w:r>
    </w:p>
    <w:p w:rsidR="00E9703F" w:rsidRPr="006F178A" w:rsidRDefault="00E9703F" w:rsidP="00E9703F">
      <w:pPr>
        <w:rPr>
          <w:rtl/>
        </w:rPr>
      </w:pPr>
      <w:ins w:id="93717" w:author="מנוע מכני" w:date="2026-10-11T12:04:39Z">
        <w:ins w:id="108849" w:author="קלוד" w:date="2026-10-11T13:11:34Z">
          <w:r>
            <w:rPr>
              <w:rFonts w:ascii="Fb Fontext" w:hAnsi="Fb Fontext"/>
              <w:sz w:val="20"/>
              <w:rtl/>
            </w:rPr>
            <w:t xml:space="preserve">הקשה</w:t>
          </w:r>
        </w:ins>
        <w:del w:id="108850" w:author="קלוד" w:date="2026-10-11T13:11:34Z">
          <w:r>
            <w:rPr>
              <w:rFonts w:ascii="Fb Fontext" w:hAnsi="Fb Fontext"/>
              <w:sz w:val="20"/>
              <w:rtl/>
            </w:rPr>
            <w:delText xml:space="preserve">מכך</w:delText>
          </w:r>
        </w:del>
      </w:ins>
      <w:del w:id="93718" w:author="מנוע מכני" w:date="2026-10-11T12:04:39Z">
        <w:r w:rsidRPr="006F178A">
          <w:rPr>
            <w:rFonts w:ascii="Fb Fontext" w:hAnsi="Fb Fontext"/>
            <w:sz w:val="20"/>
            <w:rtl/>
          </w:rPr>
          <w:delText xml:space="preserve">מהכי</w:delText>
        </w:r>
      </w:del>
      <w:r w:rsidRPr="006F178A">
        <w:rPr>
          <w:rFonts w:ascii="Fb Fontext" w:hAnsi="Fb Fontext"/>
          <w:sz w:val="20"/>
          <w:rtl/>
        </w:rPr>
        <w:t xml:space="preserve"> </w:t>
      </w:r>
      <w:ins w:id="108847" w:author="קלוד" w:date="2026-10-11T13:11:34Z">
        <w:r>
          <w:rPr>
            <w:rFonts w:ascii="Fb Fontext" w:hAnsi="Fb Fontext"/>
            <w:sz w:val="20"/>
            <w:rtl/>
          </w:rPr>
          <w:t xml:space="preserve">ר"ש:</w:t>
        </w:r>
      </w:ins>
      <w:del w:id="108848" w:author="קלוד" w:date="2026-10-11T13:11:34Z">
        <w:r w:rsidRPr="006F178A">
          <w:rPr>
            <w:rFonts w:ascii="Fb Fontext" w:hAnsi="Fb Fontext"/>
            <w:sz w:val="20"/>
            <w:rtl/>
          </w:rPr>
          <w:delText xml:space="preserve">נפיק</w:delText>
        </w:r>
      </w:del>
      <w:r w:rsidRPr="006F178A">
        <w:rPr>
          <w:rFonts w:ascii="Fb Fontext" w:hAnsi="Fb Fontext"/>
          <w:sz w:val="20"/>
          <w:rtl/>
        </w:rPr>
        <w:t xml:space="preserve"> </w:t>
      </w:r>
      <w:ins w:id="108845" w:author="קלוד" w:date="2026-10-11T13:11:34Z">
        <w:r>
          <w:rPr>
            <w:rStyle w:val="afffffe"/>
            <w:rFonts w:ascii="Fb Fontext" w:hAnsi="Fb Fontext"/>
            <w:sz w:val="20"/>
            <w:rtl/>
          </w:rPr>
          <w:t xml:space="preserve">אין</w:t>
        </w:r>
      </w:ins>
      <w:del w:id="108846" w:author="קלוד" w:date="2026-10-11T13:11:34Z">
        <w:r w:rsidRPr="006F178A">
          <w:rPr>
            <w:rStyle w:val="2fb"/>
            <w:rFonts w:ascii="Fb Fontext" w:hAnsi="Fb Fontext"/>
            <w:sz w:val="20"/>
            <w:rtl/>
          </w:rPr>
          <w:delText xml:space="preserve">דר"א</w:delText>
        </w:r>
      </w:del>
      <w:r w:rsidRPr="006F178A">
        <w:rPr>
          <w:rFonts w:ascii="Fb Fontext" w:hAnsi="Fb Fontext"/>
          <w:sz w:val="20"/>
          <w:rtl/>
        </w:rPr>
        <w:t xml:space="preserve"> </w:t>
      </w:r>
      <w:ins w:id="108843" w:author="קלוד" w:date="2026-10-11T13:11:34Z">
        <w:r>
          <w:rPr>
            <w:rStyle w:val="afffffe"/>
            <w:rFonts w:ascii="Fb Fontext" w:hAnsi="Fb Fontext"/>
            <w:sz w:val="20"/>
            <w:rtl/>
          </w:rPr>
          <w:t xml:space="preserve">דבר</w:t>
        </w:r>
      </w:ins>
      <w:del w:id="108844" w:author="קלוד" w:date="2026-10-11T13:11:34Z">
        <w:r w:rsidRPr="006F178A">
          <w:rPr>
            <w:rFonts w:ascii="Fb Fontext" w:hAnsi="Fb Fontext"/>
            <w:sz w:val="20"/>
            <w:rtl/>
          </w:rPr>
          <w:delText xml:space="preserve">שרי</w:delText>
        </w:r>
      </w:del>
      <w:r w:rsidRPr="006F178A">
        <w:rPr>
          <w:rFonts w:ascii="Fb Fontext" w:hAnsi="Fb Fontext"/>
          <w:sz w:val="20"/>
          <w:rtl/>
        </w:rPr>
        <w:t xml:space="preserve"> </w:t>
      </w:r>
      <w:ins w:id="108841" w:author="קלוד" w:date="2026-10-11T13:11:34Z">
        <w:r>
          <w:rPr>
            <w:rFonts w:ascii="Fb Fontext" w:hAnsi="Fb Fontext"/>
            <w:sz w:val="20"/>
            <w:rtl/>
          </w:rPr>
          <w:t xml:space="preserve">שחכמים</w:t>
        </w:r>
      </w:ins>
      <w:del w:id="108842" w:author="קלוד" w:date="2026-10-11T13:11:34Z">
        <w:r w:rsidRPr="006F178A">
          <w:rPr>
            <w:rFonts w:ascii="Fb Fontext" w:hAnsi="Fb Fontext"/>
            <w:sz w:val="20"/>
            <w:rtl/>
          </w:rPr>
          <w:delText xml:space="preserve">לכתחילה והקשה </w:delText>
        </w:r>
        <w:r w:rsidRPr="006F178A">
          <w:rPr>
            <w:rStyle w:val="2fb"/>
            <w:rFonts w:ascii="Fb Fontext" w:hAnsi="Fb Fontext"/>
            <w:sz w:val="20"/>
            <w:rtl/>
          </w:rPr>
          <w:delText xml:space="preserve">ר"ש</w:delText>
        </w:r>
        <w:r w:rsidRPr="006F178A">
          <w:rPr>
            <w:rFonts w:ascii="Fb Fontext" w:hAnsi="Fb Fontext"/>
            <w:sz w:val="20"/>
            <w:rtl/>
          </w:rPr>
          <w:delText xml:space="preserve"> איך חכמים</w:delText>
        </w:r>
      </w:del>
      <w:r w:rsidRPr="006F178A">
        <w:rPr>
          <w:rFonts w:ascii="Fb Fontext" w:hAnsi="Fb Fontext"/>
          <w:sz w:val="20"/>
          <w:rtl/>
        </w:rPr>
        <w:t xml:space="preserve"> </w:t>
      </w:r>
      <w:ins w:id="108839" w:author="קלוד" w:date="2026-10-11T13:11:34Z">
        <w:r>
          <w:rPr>
            <w:rFonts w:ascii="Fb Fontext" w:hAnsi="Fb Fontext"/>
            <w:sz w:val="20"/>
            <w:rtl/>
          </w:rPr>
          <w:t xml:space="preserve">מחייבים בו</w:t>
        </w:r>
      </w:ins>
      <w:del w:id="108840" w:author="קלוד" w:date="2026-10-11T13:11:34Z">
        <w:r w:rsidRPr="006F178A">
          <w:rPr>
            <w:rFonts w:ascii="Fb Fontext" w:hAnsi="Fb Fontext"/>
            <w:sz w:val="20"/>
            <w:rtl/>
          </w:rPr>
          <w:delText xml:space="preserve">מחייבים</w:delText>
        </w:r>
      </w:del>
      <w:r w:rsidRPr="006F178A">
        <w:rPr>
          <w:rFonts w:ascii="Fb Fontext" w:hAnsi="Fb Fontext"/>
          <w:sz w:val="20"/>
          <w:rtl/>
        </w:rPr>
        <w:t xml:space="preserve"> חטאת </w:t>
      </w:r>
      <w:r w:rsidRPr="006F178A">
        <w:rPr>
          <w:rStyle w:val="2fb"/>
          <w:rFonts w:ascii="Fb Fontext" w:hAnsi="Fb Fontext"/>
          <w:sz w:val="20"/>
          <w:rtl/>
        </w:rPr>
        <w:t xml:space="preserve">ור"א</w:t>
      </w:r>
      <w:r w:rsidRPr="006F178A">
        <w:rPr>
          <w:rFonts w:ascii="Fb Fontext" w:hAnsi="Fb Fontext"/>
          <w:sz w:val="20"/>
          <w:rtl/>
        </w:rPr>
        <w:t xml:space="preserve"> </w:t>
      </w:r>
      <w:ins w:id="108837" w:author="קלוד" w:date="2026-10-11T13:11:34Z">
        <w:r>
          <w:rPr>
            <w:rFonts w:ascii="Fb Fontext" w:hAnsi="Fb Fontext"/>
            <w:sz w:val="20"/>
            <w:rtl/>
          </w:rPr>
          <w:t xml:space="preserve">מתיר לכתחילה.</w:t>
        </w:r>
      </w:ins>
      <w:del w:id="108838" w:author="קלוד" w:date="2026-10-11T13:11:34Z">
        <w:r w:rsidRPr="006F178A">
          <w:rPr>
            <w:rFonts w:ascii="Fb Fontext" w:hAnsi="Fb Fontext"/>
            <w:sz w:val="20"/>
            <w:rtl/>
          </w:rPr>
          <w:delText xml:space="preserve">שרי.</w:delText>
        </w:r>
      </w:del>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08859" w:author="קלוד" w:date="2026-10-11T13:11:34Z">
        <w:r>
          <w:rPr>
            <w:rFonts w:ascii="Fb Fontext" w:hAnsi="Fb Fontext"/>
            <w:rtl/>
          </w:rPr>
          <w:t xml:space="preserve">רב</w:t>
        </w:r>
      </w:ins>
      <w:del w:id="108860" w:author="קלוד" w:date="2026-10-11T13:11:34Z">
        <w:r w:rsidRPr="006F178A">
          <w:rPr>
            <w:rFonts w:ascii="Fb Fontext" w:hAnsi="Fb Fontext"/>
            <w:rtl/>
          </w:rPr>
          <w:delText xml:space="preserve">והא </w:delText>
        </w:r>
        <w:r w:rsidRPr="006F178A">
          <w:rPr>
            <w:rStyle w:val="2fb"/>
            <w:rFonts w:ascii="Fb Fontext" w:hAnsi="Fb Fontext"/>
            <w:rtl/>
          </w:rPr>
          <w:delText xml:space="preserve">דרב</w:delText>
        </w:r>
      </w:del>
      <w:r w:rsidRPr="006F178A">
        <w:rPr>
          <w:rStyle w:val="2fb"/>
          <w:rFonts w:ascii="Fb Fontext" w:hAnsi="Fb Fontext"/>
          <w:rtl/>
        </w:rPr>
        <w:t xml:space="preserve"> יוסף</w:t>
      </w:r>
      <w:r w:rsidRPr="006F178A">
        <w:rPr>
          <w:rFonts w:ascii="Fb Fontext" w:hAnsi="Fb Fontext"/>
          <w:rtl/>
        </w:rPr>
        <w:t xml:space="preserve"> </w:t>
      </w:r>
      <w:ins w:id="108857" w:author="קלוד" w:date="2026-10-11T13:11:34Z">
        <w:r>
          <w:rPr>
            <w:rStyle w:val="afffffe"/>
            <w:rFonts w:ascii="Fb Fontext" w:hAnsi="Fb Fontext"/>
            <w:rtl/>
          </w:rPr>
          <w:t xml:space="preserve">השיב</w:t>
        </w:r>
        <w:r>
          <w:rPr>
            <w:rFonts w:ascii="Fb Fontext" w:hAnsi="Fb Fontext"/>
            <w:rtl/>
          </w:rPr>
          <w:t xml:space="preserve"> מעיר</w:t>
        </w:r>
      </w:ins>
      <w:del w:id="108858" w:author="קלוד" w:date="2026-10-11T13:11:34Z">
        <w:r w:rsidRPr="006F178A">
          <w:rPr>
            <w:rFonts w:ascii="Fb Fontext" w:hAnsi="Fb Fontext"/>
            <w:rtl/>
          </w:rPr>
          <w:delText xml:space="preserve">בעיר</w:delText>
        </w:r>
      </w:del>
      <w:r w:rsidRPr="006F178A">
        <w:rPr>
          <w:rFonts w:ascii="Fb Fontext" w:hAnsi="Fb Fontext"/>
          <w:rtl/>
        </w:rPr>
        <w:t xml:space="preserve"> של זהב, </w:t>
      </w:r>
      <w:ins w:id="108855" w:author="קלוד" w:date="2026-10-11T13:11:34Z">
        <w:r>
          <w:rPr>
            <w:rStyle w:val="2fb"/>
            <w:rFonts w:ascii="Fb Fontext" w:hAnsi="Fb Fontext"/>
            <w:rtl/>
          </w:rPr>
          <w:t xml:space="preserve">שלר"מ</w:t>
        </w:r>
      </w:ins>
      <w:del w:id="108856" w:author="קלוד" w:date="2026-10-11T13:11:34Z">
        <w:r w:rsidRPr="006F178A">
          <w:rPr>
            <w:rStyle w:val="2fb"/>
            <w:rFonts w:ascii="Fb Fontext" w:hAnsi="Fb Fontext"/>
            <w:rtl/>
          </w:rPr>
          <w:delText xml:space="preserve">דלר"מ</w:delText>
        </w:r>
      </w:del>
      <w:r w:rsidRPr="006F178A">
        <w:rPr>
          <w:rFonts w:ascii="Fb Fontext" w:hAnsi="Fb Fontext"/>
          <w:rtl/>
        </w:rPr>
        <w:t xml:space="preserve"> </w:t>
      </w:r>
      <w:ins w:id="108853" w:author="קלוד" w:date="2026-10-11T13:11:34Z">
        <w:r>
          <w:rPr>
            <w:rFonts w:ascii="Fb Fontext" w:hAnsi="Fb Fontext"/>
            <w:rtl/>
          </w:rPr>
          <w:t xml:space="preserve">חייבת</w:t>
        </w:r>
      </w:ins>
      <w:del w:id="108854" w:author="קלוד" w:date="2026-10-11T13:11:34Z">
        <w:r w:rsidRPr="006F178A">
          <w:rPr>
            <w:rFonts w:ascii="Fb Fontext" w:hAnsi="Fb Fontext"/>
            <w:rtl/>
          </w:rPr>
          <w:delText xml:space="preserve">מחייבת</w:delText>
        </w:r>
      </w:del>
      <w:r w:rsidRPr="006F178A">
        <w:rPr>
          <w:rFonts w:ascii="Fb Fontext" w:hAnsi="Fb Fontext"/>
          <w:rtl/>
        </w:rPr>
        <w:t xml:space="preserve"> חטאת </w:t>
      </w:r>
      <w:ins w:id="108851" w:author="קלוד" w:date="2026-10-11T13:11:34Z">
        <w:r>
          <w:rPr>
            <w:rFonts w:ascii="Fb Fontext" w:hAnsi="Fb Fontext"/>
            <w:rtl/>
          </w:rPr>
          <w:t xml:space="preserve">בטלטול,</w:t>
        </w:r>
      </w:ins>
      <w:del w:id="108852" w:author="קלוד" w:date="2026-10-11T13:11:34Z">
        <w:r w:rsidRPr="006F178A">
          <w:rPr>
            <w:rFonts w:ascii="Fb Fontext" w:hAnsi="Fb Fontext"/>
            <w:rtl/>
          </w:rPr>
          <w:delText xml:space="preserve">בטלטול.</w:delText>
        </w:r>
      </w:del>
    </w:p>
    <w:p w:rsidR="00E9703F" w:rsidRDefault="00E9703F" w:rsidP="00E9703F">
      <w:pPr>
        <w:rPr>
          <w:rtl/>
        </w:rPr>
      </w:pPr>
      <w:r w:rsidRPr="006F178A">
        <w:rPr>
          <w:rtl/>
        </w:rPr>
        <w:tab/>
      </w:r>
      <w:del w:id="90180" w:author="מנוע מכני" w:date="2026-10-11T12:04:39Z">
        <w:r w:rsidRPr="006F178A">
          <w:rPr>
            <w:rtl/>
          </w:rPr>
          <w:tab/>
          <w:delText xml:space="preserve"> </w:delText>
        </w:r>
      </w:del>
      <w:r w:rsidRPr="006F178A">
        <w:rPr>
          <w:rStyle w:val="2fb"/>
          <w:rtl/>
        </w:rPr>
        <w:tab/>
        <w:t xml:space="preserve">ור"א</w:t>
      </w:r>
      <w:r w:rsidRPr="006F178A">
        <w:rPr>
          <w:rtl/>
        </w:rPr>
        <w:tab/>
        <w:t xml:space="preserve"> </w:t>
      </w:r>
      <w:ins w:id="108861" w:author="קלוד" w:date="2026-10-11T13:11:34Z">
        <w:r>
          <w:rPr>
            <w:rtl/>
          </w:rPr>
          <w:t xml:space="preserve">מתיר</w:t>
        </w:r>
      </w:ins>
      <w:del w:id="108862" w:author="קלוד" w:date="2026-10-11T13:11:34Z">
        <w:r w:rsidRPr="006F178A">
          <w:rPr>
            <w:rtl/>
          </w:rPr>
          <w:tab/>
          <w:delText xml:space="preserve">שרי</w:delText>
        </w:r>
      </w:del>
      <w:r w:rsidRPr="006F178A">
        <w:rPr>
          <w:rtl/>
        </w:rPr>
        <w:tab/>
        <w:t xml:space="preserve"> לכתחילה [ולחכמים פטורה]</w:t>
      </w:r>
    </w:p>
    <w:p w:rsidR="00E9703F" w:rsidRDefault="00E9703F" w:rsidP="00E9703F">
      <w:pPr>
        <w:rPr>
          <w:rtl/>
        </w:rPr>
      </w:pPr>
      <w:r w:rsidRPr="006F178A">
        <w:rPr>
          <w:rtl/>
        </w:rPr>
        <w:t xml:space="preserve">וענהו </w:t>
      </w:r>
      <w:ins w:id="108877" w:author="קלוד" w:date="2026-10-11T13:11:34Z">
        <w:r>
          <w:rPr>
            <w:rStyle w:val="2fb"/>
            <w:rtl/>
          </w:rPr>
          <w:t xml:space="preserve">אביי:</w:t>
        </w:r>
      </w:ins>
      <w:del w:id="108878" w:author="קלוד" w:date="2026-10-11T13:11:34Z">
        <w:r w:rsidRPr="006F178A">
          <w:rPr>
            <w:rStyle w:val="2fb"/>
            <w:rtl/>
          </w:rPr>
          <w:delText xml:space="preserve">אביי</w:delText>
        </w:r>
      </w:del>
      <w:r w:rsidRPr="006F178A">
        <w:rPr>
          <w:rtl/>
        </w:rPr>
        <w:t xml:space="preserve"> </w:t>
      </w:r>
      <w:ins w:id="108875" w:author="קלוד" w:date="2026-10-11T13:11:34Z">
        <w:r>
          <w:rPr>
            <w:rStyle w:val="2fb"/>
            <w:rtl/>
          </w:rPr>
          <w:t xml:space="preserve">ר"א</w:t>
        </w:r>
      </w:ins>
      <w:del w:id="108876" w:author="קלוד" w:date="2026-10-11T13:11:34Z">
        <w:r w:rsidRPr="006F178A">
          <w:rPr>
            <w:rStyle w:val="2fb"/>
            <w:rtl/>
          </w:rPr>
          <w:delText xml:space="preserve">דר"א</w:delText>
        </w:r>
        <w:r w:rsidRPr="006F178A">
          <w:rPr>
            <w:rtl/>
          </w:rPr>
          <w:delText xml:space="preserve"> אדרבנן דפטרי</w:delText>
        </w:r>
      </w:del>
      <w:r w:rsidRPr="006F178A">
        <w:rPr>
          <w:rtl/>
        </w:rPr>
        <w:t xml:space="preserve"> </w:t>
      </w:r>
      <w:ins w:id="96225" w:author="מנוע מכני" w:date="2026-10-11T12:04:39Z">
        <w:r>
          <w:rPr>
            <w:rtl/>
          </w:rPr>
          <w:t xml:space="preserve">עומד</w:t>
        </w:r>
      </w:ins>
      <w:del w:id="96226" w:author="מנוע מכני" w:date="2026-10-11T12:04:39Z">
        <w:r w:rsidRPr="006F178A">
          <w:rPr>
            <w:rtl/>
          </w:rPr>
          <w:delText xml:space="preserve">קאי</w:delText>
        </w:r>
      </w:del>
      <w:r w:rsidRPr="006F178A">
        <w:rPr>
          <w:rtl/>
        </w:rPr>
        <w:t xml:space="preserve"> </w:t>
      </w:r>
      <w:ins w:id="108873" w:author="קלוד" w:date="2026-10-11T13:11:34Z">
        <w:r>
          <w:rPr>
            <w:rtl/>
          </w:rPr>
          <w:t xml:space="preserve">על</w:t>
        </w:r>
      </w:ins>
      <w:del w:id="108874" w:author="קלוד" w:date="2026-10-11T13:11:34Z">
        <w:r w:rsidRPr="006F178A">
          <w:rPr>
            <w:rtl/>
          </w:rPr>
          <w:delText xml:space="preserve">[והיינו</w:delText>
        </w:r>
      </w:del>
      <w:r w:rsidRPr="006F178A">
        <w:rPr>
          <w:rtl/>
        </w:rPr>
        <w:t xml:space="preserve"> </w:t>
      </w:r>
      <w:ins w:id="108871" w:author="קלוד" w:date="2026-10-11T13:11:34Z">
        <w:r>
          <w:rPr>
            <w:rtl/>
          </w:rPr>
          <w:t xml:space="preserve">דברי</w:t>
        </w:r>
      </w:ins>
      <w:del w:id="108872" w:author="קלוד" w:date="2026-10-11T13:11:34Z">
        <w:r w:rsidRPr="006F178A">
          <w:rPr>
            <w:rtl/>
          </w:rPr>
          <w:delText xml:space="preserve">דכיון</w:delText>
        </w:r>
      </w:del>
      <w:r w:rsidRPr="006F178A">
        <w:rPr>
          <w:rtl/>
        </w:rPr>
        <w:t xml:space="preserve"> </w:t>
      </w:r>
      <w:ins w:id="108869" w:author="קלוד" w:date="2026-10-11T13:11:34Z">
        <w:r>
          <w:rPr>
            <w:rtl/>
          </w:rPr>
          <w:t xml:space="preserve">חכמים שפוטרים [כיון שאשה</w:t>
        </w:r>
      </w:ins>
      <w:del w:id="108870" w:author="קלוד" w:date="2026-10-11T13:11:34Z">
        <w:r w:rsidRPr="006F178A">
          <w:rPr>
            <w:rtl/>
          </w:rPr>
          <w:delText xml:space="preserve">דאשה</w:delText>
        </w:r>
      </w:del>
      <w:r w:rsidRPr="006F178A">
        <w:rPr>
          <w:rtl/>
        </w:rPr>
        <w:t xml:space="preserve"> חשובה היא </w:t>
      </w:r>
      <w:ins w:id="108867" w:author="קלוד" w:date="2026-10-11T13:11:34Z">
        <w:r>
          <w:rPr>
            <w:rtl/>
          </w:rPr>
          <w:t xml:space="preserve">אינה</w:t>
        </w:r>
      </w:ins>
      <w:del w:id="108868" w:author="קלוד" w:date="2026-10-11T13:11:34Z">
        <w:r w:rsidRPr="006F178A">
          <w:rPr>
            <w:rtl/>
          </w:rPr>
          <w:delText xml:space="preserve">לא</w:delText>
        </w:r>
      </w:del>
      <w:r w:rsidRPr="006F178A">
        <w:rPr>
          <w:rtl/>
        </w:rPr>
        <w:t xml:space="preserve"> </w:t>
      </w:r>
      <w:ins w:id="108865" w:author="קלוד" w:date="2026-10-11T13:11:34Z">
        <w:r>
          <w:rPr>
            <w:rtl/>
          </w:rPr>
          <w:t xml:space="preserve">שולפת</w:t>
        </w:r>
      </w:ins>
      <w:del w:id="108866" w:author="קלוד" w:date="2026-10-11T13:11:34Z">
        <w:r w:rsidRPr="006F178A">
          <w:rPr>
            <w:rtl/>
          </w:rPr>
          <w:delText xml:space="preserve">שלפא</w:delText>
        </w:r>
      </w:del>
      <w:r w:rsidRPr="006F178A">
        <w:rPr>
          <w:rtl/>
        </w:rPr>
        <w:t xml:space="preserve"> </w:t>
      </w:r>
      <w:ins w:id="108863" w:author="קלוד" w:date="2026-10-11T13:11:34Z">
        <w:r>
          <w:rPr>
            <w:rtl/>
          </w:rPr>
          <w:t xml:space="preserve">ומראה]</w:t>
        </w:r>
      </w:ins>
      <w:del w:id="108864" w:author="קלוד" w:date="2026-10-11T13:11:34Z">
        <w:r w:rsidRPr="006F178A">
          <w:rPr>
            <w:rtl/>
          </w:rPr>
          <w:delText xml:space="preserve">ומחויא]</w:delText>
        </w:r>
      </w:del>
    </w:p>
    <w:p w:rsidR="00E9703F" w:rsidRDefault="00E9703F" w:rsidP="00E9703F">
      <w:pPr>
        <w:rPr>
          <w:rtl/>
        </w:rPr>
      </w:pPr>
      <w:ins w:id="90595" w:author="Claude - סמנטי" w:date="2026-10-11T12:28:21Z">
        <w:ins w:id="108881" w:author="קלוד" w:date="2026-10-11T13:11:34Z">
          <w:r>
            <w:rPr>
              <w:rStyle w:val="afffffe"/>
              <w:rtl/>
            </w:rPr>
            <w:t xml:space="preserve">המשמר</w:t>
          </w:r>
          <w:r>
            <w:rPr>
              <w:rtl/>
            </w:rPr>
            <w:t xml:space="preserve"> - מתרים</w:t>
          </w:r>
        </w:ins>
        <w:del w:id="108882" w:author="קלוד" w:date="2026-10-11T13:11:34Z">
          <w:r>
            <w:rPr>
              <w:rtl/>
            </w:rPr>
            <w:delText xml:space="preserve">מתרים</w:delText>
          </w:r>
        </w:del>
      </w:ins>
      <w:del w:id="90596" w:author="Claude - סמנטי" w:date="2026-10-11T12:28:21Z">
        <w:r w:rsidRPr="006F178A">
          <w:rPr>
            <w:rtl/>
          </w:rPr>
          <w:delText xml:space="preserve">מתרינן</w:delText>
        </w:r>
      </w:del>
      <w:r w:rsidRPr="006F178A">
        <w:rPr>
          <w:rtl/>
        </w:rPr>
        <w:t xml:space="preserve"> </w:t>
      </w:r>
      <w:ins w:id="93719" w:author="מנוע מכני" w:date="2026-10-11T12:04:39Z">
        <w:r>
          <w:rPr>
            <w:rtl/>
          </w:rPr>
          <w:t xml:space="preserve">בו</w:t>
        </w:r>
      </w:ins>
      <w:del w:id="93720" w:author="מנוע מכני" w:date="2026-10-11T12:04:39Z">
        <w:r w:rsidRPr="006F178A">
          <w:rPr>
            <w:rtl/>
          </w:rPr>
          <w:delText xml:space="preserve">ביה</w:delText>
        </w:r>
      </w:del>
      <w:r w:rsidRPr="006F178A">
        <w:rPr>
          <w:rtl/>
        </w:rPr>
        <w:t xml:space="preserve">: </w:t>
      </w:r>
      <w:r w:rsidRPr="006F178A">
        <w:rPr>
          <w:rStyle w:val="2fb"/>
          <w:rtl/>
        </w:rPr>
        <w:t xml:space="preserve">לרבה</w:t>
      </w:r>
      <w:r w:rsidRPr="006F178A">
        <w:rPr>
          <w:rtl/>
        </w:rPr>
        <w:t xml:space="preserve"> משום בורר </w:t>
      </w:r>
      <w:ins w:id="108879" w:author="קלוד" w:date="2026-10-11T13:11:34Z">
        <w:r>
          <w:rPr>
            <w:rtl/>
          </w:rPr>
          <w:t xml:space="preserve">[שנוטל</w:t>
        </w:r>
      </w:ins>
      <w:del w:id="108880" w:author="קלוד" w:date="2026-10-11T13:11:34Z">
        <w:r w:rsidRPr="006F178A">
          <w:rPr>
            <w:rtl/>
          </w:rPr>
          <w:delText xml:space="preserve">[דנוטל</w:delText>
        </w:r>
      </w:del>
      <w:r w:rsidRPr="006F178A">
        <w:rPr>
          <w:rtl/>
        </w:rPr>
        <w:t xml:space="preserve"> אוכל ומניח הפסולת]</w:t>
      </w:r>
    </w:p>
    <w:p w:rsidR="00E9703F" w:rsidRDefault="00E9703F" w:rsidP="00E9703F">
      <w:pPr>
        <w:rPr>
          <w:rtl/>
        </w:rPr>
      </w:pPr>
      <w:r w:rsidRPr="006F178A">
        <w:rPr>
          <w:rStyle w:val="2fb"/>
          <w:rtl/>
        </w:rPr>
        <w:t xml:space="preserve">ולר"ז</w:t>
      </w:r>
      <w:r w:rsidRPr="006F178A">
        <w:rPr>
          <w:rtl/>
        </w:rPr>
        <w:t xml:space="preserve"> משום מרקד [פסולת מלמעלה ואוכל מלמטה]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67" w:author="קלוד" w:date="2026-10-11T12:33:55Z"/>
        </w:rPr>
      </w:pPr>
      <w:ins w:id="90168" w:author="קלוד" w:date="2026-10-11T12:33:55Z">
        <w:r>
          <w:rPr>
            <w:color w:val="7B3F00"/>
          </w:rPr>
          <w:t xml:space="preserve">כילה ומטה - מה מותר לנטות ולפרק</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תרב"י</w:t>
      </w:r>
      <w:r w:rsidRPr="006F178A">
        <w:rPr>
          <w:rFonts w:ascii="Fb Fontext" w:hAnsi="Fb Fontext"/>
          <w:rtl/>
        </w:rPr>
        <w:t xml:space="preserve"> טלית כפולה [אוהל] </w:t>
      </w:r>
      <w:r w:rsidRPr="006F178A">
        <w:rPr>
          <w:rFonts w:ascii="Fb Fontext" w:hAnsi="Fb Fontext"/>
          <w:rtl/>
        </w:rPr>
        <w:t xml:space="preserve">לא</w:t>
      </w:r>
      <w:r w:rsidRPr="006F178A">
        <w:rPr>
          <w:rFonts w:ascii="Fb Fontext" w:hAnsi="Fb Fontext"/>
          <w:rtl/>
        </w:rPr>
        <w:t xml:space="preserve"> יעשה, ואם עשה - פטור אבל אסור.</w:t>
      </w:r>
    </w:p>
    <w:p w:rsidR="00E9703F" w:rsidRDefault="00E9703F" w:rsidP="00E9703F">
      <w:pPr>
        <w:rPr>
          <w:rtl/>
        </w:rPr>
      </w:pPr>
      <w:r w:rsidRPr="006F178A">
        <w:rPr>
          <w:rtl/>
        </w:rPr>
        <w:t xml:space="preserve">היה כרוך </w:t>
      </w:r>
      <w:ins w:id="93721" w:author="מנוע מכני" w:date="2026-10-11T12:04:39Z">
        <w:r>
          <w:rPr>
            <w:rtl/>
          </w:rPr>
          <w:t xml:space="preserve">עליו</w:t>
        </w:r>
      </w:ins>
      <w:del w:id="93722" w:author="מנוע מכני" w:date="2026-10-11T12:04:39Z">
        <w:r w:rsidRPr="006F178A">
          <w:rPr>
            <w:rtl/>
          </w:rPr>
          <w:delText xml:space="preserve">עליה</w:delText>
        </w:r>
      </w:del>
      <w:r w:rsidRPr="006F178A">
        <w:rPr>
          <w:rtl/>
        </w:rPr>
        <w:t xml:space="preserve"> חוט או משיחה - מותר לנטותה לכתחילה. [מוסיף על אוהל ארעי]</w:t>
      </w:r>
    </w:p>
    <w:p w:rsidR="00E9703F" w:rsidRDefault="00E9703F" w:rsidP="00E9703F">
      <w:pPr>
        <w:rPr>
          <w:rtl/>
        </w:rPr>
      </w:pPr>
      <w:ins w:id="90615" w:author="מנוע מכני" w:date="2026-10-11T12:04:39Z">
        <w:r>
          <w:rPr>
            <w:rStyle w:val="2fb"/>
            <w:rtl/>
          </w:rPr>
          <w:t xml:space="preserve">ר"כ</w:t>
        </w:r>
      </w:ins>
      <w:del w:id="90616" w:author="מנוע מכני" w:date="2026-10-11T12:04:39Z">
        <w:r w:rsidRPr="006F178A">
          <w:rPr>
            <w:rtl/>
          </w:rPr>
          <w:delText xml:space="preserve">רב כהנא</w:delText>
        </w:r>
      </w:del>
      <w:r w:rsidRPr="006F178A">
        <w:rPr>
          <w:rtl/>
        </w:rPr>
        <w:t xml:space="preserve"> </w:t>
      </w:r>
      <w:ins w:id="108889" w:author="קלוד" w:date="2026-10-11T13:11:34Z">
        <w:r>
          <w:rPr>
            <w:rStyle w:val="afffffe"/>
            <w:rtl/>
          </w:rPr>
          <w:t xml:space="preserve">שאל</w:t>
        </w:r>
      </w:ins>
      <w:del w:id="108890" w:author="קלוד" w:date="2026-10-11T13:11:34Z">
        <w:r w:rsidRPr="006F178A">
          <w:rPr>
            <w:rStyle w:val="2fb"/>
            <w:rtl/>
          </w:rPr>
          <w:delText xml:space="preserve">מרב</w:delText>
        </w:r>
        <w:r w:rsidRPr="006F178A">
          <w:rPr>
            <w:rtl/>
          </w:rPr>
          <w:delText xml:space="preserve">-</w:delText>
        </w:r>
      </w:del>
      <w:r w:rsidRPr="006F178A">
        <w:rPr>
          <w:rtl/>
        </w:rPr>
        <w:t xml:space="preserve"> </w:t>
      </w:r>
      <w:ins w:id="108887" w:author="קלוד" w:date="2026-10-11T13:11:34Z">
        <w:r>
          <w:rPr>
            <w:rtl/>
          </w:rPr>
          <w:t xml:space="preserve">מרב:</w:t>
        </w:r>
      </w:ins>
      <w:del w:id="108888" w:author="קלוד" w:date="2026-10-11T13:11:34Z">
        <w:r w:rsidRPr="006F178A">
          <w:rPr>
            <w:rtl/>
          </w:rPr>
          <w:delText xml:space="preserve">כילה</w:delText>
        </w:r>
      </w:del>
      <w:r w:rsidRPr="006F178A">
        <w:rPr>
          <w:rtl/>
        </w:rPr>
        <w:t xml:space="preserve"> </w:t>
      </w:r>
      <w:ins w:id="108885" w:author="קלוד" w:date="2026-10-11T13:11:34Z">
        <w:r>
          <w:rPr>
            <w:rtl/>
          </w:rPr>
          <w:t xml:space="preserve">כילה? א"ל:</w:t>
        </w:r>
      </w:ins>
      <w:del w:id="108886" w:author="קלוד" w:date="2026-10-11T13:11:34Z">
        <w:r w:rsidRPr="006F178A">
          <w:rPr>
            <w:rtl/>
          </w:rPr>
          <w:delText xml:space="preserve">א"ל</w:delText>
        </w:r>
      </w:del>
      <w:r w:rsidRPr="006F178A">
        <w:rPr>
          <w:rtl/>
        </w:rPr>
        <w:t xml:space="preserve"> אף מטה אסורה - </w:t>
      </w:r>
      <w:ins w:id="108883" w:author="קלוד" w:date="2026-10-11T13:11:34Z">
        <w:r>
          <w:rPr>
            <w:rtl/>
          </w:rPr>
          <w:t xml:space="preserve">כשל קרמנאי</w:t>
        </w:r>
      </w:ins>
      <w:del w:id="108884" w:author="קלוד" w:date="2026-10-11T13:11:34Z">
        <w:r w:rsidRPr="006F178A">
          <w:rPr>
            <w:rtl/>
          </w:rPr>
          <w:delText xml:space="preserve">כדקרמנאי</w:delText>
        </w:r>
      </w:del>
      <w:r w:rsidRPr="006F178A">
        <w:rPr>
          <w:rtl/>
        </w:rPr>
        <w:t xml:space="preserve"> [מתפרקת]</w:t>
      </w:r>
    </w:p>
    <w:p w:rsidR="00E9703F" w:rsidRPr="006F178A" w:rsidRDefault="00E9703F" w:rsidP="00E9703F">
      <w:pPr>
        <w:rPr>
          <w:rtl/>
        </w:rPr>
      </w:pPr>
      <w:ins w:id="108905" w:author="קלוד" w:date="2026-10-11T13:11:34Z">
        <w:r>
          <w:rPr>
            <w:rtl/>
          </w:rPr>
          <w:t xml:space="preserve">מטה?</w:t>
        </w:r>
      </w:ins>
      <w:del w:id="108906" w:author="קלוד" w:date="2026-10-11T13:11:34Z">
        <w:r w:rsidRPr="006F178A">
          <w:rPr>
            <w:rtl/>
          </w:rPr>
          <w:delText xml:space="preserve">מטה</w:delText>
        </w:r>
      </w:del>
      <w:r w:rsidRPr="006F178A">
        <w:rPr>
          <w:rtl/>
        </w:rPr>
        <w:t xml:space="preserve"> </w:t>
      </w:r>
      <w:ins w:id="108903" w:author="קלוד" w:date="2026-10-11T13:11:34Z">
        <w:r>
          <w:rPr>
            <w:rtl/>
          </w:rPr>
          <w:t xml:space="preserve">א"ל:</w:t>
        </w:r>
      </w:ins>
      <w:del w:id="108904" w:author="קלוד" w:date="2026-10-11T13:11:34Z">
        <w:r w:rsidRPr="006F178A">
          <w:rPr>
            <w:rtl/>
          </w:rPr>
          <w:delText xml:space="preserve">א"ל</w:delText>
        </w:r>
      </w:del>
      <w:r w:rsidRPr="006F178A">
        <w:rPr>
          <w:rtl/>
        </w:rPr>
        <w:t xml:space="preserve"> אף כילה </w:t>
      </w:r>
      <w:ins w:id="108901" w:author="קלוד" w:date="2026-10-11T13:11:34Z">
        <w:r>
          <w:rPr>
            <w:rtl/>
          </w:rPr>
          <w:t xml:space="preserve">מותרת</w:t>
        </w:r>
      </w:ins>
      <w:del w:id="108902" w:author="קלוד" w:date="2026-10-11T13:11:34Z">
        <w:r w:rsidRPr="006F178A">
          <w:rPr>
            <w:rtl/>
          </w:rPr>
          <w:delText xml:space="preserve">מותרת.</w:delText>
        </w:r>
      </w:del>
      <w:r w:rsidRPr="006F178A">
        <w:rPr>
          <w:rtl/>
        </w:rPr>
        <w:t xml:space="preserve"> - </w:t>
      </w:r>
      <w:ins w:id="108899" w:author="קלוד" w:date="2026-10-11T13:11:34Z">
        <w:r>
          <w:rPr>
            <w:rtl/>
          </w:rPr>
          <w:t xml:space="preserve">כרמי</w:t>
        </w:r>
      </w:ins>
      <w:del w:id="108900" w:author="קלוד" w:date="2026-10-11T13:11:34Z">
        <w:r w:rsidRPr="006F178A">
          <w:rPr>
            <w:rtl/>
          </w:rPr>
          <w:delText xml:space="preserve">כדרמי</w:delText>
        </w:r>
      </w:del>
      <w:r w:rsidRPr="006F178A">
        <w:rPr>
          <w:rtl/>
        </w:rPr>
        <w:t xml:space="preserve"> בר </w:t>
      </w:r>
      <w:ins w:id="108897" w:author="קלוד" w:date="2026-10-11T13:11:34Z">
        <w:r>
          <w:rPr>
            <w:rtl/>
          </w:rPr>
          <w:t xml:space="preserve">יחזקאל,</w:t>
        </w:r>
      </w:ins>
      <w:del w:id="108898" w:author="קלוד" w:date="2026-10-11T13:11:34Z">
        <w:r w:rsidRPr="006F178A">
          <w:rPr>
            <w:rtl/>
          </w:rPr>
          <w:delText xml:space="preserve">יחזקאל</w:delText>
        </w:r>
      </w:del>
      <w:r w:rsidRPr="006F178A">
        <w:rPr>
          <w:rtl/>
        </w:rPr>
        <w:t xml:space="preserve"> </w:t>
      </w:r>
      <w:ins w:id="108895" w:author="קלוד" w:date="2026-10-11T13:11:34Z">
        <w:r>
          <w:rPr>
            <w:rtl/>
          </w:rPr>
          <w:t xml:space="preserve">כשכרוך</w:t>
        </w:r>
      </w:ins>
      <w:del w:id="108896" w:author="קלוד" w:date="2026-10-11T13:11:34Z">
        <w:r w:rsidRPr="006F178A">
          <w:rPr>
            <w:rtl/>
          </w:rPr>
          <w:delText xml:space="preserve">דכרך</w:delText>
        </w:r>
      </w:del>
      <w:r w:rsidRPr="006F178A">
        <w:rPr>
          <w:rtl/>
        </w:rPr>
        <w:t xml:space="preserve"> </w:t>
      </w:r>
      <w:ins w:id="93723" w:author="מנוע מכני" w:date="2026-10-11T12:04:39Z">
        <w:ins w:id="108893" w:author="קלוד" w:date="2026-10-11T13:11:34Z">
          <w:r>
            <w:rPr>
              <w:rtl/>
            </w:rPr>
            <w:t xml:space="preserve">עליה</w:t>
          </w:r>
        </w:ins>
        <w:del w:id="108894" w:author="קלוד" w:date="2026-10-11T13:11:34Z">
          <w:r>
            <w:rPr>
              <w:rtl/>
            </w:rPr>
            <w:delText xml:space="preserve">עליו</w:delText>
          </w:r>
        </w:del>
      </w:ins>
      <w:del w:id="93724" w:author="מנוע מכני" w:date="2026-10-11T12:04:39Z">
        <w:r w:rsidRPr="006F178A">
          <w:rPr>
            <w:rtl/>
          </w:rPr>
          <w:delText xml:space="preserve">עליה</w:delText>
        </w:r>
      </w:del>
      <w:r w:rsidRPr="006F178A">
        <w:rPr>
          <w:rtl/>
        </w:rPr>
        <w:t xml:space="preserve"> </w:t>
      </w:r>
      <w:ins w:id="108891" w:author="קלוד" w:date="2026-10-11T13:11:34Z">
        <w:r>
          <w:rPr>
            <w:rtl/>
          </w:rPr>
          <w:t xml:space="preserve">חוט.</w:t>
        </w:r>
      </w:ins>
      <w:del w:id="108892" w:author="קלוד" w:date="2026-10-11T13:11:34Z">
        <w:r w:rsidRPr="006F178A">
          <w:rPr>
            <w:rtl/>
          </w:rPr>
          <w:delText xml:space="preserve">חוט מותר.</w:delText>
        </w:r>
      </w:del>
    </w:p>
    <w:p w:rsidR="00E9703F" w:rsidRPr="006F178A" w:rsidRDefault="00E9703F" w:rsidP="00E9703F">
      <w:pPr>
        <w:rPr>
          <w:rtl/>
        </w:rPr>
      </w:pPr>
      <w:r w:rsidRPr="006F178A">
        <w:rPr>
          <w:rtl/>
        </w:rPr>
        <w:t xml:space="preserve">כילה </w:t>
      </w:r>
      <w:ins w:id="108909" w:author="קלוד" w:date="2026-10-11T13:11:34Z">
        <w:r>
          <w:rPr>
            <w:rtl/>
          </w:rPr>
          <w:t xml:space="preserve">ומטה?</w:t>
        </w:r>
      </w:ins>
      <w:del w:id="108910" w:author="קלוד" w:date="2026-10-11T13:11:34Z">
        <w:r w:rsidRPr="006F178A">
          <w:rPr>
            <w:rtl/>
          </w:rPr>
          <w:delText xml:space="preserve">ומטה</w:delText>
        </w:r>
      </w:del>
      <w:r w:rsidRPr="006F178A">
        <w:rPr>
          <w:rtl/>
        </w:rPr>
        <w:t xml:space="preserve"> - כילה אסורה, ומטה </w:t>
      </w:r>
      <w:ins w:id="108907" w:author="קלוד" w:date="2026-10-11T13:11:34Z">
        <w:r>
          <w:rPr>
            <w:rtl/>
          </w:rPr>
          <w:t xml:space="preserve">מותרת </w:t>
        </w:r>
        <w:r>
          <w:rPr>
            <w:rStyle w:val="afffffe"/>
            <w:rtl/>
          </w:rPr>
          <w:t xml:space="preserve">כשלנו</w:t>
        </w:r>
        <w:r>
          <w:rPr>
            <w:rtl/>
          </w:rPr>
          <w:t xml:space="preserve"> -</w:t>
        </w:r>
      </w:ins>
      <w:del w:id="108908" w:author="קלוד" w:date="2026-10-11T13:11:34Z">
        <w:r w:rsidRPr="006F178A">
          <w:rPr>
            <w:rtl/>
          </w:rPr>
          <w:delText xml:space="preserve">מותרת.</w:delText>
        </w:r>
      </w:del>
      <w:r w:rsidRPr="006F178A">
        <w:rPr>
          <w:rtl/>
        </w:rPr>
        <w:t xml:space="preserve"> זקופה שיושבת על רגליה.</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 יוסף</w:t>
      </w:r>
      <w:r w:rsidRPr="006F178A">
        <w:rPr>
          <w:rtl/>
        </w:rPr>
        <w:t xml:space="preserve"> ראה מיטות של </w:t>
      </w:r>
      <w:ins w:id="90617" w:author="מנוע מכני" w:date="2026-10-11T12:04:39Z">
        <w:r>
          <w:rPr>
            <w:rStyle w:val="2fb"/>
            <w:rtl/>
          </w:rPr>
          <w:t xml:space="preserve">ר"ה</w:t>
        </w:r>
      </w:ins>
      <w:del w:id="90618" w:author="מנוע מכני" w:date="2026-10-11T12:04:39Z">
        <w:r w:rsidRPr="006F178A">
          <w:rPr>
            <w:rtl/>
          </w:rPr>
          <w:delText xml:space="preserve">רב הונא</w:delText>
        </w:r>
      </w:del>
      <w:r w:rsidRPr="006F178A">
        <w:rPr>
          <w:rtl/>
        </w:rPr>
        <w:t xml:space="preserve"> פרוסות בלילה ומפורקות ביום </w:t>
      </w:r>
      <w:r w:rsidRPr="006F178A">
        <w:rPr>
          <w:rtl/>
        </w:rPr>
        <w:t xml:space="preserve">ש"מ</w:t>
      </w:r>
      <w:r w:rsidRPr="006F178A">
        <w:rPr>
          <w:rtl/>
        </w:rPr>
        <w:t xml:space="preserve"> מותר.</w:t>
      </w:r>
    </w:p>
    <w:p>
      <w:pPr>
        <w:pStyle w:val="38"/>
        <w:rPr>
          <w:ins w:id="98979" w:author="מנוע מכני" w:date="2026-10-11T12:04:39Z"/>
        </w:rPr>
      </w:pPr>
      <w:r w:rsidRPr="006F178A">
        <w:t xml:space="preserve">רב מרבי חייא:</w:t>
      </w:r>
    </w:p>
    <w:p w:rsidR="00E9703F" w:rsidRPr="006F178A" w:rsidRDefault="00E9703F" w:rsidP="00E9703F">
      <w:pPr>
        <w:rPr>
          <w:rtl/>
        </w:rPr>
      </w:pPr>
      <w:del w:id="98980" w:author="מנוע מכני" w:date="2026-10-11T12:04:39Z">
        <w:r w:rsidRPr="006F178A">
          <w:rPr>
            <w:rtl/>
          </w:rPr>
          <w:delText xml:space="preserve"> </w:delText>
        </w:r>
      </w:del>
      <w:ins w:id="108915" w:author="קלוד" w:date="2026-10-11T13:11:34Z">
        <w:r>
          <w:rPr>
            <w:rtl/>
          </w:rPr>
          <w:t xml:space="preserve">וילון</w:t>
        </w:r>
      </w:ins>
      <w:del w:id="108916" w:author="קלוד" w:date="2026-10-11T13:11:34Z">
        <w:r w:rsidRPr="006F178A">
          <w:rPr>
            <w:rtl/>
          </w:rPr>
          <w:delText xml:space="preserve">וילון,</w:delText>
        </w:r>
      </w:del>
      <w:r w:rsidRPr="006F178A">
        <w:rPr>
          <w:rtl/>
        </w:rPr>
        <w:t xml:space="preserve"> [מסך] מותר לנטותו </w:t>
      </w:r>
      <w:ins w:id="108913" w:author="קלוד" w:date="2026-10-11T13:11:34Z">
        <w:r>
          <w:rPr>
            <w:rtl/>
          </w:rPr>
          <w:t xml:space="preserve">ולפורקו,</w:t>
        </w:r>
      </w:ins>
      <w:del w:id="108914" w:author="קלוד" w:date="2026-10-11T13:11:34Z">
        <w:r w:rsidRPr="006F178A">
          <w:rPr>
            <w:rtl/>
          </w:rPr>
          <w:delText xml:space="preserve">ומותר</w:delText>
        </w:r>
      </w:del>
      <w:r w:rsidRPr="006F178A">
        <w:rPr>
          <w:rtl/>
        </w:rPr>
        <w:t xml:space="preserve"> </w:t>
      </w:r>
      <w:ins w:id="108911" w:author="קלוד" w:date="2026-10-11T13:11:34Z">
        <w:r>
          <w:rPr>
            <w:rtl/>
          </w:rPr>
          <w:t xml:space="preserve">שאין</w:t>
        </w:r>
      </w:ins>
      <w:del w:id="108912" w:author="קלוד" w:date="2026-10-11T13:11:34Z">
        <w:r w:rsidRPr="006F178A">
          <w:rPr>
            <w:rtl/>
          </w:rPr>
          <w:delText xml:space="preserve">לפורקו. אין</w:delText>
        </w:r>
      </w:del>
      <w:r w:rsidRPr="006F178A">
        <w:rPr>
          <w:rtl/>
        </w:rPr>
        <w:t xml:space="preserve"> לו גג.</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שמואל</w:t>
      </w:r>
      <w:r w:rsidRPr="006F178A">
        <w:rPr>
          <w:rtl/>
        </w:rPr>
        <w:t xml:space="preserve"> משום </w:t>
      </w:r>
      <w:r w:rsidRPr="006F178A">
        <w:rPr>
          <w:rStyle w:val="2fb"/>
          <w:rtl/>
        </w:rPr>
        <w:t xml:space="preserve">רבי חייא</w:t>
      </w:r>
      <w:r w:rsidRPr="006F178A">
        <w:rPr>
          <w:rtl/>
        </w:rPr>
        <w:t xml:space="preserve">. כילת חתנים מותר לנטותה ומותר לפורקה.</w:t>
      </w:r>
    </w:p>
    <w:p w:rsidR="00E9703F" w:rsidRPr="006F178A" w:rsidRDefault="00E9703F" w:rsidP="00E9703F">
      <w:pPr>
        <w:rPr>
          <w:rtl/>
        </w:rPr>
      </w:pPr>
      <w:r w:rsidRPr="006F178A">
        <w:rPr>
          <w:rStyle w:val="2fb"/>
          <w:rtl/>
        </w:rPr>
        <w:t xml:space="preserve">לר"ש</w:t>
      </w:r>
      <w:r w:rsidRPr="006F178A">
        <w:rPr>
          <w:rtl/>
        </w:rPr>
        <w:t xml:space="preserve"> דווקא שאין בגגה טפח, </w:t>
      </w:r>
      <w:r>
        <w:rPr>
          <w:rtl/>
        </w:rPr>
        <w:t>ואפי'</w:t>
      </w:r>
      <w:r w:rsidRPr="006F178A">
        <w:rPr>
          <w:rtl/>
        </w:rPr>
        <w:t xml:space="preserve"> בפחות מג' סמוך לגגה, ולא בשיפועה טפח, ולא סמוך למיטה טפח.</w:t>
      </w:r>
    </w:p>
    <w:p w:rsidR="00E9703F" w:rsidRPr="006061D7" w:rsidRDefault="00E9703F" w:rsidP="00E9703F">
      <w:pPr>
        <w:rPr>
          <w:rtl/>
        </w:rPr>
      </w:pPr>
      <w:r w:rsidRPr="006061D7">
        <w:rPr>
          <w:rtl/>
        </w:rPr>
        <w:t>•</w:t>
      </w:r>
      <w:r w:rsidRPr="006061D7">
        <w:rPr>
          <w:rFonts w:hint="cs"/>
          <w:rtl/>
        </w:rPr>
        <w:t xml:space="preserve"> </w:t>
      </w:r>
      <w:r w:rsidRPr="006061D7">
        <w:rPr>
          <w:rStyle w:val="2fb"/>
          <w:rtl/>
        </w:rPr>
        <w:t xml:space="preserve">רב ששת</w:t>
      </w:r>
      <w:r w:rsidRPr="006061D7">
        <w:rPr>
          <w:rtl/>
        </w:rPr>
        <w:t xml:space="preserve"> סיאנא [כובע לבד] דאסור בלא מיהדק, וביש לו שרביב בגלימה [מיהדק] שריד </w:t>
      </w:r>
      <w:r w:rsidRPr="006061D7">
        <w:rPr>
          <w:rtl/>
        </w:rPr>
        <w:t xml:space="preserve">לא</w:t>
      </w:r>
      <w:r w:rsidRPr="006061D7">
        <w:rPr>
          <w:rtl/>
        </w:rPr>
        <w:t xml:space="preserve"> אתי לאיתויי.</w:t>
      </w:r>
    </w:p>
    <w:p w:rsidR="00E9703F" w:rsidRPr="006F178A" w:rsidRDefault="00E9703F" w:rsidP="00E9703F">
      <w:pPr>
        <w:rPr>
          <w:rtl/>
        </w:rPr>
      </w:pPr>
      <w:r w:rsidRPr="006F178A">
        <w:rPr>
          <w:rFonts w:ascii="Fb Fontext" w:hAnsi="Fb Fontext"/>
          <w:sz w:val="20"/>
          <w:rtl/>
        </w:rPr>
        <w:lastRenderedPageBreak/>
        <w:t xml:space="preserve">טלית על ראשו </w:t>
      </w:r>
      <w:r>
        <w:rPr>
          <w:rFonts w:ascii="Fb Fontext" w:hAnsi="Fb Fontext"/>
          <w:sz w:val="20"/>
          <w:rtl/>
        </w:rPr>
        <w:t>אפי'</w:t>
      </w:r>
      <w:r w:rsidRPr="006F178A">
        <w:rPr>
          <w:rFonts w:ascii="Fb Fontext" w:hAnsi="Fb Fontext"/>
          <w:sz w:val="20"/>
          <w:rtl/>
        </w:rPr>
        <w:t xml:space="preserve"> בטפח אינו חייב דלא מיהדק.</w:t>
      </w:r>
    </w:p>
    <w:p>
      <w:pPr>
        <w:pStyle w:val="afffff8"/>
        <w:rPr>
          <w:ins w:id="90165" w:author="קלוד" w:date="2026-10-11T12:33:55Z"/>
        </w:rPr>
      </w:pPr>
      <w:ins w:id="90166" w:author="קלוד" w:date="2026-10-11T12:33:55Z">
        <w:r>
          <w:rPr>
            <w:color w:val="7B3F00"/>
          </w:rPr>
          <w:t xml:space="preserve">שאלות רמי בר יחזקאל - גוד, כירה ותורה</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רמי בר יחזקאל ביקש </w:t>
      </w:r>
      <w:r w:rsidRPr="006F178A">
        <w:rPr>
          <w:rStyle w:val="2fb"/>
          <w:rFonts w:ascii="Fb Fontext" w:hAnsi="Fb Fontext"/>
          <w:rtl/>
        </w:rPr>
        <w:t xml:space="preserve">מר"ה</w:t>
      </w:r>
      <w:r w:rsidRPr="006F178A">
        <w:rPr>
          <w:rFonts w:ascii="Fb Fontext" w:hAnsi="Fb Fontext"/>
          <w:rtl/>
        </w:rPr>
        <w:t xml:space="preserve"> </w:t>
      </w:r>
      <w:ins w:id="93725" w:author="מנוע מכני" w:date="2026-10-11T12:04:39Z">
        <w:r>
          <w:rPr>
            <w:rFonts w:ascii="Fb Fontext" w:hAnsi="Fb Fontext"/>
            <w:rtl/>
          </w:rPr>
          <w:t xml:space="preserve">דברים</w:t>
        </w:r>
      </w:ins>
      <w:del w:id="93726" w:author="מנוע מכני" w:date="2026-10-11T12:04:39Z">
        <w:r w:rsidRPr="006F178A">
          <w:rPr>
            <w:rFonts w:ascii="Fb Fontext" w:hAnsi="Fb Fontext"/>
            <w:rtl/>
          </w:rPr>
          <w:delText xml:space="preserve">מילי</w:delText>
        </w:r>
      </w:del>
      <w:r w:rsidRPr="006F178A">
        <w:rPr>
          <w:rFonts w:ascii="Fb Fontext" w:hAnsi="Fb Fontext"/>
          <w:rtl/>
        </w:rPr>
        <w:t xml:space="preserve"> מעליית </w:t>
      </w:r>
      <w:ins w:id="108921" w:author="קלוד" w:date="2026-10-11T13:11:34Z">
        <w:r>
          <w:rPr>
            <w:rFonts w:ascii="Fb Fontext" w:hAnsi="Fb Fontext"/>
            <w:rtl/>
          </w:rPr>
          <w:t xml:space="preserve">אמרב:</w:t>
        </w:r>
      </w:ins>
      <w:del w:id="108922" w:author="קלוד" w:date="2026-10-11T13:11:34Z">
        <w:r w:rsidRPr="006F178A">
          <w:rPr>
            <w:rFonts w:ascii="Fb Fontext" w:hAnsi="Fb Fontext"/>
            <w:rtl/>
          </w:rPr>
          <w:delText xml:space="preserve">אמרב</w:delText>
        </w:r>
      </w:del>
      <w:r w:rsidRPr="006F178A">
        <w:rPr>
          <w:rFonts w:ascii="Fb Fontext" w:hAnsi="Fb Fontext"/>
          <w:rtl/>
        </w:rPr>
        <w:t xml:space="preserve"> </w:t>
      </w:r>
      <w:ins w:id="108919" w:author="קלוד" w:date="2026-10-11T13:11:34Z">
        <w:r>
          <w:rPr>
            <w:rFonts w:ascii="Fb Fontext" w:hAnsi="Fb Fontext"/>
            <w:rtl/>
          </w:rPr>
          <w:t xml:space="preserve">שנים</w:t>
        </w:r>
      </w:ins>
      <w:del w:id="108920" w:author="קלוד" w:date="2026-10-11T13:11:34Z">
        <w:r w:rsidRPr="006F178A">
          <w:rPr>
            <w:rFonts w:ascii="Fb Fontext" w:hAnsi="Fb Fontext"/>
            <w:rtl/>
          </w:rPr>
          <w:delText xml:space="preserve">תרתי</w:delText>
        </w:r>
      </w:del>
      <w:r w:rsidRPr="006F178A">
        <w:rPr>
          <w:rFonts w:ascii="Fb Fontext" w:hAnsi="Fb Fontext"/>
          <w:rtl/>
        </w:rPr>
        <w:t xml:space="preserve"> בשבת </w:t>
      </w:r>
      <w:ins w:id="108917" w:author="קלוד" w:date="2026-10-11T13:11:34Z">
        <w:r>
          <w:rPr>
            <w:rFonts w:ascii="Fb Fontext" w:hAnsi="Fb Fontext"/>
            <w:rtl/>
          </w:rPr>
          <w:t xml:space="preserve">ואחד</w:t>
        </w:r>
      </w:ins>
      <w:del w:id="108918" w:author="קלוד" w:date="2026-10-11T13:11:34Z">
        <w:r w:rsidRPr="006F178A">
          <w:rPr>
            <w:rFonts w:ascii="Fb Fontext" w:hAnsi="Fb Fontext"/>
            <w:rtl/>
          </w:rPr>
          <w:delText xml:space="preserve">וחד</w:delText>
        </w:r>
      </w:del>
      <w:r w:rsidRPr="006F178A">
        <w:rPr>
          <w:rFonts w:ascii="Fb Fontext" w:hAnsi="Fb Fontext"/>
          <w:rtl/>
        </w:rPr>
        <w:t xml:space="preserve"> בתורה.</w:t>
      </w:r>
    </w:p>
    <w:p>
      <w:pPr>
        <w:pStyle w:val="38"/>
        <w:rPr>
          <w:ins w:id="98981" w:author="מנוע מכני" w:date="2026-10-11T12:04:39Z"/>
        </w:rPr>
      </w:pPr>
      <w:r w:rsidRPr="006F178A">
        <w:t xml:space="preserve">שלח </w:t>
      </w:r>
      <w:ins w:id="93727" w:author="מנוע מכני" w:date="2026-10-11T12:04:39Z">
        <w:r>
          <w:t xml:space="preserve">לו</w:t>
        </w:r>
      </w:ins>
      <w:del w:id="93728" w:author="מנוע מכני" w:date="2026-10-11T12:04:39Z">
        <w:r w:rsidRPr="006F178A">
          <w:delText xml:space="preserve">ליה</w:delText>
        </w:r>
      </w:del>
      <w:r w:rsidRPr="006F178A">
        <w:t xml:space="preserve">:</w:t>
      </w:r>
    </w:p>
    <w:p w:rsidR="00E9703F" w:rsidRPr="002D0727" w:rsidRDefault="00E9703F" w:rsidP="00E9703F">
      <w:pPr>
        <w:rPr>
          <w:b/>
          <w:bCs/>
          <w:rtl/>
        </w:rPr>
      </w:pPr>
      <w:del w:id="98982" w:author="מנוע מכני" w:date="2026-10-11T12:04:39Z">
        <w:r w:rsidRPr="006F178A">
          <w:rPr>
            <w:rtl/>
          </w:rPr>
          <w:delText xml:space="preserve"> </w:delText>
        </w:r>
      </w:del>
      <w:r w:rsidRPr="006F178A">
        <w:rPr>
          <w:rtl/>
        </w:rPr>
        <w:t xml:space="preserve">הא </w:t>
      </w:r>
      <w:r w:rsidRPr="006F178A">
        <w:rPr>
          <w:rtl/>
        </w:rPr>
        <w:t xml:space="preserve">דתניא</w:t>
      </w:r>
      <w:r w:rsidRPr="006F178A">
        <w:rPr>
          <w:rtl/>
        </w:rPr>
        <w:t xml:space="preserve"> גוד </w:t>
      </w:r>
      <w:r w:rsidRPr="006F178A">
        <w:rPr>
          <w:rStyle w:val="afffe"/>
          <w:rFonts w:ascii="Fb Fontext" w:hAnsi="Fb Fontext"/>
          <w:rtl/>
        </w:rPr>
        <w:t>בכיסנא</w:t>
      </w:r>
      <w:r w:rsidRPr="006F178A">
        <w:rPr>
          <w:rtl/>
        </w:rPr>
        <w:t xml:space="preserve"> מותר לנטותה בשבת היינו בב' בני אדם, אבל באחד - אסור.</w:t>
      </w:r>
    </w:p>
    <w:p>
      <w:pPr>
        <w:pStyle w:val="38"/>
        <w:rPr>
          <w:ins w:id="98983" w:author="מנוע מכני" w:date="2026-10-11T12:04:39Z"/>
        </w:rPr>
      </w:pPr>
      <w:r w:rsidRPr="002D0727">
        <w:t>אביי</w:t>
      </w:r>
      <w:r w:rsidRPr="006F178A">
        <w:t xml:space="preserve">:</w:t>
      </w:r>
    </w:p>
    <w:p w:rsidR="00E9703F" w:rsidRPr="006F178A" w:rsidRDefault="00E9703F" w:rsidP="00E9703F">
      <w:pPr>
        <w:rPr>
          <w:rStyle w:val="afffe"/>
          <w:rFonts w:ascii="Fb Fontext" w:hAnsi="Fb Fontext"/>
          <w:b/>
          <w:rtl/>
        </w:rPr>
      </w:pPr>
      <w:del w:id="98984" w:author="מנוע מכני" w:date="2026-10-11T12:04:39Z">
        <w:r w:rsidRPr="006F178A">
          <w:rPr>
            <w:rtl/>
          </w:rPr>
          <w:delText xml:space="preserve"> </w:delText>
        </w:r>
      </w:del>
      <w:r w:rsidRPr="006F178A">
        <w:rPr>
          <w:rtl/>
        </w:rPr>
        <w:t xml:space="preserve">וכילה, </w:t>
      </w:r>
      <w:ins w:id="90619" w:author="מנוע מכני" w:date="2026-10-11T12:04:39Z">
        <w:r>
          <w:rPr>
            <w:rtl/>
          </w:rPr>
          <w:t xml:space="preserve">אפי'</w:t>
        </w:r>
      </w:ins>
      <w:del w:id="90620" w:author="מנוע מכני" w:date="2026-10-11T12:04:39Z">
        <w:r w:rsidRPr="006F178A">
          <w:rPr>
            <w:rtl/>
          </w:rPr>
          <w:delText xml:space="preserve">אפילו</w:delText>
        </w:r>
      </w:del>
      <w:r w:rsidRPr="006F178A">
        <w:rPr>
          <w:rtl/>
        </w:rPr>
        <w:t xml:space="preserve"> בעשרה בני אדם - אסור, </w:t>
      </w:r>
      <w:ins w:id="108927" w:author="קלוד" w:date="2026-10-11T13:11:34Z">
        <w:r>
          <w:rPr>
            <w:rtl/>
          </w:rPr>
          <w:t xml:space="preserve">שא"א</w:t>
        </w:r>
      </w:ins>
      <w:del w:id="108928" w:author="קלוד" w:date="2026-10-11T13:11:34Z">
        <w:r w:rsidRPr="006F178A">
          <w:rPr>
            <w:rtl/>
          </w:rPr>
          <w:delText xml:space="preserve">דא"א</w:delText>
        </w:r>
      </w:del>
      <w:r w:rsidRPr="006F178A">
        <w:rPr>
          <w:rtl/>
        </w:rPr>
        <w:t xml:space="preserve"> </w:t>
      </w:r>
      <w:ins w:id="108925" w:author="קלוד" w:date="2026-10-11T13:11:34Z">
        <w:r>
          <w:rPr>
            <w:rtl/>
          </w:rPr>
          <w:t xml:space="preserve">שלא</w:t>
        </w:r>
      </w:ins>
      <w:del w:id="108926" w:author="קלוד" w:date="2026-10-11T13:11:34Z">
        <w:r w:rsidRPr="006F178A">
          <w:rPr>
            <w:rtl/>
          </w:rPr>
          <w:delText xml:space="preserve">דלא</w:delText>
        </w:r>
      </w:del>
      <w:r w:rsidRPr="006F178A">
        <w:rPr>
          <w:rtl/>
        </w:rPr>
        <w:t xml:space="preserve"> </w:t>
      </w:r>
      <w:ins w:id="108923" w:author="קלוד" w:date="2026-10-11T13:11:34Z">
        <w:r>
          <w:rPr>
            <w:rtl/>
          </w:rPr>
          <w:t xml:space="preserve">תימתח</w:t>
        </w:r>
      </w:ins>
      <w:del w:id="108924" w:author="קלוד" w:date="2026-10-11T13:11:34Z">
        <w:r w:rsidRPr="006F178A">
          <w:rPr>
            <w:rtl/>
          </w:rPr>
          <w:delText xml:space="preserve">מימתחא</w:delText>
        </w:r>
      </w:del>
      <w:r w:rsidRPr="006F178A">
        <w:rPr>
          <w:rtl/>
        </w:rPr>
        <w:t xml:space="preserve"> </w:t>
      </w:r>
      <w:ins w:id="90597" w:author="Claude - סמנטי" w:date="2026-10-11T12:28:21Z">
        <w:r>
          <w:rPr>
            <w:rtl/>
          </w:rPr>
          <w:t xml:space="preserve">מעט</w:t>
        </w:r>
      </w:ins>
      <w:del w:id="90598" w:author="Claude - סמנטי" w:date="2026-10-11T12:28:21Z">
        <w:r w:rsidRPr="006F178A">
          <w:rPr>
            <w:rtl/>
          </w:rPr>
          <w:delText xml:space="preserve">פורתא</w:delText>
        </w:r>
      </w:del>
      <w:r w:rsidRPr="006F178A">
        <w:rPr>
          <w:rtl/>
        </w:rPr>
        <w:t xml:space="preserve">.</w:t>
      </w:r>
    </w:p>
    <w:p w:rsidR="00E9703F" w:rsidRPr="006F178A" w:rsidRDefault="00E9703F" w:rsidP="00E9703F">
      <w:pPr>
        <w:rPr>
          <w:rtl/>
        </w:rPr>
      </w:pPr>
      <w:r w:rsidRPr="006F178A">
        <w:rPr>
          <w:rStyle w:val="afffe"/>
          <w:rFonts w:ascii="Fb Fontext" w:hAnsi="Fb Fontext"/>
          <w:b/>
          <w:rtl/>
        </w:rPr>
        <w:t>ב.</w:t>
      </w:r>
      <w:r w:rsidRPr="006F178A">
        <w:rPr>
          <w:rtl/>
        </w:rPr>
        <w:t xml:space="preserve"> כירה שנשמטה אחת מירכותיה - מותר לטלטלה, שתים - אסור.</w:t>
      </w:r>
    </w:p>
    <w:p w:rsidR="00E9703F" w:rsidRPr="006F178A" w:rsidRDefault="00E9703F" w:rsidP="00E9703F">
      <w:pPr>
        <w:rPr>
          <w:b/>
          <w:bCs/>
          <w:rtl/>
        </w:rPr>
      </w:pPr>
      <w:r w:rsidRPr="006F178A">
        <w:rPr>
          <w:rStyle w:val="2fb"/>
          <w:rtl/>
        </w:rPr>
        <w:t xml:space="preserve">ולרב</w:t>
      </w:r>
      <w:r w:rsidRPr="006F178A">
        <w:rPr>
          <w:rtl/>
        </w:rPr>
        <w:t xml:space="preserve"> </w:t>
      </w:r>
      <w:ins w:id="90621" w:author="מנוע מכני" w:date="2026-10-11T12:04:39Z">
        <w:r>
          <w:rPr>
            <w:rtl/>
          </w:rPr>
          <w:t xml:space="preserve">אפי'</w:t>
        </w:r>
      </w:ins>
      <w:del w:id="90622" w:author="מנוע מכני" w:date="2026-10-11T12:04:39Z">
        <w:r w:rsidRPr="006F178A">
          <w:rPr>
            <w:rtl/>
          </w:rPr>
          <w:delText xml:space="preserve">אפילו</w:delText>
        </w:r>
      </w:del>
      <w:r w:rsidRPr="006F178A">
        <w:rPr>
          <w:rtl/>
        </w:rPr>
        <w:t xml:space="preserve"> </w:t>
      </w:r>
      <w:ins w:id="108929" w:author="קלוד" w:date="2026-10-11T13:11:34Z">
        <w:r>
          <w:rPr>
            <w:rtl/>
          </w:rPr>
          <w:t xml:space="preserve">אחת</w:t>
        </w:r>
      </w:ins>
      <w:del w:id="108930" w:author="קלוד" w:date="2026-10-11T13:11:34Z">
        <w:r w:rsidRPr="006F178A">
          <w:rPr>
            <w:rtl/>
          </w:rPr>
          <w:delText xml:space="preserve">חד </w:delText>
        </w:r>
        <w:r>
          <w:rPr>
            <w:rtl/>
          </w:rPr>
          <w:delText xml:space="preserve">גם</w:delText>
        </w:r>
      </w:del>
      <w:ins w:id="91897" w:author="מנוע מכני" w:date="2026-10-11T12:04:39Z"/>
      <w:del w:id="91898" w:author="מנוע מכני" w:date="2026-10-11T12:04:39Z">
        <w:r w:rsidRPr="006F178A">
          <w:rPr>
            <w:rtl/>
          </w:rPr>
          <w:delText xml:space="preserve">נמי</w:delText>
        </w:r>
      </w:del>
      <w:r w:rsidRPr="006F178A">
        <w:rPr>
          <w:rtl/>
        </w:rPr>
        <w:t xml:space="preserve"> אסור, גזירה שמא יתקע.</w:t>
      </w:r>
    </w:p>
    <w:p>
      <w:pPr>
        <w:pStyle w:val="38"/>
        <w:rPr>
          <w:ins w:id="98985" w:author="מנוע מכני" w:date="2026-10-11T12:04:39Z"/>
        </w:rPr>
      </w:pPr>
      <w:r w:rsidRPr="006F178A">
        <w:t>ג.</w:t>
      </w:r>
      <w:r w:rsidRPr="006F178A">
        <w:t xml:space="preserve"> תורה, דאמר רב:</w:t>
      </w:r>
    </w:p>
    <w:p w:rsidR="00E9703F" w:rsidRPr="006F178A" w:rsidRDefault="00E9703F" w:rsidP="00E9703F">
      <w:pPr>
        <w:rPr>
          <w:rtl/>
        </w:rPr>
      </w:pPr>
      <w:del w:id="98986" w:author="מנוע מכני" w:date="2026-10-11T12:04:39Z">
        <w:r w:rsidRPr="006F178A">
          <w:rPr>
            <w:rtl/>
          </w:rPr>
          <w:delText xml:space="preserve"> </w:delText>
        </w:r>
      </w:del>
      <w:r w:rsidRPr="006F178A">
        <w:rPr>
          <w:rtl/>
        </w:rPr>
        <w:t xml:space="preserve">עתידה תורה שתשתכח מישראל, </w:t>
      </w:r>
      <w:r>
        <w:rPr>
          <w:rtl/>
        </w:rPr>
        <w:t>שנא'</w:t>
      </w:r>
      <w:r w:rsidRPr="006F178A">
        <w:rPr>
          <w:rtl/>
        </w:rPr>
        <w:t xml:space="preserve"> </w:t>
      </w:r>
      <w:r>
        <w:rPr>
          <w:rFonts w:hint="cs"/>
          <w:rtl/>
        </w:rPr>
        <w:t>'</w:t>
      </w:r>
      <w:ins w:id="91453" w:author="Claude - סמנטי" w:date="2026-10-11T12:28:21Z">
        <w:r>
          <w:rPr>
            <w:rStyle w:val="afffff0"/>
            <w:rtl/>
          </w:rPr>
          <w:t xml:space="preserve">וְהִפְלָא </w:t>
        </w:r>
        <w:r>
          <w:rPr>
            <w:rStyle w:val="afffff0"/>
            <w:rtl/>
            <w:rPrChange w:id="9057" w:author="מנוע פסוקים" w:date="2026-10-11T09:34:00Z">
              <w:rPr>
                <w:rStyle w:val="afffff0"/>
                <w:rtl/>
              </w:rPr>
            </w:rPrChange>
          </w:rPr>
          <w:t xml:space="preserve">ה</w:t>
        </w:r>
      </w:ins>
      <w:del w:id="91454" w:author="Claude - סמנטי" w:date="2026-10-11T12:28:21Z">
        <w:r w:rsidRPr="006F178A">
          <w:rPr>
            <w:rtl/>
          </w:rPr>
          <w:delText xml:space="preserve">והפלא</w:delText>
        </w:r>
        <w:r>
          <w:rPr>
            <w:rtl/>
          </w:rPr>
          <w:delText xml:space="preserve"> ה</w:delText>
        </w:r>
      </w:del>
      <w:r>
        <w:rPr>
          <w:rStyle w:val="afffff0"/>
          <w:rtl/>
          <w:rPrChange w:id="9058" w:author="מנוע פסוקים" w:date="2026-10-11T09:34:00Z">
            <w:rPr>
              <w:rtl/>
            </w:rPr>
          </w:rPrChange>
        </w:rPr>
        <w:t xml:space="preserve">'</w:t>
      </w:r>
      <w:r>
        <w:rPr>
          <w:rStyle w:val="afffff0"/>
          <w:rtl/>
          <w:rPrChange w:id="9059" w:author="מנוע פסוקים" w:date="2026-10-11T09:34:00Z">
            <w:rPr>
              <w:rtl/>
            </w:rPr>
          </w:rPrChange>
        </w:rPr>
        <w:t xml:space="preserve"> את מכתך</w:t>
      </w:r>
      <w:r>
        <w:rPr>
          <w:rFonts w:hint="cs"/>
          <w:rtl/>
        </w:rPr>
        <w:t>'</w:t>
      </w:r>
      <w:r w:rsidRPr="006F178A">
        <w:rPr>
          <w:rtl/>
        </w:rPr>
        <w:t>.</w:t>
      </w:r>
    </w:p>
    <w:p w:rsidR="00E9703F" w:rsidRPr="006F178A" w:rsidRDefault="00E9703F" w:rsidP="00E9703F">
      <w:pPr>
        <w:rPr>
          <w:b/>
          <w:bCs/>
          <w:rtl/>
        </w:rPr>
      </w:pPr>
      <w:r w:rsidRPr="006F178A">
        <w:rPr>
          <w:rtl/>
        </w:rPr>
        <w:t>הפלאה זו תורה וכדכתיב</w:t>
      </w:r>
      <w:r w:rsidRPr="00184B09">
        <w:rPr>
          <w:rStyle w:val="afffff0"/>
          <w:rtl/>
        </w:rPr>
        <w:t xml:space="preserve"> </w:t>
      </w:r>
      <w:r w:rsidRPr="00184B09">
        <w:rPr>
          <w:rStyle w:val="afffff0"/>
          <w:rFonts w:hint="cs"/>
          <w:rtl/>
        </w:rPr>
        <w:t>'</w:t>
      </w:r>
      <w:ins w:id="91455" w:author="Claude - סמנטי" w:date="2026-10-11T12:28:21Z">
        <w:r>
          <w:rPr>
            <w:rStyle w:val="afffff0"/>
            <w:rtl/>
          </w:rPr>
          <w:t xml:space="preserve">לָכֵן הִנְנִי יוֹסִף לְהַפְלִיא אֶת הָעָם הַזֶּה הַפְלֵא וָפֶלֶא</w:t>
        </w:r>
      </w:ins>
      <w:del w:id="91456" w:author="Claude - סמנטי" w:date="2026-10-11T12:28:21Z">
        <w:r w:rsidRPr="00184B09">
          <w:rPr>
            <w:rStyle w:val="afffff0"/>
            <w:rtl/>
          </w:rPr>
          <w:delText xml:space="preserve">לכן הנני יוסף להפליא את העם הזה הפלא ופלא</w:delText>
        </w:r>
      </w:del>
      <w:r w:rsidRPr="00184B09">
        <w:rPr>
          <w:rStyle w:val="afffff0"/>
          <w:rFonts w:hint="cs"/>
          <w:rtl/>
        </w:rPr>
        <w:t>'</w:t>
      </w:r>
      <w:r w:rsidRPr="00184B09">
        <w:rPr>
          <w:rStyle w:val="afffff0"/>
          <w:rtl/>
        </w:rPr>
        <w:t>.</w:t>
      </w:r>
    </w:p>
    <w:p>
      <w:pPr>
        <w:pStyle w:val="afffff8"/>
        <w:rPr>
          <w:ins w:id="90163" w:author="קלוד" w:date="2026-10-11T12:33:55Z"/>
        </w:rPr>
      </w:pPr>
      <w:ins w:id="90164" w:author="קלוד" w:date="2026-10-11T12:33:55Z">
        <w:r>
          <w:rPr>
            <w:color w:val="7B3F00"/>
          </w:rPr>
          <w:t xml:space="preserve">עתידה תורה שתשתכח מישראל - 'דבר ה''</w:t>
        </w:r>
      </w:ins>
    </w:p>
    <w:p w:rsidR="00E9703F" w:rsidRPr="009757B9" w:rsidRDefault="00E9703F" w:rsidP="00E9703F">
      <w:pPr>
        <w:rPr>
          <w:rFonts w:cs="Guttman Vilna"/>
          <w:b/>
          <w:bCs/>
          <w:rtl/>
        </w:rPr>
      </w:pPr>
      <w:r w:rsidRPr="006F178A">
        <w:rPr>
          <w:b/>
          <w:rtl/>
        </w:rPr>
        <w:t>•</w:t>
      </w:r>
      <w:r w:rsidRPr="006F178A">
        <w:rPr>
          <w:rFonts w:hint="cs"/>
          <w:b/>
          <w:bCs/>
          <w:rtl/>
        </w:rPr>
        <w:t xml:space="preserve"> </w:t>
      </w:r>
      <w:r w:rsidRPr="006F178A">
        <w:rPr>
          <w:b/>
          <w:bCs/>
          <w:rtl/>
        </w:rPr>
        <w:t>ת"ר</w:t>
      </w:r>
      <w:r w:rsidRPr="006F178A">
        <w:rPr>
          <w:rtl/>
        </w:rPr>
        <w:t xml:space="preserve"> כשנכנסו רבותינו לכרם ביבנה אמרו: עתידה תורה שתשתכח מישראל, </w:t>
      </w:r>
      <w:r>
        <w:rPr>
          <w:rtl/>
        </w:rPr>
        <w:t>שנא'</w:t>
      </w:r>
      <w:r w:rsidRPr="006F178A">
        <w:rPr>
          <w:rtl/>
        </w:rPr>
        <w:t xml:space="preserve"> </w:t>
      </w:r>
      <w:r>
        <w:rPr>
          <w:rFonts w:hint="cs"/>
          <w:rtl/>
        </w:rPr>
        <w:t>'</w:t>
      </w:r>
      <w:ins w:id="91457" w:author="Claude - סמנטי" w:date="2026-10-11T12:28:21Z">
        <w:r>
          <w:rPr>
            <w:rStyle w:val="afffff0"/>
            <w:rtl/>
          </w:rPr>
          <w:t xml:space="preserve">הִנֵּה יָמִים בָּאִים נְאֻם ה</w:t>
        </w:r>
      </w:ins>
      <w:del w:id="91458" w:author="Claude - סמנטי" w:date="2026-10-11T12:28:21Z">
        <w:r w:rsidRPr="006F178A">
          <w:rPr>
            <w:rtl/>
          </w:rPr>
          <w:delText xml:space="preserve">הנה ימים באים נאם</w:delText>
        </w:r>
        <w:r>
          <w:rPr>
            <w:rtl/>
          </w:rPr>
          <w:delText xml:space="preserve"> ה</w:delText>
        </w:r>
      </w:del>
      <w:r>
        <w:rPr>
          <w:rtl/>
        </w:rPr>
        <w:t xml:space="preserve">'</w:t>
      </w:r>
      <w:r>
        <w:rPr>
          <w:rtl/>
        </w:rPr>
        <w:t xml:space="preserve"> אלהים </w:t>
      </w:r>
      <w:r>
        <w:rPr>
          <w:rStyle w:val="afffff0"/>
          <w:rtl/>
          <w:rPrChange w:id="9060" w:author="מנוע פסוקים" w:date="2026-10-11T09:34:00Z">
            <w:rPr>
              <w:rtl/>
            </w:rPr>
          </w:rPrChange>
        </w:rPr>
        <w:t xml:space="preserve">והשלחתי רעב בארץ </w:t>
      </w:r>
      <w:r>
        <w:rPr>
          <w:rStyle w:val="afffff0"/>
          <w:rtl/>
          <w:rPrChange w:id="9061" w:author="מנוע פסוקים" w:date="2026-10-11T09:34:00Z">
            <w:rPr>
              <w:rtl/>
            </w:rPr>
          </w:rPrChange>
        </w:rPr>
        <w:t xml:space="preserve">לא</w:t>
      </w:r>
      <w:r>
        <w:rPr>
          <w:rStyle w:val="afffff0"/>
          <w:rtl/>
          <w:rPrChange w:id="9062" w:author="מנוע פסוקים" w:date="2026-10-11T09:34:00Z">
            <w:rPr>
              <w:rtl/>
            </w:rPr>
          </w:rPrChange>
        </w:rPr>
        <w:t xml:space="preserve"> רעב ללחם ולא צמא למים כי אם לשמע את דברי</w:t>
      </w:r>
      <w:r>
        <w:rPr>
          <w:rStyle w:val="afffff0"/>
          <w:rtl/>
          <w:rPrChange w:id="9063" w:author="מנוע פסוקים" w:date="2026-10-11T09:34:00Z">
            <w:rPr>
              <w:rtl/>
            </w:rPr>
          </w:rPrChange>
        </w:rPr>
        <w:t xml:space="preserve"> ה</w:t>
      </w:r>
      <w:r>
        <w:rPr>
          <w:rtl/>
        </w:rPr>
        <w:t xml:space="preserve">'</w:t>
      </w:r>
      <w:r w:rsidRPr="006F178A">
        <w:rPr>
          <w:rtl/>
        </w:rPr>
        <w:t>.</w:t>
      </w:r>
    </w:p>
    <w:p w:rsidR="00E9703F" w:rsidRPr="006F178A" w:rsidRDefault="00E9703F" w:rsidP="00E9703F">
      <w:pPr>
        <w:rPr>
          <w:rtl/>
        </w:rPr>
      </w:pPr>
      <w:r w:rsidRPr="006F178A">
        <w:rPr>
          <w:rtl/>
        </w:rPr>
        <w:t>וכתיב</w:t>
      </w:r>
      <w:r w:rsidRPr="00EB22CE">
        <w:rPr>
          <w:rStyle w:val="afffff0"/>
          <w:rtl/>
        </w:rPr>
        <w:t xml:space="preserve"> </w:t>
      </w:r>
      <w:r w:rsidRPr="00EB22CE">
        <w:rPr>
          <w:rStyle w:val="afffff0"/>
          <w:rFonts w:hint="cs"/>
          <w:rtl/>
        </w:rPr>
        <w:t>'</w:t>
      </w:r>
      <w:ins w:id="91459" w:author="Claude - סמנטי" w:date="2026-10-11T12:28:21Z">
        <w:r>
          <w:rPr>
            <w:rStyle w:val="afffff0"/>
            <w:rtl/>
          </w:rPr>
          <w:t xml:space="preserve">וְנָעוּ מִיָּם עַד יָם וּמִצָּפוֹן וְעַד מִזְרָח יְשׁוֹטְטוּ לְבַקֵּשׁ אֶת דְּבַר ה</w:t>
        </w:r>
      </w:ins>
      <w:del w:id="91460" w:author="Claude - סמנטי" w:date="2026-10-11T12:28:21Z">
        <w:r w:rsidRPr="00EB22CE">
          <w:rPr>
            <w:rStyle w:val="afffff0"/>
            <w:rtl/>
          </w:rPr>
          <w:delText xml:space="preserve">ונעו מים עד ים ומצפון ועד מזרח ישוטטו לבקש את דבר </w:delText>
        </w:r>
        <w:r>
          <w:rPr>
            <w:rStyle w:val="afffff0"/>
            <w:rtl/>
          </w:rPr>
          <w:delText xml:space="preserve">ה</w:delText>
        </w:r>
      </w:del>
      <w:r>
        <w:rPr>
          <w:rStyle w:val="afffff0"/>
          <w:rtl/>
        </w:rPr>
        <w:t xml:space="preserve">'</w:t>
      </w:r>
      <w:r w:rsidRPr="00EB22CE">
        <w:rPr>
          <w:rStyle w:val="afffff0"/>
          <w:rtl/>
        </w:rPr>
        <w:t xml:space="preserve"> ולא ימצאו</w:t>
      </w:r>
      <w:r w:rsidRPr="00EB22CE">
        <w:rPr>
          <w:rStyle w:val="afffff0"/>
          <w:rFonts w:hint="cs"/>
          <w:rtl/>
        </w:rPr>
        <w:t>'</w:t>
      </w:r>
      <w:r w:rsidRPr="00EB22CE">
        <w:rPr>
          <w:rStyle w:val="afffff0"/>
          <w:rtl/>
        </w:rPr>
        <w:t>.</w:t>
      </w:r>
    </w:p>
    <w:p w:rsidR="00E9703F" w:rsidRPr="006F178A" w:rsidRDefault="00E9703F" w:rsidP="00E9703F">
      <w:pPr>
        <w:rPr>
          <w:rtl/>
        </w:rPr>
      </w:pPr>
      <w:r w:rsidRPr="006F178A">
        <w:rPr>
          <w:rtl/>
        </w:rPr>
        <w:t>דבר</w:t>
      </w:r>
      <w:r>
        <w:rPr>
          <w:rtl/>
        </w:rPr>
        <w:t xml:space="preserve"> ה'</w:t>
      </w:r>
      <w:r w:rsidRPr="006F178A">
        <w:rPr>
          <w:rtl/>
        </w:rPr>
        <w:t xml:space="preserve"> - זו הלכה, דבר</w:t>
      </w:r>
      <w:r>
        <w:rPr>
          <w:rtl/>
        </w:rPr>
        <w:t xml:space="preserve"> ה'</w:t>
      </w:r>
      <w:r w:rsidRPr="006F178A">
        <w:rPr>
          <w:rtl/>
        </w:rPr>
        <w:t xml:space="preserve"> - זה הקץ, דבר</w:t>
      </w:r>
      <w:r>
        <w:rPr>
          <w:rtl/>
        </w:rPr>
        <w:t xml:space="preserve"> ה'</w:t>
      </w:r>
      <w:r w:rsidRPr="006F178A">
        <w:rPr>
          <w:rtl/>
        </w:rPr>
        <w:t xml:space="preserve"> - זו נבואה. </w:t>
      </w:r>
      <w:ins w:id="93729" w:author="מנוע מכני" w:date="2026-10-11T12:04:39Z">
        <w:r>
          <w:rPr>
            <w:rtl/>
          </w:rPr>
          <w:t xml:space="preserve">ומה</w:t>
        </w:r>
      </w:ins>
      <w:del w:id="93730" w:author="מנוע מכני" w:date="2026-10-11T12:04:39Z">
        <w:r w:rsidRPr="006F178A">
          <w:rPr>
            <w:rtl/>
          </w:rPr>
          <w:delText xml:space="preserve">ומאי</w:delText>
        </w:r>
      </w:del>
      <w:r w:rsidRPr="006F178A">
        <w:rPr>
          <w:rtl/>
        </w:rPr>
        <w:t xml:space="preserve"> ישוטטו לבקש את דבר</w:t>
      </w:r>
      <w:r>
        <w:rPr>
          <w:rtl/>
        </w:rPr>
        <w:t xml:space="preserve"> ה'</w:t>
      </w:r>
      <w:r w:rsidRPr="006F178A">
        <w:rPr>
          <w:rtl/>
        </w:rPr>
        <w:t xml:space="preserve"> - אמרו: עתידה אשה שתטול ככר של תרומה ותחזור בבתי כנסיות ובבתי מדרשות, לידע אם טמאה היא ואם טהורה היא, ואין מבין. והיינו לידע אם ראשונה היא ואם שניה היא.</w:t>
      </w:r>
    </w:p>
    <w:p w:rsidR="00E9703F" w:rsidRPr="006F178A" w:rsidRDefault="00E9703F" w:rsidP="00E9703F">
      <w:pPr>
        <w:rPr>
          <w:rtl/>
        </w:rPr>
      </w:pPr>
      <w:r w:rsidRPr="006F178A">
        <w:rPr>
          <w:rStyle w:val="afffe"/>
          <w:rFonts w:ascii="Fb Fontext" w:hAnsi="Fb Fontext"/>
          <w:rtl/>
        </w:rPr>
        <w:t xml:space="preserve">ואין </w:t>
      </w:r>
      <w:ins w:id="108941" w:author="קלוד" w:date="2026-10-11T13:11:34Z">
        <w:r>
          <w:rPr>
            <w:rStyle w:val="afffe"/>
            <w:rFonts w:ascii="Fb Fontext" w:hAnsi="Fb Fontext"/>
            <w:rtl/>
          </w:rPr>
          <w:t xml:space="preserve">מבין,</w:t>
        </w:r>
      </w:ins>
      <w:del w:id="108942" w:author="קלוד" w:date="2026-10-11T13:11:34Z">
        <w:r w:rsidRPr="006F178A">
          <w:rPr>
            <w:rStyle w:val="afffe"/>
            <w:rFonts w:ascii="Fb Fontext" w:hAnsi="Fb Fontext"/>
            <w:rtl/>
          </w:rPr>
          <w:delText xml:space="preserve">מבין</w:delText>
        </w:r>
      </w:del>
      <w:r w:rsidRPr="006F178A">
        <w:rPr>
          <w:rtl/>
        </w:rPr>
        <w:t xml:space="preserve"> </w:t>
      </w:r>
      <w:ins w:id="108939" w:author="קלוד" w:date="2026-10-11T13:11:34Z">
        <w:r>
          <w:rPr>
            <w:rtl/>
          </w:rPr>
          <w:t xml:space="preserve">אף</w:t>
        </w:r>
      </w:ins>
      <w:del w:id="108940" w:author="קלוד" w:date="2026-10-11T13:11:34Z">
        <w:r>
          <w:rPr>
            <w:rtl/>
          </w:rPr>
          <w:delText xml:space="preserve">אפי'</w:delText>
        </w:r>
      </w:del>
      <w:r w:rsidRPr="006F178A">
        <w:rPr>
          <w:rtl/>
        </w:rPr>
        <w:t xml:space="preserve"> </w:t>
      </w:r>
      <w:ins w:id="108937" w:author="קלוד" w:date="2026-10-11T13:11:34Z">
        <w:r>
          <w:rPr>
            <w:rtl/>
          </w:rPr>
          <w:t xml:space="preserve">שמשנה</w:t>
        </w:r>
      </w:ins>
      <w:del w:id="108938" w:author="קלוד" w:date="2026-10-11T13:11:34Z">
        <w:r w:rsidRPr="006F178A">
          <w:rPr>
            <w:rtl/>
          </w:rPr>
          <w:delText xml:space="preserve">דמתני'</w:delText>
        </w:r>
      </w:del>
      <w:r w:rsidRPr="006F178A">
        <w:rPr>
          <w:rtl/>
        </w:rPr>
        <w:t xml:space="preserve"> </w:t>
      </w:r>
      <w:ins w:id="108935" w:author="קלוד" w:date="2026-10-11T13:11:34Z">
        <w:r>
          <w:rPr>
            <w:rtl/>
          </w:rPr>
          <w:t xml:space="preserve">היא:</w:t>
        </w:r>
      </w:ins>
      <w:del w:id="108936" w:author="קלוד" w:date="2026-10-11T13:11:34Z">
        <w:r w:rsidRPr="006F178A">
          <w:rPr>
            <w:rtl/>
          </w:rPr>
          <w:delText xml:space="preserve">היא</w:delText>
        </w:r>
      </w:del>
      <w:r w:rsidRPr="006F178A">
        <w:rPr>
          <w:rtl/>
        </w:rPr>
        <w:t xml:space="preserve"> </w:t>
      </w:r>
      <w:ins w:id="108933" w:author="קלוד" w:date="2026-10-11T13:11:34Z">
        <w:r>
          <w:rPr>
            <w:rtl/>
          </w:rPr>
          <w:t xml:space="preserve">השרץ</w:t>
        </w:r>
      </w:ins>
      <w:del w:id="108934" w:author="קלוד" w:date="2026-10-11T13:11:34Z">
        <w:r w:rsidRPr="006F178A">
          <w:rPr>
            <w:rtl/>
          </w:rPr>
          <w:delText xml:space="preserve">דהשרץ</w:delText>
        </w:r>
      </w:del>
      <w:r w:rsidRPr="006F178A">
        <w:rPr>
          <w:rtl/>
        </w:rPr>
        <w:t xml:space="preserve"> שנמצא בתנור - הפת שבתוכו שניה, שהתנור </w:t>
      </w:r>
      <w:ins w:id="108931" w:author="קלוד" w:date="2026-10-11T13:11:34Z">
        <w:r>
          <w:rPr>
            <w:rtl/>
          </w:rPr>
          <w:t xml:space="preserve">תחילה.</w:t>
        </w:r>
      </w:ins>
      <w:del w:id="108932" w:author="קלוד" w:date="2026-10-11T13:11:34Z">
        <w:r w:rsidRPr="006F178A">
          <w:rPr>
            <w:rtl/>
          </w:rPr>
          <w:delText xml:space="preserve">תחילה. –.</w:delText>
        </w:r>
      </w:del>
    </w:p>
    <w:p w:rsidR="00E9703F" w:rsidRPr="006F178A" w:rsidRDefault="00E9703F" w:rsidP="00E9703F">
      <w:pPr>
        <w:rPr>
          <w:rtl/>
        </w:rPr>
      </w:pPr>
      <w:ins w:id="108951" w:author="קלוד" w:date="2026-10-11T13:11:34Z">
        <w:r>
          <w:rPr>
            <w:rStyle w:val="afffffe"/>
            <w:rtl/>
          </w:rPr>
          <w:t xml:space="preserve">אבל</w:t>
        </w:r>
      </w:ins>
      <w:del w:id="108952" w:author="קלוד" w:date="2026-10-11T13:11:34Z">
        <w:r w:rsidRPr="006F178A">
          <w:rPr>
            <w:rtl/>
          </w:rPr>
          <w:delText xml:space="preserve">מסתפקא</w:delText>
        </w:r>
      </w:del>
      <w:r w:rsidRPr="006F178A">
        <w:rPr>
          <w:rtl/>
        </w:rPr>
        <w:t xml:space="preserve"> </w:t>
      </w:r>
      <w:ins w:id="94331" w:author="מנוע מכני" w:date="2026-10-11T12:04:39Z">
        <w:ins w:id="108949" w:author="קלוד" w:date="2026-10-11T13:11:34Z">
          <w:r>
            <w:rPr>
              <w:rtl/>
            </w:rPr>
            <w:t xml:space="preserve">מסתפקים</w:t>
          </w:r>
        </w:ins>
        <w:del w:id="108950" w:author="קלוד" w:date="2026-10-11T13:11:34Z">
          <w:r>
            <w:rPr>
              <w:rtl/>
            </w:rPr>
            <w:delText xml:space="preserve">להם</w:delText>
          </w:r>
        </w:del>
      </w:ins>
      <w:del w:id="94332" w:author="מנוע מכני" w:date="2026-10-11T12:04:39Z">
        <w:r w:rsidRPr="006F178A">
          <w:rPr>
            <w:rtl/>
          </w:rPr>
          <w:delText xml:space="preserve">להו</w:delText>
        </w:r>
      </w:del>
      <w:r w:rsidRPr="006F178A">
        <w:rPr>
          <w:rtl/>
        </w:rPr>
        <w:t xml:space="preserve"> </w:t>
      </w:r>
      <w:ins w:id="94987" w:author="מנוע מכני" w:date="2026-10-11T12:04:39Z">
        <w:r>
          <w:rPr>
            <w:rtl/>
          </w:rPr>
          <w:t xml:space="preserve">אם </w:t>
        </w:r>
      </w:ins>
      <w:del w:id="94988" w:author="מנוע מכני" w:date="2026-10-11T12:04:39Z">
        <w:r w:rsidRPr="006F178A">
          <w:rPr>
            <w:rtl/>
          </w:rPr>
          <w:delText xml:space="preserve">אי </w:delText>
        </w:r>
      </w:del>
      <w:ins w:id="108947" w:author="קלוד" w:date="2026-10-11T13:11:34Z">
        <w:r>
          <w:rPr>
            <w:rtl/>
          </w:rPr>
          <w:t xml:space="preserve">התנור</w:t>
        </w:r>
      </w:ins>
      <w:del w:id="108948" w:author="קלוד" w:date="2026-10-11T13:11:34Z">
        <w:r w:rsidRPr="006F178A">
          <w:rPr>
            <w:rtl/>
          </w:rPr>
          <w:delText xml:space="preserve">תנורא</w:delText>
        </w:r>
      </w:del>
      <w:r w:rsidRPr="006F178A">
        <w:rPr>
          <w:rtl/>
        </w:rPr>
        <w:t xml:space="preserve"> </w:t>
      </w:r>
      <w:ins w:id="108945" w:author="קלוד" w:date="2026-10-11T13:11:34Z">
        <w:r>
          <w:rPr>
            <w:rtl/>
          </w:rPr>
          <w:t xml:space="preserve">כאילו</w:t>
        </w:r>
      </w:ins>
      <w:del w:id="108946" w:author="קלוד" w:date="2026-10-11T13:11:34Z">
        <w:r w:rsidRPr="006F178A">
          <w:rPr>
            <w:rtl/>
          </w:rPr>
          <w:delText xml:space="preserve">כמאן</w:delText>
        </w:r>
      </w:del>
      <w:r w:rsidRPr="006F178A">
        <w:rPr>
          <w:rtl/>
        </w:rPr>
        <w:t xml:space="preserve"> </w:t>
      </w:r>
      <w:ins w:id="108943" w:author="קלוד" w:date="2026-10-11T13:11:34Z">
        <w:r>
          <w:rPr>
            <w:rtl/>
          </w:rPr>
          <w:t xml:space="preserve">מלא</w:t>
        </w:r>
      </w:ins>
      <w:del w:id="108944" w:author="קלוד" w:date="2026-10-11T13:11:34Z">
        <w:r w:rsidRPr="006F178A">
          <w:rPr>
            <w:rtl/>
          </w:rPr>
          <w:delText xml:space="preserve">דמלי</w:delText>
        </w:r>
      </w:del>
      <w:r w:rsidRPr="006F178A">
        <w:rPr>
          <w:rtl/>
        </w:rPr>
        <w:t xml:space="preserve"> טומאה.</w:t>
      </w:r>
    </w:p>
    <w:p>
      <w:pPr>
        <w:pStyle w:val="38"/>
        <w:rPr>
          <w:ins w:id="98987" w:author="מנוע מכני" w:date="2026-10-11T12:04:39Z"/>
        </w:rPr>
      </w:pPr>
      <w:r w:rsidRPr="006F178A">
        <w:t xml:space="preserve">וכהא </w:t>
      </w:r>
      <w:r w:rsidRPr="006F178A">
        <w:t xml:space="preserve">דא"ל</w:t>
      </w:r>
      <w:r w:rsidRPr="006F178A">
        <w:t xml:space="preserve"> ר</w:t>
      </w:r>
      <w:r w:rsidRPr="00910D80">
        <w:t>אב"א</w:t>
      </w:r>
      <w:r w:rsidRPr="006F178A">
        <w:t xml:space="preserve"> </w:t>
      </w:r>
      <w:r w:rsidRPr="002D0727">
        <w:t>לרבא</w:t>
      </w:r>
      <w:r w:rsidRPr="006F178A">
        <w:t xml:space="preserve">:</w:t>
      </w:r>
    </w:p>
    <w:p w:rsidR="00E9703F" w:rsidRPr="006F178A" w:rsidRDefault="00E9703F" w:rsidP="00E9703F">
      <w:pPr>
        <w:rPr>
          <w:rtl/>
        </w:rPr>
      </w:pPr>
      <w:del w:id="98988" w:author="מנוע מכני" w:date="2026-10-11T12:04:39Z">
        <w:r w:rsidRPr="006F178A">
          <w:rPr>
            <w:rtl/>
          </w:rPr>
          <w:delText xml:space="preserve"> </w:delText>
        </w:r>
      </w:del>
      <w:ins w:id="90599" w:author="Claude - סמנטי" w:date="2026-10-11T12:28:21Z">
        <w:r>
          <w:rPr>
            <w:rtl/>
          </w:rPr>
          <w:t xml:space="preserve">יראה </w:t>
        </w:r>
        <w:ins w:id="108961" w:author="קלוד" w:date="2026-10-11T13:11:34Z">
          <w:r>
            <w:rPr>
              <w:rtl/>
            </w:rPr>
            <w:t xml:space="preserve">התנור</w:t>
          </w:r>
        </w:ins>
        <w:del w:id="108962" w:author="קלוד" w:date="2026-10-11T13:11:34Z">
          <w:r>
            <w:rPr>
              <w:rtl/>
            </w:rPr>
            <w:delText xml:space="preserve">אותו</w:delText>
          </w:r>
        </w:del>
      </w:ins>
      <w:del w:id="90600" w:author="Claude - סמנטי" w:date="2026-10-11T12:28:21Z">
        <w:r w:rsidRPr="006F178A">
          <w:rPr>
            <w:rtl/>
          </w:rPr>
          <w:delText xml:space="preserve">ליחזייה</w:delText>
        </w:r>
      </w:del>
      <w:r w:rsidRPr="006F178A">
        <w:rPr>
          <w:rtl/>
        </w:rPr>
        <w:t xml:space="preserve"> </w:t>
      </w:r>
      <w:ins w:id="93731" w:author="מנוע מכני" w:date="2026-10-11T12:04:39Z">
        <w:ins w:id="108959" w:author="קלוד" w:date="2026-10-11T13:11:34Z">
          <w:r>
            <w:rPr>
              <w:rtl/>
            </w:rPr>
            <w:t xml:space="preserve">כאילו</w:t>
          </w:r>
        </w:ins>
        <w:del w:id="108960" w:author="קלוד" w:date="2026-10-11T13:11:34Z">
          <w:r>
            <w:rPr>
              <w:rtl/>
            </w:rPr>
            <w:delText xml:space="preserve">זה</w:delText>
          </w:r>
        </w:del>
      </w:ins>
      <w:del w:id="93732" w:author="מנוע מכני" w:date="2026-10-11T12:04:39Z">
        <w:r w:rsidRPr="006F178A">
          <w:rPr>
            <w:rtl/>
          </w:rPr>
          <w:delText xml:space="preserve">האי</w:delText>
        </w:r>
      </w:del>
      <w:r w:rsidRPr="006F178A">
        <w:rPr>
          <w:rtl/>
        </w:rPr>
        <w:t xml:space="preserve"> </w:t>
      </w:r>
      <w:ins w:id="108957" w:author="קלוד" w:date="2026-10-11T13:11:34Z">
        <w:r>
          <w:rPr>
            <w:rtl/>
          </w:rPr>
          <w:t xml:space="preserve">מלא</w:t>
        </w:r>
      </w:ins>
      <w:del w:id="108958" w:author="קלוד" w:date="2026-10-11T13:11:34Z">
        <w:r w:rsidRPr="006F178A">
          <w:rPr>
            <w:rtl/>
          </w:rPr>
          <w:delText xml:space="preserve">תנורא כמאן דמלי</w:delText>
        </w:r>
      </w:del>
      <w:r w:rsidRPr="006F178A">
        <w:rPr>
          <w:rtl/>
        </w:rPr>
        <w:t xml:space="preserve"> טומאה, </w:t>
      </w:r>
      <w:ins w:id="108955" w:author="קלוד" w:date="2026-10-11T13:11:34Z">
        <w:r>
          <w:rPr>
            <w:rtl/>
          </w:rPr>
          <w:t xml:space="preserve">ותהא</w:t>
        </w:r>
      </w:ins>
      <w:del w:id="108956" w:author="קלוד" w:date="2026-10-11T13:11:34Z">
        <w:r w:rsidRPr="006F178A">
          <w:rPr>
            <w:rtl/>
          </w:rPr>
          <w:delText xml:space="preserve">ותיהוי</w:delText>
        </w:r>
      </w:del>
      <w:r w:rsidRPr="006F178A">
        <w:rPr>
          <w:rtl/>
        </w:rPr>
        <w:t xml:space="preserve"> </w:t>
      </w:r>
      <w:ins w:id="108953" w:author="קלוד" w:date="2026-10-11T13:11:34Z">
        <w:r>
          <w:rPr>
            <w:rtl/>
          </w:rPr>
          <w:t xml:space="preserve">הפת</w:t>
        </w:r>
      </w:ins>
      <w:del w:id="108954" w:author="קלוד" w:date="2026-10-11T13:11:34Z">
        <w:r w:rsidRPr="006F178A">
          <w:rPr>
            <w:rtl/>
          </w:rPr>
          <w:delText xml:space="preserve">פת</w:delText>
        </w:r>
      </w:del>
      <w:r w:rsidRPr="006F178A">
        <w:rPr>
          <w:rtl/>
        </w:rPr>
        <w:t xml:space="preserve"> ראשונה.</w:t>
      </w:r>
    </w:p>
    <w:p w:rsidR="00E9703F" w:rsidRPr="006F178A" w:rsidRDefault="00E9703F" w:rsidP="00E9703F">
      <w:pPr>
        <w:rPr>
          <w:rtl/>
        </w:rPr>
      </w:pPr>
      <w:ins w:id="108969" w:author="קלוד" w:date="2026-10-11T13:11:34Z">
        <w:r>
          <w:rPr>
            <w:rtl/>
          </w:rPr>
          <w:t xml:space="preserve">וא"ל:</w:t>
        </w:r>
      </w:ins>
      <w:del w:id="108970" w:author="קלוד" w:date="2026-10-11T13:11:34Z">
        <w:r w:rsidRPr="006F178A">
          <w:rPr>
            <w:rtl/>
          </w:rPr>
          <w:delText xml:space="preserve">וא"ל</w:delText>
        </w:r>
      </w:del>
      <w:r w:rsidRPr="00184B09">
        <w:rPr>
          <w:rStyle w:val="afffff0"/>
          <w:rtl/>
        </w:rPr>
        <w:t xml:space="preserve"> </w:t>
      </w:r>
      <w:ins w:id="108967" w:author="קלוד" w:date="2026-10-11T13:11:34Z">
        <w:r>
          <w:rPr>
            <w:rStyle w:val="afffff0"/>
            <w:rFonts w:hint="cs"/>
            <w:rtl/>
          </w:rPr>
          <w:t xml:space="preserve">'כל</w:t>
        </w:r>
      </w:ins>
      <w:del w:id="108968" w:author="קלוד" w:date="2026-10-11T13:11:34Z">
        <w:r w:rsidRPr="00184B09">
          <w:rPr>
            <w:rStyle w:val="afffff0"/>
            <w:rFonts w:hint="cs"/>
            <w:rtl/>
          </w:rPr>
          <w:delText xml:space="preserve">'</w:delText>
        </w:r>
        <w:r w:rsidRPr="00184B09">
          <w:rPr>
            <w:rStyle w:val="afffff0"/>
            <w:rtl/>
          </w:rPr>
          <w:delText xml:space="preserve">דכל</w:delText>
        </w:r>
      </w:del>
      <w:r w:rsidRPr="00184B09">
        <w:rPr>
          <w:rStyle w:val="afffff0"/>
          <w:rtl/>
        </w:rPr>
        <w:t xml:space="preserve"> אשר בתוכו יטמא מכל האוכל אשר </w:t>
      </w:r>
      <w:ins w:id="108965" w:author="קלוד" w:date="2026-10-11T13:11:34Z">
        <w:r>
          <w:rPr>
            <w:rStyle w:val="afffff0"/>
            <w:rtl/>
          </w:rPr>
          <w:t xml:space="preserve">יאכל',</w:t>
        </w:r>
      </w:ins>
      <w:del w:id="108966" w:author="קלוד" w:date="2026-10-11T13:11:34Z">
        <w:r w:rsidRPr="00184B09">
          <w:rPr>
            <w:rStyle w:val="afffff0"/>
            <w:rtl/>
          </w:rPr>
          <w:delText xml:space="preserve">יאכל</w:delText>
        </w:r>
        <w:r w:rsidRPr="00184B09">
          <w:rPr>
            <w:rStyle w:val="afffff0"/>
            <w:rFonts w:hint="cs"/>
            <w:rtl/>
          </w:rPr>
          <w:delText xml:space="preserve">'</w:delText>
        </w:r>
      </w:del>
      <w:r w:rsidRPr="00184B09">
        <w:rPr>
          <w:rStyle w:val="afffff0"/>
          <w:rtl/>
        </w:rPr>
        <w:t xml:space="preserve"> </w:t>
      </w:r>
      <w:r w:rsidRPr="006F178A">
        <w:rPr>
          <w:rtl/>
        </w:rPr>
        <w:t xml:space="preserve">והיינו </w:t>
      </w:r>
      <w:ins w:id="108963" w:author="קלוד" w:date="2026-10-11T13:11:34Z">
        <w:r>
          <w:rPr>
            <w:rtl/>
          </w:rPr>
          <w:t xml:space="preserve">שלא</w:t>
        </w:r>
      </w:ins>
      <w:del w:id="108964" w:author="קלוד" w:date="2026-10-11T13:11:34Z">
        <w:r w:rsidRPr="006F178A">
          <w:rPr>
            <w:rtl/>
          </w:rPr>
          <w:delText xml:space="preserve">דלא</w:delText>
        </w:r>
      </w:del>
      <w:r w:rsidRPr="006F178A">
        <w:rPr>
          <w:rtl/>
        </w:rPr>
        <w:t xml:space="preserve"> כל הכלים מטמאין באוויר.</w:t>
      </w:r>
    </w:p>
    <w:p w:rsidR="00E9703F" w:rsidRPr="006F178A" w:rsidRDefault="00E9703F" w:rsidP="00E9703F">
      <w:pPr>
        <w:rPr>
          <w:rtl/>
        </w:rPr>
      </w:pPr>
      <w:ins w:id="108971" w:author="קלוד" w:date="2026-10-11T13:11:34Z">
        <w:r>
          <w:rPr>
            <w:rtl/>
          </w:rPr>
          <w:t xml:space="preserve">אוכלין</w:t>
        </w:r>
      </w:ins>
      <w:del w:id="108972" w:author="קלוד" w:date="2026-10-11T13:11:34Z">
        <w:r w:rsidRPr="006F178A">
          <w:rPr>
            <w:rtl/>
          </w:rPr>
          <w:delText xml:space="preserve">-אוכלין</w:delText>
        </w:r>
      </w:del>
      <w:r w:rsidRPr="006F178A">
        <w:rPr>
          <w:rtl/>
        </w:rPr>
        <w:t xml:space="preserve"> מטמאין באויר כלי חרס, ואין כלים מטמאין באויר כלי חרס.</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תניא</w:t>
      </w:r>
      <w:r w:rsidRPr="006F178A">
        <w:rPr>
          <w:rtl/>
        </w:rPr>
        <w:t xml:space="preserve">, </w:t>
      </w:r>
      <w:r w:rsidRPr="006F178A">
        <w:rPr>
          <w:rStyle w:val="2fb"/>
          <w:rtl/>
        </w:rPr>
        <w:t xml:space="preserve">רשב"י</w:t>
      </w:r>
      <w:r w:rsidRPr="006F178A">
        <w:rPr>
          <w:rtl/>
        </w:rPr>
        <w:t xml:space="preserve"> ח"ו שתשתכח תורה מישראל, </w:t>
      </w:r>
      <w:r>
        <w:rPr>
          <w:rtl/>
        </w:rPr>
        <w:t>שנא'</w:t>
      </w:r>
      <w:r w:rsidRPr="00EB22CE">
        <w:rPr>
          <w:rStyle w:val="afffff0"/>
          <w:rtl/>
        </w:rPr>
        <w:t xml:space="preserve"> </w:t>
      </w:r>
      <w:r w:rsidRPr="00EB22CE">
        <w:rPr>
          <w:rStyle w:val="afffff0"/>
          <w:rFonts w:hint="cs"/>
          <w:rtl/>
        </w:rPr>
        <w:t>'</w:t>
      </w:r>
      <w:ins w:id="91463" w:author="Claude - סמנטי" w:date="2026-10-11T12:28:21Z">
        <w:r>
          <w:rPr>
            <w:rStyle w:val="afffff0"/>
            <w:rtl/>
          </w:rPr>
          <w:t xml:space="preserve">כִּי לֹא תִשָּׁכַח מִפִּי זַרְעוֹ</w:t>
        </w:r>
      </w:ins>
      <w:del w:id="91464" w:author="Claude - סמנטי" w:date="2026-10-11T12:28:21Z">
        <w:r w:rsidRPr="00EB22CE">
          <w:rPr>
            <w:rStyle w:val="afffff0"/>
            <w:rtl/>
          </w:rPr>
          <w:delText xml:space="preserve">כי </w:delText>
        </w:r>
        <w:r w:rsidRPr="00EB22CE">
          <w:rPr>
            <w:rStyle w:val="afffff0"/>
            <w:rtl/>
          </w:rPr>
          <w:delText xml:space="preserve">לא</w:delText>
        </w:r>
        <w:r w:rsidRPr="00EB22CE">
          <w:rPr>
            <w:rStyle w:val="afffff0"/>
            <w:rtl/>
          </w:rPr>
          <w:delText xml:space="preserve"> תשכח מפי זרעו</w:delText>
        </w:r>
      </w:del>
      <w:r w:rsidRPr="00EB22CE">
        <w:rPr>
          <w:rStyle w:val="afffff0"/>
          <w:rFonts w:hint="cs"/>
          <w:rtl/>
        </w:rPr>
        <w:t>'</w:t>
      </w:r>
      <w:r w:rsidRPr="00EB22CE">
        <w:rPr>
          <w:rStyle w:val="afffff0"/>
          <w:rtl/>
        </w:rPr>
        <w:t>.</w:t>
      </w:r>
      <w:r w:rsidRPr="006F178A">
        <w:rPr>
          <w:rtl/>
        </w:rPr>
        <w:t xml:space="preserve"> אלא מה אני מקיים</w:t>
      </w:r>
      <w:r w:rsidRPr="00184B09">
        <w:rPr>
          <w:rStyle w:val="afffff0"/>
          <w:rtl/>
        </w:rPr>
        <w:t xml:space="preserve"> </w:t>
      </w:r>
      <w:r w:rsidRPr="00B3644D">
        <w:rPr>
          <w:rStyle w:val="afffff0"/>
          <w:rFonts w:hint="cs"/>
          <w:spacing w:val="-2"/>
          <w:rtl/>
        </w:rPr>
        <w:t>'</w:t>
      </w:r>
      <w:ins w:id="91461" w:author="Claude - סמנטי" w:date="2026-10-11T12:28:21Z">
        <w:r>
          <w:rPr>
            <w:rStyle w:val="afffff0"/>
            <w:spacing w:val="-2"/>
            <w:rtl/>
          </w:rPr>
          <w:t xml:space="preserve">יְשׁוֹטְטוּ לְבַקֵּשׁ אֶת דְּבַר ה</w:t>
        </w:r>
      </w:ins>
      <w:del w:id="91462" w:author="Claude - סמנטי" w:date="2026-10-11T12:28:21Z">
        <w:r w:rsidRPr="00B3644D">
          <w:rPr>
            <w:rStyle w:val="afffff0"/>
            <w:spacing w:val="-2"/>
            <w:rtl/>
          </w:rPr>
          <w:delText xml:space="preserve">ישוטטו לבקש את דבר ה</w:delText>
        </w:r>
      </w:del>
      <w:r w:rsidRPr="00B3644D">
        <w:rPr>
          <w:rStyle w:val="afffff0"/>
          <w:spacing w:val="-2"/>
          <w:rtl/>
        </w:rPr>
        <w:t xml:space="preserve">' ולא ימצאו</w:t>
      </w:r>
      <w:r w:rsidRPr="00B3644D">
        <w:rPr>
          <w:rStyle w:val="afffff0"/>
          <w:rFonts w:hint="cs"/>
          <w:spacing w:val="-2"/>
          <w:rtl/>
        </w:rPr>
        <w:t>'</w:t>
      </w:r>
      <w:r w:rsidRPr="00B3644D">
        <w:rPr>
          <w:rStyle w:val="afffff0"/>
          <w:spacing w:val="-2"/>
          <w:rtl/>
        </w:rPr>
        <w:t xml:space="preserve"> </w:t>
      </w:r>
      <w:r w:rsidRPr="00B3644D">
        <w:rPr>
          <w:spacing w:val="-2"/>
          <w:rtl/>
        </w:rPr>
        <w:t>- שלא ימצאו הלכה ברורה ומשנה ברורה במקום אחד.</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קלט.</w:t>
      </w:r>
    </w:p>
    <w:p>
      <w:pPr>
        <w:pStyle w:val="afffff8"/>
        <w:rPr>
          <w:ins w:id="90161" w:author="קלוד" w:date="2026-10-11T12:33:55Z"/>
        </w:rPr>
      </w:pPr>
      <w:ins w:id="90162" w:author="קלוד" w:date="2026-10-11T12:33:55Z">
        <w:r>
          <w:rPr>
            <w:color w:val="7B3F00"/>
          </w:rPr>
          <w:t xml:space="preserve">צרות באות על העולם - בשביל הדיינים</w:t>
        </w:r>
      </w:ins>
    </w:p>
    <w:p w:rsidR="00E9703F" w:rsidRPr="006F178A" w:rsidRDefault="00E9703F" w:rsidP="00E9703F">
      <w:pPr>
        <w:rPr>
          <w:rtl/>
        </w:rPr>
      </w:pPr>
      <w:r w:rsidRPr="006F178A">
        <w:rPr>
          <w:rStyle w:val="2fb"/>
          <w:rFonts w:ascii="Fb Fontext" w:hAnsi="Fb Fontext" w:hint="cs"/>
          <w:rtl/>
        </w:rPr>
        <w:t>ריבא</w:t>
      </w:r>
      <w:r w:rsidRPr="006F178A">
        <w:rPr>
          <w:rStyle w:val="2fb"/>
          <w:rFonts w:ascii="Fb Fontext" w:hAnsi="Fb Fontext"/>
          <w:rtl/>
        </w:rPr>
        <w:t>"</w:t>
      </w:r>
      <w:r w:rsidRPr="006F178A">
        <w:rPr>
          <w:rStyle w:val="2fb"/>
          <w:rFonts w:ascii="Fb Fontext" w:hAnsi="Fb Fontext" w:hint="cs"/>
          <w:rtl/>
        </w:rPr>
        <w:t>ל</w:t>
      </w:r>
      <w:r w:rsidRPr="006F178A">
        <w:rPr>
          <w:rStyle w:val="afffe"/>
          <w:rFonts w:ascii="Fb Fontext" w:hAnsi="Fb Fontext" w:hint="cs"/>
          <w:rtl/>
        </w:rPr>
        <w:t xml:space="preserve"> </w:t>
      </w:r>
      <w:r w:rsidRPr="006F178A">
        <w:rPr>
          <w:rStyle w:val="afffe"/>
          <w:rFonts w:ascii="Fb Fontext" w:hAnsi="Fb Fontext"/>
          <w:rtl/>
        </w:rPr>
        <w:t>א.</w:t>
      </w:r>
      <w:r w:rsidRPr="006F178A">
        <w:rPr>
          <w:rFonts w:ascii="Fb Fontext" w:hAnsi="Fb Fontext"/>
          <w:rtl/>
        </w:rPr>
        <w:t xml:space="preserve"> דור שצרות רבות באות עליו - צא ובדוק בדייני ישראל. שכל פורענות בעולם בשבילם באה.</w:t>
      </w:r>
    </w:p>
    <w:p w:rsidR="00E9703F" w:rsidRPr="006F178A" w:rsidRDefault="00E9703F" w:rsidP="00E9703F">
      <w:pPr>
        <w:rPr>
          <w:rStyle w:val="afffe"/>
          <w:rFonts w:ascii="Fb Fontext" w:hAnsi="Fb Fontext"/>
          <w:b/>
          <w:rtl/>
        </w:rPr>
      </w:pPr>
      <w:r>
        <w:rPr>
          <w:rtl/>
        </w:rPr>
        <w:t>שנא'</w:t>
      </w:r>
      <w:r w:rsidRPr="006F178A">
        <w:rPr>
          <w:rtl/>
        </w:rPr>
        <w:t xml:space="preserve"> </w:t>
      </w:r>
      <w:r>
        <w:rPr>
          <w:rFonts w:hint="cs"/>
          <w:rtl/>
        </w:rPr>
        <w:t>'</w:t>
      </w:r>
      <w:r w:rsidRPr="006F178A">
        <w:rPr>
          <w:rStyle w:val="afffff0"/>
          <w:rtl/>
        </w:rPr>
        <w:t xml:space="preserve">שמעו נא זאת ראשי בית יעקב </w:t>
      </w:r>
      <w:r>
        <w:rPr>
          <w:rStyle w:val="afffff0"/>
          <w:rtl/>
        </w:rPr>
        <w:t xml:space="preserve">וכו</w:t>
      </w:r>
      <w:r>
        <w:rPr>
          <w:rtl/>
        </w:rPr>
        <w:t xml:space="preserve">'</w:t>
      </w:r>
      <w:r w:rsidRPr="006F178A">
        <w:rPr>
          <w:rtl/>
        </w:rPr>
        <w:t xml:space="preserve"> ראשיה בוחד יפשטו </w:t>
      </w:r>
      <w:r>
        <w:rPr>
          <w:rtl/>
        </w:rPr>
        <w:t>וכו'</w:t>
      </w:r>
      <w:r w:rsidRPr="006F178A">
        <w:rPr>
          <w:rtl/>
        </w:rPr>
        <w:t>.</w:t>
      </w:r>
    </w:p>
    <w:p w:rsidR="00E9703F" w:rsidRPr="006F178A" w:rsidRDefault="00E9703F" w:rsidP="00E9703F">
      <w:pPr>
        <w:rPr>
          <w:b/>
          <w:bCs/>
          <w:rtl/>
        </w:rPr>
      </w:pPr>
      <w:r w:rsidRPr="006F178A">
        <w:rPr>
          <w:rStyle w:val="afffe"/>
          <w:rFonts w:ascii="Fb Fontext" w:hAnsi="Fb Fontext"/>
          <w:b/>
          <w:rtl/>
        </w:rPr>
        <w:t>ב.</w:t>
      </w:r>
      <w:r w:rsidRPr="006F178A">
        <w:rPr>
          <w:rStyle w:val="afffe"/>
          <w:rFonts w:ascii="Fb Fontext" w:hAnsi="Fb Fontext"/>
          <w:rtl/>
        </w:rPr>
        <w:t xml:space="preserve"> רשעים הן</w:t>
      </w:r>
      <w:r w:rsidRPr="006F178A">
        <w:rPr>
          <w:rtl/>
        </w:rPr>
        <w:t xml:space="preserve">, אלא שתלו בטחונם במי שאמר והיה העולם. לפיכך מביא </w:t>
      </w:r>
      <w:r w:rsidRPr="006F178A">
        <w:rPr>
          <w:rtl/>
        </w:rPr>
        <w:t xml:space="preserve">הקב"ה</w:t>
      </w:r>
      <w:r w:rsidRPr="006F178A">
        <w:rPr>
          <w:rtl/>
        </w:rPr>
        <w:t xml:space="preserve"> עליהן ג' פורענויות כנגד ג' עבירות שבידם. </w:t>
      </w:r>
      <w:r>
        <w:rPr>
          <w:rtl/>
        </w:rPr>
        <w:t>שנא'</w:t>
      </w:r>
      <w:r w:rsidRPr="00AC624C">
        <w:rPr>
          <w:rStyle w:val="afffff0"/>
          <w:rtl/>
        </w:rPr>
        <w:t xml:space="preserve"> </w:t>
      </w:r>
      <w:r w:rsidRPr="00AC624C">
        <w:rPr>
          <w:rStyle w:val="afffff0"/>
          <w:rFonts w:hint="cs"/>
          <w:rtl/>
        </w:rPr>
        <w:t>'</w:t>
      </w:r>
      <w:ins w:id="91465" w:author="Claude - סמנטי" w:date="2026-10-11T12:28:21Z">
        <w:r>
          <w:rPr>
            <w:rStyle w:val="afffff0"/>
            <w:rtl/>
          </w:rPr>
          <w:t xml:space="preserve">לָכֵן בִּגְלַלְכֶם צִיּוֹן שָׂדֶה תֵחָרֵשׁ וִירוּשָׁלַיִם עִיִּין תִּהְיֶה וְהַר הַבַּיִת לְבָמוֹת יָעַר</w:t>
        </w:r>
      </w:ins>
      <w:del w:id="91466" w:author="Claude - סמנטי" w:date="2026-10-11T12:28:21Z">
        <w:r w:rsidRPr="00AC624C">
          <w:rPr>
            <w:rStyle w:val="afffff0"/>
            <w:rtl/>
          </w:rPr>
          <w:delText xml:space="preserve">לכן בגללכם ציון שדה תחרש וירושלים עיין תהיה והר הבית לבמות יער</w:delText>
        </w:r>
      </w:del>
      <w:r w:rsidRPr="00AC624C">
        <w:rPr>
          <w:rStyle w:val="afffff0"/>
          <w:rFonts w:hint="cs"/>
          <w:rtl/>
        </w:rPr>
        <w:t>'</w:t>
      </w:r>
      <w:r w:rsidRPr="00AC624C">
        <w:rPr>
          <w:rStyle w:val="afffff0"/>
          <w:rtl/>
        </w:rPr>
        <w:t>.</w:t>
      </w:r>
    </w:p>
    <w:p w:rsidR="00E9703F" w:rsidRPr="006F178A" w:rsidRDefault="00E9703F" w:rsidP="00E9703F">
      <w:pPr>
        <w:rPr>
          <w:rtl/>
        </w:rPr>
      </w:pPr>
      <w:r w:rsidRPr="006F178A">
        <w:rPr>
          <w:rStyle w:val="afffe"/>
          <w:rFonts w:ascii="Fb Fontext" w:hAnsi="Fb Fontext"/>
          <w:b/>
          <w:rtl/>
        </w:rPr>
        <w:t>ג.</w:t>
      </w:r>
      <w:r w:rsidRPr="006F178A">
        <w:rPr>
          <w:rtl/>
        </w:rPr>
        <w:t xml:space="preserve"> ואין </w:t>
      </w:r>
      <w:ins w:id="108973" w:author="קלוד" w:date="2026-10-11T13:11:34Z">
        <w:r>
          <w:rPr>
            <w:rtl/>
          </w:rPr>
          <w:t xml:space="preserve">הקב"ה</w:t>
        </w:r>
      </w:ins>
      <w:del w:id="108974" w:author="קלוד" w:date="2026-10-11T13:11:34Z">
        <w:r w:rsidRPr="006F178A">
          <w:rPr>
            <w:rtl/>
          </w:rPr>
          <w:delText xml:space="preserve">הקב"ה</w:delText>
        </w:r>
        <w:r w:rsidRPr="006F178A">
          <w:rPr>
            <w:rtl/>
          </w:rPr>
          <w:delText xml:space="preserve"> הוא</w:delText>
        </w:r>
      </w:del>
      <w:r w:rsidRPr="006F178A">
        <w:rPr>
          <w:rtl/>
        </w:rPr>
        <w:t xml:space="preserve"> משרה שכינתו על ישראל עד שיכלו שופטים ושוטרים רעים מישראל, </w:t>
      </w:r>
      <w:r>
        <w:rPr>
          <w:rtl/>
        </w:rPr>
        <w:t>שנא'</w:t>
      </w:r>
      <w:r w:rsidRPr="00184B09">
        <w:rPr>
          <w:rStyle w:val="afffff0"/>
          <w:rtl/>
        </w:rPr>
        <w:t xml:space="preserve"> </w:t>
      </w:r>
      <w:r w:rsidRPr="00184B09">
        <w:rPr>
          <w:rStyle w:val="afffff0"/>
          <w:rFonts w:hint="cs"/>
          <w:rtl/>
        </w:rPr>
        <w:t>'</w:t>
      </w:r>
      <w:r w:rsidRPr="00184B09">
        <w:rPr>
          <w:rStyle w:val="afffff0"/>
          <w:rtl/>
        </w:rPr>
        <w:t>ואשיבה ידי עליך ואצרף כבר סגיך, ואסירה כל בדיליך ואשיבה שפטיך כבראשונה ויעציך כבתחלה</w:t>
      </w:r>
      <w:r w:rsidRPr="00184B09">
        <w:rPr>
          <w:rStyle w:val="afffff0"/>
          <w:rFonts w:hint="cs"/>
          <w:rtl/>
        </w:rPr>
        <w:t>'.</w:t>
      </w:r>
    </w:p>
    <w:p>
      <w:pPr>
        <w:pStyle w:val="38"/>
        <w:rPr>
          <w:ins w:id="98989" w:author="מנוע מכני" w:date="2026-10-11T12:04:39Z"/>
        </w:rPr>
      </w:pPr>
      <w:r w:rsidRPr="006F178A">
        <w:t xml:space="preserve">עולא:</w:t>
      </w:r>
    </w:p>
    <w:p w:rsidR="00E9703F" w:rsidRPr="006F178A" w:rsidRDefault="00E9703F" w:rsidP="00E9703F">
      <w:pPr>
        <w:rPr>
          <w:rtl/>
        </w:rPr>
      </w:pPr>
      <w:del w:id="98990" w:author="מנוע מכני" w:date="2026-10-11T12:04:39Z">
        <w:r w:rsidRPr="006F178A">
          <w:rPr>
            <w:rtl/>
          </w:rPr>
          <w:delText xml:space="preserve"> </w:delText>
        </w:r>
      </w:del>
      <w:r w:rsidRPr="006F178A">
        <w:rPr>
          <w:rtl/>
        </w:rPr>
        <w:t xml:space="preserve">אין ירושלים נפדה אלא בצדקה, </w:t>
      </w:r>
      <w:r>
        <w:rPr>
          <w:rtl/>
        </w:rPr>
        <w:t>שנא'</w:t>
      </w:r>
      <w:r w:rsidRPr="00AC624C">
        <w:rPr>
          <w:rStyle w:val="afffff0"/>
          <w:rtl/>
        </w:rPr>
        <w:t xml:space="preserve"> </w:t>
      </w:r>
      <w:r w:rsidRPr="00AC624C">
        <w:rPr>
          <w:rStyle w:val="afffff0"/>
          <w:rFonts w:hint="cs"/>
          <w:rtl/>
        </w:rPr>
        <w:t>'</w:t>
      </w:r>
      <w:ins w:id="91467" w:author="Claude - סמנטי" w:date="2026-10-11T12:28:21Z">
        <w:r>
          <w:rPr>
            <w:rStyle w:val="afffff0"/>
            <w:rtl/>
          </w:rPr>
          <w:t xml:space="preserve">צִיּוֹן בְּמִשְׁפָּט תִּפָּדֶה וְשָׁבֶיהָ בִּצְדָקָה</w:t>
        </w:r>
      </w:ins>
      <w:del w:id="91468" w:author="Claude - סמנטי" w:date="2026-10-11T12:28:21Z">
        <w:r w:rsidRPr="00AC624C">
          <w:rPr>
            <w:rStyle w:val="afffff0"/>
            <w:rtl/>
          </w:rPr>
          <w:delText xml:space="preserve">ציון במשפט תפדה ושביה בצדקה</w:delText>
        </w:r>
      </w:del>
      <w:r w:rsidRPr="00AC624C">
        <w:rPr>
          <w:rStyle w:val="afffff0"/>
          <w:rFonts w:hint="cs"/>
          <w:rtl/>
        </w:rPr>
        <w:t>'</w:t>
      </w:r>
      <w:r w:rsidRPr="00AC624C">
        <w:rPr>
          <w:rStyle w:val="afffff0"/>
          <w:rtl/>
        </w:rPr>
        <w:t>.</w:t>
      </w:r>
    </w:p>
    <w:p w:rsidR="00E9703F" w:rsidRPr="006F178A" w:rsidRDefault="00E9703F" w:rsidP="00E9703F">
      <w:pPr>
        <w:rPr>
          <w:rtl/>
        </w:rPr>
      </w:pPr>
      <w:r w:rsidRPr="006F178A">
        <w:rPr>
          <w:rtl/>
        </w:rPr>
        <w:t>•</w:t>
      </w:r>
      <w:r w:rsidRPr="006F178A">
        <w:rPr>
          <w:rFonts w:hint="cs"/>
          <w:rtl/>
        </w:rPr>
        <w:t xml:space="preserve"> </w:t>
      </w:r>
      <w:ins w:id="108987" w:author="קלוד" w:date="2026-10-11T13:11:34Z">
        <w:r>
          <w:rPr>
            <w:rStyle w:val="2fb"/>
            <w:rtl/>
          </w:rPr>
          <w:t xml:space="preserve">ר"פ:</w:t>
        </w:r>
      </w:ins>
      <w:del w:id="108988" w:author="קלוד" w:date="2026-10-11T13:11:34Z">
        <w:r w:rsidRPr="006F178A">
          <w:rPr>
            <w:rStyle w:val="2fb"/>
            <w:rtl/>
          </w:rPr>
          <w:delText xml:space="preserve">ר"פ</w:delText>
        </w:r>
      </w:del>
      <w:r w:rsidRPr="006F178A">
        <w:rPr>
          <w:rtl/>
        </w:rPr>
        <w:t xml:space="preserve"> </w:t>
      </w:r>
      <w:ins w:id="94989" w:author="מנוע מכני" w:date="2026-10-11T12:04:39Z">
        <w:r>
          <w:rPr>
            <w:rtl/>
          </w:rPr>
          <w:t xml:space="preserve">אם </w:t>
        </w:r>
      </w:ins>
      <w:del w:id="94990" w:author="מנוע מכני" w:date="2026-10-11T12:04:39Z">
        <w:r w:rsidRPr="006F178A">
          <w:rPr>
            <w:rtl/>
          </w:rPr>
          <w:delText xml:space="preserve">אי </w:delText>
        </w:r>
      </w:del>
      <w:ins w:id="108985" w:author="קלוד" w:date="2026-10-11T13:11:34Z">
        <w:r>
          <w:rPr>
            <w:rtl/>
          </w:rPr>
          <w:t xml:space="preserve">יתבטלו</w:t>
        </w:r>
      </w:ins>
      <w:del w:id="108986" w:author="קלוד" w:date="2026-10-11T13:11:34Z">
        <w:r w:rsidRPr="006F178A">
          <w:rPr>
            <w:rtl/>
          </w:rPr>
          <w:delText xml:space="preserve">בטלי</w:delText>
        </w:r>
      </w:del>
      <w:r w:rsidRPr="006F178A">
        <w:rPr>
          <w:rtl/>
        </w:rPr>
        <w:t xml:space="preserve"> </w:t>
      </w:r>
      <w:ins w:id="108983" w:author="קלוד" w:date="2026-10-11T13:11:34Z">
        <w:r>
          <w:rPr>
            <w:rtl/>
          </w:rPr>
          <w:t xml:space="preserve">היהירים</w:t>
        </w:r>
      </w:ins>
      <w:del w:id="108984" w:author="קלוד" w:date="2026-10-11T13:11:34Z">
        <w:r w:rsidRPr="006F178A">
          <w:rPr>
            <w:rtl/>
          </w:rPr>
          <w:delText xml:space="preserve">יהירי</w:delText>
        </w:r>
      </w:del>
      <w:r w:rsidRPr="006F178A">
        <w:rPr>
          <w:rtl/>
        </w:rPr>
        <w:t xml:space="preserve"> [במלבושם] - </w:t>
      </w:r>
      <w:ins w:id="108981" w:author="קלוד" w:date="2026-10-11T13:11:34Z">
        <w:r>
          <w:rPr>
            <w:rtl/>
          </w:rPr>
          <w:t xml:space="preserve">יתבטלו</w:t>
        </w:r>
      </w:ins>
      <w:del w:id="108982" w:author="קלוד" w:date="2026-10-11T13:11:34Z">
        <w:r w:rsidRPr="006F178A">
          <w:rPr>
            <w:rtl/>
          </w:rPr>
          <w:delText xml:space="preserve">בטלי</w:delText>
        </w:r>
      </w:del>
      <w:r w:rsidRPr="006F178A">
        <w:rPr>
          <w:rtl/>
        </w:rPr>
        <w:t xml:space="preserve"> </w:t>
      </w:r>
      <w:ins w:id="108979" w:author="קלוד" w:date="2026-10-11T13:11:34Z">
        <w:r>
          <w:rPr>
            <w:rtl/>
          </w:rPr>
          <w:t xml:space="preserve">האמגושים</w:t>
        </w:r>
      </w:ins>
      <w:del w:id="108980" w:author="קלוד" w:date="2026-10-11T13:11:34Z">
        <w:r w:rsidRPr="006F178A">
          <w:rPr>
            <w:rtl/>
          </w:rPr>
          <w:delText xml:space="preserve">אמגושי</w:delText>
        </w:r>
      </w:del>
      <w:r w:rsidRPr="006F178A">
        <w:rPr>
          <w:rtl/>
        </w:rPr>
        <w:t xml:space="preserve"> [מינים </w:t>
      </w:r>
      <w:ins w:id="108977" w:author="קלוד" w:date="2026-10-11T13:11:34Z">
        <w:r>
          <w:rPr>
            <w:rtl/>
          </w:rPr>
          <w:t xml:space="preserve">גלחים],</w:t>
        </w:r>
      </w:ins>
      <w:del w:id="108978" w:author="קלוד" w:date="2026-10-11T13:11:34Z">
        <w:r w:rsidRPr="006F178A">
          <w:rPr>
            <w:rtl/>
          </w:rPr>
          <w:delText xml:space="preserve">גלחים]</w:delText>
        </w:r>
      </w:del>
      <w:r w:rsidRPr="006F178A">
        <w:rPr>
          <w:rtl/>
        </w:rPr>
        <w:t xml:space="preserve"> </w:t>
      </w:r>
      <w:ins w:id="108975" w:author="קלוד" w:date="2026-10-11T13:11:34Z">
        <w:r>
          <w:rPr>
            <w:rtl/>
          </w:rPr>
          <w:t xml:space="preserve">שנא'</w:t>
        </w:r>
      </w:ins>
      <w:del w:id="108976" w:author="קלוד" w:date="2026-10-11T13:11:34Z">
        <w:r w:rsidRPr="006F178A">
          <w:rPr>
            <w:rtl/>
          </w:rPr>
          <w:delText xml:space="preserve">- דכתיב</w:delText>
        </w:r>
      </w:del>
      <w:r w:rsidRPr="00184B09">
        <w:rPr>
          <w:rStyle w:val="afffff0"/>
          <w:rtl/>
        </w:rPr>
        <w:t xml:space="preserve"> </w:t>
      </w:r>
      <w:r w:rsidRPr="00184B09">
        <w:rPr>
          <w:rStyle w:val="afffff0"/>
          <w:rFonts w:hint="cs"/>
          <w:rtl/>
        </w:rPr>
        <w:t>'</w:t>
      </w:r>
      <w:r w:rsidRPr="00184B09">
        <w:rPr>
          <w:rStyle w:val="afffff0"/>
          <w:rtl/>
        </w:rPr>
        <w:t>ואצרף כבר סגיך</w:t>
      </w:r>
      <w:r w:rsidRPr="00184B09">
        <w:rPr>
          <w:rStyle w:val="afffff0"/>
          <w:rFonts w:hint="cs"/>
          <w:rtl/>
        </w:rPr>
        <w:t>'</w:t>
      </w:r>
      <w:r w:rsidRPr="00184B09">
        <w:rPr>
          <w:rStyle w:val="afffff0"/>
          <w:rtl/>
        </w:rPr>
        <w:t>.</w:t>
      </w:r>
    </w:p>
    <w:p w:rsidR="00E9703F" w:rsidRPr="006F178A" w:rsidRDefault="00E9703F" w:rsidP="00E9703F">
      <w:pPr>
        <w:rPr>
          <w:rtl/>
        </w:rPr>
      </w:pPr>
      <w:ins w:id="94991" w:author="מנוע מכני" w:date="2026-10-11T12:04:39Z">
        <w:r>
          <w:rPr>
            <w:rtl/>
          </w:rPr>
          <w:t xml:space="preserve">אם </w:t>
        </w:r>
      </w:ins>
      <w:del w:id="94992" w:author="מנוע מכני" w:date="2026-10-11T12:04:39Z">
        <w:r w:rsidRPr="006F178A">
          <w:rPr>
            <w:rtl/>
          </w:rPr>
          <w:delText xml:space="preserve">אי </w:delText>
        </w:r>
      </w:del>
      <w:ins w:id="108999" w:author="קלוד" w:date="2026-10-11T13:11:34Z">
        <w:r>
          <w:rPr>
            <w:rtl/>
          </w:rPr>
          <w:t xml:space="preserve">יתבטלו</w:t>
        </w:r>
      </w:ins>
      <w:del w:id="109000" w:author="קלוד" w:date="2026-10-11T13:11:34Z">
        <w:r w:rsidRPr="006F178A">
          <w:rPr>
            <w:rtl/>
          </w:rPr>
          <w:delText xml:space="preserve">בטלי</w:delText>
        </w:r>
      </w:del>
      <w:r w:rsidRPr="006F178A">
        <w:rPr>
          <w:rtl/>
        </w:rPr>
        <w:t xml:space="preserve"> </w:t>
      </w:r>
      <w:ins w:id="108997" w:author="קלוד" w:date="2026-10-11T13:11:34Z">
        <w:r>
          <w:rPr>
            <w:rtl/>
          </w:rPr>
          <w:t xml:space="preserve">הדיינים</w:t>
        </w:r>
      </w:ins>
      <w:del w:id="108998" w:author="קלוד" w:date="2026-10-11T13:11:34Z">
        <w:r w:rsidRPr="006F178A">
          <w:rPr>
            <w:rtl/>
          </w:rPr>
          <w:delText xml:space="preserve">דייני</w:delText>
        </w:r>
      </w:del>
      <w:r w:rsidRPr="006F178A">
        <w:rPr>
          <w:rtl/>
        </w:rPr>
        <w:t xml:space="preserve"> [רשעים] - </w:t>
      </w:r>
      <w:ins w:id="108995" w:author="קלוד" w:date="2026-10-11T13:11:34Z">
        <w:r>
          <w:rPr>
            <w:rtl/>
          </w:rPr>
          <w:t xml:space="preserve">יתבטלו</w:t>
        </w:r>
      </w:ins>
      <w:del w:id="108996" w:author="קלוד" w:date="2026-10-11T13:11:34Z">
        <w:r w:rsidRPr="006F178A">
          <w:rPr>
            <w:rtl/>
          </w:rPr>
          <w:delText xml:space="preserve">בטלי</w:delText>
        </w:r>
      </w:del>
      <w:r w:rsidRPr="006F178A">
        <w:rPr>
          <w:rtl/>
        </w:rPr>
        <w:t xml:space="preserve"> </w:t>
      </w:r>
      <w:ins w:id="108993" w:author="קלוד" w:date="2026-10-11T13:11:34Z">
        <w:r>
          <w:rPr>
            <w:rtl/>
          </w:rPr>
          <w:t xml:space="preserve">הגזירפטי</w:t>
        </w:r>
      </w:ins>
      <w:del w:id="108994" w:author="קלוד" w:date="2026-10-11T13:11:34Z">
        <w:r w:rsidRPr="006F178A">
          <w:rPr>
            <w:rtl/>
          </w:rPr>
          <w:delText xml:space="preserve">גזירפטי</w:delText>
        </w:r>
      </w:del>
      <w:r w:rsidRPr="006F178A">
        <w:rPr>
          <w:rtl/>
        </w:rPr>
        <w:t xml:space="preserve"> [נוגשי </w:t>
      </w:r>
      <w:ins w:id="95829" w:author="מנוע מכני" w:date="2026-10-11T12:04:39Z">
        <w:ins w:id="108991" w:author="קלוד" w:date="2026-10-11T13:11:34Z">
          <w:r>
            <w:rPr>
              <w:rtl/>
            </w:rPr>
            <w:t xml:space="preserve">נכרי],</w:t>
          </w:r>
        </w:ins>
        <w:del w:id="108992" w:author="קלוד" w:date="2026-10-11T13:11:34Z">
          <w:r>
            <w:rPr>
              <w:rtl/>
            </w:rPr>
            <w:delText xml:space="preserve">נכרי</w:delText>
          </w:r>
          <w:r w:rsidRPr="006F178A">
            <w:rPr>
              <w:rtl/>
            </w:rPr>
            <w:delText xml:space="preserve">]</w:delText>
          </w:r>
        </w:del>
      </w:ins>
      <w:del w:id="95830" w:author="מנוע מכני" w:date="2026-10-11T12:04:39Z">
        <w:r w:rsidRPr="006F178A">
          <w:rPr>
            <w:rtl/>
          </w:rPr>
          <w:delText xml:space="preserve">עכו"ם</w:delText>
        </w:r>
      </w:del>
      <w:r w:rsidRPr="006F178A">
        <w:rPr>
          <w:rtl/>
        </w:rPr>
        <w:t xml:space="preserve"> </w:t>
      </w:r>
      <w:ins w:id="108989" w:author="קלוד" w:date="2026-10-11T13:11:34Z">
        <w:r>
          <w:rPr>
            <w:rtl/>
          </w:rPr>
          <w:t xml:space="preserve">שנא'</w:t>
        </w:r>
      </w:ins>
      <w:del w:id="108990" w:author="קלוד" w:date="2026-10-11T13:11:34Z">
        <w:r w:rsidRPr="006F178A">
          <w:rPr>
            <w:rtl/>
          </w:rPr>
          <w:delText xml:space="preserve">–</w:delText>
        </w:r>
      </w:del>
      <w:r w:rsidRPr="00184B09">
        <w:rPr>
          <w:rStyle w:val="afffff0"/>
          <w:rtl/>
        </w:rPr>
        <w:t xml:space="preserve"> </w:t>
      </w:r>
      <w:r w:rsidRPr="00184B09">
        <w:rPr>
          <w:rStyle w:val="afffff0"/>
          <w:rFonts w:hint="cs"/>
          <w:rtl/>
        </w:rPr>
        <w:t>'</w:t>
      </w:r>
      <w:ins w:id="91469" w:author="Claude - סמנטי" w:date="2026-10-11T12:28:21Z">
        <w:r>
          <w:rPr>
            <w:rStyle w:val="afffff0"/>
            <w:rtl/>
          </w:rPr>
          <w:t xml:space="preserve">הֵסִיר ה</w:t>
        </w:r>
      </w:ins>
      <w:del w:id="91470" w:author="Claude - סמנטי" w:date="2026-10-11T12:28:21Z">
        <w:r w:rsidRPr="00184B09">
          <w:rPr>
            <w:rStyle w:val="afffff0"/>
            <w:rtl/>
          </w:rPr>
          <w:delText xml:space="preserve">הסיר </w:delText>
        </w:r>
        <w:r>
          <w:rPr>
            <w:rStyle w:val="afffff0"/>
            <w:rtl/>
          </w:rPr>
          <w:delText xml:space="preserve">ה</w:delText>
        </w:r>
      </w:del>
      <w:r>
        <w:rPr>
          <w:rStyle w:val="afffff0"/>
          <w:rtl/>
        </w:rPr>
        <w:t xml:space="preserve">'</w:t>
      </w:r>
      <w:r w:rsidRPr="00184B09">
        <w:rPr>
          <w:rStyle w:val="afffff0"/>
          <w:rtl/>
        </w:rPr>
        <w:t xml:space="preserve"> משפטיך פנה אויבך</w:t>
      </w:r>
      <w:r w:rsidRPr="00184B09">
        <w:rPr>
          <w:rStyle w:val="afffff0"/>
          <w:rFonts w:hint="cs"/>
          <w:rtl/>
        </w:rPr>
        <w:t>'</w:t>
      </w:r>
      <w:r w:rsidRPr="00184B09">
        <w:rPr>
          <w:rStyle w:val="afffff0"/>
          <w:rtl/>
        </w:rPr>
        <w:t>.</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ראבר"ש</w:t>
      </w:r>
      <w:r w:rsidRPr="006F178A">
        <w:rPr>
          <w:rtl/>
        </w:rPr>
        <w:t xml:space="preserve"> - שבר</w:t>
      </w:r>
      <w:r>
        <w:rPr>
          <w:rtl/>
        </w:rPr>
        <w:t xml:space="preserve"> ה'</w:t>
      </w:r>
      <w:r w:rsidRPr="006F178A">
        <w:rPr>
          <w:rtl/>
        </w:rPr>
        <w:t xml:space="preserve"> מטה רשעים - אלו הדיינין שנעשו מקל לחזניהם.</w:t>
      </w:r>
    </w:p>
    <w:p w:rsidR="00E9703F" w:rsidRPr="006F178A" w:rsidRDefault="00E9703F" w:rsidP="00E9703F">
      <w:pPr>
        <w:rPr>
          <w:rtl/>
        </w:rPr>
      </w:pPr>
      <w:r w:rsidRPr="006F178A">
        <w:rPr>
          <w:rtl/>
        </w:rPr>
        <w:t xml:space="preserve">שבט משלים - אלו </w:t>
      </w:r>
      <w:r w:rsidRPr="006F178A">
        <w:rPr>
          <w:rtl/>
        </w:rPr>
        <w:t xml:space="preserve">ת"ח</w:t>
      </w:r>
      <w:r w:rsidRPr="006F178A">
        <w:rPr>
          <w:rtl/>
        </w:rPr>
        <w:t xml:space="preserve"> שבמשפחות הדיינין.</w:t>
      </w:r>
    </w:p>
    <w:p w:rsidR="00E9703F" w:rsidRPr="006F178A" w:rsidRDefault="00E9703F" w:rsidP="00E9703F">
      <w:pPr>
        <w:rPr>
          <w:rtl/>
        </w:rPr>
      </w:pPr>
      <w:r w:rsidRPr="006F178A">
        <w:rPr>
          <w:rStyle w:val="2fb"/>
          <w:rtl/>
        </w:rPr>
        <w:t xml:space="preserve">מ"ז</w:t>
      </w:r>
      <w:r w:rsidRPr="006F178A">
        <w:rPr>
          <w:rtl/>
        </w:rPr>
        <w:t xml:space="preserve"> אלו </w:t>
      </w:r>
      <w:r w:rsidRPr="006F178A">
        <w:rPr>
          <w:rtl/>
        </w:rPr>
        <w:t xml:space="preserve">ת"ח</w:t>
      </w:r>
      <w:r w:rsidRPr="006F178A">
        <w:rPr>
          <w:rtl/>
        </w:rPr>
        <w:t xml:space="preserve"> שמלמדים הלכות ציבור לדייני בור.</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ר"ל</w:t>
      </w:r>
      <w:r w:rsidRPr="006F178A">
        <w:rPr>
          <w:rtl/>
        </w:rPr>
        <w:t xml:space="preserve"> כי כפיכם נגאלו בדם - אלו הדיינין.</w:t>
      </w:r>
    </w:p>
    <w:p w:rsidR="00E9703F" w:rsidRPr="009757B9" w:rsidRDefault="00E9703F" w:rsidP="00E9703F">
      <w:pPr>
        <w:rPr>
          <w:rFonts w:cs="Guttman Vilna"/>
          <w:b/>
          <w:bCs/>
          <w:rtl/>
        </w:rPr>
      </w:pPr>
      <w:r w:rsidRPr="00523F92">
        <w:rPr>
          <w:rStyle w:val="afffff0"/>
          <w:rFonts w:hint="cs"/>
          <w:rtl/>
        </w:rPr>
        <w:t>'</w:t>
      </w:r>
      <w:ins w:id="91471" w:author="Claude - סמנטי" w:date="2026-10-11T12:28:21Z">
        <w:r>
          <w:rPr>
            <w:rStyle w:val="afffff0"/>
            <w:rtl/>
          </w:rPr>
          <w:t xml:space="preserve">וְאֶצְבְּעוֹתֵיכֶם בֶּעָוֹן</w:t>
        </w:r>
      </w:ins>
      <w:del w:id="91472" w:author="Claude - סמנטי" w:date="2026-10-11T12:28:21Z">
        <w:r w:rsidRPr="00523F92">
          <w:rPr>
            <w:rStyle w:val="afffff0"/>
            <w:rtl/>
          </w:rPr>
          <w:delText xml:space="preserve">ואצבעותיכם בעון</w:delText>
        </w:r>
      </w:del>
      <w:r w:rsidRPr="00523F92">
        <w:rPr>
          <w:rStyle w:val="afffff0"/>
          <w:rFonts w:hint="cs"/>
          <w:rtl/>
        </w:rPr>
        <w:t>'</w:t>
      </w:r>
      <w:r w:rsidRPr="00523F92">
        <w:rPr>
          <w:rStyle w:val="afffff0"/>
          <w:rtl/>
        </w:rPr>
        <w:t xml:space="preserve"> </w:t>
      </w:r>
      <w:r w:rsidRPr="006F178A">
        <w:rPr>
          <w:rtl/>
        </w:rPr>
        <w:t>- אלו סופרי הדיינין.</w:t>
      </w:r>
    </w:p>
    <w:p w:rsidR="00E9703F" w:rsidRPr="009757B9" w:rsidRDefault="00E9703F" w:rsidP="00E9703F">
      <w:pPr>
        <w:rPr>
          <w:rFonts w:cs="Guttman Vilna"/>
          <w:b/>
          <w:bCs/>
          <w:rtl/>
        </w:rPr>
      </w:pPr>
      <w:r w:rsidRPr="00523F92">
        <w:rPr>
          <w:rStyle w:val="afffff0"/>
          <w:rFonts w:hint="cs"/>
          <w:rtl/>
        </w:rPr>
        <w:t>'</w:t>
      </w:r>
      <w:ins w:id="91473" w:author="Claude - סמנטי" w:date="2026-10-11T12:28:21Z">
        <w:r>
          <w:rPr>
            <w:rStyle w:val="afffff0"/>
            <w:rtl/>
          </w:rPr>
          <w:t xml:space="preserve">שִׂפְתוֹתֵיכֶם דִּבְּרוּ שֶׁקֶר</w:t>
        </w:r>
      </w:ins>
      <w:del w:id="91474" w:author="Claude - סמנטי" w:date="2026-10-11T12:28:21Z">
        <w:r w:rsidRPr="00523F92">
          <w:rPr>
            <w:rStyle w:val="afffff0"/>
            <w:rtl/>
          </w:rPr>
          <w:delText xml:space="preserve">שפתותיכם דברו שקר</w:delText>
        </w:r>
      </w:del>
      <w:r w:rsidRPr="00523F92">
        <w:rPr>
          <w:rStyle w:val="afffff0"/>
          <w:rFonts w:hint="cs"/>
          <w:rtl/>
        </w:rPr>
        <w:t>'</w:t>
      </w:r>
      <w:r w:rsidRPr="00523F92">
        <w:rPr>
          <w:rStyle w:val="afffff0"/>
          <w:rtl/>
        </w:rPr>
        <w:t xml:space="preserve"> </w:t>
      </w:r>
      <w:r w:rsidRPr="006F178A">
        <w:rPr>
          <w:rtl/>
        </w:rPr>
        <w:t>- אלו עורכי הדיינין.</w:t>
      </w:r>
    </w:p>
    <w:p w:rsidR="00E9703F" w:rsidRPr="009757B9" w:rsidRDefault="00E9703F" w:rsidP="00E9703F">
      <w:pPr>
        <w:rPr>
          <w:rFonts w:cs="Guttman Vilna"/>
          <w:b/>
          <w:bCs/>
          <w:rtl/>
        </w:rPr>
      </w:pPr>
      <w:r w:rsidRPr="00523F92">
        <w:rPr>
          <w:rStyle w:val="afffff0"/>
          <w:rFonts w:hint="cs"/>
          <w:rtl/>
        </w:rPr>
        <w:t>'</w:t>
      </w:r>
      <w:ins w:id="91475" w:author="Claude - סמנטי" w:date="2026-10-11T12:28:21Z">
        <w:r>
          <w:rPr>
            <w:rStyle w:val="afffff0"/>
            <w:rtl/>
          </w:rPr>
          <w:t xml:space="preserve">לְשׁוֹנְכֶם עַוְלָה תֶהְגֶּה</w:t>
        </w:r>
      </w:ins>
      <w:del w:id="91476" w:author="Claude - סמנטי" w:date="2026-10-11T12:28:21Z">
        <w:r w:rsidRPr="00523F92">
          <w:rPr>
            <w:rStyle w:val="afffff0"/>
            <w:rtl/>
          </w:rPr>
          <w:delText xml:space="preserve">לשונכם עולה תהגה</w:delText>
        </w:r>
      </w:del>
      <w:r w:rsidRPr="00523F92">
        <w:rPr>
          <w:rStyle w:val="afffff0"/>
          <w:rFonts w:hint="cs"/>
          <w:rtl/>
        </w:rPr>
        <w:t>'</w:t>
      </w:r>
      <w:r w:rsidRPr="00523F92">
        <w:rPr>
          <w:rStyle w:val="afffff0"/>
          <w:rtl/>
        </w:rPr>
        <w:t xml:space="preserve"> </w:t>
      </w:r>
      <w:r w:rsidRPr="006F178A">
        <w:rPr>
          <w:rtl/>
        </w:rPr>
        <w:t>- אלו בעלי דינין.</w:t>
      </w:r>
    </w:p>
    <w:p>
      <w:pPr>
        <w:pStyle w:val="afffff8"/>
        <w:rPr>
          <w:ins w:id="90159" w:author="קלוד" w:date="2026-10-11T12:33:55Z"/>
        </w:rPr>
      </w:pPr>
      <w:ins w:id="90160" w:author="קלוד" w:date="2026-10-11T12:33:55Z">
        <w:r>
          <w:rPr>
            <w:color w:val="7B3F00"/>
          </w:rPr>
          <w:t xml:space="preserve">יוסף ואחיו - מיום שפירש לא טעמו טעם יין</w:t>
        </w:r>
      </w:ins>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w:t>
      </w:r>
      <w:r w:rsidRPr="006F178A">
        <w:rPr>
          <w:rtl/>
        </w:rPr>
        <w:t xml:space="preserve"> יצחק </w:t>
      </w:r>
      <w:ins w:id="109003" w:author="קלוד" w:date="2026-10-11T13:11:34Z">
        <w:r>
          <w:rPr>
            <w:rtl/>
          </w:rPr>
          <w:t xml:space="preserve">מגדלאה:</w:t>
        </w:r>
      </w:ins>
      <w:del w:id="109004" w:author="קלוד" w:date="2026-10-11T13:11:34Z">
        <w:r w:rsidRPr="006F178A">
          <w:rPr>
            <w:rtl/>
          </w:rPr>
          <w:delText xml:space="preserve">מגדלאה</w:delText>
        </w:r>
      </w:del>
      <w:r w:rsidRPr="006F178A">
        <w:rPr>
          <w:rtl/>
        </w:rPr>
        <w:t xml:space="preserve"> מיום שפירש יוסף מאחיו </w:t>
      </w:r>
      <w:r w:rsidRPr="006F178A">
        <w:rPr>
          <w:rtl/>
        </w:rPr>
        <w:t xml:space="preserve">לא</w:t>
      </w:r>
      <w:r w:rsidRPr="006F178A">
        <w:rPr>
          <w:rtl/>
        </w:rPr>
        <w:t xml:space="preserve"> טעם טעם יין, </w:t>
      </w:r>
      <w:ins w:id="109001" w:author="קלוד" w:date="2026-10-11T13:11:34Z">
        <w:r>
          <w:rPr>
            <w:rtl/>
          </w:rPr>
          <w:t xml:space="preserve">שנא' 'וּלְקָדְקֹד</w:t>
        </w:r>
      </w:ins>
      <w:del w:id="109002" w:author="קלוד" w:date="2026-10-11T13:11:34Z">
        <w:r w:rsidRPr="006F178A">
          <w:rPr>
            <w:rtl/>
          </w:rPr>
          <w:delText xml:space="preserve">-</w:delText>
        </w:r>
        <w:r w:rsidRPr="00523F92">
          <w:rPr>
            <w:rStyle w:val="afffff0"/>
            <w:rFonts w:hint="cs"/>
            <w:rtl/>
          </w:rPr>
          <w:delText xml:space="preserve">'</w:delText>
        </w:r>
        <w:r>
          <w:rPr>
            <w:rStyle w:val="afffff0"/>
            <w:rtl/>
          </w:rPr>
          <w:delText xml:space="preserve">וּלְקָדְקֹד</w:delText>
        </w:r>
      </w:del>
      <w:ins w:id="91477" w:author="Claude - סמנטי" w:date="2026-10-11T12:28:21Z">
        <w:r>
          <w:rPr>
            <w:rStyle w:val="afffff0"/>
            <w:rtl/>
          </w:rPr>
          <w:t xml:space="preserve"> נְזִיר אֶחָיו</w:t>
        </w:r>
      </w:ins>
      <w:del w:id="91478" w:author="Claude - סמנטי" w:date="2026-10-11T12:28:21Z">
        <w:r w:rsidRPr="00523F92">
          <w:rPr>
            <w:rStyle w:val="afffff0"/>
            <w:rtl/>
          </w:rPr>
          <w:delText xml:space="preserve">ולקדקד נזיר אחיו</w:delText>
        </w:r>
      </w:del>
      <w:r w:rsidRPr="00523F92">
        <w:rPr>
          <w:rStyle w:val="afffff0"/>
          <w:rFonts w:hint="cs"/>
          <w:rtl/>
        </w:rPr>
        <w:t>'</w:t>
      </w:r>
      <w:r w:rsidRPr="00523F92">
        <w:rPr>
          <w:rStyle w:val="afffff0"/>
          <w:rtl/>
        </w:rPr>
        <w:t>.</w:t>
      </w:r>
    </w:p>
    <w:p w:rsidR="00E9703F" w:rsidRPr="006F178A" w:rsidRDefault="00E9703F" w:rsidP="00E9703F">
      <w:pPr>
        <w:rPr>
          <w:rtl/>
        </w:rPr>
      </w:pPr>
      <w:ins w:id="109013" w:author="קלוד" w:date="2026-10-11T13:11:34Z">
        <w:r>
          <w:rPr>
            <w:rStyle w:val="2fb"/>
            <w:rtl/>
          </w:rPr>
          <w:t xml:space="preserve">ריב"ח:</w:t>
        </w:r>
      </w:ins>
      <w:del w:id="109014" w:author="קלוד" w:date="2026-10-11T13:11:34Z">
        <w:r w:rsidRPr="006F178A">
          <w:rPr>
            <w:rStyle w:val="2fb"/>
            <w:rtl/>
          </w:rPr>
          <w:delText xml:space="preserve">ריב"ח</w:delText>
        </w:r>
      </w:del>
      <w:r w:rsidRPr="006F178A">
        <w:rPr>
          <w:rtl/>
        </w:rPr>
        <w:t xml:space="preserve"> אף הן </w:t>
      </w:r>
      <w:r w:rsidRPr="006F178A">
        <w:rPr>
          <w:rtl/>
        </w:rPr>
        <w:t xml:space="preserve">לא</w:t>
      </w:r>
      <w:r w:rsidRPr="006F178A">
        <w:rPr>
          <w:rtl/>
        </w:rPr>
        <w:t xml:space="preserve"> טעמו טעם יין, </w:t>
      </w:r>
      <w:ins w:id="109011" w:author="קלוד" w:date="2026-10-11T13:11:34Z">
        <w:r>
          <w:rPr>
            <w:rtl/>
          </w:rPr>
          <w:t xml:space="preserve">שנא' 'וַיִּשְׁתּוּ</w:t>
        </w:r>
      </w:ins>
      <w:del w:id="109012" w:author="קלוד" w:date="2026-10-11T13:11:34Z">
        <w:r w:rsidRPr="006F178A">
          <w:rPr>
            <w:rtl/>
          </w:rPr>
          <w:delText xml:space="preserve">-</w:delText>
        </w:r>
        <w:r w:rsidRPr="00C1409A">
          <w:rPr>
            <w:rStyle w:val="afffff0"/>
            <w:rFonts w:hint="cs"/>
            <w:rtl/>
          </w:rPr>
          <w:delText xml:space="preserve">'</w:delText>
        </w:r>
        <w:r>
          <w:rPr>
            <w:rStyle w:val="afffff0"/>
            <w:rtl/>
          </w:rPr>
          <w:delText xml:space="preserve">וַיִּשְׁתּוּ</w:delText>
        </w:r>
      </w:del>
      <w:ins w:id="91479" w:author="Claude - סמנטי" w:date="2026-10-11T12:28:21Z">
        <w:r>
          <w:rPr>
            <w:rStyle w:val="afffff0"/>
            <w:rtl/>
          </w:rPr>
          <w:t xml:space="preserve"> וַיִּשְׁכְּרוּ </w:t>
        </w:r>
        <w:ins w:id="109009" w:author="קלוד" w:date="2026-10-11T13:11:34Z">
          <w:r>
            <w:rPr>
              <w:rStyle w:val="afffff0"/>
              <w:rtl/>
            </w:rPr>
            <w:t xml:space="preserve">עִמּוֹ' -</w:t>
          </w:r>
        </w:ins>
        <w:del w:id="109010" w:author="קלוד" w:date="2026-10-11T13:11:34Z">
          <w:r>
            <w:rPr>
              <w:rStyle w:val="afffff0"/>
              <w:rtl/>
            </w:rPr>
            <w:delText xml:space="preserve">עִמּוֹ</w:delText>
          </w:r>
          <w:r w:rsidRPr="00C1409A">
            <w:rPr>
              <w:rStyle w:val="afffff0"/>
              <w:rFonts w:hint="cs"/>
              <w:rtl/>
            </w:rPr>
            <w:delText xml:space="preserve">'</w:delText>
          </w:r>
          <w:r w:rsidRPr="006F178A">
            <w:rPr>
              <w:rtl/>
            </w:rPr>
            <w:delText xml:space="preserve">-</w:delText>
          </w:r>
        </w:del>
      </w:ins>
      <w:del w:id="91480" w:author="Claude - סמנטי" w:date="2026-10-11T12:28:21Z">
        <w:r w:rsidRPr="00C1409A">
          <w:rPr>
            <w:rStyle w:val="afffff0"/>
            <w:rtl/>
          </w:rPr>
          <w:delText xml:space="preserve">וישתו וישכרו עמו</w:delText>
        </w:r>
      </w:del>
      <w:r w:rsidRPr="006F178A">
        <w:rPr>
          <w:rtl/>
        </w:rPr>
        <w:t xml:space="preserve"> מכלל </w:t>
      </w:r>
      <w:ins w:id="109007" w:author="קלוד" w:date="2026-10-11T13:11:34Z">
        <w:r>
          <w:rPr>
            <w:rtl/>
          </w:rPr>
          <w:t xml:space="preserve">שעד</w:t>
        </w:r>
      </w:ins>
      <w:del w:id="109008" w:author="קלוד" w:date="2026-10-11T13:11:34Z">
        <w:r w:rsidRPr="006F178A">
          <w:rPr>
            <w:rtl/>
          </w:rPr>
          <w:delText xml:space="preserve">דעד</w:delText>
        </w:r>
      </w:del>
      <w:r w:rsidRPr="006F178A">
        <w:rPr>
          <w:rtl/>
        </w:rPr>
        <w:t xml:space="preserve"> </w:t>
      </w:r>
      <w:ins w:id="109005" w:author="קלוד" w:date="2026-10-11T13:11:34Z">
        <w:r>
          <w:rPr>
            <w:rtl/>
          </w:rPr>
          <w:t xml:space="preserve">עכשיו</w:t>
        </w:r>
      </w:ins>
      <w:del w:id="109006" w:author="קלוד" w:date="2026-10-11T13:11:34Z">
        <w:r w:rsidRPr="006F178A">
          <w:rPr>
            <w:rtl/>
          </w:rPr>
          <w:delText xml:space="preserve">האידנא</w:delText>
        </w:r>
      </w:del>
      <w:r w:rsidRPr="006F178A">
        <w:rPr>
          <w:rtl/>
        </w:rPr>
        <w:t xml:space="preserve"> </w:t>
      </w:r>
      <w:r w:rsidRPr="006F178A">
        <w:rPr>
          <w:rtl/>
        </w:rPr>
        <w:t xml:space="preserve">לא</w:t>
      </w:r>
      <w:r w:rsidRPr="006F178A">
        <w:rPr>
          <w:rtl/>
        </w:rPr>
        <w:t xml:space="preserve"> (</w:t>
      </w:r>
      <w:ins w:id="95471" w:author="מנוע מכני" w:date="2026-10-11T12:04:39Z">
        <w:r>
          <w:rPr>
            <w:rtl/>
          </w:rPr>
          <w:t xml:space="preserve">היה</w:t>
        </w:r>
      </w:ins>
      <w:del w:id="95472" w:author="מנוע מכני" w:date="2026-10-11T12:04:39Z">
        <w:r w:rsidRPr="006F178A">
          <w:rPr>
            <w:rtl/>
          </w:rPr>
          <w:delText xml:space="preserve">הוה</w:delText>
        </w:r>
      </w:del>
      <w:r w:rsidRPr="006F178A">
        <w:rPr>
          <w:rtl/>
        </w:rPr>
        <w:t xml:space="preserve"> שיכרות).</w:t>
      </w:r>
    </w:p>
    <w:p>
      <w:pPr>
        <w:pStyle w:val="38"/>
        <w:rPr>
          <w:ins w:id="98991" w:author="מנוע מכני" w:date="2026-10-11T12:04:39Z"/>
        </w:rPr>
      </w:pPr>
      <w:r w:rsidRPr="006F178A">
        <w:lastRenderedPageBreak/>
        <w:t xml:space="preserve">ואידך</w:t>
      </w:r>
    </w:p>
    <w:p w:rsidR="00E9703F" w:rsidRPr="006F178A" w:rsidRDefault="00E9703F" w:rsidP="00E9703F">
      <w:pPr>
        <w:rPr>
          <w:rtl/>
        </w:rPr>
      </w:pPr>
      <w:del w:id="98992" w:author="מנוע מכני" w:date="2026-10-11T12:04:39Z">
        <w:r w:rsidRPr="006F178A">
          <w:rPr>
            <w:rtl/>
          </w:rPr>
          <w:lastRenderedPageBreak/>
          <w:delText xml:space="preserve"> </w:delText>
        </w:r>
      </w:del>
      <w:r w:rsidRPr="006F178A">
        <w:rPr>
          <w:rtl/>
        </w:rPr>
        <w:lastRenderedPageBreak/>
        <w:t xml:space="preserve">- שיכרות </w:t>
      </w:r>
      <w:ins w:id="109021" w:author="קלוד" w:date="2026-10-11T13:11:34Z">
        <w:r>
          <w:rPr>
            <w:rtl/>
          </w:rPr>
          <w:t xml:space="preserve">לא</w:t>
        </w:r>
      </w:ins>
      <w:del w:id="109022" w:author="קלוד" w:date="2026-10-11T13:11:34Z">
        <w:r w:rsidRPr="006F178A">
          <w:rPr>
            <w:rtl/>
          </w:rPr>
          <w:lastRenderedPageBreak/>
          <w:delText xml:space="preserve">הוא</w:delText>
        </w:r>
      </w:del>
      <w:r w:rsidRPr="006F178A">
        <w:rPr>
          <w:rtl/>
        </w:rPr>
        <w:lastRenderedPageBreak/>
        <w:t xml:space="preserve"> </w:t>
      </w:r>
      <w:ins w:id="109019" w:author="קלוד" w:date="2026-10-11T13:11:34Z">
        <w:r>
          <w:rPr>
            <w:rtl/>
          </w:rPr>
          <w:t xml:space="preserve">היתה,</w:t>
        </w:r>
      </w:ins>
      <w:del w:id="109020" w:author="קלוד" w:date="2026-10-11T13:11:34Z">
        <w:r w:rsidRPr="006F178A">
          <w:rPr>
            <w:rtl/>
          </w:rPr>
          <w:lastRenderedPageBreak/>
          <w:delText xml:space="preserve">דלא</w:delText>
        </w:r>
      </w:del>
      <w:r w:rsidRPr="006F178A">
        <w:rPr>
          <w:rtl/>
        </w:rPr>
        <w:lastRenderedPageBreak/>
        <w:t xml:space="preserve"> </w:t>
      </w:r>
      <w:ins w:id="95473" w:author="מנוע מכני" w:date="2026-10-11T12:04:39Z">
        <w:ins w:id="109017" w:author="קלוד" w:date="2026-10-11T13:11:34Z">
          <w:r>
            <w:rPr>
              <w:rtl/>
            </w:rPr>
            <w:t xml:space="preserve">אבל</w:t>
          </w:r>
        </w:ins>
        <w:del w:id="109018" w:author="קלוד" w:date="2026-10-11T13:11:34Z">
          <w:r>
            <w:rPr>
              <w:rtl/>
            </w:rPr>
            <w:delText xml:space="preserve">היה</w:delText>
          </w:r>
          <w:r w:rsidRPr="006F178A">
            <w:rPr>
              <w:rtl/>
            </w:rPr>
            <w:lastRenderedPageBreak/>
            <w:delText xml:space="preserve">,</w:delText>
          </w:r>
        </w:del>
      </w:ins>
      <w:del w:id="95474" w:author="מנוע מכני" w:date="2026-10-11T12:04:39Z">
        <w:r w:rsidRPr="006F178A">
          <w:rPr>
            <w:rtl/>
          </w:rPr>
          <w:lastRenderedPageBreak/>
          <w:delText xml:space="preserve">הוה</w:delText>
        </w:r>
      </w:del>
      <w:r w:rsidRPr="006F178A">
        <w:rPr>
          <w:rtl/>
        </w:rPr>
        <w:lastRenderedPageBreak/>
        <w:t xml:space="preserve"> שתיה </w:t>
      </w:r>
      <w:ins w:id="109015" w:author="קלוד" w:date="2026-10-11T13:11:34Z">
        <w:r>
          <w:rPr>
            <w:rtl/>
          </w:rPr>
          <w:t xml:space="preserve">היתה.</w:t>
        </w:r>
      </w:ins>
      <w:del w:id="109016" w:author="קלוד" w:date="2026-10-11T13:11:34Z">
        <w:r w:rsidRPr="006F178A">
          <w:rPr>
            <w:rtl/>
          </w:rPr>
          <w:lastRenderedPageBreak/>
          <w:delText xml:space="preserve">מיהא </w:delText>
        </w:r>
        <w:r>
          <w:rPr>
            <w:rtl/>
          </w:rPr>
          <w:delText xml:space="preserve">היה</w:delText>
        </w:r>
        <w:r w:rsidRPr="006F178A">
          <w:rPr>
            <w:rtl/>
          </w:rPr>
          <w:lastRenderedPageBreak/>
          <w:delText xml:space="preserve">.</w:delText>
        </w:r>
      </w:del>
      <w:ins w:id="95475" w:author="מנוע מכני" w:date="2026-10-11T12:04:39Z"/>
      <w:del w:id="95476" w:author="מנוע מכני" w:date="2026-10-11T12:04:39Z">
        <w:r w:rsidRPr="006F178A">
          <w:rPr>
            <w:rtl/>
          </w:rPr>
          <w:lastRenderedPageBreak/>
          <w:delText xml:space="preserve">הוה</w:delText>
        </w:r>
      </w:del>
    </w:p>
    <w:p w:rsidR="00E9703F" w:rsidRPr="006F178A" w:rsidRDefault="00E9703F" w:rsidP="00E9703F">
      <w:pPr>
        <w:rPr>
          <w:rtl/>
        </w:rPr>
      </w:pPr>
      <w:r w:rsidRPr="006F178A">
        <w:rPr>
          <w:rStyle w:val="2fb"/>
          <w:rtl/>
        </w:rPr>
        <w:t xml:space="preserve">רב</w:t>
      </w:r>
      <w:r w:rsidRPr="006F178A">
        <w:rPr>
          <w:rtl/>
        </w:rPr>
        <w:t xml:space="preserve"> </w:t>
      </w:r>
      <w:ins w:id="109025" w:author="קלוד" w:date="2026-10-11T13:11:34Z">
        <w:r>
          <w:rPr>
            <w:rtl/>
          </w:rPr>
          <w:t xml:space="preserve">מלאי:</w:t>
        </w:r>
      </w:ins>
      <w:del w:id="109026" w:author="קלוד" w:date="2026-10-11T13:11:34Z">
        <w:r w:rsidRPr="006F178A">
          <w:rPr>
            <w:rtl/>
          </w:rPr>
          <w:delText xml:space="preserve">מלאי</w:delText>
        </w:r>
      </w:del>
      <w:r w:rsidRPr="006F178A">
        <w:rPr>
          <w:rtl/>
        </w:rPr>
        <w:t xml:space="preserve"> בשכר</w:t>
      </w:r>
      <w:r w:rsidRPr="00184B09">
        <w:rPr>
          <w:rStyle w:val="afffff0"/>
          <w:rtl/>
        </w:rPr>
        <w:t xml:space="preserve"> </w:t>
      </w:r>
      <w:r w:rsidRPr="00184B09">
        <w:rPr>
          <w:rStyle w:val="afffff0"/>
          <w:rFonts w:hint="cs"/>
          <w:rtl/>
        </w:rPr>
        <w:t>'</w:t>
      </w:r>
      <w:ins w:id="91481" w:author="Claude - סמנטי" w:date="2026-10-11T12:28:21Z">
        <w:r>
          <w:rPr>
            <w:rStyle w:val="afffff0"/>
            <w:rtl/>
          </w:rPr>
          <w:t xml:space="preserve">וְרָאֲךָ וְשָׂמַח בְּלִבּוֹ</w:t>
        </w:r>
      </w:ins>
      <w:del w:id="91482" w:author="Claude - סמנטי" w:date="2026-10-11T12:28:21Z">
        <w:r w:rsidRPr="00184B09">
          <w:rPr>
            <w:rStyle w:val="afffff0"/>
            <w:rtl/>
          </w:rPr>
          <w:delText xml:space="preserve">וראך ושמח בלבו</w:delText>
        </w:r>
      </w:del>
      <w:r w:rsidRPr="00184B09">
        <w:rPr>
          <w:rStyle w:val="afffff0"/>
          <w:rFonts w:hint="cs"/>
          <w:rtl/>
        </w:rPr>
        <w:t>'</w:t>
      </w:r>
      <w:r w:rsidRPr="00184B09">
        <w:rPr>
          <w:rStyle w:val="afffff0"/>
          <w:rtl/>
        </w:rPr>
        <w:t xml:space="preserve"> </w:t>
      </w:r>
      <w:r w:rsidRPr="006F178A">
        <w:rPr>
          <w:rtl/>
        </w:rPr>
        <w:t xml:space="preserve">זכה</w:t>
      </w:r>
      <w:ins w:id="109023" w:author="קלוד" w:date="2026-10-11T13:11:34Z">
        <w:r>
          <w:rPr>
            <w:rtl/>
          </w:rPr>
          <w:t xml:space="preserve"> </w:t>
        </w:r>
        <w:r>
          <w:rPr>
            <w:rStyle w:val="afffffe"/>
            <w:rtl/>
          </w:rPr>
          <w:t xml:space="preserve">אהרן</w:t>
        </w:r>
        <w:r>
          <w:rPr>
            <w:rtl/>
          </w:rPr>
          <w:t xml:space="preserve"> </w:t>
        </w:r>
      </w:ins>
      <w:del w:id="109024" w:author="קלוד" w:date="2026-10-11T13:11:34Z">
        <w:r w:rsidRPr="006F178A">
          <w:rPr>
            <w:rtl/>
          </w:rPr>
          <w:delText xml:space="preserve"> </w:delText>
        </w:r>
      </w:del>
      <w:r w:rsidRPr="006F178A">
        <w:rPr>
          <w:rtl/>
        </w:rPr>
        <w:t xml:space="preserve">לחשן המשפט על לבו.</w:t>
      </w:r>
    </w:p>
    <w:p>
      <w:pPr>
        <w:pStyle w:val="afffff8"/>
        <w:rPr>
          <w:ins w:id="90157" w:author="קלוד" w:date="2026-10-11T12:33:55Z"/>
        </w:rPr>
      </w:pPr>
      <w:ins w:id="90158" w:author="קלוד" w:date="2026-10-11T12:33:55Z">
        <w:r>
          <w:rPr>
            <w:color w:val="7B3F00"/>
          </w:rPr>
          <w:t xml:space="preserve">שאלות בני בשכר - כילה, כשות בכרמא ומת ביו"ט</w:t>
        </w:r>
      </w:ins>
    </w:p>
    <w:p w:rsidR="00E9703F" w:rsidRPr="006F178A" w:rsidRDefault="00E9703F" w:rsidP="00E9703F">
      <w:pPr>
        <w:rPr>
          <w:rtl/>
        </w:rPr>
      </w:pPr>
      <w:r w:rsidRPr="006F178A">
        <w:rPr>
          <w:rtl/>
        </w:rPr>
        <w:t>•</w:t>
      </w:r>
      <w:r w:rsidRPr="006F178A">
        <w:rPr>
          <w:rFonts w:hint="cs"/>
          <w:rtl/>
        </w:rPr>
        <w:t xml:space="preserve"> </w:t>
      </w:r>
      <w:r w:rsidRPr="006F178A">
        <w:rPr>
          <w:rtl/>
        </w:rPr>
        <w:t xml:space="preserve">שלחו </w:t>
      </w:r>
      <w:ins w:id="93733" w:author="מנוע מכני" w:date="2026-10-11T12:04:39Z">
        <w:r>
          <w:rPr>
            <w:rtl/>
          </w:rPr>
          <w:t xml:space="preserve">לו</w:t>
        </w:r>
      </w:ins>
      <w:del w:id="93734" w:author="מנוע מכני" w:date="2026-10-11T12:04:39Z">
        <w:r w:rsidRPr="006F178A">
          <w:rPr>
            <w:rtl/>
          </w:rPr>
          <w:delText xml:space="preserve">ליה</w:delText>
        </w:r>
      </w:del>
      <w:r w:rsidRPr="006F178A">
        <w:rPr>
          <w:rtl/>
        </w:rPr>
        <w:t xml:space="preserve"> בני בשכר ללוי.</w:t>
      </w:r>
    </w:p>
    <w:p w:rsidR="00E9703F" w:rsidRPr="004640F6" w:rsidRDefault="00E9703F" w:rsidP="00E9703F">
      <w:pPr>
        <w:rPr>
          <w:spacing w:val="-2"/>
          <w:rtl/>
        </w:rPr>
      </w:pPr>
      <w:r w:rsidRPr="004640F6">
        <w:rPr>
          <w:spacing w:val="-2"/>
          <w:rtl/>
        </w:rPr>
        <w:t xml:space="preserve">כילה </w:t>
      </w:r>
      <w:ins w:id="109039" w:author="קלוד" w:date="2026-10-11T13:11:34Z">
        <w:r>
          <w:rPr>
            <w:spacing w:val="-2"/>
            <w:rtl/>
          </w:rPr>
          <w:t xml:space="preserve">מהו,</w:t>
        </w:r>
      </w:ins>
      <w:del w:id="109040" w:author="קלוד" w:date="2026-10-11T13:11:34Z">
        <w:r w:rsidRPr="004640F6">
          <w:rPr>
            <w:spacing w:val="-2"/>
            <w:rtl/>
          </w:rPr>
          <w:delText xml:space="preserve">מהו.</w:delText>
        </w:r>
      </w:del>
      <w:r w:rsidRPr="004640F6">
        <w:rPr>
          <w:spacing w:val="-2"/>
          <w:rtl/>
        </w:rPr>
        <w:t xml:space="preserve"> </w:t>
      </w:r>
      <w:ins w:id="90601" w:author="Claude - סמנטי" w:date="2026-10-11T12:28:21Z">
        <w:r>
          <w:rPr>
            <w:spacing w:val="-2"/>
            <w:rtl/>
          </w:rPr>
          <w:t xml:space="preserve">כשות</w:t>
        </w:r>
      </w:ins>
      <w:del w:id="90602" w:author="Claude - סמנטי" w:date="2026-10-11T12:28:21Z">
        <w:r w:rsidRPr="004640F6">
          <w:rPr>
            <w:spacing w:val="-2"/>
            <w:rtl/>
          </w:rPr>
          <w:delText xml:space="preserve">כשותא</w:delText>
        </w:r>
      </w:del>
      <w:r w:rsidRPr="004640F6">
        <w:rPr>
          <w:spacing w:val="-2"/>
          <w:rtl/>
        </w:rPr>
        <w:t xml:space="preserve"> </w:t>
      </w:r>
      <w:ins w:id="109037" w:author="קלוד" w:date="2026-10-11T13:11:34Z">
        <w:r>
          <w:rPr>
            <w:spacing w:val="-2"/>
            <w:rtl/>
          </w:rPr>
          <w:t xml:space="preserve">בכרם</w:t>
        </w:r>
      </w:ins>
      <w:del w:id="109038" w:author="קלוד" w:date="2026-10-11T13:11:34Z">
        <w:r w:rsidRPr="004640F6">
          <w:rPr>
            <w:spacing w:val="-2"/>
            <w:rtl/>
          </w:rPr>
          <w:delText xml:space="preserve">בכרמא</w:delText>
        </w:r>
      </w:del>
      <w:r w:rsidRPr="004640F6">
        <w:rPr>
          <w:spacing w:val="-2"/>
          <w:rtl/>
        </w:rPr>
        <w:t xml:space="preserve"> [ירק או אילן] </w:t>
      </w:r>
      <w:ins w:id="109035" w:author="קלוד" w:date="2026-10-11T13:11:34Z">
        <w:r>
          <w:rPr>
            <w:spacing w:val="-2"/>
            <w:rtl/>
          </w:rPr>
          <w:t xml:space="preserve">מהו,</w:t>
        </w:r>
      </w:ins>
      <w:del w:id="109036" w:author="קלוד" w:date="2026-10-11T13:11:34Z">
        <w:r w:rsidRPr="004640F6">
          <w:rPr>
            <w:spacing w:val="-2"/>
            <w:rtl/>
          </w:rPr>
          <w:delText xml:space="preserve">מהו.</w:delText>
        </w:r>
      </w:del>
      <w:r w:rsidRPr="004640F6">
        <w:rPr>
          <w:spacing w:val="-2"/>
          <w:rtl/>
        </w:rPr>
        <w:t xml:space="preserve"> מת ביו"ט [לקוברו] מהו. </w:t>
      </w:r>
      <w:ins w:id="109033" w:author="קלוד" w:date="2026-10-11T13:11:34Z">
        <w:r>
          <w:rPr>
            <w:spacing w:val="-2"/>
            <w:rtl/>
          </w:rPr>
          <w:t xml:space="preserve">עד</w:t>
        </w:r>
      </w:ins>
      <w:del w:id="109034" w:author="קלוד" w:date="2026-10-11T13:11:34Z">
        <w:r w:rsidRPr="004640F6">
          <w:rPr>
            <w:spacing w:val="-2"/>
            <w:rtl/>
          </w:rPr>
          <w:delText xml:space="preserve">אדאזיל,</w:delText>
        </w:r>
      </w:del>
      <w:r w:rsidRPr="004640F6">
        <w:rPr>
          <w:spacing w:val="-2"/>
          <w:rtl/>
        </w:rPr>
        <w:t xml:space="preserve"> </w:t>
      </w:r>
      <w:ins w:id="109031" w:author="קלוד" w:date="2026-10-11T13:11:34Z">
        <w:r>
          <w:rPr>
            <w:spacing w:val="-2"/>
            <w:rtl/>
          </w:rPr>
          <w:t xml:space="preserve">שהלך,</w:t>
        </w:r>
      </w:ins>
      <w:del w:id="109032" w:author="קלוד" w:date="2026-10-11T13:11:34Z">
        <w:r w:rsidRPr="004640F6">
          <w:rPr>
            <w:spacing w:val="-2"/>
            <w:rtl/>
          </w:rPr>
          <w:delText xml:space="preserve">נח</w:delText>
        </w:r>
      </w:del>
      <w:r w:rsidRPr="004640F6">
        <w:rPr>
          <w:spacing w:val="-2"/>
          <w:rtl/>
        </w:rPr>
        <w:t xml:space="preserve"> </w:t>
      </w:r>
      <w:ins w:id="109029" w:author="קלוד" w:date="2026-10-11T13:11:34Z">
        <w:r>
          <w:rPr>
            <w:spacing w:val="-2"/>
            <w:rtl/>
          </w:rPr>
          <w:t xml:space="preserve">נפטר</w:t>
        </w:r>
      </w:ins>
      <w:del w:id="109030" w:author="קלוד" w:date="2026-10-11T13:11:34Z">
        <w:r w:rsidRPr="004640F6">
          <w:rPr>
            <w:spacing w:val="-2"/>
            <w:rtl/>
          </w:rPr>
          <w:delText xml:space="preserve">נפשיה</w:delText>
        </w:r>
      </w:del>
      <w:r w:rsidRPr="004640F6">
        <w:rPr>
          <w:spacing w:val="-2"/>
          <w:rtl/>
        </w:rPr>
        <w:t xml:space="preserve"> </w:t>
      </w:r>
      <w:ins w:id="109027" w:author="קלוד" w:date="2026-10-11T13:11:34Z">
        <w:r>
          <w:rPr>
            <w:spacing w:val="-2"/>
            <w:rtl/>
          </w:rPr>
          <w:t xml:space="preserve">לוי.</w:t>
        </w:r>
      </w:ins>
      <w:del w:id="109028" w:author="קלוד" w:date="2026-10-11T13:11:34Z">
        <w:r w:rsidRPr="004640F6">
          <w:rPr>
            <w:spacing w:val="-2"/>
            <w:rtl/>
          </w:rPr>
          <w:delText xml:space="preserve">דלוי.</w:delText>
        </w:r>
      </w:del>
    </w:p>
    <w:p w:rsidR="00E9703F" w:rsidRPr="006F178A" w:rsidRDefault="00E9703F" w:rsidP="00E9703F">
      <w:pPr>
        <w:rPr>
          <w:rtl/>
        </w:rPr>
      </w:pPr>
      <w:r w:rsidRPr="006F178A">
        <w:rPr>
          <w:rStyle w:val="2fb"/>
          <w:rtl/>
        </w:rPr>
        <w:t xml:space="preserve">ושמואל</w:t>
      </w:r>
      <w:r w:rsidRPr="006F178A">
        <w:rPr>
          <w:rtl/>
        </w:rPr>
        <w:t xml:space="preserve"> </w:t>
      </w:r>
      <w:r w:rsidRPr="006F178A">
        <w:rPr>
          <w:rtl/>
        </w:rPr>
        <w:t xml:space="preserve">א"ל</w:t>
      </w:r>
      <w:r w:rsidRPr="006F178A">
        <w:rPr>
          <w:rtl/>
        </w:rPr>
        <w:t xml:space="preserve"> </w:t>
      </w:r>
      <w:r w:rsidRPr="006F178A">
        <w:rPr>
          <w:rStyle w:val="2fb"/>
          <w:rtl/>
        </w:rPr>
        <w:t xml:space="preserve">לרב</w:t>
      </w:r>
      <w:r w:rsidRPr="006F178A">
        <w:rPr>
          <w:rtl/>
        </w:rPr>
        <w:t xml:space="preserve"> </w:t>
      </w:r>
      <w:ins w:id="109045" w:author="קלוד" w:date="2026-10-11T13:11:34Z">
        <w:r>
          <w:rPr>
            <w:rtl/>
          </w:rPr>
          <w:t xml:space="preserve">מנשיא:</w:t>
        </w:r>
      </w:ins>
      <w:del w:id="109046" w:author="קלוד" w:date="2026-10-11T13:11:34Z">
        <w:r w:rsidRPr="006F178A">
          <w:rPr>
            <w:rtl/>
          </w:rPr>
          <w:delText xml:space="preserve">מנשיא</w:delText>
        </w:r>
      </w:del>
      <w:r w:rsidRPr="006F178A">
        <w:rPr>
          <w:rtl/>
        </w:rPr>
        <w:t xml:space="preserve"> </w:t>
      </w:r>
      <w:ins w:id="94993" w:author="מנוע מכני" w:date="2026-10-11T12:04:39Z">
        <w:ins w:id="109043" w:author="קלוד" w:date="2026-10-11T13:11:34Z">
          <w:r>
            <w:rPr>
              <w:rtl/>
            </w:rPr>
            <w:t xml:space="preserve">אם</w:t>
          </w:r>
        </w:ins>
        <w:del w:id="109044" w:author="קלוד" w:date="2026-10-11T13:11:34Z">
          <w:r>
            <w:rPr>
              <w:rtl/>
            </w:rPr>
            <w:delText xml:space="preserve">דאם</w:delText>
          </w:r>
        </w:del>
        <w:r>
          <w:rPr>
            <w:rtl/>
          </w:rPr>
          <w:t xml:space="preserve"> </w:t>
        </w:r>
      </w:ins>
      <w:del w:id="94994" w:author="מנוע מכני" w:date="2026-10-11T12:04:39Z">
        <w:r w:rsidRPr="006F178A">
          <w:rPr>
            <w:rtl/>
          </w:rPr>
          <w:delText xml:space="preserve">דאי </w:delText>
        </w:r>
      </w:del>
      <w:ins w:id="109041" w:author="קלוד" w:date="2026-10-11T13:11:34Z">
        <w:r>
          <w:rPr>
            <w:rtl/>
          </w:rPr>
          <w:t xml:space="preserve">חכם אתה -</w:t>
        </w:r>
      </w:ins>
      <w:del w:id="109042" w:author="קלוד" w:date="2026-10-11T13:11:34Z">
        <w:r w:rsidRPr="006F178A">
          <w:rPr>
            <w:rtl/>
          </w:rPr>
          <w:delText xml:space="preserve">חכימת</w:delText>
        </w:r>
      </w:del>
      <w:r w:rsidRPr="006F178A">
        <w:rPr>
          <w:rtl/>
        </w:rPr>
        <w:t xml:space="preserve"> שלח </w:t>
      </w:r>
      <w:ins w:id="94333" w:author="מנוע מכני" w:date="2026-10-11T12:04:39Z">
        <w:r>
          <w:rPr>
            <w:rtl/>
          </w:rPr>
          <w:t xml:space="preserve">להם</w:t>
        </w:r>
      </w:ins>
      <w:del w:id="94334" w:author="מנוע מכני" w:date="2026-10-11T12:04:39Z">
        <w:r w:rsidRPr="006F178A">
          <w:rPr>
            <w:rtl/>
          </w:rPr>
          <w:delText xml:space="preserve">להו</w:delText>
        </w:r>
      </w:del>
      <w:r w:rsidRPr="006F178A">
        <w:rPr>
          <w:rtl/>
        </w:rPr>
        <w:t xml:space="preserve">, ושלח.</w:t>
      </w:r>
    </w:p>
    <w:p w:rsidR="00E9703F" w:rsidRPr="006F178A" w:rsidRDefault="00E9703F" w:rsidP="00E9703F">
      <w:pPr>
        <w:rPr>
          <w:rtl/>
        </w:rPr>
      </w:pPr>
      <w:r w:rsidRPr="006F178A">
        <w:rPr>
          <w:rtl/>
        </w:rPr>
        <w:t>כילה- חזרנו על כל צידי כילה ולא מצינו לה צד היתר.</w:t>
      </w:r>
    </w:p>
    <w:p w:rsidR="00E9703F" w:rsidRPr="006F178A" w:rsidRDefault="00E9703F" w:rsidP="00E9703F">
      <w:pPr>
        <w:rPr>
          <w:rtl/>
        </w:rPr>
      </w:pPr>
      <w:ins w:id="109053" w:author="קלוד" w:date="2026-10-11T13:11:34Z">
        <w:r>
          <w:rPr>
            <w:rtl/>
          </w:rPr>
          <w:t xml:space="preserve">ולא</w:t>
        </w:r>
      </w:ins>
      <w:del w:id="109054" w:author="קלוד" w:date="2026-10-11T13:11:34Z">
        <w:r w:rsidRPr="006F178A">
          <w:rPr>
            <w:rtl/>
          </w:rPr>
          <w:delText xml:space="preserve">והא דלא</w:delText>
        </w:r>
      </w:del>
      <w:r w:rsidRPr="006F178A">
        <w:rPr>
          <w:rtl/>
        </w:rPr>
        <w:t xml:space="preserve"> שלח</w:t>
      </w:r>
      <w:ins w:id="109051" w:author="קלוד" w:date="2026-10-11T13:11:34Z">
        <w:r>
          <w:rPr>
            <w:rtl/>
          </w:rPr>
          <w:t xml:space="preserve"> להם </w:t>
        </w:r>
      </w:ins>
      <w:del w:id="109052" w:author="קלוד" w:date="2026-10-11T13:11:34Z">
        <w:r w:rsidRPr="006F178A">
          <w:rPr>
            <w:rtl/>
          </w:rPr>
          <w:delText xml:space="preserve"> </w:delText>
        </w:r>
      </w:del>
      <w:r w:rsidRPr="006F178A">
        <w:rPr>
          <w:rStyle w:val="2fb"/>
          <w:rtl/>
        </w:rPr>
        <w:t xml:space="preserve">כדרב"י</w:t>
      </w:r>
      <w:r w:rsidRPr="006F178A">
        <w:rPr>
          <w:rtl/>
        </w:rPr>
        <w:t xml:space="preserve"> </w:t>
      </w:r>
      <w:ins w:id="109049" w:author="קלוד" w:date="2026-10-11T13:11:34Z">
        <w:r>
          <w:rPr>
            <w:rtl/>
          </w:rPr>
          <w:t xml:space="preserve">שמותר</w:t>
        </w:r>
      </w:ins>
      <w:del w:id="109050" w:author="קלוד" w:date="2026-10-11T13:11:34Z">
        <w:r w:rsidRPr="006F178A">
          <w:rPr>
            <w:rtl/>
          </w:rPr>
          <w:delText xml:space="preserve">דמותר</w:delText>
        </w:r>
      </w:del>
      <w:r w:rsidRPr="006F178A">
        <w:rPr>
          <w:rtl/>
        </w:rPr>
        <w:t xml:space="preserve"> בסיב </w:t>
      </w:r>
      <w:ins w:id="109047" w:author="קלוד" w:date="2026-10-11T13:11:34Z">
        <w:r>
          <w:rPr>
            <w:rtl/>
          </w:rPr>
          <w:t xml:space="preserve">וכו', מפני</w:t>
        </w:r>
      </w:ins>
      <w:del w:id="109048" w:author="קלוד" w:date="2026-10-11T13:11:34Z">
        <w:r>
          <w:rPr>
            <w:rtl/>
          </w:rPr>
          <w:delText xml:space="preserve">וכו'</w:delText>
        </w:r>
      </w:del>
      <w:r w:rsidRPr="006F178A">
        <w:rPr>
          <w:rtl/>
        </w:rPr>
        <w:t xml:space="preserve"> שאינן בני תורה ויבואו להקל.</w:t>
      </w:r>
    </w:p>
    <w:p w:rsidR="00E9703F" w:rsidRPr="006F178A" w:rsidRDefault="00E9703F" w:rsidP="00E9703F">
      <w:pPr>
        <w:rPr>
          <w:rtl/>
        </w:rPr>
      </w:pPr>
      <w:r w:rsidRPr="006F178A">
        <w:rPr>
          <w:rtl/>
        </w:rPr>
        <w:t>•</w:t>
      </w:r>
      <w:r w:rsidRPr="006F178A">
        <w:rPr>
          <w:rFonts w:hint="cs"/>
          <w:rtl/>
        </w:rPr>
        <w:t xml:space="preserve"> </w:t>
      </w:r>
      <w:ins w:id="90603" w:author="Claude - סמנטי" w:date="2026-10-11T12:28:21Z">
        <w:r>
          <w:rPr>
            <w:rtl/>
          </w:rPr>
          <w:t xml:space="preserve">כשות</w:t>
        </w:r>
      </w:ins>
      <w:del w:id="90604" w:author="Claude - סמנטי" w:date="2026-10-11T12:28:21Z">
        <w:r w:rsidRPr="006F178A">
          <w:rPr>
            <w:rtl/>
          </w:rPr>
          <w:delText xml:space="preserve">כשותא</w:delText>
        </w:r>
      </w:del>
      <w:r w:rsidRPr="006F178A">
        <w:rPr>
          <w:rtl/>
        </w:rPr>
        <w:t xml:space="preserve"> </w:t>
      </w:r>
      <w:ins w:id="109073" w:author="קלוד" w:date="2026-10-11T13:11:34Z">
        <w:r>
          <w:rPr>
            <w:rtl/>
          </w:rPr>
          <w:t xml:space="preserve">בכרם</w:t>
        </w:r>
      </w:ins>
      <w:del w:id="109074" w:author="קלוד" w:date="2026-10-11T13:11:34Z">
        <w:r w:rsidRPr="006F178A">
          <w:rPr>
            <w:rtl/>
          </w:rPr>
          <w:delText xml:space="preserve">בכרמא</w:delText>
        </w:r>
      </w:del>
      <w:r w:rsidRPr="006F178A">
        <w:rPr>
          <w:rtl/>
        </w:rPr>
        <w:t xml:space="preserve"> - </w:t>
      </w:r>
      <w:ins w:id="109071" w:author="קלוד" w:date="2026-10-11T13:11:34Z">
        <w:r>
          <w:rPr>
            <w:rtl/>
          </w:rPr>
          <w:t xml:space="preserve">כלאיים.</w:t>
        </w:r>
      </w:ins>
      <w:del w:id="109072" w:author="קלוד" w:date="2026-10-11T13:11:34Z">
        <w:r w:rsidRPr="006F178A">
          <w:rPr>
            <w:rtl/>
          </w:rPr>
          <w:delText xml:space="preserve">עירבובא.</w:delText>
        </w:r>
      </w:del>
      <w:r w:rsidRPr="006F178A">
        <w:rPr>
          <w:rtl/>
        </w:rPr>
        <w:t xml:space="preserve"> </w:t>
      </w:r>
      <w:ins w:id="109069" w:author="קלוד" w:date="2026-10-11T13:11:34Z">
        <w:r>
          <w:rPr>
            <w:rtl/>
          </w:rPr>
          <w:t xml:space="preserve">ולא</w:t>
        </w:r>
      </w:ins>
      <w:del w:id="109070" w:author="קלוד" w:date="2026-10-11T13:11:34Z">
        <w:r w:rsidRPr="006F178A">
          <w:rPr>
            <w:rtl/>
          </w:rPr>
          <w:delText xml:space="preserve">והא דלא</w:delText>
        </w:r>
      </w:del>
      <w:r w:rsidRPr="006F178A">
        <w:rPr>
          <w:rtl/>
        </w:rPr>
        <w:t xml:space="preserve"> שלח </w:t>
      </w:r>
      <w:ins w:id="109067" w:author="קלוד" w:date="2026-10-11T13:11:34Z">
        <w:r>
          <w:rPr>
            <w:rStyle w:val="2fb"/>
            <w:rtl/>
          </w:rPr>
          <w:t xml:space="preserve">כר"ט,</w:t>
        </w:r>
      </w:ins>
      <w:del w:id="109068" w:author="קלוד" w:date="2026-10-11T13:11:34Z">
        <w:r w:rsidRPr="006F178A">
          <w:rPr>
            <w:rStyle w:val="2fb"/>
            <w:rtl/>
          </w:rPr>
          <w:delText xml:space="preserve">כרד"ט</w:delText>
        </w:r>
      </w:del>
      <w:r w:rsidRPr="006F178A">
        <w:rPr>
          <w:rtl/>
        </w:rPr>
        <w:t xml:space="preserve"> </w:t>
      </w:r>
      <w:ins w:id="95337" w:author="מנוע מכני" w:date="2026-10-11T12:04:39Z">
        <w:ins w:id="109065" w:author="קלוד" w:date="2026-10-11T13:11:34Z">
          <w:r>
            <w:rPr>
              <w:rtl/>
            </w:rPr>
            <w:t xml:space="preserve">שסבר</w:t>
          </w:r>
        </w:ins>
        <w:del w:id="109066" w:author="קלוד" w:date="2026-10-11T13:11:34Z">
          <w:r>
            <w:rPr>
              <w:rtl/>
            </w:rPr>
            <w:delText xml:space="preserve">דסבר</w:delText>
          </w:r>
        </w:del>
      </w:ins>
      <w:del w:id="95338" w:author="מנוע מכני" w:date="2026-10-11T12:04:39Z">
        <w:r w:rsidRPr="006F178A">
          <w:rPr>
            <w:rtl/>
          </w:rPr>
          <w:delText xml:space="preserve">דס"ל</w:delText>
        </w:r>
      </w:del>
      <w:r w:rsidRPr="006F178A">
        <w:rPr>
          <w:rtl/>
        </w:rPr>
        <w:t xml:space="preserve"> אין כלאיים בכשות </w:t>
      </w:r>
      <w:ins w:id="109063" w:author="קלוד" w:date="2026-10-11T13:11:34Z">
        <w:r>
          <w:rPr>
            <w:rtl/>
          </w:rPr>
          <w:t xml:space="preserve">בכרם,</w:t>
        </w:r>
      </w:ins>
      <w:del w:id="109064" w:author="קלוד" w:date="2026-10-11T13:11:34Z">
        <w:r w:rsidRPr="006F178A">
          <w:rPr>
            <w:rtl/>
          </w:rPr>
          <w:delText xml:space="preserve">בכרם</w:delText>
        </w:r>
      </w:del>
      <w:r w:rsidRPr="006F178A">
        <w:rPr>
          <w:rtl/>
        </w:rPr>
        <w:t xml:space="preserve"> </w:t>
      </w:r>
      <w:ins w:id="109061" w:author="קלוד" w:date="2026-10-11T13:11:34Z">
        <w:r>
          <w:rPr>
            <w:rtl/>
          </w:rPr>
          <w:t xml:space="preserve">שלא</w:t>
        </w:r>
      </w:ins>
      <w:del w:id="109062" w:author="קלוד" w:date="2026-10-11T13:11:34Z">
        <w:r w:rsidRPr="006F178A">
          <w:rPr>
            <w:rtl/>
          </w:rPr>
          <w:delText xml:space="preserve">ושלא</w:delText>
        </w:r>
      </w:del>
      <w:r w:rsidRPr="006F178A">
        <w:rPr>
          <w:rtl/>
        </w:rPr>
        <w:t xml:space="preserve"> כחכמים [</w:t>
      </w:r>
      <w:r w:rsidRPr="006F178A">
        <w:rPr>
          <w:rtl/>
        </w:rPr>
        <w:t xml:space="preserve">אעפ"כ</w:t>
      </w:r>
      <w:r w:rsidRPr="006F178A">
        <w:rPr>
          <w:rtl/>
        </w:rPr>
        <w:t xml:space="preserve"> הלכה כמותו דכל המיקל בארץ הלכה </w:t>
      </w:r>
      <w:ins w:id="109059" w:author="קלוד" w:date="2026-10-11T13:11:34Z">
        <w:r>
          <w:rPr>
            <w:rtl/>
          </w:rPr>
          <w:t xml:space="preserve">כמותו</w:t>
        </w:r>
      </w:ins>
      <w:del w:id="109060" w:author="קלוד" w:date="2026-10-11T13:11:34Z">
        <w:r w:rsidRPr="006F178A">
          <w:rPr>
            <w:rtl/>
          </w:rPr>
          <w:delText xml:space="preserve">כמתו</w:delText>
        </w:r>
      </w:del>
      <w:r w:rsidRPr="006F178A">
        <w:rPr>
          <w:rtl/>
        </w:rPr>
        <w:t xml:space="preserve"> </w:t>
      </w:r>
      <w:ins w:id="109057" w:author="קלוד" w:date="2026-10-11T13:11:34Z">
        <w:r>
          <w:rPr>
            <w:rtl/>
          </w:rPr>
          <w:t xml:space="preserve">בחו"ל],</w:t>
        </w:r>
      </w:ins>
      <w:del w:id="109058" w:author="קלוד" w:date="2026-10-11T13:11:34Z">
        <w:r w:rsidRPr="006F178A">
          <w:rPr>
            <w:rtl/>
          </w:rPr>
          <w:delText xml:space="preserve">בחו"ל]</w:delText>
        </w:r>
      </w:del>
      <w:r w:rsidRPr="006F178A">
        <w:rPr>
          <w:rtl/>
        </w:rPr>
        <w:t xml:space="preserve"> </w:t>
      </w:r>
      <w:ins w:id="109055" w:author="קלוד" w:date="2026-10-11T13:11:34Z">
        <w:r>
          <w:rPr>
            <w:rtl/>
          </w:rPr>
          <w:t xml:space="preserve">מפני</w:t>
        </w:r>
      </w:ins>
      <w:del w:id="109056" w:author="קלוד" w:date="2026-10-11T13:11:34Z">
        <w:r w:rsidRPr="006F178A">
          <w:rPr>
            <w:rtl/>
          </w:rPr>
          <w:delText xml:space="preserve">היינו</w:delText>
        </w:r>
      </w:del>
      <w:r w:rsidRPr="006F178A">
        <w:rPr>
          <w:rtl/>
        </w:rPr>
        <w:t xml:space="preserve"> שאינם בני תורה ויבואו להקל.</w:t>
      </w:r>
    </w:p>
    <w:p w:rsidR="00E9703F" w:rsidRPr="006F178A" w:rsidRDefault="00E9703F" w:rsidP="00E9703F">
      <w:pPr>
        <w:rPr>
          <w:rtl/>
        </w:rPr>
      </w:pPr>
      <w:ins w:id="109089" w:author="קלוד" w:date="2026-10-11T13:11:34Z">
        <w:r>
          <w:rPr>
            <w:rtl/>
          </w:rPr>
          <w:t xml:space="preserve">•</w:t>
        </w:r>
      </w:ins>
      <w:del w:id="109090" w:author="קלוד" w:date="2026-10-11T13:11:34Z">
        <w:r w:rsidRPr="006F178A">
          <w:rPr>
            <w:rtl/>
          </w:rPr>
          <w:delText xml:space="preserve">•</w:delText>
        </w:r>
        <w:r w:rsidRPr="006F178A">
          <w:rPr>
            <w:rFonts w:hint="cs"/>
            <w:rtl/>
          </w:rPr>
          <w:delText xml:space="preserve"> </w:delText>
        </w:r>
        <w:r w:rsidRPr="006F178A">
          <w:rPr>
            <w:rtl/>
          </w:rPr>
          <w:delText xml:space="preserve">מכריז</w:delText>
        </w:r>
      </w:del>
      <w:r w:rsidRPr="006F178A">
        <w:rPr>
          <w:rtl/>
        </w:rPr>
        <w:t xml:space="preserve"> </w:t>
      </w:r>
      <w:r w:rsidRPr="006F178A">
        <w:rPr>
          <w:rStyle w:val="2fb"/>
          <w:rtl/>
        </w:rPr>
        <w:t xml:space="preserve">רב</w:t>
      </w:r>
      <w:r w:rsidRPr="006F178A">
        <w:rPr>
          <w:rtl/>
        </w:rPr>
        <w:t xml:space="preserve"> </w:t>
      </w:r>
      <w:ins w:id="109087" w:author="קלוד" w:date="2026-10-11T13:11:34Z">
        <w:r>
          <w:rPr>
            <w:rtl/>
          </w:rPr>
          <w:t xml:space="preserve">הכריז:</w:t>
        </w:r>
      </w:ins>
      <w:del w:id="109088" w:author="קלוד" w:date="2026-10-11T13:11:34Z">
        <w:r w:rsidRPr="006F178A">
          <w:rPr>
            <w:rtl/>
          </w:rPr>
          <w:delText xml:space="preserve">מאן</w:delText>
        </w:r>
      </w:del>
      <w:r w:rsidRPr="006F178A">
        <w:rPr>
          <w:rtl/>
        </w:rPr>
        <w:t xml:space="preserve"> </w:t>
      </w:r>
      <w:ins w:id="109085" w:author="קלוד" w:date="2026-10-11T13:11:34Z">
        <w:r>
          <w:rPr>
            <w:rtl/>
          </w:rPr>
          <w:t xml:space="preserve">הרוצה</w:t>
        </w:r>
      </w:ins>
      <w:del w:id="109086" w:author="קלוד" w:date="2026-10-11T13:11:34Z">
        <w:r w:rsidRPr="006F178A">
          <w:rPr>
            <w:rtl/>
          </w:rPr>
          <w:delText xml:space="preserve">דבעי</w:delText>
        </w:r>
      </w:del>
      <w:r w:rsidRPr="006F178A">
        <w:rPr>
          <w:rtl/>
        </w:rPr>
        <w:t xml:space="preserve"> </w:t>
      </w:r>
      <w:ins w:id="90607" w:author="Claude - סמנטי" w:date="2026-10-11T12:28:21Z">
        <w:r>
          <w:rPr>
            <w:rtl/>
          </w:rPr>
          <w:t xml:space="preserve">לזרוע</w:t>
        </w:r>
      </w:ins>
      <w:del w:id="90608" w:author="Claude - סמנטי" w:date="2026-10-11T12:28:21Z">
        <w:r w:rsidRPr="006F178A">
          <w:rPr>
            <w:rtl/>
          </w:rPr>
          <w:delText xml:space="preserve">למיזרע</w:delText>
        </w:r>
      </w:del>
      <w:r w:rsidRPr="006F178A">
        <w:rPr>
          <w:rtl/>
        </w:rPr>
        <w:t xml:space="preserve"> </w:t>
      </w:r>
      <w:ins w:id="90605" w:author="Claude - סמנטי" w:date="2026-10-11T12:28:21Z">
        <w:r>
          <w:rPr>
            <w:rtl/>
          </w:rPr>
          <w:t xml:space="preserve">כשות</w:t>
        </w:r>
      </w:ins>
      <w:del w:id="90606" w:author="Claude - סמנטי" w:date="2026-10-11T12:28:21Z">
        <w:r w:rsidRPr="006F178A">
          <w:rPr>
            <w:rtl/>
          </w:rPr>
          <w:delText xml:space="preserve">כשותא</w:delText>
        </w:r>
      </w:del>
      <w:r w:rsidRPr="006F178A">
        <w:rPr>
          <w:rtl/>
        </w:rPr>
        <w:t xml:space="preserve"> </w:t>
      </w:r>
      <w:ins w:id="109083" w:author="קלוד" w:date="2026-10-11T13:11:34Z">
        <w:r>
          <w:rPr>
            <w:rtl/>
          </w:rPr>
          <w:t xml:space="preserve">בכרם</w:t>
        </w:r>
      </w:ins>
      <w:del w:id="109084" w:author="קלוד" w:date="2026-10-11T13:11:34Z">
        <w:r w:rsidRPr="006F178A">
          <w:rPr>
            <w:rtl/>
          </w:rPr>
          <w:delText xml:space="preserve">בכרמא</w:delText>
        </w:r>
      </w:del>
      <w:r w:rsidRPr="006F178A">
        <w:rPr>
          <w:rtl/>
        </w:rPr>
        <w:t xml:space="preserve"> </w:t>
      </w:r>
      <w:ins w:id="109081" w:author="קלוד" w:date="2026-10-11T13:11:34Z">
        <w:r>
          <w:rPr>
            <w:rtl/>
          </w:rPr>
          <w:t xml:space="preserve">-</w:t>
        </w:r>
      </w:ins>
      <w:del w:id="109082" w:author="קלוד" w:date="2026-10-11T13:11:34Z">
        <w:r w:rsidRPr="006F178A">
          <w:rPr>
            <w:rtl/>
          </w:rPr>
          <w:delText xml:space="preserve">יכול</w:delText>
        </w:r>
      </w:del>
      <w:r w:rsidRPr="006F178A">
        <w:rPr>
          <w:rtl/>
        </w:rPr>
        <w:t xml:space="preserve"> </w:t>
      </w:r>
      <w:ins w:id="109079" w:author="קלוד" w:date="2026-10-11T13:11:34Z">
        <w:r>
          <w:rPr>
            <w:rtl/>
          </w:rPr>
          <w:t xml:space="preserve">יזרע,</w:t>
        </w:r>
      </w:ins>
      <w:del w:id="109080" w:author="קלוד" w:date="2026-10-11T13:11:34Z">
        <w:r w:rsidRPr="006F178A">
          <w:rPr>
            <w:rtl/>
          </w:rPr>
          <w:delText xml:space="preserve">|</w:delText>
        </w:r>
      </w:del>
      <w:r w:rsidRPr="006F178A">
        <w:rPr>
          <w:rtl/>
        </w:rPr>
        <w:t xml:space="preserve"> </w:t>
      </w:r>
      <w:r w:rsidRPr="006F178A">
        <w:rPr>
          <w:rStyle w:val="2fb"/>
          <w:rtl/>
        </w:rPr>
        <w:t xml:space="preserve">ורב עמרם</w:t>
      </w:r>
      <w:r w:rsidRPr="006F178A">
        <w:rPr>
          <w:rtl/>
        </w:rPr>
        <w:t xml:space="preserve"> חסידא </w:t>
      </w:r>
      <w:ins w:id="109077" w:author="קלוד" w:date="2026-10-11T13:11:34Z">
        <w:r>
          <w:rPr>
            <w:rtl/>
          </w:rPr>
          <w:t xml:space="preserve">היה</w:t>
        </w:r>
      </w:ins>
      <w:del w:id="109078" w:author="קלוד" w:date="2026-10-11T13:11:34Z">
        <w:r w:rsidRPr="006F178A">
          <w:rPr>
            <w:rtl/>
          </w:rPr>
          <w:delText xml:space="preserve">מנגיד</w:delText>
        </w:r>
      </w:del>
      <w:r w:rsidRPr="006F178A">
        <w:rPr>
          <w:rtl/>
        </w:rPr>
        <w:t xml:space="preserve"> </w:t>
      </w:r>
      <w:ins w:id="109075" w:author="קלוד" w:date="2026-10-11T13:11:34Z">
        <w:r>
          <w:rPr>
            <w:rtl/>
          </w:rPr>
          <w:t xml:space="preserve">מלקה עליה.</w:t>
        </w:r>
      </w:ins>
      <w:del w:id="109076" w:author="קלוד" w:date="2026-10-11T13:11:34Z">
        <w:r w:rsidRPr="006F178A">
          <w:rPr>
            <w:rtl/>
          </w:rPr>
          <w:delText xml:space="preserve">עילויה.</w:delText>
        </w:r>
      </w:del>
    </w:p>
    <w:p w:rsidR="00E9703F" w:rsidRPr="006F178A" w:rsidRDefault="00E9703F" w:rsidP="00E9703F">
      <w:pPr>
        <w:rPr>
          <w:rtl/>
        </w:rPr>
      </w:pPr>
      <w:r w:rsidRPr="006F178A">
        <w:rPr>
          <w:rStyle w:val="2fb"/>
          <w:rtl/>
        </w:rPr>
        <w:t xml:space="preserve">רב</w:t>
      </w:r>
      <w:r w:rsidRPr="006F178A">
        <w:rPr>
          <w:rtl/>
        </w:rPr>
        <w:t xml:space="preserve"> משרשיא </w:t>
      </w:r>
      <w:ins w:id="109091" w:author="קלוד" w:date="2026-10-11T13:11:34Z">
        <w:r>
          <w:rPr>
            <w:rtl/>
          </w:rPr>
          <w:t xml:space="preserve">נתן</w:t>
        </w:r>
      </w:ins>
      <w:del w:id="109092" w:author="קלוד" w:date="2026-10-11T13:11:34Z">
        <w:r w:rsidRPr="006F178A">
          <w:rPr>
            <w:rtl/>
          </w:rPr>
          <w:delText xml:space="preserve">יהיב </w:delText>
        </w:r>
        <w:r>
          <w:rPr>
            <w:rtl/>
          </w:rPr>
          <w:delText xml:space="preserve">לו</w:delText>
        </w:r>
      </w:del>
      <w:ins w:id="93735" w:author="מנוע מכני" w:date="2026-10-11T12:04:39Z"/>
      <w:del w:id="93736" w:author="מנוע מכני" w:date="2026-10-11T12:04:39Z">
        <w:r w:rsidRPr="006F178A">
          <w:rPr>
            <w:rtl/>
          </w:rPr>
          <w:delText xml:space="preserve">ליה</w:delText>
        </w:r>
      </w:del>
      <w:r w:rsidRPr="006F178A">
        <w:rPr>
          <w:rtl/>
        </w:rPr>
        <w:t xml:space="preserve"> פרוטה לתינוק נכרי וזרע </w:t>
      </w:r>
      <w:ins w:id="93737" w:author="מנוע מכני" w:date="2026-10-11T12:04:39Z">
        <w:r>
          <w:rPr>
            <w:rtl/>
          </w:rPr>
          <w:t xml:space="preserve">לו</w:t>
        </w:r>
      </w:ins>
      <w:del w:id="93738" w:author="מנוע מכני" w:date="2026-10-11T12:04:39Z">
        <w:r w:rsidRPr="006F178A">
          <w:rPr>
            <w:rtl/>
          </w:rPr>
          <w:delText xml:space="preserve">ליה</w:delText>
        </w:r>
      </w:del>
      <w:r w:rsidRPr="006F178A">
        <w:rPr>
          <w:rtl/>
        </w:rPr>
        <w:t xml:space="preserve">.</w:t>
      </w:r>
    </w:p>
    <w:p w:rsidR="00E9703F" w:rsidRDefault="00E9703F" w:rsidP="00E9703F">
      <w:pPr>
        <w:rPr>
          <w:rtl/>
        </w:rPr>
      </w:pPr>
      <w:del w:id="90181" w:author="מנוע מכני" w:date="2026-10-11T12:04:39Z">
        <w:r w:rsidRPr="006F178A">
          <w:rPr>
            <w:rtl/>
          </w:rPr>
          <w:tab/>
          <w:delText xml:space="preserve"> </w:delText>
        </w:r>
      </w:del>
      <w:r w:rsidRPr="006F178A">
        <w:rPr>
          <w:rtl/>
        </w:rPr>
        <w:tab/>
        <w:t xml:space="preserve">[ולא לתינוק ישראל </w:t>
      </w:r>
      <w:ins w:id="109099" w:author="קלוד" w:date="2026-10-11T13:11:34Z">
        <w:r>
          <w:rPr>
            <w:rtl/>
          </w:rPr>
          <w:t xml:space="preserve">-</w:t>
        </w:r>
      </w:ins>
      <w:del w:id="109100" w:author="קלוד" w:date="2026-10-11T13:11:34Z">
        <w:r w:rsidRPr="006F178A">
          <w:rPr>
            <w:rtl/>
          </w:rPr>
          <w:tab/>
          <w:delText xml:space="preserve">דאתי</w:delText>
        </w:r>
      </w:del>
      <w:r w:rsidRPr="006F178A">
        <w:rPr>
          <w:rtl/>
        </w:rPr>
        <w:tab/>
        <w:t xml:space="preserve"> </w:t>
      </w:r>
      <w:ins w:id="109097" w:author="קלוד" w:date="2026-10-11T13:11:34Z">
        <w:r>
          <w:rPr>
            <w:rtl/>
          </w:rPr>
          <w:t xml:space="preserve">שיבוא להימשך,</w:t>
        </w:r>
      </w:ins>
      <w:del w:id="109098" w:author="קלוד" w:date="2026-10-11T13:11:34Z">
        <w:r w:rsidRPr="006F178A">
          <w:rPr>
            <w:rtl/>
          </w:rPr>
          <w:tab/>
          <w:delText xml:space="preserve">למיסרך</w:delText>
        </w:r>
      </w:del>
      <w:r w:rsidRPr="006F178A">
        <w:rPr>
          <w:rtl/>
        </w:rPr>
        <w:tab/>
        <w:t xml:space="preserve"> ולא </w:t>
      </w:r>
      <w:ins w:id="95831" w:author="מנוע מכני" w:date="2026-10-11T12:04:39Z">
        <w:r>
          <w:rPr>
            <w:rtl/>
          </w:rPr>
          <w:t xml:space="preserve">לנכרי</w:t>
        </w:r>
      </w:ins>
      <w:del w:id="95832" w:author="מנוע מכני" w:date="2026-10-11T12:04:39Z">
        <w:r w:rsidRPr="006F178A">
          <w:rPr>
            <w:rtl/>
          </w:rPr>
          <w:tab/>
          <w:delText xml:space="preserve">לעכו"ם</w:delText>
        </w:r>
      </w:del>
      <w:r w:rsidRPr="006F178A">
        <w:rPr>
          <w:rtl/>
        </w:rPr>
        <w:tab/>
        <w:t xml:space="preserve"> גדול </w:t>
      </w:r>
      <w:ins w:id="109095" w:author="קלוד" w:date="2026-10-11T13:11:34Z">
        <w:r>
          <w:rPr>
            <w:rtl/>
          </w:rPr>
          <w:t xml:space="preserve">-</w:t>
        </w:r>
      </w:ins>
      <w:del w:id="109096" w:author="קלוד" w:date="2026-10-11T13:11:34Z">
        <w:r w:rsidRPr="006F178A">
          <w:rPr>
            <w:rtl/>
          </w:rPr>
          <w:tab/>
          <w:delText xml:space="preserve">דאתי</w:delText>
        </w:r>
      </w:del>
      <w:r w:rsidRPr="006F178A">
        <w:rPr>
          <w:rtl/>
        </w:rPr>
        <w:tab/>
        <w:t xml:space="preserve"> </w:t>
      </w:r>
      <w:ins w:id="109093" w:author="קלוד" w:date="2026-10-11T13:11:34Z">
        <w:r>
          <w:rPr>
            <w:rtl/>
          </w:rPr>
          <w:t xml:space="preserve">שיתחלף</w:t>
        </w:r>
      </w:ins>
      <w:del w:id="109094" w:author="קלוד" w:date="2026-10-11T13:11:34Z">
        <w:r w:rsidRPr="006F178A">
          <w:rPr>
            <w:rtl/>
          </w:rPr>
          <w:tab/>
          <w:delText xml:space="preserve">לאיחלופי</w:delText>
        </w:r>
      </w:del>
      <w:r w:rsidRPr="006F178A">
        <w:rPr>
          <w:rtl/>
        </w:rPr>
        <w:tab/>
        <w:t xml:space="preserve"> בישראל]</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מת </w:t>
      </w:r>
      <w:r w:rsidRPr="006F178A">
        <w:rPr>
          <w:rtl/>
        </w:rPr>
        <w:t xml:space="preserve">לא</w:t>
      </w:r>
      <w:r w:rsidRPr="006F178A">
        <w:rPr>
          <w:rtl/>
        </w:rPr>
        <w:t xml:space="preserve"> יתעסקו </w:t>
      </w:r>
      <w:ins w:id="93739" w:author="מנוע מכני" w:date="2026-10-11T12:04:39Z">
        <w:r>
          <w:rPr>
            <w:rtl/>
          </w:rPr>
          <w:t xml:space="preserve">בו</w:t>
        </w:r>
      </w:ins>
      <w:del w:id="93740" w:author="מנוע מכני" w:date="2026-10-11T12:04:39Z">
        <w:r w:rsidRPr="006F178A">
          <w:rPr>
            <w:rtl/>
          </w:rPr>
          <w:delText xml:space="preserve">ביה</w:delText>
        </w:r>
      </w:del>
      <w:r w:rsidRPr="006F178A">
        <w:rPr>
          <w:rtl/>
        </w:rPr>
        <w:t xml:space="preserve"> </w:t>
      </w:r>
      <w:r w:rsidRPr="006F178A">
        <w:rPr>
          <w:rtl/>
        </w:rPr>
        <w:t xml:space="preserve">לא</w:t>
      </w:r>
      <w:r w:rsidRPr="006F178A">
        <w:rPr>
          <w:rtl/>
        </w:rPr>
        <w:t xml:space="preserve"> יהודאין ולא ארמאין, </w:t>
      </w:r>
      <w:r w:rsidRPr="006F178A">
        <w:rPr>
          <w:rtl/>
        </w:rPr>
        <w:t xml:space="preserve">לא</w:t>
      </w:r>
      <w:r w:rsidRPr="006F178A">
        <w:rPr>
          <w:rtl/>
        </w:rPr>
        <w:t xml:space="preserve"> ביו"ט ראשון ולא ביו"ט שני.</w:t>
      </w:r>
    </w:p>
    <w:p w:rsidR="00E9703F" w:rsidRPr="006F178A" w:rsidRDefault="00E9703F" w:rsidP="00E9703F">
      <w:pPr>
        <w:rPr>
          <w:rtl/>
        </w:rPr>
      </w:pPr>
      <w:ins w:id="109111" w:author="קלוד" w:date="2026-10-11T13:11:34Z">
        <w:r>
          <w:rPr>
            <w:rStyle w:val="afffffe"/>
            <w:rtl/>
          </w:rPr>
          <w:t xml:space="preserve">והקשו</w:t>
        </w:r>
      </w:ins>
      <w:del w:id="109112" w:author="קלוד" w:date="2026-10-11T13:11:34Z">
        <w:r w:rsidRPr="006F178A">
          <w:rPr>
            <w:rtl/>
          </w:rPr>
          <w:delText xml:space="preserve">והא</w:delText>
        </w:r>
      </w:del>
      <w:r w:rsidRPr="006F178A">
        <w:rPr>
          <w:rtl/>
        </w:rPr>
        <w:t xml:space="preserve"> </w:t>
      </w:r>
      <w:ins w:id="109109" w:author="קלוד" w:date="2026-10-11T13:11:34Z">
        <w:r>
          <w:rPr>
            <w:rStyle w:val="2fb"/>
            <w:rtl/>
          </w:rPr>
          <w:t xml:space="preserve">מריב"ש</w:t>
        </w:r>
      </w:ins>
      <w:del w:id="109110" w:author="קלוד" w:date="2026-10-11T13:11:34Z">
        <w:r w:rsidRPr="006F178A">
          <w:rPr>
            <w:rStyle w:val="2fb"/>
            <w:rtl/>
          </w:rPr>
          <w:delText xml:space="preserve">דריב"ש</w:delText>
        </w:r>
      </w:del>
      <w:r w:rsidRPr="006F178A">
        <w:rPr>
          <w:rtl/>
        </w:rPr>
        <w:t xml:space="preserve"> </w:t>
      </w:r>
      <w:ins w:id="109107" w:author="קלוד" w:date="2026-10-11T13:11:34Z">
        <w:r>
          <w:rPr>
            <w:rStyle w:val="2fb"/>
            <w:rtl/>
          </w:rPr>
          <w:t xml:space="preserve">אמר"א:</w:t>
        </w:r>
      </w:ins>
      <w:del w:id="109108" w:author="קלוד" w:date="2026-10-11T13:11:34Z">
        <w:r w:rsidRPr="006F178A">
          <w:rPr>
            <w:rStyle w:val="2fb"/>
            <w:rtl/>
          </w:rPr>
          <w:delText xml:space="preserve">אמר"א</w:delText>
        </w:r>
      </w:del>
      <w:r w:rsidRPr="006F178A">
        <w:rPr>
          <w:rtl/>
        </w:rPr>
        <w:t xml:space="preserve"> </w:t>
      </w:r>
      <w:ins w:id="109105" w:author="קלוד" w:date="2026-10-11T13:11:34Z">
        <w:r>
          <w:rPr>
            <w:rtl/>
          </w:rPr>
          <w:t xml:space="preserve">מעשה</w:t>
        </w:r>
      </w:ins>
      <w:del w:id="109106" w:author="קלוד" w:date="2026-10-11T13:11:34Z">
        <w:r w:rsidRPr="006F178A">
          <w:rPr>
            <w:rtl/>
          </w:rPr>
          <w:delText xml:space="preserve">ד</w:delText>
        </w:r>
        <w:r>
          <w:rPr>
            <w:rFonts w:hint="cs"/>
            <w:rtl/>
          </w:rPr>
          <w:delText xml:space="preserve">מעשה</w:delText>
        </w:r>
      </w:del>
      <w:r>
        <w:rPr>
          <w:rFonts w:hint="cs"/>
          <w:rtl/>
        </w:rPr>
        <w:t xml:space="preserve"> היה בביהכ</w:t>
      </w:r>
      <w:ins w:id="90053" w:author="מנוע מכני" w:date="2026-10-11T12:04:39Z">
        <w:r>
          <w:rPr>
            <w:rFonts w:hint="cs"/>
            <w:rtl/>
          </w:rPr>
          <w:t xml:space="preserve">נ"ס</w:t>
        </w:r>
      </w:ins>
      <w:del w:id="90054" w:author="מנוע מכני" w:date="2026-10-11T12:04:39Z">
        <w:r>
          <w:rPr>
            <w:rFonts w:hint="cs"/>
            <w:rtl/>
          </w:rPr>
          <w:delText xml:space="preserve">נ''ס</w:delText>
        </w:r>
      </w:del>
      <w:r>
        <w:rPr>
          <w:rFonts w:hint="cs"/>
          <w:rtl/>
        </w:rPr>
        <w:t xml:space="preserve"> </w:t>
      </w:r>
      <w:ins w:id="109103" w:author="קלוד" w:date="2026-10-11T13:11:34Z">
        <w:r>
          <w:rPr>
            <w:rtl/>
          </w:rPr>
          <w:t xml:space="preserve">של מעון</w:t>
        </w:r>
      </w:ins>
      <w:del w:id="109104" w:author="קלוד" w:date="2026-10-11T13:11:34Z">
        <w:r w:rsidRPr="006F178A">
          <w:rPr>
            <w:rtl/>
          </w:rPr>
          <w:delText xml:space="preserve">דמעון</w:delText>
        </w:r>
      </w:del>
      <w:r w:rsidRPr="006F178A">
        <w:rPr>
          <w:rtl/>
        </w:rPr>
        <w:t xml:space="preserve"> ביו"ט הסמוך לשבת, ולא </w:t>
      </w:r>
      <w:ins w:id="109101" w:author="קלוד" w:date="2026-10-11T13:11:34Z">
        <w:r>
          <w:rPr>
            <w:rtl/>
          </w:rPr>
          <w:t xml:space="preserve">ידעו</w:t>
        </w:r>
      </w:ins>
      <w:del w:id="109102" w:author="קלוד" w:date="2026-10-11T13:11:34Z">
        <w:r w:rsidRPr="006F178A">
          <w:rPr>
            <w:rtl/>
          </w:rPr>
          <w:delText xml:space="preserve">ידעי</w:delText>
        </w:r>
      </w:del>
      <w:r w:rsidRPr="006F178A">
        <w:rPr>
          <w:rtl/>
        </w:rPr>
        <w:t xml:space="preserve"> </w:t>
      </w:r>
      <w:ins w:id="94995" w:author="מנוע מכני" w:date="2026-10-11T12:04:39Z">
        <w:r>
          <w:rPr>
            <w:rtl/>
          </w:rPr>
          <w:t xml:space="preserve">אם </w:t>
        </w:r>
      </w:ins>
      <w:del w:id="94996" w:author="מנוע מכני" w:date="2026-10-11T12:04:39Z">
        <w:r w:rsidRPr="006F178A">
          <w:rPr>
            <w:rtl/>
          </w:rPr>
          <w:delText xml:space="preserve">אי </w:delText>
        </w:r>
      </w:del>
      <w:r w:rsidRPr="006F178A">
        <w:rPr>
          <w:rtl/>
        </w:rPr>
        <w:t xml:space="preserve">לפני או אחרי.</w:t>
      </w:r>
    </w:p>
    <w:p w:rsidR="00E9703F" w:rsidRPr="006F178A" w:rsidRDefault="00E9703F" w:rsidP="00E9703F">
      <w:pPr>
        <w:rPr>
          <w:rtl/>
        </w:rPr>
      </w:pPr>
      <w:r w:rsidRPr="006F178A">
        <w:rPr>
          <w:rtl/>
        </w:rPr>
        <w:t xml:space="preserve">וכן </w:t>
      </w:r>
      <w:ins w:id="109121" w:author="קלוד" w:date="2026-10-11T13:11:34Z">
        <w:r>
          <w:rPr>
            <w:rStyle w:val="2fb"/>
            <w:rtl/>
          </w:rPr>
          <w:t xml:space="preserve">מרבא:</w:t>
        </w:r>
      </w:ins>
      <w:del w:id="109122" w:author="קלוד" w:date="2026-10-11T13:11:34Z">
        <w:r w:rsidRPr="006F178A">
          <w:rPr>
            <w:rStyle w:val="2fb"/>
            <w:rtl/>
          </w:rPr>
          <w:delText xml:space="preserve">מרבא</w:delText>
        </w:r>
      </w:del>
      <w:r w:rsidRPr="006F178A">
        <w:rPr>
          <w:rtl/>
        </w:rPr>
        <w:t xml:space="preserve"> </w:t>
      </w:r>
      <w:ins w:id="109119" w:author="קלוד" w:date="2026-10-11T13:11:34Z">
        <w:r>
          <w:rPr>
            <w:rtl/>
          </w:rPr>
          <w:t xml:space="preserve">ביו"ט</w:t>
        </w:r>
      </w:ins>
      <w:del w:id="109120" w:author="קלוד" w:date="2026-10-11T13:11:34Z">
        <w:r w:rsidRPr="006F178A">
          <w:rPr>
            <w:rtl/>
          </w:rPr>
          <w:delText xml:space="preserve">דביו"ט</w:delText>
        </w:r>
      </w:del>
      <w:r w:rsidRPr="006F178A">
        <w:rPr>
          <w:rtl/>
        </w:rPr>
        <w:t xml:space="preserve"> ראשון יתעסקו בו </w:t>
      </w:r>
      <w:ins w:id="109117" w:author="קלוד" w:date="2026-10-11T13:11:34Z">
        <w:r>
          <w:rPr>
            <w:rtl/>
          </w:rPr>
          <w:t xml:space="preserve">עממין,</w:t>
        </w:r>
      </w:ins>
      <w:del w:id="109118" w:author="קלוד" w:date="2026-10-11T13:11:34Z">
        <w:r w:rsidRPr="006F178A">
          <w:rPr>
            <w:rtl/>
          </w:rPr>
          <w:delText xml:space="preserve">עממין</w:delText>
        </w:r>
      </w:del>
      <w:r w:rsidRPr="006F178A">
        <w:rPr>
          <w:rtl/>
        </w:rPr>
        <w:t xml:space="preserve"> </w:t>
      </w:r>
      <w:ins w:id="109115" w:author="קלוד" w:date="2026-10-11T13:11:34Z">
        <w:r>
          <w:rPr>
            <w:rtl/>
          </w:rPr>
          <w:t xml:space="preserve">וביו"ט</w:t>
        </w:r>
      </w:ins>
      <w:del w:id="109116" w:author="קלוד" w:date="2026-10-11T13:11:34Z">
        <w:r w:rsidRPr="006F178A">
          <w:rPr>
            <w:rtl/>
          </w:rPr>
          <w:delText xml:space="preserve">וביו'ט</w:delText>
        </w:r>
      </w:del>
      <w:r w:rsidRPr="006F178A">
        <w:rPr>
          <w:rtl/>
        </w:rPr>
        <w:t xml:space="preserve"> שני</w:t>
      </w:r>
      <w:ins w:id="109113" w:author="קלוד" w:date="2026-10-11T13:11:34Z">
        <w:r>
          <w:rPr>
            <w:rtl/>
          </w:rPr>
          <w:t xml:space="preserve"> </w:t>
        </w:r>
      </w:ins>
      <w:del w:id="109114" w:author="קלוד" w:date="2026-10-11T13:11:34Z">
        <w:r w:rsidRPr="006F178A">
          <w:rPr>
            <w:rtl/>
          </w:rPr>
          <w:delText xml:space="preserve"> יתעסקו בו </w:delText>
        </w:r>
      </w:del>
      <w:r w:rsidRPr="006F178A">
        <w:rPr>
          <w:rtl/>
        </w:rPr>
        <w:t xml:space="preserve">ישראל.</w:t>
      </w:r>
    </w:p>
    <w:p w:rsidR="00E9703F" w:rsidRPr="00B3644D" w:rsidRDefault="00E9703F" w:rsidP="00E9703F">
      <w:pPr>
        <w:rPr>
          <w:spacing w:val="-2"/>
          <w:rtl/>
        </w:rPr>
      </w:pPr>
      <w:r w:rsidRPr="00B3644D">
        <w:rPr>
          <w:spacing w:val="-2"/>
          <w:rtl/>
        </w:rPr>
        <w:t xml:space="preserve">באמת </w:t>
      </w:r>
      <w:ins w:id="109137" w:author="קלוד" w:date="2026-10-11T13:11:34Z">
        <w:r>
          <w:rPr>
            <w:spacing w:val="-2"/>
            <w:rtl/>
          </w:rPr>
          <w:t xml:space="preserve">מותר,</w:t>
        </w:r>
      </w:ins>
      <w:del w:id="109138" w:author="קלוד" w:date="2026-10-11T13:11:34Z">
        <w:r w:rsidRPr="00B3644D">
          <w:rPr>
            <w:spacing w:val="-2"/>
            <w:rtl/>
          </w:rPr>
          <w:delText xml:space="preserve">שרי</w:delText>
        </w:r>
      </w:del>
      <w:r w:rsidRPr="00B3644D">
        <w:rPr>
          <w:spacing w:val="-2"/>
          <w:rtl/>
        </w:rPr>
        <w:t xml:space="preserve"> </w:t>
      </w:r>
      <w:ins w:id="109135" w:author="קלוד" w:date="2026-10-11T13:11:34Z">
        <w:r>
          <w:rPr>
            <w:spacing w:val="-2"/>
            <w:rtl/>
          </w:rPr>
          <w:t xml:space="preserve">ומה</w:t>
        </w:r>
      </w:ins>
      <w:del w:id="109136" w:author="קלוד" w:date="2026-10-11T13:11:34Z">
        <w:r w:rsidRPr="00B3644D">
          <w:rPr>
            <w:spacing w:val="-2"/>
            <w:rtl/>
          </w:rPr>
          <w:delText xml:space="preserve">והא</w:delText>
        </w:r>
      </w:del>
      <w:r w:rsidRPr="00B3644D">
        <w:rPr>
          <w:spacing w:val="-2"/>
          <w:rtl/>
        </w:rPr>
        <w:t xml:space="preserve"> </w:t>
      </w:r>
      <w:ins w:id="109133" w:author="קלוד" w:date="2026-10-11T13:11:34Z">
        <w:r>
          <w:rPr>
            <w:spacing w:val="-2"/>
            <w:rtl/>
          </w:rPr>
          <w:t xml:space="preserve">שאמר</w:t>
        </w:r>
      </w:ins>
      <w:del w:id="109134" w:author="קלוד" w:date="2026-10-11T13:11:34Z">
        <w:r w:rsidRPr="00B3644D">
          <w:rPr>
            <w:spacing w:val="-2"/>
            <w:rtl/>
          </w:rPr>
          <w:delText xml:space="preserve">דאמר</w:delText>
        </w:r>
      </w:del>
      <w:r w:rsidRPr="00B3644D">
        <w:rPr>
          <w:spacing w:val="-2"/>
          <w:rtl/>
        </w:rPr>
        <w:t xml:space="preserve"> לבני בשכר </w:t>
      </w:r>
      <w:ins w:id="109131" w:author="קלוד" w:date="2026-10-11T13:11:34Z">
        <w:r>
          <w:rPr>
            <w:spacing w:val="-2"/>
            <w:rtl/>
          </w:rPr>
          <w:t xml:space="preserve">שלא</w:t>
        </w:r>
      </w:ins>
      <w:del w:id="109132" w:author="קלוד" w:date="2026-10-11T13:11:34Z">
        <w:r w:rsidRPr="00B3644D">
          <w:rPr>
            <w:spacing w:val="-2"/>
            <w:rtl/>
          </w:rPr>
          <w:delText xml:space="preserve">שלא</w:delText>
        </w:r>
        <w:r w:rsidRPr="00B3644D">
          <w:rPr>
            <w:rFonts w:hint="cs"/>
            <w:spacing w:val="-2"/>
            <w:rtl/>
          </w:rPr>
          <w:delText xml:space="preserve">-</w:delText>
        </w:r>
      </w:del>
      <w:r w:rsidRPr="00B3644D">
        <w:rPr>
          <w:spacing w:val="-2"/>
          <w:rtl/>
        </w:rPr>
        <w:t xml:space="preserve"> </w:t>
      </w:r>
      <w:ins w:id="109129" w:author="קלוד" w:date="2026-10-11T13:11:34Z">
        <w:r>
          <w:rPr>
            <w:spacing w:val="-2"/>
            <w:rtl/>
          </w:rPr>
          <w:t xml:space="preserve">-</w:t>
        </w:r>
      </w:ins>
      <w:del w:id="109130" w:author="קלוד" w:date="2026-10-11T13:11:34Z">
        <w:r w:rsidRPr="00B3644D">
          <w:rPr>
            <w:spacing w:val="-2"/>
            <w:rtl/>
          </w:rPr>
          <w:delText xml:space="preserve">הוא</w:delText>
        </w:r>
      </w:del>
      <w:r w:rsidRPr="00B3644D">
        <w:rPr>
          <w:spacing w:val="-2"/>
          <w:rtl/>
        </w:rPr>
        <w:t xml:space="preserve"> </w:t>
      </w:r>
      <w:ins w:id="109127" w:author="קלוד" w:date="2026-10-11T13:11:34Z">
        <w:r>
          <w:rPr>
            <w:spacing w:val="-2"/>
            <w:rtl/>
          </w:rPr>
          <w:t xml:space="preserve">מפני</w:t>
        </w:r>
      </w:ins>
      <w:del w:id="109128" w:author="קלוד" w:date="2026-10-11T13:11:34Z">
        <w:r w:rsidRPr="00B3644D">
          <w:rPr>
            <w:spacing w:val="-2"/>
            <w:rtl/>
          </w:rPr>
          <w:delText xml:space="preserve">משום</w:delText>
        </w:r>
      </w:del>
      <w:r w:rsidRPr="00B3644D">
        <w:rPr>
          <w:spacing w:val="-2"/>
          <w:rtl/>
        </w:rPr>
        <w:t xml:space="preserve"> </w:t>
      </w:r>
      <w:ins w:id="109125" w:author="קלוד" w:date="2026-10-11T13:11:34Z">
        <w:r>
          <w:rPr>
            <w:spacing w:val="-2"/>
            <w:rtl/>
          </w:rPr>
          <w:t xml:space="preserve">שאינם</w:t>
        </w:r>
      </w:ins>
      <w:del w:id="109126" w:author="קלוד" w:date="2026-10-11T13:11:34Z">
        <w:r w:rsidRPr="00B3644D">
          <w:rPr>
            <w:spacing w:val="-2"/>
            <w:rtl/>
          </w:rPr>
          <w:delText xml:space="preserve">דאינם</w:delText>
        </w:r>
      </w:del>
      <w:r w:rsidRPr="00B3644D">
        <w:rPr>
          <w:spacing w:val="-2"/>
          <w:rtl/>
        </w:rPr>
        <w:t xml:space="preserve"> בני תורה ועלולים</w:t>
      </w:r>
      <w:ins w:id="109123" w:author="קלוד" w:date="2026-10-11T13:11:34Z">
        <w:r>
          <w:rPr>
            <w:spacing w:val="-2"/>
            <w:rtl/>
          </w:rPr>
          <w:t xml:space="preserve"> </w:t>
        </w:r>
      </w:ins>
      <w:del w:id="109124" w:author="קלוד" w:date="2026-10-11T13:11:34Z">
        <w:r w:rsidRPr="00B3644D">
          <w:rPr>
            <w:spacing w:val="-2"/>
            <w:rtl/>
          </w:rPr>
          <w:delText xml:space="preserve"> לבוא </w:delText>
        </w:r>
      </w:del>
      <w:r w:rsidRPr="00B3644D">
        <w:rPr>
          <w:spacing w:val="-2"/>
          <w:rtl/>
        </w:rPr>
        <w:t xml:space="preserve">להקל </w:t>
      </w:r>
      <w:ins w:id="96227" w:author="מנוע מכני" w:date="2026-10-11T12:04:39Z">
        <w:r>
          <w:rPr>
            <w:spacing w:val="-2"/>
            <w:rtl/>
          </w:rPr>
          <w:t xml:space="preserve">יותר</w:t>
        </w:r>
      </w:ins>
      <w:del w:id="96228" w:author="מנוע מכני" w:date="2026-10-11T12:04:39Z">
        <w:r w:rsidRPr="00B3644D">
          <w:rPr>
            <w:spacing w:val="-2"/>
            <w:rtl/>
          </w:rPr>
          <w:delText xml:space="preserve">טפי</w:delText>
        </w:r>
      </w:del>
      <w:r w:rsidRPr="00B3644D">
        <w:rPr>
          <w:spacing w:val="-2"/>
          <w:rtl/>
        </w:rPr>
        <w:t xml:space="preserve">.</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ראבר"ה</w:t>
      </w:r>
      <w:r w:rsidRPr="006F178A">
        <w:rPr>
          <w:rtl/>
        </w:rPr>
        <w:t xml:space="preserve"> </w:t>
      </w:r>
      <w:r w:rsidRPr="006F178A">
        <w:rPr>
          <w:rStyle w:val="2fb"/>
          <w:rtl/>
        </w:rPr>
        <w:t xml:space="preserve">רב</w:t>
      </w:r>
      <w:r w:rsidRPr="006F178A">
        <w:rPr>
          <w:rtl/>
        </w:rPr>
        <w:t xml:space="preserve"> חמא בר גוריא.</w:t>
      </w:r>
    </w:p>
    <w:p w:rsidR="00E9703F" w:rsidRPr="009757B9" w:rsidRDefault="00E9703F" w:rsidP="00E9703F">
      <w:pPr>
        <w:rPr>
          <w:rFonts w:cs="Guttman Vilna"/>
          <w:b/>
          <w:bCs/>
          <w:rtl/>
        </w:rPr>
      </w:pPr>
      <w:r w:rsidRPr="006F178A">
        <w:rPr>
          <w:rtl/>
        </w:rPr>
        <w:t xml:space="preserve">מתעטף אדם בכילה ובכסכסיה ויוצא </w:t>
      </w:r>
      <w:r w:rsidRPr="006F178A">
        <w:rPr>
          <w:rStyle w:val="2fb"/>
          <w:rtl/>
        </w:rPr>
        <w:t xml:space="preserve">לרה"ר</w:t>
      </w:r>
      <w:r w:rsidRPr="006F178A">
        <w:rPr>
          <w:rtl/>
        </w:rPr>
        <w:t xml:space="preserve"> בשבת, ואינו </w:t>
      </w:r>
      <w:ins w:id="109149" w:author="קלוד" w:date="2026-10-11T13:11:34Z">
        <w:r>
          <w:rPr>
            <w:rtl/>
          </w:rPr>
          <w:t xml:space="preserve">חושש,</w:t>
        </w:r>
      </w:ins>
      <w:del w:id="109150" w:author="קלוד" w:date="2026-10-11T13:11:34Z">
        <w:r w:rsidRPr="006F178A">
          <w:rPr>
            <w:rtl/>
          </w:rPr>
          <w:delText xml:space="preserve">חושש.</w:delText>
        </w:r>
      </w:del>
      <w:r w:rsidRPr="006F178A">
        <w:rPr>
          <w:rtl/>
        </w:rPr>
        <w:t xml:space="preserve"> </w:t>
      </w:r>
      <w:ins w:id="109147" w:author="קלוד" w:date="2026-10-11T13:11:34Z">
        <w:r>
          <w:rPr>
            <w:rtl/>
          </w:rPr>
          <w:t xml:space="preserve">שהרצועות</w:t>
        </w:r>
      </w:ins>
      <w:del w:id="109148" w:author="קלוד" w:date="2026-10-11T13:11:34Z">
        <w:r w:rsidRPr="006F178A">
          <w:rPr>
            <w:rtl/>
          </w:rPr>
          <w:delText xml:space="preserve">דרצועות</w:delText>
        </w:r>
      </w:del>
      <w:r w:rsidRPr="006F178A">
        <w:rPr>
          <w:rtl/>
        </w:rPr>
        <w:t xml:space="preserve"> </w:t>
      </w:r>
      <w:ins w:id="109145" w:author="קלוד" w:date="2026-10-11T13:11:34Z">
        <w:r>
          <w:rPr>
            <w:rtl/>
          </w:rPr>
          <w:t xml:space="preserve">שאינן</w:t>
        </w:r>
      </w:ins>
      <w:del w:id="109146" w:author="קלוד" w:date="2026-10-11T13:11:34Z">
        <w:r w:rsidRPr="006F178A">
          <w:rPr>
            <w:rtl/>
          </w:rPr>
          <w:delText xml:space="preserve">דלא</w:delText>
        </w:r>
      </w:del>
      <w:r w:rsidRPr="006F178A">
        <w:rPr>
          <w:rtl/>
        </w:rPr>
        <w:t xml:space="preserve"> </w:t>
      </w:r>
      <w:ins w:id="109143" w:author="קלוד" w:date="2026-10-11T13:11:34Z">
        <w:r>
          <w:rPr>
            <w:rtl/>
          </w:rPr>
          <w:t xml:space="preserve">חשובות</w:t>
        </w:r>
      </w:ins>
      <w:del w:id="109144" w:author="קלוד" w:date="2026-10-11T13:11:34Z">
        <w:r w:rsidRPr="006F178A">
          <w:rPr>
            <w:rtl/>
          </w:rPr>
          <w:delText xml:space="preserve">חשיבי</w:delText>
        </w:r>
      </w:del>
      <w:r w:rsidRPr="006F178A">
        <w:rPr>
          <w:rtl/>
        </w:rPr>
        <w:t xml:space="preserve"> </w:t>
      </w:r>
      <w:ins w:id="109141" w:author="קלוד" w:date="2026-10-11T13:11:34Z">
        <w:r>
          <w:rPr>
            <w:rtl/>
          </w:rPr>
          <w:t xml:space="preserve">בטלות</w:t>
        </w:r>
      </w:ins>
      <w:del w:id="109142" w:author="קלוד" w:date="2026-10-11T13:11:34Z">
        <w:r w:rsidRPr="006F178A">
          <w:rPr>
            <w:rtl/>
          </w:rPr>
          <w:delText xml:space="preserve">בטלי</w:delText>
        </w:r>
      </w:del>
      <w:r w:rsidRPr="006F178A">
        <w:rPr>
          <w:rtl/>
        </w:rPr>
        <w:t xml:space="preserve"> </w:t>
      </w:r>
      <w:ins w:id="109139" w:author="קלוד" w:date="2026-10-11T13:11:34Z">
        <w:r>
          <w:rPr>
            <w:rtl/>
          </w:rPr>
          <w:t xml:space="preserve">לבגד.</w:t>
        </w:r>
      </w:ins>
      <w:del w:id="109140" w:author="קלוד" w:date="2026-10-11T13:11:34Z">
        <w:r w:rsidRPr="006F178A">
          <w:rPr>
            <w:rtl/>
          </w:rPr>
          <w:delText xml:space="preserve">אגב הבגד.</w:delText>
        </w:r>
      </w:del>
    </w:p>
    <w:p w:rsidR="00E9703F" w:rsidRPr="006F178A" w:rsidRDefault="00E9703F" w:rsidP="00E9703F">
      <w:pPr>
        <w:rPr>
          <w:rtl/>
        </w:rPr>
      </w:pPr>
      <w:r w:rsidRPr="006F178A">
        <w:rPr>
          <w:rtl/>
        </w:rPr>
        <w:t>•</w:t>
      </w:r>
      <w:r w:rsidRPr="006F178A">
        <w:rPr>
          <w:rFonts w:hint="cs"/>
          <w:rtl/>
        </w:rPr>
        <w:t xml:space="preserve"> </w:t>
      </w:r>
      <w:ins w:id="109167" w:author="קלוד" w:date="2026-10-11T13:11:34Z">
        <w:r>
          <w:rPr>
            <w:rtl/>
          </w:rPr>
          <w:t xml:space="preserve">ומה</w:t>
        </w:r>
      </w:ins>
      <w:del w:id="109168" w:author="קלוד" w:date="2026-10-11T13:11:34Z">
        <w:r w:rsidRPr="006F178A">
          <w:rPr>
            <w:rtl/>
          </w:rPr>
          <w:delText xml:space="preserve">והא</w:delText>
        </w:r>
      </w:del>
      <w:r w:rsidRPr="006F178A">
        <w:rPr>
          <w:rtl/>
        </w:rPr>
        <w:t xml:space="preserve"> </w:t>
      </w:r>
      <w:ins w:id="109165" w:author="קלוד" w:date="2026-10-11T13:11:34Z">
        <w:r>
          <w:rPr>
            <w:rStyle w:val="2fb"/>
            <w:rtl/>
          </w:rPr>
          <w:t xml:space="preserve">שאמר</w:t>
        </w:r>
      </w:ins>
      <w:del w:id="109166" w:author="קלוד" w:date="2026-10-11T13:11:34Z">
        <w:r w:rsidRPr="006F178A">
          <w:rPr>
            <w:rStyle w:val="2fb"/>
            <w:rtl/>
          </w:rPr>
          <w:delText xml:space="preserve">דר"ה</w:delText>
        </w:r>
      </w:del>
      <w:r w:rsidRPr="006F178A">
        <w:rPr>
          <w:rtl/>
        </w:rPr>
        <w:t xml:space="preserve"> </w:t>
      </w:r>
      <w:ins w:id="109163" w:author="קלוד" w:date="2026-10-11T13:11:34Z">
        <w:r>
          <w:rPr>
            <w:rStyle w:val="2fb"/>
            <w:rtl/>
          </w:rPr>
          <w:t xml:space="preserve">ר"ה</w:t>
        </w:r>
      </w:ins>
      <w:del w:id="109164" w:author="קלוד" w:date="2026-10-11T13:11:34Z">
        <w:r w:rsidRPr="006F178A">
          <w:rPr>
            <w:rStyle w:val="2fb"/>
            <w:rtl/>
          </w:rPr>
          <w:delText xml:space="preserve">מרב</w:delText>
        </w:r>
      </w:del>
      <w:r w:rsidRPr="006F178A">
        <w:rPr>
          <w:rtl/>
        </w:rPr>
        <w:t xml:space="preserve"> </w:t>
      </w:r>
      <w:ins w:id="109161" w:author="קלוד" w:date="2026-10-11T13:11:34Z">
        <w:r>
          <w:rPr>
            <w:rtl/>
          </w:rPr>
          <w:t xml:space="preserve">מרב: היוצא</w:t>
        </w:r>
      </w:ins>
      <w:del w:id="109162" w:author="קלוד" w:date="2026-10-11T13:11:34Z">
        <w:r w:rsidRPr="006F178A">
          <w:rPr>
            <w:rtl/>
          </w:rPr>
          <w:delText xml:space="preserve">דהיוצא</w:delText>
        </w:r>
      </w:del>
      <w:r w:rsidRPr="006F178A">
        <w:rPr>
          <w:rtl/>
        </w:rPr>
        <w:t xml:space="preserve"> בטלית שאינה מצויצת כהילכתה בשבת חייב </w:t>
      </w:r>
      <w:ins w:id="109159" w:author="קלוד" w:date="2026-10-11T13:11:34Z">
        <w:r>
          <w:rPr>
            <w:rtl/>
          </w:rPr>
          <w:t xml:space="preserve">חטאת -</w:t>
        </w:r>
      </w:ins>
      <w:del w:id="109160" w:author="קלוד" w:date="2026-10-11T13:11:34Z">
        <w:r w:rsidRPr="006F178A">
          <w:rPr>
            <w:rtl/>
          </w:rPr>
          <w:delText xml:space="preserve">חטאת.</w:delText>
        </w:r>
      </w:del>
      <w:r w:rsidRPr="006F178A">
        <w:rPr>
          <w:rtl/>
        </w:rPr>
        <w:t xml:space="preserve"> היינו </w:t>
      </w:r>
      <w:ins w:id="109157" w:author="קלוד" w:date="2026-10-11T13:11:34Z">
        <w:r>
          <w:rPr>
            <w:rtl/>
          </w:rPr>
          <w:t xml:space="preserve">בתכלת,</w:t>
        </w:r>
      </w:ins>
      <w:del w:id="109158" w:author="קלוד" w:date="2026-10-11T13:11:34Z">
        <w:r w:rsidRPr="006F178A">
          <w:rPr>
            <w:rtl/>
          </w:rPr>
          <w:delText xml:space="preserve">בתכלת</w:delText>
        </w:r>
      </w:del>
      <w:r w:rsidRPr="006F178A">
        <w:rPr>
          <w:rtl/>
        </w:rPr>
        <w:t xml:space="preserve"> </w:t>
      </w:r>
      <w:ins w:id="109155" w:author="קלוד" w:date="2026-10-11T13:11:34Z">
        <w:r>
          <w:rPr>
            <w:rtl/>
          </w:rPr>
          <w:t xml:space="preserve">שחשובה</w:t>
        </w:r>
      </w:ins>
      <w:del w:id="109156" w:author="קלוד" w:date="2026-10-11T13:11:34Z">
        <w:r w:rsidRPr="006F178A">
          <w:rPr>
            <w:rtl/>
          </w:rPr>
          <w:delText xml:space="preserve">דחשיבי</w:delText>
        </w:r>
      </w:del>
      <w:r w:rsidRPr="006F178A">
        <w:rPr>
          <w:rtl/>
        </w:rPr>
        <w:t xml:space="preserve"> </w:t>
      </w:r>
      <w:ins w:id="109153" w:author="קלוד" w:date="2026-10-11T13:11:34Z">
        <w:r>
          <w:rPr>
            <w:rtl/>
          </w:rPr>
          <w:t xml:space="preserve">ואינה</w:t>
        </w:r>
      </w:ins>
      <w:del w:id="109154" w:author="קלוד" w:date="2026-10-11T13:11:34Z">
        <w:r w:rsidRPr="006F178A">
          <w:rPr>
            <w:rtl/>
          </w:rPr>
          <w:delText xml:space="preserve">ולא</w:delText>
        </w:r>
      </w:del>
      <w:r w:rsidRPr="006F178A">
        <w:rPr>
          <w:rtl/>
        </w:rPr>
        <w:t xml:space="preserve"> </w:t>
      </w:r>
      <w:ins w:id="109151" w:author="קלוד" w:date="2026-10-11T13:11:34Z">
        <w:r>
          <w:rPr>
            <w:rtl/>
          </w:rPr>
          <w:t xml:space="preserve">בטלה.</w:t>
        </w:r>
      </w:ins>
      <w:del w:id="109152" w:author="קלוד" w:date="2026-10-11T13:11:34Z">
        <w:r w:rsidRPr="006F178A">
          <w:rPr>
            <w:rtl/>
          </w:rPr>
          <w:delText xml:space="preserve">בטלי.</w:delText>
        </w:r>
      </w:del>
    </w:p>
    <w:p>
      <w:pPr>
        <w:pStyle w:val="afffff8"/>
        <w:rPr>
          <w:ins w:id="90155" w:author="קלוד" w:date="2026-10-11T12:33:55Z"/>
        </w:rPr>
      </w:pPr>
      <w:ins w:id="90156" w:author="קלוד" w:date="2026-10-11T12:33:55Z">
        <w:r>
          <w:rPr>
            <w:color w:val="7B3F00"/>
          </w:rPr>
          <w:t xml:space="preserve">הערמה בתליית משמרת ביו"ט - רמונים ושמרים</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רבבר"ה</w:t>
      </w:r>
      <w:r w:rsidRPr="006F178A">
        <w:rPr>
          <w:rFonts w:ascii="Fb Fontext" w:hAnsi="Fb Fontext"/>
          <w:rtl/>
        </w:rPr>
        <w:t xml:space="preserve"> מערים אדם על המשמרת ביו"ט לתלות בה רמונים, ותולה בה שמרים.</w:t>
      </w:r>
    </w:p>
    <w:p w:rsidR="00E9703F" w:rsidRPr="006F178A" w:rsidRDefault="00E9703F" w:rsidP="00E9703F">
      <w:pPr>
        <w:rPr>
          <w:rtl/>
        </w:rPr>
      </w:pPr>
      <w:r w:rsidRPr="006F178A">
        <w:rPr>
          <w:rStyle w:val="2fb"/>
          <w:rtl/>
        </w:rPr>
        <w:t xml:space="preserve">רב </w:t>
      </w:r>
      <w:ins w:id="109179" w:author="קלוד" w:date="2026-10-11T13:11:34Z">
        <w:r>
          <w:rPr>
            <w:rStyle w:val="2fb"/>
            <w:rtl/>
          </w:rPr>
          <w:t xml:space="preserve">אשי:</w:t>
        </w:r>
      </w:ins>
      <w:del w:id="109180" w:author="קלוד" w:date="2026-10-11T13:11:34Z">
        <w:r w:rsidRPr="006F178A">
          <w:rPr>
            <w:rStyle w:val="2fb"/>
            <w:rtl/>
          </w:rPr>
          <w:delText xml:space="preserve">אשי</w:delText>
        </w:r>
      </w:del>
      <w:r w:rsidRPr="006F178A">
        <w:rPr>
          <w:rtl/>
        </w:rPr>
        <w:t xml:space="preserve"> והוא </w:t>
      </w:r>
      <w:ins w:id="109177" w:author="קלוד" w:date="2026-10-11T13:11:34Z">
        <w:r>
          <w:rPr>
            <w:rtl/>
          </w:rPr>
          <w:t xml:space="preserve">שתלה</w:t>
        </w:r>
      </w:ins>
      <w:del w:id="109178" w:author="קלוד" w:date="2026-10-11T13:11:34Z">
        <w:r w:rsidRPr="006F178A">
          <w:rPr>
            <w:rtl/>
          </w:rPr>
          <w:delText xml:space="preserve">דתלה</w:delText>
        </w:r>
      </w:del>
      <w:r w:rsidRPr="006F178A">
        <w:rPr>
          <w:rtl/>
        </w:rPr>
        <w:t xml:space="preserve"> בה </w:t>
      </w:r>
      <w:ins w:id="109175" w:author="קלוד" w:date="2026-10-11T13:11:34Z">
        <w:r>
          <w:rPr>
            <w:rtl/>
          </w:rPr>
          <w:t xml:space="preserve">רמונים,</w:t>
        </w:r>
      </w:ins>
      <w:del w:id="109176" w:author="קלוד" w:date="2026-10-11T13:11:34Z">
        <w:r w:rsidRPr="006F178A">
          <w:rPr>
            <w:rtl/>
          </w:rPr>
          <w:delText xml:space="preserve">רמונים.</w:delText>
        </w:r>
      </w:del>
      <w:r w:rsidRPr="006F178A">
        <w:rPr>
          <w:rtl/>
        </w:rPr>
        <w:t xml:space="preserve"> </w:t>
      </w:r>
      <w:ins w:id="109173" w:author="קלוד" w:date="2026-10-11T13:11:34Z">
        <w:r>
          <w:rPr>
            <w:rtl/>
          </w:rPr>
          <w:t xml:space="preserve">שאם</w:t>
        </w:r>
      </w:ins>
      <w:del w:id="109174" w:author="קלוד" w:date="2026-10-11T13:11:34Z">
        <w:r w:rsidRPr="006F178A">
          <w:rPr>
            <w:rtl/>
          </w:rPr>
          <w:delText xml:space="preserve">דאל"ה</w:delText>
        </w:r>
      </w:del>
      <w:r w:rsidRPr="006F178A">
        <w:rPr>
          <w:rtl/>
        </w:rPr>
        <w:t xml:space="preserve"> </w:t>
      </w:r>
      <w:r w:rsidRPr="006F178A">
        <w:rPr>
          <w:rtl/>
        </w:rPr>
        <w:t xml:space="preserve">לא</w:t>
      </w:r>
      <w:r w:rsidRPr="006F178A">
        <w:rPr>
          <w:rtl/>
        </w:rPr>
        <w:t xml:space="preserve"> </w:t>
      </w:r>
      <w:ins w:id="109171" w:author="קלוד" w:date="2026-10-11T13:11:34Z">
        <w:r>
          <w:rPr>
            <w:rtl/>
          </w:rPr>
          <w:t xml:space="preserve">כן</w:t>
        </w:r>
      </w:ins>
      <w:del w:id="109172" w:author="קלוד" w:date="2026-10-11T13:11:34Z">
        <w:r w:rsidRPr="006F178A">
          <w:rPr>
            <w:rtl/>
          </w:rPr>
          <w:delText xml:space="preserve">מוכחא</w:delText>
        </w:r>
      </w:del>
      <w:r w:rsidRPr="006F178A">
        <w:rPr>
          <w:rtl/>
        </w:rPr>
        <w:t xml:space="preserve"> </w:t>
      </w:r>
      <w:ins w:id="91899" w:author="מנוע מכני" w:date="2026-10-11T12:04:39Z">
        <w:ins w:id="109169" w:author="קלוד" w:date="2026-10-11T13:11:34Z">
          <w:r>
            <w:rPr>
              <w:rtl/>
            </w:rPr>
            <w:t xml:space="preserve">אין הדבר מוכח.</w:t>
          </w:r>
        </w:ins>
        <w:del w:id="109170" w:author="קלוד" w:date="2026-10-11T13:11:34Z">
          <w:r>
            <w:rPr>
              <w:rtl/>
            </w:rPr>
            <w:delText xml:space="preserve">דבר</w:delText>
          </w:r>
          <w:r w:rsidRPr="006F178A">
            <w:rPr>
              <w:rtl/>
            </w:rPr>
            <w:delText xml:space="preserve">.</w:delText>
          </w:r>
        </w:del>
      </w:ins>
      <w:del w:id="91900" w:author="מנוע מכני" w:date="2026-10-11T12:04:39Z">
        <w:r w:rsidRPr="006F178A">
          <w:rPr>
            <w:rtl/>
          </w:rPr>
          <w:delText xml:space="preserve">מילתא</w:delText>
        </w:r>
      </w:del>
    </w:p>
    <w:p w:rsidR="00E9703F" w:rsidRPr="006F178A" w:rsidRDefault="00E9703F" w:rsidP="00E9703F">
      <w:pPr>
        <w:rPr>
          <w:rtl/>
        </w:rPr>
      </w:pPr>
      <w:r w:rsidRPr="006F178A">
        <w:rPr>
          <w:rtl/>
        </w:rPr>
        <w:t xml:space="preserve">משא"כ</w:t>
      </w:r>
      <w:r w:rsidRPr="006F178A">
        <w:rPr>
          <w:rtl/>
        </w:rPr>
        <w:t xml:space="preserve"> </w:t>
      </w:r>
      <w:ins w:id="109193" w:author="קלוד" w:date="2026-10-11T13:11:34Z">
        <w:r>
          <w:rPr>
            <w:rtl/>
          </w:rPr>
          <w:t xml:space="preserve">בשכר,</w:t>
        </w:r>
      </w:ins>
      <w:del w:id="109194" w:author="קלוד" w:date="2026-10-11T13:11:34Z">
        <w:r w:rsidRPr="006F178A">
          <w:rPr>
            <w:rtl/>
          </w:rPr>
          <w:delText xml:space="preserve">בשכר</w:delText>
        </w:r>
      </w:del>
      <w:r w:rsidRPr="006F178A">
        <w:rPr>
          <w:rtl/>
        </w:rPr>
        <w:t xml:space="preserve"> </w:t>
      </w:r>
      <w:ins w:id="109191" w:author="קלוד" w:date="2026-10-11T13:11:34Z">
        <w:r>
          <w:rPr>
            <w:rtl/>
          </w:rPr>
          <w:t xml:space="preserve">שיכול</w:t>
        </w:r>
      </w:ins>
      <w:del w:id="109192" w:author="קלוד" w:date="2026-10-11T13:11:34Z">
        <w:r w:rsidRPr="006F178A">
          <w:rPr>
            <w:rtl/>
          </w:rPr>
          <w:delText xml:space="preserve">דיכול</w:delText>
        </w:r>
      </w:del>
      <w:r w:rsidRPr="006F178A">
        <w:rPr>
          <w:rtl/>
        </w:rPr>
        <w:t xml:space="preserve"> לעשות שכר חדש ביו"ט </w:t>
      </w:r>
      <w:ins w:id="109189" w:author="קלוד" w:date="2026-10-11T13:11:34Z">
        <w:r>
          <w:rPr>
            <w:rtl/>
          </w:rPr>
          <w:t xml:space="preserve">אף</w:t>
        </w:r>
      </w:ins>
      <w:del w:id="109190" w:author="קלוד" w:date="2026-10-11T13:11:34Z">
        <w:r>
          <w:rPr>
            <w:rtl/>
          </w:rPr>
          <w:delText xml:space="preserve">אפי'</w:delText>
        </w:r>
      </w:del>
      <w:r w:rsidRPr="006F178A">
        <w:rPr>
          <w:rtl/>
        </w:rPr>
        <w:t xml:space="preserve"> שיש לו </w:t>
      </w:r>
      <w:ins w:id="109187" w:author="קלוד" w:date="2026-10-11T13:11:34Z">
        <w:r>
          <w:rPr>
            <w:rtl/>
          </w:rPr>
          <w:t xml:space="preserve">ישן,</w:t>
        </w:r>
      </w:ins>
      <w:del w:id="109188" w:author="קלוד" w:date="2026-10-11T13:11:34Z">
        <w:r w:rsidRPr="006F178A">
          <w:rPr>
            <w:rtl/>
          </w:rPr>
          <w:delText xml:space="preserve">שכר</w:delText>
        </w:r>
      </w:del>
      <w:r w:rsidRPr="006F178A">
        <w:rPr>
          <w:rtl/>
        </w:rPr>
        <w:t xml:space="preserve"> </w:t>
      </w:r>
      <w:ins w:id="109185" w:author="קלוד" w:date="2026-10-11T13:11:34Z">
        <w:r>
          <w:rPr>
            <w:rtl/>
          </w:rPr>
          <w:t xml:space="preserve">שאין</w:t>
        </w:r>
      </w:ins>
      <w:del w:id="109186" w:author="קלוד" w:date="2026-10-11T13:11:34Z">
        <w:r w:rsidRPr="006F178A">
          <w:rPr>
            <w:rtl/>
          </w:rPr>
          <w:delText xml:space="preserve">ישן</w:delText>
        </w:r>
      </w:del>
      <w:r w:rsidRPr="006F178A">
        <w:rPr>
          <w:rtl/>
        </w:rPr>
        <w:t xml:space="preserve"> </w:t>
      </w:r>
      <w:ins w:id="109183" w:author="קלוד" w:date="2026-10-11T13:11:34Z">
        <w:r>
          <w:rPr>
            <w:rtl/>
          </w:rPr>
          <w:t xml:space="preserve">הדבר</w:t>
        </w:r>
      </w:ins>
      <w:del w:id="109184" w:author="קלוד" w:date="2026-10-11T13:11:34Z">
        <w:r w:rsidRPr="006F178A">
          <w:rPr>
            <w:rtl/>
          </w:rPr>
          <w:delText xml:space="preserve">דלא</w:delText>
        </w:r>
      </w:del>
      <w:r w:rsidRPr="006F178A">
        <w:rPr>
          <w:rtl/>
        </w:rPr>
        <w:t xml:space="preserve"> </w:t>
      </w:r>
      <w:ins w:id="109181" w:author="קלוד" w:date="2026-10-11T13:11:34Z">
        <w:r>
          <w:rPr>
            <w:rtl/>
          </w:rPr>
          <w:t xml:space="preserve">מוכח.</w:t>
        </w:r>
      </w:ins>
      <w:del w:id="109182" w:author="קלוד" w:date="2026-10-11T13:11:34Z">
        <w:r w:rsidRPr="006F178A">
          <w:rPr>
            <w:rtl/>
          </w:rPr>
          <w:delText xml:space="preserve">מוכחא </w:delText>
        </w:r>
        <w:r>
          <w:rPr>
            <w:rtl/>
          </w:rPr>
          <w:delText xml:space="preserve">דבר</w:delText>
        </w:r>
        <w:r w:rsidRPr="006F178A">
          <w:rPr>
            <w:rtl/>
          </w:rPr>
          <w:delText xml:space="preserve">.</w:delText>
        </w:r>
      </w:del>
      <w:ins w:id="91901" w:author="מנוע מכני" w:date="2026-10-11T12:04:39Z"/>
      <w:del w:id="91902" w:author="מנוע מכני" w:date="2026-10-11T12:04:39Z">
        <w:r w:rsidRPr="006F178A">
          <w:rPr>
            <w:rtl/>
          </w:rPr>
          <w:delText xml:space="preserve">מילתא</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רבנן </w:t>
      </w:r>
      <w:r w:rsidRPr="006F178A">
        <w:rPr>
          <w:rStyle w:val="2fb"/>
          <w:rtl/>
        </w:rPr>
        <w:t xml:space="preserve">לרב אשי</w:t>
      </w:r>
      <w:r w:rsidRPr="006F178A">
        <w:rPr>
          <w:rtl/>
        </w:rPr>
        <w:t xml:space="preserve"> חזו </w:t>
      </w:r>
      <w:ins w:id="93741" w:author="מנוע מכני" w:date="2026-10-11T12:04:39Z">
        <w:r>
          <w:rPr>
            <w:rtl/>
          </w:rPr>
          <w:t xml:space="preserve">זה</w:t>
        </w:r>
      </w:ins>
      <w:del w:id="93742" w:author="מנוע מכני" w:date="2026-10-11T12:04:39Z">
        <w:r w:rsidRPr="006F178A">
          <w:rPr>
            <w:rtl/>
          </w:rPr>
          <w:delText xml:space="preserve">האי</w:delText>
        </w:r>
      </w:del>
      <w:r w:rsidRPr="006F178A">
        <w:rPr>
          <w:rtl/>
        </w:rPr>
        <w:t xml:space="preserve"> צורבא מרבנן </w:t>
      </w:r>
      <w:r w:rsidRPr="006F178A">
        <w:rPr>
          <w:rStyle w:val="2fb"/>
          <w:rtl/>
        </w:rPr>
        <w:t xml:space="preserve">רהב"ח</w:t>
      </w:r>
      <w:r w:rsidRPr="006F178A">
        <w:rPr>
          <w:rtl/>
        </w:rPr>
        <w:t xml:space="preserve"> חיו או חלוון], דהיה סותם ברז החבית עם שן שום כדי להצניע השום ומהני</w:t>
      </w:r>
      <w:r w:rsidRPr="006F178A">
        <w:rPr>
          <w:rFonts w:hint="cs"/>
          <w:rtl/>
        </w:rPr>
        <w:t>,</w:t>
      </w:r>
      <w:r w:rsidRPr="006F178A">
        <w:rPr>
          <w:rtl/>
        </w:rPr>
        <w:t xml:space="preserve"> וכן ישן במעבורת ועובר לצד הנהר השני.</w:t>
      </w:r>
    </w:p>
    <w:p w:rsidR="00E9703F" w:rsidRPr="006F178A" w:rsidRDefault="00E9703F" w:rsidP="00E9703F">
      <w:pPr>
        <w:rPr>
          <w:rtl/>
        </w:rPr>
      </w:pPr>
      <w:r w:rsidRPr="006F178A">
        <w:rPr>
          <w:b/>
          <w:bCs/>
          <w:rtl/>
        </w:rPr>
        <w:t>ודחתה הגמ'</w:t>
      </w:r>
      <w:r w:rsidRPr="006F178A">
        <w:rPr>
          <w:rtl/>
        </w:rPr>
        <w:t xml:space="preserve"> דהערמה בדרבנן היא וצורבא מרבנן </w:t>
      </w:r>
      <w:r w:rsidRPr="006F178A">
        <w:rPr>
          <w:rtl/>
        </w:rPr>
        <w:t xml:space="preserve">לא</w:t>
      </w:r>
      <w:r w:rsidRPr="006F178A">
        <w:rPr>
          <w:rtl/>
        </w:rPr>
        <w:t xml:space="preserve"> אתי </w:t>
      </w:r>
      <w:ins w:id="96309" w:author="מנוע מכני" w:date="2026-10-11T12:04:39Z">
        <w:r>
          <w:rPr>
            <w:rtl/>
          </w:rPr>
          <w:t xml:space="preserve">לעשות</w:t>
        </w:r>
      </w:ins>
      <w:del w:id="96310" w:author="מנוע מכני" w:date="2026-10-11T12:04:39Z">
        <w:r w:rsidRPr="006F178A">
          <w:rPr>
            <w:rtl/>
          </w:rPr>
          <w:delText xml:space="preserve">למיעבד</w:delText>
        </w:r>
      </w:del>
      <w:r w:rsidRPr="006F178A">
        <w:rPr>
          <w:rtl/>
        </w:rPr>
        <w:t xml:space="preserve"> </w:t>
      </w:r>
      <w:ins w:id="93743" w:author="מנוע מכני" w:date="2026-10-11T12:04:39Z">
        <w:r>
          <w:rPr>
            <w:rtl/>
          </w:rPr>
          <w:t xml:space="preserve">כך</w:t>
        </w:r>
      </w:ins>
      <w:del w:id="93744" w:author="מנוע מכני" w:date="2026-10-11T12:04:39Z">
        <w:r w:rsidRPr="006F178A">
          <w:rPr>
            <w:rtl/>
          </w:rPr>
          <w:delText xml:space="preserve">הכי</w:delText>
        </w:r>
      </w:del>
      <w:r w:rsidRPr="006F178A">
        <w:rPr>
          <w:rtl/>
        </w:rPr>
        <w:t xml:space="preserve"> לכתחילה.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37" w:author="קלוד" w:date="2026-10-11T09:07:15Z"/>
        </w:rPr>
      </w:pPr>
      <w:ins w:id="20636" w:author="קלוד" w:date="2026-10-11T09:07:15Z">
        <w:r>
          <w:t xml:space="preserve">משנה ב</w:t>
        </w:r>
      </w:ins>
    </w:p>
    <w:p w:rsidR="00E9703F" w:rsidRPr="009757B9" w:rsidRDefault="00E9703F" w:rsidP="00E9703F">
      <w:pPr>
        <w:pStyle w:val="afff9"/>
        <w:rPr>
          <w:del w:id="20367" w:author="קלוד" w:date="2026-10-11T09:07:15Z"/>
          <w:rStyle w:val="afffe"/>
          <w:b/>
          <w:bCs w:val="0"/>
          <w:sz w:val="20"/>
          <w:rtl/>
        </w:rPr>
      </w:pPr>
      <w:del w:id="20366" w:author="קלוד" w:date="2026-10-11T09:07:15Z">
        <w:r w:rsidRPr="00146180">
          <w:rPr>
            <w:rStyle w:val="afffe"/>
            <w:bCs w:val="0"/>
            <w:sz w:val="20"/>
            <w:rtl/>
          </w:rPr>
          <w:delText xml:space="preserve">משנה.</w:delText>
        </w:r>
      </w:del>
    </w:p>
    <w:p w:rsidR="00E9703F" w:rsidRPr="00F677B7" w:rsidRDefault="00E9703F" w:rsidP="00E9703F">
      <w:pPr>
        <w:pStyle w:val="afff9"/>
        <w:spacing w:before="120"/>
        <w:rPr>
          <w:rStyle w:val="afffe"/>
          <w:bCs w:val="0"/>
          <w:spacing w:val="0"/>
          <w:rtl/>
        </w:rPr>
        <w:pPrChange w:id="90108" w:author="קלוד" w:date="2026-10-11T12:09:42Z">
          <w:pPr>
            <w:pStyle w:val="afff9"/>
          </w:pPr>
        </w:pPrChange>
      </w:pPr>
      <w:r w:rsidRPr="00146180">
        <w:rPr>
          <w:rStyle w:val="afffe"/>
          <w:b w:val="0"/>
          <w:bCs w:val="0"/>
          <w:spacing w:val="0"/>
          <w:rtl/>
        </w:rPr>
        <w:t>נותנין מים ע"ג השמרים בשביל שיצולו. ומסננין את היין בסודרין, ובכפיפה מצרית.</w:t>
      </w:r>
    </w:p>
    <w:p w:rsidR="00E9703F" w:rsidRPr="009757B9" w:rsidRDefault="00E9703F" w:rsidP="00E9703F">
      <w:pPr>
        <w:pStyle w:val="afff9"/>
        <w:rPr>
          <w:rStyle w:val="afffe"/>
          <w:b/>
          <w:bCs w:val="0"/>
          <w:sz w:val="20"/>
          <w:rtl/>
        </w:rPr>
      </w:pPr>
      <w:r w:rsidRPr="00146180">
        <w:rPr>
          <w:rStyle w:val="afffe"/>
          <w:bCs w:val="0"/>
          <w:rtl/>
          <w:rPrChange w:id="40603" w:author="Claude" w:date="2026-10-11T09:07:39Z">
            <w:rPr>
              <w:rStyle w:val="afffe"/>
              <w:bCs w:val="0"/>
              <w:sz w:val="20"/>
              <w:rtl/>
            </w:rPr>
          </w:rPrChange>
        </w:rPr>
        <w:t>ונותנין ביצה במסננת של חרדל.</w:t>
      </w:r>
    </w:p>
    <w:p w:rsidR="00E9703F" w:rsidRPr="009757B9" w:rsidRDefault="00E9703F" w:rsidP="00E9703F">
      <w:pPr>
        <w:pStyle w:val="afff9"/>
        <w:rPr>
          <w:rStyle w:val="afffe"/>
          <w:b/>
          <w:bCs w:val="0"/>
          <w:sz w:val="20"/>
          <w:rtl/>
        </w:rPr>
      </w:pPr>
      <w:r w:rsidRPr="00146180">
        <w:rPr>
          <w:rStyle w:val="afffe"/>
          <w:bCs w:val="0"/>
          <w:rtl/>
          <w:rPrChange w:id="40604" w:author="Claude" w:date="2026-10-11T09:07:39Z">
            <w:rPr>
              <w:rStyle w:val="afffe"/>
              <w:bCs w:val="0"/>
              <w:sz w:val="20"/>
              <w:rtl/>
            </w:rPr>
          </w:rPrChange>
        </w:rPr>
        <w:t>ועושין אנומלין בשבת.</w:t>
      </w:r>
    </w:p>
    <w:p w:rsidR="00E9703F" w:rsidRPr="009757B9" w:rsidRDefault="00E9703F" w:rsidP="00E9703F">
      <w:pPr>
        <w:pStyle w:val="afff9"/>
        <w:rPr>
          <w:rStyle w:val="afffe"/>
          <w:b/>
          <w:bCs w:val="0"/>
          <w:sz w:val="20"/>
          <w:rtl/>
        </w:rPr>
      </w:pPr>
      <w:r w:rsidRPr="00146180">
        <w:rPr>
          <w:rStyle w:val="afffe"/>
          <w:bCs w:val="0"/>
          <w:rtl/>
          <w:rPrChange w:id="40605" w:author="Claude" w:date="2026-10-11T09:07:39Z">
            <w:rPr>
              <w:rStyle w:val="afffe"/>
              <w:bCs w:val="0"/>
              <w:sz w:val="20"/>
              <w:rtl/>
            </w:rPr>
          </w:rPrChange>
        </w:rPr>
        <w:t>רבי יהודה אומר: בשבת - בכוס, ביו"ט - בלגין, ובמועד - בחבית.</w:t>
      </w:r>
    </w:p>
    <w:p w:rsidR="00E9703F" w:rsidRPr="009757B9" w:rsidRDefault="00E9703F" w:rsidP="00E9703F">
      <w:pPr>
        <w:pStyle w:val="afff9"/>
        <w:rPr>
          <w:b/>
          <w:rtl/>
        </w:rPr>
      </w:pPr>
      <w:r w:rsidRPr="00146180">
        <w:rPr>
          <w:rStyle w:val="afffe"/>
          <w:bCs w:val="0"/>
          <w:rtl/>
          <w:rPrChange w:id="40606" w:author="Claude" w:date="2026-10-11T09:07:39Z">
            <w:rPr>
              <w:rStyle w:val="afffe"/>
              <w:bCs w:val="0"/>
              <w:sz w:val="20"/>
              <w:rtl/>
            </w:rPr>
          </w:rPrChange>
        </w:rPr>
        <w:t>רבי צדוק אומר: הכל לפי האורחין</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53" w:author="קלוד" w:date="2026-10-11T12:33:55Z"/>
        </w:rPr>
      </w:pPr>
      <w:ins w:id="90154" w:author="קלוד" w:date="2026-10-11T12:33:55Z">
        <w:r>
          <w:rPr>
            <w:color w:val="7B3F00"/>
          </w:rPr>
          <w:t xml:space="preserve">יין ומים צלולין לתוך המשמרת בשבת</w:t>
        </w:r>
      </w:ins>
    </w:p>
    <w:p w:rsidR="00E9703F" w:rsidRPr="00B3644D" w:rsidRDefault="00E9703F" w:rsidP="00E9703F">
      <w:pPr>
        <w:rPr>
          <w:spacing w:val="-2"/>
          <w:rtl/>
        </w:rPr>
      </w:pPr>
      <w:r w:rsidRPr="00B3644D">
        <w:rPr>
          <w:rFonts w:ascii="Fb Fontext" w:hAnsi="Fb Fontext"/>
          <w:spacing w:val="-2"/>
          <w:rtl/>
        </w:rPr>
        <w:t>•</w:t>
      </w:r>
      <w:r w:rsidRPr="00B3644D">
        <w:rPr>
          <w:rFonts w:ascii="Fb Fontext" w:hAnsi="Fb Fontext" w:hint="cs"/>
          <w:spacing w:val="-2"/>
          <w:rtl/>
        </w:rPr>
        <w:t xml:space="preserve"> </w:t>
      </w:r>
      <w:r w:rsidRPr="00B3644D">
        <w:rPr>
          <w:rStyle w:val="2fb"/>
          <w:rFonts w:ascii="Fb Fontext" w:hAnsi="Fb Fontext"/>
          <w:spacing w:val="-2"/>
          <w:rtl/>
        </w:rPr>
        <w:t xml:space="preserve">זעירי</w:t>
      </w:r>
      <w:r w:rsidRPr="00B3644D">
        <w:rPr>
          <w:rFonts w:ascii="Fb Fontext" w:hAnsi="Fb Fontext"/>
          <w:spacing w:val="-2"/>
          <w:rtl/>
        </w:rPr>
        <w:t xml:space="preserve">- נותן אדם יין צלול ומים צלולין לתוך המשמרת בשבת ואינו חושש. אבל עכורין - </w:t>
      </w:r>
      <w:r w:rsidRPr="00B3644D">
        <w:rPr>
          <w:rFonts w:ascii="Fb Fontext" w:hAnsi="Fb Fontext"/>
          <w:spacing w:val="-2"/>
          <w:rtl/>
        </w:rPr>
        <w:t xml:space="preserve">לא</w:t>
      </w:r>
      <w:r w:rsidRPr="00B3644D">
        <w:rPr>
          <w:rFonts w:ascii="Fb Fontext" w:hAnsi="Fb Fontext"/>
          <w:spacing w:val="-2"/>
          <w:rtl/>
        </w:rPr>
        <w:t xml:space="preserve">.</w:t>
      </w:r>
    </w:p>
    <w:p w:rsidR="00E9703F" w:rsidRPr="00B3644D" w:rsidRDefault="00E9703F" w:rsidP="00E9703F">
      <w:pPr>
        <w:rPr>
          <w:spacing w:val="-2"/>
          <w:rtl/>
        </w:rPr>
      </w:pPr>
      <w:ins w:id="109201" w:author="קלוד" w:date="2026-10-11T13:11:34Z">
        <w:r>
          <w:rPr>
            <w:spacing w:val="-2"/>
            <w:rtl/>
          </w:rPr>
          <w:t xml:space="preserve">ומה</w:t>
        </w:r>
      </w:ins>
      <w:del w:id="109202" w:author="קלוד" w:date="2026-10-11T13:11:34Z">
        <w:r w:rsidRPr="00B3644D">
          <w:rPr>
            <w:spacing w:val="-2"/>
            <w:rtl/>
          </w:rPr>
          <w:delText xml:space="preserve">והא</w:delText>
        </w:r>
      </w:del>
      <w:r w:rsidRPr="00B3644D">
        <w:rPr>
          <w:spacing w:val="-2"/>
          <w:rtl/>
        </w:rPr>
        <w:t xml:space="preserve"> </w:t>
      </w:r>
      <w:ins w:id="109199" w:author="קלוד" w:date="2026-10-11T13:11:34Z">
        <w:r>
          <w:rPr>
            <w:rStyle w:val="2fb"/>
            <w:spacing w:val="-2"/>
            <w:rtl/>
          </w:rPr>
          <w:t xml:space="preserve">שאמר</w:t>
        </w:r>
      </w:ins>
      <w:del w:id="109200" w:author="קלוד" w:date="2026-10-11T13:11:34Z">
        <w:r w:rsidRPr="00B3644D">
          <w:rPr>
            <w:rStyle w:val="2fb"/>
            <w:spacing w:val="-2"/>
            <w:rtl/>
          </w:rPr>
          <w:delText xml:space="preserve">דרשב"ג</w:delText>
        </w:r>
      </w:del>
      <w:r w:rsidRPr="00B3644D">
        <w:rPr>
          <w:spacing w:val="-2"/>
          <w:rtl/>
        </w:rPr>
        <w:t xml:space="preserve"> </w:t>
      </w:r>
      <w:ins w:id="109197" w:author="קלוד" w:date="2026-10-11T13:11:34Z">
        <w:r>
          <w:rPr>
            <w:spacing w:val="-2"/>
            <w:rtl/>
          </w:rPr>
          <w:t xml:space="preserve">רשב"ג: טורד</w:t>
        </w:r>
      </w:ins>
      <w:del w:id="109198" w:author="קלוד" w:date="2026-10-11T13:11:34Z">
        <w:r w:rsidRPr="00B3644D">
          <w:rPr>
            <w:spacing w:val="-2"/>
            <w:rtl/>
          </w:rPr>
          <w:delText xml:space="preserve">דטורד</w:delText>
        </w:r>
      </w:del>
      <w:r w:rsidRPr="00B3644D">
        <w:rPr>
          <w:spacing w:val="-2"/>
          <w:rtl/>
        </w:rPr>
        <w:t xml:space="preserve"> אדם חבית של יין, יינה ושמריה, ונותן לתוך המשמרת בשבת ואינו </w:t>
      </w:r>
      <w:ins w:id="109195" w:author="קלוד" w:date="2026-10-11T13:11:34Z">
        <w:r>
          <w:rPr>
            <w:spacing w:val="-2"/>
            <w:rtl/>
          </w:rPr>
          <w:t xml:space="preserve">חושש,</w:t>
        </w:r>
      </w:ins>
      <w:del w:id="109196" w:author="קלוד" w:date="2026-10-11T13:11:34Z">
        <w:r w:rsidRPr="00B3644D">
          <w:rPr>
            <w:spacing w:val="-2"/>
            <w:rtl/>
          </w:rPr>
          <w:delText xml:space="preserve">חושש.</w:delText>
        </w:r>
      </w:del>
    </w:p>
    <w:p>
      <w:pPr>
        <w:pStyle w:val="38"/>
        <w:rPr>
          <w:ins w:id="98993" w:author="מנוע מכני" w:date="2026-10-11T12:04:39Z"/>
        </w:rPr>
      </w:pPr>
      <w:r w:rsidRPr="006F178A">
        <w:t xml:space="preserve">- תרגמה זעירי:</w:t>
      </w:r>
    </w:p>
    <w:p w:rsidR="00E9703F" w:rsidRPr="006F178A" w:rsidRDefault="00E9703F" w:rsidP="00E9703F">
      <w:pPr>
        <w:rPr>
          <w:rtl/>
        </w:rPr>
      </w:pPr>
      <w:del w:id="98994" w:author="מנוע מכני" w:date="2026-10-11T12:04:39Z">
        <w:r w:rsidRPr="006F178A">
          <w:rPr>
            <w:rtl/>
          </w:rPr>
          <w:delText xml:space="preserve"> </w:delText>
        </w:r>
      </w:del>
      <w:r w:rsidRPr="006F178A">
        <w:rPr>
          <w:rtl/>
        </w:rPr>
        <w:t xml:space="preserve">בין הגיתות </w:t>
      </w:r>
      <w:ins w:id="109209" w:author="קלוד" w:date="2026-10-11T13:11:34Z">
        <w:r>
          <w:rPr>
            <w:rtl/>
          </w:rPr>
          <w:t xml:space="preserve">שנו,</w:t>
        </w:r>
      </w:ins>
      <w:del w:id="109210" w:author="קלוד" w:date="2026-10-11T13:11:34Z">
        <w:r w:rsidRPr="006F178A">
          <w:rPr>
            <w:rtl/>
          </w:rPr>
          <w:delText xml:space="preserve">שנו.</w:delText>
        </w:r>
      </w:del>
      <w:r w:rsidRPr="006F178A">
        <w:rPr>
          <w:rtl/>
        </w:rPr>
        <w:t xml:space="preserve"> </w:t>
      </w:r>
      <w:ins w:id="109207" w:author="קלוד" w:date="2026-10-11T13:11:34Z">
        <w:r>
          <w:rPr>
            <w:rtl/>
          </w:rPr>
          <w:t xml:space="preserve">ומותר</w:t>
        </w:r>
      </w:ins>
      <w:del w:id="109208" w:author="קלוד" w:date="2026-10-11T13:11:34Z">
        <w:r w:rsidRPr="006F178A">
          <w:rPr>
            <w:rtl/>
          </w:rPr>
          <w:delText xml:space="preserve">דשרי</w:delText>
        </w:r>
      </w:del>
      <w:r w:rsidRPr="006F178A">
        <w:rPr>
          <w:rtl/>
        </w:rPr>
        <w:t xml:space="preserve"> </w:t>
      </w:r>
      <w:ins w:id="109205" w:author="קלוד" w:date="2026-10-11T13:11:34Z">
        <w:r>
          <w:rPr>
            <w:rtl/>
          </w:rPr>
          <w:t xml:space="preserve">שאין</w:t>
        </w:r>
      </w:ins>
      <w:del w:id="109206" w:author="קלוד" w:date="2026-10-11T13:11:34Z">
        <w:r w:rsidRPr="006F178A">
          <w:rPr>
            <w:rtl/>
          </w:rPr>
          <w:delText xml:space="preserve">דאין</w:delText>
        </w:r>
      </w:del>
      <w:r w:rsidRPr="006F178A">
        <w:rPr>
          <w:rtl/>
        </w:rPr>
        <w:t xml:space="preserve"> זה </w:t>
      </w:r>
      <w:ins w:id="109203" w:author="קלוד" w:date="2026-10-11T13:11:34Z">
        <w:r>
          <w:rPr>
            <w:b/>
            <w:bCs/>
            <w:rtl/>
          </w:rPr>
          <w:t xml:space="preserve">תיקון,</w:t>
        </w:r>
      </w:ins>
      <w:del w:id="109204" w:author="קלוד" w:date="2026-10-11T13:11:34Z">
        <w:r w:rsidRPr="006F178A">
          <w:rPr>
            <w:b/>
            <w:bCs/>
            <w:rtl/>
          </w:rPr>
          <w:delText xml:space="preserve">תיקו</w:delText>
        </w:r>
        <w:r w:rsidRPr="006F178A">
          <w:rPr>
            <w:rtl/>
          </w:rPr>
          <w:delText xml:space="preserve">ן</w:delText>
        </w:r>
      </w:del>
      <w:r w:rsidRPr="006F178A">
        <w:rPr>
          <w:rtl/>
        </w:rPr>
        <w:t xml:space="preserve"> שכל היינות עכורין שם.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w:t>
      </w:r>
    </w:p>
    <w:p>
      <w:pPr>
        <w:pStyle w:val="afffff8"/>
        <w:rPr>
          <w:ins w:id="90151" w:author="קלוד" w:date="2026-10-11T12:33:55Z"/>
        </w:rPr>
      </w:pPr>
      <w:ins w:id="90152" w:author="קלוד" w:date="2026-10-11T12:33:55Z">
        <w:r>
          <w:rPr>
            <w:color w:val="7B3F00"/>
          </w:rPr>
          <w:t xml:space="preserve">סינון יין בסודר ובכפיפה מצרית - גומא ואוהל</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מסננין את היין בסודרי</w:t>
      </w:r>
      <w:r w:rsidRPr="006F178A">
        <w:rPr>
          <w:rFonts w:ascii="Fb Fontext" w:hAnsi="Fb Fontext"/>
          <w:rtl/>
        </w:rPr>
        <w:t xml:space="preserve">ן. </w:t>
      </w:r>
      <w:r w:rsidRPr="006F178A">
        <w:rPr>
          <w:rStyle w:val="2fb"/>
          <w:rFonts w:ascii="Fb Fontext" w:hAnsi="Fb Fontext"/>
          <w:rtl/>
        </w:rPr>
        <w:t xml:space="preserve">רשב"ח</w:t>
      </w:r>
      <w:r w:rsidRPr="006F178A">
        <w:rPr>
          <w:rFonts w:ascii="Fb Fontext" w:hAnsi="Fb Fontext"/>
          <w:rtl/>
        </w:rPr>
        <w:t xml:space="preserve"> ובלבד שלא יעשה גומא.</w:t>
      </w:r>
    </w:p>
    <w:p w:rsidR="00E9703F"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ובכפיפה מצרית</w:t>
      </w:r>
      <w:r w:rsidRPr="006F178A">
        <w:rPr>
          <w:rtl/>
        </w:rPr>
        <w:t xml:space="preserve">. </w:t>
      </w:r>
      <w:r w:rsidRPr="006F178A">
        <w:rPr>
          <w:rStyle w:val="2fb"/>
          <w:rtl/>
        </w:rPr>
        <w:t xml:space="preserve">רב</w:t>
      </w:r>
      <w:r w:rsidRPr="006F178A">
        <w:rPr>
          <w:rtl/>
        </w:rPr>
        <w:t xml:space="preserve">: ובלבד שלא יגביה מקרקעיתו של כלי טפח. [אוהל]</w:t>
      </w:r>
    </w:p>
    <w:p>
      <w:pPr>
        <w:pStyle w:val="38"/>
        <w:rPr>
          <w:ins w:id="98995" w:author="מנוע מכני" w:date="2026-10-11T12:04:39Z"/>
        </w:rPr>
      </w:pPr>
      <w:r w:rsidRPr="006F178A">
        <w:lastRenderedPageBreak/>
        <w:t xml:space="preserve">רב:</w:t>
      </w:r>
    </w:p>
    <w:p w:rsidR="00E9703F" w:rsidRDefault="00E9703F" w:rsidP="00E9703F">
      <w:pPr>
        <w:rPr>
          <w:rtl/>
        </w:rPr>
      </w:pPr>
      <w:del w:id="98996" w:author="מנוע מכני" w:date="2026-10-11T12:04:39Z">
        <w:r w:rsidRPr="006F178A">
          <w:rPr>
            <w:rtl/>
          </w:rPr>
          <w:lastRenderedPageBreak/>
          <w:delText xml:space="preserve"> </w:delText>
        </w:r>
      </w:del>
      <w:ins w:id="93745" w:author="מנוע מכני" w:date="2026-10-11T12:04:39Z">
        <w:r>
          <w:rPr>
            <w:rtl/>
          </w:rPr>
          <w:t xml:space="preserve">זה</w:t>
        </w:r>
      </w:ins>
      <w:del w:id="93746" w:author="מנוע מכני" w:date="2026-10-11T12:04:39Z">
        <w:r w:rsidRPr="006F178A">
          <w:rPr>
            <w:rtl/>
          </w:rPr>
          <w:lastRenderedPageBreak/>
          <w:delText xml:space="preserve">האי</w:delText>
        </w:r>
      </w:del>
      <w:r w:rsidRPr="006F178A">
        <w:rPr>
          <w:rtl/>
        </w:rPr>
        <w:lastRenderedPageBreak/>
        <w:t xml:space="preserve"> פרונקא, אפלגיה דכובא [מכסה] - </w:t>
      </w:r>
      <w:ins w:id="109211" w:author="קלוד" w:date="2026-10-11T13:11:34Z">
        <w:r>
          <w:rPr>
            <w:rtl/>
          </w:rPr>
          <w:t xml:space="preserve">מותר,</w:t>
        </w:r>
      </w:ins>
      <w:del w:id="109212" w:author="קלוד" w:date="2026-10-11T13:11:34Z">
        <w:r w:rsidRPr="006F178A">
          <w:rPr>
            <w:rtl/>
          </w:rPr>
          <w:lastRenderedPageBreak/>
          <w:delText xml:space="preserve">שרי,</w:delText>
        </w:r>
      </w:del>
      <w:r w:rsidRPr="006F178A">
        <w:rPr>
          <w:rtl/>
        </w:rPr>
        <w:lastRenderedPageBreak/>
        <w:t xml:space="preserve"> אכוליה כובא - אסור. [אוהל]</w:t>
      </w:r>
    </w:p>
    <w:p w:rsidR="00E9703F" w:rsidRPr="009757B9" w:rsidRDefault="00E9703F" w:rsidP="00E9703F">
      <w:pPr>
        <w:rPr>
          <w:rFonts w:cs="Guttman Vilna"/>
          <w:b/>
          <w:bCs/>
          <w:rtl/>
        </w:rPr>
      </w:pPr>
      <w:ins w:id="109221" w:author="קלוד" w:date="2026-10-11T13:11:34Z">
        <w:r>
          <w:rPr>
            <w:rStyle w:val="2fb"/>
            <w:rtl/>
          </w:rPr>
          <w:t xml:space="preserve">ר"פ:</w:t>
        </w:r>
      </w:ins>
      <w:del w:id="109222" w:author="קלוד" w:date="2026-10-11T13:11:34Z">
        <w:r w:rsidRPr="006F178A">
          <w:rPr>
            <w:rStyle w:val="2fb"/>
            <w:rtl/>
          </w:rPr>
          <w:delText xml:space="preserve">ר"פ</w:delText>
        </w:r>
      </w:del>
      <w:r w:rsidRPr="006F178A">
        <w:rPr>
          <w:rtl/>
        </w:rPr>
        <w:t xml:space="preserve"> </w:t>
      </w:r>
      <w:r w:rsidRPr="006F178A">
        <w:rPr>
          <w:rtl/>
        </w:rPr>
        <w:t xml:space="preserve">לא</w:t>
      </w:r>
      <w:r w:rsidRPr="006F178A">
        <w:rPr>
          <w:rtl/>
        </w:rPr>
        <w:t xml:space="preserve"> </w:t>
      </w:r>
      <w:ins w:id="90611" w:author="Claude - סמנטי" w:date="2026-10-11T12:28:21Z">
        <w:r>
          <w:rPr>
            <w:rtl/>
          </w:rPr>
          <w:t xml:space="preserve">יהדק</w:t>
        </w:r>
      </w:ins>
      <w:del w:id="90612" w:author="Claude - סמנטי" w:date="2026-10-11T12:28:21Z">
        <w:r w:rsidRPr="006F178A">
          <w:rPr>
            <w:rtl/>
          </w:rPr>
          <w:delText xml:space="preserve">ניהדק</w:delText>
        </w:r>
      </w:del>
      <w:r w:rsidRPr="006F178A">
        <w:rPr>
          <w:rtl/>
        </w:rPr>
        <w:t xml:space="preserve"> </w:t>
      </w:r>
      <w:ins w:id="96229" w:author="מנוע מכני" w:date="2026-10-11T12:04:39Z">
        <w:r>
          <w:rPr>
            <w:rtl/>
          </w:rPr>
          <w:t xml:space="preserve">אדם</w:t>
        </w:r>
      </w:ins>
      <w:del w:id="96230" w:author="מנוע מכני" w:date="2026-10-11T12:04:39Z">
        <w:r w:rsidRPr="006F178A">
          <w:rPr>
            <w:rtl/>
          </w:rPr>
          <w:delText xml:space="preserve">איניש</w:delText>
        </w:r>
      </w:del>
      <w:r w:rsidRPr="006F178A">
        <w:rPr>
          <w:rtl/>
        </w:rPr>
        <w:t xml:space="preserve"> קסמים </w:t>
      </w:r>
      <w:r>
        <w:rPr>
          <w:rtl/>
        </w:rPr>
        <w:t>וכו'</w:t>
      </w:r>
      <w:r w:rsidRPr="006F178A">
        <w:rPr>
          <w:rtl/>
        </w:rPr>
        <w:t xml:space="preserve"> </w:t>
      </w:r>
      <w:ins w:id="109219" w:author="קלוד" w:date="2026-10-11T13:11:34Z">
        <w:r>
          <w:rPr>
            <w:rtl/>
          </w:rPr>
          <w:t xml:space="preserve">בפי</w:t>
        </w:r>
      </w:ins>
      <w:del w:id="109220" w:author="קלוד" w:date="2026-10-11T13:11:34Z">
        <w:r w:rsidRPr="006F178A">
          <w:rPr>
            <w:rtl/>
          </w:rPr>
          <w:delText xml:space="preserve">בפומיה</w:delText>
        </w:r>
      </w:del>
      <w:r w:rsidRPr="006F178A">
        <w:rPr>
          <w:rtl/>
        </w:rPr>
        <w:t xml:space="preserve"> </w:t>
      </w:r>
      <w:ins w:id="109217" w:author="קלוד" w:date="2026-10-11T13:11:34Z">
        <w:r>
          <w:rPr>
            <w:rtl/>
          </w:rPr>
          <w:t xml:space="preserve">כוזני</w:t>
        </w:r>
      </w:ins>
      <w:del w:id="109218" w:author="קלוד" w:date="2026-10-11T13:11:34Z">
        <w:r w:rsidRPr="006F178A">
          <w:rPr>
            <w:rtl/>
          </w:rPr>
          <w:delText xml:space="preserve">דכוזני</w:delText>
        </w:r>
      </w:del>
      <w:r w:rsidRPr="006F178A">
        <w:rPr>
          <w:rtl/>
        </w:rPr>
        <w:t xml:space="preserve"> </w:t>
      </w:r>
      <w:ins w:id="90609" w:author="Claude - סמנטי" w:date="2026-10-11T12:28:21Z">
        <w:ins w:id="109215" w:author="קלוד" w:date="2026-10-11T13:11:34Z">
          <w:r>
            <w:rPr>
              <w:rtl/>
            </w:rPr>
            <w:t xml:space="preserve">החבית,</w:t>
          </w:r>
        </w:ins>
        <w:del w:id="109216" w:author="קלוד" w:date="2026-10-11T13:11:34Z">
          <w:r>
            <w:rPr>
              <w:rtl/>
            </w:rPr>
            <w:delText xml:space="preserve">של חבית</w:delText>
          </w:r>
          <w:r w:rsidRPr="006F178A">
            <w:rPr>
              <w:rtl/>
            </w:rPr>
            <w:delText xml:space="preserve">,</w:delText>
          </w:r>
        </w:del>
      </w:ins>
      <w:del w:id="90610" w:author="Claude - סמנטי" w:date="2026-10-11T12:28:21Z">
        <w:r w:rsidRPr="006F178A">
          <w:rPr>
            <w:rtl/>
          </w:rPr>
          <w:delText xml:space="preserve">דחביתא</w:delText>
        </w:r>
      </w:del>
      <w:r w:rsidRPr="006F178A">
        <w:rPr>
          <w:rtl/>
        </w:rPr>
        <w:t xml:space="preserve"> משום </w:t>
      </w:r>
      <w:ins w:id="109213" w:author="קלוד" w:date="2026-10-11T13:11:34Z">
        <w:r>
          <w:rPr>
            <w:rtl/>
          </w:rPr>
          <w:t xml:space="preserve">שנראה</w:t>
        </w:r>
      </w:ins>
      <w:del w:id="109214" w:author="קלוד" w:date="2026-10-11T13:11:34Z">
        <w:r w:rsidRPr="006F178A">
          <w:rPr>
            <w:rtl/>
          </w:rPr>
          <w:delText xml:space="preserve">דמיחזי</w:delText>
        </w:r>
      </w:del>
      <w:r w:rsidRPr="006F178A">
        <w:rPr>
          <w:rtl/>
        </w:rPr>
        <w:t xml:space="preserve"> כמשמרת.</w:t>
      </w:r>
    </w:p>
    <w:p w:rsidR="00E9703F" w:rsidRPr="009757B9" w:rsidRDefault="00E9703F" w:rsidP="00E9703F">
      <w:pPr>
        <w:rPr>
          <w:rFonts w:cs="Guttman Vilna"/>
          <w:b/>
          <w:bCs/>
          <w:rtl/>
        </w:rPr>
      </w:pPr>
      <w:ins w:id="109237" w:author="קלוד" w:date="2026-10-11T13:11:34Z">
        <w:r>
          <w:rPr>
            <w:rtl/>
          </w:rPr>
          <w:t xml:space="preserve">בבית</w:t>
        </w:r>
      </w:ins>
      <w:del w:id="109238" w:author="קלוד" w:date="2026-10-11T13:11:34Z">
        <w:r w:rsidRPr="006F178A">
          <w:rPr>
            <w:rtl/>
          </w:rPr>
          <w:delText xml:space="preserve">דבי</w:delText>
        </w:r>
      </w:del>
      <w:r w:rsidRPr="006F178A">
        <w:rPr>
          <w:rtl/>
        </w:rPr>
        <w:t xml:space="preserve"> </w:t>
      </w:r>
      <w:ins w:id="90623" w:author="מנוע מכני" w:date="2026-10-11T12:04:39Z">
        <w:r>
          <w:rPr>
            <w:rStyle w:val="2fb"/>
            <w:rtl/>
          </w:rPr>
          <w:t xml:space="preserve">ר"פ</w:t>
        </w:r>
      </w:ins>
      <w:del w:id="90624" w:author="מנוע מכני" w:date="2026-10-11T12:04:39Z">
        <w:r w:rsidRPr="006F178A">
          <w:rPr>
            <w:rtl/>
          </w:rPr>
          <w:delText xml:space="preserve">רב פפא</w:delText>
        </w:r>
      </w:del>
      <w:r w:rsidRPr="006F178A">
        <w:rPr>
          <w:rtl/>
        </w:rPr>
        <w:t xml:space="preserve"> </w:t>
      </w:r>
      <w:ins w:id="109235" w:author="קלוד" w:date="2026-10-11T13:11:34Z">
        <w:r>
          <w:rPr>
            <w:rtl/>
          </w:rPr>
          <w:t xml:space="preserve">היו</w:t>
        </w:r>
      </w:ins>
      <w:del w:id="109236" w:author="קלוד" w:date="2026-10-11T13:11:34Z">
        <w:r w:rsidRPr="006F178A">
          <w:rPr>
            <w:rtl/>
          </w:rPr>
          <w:delText xml:space="preserve">שאפו</w:delText>
        </w:r>
      </w:del>
      <w:r w:rsidRPr="006F178A">
        <w:rPr>
          <w:rtl/>
        </w:rPr>
        <w:t xml:space="preserve"> </w:t>
      </w:r>
      <w:ins w:id="109233" w:author="קלוד" w:date="2026-10-11T13:11:34Z">
        <w:r>
          <w:rPr>
            <w:rtl/>
          </w:rPr>
          <w:t xml:space="preserve">שופכים</w:t>
        </w:r>
      </w:ins>
      <w:del w:id="109234" w:author="קלוד" w:date="2026-10-11T13:11:34Z">
        <w:r w:rsidRPr="006F178A">
          <w:rPr>
            <w:rtl/>
          </w:rPr>
          <w:delText xml:space="preserve">שיכרא</w:delText>
        </w:r>
      </w:del>
      <w:r w:rsidRPr="006F178A">
        <w:rPr>
          <w:rtl/>
        </w:rPr>
        <w:t xml:space="preserve"> </w:t>
      </w:r>
      <w:ins w:id="94455" w:author="מנוע מכני" w:date="2026-10-11T12:04:39Z">
        <w:ins w:id="109231" w:author="קלוד" w:date="2026-10-11T13:11:34Z">
          <w:r>
            <w:rPr>
              <w:rtl/>
            </w:rPr>
            <w:t xml:space="preserve">שכר</w:t>
          </w:r>
        </w:ins>
        <w:del w:id="109232" w:author="קלוד" w:date="2026-10-11T13:11:34Z">
          <w:r>
            <w:rPr>
              <w:rtl/>
            </w:rPr>
            <w:delText xml:space="preserve">ממנין</w:delText>
          </w:r>
        </w:del>
      </w:ins>
      <w:del w:id="94456" w:author="מנוע מכני" w:date="2026-10-11T12:04:39Z">
        <w:r w:rsidRPr="006F178A">
          <w:rPr>
            <w:rtl/>
          </w:rPr>
          <w:delText xml:space="preserve">ממנא</w:delText>
        </w:r>
      </w:del>
      <w:r w:rsidRPr="006F178A">
        <w:rPr>
          <w:rtl/>
        </w:rPr>
        <w:t xml:space="preserve"> </w:t>
      </w:r>
      <w:ins w:id="94457" w:author="מנוע מכני" w:date="2026-10-11T12:04:39Z">
        <w:ins w:id="109229" w:author="קלוד" w:date="2026-10-11T13:11:34Z">
          <w:r>
            <w:rPr>
              <w:rtl/>
            </w:rPr>
            <w:t xml:space="preserve">מכלי לכלי,</w:t>
          </w:r>
        </w:ins>
        <w:del w:id="109230" w:author="קלוד" w:date="2026-10-11T13:11:34Z">
          <w:r>
            <w:rPr>
              <w:rtl/>
            </w:rPr>
            <w:delText xml:space="preserve">למנין</w:delText>
          </w:r>
          <w:r w:rsidRPr="006F178A">
            <w:rPr>
              <w:rtl/>
            </w:rPr>
            <w:delText xml:space="preserve">.</w:delText>
          </w:r>
        </w:del>
      </w:ins>
      <w:del w:id="94458" w:author="מנוע מכני" w:date="2026-10-11T12:04:39Z">
        <w:r w:rsidRPr="006F178A">
          <w:rPr>
            <w:rtl/>
          </w:rPr>
          <w:delText xml:space="preserve">למנא</w:delText>
        </w:r>
      </w:del>
      <w:r w:rsidRPr="006F178A">
        <w:rPr>
          <w:rtl/>
        </w:rPr>
        <w:t xml:space="preserve"> וניצוצות </w:t>
      </w:r>
      <w:ins w:id="109227" w:author="קלוד" w:date="2026-10-11T13:11:34Z">
        <w:r>
          <w:rPr>
            <w:rtl/>
          </w:rPr>
          <w:t xml:space="preserve">לבית</w:t>
        </w:r>
      </w:ins>
      <w:del w:id="109228" w:author="קלוד" w:date="2026-10-11T13:11:34Z">
        <w:r w:rsidRPr="006F178A">
          <w:rPr>
            <w:rtl/>
          </w:rPr>
          <w:delText xml:space="preserve">לבי</w:delText>
        </w:r>
      </w:del>
      <w:r w:rsidRPr="006F178A">
        <w:rPr>
          <w:rtl/>
        </w:rPr>
        <w:t xml:space="preserve"> </w:t>
      </w:r>
      <w:ins w:id="90625" w:author="מנוע מכני" w:date="2026-10-11T12:04:39Z">
        <w:r>
          <w:rPr>
            <w:rStyle w:val="2fb"/>
            <w:rtl/>
          </w:rPr>
          <w:t xml:space="preserve">ר"פ</w:t>
        </w:r>
      </w:ins>
      <w:del w:id="90626" w:author="מנוע מכני" w:date="2026-10-11T12:04:39Z">
        <w:r w:rsidRPr="006F178A">
          <w:rPr>
            <w:rtl/>
          </w:rPr>
          <w:delText xml:space="preserve">רב פפא</w:delText>
        </w:r>
      </w:del>
      <w:r w:rsidRPr="006F178A">
        <w:rPr>
          <w:rtl/>
        </w:rPr>
        <w:t xml:space="preserve"> </w:t>
      </w:r>
      <w:ins w:id="109225" w:author="קלוד" w:date="2026-10-11T13:11:34Z">
        <w:r>
          <w:rPr>
            <w:rtl/>
          </w:rPr>
          <w:t xml:space="preserve">אינן</w:t>
        </w:r>
      </w:ins>
      <w:del w:id="109226" w:author="קלוד" w:date="2026-10-11T13:11:34Z">
        <w:r w:rsidRPr="006F178A">
          <w:rPr>
            <w:rtl/>
          </w:rPr>
          <w:delText xml:space="preserve">לא</w:delText>
        </w:r>
      </w:del>
      <w:r w:rsidRPr="006F178A">
        <w:rPr>
          <w:rtl/>
        </w:rPr>
        <w:t xml:space="preserve"> </w:t>
      </w:r>
      <w:ins w:id="109223" w:author="קלוד" w:date="2026-10-11T13:11:34Z">
        <w:r>
          <w:rPr>
            <w:rtl/>
          </w:rPr>
          <w:t xml:space="preserve">חשובות.</w:t>
        </w:r>
      </w:ins>
      <w:del w:id="109224" w:author="קלוד" w:date="2026-10-11T13:11:34Z">
        <w:r w:rsidRPr="006F178A">
          <w:rPr>
            <w:rtl/>
          </w:rPr>
          <w:delText xml:space="preserve">חשיבי.</w:delText>
        </w:r>
      </w:del>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ונותנין ביצה במסננת.</w:t>
      </w:r>
      <w:r w:rsidRPr="006F178A">
        <w:rPr>
          <w:rStyle w:val="afffe"/>
          <w:rFonts w:ascii="Fb Fontext" w:hAnsi="Fb Fontext" w:hint="cs"/>
          <w:rtl/>
        </w:rPr>
        <w:t xml:space="preserve"> </w:t>
      </w:r>
      <w:r w:rsidRPr="006F178A">
        <w:rPr>
          <w:rtl/>
        </w:rPr>
        <w:t>והיינו לצורך הלחמון שהוא רק לגוון ואין בזה ברירה.</w:t>
      </w:r>
    </w:p>
    <w:p>
      <w:pPr>
        <w:pStyle w:val="afffff8"/>
        <w:rPr>
          <w:ins w:id="90149" w:author="קלוד" w:date="2026-10-11T12:33:55Z"/>
        </w:rPr>
      </w:pPr>
      <w:ins w:id="90150" w:author="קלוד" w:date="2026-10-11T12:33:55Z">
        <w:r>
          <w:rPr>
            <w:color w:val="7B3F00"/>
          </w:rPr>
          <w:t xml:space="preserve">חרדל ששלשו מערב שבת - מימוח בכלי או ביד</w:t>
        </w:r>
      </w:ins>
    </w:p>
    <w:p w:rsidR="00E9703F" w:rsidRDefault="00E9703F" w:rsidP="00E9703F">
      <w:pPr>
        <w:rPr>
          <w:rtl/>
        </w:rPr>
      </w:pPr>
      <w:r w:rsidRPr="0099085C">
        <w:rPr>
          <w:b/>
          <w:bCs/>
          <w:rtl/>
        </w:rPr>
        <w:t>•</w:t>
      </w:r>
      <w:r w:rsidRPr="0099085C">
        <w:rPr>
          <w:rFonts w:hint="cs"/>
          <w:b/>
          <w:bCs/>
          <w:rtl/>
        </w:rPr>
        <w:t xml:space="preserve"> </w:t>
      </w:r>
      <w:r w:rsidRPr="0099085C">
        <w:rPr>
          <w:b/>
          <w:bCs/>
          <w:rtl/>
        </w:rPr>
        <w:t>איתמר, חרדל שלשו מערב שבת</w:t>
      </w:r>
      <w:r w:rsidRPr="006F178A">
        <w:rPr>
          <w:rtl/>
        </w:rPr>
        <w:t>,</w:t>
      </w:r>
    </w:p>
    <w:p>
      <w:pPr>
        <w:pStyle w:val="38"/>
        <w:rPr>
          <w:ins w:id="98997" w:author="מנוע מכני" w:date="2026-10-11T12:04:39Z"/>
        </w:rPr>
      </w:pPr>
      <w:r>
        <w:tab/>
      </w:r>
      <w:r w:rsidRPr="0099085C">
        <w:t>למחר</w:t>
      </w:r>
      <w:r w:rsidRPr="006F178A">
        <w:t xml:space="preserve">, </w:t>
      </w:r>
      <w:r w:rsidRPr="006F178A">
        <w:t>רב</w:t>
      </w:r>
      <w:r w:rsidRPr="006F178A">
        <w:t xml:space="preserve">:</w:t>
      </w:r>
    </w:p>
    <w:p w:rsidR="00E9703F" w:rsidRPr="006F178A" w:rsidRDefault="00E9703F" w:rsidP="00E9703F">
      <w:pPr>
        <w:rPr>
          <w:rtl/>
        </w:rPr>
      </w:pPr>
      <w:del w:id="98998" w:author="מנוע מכני" w:date="2026-10-11T12:04:39Z">
        <w:r w:rsidRPr="006F178A">
          <w:rPr>
            <w:rtl/>
          </w:rPr>
          <w:delText xml:space="preserve"> </w:delText>
        </w:r>
      </w:del>
      <w:r w:rsidRPr="006F178A">
        <w:rPr>
          <w:rtl/>
        </w:rPr>
        <w:t xml:space="preserve">ממחו בכלי, אבל </w:t>
      </w:r>
      <w:r w:rsidRPr="006F178A">
        <w:rPr>
          <w:rtl/>
        </w:rPr>
        <w:t xml:space="preserve">לא</w:t>
      </w:r>
      <w:r w:rsidRPr="006F178A">
        <w:rPr>
          <w:rtl/>
        </w:rPr>
        <w:t xml:space="preserve"> ביד.</w:t>
      </w:r>
    </w:p>
    <w:p>
      <w:pPr>
        <w:pStyle w:val="38"/>
        <w:rPr>
          <w:ins w:id="98999" w:author="מנוע מכני" w:date="2026-10-11T12:04:39Z"/>
        </w:rPr>
      </w:pPr>
      <w:r w:rsidRPr="006F178A">
        <w:tab/>
      </w:r>
      <w:r w:rsidRPr="006F178A">
        <w:tab/>
      </w:r>
      <w:r w:rsidRPr="006F178A">
        <w:t>שמואל</w:t>
      </w:r>
      <w:r w:rsidRPr="006F178A">
        <w:t xml:space="preserve">:</w:t>
      </w:r>
    </w:p>
    <w:p w:rsidR="00E9703F" w:rsidRPr="006F178A" w:rsidRDefault="00E9703F" w:rsidP="00E9703F">
      <w:pPr>
        <w:rPr>
          <w:rtl/>
        </w:rPr>
      </w:pPr>
      <w:del w:id="99000" w:author="מנוע מכני" w:date="2026-10-11T12:04:39Z">
        <w:r w:rsidRPr="006F178A">
          <w:rPr>
            <w:rtl/>
          </w:rPr>
          <w:delText xml:space="preserve"> </w:delText>
        </w:r>
      </w:del>
      <w:ins w:id="109241" w:author="קלוד" w:date="2026-10-11T13:11:34Z">
        <w:r>
          <w:rPr>
            <w:rtl/>
          </w:rPr>
          <w:t xml:space="preserve">ביד </w:t>
        </w:r>
        <w:r>
          <w:rPr>
            <w:rStyle w:val="afffffe"/>
            <w:rtl/>
          </w:rPr>
          <w:t xml:space="preserve">בחול</w:t>
        </w:r>
        <w:r>
          <w:rPr>
            <w:rtl/>
          </w:rPr>
          <w:t xml:space="preserve"> -</w:t>
        </w:r>
      </w:ins>
      <w:del w:id="109242" w:author="קלוד" w:date="2026-10-11T13:11:34Z">
        <w:r w:rsidRPr="006F178A">
          <w:rPr>
            <w:rtl/>
          </w:rPr>
          <w:delText xml:space="preserve">ביד,</w:delText>
        </w:r>
      </w:del>
      <w:r w:rsidRPr="006F178A">
        <w:rPr>
          <w:rFonts w:hint="cs"/>
          <w:rtl/>
        </w:rPr>
        <w:t xml:space="preserve"> </w:t>
      </w:r>
      <w:r w:rsidRPr="006F178A">
        <w:rPr>
          <w:rtl/>
        </w:rPr>
        <w:t xml:space="preserve">מאכל חמורים הוא, אלא </w:t>
      </w:r>
      <w:r w:rsidRPr="006F178A">
        <w:rPr>
          <w:rStyle w:val="2fb"/>
          <w:rtl/>
        </w:rPr>
        <w:t xml:space="preserve">אדרבה</w:t>
      </w:r>
      <w:r w:rsidRPr="006F178A">
        <w:rPr>
          <w:rtl/>
        </w:rPr>
        <w:t xml:space="preserve"> ממחה ביד ששינוי </w:t>
      </w:r>
      <w:ins w:id="109239" w:author="קלוד" w:date="2026-10-11T13:11:34Z">
        <w:r>
          <w:rPr>
            <w:rtl/>
          </w:rPr>
          <w:t xml:space="preserve">הוא,</w:t>
        </w:r>
      </w:ins>
      <w:del w:id="109240" w:author="קלוד" w:date="2026-10-11T13:11:34Z">
        <w:r w:rsidRPr="006F178A">
          <w:rPr>
            <w:rtl/>
          </w:rPr>
          <w:delText xml:space="preserve">הוא</w:delText>
        </w:r>
      </w:del>
      <w:r w:rsidRPr="006F178A">
        <w:rPr>
          <w:rtl/>
        </w:rPr>
        <w:t xml:space="preserve"> ולא בכלי.</w:t>
      </w:r>
    </w:p>
    <w:p>
      <w:pPr>
        <w:pStyle w:val="38"/>
        <w:rPr>
          <w:ins w:id="99001" w:author="מנוע מכני" w:date="2026-10-11T12:04:39Z"/>
        </w:rPr>
      </w:pPr>
      <w:r w:rsidRPr="006F178A">
        <w:tab/>
      </w:r>
      <w:r w:rsidRPr="006F178A">
        <w:tab/>
      </w:r>
      <w:r w:rsidRPr="006F178A">
        <w:t>ר"א</w:t>
      </w:r>
      <w:r w:rsidRPr="006F178A">
        <w:t>:</w:t>
      </w:r>
    </w:p>
    <w:p w:rsidR="00E9703F" w:rsidRPr="006F178A" w:rsidRDefault="00E9703F" w:rsidP="00E9703F">
      <w:pPr>
        <w:rPr>
          <w:rtl/>
        </w:rPr>
      </w:pPr>
      <w:del w:id="99002" w:author="מנוע מכני" w:date="2026-10-11T12:04:39Z">
        <w:r w:rsidRPr="006F178A">
          <w:rPr>
            <w:rtl/>
          </w:rPr>
          <w:delText xml:space="preserve"> </w:delText>
        </w:r>
      </w:del>
      <w:r w:rsidRPr="006F178A">
        <w:rPr>
          <w:rtl/>
        </w:rPr>
        <w:t xml:space="preserve">אחד זה ואחד זה - אסור.</w:t>
      </w:r>
    </w:p>
    <w:p>
      <w:pPr>
        <w:pStyle w:val="38"/>
        <w:rPr>
          <w:ins w:id="99003" w:author="מנוע מכני" w:date="2026-10-11T12:04:39Z"/>
        </w:rPr>
      </w:pPr>
      <w:r w:rsidRPr="006F178A">
        <w:tab/>
      </w:r>
      <w:r w:rsidRPr="006F178A">
        <w:tab/>
      </w:r>
      <w:r w:rsidRPr="006F178A">
        <w:t>ורי</w:t>
      </w:r>
      <w:r w:rsidRPr="006F178A">
        <w:t>"ו</w:t>
      </w:r>
      <w:r w:rsidRPr="006F178A">
        <w:t>:</w:t>
      </w:r>
    </w:p>
    <w:p w:rsidR="00E9703F" w:rsidRPr="006F178A" w:rsidRDefault="00E9703F" w:rsidP="00E9703F">
      <w:pPr>
        <w:rPr>
          <w:rtl/>
        </w:rPr>
      </w:pPr>
      <w:del w:id="99004" w:author="מנוע מכני" w:date="2026-10-11T12:04:39Z">
        <w:r w:rsidRPr="006F178A">
          <w:rPr>
            <w:rtl/>
          </w:rPr>
          <w:delText xml:space="preserve"> </w:delText>
        </w:r>
      </w:del>
      <w:r w:rsidRPr="006F178A">
        <w:rPr>
          <w:rtl/>
        </w:rPr>
        <w:t xml:space="preserve">אחד זה ואחד זה - מותר.</w:t>
      </w:r>
    </w:p>
    <w:p>
      <w:pPr>
        <w:pStyle w:val="38"/>
        <w:rPr>
          <w:ins w:id="99005" w:author="מנוע מכני" w:date="2026-10-11T12:04:39Z"/>
        </w:rPr>
      </w:pPr>
      <w:r w:rsidRPr="006F178A">
        <w:tab/>
      </w:r>
      <w:r w:rsidRPr="006F178A">
        <w:tab/>
      </w:r>
      <w:r w:rsidRPr="006F178A">
        <w:t>אביי</w:t>
      </w:r>
      <w:r w:rsidRPr="006F178A">
        <w:t xml:space="preserve"> </w:t>
      </w:r>
      <w:r w:rsidRPr="006F178A">
        <w:t>ורבא</w:t>
      </w:r>
      <w:r w:rsidRPr="006F178A">
        <w:t>:</w:t>
      </w:r>
    </w:p>
    <w:p w:rsidR="00E9703F" w:rsidRPr="006F178A" w:rsidRDefault="00E9703F" w:rsidP="00E9703F">
      <w:pPr>
        <w:rPr>
          <w:rtl/>
        </w:rPr>
      </w:pPr>
      <w:del w:id="99006" w:author="מנוע מכני" w:date="2026-10-11T12:04:39Z">
        <w:r w:rsidRPr="006F178A">
          <w:rPr>
            <w:rtl/>
          </w:rPr>
          <w:delText xml:space="preserve"> </w:delText>
        </w:r>
      </w:del>
      <w:ins w:id="95339" w:author="מנוע מכני" w:date="2026-10-11T12:04:39Z">
        <w:ins w:id="109243" w:author="קלוד" w:date="2026-10-11T13:11:34Z">
          <w:r>
            <w:rPr>
              <w:rtl/>
            </w:rPr>
            <w:t xml:space="preserve">אין</w:t>
          </w:r>
        </w:ins>
        <w:del w:id="109244" w:author="קלוד" w:date="2026-10-11T13:11:34Z">
          <w:r>
            <w:rPr>
              <w:rtl/>
            </w:rPr>
            <w:delText xml:space="preserve">סבר</w:delText>
          </w:r>
          <w:r w:rsidRPr="006F178A">
            <w:rPr>
              <w:rtl/>
            </w:rPr>
            <w:delText xml:space="preserve"> דאין</w:delText>
          </w:r>
        </w:del>
      </w:ins>
      <w:del w:id="95340" w:author="מנוע מכני" w:date="2026-10-11T12:04:39Z">
        <w:r w:rsidRPr="006F178A">
          <w:rPr>
            <w:rtl/>
          </w:rPr>
          <w:delText xml:space="preserve">ס"ל</w:delText>
        </w:r>
      </w:del>
      <w:r w:rsidRPr="006F178A">
        <w:rPr>
          <w:rtl/>
        </w:rPr>
        <w:t xml:space="preserve"> הלכה </w:t>
      </w:r>
      <w:r w:rsidRPr="006F178A">
        <w:rPr>
          <w:rStyle w:val="2fb"/>
          <w:rtl/>
        </w:rPr>
        <w:t xml:space="preserve">כר"י</w:t>
      </w:r>
      <w:r w:rsidRPr="006F178A">
        <w:rPr>
          <w:rtl/>
        </w:rPr>
        <w:t xml:space="preserve">.</w:t>
      </w:r>
    </w:p>
    <w:p w:rsidR="00E9703F" w:rsidRPr="009757B9" w:rsidRDefault="00E9703F" w:rsidP="00E9703F">
      <w:pPr>
        <w:rPr>
          <w:rFonts w:cs="Guttman Vilna"/>
          <w:b/>
          <w:bCs/>
          <w:rtl/>
        </w:rPr>
      </w:pPr>
      <w:ins w:id="109251" w:author="קלוד" w:date="2026-10-11T13:11:34Z">
        <w:r>
          <w:rPr>
            <w:rStyle w:val="afffffe"/>
            <w:rtl/>
          </w:rPr>
          <w:t xml:space="preserve">אח"כ</w:t>
        </w:r>
        <w:r>
          <w:rPr>
            <w:rtl/>
          </w:rPr>
          <w:t xml:space="preserve"> עמד</w:t>
        </w:r>
      </w:ins>
      <w:del w:id="109252" w:author="קלוד" w:date="2026-10-11T13:11:34Z">
        <w:r w:rsidRPr="006F178A">
          <w:rPr>
            <w:rtl/>
          </w:rPr>
          <w:delText xml:space="preserve">קם</w:delText>
        </w:r>
      </w:del>
      <w:r w:rsidRPr="006F178A">
        <w:rPr>
          <w:rtl/>
        </w:rPr>
        <w:t xml:space="preserve"> </w:t>
      </w:r>
      <w:r w:rsidRPr="006F178A">
        <w:rPr>
          <w:rStyle w:val="2fb"/>
          <w:rtl/>
        </w:rPr>
        <w:t xml:space="preserve">ר"י</w:t>
      </w:r>
      <w:r w:rsidRPr="006F178A">
        <w:rPr>
          <w:rtl/>
        </w:rPr>
        <w:t xml:space="preserve"> </w:t>
      </w:r>
      <w:ins w:id="109249" w:author="קלוד" w:date="2026-10-11T13:11:34Z">
        <w:r>
          <w:rPr>
            <w:rtl/>
          </w:rPr>
          <w:t xml:space="preserve">בשיטת</w:t>
        </w:r>
      </w:ins>
      <w:del w:id="109250" w:author="קלוד" w:date="2026-10-11T13:11:34Z">
        <w:r w:rsidRPr="006F178A">
          <w:rPr>
            <w:rtl/>
          </w:rPr>
          <w:delText xml:space="preserve">בשיטתיה</w:delText>
        </w:r>
      </w:del>
      <w:r w:rsidRPr="006F178A">
        <w:rPr>
          <w:rtl/>
        </w:rPr>
        <w:t xml:space="preserve"> </w:t>
      </w:r>
      <w:ins w:id="109247" w:author="קלוד" w:date="2026-10-11T13:11:34Z">
        <w:r>
          <w:rPr>
            <w:rStyle w:val="2fb"/>
            <w:rtl/>
          </w:rPr>
          <w:t xml:space="preserve">ר"א</w:t>
        </w:r>
      </w:ins>
      <w:del w:id="109248" w:author="קלוד" w:date="2026-10-11T13:11:34Z">
        <w:r w:rsidRPr="006F178A">
          <w:rPr>
            <w:rStyle w:val="2fb"/>
            <w:rtl/>
          </w:rPr>
          <w:delText xml:space="preserve">דר"א</w:delText>
        </w:r>
      </w:del>
      <w:r w:rsidRPr="006F178A">
        <w:rPr>
          <w:rtl/>
        </w:rPr>
        <w:t xml:space="preserve"> </w:t>
      </w:r>
      <w:ins w:id="109245" w:author="קלוד" w:date="2026-10-11T13:11:34Z">
        <w:r>
          <w:rPr>
            <w:rtl/>
          </w:rPr>
          <w:t xml:space="preserve">שאסר,</w:t>
        </w:r>
      </w:ins>
      <w:del w:id="109246" w:author="קלוד" w:date="2026-10-11T13:11:34Z">
        <w:r w:rsidRPr="006F178A">
          <w:rPr>
            <w:rtl/>
          </w:rPr>
          <w:delText xml:space="preserve">דאסר.</w:delText>
        </w:r>
      </w:del>
    </w:p>
    <w:p w:rsidR="00E9703F" w:rsidRPr="009757B9" w:rsidRDefault="00E9703F" w:rsidP="00E9703F">
      <w:pPr>
        <w:rPr>
          <w:rFonts w:cs="Guttman Vilna"/>
          <w:b/>
          <w:bCs/>
          <w:rtl/>
        </w:rPr>
      </w:pPr>
      <w:ins w:id="109259" w:author="קלוד" w:date="2026-10-11T13:11:34Z">
        <w:r>
          <w:rPr>
            <w:rtl/>
          </w:rPr>
          <w:t xml:space="preserve">ועמד</w:t>
        </w:r>
      </w:ins>
      <w:del w:id="109260" w:author="קלוד" w:date="2026-10-11T13:11:34Z">
        <w:r w:rsidRPr="006F178A">
          <w:rPr>
            <w:rtl/>
          </w:rPr>
          <w:delText xml:space="preserve">קם</w:delText>
        </w:r>
      </w:del>
      <w:r w:rsidRPr="006F178A">
        <w:rPr>
          <w:rtl/>
        </w:rPr>
        <w:t xml:space="preserve"> </w:t>
      </w:r>
      <w:r w:rsidRPr="006F178A">
        <w:rPr>
          <w:rStyle w:val="2fb"/>
          <w:rtl/>
        </w:rPr>
        <w:t xml:space="preserve">ר"א</w:t>
      </w:r>
      <w:r w:rsidRPr="006F178A">
        <w:rPr>
          <w:rtl/>
        </w:rPr>
        <w:t xml:space="preserve"> </w:t>
      </w:r>
      <w:ins w:id="109257" w:author="קלוד" w:date="2026-10-11T13:11:34Z">
        <w:r>
          <w:rPr>
            <w:rtl/>
          </w:rPr>
          <w:t xml:space="preserve">בשיטת</w:t>
        </w:r>
      </w:ins>
      <w:del w:id="109258" w:author="קלוד" w:date="2026-10-11T13:11:34Z">
        <w:r w:rsidRPr="006F178A">
          <w:rPr>
            <w:rtl/>
          </w:rPr>
          <w:delText xml:space="preserve">בשיטתיה</w:delText>
        </w:r>
      </w:del>
      <w:r w:rsidRPr="006F178A">
        <w:rPr>
          <w:rtl/>
        </w:rPr>
        <w:t xml:space="preserve"> </w:t>
      </w:r>
      <w:ins w:id="109255" w:author="קלוד" w:date="2026-10-11T13:11:34Z">
        <w:r>
          <w:rPr>
            <w:rStyle w:val="2fb"/>
            <w:rtl/>
          </w:rPr>
          <w:t xml:space="preserve">שמואל,</w:t>
        </w:r>
      </w:ins>
      <w:del w:id="109256" w:author="קלוד" w:date="2026-10-11T13:11:34Z">
        <w:r w:rsidRPr="006F178A">
          <w:rPr>
            <w:rStyle w:val="2fb"/>
            <w:rtl/>
          </w:rPr>
          <w:delText xml:space="preserve">דשמואל</w:delText>
        </w:r>
      </w:del>
      <w:r w:rsidRPr="006F178A">
        <w:rPr>
          <w:rtl/>
        </w:rPr>
        <w:t xml:space="preserve"> </w:t>
      </w:r>
      <w:ins w:id="109253" w:author="קלוד" w:date="2026-10-11T13:11:34Z">
        <w:r>
          <w:rPr>
            <w:rtl/>
          </w:rPr>
          <w:t xml:space="preserve">שדוקא</w:t>
        </w:r>
      </w:ins>
      <w:del w:id="109254" w:author="קלוד" w:date="2026-10-11T13:11:34Z">
        <w:r w:rsidRPr="006F178A">
          <w:rPr>
            <w:rtl/>
          </w:rPr>
          <w:delText xml:space="preserve">דדוקא</w:delText>
        </w:r>
      </w:del>
      <w:r w:rsidRPr="006F178A">
        <w:rPr>
          <w:rtl/>
        </w:rPr>
        <w:t xml:space="preserve"> ביד מותר.</w:t>
      </w:r>
    </w:p>
    <w:p w:rsidR="00E9703F" w:rsidRPr="009757B9" w:rsidRDefault="00E9703F" w:rsidP="00E9703F">
      <w:pPr>
        <w:rPr>
          <w:rFonts w:cs="Guttman Vilna"/>
          <w:b/>
          <w:bCs/>
          <w:rtl/>
        </w:rPr>
      </w:pPr>
      <w:ins w:id="109265" w:author="קלוד" w:date="2026-10-11T13:11:34Z">
        <w:r>
          <w:rPr>
            <w:rStyle w:val="afffffe"/>
            <w:rtl/>
          </w:rPr>
          <w:t xml:space="preserve">ועל זה</w:t>
        </w:r>
        <w:r>
          <w:rPr>
            <w:rStyle w:val="2fb"/>
            <w:rtl/>
          </w:rPr>
          <w:t xml:space="preserve"> אביי</w:t>
        </w:r>
      </w:ins>
      <w:del w:id="109266" w:author="קלוד" w:date="2026-10-11T13:11:34Z">
        <w:r w:rsidRPr="006F178A">
          <w:rPr>
            <w:rStyle w:val="2fb"/>
            <w:rtl/>
          </w:rPr>
          <w:delText xml:space="preserve">אביי</w:delText>
        </w:r>
      </w:del>
      <w:r w:rsidRPr="006F178A">
        <w:rPr>
          <w:rtl/>
        </w:rPr>
        <w:t xml:space="preserve"> </w:t>
      </w:r>
      <w:r w:rsidRPr="006F178A">
        <w:rPr>
          <w:rStyle w:val="2fb"/>
          <w:rtl/>
        </w:rPr>
        <w:t xml:space="preserve">ורבא</w:t>
      </w:r>
      <w:r w:rsidRPr="006F178A">
        <w:rPr>
          <w:rtl/>
        </w:rPr>
        <w:t xml:space="preserve"> </w:t>
      </w:r>
      <w:ins w:id="91905" w:author="מנוע מכני" w:date="2026-10-11T12:04:39Z">
        <w:ins w:id="109263" w:author="קלוד" w:date="2026-10-11T13:11:34Z">
          <w:r>
            <w:rPr>
              <w:rtl/>
            </w:rPr>
            <w:t xml:space="preserve">אמרו</w:t>
          </w:r>
        </w:ins>
        <w:del w:id="109264" w:author="קלוד" w:date="2026-10-11T13:11:34Z">
          <w:r>
            <w:rPr>
              <w:rtl/>
            </w:rPr>
            <w:delText xml:space="preserve">דאמרו</w:delText>
          </w:r>
        </w:del>
      </w:ins>
      <w:del w:id="91906" w:author="מנוע מכני" w:date="2026-10-11T12:04:39Z">
        <w:r w:rsidRPr="006F178A">
          <w:rPr>
            <w:rtl/>
          </w:rPr>
          <w:delText xml:space="preserve">דאמרי</w:delText>
        </w:r>
      </w:del>
      <w:r w:rsidRPr="006F178A">
        <w:rPr>
          <w:rtl/>
        </w:rPr>
        <w:t xml:space="preserve"> </w:t>
      </w:r>
      <w:ins w:id="91903" w:author="מנוע מכני" w:date="2026-10-11T12:04:39Z">
        <w:ins w:id="109261" w:author="קלוד" w:date="2026-10-11T13:11:34Z">
          <w:r>
            <w:rPr>
              <w:rtl/>
            </w:rPr>
            <w:t xml:space="preserve">שניהם:</w:t>
          </w:r>
        </w:ins>
        <w:del w:id="109262" w:author="קלוד" w:date="2026-10-11T13:11:34Z">
          <w:r>
            <w:rPr>
              <w:rtl/>
            </w:rPr>
            <w:delText xml:space="preserve">שניהם</w:delText>
          </w:r>
        </w:del>
      </w:ins>
      <w:del w:id="91904" w:author="מנוע מכני" w:date="2026-10-11T12:04:39Z">
        <w:r w:rsidRPr="006F178A">
          <w:rPr>
            <w:rtl/>
          </w:rPr>
          <w:delText xml:space="preserve">תרוייהו</w:delText>
        </w:r>
      </w:del>
      <w:r w:rsidRPr="006F178A">
        <w:rPr>
          <w:rtl/>
        </w:rPr>
        <w:t xml:space="preserve"> הלכה </w:t>
      </w:r>
      <w:r w:rsidRPr="006F178A">
        <w:rPr>
          <w:rStyle w:val="2fb"/>
          <w:rtl/>
        </w:rPr>
        <w:t xml:space="preserve">כר"י</w:t>
      </w:r>
      <w:r w:rsidRPr="006F178A">
        <w:rPr>
          <w:rtl/>
        </w:rPr>
        <w:t xml:space="preserve">.</w:t>
      </w:r>
    </w:p>
    <w:p w:rsidR="00E9703F" w:rsidRPr="006F178A" w:rsidRDefault="00E9703F" w:rsidP="00E9703F">
      <w:pPr>
        <w:rPr>
          <w:rtl/>
        </w:rPr>
      </w:pPr>
      <w:r w:rsidRPr="006F178A">
        <w:rPr>
          <w:rtl/>
        </w:rPr>
        <w:t>•</w:t>
      </w:r>
      <w:r w:rsidRPr="006F178A">
        <w:rPr>
          <w:rFonts w:hint="cs"/>
          <w:rtl/>
        </w:rPr>
        <w:t xml:space="preserve"> </w:t>
      </w:r>
      <w:ins w:id="90613" w:author="Claude - סמנטי" w:date="2026-10-11T12:28:21Z">
        <w:r>
          <w:rPr>
            <w:rtl/>
          </w:rPr>
          <w:t xml:space="preserve">אמו</w:t>
        </w:r>
      </w:ins>
      <w:del w:id="90614" w:author="Claude - סמנטי" w:date="2026-10-11T12:28:21Z">
        <w:r w:rsidRPr="006F178A">
          <w:rPr>
            <w:rtl/>
          </w:rPr>
          <w:delText xml:space="preserve">אימיה</w:delText>
        </w:r>
      </w:del>
      <w:r w:rsidRPr="006F178A">
        <w:rPr>
          <w:rtl/>
        </w:rPr>
        <w:t xml:space="preserve"> </w:t>
      </w:r>
      <w:ins w:id="109271" w:author="קלוד" w:date="2026-10-11T13:11:34Z">
        <w:r>
          <w:rPr>
            <w:rStyle w:val="2fb"/>
            <w:rtl/>
          </w:rPr>
          <w:t xml:space="preserve">של</w:t>
        </w:r>
      </w:ins>
      <w:del w:id="109272" w:author="קלוד" w:date="2026-10-11T13:11:34Z">
        <w:r w:rsidRPr="006F178A">
          <w:rPr>
            <w:rStyle w:val="2fb"/>
            <w:rtl/>
          </w:rPr>
          <w:delText xml:space="preserve">דאביי</w:delText>
        </w:r>
      </w:del>
      <w:r w:rsidRPr="006F178A">
        <w:rPr>
          <w:rtl/>
        </w:rPr>
        <w:t xml:space="preserve"> </w:t>
      </w:r>
      <w:ins w:id="109269" w:author="קלוד" w:date="2026-10-11T13:11:34Z">
        <w:r>
          <w:rPr>
            <w:rtl/>
          </w:rPr>
          <w:t xml:space="preserve">אביי עשתה</w:t>
        </w:r>
      </w:ins>
      <w:del w:id="109270" w:author="קלוד" w:date="2026-10-11T13:11:34Z">
        <w:r w:rsidRPr="006F178A">
          <w:rPr>
            <w:rtl/>
          </w:rPr>
          <w:delText xml:space="preserve">עבדא</w:delText>
        </w:r>
      </w:del>
      <w:r w:rsidRPr="006F178A">
        <w:rPr>
          <w:rtl/>
        </w:rPr>
        <w:t xml:space="preserve"> </w:t>
      </w:r>
      <w:ins w:id="93747" w:author="מנוע מכני" w:date="2026-10-11T12:04:39Z">
        <w:ins w:id="109267" w:author="קלוד" w:date="2026-10-11T13:11:34Z">
          <w:r>
            <w:rPr>
              <w:rtl/>
            </w:rPr>
            <w:t xml:space="preserve">לו </w:t>
          </w:r>
          <w:r>
            <w:rPr>
              <w:rStyle w:val="afffffe"/>
              <w:rtl/>
            </w:rPr>
            <w:t xml:space="preserve">חרדל</w:t>
          </w:r>
        </w:ins>
        <w:del w:id="109268" w:author="קלוד" w:date="2026-10-11T13:11:34Z">
          <w:r>
            <w:rPr>
              <w:rtl/>
            </w:rPr>
            <w:delText xml:space="preserve">לו</w:delText>
          </w:r>
        </w:del>
      </w:ins>
      <w:del w:id="93748" w:author="מנוע מכני" w:date="2026-10-11T12:04:39Z">
        <w:r w:rsidRPr="006F178A">
          <w:rPr>
            <w:rtl/>
          </w:rPr>
          <w:delText xml:space="preserve">ליה</w:delText>
        </w:r>
      </w:del>
      <w:r w:rsidRPr="006F178A">
        <w:rPr>
          <w:rtl/>
        </w:rPr>
        <w:t xml:space="preserve"> ולא אכל.</w:t>
      </w:r>
    </w:p>
    <w:p w:rsidR="00E9703F" w:rsidRPr="006F178A" w:rsidRDefault="00E9703F" w:rsidP="00E9703F">
      <w:pPr>
        <w:rPr>
          <w:rtl/>
        </w:rPr>
      </w:pPr>
      <w:ins w:id="109281" w:author="קלוד" w:date="2026-10-11T13:11:34Z">
        <w:r>
          <w:rPr>
            <w:rtl/>
          </w:rPr>
          <w:t xml:space="preserve">אשתו</w:t>
        </w:r>
      </w:ins>
      <w:del w:id="109282" w:author="קלוד" w:date="2026-10-11T13:11:34Z">
        <w:r w:rsidRPr="006F178A">
          <w:rPr>
            <w:rtl/>
          </w:rPr>
          <w:delText xml:space="preserve">דביתהו</w:delText>
        </w:r>
      </w:del>
      <w:r w:rsidRPr="006F178A">
        <w:rPr>
          <w:rtl/>
        </w:rPr>
        <w:t xml:space="preserve"> </w:t>
      </w:r>
      <w:ins w:id="109279" w:author="קלוד" w:date="2026-10-11T13:11:34Z">
        <w:r>
          <w:rPr>
            <w:rtl/>
          </w:rPr>
          <w:t xml:space="preserve">של</w:t>
        </w:r>
      </w:ins>
      <w:del w:id="109280" w:author="קלוד" w:date="2026-10-11T13:11:34Z">
        <w:r w:rsidRPr="006F178A">
          <w:rPr>
            <w:rtl/>
          </w:rPr>
          <w:delText xml:space="preserve">דזעירא</w:delText>
        </w:r>
      </w:del>
      <w:r w:rsidRPr="006F178A">
        <w:rPr>
          <w:rtl/>
        </w:rPr>
        <w:t xml:space="preserve"> </w:t>
      </w:r>
      <w:ins w:id="109277" w:author="קלוד" w:date="2026-10-11T13:11:34Z">
        <w:r>
          <w:rPr>
            <w:rtl/>
          </w:rPr>
          <w:t xml:space="preserve">זעירא</w:t>
        </w:r>
      </w:ins>
      <w:del w:id="109278" w:author="קלוד" w:date="2026-10-11T13:11:34Z">
        <w:r w:rsidRPr="006F178A">
          <w:rPr>
            <w:rtl/>
          </w:rPr>
          <w:delText xml:space="preserve">עבדא</w:delText>
        </w:r>
      </w:del>
      <w:r w:rsidRPr="006F178A">
        <w:rPr>
          <w:rtl/>
        </w:rPr>
        <w:t xml:space="preserve"> </w:t>
      </w:r>
      <w:ins w:id="93749" w:author="מנוע מכני" w:date="2026-10-11T12:04:39Z">
        <w:ins w:id="109275" w:author="קלוד" w:date="2026-10-11T13:11:34Z">
          <w:r>
            <w:rPr>
              <w:rtl/>
            </w:rPr>
            <w:t xml:space="preserve">עשתה</w:t>
          </w:r>
        </w:ins>
        <w:del w:id="109276" w:author="קלוד" w:date="2026-10-11T13:11:34Z">
          <w:r>
            <w:rPr>
              <w:rtl/>
            </w:rPr>
            <w:delText xml:space="preserve">לו</w:delText>
          </w:r>
        </w:del>
      </w:ins>
      <w:del w:id="93750" w:author="מנוע מכני" w:date="2026-10-11T12:04:39Z">
        <w:r w:rsidRPr="006F178A">
          <w:rPr>
            <w:rtl/>
          </w:rPr>
          <w:delText xml:space="preserve">ליה</w:delText>
        </w:r>
      </w:del>
      <w:r w:rsidRPr="006F178A">
        <w:rPr>
          <w:rtl/>
        </w:rPr>
        <w:t xml:space="preserve"> </w:t>
      </w:r>
      <w:r w:rsidRPr="006F178A">
        <w:rPr>
          <w:rStyle w:val="2fb"/>
          <w:rtl/>
        </w:rPr>
        <w:t xml:space="preserve">לרב</w:t>
      </w:r>
      <w:r w:rsidRPr="006F178A">
        <w:rPr>
          <w:rtl/>
        </w:rPr>
        <w:t xml:space="preserve"> חייא בר אשי ולא </w:t>
      </w:r>
      <w:ins w:id="109273" w:author="קלוד" w:date="2026-10-11T13:11:34Z">
        <w:r>
          <w:rPr>
            <w:rtl/>
          </w:rPr>
          <w:t xml:space="preserve">אכל,</w:t>
        </w:r>
      </w:ins>
      <w:del w:id="109274" w:author="קלוד" w:date="2026-10-11T13:11:34Z">
        <w:r w:rsidRPr="006F178A">
          <w:rPr>
            <w:rtl/>
          </w:rPr>
          <w:delText xml:space="preserve">אכיל,</w:delText>
        </w:r>
      </w:del>
      <w:r w:rsidRPr="006F178A">
        <w:rPr>
          <w:rtl/>
        </w:rPr>
        <w:t xml:space="preserve"> </w:t>
      </w:r>
      <w:r w:rsidRPr="006F178A">
        <w:rPr>
          <w:rtl/>
        </w:rPr>
        <w:t xml:space="preserve">וא"ל</w:t>
      </w:r>
      <w:r w:rsidRPr="006F178A">
        <w:rPr>
          <w:rtl/>
        </w:rPr>
        <w:t xml:space="preserve"> שעשתה כן לרבך </w:t>
      </w:r>
      <w:r w:rsidRPr="006F178A">
        <w:rPr>
          <w:rStyle w:val="2fb"/>
          <w:rtl/>
        </w:rPr>
        <w:t xml:space="preserve">זעירי</w:t>
      </w:r>
      <w:r w:rsidRPr="006F178A">
        <w:rPr>
          <w:rtl/>
        </w:rPr>
        <w:t xml:space="preserve"> ואכל.</w:t>
      </w:r>
    </w:p>
    <w:p w:rsidR="00E9703F" w:rsidRPr="006F178A" w:rsidRDefault="00E9703F" w:rsidP="00E9703F">
      <w:pPr>
        <w:rPr>
          <w:rtl/>
        </w:rPr>
      </w:pPr>
      <w:r w:rsidRPr="006F178A">
        <w:rPr>
          <w:rStyle w:val="2fb"/>
          <w:rtl/>
        </w:rPr>
        <w:t xml:space="preserve">רבא</w:t>
      </w:r>
      <w:r w:rsidRPr="006F178A">
        <w:rPr>
          <w:rtl/>
        </w:rPr>
        <w:t xml:space="preserve"> בר שבא היה לפני </w:t>
      </w:r>
      <w:r w:rsidRPr="006F178A">
        <w:rPr>
          <w:rStyle w:val="2fb"/>
          <w:rtl/>
        </w:rPr>
        <w:t xml:space="preserve">רבינא</w:t>
      </w:r>
      <w:r w:rsidRPr="006F178A">
        <w:rPr>
          <w:rtl/>
        </w:rPr>
        <w:t xml:space="preserve"> ובחש בכלי של שום ואכל </w:t>
      </w:r>
      <w:r w:rsidRPr="006F178A">
        <w:rPr>
          <w:rStyle w:val="2fb"/>
          <w:rtl/>
        </w:rPr>
        <w:t xml:space="preserve">כרב</w:t>
      </w:r>
      <w:r w:rsidRPr="006F178A">
        <w:rPr>
          <w:rtl/>
        </w:rPr>
        <w:t xml:space="preserve">.</w:t>
      </w:r>
    </w:p>
    <w:p w:rsidR="00E9703F" w:rsidRPr="006F178A" w:rsidRDefault="00E9703F" w:rsidP="00E9703F">
      <w:pPr>
        <w:rPr>
          <w:rtl/>
        </w:rPr>
      </w:pPr>
      <w:ins w:id="109289" w:author="קלוד" w:date="2026-10-11T13:11:34Z">
        <w:r>
          <w:rPr>
            <w:rStyle w:val="2fb"/>
            <w:rtl/>
          </w:rPr>
          <w:t xml:space="preserve">מ"ז:</w:t>
        </w:r>
      </w:ins>
      <w:del w:id="109290" w:author="קלוד" w:date="2026-10-11T13:11:34Z">
        <w:r w:rsidRPr="006F178A">
          <w:rPr>
            <w:rStyle w:val="2fb"/>
            <w:rtl/>
          </w:rPr>
          <w:delText xml:space="preserve">מ"ז</w:delText>
        </w:r>
      </w:del>
      <w:r w:rsidRPr="006F178A">
        <w:rPr>
          <w:rtl/>
        </w:rPr>
        <w:t xml:space="preserve"> </w:t>
      </w:r>
      <w:ins w:id="93753" w:author="מנוע מכני" w:date="2026-10-11T12:04:39Z">
        <w:r>
          <w:rPr>
            <w:rtl/>
          </w:rPr>
          <w:t xml:space="preserve">אין</w:t>
        </w:r>
      </w:ins>
      <w:del w:id="93754" w:author="מנוע מכני" w:date="2026-10-11T12:04:39Z">
        <w:r w:rsidRPr="006F178A">
          <w:rPr>
            <w:rtl/>
          </w:rPr>
          <w:delText xml:space="preserve">לית</w:delText>
        </w:r>
      </w:del>
      <w:r w:rsidRPr="006F178A">
        <w:rPr>
          <w:rtl/>
        </w:rPr>
        <w:t xml:space="preserve"> </w:t>
      </w:r>
      <w:ins w:id="109287" w:author="קלוד" w:date="2026-10-11T13:11:34Z">
        <w:r>
          <w:rPr>
            <w:b/>
            <w:bCs/>
            <w:rtl/>
          </w:rPr>
          <w:t xml:space="preserve">הלכה</w:t>
        </w:r>
      </w:ins>
      <w:del w:id="109288" w:author="קלוד" w:date="2026-10-11T13:11:34Z">
        <w:r w:rsidRPr="006F178A">
          <w:rPr>
            <w:b/>
            <w:bCs/>
            <w:rtl/>
          </w:rPr>
          <w:delText xml:space="preserve">הלכתא</w:delText>
        </w:r>
      </w:del>
      <w:r w:rsidRPr="006F178A">
        <w:rPr>
          <w:rtl/>
        </w:rPr>
        <w:t xml:space="preserve"> ככל </w:t>
      </w:r>
      <w:ins w:id="93751" w:author="מנוע מכני" w:date="2026-10-11T12:04:39Z">
        <w:ins w:id="109285" w:author="קלוד" w:date="2026-10-11T13:11:34Z">
          <w:r>
            <w:rPr>
              <w:rtl/>
            </w:rPr>
            <w:t xml:space="preserve">השמועות</w:t>
          </w:r>
        </w:ins>
        <w:del w:id="109286" w:author="קלוד" w:date="2026-10-11T13:11:34Z">
          <w:r>
            <w:rPr>
              <w:rtl/>
            </w:rPr>
            <w:delText xml:space="preserve">אלו</w:delText>
          </w:r>
        </w:del>
      </w:ins>
      <w:del w:id="93752" w:author="מנוע מכני" w:date="2026-10-11T12:04:39Z">
        <w:r w:rsidRPr="006F178A">
          <w:rPr>
            <w:rtl/>
          </w:rPr>
          <w:delText xml:space="preserve">הני</w:delText>
        </w:r>
      </w:del>
      <w:r w:rsidRPr="006F178A">
        <w:rPr>
          <w:rtl/>
        </w:rPr>
        <w:t xml:space="preserve"> </w:t>
      </w:r>
      <w:ins w:id="94459" w:author="מנוע מכני" w:date="2026-10-11T12:04:39Z">
        <w:ins w:id="109283" w:author="קלוד" w:date="2026-10-11T13:11:34Z">
          <w:r>
            <w:rPr>
              <w:rtl/>
            </w:rPr>
            <w:t xml:space="preserve">האלו,</w:t>
          </w:r>
        </w:ins>
        <w:del w:id="109284" w:author="קלוד" w:date="2026-10-11T13:11:34Z">
          <w:r>
            <w:rPr>
              <w:rtl/>
            </w:rPr>
            <w:delText xml:space="preserve">שמועה</w:delText>
          </w:r>
          <w:r w:rsidRPr="006F178A">
            <w:rPr>
              <w:rtl/>
            </w:rPr>
            <w:delText xml:space="preserve">.</w:delText>
          </w:r>
        </w:del>
      </w:ins>
      <w:del w:id="94460" w:author="מנוע מכני" w:date="2026-10-11T12:04:39Z">
        <w:r w:rsidRPr="006F178A">
          <w:rPr>
            <w:rtl/>
          </w:rPr>
          <w:delText xml:space="preserve">שמעתתא</w:delText>
        </w:r>
      </w:del>
    </w:p>
    <w:p>
      <w:pPr>
        <w:pStyle w:val="38"/>
        <w:rPr>
          <w:ins w:id="99007" w:author="מנוע מכני" w:date="2026-10-11T12:04:39Z"/>
        </w:rPr>
      </w:pPr>
      <w:r w:rsidRPr="006F178A">
        <w:t xml:space="preserve">אלא</w:t>
      </w:r>
    </w:p>
    <w:p w:rsidR="00E9703F" w:rsidRPr="006F178A" w:rsidRDefault="00E9703F" w:rsidP="00E9703F">
      <w:pPr>
        <w:rPr>
          <w:rtl/>
        </w:rPr>
      </w:pPr>
      <w:del w:id="99008" w:author="מנוע מכני" w:date="2026-10-11T12:04:39Z">
        <w:r w:rsidRPr="006F178A">
          <w:rPr>
            <w:rtl/>
          </w:rPr>
          <w:delText xml:space="preserve"> </w:delText>
        </w:r>
      </w:del>
      <w:ins w:id="109297" w:author="קלוד" w:date="2026-10-11T13:11:34Z">
        <w:r>
          <w:rPr>
            <w:rtl/>
          </w:rPr>
          <w:t xml:space="preserve">כזו:</w:t>
        </w:r>
      </w:ins>
      <w:del w:id="109298" w:author="קלוד" w:date="2026-10-11T13:11:34Z">
        <w:r w:rsidRPr="006F178A">
          <w:rPr>
            <w:rtl/>
          </w:rPr>
          <w:delText xml:space="preserve">כהך</w:delText>
        </w:r>
      </w:del>
      <w:r w:rsidRPr="006F178A">
        <w:rPr>
          <w:rtl/>
        </w:rPr>
        <w:t xml:space="preserve"> </w:t>
      </w:r>
      <w:ins w:id="109295" w:author="קלוד" w:date="2026-10-11T13:11:34Z">
        <w:r>
          <w:rPr>
            <w:rtl/>
          </w:rPr>
          <w:t xml:space="preserve">חרדל</w:t>
        </w:r>
      </w:ins>
      <w:del w:id="109296" w:author="קלוד" w:date="2026-10-11T13:11:34Z">
        <w:r w:rsidRPr="006F178A">
          <w:rPr>
            <w:rtl/>
          </w:rPr>
          <w:delText xml:space="preserve">דחרדל</w:delText>
        </w:r>
      </w:del>
      <w:r w:rsidRPr="006F178A">
        <w:rPr>
          <w:rtl/>
        </w:rPr>
        <w:t xml:space="preserve"> שלשו </w:t>
      </w:r>
      <w:ins w:id="109293" w:author="קלוד" w:date="2026-10-11T13:11:34Z">
        <w:r>
          <w:rPr>
            <w:rStyle w:val="2fb"/>
            <w:rtl/>
          </w:rPr>
          <w:t xml:space="preserve">מער"ש,</w:t>
        </w:r>
      </w:ins>
      <w:del w:id="109294" w:author="קלוד" w:date="2026-10-11T13:11:34Z">
        <w:r w:rsidRPr="006F178A">
          <w:rPr>
            <w:rStyle w:val="2fb"/>
            <w:rtl/>
          </w:rPr>
          <w:delText xml:space="preserve">מער"ש</w:delText>
        </w:r>
      </w:del>
      <w:r w:rsidRPr="006F178A">
        <w:rPr>
          <w:rtl/>
        </w:rPr>
        <w:t xml:space="preserve"> למחר ממחו בין ביד בין בכלי, ונותן לתוכו </w:t>
      </w:r>
      <w:ins w:id="109291" w:author="קלוד" w:date="2026-10-11T13:11:34Z">
        <w:r>
          <w:rPr>
            <w:rtl/>
          </w:rPr>
          <w:t xml:space="preserve">דבש,</w:t>
        </w:r>
      </w:ins>
      <w:del w:id="109292" w:author="קלוד" w:date="2026-10-11T13:11:34Z">
        <w:r w:rsidRPr="006F178A">
          <w:rPr>
            <w:rtl/>
          </w:rPr>
          <w:delText xml:space="preserve">דבש.</w:delText>
        </w:r>
      </w:del>
      <w:r w:rsidRPr="006F178A">
        <w:rPr>
          <w:rtl/>
        </w:rPr>
        <w:t xml:space="preserve"> ולא יטרוף אלא מערב.</w:t>
      </w:r>
    </w:p>
    <w:p w:rsidR="00E9703F" w:rsidRPr="006F178A" w:rsidRDefault="00E9703F" w:rsidP="00E9703F">
      <w:pPr>
        <w:rPr>
          <w:rtl/>
        </w:rPr>
      </w:pPr>
      <w:r w:rsidRPr="006F178A">
        <w:rPr>
          <w:rtl/>
        </w:rPr>
        <w:t xml:space="preserve">שחליים ששחקן </w:t>
      </w:r>
      <w:r w:rsidRPr="006F178A">
        <w:rPr>
          <w:rStyle w:val="2fb"/>
          <w:rtl/>
        </w:rPr>
        <w:t xml:space="preserve">מער"ש</w:t>
      </w:r>
      <w:r w:rsidRPr="006F178A">
        <w:rPr>
          <w:rtl/>
        </w:rPr>
        <w:t xml:space="preserve">, למחר - נותן לתוכן שמן וחומץ, וממשיך לתוכן אמיתא, ולא יטרוף אלא מערב.</w:t>
      </w:r>
    </w:p>
    <w:p w:rsidR="00E9703F" w:rsidRPr="006F178A" w:rsidRDefault="00E9703F" w:rsidP="00E9703F">
      <w:pPr>
        <w:rPr>
          <w:rtl/>
        </w:rPr>
      </w:pPr>
      <w:r w:rsidRPr="006F178A">
        <w:rPr>
          <w:rtl/>
        </w:rPr>
        <w:t xml:space="preserve">שום שריסקו </w:t>
      </w:r>
      <w:r w:rsidRPr="006F178A">
        <w:rPr>
          <w:rStyle w:val="2fb"/>
          <w:rtl/>
        </w:rPr>
        <w:t xml:space="preserve">מער"ש</w:t>
      </w:r>
      <w:r w:rsidRPr="006F178A">
        <w:rPr>
          <w:rtl/>
        </w:rPr>
        <w:t xml:space="preserve"> למחר - נותן לתוכו פול וגריסין, ולא ישחוק אלא מערב.</w:t>
      </w:r>
    </w:p>
    <w:p w:rsidR="00E9703F" w:rsidRPr="00B3644D" w:rsidRDefault="00E9703F" w:rsidP="00E9703F">
      <w:pPr>
        <w:rPr>
          <w:rFonts w:ascii="Fb Fontext" w:hAnsi="Fb Fontext"/>
          <w:spacing w:val="-4"/>
          <w:sz w:val="20"/>
          <w:rtl/>
        </w:rPr>
      </w:pPr>
      <w:r w:rsidRPr="00B3644D">
        <w:rPr>
          <w:rFonts w:ascii="Fb Fontext" w:hAnsi="Fb Fontext"/>
          <w:spacing w:val="-4"/>
          <w:sz w:val="20"/>
          <w:rtl/>
        </w:rPr>
        <w:t xml:space="preserve">וממשיך את אמיתא לתוכן. אמיתא </w:t>
      </w:r>
      <w:ins w:id="109307" w:author="קלוד" w:date="2026-10-11T13:11:34Z">
        <w:r>
          <w:rPr>
            <w:rFonts w:ascii="Fb Fontext" w:hAnsi="Fb Fontext"/>
            <w:spacing w:val="-4"/>
            <w:sz w:val="20"/>
            <w:rtl/>
          </w:rPr>
          <w:t xml:space="preserve">-</w:t>
        </w:r>
      </w:ins>
      <w:del w:id="109308" w:author="קלוד" w:date="2026-10-11T13:11:34Z">
        <w:r w:rsidRPr="00B3644D">
          <w:rPr>
            <w:rFonts w:ascii="Fb Fontext" w:hAnsi="Fb Fontext"/>
            <w:spacing w:val="-4"/>
            <w:sz w:val="20"/>
            <w:rtl/>
          </w:rPr>
          <w:delText xml:space="preserve">–</w:delText>
        </w:r>
      </w:del>
      <w:r w:rsidRPr="00B3644D">
        <w:rPr>
          <w:rFonts w:ascii="Fb Fontext" w:hAnsi="Fb Fontext"/>
          <w:spacing w:val="-4"/>
          <w:sz w:val="20"/>
          <w:rtl/>
        </w:rPr>
        <w:t xml:space="preserve"> נינייא </w:t>
      </w:r>
      <w:ins w:id="109305" w:author="קלוד" w:date="2026-10-11T13:11:34Z">
        <w:r>
          <w:rPr>
            <w:rFonts w:ascii="Fb Fontext" w:hAnsi="Fb Fontext"/>
            <w:spacing w:val="-4"/>
            <w:sz w:val="20"/>
            <w:rtl/>
          </w:rPr>
          <w:t xml:space="preserve">[מנטה],</w:t>
        </w:r>
      </w:ins>
      <w:del w:id="109306" w:author="קלוד" w:date="2026-10-11T13:11:34Z">
        <w:r w:rsidRPr="00B3644D">
          <w:rPr>
            <w:rFonts w:ascii="Fb Fontext" w:hAnsi="Fb Fontext"/>
            <w:spacing w:val="-4"/>
            <w:sz w:val="20"/>
            <w:rtl/>
          </w:rPr>
          <w:delText xml:space="preserve">[מנטה]</w:delText>
        </w:r>
      </w:del>
      <w:r w:rsidRPr="00B3644D">
        <w:rPr>
          <w:rFonts w:ascii="Fb Fontext" w:hAnsi="Fb Fontext"/>
          <w:spacing w:val="-4"/>
          <w:sz w:val="20"/>
          <w:rtl/>
        </w:rPr>
        <w:t xml:space="preserve"> </w:t>
      </w:r>
      <w:r w:rsidRPr="00B3644D">
        <w:rPr>
          <w:rStyle w:val="2fb"/>
          <w:rFonts w:ascii="Fb Fontext" w:hAnsi="Fb Fontext"/>
          <w:spacing w:val="-4"/>
          <w:sz w:val="20"/>
          <w:rtl/>
        </w:rPr>
        <w:t xml:space="preserve">ואביי</w:t>
      </w:r>
      <w:r w:rsidRPr="00B3644D">
        <w:rPr>
          <w:rFonts w:ascii="Fb Fontext" w:hAnsi="Fb Fontext"/>
          <w:spacing w:val="-4"/>
          <w:sz w:val="20"/>
          <w:rtl/>
        </w:rPr>
        <w:t xml:space="preserve"> </w:t>
      </w:r>
      <w:ins w:id="109303" w:author="קלוד" w:date="2026-10-11T13:11:34Z">
        <w:r>
          <w:rPr>
            <w:rFonts w:ascii="Fb Fontext" w:hAnsi="Fb Fontext"/>
            <w:spacing w:val="-4"/>
            <w:sz w:val="20"/>
            <w:rtl/>
          </w:rPr>
          <w:t xml:space="preserve">אמר:</w:t>
        </w:r>
      </w:ins>
      <w:del w:id="109304" w:author="קלוד" w:date="2026-10-11T13:11:34Z">
        <w:r w:rsidRPr="00B3644D">
          <w:rPr>
            <w:rFonts w:ascii="Fb Fontext" w:hAnsi="Fb Fontext"/>
            <w:spacing w:val="-4"/>
            <w:sz w:val="20"/>
            <w:rtl/>
          </w:rPr>
          <w:delText xml:space="preserve">אמר</w:delText>
        </w:r>
      </w:del>
      <w:r w:rsidRPr="00B3644D">
        <w:rPr>
          <w:rFonts w:ascii="Fb Fontext" w:hAnsi="Fb Fontext"/>
          <w:spacing w:val="-4"/>
          <w:sz w:val="20"/>
          <w:rtl/>
        </w:rPr>
        <w:t xml:space="preserve"> </w:t>
      </w:r>
      <w:r w:rsidRPr="00B3644D">
        <w:rPr>
          <w:rFonts w:ascii="Fb Fontext" w:hAnsi="Fb Fontext"/>
          <w:spacing w:val="-4"/>
          <w:sz w:val="20"/>
          <w:rtl/>
        </w:rPr>
        <w:t xml:space="preserve">ש"מ</w:t>
      </w:r>
      <w:r w:rsidRPr="00B3644D">
        <w:rPr>
          <w:rFonts w:ascii="Fb Fontext" w:hAnsi="Fb Fontext"/>
          <w:spacing w:val="-4"/>
          <w:sz w:val="20"/>
          <w:rtl/>
        </w:rPr>
        <w:t xml:space="preserve"> נינייא </w:t>
      </w:r>
      <w:ins w:id="109301" w:author="קלוד" w:date="2026-10-11T13:11:34Z">
        <w:r>
          <w:rPr>
            <w:rFonts w:ascii="Fb Fontext" w:hAnsi="Fb Fontext"/>
            <w:spacing w:val="-4"/>
            <w:sz w:val="20"/>
            <w:rtl/>
          </w:rPr>
          <w:t xml:space="preserve">יפה</w:t>
        </w:r>
      </w:ins>
      <w:del w:id="109302" w:author="קלוד" w:date="2026-10-11T13:11:34Z">
        <w:r w:rsidRPr="00B3644D">
          <w:rPr>
            <w:rFonts w:ascii="Fb Fontext" w:hAnsi="Fb Fontext"/>
            <w:spacing w:val="-4"/>
            <w:sz w:val="20"/>
            <w:rtl/>
          </w:rPr>
          <w:delText xml:space="preserve">מעלי</w:delText>
        </w:r>
      </w:del>
      <w:r w:rsidRPr="00B3644D">
        <w:rPr>
          <w:rFonts w:ascii="Fb Fontext" w:hAnsi="Fb Fontext"/>
          <w:spacing w:val="-4"/>
          <w:sz w:val="20"/>
          <w:rtl/>
        </w:rPr>
        <w:t xml:space="preserve"> </w:t>
      </w:r>
      <w:ins w:id="109299" w:author="קלוד" w:date="2026-10-11T13:11:34Z">
        <w:r>
          <w:rPr>
            <w:rFonts w:ascii="Fb Fontext" w:hAnsi="Fb Fontext"/>
            <w:spacing w:val="-4"/>
            <w:sz w:val="20"/>
            <w:rtl/>
          </w:rPr>
          <w:t xml:space="preserve">לשחליים.</w:t>
        </w:r>
      </w:ins>
      <w:del w:id="109300" w:author="קלוד" w:date="2026-10-11T13:11:34Z">
        <w:r w:rsidRPr="00B3644D">
          <w:rPr>
            <w:rFonts w:ascii="Fb Fontext" w:hAnsi="Fb Fontext"/>
            <w:spacing w:val="-4"/>
            <w:sz w:val="20"/>
            <w:rtl/>
          </w:rPr>
          <w:delText xml:space="preserve">לתחלי [שחליים]</w:delText>
        </w:r>
      </w:del>
    </w:p>
    <w:p w:rsidR="00E9703F" w:rsidRPr="009757B9" w:rsidRDefault="00E9703F" w:rsidP="00E9703F">
      <w:pPr>
        <w:pStyle w:val="affff1"/>
        <w:ind w:end="0"/>
        <w:rPr>
          <w:rStyle w:val="afffe"/>
          <w:b w:val="0"/>
          <w:bCs/>
          <w:rtl/>
        </w:rPr>
        <w:pPrChange w:id="20120" w:author="קלוד" w:date="2026-10-11T09:07:15Z">
          <w:pPr>
            <w:pStyle w:val="affff1"/>
            <w:rPr>
              <w:rStyle w:val="afffe"/>
              <w:b w:val="0"/>
              <w:bCs/>
              <w:rtl/>
            </w:rPr>
          </w:pPr>
        </w:pPrChange>
      </w:pPr>
      <w:ins w:id="9849" w:author="מספור קטעי משנה" w:date="2026-10-11T09:35:03Z">
        <w:r>
          <w:rPr>
            <w:rStyle w:val="MisparKeta"/>
          </w:rPr>
          <w:t xml:space="preserve">ב. </w:t>
        </w:r>
      </w:ins>
      <w:r w:rsidRPr="006F178A">
        <w:rPr>
          <w:rFonts w:cs="FontbitDavid"/>
          <w:rtl/>
        </w:rPr>
        <w:t>•</w:t>
      </w:r>
      <w:r w:rsidRPr="009757B9">
        <w:rPr>
          <w:rFonts w:hint="cs"/>
          <w:rtl/>
        </w:rPr>
        <w:t xml:space="preserve"> </w:t>
      </w:r>
      <w:r w:rsidRPr="00146180">
        <w:rPr>
          <w:rStyle w:val="afffe"/>
          <w:b w:val="0"/>
          <w:rtl/>
        </w:rPr>
        <w:t>ועושין אנומלין בשבת.</w:t>
      </w:r>
    </w:p>
    <w:p w:rsidR="00E9703F" w:rsidRPr="006F178A" w:rsidRDefault="00E9703F" w:rsidP="00E9703F">
      <w:pPr>
        <w:rPr>
          <w:rtl/>
        </w:rPr>
      </w:pPr>
      <w:r w:rsidRPr="006F178A">
        <w:rPr>
          <w:rFonts w:ascii="Fb Fontext" w:hAnsi="Fb Fontext"/>
          <w:rtl/>
        </w:rPr>
        <w:t>אנומלין - יין ודבש ופלפלין.</w:t>
      </w:r>
    </w:p>
    <w:p w:rsidR="00E9703F" w:rsidRPr="006F178A" w:rsidRDefault="00E9703F" w:rsidP="00E9703F">
      <w:pPr>
        <w:rPr>
          <w:rtl/>
        </w:rPr>
      </w:pPr>
      <w:r w:rsidRPr="006F178A">
        <w:rPr>
          <w:rFonts w:ascii="Fb Fontext" w:hAnsi="Fb Fontext"/>
          <w:sz w:val="20"/>
          <w:rtl/>
        </w:rPr>
        <w:t>ואין עושין אלונטית -יין ישן ומים צלולין ואפרסמון, שעושים אחר המרחץ לרפואה.</w:t>
      </w:r>
    </w:p>
    <w:p>
      <w:pPr>
        <w:pStyle w:val="38"/>
        <w:rPr>
          <w:ins w:id="99364" w:author="מנוע מכני" w:date="2026-10-11T12:04:39Z"/>
        </w:rPr>
      </w:pPr>
      <w:del w:id="99445" w:author="מנוע מכני" w:date="2026-10-11T12:04:39Z">
        <w:r w:rsidRPr="006061D7">
          <w:delText xml:space="preserve">•</w:delText>
        </w:r>
        <w:r w:rsidRPr="006061D7">
          <w:delText xml:space="preserve"> </w:delText>
        </w:r>
      </w:del>
      <w:r w:rsidRPr="006061D7">
        <w:t xml:space="preserve">רב יוסף</w:t>
      </w:r>
    </w:p>
    <w:p w:rsidR="00E9703F" w:rsidRPr="006061D7" w:rsidRDefault="00E9703F" w:rsidP="00E9703F">
      <w:pPr>
        <w:rPr>
          <w:rtl/>
        </w:rPr>
      </w:pPr>
      <w:del w:id="99365" w:author="מנוע מכני" w:date="2026-10-11T12:04:39Z">
        <w:r w:rsidRPr="006061D7">
          <w:rPr>
            <w:rtl/>
          </w:rPr>
          <w:delText xml:space="preserve"> </w:delText>
        </w:r>
      </w:del>
      <w:ins w:id="109331" w:author="קלוד" w:date="2026-10-11T13:11:34Z">
        <w:r>
          <w:rPr>
            <w:rtl/>
          </w:rPr>
          <w:t xml:space="preserve">-</w:t>
        </w:r>
      </w:ins>
      <w:del w:id="109332" w:author="קלוד" w:date="2026-10-11T13:11:34Z">
        <w:r w:rsidRPr="006061D7">
          <w:rPr>
            <w:rtl/>
          </w:rPr>
          <w:delText xml:space="preserve">–</w:delText>
        </w:r>
      </w:del>
      <w:r w:rsidRPr="006061D7">
        <w:rPr>
          <w:rtl/>
        </w:rPr>
        <w:t xml:space="preserve"> </w:t>
      </w:r>
      <w:ins w:id="109329" w:author="קלוד" w:date="2026-10-11T13:11:34Z">
        <w:r>
          <w:rPr>
            <w:rtl/>
          </w:rPr>
          <w:t xml:space="preserve">נכנס</w:t>
        </w:r>
      </w:ins>
      <w:del w:id="109330" w:author="קלוד" w:date="2026-10-11T13:11:34Z">
        <w:r w:rsidRPr="006061D7">
          <w:rPr>
            <w:rtl/>
          </w:rPr>
          <w:delText xml:space="preserve">עלה</w:delText>
        </w:r>
      </w:del>
      <w:r w:rsidRPr="006061D7">
        <w:rPr>
          <w:rtl/>
        </w:rPr>
        <w:t xml:space="preserve"> </w:t>
      </w:r>
      <w:ins w:id="109327" w:author="קלוד" w:date="2026-10-11T13:11:34Z">
        <w:r>
          <w:rPr>
            <w:rtl/>
          </w:rPr>
          <w:t xml:space="preserve">אחר</w:t>
        </w:r>
      </w:ins>
      <w:del w:id="109328" w:author="קלוד" w:date="2026-10-11T13:11:34Z">
        <w:r w:rsidRPr="006061D7">
          <w:rPr>
            <w:rtl/>
          </w:rPr>
          <w:delText xml:space="preserve">עם</w:delText>
        </w:r>
      </w:del>
      <w:r w:rsidRPr="006061D7">
        <w:rPr>
          <w:rtl/>
        </w:rPr>
        <w:t xml:space="preserve"> מר עוקבא לבית </w:t>
      </w:r>
      <w:ins w:id="109325" w:author="קלוד" w:date="2026-10-11T13:11:34Z">
        <w:r>
          <w:rPr>
            <w:rtl/>
          </w:rPr>
          <w:t xml:space="preserve">המרחץ,</w:t>
        </w:r>
      </w:ins>
      <w:del w:id="109326" w:author="קלוד" w:date="2026-10-11T13:11:34Z">
        <w:r w:rsidRPr="006061D7">
          <w:rPr>
            <w:rtl/>
          </w:rPr>
          <w:delText xml:space="preserve">המרחץ</w:delText>
        </w:r>
      </w:del>
      <w:r w:rsidRPr="006061D7">
        <w:rPr>
          <w:rtl/>
        </w:rPr>
        <w:t xml:space="preserve"> </w:t>
      </w:r>
      <w:r w:rsidRPr="006061D7">
        <w:rPr>
          <w:rFonts w:hint="cs"/>
          <w:rtl/>
        </w:rPr>
        <w:t xml:space="preserve">וכשיצא </w:t>
      </w:r>
      <w:ins w:id="109323" w:author="קלוד" w:date="2026-10-11T13:11:34Z">
        <w:r>
          <w:rPr>
            <w:rtl/>
          </w:rPr>
          <w:t xml:space="preserve">השקהו</w:t>
        </w:r>
      </w:ins>
      <w:del w:id="109324" w:author="קלוד" w:date="2026-10-11T13:11:34Z">
        <w:r w:rsidRPr="006061D7">
          <w:rPr>
            <w:rtl/>
          </w:rPr>
          <w:delText xml:space="preserve">הביא לו</w:delText>
        </w:r>
      </w:del>
      <w:r w:rsidRPr="006061D7">
        <w:rPr>
          <w:rtl/>
        </w:rPr>
        <w:t xml:space="preserve"> </w:t>
      </w:r>
      <w:r w:rsidRPr="006061D7">
        <w:rPr>
          <w:rFonts w:hint="cs"/>
          <w:rtl/>
        </w:rPr>
        <w:t xml:space="preserve">כוס אחת של יין </w:t>
      </w:r>
      <w:r w:rsidRPr="006061D7">
        <w:rPr>
          <w:rtl/>
        </w:rPr>
        <w:t xml:space="preserve">וחש בצינה משיער ראשו עד צפורן </w:t>
      </w:r>
      <w:ins w:id="109321" w:author="קלוד" w:date="2026-10-11T13:11:34Z">
        <w:r>
          <w:rPr>
            <w:rtl/>
          </w:rPr>
          <w:t xml:space="preserve">רגליו,</w:t>
        </w:r>
      </w:ins>
      <w:del w:id="109322" w:author="קלוד" w:date="2026-10-11T13:11:34Z">
        <w:r w:rsidRPr="006061D7">
          <w:rPr>
            <w:rtl/>
          </w:rPr>
          <w:delText xml:space="preserve">רגליו</w:delText>
        </w:r>
      </w:del>
      <w:r w:rsidRPr="006061D7">
        <w:rPr>
          <w:rtl/>
        </w:rPr>
        <w:t xml:space="preserve"> ואילו </w:t>
      </w:r>
      <w:ins w:id="109319" w:author="קלוד" w:date="2026-10-11T13:11:34Z">
        <w:r>
          <w:rPr>
            <w:rtl/>
          </w:rPr>
          <w:t xml:space="preserve">השקהו</w:t>
        </w:r>
      </w:ins>
      <w:del w:id="109320" w:author="קלוד" w:date="2026-10-11T13:11:34Z">
        <w:r w:rsidRPr="006061D7">
          <w:rPr>
            <w:rtl/>
          </w:rPr>
          <w:delText xml:space="preserve">היה</w:delText>
        </w:r>
      </w:del>
      <w:r w:rsidRPr="006061D7">
        <w:rPr>
          <w:rtl/>
        </w:rPr>
        <w:t xml:space="preserve"> </w:t>
      </w:r>
      <w:ins w:id="109317" w:author="קלוד" w:date="2026-10-11T13:11:34Z">
        <w:r>
          <w:rPr>
            <w:rtl/>
          </w:rPr>
          <w:t xml:space="preserve">עוד</w:t>
        </w:r>
      </w:ins>
      <w:del w:id="109318" w:author="קלוד" w:date="2026-10-11T13:11:34Z">
        <w:r w:rsidRPr="006061D7">
          <w:rPr>
            <w:rtl/>
          </w:rPr>
          <w:delText xml:space="preserve">משקהו</w:delText>
        </w:r>
      </w:del>
      <w:r w:rsidRPr="006061D7">
        <w:rPr>
          <w:rtl/>
        </w:rPr>
        <w:t xml:space="preserve"> </w:t>
      </w:r>
      <w:ins w:id="109315" w:author="קלוד" w:date="2026-10-11T13:11:34Z">
        <w:r>
          <w:rPr>
            <w:rtl/>
          </w:rPr>
          <w:t xml:space="preserve">אחת</w:t>
        </w:r>
      </w:ins>
      <w:del w:id="109316" w:author="קלוד" w:date="2026-10-11T13:11:34Z">
        <w:r w:rsidRPr="006061D7">
          <w:rPr>
            <w:rtl/>
          </w:rPr>
          <w:delText xml:space="preserve">בעוד</w:delText>
        </w:r>
      </w:del>
      <w:r w:rsidRPr="006061D7">
        <w:rPr>
          <w:rtl/>
        </w:rPr>
        <w:t xml:space="preserve"> </w:t>
      </w:r>
      <w:ins w:id="109313" w:author="קלוד" w:date="2026-10-11T13:11:34Z">
        <w:r>
          <w:rPr>
            <w:rtl/>
          </w:rPr>
          <w:t xml:space="preserve">-</w:t>
        </w:r>
      </w:ins>
      <w:del w:id="109314" w:author="קלוד" w:date="2026-10-11T13:11:34Z">
        <w:r w:rsidRPr="006061D7">
          <w:rPr>
            <w:rtl/>
          </w:rPr>
          <w:delText xml:space="preserve">אחד</w:delText>
        </w:r>
      </w:del>
      <w:r w:rsidRPr="006061D7">
        <w:rPr>
          <w:rtl/>
        </w:rPr>
        <w:t xml:space="preserve"> חשש שמא </w:t>
      </w:r>
      <w:ins w:id="109311" w:author="קלוד" w:date="2026-10-11T13:11:34Z">
        <w:r>
          <w:rPr>
            <w:rtl/>
          </w:rPr>
          <w:t xml:space="preserve">ינכו</w:t>
        </w:r>
      </w:ins>
      <w:del w:id="109312" w:author="קלוד" w:date="2026-10-11T13:11:34Z">
        <w:r w:rsidRPr="006061D7">
          <w:rPr>
            <w:rtl/>
          </w:rPr>
          <w:delText xml:space="preserve">היו מנכים</w:delText>
        </w:r>
      </w:del>
      <w:r w:rsidRPr="006061D7">
        <w:rPr>
          <w:rtl/>
        </w:rPr>
        <w:t xml:space="preserve"> לו </w:t>
      </w:r>
      <w:ins w:id="109309" w:author="קלוד" w:date="2026-10-11T13:11:34Z">
        <w:r>
          <w:rPr>
            <w:rtl/>
          </w:rPr>
          <w:t xml:space="preserve">מזכויותיו</w:t>
        </w:r>
      </w:ins>
      <w:del w:id="109310" w:author="קלוד" w:date="2026-10-11T13:11:34Z">
        <w:r w:rsidRPr="006061D7">
          <w:rPr>
            <w:rtl/>
          </w:rPr>
          <w:delText xml:space="preserve">מזכיויותיו</w:delText>
        </w:r>
      </w:del>
      <w:r w:rsidRPr="006061D7">
        <w:rPr>
          <w:rtl/>
        </w:rPr>
        <w:t xml:space="preserve"> כדי שלא ימות.</w:t>
      </w:r>
    </w:p>
    <w:p w:rsidR="00E9703F" w:rsidRPr="006F178A" w:rsidRDefault="00E9703F" w:rsidP="00E9703F">
      <w:pPr>
        <w:rPr>
          <w:rtl/>
        </w:rPr>
      </w:pPr>
      <w:r w:rsidRPr="006F178A">
        <w:rPr>
          <w:rFonts w:ascii="Fb Fontext" w:hAnsi="Fb Fontext"/>
          <w:rtl/>
        </w:rPr>
        <w:t xml:space="preserve">ומ"ע </w:t>
      </w:r>
      <w:r w:rsidRPr="006F178A">
        <w:rPr>
          <w:rFonts w:ascii="Fb Fontext" w:hAnsi="Fb Fontext"/>
          <w:rtl/>
        </w:rPr>
        <w:t xml:space="preserve">לא</w:t>
      </w:r>
      <w:r w:rsidRPr="006F178A">
        <w:rPr>
          <w:rFonts w:ascii="Fb Fontext" w:hAnsi="Fb Fontext"/>
          <w:rtl/>
        </w:rPr>
        <w:t xml:space="preserve"> קרה לו </w:t>
      </w:r>
      <w:ins w:id="109335" w:author="קלוד" w:date="2026-10-11T13:11:34Z">
        <w:r>
          <w:rPr>
            <w:rFonts w:ascii="Fb Fontext" w:hAnsi="Fb Fontext"/>
            <w:rtl/>
          </w:rPr>
          <w:t xml:space="preserve">מאום,</w:t>
        </w:r>
      </w:ins>
      <w:del w:id="109336" w:author="קלוד" w:date="2026-10-11T13:11:34Z">
        <w:r w:rsidRPr="006F178A">
          <w:rPr>
            <w:rFonts w:ascii="Fb Fontext" w:hAnsi="Fb Fontext"/>
            <w:rtl/>
          </w:rPr>
          <w:delText xml:space="preserve">מאום</w:delText>
        </w:r>
      </w:del>
      <w:r w:rsidRPr="006F178A">
        <w:rPr>
          <w:rFonts w:ascii="Fb Fontext" w:hAnsi="Fb Fontext"/>
          <w:rtl/>
        </w:rPr>
        <w:t xml:space="preserve"> משום </w:t>
      </w:r>
      <w:ins w:id="109333" w:author="קלוד" w:date="2026-10-11T13:11:34Z">
        <w:r>
          <w:rPr>
            <w:rFonts w:ascii="Fb Fontext" w:hAnsi="Fb Fontext"/>
            <w:rtl/>
          </w:rPr>
          <w:t xml:space="preserve">שרגיל</w:t>
        </w:r>
      </w:ins>
      <w:del w:id="109334" w:author="קלוד" w:date="2026-10-11T13:11:34Z">
        <w:r w:rsidRPr="006F178A">
          <w:rPr>
            <w:rFonts w:ascii="Fb Fontext" w:hAnsi="Fb Fontext"/>
            <w:rtl/>
          </w:rPr>
          <w:delText xml:space="preserve">דדש</w:delText>
        </w:r>
      </w:del>
      <w:r w:rsidRPr="006F178A">
        <w:rPr>
          <w:rFonts w:ascii="Fb Fontext" w:hAnsi="Fb Fontext"/>
          <w:rtl/>
        </w:rPr>
        <w:t xml:space="preserve"> בזה.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w:t>
      </w:r>
    </w:p>
    <w:p>
      <w:pPr>
        <w:pStyle w:val="MishnaBatzad"/>
        <w:rPr>
          <w:ins w:id="20639" w:author="קלוד" w:date="2026-10-11T09:07:15Z"/>
        </w:rPr>
      </w:pPr>
      <w:ins w:id="20638" w:author="קלוד" w:date="2026-10-11T09:07:15Z">
        <w:r>
          <w:t xml:space="preserve">משנה ג</w:t>
        </w:r>
      </w:ins>
    </w:p>
    <w:p w:rsidR="00E9703F" w:rsidRPr="009757B9" w:rsidRDefault="00E9703F" w:rsidP="00E9703F">
      <w:pPr>
        <w:pStyle w:val="afff9"/>
        <w:rPr>
          <w:del w:id="20369" w:author="קלוד" w:date="2026-10-11T09:07:15Z"/>
          <w:rStyle w:val="afffe"/>
          <w:rFonts w:ascii="Fb Fontext" w:hAnsi="Fb Fontext"/>
          <w:b/>
          <w:bCs w:val="0"/>
          <w:sz w:val="20"/>
          <w:rtl/>
        </w:rPr>
      </w:pPr>
      <w:del w:id="20368" w:author="קלוד" w:date="2026-10-11T09:07:15Z">
        <w:r w:rsidRPr="00146180">
          <w:rPr>
            <w:rStyle w:val="afffe"/>
            <w:rFonts w:ascii="Fb Fontext" w:hAnsi="Fb Fontext"/>
            <w:bCs w:val="0"/>
            <w:sz w:val="20"/>
            <w:rtl/>
          </w:rPr>
          <w:delText xml:space="preserve">משנה.</w:delText>
        </w:r>
      </w:del>
    </w:p>
    <w:p w:rsidR="00E9703F" w:rsidRPr="00B3644D" w:rsidRDefault="00E9703F" w:rsidP="00E9703F">
      <w:pPr>
        <w:pStyle w:val="afff9"/>
        <w:spacing w:before="120"/>
        <w:rPr>
          <w:rStyle w:val="afffe"/>
          <w:rFonts w:ascii="Fb Fontext" w:hAnsi="Fb Fontext"/>
          <w:b/>
          <w:bCs w:val="0"/>
          <w:spacing w:val="-6"/>
          <w:sz w:val="20"/>
          <w:rtl/>
        </w:rPr>
        <w:pPrChange w:id="90109" w:author="קלוד" w:date="2026-10-11T12:09:42Z">
          <w:pPr>
            <w:pStyle w:val="afff9"/>
          </w:pPr>
        </w:pPrChange>
      </w:pPr>
      <w:r w:rsidRPr="00146180">
        <w:rPr>
          <w:rStyle w:val="afffe"/>
          <w:rFonts w:ascii="Fb Fontext" w:hAnsi="Fb Fontext"/>
          <w:bCs w:val="0"/>
          <w:spacing w:val="-6"/>
          <w:rtl/>
          <w:rPrChange w:id="40607" w:author="Claude" w:date="2026-10-11T09:07:39Z">
            <w:rPr>
              <w:rStyle w:val="afffe"/>
              <w:rFonts w:ascii="Fb Fontext" w:hAnsi="Fb Fontext"/>
              <w:bCs w:val="0"/>
              <w:spacing w:val="-6"/>
              <w:sz w:val="20"/>
              <w:rtl/>
            </w:rPr>
          </w:rPrChange>
        </w:rPr>
        <w:t>אין שורין את החילתית [</w:t>
      </w:r>
      <w:r w:rsidRPr="00B3644D">
        <w:rPr>
          <w:b/>
          <w:spacing w:val="-6"/>
          <w:rtl/>
        </w:rPr>
        <w:t>סוככין</w:t>
      </w:r>
      <w:r w:rsidRPr="00146180">
        <w:rPr>
          <w:rStyle w:val="afffe"/>
          <w:rFonts w:ascii="Fb Fontext" w:hAnsi="Fb Fontext"/>
          <w:bCs w:val="0"/>
          <w:spacing w:val="-6"/>
          <w:rtl/>
          <w:rPrChange w:id="40608" w:author="Claude" w:date="2026-10-11T09:07:39Z">
            <w:rPr>
              <w:rStyle w:val="afffe"/>
              <w:rFonts w:ascii="Fb Fontext" w:hAnsi="Fb Fontext"/>
              <w:bCs w:val="0"/>
              <w:spacing w:val="-6"/>
              <w:sz w:val="20"/>
              <w:rtl/>
            </w:rPr>
          </w:rPrChange>
        </w:rPr>
        <w:t xml:space="preserve">] בפושרין </w:t>
      </w:r>
      <w:r w:rsidRPr="00B3644D">
        <w:rPr>
          <w:b/>
          <w:spacing w:val="-6"/>
          <w:rtl/>
        </w:rPr>
        <w:t>[לרפואה],</w:t>
      </w:r>
      <w:r w:rsidRPr="00146180">
        <w:rPr>
          <w:rStyle w:val="afffe"/>
          <w:rFonts w:ascii="Fb Fontext" w:hAnsi="Fb Fontext"/>
          <w:bCs w:val="0"/>
          <w:spacing w:val="-6"/>
          <w:rtl/>
          <w:rPrChange w:id="40609" w:author="Claude" w:date="2026-10-11T09:07:39Z">
            <w:rPr>
              <w:rStyle w:val="afffe"/>
              <w:rFonts w:ascii="Fb Fontext" w:hAnsi="Fb Fontext"/>
              <w:bCs w:val="0"/>
              <w:spacing w:val="-6"/>
              <w:sz w:val="20"/>
              <w:rtl/>
            </w:rPr>
          </w:rPrChange>
        </w:rPr>
        <w:t xml:space="preserve"> אבל נותן לתוך החומץ.</w:t>
      </w:r>
    </w:p>
    <w:p w:rsidR="00E9703F" w:rsidRDefault="00E9703F" w:rsidP="00E9703F">
      <w:pPr>
        <w:pStyle w:val="afff9"/>
        <w:rPr>
          <w:b/>
          <w:rtl/>
        </w:rPr>
      </w:pPr>
      <w:r w:rsidRPr="00146180">
        <w:rPr>
          <w:rStyle w:val="afffe"/>
          <w:rFonts w:ascii="Fb Fontext" w:hAnsi="Fb Fontext"/>
          <w:bCs w:val="0"/>
          <w:rtl/>
          <w:rPrChange w:id="40610" w:author="Claude" w:date="2026-10-11T09:07:39Z">
            <w:rPr>
              <w:rStyle w:val="afffe"/>
              <w:rFonts w:ascii="Fb Fontext" w:hAnsi="Fb Fontext"/>
              <w:bCs w:val="0"/>
              <w:sz w:val="20"/>
              <w:rtl/>
            </w:rPr>
          </w:rPrChange>
        </w:rPr>
        <w:t xml:space="preserve">ואין שולין את הכרשינין </w:t>
      </w:r>
      <w:r w:rsidRPr="009757B9">
        <w:rPr>
          <w:b/>
          <w:rtl/>
        </w:rPr>
        <w:t>[במים שתצוף הפסולת],</w:t>
      </w:r>
      <w:r w:rsidRPr="00146180">
        <w:rPr>
          <w:rStyle w:val="afffe"/>
          <w:rFonts w:ascii="Fb Fontext" w:hAnsi="Fb Fontext"/>
          <w:bCs w:val="0"/>
          <w:rtl/>
          <w:rPrChange w:id="40611" w:author="Claude" w:date="2026-10-11T09:07:39Z">
            <w:rPr>
              <w:rStyle w:val="afffe"/>
              <w:rFonts w:ascii="Fb Fontext" w:hAnsi="Fb Fontext"/>
              <w:bCs w:val="0"/>
              <w:sz w:val="20"/>
              <w:rtl/>
            </w:rPr>
          </w:rPrChange>
        </w:rPr>
        <w:t xml:space="preserve"> ולא שפין אותן, אבל נותן לתוך הכברה או לתוך הכלכלה. </w:t>
      </w:r>
      <w:r w:rsidRPr="009757B9">
        <w:rPr>
          <w:b/>
          <w:rtl/>
        </w:rPr>
        <w:t>[ונופלין מאליהן]</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12" w:author="Claude" w:date="2026-10-11T09:07:39Z">
            <w:rPr>
              <w:rStyle w:val="afffe"/>
              <w:rFonts w:ascii="Fb Fontext" w:hAnsi="Fb Fontext"/>
              <w:bCs w:val="0"/>
              <w:sz w:val="20"/>
              <w:rtl/>
            </w:rPr>
          </w:rPrChange>
        </w:rPr>
        <w:t>אין כוברין את התבן בכברה ולא יתננו ע"ג מקום גבוה בשביל שירד המוץ, אבל נוטל הוא בכברה ונותן לתוך האיבוס.</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47" w:author="קלוד" w:date="2026-10-11T12:33:55Z"/>
        </w:rPr>
      </w:pPr>
      <w:ins w:id="90148" w:author="קלוד" w:date="2026-10-11T12:33:55Z">
        <w:r>
          <w:rPr>
            <w:color w:val="7B3F00"/>
          </w:rPr>
          <w:t xml:space="preserve">שריית חילתית בפושרין - איסור דרבנן ומקום סכנה</w:t>
        </w:r>
      </w:ins>
    </w:p>
    <w:p w:rsidR="00E9703F" w:rsidRDefault="00E9703F" w:rsidP="00E9703F">
      <w:pPr>
        <w:rPr>
          <w:rFonts w:ascii="Fb Fontext" w:hAnsi="Fb Fontext"/>
          <w:rtl/>
        </w:rPr>
      </w:pPr>
      <w:ins w:id="109349" w:author="קלוד" w:date="2026-10-11T13:11:34Z">
        <w:r>
          <w:rPr>
            <w:rFonts w:ascii="Fb Fontext" w:hAnsi="Fb Fontext"/>
            <w:rtl/>
          </w:rPr>
          <w:t xml:space="preserve">•</w:t>
        </w:r>
      </w:ins>
      <w:del w:id="109350" w:author="קלוד" w:date="2026-10-11T13:11:34Z">
        <w:r w:rsidRPr="006F178A">
          <w:rPr>
            <w:rFonts w:ascii="Fb Fontext" w:hAnsi="Fb Fontext"/>
            <w:rtl/>
          </w:rPr>
          <w:delText xml:space="preserve">•</w:delText>
        </w:r>
        <w:r w:rsidRPr="006F178A">
          <w:rPr>
            <w:rFonts w:ascii="Fb Fontext" w:hAnsi="Fb Fontext" w:hint="cs"/>
            <w:rtl/>
          </w:rPr>
          <w:delText xml:space="preserve"> אם</w:delText>
        </w:r>
      </w:del>
      <w:r w:rsidRPr="006F178A">
        <w:rPr>
          <w:rFonts w:ascii="Fb Fontext" w:hAnsi="Fb Fontext" w:hint="cs"/>
          <w:rtl/>
        </w:rPr>
        <w:t xml:space="preserve"> </w:t>
      </w:r>
      <w:r w:rsidRPr="006F178A">
        <w:rPr>
          <w:rFonts w:ascii="Fb Fontext" w:hAnsi="Fb Fontext"/>
          <w:rtl/>
        </w:rPr>
        <w:t xml:space="preserve">שרה</w:t>
      </w:r>
      <w:ins w:id="109347" w:author="קלוד" w:date="2026-10-11T13:11:34Z">
        <w:r>
          <w:rPr>
            <w:rFonts w:ascii="Fb Fontext" w:hAnsi="Fb Fontext"/>
            <w:rtl/>
          </w:rPr>
          <w:t xml:space="preserve"> - </w:t>
        </w:r>
      </w:ins>
      <w:del w:id="109348" w:author="קלוד" w:date="2026-10-11T13:11:34Z">
        <w:r w:rsidRPr="006F178A">
          <w:rPr>
            <w:rFonts w:ascii="Fb Fontext" w:hAnsi="Fb Fontext"/>
            <w:rtl/>
          </w:rPr>
          <w:delText xml:space="preserve"> </w:delText>
        </w:r>
      </w:del>
      <w:r w:rsidRPr="006F178A">
        <w:rPr>
          <w:rFonts w:ascii="Fb Fontext" w:hAnsi="Fb Fontext"/>
          <w:rtl/>
        </w:rPr>
        <w:t xml:space="preserve">חייב </w:t>
      </w:r>
      <w:ins w:id="109345" w:author="קלוד" w:date="2026-10-11T13:11:34Z">
        <w:r>
          <w:rPr>
            <w:rFonts w:ascii="Fb Fontext" w:hAnsi="Fb Fontext"/>
            <w:rtl/>
          </w:rPr>
          <w:t xml:space="preserve">חטאת.</w:t>
        </w:r>
      </w:ins>
      <w:del w:id="109346" w:author="קלוד" w:date="2026-10-11T13:11:34Z">
        <w:r w:rsidRPr="006F178A">
          <w:rPr>
            <w:rFonts w:ascii="Fb Fontext" w:hAnsi="Fb Fontext"/>
            <w:rtl/>
          </w:rPr>
          <w:delText xml:space="preserve">חטאת,</w:delText>
        </w:r>
      </w:del>
      <w:r w:rsidRPr="006F178A">
        <w:rPr>
          <w:rFonts w:ascii="Fb Fontext" w:hAnsi="Fb Fontext"/>
          <w:rtl/>
        </w:rPr>
        <w:t xml:space="preserve"> </w:t>
      </w:r>
      <w:ins w:id="109343" w:author="קלוד" w:date="2026-10-11T13:11:34Z">
        <w:r>
          <w:rPr>
            <w:rFonts w:ascii="Fb Fontext" w:hAnsi="Fb Fontext"/>
            <w:rtl/>
          </w:rPr>
          <w:t xml:space="preserve">[אביי:]</w:t>
        </w:r>
      </w:ins>
      <w:del w:id="109344" w:author="קלוד" w:date="2026-10-11T13:11:34Z">
        <w:r w:rsidRPr="006F178A">
          <w:rPr>
            <w:rFonts w:ascii="Fb Fontext" w:hAnsi="Fb Fontext"/>
            <w:rtl/>
          </w:rPr>
          <w:delText xml:space="preserve">[</w:delText>
        </w:r>
        <w:r w:rsidRPr="006F178A">
          <w:rPr>
            <w:rStyle w:val="2fb"/>
            <w:rFonts w:ascii="Fb Fontext" w:hAnsi="Fb Fontext"/>
            <w:rtl/>
          </w:rPr>
          <w:delText xml:space="preserve">אביי</w:delText>
        </w:r>
        <w:r w:rsidRPr="006F178A">
          <w:rPr>
            <w:rFonts w:ascii="Fb Fontext" w:hAnsi="Fb Fontext"/>
            <w:rtl/>
          </w:rPr>
          <w:delText xml:space="preserve">]</w:delText>
        </w:r>
      </w:del>
      <w:r w:rsidRPr="006F178A">
        <w:rPr>
          <w:rFonts w:ascii="Fb Fontext" w:hAnsi="Fb Fontext"/>
          <w:rtl/>
        </w:rPr>
        <w:t xml:space="preserve"> </w:t>
      </w:r>
      <w:ins w:id="109341" w:author="קלוד" w:date="2026-10-11T13:11:34Z">
        <w:r>
          <w:rPr>
            <w:rStyle w:val="afffffe"/>
            <w:rFonts w:ascii="Fb Fontext" w:hAnsi="Fb Fontext"/>
            <w:rtl/>
          </w:rPr>
          <w:t xml:space="preserve">אינו אלא</w:t>
        </w:r>
        <w:r>
          <w:rPr>
            <w:rFonts w:ascii="Fb Fontext" w:hAnsi="Fb Fontext"/>
            <w:rtl/>
          </w:rPr>
          <w:t xml:space="preserve"> מדרבנן,</w:t>
        </w:r>
      </w:ins>
      <w:del w:id="109342" w:author="קלוד" w:date="2026-10-11T13:11:34Z">
        <w:r w:rsidRPr="006F178A">
          <w:rPr>
            <w:rFonts w:ascii="Fb Fontext" w:hAnsi="Fb Fontext"/>
            <w:rtl/>
          </w:rPr>
          <w:delText xml:space="preserve">מדרבנן</w:delText>
        </w:r>
      </w:del>
      <w:r w:rsidRPr="006F178A">
        <w:rPr>
          <w:rFonts w:ascii="Fb Fontext" w:hAnsi="Fb Fontext"/>
          <w:rtl/>
        </w:rPr>
        <w:t xml:space="preserve"> שלא יעשה כבחול [</w:t>
      </w:r>
      <w:r w:rsidRPr="006F178A">
        <w:rPr>
          <w:rFonts w:ascii="Fb Fontext" w:hAnsi="Fb Fontext"/>
          <w:rtl/>
        </w:rPr>
        <w:t xml:space="preserve">משא"כ</w:t>
      </w:r>
      <w:r w:rsidRPr="006F178A">
        <w:rPr>
          <w:rFonts w:ascii="Fb Fontext" w:hAnsi="Fb Fontext"/>
          <w:rtl/>
        </w:rPr>
        <w:t xml:space="preserve"> </w:t>
      </w:r>
      <w:ins w:id="109339" w:author="קלוד" w:date="2026-10-11T13:11:34Z">
        <w:r>
          <w:rPr>
            <w:rFonts w:ascii="Fb Fontext" w:hAnsi="Fb Fontext"/>
            <w:rtl/>
          </w:rPr>
          <w:t xml:space="preserve">בשר</w:t>
        </w:r>
      </w:ins>
      <w:del w:id="109340" w:author="קלוד" w:date="2026-10-11T13:11:34Z">
        <w:r w:rsidRPr="006F178A">
          <w:rPr>
            <w:rFonts w:ascii="Fb Fontext" w:hAnsi="Fb Fontext"/>
            <w:rtl/>
          </w:rPr>
          <w:delText xml:space="preserve">אומצא</w:delText>
        </w:r>
      </w:del>
      <w:r w:rsidRPr="006F178A">
        <w:rPr>
          <w:rFonts w:ascii="Fb Fontext" w:hAnsi="Fb Fontext"/>
          <w:rtl/>
        </w:rPr>
        <w:t xml:space="preserve"> </w:t>
      </w:r>
      <w:ins w:id="109337" w:author="קלוד" w:date="2026-10-11T13:11:34Z">
        <w:r>
          <w:rPr>
            <w:rFonts w:ascii="Fb Fontext" w:hAnsi="Fb Fontext"/>
            <w:rtl/>
          </w:rPr>
          <w:t xml:space="preserve">במים]</w:t>
        </w:r>
      </w:ins>
      <w:del w:id="109338" w:author="קלוד" w:date="2026-10-11T13:11:34Z">
        <w:r w:rsidRPr="006F178A">
          <w:rPr>
            <w:rFonts w:ascii="Fb Fontext" w:hAnsi="Fb Fontext"/>
            <w:rtl/>
          </w:rPr>
          <w:delText xml:space="preserve">במיא]</w:delText>
        </w:r>
      </w:del>
    </w:p>
    <w:p w:rsidR="00E9703F" w:rsidRPr="006F178A" w:rsidRDefault="00E9703F" w:rsidP="00E9703F">
      <w:pPr>
        <w:rPr>
          <w:rtl/>
        </w:rPr>
      </w:pPr>
      <w:r w:rsidRPr="006F178A">
        <w:rPr>
          <w:rtl/>
        </w:rPr>
        <w:t>•</w:t>
      </w:r>
      <w:r w:rsidRPr="006F178A">
        <w:rPr>
          <w:rFonts w:hint="cs"/>
          <w:rtl/>
        </w:rPr>
        <w:t xml:space="preserve"> </w:t>
      </w:r>
      <w:ins w:id="109357" w:author="קלוד" w:date="2026-10-11T13:11:34Z">
        <w:r>
          <w:rPr>
            <w:rStyle w:val="2fb"/>
            <w:rtl/>
          </w:rPr>
          <w:t xml:space="preserve">לרבי</w:t>
        </w:r>
      </w:ins>
      <w:del w:id="109358" w:author="קלוד" w:date="2026-10-11T13:11:34Z">
        <w:r w:rsidRPr="006F178A">
          <w:rPr>
            <w:rStyle w:val="2fb"/>
            <w:rtl/>
          </w:rPr>
          <w:delText xml:space="preserve">מרבי</w:delText>
        </w:r>
      </w:del>
      <w:r w:rsidRPr="006F178A">
        <w:rPr>
          <w:rStyle w:val="2fb"/>
          <w:rtl/>
        </w:rPr>
        <w:t xml:space="preserve"> יוסי</w:t>
      </w:r>
      <w:r w:rsidRPr="006F178A">
        <w:rPr>
          <w:rtl/>
        </w:rPr>
        <w:t xml:space="preserve"> </w:t>
      </w:r>
      <w:ins w:id="109355" w:author="קלוד" w:date="2026-10-11T13:11:34Z">
        <w:r>
          <w:rPr>
            <w:rtl/>
          </w:rPr>
          <w:t xml:space="preserve">בצונן</w:t>
        </w:r>
      </w:ins>
      <w:del w:id="109356" w:author="קלוד" w:date="2026-10-11T13:11:34Z">
        <w:r w:rsidRPr="006F178A">
          <w:rPr>
            <w:rtl/>
          </w:rPr>
          <w:delText xml:space="preserve">משמע</w:delText>
        </w:r>
      </w:del>
      <w:r w:rsidRPr="006F178A">
        <w:rPr>
          <w:rtl/>
        </w:rPr>
        <w:t xml:space="preserve"> </w:t>
      </w:r>
      <w:ins w:id="109353" w:author="קלוד" w:date="2026-10-11T13:11:34Z">
        <w:r>
          <w:rPr>
            <w:rtl/>
          </w:rPr>
          <w:t xml:space="preserve">מותר,</w:t>
        </w:r>
      </w:ins>
      <w:del w:id="109354" w:author="קלוד" w:date="2026-10-11T13:11:34Z">
        <w:r w:rsidRPr="006F178A">
          <w:rPr>
            <w:rtl/>
          </w:rPr>
          <w:delText xml:space="preserve">דבצונן מותר</w:delText>
        </w:r>
      </w:del>
      <w:r w:rsidRPr="006F178A">
        <w:rPr>
          <w:rtl/>
        </w:rPr>
        <w:t xml:space="preserve"> וכן משמע ממתני' </w:t>
      </w:r>
      <w:ins w:id="109351" w:author="קלוד" w:date="2026-10-11T13:11:34Z">
        <w:r>
          <w:rPr>
            <w:rtl/>
          </w:rPr>
          <w:t xml:space="preserve">שדוקא</w:t>
        </w:r>
      </w:ins>
      <w:del w:id="109352" w:author="קלוד" w:date="2026-10-11T13:11:34Z">
        <w:r w:rsidRPr="006F178A">
          <w:rPr>
            <w:rtl/>
          </w:rPr>
          <w:delText xml:space="preserve">דדוקא</w:delText>
        </w:r>
      </w:del>
      <w:r w:rsidRPr="006F178A">
        <w:rPr>
          <w:rtl/>
        </w:rPr>
        <w:t xml:space="preserve"> פושר אסור.</w:t>
      </w:r>
    </w:p>
    <w:p w:rsidR="00E9703F" w:rsidRPr="006F178A" w:rsidRDefault="00E9703F" w:rsidP="00E9703F">
      <w:pPr>
        <w:rPr>
          <w:rtl/>
        </w:rPr>
      </w:pPr>
      <w:r w:rsidRPr="006F178A">
        <w:rPr>
          <w:rtl/>
        </w:rPr>
        <w:t xml:space="preserve">אבל לרבנן שניהם </w:t>
      </w:r>
      <w:ins w:id="109371" w:author="קלוד" w:date="2026-10-11T13:11:34Z">
        <w:r>
          <w:rPr>
            <w:rtl/>
          </w:rPr>
          <w:t xml:space="preserve">אסורים,</w:t>
        </w:r>
      </w:ins>
      <w:del w:id="109372" w:author="קלוד" w:date="2026-10-11T13:11:34Z">
        <w:r w:rsidRPr="006F178A">
          <w:rPr>
            <w:rtl/>
          </w:rPr>
          <w:delText xml:space="preserve">אסורים</w:delText>
        </w:r>
      </w:del>
      <w:r w:rsidRPr="006F178A">
        <w:rPr>
          <w:rtl/>
        </w:rPr>
        <w:t xml:space="preserve"> </w:t>
      </w:r>
      <w:ins w:id="109369" w:author="קלוד" w:date="2026-10-11T13:11:34Z">
        <w:r>
          <w:rPr>
            <w:rtl/>
          </w:rPr>
          <w:t xml:space="preserve">ומשנתנו</w:t>
        </w:r>
      </w:ins>
      <w:del w:id="109370" w:author="קלוד" w:date="2026-10-11T13:11:34Z">
        <w:r w:rsidRPr="006F178A">
          <w:rPr>
            <w:rtl/>
          </w:rPr>
          <w:delText xml:space="preserve">ומתני'</w:delText>
        </w:r>
      </w:del>
      <w:r w:rsidRPr="006F178A">
        <w:rPr>
          <w:rtl/>
        </w:rPr>
        <w:t xml:space="preserve"> </w:t>
      </w:r>
      <w:ins w:id="109367" w:author="קלוד" w:date="2026-10-11T13:11:34Z">
        <w:r>
          <w:rPr>
            <w:rtl/>
          </w:rPr>
          <w:t xml:space="preserve">דעת</w:t>
        </w:r>
      </w:ins>
      <w:del w:id="109368" w:author="קלוד" w:date="2026-10-11T13:11:34Z">
        <w:r w:rsidRPr="006F178A">
          <w:rPr>
            <w:rtl/>
          </w:rPr>
          <w:delText xml:space="preserve">יחידאה</w:delText>
        </w:r>
      </w:del>
      <w:r w:rsidRPr="006F178A">
        <w:rPr>
          <w:rtl/>
        </w:rPr>
        <w:t xml:space="preserve"> </w:t>
      </w:r>
      <w:ins w:id="109365" w:author="קלוד" w:date="2026-10-11T13:11:34Z">
        <w:r>
          <w:rPr>
            <w:rtl/>
          </w:rPr>
          <w:t xml:space="preserve">יחיד</w:t>
        </w:r>
      </w:ins>
      <w:del w:id="109366" w:author="קלוד" w:date="2026-10-11T13:11:34Z">
        <w:r w:rsidRPr="006F178A">
          <w:rPr>
            <w:rtl/>
          </w:rPr>
          <w:delText xml:space="preserve">היא</w:delText>
        </w:r>
      </w:del>
      <w:r w:rsidRPr="006F178A">
        <w:rPr>
          <w:rtl/>
        </w:rPr>
        <w:t xml:space="preserve"> </w:t>
      </w:r>
      <w:ins w:id="109363" w:author="קלוד" w:date="2026-10-11T13:11:34Z">
        <w:r>
          <w:rPr>
            <w:rtl/>
          </w:rPr>
          <w:t xml:space="preserve">היא.</w:t>
        </w:r>
      </w:ins>
      <w:del w:id="109364" w:author="קלוד" w:date="2026-10-11T13:11:34Z">
        <w:r w:rsidRPr="006F178A">
          <w:rPr>
            <w:rtl/>
          </w:rPr>
          <w:delText xml:space="preserve">דידן</w:delText>
        </w:r>
      </w:del>
      <w:r w:rsidRPr="006F178A">
        <w:rPr>
          <w:rtl/>
        </w:rPr>
        <w:t xml:space="preserve"> ועושין זאת </w:t>
      </w:r>
      <w:ins w:id="109361" w:author="קלוד" w:date="2026-10-11T13:11:34Z">
        <w:r>
          <w:rPr>
            <w:rtl/>
          </w:rPr>
          <w:t xml:space="preserve">לכובד</w:t>
        </w:r>
      </w:ins>
      <w:del w:id="109362" w:author="קלוד" w:date="2026-10-11T13:11:34Z">
        <w:r w:rsidRPr="006F178A">
          <w:rPr>
            <w:rtl/>
          </w:rPr>
          <w:delText xml:space="preserve">ליוקרא</w:delText>
        </w:r>
      </w:del>
      <w:r w:rsidRPr="006F178A">
        <w:rPr>
          <w:rtl/>
        </w:rPr>
        <w:t xml:space="preserve"> </w:t>
      </w:r>
      <w:ins w:id="90615" w:author="Claude - סמנטי" w:date="2026-10-11T12:28:21Z">
        <w:ins w:id="109359" w:author="קלוד" w:date="2026-10-11T13:11:34Z">
          <w:r>
            <w:rPr>
              <w:rtl/>
            </w:rPr>
            <w:t xml:space="preserve">הלב.</w:t>
          </w:r>
        </w:ins>
        <w:del w:id="109360" w:author="קלוד" w:date="2026-10-11T13:11:34Z">
          <w:r>
            <w:rPr>
              <w:rtl/>
            </w:rPr>
            <w:delText xml:space="preserve">של לב</w:delText>
          </w:r>
          <w:r w:rsidRPr="006F178A">
            <w:rPr>
              <w:rtl/>
            </w:rPr>
            <w:delText xml:space="preserve">.</w:delText>
          </w:r>
        </w:del>
      </w:ins>
      <w:del w:id="90616" w:author="Claude - סמנטי" w:date="2026-10-11T12:28:21Z">
        <w:r w:rsidRPr="006F178A">
          <w:rPr>
            <w:rtl/>
          </w:rPr>
          <w:delText xml:space="preserve">דליבא</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אם התחיל לשתות קודם השבת</w:t>
      </w:r>
      <w:ins w:id="109383" w:author="קלוד" w:date="2026-10-11T13:11:34Z">
        <w:r>
          <w:rPr>
            <w:rtl/>
          </w:rPr>
          <w:t xml:space="preserve"> - </w:t>
        </w:r>
      </w:ins>
      <w:del w:id="109384" w:author="קלוד" w:date="2026-10-11T13:11:34Z">
        <w:r w:rsidRPr="006F178A">
          <w:rPr>
            <w:rtl/>
          </w:rPr>
          <w:delText xml:space="preserve"> </w:delText>
        </w:r>
      </w:del>
      <w:r w:rsidRPr="006F178A">
        <w:rPr>
          <w:rtl/>
        </w:rPr>
        <w:t xml:space="preserve">מקום סכנה </w:t>
      </w:r>
      <w:ins w:id="109381" w:author="קלוד" w:date="2026-10-11T13:11:34Z">
        <w:r>
          <w:rPr>
            <w:rtl/>
          </w:rPr>
          <w:t xml:space="preserve">הוא,</w:t>
        </w:r>
      </w:ins>
      <w:del w:id="109382" w:author="קלוד" w:date="2026-10-11T13:11:34Z">
        <w:r w:rsidRPr="006F178A">
          <w:rPr>
            <w:rtl/>
          </w:rPr>
          <w:delText xml:space="preserve">הוא</w:delText>
        </w:r>
      </w:del>
      <w:r w:rsidRPr="006F178A">
        <w:rPr>
          <w:rtl/>
        </w:rPr>
        <w:t xml:space="preserve"> </w:t>
      </w:r>
      <w:ins w:id="109379" w:author="קלוד" w:date="2026-10-11T13:11:34Z">
        <w:r>
          <w:rPr>
            <w:rtl/>
          </w:rPr>
          <w:t xml:space="preserve">ומותר</w:t>
        </w:r>
      </w:ins>
      <w:del w:id="109380" w:author="קלוד" w:date="2026-10-11T13:11:34Z">
        <w:r w:rsidRPr="006F178A">
          <w:rPr>
            <w:rtl/>
          </w:rPr>
          <w:delText xml:space="preserve">וודאי</w:delText>
        </w:r>
      </w:del>
      <w:r w:rsidRPr="006F178A">
        <w:rPr>
          <w:rtl/>
        </w:rPr>
        <w:t xml:space="preserve"> </w:t>
      </w:r>
      <w:ins w:id="109377" w:author="קלוד" w:date="2026-10-11T13:11:34Z">
        <w:r>
          <w:rPr>
            <w:rtl/>
          </w:rPr>
          <w:t xml:space="preserve">ודאי</w:t>
        </w:r>
      </w:ins>
      <w:del w:id="109378" w:author="קלוד" w:date="2026-10-11T13:11:34Z">
        <w:r w:rsidRPr="006F178A">
          <w:rPr>
            <w:rtl/>
          </w:rPr>
          <w:delText xml:space="preserve">דשרי</w:delText>
        </w:r>
      </w:del>
      <w:r w:rsidRPr="006F178A">
        <w:rPr>
          <w:rtl/>
        </w:rPr>
        <w:t xml:space="preserve"> </w:t>
      </w:r>
      <w:ins w:id="109375" w:author="קלוד" w:date="2026-10-11T13:11:34Z">
        <w:r>
          <w:rPr>
            <w:rtl/>
          </w:rPr>
          <w:t xml:space="preserve">לשרות</w:t>
        </w:r>
      </w:ins>
      <w:del w:id="109376" w:author="קלוד" w:date="2026-10-11T13:11:34Z">
        <w:r w:rsidRPr="006F178A">
          <w:rPr>
            <w:rtl/>
          </w:rPr>
          <w:delText xml:space="preserve">בשבת</w:delText>
        </w:r>
      </w:del>
      <w:r w:rsidRPr="006F178A">
        <w:rPr>
          <w:rtl/>
        </w:rPr>
        <w:t xml:space="preserve"> </w:t>
      </w:r>
      <w:ins w:id="109373" w:author="קלוד" w:date="2026-10-11T13:11:34Z">
        <w:r>
          <w:rPr>
            <w:rtl/>
          </w:rPr>
          <w:t xml:space="preserve">בשבת.</w:t>
        </w:r>
      </w:ins>
      <w:del w:id="109374" w:author="קלוד" w:date="2026-10-11T13:11:34Z">
        <w:r w:rsidRPr="006F178A">
          <w:rPr>
            <w:rtl/>
          </w:rPr>
          <w:delText xml:space="preserve">לשרות.</w:delText>
        </w:r>
      </w:del>
    </w:p>
    <w:p w:rsidR="00E9703F" w:rsidRPr="006F178A" w:rsidRDefault="00E9703F" w:rsidP="00E9703F">
      <w:pPr>
        <w:rPr>
          <w:rtl/>
        </w:rPr>
      </w:pPr>
      <w:r w:rsidRPr="006F178A">
        <w:rPr>
          <w:rtl/>
        </w:rPr>
        <w:lastRenderedPageBreak/>
        <w:t>•</w:t>
      </w:r>
      <w:r>
        <w:rPr>
          <w:rFonts w:hint="cs"/>
          <w:rtl/>
        </w:rPr>
        <w:t xml:space="preserve"> </w:t>
      </w:r>
      <w:r w:rsidRPr="006F178A">
        <w:rPr>
          <w:rStyle w:val="2fb"/>
          <w:rtl/>
        </w:rPr>
        <w:t xml:space="preserve">ראב"י</w:t>
      </w:r>
      <w:r w:rsidRPr="006F178A">
        <w:rPr>
          <w:rtl/>
        </w:rPr>
        <w:t xml:space="preserve"> חש </w:t>
      </w:r>
      <w:ins w:id="109423" w:author="קלוד" w:date="2026-10-11T13:11:34Z">
        <w:r>
          <w:rPr>
            <w:rtl/>
          </w:rPr>
          <w:t xml:space="preserve">בכובד</w:t>
        </w:r>
      </w:ins>
      <w:del w:id="109424" w:author="קלוד" w:date="2026-10-11T13:11:34Z">
        <w:r w:rsidRPr="006F178A">
          <w:rPr>
            <w:rtl/>
          </w:rPr>
          <w:delText xml:space="preserve">ביוקרא</w:delText>
        </w:r>
      </w:del>
      <w:r w:rsidRPr="006F178A">
        <w:rPr>
          <w:rtl/>
        </w:rPr>
        <w:t xml:space="preserve"> </w:t>
      </w:r>
      <w:ins w:id="90617" w:author="Claude - סמנטי" w:date="2026-10-11T12:28:21Z">
        <w:ins w:id="109421" w:author="קלוד" w:date="2026-10-11T13:11:34Z">
          <w:r>
            <w:rPr>
              <w:rtl/>
            </w:rPr>
            <w:t xml:space="preserve">הלב,</w:t>
          </w:r>
        </w:ins>
        <w:del w:id="109422" w:author="קלוד" w:date="2026-10-11T13:11:34Z">
          <w:r>
            <w:rPr>
              <w:rtl/>
            </w:rPr>
            <w:delText xml:space="preserve">של לב</w:delText>
          </w:r>
        </w:del>
      </w:ins>
      <w:del w:id="90618" w:author="Claude - סמנטי" w:date="2026-10-11T12:28:21Z">
        <w:r w:rsidRPr="006F178A">
          <w:rPr>
            <w:rtl/>
          </w:rPr>
          <w:delText xml:space="preserve">דליבא</w:delText>
        </w:r>
      </w:del>
      <w:r w:rsidRPr="006F178A">
        <w:rPr>
          <w:rtl/>
        </w:rPr>
        <w:t xml:space="preserve"> ומ"ע </w:t>
      </w:r>
      <w:r w:rsidRPr="006F178A">
        <w:rPr>
          <w:rtl/>
        </w:rPr>
        <w:t xml:space="preserve">א"ל</w:t>
      </w:r>
      <w:r w:rsidRPr="006F178A">
        <w:rPr>
          <w:rtl/>
        </w:rPr>
        <w:t xml:space="preserve"> לשתות משקל שלושה זהובים בשלושה </w:t>
      </w:r>
      <w:ins w:id="109419" w:author="קלוד" w:date="2026-10-11T13:11:34Z">
        <w:r>
          <w:rPr>
            <w:rtl/>
          </w:rPr>
          <w:t xml:space="preserve">ימים.</w:t>
        </w:r>
      </w:ins>
      <w:del w:id="109420" w:author="קלוד" w:date="2026-10-11T13:11:34Z">
        <w:r w:rsidRPr="006F178A">
          <w:rPr>
            <w:rtl/>
          </w:rPr>
          <w:delText xml:space="preserve">ימים,</w:delText>
        </w:r>
      </w:del>
      <w:r w:rsidRPr="006F178A">
        <w:rPr>
          <w:rtl/>
        </w:rPr>
        <w:t xml:space="preserve"> וביום השלישי שבת </w:t>
      </w:r>
      <w:ins w:id="109417" w:author="קלוד" w:date="2026-10-11T13:11:34Z">
        <w:r>
          <w:rPr>
            <w:rtl/>
          </w:rPr>
          <w:t xml:space="preserve">היה,</w:t>
        </w:r>
      </w:ins>
      <w:del w:id="109418" w:author="קלוד" w:date="2026-10-11T13:11:34Z">
        <w:r w:rsidRPr="006F178A">
          <w:rPr>
            <w:rtl/>
          </w:rPr>
          <w:delText xml:space="preserve">היה</w:delText>
        </w:r>
      </w:del>
      <w:r w:rsidRPr="006F178A">
        <w:rPr>
          <w:rtl/>
        </w:rPr>
        <w:t xml:space="preserve"> ושאל </w:t>
      </w:r>
      <w:ins w:id="109415" w:author="קלוד" w:date="2026-10-11T13:11:34Z">
        <w:r>
          <w:rPr>
            <w:rtl/>
          </w:rPr>
          <w:t xml:space="preserve">בבית המדרש</w:t>
        </w:r>
      </w:ins>
      <w:del w:id="109416" w:author="קלוד" w:date="2026-10-11T13:11:34Z">
        <w:r w:rsidRPr="006F178A">
          <w:rPr>
            <w:rtl/>
          </w:rPr>
          <w:delText xml:space="preserve">לבמ"ד</w:delText>
        </w:r>
      </w:del>
      <w:r w:rsidRPr="006F178A">
        <w:rPr>
          <w:rtl/>
        </w:rPr>
        <w:t xml:space="preserve"> על שרייה </w:t>
      </w:r>
      <w:ins w:id="109413" w:author="קלוד" w:date="2026-10-11T13:11:34Z">
        <w:r>
          <w:rPr>
            <w:rtl/>
          </w:rPr>
          <w:t xml:space="preserve">[שלשתות</w:t>
        </w:r>
      </w:ins>
      <w:del w:id="109414" w:author="קלוד" w:date="2026-10-11T13:11:34Z">
        <w:r w:rsidRPr="006F178A">
          <w:rPr>
            <w:rtl/>
          </w:rPr>
          <w:delText xml:space="preserve">[דלשתות</w:delText>
        </w:r>
      </w:del>
      <w:r w:rsidRPr="006F178A">
        <w:rPr>
          <w:rtl/>
        </w:rPr>
        <w:t xml:space="preserve"> </w:t>
      </w:r>
      <w:ins w:id="109411" w:author="קלוד" w:date="2026-10-11T13:11:34Z">
        <w:r>
          <w:rPr>
            <w:rtl/>
          </w:rPr>
          <w:t xml:space="preserve">מותר],</w:t>
        </w:r>
      </w:ins>
      <w:del w:id="109412" w:author="קלוד" w:date="2026-10-11T13:11:34Z">
        <w:r w:rsidRPr="006F178A">
          <w:rPr>
            <w:rtl/>
          </w:rPr>
          <w:delText xml:space="preserve">מותר]</w:delText>
        </w:r>
      </w:del>
      <w:r w:rsidRPr="006F178A">
        <w:rPr>
          <w:rtl/>
        </w:rPr>
        <w:t xml:space="preserve"> </w:t>
      </w:r>
      <w:r w:rsidRPr="006F178A">
        <w:rPr>
          <w:rtl/>
        </w:rPr>
        <w:t xml:space="preserve">וא"ל</w:t>
      </w:r>
      <w:r w:rsidRPr="006F178A">
        <w:rPr>
          <w:rtl/>
        </w:rPr>
        <w:t xml:space="preserve"> </w:t>
      </w:r>
      <w:ins w:id="109409" w:author="קלוד" w:date="2026-10-11T13:11:34Z">
        <w:r>
          <w:rPr>
            <w:rStyle w:val="2fb"/>
            <w:rtl/>
          </w:rPr>
          <w:t xml:space="preserve">רחב"א:</w:t>
        </w:r>
      </w:ins>
      <w:del w:id="109410" w:author="קלוד" w:date="2026-10-11T13:11:34Z">
        <w:r w:rsidRPr="006F178A">
          <w:rPr>
            <w:rStyle w:val="2fb"/>
            <w:rtl/>
          </w:rPr>
          <w:delText xml:space="preserve">רחב"א</w:delText>
        </w:r>
      </w:del>
      <w:r w:rsidRPr="006F178A">
        <w:rPr>
          <w:rtl/>
        </w:rPr>
        <w:t xml:space="preserve"> </w:t>
      </w:r>
      <w:ins w:id="109407" w:author="קלוד" w:date="2026-10-11T13:11:34Z">
        <w:r>
          <w:rPr>
            <w:rtl/>
          </w:rPr>
          <w:t xml:space="preserve">בי</w:t>
        </w:r>
      </w:ins>
      <w:del w:id="109408" w:author="קלוד" w:date="2026-10-11T13:11:34Z">
        <w:r w:rsidRPr="006F178A">
          <w:rPr>
            <w:rtl/>
          </w:rPr>
          <w:delText xml:space="preserve">דבדידו</w:delText>
        </w:r>
      </w:del>
      <w:r>
        <w:rPr>
          <w:rFonts w:hint="cs"/>
          <w:rtl/>
        </w:rPr>
        <w:t xml:space="preserve"> היה </w:t>
      </w:r>
      <w:ins w:id="109405" w:author="קלוד" w:date="2026-10-11T13:11:34Z">
        <w:r>
          <w:rPr>
            <w:rtl/>
          </w:rPr>
          <w:t xml:space="preserve">מעשה,</w:t>
        </w:r>
      </w:ins>
      <w:del w:id="109406" w:author="קלוד" w:date="2026-10-11T13:11:34Z">
        <w:r w:rsidRPr="006F178A">
          <w:rPr>
            <w:rtl/>
          </w:rPr>
          <w:delText xml:space="preserve">עומדא</w:delText>
        </w:r>
      </w:del>
      <w:r w:rsidRPr="006F178A">
        <w:rPr>
          <w:rtl/>
        </w:rPr>
        <w:t xml:space="preserve"> </w:t>
      </w:r>
      <w:ins w:id="109403" w:author="קלוד" w:date="2026-10-11T13:11:34Z">
        <w:r>
          <w:rPr>
            <w:rtl/>
          </w:rPr>
          <w:t xml:space="preserve">ושאלתי</w:t>
        </w:r>
      </w:ins>
      <w:del w:id="109404" w:author="קלוד" w:date="2026-10-11T13:11:34Z">
        <w:r w:rsidRPr="006F178A">
          <w:rPr>
            <w:rtl/>
          </w:rPr>
          <w:delText xml:space="preserve">ושאל</w:delText>
        </w:r>
      </w:del>
      <w:r w:rsidRPr="006F178A">
        <w:rPr>
          <w:rtl/>
        </w:rPr>
        <w:t xml:space="preserve"> </w:t>
      </w:r>
      <w:r w:rsidRPr="006F178A">
        <w:rPr>
          <w:rStyle w:val="2fb"/>
          <w:rtl/>
        </w:rPr>
        <w:t xml:space="preserve">לר</w:t>
      </w:r>
      <w:r w:rsidRPr="00910D80">
        <w:rPr>
          <w:rStyle w:val="2fb"/>
          <w:b/>
          <w:bCs/>
          <w:rtl/>
        </w:rPr>
        <w:t>אב"א</w:t>
      </w:r>
      <w:r>
        <w:rPr>
          <w:rtl/>
        </w:rPr>
        <w:t xml:space="preserve"> ולא </w:t>
      </w:r>
      <w:r>
        <w:rPr>
          <w:rFonts w:hint="cs"/>
          <w:rtl/>
        </w:rPr>
        <w:t>הי</w:t>
      </w:r>
      <w:r w:rsidRPr="006F178A">
        <w:rPr>
          <w:rtl/>
        </w:rPr>
        <w:t xml:space="preserve">ה </w:t>
      </w:r>
      <w:ins w:id="109401" w:author="קלוד" w:date="2026-10-11T13:11:34Z">
        <w:r>
          <w:rPr>
            <w:rtl/>
          </w:rPr>
          <w:t xml:space="preserve">בידו,</w:t>
        </w:r>
      </w:ins>
      <w:del w:id="109402" w:author="קלוד" w:date="2026-10-11T13:11:34Z">
        <w:r w:rsidRPr="006F178A">
          <w:rPr>
            <w:rtl/>
          </w:rPr>
          <w:delText xml:space="preserve">בידו</w:delText>
        </w:r>
      </w:del>
      <w:r w:rsidRPr="006F178A">
        <w:rPr>
          <w:rtl/>
        </w:rPr>
        <w:t xml:space="preserve"> </w:t>
      </w:r>
      <w:ins w:id="109399" w:author="קלוד" w:date="2026-10-11T13:11:34Z">
        <w:r>
          <w:rPr>
            <w:rtl/>
          </w:rPr>
          <w:t xml:space="preserve">ושאלתי</w:t>
        </w:r>
      </w:ins>
      <w:del w:id="109400" w:author="קלוד" w:date="2026-10-11T13:11:34Z">
        <w:r w:rsidRPr="006F178A">
          <w:rPr>
            <w:rtl/>
          </w:rPr>
          <w:delText xml:space="preserve">ושאל</w:delText>
        </w:r>
      </w:del>
      <w:r w:rsidRPr="006F178A">
        <w:rPr>
          <w:rtl/>
        </w:rPr>
        <w:t xml:space="preserve"> </w:t>
      </w:r>
      <w:r w:rsidRPr="006F178A">
        <w:rPr>
          <w:rStyle w:val="2fb"/>
          <w:rtl/>
        </w:rPr>
        <w:t xml:space="preserve">לר"ה</w:t>
      </w:r>
      <w:r w:rsidRPr="006F178A">
        <w:rPr>
          <w:rtl/>
        </w:rPr>
        <w:t xml:space="preserve"> </w:t>
      </w:r>
      <w:ins w:id="109397" w:author="קלוד" w:date="2026-10-11T13:11:34Z">
        <w:r>
          <w:rPr>
            <w:rtl/>
          </w:rPr>
          <w:t xml:space="preserve">ואמר:</w:t>
        </w:r>
      </w:ins>
      <w:del w:id="109398" w:author="קלוד" w:date="2026-10-11T13:11:34Z">
        <w:r w:rsidRPr="006F178A">
          <w:rPr>
            <w:rtl/>
          </w:rPr>
          <w:delText xml:space="preserve">ואמר</w:delText>
        </w:r>
      </w:del>
      <w:r w:rsidRPr="006F178A">
        <w:rPr>
          <w:rtl/>
        </w:rPr>
        <w:t xml:space="preserve"> </w:t>
      </w:r>
      <w:ins w:id="109395" w:author="קלוד" w:date="2026-10-11T13:11:34Z">
        <w:r>
          <w:rPr>
            <w:rtl/>
          </w:rPr>
          <w:t xml:space="preserve">שורה</w:t>
        </w:r>
      </w:ins>
      <w:del w:id="109396" w:author="קלוד" w:date="2026-10-11T13:11:34Z">
        <w:r w:rsidRPr="006F178A">
          <w:rPr>
            <w:rtl/>
          </w:rPr>
          <w:delText xml:space="preserve">דשורה</w:delText>
        </w:r>
      </w:del>
      <w:r w:rsidRPr="006F178A">
        <w:rPr>
          <w:rtl/>
        </w:rPr>
        <w:t xml:space="preserve"> בצונן ומניח </w:t>
      </w:r>
      <w:ins w:id="109393" w:author="קלוד" w:date="2026-10-11T13:11:34Z">
        <w:r>
          <w:rPr>
            <w:rtl/>
          </w:rPr>
          <w:t xml:space="preserve">בחמה.</w:t>
        </w:r>
      </w:ins>
      <w:del w:id="109394" w:author="קלוד" w:date="2026-10-11T13:11:34Z">
        <w:r w:rsidRPr="006F178A">
          <w:rPr>
            <w:rtl/>
          </w:rPr>
          <w:delText xml:space="preserve">בחמה</w:delText>
        </w:r>
      </w:del>
      <w:r w:rsidRPr="006F178A">
        <w:rPr>
          <w:rtl/>
        </w:rPr>
        <w:t xml:space="preserve"> והיינו </w:t>
      </w:r>
      <w:r>
        <w:rPr>
          <w:rtl/>
        </w:rPr>
        <w:t>אפי'</w:t>
      </w:r>
      <w:r w:rsidRPr="006F178A">
        <w:rPr>
          <w:rtl/>
        </w:rPr>
        <w:t xml:space="preserve"> </w:t>
      </w:r>
      <w:ins w:id="109391" w:author="קלוד" w:date="2026-10-11T13:11:34Z">
        <w:r>
          <w:rPr>
            <w:rtl/>
          </w:rPr>
          <w:t xml:space="preserve">לאוסר,</w:t>
        </w:r>
      </w:ins>
      <w:del w:id="109392" w:author="קלוד" w:date="2026-10-11T13:11:34Z">
        <w:r w:rsidRPr="006F178A">
          <w:rPr>
            <w:rtl/>
          </w:rPr>
          <w:delText xml:space="preserve">למאן דאסר</w:delText>
        </w:r>
      </w:del>
      <w:r w:rsidRPr="006F178A">
        <w:rPr>
          <w:rtl/>
        </w:rPr>
        <w:t xml:space="preserve"> </w:t>
      </w:r>
      <w:ins w:id="91907" w:author="מנוע מכני" w:date="2026-10-11T12:04:39Z">
        <w:r>
          <w:rPr>
            <w:rtl/>
          </w:rPr>
          <w:t xml:space="preserve">כאן</w:t>
        </w:r>
      </w:ins>
      <w:del w:id="91908" w:author="מנוע מכני" w:date="2026-10-11T12:04:39Z">
        <w:r w:rsidRPr="006F178A">
          <w:rPr>
            <w:rtl/>
          </w:rPr>
          <w:delText xml:space="preserve">הכא</w:delText>
        </w:r>
      </w:del>
      <w:r w:rsidRPr="006F178A">
        <w:rPr>
          <w:rtl/>
        </w:rPr>
        <w:t xml:space="preserve"> </w:t>
      </w:r>
      <w:ins w:id="109389" w:author="קלוד" w:date="2026-10-11T13:11:34Z">
        <w:r>
          <w:rPr>
            <w:rtl/>
          </w:rPr>
          <w:t xml:space="preserve">מותר,</w:t>
        </w:r>
      </w:ins>
      <w:del w:id="109390" w:author="קלוד" w:date="2026-10-11T13:11:34Z">
        <w:r w:rsidRPr="006F178A">
          <w:rPr>
            <w:rtl/>
          </w:rPr>
          <w:delText xml:space="preserve">שרי</w:delText>
        </w:r>
      </w:del>
      <w:r w:rsidRPr="006F178A">
        <w:rPr>
          <w:rtl/>
        </w:rPr>
        <w:t xml:space="preserve"> </w:t>
      </w:r>
      <w:ins w:id="109387" w:author="קלוד" w:date="2026-10-11T13:11:34Z">
        <w:r>
          <w:rPr>
            <w:rtl/>
          </w:rPr>
          <w:t xml:space="preserve">כיון</w:t>
        </w:r>
      </w:ins>
      <w:del w:id="109388" w:author="קלוד" w:date="2026-10-11T13:11:34Z">
        <w:r w:rsidRPr="006F178A">
          <w:rPr>
            <w:rtl/>
          </w:rPr>
          <w:delText xml:space="preserve">כיוון</w:delText>
        </w:r>
      </w:del>
      <w:r w:rsidRPr="006F178A">
        <w:rPr>
          <w:rtl/>
        </w:rPr>
        <w:t xml:space="preserve"> שהתחיל </w:t>
      </w:r>
      <w:ins w:id="109385" w:author="קלוד" w:date="2026-10-11T13:11:34Z">
        <w:r>
          <w:rPr>
            <w:rtl/>
          </w:rPr>
          <w:t xml:space="preserve">קודם,</w:t>
        </w:r>
      </w:ins>
      <w:del w:id="109386" w:author="קלוד" w:date="2026-10-11T13:11:34Z">
        <w:r w:rsidRPr="006F178A">
          <w:rPr>
            <w:rtl/>
          </w:rPr>
          <w:delText xml:space="preserve">קודם</w:delText>
        </w:r>
      </w:del>
      <w:r w:rsidRPr="006F178A">
        <w:rPr>
          <w:rtl/>
        </w:rPr>
        <w:t xml:space="preserve"> ואם </w:t>
      </w:r>
      <w:r w:rsidRPr="006F178A">
        <w:rPr>
          <w:rtl/>
        </w:rPr>
        <w:t xml:space="preserve">לא</w:t>
      </w:r>
      <w:r w:rsidRPr="006F178A">
        <w:rPr>
          <w:rtl/>
        </w:rPr>
        <w:t xml:space="preserve"> ישתה יסתכן.</w:t>
      </w:r>
    </w:p>
    <w:p>
      <w:pPr>
        <w:pStyle w:val="afffff8"/>
        <w:rPr>
          <w:ins w:id="90145" w:author="קלוד" w:date="2026-10-11T12:33:55Z"/>
        </w:rPr>
      </w:pPr>
      <w:ins w:id="90146" w:author="קלוד" w:date="2026-10-11T12:33:55Z">
        <w:r>
          <w:rPr>
            <w:color w:val="7B3F00"/>
          </w:rPr>
          <w:t xml:space="preserve">כסכוס כותנה בשבת - לרכך ולא להלבין</w:t>
        </w:r>
      </w:ins>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 יוסף</w:t>
      </w:r>
      <w:r w:rsidRPr="006F178A">
        <w:rPr>
          <w:rtl/>
        </w:rPr>
        <w:t xml:space="preserve"> שהיה זקן נסמך על </w:t>
      </w:r>
      <w:r w:rsidRPr="006F178A">
        <w:rPr>
          <w:rStyle w:val="2fb"/>
          <w:rtl/>
        </w:rPr>
        <w:t xml:space="preserve">רנב"י</w:t>
      </w:r>
      <w:r w:rsidRPr="006F178A">
        <w:rPr>
          <w:rtl/>
        </w:rPr>
        <w:t xml:space="preserve"> אחיינו </w:t>
      </w:r>
      <w:r w:rsidRPr="006F178A">
        <w:rPr>
          <w:rtl/>
        </w:rPr>
        <w:t xml:space="preserve">וא"ל</w:t>
      </w:r>
      <w:r w:rsidRPr="006F178A">
        <w:rPr>
          <w:rtl/>
        </w:rPr>
        <w:t xml:space="preserve"> להעלותו </w:t>
      </w:r>
      <w:r w:rsidRPr="006F178A">
        <w:rPr>
          <w:rStyle w:val="2fb"/>
          <w:rtl/>
        </w:rPr>
        <w:t xml:space="preserve">לר"ס</w:t>
      </w:r>
      <w:r w:rsidRPr="006F178A">
        <w:rPr>
          <w:rtl/>
        </w:rPr>
        <w:t xml:space="preserve"> לשואלו -.</w:t>
      </w:r>
    </w:p>
    <w:p w:rsidR="00E9703F" w:rsidRDefault="00E9703F" w:rsidP="00E9703F">
      <w:pPr>
        <w:rPr>
          <w:rtl/>
        </w:rPr>
      </w:pPr>
      <w:r w:rsidRPr="006F178A">
        <w:rPr>
          <w:rtl/>
        </w:rPr>
        <w:t xml:space="preserve">על כסכוס [שפשוף] כותנה </w:t>
      </w:r>
      <w:ins w:id="109433" w:author="קלוד" w:date="2026-10-11T13:11:34Z">
        <w:r>
          <w:rPr>
            <w:rtl/>
          </w:rPr>
          <w:t xml:space="preserve">בשבת,</w:t>
        </w:r>
      </w:ins>
      <w:del w:id="109434" w:author="קלוד" w:date="2026-10-11T13:11:34Z">
        <w:r w:rsidRPr="006F178A">
          <w:rPr>
            <w:rtl/>
          </w:rPr>
          <w:delText xml:space="preserve">בשבת</w:delText>
        </w:r>
      </w:del>
      <w:r w:rsidRPr="006F178A">
        <w:rPr>
          <w:rtl/>
        </w:rPr>
        <w:t xml:space="preserve"> </w:t>
      </w:r>
      <w:ins w:id="109431" w:author="קלוד" w:date="2026-10-11T13:11:34Z">
        <w:r>
          <w:rPr>
            <w:rtl/>
          </w:rPr>
          <w:t xml:space="preserve">וא"ל:</w:t>
        </w:r>
      </w:ins>
      <w:del w:id="109432" w:author="קלוד" w:date="2026-10-11T13:11:34Z">
        <w:r w:rsidRPr="006F178A">
          <w:rPr>
            <w:rtl/>
          </w:rPr>
          <w:delText xml:space="preserve">וא"ל</w:delText>
        </w:r>
      </w:del>
      <w:r w:rsidRPr="006F178A">
        <w:rPr>
          <w:rtl/>
        </w:rPr>
        <w:t xml:space="preserve"> </w:t>
      </w:r>
      <w:ins w:id="109429" w:author="קלוד" w:date="2026-10-11T13:11:34Z">
        <w:r>
          <w:rPr>
            <w:rtl/>
          </w:rPr>
          <w:t xml:space="preserve">מותר,</w:t>
        </w:r>
      </w:ins>
      <w:del w:id="109430" w:author="קלוד" w:date="2026-10-11T13:11:34Z">
        <w:r w:rsidRPr="006F178A">
          <w:rPr>
            <w:rtl/>
          </w:rPr>
          <w:delText xml:space="preserve">דשרי</w:delText>
        </w:r>
      </w:del>
      <w:r w:rsidRPr="006F178A">
        <w:rPr>
          <w:rtl/>
        </w:rPr>
        <w:t xml:space="preserve"> </w:t>
      </w:r>
      <w:ins w:id="109427" w:author="קלוד" w:date="2026-10-11T13:11:34Z">
        <w:r>
          <w:rPr>
            <w:rtl/>
          </w:rPr>
          <w:t xml:space="preserve">שלרכך</w:t>
        </w:r>
      </w:ins>
      <w:del w:id="109428" w:author="קלוד" w:date="2026-10-11T13:11:34Z">
        <w:r w:rsidRPr="006F178A">
          <w:rPr>
            <w:rtl/>
          </w:rPr>
          <w:delText xml:space="preserve">דלרכוכי</w:delText>
        </w:r>
      </w:del>
      <w:r>
        <w:rPr>
          <w:rtl/>
        </w:rPr>
        <w:t xml:space="preserve"> </w:t>
      </w:r>
      <w:ins w:id="109425" w:author="קלוד" w:date="2026-10-11T13:11:34Z">
        <w:r>
          <w:rPr>
            <w:rtl/>
          </w:rPr>
          <w:t xml:space="preserve">מתכוון</w:t>
        </w:r>
      </w:ins>
      <w:del w:id="109426" w:author="קלוד" w:date="2026-10-11T13:11:34Z">
        <w:r w:rsidRPr="006F178A">
          <w:rPr>
            <w:rtl/>
          </w:rPr>
          <w:delText xml:space="preserve">מיכוון</w:delText>
        </w:r>
      </w:del>
      <w:r w:rsidRPr="006F178A">
        <w:rPr>
          <w:rtl/>
        </w:rPr>
        <w:t xml:space="preserve"> [ולא להלבין יותר]</w:t>
      </w:r>
    </w:p>
    <w:p w:rsidR="00E9703F" w:rsidRPr="006F178A" w:rsidRDefault="00E9703F" w:rsidP="00E9703F">
      <w:pPr>
        <w:rPr>
          <w:rtl/>
        </w:rPr>
      </w:pPr>
      <w:r w:rsidRPr="006F178A">
        <w:rPr>
          <w:rtl/>
        </w:rPr>
        <w:t xml:space="preserve">וא"ל</w:t>
      </w:r>
      <w:r w:rsidRPr="006F178A">
        <w:rPr>
          <w:rtl/>
        </w:rPr>
        <w:t xml:space="preserve"> </w:t>
      </w:r>
      <w:r w:rsidRPr="006F178A">
        <w:rPr>
          <w:rStyle w:val="2fb"/>
          <w:rtl/>
        </w:rPr>
        <w:t xml:space="preserve">לרנב"י</w:t>
      </w:r>
      <w:r w:rsidRPr="006F178A">
        <w:rPr>
          <w:rtl/>
        </w:rPr>
        <w:t xml:space="preserve"> דלא שאלו על סודר דפשיט </w:t>
      </w:r>
      <w:ins w:id="93755" w:author="מנוע מכני" w:date="2026-10-11T12:04:39Z">
        <w:r>
          <w:rPr>
            <w:rtl/>
          </w:rPr>
          <w:t xml:space="preserve">לו</w:t>
        </w:r>
      </w:ins>
      <w:del w:id="93756" w:author="מנוע מכני" w:date="2026-10-11T12:04:39Z">
        <w:r w:rsidRPr="006F178A">
          <w:rPr>
            <w:rtl/>
          </w:rPr>
          <w:delText xml:space="preserve">ליה</w:delText>
        </w:r>
      </w:del>
      <w:r w:rsidRPr="006F178A">
        <w:rPr>
          <w:rtl/>
        </w:rPr>
        <w:t xml:space="preserve"> </w:t>
      </w:r>
      <w:r w:rsidRPr="006F178A">
        <w:rPr>
          <w:rStyle w:val="2fb"/>
          <w:rtl/>
        </w:rPr>
        <w:t xml:space="preserve">ר"ה</w:t>
      </w:r>
      <w:r w:rsidRPr="006F178A">
        <w:rPr>
          <w:rtl/>
        </w:rPr>
        <w:t xml:space="preserve"> דאסור.</w:t>
      </w:r>
    </w:p>
    <w:p w:rsidR="00E9703F" w:rsidRPr="006F178A" w:rsidRDefault="00E9703F" w:rsidP="00E9703F">
      <w:pPr>
        <w:rPr>
          <w:rtl/>
        </w:rPr>
      </w:pPr>
      <w:r w:rsidRPr="006F178A">
        <w:rPr>
          <w:rtl/>
        </w:rPr>
        <w:t xml:space="preserve">ודווקא </w:t>
      </w:r>
      <w:ins w:id="91909" w:author="מנוע מכני" w:date="2026-10-11T12:04:39Z">
        <w:r>
          <w:rPr>
            <w:rtl/>
          </w:rPr>
          <w:t xml:space="preserve">שם</w:t>
        </w:r>
      </w:ins>
      <w:del w:id="91910" w:author="מנוע מכני" w:date="2026-10-11T12:04:39Z">
        <w:r w:rsidRPr="006F178A">
          <w:rPr>
            <w:rtl/>
          </w:rPr>
          <w:delText xml:space="preserve">התם</w:delText>
        </w:r>
      </w:del>
      <w:r w:rsidRPr="006F178A">
        <w:rPr>
          <w:rtl/>
        </w:rPr>
        <w:t xml:space="preserve"> דמיחזי שמקפיד על ליבונו </w:t>
      </w:r>
      <w:r w:rsidRPr="006F178A">
        <w:rPr>
          <w:rtl/>
        </w:rPr>
        <w:t xml:space="preserve">משא"כ</w:t>
      </w:r>
      <w:r w:rsidRPr="006F178A">
        <w:rPr>
          <w:rtl/>
        </w:rPr>
        <w:t xml:space="preserve"> כותנה.</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 </w:t>
      </w:r>
      <w:ins w:id="109445" w:author="קלוד" w:date="2026-10-11T13:11:34Z">
        <w:r>
          <w:rPr>
            <w:rStyle w:val="2fb"/>
            <w:rtl/>
          </w:rPr>
          <w:t xml:space="preserve">חסדא:</w:t>
        </w:r>
      </w:ins>
      <w:del w:id="109446" w:author="קלוד" w:date="2026-10-11T13:11:34Z">
        <w:r w:rsidRPr="006F178A">
          <w:rPr>
            <w:rStyle w:val="2fb"/>
            <w:rtl/>
          </w:rPr>
          <w:delText xml:space="preserve">חסדא</w:delText>
        </w:r>
        <w:r w:rsidRPr="006F178A">
          <w:rPr>
            <w:rtl/>
          </w:rPr>
          <w:delText xml:space="preserve"> </w:delText>
        </w:r>
        <w:r>
          <w:rPr>
            <w:rtl/>
          </w:rPr>
          <w:delText xml:space="preserve">זה</w:delText>
        </w:r>
      </w:del>
      <w:ins w:id="93757" w:author="מנוע מכני" w:date="2026-10-11T12:04:39Z"/>
      <w:del w:id="93758" w:author="מנוע מכני" w:date="2026-10-11T12:04:39Z">
        <w:r w:rsidRPr="006F178A">
          <w:rPr>
            <w:rtl/>
          </w:rPr>
          <w:delText xml:space="preserve">האי</w:delText>
        </w:r>
      </w:del>
      <w:r w:rsidRPr="006F178A">
        <w:rPr>
          <w:rtl/>
        </w:rPr>
        <w:t xml:space="preserve"> כיתנא </w:t>
      </w:r>
      <w:ins w:id="109443" w:author="קלוד" w:date="2026-10-11T13:11:34Z">
        <w:r>
          <w:rPr>
            <w:rtl/>
          </w:rPr>
          <w:t xml:space="preserve">-</w:t>
        </w:r>
      </w:ins>
      <w:del w:id="109444" w:author="קלוד" w:date="2026-10-11T13:11:34Z">
        <w:r w:rsidRPr="006F178A">
          <w:rPr>
            <w:rtl/>
          </w:rPr>
          <w:delText xml:space="preserve">משלפו</w:delText>
        </w:r>
      </w:del>
      <w:r w:rsidRPr="006F178A">
        <w:rPr>
          <w:rtl/>
        </w:rPr>
        <w:t xml:space="preserve"> </w:t>
      </w:r>
      <w:ins w:id="109441" w:author="קלוד" w:date="2026-10-11T13:11:34Z">
        <w:r>
          <w:rPr>
            <w:rtl/>
          </w:rPr>
          <w:t xml:space="preserve">לשלוף</w:t>
        </w:r>
      </w:ins>
      <w:del w:id="109442" w:author="קלוד" w:date="2026-10-11T13:11:34Z">
        <w:r w:rsidRPr="006F178A">
          <w:rPr>
            <w:rtl/>
          </w:rPr>
          <w:delText xml:space="preserve">לדידה</w:delText>
        </w:r>
      </w:del>
      <w:r w:rsidRPr="006F178A">
        <w:rPr>
          <w:rtl/>
        </w:rPr>
        <w:t xml:space="preserve"> </w:t>
      </w:r>
      <w:ins w:id="109439" w:author="קלוד" w:date="2026-10-11T13:11:34Z">
        <w:r>
          <w:rPr>
            <w:rtl/>
          </w:rPr>
          <w:t xml:space="preserve">אותה מן הקנה</w:t>
        </w:r>
      </w:ins>
      <w:del w:id="109440" w:author="קלוד" w:date="2026-10-11T13:11:34Z">
        <w:r w:rsidRPr="006F178A">
          <w:rPr>
            <w:rtl/>
          </w:rPr>
          <w:delText xml:space="preserve">מקניא</w:delText>
        </w:r>
      </w:del>
      <w:r w:rsidRPr="006F178A">
        <w:rPr>
          <w:rtl/>
        </w:rPr>
        <w:t xml:space="preserve"> - </w:t>
      </w:r>
      <w:ins w:id="109437" w:author="קלוד" w:date="2026-10-11T13:11:34Z">
        <w:r>
          <w:rPr>
            <w:rtl/>
          </w:rPr>
          <w:t xml:space="preserve">מותר,</w:t>
        </w:r>
      </w:ins>
      <w:del w:id="109438" w:author="קלוד" w:date="2026-10-11T13:11:34Z">
        <w:r w:rsidRPr="006F178A">
          <w:rPr>
            <w:rtl/>
          </w:rPr>
          <w:delText xml:space="preserve">שרי,</w:delText>
        </w:r>
      </w:del>
      <w:r w:rsidRPr="006F178A">
        <w:rPr>
          <w:rtl/>
        </w:rPr>
        <w:t xml:space="preserve"> אבל </w:t>
      </w:r>
      <w:r w:rsidRPr="006F178A">
        <w:rPr>
          <w:rtl/>
        </w:rPr>
        <w:t xml:space="preserve">לא</w:t>
      </w:r>
      <w:r w:rsidRPr="006F178A">
        <w:rPr>
          <w:rtl/>
        </w:rPr>
        <w:t xml:space="preserve"> הקנה </w:t>
      </w:r>
      <w:ins w:id="109435" w:author="קלוד" w:date="2026-10-11T13:11:34Z">
        <w:r>
          <w:rPr>
            <w:rtl/>
          </w:rPr>
          <w:t xml:space="preserve">ממנה,</w:t>
        </w:r>
      </w:ins>
      <w:del w:id="109436" w:author="קלוד" w:date="2026-10-11T13:11:34Z">
        <w:r w:rsidRPr="006F178A">
          <w:rPr>
            <w:rtl/>
          </w:rPr>
          <w:delText xml:space="preserve">ממנה</w:delText>
        </w:r>
      </w:del>
      <w:r w:rsidRPr="006F178A">
        <w:rPr>
          <w:rtl/>
        </w:rPr>
        <w:t xml:space="preserve"> שאסור בטלטול.</w:t>
      </w:r>
    </w:p>
    <w:p>
      <w:pPr>
        <w:pStyle w:val="38"/>
        <w:rPr>
          <w:ins w:id="99009" w:author="מנוע מכני" w:date="2026-10-11T12:04:39Z"/>
        </w:rPr>
      </w:pPr>
      <w:r w:rsidRPr="0092079A">
        <w:t>ולרבא</w:t>
      </w:r>
      <w:r w:rsidRPr="006F178A">
        <w:t xml:space="preserve">:</w:t>
      </w:r>
    </w:p>
    <w:p w:rsidR="00E9703F" w:rsidRPr="006F178A" w:rsidRDefault="00E9703F" w:rsidP="00E9703F">
      <w:pPr>
        <w:rPr>
          <w:rtl/>
        </w:rPr>
      </w:pPr>
      <w:del w:id="99010" w:author="מנוע מכני" w:date="2026-10-11T12:04:39Z">
        <w:r w:rsidRPr="006F178A">
          <w:rPr>
            <w:rtl/>
          </w:rPr>
          <w:delText xml:space="preserve"> </w:delText>
        </w:r>
      </w:del>
      <w:r w:rsidRPr="006F178A">
        <w:rPr>
          <w:rtl/>
        </w:rPr>
        <w:t xml:space="preserve">ואם כלי אורגים הוא מותר לשלוף גם הקנה ממנה שמותר בטלטול קיואי הוא - מותר.</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 </w:t>
      </w:r>
      <w:ins w:id="109457" w:author="קלוד" w:date="2026-10-11T13:11:34Z">
        <w:r>
          <w:rPr>
            <w:rStyle w:val="2fb"/>
            <w:rtl/>
          </w:rPr>
          <w:t xml:space="preserve">חסדא:</w:t>
        </w:r>
      </w:ins>
      <w:del w:id="109458" w:author="קלוד" w:date="2026-10-11T13:11:34Z">
        <w:r w:rsidRPr="006F178A">
          <w:rPr>
            <w:rStyle w:val="2fb"/>
            <w:rtl/>
          </w:rPr>
          <w:delText xml:space="preserve">חסדא</w:delText>
        </w:r>
        <w:r w:rsidRPr="006F178A">
          <w:rPr>
            <w:rtl/>
          </w:rPr>
          <w:delText xml:space="preserve"> </w:delText>
        </w:r>
        <w:r>
          <w:rPr>
            <w:rtl/>
          </w:rPr>
          <w:delText xml:space="preserve">זה</w:delText>
        </w:r>
      </w:del>
      <w:ins w:id="93759" w:author="מנוע מכני" w:date="2026-10-11T12:04:39Z"/>
      <w:del w:id="93760" w:author="מנוע מכני" w:date="2026-10-11T12:04:39Z">
        <w:r w:rsidRPr="006F178A">
          <w:rPr>
            <w:rtl/>
          </w:rPr>
          <w:delText xml:space="preserve">האי</w:delText>
        </w:r>
      </w:del>
      <w:r w:rsidRPr="006F178A">
        <w:rPr>
          <w:rtl/>
        </w:rPr>
        <w:t xml:space="preserve"> כישתא </w:t>
      </w:r>
      <w:ins w:id="109455" w:author="קלוד" w:date="2026-10-11T13:11:34Z">
        <w:r>
          <w:rPr>
            <w:rtl/>
          </w:rPr>
          <w:t xml:space="preserve">דירקא -</w:t>
        </w:r>
      </w:ins>
      <w:del w:id="109456" w:author="קלוד" w:date="2026-10-11T13:11:34Z">
        <w:r w:rsidRPr="006F178A">
          <w:rPr>
            <w:rtl/>
          </w:rPr>
          <w:delText xml:space="preserve">דירקא,</w:delText>
        </w:r>
      </w:del>
      <w:r w:rsidRPr="006F178A">
        <w:rPr>
          <w:rtl/>
        </w:rPr>
        <w:t xml:space="preserve"> </w:t>
      </w:r>
      <w:ins w:id="94997" w:author="מנוע מכני" w:date="2026-10-11T12:04:39Z">
        <w:r>
          <w:rPr>
            <w:rtl/>
          </w:rPr>
          <w:t xml:space="preserve">אם </w:t>
        </w:r>
      </w:ins>
      <w:del w:id="94998" w:author="מנוע מכני" w:date="2026-10-11T12:04:39Z">
        <w:r w:rsidRPr="006F178A">
          <w:rPr>
            <w:rtl/>
          </w:rPr>
          <w:delText xml:space="preserve">אי </w:delText>
        </w:r>
      </w:del>
      <w:ins w:id="109453" w:author="קלוד" w:date="2026-10-11T13:11:34Z">
        <w:r>
          <w:rPr>
            <w:rtl/>
          </w:rPr>
          <w:t xml:space="preserve">ראויה</w:t>
        </w:r>
      </w:ins>
      <w:del w:id="109454" w:author="קלוד" w:date="2026-10-11T13:11:34Z">
        <w:r w:rsidRPr="006F178A">
          <w:rPr>
            <w:rtl/>
          </w:rPr>
          <w:delText xml:space="preserve">חזיא</w:delText>
        </w:r>
      </w:del>
      <w:r w:rsidRPr="006F178A">
        <w:rPr>
          <w:rtl/>
        </w:rPr>
        <w:t xml:space="preserve"> למאכל בהמה - </w:t>
      </w:r>
      <w:ins w:id="109451" w:author="קלוד" w:date="2026-10-11T13:11:34Z">
        <w:r>
          <w:rPr>
            <w:rtl/>
          </w:rPr>
          <w:t xml:space="preserve">מותר</w:t>
        </w:r>
      </w:ins>
      <w:del w:id="109452" w:author="קלוד" w:date="2026-10-11T13:11:34Z">
        <w:r w:rsidRPr="006F178A">
          <w:rPr>
            <w:rtl/>
          </w:rPr>
          <w:delText xml:space="preserve">שרי</w:delText>
        </w:r>
      </w:del>
      <w:r w:rsidRPr="006F178A">
        <w:rPr>
          <w:rtl/>
        </w:rPr>
        <w:t xml:space="preserve"> </w:t>
      </w:r>
      <w:ins w:id="109449" w:author="קלוד" w:date="2026-10-11T13:11:34Z">
        <w:r>
          <w:rPr>
            <w:rtl/>
          </w:rPr>
          <w:t xml:space="preserve">לטלטלה,</w:t>
        </w:r>
      </w:ins>
      <w:del w:id="109450" w:author="קלוד" w:date="2026-10-11T13:11:34Z">
        <w:r w:rsidRPr="006F178A">
          <w:rPr>
            <w:rtl/>
          </w:rPr>
          <w:delText xml:space="preserve">לטלטולי,</w:delText>
        </w:r>
      </w:del>
      <w:r w:rsidRPr="006F178A">
        <w:rPr>
          <w:rtl/>
        </w:rPr>
        <w:t xml:space="preserve"> </w:t>
      </w:r>
      <w:ins w:id="94999" w:author="מנוע מכני" w:date="2026-10-11T12:04:39Z">
        <w:r>
          <w:rPr>
            <w:rtl/>
          </w:rPr>
          <w:t xml:space="preserve">ואם </w:t>
        </w:r>
      </w:ins>
      <w:del w:id="95000" w:author="מנוע מכני" w:date="2026-10-11T12:04:39Z">
        <w:r w:rsidRPr="006F178A">
          <w:rPr>
            <w:rtl/>
          </w:rPr>
          <w:delText xml:space="preserve">ואי </w:delText>
        </w:r>
      </w:del>
      <w:r w:rsidRPr="006F178A">
        <w:rPr>
          <w:rtl/>
        </w:rPr>
        <w:t xml:space="preserve">לא</w:t>
      </w:r>
      <w:r w:rsidRPr="006F178A">
        <w:rPr>
          <w:rtl/>
        </w:rPr>
        <w:t xml:space="preserve"> - </w:t>
      </w:r>
      <w:ins w:id="109447" w:author="קלוד" w:date="2026-10-11T13:11:34Z">
        <w:r>
          <w:rPr>
            <w:rtl/>
          </w:rPr>
          <w:t xml:space="preserve">אסור.</w:t>
        </w:r>
      </w:ins>
      <w:del w:id="109448" w:author="קלוד" w:date="2026-10-11T13:11:34Z">
        <w:r w:rsidRPr="006F178A">
          <w:rPr>
            <w:rtl/>
          </w:rPr>
          <w:delText xml:space="preserve">אסיר.</w:delText>
        </w:r>
      </w:del>
    </w:p>
    <w:p>
      <w:pPr>
        <w:pStyle w:val="38"/>
        <w:rPr>
          <w:ins w:id="99012" w:author="מנוע מכני" w:date="2026-10-11T12:04:39Z"/>
        </w:rPr>
      </w:pPr>
      <w:del w:id="99011" w:author="מנוע מכני" w:date="2026-10-11T12:04:39Z">
        <w:r w:rsidRPr="006F178A">
          <w:delText xml:space="preserve">•</w:delText>
        </w:r>
      </w:del>
      <w:r w:rsidRPr="006F178A">
        <w:t xml:space="preserve"> </w:t>
      </w:r>
      <w:r w:rsidRPr="006F178A">
        <w:t xml:space="preserve">רחב"א מרב:</w:t>
      </w:r>
    </w:p>
    <w:p w:rsidR="00E9703F" w:rsidRPr="009757B9" w:rsidRDefault="00E9703F" w:rsidP="00E9703F">
      <w:pPr>
        <w:rPr>
          <w:rFonts w:cs="Guttman Vilna"/>
          <w:b/>
          <w:bCs/>
          <w:rtl/>
        </w:rPr>
      </w:pPr>
      <w:del w:id="99013" w:author="מנוע מכני" w:date="2026-10-11T12:04:39Z">
        <w:r w:rsidRPr="006F178A">
          <w:rPr>
            <w:rtl/>
          </w:rPr>
          <w:delText xml:space="preserve"> </w:delText>
        </w:r>
      </w:del>
      <w:ins w:id="93761" w:author="מנוע מכני" w:date="2026-10-11T12:04:39Z">
        <w:ins w:id="109475" w:author="קלוד" w:date="2026-10-11T13:11:34Z">
          <w:r>
            <w:rPr>
              <w:rtl/>
            </w:rPr>
            <w:t xml:space="preserve">תליא</w:t>
          </w:r>
        </w:ins>
        <w:del w:id="109476" w:author="קלוד" w:date="2026-10-11T13:11:34Z">
          <w:r>
            <w:rPr>
              <w:rtl/>
            </w:rPr>
            <w:delText xml:space="preserve">זה</w:delText>
          </w:r>
        </w:del>
      </w:ins>
      <w:del w:id="93762" w:author="מנוע מכני" w:date="2026-10-11T12:04:39Z">
        <w:r w:rsidRPr="006F178A">
          <w:rPr>
            <w:rtl/>
          </w:rPr>
          <w:delText xml:space="preserve">האי</w:delText>
        </w:r>
      </w:del>
      <w:r w:rsidRPr="006F178A">
        <w:rPr>
          <w:rtl/>
        </w:rPr>
        <w:t xml:space="preserve"> </w:t>
      </w:r>
      <w:ins w:id="109473" w:author="קלוד" w:date="2026-10-11T13:11:34Z">
        <w:r>
          <w:rPr>
            <w:rtl/>
          </w:rPr>
          <w:t xml:space="preserve">של</w:t>
        </w:r>
      </w:ins>
      <w:del w:id="109474" w:author="קלוד" w:date="2026-10-11T13:11:34Z">
        <w:r w:rsidRPr="006F178A">
          <w:rPr>
            <w:rtl/>
          </w:rPr>
          <w:delText xml:space="preserve">תליא,</w:delText>
        </w:r>
      </w:del>
      <w:r w:rsidRPr="006F178A">
        <w:rPr>
          <w:rtl/>
        </w:rPr>
        <w:t xml:space="preserve"> </w:t>
      </w:r>
      <w:ins w:id="109471" w:author="קלוד" w:date="2026-10-11T13:11:34Z">
        <w:r>
          <w:rPr>
            <w:rtl/>
          </w:rPr>
          <w:t xml:space="preserve">בשר</w:t>
        </w:r>
      </w:ins>
      <w:del w:id="109472" w:author="קלוד" w:date="2026-10-11T13:11:34Z">
        <w:r w:rsidRPr="006F178A">
          <w:rPr>
            <w:rtl/>
          </w:rPr>
          <w:delText xml:space="preserve">דבשרא</w:delText>
        </w:r>
      </w:del>
      <w:r w:rsidRPr="006F178A">
        <w:rPr>
          <w:rtl/>
        </w:rPr>
        <w:t xml:space="preserve"> [מלוח] - </w:t>
      </w:r>
      <w:ins w:id="109469" w:author="קלוד" w:date="2026-10-11T13:11:34Z">
        <w:r>
          <w:rPr>
            <w:rtl/>
          </w:rPr>
          <w:t xml:space="preserve">מותר</w:t>
        </w:r>
      </w:ins>
      <w:del w:id="109470" w:author="קלוד" w:date="2026-10-11T13:11:34Z">
        <w:r w:rsidRPr="006F178A">
          <w:rPr>
            <w:rtl/>
          </w:rPr>
          <w:delText xml:space="preserve">שרי</w:delText>
        </w:r>
      </w:del>
      <w:r w:rsidRPr="006F178A">
        <w:rPr>
          <w:rtl/>
        </w:rPr>
        <w:t xml:space="preserve"> </w:t>
      </w:r>
      <w:ins w:id="109467" w:author="קלוד" w:date="2026-10-11T13:11:34Z">
        <w:r>
          <w:rPr>
            <w:rtl/>
          </w:rPr>
          <w:t xml:space="preserve">לטלטלו</w:t>
        </w:r>
      </w:ins>
      <w:del w:id="109468" w:author="קלוד" w:date="2026-10-11T13:11:34Z">
        <w:r w:rsidRPr="006F178A">
          <w:rPr>
            <w:rtl/>
          </w:rPr>
          <w:delText xml:space="preserve">לטלטולי,</w:delText>
        </w:r>
      </w:del>
      <w:r w:rsidRPr="006F178A">
        <w:rPr>
          <w:rtl/>
        </w:rPr>
        <w:t xml:space="preserve"> [שנאכל </w:t>
      </w:r>
      <w:ins w:id="109465" w:author="קלוד" w:date="2026-10-11T13:11:34Z">
        <w:r>
          <w:rPr>
            <w:rtl/>
          </w:rPr>
          <w:t xml:space="preserve">חי],</w:t>
        </w:r>
      </w:ins>
      <w:del w:id="109466" w:author="קלוד" w:date="2026-10-11T13:11:34Z">
        <w:r w:rsidRPr="006F178A">
          <w:rPr>
            <w:rtl/>
          </w:rPr>
          <w:delText xml:space="preserve">חי]</w:delText>
        </w:r>
      </w:del>
      <w:r w:rsidRPr="006F178A">
        <w:rPr>
          <w:rtl/>
        </w:rPr>
        <w:t xml:space="preserve"> </w:t>
      </w:r>
      <w:ins w:id="109463" w:author="קלוד" w:date="2026-10-11T13:11:34Z">
        <w:r>
          <w:rPr>
            <w:rtl/>
          </w:rPr>
          <w:t xml:space="preserve">של דגים</w:t>
        </w:r>
      </w:ins>
      <w:del w:id="109464" w:author="קלוד" w:date="2026-10-11T13:11:34Z">
        <w:r w:rsidRPr="006F178A">
          <w:rPr>
            <w:rtl/>
          </w:rPr>
          <w:delText xml:space="preserve">דכוורי</w:delText>
        </w:r>
      </w:del>
      <w:r w:rsidRPr="006F178A">
        <w:rPr>
          <w:rtl/>
        </w:rPr>
        <w:t xml:space="preserve"> - </w:t>
      </w:r>
      <w:ins w:id="109461" w:author="קלוד" w:date="2026-10-11T13:11:34Z">
        <w:r>
          <w:rPr>
            <w:rtl/>
          </w:rPr>
          <w:t xml:space="preserve">אסור,</w:t>
        </w:r>
      </w:ins>
      <w:del w:id="109462" w:author="קלוד" w:date="2026-10-11T13:11:34Z">
        <w:r w:rsidRPr="006F178A">
          <w:rPr>
            <w:rtl/>
          </w:rPr>
          <w:delText xml:space="preserve">אסיר.</w:delText>
        </w:r>
      </w:del>
      <w:r w:rsidRPr="006F178A">
        <w:rPr>
          <w:rtl/>
        </w:rPr>
        <w:t xml:space="preserve"> </w:t>
      </w:r>
      <w:ins w:id="109459" w:author="קלוד" w:date="2026-10-11T13:11:34Z">
        <w:r>
          <w:rPr>
            <w:rtl/>
          </w:rPr>
          <w:t xml:space="preserve">שלא</w:t>
        </w:r>
      </w:ins>
      <w:del w:id="109460" w:author="קלוד" w:date="2026-10-11T13:11:34Z">
        <w:r w:rsidRPr="006F178A">
          <w:rPr>
            <w:rtl/>
          </w:rPr>
          <w:delText xml:space="preserve">לא</w:delText>
        </w:r>
      </w:del>
      <w:r w:rsidRPr="006F178A">
        <w:rPr>
          <w:rtl/>
        </w:rPr>
        <w:t xml:space="preserve"> נאכל חי.</w:t>
      </w:r>
    </w:p>
    <w:p>
      <w:pPr>
        <w:pStyle w:val="38"/>
        <w:rPr>
          <w:ins w:id="99015" w:author="מנוע מכני" w:date="2026-10-11T12:04:39Z"/>
        </w:rPr>
      </w:pPr>
      <w:del w:id="99014" w:author="מנוע מכני" w:date="2026-10-11T12:04:39Z">
        <w:r w:rsidRPr="00B3644D">
          <w:delText xml:space="preserve">•</w:delText>
        </w:r>
      </w:del>
      <w:r w:rsidRPr="00B3644D">
        <w:t xml:space="preserve"> </w:t>
      </w:r>
      <w:r w:rsidRPr="00B3644D">
        <w:t xml:space="preserve">רב קטינא:</w:t>
      </w:r>
    </w:p>
    <w:p w:rsidR="00E9703F" w:rsidRPr="00B3644D" w:rsidRDefault="00E9703F" w:rsidP="00E9703F">
      <w:pPr>
        <w:rPr>
          <w:spacing w:val="-2"/>
          <w:rtl/>
        </w:rPr>
      </w:pPr>
      <w:del w:id="99016" w:author="מנוע מכני" w:date="2026-10-11T12:04:39Z">
        <w:r w:rsidRPr="00B3644D">
          <w:rPr>
            <w:rFonts w:ascii="Fb Fontext" w:hAnsi="Fb Fontext"/>
            <w:spacing w:val="-2"/>
            <w:sz w:val="20"/>
            <w:rtl/>
          </w:rPr>
          <w:delText xml:space="preserve"> </w:delText>
        </w:r>
      </w:del>
      <w:r w:rsidRPr="00B3644D">
        <w:rPr>
          <w:rFonts w:ascii="Fb Fontext" w:hAnsi="Fb Fontext"/>
          <w:spacing w:val="-2"/>
          <w:sz w:val="20"/>
          <w:rtl/>
        </w:rPr>
        <w:t xml:space="preserve">העומד באמצע המטה - כאילו עומד בכריסה של אשה. [הרהור] </w:t>
      </w:r>
      <w:ins w:id="91913" w:author="מנוע מכני" w:date="2026-10-11T12:04:39Z">
        <w:r>
          <w:rPr>
            <w:rFonts w:ascii="Fb Fontext" w:hAnsi="Fb Fontext"/>
            <w:spacing w:val="-2"/>
            <w:sz w:val="20"/>
            <w:rtl/>
          </w:rPr>
          <w:t xml:space="preserve">ולא</w:t>
        </w:r>
      </w:ins>
      <w:del w:id="91914" w:author="מנוע מכני" w:date="2026-10-11T12:04:39Z">
        <w:r w:rsidRPr="00B3644D">
          <w:rPr>
            <w:rFonts w:ascii="Fb Fontext" w:hAnsi="Fb Fontext"/>
            <w:spacing w:val="-2"/>
            <w:sz w:val="20"/>
            <w:rtl/>
          </w:rPr>
          <w:delText xml:space="preserve">ולאו</w:delText>
        </w:r>
      </w:del>
      <w:r w:rsidRPr="00B3644D">
        <w:rPr>
          <w:rFonts w:ascii="Fb Fontext" w:hAnsi="Fb Fontext"/>
          <w:spacing w:val="-2"/>
          <w:sz w:val="20"/>
          <w:rtl/>
        </w:rPr>
        <w:t xml:space="preserve"> </w:t>
      </w:r>
      <w:ins w:id="91911" w:author="מנוע מכני" w:date="2026-10-11T12:04:39Z">
        <w:r>
          <w:rPr>
            <w:rFonts w:ascii="Fb Fontext" w:hAnsi="Fb Fontext"/>
            <w:spacing w:val="-2"/>
            <w:sz w:val="20"/>
            <w:rtl/>
          </w:rPr>
          <w:t xml:space="preserve">דבר</w:t>
        </w:r>
      </w:ins>
      <w:del w:id="91912" w:author="מנוע מכני" w:date="2026-10-11T12:04:39Z">
        <w:r w:rsidRPr="00B3644D">
          <w:rPr>
            <w:rFonts w:ascii="Fb Fontext" w:hAnsi="Fb Fontext"/>
            <w:spacing w:val="-2"/>
            <w:sz w:val="20"/>
            <w:rtl/>
          </w:rPr>
          <w:delText xml:space="preserve">מילתא</w:delText>
        </w:r>
      </w:del>
      <w:r w:rsidRPr="00B3644D">
        <w:rPr>
          <w:rFonts w:ascii="Fb Fontext" w:hAnsi="Fb Fontext"/>
          <w:spacing w:val="-2"/>
          <w:sz w:val="20"/>
          <w:rtl/>
        </w:rPr>
        <w:t xml:space="preserve"> היא.</w:t>
      </w:r>
    </w:p>
    <w:p>
      <w:pPr>
        <w:pStyle w:val="afffff8"/>
        <w:rPr>
          <w:ins w:id="90143" w:author="קלוד" w:date="2026-10-11T12:33:55Z"/>
        </w:rPr>
      </w:pPr>
      <w:ins w:id="90144" w:author="קלוד" w:date="2026-10-11T12:33:55Z">
        <w:r>
          <w:rPr>
            <w:color w:val="7B3F00"/>
          </w:rPr>
          <w:t xml:space="preserve">הנהגות רב חסדא לבני התורה - מאכל וקניות</w:t>
        </w:r>
      </w:ins>
    </w:p>
    <w:p>
      <w:pPr>
        <w:pStyle w:val="38"/>
        <w:rPr>
          <w:ins w:id="99018" w:author="מנוע מכני" w:date="2026-10-11T12:04:39Z"/>
        </w:rPr>
      </w:pPr>
      <w:del w:id="99017" w:author="מנוע מכני" w:date="2026-10-11T12:04:39Z">
        <w:r w:rsidRPr="006F178A">
          <w:delText xml:space="preserve">•</w:delText>
        </w:r>
      </w:del>
      <w:r w:rsidRPr="006F178A">
        <w:t xml:space="preserve"> </w:t>
      </w:r>
      <w:r w:rsidRPr="006F178A">
        <w:t xml:space="preserve">ואמר רב חסדא:</w:t>
      </w:r>
    </w:p>
    <w:p w:rsidR="00E9703F" w:rsidRPr="006F178A" w:rsidRDefault="00E9703F" w:rsidP="00E9703F">
      <w:pPr>
        <w:rPr>
          <w:rtl/>
        </w:rPr>
      </w:pPr>
      <w:del w:id="99019" w:author="מנוע מכני" w:date="2026-10-11T12:04:39Z">
        <w:r w:rsidRPr="006F178A">
          <w:rPr>
            <w:rFonts w:ascii="Fb Fontext" w:hAnsi="Fb Fontext"/>
            <w:rtl/>
          </w:rPr>
          <w:delText xml:space="preserve"> </w:delText>
        </w:r>
      </w:del>
      <w:r w:rsidRPr="006F178A">
        <w:rPr>
          <w:rFonts w:ascii="Fb Fontext" w:hAnsi="Fb Fontext"/>
          <w:rtl/>
        </w:rPr>
        <w:t xml:space="preserve">בר בי </w:t>
      </w:r>
      <w:r w:rsidRPr="006F178A">
        <w:rPr>
          <w:rStyle w:val="2fb"/>
          <w:rFonts w:ascii="Fb Fontext" w:hAnsi="Fb Fontext"/>
          <w:rtl/>
        </w:rPr>
        <w:t xml:space="preserve">רב</w:t>
      </w:r>
      <w:r w:rsidRPr="006F178A">
        <w:rPr>
          <w:rFonts w:ascii="Fb Fontext" w:hAnsi="Fb Fontext"/>
          <w:rtl/>
        </w:rPr>
        <w:t xml:space="preserve"> </w:t>
      </w:r>
      <w:ins w:id="109489" w:author="קלוד" w:date="2026-10-11T13:11:34Z">
        <w:r>
          <w:rPr>
            <w:rFonts w:ascii="Fb Fontext" w:hAnsi="Fb Fontext"/>
            <w:rtl/>
          </w:rPr>
          <w:t xml:space="preserve">שקונה</w:t>
        </w:r>
      </w:ins>
      <w:del w:id="109490" w:author="קלוד" w:date="2026-10-11T13:11:34Z">
        <w:r w:rsidRPr="006F178A">
          <w:rPr>
            <w:rFonts w:ascii="Fb Fontext" w:hAnsi="Fb Fontext"/>
            <w:rtl/>
          </w:rPr>
          <w:delText xml:space="preserve">דזבין</w:delText>
        </w:r>
      </w:del>
      <w:r w:rsidRPr="006F178A">
        <w:rPr>
          <w:rFonts w:ascii="Fb Fontext" w:hAnsi="Fb Fontext"/>
          <w:rtl/>
        </w:rPr>
        <w:t xml:space="preserve"> </w:t>
      </w:r>
      <w:ins w:id="109487" w:author="קלוד" w:date="2026-10-11T13:11:34Z">
        <w:r>
          <w:rPr>
            <w:rFonts w:ascii="Fb Fontext" w:hAnsi="Fb Fontext"/>
            <w:rtl/>
          </w:rPr>
          <w:t xml:space="preserve">ירק</w:t>
        </w:r>
      </w:ins>
      <w:del w:id="109488" w:author="קלוד" w:date="2026-10-11T13:11:34Z">
        <w:r w:rsidRPr="006F178A">
          <w:rPr>
            <w:rFonts w:ascii="Fb Fontext" w:hAnsi="Fb Fontext"/>
            <w:rtl/>
          </w:rPr>
          <w:delText xml:space="preserve">ירקא</w:delText>
        </w:r>
      </w:del>
      <w:r w:rsidRPr="006F178A">
        <w:rPr>
          <w:rFonts w:ascii="Fb Fontext" w:hAnsi="Fb Fontext"/>
          <w:rtl/>
        </w:rPr>
        <w:t xml:space="preserve"> - </w:t>
      </w:r>
      <w:ins w:id="109485" w:author="קלוד" w:date="2026-10-11T13:11:34Z">
        <w:r>
          <w:rPr>
            <w:rFonts w:ascii="Fb Fontext" w:hAnsi="Fb Fontext"/>
            <w:rtl/>
          </w:rPr>
          <w:t xml:space="preserve">יקנה</w:t>
        </w:r>
      </w:ins>
      <w:del w:id="109486" w:author="קלוד" w:date="2026-10-11T13:11:34Z">
        <w:r w:rsidRPr="006F178A">
          <w:rPr>
            <w:rFonts w:ascii="Fb Fontext" w:hAnsi="Fb Fontext"/>
            <w:rtl/>
          </w:rPr>
          <w:delText xml:space="preserve">ליזבין</w:delText>
        </w:r>
      </w:del>
      <w:r w:rsidRPr="006F178A">
        <w:rPr>
          <w:rFonts w:ascii="Fb Fontext" w:hAnsi="Fb Fontext"/>
          <w:rtl/>
        </w:rPr>
        <w:t xml:space="preserve"> </w:t>
      </w:r>
      <w:ins w:id="109483" w:author="קלוד" w:date="2026-10-11T13:11:34Z">
        <w:r>
          <w:rPr>
            <w:rFonts w:ascii="Fb Fontext" w:hAnsi="Fb Fontext"/>
            <w:rtl/>
          </w:rPr>
          <w:t xml:space="preserve">ארוך:</w:t>
        </w:r>
      </w:ins>
      <w:del w:id="109484" w:author="קלוד" w:date="2026-10-11T13:11:34Z">
        <w:r w:rsidRPr="006F178A">
          <w:rPr>
            <w:rFonts w:ascii="Fb Fontext" w:hAnsi="Fb Fontext"/>
            <w:rtl/>
          </w:rPr>
          <w:delText xml:space="preserve">אריכא,</w:delText>
        </w:r>
      </w:del>
      <w:r w:rsidRPr="006F178A">
        <w:rPr>
          <w:rFonts w:ascii="Fb Fontext" w:hAnsi="Fb Fontext"/>
          <w:rtl/>
        </w:rPr>
        <w:t xml:space="preserve"> </w:t>
      </w:r>
      <w:ins w:id="109481" w:author="קלוד" w:date="2026-10-11T13:11:34Z">
        <w:r>
          <w:rPr>
            <w:rFonts w:ascii="Fb Fontext" w:hAnsi="Fb Fontext"/>
            <w:rtl/>
          </w:rPr>
          <w:t xml:space="preserve">אגודה</w:t>
        </w:r>
      </w:ins>
      <w:del w:id="109482" w:author="קלוד" w:date="2026-10-11T13:11:34Z">
        <w:r w:rsidRPr="006F178A">
          <w:rPr>
            <w:rFonts w:ascii="Fb Fontext" w:hAnsi="Fb Fontext"/>
            <w:rtl/>
          </w:rPr>
          <w:delText xml:space="preserve">כישא</w:delText>
        </w:r>
      </w:del>
      <w:r w:rsidRPr="006F178A">
        <w:rPr>
          <w:rFonts w:ascii="Fb Fontext" w:hAnsi="Fb Fontext"/>
          <w:rtl/>
        </w:rPr>
        <w:t xml:space="preserve"> </w:t>
      </w:r>
      <w:ins w:id="109479" w:author="קלוד" w:date="2026-10-11T13:11:34Z">
        <w:r>
          <w:rPr>
            <w:rFonts w:ascii="Fb Fontext" w:hAnsi="Fb Fontext"/>
            <w:rtl/>
          </w:rPr>
          <w:t xml:space="preserve">כאגודה,</w:t>
        </w:r>
      </w:ins>
      <w:del w:id="109480" w:author="קלוד" w:date="2026-10-11T13:11:34Z">
        <w:r w:rsidRPr="006F178A">
          <w:rPr>
            <w:rFonts w:ascii="Fb Fontext" w:hAnsi="Fb Fontext"/>
            <w:rtl/>
          </w:rPr>
          <w:delText xml:space="preserve">כי</w:delText>
        </w:r>
      </w:del>
      <w:r w:rsidRPr="006F178A">
        <w:rPr>
          <w:rFonts w:ascii="Fb Fontext" w:hAnsi="Fb Fontext"/>
          <w:rtl/>
        </w:rPr>
        <w:t xml:space="preserve"> </w:t>
      </w:r>
      <w:ins w:id="109477" w:author="קלוד" w:date="2026-10-11T13:11:34Z">
        <w:r>
          <w:rPr>
            <w:rFonts w:ascii="Fb Fontext" w:hAnsi="Fb Fontext"/>
            <w:rtl/>
          </w:rPr>
          <w:t xml:space="preserve">והאורך</w:t>
        </w:r>
      </w:ins>
      <w:del w:id="109478" w:author="קלוד" w:date="2026-10-11T13:11:34Z">
        <w:r w:rsidRPr="006F178A">
          <w:rPr>
            <w:rFonts w:ascii="Fb Fontext" w:hAnsi="Fb Fontext"/>
            <w:rtl/>
          </w:rPr>
          <w:delText xml:space="preserve">כישא, ואורכא</w:delText>
        </w:r>
      </w:del>
      <w:r w:rsidRPr="006F178A">
        <w:rPr>
          <w:rFonts w:ascii="Fb Fontext" w:hAnsi="Fb Fontext"/>
          <w:rtl/>
        </w:rPr>
        <w:t xml:space="preserve"> ממילא.</w:t>
      </w:r>
    </w:p>
    <w:p>
      <w:pPr>
        <w:pStyle w:val="38"/>
        <w:rPr>
          <w:ins w:id="99020" w:author="מנוע מכני" w:date="2026-10-11T12:04:39Z"/>
        </w:rPr>
      </w:pPr>
      <w:r w:rsidRPr="006F178A">
        <w:t xml:space="preserve">ואמר רב חסדא:</w:t>
      </w:r>
    </w:p>
    <w:p w:rsidR="00E9703F" w:rsidRPr="006F178A" w:rsidRDefault="00E9703F" w:rsidP="00E9703F">
      <w:pPr>
        <w:rPr>
          <w:rtl/>
        </w:rPr>
      </w:pPr>
      <w:del w:id="99021" w:author="מנוע מכני" w:date="2026-10-11T12:04:39Z">
        <w:r w:rsidRPr="006F178A">
          <w:rPr>
            <w:rtl/>
          </w:rPr>
          <w:delText xml:space="preserve"> </w:delText>
        </w:r>
      </w:del>
      <w:r w:rsidRPr="006F178A">
        <w:rPr>
          <w:rtl/>
        </w:rPr>
        <w:t xml:space="preserve">בר בי </w:t>
      </w:r>
      <w:r w:rsidRPr="006F178A">
        <w:rPr>
          <w:rStyle w:val="2fb"/>
          <w:rtl/>
        </w:rPr>
        <w:t xml:space="preserve">רב</w:t>
      </w:r>
      <w:r w:rsidRPr="006F178A">
        <w:rPr>
          <w:rtl/>
        </w:rPr>
        <w:t xml:space="preserve"> </w:t>
      </w:r>
      <w:ins w:id="109503" w:author="קלוד" w:date="2026-10-11T13:11:34Z">
        <w:r>
          <w:rPr>
            <w:rtl/>
          </w:rPr>
          <w:t xml:space="preserve">שקונה</w:t>
        </w:r>
      </w:ins>
      <w:del w:id="109504" w:author="קלוד" w:date="2026-10-11T13:11:34Z">
        <w:r w:rsidRPr="006F178A">
          <w:rPr>
            <w:rtl/>
          </w:rPr>
          <w:delText xml:space="preserve">דזבין</w:delText>
        </w:r>
      </w:del>
      <w:r w:rsidRPr="006F178A">
        <w:rPr>
          <w:rtl/>
        </w:rPr>
        <w:t xml:space="preserve"> </w:t>
      </w:r>
      <w:ins w:id="109501" w:author="קלוד" w:date="2026-10-11T13:11:34Z">
        <w:r>
          <w:rPr>
            <w:rtl/>
          </w:rPr>
          <w:t xml:space="preserve">קנים</w:t>
        </w:r>
      </w:ins>
      <w:del w:id="109502" w:author="קלוד" w:date="2026-10-11T13:11:34Z">
        <w:r w:rsidRPr="006F178A">
          <w:rPr>
            <w:rtl/>
          </w:rPr>
          <w:delText xml:space="preserve">קניא</w:delText>
        </w:r>
      </w:del>
      <w:r w:rsidRPr="006F178A">
        <w:rPr>
          <w:rtl/>
        </w:rPr>
        <w:t xml:space="preserve"> - </w:t>
      </w:r>
      <w:ins w:id="109499" w:author="קלוד" w:date="2026-10-11T13:11:34Z">
        <w:r>
          <w:rPr>
            <w:rtl/>
          </w:rPr>
          <w:t xml:space="preserve">יקנה</w:t>
        </w:r>
      </w:ins>
      <w:del w:id="109500" w:author="קלוד" w:date="2026-10-11T13:11:34Z">
        <w:r w:rsidRPr="006F178A">
          <w:rPr>
            <w:rtl/>
          </w:rPr>
          <w:delText xml:space="preserve">ליזבין</w:delText>
        </w:r>
      </w:del>
      <w:r w:rsidRPr="006F178A">
        <w:rPr>
          <w:rtl/>
        </w:rPr>
        <w:t xml:space="preserve"> </w:t>
      </w:r>
      <w:ins w:id="109497" w:author="קלוד" w:date="2026-10-11T13:11:34Z">
        <w:r>
          <w:rPr>
            <w:rtl/>
          </w:rPr>
          <w:t xml:space="preserve">ארוכים:</w:t>
        </w:r>
      </w:ins>
      <w:del w:id="109498" w:author="קלוד" w:date="2026-10-11T13:11:34Z">
        <w:r w:rsidRPr="006F178A">
          <w:rPr>
            <w:rtl/>
          </w:rPr>
          <w:delText xml:space="preserve">אריכא,</w:delText>
        </w:r>
      </w:del>
      <w:r w:rsidRPr="006F178A">
        <w:rPr>
          <w:rtl/>
        </w:rPr>
        <w:t xml:space="preserve"> </w:t>
      </w:r>
      <w:ins w:id="109495" w:author="קלוד" w:date="2026-10-11T13:11:34Z">
        <w:r>
          <w:rPr>
            <w:rtl/>
          </w:rPr>
          <w:t xml:space="preserve">משא</w:t>
        </w:r>
      </w:ins>
      <w:del w:id="109496" w:author="קלוד" w:date="2026-10-11T13:11:34Z">
        <w:r w:rsidRPr="006F178A">
          <w:rPr>
            <w:rtl/>
          </w:rPr>
          <w:delText xml:space="preserve">טונא</w:delText>
        </w:r>
      </w:del>
      <w:r w:rsidRPr="006F178A">
        <w:rPr>
          <w:rtl/>
        </w:rPr>
        <w:t xml:space="preserve"> </w:t>
      </w:r>
      <w:ins w:id="109493" w:author="קלוד" w:date="2026-10-11T13:11:34Z">
        <w:r>
          <w:rPr>
            <w:rtl/>
          </w:rPr>
          <w:t xml:space="preserve">כמשא,</w:t>
        </w:r>
      </w:ins>
      <w:del w:id="109494" w:author="קלוד" w:date="2026-10-11T13:11:34Z">
        <w:r w:rsidRPr="006F178A">
          <w:rPr>
            <w:rtl/>
          </w:rPr>
          <w:delText xml:space="preserve">כי</w:delText>
        </w:r>
      </w:del>
      <w:r w:rsidRPr="006F178A">
        <w:rPr>
          <w:rtl/>
        </w:rPr>
        <w:t xml:space="preserve"> </w:t>
      </w:r>
      <w:ins w:id="109491" w:author="קלוד" w:date="2026-10-11T13:11:34Z">
        <w:r>
          <w:rPr>
            <w:rtl/>
          </w:rPr>
          <w:t xml:space="preserve">והאורך</w:t>
        </w:r>
      </w:ins>
      <w:del w:id="109492" w:author="קלוד" w:date="2026-10-11T13:11:34Z">
        <w:r w:rsidRPr="006F178A">
          <w:rPr>
            <w:rtl/>
          </w:rPr>
          <w:delText xml:space="preserve">טונא, ואורכא</w:delText>
        </w:r>
      </w:del>
      <w:r w:rsidRPr="006F178A">
        <w:rPr>
          <w:rtl/>
        </w:rPr>
        <w:t xml:space="preserve"> ממילא.</w:t>
      </w:r>
    </w:p>
    <w:p>
      <w:pPr>
        <w:pStyle w:val="38"/>
        <w:rPr>
          <w:ins w:id="99022" w:author="מנוע מכני" w:date="2026-10-11T12:04:39Z"/>
        </w:rPr>
      </w:pPr>
      <w:r w:rsidRPr="006F178A">
        <w:t xml:space="preserve">ואמר רב חסדא:</w:t>
      </w:r>
    </w:p>
    <w:p w:rsidR="00E9703F" w:rsidRPr="006F178A" w:rsidRDefault="00E9703F" w:rsidP="00E9703F">
      <w:pPr>
        <w:rPr>
          <w:rtl/>
        </w:rPr>
      </w:pPr>
      <w:del w:id="99023" w:author="מנוע מכני" w:date="2026-10-11T12:04:39Z">
        <w:r w:rsidRPr="006F178A">
          <w:rPr>
            <w:rtl/>
          </w:rPr>
          <w:delText xml:space="preserve"> </w:delText>
        </w:r>
      </w:del>
      <w:r w:rsidRPr="006F178A">
        <w:rPr>
          <w:rtl/>
        </w:rPr>
        <w:t xml:space="preserve">בר בי </w:t>
      </w:r>
      <w:r w:rsidRPr="006F178A">
        <w:rPr>
          <w:rStyle w:val="2fb"/>
          <w:rtl/>
        </w:rPr>
        <w:t xml:space="preserve">רב</w:t>
      </w:r>
      <w:r w:rsidRPr="006F178A">
        <w:rPr>
          <w:rtl/>
        </w:rPr>
        <w:t xml:space="preserve"> </w:t>
      </w:r>
      <w:ins w:id="109511" w:author="קלוד" w:date="2026-10-11T13:11:34Z">
        <w:r>
          <w:rPr>
            <w:rtl/>
          </w:rPr>
          <w:t xml:space="preserve">[שאין</w:t>
        </w:r>
      </w:ins>
      <w:del w:id="109512" w:author="קלוד" w:date="2026-10-11T13:11:34Z">
        <w:r w:rsidRPr="006F178A">
          <w:rPr>
            <w:rtl/>
          </w:rPr>
          <w:delText xml:space="preserve">[דלא נפישא</w:delText>
        </w:r>
      </w:del>
      <w:r w:rsidRPr="006F178A">
        <w:rPr>
          <w:rtl/>
        </w:rPr>
        <w:t xml:space="preserve"> </w:t>
      </w:r>
      <w:ins w:id="93763" w:author="מנוע מכני" w:date="2026-10-11T12:04:39Z">
        <w:r>
          <w:rPr>
            <w:rtl/>
          </w:rPr>
          <w:t xml:space="preserve">לו</w:t>
        </w:r>
      </w:ins>
      <w:del w:id="93764" w:author="מנוע מכני" w:date="2026-10-11T12:04:39Z">
        <w:r w:rsidRPr="006F178A">
          <w:rPr>
            <w:rtl/>
          </w:rPr>
          <w:delText xml:space="preserve">ליה</w:delText>
        </w:r>
      </w:del>
      <w:r w:rsidRPr="006F178A">
        <w:rPr>
          <w:rtl/>
        </w:rPr>
        <w:t xml:space="preserve"> </w:t>
      </w:r>
      <w:ins w:id="90621" w:author="Claude - סמנטי" w:date="2026-10-11T12:28:21Z">
        <w:ins w:id="109509" w:author="קלוד" w:date="2026-10-11T13:11:34Z">
          <w:r>
            <w:rPr>
              <w:rtl/>
            </w:rPr>
            <w:t xml:space="preserve">לחם הרבה]</w:t>
          </w:r>
        </w:ins>
        <w:del w:id="109510" w:author="קלוד" w:date="2026-10-11T13:11:34Z">
          <w:r>
            <w:rPr>
              <w:rtl/>
            </w:rPr>
            <w:delText xml:space="preserve">לחם</w:delText>
          </w:r>
          <w:r w:rsidRPr="006F178A">
            <w:rPr>
              <w:rtl/>
            </w:rPr>
            <w:delText xml:space="preserve">]</w:delText>
          </w:r>
        </w:del>
      </w:ins>
      <w:del w:id="90622" w:author="Claude - סמנטי" w:date="2026-10-11T12:28:21Z">
        <w:r w:rsidRPr="006F178A">
          <w:rPr>
            <w:rtl/>
          </w:rPr>
          <w:delText xml:space="preserve">ריפתא</w:delText>
        </w:r>
      </w:del>
      <w:r w:rsidRPr="006F178A">
        <w:rPr>
          <w:rtl/>
        </w:rPr>
        <w:t xml:space="preserve"> - </w:t>
      </w:r>
      <w:r w:rsidRPr="006F178A">
        <w:rPr>
          <w:rtl/>
        </w:rPr>
        <w:t xml:space="preserve">לא</w:t>
      </w:r>
      <w:r w:rsidRPr="006F178A">
        <w:rPr>
          <w:rtl/>
        </w:rPr>
        <w:t xml:space="preserve"> </w:t>
      </w:r>
      <w:ins w:id="90619" w:author="Claude - סמנטי" w:date="2026-10-11T12:28:21Z">
        <w:r>
          <w:rPr>
            <w:rtl/>
          </w:rPr>
          <w:t xml:space="preserve">יאכל</w:t>
        </w:r>
      </w:ins>
      <w:del w:id="90620" w:author="Claude - סמנטי" w:date="2026-10-11T12:28:21Z">
        <w:r w:rsidRPr="006F178A">
          <w:rPr>
            <w:rtl/>
          </w:rPr>
          <w:delText xml:space="preserve">ליכול</w:delText>
        </w:r>
      </w:del>
      <w:r w:rsidRPr="006F178A">
        <w:rPr>
          <w:rtl/>
        </w:rPr>
        <w:t xml:space="preserve"> </w:t>
      </w:r>
      <w:ins w:id="109507" w:author="קלוד" w:date="2026-10-11T13:11:34Z">
        <w:r>
          <w:rPr>
            <w:rtl/>
          </w:rPr>
          <w:t xml:space="preserve">ירק,</w:t>
        </w:r>
      </w:ins>
      <w:del w:id="109508" w:author="קלוד" w:date="2026-10-11T13:11:34Z">
        <w:r w:rsidRPr="006F178A">
          <w:rPr>
            <w:rtl/>
          </w:rPr>
          <w:delText xml:space="preserve">ירקא,</w:delText>
        </w:r>
      </w:del>
      <w:r w:rsidRPr="006F178A">
        <w:rPr>
          <w:rtl/>
        </w:rPr>
        <w:t xml:space="preserve"> משום </w:t>
      </w:r>
      <w:ins w:id="109505" w:author="קלוד" w:date="2026-10-11T13:11:34Z">
        <w:r>
          <w:rPr>
            <w:rtl/>
          </w:rPr>
          <w:t xml:space="preserve">שמגרה </w:t>
        </w:r>
        <w:r>
          <w:rPr>
            <w:rStyle w:val="afffffe"/>
            <w:rtl/>
          </w:rPr>
          <w:t xml:space="preserve">את התאבון</w:t>
        </w:r>
        <w:r>
          <w:rPr>
            <w:rtl/>
          </w:rPr>
          <w:t xml:space="preserve">.</w:t>
        </w:r>
      </w:ins>
      <w:del w:id="109506" w:author="קלוד" w:date="2026-10-11T13:11:34Z">
        <w:r w:rsidRPr="006F178A">
          <w:rPr>
            <w:rtl/>
          </w:rPr>
          <w:delText xml:space="preserve">דגריר.</w:delText>
        </w:r>
      </w:del>
    </w:p>
    <w:p>
      <w:pPr>
        <w:pStyle w:val="38"/>
        <w:rPr>
          <w:ins w:id="99024" w:author="מנוע מכני" w:date="2026-10-11T12:04:39Z"/>
        </w:rPr>
      </w:pPr>
      <w:r w:rsidRPr="006F178A">
        <w:t xml:space="preserve">ואמר רב חסדא:</w:t>
      </w:r>
    </w:p>
    <w:p w:rsidR="00E9703F" w:rsidRPr="006F178A" w:rsidRDefault="00E9703F" w:rsidP="00E9703F">
      <w:pPr>
        <w:rPr>
          <w:rtl/>
        </w:rPr>
      </w:pPr>
      <w:del w:id="99025" w:author="מנוע מכני" w:date="2026-10-11T12:04:39Z">
        <w:r w:rsidRPr="006F178A">
          <w:rPr>
            <w:rtl/>
          </w:rPr>
          <w:delText xml:space="preserve"> </w:delText>
        </w:r>
      </w:del>
      <w:ins w:id="96231" w:author="מנוע מכני" w:date="2026-10-11T12:04:39Z">
        <w:r>
          <w:rPr>
            <w:rtl/>
          </w:rPr>
          <w:t xml:space="preserve">אני</w:t>
        </w:r>
      </w:ins>
      <w:del w:id="96232" w:author="מנוע מכני" w:date="2026-10-11T12:04:39Z">
        <w:r w:rsidRPr="006F178A">
          <w:rPr>
            <w:rtl/>
          </w:rPr>
          <w:delText xml:space="preserve">אנא</w:delText>
        </w:r>
      </w:del>
      <w:r w:rsidRPr="006F178A">
        <w:rPr>
          <w:rtl/>
        </w:rPr>
        <w:t xml:space="preserve"> </w:t>
      </w:r>
      <w:r w:rsidRPr="006F178A">
        <w:rPr>
          <w:rtl/>
        </w:rPr>
        <w:t xml:space="preserve">לא</w:t>
      </w:r>
      <w:r w:rsidRPr="006F178A">
        <w:rPr>
          <w:rtl/>
        </w:rPr>
        <w:t xml:space="preserve"> בעניותי </w:t>
      </w:r>
      <w:ins w:id="109521" w:author="קלוד" w:date="2026-10-11T13:11:34Z">
        <w:r>
          <w:rPr>
            <w:rtl/>
          </w:rPr>
          <w:t xml:space="preserve">אכלתי</w:t>
        </w:r>
      </w:ins>
      <w:del w:id="109522" w:author="קלוד" w:date="2026-10-11T13:11:34Z">
        <w:r w:rsidRPr="006F178A">
          <w:rPr>
            <w:rtl/>
          </w:rPr>
          <w:delText xml:space="preserve">אכלי</w:delText>
        </w:r>
      </w:del>
      <w:r w:rsidRPr="006F178A">
        <w:rPr>
          <w:rtl/>
        </w:rPr>
        <w:t xml:space="preserve"> </w:t>
      </w:r>
      <w:ins w:id="109519" w:author="קלוד" w:date="2026-10-11T13:11:34Z">
        <w:r>
          <w:rPr>
            <w:rtl/>
          </w:rPr>
          <w:t xml:space="preserve">ירק,</w:t>
        </w:r>
      </w:ins>
      <w:del w:id="109520" w:author="קלוד" w:date="2026-10-11T13:11:34Z">
        <w:r w:rsidRPr="006F178A">
          <w:rPr>
            <w:rtl/>
          </w:rPr>
          <w:delText xml:space="preserve">ירקא,</w:delText>
        </w:r>
      </w:del>
      <w:r w:rsidRPr="006F178A">
        <w:rPr>
          <w:rtl/>
        </w:rPr>
        <w:t xml:space="preserve"> ולא </w:t>
      </w:r>
      <w:ins w:id="109517" w:author="קלוד" w:date="2026-10-11T13:11:34Z">
        <w:r>
          <w:rPr>
            <w:rtl/>
          </w:rPr>
          <w:t xml:space="preserve">בעשירותי</w:t>
        </w:r>
      </w:ins>
      <w:del w:id="109518" w:author="קלוד" w:date="2026-10-11T13:11:34Z">
        <w:r w:rsidRPr="006F178A">
          <w:rPr>
            <w:rtl/>
          </w:rPr>
          <w:delText xml:space="preserve">בעתירותי</w:delText>
        </w:r>
      </w:del>
      <w:r w:rsidRPr="006F178A">
        <w:rPr>
          <w:rtl/>
        </w:rPr>
        <w:t xml:space="preserve"> </w:t>
      </w:r>
      <w:ins w:id="109515" w:author="קלוד" w:date="2026-10-11T13:11:34Z">
        <w:r>
          <w:rPr>
            <w:rtl/>
          </w:rPr>
          <w:t xml:space="preserve">אכלתי</w:t>
        </w:r>
      </w:ins>
      <w:del w:id="109516" w:author="קלוד" w:date="2026-10-11T13:11:34Z">
        <w:r w:rsidRPr="006F178A">
          <w:rPr>
            <w:rtl/>
          </w:rPr>
          <w:delText xml:space="preserve">אכלי</w:delText>
        </w:r>
      </w:del>
      <w:r w:rsidRPr="006F178A">
        <w:rPr>
          <w:rtl/>
        </w:rPr>
        <w:t xml:space="preserve"> </w:t>
      </w:r>
      <w:ins w:id="109513" w:author="קלוד" w:date="2026-10-11T13:11:34Z">
        <w:r>
          <w:rPr>
            <w:rtl/>
          </w:rPr>
          <w:t xml:space="preserve">ירק.</w:t>
        </w:r>
      </w:ins>
      <w:del w:id="109514" w:author="קלוד" w:date="2026-10-11T13:11:34Z">
        <w:r w:rsidRPr="006F178A">
          <w:rPr>
            <w:rtl/>
          </w:rPr>
          <w:delText xml:space="preserve">ירקא.</w:delText>
        </w:r>
      </w:del>
    </w:p>
    <w:p w:rsidR="00E9703F" w:rsidRPr="009757B9" w:rsidRDefault="00E9703F" w:rsidP="00E9703F">
      <w:pPr>
        <w:rPr>
          <w:rFonts w:cs="Guttman Vilna"/>
          <w:b/>
          <w:bCs/>
          <w:rtl/>
        </w:rPr>
      </w:pPr>
      <w:ins w:id="109537" w:author="קלוד" w:date="2026-10-11T13:11:34Z">
        <w:r>
          <w:rPr>
            <w:rtl/>
          </w:rPr>
          <w:t xml:space="preserve">בעניותי -</w:t>
        </w:r>
      </w:ins>
      <w:del w:id="109538" w:author="קלוד" w:date="2026-10-11T13:11:34Z">
        <w:r w:rsidRPr="006F178A">
          <w:rPr>
            <w:rtl/>
          </w:rPr>
          <w:delText xml:space="preserve">בעניותי</w:delText>
        </w:r>
      </w:del>
      <w:r w:rsidRPr="006F178A">
        <w:rPr>
          <w:rtl/>
        </w:rPr>
        <w:t xml:space="preserve"> משום </w:t>
      </w:r>
      <w:ins w:id="109535" w:author="קלוד" w:date="2026-10-11T13:11:34Z">
        <w:r>
          <w:rPr>
            <w:rtl/>
          </w:rPr>
          <w:t xml:space="preserve">שמגרה,</w:t>
        </w:r>
      </w:ins>
      <w:del w:id="109536" w:author="קלוד" w:date="2026-10-11T13:11:34Z">
        <w:r w:rsidRPr="006F178A">
          <w:rPr>
            <w:rtl/>
          </w:rPr>
          <w:delText xml:space="preserve">דגריר,</w:delText>
        </w:r>
      </w:del>
      <w:r w:rsidRPr="006F178A">
        <w:rPr>
          <w:rtl/>
        </w:rPr>
        <w:t xml:space="preserve"> </w:t>
      </w:r>
      <w:ins w:id="109533" w:author="קלוד" w:date="2026-10-11T13:11:34Z">
        <w:r>
          <w:rPr>
            <w:rtl/>
          </w:rPr>
          <w:t xml:space="preserve">בעשירותי</w:t>
        </w:r>
      </w:ins>
      <w:del w:id="109534" w:author="קלוד" w:date="2026-10-11T13:11:34Z">
        <w:r w:rsidRPr="006F178A">
          <w:rPr>
            <w:rtl/>
          </w:rPr>
          <w:delText xml:space="preserve">בעתירותי</w:delText>
        </w:r>
      </w:del>
      <w:r w:rsidRPr="006F178A">
        <w:rPr>
          <w:rtl/>
        </w:rPr>
        <w:t xml:space="preserve"> - </w:t>
      </w:r>
      <w:ins w:id="109531" w:author="קלוד" w:date="2026-10-11T13:11:34Z">
        <w:r>
          <w:rPr>
            <w:rtl/>
          </w:rPr>
          <w:t xml:space="preserve">שאמרתי:</w:t>
        </w:r>
      </w:ins>
      <w:del w:id="109532" w:author="קלוד" w:date="2026-10-11T13:11:34Z">
        <w:r w:rsidRPr="006F178A">
          <w:rPr>
            <w:rtl/>
          </w:rPr>
          <w:delText xml:space="preserve">דאמינא:</w:delText>
        </w:r>
      </w:del>
      <w:r w:rsidRPr="006F178A">
        <w:rPr>
          <w:rtl/>
        </w:rPr>
        <w:t xml:space="preserve"> </w:t>
      </w:r>
      <w:ins w:id="91915" w:author="מנוע מכני" w:date="2026-10-11T12:04:39Z">
        <w:r>
          <w:rPr>
            <w:rtl/>
          </w:rPr>
          <w:t xml:space="preserve">מקום</w:t>
        </w:r>
      </w:ins>
      <w:del w:id="91916" w:author="מנוע מכני" w:date="2026-10-11T12:04:39Z">
        <w:r w:rsidRPr="006F178A">
          <w:rPr>
            <w:rtl/>
          </w:rPr>
          <w:delText xml:space="preserve">היכא</w:delText>
        </w:r>
      </w:del>
      <w:r w:rsidRPr="006F178A">
        <w:rPr>
          <w:rtl/>
        </w:rPr>
        <w:t xml:space="preserve"> </w:t>
      </w:r>
      <w:ins w:id="96233" w:author="מנוע מכני" w:date="2026-10-11T12:04:39Z">
        <w:r>
          <w:rPr>
            <w:rtl/>
          </w:rPr>
          <w:t xml:space="preserve">שנכנס</w:t>
        </w:r>
      </w:ins>
      <w:del w:id="96234" w:author="מנוע מכני" w:date="2026-10-11T12:04:39Z">
        <w:r w:rsidRPr="006F178A">
          <w:rPr>
            <w:rtl/>
          </w:rPr>
          <w:delText xml:space="preserve">שעייל</w:delText>
        </w:r>
      </w:del>
      <w:r w:rsidRPr="006F178A">
        <w:rPr>
          <w:rtl/>
        </w:rPr>
        <w:t xml:space="preserve"> </w:t>
      </w:r>
      <w:ins w:id="109529" w:author="קלוד" w:date="2026-10-11T13:11:34Z">
        <w:r>
          <w:rPr>
            <w:rtl/>
          </w:rPr>
          <w:t xml:space="preserve">ירק</w:t>
        </w:r>
      </w:ins>
      <w:del w:id="109530" w:author="קלוד" w:date="2026-10-11T13:11:34Z">
        <w:r w:rsidRPr="006F178A">
          <w:rPr>
            <w:rtl/>
          </w:rPr>
          <w:delText xml:space="preserve">ירקא</w:delText>
        </w:r>
      </w:del>
      <w:r w:rsidRPr="006F178A">
        <w:rPr>
          <w:rtl/>
        </w:rPr>
        <w:t xml:space="preserve"> </w:t>
      </w:r>
      <w:ins w:id="109527" w:author="קלוד" w:date="2026-10-11T13:11:34Z">
        <w:r>
          <w:rPr>
            <w:rtl/>
          </w:rPr>
          <w:t xml:space="preserve">ייכנס</w:t>
        </w:r>
      </w:ins>
      <w:del w:id="109528" w:author="קלוד" w:date="2026-10-11T13:11:34Z">
        <w:r w:rsidRPr="006F178A">
          <w:rPr>
            <w:rtl/>
          </w:rPr>
          <w:delText xml:space="preserve">ליעול</w:delText>
        </w:r>
      </w:del>
      <w:r w:rsidRPr="006F178A">
        <w:rPr>
          <w:rtl/>
        </w:rPr>
        <w:t xml:space="preserve"> </w:t>
      </w:r>
      <w:ins w:id="109525" w:author="קלוד" w:date="2026-10-11T13:11:34Z">
        <w:r>
          <w:rPr>
            <w:rtl/>
          </w:rPr>
          <w:t xml:space="preserve">בשר</w:t>
        </w:r>
      </w:ins>
      <w:del w:id="109526" w:author="קלוד" w:date="2026-10-11T13:11:34Z">
        <w:r w:rsidRPr="006F178A">
          <w:rPr>
            <w:rtl/>
          </w:rPr>
          <w:delText xml:space="preserve">בשרא</w:delText>
        </w:r>
      </w:del>
      <w:r w:rsidRPr="006F178A">
        <w:rPr>
          <w:rtl/>
        </w:rPr>
        <w:t xml:space="preserve"> </w:t>
      </w:r>
      <w:ins w:id="109523" w:author="קלוד" w:date="2026-10-11T13:11:34Z">
        <w:r>
          <w:rPr>
            <w:rtl/>
          </w:rPr>
          <w:t xml:space="preserve">ודגים.</w:t>
        </w:r>
      </w:ins>
      <w:del w:id="109524" w:author="קלוד" w:date="2026-10-11T13:11:34Z">
        <w:r w:rsidRPr="006F178A">
          <w:rPr>
            <w:rtl/>
          </w:rPr>
          <w:delText xml:space="preserve">וכוורי.</w:delText>
        </w:r>
      </w:del>
    </w:p>
    <w:p>
      <w:pPr>
        <w:pStyle w:val="38"/>
        <w:rPr>
          <w:ins w:id="99026" w:author="מנוע מכני" w:date="2026-10-11T12:04:39Z"/>
        </w:rPr>
      </w:pPr>
      <w:r w:rsidRPr="006F178A">
        <w:t xml:space="preserve">ואמר רב חסדא:</w:t>
      </w:r>
    </w:p>
    <w:p w:rsidR="00E9703F" w:rsidRPr="006F178A" w:rsidRDefault="00E9703F" w:rsidP="00E9703F">
      <w:pPr>
        <w:rPr>
          <w:rtl/>
        </w:rPr>
      </w:pPr>
      <w:del w:id="99027" w:author="מנוע מכני" w:date="2026-10-11T12:04:39Z">
        <w:r w:rsidRPr="006F178A">
          <w:rPr>
            <w:rtl/>
          </w:rPr>
          <w:delText xml:space="preserve"> </w:delText>
        </w:r>
      </w:del>
      <w:r w:rsidRPr="006F178A">
        <w:rPr>
          <w:rtl/>
        </w:rPr>
        <w:t xml:space="preserve">בר בי </w:t>
      </w:r>
      <w:r w:rsidRPr="006F178A">
        <w:rPr>
          <w:rStyle w:val="2fb"/>
          <w:rtl/>
        </w:rPr>
        <w:t xml:space="preserve">רב</w:t>
      </w:r>
      <w:r w:rsidRPr="006F178A">
        <w:rPr>
          <w:rtl/>
        </w:rPr>
        <w:t xml:space="preserve"> </w:t>
      </w:r>
      <w:ins w:id="109541" w:author="קלוד" w:date="2026-10-11T13:11:34Z">
        <w:r>
          <w:rPr>
            <w:rtl/>
          </w:rPr>
          <w:t xml:space="preserve">שאין</w:t>
        </w:r>
      </w:ins>
      <w:del w:id="109542" w:author="קלוד" w:date="2026-10-11T13:11:34Z">
        <w:r w:rsidRPr="006F178A">
          <w:rPr>
            <w:rtl/>
          </w:rPr>
          <w:delText xml:space="preserve">דלא נפישא</w:delText>
        </w:r>
      </w:del>
      <w:r w:rsidRPr="006F178A">
        <w:rPr>
          <w:rtl/>
        </w:rPr>
        <w:t xml:space="preserve"> </w:t>
      </w:r>
      <w:ins w:id="93765" w:author="מנוע מכני" w:date="2026-10-11T12:04:39Z">
        <w:r>
          <w:rPr>
            <w:rtl/>
          </w:rPr>
          <w:t xml:space="preserve">לו</w:t>
        </w:r>
      </w:ins>
      <w:del w:id="93766" w:author="מנוע מכני" w:date="2026-10-11T12:04:39Z">
        <w:r w:rsidRPr="006F178A">
          <w:rPr>
            <w:rtl/>
          </w:rPr>
          <w:delText xml:space="preserve">ליה</w:delText>
        </w:r>
      </w:del>
      <w:r w:rsidRPr="006F178A">
        <w:rPr>
          <w:rtl/>
        </w:rPr>
        <w:t xml:space="preserve"> </w:t>
      </w:r>
      <w:ins w:id="90625" w:author="Claude - סמנטי" w:date="2026-10-11T12:28:21Z">
        <w:ins w:id="109539" w:author="קלוד" w:date="2026-10-11T13:11:34Z">
          <w:r>
            <w:rPr>
              <w:rtl/>
            </w:rPr>
            <w:t xml:space="preserve">לחם הרבה</w:t>
          </w:r>
        </w:ins>
        <w:del w:id="109540" w:author="קלוד" w:date="2026-10-11T13:11:34Z">
          <w:r>
            <w:rPr>
              <w:rtl/>
            </w:rPr>
            <w:delText xml:space="preserve">לחם</w:delText>
          </w:r>
        </w:del>
      </w:ins>
      <w:del w:id="90626" w:author="Claude - סמנטי" w:date="2026-10-11T12:28:21Z">
        <w:r w:rsidRPr="006F178A">
          <w:rPr>
            <w:rtl/>
          </w:rPr>
          <w:delText xml:space="preserve">ריפתא</w:delText>
        </w:r>
      </w:del>
      <w:r w:rsidRPr="006F178A">
        <w:rPr>
          <w:rtl/>
        </w:rPr>
        <w:t xml:space="preserve"> - </w:t>
      </w:r>
      <w:r w:rsidRPr="006F178A">
        <w:rPr>
          <w:rtl/>
        </w:rPr>
        <w:t xml:space="preserve">לא</w:t>
      </w:r>
      <w:r w:rsidRPr="006F178A">
        <w:rPr>
          <w:rtl/>
        </w:rPr>
        <w:t xml:space="preserve"> </w:t>
      </w:r>
      <w:ins w:id="90623" w:author="Claude - סמנטי" w:date="2026-10-11T12:28:21Z">
        <w:r>
          <w:rPr>
            <w:rtl/>
          </w:rPr>
          <w:t xml:space="preserve">יבצע</w:t>
        </w:r>
      </w:ins>
      <w:del w:id="90624" w:author="Claude - סמנטי" w:date="2026-10-11T12:28:21Z">
        <w:r w:rsidRPr="006F178A">
          <w:rPr>
            <w:rtl/>
          </w:rPr>
          <w:delText xml:space="preserve">ליבצע</w:delText>
        </w:r>
      </w:del>
      <w:r w:rsidRPr="006F178A">
        <w:rPr>
          <w:rtl/>
        </w:rPr>
        <w:t xml:space="preserve"> בצועי.</w:t>
      </w:r>
    </w:p>
    <w:p>
      <w:pPr>
        <w:pStyle w:val="38"/>
        <w:rPr>
          <w:ins w:id="99028" w:author="מנוע מכני" w:date="2026-10-11T12:04:39Z"/>
        </w:rPr>
      </w:pPr>
      <w:r w:rsidRPr="006F178A">
        <w:t xml:space="preserve">ואמר רב חסדא:</w:t>
      </w:r>
    </w:p>
    <w:p w:rsidR="00E9703F" w:rsidRPr="006F178A" w:rsidRDefault="00E9703F" w:rsidP="00E9703F">
      <w:pPr>
        <w:rPr>
          <w:rtl/>
        </w:rPr>
      </w:pPr>
      <w:del w:id="99029" w:author="מנוע מכני" w:date="2026-10-11T12:04:39Z">
        <w:r w:rsidRPr="006F178A">
          <w:rPr>
            <w:rtl/>
          </w:rPr>
          <w:delText xml:space="preserve"> </w:delText>
        </w:r>
      </w:del>
      <w:r w:rsidRPr="006F178A">
        <w:rPr>
          <w:rtl/>
        </w:rPr>
        <w:t xml:space="preserve">בר בי </w:t>
      </w:r>
      <w:r w:rsidRPr="006F178A">
        <w:rPr>
          <w:rStyle w:val="2fb"/>
          <w:rtl/>
        </w:rPr>
        <w:t xml:space="preserve">רב</w:t>
      </w:r>
      <w:r w:rsidRPr="006F178A">
        <w:rPr>
          <w:rtl/>
        </w:rPr>
        <w:t xml:space="preserve"> </w:t>
      </w:r>
      <w:ins w:id="109547" w:author="קלוד" w:date="2026-10-11T13:11:34Z">
        <w:r>
          <w:rPr>
            <w:rtl/>
          </w:rPr>
          <w:t xml:space="preserve">שאין</w:t>
        </w:r>
      </w:ins>
      <w:del w:id="109548" w:author="קלוד" w:date="2026-10-11T13:11:34Z">
        <w:r w:rsidRPr="006F178A">
          <w:rPr>
            <w:rtl/>
          </w:rPr>
          <w:delText xml:space="preserve">דלא נפישא</w:delText>
        </w:r>
      </w:del>
      <w:r w:rsidRPr="006F178A">
        <w:rPr>
          <w:rtl/>
        </w:rPr>
        <w:t xml:space="preserve"> </w:t>
      </w:r>
      <w:ins w:id="93767" w:author="מנוע מכני" w:date="2026-10-11T12:04:39Z">
        <w:r>
          <w:rPr>
            <w:rtl/>
          </w:rPr>
          <w:t xml:space="preserve">לו</w:t>
        </w:r>
      </w:ins>
      <w:del w:id="93768" w:author="מנוע מכני" w:date="2026-10-11T12:04:39Z">
        <w:r w:rsidRPr="006F178A">
          <w:rPr>
            <w:rtl/>
          </w:rPr>
          <w:delText xml:space="preserve">ליה</w:delText>
        </w:r>
      </w:del>
      <w:r w:rsidRPr="006F178A">
        <w:rPr>
          <w:rtl/>
        </w:rPr>
        <w:t xml:space="preserve"> </w:t>
      </w:r>
      <w:ins w:id="90629" w:author="Claude - סמנטי" w:date="2026-10-11T12:28:21Z">
        <w:ins w:id="109545" w:author="קלוד" w:date="2026-10-11T13:11:34Z">
          <w:r>
            <w:rPr>
              <w:rtl/>
            </w:rPr>
            <w:t xml:space="preserve">לחם הרבה</w:t>
          </w:r>
        </w:ins>
        <w:del w:id="109546" w:author="קלוד" w:date="2026-10-11T13:11:34Z">
          <w:r>
            <w:rPr>
              <w:rtl/>
            </w:rPr>
            <w:delText xml:space="preserve">לחם</w:delText>
          </w:r>
        </w:del>
      </w:ins>
      <w:del w:id="90630" w:author="Claude - סמנטי" w:date="2026-10-11T12:28:21Z">
        <w:r w:rsidRPr="006F178A">
          <w:rPr>
            <w:rtl/>
          </w:rPr>
          <w:delText xml:space="preserve">ריפתא</w:delText>
        </w:r>
      </w:del>
      <w:r w:rsidRPr="006F178A">
        <w:rPr>
          <w:rtl/>
        </w:rPr>
        <w:t xml:space="preserve"> - </w:t>
      </w:r>
      <w:r w:rsidRPr="006F178A">
        <w:rPr>
          <w:rtl/>
        </w:rPr>
        <w:t xml:space="preserve">לא</w:t>
      </w:r>
      <w:r w:rsidRPr="006F178A">
        <w:rPr>
          <w:rtl/>
        </w:rPr>
        <w:t xml:space="preserve"> </w:t>
      </w:r>
      <w:ins w:id="90627" w:author="Claude - סמנטי" w:date="2026-10-11T12:28:21Z">
        <w:r>
          <w:rPr>
            <w:rtl/>
          </w:rPr>
          <w:t xml:space="preserve">יבצע</w:t>
        </w:r>
      </w:ins>
      <w:del w:id="90628" w:author="Claude - סמנטי" w:date="2026-10-11T12:28:21Z">
        <w:r w:rsidRPr="006F178A">
          <w:rPr>
            <w:rtl/>
          </w:rPr>
          <w:delText xml:space="preserve">ליבצע</w:delText>
        </w:r>
      </w:del>
      <w:r w:rsidRPr="006F178A">
        <w:rPr>
          <w:rtl/>
        </w:rPr>
        <w:t xml:space="preserve">, </w:t>
      </w:r>
      <w:ins w:id="109543" w:author="קלוד" w:date="2026-10-11T13:11:34Z">
        <w:r>
          <w:rPr>
            <w:rtl/>
          </w:rPr>
          <w:t xml:space="preserve">שלא</w:t>
        </w:r>
      </w:ins>
      <w:del w:id="109544" w:author="קלוד" w:date="2026-10-11T13:11:34Z">
        <w:r w:rsidRPr="006F178A">
          <w:rPr>
            <w:rtl/>
          </w:rPr>
          <w:delText xml:space="preserve">- דלא</w:delText>
        </w:r>
      </w:del>
      <w:r w:rsidRPr="006F178A">
        <w:rPr>
          <w:rtl/>
        </w:rPr>
        <w:t xml:space="preserve"> </w:t>
      </w:r>
      <w:ins w:id="95609" w:author="מנוע מכני" w:date="2026-10-11T12:04:39Z">
        <w:r>
          <w:rPr>
            <w:rtl/>
          </w:rPr>
          <w:t xml:space="preserve">עשה</w:t>
        </w:r>
      </w:ins>
      <w:del w:id="95610" w:author="מנוע מכני" w:date="2026-10-11T12:04:39Z">
        <w:r w:rsidRPr="006F178A">
          <w:rPr>
            <w:rtl/>
          </w:rPr>
          <w:delText xml:space="preserve">עביד</w:delText>
        </w:r>
      </w:del>
      <w:r w:rsidRPr="006F178A">
        <w:rPr>
          <w:rtl/>
        </w:rPr>
        <w:t xml:space="preserve"> בעין יפה.</w:t>
      </w:r>
    </w:p>
    <w:p>
      <w:pPr>
        <w:pStyle w:val="38"/>
        <w:rPr>
          <w:ins w:id="99030" w:author="מנוע מכני" w:date="2026-10-11T12:04:39Z"/>
        </w:rPr>
      </w:pPr>
      <w:r w:rsidRPr="00B3644D">
        <w:t xml:space="preserve">ואמר רב חסדא:</w:t>
      </w:r>
    </w:p>
    <w:p w:rsidR="00E9703F" w:rsidRPr="00B3644D" w:rsidRDefault="00E9703F" w:rsidP="00E9703F">
      <w:pPr>
        <w:rPr>
          <w:spacing w:val="-2"/>
          <w:rtl/>
        </w:rPr>
      </w:pPr>
      <w:del w:id="99031" w:author="מנוע מכני" w:date="2026-10-11T12:04:39Z">
        <w:r w:rsidRPr="00B3644D">
          <w:rPr>
            <w:spacing w:val="-2"/>
            <w:rtl/>
          </w:rPr>
          <w:delText xml:space="preserve"> </w:delText>
        </w:r>
      </w:del>
      <w:ins w:id="96237" w:author="מנוע מכני" w:date="2026-10-11T12:04:39Z">
        <w:r>
          <w:rPr>
            <w:spacing w:val="-2"/>
            <w:rtl/>
          </w:rPr>
          <w:t xml:space="preserve">אני</w:t>
        </w:r>
      </w:ins>
      <w:del w:id="96238" w:author="מנוע מכני" w:date="2026-10-11T12:04:39Z">
        <w:r w:rsidRPr="00B3644D">
          <w:rPr>
            <w:spacing w:val="-2"/>
            <w:rtl/>
          </w:rPr>
          <w:delText xml:space="preserve">אנא</w:delText>
        </w:r>
      </w:del>
      <w:r w:rsidRPr="00B3644D">
        <w:rPr>
          <w:spacing w:val="-2"/>
          <w:rtl/>
        </w:rPr>
        <w:t xml:space="preserve"> </w:t>
      </w:r>
      <w:ins w:id="96235" w:author="מנוע מכני" w:date="2026-10-11T12:04:39Z">
        <w:r>
          <w:rPr>
            <w:spacing w:val="-2"/>
            <w:rtl/>
          </w:rPr>
          <w:t xml:space="preserve">מתחילה</w:t>
        </w:r>
      </w:ins>
      <w:del w:id="96236" w:author="מנוע מכני" w:date="2026-10-11T12:04:39Z">
        <w:r w:rsidRPr="00B3644D">
          <w:rPr>
            <w:spacing w:val="-2"/>
            <w:rtl/>
          </w:rPr>
          <w:delText xml:space="preserve">מעיקרא</w:delText>
        </w:r>
      </w:del>
      <w:r w:rsidRPr="00B3644D">
        <w:rPr>
          <w:spacing w:val="-2"/>
          <w:rtl/>
        </w:rPr>
        <w:t xml:space="preserve"> </w:t>
      </w:r>
      <w:r w:rsidRPr="00B3644D">
        <w:rPr>
          <w:spacing w:val="-2"/>
          <w:rtl/>
        </w:rPr>
        <w:t xml:space="preserve">לא</w:t>
      </w:r>
      <w:r w:rsidRPr="00B3644D">
        <w:rPr>
          <w:spacing w:val="-2"/>
          <w:rtl/>
        </w:rPr>
        <w:t xml:space="preserve"> </w:t>
      </w:r>
      <w:ins w:id="94461" w:author="מנוע מכני" w:date="2026-10-11T12:04:39Z">
        <w:ins w:id="109559" w:author="קלוד" w:date="2026-10-11T13:11:34Z">
          <w:r>
            <w:rPr>
              <w:spacing w:val="-2"/>
              <w:rtl/>
            </w:rPr>
            <w:t xml:space="preserve">הייתי</w:t>
          </w:r>
        </w:ins>
        <w:del w:id="109560" w:author="קלוד" w:date="2026-10-11T13:11:34Z">
          <w:r>
            <w:rPr>
              <w:spacing w:val="-2"/>
              <w:rtl/>
            </w:rPr>
            <w:delText xml:space="preserve">היה</w:delText>
          </w:r>
        </w:del>
      </w:ins>
      <w:del w:id="94462" w:author="מנוע מכני" w:date="2026-10-11T12:04:39Z">
        <w:r w:rsidRPr="00B3644D">
          <w:rPr>
            <w:spacing w:val="-2"/>
            <w:rtl/>
          </w:rPr>
          <w:delText xml:space="preserve">הואי</w:delText>
        </w:r>
      </w:del>
      <w:r w:rsidRPr="00B3644D">
        <w:rPr>
          <w:spacing w:val="-2"/>
          <w:rtl/>
        </w:rPr>
        <w:t xml:space="preserve"> </w:t>
      </w:r>
      <w:ins w:id="109557" w:author="קלוד" w:date="2026-10-11T13:11:34Z">
        <w:r>
          <w:rPr>
            <w:spacing w:val="-2"/>
            <w:rtl/>
          </w:rPr>
          <w:t xml:space="preserve">בוצע</w:t>
        </w:r>
      </w:ins>
      <w:del w:id="109558" w:author="קלוד" w:date="2026-10-11T13:11:34Z">
        <w:r w:rsidRPr="00B3644D">
          <w:rPr>
            <w:spacing w:val="-2"/>
            <w:rtl/>
          </w:rPr>
          <w:delText xml:space="preserve">בצענא</w:delText>
        </w:r>
      </w:del>
      <w:r w:rsidRPr="00B3644D">
        <w:rPr>
          <w:spacing w:val="-2"/>
          <w:rtl/>
        </w:rPr>
        <w:t xml:space="preserve"> עד </w:t>
      </w:r>
      <w:ins w:id="109555" w:author="קלוד" w:date="2026-10-11T13:11:34Z">
        <w:r>
          <w:rPr>
            <w:spacing w:val="-2"/>
            <w:rtl/>
          </w:rPr>
          <w:t xml:space="preserve">ששלחתי</w:t>
        </w:r>
      </w:ins>
      <w:del w:id="109556" w:author="קלוד" w:date="2026-10-11T13:11:34Z">
        <w:r w:rsidRPr="00B3644D">
          <w:rPr>
            <w:spacing w:val="-2"/>
            <w:rtl/>
          </w:rPr>
          <w:delText xml:space="preserve">דשדאי</w:delText>
        </w:r>
      </w:del>
      <w:r w:rsidRPr="00B3644D">
        <w:rPr>
          <w:spacing w:val="-2"/>
          <w:rtl/>
        </w:rPr>
        <w:t xml:space="preserve"> ידי </w:t>
      </w:r>
      <w:ins w:id="109553" w:author="קלוד" w:date="2026-10-11T13:11:34Z">
        <w:r>
          <w:rPr>
            <w:spacing w:val="-2"/>
            <w:rtl/>
          </w:rPr>
          <w:t xml:space="preserve">בכל</w:t>
        </w:r>
      </w:ins>
      <w:del w:id="109554" w:author="קלוד" w:date="2026-10-11T13:11:34Z">
        <w:r w:rsidRPr="00B3644D">
          <w:rPr>
            <w:spacing w:val="-2"/>
            <w:rtl/>
          </w:rPr>
          <w:delText xml:space="preserve">בכולי</w:delText>
        </w:r>
      </w:del>
      <w:r w:rsidRPr="00B3644D">
        <w:rPr>
          <w:spacing w:val="-2"/>
          <w:rtl/>
        </w:rPr>
        <w:t xml:space="preserve"> </w:t>
      </w:r>
      <w:ins w:id="94463" w:author="מנוע מכני" w:date="2026-10-11T12:04:39Z">
        <w:ins w:id="109551" w:author="קלוד" w:date="2026-10-11T13:11:34Z">
          <w:r>
            <w:rPr>
              <w:spacing w:val="-2"/>
              <w:rtl/>
            </w:rPr>
            <w:t xml:space="preserve">הכלי</w:t>
          </w:r>
        </w:ins>
        <w:del w:id="109552" w:author="קלוד" w:date="2026-10-11T13:11:34Z">
          <w:r>
            <w:rPr>
              <w:spacing w:val="-2"/>
              <w:rtl/>
            </w:rPr>
            <w:delText xml:space="preserve">מנין</w:delText>
          </w:r>
        </w:del>
      </w:ins>
      <w:del w:id="94464" w:author="מנוע מכני" w:date="2026-10-11T12:04:39Z">
        <w:r w:rsidRPr="00B3644D">
          <w:rPr>
            <w:spacing w:val="-2"/>
            <w:rtl/>
          </w:rPr>
          <w:delText xml:space="preserve">מנא</w:delText>
        </w:r>
      </w:del>
      <w:r w:rsidRPr="00B3644D">
        <w:rPr>
          <w:spacing w:val="-2"/>
          <w:rtl/>
        </w:rPr>
        <w:t xml:space="preserve"> </w:t>
      </w:r>
      <w:ins w:id="109549" w:author="קלוד" w:date="2026-10-11T13:11:34Z">
        <w:r>
          <w:rPr>
            <w:spacing w:val="-2"/>
            <w:rtl/>
          </w:rPr>
          <w:t xml:space="preserve">ומצאתי</w:t>
        </w:r>
      </w:ins>
      <w:del w:id="109550" w:author="קלוד" w:date="2026-10-11T13:11:34Z">
        <w:r w:rsidRPr="00B3644D">
          <w:rPr>
            <w:spacing w:val="-2"/>
            <w:rtl/>
          </w:rPr>
          <w:delText xml:space="preserve">ואשכחי</w:delText>
        </w:r>
      </w:del>
      <w:r w:rsidRPr="00B3644D">
        <w:rPr>
          <w:spacing w:val="-2"/>
          <w:rtl/>
        </w:rPr>
        <w:t xml:space="preserve"> [</w:t>
      </w:r>
      <w:ins w:id="93769" w:author="מנוע מכני" w:date="2026-10-11T12:04:39Z">
        <w:r>
          <w:rPr>
            <w:spacing w:val="-2"/>
            <w:rtl/>
          </w:rPr>
          <w:t xml:space="preserve">בו</w:t>
        </w:r>
      </w:ins>
      <w:del w:id="93770" w:author="מנוע מכני" w:date="2026-10-11T12:04:39Z">
        <w:r w:rsidRPr="00B3644D">
          <w:rPr>
            <w:spacing w:val="-2"/>
            <w:rtl/>
          </w:rPr>
          <w:delText xml:space="preserve">ביה</w:delText>
        </w:r>
      </w:del>
      <w:r w:rsidRPr="00B3644D">
        <w:rPr>
          <w:spacing w:val="-2"/>
          <w:rtl/>
        </w:rPr>
        <w:t xml:space="preserve"> כל צרכי]</w:t>
      </w:r>
    </w:p>
    <w:p>
      <w:pPr>
        <w:pStyle w:val="38"/>
        <w:rPr>
          <w:ins w:id="99032" w:author="מנוע מכני" w:date="2026-10-11T12:04:39Z"/>
        </w:rPr>
      </w:pPr>
      <w:r w:rsidRPr="006F178A">
        <w:t xml:space="preserve">ואמר רב חסדא:</w:t>
      </w:r>
    </w:p>
    <w:p w:rsidR="00E9703F" w:rsidRPr="006F178A" w:rsidRDefault="00E9703F" w:rsidP="00E9703F">
      <w:pPr>
        <w:rPr>
          <w:rtl/>
        </w:rPr>
      </w:pPr>
      <w:del w:id="99033" w:author="מנוע מכני" w:date="2026-10-11T12:04:39Z">
        <w:r w:rsidRPr="006F178A">
          <w:rPr>
            <w:rtl/>
          </w:rPr>
          <w:delText xml:space="preserve"> </w:delText>
        </w:r>
      </w:del>
      <w:r w:rsidRPr="006F178A">
        <w:rPr>
          <w:rFonts w:hint="cs"/>
          <w:rtl/>
        </w:rPr>
        <w:t>מי שיכול לאכול לחם שעורים</w:t>
      </w:r>
      <w:r w:rsidRPr="006F178A">
        <w:rPr>
          <w:rtl/>
        </w:rPr>
        <w:t xml:space="preserve"> ואכל </w:t>
      </w:r>
      <w:ins w:id="109563" w:author="קלוד" w:date="2026-10-11T13:11:34Z">
        <w:r>
          <w:rPr>
            <w:rtl/>
          </w:rPr>
          <w:t xml:space="preserve">של חיטים</w:t>
        </w:r>
      </w:ins>
      <w:del w:id="109564" w:author="קלוד" w:date="2026-10-11T13:11:34Z">
        <w:r w:rsidRPr="006F178A">
          <w:rPr>
            <w:rtl/>
          </w:rPr>
          <w:delText xml:space="preserve">דחיטי</w:delText>
        </w:r>
      </w:del>
      <w:r w:rsidRPr="006F178A">
        <w:rPr>
          <w:rtl/>
        </w:rPr>
        <w:t xml:space="preserve"> - </w:t>
      </w:r>
      <w:ins w:id="109561" w:author="קלוד" w:date="2026-10-11T13:11:34Z">
        <w:r>
          <w:rPr>
            <w:rtl/>
          </w:rPr>
          <w:t xml:space="preserve">עובר</w:t>
        </w:r>
      </w:ins>
      <w:del w:id="109562" w:author="קלוד" w:date="2026-10-11T13:11:34Z">
        <w:r w:rsidRPr="006F178A">
          <w:rPr>
            <w:rtl/>
          </w:rPr>
          <w:delText xml:space="preserve">קעבר</w:delText>
        </w:r>
      </w:del>
      <w:r w:rsidRPr="006F178A">
        <w:rPr>
          <w:rtl/>
        </w:rPr>
        <w:t xml:space="preserve"> משום בל תשחית.</w:t>
      </w:r>
    </w:p>
    <w:p>
      <w:pPr>
        <w:pStyle w:val="38"/>
        <w:rPr>
          <w:ins w:id="99034" w:author="מנוע מכני" w:date="2026-10-11T12:04:39Z"/>
        </w:rPr>
      </w:pPr>
      <w:r w:rsidRPr="006F178A">
        <w:t xml:space="preserve">ואמר </w:t>
      </w:r>
      <w:ins w:id="90627" w:author="מנוע מכני" w:date="2026-10-11T12:04:39Z">
        <w:r>
          <w:t xml:space="preserve">ר"פ</w:t>
        </w:r>
      </w:ins>
      <w:del w:id="90628" w:author="מנוע מכני" w:date="2026-10-11T12:04:39Z">
        <w:r w:rsidRPr="006F178A">
          <w:delText xml:space="preserve">רב פפא</w:delText>
        </w:r>
      </w:del>
      <w:r w:rsidRPr="006F178A">
        <w:t xml:space="preserve">:</w:t>
      </w:r>
    </w:p>
    <w:p w:rsidR="00E9703F" w:rsidRPr="006F178A" w:rsidRDefault="00E9703F" w:rsidP="00E9703F">
      <w:pPr>
        <w:rPr>
          <w:rtl/>
        </w:rPr>
      </w:pPr>
      <w:del w:id="99035" w:author="מנוע מכני" w:date="2026-10-11T12:04:39Z">
        <w:r w:rsidRPr="006F178A">
          <w:rPr>
            <w:rtl/>
          </w:rPr>
          <w:delText xml:space="preserve"> </w:delText>
        </w:r>
      </w:del>
      <w:r w:rsidRPr="006F178A">
        <w:rPr>
          <w:rFonts w:hint="cs"/>
          <w:rtl/>
        </w:rPr>
        <w:t>מי שיכול לשתות</w:t>
      </w:r>
      <w:r w:rsidRPr="006F178A">
        <w:rPr>
          <w:rtl/>
        </w:rPr>
        <w:t xml:space="preserve"> שכר </w:t>
      </w:r>
      <w:ins w:id="109567" w:author="קלוד" w:date="2026-10-11T13:11:34Z">
        <w:r>
          <w:rPr>
            <w:rtl/>
          </w:rPr>
          <w:t xml:space="preserve">ושתה</w:t>
        </w:r>
      </w:ins>
      <w:del w:id="109568" w:author="קלוד" w:date="2026-10-11T13:11:34Z">
        <w:r w:rsidRPr="006F178A">
          <w:rPr>
            <w:rtl/>
          </w:rPr>
          <w:delText xml:space="preserve">ושתי</w:delText>
        </w:r>
      </w:del>
      <w:r w:rsidRPr="006F178A">
        <w:rPr>
          <w:rtl/>
        </w:rPr>
        <w:t xml:space="preserve"> </w:t>
      </w:r>
      <w:ins w:id="109565" w:author="קלוד" w:date="2026-10-11T13:11:34Z">
        <w:r>
          <w:rPr>
            <w:rtl/>
          </w:rPr>
          <w:t xml:space="preserve">יין</w:t>
        </w:r>
      </w:ins>
      <w:del w:id="109566" w:author="קלוד" w:date="2026-10-11T13:11:34Z">
        <w:r w:rsidRPr="006F178A">
          <w:rPr>
            <w:rtl/>
          </w:rPr>
          <w:delText xml:space="preserve">חמרא</w:delText>
        </w:r>
      </w:del>
      <w:r w:rsidRPr="006F178A">
        <w:rPr>
          <w:rtl/>
        </w:rPr>
        <w:t xml:space="preserve"> - עובר משום בל תשחית.</w:t>
      </w:r>
    </w:p>
    <w:p w:rsidR="00E9703F" w:rsidRPr="009757B9" w:rsidRDefault="00E9703F" w:rsidP="00E9703F">
      <w:pPr>
        <w:rPr>
          <w:rFonts w:cs="Guttman Vilna"/>
          <w:b/>
          <w:bCs/>
          <w:rtl/>
        </w:rPr>
      </w:pPr>
      <w:ins w:id="91919" w:author="מנוע מכני" w:date="2026-10-11T12:04:39Z">
        <w:r>
          <w:rPr>
            <w:rtl/>
          </w:rPr>
          <w:t xml:space="preserve">ולא</w:t>
        </w:r>
      </w:ins>
      <w:del w:id="91920" w:author="מנוע מכני" w:date="2026-10-11T12:04:39Z">
        <w:r w:rsidRPr="006F178A">
          <w:rPr>
            <w:rtl/>
          </w:rPr>
          <w:delText xml:space="preserve">ולאו</w:delText>
        </w:r>
      </w:del>
      <w:r w:rsidRPr="006F178A">
        <w:rPr>
          <w:rtl/>
        </w:rPr>
        <w:t xml:space="preserve"> </w:t>
      </w:r>
      <w:ins w:id="91917" w:author="מנוע מכני" w:date="2026-10-11T12:04:39Z">
        <w:r>
          <w:rPr>
            <w:rtl/>
          </w:rPr>
          <w:t xml:space="preserve">דבר</w:t>
        </w:r>
      </w:ins>
      <w:del w:id="91918" w:author="מנוע מכני" w:date="2026-10-11T12:04:39Z">
        <w:r w:rsidRPr="006F178A">
          <w:rPr>
            <w:rtl/>
          </w:rPr>
          <w:delText xml:space="preserve">מילתא</w:delText>
        </w:r>
      </w:del>
      <w:r w:rsidRPr="006F178A">
        <w:rPr>
          <w:rtl/>
        </w:rPr>
        <w:t xml:space="preserve"> היא, בל תשחית </w:t>
      </w:r>
      <w:ins w:id="109569" w:author="קלוד" w:date="2026-10-11T13:11:34Z">
        <w:r>
          <w:rPr>
            <w:rtl/>
          </w:rPr>
          <w:t xml:space="preserve">של הגוף</w:t>
        </w:r>
      </w:ins>
      <w:del w:id="109570" w:author="קלוד" w:date="2026-10-11T13:11:34Z">
        <w:r w:rsidRPr="006F178A">
          <w:rPr>
            <w:rtl/>
          </w:rPr>
          <w:delText xml:space="preserve">דגופא</w:delText>
        </w:r>
      </w:del>
      <w:r w:rsidRPr="006F178A">
        <w:rPr>
          <w:rtl/>
        </w:rPr>
        <w:t xml:space="preserve"> עדיף.</w:t>
      </w:r>
    </w:p>
    <w:p>
      <w:pPr>
        <w:pStyle w:val="38"/>
        <w:rPr>
          <w:ins w:id="99036" w:author="מנוע מכני" w:date="2026-10-11T12:04:39Z"/>
        </w:rPr>
      </w:pPr>
      <w:r w:rsidRPr="006F178A">
        <w:t xml:space="preserve">ואמר רב חסדא:</w:t>
      </w:r>
    </w:p>
    <w:p w:rsidR="00E9703F" w:rsidRPr="006F178A" w:rsidRDefault="00E9703F" w:rsidP="00E9703F">
      <w:pPr>
        <w:rPr>
          <w:rtl/>
        </w:rPr>
      </w:pPr>
      <w:del w:id="99037" w:author="מנוע מכני" w:date="2026-10-11T12:04:39Z">
        <w:r w:rsidRPr="006F178A">
          <w:rPr>
            <w:rtl/>
          </w:rPr>
          <w:delText xml:space="preserve"> </w:delText>
        </w:r>
      </w:del>
      <w:r w:rsidRPr="006F178A">
        <w:rPr>
          <w:rtl/>
        </w:rPr>
        <w:t xml:space="preserve">בר בי </w:t>
      </w:r>
      <w:r w:rsidRPr="006F178A">
        <w:rPr>
          <w:rStyle w:val="2fb"/>
          <w:rtl/>
        </w:rPr>
        <w:t xml:space="preserve">רב</w:t>
      </w:r>
      <w:r w:rsidRPr="006F178A">
        <w:rPr>
          <w:rtl/>
        </w:rPr>
        <w:t xml:space="preserve"> </w:t>
      </w:r>
      <w:ins w:id="93773" w:author="מנוע מכני" w:date="2026-10-11T12:04:39Z">
        <w:r>
          <w:rPr>
            <w:rtl/>
          </w:rPr>
          <w:t xml:space="preserve">דאין</w:t>
        </w:r>
      </w:ins>
      <w:del w:id="93774" w:author="מנוע מכני" w:date="2026-10-11T12:04:39Z">
        <w:r w:rsidRPr="006F178A">
          <w:rPr>
            <w:rtl/>
          </w:rPr>
          <w:delText xml:space="preserve">דלית</w:delText>
        </w:r>
      </w:del>
      <w:r w:rsidRPr="006F178A">
        <w:rPr>
          <w:rtl/>
        </w:rPr>
        <w:t xml:space="preserve"> </w:t>
      </w:r>
      <w:ins w:id="93771" w:author="מנוע מכני" w:date="2026-10-11T12:04:39Z">
        <w:r>
          <w:rPr>
            <w:rtl/>
          </w:rPr>
          <w:t xml:space="preserve">לו</w:t>
        </w:r>
      </w:ins>
      <w:del w:id="93772" w:author="מנוע מכני" w:date="2026-10-11T12:04:39Z">
        <w:r w:rsidRPr="006F178A">
          <w:rPr>
            <w:rtl/>
          </w:rPr>
          <w:delText xml:space="preserve">ליה</w:delText>
        </w:r>
      </w:del>
      <w:r w:rsidRPr="006F178A">
        <w:rPr>
          <w:rtl/>
        </w:rPr>
        <w:t xml:space="preserve"> משחא - נימשי במיא דחריצי.</w:t>
      </w:r>
    </w:p>
    <w:p>
      <w:pPr>
        <w:pStyle w:val="38"/>
        <w:rPr>
          <w:ins w:id="99038" w:author="מנוע מכני" w:date="2026-10-11T12:04:39Z"/>
        </w:rPr>
      </w:pPr>
      <w:r w:rsidRPr="006F178A">
        <w:t xml:space="preserve">ואמר רב חסדא:</w:t>
      </w:r>
    </w:p>
    <w:p w:rsidR="00E9703F" w:rsidRPr="006F178A" w:rsidRDefault="00E9703F" w:rsidP="00E9703F">
      <w:pPr>
        <w:rPr>
          <w:rtl/>
        </w:rPr>
      </w:pPr>
      <w:del w:id="99039" w:author="מנוע מכני" w:date="2026-10-11T12:04:39Z">
        <w:r w:rsidRPr="006F178A">
          <w:rPr>
            <w:rtl/>
          </w:rPr>
          <w:delText xml:space="preserve"> </w:delText>
        </w:r>
      </w:del>
      <w:r w:rsidRPr="006F178A">
        <w:rPr>
          <w:rtl/>
        </w:rPr>
        <w:t xml:space="preserve">בר בי </w:t>
      </w:r>
      <w:r w:rsidRPr="006F178A">
        <w:rPr>
          <w:rStyle w:val="2fb"/>
          <w:rtl/>
        </w:rPr>
        <w:t xml:space="preserve">רב</w:t>
      </w:r>
      <w:r w:rsidRPr="006F178A">
        <w:rPr>
          <w:rtl/>
        </w:rPr>
        <w:t xml:space="preserve"> </w:t>
      </w:r>
      <w:r w:rsidRPr="006F178A">
        <w:rPr>
          <w:rFonts w:hint="cs"/>
          <w:rtl/>
        </w:rPr>
        <w:t>הקונה</w:t>
      </w:r>
      <w:r w:rsidRPr="006F178A">
        <w:rPr>
          <w:rtl/>
        </w:rPr>
        <w:t xml:space="preserve"> </w:t>
      </w:r>
      <w:ins w:id="109579" w:author="קלוד" w:date="2026-10-11T13:11:34Z">
        <w:r>
          <w:rPr>
            <w:rtl/>
          </w:rPr>
          <w:t xml:space="preserve">בשר</w:t>
        </w:r>
      </w:ins>
      <w:del w:id="109580" w:author="קלוד" w:date="2026-10-11T13:11:34Z">
        <w:r w:rsidRPr="006F178A">
          <w:rPr>
            <w:rtl/>
          </w:rPr>
          <w:delText xml:space="preserve">אומצא</w:delText>
        </w:r>
      </w:del>
      <w:r w:rsidRPr="006F178A">
        <w:rPr>
          <w:rtl/>
        </w:rPr>
        <w:t xml:space="preserve"> - </w:t>
      </w:r>
      <w:r w:rsidRPr="006F178A">
        <w:rPr>
          <w:rFonts w:hint="cs"/>
          <w:rtl/>
        </w:rPr>
        <w:t>יקנה</w:t>
      </w:r>
      <w:r w:rsidRPr="006F178A">
        <w:rPr>
          <w:rtl/>
        </w:rPr>
        <w:t xml:space="preserve"> </w:t>
      </w:r>
      <w:ins w:id="109577" w:author="קלוד" w:date="2026-10-11T13:11:34Z">
        <w:r>
          <w:rPr>
            <w:rtl/>
          </w:rPr>
          <w:t xml:space="preserve">אונקא</w:t>
        </w:r>
      </w:ins>
      <w:del w:id="109578" w:author="קלוד" w:date="2026-10-11T13:11:34Z">
        <w:r w:rsidRPr="006F178A">
          <w:rPr>
            <w:rtl/>
          </w:rPr>
          <w:delText xml:space="preserve">אונקא,</w:delText>
        </w:r>
      </w:del>
      <w:r w:rsidRPr="006F178A">
        <w:rPr>
          <w:rtl/>
        </w:rPr>
        <w:t xml:space="preserve"> </w:t>
      </w:r>
      <w:ins w:id="109575" w:author="קלוד" w:date="2026-10-11T13:11:34Z">
        <w:r>
          <w:rPr>
            <w:rtl/>
          </w:rPr>
          <w:t xml:space="preserve">[צואר],</w:t>
        </w:r>
      </w:ins>
      <w:del w:id="109576" w:author="קלוד" w:date="2026-10-11T13:11:34Z">
        <w:r w:rsidRPr="006F178A">
          <w:rPr>
            <w:rtl/>
          </w:rPr>
          <w:delText xml:space="preserve">[צואר]</w:delText>
        </w:r>
      </w:del>
      <w:r w:rsidRPr="006F178A">
        <w:rPr>
          <w:rtl/>
        </w:rPr>
        <w:t xml:space="preserve"> </w:t>
      </w:r>
      <w:ins w:id="93779" w:author="מנוע מכני" w:date="2026-10-11T12:04:39Z">
        <w:ins w:id="109573" w:author="קלוד" w:date="2026-10-11T13:11:34Z">
          <w:r>
            <w:rPr>
              <w:rtl/>
            </w:rPr>
            <w:t xml:space="preserve">שיש</w:t>
          </w:r>
        </w:ins>
        <w:del w:id="109574" w:author="קלוד" w:date="2026-10-11T13:11:34Z">
          <w:r>
            <w:rPr>
              <w:rtl/>
            </w:rPr>
            <w:delText xml:space="preserve">דיש</w:delText>
          </w:r>
        </w:del>
      </w:ins>
      <w:del w:id="93780" w:author="מנוע מכני" w:date="2026-10-11T12:04:39Z">
        <w:r w:rsidRPr="006F178A">
          <w:rPr>
            <w:rtl/>
          </w:rPr>
          <w:delText xml:space="preserve">דאית</w:delText>
        </w:r>
      </w:del>
      <w:r w:rsidRPr="006F178A">
        <w:rPr>
          <w:rtl/>
        </w:rPr>
        <w:t xml:space="preserve"> </w:t>
      </w:r>
      <w:ins w:id="93777" w:author="מנוע מכני" w:date="2026-10-11T12:04:39Z">
        <w:r>
          <w:rPr>
            <w:rtl/>
          </w:rPr>
          <w:t xml:space="preserve">בו</w:t>
        </w:r>
      </w:ins>
      <w:del w:id="93778" w:author="מנוע מכני" w:date="2026-10-11T12:04:39Z">
        <w:r w:rsidRPr="006F178A">
          <w:rPr>
            <w:rtl/>
          </w:rPr>
          <w:delText xml:space="preserve">ביה</w:delText>
        </w:r>
      </w:del>
      <w:r w:rsidRPr="006F178A">
        <w:rPr>
          <w:rtl/>
        </w:rPr>
        <w:t xml:space="preserve"> </w:t>
      </w:r>
      <w:ins w:id="93775" w:author="מנוע מכני" w:date="2026-10-11T12:04:39Z">
        <w:r>
          <w:rPr>
            <w:rtl/>
          </w:rPr>
          <w:t xml:space="preserve">שלושה</w:t>
        </w:r>
      </w:ins>
      <w:del w:id="93776" w:author="מנוע מכני" w:date="2026-10-11T12:04:39Z">
        <w:r w:rsidRPr="006F178A">
          <w:rPr>
            <w:rtl/>
          </w:rPr>
          <w:delText xml:space="preserve">תלתא</w:delText>
        </w:r>
      </w:del>
      <w:r w:rsidRPr="006F178A">
        <w:rPr>
          <w:rtl/>
        </w:rPr>
        <w:t xml:space="preserve"> מיני </w:t>
      </w:r>
      <w:ins w:id="109571" w:author="קלוד" w:date="2026-10-11T13:11:34Z">
        <w:r>
          <w:rPr>
            <w:rtl/>
          </w:rPr>
          <w:t xml:space="preserve">בשר.</w:t>
        </w:r>
      </w:ins>
      <w:del w:id="109572" w:author="קלוד" w:date="2026-10-11T13:11:34Z">
        <w:r w:rsidRPr="006F178A">
          <w:rPr>
            <w:rtl/>
          </w:rPr>
          <w:delText xml:space="preserve">בישרא.</w:delText>
        </w:r>
      </w:del>
    </w:p>
    <w:p>
      <w:pPr>
        <w:pStyle w:val="38"/>
        <w:rPr>
          <w:ins w:id="99040" w:author="מנוע מכני" w:date="2026-10-11T12:04:39Z"/>
        </w:rPr>
      </w:pPr>
      <w:r w:rsidRPr="006F178A">
        <w:t xml:space="preserve">ואמר רב חסדא:</w:t>
      </w:r>
    </w:p>
    <w:p w:rsidR="00E9703F" w:rsidRPr="006F178A" w:rsidRDefault="00E9703F" w:rsidP="00E9703F">
      <w:pPr>
        <w:rPr>
          <w:rtl/>
        </w:rPr>
      </w:pPr>
      <w:del w:id="99041" w:author="מנוע מכני" w:date="2026-10-11T12:04:39Z">
        <w:r w:rsidRPr="006F178A">
          <w:rPr>
            <w:rtl/>
          </w:rPr>
          <w:delText xml:space="preserve"> </w:delText>
        </w:r>
      </w:del>
      <w:r w:rsidRPr="006F178A">
        <w:rPr>
          <w:rtl/>
        </w:rPr>
        <w:t xml:space="preserve">בר בי </w:t>
      </w:r>
      <w:r w:rsidRPr="006F178A">
        <w:rPr>
          <w:rStyle w:val="2fb"/>
          <w:rtl/>
        </w:rPr>
        <w:t xml:space="preserve">רב</w:t>
      </w:r>
      <w:r w:rsidRPr="006F178A">
        <w:rPr>
          <w:rtl/>
        </w:rPr>
        <w:t xml:space="preserve"> </w:t>
      </w:r>
      <w:ins w:id="109585" w:author="קלוד" w:date="2026-10-11T13:11:34Z">
        <w:r>
          <w:rPr>
            <w:rtl/>
          </w:rPr>
          <w:t xml:space="preserve">שקונה</w:t>
        </w:r>
      </w:ins>
      <w:del w:id="109586" w:author="קלוד" w:date="2026-10-11T13:11:34Z">
        <w:r w:rsidRPr="006F178A">
          <w:rPr>
            <w:rtl/>
          </w:rPr>
          <w:delText xml:space="preserve">דזבין</w:delText>
        </w:r>
      </w:del>
      <w:r w:rsidRPr="006F178A">
        <w:rPr>
          <w:rtl/>
        </w:rPr>
        <w:t xml:space="preserve"> </w:t>
      </w:r>
      <w:r w:rsidRPr="006F178A">
        <w:rPr>
          <w:rFonts w:hint="cs"/>
          <w:rtl/>
        </w:rPr>
        <w:t xml:space="preserve">בגד פשתן </w:t>
      </w:r>
      <w:r w:rsidRPr="006F178A">
        <w:rPr>
          <w:rtl/>
        </w:rPr>
        <w:t xml:space="preserve">- </w:t>
      </w:r>
      <w:r w:rsidRPr="006F178A">
        <w:rPr>
          <w:rFonts w:hint="cs"/>
          <w:rtl/>
        </w:rPr>
        <w:t>יקנה</w:t>
      </w:r>
      <w:r w:rsidRPr="006F178A">
        <w:rPr>
          <w:rtl/>
        </w:rPr>
        <w:t xml:space="preserve"> </w:t>
      </w:r>
      <w:ins w:id="109583" w:author="קלוד" w:date="2026-10-11T13:11:34Z">
        <w:r>
          <w:rPr>
            <w:rtl/>
          </w:rPr>
          <w:t xml:space="preserve">מנהר</w:t>
        </w:r>
      </w:ins>
      <w:del w:id="109584" w:author="קלוד" w:date="2026-10-11T13:11:34Z">
        <w:r w:rsidRPr="006F178A">
          <w:rPr>
            <w:rtl/>
          </w:rPr>
          <w:delText xml:space="preserve">מדנהר</w:delText>
        </w:r>
      </w:del>
      <w:r w:rsidRPr="006F178A">
        <w:rPr>
          <w:rtl/>
        </w:rPr>
        <w:t xml:space="preserve"> אבא, </w:t>
      </w:r>
      <w:ins w:id="109581" w:author="קלוד" w:date="2026-10-11T13:11:34Z">
        <w:r>
          <w:rPr>
            <w:rtl/>
          </w:rPr>
          <w:t xml:space="preserve">וילבינה</w:t>
        </w:r>
      </w:ins>
      <w:del w:id="109582" w:author="קלוד" w:date="2026-10-11T13:11:34Z">
        <w:r w:rsidRPr="006F178A">
          <w:rPr>
            <w:rtl/>
          </w:rPr>
          <w:delText xml:space="preserve">וניחוורה</w:delText>
        </w:r>
      </w:del>
      <w:r w:rsidRPr="006F178A">
        <w:rPr>
          <w:rtl/>
        </w:rPr>
        <w:t xml:space="preserve"> כל </w:t>
      </w:r>
      <w:r w:rsidRPr="006F178A">
        <w:rPr>
          <w:rFonts w:hint="cs"/>
          <w:rtl/>
        </w:rPr>
        <w:t>ל' יום</w:t>
      </w:r>
      <w:r w:rsidRPr="006F178A">
        <w:rPr>
          <w:rtl/>
        </w:rPr>
        <w:t xml:space="preserve">, </w:t>
      </w:r>
      <w:r w:rsidRPr="006F178A">
        <w:rPr>
          <w:rFonts w:hint="cs"/>
          <w:rtl/>
        </w:rPr>
        <w:t>ויפטור אותו מלקנות כל י"ב חודש,</w:t>
      </w:r>
      <w:r w:rsidRPr="006F178A">
        <w:rPr>
          <w:rtl/>
        </w:rPr>
        <w:t xml:space="preserve"> ואנ</w:t>
      </w:r>
      <w:r w:rsidRPr="006F178A">
        <w:rPr>
          <w:rFonts w:hint="cs"/>
          <w:rtl/>
        </w:rPr>
        <w:t>י</w:t>
      </w:r>
      <w:r w:rsidRPr="006F178A">
        <w:rPr>
          <w:rtl/>
        </w:rPr>
        <w:t xml:space="preserve"> ערב. </w:t>
      </w:r>
      <w:ins w:id="93781" w:author="מנוע מכני" w:date="2026-10-11T12:04:39Z">
        <w:r>
          <w:rPr>
            <w:rtl/>
          </w:rPr>
          <w:t xml:space="preserve">מה</w:t>
        </w:r>
      </w:ins>
      <w:del w:id="93782" w:author="מנוע מכני" w:date="2026-10-11T12:04:39Z">
        <w:r w:rsidRPr="006F178A">
          <w:rPr>
            <w:rtl/>
          </w:rPr>
          <w:delText xml:space="preserve">מאי</w:delText>
        </w:r>
      </w:del>
      <w:r w:rsidRPr="006F178A">
        <w:rPr>
          <w:rtl/>
        </w:rPr>
        <w:t xml:space="preserve"> כיתוניתא - כיתא נאה.</w:t>
      </w:r>
    </w:p>
    <w:p>
      <w:pPr>
        <w:pStyle w:val="38"/>
        <w:rPr>
          <w:ins w:id="99042" w:author="מנוע מכני" w:date="2026-10-11T12:04:39Z"/>
        </w:rPr>
      </w:pPr>
      <w:r w:rsidRPr="006F178A">
        <w:t xml:space="preserve">ואמר רב חסדא:</w:t>
      </w:r>
    </w:p>
    <w:p w:rsidR="00E9703F" w:rsidRPr="006F178A" w:rsidRDefault="00E9703F" w:rsidP="00E9703F">
      <w:pPr>
        <w:rPr>
          <w:rtl/>
        </w:rPr>
      </w:pPr>
      <w:del w:id="99043" w:author="מנוע מכני" w:date="2026-10-11T12:04:39Z">
        <w:r w:rsidRPr="006F178A">
          <w:rPr>
            <w:rtl/>
          </w:rPr>
          <w:delText xml:space="preserve"> </w:delText>
        </w:r>
      </w:del>
      <w:r w:rsidRPr="006F178A">
        <w:rPr>
          <w:rtl/>
        </w:rPr>
        <w:t xml:space="preserve">בר בי </w:t>
      </w:r>
      <w:r w:rsidRPr="006F178A">
        <w:rPr>
          <w:rStyle w:val="2fb"/>
          <w:rtl/>
        </w:rPr>
        <w:t xml:space="preserve">רב</w:t>
      </w:r>
      <w:r w:rsidRPr="006F178A">
        <w:rPr>
          <w:rtl/>
        </w:rPr>
        <w:t xml:space="preserve"> </w:t>
      </w:r>
      <w:r w:rsidRPr="006F178A">
        <w:rPr>
          <w:rtl/>
        </w:rPr>
        <w:t xml:space="preserve">לא</w:t>
      </w:r>
      <w:r w:rsidRPr="006F178A">
        <w:rPr>
          <w:rtl/>
        </w:rPr>
        <w:t xml:space="preserve"> </w:t>
      </w:r>
      <w:ins w:id="95477" w:author="מנוע מכני" w:date="2026-10-11T12:04:39Z">
        <w:ins w:id="109591" w:author="קלוד" w:date="2026-10-11T13:11:34Z">
          <w:r>
            <w:rPr>
              <w:rtl/>
            </w:rPr>
            <w:t xml:space="preserve">ישב</w:t>
          </w:r>
        </w:ins>
        <w:del w:id="109592" w:author="קלוד" w:date="2026-10-11T13:11:34Z">
          <w:r>
            <w:rPr>
              <w:rtl/>
            </w:rPr>
            <w:delText xml:space="preserve">לישב</w:delText>
          </w:r>
        </w:del>
      </w:ins>
      <w:del w:id="95478" w:author="מנוע מכני" w:date="2026-10-11T12:04:39Z">
        <w:r w:rsidRPr="006F178A">
          <w:rPr>
            <w:rtl/>
          </w:rPr>
          <w:delText xml:space="preserve">ליתיב</w:delText>
        </w:r>
      </w:del>
      <w:r w:rsidRPr="006F178A">
        <w:rPr>
          <w:rtl/>
        </w:rPr>
        <w:t xml:space="preserve"> </w:t>
      </w:r>
      <w:ins w:id="109589" w:author="קלוד" w:date="2026-10-11T13:11:34Z">
        <w:r>
          <w:rPr>
            <w:rtl/>
          </w:rPr>
          <w:t xml:space="preserve">על ציפתא</w:t>
        </w:r>
      </w:ins>
      <w:del w:id="109590" w:author="קלוד" w:date="2026-10-11T13:11:34Z">
        <w:r w:rsidRPr="006F178A">
          <w:rPr>
            <w:rtl/>
          </w:rPr>
          <w:delText xml:space="preserve">אציפתא</w:delText>
        </w:r>
      </w:del>
      <w:r w:rsidRPr="006F178A">
        <w:rPr>
          <w:rtl/>
        </w:rPr>
        <w:t xml:space="preserve"> </w:t>
      </w:r>
      <w:ins w:id="90631" w:author="Claude - סמנטי" w:date="2026-10-11T12:28:21Z">
        <w:r>
          <w:rPr>
            <w:rtl/>
          </w:rPr>
          <w:t xml:space="preserve">חדשה</w:t>
        </w:r>
      </w:ins>
      <w:del w:id="90632" w:author="Claude - סמנטי" w:date="2026-10-11T12:28:21Z">
        <w:r w:rsidRPr="006F178A">
          <w:rPr>
            <w:rtl/>
          </w:rPr>
          <w:delText xml:space="preserve">חדתא</w:delText>
        </w:r>
      </w:del>
      <w:r w:rsidRPr="006F178A">
        <w:rPr>
          <w:rtl/>
        </w:rPr>
        <w:t xml:space="preserve">, </w:t>
      </w:r>
      <w:ins w:id="109587" w:author="קלוד" w:date="2026-10-11T13:11:34Z">
        <w:r>
          <w:rPr>
            <w:rtl/>
          </w:rPr>
          <w:t xml:space="preserve">שמבלה</w:t>
        </w:r>
      </w:ins>
      <w:del w:id="109588" w:author="קלוד" w:date="2026-10-11T13:11:34Z">
        <w:r w:rsidRPr="006F178A">
          <w:rPr>
            <w:rtl/>
          </w:rPr>
          <w:delText xml:space="preserve">דמכל</w:delText>
        </w:r>
        <w:r w:rsidRPr="006F178A">
          <w:rPr>
            <w:rFonts w:hint="cs"/>
            <w:rtl/>
          </w:rPr>
          <w:delText xml:space="preserve">ה</w:delText>
        </w:r>
      </w:del>
      <w:r w:rsidRPr="006F178A">
        <w:rPr>
          <w:rFonts w:hint="cs"/>
          <w:rtl/>
        </w:rPr>
        <w:t xml:space="preserve"> הבגד</w:t>
      </w:r>
      <w:r w:rsidRPr="006F178A">
        <w:rPr>
          <w:rtl/>
        </w:rPr>
        <w:t>.</w:t>
      </w:r>
    </w:p>
    <w:p>
      <w:pPr>
        <w:pStyle w:val="38"/>
        <w:rPr>
          <w:ins w:id="99044" w:author="מנוע מכני" w:date="2026-10-11T12:04:39Z"/>
        </w:rPr>
      </w:pPr>
      <w:r w:rsidRPr="006061D7">
        <w:t xml:space="preserve">ואמר רב חסדא:</w:t>
      </w:r>
    </w:p>
    <w:p w:rsidR="00E9703F" w:rsidRPr="006061D7" w:rsidRDefault="00E9703F" w:rsidP="00E9703F">
      <w:pPr>
        <w:rPr>
          <w:rtl/>
        </w:rPr>
      </w:pPr>
      <w:del w:id="99045" w:author="מנוע מכני" w:date="2026-10-11T12:04:39Z">
        <w:r w:rsidRPr="006061D7">
          <w:rPr>
            <w:rtl/>
          </w:rPr>
          <w:delText xml:space="preserve"> </w:delText>
        </w:r>
      </w:del>
      <w:r w:rsidRPr="006061D7">
        <w:rPr>
          <w:rtl/>
        </w:rPr>
        <w:t xml:space="preserve">בר בי </w:t>
      </w:r>
      <w:r w:rsidRPr="006061D7">
        <w:rPr>
          <w:rStyle w:val="2fb"/>
          <w:rtl/>
        </w:rPr>
        <w:t xml:space="preserve">רב</w:t>
      </w:r>
      <w:r w:rsidRPr="006061D7">
        <w:rPr>
          <w:rtl/>
        </w:rPr>
        <w:t xml:space="preserve"> </w:t>
      </w:r>
      <w:r w:rsidRPr="006061D7">
        <w:rPr>
          <w:rtl/>
        </w:rPr>
        <w:t xml:space="preserve">לא</w:t>
      </w:r>
      <w:r w:rsidRPr="006061D7">
        <w:rPr>
          <w:rtl/>
        </w:rPr>
        <w:t xml:space="preserve"> יש</w:t>
      </w:r>
      <w:r w:rsidRPr="006061D7">
        <w:rPr>
          <w:rFonts w:hint="cs"/>
          <w:rtl/>
        </w:rPr>
        <w:t>לח</w:t>
      </w:r>
      <w:r w:rsidRPr="006061D7">
        <w:rPr>
          <w:rtl/>
        </w:rPr>
        <w:t xml:space="preserve"> </w:t>
      </w:r>
      <w:r w:rsidRPr="006061D7">
        <w:rPr>
          <w:rFonts w:hint="cs"/>
          <w:rtl/>
        </w:rPr>
        <w:t>מצעותיו למארח לכבסם</w:t>
      </w:r>
      <w:r w:rsidRPr="006061D7">
        <w:rPr>
          <w:rtl/>
        </w:rPr>
        <w:t>,</w:t>
      </w:r>
      <w:r w:rsidRPr="006061D7">
        <w:rPr>
          <w:rFonts w:hint="cs"/>
          <w:rtl/>
        </w:rPr>
        <w:t xml:space="preserve"> ואי</w:t>
      </w:r>
      <w:r w:rsidRPr="006061D7">
        <w:rPr>
          <w:rtl/>
        </w:rPr>
        <w:t>"</w:t>
      </w:r>
      <w:r w:rsidRPr="006061D7">
        <w:rPr>
          <w:rFonts w:hint="cs"/>
          <w:rtl/>
        </w:rPr>
        <w:t>ז דרך ארץ שמא יראה בזה ויבוא להתגנות</w:t>
      </w:r>
    </w:p>
    <w:p>
      <w:pPr>
        <w:pStyle w:val="afffff8"/>
        <w:rPr>
          <w:ins w:id="90141" w:author="קלוד" w:date="2026-10-11T12:33:55Z"/>
        </w:rPr>
      </w:pPr>
      <w:ins w:id="90142" w:author="קלוד" w:date="2026-10-11T12:33:55Z">
        <w:r>
          <w:rPr>
            <w:color w:val="7B3F00"/>
          </w:rPr>
          <w:t xml:space="preserve">הוראות רב חסדא לבנותיו - צניעות</w:t>
        </w:r>
      </w:ins>
    </w:p>
    <w:p>
      <w:pPr>
        <w:pStyle w:val="38"/>
        <w:rPr>
          <w:ins w:id="99046" w:author="מנוע מכני" w:date="2026-10-11T12:04:39Z"/>
        </w:rPr>
      </w:pPr>
      <w:r w:rsidRPr="006F178A">
        <w:t xml:space="preserve">רב חסדא לבנתיה:</w:t>
      </w:r>
    </w:p>
    <w:p w:rsidR="00E9703F" w:rsidRPr="006F178A" w:rsidRDefault="00E9703F" w:rsidP="00E9703F">
      <w:pPr>
        <w:rPr>
          <w:rtl/>
        </w:rPr>
      </w:pPr>
      <w:del w:id="99047" w:author="מנוע מכני" w:date="2026-10-11T12:04:39Z">
        <w:r w:rsidRPr="006F178A">
          <w:rPr>
            <w:rFonts w:ascii="Fb Fontext" w:hAnsi="Fb Fontext"/>
            <w:rtl/>
          </w:rPr>
          <w:delText xml:space="preserve"> </w:delText>
        </w:r>
      </w:del>
      <w:ins w:id="109599" w:author="קלוד" w:date="2026-10-11T13:11:34Z">
        <w:r>
          <w:rPr>
            <w:rFonts w:ascii="Fb Fontext" w:hAnsi="Fb Fontext"/>
            <w:rtl/>
          </w:rPr>
          <w:t xml:space="preserve">היו</w:t>
        </w:r>
      </w:ins>
      <w:del w:id="109600" w:author="קלוד" w:date="2026-10-11T13:11:34Z">
        <w:r w:rsidRPr="006F178A">
          <w:rPr>
            <w:rFonts w:ascii="Fb Fontext" w:hAnsi="Fb Fontext"/>
            <w:rtl/>
          </w:rPr>
          <w:delText xml:space="preserve">תיהוי</w:delText>
        </w:r>
      </w:del>
      <w:r w:rsidRPr="006F178A">
        <w:rPr>
          <w:rFonts w:ascii="Fb Fontext" w:hAnsi="Fb Fontext"/>
          <w:rtl/>
        </w:rPr>
        <w:t xml:space="preserve"> </w:t>
      </w:r>
      <w:ins w:id="109597" w:author="קלוד" w:date="2026-10-11T13:11:34Z">
        <w:r>
          <w:rPr>
            <w:rFonts w:ascii="Fb Fontext" w:hAnsi="Fb Fontext"/>
            <w:rtl/>
          </w:rPr>
          <w:t xml:space="preserve">צנועות</w:t>
        </w:r>
      </w:ins>
      <w:del w:id="109598" w:author="קלוד" w:date="2026-10-11T13:11:34Z">
        <w:r w:rsidRPr="006F178A">
          <w:rPr>
            <w:rFonts w:ascii="Fb Fontext" w:hAnsi="Fb Fontext"/>
            <w:rtl/>
          </w:rPr>
          <w:delText xml:space="preserve">צניעתן</w:delText>
        </w:r>
      </w:del>
      <w:r w:rsidRPr="006F178A">
        <w:rPr>
          <w:rFonts w:ascii="Fb Fontext" w:hAnsi="Fb Fontext"/>
          <w:rtl/>
        </w:rPr>
        <w:t xml:space="preserve"> </w:t>
      </w:r>
      <w:ins w:id="109595" w:author="קלוד" w:date="2026-10-11T13:11:34Z">
        <w:r>
          <w:rPr>
            <w:rFonts w:ascii="Fb Fontext" w:hAnsi="Fb Fontext"/>
            <w:rtl/>
          </w:rPr>
          <w:t xml:space="preserve">בפני</w:t>
        </w:r>
      </w:ins>
      <w:del w:id="109596" w:author="קלוד" w:date="2026-10-11T13:11:34Z">
        <w:r w:rsidRPr="006F178A">
          <w:rPr>
            <w:rFonts w:ascii="Fb Fontext" w:hAnsi="Fb Fontext"/>
            <w:rtl/>
          </w:rPr>
          <w:delText xml:space="preserve">באפי</w:delText>
        </w:r>
      </w:del>
      <w:r w:rsidRPr="006F178A">
        <w:rPr>
          <w:rFonts w:ascii="Fb Fontext" w:hAnsi="Fb Fontext"/>
          <w:rtl/>
        </w:rPr>
        <w:t xml:space="preserve"> </w:t>
      </w:r>
      <w:ins w:id="109593" w:author="קלוד" w:date="2026-10-11T13:11:34Z">
        <w:r>
          <w:rPr>
            <w:rFonts w:ascii="Fb Fontext" w:hAnsi="Fb Fontext"/>
            <w:rtl/>
          </w:rPr>
          <w:t xml:space="preserve">בעליכן.</w:t>
        </w:r>
      </w:ins>
      <w:del w:id="109594" w:author="קלוד" w:date="2026-10-11T13:11:34Z">
        <w:r w:rsidRPr="006F178A">
          <w:rPr>
            <w:rFonts w:ascii="Fb Fontext" w:hAnsi="Fb Fontext"/>
            <w:rtl/>
          </w:rPr>
          <w:delText xml:space="preserve">גברייכו.</w:delText>
        </w:r>
      </w:del>
    </w:p>
    <w:p w:rsidR="00E9703F" w:rsidRDefault="00E9703F" w:rsidP="00E9703F">
      <w:pPr>
        <w:rPr>
          <w:rtl/>
        </w:rPr>
      </w:pPr>
      <w:r w:rsidRPr="006F178A">
        <w:rPr>
          <w:rtl/>
        </w:rPr>
        <w:t xml:space="preserve">לא</w:t>
      </w:r>
      <w:r w:rsidRPr="006F178A">
        <w:rPr>
          <w:rtl/>
        </w:rPr>
        <w:t xml:space="preserve"> </w:t>
      </w:r>
      <w:ins w:id="109607" w:author="קלוד" w:date="2026-10-11T13:11:34Z">
        <w:r>
          <w:rPr>
            <w:rtl/>
          </w:rPr>
          <w:t xml:space="preserve">תאכלו</w:t>
        </w:r>
      </w:ins>
      <w:del w:id="109608" w:author="קלוד" w:date="2026-10-11T13:11:34Z">
        <w:r w:rsidRPr="006F178A">
          <w:rPr>
            <w:rtl/>
          </w:rPr>
          <w:delText xml:space="preserve">תיכלון</w:delText>
        </w:r>
      </w:del>
      <w:r w:rsidRPr="006F178A">
        <w:rPr>
          <w:rtl/>
        </w:rPr>
        <w:t xml:space="preserve"> </w:t>
      </w:r>
      <w:ins w:id="109605" w:author="קלוד" w:date="2026-10-11T13:11:34Z">
        <w:r>
          <w:rPr>
            <w:rtl/>
          </w:rPr>
          <w:t xml:space="preserve">לחם</w:t>
        </w:r>
      </w:ins>
      <w:del w:id="109606" w:author="קלוד" w:date="2026-10-11T13:11:34Z">
        <w:r w:rsidRPr="006F178A">
          <w:rPr>
            <w:rtl/>
          </w:rPr>
          <w:delText xml:space="preserve">נהמא</w:delText>
        </w:r>
      </w:del>
      <w:r w:rsidRPr="006F178A">
        <w:rPr>
          <w:rtl/>
        </w:rPr>
        <w:t xml:space="preserve"> </w:t>
      </w:r>
      <w:ins w:id="109603" w:author="קלוד" w:date="2026-10-11T13:11:34Z">
        <w:r>
          <w:rPr>
            <w:rtl/>
          </w:rPr>
          <w:t xml:space="preserve">בפני</w:t>
        </w:r>
      </w:ins>
      <w:del w:id="109604" w:author="קלוד" w:date="2026-10-11T13:11:34Z">
        <w:r w:rsidRPr="006F178A">
          <w:rPr>
            <w:rtl/>
          </w:rPr>
          <w:delText xml:space="preserve">באפי</w:delText>
        </w:r>
      </w:del>
      <w:r w:rsidRPr="006F178A">
        <w:rPr>
          <w:rtl/>
        </w:rPr>
        <w:t xml:space="preserve"> </w:t>
      </w:r>
      <w:ins w:id="109601" w:author="קלוד" w:date="2026-10-11T13:11:34Z">
        <w:r>
          <w:rPr>
            <w:rtl/>
          </w:rPr>
          <w:t xml:space="preserve">בעליכן,</w:t>
        </w:r>
      </w:ins>
      <w:del w:id="109602" w:author="קלוד" w:date="2026-10-11T13:11:34Z">
        <w:r w:rsidRPr="006F178A">
          <w:rPr>
            <w:rtl/>
          </w:rPr>
          <w:delText xml:space="preserve">גברייכו,</w:delText>
        </w:r>
      </w:del>
      <w:r w:rsidRPr="006F178A">
        <w:rPr>
          <w:rtl/>
        </w:rPr>
        <w:t xml:space="preserve"> [הרבה]</w:t>
      </w:r>
    </w:p>
    <w:p w:rsidR="00E9703F" w:rsidRDefault="00E9703F" w:rsidP="00E9703F">
      <w:pPr>
        <w:rPr>
          <w:rtl/>
        </w:rPr>
      </w:pPr>
      <w:r w:rsidRPr="006F178A">
        <w:rPr>
          <w:rtl/>
        </w:rPr>
        <w:t xml:space="preserve">לא</w:t>
      </w:r>
      <w:r w:rsidRPr="006F178A">
        <w:rPr>
          <w:rtl/>
        </w:rPr>
        <w:t xml:space="preserve"> </w:t>
      </w:r>
      <w:ins w:id="109613" w:author="קלוד" w:date="2026-10-11T13:11:34Z">
        <w:r>
          <w:rPr>
            <w:rtl/>
          </w:rPr>
          <w:t xml:space="preserve">תאכלו</w:t>
        </w:r>
      </w:ins>
      <w:del w:id="109614" w:author="קלוד" w:date="2026-10-11T13:11:34Z">
        <w:r w:rsidRPr="006F178A">
          <w:rPr>
            <w:rtl/>
          </w:rPr>
          <w:delText xml:space="preserve">תיכלון</w:delText>
        </w:r>
      </w:del>
      <w:r w:rsidRPr="006F178A">
        <w:rPr>
          <w:rtl/>
        </w:rPr>
        <w:t xml:space="preserve"> </w:t>
      </w:r>
      <w:ins w:id="109611" w:author="קלוד" w:date="2026-10-11T13:11:34Z">
        <w:r>
          <w:rPr>
            <w:rtl/>
          </w:rPr>
          <w:t xml:space="preserve">ירק</w:t>
        </w:r>
      </w:ins>
      <w:del w:id="109612" w:author="קלוד" w:date="2026-10-11T13:11:34Z">
        <w:r w:rsidRPr="006F178A">
          <w:rPr>
            <w:rtl/>
          </w:rPr>
          <w:delText xml:space="preserve">ירקא</w:delText>
        </w:r>
      </w:del>
      <w:r w:rsidRPr="006F178A">
        <w:rPr>
          <w:rtl/>
        </w:rPr>
        <w:t xml:space="preserve"> </w:t>
      </w:r>
      <w:ins w:id="109609" w:author="קלוד" w:date="2026-10-11T13:11:34Z">
        <w:r>
          <w:rPr>
            <w:rtl/>
          </w:rPr>
          <w:t xml:space="preserve">בלילה,</w:t>
        </w:r>
      </w:ins>
      <w:del w:id="109610" w:author="קלוד" w:date="2026-10-11T13:11:34Z">
        <w:r w:rsidRPr="006F178A">
          <w:rPr>
            <w:rtl/>
          </w:rPr>
          <w:delText xml:space="preserve">בליליא,</w:delText>
        </w:r>
      </w:del>
      <w:r w:rsidRPr="006F178A">
        <w:rPr>
          <w:rtl/>
        </w:rPr>
        <w:t xml:space="preserve"> [ריח הפה]</w:t>
      </w:r>
    </w:p>
    <w:p w:rsidR="00E9703F" w:rsidRDefault="00E9703F" w:rsidP="00E9703F">
      <w:pPr>
        <w:rPr>
          <w:rtl/>
        </w:rPr>
      </w:pPr>
      <w:r w:rsidRPr="006F178A">
        <w:rPr>
          <w:rtl/>
        </w:rPr>
        <w:t xml:space="preserve">לא</w:t>
      </w:r>
      <w:r w:rsidRPr="006F178A">
        <w:rPr>
          <w:rtl/>
        </w:rPr>
        <w:t xml:space="preserve"> </w:t>
      </w:r>
      <w:ins w:id="109625" w:author="קלוד" w:date="2026-10-11T13:11:34Z">
        <w:r>
          <w:rPr>
            <w:rtl/>
          </w:rPr>
          <w:t xml:space="preserve">תאכלו</w:t>
        </w:r>
      </w:ins>
      <w:del w:id="109626" w:author="קלוד" w:date="2026-10-11T13:11:34Z">
        <w:r w:rsidRPr="006F178A">
          <w:rPr>
            <w:rtl/>
          </w:rPr>
          <w:delText xml:space="preserve">תיכלון</w:delText>
        </w:r>
      </w:del>
      <w:r w:rsidRPr="006F178A">
        <w:rPr>
          <w:rtl/>
        </w:rPr>
        <w:t xml:space="preserve"> </w:t>
      </w:r>
      <w:ins w:id="109623" w:author="קלוד" w:date="2026-10-11T13:11:34Z">
        <w:r>
          <w:rPr>
            <w:rtl/>
          </w:rPr>
          <w:t xml:space="preserve">תמרים</w:t>
        </w:r>
      </w:ins>
      <w:del w:id="109624" w:author="קלוד" w:date="2026-10-11T13:11:34Z">
        <w:r w:rsidRPr="006F178A">
          <w:rPr>
            <w:rtl/>
          </w:rPr>
          <w:delText xml:space="preserve">תמרי</w:delText>
        </w:r>
      </w:del>
      <w:r w:rsidRPr="006F178A">
        <w:rPr>
          <w:rtl/>
        </w:rPr>
        <w:t xml:space="preserve"> </w:t>
      </w:r>
      <w:ins w:id="109621" w:author="קלוד" w:date="2026-10-11T13:11:34Z">
        <w:r>
          <w:rPr>
            <w:rtl/>
          </w:rPr>
          <w:t xml:space="preserve">בלילה,</w:t>
        </w:r>
      </w:ins>
      <w:del w:id="109622" w:author="קלוד" w:date="2026-10-11T13:11:34Z">
        <w:r w:rsidRPr="006F178A">
          <w:rPr>
            <w:rtl/>
          </w:rPr>
          <w:delText xml:space="preserve">בליליא,</w:delText>
        </w:r>
      </w:del>
      <w:r w:rsidRPr="006F178A">
        <w:rPr>
          <w:rtl/>
        </w:rPr>
        <w:t xml:space="preserve"> ולא </w:t>
      </w:r>
      <w:ins w:id="109619" w:author="קלוד" w:date="2026-10-11T13:11:34Z">
        <w:r>
          <w:rPr>
            <w:rtl/>
          </w:rPr>
          <w:t xml:space="preserve">תשתו</w:t>
        </w:r>
      </w:ins>
      <w:del w:id="109620" w:author="קלוד" w:date="2026-10-11T13:11:34Z">
        <w:r w:rsidRPr="006F178A">
          <w:rPr>
            <w:rtl/>
          </w:rPr>
          <w:delText xml:space="preserve">תשתון</w:delText>
        </w:r>
      </w:del>
      <w:r w:rsidRPr="006F178A">
        <w:rPr>
          <w:rtl/>
        </w:rPr>
        <w:t xml:space="preserve"> </w:t>
      </w:r>
      <w:ins w:id="109617" w:author="קלוד" w:date="2026-10-11T13:11:34Z">
        <w:r>
          <w:rPr>
            <w:rtl/>
          </w:rPr>
          <w:t xml:space="preserve">שכר</w:t>
        </w:r>
      </w:ins>
      <w:del w:id="109618" w:author="קלוד" w:date="2026-10-11T13:11:34Z">
        <w:r w:rsidRPr="006F178A">
          <w:rPr>
            <w:rtl/>
          </w:rPr>
          <w:delText xml:space="preserve">שיכרא</w:delText>
        </w:r>
      </w:del>
      <w:r w:rsidRPr="006F178A">
        <w:rPr>
          <w:rtl/>
        </w:rPr>
        <w:t xml:space="preserve"> </w:t>
      </w:r>
      <w:ins w:id="109615" w:author="קלוד" w:date="2026-10-11T13:11:34Z">
        <w:r>
          <w:rPr>
            <w:rtl/>
          </w:rPr>
          <w:t xml:space="preserve">בלילה,</w:t>
        </w:r>
      </w:ins>
      <w:del w:id="109616" w:author="קלוד" w:date="2026-10-11T13:11:34Z">
        <w:r w:rsidRPr="006F178A">
          <w:rPr>
            <w:rtl/>
          </w:rPr>
          <w:delText xml:space="preserve">בליליא,</w:delText>
        </w:r>
      </w:del>
      <w:r w:rsidRPr="006F178A">
        <w:rPr>
          <w:rtl/>
        </w:rPr>
        <w:t xml:space="preserve"> [הפחה]</w:t>
      </w:r>
    </w:p>
    <w:p w:rsidR="00E9703F" w:rsidRDefault="00E9703F" w:rsidP="00E9703F">
      <w:pPr>
        <w:rPr>
          <w:rtl/>
        </w:rPr>
      </w:pPr>
      <w:r w:rsidRPr="006F178A">
        <w:rPr>
          <w:rtl/>
        </w:rPr>
        <w:t xml:space="preserve">ולא </w:t>
      </w:r>
      <w:ins w:id="109633" w:author="קלוד" w:date="2026-10-11T13:11:34Z">
        <w:r>
          <w:rPr>
            <w:rtl/>
          </w:rPr>
          <w:t xml:space="preserve">תיפנו</w:t>
        </w:r>
      </w:ins>
      <w:del w:id="109634" w:author="קלוד" w:date="2026-10-11T13:11:34Z">
        <w:r w:rsidRPr="006F178A">
          <w:rPr>
            <w:rtl/>
          </w:rPr>
          <w:delText xml:space="preserve">תיפנון</w:delText>
        </w:r>
      </w:del>
      <w:r w:rsidRPr="006F178A">
        <w:rPr>
          <w:rtl/>
        </w:rPr>
        <w:t xml:space="preserve"> </w:t>
      </w:r>
      <w:ins w:id="91921" w:author="מנוע מכני" w:date="2026-10-11T12:04:39Z">
        <w:ins w:id="109631" w:author="קלוד" w:date="2026-10-11T13:11:34Z">
          <w:r>
            <w:rPr>
              <w:rtl/>
            </w:rPr>
            <w:t xml:space="preserve">במקום</w:t>
          </w:r>
        </w:ins>
        <w:del w:id="109632" w:author="קלוד" w:date="2026-10-11T13:11:34Z">
          <w:r>
            <w:rPr>
              <w:rtl/>
            </w:rPr>
            <w:delText xml:space="preserve">מקום</w:delText>
          </w:r>
        </w:del>
      </w:ins>
      <w:del w:id="91922" w:author="מנוע מכני" w:date="2026-10-11T12:04:39Z">
        <w:r w:rsidRPr="006F178A">
          <w:rPr>
            <w:rtl/>
          </w:rPr>
          <w:delText xml:space="preserve">היכא</w:delText>
        </w:r>
      </w:del>
      <w:r w:rsidRPr="006F178A">
        <w:rPr>
          <w:rtl/>
        </w:rPr>
        <w:t xml:space="preserve"> </w:t>
      </w:r>
      <w:ins w:id="109629" w:author="קלוד" w:date="2026-10-11T13:11:34Z">
        <w:r>
          <w:rPr>
            <w:rtl/>
          </w:rPr>
          <w:t xml:space="preserve">שבעליכן</w:t>
        </w:r>
      </w:ins>
      <w:del w:id="109630" w:author="קלוד" w:date="2026-10-11T13:11:34Z">
        <w:r w:rsidRPr="006F178A">
          <w:rPr>
            <w:rtl/>
          </w:rPr>
          <w:delText xml:space="preserve">שמפני</w:delText>
        </w:r>
      </w:del>
      <w:r w:rsidRPr="006F178A">
        <w:rPr>
          <w:rtl/>
        </w:rPr>
        <w:t xml:space="preserve"> </w:t>
      </w:r>
      <w:ins w:id="109627" w:author="קלוד" w:date="2026-10-11T13:11:34Z">
        <w:r>
          <w:rPr>
            <w:rtl/>
          </w:rPr>
          <w:t xml:space="preserve">נפנים.</w:t>
        </w:r>
      </w:ins>
      <w:del w:id="109628" w:author="קלוד" w:date="2026-10-11T13:11:34Z">
        <w:r w:rsidRPr="006F178A">
          <w:rPr>
            <w:rtl/>
          </w:rPr>
          <w:delText xml:space="preserve">גברייכו.</w:delText>
        </w:r>
      </w:del>
      <w:r w:rsidRPr="006F178A">
        <w:rPr>
          <w:rtl/>
        </w:rPr>
        <w:t xml:space="preserve"> [מיאוס]</w:t>
      </w:r>
    </w:p>
    <w:p w:rsidR="00E9703F" w:rsidRPr="009757B9" w:rsidRDefault="00E9703F" w:rsidP="00E9703F">
      <w:pPr>
        <w:rPr>
          <w:rFonts w:cs="Guttman Vilna"/>
          <w:b/>
          <w:bCs/>
          <w:rtl/>
        </w:rPr>
      </w:pPr>
      <w:ins w:id="109641" w:author="קלוד" w:date="2026-10-11T13:11:34Z">
        <w:r>
          <w:rPr>
            <w:rtl/>
          </w:rPr>
          <w:t xml:space="preserve">וכשאדם</w:t>
        </w:r>
      </w:ins>
      <w:del w:id="109642" w:author="קלוד" w:date="2026-10-11T13:11:34Z">
        <w:r w:rsidRPr="006F178A">
          <w:rPr>
            <w:rtl/>
          </w:rPr>
          <w:delText xml:space="preserve">וכי</w:delText>
        </w:r>
      </w:del>
      <w:r>
        <w:rPr>
          <w:rtl/>
        </w:rPr>
        <w:t xml:space="preserve"> </w:t>
      </w:r>
      <w:ins w:id="90633" w:author="Claude - סמנטי" w:date="2026-10-11T12:28:21Z">
        <w:r>
          <w:rPr>
            <w:rtl/>
          </w:rPr>
          <w:t xml:space="preserve">קורא</w:t>
        </w:r>
      </w:ins>
      <w:del w:id="90634" w:author="Claude - סמנטי" w:date="2026-10-11T12:28:21Z">
        <w:r w:rsidRPr="006F178A">
          <w:rPr>
            <w:rtl/>
          </w:rPr>
          <w:delText xml:space="preserve">קארי</w:delText>
        </w:r>
      </w:del>
      <w:r w:rsidRPr="006F178A">
        <w:rPr>
          <w:rtl/>
        </w:rPr>
        <w:t xml:space="preserve"> </w:t>
      </w:r>
      <w:ins w:id="109639" w:author="קלוד" w:date="2026-10-11T13:11:34Z">
        <w:r>
          <w:rPr>
            <w:rtl/>
          </w:rPr>
          <w:t xml:space="preserve">בפתח</w:t>
        </w:r>
      </w:ins>
      <w:del w:id="109640" w:author="קלוד" w:date="2026-10-11T13:11:34Z">
        <w:r w:rsidRPr="006F178A">
          <w:rPr>
            <w:rtl/>
          </w:rPr>
          <w:delText xml:space="preserve">אבבא</w:delText>
        </w:r>
      </w:del>
      <w:r w:rsidRPr="006F178A">
        <w:rPr>
          <w:rtl/>
        </w:rPr>
        <w:t xml:space="preserve"> </w:t>
      </w:r>
      <w:ins w:id="96239" w:author="מנוע מכני" w:date="2026-10-11T12:04:39Z">
        <w:ins w:id="109637" w:author="קלוד" w:date="2026-10-11T13:11:34Z">
          <w:r>
            <w:rPr>
              <w:rtl/>
            </w:rPr>
            <w:t xml:space="preserve">-</w:t>
          </w:r>
        </w:ins>
        <w:del w:id="109638" w:author="קלוד" w:date="2026-10-11T13:11:34Z">
          <w:r>
            <w:rPr>
              <w:rtl/>
            </w:rPr>
            <w:delText xml:space="preserve">אדם</w:delText>
          </w:r>
        </w:del>
      </w:ins>
      <w:del w:id="96240" w:author="מנוע מכני" w:date="2026-10-11T12:04:39Z">
        <w:r w:rsidRPr="006F178A">
          <w:rPr>
            <w:rtl/>
          </w:rPr>
          <w:delText xml:space="preserve">איניש</w:delText>
        </w:r>
      </w:del>
      <w:r w:rsidRPr="006F178A">
        <w:rPr>
          <w:rtl/>
        </w:rPr>
        <w:t xml:space="preserve"> </w:t>
      </w:r>
      <w:r w:rsidRPr="006F178A">
        <w:rPr>
          <w:rtl/>
        </w:rPr>
        <w:t xml:space="preserve">לא</w:t>
      </w:r>
      <w:r w:rsidRPr="006F178A">
        <w:rPr>
          <w:rtl/>
        </w:rPr>
        <w:t xml:space="preserve"> </w:t>
      </w:r>
      <w:ins w:id="109635" w:author="קלוד" w:date="2026-10-11T13:11:34Z">
        <w:r>
          <w:rPr>
            <w:rtl/>
          </w:rPr>
          <w:t xml:space="preserve">תאמרו</w:t>
        </w:r>
      </w:ins>
      <w:del w:id="109636" w:author="קלוד" w:date="2026-10-11T13:11:34Z">
        <w:r w:rsidRPr="006F178A">
          <w:rPr>
            <w:rtl/>
          </w:rPr>
          <w:delText xml:space="preserve">תימרון</w:delText>
        </w:r>
      </w:del>
      <w:r w:rsidRPr="006F178A">
        <w:rPr>
          <w:rtl/>
        </w:rPr>
        <w:t xml:space="preserve"> מנו אלא מני.</w:t>
      </w:r>
    </w:p>
    <w:p w:rsidR="00E9703F" w:rsidRPr="009757B9" w:rsidRDefault="00E9703F" w:rsidP="00E9703F">
      <w:pPr>
        <w:rPr>
          <w:rFonts w:cs="Guttman Vilna"/>
          <w:b/>
          <w:bCs/>
          <w:rtl/>
        </w:rPr>
      </w:pPr>
      <w:r w:rsidRPr="006F178A">
        <w:rPr>
          <w:rtl/>
        </w:rPr>
        <w:t xml:space="preserve">נקיט מרגנית בחד יד, וכורא בחד יד. מרגנית - </w:t>
      </w:r>
      <w:r w:rsidRPr="006F178A">
        <w:rPr>
          <w:rFonts w:hint="cs"/>
          <w:rtl/>
        </w:rPr>
        <w:t>הראי</w:t>
      </w:r>
      <w:r w:rsidRPr="006F178A">
        <w:rPr>
          <w:rtl/>
        </w:rPr>
        <w:t xml:space="preserve">, וכורא </w:t>
      </w:r>
      <w:r w:rsidRPr="006F178A">
        <w:rPr>
          <w:rtl/>
        </w:rPr>
        <w:t xml:space="preserve">לא</w:t>
      </w:r>
      <w:r w:rsidRPr="006F178A">
        <w:rPr>
          <w:rtl/>
        </w:rPr>
        <w:t xml:space="preserve">, עד דמיצטערן, </w:t>
      </w:r>
      <w:ins w:id="91923" w:author="מנוע מכני" w:date="2026-10-11T12:04:39Z">
        <w:r>
          <w:rPr>
            <w:rtl/>
          </w:rPr>
          <w:t xml:space="preserve">ואח"כ</w:t>
        </w:r>
      </w:ins>
      <w:del w:id="91924" w:author="מנוע מכני" w:date="2026-10-11T12:04:39Z">
        <w:r w:rsidRPr="006F178A">
          <w:rPr>
            <w:rtl/>
          </w:rPr>
          <w:delText xml:space="preserve">והדר</w:delText>
        </w:r>
      </w:del>
      <w:r w:rsidRPr="006F178A">
        <w:rPr>
          <w:rtl/>
        </w:rPr>
        <w:t xml:space="preserve"> </w:t>
      </w:r>
      <w:r w:rsidRPr="006F178A">
        <w:rPr>
          <w:rFonts w:hint="cs"/>
          <w:rtl/>
        </w:rPr>
        <w:t>הראי</w:t>
      </w:r>
      <w:r w:rsidRPr="006F178A">
        <w:rPr>
          <w:rtl/>
        </w:rPr>
        <w:t>.</w:t>
      </w:r>
    </w:p>
    <w:p w:rsidR="00E9703F" w:rsidRDefault="00E9703F" w:rsidP="00E9703F">
      <w:pPr>
        <w:pStyle w:val="affffd"/>
        <w:spacing w:after="0"/>
        <w:rPr>
          <w:del w:id="90113" w:author="מנוע עיצוב" w:date="2026-10-11T12:09:26Z"/>
          <w:rFonts w:ascii="MS Mincho" w:hAnsi="MS Mincho"/>
          <w:bCs w:val="0"/>
          <w:rtl/>
        </w:rPr>
      </w:pPr>
      <w:del w:id="90112" w:author="מנוע עיצוב" w:date="2026-10-11T12:09:26Z">
        <w:r>
          <w:rPr>
            <w:rFonts w:ascii="MS Mincho" w:hAnsi="MS Mincho" w:hint="cs"/>
            <w:bCs w:val="0"/>
            <w:rtl/>
          </w:rPr>
          <w:delText xml:space="preserve"> ׻</w:delText>
        </w:r>
      </w:del>
    </w:p>
    <w:p w:rsidR="00E9703F" w:rsidRPr="006F178A" w:rsidRDefault="00E9703F" w:rsidP="00E9703F">
      <w:pPr>
        <w:pStyle w:val="affff1"/>
        <w:ind w:end="0"/>
        <w:rPr>
          <w:rStyle w:val="afffe"/>
          <w:rFonts w:cs="FontbitDavid"/>
          <w:b w:val="0"/>
          <w:bCs/>
          <w:rtl/>
        </w:rPr>
        <w:pPrChange w:id="20121" w:author="קלוד" w:date="2026-10-11T09:07:15Z">
          <w:pPr>
            <w:pStyle w:val="affff1"/>
            <w:rPr>
              <w:rStyle w:val="afffe"/>
              <w:rFonts w:cs="FontbitDavid"/>
              <w:b w:val="0"/>
              <w:bCs/>
              <w:rtl/>
            </w:rPr>
          </w:pPr>
        </w:pPrChange>
      </w:pPr>
      <w:ins w:id="9850" w:author="מספור קטעי משנה" w:date="2026-10-11T09:35:03Z">
        <w:r>
          <w:rPr>
            <w:rStyle w:val="MisparKeta"/>
          </w:rPr>
          <w:t xml:space="preserve">ג. </w:t>
        </w:r>
      </w:ins>
      <w:r w:rsidRPr="00146180">
        <w:rPr>
          <w:rStyle w:val="afffe"/>
          <w:b w:val="0"/>
          <w:rtl/>
        </w:rPr>
        <w:t>אין שולין את הכרשינין</w:t>
      </w:r>
      <w:r w:rsidRPr="006F178A">
        <w:rPr>
          <w:rStyle w:val="afffe"/>
          <w:rFonts w:cs="FontbitDavid"/>
          <w:rtl/>
        </w:rPr>
        <w:t>.</w:t>
      </w:r>
    </w:p>
    <w:p w:rsidR="00E9703F" w:rsidRPr="006F178A" w:rsidRDefault="00E9703F" w:rsidP="00E9703F">
      <w:pPr>
        <w:rPr>
          <w:rtl/>
        </w:rPr>
      </w:pPr>
      <w:r w:rsidRPr="006F178A">
        <w:rPr>
          <w:rFonts w:ascii="Fb Fontext" w:hAnsi="Fb Fontext"/>
          <w:rtl/>
        </w:rPr>
        <w:t xml:space="preserve">[ומשמע דנותנין לתוך הכברה] ומתני' דלא </w:t>
      </w:r>
      <w:r w:rsidRPr="006F178A">
        <w:rPr>
          <w:rStyle w:val="2fb"/>
          <w:rFonts w:ascii="Fb Fontext" w:hAnsi="Fb Fontext"/>
          <w:rtl/>
        </w:rPr>
        <w:t xml:space="preserve">כראב"י</w:t>
      </w:r>
      <w:r w:rsidRPr="006F178A">
        <w:rPr>
          <w:rFonts w:ascii="Fb Fontext" w:hAnsi="Fb Fontext"/>
          <w:rtl/>
        </w:rPr>
        <w:t xml:space="preserve"> </w:t>
      </w:r>
      <w:ins w:id="95341" w:author="מנוע מכני" w:date="2026-10-11T12:04:39Z">
        <w:r>
          <w:rPr>
            <w:rFonts w:ascii="Fb Fontext" w:hAnsi="Fb Fontext"/>
            <w:rtl/>
          </w:rPr>
          <w:t xml:space="preserve">דסבר</w:t>
        </w:r>
      </w:ins>
      <w:del w:id="95342" w:author="מנוע מכני" w:date="2026-10-11T12:04:39Z">
        <w:r w:rsidRPr="006F178A">
          <w:rPr>
            <w:rFonts w:ascii="Fb Fontext" w:hAnsi="Fb Fontext"/>
            <w:rtl/>
          </w:rPr>
          <w:delText xml:space="preserve">ד</w:delText>
        </w:r>
        <w:r>
          <w:rPr>
            <w:rFonts w:ascii="Fb Fontext" w:hAnsi="Fb Fontext"/>
            <w:rtl/>
          </w:rPr>
          <w:delText xml:space="preserve">ס"ל</w:delText>
        </w:r>
      </w:del>
      <w:ins w:id="90031" w:author="מנוע מכני" w:date="2026-10-11T12:04:39Z"/>
      <w:del w:id="90032" w:author="מנוע מכני" w:date="2026-10-11T12:04:39Z">
        <w:r w:rsidRPr="006F178A">
          <w:rPr>
            <w:rFonts w:ascii="Fb Fontext" w:hAnsi="Fb Fontext"/>
            <w:rtl/>
          </w:rPr>
          <w:delText xml:space="preserve">ס"'ל</w:delText>
        </w:r>
      </w:del>
      <w:r w:rsidRPr="006F178A">
        <w:rPr>
          <w:rFonts w:ascii="Fb Fontext" w:hAnsi="Fb Fontext"/>
          <w:rtl/>
        </w:rPr>
        <w:t xml:space="preserve"> דאין משגיחין בכברה כל עיקר.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41" w:author="קלוד" w:date="2026-10-11T09:07:15Z"/>
        </w:rPr>
      </w:pPr>
      <w:ins w:id="20640" w:author="קלוד" w:date="2026-10-11T09:07:15Z">
        <w:r>
          <w:t xml:space="preserve">משנה ד</w:t>
        </w:r>
      </w:ins>
    </w:p>
    <w:p w:rsidR="00E9703F" w:rsidRPr="009757B9" w:rsidRDefault="00E9703F" w:rsidP="00E9703F">
      <w:pPr>
        <w:pStyle w:val="afff9"/>
        <w:rPr>
          <w:del w:id="20371" w:author="קלוד" w:date="2026-10-11T09:07:15Z"/>
          <w:rStyle w:val="afffe"/>
          <w:rFonts w:ascii="Fb Fontext" w:hAnsi="Fb Fontext"/>
          <w:b/>
          <w:bCs w:val="0"/>
          <w:sz w:val="20"/>
          <w:rtl/>
        </w:rPr>
      </w:pPr>
      <w:del w:id="20370"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110" w:author="קלוד" w:date="2026-10-11T12:09:42Z">
          <w:pPr>
            <w:pStyle w:val="afff9"/>
          </w:pPr>
        </w:pPrChange>
      </w:pPr>
      <w:r w:rsidRPr="00146180">
        <w:rPr>
          <w:rStyle w:val="afffe"/>
          <w:rFonts w:ascii="Fb Fontext" w:hAnsi="Fb Fontext"/>
          <w:bCs w:val="0"/>
          <w:rtl/>
          <w:rPrChange w:id="40613" w:author="Claude" w:date="2026-10-11T09:07:39Z">
            <w:rPr>
              <w:rStyle w:val="afffe"/>
              <w:rFonts w:ascii="Fb Fontext" w:hAnsi="Fb Fontext"/>
              <w:bCs w:val="0"/>
              <w:sz w:val="20"/>
              <w:rtl/>
            </w:rPr>
          </w:rPrChange>
        </w:rPr>
        <w:lastRenderedPageBreak/>
        <w:t>גורפין מלפני הפטם, ומסלקין לצדדין מפני הרעי, דברי רבי דוסא. וחכמים אוסרין.</w:t>
      </w:r>
    </w:p>
    <w:p w:rsidR="00E9703F"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14" w:author="Claude" w:date="2026-10-11T09:07:39Z">
            <w:rPr>
              <w:rStyle w:val="afffe"/>
              <w:rFonts w:ascii="Fb Fontext" w:hAnsi="Fb Fontext"/>
              <w:bCs w:val="0"/>
              <w:sz w:val="20"/>
              <w:rtl/>
            </w:rPr>
          </w:rPrChange>
        </w:rPr>
        <w:t xml:space="preserve">נוטלין מלפני בהמה זו ונותנין לפני בהמה זו בשבת. </w:t>
      </w:r>
      <w:r w:rsidRPr="009757B9">
        <w:rPr>
          <w:b/>
          <w:rtl/>
        </w:rPr>
        <w:t>[ואיב"ז טלטול שאינה קצה מפני חברתה]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קמא.</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רבנן </w:t>
      </w:r>
      <w:ins w:id="91925" w:author="מנוע מכני" w:date="2026-10-11T12:04:39Z">
        <w:r>
          <w:rPr>
            <w:rFonts w:ascii="Fb Fontext" w:hAnsi="Fb Fontext"/>
            <w:rtl/>
          </w:rPr>
          <w:t xml:space="preserve">חלקו</w:t>
        </w:r>
      </w:ins>
      <w:del w:id="91926" w:author="מנוע מכני" w:date="2026-10-11T12:04:39Z">
        <w:r w:rsidRPr="006F178A">
          <w:rPr>
            <w:rFonts w:ascii="Fb Fontext" w:hAnsi="Fb Fontext"/>
            <w:rtl/>
          </w:rPr>
          <w:delText xml:space="preserve">פליגי</w:delText>
        </w:r>
      </w:del>
      <w:r w:rsidRPr="006F178A">
        <w:rPr>
          <w:rFonts w:ascii="Fb Fontext" w:hAnsi="Fb Fontext"/>
          <w:rtl/>
        </w:rPr>
        <w:t xml:space="preserve"> </w:t>
      </w:r>
      <w:ins w:id="109645" w:author="קלוד" w:date="2026-10-11T13:11:34Z">
        <w:r>
          <w:rPr>
            <w:rFonts w:ascii="Fb Fontext" w:hAnsi="Fb Fontext"/>
            <w:rtl/>
          </w:rPr>
          <w:t xml:space="preserve">על</w:t>
        </w:r>
      </w:ins>
      <w:del w:id="109646" w:author="קלוד" w:date="2026-10-11T13:11:34Z">
        <w:r w:rsidRPr="006F178A">
          <w:rPr>
            <w:rFonts w:ascii="Fb Fontext" w:hAnsi="Fb Fontext"/>
            <w:rtl/>
          </w:rPr>
          <w:delText xml:space="preserve">אתרוויהו</w:delText>
        </w:r>
      </w:del>
      <w:r w:rsidRPr="006F178A">
        <w:rPr>
          <w:rFonts w:ascii="Fb Fontext" w:hAnsi="Fb Fontext"/>
          <w:rtl/>
        </w:rPr>
        <w:t xml:space="preserve"> </w:t>
      </w:r>
      <w:ins w:id="109643" w:author="קלוד" w:date="2026-10-11T13:11:34Z">
        <w:r>
          <w:rPr>
            <w:rFonts w:ascii="Fb Fontext" w:hAnsi="Fb Fontext"/>
            <w:rtl/>
          </w:rPr>
          <w:t xml:space="preserve">שניהם, דתני:</w:t>
        </w:r>
      </w:ins>
      <w:del w:id="109644" w:author="קלוד" w:date="2026-10-11T13:11:34Z">
        <w:r w:rsidRPr="006F178A">
          <w:rPr>
            <w:rFonts w:ascii="Fb Fontext" w:hAnsi="Fb Fontext"/>
            <w:rtl/>
          </w:rPr>
          <w:delText xml:space="preserve">דתני</w:delText>
        </w:r>
      </w:del>
      <w:r w:rsidRPr="006F178A">
        <w:rPr>
          <w:rFonts w:ascii="Fb Fontext" w:hAnsi="Fb Fontext"/>
          <w:rtl/>
        </w:rPr>
        <w:t xml:space="preserve"> וחכ"א אחד זה ואחד זה - </w:t>
      </w:r>
      <w:r w:rsidRPr="006F178A">
        <w:rPr>
          <w:rFonts w:ascii="Fb Fontext" w:hAnsi="Fb Fontext"/>
          <w:rtl/>
        </w:rPr>
        <w:t xml:space="preserve">לא</w:t>
      </w:r>
      <w:r w:rsidRPr="006F178A">
        <w:rPr>
          <w:rFonts w:ascii="Fb Fontext" w:hAnsi="Fb Fontext"/>
          <w:rtl/>
        </w:rPr>
        <w:t xml:space="preserve"> יסלקנו לצדדין.</w:t>
      </w:r>
    </w:p>
    <w:p w:rsidR="00E9703F" w:rsidRDefault="00E9703F" w:rsidP="00E9703F">
      <w:pPr>
        <w:rPr>
          <w:rtl/>
        </w:rPr>
      </w:pPr>
      <w:r w:rsidRPr="006F178A">
        <w:rPr>
          <w:rtl/>
        </w:rPr>
        <w:t>•</w:t>
      </w:r>
      <w:r w:rsidRPr="006F178A">
        <w:rPr>
          <w:rFonts w:hint="cs"/>
          <w:rtl/>
        </w:rPr>
        <w:t xml:space="preserve"> </w:t>
      </w:r>
      <w:r w:rsidRPr="006F178A">
        <w:rPr>
          <w:rStyle w:val="2fb"/>
          <w:rtl/>
        </w:rPr>
        <w:t xml:space="preserve">ר"ח</w:t>
      </w:r>
      <w:r w:rsidRPr="006F178A">
        <w:rPr>
          <w:rtl/>
        </w:rPr>
        <w:t xml:space="preserve"> מחלוקת באיבוס של כלי, אבל באיבוס של קרקע - </w:t>
      </w:r>
      <w:r w:rsidRPr="00935E29">
        <w:rPr>
          <w:b/>
          <w:bCs/>
          <w:rtl/>
        </w:rPr>
        <w:t>דברי הכל</w:t>
      </w:r>
      <w:r w:rsidRPr="006F178A">
        <w:rPr>
          <w:rtl/>
        </w:rPr>
        <w:t xml:space="preserve"> אסור . [דמשווי גומות]</w:t>
      </w:r>
    </w:p>
    <w:p w:rsidR="00E9703F" w:rsidRDefault="00E9703F" w:rsidP="00E9703F">
      <w:pPr>
        <w:pStyle w:val="affffd"/>
        <w:spacing w:after="0"/>
        <w:rPr>
          <w:del w:id="90115" w:author="מנוע עיצוב" w:date="2026-10-11T12:09:26Z"/>
          <w:rFonts w:ascii="MS Mincho" w:hAnsi="MS Mincho"/>
          <w:bCs w:val="0"/>
          <w:rtl/>
        </w:rPr>
      </w:pPr>
      <w:del w:id="90114"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122" w:author="קלוד" w:date="2026-10-11T09:07:15Z">
          <w:pPr>
            <w:pStyle w:val="affff1"/>
            <w:rPr>
              <w:rStyle w:val="afffe"/>
              <w:b w:val="0"/>
              <w:bCs/>
              <w:rtl/>
            </w:rPr>
          </w:pPr>
        </w:pPrChange>
      </w:pPr>
      <w:ins w:id="9851" w:author="מספור קטעי משנה" w:date="2026-10-11T09:35:03Z">
        <w:r>
          <w:rPr>
            <w:rStyle w:val="MisparKeta"/>
          </w:rPr>
          <w:t xml:space="preserve">ו. </w:t>
        </w:r>
      </w:ins>
      <w:r w:rsidRPr="00146180">
        <w:rPr>
          <w:rStyle w:val="afffe"/>
          <w:b w:val="0"/>
          <w:rtl/>
        </w:rPr>
        <w:t>ונוטלין מלפני בהמה.</w:t>
      </w:r>
    </w:p>
    <w:p>
      <w:pPr>
        <w:pStyle w:val="38"/>
        <w:rPr>
          <w:ins w:id="99048" w:author="מנוע מכני" w:date="2026-10-11T12:04:39Z"/>
        </w:rPr>
      </w:pPr>
      <w:r w:rsidRPr="006F178A">
        <w:t xml:space="preserve">תנא </w:t>
      </w:r>
      <w:ins w:id="93783" w:author="מנוע מכני" w:date="2026-10-11T12:04:39Z">
        <w:r>
          <w:t xml:space="preserve">אחת</w:t>
        </w:r>
      </w:ins>
      <w:del w:id="93784" w:author="מנוע מכני" w:date="2026-10-11T12:04:39Z">
        <w:r w:rsidRPr="006F178A">
          <w:delText xml:space="preserve">חדא</w:delText>
        </w:r>
      </w:del>
      <w:r w:rsidRPr="006F178A">
        <w:t xml:space="preserve">:</w:t>
      </w:r>
    </w:p>
    <w:p w:rsidR="00E9703F" w:rsidRPr="006F178A" w:rsidRDefault="00E9703F" w:rsidP="00E9703F">
      <w:pPr>
        <w:rPr>
          <w:rtl/>
        </w:rPr>
      </w:pPr>
      <w:del w:id="99049" w:author="מנוע מכני" w:date="2026-10-11T12:04:39Z">
        <w:r w:rsidRPr="006F178A">
          <w:rPr>
            <w:rFonts w:ascii="Fb Fontext" w:hAnsi="Fb Fontext"/>
            <w:rtl/>
          </w:rPr>
          <w:delText xml:space="preserve"> </w:delText>
        </w:r>
      </w:del>
      <w:r w:rsidRPr="006F178A">
        <w:rPr>
          <w:rFonts w:ascii="Fb Fontext" w:hAnsi="Fb Fontext"/>
          <w:rtl/>
        </w:rPr>
        <w:t xml:space="preserve">נוטלין מלפני בהמה שפיה יפה, ונותנין לפני בהמה שפיה רע.</w:t>
      </w:r>
    </w:p>
    <w:p>
      <w:pPr>
        <w:pStyle w:val="38"/>
        <w:rPr>
          <w:ins w:id="99050" w:author="מנוע מכני" w:date="2026-10-11T12:04:39Z"/>
        </w:rPr>
      </w:pPr>
      <w:r w:rsidRPr="006F178A">
        <w:t xml:space="preserve">ותניא אידך:</w:t>
      </w:r>
    </w:p>
    <w:p w:rsidR="00E9703F" w:rsidRPr="002D0727" w:rsidRDefault="00E9703F" w:rsidP="00E9703F">
      <w:pPr>
        <w:rPr>
          <w:b/>
          <w:bCs/>
          <w:rtl/>
        </w:rPr>
      </w:pPr>
      <w:del w:id="99051" w:author="מנוע מכני" w:date="2026-10-11T12:04:39Z">
        <w:r w:rsidRPr="006F178A">
          <w:rPr>
            <w:rtl/>
          </w:rPr>
          <w:delText xml:space="preserve"> </w:delText>
        </w:r>
      </w:del>
      <w:r w:rsidRPr="006F178A">
        <w:rPr>
          <w:rtl/>
        </w:rPr>
        <w:t xml:space="preserve">נוטלין מלפני בהמה שפיה רע ונותנין לפני בהמה שפיה יפה.</w:t>
      </w:r>
    </w:p>
    <w:p>
      <w:pPr>
        <w:pStyle w:val="38"/>
        <w:rPr>
          <w:ins w:id="99052" w:author="מנוע מכני" w:date="2026-10-11T12:04:39Z"/>
        </w:rPr>
      </w:pPr>
      <w:r w:rsidRPr="002D0727">
        <w:t>אביי</w:t>
      </w:r>
      <w:r w:rsidRPr="006F178A">
        <w:t xml:space="preserve">:</w:t>
      </w:r>
    </w:p>
    <w:p w:rsidR="00E9703F" w:rsidRDefault="00E9703F" w:rsidP="00E9703F">
      <w:pPr>
        <w:rPr>
          <w:rtl/>
        </w:rPr>
      </w:pPr>
      <w:del w:id="99053" w:author="מנוע מכני" w:date="2026-10-11T12:04:39Z">
        <w:r w:rsidRPr="006F178A">
          <w:rPr>
            <w:rtl/>
          </w:rPr>
          <w:delText xml:space="preserve"> </w:delText>
        </w:r>
      </w:del>
      <w:ins w:id="109657" w:author="קלוד" w:date="2026-10-11T13:11:34Z">
        <w:r>
          <w:rPr>
            <w:rtl/>
          </w:rPr>
          <w:t xml:space="preserve">בין</w:t>
        </w:r>
      </w:ins>
      <w:del w:id="109658" w:author="קלוד" w:date="2026-10-11T13:11:34Z">
        <w:r w:rsidRPr="006F178A">
          <w:rPr>
            <w:rtl/>
          </w:rPr>
          <w:delText xml:space="preserve">אידי</w:delText>
        </w:r>
      </w:del>
      <w:r w:rsidRPr="006F178A">
        <w:rPr>
          <w:rtl/>
        </w:rPr>
        <w:t xml:space="preserve"> </w:t>
      </w:r>
      <w:ins w:id="109655" w:author="קלוד" w:date="2026-10-11T13:11:34Z">
        <w:r>
          <w:rPr>
            <w:rtl/>
          </w:rPr>
          <w:t xml:space="preserve">זו</w:t>
        </w:r>
      </w:ins>
      <w:del w:id="109656" w:author="קלוד" w:date="2026-10-11T13:11:34Z">
        <w:r w:rsidRPr="006F178A">
          <w:rPr>
            <w:rtl/>
          </w:rPr>
          <w:delText xml:space="preserve">ואידי</w:delText>
        </w:r>
      </w:del>
      <w:r w:rsidRPr="006F178A">
        <w:rPr>
          <w:rtl/>
        </w:rPr>
        <w:t xml:space="preserve"> </w:t>
      </w:r>
      <w:ins w:id="109653" w:author="קלוד" w:date="2026-10-11T13:11:34Z">
        <w:r>
          <w:rPr>
            <w:rtl/>
          </w:rPr>
          <w:t xml:space="preserve">ובין</w:t>
        </w:r>
      </w:ins>
      <w:del w:id="109654" w:author="קלוד" w:date="2026-10-11T13:11:34Z">
        <w:r w:rsidRPr="006F178A">
          <w:rPr>
            <w:rtl/>
          </w:rPr>
          <w:delText xml:space="preserve">מקמי</w:delText>
        </w:r>
      </w:del>
      <w:r w:rsidRPr="006F178A">
        <w:rPr>
          <w:rtl/>
        </w:rPr>
        <w:t xml:space="preserve"> </w:t>
      </w:r>
      <w:ins w:id="109651" w:author="קלוד" w:date="2026-10-11T13:11:34Z">
        <w:r>
          <w:rPr>
            <w:rtl/>
          </w:rPr>
          <w:t xml:space="preserve">זו:</w:t>
        </w:r>
      </w:ins>
      <w:del w:id="109652" w:author="קלוד" w:date="2026-10-11T13:11:34Z">
        <w:r w:rsidRPr="006F178A">
          <w:rPr>
            <w:rtl/>
          </w:rPr>
          <w:delText xml:space="preserve">חמרא</w:delText>
        </w:r>
      </w:del>
      <w:r w:rsidRPr="006F178A">
        <w:rPr>
          <w:rtl/>
        </w:rPr>
        <w:t xml:space="preserve"> </w:t>
      </w:r>
      <w:ins w:id="109649" w:author="קלוד" w:date="2026-10-11T13:11:34Z">
        <w:r>
          <w:rPr>
            <w:rtl/>
          </w:rPr>
          <w:t xml:space="preserve">מלפני</w:t>
        </w:r>
      </w:ins>
      <w:del w:id="109650" w:author="קלוד" w:date="2026-10-11T13:11:34Z">
        <w:r w:rsidRPr="006F178A">
          <w:rPr>
            <w:rtl/>
          </w:rPr>
          <w:delText xml:space="preserve">לקמי</w:delText>
        </w:r>
      </w:del>
      <w:r w:rsidRPr="006F178A">
        <w:rPr>
          <w:rtl/>
        </w:rPr>
        <w:t xml:space="preserve"> </w:t>
      </w:r>
      <w:ins w:id="109647" w:author="קלוד" w:date="2026-10-11T13:11:34Z">
        <w:r>
          <w:rPr>
            <w:rtl/>
          </w:rPr>
          <w:t xml:space="preserve">חמור לפני שור</w:t>
        </w:r>
      </w:ins>
      <w:del w:id="109648" w:author="קלוד" w:date="2026-10-11T13:11:34Z">
        <w:r w:rsidRPr="006F178A">
          <w:rPr>
            <w:rtl/>
          </w:rPr>
          <w:delText xml:space="preserve">תורא</w:delText>
        </w:r>
      </w:del>
      <w:r w:rsidRPr="006F178A">
        <w:rPr>
          <w:rtl/>
        </w:rPr>
        <w:t xml:space="preserve"> - </w:t>
      </w:r>
      <w:ins w:id="90635" w:author="Claude - סמנטי" w:date="2026-10-11T12:28:21Z">
        <w:r>
          <w:rPr>
            <w:rtl/>
          </w:rPr>
          <w:t xml:space="preserve">נוטלים</w:t>
        </w:r>
      </w:ins>
      <w:del w:id="90636" w:author="Claude - סמנטי" w:date="2026-10-11T12:28:21Z">
        <w:r w:rsidRPr="006F178A">
          <w:rPr>
            <w:rtl/>
          </w:rPr>
          <w:delText xml:space="preserve">שקלינן</w:delText>
        </w:r>
      </w:del>
      <w:r w:rsidRPr="006F178A">
        <w:rPr>
          <w:rtl/>
        </w:rPr>
        <w:t xml:space="preserve">, [שהחמור אינו ממאיס האוכל באכילתו]</w:t>
      </w:r>
    </w:p>
    <w:p w:rsidR="00E9703F" w:rsidRPr="006F178A" w:rsidRDefault="00E9703F" w:rsidP="00E9703F">
      <w:pPr>
        <w:rPr>
          <w:rtl/>
        </w:rPr>
      </w:pPr>
      <w:ins w:id="109667" w:author="קלוד" w:date="2026-10-11T13:11:34Z">
        <w:r>
          <w:rPr>
            <w:rtl/>
          </w:rPr>
          <w:t xml:space="preserve">מלפני</w:t>
        </w:r>
      </w:ins>
      <w:del w:id="109668" w:author="קלוד" w:date="2026-10-11T13:11:34Z">
        <w:r w:rsidRPr="006F178A">
          <w:rPr>
            <w:rtl/>
          </w:rPr>
          <w:tab/>
          <w:delText xml:space="preserve">מקמי</w:delText>
        </w:r>
      </w:del>
      <w:r w:rsidRPr="006F178A">
        <w:rPr>
          <w:rtl/>
        </w:rPr>
        <w:tab/>
        <w:t xml:space="preserve"> </w:t>
      </w:r>
      <w:ins w:id="109665" w:author="קלוד" w:date="2026-10-11T13:11:34Z">
        <w:r>
          <w:rPr>
            <w:rtl/>
          </w:rPr>
          <w:t xml:space="preserve">שור</w:t>
        </w:r>
      </w:ins>
      <w:del w:id="109666" w:author="קלוד" w:date="2026-10-11T13:11:34Z">
        <w:r w:rsidRPr="006F178A">
          <w:rPr>
            <w:rtl/>
          </w:rPr>
          <w:tab/>
          <w:delText xml:space="preserve">תורא</w:delText>
        </w:r>
      </w:del>
      <w:r w:rsidRPr="006F178A">
        <w:rPr>
          <w:rtl/>
        </w:rPr>
        <w:tab/>
        <w:t xml:space="preserve"> </w:t>
      </w:r>
      <w:ins w:id="109663" w:author="קלוד" w:date="2026-10-11T13:11:34Z">
        <w:r>
          <w:rPr>
            <w:rtl/>
          </w:rPr>
          <w:t xml:space="preserve">לפני</w:t>
        </w:r>
      </w:ins>
      <w:del w:id="109664" w:author="קלוד" w:date="2026-10-11T13:11:34Z">
        <w:r w:rsidRPr="006F178A">
          <w:rPr>
            <w:rtl/>
          </w:rPr>
          <w:tab/>
          <w:delText xml:space="preserve">לקמי</w:delText>
        </w:r>
      </w:del>
      <w:r w:rsidRPr="006F178A">
        <w:rPr>
          <w:rtl/>
        </w:rPr>
        <w:tab/>
        <w:t xml:space="preserve"> </w:t>
      </w:r>
      <w:ins w:id="109661" w:author="קלוד" w:date="2026-10-11T13:11:34Z">
        <w:r>
          <w:rPr>
            <w:rtl/>
          </w:rPr>
          <w:t xml:space="preserve">חמור</w:t>
        </w:r>
      </w:ins>
      <w:del w:id="109662" w:author="קלוד" w:date="2026-10-11T13:11:34Z">
        <w:r w:rsidRPr="006F178A">
          <w:rPr>
            <w:rtl/>
          </w:rPr>
          <w:tab/>
          <w:delText xml:space="preserve">חמרא</w:delText>
        </w:r>
      </w:del>
      <w:r w:rsidRPr="006F178A">
        <w:rPr>
          <w:rtl/>
        </w:rPr>
        <w:tab/>
        <w:t xml:space="preserve"> - </w:t>
      </w:r>
      <w:r w:rsidRPr="006F178A">
        <w:rPr>
          <w:rtl/>
        </w:rPr>
        <w:tab/>
        <w:t xml:space="preserve">לא</w:t>
      </w:r>
      <w:r w:rsidRPr="006F178A">
        <w:rPr>
          <w:rtl/>
        </w:rPr>
        <w:tab/>
        <w:t xml:space="preserve"> </w:t>
      </w:r>
      <w:ins w:id="90637" w:author="Claude - סמנטי" w:date="2026-10-11T12:28:21Z">
        <w:ins w:id="109659" w:author="קלוד" w:date="2026-10-11T13:11:34Z">
          <w:r>
            <w:rPr>
              <w:rtl/>
            </w:rPr>
            <w:t xml:space="preserve">נוטלים,</w:t>
          </w:r>
        </w:ins>
        <w:del w:id="109660" w:author="קלוד" w:date="2026-10-11T13:11:34Z">
          <w:r>
            <w:rPr>
              <w:rtl/>
            </w:rPr>
            <w:delText xml:space="preserve">נוטלים</w:delText>
          </w:r>
          <w:r w:rsidRPr="006F178A">
            <w:rPr>
              <w:rtl/>
            </w:rPr>
            <w:tab/>
            <w:delText xml:space="preserve">.</w:delText>
          </w:r>
        </w:del>
      </w:ins>
      <w:del w:id="90638" w:author="Claude - סמנטי" w:date="2026-10-11T12:28:21Z">
        <w:r w:rsidRPr="006F178A">
          <w:rPr>
            <w:rtl/>
          </w:rPr>
          <w:tab/>
          <w:delText xml:space="preserve">שקלינן</w:delText>
        </w:r>
      </w:del>
      <w:r w:rsidRPr="006F178A">
        <w:rPr>
          <w:rFonts w:hint="cs"/>
          <w:rtl/>
        </w:rPr>
        <w:t xml:space="preserve"> </w:t>
      </w:r>
      <w:r w:rsidRPr="006F178A">
        <w:rPr>
          <w:rtl/>
        </w:rPr>
        <w:t>שהשור ממאיס האוכל ומאוס אצל החמור.</w:t>
      </w:r>
    </w:p>
    <w:p w:rsidR="00E9703F" w:rsidRPr="006F178A" w:rsidRDefault="00E9703F" w:rsidP="00E9703F">
      <w:pPr>
        <w:rPr>
          <w:rtl/>
        </w:rPr>
      </w:pPr>
      <w:ins w:id="109675" w:author="קלוד" w:date="2026-10-11T13:11:34Z">
        <w:r>
          <w:rPr>
            <w:rtl/>
          </w:rPr>
          <w:t xml:space="preserve">ומה</w:t>
        </w:r>
      </w:ins>
      <w:del w:id="109676" w:author="קלוד" w:date="2026-10-11T13:11:34Z">
        <w:r w:rsidRPr="006F178A">
          <w:rPr>
            <w:rtl/>
          </w:rPr>
          <w:delText xml:space="preserve">והא</w:delText>
        </w:r>
      </w:del>
      <w:r w:rsidRPr="006F178A">
        <w:rPr>
          <w:rtl/>
        </w:rPr>
        <w:t xml:space="preserve"> </w:t>
      </w:r>
      <w:ins w:id="109673" w:author="קלוד" w:date="2026-10-11T13:11:34Z">
        <w:r>
          <w:rPr>
            <w:rtl/>
          </w:rPr>
          <w:t xml:space="preserve">ששנינו</w:t>
        </w:r>
      </w:ins>
      <w:del w:id="109674" w:author="קלוד" w:date="2026-10-11T13:11:34Z">
        <w:r w:rsidRPr="006F178A">
          <w:rPr>
            <w:rtl/>
          </w:rPr>
          <w:delText xml:space="preserve">דקתני</w:delText>
        </w:r>
      </w:del>
      <w:r w:rsidRPr="006F178A">
        <w:rPr>
          <w:rtl/>
        </w:rPr>
        <w:t xml:space="preserve"> נוטל מלפני בהמה שפיה יפה - בחמור, </w:t>
      </w:r>
      <w:ins w:id="93787" w:author="מנוע מכני" w:date="2026-10-11T12:04:39Z">
        <w:ins w:id="109671" w:author="קלוד" w:date="2026-10-11T13:11:34Z">
          <w:r>
            <w:rPr>
              <w:rtl/>
            </w:rPr>
            <w:t xml:space="preserve">שאין</w:t>
          </w:r>
        </w:ins>
        <w:del w:id="109672" w:author="קלוד" w:date="2026-10-11T13:11:34Z">
          <w:r>
            <w:rPr>
              <w:rtl/>
            </w:rPr>
            <w:delText xml:space="preserve">דאין</w:delText>
          </w:r>
        </w:del>
      </w:ins>
      <w:del w:id="93788" w:author="מנוע מכני" w:date="2026-10-11T12:04:39Z">
        <w:r w:rsidRPr="006F178A">
          <w:rPr>
            <w:rtl/>
          </w:rPr>
          <w:delText xml:space="preserve">דלית</w:delText>
        </w:r>
      </w:del>
      <w:r w:rsidRPr="006F178A">
        <w:rPr>
          <w:rtl/>
        </w:rPr>
        <w:t xml:space="preserve"> </w:t>
      </w:r>
      <w:ins w:id="93785" w:author="מנוע מכני" w:date="2026-10-11T12:04:39Z">
        <w:r>
          <w:rPr>
            <w:rtl/>
          </w:rPr>
          <w:t xml:space="preserve">לו</w:t>
        </w:r>
      </w:ins>
      <w:del w:id="93786" w:author="מנוע מכני" w:date="2026-10-11T12:04:39Z">
        <w:r w:rsidRPr="006F178A">
          <w:rPr>
            <w:rtl/>
          </w:rPr>
          <w:delText xml:space="preserve">ליה</w:delText>
        </w:r>
      </w:del>
      <w:r w:rsidRPr="006F178A">
        <w:rPr>
          <w:rtl/>
        </w:rPr>
        <w:t xml:space="preserve"> </w:t>
      </w:r>
      <w:ins w:id="109669" w:author="קלוד" w:date="2026-10-11T13:11:34Z">
        <w:r>
          <w:rPr>
            <w:rtl/>
          </w:rPr>
          <w:t xml:space="preserve">רירים.</w:t>
        </w:r>
      </w:ins>
      <w:del w:id="109670" w:author="קלוד" w:date="2026-10-11T13:11:34Z">
        <w:r w:rsidRPr="006F178A">
          <w:rPr>
            <w:rtl/>
          </w:rPr>
          <w:delText xml:space="preserve">רירי.</w:delText>
        </w:r>
      </w:del>
    </w:p>
    <w:p w:rsidR="00E9703F" w:rsidRPr="006F178A" w:rsidRDefault="00E9703F" w:rsidP="00E9703F">
      <w:pPr>
        <w:rPr>
          <w:rtl/>
        </w:rPr>
      </w:pPr>
      <w:r w:rsidRPr="006F178A">
        <w:rPr>
          <w:rtl/>
        </w:rPr>
        <w:t xml:space="preserve">ונותנין לפני בהמה שפיה רע </w:t>
      </w:r>
      <w:ins w:id="109683" w:author="קלוד" w:date="2026-10-11T13:11:34Z">
        <w:r>
          <w:rPr>
            <w:rtl/>
          </w:rPr>
          <w:t xml:space="preserve">-</w:t>
        </w:r>
      </w:ins>
      <w:del w:id="109684" w:author="קלוד" w:date="2026-10-11T13:11:34Z">
        <w:r w:rsidRPr="006F178A">
          <w:rPr>
            <w:rtl/>
          </w:rPr>
          <w:delText xml:space="preserve">–</w:delText>
        </w:r>
      </w:del>
      <w:r w:rsidRPr="006F178A">
        <w:rPr>
          <w:rtl/>
        </w:rPr>
        <w:t xml:space="preserve"> </w:t>
      </w:r>
      <w:ins w:id="109681" w:author="קלוד" w:date="2026-10-11T13:11:34Z">
        <w:r>
          <w:rPr>
            <w:rtl/>
          </w:rPr>
          <w:t xml:space="preserve">בפרה,</w:t>
        </w:r>
      </w:ins>
      <w:del w:id="109682" w:author="קלוד" w:date="2026-10-11T13:11:34Z">
        <w:r w:rsidRPr="006F178A">
          <w:rPr>
            <w:rtl/>
          </w:rPr>
          <w:delText xml:space="preserve">בפרה</w:delText>
        </w:r>
      </w:del>
      <w:r w:rsidRPr="006F178A">
        <w:rPr>
          <w:rtl/>
        </w:rPr>
        <w:t xml:space="preserve"> </w:t>
      </w:r>
      <w:ins w:id="93789" w:author="מנוע מכני" w:date="2026-10-11T12:04:39Z">
        <w:ins w:id="109679" w:author="קלוד" w:date="2026-10-11T13:11:34Z">
          <w:r>
            <w:rPr>
              <w:rtl/>
            </w:rPr>
            <w:t xml:space="preserve">שיש</w:t>
          </w:r>
        </w:ins>
        <w:del w:id="109680" w:author="קלוד" w:date="2026-10-11T13:11:34Z">
          <w:r>
            <w:rPr>
              <w:rtl/>
            </w:rPr>
            <w:delText xml:space="preserve">דיש</w:delText>
          </w:r>
        </w:del>
      </w:ins>
      <w:del w:id="93790" w:author="מנוע מכני" w:date="2026-10-11T12:04:39Z">
        <w:r w:rsidRPr="006F178A">
          <w:rPr>
            <w:rtl/>
          </w:rPr>
          <w:delText xml:space="preserve">דאית</w:delText>
        </w:r>
      </w:del>
      <w:r w:rsidRPr="006F178A">
        <w:rPr>
          <w:rtl/>
        </w:rPr>
        <w:t xml:space="preserve"> לה </w:t>
      </w:r>
      <w:ins w:id="109677" w:author="קלוד" w:date="2026-10-11T13:11:34Z">
        <w:r>
          <w:rPr>
            <w:rtl/>
          </w:rPr>
          <w:t xml:space="preserve">רירים.</w:t>
        </w:r>
      </w:ins>
      <w:del w:id="109678" w:author="קלוד" w:date="2026-10-11T13:11:34Z">
        <w:r w:rsidRPr="006F178A">
          <w:rPr>
            <w:rtl/>
          </w:rPr>
          <w:delText xml:space="preserve">רירי.</w:delText>
        </w:r>
      </w:del>
    </w:p>
    <w:p w:rsidR="00E9703F" w:rsidRPr="006F178A" w:rsidRDefault="00E9703F" w:rsidP="00E9703F">
      <w:pPr>
        <w:rPr>
          <w:rtl/>
        </w:rPr>
      </w:pPr>
      <w:ins w:id="109695" w:author="קלוד" w:date="2026-10-11T13:11:34Z">
        <w:r>
          <w:rPr>
            <w:rtl/>
          </w:rPr>
          <w:t xml:space="preserve">ומה</w:t>
        </w:r>
      </w:ins>
      <w:del w:id="109696" w:author="קלוד" w:date="2026-10-11T13:11:34Z">
        <w:r w:rsidRPr="006F178A">
          <w:rPr>
            <w:rtl/>
          </w:rPr>
          <w:delText xml:space="preserve">והא</w:delText>
        </w:r>
      </w:del>
      <w:r w:rsidRPr="006F178A">
        <w:rPr>
          <w:rtl/>
        </w:rPr>
        <w:t xml:space="preserve"> </w:t>
      </w:r>
      <w:ins w:id="109693" w:author="קלוד" w:date="2026-10-11T13:11:34Z">
        <w:r>
          <w:rPr>
            <w:rtl/>
          </w:rPr>
          <w:t xml:space="preserve">ששנינו</w:t>
        </w:r>
      </w:ins>
      <w:del w:id="109694" w:author="קלוד" w:date="2026-10-11T13:11:34Z">
        <w:r w:rsidRPr="006F178A">
          <w:rPr>
            <w:rtl/>
          </w:rPr>
          <w:delText xml:space="preserve">דקתני</w:delText>
        </w:r>
      </w:del>
      <w:r w:rsidRPr="006F178A">
        <w:rPr>
          <w:rtl/>
        </w:rPr>
        <w:t xml:space="preserve"> נוטלין מלפני בהמה שפיה רע - </w:t>
      </w:r>
      <w:ins w:id="109691" w:author="קלוד" w:date="2026-10-11T13:11:34Z">
        <w:r>
          <w:rPr>
            <w:rtl/>
          </w:rPr>
          <w:t xml:space="preserve">בחמור,</w:t>
        </w:r>
      </w:ins>
      <w:del w:id="109692" w:author="קלוד" w:date="2026-10-11T13:11:34Z">
        <w:r w:rsidRPr="006F178A">
          <w:rPr>
            <w:rtl/>
          </w:rPr>
          <w:delText xml:space="preserve">בחמור</w:delText>
        </w:r>
      </w:del>
      <w:r w:rsidRPr="006F178A">
        <w:rPr>
          <w:rtl/>
        </w:rPr>
        <w:t xml:space="preserve"> </w:t>
      </w:r>
      <w:ins w:id="109689" w:author="קלוד" w:date="2026-10-11T13:11:34Z">
        <w:r>
          <w:rPr>
            <w:rtl/>
          </w:rPr>
          <w:t xml:space="preserve">שאינו</w:t>
        </w:r>
      </w:ins>
      <w:del w:id="109690" w:author="קלוד" w:date="2026-10-11T13:11:34Z">
        <w:r w:rsidRPr="006F178A">
          <w:rPr>
            <w:rtl/>
          </w:rPr>
          <w:delText xml:space="preserve">דלא</w:delText>
        </w:r>
      </w:del>
      <w:r w:rsidRPr="006F178A">
        <w:rPr>
          <w:rtl/>
        </w:rPr>
        <w:t xml:space="preserve"> </w:t>
      </w:r>
      <w:ins w:id="109687" w:author="קלוד" w:date="2026-10-11T13:11:34Z">
        <w:r>
          <w:rPr>
            <w:rtl/>
          </w:rPr>
          <w:t xml:space="preserve">מדקדק</w:t>
        </w:r>
      </w:ins>
      <w:del w:id="109688" w:author="קלוד" w:date="2026-10-11T13:11:34Z">
        <w:r w:rsidRPr="006F178A">
          <w:rPr>
            <w:rtl/>
          </w:rPr>
          <w:delText xml:space="preserve">דייק</w:delText>
        </w:r>
      </w:del>
      <w:r w:rsidRPr="006F178A">
        <w:rPr>
          <w:rtl/>
        </w:rPr>
        <w:t xml:space="preserve"> </w:t>
      </w:r>
      <w:ins w:id="109685" w:author="קלוד" w:date="2026-10-11T13:11:34Z">
        <w:r>
          <w:rPr>
            <w:rtl/>
          </w:rPr>
          <w:t xml:space="preserve">ואוכל</w:t>
        </w:r>
      </w:ins>
      <w:del w:id="109686" w:author="קלוד" w:date="2026-10-11T13:11:34Z">
        <w:r w:rsidRPr="006F178A">
          <w:rPr>
            <w:rtl/>
          </w:rPr>
          <w:delText xml:space="preserve">ואכיל</w:delText>
        </w:r>
      </w:del>
      <w:r w:rsidRPr="006F178A">
        <w:rPr>
          <w:rtl/>
        </w:rPr>
        <w:t xml:space="preserve"> </w:t>
      </w:r>
      <w:r>
        <w:rPr>
          <w:rtl/>
        </w:rPr>
        <w:t>אפי'</w:t>
      </w:r>
      <w:r w:rsidRPr="006F178A">
        <w:rPr>
          <w:rtl/>
        </w:rPr>
        <w:t xml:space="preserve"> הקוצים.</w:t>
      </w:r>
    </w:p>
    <w:p w:rsidR="00E9703F" w:rsidRPr="006F178A" w:rsidRDefault="00E9703F" w:rsidP="00E9703F">
      <w:pPr>
        <w:rPr>
          <w:rtl/>
        </w:rPr>
      </w:pPr>
      <w:r w:rsidRPr="006F178A">
        <w:rPr>
          <w:rtl/>
        </w:rPr>
        <w:t xml:space="preserve">ונותנין לפני בהמה שפיה יפה - בפרה, </w:t>
      </w:r>
      <w:ins w:id="109699" w:author="קלוד" w:date="2026-10-11T13:11:34Z">
        <w:r>
          <w:rPr>
            <w:rtl/>
          </w:rPr>
          <w:t xml:space="preserve">שמדקדקת</w:t>
        </w:r>
      </w:ins>
      <w:del w:id="109700" w:author="קלוד" w:date="2026-10-11T13:11:34Z">
        <w:r w:rsidRPr="006F178A">
          <w:rPr>
            <w:rtl/>
          </w:rPr>
          <w:delText xml:space="preserve">דדייקא</w:delText>
        </w:r>
      </w:del>
      <w:r w:rsidRPr="006F178A">
        <w:rPr>
          <w:rtl/>
        </w:rPr>
        <w:t xml:space="preserve"> </w:t>
      </w:r>
      <w:ins w:id="109697" w:author="קלוד" w:date="2026-10-11T13:11:34Z">
        <w:r>
          <w:rPr>
            <w:rtl/>
          </w:rPr>
          <w:t xml:space="preserve">במה שאוכלת</w:t>
        </w:r>
      </w:ins>
      <w:del w:id="109698" w:author="קלוד" w:date="2026-10-11T13:11:34Z">
        <w:r w:rsidRPr="006F178A">
          <w:rPr>
            <w:rtl/>
          </w:rPr>
          <w:delText xml:space="preserve">ואכלה</w:delText>
        </w:r>
      </w:del>
      <w:r w:rsidRPr="006F178A">
        <w:rPr>
          <w:rtl/>
        </w:rPr>
        <w:t xml:space="preserve"> ולא תאכל הקוצים.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43" w:author="קלוד" w:date="2026-10-11T09:07:15Z"/>
        </w:rPr>
      </w:pPr>
      <w:ins w:id="20642" w:author="קלוד" w:date="2026-10-11T09:07:15Z">
        <w:r>
          <w:t xml:space="preserve">משנה ה</w:t>
        </w:r>
      </w:ins>
    </w:p>
    <w:p w:rsidR="00E9703F" w:rsidRPr="009757B9" w:rsidRDefault="00E9703F" w:rsidP="00E9703F">
      <w:pPr>
        <w:pStyle w:val="afff9"/>
        <w:rPr>
          <w:del w:id="20373" w:author="קלוד" w:date="2026-10-11T09:07:15Z"/>
          <w:rStyle w:val="afffe"/>
          <w:rFonts w:ascii="Fb Fontext" w:hAnsi="Fb Fontext"/>
          <w:b/>
          <w:bCs w:val="0"/>
          <w:sz w:val="20"/>
          <w:rtl/>
        </w:rPr>
      </w:pPr>
      <w:del w:id="20372" w:author="קלוד" w:date="2026-10-11T09:07:15Z">
        <w:r w:rsidRPr="00146180">
          <w:rPr>
            <w:rStyle w:val="afffe"/>
            <w:rFonts w:ascii="Fb Fontext" w:hAnsi="Fb Fontext"/>
            <w:bCs w:val="0"/>
            <w:sz w:val="20"/>
            <w:rtl/>
          </w:rPr>
          <w:delText xml:space="preserve">משנה.</w:delText>
        </w:r>
      </w:del>
    </w:p>
    <w:p w:rsidR="00E9703F" w:rsidRDefault="00E9703F" w:rsidP="00E9703F">
      <w:pPr>
        <w:pStyle w:val="afff9"/>
        <w:spacing w:before="120"/>
        <w:rPr>
          <w:rtl/>
        </w:rPr>
        <w:pPrChange w:id="90111" w:author="קלוד" w:date="2026-10-11T12:09:42Z">
          <w:pPr>
            <w:pStyle w:val="afff9"/>
          </w:pPr>
        </w:pPrChange>
      </w:pPr>
      <w:r w:rsidRPr="00146180">
        <w:rPr>
          <w:rStyle w:val="afffe"/>
          <w:rFonts w:ascii="Fb Fontext" w:hAnsi="Fb Fontext"/>
          <w:bCs w:val="0"/>
          <w:rtl/>
          <w:rPrChange w:id="40615" w:author="Claude" w:date="2026-10-11T09:07:39Z">
            <w:rPr>
              <w:rStyle w:val="afffe"/>
              <w:rFonts w:ascii="Fb Fontext" w:hAnsi="Fb Fontext"/>
              <w:bCs w:val="0"/>
              <w:sz w:val="20"/>
              <w:rtl/>
            </w:rPr>
          </w:rPrChange>
        </w:rPr>
        <w:t xml:space="preserve">הקש שע"ג המטה לא ינענענו בידו, אלא מנענעו בגופו. </w:t>
      </w:r>
      <w:r w:rsidRPr="00BB1B15">
        <w:rPr>
          <w:rtl/>
        </w:rPr>
        <w:t>[טלטול מן הצד]</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16" w:author="Claude" w:date="2026-10-11T09:07:39Z">
            <w:rPr>
              <w:rStyle w:val="afffe"/>
              <w:rFonts w:ascii="Fb Fontext" w:hAnsi="Fb Fontext"/>
              <w:bCs w:val="0"/>
              <w:sz w:val="20"/>
              <w:rtl/>
            </w:rPr>
          </w:rPrChange>
        </w:rPr>
        <w:t>ואם היה מאכל בהמה, או שהיה עליו כר או סדין - מנענעו בידו.</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17" w:author="Claude" w:date="2026-10-11T09:07:39Z">
            <w:rPr>
              <w:rStyle w:val="afffe"/>
              <w:rFonts w:ascii="Fb Fontext" w:hAnsi="Fb Fontext"/>
              <w:bCs w:val="0"/>
              <w:sz w:val="20"/>
              <w:rtl/>
            </w:rPr>
          </w:rPrChange>
        </w:rPr>
        <w:t>מכבש של בעלי בתים מתירין, אבל לא כובשין. ושל כובסין לא יגע בו.</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18" w:author="Claude" w:date="2026-10-11T09:07:39Z">
            <w:rPr>
              <w:rStyle w:val="afffe"/>
              <w:rFonts w:ascii="Fb Fontext" w:hAnsi="Fb Fontext"/>
              <w:bCs w:val="0"/>
              <w:sz w:val="20"/>
              <w:rtl/>
            </w:rPr>
          </w:rPrChange>
        </w:rPr>
        <w:t>רבי יהודה אומר: אם היה מותר מערב שבת - מתיר את כולו ושומטו.</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39" w:author="קלוד" w:date="2026-10-11T12:33:55Z"/>
        </w:rPr>
      </w:pPr>
      <w:ins w:id="90140" w:author="קלוד" w:date="2026-10-11T12:33:55Z">
        <w:r>
          <w:rPr>
            <w:color w:val="7B3F00"/>
          </w:rPr>
          <w:t xml:space="preserve">טלטול מן הצד - צנון ופלפלי מידק</w:t>
        </w:r>
      </w:ins>
    </w:p>
    <w:p w:rsidR="00E9703F" w:rsidRPr="00B3644D" w:rsidRDefault="00E9703F" w:rsidP="00E9703F">
      <w:pPr>
        <w:rPr>
          <w:rFonts w:ascii="Fb Fontext" w:hAnsi="Fb Fontext"/>
          <w:spacing w:val="-4"/>
          <w:rtl/>
        </w:rPr>
      </w:pPr>
      <w:r w:rsidRPr="00B3644D">
        <w:rPr>
          <w:rFonts w:ascii="Fb Fontext" w:hAnsi="Fb Fontext"/>
          <w:spacing w:val="-4"/>
          <w:rtl/>
        </w:rPr>
        <w:t>•</w:t>
      </w:r>
      <w:r w:rsidRPr="00B3644D">
        <w:rPr>
          <w:rFonts w:ascii="Fb Fontext" w:hAnsi="Fb Fontext" w:hint="cs"/>
          <w:spacing w:val="-4"/>
          <w:rtl/>
        </w:rPr>
        <w:t xml:space="preserve"> </w:t>
      </w:r>
      <w:ins w:id="109715" w:author="קלוד" w:date="2026-10-11T13:11:34Z">
        <w:r>
          <w:rPr>
            <w:rStyle w:val="2fb"/>
            <w:rFonts w:ascii="Fb Fontext" w:hAnsi="Fb Fontext"/>
            <w:spacing w:val="-4"/>
            <w:rtl/>
          </w:rPr>
          <w:t xml:space="preserve">ר"נ:</w:t>
        </w:r>
      </w:ins>
      <w:del w:id="109716" w:author="קלוד" w:date="2026-10-11T13:11:34Z">
        <w:r w:rsidRPr="00B3644D">
          <w:rPr>
            <w:rStyle w:val="2fb"/>
            <w:rFonts w:ascii="Fb Fontext" w:hAnsi="Fb Fontext"/>
            <w:spacing w:val="-4"/>
            <w:rtl/>
          </w:rPr>
          <w:delText xml:space="preserve">ר"נ</w:delText>
        </w:r>
      </w:del>
      <w:r w:rsidRPr="00B3644D">
        <w:rPr>
          <w:rFonts w:ascii="Fb Fontext" w:hAnsi="Fb Fontext"/>
          <w:spacing w:val="-4"/>
          <w:rtl/>
        </w:rPr>
        <w:t xml:space="preserve"> </w:t>
      </w:r>
      <w:ins w:id="93791" w:author="מנוע מכני" w:date="2026-10-11T12:04:39Z">
        <w:ins w:id="109713" w:author="קלוד" w:date="2026-10-11T13:11:34Z">
          <w:r>
            <w:rPr>
              <w:rFonts w:ascii="Fb Fontext" w:hAnsi="Fb Fontext"/>
              <w:spacing w:val="-4"/>
              <w:rtl/>
            </w:rPr>
            <w:t xml:space="preserve">צנון</w:t>
          </w:r>
        </w:ins>
        <w:del w:id="109714" w:author="קלוד" w:date="2026-10-11T13:11:34Z">
          <w:r>
            <w:rPr>
              <w:rFonts w:ascii="Fb Fontext" w:hAnsi="Fb Fontext"/>
              <w:spacing w:val="-4"/>
              <w:rtl/>
            </w:rPr>
            <w:delText xml:space="preserve">זה</w:delText>
          </w:r>
        </w:del>
      </w:ins>
      <w:del w:id="93792" w:author="מנוע מכני" w:date="2026-10-11T12:04:39Z">
        <w:r w:rsidRPr="00B3644D">
          <w:rPr>
            <w:rFonts w:ascii="Fb Fontext" w:hAnsi="Fb Fontext"/>
            <w:spacing w:val="-4"/>
            <w:rtl/>
          </w:rPr>
          <w:delText xml:space="preserve">האי</w:delText>
        </w:r>
      </w:del>
      <w:r w:rsidRPr="00B3644D">
        <w:rPr>
          <w:rFonts w:ascii="Fb Fontext" w:hAnsi="Fb Fontext"/>
          <w:spacing w:val="-4"/>
          <w:rtl/>
        </w:rPr>
        <w:t xml:space="preserve"> </w:t>
      </w:r>
      <w:ins w:id="109711" w:author="קלוד" w:date="2026-10-11T13:11:34Z">
        <w:r>
          <w:rPr>
            <w:rStyle w:val="afffffe"/>
            <w:rFonts w:ascii="Fb Fontext" w:hAnsi="Fb Fontext"/>
            <w:spacing w:val="-4"/>
            <w:rtl/>
          </w:rPr>
          <w:t xml:space="preserve">הטמון</w:t>
        </w:r>
      </w:ins>
      <w:del w:id="109712" w:author="קלוד" w:date="2026-10-11T13:11:34Z">
        <w:r w:rsidRPr="00B3644D">
          <w:rPr>
            <w:rFonts w:ascii="Fb Fontext" w:hAnsi="Fb Fontext"/>
            <w:spacing w:val="-4"/>
            <w:rtl/>
          </w:rPr>
          <w:delText xml:space="preserve">פוגלא</w:delText>
        </w:r>
      </w:del>
      <w:r w:rsidRPr="00B3644D">
        <w:rPr>
          <w:rFonts w:ascii="Fb Fontext" w:hAnsi="Fb Fontext"/>
          <w:spacing w:val="-4"/>
          <w:rtl/>
        </w:rPr>
        <w:t xml:space="preserve"> </w:t>
      </w:r>
      <w:ins w:id="109709" w:author="קלוד" w:date="2026-10-11T13:11:34Z">
        <w:r>
          <w:rPr>
            <w:rStyle w:val="afffffe"/>
            <w:rFonts w:ascii="Fb Fontext" w:hAnsi="Fb Fontext"/>
            <w:spacing w:val="-4"/>
            <w:rtl/>
          </w:rPr>
          <w:t xml:space="preserve">בעפר</w:t>
        </w:r>
        <w:r>
          <w:rPr>
            <w:rFonts w:ascii="Fb Fontext" w:hAnsi="Fb Fontext"/>
            <w:spacing w:val="-4"/>
            <w:rtl/>
          </w:rPr>
          <w:t xml:space="preserve">,</w:t>
        </w:r>
      </w:ins>
      <w:del w:id="109710" w:author="קלוד" w:date="2026-10-11T13:11:34Z">
        <w:r w:rsidRPr="00B3644D">
          <w:rPr>
            <w:rFonts w:ascii="Fb Fontext" w:hAnsi="Fb Fontext"/>
            <w:spacing w:val="-4"/>
            <w:rtl/>
          </w:rPr>
          <w:delText xml:space="preserve">[צנון],</w:delText>
        </w:r>
      </w:del>
      <w:r w:rsidRPr="00B3644D">
        <w:rPr>
          <w:rFonts w:ascii="Fb Fontext" w:hAnsi="Fb Fontext"/>
          <w:spacing w:val="-4"/>
          <w:rtl/>
        </w:rPr>
        <w:t xml:space="preserve"> מלמעלה למטה </w:t>
      </w:r>
      <w:ins w:id="109707" w:author="קלוד" w:date="2026-10-11T13:11:34Z">
        <w:r>
          <w:rPr>
            <w:rFonts w:ascii="Fb Fontext" w:hAnsi="Fb Fontext"/>
            <w:spacing w:val="-4"/>
            <w:rtl/>
          </w:rPr>
          <w:t xml:space="preserve">- מותר,</w:t>
        </w:r>
      </w:ins>
      <w:del w:id="109708" w:author="קלוד" w:date="2026-10-11T13:11:34Z">
        <w:r w:rsidRPr="00B3644D">
          <w:rPr>
            <w:rFonts w:ascii="Fb Fontext" w:hAnsi="Fb Fontext"/>
            <w:spacing w:val="-4"/>
            <w:rtl/>
          </w:rPr>
          <w:delText xml:space="preserve">שרי,</w:delText>
        </w:r>
      </w:del>
      <w:r w:rsidRPr="00B3644D">
        <w:rPr>
          <w:rFonts w:ascii="Fb Fontext" w:hAnsi="Fb Fontext"/>
          <w:spacing w:val="-4"/>
          <w:rtl/>
        </w:rPr>
        <w:t xml:space="preserve"> מלמטה למעלה - </w:t>
      </w:r>
      <w:ins w:id="109705" w:author="קלוד" w:date="2026-10-11T13:11:34Z">
        <w:r>
          <w:rPr>
            <w:rFonts w:ascii="Fb Fontext" w:hAnsi="Fb Fontext"/>
            <w:spacing w:val="-4"/>
            <w:rtl/>
          </w:rPr>
          <w:t xml:space="preserve">אסור.</w:t>
        </w:r>
      </w:ins>
      <w:del w:id="109706" w:author="קלוד" w:date="2026-10-11T13:11:34Z">
        <w:r w:rsidRPr="00B3644D">
          <w:rPr>
            <w:rFonts w:ascii="Fb Fontext" w:hAnsi="Fb Fontext"/>
            <w:spacing w:val="-4"/>
            <w:rtl/>
          </w:rPr>
          <w:delText xml:space="preserve">אסיר.</w:delText>
        </w:r>
      </w:del>
      <w:r w:rsidRPr="00B3644D">
        <w:rPr>
          <w:rFonts w:ascii="Fb Fontext" w:hAnsi="Fb Fontext"/>
          <w:spacing w:val="-4"/>
          <w:rtl/>
        </w:rPr>
        <w:t xml:space="preserve"> </w:t>
      </w:r>
      <w:ins w:id="109703" w:author="קלוד" w:date="2026-10-11T13:11:34Z">
        <w:r>
          <w:rPr>
            <w:rFonts w:ascii="Fb Fontext" w:hAnsi="Fb Fontext"/>
            <w:spacing w:val="-4"/>
            <w:rtl/>
          </w:rPr>
          <w:t xml:space="preserve">[שטלטול</w:t>
        </w:r>
      </w:ins>
      <w:del w:id="109704" w:author="קלוד" w:date="2026-10-11T13:11:34Z">
        <w:r w:rsidRPr="00B3644D">
          <w:rPr>
            <w:rFonts w:ascii="Fb Fontext" w:hAnsi="Fb Fontext"/>
            <w:spacing w:val="-4"/>
            <w:rtl/>
          </w:rPr>
          <w:delText xml:space="preserve">[טלטול</w:delText>
        </w:r>
      </w:del>
      <w:r w:rsidRPr="00B3644D">
        <w:rPr>
          <w:rFonts w:ascii="Fb Fontext" w:hAnsi="Fb Fontext"/>
          <w:spacing w:val="-4"/>
          <w:rtl/>
        </w:rPr>
        <w:t xml:space="preserve"> מן הצד </w:t>
      </w:r>
      <w:ins w:id="109701" w:author="קלוד" w:date="2026-10-11T13:11:34Z">
        <w:r>
          <w:rPr>
            <w:rFonts w:ascii="Fb Fontext" w:hAnsi="Fb Fontext"/>
            <w:spacing w:val="-4"/>
            <w:rtl/>
          </w:rPr>
          <w:t xml:space="preserve">אסור]</w:t>
        </w:r>
      </w:ins>
      <w:del w:id="109702" w:author="קלוד" w:date="2026-10-11T13:11:34Z">
        <w:r w:rsidRPr="00B3644D">
          <w:rPr>
            <w:rFonts w:ascii="Fb Fontext" w:hAnsi="Fb Fontext"/>
            <w:spacing w:val="-4"/>
            <w:rtl/>
          </w:rPr>
          <w:delText xml:space="preserve">הוא דאסור]</w:delText>
        </w:r>
      </w:del>
    </w:p>
    <w:p w:rsidR="00E9703F" w:rsidRPr="006F178A" w:rsidRDefault="00E9703F" w:rsidP="00E9703F">
      <w:pPr>
        <w:rPr>
          <w:rtl/>
        </w:rPr>
      </w:pPr>
      <w:r w:rsidRPr="006F178A">
        <w:rPr>
          <w:rFonts w:ascii="Fb Fontext" w:hAnsi="Fb Fontext"/>
          <w:sz w:val="20"/>
          <w:rtl/>
        </w:rPr>
        <w:t>•</w:t>
      </w:r>
      <w:r w:rsidRPr="006F178A">
        <w:rPr>
          <w:rFonts w:ascii="Fb Fontext" w:hAnsi="Fb Fontext" w:hint="cs"/>
          <w:sz w:val="20"/>
          <w:rtl/>
        </w:rPr>
        <w:t xml:space="preserve"> </w:t>
      </w:r>
      <w:ins w:id="91927" w:author="מנוע מכני" w:date="2026-10-11T12:04:39Z">
        <w:r>
          <w:rPr>
            <w:rFonts w:ascii="Fb Fontext" w:hAnsi="Fb Fontext"/>
            <w:sz w:val="20"/>
            <w:rtl/>
          </w:rPr>
          <w:t xml:space="preserve">אמרו</w:t>
        </w:r>
      </w:ins>
      <w:del w:id="91928" w:author="מנוע מכני" w:date="2026-10-11T12:04:39Z">
        <w:r w:rsidRPr="006F178A">
          <w:rPr>
            <w:rFonts w:ascii="Fb Fontext" w:hAnsi="Fb Fontext"/>
            <w:sz w:val="20"/>
            <w:rtl/>
          </w:rPr>
          <w:delText xml:space="preserve">אמרי</w:delText>
        </w:r>
      </w:del>
      <w:r w:rsidRPr="006F178A">
        <w:rPr>
          <w:rFonts w:ascii="Fb Fontext" w:hAnsi="Fb Fontext"/>
          <w:sz w:val="20"/>
          <w:rtl/>
        </w:rPr>
        <w:t xml:space="preserve"> בי </w:t>
      </w:r>
      <w:ins w:id="109729" w:author="קלוד" w:date="2026-10-11T13:11:34Z">
        <w:r>
          <w:rPr>
            <w:rStyle w:val="2fb"/>
            <w:rFonts w:ascii="Fb Fontext" w:hAnsi="Fb Fontext"/>
            <w:sz w:val="20"/>
            <w:rtl/>
          </w:rPr>
          <w:t xml:space="preserve">רב:</w:t>
        </w:r>
      </w:ins>
      <w:del w:id="109730" w:author="קלוד" w:date="2026-10-11T13:11:34Z">
        <w:r w:rsidRPr="006F178A">
          <w:rPr>
            <w:rStyle w:val="2fb"/>
            <w:rFonts w:ascii="Fb Fontext" w:hAnsi="Fb Fontext"/>
            <w:sz w:val="20"/>
            <w:rtl/>
          </w:rPr>
          <w:delText xml:space="preserve">רב</w:delText>
        </w:r>
      </w:del>
      <w:r w:rsidRPr="006F178A">
        <w:rPr>
          <w:rFonts w:ascii="Fb Fontext" w:hAnsi="Fb Fontext"/>
          <w:sz w:val="20"/>
          <w:rtl/>
        </w:rPr>
        <w:t xml:space="preserve"> </w:t>
      </w:r>
      <w:ins w:id="109727" w:author="קלוד" w:date="2026-10-11T13:11:34Z">
        <w:r>
          <w:rPr>
            <w:rFonts w:ascii="Fb Fontext" w:hAnsi="Fb Fontext"/>
            <w:sz w:val="20"/>
            <w:rtl/>
          </w:rPr>
          <w:t xml:space="preserve">מתני'</w:t>
        </w:r>
      </w:ins>
      <w:del w:id="109728" w:author="קלוד" w:date="2026-10-11T13:11:34Z">
        <w:r w:rsidRPr="006F178A">
          <w:rPr>
            <w:rFonts w:ascii="Fb Fontext" w:hAnsi="Fb Fontext"/>
            <w:sz w:val="20"/>
            <w:rtl/>
          </w:rPr>
          <w:delText xml:space="preserve">דמתני'</w:delText>
        </w:r>
      </w:del>
      <w:r w:rsidRPr="006F178A">
        <w:rPr>
          <w:rFonts w:ascii="Fb Fontext" w:hAnsi="Fb Fontext"/>
          <w:sz w:val="20"/>
          <w:rtl/>
        </w:rPr>
        <w:t xml:space="preserve"> </w:t>
      </w:r>
      <w:ins w:id="109725" w:author="קלוד" w:date="2026-10-11T13:11:34Z">
        <w:r>
          <w:rPr>
            <w:rFonts w:ascii="Fb Fontext" w:hAnsi="Fb Fontext"/>
            <w:sz w:val="20"/>
            <w:rtl/>
          </w:rPr>
          <w:t xml:space="preserve">שלא</w:t>
        </w:r>
      </w:ins>
      <w:del w:id="109726"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w:t>
      </w:r>
      <w:ins w:id="109723" w:author="קלוד" w:date="2026-10-11T13:11:34Z">
        <w:r>
          <w:rPr>
            <w:rStyle w:val="2fb"/>
            <w:rFonts w:ascii="Fb Fontext" w:hAnsi="Fb Fontext"/>
            <w:sz w:val="20"/>
            <w:rtl/>
          </w:rPr>
          <w:t xml:space="preserve">כר"נ,</w:t>
        </w:r>
      </w:ins>
      <w:del w:id="109724" w:author="קלוד" w:date="2026-10-11T13:11:34Z">
        <w:r w:rsidRPr="006F178A">
          <w:rPr>
            <w:rStyle w:val="2fb"/>
            <w:rFonts w:ascii="Fb Fontext" w:hAnsi="Fb Fontext"/>
            <w:sz w:val="20"/>
            <w:rtl/>
          </w:rPr>
          <w:delText xml:space="preserve">כר"נ</w:delText>
        </w:r>
      </w:del>
      <w:r w:rsidRPr="006F178A">
        <w:rPr>
          <w:rFonts w:ascii="Fb Fontext" w:hAnsi="Fb Fontext"/>
          <w:sz w:val="20"/>
          <w:rtl/>
        </w:rPr>
        <w:t xml:space="preserve"> </w:t>
      </w:r>
      <w:ins w:id="91929" w:author="מנוע מכני" w:date="2026-10-11T12:04:39Z">
        <w:r>
          <w:rPr>
            <w:rFonts w:ascii="Fb Fontext" w:hAnsi="Fb Fontext"/>
            <w:sz w:val="20"/>
            <w:rtl/>
          </w:rPr>
          <w:t xml:space="preserve">שהרי</w:t>
        </w:r>
      </w:ins>
      <w:del w:id="91930" w:author="מנוע מכני" w:date="2026-10-11T12:04:39Z">
        <w:r w:rsidRPr="006F178A">
          <w:rPr>
            <w:rFonts w:ascii="Fb Fontext" w:hAnsi="Fb Fontext"/>
            <w:sz w:val="20"/>
            <w:rtl/>
          </w:rPr>
          <w:delText xml:space="preserve">דהא</w:delText>
        </w:r>
      </w:del>
      <w:r w:rsidRPr="006F178A">
        <w:rPr>
          <w:rFonts w:ascii="Fb Fontext" w:hAnsi="Fb Fontext"/>
          <w:sz w:val="20"/>
          <w:rtl/>
        </w:rPr>
        <w:t xml:space="preserve"> </w:t>
      </w:r>
      <w:ins w:id="109721" w:author="קלוד" w:date="2026-10-11T13:11:34Z">
        <w:r>
          <w:rPr>
            <w:rFonts w:ascii="Fb Fontext" w:hAnsi="Fb Fontext"/>
            <w:sz w:val="20"/>
            <w:rtl/>
          </w:rPr>
          <w:t xml:space="preserve">קש</w:t>
        </w:r>
      </w:ins>
      <w:del w:id="109722" w:author="קלוד" w:date="2026-10-11T13:11:34Z">
        <w:r w:rsidRPr="006F178A">
          <w:rPr>
            <w:rFonts w:ascii="Fb Fontext" w:hAnsi="Fb Fontext"/>
            <w:sz w:val="20"/>
            <w:rtl/>
          </w:rPr>
          <w:delText xml:space="preserve">בקש</w:delText>
        </w:r>
      </w:del>
      <w:r w:rsidRPr="006F178A">
        <w:rPr>
          <w:rFonts w:ascii="Fb Fontext" w:hAnsi="Fb Fontext"/>
          <w:sz w:val="20"/>
          <w:rtl/>
        </w:rPr>
        <w:t xml:space="preserve"> </w:t>
      </w:r>
      <w:ins w:id="109719" w:author="קלוד" w:date="2026-10-11T13:11:34Z">
        <w:r>
          <w:rPr>
            <w:rFonts w:ascii="Fb Fontext" w:hAnsi="Fb Fontext"/>
            <w:sz w:val="20"/>
            <w:rtl/>
          </w:rPr>
          <w:t xml:space="preserve">מותר</w:t>
        </w:r>
      </w:ins>
      <w:del w:id="109720" w:author="קלוד" w:date="2026-10-11T13:11:34Z">
        <w:r w:rsidRPr="006F178A">
          <w:rPr>
            <w:rFonts w:ascii="Fb Fontext" w:hAnsi="Fb Fontext"/>
            <w:sz w:val="20"/>
            <w:rtl/>
          </w:rPr>
          <w:delText xml:space="preserve">שרי</w:delText>
        </w:r>
      </w:del>
      <w:r w:rsidRPr="006F178A">
        <w:rPr>
          <w:rFonts w:ascii="Fb Fontext" w:hAnsi="Fb Fontext"/>
          <w:sz w:val="20"/>
          <w:rtl/>
        </w:rPr>
        <w:t xml:space="preserve"> </w:t>
      </w:r>
      <w:ins w:id="109717" w:author="קלוד" w:date="2026-10-11T13:11:34Z">
        <w:r>
          <w:rPr>
            <w:rFonts w:ascii="Fb Fontext" w:hAnsi="Fb Fontext"/>
            <w:sz w:val="20"/>
            <w:rtl/>
          </w:rPr>
          <w:t xml:space="preserve">בגופו,</w:t>
        </w:r>
      </w:ins>
      <w:del w:id="109718" w:author="קלוד" w:date="2026-10-11T13:11:34Z">
        <w:r w:rsidRPr="006F178A">
          <w:rPr>
            <w:rFonts w:ascii="Fb Fontext" w:hAnsi="Fb Fontext"/>
            <w:sz w:val="20"/>
            <w:rtl/>
          </w:rPr>
          <w:delText xml:space="preserve">בגופו</w:delText>
        </w:r>
      </w:del>
      <w:r w:rsidRPr="006F178A">
        <w:rPr>
          <w:rFonts w:ascii="Fb Fontext" w:hAnsi="Fb Fontext"/>
          <w:sz w:val="20"/>
          <w:rtl/>
        </w:rPr>
        <w:t xml:space="preserve"> והיינו מן הצד.</w:t>
      </w:r>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ins w:id="109749" w:author="קלוד" w:date="2026-10-11T13:11:34Z">
        <w:r>
          <w:rPr>
            <w:rStyle w:val="2fb"/>
            <w:rFonts w:ascii="Fb Fontext" w:hAnsi="Fb Fontext"/>
            <w:rtl/>
          </w:rPr>
          <w:t xml:space="preserve">ר"י:</w:t>
        </w:r>
      </w:ins>
      <w:del w:id="109750" w:author="קלוד" w:date="2026-10-11T13:11:34Z">
        <w:r w:rsidRPr="006F178A">
          <w:rPr>
            <w:rStyle w:val="2fb"/>
            <w:rFonts w:ascii="Fb Fontext" w:hAnsi="Fb Fontext"/>
            <w:rtl/>
          </w:rPr>
          <w:delText xml:space="preserve">ר"י</w:delText>
        </w:r>
      </w:del>
      <w:r w:rsidRPr="006F178A">
        <w:rPr>
          <w:rFonts w:ascii="Fb Fontext" w:hAnsi="Fb Fontext"/>
          <w:rtl/>
        </w:rPr>
        <w:t xml:space="preserve"> </w:t>
      </w:r>
      <w:ins w:id="93793" w:author="מנוע מכני" w:date="2026-10-11T12:04:39Z">
        <w:ins w:id="109747" w:author="קלוד" w:date="2026-10-11T13:11:34Z">
          <w:r>
            <w:rPr>
              <w:rFonts w:ascii="Fb Fontext" w:hAnsi="Fb Fontext"/>
              <w:rtl/>
            </w:rPr>
            <w:t xml:space="preserve">פלפלים,</w:t>
          </w:r>
        </w:ins>
        <w:del w:id="109748" w:author="קלוד" w:date="2026-10-11T13:11:34Z">
          <w:r>
            <w:rPr>
              <w:rFonts w:ascii="Fb Fontext" w:hAnsi="Fb Fontext"/>
              <w:rtl/>
            </w:rPr>
            <w:delText xml:space="preserve">אלו</w:delText>
          </w:r>
        </w:del>
      </w:ins>
      <w:del w:id="93794" w:author="מנוע מכני" w:date="2026-10-11T12:04:39Z">
        <w:r w:rsidRPr="006F178A">
          <w:rPr>
            <w:rFonts w:ascii="Fb Fontext" w:hAnsi="Fb Fontext"/>
            <w:rtl/>
          </w:rPr>
          <w:delText xml:space="preserve">הני</w:delText>
        </w:r>
      </w:del>
      <w:r w:rsidRPr="006F178A">
        <w:rPr>
          <w:rFonts w:ascii="Fb Fontext" w:hAnsi="Fb Fontext"/>
          <w:rtl/>
        </w:rPr>
        <w:t xml:space="preserve"> </w:t>
      </w:r>
      <w:ins w:id="109745" w:author="קלוד" w:date="2026-10-11T13:11:34Z">
        <w:r>
          <w:rPr>
            <w:rFonts w:ascii="Fb Fontext" w:hAnsi="Fb Fontext"/>
            <w:rtl/>
          </w:rPr>
          <w:t xml:space="preserve">לדוך</w:t>
        </w:r>
      </w:ins>
      <w:del w:id="109746" w:author="קלוד" w:date="2026-10-11T13:11:34Z">
        <w:r w:rsidRPr="006F178A">
          <w:rPr>
            <w:rFonts w:ascii="Fb Fontext" w:hAnsi="Fb Fontext"/>
            <w:rtl/>
          </w:rPr>
          <w:delText xml:space="preserve">פלפלי</w:delText>
        </w:r>
      </w:del>
      <w:r w:rsidRPr="006F178A">
        <w:rPr>
          <w:rFonts w:ascii="Fb Fontext" w:hAnsi="Fb Fontext"/>
          <w:rtl/>
        </w:rPr>
        <w:t xml:space="preserve"> </w:t>
      </w:r>
      <w:ins w:id="109743" w:author="קלוד" w:date="2026-10-11T13:11:34Z">
        <w:r>
          <w:rPr>
            <w:rFonts w:ascii="Fb Fontext" w:hAnsi="Fb Fontext"/>
            <w:rtl/>
          </w:rPr>
          <w:t xml:space="preserve">אחד</w:t>
        </w:r>
      </w:ins>
      <w:del w:id="109744" w:author="קלוד" w:date="2026-10-11T13:11:34Z">
        <w:r w:rsidRPr="006F178A">
          <w:rPr>
            <w:rFonts w:ascii="Fb Fontext" w:hAnsi="Fb Fontext"/>
            <w:rtl/>
          </w:rPr>
          <w:delText xml:space="preserve">מידק</w:delText>
        </w:r>
      </w:del>
      <w:r w:rsidRPr="006F178A">
        <w:rPr>
          <w:rFonts w:ascii="Fb Fontext" w:hAnsi="Fb Fontext"/>
          <w:rtl/>
        </w:rPr>
        <w:t xml:space="preserve"> </w:t>
      </w:r>
      <w:ins w:id="93795" w:author="מנוע מכני" w:date="2026-10-11T12:04:39Z">
        <w:ins w:id="109741" w:author="קלוד" w:date="2026-10-11T13:11:34Z">
          <w:r>
            <w:rPr>
              <w:rFonts w:ascii="Fb Fontext" w:hAnsi="Fb Fontext"/>
              <w:rtl/>
            </w:rPr>
            <w:t xml:space="preserve">אחד</w:t>
          </w:r>
        </w:ins>
        <w:del w:id="109742" w:author="קלוד" w:date="2026-10-11T13:11:34Z">
          <w:r>
            <w:rPr>
              <w:rFonts w:ascii="Fb Fontext" w:hAnsi="Fb Fontext"/>
              <w:rtl/>
            </w:rPr>
            <w:delText xml:space="preserve">אחת</w:delText>
          </w:r>
        </w:del>
      </w:ins>
      <w:del w:id="93796" w:author="מנוע מכני" w:date="2026-10-11T12:04:39Z">
        <w:r w:rsidRPr="006F178A">
          <w:rPr>
            <w:rFonts w:ascii="Fb Fontext" w:hAnsi="Fb Fontext"/>
            <w:rtl/>
          </w:rPr>
          <w:delText xml:space="preserve">חדא</w:delText>
        </w:r>
      </w:del>
      <w:r w:rsidRPr="006F178A">
        <w:rPr>
          <w:rFonts w:ascii="Fb Fontext" w:hAnsi="Fb Fontext"/>
          <w:rtl/>
        </w:rPr>
        <w:t xml:space="preserve"> </w:t>
      </w:r>
      <w:ins w:id="93797" w:author="מנוע מכני" w:date="2026-10-11T12:04:39Z">
        <w:ins w:id="109739" w:author="קלוד" w:date="2026-10-11T13:11:34Z">
          <w:r>
            <w:rPr>
              <w:rFonts w:ascii="Fb Fontext" w:hAnsi="Fb Fontext"/>
              <w:rtl/>
            </w:rPr>
            <w:t xml:space="preserve">בקת</w:t>
          </w:r>
        </w:ins>
        <w:del w:id="109740" w:author="קלוד" w:date="2026-10-11T13:11:34Z">
          <w:r>
            <w:rPr>
              <w:rFonts w:ascii="Fb Fontext" w:hAnsi="Fb Fontext"/>
              <w:rtl/>
            </w:rPr>
            <w:delText xml:space="preserve">אחת</w:delText>
          </w:r>
        </w:del>
      </w:ins>
      <w:del w:id="93798" w:author="מנוע מכני" w:date="2026-10-11T12:04:39Z">
        <w:r w:rsidRPr="006F178A">
          <w:rPr>
            <w:rFonts w:ascii="Fb Fontext" w:hAnsi="Fb Fontext"/>
            <w:rtl/>
          </w:rPr>
          <w:delText xml:space="preserve">חדא</w:delText>
        </w:r>
      </w:del>
      <w:r w:rsidRPr="006F178A">
        <w:rPr>
          <w:rFonts w:ascii="Fb Fontext" w:hAnsi="Fb Fontext"/>
          <w:rtl/>
        </w:rPr>
        <w:t xml:space="preserve"> </w:t>
      </w:r>
      <w:ins w:id="90639" w:author="Claude - סמנטי" w:date="2026-10-11T12:28:21Z">
        <w:ins w:id="109737" w:author="קלוד" w:date="2026-10-11T13:11:34Z">
          <w:r>
            <w:rPr>
              <w:rFonts w:ascii="Fb Fontext" w:hAnsi="Fb Fontext"/>
              <w:rtl/>
            </w:rPr>
            <w:t xml:space="preserve">הסכין</w:t>
          </w:r>
        </w:ins>
        <w:del w:id="109738" w:author="קלוד" w:date="2026-10-11T13:11:34Z">
          <w:r>
            <w:rPr>
              <w:rFonts w:ascii="Fb Fontext" w:hAnsi="Fb Fontext"/>
              <w:rtl/>
            </w:rPr>
            <w:delText xml:space="preserve">בידית</w:delText>
          </w:r>
          <w:r w:rsidRPr="006F178A">
            <w:rPr>
              <w:rFonts w:ascii="Fb Fontext" w:hAnsi="Fb Fontext"/>
              <w:rtl/>
            </w:rPr>
            <w:delText xml:space="preserve"> דסכינא</w:delText>
          </w:r>
        </w:del>
      </w:ins>
      <w:del w:id="90640" w:author="Claude - סמנטי" w:date="2026-10-11T12:28:21Z">
        <w:r w:rsidRPr="006F178A">
          <w:rPr>
            <w:rFonts w:ascii="Fb Fontext" w:hAnsi="Fb Fontext"/>
            <w:rtl/>
          </w:rPr>
          <w:delText xml:space="preserve">בקתא</w:delText>
        </w:r>
      </w:del>
      <w:r w:rsidRPr="006F178A">
        <w:rPr>
          <w:rFonts w:ascii="Fb Fontext" w:hAnsi="Fb Fontext"/>
          <w:rtl/>
        </w:rPr>
        <w:t xml:space="preserve"> - </w:t>
      </w:r>
      <w:ins w:id="109735" w:author="קלוד" w:date="2026-10-11T13:11:34Z">
        <w:r>
          <w:rPr>
            <w:rFonts w:ascii="Fb Fontext" w:hAnsi="Fb Fontext"/>
            <w:rtl/>
          </w:rPr>
          <w:t xml:space="preserve">מותר,</w:t>
        </w:r>
      </w:ins>
      <w:del w:id="109736" w:author="קלוד" w:date="2026-10-11T13:11:34Z">
        <w:r w:rsidRPr="006F178A">
          <w:rPr>
            <w:rFonts w:ascii="Fb Fontext" w:hAnsi="Fb Fontext"/>
            <w:rtl/>
          </w:rPr>
          <w:delText xml:space="preserve">שרי,</w:delText>
        </w:r>
      </w:del>
      <w:r w:rsidRPr="006F178A">
        <w:rPr>
          <w:rFonts w:ascii="Fb Fontext" w:hAnsi="Fb Fontext"/>
          <w:rtl/>
        </w:rPr>
        <w:t xml:space="preserve"> </w:t>
      </w:r>
      <w:ins w:id="109733" w:author="קלוד" w:date="2026-10-11T13:11:34Z">
        <w:r>
          <w:rPr>
            <w:rFonts w:ascii="Fb Fontext" w:hAnsi="Fb Fontext"/>
            <w:rtl/>
          </w:rPr>
          <w:t xml:space="preserve">שנים</w:t>
        </w:r>
      </w:ins>
      <w:del w:id="109734" w:author="קלוד" w:date="2026-10-11T13:11:34Z">
        <w:r w:rsidRPr="006F178A">
          <w:rPr>
            <w:rFonts w:ascii="Fb Fontext" w:hAnsi="Fb Fontext"/>
            <w:rtl/>
          </w:rPr>
          <w:delText xml:space="preserve">תרתי</w:delText>
        </w:r>
      </w:del>
      <w:r w:rsidRPr="006F178A">
        <w:rPr>
          <w:rFonts w:ascii="Fb Fontext" w:hAnsi="Fb Fontext"/>
          <w:rtl/>
        </w:rPr>
        <w:t xml:space="preserve"> - </w:t>
      </w:r>
      <w:ins w:id="109731" w:author="קלוד" w:date="2026-10-11T13:11:34Z">
        <w:r>
          <w:rPr>
            <w:rFonts w:ascii="Fb Fontext" w:hAnsi="Fb Fontext"/>
            <w:rtl/>
          </w:rPr>
          <w:t xml:space="preserve">אסור.</w:t>
        </w:r>
      </w:ins>
      <w:del w:id="109732" w:author="קלוד" w:date="2026-10-11T13:11:34Z">
        <w:r w:rsidRPr="006F178A">
          <w:rPr>
            <w:rFonts w:ascii="Fb Fontext" w:hAnsi="Fb Fontext"/>
            <w:rtl/>
          </w:rPr>
          <w:delText xml:space="preserve">אסיר.</w:delText>
        </w:r>
      </w:del>
      <w:r w:rsidRPr="006F178A">
        <w:rPr>
          <w:rFonts w:ascii="Fb Fontext" w:hAnsi="Fb Fontext"/>
          <w:rtl/>
        </w:rPr>
        <w:t xml:space="preserve"> [טוחן]</w:t>
      </w:r>
    </w:p>
    <w:p>
      <w:pPr>
        <w:pStyle w:val="38"/>
        <w:rPr>
          <w:ins w:id="99054" w:author="מנוע מכני" w:date="2026-10-11T12:04:39Z"/>
        </w:rPr>
      </w:pPr>
      <w:r w:rsidRPr="00792286">
        <w:t>רבא:</w:t>
      </w:r>
    </w:p>
    <w:p w:rsidR="00E9703F" w:rsidRPr="006F178A" w:rsidRDefault="00E9703F" w:rsidP="00E9703F">
      <w:pPr>
        <w:rPr>
          <w:rtl/>
        </w:rPr>
      </w:pPr>
      <w:del w:id="99055"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כיון </w:t>
      </w:r>
      <w:ins w:id="109755" w:author="קלוד" w:date="2026-10-11T13:11:34Z">
        <w:r>
          <w:rPr>
            <w:rFonts w:ascii="Fb Fontext" w:hAnsi="Fb Fontext"/>
            <w:sz w:val="20"/>
            <w:rtl/>
          </w:rPr>
          <w:t xml:space="preserve">שמשנה</w:t>
        </w:r>
      </w:ins>
      <w:del w:id="109756" w:author="קלוד" w:date="2026-10-11T13:11:34Z">
        <w:r w:rsidRPr="006F178A">
          <w:rPr>
            <w:rFonts w:ascii="Fb Fontext" w:hAnsi="Fb Fontext"/>
            <w:sz w:val="20"/>
            <w:rtl/>
          </w:rPr>
          <w:delText xml:space="preserve">דמשני</w:delText>
        </w:r>
      </w:del>
      <w:r w:rsidRPr="006F178A">
        <w:rPr>
          <w:rFonts w:ascii="Fb Fontext" w:hAnsi="Fb Fontext"/>
          <w:sz w:val="20"/>
          <w:rtl/>
        </w:rPr>
        <w:t xml:space="preserve"> [שלא במדוכה או ריחיים]</w:t>
      </w:r>
      <w:ins w:id="109753" w:author="קלוד" w:date="2026-10-11T13:11:34Z">
        <w:r>
          <w:rPr>
            <w:rFonts w:ascii="Fb Fontext" w:hAnsi="Fb Fontext"/>
            <w:sz w:val="20"/>
            <w:rtl/>
          </w:rPr>
          <w:t xml:space="preserve"> - </w:t>
        </w:r>
      </w:ins>
      <w:del w:id="109754" w:author="קלוד" w:date="2026-10-11T13:11:34Z">
        <w:r w:rsidRPr="006F178A">
          <w:rPr>
            <w:rFonts w:ascii="Fb Fontext" w:hAnsi="Fb Fontext"/>
            <w:sz w:val="20"/>
            <w:rtl/>
          </w:rPr>
          <w:delText xml:space="preserve"> </w:delText>
        </w:r>
      </w:del>
      <w:ins w:id="90629" w:author="מנוע מכני" w:date="2026-10-11T12:04:39Z">
        <w:r>
          <w:rPr>
            <w:rFonts w:ascii="Fb Fontext" w:hAnsi="Fb Fontext"/>
            <w:sz w:val="20"/>
            <w:rtl/>
          </w:rPr>
          <w:t xml:space="preserve">אפי'</w:t>
        </w:r>
      </w:ins>
      <w:del w:id="90630" w:author="מנוע מכני" w:date="2026-10-11T12:04:39Z">
        <w:r w:rsidRPr="006F178A">
          <w:rPr>
            <w:rFonts w:ascii="Fb Fontext" w:hAnsi="Fb Fontext"/>
            <w:sz w:val="20"/>
            <w:rtl/>
          </w:rPr>
          <w:delText xml:space="preserve">אפילו</w:delText>
        </w:r>
      </w:del>
      <w:r w:rsidRPr="006F178A">
        <w:rPr>
          <w:rFonts w:ascii="Fb Fontext" w:hAnsi="Fb Fontext"/>
          <w:sz w:val="20"/>
          <w:rtl/>
        </w:rPr>
        <w:t xml:space="preserve"> </w:t>
      </w:r>
      <w:ins w:id="91931" w:author="מנוע מכני" w:date="2026-10-11T12:04:39Z">
        <w:r>
          <w:rPr>
            <w:rFonts w:ascii="Fb Fontext" w:hAnsi="Fb Fontext"/>
            <w:sz w:val="20"/>
            <w:rtl/>
          </w:rPr>
          <w:t xml:space="preserve">הרבה</w:t>
        </w:r>
      </w:ins>
      <w:del w:id="91932" w:author="מנוע מכני" w:date="2026-10-11T12:04:39Z">
        <w:r w:rsidRPr="006F178A">
          <w:rPr>
            <w:rFonts w:ascii="Fb Fontext" w:hAnsi="Fb Fontext"/>
            <w:sz w:val="20"/>
            <w:rtl/>
          </w:rPr>
          <w:delText xml:space="preserve">טובא</w:delText>
        </w:r>
      </w:del>
      <w:r w:rsidRPr="006F178A">
        <w:rPr>
          <w:rFonts w:ascii="Fb Fontext" w:hAnsi="Fb Fontext"/>
          <w:sz w:val="20"/>
          <w:rtl/>
        </w:rPr>
        <w:t xml:space="preserve"> </w:t>
      </w:r>
      <w:ins w:id="91933" w:author="מנוע מכני" w:date="2026-10-11T12:04:39Z">
        <w:ins w:id="109751" w:author="קלוד" w:date="2026-10-11T13:11:34Z">
          <w:r>
            <w:rPr>
              <w:rStyle w:val="afffffe"/>
              <w:rFonts w:ascii="Fb Fontext" w:hAnsi="Fb Fontext"/>
              <w:sz w:val="20"/>
              <w:rtl/>
            </w:rPr>
            <w:t xml:space="preserve">מותר</w:t>
          </w:r>
          <w:r>
            <w:rPr>
              <w:rFonts w:ascii="Fb Fontext" w:hAnsi="Fb Fontext"/>
              <w:sz w:val="20"/>
              <w:rtl/>
            </w:rPr>
            <w:t xml:space="preserve">.</w:t>
          </w:r>
        </w:ins>
        <w:del w:id="109752" w:author="קלוד" w:date="2026-10-11T13:11:34Z">
          <w:r>
            <w:rPr>
              <w:rFonts w:ascii="Fb Fontext" w:hAnsi="Fb Fontext"/>
              <w:sz w:val="20"/>
              <w:rtl/>
            </w:rPr>
            <w:delText xml:space="preserve">גם</w:delText>
          </w:r>
          <w:r w:rsidRPr="006F178A">
            <w:rPr>
              <w:rFonts w:ascii="Fb Fontext" w:hAnsi="Fb Fontext"/>
              <w:sz w:val="20"/>
              <w:rtl/>
            </w:rPr>
            <w:delText xml:space="preserve">.</w:delText>
          </w:r>
        </w:del>
      </w:ins>
      <w:del w:id="91934" w:author="מנוע מכני" w:date="2026-10-11T12:04:39Z">
        <w:r w:rsidRPr="006F178A">
          <w:rPr>
            <w:rFonts w:ascii="Fb Fontext" w:hAnsi="Fb Fontext"/>
            <w:sz w:val="20"/>
            <w:rtl/>
          </w:rPr>
          <w:delText xml:space="preserve">נמי</w:delText>
        </w:r>
      </w:del>
    </w:p>
    <w:p>
      <w:pPr>
        <w:pStyle w:val="afffff8"/>
        <w:rPr>
          <w:ins w:id="90137" w:author="קלוד" w:date="2026-10-11T12:33:55Z"/>
        </w:rPr>
      </w:pPr>
      <w:ins w:id="90138" w:author="קלוד" w:date="2026-10-11T12:33:55Z">
        <w:r>
          <w:rPr>
            <w:color w:val="7B3F00"/>
          </w:rPr>
          <w:t xml:space="preserve">המתנגב אחר רחיצה - שמא יביא ארבע אמות בכרמלית</w:t>
        </w:r>
      </w:ins>
    </w:p>
    <w:p w:rsidR="00E9703F" w:rsidRPr="00B3644D" w:rsidRDefault="00E9703F" w:rsidP="00E9703F">
      <w:pPr>
        <w:rPr>
          <w:spacing w:val="-2"/>
          <w:rtl/>
        </w:rPr>
      </w:pPr>
      <w:r w:rsidRPr="00B3644D">
        <w:rPr>
          <w:rFonts w:ascii="Fb Fontext" w:hAnsi="Fb Fontext"/>
          <w:spacing w:val="-2"/>
          <w:rtl/>
        </w:rPr>
        <w:t>•</w:t>
      </w:r>
      <w:r w:rsidRPr="00B3644D">
        <w:rPr>
          <w:rFonts w:ascii="Fb Fontext" w:hAnsi="Fb Fontext" w:hint="cs"/>
          <w:spacing w:val="-2"/>
          <w:rtl/>
        </w:rPr>
        <w:t xml:space="preserve"> </w:t>
      </w:r>
      <w:ins w:id="109773" w:author="קלוד" w:date="2026-10-11T13:11:34Z">
        <w:r>
          <w:rPr>
            <w:rStyle w:val="2fb"/>
            <w:rFonts w:ascii="Fb Fontext" w:hAnsi="Fb Fontext"/>
            <w:spacing w:val="-2"/>
            <w:rtl/>
          </w:rPr>
          <w:t xml:space="preserve">ר"י:</w:t>
        </w:r>
      </w:ins>
      <w:del w:id="109774" w:author="קלוד" w:date="2026-10-11T13:11:34Z">
        <w:r w:rsidRPr="00B3644D">
          <w:rPr>
            <w:rStyle w:val="2fb"/>
            <w:rFonts w:ascii="Fb Fontext" w:hAnsi="Fb Fontext"/>
            <w:spacing w:val="-2"/>
            <w:rtl/>
          </w:rPr>
          <w:delText xml:space="preserve">ר"י</w:delText>
        </w:r>
      </w:del>
      <w:r w:rsidRPr="00B3644D">
        <w:rPr>
          <w:rFonts w:ascii="Fb Fontext" w:hAnsi="Fb Fontext"/>
          <w:spacing w:val="-2"/>
          <w:rtl/>
        </w:rPr>
        <w:t xml:space="preserve"> </w:t>
      </w:r>
      <w:ins w:id="109771" w:author="קלוד" w:date="2026-10-11T13:11:34Z">
        <w:r>
          <w:rPr>
            <w:rFonts w:ascii="Fb Fontext" w:hAnsi="Fb Fontext"/>
            <w:spacing w:val="-2"/>
            <w:rtl/>
          </w:rPr>
          <w:t xml:space="preserve">הרוחץ</w:t>
        </w:r>
      </w:ins>
      <w:del w:id="109772" w:author="קלוד" w:date="2026-10-11T13:11:34Z">
        <w:r w:rsidRPr="00B3644D">
          <w:rPr>
            <w:rFonts w:ascii="Fb Fontext" w:hAnsi="Fb Fontext"/>
            <w:spacing w:val="-2"/>
            <w:rtl/>
          </w:rPr>
          <w:delText xml:space="preserve">מאן</w:delText>
        </w:r>
      </w:del>
      <w:r w:rsidRPr="00B3644D">
        <w:rPr>
          <w:rFonts w:ascii="Fb Fontext" w:hAnsi="Fb Fontext"/>
          <w:spacing w:val="-2"/>
          <w:rtl/>
        </w:rPr>
        <w:t xml:space="preserve"> </w:t>
      </w:r>
      <w:ins w:id="109769" w:author="קלוד" w:date="2026-10-11T13:11:34Z">
        <w:r>
          <w:rPr>
            <w:rFonts w:ascii="Fb Fontext" w:hAnsi="Fb Fontext"/>
            <w:spacing w:val="-2"/>
            <w:rtl/>
          </w:rPr>
          <w:t xml:space="preserve">במים</w:t>
        </w:r>
      </w:ins>
      <w:del w:id="109770" w:author="קלוד" w:date="2026-10-11T13:11:34Z">
        <w:r w:rsidRPr="00B3644D">
          <w:rPr>
            <w:rFonts w:ascii="Fb Fontext" w:hAnsi="Fb Fontext"/>
            <w:spacing w:val="-2"/>
            <w:rtl/>
          </w:rPr>
          <w:delText xml:space="preserve">דסחי</w:delText>
        </w:r>
      </w:del>
      <w:r w:rsidRPr="00B3644D">
        <w:rPr>
          <w:rFonts w:ascii="Fb Fontext" w:hAnsi="Fb Fontext"/>
          <w:spacing w:val="-2"/>
          <w:rtl/>
        </w:rPr>
        <w:t xml:space="preserve"> </w:t>
      </w:r>
      <w:ins w:id="109767" w:author="קלוד" w:date="2026-10-11T13:11:34Z">
        <w:r>
          <w:rPr>
            <w:rFonts w:ascii="Fb Fontext" w:hAnsi="Fb Fontext"/>
            <w:spacing w:val="-2"/>
            <w:rtl/>
          </w:rPr>
          <w:t xml:space="preserve">-</w:t>
        </w:r>
      </w:ins>
      <w:del w:id="109768" w:author="קלוד" w:date="2026-10-11T13:11:34Z">
        <w:r w:rsidRPr="00B3644D">
          <w:rPr>
            <w:rFonts w:ascii="Fb Fontext" w:hAnsi="Fb Fontext"/>
            <w:spacing w:val="-2"/>
            <w:rtl/>
          </w:rPr>
          <w:delText xml:space="preserve">במיא</w:delText>
        </w:r>
      </w:del>
      <w:r w:rsidRPr="00B3644D">
        <w:rPr>
          <w:rFonts w:ascii="Fb Fontext" w:hAnsi="Fb Fontext"/>
          <w:spacing w:val="-2"/>
          <w:rtl/>
        </w:rPr>
        <w:t xml:space="preserve"> </w:t>
      </w:r>
      <w:ins w:id="109765" w:author="קלוד" w:date="2026-10-11T13:11:34Z">
        <w:r>
          <w:rPr>
            <w:rFonts w:ascii="Fb Fontext" w:hAnsi="Fb Fontext"/>
            <w:spacing w:val="-2"/>
            <w:rtl/>
          </w:rPr>
          <w:t xml:space="preserve">ינגב</w:t>
        </w:r>
      </w:ins>
      <w:del w:id="109766" w:author="קלוד" w:date="2026-10-11T13:11:34Z">
        <w:r w:rsidRPr="00B3644D">
          <w:rPr>
            <w:rFonts w:ascii="Fb Fontext" w:hAnsi="Fb Fontext"/>
            <w:spacing w:val="-2"/>
            <w:rtl/>
          </w:rPr>
          <w:delText xml:space="preserve">לינגיב</w:delText>
        </w:r>
      </w:del>
      <w:r w:rsidRPr="00B3644D">
        <w:rPr>
          <w:rFonts w:ascii="Fb Fontext" w:hAnsi="Fb Fontext"/>
          <w:spacing w:val="-2"/>
          <w:rtl/>
        </w:rPr>
        <w:t xml:space="preserve"> </w:t>
      </w:r>
      <w:ins w:id="109763" w:author="קלוד" w:date="2026-10-11T13:11:34Z">
        <w:r>
          <w:rPr>
            <w:rFonts w:ascii="Fb Fontext" w:hAnsi="Fb Fontext"/>
            <w:spacing w:val="-2"/>
            <w:rtl/>
          </w:rPr>
          <w:t xml:space="preserve">עצמו</w:t>
        </w:r>
      </w:ins>
      <w:del w:id="109764" w:author="קלוד" w:date="2026-10-11T13:11:34Z">
        <w:r w:rsidRPr="00B3644D">
          <w:rPr>
            <w:rFonts w:ascii="Fb Fontext" w:hAnsi="Fb Fontext"/>
            <w:spacing w:val="-2"/>
            <w:rtl/>
          </w:rPr>
          <w:delText xml:space="preserve">נפשיה</w:delText>
        </w:r>
      </w:del>
      <w:r w:rsidRPr="00B3644D">
        <w:rPr>
          <w:rFonts w:ascii="Fb Fontext" w:hAnsi="Fb Fontext"/>
          <w:spacing w:val="-2"/>
          <w:rtl/>
        </w:rPr>
        <w:t xml:space="preserve"> </w:t>
      </w:r>
      <w:ins w:id="109761" w:author="קלוד" w:date="2026-10-11T13:11:34Z">
        <w:r>
          <w:rPr>
            <w:rFonts w:ascii="Fb Fontext" w:hAnsi="Fb Fontext"/>
            <w:spacing w:val="-2"/>
            <w:rtl/>
          </w:rPr>
          <w:t xml:space="preserve">תחילה</w:t>
        </w:r>
      </w:ins>
      <w:del w:id="109762" w:author="קלוד" w:date="2026-10-11T13:11:34Z">
        <w:r w:rsidRPr="00B3644D">
          <w:rPr>
            <w:rFonts w:ascii="Fb Fontext" w:hAnsi="Fb Fontext"/>
            <w:spacing w:val="-2"/>
            <w:rtl/>
          </w:rPr>
          <w:delText xml:space="preserve">ברישא,</w:delText>
        </w:r>
      </w:del>
      <w:r w:rsidRPr="00B3644D">
        <w:rPr>
          <w:rFonts w:ascii="Fb Fontext" w:hAnsi="Fb Fontext"/>
          <w:spacing w:val="-2"/>
          <w:rtl/>
        </w:rPr>
        <w:t xml:space="preserve"> </w:t>
      </w:r>
      <w:ins w:id="91935" w:author="מנוע מכני" w:date="2026-10-11T12:04:39Z">
        <w:r>
          <w:rPr>
            <w:rFonts w:ascii="Fb Fontext" w:hAnsi="Fb Fontext"/>
            <w:spacing w:val="-2"/>
            <w:rtl/>
          </w:rPr>
          <w:t xml:space="preserve">ואח"כ</w:t>
        </w:r>
      </w:ins>
      <w:del w:id="91936" w:author="מנוע מכני" w:date="2026-10-11T12:04:39Z">
        <w:r w:rsidRPr="00B3644D">
          <w:rPr>
            <w:rFonts w:ascii="Fb Fontext" w:hAnsi="Fb Fontext"/>
            <w:spacing w:val="-2"/>
            <w:rtl/>
          </w:rPr>
          <w:delText xml:space="preserve">והדר</w:delText>
        </w:r>
      </w:del>
      <w:r w:rsidRPr="00B3644D">
        <w:rPr>
          <w:rFonts w:ascii="Fb Fontext" w:hAnsi="Fb Fontext"/>
          <w:spacing w:val="-2"/>
          <w:rtl/>
        </w:rPr>
        <w:t xml:space="preserve"> </w:t>
      </w:r>
      <w:ins w:id="109759" w:author="קלוד" w:date="2026-10-11T13:11:34Z">
        <w:r>
          <w:rPr>
            <w:rFonts w:ascii="Fb Fontext" w:hAnsi="Fb Fontext"/>
            <w:spacing w:val="-2"/>
            <w:rtl/>
          </w:rPr>
          <w:t xml:space="preserve">יעלה,</w:t>
        </w:r>
      </w:ins>
      <w:del w:id="109760" w:author="קלוד" w:date="2026-10-11T13:11:34Z">
        <w:r w:rsidRPr="00B3644D">
          <w:rPr>
            <w:rFonts w:ascii="Fb Fontext" w:hAnsi="Fb Fontext"/>
            <w:spacing w:val="-2"/>
            <w:rtl/>
          </w:rPr>
          <w:delText xml:space="preserve">ליסליק,</w:delText>
        </w:r>
      </w:del>
      <w:r w:rsidRPr="00B3644D">
        <w:rPr>
          <w:rFonts w:ascii="Fb Fontext" w:hAnsi="Fb Fontext"/>
          <w:spacing w:val="-2"/>
          <w:rtl/>
        </w:rPr>
        <w:t xml:space="preserve"> שמא יבוא </w:t>
      </w:r>
      <w:ins w:id="109757" w:author="קלוד" w:date="2026-10-11T13:11:34Z">
        <w:r>
          <w:rPr>
            <w:rFonts w:ascii="Fb Fontext" w:hAnsi="Fb Fontext"/>
            <w:spacing w:val="-2"/>
            <w:rtl/>
          </w:rPr>
          <w:t xml:space="preserve">להביא </w:t>
        </w:r>
        <w:r>
          <w:rPr>
            <w:rStyle w:val="afffffe"/>
            <w:rFonts w:ascii="Fb Fontext" w:hAnsi="Fb Fontext"/>
            <w:spacing w:val="-2"/>
            <w:rtl/>
          </w:rPr>
          <w:t xml:space="preserve">המים</w:t>
        </w:r>
      </w:ins>
      <w:del w:id="109758" w:author="קלוד" w:date="2026-10-11T13:11:34Z">
        <w:r w:rsidRPr="00B3644D">
          <w:rPr>
            <w:rFonts w:ascii="Fb Fontext" w:hAnsi="Fb Fontext"/>
            <w:spacing w:val="-2"/>
            <w:rtl/>
          </w:rPr>
          <w:delText xml:space="preserve">לאתויי</w:delText>
        </w:r>
      </w:del>
      <w:r w:rsidRPr="00B3644D">
        <w:rPr>
          <w:rFonts w:ascii="Fb Fontext" w:hAnsi="Fb Fontext"/>
          <w:spacing w:val="-2"/>
          <w:rtl/>
        </w:rPr>
        <w:t xml:space="preserve"> ד' אמות בכרמלית.</w:t>
      </w:r>
    </w:p>
    <w:p w:rsidR="00E9703F" w:rsidRPr="006F178A" w:rsidRDefault="00E9703F" w:rsidP="00E9703F">
      <w:pPr>
        <w:rPr>
          <w:rtl/>
        </w:rPr>
      </w:pPr>
      <w:ins w:id="109787" w:author="קלוד" w:date="2026-10-11T13:11:34Z">
        <w:r>
          <w:rPr>
            <w:rtl/>
          </w:rPr>
          <w:t xml:space="preserve">ומה</w:t>
        </w:r>
      </w:ins>
      <w:del w:id="109788" w:author="קלוד" w:date="2026-10-11T13:11:34Z">
        <w:r w:rsidRPr="006F178A">
          <w:rPr>
            <w:rtl/>
          </w:rPr>
          <w:delText xml:space="preserve">ואהך</w:delText>
        </w:r>
      </w:del>
      <w:r w:rsidRPr="006F178A">
        <w:rPr>
          <w:rtl/>
        </w:rPr>
        <w:t xml:space="preserve"> </w:t>
      </w:r>
      <w:ins w:id="109785" w:author="קלוד" w:date="2026-10-11T13:11:34Z">
        <w:r>
          <w:rPr>
            <w:rStyle w:val="afffffe"/>
            <w:rtl/>
          </w:rPr>
          <w:t xml:space="preserve">שבירידתו</w:t>
        </w:r>
        <w:r>
          <w:rPr>
            <w:rtl/>
          </w:rPr>
          <w:t xml:space="preserve"> דוחה</w:t>
        </w:r>
      </w:ins>
      <w:del w:id="109786" w:author="קלוד" w:date="2026-10-11T13:11:34Z">
        <w:r w:rsidRPr="006F178A">
          <w:rPr>
            <w:rtl/>
          </w:rPr>
          <w:delText xml:space="preserve">דדחי</w:delText>
        </w:r>
      </w:del>
      <w:r w:rsidRPr="006F178A">
        <w:rPr>
          <w:rtl/>
        </w:rPr>
        <w:t xml:space="preserve"> בכוחו</w:t>
      </w:r>
      <w:ins w:id="109783" w:author="קלוד" w:date="2026-10-11T13:11:34Z">
        <w:r>
          <w:rPr>
            <w:rtl/>
          </w:rPr>
          <w:t xml:space="preserve"> </w:t>
        </w:r>
        <w:r>
          <w:rPr>
            <w:rStyle w:val="afffffe"/>
            <w:rtl/>
          </w:rPr>
          <w:t xml:space="preserve">מים</w:t>
        </w:r>
        <w:r>
          <w:rPr>
            <w:rtl/>
          </w:rPr>
          <w:t xml:space="preserve"> </w:t>
        </w:r>
      </w:ins>
      <w:del w:id="109784" w:author="קלוד" w:date="2026-10-11T13:11:34Z">
        <w:r w:rsidRPr="006F178A">
          <w:rPr>
            <w:rtl/>
          </w:rPr>
          <w:delText xml:space="preserve"> </w:delText>
        </w:r>
      </w:del>
      <w:r w:rsidRPr="006F178A">
        <w:rPr>
          <w:rtl/>
        </w:rPr>
        <w:t xml:space="preserve">ד"א </w:t>
      </w:r>
      <w:ins w:id="109781" w:author="קלוד" w:date="2026-10-11T13:11:34Z">
        <w:r>
          <w:rPr>
            <w:rtl/>
          </w:rPr>
          <w:t xml:space="preserve">-</w:t>
        </w:r>
      </w:ins>
      <w:del w:id="109782" w:author="קלוד" w:date="2026-10-11T13:11:34Z">
        <w:r w:rsidRPr="006F178A">
          <w:rPr>
            <w:rtl/>
          </w:rPr>
          <w:delText xml:space="preserve">לא</w:delText>
        </w:r>
      </w:del>
      <w:r w:rsidRPr="006F178A">
        <w:rPr>
          <w:rtl/>
        </w:rPr>
        <w:t xml:space="preserve"> </w:t>
      </w:r>
      <w:ins w:id="109779" w:author="קלוד" w:date="2026-10-11T13:11:34Z">
        <w:r>
          <w:rPr>
            <w:rtl/>
          </w:rPr>
          <w:t xml:space="preserve">אינו</w:t>
        </w:r>
      </w:ins>
      <w:del w:id="109780" w:author="קלוד" w:date="2026-10-11T13:11:34Z">
        <w:r w:rsidRPr="006F178A">
          <w:rPr>
            <w:rtl/>
          </w:rPr>
          <w:delText xml:space="preserve">אסיר</w:delText>
        </w:r>
      </w:del>
      <w:r w:rsidRPr="006F178A">
        <w:rPr>
          <w:rtl/>
        </w:rPr>
        <w:t xml:space="preserve"> </w:t>
      </w:r>
      <w:ins w:id="109777" w:author="קלוד" w:date="2026-10-11T13:11:34Z">
        <w:r>
          <w:rPr>
            <w:rtl/>
          </w:rPr>
          <w:t xml:space="preserve">אסור, שלא</w:t>
        </w:r>
      </w:ins>
      <w:del w:id="109778" w:author="קלוד" w:date="2026-10-11T13:11:34Z">
        <w:r w:rsidRPr="006F178A">
          <w:rPr>
            <w:rtl/>
          </w:rPr>
          <w:delText xml:space="preserve">דלא</w:delText>
        </w:r>
      </w:del>
      <w:r w:rsidRPr="006F178A">
        <w:rPr>
          <w:rtl/>
        </w:rPr>
        <w:t xml:space="preserve"> </w:t>
      </w:r>
      <w:ins w:id="109775" w:author="קלוד" w:date="2026-10-11T13:11:34Z">
        <w:r>
          <w:rPr>
            <w:rtl/>
          </w:rPr>
          <w:t xml:space="preserve">גזרו על</w:t>
        </w:r>
      </w:ins>
      <w:del w:id="109776" w:author="קלוד" w:date="2026-10-11T13:11:34Z">
        <w:r w:rsidRPr="006F178A">
          <w:rPr>
            <w:rtl/>
          </w:rPr>
          <w:delText xml:space="preserve">גזרו</w:delText>
        </w:r>
      </w:del>
      <w:r w:rsidRPr="006F178A">
        <w:rPr>
          <w:rtl/>
        </w:rPr>
        <w:t xml:space="preserve"> כוחו בכרמלית.</w:t>
      </w:r>
    </w:p>
    <w:p>
      <w:pPr>
        <w:pStyle w:val="afffff8"/>
        <w:rPr>
          <w:ins w:id="90135" w:author="קלוד" w:date="2026-10-11T12:33:55Z"/>
        </w:rPr>
      </w:pPr>
      <w:ins w:id="90136" w:author="קלוד" w:date="2026-10-11T12:33:55Z">
        <w:r>
          <w:rPr>
            <w:color w:val="7B3F00"/>
          </w:rPr>
          <w:t xml:space="preserve">טיט שע"ג הרגל - מקנחו בקרקע או בכותל</w:t>
        </w:r>
      </w:ins>
    </w:p>
    <w:p>
      <w:pPr>
        <w:pStyle w:val="38"/>
        <w:rPr>
          <w:ins w:id="99057" w:author="מנוע מכני" w:date="2026-10-11T12:04:39Z"/>
        </w:rPr>
      </w:pPr>
      <w:del w:id="99056" w:author="מנוע מכני" w:date="2026-10-11T12:04:39Z">
        <w:r w:rsidRPr="006F178A">
          <w:delText xml:space="preserve">•</w:delText>
        </w:r>
      </w:del>
      <w:r w:rsidRPr="006F178A">
        <w:t xml:space="preserve"> </w:t>
      </w:r>
      <w:r w:rsidRPr="006F178A">
        <w:t>טיט שע</w:t>
      </w:r>
      <w:r w:rsidRPr="006F178A">
        <w:t>"</w:t>
      </w:r>
      <w:r w:rsidRPr="006F178A">
        <w:t>ג רגלו</w:t>
      </w:r>
      <w:r w:rsidRPr="006F178A">
        <w:t xml:space="preserve"> </w:t>
      </w:r>
      <w:r w:rsidRPr="006F178A">
        <w:t>–אביי</w:t>
      </w:r>
      <w:r w:rsidRPr="006F178A">
        <w:t xml:space="preserve">:</w:t>
      </w:r>
    </w:p>
    <w:p w:rsidR="00E9703F" w:rsidRDefault="00E9703F" w:rsidP="00E9703F">
      <w:pPr>
        <w:rPr>
          <w:rtl/>
        </w:rPr>
      </w:pPr>
      <w:del w:id="99058" w:author="מנוע מכני" w:date="2026-10-11T12:04:39Z">
        <w:r w:rsidRPr="006F178A">
          <w:rPr>
            <w:rFonts w:hint="cs"/>
            <w:rtl/>
          </w:rPr>
          <w:delText xml:space="preserve"> </w:delText>
        </w:r>
      </w:del>
      <w:r w:rsidRPr="006F178A">
        <w:rPr>
          <w:rtl/>
        </w:rPr>
        <w:t>מקנחו בקרקע, ואין מקנחו בכותל [שלא יראה כבונה]</w:t>
      </w:r>
    </w:p>
    <w:p>
      <w:pPr>
        <w:pStyle w:val="38"/>
        <w:rPr>
          <w:ins w:id="99059" w:author="מנוע מכני" w:date="2026-10-11T12:04:39Z"/>
        </w:rPr>
      </w:pPr>
      <w:r w:rsidRPr="004640F6">
        <w:t>רבא</w:t>
      </w:r>
      <w:r w:rsidRPr="004640F6">
        <w:t>:</w:t>
      </w:r>
    </w:p>
    <w:p w:rsidR="00E9703F" w:rsidRPr="004640F6" w:rsidRDefault="00E9703F" w:rsidP="00E9703F">
      <w:pPr>
        <w:rPr>
          <w:spacing w:val="-4"/>
          <w:rtl/>
        </w:rPr>
      </w:pPr>
      <w:del w:id="99060" w:author="מנוע מכני" w:date="2026-10-11T12:04:39Z">
        <w:r w:rsidRPr="004640F6">
          <w:rPr>
            <w:spacing w:val="-4"/>
            <w:rtl/>
          </w:rPr>
          <w:delText xml:space="preserve"> </w:delText>
        </w:r>
      </w:del>
      <w:ins w:id="91937" w:author="מנוע מכני" w:date="2026-10-11T12:04:39Z">
        <w:ins w:id="109803" w:author="קלוד" w:date="2026-10-11T13:11:34Z">
          <w:r>
            <w:rPr>
              <w:spacing w:val="-4"/>
              <w:rtl/>
            </w:rPr>
            <w:t xml:space="preserve">אין</w:t>
          </w:r>
        </w:ins>
        <w:del w:id="109804" w:author="קלוד" w:date="2026-10-11T13:11:34Z">
          <w:r>
            <w:rPr>
              <w:spacing w:val="-4"/>
              <w:rtl/>
            </w:rPr>
            <w:delText xml:space="preserve">לא</w:delText>
          </w:r>
        </w:del>
      </w:ins>
      <w:del w:id="91938" w:author="מנוע מכני" w:date="2026-10-11T12:04:39Z">
        <w:r w:rsidRPr="004640F6">
          <w:rPr>
            <w:spacing w:val="-4"/>
            <w:rtl/>
          </w:rPr>
          <w:delText xml:space="preserve">לאו</w:delText>
        </w:r>
      </w:del>
      <w:r w:rsidRPr="004640F6">
        <w:rPr>
          <w:spacing w:val="-4"/>
          <w:rtl/>
        </w:rPr>
        <w:t xml:space="preserve"> </w:t>
      </w:r>
      <w:ins w:id="109801" w:author="קלוד" w:date="2026-10-11T13:11:34Z">
        <w:r>
          <w:rPr>
            <w:spacing w:val="-4"/>
            <w:rtl/>
          </w:rPr>
          <w:t xml:space="preserve">זה</w:t>
        </w:r>
      </w:ins>
      <w:del w:id="109802" w:author="קלוד" w:date="2026-10-11T13:11:34Z">
        <w:r w:rsidRPr="004640F6">
          <w:rPr>
            <w:spacing w:val="-4"/>
            <w:rtl/>
          </w:rPr>
          <w:delText xml:space="preserve">בונה</w:delText>
        </w:r>
      </w:del>
      <w:r w:rsidRPr="004640F6">
        <w:rPr>
          <w:spacing w:val="-4"/>
          <w:rtl/>
        </w:rPr>
        <w:t xml:space="preserve"> </w:t>
      </w:r>
      <w:ins w:id="109799" w:author="קלוד" w:date="2026-10-11T13:11:34Z">
        <w:r>
          <w:rPr>
            <w:spacing w:val="-4"/>
            <w:rtl/>
          </w:rPr>
          <w:t xml:space="preserve">בונה,</w:t>
        </w:r>
      </w:ins>
      <w:del w:id="109800" w:author="קלוד" w:date="2026-10-11T13:11:34Z">
        <w:r w:rsidRPr="004640F6">
          <w:rPr>
            <w:spacing w:val="-4"/>
            <w:rtl/>
          </w:rPr>
          <w:delText xml:space="preserve">הוא</w:delText>
        </w:r>
      </w:del>
      <w:r w:rsidRPr="004640F6">
        <w:rPr>
          <w:spacing w:val="-4"/>
          <w:rtl/>
        </w:rPr>
        <w:t xml:space="preserve"> </w:t>
      </w:r>
      <w:ins w:id="109797" w:author="קלוד" w:date="2026-10-11T13:11:34Z">
        <w:r>
          <w:rPr>
            <w:spacing w:val="-4"/>
            <w:rtl/>
          </w:rPr>
          <w:t xml:space="preserve">שבנין</w:t>
        </w:r>
      </w:ins>
      <w:del w:id="109798" w:author="קלוד" w:date="2026-10-11T13:11:34Z">
        <w:r w:rsidRPr="004640F6">
          <w:rPr>
            <w:spacing w:val="-4"/>
            <w:rtl/>
          </w:rPr>
          <w:delText xml:space="preserve">דבנין</w:delText>
        </w:r>
      </w:del>
      <w:r w:rsidRPr="004640F6">
        <w:rPr>
          <w:spacing w:val="-4"/>
          <w:rtl/>
        </w:rPr>
        <w:t xml:space="preserve"> </w:t>
      </w:r>
      <w:ins w:id="109795" w:author="קלוד" w:date="2026-10-11T13:11:34Z">
        <w:r>
          <w:rPr>
            <w:spacing w:val="-4"/>
            <w:rtl/>
          </w:rPr>
          <w:t xml:space="preserve">שדה</w:t>
        </w:r>
      </w:ins>
      <w:del w:id="109796" w:author="קלוד" w:date="2026-10-11T13:11:34Z">
        <w:r w:rsidRPr="004640F6">
          <w:rPr>
            <w:spacing w:val="-4"/>
            <w:rtl/>
          </w:rPr>
          <w:delText xml:space="preserve">חקלאה</w:delText>
        </w:r>
      </w:del>
      <w:r w:rsidRPr="004640F6">
        <w:rPr>
          <w:spacing w:val="-4"/>
          <w:rtl/>
        </w:rPr>
        <w:t xml:space="preserve"> </w:t>
      </w:r>
      <w:ins w:id="109793" w:author="קלוד" w:date="2026-10-11T13:11:34Z">
        <w:r>
          <w:rPr>
            <w:spacing w:val="-4"/>
            <w:rtl/>
          </w:rPr>
          <w:t xml:space="preserve">הוא;</w:t>
        </w:r>
      </w:ins>
      <w:del w:id="109794" w:author="קלוד" w:date="2026-10-11T13:11:34Z">
        <w:r w:rsidRPr="004640F6">
          <w:rPr>
            <w:spacing w:val="-4"/>
            <w:rtl/>
          </w:rPr>
          <w:delText xml:space="preserve">הוא</w:delText>
        </w:r>
      </w:del>
      <w:r w:rsidRPr="004640F6">
        <w:rPr>
          <w:spacing w:val="-4"/>
          <w:rtl/>
        </w:rPr>
        <w:t xml:space="preserve"> אלא מקנחו </w:t>
      </w:r>
      <w:ins w:id="109791" w:author="קלוד" w:date="2026-10-11T13:11:34Z">
        <w:r>
          <w:rPr>
            <w:spacing w:val="-4"/>
            <w:rtl/>
          </w:rPr>
          <w:t xml:space="preserve">בכותל</w:t>
        </w:r>
      </w:ins>
      <w:del w:id="109792" w:author="קלוד" w:date="2026-10-11T13:11:34Z">
        <w:r w:rsidRPr="004640F6">
          <w:rPr>
            <w:spacing w:val="-4"/>
            <w:rtl/>
          </w:rPr>
          <w:delText xml:space="preserve">בכותל,</w:delText>
        </w:r>
      </w:del>
      <w:r w:rsidRPr="004640F6">
        <w:rPr>
          <w:spacing w:val="-4"/>
          <w:rtl/>
        </w:rPr>
        <w:t xml:space="preserve"> ולא בקרקע, שמא יבוא </w:t>
      </w:r>
      <w:ins w:id="109789" w:author="קלוד" w:date="2026-10-11T13:11:34Z">
        <w:r>
          <w:rPr>
            <w:spacing w:val="-4"/>
            <w:rtl/>
          </w:rPr>
          <w:t xml:space="preserve">להשוות</w:t>
        </w:r>
      </w:ins>
      <w:del w:id="109790" w:author="קלוד" w:date="2026-10-11T13:11:34Z">
        <w:r w:rsidRPr="004640F6">
          <w:rPr>
            <w:spacing w:val="-4"/>
            <w:rtl/>
          </w:rPr>
          <w:delText xml:space="preserve">לאשוויי</w:delText>
        </w:r>
      </w:del>
      <w:r w:rsidRPr="004640F6">
        <w:rPr>
          <w:spacing w:val="-4"/>
          <w:rtl/>
        </w:rPr>
        <w:t xml:space="preserve"> גומות.</w:t>
      </w:r>
    </w:p>
    <w:p w:rsidR="00E9703F" w:rsidRPr="006F178A" w:rsidRDefault="00E9703F" w:rsidP="00E9703F">
      <w:pPr>
        <w:rPr>
          <w:rtl/>
        </w:rPr>
      </w:pPr>
      <w:r w:rsidRPr="006F178A">
        <w:rPr>
          <w:rtl/>
        </w:rPr>
        <w:t>מב"דר</w:t>
      </w:r>
      <w:r w:rsidRPr="006F178A">
        <w:rPr>
          <w:rFonts w:hint="cs"/>
          <w:rtl/>
        </w:rPr>
        <w:t>:</w:t>
      </w:r>
      <w:r w:rsidRPr="006F178A">
        <w:rPr>
          <w:rtl/>
        </w:rPr>
        <w:t xml:space="preserve"> אחד זה ואחד זה - אסור, [בונה ואשווי גומות] אלא מקנח בקורה.</w:t>
      </w:r>
    </w:p>
    <w:p>
      <w:pPr>
        <w:pStyle w:val="38"/>
        <w:rPr>
          <w:ins w:id="99061" w:author="מנוע מכני" w:date="2026-10-11T12:04:39Z"/>
        </w:rPr>
      </w:pPr>
      <w:r w:rsidRPr="006F178A">
        <w:t>ר"פ</w:t>
      </w:r>
      <w:r w:rsidRPr="006F178A">
        <w:t>:</w:t>
      </w:r>
    </w:p>
    <w:p w:rsidR="00E9703F" w:rsidRPr="006F178A" w:rsidRDefault="00E9703F" w:rsidP="00E9703F">
      <w:pPr>
        <w:rPr>
          <w:rtl/>
        </w:rPr>
      </w:pPr>
      <w:del w:id="99062" w:author="מנוע מכני" w:date="2026-10-11T12:04:39Z">
        <w:r w:rsidRPr="006F178A">
          <w:rPr>
            <w:rtl/>
          </w:rPr>
          <w:delText xml:space="preserve"> </w:delText>
        </w:r>
      </w:del>
      <w:r w:rsidRPr="006F178A">
        <w:rPr>
          <w:rtl/>
        </w:rPr>
        <w:t xml:space="preserve">אחד זה ואחד זה </w:t>
      </w:r>
      <w:ins w:id="109813" w:author="קלוד" w:date="2026-10-11T13:11:34Z">
        <w:r>
          <w:rPr>
            <w:rtl/>
          </w:rPr>
          <w:t xml:space="preserve">-</w:t>
        </w:r>
      </w:ins>
      <w:del w:id="109814" w:author="קלוד" w:date="2026-10-11T13:11:34Z">
        <w:r w:rsidRPr="006F178A">
          <w:rPr>
            <w:rtl/>
          </w:rPr>
          <w:delText xml:space="preserve">–</w:delText>
        </w:r>
      </w:del>
      <w:r w:rsidRPr="006F178A">
        <w:rPr>
          <w:rtl/>
        </w:rPr>
        <w:t xml:space="preserve"> </w:t>
      </w:r>
      <w:ins w:id="109811" w:author="קלוד" w:date="2026-10-11T13:11:34Z">
        <w:r>
          <w:rPr>
            <w:rtl/>
          </w:rPr>
          <w:t xml:space="preserve">מותר,</w:t>
        </w:r>
      </w:ins>
      <w:del w:id="109812" w:author="קלוד" w:date="2026-10-11T13:11:34Z">
        <w:r w:rsidRPr="006F178A">
          <w:rPr>
            <w:rtl/>
          </w:rPr>
          <w:delText xml:space="preserve">מותר</w:delText>
        </w:r>
      </w:del>
      <w:r w:rsidRPr="006F178A">
        <w:rPr>
          <w:rtl/>
        </w:rPr>
        <w:t xml:space="preserve"> </w:t>
      </w:r>
      <w:ins w:id="95343" w:author="מנוע מכני" w:date="2026-10-11T12:04:39Z">
        <w:ins w:id="109809" w:author="קלוד" w:date="2026-10-11T13:11:34Z">
          <w:r>
            <w:rPr>
              <w:rtl/>
            </w:rPr>
            <w:t xml:space="preserve">שסבר</w:t>
          </w:r>
        </w:ins>
        <w:del w:id="109810" w:author="קלוד" w:date="2026-10-11T13:11:34Z">
          <w:r>
            <w:rPr>
              <w:rtl/>
            </w:rPr>
            <w:delText xml:space="preserve">דסבר</w:delText>
          </w:r>
        </w:del>
      </w:ins>
      <w:del w:id="95344" w:author="מנוע מכני" w:date="2026-10-11T12:04:39Z">
        <w:r w:rsidRPr="006F178A">
          <w:rPr>
            <w:rtl/>
          </w:rPr>
          <w:delText xml:space="preserve">דס"ל</w:delText>
        </w:r>
      </w:del>
      <w:r w:rsidRPr="006F178A">
        <w:rPr>
          <w:rtl/>
        </w:rPr>
        <w:t xml:space="preserve"> </w:t>
      </w:r>
      <w:ins w:id="109807" w:author="קלוד" w:date="2026-10-11T13:11:34Z">
        <w:r>
          <w:rPr>
            <w:rtl/>
          </w:rPr>
          <w:t xml:space="preserve">שדבר</w:t>
        </w:r>
      </w:ins>
      <w:del w:id="109808" w:author="קלוד" w:date="2026-10-11T13:11:34Z">
        <w:r w:rsidRPr="006F178A">
          <w:rPr>
            <w:rtl/>
          </w:rPr>
          <w:delText xml:space="preserve">דבא</w:delText>
        </w:r>
      </w:del>
      <w:r w:rsidRPr="006F178A">
        <w:rPr>
          <w:rtl/>
        </w:rPr>
        <w:t xml:space="preserve"> שא"מ </w:t>
      </w:r>
      <w:ins w:id="109805" w:author="קלוד" w:date="2026-10-11T13:11:34Z">
        <w:r>
          <w:rPr>
            <w:rtl/>
          </w:rPr>
          <w:t xml:space="preserve">הוא,</w:t>
        </w:r>
      </w:ins>
      <w:del w:id="109806" w:author="קלוד" w:date="2026-10-11T13:11:34Z">
        <w:r w:rsidRPr="006F178A">
          <w:rPr>
            <w:rtl/>
          </w:rPr>
          <w:delText xml:space="preserve">הוא</w:delText>
        </w:r>
      </w:del>
      <w:r w:rsidRPr="006F178A">
        <w:rPr>
          <w:rtl/>
        </w:rPr>
        <w:t xml:space="preserve"> ומותר </w:t>
      </w:r>
      <w:r w:rsidRPr="006F178A">
        <w:rPr>
          <w:rStyle w:val="2fb"/>
          <w:rtl/>
        </w:rPr>
        <w:t xml:space="preserve">כר"ש</w:t>
      </w:r>
      <w:r w:rsidRPr="006F178A">
        <w:rPr>
          <w:rtl/>
        </w:rPr>
        <w:t xml:space="preserve">.</w:t>
      </w:r>
    </w:p>
    <w:p w:rsidR="00E9703F" w:rsidRPr="006F178A" w:rsidRDefault="00E9703F" w:rsidP="00E9703F">
      <w:pPr>
        <w:rPr>
          <w:rtl/>
        </w:rPr>
      </w:pPr>
      <w:r w:rsidRPr="006F178A">
        <w:rPr>
          <w:rtl/>
        </w:rPr>
        <w:t>•</w:t>
      </w:r>
      <w:r w:rsidRPr="006F178A">
        <w:rPr>
          <w:rFonts w:hint="cs"/>
          <w:rtl/>
        </w:rPr>
        <w:t xml:space="preserve"> </w:t>
      </w:r>
      <w:ins w:id="109827" w:author="קלוד" w:date="2026-10-11T13:11:34Z">
        <w:r>
          <w:rPr>
            <w:rStyle w:val="2fb"/>
            <w:rtl/>
          </w:rPr>
          <w:t xml:space="preserve">רבא:</w:t>
        </w:r>
      </w:ins>
      <w:del w:id="109828" w:author="קלוד" w:date="2026-10-11T13:11:34Z">
        <w:r w:rsidRPr="006F178A">
          <w:rPr>
            <w:rStyle w:val="2fb"/>
            <w:rtl/>
          </w:rPr>
          <w:delText xml:space="preserve">רבא</w:delText>
        </w:r>
      </w:del>
      <w:r w:rsidRPr="006F178A">
        <w:rPr>
          <w:rtl/>
        </w:rPr>
        <w:t xml:space="preserve"> </w:t>
      </w:r>
      <w:r w:rsidRPr="006F178A">
        <w:rPr>
          <w:rtl/>
        </w:rPr>
        <w:t xml:space="preserve">לא</w:t>
      </w:r>
      <w:r w:rsidRPr="006F178A">
        <w:rPr>
          <w:rtl/>
        </w:rPr>
        <w:t xml:space="preserve"> </w:t>
      </w:r>
      <w:ins w:id="95479" w:author="מנוע מכני" w:date="2026-10-11T12:04:39Z">
        <w:ins w:id="109825" w:author="קלוד" w:date="2026-10-11T13:11:34Z">
          <w:r>
            <w:rPr>
              <w:rtl/>
            </w:rPr>
            <w:t xml:space="preserve">ישב</w:t>
          </w:r>
        </w:ins>
        <w:del w:id="109826" w:author="קלוד" w:date="2026-10-11T13:11:34Z">
          <w:r>
            <w:rPr>
              <w:rtl/>
            </w:rPr>
            <w:delText xml:space="preserve">לישב</w:delText>
          </w:r>
        </w:del>
      </w:ins>
      <w:del w:id="95480" w:author="מנוע מכני" w:date="2026-10-11T12:04:39Z">
        <w:r w:rsidRPr="006F178A">
          <w:rPr>
            <w:rtl/>
          </w:rPr>
          <w:delText xml:space="preserve">ליתיב</w:delText>
        </w:r>
      </w:del>
      <w:r w:rsidRPr="006F178A">
        <w:rPr>
          <w:rtl/>
        </w:rPr>
        <w:t xml:space="preserve"> </w:t>
      </w:r>
      <w:ins w:id="96241" w:author="מנוע מכני" w:date="2026-10-11T12:04:39Z">
        <w:r>
          <w:rPr>
            <w:rtl/>
          </w:rPr>
          <w:t xml:space="preserve">אדם</w:t>
        </w:r>
      </w:ins>
      <w:del w:id="96242" w:author="מנוע מכני" w:date="2026-10-11T12:04:39Z">
        <w:r w:rsidRPr="006F178A">
          <w:rPr>
            <w:rtl/>
          </w:rPr>
          <w:delText xml:space="preserve">איניש</w:delText>
        </w:r>
      </w:del>
      <w:r w:rsidRPr="006F178A">
        <w:rPr>
          <w:rtl/>
        </w:rPr>
        <w:t xml:space="preserve"> </w:t>
      </w:r>
      <w:ins w:id="90643" w:author="Claude - סמנטי" w:date="2026-10-11T12:28:21Z">
        <w:r>
          <w:rPr>
            <w:rtl/>
          </w:rPr>
          <w:t xml:space="preserve">על פי</w:t>
        </w:r>
      </w:ins>
      <w:del w:id="90644" w:author="Claude - סמנטי" w:date="2026-10-11T12:28:21Z">
        <w:r w:rsidRPr="006F178A">
          <w:rPr>
            <w:rtl/>
          </w:rPr>
          <w:delText xml:space="preserve">אפומיה</w:delText>
        </w:r>
      </w:del>
      <w:ins w:id="109823" w:author="קלוד" w:date="2026-10-11T13:11:34Z">
        <w:r>
          <w:rPr>
            <w:rtl/>
          </w:rPr>
          <w:t xml:space="preserve"> </w:t>
        </w:r>
      </w:ins>
      <w:del w:id="109824" w:author="קלוד" w:date="2026-10-11T13:11:34Z">
        <w:r w:rsidRPr="006F178A">
          <w:rPr>
            <w:rtl/>
          </w:rPr>
          <w:delText xml:space="preserve"> </w:delText>
        </w:r>
        <w:r>
          <w:rPr>
            <w:rtl/>
          </w:rPr>
          <w:delText xml:space="preserve">של </w:delText>
        </w:r>
      </w:del>
      <w:ins w:id="90641" w:author="Claude - סמנטי" w:date="2026-10-11T12:28:21Z">
        <w:r>
          <w:rPr>
            <w:rtl/>
          </w:rPr>
          <w:t xml:space="preserve">הלחי</w:t>
        </w:r>
      </w:ins>
      <w:del w:id="90642" w:author="Claude - סמנטי" w:date="2026-10-11T12:28:21Z">
        <w:r w:rsidRPr="006F178A">
          <w:rPr>
            <w:rtl/>
          </w:rPr>
          <w:delText xml:space="preserve">דליחייא</w:delText>
        </w:r>
      </w:del>
      <w:r w:rsidRPr="006F178A">
        <w:rPr>
          <w:rtl/>
        </w:rPr>
        <w:t xml:space="preserve"> </w:t>
      </w:r>
      <w:ins w:id="109821" w:author="קלוד" w:date="2026-10-11T13:11:34Z">
        <w:r>
          <w:rPr>
            <w:rtl/>
          </w:rPr>
          <w:t xml:space="preserve">[של מבוי],</w:t>
        </w:r>
      </w:ins>
      <w:del w:id="109822" w:author="קלוד" w:date="2026-10-11T13:11:34Z">
        <w:r w:rsidRPr="006F178A">
          <w:rPr>
            <w:rtl/>
          </w:rPr>
          <w:delText xml:space="preserve">[דמבוי],</w:delText>
        </w:r>
      </w:del>
      <w:r w:rsidRPr="006F178A">
        <w:rPr>
          <w:rtl/>
        </w:rPr>
        <w:t xml:space="preserve"> </w:t>
      </w:r>
      <w:ins w:id="93799" w:author="מנוע מכני" w:date="2026-10-11T12:04:39Z">
        <w:r>
          <w:rPr>
            <w:rtl/>
          </w:rPr>
          <w:t xml:space="preserve">שמא</w:t>
        </w:r>
      </w:ins>
      <w:del w:id="93800" w:author="מנוע מכני" w:date="2026-10-11T12:04:39Z">
        <w:r w:rsidRPr="006F178A">
          <w:rPr>
            <w:rtl/>
          </w:rPr>
          <w:delText xml:space="preserve">דילמא</w:delText>
        </w:r>
      </w:del>
      <w:r w:rsidRPr="006F178A">
        <w:rPr>
          <w:rtl/>
        </w:rPr>
        <w:t xml:space="preserve"> </w:t>
      </w:r>
      <w:ins w:id="109819" w:author="קלוד" w:date="2026-10-11T13:11:34Z">
        <w:r>
          <w:rPr>
            <w:rtl/>
          </w:rPr>
          <w:t xml:space="preserve">יתגלגל</w:t>
        </w:r>
      </w:ins>
      <w:del w:id="109820" w:author="קלוד" w:date="2026-10-11T13:11:34Z">
        <w:r w:rsidRPr="006F178A">
          <w:rPr>
            <w:rtl/>
          </w:rPr>
          <w:delText xml:space="preserve">מיגנדרא</w:delText>
        </w:r>
      </w:del>
      <w:r w:rsidRPr="006F178A">
        <w:rPr>
          <w:rtl/>
        </w:rPr>
        <w:t xml:space="preserve"> </w:t>
      </w:r>
      <w:ins w:id="93801" w:author="מנוע מכני" w:date="2026-10-11T12:04:39Z">
        <w:r>
          <w:rPr>
            <w:rtl/>
          </w:rPr>
          <w:t xml:space="preserve">לו</w:t>
        </w:r>
      </w:ins>
      <w:del w:id="93802" w:author="מנוע מכני" w:date="2026-10-11T12:04:39Z">
        <w:r w:rsidRPr="006F178A">
          <w:rPr>
            <w:rtl/>
          </w:rPr>
          <w:delText xml:space="preserve">ליה</w:delText>
        </w:r>
      </w:del>
      <w:r w:rsidRPr="006F178A">
        <w:rPr>
          <w:rtl/>
        </w:rPr>
        <w:t xml:space="preserve"> חפץ </w:t>
      </w:r>
      <w:ins w:id="109817" w:author="קלוד" w:date="2026-10-11T13:11:34Z">
        <w:r>
          <w:rPr>
            <w:rStyle w:val="afffffe"/>
            <w:rtl/>
          </w:rPr>
          <w:t xml:space="preserve">לרה"ר</w:t>
        </w:r>
      </w:ins>
      <w:del w:id="109818" w:author="קלוד" w:date="2026-10-11T13:11:34Z">
        <w:r w:rsidRPr="006F178A">
          <w:rPr>
            <w:rtl/>
          </w:rPr>
          <w:delText xml:space="preserve">ואתי</w:delText>
        </w:r>
      </w:del>
      <w:r w:rsidRPr="006F178A">
        <w:rPr>
          <w:rtl/>
        </w:rPr>
        <w:t xml:space="preserve"> </w:t>
      </w:r>
      <w:ins w:id="109815" w:author="קלוד" w:date="2026-10-11T13:11:34Z">
        <w:r>
          <w:rPr>
            <w:rtl/>
          </w:rPr>
          <w:t xml:space="preserve">ויבוא להביאו.</w:t>
        </w:r>
      </w:ins>
      <w:del w:id="109816" w:author="קלוד" w:date="2026-10-11T13:11:34Z">
        <w:r w:rsidRPr="006F178A">
          <w:rPr>
            <w:rtl/>
          </w:rPr>
          <w:delText xml:space="preserve">לאתויי.</w:delText>
        </w:r>
      </w:del>
    </w:p>
    <w:p>
      <w:pPr>
        <w:pStyle w:val="38"/>
        <w:rPr>
          <w:ins w:id="99064" w:author="מנוע מכני" w:date="2026-10-11T12:04:39Z"/>
        </w:rPr>
      </w:pPr>
      <w:del w:id="99063" w:author="מנוע מכני" w:date="2026-10-11T12:04:39Z">
        <w:r w:rsidRPr="006F178A">
          <w:delText xml:space="preserve">•</w:delText>
        </w:r>
      </w:del>
      <w:r w:rsidRPr="006F178A">
        <w:t xml:space="preserve"> </w:t>
      </w:r>
      <w:r w:rsidRPr="003907AE">
        <w:t>רבא</w:t>
      </w:r>
      <w:r w:rsidRPr="003907AE">
        <w:t>:</w:t>
      </w:r>
    </w:p>
    <w:p w:rsidR="00E9703F" w:rsidRPr="006F178A" w:rsidRDefault="00E9703F" w:rsidP="00E9703F">
      <w:pPr>
        <w:rPr>
          <w:rtl/>
        </w:rPr>
      </w:pPr>
      <w:del w:id="99065" w:author="מנוע מכני" w:date="2026-10-11T12:04:39Z">
        <w:r w:rsidRPr="006F178A">
          <w:rPr>
            <w:rtl/>
          </w:rPr>
          <w:delText xml:space="preserve"> </w:delText>
        </w:r>
      </w:del>
      <w:r w:rsidRPr="006F178A">
        <w:rPr>
          <w:rtl/>
        </w:rPr>
        <w:t xml:space="preserve">לא</w:t>
      </w:r>
      <w:r w:rsidRPr="006F178A">
        <w:rPr>
          <w:rtl/>
        </w:rPr>
        <w:t xml:space="preserve"> </w:t>
      </w:r>
      <w:ins w:id="109833" w:author="קלוד" w:date="2026-10-11T13:11:34Z">
        <w:r>
          <w:rPr>
            <w:rtl/>
          </w:rPr>
          <w:t xml:space="preserve">יצדד</w:t>
        </w:r>
      </w:ins>
      <w:del w:id="109834" w:author="קלוד" w:date="2026-10-11T13:11:34Z">
        <w:r w:rsidRPr="006F178A">
          <w:rPr>
            <w:rtl/>
          </w:rPr>
          <w:delText xml:space="preserve">ליצדד</w:delText>
        </w:r>
      </w:del>
      <w:r w:rsidRPr="006F178A">
        <w:rPr>
          <w:rtl/>
        </w:rPr>
        <w:t xml:space="preserve"> </w:t>
      </w:r>
      <w:ins w:id="96243" w:author="מנוע מכני" w:date="2026-10-11T12:04:39Z">
        <w:r>
          <w:rPr>
            <w:rtl/>
          </w:rPr>
          <w:t xml:space="preserve">אדם</w:t>
        </w:r>
      </w:ins>
      <w:del w:id="96244" w:author="מנוע מכני" w:date="2026-10-11T12:04:39Z">
        <w:r w:rsidRPr="006F178A">
          <w:rPr>
            <w:rtl/>
          </w:rPr>
          <w:delText xml:space="preserve">איניש</w:delText>
        </w:r>
      </w:del>
      <w:r w:rsidRPr="006F178A">
        <w:rPr>
          <w:rtl/>
        </w:rPr>
        <w:t xml:space="preserve"> </w:t>
      </w:r>
      <w:ins w:id="109831" w:author="קלוד" w:date="2026-10-11T13:11:34Z">
        <w:r>
          <w:rPr>
            <w:rtl/>
          </w:rPr>
          <w:t xml:space="preserve">חבית,</w:t>
        </w:r>
      </w:ins>
      <w:del w:id="109832" w:author="קלוד" w:date="2026-10-11T13:11:34Z">
        <w:r w:rsidRPr="006F178A">
          <w:rPr>
            <w:rtl/>
          </w:rPr>
          <w:delText xml:space="preserve">כובא,</w:delText>
        </w:r>
      </w:del>
      <w:r w:rsidRPr="006F178A">
        <w:rPr>
          <w:rtl/>
        </w:rPr>
        <w:t xml:space="preserve"> שמא יבוא </w:t>
      </w:r>
      <w:ins w:id="109829" w:author="קלוד" w:date="2026-10-11T13:11:34Z">
        <w:r>
          <w:rPr>
            <w:rtl/>
          </w:rPr>
          <w:t xml:space="preserve">להשוות</w:t>
        </w:r>
      </w:ins>
      <w:del w:id="109830" w:author="קלוד" w:date="2026-10-11T13:11:34Z">
        <w:r w:rsidRPr="006F178A">
          <w:rPr>
            <w:rtl/>
          </w:rPr>
          <w:delText xml:space="preserve">לאשוויי</w:delText>
        </w:r>
      </w:del>
      <w:r w:rsidRPr="006F178A">
        <w:rPr>
          <w:rtl/>
        </w:rPr>
        <w:t xml:space="preserve"> גומות.</w:t>
      </w:r>
    </w:p>
    <w:p>
      <w:pPr>
        <w:pStyle w:val="38"/>
        <w:rPr>
          <w:ins w:id="99067" w:author="מנוע מכני" w:date="2026-10-11T12:04:39Z"/>
        </w:rPr>
      </w:pPr>
      <w:del w:id="99066" w:author="מנוע מכני" w:date="2026-10-11T12:04:39Z">
        <w:r w:rsidRPr="006F178A">
          <w:delText xml:space="preserve">•</w:delText>
        </w:r>
      </w:del>
      <w:r w:rsidRPr="006F178A">
        <w:t xml:space="preserve"> </w:t>
      </w:r>
      <w:r w:rsidRPr="003907AE">
        <w:t>רבא:</w:t>
      </w:r>
    </w:p>
    <w:p w:rsidR="00E9703F" w:rsidRPr="006F178A" w:rsidRDefault="00E9703F" w:rsidP="00E9703F">
      <w:pPr>
        <w:rPr>
          <w:rtl/>
        </w:rPr>
      </w:pPr>
      <w:del w:id="99068" w:author="מנוע מכני" w:date="2026-10-11T12:04:39Z">
        <w:r w:rsidRPr="006F178A">
          <w:rPr>
            <w:rtl/>
          </w:rPr>
          <w:delText xml:space="preserve"> </w:delText>
        </w:r>
      </w:del>
      <w:r w:rsidRPr="006F178A">
        <w:rPr>
          <w:rtl/>
        </w:rPr>
        <w:t xml:space="preserve">לא</w:t>
      </w:r>
      <w:r w:rsidRPr="006F178A">
        <w:rPr>
          <w:rtl/>
        </w:rPr>
        <w:t xml:space="preserve"> </w:t>
      </w:r>
      <w:ins w:id="109839" w:author="קלוד" w:date="2026-10-11T13:11:34Z">
        <w:r>
          <w:rPr>
            <w:rtl/>
          </w:rPr>
          <w:t xml:space="preserve">יהדק</w:t>
        </w:r>
      </w:ins>
      <w:del w:id="109840" w:author="קלוד" w:date="2026-10-11T13:11:34Z">
        <w:r w:rsidRPr="006F178A">
          <w:rPr>
            <w:rtl/>
          </w:rPr>
          <w:delText xml:space="preserve">ליהדוק</w:delText>
        </w:r>
      </w:del>
      <w:r w:rsidRPr="006F178A">
        <w:rPr>
          <w:rtl/>
        </w:rPr>
        <w:t xml:space="preserve"> </w:t>
      </w:r>
      <w:ins w:id="96245" w:author="מנוע מכני" w:date="2026-10-11T12:04:39Z">
        <w:r>
          <w:rPr>
            <w:rtl/>
          </w:rPr>
          <w:t xml:space="preserve">אדם</w:t>
        </w:r>
      </w:ins>
      <w:del w:id="96246" w:author="מנוע מכני" w:date="2026-10-11T12:04:39Z">
        <w:r w:rsidRPr="006F178A">
          <w:rPr>
            <w:rtl/>
          </w:rPr>
          <w:delText xml:space="preserve">איניש</w:delText>
        </w:r>
      </w:del>
      <w:r w:rsidRPr="006F178A">
        <w:rPr>
          <w:rtl/>
        </w:rPr>
        <w:t xml:space="preserve"> </w:t>
      </w:r>
      <w:ins w:id="109837" w:author="קלוד" w:date="2026-10-11T13:11:34Z">
        <w:r>
          <w:rPr>
            <w:rtl/>
          </w:rPr>
          <w:t xml:space="preserve">סמרטוט</w:t>
        </w:r>
      </w:ins>
      <w:del w:id="109838" w:author="קלוד" w:date="2026-10-11T13:11:34Z">
        <w:r w:rsidRPr="006F178A">
          <w:rPr>
            <w:rtl/>
          </w:rPr>
          <w:delText xml:space="preserve">אודרא</w:delText>
        </w:r>
      </w:del>
      <w:r w:rsidRPr="006F178A">
        <w:rPr>
          <w:rtl/>
        </w:rPr>
        <w:t xml:space="preserve"> </w:t>
      </w:r>
      <w:ins w:id="90645" w:author="Claude - סמנטי" w:date="2026-10-11T12:28:21Z">
        <w:r>
          <w:rPr>
            <w:rtl/>
          </w:rPr>
          <w:t xml:space="preserve">בפי</w:t>
        </w:r>
      </w:ins>
      <w:del w:id="90646" w:author="Claude - סמנטי" w:date="2026-10-11T12:28:21Z">
        <w:r w:rsidRPr="006F178A">
          <w:rPr>
            <w:rtl/>
          </w:rPr>
          <w:delText xml:space="preserve">בפומא</w:delText>
        </w:r>
      </w:del>
      <w:r w:rsidRPr="006F178A">
        <w:rPr>
          <w:rtl/>
        </w:rPr>
        <w:t xml:space="preserve"> </w:t>
      </w:r>
      <w:ins w:id="109835" w:author="קלוד" w:date="2026-10-11T13:11:34Z">
        <w:r>
          <w:rPr>
            <w:rtl/>
          </w:rPr>
          <w:t xml:space="preserve">הכד,</w:t>
        </w:r>
      </w:ins>
      <w:del w:id="109836" w:author="קלוד" w:date="2026-10-11T13:11:34Z">
        <w:r w:rsidRPr="006F178A">
          <w:rPr>
            <w:rtl/>
          </w:rPr>
          <w:delText xml:space="preserve">דשישא,</w:delText>
        </w:r>
      </w:del>
      <w:r w:rsidRPr="006F178A">
        <w:rPr>
          <w:rtl/>
        </w:rPr>
        <w:t xml:space="preserve"> שמא יבוא לידי סחיטה.</w:t>
      </w:r>
    </w:p>
    <w:p>
      <w:pPr>
        <w:pStyle w:val="38"/>
        <w:rPr>
          <w:ins w:id="99070" w:author="מנוע מכני" w:date="2026-10-11T12:04:39Z"/>
        </w:rPr>
      </w:pPr>
      <w:del w:id="99069" w:author="מנוע מכני" w:date="2026-10-11T12:04:39Z">
        <w:r w:rsidRPr="006F178A">
          <w:delText xml:space="preserve">•</w:delText>
        </w:r>
      </w:del>
      <w:r w:rsidRPr="006F178A">
        <w:t xml:space="preserve"> </w:t>
      </w:r>
      <w:r w:rsidRPr="006F178A">
        <w:t>ר"כ</w:t>
      </w:r>
      <w:r w:rsidRPr="006F178A">
        <w:t xml:space="preserve">:</w:t>
      </w:r>
    </w:p>
    <w:p w:rsidR="00E9703F" w:rsidRDefault="00E9703F" w:rsidP="00E9703F">
      <w:pPr>
        <w:rPr>
          <w:rtl/>
        </w:rPr>
      </w:pPr>
      <w:del w:id="99071" w:author="מנוע מכני" w:date="2026-10-11T12:04:39Z">
        <w:r w:rsidRPr="006F178A">
          <w:rPr>
            <w:rFonts w:hint="cs"/>
            <w:rtl/>
          </w:rPr>
          <w:delText xml:space="preserve"> </w:delText>
        </w:r>
      </w:del>
      <w:r w:rsidRPr="006F178A">
        <w:rPr>
          <w:rtl/>
        </w:rPr>
        <w:t>טיט שע"ג בגדו - מכסכסו מבפנים ואין מכסכסו מבחוץ. [דלא נראה כמלבן ואינו כן דאין מים]</w:t>
      </w:r>
    </w:p>
    <w:p w:rsidR="00E9703F" w:rsidRPr="006F178A" w:rsidRDefault="00E9703F" w:rsidP="00E9703F">
      <w:pPr>
        <w:rPr>
          <w:rtl/>
        </w:rPr>
      </w:pPr>
      <w:r w:rsidRPr="006F178A">
        <w:rPr>
          <w:rtl/>
        </w:rPr>
        <w:t>טיט שע"ג מנעלו - מגררו בגב סכין, ושעל בגדו - מגררו בצפורן.</w:t>
      </w:r>
    </w:p>
    <w:p w:rsidR="00E9703F" w:rsidRDefault="00E9703F" w:rsidP="00E9703F">
      <w:pPr>
        <w:rPr>
          <w:rtl/>
        </w:rPr>
      </w:pPr>
      <w:r w:rsidRPr="006F178A">
        <w:rPr>
          <w:rtl/>
        </w:rPr>
        <w:t>ובלבד שלא יכסכס מבחוץ אלא מבפנים [והיינו גירור ולא שפשוף]</w:t>
      </w:r>
    </w:p>
    <w:p w:rsidR="00E9703F" w:rsidRDefault="00E9703F" w:rsidP="00E9703F">
      <w:pPr>
        <w:rPr>
          <w:rFonts w:ascii="Fb Fontext" w:hAnsi="Fb Fontext"/>
          <w:sz w:val="20"/>
          <w:rtl/>
        </w:rPr>
      </w:pPr>
      <w:r w:rsidRPr="006F178A">
        <w:rPr>
          <w:rStyle w:val="2fb"/>
          <w:rFonts w:ascii="Fb Fontext" w:hAnsi="Fb Fontext"/>
          <w:sz w:val="20"/>
          <w:rtl/>
        </w:rPr>
        <w:t xml:space="preserve">רבי ינאי</w:t>
      </w:r>
      <w:r w:rsidRPr="006F178A">
        <w:rPr>
          <w:rFonts w:ascii="Fb Fontext" w:hAnsi="Fb Fontext"/>
          <w:sz w:val="20"/>
          <w:rtl/>
        </w:rPr>
        <w:t xml:space="preserve"> גם גירור זה דווקא במנעל חדש, אבל </w:t>
      </w:r>
      <w:r w:rsidRPr="006F178A">
        <w:rPr>
          <w:rFonts w:ascii="Fb Fontext" w:hAnsi="Fb Fontext"/>
          <w:sz w:val="20"/>
          <w:rtl/>
        </w:rPr>
        <w:t xml:space="preserve">לא</w:t>
      </w:r>
      <w:r w:rsidRPr="006F178A">
        <w:rPr>
          <w:rFonts w:ascii="Fb Fontext" w:hAnsi="Fb Fontext"/>
          <w:sz w:val="20"/>
          <w:rtl/>
        </w:rPr>
        <w:t xml:space="preserve"> ישן [שמקלפו]</w:t>
      </w:r>
    </w:p>
    <w:p>
      <w:pPr>
        <w:pStyle w:val="38"/>
        <w:rPr>
          <w:ins w:id="99073" w:author="מנוע מכני" w:date="2026-10-11T12:04:39Z"/>
        </w:rPr>
      </w:pPr>
      <w:del w:id="99072" w:author="מנוע מכני" w:date="2026-10-11T12:04:39Z">
        <w:r w:rsidRPr="006F178A">
          <w:delText xml:space="preserve">•</w:delText>
        </w:r>
      </w:del>
      <w:r w:rsidRPr="006F178A">
        <w:t xml:space="preserve"> הך</w:t>
      </w:r>
    </w:p>
    <w:p w:rsidR="00E9703F" w:rsidRPr="006F178A" w:rsidRDefault="00E9703F" w:rsidP="00E9703F">
      <w:pPr>
        <w:rPr>
          <w:rtl/>
        </w:rPr>
      </w:pPr>
      <w:del w:id="99074" w:author="מנוע מכני" w:date="2026-10-11T12:04:39Z">
        <w:r w:rsidRPr="006F178A">
          <w:rPr>
            <w:rFonts w:ascii="Fb Fontext" w:hAnsi="Fb Fontext" w:hint="cs"/>
            <w:rtl/>
          </w:rPr>
          <w:delText xml:space="preserve"> </w:delText>
        </w:r>
      </w:del>
      <w:ins w:id="109843" w:author="קלוד" w:date="2026-10-11T13:11:34Z">
        <w:r>
          <w:rPr>
            <w:rFonts w:ascii="Fb Fontext" w:hAnsi="Fb Fontext" w:hint="cs"/>
            <w:rtl/>
          </w:rPr>
          <w:t xml:space="preserve">שמותר</w:t>
        </w:r>
      </w:ins>
      <w:del w:id="109844" w:author="קלוד" w:date="2026-10-11T13:11:34Z">
        <w:r w:rsidRPr="006F178A">
          <w:rPr>
            <w:rFonts w:ascii="Fb Fontext" w:hAnsi="Fb Fontext" w:hint="cs"/>
            <w:rtl/>
          </w:rPr>
          <w:delText xml:space="preserve">דשרי</w:delText>
        </w:r>
      </w:del>
      <w:r w:rsidRPr="006F178A">
        <w:rPr>
          <w:rFonts w:ascii="Fb Fontext" w:hAnsi="Fb Fontext" w:hint="cs"/>
          <w:rtl/>
        </w:rPr>
        <w:t xml:space="preserve"> ל</w:t>
      </w:r>
      <w:r w:rsidRPr="006F178A">
        <w:rPr>
          <w:rFonts w:ascii="Fb Fontext" w:hAnsi="Fb Fontext"/>
          <w:rtl/>
        </w:rPr>
        <w:t xml:space="preserve">גררו </w:t>
      </w:r>
      <w:ins w:id="109841" w:author="קלוד" w:date="2026-10-11T13:11:34Z">
        <w:r>
          <w:rPr>
            <w:rFonts w:ascii="Fb Fontext" w:hAnsi="Fb Fontext"/>
            <w:rtl/>
          </w:rPr>
          <w:t xml:space="preserve">- בגב</w:t>
        </w:r>
      </w:ins>
      <w:del w:id="109842" w:author="קלוד" w:date="2026-10-11T13:11:34Z">
        <w:r w:rsidRPr="006F178A">
          <w:rPr>
            <w:rFonts w:ascii="Fb Fontext" w:hAnsi="Fb Fontext"/>
            <w:rtl/>
          </w:rPr>
          <w:delText xml:space="preserve">-בגב</w:delText>
        </w:r>
      </w:del>
      <w:r w:rsidRPr="006F178A">
        <w:rPr>
          <w:rFonts w:ascii="Fb Fontext" w:hAnsi="Fb Fontext"/>
          <w:rtl/>
        </w:rPr>
        <w:t xml:space="preserve"> סכין.</w:t>
      </w:r>
    </w:p>
    <w:p w:rsidR="00E9703F" w:rsidRPr="006F178A" w:rsidRDefault="00E9703F" w:rsidP="00E9703F">
      <w:pPr>
        <w:rPr>
          <w:rtl/>
        </w:rPr>
      </w:pPr>
      <w:r w:rsidRPr="006F178A">
        <w:rPr>
          <w:rtl/>
        </w:rPr>
        <w:lastRenderedPageBreak/>
        <w:t>•</w:t>
      </w:r>
      <w:r w:rsidRPr="006F178A">
        <w:rPr>
          <w:rFonts w:hint="cs"/>
          <w:rtl/>
        </w:rPr>
        <w:t xml:space="preserve"> </w:t>
      </w:r>
      <w:r w:rsidRPr="006F178A">
        <w:rPr>
          <w:rStyle w:val="2fb"/>
          <w:rtl/>
        </w:rPr>
        <w:t xml:space="preserve">רב</w:t>
      </w:r>
      <w:r w:rsidRPr="006F178A">
        <w:rPr>
          <w:rtl/>
        </w:rPr>
        <w:t xml:space="preserve"> חייא אין מגררין </w:t>
      </w:r>
      <w:r w:rsidRPr="006F178A">
        <w:rPr>
          <w:rtl/>
        </w:rPr>
        <w:t xml:space="preserve">לא</w:t>
      </w:r>
      <w:r w:rsidRPr="006F178A">
        <w:rPr>
          <w:rtl/>
        </w:rPr>
        <w:t xml:space="preserve"> מנעל חדש ולא מנעל ישן.</w:t>
      </w:r>
    </w:p>
    <w:p w:rsidR="00E9703F" w:rsidRPr="006F178A" w:rsidRDefault="00E9703F" w:rsidP="00E9703F">
      <w:pPr>
        <w:rPr>
          <w:rtl/>
        </w:rPr>
      </w:pPr>
      <w:r w:rsidRPr="006F178A">
        <w:rPr>
          <w:rtl/>
        </w:rPr>
        <w:t>•</w:t>
      </w:r>
      <w:r w:rsidRPr="006F178A">
        <w:rPr>
          <w:rFonts w:hint="cs"/>
          <w:rtl/>
        </w:rPr>
        <w:t xml:space="preserve"> </w:t>
      </w:r>
      <w:r w:rsidRPr="006F178A">
        <w:rPr>
          <w:rtl/>
        </w:rPr>
        <w:t>ולא יסוך את רגלו שמן והוא בתוך המנעל או בתוך הסנדל, [משום עיבוד] אבל סך רגלו ומניח בתוך.</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וסך כל גופו שמן ומתעגל </w:t>
      </w:r>
      <w:r w:rsidRPr="006F178A">
        <w:rPr>
          <w:rtl/>
        </w:rPr>
        <w:t xml:space="preserve">ע"ג</w:t>
      </w:r>
      <w:r w:rsidRPr="006F178A">
        <w:rPr>
          <w:rtl/>
        </w:rPr>
        <w:t xml:space="preserve"> קטבליא [עור שלוק] ואינו חושש </w:t>
      </w:r>
      <w:ins w:id="109845" w:author="קלוד" w:date="2026-10-11T13:11:34Z">
        <w:r>
          <w:rPr>
            <w:rtl/>
          </w:rPr>
          <w:t xml:space="preserve">ממעבד.</w:t>
        </w:r>
      </w:ins>
      <w:del w:id="109846" w:author="קלוד" w:date="2026-10-11T13:11:34Z">
        <w:r w:rsidRPr="006F178A">
          <w:rPr>
            <w:rtl/>
          </w:rPr>
          <w:delText xml:space="preserve">ממבעבד.</w:delText>
        </w:r>
      </w:del>
    </w:p>
    <w:p w:rsidR="00E9703F" w:rsidRPr="006F178A" w:rsidRDefault="00E9703F" w:rsidP="00E9703F">
      <w:pPr>
        <w:rPr>
          <w:rtl/>
        </w:rPr>
      </w:pPr>
      <w:ins w:id="109855" w:author="קלוד" w:date="2026-10-11T13:11:34Z">
        <w:r>
          <w:rPr>
            <w:rStyle w:val="2fb"/>
            <w:rFonts w:ascii="Fb Fontext" w:hAnsi="Fb Fontext"/>
            <w:sz w:val="20"/>
            <w:rtl/>
          </w:rPr>
          <w:t xml:space="preserve">ר"ח:</w:t>
        </w:r>
      </w:ins>
      <w:del w:id="109856" w:author="קלוד" w:date="2026-10-11T13:11:34Z">
        <w:r w:rsidRPr="006F178A">
          <w:rPr>
            <w:rStyle w:val="2fb"/>
            <w:rFonts w:ascii="Fb Fontext" w:hAnsi="Fb Fontext"/>
            <w:sz w:val="20"/>
            <w:rtl/>
          </w:rPr>
          <w:delText xml:space="preserve">ר"ח</w:delText>
        </w:r>
      </w:del>
      <w:r w:rsidRPr="006F178A">
        <w:rPr>
          <w:rFonts w:ascii="Fb Fontext" w:hAnsi="Fb Fontext"/>
          <w:sz w:val="20"/>
          <w:rtl/>
        </w:rPr>
        <w:t xml:space="preserve"> דווקא </w:t>
      </w:r>
      <w:ins w:id="109853" w:author="קלוד" w:date="2026-10-11T13:11:34Z">
        <w:r>
          <w:rPr>
            <w:rFonts w:ascii="Fb Fontext" w:hAnsi="Fb Fontext"/>
            <w:sz w:val="20"/>
            <w:rtl/>
          </w:rPr>
          <w:t xml:space="preserve">בשיעור</w:t>
        </w:r>
      </w:ins>
      <w:del w:id="109854" w:author="קלוד" w:date="2026-10-11T13:11:34Z">
        <w:r w:rsidRPr="006F178A">
          <w:rPr>
            <w:rFonts w:ascii="Fb Fontext" w:hAnsi="Fb Fontext"/>
            <w:sz w:val="20"/>
            <w:rtl/>
          </w:rPr>
          <w:delText xml:space="preserve">שיעור</w:delText>
        </w:r>
      </w:del>
      <w:r w:rsidRPr="006F178A">
        <w:rPr>
          <w:rFonts w:ascii="Fb Fontext" w:hAnsi="Fb Fontext"/>
          <w:sz w:val="20"/>
          <w:rtl/>
        </w:rPr>
        <w:t xml:space="preserve"> </w:t>
      </w:r>
      <w:ins w:id="109851" w:author="קלוד" w:date="2026-10-11T13:11:34Z">
        <w:r>
          <w:rPr>
            <w:rFonts w:ascii="Fb Fontext" w:hAnsi="Fb Fontext"/>
            <w:sz w:val="20"/>
            <w:rtl/>
          </w:rPr>
          <w:t xml:space="preserve">לצחצחו,</w:t>
        </w:r>
      </w:ins>
      <w:del w:id="109852" w:author="קלוד" w:date="2026-10-11T13:11:34Z">
        <w:r w:rsidRPr="006F178A">
          <w:rPr>
            <w:rFonts w:ascii="Fb Fontext" w:hAnsi="Fb Fontext"/>
            <w:sz w:val="20"/>
            <w:rtl/>
          </w:rPr>
          <w:delText xml:space="preserve">דלצחצחו,</w:delText>
        </w:r>
      </w:del>
      <w:r w:rsidRPr="006F178A">
        <w:rPr>
          <w:rFonts w:ascii="Fb Fontext" w:hAnsi="Fb Fontext"/>
          <w:sz w:val="20"/>
          <w:rtl/>
        </w:rPr>
        <w:t xml:space="preserve"> אבל </w:t>
      </w:r>
      <w:ins w:id="109849" w:author="קלוד" w:date="2026-10-11T13:11:34Z">
        <w:r>
          <w:rPr>
            <w:rFonts w:ascii="Fb Fontext" w:hAnsi="Fb Fontext"/>
            <w:sz w:val="20"/>
            <w:rtl/>
          </w:rPr>
          <w:t xml:space="preserve">בשיעור</w:t>
        </w:r>
      </w:ins>
      <w:del w:id="109850" w:author="קלוד" w:date="2026-10-11T13:11:34Z">
        <w:r w:rsidRPr="006F178A">
          <w:rPr>
            <w:rFonts w:ascii="Fb Fontext" w:hAnsi="Fb Fontext"/>
            <w:sz w:val="20"/>
            <w:rtl/>
          </w:rPr>
          <w:delText xml:space="preserve">שיעור</w:delText>
        </w:r>
      </w:del>
      <w:r w:rsidRPr="006F178A">
        <w:rPr>
          <w:rFonts w:ascii="Fb Fontext" w:hAnsi="Fb Fontext"/>
          <w:sz w:val="20"/>
          <w:rtl/>
        </w:rPr>
        <w:t xml:space="preserve"> </w:t>
      </w:r>
      <w:ins w:id="109847" w:author="קלוד" w:date="2026-10-11T13:11:34Z">
        <w:r>
          <w:rPr>
            <w:rFonts w:ascii="Fb Fontext" w:hAnsi="Fb Fontext"/>
            <w:sz w:val="20"/>
            <w:rtl/>
          </w:rPr>
          <w:t xml:space="preserve">לעבדו</w:t>
        </w:r>
      </w:ins>
      <w:del w:id="109848" w:author="קלוד" w:date="2026-10-11T13:11:34Z">
        <w:r w:rsidRPr="006F178A">
          <w:rPr>
            <w:rFonts w:ascii="Fb Fontext" w:hAnsi="Fb Fontext"/>
            <w:sz w:val="20"/>
            <w:rtl/>
          </w:rPr>
          <w:delText xml:space="preserve">דלעבדו</w:delText>
        </w:r>
      </w:del>
      <w:r w:rsidRPr="006F178A">
        <w:rPr>
          <w:rFonts w:ascii="Fb Fontext" w:hAnsi="Fb Fontext"/>
          <w:sz w:val="20"/>
          <w:rtl/>
        </w:rPr>
        <w:t xml:space="preserve"> - אסור.</w:t>
      </w:r>
    </w:p>
    <w:p>
      <w:pPr>
        <w:pStyle w:val="afffff8"/>
        <w:rPr>
          <w:ins w:id="90133" w:author="קלוד" w:date="2026-10-11T12:33:55Z"/>
        </w:rPr>
      </w:pPr>
      <w:ins w:id="90134" w:author="קלוד" w:date="2026-10-11T12:33:55Z">
        <w:r>
          <w:rPr>
            <w:color w:val="7B3F00"/>
          </w:rPr>
          <w:t xml:space="preserve">יציאה במנעל גדול ומרופט - קטן ואשה</w:t>
        </w:r>
      </w:ins>
    </w:p>
    <w:p w:rsidR="00E9703F" w:rsidRPr="006F178A" w:rsidRDefault="00E9703F" w:rsidP="00E9703F">
      <w:pPr>
        <w:rPr>
          <w:rtl/>
        </w:rPr>
      </w:pPr>
      <w:r w:rsidRPr="006F178A">
        <w:rPr>
          <w:rFonts w:ascii="Fb Fontext" w:hAnsi="Fb Fontext"/>
          <w:b/>
          <w:rtl/>
        </w:rPr>
        <w:t>•</w:t>
      </w:r>
      <w:r w:rsidRPr="006F178A">
        <w:rPr>
          <w:rFonts w:ascii="Fb Fontext" w:hAnsi="Fb Fontext" w:hint="cs"/>
          <w:b/>
          <w:bCs/>
          <w:rtl/>
        </w:rPr>
        <w:t xml:space="preserve"> </w:t>
      </w:r>
      <w:ins w:id="109863" w:author="קלוד" w:date="2026-10-11T13:11:34Z">
        <w:r>
          <w:rPr>
            <w:rFonts w:ascii="Fb Fontext" w:hAnsi="Fb Fontext"/>
            <w:b/>
            <w:bCs/>
            <w:rtl/>
          </w:rPr>
          <w:t xml:space="preserve">ת"ר:</w:t>
        </w:r>
      </w:ins>
      <w:del w:id="109864" w:author="קלוד" w:date="2026-10-11T13:11:34Z">
        <w:r w:rsidRPr="006F178A">
          <w:rPr>
            <w:rFonts w:ascii="Fb Fontext" w:hAnsi="Fb Fontext"/>
            <w:b/>
            <w:bCs/>
            <w:rtl/>
          </w:rPr>
          <w:delText xml:space="preserve">ת"ר</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יצא קטן במנעל גדול,</w:t>
      </w:r>
      <w:r w:rsidRPr="006F178A">
        <w:rPr>
          <w:rFonts w:ascii="Fb Fontext" w:hAnsi="Fb Fontext" w:hint="cs"/>
          <w:rtl/>
        </w:rPr>
        <w:t xml:space="preserve"> </w:t>
      </w:r>
      <w:ins w:id="109861" w:author="קלוד" w:date="2026-10-11T13:11:34Z">
        <w:r>
          <w:rPr>
            <w:rFonts w:ascii="Fb Fontext" w:hAnsi="Fb Fontext"/>
            <w:rtl/>
          </w:rPr>
          <w:t xml:space="preserve">שמא</w:t>
        </w:r>
      </w:ins>
      <w:del w:id="109862" w:author="קלוד" w:date="2026-10-11T13:11:34Z">
        <w:r w:rsidRPr="006F178A">
          <w:rPr>
            <w:rFonts w:ascii="Fb Fontext" w:hAnsi="Fb Fontext"/>
            <w:rtl/>
          </w:rPr>
          <w:delText xml:space="preserve">דאתי</w:delText>
        </w:r>
      </w:del>
      <w:r w:rsidRPr="006F178A">
        <w:rPr>
          <w:rFonts w:ascii="Fb Fontext" w:hAnsi="Fb Fontext"/>
          <w:rtl/>
        </w:rPr>
        <w:t xml:space="preserve"> </w:t>
      </w:r>
      <w:ins w:id="109859" w:author="קלוד" w:date="2026-10-11T13:11:34Z">
        <w:r>
          <w:rPr>
            <w:rFonts w:ascii="Fb Fontext" w:hAnsi="Fb Fontext"/>
            <w:rtl/>
          </w:rPr>
          <w:t xml:space="preserve">יפול</w:t>
        </w:r>
      </w:ins>
      <w:del w:id="109860" w:author="קלוד" w:date="2026-10-11T13:11:34Z">
        <w:r w:rsidRPr="006F178A">
          <w:rPr>
            <w:rFonts w:ascii="Fb Fontext" w:hAnsi="Fb Fontext"/>
            <w:rtl/>
          </w:rPr>
          <w:delText xml:space="preserve">ליפול</w:delText>
        </w:r>
      </w:del>
      <w:r w:rsidRPr="006F178A">
        <w:rPr>
          <w:rFonts w:ascii="Fb Fontext" w:hAnsi="Fb Fontext"/>
          <w:rtl/>
        </w:rPr>
        <w:t xml:space="preserve"> </w:t>
      </w:r>
      <w:ins w:id="109857" w:author="קלוד" w:date="2026-10-11T13:11:34Z">
        <w:r>
          <w:rPr>
            <w:rFonts w:ascii="Fb Fontext" w:hAnsi="Fb Fontext"/>
            <w:rtl/>
          </w:rPr>
          <w:t xml:space="preserve">ויטלטלנו.</w:t>
        </w:r>
      </w:ins>
      <w:del w:id="109858" w:author="קלוד" w:date="2026-10-11T13:11:34Z">
        <w:r w:rsidRPr="006F178A">
          <w:rPr>
            <w:rFonts w:ascii="Fb Fontext" w:hAnsi="Fb Fontext"/>
            <w:rtl/>
          </w:rPr>
          <w:delText xml:space="preserve">ויטלטל.</w:delText>
        </w:r>
      </w:del>
    </w:p>
    <w:p w:rsidR="00E9703F" w:rsidRPr="006F178A" w:rsidRDefault="00E9703F" w:rsidP="00E9703F">
      <w:pPr>
        <w:rPr>
          <w:rtl/>
        </w:rPr>
      </w:pPr>
      <w:r w:rsidRPr="006F178A">
        <w:rPr>
          <w:rtl/>
        </w:rPr>
        <w:t>אבל יוצא הוא בחלוק גדול. שלא יבוא להסיר.</w:t>
      </w:r>
    </w:p>
    <w:p w:rsidR="00E9703F" w:rsidRDefault="00E9703F" w:rsidP="00E9703F">
      <w:pPr>
        <w:rPr>
          <w:rtl/>
        </w:rPr>
      </w:pPr>
      <w:r w:rsidRPr="006F178A">
        <w:rPr>
          <w:rtl/>
        </w:rPr>
        <w:t>ולא תצא אשה במנעל מרופט, [דגנאי הוא לה ועלולה להסיר]</w:t>
      </w:r>
    </w:p>
    <w:p w:rsidR="00E9703F" w:rsidRPr="006F178A" w:rsidRDefault="00E9703F" w:rsidP="00E9703F">
      <w:pPr>
        <w:rPr>
          <w:rtl/>
        </w:rPr>
      </w:pPr>
      <w:r w:rsidRPr="006F178A">
        <w:rPr>
          <w:rtl/>
        </w:rPr>
        <w:t>ולא תחלוץ בו [שאינו מנעל] . ואם חלצה - חליצתה כשרה.</w:t>
      </w:r>
    </w:p>
    <w:p w:rsidR="00E9703F" w:rsidRPr="006F178A" w:rsidRDefault="00E9703F" w:rsidP="00E9703F">
      <w:pPr>
        <w:rPr>
          <w:rtl/>
        </w:rPr>
      </w:pPr>
      <w:r w:rsidRPr="006F178A">
        <w:rPr>
          <w:rFonts w:ascii="Fb Fontext" w:hAnsi="Fb Fontext"/>
          <w:sz w:val="20"/>
          <w:rtl/>
        </w:rPr>
        <w:t xml:space="preserve">ואין יוצאת אשה במנעל חדש שמקפדת על המידה. </w:t>
      </w:r>
      <w:ins w:id="95001" w:author="מנוע מכני" w:date="2026-10-11T12:04:39Z">
        <w:r>
          <w:rPr>
            <w:rFonts w:ascii="Fb Fontext" w:hAnsi="Fb Fontext"/>
            <w:sz w:val="20"/>
            <w:rtl/>
          </w:rPr>
          <w:t xml:space="preserve">ואם </w:t>
        </w:r>
      </w:ins>
      <w:del w:id="95002" w:author="מנוע מכני" w:date="2026-10-11T12:04:39Z">
        <w:r w:rsidRPr="006F178A">
          <w:rPr>
            <w:rFonts w:ascii="Fb Fontext" w:hAnsi="Fb Fontext"/>
            <w:sz w:val="20"/>
            <w:rtl/>
          </w:rPr>
          <w:delText xml:space="preserve">ואי </w:delText>
        </w:r>
      </w:del>
      <w:r w:rsidRPr="006F178A">
        <w:rPr>
          <w:rFonts w:ascii="Fb Fontext" w:hAnsi="Fb Fontext"/>
          <w:sz w:val="20"/>
          <w:rtl/>
        </w:rPr>
        <w:t xml:space="preserve">יצאה שעה אחת </w:t>
      </w:r>
      <w:r w:rsidRPr="006F178A">
        <w:rPr>
          <w:rStyle w:val="2fb"/>
          <w:rFonts w:ascii="Fb Fontext" w:hAnsi="Fb Fontext"/>
          <w:sz w:val="20"/>
          <w:rtl/>
        </w:rPr>
        <w:t xml:space="preserve">מער"ש</w:t>
      </w:r>
      <w:r w:rsidRPr="006F178A">
        <w:rPr>
          <w:rFonts w:ascii="Fb Fontext" w:hAnsi="Fb Fontext"/>
          <w:sz w:val="20"/>
          <w:rtl/>
        </w:rPr>
        <w:t xml:space="preserve"> מותר.</w:t>
      </w:r>
    </w:p>
    <w:p>
      <w:pPr>
        <w:pStyle w:val="afffff8"/>
        <w:rPr>
          <w:ins w:id="90131" w:author="קלוד" w:date="2026-10-11T12:33:55Z"/>
        </w:rPr>
      </w:pPr>
      <w:ins w:id="90132" w:author="קלוד" w:date="2026-10-11T12:33:55Z">
        <w:r>
          <w:rPr>
            <w:color w:val="7B3F00"/>
          </w:rPr>
          <w:t xml:space="preserve">שומטין מנעל מע"ג אימוס - ר"א ורבנן</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93803" w:author="מנוע מכני" w:date="2026-10-11T12:04:39Z">
        <w:r>
          <w:rPr>
            <w:rFonts w:ascii="Fb Fontext" w:hAnsi="Fb Fontext"/>
            <w:rtl/>
          </w:rPr>
          <w:t xml:space="preserve">אחת</w:t>
        </w:r>
      </w:ins>
      <w:del w:id="93804" w:author="מנוע מכני" w:date="2026-10-11T12:04:39Z">
        <w:r w:rsidRPr="006F178A">
          <w:rPr>
            <w:rFonts w:ascii="Fb Fontext" w:hAnsi="Fb Fontext"/>
            <w:rtl/>
          </w:rPr>
          <w:delText xml:space="preserve">חדא</w:delText>
        </w:r>
      </w:del>
      <w:r w:rsidRPr="006F178A">
        <w:rPr>
          <w:rFonts w:ascii="Fb Fontext" w:hAnsi="Fb Fontext"/>
          <w:rtl/>
        </w:rPr>
        <w:t xml:space="preserve">: שומטין מנעל מע"ג אימוס, ותניא אידך: אין שומטין.</w:t>
      </w:r>
    </w:p>
    <w:p w:rsidR="00E9703F" w:rsidRPr="006F178A" w:rsidRDefault="00E9703F" w:rsidP="00E9703F">
      <w:pPr>
        <w:rPr>
          <w:rtl/>
        </w:rPr>
      </w:pPr>
      <w:r w:rsidRPr="006F178A">
        <w:rPr>
          <w:rFonts w:ascii="Fb Fontext" w:hAnsi="Fb Fontext"/>
          <w:sz w:val="20"/>
          <w:rtl/>
        </w:rPr>
        <w:t xml:space="preserve">הא - </w:t>
      </w:r>
      <w:ins w:id="90631" w:author="מנוע מכני" w:date="2026-10-11T12:04:39Z">
        <w:r>
          <w:rPr>
            <w:rStyle w:val="2fb"/>
            <w:rFonts w:ascii="Fb Fontext" w:hAnsi="Fb Fontext"/>
            <w:sz w:val="20"/>
            <w:rtl/>
          </w:rPr>
          <w:t xml:space="preserve">ר"א</w:t>
        </w:r>
      </w:ins>
      <w:del w:id="90632" w:author="מנוע מכני" w:date="2026-10-11T12:04:39Z">
        <w:r w:rsidRPr="006F178A">
          <w:rPr>
            <w:rFonts w:ascii="Fb Fontext" w:hAnsi="Fb Fontext"/>
            <w:sz w:val="20"/>
            <w:rtl/>
          </w:rPr>
          <w:delText xml:space="preserve">רבי אליעזר</w:delText>
        </w:r>
      </w:del>
      <w:r w:rsidRPr="006F178A">
        <w:rPr>
          <w:rFonts w:ascii="Fb Fontext" w:hAnsi="Fb Fontext"/>
          <w:sz w:val="20"/>
          <w:rtl/>
        </w:rPr>
        <w:t xml:space="preserve"> דמטהר שאינו כלי</w:t>
      </w:r>
      <w:ins w:id="94529" w:author="מנוע מכני" w:date="2026-10-11T12:04:39Z">
        <w:r>
          <w:rPr>
            <w:rFonts w:ascii="Fb Fontext" w:hAnsi="Fb Fontext"/>
            <w:sz w:val="20"/>
            <w:rtl/>
          </w:rPr>
          <w:t xml:space="preserve">,</w:t>
        </w:r>
      </w:ins>
      <w:del w:id="94530"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 הא - רבנן. דמטמאים.</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2D0727">
        <w:rPr>
          <w:rStyle w:val="2fb"/>
          <w:rFonts w:ascii="Fb Fontext" w:hAnsi="Fb Fontext"/>
          <w:b/>
          <w:bCs/>
          <w:rtl/>
        </w:rPr>
        <w:t>לרבא</w:t>
      </w:r>
      <w:r w:rsidRPr="006F178A">
        <w:rPr>
          <w:rFonts w:ascii="Fb Fontext" w:hAnsi="Fb Fontext"/>
          <w:rtl/>
        </w:rPr>
        <w:t xml:space="preserve"> </w:t>
      </w:r>
      <w:ins w:id="109869" w:author="קלוד" w:date="2026-10-11T13:11:34Z">
        <w:r>
          <w:rPr>
            <w:rFonts w:ascii="Fb Fontext" w:hAnsi="Fb Fontext"/>
            <w:rtl/>
          </w:rPr>
          <w:t xml:space="preserve">ניחא,</w:t>
        </w:r>
      </w:ins>
      <w:del w:id="109870" w:author="קלוד" w:date="2026-10-11T13:11:34Z">
        <w:r w:rsidRPr="006F178A">
          <w:rPr>
            <w:rFonts w:ascii="Fb Fontext" w:hAnsi="Fb Fontext"/>
            <w:rtl/>
          </w:rPr>
          <w:delText xml:space="preserve">ניחא</w:delText>
        </w:r>
      </w:del>
      <w:r w:rsidRPr="006F178A">
        <w:rPr>
          <w:rFonts w:ascii="Fb Fontext" w:hAnsi="Fb Fontext"/>
          <w:rtl/>
        </w:rPr>
        <w:t xml:space="preserve"> </w:t>
      </w:r>
      <w:ins w:id="109867" w:author="קלוד" w:date="2026-10-11T13:11:34Z">
        <w:r>
          <w:rPr>
            <w:rFonts w:ascii="Fb Fontext" w:hAnsi="Fb Fontext"/>
            <w:rtl/>
          </w:rPr>
          <w:t xml:space="preserve">שדבר</w:t>
        </w:r>
      </w:ins>
      <w:del w:id="109868" w:author="קלוד" w:date="2026-10-11T13:11:34Z">
        <w:r w:rsidRPr="006F178A">
          <w:rPr>
            <w:rFonts w:ascii="Fb Fontext" w:hAnsi="Fb Fontext"/>
            <w:rtl/>
          </w:rPr>
          <w:delText xml:space="preserve">דדבר</w:delText>
        </w:r>
      </w:del>
      <w:r w:rsidRPr="006F178A">
        <w:rPr>
          <w:rFonts w:ascii="Fb Fontext" w:hAnsi="Fb Fontext"/>
          <w:rtl/>
        </w:rPr>
        <w:t xml:space="preserve"> שמלאכתו לאיסור, בין לצורך גופו בין לצורך מקומו - </w:t>
      </w:r>
      <w:ins w:id="109865" w:author="קלוד" w:date="2026-10-11T13:11:34Z">
        <w:r>
          <w:rPr>
            <w:rFonts w:ascii="Fb Fontext" w:hAnsi="Fb Fontext"/>
            <w:rtl/>
          </w:rPr>
          <w:t xml:space="preserve">מותר.</w:t>
        </w:r>
      </w:ins>
      <w:del w:id="109866" w:author="קלוד" w:date="2026-10-11T13:11:34Z">
        <w:r w:rsidRPr="006F178A">
          <w:rPr>
            <w:rFonts w:ascii="Fb Fontext" w:hAnsi="Fb Fontext"/>
            <w:rtl/>
          </w:rPr>
          <w:delText xml:space="preserve">מותר, </w:delText>
        </w:r>
        <w:r>
          <w:rPr>
            <w:rFonts w:ascii="Fb Fontext" w:hAnsi="Fb Fontext"/>
            <w:rtl/>
          </w:rPr>
          <w:delText xml:space="preserve">יפה</w:delText>
        </w:r>
        <w:r w:rsidRPr="006F178A">
          <w:rPr>
            <w:rFonts w:ascii="Fb Fontext" w:hAnsi="Fb Fontext"/>
            <w:rtl/>
          </w:rPr>
          <w:delText xml:space="preserve">.</w:delText>
        </w:r>
      </w:del>
      <w:ins w:id="96247" w:author="מנוע מכני" w:date="2026-10-11T12:04:39Z"/>
      <w:del w:id="96248" w:author="מנוע מכני" w:date="2026-10-11T12:04:39Z">
        <w:r w:rsidRPr="006F178A">
          <w:rPr>
            <w:rFonts w:ascii="Fb Fontext" w:hAnsi="Fb Fontext"/>
            <w:rtl/>
          </w:rPr>
          <w:delText xml:space="preserve">שפיר</w:delText>
        </w:r>
      </w:del>
    </w:p>
    <w:p>
      <w:pPr>
        <w:pStyle w:val="38"/>
        <w:rPr>
          <w:ins w:id="99075" w:author="מנוע מכני" w:date="2026-10-11T12:04:39Z"/>
        </w:rPr>
      </w:pPr>
      <w:r w:rsidRPr="00B3644D">
        <w:t xml:space="preserve">אלא </w:t>
      </w:r>
      <w:r w:rsidRPr="00B3644D">
        <w:t>לאביי</w:t>
      </w:r>
      <w:r w:rsidRPr="00B3644D">
        <w:t xml:space="preserve">, דאמר:</w:t>
      </w:r>
    </w:p>
    <w:p w:rsidR="00E9703F" w:rsidRPr="00B3644D" w:rsidRDefault="00E9703F" w:rsidP="00E9703F">
      <w:pPr>
        <w:rPr>
          <w:spacing w:val="-2"/>
          <w:rtl/>
        </w:rPr>
      </w:pPr>
      <w:del w:id="99076" w:author="מנוע מכני" w:date="2026-10-11T12:04:39Z">
        <w:r w:rsidRPr="00B3644D">
          <w:rPr>
            <w:spacing w:val="-2"/>
            <w:rtl/>
          </w:rPr>
          <w:delText xml:space="preserve"> </w:delText>
        </w:r>
      </w:del>
      <w:r w:rsidRPr="00B3644D">
        <w:rPr>
          <w:spacing w:val="-2"/>
          <w:rtl/>
        </w:rPr>
        <w:t xml:space="preserve">לצורך גופו מותר, לצורך מקומו - אסור, וצ"ל </w:t>
      </w:r>
      <w:ins w:id="109871" w:author="קלוד" w:date="2026-10-11T13:11:34Z">
        <w:r>
          <w:rPr>
            <w:spacing w:val="-2"/>
            <w:rtl/>
          </w:rPr>
          <w:t xml:space="preserve">שמדובר</w:t>
        </w:r>
      </w:ins>
      <w:del w:id="109872" w:author="קלוד" w:date="2026-10-11T13:11:34Z">
        <w:r w:rsidRPr="00B3644D">
          <w:rPr>
            <w:spacing w:val="-2"/>
            <w:rtl/>
          </w:rPr>
          <w:delText xml:space="preserve">דמיירי</w:delText>
        </w:r>
      </w:del>
      <w:r w:rsidRPr="00B3644D">
        <w:rPr>
          <w:spacing w:val="-2"/>
          <w:rtl/>
        </w:rPr>
        <w:t xml:space="preserve"> ברפוי [שנשמט מאליו]</w:t>
      </w:r>
    </w:p>
    <w:p w:rsidR="00E9703F" w:rsidRPr="00B3644D" w:rsidRDefault="00E9703F" w:rsidP="00E9703F">
      <w:pPr>
        <w:rPr>
          <w:spacing w:val="-6"/>
          <w:rtl/>
        </w:rPr>
      </w:pPr>
      <w:ins w:id="109893" w:author="קלוד" w:date="2026-10-11T13:11:34Z">
        <w:r>
          <w:rPr>
            <w:rStyle w:val="2fb"/>
            <w:b/>
            <w:bCs/>
            <w:spacing w:val="-6"/>
            <w:rtl/>
          </w:rPr>
          <w:t xml:space="preserve">ולרבא,</w:t>
        </w:r>
      </w:ins>
      <w:del w:id="109894" w:author="קלוד" w:date="2026-10-11T13:11:34Z">
        <w:r w:rsidRPr="00B3644D">
          <w:rPr>
            <w:rStyle w:val="2fb"/>
            <w:b/>
            <w:bCs/>
            <w:spacing w:val="-6"/>
            <w:rtl/>
          </w:rPr>
          <w:delText xml:space="preserve">ולרבא</w:delText>
        </w:r>
      </w:del>
      <w:r w:rsidRPr="00B3644D">
        <w:rPr>
          <w:spacing w:val="-6"/>
          <w:rtl/>
        </w:rPr>
        <w:t xml:space="preserve"> </w:t>
      </w:r>
      <w:ins w:id="109891" w:author="קלוד" w:date="2026-10-11T13:11:34Z">
        <w:r>
          <w:rPr>
            <w:spacing w:val="-6"/>
            <w:rtl/>
          </w:rPr>
          <w:t xml:space="preserve">מה</w:t>
        </w:r>
      </w:ins>
      <w:del w:id="109892" w:author="קלוד" w:date="2026-10-11T13:11:34Z">
        <w:r w:rsidRPr="00B3644D">
          <w:rPr>
            <w:spacing w:val="-6"/>
            <w:rtl/>
          </w:rPr>
          <w:delText xml:space="preserve">הא</w:delText>
        </w:r>
      </w:del>
      <w:r w:rsidRPr="00B3644D">
        <w:rPr>
          <w:spacing w:val="-6"/>
          <w:rtl/>
        </w:rPr>
        <w:t xml:space="preserve"> </w:t>
      </w:r>
      <w:ins w:id="109889" w:author="קלוד" w:date="2026-10-11T13:11:34Z">
        <w:r>
          <w:rPr>
            <w:rStyle w:val="2fb"/>
            <w:spacing w:val="-6"/>
            <w:rtl/>
          </w:rPr>
          <w:t xml:space="preserve">שר"י</w:t>
        </w:r>
      </w:ins>
      <w:del w:id="109890" w:author="קלוד" w:date="2026-10-11T13:11:34Z">
        <w:r w:rsidRPr="00B3644D">
          <w:rPr>
            <w:rStyle w:val="2fb"/>
            <w:spacing w:val="-6"/>
            <w:rtl/>
          </w:rPr>
          <w:delText xml:space="preserve">דר"י</w:delText>
        </w:r>
      </w:del>
      <w:r w:rsidRPr="00B3644D">
        <w:rPr>
          <w:spacing w:val="-6"/>
          <w:rtl/>
        </w:rPr>
        <w:t xml:space="preserve"> </w:t>
      </w:r>
      <w:ins w:id="109887" w:author="קלוד" w:date="2026-10-11T13:11:34Z">
        <w:r>
          <w:rPr>
            <w:spacing w:val="-6"/>
            <w:rtl/>
          </w:rPr>
          <w:t xml:space="preserve">מתיר</w:t>
        </w:r>
      </w:ins>
      <w:del w:id="109888" w:author="קלוד" w:date="2026-10-11T13:11:34Z">
        <w:r w:rsidRPr="00B3644D">
          <w:rPr>
            <w:spacing w:val="-6"/>
            <w:rtl/>
          </w:rPr>
          <w:delText xml:space="preserve">דברפוי</w:delText>
        </w:r>
      </w:del>
      <w:r w:rsidRPr="00B3644D">
        <w:rPr>
          <w:spacing w:val="-6"/>
          <w:rtl/>
        </w:rPr>
        <w:t xml:space="preserve"> דווקא </w:t>
      </w:r>
      <w:ins w:id="109885" w:author="קלוד" w:date="2026-10-11T13:11:34Z">
        <w:r>
          <w:rPr>
            <w:spacing w:val="-6"/>
            <w:rtl/>
          </w:rPr>
          <w:t xml:space="preserve">ברפוי</w:t>
        </w:r>
      </w:ins>
      <w:del w:id="109886" w:author="קלוד" w:date="2026-10-11T13:11:34Z">
        <w:r w:rsidRPr="00B3644D">
          <w:rPr>
            <w:spacing w:val="-6"/>
            <w:rtl/>
          </w:rPr>
          <w:delText xml:space="preserve">מותר</w:delText>
        </w:r>
      </w:del>
      <w:r w:rsidRPr="00B3644D">
        <w:rPr>
          <w:spacing w:val="-6"/>
          <w:rtl/>
        </w:rPr>
        <w:t xml:space="preserve"> </w:t>
      </w:r>
      <w:ins w:id="109883" w:author="קלוד" w:date="2026-10-11T13:11:34Z">
        <w:r>
          <w:rPr>
            <w:spacing w:val="-6"/>
            <w:rtl/>
          </w:rPr>
          <w:t xml:space="preserve">-</w:t>
        </w:r>
      </w:ins>
      <w:del w:id="109884" w:author="קלוד" w:date="2026-10-11T13:11:34Z">
        <w:r w:rsidRPr="00B3644D">
          <w:rPr>
            <w:spacing w:val="-6"/>
            <w:rtl/>
          </w:rPr>
          <w:delText xml:space="preserve">היינו</w:delText>
        </w:r>
      </w:del>
      <w:r w:rsidRPr="00B3644D">
        <w:rPr>
          <w:spacing w:val="-6"/>
          <w:rtl/>
        </w:rPr>
        <w:t xml:space="preserve"> משום </w:t>
      </w:r>
      <w:ins w:id="109881" w:author="קלוד" w:date="2026-10-11T13:11:34Z">
        <w:r>
          <w:rPr>
            <w:rStyle w:val="2fb"/>
            <w:spacing w:val="-6"/>
            <w:rtl/>
          </w:rPr>
          <w:t xml:space="preserve">שהיא</w:t>
        </w:r>
      </w:ins>
      <w:del w:id="109882" w:author="קלוד" w:date="2026-10-11T13:11:34Z">
        <w:r w:rsidRPr="00B3644D">
          <w:rPr>
            <w:rStyle w:val="2fb"/>
            <w:spacing w:val="-6"/>
            <w:rtl/>
          </w:rPr>
          <w:delText xml:space="preserve">ד</w:delText>
        </w:r>
        <w:r>
          <w:rPr>
            <w:rStyle w:val="2fb"/>
            <w:spacing w:val="-6"/>
            <w:rtl/>
          </w:rPr>
          <w:delText xml:space="preserve">ר"א</w:delText>
        </w:r>
      </w:del>
      <w:ins w:id="90007" w:author="מנוע מכני" w:date="2026-10-11T12:04:39Z"/>
      <w:del w:id="90008" w:author="מנוע מכני" w:date="2026-10-11T12:04:39Z">
        <w:r w:rsidRPr="00B3644D">
          <w:rPr>
            <w:spacing w:val="-6"/>
            <w:rtl/>
          </w:rPr>
          <w:delText xml:space="preserve">ר'א</w:delText>
        </w:r>
      </w:del>
      <w:r w:rsidRPr="00B3644D">
        <w:rPr>
          <w:spacing w:val="-6"/>
          <w:rtl/>
        </w:rPr>
        <w:t xml:space="preserve"> </w:t>
      </w:r>
      <w:ins w:id="95345" w:author="מנוע מכני" w:date="2026-10-11T12:04:39Z">
        <w:ins w:id="109879" w:author="קלוד" w:date="2026-10-11T13:11:34Z">
          <w:r>
            <w:rPr>
              <w:spacing w:val="-6"/>
              <w:rtl/>
            </w:rPr>
            <w:t xml:space="preserve">שיטת</w:t>
          </w:r>
        </w:ins>
        <w:del w:id="109880" w:author="קלוד" w:date="2026-10-11T13:11:34Z">
          <w:r>
            <w:rPr>
              <w:spacing w:val="-6"/>
              <w:rtl/>
            </w:rPr>
            <w:delText xml:space="preserve">דסבר</w:delText>
          </w:r>
        </w:del>
      </w:ins>
      <w:del w:id="95346" w:author="מנוע מכני" w:date="2026-10-11T12:04:39Z">
        <w:r w:rsidRPr="00B3644D">
          <w:rPr>
            <w:spacing w:val="-6"/>
            <w:rtl/>
          </w:rPr>
          <w:delText xml:space="preserve">דס"ל</w:delText>
        </w:r>
      </w:del>
      <w:r w:rsidRPr="00B3644D">
        <w:rPr>
          <w:spacing w:val="-6"/>
          <w:rtl/>
        </w:rPr>
        <w:t xml:space="preserve"> </w:t>
      </w:r>
      <w:ins w:id="91939" w:author="מנוע מכני" w:date="2026-10-11T12:04:39Z">
        <w:ins w:id="109877" w:author="קלוד" w:date="2026-10-11T13:11:34Z">
          <w:r>
            <w:rPr>
              <w:spacing w:val="-6"/>
              <w:rtl/>
            </w:rPr>
            <w:t xml:space="preserve">ר"א,</w:t>
          </w:r>
        </w:ins>
        <w:del w:id="109878" w:author="קלוד" w:date="2026-10-11T13:11:34Z">
          <w:r>
            <w:rPr>
              <w:spacing w:val="-6"/>
              <w:rtl/>
            </w:rPr>
            <w:delText xml:space="preserve">דלא</w:delText>
          </w:r>
        </w:del>
      </w:ins>
      <w:del w:id="91940" w:author="מנוע מכני" w:date="2026-10-11T12:04:39Z">
        <w:r w:rsidRPr="00B3644D">
          <w:rPr>
            <w:spacing w:val="-6"/>
            <w:rtl/>
          </w:rPr>
          <w:delText xml:space="preserve">דלאו</w:delText>
        </w:r>
      </w:del>
      <w:r w:rsidRPr="00B3644D">
        <w:rPr>
          <w:spacing w:val="-6"/>
          <w:rtl/>
        </w:rPr>
        <w:t xml:space="preserve"> </w:t>
      </w:r>
      <w:ins w:id="109875" w:author="קלוד" w:date="2026-10-11T13:11:34Z">
        <w:r>
          <w:rPr>
            <w:spacing w:val="-6"/>
            <w:rtl/>
          </w:rPr>
          <w:t xml:space="preserve">שסבר שאינו</w:t>
        </w:r>
      </w:ins>
      <w:del w:id="109876" w:author="קלוד" w:date="2026-10-11T13:11:34Z">
        <w:r w:rsidRPr="00B3644D">
          <w:rPr>
            <w:spacing w:val="-6"/>
            <w:rtl/>
          </w:rPr>
          <w:delText xml:space="preserve">גמר</w:delText>
        </w:r>
      </w:del>
      <w:r w:rsidRPr="00B3644D">
        <w:rPr>
          <w:spacing w:val="-6"/>
          <w:rtl/>
        </w:rPr>
        <w:t xml:space="preserve"> כלי </w:t>
      </w:r>
      <w:ins w:id="109873" w:author="קלוד" w:date="2026-10-11T13:11:34Z">
        <w:r>
          <w:rPr>
            <w:spacing w:val="-6"/>
            <w:rtl/>
          </w:rPr>
          <w:t xml:space="preserve">גמור,</w:t>
        </w:r>
      </w:ins>
      <w:del w:id="109874" w:author="קלוד" w:date="2026-10-11T13:11:34Z">
        <w:r w:rsidRPr="00B3644D">
          <w:rPr>
            <w:spacing w:val="-6"/>
            <w:rtl/>
          </w:rPr>
          <w:delText xml:space="preserve">הוא</w:delText>
        </w:r>
      </w:del>
      <w:r w:rsidRPr="00B3644D">
        <w:rPr>
          <w:spacing w:val="-6"/>
          <w:rtl/>
        </w:rPr>
        <w:t xml:space="preserve"> ואעפ"כ ברפוי מותר.</w:t>
      </w:r>
    </w:p>
    <w:p w:rsidR="00E9703F" w:rsidRDefault="00E9703F" w:rsidP="00E9703F">
      <w:pPr>
        <w:pStyle w:val="affffd"/>
        <w:rPr>
          <w:rtl/>
        </w:rPr>
      </w:pPr>
      <w:r>
        <w:rPr>
          <w:rFonts w:ascii="FrankRuehl" w:hAnsi="FrankRuehl" w:hint="cs"/>
          <w:rtl/>
        </w:rPr>
        <w:t>׻</w:t>
      </w:r>
    </w:p>
    <w:p w:rsidR="00E9703F" w:rsidRPr="00994307" w:rsidRDefault="00E9703F" w:rsidP="00994307">
      <w:pPr>
        <w:pStyle w:val="Hadran"/>
        <w:rPr>
          <w:sz w:val="20"/>
          <w:rtl/>
        </w:rPr>
        <w:sectPr w:rsidR="00E9703F" w:rsidRPr="00994307" w:rsidSect="00FB6CBE">
          <w:pgSz w:w="6804" w:h="11907" w:code="8"/>
          <w:pgMar w:top="567" w:right="567" w:bottom="284" w:left="567" w:header="284" w:footer="284" w:gutter="0"/>
          <w:pgNumType w:start="1"/>
          <w:cols w:space="720"/>
          <w:bidi/>
          <w:rtlGutter/>
          <w:docGrid w:linePitch="360"/>
        </w:sectPr>
        <w:pPrChange w:id="102685" w:author="Claude" w:date="2026-10-11T09:09:22Z">
          <w:pPr>
            <w:pStyle w:val="affff"/>
            <w:rPr>
              <w:sz w:val="20"/>
              <w:rtl/>
            </w:rPr>
            <w:sectPr w:rsidR="00E9703F" w:rsidRPr="00994307" w:rsidSect="00FB6CBE">
              <w:pgSz w:w="6804" w:h="11907" w:code="8"/>
              <w:pgMar w:top="567" w:right="567" w:bottom="284" w:left="567" w:header="284" w:footer="284" w:gutter="0"/>
              <w:pgNumType w:start="1"/>
              <w:cols w:space="720"/>
              <w:bidi/>
              <w:rtlGutter/>
              <w:docGrid w:linePitch="360"/>
            </w:sectPr>
          </w:pPr>
        </w:pPrChange>
      </w:pPr>
      <w:r>
        <w:rPr>
          <w:rStyle w:val="afffe"/>
          <w:rFonts w:hint="cs"/>
          <w:sz w:val="20"/>
          <w:rtl/>
        </w:rPr>
        <w:t xml:space="preserve"> </w:t>
      </w:r>
      <w:r w:rsidRPr="006F178A">
        <w:rPr>
          <w:rStyle w:val="afffe"/>
          <w:sz w:val="20"/>
          <w:rtl/>
        </w:rPr>
        <w:t>הדרן עלך תולין.</w:t>
      </w:r>
    </w:p>
    <w:p w:rsidR="00994307" w:rsidRDefault="00994307">
      <w:r>
        <w:br w:type="page"/>
      </w:r>
    </w:p>
    <w:p w:rsidR="00E9703F" w:rsidRDefault="00E9703F" w:rsidP="00E9703F">
      <w:pPr>
        <w:pStyle w:val="afff6"/>
        <w:framePr w:wrap="around"/>
        <w:spacing w:line="276" w:lineRule="auto"/>
        <w:rPr>
          <w:del w:id="100643" w:author="Claude" w:date="2026-10-11T09:08:03Z"/>
          <w:rFonts w:ascii="Fb Fontext" w:hAnsi="Fb Fontext"/>
          <w:sz w:val="20"/>
          <w:rtl/>
        </w:rPr>
      </w:pPr>
      <w:del w:id="100642" w:author="Claude" w:date="2026-10-11T09:08:03Z">
        <w:r w:rsidRPr="006F178A">
          <w:rPr>
            <w:rFonts w:ascii="Fb Fontext" w:hAnsi="Fb Fontext" w:hint="cs"/>
            <w:sz w:val="20"/>
            <w:rtl/>
          </w:rPr>
          <w:lastRenderedPageBreak/>
          <w:delText xml:space="preserve">פרק אחד ועשרים</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קמא:</w:t>
      </w:r>
    </w:p>
    <w:p w:rsidR="00E9703F" w:rsidRDefault="00E9703F" w:rsidP="00E9703F">
      <w:pPr>
        <w:pStyle w:val="afff7"/>
        <w:framePr w:wrap="around"/>
        <w:spacing w:line="276" w:lineRule="auto"/>
        <w:rPr>
          <w:del w:id="100645" w:author="Claude" w:date="2026-10-11T09:08:03Z"/>
          <w:sz w:val="20"/>
          <w:rtl/>
        </w:rPr>
      </w:pPr>
      <w:del w:id="100644" w:author="Claude" w:date="2026-10-11T09:08:03Z">
        <w:r w:rsidRPr="006F178A">
          <w:rPr>
            <w:rFonts w:hint="cs"/>
            <w:sz w:val="20"/>
            <w:rtl/>
          </w:rPr>
          <w:delText xml:space="preserve">נוטל</w:delText>
        </w:r>
      </w:del>
    </w:p>
    <w:p w:rsidR="00E9703F" w:rsidRPr="006F178A" w:rsidRDefault="00994307" w:rsidP="00E9703F">
      <w:pPr>
        <w:pStyle w:val="afff8"/>
        <w:framePr w:wrap="around"/>
        <w:spacing w:after="0" w:line="276" w:lineRule="auto"/>
        <w:rPr>
          <w:rtl/>
        </w:rPr>
      </w:pPr>
      <w:r>
        <w:rPr>
          <w:rFonts w:hint="cs"/>
          <w:rtl/>
        </w:rPr>
        <w:t>(</w:t>
      </w:r>
      <w:r w:rsidR="00E9703F" w:rsidRPr="006F178A">
        <w:rPr>
          <w:rFonts w:hint="cs"/>
          <w:rtl/>
        </w:rPr>
        <w:t>קמא:-קמג.</w:t>
      </w:r>
      <w:r>
        <w:rPr>
          <w:rFonts w:hint="cs"/>
          <w:rtl/>
        </w:rPr>
        <w:t>)</w:t>
      </w:r>
    </w:p>
    <w:p>
      <w:pPr>
        <w:pStyle w:val="PetichatPerek"/>
        <w:rPr>
          <w:ins w:id="100641" w:author="Claude" w:date="2026-10-11T09:08:03Z"/>
        </w:rPr>
      </w:pPr>
      <w:ins w:id="100640" w:author="Claude" w:date="2026-10-11T09:08:03Z">
        <w:r>
          <w:rPr>
            <w:rFonts w:ascii="Fb Fontext" w:hAnsi="Fb Fontext" w:hint="cs"/>
            <w:sz w:val="20"/>
            <w:rtl/>
          </w:rPr>
          <w:t xml:space="preserve">פרק אחד ועשרים</w:t>
        </w:r>
        <w:r>
          <w:rPr>
            <w:rFonts w:ascii="Fb Fontext" w:hAnsi="Fb Fontext" w:hint="cs"/>
            <w:sz w:val="20"/>
            <w:rtl/>
          </w:rPr>
          <w:t xml:space="preserve"> - </w:t>
        </w:r>
        <w:r>
          <w:rPr>
            <w:rFonts w:hint="cs"/>
            <w:sz w:val="20"/>
            <w:rtl/>
          </w:rPr>
          <w:t xml:space="preserve">נוטל</w:t>
        </w:r>
      </w:ins>
    </w:p>
    <w:p>
      <w:pPr>
        <w:pStyle w:val="MishnaBatzad"/>
        <w:rPr>
          <w:ins w:id="20645" w:author="קלוד" w:date="2026-10-11T09:07:15Z"/>
        </w:rPr>
      </w:pPr>
      <w:ins w:id="20644" w:author="קלוד" w:date="2026-10-11T09:07:15Z">
        <w:r>
          <w:t xml:space="preserve">משנה א</w:t>
        </w:r>
      </w:ins>
    </w:p>
    <w:p w:rsidR="00E9703F" w:rsidRPr="009757B9" w:rsidRDefault="00E9703F" w:rsidP="00E9703F">
      <w:pPr>
        <w:pStyle w:val="afff9"/>
        <w:rPr>
          <w:del w:id="20376" w:author="קלוד" w:date="2026-10-11T09:07:15Z"/>
          <w:b/>
          <w:rtl/>
        </w:rPr>
      </w:pPr>
      <w:del w:id="20374" w:author="קלוד" w:date="2026-10-11T09:07:15Z">
        <w:r w:rsidRPr="009757B9">
          <w:rPr>
            <w:rFonts w:hint="cs"/>
            <w:b/>
            <w:sz w:val="20"/>
            <w:rtl/>
          </w:rPr>
          <w:delText xml:space="preserve">מ</w:delText>
        </w:r>
      </w:del>
      <w:del w:id="20375" w:author="קלוד" w:date="2026-10-11T09:07:15Z">
        <w:r w:rsidRPr="009757B9">
          <w:rPr>
            <w:b/>
            <w:sz w:val="20"/>
            <w:rtl/>
          </w:rPr>
          <w:delText xml:space="preserve">שנה.</w:delText>
        </w:r>
      </w:del>
    </w:p>
    <w:p w:rsidR="00E9703F" w:rsidRPr="009757B9" w:rsidRDefault="00E9703F" w:rsidP="00E9703F">
      <w:pPr>
        <w:pStyle w:val="afff9"/>
        <w:spacing w:before="120"/>
        <w:rPr>
          <w:b/>
          <w:rtl/>
        </w:rPr>
        <w:pPrChange w:id="90112" w:author="קלוד" w:date="2026-10-11T12:09:42Z">
          <w:pPr>
            <w:pStyle w:val="afff9"/>
          </w:pPr>
        </w:pPrChange>
      </w:pPr>
      <w:r w:rsidRPr="009757B9">
        <w:rPr>
          <w:b/>
          <w:rtl/>
        </w:rPr>
        <w:t>נוטל אדם את בנו והאבן בידו, וכלכלה והאבן בתוכה.</w:t>
      </w:r>
    </w:p>
    <w:p w:rsidR="00E9703F" w:rsidRPr="009757B9" w:rsidRDefault="00E9703F" w:rsidP="00E9703F">
      <w:pPr>
        <w:pStyle w:val="afff9"/>
        <w:rPr>
          <w:b/>
          <w:rtl/>
        </w:rPr>
      </w:pPr>
      <w:r w:rsidRPr="009757B9">
        <w:rPr>
          <w:b/>
          <w:rtl/>
        </w:rPr>
        <w:t>ומטלטלין תרומה טמאה עם הטהורה ועם החולין.</w:t>
      </w:r>
    </w:p>
    <w:p w:rsidR="00E9703F" w:rsidRPr="009757B9" w:rsidRDefault="00E9703F" w:rsidP="00E9703F">
      <w:pPr>
        <w:pStyle w:val="afff9"/>
        <w:rPr>
          <w:b/>
          <w:rtl/>
        </w:rPr>
      </w:pPr>
      <w:r>
        <w:rPr>
          <w:rStyle w:val="TanaimMishna"/>
          <w:b/>
          <w:rtl/>
          <w:rPrChange w:id="20066" w:author="קלוד" w:date="2026-10-11T09:07:15Z">
            <w:rPr>
              <w:b/>
              <w:rtl/>
            </w:rPr>
          </w:rPrChange>
        </w:rPr>
        <w:t xml:space="preserve">רבי יהודה</w:t>
      </w:r>
      <w:r>
        <w:rPr>
          <w:b/>
          <w:rtl/>
        </w:rPr>
        <w:t xml:space="preserve"> אומר</w:t>
      </w:r>
      <w:r>
        <w:rPr>
          <w:rStyle w:val="TanaimMishna"/>
          <w:b/>
          <w:rtl/>
          <w:rPrChange w:id="100506" w:author="Claude" w:date="2026-10-11T09:08:03Z">
            <w:rPr>
              <w:b/>
              <w:rtl/>
            </w:rPr>
          </w:rPrChange>
        </w:rPr>
        <w:t xml:space="preserve">:</w:t>
      </w:r>
      <w:r>
        <w:rPr>
          <w:b/>
          <w:rtl/>
        </w:rPr>
        <w:t xml:space="preserve"> אף מעלין את המדומע באחד ומאה.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קמב.</w:t>
      </w:r>
    </w:p>
    <w:p>
      <w:pPr>
        <w:pStyle w:val="afffff8"/>
        <w:rPr>
          <w:ins w:id="90129" w:author="קלוד" w:date="2026-10-11T12:33:55Z"/>
        </w:rPr>
      </w:pPr>
      <w:ins w:id="90130" w:author="קלוד" w:date="2026-10-11T12:33:55Z">
        <w:r>
          <w:rPr>
            <w:color w:val="7B3F00"/>
          </w:rPr>
          <w:t xml:space="preserve">תינוק וכיס תלוי בצוארו - חייב משום כיס</w:t>
        </w:r>
      </w:ins>
    </w:p>
    <w:p w:rsidR="00E9703F" w:rsidRPr="006F178A" w:rsidRDefault="00E9703F" w:rsidP="00E9703F">
      <w:pPr>
        <w:rPr>
          <w:rtl/>
        </w:rPr>
      </w:pPr>
      <w:r w:rsidRPr="006F178A">
        <w:rPr>
          <w:rStyle w:val="2fb"/>
          <w:rFonts w:ascii="Fb Fontext" w:hAnsi="Fb Fontext"/>
          <w:rtl/>
        </w:rPr>
        <w:t xml:space="preserve">רבא</w:t>
      </w:r>
      <w:r w:rsidRPr="006F178A">
        <w:rPr>
          <w:rFonts w:ascii="Fb Fontext" w:hAnsi="Fb Fontext"/>
          <w:rtl/>
        </w:rPr>
        <w:t xml:space="preserve">-</w:t>
      </w:r>
      <w:r w:rsidRPr="006F178A">
        <w:rPr>
          <w:rStyle w:val="afffe"/>
          <w:rFonts w:ascii="Fb Fontext" w:hAnsi="Fb Fontext"/>
          <w:rtl/>
        </w:rPr>
        <w:t xml:space="preserve"> א.</w:t>
      </w:r>
      <w:r w:rsidRPr="006F178A">
        <w:rPr>
          <w:rFonts w:ascii="Fb Fontext" w:hAnsi="Fb Fontext"/>
          <w:rtl/>
        </w:rPr>
        <w:t xml:space="preserve"> הוציא תינוק חי וכיס תלוי בצוארו - חייב משום כיס.</w:t>
      </w:r>
    </w:p>
    <w:p w:rsidR="00E9703F" w:rsidRPr="00B3644D" w:rsidRDefault="00E9703F" w:rsidP="00E9703F">
      <w:pPr>
        <w:rPr>
          <w:rStyle w:val="afffe"/>
          <w:rFonts w:ascii="Fb Fontext" w:hAnsi="Fb Fontext"/>
          <w:b/>
          <w:spacing w:val="-2"/>
          <w:rtl/>
        </w:rPr>
      </w:pPr>
      <w:r w:rsidRPr="00B3644D">
        <w:rPr>
          <w:spacing w:val="-2"/>
          <w:rtl/>
        </w:rPr>
        <w:t xml:space="preserve">ולא משום </w:t>
      </w:r>
      <w:ins w:id="109919" w:author="קלוד" w:date="2026-10-11T13:11:34Z">
        <w:r>
          <w:rPr>
            <w:spacing w:val="-2"/>
            <w:rtl/>
          </w:rPr>
          <w:t xml:space="preserve">החי,</w:t>
        </w:r>
      </w:ins>
      <w:del w:id="109920" w:author="קלוד" w:date="2026-10-11T13:11:34Z">
        <w:r w:rsidRPr="00B3644D">
          <w:rPr>
            <w:spacing w:val="-2"/>
            <w:rtl/>
          </w:rPr>
          <w:delText xml:space="preserve">חי</w:delText>
        </w:r>
      </w:del>
      <w:r w:rsidRPr="00B3644D">
        <w:rPr>
          <w:spacing w:val="-2"/>
          <w:rtl/>
        </w:rPr>
        <w:t xml:space="preserve"> </w:t>
      </w:r>
      <w:ins w:id="109917" w:author="קלוד" w:date="2026-10-11T13:11:34Z">
        <w:r>
          <w:rPr>
            <w:spacing w:val="-2"/>
            <w:rtl/>
          </w:rPr>
          <w:t xml:space="preserve">שחי</w:t>
        </w:r>
      </w:ins>
      <w:del w:id="109918" w:author="קלוד" w:date="2026-10-11T13:11:34Z">
        <w:r w:rsidRPr="00B3644D">
          <w:rPr>
            <w:spacing w:val="-2"/>
            <w:rtl/>
          </w:rPr>
          <w:delText xml:space="preserve">דנושא</w:delText>
        </w:r>
      </w:del>
      <w:r w:rsidRPr="00B3644D">
        <w:rPr>
          <w:spacing w:val="-2"/>
          <w:rtl/>
        </w:rPr>
        <w:t xml:space="preserve"> </w:t>
      </w:r>
      <w:ins w:id="109915" w:author="קלוד" w:date="2026-10-11T13:11:34Z">
        <w:r>
          <w:rPr>
            <w:spacing w:val="-2"/>
            <w:rtl/>
          </w:rPr>
          <w:t xml:space="preserve">נושא</w:t>
        </w:r>
      </w:ins>
      <w:del w:id="109916" w:author="קלוד" w:date="2026-10-11T13:11:34Z">
        <w:r w:rsidRPr="00B3644D">
          <w:rPr>
            <w:spacing w:val="-2"/>
            <w:rtl/>
          </w:rPr>
          <w:delText xml:space="preserve">עצמו</w:delText>
        </w:r>
      </w:del>
      <w:r w:rsidRPr="00B3644D">
        <w:rPr>
          <w:spacing w:val="-2"/>
          <w:rtl/>
        </w:rPr>
        <w:t xml:space="preserve"> </w:t>
      </w:r>
      <w:ins w:id="109913" w:author="קלוד" w:date="2026-10-11T13:11:34Z">
        <w:r>
          <w:rPr>
            <w:spacing w:val="-2"/>
            <w:rtl/>
          </w:rPr>
          <w:t xml:space="preserve">את</w:t>
        </w:r>
      </w:ins>
      <w:del w:id="109914" w:author="קלוד" w:date="2026-10-11T13:11:34Z">
        <w:r w:rsidRPr="00B3644D">
          <w:rPr>
            <w:spacing w:val="-2"/>
            <w:rtl/>
          </w:rPr>
          <w:delText xml:space="preserve">ולא</w:delText>
        </w:r>
      </w:del>
      <w:r w:rsidRPr="00B3644D">
        <w:rPr>
          <w:spacing w:val="-2"/>
          <w:rtl/>
        </w:rPr>
        <w:t xml:space="preserve"> </w:t>
      </w:r>
      <w:ins w:id="109911" w:author="קלוד" w:date="2026-10-11T13:11:34Z">
        <w:r>
          <w:rPr>
            <w:spacing w:val="-2"/>
            <w:rtl/>
          </w:rPr>
          <w:t xml:space="preserve">עצמו;</w:t>
        </w:r>
      </w:ins>
      <w:del w:id="109912" w:author="קלוד" w:date="2026-10-11T13:11:34Z">
        <w:r w:rsidRPr="00B3644D">
          <w:rPr>
            <w:spacing w:val="-2"/>
            <w:rtl/>
          </w:rPr>
          <w:delText xml:space="preserve">אמרי'</w:delText>
        </w:r>
      </w:del>
      <w:r w:rsidRPr="00B3644D">
        <w:rPr>
          <w:spacing w:val="-2"/>
          <w:rtl/>
        </w:rPr>
        <w:t xml:space="preserve"> </w:t>
      </w:r>
      <w:ins w:id="109909" w:author="קלוד" w:date="2026-10-11T13:11:34Z">
        <w:r>
          <w:rPr>
            <w:spacing w:val="-2"/>
            <w:rtl/>
          </w:rPr>
          <w:t xml:space="preserve">ואין</w:t>
        </w:r>
      </w:ins>
      <w:del w:id="109910" w:author="קלוד" w:date="2026-10-11T13:11:34Z">
        <w:r w:rsidRPr="00B3644D">
          <w:rPr>
            <w:spacing w:val="-2"/>
            <w:rtl/>
          </w:rPr>
          <w:delText xml:space="preserve">דבטל</w:delText>
        </w:r>
      </w:del>
      <w:r w:rsidRPr="00B3644D">
        <w:rPr>
          <w:spacing w:val="-2"/>
          <w:rtl/>
        </w:rPr>
        <w:t xml:space="preserve"> </w:t>
      </w:r>
      <w:ins w:id="109907" w:author="קלוד" w:date="2026-10-11T13:11:34Z">
        <w:r>
          <w:rPr>
            <w:spacing w:val="-2"/>
            <w:rtl/>
          </w:rPr>
          <w:t xml:space="preserve">אומרים</w:t>
        </w:r>
      </w:ins>
      <w:del w:id="109908" w:author="קלוד" w:date="2026-10-11T13:11:34Z">
        <w:r w:rsidRPr="00B3644D">
          <w:rPr>
            <w:spacing w:val="-2"/>
            <w:rtl/>
          </w:rPr>
          <w:delText xml:space="preserve">כיס</w:delText>
        </w:r>
      </w:del>
      <w:r w:rsidRPr="00B3644D">
        <w:rPr>
          <w:spacing w:val="-2"/>
          <w:rtl/>
        </w:rPr>
        <w:t xml:space="preserve"> </w:t>
      </w:r>
      <w:ins w:id="109905" w:author="קלוד" w:date="2026-10-11T13:11:34Z">
        <w:r>
          <w:rPr>
            <w:spacing w:val="-2"/>
            <w:rtl/>
          </w:rPr>
          <w:t xml:space="preserve">שהכיס</w:t>
        </w:r>
      </w:ins>
      <w:del w:id="109906" w:author="קלוד" w:date="2026-10-11T13:11:34Z">
        <w:r w:rsidRPr="00B3644D">
          <w:rPr>
            <w:spacing w:val="-2"/>
            <w:rtl/>
          </w:rPr>
          <w:delText xml:space="preserve">אגב</w:delText>
        </w:r>
      </w:del>
      <w:r w:rsidRPr="00B3644D">
        <w:rPr>
          <w:spacing w:val="-2"/>
          <w:rtl/>
        </w:rPr>
        <w:t xml:space="preserve"> </w:t>
      </w:r>
      <w:ins w:id="109903" w:author="קלוד" w:date="2026-10-11T13:11:34Z">
        <w:r>
          <w:rPr>
            <w:spacing w:val="-2"/>
            <w:rtl/>
          </w:rPr>
          <w:t xml:space="preserve">בטל</w:t>
        </w:r>
      </w:ins>
      <w:del w:id="109904" w:author="קלוד" w:date="2026-10-11T13:11:34Z">
        <w:r w:rsidRPr="00B3644D">
          <w:rPr>
            <w:spacing w:val="-2"/>
            <w:rtl/>
          </w:rPr>
          <w:delText xml:space="preserve">תינוק</w:delText>
        </w:r>
      </w:del>
      <w:r w:rsidRPr="00B3644D">
        <w:rPr>
          <w:spacing w:val="-2"/>
          <w:rtl/>
        </w:rPr>
        <w:t xml:space="preserve"> </w:t>
      </w:r>
      <w:ins w:id="109901" w:author="קלוד" w:date="2026-10-11T13:11:34Z">
        <w:r>
          <w:rPr>
            <w:spacing w:val="-2"/>
            <w:rtl/>
          </w:rPr>
          <w:t xml:space="preserve">לתינוק, שאינו צריך לו,</w:t>
        </w:r>
      </w:ins>
      <w:del w:id="109902" w:author="קלוד" w:date="2026-10-11T13:11:34Z">
        <w:r w:rsidRPr="00B3644D">
          <w:rPr>
            <w:spacing w:val="-2"/>
            <w:rtl/>
          </w:rPr>
          <w:delText xml:space="preserve">שאצ"ל,</w:delText>
        </w:r>
      </w:del>
      <w:r w:rsidRPr="00B3644D">
        <w:rPr>
          <w:spacing w:val="-2"/>
          <w:rtl/>
        </w:rPr>
        <w:t xml:space="preserve"> </w:t>
      </w:r>
      <w:r w:rsidRPr="00B3644D">
        <w:rPr>
          <w:spacing w:val="-2"/>
          <w:rtl/>
        </w:rPr>
        <w:t xml:space="preserve">משא"כ</w:t>
      </w:r>
      <w:r w:rsidRPr="00B3644D">
        <w:rPr>
          <w:spacing w:val="-2"/>
          <w:rtl/>
        </w:rPr>
        <w:t xml:space="preserve"> </w:t>
      </w:r>
      <w:ins w:id="109899" w:author="קלוד" w:date="2026-10-11T13:11:34Z">
        <w:r>
          <w:rPr>
            <w:spacing w:val="-2"/>
            <w:rtl/>
          </w:rPr>
          <w:t xml:space="preserve">מיטה,</w:t>
        </w:r>
      </w:ins>
      <w:del w:id="109900" w:author="קלוד" w:date="2026-10-11T13:11:34Z">
        <w:r w:rsidRPr="00B3644D">
          <w:rPr>
            <w:spacing w:val="-2"/>
            <w:rtl/>
          </w:rPr>
          <w:delText xml:space="preserve">במיטה</w:delText>
        </w:r>
      </w:del>
      <w:r w:rsidRPr="00B3644D">
        <w:rPr>
          <w:spacing w:val="-2"/>
          <w:rtl/>
        </w:rPr>
        <w:t xml:space="preserve"> </w:t>
      </w:r>
      <w:ins w:id="109897" w:author="קלוד" w:date="2026-10-11T13:11:34Z">
        <w:r>
          <w:rPr>
            <w:spacing w:val="-2"/>
            <w:rtl/>
          </w:rPr>
          <w:t xml:space="preserve">שהחי</w:t>
        </w:r>
      </w:ins>
      <w:del w:id="109898" w:author="קלוד" w:date="2026-10-11T13:11:34Z">
        <w:r w:rsidRPr="00B3644D">
          <w:rPr>
            <w:spacing w:val="-2"/>
            <w:rtl/>
          </w:rPr>
          <w:delText xml:space="preserve">דהחי</w:delText>
        </w:r>
      </w:del>
      <w:r w:rsidRPr="00B3644D">
        <w:rPr>
          <w:spacing w:val="-2"/>
          <w:rtl/>
        </w:rPr>
        <w:t xml:space="preserve"> </w:t>
      </w:r>
      <w:ins w:id="109895" w:author="קלוד" w:date="2026-10-11T13:11:34Z">
        <w:r>
          <w:rPr>
            <w:spacing w:val="-2"/>
            <w:rtl/>
          </w:rPr>
          <w:t xml:space="preserve">צריך לה.</w:t>
        </w:r>
      </w:ins>
      <w:del w:id="109896" w:author="קלוד" w:date="2026-10-11T13:11:34Z">
        <w:r w:rsidRPr="00B3644D">
          <w:rPr>
            <w:spacing w:val="-2"/>
            <w:rtl/>
          </w:rPr>
          <w:delText xml:space="preserve">צ"ל.</w:delText>
        </w:r>
      </w:del>
    </w:p>
    <w:p w:rsidR="00E9703F" w:rsidRPr="006F178A" w:rsidRDefault="00E9703F" w:rsidP="00E9703F">
      <w:pPr>
        <w:rPr>
          <w:rStyle w:val="afffe"/>
          <w:rFonts w:ascii="Fb Fontext" w:hAnsi="Fb Fontext"/>
          <w:b/>
          <w:rtl/>
        </w:rPr>
      </w:pPr>
      <w:r w:rsidRPr="006F178A">
        <w:rPr>
          <w:rStyle w:val="afffe"/>
          <w:rFonts w:ascii="Fb Fontext" w:hAnsi="Fb Fontext"/>
          <w:b/>
          <w:rtl/>
        </w:rPr>
        <w:t>ב.</w:t>
      </w:r>
      <w:r w:rsidRPr="006F178A">
        <w:rPr>
          <w:rtl/>
        </w:rPr>
        <w:t xml:space="preserve"> תינוק מת וכיס תלוי לו בצוארו </w:t>
      </w:r>
      <w:ins w:id="109933" w:author="קלוד" w:date="2026-10-11T13:11:34Z">
        <w:r>
          <w:rPr>
            <w:rtl/>
          </w:rPr>
          <w:t xml:space="preserve">- פטור:</w:t>
        </w:r>
      </w:ins>
      <w:del w:id="109934" w:author="קלוד" w:date="2026-10-11T13:11:34Z">
        <w:r w:rsidRPr="006F178A">
          <w:rPr>
            <w:rtl/>
          </w:rPr>
          <w:delText xml:space="preserve">פטור</w:delText>
        </w:r>
      </w:del>
      <w:r w:rsidRPr="006F178A">
        <w:rPr>
          <w:rtl/>
        </w:rPr>
        <w:t xml:space="preserve"> על </w:t>
      </w:r>
      <w:ins w:id="109931" w:author="קלוד" w:date="2026-10-11T13:11:34Z">
        <w:r>
          <w:rPr>
            <w:rtl/>
          </w:rPr>
          <w:t xml:space="preserve">התינוק,</w:t>
        </w:r>
      </w:ins>
      <w:del w:id="109932" w:author="קלוד" w:date="2026-10-11T13:11:34Z">
        <w:r w:rsidRPr="006F178A">
          <w:rPr>
            <w:rtl/>
          </w:rPr>
          <w:delText xml:space="preserve">התינוק</w:delText>
        </w:r>
      </w:del>
      <w:r w:rsidRPr="006F178A">
        <w:rPr>
          <w:rtl/>
        </w:rPr>
        <w:t xml:space="preserve"> </w:t>
      </w:r>
      <w:ins w:id="109929" w:author="קלוד" w:date="2026-10-11T13:11:34Z">
        <w:r>
          <w:rPr>
            <w:rtl/>
          </w:rPr>
          <w:t xml:space="preserve">שמלשאצל"ג,</w:t>
        </w:r>
      </w:ins>
      <w:del w:id="109930" w:author="קלוד" w:date="2026-10-11T13:11:34Z">
        <w:r w:rsidRPr="006F178A">
          <w:rPr>
            <w:rtl/>
          </w:rPr>
          <w:delText xml:space="preserve">דמלשאצל"ג</w:delText>
        </w:r>
      </w:del>
      <w:r w:rsidRPr="006F178A">
        <w:rPr>
          <w:rtl/>
        </w:rPr>
        <w:t xml:space="preserve"> </w:t>
      </w:r>
      <w:ins w:id="95347" w:author="מנוע מכני" w:date="2026-10-11T12:04:39Z">
        <w:r>
          <w:rPr>
            <w:rtl/>
          </w:rPr>
          <w:t xml:space="preserve">וסבר</w:t>
        </w:r>
      </w:ins>
      <w:del w:id="95348" w:author="מנוע מכני" w:date="2026-10-11T12:04:39Z">
        <w:r w:rsidRPr="006F178A">
          <w:rPr>
            <w:rtl/>
          </w:rPr>
          <w:delText xml:space="preserve">וס"ל</w:delText>
        </w:r>
      </w:del>
      <w:r w:rsidRPr="006F178A">
        <w:rPr>
          <w:rtl/>
        </w:rPr>
        <w:t xml:space="preserve"> </w:t>
      </w:r>
      <w:r w:rsidRPr="006F178A">
        <w:rPr>
          <w:rStyle w:val="2fb"/>
          <w:rtl/>
        </w:rPr>
        <w:t xml:space="preserve">כר"ש</w:t>
      </w:r>
      <w:r w:rsidRPr="006F178A">
        <w:rPr>
          <w:rtl/>
        </w:rPr>
        <w:t xml:space="preserve"> </w:t>
      </w:r>
      <w:ins w:id="109927" w:author="קלוד" w:date="2026-10-11T13:11:34Z">
        <w:r>
          <w:rPr>
            <w:rtl/>
          </w:rPr>
          <w:t xml:space="preserve">שפטור;</w:t>
        </w:r>
      </w:ins>
      <w:del w:id="109928" w:author="קלוד" w:date="2026-10-11T13:11:34Z">
        <w:r w:rsidRPr="006F178A">
          <w:rPr>
            <w:rtl/>
          </w:rPr>
          <w:delText xml:space="preserve">דפטור</w:delText>
        </w:r>
      </w:del>
      <w:r w:rsidRPr="006F178A">
        <w:rPr>
          <w:rtl/>
        </w:rPr>
        <w:t xml:space="preserve"> </w:t>
      </w:r>
      <w:ins w:id="109925" w:author="קלוד" w:date="2026-10-11T13:11:34Z">
        <w:r>
          <w:rPr>
            <w:rtl/>
          </w:rPr>
          <w:t xml:space="preserve">ועל</w:t>
        </w:r>
      </w:ins>
      <w:del w:id="109926" w:author="קלוד" w:date="2026-10-11T13:11:34Z">
        <w:r w:rsidRPr="006F178A">
          <w:rPr>
            <w:rtl/>
          </w:rPr>
          <w:delText xml:space="preserve">ואכיס</w:delText>
        </w:r>
      </w:del>
      <w:r w:rsidRPr="006F178A">
        <w:rPr>
          <w:rtl/>
        </w:rPr>
        <w:t xml:space="preserve"> </w:t>
      </w:r>
      <w:ins w:id="109923" w:author="קלוד" w:date="2026-10-11T13:11:34Z">
        <w:r>
          <w:rPr>
            <w:rtl/>
          </w:rPr>
          <w:t xml:space="preserve">הכיס,</w:t>
        </w:r>
      </w:ins>
      <w:del w:id="109924" w:author="קלוד" w:date="2026-10-11T13:11:34Z">
        <w:r w:rsidRPr="006F178A">
          <w:rPr>
            <w:rtl/>
          </w:rPr>
          <w:delText xml:space="preserve">דבטל</w:delText>
        </w:r>
      </w:del>
      <w:r w:rsidRPr="006F178A">
        <w:rPr>
          <w:rtl/>
        </w:rPr>
        <w:t xml:space="preserve"> </w:t>
      </w:r>
      <w:ins w:id="109921" w:author="קלוד" w:date="2026-10-11T13:11:34Z">
        <w:r>
          <w:rPr>
            <w:rtl/>
          </w:rPr>
          <w:t xml:space="preserve">שבטל הוא </w:t>
        </w:r>
        <w:r>
          <w:rPr>
            <w:rStyle w:val="afffffe"/>
            <w:rtl/>
          </w:rPr>
          <w:t xml:space="preserve">לתינוק</w:t>
        </w:r>
        <w:r>
          <w:rPr>
            <w:rtl/>
          </w:rPr>
          <w:t xml:space="preserve">.</w:t>
        </w:r>
      </w:ins>
      <w:del w:id="109922" w:author="קלוד" w:date="2026-10-11T13:11:34Z">
        <w:r w:rsidRPr="006F178A">
          <w:rPr>
            <w:rtl/>
          </w:rPr>
          <w:delText xml:space="preserve">הוא.</w:delText>
        </w:r>
      </w:del>
    </w:p>
    <w:p w:rsidR="00E9703F" w:rsidRPr="006F178A" w:rsidRDefault="00E9703F" w:rsidP="00E9703F">
      <w:pPr>
        <w:rPr>
          <w:rtl/>
        </w:rPr>
      </w:pPr>
      <w:r w:rsidRPr="006F178A">
        <w:rPr>
          <w:rStyle w:val="afffe"/>
          <w:rFonts w:ascii="Fb Fontext" w:hAnsi="Fb Fontext"/>
          <w:b/>
          <w:rtl/>
        </w:rPr>
        <w:t>ג.</w:t>
      </w:r>
      <w:r w:rsidRPr="006F178A">
        <w:rPr>
          <w:rtl/>
        </w:rPr>
        <w:t xml:space="preserve"> </w:t>
      </w:r>
      <w:r w:rsidRPr="006F178A">
        <w:rPr>
          <w:rtl/>
        </w:rPr>
        <w:t xml:space="preserve">תנן</w:t>
      </w:r>
      <w:r w:rsidRPr="006F178A">
        <w:rPr>
          <w:rtl/>
        </w:rPr>
        <w:t xml:space="preserve"> נוטל אדם את בנו והאבן בידו. והיינו בתינוק שיש לו גיעגועין על אביו </w:t>
      </w:r>
      <w:r w:rsidRPr="006F178A">
        <w:rPr>
          <w:rStyle w:val="2fb"/>
          <w:rtl/>
        </w:rPr>
        <w:t xml:space="preserve">וכדרבי ינאי</w:t>
      </w:r>
      <w:r w:rsidRPr="006F178A">
        <w:rPr>
          <w:rtl/>
        </w:rPr>
        <w:t xml:space="preserve">.</w:t>
      </w:r>
    </w:p>
    <w:p w:rsidR="00E9703F" w:rsidRPr="006F178A" w:rsidRDefault="00E9703F" w:rsidP="00E9703F">
      <w:pPr>
        <w:rPr>
          <w:rtl/>
        </w:rPr>
      </w:pPr>
      <w:r w:rsidRPr="006F178A">
        <w:rPr>
          <w:rtl/>
        </w:rPr>
        <w:t xml:space="preserve">ודווקא </w:t>
      </w:r>
      <w:ins w:id="109943" w:author="קלוד" w:date="2026-10-11T13:11:34Z">
        <w:r>
          <w:rPr>
            <w:rtl/>
          </w:rPr>
          <w:t xml:space="preserve">אבן,</w:t>
        </w:r>
      </w:ins>
      <w:del w:id="109944" w:author="קלוד" w:date="2026-10-11T13:11:34Z">
        <w:r w:rsidRPr="006F178A">
          <w:rPr>
            <w:rtl/>
          </w:rPr>
          <w:delText xml:space="preserve">אבן</w:delText>
        </w:r>
      </w:del>
      <w:r w:rsidRPr="006F178A">
        <w:rPr>
          <w:rtl/>
        </w:rPr>
        <w:t xml:space="preserve"> </w:t>
      </w:r>
      <w:ins w:id="95003" w:author="מנוע מכני" w:date="2026-10-11T12:04:39Z">
        <w:ins w:id="109941" w:author="קלוד" w:date="2026-10-11T13:11:34Z">
          <w:r>
            <w:rPr>
              <w:rtl/>
            </w:rPr>
            <w:t xml:space="preserve">שאם</w:t>
          </w:r>
        </w:ins>
        <w:del w:id="109942" w:author="קלוד" w:date="2026-10-11T13:11:34Z">
          <w:r>
            <w:rPr>
              <w:rtl/>
            </w:rPr>
            <w:delText xml:space="preserve">דאם</w:delText>
          </w:r>
        </w:del>
        <w:r>
          <w:rPr>
            <w:rtl/>
          </w:rPr>
          <w:t xml:space="preserve"> </w:t>
        </w:r>
      </w:ins>
      <w:del w:id="95004" w:author="מנוע מכני" w:date="2026-10-11T12:04:39Z">
        <w:r w:rsidRPr="006F178A">
          <w:rPr>
            <w:rtl/>
          </w:rPr>
          <w:delText xml:space="preserve">דאי </w:delText>
        </w:r>
      </w:del>
      <w:ins w:id="109939" w:author="קלוד" w:date="2026-10-11T13:11:34Z">
        <w:r>
          <w:rPr>
            <w:rtl/>
          </w:rPr>
          <w:t xml:space="preserve">תיפול</w:t>
        </w:r>
      </w:ins>
      <w:del w:id="109940" w:author="קלוד" w:date="2026-10-11T13:11:34Z">
        <w:r w:rsidRPr="006F178A">
          <w:rPr>
            <w:rtl/>
          </w:rPr>
          <w:delText xml:space="preserve">נפיל</w:delText>
        </w:r>
      </w:del>
      <w:r w:rsidRPr="006F178A">
        <w:rPr>
          <w:rtl/>
        </w:rPr>
        <w:t xml:space="preserve"> </w:t>
      </w:r>
      <w:r w:rsidRPr="006F178A">
        <w:rPr>
          <w:rtl/>
        </w:rPr>
        <w:t xml:space="preserve">לא</w:t>
      </w:r>
      <w:r w:rsidRPr="006F178A">
        <w:rPr>
          <w:rtl/>
        </w:rPr>
        <w:t xml:space="preserve"> יבוא </w:t>
      </w:r>
      <w:ins w:id="109937" w:author="קלוד" w:date="2026-10-11T13:11:34Z">
        <w:r>
          <w:rPr>
            <w:rStyle w:val="afffffe"/>
            <w:rtl/>
          </w:rPr>
          <w:t xml:space="preserve">אביו</w:t>
        </w:r>
      </w:ins>
      <w:del w:id="109938" w:author="קלוד" w:date="2026-10-11T13:11:34Z">
        <w:r w:rsidRPr="006F178A">
          <w:rPr>
            <w:rtl/>
          </w:rPr>
          <w:delText xml:space="preserve">לאתויי</w:delText>
        </w:r>
      </w:del>
      <w:r w:rsidRPr="006F178A">
        <w:rPr>
          <w:rtl/>
        </w:rPr>
        <w:t xml:space="preserve"> </w:t>
      </w:r>
      <w:ins w:id="109935" w:author="קלוד" w:date="2026-10-11T13:11:34Z">
        <w:r>
          <w:rPr>
            <w:rtl/>
          </w:rPr>
          <w:t xml:space="preserve">להביאה, משא"כ</w:t>
        </w:r>
      </w:ins>
      <w:del w:id="109936" w:author="קלוד" w:date="2026-10-11T13:11:34Z">
        <w:r w:rsidRPr="006F178A">
          <w:rPr>
            <w:rtl/>
          </w:rPr>
          <w:delText xml:space="preserve">משא'כ</w:delText>
        </w:r>
      </w:del>
      <w:r w:rsidRPr="006F178A">
        <w:rPr>
          <w:rtl/>
        </w:rPr>
        <w:t xml:space="preserve"> דינר.</w:t>
      </w:r>
    </w:p>
    <w:p w:rsidR="00E9703F" w:rsidRPr="006F178A" w:rsidRDefault="00E9703F" w:rsidP="00E9703F">
      <w:pPr>
        <w:rPr>
          <w:rtl/>
        </w:rPr>
      </w:pPr>
      <w:ins w:id="109953" w:author="קלוד" w:date="2026-10-11T13:11:34Z">
        <w:r>
          <w:rPr>
            <w:rtl/>
          </w:rPr>
          <w:t xml:space="preserve">ותניא</w:t>
        </w:r>
      </w:ins>
      <w:del w:id="109954" w:author="קלוד" w:date="2026-10-11T13:11:34Z">
        <w:r w:rsidRPr="006F178A">
          <w:rPr>
            <w:rtl/>
          </w:rPr>
          <w:delText xml:space="preserve">ות"כ</w:delText>
        </w:r>
      </w:del>
      <w:r w:rsidRPr="006F178A">
        <w:rPr>
          <w:rtl/>
        </w:rPr>
        <w:t xml:space="preserve"> </w:t>
      </w:r>
      <w:ins w:id="109951" w:author="קלוד" w:date="2026-10-11T13:11:34Z">
        <w:r>
          <w:rPr>
            <w:rStyle w:val="2fb"/>
            <w:rtl/>
          </w:rPr>
          <w:t xml:space="preserve">כרבא:</w:t>
        </w:r>
      </w:ins>
      <w:del w:id="109952" w:author="קלוד" w:date="2026-10-11T13:11:34Z">
        <w:r w:rsidRPr="006F178A">
          <w:rPr>
            <w:rStyle w:val="2fb"/>
            <w:rtl/>
          </w:rPr>
          <w:delText xml:space="preserve">דרבא</w:delText>
        </w:r>
      </w:del>
      <w:r w:rsidRPr="006F178A">
        <w:rPr>
          <w:rtl/>
        </w:rPr>
        <w:t xml:space="preserve"> המוציא כליו </w:t>
      </w:r>
      <w:r>
        <w:rPr>
          <w:rtl/>
        </w:rPr>
        <w:t>וכו'</w:t>
      </w:r>
      <w:r w:rsidRPr="006F178A">
        <w:rPr>
          <w:rtl/>
        </w:rPr>
        <w:t xml:space="preserve"> על </w:t>
      </w:r>
      <w:ins w:id="109949" w:author="קלוד" w:date="2026-10-11T13:11:34Z">
        <w:r>
          <w:rPr>
            <w:rtl/>
          </w:rPr>
          <w:t xml:space="preserve">כתפו</w:t>
        </w:r>
      </w:ins>
      <w:del w:id="109950" w:author="קלוד" w:date="2026-10-11T13:11:34Z">
        <w:r w:rsidRPr="006F178A">
          <w:rPr>
            <w:rtl/>
          </w:rPr>
          <w:delText xml:space="preserve">כתיפו</w:delText>
        </w:r>
      </w:del>
      <w:r w:rsidRPr="006F178A">
        <w:rPr>
          <w:rtl/>
        </w:rPr>
        <w:t xml:space="preserve"> </w:t>
      </w:r>
      <w:ins w:id="109947" w:author="קלוד" w:date="2026-10-11T13:11:34Z">
        <w:r>
          <w:rPr>
            <w:rtl/>
          </w:rPr>
          <w:t xml:space="preserve">ובידו -</w:t>
        </w:r>
      </w:ins>
      <w:del w:id="109948" w:author="קלוד" w:date="2026-10-11T13:11:34Z">
        <w:r w:rsidRPr="006F178A">
          <w:rPr>
            <w:rtl/>
          </w:rPr>
          <w:delText xml:space="preserve">ובידו</w:delText>
        </w:r>
      </w:del>
      <w:r w:rsidRPr="006F178A">
        <w:rPr>
          <w:rtl/>
        </w:rPr>
        <w:t xml:space="preserve"> חייב, לבוש בהן</w:t>
      </w:r>
      <w:ins w:id="109945" w:author="קלוד" w:date="2026-10-11T13:11:34Z">
        <w:r>
          <w:rPr>
            <w:rtl/>
          </w:rPr>
          <w:t xml:space="preserve"> - </w:t>
        </w:r>
      </w:ins>
      <w:del w:id="109946" w:author="קלוד" w:date="2026-10-11T13:11:34Z">
        <w:r w:rsidRPr="006F178A">
          <w:rPr>
            <w:rtl/>
          </w:rPr>
          <w:delText xml:space="preserve"> </w:delText>
        </w:r>
      </w:del>
      <w:r w:rsidRPr="006F178A">
        <w:rPr>
          <w:rtl/>
        </w:rPr>
        <w:t xml:space="preserve">פטור.</w:t>
      </w:r>
    </w:p>
    <w:p w:rsidR="00E9703F" w:rsidRPr="006F178A" w:rsidRDefault="00E9703F" w:rsidP="00E9703F">
      <w:pPr>
        <w:rPr>
          <w:rtl/>
        </w:rPr>
      </w:pPr>
      <w:r w:rsidRPr="006F178A">
        <w:rPr>
          <w:rtl/>
        </w:rPr>
        <w:t xml:space="preserve">מוציא אדם וכליו עליו </w:t>
      </w:r>
      <w:r>
        <w:rPr>
          <w:rtl/>
        </w:rPr>
        <w:t>וכו'</w:t>
      </w:r>
      <w:r w:rsidRPr="006F178A">
        <w:rPr>
          <w:rtl/>
        </w:rPr>
        <w:t xml:space="preserve"> פטור, ואילו הוציאן כמות שהן - חייב.</w:t>
      </w:r>
    </w:p>
    <w:p w:rsidR="00E9703F" w:rsidRDefault="00E9703F" w:rsidP="00E9703F">
      <w:pPr>
        <w:pStyle w:val="affffd"/>
        <w:spacing w:after="0"/>
        <w:rPr>
          <w:del w:id="90117" w:author="מנוע עיצוב" w:date="2026-10-11T12:09:26Z"/>
          <w:rFonts w:ascii="MS Mincho" w:hAnsi="MS Mincho"/>
          <w:bCs w:val="0"/>
          <w:rtl/>
        </w:rPr>
      </w:pPr>
      <w:del w:id="90116"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123" w:author="קלוד" w:date="2026-10-11T09:07:15Z">
          <w:pPr>
            <w:pStyle w:val="affff1"/>
            <w:rPr>
              <w:rStyle w:val="afffe"/>
              <w:b w:val="0"/>
              <w:bCs/>
              <w:rtl/>
            </w:rPr>
          </w:pPr>
        </w:pPrChange>
      </w:pPr>
      <w:ins w:id="9852" w:author="מספור קטעי משנה" w:date="2026-10-11T09:35:03Z">
        <w:r>
          <w:rPr>
            <w:rStyle w:val="MisparKeta"/>
          </w:rPr>
          <w:t xml:space="preserve">א. </w:t>
        </w:r>
      </w:ins>
      <w:r w:rsidRPr="00146180">
        <w:rPr>
          <w:rStyle w:val="afffe"/>
          <w:rFonts w:hint="cs"/>
          <w:b w:val="0"/>
          <w:rtl/>
        </w:rPr>
        <w:t>כלכלה והאבן בתוכה נוטל.</w:t>
      </w:r>
    </w:p>
    <w:p>
      <w:pPr>
        <w:pStyle w:val="38"/>
        <w:rPr>
          <w:ins w:id="99077" w:author="מנוע מכני" w:date="2026-10-11T12:04:39Z"/>
        </w:rPr>
      </w:pPr>
      <w:r w:rsidRPr="00CF5519">
        <w:t xml:space="preserve">וא"א</w:t>
      </w:r>
    </w:p>
    <w:p w:rsidR="00E9703F" w:rsidRPr="00CF5519" w:rsidRDefault="00E9703F" w:rsidP="00CF5519">
      <w:pPr>
        <w:rPr>
          <w:spacing w:val="-6"/>
          <w:rtl/>
        </w:rPr>
      </w:pPr>
      <w:del w:id="99078" w:author="מנוע מכני" w:date="2026-10-11T12:04:39Z">
        <w:r w:rsidRPr="00CF5519">
          <w:rPr>
            <w:rFonts w:ascii="Fb Fontext" w:hAnsi="Fb Fontext"/>
            <w:spacing w:val="-6"/>
            <w:rtl/>
          </w:rPr>
          <w:delText xml:space="preserve"> </w:delText>
        </w:r>
      </w:del>
      <w:r w:rsidRPr="00CF5519">
        <w:rPr>
          <w:rFonts w:ascii="Fb Fontext" w:hAnsi="Fb Fontext"/>
          <w:spacing w:val="-6"/>
          <w:rtl/>
        </w:rPr>
        <w:t xml:space="preserve">שיקח </w:t>
      </w:r>
      <w:ins w:id="109965" w:author="קלוד" w:date="2026-10-11T13:11:34Z">
        <w:r>
          <w:rPr>
            <w:rFonts w:ascii="Fb Fontext" w:hAnsi="Fb Fontext"/>
            <w:spacing w:val="-6"/>
            <w:rtl/>
          </w:rPr>
          <w:t xml:space="preserve">הפירות,</w:t>
        </w:r>
      </w:ins>
      <w:del w:id="109966" w:author="קלוד" w:date="2026-10-11T13:11:34Z">
        <w:r w:rsidRPr="00CF5519">
          <w:rPr>
            <w:rFonts w:ascii="Fb Fontext" w:hAnsi="Fb Fontext"/>
            <w:spacing w:val="-6"/>
            <w:rtl/>
          </w:rPr>
          <w:delText xml:space="preserve">הפירות</w:delText>
        </w:r>
      </w:del>
      <w:r w:rsidRPr="00CF5519">
        <w:rPr>
          <w:rFonts w:ascii="Fb Fontext" w:hAnsi="Fb Fontext"/>
          <w:spacing w:val="-6"/>
          <w:rtl/>
        </w:rPr>
        <w:t xml:space="preserve"> </w:t>
      </w:r>
      <w:ins w:id="109963" w:author="קלוד" w:date="2026-10-11T13:11:34Z">
        <w:r>
          <w:rPr>
            <w:rFonts w:ascii="Fb Fontext" w:hAnsi="Fb Fontext"/>
            <w:spacing w:val="-6"/>
            <w:rtl/>
          </w:rPr>
          <w:t xml:space="preserve">שמדובר</w:t>
        </w:r>
      </w:ins>
      <w:del w:id="109964" w:author="קלוד" w:date="2026-10-11T13:11:34Z">
        <w:r w:rsidRPr="00CF5519">
          <w:rPr>
            <w:rFonts w:ascii="Fb Fontext" w:hAnsi="Fb Fontext"/>
            <w:spacing w:val="-6"/>
            <w:rtl/>
          </w:rPr>
          <w:delText xml:space="preserve">דמיירי</w:delText>
        </w:r>
      </w:del>
      <w:r w:rsidRPr="00CF5519">
        <w:rPr>
          <w:rFonts w:ascii="Fb Fontext" w:hAnsi="Fb Fontext"/>
          <w:spacing w:val="-6"/>
          <w:rtl/>
        </w:rPr>
        <w:t xml:space="preserve"> במיטנפין.</w:t>
      </w:r>
      <w:r w:rsidR="00CF5519" w:rsidRPr="00CF5519">
        <w:rPr>
          <w:rFonts w:hint="cs"/>
          <w:spacing w:val="-6"/>
          <w:rtl/>
        </w:rPr>
        <w:t xml:space="preserve"> </w:t>
      </w:r>
      <w:ins w:id="109961" w:author="קלוד" w:date="2026-10-11T13:11:34Z">
        <w:r>
          <w:rPr>
            <w:spacing w:val="-6"/>
            <w:rtl/>
          </w:rPr>
          <w:t xml:space="preserve">ואינו</w:t>
        </w:r>
      </w:ins>
      <w:del w:id="109962" w:author="קלוד" w:date="2026-10-11T13:11:34Z">
        <w:r w:rsidRPr="00CF5519">
          <w:rPr>
            <w:spacing w:val="-6"/>
            <w:rtl/>
          </w:rPr>
          <w:delText xml:space="preserve">ואין</w:delText>
        </w:r>
      </w:del>
      <w:r w:rsidRPr="00CF5519">
        <w:rPr>
          <w:spacing w:val="-6"/>
          <w:rtl/>
        </w:rPr>
        <w:t xml:space="preserve"> יכול לסלק </w:t>
      </w:r>
      <w:ins w:id="109959" w:author="קלוד" w:date="2026-10-11T13:11:34Z">
        <w:r>
          <w:rPr>
            <w:spacing w:val="-6"/>
            <w:rtl/>
          </w:rPr>
          <w:t xml:space="preserve">האבן, שהאבן</w:t>
        </w:r>
      </w:ins>
      <w:del w:id="109960" w:author="קלוד" w:date="2026-10-11T13:11:34Z">
        <w:r w:rsidRPr="00CF5519">
          <w:rPr>
            <w:spacing w:val="-6"/>
            <w:rtl/>
          </w:rPr>
          <w:delText xml:space="preserve">האבן</w:delText>
        </w:r>
      </w:del>
      <w:r w:rsidRPr="00CF5519">
        <w:rPr>
          <w:spacing w:val="-6"/>
          <w:rtl/>
        </w:rPr>
        <w:t xml:space="preserve"> </w:t>
      </w:r>
      <w:ins w:id="109957" w:author="קלוד" w:date="2026-10-11T13:11:34Z">
        <w:r>
          <w:rPr>
            <w:spacing w:val="-6"/>
            <w:rtl/>
          </w:rPr>
          <w:t xml:space="preserve">עצמה</w:t>
        </w:r>
      </w:ins>
      <w:del w:id="109958" w:author="קלוד" w:date="2026-10-11T13:11:34Z">
        <w:r w:rsidRPr="00CF5519">
          <w:rPr>
            <w:spacing w:val="-6"/>
            <w:rtl/>
          </w:rPr>
          <w:delText xml:space="preserve">עצמה דאבן גופה</w:delText>
        </w:r>
      </w:del>
      <w:r w:rsidRPr="00CF5519">
        <w:rPr>
          <w:spacing w:val="-6"/>
          <w:rtl/>
        </w:rPr>
        <w:t xml:space="preserve"> נעשית דופן </w:t>
      </w:r>
      <w:ins w:id="109955" w:author="קלוד" w:date="2026-10-11T13:11:34Z">
        <w:r>
          <w:rPr>
            <w:spacing w:val="-6"/>
            <w:rtl/>
          </w:rPr>
          <w:t xml:space="preserve">לכלכלה </w:t>
        </w:r>
        <w:r>
          <w:rPr>
            <w:rStyle w:val="afffffe"/>
            <w:spacing w:val="-6"/>
            <w:rtl/>
          </w:rPr>
          <w:t xml:space="preserve">פחותה</w:t>
        </w:r>
        <w:r>
          <w:rPr>
            <w:spacing w:val="-6"/>
            <w:rtl/>
          </w:rPr>
          <w:t xml:space="preserve">.</w:t>
        </w:r>
      </w:ins>
      <w:del w:id="109956" w:author="קלוד" w:date="2026-10-11T13:11:34Z">
        <w:r w:rsidRPr="00CF5519">
          <w:rPr>
            <w:spacing w:val="-6"/>
            <w:rtl/>
          </w:rPr>
          <w:delText xml:space="preserve">לכלכלה.</w:delText>
        </w:r>
      </w:del>
    </w:p>
    <w:p w:rsidR="00E9703F" w:rsidRDefault="00E9703F" w:rsidP="00E9703F">
      <w:pPr>
        <w:pStyle w:val="affffd"/>
        <w:spacing w:after="0"/>
        <w:rPr>
          <w:del w:id="90119" w:author="מנוע עיצוב" w:date="2026-10-11T12:09:26Z"/>
          <w:rFonts w:ascii="MS Mincho" w:hAnsi="MS Mincho"/>
          <w:bCs w:val="0"/>
          <w:rtl/>
        </w:rPr>
      </w:pPr>
      <w:del w:id="90118" w:author="מנוע עיצוב" w:date="2026-10-11T12:09:26Z">
        <w:r>
          <w:rPr>
            <w:rFonts w:ascii="MS Mincho" w:hAnsi="MS Mincho" w:hint="cs"/>
            <w:bCs w:val="0"/>
            <w:rtl/>
          </w:rPr>
          <w:delText xml:space="preserve"> ׻</w:delText>
        </w:r>
      </w:del>
    </w:p>
    <w:p w:rsidR="00E9703F" w:rsidRDefault="00E9703F" w:rsidP="00E9703F">
      <w:pPr>
        <w:pStyle w:val="affff1"/>
        <w:ind w:end="0"/>
        <w:rPr>
          <w:b w:val="0"/>
          <w:rtl/>
        </w:rPr>
        <w:pPrChange w:id="20124" w:author="קלוד" w:date="2026-10-11T09:07:15Z">
          <w:pPr>
            <w:pStyle w:val="affff1"/>
            <w:rPr>
              <w:b w:val="0"/>
              <w:rtl/>
            </w:rPr>
          </w:pPr>
        </w:pPrChange>
      </w:pPr>
      <w:ins w:id="9853" w:author="מספור קטעי משנה" w:date="2026-10-11T09:35:03Z">
        <w:r>
          <w:rPr>
            <w:rStyle w:val="MisparKeta"/>
          </w:rPr>
          <w:t xml:space="preserve">ב. </w:t>
        </w:r>
      </w:ins>
      <w:r w:rsidRPr="00146180">
        <w:rPr>
          <w:rStyle w:val="afffe"/>
          <w:rFonts w:hint="cs"/>
          <w:b w:val="0"/>
          <w:rtl/>
        </w:rPr>
        <w:t>מ</w:t>
      </w:r>
      <w:r w:rsidRPr="00146180">
        <w:rPr>
          <w:rStyle w:val="afffe"/>
          <w:b w:val="0"/>
          <w:rtl/>
        </w:rPr>
        <w:t>טלטלין תרומה טמאה</w:t>
      </w:r>
    </w:p>
    <w:p w:rsidR="00E9703F" w:rsidRPr="006F178A" w:rsidRDefault="00E9703F" w:rsidP="00E9703F">
      <w:pPr>
        <w:rPr>
          <w:rtl/>
        </w:rPr>
      </w:pPr>
      <w:r w:rsidRPr="006F178A">
        <w:rPr>
          <w:rFonts w:ascii="Fb Fontext" w:hAnsi="Fb Fontext"/>
          <w:rtl/>
        </w:rPr>
        <w:t xml:space="preserve">היינו בטהורה למטה וטמאה </w:t>
      </w:r>
      <w:ins w:id="109973" w:author="קלוד" w:date="2026-10-11T13:11:34Z">
        <w:r>
          <w:rPr>
            <w:rFonts w:ascii="Fb Fontext" w:hAnsi="Fb Fontext"/>
            <w:rtl/>
          </w:rPr>
          <w:t xml:space="preserve">למעלה,</w:t>
        </w:r>
      </w:ins>
      <w:del w:id="109974" w:author="קלוד" w:date="2026-10-11T13:11:34Z">
        <w:r w:rsidRPr="006F178A">
          <w:rPr>
            <w:rFonts w:ascii="Fb Fontext" w:hAnsi="Fb Fontext"/>
            <w:rtl/>
          </w:rPr>
          <w:delText xml:space="preserve">למעלה</w:delText>
        </w:r>
      </w:del>
      <w:r w:rsidRPr="006F178A">
        <w:rPr>
          <w:rFonts w:ascii="Fb Fontext" w:hAnsi="Fb Fontext"/>
          <w:rtl/>
        </w:rPr>
        <w:t xml:space="preserve"> </w:t>
      </w:r>
      <w:ins w:id="109971" w:author="קלוד" w:date="2026-10-11T13:11:34Z">
        <w:r>
          <w:rPr>
            <w:rFonts w:ascii="Fb Fontext" w:hAnsi="Fb Fontext"/>
            <w:rtl/>
          </w:rPr>
          <w:t xml:space="preserve">שאל"ה</w:t>
        </w:r>
      </w:ins>
      <w:del w:id="109972" w:author="קלוד" w:date="2026-10-11T13:11:34Z">
        <w:r w:rsidRPr="006F178A">
          <w:rPr>
            <w:rFonts w:ascii="Fb Fontext" w:hAnsi="Fb Fontext"/>
            <w:rtl/>
          </w:rPr>
          <w:delText xml:space="preserve">דאל"ה</w:delText>
        </w:r>
      </w:del>
      <w:r w:rsidRPr="006F178A">
        <w:rPr>
          <w:rFonts w:ascii="Fb Fontext" w:hAnsi="Fb Fontext"/>
          <w:rtl/>
        </w:rPr>
        <w:t xml:space="preserve"> יטול הטהורה </w:t>
      </w:r>
      <w:ins w:id="109969" w:author="קלוד" w:date="2026-10-11T13:11:34Z">
        <w:r>
          <w:rPr>
            <w:rFonts w:ascii="Fb Fontext" w:hAnsi="Fb Fontext"/>
            <w:rtl/>
          </w:rPr>
          <w:t xml:space="preserve">ויניח</w:t>
        </w:r>
      </w:ins>
      <w:del w:id="109970" w:author="קלוד" w:date="2026-10-11T13:11:34Z">
        <w:r w:rsidRPr="006F178A">
          <w:rPr>
            <w:rFonts w:ascii="Fb Fontext" w:hAnsi="Fb Fontext"/>
            <w:rtl/>
          </w:rPr>
          <w:delText xml:space="preserve">ושביק</w:delText>
        </w:r>
      </w:del>
      <w:r w:rsidRPr="006F178A">
        <w:rPr>
          <w:rFonts w:ascii="Fb Fontext" w:hAnsi="Fb Fontext"/>
          <w:rtl/>
        </w:rPr>
        <w:t xml:space="preserve"> </w:t>
      </w:r>
      <w:ins w:id="109967" w:author="קלוד" w:date="2026-10-11T13:11:34Z">
        <w:r>
          <w:rPr>
            <w:rFonts w:ascii="Fb Fontext" w:hAnsi="Fb Fontext"/>
            <w:rtl/>
          </w:rPr>
          <w:t xml:space="preserve">הטמאה.</w:t>
        </w:r>
      </w:ins>
      <w:del w:id="109968" w:author="קלוד" w:date="2026-10-11T13:11:34Z">
        <w:r w:rsidRPr="006F178A">
          <w:rPr>
            <w:rFonts w:ascii="Fb Fontext" w:hAnsi="Fb Fontext"/>
            <w:rtl/>
          </w:rPr>
          <w:delText xml:space="preserve">לטמאה.</w:delText>
        </w:r>
      </w:del>
    </w:p>
    <w:p w:rsidR="00E9703F" w:rsidRPr="006F178A" w:rsidRDefault="00E9703F" w:rsidP="00E9703F">
      <w:pPr>
        <w:rPr>
          <w:rtl/>
        </w:rPr>
      </w:pPr>
      <w:r w:rsidRPr="006F178A">
        <w:rPr>
          <w:rtl/>
        </w:rPr>
        <w:t xml:space="preserve">ואינו יכול לזרוק הטמאה </w:t>
      </w:r>
      <w:ins w:id="109981" w:author="קלוד" w:date="2026-10-11T13:11:34Z">
        <w:r>
          <w:rPr>
            <w:rtl/>
          </w:rPr>
          <w:t xml:space="preserve">הצידה,</w:t>
        </w:r>
      </w:ins>
      <w:del w:id="109982" w:author="קלוד" w:date="2026-10-11T13:11:34Z">
        <w:r w:rsidRPr="006F178A">
          <w:rPr>
            <w:rtl/>
          </w:rPr>
          <w:delText xml:space="preserve">הצידה</w:delText>
        </w:r>
      </w:del>
      <w:r w:rsidRPr="006F178A">
        <w:rPr>
          <w:rtl/>
        </w:rPr>
        <w:t xml:space="preserve"> </w:t>
      </w:r>
      <w:ins w:id="109979" w:author="קלוד" w:date="2026-10-11T13:11:34Z">
        <w:r>
          <w:rPr>
            <w:rStyle w:val="2fb"/>
            <w:rtl/>
          </w:rPr>
          <w:t xml:space="preserve">כדרב,</w:t>
        </w:r>
      </w:ins>
      <w:del w:id="109980" w:author="קלוד" w:date="2026-10-11T13:11:34Z">
        <w:r w:rsidRPr="006F178A">
          <w:rPr>
            <w:rStyle w:val="2fb"/>
            <w:rtl/>
          </w:rPr>
          <w:delText xml:space="preserve">כדרב</w:delText>
        </w:r>
      </w:del>
      <w:r w:rsidRPr="006F178A">
        <w:rPr>
          <w:rtl/>
        </w:rPr>
        <w:t xml:space="preserve"> </w:t>
      </w:r>
      <w:ins w:id="109977" w:author="קלוד" w:date="2026-10-11T13:11:34Z">
        <w:r>
          <w:rPr>
            <w:rtl/>
          </w:rPr>
          <w:t xml:space="preserve">שמדובר</w:t>
        </w:r>
      </w:ins>
      <w:del w:id="109978" w:author="קלוד" w:date="2026-10-11T13:11:34Z">
        <w:r w:rsidRPr="006F178A">
          <w:rPr>
            <w:rtl/>
          </w:rPr>
          <w:delText xml:space="preserve">דמיירי</w:delText>
        </w:r>
      </w:del>
      <w:r w:rsidRPr="006F178A">
        <w:rPr>
          <w:rtl/>
        </w:rPr>
        <w:t xml:space="preserve"> </w:t>
      </w:r>
      <w:ins w:id="109975" w:author="קלוד" w:date="2026-10-11T13:11:34Z">
        <w:r>
          <w:rPr>
            <w:rtl/>
          </w:rPr>
          <w:t xml:space="preserve">במיטנפין.</w:t>
        </w:r>
      </w:ins>
      <w:del w:id="109976" w:author="קלוד" w:date="2026-10-11T13:11:34Z">
        <w:r w:rsidRPr="006F178A">
          <w:rPr>
            <w:rtl/>
          </w:rPr>
          <w:delText xml:space="preserve">במטונפין</w:delText>
        </w:r>
      </w:del>
      <w:r w:rsidRPr="006F178A">
        <w:rPr>
          <w:rtl/>
        </w:rPr>
        <w:t xml:space="preserve"> והיינו דווקא לצורך גופו.</w:t>
      </w:r>
    </w:p>
    <w:p w:rsidR="00E9703F" w:rsidRDefault="00E9703F" w:rsidP="00E9703F">
      <w:pPr>
        <w:rPr>
          <w:rtl/>
        </w:rPr>
      </w:pPr>
      <w:del w:id="90182" w:author="מנוע מכני" w:date="2026-10-11T12:04:39Z">
        <w:r w:rsidRPr="006F178A">
          <w:rPr>
            <w:rtl/>
          </w:rPr>
          <w:tab/>
          <w:delText xml:space="preserve"> </w:delText>
        </w:r>
      </w:del>
      <w:r w:rsidRPr="006F178A">
        <w:rPr>
          <w:rtl/>
        </w:rPr>
        <w:tab/>
        <w:t xml:space="preserve">[דלצורך מקומו שרי </w:t>
      </w:r>
      <w:r>
        <w:rPr>
          <w:rtl/>
        </w:rPr>
        <w:t>אפי'</w:t>
      </w:r>
      <w:r w:rsidRPr="006F178A">
        <w:rPr>
          <w:rtl/>
        </w:rPr>
        <w:t xml:space="preserve"> בטהורה למעלה]</w:t>
      </w:r>
    </w:p>
    <w:p w:rsidR="00E9703F" w:rsidRPr="00307E5D" w:rsidRDefault="00E9703F" w:rsidP="00E9703F">
      <w:pPr>
        <w:rPr>
          <w:rFonts w:cs="Guttman Vilna"/>
          <w:b/>
          <w:bCs/>
          <w:spacing w:val="-4"/>
          <w:rtl/>
        </w:rPr>
      </w:pPr>
      <w:r w:rsidRPr="00307E5D">
        <w:rPr>
          <w:spacing w:val="-4"/>
          <w:rtl/>
        </w:rPr>
        <w:t xml:space="preserve">ומתני' דווקא </w:t>
      </w:r>
      <w:ins w:id="109991" w:author="קלוד" w:date="2026-10-11T13:11:34Z">
        <w:r>
          <w:rPr>
            <w:spacing w:val="-4"/>
            <w:rtl/>
          </w:rPr>
          <w:t xml:space="preserve">לצורך</w:t>
        </w:r>
      </w:ins>
      <w:del w:id="109992" w:author="קלוד" w:date="2026-10-11T13:11:34Z">
        <w:r w:rsidRPr="00307E5D">
          <w:rPr>
            <w:spacing w:val="-4"/>
            <w:rtl/>
          </w:rPr>
          <w:delText xml:space="preserve">בלצורך</w:delText>
        </w:r>
      </w:del>
      <w:r w:rsidRPr="00307E5D">
        <w:rPr>
          <w:spacing w:val="-4"/>
          <w:rtl/>
        </w:rPr>
        <w:t xml:space="preserve"> </w:t>
      </w:r>
      <w:ins w:id="109989" w:author="קלוד" w:date="2026-10-11T13:11:34Z">
        <w:r>
          <w:rPr>
            <w:spacing w:val="-4"/>
            <w:rtl/>
          </w:rPr>
          <w:t xml:space="preserve">גופו,</w:t>
        </w:r>
      </w:ins>
      <w:del w:id="109990" w:author="קלוד" w:date="2026-10-11T13:11:34Z">
        <w:r w:rsidRPr="00307E5D">
          <w:rPr>
            <w:spacing w:val="-4"/>
            <w:rtl/>
          </w:rPr>
          <w:delText xml:space="preserve">גופו</w:delText>
        </w:r>
      </w:del>
      <w:r w:rsidRPr="00307E5D">
        <w:rPr>
          <w:spacing w:val="-4"/>
          <w:rtl/>
        </w:rPr>
        <w:t xml:space="preserve"> </w:t>
      </w:r>
      <w:ins w:id="109987" w:author="קלוד" w:date="2026-10-11T13:11:34Z">
        <w:r>
          <w:rPr>
            <w:spacing w:val="-4"/>
            <w:rtl/>
          </w:rPr>
          <w:t xml:space="preserve">שהרי</w:t>
        </w:r>
      </w:ins>
      <w:del w:id="109988" w:author="קלוד" w:date="2026-10-11T13:11:34Z">
        <w:r w:rsidRPr="00307E5D">
          <w:rPr>
            <w:spacing w:val="-4"/>
            <w:rtl/>
          </w:rPr>
          <w:delText xml:space="preserve">מדסיפא</w:delText>
        </w:r>
      </w:del>
      <w:r w:rsidRPr="00307E5D">
        <w:rPr>
          <w:spacing w:val="-4"/>
          <w:rtl/>
        </w:rPr>
        <w:t xml:space="preserve"> </w:t>
      </w:r>
      <w:ins w:id="109985" w:author="קלוד" w:date="2026-10-11T13:11:34Z">
        <w:r>
          <w:rPr>
            <w:spacing w:val="-4"/>
            <w:rtl/>
          </w:rPr>
          <w:t xml:space="preserve">הסיפא 'מעות</w:t>
        </w:r>
      </w:ins>
      <w:del w:id="109986" w:author="קלוד" w:date="2026-10-11T13:11:34Z">
        <w:r w:rsidRPr="00307E5D">
          <w:rPr>
            <w:spacing w:val="-4"/>
            <w:rtl/>
          </w:rPr>
          <w:delText xml:space="preserve">דמעות</w:delText>
        </w:r>
      </w:del>
      <w:r w:rsidRPr="00307E5D">
        <w:rPr>
          <w:spacing w:val="-4"/>
          <w:rtl/>
        </w:rPr>
        <w:t xml:space="preserve"> שעל הכר - מנער את הכר והן </w:t>
      </w:r>
      <w:ins w:id="109983" w:author="קלוד" w:date="2026-10-11T13:11:34Z">
        <w:r>
          <w:rPr>
            <w:spacing w:val="-4"/>
            <w:rtl/>
          </w:rPr>
          <w:t xml:space="preserve">נופלות'</w:t>
        </w:r>
      </w:ins>
      <w:del w:id="109984" w:author="קלוד" w:date="2026-10-11T13:11:34Z">
        <w:r w:rsidRPr="00307E5D">
          <w:rPr>
            <w:spacing w:val="-4"/>
            <w:rtl/>
          </w:rPr>
          <w:delText xml:space="preserve">נופלות</w:delText>
        </w:r>
      </w:del>
      <w:r w:rsidRPr="00307E5D">
        <w:rPr>
          <w:spacing w:val="-4"/>
          <w:rtl/>
        </w:rPr>
        <w:t xml:space="preserve"> היינו לצורך גופו.</w:t>
      </w:r>
    </w:p>
    <w:p w:rsidR="00E9703F" w:rsidRPr="006F178A" w:rsidRDefault="00E9703F" w:rsidP="00E9703F">
      <w:pPr>
        <w:rPr>
          <w:rtl/>
        </w:rPr>
      </w:pPr>
      <w:ins w:id="109999" w:author="קלוד" w:date="2026-10-11T13:11:34Z">
        <w:r>
          <w:rPr>
            <w:rtl/>
          </w:rPr>
          <w:t xml:space="preserve">ועל זה</w:t>
        </w:r>
      </w:ins>
      <w:del w:id="110000" w:author="קלוד" w:date="2026-10-11T13:11:34Z">
        <w:r w:rsidRPr="006F178A">
          <w:rPr>
            <w:rtl/>
          </w:rPr>
          <w:delText xml:space="preserve">ואהך</w:delText>
        </w:r>
      </w:del>
      <w:r w:rsidRPr="006F178A">
        <w:rPr>
          <w:rtl/>
        </w:rPr>
        <w:t xml:space="preserve"> א"ר </w:t>
      </w:r>
      <w:ins w:id="109997" w:author="קלוד" w:date="2026-10-11T13:11:34Z">
        <w:r>
          <w:rPr>
            <w:rtl/>
          </w:rPr>
          <w:t xml:space="preserve">יוחנן:</w:t>
        </w:r>
      </w:ins>
      <w:del w:id="109998" w:author="קלוד" w:date="2026-10-11T13:11:34Z">
        <w:r w:rsidRPr="006F178A">
          <w:rPr>
            <w:rtl/>
          </w:rPr>
          <w:delText xml:space="preserve">יוחנן</w:delText>
        </w:r>
      </w:del>
      <w:r w:rsidRPr="006F178A">
        <w:rPr>
          <w:rtl/>
        </w:rPr>
        <w:t xml:space="preserve"> </w:t>
      </w:r>
      <w:ins w:id="109995" w:author="קלוד" w:date="2026-10-11T13:11:34Z">
        <w:r>
          <w:rPr>
            <w:rtl/>
          </w:rPr>
          <w:t xml:space="preserve">אבל</w:t>
        </w:r>
      </w:ins>
      <w:del w:id="109996" w:author="קלוד" w:date="2026-10-11T13:11:34Z">
        <w:r w:rsidRPr="006F178A">
          <w:rPr>
            <w:rtl/>
          </w:rPr>
          <w:delText xml:space="preserve">דאבל</w:delText>
        </w:r>
      </w:del>
      <w:r w:rsidRPr="006F178A">
        <w:rPr>
          <w:rtl/>
        </w:rPr>
        <w:t xml:space="preserve"> לצורך </w:t>
      </w:r>
      <w:ins w:id="109993" w:author="קלוד" w:date="2026-10-11T13:11:34Z">
        <w:r>
          <w:rPr>
            <w:rtl/>
          </w:rPr>
          <w:t xml:space="preserve">מקומו -</w:t>
        </w:r>
      </w:ins>
      <w:del w:id="109994" w:author="קלוד" w:date="2026-10-11T13:11:34Z">
        <w:r w:rsidRPr="006F178A">
          <w:rPr>
            <w:rtl/>
          </w:rPr>
          <w:delText xml:space="preserve">מקומו</w:delText>
        </w:r>
      </w:del>
      <w:r w:rsidRPr="006F178A">
        <w:rPr>
          <w:rtl/>
        </w:rPr>
        <w:t xml:space="preserve"> מטלטלו ועודן עליו.</w:t>
      </w:r>
    </w:p>
    <w:p w:rsidR="00E9703F" w:rsidRDefault="00E9703F" w:rsidP="00E9703F">
      <w:pPr>
        <w:pStyle w:val="affffd"/>
        <w:spacing w:after="0"/>
        <w:rPr>
          <w:del w:id="90121" w:author="מנוע עיצוב" w:date="2026-10-11T12:09:26Z"/>
          <w:rFonts w:ascii="MS Mincho" w:hAnsi="MS Mincho"/>
          <w:bCs w:val="0"/>
          <w:rtl/>
        </w:rPr>
      </w:pPr>
      <w:del w:id="90120"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125" w:author="קלוד" w:date="2026-10-11T09:07:15Z">
          <w:pPr>
            <w:pStyle w:val="affff1"/>
            <w:rPr>
              <w:rStyle w:val="afffe"/>
              <w:b w:val="0"/>
              <w:bCs/>
              <w:rtl/>
            </w:rPr>
          </w:pPr>
        </w:pPrChange>
      </w:pPr>
      <w:ins w:id="9854" w:author="מספור קטעי משנה" w:date="2026-10-11T09:35:03Z">
        <w:r>
          <w:rPr>
            <w:rStyle w:val="MisparKeta"/>
          </w:rPr>
          <w:t xml:space="preserve">ג. </w:t>
        </w:r>
      </w:ins>
      <w:r w:rsidRPr="00146180">
        <w:rPr>
          <w:rStyle w:val="afffe"/>
          <w:b w:val="0"/>
          <w:rtl/>
        </w:rPr>
        <w:t>רבי יהודה אומר אף מעלין וכו'.</w:t>
      </w:r>
    </w:p>
    <w:p w:rsidR="00E9703F" w:rsidRPr="006F178A" w:rsidRDefault="00E9703F" w:rsidP="00E9703F">
      <w:pPr>
        <w:rPr>
          <w:rtl/>
        </w:rPr>
      </w:pPr>
      <w:r w:rsidRPr="006F178A">
        <w:rPr>
          <w:rStyle w:val="afffe"/>
          <w:rFonts w:ascii="Fb Fontext" w:hAnsi="Fb Fontext"/>
          <w:b/>
          <w:rtl/>
        </w:rPr>
        <w:t>א.</w:t>
      </w:r>
      <w:r w:rsidRPr="006F178A">
        <w:rPr>
          <w:rFonts w:ascii="Fb Fontext" w:hAnsi="Fb Fontext"/>
          <w:rtl/>
        </w:rPr>
        <w:t xml:space="preserve"> </w:t>
      </w:r>
      <w:r w:rsidRPr="006F178A">
        <w:rPr>
          <w:rStyle w:val="2fb"/>
          <w:rFonts w:ascii="Fb Fontext" w:hAnsi="Fb Fontext"/>
          <w:rtl/>
        </w:rPr>
        <w:t xml:space="preserve">ר"י</w:t>
      </w:r>
      <w:r w:rsidRPr="006F178A">
        <w:rPr>
          <w:rFonts w:ascii="Fb Fontext" w:hAnsi="Fb Fontext"/>
          <w:rtl/>
        </w:rPr>
        <w:t xml:space="preserve"> </w:t>
      </w:r>
      <w:ins w:id="95349" w:author="מנוע מכני" w:date="2026-10-11T12:04:39Z">
        <w:r>
          <w:rPr>
            <w:rFonts w:ascii="Fb Fontext" w:hAnsi="Fb Fontext"/>
            <w:rtl/>
          </w:rPr>
          <w:t xml:space="preserve">סבר</w:t>
        </w:r>
      </w:ins>
      <w:del w:id="95350" w:author="מנוע מכני" w:date="2026-10-11T12:04:39Z">
        <w:r w:rsidRPr="006F178A">
          <w:rPr>
            <w:rFonts w:ascii="Fb Fontext" w:hAnsi="Fb Fontext"/>
            <w:rtl/>
          </w:rPr>
          <w:delText xml:space="preserve">ס"ל</w:delText>
        </w:r>
      </w:del>
      <w:r w:rsidRPr="006F178A">
        <w:rPr>
          <w:rFonts w:ascii="Fb Fontext" w:hAnsi="Fb Fontext"/>
          <w:rtl/>
        </w:rPr>
        <w:t xml:space="preserve"> </w:t>
      </w:r>
      <w:ins w:id="110013" w:author="קלוד" w:date="2026-10-11T13:11:34Z">
        <w:r>
          <w:rPr>
            <w:rStyle w:val="2fb"/>
            <w:rFonts w:ascii="Fb Fontext" w:hAnsi="Fb Fontext"/>
            <w:rtl/>
          </w:rPr>
          <w:t xml:space="preserve">כר"א,</w:t>
        </w:r>
      </w:ins>
      <w:del w:id="110014" w:author="קלוד" w:date="2026-10-11T13:11:34Z">
        <w:r w:rsidRPr="006F178A">
          <w:rPr>
            <w:rStyle w:val="2fb"/>
            <w:rFonts w:ascii="Fb Fontext" w:hAnsi="Fb Fontext"/>
            <w:rtl/>
          </w:rPr>
          <w:delText xml:space="preserve">כר"א</w:delText>
        </w:r>
      </w:del>
      <w:r w:rsidRPr="006F178A">
        <w:rPr>
          <w:rFonts w:ascii="Fb Fontext" w:hAnsi="Fb Fontext"/>
          <w:rtl/>
        </w:rPr>
        <w:t xml:space="preserve"> </w:t>
      </w:r>
      <w:ins w:id="110011" w:author="קלוד" w:date="2026-10-11T13:11:34Z">
        <w:r>
          <w:rPr>
            <w:rFonts w:ascii="Fb Fontext" w:hAnsi="Fb Fontext"/>
            <w:rtl/>
          </w:rPr>
          <w:t xml:space="preserve">שתרומה</w:t>
        </w:r>
      </w:ins>
      <w:del w:id="110012" w:author="קלוד" w:date="2026-10-11T13:11:34Z">
        <w:r w:rsidRPr="006F178A">
          <w:rPr>
            <w:rFonts w:ascii="Fb Fontext" w:hAnsi="Fb Fontext"/>
            <w:rtl/>
          </w:rPr>
          <w:delText xml:space="preserve">דתרומה</w:delText>
        </w:r>
      </w:del>
      <w:r w:rsidRPr="006F178A">
        <w:rPr>
          <w:rFonts w:ascii="Fb Fontext" w:hAnsi="Fb Fontext"/>
          <w:rtl/>
        </w:rPr>
        <w:t xml:space="preserve"> </w:t>
      </w:r>
      <w:ins w:id="110009" w:author="קלוד" w:date="2026-10-11T13:11:34Z">
        <w:r>
          <w:rPr>
            <w:rFonts w:ascii="Fb Fontext" w:hAnsi="Fb Fontext"/>
            <w:rtl/>
          </w:rPr>
          <w:t xml:space="preserve">בעינה</w:t>
        </w:r>
      </w:ins>
      <w:del w:id="110010" w:author="קלוד" w:date="2026-10-11T13:11:34Z">
        <w:r w:rsidRPr="006F178A">
          <w:rPr>
            <w:rFonts w:ascii="Fb Fontext" w:hAnsi="Fb Fontext"/>
            <w:rtl/>
          </w:rPr>
          <w:delText xml:space="preserve">בעינא</w:delText>
        </w:r>
      </w:del>
      <w:r w:rsidRPr="006F178A">
        <w:rPr>
          <w:rFonts w:ascii="Fb Fontext" w:hAnsi="Fb Fontext"/>
          <w:rtl/>
        </w:rPr>
        <w:t xml:space="preserve"> </w:t>
      </w:r>
      <w:ins w:id="110007" w:author="קלוד" w:date="2026-10-11T13:11:34Z">
        <w:r>
          <w:rPr>
            <w:rFonts w:ascii="Fb Fontext" w:hAnsi="Fb Fontext"/>
            <w:rtl/>
          </w:rPr>
          <w:t xml:space="preserve">מונחת</w:t>
        </w:r>
      </w:ins>
      <w:del w:id="110008" w:author="קלוד" w:date="2026-10-11T13:11:34Z">
        <w:r w:rsidRPr="006F178A">
          <w:rPr>
            <w:rFonts w:ascii="Fb Fontext" w:hAnsi="Fb Fontext"/>
            <w:rtl/>
          </w:rPr>
          <w:delText xml:space="preserve">מחתא.</w:delText>
        </w:r>
      </w:del>
      <w:r w:rsidRPr="006F178A">
        <w:rPr>
          <w:rFonts w:ascii="Fb Fontext" w:hAnsi="Fb Fontext"/>
          <w:rtl/>
        </w:rPr>
        <w:t xml:space="preserve"> </w:t>
      </w:r>
      <w:ins w:id="110005" w:author="קלוד" w:date="2026-10-11T13:11:34Z">
        <w:r>
          <w:rPr>
            <w:rStyle w:val="afffffe"/>
            <w:rFonts w:ascii="Fb Fontext" w:hAnsi="Fb Fontext"/>
            <w:rtl/>
          </w:rPr>
          <w:t xml:space="preserve">ואין כאן תיקון</w:t>
        </w:r>
        <w:r>
          <w:rPr>
            <w:rFonts w:ascii="Fb Fontext" w:hAnsi="Fb Fontext"/>
            <w:rtl/>
          </w:rPr>
          <w:t xml:space="preserve">. כדתנן:</w:t>
        </w:r>
      </w:ins>
      <w:del w:id="110006" w:author="קלוד" w:date="2026-10-11T13:11:34Z">
        <w:r w:rsidRPr="006F178A">
          <w:rPr>
            <w:rFonts w:ascii="Fb Fontext" w:hAnsi="Fb Fontext"/>
            <w:rtl/>
          </w:rPr>
          <w:delText xml:space="preserve">כדתנן</w:delText>
        </w:r>
      </w:del>
      <w:r w:rsidRPr="006F178A">
        <w:rPr>
          <w:rFonts w:ascii="Fb Fontext" w:hAnsi="Fb Fontext"/>
          <w:rtl/>
        </w:rPr>
        <w:t xml:space="preserve"> סאה תרומה שנפלה לפחות ממאה ונדמעו, ונפל מן המדומע למקום </w:t>
      </w:r>
      <w:ins w:id="110003" w:author="קלוד" w:date="2026-10-11T13:11:34Z">
        <w:r>
          <w:rPr>
            <w:rFonts w:ascii="Fb Fontext" w:hAnsi="Fb Fontext"/>
            <w:rtl/>
          </w:rPr>
          <w:t xml:space="preserve">אחר -</w:t>
        </w:r>
      </w:ins>
      <w:del w:id="110004" w:author="קלוד" w:date="2026-10-11T13:11:34Z">
        <w:r w:rsidRPr="006F178A">
          <w:rPr>
            <w:rFonts w:ascii="Fb Fontext" w:hAnsi="Fb Fontext"/>
            <w:rtl/>
          </w:rPr>
          <w:delText xml:space="preserve">אחר.</w:delText>
        </w:r>
      </w:del>
      <w:r w:rsidRPr="006F178A">
        <w:rPr>
          <w:rFonts w:ascii="Fb Fontext" w:hAnsi="Fb Fontext"/>
          <w:rtl/>
        </w:rPr>
        <w:t xml:space="preserve"> </w:t>
      </w:r>
      <w:r w:rsidRPr="006F178A">
        <w:rPr>
          <w:rStyle w:val="2fb"/>
          <w:rFonts w:ascii="Fb Fontext" w:hAnsi="Fb Fontext"/>
          <w:rtl/>
        </w:rPr>
        <w:t xml:space="preserve">לר"א</w:t>
      </w:r>
      <w:r w:rsidRPr="006F178A">
        <w:rPr>
          <w:rFonts w:ascii="Fb Fontext" w:hAnsi="Fb Fontext"/>
          <w:rtl/>
        </w:rPr>
        <w:t xml:space="preserve"> מדמעת כתרומת </w:t>
      </w:r>
      <w:ins w:id="110001" w:author="קלוד" w:date="2026-10-11T13:11:34Z">
        <w:r>
          <w:rPr>
            <w:rFonts w:ascii="Fb Fontext" w:hAnsi="Fb Fontext"/>
            <w:rtl/>
          </w:rPr>
          <w:t xml:space="preserve">ודאי,</w:t>
        </w:r>
      </w:ins>
      <w:del w:id="110002" w:author="קלוד" w:date="2026-10-11T13:11:34Z">
        <w:r w:rsidRPr="006F178A">
          <w:rPr>
            <w:rFonts w:ascii="Fb Fontext" w:hAnsi="Fb Fontext"/>
            <w:rtl/>
          </w:rPr>
          <w:delText xml:space="preserve">ודאי.</w:delText>
        </w:r>
      </w:del>
      <w:r w:rsidRPr="006F178A">
        <w:rPr>
          <w:rFonts w:ascii="Fb Fontext" w:hAnsi="Fb Fontext"/>
          <w:rtl/>
        </w:rPr>
        <w:t xml:space="preserve"> וחכ"א אין המדומע מדמע אלא לפי חשבון.</w:t>
      </w:r>
    </w:p>
    <w:p>
      <w:pPr>
        <w:pStyle w:val="38"/>
        <w:rPr>
          <w:ins w:id="99079" w:author="מנוע מכני" w:date="2026-10-11T12:04:39Z"/>
        </w:rPr>
      </w:pPr>
      <w:r w:rsidRPr="006F178A">
        <w:t>ו</w:t>
      </w:r>
      <w:r>
        <w:t>דחי'</w:t>
      </w:r>
      <w:r w:rsidR="00CF5519">
        <w:t>:</w:t>
      </w:r>
    </w:p>
    <w:p w:rsidR="00E9703F" w:rsidRPr="006F178A" w:rsidRDefault="00E9703F" w:rsidP="00E9703F">
      <w:pPr>
        <w:rPr>
          <w:rStyle w:val="afffe"/>
          <w:rFonts w:ascii="Fb Fontext" w:hAnsi="Fb Fontext"/>
          <w:b/>
          <w:rtl/>
        </w:rPr>
      </w:pPr>
      <w:del w:id="99080" w:author="מנוע מכני" w:date="2026-10-11T12:04:39Z">
        <w:r w:rsidRPr="006F178A">
          <w:rPr>
            <w:rtl/>
          </w:rPr>
          <w:delText xml:space="preserve"> </w:delText>
        </w:r>
      </w:del>
      <w:ins w:id="110019" w:author="קלוד" w:date="2026-10-11T13:11:34Z">
        <w:r>
          <w:rPr>
            <w:rtl/>
          </w:rPr>
          <w:t xml:space="preserve">שדווקא</w:t>
        </w:r>
      </w:ins>
      <w:del w:id="110020" w:author="קלוד" w:date="2026-10-11T13:11:34Z">
        <w:r w:rsidRPr="006F178A">
          <w:rPr>
            <w:rtl/>
          </w:rPr>
          <w:delText xml:space="preserve">דאימור דווקא</w:delText>
        </w:r>
      </w:del>
      <w:r w:rsidRPr="006F178A">
        <w:rPr>
          <w:rtl/>
        </w:rPr>
        <w:t xml:space="preserve"> לחומרא </w:t>
      </w:r>
      <w:ins w:id="110017" w:author="קלוד" w:date="2026-10-11T13:11:34Z">
        <w:r>
          <w:rPr>
            <w:rtl/>
          </w:rPr>
          <w:t xml:space="preserve">שמענו</w:t>
        </w:r>
      </w:ins>
      <w:del w:id="110018" w:author="קלוד" w:date="2026-10-11T13:11:34Z">
        <w:r w:rsidRPr="006F178A">
          <w:rPr>
            <w:rtl/>
          </w:rPr>
          <w:delText xml:space="preserve">ומי</w:delText>
        </w:r>
      </w:del>
      <w:r w:rsidRPr="006F178A">
        <w:rPr>
          <w:rtl/>
        </w:rPr>
        <w:t xml:space="preserve"> </w:t>
      </w:r>
      <w:ins w:id="90647" w:author="Claude - סמנטי" w:date="2026-10-11T12:28:21Z">
        <w:ins w:id="110015" w:author="קלוד" w:date="2026-10-11T13:11:34Z">
          <w:r>
            <w:rPr>
              <w:rtl/>
            </w:rPr>
            <w:t xml:space="preserve">מר"א, ולא</w:t>
          </w:r>
        </w:ins>
        <w:del w:id="110016" w:author="קלוד" w:date="2026-10-11T13:11:34Z">
          <w:r>
            <w:rPr>
              <w:rtl/>
            </w:rPr>
            <w:delText xml:space="preserve">יאמר</w:delText>
          </w:r>
        </w:del>
      </w:ins>
      <w:del w:id="90648" w:author="Claude - סמנטי" w:date="2026-10-11T12:28:21Z">
        <w:r w:rsidRPr="006F178A">
          <w:rPr>
            <w:rtl/>
          </w:rPr>
          <w:delText xml:space="preserve">יימר</w:delText>
        </w:r>
      </w:del>
      <w:r w:rsidRPr="006F178A">
        <w:rPr>
          <w:rtl/>
        </w:rPr>
        <w:t xml:space="preserve"> לקולא.</w:t>
      </w:r>
    </w:p>
    <w:p>
      <w:pPr>
        <w:pStyle w:val="38"/>
        <w:rPr>
          <w:ins w:id="99081" w:author="מנוע מכני" w:date="2026-10-11T12:04:39Z"/>
        </w:rPr>
      </w:pPr>
      <w:r w:rsidRPr="006F178A">
        <w:t>ב.</w:t>
      </w:r>
      <w:r w:rsidRPr="006F178A">
        <w:t xml:space="preserve"> אלא כר"ש </w:t>
      </w:r>
      <w:r w:rsidRPr="006F178A">
        <w:t xml:space="preserve">דתנן</w:t>
      </w:r>
      <w:r w:rsidRPr="006F178A">
        <w:t xml:space="preserve">:</w:t>
      </w:r>
    </w:p>
    <w:p w:rsidR="00E9703F" w:rsidRPr="006F178A" w:rsidRDefault="00E9703F" w:rsidP="00E9703F">
      <w:pPr>
        <w:rPr>
          <w:rtl/>
        </w:rPr>
      </w:pPr>
      <w:del w:id="99082" w:author="מנוע מכני" w:date="2026-10-11T12:04:39Z">
        <w:r w:rsidRPr="006F178A">
          <w:rPr>
            <w:rtl/>
          </w:rPr>
          <w:delText xml:space="preserve"> </w:delText>
        </w:r>
      </w:del>
      <w:r w:rsidRPr="006F178A">
        <w:rPr>
          <w:rtl/>
        </w:rPr>
        <w:t xml:space="preserve">סאה תרומה שנפלה למאה, ולא הספיק להגביה עד שנפלה אחרת - הרי זו אסורה. </w:t>
      </w:r>
      <w:r w:rsidRPr="006F178A">
        <w:rPr>
          <w:rStyle w:val="2fb"/>
          <w:rtl/>
        </w:rPr>
        <w:t xml:space="preserve">ור"ש</w:t>
      </w:r>
      <w:r w:rsidRPr="006F178A">
        <w:rPr>
          <w:rtl/>
        </w:rPr>
        <w:t xml:space="preserve"> מתיר.</w:t>
      </w:r>
    </w:p>
    <w:p>
      <w:pPr>
        <w:pStyle w:val="38"/>
        <w:rPr>
          <w:ins w:id="99083" w:author="מנוע מכני" w:date="2026-10-11T12:04:39Z"/>
        </w:rPr>
      </w:pPr>
      <w:r w:rsidRPr="00307E5D">
        <w:t xml:space="preserve">ודחי'</w:t>
      </w:r>
    </w:p>
    <w:p w:rsidR="00E9703F" w:rsidRPr="00307E5D" w:rsidRDefault="00E9703F" w:rsidP="00E9703F">
      <w:pPr>
        <w:rPr>
          <w:rStyle w:val="afffe"/>
          <w:rFonts w:ascii="Fb Fontext" w:hAnsi="Fb Fontext"/>
          <w:b/>
          <w:spacing w:val="-4"/>
          <w:rtl/>
        </w:rPr>
      </w:pPr>
      <w:del w:id="99084" w:author="מנוע מכני" w:date="2026-10-11T12:04:39Z">
        <w:r w:rsidRPr="00307E5D">
          <w:rPr>
            <w:spacing w:val="-4"/>
            <w:rtl/>
          </w:rPr>
          <w:delText xml:space="preserve"> </w:delText>
        </w:r>
      </w:del>
      <w:ins w:id="110037" w:author="קלוד" w:date="2026-10-11T13:11:34Z">
        <w:r>
          <w:rPr>
            <w:spacing w:val="-4"/>
            <w:rtl/>
          </w:rPr>
          <w:t xml:space="preserve">שיתכן</w:t>
        </w:r>
      </w:ins>
      <w:del w:id="110038" w:author="קלוד" w:date="2026-10-11T13:11:34Z">
        <w:r w:rsidRPr="00307E5D">
          <w:rPr>
            <w:spacing w:val="-4"/>
            <w:rtl/>
          </w:rPr>
          <w:delText xml:space="preserve">דיתכן</w:delText>
        </w:r>
      </w:del>
      <w:r w:rsidRPr="00307E5D">
        <w:rPr>
          <w:spacing w:val="-4"/>
          <w:rtl/>
        </w:rPr>
        <w:t xml:space="preserve"> </w:t>
      </w:r>
      <w:ins w:id="91941" w:author="מנוע מכני" w:date="2026-10-11T12:04:39Z">
        <w:ins w:id="110035" w:author="קלוד" w:date="2026-10-11T13:11:34Z">
          <w:r>
            <w:rPr>
              <w:spacing w:val="-4"/>
              <w:rtl/>
            </w:rPr>
            <w:t xml:space="preserve">שנחלקו</w:t>
          </w:r>
        </w:ins>
        <w:del w:id="110036" w:author="קלוד" w:date="2026-10-11T13:11:34Z">
          <w:r>
            <w:rPr>
              <w:spacing w:val="-4"/>
              <w:rtl/>
            </w:rPr>
            <w:delText xml:space="preserve">דחלקו</w:delText>
          </w:r>
        </w:del>
      </w:ins>
      <w:del w:id="91942" w:author="מנוע מכני" w:date="2026-10-11T12:04:39Z">
        <w:r w:rsidRPr="00307E5D">
          <w:rPr>
            <w:spacing w:val="-4"/>
            <w:rtl/>
          </w:rPr>
          <w:delText xml:space="preserve">דפליגי</w:delText>
        </w:r>
      </w:del>
      <w:r w:rsidRPr="00307E5D">
        <w:rPr>
          <w:spacing w:val="-4"/>
          <w:rtl/>
        </w:rPr>
        <w:t xml:space="preserve"> </w:t>
      </w:r>
      <w:ins w:id="95005" w:author="מנוע מכני" w:date="2026-10-11T12:04:39Z">
        <w:r>
          <w:rPr>
            <w:spacing w:val="-4"/>
            <w:rtl/>
          </w:rPr>
          <w:t xml:space="preserve">אם </w:t>
        </w:r>
      </w:ins>
      <w:del w:id="95006" w:author="מנוע מכני" w:date="2026-10-11T12:04:39Z">
        <w:r w:rsidRPr="00307E5D">
          <w:rPr>
            <w:spacing w:val="-4"/>
            <w:rtl/>
          </w:rPr>
          <w:delText xml:space="preserve">אי </w:delText>
        </w:r>
      </w:del>
      <w:ins w:id="110033" w:author="קלוד" w:date="2026-10-11T13:11:34Z">
        <w:r>
          <w:rPr>
            <w:rStyle w:val="afffffe"/>
            <w:spacing w:val="-4"/>
            <w:rtl/>
          </w:rPr>
          <w:t xml:space="preserve">נחשבות</w:t>
        </w:r>
      </w:ins>
      <w:del w:id="110034" w:author="קלוד" w:date="2026-10-11T13:11:34Z">
        <w:r w:rsidRPr="00307E5D">
          <w:rPr>
            <w:spacing w:val="-4"/>
            <w:rtl/>
          </w:rPr>
          <w:delText xml:space="preserve">כמאן</w:delText>
        </w:r>
      </w:del>
      <w:r w:rsidRPr="00307E5D">
        <w:rPr>
          <w:spacing w:val="-4"/>
          <w:rtl/>
        </w:rPr>
        <w:t xml:space="preserve"> </w:t>
      </w:r>
      <w:ins w:id="110031" w:author="קלוד" w:date="2026-10-11T13:11:34Z">
        <w:r>
          <w:rPr>
            <w:spacing w:val="-4"/>
            <w:rtl/>
          </w:rPr>
          <w:t xml:space="preserve">כמי שנפלו</w:t>
        </w:r>
      </w:ins>
      <w:del w:id="110032" w:author="קלוד" w:date="2026-10-11T13:11:34Z">
        <w:r w:rsidRPr="00307E5D">
          <w:rPr>
            <w:spacing w:val="-4"/>
            <w:rtl/>
          </w:rPr>
          <w:delText xml:space="preserve">דנפלו</w:delText>
        </w:r>
      </w:del>
      <w:r w:rsidRPr="00307E5D">
        <w:rPr>
          <w:spacing w:val="-4"/>
          <w:rtl/>
        </w:rPr>
        <w:t xml:space="preserve"> בבת </w:t>
      </w:r>
      <w:ins w:id="110029" w:author="קלוד" w:date="2026-10-11T13:11:34Z">
        <w:r>
          <w:rPr>
            <w:spacing w:val="-4"/>
            <w:rtl/>
          </w:rPr>
          <w:t xml:space="preserve">אחת,</w:t>
        </w:r>
      </w:ins>
      <w:del w:id="110030" w:author="קלוד" w:date="2026-10-11T13:11:34Z">
        <w:r w:rsidRPr="00307E5D">
          <w:rPr>
            <w:spacing w:val="-4"/>
            <w:rtl/>
          </w:rPr>
          <w:delText xml:space="preserve">אחת</w:delText>
        </w:r>
      </w:del>
      <w:r w:rsidRPr="00307E5D">
        <w:rPr>
          <w:spacing w:val="-4"/>
          <w:rtl/>
        </w:rPr>
        <w:t xml:space="preserve"> או </w:t>
      </w:r>
      <w:ins w:id="94465" w:author="מנוע מכני" w:date="2026-10-11T12:04:39Z">
        <w:ins w:id="110027" w:author="קלוד" w:date="2026-10-11T13:11:34Z">
          <w:r>
            <w:rPr>
              <w:spacing w:val="-4"/>
              <w:rtl/>
            </w:rPr>
            <w:t xml:space="preserve">שהראשונה</w:t>
          </w:r>
        </w:ins>
        <w:del w:id="110028" w:author="קלוד" w:date="2026-10-11T13:11:34Z">
          <w:r>
            <w:rPr>
              <w:spacing w:val="-4"/>
              <w:rtl/>
            </w:rPr>
            <w:delText xml:space="preserve">דראשונה</w:delText>
          </w:r>
        </w:del>
      </w:ins>
      <w:del w:id="94466" w:author="מנוע מכני" w:date="2026-10-11T12:04:39Z">
        <w:r w:rsidRPr="00307E5D">
          <w:rPr>
            <w:spacing w:val="-4"/>
            <w:rtl/>
          </w:rPr>
          <w:delText xml:space="preserve">דקמייתא</w:delText>
        </w:r>
      </w:del>
      <w:r w:rsidRPr="00307E5D">
        <w:rPr>
          <w:spacing w:val="-4"/>
          <w:rtl/>
        </w:rPr>
        <w:t xml:space="preserve"> </w:t>
      </w:r>
      <w:ins w:id="110025" w:author="קלוד" w:date="2026-10-11T13:11:34Z">
        <w:r>
          <w:rPr>
            <w:spacing w:val="-4"/>
            <w:rtl/>
          </w:rPr>
          <w:t xml:space="preserve">בטלה</w:t>
        </w:r>
      </w:ins>
      <w:del w:id="110026" w:author="קלוד" w:date="2026-10-11T13:11:34Z">
        <w:r w:rsidRPr="00307E5D">
          <w:rPr>
            <w:spacing w:val="-4"/>
            <w:rtl/>
          </w:rPr>
          <w:delText xml:space="preserve">בטיל</w:delText>
        </w:r>
      </w:del>
      <w:r w:rsidRPr="00307E5D">
        <w:rPr>
          <w:spacing w:val="-4"/>
          <w:rtl/>
        </w:rPr>
        <w:t xml:space="preserve"> במאה </w:t>
      </w:r>
      <w:ins w:id="110023" w:author="קלוד" w:date="2026-10-11T13:11:34Z">
        <w:r>
          <w:rPr>
            <w:spacing w:val="-4"/>
            <w:rtl/>
          </w:rPr>
          <w:t xml:space="preserve">והשניה</w:t>
        </w:r>
      </w:ins>
      <w:del w:id="110024" w:author="קלוד" w:date="2026-10-11T13:11:34Z">
        <w:r w:rsidRPr="00307E5D">
          <w:rPr>
            <w:spacing w:val="-4"/>
            <w:rtl/>
          </w:rPr>
          <w:delText xml:space="preserve">ובתרי</w:delText>
        </w:r>
      </w:del>
      <w:r w:rsidRPr="00307E5D">
        <w:rPr>
          <w:spacing w:val="-4"/>
          <w:rtl/>
        </w:rPr>
        <w:t xml:space="preserve"> תיבטל במאה </w:t>
      </w:r>
      <w:ins w:id="110021" w:author="קלוד" w:date="2026-10-11T13:11:34Z">
        <w:r>
          <w:rPr>
            <w:spacing w:val="-4"/>
            <w:rtl/>
          </w:rPr>
          <w:t xml:space="preserve">ואחת.</w:t>
        </w:r>
      </w:ins>
      <w:del w:id="110022" w:author="קלוד" w:date="2026-10-11T13:11:34Z">
        <w:r w:rsidRPr="00307E5D">
          <w:rPr>
            <w:spacing w:val="-4"/>
            <w:rtl/>
          </w:rPr>
          <w:delText xml:space="preserve">וחד.</w:delText>
        </w:r>
      </w:del>
    </w:p>
    <w:p>
      <w:pPr>
        <w:pStyle w:val="38"/>
        <w:rPr>
          <w:ins w:id="99085" w:author="מנוע מכני" w:date="2026-10-11T12:04:39Z"/>
        </w:rPr>
      </w:pPr>
      <w:r w:rsidRPr="00307E5D">
        <w:t>ג.</w:t>
      </w:r>
      <w:r w:rsidRPr="00307E5D">
        <w:t xml:space="preserve"> אלא</w:t>
      </w:r>
    </w:p>
    <w:p w:rsidR="00E9703F" w:rsidRPr="00307E5D" w:rsidRDefault="00E9703F" w:rsidP="00E9703F">
      <w:pPr>
        <w:rPr>
          <w:spacing w:val="-4"/>
          <w:rtl/>
        </w:rPr>
      </w:pPr>
      <w:del w:id="99086" w:author="מנוע מכני" w:date="2026-10-11T12:04:39Z">
        <w:r w:rsidRPr="00307E5D">
          <w:rPr>
            <w:spacing w:val="-4"/>
            <w:rtl/>
          </w:rPr>
          <w:delText xml:space="preserve"> </w:delText>
        </w:r>
      </w:del>
      <w:r w:rsidRPr="00307E5D">
        <w:rPr>
          <w:rStyle w:val="2fb"/>
          <w:spacing w:val="-4"/>
          <w:rtl/>
        </w:rPr>
        <w:t xml:space="preserve">כרשב"א</w:t>
      </w:r>
      <w:r w:rsidRPr="00307E5D">
        <w:rPr>
          <w:spacing w:val="-4"/>
          <w:rtl/>
        </w:rPr>
        <w:t xml:space="preserve"> </w:t>
      </w:r>
      <w:r w:rsidRPr="00307E5D">
        <w:rPr>
          <w:spacing w:val="-4"/>
          <w:rtl/>
        </w:rPr>
        <w:t xml:space="preserve">דתניא</w:t>
      </w:r>
      <w:r w:rsidRPr="00307E5D">
        <w:rPr>
          <w:spacing w:val="-4"/>
          <w:rtl/>
        </w:rPr>
        <w:t xml:space="preserve">, </w:t>
      </w:r>
      <w:r w:rsidRPr="00307E5D">
        <w:rPr>
          <w:rStyle w:val="2fb"/>
          <w:spacing w:val="-4"/>
          <w:rtl/>
        </w:rPr>
        <w:t xml:space="preserve">רשב"א</w:t>
      </w:r>
      <w:r w:rsidRPr="00307E5D">
        <w:rPr>
          <w:spacing w:val="-4"/>
          <w:rtl/>
        </w:rPr>
        <w:t xml:space="preserve"> נותן עיניו בצד זה ואוכל מצד אחר. [והיינו דאין בזה תיקון </w:t>
      </w:r>
      <w:ins w:id="94467" w:author="מנוע מכני" w:date="2026-10-11T12:04:39Z">
        <w:r>
          <w:rPr>
            <w:spacing w:val="-4"/>
            <w:rtl/>
          </w:rPr>
          <w:t xml:space="preserve">מנין</w:t>
        </w:r>
      </w:ins>
      <w:del w:id="94468" w:author="מנוע מכני" w:date="2026-10-11T12:04:39Z">
        <w:r w:rsidRPr="00307E5D">
          <w:rPr>
            <w:spacing w:val="-4"/>
            <w:rtl/>
          </w:rPr>
          <w:delText xml:space="preserve">מנא</w:delText>
        </w:r>
      </w:del>
      <w:r w:rsidRPr="00307E5D">
        <w:rPr>
          <w:spacing w:val="-4"/>
          <w:rtl/>
        </w:rPr>
        <w:t xml:space="preserve">]</w:t>
      </w:r>
    </w:p>
    <w:p w:rsidR="00E9703F" w:rsidRPr="006F178A" w:rsidRDefault="00E9703F" w:rsidP="00E9703F">
      <w:pPr>
        <w:rPr>
          <w:rtl/>
        </w:rPr>
      </w:pPr>
      <w:r w:rsidRPr="006F178A">
        <w:rPr>
          <w:rtl/>
        </w:rPr>
        <w:t xml:space="preserve">והא דמיפליגי </w:t>
      </w:r>
      <w:ins w:id="93805" w:author="מנוע מכני" w:date="2026-10-11T12:04:39Z">
        <w:r>
          <w:rPr>
            <w:rtl/>
          </w:rPr>
          <w:t xml:space="preserve">עליו</w:t>
        </w:r>
      </w:ins>
      <w:del w:id="93806" w:author="מנוע מכני" w:date="2026-10-11T12:04:39Z">
        <w:r w:rsidRPr="006F178A">
          <w:rPr>
            <w:rtl/>
          </w:rPr>
          <w:delText xml:space="preserve">עליה</w:delText>
        </w:r>
      </w:del>
      <w:r w:rsidRPr="006F178A">
        <w:rPr>
          <w:rtl/>
        </w:rPr>
        <w:t xml:space="preserve"> </w:t>
      </w:r>
      <w:r w:rsidRPr="006F178A">
        <w:rPr>
          <w:rStyle w:val="2fb"/>
          <w:rtl/>
        </w:rPr>
        <w:t xml:space="preserve">דרשב"א</w:t>
      </w:r>
      <w:r w:rsidRPr="006F178A">
        <w:rPr>
          <w:rtl/>
        </w:rPr>
        <w:t xml:space="preserve"> </w:t>
      </w:r>
      <w:ins w:id="95351" w:author="מנוע מכני" w:date="2026-10-11T12:04:39Z">
        <w:r>
          <w:rPr>
            <w:rtl/>
          </w:rPr>
          <w:t xml:space="preserve">וסבר</w:t>
        </w:r>
      </w:ins>
      <w:del w:id="95352" w:author="מנוע מכני" w:date="2026-10-11T12:04:39Z">
        <w:r w:rsidRPr="006F178A">
          <w:rPr>
            <w:rtl/>
          </w:rPr>
          <w:delText xml:space="preserve">וס"ל</w:delText>
        </w:r>
      </w:del>
      <w:r w:rsidRPr="006F178A">
        <w:rPr>
          <w:rtl/>
        </w:rPr>
        <w:t xml:space="preserve"> דעולה אחד ממאה היינו דמקיל </w:t>
      </w:r>
      <w:ins w:id="96249" w:author="מנוע מכני" w:date="2026-10-11T12:04:39Z">
        <w:r>
          <w:rPr>
            <w:rtl/>
          </w:rPr>
          <w:t xml:space="preserve">יותר</w:t>
        </w:r>
      </w:ins>
      <w:del w:id="96250" w:author="מנוע מכני" w:date="2026-10-11T12:04:39Z">
        <w:r w:rsidRPr="006F178A">
          <w:rPr>
            <w:rtl/>
          </w:rPr>
          <w:delText xml:space="preserve">טפי</w:delText>
        </w:r>
      </w:del>
      <w:r w:rsidRPr="006F178A">
        <w:rPr>
          <w:rtl/>
        </w:rPr>
        <w:t xml:space="preserve"> </w:t>
      </w:r>
      <w:r w:rsidRPr="006F178A">
        <w:rPr>
          <w:rStyle w:val="2fb"/>
          <w:rtl/>
        </w:rPr>
        <w:t xml:space="preserve">מרשב"א</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47" w:author="קלוד" w:date="2026-10-11T09:07:15Z"/>
        </w:rPr>
      </w:pPr>
      <w:ins w:id="20646" w:author="קלוד" w:date="2026-10-11T09:07:15Z">
        <w:r>
          <w:t xml:space="preserve">משנה ב</w:t>
        </w:r>
      </w:ins>
    </w:p>
    <w:p w:rsidR="00E9703F" w:rsidRPr="009757B9" w:rsidRDefault="00E9703F" w:rsidP="00E9703F">
      <w:pPr>
        <w:pStyle w:val="afff9"/>
        <w:rPr>
          <w:del w:id="20378" w:author="קלוד" w:date="2026-10-11T09:07:15Z"/>
          <w:rStyle w:val="afffe"/>
          <w:rFonts w:ascii="Fb Fontext" w:hAnsi="Fb Fontext"/>
          <w:b/>
          <w:bCs w:val="0"/>
          <w:sz w:val="20"/>
          <w:rtl/>
        </w:rPr>
      </w:pPr>
      <w:del w:id="20377"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113" w:author="קלוד" w:date="2026-10-11T12:09:42Z">
          <w:pPr>
            <w:pStyle w:val="afff9"/>
          </w:pPr>
        </w:pPrChange>
      </w:pPr>
      <w:r w:rsidRPr="00146180">
        <w:rPr>
          <w:rStyle w:val="afffe"/>
          <w:rFonts w:ascii="Fb Fontext" w:hAnsi="Fb Fontext"/>
          <w:bCs w:val="0"/>
          <w:rtl/>
          <w:rPrChange w:id="40619" w:author="Claude" w:date="2026-10-11T09:07:39Z">
            <w:rPr>
              <w:rStyle w:val="afffe"/>
              <w:rFonts w:ascii="Fb Fontext" w:hAnsi="Fb Fontext"/>
              <w:bCs w:val="0"/>
              <w:sz w:val="20"/>
              <w:rtl/>
            </w:rPr>
          </w:rPrChange>
        </w:rPr>
        <w:t>האבן שעל פי החבית - מטה על צדה והיא נופלת.</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20" w:author="Claude" w:date="2026-10-11T09:07:39Z">
            <w:rPr>
              <w:rStyle w:val="afffe"/>
              <w:rFonts w:ascii="Fb Fontext" w:hAnsi="Fb Fontext"/>
              <w:bCs w:val="0"/>
              <w:sz w:val="20"/>
              <w:rtl/>
            </w:rPr>
          </w:rPrChange>
        </w:rPr>
        <w:t>היתה בין החביות - מגביה, ומטה על צדה והיא נופלת.</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21" w:author="Claude" w:date="2026-10-11T09:07:39Z">
            <w:rPr>
              <w:rStyle w:val="afffe"/>
              <w:rFonts w:ascii="Fb Fontext" w:hAnsi="Fb Fontext"/>
              <w:bCs w:val="0"/>
              <w:sz w:val="20"/>
              <w:rtl/>
            </w:rPr>
          </w:rPrChange>
        </w:rPr>
        <w:t>מעות שעל הכר - מנער את הכר והן נופלות.</w:t>
      </w:r>
    </w:p>
    <w:p w:rsidR="00E9703F" w:rsidRDefault="00E9703F" w:rsidP="00E9703F">
      <w:pPr>
        <w:pStyle w:val="afff9"/>
        <w:rPr>
          <w:b/>
          <w:rtl/>
        </w:rPr>
      </w:pPr>
      <w:r w:rsidRPr="00146180">
        <w:rPr>
          <w:rStyle w:val="afffe"/>
          <w:rFonts w:ascii="Fb Fontext" w:hAnsi="Fb Fontext"/>
          <w:bCs w:val="0"/>
          <w:rtl/>
          <w:rPrChange w:id="40622" w:author="Claude" w:date="2026-10-11T09:07:39Z">
            <w:rPr>
              <w:rStyle w:val="afffe"/>
              <w:rFonts w:ascii="Fb Fontext" w:hAnsi="Fb Fontext"/>
              <w:bCs w:val="0"/>
              <w:sz w:val="20"/>
              <w:rtl/>
            </w:rPr>
          </w:rPrChange>
        </w:rPr>
        <w:t xml:space="preserve">היתה עליו לשלשת - מקנחה בסמרטוט, </w:t>
      </w:r>
      <w:r w:rsidRPr="009757B9">
        <w:rPr>
          <w:b/>
          <w:rtl/>
        </w:rPr>
        <w:t>[בלא מים] [דסתם כרים רכים]</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23" w:author="Claude" w:date="2026-10-11T09:07:39Z">
            <w:rPr>
              <w:rStyle w:val="afffe"/>
              <w:rFonts w:ascii="Fb Fontext" w:hAnsi="Fb Fontext"/>
              <w:bCs w:val="0"/>
              <w:sz w:val="20"/>
              <w:rtl/>
            </w:rPr>
          </w:rPrChange>
        </w:rPr>
        <w:t>היתה של עור - נותנין עליה מים עד שתכלה.</w:t>
      </w:r>
    </w:p>
    <w:p w:rsidR="00E9703F" w:rsidRDefault="00E9703F" w:rsidP="00E9703F">
      <w:pPr>
        <w:pStyle w:val="affffd"/>
        <w:spacing w:after="0"/>
        <w:rPr>
          <w:rFonts w:ascii="MS Mincho" w:hAnsi="MS Mincho"/>
          <w:bCs w:val="0"/>
          <w:rtl/>
        </w:rPr>
      </w:pPr>
      <w:r>
        <w:rPr>
          <w:rFonts w:ascii="MS Mincho" w:hAnsi="MS Mincho" w:hint="cs"/>
          <w:bCs w:val="0"/>
          <w:rtl/>
        </w:rPr>
        <w:lastRenderedPageBreak/>
        <w:t xml:space="preserve"> ׻</w:t>
      </w:r>
    </w:p>
    <w:p>
      <w:pPr>
        <w:pStyle w:val="afffff8"/>
        <w:rPr>
          <w:ins w:id="90127" w:author="קלוד" w:date="2026-10-11T12:33:55Z"/>
        </w:rPr>
      </w:pPr>
      <w:ins w:id="90128" w:author="קלוד" w:date="2026-10-11T12:33:55Z">
        <w:r>
          <w:rPr>
            <w:color w:val="7B3F00"/>
          </w:rPr>
          <w:t xml:space="preserve">אבן ע"פ חבית ומגביה חבית - דווקא בשוכח</w:t>
        </w:r>
      </w:ins>
    </w:p>
    <w:p>
      <w:pPr>
        <w:pStyle w:val="38"/>
        <w:rPr>
          <w:ins w:id="99087" w:author="מנוע מכני" w:date="2026-10-11T12:04:39Z"/>
        </w:rPr>
      </w:pPr>
      <w:r w:rsidRPr="006F178A">
        <w:t xml:space="preserve">הך</w:t>
      </w:r>
    </w:p>
    <w:p w:rsidR="00E9703F" w:rsidRPr="006F178A" w:rsidRDefault="00E9703F" w:rsidP="00E9703F">
      <w:pPr>
        <w:rPr>
          <w:rtl/>
        </w:rPr>
      </w:pPr>
      <w:del w:id="99088"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דאבן ע"פ </w:t>
      </w:r>
      <w:ins w:id="110047" w:author="קלוד" w:date="2026-10-11T13:11:34Z">
        <w:r>
          <w:rPr>
            <w:rFonts w:ascii="Fb Fontext" w:hAnsi="Fb Fontext"/>
            <w:sz w:val="20"/>
            <w:rtl/>
          </w:rPr>
          <w:t xml:space="preserve">חבית,</w:t>
        </w:r>
      </w:ins>
      <w:del w:id="110048" w:author="קלוד" w:date="2026-10-11T13:11:34Z">
        <w:r w:rsidRPr="006F178A">
          <w:rPr>
            <w:rFonts w:ascii="Fb Fontext" w:hAnsi="Fb Fontext"/>
            <w:sz w:val="20"/>
            <w:rtl/>
          </w:rPr>
          <w:delText xml:space="preserve">חבית</w:delText>
        </w:r>
      </w:del>
      <w:r w:rsidRPr="006F178A">
        <w:rPr>
          <w:rFonts w:ascii="Fb Fontext" w:hAnsi="Fb Fontext"/>
          <w:sz w:val="20"/>
          <w:rtl/>
        </w:rPr>
        <w:t xml:space="preserve"> </w:t>
      </w:r>
      <w:ins w:id="110045" w:author="קלוד" w:date="2026-10-11T13:11:34Z">
        <w:r>
          <w:rPr>
            <w:rStyle w:val="2fb"/>
            <w:rFonts w:ascii="Fb Fontext" w:hAnsi="Fb Fontext"/>
            <w:sz w:val="20"/>
            <w:rtl/>
          </w:rPr>
          <w:t xml:space="preserve">רב:</w:t>
        </w:r>
      </w:ins>
      <w:del w:id="110046" w:author="קלוד" w:date="2026-10-11T13:11:34Z">
        <w:r w:rsidRPr="006F178A">
          <w:rPr>
            <w:rStyle w:val="2fb"/>
            <w:rFonts w:ascii="Fb Fontext" w:hAnsi="Fb Fontext"/>
            <w:sz w:val="20"/>
            <w:rtl/>
          </w:rPr>
          <w:delText xml:space="preserve">רב</w:delText>
        </w:r>
        <w:r w:rsidRPr="006F178A">
          <w:rPr>
            <w:rFonts w:ascii="Fb Fontext" w:hAnsi="Fb Fontext"/>
            <w:sz w:val="20"/>
            <w:rtl/>
          </w:rPr>
          <w:delText xml:space="preserve"> -</w:delText>
        </w:r>
      </w:del>
      <w:r w:rsidRPr="006F178A">
        <w:rPr>
          <w:rFonts w:ascii="Fb Fontext" w:hAnsi="Fb Fontext"/>
          <w:sz w:val="20"/>
          <w:rtl/>
        </w:rPr>
        <w:t xml:space="preserve"> דווקא </w:t>
      </w:r>
      <w:ins w:id="110043" w:author="קלוד" w:date="2026-10-11T13:11:34Z">
        <w:r>
          <w:rPr>
            <w:rFonts w:ascii="Fb Fontext" w:hAnsi="Fb Fontext"/>
            <w:sz w:val="20"/>
            <w:rtl/>
          </w:rPr>
          <w:t xml:space="preserve">בשוכח,</w:t>
        </w:r>
      </w:ins>
      <w:del w:id="110044" w:author="קלוד" w:date="2026-10-11T13:11:34Z">
        <w:r w:rsidRPr="006F178A">
          <w:rPr>
            <w:rFonts w:ascii="Fb Fontext" w:hAnsi="Fb Fontext"/>
            <w:sz w:val="20"/>
            <w:rtl/>
          </w:rPr>
          <w:delText xml:space="preserve">בשוכח</w:delText>
        </w:r>
      </w:del>
      <w:r w:rsidRPr="006F178A">
        <w:rPr>
          <w:rFonts w:ascii="Fb Fontext" w:hAnsi="Fb Fontext"/>
          <w:sz w:val="20"/>
          <w:rtl/>
        </w:rPr>
        <w:t xml:space="preserve"> </w:t>
      </w:r>
      <w:ins w:id="110041" w:author="קלוד" w:date="2026-10-11T13:11:34Z">
        <w:r>
          <w:rPr>
            <w:rFonts w:ascii="Fb Fontext" w:hAnsi="Fb Fontext"/>
            <w:sz w:val="20"/>
            <w:rtl/>
          </w:rPr>
          <w:t xml:space="preserve">שבמניח</w:t>
        </w:r>
      </w:ins>
      <w:del w:id="110042" w:author="קלוד" w:date="2026-10-11T13:11:34Z">
        <w:r w:rsidRPr="006F178A">
          <w:rPr>
            <w:rFonts w:ascii="Fb Fontext" w:hAnsi="Fb Fontext"/>
            <w:sz w:val="20"/>
            <w:rtl/>
          </w:rPr>
          <w:delText xml:space="preserve">דבמניח</w:delText>
        </w:r>
      </w:del>
      <w:r w:rsidRPr="006F178A">
        <w:rPr>
          <w:rFonts w:ascii="Fb Fontext" w:hAnsi="Fb Fontext"/>
          <w:sz w:val="20"/>
          <w:rtl/>
        </w:rPr>
        <w:t xml:space="preserve"> </w:t>
      </w:r>
      <w:ins w:id="110039" w:author="קלוד" w:date="2026-10-11T13:11:34Z">
        <w:r>
          <w:rPr>
            <w:rFonts w:ascii="Fb Fontext" w:hAnsi="Fb Fontext"/>
            <w:sz w:val="20"/>
            <w:rtl/>
          </w:rPr>
          <w:t xml:space="preserve">נעשה</w:t>
        </w:r>
      </w:ins>
      <w:del w:id="110040" w:author="קלוד" w:date="2026-10-11T13:11:34Z">
        <w:r w:rsidRPr="006F178A">
          <w:rPr>
            <w:rFonts w:ascii="Fb Fontext" w:hAnsi="Fb Fontext"/>
            <w:sz w:val="20"/>
            <w:rtl/>
          </w:rPr>
          <w:delText xml:space="preserve">הנעשה</w:delText>
        </w:r>
      </w:del>
      <w:r w:rsidRPr="006F178A">
        <w:rPr>
          <w:rFonts w:ascii="Fb Fontext" w:hAnsi="Fb Fontext"/>
          <w:sz w:val="20"/>
          <w:rtl/>
        </w:rPr>
        <w:t xml:space="preserve"> בסיס לדבר האסור ואסור.</w:t>
      </w:r>
    </w:p>
    <w:p>
      <w:pPr>
        <w:pStyle w:val="38"/>
        <w:rPr>
          <w:ins w:id="99089" w:author="מנוע מכני" w:date="2026-10-11T12:04:39Z"/>
        </w:rPr>
      </w:pPr>
      <w:r w:rsidRPr="006F178A">
        <w:t xml:space="preserve">והך</w:t>
      </w:r>
    </w:p>
    <w:p w:rsidR="00E9703F" w:rsidRPr="006F178A" w:rsidRDefault="00E9703F" w:rsidP="00E9703F">
      <w:pPr>
        <w:rPr>
          <w:rtl/>
        </w:rPr>
      </w:pPr>
      <w:del w:id="99090" w:author="מנוע מכני" w:date="2026-10-11T12:04:39Z">
        <w:r w:rsidRPr="006F178A">
          <w:rPr>
            <w:rFonts w:ascii="Fb Fontext" w:hAnsi="Fb Fontext"/>
            <w:rtl/>
          </w:rPr>
          <w:delText xml:space="preserve"> </w:delText>
        </w:r>
      </w:del>
      <w:r w:rsidRPr="006F178A">
        <w:rPr>
          <w:rFonts w:ascii="Fb Fontext" w:hAnsi="Fb Fontext"/>
          <w:rtl/>
        </w:rPr>
        <w:t xml:space="preserve">דמגביה חבית היינו דטרח בהיתרא ולא באיסורא </w:t>
      </w:r>
      <w:r w:rsidRPr="006F178A">
        <w:rPr>
          <w:rStyle w:val="2fb"/>
          <w:rFonts w:ascii="Fb Fontext" w:hAnsi="Fb Fontext"/>
          <w:rtl/>
        </w:rPr>
        <w:t xml:space="preserve">וכרי"ו</w:t>
      </w:r>
      <w:r w:rsidRPr="006F178A">
        <w:rPr>
          <w:rFonts w:ascii="Fb Fontext" w:hAnsi="Fb Fontext"/>
          <w:rtl/>
        </w:rPr>
        <w:t xml:space="preserve"> דהיינו </w:t>
      </w:r>
      <w:r w:rsidRPr="006F178A">
        <w:rPr>
          <w:rStyle w:val="2fb"/>
          <w:rFonts w:ascii="Fb Fontext" w:hAnsi="Fb Fontext"/>
          <w:rtl/>
        </w:rPr>
        <w:t xml:space="preserve">כרשב"ג</w:t>
      </w:r>
      <w:r w:rsidRPr="006F178A">
        <w:rPr>
          <w:rFonts w:ascii="Fb Fontext" w:hAnsi="Fb Fontext"/>
          <w:rtl/>
        </w:rPr>
        <w:t xml:space="preserve">.</w:t>
      </w:r>
    </w:p>
    <w:p w:rsidR="00E9703F" w:rsidRPr="00B3644D" w:rsidRDefault="00E9703F" w:rsidP="00E9703F">
      <w:pPr>
        <w:rPr>
          <w:spacing w:val="-6"/>
          <w:rtl/>
        </w:rPr>
      </w:pPr>
      <w:ins w:id="95353" w:author="מנוע מכני" w:date="2026-10-11T12:04:39Z">
        <w:r>
          <w:rPr>
            <w:spacing w:val="-6"/>
            <w:rtl/>
          </w:rPr>
          <w:t xml:space="preserve">דסבר</w:t>
        </w:r>
      </w:ins>
      <w:del w:id="95354" w:author="מנוע מכני" w:date="2026-10-11T12:04:39Z">
        <w:r w:rsidRPr="00B3644D">
          <w:rPr>
            <w:spacing w:val="-6"/>
            <w:rtl/>
          </w:rPr>
          <w:delText xml:space="preserve">דס"ל</w:delText>
        </w:r>
      </w:del>
      <w:r w:rsidRPr="00B3644D">
        <w:rPr>
          <w:spacing w:val="-6"/>
          <w:rtl/>
        </w:rPr>
        <w:t xml:space="preserve"> </w:t>
      </w:r>
      <w:r w:rsidRPr="00B3644D">
        <w:rPr>
          <w:rFonts w:hint="cs"/>
          <w:spacing w:val="-6"/>
          <w:rtl/>
        </w:rPr>
        <w:t>'</w:t>
      </w:r>
      <w:r w:rsidRPr="00B3644D">
        <w:rPr>
          <w:spacing w:val="-6"/>
          <w:rtl/>
        </w:rPr>
        <w:t xml:space="preserve">דפלוגתא דב"ש </w:t>
      </w:r>
      <w:r w:rsidRPr="00B3644D">
        <w:rPr>
          <w:spacing w:val="-6"/>
          <w:rtl/>
        </w:rPr>
        <w:t xml:space="preserve">וב"ה</w:t>
      </w:r>
      <w:r w:rsidRPr="00B3644D">
        <w:rPr>
          <w:spacing w:val="-6"/>
          <w:rtl/>
        </w:rPr>
        <w:t xml:space="preserve"> </w:t>
      </w:r>
      <w:ins w:id="95007" w:author="מנוע מכני" w:date="2026-10-11T12:04:39Z">
        <w:r>
          <w:rPr>
            <w:spacing w:val="-6"/>
            <w:rtl/>
          </w:rPr>
          <w:t xml:space="preserve">אם </w:t>
        </w:r>
      </w:ins>
      <w:del w:id="95008" w:author="מנוע מכני" w:date="2026-10-11T12:04:39Z">
        <w:r w:rsidRPr="00B3644D">
          <w:rPr>
            <w:spacing w:val="-6"/>
            <w:rtl/>
          </w:rPr>
          <w:delText xml:space="preserve">אי </w:delText>
        </w:r>
      </w:del>
      <w:r w:rsidRPr="00B3644D">
        <w:rPr>
          <w:spacing w:val="-6"/>
          <w:rtl/>
        </w:rPr>
        <w:t xml:space="preserve">בורר קטנית ביו"ט דווקא בורר אוכל או אפי' כדרכו בחיקו ובתמחוי</w:t>
      </w:r>
      <w:r w:rsidRPr="00B3644D">
        <w:rPr>
          <w:rFonts w:hint="cs"/>
          <w:spacing w:val="-6"/>
          <w:rtl/>
        </w:rPr>
        <w:t>'</w:t>
      </w:r>
      <w:r w:rsidRPr="00B3644D">
        <w:rPr>
          <w:spacing w:val="-6"/>
          <w:rtl/>
        </w:rPr>
        <w:t>.</w:t>
      </w:r>
    </w:p>
    <w:p w:rsidR="00E9703F" w:rsidRDefault="00E9703F" w:rsidP="00E9703F">
      <w:pPr>
        <w:pStyle w:val="affffb"/>
        <w:rPr>
          <w:rtl/>
        </w:rPr>
      </w:pPr>
      <w:r>
        <w:rPr>
          <w:rtl/>
        </w:rPr>
        <w:t xml:space="preserve">- </w:t>
      </w:r>
      <w:r w:rsidRPr="006F178A">
        <w:rPr>
          <w:rtl/>
        </w:rPr>
        <w:t>היינו באוכל מרובה מפסולת.</w:t>
      </w:r>
      <w:r w:rsidRPr="006F178A">
        <w:rPr>
          <w:rFonts w:hint="cs"/>
          <w:rtl/>
        </w:rPr>
        <w:t xml:space="preserve"> | </w:t>
      </w:r>
      <w:r w:rsidRPr="006F178A">
        <w:rPr>
          <w:rtl/>
        </w:rPr>
        <w:t xml:space="preserve">אבל בפסולת מרובה מאוכל </w:t>
      </w:r>
      <w:r w:rsidRPr="006F178A">
        <w:rPr>
          <w:rtl/>
        </w:rPr>
        <w:t xml:space="preserve">כו"ע</w:t>
      </w:r>
      <w:r w:rsidRPr="006F178A">
        <w:rPr>
          <w:rtl/>
        </w:rPr>
        <w:t xml:space="preserve"> בורר אוכל ואוכל,</w:t>
      </w:r>
    </w:p>
    <w:p w:rsidR="00E9703F" w:rsidRPr="006F178A" w:rsidRDefault="00E9703F" w:rsidP="00E9703F">
      <w:pPr>
        <w:rPr>
          <w:rtl/>
        </w:rPr>
      </w:pPr>
      <w:ins w:id="95809" w:author="מנוע מכני" w:date="2026-10-11T12:04:39Z">
        <w:r>
          <w:rPr>
            <w:rFonts w:ascii="Fb Fontext" w:hAnsi="Fb Fontext"/>
            <w:rtl/>
          </w:rPr>
          <w:t xml:space="preserve">ושונה</w:t>
        </w:r>
      </w:ins>
      <w:del w:id="95810" w:author="מנוע מכני" w:date="2026-10-11T12:04:39Z">
        <w:r w:rsidRPr="006F178A">
          <w:rPr>
            <w:rFonts w:ascii="Fb Fontext" w:hAnsi="Fb Fontext"/>
            <w:rtl/>
          </w:rPr>
          <w:delText xml:space="preserve">ומתני</w:delText>
        </w:r>
      </w:del>
      <w:r w:rsidRPr="006F178A">
        <w:rPr>
          <w:rFonts w:ascii="Fb Fontext" w:hAnsi="Fb Fontext"/>
          <w:rtl/>
        </w:rPr>
        <w:t xml:space="preserve"> פסולת מרובה היא </w:t>
      </w:r>
      <w:ins w:id="95009" w:author="מנוע מכני" w:date="2026-10-11T12:04:39Z">
        <w:r>
          <w:rPr>
            <w:rFonts w:ascii="Fb Fontext" w:hAnsi="Fb Fontext"/>
            <w:rtl/>
          </w:rPr>
          <w:t xml:space="preserve">דאם </w:t>
        </w:r>
      </w:ins>
      <w:del w:id="95010" w:author="מנוע מכני" w:date="2026-10-11T12:04:39Z">
        <w:r w:rsidRPr="006F178A">
          <w:rPr>
            <w:rFonts w:ascii="Fb Fontext" w:hAnsi="Fb Fontext"/>
            <w:rtl/>
          </w:rPr>
          <w:delText xml:space="preserve">דאי </w:delText>
        </w:r>
      </w:del>
      <w:ins w:id="91943" w:author="מנוע מכני" w:date="2026-10-11T12:04:39Z">
        <w:r>
          <w:rPr>
            <w:rFonts w:ascii="Fb Fontext" w:hAnsi="Fb Fontext"/>
            <w:rtl/>
          </w:rPr>
          <w:t xml:space="preserve">לא</w:t>
        </w:r>
      </w:ins>
      <w:del w:id="91944" w:author="מנוע מכני" w:date="2026-10-11T12:04:39Z">
        <w:r w:rsidRPr="006F178A">
          <w:rPr>
            <w:rFonts w:ascii="Fb Fontext" w:hAnsi="Fb Fontext"/>
            <w:rtl/>
          </w:rPr>
          <w:delText xml:space="preserve">לאו</w:delText>
        </w:r>
      </w:del>
      <w:r w:rsidRPr="006F178A">
        <w:rPr>
          <w:rFonts w:ascii="Fb Fontext" w:hAnsi="Fb Fontext"/>
          <w:rtl/>
        </w:rPr>
        <w:t xml:space="preserve"> אבן </w:t>
      </w:r>
      <w:r w:rsidRPr="006F178A">
        <w:rPr>
          <w:rFonts w:ascii="Fb Fontext" w:hAnsi="Fb Fontext"/>
          <w:rtl/>
        </w:rPr>
        <w:t xml:space="preserve">לא</w:t>
      </w:r>
      <w:r w:rsidRPr="006F178A">
        <w:rPr>
          <w:rFonts w:ascii="Fb Fontext" w:hAnsi="Fb Fontext"/>
          <w:rtl/>
        </w:rPr>
        <w:t xml:space="preserve"> יכול לשתות יין.</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hint="cs"/>
          <w:rtl/>
        </w:rPr>
        <w:t>ה</w:t>
      </w:r>
      <w:r w:rsidRPr="006F178A">
        <w:rPr>
          <w:rStyle w:val="afffe"/>
          <w:rFonts w:ascii="Fb Fontext" w:hAnsi="Fb Fontext"/>
          <w:rtl/>
        </w:rPr>
        <w:t>יתה בין החביות מגביה</w:t>
      </w:r>
      <w:r w:rsidRPr="006F178A">
        <w:rPr>
          <w:rtl/>
        </w:rPr>
        <w:t xml:space="preserve">. </w:t>
      </w:r>
      <w:r w:rsidRPr="006F178A">
        <w:rPr>
          <w:rStyle w:val="2fb"/>
          <w:rtl/>
        </w:rPr>
        <w:t xml:space="preserve">רבי יוסי</w:t>
      </w:r>
      <w:r w:rsidRPr="006F178A">
        <w:rPr>
          <w:rtl/>
        </w:rPr>
        <w:t xml:space="preserve"> -</w:t>
      </w:r>
      <w:ins w:id="95011" w:author="מנוע מכני" w:date="2026-10-11T12:04:39Z">
        <w:r>
          <w:rPr>
            <w:rtl/>
          </w:rPr>
          <w:t xml:space="preserve">ואם </w:t>
        </w:r>
      </w:ins>
      <w:del w:id="95012" w:author="מנוע מכני" w:date="2026-10-11T12:04:39Z">
        <w:r w:rsidRPr="006F178A">
          <w:rPr>
            <w:rtl/>
          </w:rPr>
          <w:delText xml:space="preserve">ואי </w:delText>
        </w:r>
      </w:del>
      <w:r w:rsidRPr="006F178A">
        <w:rPr>
          <w:rtl/>
        </w:rPr>
        <w:t xml:space="preserve">באוצר יכול לטלטלה למקום אחר ולהחזירה.</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מעות שעל הכר דבשוכח שרי לנער מן הצד </w:t>
      </w:r>
      <w:r w:rsidRPr="006F178A">
        <w:rPr>
          <w:rStyle w:val="2fb"/>
          <w:rtl/>
        </w:rPr>
        <w:t xml:space="preserve">רי"ו</w:t>
      </w:r>
      <w:r w:rsidRPr="006F178A">
        <w:rPr>
          <w:rtl/>
        </w:rPr>
        <w:t xml:space="preserve"> -היינו לצורך גופו.</w:t>
      </w:r>
    </w:p>
    <w:p w:rsidR="00E9703F" w:rsidRPr="006F178A" w:rsidRDefault="00E9703F" w:rsidP="00E9703F">
      <w:pPr>
        <w:rPr>
          <w:rtl/>
        </w:rPr>
      </w:pPr>
      <w:r w:rsidRPr="006F178A">
        <w:rPr>
          <w:rtl/>
        </w:rPr>
        <w:t>אבל לצורך מקומו יכול גם לטלטל ועודן עליו.</w:t>
      </w:r>
    </w:p>
    <w:p w:rsidR="00E9703F" w:rsidRPr="006F178A" w:rsidRDefault="00E9703F" w:rsidP="00E9703F">
      <w:pPr>
        <w:rPr>
          <w:rStyle w:val="afffe"/>
          <w:rFonts w:ascii="Fb Fontext" w:hAnsi="Fb Fontext"/>
          <w:b/>
          <w:rtl/>
        </w:rPr>
      </w:pPr>
      <w:r w:rsidRPr="006F178A">
        <w:rPr>
          <w:rtl/>
        </w:rPr>
        <w:t>•</w:t>
      </w:r>
      <w:r w:rsidRPr="006F178A">
        <w:rPr>
          <w:rFonts w:hint="cs"/>
          <w:rtl/>
        </w:rPr>
        <w:t xml:space="preserve"> </w:t>
      </w:r>
      <w:r w:rsidRPr="006F178A">
        <w:rPr>
          <w:rStyle w:val="afffe"/>
          <w:rFonts w:ascii="Fb Fontext" w:hAnsi="Fb Fontext"/>
          <w:rtl/>
        </w:rPr>
        <w:t xml:space="preserve">מעות שעל הכר מנער </w:t>
      </w:r>
      <w:r>
        <w:rPr>
          <w:rStyle w:val="afffe"/>
          <w:rFonts w:ascii="Fb Fontext" w:hAnsi="Fb Fontext"/>
          <w:rtl/>
        </w:rPr>
        <w:t>וכו'</w:t>
      </w:r>
      <w:r w:rsidRPr="006F178A">
        <w:rPr>
          <w:rtl/>
        </w:rPr>
        <w:t>.</w:t>
      </w:r>
    </w:p>
    <w:p>
      <w:pPr>
        <w:pStyle w:val="afffff8"/>
        <w:rPr>
          <w:ins w:id="90125" w:author="קלוד" w:date="2026-10-11T12:33:55Z"/>
        </w:rPr>
      </w:pPr>
      <w:ins w:id="90126" w:author="קלוד" w:date="2026-10-11T12:33:55Z">
        <w:r>
          <w:rPr>
            <w:color w:val="7B3F00"/>
          </w:rPr>
          <w:t xml:space="preserve">ארנקי ששכחו בחצר - מניח עליו ככר או תינוק</w:t>
        </w:r>
      </w:ins>
    </w:p>
    <w:p w:rsidR="00E9703F" w:rsidRPr="00B3644D" w:rsidRDefault="00E9703F" w:rsidP="00E9703F">
      <w:pPr>
        <w:rPr>
          <w:spacing w:val="-4"/>
          <w:rtl/>
        </w:rPr>
      </w:pPr>
      <w:r w:rsidRPr="00B3644D">
        <w:rPr>
          <w:rStyle w:val="afffe"/>
          <w:rFonts w:ascii="Fb Fontext" w:hAnsi="Fb Fontext"/>
          <w:b/>
          <w:spacing w:val="-4"/>
          <w:rtl/>
        </w:rPr>
        <w:t>א.</w:t>
      </w:r>
      <w:r w:rsidRPr="00B3644D">
        <w:rPr>
          <w:rStyle w:val="afffe"/>
          <w:rFonts w:ascii="Fb Fontext" w:hAnsi="Fb Fontext"/>
          <w:spacing w:val="-4"/>
          <w:rtl/>
        </w:rPr>
        <w:t xml:space="preserve"> </w:t>
      </w:r>
      <w:r w:rsidRPr="00B3644D">
        <w:rPr>
          <w:spacing w:val="-4"/>
          <w:rtl/>
        </w:rPr>
        <w:t xml:space="preserve">בי אושעיא- שכח ארנקי בחצר - מניח </w:t>
      </w:r>
      <w:ins w:id="93807" w:author="מנוע מכני" w:date="2026-10-11T12:04:39Z">
        <w:r>
          <w:rPr>
            <w:spacing w:val="-4"/>
            <w:rtl/>
          </w:rPr>
          <w:t xml:space="preserve">עליו</w:t>
        </w:r>
      </w:ins>
      <w:del w:id="93808" w:author="מנוע מכני" w:date="2026-10-11T12:04:39Z">
        <w:r w:rsidRPr="00B3644D">
          <w:rPr>
            <w:spacing w:val="-4"/>
            <w:rtl/>
          </w:rPr>
          <w:delText xml:space="preserve">עליה</w:delText>
        </w:r>
      </w:del>
      <w:r w:rsidRPr="00B3644D">
        <w:rPr>
          <w:spacing w:val="-4"/>
          <w:rtl/>
        </w:rPr>
        <w:t xml:space="preserve"> ככר או תינוק, ומטלטלה. [ב. </w:t>
      </w:r>
      <w:r w:rsidRPr="00B3644D">
        <w:rPr>
          <w:rStyle w:val="2fb"/>
          <w:spacing w:val="-4"/>
          <w:rtl/>
        </w:rPr>
        <w:t xml:space="preserve">רבי</w:t>
      </w:r>
      <w:r w:rsidRPr="00B3644D">
        <w:rPr>
          <w:spacing w:val="-4"/>
          <w:rtl/>
        </w:rPr>
        <w:t xml:space="preserve"> יצחק וכן בלבנה]</w:t>
      </w:r>
    </w:p>
    <w:p w:rsidR="00E9703F" w:rsidRPr="00B3644D" w:rsidRDefault="00E9703F" w:rsidP="00E9703F">
      <w:pPr>
        <w:rPr>
          <w:spacing w:val="-4"/>
          <w:rtl/>
        </w:rPr>
      </w:pPr>
      <w:r w:rsidRPr="00B3644D">
        <w:rPr>
          <w:rStyle w:val="afffe"/>
          <w:rFonts w:ascii="Fb Fontext" w:hAnsi="Fb Fontext"/>
          <w:b/>
          <w:spacing w:val="-4"/>
          <w:rtl/>
        </w:rPr>
        <w:t>ג.</w:t>
      </w:r>
      <w:r w:rsidRPr="00B3644D">
        <w:rPr>
          <w:spacing w:val="-4"/>
          <w:rtl/>
        </w:rPr>
        <w:t xml:space="preserve"> </w:t>
      </w:r>
      <w:r w:rsidRPr="00B3644D">
        <w:rPr>
          <w:rStyle w:val="2fb"/>
          <w:spacing w:val="-4"/>
          <w:rtl/>
        </w:rPr>
        <w:t xml:space="preserve">רבי אסי</w:t>
      </w:r>
      <w:r w:rsidRPr="00B3644D">
        <w:rPr>
          <w:spacing w:val="-4"/>
          <w:rtl/>
        </w:rPr>
        <w:t xml:space="preserve"> פעם אחת שכחו דסקיא מלאה מעות בסרטיא, </w:t>
      </w:r>
      <w:r w:rsidRPr="00B3644D">
        <w:rPr>
          <w:rStyle w:val="2fb"/>
          <w:spacing w:val="-4"/>
          <w:rtl/>
        </w:rPr>
        <w:t xml:space="preserve">ורי"ו</w:t>
      </w:r>
      <w:r w:rsidRPr="00B3644D">
        <w:rPr>
          <w:spacing w:val="-4"/>
          <w:rtl/>
        </w:rPr>
        <w:t xml:space="preserve"> הורה שיכולים כן בתינוק או ככר.</w:t>
      </w:r>
    </w:p>
    <w:p w:rsidR="00E9703F" w:rsidRPr="006F178A" w:rsidRDefault="00E9703F" w:rsidP="00E9703F">
      <w:pPr>
        <w:rPr>
          <w:rtl/>
        </w:rPr>
      </w:pPr>
      <w:r w:rsidRPr="006F178A">
        <w:rPr>
          <w:rStyle w:val="2fb"/>
          <w:rtl/>
        </w:rPr>
        <w:t xml:space="preserve">מ"ז</w:t>
      </w:r>
      <w:r w:rsidRPr="006F178A">
        <w:rPr>
          <w:rtl/>
        </w:rPr>
        <w:t xml:space="preserve"> </w:t>
      </w:r>
      <w:r w:rsidRPr="006F178A">
        <w:rPr>
          <w:b/>
          <w:bCs/>
          <w:rtl/>
        </w:rPr>
        <w:t>הלכתא</w:t>
      </w:r>
      <w:r w:rsidRPr="006F178A">
        <w:rPr>
          <w:rtl/>
        </w:rPr>
        <w:t xml:space="preserve"> ככל </w:t>
      </w:r>
      <w:ins w:id="93809" w:author="מנוע מכני" w:date="2026-10-11T12:04:39Z">
        <w:r>
          <w:rPr>
            <w:rtl/>
          </w:rPr>
          <w:t xml:space="preserve">אלו</w:t>
        </w:r>
      </w:ins>
      <w:del w:id="93810" w:author="מנוע מכני" w:date="2026-10-11T12:04:39Z">
        <w:r w:rsidRPr="006F178A">
          <w:rPr>
            <w:rtl/>
          </w:rPr>
          <w:delText xml:space="preserve">הני</w:delText>
        </w:r>
      </w:del>
      <w:r w:rsidRPr="006F178A">
        <w:rPr>
          <w:rtl/>
        </w:rPr>
        <w:t xml:space="preserve"> </w:t>
      </w:r>
      <w:ins w:id="94469" w:author="מנוע מכני" w:date="2026-10-11T12:04:39Z">
        <w:r>
          <w:rPr>
            <w:rtl/>
          </w:rPr>
          <w:t xml:space="preserve">שמועה</w:t>
        </w:r>
      </w:ins>
      <w:del w:id="94470" w:author="מנוע מכני" w:date="2026-10-11T12:04:39Z">
        <w:r w:rsidRPr="006F178A">
          <w:rPr>
            <w:rtl/>
          </w:rPr>
          <w:delText xml:space="preserve">שמעתתא</w:delText>
        </w:r>
      </w:del>
      <w:r w:rsidRPr="006F178A">
        <w:rPr>
          <w:rtl/>
        </w:rPr>
        <w:t xml:space="preserve"> בשוכח.</w:t>
      </w:r>
    </w:p>
    <w:p w:rsidR="00E9703F" w:rsidRDefault="00E9703F" w:rsidP="00E9703F">
      <w:pPr>
        <w:rPr>
          <w:rtl/>
        </w:rPr>
      </w:pPr>
      <w:r w:rsidRPr="006F178A">
        <w:rPr>
          <w:rtl/>
        </w:rPr>
        <w:t>•</w:t>
      </w:r>
      <w:r w:rsidRPr="006F178A">
        <w:rPr>
          <w:rFonts w:hint="cs"/>
          <w:rtl/>
        </w:rPr>
        <w:t xml:space="preserve"> </w:t>
      </w:r>
      <w:r w:rsidRPr="006F178A">
        <w:rPr>
          <w:rStyle w:val="2fb"/>
          <w:rtl/>
        </w:rPr>
        <w:t xml:space="preserve">רב אשי</w:t>
      </w:r>
      <w:r w:rsidRPr="006F178A">
        <w:rPr>
          <w:rtl/>
        </w:rPr>
        <w:t xml:space="preserve"> ככר או תינוק </w:t>
      </w:r>
      <w:ins w:id="93811" w:author="מנוע מכני" w:date="2026-10-11T12:04:39Z">
        <w:r>
          <w:rPr>
            <w:rtl/>
          </w:rPr>
          <w:t xml:space="preserve">מאלו</w:t>
        </w:r>
      </w:ins>
      <w:del w:id="93812" w:author="מנוע מכני" w:date="2026-10-11T12:04:39Z">
        <w:r w:rsidRPr="006F178A">
          <w:rPr>
            <w:rtl/>
          </w:rPr>
          <w:delText xml:space="preserve">מהני</w:delText>
        </w:r>
      </w:del>
      <w:r w:rsidRPr="006F178A">
        <w:rPr>
          <w:rtl/>
        </w:rPr>
        <w:t xml:space="preserve"> רק למת [שלא יתחייב כמו בכיס של תינוק]</w:t>
      </w:r>
    </w:p>
    <w:p w:rsidR="00E9703F" w:rsidRPr="006F178A" w:rsidRDefault="00E9703F" w:rsidP="00E9703F">
      <w:pPr>
        <w:rPr>
          <w:rtl/>
        </w:rPr>
      </w:pPr>
      <w:r w:rsidRPr="002D0727">
        <w:rPr>
          <w:rStyle w:val="2fb"/>
          <w:b/>
          <w:bCs/>
          <w:rtl/>
        </w:rPr>
        <w:t>אביי</w:t>
      </w:r>
      <w:r w:rsidRPr="006F178A">
        <w:rPr>
          <w:rtl/>
        </w:rPr>
        <w:t xml:space="preserve"> מנח כפא אכיפי. [כף גדולה אעומרים] </w:t>
      </w:r>
      <w:ins w:id="95013" w:author="מנוע מכני" w:date="2026-10-11T12:04:39Z">
        <w:r>
          <w:rPr>
            <w:rtl/>
          </w:rPr>
          <w:t xml:space="preserve">ואם </w:t>
        </w:r>
      </w:ins>
      <w:del w:id="95014" w:author="מנוע מכני" w:date="2026-10-11T12:04:39Z">
        <w:r w:rsidRPr="006F178A">
          <w:rPr>
            <w:rtl/>
          </w:rPr>
          <w:delText xml:space="preserve">ואי </w:delText>
        </w:r>
      </w:del>
      <w:ins w:id="91945" w:author="מנוע מכני" w:date="2026-10-11T12:04:39Z">
        <w:r>
          <w:rPr>
            <w:rtl/>
          </w:rPr>
          <w:t xml:space="preserve">לא</w:t>
        </w:r>
      </w:ins>
      <w:del w:id="91946" w:author="מנוע מכני" w:date="2026-10-11T12:04:39Z">
        <w:r w:rsidRPr="006F178A">
          <w:rPr>
            <w:rtl/>
          </w:rPr>
          <w:delText xml:space="preserve">לאו</w:delText>
        </w:r>
      </w:del>
      <w:r w:rsidRPr="006F178A">
        <w:rPr>
          <w:rtl/>
        </w:rPr>
        <w:t xml:space="preserve"> דאדם חשוב </w:t>
      </w:r>
      <w:ins w:id="96251" w:author="מנוע מכני" w:date="2026-10-11T12:04:39Z">
        <w:r>
          <w:rPr>
            <w:rtl/>
          </w:rPr>
          <w:t xml:space="preserve">אני</w:t>
        </w:r>
      </w:ins>
      <w:del w:id="96252" w:author="מנוע מכני" w:date="2026-10-11T12:04:39Z">
        <w:r w:rsidRPr="006F178A">
          <w:rPr>
            <w:rtl/>
          </w:rPr>
          <w:delText xml:space="preserve">אנא</w:delText>
        </w:r>
      </w:del>
      <w:r w:rsidRPr="006F178A">
        <w:rPr>
          <w:rtl/>
        </w:rPr>
        <w:t xml:space="preserve"> </w:t>
      </w:r>
      <w:r>
        <w:rPr>
          <w:rtl/>
        </w:rPr>
        <w:t>אפי'</w:t>
      </w:r>
      <w:r w:rsidRPr="006F178A">
        <w:rPr>
          <w:rtl/>
        </w:rPr>
        <w:t xml:space="preserve"> בלא זה דחזי למיזגא עליהו.</w:t>
      </w:r>
    </w:p>
    <w:p w:rsidR="00E9703F" w:rsidRPr="00B3644D" w:rsidRDefault="00E9703F" w:rsidP="00E9703F">
      <w:pPr>
        <w:rPr>
          <w:spacing w:val="-2"/>
          <w:rtl/>
        </w:rPr>
      </w:pPr>
      <w:r w:rsidRPr="00B3644D">
        <w:rPr>
          <w:spacing w:val="-2"/>
          <w:rtl/>
        </w:rPr>
        <w:t>•</w:t>
      </w:r>
      <w:r w:rsidRPr="00B3644D">
        <w:rPr>
          <w:rFonts w:hint="cs"/>
          <w:spacing w:val="-2"/>
          <w:rtl/>
        </w:rPr>
        <w:t xml:space="preserve"> </w:t>
      </w:r>
      <w:r w:rsidRPr="00B3644D">
        <w:rPr>
          <w:rStyle w:val="2fb"/>
          <w:spacing w:val="-2"/>
          <w:rtl/>
        </w:rPr>
        <w:t xml:space="preserve">רבא</w:t>
      </w:r>
      <w:r w:rsidRPr="00B3644D">
        <w:rPr>
          <w:spacing w:val="-2"/>
          <w:rtl/>
        </w:rPr>
        <w:t xml:space="preserve"> </w:t>
      </w:r>
      <w:ins w:id="110067" w:author="קלוד" w:date="2026-10-11T13:11:34Z">
        <w:r>
          <w:rPr>
            <w:spacing w:val="-2"/>
            <w:rtl/>
          </w:rPr>
          <w:t xml:space="preserve">הניח</w:t>
        </w:r>
      </w:ins>
      <w:del w:id="110068" w:author="קלוד" w:date="2026-10-11T13:11:34Z">
        <w:r w:rsidRPr="00B3644D">
          <w:rPr>
            <w:spacing w:val="-2"/>
            <w:rtl/>
          </w:rPr>
          <w:delText xml:space="preserve">מנח</w:delText>
        </w:r>
      </w:del>
      <w:r w:rsidRPr="00B3644D">
        <w:rPr>
          <w:spacing w:val="-2"/>
          <w:rtl/>
        </w:rPr>
        <w:t xml:space="preserve"> </w:t>
      </w:r>
      <w:ins w:id="110065" w:author="קלוד" w:date="2026-10-11T13:11:34Z">
        <w:r>
          <w:rPr>
            <w:spacing w:val="-2"/>
            <w:rtl/>
          </w:rPr>
          <w:t xml:space="preserve">סכין על</w:t>
        </w:r>
      </w:ins>
      <w:del w:id="110066" w:author="קלוד" w:date="2026-10-11T13:11:34Z">
        <w:r w:rsidRPr="00B3644D">
          <w:rPr>
            <w:spacing w:val="-2"/>
            <w:rtl/>
          </w:rPr>
          <w:delText xml:space="preserve">סכינא</w:delText>
        </w:r>
      </w:del>
      <w:r w:rsidRPr="00B3644D">
        <w:rPr>
          <w:spacing w:val="-2"/>
          <w:rtl/>
        </w:rPr>
        <w:t xml:space="preserve"> אבר יונה </w:t>
      </w:r>
      <w:ins w:id="110063" w:author="קלוד" w:date="2026-10-11T13:11:34Z">
        <w:r>
          <w:rPr>
            <w:spacing w:val="-2"/>
            <w:rtl/>
          </w:rPr>
          <w:t xml:space="preserve">ומטלטלו;</w:t>
        </w:r>
      </w:ins>
      <w:del w:id="110064" w:author="קלוד" w:date="2026-10-11T13:11:34Z">
        <w:r w:rsidRPr="00B3644D">
          <w:rPr>
            <w:spacing w:val="-2"/>
            <w:rtl/>
          </w:rPr>
          <w:delText xml:space="preserve">ומטלטלה</w:delText>
        </w:r>
      </w:del>
      <w:r w:rsidRPr="00B3644D">
        <w:rPr>
          <w:spacing w:val="-2"/>
          <w:rtl/>
        </w:rPr>
        <w:t xml:space="preserve"> </w:t>
      </w:r>
      <w:ins w:id="95015" w:author="מנוע מכני" w:date="2026-10-11T12:04:39Z">
        <w:ins w:id="110061" w:author="קלוד" w:date="2026-10-11T13:11:34Z">
          <w:r>
            <w:rPr>
              <w:spacing w:val="-2"/>
              <w:rtl/>
            </w:rPr>
            <w:t xml:space="preserve">ואלמלא</w:t>
          </w:r>
        </w:ins>
        <w:del w:id="110062" w:author="קלוד" w:date="2026-10-11T13:11:34Z">
          <w:r>
            <w:rPr>
              <w:spacing w:val="-2"/>
              <w:rtl/>
            </w:rPr>
            <w:delText xml:space="preserve">ואם</w:delText>
          </w:r>
        </w:del>
        <w:r>
          <w:rPr>
            <w:spacing w:val="-2"/>
            <w:rtl/>
          </w:rPr>
          <w:t xml:space="preserve"> </w:t>
        </w:r>
      </w:ins>
      <w:del w:id="95016" w:author="מנוע מכני" w:date="2026-10-11T12:04:39Z">
        <w:r w:rsidRPr="00B3644D">
          <w:rPr>
            <w:spacing w:val="-2"/>
            <w:rtl/>
          </w:rPr>
          <w:delText xml:space="preserve">ואי </w:delText>
        </w:r>
      </w:del>
      <w:ins w:id="91947" w:author="מנוע מכני" w:date="2026-10-11T12:04:39Z">
        <w:ins w:id="110059" w:author="קלוד" w:date="2026-10-11T13:11:34Z">
          <w:r>
            <w:rPr>
              <w:spacing w:val="-2"/>
              <w:rtl/>
            </w:rPr>
            <w:t xml:space="preserve">שאדם</w:t>
          </w:r>
        </w:ins>
        <w:del w:id="110060" w:author="קלוד" w:date="2026-10-11T13:11:34Z">
          <w:r>
            <w:rPr>
              <w:spacing w:val="-2"/>
              <w:rtl/>
            </w:rPr>
            <w:delText xml:space="preserve">לא</w:delText>
          </w:r>
          <w:r w:rsidRPr="00B3644D">
            <w:rPr>
              <w:spacing w:val="-2"/>
              <w:rtl/>
            </w:rPr>
            <w:delText xml:space="preserve"> דאדם</w:delText>
          </w:r>
        </w:del>
      </w:ins>
      <w:del w:id="91948" w:author="מנוע מכני" w:date="2026-10-11T12:04:39Z">
        <w:r w:rsidRPr="00B3644D">
          <w:rPr>
            <w:spacing w:val="-2"/>
            <w:rtl/>
          </w:rPr>
          <w:delText xml:space="preserve">לאו</w:delText>
        </w:r>
      </w:del>
      <w:r w:rsidRPr="00B3644D">
        <w:rPr>
          <w:spacing w:val="-2"/>
          <w:rtl/>
        </w:rPr>
        <w:t xml:space="preserve"> חשוב </w:t>
      </w:r>
      <w:ins w:id="110057" w:author="קלוד" w:date="2026-10-11T13:11:34Z">
        <w:r>
          <w:rPr>
            <w:spacing w:val="-2"/>
            <w:rtl/>
          </w:rPr>
          <w:t xml:space="preserve">הוא -</w:t>
        </w:r>
      </w:ins>
      <w:del w:id="110058" w:author="קלוד" w:date="2026-10-11T13:11:34Z">
        <w:r w:rsidRPr="00B3644D">
          <w:rPr>
            <w:spacing w:val="-2"/>
            <w:rtl/>
          </w:rPr>
          <w:delText xml:space="preserve">הוא</w:delText>
        </w:r>
      </w:del>
      <w:r w:rsidRPr="00B3644D">
        <w:rPr>
          <w:spacing w:val="-2"/>
          <w:rtl/>
        </w:rPr>
        <w:t xml:space="preserve"> גם בלי זה </w:t>
      </w:r>
      <w:ins w:id="110055" w:author="קלוד" w:date="2026-10-11T13:11:34Z">
        <w:r>
          <w:rPr>
            <w:rStyle w:val="afffffe"/>
            <w:spacing w:val="-2"/>
            <w:rtl/>
          </w:rPr>
          <w:t xml:space="preserve">מותר</w:t>
        </w:r>
        <w:r>
          <w:rPr>
            <w:spacing w:val="-2"/>
            <w:rtl/>
          </w:rPr>
          <w:t xml:space="preserve">,</w:t>
        </w:r>
      </w:ins>
      <w:del w:id="110056" w:author="קלוד" w:date="2026-10-11T13:11:34Z">
        <w:r w:rsidRPr="00B3644D">
          <w:rPr>
            <w:spacing w:val="-2"/>
            <w:rtl/>
          </w:rPr>
          <w:delText xml:space="preserve">דחזי</w:delText>
        </w:r>
      </w:del>
      <w:r w:rsidRPr="00B3644D">
        <w:rPr>
          <w:spacing w:val="-2"/>
          <w:rtl/>
        </w:rPr>
        <w:t xml:space="preserve"> </w:t>
      </w:r>
      <w:ins w:id="93813" w:author="מנוע מכני" w:date="2026-10-11T12:04:39Z">
        <w:ins w:id="110053" w:author="קלוד" w:date="2026-10-11T13:11:34Z">
          <w:r>
            <w:rPr>
              <w:spacing w:val="-2"/>
              <w:rtl/>
            </w:rPr>
            <w:t xml:space="preserve">שראוי</w:t>
          </w:r>
        </w:ins>
        <w:del w:id="110054" w:author="קלוד" w:date="2026-10-11T13:11:34Z">
          <w:r>
            <w:rPr>
              <w:spacing w:val="-2"/>
              <w:rtl/>
            </w:rPr>
            <w:delText xml:space="preserve">לו</w:delText>
          </w:r>
        </w:del>
      </w:ins>
      <w:del w:id="93814" w:author="מנוע מכני" w:date="2026-10-11T12:04:39Z">
        <w:r w:rsidRPr="00B3644D">
          <w:rPr>
            <w:spacing w:val="-2"/>
            <w:rtl/>
          </w:rPr>
          <w:delText xml:space="preserve">ליה</w:delText>
        </w:r>
      </w:del>
      <w:r w:rsidRPr="00B3644D">
        <w:rPr>
          <w:spacing w:val="-2"/>
          <w:rtl/>
        </w:rPr>
        <w:t xml:space="preserve"> </w:t>
      </w:r>
      <w:ins w:id="110051" w:author="קלוד" w:date="2026-10-11T13:11:34Z">
        <w:r>
          <w:rPr>
            <w:spacing w:val="-2"/>
            <w:rtl/>
          </w:rPr>
          <w:t xml:space="preserve">לאכלו</w:t>
        </w:r>
      </w:ins>
      <w:del w:id="110052" w:author="קלוד" w:date="2026-10-11T13:11:34Z">
        <w:r w:rsidRPr="00B3644D">
          <w:rPr>
            <w:spacing w:val="-2"/>
            <w:rtl/>
          </w:rPr>
          <w:delText xml:space="preserve">לאומצא</w:delText>
        </w:r>
      </w:del>
      <w:r w:rsidRPr="00B3644D">
        <w:rPr>
          <w:spacing w:val="-2"/>
          <w:rtl/>
        </w:rPr>
        <w:t xml:space="preserve"> </w:t>
      </w:r>
      <w:ins w:id="110049" w:author="קלוד" w:date="2026-10-11T13:11:34Z">
        <w:r>
          <w:rPr>
            <w:spacing w:val="-2"/>
            <w:rtl/>
          </w:rPr>
          <w:t xml:space="preserve">חי.</w:t>
        </w:r>
      </w:ins>
      <w:del w:id="110050" w:author="קלוד" w:date="2026-10-11T13:11:34Z">
        <w:r w:rsidRPr="00B3644D">
          <w:rPr>
            <w:spacing w:val="-2"/>
            <w:rtl/>
          </w:rPr>
          <w:delText xml:space="preserve">.</w:delText>
        </w:r>
      </w:del>
    </w:p>
    <w:p w:rsidR="00E9703F" w:rsidRPr="006F178A" w:rsidRDefault="00E9703F" w:rsidP="00E9703F">
      <w:pPr>
        <w:rPr>
          <w:rtl/>
        </w:rPr>
      </w:pPr>
      <w:r w:rsidRPr="006F178A">
        <w:rPr>
          <w:rtl/>
        </w:rPr>
        <w:t xml:space="preserve">ומרבא משמע </w:t>
      </w:r>
      <w:ins w:id="95017" w:author="מנוע מכני" w:date="2026-10-11T12:04:39Z">
        <w:ins w:id="110077" w:author="קלוד" w:date="2026-10-11T13:11:34Z">
          <w:r>
            <w:rPr>
              <w:rtl/>
            </w:rPr>
            <w:t xml:space="preserve">שאלמלא</w:t>
          </w:r>
        </w:ins>
        <w:del w:id="110078" w:author="קלוד" w:date="2026-10-11T13:11:34Z">
          <w:r>
            <w:rPr>
              <w:rtl/>
            </w:rPr>
            <w:delText xml:space="preserve">דאם</w:delText>
          </w:r>
        </w:del>
        <w:r>
          <w:rPr>
            <w:rtl/>
          </w:rPr>
          <w:t xml:space="preserve"> </w:t>
        </w:r>
      </w:ins>
      <w:del w:id="95018" w:author="מנוע מכני" w:date="2026-10-11T12:04:39Z">
        <w:r w:rsidRPr="006F178A">
          <w:rPr>
            <w:rtl/>
          </w:rPr>
          <w:delText xml:space="preserve">דאי </w:delText>
        </w:r>
      </w:del>
      <w:ins w:id="91949" w:author="מנוע מכני" w:date="2026-10-11T12:04:39Z">
        <w:ins w:id="110075" w:author="קלוד" w:date="2026-10-11T13:11:34Z">
          <w:r>
            <w:rPr>
              <w:rtl/>
            </w:rPr>
            <w:t xml:space="preserve">ראוי</w:t>
          </w:r>
        </w:ins>
        <w:del w:id="110076" w:author="קלוד" w:date="2026-10-11T13:11:34Z">
          <w:r>
            <w:rPr>
              <w:rtl/>
            </w:rPr>
            <w:delText xml:space="preserve">לא</w:delText>
          </w:r>
        </w:del>
      </w:ins>
      <w:del w:id="91950" w:author="מנוע מכני" w:date="2026-10-11T12:04:39Z">
        <w:r w:rsidRPr="006F178A">
          <w:rPr>
            <w:rtl/>
          </w:rPr>
          <w:delText xml:space="preserve">לאו</w:delText>
        </w:r>
      </w:del>
      <w:r w:rsidRPr="006F178A">
        <w:rPr>
          <w:rtl/>
        </w:rPr>
        <w:t xml:space="preserve"> </w:t>
      </w:r>
      <w:ins w:id="110073" w:author="קלוד" w:date="2026-10-11T13:11:34Z">
        <w:r>
          <w:rPr>
            <w:rtl/>
          </w:rPr>
          <w:t xml:space="preserve">לאכלו</w:t>
        </w:r>
      </w:ins>
      <w:del w:id="110074" w:author="קלוד" w:date="2026-10-11T13:11:34Z">
        <w:r w:rsidRPr="006F178A">
          <w:rPr>
            <w:rtl/>
          </w:rPr>
          <w:delText xml:space="preserve">דחזי</w:delText>
        </w:r>
      </w:del>
      <w:r w:rsidRPr="006F178A">
        <w:rPr>
          <w:rtl/>
        </w:rPr>
        <w:t xml:space="preserve"> </w:t>
      </w:r>
      <w:ins w:id="110071" w:author="קלוד" w:date="2026-10-11T13:11:34Z">
        <w:r>
          <w:rPr>
            <w:rtl/>
          </w:rPr>
          <w:t xml:space="preserve">חי</w:t>
        </w:r>
      </w:ins>
      <w:del w:id="110072" w:author="קלוד" w:date="2026-10-11T13:11:34Z">
        <w:r w:rsidRPr="006F178A">
          <w:rPr>
            <w:rtl/>
          </w:rPr>
          <w:delText xml:space="preserve">לאומצא</w:delText>
        </w:r>
      </w:del>
      <w:r w:rsidRPr="006F178A">
        <w:rPr>
          <w:rtl/>
        </w:rPr>
        <w:t xml:space="preserve"> </w:t>
      </w:r>
      <w:r w:rsidRPr="006F178A">
        <w:rPr>
          <w:rtl/>
        </w:rPr>
        <w:t xml:space="preserve">לא</w:t>
      </w:r>
      <w:r w:rsidRPr="006F178A">
        <w:rPr>
          <w:rtl/>
        </w:rPr>
        <w:t xml:space="preserve"> היה עושה </w:t>
      </w:r>
      <w:ins w:id="110069" w:author="קלוד" w:date="2026-10-11T13:11:34Z">
        <w:r>
          <w:rPr>
            <w:rtl/>
          </w:rPr>
          <w:t xml:space="preserve">כן,</w:t>
        </w:r>
      </w:ins>
      <w:del w:id="110070" w:author="קלוד" w:date="2026-10-11T13:11:34Z">
        <w:r w:rsidRPr="006F178A">
          <w:rPr>
            <w:rtl/>
          </w:rPr>
          <w:delText xml:space="preserve">כן</w:delText>
        </w:r>
      </w:del>
      <w:r w:rsidRPr="006F178A">
        <w:rPr>
          <w:rtl/>
        </w:rPr>
        <w:t xml:space="preserve"> והיינו </w:t>
      </w:r>
      <w:r w:rsidRPr="006F178A">
        <w:rPr>
          <w:rStyle w:val="2fb"/>
          <w:rtl/>
        </w:rPr>
        <w:t xml:space="preserve">כר"י</w:t>
      </w:r>
      <w:r w:rsidRPr="006F178A">
        <w:rPr>
          <w:rtl/>
        </w:rPr>
        <w:t xml:space="preserve">.</w:t>
      </w:r>
    </w:p>
    <w:p w:rsidR="00E9703F" w:rsidRPr="006F178A" w:rsidRDefault="00E9703F" w:rsidP="00CF5519">
      <w:pPr>
        <w:rPr>
          <w:rtl/>
        </w:rPr>
      </w:pPr>
      <w:ins w:id="110085" w:author="קלוד" w:date="2026-10-11T13:11:34Z">
        <w:r>
          <w:rPr>
            <w:rtl/>
          </w:rPr>
          <w:t xml:space="preserve">ומה</w:t>
        </w:r>
      </w:ins>
      <w:del w:id="110086" w:author="קלוד" w:date="2026-10-11T13:11:34Z">
        <w:r w:rsidRPr="006F178A">
          <w:rPr>
            <w:rtl/>
          </w:rPr>
          <w:delText xml:space="preserve">והא</w:delText>
        </w:r>
      </w:del>
      <w:r w:rsidRPr="006F178A">
        <w:rPr>
          <w:rtl/>
        </w:rPr>
        <w:t xml:space="preserve"> </w:t>
      </w:r>
      <w:ins w:id="110083" w:author="קלוד" w:date="2026-10-11T13:11:34Z">
        <w:r>
          <w:rPr>
            <w:rtl/>
          </w:rPr>
          <w:t xml:space="preserve">שאמר</w:t>
        </w:r>
      </w:ins>
      <w:del w:id="110084" w:author="קלוד" w:date="2026-10-11T13:11:34Z">
        <w:r w:rsidRPr="006F178A">
          <w:rPr>
            <w:rtl/>
          </w:rPr>
          <w:delText xml:space="preserve">דאמר</w:delText>
        </w:r>
      </w:del>
      <w:r w:rsidRPr="006F178A">
        <w:rPr>
          <w:rtl/>
        </w:rPr>
        <w:t xml:space="preserve"> לשמ</w:t>
      </w:r>
      <w:r w:rsidR="00CF5519">
        <w:rPr>
          <w:rFonts w:hint="cs"/>
          <w:rtl/>
        </w:rPr>
        <w:t xml:space="preserve">שו צלה לי אווז וזרוק מיעו לחתול </w:t>
      </w:r>
      <w:ins w:id="110081" w:author="קלוד" w:date="2026-10-11T13:11:34Z">
        <w:r>
          <w:rPr>
            <w:rFonts w:hint="cs"/>
            <w:rtl/>
          </w:rPr>
          <w:t xml:space="preserve">-</w:t>
        </w:r>
      </w:ins>
      <w:del w:id="110082" w:author="קלוד" w:date="2026-10-11T13:11:34Z">
        <w:r w:rsidR="00CF5519">
          <w:rPr>
            <w:rFonts w:hint="cs"/>
            <w:rtl/>
          </w:rPr>
          <w:delText xml:space="preserve">דעתו </w:delText>
        </w:r>
        <w:r>
          <w:rPr>
            <w:rFonts w:hint="cs"/>
            <w:rtl/>
          </w:rPr>
          <w:delText xml:space="preserve">ע"ז</w:delText>
        </w:r>
        <w:r w:rsidR="00CF5519">
          <w:rPr>
            <w:rFonts w:hint="cs"/>
            <w:rtl/>
          </w:rPr>
          <w:delText xml:space="preserve"> מאתמול</w:delText>
        </w:r>
      </w:del>
      <w:ins w:id="90055" w:author="מנוע מכני" w:date="2026-10-11T12:04:39Z"/>
      <w:del w:id="90056" w:author="מנוע מכני" w:date="2026-10-11T12:04:39Z">
        <w:r w:rsidR="00CF5519">
          <w:rPr>
            <w:rFonts w:hint="cs"/>
            <w:rtl/>
          </w:rPr>
          <w:delText xml:space="preserve">ע''ז</w:delText>
        </w:r>
      </w:del>
      <w:r w:rsidR="00CF5519">
        <w:rPr>
          <w:rFonts w:hint="cs"/>
          <w:rtl/>
        </w:rPr>
        <w:t xml:space="preserve"> כיון </w:t>
      </w:r>
      <w:ins w:id="110079" w:author="קלוד" w:date="2026-10-11T13:11:34Z">
        <w:r>
          <w:rPr>
            <w:rFonts w:hint="cs"/>
            <w:rtl/>
          </w:rPr>
          <w:t xml:space="preserve">שמסריח, דעתו עליו מאתמול.</w:t>
        </w:r>
      </w:ins>
      <w:del w:id="110080" w:author="קלוד" w:date="2026-10-11T13:11:34Z">
        <w:r w:rsidR="00CF5519">
          <w:rPr>
            <w:rFonts w:hint="cs"/>
            <w:rtl/>
          </w:rPr>
          <w:delText xml:space="preserve">דמסרח</w:delText>
        </w:r>
        <w:r w:rsidRPr="006F178A">
          <w:rPr>
            <w:rtl/>
          </w:rPr>
          <w:delText xml:space="preserve">.</w:delText>
        </w:r>
      </w:del>
    </w:p>
    <w:p w:rsidR="00E9703F" w:rsidRPr="006F178A" w:rsidRDefault="00E9703F" w:rsidP="00E9703F">
      <w:pPr>
        <w:rPr>
          <w:rtl/>
        </w:rPr>
      </w:pPr>
      <w:ins w:id="110093" w:author="קלוד" w:date="2026-10-11T13:11:34Z">
        <w:r>
          <w:rPr>
            <w:rtl/>
          </w:rPr>
          <w:t xml:space="preserve">וכן</w:t>
        </w:r>
      </w:ins>
      <w:del w:id="110094" w:author="קלוד" w:date="2026-10-11T13:11:34Z">
        <w:r w:rsidRPr="006F178A">
          <w:rPr>
            <w:rtl/>
          </w:rPr>
          <w:delText xml:space="preserve">וה"נ</w:delText>
        </w:r>
      </w:del>
      <w:r w:rsidRPr="006F178A">
        <w:rPr>
          <w:rtl/>
        </w:rPr>
        <w:t xml:space="preserve"> משמע </w:t>
      </w:r>
      <w:ins w:id="110091" w:author="קלוד" w:date="2026-10-11T13:11:34Z">
        <w:r>
          <w:rPr>
            <w:rStyle w:val="2fb"/>
            <w:rtl/>
          </w:rPr>
          <w:t xml:space="preserve">שרבא</w:t>
        </w:r>
      </w:ins>
      <w:del w:id="110092" w:author="קלוד" w:date="2026-10-11T13:11:34Z">
        <w:r w:rsidRPr="006F178A">
          <w:rPr>
            <w:rStyle w:val="2fb"/>
            <w:rtl/>
          </w:rPr>
          <w:delText xml:space="preserve">דרבא</w:delText>
        </w:r>
      </w:del>
      <w:r w:rsidRPr="006F178A">
        <w:rPr>
          <w:rtl/>
        </w:rPr>
        <w:t xml:space="preserve"> </w:t>
      </w:r>
      <w:r w:rsidRPr="006F178A">
        <w:rPr>
          <w:rStyle w:val="2fb"/>
          <w:rtl/>
        </w:rPr>
        <w:t xml:space="preserve">כר"י</w:t>
      </w:r>
      <w:r w:rsidRPr="006F178A">
        <w:rPr>
          <w:rtl/>
        </w:rPr>
        <w:t xml:space="preserve"> </w:t>
      </w:r>
      <w:ins w:id="110089" w:author="קלוד" w:date="2026-10-11T13:11:34Z">
        <w:r>
          <w:rPr>
            <w:rtl/>
          </w:rPr>
          <w:t xml:space="preserve">סבר,</w:t>
        </w:r>
      </w:ins>
      <w:del w:id="110090" w:author="קלוד" w:date="2026-10-11T13:11:34Z">
        <w:r w:rsidRPr="006F178A">
          <w:rPr>
            <w:rtl/>
          </w:rPr>
          <w:delText xml:space="preserve">ס'ל</w:delText>
        </w:r>
      </w:del>
      <w:r w:rsidRPr="006F178A">
        <w:rPr>
          <w:rtl/>
        </w:rPr>
        <w:t xml:space="preserve"> </w:t>
      </w:r>
      <w:ins w:id="110087" w:author="קלוד" w:date="2026-10-11T13:11:34Z">
        <w:r>
          <w:rPr>
            <w:rtl/>
          </w:rPr>
          <w:t xml:space="preserve">שדרש:</w:t>
        </w:r>
      </w:ins>
      <w:del w:id="110088" w:author="קלוד" w:date="2026-10-11T13:11:34Z">
        <w:r w:rsidRPr="006F178A">
          <w:rPr>
            <w:rtl/>
          </w:rPr>
          <w:delText xml:space="preserve">דדרש</w:delText>
        </w:r>
      </w:del>
      <w:r w:rsidRPr="006F178A">
        <w:rPr>
          <w:rtl/>
        </w:rPr>
        <w:t xml:space="preserve"> אשה </w:t>
      </w:r>
      <w:r w:rsidRPr="006F178A">
        <w:rPr>
          <w:rtl/>
        </w:rPr>
        <w:t xml:space="preserve">לא</w:t>
      </w:r>
      <w:r w:rsidRPr="006F178A">
        <w:rPr>
          <w:rtl/>
        </w:rPr>
        <w:t xml:space="preserve"> תכנס לבית העצים ליטול מהן אוד.</w:t>
      </w:r>
    </w:p>
    <w:p w:rsidR="00E9703F" w:rsidRDefault="00E9703F" w:rsidP="00E9703F">
      <w:pPr>
        <w:rPr>
          <w:rtl/>
        </w:rPr>
      </w:pPr>
      <w:r w:rsidRPr="006F178A">
        <w:rPr>
          <w:rtl/>
        </w:rPr>
        <w:t>•</w:t>
      </w:r>
      <w:r w:rsidRPr="006F178A">
        <w:rPr>
          <w:rFonts w:hint="cs"/>
          <w:rtl/>
        </w:rPr>
        <w:t xml:space="preserve"> </w:t>
      </w:r>
      <w:r w:rsidRPr="006F178A">
        <w:rPr>
          <w:rtl/>
        </w:rPr>
        <w:t>ואוד שנשבר [נולד] אסור להסיקו ביו"ט, לפי שמסיקין בכלים ואין מסיקין בשברי כלים</w:t>
      </w:r>
    </w:p>
    <w:p w:rsidR="00E9703F" w:rsidRPr="006F178A" w:rsidRDefault="00E9703F" w:rsidP="00E9703F">
      <w:pPr>
        <w:rPr>
          <w:rtl/>
        </w:rPr>
      </w:pPr>
      <w:r w:rsidRPr="006F178A">
        <w:rPr>
          <w:rFonts w:hint="cs"/>
          <w:rtl/>
        </w:rPr>
        <w:t>-</w:t>
      </w:r>
      <w:r w:rsidRPr="006F178A">
        <w:rPr>
          <w:rFonts w:hint="cs"/>
          <w:rtl/>
        </w:rPr>
        <w:tab/>
      </w:r>
      <w:r w:rsidRPr="006F178A">
        <w:rPr>
          <w:rtl/>
        </w:rPr>
        <w:t xml:space="preserve">ש"מ</w:t>
      </w:r>
      <w:r w:rsidRPr="006F178A">
        <w:rPr>
          <w:rtl/>
        </w:rPr>
        <w:t xml:space="preserve"> </w:t>
      </w:r>
      <w:r w:rsidRPr="006F178A">
        <w:rPr>
          <w:rStyle w:val="2fb"/>
          <w:rtl/>
        </w:rPr>
        <w:t xml:space="preserve">דכר"י</w:t>
      </w:r>
      <w:r w:rsidRPr="006F178A">
        <w:rPr>
          <w:rtl/>
        </w:rPr>
        <w:t xml:space="preserve"> </w:t>
      </w:r>
      <w:ins w:id="95355" w:author="מנוע מכני" w:date="2026-10-11T12:04:39Z">
        <w:r>
          <w:rPr>
            <w:rtl/>
          </w:rPr>
          <w:t xml:space="preserve">סבר</w:t>
        </w:r>
      </w:ins>
      <w:del w:id="95356" w:author="מנוע מכני" w:date="2026-10-11T12:04:39Z">
        <w:r w:rsidRPr="006F178A">
          <w:rPr>
            <w:rtl/>
          </w:rPr>
          <w:delText xml:space="preserve">ס"ל</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קמג.</w:t>
      </w:r>
    </w:p>
    <w:p>
      <w:pPr>
        <w:pStyle w:val="MishnaBatzad"/>
        <w:rPr>
          <w:ins w:id="20649" w:author="קלוד" w:date="2026-10-11T09:07:15Z"/>
        </w:rPr>
      </w:pPr>
      <w:ins w:id="20648" w:author="קלוד" w:date="2026-10-11T09:07:15Z">
        <w:r>
          <w:t xml:space="preserve">משנה ג</w:t>
        </w:r>
      </w:ins>
    </w:p>
    <w:p w:rsidR="00E9703F" w:rsidRPr="009757B9" w:rsidRDefault="00E9703F" w:rsidP="00E9703F">
      <w:pPr>
        <w:pStyle w:val="afff9"/>
        <w:rPr>
          <w:del w:id="20381" w:author="קלוד" w:date="2026-10-11T09:07:15Z"/>
          <w:rStyle w:val="afffe"/>
          <w:rFonts w:ascii="Fb Fontext" w:hAnsi="Fb Fontext"/>
          <w:b/>
          <w:bCs w:val="0"/>
          <w:sz w:val="20"/>
          <w:rtl/>
        </w:rPr>
      </w:pPr>
      <w:del w:id="20379" w:author="קלוד" w:date="2026-10-11T09:07:15Z">
        <w:r w:rsidRPr="00146180">
          <w:rPr>
            <w:rStyle w:val="afffe"/>
            <w:rFonts w:ascii="Fb Fontext" w:hAnsi="Fb Fontext" w:hint="cs"/>
            <w:bCs w:val="0"/>
            <w:sz w:val="20"/>
            <w:rtl/>
          </w:rPr>
          <w:delText xml:space="preserve"> </w:delText>
        </w:r>
      </w:del>
      <w:del w:id="20380" w:author="קלוד" w:date="2026-10-11T09:07:15Z">
        <w:r w:rsidRPr="00146180">
          <w:rPr>
            <w:rStyle w:val="afffe"/>
            <w:rFonts w:ascii="Fb Fontext" w:hAnsi="Fb Fontext"/>
            <w:bCs w:val="0"/>
            <w:sz w:val="20"/>
            <w:rtl/>
          </w:rPr>
          <w:delText xml:space="preserve">משנה.</w:delText>
        </w:r>
      </w:del>
    </w:p>
    <w:p w:rsidR="00E9703F" w:rsidRPr="00994307" w:rsidRDefault="00E9703F" w:rsidP="00E9703F">
      <w:pPr>
        <w:pStyle w:val="afff9"/>
        <w:spacing w:before="120"/>
        <w:rPr>
          <w:b/>
          <w:rtl/>
        </w:rPr>
        <w:pPrChange w:id="90114" w:author="קלוד" w:date="2026-10-11T12:09:42Z">
          <w:pPr>
            <w:pStyle w:val="afff9"/>
          </w:pPr>
        </w:pPrChange>
      </w:pPr>
      <w:r w:rsidRPr="00146180">
        <w:rPr>
          <w:rStyle w:val="afffe"/>
          <w:rFonts w:ascii="Fb Fontext" w:hAnsi="Fb Fontext"/>
          <w:bCs w:val="0"/>
          <w:spacing w:val="-6"/>
          <w:rtl/>
          <w:rPrChange w:id="40624" w:author="Claude" w:date="2026-10-11T09:07:39Z">
            <w:rPr>
              <w:rStyle w:val="afffe"/>
              <w:rFonts w:ascii="Fb Fontext" w:hAnsi="Fb Fontext"/>
              <w:bCs w:val="0"/>
              <w:spacing w:val="-6"/>
              <w:sz w:val="20"/>
              <w:rtl/>
            </w:rPr>
          </w:rPrChange>
        </w:rPr>
        <w:t>ב</w:t>
      </w:r>
      <w:r w:rsidRPr="00994307">
        <w:rPr>
          <w:rStyle w:val="afffe"/>
          <w:rFonts w:ascii="Fb Fontext" w:hAnsi="Fb Fontext"/>
          <w:bCs w:val="0"/>
          <w:rtl/>
          <w:rPrChange w:id="40625" w:author="Claude" w:date="2026-10-11T09:07:39Z">
            <w:rPr>
              <w:rStyle w:val="afffe"/>
              <w:rFonts w:ascii="Fb Fontext" w:hAnsi="Fb Fontext"/>
              <w:bCs w:val="0"/>
              <w:sz w:val="20"/>
              <w:rtl/>
            </w:rPr>
          </w:rPrChange>
        </w:rPr>
        <w:t xml:space="preserve">"ש מעבירין מעל השלחן עצמות וקליפין, </w:t>
      </w:r>
      <w:r w:rsidRPr="00994307">
        <w:rPr>
          <w:b/>
          <w:rtl/>
        </w:rPr>
        <w:t>[בידים דלית להו מוקצה ולא כר"י]</w:t>
      </w:r>
    </w:p>
    <w:p w:rsidR="00E9703F" w:rsidRDefault="00E9703F" w:rsidP="00E9703F">
      <w:pPr>
        <w:pStyle w:val="afff9"/>
        <w:rPr>
          <w:b/>
          <w:rtl/>
        </w:rPr>
      </w:pPr>
      <w:r w:rsidRPr="00146180">
        <w:rPr>
          <w:rStyle w:val="afffe"/>
          <w:rFonts w:ascii="Fb Fontext" w:hAnsi="Fb Fontext"/>
          <w:bCs w:val="0"/>
          <w:rtl/>
          <w:rPrChange w:id="40626" w:author="Claude" w:date="2026-10-11T09:07:39Z">
            <w:rPr>
              <w:rStyle w:val="afffe"/>
              <w:rFonts w:ascii="Fb Fontext" w:hAnsi="Fb Fontext"/>
              <w:bCs w:val="0"/>
              <w:sz w:val="20"/>
              <w:rtl/>
            </w:rPr>
          </w:rPrChange>
        </w:rPr>
        <w:t xml:space="preserve">ב"ה מסלק את הטבלא כולה ומנערה. </w:t>
      </w:r>
      <w:r w:rsidRPr="009757B9">
        <w:rPr>
          <w:b/>
          <w:rtl/>
        </w:rPr>
        <w:t>[דס"ל כר"י דמוקצה]</w:t>
      </w:r>
    </w:p>
    <w:p w:rsidR="00E9703F" w:rsidRPr="00994307" w:rsidRDefault="00E9703F" w:rsidP="00E9703F">
      <w:pPr>
        <w:pStyle w:val="afff9"/>
        <w:rPr>
          <w:rFonts w:ascii="David" w:hAnsi="David"/>
          <w:b/>
          <w:sz w:val="16"/>
          <w:szCs w:val="20"/>
          <w:rtl/>
        </w:rPr>
      </w:pPr>
      <w:r w:rsidRPr="00146180">
        <w:rPr>
          <w:rStyle w:val="afffe"/>
          <w:rFonts w:ascii="Fb Fontext" w:hAnsi="Fb Fontext"/>
          <w:bCs w:val="0"/>
          <w:rtl/>
          <w:rPrChange w:id="40627" w:author="Claude" w:date="2026-10-11T09:07:39Z">
            <w:rPr>
              <w:rStyle w:val="afffe"/>
              <w:rFonts w:ascii="Fb Fontext" w:hAnsi="Fb Fontext"/>
              <w:bCs w:val="0"/>
              <w:sz w:val="20"/>
              <w:rtl/>
            </w:rPr>
          </w:rPrChange>
        </w:rPr>
        <w:t xml:space="preserve">מעבירין מלפני השלחן פירורין פחות מכזית, </w:t>
      </w:r>
      <w:r w:rsidRPr="00994307">
        <w:rPr>
          <w:rFonts w:ascii="David" w:hAnsi="David"/>
          <w:b/>
          <w:rtl/>
          <w:rPrChange w:id="40628" w:author="Claude" w:date="2026-10-11T09:07:39Z">
            <w:rPr>
              <w:rFonts w:ascii="David" w:hAnsi="David"/>
              <w:b/>
              <w:sz w:val="16"/>
              <w:szCs w:val="20"/>
              <w:rtl/>
            </w:rPr>
          </w:rPrChange>
        </w:rPr>
        <w:t>[כרי"ו דיש בהן כזית אסור לאבדן ביד]</w:t>
      </w:r>
    </w:p>
    <w:p w:rsidR="00E9703F" w:rsidRPr="00994307" w:rsidRDefault="00E9703F" w:rsidP="00E9703F">
      <w:pPr>
        <w:pStyle w:val="afff9"/>
        <w:rPr>
          <w:rStyle w:val="afffe"/>
          <w:rFonts w:ascii="Fb Fontext" w:hAnsi="Fb Fontext"/>
          <w:b/>
          <w:bCs w:val="0"/>
          <w:szCs w:val="20"/>
          <w:rtl/>
        </w:rPr>
      </w:pPr>
      <w:r w:rsidRPr="00146180">
        <w:rPr>
          <w:rStyle w:val="afffe"/>
          <w:rFonts w:ascii="Fb Fontext" w:hAnsi="Fb Fontext"/>
          <w:bCs w:val="0"/>
          <w:rtl/>
          <w:rPrChange w:id="40629" w:author="Claude" w:date="2026-10-11T09:07:39Z">
            <w:rPr>
              <w:rStyle w:val="afffe"/>
              <w:rFonts w:ascii="Fb Fontext" w:hAnsi="Fb Fontext"/>
              <w:bCs w:val="0"/>
              <w:sz w:val="20"/>
              <w:rtl/>
            </w:rPr>
          </w:rPrChange>
        </w:rPr>
        <w:t xml:space="preserve">ושער של אפונין, ושער עדשים - מפני שהוא מאכל בהמה. </w:t>
      </w:r>
      <w:r w:rsidRPr="00994307">
        <w:rPr>
          <w:rStyle w:val="afffe"/>
          <w:rFonts w:ascii="Fb Fontext" w:hAnsi="Fb Fontext"/>
          <w:bCs w:val="0"/>
          <w:rtl/>
          <w:rPrChange w:id="40630" w:author="Claude" w:date="2026-10-11T09:07:39Z">
            <w:rPr>
              <w:rStyle w:val="afffe"/>
              <w:rFonts w:ascii="Fb Fontext" w:hAnsi="Fb Fontext"/>
              <w:bCs w:val="0"/>
              <w:szCs w:val="20"/>
              <w:rtl/>
            </w:rPr>
          </w:rPrChange>
        </w:rPr>
        <w:t>[</w:t>
      </w:r>
      <w:r w:rsidRPr="00994307">
        <w:rPr>
          <w:b/>
          <w:rtl/>
          <w:rPrChange w:id="40631" w:author="Claude" w:date="2026-10-11T09:07:39Z">
            <w:rPr>
              <w:b/>
              <w:sz w:val="16"/>
              <w:szCs w:val="20"/>
              <w:rtl/>
            </w:rPr>
          </w:rPrChange>
        </w:rPr>
        <w:t>וכר"ש דלית להו מוקצה]</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32" w:author="Claude" w:date="2026-10-11T09:07:39Z">
            <w:rPr>
              <w:rStyle w:val="afffe"/>
              <w:rFonts w:ascii="Fb Fontext" w:hAnsi="Fb Fontext"/>
              <w:bCs w:val="0"/>
              <w:sz w:val="20"/>
              <w:rtl/>
            </w:rPr>
          </w:rPrChange>
        </w:rPr>
        <w:t>ספוג, אם יש לו עור בית אחיזה - מקנחין בו, ואם לאו - אין מקנחין בו.</w:t>
      </w:r>
    </w:p>
    <w:p w:rsidR="00E9703F" w:rsidRDefault="00E9703F" w:rsidP="00E9703F">
      <w:pPr>
        <w:pStyle w:val="afff9"/>
        <w:rPr>
          <w:b/>
          <w:rtl/>
        </w:rPr>
      </w:pPr>
      <w:r w:rsidRPr="00CF5519">
        <w:rPr>
          <w:rFonts w:cs="FrankRuehl"/>
          <w:spacing w:val="0"/>
          <w:rtl/>
          <w:rPrChange w:id="40633" w:author="Claude" w:date="2026-10-11T09:07:39Z">
            <w:rPr>
              <w:rFonts w:cs="FrankRuehl"/>
              <w:spacing w:val="0"/>
              <w:szCs w:val="20"/>
              <w:rtl/>
            </w:rPr>
          </w:rPrChange>
        </w:rPr>
        <w:t>[סוחט</w:t>
      </w:r>
      <w:r w:rsidRPr="00CF5519">
        <w:rPr>
          <w:rFonts w:cs="FrankRuehl" w:hint="cs"/>
          <w:spacing w:val="0"/>
          <w:rtl/>
          <w:rPrChange w:id="40634" w:author="Claude" w:date="2026-10-11T09:07:39Z">
            <w:rPr>
              <w:rFonts w:cs="FrankRuehl" w:hint="cs"/>
              <w:spacing w:val="0"/>
              <w:szCs w:val="20"/>
              <w:rtl/>
            </w:rPr>
          </w:rPrChange>
        </w:rPr>
        <w:t xml:space="preserve"> </w:t>
      </w:r>
      <w:r>
        <w:rPr>
          <w:rFonts w:cs="FrankRuehl"/>
          <w:spacing w:val="0"/>
          <w:rtl/>
          <w:rPrChange w:id="40635" w:author="Claude" w:date="2026-10-11T09:07:39Z">
            <w:rPr>
              <w:rFonts w:cs="FrankRuehl"/>
              <w:spacing w:val="0"/>
              <w:szCs w:val="20"/>
              <w:rtl/>
            </w:rPr>
          </w:rPrChange>
        </w:rPr>
        <w:t xml:space="preserve">ואפי' ל</w:t>
      </w:r>
      <w:r>
        <w:rPr>
          <w:rStyle w:val="TanaimMishna"/>
          <w:rFonts w:cs="FrankRuehl"/>
          <w:spacing w:val="0"/>
          <w:rtl/>
          <w:rPrChange w:id="100507" w:author="Claude" w:date="2026-10-11T09:08:03Z">
            <w:rPr>
              <w:rFonts w:cs="FrankRuehl"/>
              <w:spacing w:val="0"/>
              <w:rtl/>
            </w:rPr>
          </w:rPrChange>
        </w:rPr>
        <w:t xml:space="preserve">ר"ש</w:t>
      </w:r>
      <w:r>
        <w:rPr>
          <w:rFonts w:cs="FrankRuehl"/>
          <w:spacing w:val="0"/>
          <w:rtl/>
          <w:rPrChange w:id="40635" w:author="Claude" w:date="2026-10-11T09:07:39Z">
            <w:rPr>
              <w:rFonts w:cs="FrankRuehl"/>
              <w:spacing w:val="0"/>
              <w:szCs w:val="20"/>
              <w:rtl/>
            </w:rPr>
          </w:rPrChange>
        </w:rPr>
        <w:t xml:space="preserve"> דמודה בפסיק רישא]</w:t>
      </w:r>
    </w:p>
    <w:p w:rsidR="00E9703F" w:rsidRPr="00CF5519" w:rsidRDefault="00E9703F" w:rsidP="00CF5519">
      <w:pPr>
        <w:pStyle w:val="afff9"/>
        <w:rPr>
          <w:rFonts w:ascii="Fb Fontext" w:hAnsi="Fb Fontext" w:cs="FrankRuehl"/>
          <w:spacing w:val="0"/>
          <w:szCs w:val="20"/>
          <w:rtl/>
        </w:rPr>
      </w:pPr>
      <w:r w:rsidRPr="00146180">
        <w:rPr>
          <w:rStyle w:val="afffe"/>
          <w:rFonts w:ascii="Fb Fontext" w:hAnsi="Fb Fontext"/>
          <w:bCs w:val="0"/>
          <w:rtl/>
          <w:rPrChange w:id="40636" w:author="Claude" w:date="2026-10-11T09:07:39Z">
            <w:rPr>
              <w:rStyle w:val="afffe"/>
              <w:rFonts w:ascii="Fb Fontext" w:hAnsi="Fb Fontext"/>
              <w:bCs w:val="0"/>
              <w:sz w:val="20"/>
              <w:rtl/>
            </w:rPr>
          </w:rPrChange>
        </w:rPr>
        <w:t>ולחכמים בין כך ובין כך ניטל בשבת ואינו מקבל טומאה</w:t>
      </w:r>
      <w:r w:rsidRPr="00994307">
        <w:rPr>
          <w:rStyle w:val="afffe"/>
          <w:rFonts w:ascii="Fb Fontext" w:hAnsi="Fb Fontext"/>
          <w:bCs w:val="0"/>
          <w:rtl/>
          <w:rPrChange w:id="40637" w:author="Claude" w:date="2026-10-11T09:07:39Z">
            <w:rPr>
              <w:rStyle w:val="afffe"/>
              <w:rFonts w:ascii="Fb Fontext" w:hAnsi="Fb Fontext"/>
              <w:bCs w:val="0"/>
              <w:sz w:val="20"/>
              <w:rtl/>
            </w:rPr>
          </w:rPrChange>
        </w:rPr>
        <w:t xml:space="preserve"> </w:t>
      </w:r>
      <w:r w:rsidRPr="00CF5519">
        <w:rPr>
          <w:rFonts w:ascii="Fb Fontext" w:hAnsi="Fb Fontext" w:cs="FrankRuehl"/>
          <w:spacing w:val="0"/>
          <w:rtl/>
          <w:rPrChange w:id="40638" w:author="Claude" w:date="2026-10-11T09:07:39Z">
            <w:rPr>
              <w:rFonts w:ascii="Fb Fontext" w:hAnsi="Fb Fontext" w:cs="FrankRuehl"/>
              <w:spacing w:val="0"/>
              <w:szCs w:val="20"/>
              <w:rtl/>
            </w:rPr>
          </w:rPrChange>
        </w:rPr>
        <w:t>[שאינו עץ בגד שק ומתכת]</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39" w:author="Claude" w:date="2026-10-11T09:07:39Z">
            <w:rPr>
              <w:rStyle w:val="afffe"/>
              <w:rFonts w:ascii="Fb Fontext" w:hAnsi="Fb Fontext"/>
              <w:bCs w:val="0"/>
              <w:sz w:val="20"/>
              <w:rtl/>
            </w:rPr>
          </w:rPrChange>
        </w:rPr>
        <w:t>ר"נ מוחלפת השיטה דב'ש וב"ה.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23" w:author="קלוד" w:date="2026-10-11T12:33:55Z"/>
        </w:rPr>
      </w:pPr>
      <w:ins w:id="90124" w:author="קלוד" w:date="2026-10-11T12:33:55Z">
        <w:r>
          <w:rPr>
            <w:color w:val="7B3F00"/>
          </w:rPr>
          <w:t xml:space="preserve">גרעיני תמרים - טלטול להם אגב לחם וספל</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גרעיני </w:t>
      </w:r>
      <w:ins w:id="110103" w:author="קלוד" w:date="2026-10-11T13:11:34Z">
        <w:r>
          <w:rPr>
            <w:rFonts w:ascii="Fb Fontext" w:hAnsi="Fb Fontext"/>
            <w:rtl/>
          </w:rPr>
          <w:t xml:space="preserve">תמרים,</w:t>
        </w:r>
      </w:ins>
      <w:del w:id="110104" w:author="קלוד" w:date="2026-10-11T13:11:34Z">
        <w:r w:rsidRPr="006F178A">
          <w:rPr>
            <w:rFonts w:ascii="Fb Fontext" w:hAnsi="Fb Fontext"/>
            <w:rtl/>
          </w:rPr>
          <w:delText xml:space="preserve">תמרים</w:delText>
        </w:r>
      </w:del>
      <w:r w:rsidRPr="006F178A">
        <w:rPr>
          <w:rFonts w:ascii="Fb Fontext" w:hAnsi="Fb Fontext"/>
          <w:rtl/>
        </w:rPr>
        <w:t xml:space="preserve"> </w:t>
      </w:r>
      <w:ins w:id="110101" w:author="קלוד" w:date="2026-10-11T13:11:34Z">
        <w:r>
          <w:rPr>
            <w:rFonts w:ascii="Fb Fontext" w:hAnsi="Fb Fontext"/>
            <w:rtl/>
          </w:rPr>
          <w:t xml:space="preserve">שראויים</w:t>
        </w:r>
      </w:ins>
      <w:del w:id="110102" w:author="קלוד" w:date="2026-10-11T13:11:34Z">
        <w:r w:rsidRPr="006F178A">
          <w:rPr>
            <w:rFonts w:ascii="Fb Fontext" w:hAnsi="Fb Fontext"/>
            <w:rtl/>
          </w:rPr>
          <w:delText xml:space="preserve">דחזי</w:delText>
        </w:r>
      </w:del>
      <w:r w:rsidRPr="006F178A">
        <w:rPr>
          <w:rFonts w:ascii="Fb Fontext" w:hAnsi="Fb Fontext"/>
          <w:rtl/>
        </w:rPr>
        <w:t xml:space="preserve"> </w:t>
      </w:r>
      <w:ins w:id="110099" w:author="קלוד" w:date="2026-10-11T13:11:34Z">
        <w:r>
          <w:rPr>
            <w:rFonts w:ascii="Fb Fontext" w:hAnsi="Fb Fontext"/>
            <w:rtl/>
          </w:rPr>
          <w:t xml:space="preserve">לבהמה -</w:t>
        </w:r>
      </w:ins>
      <w:del w:id="110100" w:author="קלוד" w:date="2026-10-11T13:11:34Z">
        <w:r w:rsidRPr="006F178A">
          <w:rPr>
            <w:rFonts w:ascii="Fb Fontext" w:hAnsi="Fb Fontext"/>
            <w:rtl/>
          </w:rPr>
          <w:delText xml:space="preserve">לבהמה</w:delText>
        </w:r>
      </w:del>
      <w:r w:rsidRPr="006F178A">
        <w:rPr>
          <w:rFonts w:ascii="Fb Fontext" w:hAnsi="Fb Fontext"/>
          <w:rtl/>
        </w:rPr>
        <w:t xml:space="preserve"> </w:t>
      </w:r>
      <w:r w:rsidRPr="006F178A">
        <w:rPr>
          <w:rFonts w:ascii="Fb Fontext" w:hAnsi="Fb Fontext" w:hint="cs"/>
          <w:rtl/>
        </w:rPr>
        <w:t>מותר לטלטלם</w:t>
      </w:r>
      <w:r w:rsidRPr="006F178A">
        <w:rPr>
          <w:rFonts w:ascii="Fb Fontext" w:hAnsi="Fb Fontext"/>
          <w:rtl/>
        </w:rPr>
        <w:t xml:space="preserve">, </w:t>
      </w:r>
      <w:ins w:id="90649" w:author="Claude - סמנטי" w:date="2026-10-11T12:28:21Z">
        <w:r>
          <w:rPr>
            <w:rFonts w:ascii="Fb Fontext" w:hAnsi="Fb Fontext"/>
            <w:rtl/>
          </w:rPr>
          <w:t xml:space="preserve">ושל פרסיים</w:t>
        </w:r>
      </w:ins>
      <w:del w:id="90650" w:author="Claude - סמנטי" w:date="2026-10-11T12:28:21Z">
        <w:r w:rsidRPr="006F178A">
          <w:rPr>
            <w:rFonts w:ascii="Fb Fontext" w:hAnsi="Fb Fontext"/>
            <w:rtl/>
          </w:rPr>
          <w:delText xml:space="preserve">ודפרסייתא</w:delText>
        </w:r>
      </w:del>
      <w:r w:rsidRPr="006F178A">
        <w:rPr>
          <w:rFonts w:ascii="Fb Fontext" w:hAnsi="Fb Fontext"/>
          <w:rtl/>
        </w:rPr>
        <w:t xml:space="preserve"> </w:t>
      </w:r>
      <w:ins w:id="110097" w:author="קלוד" w:date="2026-10-11T13:11:34Z">
        <w:r>
          <w:rPr>
            <w:rFonts w:ascii="Fb Fontext" w:hAnsi="Fb Fontext"/>
            <w:rtl/>
          </w:rPr>
          <w:t xml:space="preserve">-</w:t>
        </w:r>
      </w:ins>
      <w:del w:id="110098" w:author="קלוד" w:date="2026-10-11T13:11:34Z">
        <w:r w:rsidRPr="006F178A">
          <w:rPr>
            <w:rFonts w:ascii="Fb Fontext" w:hAnsi="Fb Fontext"/>
            <w:rtl/>
          </w:rPr>
          <w:delText xml:space="preserve">–</w:delText>
        </w:r>
      </w:del>
      <w:r w:rsidRPr="006F178A">
        <w:rPr>
          <w:rFonts w:ascii="Fb Fontext" w:hAnsi="Fb Fontext"/>
          <w:rtl/>
        </w:rPr>
        <w:t xml:space="preserve"> </w:t>
      </w:r>
      <w:ins w:id="110095" w:author="קלוד" w:date="2026-10-11T13:11:34Z">
        <w:r>
          <w:rPr>
            <w:rFonts w:ascii="Fb Fontext" w:hAnsi="Fb Fontext"/>
            <w:rtl/>
          </w:rPr>
          <w:t xml:space="preserve">אסור,</w:t>
        </w:r>
      </w:ins>
      <w:del w:id="110096" w:author="קלוד" w:date="2026-10-11T13:11:34Z">
        <w:r w:rsidRPr="006F178A">
          <w:rPr>
            <w:rFonts w:ascii="Fb Fontext" w:hAnsi="Fb Fontext"/>
            <w:rtl/>
          </w:rPr>
          <w:delText xml:space="preserve">אסור</w:delText>
        </w:r>
      </w:del>
      <w:r w:rsidRPr="006F178A">
        <w:rPr>
          <w:rFonts w:ascii="Fb Fontext" w:hAnsi="Fb Fontext"/>
          <w:rtl/>
        </w:rPr>
        <w:t xml:space="preserve"> שהן טובות.</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שמואל</w:t>
      </w:r>
      <w:r w:rsidRPr="006F178A">
        <w:rPr>
          <w:rtl/>
        </w:rPr>
        <w:t xml:space="preserve"> מטלטל </w:t>
      </w:r>
      <w:ins w:id="94335" w:author="מנוע מכני" w:date="2026-10-11T12:04:39Z">
        <w:r>
          <w:rPr>
            <w:rtl/>
          </w:rPr>
          <w:t xml:space="preserve">להם</w:t>
        </w:r>
      </w:ins>
      <w:del w:id="94336" w:author="מנוע מכני" w:date="2026-10-11T12:04:39Z">
        <w:r w:rsidRPr="006F178A">
          <w:rPr>
            <w:rtl/>
          </w:rPr>
          <w:delText xml:space="preserve">להו</w:delText>
        </w:r>
      </w:del>
      <w:r w:rsidRPr="006F178A">
        <w:rPr>
          <w:rtl/>
        </w:rPr>
        <w:t xml:space="preserve"> אגב </w:t>
      </w:r>
      <w:ins w:id="90651" w:author="Claude - סמנטי" w:date="2026-10-11T12:28:21Z">
        <w:r>
          <w:rPr>
            <w:rtl/>
          </w:rPr>
          <w:t xml:space="preserve">לחם</w:t>
        </w:r>
      </w:ins>
      <w:del w:id="90652" w:author="Claude - סמנטי" w:date="2026-10-11T12:28:21Z">
        <w:r w:rsidRPr="006F178A">
          <w:rPr>
            <w:rtl/>
          </w:rPr>
          <w:delText xml:space="preserve">ריפתא</w:delText>
        </w:r>
      </w:del>
      <w:r w:rsidRPr="006F178A">
        <w:rPr>
          <w:rtl/>
        </w:rPr>
        <w:t xml:space="preserve">. </w:t>
      </w:r>
      <w:ins w:id="91951" w:author="מנוע מכני" w:date="2026-10-11T12:04:39Z">
        <w:r>
          <w:rPr>
            <w:rtl/>
          </w:rPr>
          <w:t xml:space="preserve">ולשיטתו</w:t>
        </w:r>
      </w:ins>
      <w:del w:id="91952" w:author="מנוע מכני" w:date="2026-10-11T12:04:39Z">
        <w:r w:rsidRPr="006F178A">
          <w:rPr>
            <w:rtl/>
          </w:rPr>
          <w:delText xml:space="preserve">ולטעמיה</w:delText>
        </w:r>
      </w:del>
      <w:r w:rsidRPr="006F178A">
        <w:rPr>
          <w:rtl/>
        </w:rPr>
        <w:t xml:space="preserve">, דעושה אדם כל צרכו בפת.</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רבה</w:t>
      </w:r>
      <w:r w:rsidRPr="006F178A">
        <w:rPr>
          <w:rtl/>
        </w:rPr>
        <w:t xml:space="preserve"> מטלטל </w:t>
      </w:r>
      <w:ins w:id="94337" w:author="מנוע מכני" w:date="2026-10-11T12:04:39Z">
        <w:r>
          <w:rPr>
            <w:rtl/>
          </w:rPr>
          <w:t xml:space="preserve">להם</w:t>
        </w:r>
      </w:ins>
      <w:del w:id="94338" w:author="מנוע מכני" w:date="2026-10-11T12:04:39Z">
        <w:r w:rsidRPr="006F178A">
          <w:rPr>
            <w:rtl/>
          </w:rPr>
          <w:delText xml:space="preserve">להו</w:delText>
        </w:r>
      </w:del>
      <w:r w:rsidRPr="006F178A">
        <w:rPr>
          <w:rtl/>
        </w:rPr>
        <w:t xml:space="preserve"> אגב ספל מים.</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רבבדר"י</w:t>
      </w:r>
      <w:r w:rsidRPr="006F178A">
        <w:rPr>
          <w:rtl/>
        </w:rPr>
        <w:t xml:space="preserve"> </w:t>
      </w:r>
      <w:ins w:id="95611" w:author="מנוע מכני" w:date="2026-10-11T12:04:39Z">
        <w:r>
          <w:rPr>
            <w:rtl/>
          </w:rPr>
          <w:t xml:space="preserve">עשה</w:t>
        </w:r>
      </w:ins>
      <w:del w:id="95612" w:author="מנוע מכני" w:date="2026-10-11T12:04:39Z">
        <w:r w:rsidRPr="006F178A">
          <w:rPr>
            <w:rtl/>
          </w:rPr>
          <w:delText xml:space="preserve">עביד</w:delText>
        </w:r>
      </w:del>
      <w:r w:rsidRPr="006F178A">
        <w:rPr>
          <w:rtl/>
        </w:rPr>
        <w:t xml:space="preserve"> </w:t>
      </w:r>
      <w:ins w:id="94339" w:author="מנוע מכני" w:date="2026-10-11T12:04:39Z">
        <w:r>
          <w:rPr>
            <w:rtl/>
          </w:rPr>
          <w:t xml:space="preserve">להם</w:t>
        </w:r>
      </w:ins>
      <w:del w:id="94340" w:author="מנוע מכני" w:date="2026-10-11T12:04:39Z">
        <w:r w:rsidRPr="006F178A">
          <w:rPr>
            <w:rtl/>
          </w:rPr>
          <w:delText xml:space="preserve">להו</w:delText>
        </w:r>
      </w:del>
      <w:r w:rsidRPr="006F178A">
        <w:rPr>
          <w:rtl/>
        </w:rPr>
        <w:t xml:space="preserve"> כגרף של ריעי. </w:t>
      </w:r>
      <w:r w:rsidRPr="006F178A">
        <w:rPr>
          <w:rStyle w:val="2fb"/>
          <w:rtl/>
        </w:rPr>
        <w:t xml:space="preserve">רב אשי</w:t>
      </w:r>
      <w:r w:rsidRPr="006F178A">
        <w:rPr>
          <w:rtl/>
        </w:rPr>
        <w:t xml:space="preserve"> הקשה דאין עושין גרף של ריעי לכתחילה.</w:t>
      </w:r>
    </w:p>
    <w:p w:rsidR="00E9703F" w:rsidRDefault="00E9703F" w:rsidP="00E9703F">
      <w:pPr>
        <w:rPr>
          <w:rtl/>
        </w:rPr>
      </w:pPr>
      <w:r w:rsidRPr="006F178A">
        <w:rPr>
          <w:rtl/>
        </w:rPr>
        <w:t>•</w:t>
      </w:r>
      <w:r w:rsidRPr="006F178A">
        <w:rPr>
          <w:rFonts w:hint="cs"/>
          <w:rtl/>
        </w:rPr>
        <w:t xml:space="preserve"> </w:t>
      </w:r>
      <w:r w:rsidRPr="006F178A">
        <w:rPr>
          <w:rStyle w:val="2fb"/>
          <w:rtl/>
        </w:rPr>
        <w:t xml:space="preserve">רב ששת</w:t>
      </w:r>
      <w:r w:rsidRPr="006F178A">
        <w:rPr>
          <w:rtl/>
        </w:rPr>
        <w:t xml:space="preserve"> </w:t>
      </w:r>
      <w:ins w:id="110109" w:author="קלוד" w:date="2026-10-11T13:11:34Z">
        <w:r>
          <w:rPr>
            <w:rtl/>
          </w:rPr>
          <w:t xml:space="preserve">זורק</w:t>
        </w:r>
      </w:ins>
      <w:del w:id="110110" w:author="קלוד" w:date="2026-10-11T13:11:34Z">
        <w:r w:rsidRPr="006F178A">
          <w:rPr>
            <w:rtl/>
          </w:rPr>
          <w:delText xml:space="preserve">זריק</w:delText>
        </w:r>
      </w:del>
      <w:r w:rsidRPr="006F178A">
        <w:rPr>
          <w:rtl/>
        </w:rPr>
        <w:t xml:space="preserve"> </w:t>
      </w:r>
      <w:ins w:id="94341" w:author="מנוע מכני" w:date="2026-10-11T12:04:39Z">
        <w:ins w:id="110107" w:author="קלוד" w:date="2026-10-11T13:11:34Z">
          <w:r>
            <w:rPr>
              <w:rtl/>
            </w:rPr>
            <w:t xml:space="preserve">אותם</w:t>
          </w:r>
        </w:ins>
        <w:del w:id="110108" w:author="קלוד" w:date="2026-10-11T13:11:34Z">
          <w:r>
            <w:rPr>
              <w:rtl/>
            </w:rPr>
            <w:delText xml:space="preserve">להם</w:delText>
          </w:r>
        </w:del>
      </w:ins>
      <w:del w:id="94342" w:author="מנוע מכני" w:date="2026-10-11T12:04:39Z">
        <w:r w:rsidRPr="006F178A">
          <w:rPr>
            <w:rtl/>
          </w:rPr>
          <w:delText xml:space="preserve">להו</w:delText>
        </w:r>
      </w:del>
      <w:r w:rsidRPr="006F178A">
        <w:rPr>
          <w:rtl/>
        </w:rPr>
        <w:t xml:space="preserve"> </w:t>
      </w:r>
      <w:ins w:id="110105" w:author="קלוד" w:date="2026-10-11T13:11:34Z">
        <w:r>
          <w:rPr>
            <w:rtl/>
          </w:rPr>
          <w:t xml:space="preserve">בלשונו.</w:t>
        </w:r>
      </w:ins>
      <w:del w:id="110106" w:author="קלוד" w:date="2026-10-11T13:11:34Z">
        <w:r w:rsidRPr="006F178A">
          <w:rPr>
            <w:rtl/>
          </w:rPr>
          <w:delText xml:space="preserve">בלישניה.</w:delText>
        </w:r>
      </w:del>
      <w:r w:rsidRPr="006F178A">
        <w:rPr>
          <w:rtl/>
        </w:rPr>
        <w:t xml:space="preserve"> [אחרי שולחנו]</w:t>
      </w:r>
    </w:p>
    <w:p w:rsidR="00E9703F" w:rsidRPr="006F178A" w:rsidRDefault="00E9703F" w:rsidP="00E9703F">
      <w:pPr>
        <w:rPr>
          <w:rtl/>
        </w:rPr>
      </w:pPr>
      <w:r w:rsidRPr="006F178A">
        <w:rPr>
          <w:rtl/>
        </w:rPr>
        <w:t>•</w:t>
      </w:r>
      <w:r w:rsidRPr="006F178A">
        <w:rPr>
          <w:rFonts w:hint="cs"/>
          <w:rtl/>
        </w:rPr>
        <w:t xml:space="preserve"> </w:t>
      </w:r>
      <w:ins w:id="90633" w:author="מנוע מכני" w:date="2026-10-11T12:04:39Z">
        <w:r>
          <w:rPr>
            <w:rStyle w:val="2fb"/>
            <w:rtl/>
          </w:rPr>
          <w:t xml:space="preserve">ר"פ</w:t>
        </w:r>
      </w:ins>
      <w:del w:id="90634" w:author="מנוע מכני" w:date="2026-10-11T12:04:39Z">
        <w:r w:rsidRPr="006F178A">
          <w:rPr>
            <w:rtl/>
          </w:rPr>
          <w:delText xml:space="preserve">רב פפא</w:delText>
        </w:r>
      </w:del>
      <w:r w:rsidRPr="006F178A">
        <w:rPr>
          <w:rtl/>
        </w:rPr>
        <w:t xml:space="preserve"> </w:t>
      </w:r>
      <w:ins w:id="110113" w:author="קלוד" w:date="2026-10-11T13:11:34Z">
        <w:r>
          <w:rPr>
            <w:rtl/>
          </w:rPr>
          <w:t xml:space="preserve">זורק</w:t>
        </w:r>
      </w:ins>
      <w:del w:id="110114" w:author="קלוד" w:date="2026-10-11T13:11:34Z">
        <w:r w:rsidRPr="006F178A">
          <w:rPr>
            <w:rtl/>
          </w:rPr>
          <w:delText xml:space="preserve">זריק</w:delText>
        </w:r>
      </w:del>
      <w:r w:rsidRPr="006F178A">
        <w:rPr>
          <w:rtl/>
        </w:rPr>
        <w:t xml:space="preserve"> </w:t>
      </w:r>
      <w:ins w:id="94343" w:author="מנוע מכני" w:date="2026-10-11T12:04:39Z">
        <w:ins w:id="110111" w:author="קלוד" w:date="2026-10-11T13:11:34Z">
          <w:r>
            <w:rPr>
              <w:rtl/>
            </w:rPr>
            <w:t xml:space="preserve">אותם</w:t>
          </w:r>
        </w:ins>
        <w:del w:id="110112" w:author="קלוד" w:date="2026-10-11T13:11:34Z">
          <w:r>
            <w:rPr>
              <w:rtl/>
            </w:rPr>
            <w:delText xml:space="preserve">להם</w:delText>
          </w:r>
        </w:del>
      </w:ins>
      <w:del w:id="94344" w:author="מנוע מכני" w:date="2026-10-11T12:04:39Z">
        <w:r w:rsidRPr="006F178A">
          <w:rPr>
            <w:rtl/>
          </w:rPr>
          <w:delText xml:space="preserve">להו</w:delText>
        </w:r>
      </w:del>
      <w:r w:rsidRPr="006F178A">
        <w:rPr>
          <w:rtl/>
        </w:rPr>
        <w:t xml:space="preserve"> אחורי המטה.</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אמרו עליו על </w:t>
      </w:r>
      <w:r w:rsidRPr="006F178A">
        <w:rPr>
          <w:rStyle w:val="2fb"/>
          <w:rtl/>
        </w:rPr>
        <w:t xml:space="preserve">רבי</w:t>
      </w:r>
      <w:r w:rsidRPr="006F178A">
        <w:rPr>
          <w:rtl/>
        </w:rPr>
        <w:t xml:space="preserve"> זכריה בן אבקולס שהיה מחזיר פניו אחורי המטה וזורקן.</w:t>
      </w:r>
    </w:p>
    <w:p w:rsidR="00E9703F" w:rsidRDefault="00E9703F" w:rsidP="00E9703F">
      <w:pPr>
        <w:pStyle w:val="affffd"/>
        <w:spacing w:after="0"/>
        <w:rPr>
          <w:del w:id="90123" w:author="מנוע עיצוב" w:date="2026-10-11T12:09:26Z"/>
          <w:rFonts w:ascii="MS Mincho" w:hAnsi="MS Mincho"/>
          <w:bCs w:val="0"/>
          <w:rtl/>
        </w:rPr>
      </w:pPr>
      <w:del w:id="90122" w:author="מנוע עיצוב" w:date="2026-10-11T12:09:26Z">
        <w:r>
          <w:rPr>
            <w:rFonts w:ascii="MS Mincho" w:hAnsi="MS Mincho" w:hint="cs"/>
            <w:bCs w:val="0"/>
            <w:rtl/>
          </w:rPr>
          <w:delText xml:space="preserve"> ׻</w:delText>
        </w:r>
      </w:del>
    </w:p>
    <w:p w:rsidR="00E9703F" w:rsidRPr="006F178A" w:rsidRDefault="00E9703F" w:rsidP="00E9703F">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284"/>
          <w:bidi/>
          <w:rtlGutter/>
          <w:docGrid w:linePitch="360"/>
        </w:sectPr>
      </w:pPr>
    </w:p>
    <w:p w:rsidR="00994307" w:rsidRDefault="00E9703F" w:rsidP="00CF5519">
      <w:pPr>
        <w:pStyle w:val="Hadran"/>
        <w:rPr>
          <w:rStyle w:val="afffe"/>
          <w:bCs/>
          <w:sz w:val="20"/>
          <w:rtl/>
        </w:rPr>
        <w:pPrChange w:id="102686" w:author="Claude" w:date="2026-10-11T09:09:22Z">
          <w:pPr>
            <w:pStyle w:val="affff"/>
            <w:rPr>
              <w:rStyle w:val="afffe"/>
              <w:bCs/>
              <w:sz w:val="20"/>
              <w:rtl/>
            </w:rPr>
          </w:pPr>
        </w:pPrChange>
      </w:pPr>
      <w:r w:rsidRPr="006F178A">
        <w:rPr>
          <w:rStyle w:val="afffe"/>
          <w:sz w:val="20"/>
          <w:rtl/>
        </w:rPr>
        <w:t>הדרן עלך נוטל אדם את בנו.</w:t>
      </w:r>
      <w:r w:rsidR="00CF5519">
        <w:rPr>
          <w:rStyle w:val="afffe"/>
          <w:sz w:val="20"/>
          <w:rtl/>
        </w:rPr>
        <w:t xml:space="preserve"> </w:t>
      </w:r>
      <w:r w:rsidR="00994307">
        <w:rPr>
          <w:rStyle w:val="afffe"/>
          <w:sz w:val="20"/>
          <w:rtl/>
        </w:rPr>
        <w:br w:type="page"/>
      </w:r>
    </w:p>
    <w:p w:rsidR="00E9703F" w:rsidRPr="006F178A" w:rsidRDefault="00E9703F" w:rsidP="00E9703F">
      <w:pPr>
        <w:pStyle w:val="affff"/>
        <w:rPr>
          <w:rStyle w:val="afffe"/>
          <w:sz w:val="20"/>
          <w:rtl/>
        </w:rPr>
        <w:sectPr w:rsidR="00E9703F" w:rsidRPr="006F178A" w:rsidSect="00FB6CBE">
          <w:type w:val="continuous"/>
          <w:pgSz w:w="6804" w:h="11907" w:code="8"/>
          <w:pgMar w:top="567" w:right="567" w:bottom="284" w:left="567" w:header="284" w:footer="284" w:gutter="0"/>
          <w:pgNumType w:start="1"/>
          <w:cols w:space="720"/>
          <w:bidi/>
          <w:rtlGutter/>
          <w:docGrid w:linePitch="360"/>
        </w:sectPr>
      </w:pPr>
    </w:p>
    <w:p w:rsidR="00E9703F" w:rsidRDefault="00E9703F" w:rsidP="00E9703F">
      <w:pPr>
        <w:pStyle w:val="afff6"/>
        <w:framePr w:wrap="around"/>
        <w:spacing w:line="276" w:lineRule="auto"/>
        <w:rPr>
          <w:del w:id="100649" w:author="Claude" w:date="2026-10-11T09:08:03Z"/>
          <w:rFonts w:ascii="Fb Fontext" w:hAnsi="Fb Fontext"/>
          <w:sz w:val="20"/>
          <w:rtl/>
        </w:rPr>
      </w:pPr>
      <w:del w:id="100648" w:author="Claude" w:date="2026-10-11T09:08:03Z">
        <w:r w:rsidRPr="006F178A">
          <w:rPr>
            <w:rFonts w:ascii="Fb Fontext" w:hAnsi="Fb Fontext" w:hint="cs"/>
            <w:sz w:val="20"/>
            <w:rtl/>
          </w:rPr>
          <w:lastRenderedPageBreak/>
          <w:delText xml:space="preserve">פרק שנים ועשרים</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קמג.</w:t>
      </w:r>
    </w:p>
    <w:p w:rsidR="00E9703F" w:rsidRDefault="00E9703F" w:rsidP="00E9703F">
      <w:pPr>
        <w:pStyle w:val="afff7"/>
        <w:framePr w:wrap="around"/>
        <w:spacing w:line="276" w:lineRule="auto"/>
        <w:rPr>
          <w:del w:id="100651" w:author="Claude" w:date="2026-10-11T09:08:03Z"/>
          <w:sz w:val="20"/>
          <w:rtl/>
        </w:rPr>
      </w:pPr>
      <w:del w:id="100650" w:author="Claude" w:date="2026-10-11T09:08:03Z">
        <w:r w:rsidRPr="006F178A">
          <w:rPr>
            <w:rFonts w:hint="cs"/>
            <w:sz w:val="20"/>
            <w:rtl/>
          </w:rPr>
          <w:delText xml:space="preserve">חבית</w:delText>
        </w:r>
      </w:del>
    </w:p>
    <w:p w:rsidR="00E9703F" w:rsidRPr="006F178A" w:rsidRDefault="00E9703F" w:rsidP="00E9703F">
      <w:pPr>
        <w:pStyle w:val="afff8"/>
        <w:framePr w:wrap="around"/>
        <w:spacing w:after="0" w:line="276" w:lineRule="auto"/>
        <w:rPr>
          <w:rtl/>
        </w:rPr>
      </w:pPr>
      <w:r w:rsidRPr="006F178A">
        <w:rPr>
          <w:rFonts w:hint="cs"/>
          <w:rtl/>
        </w:rPr>
        <w:t xml:space="preserve"> קמג. </w:t>
      </w:r>
      <w:r w:rsidRPr="006F178A">
        <w:rPr>
          <w:rtl/>
        </w:rPr>
        <w:t>–</w:t>
      </w:r>
      <w:r w:rsidRPr="006F178A">
        <w:rPr>
          <w:rFonts w:hint="cs"/>
          <w:rtl/>
        </w:rPr>
        <w:t xml:space="preserve"> קמח.</w:t>
      </w:r>
    </w:p>
    <w:p>
      <w:pPr>
        <w:pStyle w:val="PetichatPerek"/>
        <w:rPr>
          <w:ins w:id="100647" w:author="Claude" w:date="2026-10-11T09:08:03Z"/>
        </w:rPr>
      </w:pPr>
      <w:ins w:id="100646" w:author="Claude" w:date="2026-10-11T09:08:03Z">
        <w:r>
          <w:rPr>
            <w:rFonts w:ascii="Fb Fontext" w:hAnsi="Fb Fontext" w:hint="cs"/>
            <w:sz w:val="20"/>
            <w:rtl/>
          </w:rPr>
          <w:t xml:space="preserve">פרק שנים ועשרים</w:t>
        </w:r>
        <w:r>
          <w:rPr>
            <w:rFonts w:ascii="Fb Fontext" w:hAnsi="Fb Fontext" w:hint="cs"/>
            <w:sz w:val="20"/>
            <w:rtl/>
          </w:rPr>
          <w:t xml:space="preserve"> - </w:t>
        </w:r>
        <w:r>
          <w:rPr>
            <w:rFonts w:hint="cs"/>
            <w:sz w:val="20"/>
            <w:rtl/>
          </w:rPr>
          <w:t xml:space="preserve">חבית</w:t>
        </w:r>
      </w:ins>
    </w:p>
    <w:p>
      <w:pPr>
        <w:pStyle w:val="MishnaBatzad"/>
        <w:rPr>
          <w:ins w:id="20651" w:author="קלוד" w:date="2026-10-11T09:07:15Z"/>
        </w:rPr>
      </w:pPr>
      <w:ins w:id="20650" w:author="קלוד" w:date="2026-10-11T09:07:15Z">
        <w:r>
          <w:t xml:space="preserve">משנה א</w:t>
        </w:r>
      </w:ins>
    </w:p>
    <w:p w:rsidR="00E9703F" w:rsidRPr="009757B9" w:rsidRDefault="00E9703F" w:rsidP="00E9703F">
      <w:pPr>
        <w:pStyle w:val="afff9"/>
        <w:rPr>
          <w:del w:id="20383" w:author="קלוד" w:date="2026-10-11T09:07:15Z"/>
          <w:b/>
          <w:rtl/>
        </w:rPr>
      </w:pPr>
      <w:del w:id="20382" w:author="קלוד" w:date="2026-10-11T09:07:15Z">
        <w:r w:rsidRPr="00146180">
          <w:rPr>
            <w:rStyle w:val="afffe"/>
            <w:bCs w:val="0"/>
            <w:sz w:val="20"/>
            <w:rtl/>
          </w:rPr>
          <w:delText xml:space="preserve">משנה.</w:delText>
        </w:r>
      </w:del>
    </w:p>
    <w:p w:rsidR="00E9703F" w:rsidRDefault="00E9703F" w:rsidP="00E9703F">
      <w:pPr>
        <w:pStyle w:val="afff9"/>
        <w:spacing w:before="120"/>
        <w:rPr>
          <w:rFonts w:ascii="FontbitDavid" w:hAnsi="FontbitDavid"/>
          <w:b/>
          <w:rtl/>
        </w:rPr>
        <w:pPrChange w:id="90115" w:author="קלוד" w:date="2026-10-11T12:09:42Z">
          <w:pPr>
            <w:pStyle w:val="afff9"/>
          </w:pPr>
        </w:pPrChange>
      </w:pPr>
      <w:r w:rsidRPr="00146180">
        <w:rPr>
          <w:rStyle w:val="afffe"/>
          <w:rFonts w:ascii="Fb Fontext" w:hAnsi="Fb Fontext"/>
          <w:bCs w:val="0"/>
          <w:rtl/>
          <w:rPrChange w:id="40640" w:author="Claude" w:date="2026-10-11T09:07:39Z">
            <w:rPr>
              <w:rStyle w:val="afffe"/>
              <w:rFonts w:ascii="Fb Fontext" w:hAnsi="Fb Fontext"/>
              <w:bCs w:val="0"/>
              <w:sz w:val="20"/>
              <w:rtl/>
            </w:rPr>
          </w:rPrChange>
        </w:rPr>
        <w:t xml:space="preserve">חבית שנשברה מצילין הימנה מזון ג' סעודות, ואומר לאחרים באו והצילו לכם, ובלבד שלא יספוג </w:t>
      </w:r>
      <w:r w:rsidRPr="009757B9">
        <w:rPr>
          <w:rFonts w:ascii="FontbitDavid" w:hAnsi="FontbitDavid"/>
          <w:b/>
          <w:rtl/>
        </w:rPr>
        <w:t>[דאתי לידי סחיטה]</w:t>
      </w:r>
    </w:p>
    <w:p w:rsidR="00E9703F" w:rsidRPr="004640F6"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41" w:author="Claude" w:date="2026-10-11T09:07:39Z">
            <w:rPr>
              <w:rStyle w:val="afffe"/>
              <w:rFonts w:ascii="Fb Fontext" w:hAnsi="Fb Fontext"/>
              <w:bCs w:val="0"/>
              <w:sz w:val="20"/>
              <w:rtl/>
            </w:rPr>
          </w:rPrChange>
        </w:rPr>
        <w:t>אין סוחטין את הפירות [מפרק] להוציא מהן משקין, ואם יצאו מעצמן – אסורין</w:t>
      </w:r>
    </w:p>
    <w:p w:rsidR="00E9703F" w:rsidRDefault="00E9703F" w:rsidP="00E9703F">
      <w:pPr>
        <w:pStyle w:val="afff9"/>
        <w:rPr>
          <w:rFonts w:ascii="FontbitDavid" w:hAnsi="FontbitDavid"/>
          <w:b/>
          <w:rtl/>
        </w:rPr>
      </w:pPr>
      <w:r w:rsidRPr="009757B9">
        <w:rPr>
          <w:rFonts w:ascii="FontbitDavid" w:hAnsi="FontbitDavid"/>
          <w:b/>
          <w:rtl/>
        </w:rPr>
        <w:t>[גזירה שמא יסחוט]</w:t>
      </w:r>
    </w:p>
    <w:p w:rsidR="00E9703F" w:rsidRPr="00307E5D" w:rsidRDefault="00E9703F" w:rsidP="00E9703F">
      <w:pPr>
        <w:pStyle w:val="afff9"/>
        <w:rPr>
          <w:rStyle w:val="afffe"/>
          <w:b/>
          <w:bCs w:val="0"/>
          <w:spacing w:val="-2"/>
          <w:rtl/>
        </w:rPr>
      </w:pPr>
      <w:r w:rsidRPr="00307E5D">
        <w:rPr>
          <w:rStyle w:val="afffe"/>
          <w:bCs w:val="0"/>
          <w:spacing w:val="-2"/>
          <w:rtl/>
        </w:rPr>
        <w:t xml:space="preserve">ר"י אם לאוכלין היוצא מהן מותר </w:t>
      </w:r>
      <w:r w:rsidRPr="00307E5D">
        <w:rPr>
          <w:rFonts w:ascii="FontbitDavid" w:hAnsi="FontbitDavid"/>
          <w:b/>
          <w:spacing w:val="-2"/>
          <w:rtl/>
          <w:rPrChange w:id="40642" w:author="Claude" w:date="2026-10-11T09:07:39Z">
            <w:rPr>
              <w:rFonts w:ascii="FontbitDavid" w:hAnsi="FontbitDavid"/>
              <w:b/>
              <w:spacing w:val="-2"/>
              <w:sz w:val="14"/>
              <w:szCs w:val="18"/>
              <w:rtl/>
            </w:rPr>
          </w:rPrChange>
        </w:rPr>
        <w:t>[דלא ניח"ל וליכא למיגזר]</w:t>
      </w:r>
      <w:r w:rsidRPr="00307E5D">
        <w:rPr>
          <w:rFonts w:ascii="FontbitDavid" w:hAnsi="FontbitDavid"/>
          <w:b/>
          <w:spacing w:val="-2"/>
          <w:rtl/>
        </w:rPr>
        <w:t>,</w:t>
      </w:r>
      <w:r w:rsidRPr="00307E5D">
        <w:rPr>
          <w:rStyle w:val="afffe"/>
          <w:bCs w:val="0"/>
          <w:spacing w:val="-2"/>
          <w:rtl/>
        </w:rPr>
        <w:t xml:space="preserve"> ואם למשקין היוצא מהן אסור.</w:t>
      </w:r>
    </w:p>
    <w:p w:rsidR="00E9703F" w:rsidRPr="00994307" w:rsidRDefault="00E9703F" w:rsidP="00994307">
      <w:pPr>
        <w:pStyle w:val="afff9"/>
        <w:rPr>
          <w:spacing w:val="8"/>
          <w:sz w:val="16"/>
          <w:szCs w:val="18"/>
          <w:rtl/>
        </w:rPr>
      </w:pPr>
      <w:r w:rsidRPr="00994307">
        <w:rPr>
          <w:rStyle w:val="afffe"/>
          <w:rFonts w:ascii="Fb Fontext" w:hAnsi="Fb Fontext"/>
          <w:b w:val="0"/>
          <w:bCs w:val="0"/>
          <w:spacing w:val="8"/>
          <w:rtl/>
        </w:rPr>
        <w:t>חלות דבש שריסקן מער</w:t>
      </w:r>
      <w:r w:rsidRPr="00994307">
        <w:rPr>
          <w:rStyle w:val="afffe"/>
          <w:rFonts w:ascii="Fb Fontext" w:hAnsi="Fb Fontext" w:hint="cs"/>
          <w:b w:val="0"/>
          <w:bCs w:val="0"/>
          <w:spacing w:val="8"/>
          <w:rtl/>
        </w:rPr>
        <w:t>"ש</w:t>
      </w:r>
      <w:r w:rsidRPr="00994307">
        <w:rPr>
          <w:rStyle w:val="afffe"/>
          <w:rFonts w:ascii="Fb Fontext" w:hAnsi="Fb Fontext"/>
          <w:b w:val="0"/>
          <w:bCs w:val="0"/>
          <w:spacing w:val="8"/>
          <w:rtl/>
        </w:rPr>
        <w:t xml:space="preserve"> ויצאו מעצמן</w:t>
      </w:r>
      <w:r w:rsidRPr="00994307">
        <w:rPr>
          <w:rStyle w:val="afffe"/>
          <w:rFonts w:ascii="Fb Fontext" w:hAnsi="Fb Fontext" w:hint="cs"/>
          <w:b w:val="0"/>
          <w:bCs w:val="0"/>
          <w:spacing w:val="8"/>
          <w:rtl/>
        </w:rPr>
        <w:t xml:space="preserve"> </w:t>
      </w:r>
      <w:r w:rsidRPr="00994307">
        <w:rPr>
          <w:rStyle w:val="afffe"/>
          <w:rFonts w:ascii="Fb Fontext" w:hAnsi="Fb Fontext"/>
          <w:b w:val="0"/>
          <w:bCs w:val="0"/>
          <w:spacing w:val="8"/>
          <w:rtl/>
        </w:rPr>
        <w:t>אסורין, ורבי אליעזר מתיר.</w:t>
      </w:r>
      <w:r w:rsidR="00994307" w:rsidRPr="00994307">
        <w:rPr>
          <w:rStyle w:val="afffe"/>
          <w:rFonts w:ascii="Fb Fontext" w:hAnsi="Fb Fontext" w:hint="cs"/>
          <w:bCs w:val="0"/>
          <w:spacing w:val="8"/>
          <w:rtl/>
        </w:rPr>
        <w:t xml:space="preserve"> </w:t>
      </w:r>
      <w:r w:rsidRPr="00B20210">
        <w:rPr>
          <w:spacing w:val="8"/>
          <w:rtl/>
          <w:rPrChange w:id="40643" w:author="Claude" w:date="2026-10-11T09:07:39Z">
            <w:rPr>
              <w:spacing w:val="8"/>
              <w:sz w:val="16"/>
              <w:szCs w:val="18"/>
              <w:rtl/>
            </w:rPr>
          </w:rPrChange>
        </w:rPr>
        <w:t>[</w:t>
      </w:r>
      <w:r w:rsidRPr="00994307">
        <w:rPr>
          <w:rFonts w:ascii="David" w:hAnsi="David" w:cs="David"/>
          <w:spacing w:val="-2"/>
          <w:rtl/>
          <w:rPrChange w:id="40644" w:author="Claude" w:date="2026-10-11T09:07:39Z">
            <w:rPr>
              <w:rFonts w:ascii="David" w:hAnsi="David" w:cs="David"/>
              <w:spacing w:val="-2"/>
              <w:sz w:val="16"/>
              <w:szCs w:val="18"/>
              <w:rtl/>
            </w:rPr>
          </w:rPrChange>
        </w:rPr>
        <w:t>דאין דרך בכך]</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21" w:author="קלוד" w:date="2026-10-11T12:33:55Z"/>
        </w:rPr>
      </w:pPr>
      <w:ins w:id="90122" w:author="קלוד" w:date="2026-10-11T12:33:55Z">
        <w:r>
          <w:rPr>
            <w:color w:val="7B3F00"/>
          </w:rPr>
          <w:t xml:space="preserve">אופן הצלת משקין - לא יספוג ולא יטפח</w:t>
        </w:r>
      </w:ins>
    </w:p>
    <w:p>
      <w:pPr>
        <w:pStyle w:val="38"/>
        <w:rPr>
          <w:ins w:id="99092" w:author="מנוע מכני" w:date="2026-10-11T12:04:39Z"/>
        </w:rPr>
      </w:pPr>
      <w:del w:id="99091" w:author="מנוע מכני" w:date="2026-10-11T12:04:39Z">
        <w:r w:rsidRPr="006F178A">
          <w:delText xml:space="preserve">•</w:delText>
        </w:r>
      </w:del>
      <w:r w:rsidRPr="006F178A">
        <w:t xml:space="preserve"> </w:t>
      </w:r>
      <w:r w:rsidRPr="006F178A">
        <w:t xml:space="preserve">תנא:</w:t>
      </w:r>
    </w:p>
    <w:p w:rsidR="00E9703F" w:rsidRPr="006F178A" w:rsidRDefault="00E9703F" w:rsidP="00E9703F">
      <w:pPr>
        <w:rPr>
          <w:rtl/>
        </w:rPr>
      </w:pPr>
      <w:del w:id="99093" w:author="מנוע מכני" w:date="2026-10-11T12:04:39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יספוג ביין, ולא יטפח בשמן, שלא יעשה כדרך שהוא עושה בחול.</w:t>
      </w:r>
    </w:p>
    <w:p w:rsidR="00E9703F" w:rsidRPr="006F178A" w:rsidRDefault="00E9703F" w:rsidP="00E9703F">
      <w:pPr>
        <w:rPr>
          <w:rtl/>
        </w:rPr>
      </w:pPr>
      <w:r w:rsidRPr="006F178A">
        <w:rPr>
          <w:rtl/>
        </w:rPr>
        <w:t>•</w:t>
      </w:r>
      <w:r w:rsidRPr="006F178A">
        <w:rPr>
          <w:rFonts w:hint="cs"/>
          <w:rtl/>
        </w:rPr>
        <w:t xml:space="preserve"> </w:t>
      </w:r>
      <w:r w:rsidRPr="006F178A">
        <w:rPr>
          <w:rtl/>
        </w:rPr>
        <w:t>וכן בנתפזרו לו פירות בחצר - מלקט על יד על יד ואוכל. ולא כלי שלא יעשה כדרך שהוא עושה בחול.</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קמד.</w:t>
      </w:r>
    </w:p>
    <w:p>
      <w:pPr>
        <w:pStyle w:val="afffff8"/>
        <w:rPr>
          <w:ins w:id="90119" w:author="קלוד" w:date="2026-10-11T12:33:55Z"/>
        </w:rPr>
      </w:pPr>
      <w:ins w:id="90120" w:author="קלוד" w:date="2026-10-11T12:33:55Z">
        <w:r>
          <w:rPr>
            <w:color w:val="7B3F00"/>
          </w:rPr>
          <w:t xml:space="preserve">סחיטת פירות - ר"י וחכמים בזיתים וענבים</w:t>
        </w:r>
      </w:ins>
    </w:p>
    <w:p w:rsidR="00E9703F" w:rsidRPr="006F178A" w:rsidRDefault="00E9703F" w:rsidP="00E9703F">
      <w:pPr>
        <w:rPr>
          <w:rtl/>
        </w:rPr>
      </w:pPr>
      <w:r w:rsidRPr="006F178A">
        <w:rPr>
          <w:rStyle w:val="2fb"/>
          <w:rFonts w:ascii="Fb Fontext" w:hAnsi="Fb Fontext"/>
          <w:rtl/>
        </w:rPr>
        <w:t xml:space="preserve">רי</w:t>
      </w:r>
      <w:ins w:id="90033" w:author="מנוע מכני" w:date="2026-10-11T12:04:39Z">
        <w:r>
          <w:rPr>
            <w:rStyle w:val="2fb"/>
            <w:rFonts w:ascii="Fb Fontext" w:hAnsi="Fb Fontext"/>
            <w:rtl/>
          </w:rPr>
          <w:t xml:space="preserve">א"ש</w:t>
        </w:r>
      </w:ins>
      <w:del w:id="90034" w:author="מנוע מכני" w:date="2026-10-11T12:04:39Z">
        <w:r w:rsidRPr="006F178A">
          <w:rPr>
            <w:rFonts w:ascii="Fb Fontext" w:hAnsi="Fb Fontext"/>
            <w:rtl/>
          </w:rPr>
          <w:delText xml:space="preserve">א"'ש</w:delText>
        </w:r>
      </w:del>
      <w:r w:rsidRPr="006F178A">
        <w:rPr>
          <w:rFonts w:ascii="Fb Fontext" w:hAnsi="Fb Fontext"/>
          <w:rtl/>
        </w:rPr>
        <w:t xml:space="preserve"> מודה </w:t>
      </w:r>
      <w:r w:rsidRPr="006F178A">
        <w:rPr>
          <w:rStyle w:val="2fb"/>
          <w:rFonts w:ascii="Fb Fontext" w:hAnsi="Fb Fontext"/>
          <w:rtl/>
        </w:rPr>
        <w:t xml:space="preserve">ר"י</w:t>
      </w:r>
      <w:r w:rsidRPr="006F178A">
        <w:rPr>
          <w:rFonts w:ascii="Fb Fontext" w:hAnsi="Fb Fontext"/>
          <w:rtl/>
        </w:rPr>
        <w:t xml:space="preserve"> לחכמים בזיתים </w:t>
      </w:r>
      <w:ins w:id="110123" w:author="קלוד" w:date="2026-10-11T13:11:34Z">
        <w:r>
          <w:rPr>
            <w:rFonts w:ascii="Fb Fontext" w:hAnsi="Fb Fontext"/>
            <w:rtl/>
          </w:rPr>
          <w:t xml:space="preserve">וענבים</w:t>
        </w:r>
      </w:ins>
      <w:del w:id="110124" w:author="קלוד" w:date="2026-10-11T13:11:34Z">
        <w:r w:rsidRPr="006F178A">
          <w:rPr>
            <w:rFonts w:ascii="Fb Fontext" w:hAnsi="Fb Fontext"/>
            <w:rtl/>
          </w:rPr>
          <w:delText xml:space="preserve">וענבים.</w:delText>
        </w:r>
      </w:del>
      <w:r w:rsidRPr="006F178A">
        <w:rPr>
          <w:rFonts w:ascii="Fb Fontext" w:hAnsi="Fb Fontext"/>
          <w:rtl/>
        </w:rPr>
        <w:t xml:space="preserve"> - כיון </w:t>
      </w:r>
      <w:ins w:id="110121" w:author="קלוד" w:date="2026-10-11T13:11:34Z">
        <w:r>
          <w:rPr>
            <w:rFonts w:ascii="Fb Fontext" w:hAnsi="Fb Fontext"/>
            <w:rtl/>
          </w:rPr>
          <w:t xml:space="preserve">שלסחיטה</w:t>
        </w:r>
      </w:ins>
      <w:del w:id="110122" w:author="קלוד" w:date="2026-10-11T13:11:34Z">
        <w:r w:rsidRPr="006F178A">
          <w:rPr>
            <w:rFonts w:ascii="Fb Fontext" w:hAnsi="Fb Fontext"/>
            <w:rtl/>
          </w:rPr>
          <w:delText xml:space="preserve">דלסחיטה</w:delText>
        </w:r>
      </w:del>
      <w:r w:rsidRPr="006F178A">
        <w:rPr>
          <w:rFonts w:ascii="Fb Fontext" w:hAnsi="Fb Fontext"/>
          <w:rtl/>
        </w:rPr>
        <w:t xml:space="preserve"> </w:t>
      </w:r>
      <w:ins w:id="93815" w:author="מנוע מכני" w:date="2026-10-11T12:04:39Z">
        <w:ins w:id="110119" w:author="קלוד" w:date="2026-10-11T13:11:34Z">
          <w:r>
            <w:rPr>
              <w:rFonts w:ascii="Fb Fontext" w:hAnsi="Fb Fontext"/>
              <w:rtl/>
            </w:rPr>
            <w:t xml:space="preserve">הם,</w:t>
          </w:r>
        </w:ins>
        <w:del w:id="110120" w:author="קלוד" w:date="2026-10-11T13:11:34Z">
          <w:r>
            <w:rPr>
              <w:rFonts w:ascii="Fb Fontext" w:hAnsi="Fb Fontext"/>
              <w:rtl/>
            </w:rPr>
            <w:delText xml:space="preserve">הם</w:delText>
          </w:r>
        </w:del>
      </w:ins>
      <w:del w:id="93816" w:author="מנוע מכני" w:date="2026-10-11T12:04:39Z">
        <w:r w:rsidRPr="006F178A">
          <w:rPr>
            <w:rFonts w:ascii="Fb Fontext" w:hAnsi="Fb Fontext"/>
            <w:rtl/>
          </w:rPr>
          <w:delText xml:space="preserve">נינהו</w:delText>
        </w:r>
      </w:del>
      <w:r w:rsidRPr="006F178A">
        <w:rPr>
          <w:rFonts w:ascii="Fb Fontext" w:hAnsi="Fb Fontext"/>
          <w:rtl/>
        </w:rPr>
        <w:t xml:space="preserve"> </w:t>
      </w:r>
      <w:ins w:id="110117" w:author="קלוד" w:date="2026-10-11T13:11:34Z">
        <w:r>
          <w:rPr>
            <w:rFonts w:ascii="Fb Fontext" w:hAnsi="Fb Fontext"/>
            <w:rtl/>
          </w:rPr>
          <w:t xml:space="preserve">נותן</w:t>
        </w:r>
      </w:ins>
      <w:del w:id="110118" w:author="קלוד" w:date="2026-10-11T13:11:34Z">
        <w:r w:rsidRPr="006F178A">
          <w:rPr>
            <w:rFonts w:ascii="Fb Fontext" w:hAnsi="Fb Fontext"/>
            <w:rtl/>
          </w:rPr>
          <w:delText xml:space="preserve">יהיב</w:delText>
        </w:r>
      </w:del>
      <w:r w:rsidRPr="006F178A">
        <w:rPr>
          <w:rFonts w:ascii="Fb Fontext" w:hAnsi="Fb Fontext"/>
          <w:rtl/>
        </w:rPr>
        <w:t xml:space="preserve"> </w:t>
      </w:r>
      <w:ins w:id="95357" w:author="מנוע מכני" w:date="2026-10-11T12:04:39Z">
        <w:ins w:id="110115" w:author="קלוד" w:date="2026-10-11T13:11:34Z">
          <w:r>
            <w:rPr>
              <w:rFonts w:ascii="Fb Fontext" w:hAnsi="Fb Fontext"/>
              <w:rtl/>
            </w:rPr>
            <w:t xml:space="preserve">דעתו </w:t>
          </w:r>
          <w:r>
            <w:rPr>
              <w:rStyle w:val="afffffe"/>
              <w:rFonts w:ascii="Fb Fontext" w:hAnsi="Fb Fontext"/>
              <w:rtl/>
            </w:rPr>
            <w:t xml:space="preserve">על המשקה</w:t>
          </w:r>
          <w:r>
            <w:rPr>
              <w:rFonts w:ascii="Fb Fontext" w:hAnsi="Fb Fontext"/>
              <w:rtl/>
            </w:rPr>
            <w:t xml:space="preserve">.</w:t>
          </w:r>
        </w:ins>
        <w:del w:id="110116" w:author="קלוד" w:date="2026-10-11T13:11:34Z">
          <w:r>
            <w:rPr>
              <w:rFonts w:ascii="Fb Fontext" w:hAnsi="Fb Fontext"/>
              <w:rtl/>
            </w:rPr>
            <w:delText xml:space="preserve">דעתו</w:delText>
          </w:r>
          <w:r w:rsidRPr="006F178A">
            <w:rPr>
              <w:rFonts w:ascii="Fb Fontext" w:hAnsi="Fb Fontext"/>
              <w:rtl/>
            </w:rPr>
            <w:delText xml:space="preserve">.</w:delText>
          </w:r>
        </w:del>
      </w:ins>
      <w:del w:id="95358" w:author="מנוע מכני" w:date="2026-10-11T12:04:39Z">
        <w:r w:rsidRPr="006F178A">
          <w:rPr>
            <w:rFonts w:ascii="Fb Fontext" w:hAnsi="Fb Fontext"/>
            <w:rtl/>
          </w:rPr>
          <w:delText xml:space="preserve">דעתיה</w:delText>
        </w:r>
      </w:del>
    </w:p>
    <w:p w:rsidR="00E9703F" w:rsidRDefault="00E9703F" w:rsidP="00E9703F">
      <w:pPr>
        <w:rPr>
          <w:rtl/>
        </w:rPr>
      </w:pPr>
      <w:r w:rsidRPr="006F178A">
        <w:rPr>
          <w:rStyle w:val="2fb"/>
          <w:rtl/>
        </w:rPr>
        <w:t xml:space="preserve">עולא</w:t>
      </w:r>
      <w:r w:rsidRPr="006F178A">
        <w:rPr>
          <w:rtl/>
        </w:rPr>
        <w:t xml:space="preserve"> </w:t>
      </w:r>
      <w:r w:rsidRPr="006F178A">
        <w:rPr>
          <w:rStyle w:val="2fb"/>
          <w:rtl/>
        </w:rPr>
        <w:t xml:space="preserve">מרב</w:t>
      </w:r>
      <w:r w:rsidRPr="006F178A">
        <w:rPr>
          <w:rtl/>
        </w:rPr>
        <w:t xml:space="preserve"> חלוק היה </w:t>
      </w:r>
      <w:r w:rsidRPr="006F178A">
        <w:rPr>
          <w:rStyle w:val="2fb"/>
          <w:rtl/>
        </w:rPr>
        <w:t xml:space="preserve">ר"י</w:t>
      </w:r>
      <w:r w:rsidRPr="006F178A">
        <w:rPr>
          <w:rtl/>
        </w:rPr>
        <w:t xml:space="preserve"> אף בזיתים וענבים. </w:t>
      </w:r>
      <w:ins w:id="110125" w:author="קלוד" w:date="2026-10-11T13:11:34Z">
        <w:r>
          <w:rPr>
            <w:rtl/>
          </w:rPr>
          <w:t xml:space="preserve">[ומתיר]</w:t>
        </w:r>
      </w:ins>
      <w:del w:id="110126" w:author="קלוד" w:date="2026-10-11T13:11:34Z">
        <w:r w:rsidRPr="006F178A">
          <w:rPr>
            <w:rtl/>
          </w:rPr>
          <w:delText xml:space="preserve">[ושרי]</w:delText>
        </w:r>
      </w:del>
    </w:p>
    <w:p w:rsidR="00E9703F" w:rsidRPr="006F178A" w:rsidRDefault="00E9703F" w:rsidP="00E9703F">
      <w:pPr>
        <w:rPr>
          <w:rtl/>
        </w:rPr>
      </w:pPr>
      <w:r w:rsidRPr="006F178A">
        <w:rPr>
          <w:rStyle w:val="2fb"/>
          <w:rFonts w:ascii="Fb Fontext" w:hAnsi="Fb Fontext"/>
          <w:sz w:val="20"/>
          <w:rtl/>
        </w:rPr>
        <w:t xml:space="preserve">ור' יוחנן</w:t>
      </w:r>
      <w:r w:rsidRPr="006F178A">
        <w:rPr>
          <w:rFonts w:ascii="Fb Fontext" w:hAnsi="Fb Fontext"/>
          <w:sz w:val="20"/>
          <w:rtl/>
        </w:rPr>
        <w:t xml:space="preserve"> הלכה </w:t>
      </w:r>
      <w:r w:rsidRPr="006F178A">
        <w:rPr>
          <w:rStyle w:val="2fb"/>
          <w:rFonts w:ascii="Fb Fontext" w:hAnsi="Fb Fontext"/>
          <w:sz w:val="20"/>
          <w:rtl/>
        </w:rPr>
        <w:t xml:space="preserve">כר"י</w:t>
      </w:r>
      <w:r w:rsidRPr="006F178A">
        <w:rPr>
          <w:rFonts w:ascii="Fb Fontext" w:hAnsi="Fb Fontext"/>
          <w:sz w:val="20"/>
          <w:rtl/>
        </w:rPr>
        <w:t xml:space="preserve"> בשאר פירות, ואין הלכה </w:t>
      </w:r>
      <w:r w:rsidRPr="006F178A">
        <w:rPr>
          <w:rStyle w:val="2fb"/>
          <w:rFonts w:ascii="Fb Fontext" w:hAnsi="Fb Fontext"/>
          <w:sz w:val="20"/>
          <w:rtl/>
        </w:rPr>
        <w:t xml:space="preserve">כר"י</w:t>
      </w:r>
      <w:r w:rsidRPr="006F178A">
        <w:rPr>
          <w:rFonts w:ascii="Fb Fontext" w:hAnsi="Fb Fontext"/>
          <w:sz w:val="20"/>
          <w:rtl/>
        </w:rPr>
        <w:t xml:space="preserve"> בזיתים וענבים.</w:t>
      </w:r>
    </w:p>
    <w:p>
      <w:pPr>
        <w:pStyle w:val="38"/>
        <w:rPr>
          <w:ins w:id="99366" w:author="מנוע מכני" w:date="2026-10-11T12:04:39Z"/>
        </w:rPr>
      </w:pPr>
      <w:del w:id="99446" w:author="מנוע מכני" w:date="2026-10-11T12:04:39Z">
        <w:r w:rsidRPr="006F178A">
          <w:delText xml:space="preserve">•</w:delText>
        </w:r>
        <w:r w:rsidRPr="006F178A">
          <w:delText xml:space="preserve"> </w:delText>
        </w:r>
      </w:del>
      <w:r w:rsidRPr="006F178A">
        <w:t xml:space="preserve">רנב"י</w:t>
      </w:r>
    </w:p>
    <w:p w:rsidR="00E9703F" w:rsidRPr="006F178A" w:rsidRDefault="00E9703F" w:rsidP="00E9703F">
      <w:pPr>
        <w:rPr>
          <w:rtl/>
        </w:rPr>
      </w:pPr>
      <w:del w:id="99367" w:author="מנוע מכני" w:date="2026-10-11T12:04:39Z">
        <w:r w:rsidRPr="006F178A">
          <w:rPr>
            <w:rFonts w:ascii="Fb Fontext" w:hAnsi="Fb Fontext"/>
            <w:rtl/>
          </w:rPr>
          <w:delText xml:space="preserve"> </w:delText>
        </w:r>
      </w:del>
      <w:r w:rsidRPr="006F178A">
        <w:rPr>
          <w:rFonts w:ascii="Fb Fontext" w:hAnsi="Fb Fontext"/>
          <w:rtl/>
        </w:rPr>
        <w:t xml:space="preserve">- </w:t>
      </w:r>
      <w:r w:rsidRPr="006F178A">
        <w:rPr>
          <w:rStyle w:val="2fb"/>
          <w:rFonts w:ascii="Fb Fontext" w:hAnsi="Fb Fontext"/>
          <w:rtl/>
        </w:rPr>
        <w:t xml:space="preserve">לריא"ש</w:t>
      </w:r>
      <w:r w:rsidRPr="006F178A">
        <w:rPr>
          <w:rFonts w:ascii="Fb Fontext" w:hAnsi="Fb Fontext"/>
          <w:rtl/>
        </w:rPr>
        <w:t xml:space="preserve"> </w:t>
      </w:r>
      <w:ins w:id="91953" w:author="מנוע מכני" w:date="2026-10-11T12:04:39Z">
        <w:r>
          <w:rPr>
            <w:rFonts w:ascii="Fb Fontext" w:hAnsi="Fb Fontext"/>
            <w:rtl/>
          </w:rPr>
          <w:t xml:space="preserve">חלקו</w:t>
        </w:r>
      </w:ins>
      <w:del w:id="91954" w:author="מנוע מכני" w:date="2026-10-11T12:04:39Z">
        <w:r w:rsidRPr="006F178A">
          <w:rPr>
            <w:rFonts w:ascii="Fb Fontext" w:hAnsi="Fb Fontext"/>
            <w:rtl/>
          </w:rPr>
          <w:delText xml:space="preserve">פליגי</w:delText>
        </w:r>
      </w:del>
      <w:r w:rsidRPr="006F178A">
        <w:rPr>
          <w:rFonts w:ascii="Fb Fontext" w:hAnsi="Fb Fontext"/>
          <w:rtl/>
        </w:rPr>
        <w:t xml:space="preserve"> בתותים ורמונים </w:t>
      </w:r>
      <w:r w:rsidRPr="006F178A">
        <w:rPr>
          <w:rFonts w:ascii="Fb Fontext" w:hAnsi="Fb Fontext"/>
          <w:rtl/>
        </w:rPr>
        <w:t xml:space="preserve">דתניא</w:t>
      </w:r>
      <w:r w:rsidRPr="006F178A">
        <w:rPr>
          <w:rFonts w:ascii="Fb Fontext" w:hAnsi="Fb Fontext"/>
          <w:rtl/>
        </w:rPr>
        <w:t xml:space="preserve"> בין לאוכל בין למשקין היוצא מהן אסור.</w:t>
      </w:r>
    </w:p>
    <w:p w:rsidR="00E9703F" w:rsidRDefault="00E9703F" w:rsidP="00E9703F">
      <w:pPr>
        <w:rPr>
          <w:rtl/>
        </w:rPr>
      </w:pPr>
      <w:r w:rsidRPr="006F178A">
        <w:rPr>
          <w:rtl/>
        </w:rPr>
        <w:t>תותים שמשך מהן מים, ורמונים שמשך מהן יין, והכניסן לאוכלין</w:t>
      </w:r>
    </w:p>
    <w:p>
      <w:pPr>
        <w:pStyle w:val="38"/>
        <w:rPr>
          <w:ins w:id="99094" w:author="מנוע מכני" w:date="2026-10-11T12:04:39Z"/>
        </w:rPr>
      </w:pPr>
      <w:r w:rsidRPr="006F178A">
        <w:t>לר"י</w:t>
      </w:r>
      <w:r w:rsidRPr="006F178A">
        <w:t>:</w:t>
      </w:r>
    </w:p>
    <w:p w:rsidR="00E9703F" w:rsidRPr="009757B9" w:rsidRDefault="00E9703F" w:rsidP="00E9703F">
      <w:pPr>
        <w:rPr>
          <w:rFonts w:cs="Guttman Vilna"/>
          <w:b/>
          <w:bCs/>
          <w:rtl/>
        </w:rPr>
      </w:pPr>
      <w:del w:id="99095" w:author="מנוע מכני" w:date="2026-10-11T12:04:39Z">
        <w:r w:rsidRPr="006F178A">
          <w:rPr>
            <w:rtl/>
          </w:rPr>
          <w:delText xml:space="preserve"> </w:delText>
        </w:r>
      </w:del>
      <w:r w:rsidRPr="006F178A">
        <w:rPr>
          <w:rtl/>
        </w:rPr>
        <w:t xml:space="preserve">היוצא מהן מותר.</w:t>
      </w:r>
      <w:ins w:id="94225" w:author="מנוע מכני" w:date="2026-10-11T12:04:39Z">
        <w:ins w:id="94227" w:author="מנוע מכני" w:date="2026-10-11T12:04:39Z">
          <w:ins w:id="94229" w:author="מנוע מכני" w:date="2026-10-11T12:04:39Z">
            <w:ins w:id="94231" w:author="מנוע מכני" w:date="2026-10-11T12:04:39Z">
              <w:r>
                <w:rPr>
                  <w:rFonts w:hint="cs"/>
                  <w:b/>
                  <w:bCs/>
                  <w:rtl/>
                </w:rPr>
                <w:t xml:space="preserve"> </w:t>
              </w:r>
            </w:ins>
            <w:del w:id="94232" w:author="מנוע מכני" w:date="2026-10-11T12:04:39Z">
              <w:r>
                <w:rPr>
                  <w:rFonts w:hint="cs"/>
                  <w:b/>
                  <w:bCs/>
                  <w:rtl/>
                </w:rPr>
                <w:delText xml:space="preserve"> </w:delText>
              </w:r>
              <w:r>
                <w:rPr>
                  <w:rFonts w:hint="cs"/>
                  <w:b/>
                  <w:bCs/>
                  <w:rtl/>
                </w:rPr>
                <w:delText xml:space="preserve"> </w:delText>
              </w:r>
            </w:del>
          </w:ins>
          <w:del w:id="94230" w:author="מנוע מכני" w:date="2026-10-11T12:04:39Z">
            <w:r>
              <w:rPr>
                <w:rFonts w:hint="cs"/>
                <w:b/>
                <w:bCs/>
                <w:rtl/>
              </w:rPr>
              <w:delText xml:space="preserve"> </w:delText>
            </w:r>
            <w:r>
              <w:rPr>
                <w:rFonts w:hint="cs"/>
                <w:b/>
                <w:bCs/>
                <w:rtl/>
              </w:rPr>
              <w:delText xml:space="preserve"> </w:delText>
            </w:r>
          </w:del>
        </w:ins>
        <w:del w:id="94228" w:author="מנוע מכני" w:date="2026-10-11T12:04:39Z">
          <w:r>
            <w:rPr>
              <w:rFonts w:hint="cs"/>
              <w:b/>
              <w:bCs/>
              <w:rtl/>
            </w:rPr>
            <w:delText xml:space="preserve"> </w:delText>
          </w:r>
          <w:r>
            <w:rPr>
              <w:rFonts w:hint="cs"/>
              <w:b/>
              <w:bCs/>
              <w:rtl/>
            </w:rPr>
            <w:delText xml:space="preserve"> </w:delText>
          </w:r>
        </w:del>
      </w:ins>
      <w:del w:id="94226" w:author="מנוע מכני" w:date="2026-10-11T12:04:39Z">
        <w:r>
          <w:rPr>
            <w:rFonts w:hint="cs"/>
            <w:b/>
            <w:bCs/>
            <w:rtl/>
          </w:rPr>
          <w:delText xml:space="preserve">  </w:delText>
        </w:r>
      </w:del>
      <w:r w:rsidRPr="006F178A">
        <w:rPr>
          <w:rtl/>
        </w:rPr>
        <w:t>למשקין ולסתם – היוצא מהן אסור.</w:t>
      </w:r>
    </w:p>
    <w:p w:rsidR="00E9703F" w:rsidRPr="009757B9" w:rsidRDefault="00E9703F" w:rsidP="00E9703F">
      <w:pPr>
        <w:rPr>
          <w:rFonts w:cs="Guttman Vilna"/>
          <w:b/>
          <w:bCs/>
          <w:rtl/>
        </w:rPr>
      </w:pPr>
      <w:r w:rsidRPr="006F178A">
        <w:rPr>
          <w:rtl/>
        </w:rPr>
        <w:t>ולחכמים</w:t>
      </w:r>
      <w:r w:rsidRPr="006F178A">
        <w:rPr>
          <w:rFonts w:hint="cs"/>
          <w:rtl/>
        </w:rPr>
        <w:t>:</w:t>
      </w:r>
      <w:r w:rsidRPr="006F178A">
        <w:rPr>
          <w:rtl/>
        </w:rPr>
        <w:t xml:space="preserve"> בין לאוכלין בין למשקין - היוצא מהן אסור.</w:t>
      </w:r>
      <w:ins w:id="94233" w:author="מנוע מכני" w:date="2026-10-11T12:04:39Z">
        <w:r>
          <w:rPr>
            <w:rFonts w:hint="cs"/>
            <w:b/>
            <w:bCs/>
            <w:rtl/>
          </w:rPr>
          <w:t xml:space="preserve"> </w:t>
        </w:r>
      </w:ins>
      <w:del w:id="94234" w:author="מנוע מכני" w:date="2026-10-11T12:04:39Z">
        <w:r>
          <w:rPr>
            <w:rFonts w:hint="cs"/>
            <w:b/>
            <w:bCs/>
            <w:rtl/>
          </w:rPr>
          <w:delText xml:space="preserve">  </w:delText>
        </w:r>
      </w:del>
      <w:r w:rsidRPr="006F178A">
        <w:rPr>
          <w:rtl/>
        </w:rPr>
        <w:t xml:space="preserve">וא"כ </w:t>
      </w:r>
      <w:r w:rsidRPr="006F178A">
        <w:rPr>
          <w:rStyle w:val="2fb"/>
          <w:rtl/>
        </w:rPr>
        <w:t xml:space="preserve">לר"י</w:t>
      </w:r>
      <w:r w:rsidRPr="006F178A">
        <w:rPr>
          <w:rtl/>
        </w:rPr>
        <w:t xml:space="preserve"> בסתם אסור.</w:t>
      </w:r>
    </w:p>
    <w:p w:rsidR="00E9703F" w:rsidRPr="006F178A" w:rsidRDefault="00E9703F" w:rsidP="00E9703F">
      <w:pPr>
        <w:rPr>
          <w:rStyle w:val="afffe"/>
          <w:rFonts w:ascii="Fb Fontext" w:hAnsi="Fb Fontext"/>
          <w:rtl/>
        </w:rPr>
      </w:pPr>
      <w:r w:rsidRPr="006F178A">
        <w:rPr>
          <w:rtl/>
        </w:rPr>
        <w:t>•</w:t>
      </w:r>
      <w:r w:rsidRPr="006F178A">
        <w:rPr>
          <w:rFonts w:hint="cs"/>
          <w:rtl/>
        </w:rPr>
        <w:t xml:space="preserve"> </w:t>
      </w:r>
      <w:r w:rsidRPr="006F178A">
        <w:rPr>
          <w:rtl/>
        </w:rPr>
        <w:t xml:space="preserve">הקושייה על </w:t>
      </w:r>
      <w:r w:rsidRPr="006F178A">
        <w:rPr>
          <w:rStyle w:val="2fb"/>
          <w:rtl/>
        </w:rPr>
        <w:t xml:space="preserve">ר"י</w:t>
      </w:r>
      <w:r w:rsidRPr="006F178A">
        <w:rPr>
          <w:rtl/>
        </w:rPr>
        <w:t xml:space="preserve">.</w:t>
      </w:r>
    </w:p>
    <w:p>
      <w:pPr>
        <w:pStyle w:val="38"/>
        <w:rPr>
          <w:ins w:id="99096" w:author="מנוע מכני" w:date="2026-10-11T12:04:39Z"/>
        </w:rPr>
      </w:pPr>
      <w:r w:rsidRPr="006F178A">
        <w:t>ד</w:t>
      </w:r>
      <w:r w:rsidRPr="006F178A">
        <w:t xml:space="preserve">תנן</w:t>
      </w:r>
      <w:r w:rsidRPr="006F178A">
        <w:t xml:space="preserve">:</w:t>
      </w:r>
    </w:p>
    <w:p w:rsidR="00E9703F" w:rsidRPr="009757B9" w:rsidRDefault="00E9703F" w:rsidP="00E9703F">
      <w:pPr>
        <w:rPr>
          <w:rFonts w:cs="Guttman Vilna"/>
          <w:b/>
          <w:bCs/>
          <w:rtl/>
        </w:rPr>
      </w:pPr>
      <w:del w:id="99097" w:author="מנוע מכני" w:date="2026-10-11T12:04:39Z">
        <w:r w:rsidRPr="006F178A">
          <w:rPr>
            <w:rtl/>
          </w:rPr>
          <w:delText xml:space="preserve"> </w:delText>
        </w:r>
      </w:del>
      <w:r w:rsidRPr="006F178A">
        <w:rPr>
          <w:rtl/>
        </w:rPr>
        <w:t xml:space="preserve">חלב האשה מטמא לרצון ושלא לרצון, חלב בהמה אינו מטמא אלא לרצון.</w:t>
      </w:r>
    </w:p>
    <w:p>
      <w:pPr>
        <w:pStyle w:val="38"/>
        <w:rPr>
          <w:ins w:id="99098" w:author="מנוע מכני" w:date="2026-10-11T12:04:39Z"/>
        </w:rPr>
      </w:pPr>
      <w:r w:rsidRPr="00307E5D">
        <w:t>ר"ע</w:t>
      </w:r>
      <w:r w:rsidRPr="00307E5D">
        <w:t>:</w:t>
      </w:r>
    </w:p>
    <w:p w:rsidR="00E9703F" w:rsidRPr="00307E5D" w:rsidRDefault="00E9703F" w:rsidP="00E9703F">
      <w:pPr>
        <w:rPr>
          <w:rFonts w:cs="Guttman Vilna"/>
          <w:b/>
          <w:bCs/>
          <w:spacing w:val="-6"/>
          <w:rtl/>
        </w:rPr>
      </w:pPr>
      <w:del w:id="99099" w:author="מנוע מכני" w:date="2026-10-11T12:04:39Z">
        <w:r w:rsidRPr="00307E5D">
          <w:rPr>
            <w:spacing w:val="-6"/>
            <w:rtl/>
          </w:rPr>
          <w:delText xml:space="preserve"> </w:delText>
        </w:r>
      </w:del>
      <w:r w:rsidRPr="00307E5D">
        <w:rPr>
          <w:spacing w:val="-6"/>
          <w:rtl/>
        </w:rPr>
        <w:t xml:space="preserve">ק"ו</w:t>
      </w:r>
      <w:r w:rsidRPr="00307E5D">
        <w:rPr>
          <w:spacing w:val="-6"/>
          <w:rtl/>
        </w:rPr>
        <w:t xml:space="preserve"> מחלב </w:t>
      </w:r>
      <w:ins w:id="110137" w:author="קלוד" w:date="2026-10-11T13:11:34Z">
        <w:r>
          <w:rPr>
            <w:spacing w:val="-6"/>
            <w:rtl/>
          </w:rPr>
          <w:t xml:space="preserve">אשה,</w:t>
        </w:r>
      </w:ins>
      <w:del w:id="110138" w:author="קלוד" w:date="2026-10-11T13:11:34Z">
        <w:r w:rsidRPr="00307E5D">
          <w:rPr>
            <w:spacing w:val="-6"/>
            <w:rtl/>
          </w:rPr>
          <w:delText xml:space="preserve">אשה</w:delText>
        </w:r>
      </w:del>
      <w:r w:rsidRPr="00307E5D">
        <w:rPr>
          <w:spacing w:val="-6"/>
          <w:rtl/>
        </w:rPr>
        <w:t xml:space="preserve"> </w:t>
      </w:r>
      <w:ins w:id="110135" w:author="קלוד" w:date="2026-10-11T13:11:34Z">
        <w:r>
          <w:rPr>
            <w:spacing w:val="-6"/>
            <w:rtl/>
          </w:rPr>
          <w:t xml:space="preserve">שמיוחד</w:t>
        </w:r>
      </w:ins>
      <w:del w:id="110136" w:author="קלוד" w:date="2026-10-11T13:11:34Z">
        <w:r w:rsidRPr="00307E5D">
          <w:rPr>
            <w:spacing w:val="-6"/>
            <w:rtl/>
          </w:rPr>
          <w:delText xml:space="preserve">דמיוחד דווקא</w:delText>
        </w:r>
      </w:del>
      <w:r w:rsidRPr="00307E5D">
        <w:rPr>
          <w:spacing w:val="-6"/>
          <w:rtl/>
        </w:rPr>
        <w:t xml:space="preserve"> </w:t>
      </w:r>
      <w:ins w:id="110133" w:author="קלוד" w:date="2026-10-11T13:11:34Z">
        <w:r>
          <w:rPr>
            <w:spacing w:val="-6"/>
            <w:rtl/>
          </w:rPr>
          <w:t xml:space="preserve">לקטנים בלבד,</w:t>
        </w:r>
      </w:ins>
      <w:del w:id="110134" w:author="קלוד" w:date="2026-10-11T13:11:34Z">
        <w:r w:rsidRPr="00307E5D">
          <w:rPr>
            <w:spacing w:val="-6"/>
            <w:rtl/>
          </w:rPr>
          <w:delText xml:space="preserve">לקטנים</w:delText>
        </w:r>
      </w:del>
      <w:r w:rsidRPr="00307E5D">
        <w:rPr>
          <w:spacing w:val="-6"/>
          <w:rtl/>
        </w:rPr>
        <w:t xml:space="preserve"> לחלב בהמה </w:t>
      </w:r>
      <w:ins w:id="110131" w:author="קלוד" w:date="2026-10-11T13:11:34Z">
        <w:r>
          <w:rPr>
            <w:spacing w:val="-6"/>
            <w:rtl/>
          </w:rPr>
          <w:t xml:space="preserve">שאף</w:t>
        </w:r>
      </w:ins>
      <w:del w:id="110132" w:author="קלוד" w:date="2026-10-11T13:11:34Z">
        <w:r w:rsidRPr="00307E5D">
          <w:rPr>
            <w:spacing w:val="-6"/>
            <w:rtl/>
          </w:rPr>
          <w:delText xml:space="preserve">דאפי'</w:delText>
        </w:r>
      </w:del>
      <w:r w:rsidRPr="00307E5D">
        <w:rPr>
          <w:spacing w:val="-6"/>
          <w:rtl/>
        </w:rPr>
        <w:t xml:space="preserve"> לגדולים</w:t>
      </w:r>
      <w:ins w:id="110129" w:author="קלוד" w:date="2026-10-11T13:11:34Z">
        <w:r>
          <w:rPr>
            <w:spacing w:val="-6"/>
            <w:rtl/>
          </w:rPr>
          <w:t xml:space="preserve"> - </w:t>
        </w:r>
      </w:ins>
      <w:del w:id="110130" w:author="קלוד" w:date="2026-10-11T13:11:34Z">
        <w:r w:rsidRPr="00307E5D">
          <w:rPr>
            <w:spacing w:val="-6"/>
            <w:rtl/>
          </w:rPr>
          <w:delText xml:space="preserve"> </w:delText>
        </w:r>
      </w:del>
      <w:r w:rsidRPr="00307E5D">
        <w:rPr>
          <w:spacing w:val="-6"/>
          <w:rtl/>
        </w:rPr>
        <w:t xml:space="preserve">שיטמא </w:t>
      </w:r>
      <w:ins w:id="110127" w:author="קלוד" w:date="2026-10-11T13:11:34Z">
        <w:r>
          <w:rPr>
            <w:spacing w:val="-6"/>
            <w:rtl/>
          </w:rPr>
          <w:t xml:space="preserve">אפי'</w:t>
        </w:r>
      </w:ins>
      <w:del w:id="110128" w:author="קלוד" w:date="2026-10-11T13:11:34Z">
        <w:r w:rsidRPr="00307E5D">
          <w:rPr>
            <w:spacing w:val="-6"/>
            <w:rtl/>
          </w:rPr>
          <w:delText xml:space="preserve">-אפי'</w:delText>
        </w:r>
      </w:del>
      <w:r w:rsidRPr="00307E5D">
        <w:rPr>
          <w:spacing w:val="-6"/>
          <w:rtl/>
        </w:rPr>
        <w:t xml:space="preserve"> שלא לרצון.</w:t>
      </w:r>
    </w:p>
    <w:p w:rsidR="00E9703F" w:rsidRPr="009757B9" w:rsidRDefault="00E9703F" w:rsidP="00E9703F">
      <w:pPr>
        <w:rPr>
          <w:rFonts w:cs="Guttman Vilna"/>
          <w:b/>
          <w:bCs/>
          <w:rtl/>
        </w:rPr>
      </w:pPr>
      <w:ins w:id="110149" w:author="קלוד" w:date="2026-10-11T13:11:34Z">
        <w:r>
          <w:rPr>
            <w:rFonts w:hint="cs"/>
            <w:rtl/>
          </w:rPr>
          <w:t xml:space="preserve">וא"ל:</w:t>
        </w:r>
      </w:ins>
      <w:del w:id="110150" w:author="קלוד" w:date="2026-10-11T13:11:34Z">
        <w:r w:rsidRPr="006F178A">
          <w:rPr>
            <w:rFonts w:hint="cs"/>
            <w:rtl/>
          </w:rPr>
          <w:delText xml:space="preserve">ו</w:delText>
        </w:r>
        <w:r w:rsidRPr="006F178A">
          <w:rPr>
            <w:rtl/>
          </w:rPr>
          <w:delText xml:space="preserve">א"ל</w:delText>
        </w:r>
      </w:del>
      <w:r w:rsidRPr="006F178A">
        <w:rPr>
          <w:rtl/>
        </w:rPr>
        <w:t xml:space="preserve"> </w:t>
      </w:r>
      <w:ins w:id="110147" w:author="קלוד" w:date="2026-10-11T13:11:34Z">
        <w:r>
          <w:rPr>
            <w:rtl/>
          </w:rPr>
          <w:t xml:space="preserve">דווקא</w:t>
        </w:r>
      </w:ins>
      <w:del w:id="110148" w:author="קלוד" w:date="2026-10-11T13:11:34Z">
        <w:r w:rsidRPr="006F178A">
          <w:rPr>
            <w:rtl/>
          </w:rPr>
          <w:delText xml:space="preserve">דדוקא</w:delText>
        </w:r>
      </w:del>
      <w:r w:rsidRPr="006F178A">
        <w:rPr>
          <w:rtl/>
        </w:rPr>
        <w:t xml:space="preserve"> </w:t>
      </w:r>
      <w:ins w:id="110145" w:author="קלוד" w:date="2026-10-11T13:11:34Z">
        <w:r>
          <w:rPr>
            <w:rtl/>
          </w:rPr>
          <w:t xml:space="preserve">באשה,</w:t>
        </w:r>
      </w:ins>
      <w:del w:id="110146" w:author="קלוד" w:date="2026-10-11T13:11:34Z">
        <w:r w:rsidRPr="006F178A">
          <w:rPr>
            <w:rtl/>
          </w:rPr>
          <w:delText xml:space="preserve">באשה</w:delText>
        </w:r>
      </w:del>
      <w:r w:rsidRPr="006F178A">
        <w:rPr>
          <w:rtl/>
        </w:rPr>
        <w:t xml:space="preserve"> </w:t>
      </w:r>
      <w:ins w:id="110143" w:author="קלוד" w:date="2026-10-11T13:11:34Z">
        <w:r>
          <w:rPr>
            <w:rtl/>
          </w:rPr>
          <w:t xml:space="preserve">שדם</w:t>
        </w:r>
      </w:ins>
      <w:del w:id="110144" w:author="קלוד" w:date="2026-10-11T13:11:34Z">
        <w:r w:rsidRPr="006F178A">
          <w:rPr>
            <w:rtl/>
          </w:rPr>
          <w:delText xml:space="preserve">דדם</w:delText>
        </w:r>
      </w:del>
      <w:r w:rsidRPr="006F178A">
        <w:rPr>
          <w:rtl/>
        </w:rPr>
        <w:t xml:space="preserve"> מגפתה </w:t>
      </w:r>
      <w:ins w:id="110141" w:author="קלוד" w:date="2026-10-11T13:11:34Z">
        <w:r>
          <w:rPr>
            <w:rtl/>
          </w:rPr>
          <w:t xml:space="preserve">טמא,</w:t>
        </w:r>
      </w:ins>
      <w:del w:id="110142" w:author="קלוד" w:date="2026-10-11T13:11:34Z">
        <w:r w:rsidRPr="006F178A">
          <w:rPr>
            <w:rtl/>
          </w:rPr>
          <w:delText xml:space="preserve">טמא</w:delText>
        </w:r>
      </w:del>
      <w:r w:rsidRPr="006F178A">
        <w:rPr>
          <w:rtl/>
        </w:rPr>
        <w:t xml:space="preserve"> לכן </w:t>
      </w:r>
      <w:ins w:id="110139" w:author="קלוד" w:date="2026-10-11T13:11:34Z">
        <w:r>
          <w:rPr>
            <w:rStyle w:val="afffffe"/>
            <w:rtl/>
          </w:rPr>
          <w:t xml:space="preserve">חלבה</w:t>
        </w:r>
        <w:r>
          <w:rPr>
            <w:rtl/>
          </w:rPr>
          <w:t xml:space="preserve"> טמא,</w:t>
        </w:r>
      </w:ins>
      <w:del w:id="110140" w:author="קלוד" w:date="2026-10-11T13:11:34Z">
        <w:r w:rsidRPr="006F178A">
          <w:rPr>
            <w:rtl/>
          </w:rPr>
          <w:delText xml:space="preserve">טמא</w:delText>
        </w:r>
      </w:del>
      <w:r w:rsidRPr="006F178A">
        <w:rPr>
          <w:rtl/>
        </w:rPr>
        <w:t xml:space="preserve"> </w:t>
      </w:r>
      <w:r w:rsidRPr="006F178A">
        <w:rPr>
          <w:rtl/>
        </w:rPr>
        <w:t xml:space="preserve">משא"כ</w:t>
      </w:r>
      <w:r w:rsidRPr="006F178A">
        <w:rPr>
          <w:rtl/>
        </w:rPr>
        <w:t xml:space="preserve"> בדם בהמה.</w:t>
      </w:r>
    </w:p>
    <w:p w:rsidR="00E9703F" w:rsidRPr="009757B9" w:rsidRDefault="00E9703F" w:rsidP="00E9703F">
      <w:pPr>
        <w:rPr>
          <w:rFonts w:cs="Guttman Vilna"/>
          <w:b/>
          <w:bCs/>
          <w:rtl/>
        </w:rPr>
      </w:pPr>
      <w:r w:rsidRPr="006F178A">
        <w:rPr>
          <w:rtl/>
        </w:rPr>
        <w:t xml:space="preserve">א"ל</w:t>
      </w:r>
      <w:r w:rsidRPr="006F178A">
        <w:rPr>
          <w:rtl/>
        </w:rPr>
        <w:t xml:space="preserve"> </w:t>
      </w:r>
      <w:r w:rsidRPr="006F178A">
        <w:rPr>
          <w:rStyle w:val="2fb"/>
          <w:rtl/>
        </w:rPr>
        <w:t xml:space="preserve">ר"ע</w:t>
      </w:r>
      <w:r w:rsidRPr="006F178A">
        <w:rPr>
          <w:rtl/>
        </w:rPr>
        <w:t xml:space="preserve"> מחמיר אני בחלב מבדם, שהחולב לרפואה - טמא, והמקיז לרפואה - טהור.</w:t>
      </w:r>
    </w:p>
    <w:p w:rsidR="00E9703F" w:rsidRPr="006F178A" w:rsidRDefault="00E9703F" w:rsidP="00E9703F">
      <w:pPr>
        <w:rPr>
          <w:rtl/>
        </w:rPr>
      </w:pPr>
      <w:r w:rsidRPr="006F178A">
        <w:rPr>
          <w:rFonts w:ascii="Fb Fontext" w:hAnsi="Fb Fontext"/>
          <w:sz w:val="20"/>
          <w:rtl/>
        </w:rPr>
        <w:t xml:space="preserve">א"ל</w:t>
      </w:r>
      <w:r w:rsidRPr="006F178A">
        <w:rPr>
          <w:rFonts w:ascii="Fb Fontext" w:hAnsi="Fb Fontext"/>
          <w:sz w:val="20"/>
          <w:rtl/>
        </w:rPr>
        <w:t xml:space="preserve"> סלי זיתים וענבים יוכיחו, שהמשקין היוצאין מהן לרצון - טמאין, שלא לרצון - טהורים.</w:t>
      </w:r>
    </w:p>
    <w:p w:rsidR="00E9703F" w:rsidRPr="006F178A" w:rsidRDefault="00E9703F" w:rsidP="00E9703F">
      <w:pPr>
        <w:rPr>
          <w:rtl/>
        </w:rPr>
      </w:pPr>
      <w:ins w:id="110157" w:author="קלוד" w:date="2026-10-11T13:11:34Z">
        <w:r>
          <w:rPr>
            <w:rFonts w:ascii="Fb Fontext" w:hAnsi="Fb Fontext" w:hint="cs"/>
            <w:rtl/>
          </w:rPr>
          <w:t xml:space="preserve">והקושייה:</w:t>
        </w:r>
      </w:ins>
      <w:del w:id="110158" w:author="קלוד" w:date="2026-10-11T13:11:34Z">
        <w:r w:rsidRPr="006F178A">
          <w:rPr>
            <w:rFonts w:ascii="Fb Fontext" w:hAnsi="Fb Fontext" w:hint="cs"/>
            <w:rtl/>
          </w:rPr>
          <w:delText xml:space="preserve">ו</w:delText>
        </w:r>
        <w:r w:rsidRPr="006F178A">
          <w:rPr>
            <w:rFonts w:ascii="Fb Fontext" w:hAnsi="Fb Fontext"/>
            <w:rtl/>
          </w:rPr>
          <w:delText xml:space="preserve">הקושייה</w:delText>
        </w:r>
        <w:r w:rsidRPr="006F178A">
          <w:rPr>
            <w:rFonts w:ascii="Fb Fontext" w:hAnsi="Fb Fontext" w:hint="cs"/>
            <w:rtl/>
          </w:rPr>
          <w:delText xml:space="preserve"> היא </w:delText>
        </w:r>
        <w:r>
          <w:rPr>
            <w:rFonts w:ascii="Fb Fontext" w:hAnsi="Fb Fontext" w:hint="cs"/>
            <w:rtl/>
          </w:rPr>
          <w:delText xml:space="preserve">דמה</w:delText>
        </w:r>
        <w:r w:rsidRPr="006F178A">
          <w:rPr>
            <w:rFonts w:ascii="Fb Fontext" w:hAnsi="Fb Fontext"/>
            <w:rtl/>
          </w:rPr>
          <w:delText xml:space="preserve"> </w:delText>
        </w:r>
        <w:r>
          <w:rPr>
            <w:rFonts w:ascii="Fb Fontext" w:hAnsi="Fb Fontext"/>
            <w:rtl/>
          </w:rPr>
          <w:delText xml:space="preserve">לא</w:delText>
        </w:r>
      </w:del>
      <w:ins w:id="93819" w:author="מנוע מכני" w:date="2026-10-11T12:04:39Z"/>
      <w:del w:id="93820" w:author="מנוע מכני" w:date="2026-10-11T12:04:39Z">
        <w:r w:rsidRPr="006F178A">
          <w:rPr>
            <w:rFonts w:ascii="Fb Fontext" w:hAnsi="Fb Fontext" w:hint="cs"/>
            <w:rtl/>
          </w:rPr>
          <w:delText xml:space="preserve">ד</w:delText>
        </w:r>
        <w:r w:rsidRPr="006F178A">
          <w:rPr>
            <w:rFonts w:ascii="Fb Fontext" w:hAnsi="Fb Fontext"/>
            <w:rtl/>
          </w:rPr>
          <w:delText xml:space="preserve">מאי</w:delText>
        </w:r>
      </w:del>
      <w:ins w:id="91955" w:author="מנוע מכני" w:date="2026-10-11T12:04:39Z"/>
      <w:del w:id="91956" w:author="מנוע מכני" w:date="2026-10-11T12:04:39Z">
        <w:r w:rsidRPr="006F178A">
          <w:rPr>
            <w:rFonts w:ascii="Fb Fontext" w:hAnsi="Fb Fontext"/>
            <w:rtl/>
          </w:rPr>
          <w:delText xml:space="preserve">לאו</w:delText>
        </w:r>
      </w:del>
      <w:r w:rsidRPr="006F178A">
        <w:rPr>
          <w:rFonts w:ascii="Fb Fontext" w:hAnsi="Fb Fontext"/>
          <w:rtl/>
        </w:rPr>
        <w:t xml:space="preserve"> לרצון - </w:t>
      </w:r>
      <w:ins w:id="110155" w:author="קלוד" w:date="2026-10-11T13:11:34Z">
        <w:r>
          <w:rPr>
            <w:rFonts w:ascii="Fb Fontext" w:hAnsi="Fb Fontext"/>
            <w:rtl/>
          </w:rPr>
          <w:t xml:space="preserve">שנוח</w:t>
        </w:r>
      </w:ins>
      <w:del w:id="110156" w:author="קלוד" w:date="2026-10-11T13:11:34Z">
        <w:r w:rsidRPr="006F178A">
          <w:rPr>
            <w:rFonts w:ascii="Fb Fontext" w:hAnsi="Fb Fontext"/>
            <w:rtl/>
          </w:rPr>
          <w:delText xml:space="preserve">דניחא</w:delText>
        </w:r>
      </w:del>
      <w:r w:rsidRPr="006F178A">
        <w:rPr>
          <w:rFonts w:ascii="Fb Fontext" w:hAnsi="Fb Fontext"/>
          <w:rtl/>
        </w:rPr>
        <w:t xml:space="preserve"> </w:t>
      </w:r>
      <w:ins w:id="93817" w:author="מנוע מכני" w:date="2026-10-11T12:04:39Z">
        <w:r>
          <w:rPr>
            <w:rFonts w:ascii="Fb Fontext" w:hAnsi="Fb Fontext"/>
            <w:rtl/>
          </w:rPr>
          <w:t xml:space="preserve">לו</w:t>
        </w:r>
      </w:ins>
      <w:del w:id="93818" w:author="מנוע מכני" w:date="2026-10-11T12:04:39Z">
        <w:r w:rsidRPr="006F178A">
          <w:rPr>
            <w:rFonts w:ascii="Fb Fontext" w:hAnsi="Fb Fontext"/>
            <w:rtl/>
          </w:rPr>
          <w:delText xml:space="preserve">ליה</w:delText>
        </w:r>
      </w:del>
      <w:r w:rsidRPr="006F178A">
        <w:rPr>
          <w:rFonts w:ascii="Fb Fontext" w:hAnsi="Fb Fontext"/>
          <w:rtl/>
        </w:rPr>
        <w:t xml:space="preserve">, שלא </w:t>
      </w:r>
      <w:ins w:id="110153" w:author="קלוד" w:date="2026-10-11T13:11:34Z">
        <w:r>
          <w:rPr>
            <w:rFonts w:ascii="Fb Fontext" w:hAnsi="Fb Fontext"/>
            <w:rtl/>
          </w:rPr>
          <w:t xml:space="preserve">לרצון</w:t>
        </w:r>
      </w:ins>
      <w:del w:id="110154" w:author="קלוד" w:date="2026-10-11T13:11:34Z">
        <w:r w:rsidRPr="006F178A">
          <w:rPr>
            <w:rFonts w:ascii="Fb Fontext" w:hAnsi="Fb Fontext"/>
            <w:rtl/>
          </w:rPr>
          <w:delText xml:space="preserve">לרצון,</w:delText>
        </w:r>
      </w:del>
      <w:r w:rsidRPr="006F178A">
        <w:rPr>
          <w:rFonts w:ascii="Fb Fontext" w:hAnsi="Fb Fontext"/>
          <w:rtl/>
        </w:rPr>
        <w:t xml:space="preserve"> </w:t>
      </w:r>
      <w:ins w:id="110151" w:author="קלוד" w:date="2026-10-11T13:11:34Z">
        <w:r>
          <w:rPr>
            <w:rFonts w:ascii="Fb Fontext" w:hAnsi="Fb Fontext"/>
            <w:rtl/>
          </w:rPr>
          <w:t xml:space="preserve">- בסתם.</w:t>
        </w:r>
      </w:ins>
      <w:del w:id="110152" w:author="קלוד" w:date="2026-10-11T13:11:34Z">
        <w:r w:rsidRPr="006F178A">
          <w:rPr>
            <w:rFonts w:ascii="Fb Fontext" w:hAnsi="Fb Fontext"/>
            <w:rtl/>
          </w:rPr>
          <w:delText xml:space="preserve">בסתמא.</w:delText>
        </w:r>
      </w:del>
    </w:p>
    <w:p w:rsidR="00E9703F" w:rsidRPr="006061D7" w:rsidRDefault="00E9703F" w:rsidP="00E9703F">
      <w:pPr>
        <w:rPr>
          <w:rtl/>
        </w:rPr>
      </w:pPr>
      <w:r w:rsidRPr="006061D7">
        <w:rPr>
          <w:rtl/>
        </w:rPr>
        <w:t xml:space="preserve">וא"כ אם בזיתים </w:t>
      </w:r>
      <w:ins w:id="110173" w:author="קלוד" w:date="2026-10-11T13:11:34Z">
        <w:r>
          <w:rPr>
            <w:rtl/>
          </w:rPr>
          <w:t xml:space="preserve">וענבים,</w:t>
        </w:r>
      </w:ins>
      <w:del w:id="110174" w:author="קלוד" w:date="2026-10-11T13:11:34Z">
        <w:r w:rsidRPr="006061D7">
          <w:rPr>
            <w:rtl/>
          </w:rPr>
          <w:delText xml:space="preserve">וענבים</w:delText>
        </w:r>
      </w:del>
      <w:r w:rsidRPr="006061D7">
        <w:rPr>
          <w:rtl/>
        </w:rPr>
        <w:t xml:space="preserve"> </w:t>
      </w:r>
      <w:ins w:id="110171" w:author="קלוד" w:date="2026-10-11T13:11:34Z">
        <w:r>
          <w:rPr>
            <w:rtl/>
          </w:rPr>
          <w:t xml:space="preserve">שעומדים</w:t>
        </w:r>
      </w:ins>
      <w:del w:id="110172" w:author="קלוד" w:date="2026-10-11T13:11:34Z">
        <w:r w:rsidRPr="006061D7">
          <w:rPr>
            <w:rtl/>
          </w:rPr>
          <w:delText xml:space="preserve">דבני</w:delText>
        </w:r>
      </w:del>
      <w:r w:rsidRPr="006061D7">
        <w:rPr>
          <w:rtl/>
        </w:rPr>
        <w:t xml:space="preserve"> </w:t>
      </w:r>
      <w:ins w:id="110169" w:author="קלוד" w:date="2026-10-11T13:11:34Z">
        <w:r>
          <w:rPr>
            <w:rtl/>
          </w:rPr>
          <w:t xml:space="preserve">לסחיטה,</w:t>
        </w:r>
      </w:ins>
      <w:del w:id="110170" w:author="קלוד" w:date="2026-10-11T13:11:34Z">
        <w:r w:rsidRPr="006061D7">
          <w:rPr>
            <w:rtl/>
          </w:rPr>
          <w:delText xml:space="preserve">סחיטה</w:delText>
        </w:r>
      </w:del>
      <w:r w:rsidRPr="006061D7">
        <w:rPr>
          <w:rtl/>
        </w:rPr>
        <w:t xml:space="preserve"> </w:t>
      </w:r>
      <w:ins w:id="91957" w:author="מנוע מכני" w:date="2026-10-11T12:04:39Z">
        <w:ins w:id="110167" w:author="קלוד" w:date="2026-10-11T13:11:34Z">
          <w:r>
            <w:rPr>
              <w:rtl/>
            </w:rPr>
            <w:t xml:space="preserve">שלא</w:t>
          </w:r>
        </w:ins>
        <w:del w:id="110168" w:author="קלוד" w:date="2026-10-11T13:11:34Z">
          <w:r>
            <w:rPr>
              <w:rtl/>
            </w:rPr>
            <w:delText xml:space="preserve">לא</w:delText>
          </w:r>
        </w:del>
      </w:ins>
      <w:del w:id="91958" w:author="מנוע מכני" w:date="2026-10-11T12:04:39Z">
        <w:r w:rsidRPr="006061D7">
          <w:rPr>
            <w:rtl/>
          </w:rPr>
          <w:delText xml:space="preserve">לאו</w:delText>
        </w:r>
      </w:del>
      <w:r w:rsidRPr="006061D7">
        <w:rPr>
          <w:rtl/>
        </w:rPr>
        <w:t xml:space="preserve"> </w:t>
      </w:r>
      <w:ins w:id="110165" w:author="קלוד" w:date="2026-10-11T13:11:34Z">
        <w:r>
          <w:rPr>
            <w:rtl/>
          </w:rPr>
          <w:t xml:space="preserve">לרצון</w:t>
        </w:r>
      </w:ins>
      <w:del w:id="110166" w:author="קלוד" w:date="2026-10-11T13:11:34Z">
        <w:r w:rsidRPr="006061D7">
          <w:rPr>
            <w:rtl/>
          </w:rPr>
          <w:delText xml:space="preserve">משקין</w:delText>
        </w:r>
      </w:del>
      <w:r w:rsidRPr="006061D7">
        <w:rPr>
          <w:rtl/>
        </w:rPr>
        <w:t xml:space="preserve"> </w:t>
      </w:r>
      <w:ins w:id="110163" w:author="קלוד" w:date="2026-10-11T13:11:34Z">
        <w:r>
          <w:rPr>
            <w:rtl/>
          </w:rPr>
          <w:t xml:space="preserve">אינו משקה,</w:t>
        </w:r>
      </w:ins>
      <w:del w:id="110164" w:author="קלוד" w:date="2026-10-11T13:11:34Z">
        <w:r w:rsidRPr="006061D7">
          <w:rPr>
            <w:rtl/>
          </w:rPr>
          <w:delText xml:space="preserve">הוא</w:delText>
        </w:r>
      </w:del>
      <w:r w:rsidRPr="006061D7">
        <w:rPr>
          <w:rtl/>
        </w:rPr>
        <w:t xml:space="preserve"> </w:t>
      </w:r>
      <w:r w:rsidRPr="006061D7">
        <w:rPr>
          <w:rtl/>
        </w:rPr>
        <w:t xml:space="preserve">כ"ש</w:t>
      </w:r>
      <w:r w:rsidRPr="006061D7">
        <w:rPr>
          <w:rtl/>
        </w:rPr>
        <w:t xml:space="preserve"> תותים ורימונים </w:t>
      </w:r>
      <w:ins w:id="110161" w:author="קלוד" w:date="2026-10-11T13:11:34Z">
        <w:r>
          <w:rPr>
            <w:rStyle w:val="afffffe"/>
            <w:rtl/>
          </w:rPr>
          <w:t xml:space="preserve">שאינם</w:t>
        </w:r>
      </w:ins>
      <w:del w:id="110162" w:author="קלוד" w:date="2026-10-11T13:11:34Z">
        <w:r w:rsidRPr="006061D7">
          <w:rPr>
            <w:rtl/>
          </w:rPr>
          <w:delText xml:space="preserve">בשלא</w:delText>
        </w:r>
      </w:del>
      <w:r w:rsidRPr="006061D7">
        <w:rPr>
          <w:rtl/>
        </w:rPr>
        <w:t xml:space="preserve"> </w:t>
      </w:r>
      <w:ins w:id="110159" w:author="קלוד" w:date="2026-10-11T13:11:34Z">
        <w:r>
          <w:rPr>
            <w:rStyle w:val="afffffe"/>
            <w:rtl/>
          </w:rPr>
          <w:t xml:space="preserve">לסחיטה</w:t>
        </w:r>
      </w:ins>
      <w:del w:id="110160" w:author="קלוד" w:date="2026-10-11T13:11:34Z">
        <w:r w:rsidRPr="006061D7">
          <w:rPr>
            <w:rtl/>
          </w:rPr>
          <w:delText xml:space="preserve">לרצון</w:delText>
        </w:r>
      </w:del>
      <w:r w:rsidRPr="006061D7">
        <w:rPr>
          <w:rtl/>
        </w:rPr>
        <w:t xml:space="preserve"> שלא יהו כמשקין.</w:t>
      </w:r>
    </w:p>
    <w:p w:rsidR="00E9703F" w:rsidRPr="006F178A" w:rsidRDefault="00E9703F" w:rsidP="00E9703F">
      <w:pPr>
        <w:rPr>
          <w:rtl/>
        </w:rPr>
      </w:pPr>
      <w:ins w:id="110187" w:author="קלוד" w:date="2026-10-11T13:11:34Z">
        <w:r>
          <w:rPr>
            <w:rFonts w:ascii="Fb Fontext" w:hAnsi="Fb Fontext"/>
            <w:rtl/>
          </w:rPr>
          <w:t xml:space="preserve">היישוב:</w:t>
        </w:r>
      </w:ins>
      <w:del w:id="110188" w:author="קלוד" w:date="2026-10-11T13:11:34Z">
        <w:r w:rsidRPr="006F178A">
          <w:rPr>
            <w:rFonts w:ascii="Fb Fontext" w:hAnsi="Fb Fontext"/>
            <w:rtl/>
          </w:rPr>
          <w:delText xml:space="preserve">היישוב</w:delText>
        </w:r>
      </w:del>
      <w:r w:rsidRPr="006F178A">
        <w:rPr>
          <w:rFonts w:ascii="Fb Fontext" w:hAnsi="Fb Fontext" w:hint="cs"/>
          <w:rtl/>
        </w:rPr>
        <w:t xml:space="preserve"> </w:t>
      </w:r>
      <w:ins w:id="110185" w:author="קלוד" w:date="2026-10-11T13:11:34Z">
        <w:r>
          <w:rPr>
            <w:rFonts w:ascii="Fb Fontext" w:hAnsi="Fb Fontext" w:hint="cs"/>
            <w:rtl/>
          </w:rPr>
          <w:t xml:space="preserve">לרצון</w:t>
        </w:r>
      </w:ins>
      <w:del w:id="110186" w:author="קלוד" w:date="2026-10-11T13:11:34Z">
        <w:r w:rsidRPr="006F178A">
          <w:rPr>
            <w:rFonts w:ascii="Fb Fontext" w:hAnsi="Fb Fontext" w:hint="cs"/>
            <w:rtl/>
          </w:rPr>
          <w:delText xml:space="preserve">הוא דבהכרח ד</w:delText>
        </w:r>
        <w:r w:rsidRPr="006F178A">
          <w:rPr>
            <w:rFonts w:ascii="Fb Fontext" w:hAnsi="Fb Fontext"/>
            <w:rtl/>
          </w:rPr>
          <w:delText xml:space="preserve">לרצון</w:delText>
        </w:r>
      </w:del>
      <w:r w:rsidRPr="006F178A">
        <w:rPr>
          <w:rFonts w:ascii="Fb Fontext" w:hAnsi="Fb Fontext"/>
          <w:rtl/>
        </w:rPr>
        <w:t xml:space="preserve"> - </w:t>
      </w:r>
      <w:ins w:id="110183" w:author="קלוד" w:date="2026-10-11T13:11:34Z">
        <w:r>
          <w:rPr>
            <w:rFonts w:ascii="Fb Fontext" w:hAnsi="Fb Fontext"/>
            <w:rtl/>
          </w:rPr>
          <w:t xml:space="preserve">אף בסתם,</w:t>
        </w:r>
      </w:ins>
      <w:del w:id="110184" w:author="קלוד" w:date="2026-10-11T13:11:34Z">
        <w:r w:rsidRPr="006F178A">
          <w:rPr>
            <w:rFonts w:ascii="Fb Fontext" w:hAnsi="Fb Fontext"/>
            <w:rtl/>
          </w:rPr>
          <w:delText xml:space="preserve">בסתמא,</w:delText>
        </w:r>
      </w:del>
      <w:r w:rsidRPr="006F178A">
        <w:rPr>
          <w:rFonts w:ascii="Fb Fontext" w:hAnsi="Fb Fontext"/>
          <w:rtl/>
        </w:rPr>
        <w:t xml:space="preserve"> שלא לרצון - </w:t>
      </w:r>
      <w:ins w:id="110181" w:author="קלוד" w:date="2026-10-11T13:11:34Z">
        <w:r>
          <w:rPr>
            <w:rFonts w:ascii="Fb Fontext" w:hAnsi="Fb Fontext"/>
            <w:rtl/>
          </w:rPr>
          <w:t xml:space="preserve">שגילה</w:t>
        </w:r>
      </w:ins>
      <w:del w:id="110182" w:author="קלוד" w:date="2026-10-11T13:11:34Z">
        <w:r w:rsidRPr="006F178A">
          <w:rPr>
            <w:rFonts w:ascii="Fb Fontext" w:hAnsi="Fb Fontext"/>
            <w:rtl/>
          </w:rPr>
          <w:delText xml:space="preserve">דגלי</w:delText>
        </w:r>
      </w:del>
      <w:r w:rsidRPr="006F178A">
        <w:rPr>
          <w:rFonts w:ascii="Fb Fontext" w:hAnsi="Fb Fontext"/>
          <w:rtl/>
        </w:rPr>
        <w:t xml:space="preserve"> </w:t>
      </w:r>
      <w:ins w:id="110179" w:author="קלוד" w:date="2026-10-11T13:11:34Z">
        <w:r>
          <w:rPr>
            <w:rFonts w:ascii="Fb Fontext" w:hAnsi="Fb Fontext"/>
            <w:rtl/>
          </w:rPr>
          <w:t xml:space="preserve">דעתו</w:t>
        </w:r>
      </w:ins>
      <w:del w:id="110180" w:author="קלוד" w:date="2026-10-11T13:11:34Z">
        <w:r w:rsidRPr="006F178A">
          <w:rPr>
            <w:rFonts w:ascii="Fb Fontext" w:hAnsi="Fb Fontext"/>
            <w:rtl/>
          </w:rPr>
          <w:delText xml:space="preserve">אדעתיה,</w:delText>
        </w:r>
      </w:del>
      <w:r w:rsidRPr="006F178A">
        <w:rPr>
          <w:rFonts w:ascii="Fb Fontext" w:hAnsi="Fb Fontext"/>
          <w:rtl/>
        </w:rPr>
        <w:t xml:space="preserve"> </w:t>
      </w:r>
      <w:ins w:id="110177" w:author="קלוד" w:date="2026-10-11T13:11:34Z">
        <w:r>
          <w:rPr>
            <w:rFonts w:ascii="Fb Fontext" w:hAnsi="Fb Fontext"/>
            <w:rtl/>
          </w:rPr>
          <w:t xml:space="preserve">ואמר:</w:t>
        </w:r>
      </w:ins>
      <w:del w:id="110178" w:author="קלוד" w:date="2026-10-11T13:11:34Z">
        <w:r w:rsidRPr="006F178A">
          <w:rPr>
            <w:rFonts w:ascii="Fb Fontext" w:hAnsi="Fb Fontext"/>
            <w:rtl/>
          </w:rPr>
          <w:delText xml:space="preserve">דאמר</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w:t>
      </w:r>
      <w:ins w:id="110175" w:author="קלוד" w:date="2026-10-11T13:11:34Z">
        <w:r>
          <w:rPr>
            <w:rFonts w:ascii="Fb Fontext" w:hAnsi="Fb Fontext"/>
            <w:rtl/>
          </w:rPr>
          <w:t xml:space="preserve">נוח</w:t>
        </w:r>
      </w:ins>
      <w:del w:id="110176" w:author="קלוד" w:date="2026-10-11T13:11:34Z">
        <w:r w:rsidRPr="006F178A">
          <w:rPr>
            <w:rFonts w:ascii="Fb Fontext" w:hAnsi="Fb Fontext"/>
            <w:rtl/>
          </w:rPr>
          <w:delText xml:space="preserve">ניחא</w:delText>
        </w:r>
      </w:del>
      <w:r w:rsidRPr="006F178A">
        <w:rPr>
          <w:rFonts w:ascii="Fb Fontext" w:hAnsi="Fb Fontext"/>
          <w:rtl/>
        </w:rPr>
        <w:t xml:space="preserve"> לי.</w:t>
      </w:r>
    </w:p>
    <w:p w:rsidR="00E9703F" w:rsidRPr="006F178A" w:rsidRDefault="00E9703F" w:rsidP="00E9703F">
      <w:pPr>
        <w:rPr>
          <w:rtl/>
        </w:rPr>
      </w:pPr>
      <w:r w:rsidRPr="006F178A">
        <w:rPr>
          <w:rStyle w:val="afffe"/>
          <w:rFonts w:ascii="Fb Fontext" w:hAnsi="Fb Fontext" w:hint="cs"/>
          <w:b/>
          <w:sz w:val="20"/>
          <w:rtl/>
        </w:rPr>
        <w:t>ב.</w:t>
      </w:r>
      <w:r w:rsidRPr="006F178A">
        <w:rPr>
          <w:rStyle w:val="afffe"/>
          <w:rFonts w:ascii="Fb Fontext" w:hAnsi="Fb Fontext" w:hint="cs"/>
          <w:sz w:val="20"/>
          <w:rtl/>
        </w:rPr>
        <w:t xml:space="preserve"> </w:t>
      </w:r>
      <w:ins w:id="110199" w:author="קלוד" w:date="2026-10-11T13:11:34Z">
        <w:r>
          <w:rPr>
            <w:rFonts w:ascii="Fb Fontext" w:hAnsi="Fb Fontext"/>
            <w:sz w:val="20"/>
            <w:rtl/>
          </w:rPr>
          <w:t xml:space="preserve">שונים</w:t>
        </w:r>
      </w:ins>
      <w:del w:id="110200" w:author="קלוד" w:date="2026-10-11T13:11:34Z">
        <w:r w:rsidRPr="006F178A">
          <w:rPr>
            <w:rFonts w:ascii="Fb Fontext" w:hAnsi="Fb Fontext"/>
            <w:sz w:val="20"/>
            <w:rtl/>
          </w:rPr>
          <w:delText xml:space="preserve">שאני</w:delText>
        </w:r>
      </w:del>
      <w:r w:rsidRPr="006F178A">
        <w:rPr>
          <w:rFonts w:ascii="Fb Fontext" w:hAnsi="Fb Fontext"/>
          <w:sz w:val="20"/>
          <w:rtl/>
        </w:rPr>
        <w:t xml:space="preserve"> סלי זיתים וענבים, </w:t>
      </w:r>
      <w:ins w:id="110197" w:author="קלוד" w:date="2026-10-11T13:11:34Z">
        <w:r>
          <w:rPr>
            <w:rFonts w:ascii="Fb Fontext" w:hAnsi="Fb Fontext"/>
            <w:sz w:val="20"/>
            <w:rtl/>
          </w:rPr>
          <w:t xml:space="preserve">שעומדים</w:t>
        </w:r>
      </w:ins>
      <w:del w:id="110198" w:author="קלוד" w:date="2026-10-11T13:11:34Z">
        <w:r w:rsidRPr="006F178A">
          <w:rPr>
            <w:rFonts w:ascii="Fb Fontext" w:hAnsi="Fb Fontext"/>
            <w:sz w:val="20"/>
            <w:rtl/>
          </w:rPr>
          <w:delText xml:space="preserve">דלאיבוד</w:delText>
        </w:r>
      </w:del>
      <w:r w:rsidRPr="006F178A">
        <w:rPr>
          <w:rFonts w:ascii="Fb Fontext" w:hAnsi="Fb Fontext"/>
          <w:sz w:val="20"/>
          <w:rtl/>
        </w:rPr>
        <w:t xml:space="preserve"> </w:t>
      </w:r>
      <w:ins w:id="110195" w:author="קלוד" w:date="2026-10-11T13:11:34Z">
        <w:r>
          <w:rPr>
            <w:rFonts w:ascii="Fb Fontext" w:hAnsi="Fb Fontext"/>
            <w:sz w:val="20"/>
            <w:rtl/>
          </w:rPr>
          <w:t xml:space="preserve">לאיבוד</w:t>
        </w:r>
      </w:ins>
      <w:del w:id="110196" w:author="קלוד" w:date="2026-10-11T13:11:34Z">
        <w:r w:rsidRPr="006F178A">
          <w:rPr>
            <w:rFonts w:ascii="Fb Fontext" w:hAnsi="Fb Fontext"/>
            <w:sz w:val="20"/>
            <w:rtl/>
          </w:rPr>
          <w:delText xml:space="preserve">קיימי</w:delText>
        </w:r>
      </w:del>
      <w:r w:rsidRPr="006F178A">
        <w:rPr>
          <w:rFonts w:ascii="Fb Fontext" w:hAnsi="Fb Fontext"/>
          <w:sz w:val="20"/>
          <w:rtl/>
        </w:rPr>
        <w:t xml:space="preserve"> - </w:t>
      </w:r>
      <w:ins w:id="96253" w:author="מנוע מכני" w:date="2026-10-11T12:04:39Z">
        <w:ins w:id="110193" w:author="קלוד" w:date="2026-10-11T13:11:34Z">
          <w:r>
            <w:rPr>
              <w:rFonts w:ascii="Fb Fontext" w:hAnsi="Fb Fontext"/>
              <w:sz w:val="20"/>
              <w:rtl/>
            </w:rPr>
            <w:t xml:space="preserve">ומתחילה</w:t>
          </w:r>
        </w:ins>
        <w:del w:id="110194" w:author="קלוד" w:date="2026-10-11T13:11:34Z">
          <w:r>
            <w:rPr>
              <w:rFonts w:ascii="Fb Fontext" w:hAnsi="Fb Fontext"/>
              <w:sz w:val="20"/>
              <w:rtl/>
            </w:rPr>
            <w:delText xml:space="preserve">מתחילה</w:delText>
          </w:r>
        </w:del>
      </w:ins>
      <w:del w:id="96254" w:author="מנוע מכני" w:date="2026-10-11T12:04:39Z">
        <w:r w:rsidRPr="006F178A">
          <w:rPr>
            <w:rFonts w:ascii="Fb Fontext" w:hAnsi="Fb Fontext"/>
            <w:sz w:val="20"/>
            <w:rtl/>
          </w:rPr>
          <w:delText xml:space="preserve">מעיקרא</w:delText>
        </w:r>
      </w:del>
      <w:r w:rsidRPr="006F178A">
        <w:rPr>
          <w:rFonts w:ascii="Fb Fontext" w:hAnsi="Fb Fontext"/>
          <w:sz w:val="20"/>
          <w:rtl/>
        </w:rPr>
        <w:t xml:space="preserve"> </w:t>
      </w:r>
      <w:ins w:id="110191" w:author="קלוד" w:date="2026-10-11T13:11:34Z">
        <w:r>
          <w:rPr>
            <w:rFonts w:ascii="Fb Fontext" w:hAnsi="Fb Fontext"/>
            <w:sz w:val="20"/>
            <w:rtl/>
          </w:rPr>
          <w:t xml:space="preserve">מפקיר</w:t>
        </w:r>
      </w:ins>
      <w:del w:id="110192" w:author="קלוד" w:date="2026-10-11T13:11:34Z">
        <w:r w:rsidRPr="006F178A">
          <w:rPr>
            <w:rFonts w:ascii="Fb Fontext" w:hAnsi="Fb Fontext"/>
            <w:sz w:val="20"/>
            <w:rtl/>
          </w:rPr>
          <w:delText xml:space="preserve">אפקורי</w:delText>
        </w:r>
      </w:del>
      <w:r w:rsidRPr="006F178A">
        <w:rPr>
          <w:rFonts w:ascii="Fb Fontext" w:hAnsi="Fb Fontext"/>
          <w:sz w:val="20"/>
          <w:rtl/>
        </w:rPr>
        <w:t xml:space="preserve"> </w:t>
      </w:r>
      <w:ins w:id="110189" w:author="קלוד" w:date="2026-10-11T13:11:34Z">
        <w:r>
          <w:rPr>
            <w:rFonts w:ascii="Fb Fontext" w:hAnsi="Fb Fontext"/>
            <w:sz w:val="20"/>
            <w:rtl/>
          </w:rPr>
          <w:t xml:space="preserve">אותם.</w:t>
        </w:r>
      </w:ins>
      <w:del w:id="110190" w:author="קלוד" w:date="2026-10-11T13:11:34Z">
        <w:r w:rsidRPr="006F178A">
          <w:rPr>
            <w:rFonts w:ascii="Fb Fontext" w:hAnsi="Fb Fontext"/>
            <w:sz w:val="20"/>
            <w:rtl/>
          </w:rPr>
          <w:delText xml:space="preserve">מפקרי </w:delText>
        </w:r>
        <w:r>
          <w:rPr>
            <w:rFonts w:ascii="Fb Fontext" w:hAnsi="Fb Fontext"/>
            <w:sz w:val="20"/>
            <w:rtl/>
          </w:rPr>
          <w:delText xml:space="preserve">להם</w:delText>
        </w:r>
        <w:r w:rsidRPr="006F178A">
          <w:rPr>
            <w:rFonts w:ascii="Fb Fontext" w:hAnsi="Fb Fontext"/>
            <w:sz w:val="20"/>
            <w:rtl/>
          </w:rPr>
          <w:delText xml:space="preserve">.</w:delText>
        </w:r>
      </w:del>
      <w:ins w:id="94345" w:author="מנוע מכני" w:date="2026-10-11T12:04:39Z"/>
      <w:del w:id="94346" w:author="מנוע מכני" w:date="2026-10-11T12:04:39Z">
        <w:r w:rsidRPr="006F178A">
          <w:rPr>
            <w:rFonts w:ascii="Fb Fontext" w:hAnsi="Fb Fontext"/>
            <w:sz w:val="20"/>
            <w:rtl/>
          </w:rPr>
          <w:delText xml:space="preserve">להו</w:delText>
        </w:r>
      </w:del>
    </w:p>
    <w:p w:rsidR="00E9703F" w:rsidRPr="006F178A" w:rsidRDefault="00E9703F" w:rsidP="00E9703F">
      <w:pPr>
        <w:rPr>
          <w:rtl/>
        </w:rPr>
      </w:pPr>
      <w:ins w:id="110203" w:author="קלוד" w:date="2026-10-11T13:11:34Z">
        <w:r>
          <w:rPr>
            <w:rFonts w:ascii="Fb Fontext" w:hAnsi="Fb Fontext"/>
            <w:rtl/>
          </w:rPr>
          <w:t xml:space="preserve">• </w:t>
        </w:r>
        <w:r>
          <w:rPr>
            <w:rStyle w:val="afffffe"/>
            <w:rFonts w:ascii="Fb Fontext" w:hAnsi="Fb Fontext"/>
            <w:rtl/>
          </w:rPr>
          <w:t xml:space="preserve">מצאנו</w:t>
        </w:r>
      </w:ins>
      <w:del w:id="110204" w:author="קלוד" w:date="2026-10-11T13:11:34Z">
        <w:r w:rsidRPr="006F178A">
          <w:rPr>
            <w:rFonts w:ascii="Fb Fontext" w:hAnsi="Fb Fontext"/>
            <w:rtl/>
          </w:rPr>
          <w:delText xml:space="preserve">•</w:delText>
        </w:r>
      </w:del>
      <w:r w:rsidRPr="006F178A">
        <w:rPr>
          <w:rFonts w:ascii="Fb Fontext" w:hAnsi="Fb Fontext" w:hint="cs"/>
          <w:rtl/>
        </w:rPr>
        <w:t xml:space="preserve"> </w:t>
      </w:r>
      <w:r w:rsidRPr="006F178A">
        <w:rPr>
          <w:rStyle w:val="2fb"/>
          <w:rFonts w:ascii="Fb Fontext" w:hAnsi="Fb Fontext"/>
          <w:rtl/>
        </w:rPr>
        <w:t xml:space="preserve">ר"י</w:t>
      </w:r>
      <w:r w:rsidRPr="006F178A">
        <w:rPr>
          <w:rFonts w:ascii="Fb Fontext" w:hAnsi="Fb Fontext"/>
          <w:rtl/>
        </w:rPr>
        <w:t xml:space="preserve"> </w:t>
      </w:r>
      <w:ins w:id="110201" w:author="קלוד" w:date="2026-10-11T13:11:34Z">
        <w:r>
          <w:rPr>
            <w:rFonts w:ascii="Fb Fontext" w:hAnsi="Fb Fontext"/>
            <w:rtl/>
          </w:rPr>
          <w:t xml:space="preserve">שמודה</w:t>
        </w:r>
      </w:ins>
      <w:del w:id="110202" w:author="קלוד" w:date="2026-10-11T13:11:34Z">
        <w:r w:rsidRPr="006F178A">
          <w:rPr>
            <w:rFonts w:ascii="Fb Fontext" w:hAnsi="Fb Fontext"/>
            <w:rtl/>
          </w:rPr>
          <w:delText xml:space="preserve">דמודי</w:delText>
        </w:r>
      </w:del>
      <w:r w:rsidRPr="006F178A">
        <w:rPr>
          <w:rFonts w:ascii="Fb Fontext" w:hAnsi="Fb Fontext"/>
          <w:rtl/>
        </w:rPr>
        <w:t xml:space="preserve"> לרבנן בזיתים ובענבים.</w:t>
      </w:r>
    </w:p>
    <w:p w:rsidR="00E9703F" w:rsidRDefault="00E9703F" w:rsidP="00E9703F">
      <w:pPr>
        <w:rPr>
          <w:rtl/>
        </w:rPr>
      </w:pPr>
      <w:r w:rsidRPr="006F178A">
        <w:rPr>
          <w:rtl/>
        </w:rPr>
        <w:t>•</w:t>
      </w:r>
      <w:r w:rsidRPr="006F178A">
        <w:rPr>
          <w:rFonts w:hint="cs"/>
          <w:rtl/>
        </w:rPr>
        <w:t xml:space="preserve"> </w:t>
      </w:r>
      <w:ins w:id="110211" w:author="קלוד" w:date="2026-10-11T13:11:34Z">
        <w:r>
          <w:rPr>
            <w:rtl/>
          </w:rPr>
          <w:t xml:space="preserve">ורבנן</w:t>
        </w:r>
      </w:ins>
      <w:del w:id="110212" w:author="קלוד" w:date="2026-10-11T13:11:34Z">
        <w:r w:rsidRPr="006F178A">
          <w:rPr>
            <w:rtl/>
          </w:rPr>
          <w:delText xml:space="preserve">רבנן</w:delText>
        </w:r>
      </w:del>
      <w:r w:rsidRPr="006F178A">
        <w:rPr>
          <w:rtl/>
        </w:rPr>
        <w:t xml:space="preserve"> </w:t>
      </w:r>
      <w:ins w:id="110209" w:author="קלוד" w:date="2026-10-11T13:11:34Z">
        <w:r>
          <w:rPr>
            <w:rtl/>
          </w:rPr>
          <w:t xml:space="preserve">שמודים</w:t>
        </w:r>
      </w:ins>
      <w:del w:id="110210" w:author="קלוד" w:date="2026-10-11T13:11:34Z">
        <w:r w:rsidRPr="006F178A">
          <w:rPr>
            <w:rtl/>
          </w:rPr>
          <w:delText xml:space="preserve">דמודו </w:delText>
        </w:r>
        <w:r>
          <w:rPr>
            <w:rtl/>
          </w:rPr>
          <w:delText xml:space="preserve">לו</w:delText>
        </w:r>
      </w:del>
      <w:ins w:id="93821" w:author="מנוע מכני" w:date="2026-10-11T12:04:39Z"/>
      <w:del w:id="93822" w:author="מנוע מכני" w:date="2026-10-11T12:04:39Z">
        <w:r w:rsidRPr="006F178A">
          <w:rPr>
            <w:rtl/>
          </w:rPr>
          <w:delText xml:space="preserve">ליה</w:delText>
        </w:r>
      </w:del>
      <w:r w:rsidRPr="006F178A">
        <w:rPr>
          <w:rtl/>
        </w:rPr>
        <w:t xml:space="preserve"> </w:t>
      </w:r>
      <w:ins w:id="110207" w:author="קלוד" w:date="2026-10-11T13:11:34Z">
        <w:r>
          <w:rPr>
            <w:rStyle w:val="2fb"/>
            <w:rtl/>
          </w:rPr>
          <w:t xml:space="preserve">לר"י</w:t>
        </w:r>
      </w:ins>
      <w:del w:id="110208" w:author="קלוד" w:date="2026-10-11T13:11:34Z">
        <w:r w:rsidRPr="006F178A">
          <w:rPr>
            <w:rStyle w:val="2fb"/>
            <w:rtl/>
          </w:rPr>
          <w:delText xml:space="preserve">לר"י</w:delText>
        </w:r>
        <w:r w:rsidRPr="006F178A">
          <w:rPr>
            <w:rtl/>
          </w:rPr>
          <w:delText xml:space="preserve"> סוחטין</w:delText>
        </w:r>
      </w:del>
      <w:r w:rsidRPr="006F178A">
        <w:rPr>
          <w:rtl/>
        </w:rPr>
        <w:t xml:space="preserve"> בשאר </w:t>
      </w:r>
      <w:ins w:id="110205" w:author="קלוד" w:date="2026-10-11T13:11:34Z">
        <w:r>
          <w:rPr>
            <w:rtl/>
          </w:rPr>
          <w:t xml:space="preserve">פירות - </w:t>
        </w:r>
        <w:r>
          <w:rPr>
            <w:rStyle w:val="afffffe"/>
            <w:rtl/>
          </w:rPr>
          <w:t xml:space="preserve">דתניא:</w:t>
        </w:r>
        <w:r>
          <w:rPr>
            <w:rtl/>
          </w:rPr>
          <w:t xml:space="preserve"> סוחטין</w:t>
        </w:r>
      </w:ins>
      <w:del w:id="110206" w:author="קלוד" w:date="2026-10-11T13:11:34Z">
        <w:r w:rsidRPr="006F178A">
          <w:rPr>
            <w:rtl/>
          </w:rPr>
          <w:delText xml:space="preserve">פירות</w:delText>
        </w:r>
      </w:del>
      <w:r w:rsidRPr="006F178A">
        <w:rPr>
          <w:rtl/>
        </w:rPr>
        <w:t xml:space="preserve"> בפגעין [שזיפים] ובפרישין [חבושים] ובעוזרדין [תפוחי</w:t>
      </w:r>
      <w:r w:rsidRPr="006F178A">
        <w:rPr>
          <w:rFonts w:hint="cs"/>
          <w:rtl/>
        </w:rPr>
        <w:t xml:space="preserve"> </w:t>
      </w:r>
      <w:r w:rsidRPr="006F178A">
        <w:rPr>
          <w:rtl/>
        </w:rPr>
        <w:t xml:space="preserve">בר], אבל </w:t>
      </w:r>
      <w:r w:rsidRPr="006F178A">
        <w:rPr>
          <w:rtl/>
        </w:rPr>
        <w:t xml:space="preserve">לא</w:t>
      </w:r>
      <w:r w:rsidRPr="006F178A">
        <w:rPr>
          <w:rtl/>
        </w:rPr>
        <w:t xml:space="preserve"> ברמונים. ושל בית מנשיא בר מנחם היו סוחטין ברמונים. [שאין דרך לסוחטן]</w:t>
      </w:r>
    </w:p>
    <w:p>
      <w:pPr>
        <w:pStyle w:val="38"/>
        <w:rPr>
          <w:ins w:id="99100" w:author="מנוע מכני" w:date="2026-10-11T12:04:39Z"/>
        </w:rPr>
      </w:pPr>
      <w:r w:rsidRPr="00B3644D">
        <w:t xml:space="preserve">והיינו</w:t>
      </w:r>
    </w:p>
    <w:p w:rsidR="00E9703F" w:rsidRPr="00B3644D" w:rsidRDefault="00E9703F" w:rsidP="00E9703F">
      <w:pPr>
        <w:rPr>
          <w:rFonts w:ascii="Fb Fontext" w:hAnsi="Fb Fontext"/>
          <w:spacing w:val="-6"/>
          <w:sz w:val="20"/>
          <w:rtl/>
        </w:rPr>
      </w:pPr>
      <w:del w:id="99101" w:author="מנוע מכני" w:date="2026-10-11T12:04:39Z">
        <w:r w:rsidRPr="00B3644D">
          <w:rPr>
            <w:rFonts w:ascii="Fb Fontext" w:hAnsi="Fb Fontext"/>
            <w:spacing w:val="-6"/>
            <w:sz w:val="20"/>
            <w:rtl/>
          </w:rPr>
          <w:delText xml:space="preserve"> </w:delText>
        </w:r>
      </w:del>
      <w:r w:rsidRPr="00B3644D">
        <w:rPr>
          <w:rFonts w:ascii="Fb Fontext" w:hAnsi="Fb Fontext"/>
          <w:spacing w:val="-6"/>
          <w:sz w:val="20"/>
          <w:rtl/>
        </w:rPr>
        <w:t xml:space="preserve">רבנן ואפי' לכתחילה [וכמו דנימא בדעת </w:t>
      </w:r>
      <w:r w:rsidRPr="00B3644D">
        <w:rPr>
          <w:rStyle w:val="2fb"/>
          <w:rFonts w:ascii="Fb Fontext" w:hAnsi="Fb Fontext"/>
          <w:spacing w:val="-6"/>
          <w:sz w:val="20"/>
          <w:rtl/>
        </w:rPr>
        <w:t xml:space="preserve">ר"י</w:t>
      </w:r>
      <w:r w:rsidRPr="00B3644D">
        <w:rPr>
          <w:rFonts w:ascii="Fb Fontext" w:hAnsi="Fb Fontext"/>
          <w:spacing w:val="-6"/>
          <w:sz w:val="20"/>
          <w:rtl/>
        </w:rPr>
        <w:t xml:space="preserve"> אפי' דאמר רק ביצאו מעצמן מ"מ אפי' לכתחילה]</w:t>
      </w:r>
    </w:p>
    <w:p>
      <w:pPr>
        <w:pStyle w:val="afffff8"/>
        <w:rPr>
          <w:ins w:id="90117" w:author="קלוד" w:date="2026-10-11T12:33:55Z"/>
        </w:rPr>
      </w:pPr>
      <w:ins w:id="90118" w:author="קלוד" w:date="2026-10-11T12:33:55Z">
        <w:r>
          <w:rPr>
            <w:color w:val="7B3F00"/>
          </w:rPr>
          <w:t xml:space="preserve">סחיטת רימונים - הלכה כבית מנשיא בר מנחם</w:t>
        </w:r>
      </w:ins>
    </w:p>
    <w:p w:rsidR="00E9703F" w:rsidRPr="006F178A" w:rsidRDefault="00E9703F" w:rsidP="00E9703F">
      <w:pPr>
        <w:rPr>
          <w:rStyle w:val="afffe"/>
          <w:rFonts w:ascii="Fb Fontext" w:hAnsi="Fb Fontext"/>
          <w:b/>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הלכה שאסור בסחיטת רימונים.</w:t>
      </w:r>
    </w:p>
    <w:p w:rsidR="00E9703F" w:rsidRPr="009757B9" w:rsidRDefault="00E9703F" w:rsidP="00E9703F">
      <w:pPr>
        <w:rPr>
          <w:rFonts w:cs="Guttman Vilna"/>
          <w:b/>
          <w:bCs/>
          <w:rtl/>
        </w:rPr>
      </w:pPr>
      <w:r w:rsidRPr="006F178A">
        <w:rPr>
          <w:rStyle w:val="afffe"/>
          <w:rFonts w:ascii="Fb Fontext" w:hAnsi="Fb Fontext"/>
          <w:b/>
          <w:rtl/>
        </w:rPr>
        <w:t>א.</w:t>
      </w:r>
      <w:r w:rsidRPr="006F178A">
        <w:rPr>
          <w:rtl/>
        </w:rPr>
        <w:t xml:space="preserve"> </w:t>
      </w:r>
      <w:ins w:id="110213" w:author="קלוד" w:date="2026-10-11T13:11:34Z">
        <w:r>
          <w:rPr>
            <w:rtl/>
          </w:rPr>
          <w:t xml:space="preserve">והיינו</w:t>
        </w:r>
      </w:ins>
      <w:del w:id="110214" w:author="קלוד" w:date="2026-10-11T13:11:34Z">
        <w:r w:rsidRPr="006F178A">
          <w:rPr>
            <w:rtl/>
          </w:rPr>
          <w:delText xml:space="preserve">ווהיינו</w:delText>
        </w:r>
      </w:del>
      <w:r w:rsidRPr="006F178A">
        <w:rPr>
          <w:rtl/>
        </w:rPr>
        <w:t xml:space="preserve"> כבית מנשיא בר מנחם.</w:t>
      </w:r>
    </w:p>
    <w:p w:rsidR="00E9703F" w:rsidRPr="009757B9" w:rsidRDefault="00E9703F" w:rsidP="00E9703F">
      <w:pPr>
        <w:rPr>
          <w:rFonts w:cs="Guttman Vilna"/>
          <w:b/>
          <w:bCs/>
          <w:rtl/>
        </w:rPr>
      </w:pPr>
      <w:r w:rsidRPr="006F178A">
        <w:rPr>
          <w:rtl/>
        </w:rPr>
        <w:t xml:space="preserve">ולא </w:t>
      </w:r>
      <w:ins w:id="90653" w:author="Claude - סמנטי" w:date="2026-10-11T12:28:21Z">
        <w:r>
          <w:rPr>
            <w:rtl/>
          </w:rPr>
          <w:t xml:space="preserve">שהוא</w:t>
        </w:r>
      </w:ins>
      <w:del w:id="90654" w:author="Claude - סמנטי" w:date="2026-10-11T12:28:21Z">
        <w:r w:rsidRPr="006F178A">
          <w:rPr>
            <w:rtl/>
          </w:rPr>
          <w:delText xml:space="preserve">דהוא</w:delText>
        </w:r>
      </w:del>
      <w:r w:rsidRPr="006F178A">
        <w:rPr>
          <w:rtl/>
        </w:rPr>
        <w:t xml:space="preserve"> </w:t>
      </w:r>
      <w:ins w:id="110229" w:author="קלוד" w:date="2026-10-11T13:11:34Z">
        <w:r>
          <w:rPr>
            <w:rtl/>
          </w:rPr>
          <w:t xml:space="preserve">תנא,</w:t>
        </w:r>
      </w:ins>
      <w:del w:id="110230" w:author="קלוד" w:date="2026-10-11T13:11:34Z">
        <w:r w:rsidRPr="006F178A">
          <w:rPr>
            <w:rtl/>
          </w:rPr>
          <w:delText xml:space="preserve">תנא</w:delText>
        </w:r>
      </w:del>
      <w:r w:rsidRPr="006F178A">
        <w:rPr>
          <w:rtl/>
        </w:rPr>
        <w:t xml:space="preserve"> אלא </w:t>
      </w:r>
      <w:ins w:id="110227" w:author="קלוד" w:date="2026-10-11T13:11:34Z">
        <w:r>
          <w:rPr>
            <w:rtl/>
          </w:rPr>
          <w:t xml:space="preserve">שהלכה</w:t>
        </w:r>
      </w:ins>
      <w:del w:id="110228" w:author="קלוד" w:date="2026-10-11T13:11:34Z">
        <w:r w:rsidRPr="006F178A">
          <w:rPr>
            <w:rtl/>
          </w:rPr>
          <w:delText xml:space="preserve">דהלכה</w:delText>
        </w:r>
      </w:del>
      <w:r w:rsidRPr="006F178A">
        <w:rPr>
          <w:rtl/>
        </w:rPr>
        <w:t xml:space="preserve"> </w:t>
      </w:r>
      <w:ins w:id="93823" w:author="מנוע מכני" w:date="2026-10-11T12:04:39Z">
        <w:ins w:id="110225" w:author="קלוד" w:date="2026-10-11T13:11:34Z">
          <w:r>
            <w:rPr>
              <w:rtl/>
            </w:rPr>
            <w:t xml:space="preserve">כתנא</w:t>
          </w:r>
        </w:ins>
        <w:del w:id="110226" w:author="קלוד" w:date="2026-10-11T13:11:34Z">
          <w:r>
            <w:rPr>
              <w:rtl/>
            </w:rPr>
            <w:delText xml:space="preserve">כזה</w:delText>
          </w:r>
        </w:del>
      </w:ins>
      <w:del w:id="93824" w:author="מנוע מכני" w:date="2026-10-11T12:04:39Z">
        <w:r w:rsidRPr="006F178A">
          <w:rPr>
            <w:rtl/>
          </w:rPr>
          <w:delText xml:space="preserve">כהאי</w:delText>
        </w:r>
      </w:del>
      <w:r w:rsidRPr="006F178A">
        <w:rPr>
          <w:rtl/>
        </w:rPr>
        <w:t xml:space="preserve"> </w:t>
      </w:r>
      <w:ins w:id="110223" w:author="קלוד" w:date="2026-10-11T13:11:34Z">
        <w:r>
          <w:rPr>
            <w:rtl/>
          </w:rPr>
          <w:t xml:space="preserve">זה</w:t>
        </w:r>
      </w:ins>
      <w:del w:id="110224" w:author="קלוד" w:date="2026-10-11T13:11:34Z">
        <w:r w:rsidRPr="006F178A">
          <w:rPr>
            <w:rtl/>
          </w:rPr>
          <w:delText xml:space="preserve">תנא</w:delText>
        </w:r>
      </w:del>
      <w:r w:rsidRPr="006F178A">
        <w:rPr>
          <w:rtl/>
        </w:rPr>
        <w:t xml:space="preserve"> </w:t>
      </w:r>
      <w:ins w:id="95359" w:author="מנוע מכני" w:date="2026-10-11T12:04:39Z">
        <w:ins w:id="110221" w:author="קלוד" w:date="2026-10-11T13:11:34Z">
          <w:r>
            <w:rPr>
              <w:rtl/>
            </w:rPr>
            <w:t xml:space="preserve">הסובר</w:t>
          </w:r>
        </w:ins>
        <w:del w:id="110222" w:author="קלוד" w:date="2026-10-11T13:11:34Z">
          <w:r>
            <w:rPr>
              <w:rtl/>
            </w:rPr>
            <w:delText xml:space="preserve">דסבר</w:delText>
          </w:r>
        </w:del>
      </w:ins>
      <w:del w:id="95360" w:author="מנוע מכני" w:date="2026-10-11T12:04:39Z">
        <w:r w:rsidRPr="006F178A">
          <w:rPr>
            <w:rtl/>
          </w:rPr>
          <w:delText xml:space="preserve">דס"ל</w:delText>
        </w:r>
      </w:del>
      <w:r w:rsidRPr="006F178A">
        <w:rPr>
          <w:rtl/>
        </w:rPr>
        <w:t xml:space="preserve"> כמנשיא בן </w:t>
      </w:r>
      <w:ins w:id="110219" w:author="קלוד" w:date="2026-10-11T13:11:34Z">
        <w:r>
          <w:rPr>
            <w:rtl/>
          </w:rPr>
          <w:t xml:space="preserve">מנחם,</w:t>
        </w:r>
      </w:ins>
      <w:del w:id="110220" w:author="קלוד" w:date="2026-10-11T13:11:34Z">
        <w:r w:rsidRPr="006F178A">
          <w:rPr>
            <w:rtl/>
          </w:rPr>
          <w:delText xml:space="preserve">מנחם</w:delText>
        </w:r>
      </w:del>
      <w:r w:rsidRPr="006F178A">
        <w:rPr>
          <w:rtl/>
        </w:rPr>
        <w:t xml:space="preserve"> </w:t>
      </w:r>
      <w:ins w:id="93825" w:author="מנוע מכני" w:date="2026-10-11T12:04:39Z">
        <w:r>
          <w:rPr>
            <w:rtl/>
          </w:rPr>
          <w:t xml:space="preserve">וכך</w:t>
        </w:r>
      </w:ins>
      <w:del w:id="93826" w:author="מנוע מכני" w:date="2026-10-11T12:04:39Z">
        <w:r w:rsidRPr="006F178A">
          <w:rPr>
            <w:rtl/>
          </w:rPr>
          <w:delText xml:space="preserve">והכי</w:delText>
        </w:r>
      </w:del>
      <w:r w:rsidRPr="006F178A">
        <w:rPr>
          <w:rtl/>
        </w:rPr>
        <w:t xml:space="preserve"> </w:t>
      </w:r>
      <w:ins w:id="110217" w:author="קלוד" w:date="2026-10-11T13:11:34Z">
        <w:r>
          <w:rPr>
            <w:rtl/>
          </w:rPr>
          <w:t xml:space="preserve">נוהגים</w:t>
        </w:r>
      </w:ins>
      <w:del w:id="110218" w:author="קלוד" w:date="2026-10-11T13:11:34Z">
        <w:r w:rsidRPr="006F178A">
          <w:rPr>
            <w:rtl/>
          </w:rPr>
          <w:delText xml:space="preserve">נהיגי</w:delText>
        </w:r>
      </w:del>
      <w:r w:rsidRPr="006F178A">
        <w:rPr>
          <w:rtl/>
        </w:rPr>
        <w:t xml:space="preserve"> </w:t>
      </w:r>
      <w:ins w:id="91959" w:author="מנוע מכני" w:date="2026-10-11T12:04:39Z">
        <w:r>
          <w:rPr>
            <w:rtl/>
          </w:rPr>
          <w:t xml:space="preserve">רוב</w:t>
        </w:r>
      </w:ins>
      <w:del w:id="91960" w:author="מנוע מכני" w:date="2026-10-11T12:04:39Z">
        <w:r w:rsidRPr="006F178A">
          <w:rPr>
            <w:rtl/>
          </w:rPr>
          <w:delText xml:space="preserve">רובא</w:delText>
        </w:r>
      </w:del>
      <w:r w:rsidRPr="006F178A">
        <w:rPr>
          <w:rtl/>
        </w:rPr>
        <w:t xml:space="preserve"> </w:t>
      </w:r>
      <w:ins w:id="94471" w:author="מנוע מכני" w:date="2026-10-11T12:04:39Z">
        <w:ins w:id="110215" w:author="קלוד" w:date="2026-10-11T13:11:34Z">
          <w:r>
            <w:rPr>
              <w:rtl/>
            </w:rPr>
            <w:t xml:space="preserve">העולם.</w:t>
          </w:r>
        </w:ins>
        <w:del w:id="110216" w:author="קלוד" w:date="2026-10-11T13:11:34Z">
          <w:r>
            <w:rPr>
              <w:rtl/>
            </w:rPr>
            <w:delText xml:space="preserve">דעולם</w:delText>
          </w:r>
          <w:r w:rsidRPr="006F178A">
            <w:rPr>
              <w:rtl/>
            </w:rPr>
            <w:delText xml:space="preserve">.</w:delText>
          </w:r>
        </w:del>
      </w:ins>
      <w:del w:id="94472" w:author="מנוע מכני" w:date="2026-10-11T12:04:39Z">
        <w:r w:rsidRPr="006F178A">
          <w:rPr>
            <w:rtl/>
          </w:rPr>
          <w:delText xml:space="preserve">דעלמא</w:delText>
        </w:r>
      </w:del>
    </w:p>
    <w:p>
      <w:pPr>
        <w:pStyle w:val="38"/>
        <w:rPr>
          <w:ins w:id="99102" w:author="מנוע מכני" w:date="2026-10-11T12:04:39Z"/>
        </w:rPr>
      </w:pPr>
      <w:r w:rsidRPr="006F178A">
        <w:t xml:space="preserve">דתנן</w:t>
      </w:r>
      <w:r w:rsidRPr="006F178A">
        <w:t xml:space="preserve">:</w:t>
      </w:r>
    </w:p>
    <w:p w:rsidR="00E9703F" w:rsidRPr="009757B9" w:rsidRDefault="00E9703F" w:rsidP="00E9703F">
      <w:pPr>
        <w:rPr>
          <w:rFonts w:cs="Guttman Vilna"/>
          <w:b/>
          <w:bCs/>
          <w:rtl/>
        </w:rPr>
      </w:pPr>
      <w:del w:id="99103" w:author="מנוע מכני" w:date="2026-10-11T12:04:39Z">
        <w:r w:rsidRPr="006F178A">
          <w:rPr>
            <w:rtl/>
          </w:rPr>
          <w:delText xml:space="preserve"> </w:delText>
        </w:r>
      </w:del>
      <w:r w:rsidRPr="006F178A">
        <w:rPr>
          <w:rtl/>
        </w:rPr>
        <w:t xml:space="preserve">המקיים קוצים בכרם, </w:t>
      </w:r>
      <w:ins w:id="90635" w:author="מנוע מכני" w:date="2026-10-11T12:04:39Z">
        <w:r>
          <w:rPr>
            <w:rStyle w:val="2fb"/>
            <w:rtl/>
          </w:rPr>
          <w:t xml:space="preserve">ר"א</w:t>
        </w:r>
      </w:ins>
      <w:del w:id="90636" w:author="מנוע מכני" w:date="2026-10-11T12:04:39Z">
        <w:r w:rsidRPr="006F178A">
          <w:rPr>
            <w:rtl/>
          </w:rPr>
          <w:delText xml:space="preserve">רבי אליעזר</w:delText>
        </w:r>
      </w:del>
      <w:r w:rsidRPr="006F178A">
        <w:rPr>
          <w:rtl/>
        </w:rPr>
        <w:t xml:space="preserve"> אומר: קדש, שכן בערבייא מקיימם לגמלים.</w:t>
      </w:r>
    </w:p>
    <w:p>
      <w:pPr>
        <w:pStyle w:val="38"/>
        <w:rPr>
          <w:ins w:id="99104" w:author="מנוע מכני" w:date="2026-10-11T12:04:39Z"/>
        </w:rPr>
      </w:pPr>
      <w:r w:rsidRPr="006F178A">
        <w:t xml:space="preserve">וחכ"א:</w:t>
      </w:r>
    </w:p>
    <w:p w:rsidR="00E9703F" w:rsidRPr="009757B9" w:rsidRDefault="00E9703F" w:rsidP="00E9703F">
      <w:pPr>
        <w:rPr>
          <w:rFonts w:cs="Guttman Vilna"/>
          <w:b/>
          <w:bCs/>
          <w:rtl/>
        </w:rPr>
      </w:pPr>
      <w:del w:id="99105" w:author="מנוע מכני" w:date="2026-10-11T12:04:39Z">
        <w:r w:rsidRPr="006F178A">
          <w:rPr>
            <w:rtl/>
          </w:rPr>
          <w:delText xml:space="preserve"> </w:delText>
        </w:r>
      </w:del>
      <w:r w:rsidRPr="006F178A">
        <w:rPr>
          <w:rtl/>
        </w:rPr>
        <w:t xml:space="preserve">אינו מקדש אלא דבר שכמוהו מקיימין.</w:t>
      </w:r>
    </w:p>
    <w:p w:rsidR="00E9703F" w:rsidRPr="006F178A" w:rsidRDefault="00E9703F" w:rsidP="00E9703F">
      <w:pPr>
        <w:rPr>
          <w:rtl/>
        </w:rPr>
      </w:pPr>
      <w:r w:rsidRPr="006F178A">
        <w:rPr>
          <w:rFonts w:ascii="Fb Fontext" w:hAnsi="Fb Fontext"/>
          <w:sz w:val="20"/>
          <w:rtl/>
        </w:rPr>
        <w:t xml:space="preserve">והקשתה </w:t>
      </w:r>
      <w:ins w:id="110237" w:author="קלוד" w:date="2026-10-11T13:11:34Z">
        <w:r>
          <w:rPr>
            <w:rFonts w:ascii="Fb Fontext" w:hAnsi="Fb Fontext"/>
            <w:sz w:val="20"/>
            <w:rtl/>
          </w:rPr>
          <w:t xml:space="preserve">הגמ':</w:t>
        </w:r>
      </w:ins>
      <w:del w:id="110238" w:author="קלוד" w:date="2026-10-11T13:11:34Z">
        <w:r w:rsidRPr="006F178A">
          <w:rPr>
            <w:rFonts w:ascii="Fb Fontext" w:hAnsi="Fb Fontext"/>
            <w:sz w:val="20"/>
            <w:rtl/>
          </w:rPr>
          <w:delText xml:space="preserve">הגמ'</w:delText>
        </w:r>
      </w:del>
      <w:r w:rsidRPr="006F178A">
        <w:rPr>
          <w:rFonts w:ascii="Fb Fontext" w:hAnsi="Fb Fontext"/>
          <w:sz w:val="20"/>
          <w:rtl/>
        </w:rPr>
        <w:t xml:space="preserve"> </w:t>
      </w:r>
      <w:ins w:id="110235" w:author="קלוד" w:date="2026-10-11T13:11:34Z">
        <w:r>
          <w:rPr>
            <w:rFonts w:ascii="Fb Fontext" w:hAnsi="Fb Fontext"/>
            <w:sz w:val="20"/>
            <w:rtl/>
          </w:rPr>
          <w:t xml:space="preserve">דווקא</w:t>
        </w:r>
      </w:ins>
      <w:del w:id="110236" w:author="קלוד" w:date="2026-10-11T13:11:34Z">
        <w:r w:rsidRPr="006F178A">
          <w:rPr>
            <w:rFonts w:ascii="Fb Fontext" w:hAnsi="Fb Fontext"/>
            <w:sz w:val="20"/>
            <w:rtl/>
          </w:rPr>
          <w:delText xml:space="preserve">דדווקא</w:delText>
        </w:r>
      </w:del>
      <w:r w:rsidRPr="006F178A">
        <w:rPr>
          <w:rFonts w:ascii="Fb Fontext" w:hAnsi="Fb Fontext"/>
          <w:sz w:val="20"/>
          <w:rtl/>
        </w:rPr>
        <w:t xml:space="preserve"> </w:t>
      </w:r>
      <w:ins w:id="91961" w:author="מנוע מכני" w:date="2026-10-11T12:04:39Z">
        <w:ins w:id="110233" w:author="קלוד" w:date="2026-10-11T13:11:34Z">
          <w:r>
            <w:rPr>
              <w:rFonts w:ascii="Fb Fontext" w:hAnsi="Fb Fontext"/>
              <w:sz w:val="20"/>
              <w:rtl/>
            </w:rPr>
            <w:t xml:space="preserve">שם,</w:t>
          </w:r>
        </w:ins>
        <w:del w:id="110234" w:author="קלוד" w:date="2026-10-11T13:11:34Z">
          <w:r>
            <w:rPr>
              <w:rFonts w:ascii="Fb Fontext" w:hAnsi="Fb Fontext"/>
              <w:sz w:val="20"/>
              <w:rtl/>
            </w:rPr>
            <w:delText xml:space="preserve">שם</w:delText>
          </w:r>
        </w:del>
      </w:ins>
      <w:del w:id="91962" w:author="מנוע מכני" w:date="2026-10-11T12:04:39Z">
        <w:r w:rsidRPr="006F178A">
          <w:rPr>
            <w:rFonts w:ascii="Fb Fontext" w:hAnsi="Fb Fontext"/>
            <w:sz w:val="20"/>
            <w:rtl/>
          </w:rPr>
          <w:delText xml:space="preserve">התם</w:delText>
        </w:r>
      </w:del>
      <w:r w:rsidRPr="006F178A">
        <w:rPr>
          <w:rFonts w:ascii="Fb Fontext" w:hAnsi="Fb Fontext"/>
          <w:sz w:val="20"/>
          <w:rtl/>
        </w:rPr>
        <w:t xml:space="preserve"> אבל </w:t>
      </w:r>
      <w:ins w:id="91963" w:author="מנוע מכני" w:date="2026-10-11T12:04:39Z">
        <w:r>
          <w:rPr>
            <w:rFonts w:ascii="Fb Fontext" w:hAnsi="Fb Fontext"/>
            <w:sz w:val="20"/>
            <w:rtl/>
          </w:rPr>
          <w:t xml:space="preserve">כאן</w:t>
        </w:r>
      </w:ins>
      <w:del w:id="91964" w:author="מנוע מכני" w:date="2026-10-11T12:04:39Z">
        <w:r w:rsidRPr="006F178A">
          <w:rPr>
            <w:rFonts w:ascii="Fb Fontext" w:hAnsi="Fb Fontext"/>
            <w:sz w:val="20"/>
            <w:rtl/>
          </w:rPr>
          <w:delText xml:space="preserve">הכא</w:delText>
        </w:r>
      </w:del>
      <w:r w:rsidRPr="006F178A">
        <w:rPr>
          <w:rFonts w:ascii="Fb Fontext" w:hAnsi="Fb Fontext"/>
          <w:sz w:val="20"/>
          <w:rtl/>
        </w:rPr>
        <w:t xml:space="preserve"> בטלה </w:t>
      </w:r>
      <w:ins w:id="110231" w:author="קלוד" w:date="2026-10-11T13:11:34Z">
        <w:r>
          <w:rPr>
            <w:rFonts w:ascii="Fb Fontext" w:hAnsi="Fb Fontext"/>
            <w:sz w:val="20"/>
            <w:rtl/>
          </w:rPr>
          <w:t xml:space="preserve">דעתו </w:t>
        </w:r>
        <w:r>
          <w:rPr>
            <w:rStyle w:val="afffffe"/>
            <w:rFonts w:ascii="Fb Fontext" w:hAnsi="Fb Fontext"/>
            <w:sz w:val="20"/>
            <w:rtl/>
          </w:rPr>
          <w:t xml:space="preserve">אצל כל אדם</w:t>
        </w:r>
        <w:r>
          <w:rPr>
            <w:rFonts w:ascii="Fb Fontext" w:hAnsi="Fb Fontext"/>
            <w:sz w:val="20"/>
            <w:rtl/>
          </w:rPr>
          <w:t xml:space="preserve">.</w:t>
        </w:r>
      </w:ins>
      <w:del w:id="110232" w:author="קלוד" w:date="2026-10-11T13:11:34Z">
        <w:r w:rsidRPr="006F178A">
          <w:rPr>
            <w:rFonts w:ascii="Fb Fontext" w:hAnsi="Fb Fontext"/>
            <w:sz w:val="20"/>
            <w:rtl/>
          </w:rPr>
          <w:delText xml:space="preserve">דעתו.</w:delText>
        </w:r>
      </w:del>
    </w:p>
    <w:p w:rsidR="00E9703F" w:rsidRPr="006F178A" w:rsidRDefault="00E9703F" w:rsidP="00E9703F">
      <w:pPr>
        <w:rPr>
          <w:rtl/>
        </w:rPr>
      </w:pPr>
      <w:ins w:id="110251" w:author="קלוד" w:date="2026-10-11T13:11:34Z">
        <w:r>
          <w:rPr>
            <w:rStyle w:val="afffe"/>
            <w:rFonts w:ascii="Fb Fontext" w:hAnsi="Fb Fontext"/>
            <w:b/>
            <w:rtl/>
          </w:rPr>
          <w:t xml:space="preserve">ב.</w:t>
        </w:r>
      </w:ins>
      <w:del w:id="110252" w:author="קלוד" w:date="2026-10-11T13:11:34Z">
        <w:r w:rsidRPr="006F178A">
          <w:rPr>
            <w:rStyle w:val="afffe"/>
            <w:rFonts w:ascii="Fb Fontext" w:hAnsi="Fb Fontext"/>
            <w:b/>
            <w:rtl/>
          </w:rPr>
          <w:delText xml:space="preserve">ב.</w:delText>
        </w:r>
        <w:r w:rsidRPr="006F178A">
          <w:rPr>
            <w:rFonts w:ascii="Fb Fontext" w:hAnsi="Fb Fontext"/>
            <w:rtl/>
          </w:rPr>
          <w:delText xml:space="preserve">-</w:delText>
        </w:r>
      </w:del>
      <w:r w:rsidRPr="006F178A">
        <w:rPr>
          <w:rFonts w:ascii="Fb Fontext" w:hAnsi="Fb Fontext"/>
          <w:rtl/>
        </w:rPr>
        <w:t xml:space="preserve"> </w:t>
      </w:r>
      <w:ins w:id="110249" w:author="קלוד" w:date="2026-10-11T13:11:34Z">
        <w:r>
          <w:rPr>
            <w:rFonts w:ascii="Fb Fontext" w:hAnsi="Fb Fontext"/>
            <w:rtl/>
          </w:rPr>
          <w:t xml:space="preserve">אלא</w:t>
        </w:r>
      </w:ins>
      <w:del w:id="110250" w:author="קלוד" w:date="2026-10-11T13:11:34Z">
        <w:r w:rsidRPr="006F178A">
          <w:rPr>
            <w:rFonts w:ascii="Fb Fontext" w:hAnsi="Fb Fontext"/>
            <w:rtl/>
          </w:rPr>
          <w:delText xml:space="preserve">אלא,</w:delText>
        </w:r>
      </w:del>
      <w:r w:rsidRPr="006F178A">
        <w:rPr>
          <w:rFonts w:ascii="Fb Fontext" w:hAnsi="Fb Fontext"/>
          <w:rtl/>
        </w:rPr>
        <w:t xml:space="preserve"> </w:t>
      </w:r>
      <w:ins w:id="110247" w:author="קלוד" w:date="2026-10-11T13:11:34Z">
        <w:r>
          <w:rPr>
            <w:rFonts w:ascii="Fb Fontext" w:hAnsi="Fb Fontext"/>
            <w:rtl/>
          </w:rPr>
          <w:t xml:space="preserve">כדר"ח:</w:t>
        </w:r>
      </w:ins>
      <w:del w:id="110248" w:author="קלוד" w:date="2026-10-11T13:11:34Z">
        <w:r w:rsidRPr="006F178A">
          <w:rPr>
            <w:rFonts w:ascii="Fb Fontext" w:hAnsi="Fb Fontext"/>
            <w:rtl/>
          </w:rPr>
          <w:delText xml:space="preserve">היינו</w:delText>
        </w:r>
      </w:del>
      <w:r w:rsidRPr="006F178A">
        <w:rPr>
          <w:rFonts w:ascii="Fb Fontext" w:hAnsi="Fb Fontext"/>
          <w:rtl/>
        </w:rPr>
        <w:t xml:space="preserve"> </w:t>
      </w:r>
      <w:ins w:id="110245" w:author="קלוד" w:date="2026-10-11T13:11:34Z">
        <w:r>
          <w:rPr>
            <w:rStyle w:val="2fb"/>
            <w:rFonts w:ascii="Fb Fontext" w:hAnsi="Fb Fontext"/>
            <w:rtl/>
          </w:rPr>
          <w:t xml:space="preserve">כיוון</w:t>
        </w:r>
      </w:ins>
      <w:del w:id="110246" w:author="קלוד" w:date="2026-10-11T13:11:34Z">
        <w:r w:rsidRPr="006F178A">
          <w:rPr>
            <w:rStyle w:val="2fb"/>
            <w:rFonts w:ascii="Fb Fontext" w:hAnsi="Fb Fontext"/>
            <w:rtl/>
          </w:rPr>
          <w:delText xml:space="preserve">כדר"ח</w:delText>
        </w:r>
      </w:del>
      <w:r w:rsidRPr="006F178A">
        <w:rPr>
          <w:rFonts w:ascii="Fb Fontext" w:hAnsi="Fb Fontext"/>
          <w:rtl/>
        </w:rPr>
        <w:t xml:space="preserve"> </w:t>
      </w:r>
      <w:ins w:id="110243" w:author="קלוד" w:date="2026-10-11T13:11:34Z">
        <w:r>
          <w:rPr>
            <w:rFonts w:ascii="Fb Fontext" w:hAnsi="Fb Fontext"/>
            <w:rtl/>
          </w:rPr>
          <w:t xml:space="preserve">שהחשיבם</w:t>
        </w:r>
      </w:ins>
      <w:del w:id="110244" w:author="קלוד" w:date="2026-10-11T13:11:34Z">
        <w:r w:rsidRPr="006F178A">
          <w:rPr>
            <w:rFonts w:ascii="Fb Fontext" w:hAnsi="Fb Fontext"/>
            <w:rtl/>
          </w:rPr>
          <w:delText xml:space="preserve">דכיוון</w:delText>
        </w:r>
      </w:del>
      <w:r w:rsidRPr="006F178A">
        <w:rPr>
          <w:rFonts w:ascii="Fb Fontext" w:hAnsi="Fb Fontext"/>
          <w:rtl/>
        </w:rPr>
        <w:t xml:space="preserve"> </w:t>
      </w:r>
      <w:ins w:id="110241" w:author="קלוד" w:date="2026-10-11T13:11:34Z">
        <w:r>
          <w:rPr>
            <w:rFonts w:ascii="Fb Fontext" w:hAnsi="Fb Fontext"/>
            <w:rtl/>
          </w:rPr>
          <w:t xml:space="preserve">-</w:t>
        </w:r>
      </w:ins>
      <w:del w:id="110242" w:author="קלוד" w:date="2026-10-11T13:11:34Z">
        <w:r w:rsidRPr="006F178A">
          <w:rPr>
            <w:rFonts w:ascii="Fb Fontext" w:hAnsi="Fb Fontext"/>
            <w:rtl/>
          </w:rPr>
          <w:delText xml:space="preserve">שאחשיבינהו</w:delText>
        </w:r>
      </w:del>
      <w:r w:rsidRPr="006F178A">
        <w:rPr>
          <w:rFonts w:ascii="Fb Fontext" w:hAnsi="Fb Fontext"/>
          <w:rtl/>
        </w:rPr>
        <w:t xml:space="preserve"> </w:t>
      </w:r>
      <w:ins w:id="95481" w:author="מנוע מכני" w:date="2026-10-11T12:04:39Z">
        <w:ins w:id="110239" w:author="קלוד" w:date="2026-10-11T13:11:34Z">
          <w:r>
            <w:rPr>
              <w:rFonts w:ascii="Fb Fontext" w:hAnsi="Fb Fontext"/>
              <w:rtl/>
            </w:rPr>
            <w:t xml:space="preserve">הם</w:t>
          </w:r>
        </w:ins>
        <w:del w:id="110240" w:author="קלוד" w:date="2026-10-11T13:11:34Z">
          <w:r>
            <w:rPr>
              <w:rFonts w:ascii="Fb Fontext" w:hAnsi="Fb Fontext"/>
              <w:rtl/>
            </w:rPr>
            <w:delText xml:space="preserve">היו</w:delText>
          </w:r>
        </w:del>
      </w:ins>
      <w:del w:id="95482" w:author="מנוע מכני" w:date="2026-10-11T12:04:39Z">
        <w:r w:rsidRPr="006F178A">
          <w:rPr>
            <w:rFonts w:ascii="Fb Fontext" w:hAnsi="Fb Fontext"/>
            <w:rtl/>
          </w:rPr>
          <w:delText xml:space="preserve">הוו</w:delText>
        </w:r>
      </w:del>
      <w:r w:rsidRPr="006F178A">
        <w:rPr>
          <w:rFonts w:ascii="Fb Fontext" w:hAnsi="Fb Fontext"/>
          <w:rtl/>
        </w:rPr>
        <w:t xml:space="preserve"> משקה.</w:t>
      </w:r>
    </w:p>
    <w:p w:rsidR="00E9703F" w:rsidRDefault="00E9703F" w:rsidP="00E9703F">
      <w:pPr>
        <w:rPr>
          <w:rtl/>
        </w:rPr>
      </w:pPr>
      <w:ins w:id="93827" w:author="מנוע מכני" w:date="2026-10-11T12:04:39Z">
        <w:r>
          <w:rPr>
            <w:rtl/>
          </w:rPr>
          <w:t xml:space="preserve">ולכך</w:t>
        </w:r>
      </w:ins>
      <w:del w:id="93828" w:author="מנוע מכני" w:date="2026-10-11T12:04:39Z">
        <w:r w:rsidRPr="006F178A">
          <w:rPr>
            <w:rtl/>
          </w:rPr>
          <w:delText xml:space="preserve">ולהכי</w:delText>
        </w:r>
      </w:del>
      <w:r w:rsidRPr="006F178A">
        <w:rPr>
          <w:rtl/>
        </w:rPr>
        <w:t xml:space="preserve"> תרדין שסחטן ונתנן במקוה - פוסלין את המקוה בשינוי מראה. [כיוון דאחשביה]</w:t>
      </w:r>
    </w:p>
    <w:p w:rsidR="00E9703F" w:rsidRPr="00B3644D" w:rsidRDefault="00E9703F" w:rsidP="00E9703F">
      <w:pPr>
        <w:rPr>
          <w:spacing w:val="-2"/>
          <w:rtl/>
        </w:rPr>
      </w:pPr>
      <w:r w:rsidRPr="00B3644D">
        <w:rPr>
          <w:rFonts w:hint="cs"/>
          <w:b/>
          <w:bCs/>
          <w:spacing w:val="-2"/>
          <w:rtl/>
        </w:rPr>
        <w:lastRenderedPageBreak/>
        <w:t>ב.</w:t>
      </w:r>
      <w:r w:rsidRPr="00B3644D">
        <w:rPr>
          <w:rFonts w:hint="cs"/>
          <w:spacing w:val="-2"/>
          <w:rtl/>
        </w:rPr>
        <w:t xml:space="preserve"> </w:t>
      </w:r>
      <w:r w:rsidRPr="00B3644D">
        <w:rPr>
          <w:rStyle w:val="2fb"/>
          <w:spacing w:val="-2"/>
          <w:rtl/>
        </w:rPr>
        <w:t xml:space="preserve">ר"פ</w:t>
      </w:r>
      <w:r w:rsidRPr="00B3644D">
        <w:rPr>
          <w:spacing w:val="-2"/>
          <w:rtl/>
        </w:rPr>
        <w:t xml:space="preserve"> משום </w:t>
      </w:r>
      <w:ins w:id="90655" w:author="Claude - סמנטי" w:date="2026-10-11T12:28:21Z">
        <w:r>
          <w:rPr>
            <w:spacing w:val="-2"/>
            <w:rtl/>
          </w:rPr>
          <w:t xml:space="preserve">שהוא</w:t>
        </w:r>
      </w:ins>
      <w:del w:id="90656" w:author="Claude - סמנטי" w:date="2026-10-11T12:28:21Z">
        <w:r w:rsidRPr="00B3644D">
          <w:rPr>
            <w:spacing w:val="-2"/>
            <w:rtl/>
          </w:rPr>
          <w:delText xml:space="preserve">דהוי</w:delText>
        </w:r>
      </w:del>
      <w:r w:rsidRPr="00B3644D">
        <w:rPr>
          <w:spacing w:val="-2"/>
          <w:rtl/>
        </w:rPr>
        <w:t xml:space="preserve"> דבר שאין עושין ממנו מקוה לכתחילה, </w:t>
      </w:r>
      <w:ins w:id="93829" w:author="מנוע מכני" w:date="2026-10-11T12:04:39Z">
        <w:r>
          <w:rPr>
            <w:spacing w:val="-2"/>
            <w:rtl/>
          </w:rPr>
          <w:t xml:space="preserve">ולכך</w:t>
        </w:r>
      </w:ins>
      <w:del w:id="93830" w:author="מנוע מכני" w:date="2026-10-11T12:04:39Z">
        <w:r w:rsidRPr="00B3644D">
          <w:rPr>
            <w:spacing w:val="-2"/>
            <w:rtl/>
          </w:rPr>
          <w:delText xml:space="preserve">ולהכי</w:delText>
        </w:r>
      </w:del>
      <w:r w:rsidRPr="00B3644D">
        <w:rPr>
          <w:spacing w:val="-2"/>
          <w:rtl/>
        </w:rPr>
        <w:t xml:space="preserve"> פוסל את המקוה בשינוי מראה.</w:t>
      </w:r>
    </w:p>
    <w:p w:rsidR="00E9703F" w:rsidRPr="006F178A" w:rsidRDefault="00E9703F" w:rsidP="00E9703F">
      <w:pPr>
        <w:rPr>
          <w:b/>
          <w:bCs/>
          <w:rtl/>
        </w:rPr>
      </w:pPr>
      <w:r w:rsidRPr="006F178A">
        <w:rPr>
          <w:rtl/>
        </w:rPr>
        <w:t xml:space="preserve">וכן </w:t>
      </w:r>
      <w:r w:rsidRPr="006F178A">
        <w:rPr>
          <w:rtl/>
        </w:rPr>
        <w:t xml:space="preserve">תנן</w:t>
      </w:r>
      <w:r w:rsidRPr="006F178A">
        <w:rPr>
          <w:rtl/>
        </w:rPr>
        <w:t xml:space="preserve"> </w:t>
      </w:r>
      <w:ins w:id="91965" w:author="מנוע מכני" w:date="2026-10-11T12:04:39Z">
        <w:r>
          <w:rPr>
            <w:rtl/>
          </w:rPr>
          <w:t xml:space="preserve">שם</w:t>
        </w:r>
      </w:ins>
      <w:del w:id="91966" w:author="מנוע מכני" w:date="2026-10-11T12:04:39Z">
        <w:r w:rsidRPr="006F178A">
          <w:rPr>
            <w:rtl/>
          </w:rPr>
          <w:delText xml:space="preserve">התם</w:delText>
        </w:r>
      </w:del>
      <w:r w:rsidRPr="006F178A">
        <w:rPr>
          <w:rtl/>
        </w:rPr>
        <w:t xml:space="preserve">: נפל לתוכו יין או חומץ ומוחל ושנה מראיו - פסול.</w:t>
      </w:r>
    </w:p>
    <w:p w:rsidR="00E9703F" w:rsidRPr="006F178A" w:rsidRDefault="00E9703F" w:rsidP="00E9703F">
      <w:pPr>
        <w:rPr>
          <w:b/>
          <w:bCs/>
          <w:rtl/>
        </w:rPr>
      </w:pPr>
      <w:r w:rsidRPr="006F178A">
        <w:rPr>
          <w:rFonts w:hint="cs"/>
          <w:b/>
          <w:bCs/>
          <w:rtl/>
        </w:rPr>
        <w:t>ג.</w:t>
      </w:r>
      <w:r w:rsidRPr="006F178A">
        <w:rPr>
          <w:rFonts w:hint="cs"/>
          <w:rtl/>
        </w:rPr>
        <w:t xml:space="preserve"> </w:t>
      </w:r>
      <w:r w:rsidRPr="006F178A">
        <w:rPr>
          <w:rStyle w:val="2fb"/>
          <w:rtl/>
        </w:rPr>
        <w:t xml:space="preserve">רבי</w:t>
      </w:r>
      <w:r w:rsidRPr="006F178A">
        <w:rPr>
          <w:rtl/>
        </w:rPr>
        <w:t xml:space="preserve"> </w:t>
      </w:r>
      <w:ins w:id="110261" w:author="קלוד" w:date="2026-10-11T13:11:34Z">
        <w:r>
          <w:rPr>
            <w:rtl/>
          </w:rPr>
          <w:t xml:space="preserve">יעקב:</w:t>
        </w:r>
      </w:ins>
      <w:del w:id="110262" w:author="קלוד" w:date="2026-10-11T13:11:34Z">
        <w:r w:rsidRPr="006F178A">
          <w:rPr>
            <w:rtl/>
          </w:rPr>
          <w:delText xml:space="preserve">יעקב</w:delText>
        </w:r>
      </w:del>
      <w:r w:rsidRPr="006F178A">
        <w:rPr>
          <w:rtl/>
        </w:rPr>
        <w:t xml:space="preserve"> מוחל משקה </w:t>
      </w:r>
      <w:ins w:id="110259" w:author="קלוד" w:date="2026-10-11T13:11:34Z">
        <w:r>
          <w:rPr>
            <w:rtl/>
          </w:rPr>
          <w:t xml:space="preserve">הוא,</w:t>
        </w:r>
      </w:ins>
      <w:del w:id="110260" w:author="קלוד" w:date="2026-10-11T13:11:34Z">
        <w:r w:rsidRPr="006F178A">
          <w:rPr>
            <w:rtl/>
          </w:rPr>
          <w:delText xml:space="preserve">הוא</w:delText>
        </w:r>
      </w:del>
      <w:r w:rsidRPr="006F178A">
        <w:rPr>
          <w:rtl/>
        </w:rPr>
        <w:t xml:space="preserve"> </w:t>
      </w:r>
      <w:ins w:id="110257" w:author="קלוד" w:date="2026-10-11T13:11:34Z">
        <w:r>
          <w:rPr>
            <w:rtl/>
          </w:rPr>
          <w:t xml:space="preserve">ומה</w:t>
        </w:r>
      </w:ins>
      <w:del w:id="110258" w:author="קלוד" w:date="2026-10-11T13:11:34Z">
        <w:r w:rsidRPr="006F178A">
          <w:rPr>
            <w:rtl/>
          </w:rPr>
          <w:delText xml:space="preserve">והא</w:delText>
        </w:r>
      </w:del>
      <w:r w:rsidRPr="006F178A">
        <w:rPr>
          <w:rtl/>
        </w:rPr>
        <w:t xml:space="preserve"> </w:t>
      </w:r>
      <w:ins w:id="90657" w:author="Claude - סמנטי" w:date="2026-10-11T12:28:21Z">
        <w:ins w:id="110255" w:author="קלוד" w:date="2026-10-11T13:11:34Z">
          <w:r>
            <w:rPr>
              <w:rtl/>
            </w:rPr>
            <w:t xml:space="preserve">שבתחילה</w:t>
          </w:r>
        </w:ins>
        <w:del w:id="110256" w:author="קלוד" w:date="2026-10-11T13:11:34Z">
          <w:r>
            <w:rPr>
              <w:rtl/>
            </w:rPr>
            <w:delText xml:space="preserve">שהוא</w:delText>
          </w:r>
          <w:r w:rsidRPr="006F178A">
            <w:rPr>
              <w:rtl/>
            </w:rPr>
            <w:delText xml:space="preserve"> בתחילה</w:delText>
          </w:r>
        </w:del>
      </w:ins>
      <w:del w:id="90658" w:author="Claude - סמנטי" w:date="2026-10-11T12:28:21Z">
        <w:r w:rsidRPr="006F178A">
          <w:rPr>
            <w:rtl/>
          </w:rPr>
          <w:delText xml:space="preserve">דהוא</w:delText>
        </w:r>
      </w:del>
      <w:r w:rsidRPr="006F178A">
        <w:rPr>
          <w:rtl/>
        </w:rPr>
        <w:t xml:space="preserve"> </w:t>
      </w:r>
      <w:ins w:id="110253" w:author="קלוד" w:date="2026-10-11T13:11:34Z">
        <w:r>
          <w:rPr>
            <w:rtl/>
          </w:rPr>
          <w:t xml:space="preserve">טהור -</w:t>
        </w:r>
      </w:ins>
      <w:del w:id="110254" w:author="קלוד" w:date="2026-10-11T13:11:34Z">
        <w:r w:rsidRPr="006F178A">
          <w:rPr>
            <w:rtl/>
          </w:rPr>
          <w:delText xml:space="preserve">טהור</w:delText>
        </w:r>
      </w:del>
      <w:r w:rsidRPr="006F178A">
        <w:rPr>
          <w:rtl/>
        </w:rPr>
        <w:t xml:space="preserve"> לפי שאינו רוצה בקיומו.</w:t>
      </w:r>
    </w:p>
    <w:p w:rsidR="00E9703F" w:rsidRPr="006F178A" w:rsidRDefault="00E9703F" w:rsidP="00E9703F">
      <w:pPr>
        <w:rPr>
          <w:rtl/>
        </w:rPr>
      </w:pPr>
      <w:r w:rsidRPr="006F178A">
        <w:rPr>
          <w:rFonts w:hint="cs"/>
          <w:b/>
          <w:bCs/>
          <w:rtl/>
        </w:rPr>
        <w:t>ד.</w:t>
      </w:r>
      <w:r w:rsidRPr="006F178A">
        <w:rPr>
          <w:rFonts w:hint="cs"/>
          <w:rtl/>
        </w:rPr>
        <w:t xml:space="preserve"> </w:t>
      </w:r>
      <w:ins w:id="110269" w:author="קלוד" w:date="2026-10-11T13:11:34Z">
        <w:r>
          <w:rPr>
            <w:rStyle w:val="2fb"/>
            <w:rtl/>
          </w:rPr>
          <w:t xml:space="preserve">ר"ש:</w:t>
        </w:r>
      </w:ins>
      <w:del w:id="110270" w:author="קלוד" w:date="2026-10-11T13:11:34Z">
        <w:r w:rsidRPr="006F178A">
          <w:rPr>
            <w:rStyle w:val="2fb"/>
            <w:rtl/>
          </w:rPr>
          <w:delText xml:space="preserve">ר"ש</w:delText>
        </w:r>
      </w:del>
      <w:r w:rsidRPr="006F178A">
        <w:rPr>
          <w:rtl/>
        </w:rPr>
        <w:t xml:space="preserve"> מוחל אינו כמשקה, </w:t>
      </w:r>
      <w:ins w:id="110267" w:author="קלוד" w:date="2026-10-11T13:11:34Z">
        <w:r>
          <w:rPr>
            <w:rtl/>
          </w:rPr>
          <w:t xml:space="preserve">ומה</w:t>
        </w:r>
      </w:ins>
      <w:del w:id="110268" w:author="קלוד" w:date="2026-10-11T13:11:34Z">
        <w:r w:rsidRPr="006F178A">
          <w:rPr>
            <w:rtl/>
          </w:rPr>
          <w:delText xml:space="preserve">והא</w:delText>
        </w:r>
      </w:del>
      <w:r w:rsidRPr="006F178A">
        <w:rPr>
          <w:rtl/>
        </w:rPr>
        <w:t xml:space="preserve"> </w:t>
      </w:r>
      <w:ins w:id="110265" w:author="קלוד" w:date="2026-10-11T13:11:34Z">
        <w:r>
          <w:rPr>
            <w:rtl/>
          </w:rPr>
          <w:t xml:space="preserve">שהיוצא</w:t>
        </w:r>
      </w:ins>
      <w:del w:id="110266" w:author="קלוד" w:date="2026-10-11T13:11:34Z">
        <w:r w:rsidRPr="006F178A">
          <w:rPr>
            <w:rtl/>
          </w:rPr>
          <w:delText xml:space="preserve">דהיוצא</w:delText>
        </w:r>
      </w:del>
      <w:r w:rsidRPr="006F178A">
        <w:rPr>
          <w:rtl/>
        </w:rPr>
        <w:t xml:space="preserve"> מעיקול בית הבד </w:t>
      </w:r>
      <w:ins w:id="110263" w:author="קלוד" w:date="2026-10-11T13:11:34Z">
        <w:r>
          <w:rPr>
            <w:rtl/>
          </w:rPr>
          <w:t xml:space="preserve">טמא -</w:t>
        </w:r>
      </w:ins>
      <w:del w:id="110264" w:author="קלוד" w:date="2026-10-11T13:11:34Z">
        <w:r w:rsidRPr="006F178A">
          <w:rPr>
            <w:rtl/>
          </w:rPr>
          <w:delText xml:space="preserve">טמא</w:delText>
        </w:r>
      </w:del>
      <w:r w:rsidRPr="006F178A">
        <w:rPr>
          <w:rtl/>
        </w:rPr>
        <w:t xml:space="preserve"> לפי שא"א בלא צחצוחי שמן.</w:t>
      </w:r>
    </w:p>
    <w:p w:rsidR="00E9703F" w:rsidRPr="00B3644D" w:rsidRDefault="00E9703F" w:rsidP="00E9703F">
      <w:pPr>
        <w:rPr>
          <w:spacing w:val="-4"/>
          <w:rtl/>
        </w:rPr>
      </w:pPr>
      <w:ins w:id="91967" w:author="מנוע מכני" w:date="2026-10-11T12:04:39Z">
        <w:r>
          <w:rPr>
            <w:rStyle w:val="afffe"/>
            <w:rFonts w:ascii="Fb Fontext" w:hAnsi="Fb Fontext"/>
            <w:spacing w:val="-4"/>
            <w:rtl/>
          </w:rPr>
          <w:t xml:space="preserve">ויש</w:t>
        </w:r>
      </w:ins>
      <w:del w:id="91968" w:author="מנוע מכני" w:date="2026-10-11T12:04:39Z">
        <w:r w:rsidRPr="00B3644D">
          <w:rPr>
            <w:rStyle w:val="afffe"/>
            <w:rFonts w:ascii="Fb Fontext" w:hAnsi="Fb Fontext"/>
            <w:spacing w:val="-4"/>
            <w:rtl/>
          </w:rPr>
          <w:delText xml:space="preserve">ואיכא</w:delText>
        </w:r>
      </w:del>
      <w:r w:rsidRPr="00B3644D">
        <w:rPr>
          <w:rStyle w:val="afffe"/>
          <w:rFonts w:ascii="Fb Fontext" w:hAnsi="Fb Fontext"/>
          <w:spacing w:val="-4"/>
          <w:rtl/>
        </w:rPr>
        <w:t xml:space="preserve"> </w:t>
      </w:r>
      <w:ins w:id="90659" w:author="Claude - סמנטי" w:date="2026-10-11T12:28:21Z">
        <w:r>
          <w:rPr>
            <w:rStyle w:val="afffe"/>
            <w:rFonts w:ascii="Fb Fontext" w:hAnsi="Fb Fontext"/>
            <w:spacing w:val="-4"/>
            <w:rtl/>
          </w:rPr>
          <w:t xml:space="preserve">ביניהם</w:t>
        </w:r>
      </w:ins>
      <w:del w:id="90660" w:author="Claude - סמנטי" w:date="2026-10-11T12:28:21Z">
        <w:r w:rsidRPr="00B3644D">
          <w:rPr>
            <w:rStyle w:val="afffe"/>
            <w:rFonts w:ascii="Fb Fontext" w:hAnsi="Fb Fontext"/>
            <w:spacing w:val="-4"/>
            <w:rtl/>
          </w:rPr>
          <w:delText xml:space="preserve">בינייהו</w:delText>
        </w:r>
      </w:del>
      <w:r w:rsidRPr="00B3644D">
        <w:rPr>
          <w:spacing w:val="-4"/>
          <w:rtl/>
        </w:rPr>
        <w:t xml:space="preserve"> דאתי </w:t>
      </w:r>
      <w:ins w:id="95811" w:author="מנוע מכני" w:date="2026-10-11T12:04:39Z">
        <w:r>
          <w:rPr>
            <w:spacing w:val="-4"/>
            <w:rtl/>
          </w:rPr>
          <w:t xml:space="preserve">אחר</w:t>
        </w:r>
      </w:ins>
      <w:del w:id="95812" w:author="מנוע מכני" w:date="2026-10-11T12:04:39Z">
        <w:r w:rsidRPr="00B3644D">
          <w:rPr>
            <w:spacing w:val="-4"/>
            <w:rtl/>
          </w:rPr>
          <w:delText xml:space="preserve">בתר</w:delText>
        </w:r>
      </w:del>
      <w:r w:rsidRPr="00B3644D">
        <w:rPr>
          <w:spacing w:val="-4"/>
          <w:rtl/>
        </w:rPr>
        <w:t xml:space="preserve"> איצצתא. [אחר שנתחממו שאין בו צחצוחי שמן והבעלים רוצה בקיומו]</w:t>
      </w:r>
    </w:p>
    <w:p w:rsidR="00E9703F" w:rsidRPr="006F178A" w:rsidRDefault="00E9703F" w:rsidP="00E9703F">
      <w:pPr>
        <w:rPr>
          <w:rtl/>
        </w:rPr>
      </w:pPr>
      <w:r w:rsidRPr="00BC7B88">
        <w:rPr>
          <w:rStyle w:val="2fb"/>
          <w:rFonts w:ascii="Fb Fontext" w:hAnsi="Fb Fontext"/>
          <w:b/>
          <w:bCs/>
          <w:sz w:val="20"/>
          <w:rtl/>
        </w:rPr>
        <w:t>רבא</w:t>
      </w:r>
      <w:r w:rsidRPr="006F178A">
        <w:rPr>
          <w:rFonts w:ascii="Fb Fontext" w:hAnsi="Fb Fontext"/>
          <w:sz w:val="20"/>
          <w:rtl/>
        </w:rPr>
        <w:t xml:space="preserve"> משום </w:t>
      </w:r>
      <w:ins w:id="90661" w:author="Claude - סמנטי" w:date="2026-10-11T12:28:21Z">
        <w:r>
          <w:rPr>
            <w:rFonts w:ascii="Fb Fontext" w:hAnsi="Fb Fontext"/>
            <w:sz w:val="20"/>
            <w:rtl/>
          </w:rPr>
          <w:t xml:space="preserve">שהוא</w:t>
        </w:r>
      </w:ins>
      <w:del w:id="90662" w:author="Claude - סמנטי" w:date="2026-10-11T12:28:21Z">
        <w:r w:rsidRPr="006F178A">
          <w:rPr>
            <w:rFonts w:ascii="Fb Fontext" w:hAnsi="Fb Fontext"/>
            <w:sz w:val="20"/>
            <w:rtl/>
          </w:rPr>
          <w:delText xml:space="preserve">דהוי</w:delText>
        </w:r>
      </w:del>
      <w:r w:rsidRPr="006F178A">
        <w:rPr>
          <w:rFonts w:ascii="Fb Fontext" w:hAnsi="Fb Fontext"/>
          <w:sz w:val="20"/>
          <w:rtl/>
        </w:rPr>
        <w:t xml:space="preserve"> דבר שאין עושין הימנו מקוה, ופוסל את המקוה בשינוי מראה.</w:t>
      </w:r>
    </w:p>
    <w:p>
      <w:pPr>
        <w:pStyle w:val="afffff8"/>
        <w:rPr>
          <w:ins w:id="90115" w:author="קלוד" w:date="2026-10-11T12:33:55Z"/>
        </w:rPr>
      </w:pPr>
      <w:ins w:id="90116" w:author="קלוד" w:date="2026-10-11T12:33:55Z">
        <w:r>
          <w:rPr>
            <w:color w:val="7B3F00"/>
          </w:rPr>
          <w:t xml:space="preserve">משקה הבא לאוכל - אשכול ענבים לתוך הקדרה</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ריא"ש</w:t>
      </w:r>
      <w:r w:rsidRPr="006F178A">
        <w:rPr>
          <w:rFonts w:ascii="Fb Fontext" w:hAnsi="Fb Fontext"/>
          <w:rtl/>
        </w:rPr>
        <w:t xml:space="preserve"> סוחט אדם אשכול של ענבים לתוך הקדרה, [של אוכל] אבל </w:t>
      </w:r>
      <w:r w:rsidRPr="006F178A">
        <w:rPr>
          <w:rFonts w:ascii="Fb Fontext" w:hAnsi="Fb Fontext"/>
          <w:rtl/>
        </w:rPr>
        <w:t xml:space="preserve">לא</w:t>
      </w:r>
      <w:r w:rsidRPr="006F178A">
        <w:rPr>
          <w:rFonts w:ascii="Fb Fontext" w:hAnsi="Fb Fontext"/>
          <w:rtl/>
        </w:rPr>
        <w:t xml:space="preserve"> לתוך הקערה.</w:t>
      </w:r>
    </w:p>
    <w:p>
      <w:pPr>
        <w:pStyle w:val="38"/>
        <w:rPr>
          <w:ins w:id="99106" w:author="מנוע מכני" w:date="2026-10-11T12:04:39Z"/>
        </w:rPr>
      </w:pPr>
      <w:r w:rsidRPr="006F178A">
        <w:t xml:space="preserve">ר"ח מדברי רבינו נלמד:</w:t>
      </w:r>
    </w:p>
    <w:p w:rsidR="00E9703F" w:rsidRPr="006F178A" w:rsidRDefault="00E9703F" w:rsidP="00E9703F">
      <w:pPr>
        <w:rPr>
          <w:rtl/>
        </w:rPr>
      </w:pPr>
      <w:del w:id="99107" w:author="מנוע מכני" w:date="2026-10-11T12:04:39Z">
        <w:r w:rsidRPr="006F178A">
          <w:rPr>
            <w:rtl/>
          </w:rPr>
          <w:delText xml:space="preserve"> </w:delText>
        </w:r>
      </w:del>
      <w:r w:rsidRPr="006F178A">
        <w:rPr>
          <w:rtl/>
        </w:rPr>
        <w:t xml:space="preserve">חולב אדם עז לתוך הקדרה, אבל </w:t>
      </w:r>
      <w:r w:rsidRPr="006F178A">
        <w:rPr>
          <w:rtl/>
        </w:rPr>
        <w:t xml:space="preserve">לא</w:t>
      </w:r>
      <w:r w:rsidRPr="006F178A">
        <w:rPr>
          <w:rtl/>
        </w:rPr>
        <w:t xml:space="preserve"> לתוך הקערה.</w:t>
      </w:r>
    </w:p>
    <w:p w:rsidR="00E9703F" w:rsidRPr="006F178A" w:rsidRDefault="00E9703F" w:rsidP="00E9703F">
      <w:pPr>
        <w:rPr>
          <w:rtl/>
        </w:rPr>
      </w:pPr>
      <w:ins w:id="94241" w:author="מנוע מכני" w:date="2026-10-11T12:04:39Z">
        <w:r>
          <w:rPr>
            <w:rtl/>
          </w:rPr>
          <w:t xml:space="preserve">ומשמע</w:t>
        </w:r>
        <w:r>
          <w:rPr>
            <w:rtl/>
          </w:rPr>
          <w:t xml:space="preserve"> ש</w:t>
        </w:r>
      </w:ins>
      <w:del w:id="94242" w:author="מנוע מכני" w:date="2026-10-11T12:04:39Z">
        <w:r w:rsidRPr="006F178A">
          <w:rPr>
            <w:rtl/>
          </w:rPr>
          <w:delText xml:space="preserve">אלמא </w:delText>
        </w:r>
      </w:del>
      <w:ins w:id="91969" w:author="מנוע מכני" w:date="2026-10-11T12:04:39Z">
        <w:r>
          <w:rPr>
            <w:rtl/>
          </w:rPr>
          <w:t xml:space="preserve">סבר</w:t>
        </w:r>
      </w:ins>
      <w:del w:id="91970" w:author="מנוע מכני" w:date="2026-10-11T12:04:39Z">
        <w:r w:rsidRPr="006F178A">
          <w:rPr>
            <w:rtl/>
          </w:rPr>
          <w:delText xml:space="preserve">קסבר</w:delText>
        </w:r>
      </w:del>
      <w:r w:rsidRPr="006F178A">
        <w:rPr>
          <w:rtl/>
        </w:rPr>
        <w:t xml:space="preserve">: משקה הבא לאוכל - אוכל הוא.</w:t>
      </w:r>
    </w:p>
    <w:p w:rsidR="00E9703F" w:rsidRPr="006F178A" w:rsidRDefault="00E9703F" w:rsidP="00E9703F">
      <w:pPr>
        <w:rPr>
          <w:rtl/>
        </w:rPr>
      </w:pPr>
      <w:ins w:id="110277" w:author="קלוד" w:date="2026-10-11T13:11:34Z">
        <w:r>
          <w:rPr>
            <w:rtl/>
          </w:rPr>
          <w:t xml:space="preserve">ומה</w:t>
        </w:r>
      </w:ins>
      <w:del w:id="110278" w:author="קלוד" w:date="2026-10-11T13:11:34Z">
        <w:r w:rsidRPr="006F178A">
          <w:rPr>
            <w:rtl/>
          </w:rPr>
          <w:delText xml:space="preserve">והא</w:delText>
        </w:r>
      </w:del>
      <w:r w:rsidRPr="006F178A">
        <w:rPr>
          <w:rtl/>
        </w:rPr>
        <w:t xml:space="preserve"> </w:t>
      </w:r>
      <w:ins w:id="110275" w:author="קלוד" w:date="2026-10-11T13:11:34Z">
        <w:r>
          <w:rPr>
            <w:rtl/>
          </w:rPr>
          <w:t xml:space="preserve">שזב</w:t>
        </w:r>
      </w:ins>
      <w:del w:id="110276" w:author="קלוד" w:date="2026-10-11T13:11:34Z">
        <w:r w:rsidRPr="006F178A">
          <w:rPr>
            <w:rtl/>
          </w:rPr>
          <w:delText xml:space="preserve">דזב</w:delText>
        </w:r>
      </w:del>
      <w:r w:rsidRPr="006F178A">
        <w:rPr>
          <w:rtl/>
        </w:rPr>
        <w:t xml:space="preserve"> </w:t>
      </w:r>
      <w:ins w:id="110273" w:author="קלוד" w:date="2026-10-11T13:11:34Z">
        <w:r>
          <w:rPr>
            <w:rtl/>
          </w:rPr>
          <w:t xml:space="preserve">החולב</w:t>
        </w:r>
      </w:ins>
      <w:del w:id="110274" w:author="קלוד" w:date="2026-10-11T13:11:34Z">
        <w:r w:rsidRPr="006F178A">
          <w:rPr>
            <w:rtl/>
          </w:rPr>
          <w:delText xml:space="preserve">שחולב</w:delText>
        </w:r>
      </w:del>
      <w:r w:rsidRPr="006F178A">
        <w:rPr>
          <w:rtl/>
        </w:rPr>
        <w:t xml:space="preserve"> את העז - החלב </w:t>
      </w:r>
      <w:ins w:id="110271" w:author="קלוד" w:date="2026-10-11T13:11:34Z">
        <w:r>
          <w:rPr>
            <w:rtl/>
          </w:rPr>
          <w:t xml:space="preserve">טמא,</w:t>
        </w:r>
      </w:ins>
      <w:del w:id="110272" w:author="קלוד" w:date="2026-10-11T13:11:34Z">
        <w:r w:rsidRPr="006F178A">
          <w:rPr>
            <w:rtl/>
          </w:rPr>
          <w:delText xml:space="preserve">טמא הוא</w:delText>
        </w:r>
      </w:del>
      <w:r w:rsidRPr="006F178A">
        <w:rPr>
          <w:rtl/>
        </w:rPr>
        <w:t xml:space="preserve"> משום </w:t>
      </w:r>
      <w:ins w:id="90663" w:author="Claude - סמנטי" w:date="2026-10-11T12:28:21Z">
        <w:r>
          <w:rPr>
            <w:rtl/>
          </w:rPr>
          <w:t xml:space="preserve">שהוכשר</w:t>
        </w:r>
      </w:ins>
      <w:del w:id="90664" w:author="Claude - סמנטי" w:date="2026-10-11T12:28:21Z">
        <w:r w:rsidRPr="006F178A">
          <w:rPr>
            <w:rtl/>
          </w:rPr>
          <w:delText xml:space="preserve">דהוכשר</w:delText>
        </w:r>
      </w:del>
      <w:r w:rsidRPr="006F178A">
        <w:rPr>
          <w:rtl/>
        </w:rPr>
        <w:t xml:space="preserve"> לקבל טומאה בטיפה ראשונה שע"פ הדד.</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קמה.</w:t>
      </w:r>
    </w:p>
    <w:p>
      <w:pPr>
        <w:pStyle w:val="38"/>
        <w:rPr>
          <w:ins w:id="99109" w:author="מנוע מכני" w:date="2026-10-11T12:04:39Z"/>
        </w:rPr>
      </w:pPr>
      <w:r w:rsidRPr="00B3644D">
        <w:t xml:space="preserve">הך</w:t>
      </w:r>
    </w:p>
    <w:p w:rsidR="00E9703F" w:rsidRPr="00B3644D" w:rsidRDefault="00E9703F" w:rsidP="00E9703F">
      <w:pPr>
        <w:rPr>
          <w:spacing w:val="-4"/>
          <w:rtl/>
        </w:rPr>
      </w:pPr>
      <w:del w:id="99110" w:author="מנוע מכני" w:date="2026-10-11T12:04:39Z">
        <w:r w:rsidRPr="00B3644D">
          <w:rPr>
            <w:rFonts w:ascii="Fb Fontext" w:hAnsi="Fb Fontext"/>
            <w:spacing w:val="-4"/>
            <w:rtl/>
          </w:rPr>
          <w:delText xml:space="preserve"> </w:delText>
        </w:r>
      </w:del>
      <w:r w:rsidRPr="00B3644D">
        <w:rPr>
          <w:rFonts w:ascii="Fb Fontext" w:hAnsi="Fb Fontext"/>
          <w:spacing w:val="-4"/>
          <w:rtl/>
        </w:rPr>
        <w:t xml:space="preserve">דטמא מת שסחט זיתים וענבים, כביצה מכוונת</w:t>
      </w:r>
      <w:ins w:id="110283" w:author="קלוד" w:date="2026-10-11T13:11:34Z">
        <w:r>
          <w:rPr>
            <w:rFonts w:ascii="Fb Fontext" w:hAnsi="Fb Fontext"/>
            <w:spacing w:val="-4"/>
            <w:rtl/>
          </w:rPr>
          <w:t xml:space="preserve"> - </w:t>
        </w:r>
      </w:ins>
      <w:del w:id="110284" w:author="קלוד" w:date="2026-10-11T13:11:34Z">
        <w:r w:rsidRPr="00B3644D">
          <w:rPr>
            <w:rFonts w:ascii="Fb Fontext" w:hAnsi="Fb Fontext"/>
            <w:spacing w:val="-4"/>
            <w:rtl/>
          </w:rPr>
          <w:delText xml:space="preserve"> </w:delText>
        </w:r>
      </w:del>
      <w:r w:rsidRPr="00B3644D">
        <w:rPr>
          <w:rFonts w:ascii="Fb Fontext" w:hAnsi="Fb Fontext"/>
          <w:spacing w:val="-4"/>
          <w:rtl/>
        </w:rPr>
        <w:t xml:space="preserve">טהור, ויותר מזה</w:t>
      </w:r>
      <w:ins w:id="110281" w:author="קלוד" w:date="2026-10-11T13:11:34Z">
        <w:r>
          <w:rPr>
            <w:rFonts w:ascii="Fb Fontext" w:hAnsi="Fb Fontext"/>
            <w:spacing w:val="-4"/>
            <w:rtl/>
          </w:rPr>
          <w:t xml:space="preserve"> - </w:t>
        </w:r>
      </w:ins>
      <w:del w:id="110282" w:author="קלוד" w:date="2026-10-11T13:11:34Z">
        <w:r w:rsidRPr="00B3644D">
          <w:rPr>
            <w:rFonts w:ascii="Fb Fontext" w:hAnsi="Fb Fontext"/>
            <w:spacing w:val="-4"/>
            <w:rtl/>
          </w:rPr>
          <w:delText xml:space="preserve"> </w:delText>
        </w:r>
      </w:del>
      <w:r w:rsidRPr="00B3644D">
        <w:rPr>
          <w:rFonts w:ascii="Fb Fontext" w:hAnsi="Fb Fontext"/>
          <w:spacing w:val="-4"/>
          <w:rtl/>
        </w:rPr>
        <w:t xml:space="preserve">טמא, </w:t>
      </w:r>
      <w:ins w:id="110279" w:author="קלוד" w:date="2026-10-11T13:11:34Z">
        <w:r>
          <w:rPr>
            <w:rStyle w:val="afffffe"/>
            <w:rFonts w:ascii="Fb Fontext" w:hAnsi="Fb Fontext"/>
            <w:spacing w:val="-4"/>
            <w:rtl/>
          </w:rPr>
          <w:t xml:space="preserve">הרי</w:t>
        </w:r>
        <w:r>
          <w:rPr>
            <w:rFonts w:ascii="Fb Fontext" w:hAnsi="Fb Fontext"/>
            <w:spacing w:val="-4"/>
            <w:rtl/>
          </w:rPr>
          <w:t xml:space="preserve"> שהוכשר</w:t>
        </w:r>
      </w:ins>
      <w:del w:id="110280" w:author="קלוד" w:date="2026-10-11T13:11:34Z">
        <w:r w:rsidRPr="00B3644D">
          <w:rPr>
            <w:rFonts w:ascii="Fb Fontext" w:hAnsi="Fb Fontext"/>
            <w:spacing w:val="-4"/>
            <w:rtl/>
          </w:rPr>
          <w:delText xml:space="preserve">ואיתכשר</w:delText>
        </w:r>
      </w:del>
      <w:r w:rsidRPr="00B3644D">
        <w:rPr>
          <w:rFonts w:ascii="Fb Fontext" w:hAnsi="Fb Fontext"/>
          <w:spacing w:val="-4"/>
          <w:rtl/>
        </w:rPr>
        <w:t xml:space="preserve"> לקבל טומאה.</w:t>
      </w:r>
    </w:p>
    <w:p w:rsidR="00E9703F" w:rsidRPr="006F178A" w:rsidRDefault="00E9703F" w:rsidP="00E9703F">
      <w:pPr>
        <w:rPr>
          <w:rStyle w:val="afffe"/>
          <w:rFonts w:ascii="Fb Fontext" w:hAnsi="Fb Fontext"/>
          <w:b/>
          <w:rtl/>
        </w:rPr>
      </w:pPr>
      <w:r w:rsidRPr="006F178A">
        <w:rPr>
          <w:rtl/>
        </w:rPr>
        <w:t xml:space="preserve">היינו </w:t>
      </w:r>
      <w:ins w:id="110287" w:author="קלוד" w:date="2026-10-11T13:11:34Z">
        <w:r>
          <w:rPr>
            <w:rStyle w:val="afffffe"/>
            <w:rtl/>
          </w:rPr>
          <w:t xml:space="preserve">בסוחט</w:t>
        </w:r>
        <w:r>
          <w:rPr>
            <w:rtl/>
          </w:rPr>
          <w:t xml:space="preserve"> לקערה,</w:t>
        </w:r>
      </w:ins>
      <w:del w:id="110288" w:author="קלוד" w:date="2026-10-11T13:11:34Z">
        <w:r w:rsidRPr="006F178A">
          <w:rPr>
            <w:rtl/>
          </w:rPr>
          <w:delText xml:space="preserve">לקערה</w:delText>
        </w:r>
      </w:del>
      <w:r w:rsidRPr="006F178A">
        <w:rPr>
          <w:rtl/>
        </w:rPr>
        <w:t xml:space="preserve"> </w:t>
      </w:r>
      <w:ins w:id="90665" w:author="Claude - סמנטי" w:date="2026-10-11T12:28:21Z">
        <w:r>
          <w:rPr>
            <w:rtl/>
          </w:rPr>
          <w:t xml:space="preserve">שהוא</w:t>
        </w:r>
      </w:ins>
      <w:del w:id="90666" w:author="Claude - סמנטי" w:date="2026-10-11T12:28:21Z">
        <w:r w:rsidRPr="006F178A">
          <w:rPr>
            <w:rtl/>
          </w:rPr>
          <w:delText xml:space="preserve">דהוא</w:delText>
        </w:r>
      </w:del>
      <w:r w:rsidRPr="006F178A">
        <w:rPr>
          <w:rtl/>
        </w:rPr>
        <w:t xml:space="preserve"> </w:t>
      </w:r>
      <w:ins w:id="110285" w:author="קלוד" w:date="2026-10-11T13:11:34Z">
        <w:r>
          <w:rPr>
            <w:rtl/>
          </w:rPr>
          <w:t xml:space="preserve">כמשקין,</w:t>
        </w:r>
      </w:ins>
      <w:del w:id="110286" w:author="קלוד" w:date="2026-10-11T13:11:34Z">
        <w:r w:rsidRPr="006F178A">
          <w:rPr>
            <w:rtl/>
          </w:rPr>
          <w:delText xml:space="preserve">כמשקין</w:delText>
        </w:r>
      </w:del>
      <w:r w:rsidRPr="006F178A">
        <w:rPr>
          <w:rtl/>
        </w:rPr>
        <w:t xml:space="preserve"> </w:t>
      </w:r>
      <w:ins w:id="93831" w:author="מנוע מכני" w:date="2026-10-11T12:04:39Z">
        <w:r>
          <w:rPr>
            <w:rtl/>
          </w:rPr>
          <w:t xml:space="preserve">ולכך</w:t>
        </w:r>
      </w:ins>
      <w:del w:id="93832" w:author="מנוע מכני" w:date="2026-10-11T12:04:39Z">
        <w:r w:rsidRPr="006F178A">
          <w:rPr>
            <w:rtl/>
          </w:rPr>
          <w:delText xml:space="preserve">ולהכי</w:delText>
        </w:r>
      </w:del>
      <w:r w:rsidRPr="006F178A">
        <w:rPr>
          <w:rtl/>
        </w:rPr>
        <w:t xml:space="preserve"> ביותר מכביצה טמא.</w:t>
      </w:r>
    </w:p>
    <w:p>
      <w:pPr>
        <w:pStyle w:val="38"/>
        <w:rPr>
          <w:ins w:id="99111" w:author="מנוע מכני" w:date="2026-10-11T12:04:39Z"/>
        </w:rPr>
      </w:pPr>
      <w:r w:rsidRPr="006F178A">
        <w:t>א.</w:t>
      </w:r>
      <w:r w:rsidRPr="006F178A">
        <w:t xml:space="preserve"> רבי ירמיה:</w:t>
      </w:r>
    </w:p>
    <w:p w:rsidR="00E9703F" w:rsidRPr="006F178A" w:rsidRDefault="00E9703F" w:rsidP="00E9703F">
      <w:pPr>
        <w:rPr>
          <w:rtl/>
        </w:rPr>
      </w:pPr>
      <w:del w:id="99112" w:author="מנוע מכני" w:date="2026-10-11T12:04:39Z">
        <w:r w:rsidRPr="006F178A">
          <w:rPr>
            <w:rtl/>
          </w:rPr>
          <w:delText xml:space="preserve"> </w:delText>
        </w:r>
      </w:del>
      <w:ins w:id="110289" w:author="קלוד" w:date="2026-10-11T13:11:34Z">
        <w:r>
          <w:rPr>
            <w:rtl/>
          </w:rPr>
          <w:t xml:space="preserve">כתנאים:</w:t>
        </w:r>
      </w:ins>
      <w:del w:id="110290" w:author="קלוד" w:date="2026-10-11T13:11:34Z">
        <w:r w:rsidRPr="006F178A">
          <w:rPr>
            <w:rtl/>
          </w:rPr>
          <w:delText xml:space="preserve">כתנאי</w:delText>
        </w:r>
      </w:del>
      <w:r w:rsidRPr="006F178A">
        <w:rPr>
          <w:rtl/>
        </w:rPr>
        <w:t xml:space="preserve"> המחליק בענבים [סוחט על פני הכיכר] - </w:t>
      </w:r>
      <w:r w:rsidRPr="006F178A">
        <w:rPr>
          <w:rtl/>
        </w:rPr>
        <w:t xml:space="preserve">לא</w:t>
      </w:r>
      <w:r w:rsidRPr="006F178A">
        <w:rPr>
          <w:rtl/>
        </w:rPr>
        <w:t xml:space="preserve"> הוכשר, </w:t>
      </w:r>
      <w:r w:rsidRPr="006F178A">
        <w:rPr>
          <w:rStyle w:val="2fb"/>
          <w:rtl/>
        </w:rPr>
        <w:t xml:space="preserve">ולר"י</w:t>
      </w:r>
      <w:r w:rsidRPr="006F178A">
        <w:rPr>
          <w:rtl/>
        </w:rPr>
        <w:t xml:space="preserve"> הוכשר.</w:t>
      </w:r>
    </w:p>
    <w:p>
      <w:pPr>
        <w:pStyle w:val="38"/>
        <w:rPr>
          <w:ins w:id="99113" w:author="מנוע מכני" w:date="2026-10-11T12:04:39Z"/>
        </w:rPr>
      </w:pPr>
      <w:r w:rsidRPr="006F178A">
        <w:tab/>
      </w:r>
      <w:ins w:id="91971" w:author="מנוע מכני" w:date="2026-10-11T12:04:39Z">
        <w:r>
          <w:t xml:space="preserve">וחלקו</w:t>
        </w:r>
      </w:ins>
    </w:p>
    <w:p w:rsidR="00E9703F" w:rsidRPr="006F178A" w:rsidRDefault="00E9703F" w:rsidP="00E9703F">
      <w:pPr>
        <w:rPr>
          <w:rtl/>
        </w:rPr>
      </w:pPr>
      <w:del w:id="91972" w:author="מנוע מכני" w:date="2026-10-11T12:04:39Z">
        <w:r w:rsidRPr="006F178A">
          <w:rPr>
            <w:rFonts w:ascii="Fb Fontext" w:hAnsi="Fb Fontext"/>
            <w:b/>
            <w:bCs/>
            <w:sz w:val="20"/>
            <w:rtl/>
          </w:rPr>
          <w:delText xml:space="preserve">ופליגי</w:delText>
        </w:r>
      </w:del>
      <w:del w:id="99114" w:author="מנוע מכני" w:date="2026-10-11T12:04:39Z">
        <w:r w:rsidRPr="006F178A">
          <w:rPr>
            <w:rFonts w:ascii="Fb Fontext" w:hAnsi="Fb Fontext"/>
            <w:sz w:val="20"/>
            <w:rtl/>
          </w:rPr>
          <w:delText xml:space="preserve"> </w:delText>
        </w:r>
      </w:del>
      <w:ins w:id="95019" w:author="מנוע מכני" w:date="2026-10-11T12:04:39Z">
        <w:r>
          <w:rPr>
            <w:rFonts w:ascii="Fb Fontext" w:hAnsi="Fb Fontext"/>
            <w:sz w:val="20"/>
            <w:rtl/>
          </w:rPr>
          <w:t xml:space="preserve">אם </w:t>
        </w:r>
      </w:ins>
      <w:del w:id="95020" w:author="מנוע מכני" w:date="2026-10-11T12:04:39Z">
        <w:r w:rsidRPr="006F178A">
          <w:rPr>
            <w:rFonts w:ascii="Fb Fontext" w:hAnsi="Fb Fontext"/>
            <w:sz w:val="20"/>
            <w:rtl/>
          </w:rPr>
          <w:delText xml:space="preserve">אי </w:delText>
        </w:r>
      </w:del>
      <w:r w:rsidRPr="006F178A">
        <w:rPr>
          <w:rFonts w:ascii="Fb Fontext" w:hAnsi="Fb Fontext"/>
          <w:sz w:val="20"/>
          <w:rtl/>
        </w:rPr>
        <w:t xml:space="preserve">משקה הבא לאוכל - אוכל הוא, או </w:t>
      </w:r>
      <w:ins w:id="91973" w:author="מנוע מכני" w:date="2026-10-11T12:04:39Z">
        <w:r>
          <w:rPr>
            <w:rFonts w:ascii="Fb Fontext" w:hAnsi="Fb Fontext"/>
            <w:sz w:val="20"/>
            <w:rtl/>
          </w:rPr>
          <w:t xml:space="preserve">לא</w:t>
        </w:r>
      </w:ins>
      <w:del w:id="91974" w:author="מנוע מכני" w:date="2026-10-11T12:04:39Z">
        <w:r w:rsidRPr="006F178A">
          <w:rPr>
            <w:rFonts w:ascii="Fb Fontext" w:hAnsi="Fb Fontext"/>
            <w:sz w:val="20"/>
            <w:rtl/>
          </w:rPr>
          <w:delText xml:space="preserve">לאו</w:delText>
        </w:r>
      </w:del>
      <w:r w:rsidRPr="006F178A">
        <w:rPr>
          <w:rFonts w:ascii="Fb Fontext" w:hAnsi="Fb Fontext"/>
          <w:sz w:val="20"/>
          <w:rtl/>
        </w:rPr>
        <w:t xml:space="preserve"> אוכל.</w:t>
      </w:r>
    </w:p>
    <w:p w:rsidR="00E9703F" w:rsidRPr="006F178A" w:rsidRDefault="00E9703F" w:rsidP="00E9703F">
      <w:pPr>
        <w:rPr>
          <w:rtl/>
        </w:rPr>
      </w:pPr>
      <w:r w:rsidRPr="006F178A">
        <w:rPr>
          <w:rStyle w:val="afffe"/>
          <w:rFonts w:ascii="Fb Fontext" w:hAnsi="Fb Fontext"/>
          <w:b/>
          <w:rtl/>
        </w:rPr>
        <w:t>ב.</w:t>
      </w:r>
      <w:r w:rsidRPr="006F178A">
        <w:rPr>
          <w:rFonts w:ascii="Fb Fontext" w:hAnsi="Fb Fontext"/>
          <w:rtl/>
        </w:rPr>
        <w:t xml:space="preserve"> </w:t>
      </w:r>
      <w:ins w:id="110297" w:author="קלוד" w:date="2026-10-11T13:11:34Z">
        <w:r>
          <w:rPr>
            <w:rStyle w:val="2fb"/>
            <w:rFonts w:ascii="Fb Fontext" w:hAnsi="Fb Fontext"/>
            <w:rtl/>
          </w:rPr>
          <w:t xml:space="preserve">ר"פ:</w:t>
        </w:r>
      </w:ins>
      <w:del w:id="110298" w:author="קלוד" w:date="2026-10-11T13:11:34Z">
        <w:r w:rsidRPr="006F178A">
          <w:rPr>
            <w:rStyle w:val="2fb"/>
            <w:rFonts w:ascii="Fb Fontext" w:hAnsi="Fb Fontext"/>
            <w:rtl/>
          </w:rPr>
          <w:delText xml:space="preserve">ר"פ</w:delText>
        </w:r>
      </w:del>
      <w:r w:rsidRPr="006F178A">
        <w:rPr>
          <w:rFonts w:ascii="Fb Fontext" w:hAnsi="Fb Fontext"/>
          <w:rtl/>
        </w:rPr>
        <w:t xml:space="preserve"> </w:t>
      </w:r>
      <w:ins w:id="110295" w:author="קלוד" w:date="2026-10-11T13:11:34Z">
        <w:r>
          <w:rPr>
            <w:rFonts w:ascii="Fb Fontext" w:hAnsi="Fb Fontext"/>
            <w:rtl/>
          </w:rPr>
          <w:t xml:space="preserve">לכו"ע</w:t>
        </w:r>
      </w:ins>
      <w:del w:id="110296" w:author="קלוד" w:date="2026-10-11T13:11:34Z">
        <w:r w:rsidRPr="006F178A">
          <w:rPr>
            <w:rFonts w:ascii="Fb Fontext" w:hAnsi="Fb Fontext"/>
            <w:rtl/>
          </w:rPr>
          <w:delText xml:space="preserve">כו"ע</w:delText>
        </w:r>
      </w:del>
      <w:r w:rsidRPr="006F178A">
        <w:rPr>
          <w:rFonts w:ascii="Fb Fontext" w:hAnsi="Fb Fontext"/>
          <w:rtl/>
        </w:rPr>
        <w:t xml:space="preserve"> משקה הבא לאוכל - </w:t>
      </w:r>
      <w:ins w:id="91979" w:author="מנוע מכני" w:date="2026-10-11T12:04:39Z">
        <w:r>
          <w:rPr>
            <w:rFonts w:ascii="Fb Fontext" w:hAnsi="Fb Fontext"/>
            <w:rtl/>
          </w:rPr>
          <w:t xml:space="preserve">לא</w:t>
        </w:r>
      </w:ins>
      <w:del w:id="91980" w:author="מנוע מכני" w:date="2026-10-11T12:04:39Z">
        <w:r w:rsidRPr="006F178A">
          <w:rPr>
            <w:rFonts w:ascii="Fb Fontext" w:hAnsi="Fb Fontext"/>
            <w:rtl/>
          </w:rPr>
          <w:delText xml:space="preserve">לאו</w:delText>
        </w:r>
      </w:del>
      <w:r w:rsidRPr="006F178A">
        <w:rPr>
          <w:rFonts w:ascii="Fb Fontext" w:hAnsi="Fb Fontext"/>
          <w:rtl/>
        </w:rPr>
        <w:t xml:space="preserve"> אוכל הוא, </w:t>
      </w:r>
      <w:ins w:id="91977" w:author="מנוע מכני" w:date="2026-10-11T12:04:39Z">
        <w:r>
          <w:rPr>
            <w:rFonts w:ascii="Fb Fontext" w:hAnsi="Fb Fontext"/>
            <w:rtl/>
          </w:rPr>
          <w:t xml:space="preserve">וכאן</w:t>
        </w:r>
      </w:ins>
      <w:del w:id="91978" w:author="מנוע מכני" w:date="2026-10-11T12:04:39Z">
        <w:r w:rsidRPr="006F178A">
          <w:rPr>
            <w:rFonts w:ascii="Fb Fontext" w:hAnsi="Fb Fontext"/>
            <w:rtl/>
          </w:rPr>
          <w:delText xml:space="preserve">והכא</w:delText>
        </w:r>
      </w:del>
      <w:r w:rsidRPr="006F178A">
        <w:rPr>
          <w:rFonts w:ascii="Fb Fontext" w:hAnsi="Fb Fontext"/>
          <w:rtl/>
        </w:rPr>
        <w:t xml:space="preserve"> </w:t>
      </w:r>
      <w:ins w:id="91975" w:author="מנוע מכני" w:date="2026-10-11T12:04:39Z">
        <w:r>
          <w:rPr>
            <w:rFonts w:ascii="Fb Fontext" w:hAnsi="Fb Fontext"/>
            <w:rtl/>
          </w:rPr>
          <w:t xml:space="preserve">חלקו</w:t>
        </w:r>
      </w:ins>
      <w:del w:id="91976" w:author="מנוע מכני" w:date="2026-10-11T12:04:39Z">
        <w:r w:rsidRPr="006F178A">
          <w:rPr>
            <w:rFonts w:ascii="Fb Fontext" w:hAnsi="Fb Fontext"/>
            <w:rtl/>
          </w:rPr>
          <w:delText xml:space="preserve">פליגי</w:delText>
        </w:r>
      </w:del>
      <w:r w:rsidRPr="006F178A">
        <w:rPr>
          <w:rFonts w:ascii="Fb Fontext" w:hAnsi="Fb Fontext"/>
          <w:rtl/>
        </w:rPr>
        <w:t xml:space="preserve"> במשקה הבא לאיבוד</w:t>
      </w:r>
      <w:ins w:id="110293" w:author="קלוד" w:date="2026-10-11T13:11:34Z">
        <w:r>
          <w:rPr>
            <w:rFonts w:ascii="Fb Fontext" w:hAnsi="Fb Fontext"/>
            <w:rtl/>
          </w:rPr>
          <w:t xml:space="preserve"> </w:t>
        </w:r>
        <w:r>
          <w:rPr>
            <w:rStyle w:val="afffffe"/>
            <w:rFonts w:ascii="Fb Fontext" w:hAnsi="Fb Fontext"/>
            <w:rtl/>
          </w:rPr>
          <w:t xml:space="preserve">שכלה בתנור</w:t>
        </w:r>
        <w:r>
          <w:rPr>
            <w:rFonts w:ascii="Fb Fontext" w:hAnsi="Fb Fontext"/>
            <w:rtl/>
          </w:rPr>
          <w:t xml:space="preserve"> </w:t>
        </w:r>
      </w:ins>
      <w:del w:id="110294" w:author="קלוד" w:date="2026-10-11T13:11:34Z">
        <w:r w:rsidRPr="006F178A">
          <w:rPr>
            <w:rFonts w:ascii="Fb Fontext" w:hAnsi="Fb Fontext"/>
            <w:rtl/>
          </w:rPr>
          <w:delText xml:space="preserve"> </w:delText>
        </w:r>
      </w:del>
      <w:ins w:id="95021" w:author="מנוע מכני" w:date="2026-10-11T12:04:39Z">
        <w:r>
          <w:rPr>
            <w:rFonts w:ascii="Fb Fontext" w:hAnsi="Fb Fontext"/>
            <w:rtl/>
          </w:rPr>
          <w:t xml:space="preserve">אם </w:t>
        </w:r>
      </w:ins>
      <w:del w:id="95022" w:author="מנוע מכני" w:date="2026-10-11T12:04:39Z">
        <w:r w:rsidRPr="006F178A">
          <w:rPr>
            <w:rFonts w:ascii="Fb Fontext" w:hAnsi="Fb Fontext"/>
            <w:rtl/>
          </w:rPr>
          <w:delText xml:space="preserve">אי </w:delText>
        </w:r>
      </w:del>
      <w:r w:rsidRPr="006F178A">
        <w:rPr>
          <w:rFonts w:ascii="Fb Fontext" w:hAnsi="Fb Fontext"/>
          <w:rtl/>
        </w:rPr>
        <w:t xml:space="preserve">משקה</w:t>
      </w:r>
      <w:ins w:id="110291" w:author="קלוד" w:date="2026-10-11T13:11:34Z">
        <w:r>
          <w:rPr>
            <w:rFonts w:ascii="Fb Fontext" w:hAnsi="Fb Fontext"/>
            <w:rtl/>
          </w:rPr>
          <w:t xml:space="preserve"> הוא </w:t>
        </w:r>
      </w:ins>
      <w:del w:id="110292" w:author="קלוד" w:date="2026-10-11T13:11:34Z">
        <w:r w:rsidRPr="006F178A">
          <w:rPr>
            <w:rFonts w:ascii="Fb Fontext" w:hAnsi="Fb Fontext"/>
            <w:rtl/>
          </w:rPr>
          <w:delText xml:space="preserve"> </w:delText>
        </w:r>
      </w:del>
      <w:ins w:id="95023" w:author="מנוע מכני" w:date="2026-10-11T12:04:39Z">
        <w:r>
          <w:rPr>
            <w:rFonts w:ascii="Fb Fontext" w:hAnsi="Fb Fontext"/>
            <w:rtl/>
          </w:rPr>
          <w:t xml:space="preserve">אם </w:t>
        </w:r>
      </w:ins>
      <w:del w:id="95024" w:author="מנוע מכני" w:date="2026-10-11T12:04:39Z">
        <w:r w:rsidRPr="006F178A">
          <w:rPr>
            <w:rFonts w:ascii="Fb Fontext" w:hAnsi="Fb Fontext"/>
            <w:rtl/>
          </w:rPr>
          <w:delText xml:space="preserve">אי </w:delText>
        </w:r>
      </w:del>
      <w:r w:rsidRPr="006F178A">
        <w:rPr>
          <w:rFonts w:ascii="Fb Fontext" w:hAnsi="Fb Fontext"/>
          <w:rtl/>
        </w:rPr>
        <w:t xml:space="preserve">לא</w:t>
      </w:r>
      <w:r w:rsidRPr="006F178A">
        <w:rPr>
          <w:rFonts w:ascii="Fb Fontext" w:hAnsi="Fb Fontext"/>
          <w:rtl/>
        </w:rPr>
        <w:t xml:space="preserve">.</w:t>
      </w:r>
    </w:p>
    <w:p w:rsidR="00E9703F" w:rsidRPr="00307E5D" w:rsidRDefault="00E9703F" w:rsidP="00E9703F">
      <w:pPr>
        <w:rPr>
          <w:spacing w:val="-4"/>
          <w:rtl/>
        </w:rPr>
      </w:pPr>
      <w:ins w:id="110309" w:author="קלוד" w:date="2026-10-11T13:11:34Z">
        <w:r>
          <w:rPr>
            <w:spacing w:val="-4"/>
            <w:rtl/>
          </w:rPr>
          <w:t xml:space="preserve">וכתנאים:</w:t>
        </w:r>
      </w:ins>
      <w:del w:id="110310" w:author="קלוד" w:date="2026-10-11T13:11:34Z">
        <w:r w:rsidRPr="00307E5D">
          <w:rPr>
            <w:spacing w:val="-4"/>
            <w:rtl/>
          </w:rPr>
          <w:delText xml:space="preserve">וכתנאי</w:delText>
        </w:r>
      </w:del>
      <w:r w:rsidRPr="00307E5D">
        <w:rPr>
          <w:spacing w:val="-4"/>
          <w:rtl/>
        </w:rPr>
        <w:t xml:space="preserve"> </w:t>
      </w:r>
      <w:ins w:id="110307" w:author="קלוד" w:date="2026-10-11T13:11:34Z">
        <w:r>
          <w:rPr>
            <w:spacing w:val="-4"/>
            <w:rtl/>
          </w:rPr>
          <w:t xml:space="preserve">המפצע</w:t>
        </w:r>
      </w:ins>
      <w:del w:id="110308" w:author="קלוד" w:date="2026-10-11T13:11:34Z">
        <w:r w:rsidRPr="00307E5D">
          <w:rPr>
            <w:spacing w:val="-4"/>
            <w:rtl/>
          </w:rPr>
          <w:delText xml:space="preserve">דהמפצע</w:delText>
        </w:r>
      </w:del>
      <w:r w:rsidRPr="00307E5D">
        <w:rPr>
          <w:spacing w:val="-4"/>
          <w:rtl/>
        </w:rPr>
        <w:t xml:space="preserve"> בזיתים בידים </w:t>
      </w:r>
      <w:ins w:id="110305" w:author="קלוד" w:date="2026-10-11T13:11:34Z">
        <w:r>
          <w:rPr>
            <w:spacing w:val="-4"/>
            <w:rtl/>
          </w:rPr>
          <w:t xml:space="preserve">טמאות</w:t>
        </w:r>
      </w:ins>
      <w:del w:id="110306" w:author="קלוד" w:date="2026-10-11T13:11:34Z">
        <w:r w:rsidRPr="00307E5D">
          <w:rPr>
            <w:spacing w:val="-4"/>
            <w:rtl/>
          </w:rPr>
          <w:delText xml:space="preserve">מסואבות</w:delText>
        </w:r>
      </w:del>
      <w:r w:rsidRPr="00307E5D">
        <w:rPr>
          <w:spacing w:val="-4"/>
          <w:rtl/>
        </w:rPr>
        <w:t xml:space="preserve"> </w:t>
      </w:r>
      <w:ins w:id="110303" w:author="קלוד" w:date="2026-10-11T13:11:34Z">
        <w:r>
          <w:rPr>
            <w:spacing w:val="-4"/>
            <w:rtl/>
          </w:rPr>
          <w:t xml:space="preserve">-</w:t>
        </w:r>
      </w:ins>
      <w:del w:id="110304" w:author="קלוד" w:date="2026-10-11T13:11:34Z">
        <w:r w:rsidRPr="00307E5D">
          <w:rPr>
            <w:spacing w:val="-4"/>
            <w:rtl/>
          </w:rPr>
          <w:delText xml:space="preserve">–</w:delText>
        </w:r>
      </w:del>
      <w:r w:rsidRPr="00307E5D">
        <w:rPr>
          <w:spacing w:val="-4"/>
          <w:rtl/>
        </w:rPr>
        <w:t xml:space="preserve"> הוכשר </w:t>
      </w:r>
      <w:ins w:id="110301" w:author="קלוד" w:date="2026-10-11T13:11:34Z">
        <w:r>
          <w:rPr>
            <w:spacing w:val="-4"/>
            <w:rtl/>
          </w:rPr>
          <w:t xml:space="preserve">[שנוח</w:t>
        </w:r>
      </w:ins>
      <w:del w:id="110302" w:author="קלוד" w:date="2026-10-11T13:11:34Z">
        <w:r w:rsidRPr="00307E5D">
          <w:rPr>
            <w:spacing w:val="-4"/>
            <w:rtl/>
          </w:rPr>
          <w:delText xml:space="preserve">[דנוח</w:delText>
        </w:r>
      </w:del>
      <w:r w:rsidRPr="00307E5D">
        <w:rPr>
          <w:spacing w:val="-4"/>
          <w:rtl/>
        </w:rPr>
        <w:t xml:space="preserve"> לו במ</w:t>
      </w:r>
      <w:r w:rsidRPr="00307E5D">
        <w:rPr>
          <w:b/>
          <w:bCs/>
          <w:spacing w:val="-4"/>
          <w:rtl/>
        </w:rPr>
        <w:t>תיקו</w:t>
      </w:r>
      <w:r w:rsidRPr="00307E5D">
        <w:rPr>
          <w:spacing w:val="-4"/>
          <w:rtl/>
        </w:rPr>
        <w:t xml:space="preserve">תן], לסופתן במלח</w:t>
      </w:r>
      <w:ins w:id="110299" w:author="קלוד" w:date="2026-10-11T13:11:34Z">
        <w:r>
          <w:rPr>
            <w:spacing w:val="-4"/>
            <w:rtl/>
          </w:rPr>
          <w:t xml:space="preserve"> - </w:t>
        </w:r>
      </w:ins>
      <w:del w:id="110300" w:author="קלוד" w:date="2026-10-11T13:11:34Z">
        <w:r w:rsidRPr="00307E5D">
          <w:rPr>
            <w:spacing w:val="-4"/>
            <w:rtl/>
          </w:rPr>
          <w:delText xml:space="preserve"> </w:delText>
        </w:r>
      </w:del>
      <w:r w:rsidRPr="00307E5D">
        <w:rPr>
          <w:spacing w:val="-4"/>
          <w:rtl/>
        </w:rPr>
        <w:t xml:space="preserve">לא</w:t>
      </w:r>
      <w:r w:rsidRPr="00307E5D">
        <w:rPr>
          <w:spacing w:val="-4"/>
          <w:rtl/>
        </w:rPr>
        <w:t xml:space="preserve"> הוכשר.</w:t>
      </w:r>
    </w:p>
    <w:p w:rsidR="00E9703F" w:rsidRPr="006061D7" w:rsidRDefault="00E9703F" w:rsidP="00E9703F">
      <w:pPr>
        <w:rPr>
          <w:rtl/>
        </w:rPr>
      </w:pPr>
      <w:r w:rsidRPr="006061D7">
        <w:rPr>
          <w:rtl/>
        </w:rPr>
        <w:t xml:space="preserve">לידע אם הגיעו זיתיו למסוק אם </w:t>
      </w:r>
      <w:ins w:id="91983" w:author="מנוע מכני" w:date="2026-10-11T12:04:39Z">
        <w:r>
          <w:rPr>
            <w:rtl/>
          </w:rPr>
          <w:t xml:space="preserve">לא</w:t>
        </w:r>
      </w:ins>
      <w:del w:id="91984" w:author="מנוע מכני" w:date="2026-10-11T12:04:39Z">
        <w:r w:rsidRPr="006061D7">
          <w:rPr>
            <w:rtl/>
          </w:rPr>
          <w:delText xml:space="preserve">לאו</w:delText>
        </w:r>
      </w:del>
      <w:r w:rsidRPr="006061D7">
        <w:rPr>
          <w:rtl/>
        </w:rPr>
        <w:t xml:space="preserve"> - </w:t>
      </w:r>
      <w:r w:rsidRPr="006061D7">
        <w:rPr>
          <w:rtl/>
        </w:rPr>
        <w:t xml:space="preserve">לא</w:t>
      </w:r>
      <w:r w:rsidRPr="006061D7">
        <w:rPr>
          <w:rtl/>
        </w:rPr>
        <w:t xml:space="preserve"> הוכשר, </w:t>
      </w:r>
      <w:r w:rsidRPr="006061D7">
        <w:rPr>
          <w:rStyle w:val="2fb"/>
          <w:rtl/>
        </w:rPr>
        <w:t xml:space="preserve">ולר"י</w:t>
      </w:r>
      <w:r w:rsidRPr="006061D7">
        <w:rPr>
          <w:rtl/>
        </w:rPr>
        <w:t xml:space="preserve"> הוכשר. </w:t>
      </w:r>
      <w:ins w:id="91981" w:author="מנוע מכני" w:date="2026-10-11T12:04:39Z">
        <w:r>
          <w:rPr>
            <w:b/>
            <w:bCs/>
            <w:rtl/>
          </w:rPr>
          <w:t xml:space="preserve">וחלקו</w:t>
        </w:r>
      </w:ins>
      <w:del w:id="91982" w:author="מנוע מכני" w:date="2026-10-11T12:04:39Z">
        <w:r w:rsidRPr="00E6185C">
          <w:rPr>
            <w:b/>
            <w:bCs/>
            <w:rtl/>
          </w:rPr>
          <w:delText xml:space="preserve">ופליגי</w:delText>
        </w:r>
      </w:del>
      <w:r w:rsidRPr="006061D7">
        <w:rPr>
          <w:rtl/>
        </w:rPr>
        <w:t xml:space="preserve"> בהולך לאיבוד </w:t>
      </w:r>
      <w:ins w:id="95025" w:author="מנוע מכני" w:date="2026-10-11T12:04:39Z">
        <w:r>
          <w:rPr>
            <w:rtl/>
          </w:rPr>
          <w:t xml:space="preserve">אם </w:t>
        </w:r>
      </w:ins>
      <w:del w:id="95026" w:author="מנוע מכני" w:date="2026-10-11T12:04:39Z">
        <w:r w:rsidRPr="006061D7">
          <w:rPr>
            <w:rtl/>
          </w:rPr>
          <w:delText xml:space="preserve">אי </w:delText>
        </w:r>
      </w:del>
      <w:r w:rsidRPr="006061D7">
        <w:rPr>
          <w:rtl/>
        </w:rPr>
        <w:t xml:space="preserve">משקה או </w:t>
      </w:r>
      <w:ins w:id="91985" w:author="מנוע מכני" w:date="2026-10-11T12:04:39Z">
        <w:r>
          <w:rPr>
            <w:rtl/>
          </w:rPr>
          <w:t xml:space="preserve">לא</w:t>
        </w:r>
      </w:ins>
      <w:del w:id="91986" w:author="מנוע מכני" w:date="2026-10-11T12:04:39Z">
        <w:r w:rsidRPr="006061D7">
          <w:rPr>
            <w:rtl/>
          </w:rPr>
          <w:delText xml:space="preserve">לאו</w:delText>
        </w:r>
      </w:del>
      <w:r w:rsidRPr="006061D7">
        <w:rPr>
          <w:rtl/>
        </w:rPr>
        <w:t xml:space="preserve">.</w:t>
      </w:r>
    </w:p>
    <w:p w:rsidR="00E9703F" w:rsidRPr="006F178A" w:rsidRDefault="00E9703F" w:rsidP="00E9703F">
      <w:pPr>
        <w:rPr>
          <w:rtl/>
        </w:rPr>
      </w:pPr>
      <w:ins w:id="110315" w:author="קלוד" w:date="2026-10-11T13:11:34Z">
        <w:r>
          <w:rPr>
            <w:rStyle w:val="2fb"/>
            <w:rFonts w:ascii="Fb Fontext" w:hAnsi="Fb Fontext"/>
            <w:rtl/>
          </w:rPr>
          <w:t xml:space="preserve">רהבדר"י: תנאים</w:t>
        </w:r>
      </w:ins>
      <w:del w:id="110316" w:author="קלוד" w:date="2026-10-11T13:11:34Z">
        <w:r w:rsidRPr="006F178A">
          <w:rPr>
            <w:rStyle w:val="2fb"/>
            <w:rFonts w:ascii="Fb Fontext" w:hAnsi="Fb Fontext"/>
            <w:rtl/>
          </w:rPr>
          <w:delText xml:space="preserve">רהבדר"י</w:delText>
        </w:r>
      </w:del>
      <w:r w:rsidRPr="006F178A">
        <w:rPr>
          <w:rFonts w:ascii="Fb Fontext" w:hAnsi="Fb Fontext"/>
          <w:rtl/>
        </w:rPr>
        <w:t xml:space="preserve"> </w:t>
      </w:r>
      <w:ins w:id="93833" w:author="מנוע מכני" w:date="2026-10-11T12:04:39Z">
        <w:r>
          <w:rPr>
            <w:rFonts w:ascii="Fb Fontext" w:hAnsi="Fb Fontext"/>
            <w:rtl/>
          </w:rPr>
          <w:t xml:space="preserve">אלו</w:t>
        </w:r>
      </w:ins>
      <w:del w:id="93834" w:author="מנוע מכני" w:date="2026-10-11T12:04:39Z">
        <w:r w:rsidRPr="006F178A">
          <w:rPr>
            <w:rFonts w:ascii="Fb Fontext" w:hAnsi="Fb Fontext"/>
            <w:rtl/>
          </w:rPr>
          <w:delText xml:space="preserve">הני</w:delText>
        </w:r>
      </w:del>
      <w:r w:rsidRPr="006F178A">
        <w:rPr>
          <w:rFonts w:ascii="Fb Fontext" w:hAnsi="Fb Fontext"/>
          <w:rtl/>
        </w:rPr>
        <w:t xml:space="preserve"> </w:t>
      </w:r>
      <w:ins w:id="110313" w:author="קלוד" w:date="2026-10-11T13:11:34Z">
        <w:r>
          <w:rPr>
            <w:rFonts w:ascii="Fb Fontext" w:hAnsi="Fb Fontext"/>
            <w:rtl/>
          </w:rPr>
          <w:t xml:space="preserve">שבזיתים</w:t>
        </w:r>
      </w:ins>
      <w:del w:id="110314" w:author="קלוד" w:date="2026-10-11T13:11:34Z">
        <w:r w:rsidRPr="006F178A">
          <w:rPr>
            <w:rFonts w:ascii="Fb Fontext" w:hAnsi="Fb Fontext"/>
            <w:rtl/>
          </w:rPr>
          <w:delText xml:space="preserve">תנאי</w:delText>
        </w:r>
      </w:del>
      <w:r w:rsidRPr="006F178A">
        <w:rPr>
          <w:rFonts w:ascii="Fb Fontext" w:hAnsi="Fb Fontext"/>
          <w:rtl/>
        </w:rPr>
        <w:t xml:space="preserve"> </w:t>
      </w:r>
      <w:ins w:id="110311" w:author="קלוד" w:date="2026-10-11T13:11:34Z">
        <w:r>
          <w:rPr>
            <w:rFonts w:ascii="Fb Fontext" w:hAnsi="Fb Fontext"/>
            <w:rtl/>
          </w:rPr>
          <w:t xml:space="preserve">-</w:t>
        </w:r>
      </w:ins>
      <w:del w:id="110312" w:author="קלוד" w:date="2026-10-11T13:11:34Z">
        <w:r w:rsidRPr="006F178A">
          <w:rPr>
            <w:rFonts w:ascii="Fb Fontext" w:hAnsi="Fb Fontext"/>
            <w:rtl/>
          </w:rPr>
          <w:delText xml:space="preserve">דזיתים-</w:delText>
        </w:r>
      </w:del>
      <w:r w:rsidRPr="006F178A">
        <w:rPr>
          <w:rFonts w:ascii="Fb Fontext" w:hAnsi="Fb Fontext"/>
          <w:rtl/>
        </w:rPr>
        <w:t xml:space="preserve"> במשקה העומד לאיבוד </w:t>
      </w:r>
      <w:ins w:id="91987" w:author="מנוע מכני" w:date="2026-10-11T12:04:39Z">
        <w:r>
          <w:rPr>
            <w:rFonts w:ascii="Fb Fontext" w:hAnsi="Fb Fontext"/>
            <w:rtl/>
          </w:rPr>
          <w:t xml:space="preserve">חלקו</w:t>
        </w:r>
      </w:ins>
      <w:del w:id="91988" w:author="מנוע מכני" w:date="2026-10-11T12:04:39Z">
        <w:r w:rsidRPr="006F178A">
          <w:rPr>
            <w:rFonts w:ascii="Fb Fontext" w:hAnsi="Fb Fontext"/>
            <w:rtl/>
          </w:rPr>
          <w:delText xml:space="preserve">פליגי</w:delText>
        </w:r>
      </w:del>
      <w:r w:rsidRPr="006F178A">
        <w:rPr>
          <w:rFonts w:ascii="Fb Fontext" w:hAnsi="Fb Fontext"/>
          <w:rtl/>
        </w:rPr>
        <w:t xml:space="preserve">.</w:t>
      </w:r>
    </w:p>
    <w:p w:rsidR="00E9703F" w:rsidRPr="006F178A" w:rsidRDefault="00E9703F" w:rsidP="00E9703F">
      <w:pPr>
        <w:rPr>
          <w:rtl/>
        </w:rPr>
      </w:pPr>
      <w:ins w:id="110323" w:author="קלוד" w:date="2026-10-11T13:11:34Z">
        <w:r>
          <w:rPr>
            <w:rtl/>
          </w:rPr>
          <w:t xml:space="preserve">ותנאים</w:t>
        </w:r>
      </w:ins>
      <w:del w:id="110324" w:author="קלוד" w:date="2026-10-11T13:11:34Z">
        <w:r w:rsidRPr="006F178A">
          <w:rPr>
            <w:rtl/>
          </w:rPr>
          <w:delText xml:space="preserve">והנך</w:delText>
        </w:r>
      </w:del>
      <w:r w:rsidRPr="006F178A">
        <w:rPr>
          <w:rtl/>
        </w:rPr>
        <w:t xml:space="preserve"> </w:t>
      </w:r>
      <w:ins w:id="110321" w:author="קלוד" w:date="2026-10-11T13:11:34Z">
        <w:r>
          <w:rPr>
            <w:rtl/>
          </w:rPr>
          <w:t xml:space="preserve">אלו</w:t>
        </w:r>
      </w:ins>
      <w:del w:id="110322" w:author="קלוד" w:date="2026-10-11T13:11:34Z">
        <w:r w:rsidRPr="006F178A">
          <w:rPr>
            <w:rtl/>
          </w:rPr>
          <w:delText xml:space="preserve">תנאי</w:delText>
        </w:r>
      </w:del>
      <w:r w:rsidRPr="006F178A">
        <w:rPr>
          <w:rtl/>
        </w:rPr>
        <w:t xml:space="preserve"> </w:t>
      </w:r>
      <w:ins w:id="110319" w:author="קלוד" w:date="2026-10-11T13:11:34Z">
        <w:r>
          <w:rPr>
            <w:rtl/>
          </w:rPr>
          <w:t xml:space="preserve">שבענבים -</w:t>
        </w:r>
      </w:ins>
      <w:del w:id="110320" w:author="קלוד" w:date="2026-10-11T13:11:34Z">
        <w:r w:rsidRPr="006F178A">
          <w:rPr>
            <w:rtl/>
          </w:rPr>
          <w:delText xml:space="preserve">דענבים</w:delText>
        </w:r>
      </w:del>
      <w:r w:rsidRPr="006F178A">
        <w:rPr>
          <w:rtl/>
        </w:rPr>
        <w:t xml:space="preserve"> במשקה העומד לצחצחו</w:t>
      </w:r>
      <w:ins w:id="110317" w:author="קלוד" w:date="2026-10-11T13:11:34Z">
        <w:r>
          <w:rPr>
            <w:rtl/>
          </w:rPr>
          <w:t xml:space="preserve"> </w:t>
        </w:r>
        <w:r>
          <w:rPr>
            <w:rStyle w:val="afffffe"/>
            <w:rtl/>
          </w:rPr>
          <w:t xml:space="preserve">ולייפותו</w:t>
        </w:r>
        <w:r>
          <w:rPr>
            <w:rtl/>
          </w:rPr>
          <w:t xml:space="preserve"> </w:t>
        </w:r>
      </w:ins>
      <w:del w:id="110318" w:author="קלוד" w:date="2026-10-11T13:11:34Z">
        <w:r w:rsidRPr="006F178A">
          <w:rPr>
            <w:rtl/>
          </w:rPr>
          <w:delText xml:space="preserve"> </w:delText>
        </w:r>
      </w:del>
      <w:ins w:id="95483" w:author="מנוע מכני" w:date="2026-10-11T12:04:39Z">
        <w:r>
          <w:rPr>
            <w:rtl/>
          </w:rPr>
          <w:t xml:space="preserve">חלקו</w:t>
        </w:r>
      </w:ins>
      <w:del w:id="95484" w:author="מנוע מכני" w:date="2026-10-11T12:04:39Z">
        <w:r w:rsidRPr="006F178A">
          <w:rPr>
            <w:rtl/>
          </w:rPr>
          <w:delText xml:space="preserve">קמיפלגי</w:delText>
        </w:r>
      </w:del>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קמה.</w:t>
      </w:r>
    </w:p>
    <w:p>
      <w:pPr>
        <w:pStyle w:val="38"/>
        <w:rPr>
          <w:ins w:id="99115" w:author="מנוע מכני" w:date="2026-10-11T12:04:39Z"/>
        </w:rPr>
      </w:pPr>
      <w:r w:rsidRPr="006F178A">
        <w:t>ר"ז מרב</w:t>
      </w:r>
      <w:r w:rsidRPr="006F178A">
        <w:t>:</w:t>
      </w:r>
    </w:p>
    <w:p w:rsidR="00E9703F" w:rsidRPr="006F178A" w:rsidRDefault="00E9703F" w:rsidP="00E9703F">
      <w:pPr>
        <w:rPr>
          <w:rtl/>
        </w:rPr>
      </w:pPr>
      <w:del w:id="99116" w:author="מנוע מכני" w:date="2026-10-11T12:04:39Z">
        <w:r w:rsidRPr="006F178A">
          <w:rPr>
            <w:rFonts w:ascii="Fb Fontext" w:hAnsi="Fb Fontext"/>
            <w:rtl/>
          </w:rPr>
          <w:delText xml:space="preserve"> </w:delText>
        </w:r>
      </w:del>
      <w:r w:rsidRPr="006F178A">
        <w:rPr>
          <w:rFonts w:ascii="Fb Fontext" w:hAnsi="Fb Fontext"/>
          <w:rtl/>
        </w:rPr>
        <w:t xml:space="preserve">סוחט אדם אשכול של ענבים לתוך הקדרה, אבל </w:t>
      </w:r>
      <w:r w:rsidRPr="006F178A">
        <w:rPr>
          <w:rFonts w:ascii="Fb Fontext" w:hAnsi="Fb Fontext"/>
          <w:rtl/>
        </w:rPr>
        <w:t xml:space="preserve">לא</w:t>
      </w:r>
      <w:r w:rsidRPr="006F178A">
        <w:rPr>
          <w:rFonts w:ascii="Fb Fontext" w:hAnsi="Fb Fontext"/>
          <w:rtl/>
        </w:rPr>
        <w:t xml:space="preserve"> לתוך הקערה.</w:t>
      </w:r>
    </w:p>
    <w:p w:rsidR="00E9703F" w:rsidRDefault="00E9703F" w:rsidP="00E9703F">
      <w:pPr>
        <w:rPr>
          <w:rFonts w:ascii="Fb Fontext" w:hAnsi="Fb Fontext"/>
          <w:sz w:val="20"/>
          <w:rtl/>
        </w:rPr>
      </w:pPr>
      <w:r w:rsidRPr="006F178A">
        <w:rPr>
          <w:rFonts w:ascii="Fb Fontext" w:hAnsi="Fb Fontext"/>
          <w:sz w:val="20"/>
          <w:rtl/>
        </w:rPr>
        <w:t xml:space="preserve">ודג לצירו - </w:t>
      </w:r>
      <w:ins w:id="90637" w:author="מנוע מכני" w:date="2026-10-11T12:04:39Z">
        <w:r>
          <w:rPr>
            <w:rFonts w:ascii="Fb Fontext" w:hAnsi="Fb Fontext"/>
            <w:sz w:val="20"/>
            <w:rtl/>
          </w:rPr>
          <w:t xml:space="preserve">אפי'</w:t>
        </w:r>
      </w:ins>
      <w:del w:id="90638" w:author="מנוע מכני" w:date="2026-10-11T12:04:39Z">
        <w:r w:rsidRPr="006F178A">
          <w:rPr>
            <w:rFonts w:ascii="Fb Fontext" w:hAnsi="Fb Fontext"/>
            <w:sz w:val="20"/>
            <w:rtl/>
          </w:rPr>
          <w:delText xml:space="preserve">אפילו</w:delText>
        </w:r>
      </w:del>
      <w:r w:rsidRPr="006F178A">
        <w:rPr>
          <w:rFonts w:ascii="Fb Fontext" w:hAnsi="Fb Fontext"/>
          <w:sz w:val="20"/>
          <w:rtl/>
        </w:rPr>
        <w:t xml:space="preserve"> לתוך הקערה. </w:t>
      </w:r>
      <w:ins w:id="110325" w:author="קלוד" w:date="2026-10-11T13:11:34Z">
        <w:r>
          <w:rPr>
            <w:rFonts w:ascii="Fb Fontext" w:hAnsi="Fb Fontext"/>
            <w:sz w:val="20"/>
            <w:rtl/>
          </w:rPr>
          <w:t xml:space="preserve">[שציר</w:t>
        </w:r>
      </w:ins>
      <w:del w:id="110326" w:author="קלוד" w:date="2026-10-11T13:11:34Z">
        <w:r w:rsidRPr="006F178A">
          <w:rPr>
            <w:rFonts w:ascii="Fb Fontext" w:hAnsi="Fb Fontext"/>
            <w:sz w:val="20"/>
            <w:rtl/>
          </w:rPr>
          <w:delText xml:space="preserve">[דציר</w:delText>
        </w:r>
      </w:del>
      <w:r w:rsidRPr="006F178A">
        <w:rPr>
          <w:rFonts w:ascii="Fb Fontext" w:hAnsi="Fb Fontext"/>
          <w:sz w:val="20"/>
          <w:rtl/>
        </w:rPr>
        <w:t xml:space="preserve"> אוכל הוא]</w:t>
      </w:r>
    </w:p>
    <w:p w:rsidR="00E9703F" w:rsidRPr="006061D7" w:rsidRDefault="00E9703F" w:rsidP="00E9703F">
      <w:pPr>
        <w:rPr>
          <w:rtl/>
        </w:rPr>
      </w:pPr>
      <w:r w:rsidRPr="006061D7">
        <w:rPr>
          <w:rtl/>
        </w:rPr>
        <w:t>•</w:t>
      </w:r>
      <w:r w:rsidRPr="006061D7">
        <w:rPr>
          <w:rFonts w:hint="cs"/>
          <w:rtl/>
        </w:rPr>
        <w:t xml:space="preserve"> </w:t>
      </w:r>
      <w:r w:rsidRPr="006061D7">
        <w:rPr>
          <w:rStyle w:val="2fb"/>
          <w:rtl/>
        </w:rPr>
        <w:t xml:space="preserve">אביי</w:t>
      </w:r>
      <w:r w:rsidRPr="006061D7">
        <w:rPr>
          <w:rtl/>
        </w:rPr>
        <w:t xml:space="preserve"> תני </w:t>
      </w:r>
      <w:ins w:id="93835" w:author="מנוע מכני" w:date="2026-10-11T12:04:39Z">
        <w:r>
          <w:rPr>
            <w:rtl/>
          </w:rPr>
          <w:t xml:space="preserve">משמו</w:t>
        </w:r>
      </w:ins>
      <w:del w:id="93836" w:author="מנוע מכני" w:date="2026-10-11T12:04:39Z">
        <w:r w:rsidRPr="006061D7">
          <w:rPr>
            <w:rtl/>
          </w:rPr>
          <w:delText xml:space="preserve">משמיה</w:delText>
        </w:r>
      </w:del>
      <w:r w:rsidRPr="006061D7">
        <w:rPr>
          <w:rtl/>
        </w:rPr>
        <w:t xml:space="preserve"> </w:t>
      </w:r>
      <w:r w:rsidRPr="006061D7">
        <w:rPr>
          <w:rStyle w:val="2fb"/>
          <w:rtl/>
        </w:rPr>
        <w:t xml:space="preserve">דשמואל</w:t>
      </w:r>
      <w:r w:rsidRPr="006061D7">
        <w:rPr>
          <w:rtl/>
        </w:rPr>
        <w:t xml:space="preserve"> [ש</w:t>
      </w:r>
      <w:r>
        <w:rPr>
          <w:rtl/>
        </w:rPr>
        <w:t>אפי'</w:t>
      </w:r>
      <w:r w:rsidRPr="006061D7">
        <w:rPr>
          <w:rtl/>
        </w:rPr>
        <w:t xml:space="preserve"> לתוך הקערה שאינו אוכל] והוקשה לו דמשמע </w:t>
      </w:r>
      <w:r w:rsidRPr="006061D7">
        <w:rPr>
          <w:rStyle w:val="2fb"/>
          <w:rtl/>
        </w:rPr>
        <w:t xml:space="preserve">לשמואל</w:t>
      </w:r>
      <w:r w:rsidRPr="006061D7">
        <w:rPr>
          <w:rtl/>
        </w:rPr>
        <w:t xml:space="preserve"> דאוכל הוא.</w:t>
      </w:r>
    </w:p>
    <w:p>
      <w:pPr>
        <w:pStyle w:val="afffff8"/>
        <w:rPr>
          <w:ins w:id="90113" w:author="קלוד" w:date="2026-10-11T12:33:55Z"/>
        </w:rPr>
      </w:pPr>
      <w:ins w:id="90114" w:author="קלוד" w:date="2026-10-11T12:33:55Z">
        <w:r>
          <w:rPr>
            <w:color w:val="7B3F00"/>
          </w:rPr>
          <w:t xml:space="preserve">כבשים ושלקות שסחטן - למימיהן פטור אבל אסור</w:t>
        </w:r>
      </w:ins>
    </w:p>
    <w:p w:rsidR="00E9703F" w:rsidRDefault="00E9703F" w:rsidP="00E9703F">
      <w:pPr>
        <w:rPr>
          <w:rFonts w:ascii="Fb Fontext" w:hAnsi="Fb Fontext"/>
          <w:rtl/>
        </w:rPr>
      </w:pPr>
      <w:r w:rsidRPr="006F178A">
        <w:rPr>
          <w:rFonts w:ascii="Fb Fontext" w:hAnsi="Fb Fontext"/>
          <w:rtl/>
        </w:rPr>
        <w:t>כבשים [ירקות כבושים] שסחטן, לגופן - מותר, למימיהן - פטור אבל אסור [סוחט מדרבנן]</w:t>
      </w:r>
    </w:p>
    <w:p>
      <w:pPr>
        <w:pStyle w:val="38"/>
        <w:rPr>
          <w:ins w:id="99117" w:author="מנוע מכני" w:date="2026-10-11T12:04:39Z"/>
        </w:rPr>
      </w:pPr>
      <w:r w:rsidRPr="006F178A">
        <w:t xml:space="preserve">ושלקות [מבושלים במים] - </w:t>
      </w:r>
      <w:r w:rsidRPr="006F178A">
        <w:t>רב</w:t>
      </w:r>
      <w:r w:rsidRPr="006F178A">
        <w:t xml:space="preserve">:</w:t>
      </w:r>
    </w:p>
    <w:p w:rsidR="00E9703F" w:rsidRPr="006F178A" w:rsidRDefault="00E9703F" w:rsidP="00E9703F">
      <w:pPr>
        <w:rPr>
          <w:rtl/>
        </w:rPr>
      </w:pPr>
      <w:del w:id="99118" w:author="מנוע מכני" w:date="2026-10-11T12:04:39Z">
        <w:r w:rsidRPr="006F178A">
          <w:rPr>
            <w:rtl/>
          </w:rPr>
          <w:delText xml:space="preserve"> </w:delText>
        </w:r>
      </w:del>
      <w:r w:rsidRPr="006F178A">
        <w:rPr>
          <w:rtl/>
        </w:rPr>
        <w:t xml:space="preserve">בין לגופן בין למימיהן - מותר. זא"ז סחיטה.</w:t>
      </w:r>
    </w:p>
    <w:p w:rsidR="00E9703F" w:rsidRPr="009757B9" w:rsidRDefault="00E9703F" w:rsidP="00E9703F">
      <w:pPr>
        <w:rPr>
          <w:rFonts w:cs="Guttman Vilna"/>
          <w:b/>
          <w:bCs/>
          <w:rtl/>
        </w:rPr>
      </w:pPr>
      <w:r w:rsidRPr="006F178A">
        <w:rPr>
          <w:rStyle w:val="2fb"/>
          <w:rFonts w:ascii="Fb Fontext" w:hAnsi="Fb Fontext"/>
          <w:rtl/>
        </w:rPr>
        <w:t>ושמואל</w:t>
      </w:r>
      <w:r w:rsidRPr="006F178A">
        <w:rPr>
          <w:rtl/>
        </w:rPr>
        <w:t xml:space="preserve"> אחד כבשים ואחד שלקות, לגופן - מותר, למימיהן פטור אבל אסור.</w:t>
      </w:r>
    </w:p>
    <w:p w:rsidR="00E9703F" w:rsidRPr="006F178A" w:rsidRDefault="00E9703F" w:rsidP="00E9703F">
      <w:pPr>
        <w:rPr>
          <w:rtl/>
        </w:rPr>
      </w:pPr>
      <w:r w:rsidRPr="006F178A">
        <w:rPr>
          <w:rFonts w:ascii="Fb Fontext" w:hAnsi="Fb Fontext"/>
          <w:sz w:val="20"/>
          <w:rtl/>
        </w:rPr>
        <w:t xml:space="preserve">וע"ז</w:t>
      </w:r>
      <w:r w:rsidRPr="006F178A">
        <w:rPr>
          <w:rFonts w:ascii="Fb Fontext" w:hAnsi="Fb Fontext"/>
          <w:sz w:val="20"/>
          <w:rtl/>
        </w:rPr>
        <w:t xml:space="preserve"> ענהו </w:t>
      </w:r>
      <w:ins w:id="110331" w:author="קלוד" w:date="2026-10-11T13:11:34Z">
        <w:r>
          <w:rPr>
            <w:rStyle w:val="afffffe"/>
            <w:rFonts w:ascii="Fb Fontext" w:hAnsi="Fb Fontext"/>
            <w:sz w:val="20"/>
            <w:rtl/>
          </w:rPr>
          <w:t xml:space="preserve">רב דימי</w:t>
        </w:r>
        <w:r>
          <w:rPr>
            <w:rFonts w:ascii="Fb Fontext" w:hAnsi="Fb Fontext"/>
            <w:sz w:val="20"/>
            <w:rtl/>
          </w:rPr>
          <w:t xml:space="preserve">: עיניו</w:t>
        </w:r>
      </w:ins>
      <w:del w:id="110332" w:author="קלוד" w:date="2026-10-11T13:11:34Z">
        <w:r w:rsidRPr="006F178A">
          <w:rPr>
            <w:rFonts w:ascii="Fb Fontext" w:hAnsi="Fb Fontext"/>
            <w:sz w:val="20"/>
            <w:rtl/>
          </w:rPr>
          <w:delText xml:space="preserve">דעיניו</w:delText>
        </w:r>
      </w:del>
      <w:r w:rsidRPr="006F178A">
        <w:rPr>
          <w:rFonts w:ascii="Fb Fontext" w:hAnsi="Fb Fontext"/>
          <w:sz w:val="20"/>
          <w:rtl/>
        </w:rPr>
        <w:t xml:space="preserve"> ראו ולא </w:t>
      </w:r>
      <w:ins w:id="110329" w:author="קלוד" w:date="2026-10-11T13:11:34Z">
        <w:r>
          <w:rPr>
            <w:rFonts w:ascii="Fb Fontext" w:hAnsi="Fb Fontext"/>
            <w:sz w:val="20"/>
            <w:rtl/>
          </w:rPr>
          <w:t xml:space="preserve">זר,</w:t>
        </w:r>
      </w:ins>
      <w:del w:id="110330" w:author="קלוד" w:date="2026-10-11T13:11:34Z">
        <w:r w:rsidRPr="006F178A">
          <w:rPr>
            <w:rFonts w:ascii="Fb Fontext" w:hAnsi="Fb Fontext"/>
            <w:sz w:val="20"/>
            <w:rtl/>
          </w:rPr>
          <w:delText xml:space="preserve">זר</w:delText>
        </w:r>
      </w:del>
      <w:r w:rsidRPr="006F178A">
        <w:rPr>
          <w:rFonts w:ascii="Fb Fontext" w:hAnsi="Fb Fontext"/>
          <w:sz w:val="20"/>
          <w:rtl/>
        </w:rPr>
        <w:t xml:space="preserve"> </w:t>
      </w:r>
      <w:ins w:id="110327" w:author="קלוד" w:date="2026-10-11T13:11:34Z">
        <w:r>
          <w:rPr>
            <w:rFonts w:ascii="Fb Fontext" w:hAnsi="Fb Fontext"/>
            <w:sz w:val="20"/>
            <w:rtl/>
          </w:rPr>
          <w:t xml:space="preserve">ששמע</w:t>
        </w:r>
      </w:ins>
      <w:del w:id="110328" w:author="קלוד" w:date="2026-10-11T13:11:34Z">
        <w:r w:rsidRPr="006F178A">
          <w:rPr>
            <w:rFonts w:ascii="Fb Fontext" w:hAnsi="Fb Fontext"/>
            <w:sz w:val="20"/>
            <w:rtl/>
          </w:rPr>
          <w:delText xml:space="preserve">דשמע</w:delText>
        </w:r>
      </w:del>
      <w:r w:rsidRPr="006F178A">
        <w:rPr>
          <w:rFonts w:ascii="Fb Fontext" w:hAnsi="Fb Fontext"/>
          <w:sz w:val="20"/>
          <w:rtl/>
        </w:rPr>
        <w:t xml:space="preserve"> </w:t>
      </w:r>
      <w:r w:rsidRPr="006F178A">
        <w:rPr>
          <w:rStyle w:val="2fb"/>
          <w:rFonts w:ascii="Fb Fontext" w:hAnsi="Fb Fontext"/>
          <w:sz w:val="20"/>
          <w:rtl/>
        </w:rPr>
        <w:t xml:space="preserve">מרבי ירמיה</w:t>
      </w:r>
      <w:r w:rsidRPr="006F178A">
        <w:rPr>
          <w:rFonts w:ascii="Fb Fontext" w:hAnsi="Fb Fontext"/>
          <w:sz w:val="20"/>
          <w:rtl/>
        </w:rPr>
        <w:t xml:space="preserve"> ששמע </w:t>
      </w:r>
      <w:r w:rsidRPr="006F178A">
        <w:rPr>
          <w:rStyle w:val="2fb"/>
          <w:rFonts w:ascii="Fb Fontext" w:hAnsi="Fb Fontext"/>
          <w:sz w:val="20"/>
          <w:rtl/>
        </w:rPr>
        <w:t xml:space="preserve">מר"ז</w:t>
      </w:r>
      <w:r w:rsidRPr="006F178A">
        <w:rPr>
          <w:rFonts w:ascii="Fb Fontext" w:hAnsi="Fb Fontext"/>
          <w:sz w:val="20"/>
          <w:rtl/>
        </w:rPr>
        <w:t xml:space="preserve"> ששמע </w:t>
      </w:r>
      <w:r w:rsidRPr="006F178A">
        <w:rPr>
          <w:rStyle w:val="2fb"/>
          <w:rFonts w:ascii="Fb Fontext" w:hAnsi="Fb Fontext"/>
          <w:sz w:val="20"/>
          <w:rtl/>
        </w:rPr>
        <w:t xml:space="preserve">מרחב"א</w:t>
      </w:r>
      <w:r w:rsidRPr="006F178A">
        <w:rPr>
          <w:rFonts w:ascii="Fb Fontext" w:hAnsi="Fb Fontext"/>
          <w:sz w:val="20"/>
          <w:rtl/>
        </w:rPr>
        <w:t xml:space="preserve"> ששמע </w:t>
      </w:r>
      <w:r w:rsidRPr="006F178A">
        <w:rPr>
          <w:rStyle w:val="2fb"/>
          <w:rFonts w:ascii="Fb Fontext" w:hAnsi="Fb Fontext"/>
          <w:sz w:val="20"/>
          <w:rtl/>
        </w:rPr>
        <w:t xml:space="preserve">מרב</w:t>
      </w:r>
      <w:r w:rsidRPr="006F178A">
        <w:rPr>
          <w:rFonts w:ascii="Fb Fontext" w:hAnsi="Fb Fontext"/>
          <w:sz w:val="20"/>
          <w:rtl/>
        </w:rPr>
        <w:t xml:space="preserve">.</w:t>
      </w:r>
    </w:p>
    <w:p>
      <w:pPr>
        <w:pStyle w:val="38"/>
        <w:rPr>
          <w:ins w:id="99120" w:author="מנוע מכני" w:date="2026-10-11T12:04:39Z"/>
        </w:rPr>
      </w:pPr>
      <w:del w:id="99119" w:author="מנוע מכני" w:date="2026-10-11T12:04:39Z">
        <w:r w:rsidRPr="000D7AAE">
          <w:delText xml:space="preserve">•</w:delText>
        </w:r>
      </w:del>
      <w:r w:rsidRPr="000D7AAE">
        <w:t xml:space="preserve"> </w:t>
      </w:r>
      <w:r w:rsidRPr="000D7AAE">
        <w:t xml:space="preserve">גופא:</w:t>
      </w:r>
    </w:p>
    <w:p w:rsidR="00E9703F" w:rsidRPr="000D7AAE" w:rsidRDefault="00E9703F" w:rsidP="00E9703F">
      <w:pPr>
        <w:rPr>
          <w:b/>
          <w:bCs/>
          <w:rtl/>
        </w:rPr>
      </w:pPr>
      <w:del w:id="99121" w:author="מנוע מכני" w:date="2026-10-11T12:04:39Z">
        <w:r w:rsidRPr="000D7AAE">
          <w:rPr>
            <w:rFonts w:ascii="Fb Fontext" w:hAnsi="Fb Fontext"/>
            <w:b/>
            <w:bCs/>
            <w:rtl/>
          </w:rPr>
          <w:delText xml:space="preserve"> </w:delText>
        </w:r>
      </w:del>
      <w:r w:rsidRPr="000D7AAE">
        <w:rPr>
          <w:rFonts w:ascii="Fb Fontext" w:hAnsi="Fb Fontext"/>
          <w:b/>
          <w:bCs/>
          <w:rtl/>
        </w:rPr>
        <w:t xml:space="preserve">כבשים שסחטן.</w:t>
      </w:r>
    </w:p>
    <w:p>
      <w:pPr>
        <w:pStyle w:val="38"/>
        <w:rPr>
          <w:ins w:id="99122" w:author="מנוע מכני" w:date="2026-10-11T12:04:39Z"/>
        </w:rPr>
      </w:pPr>
      <w:r w:rsidRPr="006F178A">
        <w:t xml:space="preserve">רב:</w:t>
      </w:r>
    </w:p>
    <w:p w:rsidR="00E9703F" w:rsidRPr="006F178A" w:rsidRDefault="00E9703F" w:rsidP="00E9703F">
      <w:pPr>
        <w:rPr>
          <w:rtl/>
        </w:rPr>
      </w:pPr>
      <w:del w:id="99123" w:author="מנוע מכני" w:date="2026-10-11T12:04:39Z">
        <w:r w:rsidRPr="006F178A">
          <w:rPr>
            <w:rtl/>
          </w:rPr>
          <w:delText xml:space="preserve"> </w:delText>
        </w:r>
      </w:del>
      <w:r w:rsidRPr="006F178A">
        <w:rPr>
          <w:rtl/>
        </w:rPr>
        <w:t xml:space="preserve">לגופן - מותר, למימיהן - פטור אבל אסור. ושלקות, בין לגופן בין למימיהן - מותר.</w:t>
      </w:r>
    </w:p>
    <w:p>
      <w:pPr>
        <w:pStyle w:val="38"/>
        <w:rPr>
          <w:ins w:id="99124" w:author="מנוע מכני" w:date="2026-10-11T12:04:39Z"/>
        </w:rPr>
      </w:pPr>
      <w:r w:rsidRPr="006F178A">
        <w:t>ו</w:t>
      </w:r>
      <w:r w:rsidRPr="006F178A">
        <w:t>שמואל</w:t>
      </w:r>
      <w:r w:rsidRPr="006F178A">
        <w:t>:</w:t>
      </w:r>
    </w:p>
    <w:p w:rsidR="00E9703F" w:rsidRPr="006F178A" w:rsidRDefault="00E9703F" w:rsidP="00E9703F">
      <w:pPr>
        <w:rPr>
          <w:rtl/>
        </w:rPr>
      </w:pPr>
      <w:del w:id="99125" w:author="מנוע מכני" w:date="2026-10-11T12:04:39Z">
        <w:r w:rsidRPr="006F178A">
          <w:rPr>
            <w:rtl/>
          </w:rPr>
          <w:delText xml:space="preserve"> </w:delText>
        </w:r>
      </w:del>
      <w:r w:rsidRPr="006F178A">
        <w:rPr>
          <w:rtl/>
        </w:rPr>
        <w:t xml:space="preserve">אחד זה ואחד זה, לגופן - מותר, למימיהן - פטור אבל אסור.</w:t>
      </w:r>
    </w:p>
    <w:p>
      <w:pPr>
        <w:pStyle w:val="38"/>
        <w:rPr>
          <w:ins w:id="99126" w:author="מנוע מכני" w:date="2026-10-11T12:04:39Z"/>
        </w:rPr>
      </w:pPr>
      <w:r w:rsidRPr="006F178A">
        <w:t>רי</w:t>
      </w:r>
      <w:r w:rsidRPr="006F178A">
        <w:t>"ו</w:t>
      </w:r>
      <w:r w:rsidRPr="006F178A">
        <w:t>:</w:t>
      </w:r>
    </w:p>
    <w:p w:rsidR="00E9703F" w:rsidRPr="006F178A" w:rsidRDefault="00E9703F" w:rsidP="00E9703F">
      <w:pPr>
        <w:rPr>
          <w:rtl/>
        </w:rPr>
      </w:pPr>
      <w:del w:id="99127" w:author="מנוע מכני" w:date="2026-10-11T12:04:39Z">
        <w:r w:rsidRPr="006F178A">
          <w:rPr>
            <w:rtl/>
          </w:rPr>
          <w:delText xml:space="preserve"> </w:delText>
        </w:r>
      </w:del>
      <w:r w:rsidRPr="006F178A">
        <w:rPr>
          <w:rtl/>
        </w:rPr>
        <w:t xml:space="preserve">אחד כבשים ואחד שלקות, לגופן - מותר, למימיהן - חייב חטאת.</w:t>
      </w:r>
    </w:p>
    <w:p w:rsidR="00E9703F" w:rsidRDefault="00E9703F" w:rsidP="00E9703F">
      <w:pPr>
        <w:rPr>
          <w:rtl/>
        </w:rPr>
      </w:pPr>
      <w:r w:rsidRPr="006061D7">
        <w:rPr>
          <w:rtl/>
        </w:rPr>
        <w:t xml:space="preserve">והכל </w:t>
      </w:r>
      <w:ins w:id="110341" w:author="קלוד" w:date="2026-10-11T13:11:34Z">
        <w:r>
          <w:rPr>
            <w:rtl/>
          </w:rPr>
          <w:t xml:space="preserve">מודים</w:t>
        </w:r>
      </w:ins>
      <w:del w:id="110342" w:author="קלוד" w:date="2026-10-11T13:11:34Z">
        <w:r w:rsidRPr="006061D7">
          <w:rPr>
            <w:rtl/>
          </w:rPr>
          <w:delText xml:space="preserve">מודו</w:delText>
        </w:r>
      </w:del>
      <w:r w:rsidRPr="006061D7">
        <w:rPr>
          <w:rtl/>
        </w:rPr>
        <w:t xml:space="preserve"> </w:t>
      </w:r>
      <w:ins w:id="110339" w:author="קלוד" w:date="2026-10-11T13:11:34Z">
        <w:r>
          <w:rPr>
            <w:rtl/>
          </w:rPr>
          <w:t xml:space="preserve">שבזיתים</w:t>
        </w:r>
      </w:ins>
      <w:del w:id="110340" w:author="קלוד" w:date="2026-10-11T13:11:34Z">
        <w:r w:rsidRPr="006061D7">
          <w:rPr>
            <w:rtl/>
          </w:rPr>
          <w:delText xml:space="preserve">דלזיתים</w:delText>
        </w:r>
      </w:del>
      <w:r w:rsidRPr="006061D7">
        <w:rPr>
          <w:rtl/>
        </w:rPr>
        <w:t xml:space="preserve"> וענבים חייב חטאת [</w:t>
      </w:r>
      <w:r w:rsidRPr="006061D7">
        <w:rPr>
          <w:rStyle w:val="2fb"/>
          <w:rtl/>
        </w:rPr>
        <w:t xml:space="preserve">ולר"י</w:t>
      </w:r>
      <w:r w:rsidRPr="006061D7">
        <w:rPr>
          <w:rtl/>
        </w:rPr>
        <w:t xml:space="preserve"> כל אלו שסחטן למימ</w:t>
      </w:r>
      <w:r w:rsidRPr="006061D7">
        <w:rPr>
          <w:rFonts w:hint="cs"/>
          <w:rtl/>
        </w:rPr>
        <w:t>י</w:t>
      </w:r>
      <w:r w:rsidRPr="006061D7">
        <w:rPr>
          <w:rtl/>
        </w:rPr>
        <w:t xml:space="preserve">הן </w:t>
      </w:r>
      <w:ins w:id="95485" w:author="מנוע מכני" w:date="2026-10-11T12:04:39Z">
        <w:ins w:id="110337" w:author="קלוד" w:date="2026-10-11T13:11:34Z">
          <w:r>
            <w:rPr>
              <w:rtl/>
            </w:rPr>
            <w:t xml:space="preserve">-</w:t>
          </w:r>
        </w:ins>
        <w:del w:id="110338" w:author="קלוד" w:date="2026-10-11T13:11:34Z">
          <w:r>
            <w:rPr>
              <w:rtl/>
            </w:rPr>
            <w:delText xml:space="preserve">היו</w:delText>
          </w:r>
        </w:del>
      </w:ins>
      <w:del w:id="95486" w:author="מנוע מכני" w:date="2026-10-11T12:04:39Z">
        <w:r w:rsidRPr="006061D7">
          <w:rPr>
            <w:rtl/>
          </w:rPr>
          <w:delText xml:space="preserve">הוו</w:delText>
        </w:r>
      </w:del>
      <w:r w:rsidRPr="006061D7">
        <w:rPr>
          <w:rtl/>
        </w:rPr>
        <w:t xml:space="preserve"> כזיתים </w:t>
      </w:r>
      <w:ins w:id="110335" w:author="קלוד" w:date="2026-10-11T13:11:34Z">
        <w:r>
          <w:rPr>
            <w:rtl/>
          </w:rPr>
          <w:t xml:space="preserve">וענבים,</w:t>
        </w:r>
      </w:ins>
      <w:del w:id="110336" w:author="קלוד" w:date="2026-10-11T13:11:34Z">
        <w:r w:rsidRPr="006061D7">
          <w:rPr>
            <w:rtl/>
          </w:rPr>
          <w:delText xml:space="preserve">וענבים</w:delText>
        </w:r>
      </w:del>
      <w:r w:rsidRPr="006061D7">
        <w:rPr>
          <w:rtl/>
        </w:rPr>
        <w:t xml:space="preserve"> </w:t>
      </w:r>
      <w:ins w:id="110333" w:author="קלוד" w:date="2026-10-11T13:11:34Z">
        <w:r>
          <w:rPr>
            <w:rtl/>
          </w:rPr>
          <w:t xml:space="preserve">וחייב</w:t>
        </w:r>
      </w:ins>
      <w:del w:id="110334" w:author="קלוד" w:date="2026-10-11T13:11:34Z">
        <w:r w:rsidRPr="006061D7">
          <w:rPr>
            <w:rtl/>
          </w:rPr>
          <w:delText xml:space="preserve">שחייב</w:delText>
        </w:r>
      </w:del>
      <w:r w:rsidRPr="006061D7">
        <w:rPr>
          <w:rtl/>
        </w:rPr>
        <w:t xml:space="preserve"> חטאת]</w:t>
      </w:r>
    </w:p>
    <w:p>
      <w:pPr>
        <w:pStyle w:val="afffff8"/>
        <w:rPr>
          <w:ins w:id="90111" w:author="קלוד" w:date="2026-10-11T12:33:55Z"/>
        </w:rPr>
      </w:pPr>
      <w:ins w:id="90112" w:author="קלוד" w:date="2026-10-11T12:33:55Z">
        <w:r>
          <w:rPr>
            <w:color w:val="7B3F00"/>
          </w:rPr>
          <w:t xml:space="preserve">חיוב חטאת בסחיטה - דריסת זיתים וענבים בלבד</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רחב"א</w:t>
      </w:r>
      <w:r w:rsidRPr="006F178A">
        <w:rPr>
          <w:rFonts w:ascii="Fb Fontext" w:hAnsi="Fb Fontext"/>
          <w:rtl/>
        </w:rPr>
        <w:t xml:space="preserve"> </w:t>
      </w:r>
      <w:r w:rsidRPr="006F178A">
        <w:rPr>
          <w:rStyle w:val="2fb"/>
          <w:rFonts w:ascii="Fb Fontext" w:hAnsi="Fb Fontext"/>
          <w:rtl/>
        </w:rPr>
        <w:t xml:space="preserve">מרב</w:t>
      </w:r>
      <w:r w:rsidRPr="006F178A">
        <w:rPr>
          <w:rFonts w:ascii="Fb Fontext" w:hAnsi="Fb Fontext"/>
          <w:rtl/>
        </w:rPr>
        <w:t xml:space="preserve"> דבר תורה - אינו חייב אלא על דריסת זיתים וענבים בלבד. וכן תני דבי מנשה.</w:t>
      </w:r>
    </w:p>
    <w:p w:rsidR="00E9703F" w:rsidRPr="006F178A" w:rsidRDefault="00E9703F" w:rsidP="00E9703F">
      <w:pPr>
        <w:rPr>
          <w:rtl/>
        </w:rPr>
      </w:pPr>
      <w:r w:rsidRPr="006F178A">
        <w:rPr>
          <w:rtl/>
        </w:rPr>
        <w:t xml:space="preserve">ועוד </w:t>
      </w:r>
      <w:ins w:id="110343" w:author="קלוד" w:date="2026-10-11T13:11:34Z">
        <w:r>
          <w:rPr>
            <w:rStyle w:val="afffffe"/>
            <w:rtl/>
          </w:rPr>
          <w:t xml:space="preserve">שנו שם</w:t>
        </w:r>
        <w:r>
          <w:rPr>
            <w:rtl/>
          </w:rPr>
          <w:t xml:space="preserve">: אין</w:t>
        </w:r>
      </w:ins>
      <w:del w:id="110344" w:author="קלוד" w:date="2026-10-11T13:11:34Z">
        <w:r w:rsidRPr="006F178A">
          <w:rPr>
            <w:rtl/>
          </w:rPr>
          <w:delText xml:space="preserve">דאין</w:delText>
        </w:r>
      </w:del>
      <w:r w:rsidRPr="006F178A">
        <w:rPr>
          <w:rtl/>
        </w:rPr>
        <w:t xml:space="preserve"> עד מפי עד כשר אלא לעדות אשה בלבד.</w:t>
      </w:r>
    </w:p>
    <w:p>
      <w:pPr>
        <w:pStyle w:val="afffff8"/>
        <w:rPr>
          <w:ins w:id="90109" w:author="קלוד" w:date="2026-10-11T12:33:55Z"/>
        </w:rPr>
      </w:pPr>
      <w:ins w:id="90110" w:author="קלוד" w:date="2026-10-11T12:33:55Z">
        <w:r>
          <w:rPr>
            <w:color w:val="7B3F00"/>
          </w:rPr>
          <w:t xml:space="preserve">עד מפי עד לעדות בכור - רב אמי ורב אסי</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עד מפי עד לעדות בכור</w:t>
      </w:r>
      <w:ins w:id="110347" w:author="קלוד" w:date="2026-10-11T13:11:34Z">
        <w:r>
          <w:rPr>
            <w:rtl/>
          </w:rPr>
          <w:t xml:space="preserve"> - </w:t>
        </w:r>
      </w:ins>
      <w:del w:id="110348" w:author="קלוד" w:date="2026-10-11T13:11:34Z">
        <w:r w:rsidRPr="006F178A">
          <w:rPr>
            <w:rtl/>
          </w:rPr>
          <w:delText xml:space="preserve"> </w:delText>
        </w:r>
      </w:del>
      <w:r w:rsidRPr="006F178A">
        <w:rPr>
          <w:rStyle w:val="2fb"/>
          <w:rtl/>
        </w:rPr>
        <w:t xml:space="preserve">רב אמי</w:t>
      </w:r>
      <w:r w:rsidRPr="006F178A">
        <w:rPr>
          <w:rtl/>
        </w:rPr>
        <w:t xml:space="preserve"> </w:t>
      </w:r>
      <w:ins w:id="110345" w:author="קלוד" w:date="2026-10-11T13:11:34Z">
        <w:r>
          <w:rPr>
            <w:rtl/>
          </w:rPr>
          <w:t xml:space="preserve">אוסר.</w:t>
        </w:r>
      </w:ins>
      <w:del w:id="110346" w:author="קלוד" w:date="2026-10-11T13:11:34Z">
        <w:r w:rsidRPr="006F178A">
          <w:rPr>
            <w:rtl/>
          </w:rPr>
          <w:delText xml:space="preserve">אסיר.</w:delText>
        </w:r>
      </w:del>
    </w:p>
    <w:p w:rsidR="00E9703F" w:rsidRDefault="00E9703F" w:rsidP="00E9703F">
      <w:pPr>
        <w:rPr>
          <w:rtl/>
        </w:rPr>
      </w:pPr>
      <w:r w:rsidRPr="006F178A">
        <w:rPr>
          <w:rStyle w:val="2fb"/>
          <w:rtl/>
        </w:rPr>
        <w:t xml:space="preserve">ורב אסי</w:t>
      </w:r>
      <w:r w:rsidRPr="006F178A">
        <w:rPr>
          <w:rtl/>
        </w:rPr>
        <w:t xml:space="preserve"> שרי. [והא דלעדות אשה היינו לעשות דהאשה כשרה לה ]</w:t>
      </w:r>
    </w:p>
    <w:p w:rsidR="00E9703F" w:rsidRPr="006F178A" w:rsidRDefault="00E9703F" w:rsidP="00E9703F">
      <w:pPr>
        <w:rPr>
          <w:rtl/>
        </w:rPr>
      </w:pPr>
      <w:r w:rsidRPr="006F178A">
        <w:rPr>
          <w:rStyle w:val="2fb"/>
          <w:rtl/>
        </w:rPr>
        <w:t xml:space="preserve">רב יימר</w:t>
      </w:r>
      <w:r w:rsidRPr="006F178A">
        <w:rPr>
          <w:rtl/>
        </w:rPr>
        <w:t xml:space="preserve"> </w:t>
      </w:r>
      <w:ins w:id="110355" w:author="קלוד" w:date="2026-10-11T13:11:34Z">
        <w:r>
          <w:rPr>
            <w:rtl/>
          </w:rPr>
          <w:t xml:space="preserve">הכשיר</w:t>
        </w:r>
      </w:ins>
      <w:del w:id="110356" w:author="קלוד" w:date="2026-10-11T13:11:34Z">
        <w:r w:rsidRPr="006F178A">
          <w:rPr>
            <w:rtl/>
          </w:rPr>
          <w:delText xml:space="preserve">אכשר</w:delText>
        </w:r>
      </w:del>
      <w:r w:rsidRPr="006F178A">
        <w:rPr>
          <w:rtl/>
        </w:rPr>
        <w:t xml:space="preserve"> עד מפי עד לבכור. </w:t>
      </w:r>
      <w:ins w:id="110353" w:author="קלוד" w:date="2026-10-11T13:11:34Z">
        <w:r>
          <w:rPr>
            <w:rtl/>
          </w:rPr>
          <w:t xml:space="preserve">קרא</w:t>
        </w:r>
      </w:ins>
      <w:del w:id="110354" w:author="קלוד" w:date="2026-10-11T13:11:34Z">
        <w:r w:rsidRPr="006F178A">
          <w:rPr>
            <w:rtl/>
          </w:rPr>
          <w:delText xml:space="preserve">קרי</w:delText>
        </w:r>
      </w:del>
      <w:r w:rsidRPr="006F178A">
        <w:rPr>
          <w:rtl/>
        </w:rPr>
        <w:t xml:space="preserve"> </w:t>
      </w:r>
      <w:ins w:id="93837" w:author="מנוע מכני" w:date="2026-10-11T12:04:39Z">
        <w:r>
          <w:rPr>
            <w:rtl/>
          </w:rPr>
          <w:t xml:space="preserve">עליו</w:t>
        </w:r>
      </w:ins>
      <w:del w:id="93838" w:author="מנוע מכני" w:date="2026-10-11T12:04:39Z">
        <w:r w:rsidRPr="006F178A">
          <w:rPr>
            <w:rtl/>
          </w:rPr>
          <w:delText xml:space="preserve">עליה</w:delText>
        </w:r>
      </w:del>
      <w:r w:rsidRPr="006F178A">
        <w:rPr>
          <w:rtl/>
        </w:rPr>
        <w:t xml:space="preserve"> </w:t>
      </w:r>
      <w:r w:rsidRPr="006F178A">
        <w:rPr>
          <w:rStyle w:val="2fb"/>
          <w:rtl/>
        </w:rPr>
        <w:t xml:space="preserve">מרימר</w:t>
      </w:r>
      <w:r w:rsidRPr="006F178A">
        <w:rPr>
          <w:rtl/>
        </w:rPr>
        <w:t xml:space="preserve">: יימר </w:t>
      </w:r>
      <w:ins w:id="110351" w:author="קלוד" w:date="2026-10-11T13:11:34Z">
        <w:r>
          <w:rPr>
            <w:rtl/>
          </w:rPr>
          <w:t xml:space="preserve">מתיר</w:t>
        </w:r>
      </w:ins>
      <w:del w:id="110352" w:author="קלוד" w:date="2026-10-11T13:11:34Z">
        <w:r w:rsidRPr="006F178A">
          <w:rPr>
            <w:rtl/>
          </w:rPr>
          <w:delText xml:space="preserve">שרי</w:delText>
        </w:r>
      </w:del>
      <w:r w:rsidRPr="006F178A">
        <w:rPr>
          <w:rtl/>
        </w:rPr>
        <w:t xml:space="preserve"> </w:t>
      </w:r>
      <w:ins w:id="110349" w:author="קלוד" w:date="2026-10-11T13:11:34Z">
        <w:r>
          <w:rPr>
            <w:rtl/>
          </w:rPr>
          <w:t xml:space="preserve">בכורות.</w:t>
        </w:r>
      </w:ins>
      <w:del w:id="110350" w:author="קלוד" w:date="2026-10-11T13:11:34Z">
        <w:r w:rsidRPr="006F178A">
          <w:rPr>
            <w:rtl/>
          </w:rPr>
          <w:delText xml:space="preserve">בוכרא.</w:delText>
        </w:r>
      </w:del>
    </w:p>
    <w:p>
      <w:pPr>
        <w:pStyle w:val="38"/>
        <w:rPr>
          <w:ins w:id="99128" w:author="מנוע מכני" w:date="2026-10-11T12:04:39Z"/>
        </w:rPr>
      </w:pPr>
      <w:r w:rsidRPr="006F178A">
        <w:t>ו</w:t>
      </w:r>
      <w:r w:rsidRPr="006F178A">
        <w:t>הלכתא</w:t>
      </w:r>
      <w:r w:rsidRPr="006F178A">
        <w:t xml:space="preserve">:</w:t>
      </w:r>
    </w:p>
    <w:p w:rsidR="00E9703F" w:rsidRPr="006F178A" w:rsidRDefault="00E9703F" w:rsidP="00E9703F">
      <w:pPr>
        <w:rPr>
          <w:rtl/>
        </w:rPr>
      </w:pPr>
      <w:del w:id="99129"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עד מפי עד כשר לבכור.</w:t>
      </w:r>
    </w:p>
    <w:p w:rsidR="00E9703F" w:rsidRPr="006F178A" w:rsidRDefault="00E9703F" w:rsidP="00E9703F">
      <w:pPr>
        <w:rPr>
          <w:rtl/>
        </w:rPr>
      </w:pPr>
      <w:r w:rsidRPr="006F178A">
        <w:rPr>
          <w:rFonts w:ascii="Fb Fontext" w:hAnsi="Fb Fontext"/>
          <w:rtl/>
        </w:rPr>
        <w:lastRenderedPageBreak/>
        <w:t>•</w:t>
      </w:r>
      <w:r w:rsidRPr="006F178A">
        <w:rPr>
          <w:rFonts w:ascii="Fb Fontext" w:hAnsi="Fb Fontext" w:hint="cs"/>
          <w:rtl/>
        </w:rPr>
        <w:t xml:space="preserve"> </w:t>
      </w:r>
      <w:r w:rsidRPr="006F178A">
        <w:rPr>
          <w:rStyle w:val="afffe"/>
          <w:rFonts w:ascii="Fb Fontext" w:hAnsi="Fb Fontext"/>
          <w:rtl/>
        </w:rPr>
        <w:t>חלות דבש</w:t>
      </w:r>
      <w:r w:rsidRPr="006F178A">
        <w:rPr>
          <w:rFonts w:ascii="Fb Fontext" w:hAnsi="Fb Fontext"/>
          <w:rtl/>
        </w:rPr>
        <w:t>.</w:t>
      </w:r>
    </w:p>
    <w:p w:rsidR="00E9703F" w:rsidRDefault="00E9703F" w:rsidP="00E9703F">
      <w:pPr>
        <w:rPr>
          <w:rtl/>
        </w:rPr>
      </w:pPr>
      <w:r>
        <w:rPr>
          <w:rFonts w:hint="cs"/>
          <w:rtl/>
        </w:rPr>
        <w:t xml:space="preserve">כשבא </w:t>
      </w:r>
      <w:r w:rsidRPr="006F178A">
        <w:rPr>
          <w:rStyle w:val="2fb"/>
          <w:rtl/>
        </w:rPr>
        <w:t xml:space="preserve">רב הושעיא</w:t>
      </w:r>
      <w:r w:rsidRPr="006F178A">
        <w:rPr>
          <w:rtl/>
        </w:rPr>
        <w:t xml:space="preserve"> מנהרדעא, </w:t>
      </w:r>
      <w:r>
        <w:rPr>
          <w:rFonts w:hint="cs"/>
          <w:rtl/>
        </w:rPr>
        <w:t>בא</w:t>
      </w:r>
      <w:r w:rsidRPr="006F178A">
        <w:rPr>
          <w:rtl/>
        </w:rPr>
        <w:t xml:space="preserve"> </w:t>
      </w:r>
      <w:ins w:id="94473" w:author="מנוע מכני" w:date="2026-10-11T12:04:39Z">
        <w:r>
          <w:rPr>
            <w:rFonts w:hint="cs"/>
            <w:rtl/>
          </w:rPr>
          <w:t xml:space="preserve">וברייתא</w:t>
        </w:r>
      </w:ins>
      <w:del w:id="94474" w:author="מנוע מכני" w:date="2026-10-11T12:04:39Z">
        <w:r>
          <w:rPr>
            <w:rFonts w:hint="cs"/>
            <w:rtl/>
          </w:rPr>
          <w:delText xml:space="preserve">ו</w:delText>
        </w:r>
        <w:r w:rsidRPr="006F178A">
          <w:rPr>
            <w:rtl/>
          </w:rPr>
          <w:delText xml:space="preserve">מתניתא</w:delText>
        </w:r>
      </w:del>
      <w:r w:rsidRPr="006F178A">
        <w:rPr>
          <w:rtl/>
        </w:rPr>
        <w:t xml:space="preserve"> </w:t>
      </w:r>
      <w:ins w:id="110361" w:author="קלוד" w:date="2026-10-11T13:11:34Z">
        <w:r>
          <w:rPr>
            <w:rtl/>
          </w:rPr>
          <w:t xml:space="preserve">בידו:</w:t>
        </w:r>
      </w:ins>
      <w:del w:id="110362" w:author="קלוד" w:date="2026-10-11T13:11:34Z">
        <w:r w:rsidRPr="006F178A">
          <w:rPr>
            <w:rtl/>
          </w:rPr>
          <w:delText xml:space="preserve">בידיה</w:delText>
        </w:r>
      </w:del>
      <w:r w:rsidRPr="006F178A">
        <w:rPr>
          <w:rtl/>
        </w:rPr>
        <w:t xml:space="preserve"> </w:t>
      </w:r>
      <w:ins w:id="110359" w:author="קלוד" w:date="2026-10-11T13:11:34Z">
        <w:r>
          <w:rPr>
            <w:rtl/>
          </w:rPr>
          <w:t xml:space="preserve">שגם</w:t>
        </w:r>
      </w:ins>
      <w:del w:id="110360" w:author="קלוד" w:date="2026-10-11T13:11:34Z">
        <w:r w:rsidRPr="006F178A">
          <w:rPr>
            <w:rtl/>
          </w:rPr>
          <w:delText xml:space="preserve">דגם</w:delText>
        </w:r>
      </w:del>
      <w:r w:rsidRPr="006F178A">
        <w:rPr>
          <w:rtl/>
        </w:rPr>
        <w:t xml:space="preserve"> </w:t>
      </w:r>
      <w:r w:rsidRPr="006F178A">
        <w:rPr>
          <w:rStyle w:val="2fb"/>
          <w:rtl/>
        </w:rPr>
        <w:t xml:space="preserve">ר"ש</w:t>
      </w:r>
      <w:r w:rsidRPr="006F178A">
        <w:rPr>
          <w:rtl/>
        </w:rPr>
        <w:t xml:space="preserve"> מתיר [בנוסף על </w:t>
      </w:r>
      <w:ins w:id="110357" w:author="קלוד" w:date="2026-10-11T13:11:34Z">
        <w:r>
          <w:rPr>
            <w:rStyle w:val="2fb"/>
            <w:rtl/>
          </w:rPr>
          <w:t xml:space="preserve">ר"א]</w:t>
        </w:r>
      </w:ins>
      <w:del w:id="110358" w:author="קלוד" w:date="2026-10-11T13:11:34Z">
        <w:r w:rsidRPr="006F178A">
          <w:rPr>
            <w:rStyle w:val="2fb"/>
            <w:rtl/>
          </w:rPr>
          <w:delText xml:space="preserve">ר"א</w:delText>
        </w:r>
        <w:r w:rsidRPr="006F178A">
          <w:rPr>
            <w:rtl/>
          </w:rPr>
          <w:delText xml:space="preserve"> ]</w:delText>
        </w:r>
      </w:del>
    </w:p>
    <w:p w:rsidR="00E9703F" w:rsidRPr="006F178A" w:rsidRDefault="00E9703F" w:rsidP="00E9703F">
      <w:pPr>
        <w:rPr>
          <w:rtl/>
        </w:rPr>
      </w:pPr>
      <w:r w:rsidRPr="006F178A">
        <w:rPr>
          <w:rtl/>
        </w:rPr>
        <w:t xml:space="preserve">וקמ"ל</w:t>
      </w:r>
      <w:r w:rsidRPr="006F178A">
        <w:rPr>
          <w:rtl/>
        </w:rPr>
        <w:t xml:space="preserve"> </w:t>
      </w:r>
      <w:ins w:id="110369" w:author="קלוד" w:date="2026-10-11T13:11:34Z">
        <w:r>
          <w:rPr>
            <w:rtl/>
          </w:rPr>
          <w:t xml:space="preserve">שאפי'</w:t>
        </w:r>
      </w:ins>
      <w:del w:id="110370" w:author="קלוד" w:date="2026-10-11T13:11:34Z">
        <w:r w:rsidRPr="006F178A">
          <w:rPr>
            <w:rtl/>
          </w:rPr>
          <w:delText xml:space="preserve">ד</w:delText>
        </w:r>
        <w:r>
          <w:rPr>
            <w:rtl/>
          </w:rPr>
          <w:delText xml:space="preserve">אפי'</w:delText>
        </w:r>
      </w:del>
      <w:r w:rsidRPr="006F178A">
        <w:rPr>
          <w:rtl/>
        </w:rPr>
        <w:t xml:space="preserve"> </w:t>
      </w:r>
      <w:ins w:id="110367" w:author="קלוד" w:date="2026-10-11T13:11:34Z">
        <w:r>
          <w:rPr>
            <w:rtl/>
          </w:rPr>
          <w:t xml:space="preserve">תחילתו</w:t>
        </w:r>
      </w:ins>
      <w:del w:id="110368" w:author="קלוד" w:date="2026-10-11T13:11:34Z">
        <w:r w:rsidRPr="006F178A">
          <w:rPr>
            <w:rtl/>
          </w:rPr>
          <w:delText xml:space="preserve">דאוכלא</w:delText>
        </w:r>
      </w:del>
      <w:r w:rsidRPr="006F178A">
        <w:rPr>
          <w:rtl/>
        </w:rPr>
        <w:t xml:space="preserve"> </w:t>
      </w:r>
      <w:ins w:id="110365" w:author="קלוד" w:date="2026-10-11T13:11:34Z">
        <w:r>
          <w:rPr>
            <w:rtl/>
          </w:rPr>
          <w:t xml:space="preserve">אוכל וסופו</w:t>
        </w:r>
      </w:ins>
      <w:del w:id="110366" w:author="קלוד" w:date="2026-10-11T13:11:34Z">
        <w:r w:rsidRPr="006F178A">
          <w:rPr>
            <w:rtl/>
          </w:rPr>
          <w:delText xml:space="preserve">ולבסוף</w:delText>
        </w:r>
      </w:del>
      <w:r w:rsidRPr="006F178A">
        <w:rPr>
          <w:rtl/>
        </w:rPr>
        <w:t xml:space="preserve"> משקה </w:t>
      </w:r>
      <w:ins w:id="110363" w:author="קלוד" w:date="2026-10-11T13:11:34Z">
        <w:r>
          <w:rPr>
            <w:rtl/>
          </w:rPr>
          <w:t xml:space="preserve">- מותר.</w:t>
        </w:r>
      </w:ins>
      <w:del w:id="110364" w:author="קלוד" w:date="2026-10-11T13:11:34Z">
        <w:r w:rsidRPr="006F178A">
          <w:rPr>
            <w:rtl/>
          </w:rPr>
          <w:delText xml:space="preserve">שרי.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קמה.</w:t>
      </w:r>
    </w:p>
    <w:p>
      <w:pPr>
        <w:pStyle w:val="MishnaBatzad"/>
        <w:rPr>
          <w:ins w:id="20653" w:author="קלוד" w:date="2026-10-11T09:07:15Z"/>
        </w:rPr>
      </w:pPr>
      <w:ins w:id="20652" w:author="קלוד" w:date="2026-10-11T09:07:15Z">
        <w:r>
          <w:t xml:space="preserve">משנה ב</w:t>
        </w:r>
      </w:ins>
    </w:p>
    <w:p w:rsidR="00E9703F" w:rsidRPr="009757B9" w:rsidRDefault="00E9703F" w:rsidP="00E9703F">
      <w:pPr>
        <w:pStyle w:val="afff9"/>
        <w:rPr>
          <w:del w:id="20386" w:author="קלוד" w:date="2026-10-11T09:07:15Z"/>
          <w:rStyle w:val="afffe"/>
          <w:rFonts w:ascii="Fb Fontext" w:hAnsi="Fb Fontext"/>
          <w:b/>
          <w:bCs w:val="0"/>
          <w:sz w:val="20"/>
          <w:rtl/>
        </w:rPr>
      </w:pPr>
      <w:del w:id="20384" w:author="קלוד" w:date="2026-10-11T09:07:15Z">
        <w:r w:rsidRPr="00146180">
          <w:rPr>
            <w:rStyle w:val="afffe"/>
            <w:rFonts w:ascii="Fb Fontext" w:hAnsi="Fb Fontext" w:hint="cs"/>
            <w:bCs w:val="0"/>
            <w:sz w:val="20"/>
            <w:rtl/>
          </w:rPr>
          <w:delText xml:space="preserve"> </w:delText>
        </w:r>
      </w:del>
      <w:del w:id="20385"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116" w:author="קלוד" w:date="2026-10-11T12:09:42Z">
          <w:pPr>
            <w:pStyle w:val="afff9"/>
          </w:pPr>
        </w:pPrChange>
      </w:pPr>
      <w:r w:rsidRPr="00146180">
        <w:rPr>
          <w:rStyle w:val="afffe"/>
          <w:rFonts w:ascii="Fb Fontext" w:hAnsi="Fb Fontext"/>
          <w:bCs w:val="0"/>
          <w:rtl/>
          <w:rPrChange w:id="40645" w:author="Claude" w:date="2026-10-11T09:07:39Z">
            <w:rPr>
              <w:rStyle w:val="afffe"/>
              <w:rFonts w:ascii="Fb Fontext" w:hAnsi="Fb Fontext"/>
              <w:bCs w:val="0"/>
              <w:sz w:val="20"/>
              <w:rtl/>
            </w:rPr>
          </w:rPrChange>
        </w:rPr>
        <w:t xml:space="preserve">כל שבא בחמין </w:t>
      </w:r>
      <w:r w:rsidRPr="009757B9">
        <w:rPr>
          <w:b/>
          <w:rtl/>
        </w:rPr>
        <w:t>[נתבשל]</w:t>
      </w:r>
      <w:r w:rsidRPr="00146180">
        <w:rPr>
          <w:rStyle w:val="afffe"/>
          <w:rFonts w:ascii="Fb Fontext" w:hAnsi="Fb Fontext"/>
          <w:bCs w:val="0"/>
          <w:rtl/>
          <w:rPrChange w:id="40646" w:author="Claude" w:date="2026-10-11T09:07:39Z">
            <w:rPr>
              <w:rStyle w:val="afffe"/>
              <w:rFonts w:ascii="Fb Fontext" w:hAnsi="Fb Fontext"/>
              <w:bCs w:val="0"/>
              <w:sz w:val="20"/>
              <w:rtl/>
            </w:rPr>
          </w:rPrChange>
        </w:rPr>
        <w:t xml:space="preserve"> מער"ש - שורין אותו בחמין בשבת.</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47" w:author="Claude" w:date="2026-10-11T09:07:39Z">
            <w:rPr>
              <w:rStyle w:val="afffe"/>
              <w:rFonts w:ascii="Fb Fontext" w:hAnsi="Fb Fontext"/>
              <w:bCs w:val="0"/>
              <w:sz w:val="20"/>
              <w:rtl/>
            </w:rPr>
          </w:rPrChange>
        </w:rPr>
        <w:t xml:space="preserve">וכל שלא בא בחמין מערב שבת </w:t>
      </w:r>
      <w:r w:rsidRPr="009757B9">
        <w:rPr>
          <w:b/>
          <w:rtl/>
        </w:rPr>
        <w:t>[בשר יבש ע"י הדחק]</w:t>
      </w:r>
      <w:r w:rsidRPr="00146180">
        <w:rPr>
          <w:rStyle w:val="afffe"/>
          <w:rFonts w:ascii="Fb Fontext" w:hAnsi="Fb Fontext"/>
          <w:bCs w:val="0"/>
          <w:rtl/>
          <w:rPrChange w:id="40648" w:author="Claude" w:date="2026-10-11T09:07:39Z">
            <w:rPr>
              <w:rStyle w:val="afffe"/>
              <w:rFonts w:ascii="Fb Fontext" w:hAnsi="Fb Fontext"/>
              <w:bCs w:val="0"/>
              <w:sz w:val="20"/>
              <w:rtl/>
            </w:rPr>
          </w:rPrChange>
        </w:rPr>
        <w:t xml:space="preserve"> - מדיחין אותו בחמין בשבת.</w:t>
      </w:r>
    </w:p>
    <w:p w:rsidR="00E9703F" w:rsidRPr="00307E5D" w:rsidRDefault="00E9703F" w:rsidP="00E9703F">
      <w:pPr>
        <w:pStyle w:val="afff9"/>
        <w:rPr>
          <w:rStyle w:val="afffe"/>
          <w:b/>
          <w:bCs w:val="0"/>
          <w:spacing w:val="-2"/>
          <w:rtl/>
        </w:rPr>
      </w:pPr>
      <w:r w:rsidRPr="00307E5D">
        <w:rPr>
          <w:rStyle w:val="afffe"/>
          <w:bCs w:val="0"/>
          <w:spacing w:val="-2"/>
          <w:rtl/>
        </w:rPr>
        <w:t xml:space="preserve">חוץ מן המליח הישן </w:t>
      </w:r>
      <w:r w:rsidRPr="00307E5D">
        <w:rPr>
          <w:b/>
          <w:spacing w:val="-2"/>
          <w:rtl/>
        </w:rPr>
        <w:t>ודגים מלוחין קטנים</w:t>
      </w:r>
      <w:r w:rsidRPr="00307E5D">
        <w:rPr>
          <w:rStyle w:val="afffe"/>
          <w:bCs w:val="0"/>
          <w:spacing w:val="-2"/>
          <w:rtl/>
        </w:rPr>
        <w:t xml:space="preserve"> וקולייס האיספנין, שהדחתן זו היא גמר מלאכתן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07" w:author="קלוד" w:date="2026-10-11T12:33:55Z"/>
        </w:rPr>
      </w:pPr>
      <w:ins w:id="90108" w:author="קלוד" w:date="2026-10-11T12:33:55Z">
        <w:r>
          <w:rPr>
            <w:color w:val="7B3F00"/>
          </w:rPr>
          <w:t xml:space="preserve">'בא בחמין' מערב שבת - תרנגולת דרבי אבא</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בא בחמין </w:t>
      </w:r>
      <w:r w:rsidRPr="006F178A">
        <w:rPr>
          <w:rStyle w:val="2fb"/>
          <w:rFonts w:ascii="Fb Fontext" w:hAnsi="Fb Fontext"/>
          <w:rtl/>
        </w:rPr>
        <w:t xml:space="preserve">ר"ס</w:t>
      </w:r>
      <w:r w:rsidRPr="006F178A">
        <w:rPr>
          <w:rFonts w:ascii="Fb Fontext" w:hAnsi="Fb Fontext"/>
          <w:rtl/>
        </w:rPr>
        <w:t xml:space="preserve"> כגון </w:t>
      </w:r>
      <w:ins w:id="90667" w:author="Claude - סמנטי" w:date="2026-10-11T12:28:21Z">
        <w:r>
          <w:rPr>
            <w:rFonts w:ascii="Fb Fontext" w:hAnsi="Fb Fontext"/>
            <w:rtl/>
          </w:rPr>
          <w:t xml:space="preserve">תרנגולת</w:t>
        </w:r>
      </w:ins>
      <w:del w:id="90668" w:author="Claude - סמנטי" w:date="2026-10-11T12:28:21Z">
        <w:r w:rsidRPr="006F178A">
          <w:rPr>
            <w:rFonts w:ascii="Fb Fontext" w:hAnsi="Fb Fontext"/>
            <w:rtl/>
          </w:rPr>
          <w:delText xml:space="preserve">תרנגולתא</w:delText>
        </w:r>
      </w:del>
      <w:r w:rsidRPr="006F178A">
        <w:rPr>
          <w:rFonts w:ascii="Fb Fontext" w:hAnsi="Fb Fontext"/>
          <w:rtl/>
        </w:rPr>
        <w:t xml:space="preserve"> </w:t>
      </w:r>
      <w:r w:rsidRPr="006F178A">
        <w:rPr>
          <w:rStyle w:val="2fb"/>
          <w:rFonts w:ascii="Fb Fontext" w:hAnsi="Fb Fontext"/>
          <w:rtl/>
        </w:rPr>
        <w:t xml:space="preserve">דרבי אבא</w:t>
      </w:r>
      <w:r w:rsidRPr="006F178A">
        <w:rPr>
          <w:rFonts w:ascii="Fb Fontext" w:hAnsi="Fb Fontext"/>
          <w:rtl/>
        </w:rPr>
        <w:t xml:space="preserve">.</w:t>
      </w:r>
    </w:p>
    <w:p w:rsidR="00E9703F" w:rsidRPr="00307E5D" w:rsidRDefault="00E9703F" w:rsidP="00E9703F">
      <w:pPr>
        <w:rPr>
          <w:spacing w:val="-4"/>
          <w:rtl/>
        </w:rPr>
      </w:pPr>
      <w:r w:rsidRPr="00307E5D">
        <w:rPr>
          <w:spacing w:val="-4"/>
          <w:rtl/>
        </w:rPr>
        <w:t xml:space="preserve">וכמו </w:t>
      </w:r>
      <w:ins w:id="110377" w:author="קלוד" w:date="2026-10-11T13:11:34Z">
        <w:r>
          <w:rPr>
            <w:spacing w:val="-4"/>
            <w:rtl/>
          </w:rPr>
          <w:t xml:space="preserve">שנקלע </w:t>
        </w:r>
        <w:r>
          <w:rPr>
            <w:rStyle w:val="afffffe"/>
            <w:spacing w:val="-4"/>
            <w:rtl/>
          </w:rPr>
          <w:t xml:space="preserve">ר"ס</w:t>
        </w:r>
      </w:ins>
      <w:del w:id="110378" w:author="קלוד" w:date="2026-10-11T13:11:34Z">
        <w:r w:rsidRPr="00307E5D">
          <w:rPr>
            <w:spacing w:val="-4"/>
            <w:rtl/>
          </w:rPr>
          <w:delText xml:space="preserve">שנקלע</w:delText>
        </w:r>
      </w:del>
      <w:r w:rsidRPr="00307E5D">
        <w:rPr>
          <w:spacing w:val="-4"/>
          <w:rtl/>
        </w:rPr>
        <w:t xml:space="preserve"> לבית </w:t>
      </w:r>
      <w:ins w:id="90009" w:author="מנוע מכני" w:date="2026-10-11T12:04:39Z">
        <w:r>
          <w:rPr>
            <w:rStyle w:val="2fb"/>
            <w:spacing w:val="-4"/>
            <w:rtl/>
          </w:rPr>
          <w:t xml:space="preserve">ר"א</w:t>
        </w:r>
      </w:ins>
      <w:del w:id="90010" w:author="מנוע מכני" w:date="2026-10-11T12:04:39Z">
        <w:r w:rsidRPr="00307E5D">
          <w:rPr>
            <w:spacing w:val="-4"/>
            <w:rtl/>
          </w:rPr>
          <w:delText xml:space="preserve">ר'א</w:delText>
        </w:r>
      </w:del>
      <w:r w:rsidRPr="00307E5D">
        <w:rPr>
          <w:spacing w:val="-4"/>
          <w:rtl/>
        </w:rPr>
        <w:t xml:space="preserve"> </w:t>
      </w:r>
      <w:ins w:id="110375" w:author="קלוד" w:date="2026-10-11T13:11:34Z">
        <w:r>
          <w:rPr>
            <w:spacing w:val="-4"/>
            <w:rtl/>
          </w:rPr>
          <w:t xml:space="preserve">והאכילוהו,</w:t>
        </w:r>
      </w:ins>
      <w:del w:id="110376" w:author="קלוד" w:date="2026-10-11T13:11:34Z">
        <w:r w:rsidRPr="00307E5D">
          <w:rPr>
            <w:spacing w:val="-4"/>
            <w:rtl/>
          </w:rPr>
          <w:delText xml:space="preserve">והאכילוהו</w:delText>
        </w:r>
      </w:del>
      <w:r w:rsidRPr="00307E5D">
        <w:rPr>
          <w:spacing w:val="-4"/>
          <w:rtl/>
        </w:rPr>
        <w:t xml:space="preserve"> </w:t>
      </w:r>
      <w:ins w:id="95027" w:author="מנוע מכני" w:date="2026-10-11T12:04:39Z">
        <w:r>
          <w:rPr>
            <w:spacing w:val="-4"/>
            <w:rtl/>
          </w:rPr>
          <w:t xml:space="preserve">ואם </w:t>
        </w:r>
      </w:ins>
      <w:del w:id="95028" w:author="מנוע מכני" w:date="2026-10-11T12:04:39Z">
        <w:r w:rsidRPr="00307E5D">
          <w:rPr>
            <w:spacing w:val="-4"/>
            <w:rtl/>
          </w:rPr>
          <w:delText xml:space="preserve">ואי </w:delText>
        </w:r>
      </w:del>
      <w:r w:rsidRPr="00307E5D">
        <w:rPr>
          <w:spacing w:val="-4"/>
          <w:rtl/>
        </w:rPr>
        <w:t xml:space="preserve">לא</w:t>
      </w:r>
      <w:r w:rsidRPr="00307E5D">
        <w:rPr>
          <w:spacing w:val="-4"/>
          <w:rtl/>
        </w:rPr>
        <w:t xml:space="preserve"> היו משקין אותו </w:t>
      </w:r>
      <w:ins w:id="110373" w:author="קלוד" w:date="2026-10-11T13:11:34Z">
        <w:r>
          <w:rPr>
            <w:spacing w:val="-4"/>
            <w:rtl/>
          </w:rPr>
          <w:t xml:space="preserve">יין בן</w:t>
        </w:r>
      </w:ins>
      <w:del w:id="110374" w:author="קלוד" w:date="2026-10-11T13:11:34Z">
        <w:r w:rsidRPr="00307E5D">
          <w:rPr>
            <w:spacing w:val="-4"/>
            <w:rtl/>
          </w:rPr>
          <w:delText xml:space="preserve">ביין</w:delText>
        </w:r>
      </w:del>
      <w:r w:rsidRPr="00307E5D">
        <w:rPr>
          <w:spacing w:val="-4"/>
          <w:rtl/>
        </w:rPr>
        <w:t xml:space="preserve"> שלוש </w:t>
      </w:r>
      <w:ins w:id="110371" w:author="קלוד" w:date="2026-10-11T13:11:34Z">
        <w:r>
          <w:rPr>
            <w:spacing w:val="-4"/>
            <w:rtl/>
          </w:rPr>
          <w:t xml:space="preserve">שנים -</w:t>
        </w:r>
      </w:ins>
      <w:del w:id="110372" w:author="קלוד" w:date="2026-10-11T13:11:34Z">
        <w:r w:rsidRPr="00307E5D">
          <w:rPr>
            <w:spacing w:val="-4"/>
            <w:rtl/>
          </w:rPr>
          <w:delText xml:space="preserve">שנים</w:delText>
        </w:r>
      </w:del>
      <w:r w:rsidRPr="00307E5D">
        <w:rPr>
          <w:spacing w:val="-4"/>
          <w:rtl/>
        </w:rPr>
        <w:t xml:space="preserve"> ה</w:t>
      </w:r>
      <w:r w:rsidRPr="00307E5D">
        <w:rPr>
          <w:rFonts w:hint="cs"/>
          <w:spacing w:val="-4"/>
          <w:rtl/>
        </w:rPr>
        <w:t>י</w:t>
      </w:r>
      <w:r w:rsidRPr="00307E5D">
        <w:rPr>
          <w:spacing w:val="-4"/>
          <w:rtl/>
        </w:rPr>
        <w:t>ה נאנס להקיא מיאוס.</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רי"ו</w:t>
      </w:r>
      <w:r w:rsidRPr="006F178A">
        <w:rPr>
          <w:rtl/>
        </w:rPr>
        <w:t xml:space="preserve"> </w:t>
      </w:r>
      <w:ins w:id="110381" w:author="קלוד" w:date="2026-10-11T13:11:34Z">
        <w:r>
          <w:rPr>
            <w:rtl/>
          </w:rPr>
          <w:t xml:space="preserve">היה יורק</w:t>
        </w:r>
      </w:ins>
      <w:del w:id="110382" w:author="קלוד" w:date="2026-10-11T13:11:34Z">
        <w:r w:rsidRPr="006F178A">
          <w:rPr>
            <w:rtl/>
          </w:rPr>
          <w:delText xml:space="preserve">רייק</w:delText>
        </w:r>
      </w:del>
      <w:r w:rsidRPr="006F178A">
        <w:rPr>
          <w:rtl/>
        </w:rPr>
        <w:t xml:space="preserve"> מכותח </w:t>
      </w:r>
      <w:ins w:id="110379" w:author="קלוד" w:date="2026-10-11T13:11:34Z">
        <w:r>
          <w:rPr>
            <w:rtl/>
          </w:rPr>
          <w:t xml:space="preserve">הבבלי.</w:t>
        </w:r>
      </w:ins>
      <w:del w:id="110380" w:author="קלוד" w:date="2026-10-11T13:11:34Z">
        <w:r w:rsidRPr="006F178A">
          <w:rPr>
            <w:rtl/>
          </w:rPr>
          <w:delText xml:space="preserve">דבבלאי.</w:delText>
        </w:r>
      </w:del>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 יוסף</w:t>
      </w:r>
      <w:r w:rsidRPr="006F178A">
        <w:rPr>
          <w:rtl/>
        </w:rPr>
        <w:t xml:space="preserve"> </w:t>
      </w:r>
      <w:ins w:id="110387" w:author="קלוד" w:date="2026-10-11T13:11:34Z">
        <w:r>
          <w:rPr>
            <w:rtl/>
          </w:rPr>
          <w:t xml:space="preserve">[מבבל]:</w:t>
        </w:r>
      </w:ins>
      <w:del w:id="110388" w:author="קלוד" w:date="2026-10-11T13:11:34Z">
        <w:r w:rsidRPr="006F178A">
          <w:rPr>
            <w:rtl/>
          </w:rPr>
          <w:delText xml:space="preserve">[מבבל]</w:delText>
        </w:r>
      </w:del>
      <w:r w:rsidRPr="006F178A">
        <w:rPr>
          <w:rtl/>
        </w:rPr>
        <w:t xml:space="preserve"> </w:t>
      </w:r>
      <w:ins w:id="110385" w:author="קלוד" w:date="2026-10-11T13:11:34Z">
        <w:r>
          <w:rPr>
            <w:rtl/>
          </w:rPr>
          <w:t xml:space="preserve">ונירק</w:t>
        </w:r>
      </w:ins>
      <w:del w:id="110386" w:author="קלוד" w:date="2026-10-11T13:11:34Z">
        <w:r w:rsidRPr="006F178A">
          <w:rPr>
            <w:rtl/>
          </w:rPr>
          <w:delText xml:space="preserve">ולירוק</w:delText>
        </w:r>
      </w:del>
      <w:r w:rsidRPr="006F178A">
        <w:rPr>
          <w:rtl/>
        </w:rPr>
        <w:t xml:space="preserve"> </w:t>
      </w:r>
      <w:ins w:id="110383" w:author="קלוד" w:date="2026-10-11T13:11:34Z">
        <w:r>
          <w:rPr>
            <w:rtl/>
          </w:rPr>
          <w:t xml:space="preserve">אנו</w:t>
        </w:r>
      </w:ins>
      <w:del w:id="110384" w:author="קלוד" w:date="2026-10-11T13:11:34Z">
        <w:r w:rsidRPr="006F178A">
          <w:rPr>
            <w:rtl/>
          </w:rPr>
          <w:delText xml:space="preserve">אנן</w:delText>
        </w:r>
      </w:del>
      <w:r w:rsidRPr="006F178A">
        <w:rPr>
          <w:rtl/>
        </w:rPr>
        <w:t xml:space="preserve"> </w:t>
      </w:r>
      <w:ins w:id="90669" w:author="Claude - סמנטי" w:date="2026-10-11T12:28:21Z">
        <w:r>
          <w:rPr>
            <w:rtl/>
          </w:rPr>
          <w:t xml:space="preserve">מתרנגולת</w:t>
        </w:r>
      </w:ins>
      <w:del w:id="90670" w:author="Claude - סמנטי" w:date="2026-10-11T12:28:21Z">
        <w:r w:rsidRPr="006F178A">
          <w:rPr>
            <w:rtl/>
          </w:rPr>
          <w:delText xml:space="preserve">מתרנגולתא</w:delText>
        </w:r>
      </w:del>
      <w:r w:rsidRPr="006F178A">
        <w:rPr>
          <w:rtl/>
        </w:rPr>
        <w:t xml:space="preserve"> </w:t>
      </w:r>
      <w:r w:rsidRPr="006F178A">
        <w:rPr>
          <w:rStyle w:val="2fb"/>
          <w:rtl/>
        </w:rPr>
        <w:t xml:space="preserve">דרבי אבא</w:t>
      </w:r>
      <w:r w:rsidRPr="006F178A">
        <w:rPr>
          <w:rtl/>
        </w:rPr>
        <w:t xml:space="preserve">.</w:t>
      </w:r>
    </w:p>
    <w:p>
      <w:pPr>
        <w:pStyle w:val="38"/>
        <w:rPr>
          <w:ins w:id="99368" w:author="מנוע מכני" w:date="2026-10-11T12:04:39Z"/>
        </w:rPr>
      </w:pPr>
      <w:r w:rsidRPr="006F178A">
        <w:t xml:space="preserve">ועוד,</w:t>
      </w:r>
    </w:p>
    <w:p w:rsidR="00E9703F" w:rsidRPr="006F178A" w:rsidRDefault="00E9703F" w:rsidP="00E9703F">
      <w:pPr>
        <w:rPr>
          <w:rtl/>
        </w:rPr>
      </w:pPr>
      <w:del w:id="99369"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אמר</w:t>
      </w:r>
      <w:r w:rsidRPr="006F178A">
        <w:rPr>
          <w:rFonts w:ascii="Fb Fontext" w:hAnsi="Fb Fontext"/>
          <w:sz w:val="20"/>
          <w:rtl/>
        </w:rPr>
        <w:t xml:space="preserve"> </w:t>
      </w:r>
      <w:r w:rsidRPr="006F178A">
        <w:rPr>
          <w:rStyle w:val="2fb"/>
          <w:rFonts w:ascii="Fb Fontext" w:hAnsi="Fb Fontext"/>
          <w:sz w:val="20"/>
          <w:rtl/>
        </w:rPr>
        <w:t xml:space="preserve">רב</w:t>
      </w:r>
      <w:r w:rsidRPr="006F178A">
        <w:rPr>
          <w:rFonts w:ascii="Fb Fontext" w:hAnsi="Fb Fontext"/>
          <w:sz w:val="20"/>
          <w:rtl/>
        </w:rPr>
        <w:t xml:space="preserve"> גזא שנקלע </w:t>
      </w:r>
      <w:ins w:id="90639" w:author="מנוע מכני" w:date="2026-10-11T12:04:39Z">
        <w:r>
          <w:rPr>
            <w:rFonts w:ascii="Fb Fontext" w:hAnsi="Fb Fontext"/>
            <w:sz w:val="20"/>
            <w:rtl/>
          </w:rPr>
          <w:t xml:space="preserve">לא"י</w:t>
        </w:r>
      </w:ins>
      <w:del w:id="90640" w:author="מנוע מכני" w:date="2026-10-11T12:04:39Z">
        <w:r w:rsidRPr="006F178A">
          <w:rPr>
            <w:rFonts w:ascii="Fb Fontext" w:hAnsi="Fb Fontext"/>
            <w:sz w:val="20"/>
            <w:rtl/>
          </w:rPr>
          <w:delText xml:space="preserve">לארץ ישראל</w:delText>
        </w:r>
      </w:del>
      <w:r w:rsidRPr="006F178A">
        <w:rPr>
          <w:rFonts w:ascii="Fb Fontext" w:hAnsi="Fb Fontext"/>
          <w:sz w:val="20"/>
          <w:rtl/>
        </w:rPr>
        <w:t xml:space="preserve"> ועשה כותח הבבלי וביקשו ממנו חולים שבא"י.</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9757B9">
        <w:rPr>
          <w:rStyle w:val="affff2"/>
          <w:rtl/>
        </w:rPr>
        <w:t xml:space="preserve">חוץ מן המליח </w:t>
      </w:r>
      <w:r>
        <w:rPr>
          <w:rStyle w:val="affff2"/>
          <w:rtl/>
        </w:rPr>
        <w:t>וכו'</w:t>
      </w:r>
      <w:r w:rsidRPr="009757B9">
        <w:rPr>
          <w:rStyle w:val="affff2"/>
          <w:rtl/>
        </w:rPr>
        <w:t xml:space="preserve"> </w:t>
      </w:r>
      <w:ins w:id="110393" w:author="קלוד" w:date="2026-10-11T13:11:34Z">
        <w:r>
          <w:rPr>
            <w:rFonts w:ascii="Fb Fontext" w:hAnsi="Fb Fontext" w:hint="cs"/>
            <w:rtl/>
          </w:rPr>
          <w:t xml:space="preserve">-</w:t>
        </w:r>
      </w:ins>
      <w:del w:id="110394" w:author="קלוד" w:date="2026-10-11T13:11:34Z">
        <w:r w:rsidRPr="006F178A">
          <w:rPr>
            <w:rFonts w:ascii="Fb Fontext" w:hAnsi="Fb Fontext" w:hint="cs"/>
            <w:rtl/>
          </w:rPr>
          <w:delText xml:space="preserve">א</w:delText>
        </w:r>
        <w:r w:rsidRPr="006F178A">
          <w:rPr>
            <w:rFonts w:ascii="Fb Fontext" w:hAnsi="Fb Fontext"/>
            <w:rtl/>
          </w:rPr>
          <w:delText xml:space="preserve">בל</w:delText>
        </w:r>
      </w:del>
      <w:r w:rsidRPr="006F178A">
        <w:rPr>
          <w:rFonts w:ascii="Fb Fontext" w:hAnsi="Fb Fontext"/>
          <w:rtl/>
        </w:rPr>
        <w:t xml:space="preserve"> </w:t>
      </w:r>
      <w:ins w:id="110391" w:author="קלוד" w:date="2026-10-11T13:11:34Z">
        <w:r>
          <w:rPr>
            <w:rFonts w:ascii="Fb Fontext" w:hAnsi="Fb Fontext"/>
            <w:rtl/>
          </w:rPr>
          <w:t xml:space="preserve">ש"מ שאם</w:t>
        </w:r>
      </w:ins>
      <w:del w:id="110392" w:author="קלוד" w:date="2026-10-11T13:11:34Z">
        <w:r w:rsidRPr="006F178A">
          <w:rPr>
            <w:rFonts w:ascii="Fb Fontext" w:hAnsi="Fb Fontext"/>
            <w:rtl/>
          </w:rPr>
          <w:delText xml:space="preserve">אם</w:delText>
        </w:r>
      </w:del>
      <w:r w:rsidRPr="006F178A">
        <w:rPr>
          <w:rFonts w:ascii="Fb Fontext" w:hAnsi="Fb Fontext"/>
          <w:rtl/>
        </w:rPr>
        <w:t xml:space="preserve"> הדיח חייב </w:t>
      </w:r>
      <w:ins w:id="110389" w:author="קלוד" w:date="2026-10-11T13:11:34Z">
        <w:r>
          <w:rPr>
            <w:rFonts w:ascii="Fb Fontext" w:hAnsi="Fb Fontext"/>
            <w:rtl/>
          </w:rPr>
          <w:t xml:space="preserve">חטאת.</w:t>
        </w:r>
      </w:ins>
      <w:del w:id="110390" w:author="קלוד" w:date="2026-10-11T13:11:34Z">
        <w:r w:rsidRPr="006F178A">
          <w:rPr>
            <w:rFonts w:ascii="Fb Fontext" w:hAnsi="Fb Fontext"/>
            <w:rtl/>
          </w:rPr>
          <w:delText xml:space="preserve">חטאת </w:delText>
        </w:r>
        <w:r>
          <w:rPr>
            <w:rFonts w:ascii="Fb Fontext" w:hAnsi="Fb Fontext"/>
            <w:rtl/>
          </w:rPr>
          <w:delText xml:space="preserve">וכך</w:delText>
        </w:r>
        <w:r w:rsidRPr="006F178A">
          <w:rPr>
            <w:rFonts w:ascii="Fb Fontext" w:hAnsi="Fb Fontext"/>
            <w:rtl/>
          </w:rPr>
          <w:delText xml:space="preserve"> </w:delText>
        </w:r>
        <w:r w:rsidRPr="006F178A">
          <w:rPr>
            <w:rFonts w:ascii="Fb Fontext" w:hAnsi="Fb Fontext"/>
            <w:rtl/>
          </w:rPr>
          <w:delText xml:space="preserve">ש"מ</w:delText>
        </w:r>
        <w:r w:rsidRPr="006F178A">
          <w:rPr>
            <w:rFonts w:ascii="Fb Fontext" w:hAnsi="Fb Fontext"/>
            <w:rtl/>
          </w:rPr>
          <w:delText xml:space="preserve">.</w:delText>
        </w:r>
      </w:del>
      <w:ins w:id="93839" w:author="מנוע מכני" w:date="2026-10-11T12:04:39Z"/>
      <w:del w:id="93840" w:author="מנוע מכני" w:date="2026-10-11T12:04:39Z">
        <w:r w:rsidRPr="006F178A">
          <w:rPr>
            <w:rFonts w:ascii="Fb Fontext" w:hAnsi="Fb Fontext"/>
            <w:rtl/>
          </w:rPr>
          <w:delText xml:space="preserve">והכי</w:delText>
        </w:r>
      </w:del>
    </w:p>
    <w:p>
      <w:pPr>
        <w:pStyle w:val="afffff8"/>
        <w:rPr>
          <w:ins w:id="90105" w:author="קלוד" w:date="2026-10-11T12:33:55Z"/>
        </w:rPr>
      </w:pPr>
      <w:ins w:id="90106" w:author="קלוד" w:date="2026-10-11T12:33:55Z">
        <w:r>
          <w:rPr>
            <w:color w:val="7B3F00"/>
          </w:rPr>
          <w:t xml:space="preserve">עופות שבבבל שמנים - מפני שלא גלו</w:t>
        </w:r>
      </w:ins>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רחב"א</w:t>
      </w:r>
      <w:r w:rsidRPr="006F178A">
        <w:rPr>
          <w:rtl/>
        </w:rPr>
        <w:t xml:space="preserve"> שאל </w:t>
      </w:r>
      <w:r w:rsidRPr="006F178A">
        <w:rPr>
          <w:rStyle w:val="2fb"/>
          <w:rtl/>
        </w:rPr>
        <w:t xml:space="preserve">לרב אסי</w:t>
      </w:r>
      <w:r w:rsidRPr="006F178A">
        <w:rPr>
          <w:rtl/>
        </w:rPr>
        <w:t xml:space="preserve"> לפני </w:t>
      </w:r>
      <w:r w:rsidRPr="006F178A">
        <w:rPr>
          <w:rStyle w:val="2fb"/>
          <w:rtl/>
        </w:rPr>
        <w:t xml:space="preserve">ר"י</w:t>
      </w:r>
      <w:r w:rsidRPr="006F178A">
        <w:rPr>
          <w:rtl/>
        </w:rPr>
        <w:t xml:space="preserve"> שהיה מתנמנם מפני מה עופות [בני] שבבבל שמנים.</w:t>
      </w:r>
    </w:p>
    <w:p w:rsidR="00E9703F" w:rsidRPr="009757B9" w:rsidRDefault="00E9703F" w:rsidP="00E9703F">
      <w:pPr>
        <w:rPr>
          <w:rFonts w:cs="Guttman Vilna"/>
          <w:b/>
          <w:bCs/>
          <w:rtl/>
        </w:rPr>
      </w:pPr>
      <w:r w:rsidRPr="006F178A">
        <w:rPr>
          <w:rtl/>
        </w:rPr>
        <w:t xml:space="preserve">וא"ל</w:t>
      </w:r>
      <w:r w:rsidRPr="006F178A">
        <w:rPr>
          <w:rtl/>
        </w:rPr>
        <w:t xml:space="preserve"> כלך למדבר עזה ואראך שמנים מהן.</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tl/>
        </w:rPr>
        <w:t>מועדים שבבבל שמחים - מפני שהן עניים.</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tl/>
        </w:rPr>
        <w:t xml:space="preserve">ת"ח</w:t>
      </w:r>
      <w:r w:rsidRPr="006F178A">
        <w:rPr>
          <w:rtl/>
        </w:rPr>
        <w:t xml:space="preserve"> שבבבל מצוינין - לפי שאינן בני תורה.</w:t>
      </w:r>
    </w:p>
    <w:p w:rsidR="00E9703F" w:rsidRPr="009757B9" w:rsidRDefault="00E9703F" w:rsidP="00E9703F">
      <w:pPr>
        <w:rPr>
          <w:rFonts w:cs="Guttman Vilna"/>
          <w:b/>
          <w:bCs/>
          <w:rtl/>
        </w:rPr>
      </w:pPr>
      <w:r w:rsidRPr="006F178A">
        <w:rPr>
          <w:rtl/>
        </w:rPr>
        <w:t>•</w:t>
      </w:r>
      <w:r w:rsidRPr="006F178A">
        <w:rPr>
          <w:rFonts w:hint="cs"/>
          <w:rtl/>
        </w:rPr>
        <w:t xml:space="preserve"> </w:t>
      </w:r>
      <w:ins w:id="95833" w:author="מנוע מכני" w:date="2026-10-11T12:04:39Z">
        <w:r>
          <w:rPr>
            <w:rtl/>
          </w:rPr>
          <w:t xml:space="preserve">נכרי</w:t>
        </w:r>
      </w:ins>
      <w:del w:id="95834" w:author="מנוע מכני" w:date="2026-10-11T12:04:39Z">
        <w:r w:rsidRPr="006F178A">
          <w:rPr>
            <w:rtl/>
          </w:rPr>
          <w:delText xml:space="preserve">עכו"ם</w:delText>
        </w:r>
      </w:del>
      <w:r w:rsidRPr="006F178A">
        <w:rPr>
          <w:rtl/>
        </w:rPr>
        <w:t xml:space="preserve"> מזוהמים - מפני שאוכלין שקצים ורמשים.</w:t>
      </w:r>
    </w:p>
    <w:p w:rsidR="00E9703F" w:rsidRPr="006F178A" w:rsidRDefault="00E9703F" w:rsidP="00E9703F">
      <w:pPr>
        <w:rPr>
          <w:rtl/>
        </w:rPr>
      </w:pPr>
      <w:ins w:id="90671" w:author="Claude - סמנטי" w:date="2026-10-11T12:28:21Z">
        <w:ins w:id="110407" w:author="קלוד" w:date="2026-10-11T13:11:34Z">
          <w:r>
            <w:rPr>
              <w:rtl/>
            </w:rPr>
            <w:t xml:space="preserve">התעורר</w:t>
          </w:r>
        </w:ins>
        <w:del w:id="110408" w:author="קלוד" w:date="2026-10-11T13:11:34Z">
          <w:r>
            <w:rPr>
              <w:rtl/>
            </w:rPr>
            <w:delText xml:space="preserve">התעורר</w:delText>
          </w:r>
          <w:r w:rsidRPr="006F178A">
            <w:rPr>
              <w:rtl/>
            </w:rPr>
            <w:delText xml:space="preserve"> </w:delText>
          </w:r>
          <w:r>
            <w:rPr>
              <w:rtl/>
            </w:rPr>
            <w:delText xml:space="preserve">בהם</w:delText>
          </w:r>
        </w:del>
      </w:ins>
      <w:del w:id="90672" w:author="Claude - סמנטי" w:date="2026-10-11T12:28:21Z">
        <w:r w:rsidRPr="006F178A">
          <w:rPr>
            <w:rtl/>
          </w:rPr>
          <w:delText xml:space="preserve">איתער</w:delText>
        </w:r>
      </w:del>
      <w:ins w:id="93841" w:author="מנוע מכני" w:date="2026-10-11T12:04:39Z"/>
      <w:del w:id="93842" w:author="מנוע מכני" w:date="2026-10-11T12:04:39Z">
        <w:r w:rsidRPr="006F178A">
          <w:rPr>
            <w:rtl/>
          </w:rPr>
          <w:delText xml:space="preserve">בהו</w:delText>
        </w:r>
      </w:del>
      <w:r w:rsidRPr="006F178A">
        <w:rPr>
          <w:rtl/>
        </w:rPr>
        <w:t xml:space="preserve"> </w:t>
      </w:r>
      <w:r w:rsidRPr="006F178A">
        <w:rPr>
          <w:rStyle w:val="2fb"/>
          <w:rtl/>
        </w:rPr>
        <w:t xml:space="preserve">ר"י</w:t>
      </w:r>
      <w:r w:rsidRPr="006F178A">
        <w:rPr>
          <w:rtl/>
        </w:rPr>
        <w:t xml:space="preserve"> וגער </w:t>
      </w:r>
      <w:ins w:id="110405" w:author="קלוד" w:date="2026-10-11T13:11:34Z">
        <w:r>
          <w:rPr>
            <w:rtl/>
          </w:rPr>
          <w:t xml:space="preserve">בהם:</w:t>
        </w:r>
      </w:ins>
      <w:del w:id="110406" w:author="קלוד" w:date="2026-10-11T13:11:34Z">
        <w:r w:rsidRPr="006F178A">
          <w:rPr>
            <w:rtl/>
          </w:rPr>
          <w:delText xml:space="preserve">בהם</w:delText>
        </w:r>
      </w:del>
      <w:r w:rsidRPr="006F178A">
        <w:rPr>
          <w:rtl/>
        </w:rPr>
        <w:t xml:space="preserve"> </w:t>
      </w:r>
      <w:ins w:id="110403" w:author="קלוד" w:date="2026-10-11T13:11:34Z">
        <w:r>
          <w:rPr>
            <w:rtl/>
          </w:rPr>
          <w:t xml:space="preserve">תינוקות!</w:t>
        </w:r>
      </w:ins>
      <w:del w:id="110404" w:author="קלוד" w:date="2026-10-11T13:11:34Z">
        <w:r w:rsidRPr="006F178A">
          <w:rPr>
            <w:rtl/>
          </w:rPr>
          <w:delText xml:space="preserve">דרדקי</w:delText>
        </w:r>
      </w:del>
      <w:r w:rsidRPr="006F178A">
        <w:rPr>
          <w:rtl/>
        </w:rPr>
        <w:t xml:space="preserve"> </w:t>
      </w:r>
      <w:ins w:id="110401" w:author="קלוד" w:date="2026-10-11T13:11:34Z">
        <w:r>
          <w:rPr>
            <w:rtl/>
          </w:rPr>
          <w:t xml:space="preserve">אמור</w:t>
        </w:r>
      </w:ins>
      <w:del w:id="110402" w:author="קלוד" w:date="2026-10-11T13:11:34Z">
        <w:r w:rsidRPr="006F178A">
          <w:rPr>
            <w:rtl/>
          </w:rPr>
          <w:delText xml:space="preserve">אמוח</w:delText>
        </w:r>
      </w:del>
      <w:r w:rsidRPr="006F178A">
        <w:rPr>
          <w:rtl/>
        </w:rPr>
        <w:t xml:space="preserve"> לח</w:t>
      </w:r>
      <w:r w:rsidRPr="006F178A">
        <w:rPr>
          <w:rFonts w:hint="cs"/>
          <w:rtl/>
        </w:rPr>
        <w:t>כ</w:t>
      </w:r>
      <w:r w:rsidRPr="006F178A">
        <w:rPr>
          <w:rtl/>
        </w:rPr>
        <w:t xml:space="preserve">מה אחותי את </w:t>
      </w:r>
      <w:ins w:id="110399" w:author="קלוד" w:date="2026-10-11T13:11:34Z">
        <w:r>
          <w:rPr>
            <w:rtl/>
          </w:rPr>
          <w:t xml:space="preserve">וגו' -</w:t>
        </w:r>
      </w:ins>
      <w:del w:id="110400" w:author="קלוד" w:date="2026-10-11T13:11:34Z">
        <w:r>
          <w:rPr>
            <w:rtl/>
          </w:rPr>
          <w:delText xml:space="preserve">וגו'</w:delText>
        </w:r>
      </w:del>
      <w:r w:rsidRPr="006F178A">
        <w:rPr>
          <w:rtl/>
        </w:rPr>
        <w:t xml:space="preserve"> דווקא אם ברור לך הדבר </w:t>
      </w:r>
      <w:ins w:id="110397" w:author="קלוד" w:date="2026-10-11T13:11:34Z">
        <w:r>
          <w:rPr>
            <w:rtl/>
          </w:rPr>
          <w:t xml:space="preserve">כאחותך,</w:t>
        </w:r>
      </w:ins>
      <w:del w:id="110398" w:author="קלוד" w:date="2026-10-11T13:11:34Z">
        <w:r w:rsidRPr="006F178A">
          <w:rPr>
            <w:rtl/>
          </w:rPr>
          <w:delText xml:space="preserve">כאחותך</w:delText>
        </w:r>
      </w:del>
      <w:r w:rsidRPr="006F178A">
        <w:rPr>
          <w:rtl/>
        </w:rPr>
        <w:t xml:space="preserve"> </w:t>
      </w:r>
      <w:ins w:id="110395" w:author="קלוד" w:date="2026-10-11T13:11:34Z">
        <w:r>
          <w:rPr>
            <w:rtl/>
          </w:rPr>
          <w:t xml:space="preserve">אמרהו.</w:t>
        </w:r>
      </w:ins>
      <w:del w:id="110396" w:author="קלוד" w:date="2026-10-11T13:11:34Z">
        <w:r w:rsidRPr="006F178A">
          <w:rPr>
            <w:rtl/>
          </w:rPr>
          <w:delText xml:space="preserve">אמרו.</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עופות שבבבל שמנים מפני שלא גלו, </w:t>
      </w:r>
      <w:r>
        <w:rPr>
          <w:rtl/>
        </w:rPr>
        <w:t>שנא'</w:t>
      </w:r>
      <w:r w:rsidRPr="00AC624C">
        <w:rPr>
          <w:rStyle w:val="afffff0"/>
          <w:rtl/>
        </w:rPr>
        <w:t xml:space="preserve"> </w:t>
      </w:r>
      <w:r w:rsidRPr="00AC624C">
        <w:rPr>
          <w:rStyle w:val="afffff0"/>
          <w:rFonts w:hint="cs"/>
          <w:rtl/>
        </w:rPr>
        <w:t>'</w:t>
      </w:r>
      <w:r w:rsidRPr="00AC624C">
        <w:rPr>
          <w:rStyle w:val="afffff0"/>
          <w:rtl/>
        </w:rPr>
        <w:t xml:space="preserve">שאנן מואב מנעוריו ושקט הוא אל שמריו ובגולה </w:t>
      </w:r>
      <w:r w:rsidRPr="00AC624C">
        <w:rPr>
          <w:rStyle w:val="afffff0"/>
          <w:rtl/>
        </w:rPr>
        <w:t xml:space="preserve">לא</w:t>
      </w:r>
      <w:r w:rsidRPr="00AC624C">
        <w:rPr>
          <w:rStyle w:val="afffff0"/>
          <w:rtl/>
        </w:rPr>
        <w:t xml:space="preserve"> הלך</w:t>
      </w:r>
      <w:r w:rsidRPr="00AC624C">
        <w:rPr>
          <w:rStyle w:val="afffff0"/>
          <w:rFonts w:hint="cs"/>
          <w:rtl/>
        </w:rPr>
        <w:t>'</w:t>
      </w:r>
      <w:r w:rsidRPr="00AC624C">
        <w:rPr>
          <w:rStyle w:val="afffff0"/>
          <w:rtl/>
        </w:rPr>
        <w:t>.</w:t>
      </w:r>
    </w:p>
    <w:p w:rsidR="00E9703F" w:rsidRPr="006F178A" w:rsidRDefault="00E9703F" w:rsidP="00E9703F">
      <w:pPr>
        <w:rPr>
          <w:rtl/>
        </w:rPr>
      </w:pPr>
      <w:ins w:id="91989" w:author="מנוע מכני" w:date="2026-10-11T12:04:39Z">
        <w:r>
          <w:rPr>
            <w:rtl/>
          </w:rPr>
          <w:t xml:space="preserve">וכאן</w:t>
        </w:r>
      </w:ins>
      <w:del w:id="91990" w:author="מנוע מכני" w:date="2026-10-11T12:04:39Z">
        <w:r w:rsidRPr="006F178A">
          <w:rPr>
            <w:rtl/>
          </w:rPr>
          <w:delText xml:space="preserve">והכא</w:delText>
        </w:r>
      </w:del>
      <w:r w:rsidRPr="006F178A">
        <w:rPr>
          <w:rtl/>
        </w:rPr>
        <w:t xml:space="preserve"> גלו - </w:t>
      </w:r>
      <w:r w:rsidRPr="006F178A">
        <w:rPr>
          <w:rtl/>
        </w:rPr>
        <w:t xml:space="preserve">דתניא</w:t>
      </w:r>
      <w:r w:rsidRPr="006F178A">
        <w:rPr>
          <w:rtl/>
        </w:rPr>
        <w:t xml:space="preserve">, </w:t>
      </w:r>
      <w:r w:rsidRPr="006F178A">
        <w:rPr>
          <w:rStyle w:val="2fb"/>
          <w:rtl/>
        </w:rPr>
        <w:t xml:space="preserve">ר"י</w:t>
      </w:r>
      <w:r w:rsidRPr="006F178A">
        <w:rPr>
          <w:rtl/>
        </w:rPr>
        <w:t xml:space="preserve"> נ"ב שנה </w:t>
      </w:r>
      <w:r w:rsidRPr="006F178A">
        <w:rPr>
          <w:rtl/>
        </w:rPr>
        <w:t xml:space="preserve">לא</w:t>
      </w:r>
      <w:r w:rsidRPr="006F178A">
        <w:rPr>
          <w:rtl/>
        </w:rPr>
        <w:t xml:space="preserve"> עבר איש ביהודה, </w:t>
      </w:r>
      <w:r>
        <w:rPr>
          <w:rtl/>
        </w:rPr>
        <w:t>שנא'</w:t>
      </w:r>
      <w:r w:rsidRPr="006F178A">
        <w:rPr>
          <w:rStyle w:val="afffff0"/>
          <w:rtl/>
        </w:rPr>
        <w:t xml:space="preserve"> על ההרים אשא בכי ונהי </w:t>
      </w:r>
      <w:r>
        <w:rPr>
          <w:rStyle w:val="afffff0"/>
          <w:rtl/>
        </w:rPr>
        <w:t xml:space="preserve">וגו</w:t>
      </w:r>
      <w:r>
        <w:rPr>
          <w:rtl/>
        </w:rPr>
        <w:t xml:space="preserve">'</w:t>
      </w:r>
      <w:r w:rsidRPr="006F178A">
        <w:rPr>
          <w:rtl/>
        </w:rPr>
        <w:t xml:space="preserve"> מעוף השמים ועד בהמה [בגימטריא נ"ב] נדדו הלכו.</w:t>
      </w:r>
    </w:p>
    <w:p w:rsidR="00E9703F" w:rsidRPr="006F178A" w:rsidRDefault="00E9703F" w:rsidP="00E9703F">
      <w:pPr>
        <w:rPr>
          <w:rtl/>
        </w:rPr>
      </w:pPr>
      <w:r w:rsidRPr="006F178A">
        <w:rPr>
          <w:rStyle w:val="2fb"/>
          <w:rtl/>
        </w:rPr>
        <w:t xml:space="preserve">רי"ו</w:t>
      </w:r>
      <w:r w:rsidRPr="006F178A">
        <w:rPr>
          <w:rtl/>
        </w:rPr>
        <w:t xml:space="preserve"> כולן חזרו, חוץ מקולייס האיספנין. </w:t>
      </w:r>
      <w:r w:rsidRPr="006F178A">
        <w:rPr>
          <w:rStyle w:val="2fb"/>
          <w:rtl/>
        </w:rPr>
        <w:t xml:space="preserve">וכדרב</w:t>
      </w:r>
      <w:r w:rsidRPr="006F178A">
        <w:rPr>
          <w:rtl/>
        </w:rPr>
        <w:t xml:space="preserve"> שאין שדרתן קשה אינם חוזרים ככולם ממדריד בבל לעין איטם בא"י.</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מועדים שבבבל שמחים- שלא היו באותה קללה, </w:t>
      </w:r>
      <w:r>
        <w:rPr>
          <w:rtl/>
        </w:rPr>
        <w:t>שנא'</w:t>
      </w:r>
      <w:r w:rsidRPr="006F178A">
        <w:rPr>
          <w:rStyle w:val="afffff0"/>
          <w:rtl/>
        </w:rPr>
        <w:t xml:space="preserve"> והשבתי כל משושה </w:t>
      </w:r>
      <w:r>
        <w:rPr>
          <w:rStyle w:val="afffff0"/>
          <w:rtl/>
        </w:rPr>
        <w:t xml:space="preserve">וגו</w:t>
      </w:r>
      <w:r>
        <w:rPr>
          <w:rtl/>
        </w:rPr>
        <w:t xml:space="preserve">'</w:t>
      </w:r>
      <w:r w:rsidRPr="006F178A">
        <w:rPr>
          <w:rtl/>
        </w:rPr>
        <w:t xml:space="preserve"> ומועדה.</w:t>
      </w:r>
    </w:p>
    <w:p w:rsidR="00E9703F" w:rsidRPr="009757B9" w:rsidRDefault="00E9703F" w:rsidP="00E9703F">
      <w:pPr>
        <w:rPr>
          <w:rFonts w:cs="Guttman Vilna"/>
          <w:b/>
          <w:bCs/>
          <w:rtl/>
        </w:rPr>
      </w:pPr>
      <w:r w:rsidRPr="006F178A">
        <w:rPr>
          <w:rtl/>
        </w:rPr>
        <w:t>וכתיב</w:t>
      </w:r>
      <w:r w:rsidRPr="00184B09">
        <w:rPr>
          <w:rStyle w:val="afffff0"/>
          <w:rtl/>
        </w:rPr>
        <w:t xml:space="preserve"> </w:t>
      </w:r>
      <w:r w:rsidRPr="00184B09">
        <w:rPr>
          <w:rStyle w:val="afffff0"/>
          <w:rFonts w:hint="cs"/>
          <w:rtl/>
        </w:rPr>
        <w:t>'</w:t>
      </w:r>
      <w:ins w:id="91483" w:author="Claude - סמנטי" w:date="2026-10-11T12:28:21Z">
        <w:r>
          <w:rPr>
            <w:rStyle w:val="afffff0"/>
            <w:rtl/>
          </w:rPr>
          <w:t xml:space="preserve">חָדְשֵׁיכֶם וּמוֹעֲדֵיכֶם שָׂנְאָה נַפְשִׁי הָיוּ עָלַי לָטֹרַח</w:t>
        </w:r>
      </w:ins>
      <w:del w:id="91484" w:author="Claude - סמנטי" w:date="2026-10-11T12:28:21Z">
        <w:r w:rsidRPr="00184B09">
          <w:rPr>
            <w:rStyle w:val="afffff0"/>
            <w:rtl/>
          </w:rPr>
          <w:delText xml:space="preserve">חדשיכם ומועדיכם שנאה נפשי היו עלי לטרח</w:delText>
        </w:r>
      </w:del>
      <w:r w:rsidRPr="00184B09">
        <w:rPr>
          <w:rStyle w:val="afffff0"/>
          <w:rFonts w:hint="cs"/>
          <w:rtl/>
        </w:rPr>
        <w:t>'</w:t>
      </w:r>
      <w:r w:rsidRPr="00184B09">
        <w:rPr>
          <w:rStyle w:val="afffff0"/>
          <w:rtl/>
        </w:rPr>
        <w:t>.</w:t>
      </w:r>
      <w:r w:rsidRPr="006F178A">
        <w:rPr>
          <w:rtl/>
        </w:rPr>
        <w:t xml:space="preserve"> </w:t>
      </w:r>
      <w:r w:rsidRPr="006F178A">
        <w:rPr>
          <w:rtl/>
        </w:rPr>
        <w:t xml:space="preserve">אמר</w:t>
      </w:r>
      <w:r w:rsidRPr="006F178A">
        <w:rPr>
          <w:rtl/>
        </w:rPr>
        <w:t xml:space="preserve"> </w:t>
      </w:r>
      <w:r w:rsidRPr="006F178A">
        <w:rPr>
          <w:rtl/>
        </w:rPr>
        <w:t xml:space="preserve">הקב"ה</w:t>
      </w:r>
      <w:r w:rsidRPr="006F178A">
        <w:rPr>
          <w:rtl/>
        </w:rPr>
        <w:t xml:space="preserve"> שלא די שחוטאין אלא שמטריחין אותי איזו גזירה קשה להביא </w:t>
      </w:r>
      <w:r w:rsidRPr="006F178A">
        <w:rPr>
          <w:rStyle w:val="2fb"/>
          <w:rtl/>
        </w:rPr>
        <w:t xml:space="preserve">וכרבי</w:t>
      </w:r>
      <w:r w:rsidRPr="006F178A">
        <w:rPr>
          <w:rtl/>
        </w:rPr>
        <w:t xml:space="preserve"> יצחק דאין לך כל רגל ורגל שלא באתה בולשת לציפורי.</w:t>
      </w:r>
    </w:p>
    <w:p>
      <w:pPr>
        <w:pStyle w:val="38"/>
        <w:rPr>
          <w:ins w:id="99130" w:author="מנוע מכני" w:date="2026-10-11T12:04:39Z"/>
        </w:rPr>
      </w:pPr>
      <w:r w:rsidRPr="006F178A">
        <w:t xml:space="preserve">ואמר </w:t>
      </w:r>
      <w:ins w:id="90641" w:author="מנוע מכני" w:date="2026-10-11T12:04:39Z">
        <w:r>
          <w:t xml:space="preserve">ר"ח</w:t>
        </w:r>
      </w:ins>
      <w:del w:id="90642" w:author="מנוע מכני" w:date="2026-10-11T12:04:39Z">
        <w:r w:rsidRPr="006F178A">
          <w:delText xml:space="preserve">רבי חנינא</w:delText>
        </w:r>
      </w:del>
      <w:r w:rsidRPr="006F178A">
        <w:t xml:space="preserve">:</w:t>
      </w:r>
    </w:p>
    <w:p w:rsidR="00E9703F" w:rsidRPr="006F178A" w:rsidRDefault="00E9703F" w:rsidP="00E9703F">
      <w:pPr>
        <w:rPr>
          <w:rtl/>
        </w:rPr>
      </w:pPr>
      <w:del w:id="99131" w:author="מנוע מכני" w:date="2026-10-11T12:04:39Z">
        <w:r w:rsidRPr="006F178A">
          <w:rPr>
            <w:rtl/>
          </w:rPr>
          <w:delText xml:space="preserve"> </w:delText>
        </w:r>
      </w:del>
      <w:r w:rsidRPr="006F178A">
        <w:rPr>
          <w:rtl/>
        </w:rPr>
        <w:t xml:space="preserve">אין לך כל רגל ורגל שלא בא לטבריה אגמון וקמטון ובעל זמורה.</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תלמידי חכמים שבבבל מצוינין - לפי שאינן בני מקומן. </w:t>
      </w:r>
      <w:ins w:id="91991" w:author="מנוע מכני" w:date="2026-10-11T12:04:39Z">
        <w:r>
          <w:rPr>
            <w:rtl/>
          </w:rPr>
          <w:t xml:space="preserve">דאמרו</w:t>
        </w:r>
      </w:ins>
      <w:del w:id="91992" w:author="מנוע מכני" w:date="2026-10-11T12:04:39Z">
        <w:r w:rsidRPr="006F178A">
          <w:rPr>
            <w:rtl/>
          </w:rPr>
          <w:delText xml:space="preserve">דאמרי</w:delText>
        </w:r>
      </w:del>
      <w:r w:rsidRPr="006F178A">
        <w:rPr>
          <w:rtl/>
        </w:rPr>
        <w:t xml:space="preserve"> </w:t>
      </w:r>
      <w:ins w:id="96255" w:author="מנוע מכני" w:date="2026-10-11T12:04:39Z">
        <w:r>
          <w:rPr>
            <w:rtl/>
          </w:rPr>
          <w:t xml:space="preserve">אנשים</w:t>
        </w:r>
      </w:ins>
      <w:del w:id="96256" w:author="מנוע מכני" w:date="2026-10-11T12:04:39Z">
        <w:r w:rsidRPr="006F178A">
          <w:rPr>
            <w:rtl/>
          </w:rPr>
          <w:delText xml:space="preserve">אינשי</w:delText>
        </w:r>
      </w:del>
      <w:r w:rsidRPr="006F178A">
        <w:rPr>
          <w:rtl/>
        </w:rPr>
        <w:t xml:space="preserve">: בעירי שמי, בלא עירי- בגדי.</w:t>
      </w:r>
    </w:p>
    <w:p w:rsidR="00E9703F" w:rsidRPr="006F178A" w:rsidRDefault="00E9703F" w:rsidP="00E9703F">
      <w:pPr>
        <w:rPr>
          <w:rtl/>
        </w:rPr>
      </w:pPr>
      <w:r w:rsidRPr="00523F92">
        <w:rPr>
          <w:rStyle w:val="afffff0"/>
          <w:rFonts w:hint="cs"/>
          <w:rtl/>
        </w:rPr>
        <w:t>'</w:t>
      </w:r>
      <w:ins w:id="91485" w:author="Claude - סמנטי" w:date="2026-10-11T12:28:21Z">
        <w:r>
          <w:rPr>
            <w:rStyle w:val="afffff0"/>
            <w:rtl/>
          </w:rPr>
          <w:t xml:space="preserve">הַבָּאִים יַשְׁרֵשׁ יַעֲקֹב יָצִיץ וּפָרַח יִשְׂרָאֵל</w:t>
        </w:r>
      </w:ins>
      <w:del w:id="91486" w:author="Claude - סמנטי" w:date="2026-10-11T12:28:21Z">
        <w:r w:rsidRPr="00523F92">
          <w:rPr>
            <w:rStyle w:val="afffff0"/>
            <w:rtl/>
          </w:rPr>
          <w:delText xml:space="preserve">הבאים ישרש יעקב יציץ ופרח ישראל</w:delText>
        </w:r>
      </w:del>
      <w:r w:rsidRPr="00523F92">
        <w:rPr>
          <w:rStyle w:val="afffff0"/>
          <w:rFonts w:hint="cs"/>
          <w:rtl/>
        </w:rPr>
        <w:t>'</w:t>
      </w:r>
      <w:r w:rsidRPr="00523F92">
        <w:rPr>
          <w:rStyle w:val="afffff0"/>
          <w:rtl/>
        </w:rPr>
        <w:t>,</w:t>
      </w:r>
      <w:r w:rsidRPr="006F178A">
        <w:rPr>
          <w:rFonts w:ascii="Fb Fontext" w:hAnsi="Fb Fontext"/>
          <w:sz w:val="20"/>
          <w:rtl/>
        </w:rPr>
        <w:t xml:space="preserve"> -תני </w:t>
      </w:r>
      <w:r w:rsidRPr="006F178A">
        <w:rPr>
          <w:rStyle w:val="2fb"/>
          <w:rFonts w:ascii="Fb Fontext" w:hAnsi="Fb Fontext"/>
          <w:sz w:val="20"/>
          <w:rtl/>
        </w:rPr>
        <w:t xml:space="preserve">רב יוסף</w:t>
      </w:r>
      <w:r w:rsidRPr="006F178A">
        <w:rPr>
          <w:rFonts w:ascii="Fb Fontext" w:hAnsi="Fb Fontext"/>
          <w:sz w:val="20"/>
          <w:rtl/>
        </w:rPr>
        <w:t xml:space="preserve">: אלו תלמידי חכמים שבבבל, שעושין ציצין ופרחים לתורה.</w:t>
      </w:r>
    </w:p>
    <w:p>
      <w:pPr>
        <w:pStyle w:val="afffff8"/>
        <w:rPr>
          <w:ins w:id="90103" w:author="קלוד" w:date="2026-10-11T12:33:55Z"/>
        </w:rPr>
      </w:pPr>
      <w:ins w:id="90104" w:author="קלוד" w:date="2026-10-11T12:33:55Z">
        <w:r>
          <w:rPr>
            <w:color w:val="7B3F00"/>
          </w:rPr>
          <w:t xml:space="preserve">זוהמת הנחש - ישראל שעמדו על הר סיני ונכרים</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95835" w:author="מנוע מכני" w:date="2026-10-11T12:04:39Z">
        <w:r>
          <w:rPr>
            <w:rFonts w:ascii="Fb Fontext" w:hAnsi="Fb Fontext" w:hint="cs"/>
            <w:rtl/>
          </w:rPr>
          <w:t xml:space="preserve">נכרי</w:t>
        </w:r>
      </w:ins>
      <w:del w:id="95836" w:author="מנוע מכני" w:date="2026-10-11T12:04:39Z">
        <w:r w:rsidRPr="006F178A">
          <w:rPr>
            <w:rFonts w:ascii="Fb Fontext" w:hAnsi="Fb Fontext" w:hint="cs"/>
            <w:rtl/>
          </w:rPr>
          <w:delText xml:space="preserve">ע</w:delText>
        </w:r>
        <w:r w:rsidRPr="006F178A">
          <w:rPr>
            <w:rFonts w:ascii="Fb Fontext" w:hAnsi="Fb Fontext"/>
            <w:rtl/>
          </w:rPr>
          <w:delText xml:space="preserve">כו"ם</w:delText>
        </w:r>
      </w:del>
      <w:r w:rsidRPr="006F178A">
        <w:rPr>
          <w:rFonts w:ascii="Fb Fontext" w:hAnsi="Fb Fontext"/>
          <w:rtl/>
        </w:rPr>
        <w:t xml:space="preserve"> מזוהמין שבא נחש על חוה הטיל בה זוהמא. </w:t>
      </w:r>
      <w:ins w:id="95837" w:author="מנוע מכני" w:date="2026-10-11T12:04:39Z">
        <w:r>
          <w:rPr>
            <w:rFonts w:ascii="Fb Fontext" w:hAnsi="Fb Fontext"/>
            <w:rtl/>
          </w:rPr>
          <w:t xml:space="preserve">ונכרי</w:t>
        </w:r>
      </w:ins>
      <w:del w:id="95838" w:author="מנוע מכני" w:date="2026-10-11T12:04:39Z">
        <w:r w:rsidRPr="006F178A">
          <w:rPr>
            <w:rFonts w:ascii="Fb Fontext" w:hAnsi="Fb Fontext"/>
            <w:rtl/>
          </w:rPr>
          <w:delText xml:space="preserve">ועכו"ם</w:delText>
        </w:r>
      </w:del>
      <w:r w:rsidRPr="006F178A">
        <w:rPr>
          <w:rFonts w:ascii="Fb Fontext" w:hAnsi="Fb Fontext"/>
          <w:rtl/>
        </w:rPr>
        <w:t xml:space="preserve"> שלא עמדו על הר סיני </w:t>
      </w:r>
      <w:r w:rsidRPr="006F178A">
        <w:rPr>
          <w:rFonts w:ascii="Fb Fontext" w:hAnsi="Fb Fontext"/>
          <w:rtl/>
        </w:rPr>
        <w:t xml:space="preserve">לא</w:t>
      </w:r>
      <w:r w:rsidRPr="006F178A">
        <w:rPr>
          <w:rFonts w:ascii="Fb Fontext" w:hAnsi="Fb Fontext"/>
          <w:rtl/>
        </w:rPr>
        <w:t xml:space="preserve"> פסקה זוהמתן.</w:t>
      </w:r>
    </w:p>
    <w:p w:rsidR="00E9703F" w:rsidRPr="006F178A" w:rsidRDefault="00E9703F" w:rsidP="00E9703F">
      <w:pPr>
        <w:rPr>
          <w:rtl/>
        </w:rPr>
      </w:pPr>
      <w:ins w:id="110417" w:author="קלוד" w:date="2026-10-11T13:11:34Z">
        <w:r>
          <w:rPr>
            <w:rtl/>
          </w:rPr>
          <w:t xml:space="preserve">וגרים -</w:t>
        </w:r>
      </w:ins>
      <w:del w:id="110418" w:author="קלוד" w:date="2026-10-11T13:11:34Z">
        <w:r w:rsidRPr="006F178A">
          <w:rPr>
            <w:rtl/>
          </w:rPr>
          <w:delText xml:space="preserve">וגרים</w:delText>
        </w:r>
      </w:del>
      <w:r w:rsidRPr="006F178A">
        <w:rPr>
          <w:rtl/>
        </w:rPr>
        <w:t xml:space="preserve"> </w:t>
      </w:r>
      <w:ins w:id="94149" w:author="מנוע מכני" w:date="2026-10-11T12:04:39Z">
        <w:r>
          <w:rPr>
            <w:rtl/>
          </w:rPr>
          <w:t xml:space="preserve">אף</w:t>
        </w:r>
      </w:ins>
      <w:del w:id="94150" w:author="מנוע מכני" w:date="2026-10-11T12:04:39Z">
        <w:r w:rsidRPr="006F178A">
          <w:rPr>
            <w:rtl/>
          </w:rPr>
          <w:delText xml:space="preserve">אע"ג</w:delText>
        </w:r>
      </w:del>
      <w:r w:rsidRPr="006F178A">
        <w:rPr>
          <w:rtl/>
        </w:rPr>
        <w:t xml:space="preserve"> </w:t>
      </w:r>
      <w:ins w:id="96257" w:author="מנוע מכני" w:date="2026-10-11T12:04:39Z">
        <w:ins w:id="110415" w:author="קלוד" w:date="2026-10-11T13:11:34Z">
          <w:r>
            <w:rPr>
              <w:rtl/>
            </w:rPr>
            <w:t xml:space="preserve">שהם</w:t>
          </w:r>
        </w:ins>
        <w:del w:id="110416" w:author="קלוד" w:date="2026-10-11T13:11:34Z">
          <w:r>
            <w:rPr>
              <w:rtl/>
            </w:rPr>
            <w:delText xml:space="preserve">דהם</w:delText>
          </w:r>
        </w:del>
      </w:ins>
      <w:del w:id="96258" w:author="מנוע מכני" w:date="2026-10-11T12:04:39Z">
        <w:r w:rsidRPr="006F178A">
          <w:rPr>
            <w:rtl/>
          </w:rPr>
          <w:delText xml:space="preserve">דאינהו</w:delText>
        </w:r>
      </w:del>
      <w:r w:rsidRPr="006F178A">
        <w:rPr>
          <w:rtl/>
        </w:rPr>
        <w:t xml:space="preserve"> </w:t>
      </w:r>
      <w:r w:rsidRPr="006F178A">
        <w:rPr>
          <w:rtl/>
        </w:rPr>
        <w:t xml:space="preserve">לא</w:t>
      </w:r>
      <w:r w:rsidRPr="006F178A">
        <w:rPr>
          <w:rtl/>
        </w:rPr>
        <w:t xml:space="preserve"> </w:t>
      </w:r>
      <w:ins w:id="95487" w:author="מנוע מכני" w:date="2026-10-11T12:04:39Z">
        <w:r>
          <w:rPr>
            <w:rtl/>
          </w:rPr>
          <w:t xml:space="preserve">היו</w:t>
        </w:r>
      </w:ins>
      <w:del w:id="95488" w:author="מנוע מכני" w:date="2026-10-11T12:04:39Z">
        <w:r w:rsidRPr="006F178A">
          <w:rPr>
            <w:rtl/>
          </w:rPr>
          <w:delText xml:space="preserve">הוו</w:delText>
        </w:r>
      </w:del>
      <w:ins w:id="110413" w:author="קלוד" w:date="2026-10-11T13:11:34Z">
        <w:r>
          <w:rPr>
            <w:rtl/>
          </w:rPr>
          <w:t xml:space="preserve"> </w:t>
        </w:r>
        <w:r>
          <w:rPr>
            <w:rStyle w:val="afffffe"/>
            <w:rtl/>
          </w:rPr>
          <w:t xml:space="preserve">בסיני</w:t>
        </w:r>
        <w:r>
          <w:rPr>
            <w:rtl/>
          </w:rPr>
          <w:t xml:space="preserve">, </w:t>
        </w:r>
      </w:ins>
      <w:del w:id="110414" w:author="קלוד" w:date="2026-10-11T13:11:34Z">
        <w:r w:rsidRPr="006F178A">
          <w:rPr>
            <w:rtl/>
          </w:rPr>
          <w:delText xml:space="preserve"> </w:delText>
        </w:r>
      </w:del>
      <w:ins w:id="90673" w:author="Claude - סמנטי" w:date="2026-10-11T12:28:21Z">
        <w:r>
          <w:rPr>
            <w:rtl/>
          </w:rPr>
          <w:t xml:space="preserve">מזלם</w:t>
        </w:r>
      </w:ins>
      <w:del w:id="90674" w:author="Claude - סמנטי" w:date="2026-10-11T12:28:21Z">
        <w:r w:rsidRPr="006F178A">
          <w:rPr>
            <w:rtl/>
          </w:rPr>
          <w:delText xml:space="preserve">מזלייהו</w:delText>
        </w:r>
      </w:del>
      <w:r w:rsidRPr="006F178A">
        <w:rPr>
          <w:rtl/>
        </w:rPr>
        <w:t xml:space="preserve"> </w:t>
      </w:r>
      <w:ins w:id="95489" w:author="מנוע מכני" w:date="2026-10-11T12:04:39Z">
        <w:ins w:id="110411" w:author="קלוד" w:date="2026-10-11T13:11:34Z">
          <w:r>
            <w:rPr>
              <w:rtl/>
            </w:rPr>
            <w:t xml:space="preserve">היה,</w:t>
          </w:r>
        </w:ins>
        <w:del w:id="110412" w:author="קלוד" w:date="2026-10-11T13:11:34Z">
          <w:r>
            <w:rPr>
              <w:rtl/>
            </w:rPr>
            <w:delText xml:space="preserve">היו</w:delText>
          </w:r>
          <w:r w:rsidRPr="006F178A">
            <w:rPr>
              <w:rtl/>
            </w:rPr>
            <w:delText xml:space="preserve">,</w:delText>
          </w:r>
        </w:del>
      </w:ins>
      <w:del w:id="95490" w:author="מנוע מכני" w:date="2026-10-11T12:04:39Z">
        <w:r w:rsidRPr="006F178A">
          <w:rPr>
            <w:rtl/>
          </w:rPr>
          <w:delText xml:space="preserve">הוו</w:delText>
        </w:r>
      </w:del>
      <w:r w:rsidRPr="006F178A">
        <w:rPr>
          <w:rtl/>
        </w:rPr>
        <w:t xml:space="preserve"> </w:t>
      </w:r>
      <w:ins w:id="110409" w:author="קלוד" w:date="2026-10-11T13:11:34Z">
        <w:r>
          <w:rPr>
            <w:rtl/>
          </w:rPr>
          <w:t xml:space="preserve">שנאמר: ואת</w:t>
        </w:r>
      </w:ins>
      <w:del w:id="110410" w:author="קלוד" w:date="2026-10-11T13:11:34Z">
        <w:r w:rsidRPr="006F178A">
          <w:rPr>
            <w:rtl/>
          </w:rPr>
          <w:delText xml:space="preserve">דואת</w:delText>
        </w:r>
      </w:del>
      <w:r w:rsidRPr="006F178A">
        <w:rPr>
          <w:rtl/>
        </w:rPr>
        <w:t xml:space="preserve"> אשר אינ</w:t>
      </w:r>
      <w:r w:rsidRPr="006F178A">
        <w:rPr>
          <w:rFonts w:hint="cs"/>
          <w:rtl/>
        </w:rPr>
        <w:t>נ</w:t>
      </w:r>
      <w:r w:rsidRPr="006F178A">
        <w:rPr>
          <w:rtl/>
        </w:rPr>
        <w:t>ו פה עמנו היום.</w:t>
      </w:r>
    </w:p>
    <w:p w:rsidR="00E9703F" w:rsidRPr="006F178A" w:rsidRDefault="00E9703F" w:rsidP="00E9703F">
      <w:pPr>
        <w:rPr>
          <w:rtl/>
        </w:rPr>
      </w:pPr>
      <w:r w:rsidRPr="006F178A">
        <w:rPr>
          <w:rtl/>
        </w:rPr>
        <w:t xml:space="preserve">ופליגא </w:t>
      </w:r>
      <w:ins w:id="110421" w:author="קלוד" w:date="2026-10-11T13:11:34Z">
        <w:r>
          <w:rPr>
            <w:rStyle w:val="2fb"/>
            <w:rtl/>
          </w:rPr>
          <w:t xml:space="preserve">על</w:t>
        </w:r>
      </w:ins>
      <w:del w:id="110422" w:author="קלוד" w:date="2026-10-11T13:11:34Z">
        <w:r w:rsidRPr="006F178A">
          <w:rPr>
            <w:rStyle w:val="2fb"/>
            <w:rtl/>
          </w:rPr>
          <w:delText xml:space="preserve">דראב"כ</w:delText>
        </w:r>
      </w:del>
      <w:r w:rsidRPr="006F178A">
        <w:rPr>
          <w:rtl/>
        </w:rPr>
        <w:t xml:space="preserve"> </w:t>
      </w:r>
      <w:ins w:id="95361" w:author="מנוע מכני" w:date="2026-10-11T12:04:39Z">
        <w:ins w:id="110419" w:author="קלוד" w:date="2026-10-11T13:11:34Z">
          <w:r>
            <w:rPr>
              <w:rtl/>
            </w:rPr>
            <w:t xml:space="preserve">ראב"כ, שסבר:</w:t>
          </w:r>
        </w:ins>
        <w:del w:id="110420" w:author="קלוד" w:date="2026-10-11T13:11:34Z">
          <w:r>
            <w:rPr>
              <w:rtl/>
            </w:rPr>
            <w:delText xml:space="preserve">דסבר</w:delText>
          </w:r>
        </w:del>
      </w:ins>
      <w:del w:id="95362" w:author="מנוע מכני" w:date="2026-10-11T12:04:39Z">
        <w:r w:rsidRPr="006F178A">
          <w:rPr>
            <w:rtl/>
          </w:rPr>
          <w:delText xml:space="preserve">דס"ל</w:delText>
        </w:r>
      </w:del>
      <w:r w:rsidRPr="006F178A">
        <w:rPr>
          <w:rtl/>
        </w:rPr>
        <w:t xml:space="preserve"> עד שלשה דורות </w:t>
      </w:r>
      <w:r w:rsidRPr="006F178A">
        <w:rPr>
          <w:rtl/>
        </w:rPr>
        <w:t xml:space="preserve">לא</w:t>
      </w:r>
      <w:r w:rsidRPr="006F178A">
        <w:rPr>
          <w:rtl/>
        </w:rPr>
        <w:t xml:space="preserve"> פסקה זוהמא מאבותינו. אברהם הוליד את </w:t>
      </w:r>
      <w:r w:rsidRPr="00B3644D">
        <w:rPr>
          <w:spacing w:val="-2"/>
          <w:rtl/>
        </w:rPr>
        <w:t>ישמעאל, יצחק הוליד את עשו, יעקב הוליד שנים עשר שבטים שלא היה בהן שום דופי.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lastRenderedPageBreak/>
        <w:t>קמו.</w:t>
      </w:r>
    </w:p>
    <w:p>
      <w:pPr>
        <w:pStyle w:val="MishnaBatzad"/>
        <w:rPr>
          <w:ins w:id="20655" w:author="קלוד" w:date="2026-10-11T09:07:15Z"/>
        </w:rPr>
      </w:pPr>
      <w:ins w:id="20654" w:author="קלוד" w:date="2026-10-11T09:07:15Z">
        <w:r>
          <w:t xml:space="preserve">משנה ג</w:t>
        </w:r>
      </w:ins>
    </w:p>
    <w:p w:rsidR="00E9703F" w:rsidRPr="009757B9" w:rsidRDefault="00E9703F" w:rsidP="00E9703F">
      <w:pPr>
        <w:pStyle w:val="afff9"/>
        <w:rPr>
          <w:del w:id="20389" w:author="קלוד" w:date="2026-10-11T09:07:15Z"/>
          <w:b/>
          <w:rtl/>
        </w:rPr>
      </w:pPr>
      <w:del w:id="20387" w:author="קלוד" w:date="2026-10-11T09:07:15Z">
        <w:r w:rsidRPr="009757B9">
          <w:rPr>
            <w:rFonts w:hint="cs"/>
            <w:b/>
            <w:sz w:val="20"/>
            <w:rtl/>
          </w:rPr>
          <w:delText xml:space="preserve">משנה </w:delText>
        </w:r>
      </w:del>
      <w:del w:id="20388" w:author="קלוד" w:date="2026-10-11T09:07:15Z">
        <w:r w:rsidRPr="009757B9">
          <w:rPr>
            <w:b/>
            <w:sz w:val="20"/>
            <w:rtl/>
          </w:rPr>
          <w:delText xml:space="preserve">.</w:delText>
        </w:r>
      </w:del>
    </w:p>
    <w:p w:rsidR="00E9703F" w:rsidRPr="00307E5D" w:rsidRDefault="00E9703F" w:rsidP="00E9703F">
      <w:pPr>
        <w:pStyle w:val="afff9"/>
        <w:spacing w:before="120"/>
        <w:rPr>
          <w:spacing w:val="-2"/>
          <w:rtl/>
        </w:rPr>
        <w:pPrChange w:id="90117" w:author="קלוד" w:date="2026-10-11T12:09:42Z">
          <w:pPr>
            <w:pStyle w:val="afff9"/>
          </w:pPr>
        </w:pPrChange>
      </w:pPr>
      <w:r w:rsidRPr="00307E5D">
        <w:rPr>
          <w:b/>
          <w:spacing w:val="-2"/>
          <w:rtl/>
        </w:rPr>
        <w:t xml:space="preserve">שובר אדם את החבית לאכול הימנה גרוגרות, </w:t>
      </w:r>
      <w:r w:rsidRPr="00307E5D">
        <w:rPr>
          <w:rFonts w:ascii="David" w:hAnsi="David"/>
          <w:spacing w:val="-2"/>
          <w:rtl/>
        </w:rPr>
        <w:t>[מקלקל]</w:t>
      </w:r>
      <w:r w:rsidRPr="00307E5D">
        <w:rPr>
          <w:b/>
          <w:spacing w:val="-2"/>
          <w:rtl/>
        </w:rPr>
        <w:t xml:space="preserve"> ובלבד שלא יתכוין לעשות כלי.</w:t>
      </w:r>
    </w:p>
    <w:p w:rsidR="00E9703F" w:rsidRDefault="00E9703F" w:rsidP="00E9703F">
      <w:pPr>
        <w:pStyle w:val="afff9"/>
        <w:rPr>
          <w:rFonts w:ascii="Fb Fontext" w:hAnsi="Fb Fontext"/>
          <w:b/>
          <w:sz w:val="20"/>
          <w:rtl/>
        </w:rPr>
      </w:pPr>
      <w:r>
        <w:rPr>
          <w:b/>
          <w:rtl/>
          <w:rPrChange w:id="40649" w:author="Claude" w:date="2026-10-11T09:07:39Z">
            <w:rPr>
              <w:b/>
              <w:sz w:val="20"/>
              <w:rtl/>
            </w:rPr>
          </w:rPrChange>
        </w:rPr>
        <w:t xml:space="preserve">מגופה של חבית – ל</w:t>
      </w:r>
      <w:r>
        <w:rPr>
          <w:rStyle w:val="TanaimMishna"/>
          <w:b/>
          <w:rtl/>
          <w:rPrChange w:id="100508" w:author="Claude" w:date="2026-10-11T09:08:03Z">
            <w:rPr>
              <w:b/>
              <w:rtl/>
            </w:rPr>
          </w:rPrChange>
        </w:rPr>
        <w:t xml:space="preserve">ר"י</w:t>
      </w:r>
      <w:r>
        <w:rPr>
          <w:b/>
          <w:rtl/>
          <w:rPrChange w:id="40649" w:author="Claude" w:date="2026-10-11T09:07:39Z">
            <w:rPr>
              <w:b/>
              <w:sz w:val="20"/>
              <w:rtl/>
            </w:rPr>
          </w:rPrChange>
        </w:rPr>
        <w:t xml:space="preserve"> אין נוקבין </w:t>
      </w:r>
      <w:r w:rsidRPr="009757B9">
        <w:rPr>
          <w:rFonts w:ascii="Fb Fontext" w:hAnsi="Fb Fontext"/>
          <w:b/>
          <w:rtl/>
          <w:rPrChange w:id="40650" w:author="Claude" w:date="2026-10-11T09:07:39Z">
            <w:rPr>
              <w:rFonts w:ascii="Fb Fontext" w:hAnsi="Fb Fontext"/>
              <w:b/>
              <w:sz w:val="20"/>
              <w:rtl/>
            </w:rPr>
          </w:rPrChange>
        </w:rPr>
        <w:t>[אלא נוטל כולה]</w:t>
      </w:r>
      <w:r>
        <w:rPr>
          <w:b/>
          <w:rtl/>
          <w:rPrChange w:id="40651" w:author="Claude" w:date="2026-10-11T09:07:39Z">
            <w:rPr>
              <w:b/>
              <w:sz w:val="20"/>
              <w:rtl/>
            </w:rPr>
          </w:rPrChange>
        </w:rPr>
        <w:t xml:space="preserve"> ו</w:t>
      </w:r>
      <w:r>
        <w:rPr>
          <w:rStyle w:val="TanaimMishna"/>
          <w:b/>
          <w:rtl/>
          <w:rPrChange w:id="20067" w:author="קלוד" w:date="2026-10-11T09:07:15Z">
            <w:rPr>
              <w:b/>
              <w:sz w:val="20"/>
              <w:rtl/>
            </w:rPr>
          </w:rPrChange>
        </w:rPr>
        <w:t xml:space="preserve">חכמים</w:t>
      </w:r>
      <w:r>
        <w:rPr>
          <w:b/>
          <w:rtl/>
          <w:rPrChange w:id="40652" w:author="Claude" w:date="2026-10-11T09:07:39Z">
            <w:rPr>
              <w:b/>
              <w:sz w:val="20"/>
              <w:rtl/>
            </w:rPr>
          </w:rPrChange>
        </w:rPr>
        <w:t xml:space="preserve"> מתירין [</w:t>
      </w:r>
      <w:r w:rsidRPr="009757B9">
        <w:rPr>
          <w:rFonts w:ascii="Fb Fontext" w:hAnsi="Fb Fontext"/>
          <w:b/>
          <w:rtl/>
          <w:rPrChange w:id="40653" w:author="Claude" w:date="2026-10-11T09:07:39Z">
            <w:rPr>
              <w:rFonts w:ascii="Fb Fontext" w:hAnsi="Fb Fontext"/>
              <w:b/>
              <w:sz w:val="20"/>
              <w:rtl/>
            </w:rPr>
          </w:rPrChange>
        </w:rPr>
        <w:t>דאין דרך פתח בכך]</w:t>
      </w:r>
    </w:p>
    <w:p w:rsidR="00E9703F" w:rsidRPr="004640F6" w:rsidRDefault="00E9703F" w:rsidP="00E9703F">
      <w:pPr>
        <w:pStyle w:val="afff9"/>
        <w:rPr>
          <w:b/>
          <w:rtl/>
        </w:rPr>
      </w:pPr>
      <w:r w:rsidRPr="004640F6">
        <w:rPr>
          <w:b/>
          <w:rtl/>
        </w:rPr>
        <w:t>ולא יקבנה מצדה, ואם היתה נקובה - לא יתן עליה שעוה, מפני שהוא ממרח.</w:t>
      </w:r>
    </w:p>
    <w:p w:rsidR="00E9703F" w:rsidRPr="009757B9" w:rsidRDefault="00524703" w:rsidP="00E9703F">
      <w:pPr>
        <w:pStyle w:val="afff9"/>
        <w:rPr>
          <w:b/>
          <w:rtl/>
        </w:rPr>
      </w:pPr>
      <w:r>
        <w:rPr>
          <w:b/>
          <w:rtl/>
        </w:rPr>
        <w:t xml:space="preserve">• </w:t>
      </w:r>
      <w:r>
        <w:rPr>
          <w:rStyle w:val="TanaimMishna"/>
          <w:b/>
          <w:rtl/>
          <w:rPrChange w:id="100509" w:author="Claude" w:date="2026-10-11T09:08:03Z">
            <w:rPr>
              <w:b/>
              <w:rtl/>
            </w:rPr>
          </w:rPrChange>
        </w:rPr>
        <w:t xml:space="preserve">ר</w:t>
      </w:r>
      <w:r>
        <w:rPr>
          <w:rStyle w:val="TanaimMishna"/>
          <w:b/>
          <w:rtl/>
          <w:rPrChange w:id="100510" w:author="Claude" w:date="2026-10-11T09:08:03Z">
            <w:rPr>
              <w:b/>
              <w:rtl/>
            </w:rPr>
          </w:rPrChange>
        </w:rPr>
        <w:t xml:space="preserve">"י</w:t>
      </w:r>
      <w:r>
        <w:rPr>
          <w:b/>
          <w:rtl/>
        </w:rPr>
        <w:t xml:space="preserve"> מעשה בא לפני ריב"ז במדינת ערב, ואמר: חוששני לו מחטאת</w:t>
      </w:r>
      <w:r w:rsidR="00E9703F" w:rsidRPr="009757B9">
        <w:rPr>
          <w:rFonts w:hint="cs"/>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101" w:author="קלוד" w:date="2026-10-11T12:33:55Z"/>
        </w:rPr>
      </w:pPr>
      <w:ins w:id="90102" w:author="קלוד" w:date="2026-10-11T12:33:55Z">
        <w:r>
          <w:rPr>
            <w:color w:val="7B3F00"/>
          </w:rPr>
          <w:t xml:space="preserve">שובר חבית לאכול גרוגרות - בסייף ובדרוסות</w:t>
        </w:r>
      </w:ins>
    </w:p>
    <w:p w:rsidR="00E9703F" w:rsidRPr="006061D7" w:rsidRDefault="00E9703F" w:rsidP="00E9703F">
      <w:pPr>
        <w:rPr>
          <w:rtl/>
        </w:rPr>
      </w:pPr>
      <w:r w:rsidRPr="006061D7">
        <w:rPr>
          <w:rtl/>
        </w:rPr>
        <w:t>•</w:t>
      </w:r>
      <w:r w:rsidRPr="006061D7">
        <w:rPr>
          <w:rFonts w:hint="cs"/>
          <w:rtl/>
        </w:rPr>
        <w:t xml:space="preserve"> </w:t>
      </w:r>
      <w:ins w:id="110439" w:author="קלוד" w:date="2026-10-11T13:11:34Z">
        <w:r>
          <w:rPr>
            <w:rtl/>
          </w:rPr>
          <w:t xml:space="preserve">מה</w:t>
        </w:r>
      </w:ins>
      <w:del w:id="110440" w:author="קלוד" w:date="2026-10-11T13:11:34Z">
        <w:r w:rsidRPr="006061D7">
          <w:rPr>
            <w:rtl/>
          </w:rPr>
          <w:delText xml:space="preserve">הא</w:delText>
        </w:r>
      </w:del>
      <w:r w:rsidRPr="006061D7">
        <w:rPr>
          <w:rtl/>
        </w:rPr>
        <w:t xml:space="preserve"> </w:t>
      </w:r>
      <w:ins w:id="110437" w:author="קלוד" w:date="2026-10-11T13:11:34Z">
        <w:r>
          <w:rPr>
            <w:rtl/>
          </w:rPr>
          <w:t xml:space="preserve">ששובר</w:t>
        </w:r>
      </w:ins>
      <w:del w:id="110438" w:author="קלוד" w:date="2026-10-11T13:11:34Z">
        <w:r w:rsidRPr="006061D7">
          <w:rPr>
            <w:rtl/>
          </w:rPr>
          <w:delText xml:space="preserve">דשובר</w:delText>
        </w:r>
      </w:del>
      <w:r w:rsidRPr="006061D7">
        <w:rPr>
          <w:rtl/>
        </w:rPr>
        <w:t xml:space="preserve"> החבית</w:t>
      </w:r>
      <w:ins w:id="110435" w:author="קלוד" w:date="2026-10-11T13:11:34Z">
        <w:r>
          <w:rPr>
            <w:rtl/>
          </w:rPr>
          <w:t xml:space="preserve"> בסייף </w:t>
        </w:r>
      </w:ins>
      <w:del w:id="110436" w:author="קלוד" w:date="2026-10-11T13:11:34Z">
        <w:r w:rsidRPr="006061D7">
          <w:rPr>
            <w:rtl/>
          </w:rPr>
          <w:delText xml:space="preserve"> </w:delText>
        </w:r>
      </w:del>
      <w:r w:rsidRPr="006061D7">
        <w:rPr>
          <w:rtl/>
        </w:rPr>
        <w:t xml:space="preserve">לאכול </w:t>
      </w:r>
      <w:ins w:id="110433" w:author="קלוד" w:date="2026-10-11T13:11:34Z">
        <w:r>
          <w:rPr>
            <w:rtl/>
          </w:rPr>
          <w:t xml:space="preserve">גרוגרות</w:t>
        </w:r>
      </w:ins>
      <w:del w:id="110434" w:author="קלוד" w:date="2026-10-11T13:11:34Z">
        <w:r w:rsidRPr="006061D7">
          <w:rPr>
            <w:rtl/>
          </w:rPr>
          <w:delText xml:space="preserve">הגרוגרות</w:delText>
        </w:r>
      </w:del>
      <w:r w:rsidRPr="006061D7">
        <w:rPr>
          <w:rtl/>
        </w:rPr>
        <w:t xml:space="preserve"> </w:t>
      </w:r>
      <w:ins w:id="110431" w:author="קלוד" w:date="2026-10-11T13:11:34Z">
        <w:r>
          <w:rPr>
            <w:rtl/>
          </w:rPr>
          <w:t xml:space="preserve">-</w:t>
        </w:r>
      </w:ins>
      <w:del w:id="110432" w:author="קלוד" w:date="2026-10-11T13:11:34Z">
        <w:r w:rsidRPr="006061D7">
          <w:rPr>
            <w:rtl/>
          </w:rPr>
          <w:delText xml:space="preserve">בסייף</w:delText>
        </w:r>
      </w:del>
      <w:r w:rsidRPr="006061D7">
        <w:rPr>
          <w:rtl/>
        </w:rPr>
        <w:t xml:space="preserve"> דווקא </w:t>
      </w:r>
      <w:ins w:id="110429" w:author="קלוד" w:date="2026-10-11T13:11:34Z">
        <w:r>
          <w:rPr>
            <w:rtl/>
          </w:rPr>
          <w:t xml:space="preserve">בדרוסות,</w:t>
        </w:r>
      </w:ins>
      <w:del w:id="110430" w:author="קלוד" w:date="2026-10-11T13:11:34Z">
        <w:r w:rsidRPr="006061D7">
          <w:rPr>
            <w:rtl/>
          </w:rPr>
          <w:delText xml:space="preserve">בדרוסות</w:delText>
        </w:r>
      </w:del>
      <w:r w:rsidRPr="006061D7">
        <w:rPr>
          <w:rtl/>
        </w:rPr>
        <w:t xml:space="preserve"> </w:t>
      </w:r>
      <w:ins w:id="110427" w:author="קלוד" w:date="2026-10-11T13:11:34Z">
        <w:r>
          <w:rPr>
            <w:rtl/>
          </w:rPr>
          <w:t xml:space="preserve">שהכלי</w:t>
        </w:r>
      </w:ins>
      <w:del w:id="110428" w:author="קלוד" w:date="2026-10-11T13:11:34Z">
        <w:r w:rsidRPr="006061D7">
          <w:rPr>
            <w:rtl/>
          </w:rPr>
          <w:delText xml:space="preserve">דכלי</w:delText>
        </w:r>
      </w:del>
      <w:r w:rsidRPr="006061D7">
        <w:rPr>
          <w:rtl/>
        </w:rPr>
        <w:t xml:space="preserve"> </w:t>
      </w:r>
      <w:ins w:id="110425" w:author="קלוד" w:date="2026-10-11T13:11:34Z">
        <w:r>
          <w:rPr>
            <w:rtl/>
          </w:rPr>
          <w:t xml:space="preserve">מיטלטל</w:t>
        </w:r>
      </w:ins>
      <w:del w:id="110426" w:author="קלוד" w:date="2026-10-11T13:11:34Z">
        <w:r w:rsidRPr="006061D7">
          <w:rPr>
            <w:rtl/>
          </w:rPr>
          <w:delText xml:space="preserve">המטלטל</w:delText>
        </w:r>
      </w:del>
      <w:r w:rsidRPr="006061D7">
        <w:rPr>
          <w:rtl/>
        </w:rPr>
        <w:t xml:space="preserve"> </w:t>
      </w:r>
      <w:ins w:id="110423" w:author="קלוד" w:date="2026-10-11T13:11:34Z">
        <w:r>
          <w:rPr>
            <w:rtl/>
          </w:rPr>
          <w:t xml:space="preserve">לתשמישו </w:t>
        </w:r>
        <w:r>
          <w:rPr>
            <w:rStyle w:val="afffffe"/>
            <w:rtl/>
          </w:rPr>
          <w:t xml:space="preserve">לחתכן</w:t>
        </w:r>
        <w:r>
          <w:rPr>
            <w:rtl/>
          </w:rPr>
          <w:t xml:space="preserve">,</w:t>
        </w:r>
      </w:ins>
      <w:del w:id="110424" w:author="קלוד" w:date="2026-10-11T13:11:34Z">
        <w:r w:rsidRPr="006061D7">
          <w:rPr>
            <w:rtl/>
          </w:rPr>
          <w:delText xml:space="preserve">לתשמיש</w:delText>
        </w:r>
      </w:del>
      <w:r w:rsidRPr="006061D7">
        <w:rPr>
          <w:rtl/>
        </w:rPr>
        <w:t xml:space="preserve"> אבל </w:t>
      </w:r>
      <w:r w:rsidRPr="006061D7">
        <w:rPr>
          <w:rtl/>
        </w:rPr>
        <w:t xml:space="preserve">לא</w:t>
      </w:r>
      <w:r w:rsidRPr="006061D7">
        <w:rPr>
          <w:rtl/>
        </w:rPr>
        <w:t xml:space="preserve"> במפורדות.</w:t>
      </w:r>
    </w:p>
    <w:p w:rsidR="00E9703F" w:rsidRPr="006061D7" w:rsidRDefault="00E9703F" w:rsidP="00E9703F">
      <w:pPr>
        <w:rPr>
          <w:rtl/>
        </w:rPr>
      </w:pPr>
      <w:r w:rsidRPr="006061D7">
        <w:rPr>
          <w:rtl/>
        </w:rPr>
        <w:t>•</w:t>
      </w:r>
      <w:r w:rsidRPr="006061D7">
        <w:rPr>
          <w:rFonts w:hint="cs"/>
          <w:rtl/>
        </w:rPr>
        <w:t xml:space="preserve"> </w:t>
      </w:r>
      <w:ins w:id="110451" w:author="קלוד" w:date="2026-10-11T13:11:34Z">
        <w:r>
          <w:rPr>
            <w:rtl/>
          </w:rPr>
          <w:t xml:space="preserve">ומה</w:t>
        </w:r>
      </w:ins>
      <w:del w:id="110452" w:author="קלוד" w:date="2026-10-11T13:11:34Z">
        <w:r w:rsidRPr="006061D7">
          <w:rPr>
            <w:rtl/>
          </w:rPr>
          <w:delText xml:space="preserve">והא</w:delText>
        </w:r>
      </w:del>
      <w:r w:rsidRPr="006061D7">
        <w:rPr>
          <w:rtl/>
        </w:rPr>
        <w:t xml:space="preserve"> </w:t>
      </w:r>
      <w:ins w:id="110449" w:author="קלוד" w:date="2026-10-11T13:11:34Z">
        <w:r>
          <w:rPr>
            <w:rStyle w:val="2fb"/>
            <w:rtl/>
          </w:rPr>
          <w:t xml:space="preserve">שאמר</w:t>
        </w:r>
      </w:ins>
      <w:del w:id="110450" w:author="קלוד" w:date="2026-10-11T13:11:34Z">
        <w:r w:rsidRPr="006061D7">
          <w:rPr>
            <w:rStyle w:val="2fb"/>
            <w:rtl/>
          </w:rPr>
          <w:delText xml:space="preserve">דרשב"ג</w:delText>
        </w:r>
      </w:del>
      <w:r w:rsidRPr="006061D7">
        <w:rPr>
          <w:rtl/>
        </w:rPr>
        <w:t xml:space="preserve"> </w:t>
      </w:r>
      <w:ins w:id="110447" w:author="קלוד" w:date="2026-10-11T13:11:34Z">
        <w:r>
          <w:rPr>
            <w:rtl/>
          </w:rPr>
          <w:t xml:space="preserve">רשב"ג: מביא</w:t>
        </w:r>
      </w:ins>
      <w:del w:id="110448" w:author="קלוד" w:date="2026-10-11T13:11:34Z">
        <w:r w:rsidRPr="006061D7">
          <w:rPr>
            <w:rtl/>
          </w:rPr>
          <w:delText xml:space="preserve">דמביא</w:delText>
        </w:r>
      </w:del>
      <w:r w:rsidRPr="006061D7">
        <w:rPr>
          <w:rtl/>
        </w:rPr>
        <w:t xml:space="preserve"> חבית של יין ומתיז ראשה בסייף בשבת ואינו חושש</w:t>
      </w:r>
      <w:ins w:id="110445" w:author="קלוד" w:date="2026-10-11T13:11:34Z">
        <w:r>
          <w:rPr>
            <w:rtl/>
          </w:rPr>
          <w:t xml:space="preserve"> - </w:t>
        </w:r>
      </w:ins>
      <w:del w:id="110446" w:author="קלוד" w:date="2026-10-11T13:11:34Z">
        <w:r w:rsidRPr="006061D7">
          <w:rPr>
            <w:rtl/>
          </w:rPr>
          <w:delText xml:space="preserve"> </w:delText>
        </w:r>
      </w:del>
      <w:r w:rsidRPr="006061D7">
        <w:rPr>
          <w:rtl/>
        </w:rPr>
        <w:t xml:space="preserve">היינו </w:t>
      </w:r>
      <w:ins w:id="110443" w:author="קלוד" w:date="2026-10-11T13:11:34Z">
        <w:r>
          <w:rPr>
            <w:rtl/>
          </w:rPr>
          <w:t xml:space="preserve">כרבנן,</w:t>
        </w:r>
      </w:ins>
      <w:del w:id="110444" w:author="קלוד" w:date="2026-10-11T13:11:34Z">
        <w:r w:rsidRPr="006061D7">
          <w:rPr>
            <w:rtl/>
          </w:rPr>
          <w:delText xml:space="preserve">כרבנן</w:delText>
        </w:r>
      </w:del>
      <w:r w:rsidRPr="006061D7">
        <w:rPr>
          <w:rtl/>
        </w:rPr>
        <w:t xml:space="preserve"> ומתני' </w:t>
      </w:r>
      <w:ins w:id="110441" w:author="קלוד" w:date="2026-10-11T13:11:34Z">
        <w:r>
          <w:rPr>
            <w:rStyle w:val="2fb"/>
            <w:rtl/>
          </w:rPr>
          <w:t xml:space="preserve">כרבי</w:t>
        </w:r>
      </w:ins>
      <w:del w:id="110442" w:author="קלוד" w:date="2026-10-11T13:11:34Z">
        <w:r w:rsidRPr="006061D7">
          <w:rPr>
            <w:rStyle w:val="2fb"/>
            <w:rtl/>
          </w:rPr>
          <w:delText xml:space="preserve">רבי</w:delText>
        </w:r>
      </w:del>
      <w:r w:rsidRPr="006061D7">
        <w:rPr>
          <w:rtl/>
        </w:rPr>
        <w:t xml:space="preserve"> נחמיה.</w:t>
      </w:r>
    </w:p>
    <w:p w:rsidR="00E9703F" w:rsidRPr="006F178A" w:rsidRDefault="00E9703F" w:rsidP="00E9703F">
      <w:pPr>
        <w:rPr>
          <w:rtl/>
        </w:rPr>
      </w:pPr>
      <w:r w:rsidRPr="006F178A">
        <w:rPr>
          <w:rFonts w:ascii="Fb Fontext" w:hAnsi="Fb Fontext"/>
          <w:rtl/>
        </w:rPr>
        <w:t xml:space="preserve">ומוכח </w:t>
      </w:r>
      <w:ins w:id="110465" w:author="קלוד" w:date="2026-10-11T13:11:34Z">
        <w:r>
          <w:rPr>
            <w:rFonts w:ascii="Fb Fontext" w:hAnsi="Fb Fontext"/>
            <w:rtl/>
          </w:rPr>
          <w:t xml:space="preserve">שמתני'</w:t>
        </w:r>
      </w:ins>
      <w:del w:id="110466" w:author="קלוד" w:date="2026-10-11T13:11:34Z">
        <w:r w:rsidRPr="006F178A">
          <w:rPr>
            <w:rFonts w:ascii="Fb Fontext" w:hAnsi="Fb Fontext"/>
            <w:rtl/>
          </w:rPr>
          <w:delText xml:space="preserve">דמתני'</w:delText>
        </w:r>
      </w:del>
      <w:r w:rsidRPr="006F178A">
        <w:rPr>
          <w:rFonts w:ascii="Fb Fontext" w:hAnsi="Fb Fontext"/>
          <w:rtl/>
        </w:rPr>
        <w:t xml:space="preserve"> </w:t>
      </w:r>
      <w:r w:rsidRPr="006F178A">
        <w:rPr>
          <w:rStyle w:val="2fb"/>
          <w:rFonts w:ascii="Fb Fontext" w:hAnsi="Fb Fontext"/>
          <w:rtl/>
        </w:rPr>
        <w:t xml:space="preserve">כר"נ</w:t>
      </w:r>
      <w:r w:rsidRPr="006F178A">
        <w:rPr>
          <w:rFonts w:ascii="Fb Fontext" w:hAnsi="Fb Fontext"/>
          <w:rtl/>
        </w:rPr>
        <w:t xml:space="preserve"> ובדרוסות, ולא </w:t>
      </w:r>
      <w:ins w:id="110463" w:author="קלוד" w:date="2026-10-11T13:11:34Z">
        <w:r>
          <w:rPr>
            <w:rFonts w:ascii="Fb Fontext" w:hAnsi="Fb Fontext"/>
            <w:rtl/>
          </w:rPr>
          <w:t xml:space="preserve">במפורדות</w:t>
        </w:r>
      </w:ins>
      <w:del w:id="110464" w:author="קלוד" w:date="2026-10-11T13:11:34Z">
        <w:r w:rsidRPr="006F178A">
          <w:rPr>
            <w:rFonts w:ascii="Fb Fontext" w:hAnsi="Fb Fontext"/>
            <w:rtl/>
          </w:rPr>
          <w:delText xml:space="preserve">בפרודות</w:delText>
        </w:r>
      </w:del>
      <w:r w:rsidRPr="006F178A">
        <w:rPr>
          <w:rFonts w:ascii="Fb Fontext" w:hAnsi="Fb Fontext"/>
          <w:rtl/>
        </w:rPr>
        <w:t xml:space="preserve"> </w:t>
      </w:r>
      <w:ins w:id="110461" w:author="קלוד" w:date="2026-10-11T13:11:34Z">
        <w:r>
          <w:rPr>
            <w:rFonts w:ascii="Fb Fontext" w:hAnsi="Fb Fontext"/>
            <w:rtl/>
          </w:rPr>
          <w:t xml:space="preserve">וכרבנן,</w:t>
        </w:r>
      </w:ins>
      <w:del w:id="110462" w:author="קלוד" w:date="2026-10-11T13:11:34Z">
        <w:r w:rsidRPr="006F178A">
          <w:rPr>
            <w:rFonts w:ascii="Fb Fontext" w:hAnsi="Fb Fontext"/>
            <w:rtl/>
          </w:rPr>
          <w:delText xml:space="preserve">וכרבנן</w:delText>
        </w:r>
      </w:del>
      <w:r w:rsidRPr="006F178A">
        <w:rPr>
          <w:rFonts w:ascii="Fb Fontext" w:hAnsi="Fb Fontext"/>
          <w:rtl/>
        </w:rPr>
        <w:t xml:space="preserve"> </w:t>
      </w:r>
      <w:ins w:id="93843" w:author="מנוע מכני" w:date="2026-10-11T12:04:39Z">
        <w:ins w:id="110459" w:author="קלוד" w:date="2026-10-11T13:11:34Z">
          <w:r>
            <w:rPr>
              <w:rFonts w:ascii="Fb Fontext" w:hAnsi="Fb Fontext"/>
              <w:rtl/>
            </w:rPr>
            <w:t xml:space="preserve">שלכך</w:t>
          </w:r>
        </w:ins>
        <w:del w:id="110460" w:author="קלוד" w:date="2026-10-11T13:11:34Z">
          <w:r>
            <w:rPr>
              <w:rFonts w:ascii="Fb Fontext" w:hAnsi="Fb Fontext"/>
              <w:rtl/>
            </w:rPr>
            <w:delText xml:space="preserve">דלכך</w:delText>
          </w:r>
        </w:del>
      </w:ins>
      <w:del w:id="93844" w:author="מנוע מכני" w:date="2026-10-11T12:04:39Z">
        <w:r w:rsidRPr="006F178A">
          <w:rPr>
            <w:rFonts w:ascii="Fb Fontext" w:hAnsi="Fb Fontext"/>
            <w:rtl/>
          </w:rPr>
          <w:delText xml:space="preserve">דלהכי</w:delText>
        </w:r>
      </w:del>
      <w:r w:rsidRPr="006F178A">
        <w:rPr>
          <w:rFonts w:ascii="Fb Fontext" w:hAnsi="Fb Fontext"/>
          <w:rtl/>
        </w:rPr>
        <w:t xml:space="preserve"> </w:t>
      </w:r>
      <w:ins w:id="110457" w:author="קלוד" w:date="2026-10-11T13:11:34Z">
        <w:r>
          <w:rPr>
            <w:rFonts w:ascii="Fb Fontext" w:hAnsi="Fb Fontext"/>
            <w:rtl/>
          </w:rPr>
          <w:t xml:space="preserve">דייקה</w:t>
        </w:r>
      </w:ins>
      <w:del w:id="110458" w:author="קלוד" w:date="2026-10-11T13:11:34Z">
        <w:r w:rsidRPr="006F178A">
          <w:rPr>
            <w:rFonts w:ascii="Fb Fontext" w:hAnsi="Fb Fontext"/>
            <w:rtl/>
          </w:rPr>
          <w:delText xml:space="preserve">דייק</w:delText>
        </w:r>
      </w:del>
      <w:r w:rsidRPr="006F178A">
        <w:rPr>
          <w:rFonts w:ascii="Fb Fontext" w:hAnsi="Fb Fontext"/>
          <w:rtl/>
        </w:rPr>
        <w:t xml:space="preserve"> מתני' </w:t>
      </w:r>
      <w:ins w:id="110455" w:author="קלוד" w:date="2026-10-11T13:11:34Z">
        <w:r>
          <w:rPr>
            <w:rStyle w:val="afffe"/>
            <w:rFonts w:ascii="Fb Fontext" w:hAnsi="Fb Fontext"/>
            <w:rtl/>
          </w:rPr>
          <w:t xml:space="preserve">'גרוגרות'</w:t>
        </w:r>
      </w:ins>
      <w:del w:id="110456" w:author="קלוד" w:date="2026-10-11T13:11:34Z">
        <w:r w:rsidRPr="006F178A">
          <w:rPr>
            <w:rStyle w:val="afffe"/>
            <w:rFonts w:ascii="Fb Fontext" w:hAnsi="Fb Fontext"/>
            <w:rtl/>
          </w:rPr>
          <w:delText xml:space="preserve">גרוגרות</w:delText>
        </w:r>
      </w:del>
      <w:r w:rsidRPr="006F178A">
        <w:rPr>
          <w:rFonts w:ascii="Fb Fontext" w:hAnsi="Fb Fontext"/>
          <w:rtl/>
        </w:rPr>
        <w:t xml:space="preserve"> ולא </w:t>
      </w:r>
      <w:ins w:id="110453" w:author="קלוד" w:date="2026-10-11T13:11:34Z">
        <w:r>
          <w:rPr>
            <w:rFonts w:ascii="Fb Fontext" w:hAnsi="Fb Fontext"/>
            <w:rtl/>
          </w:rPr>
          <w:t xml:space="preserve">'פירות'.</w:t>
        </w:r>
      </w:ins>
      <w:del w:id="110454" w:author="קלוד" w:date="2026-10-11T13:11:34Z">
        <w:r w:rsidRPr="006F178A">
          <w:rPr>
            <w:rFonts w:ascii="Fb Fontext" w:hAnsi="Fb Fontext"/>
            <w:rtl/>
          </w:rPr>
          <w:delText xml:space="preserve">פירות.</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חותלות של גרוגרות ושל תמרים - מתיר ומפקיע וחותך. כרבנן.</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ותניא אידך מתיר, אבל </w:t>
      </w:r>
      <w:r w:rsidRPr="006F178A">
        <w:rPr>
          <w:rtl/>
        </w:rPr>
        <w:t xml:space="preserve">לא</w:t>
      </w:r>
      <w:r w:rsidRPr="006F178A">
        <w:rPr>
          <w:rtl/>
        </w:rPr>
        <w:t xml:space="preserve"> מפקיע ולא חותך, </w:t>
      </w:r>
      <w:r w:rsidRPr="006F178A">
        <w:rPr>
          <w:rStyle w:val="2fb"/>
          <w:rtl/>
        </w:rPr>
        <w:t xml:space="preserve">כרבי</w:t>
      </w:r>
      <w:r w:rsidRPr="006F178A">
        <w:rPr>
          <w:rtl/>
        </w:rPr>
        <w:t xml:space="preserve"> נחמיה.</w:t>
      </w:r>
    </w:p>
    <w:p w:rsidR="00E9703F" w:rsidRPr="006F178A" w:rsidRDefault="00E9703F" w:rsidP="00E9703F">
      <w:pPr>
        <w:rPr>
          <w:rtl/>
        </w:rPr>
      </w:pPr>
      <w:ins w:id="95363" w:author="מנוע מכני" w:date="2026-10-11T12:04:39Z">
        <w:r>
          <w:rPr>
            <w:rtl/>
          </w:rPr>
          <w:t xml:space="preserve">דסבר</w:t>
        </w:r>
      </w:ins>
      <w:del w:id="95364" w:author="מנוע מכני" w:date="2026-10-11T12:04:39Z">
        <w:r w:rsidRPr="006F178A">
          <w:rPr>
            <w:rtl/>
          </w:rPr>
          <w:delText xml:space="preserve">דס"ל</w:delText>
        </w:r>
      </w:del>
      <w:r w:rsidRPr="006F178A">
        <w:rPr>
          <w:rtl/>
        </w:rPr>
        <w:t xml:space="preserve"> </w:t>
      </w:r>
      <w:ins w:id="90643" w:author="מנוע מכני" w:date="2026-10-11T12:04:39Z">
        <w:r>
          <w:rPr>
            <w:rtl/>
          </w:rPr>
          <w:t xml:space="preserve">אפי'</w:t>
        </w:r>
      </w:ins>
      <w:del w:id="90644" w:author="מנוע מכני" w:date="2026-10-11T12:04:39Z">
        <w:r w:rsidRPr="006F178A">
          <w:rPr>
            <w:rtl/>
          </w:rPr>
          <w:delText xml:space="preserve">אפילו</w:delText>
        </w:r>
      </w:del>
      <w:r w:rsidRPr="006F178A">
        <w:rPr>
          <w:rtl/>
        </w:rPr>
        <w:t xml:space="preserve"> תרווד, טלית, וסכין אין ניטלין אלא לצורך תשמישן.</w:t>
      </w:r>
    </w:p>
    <w:p w:rsidR="00E9703F" w:rsidRPr="006F178A" w:rsidRDefault="00E9703F" w:rsidP="00E9703F">
      <w:pPr>
        <w:rPr>
          <w:rtl/>
        </w:rPr>
      </w:pPr>
      <w:r w:rsidRPr="006F178A">
        <w:rPr>
          <w:rtl/>
        </w:rPr>
        <w:t>•</w:t>
      </w:r>
      <w:r w:rsidRPr="006F178A">
        <w:rPr>
          <w:rFonts w:hint="cs"/>
          <w:rtl/>
        </w:rPr>
        <w:t xml:space="preserve"> </w:t>
      </w:r>
      <w:ins w:id="90677" w:author="Claude - סמנטי" w:date="2026-10-11T12:28:21Z">
        <w:r>
          <w:rPr>
            <w:rtl/>
          </w:rPr>
          <w:t xml:space="preserve">לנקוב</w:t>
        </w:r>
      </w:ins>
      <w:del w:id="90678" w:author="Claude - סמנטי" w:date="2026-10-11T12:28:21Z">
        <w:r w:rsidRPr="006F178A">
          <w:rPr>
            <w:rtl/>
          </w:rPr>
          <w:delText xml:space="preserve">למיברז</w:delText>
        </w:r>
      </w:del>
      <w:r w:rsidRPr="006F178A">
        <w:rPr>
          <w:rtl/>
        </w:rPr>
        <w:t xml:space="preserve"> </w:t>
      </w:r>
      <w:ins w:id="90675" w:author="Claude - סמנטי" w:date="2026-10-11T12:28:21Z">
        <w:r>
          <w:rPr>
            <w:rtl/>
          </w:rPr>
          <w:t xml:space="preserve">חבית</w:t>
        </w:r>
      </w:ins>
      <w:del w:id="90676" w:author="Claude - סמנטי" w:date="2026-10-11T12:28:21Z">
        <w:r w:rsidRPr="006F178A">
          <w:rPr>
            <w:rtl/>
          </w:rPr>
          <w:delText xml:space="preserve">חביתא</w:delText>
        </w:r>
      </w:del>
      <w:r w:rsidRPr="006F178A">
        <w:rPr>
          <w:rtl/>
        </w:rPr>
        <w:t xml:space="preserve"> ברומח </w:t>
      </w:r>
      <w:ins w:id="110475" w:author="קלוד" w:date="2026-10-11T13:11:34Z">
        <w:r>
          <w:rPr>
            <w:rtl/>
          </w:rPr>
          <w:t xml:space="preserve">בשבת -</w:t>
        </w:r>
      </w:ins>
      <w:del w:id="110476" w:author="קלוד" w:date="2026-10-11T13:11:34Z">
        <w:r w:rsidRPr="006F178A">
          <w:rPr>
            <w:rtl/>
          </w:rPr>
          <w:delText xml:space="preserve">בשבת-</w:delText>
        </w:r>
      </w:del>
      <w:r w:rsidRPr="006F178A">
        <w:rPr>
          <w:rtl/>
        </w:rPr>
        <w:t xml:space="preserve"> </w:t>
      </w:r>
      <w:r w:rsidRPr="006F178A">
        <w:rPr>
          <w:rStyle w:val="2fb"/>
          <w:rtl/>
        </w:rPr>
        <w:t xml:space="preserve">רב </w:t>
      </w:r>
      <w:ins w:id="110473" w:author="קלוד" w:date="2026-10-11T13:11:34Z">
        <w:r>
          <w:rPr>
            <w:rStyle w:val="2fb"/>
            <w:rtl/>
          </w:rPr>
          <w:t xml:space="preserve">ששת:</w:t>
        </w:r>
      </w:ins>
      <w:del w:id="110474" w:author="קלוד" w:date="2026-10-11T13:11:34Z">
        <w:r w:rsidRPr="006F178A">
          <w:rPr>
            <w:rStyle w:val="2fb"/>
            <w:rtl/>
          </w:rPr>
          <w:delText xml:space="preserve">ששת</w:delText>
        </w:r>
      </w:del>
      <w:r w:rsidRPr="006F178A">
        <w:rPr>
          <w:rtl/>
        </w:rPr>
        <w:t xml:space="preserve"> </w:t>
      </w:r>
      <w:ins w:id="110471" w:author="קלוד" w:date="2026-10-11T13:11:34Z">
        <w:r>
          <w:rPr>
            <w:rtl/>
          </w:rPr>
          <w:t xml:space="preserve">לפתח</w:t>
        </w:r>
      </w:ins>
      <w:del w:id="110472" w:author="קלוד" w:date="2026-10-11T13:11:34Z">
        <w:r w:rsidRPr="006F178A">
          <w:rPr>
            <w:rtl/>
          </w:rPr>
          <w:delText xml:space="preserve">לפיתחא</w:delText>
        </w:r>
      </w:del>
      <w:r w:rsidRPr="006F178A">
        <w:rPr>
          <w:rtl/>
        </w:rPr>
        <w:t xml:space="preserve"> </w:t>
      </w:r>
      <w:ins w:id="110469" w:author="קלוד" w:date="2026-10-11T13:11:34Z">
        <w:r>
          <w:rPr>
            <w:rtl/>
          </w:rPr>
          <w:t xml:space="preserve">הוא</w:t>
        </w:r>
      </w:ins>
      <w:del w:id="110470" w:author="קלוד" w:date="2026-10-11T13:11:34Z">
        <w:r w:rsidRPr="006F178A">
          <w:rPr>
            <w:rtl/>
          </w:rPr>
          <w:delText xml:space="preserve">קמיכוין</w:delText>
        </w:r>
      </w:del>
      <w:r w:rsidRPr="006F178A">
        <w:rPr>
          <w:rtl/>
        </w:rPr>
        <w:t xml:space="preserve"> </w:t>
      </w:r>
      <w:ins w:id="110467" w:author="קלוד" w:date="2026-10-11T13:11:34Z">
        <w:r>
          <w:rPr>
            <w:rtl/>
          </w:rPr>
          <w:t xml:space="preserve">מתכוין, ואסור.</w:t>
        </w:r>
      </w:ins>
      <w:del w:id="110468" w:author="קלוד" w:date="2026-10-11T13:11:34Z">
        <w:r w:rsidRPr="006F178A">
          <w:rPr>
            <w:rtl/>
          </w:rPr>
          <w:delText xml:space="preserve">ואסיר.</w:delText>
        </w:r>
      </w:del>
    </w:p>
    <w:p w:rsidR="00E9703F" w:rsidRDefault="00E9703F" w:rsidP="00E9703F">
      <w:pPr>
        <w:rPr>
          <w:rtl/>
        </w:rPr>
      </w:pPr>
      <w:r w:rsidRPr="006F178A">
        <w:rPr>
          <w:rtl/>
        </w:rPr>
        <w:t xml:space="preserve">[ולא </w:t>
      </w:r>
      <w:ins w:id="91995" w:author="מנוע מכני" w:date="2026-10-11T12:04:39Z">
        <w:r>
          <w:rPr>
            <w:rtl/>
          </w:rPr>
          <w:t xml:space="preserve">אמרו</w:t>
        </w:r>
      </w:ins>
      <w:del w:id="91996" w:author="מנוע מכני" w:date="2026-10-11T12:04:39Z">
        <w:r w:rsidRPr="006F178A">
          <w:rPr>
            <w:rtl/>
          </w:rPr>
          <w:delText xml:space="preserve">אמרי</w:delText>
        </w:r>
      </w:del>
      <w:r w:rsidRPr="006F178A">
        <w:rPr>
          <w:rtl/>
        </w:rPr>
        <w:t xml:space="preserve"> </w:t>
      </w:r>
      <w:ins w:id="110489" w:author="קלוד" w:date="2026-10-11T13:11:34Z">
        <w:r>
          <w:rPr>
            <w:rtl/>
          </w:rPr>
          <w:t xml:space="preserve">שלעין</w:t>
        </w:r>
      </w:ins>
      <w:del w:id="110490" w:author="קלוד" w:date="2026-10-11T13:11:34Z">
        <w:r w:rsidRPr="006F178A">
          <w:rPr>
            <w:rtl/>
          </w:rPr>
          <w:delText xml:space="preserve">דלעין</w:delText>
        </w:r>
      </w:del>
      <w:r w:rsidRPr="006F178A">
        <w:rPr>
          <w:rtl/>
        </w:rPr>
        <w:t xml:space="preserve"> יפה </w:t>
      </w:r>
      <w:ins w:id="110487" w:author="קלוד" w:date="2026-10-11T13:11:34Z">
        <w:r>
          <w:rPr>
            <w:rtl/>
          </w:rPr>
          <w:t xml:space="preserve">מתכוין</w:t>
        </w:r>
      </w:ins>
      <w:del w:id="110488" w:author="קלוד" w:date="2026-10-11T13:11:34Z">
        <w:r w:rsidRPr="006F178A">
          <w:rPr>
            <w:rtl/>
          </w:rPr>
          <w:delText xml:space="preserve">מיכוון</w:delText>
        </w:r>
      </w:del>
      <w:r w:rsidRPr="006F178A">
        <w:rPr>
          <w:rtl/>
        </w:rPr>
        <w:t xml:space="preserve"> </w:t>
      </w:r>
      <w:ins w:id="110485" w:author="קלוד" w:date="2026-10-11T13:11:34Z">
        <w:r>
          <w:rPr>
            <w:rtl/>
          </w:rPr>
          <w:t xml:space="preserve">ויהא</w:t>
        </w:r>
      </w:ins>
      <w:del w:id="110486" w:author="קלוד" w:date="2026-10-11T13:11:34Z">
        <w:r w:rsidRPr="006F178A">
          <w:rPr>
            <w:rtl/>
          </w:rPr>
          <w:delText xml:space="preserve">ולישרי</w:delText>
        </w:r>
      </w:del>
      <w:r w:rsidRPr="006F178A">
        <w:rPr>
          <w:rtl/>
        </w:rPr>
        <w:t xml:space="preserve"> </w:t>
      </w:r>
      <w:ins w:id="91993" w:author="מנוע מכני" w:date="2026-10-11T12:04:39Z">
        <w:ins w:id="110483" w:author="קלוד" w:date="2026-10-11T13:11:34Z">
          <w:r>
            <w:rPr>
              <w:rtl/>
            </w:rPr>
            <w:t xml:space="preserve">מותר,</w:t>
          </w:r>
        </w:ins>
        <w:del w:id="110484" w:author="קלוד" w:date="2026-10-11T13:11:34Z">
          <w:r>
            <w:rPr>
              <w:rtl/>
            </w:rPr>
            <w:delText xml:space="preserve">דא"כ</w:delText>
          </w:r>
        </w:del>
      </w:ins>
      <w:del w:id="91994" w:author="מנוע מכני" w:date="2026-10-11T12:04:39Z">
        <w:r w:rsidRPr="006F178A">
          <w:rPr>
            <w:rtl/>
          </w:rPr>
          <w:delText xml:space="preserve">דאי הכי</w:delText>
        </w:r>
      </w:del>
      <w:r w:rsidRPr="006F178A">
        <w:rPr>
          <w:rtl/>
        </w:rPr>
        <w:t xml:space="preserve"> </w:t>
      </w:r>
      <w:ins w:id="110481" w:author="קלוד" w:date="2026-10-11T13:11:34Z">
        <w:r>
          <w:rPr>
            <w:rtl/>
          </w:rPr>
          <w:t xml:space="preserve">שא"כ</w:t>
        </w:r>
      </w:ins>
      <w:del w:id="110482" w:author="קלוד" w:date="2026-10-11T13:11:34Z">
        <w:r w:rsidRPr="006F178A">
          <w:rPr>
            <w:rtl/>
          </w:rPr>
          <w:delText xml:space="preserve">לפתוחי</w:delText>
        </w:r>
      </w:del>
      <w:r w:rsidRPr="006F178A">
        <w:rPr>
          <w:rtl/>
        </w:rPr>
        <w:t xml:space="preserve"> </w:t>
      </w:r>
      <w:ins w:id="110479" w:author="קלוד" w:date="2026-10-11T13:11:34Z">
        <w:r>
          <w:rPr>
            <w:rtl/>
          </w:rPr>
          <w:t xml:space="preserve">-</w:t>
        </w:r>
      </w:ins>
      <w:del w:id="110480" w:author="קלוד" w:date="2026-10-11T13:11:34Z">
        <w:r w:rsidRPr="006F178A">
          <w:rPr>
            <w:rtl/>
          </w:rPr>
          <w:delText xml:space="preserve">מיפתח</w:delText>
        </w:r>
      </w:del>
      <w:r w:rsidRPr="006F178A">
        <w:rPr>
          <w:rtl/>
        </w:rPr>
        <w:t xml:space="preserve"> </w:t>
      </w:r>
      <w:ins w:id="110477" w:author="קלוד" w:date="2026-10-11T13:11:34Z">
        <w:r>
          <w:rPr>
            <w:rtl/>
          </w:rPr>
          <w:t xml:space="preserve">שיפתח </w:t>
        </w:r>
        <w:r>
          <w:rPr>
            <w:rStyle w:val="afffffe"/>
            <w:rtl/>
          </w:rPr>
          <w:t xml:space="preserve">את המגופה</w:t>
        </w:r>
        <w:r>
          <w:rPr>
            <w:rtl/>
          </w:rPr>
          <w:t xml:space="preserve">]</w:t>
        </w:r>
      </w:ins>
      <w:del w:id="110478" w:author="קלוד" w:date="2026-10-11T13:11:34Z">
        <w:r w:rsidRPr="006F178A">
          <w:rPr>
            <w:rtl/>
          </w:rPr>
          <w:delText xml:space="preserve">]</w:delText>
        </w:r>
      </w:del>
    </w:p>
    <w:p>
      <w:pPr>
        <w:pStyle w:val="38"/>
        <w:rPr>
          <w:ins w:id="99133" w:author="מנוע מכני" w:date="2026-10-11T12:04:39Z"/>
        </w:rPr>
      </w:pPr>
      <w:del w:id="99132" w:author="מנוע מכני" w:date="2026-10-11T12:04:39Z">
        <w:r w:rsidRPr="006F178A">
          <w:delText xml:space="preserve">•</w:delText>
        </w:r>
      </w:del>
      <w:r w:rsidRPr="006F178A">
        <w:t xml:space="preserve"> </w:t>
      </w:r>
      <w:r w:rsidRPr="006F178A">
        <w:t xml:space="preserve">הך</w:t>
      </w:r>
    </w:p>
    <w:p w:rsidR="00E9703F" w:rsidRPr="009757B9" w:rsidRDefault="00E9703F" w:rsidP="00E9703F">
      <w:pPr>
        <w:rPr>
          <w:rFonts w:cs="Guttman Vilna"/>
          <w:b/>
          <w:bCs/>
          <w:rtl/>
        </w:rPr>
      </w:pPr>
      <w:del w:id="99134" w:author="מנוע מכני" w:date="2026-10-11T12:04:39Z">
        <w:r w:rsidRPr="006F178A">
          <w:rPr>
            <w:rtl/>
          </w:rPr>
          <w:delText xml:space="preserve"> </w:delText>
        </w:r>
      </w:del>
      <w:ins w:id="110497" w:author="קלוד" w:date="2026-10-11T13:11:34Z">
        <w:r>
          <w:rPr>
            <w:rStyle w:val="2fb"/>
            <w:rtl/>
          </w:rPr>
          <w:t xml:space="preserve">דרשב"ג:</w:t>
        </w:r>
      </w:ins>
      <w:del w:id="110498" w:author="קלוד" w:date="2026-10-11T13:11:34Z">
        <w:r w:rsidRPr="006F178A">
          <w:rPr>
            <w:rStyle w:val="2fb"/>
            <w:rtl/>
          </w:rPr>
          <w:delText xml:space="preserve">דרשב"ג</w:delText>
        </w:r>
      </w:del>
      <w:r w:rsidRPr="006F178A">
        <w:rPr>
          <w:rtl/>
        </w:rPr>
        <w:t xml:space="preserve"> מביא אדם חבית של יין ומתיז ראשה </w:t>
      </w:r>
      <w:ins w:id="110495" w:author="קלוד" w:date="2026-10-11T13:11:34Z">
        <w:r>
          <w:rPr>
            <w:rtl/>
          </w:rPr>
          <w:t xml:space="preserve">בסייף</w:t>
        </w:r>
      </w:ins>
      <w:del w:id="110496" w:author="קלוד" w:date="2026-10-11T13:11:34Z">
        <w:r w:rsidRPr="006F178A">
          <w:rPr>
            <w:rtl/>
          </w:rPr>
          <w:delText xml:space="preserve">בסייף.</w:delText>
        </w:r>
      </w:del>
      <w:r w:rsidRPr="006F178A">
        <w:rPr>
          <w:rtl/>
        </w:rPr>
        <w:t xml:space="preserve"> - </w:t>
      </w:r>
      <w:ins w:id="91997" w:author="מנוע מכני" w:date="2026-10-11T12:04:39Z">
        <w:r>
          <w:rPr>
            <w:rtl/>
          </w:rPr>
          <w:t xml:space="preserve">שם</w:t>
        </w:r>
      </w:ins>
      <w:del w:id="91998" w:author="מנוע מכני" w:date="2026-10-11T12:04:39Z">
        <w:r w:rsidRPr="006F178A">
          <w:rPr>
            <w:rtl/>
          </w:rPr>
          <w:delText xml:space="preserve">התם</w:delText>
        </w:r>
      </w:del>
      <w:r w:rsidRPr="006F178A">
        <w:rPr>
          <w:rtl/>
        </w:rPr>
        <w:t xml:space="preserve"> ודאי לעין יפה </w:t>
      </w:r>
      <w:ins w:id="110493" w:author="קלוד" w:date="2026-10-11T13:11:34Z">
        <w:r>
          <w:rPr>
            <w:rtl/>
          </w:rPr>
          <w:t xml:space="preserve">מתכוין,</w:t>
        </w:r>
      </w:ins>
      <w:del w:id="110494" w:author="קלוד" w:date="2026-10-11T13:11:34Z">
        <w:r w:rsidRPr="006F178A">
          <w:rPr>
            <w:rtl/>
          </w:rPr>
          <w:delText xml:space="preserve">קמיכוין.</w:delText>
        </w:r>
      </w:del>
      <w:r w:rsidRPr="006F178A">
        <w:rPr>
          <w:rtl/>
        </w:rPr>
        <w:t xml:space="preserve"> </w:t>
      </w:r>
      <w:ins w:id="93845" w:author="מנוע מכני" w:date="2026-10-11T12:04:39Z">
        <w:r>
          <w:rPr>
            <w:rtl/>
          </w:rPr>
          <w:t xml:space="preserve">ולכך</w:t>
        </w:r>
      </w:ins>
      <w:del w:id="93846" w:author="מנוע מכני" w:date="2026-10-11T12:04:39Z">
        <w:r w:rsidRPr="006F178A">
          <w:rPr>
            <w:rtl/>
          </w:rPr>
          <w:delText xml:space="preserve">ולהכי</w:delText>
        </w:r>
      </w:del>
      <w:r w:rsidRPr="006F178A">
        <w:rPr>
          <w:rtl/>
        </w:rPr>
        <w:t xml:space="preserve"> </w:t>
      </w:r>
      <w:ins w:id="110491" w:author="קלוד" w:date="2026-10-11T13:11:34Z">
        <w:r>
          <w:rPr>
            <w:rtl/>
          </w:rPr>
          <w:t xml:space="preserve">מותר.</w:t>
        </w:r>
      </w:ins>
      <w:del w:id="110492" w:author="קלוד" w:date="2026-10-11T13:11:34Z">
        <w:r w:rsidRPr="006F178A">
          <w:rPr>
            <w:rtl/>
          </w:rPr>
          <w:delText xml:space="preserve">שרי.</w:delText>
        </w:r>
      </w:del>
    </w:p>
    <w:p w:rsidR="00E9703F" w:rsidRDefault="00E9703F" w:rsidP="00E9703F">
      <w:pPr>
        <w:pStyle w:val="affffd"/>
        <w:spacing w:after="0"/>
        <w:rPr>
          <w:del w:id="90125" w:author="מנוע עיצוב" w:date="2026-10-11T12:09:26Z"/>
          <w:rFonts w:ascii="MS Mincho" w:hAnsi="MS Mincho"/>
          <w:bCs w:val="0"/>
          <w:rtl/>
        </w:rPr>
      </w:pPr>
      <w:del w:id="90124"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126" w:author="קלוד" w:date="2026-10-11T09:07:15Z">
          <w:pPr>
            <w:pStyle w:val="affff1"/>
            <w:rPr>
              <w:b w:val="0"/>
              <w:rtl/>
            </w:rPr>
          </w:pPr>
        </w:pPrChange>
      </w:pPr>
      <w:ins w:id="9855" w:author="מספור קטעי משנה" w:date="2026-10-11T09:35:03Z">
        <w:r>
          <w:rPr>
            <w:rStyle w:val="MisparKeta"/>
          </w:rPr>
          <w:t xml:space="preserve">ד. </w:t>
        </w:r>
      </w:ins>
      <w:r w:rsidRPr="00146180">
        <w:rPr>
          <w:rStyle w:val="afffe"/>
          <w:b w:val="0"/>
          <w:rtl/>
        </w:rPr>
        <w:t>מגופה של חבית</w:t>
      </w:r>
      <w:r w:rsidRPr="00146180">
        <w:rPr>
          <w:rStyle w:val="afffe"/>
          <w:rFonts w:hint="cs"/>
          <w:b w:val="0"/>
          <w:rtl/>
        </w:rPr>
        <w:t xml:space="preserve"> ולא יקבנה מצידה</w:t>
      </w:r>
      <w:r w:rsidRPr="009757B9">
        <w:rPr>
          <w:rtl/>
        </w:rPr>
        <w:t>.</w:t>
      </w:r>
    </w:p>
    <w:p w:rsidR="00E9703F" w:rsidRPr="006F178A" w:rsidRDefault="00E9703F" w:rsidP="00E9703F">
      <w:pPr>
        <w:rPr>
          <w:rtl/>
        </w:rPr>
      </w:pPr>
      <w:r w:rsidRPr="006F178A">
        <w:rPr>
          <w:rStyle w:val="2fb"/>
          <w:rFonts w:ascii="Fb Fontext" w:hAnsi="Fb Fontext"/>
          <w:rtl/>
        </w:rPr>
        <w:t xml:space="preserve">ר"ה</w:t>
      </w:r>
      <w:r w:rsidRPr="006F178A">
        <w:rPr>
          <w:rFonts w:ascii="Fb Fontext" w:hAnsi="Fb Fontext"/>
          <w:rtl/>
        </w:rPr>
        <w:t xml:space="preserve"> מחלוקת למעלה, [דאין דרך פתח כך] אבל מן הצד - </w:t>
      </w:r>
      <w:r w:rsidRPr="00935E29">
        <w:rPr>
          <w:rFonts w:ascii="Fb Fontext" w:hAnsi="Fb Fontext"/>
          <w:b/>
          <w:bCs/>
          <w:rtl/>
        </w:rPr>
        <w:t>דברי הכל</w:t>
      </w:r>
      <w:r w:rsidRPr="006F178A">
        <w:rPr>
          <w:rFonts w:ascii="Fb Fontext" w:hAnsi="Fb Fontext"/>
          <w:rtl/>
        </w:rPr>
        <w:t xml:space="preserve"> אסור שעושים שם פתח.</w:t>
      </w:r>
    </w:p>
    <w:p w:rsidR="00E9703F" w:rsidRPr="00B3644D" w:rsidRDefault="00E9703F" w:rsidP="00E9703F">
      <w:pPr>
        <w:rPr>
          <w:spacing w:val="-2"/>
          <w:rtl/>
        </w:rPr>
      </w:pPr>
      <w:r w:rsidRPr="00B3644D">
        <w:rPr>
          <w:rStyle w:val="2fb"/>
          <w:rFonts w:ascii="Fb Fontext" w:hAnsi="Fb Fontext"/>
          <w:spacing w:val="-2"/>
          <w:sz w:val="20"/>
          <w:rtl/>
        </w:rPr>
        <w:t xml:space="preserve">ר"ח</w:t>
      </w:r>
      <w:r w:rsidRPr="00B3644D">
        <w:rPr>
          <w:rFonts w:ascii="Fb Fontext" w:hAnsi="Fb Fontext"/>
          <w:spacing w:val="-2"/>
          <w:sz w:val="20"/>
          <w:rtl/>
        </w:rPr>
        <w:t xml:space="preserve"> מחלוקת מן הצד, אבל ע"גה - </w:t>
      </w:r>
      <w:r w:rsidRPr="00B3644D">
        <w:rPr>
          <w:rFonts w:ascii="Fb Fontext" w:hAnsi="Fb Fontext"/>
          <w:b/>
          <w:bCs/>
          <w:spacing w:val="-2"/>
          <w:sz w:val="20"/>
          <w:rtl/>
        </w:rPr>
        <w:t>דברי הכל</w:t>
      </w:r>
      <w:r w:rsidRPr="00B3644D">
        <w:rPr>
          <w:rFonts w:ascii="Fb Fontext" w:hAnsi="Fb Fontext"/>
          <w:spacing w:val="-2"/>
          <w:sz w:val="20"/>
          <w:rtl/>
        </w:rPr>
        <w:t xml:space="preserve"> מותר. </w:t>
      </w:r>
      <w:ins w:id="110503" w:author="קלוד" w:date="2026-10-11T13:11:34Z">
        <w:r>
          <w:rPr>
            <w:rFonts w:ascii="Fb Fontext" w:hAnsi="Fb Fontext"/>
            <w:spacing w:val="-2"/>
            <w:sz w:val="20"/>
            <w:rtl/>
          </w:rPr>
          <w:t xml:space="preserve">ומה</w:t>
        </w:r>
      </w:ins>
      <w:del w:id="110504" w:author="קלוד" w:date="2026-10-11T13:11:34Z">
        <w:r w:rsidRPr="00B3644D">
          <w:rPr>
            <w:rFonts w:ascii="Fb Fontext" w:hAnsi="Fb Fontext"/>
            <w:spacing w:val="-2"/>
            <w:sz w:val="20"/>
            <w:rtl/>
          </w:rPr>
          <w:delText xml:space="preserve">והא</w:delText>
        </w:r>
      </w:del>
      <w:r w:rsidRPr="00B3644D">
        <w:rPr>
          <w:rFonts w:ascii="Fb Fontext" w:hAnsi="Fb Fontext"/>
          <w:spacing w:val="-2"/>
          <w:sz w:val="20"/>
          <w:rtl/>
        </w:rPr>
        <w:t xml:space="preserve"> </w:t>
      </w:r>
      <w:ins w:id="110501" w:author="קלוד" w:date="2026-10-11T13:11:34Z">
        <w:r>
          <w:rPr>
            <w:rFonts w:ascii="Fb Fontext" w:hAnsi="Fb Fontext"/>
            <w:spacing w:val="-2"/>
            <w:sz w:val="20"/>
            <w:rtl/>
          </w:rPr>
          <w:t xml:space="preserve">ששנינו 'לא</w:t>
        </w:r>
      </w:ins>
      <w:del w:id="110502" w:author="קלוד" w:date="2026-10-11T13:11:34Z">
        <w:r w:rsidRPr="00B3644D">
          <w:rPr>
            <w:rFonts w:ascii="Fb Fontext" w:hAnsi="Fb Fontext"/>
            <w:spacing w:val="-2"/>
            <w:sz w:val="20"/>
            <w:rtl/>
          </w:rPr>
          <w:delText xml:space="preserve">דלא</w:delText>
        </w:r>
      </w:del>
      <w:r w:rsidRPr="00B3644D">
        <w:rPr>
          <w:rFonts w:ascii="Fb Fontext" w:hAnsi="Fb Fontext"/>
          <w:spacing w:val="-2"/>
          <w:sz w:val="20"/>
          <w:rtl/>
        </w:rPr>
        <w:t xml:space="preserve"> יקבנה </w:t>
      </w:r>
      <w:ins w:id="110499" w:author="קלוד" w:date="2026-10-11T13:11:34Z">
        <w:r>
          <w:rPr>
            <w:rFonts w:ascii="Fb Fontext" w:hAnsi="Fb Fontext"/>
            <w:spacing w:val="-2"/>
            <w:sz w:val="20"/>
            <w:rtl/>
          </w:rPr>
          <w:t xml:space="preserve">מצידה' -</w:t>
        </w:r>
      </w:ins>
      <w:del w:id="110500" w:author="קלוד" w:date="2026-10-11T13:11:34Z">
        <w:r w:rsidRPr="00B3644D">
          <w:rPr>
            <w:rFonts w:ascii="Fb Fontext" w:hAnsi="Fb Fontext"/>
            <w:spacing w:val="-2"/>
            <w:sz w:val="20"/>
            <w:rtl/>
          </w:rPr>
          <w:delText xml:space="preserve">מצידה</w:delText>
        </w:r>
      </w:del>
      <w:r w:rsidRPr="00B3644D">
        <w:rPr>
          <w:rFonts w:ascii="Fb Fontext" w:hAnsi="Fb Fontext"/>
          <w:spacing w:val="-2"/>
          <w:sz w:val="20"/>
          <w:rtl/>
        </w:rPr>
        <w:t xml:space="preserve"> היינו בגוף החבית.</w:t>
      </w:r>
    </w:p>
    <w:p>
      <w:pPr>
        <w:pStyle w:val="afffff8"/>
        <w:rPr>
          <w:ins w:id="90099" w:author="קלוד" w:date="2026-10-11T12:33:55Z"/>
        </w:rPr>
      </w:pPr>
      <w:ins w:id="90100" w:author="קלוד" w:date="2026-10-11T12:33:55Z">
        <w:r>
          <w:rPr>
            <w:color w:val="7B3F00"/>
          </w:rPr>
          <w:t xml:space="preserve">נקב חדש בשבת - אין נוקבין ואין מוסיפין</w:t>
        </w:r>
      </w:ins>
    </w:p>
    <w:p w:rsidR="00E9703F" w:rsidRDefault="00E9703F" w:rsidP="00E9703F">
      <w:pPr>
        <w:rPr>
          <w:rFonts w:ascii="Fb Fontext" w:hAnsi="Fb Fontext"/>
          <w:rtl/>
        </w:rPr>
      </w:pPr>
      <w:r w:rsidRPr="006F178A">
        <w:rPr>
          <w:rStyle w:val="2fb"/>
          <w:rFonts w:ascii="Fb Fontext" w:hAnsi="Fb Fontext"/>
          <w:rtl/>
        </w:rPr>
        <w:t xml:space="preserve">ת"ק</w:t>
      </w:r>
      <w:r w:rsidRPr="006F178A">
        <w:rPr>
          <w:rFonts w:ascii="Fb Fontext" w:hAnsi="Fb Fontext"/>
          <w:rtl/>
        </w:rPr>
        <w:t xml:space="preserve"> אין נוקבין נקב חדש בשבת, [גזירה </w:t>
      </w:r>
      <w:ins w:id="110511" w:author="קלוד" w:date="2026-10-11T13:11:34Z">
        <w:r>
          <w:rPr>
            <w:rFonts w:ascii="Fb Fontext" w:hAnsi="Fb Fontext"/>
            <w:rtl/>
          </w:rPr>
          <w:t xml:space="preserve">דרבנן,</w:t>
        </w:r>
      </w:ins>
      <w:del w:id="110512" w:author="קלוד" w:date="2026-10-11T13:11:34Z">
        <w:r w:rsidRPr="006F178A">
          <w:rPr>
            <w:rFonts w:ascii="Fb Fontext" w:hAnsi="Fb Fontext"/>
            <w:rtl/>
          </w:rPr>
          <w:delText xml:space="preserve">דרבנן</w:delText>
        </w:r>
      </w:del>
      <w:r w:rsidRPr="006F178A">
        <w:rPr>
          <w:rFonts w:ascii="Fb Fontext" w:hAnsi="Fb Fontext"/>
          <w:rtl/>
        </w:rPr>
        <w:t xml:space="preserve"> </w:t>
      </w:r>
      <w:ins w:id="110509" w:author="קלוד" w:date="2026-10-11T13:11:34Z">
        <w:r>
          <w:rPr>
            <w:rFonts w:ascii="Fb Fontext" w:hAnsi="Fb Fontext"/>
            <w:rtl/>
          </w:rPr>
          <w:t xml:space="preserve">אף</w:t>
        </w:r>
      </w:ins>
      <w:del w:id="110510" w:author="קלוד" w:date="2026-10-11T13:11:34Z">
        <w:r>
          <w:rPr>
            <w:rFonts w:ascii="Fb Fontext" w:hAnsi="Fb Fontext"/>
            <w:rtl/>
          </w:rPr>
          <w:delText xml:space="preserve">אפי'</w:delText>
        </w:r>
      </w:del>
      <w:r w:rsidRPr="006F178A">
        <w:rPr>
          <w:rFonts w:ascii="Fb Fontext" w:hAnsi="Fb Fontext"/>
          <w:rtl/>
        </w:rPr>
        <w:t xml:space="preserve"> </w:t>
      </w:r>
      <w:ins w:id="110507" w:author="קלוד" w:date="2026-10-11T13:11:34Z">
        <w:r>
          <w:rPr>
            <w:rFonts w:ascii="Fb Fontext" w:hAnsi="Fb Fontext"/>
            <w:rtl/>
          </w:rPr>
          <w:t xml:space="preserve">שאינו</w:t>
        </w:r>
      </w:ins>
      <w:del w:id="110508" w:author="קלוד" w:date="2026-10-11T13:11:34Z">
        <w:r w:rsidRPr="006F178A">
          <w:rPr>
            <w:rFonts w:ascii="Fb Fontext" w:hAnsi="Fb Fontext"/>
            <w:rtl/>
          </w:rPr>
          <w:delText xml:space="preserve">דאינו</w:delText>
        </w:r>
      </w:del>
      <w:r w:rsidRPr="006F178A">
        <w:rPr>
          <w:rFonts w:ascii="Fb Fontext" w:hAnsi="Fb Fontext"/>
          <w:rtl/>
        </w:rPr>
        <w:t xml:space="preserve"> ראוי </w:t>
      </w:r>
      <w:ins w:id="110505" w:author="קלוד" w:date="2026-10-11T13:11:34Z">
        <w:r>
          <w:rPr>
            <w:rFonts w:ascii="Fb Fontext" w:hAnsi="Fb Fontext"/>
            <w:rtl/>
          </w:rPr>
          <w:t xml:space="preserve">להכניס,</w:t>
        </w:r>
      </w:ins>
      <w:del w:id="110506" w:author="קלוד" w:date="2026-10-11T13:11:34Z">
        <w:r w:rsidRPr="006F178A">
          <w:rPr>
            <w:rFonts w:ascii="Fb Fontext" w:hAnsi="Fb Fontext"/>
            <w:rtl/>
          </w:rPr>
          <w:delText xml:space="preserve">להכניס</w:delText>
        </w:r>
      </w:del>
      <w:r w:rsidRPr="006F178A">
        <w:rPr>
          <w:rFonts w:ascii="Fb Fontext" w:hAnsi="Fb Fontext"/>
          <w:rtl/>
        </w:rPr>
        <w:t xml:space="preserve"> אטו לול תרנגולין]</w:t>
      </w:r>
    </w:p>
    <w:p w:rsidR="00E9703F" w:rsidRDefault="00E9703F" w:rsidP="00E9703F">
      <w:pPr>
        <w:rPr>
          <w:rtl/>
        </w:rPr>
      </w:pPr>
      <w:r w:rsidRPr="006F178A">
        <w:rPr>
          <w:rtl/>
        </w:rPr>
        <w:t xml:space="preserve">ואם בא להוסיף - מוסיף. </w:t>
      </w:r>
      <w:ins w:id="110519" w:author="קלוד" w:date="2026-10-11T13:11:34Z">
        <w:r>
          <w:rPr>
            <w:rtl/>
          </w:rPr>
          <w:t xml:space="preserve">[שאין</w:t>
        </w:r>
      </w:ins>
      <w:del w:id="110520" w:author="קלוד" w:date="2026-10-11T13:11:34Z">
        <w:r w:rsidRPr="006F178A">
          <w:rPr>
            <w:rtl/>
          </w:rPr>
          <w:delText xml:space="preserve">[</w:delText>
        </w:r>
        <w:r>
          <w:rPr>
            <w:rtl/>
          </w:rPr>
          <w:delText xml:space="preserve">דאין</w:delText>
        </w:r>
      </w:del>
      <w:ins w:id="91999" w:author="מנוע מכני" w:date="2026-10-11T12:04:39Z"/>
      <w:del w:id="92000" w:author="מנוע מכני" w:date="2026-10-11T12:04:39Z">
        <w:r w:rsidRPr="006F178A">
          <w:rPr>
            <w:rtl/>
          </w:rPr>
          <w:delText xml:space="preserve">דליכא</w:delText>
        </w:r>
      </w:del>
      <w:r w:rsidRPr="006F178A">
        <w:rPr>
          <w:rtl/>
        </w:rPr>
        <w:t xml:space="preserve"> </w:t>
      </w:r>
      <w:ins w:id="90679" w:author="Claude - סמנטי" w:date="2026-10-11T12:28:21Z">
        <w:r>
          <w:rPr>
            <w:rtl/>
          </w:rPr>
          <w:t xml:space="preserve">לגזור</w:t>
        </w:r>
      </w:ins>
      <w:del w:id="90680" w:author="Claude - סמנטי" w:date="2026-10-11T12:28:21Z">
        <w:r w:rsidRPr="006F178A">
          <w:rPr>
            <w:rtl/>
          </w:rPr>
          <w:delText xml:space="preserve">למיגזר</w:delText>
        </w:r>
      </w:del>
      <w:r w:rsidRPr="006F178A">
        <w:rPr>
          <w:rtl/>
        </w:rPr>
        <w:t xml:space="preserve"> אטו </w:t>
      </w:r>
      <w:ins w:id="110517" w:author="קלוד" w:date="2026-10-11T13:11:34Z">
        <w:r>
          <w:rPr>
            <w:rtl/>
          </w:rPr>
          <w:t xml:space="preserve">לול,</w:t>
        </w:r>
      </w:ins>
      <w:del w:id="110518" w:author="קלוד" w:date="2026-10-11T13:11:34Z">
        <w:r w:rsidRPr="006F178A">
          <w:rPr>
            <w:rtl/>
          </w:rPr>
          <w:delText xml:space="preserve">לול</w:delText>
        </w:r>
      </w:del>
      <w:r w:rsidRPr="006F178A">
        <w:rPr>
          <w:rtl/>
        </w:rPr>
        <w:t xml:space="preserve"> </w:t>
      </w:r>
      <w:ins w:id="110515" w:author="קלוד" w:date="2026-10-11T13:11:34Z">
        <w:r>
          <w:rPr>
            <w:rtl/>
          </w:rPr>
          <w:t xml:space="preserve">ששם לא</w:t>
        </w:r>
      </w:ins>
      <w:del w:id="110516" w:author="קלוד" w:date="2026-10-11T13:11:34Z">
        <w:r w:rsidRPr="006F178A">
          <w:rPr>
            <w:rtl/>
          </w:rPr>
          <w:delText xml:space="preserve">שלא</w:delText>
        </w:r>
      </w:del>
      <w:r w:rsidRPr="006F178A">
        <w:rPr>
          <w:rtl/>
        </w:rPr>
        <w:t xml:space="preserve"> יוסיפו משום </w:t>
      </w:r>
      <w:ins w:id="110513" w:author="קלוד" w:date="2026-10-11T13:11:34Z">
        <w:r>
          <w:rPr>
            <w:rtl/>
          </w:rPr>
          <w:t xml:space="preserve">שרצים</w:t>
        </w:r>
      </w:ins>
      <w:del w:id="110514" w:author="קלוד" w:date="2026-10-11T13:11:34Z">
        <w:r w:rsidRPr="006F178A">
          <w:rPr>
            <w:rtl/>
          </w:rPr>
          <w:delText xml:space="preserve">ריחשא</w:delText>
        </w:r>
      </w:del>
      <w:r w:rsidRPr="006F178A">
        <w:rPr>
          <w:rtl/>
        </w:rPr>
        <w:t xml:space="preserve"> שיכנסו]</w:t>
      </w:r>
    </w:p>
    <w:p w:rsidR="00E9703F" w:rsidRDefault="00E9703F" w:rsidP="00E9703F">
      <w:pPr>
        <w:rPr>
          <w:rtl/>
        </w:rPr>
      </w:pPr>
      <w:r w:rsidRPr="006F178A">
        <w:rPr>
          <w:rtl/>
        </w:rPr>
        <w:t xml:space="preserve">וי"א אין מוסיפין. ושוין שנוקבין נקב ישן לכתחילה. [דסתימתו </w:t>
      </w:r>
      <w:ins w:id="92001" w:author="מנוע מכני" w:date="2026-10-11T12:04:39Z">
        <w:r>
          <w:rPr>
            <w:rtl/>
          </w:rPr>
          <w:t xml:space="preserve">לא</w:t>
        </w:r>
      </w:ins>
      <w:del w:id="92002" w:author="מנוע מכני" w:date="2026-10-11T12:04:39Z">
        <w:r w:rsidRPr="006F178A">
          <w:rPr>
            <w:rtl/>
          </w:rPr>
          <w:delText xml:space="preserve">לאו</w:delText>
        </w:r>
      </w:del>
      <w:r w:rsidRPr="006F178A">
        <w:rPr>
          <w:rtl/>
        </w:rPr>
        <w:t xml:space="preserve"> כלום]</w:t>
      </w:r>
    </w:p>
    <w:p w:rsidR="00E9703F" w:rsidRDefault="00E9703F" w:rsidP="00E9703F">
      <w:pPr>
        <w:rPr>
          <w:rtl/>
        </w:rPr>
      </w:pPr>
      <w:r w:rsidRPr="006F178A">
        <w:rPr>
          <w:rtl/>
        </w:rPr>
        <w:t xml:space="preserve">אבל במוסיף </w:t>
      </w:r>
      <w:ins w:id="110527" w:author="קלוד" w:date="2026-10-11T13:11:34Z">
        <w:r>
          <w:rPr>
            <w:rtl/>
          </w:rPr>
          <w:t xml:space="preserve">אסור,</w:t>
        </w:r>
      </w:ins>
      <w:del w:id="110528" w:author="קלוד" w:date="2026-10-11T13:11:34Z">
        <w:r w:rsidRPr="006F178A">
          <w:rPr>
            <w:rtl/>
          </w:rPr>
          <w:delText xml:space="preserve">אסור</w:delText>
        </w:r>
      </w:del>
      <w:r w:rsidRPr="006F178A">
        <w:rPr>
          <w:rtl/>
        </w:rPr>
        <w:t xml:space="preserve"> </w:t>
      </w:r>
      <w:ins w:id="110525" w:author="קלוד" w:date="2026-10-11T13:11:34Z">
        <w:r>
          <w:rPr>
            <w:rtl/>
          </w:rPr>
          <w:t xml:space="preserve">שגוזרים</w:t>
        </w:r>
      </w:ins>
      <w:del w:id="110526" w:author="קלוד" w:date="2026-10-11T13:11:34Z">
        <w:r w:rsidRPr="006F178A">
          <w:rPr>
            <w:rtl/>
          </w:rPr>
          <w:delText xml:space="preserve">דגזרנן</w:delText>
        </w:r>
      </w:del>
      <w:r w:rsidRPr="006F178A">
        <w:rPr>
          <w:rtl/>
        </w:rPr>
        <w:t xml:space="preserve"> </w:t>
      </w:r>
      <w:ins w:id="93847" w:author="מנוע מכני" w:date="2026-10-11T12:04:39Z">
        <w:r>
          <w:rPr>
            <w:rtl/>
          </w:rPr>
          <w:t xml:space="preserve">שמא</w:t>
        </w:r>
      </w:ins>
      <w:del w:id="93848" w:author="מנוע מכני" w:date="2026-10-11T12:04:39Z">
        <w:r w:rsidRPr="006F178A">
          <w:rPr>
            <w:rtl/>
          </w:rPr>
          <w:delText xml:space="preserve">דלמא</w:delText>
        </w:r>
      </w:del>
      <w:r w:rsidRPr="006F178A">
        <w:rPr>
          <w:rtl/>
        </w:rPr>
        <w:t xml:space="preserve"> יוסיף </w:t>
      </w:r>
      <w:ins w:id="110523" w:author="קלוד" w:date="2026-10-11T13:11:34Z">
        <w:r>
          <w:rPr>
            <w:rtl/>
          </w:rPr>
          <w:t xml:space="preserve">ויבוא</w:t>
        </w:r>
      </w:ins>
      <w:del w:id="110524" w:author="קלוד" w:date="2026-10-11T13:11:34Z">
        <w:r w:rsidRPr="006F178A">
          <w:rPr>
            <w:rtl/>
          </w:rPr>
          <w:delText xml:space="preserve">ואתי</w:delText>
        </w:r>
      </w:del>
      <w:r w:rsidRPr="006F178A">
        <w:rPr>
          <w:rtl/>
        </w:rPr>
        <w:t xml:space="preserve"> </w:t>
      </w:r>
      <w:ins w:id="110521" w:author="קלוד" w:date="2026-10-11T13:11:34Z">
        <w:r>
          <w:rPr>
            <w:rtl/>
          </w:rPr>
          <w:t xml:space="preserve">להרחיב</w:t>
        </w:r>
      </w:ins>
      <w:del w:id="110522" w:author="קלוד" w:date="2026-10-11T13:11:34Z">
        <w:r w:rsidRPr="006F178A">
          <w:rPr>
            <w:rtl/>
          </w:rPr>
          <w:delText xml:space="preserve">לארוחי</w:delText>
        </w:r>
      </w:del>
      <w:r w:rsidRPr="006F178A">
        <w:rPr>
          <w:rtl/>
        </w:rPr>
        <w:t xml:space="preserve"> לאוויר]</w:t>
      </w:r>
    </w:p>
    <w:p w:rsidR="00E9703F" w:rsidRPr="006F178A" w:rsidRDefault="00E9703F" w:rsidP="00E9703F">
      <w:pPr>
        <w:rPr>
          <w:rtl/>
        </w:rPr>
      </w:pPr>
      <w:r w:rsidRPr="006F178A">
        <w:rPr>
          <w:rtl/>
        </w:rPr>
        <w:t xml:space="preserve">דרש </w:t>
      </w:r>
      <w:r w:rsidRPr="006F178A">
        <w:rPr>
          <w:rStyle w:val="2fb"/>
          <w:rtl/>
        </w:rPr>
        <w:t xml:space="preserve">ר"נ</w:t>
      </w:r>
      <w:r w:rsidRPr="006F178A">
        <w:rPr>
          <w:rtl/>
        </w:rPr>
        <w:t xml:space="preserve"> </w:t>
      </w:r>
      <w:r w:rsidRPr="006F178A">
        <w:rPr>
          <w:rStyle w:val="2fb"/>
          <w:rtl/>
        </w:rPr>
        <w:t xml:space="preserve">מרי"ו</w:t>
      </w:r>
      <w:r w:rsidRPr="006F178A">
        <w:rPr>
          <w:rtl/>
        </w:rPr>
        <w:t xml:space="preserve"> הלכה </w:t>
      </w:r>
      <w:ins w:id="110533" w:author="קלוד" w:date="2026-10-11T13:11:34Z">
        <w:r>
          <w:rPr>
            <w:rtl/>
          </w:rPr>
          <w:t xml:space="preserve">כי"א:</w:t>
        </w:r>
      </w:ins>
      <w:del w:id="110534" w:author="קלוד" w:date="2026-10-11T13:11:34Z">
        <w:r w:rsidRPr="006F178A">
          <w:rPr>
            <w:rtl/>
          </w:rPr>
          <w:delText xml:space="preserve">כי"א</w:delText>
        </w:r>
      </w:del>
      <w:r w:rsidRPr="006F178A">
        <w:rPr>
          <w:rtl/>
        </w:rPr>
        <w:t xml:space="preserve"> </w:t>
      </w:r>
      <w:ins w:id="110531" w:author="קלוד" w:date="2026-10-11T13:11:34Z">
        <w:r>
          <w:rPr>
            <w:rtl/>
          </w:rPr>
          <w:t xml:space="preserve">להוסיף</w:t>
        </w:r>
      </w:ins>
      <w:del w:id="110532" w:author="קלוד" w:date="2026-10-11T13:11:34Z">
        <w:r w:rsidRPr="006F178A">
          <w:rPr>
            <w:rtl/>
          </w:rPr>
          <w:delText xml:space="preserve">דלהוסיף</w:delText>
        </w:r>
      </w:del>
      <w:r w:rsidRPr="006F178A">
        <w:rPr>
          <w:rtl/>
        </w:rPr>
        <w:t xml:space="preserve"> </w:t>
      </w:r>
      <w:ins w:id="110529" w:author="קלוד" w:date="2026-10-11T13:11:34Z">
        <w:r>
          <w:rPr>
            <w:rtl/>
          </w:rPr>
          <w:t xml:space="preserve">אסור,</w:t>
        </w:r>
      </w:ins>
      <w:del w:id="110530" w:author="קלוד" w:date="2026-10-11T13:11:34Z">
        <w:r w:rsidRPr="006F178A">
          <w:rPr>
            <w:rtl/>
          </w:rPr>
          <w:delText xml:space="preserve">אסור</w:delText>
        </w:r>
      </w:del>
      <w:r w:rsidRPr="006F178A">
        <w:rPr>
          <w:rtl/>
        </w:rPr>
        <w:t xml:space="preserve"> ולפתוח סתום מותר.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097" w:author="קלוד" w:date="2026-10-11T12:33:55Z"/>
        </w:rPr>
      </w:pPr>
      <w:ins w:id="90098" w:author="קלוד" w:date="2026-10-11T12:33:55Z">
        <w:r>
          <w:rPr>
            <w:color w:val="7B3F00"/>
          </w:rPr>
          <w:t xml:space="preserve">נקב ישן - במקום העשוי לשמר ולא לחזק</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ושוין שנוקבין נקב ישן לכתחלה.</w:t>
      </w:r>
    </w:p>
    <w:p w:rsidR="00E9703F" w:rsidRPr="006F178A" w:rsidRDefault="00E9703F" w:rsidP="00E9703F">
      <w:pPr>
        <w:rPr>
          <w:rtl/>
        </w:rPr>
      </w:pPr>
      <w:r w:rsidRPr="006F178A">
        <w:rPr>
          <w:rStyle w:val="2fb"/>
          <w:rtl/>
        </w:rPr>
        <w:t xml:space="preserve">ריא"ש</w:t>
      </w:r>
      <w:r w:rsidRPr="006F178A">
        <w:rPr>
          <w:rtl/>
        </w:rPr>
        <w:t xml:space="preserve"> דווקא במקום העשוי לשמר, אבל לחזק - אסור.</w:t>
      </w:r>
    </w:p>
    <w:p w:rsidR="00E9703F" w:rsidRDefault="00E9703F" w:rsidP="00E9703F">
      <w:pPr>
        <w:rPr>
          <w:rtl/>
        </w:rPr>
      </w:pPr>
      <w:r w:rsidRPr="006F178A">
        <w:rPr>
          <w:rStyle w:val="2fb"/>
          <w:rtl/>
        </w:rPr>
        <w:t xml:space="preserve">ר"ח</w:t>
      </w:r>
      <w:r w:rsidRPr="006F178A">
        <w:rPr>
          <w:rtl/>
        </w:rPr>
        <w:t xml:space="preserve"> למעלה מן היין - זהו לשמר [הריח], למטה מן היין - זהו לחזק. [שהוא סתימה גמורה]</w:t>
      </w:r>
    </w:p>
    <w:p>
      <w:pPr>
        <w:pStyle w:val="38"/>
        <w:rPr>
          <w:ins w:id="99136" w:author="מנוע מכני" w:date="2026-10-11T12:04:39Z"/>
        </w:rPr>
      </w:pPr>
      <w:del w:id="99135" w:author="מנוע מכני" w:date="2026-10-11T12:04:39Z">
        <w:r w:rsidRPr="006061D7">
          <w:delText xml:space="preserve">•</w:delText>
        </w:r>
      </w:del>
      <w:r w:rsidRPr="006061D7">
        <w:t xml:space="preserve"> </w:t>
      </w:r>
      <w:r w:rsidRPr="003907AE">
        <w:t>רבא</w:t>
      </w:r>
      <w:r w:rsidRPr="003907AE">
        <w:t>:</w:t>
      </w:r>
    </w:p>
    <w:p w:rsidR="00E9703F" w:rsidRPr="006061D7" w:rsidRDefault="00E9703F" w:rsidP="00E9703F">
      <w:pPr>
        <w:rPr>
          <w:rtl/>
        </w:rPr>
      </w:pPr>
      <w:del w:id="99137" w:author="מנוע מכני" w:date="2026-10-11T12:04:39Z">
        <w:r w:rsidRPr="006061D7">
          <w:rPr>
            <w:rtl/>
          </w:rPr>
          <w:delText xml:space="preserve"> </w:delText>
        </w:r>
      </w:del>
      <w:r w:rsidRPr="006061D7">
        <w:rPr>
          <w:rtl/>
        </w:rPr>
        <w:t xml:space="preserve">למטה מן היין </w:t>
      </w:r>
      <w:ins w:id="92003" w:author="מנוע מכני" w:date="2026-10-11T12:04:39Z">
        <w:r>
          <w:rPr>
            <w:rtl/>
          </w:rPr>
          <w:t xml:space="preserve">גם</w:t>
        </w:r>
      </w:ins>
      <w:del w:id="92004" w:author="מנוע מכני" w:date="2026-10-11T12:04:39Z">
        <w:r w:rsidRPr="006061D7">
          <w:rPr>
            <w:rtl/>
          </w:rPr>
          <w:delText xml:space="preserve">נמי</w:delText>
        </w:r>
      </w:del>
      <w:r w:rsidRPr="006061D7">
        <w:rPr>
          <w:rtl/>
        </w:rPr>
        <w:t xml:space="preserve"> זהו לשמר [דעדיין כובד היין </w:t>
      </w:r>
      <w:r w:rsidRPr="006061D7">
        <w:rPr>
          <w:rtl/>
        </w:rPr>
        <w:t xml:space="preserve">לא</w:t>
      </w:r>
      <w:r w:rsidRPr="006061D7">
        <w:rPr>
          <w:rtl/>
        </w:rPr>
        <w:t xml:space="preserve"> עליו] ולחזק - כגון שניקבה למטה מן השמרים.</w:t>
      </w:r>
    </w:p>
    <w:p w:rsidR="00E9703F" w:rsidRPr="00B3644D" w:rsidRDefault="00E9703F" w:rsidP="00E9703F">
      <w:pPr>
        <w:rPr>
          <w:rFonts w:ascii="Fb Fontext" w:hAnsi="Fb Fontext"/>
          <w:spacing w:val="-2"/>
          <w:rtl/>
        </w:rPr>
      </w:pPr>
      <w:r w:rsidRPr="00B3644D">
        <w:rPr>
          <w:rFonts w:ascii="Fb Fontext" w:hAnsi="Fb Fontext"/>
          <w:spacing w:val="-2"/>
          <w:rtl/>
        </w:rPr>
        <w:t xml:space="preserve">מסייע </w:t>
      </w:r>
      <w:r w:rsidRPr="00B3644D">
        <w:rPr>
          <w:rStyle w:val="2fb"/>
          <w:rFonts w:ascii="Fb Fontext" w:hAnsi="Fb Fontext"/>
          <w:spacing w:val="-2"/>
          <w:rtl/>
        </w:rPr>
        <w:t xml:space="preserve">אביי</w:t>
      </w:r>
      <w:r w:rsidRPr="00B3644D">
        <w:rPr>
          <w:rFonts w:ascii="Fb Fontext" w:hAnsi="Fb Fontext"/>
          <w:spacing w:val="-2"/>
          <w:rtl/>
        </w:rPr>
        <w:t xml:space="preserve"> </w:t>
      </w:r>
      <w:r w:rsidRPr="00B3644D">
        <w:rPr>
          <w:rStyle w:val="2fb"/>
          <w:rFonts w:ascii="Fb Fontext" w:hAnsi="Fb Fontext"/>
          <w:b/>
          <w:bCs/>
          <w:spacing w:val="-2"/>
          <w:rtl/>
        </w:rPr>
        <w:t>לרבא</w:t>
      </w:r>
      <w:r w:rsidRPr="00B3644D">
        <w:rPr>
          <w:rFonts w:ascii="Fb Fontext" w:hAnsi="Fb Fontext"/>
          <w:spacing w:val="-2"/>
          <w:rtl/>
        </w:rPr>
        <w:t xml:space="preserve"> מבית סתום דיש לו </w:t>
      </w:r>
      <w:r w:rsidRPr="00B3644D">
        <w:rPr>
          <w:rStyle w:val="afffff0"/>
          <w:spacing w:val="-2"/>
          <w:rtl/>
        </w:rPr>
        <w:t xml:space="preserve">ד' אמות [לחצר], פרץ את פצימיו אין לו ד' </w:t>
      </w:r>
      <w:r w:rsidRPr="00B3644D">
        <w:rPr>
          <w:rFonts w:ascii="Fb Fontext" w:hAnsi="Fb Fontext"/>
          <w:spacing w:val="-2"/>
          <w:rtl/>
        </w:rPr>
        <w:t>אמות [דבטל הפתח]</w:t>
      </w:r>
    </w:p>
    <w:p w:rsidR="00E9703F" w:rsidRDefault="00E9703F" w:rsidP="00E9703F">
      <w:pPr>
        <w:rPr>
          <w:rtl/>
        </w:rPr>
      </w:pPr>
      <w:r w:rsidRPr="006F178A">
        <w:rPr>
          <w:rtl/>
        </w:rPr>
        <w:t>בית סתום אינו מטמא כל סביביו, פרץ את פצימיו - מטמא כל סביביו [כדין קבר]</w:t>
      </w:r>
    </w:p>
    <w:p>
      <w:pPr>
        <w:pStyle w:val="afffff8"/>
        <w:rPr>
          <w:ins w:id="90095" w:author="קלוד" w:date="2026-10-11T12:33:55Z"/>
        </w:rPr>
      </w:pPr>
      <w:ins w:id="90096" w:author="קלוד" w:date="2026-10-11T12:33:55Z">
        <w:r>
          <w:rPr>
            <w:color w:val="7B3F00"/>
          </w:rPr>
          <w:t xml:space="preserve">שפופרת בחבית - חותכין ואין מתקנין</w:t>
        </w:r>
      </w:ins>
    </w:p>
    <w:p w:rsidR="00E9703F" w:rsidRDefault="00E9703F" w:rsidP="00E9703F">
      <w:pPr>
        <w:rPr>
          <w:rtl/>
        </w:rPr>
      </w:pPr>
      <w:r w:rsidRPr="006F178A">
        <w:rPr>
          <w:rtl/>
        </w:rPr>
        <w:t>•</w:t>
      </w:r>
      <w:r w:rsidRPr="006F178A">
        <w:rPr>
          <w:rFonts w:hint="cs"/>
          <w:rtl/>
        </w:rPr>
        <w:t xml:space="preserve"> </w:t>
      </w:r>
      <w:r w:rsidRPr="006F178A">
        <w:rPr>
          <w:rtl/>
        </w:rPr>
        <w:t>גובתא, [צינור לחור בחבית]</w:t>
      </w:r>
    </w:p>
    <w:p w:rsidR="00E9703F" w:rsidRPr="006F178A" w:rsidRDefault="00E9703F" w:rsidP="00E9703F">
      <w:pPr>
        <w:rPr>
          <w:rtl/>
        </w:rPr>
      </w:pPr>
      <w:ins w:id="110547" w:author="קלוד" w:date="2026-10-11T13:11:34Z">
        <w:r>
          <w:rPr>
            <w:rtl/>
          </w:rPr>
          <w:t xml:space="preserve">לחתוך</w:t>
        </w:r>
      </w:ins>
      <w:del w:id="110548" w:author="קלוד" w:date="2026-10-11T13:11:34Z">
        <w:r w:rsidRPr="006F178A">
          <w:rPr>
            <w:rtl/>
          </w:rPr>
          <w:delText xml:space="preserve">מחתך</w:delText>
        </w:r>
      </w:del>
      <w:r w:rsidRPr="006F178A">
        <w:rPr>
          <w:rtl/>
        </w:rPr>
        <w:t xml:space="preserve"> לכתחלה </w:t>
      </w:r>
      <w:ins w:id="110545" w:author="קלוד" w:date="2026-10-11T13:11:34Z">
        <w:r>
          <w:rPr>
            <w:rtl/>
          </w:rPr>
          <w:t xml:space="preserve">-</w:t>
        </w:r>
      </w:ins>
      <w:del w:id="110546" w:author="קלוד" w:date="2026-10-11T13:11:34Z">
        <w:r w:rsidRPr="006F178A">
          <w:rPr>
            <w:rtl/>
          </w:rPr>
          <w:delText xml:space="preserve">–</w:delText>
        </w:r>
      </w:del>
      <w:r w:rsidRPr="006F178A">
        <w:rPr>
          <w:rtl/>
        </w:rPr>
        <w:t xml:space="preserve"> </w:t>
      </w:r>
      <w:ins w:id="110543" w:author="קלוד" w:date="2026-10-11T13:11:34Z">
        <w:r>
          <w:rPr>
            <w:rtl/>
          </w:rPr>
          <w:t xml:space="preserve">לכו"ע</w:t>
        </w:r>
      </w:ins>
      <w:del w:id="110544" w:author="קלוד" w:date="2026-10-11T13:11:34Z">
        <w:r w:rsidRPr="006F178A">
          <w:rPr>
            <w:rtl/>
          </w:rPr>
          <w:delText xml:space="preserve">דכו"ע</w:delText>
        </w:r>
      </w:del>
      <w:r w:rsidRPr="006F178A">
        <w:rPr>
          <w:rtl/>
        </w:rPr>
        <w:t xml:space="preserve"> </w:t>
      </w:r>
      <w:ins w:id="110541" w:author="קלוד" w:date="2026-10-11T13:11:34Z">
        <w:r>
          <w:rPr>
            <w:rtl/>
          </w:rPr>
          <w:t xml:space="preserve">אסור.</w:t>
        </w:r>
      </w:ins>
      <w:del w:id="110542" w:author="קלוד" w:date="2026-10-11T13:11:34Z">
        <w:r w:rsidRPr="006F178A">
          <w:rPr>
            <w:rtl/>
          </w:rPr>
          <w:delText xml:space="preserve">לא</w:delText>
        </w:r>
      </w:del>
      <w:r w:rsidRPr="006F178A">
        <w:rPr>
          <w:rtl/>
        </w:rPr>
        <w:t xml:space="preserve"> </w:t>
      </w:r>
      <w:ins w:id="92005" w:author="מנוע מכני" w:date="2026-10-11T12:04:39Z">
        <w:ins w:id="110539" w:author="קלוד" w:date="2026-10-11T13:11:34Z">
          <w:r>
            <w:rPr>
              <w:rtl/>
            </w:rPr>
            <w:t xml:space="preserve">להחזיר</w:t>
          </w:r>
        </w:ins>
        <w:del w:id="110540" w:author="קלוד" w:date="2026-10-11T13:11:34Z">
          <w:r>
            <w:rPr>
              <w:rtl/>
            </w:rPr>
            <w:delText xml:space="preserve">חלקו</w:delText>
          </w:r>
          <w:r w:rsidRPr="006F178A">
            <w:rPr>
              <w:rtl/>
            </w:rPr>
            <w:delText xml:space="preserve"> דאסור. אהדורי</w:delText>
          </w:r>
        </w:del>
      </w:ins>
      <w:del w:id="92006" w:author="מנוע מכני" w:date="2026-10-11T12:04:39Z">
        <w:r w:rsidRPr="006F178A">
          <w:rPr>
            <w:rtl/>
          </w:rPr>
          <w:delText xml:space="preserve">פליגי</w:delText>
        </w:r>
      </w:del>
      <w:r w:rsidRPr="006F178A">
        <w:rPr>
          <w:rtl/>
        </w:rPr>
        <w:t xml:space="preserve"> - </w:t>
      </w:r>
      <w:ins w:id="110537" w:author="קלוד" w:date="2026-10-11T13:11:34Z">
        <w:r>
          <w:rPr>
            <w:rtl/>
          </w:rPr>
          <w:t xml:space="preserve">לכו"ע</w:t>
        </w:r>
      </w:ins>
      <w:del w:id="110538" w:author="קלוד" w:date="2026-10-11T13:11:34Z">
        <w:r w:rsidRPr="006F178A">
          <w:rPr>
            <w:rtl/>
          </w:rPr>
          <w:delText xml:space="preserve">דכולי</w:delText>
        </w:r>
      </w:del>
      <w:r w:rsidRPr="006F178A">
        <w:rPr>
          <w:rtl/>
        </w:rPr>
        <w:t xml:space="preserve"> </w:t>
      </w:r>
      <w:ins w:id="94475" w:author="מנוע מכני" w:date="2026-10-11T12:04:39Z">
        <w:ins w:id="110535" w:author="קלוד" w:date="2026-10-11T13:11:34Z">
          <w:r>
            <w:rPr>
              <w:rtl/>
            </w:rPr>
            <w:t xml:space="preserve">מותר.</w:t>
          </w:r>
        </w:ins>
        <w:del w:id="110536" w:author="קלוד" w:date="2026-10-11T13:11:34Z">
          <w:r>
            <w:rPr>
              <w:rtl/>
            </w:rPr>
            <w:delText xml:space="preserve">עולם</w:delText>
          </w:r>
          <w:r w:rsidRPr="006F178A">
            <w:rPr>
              <w:rtl/>
            </w:rPr>
            <w:delText xml:space="preserve"> </w:delText>
          </w:r>
          <w:r w:rsidRPr="006F178A">
            <w:rPr>
              <w:rtl/>
            </w:rPr>
            <w:delText xml:space="preserve">לא</w:delText>
          </w:r>
          <w:r w:rsidRPr="006F178A">
            <w:rPr>
              <w:rtl/>
            </w:rPr>
            <w:delText xml:space="preserve"> </w:delText>
          </w:r>
          <w:r>
            <w:rPr>
              <w:rtl/>
            </w:rPr>
            <w:delText xml:space="preserve">חלקו</w:delText>
          </w:r>
          <w:r w:rsidRPr="006F178A">
            <w:rPr>
              <w:rtl/>
            </w:rPr>
            <w:delText xml:space="preserve"> דשרי.</w:delText>
          </w:r>
        </w:del>
      </w:ins>
      <w:del w:id="94476" w:author="מנוע מכני" w:date="2026-10-11T12:04:39Z">
        <w:r w:rsidRPr="006F178A">
          <w:rPr>
            <w:rtl/>
          </w:rPr>
          <w:delText xml:space="preserve">עלמא</w:delText>
        </w:r>
      </w:del>
      <w:ins w:id="92007" w:author="מנוע מכני" w:date="2026-10-11T12:04:39Z"/>
      <w:del w:id="92008" w:author="מנוע מכני" w:date="2026-10-11T12:04:39Z">
        <w:r w:rsidRPr="006F178A">
          <w:rPr>
            <w:rtl/>
          </w:rPr>
          <w:delText xml:space="preserve">פליגי</w:delText>
        </w:r>
      </w:del>
    </w:p>
    <w:p w:rsidR="00E9703F" w:rsidRPr="006F178A" w:rsidRDefault="00E9703F" w:rsidP="00E9703F">
      <w:pPr>
        <w:rPr>
          <w:rtl/>
        </w:rPr>
      </w:pPr>
      <w:ins w:id="110559" w:author="קלוד" w:date="2026-10-11T13:11:34Z">
        <w:r>
          <w:rPr>
            <w:rStyle w:val="afffffe"/>
            <w:rtl/>
          </w:rPr>
          <w:t xml:space="preserve">חלקו</w:t>
        </w:r>
        <w:r>
          <w:rPr>
            <w:rtl/>
          </w:rPr>
          <w:t xml:space="preserve"> בחתיכה</w:t>
        </w:r>
      </w:ins>
      <w:del w:id="110560" w:author="קלוד" w:date="2026-10-11T13:11:34Z">
        <w:r w:rsidRPr="006F178A">
          <w:rPr>
            <w:rtl/>
          </w:rPr>
          <w:delText xml:space="preserve">בחתיכה</w:delText>
        </w:r>
      </w:del>
      <w:r w:rsidRPr="006F178A">
        <w:rPr>
          <w:rtl/>
        </w:rPr>
        <w:t xml:space="preserve"> ולא </w:t>
      </w:r>
      <w:ins w:id="110557" w:author="קלוד" w:date="2026-10-11T13:11:34Z">
        <w:r>
          <w:rPr>
            <w:rtl/>
          </w:rPr>
          <w:t xml:space="preserve">מתוקנת:</w:t>
        </w:r>
      </w:ins>
      <w:del w:id="110558" w:author="קלוד" w:date="2026-10-11T13:11:34Z">
        <w:r w:rsidRPr="006F178A">
          <w:rPr>
            <w:rtl/>
          </w:rPr>
          <w:delText xml:space="preserve">מתקנה.</w:delText>
        </w:r>
      </w:del>
      <w:r w:rsidRPr="006F178A">
        <w:rPr>
          <w:rtl/>
        </w:rPr>
        <w:t xml:space="preserve"> </w:t>
      </w:r>
      <w:r w:rsidRPr="006F178A">
        <w:rPr>
          <w:rStyle w:val="2fb"/>
          <w:rtl/>
        </w:rPr>
        <w:t xml:space="preserve">רב</w:t>
      </w:r>
      <w:r w:rsidRPr="006F178A">
        <w:rPr>
          <w:rtl/>
        </w:rPr>
        <w:t xml:space="preserve"> </w:t>
      </w:r>
      <w:ins w:id="110555" w:author="קלוד" w:date="2026-10-11T13:11:34Z">
        <w:r>
          <w:rPr>
            <w:rtl/>
          </w:rPr>
          <w:t xml:space="preserve">אוסר</w:t>
        </w:r>
      </w:ins>
      <w:del w:id="110556" w:author="קלוד" w:date="2026-10-11T13:11:34Z">
        <w:r w:rsidRPr="006F178A">
          <w:rPr>
            <w:rtl/>
          </w:rPr>
          <w:delText xml:space="preserve">אסר</w:delText>
        </w:r>
      </w:del>
      <w:r w:rsidRPr="006F178A">
        <w:rPr>
          <w:rtl/>
        </w:rPr>
        <w:t xml:space="preserve"> - </w:t>
      </w:r>
      <w:ins w:id="93849" w:author="מנוע מכני" w:date="2026-10-11T12:04:39Z">
        <w:r>
          <w:rPr>
            <w:rtl/>
          </w:rPr>
          <w:t xml:space="preserve">גוזרים</w:t>
        </w:r>
      </w:ins>
      <w:del w:id="93850" w:author="מנוע מכני" w:date="2026-10-11T12:04:39Z">
        <w:r w:rsidRPr="006F178A">
          <w:rPr>
            <w:rtl/>
          </w:rPr>
          <w:delText xml:space="preserve">גזרינן</w:delText>
        </w:r>
      </w:del>
      <w:r w:rsidRPr="006F178A">
        <w:rPr>
          <w:rtl/>
        </w:rPr>
        <w:t xml:space="preserve"> </w:t>
      </w:r>
      <w:ins w:id="93853" w:author="מנוע מכני" w:date="2026-10-11T12:04:39Z">
        <w:r>
          <w:rPr>
            <w:rtl/>
          </w:rPr>
          <w:t xml:space="preserve">שמא</w:t>
        </w:r>
      </w:ins>
      <w:del w:id="93854" w:author="מנוע מכני" w:date="2026-10-11T12:04:39Z">
        <w:r w:rsidRPr="006F178A">
          <w:rPr>
            <w:rtl/>
          </w:rPr>
          <w:delText xml:space="preserve">דלמא</w:delText>
        </w:r>
      </w:del>
      <w:r w:rsidRPr="006F178A">
        <w:rPr>
          <w:rtl/>
        </w:rPr>
        <w:t xml:space="preserve"> </w:t>
      </w:r>
      <w:ins w:id="110553" w:author="קלוד" w:date="2026-10-11T13:11:34Z">
        <w:r>
          <w:rPr>
            <w:rtl/>
          </w:rPr>
          <w:t xml:space="preserve">יבוא</w:t>
        </w:r>
      </w:ins>
      <w:del w:id="110554" w:author="קלוד" w:date="2026-10-11T13:11:34Z">
        <w:r w:rsidRPr="006F178A">
          <w:rPr>
            <w:rtl/>
          </w:rPr>
          <w:delText xml:space="preserve">אתי</w:delText>
        </w:r>
      </w:del>
      <w:r w:rsidRPr="006F178A">
        <w:rPr>
          <w:rtl/>
        </w:rPr>
        <w:t xml:space="preserve"> </w:t>
      </w:r>
      <w:ins w:id="90681" w:author="Claude - סמנטי" w:date="2026-10-11T12:28:21Z">
        <w:r>
          <w:rPr>
            <w:rtl/>
          </w:rPr>
          <w:t xml:space="preserve">לחתוך</w:t>
        </w:r>
      </w:ins>
      <w:del w:id="90682" w:author="Claude - סמנטי" w:date="2026-10-11T12:28:21Z">
        <w:r w:rsidRPr="006F178A">
          <w:rPr>
            <w:rtl/>
          </w:rPr>
          <w:delText xml:space="preserve">למיחתך</w:delText>
        </w:r>
      </w:del>
      <w:r w:rsidRPr="006F178A">
        <w:rPr>
          <w:rtl/>
        </w:rPr>
        <w:t xml:space="preserve"> לכתחלה, </w:t>
      </w:r>
      <w:r w:rsidRPr="006F178A">
        <w:rPr>
          <w:rStyle w:val="2fb"/>
          <w:rtl/>
        </w:rPr>
        <w:t xml:space="preserve">שמואל</w:t>
      </w:r>
      <w:r w:rsidRPr="006F178A">
        <w:rPr>
          <w:rtl/>
        </w:rPr>
        <w:t xml:space="preserve"> </w:t>
      </w:r>
      <w:ins w:id="110551" w:author="קלוד" w:date="2026-10-11T13:11:34Z">
        <w:r>
          <w:rPr>
            <w:rtl/>
          </w:rPr>
          <w:t xml:space="preserve">מתיר</w:t>
        </w:r>
      </w:ins>
      <w:del w:id="110552" w:author="קלוד" w:date="2026-10-11T13:11:34Z">
        <w:r w:rsidRPr="006F178A">
          <w:rPr>
            <w:rtl/>
          </w:rPr>
          <w:delText xml:space="preserve">שרי</w:delText>
        </w:r>
      </w:del>
      <w:r w:rsidRPr="006F178A">
        <w:rPr>
          <w:rtl/>
        </w:rPr>
        <w:t xml:space="preserve"> </w:t>
      </w:r>
      <w:ins w:id="110549" w:author="קלוד" w:date="2026-10-11T13:11:34Z">
        <w:r>
          <w:rPr>
            <w:rtl/>
          </w:rPr>
          <w:t xml:space="preserve">- שאין</w:t>
        </w:r>
      </w:ins>
      <w:del w:id="110550" w:author="קלוד" w:date="2026-10-11T13:11:34Z">
        <w:r w:rsidRPr="006F178A">
          <w:rPr>
            <w:rtl/>
          </w:rPr>
          <w:delText xml:space="preserve">דלא</w:delText>
        </w:r>
      </w:del>
      <w:r w:rsidRPr="006F178A">
        <w:rPr>
          <w:rtl/>
        </w:rPr>
        <w:t xml:space="preserve"> </w:t>
      </w:r>
      <w:ins w:id="93851" w:author="מנוע מכני" w:date="2026-10-11T12:04:39Z">
        <w:r>
          <w:rPr>
            <w:rtl/>
          </w:rPr>
          <w:t xml:space="preserve">גוזרים</w:t>
        </w:r>
      </w:ins>
      <w:del w:id="93852" w:author="מנוע מכני" w:date="2026-10-11T12:04:39Z">
        <w:r w:rsidRPr="006F178A">
          <w:rPr>
            <w:rtl/>
          </w:rPr>
          <w:delText xml:space="preserve">גזרינן</w:delText>
        </w:r>
      </w:del>
      <w:r w:rsidRPr="006F178A">
        <w:rPr>
          <w:rtl/>
        </w:rPr>
        <w:t xml:space="preserve">.</w:t>
      </w:r>
    </w:p>
    <w:p>
      <w:pPr>
        <w:pStyle w:val="38"/>
        <w:rPr>
          <w:ins w:id="99138" w:author="מנוע מכני" w:date="2026-10-11T12:04:39Z"/>
        </w:rPr>
      </w:pPr>
      <w:r w:rsidRPr="006F178A">
        <w:t xml:space="preserve">כתנאי:</w:t>
      </w:r>
    </w:p>
    <w:p w:rsidR="00E9703F" w:rsidRPr="009757B9" w:rsidRDefault="00E9703F" w:rsidP="00E9703F">
      <w:pPr>
        <w:rPr>
          <w:rFonts w:cs="Guttman Vilna"/>
          <w:b/>
          <w:bCs/>
          <w:rtl/>
        </w:rPr>
      </w:pPr>
      <w:del w:id="99139" w:author="מנוע מכני" w:date="2026-10-11T12:04:39Z">
        <w:r w:rsidRPr="006F178A">
          <w:rPr>
            <w:rtl/>
          </w:rPr>
          <w:delText xml:space="preserve"> </w:delText>
        </w:r>
      </w:del>
      <w:r w:rsidRPr="006F178A">
        <w:rPr>
          <w:rtl/>
        </w:rPr>
        <w:t xml:space="preserve">אין חותכין שפופרת ביו"ט ואין צריך לומר בשבת.</w:t>
      </w:r>
    </w:p>
    <w:p w:rsidR="00E9703F" w:rsidRPr="009757B9" w:rsidRDefault="00E9703F" w:rsidP="00E9703F">
      <w:pPr>
        <w:rPr>
          <w:rFonts w:cs="Guttman Vilna"/>
          <w:b/>
          <w:bCs/>
          <w:rtl/>
        </w:rPr>
      </w:pPr>
      <w:r w:rsidRPr="006F178A">
        <w:rPr>
          <w:rtl/>
        </w:rPr>
        <w:t>נפלה - מחזירין אותה בשבת, ואין צריך לומר ביו"ט.</w:t>
      </w:r>
    </w:p>
    <w:p w:rsidR="00E9703F" w:rsidRPr="009757B9" w:rsidRDefault="00E9703F" w:rsidP="00E9703F">
      <w:pPr>
        <w:rPr>
          <w:rFonts w:cs="Guttman Vilna"/>
          <w:b/>
          <w:bCs/>
          <w:rtl/>
        </w:rPr>
      </w:pPr>
      <w:r w:rsidRPr="006F178A">
        <w:rPr>
          <w:rStyle w:val="2fb"/>
          <w:rtl/>
        </w:rPr>
        <w:t xml:space="preserve">ורבי</w:t>
      </w:r>
      <w:r w:rsidRPr="006F178A">
        <w:rPr>
          <w:rtl/>
        </w:rPr>
        <w:t xml:space="preserve"> יאשיה מיקל. והיינו בחתיכה ולא </w:t>
      </w:r>
      <w:ins w:id="110569" w:author="קלוד" w:date="2026-10-11T13:11:34Z">
        <w:r>
          <w:rPr>
            <w:rtl/>
          </w:rPr>
          <w:t xml:space="preserve">מתוקנת:</w:t>
        </w:r>
      </w:ins>
      <w:del w:id="110570" w:author="קלוד" w:date="2026-10-11T13:11:34Z">
        <w:r w:rsidRPr="006F178A">
          <w:rPr>
            <w:rtl/>
          </w:rPr>
          <w:delText xml:space="preserve">מתקנא</w:delText>
        </w:r>
      </w:del>
      <w:r w:rsidRPr="006F178A">
        <w:rPr>
          <w:rtl/>
        </w:rPr>
        <w:t xml:space="preserve"> </w:t>
      </w:r>
      <w:ins w:id="95365" w:author="מנוע מכני" w:date="2026-10-11T12:04:39Z">
        <w:ins w:id="110567" w:author="קלוד" w:date="2026-10-11T13:11:34Z">
          <w:r>
            <w:rPr>
              <w:rtl/>
            </w:rPr>
            <w:t xml:space="preserve">שסבר</w:t>
          </w:r>
        </w:ins>
        <w:del w:id="110568" w:author="קלוד" w:date="2026-10-11T13:11:34Z">
          <w:r>
            <w:rPr>
              <w:rtl/>
            </w:rPr>
            <w:delText xml:space="preserve">דסבר</w:delText>
          </w:r>
        </w:del>
      </w:ins>
      <w:del w:id="95366" w:author="מנוע מכני" w:date="2026-10-11T12:04:39Z">
        <w:r w:rsidRPr="006F178A">
          <w:rPr>
            <w:rtl/>
          </w:rPr>
          <w:delText xml:space="preserve">דס"ל</w:delText>
        </w:r>
      </w:del>
      <w:r w:rsidRPr="006F178A">
        <w:rPr>
          <w:rtl/>
        </w:rPr>
        <w:t xml:space="preserve"> </w:t>
      </w:r>
      <w:ins w:id="110565" w:author="קלוד" w:date="2026-10-11T13:11:34Z">
        <w:r>
          <w:rPr>
            <w:rtl/>
          </w:rPr>
          <w:t xml:space="preserve">שאין</w:t>
        </w:r>
      </w:ins>
      <w:del w:id="110566" w:author="קלוד" w:date="2026-10-11T13:11:34Z">
        <w:r w:rsidRPr="006F178A">
          <w:rPr>
            <w:rtl/>
          </w:rPr>
          <w:delText xml:space="preserve">דלא</w:delText>
        </w:r>
      </w:del>
      <w:r w:rsidRPr="006F178A">
        <w:rPr>
          <w:rtl/>
        </w:rPr>
        <w:t xml:space="preserve"> </w:t>
      </w:r>
      <w:ins w:id="110563" w:author="קלוד" w:date="2026-10-11T13:11:34Z">
        <w:r>
          <w:rPr>
            <w:rtl/>
          </w:rPr>
          <w:t xml:space="preserve">גוזרים,</w:t>
        </w:r>
      </w:ins>
      <w:del w:id="110564" w:author="קלוד" w:date="2026-10-11T13:11:34Z">
        <w:r w:rsidRPr="006F178A">
          <w:rPr>
            <w:rtl/>
          </w:rPr>
          <w:delText xml:space="preserve">גזרי'</w:delText>
        </w:r>
      </w:del>
      <w:r w:rsidRPr="006F178A">
        <w:rPr>
          <w:rtl/>
        </w:rPr>
        <w:t xml:space="preserve"> </w:t>
      </w:r>
      <w:r w:rsidRPr="006F178A">
        <w:rPr>
          <w:rStyle w:val="2fb"/>
          <w:rtl/>
        </w:rPr>
        <w:t xml:space="preserve">ולת"ק</w:t>
      </w:r>
      <w:r w:rsidRPr="006F178A">
        <w:rPr>
          <w:rtl/>
        </w:rPr>
        <w:t xml:space="preserve"> </w:t>
      </w:r>
      <w:ins w:id="110561" w:author="קלוד" w:date="2026-10-11T13:11:34Z">
        <w:r>
          <w:rPr>
            <w:rtl/>
          </w:rPr>
          <w:t xml:space="preserve">גוזרים.</w:t>
        </w:r>
      </w:ins>
      <w:del w:id="110562" w:author="קלוד" w:date="2026-10-11T13:11:34Z">
        <w:r w:rsidRPr="006F178A">
          <w:rPr>
            <w:rtl/>
          </w:rPr>
          <w:delText xml:space="preserve">גזרי'.</w:delText>
        </w:r>
      </w:del>
    </w:p>
    <w:p w:rsidR="00E9703F" w:rsidRPr="006F178A" w:rsidRDefault="00E9703F" w:rsidP="00E9703F">
      <w:pPr>
        <w:rPr>
          <w:rtl/>
        </w:rPr>
      </w:pPr>
      <w:r w:rsidRPr="006F178A">
        <w:rPr>
          <w:rFonts w:ascii="Fb Fontext" w:hAnsi="Fb Fontext"/>
          <w:sz w:val="20"/>
          <w:rtl/>
        </w:rPr>
        <w:lastRenderedPageBreak/>
        <w:t>•</w:t>
      </w:r>
      <w:r w:rsidRPr="006F178A">
        <w:rPr>
          <w:rFonts w:ascii="Fb Fontext" w:hAnsi="Fb Fontext" w:hint="cs"/>
          <w:sz w:val="20"/>
          <w:rtl/>
        </w:rPr>
        <w:t xml:space="preserve"> </w:t>
      </w:r>
      <w:r w:rsidRPr="006F178A">
        <w:rPr>
          <w:rFonts w:ascii="Fb Fontext" w:hAnsi="Fb Fontext"/>
          <w:sz w:val="20"/>
          <w:rtl/>
        </w:rPr>
        <w:t xml:space="preserve">דרש </w:t>
      </w:r>
      <w:r w:rsidRPr="006F178A">
        <w:rPr>
          <w:rStyle w:val="2fb"/>
          <w:rFonts w:ascii="Fb Fontext" w:hAnsi="Fb Fontext"/>
          <w:sz w:val="20"/>
          <w:rtl/>
        </w:rPr>
        <w:t xml:space="preserve">רב</w:t>
      </w:r>
      <w:r w:rsidRPr="006F178A">
        <w:rPr>
          <w:rFonts w:ascii="Fb Fontext" w:hAnsi="Fb Fontext"/>
          <w:sz w:val="20"/>
          <w:rtl/>
        </w:rPr>
        <w:t xml:space="preserve"> שישא בריה </w:t>
      </w:r>
      <w:r w:rsidRPr="006F178A">
        <w:rPr>
          <w:rStyle w:val="2fb"/>
          <w:rFonts w:ascii="Fb Fontext" w:hAnsi="Fb Fontext"/>
          <w:sz w:val="20"/>
          <w:rtl/>
        </w:rPr>
        <w:t xml:space="preserve">דרב</w:t>
      </w:r>
      <w:r w:rsidRPr="006F178A">
        <w:rPr>
          <w:rFonts w:ascii="Fb Fontext" w:hAnsi="Fb Fontext"/>
          <w:sz w:val="20"/>
          <w:rtl/>
        </w:rPr>
        <w:t xml:space="preserve"> אידי </w:t>
      </w:r>
      <w:ins w:id="93855" w:author="מנוע מכני" w:date="2026-10-11T12:04:39Z">
        <w:r>
          <w:rPr>
            <w:rFonts w:ascii="Fb Fontext" w:hAnsi="Fb Fontext"/>
            <w:sz w:val="20"/>
            <w:rtl/>
          </w:rPr>
          <w:t xml:space="preserve">משמו</w:t>
        </w:r>
      </w:ins>
      <w:del w:id="93856" w:author="מנוע מכני" w:date="2026-10-11T12:04:39Z">
        <w:r w:rsidRPr="006F178A">
          <w:rPr>
            <w:rFonts w:ascii="Fb Fontext" w:hAnsi="Fb Fontext"/>
            <w:sz w:val="20"/>
            <w:rtl/>
          </w:rPr>
          <w:delText xml:space="preserve">משמיה</w:delText>
        </w:r>
      </w:del>
      <w:r w:rsidRPr="006F178A">
        <w:rPr>
          <w:rFonts w:ascii="Fb Fontext" w:hAnsi="Fb Fontext"/>
          <w:sz w:val="20"/>
          <w:rtl/>
        </w:rPr>
        <w:t xml:space="preserve"> </w:t>
      </w:r>
      <w:r w:rsidRPr="006F178A">
        <w:rPr>
          <w:rStyle w:val="2fb"/>
          <w:rFonts w:ascii="Fb Fontext" w:hAnsi="Fb Fontext"/>
          <w:sz w:val="20"/>
          <w:rtl/>
        </w:rPr>
        <w:t xml:space="preserve">דרי"ו</w:t>
      </w:r>
      <w:r w:rsidRPr="006F178A">
        <w:rPr>
          <w:rFonts w:ascii="Fb Fontext" w:hAnsi="Fb Fontext"/>
          <w:sz w:val="20"/>
          <w:rtl/>
        </w:rPr>
        <w:t xml:space="preserve">: הלכה </w:t>
      </w:r>
      <w:r w:rsidRPr="006F178A">
        <w:rPr>
          <w:rStyle w:val="2fb"/>
          <w:rFonts w:ascii="Fb Fontext" w:hAnsi="Fb Fontext"/>
          <w:sz w:val="20"/>
          <w:rtl/>
        </w:rPr>
        <w:t xml:space="preserve">כרבי</w:t>
      </w:r>
      <w:r w:rsidRPr="006F178A">
        <w:rPr>
          <w:rFonts w:ascii="Fb Fontext" w:hAnsi="Fb Fontext"/>
          <w:sz w:val="20"/>
          <w:rtl/>
        </w:rPr>
        <w:t xml:space="preserve"> יאשיה.</w:t>
      </w:r>
    </w:p>
    <w:p>
      <w:pPr>
        <w:pStyle w:val="38"/>
        <w:rPr>
          <w:ins w:id="99141" w:author="מנוע מכני" w:date="2026-10-11T12:04:39Z"/>
        </w:rPr>
      </w:pPr>
      <w:del w:id="99140" w:author="מנוע מכני" w:date="2026-10-11T12:04:39Z">
        <w:r w:rsidRPr="006F178A">
          <w:delText xml:space="preserve">•</w:delText>
        </w:r>
      </w:del>
      <w:r w:rsidRPr="006F178A">
        <w:t xml:space="preserve"> </w:t>
      </w:r>
      <w:r w:rsidRPr="006F178A">
        <w:t xml:space="preserve">מישחא </w:t>
      </w:r>
      <w:r w:rsidRPr="006F178A">
        <w:t>רב</w:t>
      </w:r>
      <w:r w:rsidRPr="006F178A">
        <w:t>:</w:t>
      </w:r>
    </w:p>
    <w:p w:rsidR="00E9703F" w:rsidRPr="006F178A" w:rsidRDefault="00E9703F" w:rsidP="00E9703F">
      <w:pPr>
        <w:rPr>
          <w:rtl/>
        </w:rPr>
      </w:pPr>
      <w:del w:id="99142" w:author="מנוע מכני" w:date="2026-10-11T12:04:39Z">
        <w:r w:rsidRPr="006F178A">
          <w:rPr>
            <w:rFonts w:ascii="Fb Fontext" w:hAnsi="Fb Fontext"/>
            <w:rtl/>
          </w:rPr>
          <w:delText xml:space="preserve"> </w:delText>
        </w:r>
      </w:del>
      <w:ins w:id="110577" w:author="קלוד" w:date="2026-10-11T13:11:34Z">
        <w:r>
          <w:rPr>
            <w:rFonts w:ascii="Fb Fontext" w:hAnsi="Fb Fontext"/>
            <w:rtl/>
          </w:rPr>
          <w:t xml:space="preserve">אוסר,</w:t>
        </w:r>
      </w:ins>
      <w:del w:id="110578" w:author="קלוד" w:date="2026-10-11T13:11:34Z">
        <w:r w:rsidRPr="006F178A">
          <w:rPr>
            <w:rFonts w:ascii="Fb Fontext" w:hAnsi="Fb Fontext"/>
            <w:rtl/>
          </w:rPr>
          <w:delText xml:space="preserve">אסר,</w:delText>
        </w:r>
      </w:del>
      <w:r w:rsidRPr="006F178A">
        <w:rPr>
          <w:rFonts w:ascii="Fb Fontext" w:hAnsi="Fb Fontext"/>
          <w:rtl/>
        </w:rPr>
        <w:t xml:space="preserve"> </w:t>
      </w:r>
      <w:ins w:id="110575" w:author="קלוד" w:date="2026-10-11T13:11:34Z">
        <w:r>
          <w:rPr>
            <w:rFonts w:ascii="Fb Fontext" w:hAnsi="Fb Fontext"/>
            <w:rtl/>
          </w:rPr>
          <w:t xml:space="preserve">גזירה</w:t>
        </w:r>
      </w:ins>
      <w:del w:id="110576" w:author="קלוד" w:date="2026-10-11T13:11:34Z">
        <w:r w:rsidRPr="006F178A">
          <w:rPr>
            <w:rFonts w:ascii="Fb Fontext" w:hAnsi="Fb Fontext"/>
            <w:rtl/>
          </w:rPr>
          <w:delText xml:space="preserve">גזר</w:delText>
        </w:r>
      </w:del>
      <w:r w:rsidRPr="006F178A">
        <w:rPr>
          <w:rFonts w:ascii="Fb Fontext" w:hAnsi="Fb Fontext"/>
          <w:rtl/>
        </w:rPr>
        <w:t xml:space="preserve"> משום שעוה, </w:t>
      </w:r>
      <w:r w:rsidRPr="006F178A">
        <w:rPr>
          <w:rStyle w:val="2fb"/>
          <w:rFonts w:ascii="Fb Fontext" w:hAnsi="Fb Fontext"/>
          <w:rtl/>
        </w:rPr>
        <w:t xml:space="preserve">ושמואל</w:t>
      </w:r>
      <w:r w:rsidRPr="006F178A">
        <w:rPr>
          <w:rFonts w:ascii="Fb Fontext" w:hAnsi="Fb Fontext" w:hint="cs"/>
          <w:rtl/>
        </w:rPr>
        <w:t>:</w:t>
      </w:r>
      <w:r w:rsidRPr="006F178A">
        <w:rPr>
          <w:rFonts w:ascii="Fb Fontext" w:hAnsi="Fb Fontext"/>
          <w:rtl/>
        </w:rPr>
        <w:t xml:space="preserve"> </w:t>
      </w:r>
      <w:ins w:id="110573" w:author="קלוד" w:date="2026-10-11T13:11:34Z">
        <w:r>
          <w:rPr>
            <w:rFonts w:ascii="Fb Fontext" w:hAnsi="Fb Fontext"/>
            <w:rtl/>
          </w:rPr>
          <w:t xml:space="preserve">מתיר,</w:t>
        </w:r>
      </w:ins>
      <w:del w:id="110574" w:author="קלוד" w:date="2026-10-11T13:11:34Z">
        <w:r w:rsidRPr="006F178A">
          <w:rPr>
            <w:rFonts w:ascii="Fb Fontext" w:hAnsi="Fb Fontext"/>
            <w:rtl/>
          </w:rPr>
          <w:delText xml:space="preserve">שרי.</w:delText>
        </w:r>
      </w:del>
      <w:r w:rsidRPr="006F178A">
        <w:rPr>
          <w:rFonts w:ascii="Fb Fontext" w:hAnsi="Fb Fontext"/>
          <w:rtl/>
        </w:rPr>
        <w:t xml:space="preserve"> </w:t>
      </w:r>
      <w:ins w:id="110571" w:author="קלוד" w:date="2026-10-11T13:11:34Z">
        <w:r>
          <w:rPr>
            <w:rFonts w:ascii="Fb Fontext" w:hAnsi="Fb Fontext"/>
            <w:rtl/>
          </w:rPr>
          <w:t xml:space="preserve">שלא</w:t>
        </w:r>
      </w:ins>
      <w:del w:id="110572" w:author="קלוד" w:date="2026-10-11T13:11:34Z">
        <w:r w:rsidRPr="006F178A">
          <w:rPr>
            <w:rFonts w:ascii="Fb Fontext" w:hAnsi="Fb Fontext"/>
            <w:rtl/>
          </w:rPr>
          <w:delText xml:space="preserve">דלא</w:delText>
        </w:r>
      </w:del>
      <w:r w:rsidRPr="006F178A">
        <w:rPr>
          <w:rFonts w:ascii="Fb Fontext" w:hAnsi="Fb Fontext"/>
          <w:rtl/>
        </w:rPr>
        <w:t xml:space="preserve"> גזר.</w:t>
      </w:r>
    </w:p>
    <w:p w:rsidR="00E9703F" w:rsidRPr="006F178A" w:rsidRDefault="00E9703F" w:rsidP="00E9703F">
      <w:pPr>
        <w:rPr>
          <w:rtl/>
        </w:rPr>
      </w:pPr>
      <w:r w:rsidRPr="006F178A">
        <w:rPr>
          <w:rStyle w:val="2fb"/>
          <w:rtl/>
        </w:rPr>
        <w:t xml:space="preserve">ורשב"ח</w:t>
      </w:r>
      <w:r w:rsidRPr="006F178A">
        <w:rPr>
          <w:rtl/>
        </w:rPr>
        <w:t xml:space="preserve"> הקשה </w:t>
      </w:r>
      <w:r w:rsidRPr="006F178A">
        <w:rPr>
          <w:rStyle w:val="2fb"/>
          <w:rtl/>
        </w:rPr>
        <w:t xml:space="preserve">לרב </w:t>
      </w:r>
      <w:ins w:id="110585" w:author="קלוד" w:date="2026-10-11T13:11:34Z">
        <w:r>
          <w:rPr>
            <w:rStyle w:val="2fb"/>
            <w:rtl/>
          </w:rPr>
          <w:t xml:space="preserve">יוסף:</w:t>
        </w:r>
      </w:ins>
      <w:del w:id="110586" w:author="קלוד" w:date="2026-10-11T13:11:34Z">
        <w:r w:rsidRPr="006F178A">
          <w:rPr>
            <w:rStyle w:val="2fb"/>
            <w:rtl/>
          </w:rPr>
          <w:delText xml:space="preserve">יוסף</w:delText>
        </w:r>
      </w:del>
      <w:r w:rsidRPr="006F178A">
        <w:rPr>
          <w:rtl/>
        </w:rPr>
        <w:t xml:space="preserve"> </w:t>
      </w:r>
      <w:ins w:id="110583" w:author="קלוד" w:date="2026-10-11T13:11:34Z">
        <w:r>
          <w:rPr>
            <w:rtl/>
          </w:rPr>
          <w:t xml:space="preserve">בפירוש</w:t>
        </w:r>
      </w:ins>
      <w:del w:id="110584" w:author="קלוד" w:date="2026-10-11T13:11:34Z">
        <w:r w:rsidRPr="006F178A">
          <w:rPr>
            <w:rtl/>
          </w:rPr>
          <w:delText xml:space="preserve">דבפירוש</w:delText>
        </w:r>
      </w:del>
      <w:r w:rsidRPr="006F178A">
        <w:rPr>
          <w:rtl/>
        </w:rPr>
        <w:t xml:space="preserve"> </w:t>
      </w:r>
      <w:r w:rsidRPr="006F178A">
        <w:rPr>
          <w:rtl/>
        </w:rPr>
        <w:t xml:space="preserve">אמר</w:t>
      </w:r>
      <w:r w:rsidRPr="006F178A">
        <w:rPr>
          <w:rtl/>
        </w:rPr>
        <w:t xml:space="preserve"> </w:t>
      </w:r>
      <w:ins w:id="93857" w:author="מנוע מכני" w:date="2026-10-11T12:04:39Z">
        <w:r>
          <w:rPr>
            <w:rtl/>
          </w:rPr>
          <w:t xml:space="preserve">משמו</w:t>
        </w:r>
      </w:ins>
      <w:del w:id="93858" w:author="מנוע מכני" w:date="2026-10-11T12:04:39Z">
        <w:r w:rsidRPr="006F178A">
          <w:rPr>
            <w:rtl/>
          </w:rPr>
          <w:delText xml:space="preserve">משמיה</w:delText>
        </w:r>
      </w:del>
      <w:r w:rsidRPr="006F178A">
        <w:rPr>
          <w:rtl/>
        </w:rPr>
        <w:t xml:space="preserve"> </w:t>
      </w:r>
      <w:ins w:id="110581" w:author="קלוד" w:date="2026-10-11T13:11:34Z">
        <w:r>
          <w:rPr>
            <w:rStyle w:val="2fb"/>
            <w:rtl/>
          </w:rPr>
          <w:t xml:space="preserve">של</w:t>
        </w:r>
      </w:ins>
      <w:del w:id="110582" w:author="קלוד" w:date="2026-10-11T13:11:34Z">
        <w:r w:rsidRPr="006F178A">
          <w:rPr>
            <w:rStyle w:val="2fb"/>
            <w:rtl/>
          </w:rPr>
          <w:delText xml:space="preserve">דרב</w:delText>
        </w:r>
      </w:del>
      <w:r w:rsidRPr="006F178A">
        <w:rPr>
          <w:rtl/>
        </w:rPr>
        <w:t xml:space="preserve"> </w:t>
      </w:r>
      <w:ins w:id="110579" w:author="קלוד" w:date="2026-10-11T13:11:34Z">
        <w:r>
          <w:rPr>
            <w:rtl/>
          </w:rPr>
          <w:t xml:space="preserve">רב שמותר.</w:t>
        </w:r>
      </w:ins>
      <w:del w:id="110580" w:author="קלוד" w:date="2026-10-11T13:11:34Z">
        <w:r w:rsidRPr="006F178A">
          <w:rPr>
            <w:rtl/>
          </w:rPr>
          <w:delText xml:space="preserve">דשרי.</w:delText>
        </w:r>
      </w:del>
    </w:p>
    <w:p>
      <w:pPr>
        <w:pStyle w:val="38"/>
        <w:rPr>
          <w:ins w:id="99143" w:author="מנוע מכני" w:date="2026-10-11T12:04:39Z"/>
        </w:rPr>
      </w:pPr>
      <w:r w:rsidRPr="006F178A">
        <w:t xml:space="preserve">טבות רישבא משמואל:</w:t>
      </w:r>
    </w:p>
    <w:p w:rsidR="00E9703F" w:rsidRPr="006F178A" w:rsidRDefault="00E9703F" w:rsidP="00E9703F">
      <w:pPr>
        <w:rPr>
          <w:rtl/>
        </w:rPr>
      </w:pPr>
      <w:del w:id="99144" w:author="מנוע מכני" w:date="2026-10-11T12:04:39Z">
        <w:r w:rsidRPr="006F178A">
          <w:rPr>
            <w:rtl/>
          </w:rPr>
          <w:delText xml:space="preserve"> </w:delText>
        </w:r>
      </w:del>
      <w:ins w:id="93859" w:author="מנוע מכני" w:date="2026-10-11T12:04:39Z">
        <w:r>
          <w:rPr>
            <w:rtl/>
          </w:rPr>
          <w:t xml:space="preserve">זה</w:t>
        </w:r>
      </w:ins>
      <w:del w:id="93860" w:author="מנוע מכני" w:date="2026-10-11T12:04:39Z">
        <w:r w:rsidRPr="006F178A">
          <w:rPr>
            <w:rtl/>
          </w:rPr>
          <w:delText xml:space="preserve">האי</w:delText>
        </w:r>
      </w:del>
      <w:r w:rsidRPr="006F178A">
        <w:rPr>
          <w:rtl/>
        </w:rPr>
        <w:t xml:space="preserve"> טרפא דאסא - אסור. -</w:t>
      </w:r>
      <w:r w:rsidRPr="006F178A">
        <w:rPr>
          <w:rStyle w:val="2fb"/>
          <w:rtl/>
        </w:rPr>
        <w:t xml:space="preserve">רב יימר</w:t>
      </w:r>
      <w:r w:rsidRPr="006F178A">
        <w:rPr>
          <w:rtl/>
        </w:rPr>
        <w:t xml:space="preserve"> מדפתי גזירה משום מרזב.</w:t>
      </w:r>
    </w:p>
    <w:p w:rsidR="00E9703F" w:rsidRPr="006F178A" w:rsidRDefault="00E9703F" w:rsidP="00E9703F">
      <w:pPr>
        <w:rPr>
          <w:rtl/>
        </w:rPr>
      </w:pPr>
      <w:r w:rsidRPr="006F178A">
        <w:rPr>
          <w:rStyle w:val="2fb"/>
          <w:rtl/>
        </w:rPr>
        <w:t xml:space="preserve">רב אשי</w:t>
      </w:r>
      <w:r w:rsidRPr="006F178A">
        <w:rPr>
          <w:rtl/>
        </w:rPr>
        <w:t xml:space="preserve"> גזירה שמא יקטום.</w:t>
      </w:r>
    </w:p>
    <w:p w:rsidR="00E9703F" w:rsidRPr="006F178A" w:rsidRDefault="00E9703F" w:rsidP="00E9703F">
      <w:pPr>
        <w:rPr>
          <w:rtl/>
        </w:rPr>
      </w:pPr>
      <w:ins w:id="92009" w:author="מנוע מכני" w:date="2026-10-11T12:04:39Z">
        <w:r>
          <w:rPr>
            <w:rtl/>
          </w:rPr>
          <w:t xml:space="preserve">ויש</w:t>
        </w:r>
      </w:ins>
      <w:del w:id="92010" w:author="מנוע מכני" w:date="2026-10-11T12:04:39Z">
        <w:r w:rsidRPr="006F178A">
          <w:rPr>
            <w:rtl/>
          </w:rPr>
          <w:delText xml:space="preserve">ו</w:delText>
        </w:r>
        <w:r w:rsidRPr="00E1368E">
          <w:rPr>
            <w:b/>
            <w:bCs/>
            <w:rtl/>
          </w:rPr>
          <w:delText xml:space="preserve">איכא</w:delText>
        </w:r>
      </w:del>
      <w:r w:rsidRPr="00E1368E">
        <w:rPr>
          <w:b/>
          <w:bCs/>
          <w:rtl/>
        </w:rPr>
        <w:t xml:space="preserve"> </w:t>
      </w:r>
      <w:ins w:id="90683" w:author="Claude - סמנטי" w:date="2026-10-11T12:28:21Z">
        <w:ins w:id="110597" w:author="קלוד" w:date="2026-10-11T13:11:34Z">
          <w:r>
            <w:rPr>
              <w:b/>
              <w:bCs/>
              <w:rtl/>
            </w:rPr>
            <w:t xml:space="preserve">ביניהם:</w:t>
          </w:r>
        </w:ins>
        <w:del w:id="110598" w:author="קלוד" w:date="2026-10-11T13:11:34Z">
          <w:r>
            <w:rPr>
              <w:b/>
              <w:bCs/>
              <w:rtl/>
            </w:rPr>
            <w:delText xml:space="preserve">ביניהם</w:delText>
          </w:r>
        </w:del>
      </w:ins>
      <w:del w:id="90684" w:author="Claude - סמנטי" w:date="2026-10-11T12:28:21Z">
        <w:r w:rsidRPr="00E1368E">
          <w:rPr>
            <w:b/>
            <w:bCs/>
            <w:rtl/>
          </w:rPr>
          <w:delText xml:space="preserve">בינייהו</w:delText>
        </w:r>
      </w:del>
      <w:r w:rsidRPr="006F178A">
        <w:rPr>
          <w:rtl/>
        </w:rPr>
        <w:t xml:space="preserve"> </w:t>
      </w:r>
      <w:ins w:id="110595" w:author="קלוד" w:date="2026-10-11T13:11:34Z">
        <w:r>
          <w:rPr>
            <w:rtl/>
          </w:rPr>
          <w:t xml:space="preserve">שקטום</w:t>
        </w:r>
      </w:ins>
      <w:del w:id="110596" w:author="קלוד" w:date="2026-10-11T13:11:34Z">
        <w:r w:rsidRPr="006F178A">
          <w:rPr>
            <w:rtl/>
          </w:rPr>
          <w:delText xml:space="preserve">דקטים</w:delText>
        </w:r>
      </w:del>
      <w:r w:rsidRPr="006F178A">
        <w:rPr>
          <w:rtl/>
        </w:rPr>
        <w:t xml:space="preserve"> </w:t>
      </w:r>
      <w:ins w:id="110593" w:author="קלוד" w:date="2026-10-11T13:11:34Z">
        <w:r>
          <w:rPr>
            <w:rtl/>
          </w:rPr>
          <w:t xml:space="preserve">ומונח.</w:t>
        </w:r>
      </w:ins>
      <w:del w:id="110594" w:author="קלוד" w:date="2026-10-11T13:11:34Z">
        <w:r w:rsidRPr="006F178A">
          <w:rPr>
            <w:rtl/>
          </w:rPr>
          <w:delText xml:space="preserve">ומנחי.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בי סדיא, [לבד]</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ברכין - </w:t>
      </w:r>
      <w:ins w:id="110601" w:author="קלוד" w:date="2026-10-11T13:11:34Z">
        <w:r>
          <w:rPr>
            <w:rtl/>
          </w:rPr>
          <w:t xml:space="preserve">לכו"ע</w:t>
        </w:r>
      </w:ins>
      <w:del w:id="110602" w:author="קלוד" w:date="2026-10-11T13:11:34Z">
        <w:r w:rsidRPr="006F178A">
          <w:rPr>
            <w:rtl/>
          </w:rPr>
          <w:delText xml:space="preserve">דכולי</w:delText>
        </w:r>
      </w:del>
      <w:r w:rsidRPr="006F178A">
        <w:rPr>
          <w:rtl/>
        </w:rPr>
        <w:t xml:space="preserve"> </w:t>
      </w:r>
      <w:ins w:id="94477" w:author="מנוע מכני" w:date="2026-10-11T12:04:39Z">
        <w:ins w:id="110599" w:author="קלוד" w:date="2026-10-11T13:11:34Z">
          <w:r>
            <w:rPr>
              <w:rtl/>
            </w:rPr>
            <w:t xml:space="preserve">מותר.</w:t>
          </w:r>
        </w:ins>
        <w:del w:id="110600" w:author="קלוד" w:date="2026-10-11T13:11:34Z">
          <w:r>
            <w:rPr>
              <w:rtl/>
            </w:rPr>
            <w:delText xml:space="preserve">עולם</w:delText>
          </w:r>
          <w:r w:rsidRPr="006F178A">
            <w:rPr>
              <w:rtl/>
            </w:rPr>
            <w:delText xml:space="preserve"> </w:delText>
          </w:r>
          <w:r w:rsidRPr="006F178A">
            <w:rPr>
              <w:rtl/>
            </w:rPr>
            <w:delText xml:space="preserve">לא</w:delText>
          </w:r>
          <w:r w:rsidRPr="006F178A">
            <w:rPr>
              <w:rtl/>
            </w:rPr>
            <w:delText xml:space="preserve"> </w:delText>
          </w:r>
          <w:r>
            <w:rPr>
              <w:rtl/>
            </w:rPr>
            <w:delText xml:space="preserve">חלקו</w:delText>
          </w:r>
          <w:r w:rsidRPr="006F178A">
            <w:rPr>
              <w:rtl/>
            </w:rPr>
            <w:delText xml:space="preserve"> דשרי.</w:delText>
          </w:r>
        </w:del>
      </w:ins>
      <w:del w:id="94478" w:author="מנוע מכני" w:date="2026-10-11T12:04:39Z">
        <w:r w:rsidRPr="006F178A">
          <w:rPr>
            <w:rtl/>
          </w:rPr>
          <w:delText xml:space="preserve">עלמא</w:delText>
        </w:r>
      </w:del>
      <w:ins w:id="92011" w:author="מנוע מכני" w:date="2026-10-11T12:04:39Z"/>
      <w:del w:id="92012" w:author="מנוע מכני" w:date="2026-10-11T12:04:39Z">
        <w:r w:rsidRPr="006F178A">
          <w:rPr>
            <w:rtl/>
          </w:rPr>
          <w:delText xml:space="preserve">פליגי</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בקשין - </w:t>
      </w:r>
      <w:ins w:id="110605" w:author="קלוד" w:date="2026-10-11T13:11:34Z">
        <w:r>
          <w:rPr>
            <w:rtl/>
          </w:rPr>
          <w:t xml:space="preserve">לכו"ע</w:t>
        </w:r>
      </w:ins>
      <w:del w:id="110606" w:author="קלוד" w:date="2026-10-11T13:11:34Z">
        <w:r w:rsidRPr="006F178A">
          <w:rPr>
            <w:rtl/>
          </w:rPr>
          <w:delText xml:space="preserve">דכולי</w:delText>
        </w:r>
      </w:del>
      <w:r w:rsidRPr="006F178A">
        <w:rPr>
          <w:rtl/>
        </w:rPr>
        <w:t xml:space="preserve"> </w:t>
      </w:r>
      <w:ins w:id="94479" w:author="מנוע מכני" w:date="2026-10-11T12:04:39Z">
        <w:ins w:id="110603" w:author="קלוד" w:date="2026-10-11T13:11:34Z">
          <w:r>
            <w:rPr>
              <w:rtl/>
            </w:rPr>
            <w:t xml:space="preserve">אסור.</w:t>
          </w:r>
        </w:ins>
        <w:del w:id="110604" w:author="קלוד" w:date="2026-10-11T13:11:34Z">
          <w:r>
            <w:rPr>
              <w:rtl/>
            </w:rPr>
            <w:delText xml:space="preserve">עולם</w:delText>
          </w:r>
          <w:r w:rsidRPr="006F178A">
            <w:rPr>
              <w:rtl/>
            </w:rPr>
            <w:delText xml:space="preserve"> </w:delText>
          </w:r>
          <w:r w:rsidRPr="006F178A">
            <w:rPr>
              <w:rtl/>
            </w:rPr>
            <w:delText xml:space="preserve">לא</w:delText>
          </w:r>
          <w:r w:rsidRPr="006F178A">
            <w:rPr>
              <w:rtl/>
            </w:rPr>
            <w:delText xml:space="preserve"> </w:delText>
          </w:r>
          <w:r>
            <w:rPr>
              <w:rtl/>
            </w:rPr>
            <w:delText xml:space="preserve">חלקו</w:delText>
          </w:r>
          <w:r w:rsidRPr="006F178A">
            <w:rPr>
              <w:rtl/>
            </w:rPr>
            <w:delText xml:space="preserve"> דאסור.</w:delText>
          </w:r>
        </w:del>
      </w:ins>
      <w:del w:id="94480" w:author="מנוע מכני" w:date="2026-10-11T12:04:39Z">
        <w:r w:rsidRPr="006F178A">
          <w:rPr>
            <w:rtl/>
          </w:rPr>
          <w:delText xml:space="preserve">עלמא</w:delText>
        </w:r>
      </w:del>
      <w:ins w:id="92013" w:author="מנוע מכני" w:date="2026-10-11T12:04:39Z"/>
      <w:del w:id="92014" w:author="מנוע מכני" w:date="2026-10-11T12:04:39Z">
        <w:r w:rsidRPr="006F178A">
          <w:rPr>
            <w:rtl/>
          </w:rPr>
          <w:delText xml:space="preserve">פליגי</w:delText>
        </w:r>
      </w:del>
    </w:p>
    <w:p>
      <w:pPr>
        <w:pStyle w:val="38"/>
        <w:rPr>
          <w:ins w:id="99146" w:author="מנוע מכני" w:date="2026-10-11T12:04:39Z"/>
        </w:rPr>
      </w:pPr>
      <w:del w:id="99145" w:author="מנוע מכני" w:date="2026-10-11T12:04:39Z">
        <w:r w:rsidRPr="006F178A">
          <w:delText xml:space="preserve">•</w:delText>
        </w:r>
      </w:del>
      <w:r w:rsidRPr="006F178A">
        <w:t xml:space="preserve"> </w:t>
      </w:r>
      <w:r w:rsidRPr="006F178A">
        <w:t>במיצעי רב</w:t>
      </w:r>
      <w:r w:rsidRPr="006F178A">
        <w:t>:</w:t>
      </w:r>
    </w:p>
    <w:p w:rsidR="00E9703F" w:rsidRPr="006F178A" w:rsidRDefault="00E9703F" w:rsidP="00E9703F">
      <w:pPr>
        <w:rPr>
          <w:rtl/>
        </w:rPr>
      </w:pPr>
      <w:del w:id="99147" w:author="מנוע מכני" w:date="2026-10-11T12:04:39Z">
        <w:r w:rsidRPr="006F178A">
          <w:rPr>
            <w:rtl/>
          </w:rPr>
          <w:delText xml:space="preserve"> </w:delText>
        </w:r>
      </w:del>
      <w:ins w:id="110613" w:author="קלוד" w:date="2026-10-11T13:11:34Z">
        <w:r>
          <w:rPr>
            <w:rtl/>
          </w:rPr>
          <w:t xml:space="preserve">אוסר,</w:t>
        </w:r>
      </w:ins>
      <w:del w:id="110614" w:author="קלוד" w:date="2026-10-11T13:11:34Z">
        <w:r w:rsidRPr="006F178A">
          <w:rPr>
            <w:rtl/>
          </w:rPr>
          <w:delText xml:space="preserve">אסר</w:delText>
        </w:r>
      </w:del>
      <w:r w:rsidRPr="006F178A">
        <w:rPr>
          <w:rtl/>
        </w:rPr>
        <w:t xml:space="preserve"> </w:t>
      </w:r>
      <w:ins w:id="110611" w:author="קלוד" w:date="2026-10-11T13:11:34Z">
        <w:r>
          <w:rPr>
            <w:rtl/>
          </w:rPr>
          <w:t xml:space="preserve">שנראה</w:t>
        </w:r>
      </w:ins>
      <w:del w:id="110612" w:author="קלוד" w:date="2026-10-11T13:11:34Z">
        <w:r w:rsidRPr="006F178A">
          <w:rPr>
            <w:rtl/>
          </w:rPr>
          <w:delText xml:space="preserve">דמיחזי</w:delText>
        </w:r>
      </w:del>
      <w:r w:rsidRPr="006F178A">
        <w:rPr>
          <w:rtl/>
        </w:rPr>
        <w:t xml:space="preserve"> כמשוי. </w:t>
      </w:r>
      <w:r w:rsidRPr="006F178A">
        <w:rPr>
          <w:rStyle w:val="2fb"/>
          <w:rtl/>
        </w:rPr>
        <w:t xml:space="preserve">ושמואל</w:t>
      </w:r>
      <w:r w:rsidRPr="006F178A">
        <w:rPr>
          <w:rFonts w:hint="cs"/>
          <w:rtl/>
        </w:rPr>
        <w:t>:</w:t>
      </w:r>
      <w:r w:rsidRPr="006F178A">
        <w:rPr>
          <w:rtl/>
        </w:rPr>
        <w:t xml:space="preserve"> </w:t>
      </w:r>
      <w:ins w:id="110609" w:author="קלוד" w:date="2026-10-11T13:11:34Z">
        <w:r>
          <w:rPr>
            <w:rtl/>
          </w:rPr>
          <w:t xml:space="preserve">מתיר</w:t>
        </w:r>
      </w:ins>
      <w:del w:id="110610" w:author="קלוד" w:date="2026-10-11T13:11:34Z">
        <w:r w:rsidRPr="006F178A">
          <w:rPr>
            <w:rtl/>
          </w:rPr>
          <w:delText xml:space="preserve">דשרי</w:delText>
        </w:r>
      </w:del>
      <w:r w:rsidRPr="006F178A">
        <w:rPr>
          <w:rtl/>
        </w:rPr>
        <w:t xml:space="preserve"> - </w:t>
      </w:r>
      <w:ins w:id="110607" w:author="קלוד" w:date="2026-10-11T13:11:34Z">
        <w:r>
          <w:rPr>
            <w:rtl/>
          </w:rPr>
          <w:t xml:space="preserve">שאינו</w:t>
        </w:r>
      </w:ins>
      <w:del w:id="110608" w:author="קלוד" w:date="2026-10-11T13:11:34Z">
        <w:r w:rsidRPr="006F178A">
          <w:rPr>
            <w:rtl/>
          </w:rPr>
          <w:delText xml:space="preserve">לא</w:delText>
        </w:r>
      </w:del>
      <w:r w:rsidRPr="006F178A">
        <w:rPr>
          <w:rtl/>
        </w:rPr>
        <w:t xml:space="preserve"> </w:t>
      </w:r>
      <w:ins w:id="90685" w:author="Claude - סמנטי" w:date="2026-10-11T12:28:21Z">
        <w:r>
          <w:rPr>
            <w:rtl/>
          </w:rPr>
          <w:t xml:space="preserve">נראה</w:t>
        </w:r>
      </w:ins>
      <w:del w:id="90686" w:author="Claude - סמנטי" w:date="2026-10-11T12:28:21Z">
        <w:r w:rsidRPr="006F178A">
          <w:rPr>
            <w:rtl/>
          </w:rPr>
          <w:delText xml:space="preserve">מיחזי</w:delText>
        </w:r>
      </w:del>
      <w:r w:rsidRPr="006F178A">
        <w:rPr>
          <w:rtl/>
        </w:rPr>
        <w:t xml:space="preserve"> כמשוי.</w:t>
      </w:r>
    </w:p>
    <w:p w:rsidR="00E9703F" w:rsidRPr="009757B9" w:rsidRDefault="00E9703F" w:rsidP="00E9703F">
      <w:pPr>
        <w:rPr>
          <w:rFonts w:cs="Guttman Vilna"/>
          <w:b/>
          <w:bCs/>
          <w:rtl/>
        </w:rPr>
      </w:pPr>
      <w:ins w:id="110623" w:author="קלוד" w:date="2026-10-11T13:11:34Z">
        <w:r>
          <w:rPr>
            <w:rtl/>
          </w:rPr>
          <w:t xml:space="preserve">ודברי</w:t>
        </w:r>
      </w:ins>
      <w:del w:id="110624" w:author="קלוד" w:date="2026-10-11T13:11:34Z">
        <w:r w:rsidRPr="006F178A">
          <w:rPr>
            <w:rtl/>
          </w:rPr>
          <w:delText xml:space="preserve">והא</w:delText>
        </w:r>
      </w:del>
      <w:r w:rsidRPr="006F178A">
        <w:rPr>
          <w:rtl/>
        </w:rPr>
        <w:t xml:space="preserve"> </w:t>
      </w:r>
      <w:ins w:id="110621" w:author="קלוד" w:date="2026-10-11T13:11:34Z">
        <w:r>
          <w:rPr>
            <w:rStyle w:val="2fb"/>
            <w:rtl/>
          </w:rPr>
          <w:t xml:space="preserve">רב</w:t>
        </w:r>
      </w:ins>
      <w:del w:id="110622" w:author="קלוד" w:date="2026-10-11T13:11:34Z">
        <w:r w:rsidRPr="006F178A">
          <w:rPr>
            <w:rStyle w:val="2fb"/>
            <w:rtl/>
          </w:rPr>
          <w:delText xml:space="preserve">דרב</w:delText>
        </w:r>
      </w:del>
      <w:r w:rsidRPr="006F178A">
        <w:rPr>
          <w:rtl/>
        </w:rPr>
        <w:t xml:space="preserve"> </w:t>
      </w:r>
      <w:ins w:id="92015" w:author="מנוע מכני" w:date="2026-10-11T12:04:39Z">
        <w:r>
          <w:rPr>
            <w:rtl/>
          </w:rPr>
          <w:t xml:space="preserve">לא</w:t>
        </w:r>
      </w:ins>
      <w:del w:id="92016" w:author="מנוע מכני" w:date="2026-10-11T12:04:39Z">
        <w:r w:rsidRPr="006F178A">
          <w:rPr>
            <w:rtl/>
          </w:rPr>
          <w:delText xml:space="preserve">לאו</w:delText>
        </w:r>
      </w:del>
      <w:r w:rsidRPr="006F178A">
        <w:rPr>
          <w:rtl/>
        </w:rPr>
        <w:t xml:space="preserve"> בפירוש </w:t>
      </w:r>
      <w:ins w:id="110619" w:author="קלוד" w:date="2026-10-11T13:11:34Z">
        <w:r>
          <w:rPr>
            <w:rtl/>
          </w:rPr>
          <w:t xml:space="preserve">נאמרו,</w:t>
        </w:r>
      </w:ins>
      <w:del w:id="110620" w:author="קלוד" w:date="2026-10-11T13:11:34Z">
        <w:r w:rsidRPr="006F178A">
          <w:rPr>
            <w:rtl/>
          </w:rPr>
          <w:delText xml:space="preserve">איתמר,</w:delText>
        </w:r>
      </w:del>
      <w:r w:rsidRPr="006F178A">
        <w:rPr>
          <w:rtl/>
        </w:rPr>
        <w:t xml:space="preserve"> אלא </w:t>
      </w:r>
      <w:ins w:id="110617" w:author="קלוד" w:date="2026-10-11T13:11:34Z">
        <w:r>
          <w:rPr>
            <w:rtl/>
          </w:rPr>
          <w:t xml:space="preserve">מכללא:</w:t>
        </w:r>
      </w:ins>
      <w:del w:id="110618" w:author="קלוד" w:date="2026-10-11T13:11:34Z">
        <w:r w:rsidRPr="006F178A">
          <w:rPr>
            <w:rtl/>
          </w:rPr>
          <w:delText xml:space="preserve">מכללא איתמר.</w:delText>
        </w:r>
      </w:del>
      <w:r w:rsidRPr="006F178A">
        <w:rPr>
          <w:rtl/>
        </w:rPr>
        <w:t xml:space="preserve"> שלא ישב בכרמלית </w:t>
      </w:r>
      <w:ins w:id="110615" w:author="קלוד" w:date="2026-10-11T13:11:34Z">
        <w:r>
          <w:rPr>
            <w:rtl/>
          </w:rPr>
          <w:t xml:space="preserve">על בי</w:t>
        </w:r>
      </w:ins>
      <w:del w:id="110616" w:author="קלוד" w:date="2026-10-11T13:11:34Z">
        <w:r w:rsidRPr="006F178A">
          <w:rPr>
            <w:rtl/>
          </w:rPr>
          <w:delText xml:space="preserve">אבי</w:delText>
        </w:r>
      </w:del>
      <w:r w:rsidRPr="006F178A">
        <w:rPr>
          <w:rtl/>
        </w:rPr>
        <w:t xml:space="preserve"> סדיא.</w:t>
      </w:r>
    </w:p>
    <w:p w:rsidR="00E9703F" w:rsidRPr="009757B9" w:rsidRDefault="00E9703F" w:rsidP="00E9703F">
      <w:pPr>
        <w:rPr>
          <w:rFonts w:cs="Guttman Vilna"/>
          <w:b/>
          <w:bCs/>
          <w:rtl/>
        </w:rPr>
      </w:pPr>
      <w:r w:rsidRPr="006F178A">
        <w:rPr>
          <w:rtl/>
        </w:rPr>
        <w:t xml:space="preserve">ולא משום </w:t>
      </w:r>
      <w:ins w:id="110625" w:author="קלוד" w:date="2026-10-11T13:11:34Z">
        <w:r>
          <w:rPr>
            <w:rtl/>
          </w:rPr>
          <w:t xml:space="preserve">שאוסר,</w:t>
        </w:r>
      </w:ins>
      <w:del w:id="110626" w:author="קלוד" w:date="2026-10-11T13:11:34Z">
        <w:r w:rsidRPr="006F178A">
          <w:rPr>
            <w:rtl/>
          </w:rPr>
          <w:delText xml:space="preserve">דאסר</w:delText>
        </w:r>
      </w:del>
      <w:r w:rsidRPr="006F178A">
        <w:rPr>
          <w:rtl/>
        </w:rPr>
        <w:t xml:space="preserve"> אלא משום כבוד רבותינו </w:t>
      </w:r>
      <w:r w:rsidRPr="006F178A">
        <w:rPr>
          <w:rStyle w:val="2fb"/>
          <w:rtl/>
        </w:rPr>
        <w:t xml:space="preserve">ר"כ</w:t>
      </w:r>
      <w:r w:rsidRPr="006F178A">
        <w:rPr>
          <w:rtl/>
        </w:rPr>
        <w:t xml:space="preserve"> </w:t>
      </w:r>
      <w:r w:rsidRPr="006F178A">
        <w:rPr>
          <w:rStyle w:val="2fb"/>
          <w:rtl/>
        </w:rPr>
        <w:t xml:space="preserve">ורב אסי</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קמו.</w:t>
      </w:r>
    </w:p>
    <w:p>
      <w:pPr>
        <w:pStyle w:val="MishnaBatzad"/>
        <w:rPr>
          <w:ins w:id="20657" w:author="קלוד" w:date="2026-10-11T09:07:15Z"/>
        </w:rPr>
      </w:pPr>
      <w:ins w:id="20656" w:author="קלוד" w:date="2026-10-11T09:07:15Z">
        <w:r>
          <w:t xml:space="preserve">משנה ד</w:t>
        </w:r>
      </w:ins>
    </w:p>
    <w:p w:rsidR="00E9703F" w:rsidRPr="009757B9" w:rsidRDefault="00E9703F" w:rsidP="00E9703F">
      <w:pPr>
        <w:pStyle w:val="afff9"/>
        <w:rPr>
          <w:del w:id="20392" w:author="קלוד" w:date="2026-10-11T09:07:15Z"/>
          <w:b/>
          <w:rtl/>
        </w:rPr>
      </w:pPr>
      <w:del w:id="20390" w:author="קלוד" w:date="2026-10-11T09:07:15Z">
        <w:r w:rsidRPr="009757B9">
          <w:rPr>
            <w:rFonts w:hint="cs"/>
            <w:b/>
            <w:sz w:val="20"/>
            <w:rtl/>
          </w:rPr>
          <w:delText xml:space="preserve">משנה </w:delText>
        </w:r>
      </w:del>
      <w:del w:id="20391"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118" w:author="קלוד" w:date="2026-10-11T12:09:42Z">
          <w:pPr>
            <w:pStyle w:val="afff9"/>
          </w:pPr>
        </w:pPrChange>
      </w:pPr>
      <w:r w:rsidRPr="009757B9">
        <w:rPr>
          <w:b/>
          <w:rtl/>
        </w:rPr>
        <w:t>נותנין תבשיל לתוך הבור בשביל שיהא שמור.</w:t>
      </w:r>
    </w:p>
    <w:p w:rsidR="00E9703F" w:rsidRPr="00B20210" w:rsidRDefault="00E9703F" w:rsidP="00E9703F">
      <w:pPr>
        <w:pStyle w:val="afff9"/>
        <w:rPr>
          <w:b/>
          <w:rtl/>
        </w:rPr>
      </w:pPr>
      <w:r w:rsidRPr="00B20210">
        <w:rPr>
          <w:b/>
          <w:rtl/>
        </w:rPr>
        <w:t>ואת המים היפים ברעים בשביל שיצננו, ואת הצונן בחמה בשביל שיחמו.</w:t>
      </w:r>
    </w:p>
    <w:p w:rsidR="00E9703F" w:rsidRPr="009757B9" w:rsidRDefault="00E9703F" w:rsidP="00E9703F">
      <w:pPr>
        <w:pStyle w:val="afff9"/>
        <w:rPr>
          <w:b/>
          <w:rtl/>
        </w:rPr>
      </w:pPr>
      <w:r w:rsidRPr="009757B9">
        <w:rPr>
          <w:b/>
          <w:rtl/>
        </w:rPr>
        <w:t>מי שנשרו כליו בדרך במים - מהלך בהן ואינו חושש.</w:t>
      </w:r>
    </w:p>
    <w:p w:rsidR="00E9703F" w:rsidRPr="009757B9" w:rsidRDefault="00E9703F" w:rsidP="00E9703F">
      <w:pPr>
        <w:pStyle w:val="afff9"/>
        <w:rPr>
          <w:b/>
          <w:rtl/>
        </w:rPr>
      </w:pPr>
      <w:r w:rsidRPr="009757B9">
        <w:rPr>
          <w:b/>
          <w:rtl/>
        </w:rPr>
        <w:t>הגיע לחצר החיצונה - שוטחן בחמה.</w:t>
      </w:r>
      <w:r w:rsidRPr="009757B9">
        <w:rPr>
          <w:rFonts w:hint="cs"/>
          <w:b/>
          <w:rtl/>
        </w:rPr>
        <w:t xml:space="preserve"> </w:t>
      </w:r>
      <w:r w:rsidRPr="009757B9">
        <w:rPr>
          <w:b/>
          <w:rtl/>
        </w:rPr>
        <w:t>אבל לא כנגד העם.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תבשיל לתוך הבור</w:t>
      </w:r>
      <w:r w:rsidRPr="006F178A">
        <w:rPr>
          <w:rFonts w:ascii="Fb Fontext" w:hAnsi="Fb Fontext"/>
          <w:rtl/>
        </w:rPr>
        <w:t xml:space="preserve"> </w:t>
      </w:r>
      <w:ins w:id="110631" w:author="קלוד" w:date="2026-10-11T13:11:34Z">
        <w:r>
          <w:rPr>
            <w:rFonts w:ascii="Fb Fontext" w:hAnsi="Fb Fontext"/>
            <w:rtl/>
          </w:rPr>
          <w:t xml:space="preserve">נותנין,</w:t>
        </w:r>
      </w:ins>
      <w:del w:id="110632" w:author="קלוד" w:date="2026-10-11T13:11:34Z">
        <w:r w:rsidRPr="006F178A">
          <w:rPr>
            <w:rFonts w:ascii="Fb Fontext" w:hAnsi="Fb Fontext"/>
            <w:rtl/>
          </w:rPr>
          <w:delText xml:space="preserve">נותנין</w:delText>
        </w:r>
      </w:del>
      <w:r w:rsidRPr="006F178A">
        <w:rPr>
          <w:rFonts w:ascii="Fb Fontext" w:hAnsi="Fb Fontext"/>
          <w:rtl/>
        </w:rPr>
        <w:t xml:space="preserve"> ולא </w:t>
      </w:r>
      <w:ins w:id="110629" w:author="קלוד" w:date="2026-10-11T13:11:34Z">
        <w:r>
          <w:rPr>
            <w:rFonts w:ascii="Fb Fontext" w:hAnsi="Fb Fontext"/>
            <w:rtl/>
          </w:rPr>
          <w:t xml:space="preserve">גוזרים</w:t>
        </w:r>
      </w:ins>
      <w:del w:id="110630" w:author="קלוד" w:date="2026-10-11T13:11:34Z">
        <w:r w:rsidRPr="006F178A">
          <w:rPr>
            <w:rFonts w:ascii="Fb Fontext" w:hAnsi="Fb Fontext"/>
            <w:rtl/>
          </w:rPr>
          <w:delText xml:space="preserve">גזרי'</w:delText>
        </w:r>
      </w:del>
      <w:r w:rsidRPr="006F178A">
        <w:rPr>
          <w:rFonts w:ascii="Fb Fontext" w:hAnsi="Fb Fontext"/>
          <w:rtl/>
        </w:rPr>
        <w:t xml:space="preserve"> משום </w:t>
      </w:r>
      <w:ins w:id="110627" w:author="קלוד" w:date="2026-10-11T13:11:34Z">
        <w:r>
          <w:rPr>
            <w:rFonts w:ascii="Fb Fontext" w:hAnsi="Fb Fontext"/>
            <w:rtl/>
          </w:rPr>
          <w:t xml:space="preserve">השוואת</w:t>
        </w:r>
      </w:ins>
      <w:del w:id="110628" w:author="קלוד" w:date="2026-10-11T13:11:34Z">
        <w:r w:rsidRPr="006F178A">
          <w:rPr>
            <w:rFonts w:ascii="Fb Fontext" w:hAnsi="Fb Fontext"/>
            <w:rtl/>
          </w:rPr>
          <w:delText xml:space="preserve">אשווי</w:delText>
        </w:r>
      </w:del>
      <w:r w:rsidRPr="006F178A">
        <w:rPr>
          <w:rFonts w:ascii="Fb Fontext" w:hAnsi="Fb Fontext"/>
          <w:rtl/>
        </w:rPr>
        <w:t xml:space="preserve"> גומות.</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 xml:space="preserve">ואת המים היפים </w:t>
      </w:r>
      <w:ins w:id="110637" w:author="קלוד" w:date="2026-10-11T13:11:34Z">
        <w:r>
          <w:rPr>
            <w:rStyle w:val="afffe"/>
            <w:rFonts w:ascii="Fb Fontext" w:hAnsi="Fb Fontext"/>
            <w:rtl/>
          </w:rPr>
          <w:t xml:space="preserve">ברעים - </w:t>
        </w:r>
        <w:r>
          <w:rPr>
            <w:rStyle w:val="afffffe"/>
            <w:rFonts w:ascii="Fb Fontext" w:hAnsi="Fb Fontext"/>
            <w:rtl/>
          </w:rPr>
          <w:t xml:space="preserve">נשנה</w:t>
        </w:r>
      </w:ins>
      <w:del w:id="110638" w:author="קלוד" w:date="2026-10-11T13:11:34Z">
        <w:r w:rsidRPr="006F178A">
          <w:rPr>
            <w:rStyle w:val="afffe"/>
            <w:rFonts w:ascii="Fb Fontext" w:hAnsi="Fb Fontext"/>
            <w:rtl/>
          </w:rPr>
          <w:delText xml:space="preserve">ברעים</w:delText>
        </w:r>
        <w:r w:rsidRPr="006F178A">
          <w:rPr>
            <w:rtl/>
          </w:rPr>
          <w:delText xml:space="preserve">.</w:delText>
        </w:r>
      </w:del>
      <w:r w:rsidRPr="006F178A">
        <w:rPr>
          <w:rtl/>
        </w:rPr>
        <w:t xml:space="preserve"> בשביל </w:t>
      </w:r>
      <w:ins w:id="110635" w:author="קלוד" w:date="2026-10-11T13:11:34Z">
        <w:r>
          <w:rPr>
            <w:rtl/>
          </w:rPr>
          <w:t xml:space="preserve">הסיפא:</w:t>
        </w:r>
      </w:ins>
      <w:del w:id="110636" w:author="קלוד" w:date="2026-10-11T13:11:34Z">
        <w:r w:rsidRPr="006F178A">
          <w:rPr>
            <w:rtl/>
          </w:rPr>
          <w:delText xml:space="preserve">סיפא</w:delText>
        </w:r>
      </w:del>
      <w:r w:rsidRPr="006F178A">
        <w:rPr>
          <w:rtl/>
        </w:rPr>
        <w:t xml:space="preserve"> </w:t>
      </w:r>
      <w:ins w:id="110633" w:author="קלוד" w:date="2026-10-11T13:11:34Z">
        <w:r>
          <w:rPr>
            <w:rtl/>
          </w:rPr>
          <w:t xml:space="preserve">צונן</w:t>
        </w:r>
      </w:ins>
      <w:del w:id="110634" w:author="קלוד" w:date="2026-10-11T13:11:34Z">
        <w:r w:rsidRPr="006F178A">
          <w:rPr>
            <w:rtl/>
          </w:rPr>
          <w:delText xml:space="preserve">דצונן</w:delText>
        </w:r>
      </w:del>
      <w:r w:rsidRPr="006F178A">
        <w:rPr>
          <w:rtl/>
        </w:rPr>
        <w:t xml:space="preserve"> בחמה שיחמו.</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 xml:space="preserve">ואת הצונן </w:t>
      </w:r>
      <w:ins w:id="110651" w:author="קלוד" w:date="2026-10-11T13:11:34Z">
        <w:r>
          <w:rPr>
            <w:rStyle w:val="afffe"/>
            <w:rFonts w:ascii="Fb Fontext" w:hAnsi="Fb Fontext"/>
            <w:rtl/>
          </w:rPr>
          <w:t xml:space="preserve">בחמה</w:t>
        </w:r>
      </w:ins>
      <w:del w:id="110652" w:author="קלוד" w:date="2026-10-11T13:11:34Z">
        <w:r w:rsidRPr="006F178A">
          <w:rPr>
            <w:rStyle w:val="afffe"/>
            <w:rFonts w:ascii="Fb Fontext" w:hAnsi="Fb Fontext"/>
            <w:rtl/>
          </w:rPr>
          <w:delText xml:space="preserve">בחמה</w:delText>
        </w:r>
        <w:r w:rsidRPr="006F178A">
          <w:rPr>
            <w:rtl/>
          </w:rPr>
          <w:delText xml:space="preserve">.</w:delText>
        </w:r>
      </w:del>
      <w:r w:rsidRPr="006F178A">
        <w:rPr>
          <w:rtl/>
        </w:rPr>
        <w:t xml:space="preserve"> </w:t>
      </w:r>
      <w:ins w:id="110649" w:author="קלוד" w:date="2026-10-11T13:11:34Z">
        <w:r>
          <w:rPr>
            <w:rtl/>
          </w:rPr>
          <w:t xml:space="preserve">-</w:t>
        </w:r>
      </w:ins>
      <w:del w:id="110650" w:author="קלוד" w:date="2026-10-11T13:11:34Z">
        <w:r w:rsidRPr="006F178A">
          <w:rPr>
            <w:rtl/>
          </w:rPr>
          <w:delText xml:space="preserve">ולא</w:delText>
        </w:r>
      </w:del>
      <w:r w:rsidRPr="006F178A">
        <w:rPr>
          <w:rtl/>
        </w:rPr>
        <w:t xml:space="preserve"> </w:t>
      </w:r>
      <w:ins w:id="110647" w:author="קלוד" w:date="2026-10-11T13:11:34Z">
        <w:r>
          <w:rPr>
            <w:rtl/>
          </w:rPr>
          <w:t xml:space="preserve">קמ"ל</w:t>
        </w:r>
      </w:ins>
      <w:del w:id="110648" w:author="קלוד" w:date="2026-10-11T13:11:34Z">
        <w:r w:rsidRPr="006F178A">
          <w:rPr>
            <w:rtl/>
          </w:rPr>
          <w:delText xml:space="preserve">גזר</w:delText>
        </w:r>
        <w:r>
          <w:rPr>
            <w:rtl/>
          </w:rPr>
          <w:delText xml:space="preserve">י'</w:delText>
        </w:r>
      </w:del>
      <w:r>
        <w:rPr>
          <w:rtl/>
        </w:rPr>
        <w:t xml:space="preserve"> </w:t>
      </w:r>
      <w:ins w:id="110645" w:author="קלוד" w:date="2026-10-11T13:11:34Z">
        <w:r>
          <w:rPr>
            <w:rtl/>
          </w:rPr>
          <w:t xml:space="preserve">שאין</w:t>
        </w:r>
      </w:ins>
      <w:del w:id="110646" w:author="קלוד" w:date="2026-10-11T13:11:34Z">
        <w:r>
          <w:rPr>
            <w:rtl/>
          </w:rPr>
          <w:delText xml:space="preserve">דאתי</w:delText>
        </w:r>
      </w:del>
      <w:r>
        <w:rPr>
          <w:rtl/>
        </w:rPr>
        <w:t xml:space="preserve"> </w:t>
      </w:r>
      <w:ins w:id="110643" w:author="קלוד" w:date="2026-10-11T13:11:34Z">
        <w:r>
          <w:rPr>
            <w:rtl/>
          </w:rPr>
          <w:t xml:space="preserve">גוזרים</w:t>
        </w:r>
      </w:ins>
      <w:del w:id="110644" w:author="קלוד" w:date="2026-10-11T13:11:34Z">
        <w:r>
          <w:rPr>
            <w:rtl/>
          </w:rPr>
          <w:delText xml:space="preserve">לאטמוני</w:delText>
        </w:r>
      </w:del>
      <w:r>
        <w:rPr>
          <w:rtl/>
        </w:rPr>
        <w:t xml:space="preserve"> </w:t>
      </w:r>
      <w:ins w:id="110641" w:author="קלוד" w:date="2026-10-11T13:11:34Z">
        <w:r>
          <w:rPr>
            <w:rtl/>
          </w:rPr>
          <w:t xml:space="preserve">שמא</w:t>
        </w:r>
      </w:ins>
      <w:del w:id="110642" w:author="קלוד" w:date="2026-10-11T13:11:34Z">
        <w:r>
          <w:rPr>
            <w:rtl/>
          </w:rPr>
          <w:delText xml:space="preserve">ברמץ,</w:delText>
        </w:r>
      </w:del>
      <w:r>
        <w:rPr>
          <w:rtl/>
        </w:rPr>
        <w:t xml:space="preserve"> </w:t>
      </w:r>
      <w:ins w:id="110639" w:author="קלוד" w:date="2026-10-11T13:11:34Z">
        <w:r>
          <w:rPr>
            <w:rtl/>
          </w:rPr>
          <w:t xml:space="preserve">יבוא להטמין ברמץ.</w:t>
        </w:r>
      </w:ins>
      <w:del w:id="110640" w:author="קלוד" w:date="2026-10-11T13:11:34Z">
        <w:r>
          <w:rPr>
            <w:rtl/>
          </w:rPr>
          <w:delText xml:space="preserve">ק</w:delText>
        </w:r>
        <w:r>
          <w:rPr>
            <w:rFonts w:hint="cs"/>
            <w:rtl/>
          </w:rPr>
          <w:delText xml:space="preserve">מ"ל</w:delText>
        </w:r>
        <w:r w:rsidRPr="006F178A">
          <w:rPr>
            <w:rtl/>
          </w:rPr>
          <w:delText xml:space="preserve">.</w:delText>
        </w:r>
      </w:del>
      <w:ins w:id="90057" w:author="מנוע מכני" w:date="2026-10-11T12:04:39Z"/>
      <w:del w:id="90058" w:author="מנוע מכני" w:date="2026-10-11T12:04:39Z">
        <w:r>
          <w:rPr>
            <w:rFonts w:hint="cs"/>
            <w:rtl/>
          </w:rPr>
          <w:delText xml:space="preserve">מ''ל</w:delText>
        </w:r>
      </w:del>
    </w:p>
    <w:p>
      <w:pPr>
        <w:pStyle w:val="afffff8"/>
        <w:rPr>
          <w:ins w:id="90093" w:author="קלוד" w:date="2026-10-11T12:33:55Z"/>
        </w:rPr>
      </w:pPr>
      <w:ins w:id="90094" w:author="קלוד" w:date="2026-10-11T12:33:55Z">
        <w:r>
          <w:rPr>
            <w:color w:val="7B3F00"/>
          </w:rPr>
          <w:t xml:space="preserve">מראית העין - אפילו בחדרי חדרים אסור</w:t>
        </w:r>
      </w:ins>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hint="cs"/>
          <w:rtl/>
        </w:rPr>
        <w:t>מ</w:t>
      </w:r>
      <w:r w:rsidRPr="006F178A">
        <w:rPr>
          <w:rStyle w:val="afffe"/>
          <w:rFonts w:ascii="Fb Fontext" w:hAnsi="Fb Fontext"/>
          <w:rtl/>
        </w:rPr>
        <w:t xml:space="preserve">י שנשרו </w:t>
      </w:r>
      <w:r w:rsidRPr="006F178A">
        <w:rPr>
          <w:rStyle w:val="2fb"/>
          <w:rtl/>
        </w:rPr>
        <w:t xml:space="preserve">ריא"ר</w:t>
      </w:r>
      <w:r w:rsidRPr="006F178A">
        <w:rPr>
          <w:rtl/>
        </w:rPr>
        <w:t xml:space="preserve"> כל מקום שאסרו חכמים מפני מראית העין - </w:t>
      </w:r>
      <w:ins w:id="90645" w:author="מנוע מכני" w:date="2026-10-11T12:04:39Z">
        <w:r>
          <w:rPr>
            <w:rtl/>
          </w:rPr>
          <w:t xml:space="preserve">אפי'</w:t>
        </w:r>
      </w:ins>
      <w:del w:id="90646" w:author="מנוע מכני" w:date="2026-10-11T12:04:39Z">
        <w:r w:rsidRPr="006F178A">
          <w:rPr>
            <w:rtl/>
          </w:rPr>
          <w:delText xml:space="preserve">אפילו</w:delText>
        </w:r>
      </w:del>
      <w:r w:rsidRPr="006F178A">
        <w:rPr>
          <w:rtl/>
        </w:rPr>
        <w:t xml:space="preserve"> בחדרי חדרים אסור.</w:t>
      </w:r>
    </w:p>
    <w:p w:rsidR="00E9703F" w:rsidRPr="006F178A" w:rsidRDefault="00E9703F" w:rsidP="00E9703F">
      <w:pPr>
        <w:rPr>
          <w:rStyle w:val="afffe"/>
          <w:rFonts w:ascii="Fb Fontext" w:hAnsi="Fb Fontext"/>
          <w:rtl/>
        </w:rPr>
      </w:pPr>
      <w:r w:rsidRPr="006F178A">
        <w:rPr>
          <w:rtl/>
        </w:rPr>
        <w:t>•</w:t>
      </w:r>
      <w:r w:rsidRPr="006F178A">
        <w:rPr>
          <w:rFonts w:hint="cs"/>
          <w:rtl/>
        </w:rPr>
        <w:t xml:space="preserve"> </w:t>
      </w:r>
      <w:r w:rsidRPr="006F178A">
        <w:rPr>
          <w:rStyle w:val="afffe"/>
          <w:rFonts w:ascii="Fb Fontext" w:hAnsi="Fb Fontext"/>
          <w:rtl/>
        </w:rPr>
        <w:t xml:space="preserve">שוטחן בחמה אבל </w:t>
      </w:r>
      <w:r w:rsidRPr="006F178A">
        <w:rPr>
          <w:rStyle w:val="afffe"/>
          <w:rFonts w:ascii="Fb Fontext" w:hAnsi="Fb Fontext"/>
          <w:rtl/>
        </w:rPr>
        <w:t xml:space="preserve">לא</w:t>
      </w:r>
      <w:r w:rsidRPr="006F178A">
        <w:rPr>
          <w:rStyle w:val="afffe"/>
          <w:rFonts w:ascii="Fb Fontext" w:hAnsi="Fb Fontext"/>
          <w:rtl/>
        </w:rPr>
        <w:t xml:space="preserve"> כנגד העם.</w:t>
      </w:r>
    </w:p>
    <w:p w:rsidR="00E9703F" w:rsidRPr="006F178A" w:rsidRDefault="00E9703F" w:rsidP="00E9703F">
      <w:pPr>
        <w:rPr>
          <w:rtl/>
        </w:rPr>
      </w:pPr>
      <w:r w:rsidRPr="006F178A">
        <w:rPr>
          <w:rtl/>
        </w:rPr>
        <w:t xml:space="preserve">תנאי היא. </w:t>
      </w:r>
      <w:r w:rsidRPr="006F178A">
        <w:rPr>
          <w:rtl/>
        </w:rPr>
        <w:t xml:space="preserve">דתניא</w:t>
      </w:r>
      <w:r w:rsidRPr="006F178A">
        <w:rPr>
          <w:rtl/>
        </w:rPr>
        <w:t xml:space="preserve">: שוטחן בחמה אבל </w:t>
      </w:r>
      <w:r w:rsidRPr="006F178A">
        <w:rPr>
          <w:rtl/>
        </w:rPr>
        <w:t xml:space="preserve">לא</w:t>
      </w:r>
      <w:r w:rsidRPr="006F178A">
        <w:rPr>
          <w:rtl/>
        </w:rPr>
        <w:t xml:space="preserve"> כנגד העם, </w:t>
      </w:r>
      <w:ins w:id="90649" w:author="מנוע מכני" w:date="2026-10-11T12:04:39Z">
        <w:r>
          <w:rPr>
            <w:rStyle w:val="2fb"/>
            <w:rtl/>
          </w:rPr>
          <w:t xml:space="preserve">ר"א</w:t>
        </w:r>
      </w:ins>
      <w:del w:id="90650" w:author="מנוע מכני" w:date="2026-10-11T12:04:39Z">
        <w:r w:rsidRPr="006F178A">
          <w:rPr>
            <w:rtl/>
          </w:rPr>
          <w:delText xml:space="preserve">רבי אלעזר</w:delText>
        </w:r>
      </w:del>
      <w:r w:rsidRPr="006F178A">
        <w:rPr>
          <w:rtl/>
        </w:rPr>
        <w:t xml:space="preserve"> </w:t>
      </w:r>
      <w:ins w:id="90647" w:author="מנוע מכני" w:date="2026-10-11T12:04:39Z">
        <w:r>
          <w:rPr>
            <w:rStyle w:val="2fb"/>
            <w:rtl/>
          </w:rPr>
          <w:t xml:space="preserve">ור"ש</w:t>
        </w:r>
      </w:ins>
      <w:del w:id="90648" w:author="מנוע מכני" w:date="2026-10-11T12:04:39Z">
        <w:r w:rsidRPr="006F178A">
          <w:rPr>
            <w:rtl/>
          </w:rPr>
          <w:delText xml:space="preserve">ורבי שמעון</w:delText>
        </w:r>
      </w:del>
      <w:r w:rsidRPr="006F178A">
        <w:rPr>
          <w:rtl/>
        </w:rPr>
        <w:t xml:space="preserve"> אוסרין.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קמז.</w:t>
      </w:r>
    </w:p>
    <w:p>
      <w:pPr>
        <w:pStyle w:val="afffff8"/>
        <w:rPr>
          <w:ins w:id="90091" w:author="קלוד" w:date="2026-10-11T12:33:55Z"/>
        </w:rPr>
      </w:pPr>
      <w:ins w:id="90092" w:author="קלוד" w:date="2026-10-11T12:33:55Z">
        <w:r>
          <w:rPr>
            <w:color w:val="7B3F00"/>
          </w:rPr>
          <w:t xml:space="preserve">ניעור טלית מעפר בשבת - חייב משום ליבון</w:t>
        </w:r>
      </w:ins>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אמר</w:t>
      </w:r>
      <w:r w:rsidRPr="006F178A">
        <w:rPr>
          <w:rFonts w:ascii="Fb Fontext" w:hAnsi="Fb Fontext"/>
          <w:rtl/>
        </w:rPr>
        <w:t xml:space="preserve"> </w:t>
      </w:r>
      <w:ins w:id="90651" w:author="מנוע מכני" w:date="2026-10-11T12:04:39Z">
        <w:r>
          <w:rPr>
            <w:rStyle w:val="2fb"/>
            <w:rFonts w:ascii="Fb Fontext" w:hAnsi="Fb Fontext"/>
            <w:rtl/>
          </w:rPr>
          <w:t xml:space="preserve">ר"ה</w:t>
        </w:r>
      </w:ins>
      <w:del w:id="90652" w:author="מנוע מכני" w:date="2026-10-11T12:04:39Z">
        <w:r w:rsidRPr="006F178A">
          <w:rPr>
            <w:rFonts w:ascii="Fb Fontext" w:hAnsi="Fb Fontext"/>
            <w:rtl/>
          </w:rPr>
          <w:delText xml:space="preserve">רב הונא</w:delText>
        </w:r>
      </w:del>
      <w:r w:rsidRPr="006F178A">
        <w:rPr>
          <w:rFonts w:ascii="Fb Fontext" w:hAnsi="Fb Fontext"/>
          <w:rtl/>
        </w:rPr>
        <w:t xml:space="preserve"> המנער טליתו בשבת [מן העפר] - חייב חטאת. [ליבון]</w:t>
      </w:r>
    </w:p>
    <w:p w:rsidR="00E9703F" w:rsidRPr="006F178A" w:rsidRDefault="00E9703F" w:rsidP="00E9703F">
      <w:pPr>
        <w:rPr>
          <w:rtl/>
        </w:rPr>
      </w:pPr>
      <w:r w:rsidRPr="006F178A">
        <w:rPr>
          <w:rtl/>
        </w:rPr>
        <w:t xml:space="preserve">ולא </w:t>
      </w:r>
      <w:ins w:id="110657" w:author="קלוד" w:date="2026-10-11T13:11:34Z">
        <w:r>
          <w:rPr>
            <w:rtl/>
          </w:rPr>
          <w:t xml:space="preserve">אמרנו</w:t>
        </w:r>
      </w:ins>
      <w:del w:id="110658" w:author="קלוד" w:date="2026-10-11T13:11:34Z">
        <w:r w:rsidRPr="006F178A">
          <w:rPr>
            <w:rtl/>
          </w:rPr>
          <w:delText xml:space="preserve">אמרן</w:delText>
        </w:r>
      </w:del>
      <w:r w:rsidRPr="006F178A">
        <w:rPr>
          <w:rtl/>
        </w:rPr>
        <w:t xml:space="preserve"> אלא </w:t>
      </w:r>
      <w:ins w:id="110655" w:author="קלוד" w:date="2026-10-11T13:11:34Z">
        <w:r>
          <w:rPr>
            <w:rtl/>
          </w:rPr>
          <w:t xml:space="preserve">בחדשים,</w:t>
        </w:r>
      </w:ins>
      <w:del w:id="110656" w:author="קלוד" w:date="2026-10-11T13:11:34Z">
        <w:r w:rsidRPr="006F178A">
          <w:rPr>
            <w:rtl/>
          </w:rPr>
          <w:delText xml:space="preserve">בחדתי,</w:delText>
        </w:r>
      </w:del>
      <w:r w:rsidRPr="006F178A">
        <w:rPr>
          <w:rtl/>
        </w:rPr>
        <w:t xml:space="preserve"> אבל </w:t>
      </w:r>
      <w:ins w:id="110653" w:author="קלוד" w:date="2026-10-11T13:11:34Z">
        <w:r>
          <w:rPr>
            <w:rtl/>
          </w:rPr>
          <w:t xml:space="preserve">בישנים</w:t>
        </w:r>
      </w:ins>
      <w:del w:id="110654" w:author="קלוד" w:date="2026-10-11T13:11:34Z">
        <w:r w:rsidRPr="006F178A">
          <w:rPr>
            <w:rtl/>
          </w:rPr>
          <w:delText xml:space="preserve">בעתיקי</w:delText>
        </w:r>
      </w:del>
      <w:r w:rsidRPr="006F178A">
        <w:rPr>
          <w:rtl/>
        </w:rPr>
        <w:t xml:space="preserve"> - </w:t>
      </w:r>
      <w:ins w:id="93861" w:author="מנוע מכני" w:date="2026-10-11T12:04:39Z">
        <w:r>
          <w:rPr>
            <w:rtl/>
          </w:rPr>
          <w:t xml:space="preserve">אין</w:t>
        </w:r>
      </w:ins>
      <w:del w:id="93862" w:author="מנוע מכני" w:date="2026-10-11T12:04:39Z">
        <w:r w:rsidRPr="006F178A">
          <w:rPr>
            <w:rtl/>
          </w:rPr>
          <w:delText xml:space="preserve">לית</w:delText>
        </w:r>
      </w:del>
      <w:r w:rsidRPr="006F178A">
        <w:rPr>
          <w:rtl/>
        </w:rPr>
        <w:t xml:space="preserve"> </w:t>
      </w:r>
      <w:ins w:id="95813" w:author="מנוע מכני" w:date="2026-10-11T12:04:39Z">
        <w:r>
          <w:rPr>
            <w:rtl/>
          </w:rPr>
          <w:t xml:space="preserve">לנו</w:t>
        </w:r>
      </w:ins>
      <w:del w:id="95814" w:author="מנוע מכני" w:date="2026-10-11T12:04:39Z">
        <w:r w:rsidRPr="006F178A">
          <w:rPr>
            <w:rtl/>
          </w:rPr>
          <w:delText xml:space="preserve">לן</w:delText>
        </w:r>
      </w:del>
      <w:r w:rsidRPr="006F178A">
        <w:rPr>
          <w:rtl/>
        </w:rPr>
        <w:t xml:space="preserve"> בה.</w:t>
      </w:r>
    </w:p>
    <w:p w:rsidR="00E9703F" w:rsidRPr="006F178A" w:rsidRDefault="00E9703F" w:rsidP="00E9703F">
      <w:pPr>
        <w:rPr>
          <w:rtl/>
        </w:rPr>
      </w:pPr>
      <w:r w:rsidRPr="006F178A">
        <w:rPr>
          <w:rFonts w:ascii="Fb Fontext" w:hAnsi="Fb Fontext"/>
          <w:sz w:val="20"/>
          <w:rtl/>
        </w:rPr>
        <w:t xml:space="preserve">ולא </w:t>
      </w:r>
      <w:ins w:id="110667" w:author="קלוד" w:date="2026-10-11T13:11:34Z">
        <w:r>
          <w:rPr>
            <w:rFonts w:ascii="Fb Fontext" w:hAnsi="Fb Fontext"/>
            <w:sz w:val="20"/>
            <w:rtl/>
          </w:rPr>
          <w:t xml:space="preserve">אמרנו</w:t>
        </w:r>
      </w:ins>
      <w:del w:id="110668" w:author="קלוד" w:date="2026-10-11T13:11:34Z">
        <w:r w:rsidRPr="006F178A">
          <w:rPr>
            <w:rFonts w:ascii="Fb Fontext" w:hAnsi="Fb Fontext"/>
            <w:sz w:val="20"/>
            <w:rtl/>
          </w:rPr>
          <w:delText xml:space="preserve">אמרן</w:delText>
        </w:r>
      </w:del>
      <w:r w:rsidRPr="006F178A">
        <w:rPr>
          <w:rFonts w:ascii="Fb Fontext" w:hAnsi="Fb Fontext"/>
          <w:sz w:val="20"/>
          <w:rtl/>
        </w:rPr>
        <w:t xml:space="preserve"> אלא </w:t>
      </w:r>
      <w:ins w:id="110665" w:author="קלוד" w:date="2026-10-11T13:11:34Z">
        <w:r>
          <w:rPr>
            <w:rFonts w:ascii="Fb Fontext" w:hAnsi="Fb Fontext"/>
            <w:sz w:val="20"/>
            <w:rtl/>
          </w:rPr>
          <w:t xml:space="preserve">בשחורים,</w:t>
        </w:r>
      </w:ins>
      <w:del w:id="110666" w:author="קלוד" w:date="2026-10-11T13:11:34Z">
        <w:r w:rsidRPr="006F178A">
          <w:rPr>
            <w:rFonts w:ascii="Fb Fontext" w:hAnsi="Fb Fontext"/>
            <w:sz w:val="20"/>
            <w:rtl/>
          </w:rPr>
          <w:delText xml:space="preserve">באוכמי,</w:delText>
        </w:r>
      </w:del>
      <w:r w:rsidRPr="006F178A">
        <w:rPr>
          <w:rFonts w:ascii="Fb Fontext" w:hAnsi="Fb Fontext"/>
          <w:sz w:val="20"/>
          <w:rtl/>
        </w:rPr>
        <w:t xml:space="preserve"> אבל </w:t>
      </w:r>
      <w:ins w:id="110663" w:author="קלוד" w:date="2026-10-11T13:11:34Z">
        <w:r>
          <w:rPr>
            <w:rFonts w:ascii="Fb Fontext" w:hAnsi="Fb Fontext"/>
            <w:sz w:val="20"/>
            <w:rtl/>
          </w:rPr>
          <w:t xml:space="preserve">בלבנים</w:t>
        </w:r>
      </w:ins>
      <w:del w:id="110664" w:author="קלוד" w:date="2026-10-11T13:11:34Z">
        <w:r w:rsidRPr="006F178A">
          <w:rPr>
            <w:rFonts w:ascii="Fb Fontext" w:hAnsi="Fb Fontext"/>
            <w:sz w:val="20"/>
            <w:rtl/>
          </w:rPr>
          <w:delText xml:space="preserve">בחיורי</w:delText>
        </w:r>
      </w:del>
      <w:r w:rsidRPr="006F178A">
        <w:rPr>
          <w:rFonts w:ascii="Fb Fontext" w:hAnsi="Fb Fontext"/>
          <w:sz w:val="20"/>
          <w:rtl/>
        </w:rPr>
        <w:t xml:space="preserve"> </w:t>
      </w:r>
      <w:ins w:id="110661" w:author="קלוד" w:date="2026-10-11T13:11:34Z">
        <w:r>
          <w:rPr>
            <w:rFonts w:ascii="Fb Fontext" w:hAnsi="Fb Fontext"/>
            <w:sz w:val="20"/>
            <w:rtl/>
          </w:rPr>
          <w:t xml:space="preserve">ואדומים</w:t>
        </w:r>
      </w:ins>
      <w:del w:id="110662" w:author="קלוד" w:date="2026-10-11T13:11:34Z">
        <w:r w:rsidRPr="006F178A">
          <w:rPr>
            <w:rFonts w:ascii="Fb Fontext" w:hAnsi="Fb Fontext"/>
            <w:sz w:val="20"/>
            <w:rtl/>
          </w:rPr>
          <w:delText xml:space="preserve">וסומקי</w:delText>
        </w:r>
      </w:del>
      <w:r w:rsidRPr="006F178A">
        <w:rPr>
          <w:rFonts w:ascii="Fb Fontext" w:hAnsi="Fb Fontext"/>
          <w:sz w:val="20"/>
          <w:rtl/>
        </w:rPr>
        <w:t xml:space="preserve"> - </w:t>
      </w:r>
      <w:ins w:id="93865" w:author="מנוע מכני" w:date="2026-10-11T12:04:39Z">
        <w:r>
          <w:rPr>
            <w:rFonts w:ascii="Fb Fontext" w:hAnsi="Fb Fontext"/>
            <w:sz w:val="20"/>
            <w:rtl/>
          </w:rPr>
          <w:t xml:space="preserve">אין</w:t>
        </w:r>
      </w:ins>
      <w:del w:id="93866" w:author="מנוע מכני" w:date="2026-10-11T12:04:39Z">
        <w:r w:rsidRPr="006F178A">
          <w:rPr>
            <w:rFonts w:ascii="Fb Fontext" w:hAnsi="Fb Fontext"/>
            <w:sz w:val="20"/>
            <w:rtl/>
          </w:rPr>
          <w:delText xml:space="preserve">לית</w:delText>
        </w:r>
      </w:del>
      <w:r w:rsidRPr="006F178A">
        <w:rPr>
          <w:rFonts w:ascii="Fb Fontext" w:hAnsi="Fb Fontext"/>
          <w:sz w:val="20"/>
          <w:rtl/>
        </w:rPr>
        <w:t xml:space="preserve"> </w:t>
      </w:r>
      <w:ins w:id="95815" w:author="מנוע מכני" w:date="2026-10-11T12:04:39Z">
        <w:r>
          <w:rPr>
            <w:rFonts w:ascii="Fb Fontext" w:hAnsi="Fb Fontext"/>
            <w:sz w:val="20"/>
            <w:rtl/>
          </w:rPr>
          <w:t xml:space="preserve">לנו</w:t>
        </w:r>
      </w:ins>
      <w:del w:id="95816" w:author="מנוע מכני" w:date="2026-10-11T12:04:39Z">
        <w:r w:rsidRPr="006F178A">
          <w:rPr>
            <w:rFonts w:ascii="Fb Fontext" w:hAnsi="Fb Fontext"/>
            <w:sz w:val="20"/>
            <w:rtl/>
          </w:rPr>
          <w:delText xml:space="preserve">לן</w:delText>
        </w:r>
      </w:del>
      <w:r w:rsidRPr="006F178A">
        <w:rPr>
          <w:rFonts w:ascii="Fb Fontext" w:hAnsi="Fb Fontext"/>
          <w:sz w:val="20"/>
          <w:rtl/>
        </w:rPr>
        <w:t xml:space="preserve"> בה. והוא </w:t>
      </w:r>
      <w:ins w:id="110659" w:author="קלוד" w:date="2026-10-11T13:11:34Z">
        <w:r>
          <w:rPr>
            <w:rFonts w:ascii="Fb Fontext" w:hAnsi="Fb Fontext"/>
            <w:sz w:val="20"/>
            <w:rtl/>
          </w:rPr>
          <w:t xml:space="preserve">שמקפיד</w:t>
        </w:r>
      </w:ins>
      <w:del w:id="110660" w:author="קלוד" w:date="2026-10-11T13:11:34Z">
        <w:r w:rsidRPr="006F178A">
          <w:rPr>
            <w:rFonts w:ascii="Fb Fontext" w:hAnsi="Fb Fontext"/>
            <w:sz w:val="20"/>
            <w:rtl/>
          </w:rPr>
          <w:delText xml:space="preserve">דקפיד</w:delText>
        </w:r>
      </w:del>
      <w:r w:rsidRPr="006F178A">
        <w:rPr>
          <w:rFonts w:ascii="Fb Fontext" w:hAnsi="Fb Fontext"/>
          <w:sz w:val="20"/>
          <w:rtl/>
        </w:rPr>
        <w:t xml:space="preserve"> </w:t>
      </w:r>
      <w:ins w:id="93863" w:author="מנוע מכני" w:date="2026-10-11T12:04:39Z">
        <w:r>
          <w:rPr>
            <w:rFonts w:ascii="Fb Fontext" w:hAnsi="Fb Fontext"/>
            <w:sz w:val="20"/>
            <w:rtl/>
          </w:rPr>
          <w:t xml:space="preserve">עליהם</w:t>
        </w:r>
      </w:ins>
      <w:del w:id="93864" w:author="מנוע מכני" w:date="2026-10-11T12:04:39Z">
        <w:r w:rsidRPr="006F178A">
          <w:rPr>
            <w:rFonts w:ascii="Fb Fontext" w:hAnsi="Fb Fontext"/>
            <w:sz w:val="20"/>
            <w:rtl/>
          </w:rPr>
          <w:delText xml:space="preserve">עלייהו</w:delText>
        </w:r>
      </w:del>
      <w:r w:rsidRPr="006F178A">
        <w:rPr>
          <w:rFonts w:ascii="Fb Fontext" w:hAnsi="Fb Fontext"/>
          <w:sz w:val="20"/>
          <w:rtl/>
        </w:rPr>
        <w:t xml:space="preserve">.</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עולא</w:t>
      </w:r>
      <w:r w:rsidRPr="006F178A">
        <w:rPr>
          <w:rFonts w:ascii="Fb Fontext" w:hAnsi="Fb Fontext"/>
          <w:rtl/>
        </w:rPr>
        <w:t xml:space="preserve"> הזדמן לפומבדיתא, </w:t>
      </w:r>
      <w:ins w:id="110677" w:author="קלוד" w:date="2026-10-11T13:11:34Z">
        <w:r>
          <w:rPr>
            <w:rFonts w:ascii="Fb Fontext" w:hAnsi="Fb Fontext"/>
            <w:rtl/>
          </w:rPr>
          <w:t xml:space="preserve">ראה</w:t>
        </w:r>
      </w:ins>
      <w:del w:id="110678" w:author="קלוד" w:date="2026-10-11T13:11:34Z">
        <w:r w:rsidRPr="006F178A">
          <w:rPr>
            <w:rFonts w:ascii="Fb Fontext" w:hAnsi="Fb Fontext"/>
            <w:rtl/>
          </w:rPr>
          <w:delText xml:space="preserve">חזא</w:delText>
        </w:r>
      </w:del>
      <w:r w:rsidRPr="006F178A">
        <w:rPr>
          <w:rFonts w:ascii="Fb Fontext" w:hAnsi="Fb Fontext"/>
          <w:rtl/>
        </w:rPr>
        <w:t xml:space="preserve"> </w:t>
      </w:r>
      <w:ins w:id="110675" w:author="קלוד" w:date="2026-10-11T13:11:34Z">
        <w:r>
          <w:rPr>
            <w:rFonts w:ascii="Fb Fontext" w:hAnsi="Fb Fontext"/>
            <w:rtl/>
          </w:rPr>
          <w:t xml:space="preserve">חכמים</w:t>
        </w:r>
      </w:ins>
      <w:del w:id="110676" w:author="קלוד" w:date="2026-10-11T13:11:34Z">
        <w:r w:rsidRPr="006F178A">
          <w:rPr>
            <w:rFonts w:ascii="Fb Fontext" w:hAnsi="Fb Fontext"/>
            <w:rtl/>
          </w:rPr>
          <w:delText xml:space="preserve">רבנן</w:delText>
        </w:r>
      </w:del>
      <w:r w:rsidRPr="006F178A">
        <w:rPr>
          <w:rFonts w:ascii="Fb Fontext" w:hAnsi="Fb Fontext"/>
          <w:rtl/>
        </w:rPr>
        <w:t xml:space="preserve"> </w:t>
      </w:r>
      <w:ins w:id="110673" w:author="קלוד" w:date="2026-10-11T13:11:34Z">
        <w:r>
          <w:rPr>
            <w:rFonts w:ascii="Fb Fontext" w:hAnsi="Fb Fontext"/>
            <w:rtl/>
          </w:rPr>
          <w:t xml:space="preserve">שמנערים</w:t>
        </w:r>
      </w:ins>
      <w:del w:id="110674" w:author="קלוד" w:date="2026-10-11T13:11:34Z">
        <w:r>
          <w:rPr>
            <w:rFonts w:ascii="Fb Fontext" w:hAnsi="Fb Fontext"/>
            <w:rtl/>
          </w:rPr>
          <w:delText xml:space="preserve">ד</w:delText>
        </w:r>
        <w:r w:rsidRPr="006F178A">
          <w:rPr>
            <w:rFonts w:ascii="Fb Fontext" w:hAnsi="Fb Fontext"/>
            <w:rtl/>
          </w:rPr>
          <w:delText xml:space="preserve">מנפצי</w:delText>
        </w:r>
      </w:del>
      <w:r>
        <w:rPr>
          <w:rFonts w:ascii="Fb Fontext" w:hAnsi="Fb Fontext"/>
          <w:rtl/>
        </w:rPr>
        <w:t xml:space="preserve"> </w:t>
      </w:r>
      <w:ins w:id="90687" w:author="Claude - סמנטי" w:date="2026-10-11T12:28:21Z">
        <w:r>
          <w:rPr>
            <w:rFonts w:ascii="Fb Fontext" w:hAnsi="Fb Fontext"/>
            <w:rtl/>
          </w:rPr>
          <w:t xml:space="preserve">גלימותיהם</w:t>
        </w:r>
      </w:ins>
      <w:del w:id="90688" w:author="Claude - סמנטי" w:date="2026-10-11T12:28:21Z">
        <w:r>
          <w:rPr>
            <w:rFonts w:ascii="Fb Fontext" w:hAnsi="Fb Fontext"/>
            <w:rtl/>
          </w:rPr>
          <w:delText xml:space="preserve">גלימייהו</w:delText>
        </w:r>
      </w:del>
      <w:r>
        <w:rPr>
          <w:rFonts w:ascii="Fb Fontext" w:hAnsi="Fb Fontext"/>
          <w:rtl/>
        </w:rPr>
        <w:t xml:space="preserve">. </w:t>
      </w:r>
      <w:r>
        <w:rPr>
          <w:rFonts w:ascii="Fb Fontext" w:hAnsi="Fb Fontext"/>
          <w:rtl/>
        </w:rPr>
        <w:t xml:space="preserve">אמר</w:t>
      </w:r>
      <w:r>
        <w:rPr>
          <w:rFonts w:ascii="Fb Fontext" w:hAnsi="Fb Fontext"/>
          <w:rtl/>
        </w:rPr>
        <w:t xml:space="preserve">: </w:t>
      </w:r>
      <w:ins w:id="110671" w:author="קלוד" w:date="2026-10-11T13:11:34Z">
        <w:r>
          <w:rPr>
            <w:rFonts w:ascii="Fb Fontext" w:hAnsi="Fb Fontext"/>
            <w:rtl/>
          </w:rPr>
          <w:t xml:space="preserve">מחללים</w:t>
        </w:r>
      </w:ins>
      <w:del w:id="110672" w:author="קלוד" w:date="2026-10-11T13:11:34Z">
        <w:r w:rsidRPr="006F178A">
          <w:rPr>
            <w:rFonts w:ascii="Fb Fontext" w:hAnsi="Fb Fontext"/>
            <w:rtl/>
          </w:rPr>
          <w:delText xml:space="preserve">מחללין</w:delText>
        </w:r>
      </w:del>
      <w:r w:rsidRPr="006F178A">
        <w:rPr>
          <w:rFonts w:ascii="Fb Fontext" w:hAnsi="Fb Fontext"/>
          <w:rtl/>
        </w:rPr>
        <w:t xml:space="preserve"> </w:t>
      </w:r>
      <w:ins w:id="110669" w:author="קלוד" w:date="2026-10-11T13:11:34Z">
        <w:r>
          <w:rPr>
            <w:rFonts w:ascii="Fb Fontext" w:hAnsi="Fb Fontext"/>
            <w:rtl/>
          </w:rPr>
          <w:t xml:space="preserve">חכמים</w:t>
        </w:r>
      </w:ins>
      <w:del w:id="110670" w:author="קלוד" w:date="2026-10-11T13:11:34Z">
        <w:r w:rsidRPr="006F178A">
          <w:rPr>
            <w:rFonts w:ascii="Fb Fontext" w:hAnsi="Fb Fontext"/>
            <w:rtl/>
          </w:rPr>
          <w:delText xml:space="preserve">רבנן</w:delText>
        </w:r>
      </w:del>
      <w:r w:rsidRPr="006F178A">
        <w:rPr>
          <w:rFonts w:ascii="Fb Fontext" w:hAnsi="Fb Fontext"/>
          <w:rtl/>
        </w:rPr>
        <w:t xml:space="preserve"> שבת.</w:t>
      </w:r>
    </w:p>
    <w:p>
      <w:pPr>
        <w:pStyle w:val="38"/>
        <w:rPr>
          <w:ins w:id="99148" w:author="מנוע מכני" w:date="2026-10-11T12:04:39Z"/>
        </w:rPr>
      </w:pPr>
      <w:r w:rsidRPr="006F178A">
        <w:t xml:space="preserve">אמר</w:t>
      </w:r>
      <w:r w:rsidRPr="006F178A">
        <w:t xml:space="preserve"> </w:t>
      </w:r>
      <w:ins w:id="94347" w:author="מנוע מכני" w:date="2026-10-11T12:04:39Z">
        <w:r>
          <w:t xml:space="preserve">להם</w:t>
        </w:r>
      </w:ins>
      <w:del w:id="94348" w:author="מנוע מכני" w:date="2026-10-11T12:04:39Z">
        <w:r w:rsidRPr="006F178A">
          <w:delText xml:space="preserve">להו</w:delText>
        </w:r>
      </w:del>
      <w:r w:rsidRPr="006F178A">
        <w:t xml:space="preserve"> רב יהודה:</w:t>
      </w:r>
    </w:p>
    <w:p w:rsidR="00E9703F" w:rsidRPr="002D0727" w:rsidRDefault="00E9703F" w:rsidP="00E9703F">
      <w:pPr>
        <w:rPr>
          <w:b/>
          <w:bCs/>
          <w:rtl/>
        </w:rPr>
      </w:pPr>
      <w:del w:id="99149" w:author="מנוע מכני" w:date="2026-10-11T12:04:39Z">
        <w:r w:rsidRPr="006F178A">
          <w:rPr>
            <w:rtl/>
          </w:rPr>
          <w:delText xml:space="preserve"> </w:delText>
        </w:r>
      </w:del>
      <w:ins w:id="110683" w:author="קלוד" w:date="2026-10-11T13:11:34Z">
        <w:r>
          <w:rPr>
            <w:rtl/>
          </w:rPr>
          <w:t xml:space="preserve">נערו</w:t>
        </w:r>
      </w:ins>
      <w:del w:id="110684" w:author="קלוד" w:date="2026-10-11T13:11:34Z">
        <w:r w:rsidRPr="006F178A">
          <w:rPr>
            <w:rtl/>
          </w:rPr>
          <w:delText xml:space="preserve">נפוצי</w:delText>
        </w:r>
      </w:del>
      <w:r w:rsidRPr="006F178A">
        <w:rPr>
          <w:rtl/>
        </w:rPr>
        <w:t xml:space="preserve"> </w:t>
      </w:r>
      <w:ins w:id="93869" w:author="מנוע מכני" w:date="2026-10-11T12:04:39Z">
        <w:ins w:id="110681" w:author="קלוד" w:date="2026-10-11T13:11:34Z">
          <w:r>
            <w:rPr>
              <w:rtl/>
            </w:rPr>
            <w:t xml:space="preserve">בפניו,</w:t>
          </w:r>
        </w:ins>
        <w:del w:id="110682" w:author="קלוד" w:date="2026-10-11T13:11:34Z">
          <w:r>
            <w:rPr>
              <w:rtl/>
            </w:rPr>
            <w:delText xml:space="preserve">לו</w:delText>
          </w:r>
        </w:del>
      </w:ins>
      <w:del w:id="93870" w:author="מנוע מכני" w:date="2026-10-11T12:04:39Z">
        <w:r w:rsidRPr="006F178A">
          <w:rPr>
            <w:rtl/>
          </w:rPr>
          <w:delText xml:space="preserve">ליה</w:delText>
        </w:r>
      </w:del>
      <w:r w:rsidRPr="006F178A">
        <w:rPr>
          <w:rtl/>
        </w:rPr>
        <w:t xml:space="preserve"> </w:t>
      </w:r>
      <w:ins w:id="110679" w:author="קלוד" w:date="2026-10-11T13:11:34Z">
        <w:r>
          <w:rPr>
            <w:rtl/>
          </w:rPr>
          <w:t xml:space="preserve">אנו</w:t>
        </w:r>
      </w:ins>
      <w:del w:id="110680" w:author="קלוד" w:date="2026-10-11T13:11:34Z">
        <w:r w:rsidRPr="006F178A">
          <w:rPr>
            <w:rtl/>
          </w:rPr>
          <w:delText xml:space="preserve">באפיה, אנן</w:delText>
        </w:r>
      </w:del>
      <w:r w:rsidRPr="006F178A">
        <w:rPr>
          <w:rtl/>
        </w:rPr>
        <w:t xml:space="preserve"> </w:t>
      </w:r>
      <w:r w:rsidRPr="006F178A">
        <w:rPr>
          <w:rtl/>
        </w:rPr>
        <w:t xml:space="preserve">לא</w:t>
      </w:r>
      <w:r w:rsidRPr="006F178A">
        <w:rPr>
          <w:rtl/>
        </w:rPr>
        <w:t xml:space="preserve"> </w:t>
      </w:r>
      <w:ins w:id="90689" w:author="Claude - סמנטי" w:date="2026-10-11T12:28:21Z">
        <w:r>
          <w:rPr>
            <w:rtl/>
          </w:rPr>
          <w:t xml:space="preserve">מקפידים</w:t>
        </w:r>
      </w:ins>
      <w:del w:id="90690" w:author="Claude - סמנטי" w:date="2026-10-11T12:28:21Z">
        <w:r w:rsidRPr="006F178A">
          <w:rPr>
            <w:rtl/>
          </w:rPr>
          <w:delText xml:space="preserve">קפדינן</w:delText>
        </w:r>
      </w:del>
      <w:r w:rsidRPr="006F178A">
        <w:rPr>
          <w:rtl/>
        </w:rPr>
        <w:t xml:space="preserve"> </w:t>
      </w:r>
      <w:ins w:id="93867" w:author="מנוע מכני" w:date="2026-10-11T12:04:39Z">
        <w:r>
          <w:rPr>
            <w:rtl/>
          </w:rPr>
          <w:t xml:space="preserve">כלום</w:t>
        </w:r>
      </w:ins>
      <w:del w:id="93868" w:author="מנוע מכני" w:date="2026-10-11T12:04:39Z">
        <w:r w:rsidRPr="006F178A">
          <w:rPr>
            <w:rtl/>
          </w:rPr>
          <w:delText xml:space="preserve">מידי</w:delText>
        </w:r>
      </w:del>
      <w:r w:rsidRPr="006F178A">
        <w:rPr>
          <w:rtl/>
        </w:rPr>
        <w:t xml:space="preserve">.</w:t>
      </w:r>
    </w:p>
    <w:p w:rsidR="00E9703F" w:rsidRPr="006F178A" w:rsidRDefault="00E9703F" w:rsidP="00E9703F">
      <w:pPr>
        <w:rPr>
          <w:rtl/>
        </w:rPr>
      </w:pPr>
      <w:r w:rsidRPr="002D0727">
        <w:rPr>
          <w:rStyle w:val="2fb"/>
          <w:b/>
          <w:bCs/>
          <w:rtl/>
        </w:rPr>
        <w:t>אביי</w:t>
      </w:r>
      <w:r w:rsidRPr="006F178A">
        <w:rPr>
          <w:rtl/>
        </w:rPr>
        <w:t xml:space="preserve"> ה</w:t>
      </w:r>
      <w:r>
        <w:rPr>
          <w:rFonts w:hint="cs"/>
          <w:rtl/>
        </w:rPr>
        <w:t xml:space="preserve">יה לפני </w:t>
      </w:r>
      <w:r w:rsidRPr="006F178A">
        <w:rPr>
          <w:rStyle w:val="2fb"/>
          <w:rtl/>
        </w:rPr>
        <w:t xml:space="preserve">רב יוסף</w:t>
      </w:r>
      <w:r w:rsidRPr="006F178A">
        <w:rPr>
          <w:rtl/>
        </w:rPr>
        <w:t xml:space="preserve">, </w:t>
      </w:r>
      <w:r w:rsidRPr="006F178A">
        <w:rPr>
          <w:rtl/>
        </w:rPr>
        <w:t xml:space="preserve">אמר</w:t>
      </w:r>
      <w:r w:rsidRPr="006F178A">
        <w:rPr>
          <w:rtl/>
        </w:rPr>
        <w:t xml:space="preserve"> </w:t>
      </w:r>
      <w:ins w:id="93873" w:author="מנוע מכני" w:date="2026-10-11T12:04:39Z">
        <w:ins w:id="110695" w:author="קלוד" w:date="2026-10-11T13:11:34Z">
          <w:r>
            <w:rPr>
              <w:rtl/>
            </w:rPr>
            <w:t xml:space="preserve">לו</w:t>
          </w:r>
        </w:ins>
        <w:del w:id="110696" w:author="קלוד" w:date="2026-10-11T13:11:34Z">
          <w:r>
            <w:rPr>
              <w:rtl/>
            </w:rPr>
            <w:delText xml:space="preserve">לו</w:delText>
          </w:r>
          <w:r w:rsidRPr="006F178A">
            <w:rPr>
              <w:rtl/>
            </w:rPr>
            <w:delText xml:space="preserve">:</w:delText>
          </w:r>
        </w:del>
      </w:ins>
      <w:del w:id="93874" w:author="מנוע מכני" w:date="2026-10-11T12:04:39Z">
        <w:r w:rsidRPr="006F178A">
          <w:rPr>
            <w:rtl/>
          </w:rPr>
          <w:delText xml:space="preserve">ליה</w:delText>
        </w:r>
      </w:del>
      <w:r w:rsidRPr="006F178A">
        <w:rPr>
          <w:rtl/>
        </w:rPr>
        <w:t xml:space="preserve"> </w:t>
      </w:r>
      <w:ins w:id="110693" w:author="קלוד" w:date="2026-10-11T13:11:34Z">
        <w:r>
          <w:rPr>
            <w:rStyle w:val="afffffe"/>
            <w:rtl/>
          </w:rPr>
          <w:t xml:space="preserve">רב יוסף</w:t>
        </w:r>
        <w:r>
          <w:rPr>
            <w:rtl/>
          </w:rPr>
          <w:t xml:space="preserve">: תן</w:t>
        </w:r>
      </w:ins>
      <w:del w:id="110694" w:author="קלוד" w:date="2026-10-11T13:11:34Z">
        <w:r w:rsidRPr="006F178A">
          <w:rPr>
            <w:rtl/>
          </w:rPr>
          <w:delText xml:space="preserve">הב</w:delText>
        </w:r>
      </w:del>
      <w:r w:rsidRPr="006F178A">
        <w:rPr>
          <w:rtl/>
        </w:rPr>
        <w:t xml:space="preserve"> לי </w:t>
      </w:r>
      <w:ins w:id="110691" w:author="קלוד" w:date="2026-10-11T13:11:34Z">
        <w:r>
          <w:rPr>
            <w:rtl/>
          </w:rPr>
          <w:t xml:space="preserve">כובעי.</w:t>
        </w:r>
      </w:ins>
      <w:del w:id="110692" w:author="קלוד" w:date="2026-10-11T13:11:34Z">
        <w:r w:rsidRPr="006F178A">
          <w:rPr>
            <w:rtl/>
          </w:rPr>
          <w:delText xml:space="preserve">כומתאי.</w:delText>
        </w:r>
      </w:del>
      <w:r w:rsidRPr="006F178A">
        <w:rPr>
          <w:rtl/>
        </w:rPr>
        <w:t xml:space="preserve"> </w:t>
      </w:r>
      <w:ins w:id="110689" w:author="קלוד" w:date="2026-10-11T13:11:34Z">
        <w:r>
          <w:rPr>
            <w:rtl/>
          </w:rPr>
          <w:t xml:space="preserve">[ראה</w:t>
        </w:r>
      </w:ins>
      <w:del w:id="110690" w:author="קלוד" w:date="2026-10-11T13:11:34Z">
        <w:r w:rsidRPr="006F178A">
          <w:rPr>
            <w:rtl/>
          </w:rPr>
          <w:delText xml:space="preserve">[חזא</w:delText>
        </w:r>
      </w:del>
      <w:r w:rsidRPr="006F178A">
        <w:rPr>
          <w:rtl/>
        </w:rPr>
        <w:t xml:space="preserve"> </w:t>
      </w:r>
      <w:ins w:id="92017" w:author="מנוע מכני" w:date="2026-10-11T12:04:39Z">
        <w:ins w:id="110687" w:author="קלוד" w:date="2026-10-11T13:11:34Z">
          <w:r>
            <w:rPr>
              <w:rtl/>
            </w:rPr>
            <w:t xml:space="preserve">שיש]</w:t>
          </w:r>
        </w:ins>
        <w:del w:id="110688" w:author="קלוד" w:date="2026-10-11T13:11:34Z">
          <w:r>
            <w:rPr>
              <w:rtl/>
            </w:rPr>
            <w:delText xml:space="preserve">דיש</w:delText>
          </w:r>
          <w:r w:rsidRPr="006F178A">
            <w:rPr>
              <w:rtl/>
            </w:rPr>
            <w:delText xml:space="preserve">]</w:delText>
          </w:r>
        </w:del>
      </w:ins>
      <w:del w:id="92018" w:author="מנוע מכני" w:date="2026-10-11T12:04:39Z">
        <w:r w:rsidRPr="006F178A">
          <w:rPr>
            <w:rtl/>
          </w:rPr>
          <w:delText xml:space="preserve">דאיכא</w:delText>
        </w:r>
      </w:del>
      <w:r w:rsidRPr="006F178A">
        <w:rPr>
          <w:rtl/>
        </w:rPr>
        <w:t xml:space="preserve"> </w:t>
      </w:r>
      <w:ins w:id="110685" w:author="קלוד" w:date="2026-10-11T13:11:34Z">
        <w:r>
          <w:rPr>
            <w:rtl/>
          </w:rPr>
          <w:t xml:space="preserve">טל</w:t>
        </w:r>
      </w:ins>
      <w:del w:id="110686" w:author="קלוד" w:date="2026-10-11T13:11:34Z">
        <w:r w:rsidRPr="006F178A">
          <w:rPr>
            <w:rtl/>
          </w:rPr>
          <w:delText xml:space="preserve">טלא</w:delText>
        </w:r>
      </w:del>
      <w:r w:rsidRPr="006F178A">
        <w:rPr>
          <w:rtl/>
        </w:rPr>
        <w:t xml:space="preserve"> </w:t>
      </w:r>
      <w:ins w:id="93871" w:author="מנוע מכני" w:date="2026-10-11T12:04:39Z">
        <w:r>
          <w:rPr>
            <w:rtl/>
          </w:rPr>
          <w:t xml:space="preserve">עליו</w:t>
        </w:r>
      </w:ins>
      <w:del w:id="93872" w:author="מנוע מכני" w:date="2026-10-11T12:04:39Z">
        <w:r w:rsidRPr="006F178A">
          <w:rPr>
            <w:rtl/>
          </w:rPr>
          <w:delText xml:space="preserve">עליה</w:delText>
        </w:r>
      </w:del>
      <w:r w:rsidRPr="006F178A">
        <w:rPr>
          <w:rtl/>
        </w:rPr>
        <w:t xml:space="preserve">.</w:t>
      </w:r>
    </w:p>
    <w:p w:rsidR="00E9703F" w:rsidRPr="006F178A" w:rsidRDefault="00E9703F" w:rsidP="00E9703F">
      <w:pPr>
        <w:rPr>
          <w:rtl/>
        </w:rPr>
      </w:pPr>
      <w:ins w:id="95491" w:author="מנוע מכני" w:date="2026-10-11T12:04:39Z">
        <w:r>
          <w:rPr>
            <w:rtl/>
          </w:rPr>
          <w:t xml:space="preserve">היה</w:t>
        </w:r>
      </w:ins>
      <w:del w:id="95492" w:author="מנוע מכני" w:date="2026-10-11T12:04:39Z">
        <w:r w:rsidRPr="006F178A">
          <w:rPr>
            <w:rtl/>
          </w:rPr>
          <w:delText xml:space="preserve">הוה</w:delText>
        </w:r>
      </w:del>
      <w:r w:rsidRPr="006F178A">
        <w:rPr>
          <w:rtl/>
        </w:rPr>
        <w:t xml:space="preserve"> </w:t>
      </w:r>
      <w:ins w:id="110703" w:author="קלוד" w:date="2026-10-11T13:11:34Z">
        <w:r>
          <w:rPr>
            <w:rtl/>
          </w:rPr>
          <w:t xml:space="preserve">מהסס</w:t>
        </w:r>
      </w:ins>
      <w:del w:id="110704" w:author="קלוד" w:date="2026-10-11T13:11:34Z">
        <w:r w:rsidRPr="006F178A">
          <w:rPr>
            <w:rtl/>
          </w:rPr>
          <w:delText xml:space="preserve">קמחסם</w:delText>
        </w:r>
      </w:del>
      <w:r w:rsidRPr="006F178A">
        <w:rPr>
          <w:rtl/>
        </w:rPr>
        <w:t xml:space="preserve"> </w:t>
      </w:r>
      <w:ins w:id="90693" w:author="Claude - סמנטי" w:date="2026-10-11T12:28:21Z">
        <w:r>
          <w:rPr>
            <w:rtl/>
          </w:rPr>
          <w:t xml:space="preserve">לתת</w:t>
        </w:r>
      </w:ins>
      <w:del w:id="90694" w:author="Claude - סמנטי" w:date="2026-10-11T12:28:21Z">
        <w:r w:rsidRPr="006F178A">
          <w:rPr>
            <w:rtl/>
          </w:rPr>
          <w:delText xml:space="preserve">למיתבה</w:delText>
        </w:r>
      </w:del>
      <w:r w:rsidRPr="006F178A">
        <w:rPr>
          <w:rtl/>
        </w:rPr>
        <w:t xml:space="preserve"> </w:t>
      </w:r>
      <w:ins w:id="93877" w:author="מנוע מכני" w:date="2026-10-11T12:04:39Z">
        <w:r>
          <w:rPr>
            <w:rtl/>
          </w:rPr>
          <w:t xml:space="preserve">לו</w:t>
        </w:r>
      </w:ins>
      <w:del w:id="93878" w:author="מנוע מכני" w:date="2026-10-11T12:04:39Z">
        <w:r w:rsidRPr="006F178A">
          <w:rPr>
            <w:rtl/>
          </w:rPr>
          <w:delText xml:space="preserve">ליה</w:delText>
        </w:r>
      </w:del>
      <w:r w:rsidRPr="006F178A">
        <w:rPr>
          <w:rtl/>
        </w:rPr>
        <w:t xml:space="preserve">. </w:t>
      </w:r>
      <w:r w:rsidRPr="006F178A">
        <w:rPr>
          <w:rtl/>
        </w:rPr>
        <w:t xml:space="preserve">אמר</w:t>
      </w:r>
      <w:r w:rsidRPr="006F178A">
        <w:rPr>
          <w:rtl/>
        </w:rPr>
        <w:t xml:space="preserve"> </w:t>
      </w:r>
      <w:ins w:id="93879" w:author="מנוע מכני" w:date="2026-10-11T12:04:39Z">
        <w:r>
          <w:rPr>
            <w:rtl/>
          </w:rPr>
          <w:t xml:space="preserve">לו</w:t>
        </w:r>
      </w:ins>
      <w:del w:id="93880" w:author="מנוע מכני" w:date="2026-10-11T12:04:39Z">
        <w:r w:rsidRPr="006F178A">
          <w:rPr>
            <w:rtl/>
          </w:rPr>
          <w:delText xml:space="preserve">ליה</w:delText>
        </w:r>
      </w:del>
      <w:r w:rsidRPr="006F178A">
        <w:rPr>
          <w:rtl/>
        </w:rPr>
        <w:t xml:space="preserve">: </w:t>
      </w:r>
      <w:ins w:id="110701" w:author="קלוד" w:date="2026-10-11T13:11:34Z">
        <w:r>
          <w:rPr>
            <w:rtl/>
          </w:rPr>
          <w:t xml:space="preserve">נער</w:t>
        </w:r>
      </w:ins>
      <w:del w:id="110702" w:author="קלוד" w:date="2026-10-11T13:11:34Z">
        <w:r w:rsidRPr="006F178A">
          <w:rPr>
            <w:rtl/>
          </w:rPr>
          <w:delText xml:space="preserve">נפוץ</w:delText>
        </w:r>
      </w:del>
      <w:r w:rsidRPr="006F178A">
        <w:rPr>
          <w:rtl/>
        </w:rPr>
        <w:t xml:space="preserve"> </w:t>
      </w:r>
      <w:ins w:id="110699" w:author="קלוד" w:date="2026-10-11T13:11:34Z">
        <w:r>
          <w:rPr>
            <w:rtl/>
          </w:rPr>
          <w:t xml:space="preserve">והשלך,</w:t>
        </w:r>
      </w:ins>
      <w:del w:id="110700" w:author="קלוד" w:date="2026-10-11T13:11:34Z">
        <w:r w:rsidRPr="006F178A">
          <w:rPr>
            <w:rtl/>
          </w:rPr>
          <w:delText xml:space="preserve">שדי,</w:delText>
        </w:r>
      </w:del>
      <w:r w:rsidRPr="006F178A">
        <w:rPr>
          <w:rtl/>
        </w:rPr>
        <w:t xml:space="preserve"> </w:t>
      </w:r>
      <w:ins w:id="110697" w:author="קלוד" w:date="2026-10-11T13:11:34Z">
        <w:r>
          <w:rPr>
            <w:rtl/>
          </w:rPr>
          <w:t xml:space="preserve">אנו</w:t>
        </w:r>
      </w:ins>
      <w:del w:id="110698" w:author="קלוד" w:date="2026-10-11T13:11:34Z">
        <w:r w:rsidRPr="006F178A">
          <w:rPr>
            <w:rtl/>
          </w:rPr>
          <w:delText xml:space="preserve">אנן</w:delText>
        </w:r>
      </w:del>
      <w:r w:rsidRPr="006F178A">
        <w:rPr>
          <w:rtl/>
        </w:rPr>
        <w:t xml:space="preserve"> </w:t>
      </w:r>
      <w:r w:rsidRPr="006F178A">
        <w:rPr>
          <w:rtl/>
        </w:rPr>
        <w:t xml:space="preserve">לא</w:t>
      </w:r>
      <w:r w:rsidRPr="006F178A">
        <w:rPr>
          <w:rtl/>
        </w:rPr>
        <w:t xml:space="preserve"> </w:t>
      </w:r>
      <w:ins w:id="90691" w:author="Claude - סמנטי" w:date="2026-10-11T12:28:21Z">
        <w:r>
          <w:rPr>
            <w:rtl/>
          </w:rPr>
          <w:t xml:space="preserve">מקפידים</w:t>
        </w:r>
      </w:ins>
      <w:del w:id="90692" w:author="Claude - סמנטי" w:date="2026-10-11T12:28:21Z">
        <w:r w:rsidRPr="006F178A">
          <w:rPr>
            <w:rtl/>
          </w:rPr>
          <w:delText xml:space="preserve">קפדינן</w:delText>
        </w:r>
      </w:del>
      <w:r w:rsidRPr="006F178A">
        <w:rPr>
          <w:rtl/>
        </w:rPr>
        <w:t xml:space="preserve"> </w:t>
      </w:r>
      <w:ins w:id="93875" w:author="מנוע מכני" w:date="2026-10-11T12:04:39Z">
        <w:r>
          <w:rPr>
            <w:rtl/>
          </w:rPr>
          <w:t xml:space="preserve">כלום</w:t>
        </w:r>
      </w:ins>
      <w:del w:id="93876" w:author="מנוע מכני" w:date="2026-10-11T12:04:39Z">
        <w:r w:rsidRPr="006F178A">
          <w:rPr>
            <w:rtl/>
          </w:rPr>
          <w:delText xml:space="preserve">מידי</w:delText>
        </w:r>
      </w:del>
      <w:r w:rsidRPr="006F178A">
        <w:rPr>
          <w:rtl/>
        </w:rPr>
        <w:t xml:space="preserve">.</w:t>
      </w:r>
    </w:p>
    <w:p>
      <w:pPr>
        <w:pStyle w:val="afffff8"/>
        <w:rPr>
          <w:ins w:id="90089" w:author="קלוד" w:date="2026-10-11T12:33:55Z"/>
        </w:rPr>
      </w:pPr>
      <w:ins w:id="90090" w:author="קלוד" w:date="2026-10-11T12:33:55Z">
        <w:r>
          <w:rPr>
            <w:color w:val="7B3F00"/>
          </w:rPr>
          <w:t xml:space="preserve">יציאה בטלית על הכתף - חייב חטאת</w:t>
        </w:r>
      </w:ins>
    </w:p>
    <w:p>
      <w:pPr>
        <w:pStyle w:val="38"/>
        <w:rPr>
          <w:ins w:id="99151" w:author="מנוע מכני" w:date="2026-10-11T12:04:39Z"/>
        </w:rPr>
      </w:pPr>
      <w:del w:id="99150" w:author="מנוע מכני" w:date="2026-10-11T12:04:39Z">
        <w:r w:rsidRPr="006F178A">
          <w:delText xml:space="preserve">•</w:delText>
        </w:r>
      </w:del>
      <w:r w:rsidRPr="006F178A">
        <w:t xml:space="preserve"> ר</w:t>
      </w:r>
      <w:r w:rsidRPr="006F178A">
        <w:t xml:space="preserve">י"ו:</w:t>
      </w:r>
    </w:p>
    <w:p w:rsidR="00E9703F" w:rsidRDefault="00E9703F" w:rsidP="00E9703F">
      <w:pPr>
        <w:rPr>
          <w:rtl/>
        </w:rPr>
      </w:pPr>
      <w:del w:id="99152" w:author="מנוע מכני" w:date="2026-10-11T12:04:39Z">
        <w:r w:rsidRPr="006F178A">
          <w:rPr>
            <w:rtl/>
          </w:rPr>
          <w:delText xml:space="preserve"> </w:delText>
        </w:r>
      </w:del>
      <w:r w:rsidRPr="006F178A">
        <w:rPr>
          <w:rtl/>
        </w:rPr>
        <w:t xml:space="preserve">היוצא בטלית מקופלת מונחת לו על כתיפו בשבת חייב חטאת. [טלטול]</w:t>
      </w:r>
    </w:p>
    <w:p w:rsidR="00E9703F" w:rsidRPr="006F178A" w:rsidRDefault="00E9703F" w:rsidP="00E9703F">
      <w:pPr>
        <w:rPr>
          <w:rtl/>
        </w:rPr>
      </w:pPr>
      <w:r w:rsidRPr="006F178A">
        <w:rPr>
          <w:b/>
          <w:bCs/>
          <w:rtl/>
        </w:rPr>
        <w:t>ותנ"ה</w:t>
      </w:r>
      <w:r w:rsidRPr="006F178A">
        <w:rPr>
          <w:rtl/>
        </w:rPr>
        <w:t xml:space="preserve"> בסוחרי כסות וה"ה לכל אדם.</w:t>
      </w:r>
    </w:p>
    <w:p w:rsidR="00E9703F" w:rsidRPr="006F178A" w:rsidRDefault="00E9703F" w:rsidP="00E9703F">
      <w:pPr>
        <w:rPr>
          <w:rtl/>
        </w:rPr>
      </w:pPr>
      <w:r w:rsidRPr="006F178A">
        <w:rPr>
          <w:rFonts w:ascii="Fb Fontext" w:hAnsi="Fb Fontext"/>
          <w:sz w:val="20"/>
          <w:rtl/>
        </w:rPr>
        <w:t>וחנוני היוצא במעות הצרורין לו בסדינו חייב חטאת וה"ה לכל אדם.</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אבל הרטנין יוצאין בסודרין שעל כתיפן. וה"ה לכל אדם.</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w:t>
      </w:r>
      <w:r w:rsidRPr="006F178A">
        <w:rPr>
          <w:rtl/>
        </w:rPr>
        <w:t xml:space="preserve"> מעשה בהורקנוס בנו של </w:t>
      </w:r>
      <w:r w:rsidRPr="006F178A">
        <w:rPr>
          <w:rStyle w:val="2fb"/>
          <w:rtl/>
        </w:rPr>
        <w:t xml:space="preserve">ראב"ה</w:t>
      </w:r>
      <w:r w:rsidRPr="006F178A">
        <w:rPr>
          <w:rtl/>
        </w:rPr>
        <w:t xml:space="preserve"> שיצא בסודר שעל כתיפו בשבת, אלא שנימא כרוכה לו באצבעו.</w:t>
      </w:r>
    </w:p>
    <w:p w:rsidR="00E9703F" w:rsidRPr="00994307" w:rsidRDefault="00E9703F" w:rsidP="00E9703F">
      <w:pPr>
        <w:rPr>
          <w:spacing w:val="-4"/>
          <w:rtl/>
        </w:rPr>
      </w:pPr>
      <w:r w:rsidRPr="00994307">
        <w:rPr>
          <w:spacing w:val="-4"/>
          <w:rtl/>
        </w:rPr>
        <w:t xml:space="preserve">וכשבא הדבר לפני חכמים אמרו: </w:t>
      </w:r>
      <w:ins w:id="90653" w:author="מנוע מכני" w:date="2026-10-11T12:04:39Z">
        <w:r>
          <w:rPr>
            <w:spacing w:val="-4"/>
            <w:rtl/>
          </w:rPr>
          <w:t xml:space="preserve">אפי'</w:t>
        </w:r>
      </w:ins>
      <w:del w:id="90654" w:author="מנוע מכני" w:date="2026-10-11T12:04:39Z">
        <w:r w:rsidRPr="00994307">
          <w:rPr>
            <w:spacing w:val="-4"/>
            <w:rtl/>
          </w:rPr>
          <w:delText xml:space="preserve">אפילו</w:delText>
        </w:r>
      </w:del>
      <w:r w:rsidRPr="00994307">
        <w:rPr>
          <w:spacing w:val="-4"/>
          <w:rtl/>
        </w:rPr>
        <w:t xml:space="preserve"> אין נימא כרוכה לו באצבעו </w:t>
      </w:r>
      <w:ins w:id="110709" w:author="קלוד" w:date="2026-10-11T13:11:34Z">
        <w:r>
          <w:rPr>
            <w:spacing w:val="-4"/>
            <w:rtl/>
          </w:rPr>
          <w:t xml:space="preserve">-</w:t>
        </w:r>
      </w:ins>
      <w:del w:id="110710" w:author="קלוד" w:date="2026-10-11T13:11:34Z">
        <w:r w:rsidRPr="00994307">
          <w:rPr>
            <w:spacing w:val="-4"/>
            <w:rtl/>
          </w:rPr>
          <w:delText xml:space="preserve">שרי</w:delText>
        </w:r>
      </w:del>
      <w:r w:rsidRPr="00994307">
        <w:rPr>
          <w:spacing w:val="-4"/>
          <w:rtl/>
        </w:rPr>
        <w:t xml:space="preserve"> </w:t>
      </w:r>
      <w:ins w:id="110707" w:author="קלוד" w:date="2026-10-11T13:11:34Z">
        <w:r>
          <w:rPr>
            <w:spacing w:val="-4"/>
            <w:rtl/>
          </w:rPr>
          <w:t xml:space="preserve">מותר.</w:t>
        </w:r>
      </w:ins>
      <w:del w:id="110708" w:author="קלוד" w:date="2026-10-11T13:11:34Z">
        <w:r w:rsidRPr="00994307">
          <w:rPr>
            <w:spacing w:val="-4"/>
            <w:rtl/>
          </w:rPr>
          <w:delText xml:space="preserve">.</w:delText>
        </w:r>
      </w:del>
      <w:r w:rsidRPr="00994307">
        <w:rPr>
          <w:spacing w:val="-4"/>
          <w:rtl/>
        </w:rPr>
        <w:t xml:space="preserve"> ודרש </w:t>
      </w:r>
      <w:r w:rsidRPr="00994307">
        <w:rPr>
          <w:rStyle w:val="2fb"/>
          <w:spacing w:val="-4"/>
          <w:rtl/>
        </w:rPr>
        <w:t xml:space="preserve">ר"ח</w:t>
      </w:r>
      <w:r w:rsidRPr="00994307">
        <w:rPr>
          <w:spacing w:val="-4"/>
          <w:rtl/>
        </w:rPr>
        <w:t xml:space="preserve"> </w:t>
      </w:r>
      <w:ins w:id="93881" w:author="מנוע מכני" w:date="2026-10-11T12:04:39Z">
        <w:ins w:id="110705" w:author="קלוד" w:date="2026-10-11T13:11:34Z">
          <w:r>
            <w:rPr>
              <w:spacing w:val="-4"/>
              <w:rtl/>
            </w:rPr>
            <w:t xml:space="preserve">שכך</w:t>
          </w:r>
        </w:ins>
        <w:del w:id="110706" w:author="קלוד" w:date="2026-10-11T13:11:34Z">
          <w:r>
            <w:rPr>
              <w:spacing w:val="-4"/>
              <w:rtl/>
            </w:rPr>
            <w:delText xml:space="preserve">דכך</w:delText>
          </w:r>
        </w:del>
      </w:ins>
      <w:del w:id="93882" w:author="מנוע מכני" w:date="2026-10-11T12:04:39Z">
        <w:r w:rsidRPr="00994307">
          <w:rPr>
            <w:spacing w:val="-4"/>
            <w:rtl/>
          </w:rPr>
          <w:delText xml:space="preserve">דהכי</w:delText>
        </w:r>
      </w:del>
      <w:r w:rsidRPr="00994307">
        <w:rPr>
          <w:spacing w:val="-4"/>
          <w:rtl/>
        </w:rPr>
        <w:t xml:space="preserve"> הלכה.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מרזב </w:t>
      </w:r>
      <w:ins w:id="110715" w:author="קלוד" w:date="2026-10-11T13:11:34Z">
        <w:r>
          <w:rPr>
            <w:rFonts w:ascii="Fb Fontext" w:hAnsi="Fb Fontext"/>
            <w:rtl/>
          </w:rPr>
          <w:t xml:space="preserve">-</w:t>
        </w:r>
      </w:ins>
      <w:del w:id="110716" w:author="קלוד" w:date="2026-10-11T13:11:34Z">
        <w:r w:rsidRPr="006F178A">
          <w:rPr>
            <w:rFonts w:ascii="Fb Fontext" w:hAnsi="Fb Fontext"/>
            <w:rtl/>
          </w:rPr>
          <w:delText xml:space="preserve">-כיסי</w:delText>
        </w:r>
      </w:del>
      <w:r w:rsidRPr="006F178A">
        <w:rPr>
          <w:rFonts w:ascii="Fb Fontext" w:hAnsi="Fb Fontext"/>
          <w:rtl/>
        </w:rPr>
        <w:t xml:space="preserve"> </w:t>
      </w:r>
      <w:ins w:id="110713" w:author="קלוד" w:date="2026-10-11T13:11:34Z">
        <w:r>
          <w:rPr>
            <w:rFonts w:ascii="Fb Fontext" w:hAnsi="Fb Fontext"/>
            <w:rtl/>
          </w:rPr>
          <w:t xml:space="preserve">כיסים בבליים,</w:t>
        </w:r>
      </w:ins>
      <w:del w:id="110714" w:author="קלוד" w:date="2026-10-11T13:11:34Z">
        <w:r w:rsidRPr="006F178A">
          <w:rPr>
            <w:rFonts w:ascii="Fb Fontext" w:hAnsi="Fb Fontext"/>
            <w:rtl/>
          </w:rPr>
          <w:delText xml:space="preserve">בבליתא</w:delText>
        </w:r>
      </w:del>
      <w:r w:rsidRPr="006F178A">
        <w:rPr>
          <w:rFonts w:ascii="Fb Fontext" w:hAnsi="Fb Fontext"/>
          <w:rtl/>
        </w:rPr>
        <w:t xml:space="preserve"> </w:t>
      </w:r>
      <w:r w:rsidRPr="006F178A">
        <w:rPr>
          <w:rStyle w:val="2fb"/>
          <w:rFonts w:ascii="Fb Fontext" w:hAnsi="Fb Fontext"/>
          <w:rtl/>
        </w:rPr>
        <w:t xml:space="preserve">רב</w:t>
      </w:r>
      <w:r w:rsidRPr="006F178A">
        <w:rPr>
          <w:rFonts w:ascii="Fb Fontext" w:hAnsi="Fb Fontext"/>
          <w:rtl/>
        </w:rPr>
        <w:t xml:space="preserve"> </w:t>
      </w:r>
      <w:ins w:id="110711" w:author="קלוד" w:date="2026-10-11T13:11:34Z">
        <w:r>
          <w:rPr>
            <w:rFonts w:ascii="Fb Fontext" w:hAnsi="Fb Fontext"/>
            <w:rtl/>
          </w:rPr>
          <w:t xml:space="preserve">אלעי:</w:t>
        </w:r>
      </w:ins>
      <w:del w:id="110712" w:author="קלוד" w:date="2026-10-11T13:11:34Z">
        <w:r w:rsidRPr="006F178A">
          <w:rPr>
            <w:rFonts w:ascii="Fb Fontext" w:hAnsi="Fb Fontext"/>
            <w:rtl/>
          </w:rPr>
          <w:delText xml:space="preserve">אלעי</w:delText>
        </w:r>
      </w:del>
      <w:r w:rsidRPr="006F178A">
        <w:rPr>
          <w:rFonts w:ascii="Fb Fontext" w:hAnsi="Fb Fontext"/>
          <w:rtl/>
        </w:rPr>
        <w:t xml:space="preserve"> אסור בשבת</w:t>
      </w:r>
    </w:p>
    <w:p w:rsidR="00E9703F" w:rsidRPr="006F178A" w:rsidRDefault="00E9703F" w:rsidP="00E9703F">
      <w:pPr>
        <w:rPr>
          <w:rtl/>
        </w:rPr>
      </w:pPr>
      <w:r w:rsidRPr="006F178A">
        <w:rPr>
          <w:rtl/>
        </w:rPr>
        <w:lastRenderedPageBreak/>
        <w:t>•</w:t>
      </w:r>
      <w:r w:rsidRPr="006F178A">
        <w:rPr>
          <w:rFonts w:hint="cs"/>
          <w:rtl/>
        </w:rPr>
        <w:t xml:space="preserve"> מרזב לפי </w:t>
      </w:r>
      <w:ins w:id="110719" w:author="קלוד" w:date="2026-10-11T13:11:34Z">
        <w:r>
          <w:rPr>
            <w:rFonts w:hint="cs"/>
            <w:rtl/>
          </w:rPr>
          <w:t xml:space="preserve">שעה -</w:t>
        </w:r>
      </w:ins>
      <w:del w:id="110720" w:author="קלוד" w:date="2026-10-11T13:11:34Z">
        <w:r w:rsidRPr="006F178A">
          <w:rPr>
            <w:rFonts w:hint="cs"/>
            <w:rtl/>
          </w:rPr>
          <w:delText xml:space="preserve">שער</w:delText>
        </w:r>
      </w:del>
      <w:r w:rsidRPr="006F178A">
        <w:rPr>
          <w:rFonts w:hint="cs"/>
          <w:rtl/>
        </w:rPr>
        <w:t xml:space="preserve"> </w:t>
      </w:r>
      <w:r w:rsidRPr="006F178A">
        <w:rPr>
          <w:rStyle w:val="2fb"/>
          <w:rtl/>
        </w:rPr>
        <w:t xml:space="preserve">ר"ז</w:t>
      </w:r>
      <w:r w:rsidRPr="006F178A">
        <w:rPr>
          <w:rtl/>
        </w:rPr>
        <w:t xml:space="preserve"> </w:t>
      </w:r>
      <w:r w:rsidRPr="006F178A">
        <w:rPr>
          <w:rtl/>
        </w:rPr>
        <w:t xml:space="preserve">אמר</w:t>
      </w:r>
      <w:r w:rsidRPr="006F178A">
        <w:rPr>
          <w:rtl/>
        </w:rPr>
        <w:t xml:space="preserve"> </w:t>
      </w:r>
      <w:r w:rsidRPr="006F178A">
        <w:rPr>
          <w:rStyle w:val="2fb"/>
          <w:rtl/>
        </w:rPr>
        <w:t xml:space="preserve">לרבי ירמיה</w:t>
      </w:r>
      <w:r w:rsidRPr="006F178A">
        <w:rPr>
          <w:rtl/>
        </w:rPr>
        <w:t xml:space="preserve"> </w:t>
      </w:r>
      <w:ins w:id="110717" w:author="קלוד" w:date="2026-10-11T13:11:34Z">
        <w:r>
          <w:rPr>
            <w:rtl/>
          </w:rPr>
          <w:t xml:space="preserve">שאפי'</w:t>
        </w:r>
      </w:ins>
      <w:del w:id="110718" w:author="קלוד" w:date="2026-10-11T13:11:34Z">
        <w:r w:rsidRPr="006F178A">
          <w:rPr>
            <w:rtl/>
          </w:rPr>
          <w:delText xml:space="preserve">ד</w:delText>
        </w:r>
        <w:r>
          <w:rPr>
            <w:rtl/>
          </w:rPr>
          <w:delText xml:space="preserve">אפי'</w:delText>
        </w:r>
      </w:del>
      <w:r w:rsidRPr="006F178A">
        <w:rPr>
          <w:rtl/>
        </w:rPr>
        <w:t xml:space="preserve"> לפי שעה אסור.</w:t>
      </w:r>
    </w:p>
    <w:p w:rsidR="00E9703F" w:rsidRPr="006F178A" w:rsidRDefault="00E9703F" w:rsidP="00E9703F">
      <w:pPr>
        <w:rPr>
          <w:rtl/>
        </w:rPr>
      </w:pPr>
      <w:r w:rsidRPr="006F178A">
        <w:rPr>
          <w:rStyle w:val="2fb"/>
          <w:rFonts w:ascii="Fb Fontext" w:hAnsi="Fb Fontext"/>
          <w:sz w:val="20"/>
          <w:rtl/>
        </w:rPr>
        <w:t xml:space="preserve">ר"פ</w:t>
      </w:r>
      <w:r w:rsidRPr="006F178A">
        <w:rPr>
          <w:rFonts w:ascii="Fb Fontext" w:hAnsi="Fb Fontext"/>
          <w:sz w:val="20"/>
          <w:rtl/>
        </w:rPr>
        <w:t xml:space="preserve"> </w:t>
      </w:r>
      <w:ins w:id="110735" w:author="קלוד" w:date="2026-10-11T13:11:34Z">
        <w:r>
          <w:rPr>
            <w:rFonts w:ascii="Fb Fontext" w:hAnsi="Fb Fontext"/>
            <w:sz w:val="20"/>
            <w:rtl/>
          </w:rPr>
          <w:t xml:space="preserve">כלל:</w:t>
        </w:r>
      </w:ins>
      <w:del w:id="110736" w:author="קלוד" w:date="2026-10-11T13:11:34Z">
        <w:r w:rsidRPr="006F178A">
          <w:rPr>
            <w:rFonts w:ascii="Fb Fontext" w:hAnsi="Fb Fontext"/>
            <w:sz w:val="20"/>
            <w:rtl/>
          </w:rPr>
          <w:delText xml:space="preserve">כללא</w:delText>
        </w:r>
      </w:del>
      <w:r w:rsidRPr="006F178A">
        <w:rPr>
          <w:rFonts w:ascii="Fb Fontext" w:hAnsi="Fb Fontext"/>
          <w:sz w:val="20"/>
          <w:rtl/>
        </w:rPr>
        <w:t xml:space="preserve"> כל </w:t>
      </w:r>
      <w:ins w:id="90695" w:author="Claude - סמנטי" w:date="2026-10-11T12:28:21Z">
        <w:ins w:id="110733" w:author="קלוד" w:date="2026-10-11T13:11:34Z">
          <w:r>
            <w:rPr>
              <w:rFonts w:ascii="Fb Fontext" w:hAnsi="Fb Fontext"/>
              <w:sz w:val="20"/>
              <w:rtl/>
            </w:rPr>
            <w:t xml:space="preserve">שעל</w:t>
          </w:r>
        </w:ins>
        <w:del w:id="110734" w:author="קלוד" w:date="2026-10-11T13:11:34Z">
          <w:r>
            <w:rPr>
              <w:rFonts w:ascii="Fb Fontext" w:hAnsi="Fb Fontext"/>
              <w:sz w:val="20"/>
              <w:rtl/>
            </w:rPr>
            <w:delText xml:space="preserve">על</w:delText>
          </w:r>
        </w:del>
        <w:r>
          <w:rPr>
            <w:rFonts w:ascii="Fb Fontext" w:hAnsi="Fb Fontext"/>
            <w:sz w:val="20"/>
            <w:rtl/>
          </w:rPr>
          <w:t xml:space="preserve"> דעת</w:t>
        </w:r>
      </w:ins>
      <w:del w:id="90696" w:author="Claude - סמנטי" w:date="2026-10-11T12:28:21Z">
        <w:r w:rsidRPr="006F178A">
          <w:rPr>
            <w:rFonts w:ascii="Fb Fontext" w:hAnsi="Fb Fontext"/>
            <w:sz w:val="20"/>
            <w:rtl/>
          </w:rPr>
          <w:delText xml:space="preserve">אדעתא</w:delText>
        </w:r>
      </w:del>
      <w:r w:rsidRPr="006F178A">
        <w:rPr>
          <w:rFonts w:ascii="Fb Fontext" w:hAnsi="Fb Fontext"/>
          <w:sz w:val="20"/>
          <w:rtl/>
        </w:rPr>
        <w:t xml:space="preserve"> </w:t>
      </w:r>
      <w:ins w:id="110731" w:author="קלוד" w:date="2026-10-11T13:11:34Z">
        <w:r>
          <w:rPr>
            <w:rFonts w:ascii="Fb Fontext" w:hAnsi="Fb Fontext"/>
            <w:sz w:val="20"/>
            <w:rtl/>
          </w:rPr>
          <w:t xml:space="preserve">לאסוף</w:t>
        </w:r>
      </w:ins>
      <w:del w:id="110732" w:author="קלוד" w:date="2026-10-11T13:11:34Z">
        <w:r w:rsidRPr="006F178A">
          <w:rPr>
            <w:rFonts w:ascii="Fb Fontext" w:hAnsi="Fb Fontext"/>
            <w:sz w:val="20"/>
            <w:rtl/>
          </w:rPr>
          <w:delText xml:space="preserve">דלכנופי</w:delText>
        </w:r>
      </w:del>
      <w:r w:rsidRPr="006F178A">
        <w:rPr>
          <w:rFonts w:ascii="Fb Fontext" w:hAnsi="Fb Fontext"/>
          <w:sz w:val="20"/>
          <w:rtl/>
        </w:rPr>
        <w:t xml:space="preserve"> [קבוע] - אסור, כל </w:t>
      </w:r>
      <w:ins w:id="110729" w:author="קלוד" w:date="2026-10-11T13:11:34Z">
        <w:r>
          <w:rPr>
            <w:rFonts w:ascii="Fb Fontext" w:hAnsi="Fb Fontext"/>
            <w:sz w:val="20"/>
            <w:rtl/>
          </w:rPr>
          <w:t xml:space="preserve">שלהתנאות</w:t>
        </w:r>
      </w:ins>
      <w:del w:id="110730" w:author="קלוד" w:date="2026-10-11T13:11:34Z">
        <w:r w:rsidRPr="006F178A">
          <w:rPr>
            <w:rFonts w:ascii="Fb Fontext" w:hAnsi="Fb Fontext"/>
            <w:sz w:val="20"/>
            <w:rtl/>
          </w:rPr>
          <w:delText xml:space="preserve">דלהתנאות</w:delText>
        </w:r>
      </w:del>
      <w:r w:rsidRPr="006F178A">
        <w:rPr>
          <w:rFonts w:ascii="Fb Fontext" w:hAnsi="Fb Fontext"/>
          <w:sz w:val="20"/>
          <w:rtl/>
        </w:rPr>
        <w:t xml:space="preserve"> - </w:t>
      </w:r>
      <w:ins w:id="110727" w:author="קלוד" w:date="2026-10-11T13:11:34Z">
        <w:r>
          <w:rPr>
            <w:rFonts w:ascii="Fb Fontext" w:hAnsi="Fb Fontext"/>
            <w:sz w:val="20"/>
            <w:rtl/>
          </w:rPr>
          <w:t xml:space="preserve">מותר.</w:t>
        </w:r>
      </w:ins>
      <w:del w:id="110728" w:author="קלוד" w:date="2026-10-11T13:11:34Z">
        <w:r w:rsidRPr="006F178A">
          <w:rPr>
            <w:rFonts w:ascii="Fb Fontext" w:hAnsi="Fb Fontext"/>
            <w:sz w:val="20"/>
            <w:rtl/>
          </w:rPr>
          <w:delText xml:space="preserve">שרי.</w:delText>
        </w:r>
      </w:del>
      <w:r w:rsidRPr="006F178A">
        <w:rPr>
          <w:rFonts w:ascii="Fb Fontext" w:hAnsi="Fb Fontext"/>
          <w:sz w:val="20"/>
          <w:rtl/>
        </w:rPr>
        <w:t xml:space="preserve"> </w:t>
      </w:r>
      <w:r w:rsidRPr="006F178A">
        <w:rPr>
          <w:rStyle w:val="2fb"/>
          <w:rFonts w:ascii="Fb Fontext" w:hAnsi="Fb Fontext"/>
          <w:sz w:val="20"/>
          <w:rtl/>
        </w:rPr>
        <w:t xml:space="preserve">כרשבדר"א</w:t>
      </w:r>
      <w:r w:rsidRPr="006F178A">
        <w:rPr>
          <w:rFonts w:ascii="Fb Fontext" w:hAnsi="Fb Fontext"/>
          <w:sz w:val="20"/>
          <w:rtl/>
        </w:rPr>
        <w:t xml:space="preserve"> </w:t>
      </w:r>
      <w:ins w:id="110725" w:author="קלוד" w:date="2026-10-11T13:11:34Z">
        <w:r>
          <w:rPr>
            <w:rFonts w:ascii="Fb Fontext" w:hAnsi="Fb Fontext"/>
            <w:sz w:val="20"/>
            <w:rtl/>
          </w:rPr>
          <w:t xml:space="preserve">שהיה</w:t>
        </w:r>
      </w:ins>
      <w:del w:id="110726" w:author="קלוד" w:date="2026-10-11T13:11:34Z">
        <w:r w:rsidRPr="006F178A">
          <w:rPr>
            <w:rFonts w:ascii="Fb Fontext" w:hAnsi="Fb Fontext"/>
            <w:sz w:val="20"/>
            <w:rtl/>
          </w:rPr>
          <w:delText xml:space="preserve">דמתנאה</w:delText>
        </w:r>
      </w:del>
      <w:r w:rsidRPr="006F178A">
        <w:rPr>
          <w:rFonts w:ascii="Fb Fontext" w:hAnsi="Fb Fontext"/>
          <w:sz w:val="20"/>
          <w:rtl/>
        </w:rPr>
        <w:t xml:space="preserve"> </w:t>
      </w:r>
      <w:ins w:id="110723" w:author="קלוד" w:date="2026-10-11T13:11:34Z">
        <w:r>
          <w:rPr>
            <w:rFonts w:ascii="Fb Fontext" w:hAnsi="Fb Fontext"/>
            <w:sz w:val="20"/>
            <w:rtl/>
          </w:rPr>
          <w:t xml:space="preserve">מתנאה</w:t>
        </w:r>
      </w:ins>
      <w:del w:id="110724" w:author="קלוד" w:date="2026-10-11T13:11:34Z">
        <w:r w:rsidRPr="006F178A">
          <w:rPr>
            <w:rFonts w:ascii="Fb Fontext" w:hAnsi="Fb Fontext"/>
            <w:sz w:val="20"/>
            <w:rtl/>
          </w:rPr>
          <w:delText xml:space="preserve">בסדינו</w:delText>
        </w:r>
      </w:del>
      <w:r w:rsidRPr="006F178A">
        <w:rPr>
          <w:rFonts w:ascii="Fb Fontext" w:hAnsi="Fb Fontext"/>
          <w:sz w:val="20"/>
          <w:rtl/>
        </w:rPr>
        <w:t xml:space="preserve"> </w:t>
      </w:r>
      <w:ins w:id="95493" w:author="מנוע מכני" w:date="2026-10-11T12:04:39Z">
        <w:ins w:id="110721" w:author="קלוד" w:date="2026-10-11T13:11:34Z">
          <w:r>
            <w:rPr>
              <w:rFonts w:ascii="Fb Fontext" w:hAnsi="Fb Fontext"/>
              <w:sz w:val="20"/>
              <w:rtl/>
            </w:rPr>
            <w:t xml:space="preserve">בסדינו.</w:t>
          </w:r>
        </w:ins>
        <w:del w:id="110722" w:author="קלוד" w:date="2026-10-11T13:11:34Z">
          <w:r>
            <w:rPr>
              <w:rFonts w:ascii="Fb Fontext" w:hAnsi="Fb Fontext"/>
              <w:sz w:val="20"/>
              <w:rtl/>
            </w:rPr>
            <w:delText xml:space="preserve">היה</w:delText>
          </w:r>
          <w:r w:rsidRPr="006F178A">
            <w:rPr>
              <w:rFonts w:ascii="Fb Fontext" w:hAnsi="Fb Fontext"/>
              <w:sz w:val="20"/>
              <w:rtl/>
            </w:rPr>
            <w:delText xml:space="preserve">.</w:delText>
          </w:r>
        </w:del>
      </w:ins>
      <w:del w:id="95494" w:author="מנוע מכני" w:date="2026-10-11T12:04:39Z">
        <w:r w:rsidRPr="006F178A">
          <w:rPr>
            <w:rFonts w:ascii="Fb Fontext" w:hAnsi="Fb Fontext"/>
            <w:sz w:val="20"/>
            <w:rtl/>
          </w:rPr>
          <w:delText xml:space="preserve">הוה</w:delText>
        </w:r>
      </w:del>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מעשה ברבי שהיו שני צידי טליתו מונחין על </w:t>
      </w:r>
      <w:ins w:id="110745" w:author="קלוד" w:date="2026-10-11T13:11:34Z">
        <w:r>
          <w:rPr>
            <w:rFonts w:ascii="Fb Fontext" w:hAnsi="Fb Fontext"/>
            <w:rtl/>
          </w:rPr>
          <w:t xml:space="preserve">כתיפו,</w:t>
        </w:r>
      </w:ins>
      <w:del w:id="110746" w:author="קלוד" w:date="2026-10-11T13:11:34Z">
        <w:r w:rsidRPr="006F178A">
          <w:rPr>
            <w:rFonts w:ascii="Fb Fontext" w:hAnsi="Fb Fontext"/>
            <w:rtl/>
          </w:rPr>
          <w:delText xml:space="preserve">כתיפו</w:delText>
        </w:r>
      </w:del>
      <w:r w:rsidRPr="006F178A">
        <w:rPr>
          <w:rFonts w:ascii="Fb Fontext" w:hAnsi="Fb Fontext"/>
          <w:rtl/>
        </w:rPr>
        <w:t xml:space="preserve"> </w:t>
      </w:r>
      <w:r w:rsidRPr="006F178A">
        <w:rPr>
          <w:rFonts w:ascii="Fb Fontext" w:hAnsi="Fb Fontext"/>
          <w:rtl/>
        </w:rPr>
        <w:t xml:space="preserve">וא"ל</w:t>
      </w:r>
      <w:ins w:id="110743" w:author="קלוד" w:date="2026-10-11T13:11:34Z">
        <w:r>
          <w:rPr>
            <w:rFonts w:ascii="Fb Fontext" w:hAnsi="Fb Fontext"/>
            <w:rtl/>
          </w:rPr>
          <w:t xml:space="preserve"> </w:t>
        </w:r>
        <w:r>
          <w:rPr>
            <w:rStyle w:val="afffffe"/>
            <w:rFonts w:ascii="Fb Fontext" w:hAnsi="Fb Fontext"/>
            <w:rtl/>
          </w:rPr>
          <w:t xml:space="preserve">יהושע בן זירוז</w:t>
        </w:r>
        <w:r>
          <w:rPr>
            <w:rFonts w:ascii="Fb Fontext" w:hAnsi="Fb Fontext"/>
            <w:rtl/>
          </w:rPr>
          <w:t xml:space="preserve"> </w:t>
        </w:r>
      </w:ins>
      <w:del w:id="110744" w:author="קלוד" w:date="2026-10-11T13:11:34Z">
        <w:r w:rsidRPr="006F178A">
          <w:rPr>
            <w:rFonts w:ascii="Fb Fontext" w:hAnsi="Fb Fontext"/>
            <w:rtl/>
          </w:rPr>
          <w:delText xml:space="preserve"> </w:delText>
        </w:r>
      </w:del>
      <w:ins w:id="93883" w:author="מנוע מכני" w:date="2026-10-11T12:04:39Z">
        <w:r>
          <w:rPr>
            <w:rFonts w:ascii="Fb Fontext" w:hAnsi="Fb Fontext"/>
            <w:rtl/>
          </w:rPr>
          <w:t xml:space="preserve">משמו</w:t>
        </w:r>
      </w:ins>
      <w:del w:id="93884" w:author="מנוע מכני" w:date="2026-10-11T12:04:39Z">
        <w:r w:rsidRPr="006F178A">
          <w:rPr>
            <w:rFonts w:ascii="Fb Fontext" w:hAnsi="Fb Fontext"/>
            <w:rtl/>
          </w:rPr>
          <w:delText xml:space="preserve">משמיה</w:delText>
        </w:r>
      </w:del>
      <w:r w:rsidRPr="006F178A">
        <w:rPr>
          <w:rFonts w:ascii="Fb Fontext" w:hAnsi="Fb Fontext"/>
          <w:rtl/>
        </w:rPr>
        <w:t xml:space="preserve"> </w:t>
      </w:r>
      <w:ins w:id="110741" w:author="קלוד" w:date="2026-10-11T13:11:34Z">
        <w:r>
          <w:rPr>
            <w:rStyle w:val="2fb"/>
            <w:rFonts w:ascii="Fb Fontext" w:hAnsi="Fb Fontext"/>
            <w:rtl/>
          </w:rPr>
          <w:t xml:space="preserve">של</w:t>
        </w:r>
      </w:ins>
      <w:del w:id="110742" w:author="קלוד" w:date="2026-10-11T13:11:34Z">
        <w:r w:rsidRPr="006F178A">
          <w:rPr>
            <w:rStyle w:val="2fb"/>
            <w:rFonts w:ascii="Fb Fontext" w:hAnsi="Fb Fontext"/>
            <w:rtl/>
          </w:rPr>
          <w:delText xml:space="preserve">דר"מ</w:delText>
        </w:r>
      </w:del>
      <w:r w:rsidRPr="006F178A">
        <w:rPr>
          <w:rFonts w:ascii="Fb Fontext" w:hAnsi="Fb Fontext"/>
          <w:rtl/>
        </w:rPr>
        <w:t xml:space="preserve"> </w:t>
      </w:r>
      <w:ins w:id="110739" w:author="קלוד" w:date="2026-10-11T13:11:34Z">
        <w:r>
          <w:rPr>
            <w:rFonts w:ascii="Fb Fontext" w:hAnsi="Fb Fontext"/>
            <w:rtl/>
          </w:rPr>
          <w:t xml:space="preserve">ר"מ</w:t>
        </w:r>
      </w:ins>
      <w:del w:id="110740" w:author="קלוד" w:date="2026-10-11T13:11:34Z">
        <w:r w:rsidRPr="006F178A">
          <w:rPr>
            <w:rFonts w:ascii="Fb Fontext" w:hAnsi="Fb Fontext"/>
            <w:rtl/>
          </w:rPr>
          <w:delText xml:space="preserve">דחייב</w:delText>
        </w:r>
      </w:del>
      <w:r w:rsidRPr="006F178A">
        <w:rPr>
          <w:rFonts w:ascii="Fb Fontext" w:hAnsi="Fb Fontext"/>
          <w:rtl/>
        </w:rPr>
        <w:t xml:space="preserve"> </w:t>
      </w:r>
      <w:ins w:id="110737" w:author="קלוד" w:date="2026-10-11T13:11:34Z">
        <w:r>
          <w:rPr>
            <w:rFonts w:ascii="Fb Fontext" w:hAnsi="Fb Fontext"/>
            <w:rtl/>
          </w:rPr>
          <w:t xml:space="preserve">שחייב חטאת,</w:t>
        </w:r>
      </w:ins>
      <w:del w:id="110738" w:author="קלוד" w:date="2026-10-11T13:11:34Z">
        <w:r w:rsidRPr="006F178A">
          <w:rPr>
            <w:rFonts w:ascii="Fb Fontext" w:hAnsi="Fb Fontext"/>
            <w:rtl/>
          </w:rPr>
          <w:delText xml:space="preserve">חטאת</w:delText>
        </w:r>
      </w:del>
      <w:r w:rsidRPr="006F178A">
        <w:rPr>
          <w:rFonts w:ascii="Fb Fontext" w:hAnsi="Fb Fontext"/>
          <w:rtl/>
        </w:rPr>
        <w:t xml:space="preserve"> ושלשל טליתו.</w:t>
      </w:r>
    </w:p>
    <w:p>
      <w:pPr>
        <w:pStyle w:val="38"/>
        <w:rPr>
          <w:ins w:id="99153" w:author="מנוע מכני" w:date="2026-10-11T12:04:39Z"/>
        </w:rPr>
      </w:pPr>
      <w:r w:rsidRPr="006F178A">
        <w:t>ו</w:t>
      </w:r>
      <w:r w:rsidRPr="004C00C0">
        <w:t xml:space="preserve">א"ד</w:t>
      </w:r>
      <w:r w:rsidRPr="004C00C0">
        <w:t xml:space="preserve">:</w:t>
      </w:r>
    </w:p>
    <w:p w:rsidR="00E9703F" w:rsidRPr="006F178A" w:rsidRDefault="00E9703F" w:rsidP="00E9703F">
      <w:pPr>
        <w:rPr>
          <w:rtl/>
        </w:rPr>
      </w:pPr>
      <w:del w:id="99154" w:author="מנוע מכני" w:date="2026-10-11T12:04:39Z">
        <w:r w:rsidRPr="004C00C0">
          <w:rPr>
            <w:b/>
            <w:bCs/>
            <w:rtl/>
          </w:rPr>
          <w:delText xml:space="preserve"> </w:delText>
        </w:r>
      </w:del>
      <w:ins w:id="110749" w:author="קלוד" w:date="2026-10-11T13:11:34Z">
        <w:r>
          <w:rPr>
            <w:rtl/>
          </w:rPr>
          <w:t xml:space="preserve">שהיה</w:t>
        </w:r>
      </w:ins>
      <w:del w:id="110750" w:author="קלוד" w:date="2026-10-11T13:11:34Z">
        <w:r w:rsidRPr="006F178A">
          <w:rPr>
            <w:rtl/>
          </w:rPr>
          <w:delText xml:space="preserve">דהיה</w:delText>
        </w:r>
      </w:del>
      <w:r w:rsidRPr="006F178A">
        <w:rPr>
          <w:rtl/>
        </w:rPr>
        <w:t xml:space="preserve"> זה חתנו של </w:t>
      </w:r>
      <w:ins w:id="110747" w:author="קלוד" w:date="2026-10-11T13:11:34Z">
        <w:r>
          <w:rPr>
            <w:rStyle w:val="2fb"/>
            <w:rtl/>
          </w:rPr>
          <w:t xml:space="preserve">ר"ע,</w:t>
        </w:r>
      </w:ins>
      <w:del w:id="110748" w:author="קלוד" w:date="2026-10-11T13:11:34Z">
        <w:r w:rsidRPr="006F178A">
          <w:rPr>
            <w:rStyle w:val="2fb"/>
            <w:rtl/>
          </w:rPr>
          <w:delText xml:space="preserve">ר"ע</w:delText>
        </w:r>
      </w:del>
      <w:r w:rsidRPr="006F178A">
        <w:rPr>
          <w:rtl/>
        </w:rPr>
        <w:t xml:space="preserve"> ואמר משמו.</w:t>
      </w:r>
    </w:p>
    <w:p>
      <w:pPr>
        <w:pStyle w:val="38"/>
        <w:rPr>
          <w:ins w:id="99155" w:author="מנוע מכני" w:date="2026-10-11T12:04:39Z"/>
        </w:rPr>
      </w:pPr>
      <w:r w:rsidRPr="006F178A">
        <w:t>ו</w:t>
      </w:r>
      <w:r w:rsidRPr="004C00C0">
        <w:t xml:space="preserve">א"ד</w:t>
      </w:r>
      <w:r w:rsidRPr="004C00C0">
        <w:t xml:space="preserve">:</w:t>
      </w:r>
    </w:p>
    <w:p w:rsidR="00E9703F" w:rsidRPr="006F178A" w:rsidRDefault="00E9703F" w:rsidP="00E9703F">
      <w:pPr>
        <w:rPr>
          <w:rtl/>
        </w:rPr>
      </w:pPr>
      <w:del w:id="99156" w:author="מנוע מכני" w:date="2026-10-11T12:04:39Z">
        <w:r w:rsidRPr="004C00C0">
          <w:rPr>
            <w:b/>
            <w:bCs/>
            <w:rtl/>
          </w:rPr>
          <w:delText xml:space="preserve"> </w:delText>
        </w:r>
      </w:del>
      <w:ins w:id="110753" w:author="קלוד" w:date="2026-10-11T13:11:34Z">
        <w:r>
          <w:rPr>
            <w:rtl/>
          </w:rPr>
          <w:t xml:space="preserve">שהמעשה</w:t>
        </w:r>
      </w:ins>
      <w:del w:id="110754" w:author="קלוד" w:date="2026-10-11T13:11:34Z">
        <w:r w:rsidRPr="006F178A">
          <w:rPr>
            <w:rtl/>
          </w:rPr>
          <w:delText xml:space="preserve">דהמעשה</w:delText>
        </w:r>
      </w:del>
      <w:r w:rsidRPr="006F178A">
        <w:rPr>
          <w:rtl/>
        </w:rPr>
        <w:t xml:space="preserve"> </w:t>
      </w:r>
      <w:r w:rsidRPr="006F178A">
        <w:rPr>
          <w:rtl/>
        </w:rPr>
        <w:t xml:space="preserve">לא</w:t>
      </w:r>
      <w:r w:rsidRPr="006F178A">
        <w:rPr>
          <w:rtl/>
        </w:rPr>
        <w:t xml:space="preserve"> היה עם </w:t>
      </w:r>
      <w:ins w:id="110751" w:author="קלוד" w:date="2026-10-11T13:11:34Z">
        <w:r>
          <w:rPr>
            <w:rStyle w:val="2fb"/>
            <w:rtl/>
          </w:rPr>
          <w:t xml:space="preserve">רבי,</w:t>
        </w:r>
      </w:ins>
      <w:del w:id="110752" w:author="קלוד" w:date="2026-10-11T13:11:34Z">
        <w:r w:rsidRPr="006F178A">
          <w:rPr>
            <w:rStyle w:val="2fb"/>
            <w:rtl/>
          </w:rPr>
          <w:delText xml:space="preserve">רבי</w:delText>
        </w:r>
      </w:del>
      <w:r w:rsidRPr="006F178A">
        <w:rPr>
          <w:rtl/>
        </w:rPr>
        <w:t xml:space="preserve"> אלא רק נשאל כן.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קמז.</w:t>
      </w:r>
    </w:p>
    <w:p>
      <w:pPr>
        <w:pStyle w:val="MishnaBatzad"/>
        <w:rPr>
          <w:ins w:id="20659" w:author="קלוד" w:date="2026-10-11T09:07:15Z"/>
        </w:rPr>
      </w:pPr>
      <w:ins w:id="20658" w:author="קלוד" w:date="2026-10-11T09:07:15Z">
        <w:r>
          <w:t xml:space="preserve">משנה ה</w:t>
        </w:r>
      </w:ins>
    </w:p>
    <w:p w:rsidR="00E9703F" w:rsidRPr="009757B9" w:rsidRDefault="00E9703F" w:rsidP="00E9703F">
      <w:pPr>
        <w:pStyle w:val="afff9"/>
        <w:rPr>
          <w:del w:id="20395" w:author="קלוד" w:date="2026-10-11T09:07:15Z"/>
          <w:b/>
          <w:rtl/>
        </w:rPr>
      </w:pPr>
      <w:del w:id="20393" w:author="קלוד" w:date="2026-10-11T09:07:15Z">
        <w:r w:rsidRPr="009757B9">
          <w:rPr>
            <w:rFonts w:hint="cs"/>
            <w:b/>
            <w:sz w:val="20"/>
            <w:rtl/>
          </w:rPr>
          <w:delText xml:space="preserve">משנה </w:delText>
        </w:r>
      </w:del>
      <w:del w:id="20394" w:author="קלוד" w:date="2026-10-11T09:07:15Z">
        <w:r w:rsidRPr="009757B9">
          <w:rPr>
            <w:b/>
            <w:sz w:val="20"/>
            <w:rtl/>
          </w:rPr>
          <w:delText xml:space="preserve">.</w:delText>
        </w:r>
      </w:del>
    </w:p>
    <w:p w:rsidR="00E9703F" w:rsidRPr="009757B9" w:rsidRDefault="00E9703F" w:rsidP="00E9703F">
      <w:pPr>
        <w:pStyle w:val="afff9"/>
        <w:spacing w:before="120"/>
        <w:rPr>
          <w:b/>
          <w:rtl/>
        </w:rPr>
        <w:pPrChange w:id="90119" w:author="קלוד" w:date="2026-10-11T12:09:42Z">
          <w:pPr>
            <w:pStyle w:val="afff9"/>
          </w:pPr>
        </w:pPrChange>
      </w:pPr>
      <w:r w:rsidRPr="00B20210">
        <w:rPr>
          <w:b/>
          <w:spacing w:val="6"/>
          <w:rtl/>
        </w:rPr>
        <w:t xml:space="preserve">רוחץ במי מערה ובמי טבריא ומסתפג אפילו בעשר אלונטיאות </w:t>
      </w:r>
      <w:r w:rsidRPr="009757B9">
        <w:rPr>
          <w:b/>
          <w:rtl/>
        </w:rPr>
        <w:t>[</w:t>
      </w:r>
      <w:r>
        <w:rPr>
          <w:rFonts w:ascii="Fb Fontext" w:hAnsi="Fb Fontext"/>
          <w:b/>
          <w:rtl/>
        </w:rPr>
        <w:t>ואפי'</w:t>
      </w:r>
      <w:r w:rsidRPr="009757B9">
        <w:rPr>
          <w:rFonts w:ascii="Fb Fontext" w:hAnsi="Fb Fontext"/>
          <w:b/>
          <w:rtl/>
        </w:rPr>
        <w:t xml:space="preserve"> דלא נפישי מיא]</w:t>
      </w:r>
      <w:r w:rsidRPr="009757B9">
        <w:rPr>
          <w:b/>
          <w:rtl/>
        </w:rPr>
        <w:t xml:space="preserve"> </w:t>
      </w:r>
      <w:r w:rsidRPr="00B20210">
        <w:rPr>
          <w:b/>
          <w:spacing w:val="6"/>
          <w:rtl/>
        </w:rPr>
        <w:t>לא יביאם בידו.</w:t>
      </w:r>
    </w:p>
    <w:p w:rsidR="00E9703F" w:rsidRDefault="00E9703F" w:rsidP="00E9703F">
      <w:pPr>
        <w:rPr>
          <w:rtl/>
        </w:rPr>
      </w:pPr>
      <w:r w:rsidRPr="006F178A">
        <w:rPr>
          <w:rtl/>
        </w:rPr>
        <w:t>[</w:t>
      </w:r>
      <w:r>
        <w:rPr>
          <w:rtl/>
        </w:rPr>
        <w:t>ואפי'</w:t>
      </w:r>
      <w:r w:rsidRPr="006F178A">
        <w:rPr>
          <w:rtl/>
        </w:rPr>
        <w:t xml:space="preserve"> בעירוב שמא יסחוט]</w:t>
      </w:r>
    </w:p>
    <w:p>
      <w:pPr>
        <w:pStyle w:val="MishnaBatzad"/>
        <w:rPr>
          <w:ins w:id="20661" w:author="קלוד" w:date="2026-10-11T09:07:15Z"/>
        </w:rPr>
      </w:pPr>
      <w:ins w:id="20660" w:author="קלוד" w:date="2026-10-11T09:07:15Z">
        <w:r>
          <w:t xml:space="preserve">משנה ה</w:t>
        </w:r>
      </w:ins>
    </w:p>
    <w:p w:rsidR="00E9703F" w:rsidRPr="00307E5D" w:rsidRDefault="00E9703F" w:rsidP="00E9703F">
      <w:pPr>
        <w:pStyle w:val="afff9"/>
        <w:spacing w:before="120"/>
        <w:rPr>
          <w:rFonts w:ascii="Fb Fontext" w:hAnsi="Fb Fontext"/>
          <w:b/>
          <w:spacing w:val="-2"/>
          <w:sz w:val="20"/>
          <w:rtl/>
        </w:rPr>
        <w:pPrChange w:id="90120" w:author="קלוד" w:date="2026-10-11T12:09:42Z">
          <w:pPr>
            <w:pStyle w:val="afff9"/>
          </w:pPr>
        </w:pPrChange>
      </w:pPr>
      <w:r w:rsidRPr="00307E5D">
        <w:rPr>
          <w:b/>
          <w:spacing w:val="-2"/>
          <w:rtl/>
          <w:rPrChange w:id="40654" w:author="Claude" w:date="2026-10-11T09:07:39Z">
            <w:rPr>
              <w:b/>
              <w:spacing w:val="-2"/>
              <w:sz w:val="20"/>
              <w:rtl/>
            </w:rPr>
          </w:rPrChange>
        </w:rPr>
        <w:t xml:space="preserve">אבל י' בני אדם מסתפגין באלונטית אחת פניהם ידיהם ורגליהם, </w:t>
      </w:r>
      <w:r w:rsidRPr="00307E5D">
        <w:rPr>
          <w:rFonts w:ascii="Fb Fontext" w:hAnsi="Fb Fontext"/>
          <w:b/>
          <w:spacing w:val="-2"/>
          <w:rtl/>
          <w:rPrChange w:id="40655" w:author="Claude" w:date="2026-10-11T09:07:39Z">
            <w:rPr>
              <w:rFonts w:ascii="Fb Fontext" w:hAnsi="Fb Fontext"/>
              <w:b/>
              <w:spacing w:val="-2"/>
              <w:sz w:val="20"/>
              <w:rtl/>
            </w:rPr>
          </w:rPrChange>
        </w:rPr>
        <w:t>[</w:t>
      </w:r>
      <w:r w:rsidRPr="00307E5D">
        <w:rPr>
          <w:b/>
          <w:spacing w:val="-2"/>
          <w:rtl/>
          <w:rPrChange w:id="40656" w:author="Claude" w:date="2026-10-11T09:07:39Z">
            <w:rPr>
              <w:b/>
              <w:spacing w:val="-2"/>
              <w:sz w:val="20"/>
              <w:rtl/>
            </w:rPr>
          </w:rPrChange>
        </w:rPr>
        <w:t>ואפי' דנפישי מיא</w:t>
      </w:r>
      <w:r w:rsidRPr="00307E5D">
        <w:rPr>
          <w:rFonts w:ascii="Fb Fontext" w:hAnsi="Fb Fontext"/>
          <w:b/>
          <w:spacing w:val="-2"/>
          <w:rtl/>
          <w:rPrChange w:id="40657" w:author="Claude" w:date="2026-10-11T09:07:39Z">
            <w:rPr>
              <w:rFonts w:ascii="Fb Fontext" w:hAnsi="Fb Fontext"/>
              <w:b/>
              <w:spacing w:val="-2"/>
              <w:sz w:val="20"/>
              <w:rtl/>
            </w:rPr>
          </w:rPrChange>
        </w:rPr>
        <w:t>]</w:t>
      </w:r>
    </w:p>
    <w:p w:rsidR="00E9703F" w:rsidRDefault="00E9703F" w:rsidP="00E9703F">
      <w:pPr>
        <w:pStyle w:val="afff9"/>
        <w:rPr>
          <w:b/>
          <w:rtl/>
        </w:rPr>
      </w:pPr>
      <w:r w:rsidRPr="009757B9">
        <w:rPr>
          <w:b/>
          <w:rtl/>
        </w:rPr>
        <w:t>ומביאין אותן בידן. [דמזכירין אהדדי]</w:t>
      </w:r>
    </w:p>
    <w:p w:rsidR="00E9703F" w:rsidRPr="009757B9" w:rsidRDefault="00E9703F" w:rsidP="00E9703F">
      <w:pPr>
        <w:pStyle w:val="afff9"/>
        <w:rPr>
          <w:b/>
          <w:rtl/>
        </w:rPr>
      </w:pPr>
      <w:r w:rsidRPr="009757B9">
        <w:rPr>
          <w:b/>
          <w:rtl/>
        </w:rPr>
        <w:t>סכין וממשמשין, אבל לא מתעמלין ולא מתגררין.</w:t>
      </w:r>
    </w:p>
    <w:p w:rsidR="00E9703F" w:rsidRPr="009757B9" w:rsidRDefault="00E9703F" w:rsidP="00E9703F">
      <w:pPr>
        <w:pStyle w:val="afff9"/>
        <w:rPr>
          <w:b/>
          <w:rtl/>
        </w:rPr>
      </w:pPr>
      <w:r w:rsidRPr="009757B9">
        <w:rPr>
          <w:b/>
          <w:rtl/>
        </w:rPr>
        <w:t>אין יורדין לקורדימא [שם נהר], ואין עושין אפיקטויזין, [להקיא] ואין מעצבין את הקטן, ואין מחזירין את השבר.</w:t>
      </w:r>
    </w:p>
    <w:p w:rsidR="00E9703F" w:rsidRPr="00F677B7" w:rsidRDefault="00E9703F" w:rsidP="00E9703F">
      <w:pPr>
        <w:pStyle w:val="afff9"/>
        <w:rPr>
          <w:spacing w:val="0"/>
          <w:rtl/>
        </w:rPr>
      </w:pPr>
      <w:r w:rsidRPr="00F677B7">
        <w:rPr>
          <w:spacing w:val="0"/>
          <w:rtl/>
        </w:rPr>
        <w:t>מי שנפרקה ידו ורגלו לא יטרפם בצונן, אבל רוחץ הוא כדרכו, ואם נתרפא נתרפא.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087" w:author="קלוד" w:date="2026-10-11T12:33:55Z"/>
        </w:rPr>
      </w:pPr>
      <w:ins w:id="90088" w:author="קלוד" w:date="2026-10-11T12:33:55Z">
        <w:r>
          <w:rPr>
            <w:color w:val="7B3F00"/>
          </w:rPr>
          <w:t xml:space="preserve">שטיפה בחמין וסיפוג באלונטית - ר"מ ר"ש ור"י</w:t>
        </w:r>
      </w:ins>
    </w:p>
    <w:p w:rsidR="00E9703F" w:rsidRPr="00B3644D" w:rsidRDefault="00E9703F" w:rsidP="00E9703F">
      <w:pPr>
        <w:rPr>
          <w:spacing w:val="-4"/>
          <w:rtl/>
        </w:rPr>
      </w:pPr>
      <w:r w:rsidRPr="00B3644D">
        <w:rPr>
          <w:rFonts w:ascii="Fb Fontext" w:hAnsi="Fb Fontext"/>
          <w:spacing w:val="-4"/>
          <w:rtl/>
        </w:rPr>
        <w:t>•</w:t>
      </w:r>
      <w:r w:rsidRPr="00B3644D">
        <w:rPr>
          <w:rFonts w:ascii="Fb Fontext" w:hAnsi="Fb Fontext" w:hint="cs"/>
          <w:spacing w:val="-4"/>
          <w:rtl/>
        </w:rPr>
        <w:t xml:space="preserve"> </w:t>
      </w:r>
      <w:r w:rsidRPr="00B3644D">
        <w:rPr>
          <w:rFonts w:ascii="Fb Fontext" w:hAnsi="Fb Fontext"/>
          <w:spacing w:val="-4"/>
          <w:rtl/>
        </w:rPr>
        <w:t xml:space="preserve">ממתני' משמע </w:t>
      </w:r>
      <w:ins w:id="110763" w:author="קלוד" w:date="2026-10-11T13:11:34Z">
        <w:r>
          <w:rPr>
            <w:rFonts w:ascii="Fb Fontext" w:hAnsi="Fb Fontext"/>
            <w:spacing w:val="-4"/>
            <w:rtl/>
          </w:rPr>
          <w:t xml:space="preserve">שבחמין </w:t>
        </w:r>
        <w:r>
          <w:rPr>
            <w:rStyle w:val="afffffe"/>
            <w:rFonts w:ascii="Fb Fontext" w:hAnsi="Fb Fontext"/>
            <w:spacing w:val="-4"/>
            <w:rtl/>
          </w:rPr>
          <w:t xml:space="preserve">לרחוץ</w:t>
        </w:r>
      </w:ins>
      <w:del w:id="110764" w:author="קלוד" w:date="2026-10-11T13:11:34Z">
        <w:r w:rsidRPr="00B3644D">
          <w:rPr>
            <w:rFonts w:ascii="Fb Fontext" w:hAnsi="Fb Fontext"/>
            <w:spacing w:val="-4"/>
            <w:rtl/>
          </w:rPr>
          <w:delText xml:space="preserve">דבחמין</w:delText>
        </w:r>
      </w:del>
      <w:r w:rsidRPr="00B3644D">
        <w:rPr>
          <w:rFonts w:ascii="Fb Fontext" w:hAnsi="Fb Fontext"/>
          <w:spacing w:val="-4"/>
          <w:rtl/>
        </w:rPr>
        <w:t xml:space="preserve"> דיעבד </w:t>
      </w:r>
      <w:ins w:id="110761" w:author="קלוד" w:date="2026-10-11T13:11:34Z">
        <w:r>
          <w:rPr>
            <w:rFonts w:ascii="Fb Fontext" w:hAnsi="Fb Fontext"/>
            <w:spacing w:val="-4"/>
            <w:rtl/>
          </w:rPr>
          <w:t xml:space="preserve">- כן,</w:t>
        </w:r>
      </w:ins>
      <w:del w:id="110762" w:author="קלוד" w:date="2026-10-11T13:11:34Z">
        <w:r w:rsidRPr="00B3644D">
          <w:rPr>
            <w:rFonts w:ascii="Fb Fontext" w:hAnsi="Fb Fontext"/>
            <w:spacing w:val="-4"/>
            <w:rtl/>
          </w:rPr>
          <w:delText xml:space="preserve">אין</w:delText>
        </w:r>
      </w:del>
      <w:r w:rsidRPr="00B3644D">
        <w:rPr>
          <w:rFonts w:ascii="Fb Fontext" w:hAnsi="Fb Fontext"/>
          <w:spacing w:val="-4"/>
          <w:rtl/>
        </w:rPr>
        <w:t xml:space="preserve"> לכתחילה </w:t>
      </w:r>
      <w:ins w:id="110759" w:author="קלוד" w:date="2026-10-11T13:11:34Z">
        <w:r>
          <w:rPr>
            <w:rFonts w:ascii="Fb Fontext" w:hAnsi="Fb Fontext"/>
            <w:spacing w:val="-4"/>
            <w:rtl/>
          </w:rPr>
          <w:t xml:space="preserve">- לא,</w:t>
        </w:r>
      </w:ins>
      <w:del w:id="110760" w:author="קלוד" w:date="2026-10-11T13:11:34Z">
        <w:r w:rsidRPr="00B3644D">
          <w:rPr>
            <w:rFonts w:ascii="Fb Fontext" w:hAnsi="Fb Fontext"/>
            <w:spacing w:val="-4"/>
            <w:rtl/>
          </w:rPr>
          <w:delText xml:space="preserve">לא</w:delText>
        </w:r>
      </w:del>
      <w:r w:rsidRPr="00B3644D">
        <w:rPr>
          <w:rFonts w:ascii="Fb Fontext" w:hAnsi="Fb Fontext"/>
          <w:spacing w:val="-4"/>
          <w:rtl/>
        </w:rPr>
        <w:t xml:space="preserve"> אבל </w:t>
      </w:r>
      <w:ins w:id="110757" w:author="קלוד" w:date="2026-10-11T13:11:34Z">
        <w:r>
          <w:rPr>
            <w:rFonts w:ascii="Fb Fontext" w:hAnsi="Fb Fontext"/>
            <w:spacing w:val="-4"/>
            <w:rtl/>
          </w:rPr>
          <w:t xml:space="preserve">לשטוף</w:t>
        </w:r>
      </w:ins>
      <w:del w:id="110758" w:author="קלוד" w:date="2026-10-11T13:11:34Z">
        <w:r w:rsidRPr="00B3644D">
          <w:rPr>
            <w:rFonts w:ascii="Fb Fontext" w:hAnsi="Fb Fontext"/>
            <w:spacing w:val="-4"/>
            <w:rtl/>
          </w:rPr>
          <w:delText xml:space="preserve">שוטף</w:delText>
        </w:r>
      </w:del>
      <w:r w:rsidRPr="00B3644D">
        <w:rPr>
          <w:rFonts w:ascii="Fb Fontext" w:hAnsi="Fb Fontext"/>
          <w:spacing w:val="-4"/>
          <w:rtl/>
        </w:rPr>
        <w:t xml:space="preserve"> כל גופו אפי' לכתחילה </w:t>
      </w:r>
      <w:ins w:id="110755" w:author="קלוד" w:date="2026-10-11T13:11:34Z">
        <w:r>
          <w:rPr>
            <w:rFonts w:ascii="Fb Fontext" w:hAnsi="Fb Fontext"/>
            <w:spacing w:val="-4"/>
            <w:rtl/>
          </w:rPr>
          <w:t xml:space="preserve">מותר,</w:t>
        </w:r>
      </w:ins>
      <w:del w:id="110756" w:author="קלוד" w:date="2026-10-11T13:11:34Z">
        <w:r w:rsidRPr="00B3644D">
          <w:rPr>
            <w:rFonts w:ascii="Fb Fontext" w:hAnsi="Fb Fontext"/>
            <w:spacing w:val="-4"/>
            <w:rtl/>
          </w:rPr>
          <w:delText xml:space="preserve">מותר</w:delText>
        </w:r>
      </w:del>
      <w:r w:rsidRPr="00B3644D">
        <w:rPr>
          <w:rFonts w:ascii="Fb Fontext" w:hAnsi="Fb Fontext"/>
          <w:spacing w:val="-4"/>
          <w:rtl/>
        </w:rPr>
        <w:t xml:space="preserve"> </w:t>
      </w:r>
      <w:r w:rsidRPr="00B3644D">
        <w:rPr>
          <w:rStyle w:val="2fb"/>
          <w:rFonts w:ascii="Fb Fontext" w:hAnsi="Fb Fontext"/>
          <w:spacing w:val="-4"/>
          <w:rtl/>
        </w:rPr>
        <w:t xml:space="preserve">וכר"ש</w:t>
      </w:r>
      <w:r w:rsidRPr="00B3644D">
        <w:rPr>
          <w:rFonts w:ascii="Fb Fontext" w:hAnsi="Fb Fontext"/>
          <w:spacing w:val="-4"/>
          <w:rtl/>
        </w:rPr>
        <w:t xml:space="preserve">.</w:t>
      </w:r>
    </w:p>
    <w:p w:rsidR="00E9703F" w:rsidRPr="00B3644D" w:rsidRDefault="00E9703F" w:rsidP="00E9703F">
      <w:pPr>
        <w:rPr>
          <w:spacing w:val="-2"/>
          <w:rtl/>
        </w:rPr>
      </w:pPr>
      <w:r w:rsidRPr="00B3644D">
        <w:rPr>
          <w:rFonts w:ascii="Fb Fontext" w:hAnsi="Fb Fontext"/>
          <w:spacing w:val="-2"/>
          <w:sz w:val="20"/>
          <w:rtl/>
        </w:rPr>
        <w:t xml:space="preserve">דתניא</w:t>
      </w:r>
      <w:r w:rsidRPr="00B3644D">
        <w:rPr>
          <w:rFonts w:ascii="Fb Fontext" w:hAnsi="Fb Fontext"/>
          <w:spacing w:val="-2"/>
          <w:sz w:val="20"/>
          <w:rtl/>
        </w:rPr>
        <w:t xml:space="preserve"> </w:t>
      </w:r>
      <w:r w:rsidRPr="00B3644D">
        <w:rPr>
          <w:rStyle w:val="2fb"/>
          <w:rFonts w:ascii="Fb Fontext" w:hAnsi="Fb Fontext"/>
          <w:spacing w:val="-2"/>
          <w:sz w:val="20"/>
          <w:rtl/>
        </w:rPr>
        <w:t xml:space="preserve">לר"מ</w:t>
      </w:r>
      <w:r w:rsidRPr="00B3644D">
        <w:rPr>
          <w:rFonts w:ascii="Fb Fontext" w:hAnsi="Fb Fontext"/>
          <w:spacing w:val="-2"/>
          <w:sz w:val="20"/>
          <w:rtl/>
        </w:rPr>
        <w:t xml:space="preserve"> </w:t>
      </w:r>
      <w:r w:rsidRPr="00B3644D">
        <w:rPr>
          <w:rFonts w:ascii="Fb Fontext" w:hAnsi="Fb Fontext"/>
          <w:spacing w:val="-2"/>
          <w:sz w:val="20"/>
          <w:rtl/>
        </w:rPr>
        <w:t xml:space="preserve">לא</w:t>
      </w:r>
      <w:r w:rsidRPr="00B3644D">
        <w:rPr>
          <w:rFonts w:ascii="Fb Fontext" w:hAnsi="Fb Fontext"/>
          <w:spacing w:val="-2"/>
          <w:sz w:val="20"/>
          <w:rtl/>
        </w:rPr>
        <w:t xml:space="preserve"> ישתטף אדם בין בחמין בין בצונן, </w:t>
      </w:r>
      <w:r w:rsidRPr="00B3644D">
        <w:rPr>
          <w:rStyle w:val="2fb"/>
          <w:rFonts w:ascii="Fb Fontext" w:hAnsi="Fb Fontext"/>
          <w:spacing w:val="-2"/>
          <w:sz w:val="20"/>
          <w:rtl/>
        </w:rPr>
        <w:t xml:space="preserve">ר"ש</w:t>
      </w:r>
      <w:r w:rsidRPr="00B3644D">
        <w:rPr>
          <w:rFonts w:ascii="Fb Fontext" w:hAnsi="Fb Fontext"/>
          <w:spacing w:val="-2"/>
          <w:sz w:val="20"/>
          <w:rtl/>
        </w:rPr>
        <w:t xml:space="preserve"> מתיר. </w:t>
      </w:r>
      <w:r w:rsidRPr="00B3644D">
        <w:rPr>
          <w:rStyle w:val="2fb"/>
          <w:rFonts w:ascii="Fb Fontext" w:hAnsi="Fb Fontext"/>
          <w:spacing w:val="-2"/>
          <w:sz w:val="20"/>
          <w:rtl/>
        </w:rPr>
        <w:t xml:space="preserve">ר"י</w:t>
      </w:r>
      <w:r w:rsidRPr="00B3644D">
        <w:rPr>
          <w:rFonts w:ascii="Fb Fontext" w:hAnsi="Fb Fontext"/>
          <w:spacing w:val="-2"/>
          <w:sz w:val="20"/>
          <w:rtl/>
        </w:rPr>
        <w:t xml:space="preserve"> בחמין - אסור, בצונן - מותר.</w:t>
      </w:r>
    </w:p>
    <w:p w:rsidR="00E9703F" w:rsidRPr="006F178A" w:rsidRDefault="00E9703F" w:rsidP="00E9703F">
      <w:pPr>
        <w:rPr>
          <w:rtl/>
        </w:rPr>
      </w:pPr>
      <w:r w:rsidRPr="006F178A">
        <w:rPr>
          <w:rFonts w:ascii="Fb Fontext" w:hAnsi="Fb Fontext"/>
          <w:b/>
          <w:rtl/>
        </w:rPr>
        <w:t>•</w:t>
      </w:r>
      <w:r w:rsidRPr="006F178A">
        <w:rPr>
          <w:rFonts w:ascii="Fb Fontext" w:hAnsi="Fb Fontext" w:hint="cs"/>
          <w:b/>
          <w:bCs/>
          <w:rtl/>
        </w:rPr>
        <w:t xml:space="preserve"> </w:t>
      </w:r>
      <w:r w:rsidRPr="006F178A">
        <w:rPr>
          <w:rFonts w:ascii="Fb Fontext" w:hAnsi="Fb Fontext"/>
          <w:b/>
          <w:bCs/>
          <w:rtl/>
        </w:rPr>
        <w:t>ת"ר</w:t>
      </w:r>
      <w:r w:rsidRPr="006F178A">
        <w:rPr>
          <w:rFonts w:ascii="Fb Fontext" w:hAnsi="Fb Fontext"/>
          <w:rtl/>
        </w:rPr>
        <w:t xml:space="preserve"> מסתפג אדם באלונטית, ומניחה בחלון. ולא ימסרנה לאוליירין, מפני שחשודים על אותו דבר.</w:t>
      </w:r>
    </w:p>
    <w:p w:rsidR="00E9703F" w:rsidRPr="006F178A" w:rsidRDefault="00E9703F" w:rsidP="00E9703F">
      <w:pPr>
        <w:rPr>
          <w:rtl/>
        </w:rPr>
      </w:pPr>
      <w:r w:rsidRPr="006F178A">
        <w:rPr>
          <w:rStyle w:val="2fb"/>
          <w:rtl/>
        </w:rPr>
        <w:t xml:space="preserve">ר"ש</w:t>
      </w:r>
      <w:r w:rsidRPr="006F178A">
        <w:rPr>
          <w:rtl/>
        </w:rPr>
        <w:t xml:space="preserve"> מסתפג באלונטית אחת, ומביאה בידו לתוך ביתו.</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 </w:t>
      </w:r>
      <w:ins w:id="110775" w:author="קלוד" w:date="2026-10-11T13:11:34Z">
        <w:r>
          <w:rPr>
            <w:rStyle w:val="2fb"/>
            <w:rtl/>
          </w:rPr>
          <w:t xml:space="preserve">יוסף:</w:t>
        </w:r>
      </w:ins>
      <w:del w:id="110776" w:author="קלוד" w:date="2026-10-11T13:11:34Z">
        <w:r w:rsidRPr="006F178A">
          <w:rPr>
            <w:rStyle w:val="2fb"/>
            <w:rtl/>
          </w:rPr>
          <w:delText xml:space="preserve">יוסף</w:delText>
        </w:r>
      </w:del>
      <w:r w:rsidRPr="006F178A">
        <w:rPr>
          <w:rtl/>
        </w:rPr>
        <w:t xml:space="preserve"> </w:t>
      </w:r>
      <w:r w:rsidRPr="002B5789">
        <w:rPr>
          <w:b/>
          <w:bCs/>
          <w:rtl/>
        </w:rPr>
        <w:t>הלכתא</w:t>
      </w:r>
      <w:r w:rsidRPr="006F178A">
        <w:rPr>
          <w:rtl/>
        </w:rPr>
        <w:t xml:space="preserve"> </w:t>
      </w:r>
      <w:ins w:id="110773" w:author="קלוד" w:date="2026-10-11T13:11:34Z">
        <w:r>
          <w:rPr>
            <w:rtl/>
          </w:rPr>
          <w:t xml:space="preserve">שמותר,</w:t>
        </w:r>
      </w:ins>
      <w:del w:id="110774" w:author="קלוד" w:date="2026-10-11T13:11:34Z">
        <w:r w:rsidRPr="006F178A">
          <w:rPr>
            <w:rtl/>
          </w:rPr>
          <w:delText xml:space="preserve">דשרי</w:delText>
        </w:r>
      </w:del>
      <w:r w:rsidRPr="006F178A">
        <w:rPr>
          <w:rtl/>
        </w:rPr>
        <w:t xml:space="preserve"> </w:t>
      </w:r>
      <w:ins w:id="110771" w:author="קלוד" w:date="2026-10-11T13:11:34Z">
        <w:r>
          <w:rPr>
            <w:rtl/>
          </w:rPr>
          <w:t xml:space="preserve">כר"ש,</w:t>
        </w:r>
      </w:ins>
      <w:del w:id="110772" w:author="קלוד" w:date="2026-10-11T13:11:34Z">
        <w:r w:rsidRPr="006F178A">
          <w:rPr>
            <w:rtl/>
          </w:rPr>
          <w:delText xml:space="preserve">כי</w:delText>
        </w:r>
      </w:del>
      <w:r w:rsidRPr="006F178A">
        <w:rPr>
          <w:rtl/>
        </w:rPr>
        <w:t xml:space="preserve"> </w:t>
      </w:r>
      <w:ins w:id="110769" w:author="קלוד" w:date="2026-10-11T13:11:34Z">
        <w:r>
          <w:rPr>
            <w:rtl/>
          </w:rPr>
          <w:t xml:space="preserve">ורבי,</w:t>
        </w:r>
      </w:ins>
      <w:del w:id="110770" w:author="קלוד" w:date="2026-10-11T13:11:34Z">
        <w:r w:rsidRPr="006F178A">
          <w:rPr>
            <w:rtl/>
          </w:rPr>
          <w:delText xml:space="preserve">הא</w:delText>
        </w:r>
      </w:del>
      <w:r w:rsidRPr="006F178A">
        <w:rPr>
          <w:rtl/>
        </w:rPr>
        <w:t xml:space="preserve"> </w:t>
      </w:r>
      <w:ins w:id="90655" w:author="מנוע מכני" w:date="2026-10-11T12:04:39Z">
        <w:ins w:id="110767" w:author="קלוד" w:date="2026-10-11T13:11:34Z">
          <w:r>
            <w:rPr>
              <w:rStyle w:val="2fb"/>
              <w:rtl/>
            </w:rPr>
            <w:t xml:space="preserve">ושמואל,</w:t>
          </w:r>
        </w:ins>
        <w:del w:id="110768" w:author="קלוד" w:date="2026-10-11T13:11:34Z">
          <w:r>
            <w:rPr>
              <w:rStyle w:val="2fb"/>
              <w:rtl/>
            </w:rPr>
            <w:delText xml:space="preserve">דר"ש</w:delText>
          </w:r>
          <w:r w:rsidRPr="006F178A">
            <w:rPr>
              <w:rtl/>
            </w:rPr>
            <w:delText xml:space="preserve">,</w:delText>
          </w:r>
        </w:del>
      </w:ins>
      <w:del w:id="90656" w:author="מנוע מכני" w:date="2026-10-11T12:04:39Z">
        <w:r w:rsidRPr="006F178A">
          <w:rPr>
            <w:rtl/>
          </w:rPr>
          <w:delText xml:space="preserve">דרבי שמעון</w:delText>
        </w:r>
      </w:del>
      <w:r w:rsidRPr="006F178A">
        <w:rPr>
          <w:rtl/>
        </w:rPr>
        <w:t xml:space="preserve"> </w:t>
      </w:r>
      <w:ins w:id="110765" w:author="קלוד" w:date="2026-10-11T13:11:34Z">
        <w:r>
          <w:rPr>
            <w:rStyle w:val="2fb"/>
            <w:rtl/>
          </w:rPr>
          <w:t xml:space="preserve">ורי"ו.</w:t>
        </w:r>
      </w:ins>
      <w:del w:id="110766" w:author="קלוד" w:date="2026-10-11T13:11:34Z">
        <w:r w:rsidRPr="006F178A">
          <w:rPr>
            <w:rStyle w:val="2fb"/>
            <w:rtl/>
          </w:rPr>
          <w:delText xml:space="preserve">ודרבי</w:delText>
        </w:r>
        <w:r w:rsidRPr="006F178A">
          <w:rPr>
            <w:rtl/>
          </w:rPr>
          <w:delText xml:space="preserve">, </w:delText>
        </w:r>
        <w:r w:rsidRPr="006F178A">
          <w:rPr>
            <w:rStyle w:val="2fb"/>
            <w:rtl/>
          </w:rPr>
          <w:delText xml:space="preserve">ודשמואל</w:delText>
        </w:r>
        <w:r w:rsidRPr="006F178A">
          <w:rPr>
            <w:rtl/>
          </w:rPr>
          <w:delText xml:space="preserve">, </w:delText>
        </w:r>
        <w:r w:rsidRPr="006F178A">
          <w:rPr>
            <w:rStyle w:val="2fb"/>
            <w:rtl/>
          </w:rPr>
          <w:delText xml:space="preserve">ודרי"ו</w:delText>
        </w:r>
        <w:r w:rsidRPr="006F178A">
          <w:rPr>
            <w:rtl/>
          </w:rPr>
          <w:delText xml:space="preserve">.</w:delText>
        </w:r>
      </w:del>
    </w:p>
    <w:p w:rsidR="00E9703F" w:rsidRPr="006F178A" w:rsidRDefault="00E9703F" w:rsidP="00E9703F">
      <w:pPr>
        <w:rPr>
          <w:rtl/>
        </w:rPr>
      </w:pPr>
      <w:r w:rsidRPr="006F178A">
        <w:rPr>
          <w:rStyle w:val="2fb"/>
          <w:rtl/>
        </w:rPr>
        <w:t xml:space="preserve">ר"ש</w:t>
      </w:r>
      <w:r w:rsidRPr="006F178A">
        <w:rPr>
          <w:rtl/>
        </w:rPr>
        <w:t xml:space="preserve"> הא דאמרן.</w:t>
      </w:r>
    </w:p>
    <w:p>
      <w:pPr>
        <w:pStyle w:val="38"/>
        <w:rPr>
          <w:ins w:id="99157" w:author="מנוע מכני" w:date="2026-10-11T12:04:39Z"/>
        </w:rPr>
      </w:pPr>
      <w:r w:rsidRPr="006F178A">
        <w:t xml:space="preserve">רבי </w:t>
      </w:r>
      <w:ins w:id="110779" w:author="קלוד" w:date="2026-10-11T13:11:34Z">
        <w:r>
          <w:t xml:space="preserve">-</w:t>
        </w:r>
      </w:ins>
      <w:del w:id="110780" w:author="קלוד" w:date="2026-10-11T13:11:34Z">
        <w:r w:rsidRPr="006F178A">
          <w:delText xml:space="preserve">-דאמר</w:delText>
        </w:r>
      </w:del>
      <w:r w:rsidRPr="006F178A">
        <w:t xml:space="preserve"> </w:t>
      </w:r>
      <w:ins w:id="110777" w:author="קלוד" w:date="2026-10-11T13:11:34Z">
        <w:r>
          <w:t xml:space="preserve">שאמר:</w:t>
        </w:r>
      </w:ins>
      <w:del w:id="110778" w:author="קלוד" w:date="2026-10-11T13:11:34Z">
        <w:r w:rsidRPr="006F178A">
          <w:delText xml:space="preserve">רבי:</w:delText>
        </w:r>
      </w:del>
    </w:p>
    <w:p w:rsidR="00E9703F" w:rsidRPr="006F178A" w:rsidRDefault="00E9703F" w:rsidP="00E9703F">
      <w:pPr>
        <w:rPr>
          <w:rtl/>
        </w:rPr>
      </w:pPr>
      <w:del w:id="99158" w:author="מנוע מכני" w:date="2026-10-11T12:04:39Z">
        <w:r w:rsidRPr="006F178A">
          <w:rPr>
            <w:rtl/>
          </w:rPr>
          <w:delText xml:space="preserve"> </w:delText>
        </w:r>
      </w:del>
      <w:r w:rsidRPr="006F178A">
        <w:rPr>
          <w:rtl/>
        </w:rPr>
        <w:t xml:space="preserve">כשהיינו למדין תורה אצל </w:t>
      </w:r>
      <w:r w:rsidRPr="006F178A">
        <w:rPr>
          <w:rStyle w:val="2fb"/>
          <w:rtl/>
        </w:rPr>
        <w:t xml:space="preserve">ר"ש</w:t>
      </w:r>
      <w:r w:rsidRPr="006F178A">
        <w:rPr>
          <w:rtl/>
        </w:rPr>
        <w:t xml:space="preserve"> בתקוע היינו מעלין שמן ואלונטית מחצר לגג, ומגג לקרפף, עד שהיינו מגיעין אצל מעין שהיינו רוחצין בו.</w:t>
      </w:r>
    </w:p>
    <w:p>
      <w:pPr>
        <w:pStyle w:val="38"/>
        <w:rPr>
          <w:ins w:id="99370" w:author="מנוע מכני" w:date="2026-10-11T12:04:39Z"/>
        </w:rPr>
      </w:pPr>
      <w:r w:rsidRPr="006F178A">
        <w:t xml:space="preserve">שמואל</w:t>
      </w:r>
    </w:p>
    <w:p w:rsidR="00E9703F" w:rsidRPr="006F178A" w:rsidRDefault="00E9703F" w:rsidP="00E9703F">
      <w:pPr>
        <w:rPr>
          <w:rtl/>
        </w:rPr>
      </w:pPr>
      <w:del w:id="99371" w:author="מנוע מכני" w:date="2026-10-11T12:04:39Z">
        <w:r w:rsidRPr="006F178A">
          <w:rPr>
            <w:rtl/>
          </w:rPr>
          <w:delText xml:space="preserve"> </w:delText>
        </w:r>
      </w:del>
      <w:ins w:id="110783" w:author="קלוד" w:date="2026-10-11T13:11:34Z">
        <w:r>
          <w:rPr>
            <w:rtl/>
          </w:rPr>
          <w:t xml:space="preserve">-</w:t>
        </w:r>
      </w:ins>
      <w:del w:id="110784" w:author="קלוד" w:date="2026-10-11T13:11:34Z">
        <w:r w:rsidRPr="006F178A">
          <w:rPr>
            <w:rtl/>
          </w:rPr>
          <w:delText xml:space="preserve">–</w:delText>
        </w:r>
      </w:del>
      <w:r w:rsidRPr="006F178A">
        <w:rPr>
          <w:rtl/>
        </w:rPr>
        <w:t xml:space="preserve"> </w:t>
      </w:r>
      <w:ins w:id="110781" w:author="קלוד" w:date="2026-10-11T13:11:34Z">
        <w:r>
          <w:rPr>
            <w:rStyle w:val="2fb"/>
            <w:rtl/>
          </w:rPr>
          <w:t xml:space="preserve">שאריא"ש:</w:t>
        </w:r>
      </w:ins>
      <w:del w:id="110782" w:author="קלוד" w:date="2026-10-11T13:11:34Z">
        <w:r w:rsidRPr="006F178A">
          <w:rPr>
            <w:rStyle w:val="2fb"/>
            <w:rtl/>
          </w:rPr>
          <w:delText xml:space="preserve">דאריא"ש</w:delText>
        </w:r>
      </w:del>
      <w:r w:rsidRPr="006F178A">
        <w:rPr>
          <w:rtl/>
        </w:rPr>
        <w:t xml:space="preserve"> מסתפג אדם באלונטית, ומביאה בידו לתוך ביתו.</w:t>
      </w:r>
    </w:p>
    <w:p>
      <w:pPr>
        <w:pStyle w:val="38"/>
        <w:rPr>
          <w:ins w:id="99372" w:author="מנוע מכני" w:date="2026-10-11T12:04:39Z"/>
        </w:rPr>
      </w:pPr>
      <w:r w:rsidRPr="006F178A">
        <w:t xml:space="preserve">רי"ו</w:t>
      </w:r>
    </w:p>
    <w:p w:rsidR="00E9703F" w:rsidRPr="006F178A" w:rsidRDefault="00E9703F" w:rsidP="00E9703F">
      <w:pPr>
        <w:rPr>
          <w:rtl/>
        </w:rPr>
      </w:pPr>
      <w:del w:id="99373" w:author="מנוע מכני" w:date="2026-10-11T12:04:39Z">
        <w:r w:rsidRPr="006F178A">
          <w:rPr>
            <w:rtl/>
          </w:rPr>
          <w:delText xml:space="preserve"> </w:delText>
        </w:r>
      </w:del>
      <w:r w:rsidRPr="006F178A">
        <w:rPr>
          <w:rtl/>
        </w:rPr>
        <w:t xml:space="preserve">- הלכה, מסתפג אדם באלונטית ומביאה בידו לתוך ביתו.</w:t>
      </w:r>
    </w:p>
    <w:p w:rsidR="00E9703F" w:rsidRPr="006F178A" w:rsidRDefault="00E9703F" w:rsidP="00E9703F">
      <w:pPr>
        <w:rPr>
          <w:rtl/>
        </w:rPr>
      </w:pPr>
      <w:ins w:id="110793" w:author="קלוד" w:date="2026-10-11T13:11:34Z">
        <w:r>
          <w:rPr>
            <w:rtl/>
          </w:rPr>
          <w:t xml:space="preserve">ומה</w:t>
        </w:r>
      </w:ins>
      <w:del w:id="110794" w:author="קלוד" w:date="2026-10-11T13:11:34Z">
        <w:r w:rsidRPr="006F178A">
          <w:rPr>
            <w:rtl/>
          </w:rPr>
          <w:delText xml:space="preserve">והא</w:delText>
        </w:r>
      </w:del>
      <w:r w:rsidRPr="006F178A">
        <w:rPr>
          <w:rtl/>
        </w:rPr>
        <w:t xml:space="preserve"> </w:t>
      </w:r>
      <w:ins w:id="110791" w:author="קלוד" w:date="2026-10-11T13:11:34Z">
        <w:r>
          <w:rPr>
            <w:rtl/>
          </w:rPr>
          <w:t xml:space="preserve">ששנתה</w:t>
        </w:r>
      </w:ins>
      <w:del w:id="110792" w:author="קלוד" w:date="2026-10-11T13:11:34Z">
        <w:r w:rsidRPr="006F178A">
          <w:rPr>
            <w:rtl/>
          </w:rPr>
          <w:delText xml:space="preserve">דסתמא</w:delText>
        </w:r>
      </w:del>
      <w:r w:rsidRPr="006F178A">
        <w:rPr>
          <w:rtl/>
        </w:rPr>
        <w:t xml:space="preserve"> </w:t>
      </w:r>
      <w:ins w:id="110789" w:author="קלוד" w:date="2026-10-11T13:11:34Z">
        <w:r>
          <w:rPr>
            <w:rtl/>
          </w:rPr>
          <w:t xml:space="preserve">סתם</w:t>
        </w:r>
      </w:ins>
      <w:del w:id="110790" w:author="קלוד" w:date="2026-10-11T13:11:34Z">
        <w:r w:rsidRPr="006F178A">
          <w:rPr>
            <w:rtl/>
          </w:rPr>
          <w:delText xml:space="preserve">דמתי'</w:delText>
        </w:r>
      </w:del>
      <w:r w:rsidRPr="006F178A">
        <w:rPr>
          <w:rtl/>
        </w:rPr>
        <w:t xml:space="preserve"> </w:t>
      </w:r>
      <w:ins w:id="110787" w:author="קלוד" w:date="2026-10-11T13:11:34Z">
        <w:r>
          <w:rPr>
            <w:rtl/>
          </w:rPr>
          <w:t xml:space="preserve">מתני' 'עשר</w:t>
        </w:r>
      </w:ins>
      <w:del w:id="110788" w:author="קלוד" w:date="2026-10-11T13:11:34Z">
        <w:r w:rsidRPr="006F178A">
          <w:rPr>
            <w:rtl/>
          </w:rPr>
          <w:delText xml:space="preserve">דעשר</w:delText>
        </w:r>
      </w:del>
      <w:r w:rsidRPr="006F178A">
        <w:rPr>
          <w:rtl/>
        </w:rPr>
        <w:t xml:space="preserve"> אלונטיות </w:t>
      </w:r>
      <w:r w:rsidRPr="006F178A">
        <w:rPr>
          <w:rtl/>
        </w:rPr>
        <w:t xml:space="preserve">לא</w:t>
      </w:r>
      <w:r w:rsidRPr="006F178A">
        <w:rPr>
          <w:rtl/>
        </w:rPr>
        <w:t xml:space="preserve"> יביאם </w:t>
      </w:r>
      <w:ins w:id="110785" w:author="קלוד" w:date="2026-10-11T13:11:34Z">
        <w:r>
          <w:rPr>
            <w:rtl/>
          </w:rPr>
          <w:t xml:space="preserve">בידו' -</w:t>
        </w:r>
      </w:ins>
      <w:del w:id="110786" w:author="קלוד" w:date="2026-10-11T13:11:34Z">
        <w:r w:rsidRPr="006F178A">
          <w:rPr>
            <w:rtl/>
          </w:rPr>
          <w:delText xml:space="preserve">בידו</w:delText>
        </w:r>
      </w:del>
      <w:r w:rsidRPr="006F178A">
        <w:rPr>
          <w:rtl/>
        </w:rPr>
        <w:t xml:space="preserve"> ההוא כבן חכינאי </w:t>
      </w:r>
      <w:ins w:id="95817" w:author="מנוע מכני" w:date="2026-10-11T12:04:39Z">
        <w:r>
          <w:rPr>
            <w:rtl/>
          </w:rPr>
          <w:t xml:space="preserve">שונה</w:t>
        </w:r>
      </w:ins>
      <w:del w:id="95818" w:author="מנוע מכני" w:date="2026-10-11T12:04:39Z">
        <w:r w:rsidRPr="006F178A">
          <w:rPr>
            <w:rtl/>
          </w:rPr>
          <w:delText xml:space="preserve">מתני</w:delText>
        </w:r>
      </w:del>
      <w:r w:rsidRPr="006F178A">
        <w:rPr>
          <w:rtl/>
        </w:rPr>
        <w:t xml:space="preserve"> לה.</w:t>
      </w:r>
    </w:p>
    <w:p>
      <w:pPr>
        <w:pStyle w:val="afffff8"/>
        <w:rPr>
          <w:ins w:id="90085" w:author="קלוד" w:date="2026-10-11T12:33:55Z"/>
        </w:rPr>
      </w:pPr>
      <w:ins w:id="90086" w:author="קלוד" w:date="2026-10-11T12:33:55Z">
        <w:r>
          <w:rPr>
            <w:color w:val="7B3F00"/>
          </w:rPr>
          <w:t xml:space="preserve">בלרי נשים וסודר גדול - דרך מלבוש</w:t>
        </w:r>
      </w:ins>
    </w:p>
    <w:p w:rsidR="00E9703F" w:rsidRPr="006F178A" w:rsidRDefault="00E9703F" w:rsidP="00E9703F">
      <w:pPr>
        <w:rPr>
          <w:rtl/>
        </w:rPr>
      </w:pPr>
      <w:r w:rsidRPr="006F178A">
        <w:rPr>
          <w:rStyle w:val="2fb"/>
          <w:rtl/>
        </w:rPr>
        <w:t xml:space="preserve">רי"ו</w:t>
      </w:r>
      <w:r w:rsidRPr="006F178A">
        <w:rPr>
          <w:rtl/>
        </w:rPr>
        <w:t xml:space="preserve"> הבלנין מביאין בלרי נשים </w:t>
      </w:r>
      <w:ins w:id="110797" w:author="קלוד" w:date="2026-10-11T13:11:34Z">
        <w:r>
          <w:rPr>
            <w:rtl/>
          </w:rPr>
          <w:t xml:space="preserve">לבית</w:t>
        </w:r>
      </w:ins>
      <w:del w:id="110798" w:author="קלוד" w:date="2026-10-11T13:11:34Z">
        <w:r w:rsidRPr="006F178A">
          <w:rPr>
            <w:rtl/>
          </w:rPr>
          <w:delText xml:space="preserve">לבי</w:delText>
        </w:r>
      </w:del>
      <w:r w:rsidRPr="006F178A">
        <w:rPr>
          <w:rtl/>
        </w:rPr>
        <w:t xml:space="preserve"> </w:t>
      </w:r>
      <w:ins w:id="110795" w:author="קלוד" w:date="2026-10-11T13:11:34Z">
        <w:r>
          <w:rPr>
            <w:rtl/>
          </w:rPr>
          <w:t xml:space="preserve">המרחץ</w:t>
        </w:r>
      </w:ins>
      <w:del w:id="110796" w:author="קלוד" w:date="2026-10-11T13:11:34Z">
        <w:r w:rsidRPr="006F178A">
          <w:rPr>
            <w:rtl/>
          </w:rPr>
          <w:delText xml:space="preserve">בני</w:delText>
        </w:r>
      </w:del>
      <w:r w:rsidRPr="006F178A">
        <w:rPr>
          <w:rtl/>
        </w:rPr>
        <w:t xml:space="preserve"> דרך מלבוש, ובלבד שיתכסה בהן ראשן ורובן.</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סודר גדול צריך לקשר שני ראשיה למטה שלא יפול. </w:t>
      </w:r>
      <w:r w:rsidRPr="006F178A">
        <w:rPr>
          <w:rStyle w:val="2fb"/>
          <w:rtl/>
        </w:rPr>
        <w:t xml:space="preserve">רחב"א</w:t>
      </w:r>
      <w:r w:rsidRPr="006F178A">
        <w:rPr>
          <w:rtl/>
        </w:rPr>
        <w:t xml:space="preserve"> </w:t>
      </w:r>
      <w:r w:rsidRPr="006F178A">
        <w:rPr>
          <w:rStyle w:val="2fb"/>
          <w:rtl/>
        </w:rPr>
        <w:t xml:space="preserve">מר"י</w:t>
      </w:r>
      <w:r w:rsidRPr="006F178A">
        <w:rPr>
          <w:rtl/>
        </w:rPr>
        <w:t xml:space="preserve"> למטה מכתפיים.</w:t>
      </w:r>
    </w:p>
    <w:p>
      <w:pPr>
        <w:pStyle w:val="38"/>
        <w:rPr>
          <w:ins w:id="99160" w:author="מנוע מכני" w:date="2026-10-11T12:04:39Z"/>
        </w:rPr>
      </w:pPr>
      <w:del w:id="99159" w:author="מנוע מכני" w:date="2026-10-11T12:04:39Z">
        <w:r w:rsidRPr="00307E5D">
          <w:delText xml:space="preserve">•</w:delText>
        </w:r>
      </w:del>
      <w:r w:rsidRPr="00307E5D">
        <w:t xml:space="preserve"> </w:t>
      </w:r>
      <w:r w:rsidRPr="00307E5D">
        <w:t xml:space="preserve">רבא לבני מחוזא:</w:t>
      </w:r>
    </w:p>
    <w:p w:rsidR="00E9703F" w:rsidRPr="00307E5D" w:rsidRDefault="00E9703F" w:rsidP="00E9703F">
      <w:pPr>
        <w:rPr>
          <w:spacing w:val="-6"/>
          <w:rtl/>
        </w:rPr>
      </w:pPr>
      <w:del w:id="99161" w:author="מנוע מכני" w:date="2026-10-11T12:04:39Z">
        <w:r w:rsidRPr="00307E5D">
          <w:rPr>
            <w:rFonts w:ascii="Fb Fontext" w:hAnsi="Fb Fontext"/>
            <w:spacing w:val="-6"/>
            <w:sz w:val="20"/>
            <w:rtl/>
          </w:rPr>
          <w:delText xml:space="preserve"> </w:delText>
        </w:r>
      </w:del>
      <w:r w:rsidRPr="00307E5D">
        <w:rPr>
          <w:rFonts w:ascii="Fb Fontext" w:hAnsi="Fb Fontext"/>
          <w:spacing w:val="-6"/>
          <w:sz w:val="20"/>
          <w:rtl/>
        </w:rPr>
        <w:t xml:space="preserve">כשמעבירים כלים </w:t>
      </w:r>
      <w:ins w:id="110805" w:author="קלוד" w:date="2026-10-11T13:11:34Z">
        <w:r>
          <w:rPr>
            <w:rFonts w:ascii="Fb Fontext" w:hAnsi="Fb Fontext"/>
            <w:spacing w:val="-6"/>
            <w:sz w:val="20"/>
            <w:rtl/>
          </w:rPr>
          <w:t xml:space="preserve">לחיילים</w:t>
        </w:r>
      </w:ins>
      <w:del w:id="110806" w:author="קלוד" w:date="2026-10-11T13:11:34Z">
        <w:r w:rsidRPr="00307E5D">
          <w:rPr>
            <w:rFonts w:ascii="Fb Fontext" w:hAnsi="Fb Fontext"/>
            <w:spacing w:val="-6"/>
            <w:sz w:val="20"/>
            <w:rtl/>
          </w:rPr>
          <w:delText xml:space="preserve">לבני חילא</w:delText>
        </w:r>
      </w:del>
      <w:r w:rsidRPr="00307E5D">
        <w:rPr>
          <w:rFonts w:ascii="Fb Fontext" w:hAnsi="Fb Fontext"/>
          <w:spacing w:val="-6"/>
          <w:sz w:val="20"/>
          <w:rtl/>
        </w:rPr>
        <w:t xml:space="preserve"> </w:t>
      </w:r>
      <w:r w:rsidRPr="00307E5D">
        <w:rPr>
          <w:rFonts w:ascii="Fb Fontext" w:hAnsi="Fb Fontext"/>
          <w:spacing w:val="-6"/>
          <w:sz w:val="20"/>
          <w:rtl/>
        </w:rPr>
        <w:t xml:space="preserve">ברה"ר</w:t>
      </w:r>
      <w:r w:rsidRPr="00307E5D">
        <w:rPr>
          <w:rFonts w:ascii="Fb Fontext" w:hAnsi="Fb Fontext"/>
          <w:spacing w:val="-6"/>
          <w:sz w:val="20"/>
          <w:rtl/>
        </w:rPr>
        <w:t xml:space="preserve"> </w:t>
      </w:r>
      <w:ins w:id="110803" w:author="קלוד" w:date="2026-10-11T13:11:34Z">
        <w:r>
          <w:rPr>
            <w:rFonts w:ascii="Fb Fontext" w:hAnsi="Fb Fontext"/>
            <w:spacing w:val="-6"/>
            <w:sz w:val="20"/>
            <w:rtl/>
          </w:rPr>
          <w:t xml:space="preserve">-</w:t>
        </w:r>
      </w:ins>
      <w:del w:id="110804" w:author="קלוד" w:date="2026-10-11T13:11:34Z">
        <w:r w:rsidRPr="00307E5D">
          <w:rPr>
            <w:rFonts w:ascii="Fb Fontext" w:hAnsi="Fb Fontext"/>
            <w:spacing w:val="-6"/>
            <w:sz w:val="20"/>
            <w:rtl/>
          </w:rPr>
          <w:delText xml:space="preserve">דרך</w:delText>
        </w:r>
      </w:del>
      <w:r w:rsidRPr="00307E5D">
        <w:rPr>
          <w:rFonts w:ascii="Fb Fontext" w:hAnsi="Fb Fontext"/>
          <w:spacing w:val="-6"/>
          <w:sz w:val="20"/>
          <w:rtl/>
        </w:rPr>
        <w:t xml:space="preserve"> </w:t>
      </w:r>
      <w:ins w:id="110801" w:author="קלוד" w:date="2026-10-11T13:11:34Z">
        <w:r>
          <w:rPr>
            <w:rFonts w:ascii="Fb Fontext" w:hAnsi="Fb Fontext"/>
            <w:spacing w:val="-6"/>
            <w:sz w:val="20"/>
            <w:rtl/>
          </w:rPr>
          <w:t xml:space="preserve">ישרבבו אותם</w:t>
        </w:r>
      </w:ins>
      <w:del w:id="110802" w:author="קלוד" w:date="2026-10-11T13:11:34Z">
        <w:r w:rsidRPr="00307E5D">
          <w:rPr>
            <w:rFonts w:ascii="Fb Fontext" w:hAnsi="Fb Fontext"/>
            <w:spacing w:val="-6"/>
            <w:sz w:val="20"/>
            <w:rtl/>
          </w:rPr>
          <w:delText xml:space="preserve">שישרבבו</w:delText>
        </w:r>
      </w:del>
      <w:r w:rsidRPr="00307E5D">
        <w:rPr>
          <w:rFonts w:ascii="Fb Fontext" w:hAnsi="Fb Fontext"/>
          <w:spacing w:val="-6"/>
          <w:sz w:val="20"/>
          <w:rtl/>
        </w:rPr>
        <w:t xml:space="preserve"> למטה </w:t>
      </w:r>
      <w:ins w:id="110799" w:author="קלוד" w:date="2026-10-11T13:11:34Z">
        <w:r>
          <w:rPr>
            <w:rFonts w:ascii="Fb Fontext" w:hAnsi="Fb Fontext"/>
            <w:spacing w:val="-6"/>
            <w:sz w:val="20"/>
            <w:rtl/>
          </w:rPr>
          <w:t xml:space="preserve">מכתפים,</w:t>
        </w:r>
      </w:ins>
      <w:del w:id="110800" w:author="קלוד" w:date="2026-10-11T13:11:34Z">
        <w:r w:rsidRPr="00307E5D">
          <w:rPr>
            <w:rFonts w:ascii="Fb Fontext" w:hAnsi="Fb Fontext"/>
            <w:spacing w:val="-6"/>
            <w:sz w:val="20"/>
            <w:rtl/>
          </w:rPr>
          <w:delText xml:space="preserve">מכתפים.</w:delText>
        </w:r>
      </w:del>
      <w:r w:rsidRPr="00307E5D">
        <w:rPr>
          <w:rFonts w:ascii="Fb Fontext" w:hAnsi="Fb Fontext"/>
          <w:spacing w:val="-6"/>
          <w:sz w:val="20"/>
          <w:rtl/>
        </w:rPr>
        <w:t xml:space="preserve"> דרך מלבוש.</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סכין וממשמשין. וגם בבמני מעים ולא כדרך חול.</w:t>
      </w:r>
      <w:r w:rsidRPr="006F178A">
        <w:rPr>
          <w:rFonts w:ascii="Fb Fontext" w:hAnsi="Fb Fontext" w:hint="cs"/>
          <w:rtl/>
        </w:rPr>
        <w:t xml:space="preserve"> - </w:t>
      </w:r>
      <w:r w:rsidRPr="006F178A">
        <w:rPr>
          <w:rFonts w:ascii="Fb Fontext" w:hAnsi="Fb Fontext"/>
          <w:rtl/>
        </w:rPr>
        <w:t xml:space="preserve">והיינו סך </w:t>
      </w:r>
      <w:r w:rsidRPr="006F178A">
        <w:rPr>
          <w:rFonts w:ascii="Fb Fontext" w:hAnsi="Fb Fontext"/>
          <w:rtl/>
        </w:rPr>
        <w:t xml:space="preserve">ואח"כ</w:t>
      </w:r>
      <w:r w:rsidRPr="006F178A">
        <w:rPr>
          <w:rFonts w:ascii="Fb Fontext" w:hAnsi="Fb Fontext"/>
          <w:rtl/>
        </w:rPr>
        <w:t xml:space="preserve"> ממשמש.</w:t>
      </w:r>
    </w:p>
    <w:p w:rsidR="00E9703F" w:rsidRPr="009757B9" w:rsidRDefault="00E9703F" w:rsidP="00E9703F">
      <w:pPr>
        <w:rPr>
          <w:rFonts w:cs="Guttman Vilna"/>
          <w:b/>
          <w:bCs/>
          <w:rtl/>
        </w:rPr>
      </w:pPr>
      <w:r w:rsidRPr="006F178A">
        <w:rPr>
          <w:rStyle w:val="2fb"/>
          <w:rtl/>
        </w:rPr>
        <w:t xml:space="preserve">רי"ו</w:t>
      </w:r>
      <w:r w:rsidRPr="006F178A">
        <w:rPr>
          <w:rtl/>
        </w:rPr>
        <w:t xml:space="preserve"> סך וממשמש בבת אחת.</w:t>
      </w:r>
    </w:p>
    <w:p w:rsidR="00E9703F" w:rsidRPr="009757B9" w:rsidRDefault="00E9703F" w:rsidP="00E9703F">
      <w:pPr>
        <w:rPr>
          <w:rStyle w:val="affff2"/>
          <w:b w:val="0"/>
          <w:rtl/>
        </w:rPr>
      </w:pPr>
      <w:r w:rsidRPr="006F178A">
        <w:rPr>
          <w:rtl/>
        </w:rPr>
        <w:t>•</w:t>
      </w:r>
      <w:r w:rsidRPr="006F178A">
        <w:rPr>
          <w:rFonts w:hint="cs"/>
          <w:rtl/>
        </w:rPr>
        <w:t xml:space="preserve"> </w:t>
      </w:r>
      <w:r w:rsidRPr="009757B9">
        <w:rPr>
          <w:rStyle w:val="affff2"/>
          <w:rtl/>
        </w:rPr>
        <w:t xml:space="preserve">אבל </w:t>
      </w:r>
      <w:r w:rsidRPr="009757B9">
        <w:rPr>
          <w:rStyle w:val="affff2"/>
          <w:rtl/>
        </w:rPr>
        <w:t xml:space="preserve">לא</w:t>
      </w:r>
      <w:r w:rsidRPr="009757B9">
        <w:rPr>
          <w:rStyle w:val="affff2"/>
          <w:rtl/>
        </w:rPr>
        <w:t xml:space="preserve"> מתעמלין.</w:t>
      </w:r>
    </w:p>
    <w:p>
      <w:pPr>
        <w:pStyle w:val="afffff8"/>
        <w:rPr>
          <w:ins w:id="90083" w:author="קלוד" w:date="2026-10-11T12:33:55Z"/>
        </w:rPr>
      </w:pPr>
      <w:ins w:id="90084" w:author="קלוד" w:date="2026-10-11T12:33:55Z">
        <w:r>
          <w:rPr>
            <w:color w:val="7B3F00"/>
          </w:rPr>
          <w:t xml:space="preserve">מי דיומסת - מרפא טיט ושכחת התלמוד</w:t>
        </w:r>
      </w:ins>
    </w:p>
    <w:p w:rsidR="00E9703F" w:rsidRDefault="00524703" w:rsidP="00E9703F">
      <w:pPr>
        <w:rPr>
          <w:rtl/>
        </w:rPr>
      </w:pPr>
      <w:r>
        <w:rPr>
          <w:rStyle w:val="affff2"/>
          <w:rFonts w:cs="FontbitDavid"/>
          <w:rtl/>
        </w:rPr>
        <w:t xml:space="preserve">• </w:t>
      </w:r>
      <w:r>
        <w:rPr>
          <w:rStyle w:val="2fb"/>
          <w:rFonts w:cs="FontbitDavid"/>
          <w:rtl/>
        </w:rPr>
        <w:t xml:space="preserve">ר</w:t>
      </w:r>
      <w:r w:rsidR="00E9703F" w:rsidRPr="006F178A">
        <w:rPr>
          <w:rStyle w:val="2fb"/>
          <w:rtl/>
        </w:rPr>
        <w:t xml:space="preserve">חבאר"י</w:t>
      </w:r>
      <w:r w:rsidR="00E9703F" w:rsidRPr="006F178A">
        <w:rPr>
          <w:rtl/>
        </w:rPr>
        <w:t xml:space="preserve"> אסור לעמוד בקרקעיתה של דיומסת, מפני שמחממת ומרפא טיט מלוח</w:t>
      </w:r>
    </w:p>
    <w:p w:rsidR="00E9703F" w:rsidRPr="009757B9" w:rsidRDefault="00524703" w:rsidP="00E9703F">
      <w:pPr>
        <w:rPr>
          <w:rFonts w:cs="Guttman Vilna"/>
          <w:b/>
          <w:bCs/>
          <w:rtl/>
        </w:rPr>
      </w:pPr>
      <w:r>
        <w:rPr>
          <w:b/>
          <w:rtl/>
        </w:rPr>
        <w:t xml:space="preserve">• </w:t>
      </w:r>
      <w:r>
        <w:rPr>
          <w:rStyle w:val="2fb"/>
          <w:b/>
          <w:rtl/>
        </w:rPr>
        <w:t xml:space="preserve">ר</w:t>
      </w:r>
      <w:r w:rsidR="00E9703F" w:rsidRPr="006F178A">
        <w:rPr>
          <w:rStyle w:val="2fb"/>
          <w:rtl/>
        </w:rPr>
        <w:t xml:space="preserve">יא"ר</w:t>
      </w:r>
      <w:r w:rsidR="00E9703F" w:rsidRPr="006F178A">
        <w:rPr>
          <w:rtl/>
        </w:rPr>
        <w:t xml:space="preserve"> כל ימיה [שמרפאת] של דיומסת עשרים ואחד יום, ועצרת מן המנין.</w:t>
      </w:r>
    </w:p>
    <w:p w:rsidR="00E9703F" w:rsidRPr="006F178A" w:rsidRDefault="00E9703F" w:rsidP="00E9703F">
      <w:pPr>
        <w:rPr>
          <w:rtl/>
        </w:rPr>
      </w:pPr>
      <w:ins w:id="110831" w:author="קלוד" w:date="2026-10-11T13:11:34Z">
        <w:r>
          <w:rPr>
            <w:rFonts w:ascii="Fb Fontext" w:hAnsi="Fb Fontext"/>
            <w:sz w:val="20"/>
            <w:rtl/>
          </w:rPr>
          <w:t xml:space="preserve">ואיבעיא:</w:t>
        </w:r>
      </w:ins>
      <w:del w:id="110832" w:author="קלוד" w:date="2026-10-11T13:11:34Z">
        <w:r w:rsidRPr="006F178A">
          <w:rPr>
            <w:rFonts w:ascii="Fb Fontext" w:hAnsi="Fb Fontext"/>
            <w:sz w:val="20"/>
            <w:rtl/>
          </w:rPr>
          <w:delText xml:space="preserve">ואיבעיא</w:delText>
        </w:r>
      </w:del>
      <w:r w:rsidRPr="006F178A">
        <w:rPr>
          <w:rFonts w:ascii="Fb Fontext" w:hAnsi="Fb Fontext"/>
          <w:sz w:val="20"/>
          <w:rtl/>
        </w:rPr>
        <w:t xml:space="preserve"> </w:t>
      </w:r>
      <w:ins w:id="95029" w:author="מנוע מכני" w:date="2026-10-11T12:04:39Z">
        <w:r>
          <w:rPr>
            <w:rFonts w:ascii="Fb Fontext" w:hAnsi="Fb Fontext"/>
            <w:sz w:val="20"/>
            <w:rtl/>
          </w:rPr>
          <w:t xml:space="preserve">אם </w:t>
        </w:r>
      </w:ins>
      <w:del w:id="95030" w:author="מנוע מכני" w:date="2026-10-11T12:04:39Z">
        <w:r w:rsidRPr="006F178A">
          <w:rPr>
            <w:rFonts w:ascii="Fb Fontext" w:hAnsi="Fb Fontext"/>
            <w:sz w:val="20"/>
            <w:rtl/>
          </w:rPr>
          <w:delText xml:space="preserve">אי </w:delText>
        </w:r>
      </w:del>
      <w:r w:rsidRPr="006F178A">
        <w:rPr>
          <w:rFonts w:ascii="Fb Fontext" w:hAnsi="Fb Fontext"/>
          <w:sz w:val="20"/>
          <w:rtl/>
        </w:rPr>
        <w:t xml:space="preserve">עצרת בתחילה או </w:t>
      </w:r>
      <w:ins w:id="110829" w:author="קלוד" w:date="2026-10-11T13:11:34Z">
        <w:r>
          <w:rPr>
            <w:rFonts w:ascii="Fb Fontext" w:hAnsi="Fb Fontext"/>
            <w:sz w:val="20"/>
            <w:rtl/>
          </w:rPr>
          <w:t xml:space="preserve">בסוף,</w:t>
        </w:r>
      </w:ins>
      <w:del w:id="110830" w:author="קלוד" w:date="2026-10-11T13:11:34Z">
        <w:r w:rsidRPr="006F178A">
          <w:rPr>
            <w:rFonts w:ascii="Fb Fontext" w:hAnsi="Fb Fontext"/>
            <w:sz w:val="20"/>
            <w:rtl/>
          </w:rPr>
          <w:delText xml:space="preserve">בסוף</w:delText>
        </w:r>
      </w:del>
      <w:r w:rsidRPr="006F178A">
        <w:rPr>
          <w:rFonts w:ascii="Fb Fontext" w:hAnsi="Fb Fontext"/>
          <w:sz w:val="20"/>
          <w:rtl/>
        </w:rPr>
        <w:t xml:space="preserve"> </w:t>
      </w:r>
      <w:ins w:id="92023" w:author="מנוע מכני" w:date="2026-10-11T12:04:39Z">
        <w:r>
          <w:rPr>
            <w:rFonts w:ascii="Fb Fontext" w:hAnsi="Fb Fontext"/>
            <w:sz w:val="20"/>
            <w:rtl/>
          </w:rPr>
          <w:t xml:space="preserve">שהרי</w:t>
        </w:r>
      </w:ins>
      <w:del w:id="92024" w:author="מנוע מכני" w:date="2026-10-11T12:04:39Z">
        <w:r w:rsidRPr="006F178A">
          <w:rPr>
            <w:rFonts w:ascii="Fb Fontext" w:hAnsi="Fb Fontext"/>
            <w:sz w:val="20"/>
            <w:rtl/>
          </w:rPr>
          <w:delText xml:space="preserve">דהא</w:delText>
        </w:r>
      </w:del>
      <w:r w:rsidRPr="006F178A">
        <w:rPr>
          <w:rFonts w:ascii="Fb Fontext" w:hAnsi="Fb Fontext"/>
          <w:sz w:val="20"/>
          <w:rtl/>
        </w:rPr>
        <w:t xml:space="preserve"> </w:t>
      </w:r>
      <w:ins w:id="92019" w:author="מנוע מכני" w:date="2026-10-11T12:04:39Z">
        <w:ins w:id="110827" w:author="קלוד" w:date="2026-10-11T13:11:34Z">
          <w:r>
            <w:rPr>
              <w:rFonts w:ascii="Fb Fontext" w:hAnsi="Fb Fontext"/>
              <w:sz w:val="20"/>
              <w:rtl/>
            </w:rPr>
            <w:t xml:space="preserve">כל</w:t>
          </w:r>
        </w:ins>
        <w:del w:id="110828" w:author="קלוד" w:date="2026-10-11T13:11:34Z">
          <w:r>
            <w:rPr>
              <w:rFonts w:ascii="Fb Fontext" w:hAnsi="Fb Fontext"/>
              <w:sz w:val="20"/>
              <w:rtl/>
            </w:rPr>
            <w:delText xml:space="preserve">דכולם</w:delText>
          </w:r>
        </w:del>
      </w:ins>
      <w:del w:id="92020" w:author="מנוע מכני" w:date="2026-10-11T12:04:39Z">
        <w:r w:rsidRPr="006F178A">
          <w:rPr>
            <w:rFonts w:ascii="Fb Fontext" w:hAnsi="Fb Fontext"/>
            <w:sz w:val="20"/>
            <w:rtl/>
          </w:rPr>
          <w:delText xml:space="preserve">דכולהו</w:delText>
        </w:r>
      </w:del>
      <w:r w:rsidRPr="006F178A">
        <w:rPr>
          <w:rFonts w:ascii="Fb Fontext" w:hAnsi="Fb Fontext"/>
          <w:sz w:val="20"/>
          <w:rtl/>
        </w:rPr>
        <w:t xml:space="preserve"> </w:t>
      </w:r>
      <w:ins w:id="110825" w:author="קלוד" w:date="2026-10-11T13:11:34Z">
        <w:r>
          <w:rPr>
            <w:rFonts w:ascii="Fb Fontext" w:hAnsi="Fb Fontext"/>
            <w:sz w:val="20"/>
            <w:rtl/>
          </w:rPr>
          <w:t xml:space="preserve">המשקים</w:t>
        </w:r>
      </w:ins>
      <w:del w:id="110826" w:author="קלוד" w:date="2026-10-11T13:11:34Z">
        <w:r w:rsidRPr="006F178A">
          <w:rPr>
            <w:rFonts w:ascii="Fb Fontext" w:hAnsi="Fb Fontext"/>
            <w:sz w:val="20"/>
            <w:rtl/>
          </w:rPr>
          <w:delText xml:space="preserve">שקייני</w:delText>
        </w:r>
      </w:del>
      <w:r w:rsidRPr="006F178A">
        <w:rPr>
          <w:rFonts w:ascii="Fb Fontext" w:hAnsi="Fb Fontext"/>
          <w:sz w:val="20"/>
          <w:rtl/>
        </w:rPr>
        <w:t xml:space="preserve"> </w:t>
      </w:r>
      <w:ins w:id="110823" w:author="קלוד" w:date="2026-10-11T13:11:34Z">
        <w:r>
          <w:rPr>
            <w:rStyle w:val="afffffe"/>
            <w:rFonts w:ascii="Fb Fontext" w:hAnsi="Fb Fontext"/>
            <w:sz w:val="20"/>
            <w:rtl/>
          </w:rPr>
          <w:t xml:space="preserve">לרפואה</w:t>
        </w:r>
        <w:r>
          <w:rPr>
            <w:rFonts w:ascii="Fb Fontext" w:hAnsi="Fb Fontext"/>
            <w:sz w:val="20"/>
            <w:rtl/>
          </w:rPr>
          <w:t xml:space="preserve"> מפסח</w:t>
        </w:r>
      </w:ins>
      <w:del w:id="110824" w:author="קלוד" w:date="2026-10-11T13:11:34Z">
        <w:r w:rsidRPr="006F178A">
          <w:rPr>
            <w:rFonts w:ascii="Fb Fontext" w:hAnsi="Fb Fontext"/>
            <w:sz w:val="20"/>
            <w:rtl/>
          </w:rPr>
          <w:delText xml:space="preserve">מדביחא</w:delText>
        </w:r>
      </w:del>
      <w:r w:rsidRPr="006F178A">
        <w:rPr>
          <w:rFonts w:ascii="Fb Fontext" w:hAnsi="Fb Fontext"/>
          <w:sz w:val="20"/>
          <w:rtl/>
        </w:rPr>
        <w:t xml:space="preserve"> ועד </w:t>
      </w:r>
      <w:ins w:id="90697" w:author="Claude - סמנטי" w:date="2026-10-11T12:28:21Z">
        <w:r>
          <w:rPr>
            <w:rFonts w:ascii="Fb Fontext" w:hAnsi="Fb Fontext"/>
            <w:sz w:val="20"/>
            <w:rtl/>
          </w:rPr>
          <w:t xml:space="preserve">עצרת</w:t>
        </w:r>
      </w:ins>
      <w:del w:id="90698" w:author="Claude - סמנטי" w:date="2026-10-11T12:28:21Z">
        <w:r w:rsidRPr="006F178A">
          <w:rPr>
            <w:rFonts w:ascii="Fb Fontext" w:hAnsi="Fb Fontext"/>
            <w:sz w:val="20"/>
            <w:rtl/>
          </w:rPr>
          <w:delText xml:space="preserve">עצרתא</w:delText>
        </w:r>
      </w:del>
      <w:r w:rsidRPr="006F178A">
        <w:rPr>
          <w:rFonts w:ascii="Fb Fontext" w:hAnsi="Fb Fontext"/>
          <w:sz w:val="20"/>
          <w:rtl/>
        </w:rPr>
        <w:t xml:space="preserve"> </w:t>
      </w:r>
      <w:ins w:id="110821" w:author="קלוד" w:date="2026-10-11T13:11:34Z">
        <w:r>
          <w:rPr>
            <w:rFonts w:ascii="Fb Fontext" w:hAnsi="Fb Fontext"/>
            <w:sz w:val="20"/>
            <w:rtl/>
          </w:rPr>
          <w:t xml:space="preserve">מועילים,</w:t>
        </w:r>
      </w:ins>
      <w:del w:id="110822" w:author="קלוד" w:date="2026-10-11T13:11:34Z">
        <w:r w:rsidRPr="006F178A">
          <w:rPr>
            <w:rFonts w:ascii="Fb Fontext" w:hAnsi="Fb Fontext"/>
            <w:sz w:val="20"/>
            <w:rtl/>
          </w:rPr>
          <w:delText xml:space="preserve">מעלו</w:delText>
        </w:r>
      </w:del>
      <w:r w:rsidRPr="006F178A">
        <w:rPr>
          <w:rFonts w:ascii="Fb Fontext" w:hAnsi="Fb Fontext"/>
          <w:sz w:val="20"/>
          <w:rtl/>
        </w:rPr>
        <w:t xml:space="preserve"> אפשר מצד </w:t>
      </w:r>
      <w:ins w:id="110819" w:author="קלוד" w:date="2026-10-11T13:11:34Z">
        <w:r>
          <w:rPr>
            <w:rFonts w:ascii="Fb Fontext" w:hAnsi="Fb Fontext"/>
            <w:sz w:val="20"/>
            <w:rtl/>
          </w:rPr>
          <w:t xml:space="preserve">שהעולם</w:t>
        </w:r>
      </w:ins>
      <w:del w:id="110820" w:author="קלוד" w:date="2026-10-11T13:11:34Z">
        <w:r w:rsidRPr="006F178A">
          <w:rPr>
            <w:rFonts w:ascii="Fb Fontext" w:hAnsi="Fb Fontext"/>
            <w:sz w:val="20"/>
            <w:rtl/>
          </w:rPr>
          <w:delText xml:space="preserve">דקריר</w:delText>
        </w:r>
      </w:del>
      <w:r w:rsidRPr="006F178A">
        <w:rPr>
          <w:rFonts w:ascii="Fb Fontext" w:hAnsi="Fb Fontext"/>
          <w:sz w:val="20"/>
          <w:rtl/>
        </w:rPr>
        <w:t xml:space="preserve"> </w:t>
      </w:r>
      <w:ins w:id="94481" w:author="מנוע מכני" w:date="2026-10-11T12:04:39Z">
        <w:ins w:id="110817" w:author="קלוד" w:date="2026-10-11T13:11:34Z">
          <w:r>
            <w:rPr>
              <w:rFonts w:ascii="Fb Fontext" w:hAnsi="Fb Fontext"/>
              <w:sz w:val="20"/>
              <w:rtl/>
            </w:rPr>
            <w:t xml:space="preserve">קר,</w:t>
          </w:r>
        </w:ins>
        <w:del w:id="110818" w:author="קלוד" w:date="2026-10-11T13:11:34Z">
          <w:r>
            <w:rPr>
              <w:rFonts w:ascii="Fb Fontext" w:hAnsi="Fb Fontext"/>
              <w:sz w:val="20"/>
              <w:rtl/>
            </w:rPr>
            <w:delText xml:space="preserve">עולם</w:delText>
          </w:r>
        </w:del>
      </w:ins>
      <w:del w:id="94482" w:author="מנוע מכני" w:date="2026-10-11T12:04:39Z">
        <w:r w:rsidRPr="006F178A">
          <w:rPr>
            <w:rFonts w:ascii="Fb Fontext" w:hAnsi="Fb Fontext"/>
            <w:sz w:val="20"/>
            <w:rtl/>
          </w:rPr>
          <w:delText xml:space="preserve">עלמא</w:delText>
        </w:r>
      </w:del>
      <w:r w:rsidRPr="006F178A">
        <w:rPr>
          <w:rFonts w:ascii="Fb Fontext" w:hAnsi="Fb Fontext"/>
          <w:sz w:val="20"/>
          <w:rtl/>
        </w:rPr>
        <w:t xml:space="preserve"> </w:t>
      </w:r>
      <w:r w:rsidRPr="006F178A">
        <w:rPr>
          <w:rFonts w:ascii="Fb Fontext" w:hAnsi="Fb Fontext"/>
          <w:sz w:val="20"/>
          <w:rtl/>
        </w:rPr>
        <w:t xml:space="preserve">משא"כ</w:t>
      </w:r>
      <w:r w:rsidRPr="006F178A">
        <w:rPr>
          <w:rFonts w:ascii="Fb Fontext" w:hAnsi="Fb Fontext"/>
          <w:sz w:val="20"/>
          <w:rtl/>
        </w:rPr>
        <w:t xml:space="preserve"> </w:t>
      </w:r>
      <w:ins w:id="92021" w:author="מנוע מכני" w:date="2026-10-11T12:04:39Z">
        <w:r>
          <w:rPr>
            <w:rFonts w:ascii="Fb Fontext" w:hAnsi="Fb Fontext"/>
            <w:sz w:val="20"/>
            <w:rtl/>
          </w:rPr>
          <w:t xml:space="preserve">כאן</w:t>
        </w:r>
      </w:ins>
      <w:del w:id="92022" w:author="מנוע מכני" w:date="2026-10-11T12:04:39Z">
        <w:r w:rsidRPr="006F178A">
          <w:rPr>
            <w:rFonts w:ascii="Fb Fontext" w:hAnsi="Fb Fontext"/>
            <w:sz w:val="20"/>
            <w:rtl/>
          </w:rPr>
          <w:delText xml:space="preserve">הכא</w:delText>
        </w:r>
      </w:del>
      <w:r w:rsidRPr="006F178A">
        <w:rPr>
          <w:rFonts w:ascii="Fb Fontext" w:hAnsi="Fb Fontext"/>
          <w:sz w:val="20"/>
          <w:rtl/>
        </w:rPr>
        <w:t xml:space="preserve"> </w:t>
      </w:r>
      <w:ins w:id="110815" w:author="קלוד" w:date="2026-10-11T13:11:34Z">
        <w:r>
          <w:rPr>
            <w:rFonts w:ascii="Fb Fontext" w:hAnsi="Fb Fontext"/>
            <w:sz w:val="20"/>
            <w:rtl/>
          </w:rPr>
          <w:t xml:space="preserve">שמועיל</w:t>
        </w:r>
      </w:ins>
      <w:del w:id="110816" w:author="קלוד" w:date="2026-10-11T13:11:34Z">
        <w:r w:rsidRPr="006F178A">
          <w:rPr>
            <w:rFonts w:ascii="Fb Fontext" w:hAnsi="Fb Fontext"/>
            <w:sz w:val="20"/>
            <w:rtl/>
          </w:rPr>
          <w:delText xml:space="preserve">שמהני</w:delText>
        </w:r>
      </w:del>
      <w:r w:rsidRPr="006F178A">
        <w:rPr>
          <w:rFonts w:ascii="Fb Fontext" w:hAnsi="Fb Fontext"/>
          <w:sz w:val="20"/>
          <w:rtl/>
        </w:rPr>
        <w:t xml:space="preserve"> מצד </w:t>
      </w:r>
      <w:ins w:id="110813" w:author="קלוד" w:date="2026-10-11T13:11:34Z">
        <w:r>
          <w:rPr>
            <w:rFonts w:ascii="Fb Fontext" w:hAnsi="Fb Fontext"/>
            <w:sz w:val="20"/>
            <w:rtl/>
          </w:rPr>
          <w:t xml:space="preserve">החום,</w:t>
        </w:r>
      </w:ins>
      <w:del w:id="110814" w:author="קלוד" w:date="2026-10-11T13:11:34Z">
        <w:r w:rsidRPr="006F178A">
          <w:rPr>
            <w:rFonts w:ascii="Fb Fontext" w:hAnsi="Fb Fontext"/>
            <w:sz w:val="20"/>
            <w:rtl/>
          </w:rPr>
          <w:delText xml:space="preserve">הבלא</w:delText>
        </w:r>
      </w:del>
      <w:r w:rsidRPr="006F178A">
        <w:rPr>
          <w:rFonts w:ascii="Fb Fontext" w:hAnsi="Fb Fontext"/>
          <w:sz w:val="20"/>
          <w:rtl/>
        </w:rPr>
        <w:t xml:space="preserve"> וכל </w:t>
      </w:r>
      <w:ins w:id="110811" w:author="קלוד" w:date="2026-10-11T13:11:34Z">
        <w:r>
          <w:rPr>
            <w:rFonts w:ascii="Fb Fontext" w:hAnsi="Fb Fontext"/>
            <w:sz w:val="20"/>
            <w:rtl/>
          </w:rPr>
          <w:t xml:space="preserve">שהעולם</w:t>
        </w:r>
      </w:ins>
      <w:del w:id="110812" w:author="קלוד" w:date="2026-10-11T13:11:34Z">
        <w:r w:rsidRPr="006F178A">
          <w:rPr>
            <w:rFonts w:ascii="Fb Fontext" w:hAnsi="Fb Fontext"/>
            <w:sz w:val="20"/>
            <w:rtl/>
          </w:rPr>
          <w:delText xml:space="preserve">דחמים</w:delText>
        </w:r>
      </w:del>
      <w:r w:rsidRPr="006F178A">
        <w:rPr>
          <w:rFonts w:ascii="Fb Fontext" w:hAnsi="Fb Fontext"/>
          <w:sz w:val="20"/>
          <w:rtl/>
        </w:rPr>
        <w:t xml:space="preserve"> </w:t>
      </w:r>
      <w:ins w:id="94483" w:author="מנוע מכני" w:date="2026-10-11T12:04:39Z">
        <w:ins w:id="110809" w:author="קלוד" w:date="2026-10-11T13:11:34Z">
          <w:r>
            <w:rPr>
              <w:rFonts w:ascii="Fb Fontext" w:hAnsi="Fb Fontext"/>
              <w:sz w:val="20"/>
              <w:rtl/>
            </w:rPr>
            <w:t xml:space="preserve">חם</w:t>
          </w:r>
        </w:ins>
        <w:del w:id="110810" w:author="קלוד" w:date="2026-10-11T13:11:34Z">
          <w:r>
            <w:rPr>
              <w:rFonts w:ascii="Fb Fontext" w:hAnsi="Fb Fontext"/>
              <w:sz w:val="20"/>
              <w:rtl/>
            </w:rPr>
            <w:delText xml:space="preserve">עולם</w:delText>
          </w:r>
        </w:del>
      </w:ins>
      <w:del w:id="94484" w:author="מנוע מכני" w:date="2026-10-11T12:04:39Z">
        <w:r w:rsidRPr="006F178A">
          <w:rPr>
            <w:rFonts w:ascii="Fb Fontext" w:hAnsi="Fb Fontext"/>
            <w:sz w:val="20"/>
            <w:rtl/>
          </w:rPr>
          <w:delText xml:space="preserve">עלמא</w:delText>
        </w:r>
      </w:del>
      <w:r w:rsidRPr="006F178A">
        <w:rPr>
          <w:rFonts w:ascii="Fb Fontext" w:hAnsi="Fb Fontext"/>
          <w:sz w:val="20"/>
          <w:rtl/>
        </w:rPr>
        <w:t xml:space="preserve"> </w:t>
      </w:r>
      <w:ins w:id="110807" w:author="קלוד" w:date="2026-10-11T13:11:34Z">
        <w:r>
          <w:rPr>
            <w:rFonts w:ascii="Fb Fontext" w:hAnsi="Fb Fontext"/>
            <w:sz w:val="20"/>
            <w:rtl/>
          </w:rPr>
          <w:t xml:space="preserve">- מועיל</w:t>
        </w:r>
      </w:ins>
      <w:del w:id="110808" w:author="קלוד" w:date="2026-10-11T13:11:34Z">
        <w:r w:rsidRPr="006F178A">
          <w:rPr>
            <w:rFonts w:ascii="Fb Fontext" w:hAnsi="Fb Fontext"/>
            <w:sz w:val="20"/>
            <w:rtl/>
          </w:rPr>
          <w:delText xml:space="preserve">מעלי</w:delText>
        </w:r>
      </w:del>
      <w:r w:rsidRPr="006F178A">
        <w:rPr>
          <w:rFonts w:ascii="Fb Fontext" w:hAnsi="Fb Fontext"/>
          <w:sz w:val="20"/>
          <w:rtl/>
        </w:rPr>
        <w:t xml:space="preserve"> </w:t>
      </w:r>
      <w:ins w:id="96259" w:author="מנוע מכני" w:date="2026-10-11T12:04:39Z">
        <w:r>
          <w:rPr>
            <w:rFonts w:ascii="Fb Fontext" w:hAnsi="Fb Fontext"/>
            <w:sz w:val="20"/>
            <w:rtl/>
          </w:rPr>
          <w:t xml:space="preserve">יותר</w:t>
        </w:r>
      </w:ins>
      <w:del w:id="96260" w:author="מנוע מכני" w:date="2026-10-11T12:04:39Z">
        <w:r w:rsidRPr="006F178A">
          <w:rPr>
            <w:rFonts w:ascii="Fb Fontext" w:hAnsi="Fb Fontext"/>
            <w:sz w:val="20"/>
            <w:rtl/>
          </w:rPr>
          <w:delText xml:space="preserve">טפי</w:delText>
        </w:r>
      </w:del>
      <w:r w:rsidRPr="006F178A">
        <w:rPr>
          <w:rFonts w:ascii="Fb Fontext" w:hAnsi="Fb Fontext"/>
          <w:sz w:val="20"/>
          <w:rtl/>
        </w:rPr>
        <w:t xml:space="preserve">.</w:t>
      </w:r>
    </w:p>
    <w:p>
      <w:pPr>
        <w:pStyle w:val="38"/>
        <w:rPr>
          <w:ins w:id="99163" w:author="מנוע מכני" w:date="2026-10-11T12:04:39Z"/>
        </w:rPr>
      </w:pPr>
      <w:del w:id="99162" w:author="מנוע מכני" w:date="2026-10-11T12:04:39Z">
        <w:r w:rsidRPr="006F178A">
          <w:delText xml:space="preserve">•</w:delText>
        </w:r>
      </w:del>
      <w:r w:rsidRPr="006F178A">
        <w:t xml:space="preserve"> </w:t>
      </w:r>
      <w:del w:id="99429" w:author="מנוע מכני" w:date="2026-10-11T12:04:39Z">
        <w:r w:rsidRPr="006F178A">
          <w:delText xml:space="preserve">אמר </w:delText>
        </w:r>
      </w:del>
      <w:r w:rsidRPr="006F178A">
        <w:t xml:space="preserve">רבי חלבו:</w:t>
      </w:r>
    </w:p>
    <w:p w:rsidR="00E9703F" w:rsidRPr="006F178A" w:rsidRDefault="00E9703F" w:rsidP="00E9703F">
      <w:pPr>
        <w:rPr>
          <w:rtl/>
        </w:rPr>
      </w:pPr>
      <w:del w:id="99164" w:author="מנוע מכני" w:date="2026-10-11T12:04:39Z">
        <w:r w:rsidRPr="006F178A">
          <w:rPr>
            <w:rFonts w:ascii="Fb Fontext" w:hAnsi="Fb Fontext"/>
            <w:rtl/>
          </w:rPr>
          <w:delText xml:space="preserve"> </w:delText>
        </w:r>
      </w:del>
      <w:ins w:id="110839" w:author="קלוד" w:date="2026-10-11T13:11:34Z">
        <w:r>
          <w:rPr>
            <w:rFonts w:ascii="Fb Fontext" w:hAnsi="Fb Fontext"/>
            <w:rtl/>
          </w:rPr>
          <w:t xml:space="preserve">יין</w:t>
        </w:r>
      </w:ins>
      <w:del w:id="110840" w:author="קלוד" w:date="2026-10-11T13:11:34Z">
        <w:r w:rsidRPr="006F178A">
          <w:rPr>
            <w:rFonts w:ascii="Fb Fontext" w:hAnsi="Fb Fontext"/>
            <w:rtl/>
          </w:rPr>
          <w:delText xml:space="preserve">חמרא</w:delText>
        </w:r>
      </w:del>
      <w:r w:rsidRPr="006F178A">
        <w:rPr>
          <w:rFonts w:ascii="Fb Fontext" w:hAnsi="Fb Fontext"/>
          <w:rtl/>
        </w:rPr>
        <w:t xml:space="preserve"> </w:t>
      </w:r>
      <w:ins w:id="110837" w:author="קלוד" w:date="2026-10-11T13:11:34Z">
        <w:r>
          <w:rPr>
            <w:rFonts w:ascii="Fb Fontext" w:hAnsi="Fb Fontext"/>
            <w:rtl/>
          </w:rPr>
          <w:t xml:space="preserve">פרוגייתא</w:t>
        </w:r>
      </w:ins>
      <w:del w:id="110838" w:author="קלוד" w:date="2026-10-11T13:11:34Z">
        <w:r w:rsidRPr="006F178A">
          <w:rPr>
            <w:rFonts w:ascii="Fb Fontext" w:hAnsi="Fb Fontext"/>
            <w:rtl/>
          </w:rPr>
          <w:delText xml:space="preserve">דפרוגייתא</w:delText>
        </w:r>
      </w:del>
      <w:r w:rsidRPr="006F178A">
        <w:rPr>
          <w:rFonts w:ascii="Fb Fontext" w:hAnsi="Fb Fontext"/>
          <w:rtl/>
        </w:rPr>
        <w:t xml:space="preserve"> [מקום] </w:t>
      </w:r>
      <w:ins w:id="110835" w:author="קלוד" w:date="2026-10-11T13:11:34Z">
        <w:r>
          <w:rPr>
            <w:rFonts w:ascii="Fb Fontext" w:hAnsi="Fb Fontext"/>
            <w:rtl/>
          </w:rPr>
          <w:t xml:space="preserve">ומי</w:t>
        </w:r>
      </w:ins>
      <w:del w:id="110836" w:author="קלוד" w:date="2026-10-11T13:11:34Z">
        <w:r w:rsidRPr="006F178A">
          <w:rPr>
            <w:rFonts w:ascii="Fb Fontext" w:hAnsi="Fb Fontext"/>
            <w:rtl/>
          </w:rPr>
          <w:delText xml:space="preserve">ומיא</w:delText>
        </w:r>
      </w:del>
      <w:r w:rsidRPr="006F178A">
        <w:rPr>
          <w:rFonts w:ascii="Fb Fontext" w:hAnsi="Fb Fontext"/>
          <w:rtl/>
        </w:rPr>
        <w:t xml:space="preserve"> </w:t>
      </w:r>
      <w:ins w:id="110833" w:author="קלוד" w:date="2026-10-11T13:11:34Z">
        <w:r>
          <w:rPr>
            <w:rFonts w:ascii="Fb Fontext" w:hAnsi="Fb Fontext"/>
            <w:rtl/>
          </w:rPr>
          <w:t xml:space="preserve">דיומסת</w:t>
        </w:r>
      </w:ins>
      <w:del w:id="110834" w:author="קלוד" w:date="2026-10-11T13:11:34Z">
        <w:r w:rsidRPr="006F178A">
          <w:rPr>
            <w:rFonts w:ascii="Fb Fontext" w:hAnsi="Fb Fontext"/>
            <w:rtl/>
          </w:rPr>
          <w:delText xml:space="preserve">דדיומסת</w:delText>
        </w:r>
      </w:del>
      <w:r w:rsidRPr="006F178A">
        <w:rPr>
          <w:rFonts w:ascii="Fb Fontext" w:hAnsi="Fb Fontext"/>
          <w:rtl/>
        </w:rPr>
        <w:t xml:space="preserve"> קיפחו עשרת השבטים מישראל.</w:t>
      </w:r>
    </w:p>
    <w:p w:rsidR="00E9703F" w:rsidRPr="006F178A" w:rsidRDefault="00E9703F" w:rsidP="00E9703F">
      <w:pPr>
        <w:rPr>
          <w:rtl/>
        </w:rPr>
      </w:pPr>
      <w:r w:rsidRPr="006F178A">
        <w:rPr>
          <w:rtl/>
        </w:rPr>
        <w:lastRenderedPageBreak/>
        <w:t>•</w:t>
      </w:r>
      <w:r w:rsidRPr="006F178A">
        <w:rPr>
          <w:rFonts w:hint="cs"/>
          <w:rtl/>
        </w:rPr>
        <w:t xml:space="preserve"> </w:t>
      </w:r>
      <w:ins w:id="90657" w:author="מנוע מכני" w:date="2026-10-11T12:04:39Z">
        <w:r>
          <w:rPr>
            <w:rStyle w:val="2fb"/>
            <w:rtl/>
          </w:rPr>
          <w:t xml:space="preserve">ר"א</w:t>
        </w:r>
      </w:ins>
      <w:del w:id="90658" w:author="מנוע מכני" w:date="2026-10-11T12:04:39Z">
        <w:r w:rsidRPr="006F178A">
          <w:rPr>
            <w:rtl/>
          </w:rPr>
          <w:delText xml:space="preserve">רבי אלעזר</w:delText>
        </w:r>
      </w:del>
      <w:r w:rsidRPr="006F178A">
        <w:rPr>
          <w:rtl/>
        </w:rPr>
        <w:t xml:space="preserve"> בן ערך הזדמן </w:t>
      </w:r>
      <w:ins w:id="92027" w:author="מנוע מכני" w:date="2026-10-11T12:04:39Z">
        <w:r>
          <w:rPr>
            <w:rtl/>
          </w:rPr>
          <w:t xml:space="preserve">לשם</w:t>
        </w:r>
      </w:ins>
      <w:del w:id="92028" w:author="מנוע מכני" w:date="2026-10-11T12:04:39Z">
        <w:r w:rsidRPr="006F178A">
          <w:rPr>
            <w:rtl/>
          </w:rPr>
          <w:delText xml:space="preserve">להתם</w:delText>
        </w:r>
      </w:del>
      <w:r w:rsidRPr="006F178A">
        <w:rPr>
          <w:rtl/>
        </w:rPr>
        <w:t xml:space="preserve">, </w:t>
      </w:r>
      <w:ins w:id="90707" w:author="Claude - סמנטי" w:date="2026-10-11T12:28:21Z">
        <w:r>
          <w:rPr>
            <w:rtl/>
          </w:rPr>
          <w:t xml:space="preserve">נמשך</w:t>
        </w:r>
      </w:ins>
      <w:del w:id="90708" w:author="Claude - סמנטי" w:date="2026-10-11T12:28:21Z">
        <w:r w:rsidRPr="006F178A">
          <w:rPr>
            <w:rtl/>
          </w:rPr>
          <w:delText xml:space="preserve">אימשיך</w:delText>
        </w:r>
      </w:del>
      <w:r w:rsidRPr="006F178A">
        <w:rPr>
          <w:rtl/>
        </w:rPr>
        <w:t xml:space="preserve"> </w:t>
      </w:r>
      <w:ins w:id="90705" w:author="Claude - סמנטי" w:date="2026-10-11T12:28:21Z">
        <w:r>
          <w:rPr>
            <w:rtl/>
          </w:rPr>
          <w:t xml:space="preserve">אחריהם</w:t>
        </w:r>
      </w:ins>
      <w:del w:id="90706" w:author="Claude - סמנטי" w:date="2026-10-11T12:28:21Z">
        <w:r w:rsidRPr="006F178A">
          <w:rPr>
            <w:rtl/>
          </w:rPr>
          <w:delText xml:space="preserve">בתרייהו</w:delText>
        </w:r>
      </w:del>
      <w:r w:rsidRPr="006F178A">
        <w:rPr>
          <w:rtl/>
        </w:rPr>
        <w:t xml:space="preserve"> </w:t>
      </w:r>
      <w:ins w:id="110855" w:author="קלוד" w:date="2026-10-11T13:11:34Z">
        <w:r>
          <w:rPr>
            <w:rtl/>
          </w:rPr>
          <w:t xml:space="preserve">ונשתכח</w:t>
        </w:r>
      </w:ins>
      <w:del w:id="110856" w:author="קלוד" w:date="2026-10-11T13:11:34Z">
        <w:r w:rsidRPr="006F178A">
          <w:rPr>
            <w:rtl/>
          </w:rPr>
          <w:delText xml:space="preserve">איעקר</w:delText>
        </w:r>
      </w:del>
      <w:r w:rsidRPr="006F178A">
        <w:rPr>
          <w:rtl/>
        </w:rPr>
        <w:t xml:space="preserve"> </w:t>
      </w:r>
      <w:ins w:id="110853" w:author="קלוד" w:date="2026-10-11T13:11:34Z">
        <w:r>
          <w:rPr>
            <w:rtl/>
          </w:rPr>
          <w:t xml:space="preserve">תלמודו</w:t>
        </w:r>
      </w:ins>
      <w:del w:id="110854" w:author="קלוד" w:date="2026-10-11T13:11:34Z">
        <w:r w:rsidRPr="006F178A">
          <w:rPr>
            <w:rtl/>
          </w:rPr>
          <w:delText xml:space="preserve">תלמודיה</w:delText>
        </w:r>
      </w:del>
      <w:r w:rsidRPr="006F178A">
        <w:rPr>
          <w:rtl/>
        </w:rPr>
        <w:t xml:space="preserve"> | כ</w:t>
      </w:r>
      <w:r>
        <w:rPr>
          <w:rFonts w:hint="cs"/>
          <w:rtl/>
        </w:rPr>
        <w:t>שחזר ובא</w:t>
      </w:r>
      <w:r w:rsidRPr="006F178A">
        <w:rPr>
          <w:rtl/>
        </w:rPr>
        <w:t xml:space="preserve">, קם </w:t>
      </w:r>
      <w:ins w:id="90703" w:author="Claude - סמנטי" w:date="2026-10-11T12:28:21Z">
        <w:r>
          <w:rPr>
            <w:rtl/>
          </w:rPr>
          <w:t xml:space="preserve">לקרות</w:t>
        </w:r>
      </w:ins>
      <w:del w:id="90704" w:author="Claude - סמנטי" w:date="2026-10-11T12:28:21Z">
        <w:r w:rsidRPr="006F178A">
          <w:rPr>
            <w:rtl/>
          </w:rPr>
          <w:delText xml:space="preserve">למיקרי</w:delText>
        </w:r>
      </w:del>
      <w:r w:rsidRPr="006F178A">
        <w:rPr>
          <w:rtl/>
        </w:rPr>
        <w:t xml:space="preserve"> </w:t>
      </w:r>
      <w:ins w:id="110851" w:author="קלוד" w:date="2026-10-11T13:11:34Z">
        <w:r>
          <w:rPr>
            <w:rtl/>
          </w:rPr>
          <w:t xml:space="preserve">בספר,</w:t>
        </w:r>
      </w:ins>
      <w:del w:id="110852" w:author="קלוד" w:date="2026-10-11T13:11:34Z">
        <w:r w:rsidRPr="006F178A">
          <w:rPr>
            <w:rtl/>
          </w:rPr>
          <w:delText xml:space="preserve">בספרא,</w:delText>
        </w:r>
      </w:del>
      <w:r w:rsidRPr="006F178A">
        <w:rPr>
          <w:rtl/>
        </w:rPr>
        <w:t xml:space="preserve"> </w:t>
      </w:r>
      <w:ins w:id="110849" w:author="קלוד" w:date="2026-10-11T13:11:34Z">
        <w:r>
          <w:rPr>
            <w:rtl/>
          </w:rPr>
          <w:t xml:space="preserve">ביקש</w:t>
        </w:r>
      </w:ins>
      <w:del w:id="110850" w:author="קלוד" w:date="2026-10-11T13:11:34Z">
        <w:r w:rsidRPr="006F178A">
          <w:rPr>
            <w:rtl/>
          </w:rPr>
          <w:delText xml:space="preserve">בעא</w:delText>
        </w:r>
      </w:del>
      <w:r w:rsidRPr="006F178A">
        <w:rPr>
          <w:rtl/>
        </w:rPr>
        <w:t xml:space="preserve"> </w:t>
      </w:r>
      <w:ins w:id="90701" w:author="Claude - סמנטי" w:date="2026-10-11T12:28:21Z">
        <w:r>
          <w:rPr>
            <w:rtl/>
          </w:rPr>
          <w:t xml:space="preserve">לקרוא</w:t>
        </w:r>
      </w:ins>
      <w:del w:id="90702" w:author="Claude - סמנטי" w:date="2026-10-11T12:28:21Z">
        <w:r w:rsidRPr="006F178A">
          <w:rPr>
            <w:rtl/>
          </w:rPr>
          <w:delText xml:space="preserve">למיקרא</w:delText>
        </w:r>
      </w:del>
      <w:r w:rsidRPr="00184B09">
        <w:rPr>
          <w:rStyle w:val="afffff0"/>
          <w:rtl/>
        </w:rPr>
        <w:t xml:space="preserve"> </w:t>
      </w:r>
      <w:r w:rsidRPr="00184B09">
        <w:rPr>
          <w:rStyle w:val="afffff0"/>
          <w:rFonts w:hint="cs"/>
          <w:rtl/>
        </w:rPr>
        <w:t>'</w:t>
      </w:r>
      <w:ins w:id="90699" w:author="Claude - סמנטי" w:date="2026-10-11T12:28:21Z">
        <w:r>
          <w:rPr>
            <w:rStyle w:val="afffff0"/>
            <w:rtl/>
          </w:rPr>
          <w:t xml:space="preserve">הַחֹדֶשׁ הַזֶּה לָכֶם</w:t>
        </w:r>
      </w:ins>
      <w:del w:id="90700" w:author="Claude - סמנטי" w:date="2026-10-11T12:28:21Z">
        <w:r w:rsidRPr="00184B09">
          <w:rPr>
            <w:rStyle w:val="afffff0"/>
            <w:rtl/>
          </w:rPr>
          <w:delText xml:space="preserve">החדש הזה לכם</w:delText>
        </w:r>
      </w:del>
      <w:r w:rsidRPr="00184B09">
        <w:rPr>
          <w:rStyle w:val="afffff0"/>
          <w:rFonts w:hint="cs"/>
          <w:rtl/>
        </w:rPr>
        <w:t>'</w:t>
      </w:r>
      <w:r w:rsidRPr="00184B09">
        <w:rPr>
          <w:rStyle w:val="afffff0"/>
          <w:rtl/>
        </w:rPr>
        <w:t>,</w:t>
      </w:r>
      <w:r w:rsidRPr="006F178A">
        <w:rPr>
          <w:rtl/>
        </w:rPr>
        <w:t xml:space="preserve"> </w:t>
      </w:r>
      <w:r w:rsidRPr="006F178A">
        <w:rPr>
          <w:rtl/>
        </w:rPr>
        <w:t xml:space="preserve">אמר</w:t>
      </w:r>
      <w:r w:rsidRPr="006F178A">
        <w:rPr>
          <w:rtl/>
        </w:rPr>
        <w:t xml:space="preserve"> החרש היה לבם | </w:t>
      </w:r>
      <w:ins w:id="110847" w:author="קלוד" w:date="2026-10-11T13:11:34Z">
        <w:r>
          <w:rPr>
            <w:rtl/>
          </w:rPr>
          <w:t xml:space="preserve">ביקשו</w:t>
        </w:r>
      </w:ins>
      <w:del w:id="110848" w:author="קלוד" w:date="2026-10-11T13:11:34Z">
        <w:r w:rsidRPr="006F178A">
          <w:rPr>
            <w:rtl/>
          </w:rPr>
          <w:delText xml:space="preserve">בעו</w:delText>
        </w:r>
      </w:del>
      <w:r w:rsidRPr="006F178A">
        <w:rPr>
          <w:rtl/>
        </w:rPr>
        <w:t xml:space="preserve"> </w:t>
      </w:r>
      <w:ins w:id="110845" w:author="קלוד" w:date="2026-10-11T13:11:34Z">
        <w:r>
          <w:rPr>
            <w:rtl/>
          </w:rPr>
          <w:t xml:space="preserve">חכמים</w:t>
        </w:r>
      </w:ins>
      <w:del w:id="110846" w:author="קלוד" w:date="2026-10-11T13:11:34Z">
        <w:r w:rsidRPr="006F178A">
          <w:rPr>
            <w:rtl/>
          </w:rPr>
          <w:delText xml:space="preserve">רבנן</w:delText>
        </w:r>
      </w:del>
      <w:r w:rsidRPr="006F178A">
        <w:rPr>
          <w:rtl/>
        </w:rPr>
        <w:t xml:space="preserve"> </w:t>
      </w:r>
      <w:ins w:id="110843" w:author="קלוד" w:date="2026-10-11T13:11:34Z">
        <w:r>
          <w:rPr>
            <w:rtl/>
          </w:rPr>
          <w:t xml:space="preserve">רחמים</w:t>
        </w:r>
      </w:ins>
      <w:del w:id="110844" w:author="קלוד" w:date="2026-10-11T13:11:34Z">
        <w:r w:rsidRPr="006F178A">
          <w:rPr>
            <w:rtl/>
          </w:rPr>
          <w:delText xml:space="preserve">רחמי</w:delText>
        </w:r>
      </w:del>
      <w:r w:rsidRPr="006F178A">
        <w:rPr>
          <w:rtl/>
        </w:rPr>
        <w:t xml:space="preserve"> </w:t>
      </w:r>
      <w:ins w:id="93885" w:author="מנוע מכני" w:date="2026-10-11T12:04:39Z">
        <w:r>
          <w:rPr>
            <w:rtl/>
          </w:rPr>
          <w:t xml:space="preserve">עליו</w:t>
        </w:r>
      </w:ins>
      <w:del w:id="93886" w:author="מנוע מכני" w:date="2026-10-11T12:04:39Z">
        <w:r w:rsidRPr="006F178A">
          <w:rPr>
            <w:rtl/>
          </w:rPr>
          <w:delText xml:space="preserve">עליה</w:delText>
        </w:r>
      </w:del>
      <w:r w:rsidRPr="006F178A">
        <w:rPr>
          <w:rtl/>
        </w:rPr>
        <w:t xml:space="preserve">, </w:t>
      </w:r>
      <w:ins w:id="92025" w:author="מנוע מכני" w:date="2026-10-11T12:04:39Z">
        <w:r>
          <w:rPr>
            <w:rtl/>
          </w:rPr>
          <w:t xml:space="preserve">ואח"כ</w:t>
        </w:r>
      </w:ins>
      <w:del w:id="92026" w:author="מנוע מכני" w:date="2026-10-11T12:04:39Z">
        <w:r w:rsidRPr="006F178A">
          <w:rPr>
            <w:rtl/>
          </w:rPr>
          <w:delText xml:space="preserve">והדר</w:delText>
        </w:r>
      </w:del>
      <w:r w:rsidRPr="006F178A">
        <w:rPr>
          <w:rtl/>
        </w:rPr>
        <w:t xml:space="preserve"> </w:t>
      </w:r>
      <w:ins w:id="110841" w:author="קלוד" w:date="2026-10-11T13:11:34Z">
        <w:r>
          <w:rPr>
            <w:rStyle w:val="afffffe"/>
            <w:rtl/>
          </w:rPr>
          <w:t xml:space="preserve">חזר</w:t>
        </w:r>
        <w:r>
          <w:rPr>
            <w:rtl/>
          </w:rPr>
          <w:t xml:space="preserve"> תלמודו.</w:t>
        </w:r>
      </w:ins>
      <w:del w:id="110842" w:author="קלוד" w:date="2026-10-11T13:11:34Z">
        <w:r w:rsidRPr="006F178A">
          <w:rPr>
            <w:rtl/>
          </w:rPr>
          <w:delText xml:space="preserve">תלמודיה.</w:delText>
        </w:r>
      </w:del>
      <w:r w:rsidRPr="006F178A">
        <w:rPr>
          <w:rtl/>
        </w:rPr>
        <w:t xml:space="preserve"> | והיינו </w:t>
      </w:r>
      <w:r w:rsidRPr="006F178A">
        <w:rPr>
          <w:rtl/>
        </w:rPr>
        <w:t xml:space="preserve">דתנן</w:t>
      </w:r>
      <w:r w:rsidRPr="006F178A">
        <w:rPr>
          <w:rtl/>
        </w:rPr>
        <w:t xml:space="preserve">, </w:t>
      </w:r>
      <w:r w:rsidRPr="006F178A">
        <w:rPr>
          <w:rStyle w:val="2fb"/>
          <w:rtl/>
        </w:rPr>
        <w:t xml:space="preserve">רבי</w:t>
      </w:r>
      <w:r w:rsidRPr="006F178A">
        <w:rPr>
          <w:rtl/>
        </w:rPr>
        <w:t xml:space="preserve"> נהוראי אומר הוי גולה למקום תורה, ואל תאמר שהיא תבא אחריך. שחבריך יקיימוה בידך, ואל בינתך אל תשען.</w:t>
      </w:r>
    </w:p>
    <w:p w:rsidR="00E9703F" w:rsidRPr="006F178A" w:rsidRDefault="00E9703F" w:rsidP="00E9703F">
      <w:pPr>
        <w:rPr>
          <w:rtl/>
        </w:rPr>
      </w:pPr>
      <w:r w:rsidRPr="006F178A">
        <w:rPr>
          <w:rtl/>
        </w:rPr>
        <w:t xml:space="preserve">ולא </w:t>
      </w:r>
      <w:r w:rsidRPr="006F178A">
        <w:rPr>
          <w:rStyle w:val="2fb"/>
          <w:rtl/>
        </w:rPr>
        <w:t xml:space="preserve">רבי</w:t>
      </w:r>
      <w:r w:rsidRPr="006F178A">
        <w:rPr>
          <w:rtl/>
        </w:rPr>
        <w:t xml:space="preserve"> נהוראי שמו אלא </w:t>
      </w:r>
      <w:r w:rsidRPr="006F178A">
        <w:rPr>
          <w:rStyle w:val="2fb"/>
          <w:rtl/>
        </w:rPr>
        <w:t xml:space="preserve">רבי</w:t>
      </w:r>
      <w:r w:rsidRPr="006F178A">
        <w:rPr>
          <w:rtl/>
        </w:rPr>
        <w:t xml:space="preserve"> נחמיה שמו, </w:t>
      </w:r>
      <w:ins w:id="92029" w:author="מנוע מכני" w:date="2026-10-11T12:04:39Z">
        <w:ins w:id="110857" w:author="קלוד" w:date="2026-10-11T13:11:34Z">
          <w:r>
            <w:rPr>
              <w:rtl/>
            </w:rPr>
            <w:t xml:space="preserve">וי"א</w:t>
          </w:r>
        </w:ins>
        <w:del w:id="110858" w:author="קלוד" w:date="2026-10-11T13:11:34Z">
          <w:r>
            <w:rPr>
              <w:rtl/>
            </w:rPr>
            <w:delText xml:space="preserve">ואמרו</w:delText>
          </w:r>
          <w:r w:rsidRPr="006F178A">
            <w:rPr>
              <w:rtl/>
            </w:rPr>
            <w:delText xml:space="preserve"> לה</w:delText>
          </w:r>
        </w:del>
      </w:ins>
      <w:del w:id="92030" w:author="מנוע מכני" w:date="2026-10-11T12:04:39Z">
        <w:r w:rsidRPr="006F178A">
          <w:rPr>
            <w:rtl/>
          </w:rPr>
          <w:delText xml:space="preserve">ואמרי</w:delText>
        </w:r>
      </w:del>
      <w:r w:rsidRPr="006F178A">
        <w:rPr>
          <w:rtl/>
        </w:rPr>
        <w:t xml:space="preserve"> </w:t>
      </w:r>
      <w:r w:rsidRPr="006F178A">
        <w:rPr>
          <w:rStyle w:val="2fb"/>
          <w:rtl/>
        </w:rPr>
        <w:t xml:space="preserve">ראב"ער</w:t>
      </w:r>
      <w:r w:rsidRPr="006F178A">
        <w:rPr>
          <w:rtl/>
        </w:rPr>
        <w:t xml:space="preserve"> שמו, ונקרא שמו </w:t>
      </w:r>
      <w:r w:rsidRPr="006F178A">
        <w:rPr>
          <w:rStyle w:val="2fb"/>
          <w:rtl/>
        </w:rPr>
        <w:t xml:space="preserve">רבי</w:t>
      </w:r>
      <w:r w:rsidRPr="006F178A">
        <w:rPr>
          <w:rtl/>
        </w:rPr>
        <w:t xml:space="preserve"> נהוראי שמנהיר עיני חכמים בהלכה.</w:t>
      </w:r>
    </w:p>
    <w:p w:rsidR="00E9703F" w:rsidRDefault="00E9703F" w:rsidP="00E9703F">
      <w:pPr>
        <w:pStyle w:val="affffd"/>
        <w:spacing w:after="0"/>
        <w:rPr>
          <w:del w:id="90127" w:author="מנוע עיצוב" w:date="2026-10-11T12:09:26Z"/>
          <w:rFonts w:ascii="MS Mincho" w:hAnsi="MS Mincho"/>
          <w:bCs w:val="0"/>
          <w:rtl/>
        </w:rPr>
      </w:pPr>
      <w:del w:id="90126"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127" w:author="קלוד" w:date="2026-10-11T09:07:15Z">
          <w:pPr>
            <w:pStyle w:val="affff1"/>
            <w:rPr>
              <w:rStyle w:val="afffe"/>
              <w:b w:val="0"/>
              <w:bCs/>
              <w:rtl/>
            </w:rPr>
          </w:pPr>
        </w:pPrChange>
      </w:pPr>
      <w:ins w:id="9856" w:author="מספור קטעי משנה" w:date="2026-10-11T09:35:03Z">
        <w:r>
          <w:rPr>
            <w:rStyle w:val="MisparKeta"/>
          </w:rPr>
          <w:t xml:space="preserve">ג. </w:t>
        </w:r>
      </w:ins>
      <w:r w:rsidRPr="00146180">
        <w:rPr>
          <w:rStyle w:val="afffe"/>
          <w:b w:val="0"/>
          <w:rtl/>
        </w:rPr>
        <w:t>אבל לא מתגררין.</w:t>
      </w:r>
    </w:p>
    <w:p>
      <w:pPr>
        <w:pStyle w:val="38"/>
        <w:rPr>
          <w:ins w:id="99166" w:author="מנוע מכני" w:date="2026-10-11T12:04:39Z"/>
        </w:rPr>
      </w:pPr>
      <w:del w:id="99165" w:author="מנוע מכני" w:date="2026-10-11T12:04:39Z">
        <w:r w:rsidRPr="006F178A">
          <w:delText xml:space="preserve">•</w:delText>
        </w:r>
      </w:del>
      <w:r w:rsidRPr="006F178A">
        <w:t xml:space="preserve"> </w:t>
      </w:r>
      <w:r w:rsidRPr="006F178A">
        <w:t>ת"ר</w:t>
      </w:r>
      <w:r w:rsidRPr="006F178A">
        <w:t xml:space="preserve">:</w:t>
      </w:r>
    </w:p>
    <w:p w:rsidR="00E9703F" w:rsidRPr="006F178A" w:rsidRDefault="00E9703F" w:rsidP="00E9703F">
      <w:pPr>
        <w:rPr>
          <w:rtl/>
        </w:rPr>
      </w:pPr>
      <w:del w:id="99167" w:author="מנוע מכני" w:date="2026-10-11T12:04:39Z">
        <w:r w:rsidRPr="006F178A">
          <w:rPr>
            <w:rFonts w:ascii="Fb Fontext" w:hAnsi="Fb Fontext"/>
            <w:rtl/>
          </w:rPr>
          <w:delText xml:space="preserve"> </w:delText>
        </w:r>
      </w:del>
      <w:r w:rsidRPr="006F178A">
        <w:rPr>
          <w:rFonts w:ascii="Fb Fontext" w:hAnsi="Fb Fontext"/>
          <w:rtl/>
        </w:rPr>
        <w:t xml:space="preserve">אין גוררין הבשר במגררת בשבת.</w:t>
      </w:r>
    </w:p>
    <w:p w:rsidR="00E9703F" w:rsidRPr="006F178A" w:rsidRDefault="00E9703F" w:rsidP="00E9703F">
      <w:pPr>
        <w:rPr>
          <w:rtl/>
        </w:rPr>
      </w:pPr>
      <w:r w:rsidRPr="006F178A">
        <w:rPr>
          <w:rStyle w:val="2fb"/>
          <w:rtl/>
        </w:rPr>
        <w:t xml:space="preserve">רשב"ג</w:t>
      </w:r>
      <w:r w:rsidRPr="006F178A">
        <w:rPr>
          <w:rtl/>
        </w:rPr>
        <w:t xml:space="preserve"> אם היו רגליו מלוכלכות בטיט ובצואה - גורר כדרכו ואינו חושש.</w:t>
      </w:r>
    </w:p>
    <w:p w:rsidR="00E9703F" w:rsidRPr="006F178A" w:rsidRDefault="00E9703F" w:rsidP="00E9703F">
      <w:pPr>
        <w:rPr>
          <w:rtl/>
        </w:rPr>
      </w:pPr>
      <w:r w:rsidRPr="006F178A">
        <w:rPr>
          <w:rtl/>
        </w:rPr>
        <w:t xml:space="preserve">ר' </w:t>
      </w:r>
      <w:r w:rsidRPr="006F178A">
        <w:rPr>
          <w:rStyle w:val="2fb"/>
          <w:rtl/>
        </w:rPr>
        <w:t xml:space="preserve">שמואל</w:t>
      </w:r>
      <w:r w:rsidRPr="006F178A">
        <w:rPr>
          <w:rtl/>
        </w:rPr>
        <w:t xml:space="preserve"> בר יהודה </w:t>
      </w:r>
      <w:ins w:id="110863" w:author="קלוד" w:date="2026-10-11T13:11:34Z">
        <w:r>
          <w:rPr>
            <w:rtl/>
          </w:rPr>
          <w:t xml:space="preserve">עשתה</w:t>
        </w:r>
      </w:ins>
      <w:del w:id="110864" w:author="קלוד" w:date="2026-10-11T13:11:34Z">
        <w:r w:rsidRPr="006F178A">
          <w:rPr>
            <w:rtl/>
          </w:rPr>
          <w:delText xml:space="preserve">עבדא</w:delText>
        </w:r>
      </w:del>
      <w:r w:rsidRPr="006F178A">
        <w:rPr>
          <w:rtl/>
        </w:rPr>
        <w:t xml:space="preserve"> </w:t>
      </w:r>
      <w:ins w:id="93887" w:author="מנוע מכני" w:date="2026-10-11T12:04:39Z">
        <w:r>
          <w:rPr>
            <w:rtl/>
          </w:rPr>
          <w:t xml:space="preserve">לו</w:t>
        </w:r>
      </w:ins>
      <w:del w:id="93888" w:author="מנוע מכני" w:date="2026-10-11T12:04:39Z">
        <w:r w:rsidRPr="006F178A">
          <w:rPr>
            <w:rtl/>
          </w:rPr>
          <w:delText xml:space="preserve">ליה</w:delText>
        </w:r>
      </w:del>
      <w:r w:rsidRPr="006F178A">
        <w:rPr>
          <w:rtl/>
        </w:rPr>
        <w:t xml:space="preserve"> </w:t>
      </w:r>
      <w:ins w:id="90709" w:author="Claude - סמנטי" w:date="2026-10-11T12:28:21Z">
        <w:r>
          <w:rPr>
            <w:rtl/>
          </w:rPr>
          <w:t xml:space="preserve">אמו</w:t>
        </w:r>
      </w:ins>
      <w:del w:id="90710" w:author="Claude - סמנטי" w:date="2026-10-11T12:28:21Z">
        <w:r w:rsidRPr="006F178A">
          <w:rPr>
            <w:rtl/>
          </w:rPr>
          <w:delText xml:space="preserve">אימיה</w:delText>
        </w:r>
      </w:del>
      <w:r w:rsidRPr="006F178A">
        <w:rPr>
          <w:rtl/>
        </w:rPr>
        <w:t xml:space="preserve"> </w:t>
      </w:r>
      <w:ins w:id="110861" w:author="קלוד" w:date="2026-10-11T13:11:34Z">
        <w:r>
          <w:rPr>
            <w:rtl/>
          </w:rPr>
          <w:t xml:space="preserve">מגררת</w:t>
        </w:r>
      </w:ins>
      <w:del w:id="110862" w:author="קלוד" w:date="2026-10-11T13:11:34Z">
        <w:r w:rsidRPr="006F178A">
          <w:rPr>
            <w:rtl/>
          </w:rPr>
          <w:delText xml:space="preserve">מגררתא</w:delText>
        </w:r>
      </w:del>
      <w:r w:rsidRPr="006F178A">
        <w:rPr>
          <w:rtl/>
        </w:rPr>
        <w:t xml:space="preserve"> </w:t>
      </w:r>
      <w:ins w:id="110859" w:author="קלוד" w:date="2026-10-11T13:11:34Z">
        <w:r>
          <w:rPr>
            <w:rtl/>
          </w:rPr>
          <w:t xml:space="preserve">של כסף.</w:t>
        </w:r>
      </w:ins>
      <w:del w:id="110860" w:author="קלוד" w:date="2026-10-11T13:11:34Z">
        <w:r w:rsidRPr="006F178A">
          <w:rPr>
            <w:rtl/>
          </w:rPr>
          <w:delText xml:space="preserve">דכספא.</w:delText>
        </w:r>
      </w:del>
    </w:p>
    <w:p w:rsidR="00E9703F" w:rsidRPr="006F178A" w:rsidRDefault="00E9703F" w:rsidP="00E9703F">
      <w:pPr>
        <w:rPr>
          <w:rtl/>
        </w:rPr>
      </w:pPr>
      <w:r w:rsidRPr="006F178A">
        <w:rPr>
          <w:rtl/>
        </w:rPr>
        <w:t>•</w:t>
      </w:r>
      <w:r w:rsidRPr="006F178A">
        <w:rPr>
          <w:rFonts w:hint="cs"/>
          <w:rtl/>
        </w:rPr>
        <w:t xml:space="preserve"> </w:t>
      </w:r>
      <w:r w:rsidRPr="009757B9">
        <w:rPr>
          <w:rStyle w:val="affff2"/>
          <w:rtl/>
        </w:rPr>
        <w:t xml:space="preserve">אין יורדין לקורדימא </w:t>
      </w:r>
      <w:ins w:id="110869" w:author="קלוד" w:date="2026-10-11T13:11:34Z">
        <w:r>
          <w:rPr>
            <w:rStyle w:val="affff2"/>
            <w:rtl/>
          </w:rPr>
          <w:t xml:space="preserve">וכו' -</w:t>
        </w:r>
      </w:ins>
      <w:del w:id="110870" w:author="קלוד" w:date="2026-10-11T13:11:34Z">
        <w:r>
          <w:rPr>
            <w:rStyle w:val="affff2"/>
            <w:rtl/>
          </w:rPr>
          <w:delText xml:space="preserve">וכו'</w:delText>
        </w:r>
        <w:r w:rsidRPr="006F178A">
          <w:rPr>
            <w:rStyle w:val="afffe"/>
            <w:rFonts w:ascii="Fb Fontext" w:hAnsi="Fb Fontext"/>
            <w:rtl/>
          </w:rPr>
          <w:delText xml:space="preserve">.</w:delText>
        </w:r>
      </w:del>
      <w:r w:rsidRPr="006F178A">
        <w:rPr>
          <w:rtl/>
        </w:rPr>
        <w:t xml:space="preserve"> טיט שם </w:t>
      </w:r>
      <w:ins w:id="110867" w:author="קלוד" w:date="2026-10-11T13:11:34Z">
        <w:r>
          <w:rPr>
            <w:rtl/>
          </w:rPr>
          <w:t xml:space="preserve">מחליק,</w:t>
        </w:r>
      </w:ins>
      <w:del w:id="110868" w:author="קלוד" w:date="2026-10-11T13:11:34Z">
        <w:r w:rsidRPr="006F178A">
          <w:rPr>
            <w:rtl/>
          </w:rPr>
          <w:delText xml:space="preserve">מחליק</w:delText>
        </w:r>
      </w:del>
      <w:r w:rsidRPr="006F178A">
        <w:rPr>
          <w:rtl/>
        </w:rPr>
        <w:t xml:space="preserve"> </w:t>
      </w:r>
      <w:ins w:id="110865" w:author="קלוד" w:date="2026-10-11T13:11:34Z">
        <w:r>
          <w:rPr>
            <w:rtl/>
          </w:rPr>
          <w:t xml:space="preserve">ויבוא</w:t>
        </w:r>
      </w:ins>
      <w:del w:id="110866" w:author="קלוד" w:date="2026-10-11T13:11:34Z">
        <w:r w:rsidRPr="006F178A">
          <w:rPr>
            <w:rtl/>
          </w:rPr>
          <w:delText xml:space="preserve">ואתי</w:delText>
        </w:r>
      </w:del>
      <w:r w:rsidRPr="006F178A">
        <w:rPr>
          <w:rtl/>
        </w:rPr>
        <w:t xml:space="preserve"> לידי סחיטה בבגדיו.</w:t>
      </w:r>
    </w:p>
    <w:p>
      <w:pPr>
        <w:pStyle w:val="afffff8"/>
        <w:rPr>
          <w:ins w:id="90081" w:author="קלוד" w:date="2026-10-11T12:33:55Z"/>
        </w:rPr>
      </w:pPr>
      <w:ins w:id="90082" w:author="קלוד" w:date="2026-10-11T12:33:55Z">
        <w:r>
          <w:rPr>
            <w:color w:val="7B3F00"/>
          </w:rPr>
          <w:t xml:space="preserve">הקאה בשבת - בסם אסור ובידו מותר</w:t>
        </w:r>
      </w:ins>
    </w:p>
    <w:p w:rsidR="00E9703F" w:rsidRPr="006F178A" w:rsidRDefault="00E9703F" w:rsidP="00E9703F">
      <w:pPr>
        <w:rPr>
          <w:rtl/>
        </w:rPr>
      </w:pPr>
      <w:r w:rsidRPr="006F178A">
        <w:rPr>
          <w:rtl/>
        </w:rPr>
        <w:t>•</w:t>
      </w:r>
      <w:r w:rsidRPr="006F178A">
        <w:rPr>
          <w:rFonts w:hint="cs"/>
          <w:rtl/>
        </w:rPr>
        <w:t xml:space="preserve"> </w:t>
      </w:r>
      <w:r w:rsidRPr="009757B9">
        <w:rPr>
          <w:rStyle w:val="affff2"/>
          <w:rtl/>
        </w:rPr>
        <w:t xml:space="preserve">ואין עושין אפיקטויזין </w:t>
      </w:r>
      <w:ins w:id="110873" w:author="קלוד" w:date="2026-10-11T13:11:34Z">
        <w:r>
          <w:rPr>
            <w:rStyle w:val="affff2"/>
            <w:rtl/>
          </w:rPr>
          <w:t xml:space="preserve">בשבת</w:t>
        </w:r>
      </w:ins>
      <w:del w:id="110874" w:author="קלוד" w:date="2026-10-11T13:11:34Z">
        <w:r w:rsidRPr="009757B9">
          <w:rPr>
            <w:rStyle w:val="affff2"/>
            <w:rtl/>
          </w:rPr>
          <w:delText xml:space="preserve">בשבת</w:delText>
        </w:r>
        <w:r w:rsidRPr="006F178A">
          <w:rPr>
            <w:rtl/>
          </w:rPr>
          <w:delText xml:space="preserve">.</w:delText>
        </w:r>
      </w:del>
      <w:r w:rsidRPr="006F178A">
        <w:rPr>
          <w:rtl/>
        </w:rPr>
        <w:t xml:space="preserve"> </w:t>
      </w:r>
      <w:ins w:id="110871" w:author="קלוד" w:date="2026-10-11T13:11:34Z">
        <w:r>
          <w:rPr>
            <w:rtl/>
          </w:rPr>
          <w:t xml:space="preserve">- רי"ו: דווקא</w:t>
        </w:r>
      </w:ins>
      <w:del w:id="110872" w:author="קלוד" w:date="2026-10-11T13:11:34Z">
        <w:r w:rsidRPr="006F178A">
          <w:rPr>
            <w:rtl/>
          </w:rPr>
          <w:delText xml:space="preserve">רי"ודווקא</w:delText>
        </w:r>
      </w:del>
      <w:r w:rsidRPr="006F178A">
        <w:rPr>
          <w:rtl/>
        </w:rPr>
        <w:t xml:space="preserve"> בסם [שחיקת סמנין], אבל ביד - מותר.</w:t>
      </w:r>
    </w:p>
    <w:p w:rsidR="00E9703F" w:rsidRPr="006F178A" w:rsidRDefault="00E9703F" w:rsidP="00E9703F">
      <w:pPr>
        <w:rPr>
          <w:rtl/>
        </w:rPr>
      </w:pPr>
      <w:r w:rsidRPr="006F178A">
        <w:rPr>
          <w:rtl/>
        </w:rPr>
        <w:t xml:space="preserve">תניא</w:t>
      </w:r>
      <w:r w:rsidRPr="006F178A">
        <w:rPr>
          <w:rtl/>
        </w:rPr>
        <w:t xml:space="preserve">, </w:t>
      </w:r>
      <w:r w:rsidRPr="006F178A">
        <w:rPr>
          <w:rStyle w:val="2fb"/>
          <w:rtl/>
        </w:rPr>
        <w:t xml:space="preserve">רבי</w:t>
      </w:r>
      <w:r w:rsidRPr="006F178A">
        <w:rPr>
          <w:rtl/>
        </w:rPr>
        <w:t xml:space="preserve"> נחמיה- אף בחול אסור, מפני הפסד אוכלין.</w:t>
      </w:r>
    </w:p>
    <w:p w:rsidR="00E9703F" w:rsidRPr="006F178A" w:rsidRDefault="00E9703F" w:rsidP="00E9703F">
      <w:pPr>
        <w:rPr>
          <w:rtl/>
        </w:rPr>
      </w:pPr>
      <w:r w:rsidRPr="006F178A">
        <w:rPr>
          <w:rtl/>
        </w:rPr>
        <w:t>•</w:t>
      </w:r>
      <w:r w:rsidRPr="006F178A">
        <w:rPr>
          <w:rStyle w:val="afffe"/>
          <w:rFonts w:ascii="Fb Fontext" w:hAnsi="Fb Fontext" w:hint="cs"/>
          <w:rtl/>
        </w:rPr>
        <w:t xml:space="preserve"> </w:t>
      </w:r>
      <w:r w:rsidRPr="009757B9">
        <w:rPr>
          <w:rStyle w:val="affff2"/>
          <w:rtl/>
        </w:rPr>
        <w:t xml:space="preserve">ואין מעצבין את </w:t>
      </w:r>
      <w:ins w:id="110883" w:author="קלוד" w:date="2026-10-11T13:11:34Z">
        <w:r>
          <w:rPr>
            <w:rStyle w:val="affff2"/>
            <w:rtl/>
          </w:rPr>
          <w:t xml:space="preserve">הקטן</w:t>
        </w:r>
      </w:ins>
      <w:del w:id="110884" w:author="קלוד" w:date="2026-10-11T13:11:34Z">
        <w:r w:rsidRPr="009757B9">
          <w:rPr>
            <w:rStyle w:val="affff2"/>
            <w:rtl/>
          </w:rPr>
          <w:delText xml:space="preserve">הקטן</w:delText>
        </w:r>
        <w:r w:rsidRPr="006F178A">
          <w:rPr>
            <w:rtl/>
          </w:rPr>
          <w:delText xml:space="preserve">.</w:delText>
        </w:r>
      </w:del>
      <w:r w:rsidRPr="006F178A">
        <w:rPr>
          <w:rtl/>
        </w:rPr>
        <w:t xml:space="preserve"> </w:t>
      </w:r>
      <w:ins w:id="110881" w:author="קלוד" w:date="2026-10-11T13:11:34Z">
        <w:r>
          <w:rPr>
            <w:rStyle w:val="2fb"/>
            <w:rtl/>
          </w:rPr>
          <w:t xml:space="preserve">-</w:t>
        </w:r>
      </w:ins>
      <w:del w:id="110882" w:author="קלוד" w:date="2026-10-11T13:11:34Z">
        <w:r w:rsidRPr="006F178A">
          <w:rPr>
            <w:rStyle w:val="2fb"/>
            <w:rtl/>
          </w:rPr>
          <w:delText xml:space="preserve">ריו"ח</w:delText>
        </w:r>
      </w:del>
      <w:r w:rsidRPr="006F178A">
        <w:rPr>
          <w:rtl/>
        </w:rPr>
        <w:t xml:space="preserve"> </w:t>
      </w:r>
      <w:ins w:id="110879" w:author="קלוד" w:date="2026-10-11T13:11:34Z">
        <w:r>
          <w:rPr>
            <w:rtl/>
          </w:rPr>
          <w:t xml:space="preserve">ריו"ח:</w:t>
        </w:r>
      </w:ins>
      <w:del w:id="110880" w:author="קלוד" w:date="2026-10-11T13:11:34Z">
        <w:r w:rsidRPr="006F178A">
          <w:rPr>
            <w:rtl/>
          </w:rPr>
          <w:delText xml:space="preserve">לפופי</w:delText>
        </w:r>
      </w:del>
      <w:r w:rsidRPr="006F178A">
        <w:rPr>
          <w:rtl/>
        </w:rPr>
        <w:t xml:space="preserve"> </w:t>
      </w:r>
      <w:ins w:id="110877" w:author="קלוד" w:date="2026-10-11T13:11:34Z">
        <w:r>
          <w:rPr>
            <w:rtl/>
          </w:rPr>
          <w:t xml:space="preserve">ללפף תינוק</w:t>
        </w:r>
      </w:ins>
      <w:del w:id="110878" w:author="קלוד" w:date="2026-10-11T13:11:34Z">
        <w:r w:rsidRPr="006F178A">
          <w:rPr>
            <w:rtl/>
          </w:rPr>
          <w:delText xml:space="preserve">ינוקא</w:delText>
        </w:r>
      </w:del>
      <w:r w:rsidRPr="006F178A">
        <w:rPr>
          <w:rtl/>
        </w:rPr>
        <w:t xml:space="preserve"> בשבת - </w:t>
      </w:r>
      <w:ins w:id="96261" w:author="מנוע מכני" w:date="2026-10-11T12:04:39Z">
        <w:ins w:id="110875" w:author="קלוד" w:date="2026-10-11T13:11:34Z">
          <w:r>
            <w:rPr>
              <w:rtl/>
            </w:rPr>
            <w:t xml:space="preserve">מותר.</w:t>
          </w:r>
        </w:ins>
        <w:del w:id="110876" w:author="קלוד" w:date="2026-10-11T13:11:34Z">
          <w:r>
            <w:rPr>
              <w:rtl/>
            </w:rPr>
            <w:delText xml:space="preserve">יפה</w:delText>
          </w:r>
          <w:r w:rsidRPr="006F178A">
            <w:rPr>
              <w:rtl/>
            </w:rPr>
            <w:delText xml:space="preserve"> דמי.</w:delText>
          </w:r>
        </w:del>
      </w:ins>
      <w:del w:id="96262" w:author="מנוע מכני" w:date="2026-10-11T12:04:39Z">
        <w:r w:rsidRPr="006F178A">
          <w:rPr>
            <w:rtl/>
          </w:rPr>
          <w:delText xml:space="preserve">שפיר</w:delText>
        </w:r>
      </w:del>
    </w:p>
    <w:p w:rsidR="00E9703F" w:rsidRPr="00B3644D" w:rsidRDefault="00E9703F" w:rsidP="00E9703F">
      <w:pPr>
        <w:rPr>
          <w:spacing w:val="-2"/>
          <w:rtl/>
        </w:rPr>
      </w:pPr>
      <w:ins w:id="110897" w:author="קלוד" w:date="2026-10-11T13:11:34Z">
        <w:r>
          <w:rPr>
            <w:spacing w:val="-2"/>
            <w:rtl/>
          </w:rPr>
          <w:t xml:space="preserve">ומה</w:t>
        </w:r>
      </w:ins>
      <w:del w:id="110898" w:author="קלוד" w:date="2026-10-11T13:11:34Z">
        <w:r w:rsidRPr="00B3644D">
          <w:rPr>
            <w:spacing w:val="-2"/>
            <w:rtl/>
          </w:rPr>
          <w:delText xml:space="preserve">והא</w:delText>
        </w:r>
      </w:del>
      <w:r w:rsidRPr="00B3644D">
        <w:rPr>
          <w:rFonts w:hint="cs"/>
          <w:spacing w:val="-2"/>
          <w:rtl/>
        </w:rPr>
        <w:t xml:space="preserve"> </w:t>
      </w:r>
      <w:ins w:id="110895" w:author="קלוד" w:date="2026-10-11T13:11:34Z">
        <w:r>
          <w:rPr>
            <w:spacing w:val="-2"/>
            <w:rtl/>
          </w:rPr>
          <w:t xml:space="preserve">ש'אין</w:t>
        </w:r>
      </w:ins>
      <w:del w:id="110896" w:author="קלוד" w:date="2026-10-11T13:11:34Z">
        <w:r w:rsidRPr="00B3644D">
          <w:rPr>
            <w:spacing w:val="-2"/>
            <w:rtl/>
          </w:rPr>
          <w:delText xml:space="preserve">דאין</w:delText>
        </w:r>
      </w:del>
      <w:r w:rsidRPr="00B3644D">
        <w:rPr>
          <w:spacing w:val="-2"/>
          <w:rtl/>
        </w:rPr>
        <w:t xml:space="preserve"> </w:t>
      </w:r>
      <w:ins w:id="110893" w:author="קלוד" w:date="2026-10-11T13:11:34Z">
        <w:r>
          <w:rPr>
            <w:spacing w:val="-2"/>
            <w:rtl/>
          </w:rPr>
          <w:t xml:space="preserve">מעצבין'</w:t>
        </w:r>
      </w:ins>
      <w:del w:id="110894" w:author="קלוד" w:date="2026-10-11T13:11:34Z">
        <w:r w:rsidRPr="00B3644D">
          <w:rPr>
            <w:spacing w:val="-2"/>
            <w:rtl/>
          </w:rPr>
          <w:delText xml:space="preserve">מעצבין</w:delText>
        </w:r>
      </w:del>
      <w:r w:rsidRPr="00B3644D">
        <w:rPr>
          <w:spacing w:val="-2"/>
          <w:rtl/>
        </w:rPr>
        <w:t xml:space="preserve"> - </w:t>
      </w:r>
      <w:ins w:id="92031" w:author="מנוע מכני" w:date="2026-10-11T12:04:39Z">
        <w:r>
          <w:rPr>
            <w:spacing w:val="-2"/>
            <w:rtl/>
          </w:rPr>
          <w:t xml:space="preserve">שם</w:t>
        </w:r>
      </w:ins>
      <w:del w:id="92032" w:author="מנוע מכני" w:date="2026-10-11T12:04:39Z">
        <w:r w:rsidRPr="00B3644D">
          <w:rPr>
            <w:spacing w:val="-2"/>
            <w:rtl/>
          </w:rPr>
          <w:delText xml:space="preserve">התם</w:delText>
        </w:r>
      </w:del>
      <w:r w:rsidRPr="00B3644D">
        <w:rPr>
          <w:spacing w:val="-2"/>
          <w:rtl/>
        </w:rPr>
        <w:t xml:space="preserve"> בחומרי שדרה, </w:t>
      </w:r>
      <w:ins w:id="110891" w:author="קלוד" w:date="2026-10-11T13:11:34Z">
        <w:r>
          <w:rPr>
            <w:spacing w:val="-2"/>
            <w:rtl/>
          </w:rPr>
          <w:t xml:space="preserve">שנראה</w:t>
        </w:r>
      </w:ins>
      <w:del w:id="110892" w:author="קלוד" w:date="2026-10-11T13:11:34Z">
        <w:r w:rsidRPr="00B3644D">
          <w:rPr>
            <w:spacing w:val="-2"/>
            <w:rtl/>
          </w:rPr>
          <w:delText xml:space="preserve">דמיחזי</w:delText>
        </w:r>
      </w:del>
      <w:r w:rsidRPr="00B3644D">
        <w:rPr>
          <w:spacing w:val="-2"/>
          <w:rtl/>
        </w:rPr>
        <w:t xml:space="preserve"> כבונה. [ולא ביום ראשון של </w:t>
      </w:r>
      <w:ins w:id="110889" w:author="קלוד" w:date="2026-10-11T13:11:34Z">
        <w:r>
          <w:rPr>
            <w:spacing w:val="-2"/>
            <w:rtl/>
          </w:rPr>
          <w:t xml:space="preserve">תינוק,</w:t>
        </w:r>
      </w:ins>
      <w:del w:id="110890" w:author="קלוד" w:date="2026-10-11T13:11:34Z">
        <w:r w:rsidRPr="00B3644D">
          <w:rPr>
            <w:spacing w:val="-2"/>
            <w:rtl/>
          </w:rPr>
          <w:delText xml:space="preserve">תינוק</w:delText>
        </w:r>
      </w:del>
      <w:r w:rsidRPr="00B3644D">
        <w:rPr>
          <w:spacing w:val="-2"/>
          <w:rtl/>
        </w:rPr>
        <w:t xml:space="preserve"> </w:t>
      </w:r>
      <w:ins w:id="110887" w:author="קלוד" w:date="2026-10-11T13:11:34Z">
        <w:r>
          <w:rPr>
            <w:spacing w:val="-2"/>
            <w:rtl/>
          </w:rPr>
          <w:t xml:space="preserve">שודאי</w:t>
        </w:r>
      </w:ins>
      <w:del w:id="110888" w:author="קלוד" w:date="2026-10-11T13:11:34Z">
        <w:r w:rsidRPr="00B3644D">
          <w:rPr>
            <w:spacing w:val="-2"/>
            <w:rtl/>
          </w:rPr>
          <w:delText xml:space="preserve">דודאי</w:delText>
        </w:r>
      </w:del>
      <w:r w:rsidRPr="00B3644D">
        <w:rPr>
          <w:spacing w:val="-2"/>
          <w:rtl/>
        </w:rPr>
        <w:t xml:space="preserve"> </w:t>
      </w:r>
      <w:ins w:id="110885" w:author="קלוד" w:date="2026-10-11T13:11:34Z">
        <w:r>
          <w:rPr>
            <w:spacing w:val="-2"/>
            <w:rtl/>
          </w:rPr>
          <w:t xml:space="preserve">מותר]</w:t>
        </w:r>
      </w:ins>
      <w:del w:id="110886" w:author="קלוד" w:date="2026-10-11T13:11:34Z">
        <w:r w:rsidRPr="00B3644D">
          <w:rPr>
            <w:spacing w:val="-2"/>
            <w:rtl/>
          </w:rPr>
          <w:delText xml:space="preserve">שרי]</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קמח.</w:t>
      </w:r>
    </w:p>
    <w:p>
      <w:pPr>
        <w:pStyle w:val="afffff8"/>
        <w:rPr>
          <w:ins w:id="90079" w:author="קלוד" w:date="2026-10-11T12:33:55Z"/>
        </w:rPr>
      </w:pPr>
      <w:ins w:id="90080" w:author="קלוד" w:date="2026-10-11T12:33:55Z">
        <w:r>
          <w:rPr>
            <w:color w:val="7B3F00"/>
          </w:rPr>
          <w:t xml:space="preserve">החזרת שבר בשבת - שמואל ור"י</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9757B9">
        <w:rPr>
          <w:rStyle w:val="affff2"/>
          <w:rtl/>
        </w:rPr>
        <w:t>ואין מחזירין את השבר</w:t>
      </w:r>
      <w:r w:rsidRPr="006F178A">
        <w:rPr>
          <w:rFonts w:ascii="Fb Fontext" w:hAnsi="Fb Fontext"/>
          <w:rtl/>
        </w:rPr>
        <w:t xml:space="preserve"> - </w:t>
      </w:r>
      <w:r w:rsidRPr="006F178A">
        <w:rPr>
          <w:rStyle w:val="2fb"/>
          <w:rFonts w:ascii="Fb Fontext" w:hAnsi="Fb Fontext"/>
          <w:rtl/>
        </w:rPr>
        <w:t xml:space="preserve">שמואל</w:t>
      </w:r>
      <w:r w:rsidRPr="006F178A">
        <w:rPr>
          <w:rFonts w:ascii="Fb Fontext" w:hAnsi="Fb Fontext"/>
          <w:rtl/>
        </w:rPr>
        <w:t xml:space="preserve"> </w:t>
      </w:r>
      <w:ins w:id="95367" w:author="מנוע מכני" w:date="2026-10-11T12:04:39Z">
        <w:r>
          <w:rPr>
            <w:rFonts w:ascii="Fb Fontext" w:hAnsi="Fb Fontext"/>
            <w:rtl/>
          </w:rPr>
          <w:t xml:space="preserve">סבר</w:t>
        </w:r>
      </w:ins>
      <w:del w:id="95368" w:author="מנוע מכני" w:date="2026-10-11T12:04:39Z">
        <w:r w:rsidRPr="006F178A">
          <w:rPr>
            <w:rFonts w:ascii="Fb Fontext" w:hAnsi="Fb Fontext"/>
            <w:rtl/>
          </w:rPr>
          <w:delText xml:space="preserve">ס"ל</w:delText>
        </w:r>
      </w:del>
      <w:r w:rsidRPr="006F178A">
        <w:rPr>
          <w:rFonts w:ascii="Fb Fontext" w:hAnsi="Fb Fontext"/>
          <w:rtl/>
        </w:rPr>
        <w:t xml:space="preserve"> הלכה מחזירין את השבר.</w:t>
      </w:r>
    </w:p>
    <w:p w:rsidR="00E9703F" w:rsidRPr="009757B9" w:rsidRDefault="00E9703F" w:rsidP="00E9703F">
      <w:pPr>
        <w:rPr>
          <w:rFonts w:cs="Guttman Vilna"/>
          <w:b/>
          <w:bCs/>
          <w:rtl/>
        </w:rPr>
      </w:pPr>
      <w:r w:rsidRPr="006F178A">
        <w:rPr>
          <w:rStyle w:val="2fb"/>
          <w:rtl/>
        </w:rPr>
        <w:t xml:space="preserve">ור"י</w:t>
      </w:r>
      <w:r w:rsidRPr="006F178A">
        <w:rPr>
          <w:rtl/>
        </w:rPr>
        <w:t xml:space="preserve"> שלח פקיד שיביא </w:t>
      </w:r>
      <w:r w:rsidRPr="006F178A">
        <w:rPr>
          <w:rStyle w:val="2fb"/>
          <w:rtl/>
        </w:rPr>
        <w:t xml:space="preserve">רבב"ח</w:t>
      </w:r>
      <w:r w:rsidRPr="006F178A">
        <w:rPr>
          <w:rtl/>
        </w:rPr>
        <w:t xml:space="preserve"> בבגדו לשיעור ושם דרש אין מחזירין את השבר.</w:t>
      </w:r>
    </w:p>
    <w:p w:rsidR="00E9703F" w:rsidRPr="009757B9" w:rsidRDefault="00E9703F" w:rsidP="00E9703F">
      <w:pPr>
        <w:rPr>
          <w:rFonts w:cs="Guttman Vilna"/>
          <w:b/>
          <w:bCs/>
          <w:rtl/>
        </w:rPr>
      </w:pPr>
      <w:ins w:id="110913" w:author="קלוד" w:date="2026-10-11T13:11:34Z">
        <w:r>
          <w:rPr>
            <w:rtl/>
          </w:rPr>
          <w:t xml:space="preserve">ועל</w:t>
        </w:r>
      </w:ins>
      <w:del w:id="110914" w:author="קלוד" w:date="2026-10-11T13:11:34Z">
        <w:r w:rsidRPr="006F178A">
          <w:rPr>
            <w:rtl/>
          </w:rPr>
          <w:delText xml:space="preserve">וע"ז</w:delText>
        </w:r>
      </w:del>
      <w:r w:rsidRPr="006F178A">
        <w:rPr>
          <w:rtl/>
        </w:rPr>
        <w:t xml:space="preserve"> </w:t>
      </w:r>
      <w:ins w:id="110911" w:author="קלוד" w:date="2026-10-11T13:11:34Z">
        <w:r>
          <w:rPr>
            <w:rtl/>
          </w:rPr>
          <w:t xml:space="preserve">זה</w:t>
        </w:r>
      </w:ins>
      <w:del w:id="110912" w:author="קלוד" w:date="2026-10-11T13:11:34Z">
        <w:r w:rsidRPr="006F178A">
          <w:rPr>
            <w:rtl/>
          </w:rPr>
          <w:delText xml:space="preserve">אמרו</w:delText>
        </w:r>
      </w:del>
      <w:r w:rsidRPr="006F178A">
        <w:rPr>
          <w:rtl/>
        </w:rPr>
        <w:t xml:space="preserve"> </w:t>
      </w:r>
      <w:ins w:id="110909" w:author="קלוד" w:date="2026-10-11T13:11:34Z">
        <w:r>
          <w:rPr>
            <w:rStyle w:val="2fb"/>
            <w:rtl/>
          </w:rPr>
          <w:t xml:space="preserve">אמר</w:t>
        </w:r>
      </w:ins>
      <w:del w:id="110910" w:author="קלוד" w:date="2026-10-11T13:11:34Z">
        <w:r w:rsidRPr="006F178A">
          <w:rPr>
            <w:rStyle w:val="2fb"/>
            <w:rtl/>
          </w:rPr>
          <w:delText xml:space="preserve">דשמואל</w:delText>
        </w:r>
      </w:del>
      <w:r w:rsidRPr="006F178A">
        <w:rPr>
          <w:rtl/>
        </w:rPr>
        <w:t xml:space="preserve"> </w:t>
      </w:r>
      <w:ins w:id="95369" w:author="מנוע מכני" w:date="2026-10-11T12:04:39Z">
        <w:ins w:id="110907" w:author="קלוד" w:date="2026-10-11T13:11:34Z">
          <w:r>
            <w:rPr>
              <w:rtl/>
            </w:rPr>
            <w:t xml:space="preserve">לו</w:t>
          </w:r>
        </w:ins>
        <w:del w:id="110908" w:author="קלוד" w:date="2026-10-11T13:11:34Z">
          <w:r>
            <w:rPr>
              <w:rtl/>
            </w:rPr>
            <w:delText xml:space="preserve">סבר</w:delText>
          </w:r>
        </w:del>
      </w:ins>
      <w:del w:id="95370" w:author="מנוע מכני" w:date="2026-10-11T12:04:39Z">
        <w:r w:rsidRPr="006F178A">
          <w:rPr>
            <w:rtl/>
          </w:rPr>
          <w:delText xml:space="preserve">ס"ל</w:delText>
        </w:r>
      </w:del>
      <w:r w:rsidRPr="006F178A">
        <w:rPr>
          <w:rtl/>
        </w:rPr>
        <w:t xml:space="preserve"> </w:t>
      </w:r>
      <w:ins w:id="110905" w:author="קלוד" w:date="2026-10-11T13:11:34Z">
        <w:r>
          <w:rPr>
            <w:rStyle w:val="afffffe"/>
            <w:rtl/>
          </w:rPr>
          <w:t xml:space="preserve">רבב"ח</w:t>
        </w:r>
      </w:ins>
      <w:del w:id="110906" w:author="קלוד" w:date="2026-10-11T13:11:34Z">
        <w:r w:rsidRPr="006F178A">
          <w:rPr>
            <w:rtl/>
          </w:rPr>
          <w:delText xml:space="preserve">דמחזירין</w:delText>
        </w:r>
      </w:del>
      <w:r w:rsidRPr="006F178A">
        <w:rPr>
          <w:rtl/>
        </w:rPr>
        <w:t xml:space="preserve"> </w:t>
      </w:r>
      <w:ins w:id="110903" w:author="קלוד" w:date="2026-10-11T13:11:34Z">
        <w:r>
          <w:rPr>
            <w:rtl/>
          </w:rPr>
          <w:t xml:space="preserve">ששמואל</w:t>
        </w:r>
      </w:ins>
      <w:del w:id="110904" w:author="קלוד" w:date="2026-10-11T13:11:34Z">
        <w:r w:rsidRPr="006F178A">
          <w:rPr>
            <w:rtl/>
          </w:rPr>
          <w:delText xml:space="preserve">ואע"ג</w:delText>
        </w:r>
      </w:del>
      <w:r w:rsidRPr="006F178A">
        <w:rPr>
          <w:rtl/>
        </w:rPr>
        <w:t xml:space="preserve"> </w:t>
      </w:r>
      <w:ins w:id="110901" w:author="קלוד" w:date="2026-10-11T13:11:34Z">
        <w:r>
          <w:rPr>
            <w:rtl/>
          </w:rPr>
          <w:t xml:space="preserve">סובר</w:t>
        </w:r>
      </w:ins>
      <w:del w:id="110902" w:author="קלוד" w:date="2026-10-11T13:11:34Z">
        <w:r w:rsidRPr="006F178A">
          <w:rPr>
            <w:rtl/>
          </w:rPr>
          <w:delText xml:space="preserve">דחנא</w:delText>
        </w:r>
      </w:del>
      <w:r w:rsidRPr="006F178A">
        <w:rPr>
          <w:rtl/>
        </w:rPr>
        <w:t xml:space="preserve"> </w:t>
      </w:r>
      <w:ins w:id="110899" w:author="קלוד" w:date="2026-10-11T13:11:34Z">
        <w:r>
          <w:rPr>
            <w:rtl/>
          </w:rPr>
          <w:t xml:space="preserve">שמחזירין, ואף שחנא </w:t>
        </w:r>
        <w:r>
          <w:rPr>
            <w:rStyle w:val="afffffe"/>
            <w:rtl/>
          </w:rPr>
          <w:t xml:space="preserve">ושמואל</w:t>
        </w:r>
        <w:r>
          <w:rPr>
            <w:rtl/>
          </w:rPr>
          <w:t xml:space="preserve"> משם -</w:t>
        </w:r>
      </w:ins>
      <w:del w:id="110900" w:author="קלוד" w:date="2026-10-11T13:11:34Z">
        <w:r w:rsidRPr="006F178A">
          <w:rPr>
            <w:rtl/>
          </w:rPr>
          <w:delText xml:space="preserve">שם</w:delText>
        </w:r>
      </w:del>
      <w:r w:rsidRPr="006F178A">
        <w:rPr>
          <w:rtl/>
        </w:rPr>
        <w:t xml:space="preserve"> </w:t>
      </w:r>
      <w:r w:rsidRPr="006F178A">
        <w:rPr>
          <w:rtl/>
        </w:rPr>
        <w:t xml:space="preserve">לא</w:t>
      </w:r>
      <w:r w:rsidRPr="006F178A">
        <w:rPr>
          <w:rtl/>
        </w:rPr>
        <w:t xml:space="preserve"> ידעו זאת.</w:t>
      </w:r>
    </w:p>
    <w:p w:rsidR="00E9703F" w:rsidRPr="009757B9" w:rsidRDefault="00E9703F" w:rsidP="00E9703F">
      <w:pPr>
        <w:rPr>
          <w:rFonts w:cs="Guttman Vilna"/>
          <w:b/>
          <w:bCs/>
          <w:rtl/>
        </w:rPr>
      </w:pPr>
      <w:r w:rsidRPr="006F178A">
        <w:rPr>
          <w:rtl/>
        </w:rPr>
        <w:t xml:space="preserve">וא"ל</w:t>
      </w:r>
      <w:r w:rsidRPr="006F178A">
        <w:rPr>
          <w:rtl/>
        </w:rPr>
        <w:t xml:space="preserve"> </w:t>
      </w:r>
      <w:ins w:id="110915" w:author="קלוד" w:date="2026-10-11T13:11:34Z">
        <w:r>
          <w:rPr>
            <w:rStyle w:val="afffffe"/>
            <w:rtl/>
          </w:rPr>
          <w:t xml:space="preserve">ר"י</w:t>
        </w:r>
        <w:r>
          <w:rPr>
            <w:rtl/>
          </w:rPr>
          <w:t xml:space="preserve"> שבדין</w:t>
        </w:r>
      </w:ins>
      <w:del w:id="110916" w:author="קלוד" w:date="2026-10-11T13:11:34Z">
        <w:r w:rsidRPr="006F178A">
          <w:rPr>
            <w:rtl/>
          </w:rPr>
          <w:delText xml:space="preserve">דבדין</w:delText>
        </w:r>
      </w:del>
      <w:r w:rsidRPr="006F178A">
        <w:rPr>
          <w:rtl/>
        </w:rPr>
        <w:t xml:space="preserve"> משכו בבגדו לשמוע הלכה זו.</w:t>
      </w:r>
    </w:p>
    <w:p w:rsidR="00E9703F" w:rsidRPr="006F178A" w:rsidRDefault="00E9703F" w:rsidP="00E9703F">
      <w:pPr>
        <w:rPr>
          <w:rtl/>
        </w:rPr>
      </w:pPr>
      <w:r w:rsidRPr="006F178A">
        <w:rPr>
          <w:rtl/>
        </w:rPr>
        <w:t>•</w:t>
      </w:r>
      <w:r w:rsidRPr="006F178A">
        <w:rPr>
          <w:rFonts w:hint="cs"/>
          <w:rtl/>
        </w:rPr>
        <w:t xml:space="preserve"> </w:t>
      </w:r>
      <w:ins w:id="110925" w:author="קלוד" w:date="2026-10-11T13:11:34Z">
        <w:r>
          <w:rPr>
            <w:rStyle w:val="2fb"/>
            <w:rtl/>
          </w:rPr>
          <w:t xml:space="preserve">רב</w:t>
        </w:r>
      </w:ins>
      <w:del w:id="110926" w:author="קלוד" w:date="2026-10-11T13:11:34Z">
        <w:r w:rsidRPr="006F178A">
          <w:rPr>
            <w:rStyle w:val="2fb"/>
            <w:rtl/>
          </w:rPr>
          <w:delText xml:space="preserve">ר"א</w:delText>
        </w:r>
      </w:del>
      <w:r w:rsidRPr="006F178A">
        <w:rPr>
          <w:rtl/>
        </w:rPr>
        <w:t xml:space="preserve"> אויא ה</w:t>
      </w:r>
      <w:r w:rsidRPr="006F178A">
        <w:rPr>
          <w:rFonts w:hint="cs"/>
          <w:rtl/>
        </w:rPr>
        <w:t>ראה</w:t>
      </w:r>
      <w:r w:rsidRPr="006F178A">
        <w:rPr>
          <w:rtl/>
        </w:rPr>
        <w:t xml:space="preserve"> נקע בידו ושאל </w:t>
      </w:r>
      <w:ins w:id="110923" w:author="קלוד" w:date="2026-10-11T13:11:34Z">
        <w:r>
          <w:rPr>
            <w:rStyle w:val="2fb"/>
            <w:rtl/>
          </w:rPr>
          <w:t xml:space="preserve">את רב</w:t>
        </w:r>
      </w:ins>
      <w:del w:id="110924" w:author="קלוד" w:date="2026-10-11T13:11:34Z">
        <w:r w:rsidRPr="006F178A">
          <w:rPr>
            <w:rStyle w:val="2fb"/>
            <w:rtl/>
          </w:rPr>
          <w:delText xml:space="preserve">לרב</w:delText>
        </w:r>
      </w:del>
      <w:r w:rsidRPr="006F178A">
        <w:rPr>
          <w:rStyle w:val="2fb"/>
          <w:rtl/>
        </w:rPr>
        <w:t xml:space="preserve"> יוסף</w:t>
      </w:r>
      <w:r w:rsidRPr="006F178A">
        <w:rPr>
          <w:rtl/>
        </w:rPr>
        <w:t xml:space="preserve"> </w:t>
      </w:r>
      <w:ins w:id="95031" w:author="מנוע מכני" w:date="2026-10-11T12:04:39Z">
        <w:r>
          <w:rPr>
            <w:rtl/>
          </w:rPr>
          <w:t xml:space="preserve">אם </w:t>
        </w:r>
      </w:ins>
      <w:del w:id="95032" w:author="מנוע מכני" w:date="2026-10-11T12:04:39Z">
        <w:r w:rsidRPr="006F178A">
          <w:rPr>
            <w:rtl/>
          </w:rPr>
          <w:delText xml:space="preserve">אי </w:delText>
        </w:r>
      </w:del>
      <w:ins w:id="110921" w:author="קלוד" w:date="2026-10-11T13:11:34Z">
        <w:r>
          <w:rPr>
            <w:rtl/>
          </w:rPr>
          <w:t xml:space="preserve">מותר,</w:t>
        </w:r>
      </w:ins>
      <w:del w:id="110922" w:author="קלוד" w:date="2026-10-11T13:11:34Z">
        <w:r w:rsidRPr="006F178A">
          <w:rPr>
            <w:rtl/>
          </w:rPr>
          <w:delText xml:space="preserve">שרי</w:delText>
        </w:r>
      </w:del>
      <w:r w:rsidRPr="006F178A">
        <w:rPr>
          <w:rtl/>
        </w:rPr>
        <w:t xml:space="preserve"> </w:t>
      </w:r>
      <w:r w:rsidRPr="006F178A">
        <w:rPr>
          <w:rtl/>
        </w:rPr>
        <w:t xml:space="preserve">וא"ל</w:t>
      </w:r>
      <w:r w:rsidRPr="006F178A">
        <w:rPr>
          <w:rtl/>
        </w:rPr>
        <w:t xml:space="preserve"> </w:t>
      </w:r>
      <w:ins w:id="110919" w:author="קלוד" w:date="2026-10-11T13:11:34Z">
        <w:r>
          <w:rPr>
            <w:rtl/>
          </w:rPr>
          <w:t xml:space="preserve">שאסור.</w:t>
        </w:r>
      </w:ins>
      <w:del w:id="110920" w:author="קלוד" w:date="2026-10-11T13:11:34Z">
        <w:r w:rsidRPr="006F178A">
          <w:rPr>
            <w:rtl/>
          </w:rPr>
          <w:delText xml:space="preserve">דאסור,</w:delText>
        </w:r>
      </w:del>
      <w:r w:rsidRPr="006F178A">
        <w:rPr>
          <w:rtl/>
        </w:rPr>
        <w:t xml:space="preserve"> </w:t>
      </w:r>
      <w:ins w:id="110917" w:author="קלוד" w:date="2026-10-11T13:11:34Z">
        <w:r>
          <w:rPr>
            <w:rtl/>
          </w:rPr>
          <w:t xml:space="preserve">ובינתיים</w:t>
        </w:r>
      </w:ins>
      <w:del w:id="110918" w:author="קלוד" w:date="2026-10-11T13:11:34Z">
        <w:r w:rsidRPr="006F178A">
          <w:rPr>
            <w:rtl/>
          </w:rPr>
          <w:delText xml:space="preserve">ואדהכי</w:delText>
        </w:r>
      </w:del>
      <w:r w:rsidRPr="006F178A">
        <w:rPr>
          <w:rtl/>
        </w:rPr>
        <w:t xml:space="preserve"> נרפאה ידו.</w:t>
      </w:r>
    </w:p>
    <w:p w:rsidR="00E9703F" w:rsidRPr="006F178A" w:rsidRDefault="00E9703F" w:rsidP="00E9703F">
      <w:pPr>
        <w:rPr>
          <w:rtl/>
        </w:rPr>
      </w:pPr>
      <w:r w:rsidRPr="006F178A">
        <w:rPr>
          <w:rtl/>
        </w:rPr>
        <w:t xml:space="preserve">ועל זה </w:t>
      </w:r>
      <w:ins w:id="110937" w:author="קלוד" w:date="2026-10-11T13:11:34Z">
        <w:r>
          <w:rPr>
            <w:rtl/>
          </w:rPr>
          <w:t xml:space="preserve">א"ל:</w:t>
        </w:r>
      </w:ins>
      <w:del w:id="110938" w:author="קלוד" w:date="2026-10-11T13:11:34Z">
        <w:r w:rsidRPr="006F178A">
          <w:rPr>
            <w:rtl/>
          </w:rPr>
          <w:delText xml:space="preserve">א"ל</w:delText>
        </w:r>
      </w:del>
      <w:r w:rsidRPr="006F178A">
        <w:rPr>
          <w:rtl/>
        </w:rPr>
        <w:t xml:space="preserve"> </w:t>
      </w:r>
      <w:ins w:id="110935" w:author="קלוד" w:date="2026-10-11T13:11:34Z">
        <w:r>
          <w:rPr>
            <w:rtl/>
          </w:rPr>
          <w:t xml:space="preserve">זו</w:t>
        </w:r>
      </w:ins>
      <w:del w:id="110936" w:author="קלוד" w:date="2026-10-11T13:11:34Z">
        <w:r w:rsidRPr="006F178A">
          <w:rPr>
            <w:rtl/>
          </w:rPr>
          <w:delText xml:space="preserve">דזהו</w:delText>
        </w:r>
      </w:del>
      <w:r w:rsidRPr="006F178A">
        <w:rPr>
          <w:rtl/>
        </w:rPr>
        <w:t xml:space="preserve"> </w:t>
      </w:r>
      <w:ins w:id="110933" w:author="קלוד" w:date="2026-10-11T13:11:34Z">
        <w:r>
          <w:rPr>
            <w:rtl/>
          </w:rPr>
          <w:t xml:space="preserve">משנתנו,</w:t>
        </w:r>
      </w:ins>
      <w:del w:id="110934" w:author="קלוד" w:date="2026-10-11T13:11:34Z">
        <w:r w:rsidRPr="006F178A">
          <w:rPr>
            <w:rtl/>
          </w:rPr>
          <w:delText xml:space="preserve">דמתני'</w:delText>
        </w:r>
      </w:del>
      <w:r w:rsidRPr="006F178A">
        <w:rPr>
          <w:rtl/>
        </w:rPr>
        <w:t xml:space="preserve"> </w:t>
      </w:r>
      <w:ins w:id="110931" w:author="קלוד" w:date="2026-10-11T13:11:34Z">
        <w:r>
          <w:rPr>
            <w:rtl/>
          </w:rPr>
          <w:t xml:space="preserve">ש</w:t>
        </w:r>
        <w:r>
          <w:rPr>
            <w:rStyle w:val="afffffe"/>
            <w:rtl/>
          </w:rPr>
          <w:t xml:space="preserve">רוחץ</w:t>
        </w:r>
      </w:ins>
      <w:del w:id="110932" w:author="קלוד" w:date="2026-10-11T13:11:34Z">
        <w:r w:rsidRPr="006F178A">
          <w:rPr>
            <w:rtl/>
          </w:rPr>
          <w:delText xml:space="preserve">דכדרכו</w:delText>
        </w:r>
      </w:del>
      <w:r w:rsidRPr="006F178A">
        <w:rPr>
          <w:rtl/>
        </w:rPr>
        <w:t xml:space="preserve"> </w:t>
      </w:r>
      <w:ins w:id="110929" w:author="קלוד" w:date="2026-10-11T13:11:34Z">
        <w:r>
          <w:rPr>
            <w:rtl/>
          </w:rPr>
          <w:t xml:space="preserve">כדרכו מותר,</w:t>
        </w:r>
      </w:ins>
      <w:del w:id="110930" w:author="קלוד" w:date="2026-10-11T13:11:34Z">
        <w:r w:rsidRPr="006F178A">
          <w:rPr>
            <w:rtl/>
          </w:rPr>
          <w:delText xml:space="preserve">שרי</w:delText>
        </w:r>
        <w:r w:rsidRPr="006F178A">
          <w:rPr>
            <w:rFonts w:hint="cs"/>
            <w:rtl/>
          </w:rPr>
          <w:delText xml:space="preserve">,</w:delText>
        </w:r>
      </w:del>
      <w:r w:rsidRPr="006F178A">
        <w:rPr>
          <w:rtl/>
        </w:rPr>
        <w:t xml:space="preserve"> ואם נרפא</w:t>
      </w:r>
      <w:ins w:id="110927" w:author="קלוד" w:date="2026-10-11T13:11:34Z">
        <w:r>
          <w:rPr>
            <w:rtl/>
          </w:rPr>
          <w:t xml:space="preserve"> - </w:t>
        </w:r>
      </w:ins>
      <w:del w:id="110928" w:author="קלוד" w:date="2026-10-11T13:11:34Z">
        <w:r w:rsidRPr="006F178A">
          <w:rPr>
            <w:rtl/>
          </w:rPr>
          <w:delText xml:space="preserve"> </w:delText>
        </w:r>
      </w:del>
      <w:r w:rsidRPr="006F178A">
        <w:rPr>
          <w:rtl/>
        </w:rPr>
        <w:t xml:space="preserve">נרפא.</w:t>
      </w:r>
    </w:p>
    <w:p>
      <w:pPr>
        <w:pStyle w:val="38"/>
        <w:rPr>
          <w:ins w:id="99168" w:author="מנוע מכני" w:date="2026-10-11T12:04:39Z"/>
        </w:rPr>
      </w:pPr>
      <w:r w:rsidRPr="006F178A">
        <w:t xml:space="preserve">והך</w:t>
      </w:r>
    </w:p>
    <w:p w:rsidR="00E9703F" w:rsidRPr="006F178A" w:rsidRDefault="00E9703F" w:rsidP="00E9703F">
      <w:pPr>
        <w:rPr>
          <w:rtl/>
        </w:rPr>
      </w:pPr>
      <w:del w:id="99169" w:author="מנוע מכני" w:date="2026-10-11T12:04:39Z">
        <w:r w:rsidRPr="006F178A">
          <w:rPr>
            <w:rtl/>
          </w:rPr>
          <w:delText xml:space="preserve"> </w:delText>
        </w:r>
      </w:del>
      <w:ins w:id="110939" w:author="קלוד" w:date="2026-10-11T13:11:34Z">
        <w:r>
          <w:rPr>
            <w:rtl/>
          </w:rPr>
          <w:t xml:space="preserve">ששמואל</w:t>
        </w:r>
      </w:ins>
      <w:del w:id="110940" w:author="קלוד" w:date="2026-10-11T13:11:34Z">
        <w:r w:rsidRPr="006F178A">
          <w:rPr>
            <w:rtl/>
          </w:rPr>
          <w:delText xml:space="preserve">שדמואל</w:delText>
        </w:r>
      </w:del>
      <w:r w:rsidRPr="006F178A">
        <w:rPr>
          <w:rtl/>
        </w:rPr>
        <w:t xml:space="preserve"> פסק שלא כמתני' לענין שבר.</w:t>
      </w:r>
    </w:p>
    <w:p w:rsidR="00E9703F" w:rsidRPr="006F178A" w:rsidRDefault="00E9703F" w:rsidP="00E9703F">
      <w:pPr>
        <w:rPr>
          <w:rtl/>
        </w:rPr>
      </w:pPr>
      <w:r w:rsidRPr="006F178A">
        <w:rPr>
          <w:rtl/>
        </w:rPr>
        <w:t xml:space="preserve">אין זה אומר </w:t>
      </w:r>
      <w:ins w:id="110953" w:author="קלוד" w:date="2026-10-11T13:11:34Z">
        <w:r>
          <w:rPr>
            <w:rtl/>
          </w:rPr>
          <w:t xml:space="preserve">שבסיפא</w:t>
        </w:r>
      </w:ins>
      <w:del w:id="110954" w:author="קלוד" w:date="2026-10-11T13:11:34Z">
        <w:r w:rsidRPr="006F178A">
          <w:rPr>
            <w:rtl/>
          </w:rPr>
          <w:delText xml:space="preserve">דסיפא</w:delText>
        </w:r>
      </w:del>
      <w:r w:rsidRPr="006F178A">
        <w:rPr>
          <w:rtl/>
        </w:rPr>
        <w:t xml:space="preserve"> דמתני'</w:t>
      </w:r>
      <w:ins w:id="110951" w:author="קלוד" w:date="2026-10-11T13:11:34Z">
        <w:r>
          <w:rPr>
            <w:rtl/>
          </w:rPr>
          <w:t xml:space="preserve"> </w:t>
        </w:r>
      </w:ins>
      <w:del w:id="110952" w:author="קלוד" w:date="2026-10-11T13:11:34Z">
        <w:r w:rsidRPr="006F178A">
          <w:rPr>
            <w:rtl/>
          </w:rPr>
          <w:delText xml:space="preserve"> לענין </w:delText>
        </w:r>
      </w:del>
      <w:r w:rsidRPr="006F178A">
        <w:rPr>
          <w:rtl/>
        </w:rPr>
        <w:t xml:space="preserve">נקע </w:t>
      </w:r>
      <w:ins w:id="110949" w:author="קלוד" w:date="2026-10-11T13:11:34Z">
        <w:r>
          <w:rPr>
            <w:rtl/>
          </w:rPr>
          <w:t xml:space="preserve">מותר,</w:t>
        </w:r>
      </w:ins>
      <w:del w:id="110950" w:author="קלוד" w:date="2026-10-11T13:11:34Z">
        <w:r w:rsidRPr="006F178A">
          <w:rPr>
            <w:rtl/>
          </w:rPr>
          <w:delText xml:space="preserve">מותר</w:delText>
        </w:r>
      </w:del>
      <w:r w:rsidRPr="006F178A">
        <w:rPr>
          <w:rtl/>
        </w:rPr>
        <w:t xml:space="preserve"> אלא עדיין </w:t>
      </w:r>
      <w:ins w:id="110947" w:author="קלוד" w:date="2026-10-11T13:11:34Z">
        <w:r>
          <w:rPr>
            <w:rtl/>
          </w:rPr>
          <w:t xml:space="preserve">אסור;</w:t>
        </w:r>
      </w:ins>
      <w:del w:id="110948" w:author="קלוד" w:date="2026-10-11T13:11:34Z">
        <w:r w:rsidRPr="006F178A">
          <w:rPr>
            <w:rtl/>
          </w:rPr>
          <w:delText xml:space="preserve">אסור</w:delText>
        </w:r>
      </w:del>
      <w:r w:rsidRPr="006F178A">
        <w:rPr>
          <w:rtl/>
        </w:rPr>
        <w:t xml:space="preserve"> </w:t>
      </w:r>
      <w:ins w:id="95033" w:author="מנוע מכני" w:date="2026-10-11T12:04:39Z">
        <w:r>
          <w:rPr>
            <w:rtl/>
          </w:rPr>
          <w:t xml:space="preserve">ואם </w:t>
        </w:r>
      </w:ins>
      <w:del w:id="95034" w:author="מנוע מכני" w:date="2026-10-11T12:04:39Z">
        <w:r w:rsidRPr="006F178A">
          <w:rPr>
            <w:rtl/>
          </w:rPr>
          <w:delText xml:space="preserve">ואי </w:delText>
        </w:r>
      </w:del>
      <w:r w:rsidRPr="006F178A">
        <w:rPr>
          <w:rtl/>
        </w:rPr>
        <w:t xml:space="preserve">כדרכו </w:t>
      </w:r>
      <w:ins w:id="110945" w:author="קלוד" w:date="2026-10-11T13:11:34Z">
        <w:r>
          <w:rPr>
            <w:rtl/>
          </w:rPr>
          <w:t xml:space="preserve">נתרפא</w:t>
        </w:r>
      </w:ins>
      <w:del w:id="110946" w:author="קלוד" w:date="2026-10-11T13:11:34Z">
        <w:r w:rsidRPr="006F178A">
          <w:rPr>
            <w:rtl/>
          </w:rPr>
          <w:delText xml:space="preserve">נפרקה-</w:delText>
        </w:r>
      </w:del>
      <w:r w:rsidRPr="006F178A">
        <w:rPr>
          <w:rtl/>
        </w:rPr>
        <w:t xml:space="preserve"> </w:t>
      </w:r>
      <w:ins w:id="110943" w:author="קלוד" w:date="2026-10-11T13:11:34Z">
        <w:r>
          <w:rPr>
            <w:rtl/>
          </w:rPr>
          <w:t xml:space="preserve">-</w:t>
        </w:r>
      </w:ins>
      <w:del w:id="110944" w:author="קלוד" w:date="2026-10-11T13:11:34Z">
        <w:r w:rsidRPr="006F178A">
          <w:rPr>
            <w:rtl/>
          </w:rPr>
          <w:delText xml:space="preserve">נפרקה</w:delText>
        </w:r>
      </w:del>
      <w:r w:rsidRPr="006F178A">
        <w:rPr>
          <w:rtl/>
        </w:rPr>
        <w:t xml:space="preserve"> </w:t>
      </w:r>
      <w:ins w:id="110941" w:author="קלוד" w:date="2026-10-11T13:11:34Z">
        <w:r>
          <w:rPr>
            <w:rtl/>
          </w:rPr>
          <w:t xml:space="preserve">נתרפא, ומותר.</w:t>
        </w:r>
      </w:ins>
      <w:del w:id="110942" w:author="קלוד" w:date="2026-10-11T13:11:34Z">
        <w:r w:rsidRPr="006F178A">
          <w:rPr>
            <w:rtl/>
          </w:rPr>
          <w:delText xml:space="preserve">מותר.</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994307" w:rsidRDefault="00E9703F" w:rsidP="002C4DC3">
      <w:pPr>
        <w:pStyle w:val="Hadran"/>
        <w:pPrChange w:id="102687" w:author="Claude" w:date="2026-10-11T09:09:22Z">
          <w:pPr>
            <w:pStyle w:val="affff"/>
          </w:pPr>
        </w:pPrChange>
      </w:pPr>
      <w:r w:rsidRPr="006F178A">
        <w:rPr>
          <w:rStyle w:val="afffe"/>
          <w:sz w:val="20"/>
          <w:rtl/>
        </w:rPr>
        <w:t>הדרן עלך חבית.</w:t>
      </w:r>
      <w:r w:rsidR="00994307">
        <w:br w:type="page"/>
      </w:r>
    </w:p>
    <w:p w:rsidR="00E9703F" w:rsidRPr="009757B9" w:rsidRDefault="00E9703F" w:rsidP="00E9703F">
      <w:pPr>
        <w:pStyle w:val="afff6"/>
        <w:framePr w:wrap="around"/>
        <w:spacing w:line="276" w:lineRule="auto"/>
        <w:rPr>
          <w:del w:id="100655" w:author="Claude" w:date="2026-10-11T09:08:03Z"/>
          <w:rFonts w:cs="Guttman Vilna"/>
          <w:b/>
          <w:bCs/>
          <w:sz w:val="20"/>
          <w:rtl/>
        </w:rPr>
      </w:pPr>
      <w:del w:id="100654" w:author="Claude" w:date="2026-10-11T09:08:03Z">
        <w:r w:rsidRPr="006F178A">
          <w:rPr>
            <w:rFonts w:ascii="Fb Fontext" w:hAnsi="Fb Fontext" w:hint="cs"/>
            <w:sz w:val="20"/>
            <w:rtl/>
          </w:rPr>
          <w:lastRenderedPageBreak/>
          <w:delText xml:space="preserve">פרק שלוש ועשרים</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קמח.</w:t>
      </w:r>
    </w:p>
    <w:p w:rsidR="00E9703F" w:rsidRDefault="00E9703F" w:rsidP="00E9703F">
      <w:pPr>
        <w:pStyle w:val="afff7"/>
        <w:framePr w:wrap="around"/>
        <w:spacing w:line="276" w:lineRule="auto"/>
        <w:rPr>
          <w:del w:id="100657" w:author="Claude" w:date="2026-10-11T09:08:03Z"/>
          <w:sz w:val="20"/>
          <w:rtl/>
        </w:rPr>
      </w:pPr>
      <w:del w:id="100656" w:author="Claude" w:date="2026-10-11T09:08:03Z">
        <w:r w:rsidRPr="006F178A">
          <w:rPr>
            <w:rFonts w:hint="cs"/>
            <w:sz w:val="20"/>
            <w:rtl/>
          </w:rPr>
          <w:delText xml:space="preserve">שואל</w:delText>
        </w:r>
      </w:del>
    </w:p>
    <w:p w:rsidR="00E9703F" w:rsidRPr="006F178A" w:rsidRDefault="00E9703F" w:rsidP="00E9703F">
      <w:pPr>
        <w:pStyle w:val="afff8"/>
        <w:framePr w:wrap="around"/>
        <w:spacing w:after="0" w:line="276" w:lineRule="auto"/>
        <w:rPr>
          <w:rtl/>
        </w:rPr>
      </w:pPr>
      <w:r w:rsidRPr="006F178A">
        <w:rPr>
          <w:rFonts w:hint="cs"/>
          <w:rtl/>
        </w:rPr>
        <w:t>קמח:- קנג.</w:t>
      </w:r>
    </w:p>
    <w:p>
      <w:pPr>
        <w:pStyle w:val="PetichatPerek"/>
        <w:rPr>
          <w:ins w:id="100653" w:author="Claude" w:date="2026-10-11T09:08:03Z"/>
        </w:rPr>
      </w:pPr>
      <w:ins w:id="100652" w:author="Claude" w:date="2026-10-11T09:08:03Z">
        <w:r>
          <w:rPr>
            <w:rFonts w:ascii="Fb Fontext" w:hAnsi="Fb Fontext" w:hint="cs"/>
            <w:sz w:val="20"/>
            <w:rtl/>
          </w:rPr>
          <w:t xml:space="preserve">פרק שלוש ועשרים</w:t>
        </w:r>
        <w:r>
          <w:rPr>
            <w:rFonts w:ascii="Fb Fontext" w:hAnsi="Fb Fontext" w:hint="cs"/>
            <w:sz w:val="20"/>
            <w:rtl/>
          </w:rPr>
          <w:t xml:space="preserve"> - </w:t>
        </w:r>
        <w:r>
          <w:rPr>
            <w:rFonts w:hint="cs"/>
            <w:sz w:val="20"/>
            <w:rtl/>
          </w:rPr>
          <w:t xml:space="preserve">שואל</w:t>
        </w:r>
      </w:ins>
    </w:p>
    <w:p>
      <w:pPr>
        <w:pStyle w:val="MishnaBatzad"/>
        <w:rPr>
          <w:ins w:id="20663" w:author="קלוד" w:date="2026-10-11T09:07:15Z"/>
        </w:rPr>
      </w:pPr>
      <w:ins w:id="20662" w:author="קלוד" w:date="2026-10-11T09:07:15Z">
        <w:r>
          <w:t xml:space="preserve">משנה א</w:t>
        </w:r>
      </w:ins>
    </w:p>
    <w:p w:rsidR="00E9703F" w:rsidRPr="009757B9" w:rsidRDefault="00E9703F" w:rsidP="00E9703F">
      <w:pPr>
        <w:pStyle w:val="afff9"/>
        <w:rPr>
          <w:del w:id="20398" w:author="קלוד" w:date="2026-10-11T09:07:15Z"/>
          <w:b/>
          <w:rtl/>
        </w:rPr>
      </w:pPr>
      <w:del w:id="20396" w:author="קלוד" w:date="2026-10-11T09:07:15Z">
        <w:r w:rsidRPr="009757B9">
          <w:rPr>
            <w:rFonts w:hint="cs"/>
            <w:b/>
            <w:sz w:val="20"/>
            <w:rtl/>
          </w:rPr>
          <w:delText xml:space="preserve">משנה </w:delText>
        </w:r>
      </w:del>
      <w:del w:id="20397" w:author="קלוד" w:date="2026-10-11T09:07:15Z">
        <w:r w:rsidRPr="009757B9">
          <w:rPr>
            <w:b/>
            <w:sz w:val="20"/>
            <w:rtl/>
          </w:rPr>
          <w:delText xml:space="preserve">.</w:delText>
        </w:r>
      </w:del>
    </w:p>
    <w:p w:rsidR="00E9703F" w:rsidRPr="00994307" w:rsidRDefault="00E9703F" w:rsidP="00E9703F">
      <w:pPr>
        <w:pStyle w:val="afff9"/>
        <w:spacing w:before="120"/>
        <w:rPr>
          <w:spacing w:val="8"/>
          <w:rtl/>
        </w:rPr>
        <w:pPrChange w:id="90121" w:author="קלוד" w:date="2026-10-11T12:09:42Z">
          <w:pPr>
            <w:pStyle w:val="afff9"/>
          </w:pPr>
        </w:pPrChange>
      </w:pPr>
      <w:r w:rsidRPr="00994307">
        <w:rPr>
          <w:spacing w:val="8"/>
          <w:rtl/>
        </w:rPr>
        <w:t>שואל אדם מחבירו כדי יין וכדי שמן ובלבד שלא יאמר לו הלויני.</w:t>
      </w:r>
    </w:p>
    <w:p w:rsidR="00E9703F" w:rsidRPr="00994307" w:rsidRDefault="00E9703F" w:rsidP="00E9703F">
      <w:pPr>
        <w:pStyle w:val="afff9"/>
        <w:rPr>
          <w:spacing w:val="8"/>
          <w:rtl/>
        </w:rPr>
      </w:pPr>
      <w:r w:rsidRPr="00994307">
        <w:rPr>
          <w:spacing w:val="8"/>
          <w:rtl/>
        </w:rPr>
        <w:t>וכן האשה מחבירתה ככרות.</w:t>
      </w:r>
    </w:p>
    <w:p w:rsidR="00E9703F" w:rsidRPr="00994307" w:rsidRDefault="00E9703F" w:rsidP="00E9703F">
      <w:pPr>
        <w:pStyle w:val="afff9"/>
        <w:rPr>
          <w:b/>
          <w:rtl/>
        </w:rPr>
      </w:pPr>
      <w:r w:rsidRPr="00994307">
        <w:rPr>
          <w:b/>
          <w:rtl/>
          <w:rPrChange w:id="40658" w:author="Claude" w:date="2026-10-11T09:07:39Z">
            <w:rPr>
              <w:b/>
              <w:sz w:val="20"/>
              <w:rtl/>
            </w:rPr>
          </w:rPrChange>
        </w:rPr>
        <w:t>ואם אינו מאמינו - מניח טליתו אצלו, ועושה עמו חשבון לאחר שבת.</w:t>
      </w:r>
    </w:p>
    <w:p w:rsidR="00E9703F" w:rsidRPr="00994307" w:rsidRDefault="00E9703F" w:rsidP="00E9703F">
      <w:pPr>
        <w:pStyle w:val="afff9"/>
        <w:rPr>
          <w:b/>
          <w:rtl/>
        </w:rPr>
      </w:pPr>
      <w:r w:rsidRPr="00994307">
        <w:rPr>
          <w:b/>
          <w:rtl/>
        </w:rPr>
        <w:t>וכן ער"פ בירושלים שחל להיות בשבת מניח טליתו אצלו ונוטל את פסחו, ועושה עמו חשבון לאחר יו"ט.</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077" w:author="קלוד" w:date="2026-10-11T12:33:55Z"/>
        </w:rPr>
      </w:pPr>
      <w:ins w:id="90078" w:author="קלוד" w:date="2026-10-11T12:33:55Z">
        <w:r>
          <w:rPr>
            <w:color w:val="7B3F00"/>
          </w:rPr>
          <w:t xml:space="preserve">'השאילני' ולא 'הלויני' - שמא יכתוב</w:t>
        </w:r>
      </w:ins>
    </w:p>
    <w:p>
      <w:pPr>
        <w:pStyle w:val="38"/>
        <w:rPr>
          <w:ins w:id="99171" w:author="מנוע מכני" w:date="2026-10-11T12:04:39Z"/>
        </w:rPr>
      </w:pPr>
      <w:del w:id="99170" w:author="מנוע מכני" w:date="2026-10-11T12:04:39Z">
        <w:r w:rsidRPr="006F178A">
          <w:delText xml:space="preserve">•</w:delText>
        </w:r>
      </w:del>
      <w:r w:rsidRPr="006F178A">
        <w:t xml:space="preserve"> </w:t>
      </w:r>
      <w:r w:rsidRPr="006F178A">
        <w:t>אביי</w:t>
      </w:r>
      <w:r w:rsidRPr="006F178A">
        <w:t>:</w:t>
      </w:r>
    </w:p>
    <w:p w:rsidR="00E9703F" w:rsidRPr="006F178A" w:rsidRDefault="00E9703F" w:rsidP="00E9703F">
      <w:pPr>
        <w:rPr>
          <w:rtl/>
        </w:rPr>
      </w:pPr>
      <w:del w:id="99172" w:author="מנוע מכני" w:date="2026-10-11T12:04:39Z">
        <w:r w:rsidRPr="006F178A">
          <w:rPr>
            <w:rFonts w:ascii="Fb Fontext" w:hAnsi="Fb Fontext"/>
            <w:rtl/>
          </w:rPr>
          <w:delText xml:space="preserve"> </w:delText>
        </w:r>
      </w:del>
      <w:ins w:id="110959" w:author="קלוד" w:date="2026-10-11T13:11:34Z">
        <w:r>
          <w:rPr>
            <w:rStyle w:val="afffe"/>
            <w:rFonts w:ascii="Fb Fontext" w:hAnsi="Fb Fontext"/>
            <w:rtl/>
          </w:rPr>
          <w:t xml:space="preserve">השאילני -</w:t>
        </w:r>
      </w:ins>
      <w:del w:id="110960" w:author="קלוד" w:date="2026-10-11T13:11:34Z">
        <w:r w:rsidRPr="006F178A">
          <w:rPr>
            <w:rStyle w:val="afffe"/>
            <w:rFonts w:ascii="Fb Fontext" w:hAnsi="Fb Fontext"/>
            <w:rtl/>
          </w:rPr>
          <w:delText xml:space="preserve">השאילני</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w:t>
      </w:r>
      <w:ins w:id="110957" w:author="קלוד" w:date="2026-10-11T13:11:34Z">
        <w:r>
          <w:rPr>
            <w:rFonts w:ascii="Fb Fontext" w:hAnsi="Fb Fontext"/>
            <w:rtl/>
          </w:rPr>
          <w:t xml:space="preserve">יבוא לכתוב; הלויני - יבוא</w:t>
        </w:r>
      </w:ins>
      <w:del w:id="110958" w:author="קלוד" w:date="2026-10-11T13:11:34Z">
        <w:r w:rsidRPr="006F178A">
          <w:rPr>
            <w:rFonts w:ascii="Fb Fontext" w:hAnsi="Fb Fontext"/>
            <w:rtl/>
          </w:rPr>
          <w:delText xml:space="preserve">אתי</w:delText>
        </w:r>
      </w:del>
      <w:r w:rsidRPr="006F178A">
        <w:rPr>
          <w:rFonts w:ascii="Fb Fontext" w:hAnsi="Fb Fontext"/>
          <w:rtl/>
        </w:rPr>
        <w:t xml:space="preserve"> </w:t>
      </w:r>
      <w:ins w:id="96311" w:author="מנוע מכני" w:date="2026-10-11T12:04:39Z">
        <w:r>
          <w:rPr>
            <w:rFonts w:ascii="Fb Fontext" w:hAnsi="Fb Fontext"/>
            <w:rtl/>
          </w:rPr>
          <w:t xml:space="preserve">לכתוב</w:t>
        </w:r>
      </w:ins>
      <w:del w:id="96312" w:author="מנוע מכני" w:date="2026-10-11T12:04:39Z">
        <w:r w:rsidRPr="006F178A">
          <w:rPr>
            <w:rFonts w:ascii="Fb Fontext" w:hAnsi="Fb Fontext"/>
            <w:rtl/>
          </w:rPr>
          <w:delText xml:space="preserve">למיכתב</w:delText>
        </w:r>
      </w:del>
      <w:r w:rsidRPr="006F178A">
        <w:rPr>
          <w:rFonts w:ascii="Fb Fontext" w:hAnsi="Fb Fontext"/>
          <w:rtl/>
        </w:rPr>
        <w:t xml:space="preserve">, </w:t>
      </w:r>
      <w:ins w:id="110955" w:author="קלוד" w:date="2026-10-11T13:11:34Z">
        <w:r>
          <w:rPr>
            <w:rStyle w:val="afffe"/>
            <w:rFonts w:ascii="Fb Fontext" w:hAnsi="Fb Fontext"/>
            <w:rtl/>
          </w:rPr>
          <w:t xml:space="preserve">שסתם</w:t>
        </w:r>
      </w:ins>
      <w:del w:id="110956" w:author="קלוד" w:date="2026-10-11T13:11:34Z">
        <w:r w:rsidRPr="006F178A">
          <w:rPr>
            <w:rStyle w:val="afffe"/>
            <w:rFonts w:ascii="Fb Fontext" w:hAnsi="Fb Fontext"/>
            <w:rtl/>
          </w:rPr>
          <w:delText xml:space="preserve">והלויני</w:delText>
        </w:r>
        <w:r w:rsidRPr="006F178A">
          <w:rPr>
            <w:rFonts w:ascii="Fb Fontext" w:hAnsi="Fb Fontext"/>
            <w:rtl/>
          </w:rPr>
          <w:delText xml:space="preserve"> אתי </w:delText>
        </w:r>
        <w:r>
          <w:rPr>
            <w:rFonts w:ascii="Fb Fontext" w:hAnsi="Fb Fontext"/>
            <w:rtl/>
          </w:rPr>
          <w:delText xml:space="preserve">לכתוב</w:delText>
        </w:r>
        <w:r w:rsidRPr="006F178A">
          <w:rPr>
            <w:rFonts w:ascii="Fb Fontext" w:hAnsi="Fb Fontext"/>
            <w:rtl/>
          </w:rPr>
          <w:delText xml:space="preserve"> דסתם</w:delText>
        </w:r>
      </w:del>
      <w:ins w:id="96313" w:author="מנוע מכני" w:date="2026-10-11T12:04:39Z"/>
      <w:del w:id="96314" w:author="מנוע מכני" w:date="2026-10-11T12:04:39Z">
        <w:r w:rsidRPr="006F178A">
          <w:rPr>
            <w:rFonts w:ascii="Fb Fontext" w:hAnsi="Fb Fontext"/>
            <w:rtl/>
          </w:rPr>
          <w:delText xml:space="preserve">למיכתב</w:delText>
        </w:r>
      </w:del>
      <w:r w:rsidRPr="006F178A">
        <w:rPr>
          <w:rFonts w:ascii="Fb Fontext" w:hAnsi="Fb Fontext"/>
          <w:rtl/>
        </w:rPr>
        <w:t xml:space="preserve"> הלוואה ל' יום.</w:t>
      </w:r>
    </w:p>
    <w:p w:rsidR="00E9703F" w:rsidRPr="006F178A" w:rsidRDefault="00E9703F" w:rsidP="00E9703F">
      <w:pPr>
        <w:rPr>
          <w:rtl/>
        </w:rPr>
      </w:pPr>
      <w:ins w:id="110971" w:author="קלוד" w:date="2026-10-11T13:11:34Z">
        <w:r>
          <w:rPr>
            <w:rStyle w:val="afffffe"/>
            <w:rtl/>
          </w:rPr>
          <w:t xml:space="preserve">ובשבת</w:t>
        </w:r>
        <w:r>
          <w:rPr>
            <w:rtl/>
          </w:rPr>
          <w:t xml:space="preserve">,</w:t>
        </w:r>
      </w:ins>
      <w:del w:id="110972" w:author="קלוד" w:date="2026-10-11T13:11:34Z">
        <w:r w:rsidRPr="006F178A">
          <w:rPr>
            <w:rtl/>
          </w:rPr>
          <w:delText xml:space="preserve">וכיוון</w:delText>
        </w:r>
      </w:del>
      <w:r w:rsidRPr="006F178A">
        <w:rPr>
          <w:rtl/>
        </w:rPr>
        <w:t xml:space="preserve"> </w:t>
      </w:r>
      <w:ins w:id="110969" w:author="קלוד" w:date="2026-10-11T13:11:34Z">
        <w:r>
          <w:rPr>
            <w:rtl/>
          </w:rPr>
          <w:t xml:space="preserve">כיוון שהשאילני</w:t>
        </w:r>
      </w:ins>
      <w:del w:id="110970" w:author="קלוד" w:date="2026-10-11T13:11:34Z">
        <w:r w:rsidRPr="006F178A">
          <w:rPr>
            <w:rtl/>
          </w:rPr>
          <w:delText xml:space="preserve">דהשאיליני</w:delText>
        </w:r>
      </w:del>
      <w:r w:rsidRPr="006F178A">
        <w:rPr>
          <w:rtl/>
        </w:rPr>
        <w:t xml:space="preserve"> מותר והלויני </w:t>
      </w:r>
      <w:r w:rsidRPr="006F178A">
        <w:rPr>
          <w:rtl/>
        </w:rPr>
        <w:t xml:space="preserve">לא</w:t>
      </w:r>
      <w:r w:rsidRPr="006F178A">
        <w:rPr>
          <w:rtl/>
        </w:rPr>
        <w:t xml:space="preserve"> </w:t>
      </w:r>
      <w:ins w:id="110967" w:author="קלוד" w:date="2026-10-11T13:11:34Z">
        <w:r>
          <w:rPr>
            <w:rtl/>
          </w:rPr>
          <w:t xml:space="preserve">-</w:t>
        </w:r>
      </w:ins>
      <w:del w:id="110968" w:author="קלוד" w:date="2026-10-11T13:11:34Z">
        <w:r w:rsidRPr="006F178A">
          <w:rPr>
            <w:rtl/>
          </w:rPr>
          <w:delText xml:space="preserve">מינכרא</w:delText>
        </w:r>
      </w:del>
      <w:r w:rsidRPr="006F178A">
        <w:rPr>
          <w:rtl/>
        </w:rPr>
        <w:t xml:space="preserve"> </w:t>
      </w:r>
      <w:ins w:id="92033" w:author="מנוע מכני" w:date="2026-10-11T12:04:39Z">
        <w:ins w:id="110965" w:author="קלוד" w:date="2026-10-11T13:11:34Z">
          <w:r>
            <w:rPr>
              <w:rtl/>
            </w:rPr>
            <w:t xml:space="preserve">ניכר הדבר,</w:t>
          </w:r>
        </w:ins>
        <w:del w:id="110966" w:author="קלוד" w:date="2026-10-11T13:11:34Z">
          <w:r>
            <w:rPr>
              <w:rtl/>
            </w:rPr>
            <w:delText xml:space="preserve">דבר</w:delText>
          </w:r>
        </w:del>
      </w:ins>
      <w:del w:id="92034" w:author="מנוע מכני" w:date="2026-10-11T12:04:39Z">
        <w:r w:rsidRPr="006F178A">
          <w:rPr>
            <w:rtl/>
          </w:rPr>
          <w:delText xml:space="preserve">מילתא</w:delText>
        </w:r>
      </w:del>
      <w:r w:rsidRPr="006F178A">
        <w:rPr>
          <w:rtl/>
        </w:rPr>
        <w:t xml:space="preserve"> ולא </w:t>
      </w:r>
      <w:ins w:id="110963" w:author="קלוד" w:date="2026-10-11T13:11:34Z">
        <w:r>
          <w:rPr>
            <w:rtl/>
          </w:rPr>
          <w:t xml:space="preserve">יבוא</w:t>
        </w:r>
      </w:ins>
      <w:del w:id="110964" w:author="קלוד" w:date="2026-10-11T13:11:34Z">
        <w:r w:rsidRPr="006F178A">
          <w:rPr>
            <w:rtl/>
          </w:rPr>
          <w:delText xml:space="preserve">אתי</w:delText>
        </w:r>
      </w:del>
      <w:r w:rsidRPr="006F178A">
        <w:rPr>
          <w:rtl/>
        </w:rPr>
        <w:t xml:space="preserve"> </w:t>
      </w:r>
      <w:ins w:id="110961" w:author="קלוד" w:date="2026-10-11T13:11:34Z">
        <w:r>
          <w:rPr>
            <w:rtl/>
          </w:rPr>
          <w:t xml:space="preserve">להחליף</w:t>
        </w:r>
      </w:ins>
      <w:del w:id="110962" w:author="קלוד" w:date="2026-10-11T13:11:34Z">
        <w:r w:rsidRPr="006F178A">
          <w:rPr>
            <w:rtl/>
          </w:rPr>
          <w:delText xml:space="preserve">לאחלופי</w:delText>
        </w:r>
      </w:del>
      <w:r w:rsidRPr="006F178A">
        <w:rPr>
          <w:rtl/>
        </w:rPr>
        <w:t xml:space="preserve"> כבחול.</w:t>
      </w:r>
    </w:p>
    <w:p>
      <w:pPr>
        <w:pStyle w:val="38"/>
        <w:rPr>
          <w:ins w:id="99174" w:author="מנוע מכני" w:date="2026-10-11T12:04:39Z"/>
        </w:rPr>
      </w:pPr>
      <w:del w:id="99173" w:author="מנוע מכני" w:date="2026-10-11T12:04:39Z">
        <w:r w:rsidRPr="006F178A">
          <w:delText xml:space="preserve">•</w:delText>
        </w:r>
      </w:del>
      <w:r w:rsidRPr="006F178A">
        <w:t xml:space="preserve"> </w:t>
      </w:r>
      <w:r w:rsidRPr="006F178A">
        <w:t>אביי</w:t>
      </w:r>
      <w:r w:rsidRPr="006F178A">
        <w:t>:</w:t>
      </w:r>
    </w:p>
    <w:p w:rsidR="00E9703F" w:rsidRPr="006F178A" w:rsidRDefault="00E9703F" w:rsidP="00E9703F">
      <w:pPr>
        <w:rPr>
          <w:rtl/>
        </w:rPr>
      </w:pPr>
      <w:del w:id="99175" w:author="מנוע מכני" w:date="2026-10-11T12:04:39Z">
        <w:r w:rsidRPr="006F178A">
          <w:rPr>
            <w:rtl/>
          </w:rPr>
          <w:delText xml:space="preserve"> </w:delText>
        </w:r>
      </w:del>
      <w:r w:rsidRPr="006F178A">
        <w:rPr>
          <w:rtl/>
        </w:rPr>
        <w:t xml:space="preserve">הא </w:t>
      </w:r>
      <w:ins w:id="110983" w:author="קלוד" w:date="2026-10-11T13:11:34Z">
        <w:r>
          <w:rPr>
            <w:rtl/>
          </w:rPr>
          <w:t xml:space="preserve">שאין</w:t>
        </w:r>
      </w:ins>
      <w:del w:id="110984" w:author="קלוד" w:date="2026-10-11T13:11:34Z">
        <w:r w:rsidRPr="006F178A">
          <w:rPr>
            <w:rtl/>
          </w:rPr>
          <w:delText xml:space="preserve">דלא</w:delText>
        </w:r>
      </w:del>
      <w:r w:rsidRPr="006F178A">
        <w:rPr>
          <w:rtl/>
        </w:rPr>
        <w:t xml:space="preserve"> </w:t>
      </w:r>
      <w:ins w:id="110981" w:author="קלוד" w:date="2026-10-11T13:11:34Z">
        <w:r>
          <w:rPr>
            <w:rtl/>
          </w:rPr>
          <w:t xml:space="preserve">משנים</w:t>
        </w:r>
      </w:ins>
      <w:del w:id="110982" w:author="קלוד" w:date="2026-10-11T13:11:34Z">
        <w:r w:rsidRPr="006F178A">
          <w:rPr>
            <w:rtl/>
          </w:rPr>
          <w:delText xml:space="preserve">משנינן</w:delText>
        </w:r>
      </w:del>
      <w:r w:rsidRPr="006F178A">
        <w:rPr>
          <w:rtl/>
        </w:rPr>
        <w:t xml:space="preserve"> ביו"ט </w:t>
      </w:r>
      <w:ins w:id="110979" w:author="קלוד" w:date="2026-10-11T13:11:34Z">
        <w:r>
          <w:rPr>
            <w:rtl/>
          </w:rPr>
          <w:t xml:space="preserve">לנשים</w:t>
        </w:r>
      </w:ins>
      <w:del w:id="110980" w:author="קלוד" w:date="2026-10-11T13:11:34Z">
        <w:r w:rsidRPr="006F178A">
          <w:rPr>
            <w:rtl/>
          </w:rPr>
          <w:delText xml:space="preserve">לנשי</w:delText>
        </w:r>
      </w:del>
      <w:r w:rsidRPr="006F178A">
        <w:rPr>
          <w:rtl/>
        </w:rPr>
        <w:t xml:space="preserve"> </w:t>
      </w:r>
      <w:ins w:id="110977" w:author="קלוד" w:date="2026-10-11T13:11:34Z">
        <w:r>
          <w:rPr>
            <w:rtl/>
          </w:rPr>
          <w:t xml:space="preserve">הממלאות</w:t>
        </w:r>
      </w:ins>
      <w:del w:id="110978" w:author="קלוד" w:date="2026-10-11T13:11:34Z">
        <w:r w:rsidRPr="006F178A">
          <w:rPr>
            <w:rtl/>
          </w:rPr>
          <w:delText xml:space="preserve">דמליין</w:delText>
        </w:r>
      </w:del>
      <w:r w:rsidRPr="006F178A">
        <w:rPr>
          <w:rtl/>
        </w:rPr>
        <w:t xml:space="preserve"> </w:t>
      </w:r>
      <w:ins w:id="110975" w:author="קלוד" w:date="2026-10-11T13:11:34Z">
        <w:r>
          <w:rPr>
            <w:rtl/>
          </w:rPr>
          <w:t xml:space="preserve">כדיהן</w:t>
        </w:r>
      </w:ins>
      <w:del w:id="110976" w:author="קלוד" w:date="2026-10-11T13:11:34Z">
        <w:r w:rsidRPr="006F178A">
          <w:rPr>
            <w:rtl/>
          </w:rPr>
          <w:delText xml:space="preserve">חצביהו</w:delText>
        </w:r>
      </w:del>
      <w:r w:rsidRPr="006F178A">
        <w:rPr>
          <w:rtl/>
        </w:rPr>
        <w:t xml:space="preserve"> </w:t>
      </w:r>
      <w:ins w:id="110973" w:author="קלוד" w:date="2026-10-11T13:11:34Z">
        <w:r>
          <w:rPr>
            <w:rtl/>
          </w:rPr>
          <w:t xml:space="preserve">מים -</w:t>
        </w:r>
      </w:ins>
      <w:del w:id="110974" w:author="קלוד" w:date="2026-10-11T13:11:34Z">
        <w:r w:rsidRPr="006F178A">
          <w:rPr>
            <w:rtl/>
          </w:rPr>
          <w:delText xml:space="preserve">מיא.</w:delText>
        </w:r>
      </w:del>
    </w:p>
    <w:p w:rsidR="00E9703F" w:rsidRDefault="00E9703F" w:rsidP="00E9703F">
      <w:pPr>
        <w:rPr>
          <w:rtl/>
        </w:rPr>
      </w:pPr>
      <w:ins w:id="111003" w:author="קלוד" w:date="2026-10-11T13:11:34Z">
        <w:r>
          <w:rPr>
            <w:rtl/>
          </w:rPr>
          <w:t xml:space="preserve">שבכד</w:t>
        </w:r>
      </w:ins>
      <w:del w:id="111004" w:author="קלוד" w:date="2026-10-11T13:11:34Z">
        <w:r w:rsidRPr="006F178A">
          <w:rPr>
            <w:rtl/>
          </w:rPr>
          <w:delText xml:space="preserve">דבחצבא</w:delText>
        </w:r>
      </w:del>
      <w:r w:rsidRPr="006F178A">
        <w:rPr>
          <w:rtl/>
        </w:rPr>
        <w:t xml:space="preserve"> </w:t>
      </w:r>
      <w:ins w:id="111001" w:author="קלוד" w:date="2026-10-11T13:11:34Z">
        <w:r>
          <w:rPr>
            <w:rtl/>
          </w:rPr>
          <w:t xml:space="preserve">קטן</w:t>
        </w:r>
      </w:ins>
      <w:del w:id="111002" w:author="קלוד" w:date="2026-10-11T13:11:34Z">
        <w:r w:rsidRPr="006F178A">
          <w:rPr>
            <w:rtl/>
          </w:rPr>
          <w:delText xml:space="preserve">זוטא</w:delText>
        </w:r>
      </w:del>
      <w:r w:rsidRPr="006F178A">
        <w:rPr>
          <w:rtl/>
        </w:rPr>
        <w:t xml:space="preserve"> </w:t>
      </w:r>
      <w:ins w:id="110999" w:author="קלוד" w:date="2026-10-11T13:11:34Z">
        <w:r>
          <w:rPr>
            <w:rtl/>
          </w:rPr>
          <w:t xml:space="preserve">מרבות</w:t>
        </w:r>
      </w:ins>
      <w:del w:id="111000" w:author="קלוד" w:date="2026-10-11T13:11:34Z">
        <w:r w:rsidRPr="006F178A">
          <w:rPr>
            <w:rtl/>
          </w:rPr>
          <w:delText xml:space="preserve">מפשו</w:delText>
        </w:r>
      </w:del>
      <w:r w:rsidRPr="006F178A">
        <w:rPr>
          <w:rtl/>
        </w:rPr>
        <w:t xml:space="preserve"> </w:t>
      </w:r>
      <w:ins w:id="110997" w:author="קלוד" w:date="2026-10-11T13:11:34Z">
        <w:r>
          <w:rPr>
            <w:rtl/>
          </w:rPr>
          <w:t xml:space="preserve">בהילוך,</w:t>
        </w:r>
      </w:ins>
      <w:del w:id="110998" w:author="קלוד" w:date="2026-10-11T13:11:34Z">
        <w:r w:rsidRPr="006F178A">
          <w:rPr>
            <w:rtl/>
          </w:rPr>
          <w:delText xml:space="preserve">בהילוכא,</w:delText>
        </w:r>
      </w:del>
      <w:r w:rsidRPr="006F178A">
        <w:rPr>
          <w:rtl/>
        </w:rPr>
        <w:t xml:space="preserve"> </w:t>
      </w:r>
      <w:ins w:id="110995" w:author="קלוד" w:date="2026-10-11T13:11:34Z">
        <w:r>
          <w:rPr>
            <w:rtl/>
          </w:rPr>
          <w:t xml:space="preserve">ובכד</w:t>
        </w:r>
      </w:ins>
      <w:del w:id="110996" w:author="קלוד" w:date="2026-10-11T13:11:34Z">
        <w:r w:rsidRPr="006F178A">
          <w:rPr>
            <w:rtl/>
          </w:rPr>
          <w:delText xml:space="preserve">ובחצבא</w:delText>
        </w:r>
      </w:del>
      <w:r w:rsidRPr="006F178A">
        <w:rPr>
          <w:rtl/>
        </w:rPr>
        <w:t xml:space="preserve"> </w:t>
      </w:r>
      <w:ins w:id="110993" w:author="קלוד" w:date="2026-10-11T13:11:34Z">
        <w:r>
          <w:rPr>
            <w:rStyle w:val="2fb"/>
            <w:rtl/>
          </w:rPr>
          <w:t xml:space="preserve">גדול</w:t>
        </w:r>
      </w:ins>
      <w:del w:id="110994" w:author="קלוד" w:date="2026-10-11T13:11:34Z">
        <w:r w:rsidRPr="006F178A">
          <w:rPr>
            <w:rStyle w:val="2fb"/>
            <w:rtl/>
          </w:rPr>
          <w:delText xml:space="preserve">רבה</w:delText>
        </w:r>
      </w:del>
      <w:r w:rsidRPr="006F178A">
        <w:rPr>
          <w:rtl/>
        </w:rPr>
        <w:t xml:space="preserve"> </w:t>
      </w:r>
      <w:ins w:id="110991" w:author="קלוד" w:date="2026-10-11T13:11:34Z">
        <w:r>
          <w:rPr>
            <w:rtl/>
          </w:rPr>
          <w:t xml:space="preserve">מרבות</w:t>
        </w:r>
      </w:ins>
      <w:del w:id="110992" w:author="קלוד" w:date="2026-10-11T13:11:34Z">
        <w:r w:rsidRPr="006F178A">
          <w:rPr>
            <w:rtl/>
          </w:rPr>
          <w:delText xml:space="preserve">מפשו</w:delText>
        </w:r>
      </w:del>
      <w:r w:rsidRPr="006F178A">
        <w:rPr>
          <w:rtl/>
        </w:rPr>
        <w:t xml:space="preserve"> </w:t>
      </w:r>
      <w:ins w:id="110989" w:author="קלוד" w:date="2026-10-11T13:11:34Z">
        <w:r>
          <w:rPr>
            <w:rtl/>
          </w:rPr>
          <w:t xml:space="preserve">במשא.</w:t>
        </w:r>
      </w:ins>
      <w:del w:id="110990" w:author="קלוד" w:date="2026-10-11T13:11:34Z">
        <w:r w:rsidRPr="006F178A">
          <w:rPr>
            <w:rtl/>
          </w:rPr>
          <w:delText xml:space="preserve">במשוי.</w:delText>
        </w:r>
      </w:del>
      <w:r w:rsidRPr="006F178A">
        <w:rPr>
          <w:rtl/>
        </w:rPr>
        <w:t xml:space="preserve"> </w:t>
      </w:r>
      <w:ins w:id="110987" w:author="קלוד" w:date="2026-10-11T13:11:34Z">
        <w:r>
          <w:rPr>
            <w:rtl/>
          </w:rPr>
          <w:t xml:space="preserve">[ואין</w:t>
        </w:r>
      </w:ins>
      <w:del w:id="110988" w:author="קלוד" w:date="2026-10-11T13:11:34Z">
        <w:r w:rsidRPr="006F178A">
          <w:rPr>
            <w:rtl/>
          </w:rPr>
          <w:delText xml:space="preserve">[וואין</w:delText>
        </w:r>
      </w:del>
      <w:r w:rsidRPr="006F178A">
        <w:rPr>
          <w:rtl/>
        </w:rPr>
        <w:t xml:space="preserve"> לטרוח </w:t>
      </w:r>
      <w:ins w:id="110985" w:author="קלוד" w:date="2026-10-11T13:11:34Z">
        <w:r>
          <w:rPr>
            <w:rtl/>
          </w:rPr>
          <w:t xml:space="preserve">טרחה</w:t>
        </w:r>
      </w:ins>
      <w:del w:id="110986" w:author="קלוד" w:date="2026-10-11T13:11:34Z">
        <w:r w:rsidRPr="006F178A">
          <w:rPr>
            <w:rtl/>
          </w:rPr>
          <w:delText xml:space="preserve">טרחא</w:delText>
        </w:r>
      </w:del>
      <w:r w:rsidRPr="006F178A">
        <w:rPr>
          <w:rtl/>
        </w:rPr>
        <w:t xml:space="preserve"> יתרה בשבת]</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וכן א"א </w:t>
      </w:r>
      <w:ins w:id="111017" w:author="קלוד" w:date="2026-10-11T13:11:34Z">
        <w:r>
          <w:rPr>
            <w:rtl/>
          </w:rPr>
          <w:t xml:space="preserve">לפרוס</w:t>
        </w:r>
      </w:ins>
      <w:del w:id="111018" w:author="קלוד" w:date="2026-10-11T13:11:34Z">
        <w:r w:rsidRPr="006F178A">
          <w:rPr>
            <w:rtl/>
          </w:rPr>
          <w:delText xml:space="preserve">דניפרוס</w:delText>
        </w:r>
      </w:del>
      <w:r w:rsidRPr="006F178A">
        <w:rPr>
          <w:rtl/>
        </w:rPr>
        <w:t xml:space="preserve"> </w:t>
      </w:r>
      <w:ins w:id="111015" w:author="קלוד" w:date="2026-10-11T13:11:34Z">
        <w:r>
          <w:rPr>
            <w:rtl/>
          </w:rPr>
          <w:t xml:space="preserve">סודר</w:t>
        </w:r>
      </w:ins>
      <w:del w:id="111016" w:author="קלוד" w:date="2026-10-11T13:11:34Z">
        <w:r w:rsidRPr="006F178A">
          <w:rPr>
            <w:rtl/>
          </w:rPr>
          <w:delText xml:space="preserve">סודרא</w:delText>
        </w:r>
      </w:del>
      <w:r w:rsidRPr="006F178A">
        <w:rPr>
          <w:rtl/>
        </w:rPr>
        <w:t xml:space="preserve"> - </w:t>
      </w:r>
      <w:ins w:id="111013" w:author="קלוד" w:date="2026-10-11T13:11:34Z">
        <w:r>
          <w:rPr>
            <w:rtl/>
          </w:rPr>
          <w:t xml:space="preserve">שיבוא</w:t>
        </w:r>
      </w:ins>
      <w:del w:id="111014" w:author="קלוד" w:date="2026-10-11T13:11:34Z">
        <w:r w:rsidRPr="006F178A">
          <w:rPr>
            <w:rtl/>
          </w:rPr>
          <w:delText xml:space="preserve">דאתי</w:delText>
        </w:r>
      </w:del>
      <w:r w:rsidRPr="006F178A">
        <w:rPr>
          <w:rtl/>
        </w:rPr>
        <w:t xml:space="preserve"> לידי סחיטה. וא"א </w:t>
      </w:r>
      <w:ins w:id="111011" w:author="קלוד" w:date="2026-10-11T13:11:34Z">
        <w:r>
          <w:rPr>
            <w:rtl/>
          </w:rPr>
          <w:t xml:space="preserve">לכסותו</w:t>
        </w:r>
      </w:ins>
      <w:del w:id="111012" w:author="קלוד" w:date="2026-10-11T13:11:34Z">
        <w:r w:rsidRPr="006F178A">
          <w:rPr>
            <w:rtl/>
          </w:rPr>
          <w:delText xml:space="preserve">נכסייה</w:delText>
        </w:r>
      </w:del>
      <w:r w:rsidRPr="006F178A">
        <w:rPr>
          <w:rtl/>
        </w:rPr>
        <w:t xml:space="preserve"> בנכתמא - </w:t>
      </w:r>
      <w:r>
        <w:rPr>
          <w:rtl/>
        </w:rPr>
        <w:t>פעמים</w:t>
      </w:r>
      <w:r w:rsidRPr="006F178A">
        <w:rPr>
          <w:rtl/>
        </w:rPr>
        <w:t xml:space="preserve"> </w:t>
      </w:r>
      <w:ins w:id="111009" w:author="קלוד" w:date="2026-10-11T13:11:34Z">
        <w:r>
          <w:rPr>
            <w:rtl/>
          </w:rPr>
          <w:t xml:space="preserve">שנפסק,</w:t>
        </w:r>
      </w:ins>
      <w:del w:id="111010" w:author="קלוד" w:date="2026-10-11T13:11:34Z">
        <w:r w:rsidRPr="006F178A">
          <w:rPr>
            <w:rtl/>
          </w:rPr>
          <w:delText xml:space="preserve">דמיפסק,</w:delText>
        </w:r>
      </w:del>
      <w:r w:rsidRPr="006F178A">
        <w:rPr>
          <w:rtl/>
        </w:rPr>
        <w:t xml:space="preserve"> </w:t>
      </w:r>
      <w:ins w:id="111007" w:author="קלוד" w:date="2026-10-11T13:11:34Z">
        <w:r>
          <w:rPr>
            <w:rtl/>
          </w:rPr>
          <w:t xml:space="preserve">ויבוא</w:t>
        </w:r>
      </w:ins>
      <w:del w:id="111008" w:author="קלוד" w:date="2026-10-11T13:11:34Z">
        <w:r w:rsidRPr="006F178A">
          <w:rPr>
            <w:rtl/>
          </w:rPr>
          <w:delText xml:space="preserve">ואתי</w:delText>
        </w:r>
      </w:del>
      <w:r w:rsidRPr="006F178A">
        <w:rPr>
          <w:rtl/>
        </w:rPr>
        <w:t xml:space="preserve"> </w:t>
      </w:r>
      <w:ins w:id="111005" w:author="קלוד" w:date="2026-10-11T13:11:34Z">
        <w:r>
          <w:rPr>
            <w:rtl/>
          </w:rPr>
          <w:t xml:space="preserve">לקושרו.</w:t>
        </w:r>
      </w:ins>
      <w:del w:id="111006" w:author="קלוד" w:date="2026-10-11T13:11:34Z">
        <w:r w:rsidRPr="006F178A">
          <w:rPr>
            <w:rtl/>
          </w:rPr>
          <w:delText xml:space="preserve">למקטריה.</w:delText>
        </w:r>
      </w:del>
      <w:r w:rsidRPr="006F178A">
        <w:rPr>
          <w:rtl/>
        </w:rPr>
        <w:t xml:space="preserve"> הלכך </w:t>
      </w:r>
      <w:r w:rsidRPr="006F178A">
        <w:rPr>
          <w:rtl/>
        </w:rPr>
        <w:t xml:space="preserve">לא</w:t>
      </w:r>
      <w:r w:rsidRPr="006F178A">
        <w:rPr>
          <w:rtl/>
        </w:rPr>
        <w:t xml:space="preserve"> אפשר.</w:t>
      </w:r>
    </w:p>
    <w:p>
      <w:pPr>
        <w:pStyle w:val="afffff8"/>
        <w:rPr>
          <w:ins w:id="90075" w:author="קלוד" w:date="2026-10-11T12:33:55Z"/>
        </w:rPr>
      </w:pPr>
      <w:ins w:id="90076" w:author="קלוד" w:date="2026-10-11T12:33:55Z">
        <w:r>
          <w:rPr>
            <w:color w:val="7B3F00"/>
          </w:rPr>
          <w:t xml:space="preserve">הנח להם לישראל - מוטב שוגגין ואל יהיו מזידין</w:t>
        </w:r>
      </w:ins>
    </w:p>
    <w:p>
      <w:pPr>
        <w:pStyle w:val="38"/>
        <w:rPr>
          <w:ins w:id="99177" w:author="מנוע מכני" w:date="2026-10-11T12:04:39Z"/>
        </w:rPr>
      </w:pPr>
      <w:del w:id="99176" w:author="מנוע מכני" w:date="2026-10-11T12:04:39Z">
        <w:r w:rsidRPr="006F178A">
          <w:delText xml:space="preserve">•</w:delText>
        </w:r>
      </w:del>
      <w:r w:rsidRPr="006F178A">
        <w:t xml:space="preserve"> </w:t>
      </w:r>
      <w:r w:rsidRPr="006F178A">
        <w:t>אביי</w:t>
      </w:r>
      <w:r w:rsidRPr="006F178A">
        <w:t>:</w:t>
      </w:r>
    </w:p>
    <w:p w:rsidR="00E9703F" w:rsidRPr="006F178A" w:rsidRDefault="00E9703F" w:rsidP="00E9703F">
      <w:pPr>
        <w:rPr>
          <w:rtl/>
        </w:rPr>
      </w:pPr>
      <w:del w:id="99178" w:author="מנוע מכני" w:date="2026-10-11T12:04:39Z">
        <w:r w:rsidRPr="006F178A">
          <w:rPr>
            <w:rtl/>
          </w:rPr>
          <w:delText xml:space="preserve"> </w:delText>
        </w:r>
      </w:del>
      <w:r w:rsidRPr="006F178A">
        <w:rPr>
          <w:rtl/>
        </w:rPr>
        <w:t xml:space="preserve">הנח להם </w:t>
      </w:r>
      <w:ins w:id="111021" w:author="קלוד" w:date="2026-10-11T13:11:34Z">
        <w:r>
          <w:rPr>
            <w:rtl/>
          </w:rPr>
          <w:t xml:space="preserve">לישראל,</w:t>
        </w:r>
      </w:ins>
      <w:del w:id="111022" w:author="קלוד" w:date="2026-10-11T13:11:34Z">
        <w:r w:rsidRPr="006F178A">
          <w:rPr>
            <w:rtl/>
          </w:rPr>
          <w:delText xml:space="preserve">לישראל</w:delText>
        </w:r>
      </w:del>
      <w:r w:rsidRPr="006F178A">
        <w:rPr>
          <w:rtl/>
        </w:rPr>
        <w:t xml:space="preserve"> </w:t>
      </w:r>
      <w:ins w:id="111019" w:author="קלוד" w:date="2026-10-11T13:11:34Z">
        <w:r>
          <w:rPr>
            <w:rtl/>
          </w:rPr>
          <w:t xml:space="preserve">שמוטב</w:t>
        </w:r>
      </w:ins>
      <w:del w:id="111020" w:author="קלוד" w:date="2026-10-11T13:11:34Z">
        <w:r w:rsidRPr="006F178A">
          <w:rPr>
            <w:rtl/>
          </w:rPr>
          <w:delText xml:space="preserve">דמוטב</w:delText>
        </w:r>
      </w:del>
      <w:r w:rsidRPr="006F178A">
        <w:rPr>
          <w:rtl/>
        </w:rPr>
        <w:t xml:space="preserve"> שיהו שוגגין ואל יהיו מזידין.</w:t>
      </w:r>
    </w:p>
    <w:p w:rsidR="00E9703F" w:rsidRPr="006F178A" w:rsidRDefault="00E9703F" w:rsidP="00E9703F">
      <w:pPr>
        <w:rPr>
          <w:rtl/>
        </w:rPr>
      </w:pPr>
      <w:ins w:id="111035" w:author="קלוד" w:date="2026-10-11T13:11:34Z">
        <w:r>
          <w:rPr>
            <w:rtl/>
          </w:rPr>
          <w:t xml:space="preserve">וכן,</w:t>
        </w:r>
      </w:ins>
      <w:del w:id="111036" w:author="קלוד" w:date="2026-10-11T13:11:34Z">
        <w:r w:rsidRPr="006F178A">
          <w:rPr>
            <w:rtl/>
          </w:rPr>
          <w:delText xml:space="preserve">להך</w:delText>
        </w:r>
      </w:del>
      <w:r w:rsidRPr="006F178A">
        <w:rPr>
          <w:rtl/>
        </w:rPr>
        <w:t xml:space="preserve"> </w:t>
      </w:r>
      <w:ins w:id="111033" w:author="קלוד" w:date="2026-10-11T13:11:34Z">
        <w:r>
          <w:rPr>
            <w:rtl/>
          </w:rPr>
          <w:t xml:space="preserve">אף</w:t>
        </w:r>
      </w:ins>
      <w:del w:id="111034" w:author="קלוד" w:date="2026-10-11T13:11:34Z">
        <w:r>
          <w:rPr>
            <w:rtl/>
          </w:rPr>
          <w:delText xml:space="preserve">אפי'</w:delText>
        </w:r>
      </w:del>
      <w:r w:rsidRPr="006F178A">
        <w:rPr>
          <w:rtl/>
        </w:rPr>
        <w:t xml:space="preserve"> </w:t>
      </w:r>
      <w:ins w:id="111031" w:author="קלוד" w:date="2026-10-11T13:11:34Z">
        <w:r>
          <w:rPr>
            <w:rtl/>
          </w:rPr>
          <w:t xml:space="preserve">שאין</w:t>
        </w:r>
      </w:ins>
      <w:del w:id="111032" w:author="קלוד" w:date="2026-10-11T13:11:34Z">
        <w:r w:rsidRPr="006F178A">
          <w:rPr>
            <w:rtl/>
          </w:rPr>
          <w:delText xml:space="preserve">דלא</w:delText>
        </w:r>
      </w:del>
      <w:r w:rsidRPr="006F178A">
        <w:rPr>
          <w:rtl/>
        </w:rPr>
        <w:t xml:space="preserve"> מספקין ולא מטפחין ולא מרקדין </w:t>
      </w:r>
      <w:ins w:id="111029" w:author="קלוד" w:date="2026-10-11T13:11:34Z">
        <w:r>
          <w:rPr>
            <w:rtl/>
          </w:rPr>
          <w:t xml:space="preserve">ביו"ט</w:t>
        </w:r>
      </w:ins>
      <w:del w:id="111030" w:author="קלוד" w:date="2026-10-11T13:11:34Z">
        <w:r w:rsidRPr="006F178A">
          <w:rPr>
            <w:rtl/>
          </w:rPr>
          <w:delText xml:space="preserve">ביו"ט.</w:delText>
        </w:r>
      </w:del>
      <w:r w:rsidRPr="006F178A">
        <w:rPr>
          <w:rtl/>
        </w:rPr>
        <w:t xml:space="preserve"> </w:t>
      </w:r>
      <w:ins w:id="90711" w:author="Claude - סמנטי" w:date="2026-10-11T12:28:21Z">
        <w:ins w:id="111027" w:author="קלוד" w:date="2026-10-11T13:11:34Z">
          <w:r>
            <w:rPr>
              <w:rtl/>
            </w:rPr>
            <w:t xml:space="preserve">-</w:t>
          </w:r>
        </w:ins>
        <w:del w:id="111028" w:author="קלוד" w:date="2026-10-11T13:11:34Z">
          <w:r>
            <w:rPr>
              <w:rtl/>
            </w:rPr>
            <w:delText xml:space="preserve">ורואים</w:delText>
          </w:r>
        </w:del>
      </w:ins>
      <w:del w:id="90712" w:author="Claude - סמנטי" w:date="2026-10-11T12:28:21Z">
        <w:r w:rsidRPr="006F178A">
          <w:rPr>
            <w:rtl/>
          </w:rPr>
          <w:delText xml:space="preserve">וחזינן</w:delText>
        </w:r>
      </w:del>
      <w:r w:rsidRPr="006F178A">
        <w:rPr>
          <w:rtl/>
        </w:rPr>
        <w:t xml:space="preserve"> </w:t>
      </w:r>
      <w:ins w:id="111025" w:author="קלוד" w:date="2026-10-11T13:11:34Z">
        <w:r>
          <w:rPr>
            <w:rtl/>
          </w:rPr>
          <w:t xml:space="preserve">רואים</w:t>
        </w:r>
      </w:ins>
      <w:del w:id="111026" w:author="קלוד" w:date="2026-10-11T13:11:34Z">
        <w:r w:rsidRPr="006F178A">
          <w:rPr>
            <w:rtl/>
          </w:rPr>
          <w:delText xml:space="preserve">דעבדין,</w:delText>
        </w:r>
      </w:del>
      <w:r w:rsidRPr="006F178A">
        <w:rPr>
          <w:rtl/>
        </w:rPr>
        <w:t xml:space="preserve"> </w:t>
      </w:r>
      <w:ins w:id="111023" w:author="קלוד" w:date="2026-10-11T13:11:34Z">
        <w:r>
          <w:rPr>
            <w:rtl/>
          </w:rPr>
          <w:t xml:space="preserve">שעושים, ואין</w:t>
        </w:r>
      </w:ins>
      <w:del w:id="111024" w:author="קלוד" w:date="2026-10-11T13:11:34Z">
        <w:r w:rsidRPr="006F178A">
          <w:rPr>
            <w:rtl/>
          </w:rPr>
          <w:delText xml:space="preserve">לא</w:delText>
        </w:r>
      </w:del>
      <w:r w:rsidRPr="006F178A">
        <w:rPr>
          <w:rtl/>
        </w:rPr>
        <w:t xml:space="preserve"> </w:t>
      </w:r>
      <w:ins w:id="92035" w:author="מנוע מכני" w:date="2026-10-11T12:04:39Z">
        <w:r>
          <w:rPr>
            <w:rtl/>
          </w:rPr>
          <w:t xml:space="preserve">אומרים</w:t>
        </w:r>
      </w:ins>
      <w:del w:id="92036" w:author="מנוע מכני" w:date="2026-10-11T12:04:39Z">
        <w:r w:rsidRPr="006F178A">
          <w:rPr>
            <w:rtl/>
          </w:rPr>
          <w:delText xml:space="preserve">אמרינן</w:delText>
        </w:r>
      </w:del>
      <w:r w:rsidRPr="006F178A">
        <w:rPr>
          <w:rtl/>
        </w:rPr>
        <w:t xml:space="preserve"> </w:t>
      </w:r>
      <w:ins w:id="94349" w:author="מנוע מכני" w:date="2026-10-11T12:04:39Z">
        <w:r>
          <w:rPr>
            <w:rtl/>
          </w:rPr>
          <w:t xml:space="preserve">להם</w:t>
        </w:r>
      </w:ins>
      <w:del w:id="94350" w:author="מנוע מכני" w:date="2026-10-11T12:04:39Z">
        <w:r w:rsidRPr="006F178A">
          <w:rPr>
            <w:rtl/>
          </w:rPr>
          <w:delText xml:space="preserve">להו</w:delText>
        </w:r>
      </w:del>
      <w:r w:rsidRPr="006F178A">
        <w:rPr>
          <w:rtl/>
        </w:rPr>
        <w:t xml:space="preserve"> </w:t>
      </w:r>
      <w:ins w:id="93889" w:author="מנוע מכני" w:date="2026-10-11T12:04:39Z">
        <w:r>
          <w:rPr>
            <w:rtl/>
          </w:rPr>
          <w:t xml:space="preserve">כלום</w:t>
        </w:r>
      </w:ins>
      <w:del w:id="93890" w:author="מנוע מכני" w:date="2026-10-11T12:04:39Z">
        <w:r w:rsidRPr="006F178A">
          <w:rPr>
            <w:rtl/>
          </w:rPr>
          <w:delText xml:space="preserve">מידי</w:delText>
        </w:r>
      </w:del>
      <w:r w:rsidRPr="006F178A">
        <w:rPr>
          <w:rtl/>
        </w:rPr>
        <w:t xml:space="preserve">.</w:t>
      </w:r>
    </w:p>
    <w:p w:rsidR="00E9703F" w:rsidRPr="006F178A" w:rsidRDefault="00E9703F" w:rsidP="00E9703F">
      <w:pPr>
        <w:rPr>
          <w:rtl/>
        </w:rPr>
      </w:pPr>
      <w:r w:rsidRPr="006F178A">
        <w:rPr>
          <w:rtl/>
        </w:rPr>
        <w:t xml:space="preserve">וכן </w:t>
      </w:r>
      <w:ins w:id="95497" w:author="מנוע מכני" w:date="2026-10-11T12:04:39Z">
        <w:ins w:id="111051" w:author="קלוד" w:date="2026-10-11T13:11:34Z">
          <w:r>
            <w:rPr>
              <w:rtl/>
            </w:rPr>
            <w:t xml:space="preserve">הא</w:t>
          </w:r>
        </w:ins>
        <w:del w:id="111052" w:author="קלוד" w:date="2026-10-11T13:11:34Z">
          <w:r>
            <w:rPr>
              <w:rtl/>
            </w:rPr>
            <w:delText xml:space="preserve">בזה</w:delText>
          </w:r>
        </w:del>
      </w:ins>
      <w:del w:id="95498" w:author="מנוע מכני" w:date="2026-10-11T12:04:39Z">
        <w:r w:rsidRPr="006F178A">
          <w:rPr>
            <w:rtl/>
          </w:rPr>
          <w:delText xml:space="preserve">בהא</w:delText>
        </w:r>
      </w:del>
      <w:r w:rsidRPr="006F178A">
        <w:rPr>
          <w:rtl/>
        </w:rPr>
        <w:t xml:space="preserve"> </w:t>
      </w:r>
      <w:ins w:id="111049" w:author="קלוד" w:date="2026-10-11T13:11:34Z">
        <w:r>
          <w:rPr>
            <w:rStyle w:val="2fb"/>
            <w:rtl/>
          </w:rPr>
          <w:t xml:space="preserve">דרבא:</w:t>
        </w:r>
      </w:ins>
      <w:del w:id="111050" w:author="קלוד" w:date="2026-10-11T13:11:34Z">
        <w:r w:rsidRPr="006F178A">
          <w:rPr>
            <w:rStyle w:val="2fb"/>
            <w:rtl/>
          </w:rPr>
          <w:delText xml:space="preserve">דרבא</w:delText>
        </w:r>
      </w:del>
      <w:r w:rsidRPr="006F178A">
        <w:rPr>
          <w:rtl/>
        </w:rPr>
        <w:t xml:space="preserve"> </w:t>
      </w:r>
      <w:ins w:id="111047" w:author="קלוד" w:date="2026-10-11T13:11:34Z">
        <w:r>
          <w:rPr>
            <w:rtl/>
          </w:rPr>
          <w:t xml:space="preserve">לא</w:t>
        </w:r>
      </w:ins>
      <w:del w:id="111048" w:author="קלוד" w:date="2026-10-11T13:11:34Z">
        <w:r w:rsidRPr="006F178A">
          <w:rPr>
            <w:rtl/>
          </w:rPr>
          <w:delText xml:space="preserve">דלא</w:delText>
        </w:r>
      </w:del>
      <w:r w:rsidRPr="006F178A">
        <w:rPr>
          <w:rtl/>
        </w:rPr>
        <w:t xml:space="preserve"> </w:t>
      </w:r>
      <w:ins w:id="95495" w:author="מנוע מכני" w:date="2026-10-11T12:04:39Z">
        <w:ins w:id="111045" w:author="קלוד" w:date="2026-10-11T13:11:34Z">
          <w:r>
            <w:rPr>
              <w:rtl/>
            </w:rPr>
            <w:t xml:space="preserve">ישב</w:t>
          </w:r>
        </w:ins>
        <w:del w:id="111046" w:author="קלוד" w:date="2026-10-11T13:11:34Z">
          <w:r>
            <w:rPr>
              <w:rtl/>
            </w:rPr>
            <w:delText xml:space="preserve">לישב</w:delText>
          </w:r>
        </w:del>
      </w:ins>
      <w:del w:id="95496" w:author="מנוע מכני" w:date="2026-10-11T12:04:39Z">
        <w:r w:rsidRPr="006F178A">
          <w:rPr>
            <w:rtl/>
          </w:rPr>
          <w:delText xml:space="preserve">ליתיב</w:delText>
        </w:r>
      </w:del>
      <w:r w:rsidRPr="006F178A">
        <w:rPr>
          <w:rtl/>
        </w:rPr>
        <w:t xml:space="preserve"> </w:t>
      </w:r>
      <w:ins w:id="96263" w:author="מנוע מכני" w:date="2026-10-11T12:04:39Z">
        <w:r>
          <w:rPr>
            <w:rtl/>
          </w:rPr>
          <w:t xml:space="preserve">אדם</w:t>
        </w:r>
      </w:ins>
      <w:del w:id="96264" w:author="מנוע מכני" w:date="2026-10-11T12:04:39Z">
        <w:r w:rsidRPr="006F178A">
          <w:rPr>
            <w:rtl/>
          </w:rPr>
          <w:delText xml:space="preserve">איניש</w:delText>
        </w:r>
      </w:del>
      <w:r w:rsidRPr="006F178A">
        <w:rPr>
          <w:rtl/>
        </w:rPr>
        <w:t xml:space="preserve"> </w:t>
      </w:r>
      <w:ins w:id="90713" w:author="Claude - סמנטי" w:date="2026-10-11T12:28:21Z">
        <w:r>
          <w:rPr>
            <w:rtl/>
          </w:rPr>
          <w:t xml:space="preserve">על פי</w:t>
        </w:r>
      </w:ins>
      <w:del w:id="90714" w:author="Claude - סמנטי" w:date="2026-10-11T12:28:21Z">
        <w:r w:rsidRPr="006F178A">
          <w:rPr>
            <w:rtl/>
          </w:rPr>
          <w:delText xml:space="preserve">אפומא</w:delText>
        </w:r>
      </w:del>
      <w:r w:rsidRPr="006F178A">
        <w:rPr>
          <w:rtl/>
        </w:rPr>
        <w:t xml:space="preserve"> </w:t>
      </w:r>
      <w:ins w:id="111043" w:author="קלוד" w:date="2026-10-11T13:11:34Z">
        <w:r>
          <w:rPr>
            <w:rtl/>
          </w:rPr>
          <w:t xml:space="preserve">לחי,</w:t>
        </w:r>
      </w:ins>
      <w:del w:id="111044" w:author="קלוד" w:date="2026-10-11T13:11:34Z">
        <w:r w:rsidRPr="006F178A">
          <w:rPr>
            <w:rtl/>
          </w:rPr>
          <w:delText xml:space="preserve">דלחייא,</w:delText>
        </w:r>
      </w:del>
      <w:r w:rsidRPr="006F178A">
        <w:rPr>
          <w:rtl/>
        </w:rPr>
        <w:t xml:space="preserve"> </w:t>
      </w:r>
      <w:ins w:id="93891" w:author="מנוע מכני" w:date="2026-10-11T12:04:39Z">
        <w:r>
          <w:rPr>
            <w:rtl/>
          </w:rPr>
          <w:t xml:space="preserve">שמא</w:t>
        </w:r>
      </w:ins>
      <w:del w:id="93892" w:author="מנוע מכני" w:date="2026-10-11T12:04:39Z">
        <w:r w:rsidRPr="006F178A">
          <w:rPr>
            <w:rtl/>
          </w:rPr>
          <w:delText xml:space="preserve">דילמא</w:delText>
        </w:r>
      </w:del>
      <w:r w:rsidRPr="006F178A">
        <w:rPr>
          <w:rtl/>
        </w:rPr>
        <w:t xml:space="preserve"> </w:t>
      </w:r>
      <w:ins w:id="111041" w:author="קלוד" w:date="2026-10-11T13:11:34Z">
        <w:r>
          <w:rPr>
            <w:rtl/>
          </w:rPr>
          <w:t xml:space="preserve">יתגלגל</w:t>
        </w:r>
      </w:ins>
      <w:del w:id="111042" w:author="קלוד" w:date="2026-10-11T13:11:34Z">
        <w:r w:rsidRPr="006F178A">
          <w:rPr>
            <w:rtl/>
          </w:rPr>
          <w:delText xml:space="preserve">מיגנדר</w:delText>
        </w:r>
      </w:del>
      <w:r w:rsidRPr="006F178A">
        <w:rPr>
          <w:rtl/>
        </w:rPr>
        <w:t xml:space="preserve"> </w:t>
      </w:r>
      <w:ins w:id="93893" w:author="מנוע מכני" w:date="2026-10-11T12:04:39Z">
        <w:r>
          <w:rPr>
            <w:rtl/>
          </w:rPr>
          <w:t xml:space="preserve">לו</w:t>
        </w:r>
      </w:ins>
      <w:del w:id="93894" w:author="מנוע מכני" w:date="2026-10-11T12:04:39Z">
        <w:r w:rsidRPr="006F178A">
          <w:rPr>
            <w:rtl/>
          </w:rPr>
          <w:delText xml:space="preserve">ליה</w:delText>
        </w:r>
      </w:del>
      <w:r w:rsidRPr="006F178A">
        <w:rPr>
          <w:rtl/>
        </w:rPr>
        <w:t xml:space="preserve"> חפץ </w:t>
      </w:r>
      <w:ins w:id="111039" w:author="קלוד" w:date="2026-10-11T13:11:34Z">
        <w:r>
          <w:rPr>
            <w:rtl/>
          </w:rPr>
          <w:t xml:space="preserve">ויבוא</w:t>
        </w:r>
      </w:ins>
      <w:del w:id="111040" w:author="קלוד" w:date="2026-10-11T13:11:34Z">
        <w:r w:rsidRPr="006F178A">
          <w:rPr>
            <w:rtl/>
          </w:rPr>
          <w:delText xml:space="preserve">ואתי</w:delText>
        </w:r>
      </w:del>
      <w:r w:rsidRPr="006F178A">
        <w:rPr>
          <w:rtl/>
        </w:rPr>
        <w:t xml:space="preserve"> </w:t>
      </w:r>
      <w:ins w:id="111037" w:author="קלוד" w:date="2026-10-11T13:11:34Z">
        <w:r>
          <w:rPr>
            <w:rtl/>
          </w:rPr>
          <w:t xml:space="preserve">להביאו.</w:t>
        </w:r>
      </w:ins>
      <w:del w:id="111038" w:author="קלוד" w:date="2026-10-11T13:11:34Z">
        <w:r w:rsidRPr="006F178A">
          <w:rPr>
            <w:rtl/>
          </w:rPr>
          <w:delText xml:space="preserve">לאיתויי.</w:delText>
        </w:r>
      </w:del>
    </w:p>
    <w:p w:rsidR="00E9703F" w:rsidRPr="006F178A" w:rsidRDefault="00E9703F" w:rsidP="00E9703F">
      <w:pPr>
        <w:rPr>
          <w:rtl/>
        </w:rPr>
      </w:pPr>
      <w:ins w:id="90717" w:author="Claude - סמנטי" w:date="2026-10-11T12:28:21Z">
        <w:r>
          <w:rPr>
            <w:rtl/>
          </w:rPr>
          <w:t xml:space="preserve">ורואים</w:t>
        </w:r>
      </w:ins>
      <w:del w:id="90718" w:author="Claude - סמנטי" w:date="2026-10-11T12:28:21Z">
        <w:r w:rsidRPr="006F178A">
          <w:rPr>
            <w:rtl/>
          </w:rPr>
          <w:delText xml:space="preserve">וחזינן</w:delText>
        </w:r>
      </w:del>
      <w:r w:rsidRPr="006F178A">
        <w:rPr>
          <w:rtl/>
        </w:rPr>
        <w:t xml:space="preserve"> </w:t>
      </w:r>
      <w:ins w:id="111063" w:author="קלוד" w:date="2026-10-11T13:11:34Z">
        <w:r>
          <w:rPr>
            <w:rtl/>
          </w:rPr>
          <w:t xml:space="preserve">שיושבים</w:t>
        </w:r>
      </w:ins>
      <w:del w:id="111064" w:author="קלוד" w:date="2026-10-11T13:11:34Z">
        <w:r w:rsidRPr="006F178A">
          <w:rPr>
            <w:rtl/>
          </w:rPr>
          <w:delText xml:space="preserve">דיתבי</w:delText>
        </w:r>
      </w:del>
      <w:r w:rsidRPr="006F178A">
        <w:rPr>
          <w:rtl/>
        </w:rPr>
        <w:t xml:space="preserve"> </w:t>
      </w:r>
      <w:ins w:id="90715" w:author="Claude - סמנטי" w:date="2026-10-11T12:28:21Z">
        <w:r>
          <w:rPr>
            <w:rtl/>
          </w:rPr>
          <w:t xml:space="preserve">על פי</w:t>
        </w:r>
      </w:ins>
      <w:del w:id="90716" w:author="Claude - סמנטי" w:date="2026-10-11T12:28:21Z">
        <w:r w:rsidRPr="006F178A">
          <w:rPr>
            <w:rtl/>
          </w:rPr>
          <w:delText xml:space="preserve">אפומא</w:delText>
        </w:r>
      </w:del>
      <w:r w:rsidRPr="006F178A">
        <w:rPr>
          <w:rtl/>
        </w:rPr>
        <w:t xml:space="preserve"> </w:t>
      </w:r>
      <w:ins w:id="111061" w:author="קלוד" w:date="2026-10-11T13:11:34Z">
        <w:r>
          <w:rPr>
            <w:rtl/>
          </w:rPr>
          <w:t xml:space="preserve">מבוי,</w:t>
        </w:r>
      </w:ins>
      <w:del w:id="111062" w:author="קלוד" w:date="2026-10-11T13:11:34Z">
        <w:r w:rsidRPr="006F178A">
          <w:rPr>
            <w:rtl/>
          </w:rPr>
          <w:delText xml:space="preserve">דמבואה</w:delText>
        </w:r>
      </w:del>
      <w:r w:rsidRPr="006F178A">
        <w:rPr>
          <w:rtl/>
        </w:rPr>
        <w:t xml:space="preserve"> ואעפ"כ </w:t>
      </w:r>
      <w:ins w:id="93897" w:author="מנוע מכני" w:date="2026-10-11T12:04:39Z">
        <w:ins w:id="111059" w:author="קלוד" w:date="2026-10-11T13:11:34Z">
          <w:r>
            <w:rPr>
              <w:rtl/>
            </w:rPr>
            <w:t xml:space="preserve">מטעם</w:t>
          </w:r>
        </w:ins>
        <w:del w:id="111060" w:author="קלוד" w:date="2026-10-11T13:11:34Z">
          <w:r>
            <w:rPr>
              <w:rtl/>
            </w:rPr>
            <w:delText xml:space="preserve">מזה</w:delText>
          </w:r>
        </w:del>
      </w:ins>
      <w:del w:id="93898" w:author="מנוע מכני" w:date="2026-10-11T12:04:39Z">
        <w:r w:rsidRPr="006F178A">
          <w:rPr>
            <w:rtl/>
          </w:rPr>
          <w:delText xml:space="preserve">מהאי</w:delText>
        </w:r>
      </w:del>
      <w:r w:rsidRPr="006F178A">
        <w:rPr>
          <w:rtl/>
        </w:rPr>
        <w:t xml:space="preserve"> </w:t>
      </w:r>
      <w:ins w:id="111057" w:author="קלוד" w:date="2026-10-11T13:11:34Z">
        <w:r>
          <w:rPr>
            <w:rtl/>
          </w:rPr>
          <w:t xml:space="preserve">זה</w:t>
        </w:r>
      </w:ins>
      <w:del w:id="111058" w:author="קלוד" w:date="2026-10-11T13:11:34Z">
        <w:r w:rsidRPr="006F178A">
          <w:rPr>
            <w:rtl/>
          </w:rPr>
          <w:delText xml:space="preserve">טעמא</w:delText>
        </w:r>
      </w:del>
      <w:r w:rsidRPr="006F178A">
        <w:rPr>
          <w:rtl/>
        </w:rPr>
        <w:t xml:space="preserve"> </w:t>
      </w:r>
      <w:ins w:id="111055" w:author="קלוד" w:date="2026-10-11T13:11:34Z">
        <w:r>
          <w:rPr>
            <w:rtl/>
          </w:rPr>
          <w:t xml:space="preserve">אין</w:t>
        </w:r>
      </w:ins>
      <w:del w:id="111056" w:author="קלוד" w:date="2026-10-11T13:11:34Z">
        <w:r w:rsidRPr="006F178A">
          <w:rPr>
            <w:rtl/>
          </w:rPr>
          <w:delText xml:space="preserve">לא</w:delText>
        </w:r>
      </w:del>
      <w:r w:rsidRPr="006F178A">
        <w:rPr>
          <w:rtl/>
        </w:rPr>
        <w:t xml:space="preserve"> </w:t>
      </w:r>
      <w:ins w:id="111053" w:author="קלוד" w:date="2026-10-11T13:11:34Z">
        <w:r>
          <w:rPr>
            <w:rtl/>
          </w:rPr>
          <w:t xml:space="preserve">אומרים</w:t>
        </w:r>
      </w:ins>
      <w:del w:id="111054" w:author="קלוד" w:date="2026-10-11T13:11:34Z">
        <w:r>
          <w:rPr>
            <w:rtl/>
          </w:rPr>
          <w:delText xml:space="preserve">אמרי'</w:delText>
        </w:r>
      </w:del>
      <w:r w:rsidRPr="006F178A">
        <w:rPr>
          <w:rtl/>
        </w:rPr>
        <w:t xml:space="preserve"> </w:t>
      </w:r>
      <w:ins w:id="94351" w:author="מנוע מכני" w:date="2026-10-11T12:04:39Z">
        <w:r>
          <w:rPr>
            <w:rtl/>
          </w:rPr>
          <w:t xml:space="preserve">להם</w:t>
        </w:r>
      </w:ins>
      <w:del w:id="94352" w:author="מנוע מכני" w:date="2026-10-11T12:04:39Z">
        <w:r w:rsidRPr="006F178A">
          <w:rPr>
            <w:rtl/>
          </w:rPr>
          <w:delText xml:space="preserve">להו</w:delText>
        </w:r>
      </w:del>
      <w:r w:rsidRPr="006F178A">
        <w:rPr>
          <w:rtl/>
        </w:rPr>
        <w:t xml:space="preserve"> </w:t>
      </w:r>
      <w:ins w:id="93895" w:author="מנוע מכני" w:date="2026-10-11T12:04:39Z">
        <w:r>
          <w:rPr>
            <w:rtl/>
          </w:rPr>
          <w:t xml:space="preserve">כלום</w:t>
        </w:r>
      </w:ins>
      <w:del w:id="93896" w:author="מנוע מכני" w:date="2026-10-11T12:04:39Z">
        <w:r w:rsidRPr="006F178A">
          <w:rPr>
            <w:rtl/>
          </w:rPr>
          <w:delText xml:space="preserve">מידי</w:delText>
        </w:r>
      </w:del>
      <w:r w:rsidRPr="006F178A">
        <w:rPr>
          <w:rtl/>
        </w:rPr>
        <w:t xml:space="preserve">.</w:t>
      </w:r>
    </w:p>
    <w:p>
      <w:pPr>
        <w:pStyle w:val="38"/>
        <w:rPr>
          <w:ins w:id="99180" w:author="מנוע מכני" w:date="2026-10-11T12:04:39Z"/>
        </w:rPr>
      </w:pPr>
      <w:del w:id="99179" w:author="מנוע מכני" w:date="2026-10-11T12:04:39Z">
        <w:r w:rsidRPr="006F178A">
          <w:delText xml:space="preserve">•</w:delText>
        </w:r>
      </w:del>
      <w:r w:rsidRPr="006F178A">
        <w:t xml:space="preserve"> </w:t>
      </w:r>
      <w:r w:rsidRPr="006F178A">
        <w:t xml:space="preserve">והך</w:t>
      </w:r>
    </w:p>
    <w:p w:rsidR="00E9703F" w:rsidRPr="006F178A" w:rsidRDefault="00E9703F" w:rsidP="00E9703F">
      <w:pPr>
        <w:rPr>
          <w:rtl/>
        </w:rPr>
      </w:pPr>
      <w:del w:id="99181" w:author="מנוע מכני" w:date="2026-10-11T12:04:39Z">
        <w:r w:rsidRPr="006F178A">
          <w:rPr>
            <w:rtl/>
          </w:rPr>
          <w:delText xml:space="preserve"> </w:delText>
        </w:r>
      </w:del>
      <w:ins w:id="111069" w:author="קלוד" w:date="2026-10-11T13:11:34Z">
        <w:r>
          <w:rPr>
            <w:rtl/>
          </w:rPr>
          <w:t xml:space="preserve">ש'הנח</w:t>
        </w:r>
      </w:ins>
      <w:del w:id="111070" w:author="קלוד" w:date="2026-10-11T13:11:34Z">
        <w:r w:rsidRPr="006F178A">
          <w:rPr>
            <w:rtl/>
          </w:rPr>
          <w:delText xml:space="preserve">דהנח</w:delText>
        </w:r>
      </w:del>
      <w:r w:rsidRPr="006F178A">
        <w:rPr>
          <w:rtl/>
        </w:rPr>
        <w:t xml:space="preserve"> </w:t>
      </w:r>
      <w:ins w:id="111067" w:author="קלוד" w:date="2026-10-11T13:11:34Z">
        <w:r>
          <w:rPr>
            <w:rtl/>
          </w:rPr>
          <w:t xml:space="preserve">להם'</w:t>
        </w:r>
      </w:ins>
      <w:del w:id="111068" w:author="קלוד" w:date="2026-10-11T13:11:34Z">
        <w:r w:rsidRPr="006F178A">
          <w:rPr>
            <w:rtl/>
          </w:rPr>
          <w:delText xml:space="preserve">להם</w:delText>
        </w:r>
      </w:del>
      <w:r w:rsidRPr="006F178A">
        <w:rPr>
          <w:rtl/>
        </w:rPr>
        <w:t xml:space="preserve"> שלא יהו מזידין </w:t>
      </w:r>
      <w:ins w:id="111065" w:author="קלוד" w:date="2026-10-11T13:11:34Z">
        <w:r>
          <w:rPr>
            <w:rtl/>
          </w:rPr>
          <w:t xml:space="preserve">-</w:t>
        </w:r>
      </w:ins>
      <w:del w:id="111066" w:author="קלוד" w:date="2026-10-11T13:11:34Z">
        <w:r w:rsidRPr="006F178A">
          <w:rPr>
            <w:rtl/>
          </w:rPr>
          <w:delText xml:space="preserve">הוא</w:delText>
        </w:r>
      </w:del>
      <w:r w:rsidRPr="006F178A">
        <w:rPr>
          <w:rtl/>
        </w:rPr>
        <w:t xml:space="preserve"> </w:t>
      </w:r>
      <w:r>
        <w:rPr>
          <w:rtl/>
        </w:rPr>
        <w:t>אפי'</w:t>
      </w:r>
      <w:r w:rsidRPr="006F178A">
        <w:rPr>
          <w:rtl/>
        </w:rPr>
        <w:t xml:space="preserve"> בדאורייתא.</w:t>
      </w:r>
    </w:p>
    <w:p w:rsidR="00E9703F" w:rsidRPr="006F178A" w:rsidRDefault="00E9703F" w:rsidP="00E9703F">
      <w:pPr>
        <w:rPr>
          <w:rtl/>
        </w:rPr>
      </w:pPr>
      <w:ins w:id="90721" w:author="Claude - סמנטי" w:date="2026-10-11T12:28:21Z">
        <w:ins w:id="111091" w:author="קלוד" w:date="2026-10-11T13:11:34Z">
          <w:r>
            <w:rPr>
              <w:rtl/>
            </w:rPr>
            <w:t xml:space="preserve">כמו</w:t>
          </w:r>
        </w:ins>
        <w:del w:id="111092" w:author="קלוד" w:date="2026-10-11T13:11:34Z">
          <w:r>
            <w:rPr>
              <w:rtl/>
            </w:rPr>
            <w:delText xml:space="preserve">וכמו שרואים</w:delText>
          </w:r>
        </w:del>
      </w:ins>
      <w:del w:id="90722" w:author="Claude - סמנטי" w:date="2026-10-11T12:28:21Z">
        <w:r w:rsidRPr="006F178A">
          <w:rPr>
            <w:rtl/>
          </w:rPr>
          <w:delText xml:space="preserve">וכדחזינן</w:delText>
        </w:r>
      </w:del>
      <w:r w:rsidRPr="006F178A">
        <w:rPr>
          <w:rtl/>
        </w:rPr>
        <w:t xml:space="preserve"> בתוספת </w:t>
      </w:r>
      <w:ins w:id="111089" w:author="קלוד" w:date="2026-10-11T13:11:34Z">
        <w:r>
          <w:rPr>
            <w:rtl/>
          </w:rPr>
          <w:t xml:space="preserve">יום</w:t>
        </w:r>
      </w:ins>
      <w:del w:id="111090" w:author="קלוד" w:date="2026-10-11T13:11:34Z">
        <w:r w:rsidRPr="006F178A">
          <w:rPr>
            <w:rtl/>
          </w:rPr>
          <w:delText xml:space="preserve">דיום</w:delText>
        </w:r>
      </w:del>
      <w:r w:rsidRPr="006F178A">
        <w:rPr>
          <w:rtl/>
        </w:rPr>
        <w:t xml:space="preserve"> </w:t>
      </w:r>
      <w:ins w:id="111087" w:author="קלוד" w:date="2026-10-11T13:11:34Z">
        <w:r>
          <w:rPr>
            <w:rtl/>
          </w:rPr>
          <w:t xml:space="preserve">הכפורים:</w:t>
        </w:r>
      </w:ins>
      <w:del w:id="111088" w:author="קלוד" w:date="2026-10-11T13:11:34Z">
        <w:r w:rsidRPr="006F178A">
          <w:rPr>
            <w:rtl/>
          </w:rPr>
          <w:delText xml:space="preserve">הכפורים</w:delText>
        </w:r>
      </w:del>
      <w:r w:rsidRPr="006F178A">
        <w:rPr>
          <w:rtl/>
        </w:rPr>
        <w:t xml:space="preserve"> </w:t>
      </w:r>
      <w:ins w:id="111085" w:author="קלוד" w:date="2026-10-11T13:11:34Z">
        <w:r>
          <w:rPr>
            <w:rtl/>
          </w:rPr>
          <w:t xml:space="preserve">אף</w:t>
        </w:r>
      </w:ins>
      <w:del w:id="111086" w:author="קלוד" w:date="2026-10-11T13:11:34Z">
        <w:r w:rsidRPr="006F178A">
          <w:rPr>
            <w:rtl/>
          </w:rPr>
          <w:delText xml:space="preserve">ד</w:delText>
        </w:r>
        <w:r>
          <w:rPr>
            <w:rtl/>
          </w:rPr>
          <w:delText xml:space="preserve">אפי'</w:delText>
        </w:r>
      </w:del>
      <w:r w:rsidRPr="006F178A">
        <w:rPr>
          <w:rtl/>
        </w:rPr>
        <w:t xml:space="preserve"> </w:t>
      </w:r>
      <w:ins w:id="111083" w:author="קלוד" w:date="2026-10-11T13:11:34Z">
        <w:r>
          <w:rPr>
            <w:rtl/>
          </w:rPr>
          <w:t xml:space="preserve">שהיא</w:t>
        </w:r>
      </w:ins>
      <w:del w:id="111084" w:author="קלוד" w:date="2026-10-11T13:11:34Z">
        <w:r w:rsidRPr="006F178A">
          <w:rPr>
            <w:rtl/>
          </w:rPr>
          <w:delText xml:space="preserve">דדאורייתא</w:delText>
        </w:r>
      </w:del>
      <w:r w:rsidRPr="006F178A">
        <w:rPr>
          <w:rtl/>
        </w:rPr>
        <w:t xml:space="preserve"> </w:t>
      </w:r>
      <w:ins w:id="111081" w:author="קלוד" w:date="2026-10-11T13:11:34Z">
        <w:r>
          <w:rPr>
            <w:rtl/>
          </w:rPr>
          <w:t xml:space="preserve">דאורייתא,</w:t>
        </w:r>
      </w:ins>
      <w:del w:id="111082" w:author="קלוד" w:date="2026-10-11T13:11:34Z">
        <w:r w:rsidRPr="006F178A">
          <w:rPr>
            <w:rtl/>
          </w:rPr>
          <w:delText xml:space="preserve">היא,</w:delText>
        </w:r>
      </w:del>
      <w:r w:rsidRPr="006F178A">
        <w:rPr>
          <w:rtl/>
        </w:rPr>
        <w:t xml:space="preserve"> </w:t>
      </w:r>
      <w:ins w:id="90719" w:author="Claude - סמנטי" w:date="2026-10-11T12:28:21Z">
        <w:ins w:id="111079" w:author="קלוד" w:date="2026-10-11T13:11:34Z">
          <w:r>
            <w:rPr>
              <w:rtl/>
            </w:rPr>
            <w:t xml:space="preserve">רואים</w:t>
          </w:r>
        </w:ins>
        <w:del w:id="111080" w:author="קלוד" w:date="2026-10-11T13:11:34Z">
          <w:r>
            <w:rPr>
              <w:rtl/>
            </w:rPr>
            <w:delText xml:space="preserve">ורואים</w:delText>
          </w:r>
        </w:del>
      </w:ins>
      <w:del w:id="90720" w:author="Claude - סמנטי" w:date="2026-10-11T12:28:21Z">
        <w:r w:rsidRPr="006F178A">
          <w:rPr>
            <w:rtl/>
          </w:rPr>
          <w:delText xml:space="preserve">וחזינן</w:delText>
        </w:r>
      </w:del>
      <w:r w:rsidRPr="006F178A">
        <w:rPr>
          <w:rtl/>
        </w:rPr>
        <w:t xml:space="preserve"> </w:t>
      </w:r>
      <w:ins w:id="94353" w:author="מנוע מכני" w:date="2026-10-11T12:04:39Z">
        <w:ins w:id="111077" w:author="קלוד" w:date="2026-10-11T13:11:34Z">
          <w:r>
            <w:rPr>
              <w:rtl/>
            </w:rPr>
            <w:t xml:space="preserve">שאוכלים</w:t>
          </w:r>
        </w:ins>
        <w:del w:id="111078" w:author="קלוד" w:date="2026-10-11T13:11:34Z">
          <w:r>
            <w:rPr>
              <w:rtl/>
            </w:rPr>
            <w:delText xml:space="preserve">להם</w:delText>
          </w:r>
        </w:del>
      </w:ins>
      <w:del w:id="94354" w:author="מנוע מכני" w:date="2026-10-11T12:04:39Z">
        <w:r w:rsidRPr="006F178A">
          <w:rPr>
            <w:rtl/>
          </w:rPr>
          <w:delText xml:space="preserve">להו</w:delText>
        </w:r>
      </w:del>
      <w:r w:rsidRPr="006F178A">
        <w:rPr>
          <w:rtl/>
        </w:rPr>
        <w:t xml:space="preserve"> </w:t>
      </w:r>
      <w:ins w:id="111075" w:author="קלוד" w:date="2026-10-11T13:11:34Z">
        <w:r>
          <w:rPr>
            <w:rtl/>
          </w:rPr>
          <w:t xml:space="preserve">ושותים</w:t>
        </w:r>
      </w:ins>
      <w:del w:id="111076" w:author="קלוד" w:date="2026-10-11T13:11:34Z">
        <w:r w:rsidRPr="006F178A">
          <w:rPr>
            <w:rtl/>
          </w:rPr>
          <w:delText xml:space="preserve">דקאכלי ושתו</w:delText>
        </w:r>
      </w:del>
      <w:r w:rsidRPr="006F178A">
        <w:rPr>
          <w:rtl/>
        </w:rPr>
        <w:t xml:space="preserve"> עד שתחשך, </w:t>
      </w:r>
      <w:ins w:id="111073" w:author="קלוד" w:date="2026-10-11T13:11:34Z">
        <w:r>
          <w:rPr>
            <w:rtl/>
          </w:rPr>
          <w:t xml:space="preserve">ואין</w:t>
        </w:r>
      </w:ins>
      <w:del w:id="111074" w:author="קלוד" w:date="2026-10-11T13:11:34Z">
        <w:r w:rsidRPr="006F178A">
          <w:rPr>
            <w:rtl/>
          </w:rPr>
          <w:delText xml:space="preserve">ולא</w:delText>
        </w:r>
      </w:del>
      <w:r w:rsidRPr="006F178A">
        <w:rPr>
          <w:rtl/>
        </w:rPr>
        <w:t xml:space="preserve"> </w:t>
      </w:r>
      <w:ins w:id="92037" w:author="מנוע מכני" w:date="2026-10-11T12:04:39Z">
        <w:r>
          <w:rPr>
            <w:rtl/>
          </w:rPr>
          <w:t xml:space="preserve">אומרים</w:t>
        </w:r>
      </w:ins>
      <w:del w:id="92038" w:author="מנוע מכני" w:date="2026-10-11T12:04:39Z">
        <w:r w:rsidRPr="006F178A">
          <w:rPr>
            <w:rtl/>
          </w:rPr>
          <w:delText xml:space="preserve">אמרינן</w:delText>
        </w:r>
      </w:del>
      <w:r w:rsidRPr="006F178A">
        <w:rPr>
          <w:rtl/>
        </w:rPr>
        <w:t xml:space="preserve"> </w:t>
      </w:r>
      <w:ins w:id="94355" w:author="מנוע מכני" w:date="2026-10-11T12:04:39Z">
        <w:r>
          <w:rPr>
            <w:rtl/>
          </w:rPr>
          <w:t xml:space="preserve">להם</w:t>
        </w:r>
      </w:ins>
      <w:del w:id="94356" w:author="מנוע מכני" w:date="2026-10-11T12:04:39Z">
        <w:r w:rsidRPr="006F178A">
          <w:rPr>
            <w:rtl/>
          </w:rPr>
          <w:delText xml:space="preserve">להו</w:delText>
        </w:r>
      </w:del>
      <w:ins w:id="111071" w:author="קלוד" w:date="2026-10-11T13:11:34Z">
        <w:r>
          <w:rPr>
            <w:rtl/>
          </w:rPr>
          <w:t xml:space="preserve"> </w:t>
        </w:r>
      </w:ins>
      <w:del w:id="111072" w:author="קלוד" w:date="2026-10-11T13:11:34Z">
        <w:r w:rsidRPr="006F178A">
          <w:rPr>
            <w:rtl/>
          </w:rPr>
          <w:delText xml:space="preserve"> ולא </w:delText>
        </w:r>
      </w:del>
      <w:ins w:id="93899" w:author="מנוע מכני" w:date="2026-10-11T12:04:39Z">
        <w:r>
          <w:rPr>
            <w:rtl/>
          </w:rPr>
          <w:t xml:space="preserve">כלום</w:t>
        </w:r>
      </w:ins>
      <w:del w:id="93900" w:author="מנוע מכני" w:date="2026-10-11T12:04:39Z">
        <w:r w:rsidRPr="006F178A">
          <w:rPr>
            <w:rtl/>
          </w:rPr>
          <w:delText xml:space="preserve">מידי</w:delText>
        </w:r>
      </w:del>
      <w:r w:rsidRPr="006F178A">
        <w:rPr>
          <w:rtl/>
        </w:rPr>
        <w:t xml:space="preserve">.</w:t>
      </w:r>
    </w:p>
    <w:p>
      <w:pPr>
        <w:pStyle w:val="38"/>
        <w:rPr>
          <w:ins w:id="99183" w:author="מנוע מכני" w:date="2026-10-11T12:04:39Z"/>
        </w:rPr>
      </w:pPr>
      <w:del w:id="99182" w:author="מנוע מכני" w:date="2026-10-11T12:04:39Z">
        <w:r w:rsidRPr="006F178A">
          <w:delText xml:space="preserve">•</w:delText>
        </w:r>
      </w:del>
      <w:r w:rsidRPr="006F178A">
        <w:t xml:space="preserve"> </w:t>
      </w:r>
      <w:r w:rsidRPr="006F178A">
        <w:t xml:space="preserve">הך</w:t>
      </w:r>
    </w:p>
    <w:p w:rsidR="00E9703F" w:rsidRPr="006F178A" w:rsidRDefault="00E9703F" w:rsidP="00E9703F">
      <w:pPr>
        <w:rPr>
          <w:rtl/>
        </w:rPr>
      </w:pPr>
      <w:del w:id="99184" w:author="מנוע מכני" w:date="2026-10-11T12:04:39Z">
        <w:r w:rsidRPr="006F178A">
          <w:rPr>
            <w:rtl/>
          </w:rPr>
          <w:delText xml:space="preserve"> </w:delText>
        </w:r>
      </w:del>
      <w:r w:rsidRPr="006F178A">
        <w:rPr>
          <w:rtl/>
        </w:rPr>
        <w:t xml:space="preserve">דאשה נוטלת מחבירתה ככרות. </w:t>
      </w:r>
      <w:r>
        <w:rPr>
          <w:rtl/>
        </w:rPr>
        <w:t>אפי'</w:t>
      </w:r>
      <w:r w:rsidRPr="006F178A">
        <w:rPr>
          <w:rtl/>
        </w:rPr>
        <w:t xml:space="preserve"> להלל דלא תלווה משום ריבית שמא יוקרו חיטים </w:t>
      </w:r>
      <w:ins w:id="92039" w:author="מנוע מכני" w:date="2026-10-11T12:04:39Z">
        <w:r>
          <w:rPr>
            <w:rtl/>
          </w:rPr>
          <w:t xml:space="preserve">כאן</w:t>
        </w:r>
      </w:ins>
      <w:del w:id="92040" w:author="מנוע מכני" w:date="2026-10-11T12:04:39Z">
        <w:r w:rsidRPr="006F178A">
          <w:rPr>
            <w:rtl/>
          </w:rPr>
          <w:delText xml:space="preserve">הכא</w:delText>
        </w:r>
      </w:del>
      <w:r w:rsidRPr="006F178A">
        <w:rPr>
          <w:rtl/>
        </w:rPr>
        <w:t xml:space="preserve"> מיירי בדקייץ </w:t>
      </w:r>
      <w:ins w:id="95819" w:author="מנוע מכני" w:date="2026-10-11T12:04:39Z">
        <w:r>
          <w:rPr>
            <w:rtl/>
          </w:rPr>
          <w:t xml:space="preserve">ושנה</w:t>
        </w:r>
      </w:ins>
      <w:del w:id="95820" w:author="מנוע מכני" w:date="2026-10-11T12:04:39Z">
        <w:r w:rsidRPr="006F178A">
          <w:rPr>
            <w:rtl/>
          </w:rPr>
          <w:delText xml:space="preserve">דמיה</w:delText>
        </w:r>
      </w:del>
      <w:r w:rsidRPr="006F178A">
        <w:rPr>
          <w:rtl/>
        </w:rPr>
        <w:t xml:space="preserve"> דכיכר.</w:t>
      </w:r>
    </w:p>
    <w:p>
      <w:pPr>
        <w:pStyle w:val="afffff8"/>
        <w:rPr>
          <w:ins w:id="90073" w:author="קלוד" w:date="2026-10-11T12:33:55Z"/>
        </w:rPr>
      </w:pPr>
      <w:ins w:id="90074" w:author="קלוד" w:date="2026-10-11T12:33:55Z">
        <w:r>
          <w:rPr>
            <w:color w:val="7B3F00"/>
          </w:rPr>
          <w:t xml:space="preserve">הלוואת יו"ט - האם ניתנה ליתבע</w:t>
        </w:r>
      </w:ins>
    </w:p>
    <w:p>
      <w:pPr>
        <w:pStyle w:val="38"/>
        <w:rPr>
          <w:ins w:id="99186" w:author="מנוע מכני" w:date="2026-10-11T12:04:39Z"/>
        </w:rPr>
      </w:pPr>
      <w:del w:id="99185" w:author="מנוע מכני" w:date="2026-10-11T12:04:39Z">
        <w:r w:rsidRPr="006F178A">
          <w:delText xml:space="preserve">•</w:delText>
        </w:r>
      </w:del>
      <w:r w:rsidRPr="006F178A">
        <w:t xml:space="preserve"> </w:t>
      </w:r>
      <w:r w:rsidRPr="006F178A">
        <w:t>הלוואת יו"ט, רב יוסף</w:t>
      </w:r>
      <w:r w:rsidRPr="006F178A">
        <w:t xml:space="preserve">:</w:t>
      </w:r>
    </w:p>
    <w:p w:rsidR="00E9703F" w:rsidRPr="006F178A" w:rsidRDefault="00E9703F" w:rsidP="00E9703F">
      <w:pPr>
        <w:rPr>
          <w:rtl/>
        </w:rPr>
      </w:pPr>
      <w:del w:id="99187" w:author="מנוע מכני" w:date="2026-10-11T12:04:39Z">
        <w:r w:rsidRPr="006F178A">
          <w:rPr>
            <w:rFonts w:hint="cs"/>
            <w:rtl/>
          </w:rPr>
          <w:delText xml:space="preserve"> </w:delText>
        </w:r>
      </w:del>
      <w:r w:rsidRPr="006F178A">
        <w:rPr>
          <w:rtl/>
        </w:rPr>
        <w:t xml:space="preserve">לא</w:t>
      </w:r>
      <w:r w:rsidRPr="006F178A">
        <w:rPr>
          <w:rtl/>
        </w:rPr>
        <w:t xml:space="preserve"> ניתנה </w:t>
      </w:r>
      <w:ins w:id="111097" w:author="קלוד" w:date="2026-10-11T13:11:34Z">
        <w:r>
          <w:rPr>
            <w:rtl/>
          </w:rPr>
          <w:t xml:space="preserve">ליתבע,</w:t>
        </w:r>
      </w:ins>
      <w:del w:id="111098" w:author="קלוד" w:date="2026-10-11T13:11:34Z">
        <w:r w:rsidRPr="006F178A">
          <w:rPr>
            <w:rtl/>
          </w:rPr>
          <w:delText xml:space="preserve">ליתבע.</w:delText>
        </w:r>
      </w:del>
      <w:r w:rsidRPr="006F178A">
        <w:rPr>
          <w:rtl/>
        </w:rPr>
        <w:t xml:space="preserve"> </w:t>
      </w:r>
      <w:ins w:id="95035" w:author="מנוע מכני" w:date="2026-10-11T12:04:39Z">
        <w:ins w:id="111095" w:author="קלוד" w:date="2026-10-11T13:11:34Z">
          <w:r>
            <w:rPr>
              <w:rtl/>
            </w:rPr>
            <w:t xml:space="preserve">שאם</w:t>
          </w:r>
        </w:ins>
        <w:del w:id="111096" w:author="קלוד" w:date="2026-10-11T13:11:34Z">
          <w:r>
            <w:rPr>
              <w:rtl/>
            </w:rPr>
            <w:delText xml:space="preserve">דאם</w:delText>
          </w:r>
        </w:del>
        <w:r>
          <w:rPr>
            <w:rtl/>
          </w:rPr>
          <w:t xml:space="preserve"> </w:t>
        </w:r>
      </w:ins>
      <w:del w:id="95036" w:author="מנוע מכני" w:date="2026-10-11T12:04:39Z">
        <w:r w:rsidRPr="006F178A">
          <w:rPr>
            <w:rtl/>
          </w:rPr>
          <w:delText xml:space="preserve">דאי </w:delText>
        </w:r>
      </w:del>
      <w:r w:rsidRPr="006F178A">
        <w:rPr>
          <w:rtl/>
        </w:rPr>
        <w:t xml:space="preserve">ניתנה ליתבע - </w:t>
      </w:r>
      <w:ins w:id="111093" w:author="קלוד" w:date="2026-10-11T13:11:34Z">
        <w:r>
          <w:rPr>
            <w:rtl/>
          </w:rPr>
          <w:t xml:space="preserve">יבוא</w:t>
        </w:r>
      </w:ins>
      <w:del w:id="111094" w:author="קלוד" w:date="2026-10-11T13:11:34Z">
        <w:r w:rsidRPr="006F178A">
          <w:rPr>
            <w:rtl/>
          </w:rPr>
          <w:delText xml:space="preserve">אתי</w:delText>
        </w:r>
      </w:del>
      <w:r w:rsidRPr="006F178A">
        <w:rPr>
          <w:rtl/>
        </w:rPr>
        <w:t xml:space="preserve"> </w:t>
      </w:r>
      <w:ins w:id="96315" w:author="מנוע מכני" w:date="2026-10-11T12:04:39Z">
        <w:r>
          <w:rPr>
            <w:rtl/>
          </w:rPr>
          <w:t xml:space="preserve">לכתוב</w:t>
        </w:r>
      </w:ins>
      <w:del w:id="96316" w:author="מנוע מכני" w:date="2026-10-11T12:04:39Z">
        <w:r w:rsidRPr="006F178A">
          <w:rPr>
            <w:rtl/>
          </w:rPr>
          <w:delText xml:space="preserve">למיכתב</w:delText>
        </w:r>
      </w:del>
      <w:r w:rsidRPr="006F178A">
        <w:rPr>
          <w:rtl/>
        </w:rPr>
        <w:t xml:space="preserve">.</w:t>
      </w:r>
    </w:p>
    <w:p>
      <w:pPr>
        <w:pStyle w:val="38"/>
        <w:rPr>
          <w:ins w:id="99188" w:author="מנוע מכני" w:date="2026-10-11T12:04:39Z"/>
        </w:rPr>
      </w:pPr>
      <w:r w:rsidRPr="006F178A">
        <w:t xml:space="preserve">רבה:</w:t>
      </w:r>
    </w:p>
    <w:p w:rsidR="00E9703F" w:rsidRPr="009757B9" w:rsidRDefault="00E9703F" w:rsidP="00E9703F">
      <w:pPr>
        <w:rPr>
          <w:rFonts w:cs="Guttman Vilna"/>
          <w:b/>
          <w:bCs/>
          <w:rtl/>
        </w:rPr>
      </w:pPr>
      <w:del w:id="99189" w:author="מנוע מכני" w:date="2026-10-11T12:04:39Z">
        <w:r w:rsidRPr="006F178A">
          <w:rPr>
            <w:rtl/>
          </w:rPr>
          <w:delText xml:space="preserve"> </w:delText>
        </w:r>
      </w:del>
      <w:r w:rsidRPr="006F178A">
        <w:rPr>
          <w:rtl/>
        </w:rPr>
        <w:t xml:space="preserve">ניתנה ליתבע, </w:t>
      </w:r>
      <w:ins w:id="95037" w:author="מנוע מכני" w:date="2026-10-11T12:04:39Z">
        <w:ins w:id="111107" w:author="קלוד" w:date="2026-10-11T13:11:34Z">
          <w:r>
            <w:rPr>
              <w:rtl/>
            </w:rPr>
            <w:t xml:space="preserve">שאם</w:t>
          </w:r>
        </w:ins>
        <w:del w:id="111108" w:author="קלוד" w:date="2026-10-11T13:11:34Z">
          <w:r>
            <w:rPr>
              <w:rtl/>
            </w:rPr>
            <w:delText xml:space="preserve">דאם</w:delText>
          </w:r>
        </w:del>
        <w:r>
          <w:rPr>
            <w:rtl/>
          </w:rPr>
          <w:t xml:space="preserve"> </w:t>
        </w:r>
      </w:ins>
      <w:del w:id="95038" w:author="מנוע מכני" w:date="2026-10-11T12:04:39Z">
        <w:r w:rsidRPr="006F178A">
          <w:rPr>
            <w:rtl/>
          </w:rPr>
          <w:delText xml:space="preserve">דאי </w:delText>
        </w:r>
      </w:del>
      <w:r w:rsidRPr="006F178A">
        <w:rPr>
          <w:rtl/>
        </w:rPr>
        <w:t xml:space="preserve">לא</w:t>
      </w:r>
      <w:ins w:id="111105" w:author="קלוד" w:date="2026-10-11T13:11:34Z">
        <w:r>
          <w:rPr>
            <w:rtl/>
          </w:rPr>
          <w:t xml:space="preserve"> - </w:t>
        </w:r>
      </w:ins>
      <w:del w:id="111106" w:author="קלוד" w:date="2026-10-11T13:11:34Z">
        <w:r w:rsidRPr="006F178A">
          <w:rPr>
            <w:rtl/>
          </w:rPr>
          <w:delText xml:space="preserve"> </w:delText>
        </w:r>
      </w:del>
      <w:r w:rsidRPr="006F178A">
        <w:rPr>
          <w:rtl/>
        </w:rPr>
        <w:t xml:space="preserve">לא</w:t>
      </w:r>
      <w:r w:rsidRPr="006F178A">
        <w:rPr>
          <w:rtl/>
        </w:rPr>
        <w:t xml:space="preserve"> </w:t>
      </w:r>
      <w:ins w:id="111103" w:author="קלוד" w:date="2026-10-11T13:11:34Z">
        <w:r>
          <w:rPr>
            <w:rtl/>
          </w:rPr>
          <w:t xml:space="preserve">יתן</w:t>
        </w:r>
      </w:ins>
      <w:del w:id="111104" w:author="קלוד" w:date="2026-10-11T13:11:34Z">
        <w:r w:rsidRPr="006F178A">
          <w:rPr>
            <w:rtl/>
          </w:rPr>
          <w:delText xml:space="preserve">יהיב</w:delText>
        </w:r>
      </w:del>
      <w:r w:rsidRPr="006F178A">
        <w:rPr>
          <w:rtl/>
        </w:rPr>
        <w:t xml:space="preserve"> </w:t>
      </w:r>
      <w:ins w:id="93901" w:author="מנוע מכני" w:date="2026-10-11T12:04:39Z">
        <w:r>
          <w:rPr>
            <w:rtl/>
          </w:rPr>
          <w:t xml:space="preserve">לו</w:t>
        </w:r>
      </w:ins>
      <w:del w:id="93902" w:author="מנוע מכני" w:date="2026-10-11T12:04:39Z">
        <w:r w:rsidRPr="006F178A">
          <w:rPr>
            <w:rtl/>
          </w:rPr>
          <w:delText xml:space="preserve">ליה</w:delText>
        </w:r>
      </w:del>
      <w:r w:rsidRPr="006F178A">
        <w:rPr>
          <w:rtl/>
        </w:rPr>
        <w:t xml:space="preserve">, </w:t>
      </w:r>
      <w:ins w:id="111101" w:author="קלוד" w:date="2026-10-11T13:11:34Z">
        <w:r>
          <w:rPr>
            <w:rtl/>
          </w:rPr>
          <w:t xml:space="preserve">ויבוא</w:t>
        </w:r>
      </w:ins>
      <w:del w:id="111102" w:author="קלוד" w:date="2026-10-11T13:11:34Z">
        <w:r w:rsidRPr="006F178A">
          <w:rPr>
            <w:rtl/>
          </w:rPr>
          <w:delText xml:space="preserve">ואתי</w:delText>
        </w:r>
      </w:del>
      <w:r w:rsidRPr="006F178A">
        <w:rPr>
          <w:rtl/>
        </w:rPr>
        <w:t xml:space="preserve"> </w:t>
      </w:r>
      <w:ins w:id="111099" w:author="קלוד" w:date="2026-10-11T13:11:34Z">
        <w:r>
          <w:rPr>
            <w:rtl/>
          </w:rPr>
          <w:t xml:space="preserve">להימנע</w:t>
        </w:r>
      </w:ins>
      <w:del w:id="111100" w:author="קלוד" w:date="2026-10-11T13:11:34Z">
        <w:r w:rsidRPr="006F178A">
          <w:rPr>
            <w:rtl/>
          </w:rPr>
          <w:delText xml:space="preserve">לאימנועי</w:delText>
        </w:r>
      </w:del>
      <w:r w:rsidRPr="006F178A">
        <w:rPr>
          <w:rtl/>
        </w:rPr>
        <w:t xml:space="preserve"> משמחת יו"ט.</w:t>
      </w:r>
    </w:p>
    <w:p>
      <w:pPr>
        <w:pStyle w:val="38"/>
        <w:rPr>
          <w:ins w:id="99191" w:author="מנוע מכני" w:date="2026-10-11T12:04:39Z"/>
        </w:rPr>
      </w:pPr>
      <w:del w:id="99190" w:author="מנוע מכני" w:date="2026-10-11T12:04:39Z">
        <w:r w:rsidRPr="006F178A">
          <w:delText xml:space="preserve">•</w:delText>
        </w:r>
      </w:del>
      <w:r w:rsidRPr="006F178A">
        <w:t xml:space="preserve"> </w:t>
      </w:r>
      <w:r w:rsidRPr="006F178A">
        <w:t xml:space="preserve">הך</w:t>
      </w:r>
    </w:p>
    <w:p w:rsidR="00E9703F" w:rsidRPr="006F178A" w:rsidRDefault="00E9703F" w:rsidP="00E9703F">
      <w:pPr>
        <w:rPr>
          <w:rtl/>
        </w:rPr>
      </w:pPr>
      <w:del w:id="99192" w:author="מנוע מכני" w:date="2026-10-11T12:04:39Z">
        <w:r w:rsidRPr="006F178A">
          <w:rPr>
            <w:rtl/>
          </w:rPr>
          <w:delText xml:space="preserve"> </w:delText>
        </w:r>
      </w:del>
      <w:ins w:id="111125" w:author="קלוד" w:date="2026-10-11T13:11:34Z">
        <w:r>
          <w:rPr>
            <w:rtl/>
          </w:rPr>
          <w:t xml:space="preserve">שמניח</w:t>
        </w:r>
      </w:ins>
      <w:del w:id="111126" w:author="קלוד" w:date="2026-10-11T13:11:34Z">
        <w:r w:rsidRPr="006F178A">
          <w:rPr>
            <w:rtl/>
          </w:rPr>
          <w:delText xml:space="preserve">דמניח</w:delText>
        </w:r>
      </w:del>
      <w:r w:rsidRPr="006F178A">
        <w:rPr>
          <w:rtl/>
        </w:rPr>
        <w:t xml:space="preserve"> טליתו אצלו</w:t>
      </w:r>
      <w:ins w:id="111123" w:author="קלוד" w:date="2026-10-11T13:11:34Z">
        <w:r>
          <w:rPr>
            <w:rtl/>
          </w:rPr>
          <w:t xml:space="preserve"> - </w:t>
        </w:r>
      </w:ins>
      <w:del w:id="111124" w:author="קלוד" w:date="2026-10-11T13:11:34Z">
        <w:r w:rsidRPr="006F178A">
          <w:rPr>
            <w:rtl/>
          </w:rPr>
          <w:delText xml:space="preserve"> </w:delText>
        </w:r>
      </w:del>
      <w:r>
        <w:rPr>
          <w:rtl/>
        </w:rPr>
        <w:t>אפי'</w:t>
      </w:r>
      <w:r w:rsidRPr="006F178A">
        <w:rPr>
          <w:rtl/>
        </w:rPr>
        <w:t xml:space="preserve"> </w:t>
      </w:r>
      <w:r w:rsidRPr="006F178A">
        <w:rPr>
          <w:rtl/>
        </w:rPr>
        <w:t xml:space="preserve">למ"ד</w:t>
      </w:r>
      <w:r w:rsidRPr="006F178A">
        <w:rPr>
          <w:rtl/>
        </w:rPr>
        <w:t xml:space="preserve"> </w:t>
      </w:r>
      <w:ins w:id="111121" w:author="קלוד" w:date="2026-10-11T13:11:34Z">
        <w:r>
          <w:rPr>
            <w:rtl/>
          </w:rPr>
          <w:t xml:space="preserve">שניתנה</w:t>
        </w:r>
      </w:ins>
      <w:del w:id="111122" w:author="קלוד" w:date="2026-10-11T13:11:34Z">
        <w:r w:rsidRPr="006F178A">
          <w:rPr>
            <w:rtl/>
          </w:rPr>
          <w:delText xml:space="preserve">דניתן</w:delText>
        </w:r>
      </w:del>
      <w:r w:rsidRPr="006F178A">
        <w:rPr>
          <w:rtl/>
        </w:rPr>
        <w:t xml:space="preserve"> </w:t>
      </w:r>
      <w:ins w:id="111119" w:author="קלוד" w:date="2026-10-11T13:11:34Z">
        <w:r>
          <w:rPr>
            <w:rtl/>
          </w:rPr>
          <w:t xml:space="preserve">ליתבע,</w:t>
        </w:r>
      </w:ins>
      <w:del w:id="111120" w:author="קלוד" w:date="2026-10-11T13:11:34Z">
        <w:r w:rsidRPr="006F178A">
          <w:rPr>
            <w:rtl/>
          </w:rPr>
          <w:delText xml:space="preserve">ליתבע</w:delText>
        </w:r>
      </w:del>
      <w:r w:rsidRPr="006F178A">
        <w:rPr>
          <w:rtl/>
        </w:rPr>
        <w:t xml:space="preserve"> </w:t>
      </w:r>
      <w:ins w:id="95039" w:author="מנוע מכני" w:date="2026-10-11T12:04:39Z">
        <w:ins w:id="111117" w:author="קלוד" w:date="2026-10-11T13:11:34Z">
          <w:r>
            <w:rPr>
              <w:rtl/>
            </w:rPr>
            <w:t xml:space="preserve">כדי</w:t>
          </w:r>
        </w:ins>
        <w:del w:id="111118" w:author="קלוד" w:date="2026-10-11T13:11:34Z">
          <w:r>
            <w:rPr>
              <w:rtl/>
            </w:rPr>
            <w:delText xml:space="preserve">דלא</w:delText>
          </w:r>
        </w:del>
        <w:r>
          <w:rPr>
            <w:rtl/>
          </w:rPr>
          <w:t xml:space="preserve"> </w:t>
        </w:r>
        <w:ins w:id="111115" w:author="קלוד" w:date="2026-10-11T13:11:34Z">
          <w:r>
            <w:rPr>
              <w:rtl/>
            </w:rPr>
            <w:t xml:space="preserve">שלא</w:t>
          </w:r>
        </w:ins>
        <w:del w:id="111116" w:author="קלוד" w:date="2026-10-11T13:11:34Z">
          <w:r>
            <w:rPr>
              <w:rtl/>
            </w:rPr>
            <w:delText xml:space="preserve">צריך</w:delText>
          </w:r>
        </w:del>
      </w:ins>
      <w:del w:id="95040" w:author="מנוע מכני" w:date="2026-10-11T12:04:39Z">
        <w:r w:rsidRPr="006F178A">
          <w:rPr>
            <w:rtl/>
          </w:rPr>
          <w:delText xml:space="preserve">דלא בעי</w:delText>
        </w:r>
      </w:del>
      <w:r w:rsidRPr="006F178A">
        <w:rPr>
          <w:rtl/>
        </w:rPr>
        <w:t xml:space="preserve"> </w:t>
      </w:r>
      <w:ins w:id="111113" w:author="קלוד" w:date="2026-10-11T13:11:34Z">
        <w:r>
          <w:rPr>
            <w:rtl/>
          </w:rPr>
          <w:t xml:space="preserve">יצטרך</w:t>
        </w:r>
      </w:ins>
      <w:del w:id="111114" w:author="קלוד" w:date="2026-10-11T13:11:34Z">
        <w:r w:rsidRPr="006F178A">
          <w:rPr>
            <w:rtl/>
          </w:rPr>
          <w:delText xml:space="preserve">ליקום</w:delText>
        </w:r>
      </w:del>
      <w:r w:rsidRPr="006F178A">
        <w:rPr>
          <w:rtl/>
        </w:rPr>
        <w:t xml:space="preserve"> </w:t>
      </w:r>
      <w:ins w:id="111111" w:author="קלוד" w:date="2026-10-11T13:11:34Z">
        <w:r>
          <w:rPr>
            <w:rtl/>
          </w:rPr>
          <w:t xml:space="preserve">לעמוד</w:t>
        </w:r>
      </w:ins>
      <w:del w:id="111112" w:author="קלוד" w:date="2026-10-11T13:11:34Z">
        <w:r w:rsidRPr="006F178A">
          <w:rPr>
            <w:rtl/>
          </w:rPr>
          <w:delText xml:space="preserve">בדינא</w:delText>
        </w:r>
      </w:del>
      <w:r w:rsidRPr="006F178A">
        <w:rPr>
          <w:rtl/>
        </w:rPr>
        <w:t xml:space="preserve"> </w:t>
      </w:r>
      <w:ins w:id="111109" w:author="קלוד" w:date="2026-10-11T13:11:34Z">
        <w:r>
          <w:rPr>
            <w:rtl/>
          </w:rPr>
          <w:t xml:space="preserve">בדין ודיינים.</w:t>
        </w:r>
      </w:ins>
      <w:del w:id="111110" w:author="קלוד" w:date="2026-10-11T13:11:34Z">
        <w:r w:rsidRPr="006F178A">
          <w:rPr>
            <w:rtl/>
          </w:rPr>
          <w:delText xml:space="preserve">ודיינא.</w:delText>
        </w:r>
      </w:del>
    </w:p>
    <w:p>
      <w:pPr>
        <w:pStyle w:val="38"/>
        <w:rPr>
          <w:ins w:id="99194" w:author="מנוע מכני" w:date="2026-10-11T12:04:39Z"/>
        </w:rPr>
      </w:pPr>
      <w:del w:id="99193" w:author="מנוע מכני" w:date="2026-10-11T12:04:39Z">
        <w:r w:rsidRPr="006F178A">
          <w:delText xml:space="preserve">•</w:delText>
        </w:r>
      </w:del>
      <w:r w:rsidRPr="006F178A">
        <w:t xml:space="preserve"> </w:t>
      </w:r>
      <w:r w:rsidRPr="006F178A">
        <w:t xml:space="preserve">הך</w:t>
      </w:r>
    </w:p>
    <w:p w:rsidR="00E9703F" w:rsidRPr="006F178A" w:rsidRDefault="00E9703F" w:rsidP="00E9703F">
      <w:pPr>
        <w:rPr>
          <w:rtl/>
        </w:rPr>
      </w:pPr>
      <w:del w:id="99195" w:author="מנוע מכני" w:date="2026-10-11T12:04:39Z">
        <w:r w:rsidRPr="006F178A">
          <w:rPr>
            <w:rtl/>
          </w:rPr>
          <w:delText xml:space="preserve"> </w:delText>
        </w:r>
      </w:del>
      <w:r w:rsidRPr="006F178A">
        <w:rPr>
          <w:rtl/>
        </w:rPr>
        <w:t xml:space="preserve">דשוחט את הפרה וחילקה </w:t>
      </w:r>
      <w:r w:rsidRPr="006F178A">
        <w:rPr>
          <w:rStyle w:val="2fb"/>
          <w:rtl/>
        </w:rPr>
        <w:t xml:space="preserve">בר"ה</w:t>
      </w:r>
      <w:r w:rsidRPr="006F178A">
        <w:rPr>
          <w:rtl/>
        </w:rPr>
        <w:t xml:space="preserve">, אם היה חדש מעובר - משמט, ואם </w:t>
      </w:r>
      <w:ins w:id="92041" w:author="מנוע מכני" w:date="2026-10-11T12:04:39Z">
        <w:r>
          <w:rPr>
            <w:rtl/>
          </w:rPr>
          <w:t xml:space="preserve">לא</w:t>
        </w:r>
      </w:ins>
      <w:del w:id="92042" w:author="מנוע מכני" w:date="2026-10-11T12:04:39Z">
        <w:r w:rsidRPr="006F178A">
          <w:rPr>
            <w:rtl/>
          </w:rPr>
          <w:delText xml:space="preserve">לאו</w:delText>
        </w:r>
      </w:del>
      <w:r w:rsidRPr="006F178A">
        <w:rPr>
          <w:rtl/>
        </w:rPr>
        <w:t xml:space="preserve"> - אינו משמט.</w:t>
      </w:r>
    </w:p>
    <w:p w:rsidR="00E9703F" w:rsidRPr="006F178A" w:rsidRDefault="00E9703F" w:rsidP="00E9703F">
      <w:pPr>
        <w:rPr>
          <w:rtl/>
        </w:rPr>
      </w:pPr>
      <w:r w:rsidRPr="006F178A">
        <w:rPr>
          <w:rFonts w:ascii="Fb Fontext" w:hAnsi="Fb Fontext"/>
          <w:sz w:val="20"/>
          <w:rtl/>
        </w:rPr>
        <w:t xml:space="preserve">היינו </w:t>
      </w:r>
      <w:r>
        <w:rPr>
          <w:rFonts w:ascii="Fb Fontext" w:hAnsi="Fb Fontext"/>
          <w:sz w:val="20"/>
          <w:rtl/>
        </w:rPr>
        <w:t>אפי'</w:t>
      </w:r>
      <w:r w:rsidRPr="006F178A">
        <w:rPr>
          <w:rFonts w:ascii="Fb Fontext" w:hAnsi="Fb Fontext"/>
          <w:sz w:val="20"/>
          <w:rtl/>
        </w:rPr>
        <w:t xml:space="preserve"> </w:t>
      </w:r>
      <w:r w:rsidRPr="006F178A">
        <w:rPr>
          <w:rFonts w:ascii="Fb Fontext" w:hAnsi="Fb Fontext"/>
          <w:sz w:val="20"/>
          <w:rtl/>
        </w:rPr>
        <w:t xml:space="preserve">למ"ד</w:t>
      </w:r>
      <w:r w:rsidRPr="006F178A">
        <w:rPr>
          <w:rFonts w:ascii="Fb Fontext" w:hAnsi="Fb Fontext"/>
          <w:sz w:val="20"/>
          <w:rtl/>
        </w:rPr>
        <w:t xml:space="preserve"> </w:t>
      </w:r>
      <w:ins w:id="111135" w:author="קלוד" w:date="2026-10-11T13:11:34Z">
        <w:r>
          <w:rPr>
            <w:rFonts w:ascii="Fb Fontext" w:hAnsi="Fb Fontext"/>
            <w:sz w:val="20"/>
            <w:rtl/>
          </w:rPr>
          <w:t xml:space="preserve">שלא</w:t>
        </w:r>
      </w:ins>
      <w:del w:id="111136"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w:t>
      </w:r>
      <w:ins w:id="111133" w:author="קלוד" w:date="2026-10-11T13:11:34Z">
        <w:r>
          <w:rPr>
            <w:rFonts w:ascii="Fb Fontext" w:hAnsi="Fb Fontext"/>
            <w:sz w:val="20"/>
            <w:rtl/>
          </w:rPr>
          <w:t xml:space="preserve">ניתנה</w:t>
        </w:r>
      </w:ins>
      <w:del w:id="111134" w:author="קלוד" w:date="2026-10-11T13:11:34Z">
        <w:r w:rsidRPr="006F178A">
          <w:rPr>
            <w:rFonts w:ascii="Fb Fontext" w:hAnsi="Fb Fontext"/>
            <w:sz w:val="20"/>
            <w:rtl/>
          </w:rPr>
          <w:delText xml:space="preserve">ניתן</w:delText>
        </w:r>
      </w:del>
      <w:r w:rsidRPr="006F178A">
        <w:rPr>
          <w:rFonts w:ascii="Fb Fontext" w:hAnsi="Fb Fontext"/>
          <w:sz w:val="20"/>
          <w:rtl/>
        </w:rPr>
        <w:t xml:space="preserve"> </w:t>
      </w:r>
      <w:ins w:id="111131" w:author="קלוד" w:date="2026-10-11T13:11:34Z">
        <w:r>
          <w:rPr>
            <w:rFonts w:ascii="Fb Fontext" w:hAnsi="Fb Fontext"/>
            <w:sz w:val="20"/>
            <w:rtl/>
          </w:rPr>
          <w:t xml:space="preserve">ליתבע,</w:t>
        </w:r>
      </w:ins>
      <w:del w:id="111132" w:author="קלוד" w:date="2026-10-11T13:11:34Z">
        <w:r w:rsidRPr="006F178A">
          <w:rPr>
            <w:rFonts w:ascii="Fb Fontext" w:hAnsi="Fb Fontext"/>
            <w:sz w:val="20"/>
            <w:rtl/>
          </w:rPr>
          <w:delText xml:space="preserve">ליתבע</w:delText>
        </w:r>
      </w:del>
      <w:r w:rsidRPr="006F178A">
        <w:rPr>
          <w:rFonts w:ascii="Fb Fontext" w:hAnsi="Fb Fontext"/>
          <w:sz w:val="20"/>
          <w:rtl/>
        </w:rPr>
        <w:t xml:space="preserve"> </w:t>
      </w:r>
      <w:ins w:id="111129" w:author="קלוד" w:date="2026-10-11T13:11:34Z">
        <w:r>
          <w:rPr>
            <w:rFonts w:ascii="Fb Fontext" w:hAnsi="Fb Fontext"/>
            <w:sz w:val="20"/>
            <w:rtl/>
          </w:rPr>
          <w:t xml:space="preserve">שנתגלה</w:t>
        </w:r>
      </w:ins>
      <w:del w:id="111130" w:author="קלוד" w:date="2026-10-11T13:11:34Z">
        <w:r w:rsidRPr="006F178A">
          <w:rPr>
            <w:rFonts w:ascii="Fb Fontext" w:hAnsi="Fb Fontext"/>
            <w:sz w:val="20"/>
            <w:rtl/>
          </w:rPr>
          <w:delText xml:space="preserve">דגליא</w:delText>
        </w:r>
      </w:del>
      <w:r w:rsidRPr="006F178A">
        <w:rPr>
          <w:rFonts w:ascii="Fb Fontext" w:hAnsi="Fb Fontext"/>
          <w:sz w:val="20"/>
          <w:rtl/>
        </w:rPr>
        <w:t xml:space="preserve"> </w:t>
      </w:r>
      <w:ins w:id="111127" w:author="קלוד" w:date="2026-10-11T13:11:34Z">
        <w:r>
          <w:rPr>
            <w:rFonts w:ascii="Fb Fontext" w:hAnsi="Fb Fontext"/>
            <w:sz w:val="20"/>
            <w:rtl/>
          </w:rPr>
          <w:t xml:space="preserve">שיו"ט</w:t>
        </w:r>
      </w:ins>
      <w:del w:id="111128" w:author="קלוד" w:date="2026-10-11T13:11:34Z">
        <w:r w:rsidRPr="006F178A">
          <w:rPr>
            <w:rFonts w:ascii="Fb Fontext" w:hAnsi="Fb Fontext"/>
            <w:sz w:val="20"/>
            <w:rtl/>
          </w:rPr>
          <w:delText xml:space="preserve">דיו"ט</w:delText>
        </w:r>
      </w:del>
      <w:r w:rsidRPr="006F178A">
        <w:rPr>
          <w:rFonts w:ascii="Fb Fontext" w:hAnsi="Fb Fontext"/>
          <w:sz w:val="20"/>
          <w:rtl/>
        </w:rPr>
        <w:t xml:space="preserve"> ראשון חול הוא.</w:t>
      </w:r>
    </w:p>
    <w:p>
      <w:pPr>
        <w:pStyle w:val="38"/>
        <w:rPr>
          <w:ins w:id="99197" w:author="מנוע מכני" w:date="2026-10-11T12:04:39Z"/>
        </w:rPr>
      </w:pPr>
      <w:del w:id="99196" w:author="מנוע מכני" w:date="2026-10-11T12:04:39Z">
        <w:r w:rsidRPr="006F178A">
          <w:delText xml:space="preserve">•</w:delText>
        </w:r>
      </w:del>
      <w:r w:rsidRPr="006F178A">
        <w:t xml:space="preserve"> </w:t>
      </w:r>
      <w:r w:rsidRPr="006F178A">
        <w:t xml:space="preserve">ורישא</w:t>
      </w:r>
    </w:p>
    <w:p w:rsidR="00E9703F" w:rsidRPr="006F178A" w:rsidRDefault="00E9703F" w:rsidP="00E9703F">
      <w:pPr>
        <w:rPr>
          <w:rtl/>
        </w:rPr>
      </w:pPr>
      <w:del w:id="99198" w:author="מנוע מכני" w:date="2026-10-11T12:04:39Z">
        <w:r w:rsidRPr="006F178A">
          <w:rPr>
            <w:rFonts w:ascii="Fb Fontext" w:hAnsi="Fb Fontext"/>
            <w:rtl/>
          </w:rPr>
          <w:delText xml:space="preserve"> </w:delText>
        </w:r>
      </w:del>
      <w:r w:rsidRPr="006F178A">
        <w:rPr>
          <w:rFonts w:ascii="Fb Fontext" w:hAnsi="Fb Fontext"/>
          <w:rtl/>
        </w:rPr>
        <w:t xml:space="preserve">מיירי </w:t>
      </w:r>
      <w:ins w:id="111145" w:author="קלוד" w:date="2026-10-11T13:11:34Z">
        <w:r>
          <w:rPr>
            <w:rFonts w:ascii="Fb Fontext" w:hAnsi="Fb Fontext"/>
            <w:rtl/>
          </w:rPr>
          <w:t xml:space="preserve">שצ"ל</w:t>
        </w:r>
      </w:ins>
      <w:del w:id="111146" w:author="קלוד" w:date="2026-10-11T13:11:34Z">
        <w:r w:rsidRPr="006F178A">
          <w:rPr>
            <w:rFonts w:ascii="Fb Fontext" w:hAnsi="Fb Fontext"/>
            <w:rtl/>
          </w:rPr>
          <w:delText xml:space="preserve">דצ"ל</w:delText>
        </w:r>
      </w:del>
      <w:r w:rsidRPr="006F178A">
        <w:rPr>
          <w:rFonts w:ascii="Fb Fontext" w:hAnsi="Fb Fontext"/>
          <w:rtl/>
        </w:rPr>
        <w:t xml:space="preserve"> </w:t>
      </w:r>
      <w:ins w:id="111143" w:author="קלוד" w:date="2026-10-11T13:11:34Z">
        <w:r>
          <w:rPr>
            <w:rFonts w:ascii="Fb Fontext" w:hAnsi="Fb Fontext"/>
            <w:rtl/>
          </w:rPr>
          <w:t xml:space="preserve">'משמט</w:t>
        </w:r>
      </w:ins>
      <w:del w:id="111144" w:author="קלוד" w:date="2026-10-11T13:11:34Z">
        <w:r w:rsidRPr="006F178A">
          <w:rPr>
            <w:rFonts w:ascii="Fb Fontext" w:hAnsi="Fb Fontext"/>
            <w:rtl/>
          </w:rPr>
          <w:delText xml:space="preserve">משמט</w:delText>
        </w:r>
      </w:del>
      <w:r w:rsidRPr="006F178A">
        <w:rPr>
          <w:rFonts w:ascii="Fb Fontext" w:hAnsi="Fb Fontext"/>
          <w:rtl/>
        </w:rPr>
        <w:t xml:space="preserve"> </w:t>
      </w:r>
      <w:ins w:id="111141" w:author="קלוד" w:date="2026-10-11T13:11:34Z">
        <w:r>
          <w:rPr>
            <w:rFonts w:ascii="Fb Fontext" w:hAnsi="Fb Fontext"/>
            <w:rtl/>
          </w:rPr>
          <w:t xml:space="preserve">אני',</w:t>
        </w:r>
      </w:ins>
      <w:del w:id="111142" w:author="קלוד" w:date="2026-10-11T13:11:34Z">
        <w:r w:rsidRPr="006F178A">
          <w:rPr>
            <w:rFonts w:ascii="Fb Fontext" w:hAnsi="Fb Fontext"/>
            <w:rtl/>
          </w:rPr>
          <w:delText xml:space="preserve">אני</w:delText>
        </w:r>
      </w:del>
      <w:r w:rsidRPr="006F178A">
        <w:rPr>
          <w:rFonts w:ascii="Fb Fontext" w:hAnsi="Fb Fontext"/>
          <w:rtl/>
        </w:rPr>
        <w:t xml:space="preserve"> וסיפא</w:t>
      </w:r>
      <w:ins w:id="111139" w:author="קלוד" w:date="2026-10-11T13:11:34Z">
        <w:r>
          <w:rPr>
            <w:rFonts w:ascii="Fb Fontext" w:hAnsi="Fb Fontext"/>
            <w:rtl/>
          </w:rPr>
          <w:t xml:space="preserve"> - </w:t>
        </w:r>
      </w:ins>
      <w:del w:id="111140" w:author="קלוד" w:date="2026-10-11T13:11:34Z">
        <w:r w:rsidRPr="006F178A">
          <w:rPr>
            <w:rFonts w:ascii="Fb Fontext" w:hAnsi="Fb Fontext"/>
            <w:rtl/>
          </w:rPr>
          <w:delText xml:space="preserve"> </w:delText>
        </w:r>
      </w:del>
      <w:r w:rsidRPr="006F178A">
        <w:rPr>
          <w:rFonts w:ascii="Fb Fontext" w:hAnsi="Fb Fontext"/>
          <w:rtl/>
        </w:rPr>
        <w:t xml:space="preserve">לא</w:t>
      </w:r>
      <w:r w:rsidRPr="006F178A">
        <w:rPr>
          <w:rFonts w:ascii="Fb Fontext" w:hAnsi="Fb Fontext"/>
          <w:rtl/>
        </w:rPr>
        <w:t xml:space="preserve"> </w:t>
      </w:r>
      <w:ins w:id="111137" w:author="קלוד" w:date="2026-10-11T13:11:34Z">
        <w:r>
          <w:rPr>
            <w:rFonts w:ascii="Fb Fontext" w:hAnsi="Fb Fontext"/>
            <w:rtl/>
          </w:rPr>
          <w:t xml:space="preserve">צ"ל.</w:t>
        </w:r>
      </w:ins>
      <w:del w:id="111138" w:author="קלוד" w:date="2026-10-11T13:11:34Z">
        <w:r w:rsidRPr="006F178A">
          <w:rPr>
            <w:rFonts w:ascii="Fb Fontext" w:hAnsi="Fb Fontext"/>
            <w:rtl/>
          </w:rPr>
          <w:delText xml:space="preserve">צ"ל משמט.</w:delText>
        </w:r>
      </w:del>
    </w:p>
    <w:p w:rsidR="00E9703F" w:rsidRPr="006061D7" w:rsidRDefault="00E9703F" w:rsidP="00E9703F">
      <w:pPr>
        <w:rPr>
          <w:rtl/>
        </w:rPr>
      </w:pPr>
      <w:ins w:id="111157" w:author="קלוד" w:date="2026-10-11T13:11:34Z">
        <w:r>
          <w:rPr>
            <w:rtl/>
          </w:rPr>
          <w:t xml:space="preserve">וכדתנן:</w:t>
        </w:r>
      </w:ins>
      <w:del w:id="111158" w:author="קלוד" w:date="2026-10-11T13:11:34Z">
        <w:r w:rsidRPr="006061D7">
          <w:rPr>
            <w:rtl/>
          </w:rPr>
          <w:delText xml:space="preserve">וכדתנן</w:delText>
        </w:r>
      </w:del>
      <w:r w:rsidRPr="006061D7">
        <w:rPr>
          <w:rtl/>
        </w:rPr>
        <w:t xml:space="preserve"> </w:t>
      </w:r>
      <w:ins w:id="111155" w:author="קלוד" w:date="2026-10-11T13:11:34Z">
        <w:r>
          <w:rPr>
            <w:rtl/>
          </w:rPr>
          <w:t xml:space="preserve">המחזיר</w:t>
        </w:r>
      </w:ins>
      <w:del w:id="111156" w:author="קלוד" w:date="2026-10-11T13:11:34Z">
        <w:r w:rsidRPr="006061D7">
          <w:rPr>
            <w:rtl/>
          </w:rPr>
          <w:delText xml:space="preserve">דמחזיר</w:delText>
        </w:r>
      </w:del>
      <w:r w:rsidRPr="006061D7">
        <w:rPr>
          <w:rtl/>
        </w:rPr>
        <w:t xml:space="preserve"> חוב </w:t>
      </w:r>
      <w:ins w:id="111153" w:author="קלוד" w:date="2026-10-11T13:11:34Z">
        <w:r>
          <w:rPr>
            <w:rtl/>
          </w:rPr>
          <w:t xml:space="preserve">בשביעית -</w:t>
        </w:r>
      </w:ins>
      <w:del w:id="111154" w:author="קלוד" w:date="2026-10-11T13:11:34Z">
        <w:r w:rsidRPr="006061D7">
          <w:rPr>
            <w:rtl/>
          </w:rPr>
          <w:delText xml:space="preserve">בשביעית,</w:delText>
        </w:r>
      </w:del>
      <w:r w:rsidRPr="006061D7">
        <w:rPr>
          <w:rtl/>
        </w:rPr>
        <w:t xml:space="preserve"> יאמר לו </w:t>
      </w:r>
      <w:ins w:id="111151" w:author="קלוד" w:date="2026-10-11T13:11:34Z">
        <w:r>
          <w:rPr>
            <w:rtl/>
          </w:rPr>
          <w:t xml:space="preserve">'משמט</w:t>
        </w:r>
      </w:ins>
      <w:del w:id="111152" w:author="קלוד" w:date="2026-10-11T13:11:34Z">
        <w:r w:rsidRPr="006061D7">
          <w:rPr>
            <w:rtl/>
          </w:rPr>
          <w:delText xml:space="preserve">משמט</w:delText>
        </w:r>
      </w:del>
      <w:r w:rsidRPr="006061D7">
        <w:rPr>
          <w:rtl/>
        </w:rPr>
        <w:t xml:space="preserve"> </w:t>
      </w:r>
      <w:ins w:id="111149" w:author="קלוד" w:date="2026-10-11T13:11:34Z">
        <w:r>
          <w:rPr>
            <w:rtl/>
          </w:rPr>
          <w:t xml:space="preserve">אני',</w:t>
        </w:r>
      </w:ins>
      <w:del w:id="111150" w:author="קלוד" w:date="2026-10-11T13:11:34Z">
        <w:r w:rsidRPr="006061D7">
          <w:rPr>
            <w:rtl/>
          </w:rPr>
          <w:delText xml:space="preserve">אני</w:delText>
        </w:r>
      </w:del>
      <w:r w:rsidRPr="006061D7">
        <w:rPr>
          <w:rFonts w:hint="cs"/>
          <w:rtl/>
        </w:rPr>
        <w:t xml:space="preserve"> </w:t>
      </w:r>
      <w:r w:rsidRPr="006061D7">
        <w:rPr>
          <w:rtl/>
        </w:rPr>
        <w:t xml:space="preserve">ואם </w:t>
      </w:r>
      <w:r w:rsidRPr="006061D7">
        <w:rPr>
          <w:rtl/>
        </w:rPr>
        <w:t xml:space="preserve">אמר</w:t>
      </w:r>
      <w:r w:rsidRPr="006061D7">
        <w:rPr>
          <w:rtl/>
        </w:rPr>
        <w:t xml:space="preserve"> לו </w:t>
      </w:r>
      <w:ins w:id="111147" w:author="קלוד" w:date="2026-10-11T13:11:34Z">
        <w:r>
          <w:rPr>
            <w:rtl/>
          </w:rPr>
          <w:t xml:space="preserve">'אעפ"כ' -</w:t>
        </w:r>
      </w:ins>
      <w:del w:id="111148" w:author="קלוד" w:date="2026-10-11T13:11:34Z">
        <w:r w:rsidRPr="006061D7">
          <w:rPr>
            <w:rtl/>
          </w:rPr>
          <w:delText xml:space="preserve">אעפ"כ</w:delText>
        </w:r>
      </w:del>
      <w:r w:rsidRPr="006061D7">
        <w:rPr>
          <w:rtl/>
        </w:rPr>
        <w:t xml:space="preserve"> יקבל ממנו, </w:t>
      </w:r>
      <w:r>
        <w:rPr>
          <w:rtl/>
        </w:rPr>
        <w:t>שנא'</w:t>
      </w:r>
      <w:r w:rsidRPr="00AC624C">
        <w:rPr>
          <w:rStyle w:val="afffff0"/>
          <w:rtl/>
        </w:rPr>
        <w:t xml:space="preserve"> </w:t>
      </w:r>
      <w:r w:rsidRPr="00AC624C">
        <w:rPr>
          <w:rStyle w:val="afffff0"/>
          <w:rFonts w:hint="cs"/>
          <w:rtl/>
        </w:rPr>
        <w:t>'</w:t>
      </w:r>
      <w:ins w:id="91487" w:author="Claude - סמנטי" w:date="2026-10-11T12:28:21Z">
        <w:r>
          <w:rPr>
            <w:rStyle w:val="afffff0"/>
            <w:rtl/>
          </w:rPr>
          <w:t xml:space="preserve">וְזֶה דְּבַר הַשְּׁמִטָּה</w:t>
        </w:r>
      </w:ins>
      <w:del w:id="91488" w:author="Claude - סמנטי" w:date="2026-10-11T12:28:21Z">
        <w:r w:rsidRPr="00AC624C">
          <w:rPr>
            <w:rStyle w:val="afffff0"/>
            <w:rtl/>
          </w:rPr>
          <w:delText xml:space="preserve">וזה דבר השמטה</w:delText>
        </w:r>
      </w:del>
      <w:r w:rsidRPr="00AC624C">
        <w:rPr>
          <w:rStyle w:val="afffff0"/>
          <w:rFonts w:hint="cs"/>
          <w:rtl/>
        </w:rPr>
        <w:t>'</w:t>
      </w:r>
      <w:r w:rsidRPr="00AC624C">
        <w:rPr>
          <w:rStyle w:val="afffff0"/>
          <w:rtl/>
        </w:rPr>
        <w:t>.</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 אויא</w:t>
      </w:r>
      <w:r w:rsidRPr="006F178A">
        <w:rPr>
          <w:rFonts w:ascii="Fb Fontext" w:hAnsi="Fb Fontext"/>
          <w:rtl/>
        </w:rPr>
        <w:t xml:space="preserve"> </w:t>
      </w:r>
      <w:ins w:id="111167" w:author="קלוד" w:date="2026-10-11T13:11:34Z">
        <w:r>
          <w:rPr>
            <w:rFonts w:ascii="Fb Fontext" w:hAnsi="Fb Fontext"/>
            <w:rtl/>
          </w:rPr>
          <w:t xml:space="preserve">היה</w:t>
        </w:r>
      </w:ins>
      <w:del w:id="111168" w:author="קלוד" w:date="2026-10-11T13:11:34Z">
        <w:r w:rsidRPr="006F178A">
          <w:rPr>
            <w:rFonts w:ascii="Fb Fontext" w:hAnsi="Fb Fontext"/>
            <w:rtl/>
          </w:rPr>
          <w:delText xml:space="preserve">שקיל</w:delText>
        </w:r>
      </w:del>
      <w:r w:rsidRPr="006F178A">
        <w:rPr>
          <w:rFonts w:ascii="Fb Fontext" w:hAnsi="Fb Fontext"/>
          <w:rtl/>
        </w:rPr>
        <w:t xml:space="preserve"> </w:t>
      </w:r>
      <w:ins w:id="111165" w:author="קלוד" w:date="2026-10-11T13:11:34Z">
        <w:r>
          <w:rPr>
            <w:rFonts w:ascii="Fb Fontext" w:hAnsi="Fb Fontext"/>
            <w:rtl/>
          </w:rPr>
          <w:t xml:space="preserve">לוקח</w:t>
        </w:r>
      </w:ins>
      <w:del w:id="111166" w:author="קלוד" w:date="2026-10-11T13:11:34Z">
        <w:r w:rsidRPr="006F178A">
          <w:rPr>
            <w:rFonts w:ascii="Fb Fontext" w:hAnsi="Fb Fontext"/>
            <w:rtl/>
          </w:rPr>
          <w:delText xml:space="preserve">משכונא,</w:delText>
        </w:r>
      </w:del>
      <w:r w:rsidRPr="006F178A">
        <w:rPr>
          <w:rFonts w:ascii="Fb Fontext" w:hAnsi="Fb Fontext"/>
          <w:rtl/>
        </w:rPr>
        <w:t xml:space="preserve"> </w:t>
      </w:r>
      <w:ins w:id="111163" w:author="קלוד" w:date="2026-10-11T13:11:34Z">
        <w:r>
          <w:rPr>
            <w:rStyle w:val="2fb"/>
            <w:rFonts w:ascii="Fb Fontext" w:hAnsi="Fb Fontext"/>
            <w:rtl/>
          </w:rPr>
          <w:t xml:space="preserve">משכון, ורבה</w:t>
        </w:r>
      </w:ins>
      <w:del w:id="111164" w:author="קלוד" w:date="2026-10-11T13:11:34Z">
        <w:r w:rsidRPr="006F178A">
          <w:rPr>
            <w:rStyle w:val="2fb"/>
            <w:rFonts w:ascii="Fb Fontext" w:hAnsi="Fb Fontext"/>
            <w:rtl/>
          </w:rPr>
          <w:delText xml:space="preserve">רבה</w:delText>
        </w:r>
      </w:del>
      <w:r w:rsidRPr="006F178A">
        <w:rPr>
          <w:rFonts w:ascii="Fb Fontext" w:hAnsi="Fb Fontext"/>
          <w:rtl/>
        </w:rPr>
        <w:t xml:space="preserve"> בר </w:t>
      </w:r>
      <w:r w:rsidRPr="006F178A">
        <w:rPr>
          <w:rStyle w:val="2fb"/>
          <w:rFonts w:ascii="Fb Fontext" w:hAnsi="Fb Fontext"/>
          <w:rtl/>
        </w:rPr>
        <w:t xml:space="preserve">עולא</w:t>
      </w:r>
      <w:r w:rsidRPr="006F178A">
        <w:rPr>
          <w:rFonts w:ascii="Fb Fontext" w:hAnsi="Fb Fontext"/>
          <w:rtl/>
        </w:rPr>
        <w:t xml:space="preserve"> </w:t>
      </w:r>
      <w:ins w:id="111161" w:author="קלוד" w:date="2026-10-11T13:11:34Z">
        <w:r>
          <w:rPr>
            <w:rFonts w:ascii="Fb Fontext" w:hAnsi="Fb Fontext"/>
            <w:rtl/>
          </w:rPr>
          <w:t xml:space="preserve">היה</w:t>
        </w:r>
      </w:ins>
      <w:del w:id="111162" w:author="קלוד" w:date="2026-10-11T13:11:34Z">
        <w:r w:rsidRPr="006F178A">
          <w:rPr>
            <w:rFonts w:ascii="Fb Fontext" w:hAnsi="Fb Fontext"/>
            <w:rtl/>
          </w:rPr>
          <w:delText xml:space="preserve">מערים</w:delText>
        </w:r>
      </w:del>
      <w:r w:rsidRPr="006F178A">
        <w:rPr>
          <w:rFonts w:ascii="Fb Fontext" w:hAnsi="Fb Fontext"/>
          <w:rtl/>
        </w:rPr>
        <w:t xml:space="preserve"> </w:t>
      </w:r>
      <w:ins w:id="111159" w:author="קלוד" w:date="2026-10-11T13:11:34Z">
        <w:r>
          <w:rPr>
            <w:rFonts w:ascii="Fb Fontext" w:hAnsi="Fb Fontext"/>
            <w:rtl/>
          </w:rPr>
          <w:t xml:space="preserve">מערים.</w:t>
        </w:r>
      </w:ins>
      <w:del w:id="111160" w:author="קלוד" w:date="2026-10-11T13:11:34Z">
        <w:r w:rsidRPr="006F178A">
          <w:rPr>
            <w:rFonts w:ascii="Fb Fontext" w:hAnsi="Fb Fontext"/>
            <w:rtl/>
          </w:rPr>
          <w:delText xml:space="preserve">איערומי.</w:delText>
        </w:r>
      </w:del>
    </w:p>
    <w:p w:rsidR="00E9703F" w:rsidRDefault="00E9703F" w:rsidP="00E9703F">
      <w:pPr>
        <w:pStyle w:val="affffd"/>
        <w:spacing w:after="0"/>
        <w:rPr>
          <w:del w:id="90129" w:author="מנוע עיצוב" w:date="2026-10-11T12:09:26Z"/>
          <w:rFonts w:ascii="MS Mincho" w:hAnsi="MS Mincho"/>
          <w:bCs w:val="0"/>
          <w:rtl/>
        </w:rPr>
      </w:pPr>
      <w:del w:id="90128" w:author="מנוע עיצוב" w:date="2026-10-11T12:09:26Z">
        <w:r>
          <w:rPr>
            <w:rFonts w:ascii="MS Mincho" w:hAnsi="MS Mincho" w:hint="cs"/>
            <w:bCs w:val="0"/>
            <w:rtl/>
          </w:rPr>
          <w:delText xml:space="preserve"> ׻</w:delText>
        </w:r>
      </w:del>
    </w:p>
    <w:p w:rsidR="00E9703F" w:rsidRDefault="00E9703F" w:rsidP="00E9703F">
      <w:pPr>
        <w:pStyle w:val="affff1"/>
        <w:ind w:end="0"/>
        <w:rPr>
          <w:rStyle w:val="afffe"/>
          <w:b w:val="0"/>
          <w:bCs/>
          <w:rtl/>
        </w:rPr>
        <w:pPrChange w:id="20128" w:author="קלוד" w:date="2026-10-11T09:07:15Z">
          <w:pPr>
            <w:pStyle w:val="affff1"/>
            <w:rPr>
              <w:rStyle w:val="afffe"/>
              <w:b w:val="0"/>
              <w:bCs/>
              <w:rtl/>
            </w:rPr>
          </w:pPr>
        </w:pPrChange>
      </w:pPr>
      <w:ins w:id="9857" w:author="מספור קטעי משנה" w:date="2026-10-11T09:35:03Z">
        <w:r>
          <w:rPr>
            <w:rStyle w:val="MisparKeta"/>
          </w:rPr>
          <w:t xml:space="preserve">א. </w:t>
        </w:r>
      </w:ins>
      <w:r w:rsidRPr="00146180">
        <w:rPr>
          <w:rStyle w:val="afffe"/>
          <w:b w:val="0"/>
          <w:rtl/>
        </w:rPr>
        <w:t>וכן ער"פ בירושלים שחל להיות בשבת</w:t>
      </w:r>
    </w:p>
    <w:p w:rsidR="00E9703F" w:rsidRPr="006F178A" w:rsidRDefault="00524703" w:rsidP="00E9703F">
      <w:pPr>
        <w:rPr>
          <w:rtl/>
        </w:rPr>
      </w:pPr>
      <w:r>
        <w:rPr>
          <w:b/>
          <w:rtl/>
        </w:rPr>
        <w:t xml:space="preserve">• </w:t>
      </w:r>
      <w:r>
        <w:rPr>
          <w:rStyle w:val="2fb"/>
          <w:b/>
          <w:rtl/>
        </w:rPr>
        <w:t xml:space="preserve">ר</w:t>
      </w:r>
      <w:r w:rsidR="00E9703F" w:rsidRPr="006F178A">
        <w:rPr>
          <w:rStyle w:val="2fb"/>
          <w:rFonts w:ascii="Fb Fontext" w:hAnsi="Fb Fontext"/>
          <w:rtl/>
        </w:rPr>
        <w:t xml:space="preserve">י"ו</w:t>
      </w:r>
      <w:r w:rsidR="00E9703F" w:rsidRPr="006F178A">
        <w:rPr>
          <w:rFonts w:ascii="Fb Fontext" w:hAnsi="Fb Fontext"/>
          <w:rtl/>
        </w:rPr>
        <w:t xml:space="preserve"> מקדיש אדם פסחו בשבת, וחגיגתו ביו"ט.</w:t>
      </w:r>
    </w:p>
    <w:p w:rsidR="00E9703F" w:rsidRPr="006F178A" w:rsidRDefault="00E9703F" w:rsidP="00E9703F">
      <w:pPr>
        <w:rPr>
          <w:rtl/>
        </w:rPr>
      </w:pPr>
      <w:r w:rsidRPr="006F178A">
        <w:rPr>
          <w:rtl/>
        </w:rPr>
        <w:t>ואין ראייה ממתני'</w:t>
      </w:r>
      <w:r w:rsidRPr="00184B09">
        <w:rPr>
          <w:rStyle w:val="afffff0"/>
          <w:rtl/>
        </w:rPr>
        <w:t xml:space="preserve"> 'דמניח טליתו בשבת ונוטל </w:t>
      </w:r>
      <w:ins w:id="111171" w:author="קלוד" w:date="2026-10-11T13:11:34Z">
        <w:r>
          <w:rPr>
            <w:rStyle w:val="afffff0"/>
            <w:rtl/>
          </w:rPr>
          <w:t xml:space="preserve">פסחו',</w:t>
        </w:r>
      </w:ins>
      <w:del w:id="111172" w:author="קלוד" w:date="2026-10-11T13:11:34Z">
        <w:r w:rsidRPr="00184B09">
          <w:rPr>
            <w:rStyle w:val="afffff0"/>
            <w:rtl/>
          </w:rPr>
          <w:delText xml:space="preserve">פסחו'</w:delText>
        </w:r>
      </w:del>
      <w:r w:rsidRPr="00184B09">
        <w:rPr>
          <w:rStyle w:val="afffff0"/>
          <w:rtl/>
        </w:rPr>
        <w:t xml:space="preserve"> </w:t>
      </w:r>
      <w:ins w:id="111169" w:author="קלוד" w:date="2026-10-11T13:11:34Z">
        <w:r>
          <w:rPr>
            <w:rtl/>
          </w:rPr>
          <w:t xml:space="preserve">שמדובר</w:t>
        </w:r>
      </w:ins>
      <w:del w:id="111170" w:author="קלוד" w:date="2026-10-11T13:11:34Z">
        <w:r w:rsidRPr="006F178A">
          <w:rPr>
            <w:rtl/>
          </w:rPr>
          <w:delText xml:space="preserve">כיוון דמיירי</w:delText>
        </w:r>
      </w:del>
      <w:r w:rsidRPr="006F178A">
        <w:rPr>
          <w:rtl/>
        </w:rPr>
        <w:t xml:space="preserve"> בממנה אחרים על פסחו.</w:t>
      </w:r>
    </w:p>
    <w:p w:rsidR="00E9703F" w:rsidRPr="006F178A" w:rsidRDefault="00E9703F" w:rsidP="00E9703F">
      <w:pPr>
        <w:rPr>
          <w:rtl/>
        </w:rPr>
      </w:pPr>
      <w:ins w:id="96265" w:author="מנוע מכני" w:date="2026-10-11T12:04:39Z">
        <w:r>
          <w:rPr>
            <w:rFonts w:ascii="Fb Fontext" w:hAnsi="Fb Fontext"/>
            <w:sz w:val="20"/>
            <w:rtl/>
          </w:rPr>
          <w:t xml:space="preserve">ומתחילה</w:t>
        </w:r>
      </w:ins>
      <w:del w:id="96266" w:author="מנוע מכני" w:date="2026-10-11T12:04:39Z">
        <w:r w:rsidRPr="006F178A">
          <w:rPr>
            <w:rFonts w:ascii="Fb Fontext" w:hAnsi="Fb Fontext"/>
            <w:sz w:val="20"/>
            <w:rtl/>
          </w:rPr>
          <w:delText xml:space="preserve">ומעיקרא</w:delText>
        </w:r>
      </w:del>
      <w:r w:rsidRPr="006F178A">
        <w:rPr>
          <w:rFonts w:ascii="Fb Fontext" w:hAnsi="Fb Fontext"/>
          <w:sz w:val="20"/>
          <w:rtl/>
        </w:rPr>
        <w:t xml:space="preserve"> היה קדוש, ומיירי ברגיל אצלו, </w:t>
      </w:r>
      <w:ins w:id="111175" w:author="קלוד" w:date="2026-10-11T13:11:34Z">
        <w:r>
          <w:rPr>
            <w:rFonts w:ascii="Fb Fontext" w:hAnsi="Fb Fontext"/>
            <w:sz w:val="20"/>
            <w:rtl/>
          </w:rPr>
          <w:t xml:space="preserve">וכמי</w:t>
        </w:r>
      </w:ins>
      <w:del w:id="111176" w:author="קלוד" w:date="2026-10-11T13:11:34Z">
        <w:r w:rsidRPr="006F178A">
          <w:rPr>
            <w:rFonts w:ascii="Fb Fontext" w:hAnsi="Fb Fontext"/>
            <w:sz w:val="20"/>
            <w:rtl/>
          </w:rPr>
          <w:delText xml:space="preserve">וכמאן</w:delText>
        </w:r>
      </w:del>
      <w:r w:rsidRPr="006F178A">
        <w:rPr>
          <w:rFonts w:ascii="Fb Fontext" w:hAnsi="Fb Fontext"/>
          <w:sz w:val="20"/>
          <w:rtl/>
        </w:rPr>
        <w:t xml:space="preserve"> </w:t>
      </w:r>
      <w:ins w:id="111173" w:author="קלוד" w:date="2026-10-11T13:11:34Z">
        <w:r>
          <w:rPr>
            <w:rFonts w:ascii="Fb Fontext" w:hAnsi="Fb Fontext"/>
            <w:sz w:val="20"/>
            <w:rtl/>
          </w:rPr>
          <w:t xml:space="preserve">שנמנה</w:t>
        </w:r>
      </w:ins>
      <w:del w:id="111174" w:author="קלוד" w:date="2026-10-11T13:11:34Z">
        <w:r w:rsidRPr="006F178A">
          <w:rPr>
            <w:rFonts w:ascii="Fb Fontext" w:hAnsi="Fb Fontext"/>
            <w:sz w:val="20"/>
            <w:rtl/>
          </w:rPr>
          <w:delText xml:space="preserve">דמימני</w:delText>
        </w:r>
      </w:del>
      <w:r w:rsidRPr="006F178A">
        <w:rPr>
          <w:rFonts w:ascii="Fb Fontext" w:hAnsi="Fb Fontext"/>
          <w:sz w:val="20"/>
          <w:rtl/>
        </w:rPr>
        <w:t xml:space="preserve"> </w:t>
      </w:r>
      <w:ins w:id="96267" w:author="מנוע מכני" w:date="2026-10-11T12:04:39Z">
        <w:r>
          <w:rPr>
            <w:rFonts w:ascii="Fb Fontext" w:hAnsi="Fb Fontext"/>
            <w:sz w:val="20"/>
            <w:rtl/>
          </w:rPr>
          <w:t xml:space="preserve">מתחילה</w:t>
        </w:r>
      </w:ins>
      <w:del w:id="96268" w:author="מנוע מכני" w:date="2026-10-11T12:04:39Z">
        <w:r w:rsidRPr="006F178A">
          <w:rPr>
            <w:rFonts w:ascii="Fb Fontext" w:hAnsi="Fb Fontext"/>
            <w:sz w:val="20"/>
            <w:rtl/>
          </w:rPr>
          <w:delText xml:space="preserve">מעיקרא</w:delText>
        </w:r>
      </w:del>
      <w:r w:rsidRPr="006F178A">
        <w:rPr>
          <w:rFonts w:ascii="Fb Fontext" w:hAnsi="Fb Fontext"/>
          <w:sz w:val="20"/>
          <w:rtl/>
        </w:rPr>
        <w:t xml:space="preserve">.</w:t>
      </w:r>
    </w:p>
    <w:p w:rsidR="00E9703F" w:rsidRPr="006F178A" w:rsidRDefault="00E9703F" w:rsidP="00E9703F">
      <w:pPr>
        <w:rPr>
          <w:rtl/>
        </w:rPr>
      </w:pPr>
      <w:r w:rsidRPr="006F178A">
        <w:rPr>
          <w:rFonts w:ascii="Fb Fontext" w:hAnsi="Fb Fontext"/>
          <w:rtl/>
        </w:rPr>
        <w:t xml:space="preserve">והא דמקדיש </w:t>
      </w:r>
      <w:r>
        <w:rPr>
          <w:rFonts w:ascii="Fb Fontext" w:hAnsi="Fb Fontext"/>
          <w:rtl/>
        </w:rPr>
        <w:t>אפי'</w:t>
      </w:r>
      <w:r w:rsidRPr="006F178A">
        <w:rPr>
          <w:rFonts w:ascii="Fb Fontext" w:hAnsi="Fb Fontext"/>
          <w:rtl/>
        </w:rPr>
        <w:t xml:space="preserve"> בשבת היינו הקדש עילוי [בעלים] מדרבנן.</w:t>
      </w:r>
    </w:p>
    <w:p w:rsidR="00E9703F" w:rsidRPr="006F178A" w:rsidRDefault="00E9703F" w:rsidP="00E9703F">
      <w:pPr>
        <w:rPr>
          <w:rtl/>
        </w:rPr>
      </w:pPr>
      <w:r w:rsidRPr="006F178A">
        <w:rPr>
          <w:rtl/>
        </w:rPr>
        <w:t>והא דסתם משנה</w:t>
      </w:r>
      <w:r w:rsidRPr="00184B09">
        <w:rPr>
          <w:rStyle w:val="afffff0"/>
          <w:rtl/>
        </w:rPr>
        <w:t xml:space="preserve"> 'לא מקדישין ולא מעריכין ולא מחרימין ולא מגביהין </w:t>
      </w:r>
      <w:r w:rsidRPr="00184B09">
        <w:rPr>
          <w:rStyle w:val="2fb"/>
          <w:rtl/>
        </w:rPr>
        <w:t xml:space="preserve">תרו"מ</w:t>
      </w:r>
      <w:r w:rsidRPr="00184B09">
        <w:rPr>
          <w:rStyle w:val="afffff0"/>
          <w:rtl/>
        </w:rPr>
        <w:t xml:space="preserve"> ביו"ט וק"ו בשבת'.</w:t>
      </w:r>
    </w:p>
    <w:p w:rsidR="00E9703F" w:rsidRPr="006F178A" w:rsidRDefault="00E9703F" w:rsidP="00E9703F">
      <w:pPr>
        <w:rPr>
          <w:rtl/>
        </w:rPr>
      </w:pPr>
      <w:ins w:id="111181" w:author="קלוד" w:date="2026-10-11T13:11:34Z">
        <w:r>
          <w:rPr>
            <w:rFonts w:hint="cs"/>
            <w:rtl/>
          </w:rPr>
          <w:t xml:space="preserve">- היינו</w:t>
        </w:r>
      </w:ins>
      <w:del w:id="111182" w:author="קלוד" w:date="2026-10-11T13:11:34Z">
        <w:r w:rsidRPr="006F178A">
          <w:rPr>
            <w:rFonts w:hint="cs"/>
            <w:rtl/>
          </w:rPr>
          <w:delText xml:space="preserve">-</w:delText>
        </w:r>
        <w:r w:rsidRPr="006F178A">
          <w:rPr>
            <w:rtl/>
          </w:rPr>
          <w:delText xml:space="preserve">היינו</w:delText>
        </w:r>
      </w:del>
      <w:r w:rsidRPr="006F178A">
        <w:rPr>
          <w:rFonts w:hint="cs"/>
          <w:rtl/>
        </w:rPr>
        <w:tab/>
      </w:r>
      <w:r w:rsidRPr="006F178A">
        <w:rPr>
          <w:rtl/>
        </w:rPr>
        <w:t xml:space="preserve"> בחובות שאין</w:t>
      </w:r>
      <w:ins w:id="111179" w:author="קלוד" w:date="2026-10-11T13:11:34Z">
        <w:r>
          <w:rPr>
            <w:rtl/>
          </w:rPr>
          <w:t xml:space="preserve"> </w:t>
        </w:r>
      </w:ins>
      <w:del w:id="111180" w:author="קלוד" w:date="2026-10-11T13:11:34Z">
        <w:r w:rsidRPr="006F178A">
          <w:rPr>
            <w:rtl/>
          </w:rPr>
          <w:delText xml:space="preserve"> קבוע </w:delText>
        </w:r>
      </w:del>
      <w:r w:rsidRPr="006F178A">
        <w:rPr>
          <w:rtl/>
        </w:rPr>
        <w:t xml:space="preserve">להם זמן </w:t>
      </w:r>
      <w:ins w:id="93903" w:author="מנוע מכני" w:date="2026-10-11T12:04:39Z">
        <w:ins w:id="111177" w:author="קלוד" w:date="2026-10-11T13:11:34Z">
          <w:r>
            <w:rPr>
              <w:rtl/>
            </w:rPr>
            <w:t xml:space="preserve">קבוע, ולכן</w:t>
          </w:r>
        </w:ins>
        <w:del w:id="111178" w:author="קלוד" w:date="2026-10-11T13:11:34Z">
          <w:r>
            <w:rPr>
              <w:rtl/>
            </w:rPr>
            <w:delText xml:space="preserve">לכך</w:delText>
          </w:r>
        </w:del>
      </w:ins>
      <w:del w:id="93904" w:author="מנוע מכני" w:date="2026-10-11T12:04:39Z">
        <w:r w:rsidRPr="006F178A">
          <w:rPr>
            <w:rtl/>
          </w:rPr>
          <w:delText xml:space="preserve">להכי</w:delText>
        </w:r>
      </w:del>
      <w:r w:rsidRPr="006F178A">
        <w:rPr>
          <w:rtl/>
        </w:rPr>
        <w:t xml:space="preserve"> אין הקרבתן דוחה 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65" w:author="קלוד" w:date="2026-10-11T09:07:15Z"/>
        </w:rPr>
      </w:pPr>
      <w:ins w:id="20664" w:author="קלוד" w:date="2026-10-11T09:07:15Z">
        <w:r>
          <w:t xml:space="preserve">משנה ב</w:t>
        </w:r>
      </w:ins>
    </w:p>
    <w:p w:rsidR="00E9703F" w:rsidRPr="009757B9" w:rsidRDefault="00E9703F" w:rsidP="00E9703F">
      <w:pPr>
        <w:pStyle w:val="afff9"/>
        <w:rPr>
          <w:del w:id="20400" w:author="קלוד" w:date="2026-10-11T09:07:15Z"/>
          <w:rStyle w:val="afffe"/>
          <w:rFonts w:ascii="Fb Fontext" w:hAnsi="Fb Fontext"/>
          <w:b/>
          <w:bCs w:val="0"/>
          <w:sz w:val="20"/>
          <w:rtl/>
        </w:rPr>
      </w:pPr>
      <w:del w:id="20399"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122" w:author="קלוד" w:date="2026-10-11T12:09:42Z">
          <w:pPr>
            <w:pStyle w:val="afff9"/>
          </w:pPr>
        </w:pPrChange>
      </w:pPr>
      <w:r w:rsidRPr="00146180">
        <w:rPr>
          <w:rStyle w:val="afffe"/>
          <w:rFonts w:ascii="Fb Fontext" w:hAnsi="Fb Fontext"/>
          <w:bCs w:val="0"/>
          <w:rtl/>
          <w:rPrChange w:id="40659" w:author="Claude" w:date="2026-10-11T09:07:39Z">
            <w:rPr>
              <w:rStyle w:val="afffe"/>
              <w:rFonts w:ascii="Fb Fontext" w:hAnsi="Fb Fontext"/>
              <w:bCs w:val="0"/>
              <w:sz w:val="20"/>
              <w:rtl/>
            </w:rPr>
          </w:rPrChange>
        </w:rPr>
        <w:t>מונה אדם את אורחיו ואת פרפרותיו מפיו, אבל לא מן הכתב.</w:t>
      </w:r>
    </w:p>
    <w:p w:rsidR="00E9703F" w:rsidRPr="00994307" w:rsidRDefault="00E9703F" w:rsidP="00E9703F">
      <w:pPr>
        <w:pStyle w:val="afff9"/>
        <w:rPr>
          <w:rStyle w:val="afffe"/>
          <w:rFonts w:ascii="Fb Fontext" w:hAnsi="Fb Fontext"/>
          <w:bCs w:val="0"/>
          <w:spacing w:val="8"/>
          <w:rtl/>
        </w:rPr>
      </w:pPr>
      <w:r w:rsidRPr="00994307">
        <w:rPr>
          <w:rStyle w:val="afffe"/>
          <w:rFonts w:ascii="Fb Fontext" w:hAnsi="Fb Fontext"/>
          <w:b w:val="0"/>
          <w:bCs w:val="0"/>
          <w:spacing w:val="8"/>
          <w:rtl/>
        </w:rPr>
        <w:lastRenderedPageBreak/>
        <w:t>מפיס אדם עם בניו ועם בני ביתו על השולחן, ובלבד שלא יתכוין לעשות מנה גדולה כנגד מנה קטנה.</w:t>
      </w:r>
    </w:p>
    <w:p w:rsidR="00E9703F" w:rsidRPr="009757B9" w:rsidRDefault="00E9703F" w:rsidP="00E9703F">
      <w:pPr>
        <w:pStyle w:val="afff9"/>
        <w:rPr>
          <w:b/>
          <w:rtl/>
        </w:rPr>
      </w:pPr>
      <w:r w:rsidRPr="00146180">
        <w:rPr>
          <w:rStyle w:val="afffe"/>
          <w:rFonts w:ascii="Fb Fontext" w:hAnsi="Fb Fontext"/>
          <w:bCs w:val="0"/>
          <w:rtl/>
          <w:rPrChange w:id="40660" w:author="Claude" w:date="2026-10-11T09:07:39Z">
            <w:rPr>
              <w:rStyle w:val="afffe"/>
              <w:rFonts w:ascii="Fb Fontext" w:hAnsi="Fb Fontext"/>
              <w:bCs w:val="0"/>
              <w:sz w:val="20"/>
              <w:rtl/>
            </w:rPr>
          </w:rPrChange>
        </w:rPr>
        <w:t>ומטילין חלשין על הקדשים ביו"ט, אבל לא על המנות</w:t>
      </w:r>
      <w:r w:rsidRPr="009757B9">
        <w:rPr>
          <w:b/>
          <w:rtl/>
          <w:rPrChange w:id="40661" w:author="Claude" w:date="2026-10-11T09:07:39Z">
            <w:rPr>
              <w:b/>
              <w:sz w:val="20"/>
              <w:rtl/>
            </w:rPr>
          </w:rPrChange>
        </w:rPr>
        <w:t>.</w:t>
      </w:r>
    </w:p>
    <w:p w:rsidR="00E9703F" w:rsidRDefault="00E9703F" w:rsidP="00E9703F">
      <w:pPr>
        <w:pStyle w:val="affffd"/>
        <w:spacing w:after="0"/>
        <w:rPr>
          <w:del w:id="90131" w:author="מנוע עיצוב" w:date="2026-10-11T12:09:26Z"/>
          <w:rFonts w:ascii="MS Mincho" w:hAnsi="MS Mincho"/>
          <w:bCs w:val="0"/>
          <w:rtl/>
        </w:rPr>
      </w:pPr>
      <w:del w:id="90130"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קמט.</w:t>
      </w:r>
    </w:p>
    <w:p w:rsidR="00E9703F" w:rsidRDefault="00E9703F" w:rsidP="00E9703F">
      <w:pPr>
        <w:pStyle w:val="affff1"/>
        <w:ind w:end="0"/>
        <w:rPr>
          <w:rStyle w:val="afffe"/>
          <w:b w:val="0"/>
          <w:bCs/>
          <w:rtl/>
        </w:rPr>
        <w:pPrChange w:id="20129" w:author="קלוד" w:date="2026-10-11T09:07:15Z">
          <w:pPr>
            <w:pStyle w:val="affff1"/>
            <w:rPr>
              <w:rStyle w:val="afffe"/>
              <w:b w:val="0"/>
              <w:bCs/>
              <w:rtl/>
            </w:rPr>
          </w:pPr>
        </w:pPrChange>
      </w:pPr>
      <w:ins w:id="9858" w:author="מספור קטעי משנה" w:date="2026-10-11T09:35:03Z">
        <w:r>
          <w:rPr>
            <w:rStyle w:val="MisparKeta"/>
          </w:rPr>
          <w:t xml:space="preserve">א. </w:t>
        </w:r>
      </w:ins>
      <w:r w:rsidRPr="00146180">
        <w:rPr>
          <w:rStyle w:val="afffe"/>
          <w:rFonts w:hint="cs"/>
          <w:b w:val="0"/>
          <w:rtl/>
        </w:rPr>
        <w:t xml:space="preserve"> </w:t>
      </w:r>
      <w:r w:rsidRPr="00146180">
        <w:rPr>
          <w:rStyle w:val="afffe"/>
          <w:b w:val="0"/>
          <w:rtl/>
        </w:rPr>
        <w:t>מונה</w:t>
      </w:r>
      <w:r w:rsidRPr="00146180">
        <w:rPr>
          <w:rStyle w:val="afffe"/>
          <w:rFonts w:hint="cs"/>
          <w:b w:val="0"/>
          <w:rtl/>
        </w:rPr>
        <w:t xml:space="preserve"> אבל לא מן הכתב</w:t>
      </w:r>
    </w:p>
    <w:p>
      <w:pPr>
        <w:pStyle w:val="38"/>
        <w:rPr>
          <w:ins w:id="99200" w:author="מנוע מכני" w:date="2026-10-11T12:04:39Z"/>
        </w:rPr>
      </w:pPr>
      <w:del w:id="99199" w:author="מנוע מכני" w:date="2026-10-11T12:04:39Z">
        <w:r w:rsidRPr="006F178A">
          <w:delText xml:space="preserve">•</w:delText>
        </w:r>
      </w:del>
      <w:r w:rsidRPr="006F178A">
        <w:tab/>
        <w:t xml:space="preserve">רב ביבי:</w:t>
      </w:r>
    </w:p>
    <w:p w:rsidR="00E9703F" w:rsidRPr="006F178A" w:rsidRDefault="00E9703F" w:rsidP="00E9703F">
      <w:pPr>
        <w:rPr>
          <w:rtl/>
        </w:rPr>
      </w:pPr>
      <w:del w:id="99201" w:author="מנוע מכני" w:date="2026-10-11T12:04:39Z">
        <w:r w:rsidRPr="006F178A">
          <w:rPr>
            <w:rFonts w:ascii="Fb Fontext" w:hAnsi="Fb Fontext"/>
            <w:rtl/>
          </w:rPr>
          <w:tab/>
          <w:delText xml:space="preserve"> </w:delText>
        </w:r>
      </w:del>
      <w:r w:rsidRPr="006F178A">
        <w:rPr>
          <w:rFonts w:ascii="Fb Fontext" w:hAnsi="Fb Fontext"/>
          <w:rtl/>
        </w:rPr>
        <w:tab/>
        <w:t xml:space="preserve">גזירה שמא ימחוק.</w:t>
      </w:r>
    </w:p>
    <w:p>
      <w:pPr>
        <w:pStyle w:val="38"/>
        <w:rPr>
          <w:ins w:id="99202" w:author="מנוע מכני" w:date="2026-10-11T12:04:39Z"/>
        </w:rPr>
      </w:pPr>
      <w:r w:rsidRPr="006F178A">
        <w:tab/>
        <w:t xml:space="preserve">אביי:</w:t>
      </w:r>
    </w:p>
    <w:p w:rsidR="00E9703F" w:rsidRPr="006F178A" w:rsidRDefault="00E9703F" w:rsidP="00E9703F">
      <w:pPr>
        <w:rPr>
          <w:rtl/>
        </w:rPr>
      </w:pPr>
      <w:del w:id="99203" w:author="מנוע מכני" w:date="2026-10-11T12:04:39Z">
        <w:r w:rsidRPr="006F178A">
          <w:rPr>
            <w:rtl/>
          </w:rPr>
          <w:tab/>
          <w:delText xml:space="preserve"> </w:delText>
        </w:r>
      </w:del>
      <w:r w:rsidRPr="006F178A">
        <w:rPr>
          <w:rtl/>
        </w:rPr>
        <w:tab/>
        <w:t xml:space="preserve">גזירה שמא יקרא בשטרי הדיוטות.</w:t>
      </w:r>
    </w:p>
    <w:p w:rsidR="00E9703F" w:rsidRPr="00307E5D" w:rsidRDefault="00E9703F" w:rsidP="00E9703F">
      <w:pPr>
        <w:rPr>
          <w:spacing w:val="-4"/>
          <w:rtl/>
        </w:rPr>
      </w:pPr>
      <w:ins w:id="92043" w:author="מנוע מכני" w:date="2026-10-11T12:04:39Z">
        <w:r>
          <w:rPr>
            <w:b/>
            <w:bCs/>
            <w:spacing w:val="-4"/>
            <w:rtl/>
          </w:rPr>
          <w:t xml:space="preserve">יש</w:t>
        </w:r>
      </w:ins>
      <w:del w:id="92044" w:author="מנוע מכני" w:date="2026-10-11T12:04:39Z">
        <w:r w:rsidRPr="00307E5D">
          <w:rPr>
            <w:b/>
            <w:bCs/>
            <w:spacing w:val="-4"/>
            <w:rtl/>
          </w:rPr>
          <w:delText xml:space="preserve">איכא</w:delText>
        </w:r>
      </w:del>
      <w:r w:rsidRPr="00307E5D">
        <w:rPr>
          <w:b/>
          <w:bCs/>
          <w:spacing w:val="-4"/>
          <w:rtl/>
        </w:rPr>
        <w:t xml:space="preserve"> </w:t>
      </w:r>
      <w:ins w:id="90723" w:author="Claude - סמנטי" w:date="2026-10-11T12:28:21Z">
        <w:ins w:id="111195" w:author="קלוד" w:date="2026-10-11T13:11:34Z">
          <w:r>
            <w:rPr>
              <w:b/>
              <w:bCs/>
              <w:spacing w:val="-4"/>
              <w:rtl/>
            </w:rPr>
            <w:t xml:space="preserve">ביניהם:</w:t>
          </w:r>
        </w:ins>
        <w:del w:id="111196" w:author="קלוד" w:date="2026-10-11T13:11:34Z">
          <w:r>
            <w:rPr>
              <w:b/>
              <w:bCs/>
              <w:spacing w:val="-4"/>
              <w:rtl/>
            </w:rPr>
            <w:delText xml:space="preserve">ביניהם</w:delText>
          </w:r>
        </w:del>
      </w:ins>
      <w:del w:id="90724" w:author="Claude - סמנטי" w:date="2026-10-11T12:28:21Z">
        <w:r w:rsidRPr="00307E5D">
          <w:rPr>
            <w:b/>
            <w:bCs/>
            <w:spacing w:val="-4"/>
            <w:rtl/>
          </w:rPr>
          <w:delText xml:space="preserve">בינייהו</w:delText>
        </w:r>
      </w:del>
      <w:r w:rsidRPr="00307E5D">
        <w:rPr>
          <w:rStyle w:val="afffe"/>
          <w:rFonts w:ascii="Fb Fontext" w:hAnsi="Fb Fontext"/>
          <w:spacing w:val="-4"/>
          <w:rtl/>
        </w:rPr>
        <w:t xml:space="preserve"> א.</w:t>
      </w:r>
      <w:r w:rsidRPr="00307E5D">
        <w:rPr>
          <w:spacing w:val="-4"/>
          <w:rtl/>
        </w:rPr>
        <w:t xml:space="preserve"> </w:t>
      </w:r>
      <w:ins w:id="111193" w:author="קלוד" w:date="2026-10-11T13:11:34Z">
        <w:r>
          <w:rPr>
            <w:spacing w:val="-4"/>
            <w:rtl/>
          </w:rPr>
          <w:t xml:space="preserve">כתוב</w:t>
        </w:r>
      </w:ins>
      <w:del w:id="111194" w:author="קלוד" w:date="2026-10-11T13:11:34Z">
        <w:r w:rsidRPr="00307E5D">
          <w:rPr>
            <w:spacing w:val="-4"/>
            <w:rtl/>
          </w:rPr>
          <w:delText xml:space="preserve">דכתב</w:delText>
        </w:r>
      </w:del>
      <w:r w:rsidRPr="00307E5D">
        <w:rPr>
          <w:spacing w:val="-4"/>
          <w:rtl/>
        </w:rPr>
        <w:t xml:space="preserve"> </w:t>
      </w:r>
      <w:ins w:id="111191" w:author="קלוד" w:date="2026-10-11T13:11:34Z">
        <w:r>
          <w:rPr>
            <w:spacing w:val="-4"/>
            <w:rtl/>
          </w:rPr>
          <w:t xml:space="preserve">על</w:t>
        </w:r>
      </w:ins>
      <w:del w:id="111192" w:author="קלוד" w:date="2026-10-11T13:11:34Z">
        <w:r w:rsidRPr="00307E5D">
          <w:rPr>
            <w:spacing w:val="-4"/>
            <w:rtl/>
          </w:rPr>
          <w:delText xml:space="preserve">אכותל,</w:delText>
        </w:r>
      </w:del>
      <w:r w:rsidRPr="00307E5D">
        <w:rPr>
          <w:spacing w:val="-4"/>
          <w:rtl/>
        </w:rPr>
        <w:t xml:space="preserve"> </w:t>
      </w:r>
      <w:ins w:id="111189" w:author="קלוד" w:date="2026-10-11T13:11:34Z">
        <w:r>
          <w:rPr>
            <w:spacing w:val="-4"/>
            <w:rtl/>
          </w:rPr>
          <w:t xml:space="preserve">הכותל</w:t>
        </w:r>
      </w:ins>
      <w:del w:id="111190" w:author="קלוד" w:date="2026-10-11T13:11:34Z">
        <w:r w:rsidRPr="00307E5D">
          <w:rPr>
            <w:spacing w:val="-4"/>
            <w:rtl/>
          </w:rPr>
          <w:delText xml:space="preserve">ומידלי</w:delText>
        </w:r>
      </w:del>
      <w:r w:rsidRPr="00307E5D">
        <w:rPr>
          <w:spacing w:val="-4"/>
          <w:rtl/>
        </w:rPr>
        <w:t xml:space="preserve"> </w:t>
      </w:r>
      <w:ins w:id="111187" w:author="קלוד" w:date="2026-10-11T13:11:34Z">
        <w:r>
          <w:rPr>
            <w:spacing w:val="-4"/>
            <w:rtl/>
          </w:rPr>
          <w:t xml:space="preserve">וגבוה -</w:t>
        </w:r>
      </w:ins>
      <w:del w:id="111188" w:author="קלוד" w:date="2026-10-11T13:11:34Z">
        <w:r w:rsidRPr="00307E5D">
          <w:rPr>
            <w:spacing w:val="-4"/>
            <w:rtl/>
          </w:rPr>
          <w:delText xml:space="preserve">[גבוה]</w:delText>
        </w:r>
      </w:del>
      <w:r w:rsidRPr="00307E5D">
        <w:rPr>
          <w:spacing w:val="-4"/>
          <w:rtl/>
        </w:rPr>
        <w:t xml:space="preserve"> לשמא </w:t>
      </w:r>
      <w:ins w:id="111185" w:author="קלוד" w:date="2026-10-11T13:11:34Z">
        <w:r>
          <w:rPr>
            <w:spacing w:val="-4"/>
            <w:rtl/>
          </w:rPr>
          <w:t xml:space="preserve">ימחוק</w:t>
        </w:r>
      </w:ins>
      <w:del w:id="111186" w:author="קלוד" w:date="2026-10-11T13:11:34Z">
        <w:r w:rsidRPr="00307E5D">
          <w:rPr>
            <w:spacing w:val="-4"/>
            <w:rtl/>
          </w:rPr>
          <w:delText xml:space="preserve">ימחוק -</w:delText>
        </w:r>
      </w:del>
      <w:r w:rsidRPr="00307E5D">
        <w:rPr>
          <w:spacing w:val="-4"/>
          <w:rtl/>
        </w:rPr>
        <w:t xml:space="preserve"> </w:t>
      </w:r>
      <w:r w:rsidRPr="00307E5D">
        <w:rPr>
          <w:spacing w:val="-4"/>
          <w:rtl/>
        </w:rPr>
        <w:t xml:space="preserve">לא</w:t>
      </w:r>
      <w:r w:rsidRPr="00307E5D">
        <w:rPr>
          <w:spacing w:val="-4"/>
          <w:rtl/>
        </w:rPr>
        <w:t xml:space="preserve"> </w:t>
      </w:r>
      <w:ins w:id="93905" w:author="מנוע מכני" w:date="2026-10-11T12:04:39Z">
        <w:r>
          <w:rPr>
            <w:spacing w:val="-4"/>
            <w:rtl/>
          </w:rPr>
          <w:t xml:space="preserve">חוששים</w:t>
        </w:r>
      </w:ins>
      <w:del w:id="93906" w:author="מנוע מכני" w:date="2026-10-11T12:04:39Z">
        <w:r w:rsidRPr="00307E5D">
          <w:rPr>
            <w:spacing w:val="-4"/>
            <w:rtl/>
          </w:rPr>
          <w:delText xml:space="preserve">חיישינן</w:delText>
        </w:r>
      </w:del>
      <w:r w:rsidRPr="00307E5D">
        <w:rPr>
          <w:spacing w:val="-4"/>
          <w:rtl/>
        </w:rPr>
        <w:t xml:space="preserve">, ולשמא יקרא</w:t>
      </w:r>
      <w:ins w:id="111183" w:author="קלוד" w:date="2026-10-11T13:11:34Z">
        <w:r>
          <w:rPr>
            <w:spacing w:val="-4"/>
            <w:rtl/>
          </w:rPr>
          <w:t xml:space="preserve"> </w:t>
        </w:r>
      </w:ins>
      <w:del w:id="111184" w:author="קלוד" w:date="2026-10-11T13:11:34Z">
        <w:r w:rsidRPr="00307E5D">
          <w:rPr>
            <w:spacing w:val="-4"/>
            <w:rtl/>
          </w:rPr>
          <w:delText xml:space="preserve"> - </w:delText>
        </w:r>
      </w:del>
      <w:ins w:id="93907" w:author="מנוע מכני" w:date="2026-10-11T12:04:39Z">
        <w:r>
          <w:rPr>
            <w:spacing w:val="-4"/>
            <w:rtl/>
          </w:rPr>
          <w:t xml:space="preserve">חוששים</w:t>
        </w:r>
      </w:ins>
      <w:del w:id="93908" w:author="מנוע מכני" w:date="2026-10-11T12:04:39Z">
        <w:r w:rsidRPr="00307E5D">
          <w:rPr>
            <w:spacing w:val="-4"/>
            <w:rtl/>
          </w:rPr>
          <w:delText xml:space="preserve">חיישינן</w:delText>
        </w:r>
      </w:del>
      <w:r w:rsidRPr="00307E5D">
        <w:rPr>
          <w:spacing w:val="-4"/>
          <w:rtl/>
        </w:rPr>
        <w:t xml:space="preserve">.</w:t>
      </w:r>
    </w:p>
    <w:p w:rsidR="00E9703F" w:rsidRPr="006F178A" w:rsidRDefault="00E9703F" w:rsidP="00E9703F">
      <w:pPr>
        <w:rPr>
          <w:rtl/>
        </w:rPr>
      </w:pPr>
      <w:ins w:id="111213" w:author="קלוד" w:date="2026-10-11T13:11:34Z">
        <w:r>
          <w:rPr>
            <w:rtl/>
          </w:rPr>
          <w:t xml:space="preserve">ומה</w:t>
        </w:r>
      </w:ins>
      <w:del w:id="111214" w:author="קלוד" w:date="2026-10-11T13:11:34Z">
        <w:r w:rsidRPr="006F178A">
          <w:rPr>
            <w:rtl/>
          </w:rPr>
          <w:delText xml:space="preserve">והא</w:delText>
        </w:r>
      </w:del>
      <w:r w:rsidRPr="006F178A">
        <w:rPr>
          <w:rtl/>
        </w:rPr>
        <w:t xml:space="preserve"> </w:t>
      </w:r>
      <w:ins w:id="111211" w:author="קלוד" w:date="2026-10-11T13:11:34Z">
        <w:r>
          <w:rPr>
            <w:rtl/>
          </w:rPr>
          <w:t xml:space="preserve">שקשה:</w:t>
        </w:r>
      </w:ins>
      <w:del w:id="111212" w:author="קלוד" w:date="2026-10-11T13:11:34Z">
        <w:r w:rsidRPr="006F178A">
          <w:rPr>
            <w:rtl/>
          </w:rPr>
          <w:delText xml:space="preserve">דקשה</w:delText>
        </w:r>
      </w:del>
      <w:r w:rsidRPr="006F178A">
        <w:rPr>
          <w:rStyle w:val="afffe"/>
          <w:rFonts w:ascii="Fb Fontext" w:hAnsi="Fb Fontext"/>
          <w:rtl/>
        </w:rPr>
        <w:t xml:space="preserve"> </w:t>
      </w:r>
      <w:r w:rsidRPr="006F178A">
        <w:rPr>
          <w:rtl/>
        </w:rPr>
        <w:t xml:space="preserve">למ"ד</w:t>
      </w:r>
      <w:r w:rsidRPr="006F178A">
        <w:rPr>
          <w:rtl/>
        </w:rPr>
        <w:t xml:space="preserve"> ימחוק </w:t>
      </w:r>
      <w:ins w:id="111209" w:author="קלוד" w:date="2026-10-11T13:11:34Z">
        <w:r>
          <w:rPr>
            <w:rtl/>
          </w:rPr>
          <w:t xml:space="preserve">-</w:t>
        </w:r>
      </w:ins>
      <w:del w:id="111210" w:author="קלוד" w:date="2026-10-11T13:11:34Z">
        <w:r w:rsidRPr="006F178A">
          <w:rPr>
            <w:rtl/>
          </w:rPr>
          <w:delText xml:space="preserve">ניחוש</w:delText>
        </w:r>
      </w:del>
      <w:r w:rsidRPr="006F178A">
        <w:rPr>
          <w:rtl/>
        </w:rPr>
        <w:t xml:space="preserve"> </w:t>
      </w:r>
      <w:ins w:id="111207" w:author="קלוד" w:date="2026-10-11T13:11:34Z">
        <w:r>
          <w:rPr>
            <w:rtl/>
          </w:rPr>
          <w:t xml:space="preserve">נחשוש</w:t>
        </w:r>
      </w:ins>
      <w:del w:id="111208" w:author="קלוד" w:date="2026-10-11T13:11:34Z">
        <w:r w:rsidRPr="006F178A">
          <w:rPr>
            <w:rtl/>
          </w:rPr>
          <w:delText xml:space="preserve">שיקרא</w:delText>
        </w:r>
      </w:del>
      <w:r w:rsidRPr="006F178A">
        <w:rPr>
          <w:rtl/>
        </w:rPr>
        <w:t xml:space="preserve"> </w:t>
      </w:r>
      <w:ins w:id="111205" w:author="קלוד" w:date="2026-10-11T13:11:34Z">
        <w:r>
          <w:rPr>
            <w:rtl/>
          </w:rPr>
          <w:t xml:space="preserve">שיקרא;</w:t>
        </w:r>
      </w:ins>
      <w:del w:id="111206" w:author="קלוד" w:date="2026-10-11T13:11:34Z">
        <w:r w:rsidRPr="006F178A">
          <w:rPr>
            <w:rtl/>
          </w:rPr>
          <w:delText xml:space="preserve">ועוד</w:delText>
        </w:r>
      </w:del>
      <w:r w:rsidRPr="006F178A">
        <w:rPr>
          <w:rtl/>
        </w:rPr>
        <w:t xml:space="preserve"> </w:t>
      </w:r>
      <w:ins w:id="111203" w:author="קלוד" w:date="2026-10-11T13:11:34Z">
        <w:r>
          <w:rPr>
            <w:rtl/>
          </w:rPr>
          <w:t xml:space="preserve">ועוד, שאף</w:t>
        </w:r>
      </w:ins>
      <w:del w:id="111204" w:author="קלוד" w:date="2026-10-11T13:11:34Z">
        <w:r w:rsidRPr="006F178A">
          <w:rPr>
            <w:rtl/>
          </w:rPr>
          <w:delText xml:space="preserve">ד</w:delText>
        </w:r>
        <w:r>
          <w:rPr>
            <w:rtl/>
          </w:rPr>
          <w:delText xml:space="preserve">אפי'</w:delText>
        </w:r>
      </w:del>
      <w:r w:rsidRPr="006F178A">
        <w:rPr>
          <w:rtl/>
        </w:rPr>
        <w:t xml:space="preserve"> בגובה </w:t>
      </w:r>
      <w:ins w:id="111201" w:author="קלוד" w:date="2026-10-11T13:11:34Z">
        <w:r>
          <w:rPr>
            <w:rtl/>
          </w:rPr>
          <w:t xml:space="preserve">חוששים</w:t>
        </w:r>
      </w:ins>
      <w:del w:id="111202" w:author="קלוד" w:date="2026-10-11T13:11:34Z">
        <w:r w:rsidRPr="006F178A">
          <w:rPr>
            <w:rtl/>
          </w:rPr>
          <w:delText xml:space="preserve">חישי'</w:delText>
        </w:r>
      </w:del>
      <w:r w:rsidRPr="006F178A">
        <w:rPr>
          <w:rtl/>
        </w:rPr>
        <w:t xml:space="preserve"> </w:t>
      </w:r>
      <w:ins w:id="111199" w:author="קלוד" w:date="2026-10-11T13:11:34Z">
        <w:r>
          <w:rPr>
            <w:rtl/>
          </w:rPr>
          <w:t xml:space="preserve">למחוק,</w:t>
        </w:r>
      </w:ins>
      <w:del w:id="111200" w:author="קלוד" w:date="2026-10-11T13:11:34Z">
        <w:r w:rsidRPr="006F178A">
          <w:rPr>
            <w:rtl/>
          </w:rPr>
          <w:delText xml:space="preserve">למחוק</w:delText>
        </w:r>
      </w:del>
      <w:r w:rsidRPr="006F178A">
        <w:rPr>
          <w:rtl/>
        </w:rPr>
        <w:t xml:space="preserve"> </w:t>
      </w:r>
      <w:ins w:id="111197" w:author="קלוד" w:date="2026-10-11T13:11:34Z">
        <w:r>
          <w:rPr>
            <w:rtl/>
          </w:rPr>
          <w:t xml:space="preserve">כדתניא:</w:t>
        </w:r>
      </w:ins>
      <w:del w:id="111198" w:author="קלוד" w:date="2026-10-11T13:11:34Z">
        <w:r w:rsidRPr="006F178A">
          <w:rPr>
            <w:rtl/>
          </w:rPr>
          <w:delText xml:space="preserve">כדתניא</w:delText>
        </w:r>
      </w:del>
      <w:r w:rsidRPr="006F178A">
        <w:rPr>
          <w:rtl/>
        </w:rPr>
        <w:t xml:space="preserve"> </w:t>
      </w:r>
      <w:r w:rsidRPr="006F178A">
        <w:rPr>
          <w:rtl/>
        </w:rPr>
        <w:t xml:space="preserve">לא</w:t>
      </w:r>
      <w:r w:rsidRPr="006F178A">
        <w:rPr>
          <w:rtl/>
        </w:rPr>
        <w:t xml:space="preserve"> יקרא לאור הנר.</w:t>
      </w:r>
    </w:p>
    <w:p w:rsidR="00E9703F" w:rsidRPr="006F178A" w:rsidRDefault="00E9703F" w:rsidP="00E9703F">
      <w:pPr>
        <w:rPr>
          <w:b/>
          <w:bCs/>
          <w:rtl/>
        </w:rPr>
      </w:pPr>
      <w:r w:rsidRPr="006F178A">
        <w:rPr>
          <w:rtl/>
        </w:rPr>
        <w:t xml:space="preserve">ואמר </w:t>
      </w:r>
      <w:r w:rsidRPr="006F178A">
        <w:rPr>
          <w:rStyle w:val="2fb"/>
          <w:rtl/>
        </w:rPr>
        <w:t xml:space="preserve">רבה</w:t>
      </w:r>
      <w:r w:rsidRPr="006F178A">
        <w:rPr>
          <w:rtl/>
        </w:rPr>
        <w:t xml:space="preserve"> </w:t>
      </w:r>
      <w:ins w:id="90659" w:author="מנוע מכני" w:date="2026-10-11T12:04:39Z">
        <w:r>
          <w:rPr>
            <w:rtl/>
          </w:rPr>
          <w:t xml:space="preserve">אפי'</w:t>
        </w:r>
      </w:ins>
      <w:del w:id="90660" w:author="מנוע מכני" w:date="2026-10-11T12:04:39Z">
        <w:r w:rsidRPr="006F178A">
          <w:rPr>
            <w:rtl/>
          </w:rPr>
          <w:delText xml:space="preserve">אפילו</w:delText>
        </w:r>
      </w:del>
      <w:r w:rsidRPr="006F178A">
        <w:rPr>
          <w:rtl/>
        </w:rPr>
        <w:t xml:space="preserve"> גבוה שתי קומות, </w:t>
      </w:r>
      <w:ins w:id="90661" w:author="מנוע מכני" w:date="2026-10-11T12:04:39Z">
        <w:r>
          <w:rPr>
            <w:rtl/>
          </w:rPr>
          <w:t xml:space="preserve">אפי'</w:t>
        </w:r>
      </w:ins>
      <w:del w:id="90662" w:author="מנוע מכני" w:date="2026-10-11T12:04:39Z">
        <w:r w:rsidRPr="006F178A">
          <w:rPr>
            <w:rtl/>
          </w:rPr>
          <w:delText xml:space="preserve">אפילו</w:delText>
        </w:r>
      </w:del>
      <w:r w:rsidRPr="006F178A">
        <w:rPr>
          <w:rtl/>
        </w:rPr>
        <w:t xml:space="preserve"> גבוה שתי מרדעות, </w:t>
      </w:r>
      <w:ins w:id="90663" w:author="מנוע מכני" w:date="2026-10-11T12:04:39Z">
        <w:r>
          <w:rPr>
            <w:rtl/>
          </w:rPr>
          <w:t xml:space="preserve">אפי'</w:t>
        </w:r>
      </w:ins>
      <w:del w:id="90664" w:author="מנוע מכני" w:date="2026-10-11T12:04:39Z">
        <w:r w:rsidRPr="006F178A">
          <w:rPr>
            <w:rtl/>
          </w:rPr>
          <w:delText xml:space="preserve">אפילו</w:delText>
        </w:r>
      </w:del>
      <w:r w:rsidRPr="006F178A">
        <w:rPr>
          <w:rtl/>
        </w:rPr>
        <w:t xml:space="preserve"> עשרה בתים זה </w:t>
      </w:r>
      <w:r w:rsidRPr="006F178A">
        <w:rPr>
          <w:rtl/>
        </w:rPr>
        <w:t xml:space="preserve">ע"ג</w:t>
      </w:r>
      <w:r w:rsidRPr="006F178A">
        <w:rPr>
          <w:rtl/>
        </w:rPr>
        <w:t xml:space="preserve"> זה </w:t>
      </w:r>
      <w:r w:rsidRPr="006F178A">
        <w:rPr>
          <w:rtl/>
        </w:rPr>
        <w:t xml:space="preserve">לא</w:t>
      </w:r>
      <w:r w:rsidRPr="006F178A">
        <w:rPr>
          <w:rtl/>
        </w:rPr>
        <w:t xml:space="preserve"> יקרא.</w:t>
      </w:r>
    </w:p>
    <w:p w:rsidR="00E9703F" w:rsidRPr="006F178A" w:rsidRDefault="00E9703F" w:rsidP="00E9703F">
      <w:pPr>
        <w:rPr>
          <w:rtl/>
        </w:rPr>
      </w:pPr>
      <w:ins w:id="111221" w:author="קלוד" w:date="2026-10-11T13:11:34Z">
        <w:r>
          <w:rPr>
            <w:rStyle w:val="afffe"/>
            <w:rFonts w:ascii="Fb Fontext" w:hAnsi="Fb Fontext" w:hint="cs"/>
            <w:b/>
            <w:sz w:val="20"/>
            <w:rtl/>
          </w:rPr>
          <w:t xml:space="preserve">ב. </w:t>
        </w:r>
        <w:r>
          <w:rPr>
            <w:rStyle w:val="afffffe"/>
            <w:rFonts w:ascii="Fb Fontext" w:hAnsi="Fb Fontext" w:hint="cs"/>
            <w:b/>
            <w:sz w:val="20"/>
            <w:rtl/>
          </w:rPr>
          <w:t xml:space="preserve">דברי רבה</w:t>
        </w:r>
      </w:ins>
      <w:del w:id="111222" w:author="קלוד" w:date="2026-10-11T13:11:34Z">
        <w:r w:rsidRPr="006F178A">
          <w:rPr>
            <w:rStyle w:val="afffe"/>
            <w:rFonts w:ascii="Fb Fontext" w:hAnsi="Fb Fontext" w:hint="cs"/>
            <w:b/>
            <w:sz w:val="20"/>
            <w:rtl/>
          </w:rPr>
          <w:delText xml:space="preserve">ב.</w:delText>
        </w:r>
      </w:del>
      <w:r w:rsidRPr="006F178A">
        <w:rPr>
          <w:rFonts w:ascii="Fb Fontext" w:hAnsi="Fb Fontext" w:hint="cs"/>
          <w:sz w:val="20"/>
          <w:rtl/>
        </w:rPr>
        <w:t xml:space="preserve"> </w:t>
      </w:r>
      <w:r w:rsidRPr="006F178A">
        <w:rPr>
          <w:rFonts w:ascii="Fb Fontext" w:hAnsi="Fb Fontext"/>
          <w:sz w:val="20"/>
          <w:rtl/>
        </w:rPr>
        <w:t xml:space="preserve">תנאי </w:t>
      </w:r>
      <w:ins w:id="111219" w:author="קלוד" w:date="2026-10-11T13:11:34Z">
        <w:r>
          <w:rPr>
            <w:rFonts w:ascii="Fb Fontext" w:hAnsi="Fb Fontext"/>
            <w:sz w:val="20"/>
            <w:rtl/>
          </w:rPr>
          <w:t xml:space="preserve">היא,</w:t>
        </w:r>
      </w:ins>
      <w:del w:id="111220" w:author="קלוד" w:date="2026-10-11T13:11:34Z">
        <w:r w:rsidRPr="006F178A">
          <w:rPr>
            <w:rFonts w:ascii="Fb Fontext" w:hAnsi="Fb Fontext"/>
            <w:sz w:val="20"/>
            <w:rtl/>
          </w:rPr>
          <w:delText xml:space="preserve">היא</w:delText>
        </w:r>
      </w:del>
      <w:r w:rsidRPr="006F178A">
        <w:rPr>
          <w:rFonts w:ascii="Fb Fontext" w:hAnsi="Fb Fontext"/>
          <w:sz w:val="20"/>
          <w:rtl/>
        </w:rPr>
        <w:t xml:space="preserve"> </w:t>
      </w:r>
      <w:ins w:id="111217" w:author="קלוד" w:date="2026-10-11T13:11:34Z">
        <w:r>
          <w:rPr>
            <w:rFonts w:ascii="Fb Fontext" w:hAnsi="Fb Fontext"/>
            <w:sz w:val="20"/>
            <w:rtl/>
          </w:rPr>
          <w:t xml:space="preserve">כמו</w:t>
        </w:r>
      </w:ins>
      <w:del w:id="111218" w:author="קלוד" w:date="2026-10-11T13:11:34Z">
        <w:r w:rsidRPr="006F178A">
          <w:rPr>
            <w:rFonts w:ascii="Fb Fontext" w:hAnsi="Fb Fontext"/>
            <w:sz w:val="20"/>
            <w:rtl/>
          </w:rPr>
          <w:delText xml:space="preserve">וכד</w:delText>
        </w:r>
        <w:r>
          <w:rPr>
            <w:rFonts w:ascii="Fb Fontext" w:hAnsi="Fb Fontext"/>
            <w:sz w:val="20"/>
            <w:rtl/>
          </w:rPr>
          <w:delText xml:space="preserve">חזי'</w:delText>
        </w:r>
      </w:del>
      <w:r w:rsidRPr="006F178A">
        <w:rPr>
          <w:rFonts w:ascii="Fb Fontext" w:hAnsi="Fb Fontext"/>
          <w:sz w:val="20"/>
          <w:rtl/>
        </w:rPr>
        <w:t xml:space="preserve"> </w:t>
      </w:r>
      <w:ins w:id="111215" w:author="קלוד" w:date="2026-10-11T13:11:34Z">
        <w:r>
          <w:rPr>
            <w:rStyle w:val="2fb"/>
            <w:rFonts w:ascii="Fb Fontext" w:hAnsi="Fb Fontext"/>
            <w:sz w:val="20"/>
            <w:rtl/>
          </w:rPr>
          <w:t xml:space="preserve">שמצינו שרבי</w:t>
        </w:r>
      </w:ins>
      <w:del w:id="111216" w:author="קלוד" w:date="2026-10-11T13:11:34Z">
        <w:r w:rsidRPr="006F178A">
          <w:rPr>
            <w:rStyle w:val="2fb"/>
            <w:rFonts w:ascii="Fb Fontext" w:hAnsi="Fb Fontext"/>
            <w:sz w:val="20"/>
            <w:rtl/>
          </w:rPr>
          <w:delText xml:space="preserve">דרבי</w:delText>
        </w:r>
      </w:del>
      <w:r w:rsidRPr="006F178A">
        <w:rPr>
          <w:rFonts w:ascii="Fb Fontext" w:hAnsi="Fb Fontext"/>
          <w:sz w:val="20"/>
          <w:rtl/>
        </w:rPr>
        <w:t xml:space="preserve"> אחא מתיר.</w:t>
      </w:r>
    </w:p>
    <w:p w:rsidR="00E9703F" w:rsidRPr="00307E5D" w:rsidRDefault="00E9703F" w:rsidP="00E9703F">
      <w:pPr>
        <w:rPr>
          <w:spacing w:val="-4"/>
          <w:rtl/>
        </w:rPr>
      </w:pPr>
      <w:r w:rsidRPr="00307E5D">
        <w:rPr>
          <w:spacing w:val="-4"/>
          <w:rtl/>
        </w:rPr>
        <w:t xml:space="preserve">[וא"א </w:t>
      </w:r>
      <w:ins w:id="111237" w:author="קלוד" w:date="2026-10-11T13:11:34Z">
        <w:r>
          <w:rPr>
            <w:spacing w:val="-4"/>
            <w:rtl/>
          </w:rPr>
          <w:t xml:space="preserve">בנמוך,</w:t>
        </w:r>
      </w:ins>
      <w:del w:id="111238" w:author="קלוד" w:date="2026-10-11T13:11:34Z">
        <w:r w:rsidRPr="00307E5D">
          <w:rPr>
            <w:spacing w:val="-4"/>
            <w:rtl/>
          </w:rPr>
          <w:delText xml:space="preserve">במתתאי</w:delText>
        </w:r>
      </w:del>
      <w:r w:rsidRPr="00307E5D">
        <w:rPr>
          <w:spacing w:val="-4"/>
          <w:rtl/>
        </w:rPr>
        <w:t xml:space="preserve"> </w:t>
      </w:r>
      <w:ins w:id="111235" w:author="קלוד" w:date="2026-10-11T13:11:34Z">
        <w:r>
          <w:rPr>
            <w:spacing w:val="-4"/>
            <w:rtl/>
          </w:rPr>
          <w:t xml:space="preserve">שנחשוש</w:t>
        </w:r>
      </w:ins>
      <w:del w:id="111236" w:author="קלוד" w:date="2026-10-11T13:11:34Z">
        <w:r w:rsidRPr="00307E5D">
          <w:rPr>
            <w:spacing w:val="-4"/>
            <w:rtl/>
          </w:rPr>
          <w:delText xml:space="preserve">דניחוש</w:delText>
        </w:r>
      </w:del>
      <w:r w:rsidRPr="00307E5D">
        <w:rPr>
          <w:spacing w:val="-4"/>
          <w:rtl/>
        </w:rPr>
        <w:t xml:space="preserve"> </w:t>
      </w:r>
      <w:r w:rsidRPr="00307E5D">
        <w:rPr>
          <w:spacing w:val="-4"/>
          <w:rtl/>
        </w:rPr>
        <w:t xml:space="preserve">למ"ד</w:t>
      </w:r>
      <w:r w:rsidRPr="00307E5D">
        <w:rPr>
          <w:spacing w:val="-4"/>
          <w:rtl/>
        </w:rPr>
        <w:t xml:space="preserve"> יקרא שמא </w:t>
      </w:r>
      <w:ins w:id="111233" w:author="קלוד" w:date="2026-10-11T13:11:34Z">
        <w:r>
          <w:rPr>
            <w:spacing w:val="-4"/>
            <w:rtl/>
          </w:rPr>
          <w:t xml:space="preserve">ימחוק;</w:t>
        </w:r>
      </w:ins>
      <w:del w:id="111234" w:author="קלוד" w:date="2026-10-11T13:11:34Z">
        <w:r w:rsidRPr="00307E5D">
          <w:rPr>
            <w:spacing w:val="-4"/>
            <w:rtl/>
          </w:rPr>
          <w:delText xml:space="preserve">ימחוק</w:delText>
        </w:r>
      </w:del>
      <w:r w:rsidRPr="00307E5D">
        <w:rPr>
          <w:spacing w:val="-4"/>
          <w:rtl/>
        </w:rPr>
        <w:t xml:space="preserve"> וא"א </w:t>
      </w:r>
      <w:ins w:id="111231" w:author="קלוד" w:date="2026-10-11T13:11:34Z">
        <w:r>
          <w:rPr>
            <w:spacing w:val="-4"/>
            <w:rtl/>
          </w:rPr>
          <w:t xml:space="preserve">בחקוק,</w:t>
        </w:r>
      </w:ins>
      <w:del w:id="111232" w:author="קלוד" w:date="2026-10-11T13:11:34Z">
        <w:r w:rsidRPr="00307E5D">
          <w:rPr>
            <w:spacing w:val="-4"/>
            <w:rtl/>
          </w:rPr>
          <w:delText xml:space="preserve">דחייק</w:delText>
        </w:r>
      </w:del>
      <w:r w:rsidRPr="00307E5D">
        <w:rPr>
          <w:spacing w:val="-4"/>
          <w:rtl/>
        </w:rPr>
        <w:t xml:space="preserve"> </w:t>
      </w:r>
      <w:ins w:id="93909" w:author="מנוע מכני" w:date="2026-10-11T12:04:39Z">
        <w:ins w:id="111229" w:author="קלוד" w:date="2026-10-11T13:11:34Z">
          <w:r>
            <w:rPr>
              <w:spacing w:val="-4"/>
              <w:rtl/>
            </w:rPr>
            <w:t xml:space="preserve">שלמ"ד</w:t>
          </w:r>
        </w:ins>
        <w:del w:id="111230" w:author="קלוד" w:date="2026-10-11T13:11:34Z">
          <w:r>
            <w:rPr>
              <w:spacing w:val="-4"/>
              <w:rtl/>
            </w:rPr>
            <w:delText xml:space="preserve">דלמה</w:delText>
          </w:r>
        </w:del>
      </w:ins>
      <w:del w:id="93910" w:author="מנוע מכני" w:date="2026-10-11T12:04:39Z">
        <w:r w:rsidRPr="00307E5D">
          <w:rPr>
            <w:spacing w:val="-4"/>
            <w:rtl/>
          </w:rPr>
          <w:delText xml:space="preserve">דלמאי</w:delText>
        </w:r>
      </w:del>
      <w:r w:rsidRPr="00307E5D">
        <w:rPr>
          <w:spacing w:val="-4"/>
          <w:rtl/>
        </w:rPr>
        <w:t xml:space="preserve"> </w:t>
      </w:r>
      <w:ins w:id="111227" w:author="קלוד" w:date="2026-10-11T13:11:34Z">
        <w:r>
          <w:rPr>
            <w:spacing w:val="-4"/>
            <w:rtl/>
          </w:rPr>
          <w:t xml:space="preserve">שמא</w:t>
        </w:r>
      </w:ins>
      <w:del w:id="111228" w:author="קלוד" w:date="2026-10-11T13:11:34Z">
        <w:r w:rsidRPr="00307E5D">
          <w:rPr>
            <w:spacing w:val="-4"/>
            <w:rtl/>
          </w:rPr>
          <w:delText xml:space="preserve">דשמא</w:delText>
        </w:r>
      </w:del>
      <w:r w:rsidRPr="00307E5D">
        <w:rPr>
          <w:spacing w:val="-4"/>
          <w:rtl/>
        </w:rPr>
        <w:t xml:space="preserve"> ימחוק </w:t>
      </w:r>
      <w:ins w:id="111225" w:author="קלוד" w:date="2026-10-11T13:11:34Z">
        <w:r>
          <w:rPr>
            <w:spacing w:val="-4"/>
            <w:rtl/>
          </w:rPr>
          <w:t xml:space="preserve">נחשוש</w:t>
        </w:r>
      </w:ins>
      <w:del w:id="111226" w:author="קלוד" w:date="2026-10-11T13:11:34Z">
        <w:r w:rsidRPr="00307E5D">
          <w:rPr>
            <w:spacing w:val="-4"/>
            <w:rtl/>
          </w:rPr>
          <w:delText xml:space="preserve">ניחוש</w:delText>
        </w:r>
      </w:del>
      <w:r w:rsidRPr="00307E5D">
        <w:rPr>
          <w:spacing w:val="-4"/>
          <w:rtl/>
        </w:rPr>
        <w:t xml:space="preserve"> </w:t>
      </w:r>
      <w:ins w:id="111223" w:author="קלוד" w:date="2026-10-11T13:11:34Z">
        <w:r>
          <w:rPr>
            <w:spacing w:val="-4"/>
            <w:rtl/>
          </w:rPr>
          <w:t xml:space="preserve">שיקרא]</w:t>
        </w:r>
      </w:ins>
      <w:del w:id="111224" w:author="קלוד" w:date="2026-10-11T13:11:34Z">
        <w:r w:rsidRPr="00307E5D">
          <w:rPr>
            <w:spacing w:val="-4"/>
            <w:rtl/>
          </w:rPr>
          <w:delText xml:space="preserve">דיקרא]</w:delText>
        </w:r>
      </w:del>
    </w:p>
    <w:p>
      <w:pPr>
        <w:pStyle w:val="afffff8"/>
        <w:rPr>
          <w:ins w:id="90071" w:author="קלוד" w:date="2026-10-11T12:33:55Z"/>
        </w:rPr>
      </w:pPr>
      <w:ins w:id="90072" w:author="קלוד" w:date="2026-10-11T12:33:55Z">
        <w:r>
          <w:rPr>
            <w:color w:val="7B3F00"/>
          </w:rPr>
          <w:t xml:space="preserve">ראייה במראה, וכתב תחת הצורה - אסור לקרותו</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93911" w:author="מנוע מכני" w:date="2026-10-11T12:04:39Z">
        <w:ins w:id="111245" w:author="קלוד" w:date="2026-10-11T13:11:34Z">
          <w:r>
            <w:rPr>
              <w:rFonts w:ascii="Fb Fontext" w:hAnsi="Fb Fontext"/>
              <w:rtl/>
            </w:rPr>
            <w:t xml:space="preserve">ותנאים</w:t>
          </w:r>
        </w:ins>
        <w:del w:id="111246" w:author="קלוד" w:date="2026-10-11T13:11:34Z">
          <w:r>
            <w:rPr>
              <w:rFonts w:ascii="Fb Fontext" w:hAnsi="Fb Fontext"/>
              <w:rtl/>
            </w:rPr>
            <w:delText xml:space="preserve">ואלו</w:delText>
          </w:r>
        </w:del>
      </w:ins>
      <w:del w:id="93912" w:author="מנוע מכני" w:date="2026-10-11T12:04:39Z">
        <w:r w:rsidRPr="006F178A">
          <w:rPr>
            <w:rFonts w:ascii="Fb Fontext" w:hAnsi="Fb Fontext"/>
            <w:rtl/>
          </w:rPr>
          <w:delText xml:space="preserve">והני</w:delText>
        </w:r>
      </w:del>
      <w:r w:rsidRPr="006F178A">
        <w:rPr>
          <w:rFonts w:ascii="Fb Fontext" w:hAnsi="Fb Fontext"/>
          <w:rtl/>
        </w:rPr>
        <w:t xml:space="preserve"> </w:t>
      </w:r>
      <w:ins w:id="111243" w:author="קלוד" w:date="2026-10-11T13:11:34Z">
        <w:r>
          <w:rPr>
            <w:rFonts w:ascii="Fb Fontext" w:hAnsi="Fb Fontext"/>
            <w:rtl/>
          </w:rPr>
          <w:t xml:space="preserve">אלו</w:t>
        </w:r>
      </w:ins>
      <w:del w:id="111244" w:author="קלוד" w:date="2026-10-11T13:11:34Z">
        <w:r w:rsidRPr="006F178A">
          <w:rPr>
            <w:rFonts w:ascii="Fb Fontext" w:hAnsi="Fb Fontext"/>
            <w:rtl/>
          </w:rPr>
          <w:delText xml:space="preserve">תנאי</w:delText>
        </w:r>
      </w:del>
      <w:r w:rsidRPr="006F178A">
        <w:rPr>
          <w:rFonts w:ascii="Fb Fontext" w:hAnsi="Fb Fontext"/>
          <w:rtl/>
        </w:rPr>
        <w:t xml:space="preserve"> </w:t>
      </w:r>
      <w:ins w:id="93913" w:author="מנוע מכני" w:date="2026-10-11T12:04:39Z">
        <w:ins w:id="111241" w:author="קלוד" w:date="2026-10-11T13:11:34Z">
          <w:r>
            <w:rPr>
              <w:rFonts w:ascii="Fb Fontext" w:hAnsi="Fb Fontext"/>
              <w:rtl/>
            </w:rPr>
            <w:t xml:space="preserve">כתנאים</w:t>
          </w:r>
        </w:ins>
        <w:del w:id="111242" w:author="קלוד" w:date="2026-10-11T13:11:34Z">
          <w:r>
            <w:rPr>
              <w:rFonts w:ascii="Fb Fontext" w:hAnsi="Fb Fontext"/>
              <w:rtl/>
            </w:rPr>
            <w:delText xml:space="preserve">כאלו</w:delText>
          </w:r>
        </w:del>
      </w:ins>
      <w:del w:id="93914" w:author="מנוע מכני" w:date="2026-10-11T12:04:39Z">
        <w:r w:rsidRPr="006F178A">
          <w:rPr>
            <w:rFonts w:ascii="Fb Fontext" w:hAnsi="Fb Fontext"/>
            <w:rtl/>
          </w:rPr>
          <w:delText xml:space="preserve">כהני</w:delText>
        </w:r>
      </w:del>
      <w:r w:rsidRPr="006F178A">
        <w:rPr>
          <w:rFonts w:ascii="Fb Fontext" w:hAnsi="Fb Fontext"/>
          <w:rtl/>
        </w:rPr>
        <w:t xml:space="preserve"> </w:t>
      </w:r>
      <w:ins w:id="111239" w:author="קלוד" w:date="2026-10-11T13:11:34Z">
        <w:r>
          <w:rPr>
            <w:rFonts w:ascii="Fb Fontext" w:hAnsi="Fb Fontext"/>
            <w:rtl/>
          </w:rPr>
          <w:t xml:space="preserve">אלו,</w:t>
        </w:r>
      </w:ins>
      <w:del w:id="111240" w:author="קלוד" w:date="2026-10-11T13:11:34Z">
        <w:r w:rsidRPr="006F178A">
          <w:rPr>
            <w:rFonts w:ascii="Fb Fontext" w:hAnsi="Fb Fontext"/>
            <w:rtl/>
          </w:rPr>
          <w:delText xml:space="preserve">תנאי</w:delText>
        </w:r>
      </w:del>
      <w:r w:rsidRPr="006F178A">
        <w:rPr>
          <w:rFonts w:ascii="Fb Fontext" w:hAnsi="Fb Fontext"/>
          <w:rtl/>
        </w:rPr>
        <w:t xml:space="preserve"> אם לחלוק באיסור שבת.</w:t>
      </w:r>
    </w:p>
    <w:p w:rsidR="00E9703F" w:rsidRPr="00307E5D" w:rsidRDefault="00E9703F" w:rsidP="00E9703F">
      <w:pPr>
        <w:rPr>
          <w:spacing w:val="-6"/>
          <w:rtl/>
        </w:rPr>
      </w:pPr>
      <w:r w:rsidRPr="00307E5D">
        <w:rPr>
          <w:rFonts w:ascii="Fb Fontext" w:hAnsi="Fb Fontext"/>
          <w:spacing w:val="-6"/>
          <w:sz w:val="20"/>
          <w:rtl/>
        </w:rPr>
        <w:t>אם רואין במראה קבועה בשבת דמידכר אבל במתכת אסור דאדם עשוי להתיר בה נימין המדולדלין.</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כתב המהלך תחת הצורה ותחת הדיוקנאות</w:t>
      </w:r>
      <w:r w:rsidRPr="006F178A">
        <w:rPr>
          <w:rFonts w:ascii="Fb Fontext" w:hAnsi="Fb Fontext"/>
          <w:rtl/>
        </w:rPr>
        <w:t xml:space="preserve"> - אסור לקרותו בשבת.</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ודיוקנא</w:t>
      </w:r>
      <w:r w:rsidRPr="006F178A">
        <w:rPr>
          <w:rtl/>
        </w:rPr>
        <w:t xml:space="preserve"> </w:t>
      </w:r>
      <w:r w:rsidRPr="006F178A">
        <w:rPr>
          <w:rStyle w:val="afffe"/>
          <w:rFonts w:ascii="Fb Fontext" w:hAnsi="Fb Fontext"/>
          <w:rtl/>
        </w:rPr>
        <w:t>עצמה</w:t>
      </w:r>
      <w:r w:rsidRPr="006F178A">
        <w:rPr>
          <w:rtl/>
        </w:rPr>
        <w:t xml:space="preserve"> - אף בחול אסור להסתכל בה, משום </w:t>
      </w:r>
      <w:r>
        <w:rPr>
          <w:rtl/>
        </w:rPr>
        <w:t>שנא'</w:t>
      </w:r>
      <w:r w:rsidRPr="00184B09">
        <w:rPr>
          <w:rStyle w:val="afffff0"/>
          <w:rtl/>
        </w:rPr>
        <w:t xml:space="preserve"> </w:t>
      </w:r>
      <w:r w:rsidRPr="00184B09">
        <w:rPr>
          <w:rStyle w:val="afffff0"/>
          <w:rFonts w:hint="cs"/>
          <w:rtl/>
        </w:rPr>
        <w:t>'</w:t>
      </w:r>
      <w:ins w:id="91489" w:author="Claude - סמנטי" w:date="2026-10-11T12:28:21Z">
        <w:r>
          <w:rPr>
            <w:rStyle w:val="afffff0"/>
            <w:rtl/>
          </w:rPr>
          <w:t xml:space="preserve">אַל תִּפְנוּ אֶל הָאֱלִילִים</w:t>
        </w:r>
      </w:ins>
      <w:del w:id="91490" w:author="Claude - סמנטי" w:date="2026-10-11T12:28:21Z">
        <w:r w:rsidRPr="00184B09">
          <w:rPr>
            <w:rStyle w:val="afffff0"/>
            <w:rtl/>
          </w:rPr>
          <w:delText xml:space="preserve">אל תפנו אל האלילים</w:delText>
        </w:r>
      </w:del>
      <w:r w:rsidRPr="00184B09">
        <w:rPr>
          <w:rStyle w:val="afffff0"/>
          <w:rFonts w:hint="cs"/>
          <w:rtl/>
        </w:rPr>
        <w:t>'</w:t>
      </w:r>
      <w:r w:rsidRPr="00184B09">
        <w:rPr>
          <w:rStyle w:val="afffff0"/>
          <w:rtl/>
        </w:rPr>
        <w:t>.</w:t>
      </w:r>
    </w:p>
    <w:p w:rsidR="00E9703F" w:rsidRPr="009757B9" w:rsidRDefault="00E9703F" w:rsidP="00E9703F">
      <w:pPr>
        <w:rPr>
          <w:rFonts w:cs="Guttman Vilna"/>
          <w:b/>
          <w:bCs/>
          <w:rtl/>
        </w:rPr>
      </w:pPr>
      <w:ins w:id="111249" w:author="קלוד" w:date="2026-10-11T13:11:34Z">
        <w:r>
          <w:rPr>
            <w:rtl/>
          </w:rPr>
          <w:t xml:space="preserve">והלימוד -</w:t>
        </w:r>
      </w:ins>
      <w:del w:id="111250" w:author="קלוד" w:date="2026-10-11T13:11:34Z">
        <w:r w:rsidRPr="006F178A">
          <w:rPr>
            <w:rtl/>
          </w:rPr>
          <w:delText xml:space="preserve">ותלמודא</w:delText>
        </w:r>
        <w:r w:rsidRPr="006F178A">
          <w:rPr>
            <w:rFonts w:hint="cs"/>
            <w:rtl/>
          </w:rPr>
          <w:delText xml:space="preserve">-</w:delText>
        </w:r>
      </w:del>
      <w:r w:rsidRPr="006F178A">
        <w:rPr>
          <w:rtl/>
        </w:rPr>
        <w:t xml:space="preserve"> </w:t>
      </w:r>
      <w:r w:rsidRPr="006F178A">
        <w:rPr>
          <w:rStyle w:val="2fb"/>
          <w:rtl/>
        </w:rPr>
        <w:t xml:space="preserve">רבי</w:t>
      </w:r>
      <w:r w:rsidRPr="006F178A">
        <w:rPr>
          <w:rtl/>
        </w:rPr>
        <w:t xml:space="preserve"> </w:t>
      </w:r>
      <w:ins w:id="111247" w:author="קלוד" w:date="2026-10-11T13:11:34Z">
        <w:r>
          <w:rPr>
            <w:rtl/>
          </w:rPr>
          <w:t xml:space="preserve">חנין:</w:t>
        </w:r>
      </w:ins>
      <w:del w:id="111248" w:author="קלוד" w:date="2026-10-11T13:11:34Z">
        <w:r w:rsidRPr="006F178A">
          <w:rPr>
            <w:rtl/>
          </w:rPr>
          <w:delText xml:space="preserve">חנין</w:delText>
        </w:r>
      </w:del>
      <w:r w:rsidRPr="00184B09">
        <w:rPr>
          <w:rStyle w:val="afffff0"/>
          <w:rtl/>
        </w:rPr>
        <w:t xml:space="preserve"> </w:t>
      </w:r>
      <w:r w:rsidRPr="00184B09">
        <w:rPr>
          <w:rStyle w:val="afffff0"/>
          <w:rFonts w:hint="cs"/>
          <w:rtl/>
        </w:rPr>
        <w:t>'</w:t>
      </w:r>
      <w:r w:rsidRPr="00184B09">
        <w:rPr>
          <w:rStyle w:val="afffff0"/>
          <w:rtl/>
        </w:rPr>
        <w:t>אל תפנו אל מדעתכם</w:t>
      </w:r>
      <w:r w:rsidRPr="00184B09">
        <w:rPr>
          <w:rStyle w:val="afffff0"/>
          <w:rFonts w:hint="cs"/>
          <w:rtl/>
        </w:rPr>
        <w:t>'</w:t>
      </w:r>
      <w:r w:rsidRPr="00184B09">
        <w:rPr>
          <w:rStyle w:val="afffff0"/>
          <w:rtl/>
        </w:rPr>
        <w:t>.</w:t>
      </w:r>
    </w:p>
    <w:p w:rsidR="00E9703F" w:rsidRDefault="00E9703F" w:rsidP="00E9703F">
      <w:pPr>
        <w:pStyle w:val="affffd"/>
        <w:spacing w:after="0"/>
        <w:rPr>
          <w:del w:id="90133" w:author="מנוע עיצוב" w:date="2026-10-11T12:09:26Z"/>
          <w:rFonts w:ascii="MS Mincho" w:hAnsi="MS Mincho"/>
          <w:bCs w:val="0"/>
          <w:rtl/>
        </w:rPr>
      </w:pPr>
      <w:del w:id="90132"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130" w:author="קלוד" w:date="2026-10-11T09:07:15Z">
          <w:pPr>
            <w:pStyle w:val="affff1"/>
            <w:rPr>
              <w:b w:val="0"/>
              <w:rtl/>
            </w:rPr>
          </w:pPr>
        </w:pPrChange>
      </w:pPr>
      <w:ins w:id="9859" w:author="מספור קטעי משנה" w:date="2026-10-11T09:35:03Z">
        <w:r>
          <w:rPr>
            <w:rStyle w:val="MisparKeta"/>
          </w:rPr>
          <w:t xml:space="preserve">ב. </w:t>
        </w:r>
      </w:ins>
      <w:r w:rsidRPr="00146180">
        <w:rPr>
          <w:rStyle w:val="afffe"/>
          <w:rFonts w:hint="cs"/>
          <w:b w:val="0"/>
          <w:rtl/>
        </w:rPr>
        <w:t>מפיס אדם עם בניו ועם בני ביתו על השולחן</w:t>
      </w:r>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 xml:space="preserve">ועם אחר </w:t>
      </w:r>
      <w:r w:rsidRPr="006F178A">
        <w:rPr>
          <w:rStyle w:val="afffe"/>
          <w:rFonts w:ascii="Fb Fontext" w:hAnsi="Fb Fontext"/>
          <w:rtl/>
        </w:rPr>
        <w:t xml:space="preserve">לא</w:t>
      </w:r>
      <w:r w:rsidRPr="006F178A">
        <w:rPr>
          <w:rStyle w:val="afffe"/>
          <w:rFonts w:ascii="Fb Fontext" w:hAnsi="Fb Fontext" w:hint="cs"/>
          <w:rtl/>
        </w:rPr>
        <w:t xml:space="preserve"> </w:t>
      </w:r>
      <w:r w:rsidRPr="006F178A">
        <w:rPr>
          <w:rFonts w:ascii="Fb Fontext" w:hAnsi="Fb Fontext" w:hint="cs"/>
          <w:rtl/>
        </w:rPr>
        <w:t xml:space="preserve">- </w:t>
      </w:r>
      <w:ins w:id="111253" w:author="קלוד" w:date="2026-10-11T13:11:34Z">
        <w:r>
          <w:rPr>
            <w:rStyle w:val="2fb"/>
            <w:rFonts w:ascii="Fb Fontext" w:hAnsi="Fb Fontext"/>
            <w:rtl/>
          </w:rPr>
          <w:t xml:space="preserve">כדריא"ש:</w:t>
        </w:r>
      </w:ins>
      <w:del w:id="111254" w:author="קלוד" w:date="2026-10-11T13:11:34Z">
        <w:r w:rsidRPr="006F178A">
          <w:rPr>
            <w:rStyle w:val="2fb"/>
            <w:rFonts w:ascii="Fb Fontext" w:hAnsi="Fb Fontext"/>
            <w:rtl/>
          </w:rPr>
          <w:delText xml:space="preserve">כדריא"ש</w:delText>
        </w:r>
      </w:del>
      <w:r w:rsidRPr="006F178A">
        <w:rPr>
          <w:rFonts w:ascii="Fb Fontext" w:hAnsi="Fb Fontext"/>
          <w:rtl/>
        </w:rPr>
        <w:t xml:space="preserve"> </w:t>
      </w:r>
      <w:ins w:id="111251" w:author="קלוד" w:date="2026-10-11T13:11:34Z">
        <w:r>
          <w:rPr>
            <w:rFonts w:ascii="Fb Fontext" w:hAnsi="Fb Fontext"/>
            <w:rtl/>
          </w:rPr>
          <w:t xml:space="preserve">בני</w:t>
        </w:r>
      </w:ins>
      <w:del w:id="111252" w:author="קלוד" w:date="2026-10-11T13:11:34Z">
        <w:r w:rsidRPr="006F178A">
          <w:rPr>
            <w:rFonts w:ascii="Fb Fontext" w:hAnsi="Fb Fontext"/>
            <w:rtl/>
          </w:rPr>
          <w:delText xml:space="preserve">דבני</w:delText>
        </w:r>
      </w:del>
      <w:r w:rsidRPr="006F178A">
        <w:rPr>
          <w:rFonts w:ascii="Fb Fontext" w:hAnsi="Fb Fontext"/>
          <w:rtl/>
        </w:rPr>
        <w:t xml:space="preserve"> חבורה המקפידין זע"ז</w:t>
      </w:r>
    </w:p>
    <w:p w:rsidR="00E9703F" w:rsidRPr="006F178A" w:rsidRDefault="00E9703F" w:rsidP="00E9703F">
      <w:pPr>
        <w:pStyle w:val="affffb"/>
        <w:rPr>
          <w:rtl/>
        </w:rPr>
      </w:pPr>
      <w:r>
        <w:rPr>
          <w:rtl/>
        </w:rPr>
        <w:t xml:space="preserve">- </w:t>
      </w:r>
      <w:r w:rsidRPr="006F178A">
        <w:rPr>
          <w:rtl/>
        </w:rPr>
        <w:t xml:space="preserve">עוברין משום </w:t>
      </w:r>
      <w:r w:rsidRPr="006F178A">
        <w:rPr>
          <w:rFonts w:hint="cs"/>
          <w:rtl/>
        </w:rPr>
        <w:t xml:space="preserve">א. </w:t>
      </w:r>
      <w:r w:rsidRPr="006F178A">
        <w:rPr>
          <w:rtl/>
        </w:rPr>
        <w:t xml:space="preserve">מדה </w:t>
      </w:r>
      <w:r w:rsidRPr="006F178A">
        <w:rPr>
          <w:rFonts w:hint="cs"/>
          <w:rtl/>
        </w:rPr>
        <w:t xml:space="preserve">ב. </w:t>
      </w:r>
      <w:r w:rsidRPr="006F178A">
        <w:rPr>
          <w:rtl/>
        </w:rPr>
        <w:t xml:space="preserve">ומשום משקל, </w:t>
      </w:r>
      <w:r w:rsidRPr="006F178A">
        <w:rPr>
          <w:rFonts w:hint="cs"/>
          <w:rtl/>
        </w:rPr>
        <w:t xml:space="preserve">ג. </w:t>
      </w:r>
      <w:r w:rsidRPr="006F178A">
        <w:rPr>
          <w:rtl/>
        </w:rPr>
        <w:t xml:space="preserve">ומשום מנין, </w:t>
      </w:r>
      <w:r w:rsidRPr="006F178A">
        <w:rPr>
          <w:rFonts w:hint="cs"/>
          <w:rtl/>
        </w:rPr>
        <w:t xml:space="preserve">ד. </w:t>
      </w:r>
      <w:r w:rsidRPr="006F178A">
        <w:rPr>
          <w:rtl/>
        </w:rPr>
        <w:t>ומשום לווין ופורעין ביו"ט.</w:t>
      </w:r>
    </w:p>
    <w:p w:rsidR="00E9703F" w:rsidRPr="006F178A" w:rsidRDefault="00E9703F" w:rsidP="00E9703F">
      <w:pPr>
        <w:rPr>
          <w:rtl/>
        </w:rPr>
      </w:pPr>
      <w:r w:rsidRPr="006F178A">
        <w:rPr>
          <w:rFonts w:ascii="Fb Fontext" w:hAnsi="Fb Fontext" w:hint="cs"/>
          <w:b/>
          <w:bCs/>
          <w:rtl/>
        </w:rPr>
        <w:t>ה.</w:t>
      </w:r>
      <w:r w:rsidRPr="006F178A">
        <w:rPr>
          <w:rFonts w:ascii="Fb Fontext" w:hAnsi="Fb Fontext" w:hint="cs"/>
          <w:rtl/>
        </w:rPr>
        <w:t xml:space="preserve"> </w:t>
      </w:r>
      <w:r w:rsidRPr="006F178A">
        <w:rPr>
          <w:rFonts w:ascii="Fb Fontext" w:hAnsi="Fb Fontext"/>
          <w:rtl/>
        </w:rPr>
        <w:t>ולב"ה אף משום ריבית.</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ובניו ובני ביתו מותר</w:t>
      </w:r>
      <w:r w:rsidRPr="006F178A">
        <w:rPr>
          <w:rtl/>
        </w:rPr>
        <w:t xml:space="preserve"> </w:t>
      </w:r>
      <w:r w:rsidRPr="006F178A">
        <w:rPr>
          <w:rStyle w:val="2fb"/>
          <w:rtl/>
        </w:rPr>
        <w:t xml:space="preserve">כריא"ר</w:t>
      </w:r>
      <w:r w:rsidRPr="006F178A">
        <w:rPr>
          <w:rtl/>
        </w:rPr>
        <w:t xml:space="preserve"> כדי להטעימן טעם ריבית.</w:t>
      </w:r>
    </w:p>
    <w:p w:rsidR="00E9703F" w:rsidRPr="006F178A" w:rsidRDefault="00E9703F" w:rsidP="00E9703F">
      <w:pPr>
        <w:rPr>
          <w:rtl/>
        </w:rPr>
      </w:pPr>
      <w:r w:rsidRPr="006F178A">
        <w:rPr>
          <w:rtl/>
        </w:rPr>
        <w:t xml:space="preserve">וגרסי' במתני' </w:t>
      </w:r>
      <w:r>
        <w:rPr>
          <w:rtl/>
        </w:rPr>
        <w:t>אפי'</w:t>
      </w:r>
      <w:r w:rsidRPr="006F178A">
        <w:rPr>
          <w:rtl/>
        </w:rPr>
        <w:t xml:space="preserve"> מנה גדולה כנגד קטנה.</w:t>
      </w:r>
    </w:p>
    <w:p w:rsidR="00E9703F" w:rsidRPr="006F178A" w:rsidRDefault="00E9703F" w:rsidP="00E9703F">
      <w:pPr>
        <w:rPr>
          <w:rtl/>
        </w:rPr>
      </w:pPr>
      <w:r w:rsidRPr="006F178A">
        <w:rPr>
          <w:rtl/>
        </w:rPr>
        <w:t>•</w:t>
      </w:r>
      <w:r w:rsidRPr="006F178A">
        <w:rPr>
          <w:rFonts w:hint="cs"/>
          <w:rtl/>
        </w:rPr>
        <w:t xml:space="preserve"> </w:t>
      </w:r>
      <w:r w:rsidRPr="006F178A">
        <w:rPr>
          <w:rStyle w:val="afffe"/>
          <w:rFonts w:ascii="Fb Fontext" w:hAnsi="Fb Fontext"/>
          <w:rtl/>
        </w:rPr>
        <w:t xml:space="preserve">אבל עם אחרים </w:t>
      </w:r>
      <w:ins w:id="111263" w:author="קלוד" w:date="2026-10-11T13:11:34Z">
        <w:r>
          <w:rPr>
            <w:rStyle w:val="afffe"/>
            <w:rFonts w:ascii="Fb Fontext" w:hAnsi="Fb Fontext"/>
            <w:rtl/>
          </w:rPr>
          <w:t xml:space="preserve">אסור,</w:t>
        </w:r>
      </w:ins>
      <w:del w:id="111264" w:author="קלוד" w:date="2026-10-11T13:11:34Z">
        <w:r w:rsidRPr="006F178A">
          <w:rPr>
            <w:rStyle w:val="afffe"/>
            <w:rFonts w:ascii="Fb Fontext" w:hAnsi="Fb Fontext"/>
            <w:rtl/>
          </w:rPr>
          <w:delText xml:space="preserve">אסור</w:delText>
        </w:r>
      </w:del>
      <w:r w:rsidRPr="006F178A">
        <w:rPr>
          <w:rtl/>
        </w:rPr>
        <w:t xml:space="preserve"> </w:t>
      </w:r>
      <w:ins w:id="111261" w:author="קלוד" w:date="2026-10-11T13:11:34Z">
        <w:r>
          <w:rPr>
            <w:rStyle w:val="2fb"/>
            <w:rtl/>
          </w:rPr>
          <w:t xml:space="preserve">כדריא"ש:</w:t>
        </w:r>
      </w:ins>
      <w:del w:id="111262" w:author="קלוד" w:date="2026-10-11T13:11:34Z">
        <w:r w:rsidRPr="006F178A">
          <w:rPr>
            <w:rStyle w:val="2fb"/>
            <w:rtl/>
          </w:rPr>
          <w:delText xml:space="preserve">כדריא"ש</w:delText>
        </w:r>
      </w:del>
      <w:r w:rsidRPr="006F178A">
        <w:rPr>
          <w:rtl/>
        </w:rPr>
        <w:t xml:space="preserve"> </w:t>
      </w:r>
      <w:ins w:id="111259" w:author="קלוד" w:date="2026-10-11T13:11:34Z">
        <w:r>
          <w:rPr>
            <w:rtl/>
          </w:rPr>
          <w:t xml:space="preserve">מנה</w:t>
        </w:r>
      </w:ins>
      <w:del w:id="111260" w:author="קלוד" w:date="2026-10-11T13:11:34Z">
        <w:r w:rsidRPr="006F178A">
          <w:rPr>
            <w:rtl/>
          </w:rPr>
          <w:delText xml:space="preserve">דמנה</w:delText>
        </w:r>
      </w:del>
      <w:r w:rsidRPr="006F178A">
        <w:rPr>
          <w:rtl/>
        </w:rPr>
        <w:t xml:space="preserve"> גדולה כנגד מנה קטנה - אף בחול </w:t>
      </w:r>
      <w:ins w:id="111257" w:author="קלוד" w:date="2026-10-11T13:11:34Z">
        <w:r>
          <w:rPr>
            <w:rtl/>
          </w:rPr>
          <w:t xml:space="preserve">אסור</w:t>
        </w:r>
      </w:ins>
      <w:del w:id="111258" w:author="קלוד" w:date="2026-10-11T13:11:34Z">
        <w:r w:rsidRPr="006F178A">
          <w:rPr>
            <w:rtl/>
          </w:rPr>
          <w:delText xml:space="preserve">לאחרים</w:delText>
        </w:r>
      </w:del>
      <w:r w:rsidRPr="006F178A">
        <w:rPr>
          <w:rtl/>
        </w:rPr>
        <w:t xml:space="preserve"> </w:t>
      </w:r>
      <w:ins w:id="111255" w:author="קלוד" w:date="2026-10-11T13:11:34Z">
        <w:r>
          <w:rPr>
            <w:rtl/>
          </w:rPr>
          <w:t xml:space="preserve">עם אחרים,</w:t>
        </w:r>
      </w:ins>
      <w:del w:id="111256" w:author="קלוד" w:date="2026-10-11T13:11:34Z">
        <w:r w:rsidRPr="006F178A">
          <w:rPr>
            <w:rtl/>
          </w:rPr>
          <w:delText xml:space="preserve">אסור.</w:delText>
        </w:r>
      </w:del>
      <w:r w:rsidRPr="006F178A">
        <w:rPr>
          <w:rtl/>
        </w:rPr>
        <w:t xml:space="preserve"> משום קוביא.</w:t>
      </w:r>
    </w:p>
    <w:p w:rsidR="00E9703F" w:rsidRDefault="00E9703F" w:rsidP="00E9703F">
      <w:pPr>
        <w:pStyle w:val="affffd"/>
        <w:spacing w:after="0"/>
        <w:rPr>
          <w:del w:id="90135" w:author="מנוע עיצוב" w:date="2026-10-11T12:09:26Z"/>
          <w:rFonts w:ascii="MS Mincho" w:hAnsi="MS Mincho"/>
          <w:bCs w:val="0"/>
          <w:rtl/>
        </w:rPr>
      </w:pPr>
      <w:del w:id="90134" w:author="מנוע עיצוב" w:date="2026-10-11T12:09:26Z">
        <w:r>
          <w:rPr>
            <w:rFonts w:ascii="MS Mincho" w:hAnsi="MS Mincho" w:hint="cs"/>
            <w:bCs w:val="0"/>
            <w:rtl/>
          </w:rPr>
          <w:delText xml:space="preserve"> ׻</w:delText>
        </w:r>
      </w:del>
    </w:p>
    <w:p w:rsidR="00E9703F" w:rsidRDefault="00E9703F" w:rsidP="00E9703F">
      <w:pPr>
        <w:pStyle w:val="affff1"/>
        <w:ind w:end="0"/>
        <w:rPr>
          <w:rStyle w:val="afffe"/>
          <w:b w:val="0"/>
          <w:bCs/>
          <w:rtl/>
        </w:rPr>
        <w:pPrChange w:id="20131" w:author="קלוד" w:date="2026-10-11T09:07:15Z">
          <w:pPr>
            <w:pStyle w:val="affff1"/>
            <w:rPr>
              <w:rStyle w:val="afffe"/>
              <w:b w:val="0"/>
              <w:bCs/>
              <w:rtl/>
            </w:rPr>
          </w:pPr>
        </w:pPrChange>
      </w:pPr>
      <w:r w:rsidRPr="006F178A">
        <w:rPr>
          <w:rFonts w:cs="FontbitDavid"/>
          <w:rtl/>
        </w:rPr>
        <w:t>•</w:t>
      </w:r>
      <w:r w:rsidRPr="009757B9">
        <w:rPr>
          <w:rFonts w:hint="cs"/>
          <w:rtl/>
        </w:rPr>
        <w:t xml:space="preserve"> </w:t>
      </w:r>
      <w:r w:rsidRPr="00146180">
        <w:rPr>
          <w:rStyle w:val="afffe"/>
          <w:b w:val="0"/>
          <w:rtl/>
        </w:rPr>
        <w:t xml:space="preserve">מטילין חלשין </w:t>
      </w:r>
      <w:r w:rsidRPr="00146180">
        <w:rPr>
          <w:rStyle w:val="afffe"/>
          <w:rFonts w:hint="cs"/>
          <w:b w:val="0"/>
          <w:rtl/>
        </w:rPr>
        <w:t>על הקדשים ביו</w:t>
      </w:r>
      <w:r w:rsidRPr="00146180">
        <w:rPr>
          <w:rStyle w:val="afffe"/>
          <w:b w:val="0"/>
          <w:rtl/>
        </w:rPr>
        <w:t>"</w:t>
      </w:r>
      <w:r w:rsidRPr="00146180">
        <w:rPr>
          <w:rStyle w:val="afffe"/>
          <w:rFonts w:hint="cs"/>
          <w:b w:val="0"/>
          <w:rtl/>
        </w:rPr>
        <w:t>ט</w:t>
      </w:r>
    </w:p>
    <w:p w:rsidR="00E9703F" w:rsidRPr="006F178A" w:rsidRDefault="00E9703F" w:rsidP="00E9703F">
      <w:pPr>
        <w:rPr>
          <w:rtl/>
        </w:rPr>
      </w:pPr>
      <w:r w:rsidRPr="006F178A">
        <w:rPr>
          <w:rStyle w:val="afffe"/>
          <w:rFonts w:ascii="Fb Fontext" w:hAnsi="Fb Fontext"/>
          <w:sz w:val="20"/>
          <w:rtl/>
        </w:rPr>
        <w:t xml:space="preserve">אבל </w:t>
      </w:r>
      <w:r w:rsidRPr="006F178A">
        <w:rPr>
          <w:rStyle w:val="afffe"/>
          <w:rFonts w:ascii="Fb Fontext" w:hAnsi="Fb Fontext"/>
          <w:sz w:val="20"/>
          <w:rtl/>
        </w:rPr>
        <w:t xml:space="preserve">לא</w:t>
      </w:r>
      <w:r w:rsidRPr="006F178A">
        <w:rPr>
          <w:rStyle w:val="afffe"/>
          <w:rFonts w:ascii="Fb Fontext" w:hAnsi="Fb Fontext"/>
          <w:sz w:val="20"/>
          <w:rtl/>
        </w:rPr>
        <w:t xml:space="preserve"> על</w:t>
      </w:r>
      <w:r w:rsidRPr="006F178A">
        <w:rPr>
          <w:rStyle w:val="afffe"/>
          <w:rFonts w:ascii="Fb Fontext" w:hAnsi="Fb Fontext" w:hint="cs"/>
          <w:sz w:val="20"/>
          <w:rtl/>
        </w:rPr>
        <w:t xml:space="preserve"> המנות </w:t>
      </w:r>
      <w:r w:rsidRPr="006F178A">
        <w:rPr>
          <w:rFonts w:ascii="Fb Fontext" w:hAnsi="Fb Fontext"/>
          <w:sz w:val="20"/>
          <w:rtl/>
        </w:rPr>
        <w:t xml:space="preserve">של יו"ח ביו"ט </w:t>
      </w:r>
      <w:r w:rsidRPr="006F178A">
        <w:rPr>
          <w:rFonts w:ascii="Fb Fontext" w:hAnsi="Fb Fontext"/>
          <w:sz w:val="20"/>
          <w:rtl/>
        </w:rPr>
        <w:t xml:space="preserve">וקמ"ל</w:t>
      </w:r>
      <w:r w:rsidRPr="006F178A">
        <w:rPr>
          <w:rFonts w:ascii="Fb Fontext" w:hAnsi="Fb Fontext"/>
          <w:sz w:val="20"/>
          <w:rtl/>
        </w:rPr>
        <w:t xml:space="preserve"> </w:t>
      </w:r>
      <w:r>
        <w:rPr>
          <w:rFonts w:ascii="Fb Fontext" w:hAnsi="Fb Fontext"/>
          <w:sz w:val="20"/>
          <w:rtl/>
        </w:rPr>
        <w:t>אפי'</w:t>
      </w:r>
      <w:r w:rsidRPr="006F178A">
        <w:rPr>
          <w:rFonts w:ascii="Fb Fontext" w:hAnsi="Fb Fontext"/>
          <w:sz w:val="20"/>
          <w:rtl/>
        </w:rPr>
        <w:t xml:space="preserve"> </w:t>
      </w:r>
      <w:r w:rsidRPr="002F73F8">
        <w:rPr>
          <w:rStyle w:val="afffff0"/>
          <w:rtl/>
        </w:rPr>
        <w:t>ד</w:t>
      </w:r>
      <w:r w:rsidRPr="002F73F8">
        <w:rPr>
          <w:rStyle w:val="afffff0"/>
          <w:rFonts w:hint="cs"/>
          <w:rtl/>
        </w:rPr>
        <w:t>'</w:t>
      </w:r>
      <w:r w:rsidRPr="002F73F8">
        <w:rPr>
          <w:rStyle w:val="afffff0"/>
          <w:rtl/>
        </w:rPr>
        <w:t>עמך כמריבי כהן</w:t>
      </w:r>
      <w:r w:rsidRPr="002F73F8">
        <w:rPr>
          <w:rStyle w:val="afffff0"/>
          <w:rFonts w:hint="cs"/>
          <w:rtl/>
        </w:rPr>
        <w:t>'</w:t>
      </w:r>
      <w:r w:rsidRPr="002F73F8">
        <w:rPr>
          <w:rStyle w:val="afffff0"/>
          <w:rtl/>
        </w:rPr>
        <w:t>.</w:t>
      </w:r>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כל שחבירו נענש על ידו אין מכניסין אותו במחיצתו של </w:t>
      </w:r>
      <w:r w:rsidRPr="006F178A">
        <w:rPr>
          <w:rFonts w:ascii="Fb Fontext" w:hAnsi="Fb Fontext"/>
          <w:rtl/>
        </w:rPr>
        <w:t xml:space="preserve">הקב"ה</w:t>
      </w:r>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יגורך רע]</w:t>
      </w:r>
    </w:p>
    <w:p w:rsidR="00E9703F" w:rsidRPr="006F178A" w:rsidRDefault="00E9703F" w:rsidP="00E9703F">
      <w:pPr>
        <w:rPr>
          <w:rStyle w:val="afffe"/>
          <w:rFonts w:ascii="Fb Fontext" w:hAnsi="Fb Fontext"/>
          <w:b/>
          <w:rtl/>
        </w:rPr>
      </w:pPr>
      <w:r w:rsidRPr="006F178A">
        <w:rPr>
          <w:rStyle w:val="afffe"/>
          <w:rFonts w:ascii="Fb Fontext" w:hAnsi="Fb Fontext" w:hint="cs"/>
          <w:b/>
          <w:rtl/>
        </w:rPr>
        <w:t>א.</w:t>
      </w:r>
      <w:r w:rsidRPr="006F178A">
        <w:rPr>
          <w:rFonts w:hint="cs"/>
          <w:rtl/>
        </w:rPr>
        <w:t xml:space="preserve"> </w:t>
      </w:r>
      <w:r w:rsidRPr="006F178A">
        <w:rPr>
          <w:rtl/>
        </w:rPr>
        <w:t xml:space="preserve">מאחאב אין </w:t>
      </w:r>
      <w:ins w:id="111271" w:author="קלוד" w:date="2026-10-11T13:11:34Z">
        <w:r>
          <w:rPr>
            <w:rtl/>
          </w:rPr>
          <w:t xml:space="preserve">להוכיח,</w:t>
        </w:r>
      </w:ins>
      <w:del w:id="111272" w:author="קלוד" w:date="2026-10-11T13:11:34Z">
        <w:r w:rsidRPr="006F178A">
          <w:rPr>
            <w:rtl/>
          </w:rPr>
          <w:delText xml:space="preserve">להוכיח</w:delText>
        </w:r>
      </w:del>
      <w:r w:rsidRPr="006F178A">
        <w:rPr>
          <w:rtl/>
        </w:rPr>
        <w:t xml:space="preserve"> </w:t>
      </w:r>
      <w:ins w:id="111269" w:author="קלוד" w:date="2026-10-11T13:11:34Z">
        <w:r>
          <w:rPr>
            <w:rtl/>
          </w:rPr>
          <w:t xml:space="preserve">שאפשר</w:t>
        </w:r>
      </w:ins>
      <w:del w:id="111270" w:author="קלוד" w:date="2026-10-11T13:11:34Z">
        <w:r w:rsidRPr="006F178A">
          <w:rPr>
            <w:rtl/>
          </w:rPr>
          <w:delText xml:space="preserve">אפשר</w:delText>
        </w:r>
      </w:del>
      <w:r w:rsidRPr="006F178A">
        <w:rPr>
          <w:rtl/>
        </w:rPr>
        <w:t xml:space="preserve"> </w:t>
      </w:r>
      <w:ins w:id="111267" w:author="קלוד" w:date="2026-10-11T13:11:34Z">
        <w:r>
          <w:rPr>
            <w:rtl/>
          </w:rPr>
          <w:t xml:space="preserve">שדווקא</w:t>
        </w:r>
      </w:ins>
      <w:del w:id="111268" w:author="קלוד" w:date="2026-10-11T13:11:34Z">
        <w:r w:rsidRPr="006F178A">
          <w:rPr>
            <w:rtl/>
          </w:rPr>
          <w:delText xml:space="preserve">דדווקא</w:delText>
        </w:r>
      </w:del>
      <w:r w:rsidRPr="006F178A">
        <w:rPr>
          <w:rtl/>
        </w:rPr>
        <w:t xml:space="preserve"> </w:t>
      </w:r>
      <w:ins w:id="92045" w:author="מנוע מכני" w:date="2026-10-11T12:04:39Z">
        <w:r>
          <w:rPr>
            <w:rtl/>
          </w:rPr>
          <w:t xml:space="preserve">שם</w:t>
        </w:r>
      </w:ins>
      <w:del w:id="92046" w:author="מנוע מכני" w:date="2026-10-11T12:04:39Z">
        <w:r w:rsidRPr="006F178A">
          <w:rPr>
            <w:rtl/>
          </w:rPr>
          <w:delText xml:space="preserve">התם</w:delText>
        </w:r>
      </w:del>
      <w:r w:rsidRPr="006F178A">
        <w:rPr>
          <w:rtl/>
        </w:rPr>
        <w:t xml:space="preserve"> </w:t>
      </w:r>
      <w:ins w:id="111265" w:author="קלוד" w:date="2026-10-11T13:11:34Z">
        <w:r>
          <w:rPr>
            <w:rStyle w:val="afffff0"/>
            <w:rtl/>
          </w:rPr>
          <w:t xml:space="preserve">- משום 'דּוֹבֵר</w:t>
        </w:r>
      </w:ins>
      <w:del w:id="111266" w:author="קלוד" w:date="2026-10-11T13:11:34Z">
        <w:r w:rsidRPr="002F73F8">
          <w:rPr>
            <w:rStyle w:val="afffff0"/>
            <w:rtl/>
          </w:rPr>
          <w:delText xml:space="preserve">ד</w:delText>
        </w:r>
        <w:r w:rsidRPr="002F73F8">
          <w:rPr>
            <w:rStyle w:val="afffff0"/>
            <w:rFonts w:hint="cs"/>
            <w:rtl/>
          </w:rPr>
          <w:delText xml:space="preserve">'</w:delText>
        </w:r>
        <w:r>
          <w:rPr>
            <w:rStyle w:val="afffff0"/>
            <w:rtl/>
          </w:rPr>
          <w:delText xml:space="preserve">דּוֹבֵר</w:delText>
        </w:r>
      </w:del>
      <w:ins w:id="91491" w:author="Claude - סמנטי" w:date="2026-10-11T12:28:21Z">
        <w:r>
          <w:rPr>
            <w:rStyle w:val="afffff0"/>
            <w:rtl/>
          </w:rPr>
          <w:t xml:space="preserve"> שְׁקָרִים לֹא יִכּוֹן לְנֶגֶד עֵינָי</w:t>
        </w:r>
      </w:ins>
      <w:del w:id="91492" w:author="Claude - סמנטי" w:date="2026-10-11T12:28:21Z">
        <w:r w:rsidRPr="002F73F8">
          <w:rPr>
            <w:rStyle w:val="afffff0"/>
            <w:rtl/>
          </w:rPr>
          <w:delText xml:space="preserve">דובר שקרים </w:delText>
        </w:r>
        <w:r w:rsidRPr="002F73F8">
          <w:rPr>
            <w:rStyle w:val="afffff0"/>
            <w:rtl/>
          </w:rPr>
          <w:delText xml:space="preserve">לא</w:delText>
        </w:r>
        <w:r w:rsidRPr="002F73F8">
          <w:rPr>
            <w:rStyle w:val="afffff0"/>
            <w:rtl/>
          </w:rPr>
          <w:delText xml:space="preserve"> יכון לנגד עיני</w:delText>
        </w:r>
      </w:del>
      <w:r w:rsidRPr="002F73F8">
        <w:rPr>
          <w:rStyle w:val="afffff0"/>
          <w:rFonts w:hint="cs"/>
          <w:rtl/>
        </w:rPr>
        <w:t>'</w:t>
      </w:r>
      <w:r w:rsidRPr="002F73F8">
        <w:rPr>
          <w:rStyle w:val="afffff0"/>
          <w:rtl/>
        </w:rPr>
        <w:t>.</w:t>
      </w:r>
    </w:p>
    <w:p w:rsidR="00E9703F" w:rsidRPr="006F178A" w:rsidRDefault="00E9703F" w:rsidP="00E9703F">
      <w:pPr>
        <w:rPr>
          <w:rtl/>
        </w:rPr>
      </w:pPr>
      <w:r w:rsidRPr="006F178A">
        <w:rPr>
          <w:rStyle w:val="afffe"/>
          <w:rFonts w:ascii="Fb Fontext" w:hAnsi="Fb Fontext"/>
          <w:b/>
          <w:rtl/>
        </w:rPr>
        <w:t>ב.</w:t>
      </w:r>
      <w:r w:rsidRPr="006F178A">
        <w:rPr>
          <w:rtl/>
        </w:rPr>
        <w:t xml:space="preserve"> </w:t>
      </w:r>
      <w:ins w:id="111277" w:author="קלוד" w:date="2026-10-11T13:11:34Z">
        <w:r>
          <w:rPr>
            <w:rtl/>
          </w:rPr>
          <w:t xml:space="preserve">ומנבוכדנצר:</w:t>
        </w:r>
      </w:ins>
      <w:del w:id="111278" w:author="קלוד" w:date="2026-10-11T13:11:34Z">
        <w:r w:rsidRPr="006F178A">
          <w:rPr>
            <w:rtl/>
          </w:rPr>
          <w:delText xml:space="preserve">ומנבוכדנצאר</w:delText>
        </w:r>
      </w:del>
      <w:r w:rsidRPr="006F178A">
        <w:rPr>
          <w:rtl/>
        </w:rPr>
        <w:t xml:space="preserve"> </w:t>
      </w:r>
      <w:ins w:id="111275" w:author="קלוד" w:date="2026-10-11T13:11:34Z">
        <w:r>
          <w:rPr>
            <w:rtl/>
          </w:rPr>
          <w:t xml:space="preserve">'שבעת</w:t>
        </w:r>
      </w:ins>
      <w:del w:id="111276" w:author="קלוד" w:date="2026-10-11T13:11:34Z">
        <w:r w:rsidRPr="006F178A">
          <w:rPr>
            <w:rtl/>
          </w:rPr>
          <w:delText xml:space="preserve">דשבעת</w:delText>
        </w:r>
      </w:del>
      <w:r w:rsidRPr="006F178A">
        <w:rPr>
          <w:rtl/>
        </w:rPr>
        <w:t xml:space="preserve"> קלון </w:t>
      </w:r>
      <w:ins w:id="111273" w:author="קלוד" w:date="2026-10-11T13:11:34Z">
        <w:r>
          <w:rPr>
            <w:rtl/>
          </w:rPr>
          <w:t xml:space="preserve">מכבוד'</w:t>
        </w:r>
      </w:ins>
      <w:del w:id="111274" w:author="קלוד" w:date="2026-10-11T13:11:34Z">
        <w:r w:rsidRPr="006F178A">
          <w:rPr>
            <w:rtl/>
          </w:rPr>
          <w:delText xml:space="preserve">מכבוד</w:delText>
        </w:r>
      </w:del>
      <w:r w:rsidRPr="006F178A">
        <w:rPr>
          <w:rtl/>
        </w:rPr>
        <w:t xml:space="preserve"> - זה נבוכדנצר.</w:t>
      </w:r>
    </w:p>
    <w:p w:rsidR="00E9703F" w:rsidRPr="009757B9" w:rsidRDefault="00E9703F" w:rsidP="00E9703F">
      <w:pPr>
        <w:rPr>
          <w:rFonts w:cs="Guttman Vilna"/>
          <w:b/>
          <w:bCs/>
          <w:rtl/>
        </w:rPr>
      </w:pPr>
      <w:r w:rsidRPr="00523F92">
        <w:rPr>
          <w:rStyle w:val="afffff0"/>
          <w:rFonts w:hint="cs"/>
          <w:rtl/>
        </w:rPr>
        <w:t>'</w:t>
      </w:r>
      <w:r w:rsidRPr="00523F92">
        <w:rPr>
          <w:rStyle w:val="afffff0"/>
          <w:rtl/>
        </w:rPr>
        <w:t>שתה גם אתה והערל</w:t>
      </w:r>
      <w:r w:rsidRPr="00523F92">
        <w:rPr>
          <w:rStyle w:val="afffff0"/>
          <w:rFonts w:hint="cs"/>
          <w:rtl/>
        </w:rPr>
        <w:t>'</w:t>
      </w:r>
      <w:r w:rsidRPr="00523F92">
        <w:rPr>
          <w:rStyle w:val="afffff0"/>
          <w:rtl/>
        </w:rPr>
        <w:t xml:space="preserve"> </w:t>
      </w:r>
      <w:r w:rsidRPr="006F178A">
        <w:rPr>
          <w:rtl/>
        </w:rPr>
        <w:t>- זה צדקיה.</w:t>
      </w:r>
    </w:p>
    <w:p w:rsidR="00E9703F" w:rsidRPr="006F178A" w:rsidRDefault="00E9703F" w:rsidP="00E9703F">
      <w:pPr>
        <w:rPr>
          <w:rtl/>
        </w:rPr>
      </w:pPr>
      <w:ins w:id="111287" w:author="קלוד" w:date="2026-10-11T13:11:34Z">
        <w:r>
          <w:rPr>
            <w:rtl/>
          </w:rPr>
          <w:t xml:space="preserve">א"א:</w:t>
        </w:r>
      </w:ins>
      <w:del w:id="111288" w:author="קלוד" w:date="2026-10-11T13:11:34Z">
        <w:r w:rsidRPr="006F178A">
          <w:rPr>
            <w:rtl/>
          </w:rPr>
          <w:delText xml:space="preserve">א"א</w:delText>
        </w:r>
      </w:del>
      <w:r w:rsidRPr="006F178A">
        <w:rPr>
          <w:rtl/>
        </w:rPr>
        <w:t xml:space="preserve"> </w:t>
      </w:r>
      <w:ins w:id="93915" w:author="מנוע מכני" w:date="2026-10-11T12:04:39Z">
        <w:ins w:id="111285" w:author="קלוד" w:date="2026-10-11T13:11:34Z">
          <w:r>
            <w:rPr>
              <w:rtl/>
            </w:rPr>
            <w:t xml:space="preserve">אחת,</w:t>
          </w:r>
        </w:ins>
        <w:del w:id="111286" w:author="קלוד" w:date="2026-10-11T13:11:34Z">
          <w:r>
            <w:rPr>
              <w:rtl/>
            </w:rPr>
            <w:delText xml:space="preserve">אחת</w:delText>
          </w:r>
        </w:del>
      </w:ins>
      <w:del w:id="93916" w:author="מנוע מכני" w:date="2026-10-11T12:04:39Z">
        <w:r w:rsidRPr="006F178A">
          <w:rPr>
            <w:rtl/>
          </w:rPr>
          <w:delText xml:space="preserve">חדא</w:delText>
        </w:r>
      </w:del>
      <w:r w:rsidRPr="006F178A">
        <w:rPr>
          <w:rtl/>
        </w:rPr>
        <w:t xml:space="preserve"> </w:t>
      </w:r>
      <w:ins w:id="95371" w:author="מנוע מכני" w:date="2026-10-11T12:04:39Z">
        <w:ins w:id="111283" w:author="קלוד" w:date="2026-10-11T13:11:34Z">
          <w:r>
            <w:rPr>
              <w:rtl/>
            </w:rPr>
            <w:t xml:space="preserve">שכל</w:t>
          </w:r>
        </w:ins>
        <w:del w:id="111284" w:author="קלוד" w:date="2026-10-11T13:11:34Z">
          <w:r>
            <w:rPr>
              <w:rtl/>
            </w:rPr>
            <w:delText xml:space="preserve">דכולו</w:delText>
          </w:r>
        </w:del>
      </w:ins>
      <w:del w:id="95372" w:author="מנוע מכני" w:date="2026-10-11T12:04:39Z">
        <w:r w:rsidRPr="006F178A">
          <w:rPr>
            <w:rtl/>
          </w:rPr>
          <w:delText xml:space="preserve">דכוליה</w:delText>
        </w:r>
      </w:del>
      <w:r w:rsidRPr="006F178A">
        <w:rPr>
          <w:rtl/>
        </w:rPr>
        <w:t xml:space="preserve"> </w:t>
      </w:r>
      <w:ins w:id="111281" w:author="קלוד" w:date="2026-10-11T13:11:34Z">
        <w:r>
          <w:rPr>
            <w:rtl/>
          </w:rPr>
          <w:t xml:space="preserve">הפסוק</w:t>
        </w:r>
      </w:ins>
      <w:del w:id="111282" w:author="קלוד" w:date="2026-10-11T13:11:34Z">
        <w:r w:rsidRPr="006F178A">
          <w:rPr>
            <w:rtl/>
          </w:rPr>
          <w:delText xml:space="preserve">קרא</w:delText>
        </w:r>
      </w:del>
      <w:r w:rsidRPr="006F178A">
        <w:rPr>
          <w:rtl/>
        </w:rPr>
        <w:t xml:space="preserve"> בנבוכדנצר </w:t>
      </w:r>
      <w:ins w:id="111279" w:author="קלוד" w:date="2026-10-11T13:11:34Z">
        <w:r>
          <w:rPr>
            <w:rtl/>
          </w:rPr>
          <w:t xml:space="preserve">כתוב.</w:t>
        </w:r>
      </w:ins>
      <w:del w:id="111280" w:author="קלוד" w:date="2026-10-11T13:11:34Z">
        <w:r w:rsidRPr="006F178A">
          <w:rPr>
            <w:rtl/>
          </w:rPr>
          <w:delText xml:space="preserve">כתיב.</w:delText>
        </w:r>
      </w:del>
    </w:p>
    <w:p>
      <w:pPr>
        <w:pStyle w:val="38"/>
        <w:rPr>
          <w:ins w:id="99374" w:author="מנוע מכני" w:date="2026-10-11T12:04:39Z"/>
        </w:rPr>
      </w:pPr>
      <w:r w:rsidRPr="006F178A">
        <w:t>ועוד</w:t>
      </w:r>
      <w:r w:rsidRPr="006F178A">
        <w:t xml:space="preserve"> צדקיה צדיקא,</w:t>
      </w:r>
    </w:p>
    <w:p w:rsidR="00E9703F" w:rsidRPr="006F178A" w:rsidRDefault="00E9703F" w:rsidP="00E9703F">
      <w:pPr>
        <w:rPr>
          <w:rStyle w:val="afffe"/>
          <w:rFonts w:ascii="Fb Fontext" w:hAnsi="Fb Fontext"/>
          <w:b/>
          <w:rtl/>
        </w:rPr>
      </w:pPr>
      <w:del w:id="99375" w:author="מנוע מכני" w:date="2026-10-11T12:04:39Z">
        <w:r w:rsidRPr="006F178A">
          <w:rPr>
            <w:rtl/>
          </w:rPr>
          <w:delText xml:space="preserve"> </w:delText>
        </w:r>
      </w:del>
      <w:r w:rsidRPr="006F178A">
        <w:rPr>
          <w:rtl/>
        </w:rPr>
        <w:t xml:space="preserve">מהל"ל </w:t>
      </w:r>
      <w:r w:rsidRPr="006F178A">
        <w:rPr>
          <w:rStyle w:val="2fb"/>
          <w:rtl/>
        </w:rPr>
        <w:t xml:space="preserve">דאריא"ר</w:t>
      </w:r>
      <w:r w:rsidRPr="006F178A">
        <w:rPr>
          <w:rtl/>
        </w:rPr>
        <w:t xml:space="preserve"> בשעה שבקש אותו רשע לעשות לאותו צדיק כך </w:t>
      </w:r>
      <w:r>
        <w:rPr>
          <w:rtl/>
        </w:rPr>
        <w:t>וכו'</w:t>
      </w:r>
      <w:r w:rsidRPr="006F178A">
        <w:rPr>
          <w:rtl/>
        </w:rPr>
        <w:t>.</w:t>
      </w:r>
    </w:p>
    <w:p w:rsidR="00E9703F" w:rsidRPr="006F178A" w:rsidRDefault="00E9703F" w:rsidP="00E9703F">
      <w:pPr>
        <w:rPr>
          <w:rtl/>
        </w:rPr>
      </w:pPr>
      <w:ins w:id="111289" w:author="קלוד" w:date="2026-10-11T13:11:34Z">
        <w:r>
          <w:rPr>
            <w:rStyle w:val="afffe"/>
            <w:rFonts w:ascii="Fb Fontext" w:hAnsi="Fb Fontext"/>
            <w:b/>
            <w:rtl/>
          </w:rPr>
          <w:t xml:space="preserve">ג.</w:t>
        </w:r>
      </w:ins>
      <w:del w:id="111290" w:author="קלוד" w:date="2026-10-11T13:11:34Z">
        <w:r w:rsidRPr="006F178A">
          <w:rPr>
            <w:rStyle w:val="afffe"/>
            <w:rFonts w:ascii="Fb Fontext" w:hAnsi="Fb Fontext"/>
            <w:b/>
            <w:rtl/>
          </w:rPr>
          <w:delText xml:space="preserve">ג.</w:delText>
        </w:r>
        <w:r w:rsidRPr="006F178A">
          <w:rPr>
            <w:rtl/>
          </w:rPr>
          <w:delText xml:space="preserve"> -</w:delText>
        </w:r>
      </w:del>
      <w:r w:rsidRPr="006F178A">
        <w:rPr>
          <w:rtl/>
        </w:rPr>
        <w:t xml:space="preserve"> אלא מ</w:t>
      </w:r>
      <w:r w:rsidRPr="006F178A">
        <w:rPr>
          <w:rFonts w:hint="cs"/>
          <w:rtl/>
        </w:rPr>
        <w:t>'</w:t>
      </w:r>
      <w:ins w:id="91493" w:author="Claude - סמנטי" w:date="2026-10-11T12:28:21Z">
        <w:r>
          <w:rPr>
            <w:rStyle w:val="afffff0"/>
            <w:rtl/>
          </w:rPr>
          <w:t xml:space="preserve">גַּם עֲנוֹשׁ לַצַּדִּיק לֹא טוֹב</w:t>
        </w:r>
      </w:ins>
      <w:del w:id="91494" w:author="Claude - סמנטי" w:date="2026-10-11T12:28:21Z">
        <w:r w:rsidRPr="006F178A">
          <w:rPr>
            <w:rtl/>
          </w:rPr>
          <w:delText xml:space="preserve">גם ענוש לצדיק </w:delText>
        </w:r>
        <w:r w:rsidRPr="006F178A">
          <w:rPr>
            <w:rtl/>
          </w:rPr>
          <w:delText xml:space="preserve">לא</w:delText>
        </w:r>
        <w:r w:rsidRPr="006F178A">
          <w:rPr>
            <w:rtl/>
          </w:rPr>
          <w:delText xml:space="preserve"> טוב</w:delText>
        </w:r>
      </w:del>
      <w:r w:rsidRPr="006F178A">
        <w:rPr>
          <w:rFonts w:hint="cs"/>
          <w:rtl/>
        </w:rPr>
        <w:t>'</w:t>
      </w:r>
      <w:r w:rsidRPr="006F178A">
        <w:rPr>
          <w:rtl/>
        </w:rPr>
        <w:t xml:space="preserve"> - אין </w:t>
      </w:r>
      <w:r w:rsidRPr="006F178A">
        <w:rPr>
          <w:rtl/>
        </w:rPr>
        <w:t xml:space="preserve">לא</w:t>
      </w:r>
      <w:r w:rsidRPr="006F178A">
        <w:rPr>
          <w:rtl/>
        </w:rPr>
        <w:t xml:space="preserve"> טוב אלא רע.</w:t>
      </w:r>
    </w:p>
    <w:p w:rsidR="00E9703F" w:rsidRPr="006F178A" w:rsidRDefault="00E9703F" w:rsidP="00E9703F">
      <w:pPr>
        <w:rPr>
          <w:rtl/>
        </w:rPr>
      </w:pPr>
      <w:r w:rsidRPr="006F178A">
        <w:rPr>
          <w:rtl/>
        </w:rPr>
        <w:t>וכתיב</w:t>
      </w:r>
      <w:r w:rsidRPr="00184B09">
        <w:rPr>
          <w:rStyle w:val="afffff0"/>
          <w:rtl/>
        </w:rPr>
        <w:t xml:space="preserve"> </w:t>
      </w:r>
      <w:r w:rsidRPr="00184B09">
        <w:rPr>
          <w:rStyle w:val="afffff0"/>
          <w:rFonts w:hint="cs"/>
          <w:rtl/>
        </w:rPr>
        <w:t>'</w:t>
      </w:r>
      <w:r w:rsidRPr="00184B09">
        <w:rPr>
          <w:rStyle w:val="afffff0"/>
          <w:rtl/>
        </w:rPr>
        <w:t xml:space="preserve">כי </w:t>
      </w:r>
      <w:r w:rsidRPr="00184B09">
        <w:rPr>
          <w:rStyle w:val="afffff0"/>
          <w:rtl/>
        </w:rPr>
        <w:t xml:space="preserve">לא</w:t>
      </w:r>
      <w:r w:rsidRPr="00184B09">
        <w:rPr>
          <w:rStyle w:val="afffff0"/>
          <w:rtl/>
        </w:rPr>
        <w:t xml:space="preserve"> אל חפץ רשע אתה </w:t>
      </w:r>
      <w:r w:rsidRPr="00184B09">
        <w:rPr>
          <w:rStyle w:val="afffff0"/>
          <w:rtl/>
        </w:rPr>
        <w:t xml:space="preserve">לא</w:t>
      </w:r>
      <w:r w:rsidRPr="00184B09">
        <w:rPr>
          <w:rStyle w:val="afffff0"/>
          <w:rtl/>
        </w:rPr>
        <w:t xml:space="preserve"> יגרך רע</w:t>
      </w:r>
      <w:r w:rsidRPr="00184B09">
        <w:rPr>
          <w:rStyle w:val="afffff0"/>
          <w:rFonts w:hint="cs"/>
          <w:rtl/>
        </w:rPr>
        <w:t>'</w:t>
      </w:r>
      <w:r w:rsidRPr="00184B09">
        <w:rPr>
          <w:rStyle w:val="afffff0"/>
          <w:rtl/>
        </w:rPr>
        <w:t>.</w:t>
      </w:r>
      <w:r w:rsidRPr="008F09C0">
        <w:rPr>
          <w:rStyle w:val="afffff0"/>
          <w:rtl/>
        </w:rPr>
        <w:t xml:space="preserve"> </w:t>
      </w:r>
      <w:r w:rsidRPr="008F09C0">
        <w:rPr>
          <w:rStyle w:val="afffff0"/>
          <w:rFonts w:hint="cs"/>
          <w:rtl/>
        </w:rPr>
        <w:t>'</w:t>
      </w:r>
      <w:ins w:id="91495" w:author="Claude - סמנטי" w:date="2026-10-11T12:28:21Z">
        <w:r>
          <w:rPr>
            <w:rStyle w:val="afffff0"/>
            <w:rtl/>
          </w:rPr>
          <w:t xml:space="preserve">צַדִּיק אַתָּה ה</w:t>
        </w:r>
      </w:ins>
      <w:del w:id="91496" w:author="Claude - סמנטי" w:date="2026-10-11T12:28:21Z">
        <w:r w:rsidRPr="008F09C0">
          <w:rPr>
            <w:rStyle w:val="afffff0"/>
            <w:rtl/>
          </w:rPr>
          <w:delText xml:space="preserve">צדיק אתה </w:delText>
        </w:r>
        <w:r>
          <w:rPr>
            <w:rStyle w:val="afffff0"/>
            <w:rtl/>
          </w:rPr>
          <w:delText xml:space="preserve">ה</w:delText>
        </w:r>
      </w:del>
      <w:r>
        <w:rPr>
          <w:rStyle w:val="afffff0"/>
          <w:rtl/>
        </w:rPr>
        <w:t xml:space="preserve">'</w:t>
      </w:r>
      <w:r w:rsidRPr="008F09C0">
        <w:rPr>
          <w:rStyle w:val="afffff0"/>
          <w:rtl/>
        </w:rPr>
        <w:t>, ולא יגור במגורך רע</w:t>
      </w:r>
      <w:r w:rsidRPr="008F09C0">
        <w:rPr>
          <w:rStyle w:val="afffff0"/>
          <w:rFonts w:hint="cs"/>
          <w:rtl/>
        </w:rPr>
        <w:t>'</w:t>
      </w:r>
      <w:r w:rsidRPr="008F09C0">
        <w:rPr>
          <w:rStyle w:val="afffff0"/>
          <w:rtl/>
        </w:rPr>
        <w:t>.</w:t>
      </w:r>
    </w:p>
    <w:p>
      <w:pPr>
        <w:pStyle w:val="afffff8"/>
        <w:rPr>
          <w:ins w:id="90069" w:author="קלוד" w:date="2026-10-11T12:33:55Z"/>
        </w:rPr>
      </w:pPr>
      <w:ins w:id="90070" w:author="קלוד" w:date="2026-10-11T12:33:55Z">
        <w:r>
          <w:rPr>
            <w:color w:val="7B3F00"/>
          </w:rPr>
          <w:t xml:space="preserve">'חולש על גוים' - נבוכדנצר והפורענות שבאה עליו</w:t>
        </w:r>
      </w:ins>
    </w:p>
    <w:p w:rsidR="00E9703F" w:rsidRPr="006F178A" w:rsidRDefault="00E9703F" w:rsidP="00E9703F">
      <w:pPr>
        <w:rPr>
          <w:rtl/>
        </w:rPr>
      </w:pPr>
      <w:r w:rsidRPr="006F178A">
        <w:rPr>
          <w:rtl/>
        </w:rPr>
        <w:t>•</w:t>
      </w:r>
      <w:r w:rsidRPr="006F178A">
        <w:rPr>
          <w:rFonts w:hint="cs"/>
          <w:rtl/>
        </w:rPr>
        <w:t xml:space="preserve"> </w:t>
      </w:r>
      <w:ins w:id="111299" w:author="קלוד" w:date="2026-10-11T13:11:34Z">
        <w:r>
          <w:rPr>
            <w:rtl/>
          </w:rPr>
          <w:t xml:space="preserve">'חלשים'</w:t>
        </w:r>
      </w:ins>
      <w:del w:id="111300" w:author="קלוד" w:date="2026-10-11T13:11:34Z">
        <w:r w:rsidRPr="006F178A">
          <w:rPr>
            <w:rtl/>
          </w:rPr>
          <w:delText xml:space="preserve">חלשים</w:delText>
        </w:r>
      </w:del>
      <w:r w:rsidRPr="006F178A">
        <w:rPr>
          <w:rtl/>
        </w:rPr>
        <w:t xml:space="preserve"> </w:t>
      </w:r>
      <w:ins w:id="111297" w:author="קלוד" w:date="2026-10-11T13:11:34Z">
        <w:r>
          <w:rPr>
            <w:rtl/>
          </w:rPr>
          <w:t xml:space="preserve">-</w:t>
        </w:r>
      </w:ins>
      <w:del w:id="111298" w:author="קלוד" w:date="2026-10-11T13:11:34Z">
        <w:r w:rsidRPr="006F178A">
          <w:rPr>
            <w:rtl/>
          </w:rPr>
          <w:delText xml:space="preserve">לישנא</w:delText>
        </w:r>
      </w:del>
      <w:r w:rsidRPr="006F178A">
        <w:rPr>
          <w:rtl/>
        </w:rPr>
        <w:t xml:space="preserve"> </w:t>
      </w:r>
      <w:ins w:id="111295" w:author="קלוד" w:date="2026-10-11T13:11:34Z">
        <w:r>
          <w:rPr>
            <w:rtl/>
          </w:rPr>
          <w:t xml:space="preserve">לשון</w:t>
        </w:r>
      </w:ins>
      <w:del w:id="111296" w:author="קלוד" w:date="2026-10-11T13:11:34Z">
        <w:r w:rsidRPr="006F178A">
          <w:rPr>
            <w:rtl/>
          </w:rPr>
          <w:delText xml:space="preserve">דפורא</w:delText>
        </w:r>
      </w:del>
      <w:r w:rsidRPr="006F178A">
        <w:rPr>
          <w:rtl/>
        </w:rPr>
        <w:t xml:space="preserve"> </w:t>
      </w:r>
      <w:ins w:id="111293" w:author="קלוד" w:date="2026-10-11T13:11:34Z">
        <w:r>
          <w:rPr>
            <w:rtl/>
          </w:rPr>
          <w:t xml:space="preserve">גורל,</w:t>
        </w:r>
      </w:ins>
      <w:del w:id="111294" w:author="קלוד" w:date="2026-10-11T13:11:34Z">
        <w:r w:rsidRPr="006F178A">
          <w:rPr>
            <w:rtl/>
          </w:rPr>
          <w:delText xml:space="preserve">הוא</w:delText>
        </w:r>
      </w:del>
      <w:r w:rsidRPr="006F178A">
        <w:rPr>
          <w:rtl/>
        </w:rPr>
        <w:t xml:space="preserve"> </w:t>
      </w:r>
      <w:ins w:id="111291" w:author="קלוד" w:date="2026-10-11T13:11:34Z">
        <w:r>
          <w:rPr>
            <w:rtl/>
          </w:rPr>
          <w:t xml:space="preserve">שנא'</w:t>
        </w:r>
      </w:ins>
      <w:del w:id="111292" w:author="קלוד" w:date="2026-10-11T13:11:34Z">
        <w:r w:rsidRPr="006F178A">
          <w:rPr>
            <w:rtl/>
          </w:rPr>
          <w:delText xml:space="preserve">–</w:delText>
        </w:r>
      </w:del>
      <w:r w:rsidRPr="00806933">
        <w:rPr>
          <w:rStyle w:val="afffff0"/>
          <w:rtl/>
        </w:rPr>
        <w:t xml:space="preserve"> </w:t>
      </w:r>
      <w:r w:rsidRPr="00806933">
        <w:rPr>
          <w:rStyle w:val="afffff0"/>
          <w:rFonts w:hint="cs"/>
          <w:rtl/>
        </w:rPr>
        <w:t>'</w:t>
      </w:r>
      <w:r w:rsidRPr="00806933">
        <w:rPr>
          <w:rStyle w:val="afffff0"/>
          <w:rtl/>
        </w:rPr>
        <w:t xml:space="preserve">איך נפלת משמים הילל בן שחר נגדעת לארץ חולש על גוים </w:t>
      </w:r>
      <w:r>
        <w:rPr>
          <w:rStyle w:val="afffff0"/>
          <w:rtl/>
        </w:rPr>
        <w:t xml:space="preserve">וגו</w:t>
      </w:r>
      <w:r>
        <w:rPr>
          <w:rStyle w:val="afffff0"/>
          <w:rtl/>
        </w:rPr>
        <w:t xml:space="preserve">'</w:t>
      </w:r>
      <w:r w:rsidRPr="00806933">
        <w:rPr>
          <w:rStyle w:val="afffff0"/>
          <w:rtl/>
        </w:rPr>
        <w:t>.</w:t>
      </w:r>
    </w:p>
    <w:p w:rsidR="00E9703F" w:rsidRPr="006F178A" w:rsidRDefault="00E9703F" w:rsidP="00E9703F">
      <w:pPr>
        <w:rPr>
          <w:rtl/>
        </w:rPr>
      </w:pPr>
      <w:r w:rsidRPr="006F178A">
        <w:rPr>
          <w:rStyle w:val="2fb"/>
          <w:rtl/>
        </w:rPr>
        <w:t xml:space="preserve">רבר"ה</w:t>
      </w:r>
      <w:r w:rsidRPr="006F178A">
        <w:rPr>
          <w:rtl/>
        </w:rPr>
        <w:t xml:space="preserve"> מלמד שהיה מטיל פור על גדולי מלכות, לידע איזה בן יומו של משכב זכור.</w:t>
      </w:r>
    </w:p>
    <w:p w:rsidR="00E9703F" w:rsidRPr="006F178A" w:rsidRDefault="00E9703F" w:rsidP="00E9703F">
      <w:pPr>
        <w:rPr>
          <w:rtl/>
        </w:rPr>
      </w:pPr>
      <w:r w:rsidRPr="006F178A">
        <w:rPr>
          <w:rtl/>
        </w:rPr>
        <w:t>וכתיב</w:t>
      </w:r>
      <w:r w:rsidRPr="00806933">
        <w:rPr>
          <w:rStyle w:val="afffff0"/>
          <w:rtl/>
        </w:rPr>
        <w:t xml:space="preserve"> </w:t>
      </w:r>
      <w:r w:rsidRPr="00806933">
        <w:rPr>
          <w:rStyle w:val="afffff0"/>
          <w:rFonts w:hint="cs"/>
          <w:rtl/>
        </w:rPr>
        <w:t>'</w:t>
      </w:r>
      <w:r w:rsidRPr="00806933">
        <w:rPr>
          <w:rStyle w:val="afffff0"/>
          <w:rtl/>
        </w:rPr>
        <w:t xml:space="preserve">כל מלכי גוים כלם </w:t>
      </w:r>
      <w:r>
        <w:rPr>
          <w:rStyle w:val="afffff0"/>
          <w:rtl/>
        </w:rPr>
        <w:t xml:space="preserve">וגו</w:t>
      </w:r>
      <w:r>
        <w:rPr>
          <w:rStyle w:val="afffff0"/>
          <w:rtl/>
        </w:rPr>
        <w:t xml:space="preserve">'</w:t>
      </w:r>
      <w:r w:rsidRPr="00806933">
        <w:rPr>
          <w:rStyle w:val="afffff0"/>
          <w:rtl/>
        </w:rPr>
        <w:t>,</w:t>
      </w:r>
      <w:r w:rsidRPr="006F178A">
        <w:rPr>
          <w:rtl/>
        </w:rPr>
        <w:t xml:space="preserve"> </w:t>
      </w:r>
      <w:r w:rsidRPr="006F178A">
        <w:rPr>
          <w:rtl/>
        </w:rPr>
        <w:t xml:space="preserve">אמר</w:t>
      </w:r>
      <w:r w:rsidRPr="006F178A">
        <w:rPr>
          <w:rtl/>
        </w:rPr>
        <w:t xml:space="preserve"> </w:t>
      </w:r>
      <w:r w:rsidRPr="006F178A">
        <w:rPr>
          <w:rStyle w:val="2fb"/>
          <w:rtl/>
        </w:rPr>
        <w:t xml:space="preserve">רי"ו</w:t>
      </w:r>
      <w:r w:rsidRPr="006F178A">
        <w:rPr>
          <w:rtl/>
        </w:rPr>
        <w:t xml:space="preserve">: שנחו ממשכב זכור.</w:t>
      </w:r>
    </w:p>
    <w:p w:rsidR="00E9703F" w:rsidRPr="006F178A" w:rsidRDefault="00524703" w:rsidP="00E9703F">
      <w:pPr>
        <w:rPr>
          <w:rtl/>
        </w:rPr>
      </w:pPr>
      <w:r>
        <w:rPr>
          <w:rtl/>
        </w:rPr>
        <w:lastRenderedPageBreak/>
        <w:t xml:space="preserve">• </w:t>
      </w:r>
      <w:r>
        <w:rPr>
          <w:rStyle w:val="2fb"/>
          <w:rtl/>
        </w:rPr>
        <w:lastRenderedPageBreak/>
        <w:t xml:space="preserve">ר</w:t>
      </w:r>
      <w:r w:rsidR="00E9703F" w:rsidRPr="006F178A">
        <w:rPr>
          <w:rStyle w:val="2fb"/>
          <w:rtl/>
        </w:rPr>
        <w:t xml:space="preserve">י"ו</w:t>
      </w:r>
      <w:r w:rsidR="00E9703F" w:rsidRPr="006F178A">
        <w:rPr>
          <w:rtl/>
        </w:rPr>
        <w:t xml:space="preserve"> כל ימיו של אותו רשע </w:t>
      </w:r>
      <w:r w:rsidR="00E9703F" w:rsidRPr="006F178A">
        <w:rPr>
          <w:rtl/>
        </w:rPr>
        <w:t xml:space="preserve">לא</w:t>
      </w:r>
      <w:r w:rsidR="00E9703F" w:rsidRPr="006F178A">
        <w:rPr>
          <w:rtl/>
        </w:rPr>
        <w:t xml:space="preserve"> נמצא שחוק בפה כל בריה, </w:t>
      </w:r>
      <w:ins w:id="111305" w:author="קלוד" w:date="2026-10-11T13:11:34Z">
        <w:r>
          <w:rPr>
            <w:rtl/>
          </w:rPr>
          <w:t xml:space="preserve">שנא'</w:t>
        </w:r>
      </w:ins>
      <w:del w:id="111306" w:author="קלוד" w:date="2026-10-11T13:11:34Z">
        <w:r w:rsidR="00E9703F" w:rsidRPr="006F178A">
          <w:rPr>
            <w:rtl/>
          </w:rPr>
          <w:delText xml:space="preserve">שנא</w:delText>
        </w:r>
      </w:del>
      <w:r w:rsidR="00E9703F" w:rsidRPr="008F09C0">
        <w:rPr>
          <w:rStyle w:val="afffff0"/>
          <w:rtl/>
        </w:rPr>
        <w:t xml:space="preserve"> </w:t>
      </w:r>
      <w:r w:rsidR="00E9703F" w:rsidRPr="008F09C0">
        <w:rPr>
          <w:rStyle w:val="afffff0"/>
          <w:rFonts w:hint="cs"/>
          <w:rtl/>
        </w:rPr>
        <w:t>'</w:t>
      </w:r>
      <w:ins w:id="91497" w:author="Claude - סמנטי" w:date="2026-10-11T12:28:21Z">
        <w:r>
          <w:rPr>
            <w:rStyle w:val="afffff0"/>
            <w:rtl/>
          </w:rPr>
          <w:t xml:space="preserve">נָחָה שָׁקְטָה כָּל הָאָרֶץ פָּצְחוּ </w:t>
        </w:r>
        <w:ins w:id="111303" w:author="קלוד" w:date="2026-10-11T13:11:34Z">
          <w:r>
            <w:rPr>
              <w:rStyle w:val="afffff0"/>
              <w:rtl/>
            </w:rPr>
            <w:t xml:space="preserve">רִנָּה'</w:t>
          </w:r>
        </w:ins>
        <w:del w:id="111304" w:author="קלוד" w:date="2026-10-11T13:11:34Z">
          <w:r>
            <w:rPr>
              <w:rStyle w:val="afffff0"/>
              <w:rtl/>
            </w:rPr>
            <w:delText xml:space="preserve">רִנָּה</w:delText>
          </w:r>
          <w:r w:rsidR="00E9703F" w:rsidRPr="008F09C0">
            <w:rPr>
              <w:rStyle w:val="afffff0"/>
              <w:rFonts w:hint="cs"/>
              <w:rtl/>
            </w:rPr>
            <w:delText xml:space="preserve">'</w:delText>
          </w:r>
          <w:r w:rsidR="00E9703F" w:rsidRPr="008F09C0">
            <w:rPr>
              <w:rStyle w:val="afffff0"/>
              <w:rtl/>
            </w:rPr>
            <w:delText xml:space="preserve">,</w:delText>
          </w:r>
        </w:del>
      </w:ins>
      <w:del w:id="91498" w:author="Claude - סמנטי" w:date="2026-10-11T12:28:21Z">
        <w:r w:rsidR="00E9703F" w:rsidRPr="008F09C0">
          <w:rPr>
            <w:rStyle w:val="afffff0"/>
            <w:rtl/>
          </w:rPr>
          <w:delText xml:space="preserve">נחה שקטה כל הארץ פצחו רנה</w:delText>
        </w:r>
      </w:del>
      <w:r w:rsidR="00E9703F" w:rsidRPr="006F178A">
        <w:rPr>
          <w:rtl/>
        </w:rPr>
        <w:t xml:space="preserve"> </w:t>
      </w:r>
      <w:ins w:id="111301" w:author="קלוד" w:date="2026-10-11T13:11:34Z">
        <w:r>
          <w:rPr>
            <w:rtl/>
          </w:rPr>
          <w:t xml:space="preserve">-</w:t>
        </w:r>
      </w:ins>
      <w:del w:id="111302" w:author="קלוד" w:date="2026-10-11T13:11:34Z">
        <w:r w:rsidR="00E9703F" w:rsidRPr="006F178A">
          <w:rPr>
            <w:rtl/>
          </w:rPr>
          <w:delText xml:space="preserve">והיינו</w:delText>
        </w:r>
      </w:del>
      <w:r w:rsidR="00E9703F" w:rsidRPr="006F178A">
        <w:rPr>
          <w:rtl/>
        </w:rPr>
        <w:t xml:space="preserve"> רק אחר שמת.</w:t>
      </w:r>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י"ו</w:t>
      </w:r>
      <w:r w:rsidR="00E9703F" w:rsidRPr="006F178A">
        <w:rPr>
          <w:rtl/>
        </w:rPr>
        <w:t xml:space="preserve"> אסור לעמוד בביתו של אותו רשע, </w:t>
      </w:r>
      <w:r w:rsidR="00E9703F">
        <w:rPr>
          <w:rtl/>
        </w:rPr>
        <w:t>שנא'</w:t>
      </w:r>
      <w:r w:rsidR="00E9703F" w:rsidRPr="008F09C0">
        <w:rPr>
          <w:rStyle w:val="afffff0"/>
          <w:rtl/>
        </w:rPr>
        <w:t xml:space="preserve"> </w:t>
      </w:r>
      <w:r w:rsidR="00E9703F" w:rsidRPr="008F09C0">
        <w:rPr>
          <w:rStyle w:val="afffff0"/>
          <w:rFonts w:hint="cs"/>
          <w:rtl/>
        </w:rPr>
        <w:t>'</w:t>
      </w:r>
      <w:ins w:id="91499" w:author="Claude - סמנטי" w:date="2026-10-11T12:28:21Z">
        <w:r>
          <w:rPr>
            <w:rStyle w:val="afffff0"/>
            <w:rtl/>
          </w:rPr>
          <w:t xml:space="preserve">וּשְׂעִירִים יְרַקְּדוּ שָׁם</w:t>
        </w:r>
      </w:ins>
      <w:del w:id="91500" w:author="Claude - סמנטי" w:date="2026-10-11T12:28:21Z">
        <w:r w:rsidR="00E9703F" w:rsidRPr="008F09C0">
          <w:rPr>
            <w:rStyle w:val="afffff0"/>
            <w:rtl/>
          </w:rPr>
          <w:delText xml:space="preserve">ושעירים ירקדו שם</w:delText>
        </w:r>
      </w:del>
      <w:r w:rsidR="00E9703F" w:rsidRPr="008F09C0">
        <w:rPr>
          <w:rStyle w:val="afffff0"/>
          <w:rFonts w:hint="cs"/>
          <w:rtl/>
        </w:rPr>
        <w:t>'</w:t>
      </w:r>
      <w:r w:rsidR="00E9703F" w:rsidRPr="008F09C0">
        <w:rPr>
          <w:rStyle w:val="afffff0"/>
          <w:rtl/>
        </w:rPr>
        <w:t>.</w:t>
      </w:r>
    </w:p>
    <w:p w:rsidR="00E9703F" w:rsidRPr="006F178A" w:rsidRDefault="00E9703F" w:rsidP="00E9703F">
      <w:pPr>
        <w:rPr>
          <w:rtl/>
        </w:rPr>
      </w:pPr>
      <w:r w:rsidRPr="006F178A">
        <w:rPr>
          <w:rStyle w:val="2fb"/>
          <w:rtl/>
        </w:rPr>
        <w:t xml:space="preserve">ואריא"ר</w:t>
      </w:r>
      <w:r w:rsidRPr="006F178A">
        <w:rPr>
          <w:rtl/>
        </w:rPr>
        <w:t xml:space="preserve"> בשעה שביקש אותו רשע לעשות לאותו צדיק כך, נמשכה ערלתו שלש מאות אמה.</w:t>
      </w:r>
    </w:p>
    <w:p w:rsidR="00E9703F" w:rsidRPr="006F178A" w:rsidRDefault="00E9703F" w:rsidP="00E9703F">
      <w:pPr>
        <w:rPr>
          <w:rtl/>
        </w:rPr>
      </w:pPr>
      <w:r w:rsidRPr="006F178A">
        <w:rPr>
          <w:rtl/>
        </w:rPr>
        <w:t xml:space="preserve">והיתה מחזרת על כל המסיבה כולה, </w:t>
      </w:r>
      <w:r>
        <w:rPr>
          <w:rtl/>
        </w:rPr>
        <w:t>שנא'</w:t>
      </w:r>
      <w:r w:rsidRPr="008F09C0">
        <w:rPr>
          <w:rStyle w:val="afffff0"/>
          <w:rtl/>
        </w:rPr>
        <w:t xml:space="preserve"> </w:t>
      </w:r>
      <w:r w:rsidRPr="008F09C0">
        <w:rPr>
          <w:rStyle w:val="afffff0"/>
          <w:rFonts w:hint="cs"/>
          <w:rtl/>
        </w:rPr>
        <w:t>'</w:t>
      </w:r>
      <w:r w:rsidRPr="008F09C0">
        <w:rPr>
          <w:rStyle w:val="afffff0"/>
          <w:rtl/>
        </w:rPr>
        <w:t>שבעת קלון מכבוד שתה גם אתה והערל</w:t>
      </w:r>
      <w:r w:rsidRPr="008F09C0">
        <w:rPr>
          <w:rStyle w:val="afffff0"/>
          <w:rFonts w:hint="cs"/>
          <w:rtl/>
        </w:rPr>
        <w:t>'</w:t>
      </w:r>
      <w:r w:rsidRPr="008F09C0">
        <w:rPr>
          <w:rStyle w:val="afffff0"/>
          <w:rtl/>
        </w:rPr>
        <w:t>.</w:t>
      </w:r>
    </w:p>
    <w:p w:rsidR="00E9703F" w:rsidRPr="006F178A" w:rsidRDefault="00E9703F" w:rsidP="00E9703F">
      <w:pPr>
        <w:rPr>
          <w:rtl/>
        </w:rPr>
      </w:pPr>
      <w:r w:rsidRPr="006F178A">
        <w:rPr>
          <w:rtl/>
        </w:rPr>
        <w:t xml:space="preserve">ערל בגימטריא שלש </w:t>
      </w:r>
      <w:ins w:id="111307" w:author="קלוד" w:date="2026-10-11T13:11:34Z">
        <w:r>
          <w:rPr>
            <w:rtl/>
          </w:rPr>
          <w:t xml:space="preserve">מאות.</w:t>
        </w:r>
      </w:ins>
      <w:del w:id="111308" w:author="קלוד" w:date="2026-10-11T13:11:34Z">
        <w:r w:rsidRPr="006F178A">
          <w:rPr>
            <w:rtl/>
          </w:rPr>
          <w:delText xml:space="preserve">מאות הוי.</w:delText>
        </w:r>
      </w:del>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יא"ר</w:t>
      </w:r>
      <w:r w:rsidR="00E9703F" w:rsidRPr="006F178A">
        <w:rPr>
          <w:rtl/>
        </w:rPr>
        <w:t xml:space="preserve"> בשעה שירד אותו רשע לגיהנם רעשו כל יורדי גיהנם, </w:t>
      </w:r>
      <w:ins w:id="111313" w:author="קלוד" w:date="2026-10-11T13:11:34Z">
        <w:r>
          <w:rPr>
            <w:rtl/>
          </w:rPr>
          <w:t xml:space="preserve">אמרו:</w:t>
        </w:r>
      </w:ins>
      <w:del w:id="111314" w:author="קלוד" w:date="2026-10-11T13:11:34Z">
        <w:r w:rsidR="00E9703F" w:rsidRPr="006F178A">
          <w:rPr>
            <w:rtl/>
          </w:rPr>
          <w:delText xml:space="preserve">אמרו</w:delText>
        </w:r>
      </w:del>
      <w:r w:rsidR="00E9703F" w:rsidRPr="006F178A">
        <w:rPr>
          <w:rtl/>
        </w:rPr>
        <w:t xml:space="preserve"> שמא למשול עליהם</w:t>
      </w:r>
      <w:ins w:id="111311" w:author="קלוד" w:date="2026-10-11T13:11:34Z">
        <w:r>
          <w:rPr>
            <w:rtl/>
          </w:rPr>
          <w:t xml:space="preserve"> הוא בא, </w:t>
        </w:r>
      </w:ins>
      <w:del w:id="111312" w:author="קלוד" w:date="2026-10-11T13:11:34Z">
        <w:r w:rsidR="00E9703F" w:rsidRPr="006F178A">
          <w:rPr>
            <w:rtl/>
          </w:rPr>
          <w:delText xml:space="preserve"> </w:delText>
        </w:r>
      </w:del>
      <w:r w:rsidR="00E9703F" w:rsidRPr="006F178A">
        <w:rPr>
          <w:rtl/>
        </w:rPr>
        <w:t xml:space="preserve">או ליחלות כמותם </w:t>
      </w:r>
      <w:ins w:id="111309" w:author="קלוד" w:date="2026-10-11T13:11:34Z">
        <w:r>
          <w:rPr>
            <w:rtl/>
          </w:rPr>
          <w:t xml:space="preserve">-</w:t>
        </w:r>
      </w:ins>
      <w:del w:id="111310" w:author="קלוד" w:date="2026-10-11T13:11:34Z">
        <w:r w:rsidR="00E9703F" w:rsidRPr="006F178A">
          <w:rPr>
            <w:rtl/>
          </w:rPr>
          <w:delText xml:space="preserve">הוא בא-</w:delText>
        </w:r>
      </w:del>
      <w:r w:rsidR="00E9703F" w:rsidRPr="006F178A">
        <w:rPr>
          <w:rtl/>
        </w:rPr>
        <w:t xml:space="preserve"> </w:t>
      </w:r>
      <w:r w:rsidR="00E9703F">
        <w:rPr>
          <w:rtl/>
        </w:rPr>
        <w:t>שנא'</w:t>
      </w:r>
      <w:r w:rsidR="00E9703F" w:rsidRPr="008F09C0">
        <w:rPr>
          <w:rStyle w:val="afffff0"/>
          <w:rtl/>
        </w:rPr>
        <w:t xml:space="preserve"> </w:t>
      </w:r>
      <w:r w:rsidR="00E9703F" w:rsidRPr="008F09C0">
        <w:rPr>
          <w:rStyle w:val="afffff0"/>
          <w:rFonts w:hint="cs"/>
          <w:rtl/>
        </w:rPr>
        <w:t>'</w:t>
      </w:r>
      <w:r w:rsidR="00E9703F" w:rsidRPr="008F09C0">
        <w:rPr>
          <w:rStyle w:val="afffff0"/>
          <w:rtl/>
        </w:rPr>
        <w:t>גם אתה חלית כמונו אלינו נמשלת</w:t>
      </w:r>
      <w:r w:rsidR="00E9703F" w:rsidRPr="008F09C0">
        <w:rPr>
          <w:rStyle w:val="afffff0"/>
          <w:rFonts w:hint="cs"/>
          <w:rtl/>
        </w:rPr>
        <w:t>'</w:t>
      </w:r>
      <w:r w:rsidR="00E9703F" w:rsidRPr="008F09C0">
        <w:rPr>
          <w:rStyle w:val="afffff0"/>
          <w:rtl/>
        </w:rPr>
        <w:t>.</w:t>
      </w:r>
    </w:p>
    <w:p w:rsidR="00E9703F" w:rsidRPr="006F178A" w:rsidRDefault="00E9703F" w:rsidP="00E9703F">
      <w:pPr>
        <w:rPr>
          <w:rtl/>
        </w:rPr>
      </w:pPr>
      <w:r w:rsidRPr="006F178A">
        <w:rPr>
          <w:rtl/>
        </w:rPr>
        <w:t>•</w:t>
      </w:r>
      <w:r w:rsidRPr="006F178A">
        <w:rPr>
          <w:rFonts w:hint="cs"/>
          <w:rtl/>
        </w:rPr>
        <w:t xml:space="preserve"> </w:t>
      </w:r>
      <w:r>
        <w:rPr>
          <w:rtl/>
        </w:rPr>
        <w:t xml:space="preserve">יצאתה בת קול ואמרה </w:t>
      </w:r>
      <w:r>
        <w:rPr>
          <w:rStyle w:val="afffff0"/>
          <w:rtl/>
          <w:rPrChange w:id="9064" w:author="מנוע פסוקים" w:date="2026-10-11T09:34:00Z">
            <w:rPr>
              <w:rtl/>
            </w:rPr>
          </w:rPrChange>
        </w:rPr>
        <w:t xml:space="preserve">ממי נעמת רדה והשכבה את ערלים</w:t>
      </w:r>
      <w:r>
        <w:rPr>
          <w:rtl/>
        </w:rPr>
        <w:t xml:space="preserve">.</w:t>
      </w:r>
      <w:r w:rsidRPr="008F09C0">
        <w:rPr>
          <w:rStyle w:val="afffff0"/>
          <w:rtl/>
        </w:rPr>
        <w:t xml:space="preserve"> </w:t>
      </w:r>
      <w:r w:rsidRPr="008F09C0">
        <w:rPr>
          <w:rStyle w:val="afffff0"/>
          <w:rFonts w:hint="cs"/>
          <w:rtl/>
        </w:rPr>
        <w:t>'</w:t>
      </w:r>
      <w:ins w:id="91501" w:author="Claude - סמנטי" w:date="2026-10-11T12:28:21Z">
        <w:r>
          <w:rPr>
            <w:rStyle w:val="afffff0"/>
            <w:rtl/>
          </w:rPr>
          <w:t xml:space="preserve">אֵיךְ שָׁבַת נֹגֵשׂ שָׁבְתָה מַדְהֵבָה</w:t>
        </w:r>
      </w:ins>
      <w:del w:id="91502" w:author="Claude - סמנטי" w:date="2026-10-11T12:28:21Z">
        <w:r w:rsidRPr="008F09C0">
          <w:rPr>
            <w:rStyle w:val="afffff0"/>
            <w:rtl/>
          </w:rPr>
          <w:delText xml:space="preserve">איך שבת נגש שבתה מדהבה</w:delText>
        </w:r>
      </w:del>
      <w:r w:rsidRPr="008F09C0">
        <w:rPr>
          <w:rStyle w:val="afffff0"/>
          <w:rFonts w:hint="cs"/>
          <w:rtl/>
        </w:rPr>
        <w:t>'</w:t>
      </w:r>
      <w:r w:rsidRPr="008F09C0">
        <w:rPr>
          <w:rStyle w:val="afffff0"/>
          <w:rtl/>
        </w:rPr>
        <w:t>.</w:t>
      </w:r>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יא"ר</w:t>
      </w:r>
      <w:r w:rsidR="00E9703F" w:rsidRPr="006F178A">
        <w:rPr>
          <w:rtl/>
        </w:rPr>
        <w:t xml:space="preserve"> שבתה אומה זו שאמרה </w:t>
      </w:r>
      <w:ins w:id="111317" w:author="קלוד" w:date="2026-10-11T13:11:34Z">
        <w:r>
          <w:rPr>
            <w:rtl/>
          </w:rPr>
          <w:t xml:space="preserve">'מדוד</w:t>
        </w:r>
      </w:ins>
      <w:del w:id="111318" w:author="קלוד" w:date="2026-10-11T13:11:34Z">
        <w:r w:rsidR="00E9703F" w:rsidRPr="006F178A">
          <w:rPr>
            <w:rtl/>
          </w:rPr>
          <w:delText xml:space="preserve">מדוד</w:delText>
        </w:r>
      </w:del>
      <w:r w:rsidR="00E9703F" w:rsidRPr="006F178A">
        <w:rPr>
          <w:rtl/>
        </w:rPr>
        <w:t xml:space="preserve"> </w:t>
      </w:r>
      <w:ins w:id="111315" w:author="קלוד" w:date="2026-10-11T13:11:34Z">
        <w:r>
          <w:rPr>
            <w:rtl/>
          </w:rPr>
          <w:t xml:space="preserve">והבא'.</w:t>
        </w:r>
      </w:ins>
      <w:del w:id="111316" w:author="קלוד" w:date="2026-10-11T13:11:34Z">
        <w:r w:rsidR="00E9703F" w:rsidRPr="006F178A">
          <w:rPr>
            <w:rtl/>
          </w:rPr>
          <w:delText xml:space="preserve">והבא.</w:delText>
        </w:r>
      </w:del>
    </w:p>
    <w:p>
      <w:pPr>
        <w:pStyle w:val="38"/>
        <w:rPr>
          <w:ins w:id="99204" w:author="מנוע מכני" w:date="2026-10-11T12:04:39Z"/>
        </w:rPr>
      </w:pPr>
      <w:r w:rsidRPr="006F178A">
        <w:t xml:space="preserve">וא"ד</w:t>
      </w:r>
      <w:r w:rsidRPr="006F178A">
        <w:t xml:space="preserve">:</w:t>
      </w:r>
    </w:p>
    <w:p w:rsidR="00E9703F" w:rsidRPr="006F178A" w:rsidRDefault="00E9703F" w:rsidP="00E9703F">
      <w:pPr>
        <w:rPr>
          <w:rtl/>
        </w:rPr>
      </w:pPr>
      <w:del w:id="99205" w:author="מנוע מכני" w:date="2026-10-11T12:04:39Z">
        <w:r w:rsidRPr="006F178A">
          <w:rPr>
            <w:rtl/>
          </w:rPr>
          <w:delText xml:space="preserve"> </w:delText>
        </w:r>
      </w:del>
      <w:r w:rsidRPr="006F178A">
        <w:rPr>
          <w:rtl/>
        </w:rPr>
        <w:t xml:space="preserve">שאמרה </w:t>
      </w:r>
      <w:ins w:id="111321" w:author="קלוד" w:date="2026-10-11T13:11:34Z">
        <w:r>
          <w:rPr>
            <w:rtl/>
          </w:rPr>
          <w:t xml:space="preserve">'מאד</w:t>
        </w:r>
      </w:ins>
      <w:del w:id="111322" w:author="קלוד" w:date="2026-10-11T13:11:34Z">
        <w:r w:rsidRPr="006F178A">
          <w:rPr>
            <w:rtl/>
          </w:rPr>
          <w:delText xml:space="preserve">מאד</w:delText>
        </w:r>
      </w:del>
      <w:r w:rsidRPr="006F178A">
        <w:rPr>
          <w:rtl/>
        </w:rPr>
        <w:t xml:space="preserve"> מאד הביא בלא </w:t>
      </w:r>
      <w:ins w:id="111319" w:author="קלוד" w:date="2026-10-11T13:11:34Z">
        <w:r>
          <w:rPr>
            <w:rtl/>
          </w:rPr>
          <w:t xml:space="preserve">מדה'.</w:t>
        </w:r>
      </w:ins>
      <w:del w:id="111320" w:author="קלוד" w:date="2026-10-11T13:11:34Z">
        <w:r w:rsidRPr="006F178A">
          <w:rPr>
            <w:rtl/>
          </w:rPr>
          <w:delText xml:space="preserve">מדה. ורבו יתירה הוספת לי.</w:delText>
        </w:r>
      </w:del>
    </w:p>
    <w:p w:rsidR="00E9703F" w:rsidRPr="006061D7" w:rsidRDefault="00E9703F" w:rsidP="00E9703F">
      <w:pPr>
        <w:rPr>
          <w:rtl/>
        </w:rPr>
      </w:pPr>
      <w:r w:rsidRPr="006061D7">
        <w:rPr>
          <w:rtl/>
        </w:rPr>
        <w:t>•</w:t>
      </w:r>
      <w:r w:rsidRPr="006061D7">
        <w:rPr>
          <w:rFonts w:hint="cs"/>
          <w:rtl/>
        </w:rPr>
        <w:t xml:space="preserve"> </w:t>
      </w:r>
      <w:ins w:id="111323" w:author="קלוד" w:date="2026-10-11T13:11:34Z">
        <w:r>
          <w:rPr>
            <w:rStyle w:val="2fb"/>
            <w:rtl/>
          </w:rPr>
          <w:t xml:space="preserve">'ורבו יתירה הוספת לי' - ריב"א:</w:t>
        </w:r>
      </w:ins>
      <w:del w:id="111324" w:author="קלוד" w:date="2026-10-11T13:11:34Z">
        <w:r w:rsidRPr="006061D7">
          <w:rPr>
            <w:rStyle w:val="2fb"/>
            <w:rtl/>
          </w:rPr>
          <w:delText xml:space="preserve">ריב"א</w:delText>
        </w:r>
      </w:del>
      <w:r w:rsidRPr="006061D7">
        <w:rPr>
          <w:rtl/>
        </w:rPr>
        <w:t xml:space="preserve"> מלמד שרכב על ארי זכר, וקשר תנין בראשו, לקיים מה </w:t>
      </w:r>
      <w:r>
        <w:rPr>
          <w:rtl/>
        </w:rPr>
        <w:t>שנא'</w:t>
      </w:r>
      <w:r w:rsidRPr="008F09C0">
        <w:rPr>
          <w:rStyle w:val="afffff0"/>
          <w:rtl/>
        </w:rPr>
        <w:t xml:space="preserve"> </w:t>
      </w:r>
      <w:r w:rsidRPr="008F09C0">
        <w:rPr>
          <w:rStyle w:val="afffff0"/>
          <w:rFonts w:hint="cs"/>
          <w:rtl/>
        </w:rPr>
        <w:t>'</w:t>
      </w:r>
      <w:ins w:id="91503" w:author="Claude - סמנטי" w:date="2026-10-11T12:28:21Z">
        <w:r>
          <w:rPr>
            <w:rStyle w:val="afffff0"/>
            <w:rtl/>
          </w:rPr>
          <w:t xml:space="preserve">וְגַם אֶת חַיַּת הַשָּׂדֶה נָתַתִּי לוֹ לְעָבְדוֹ</w:t>
        </w:r>
      </w:ins>
      <w:del w:id="91504" w:author="Claude - סמנטי" w:date="2026-10-11T12:28:21Z">
        <w:r w:rsidRPr="008F09C0">
          <w:rPr>
            <w:rStyle w:val="afffff0"/>
            <w:rtl/>
          </w:rPr>
          <w:delText xml:space="preserve">וגם את חית השדה נתתי לו לעבדו</w:delText>
        </w:r>
      </w:del>
      <w:r w:rsidRPr="008F09C0">
        <w:rPr>
          <w:rStyle w:val="afffff0"/>
          <w:rFonts w:hint="cs"/>
          <w:rtl/>
        </w:rPr>
        <w:t>'</w:t>
      </w:r>
      <w:r w:rsidRPr="008F09C0">
        <w:rPr>
          <w:rStyle w:val="afffff0"/>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w:t>
      </w:r>
    </w:p>
    <w:p>
      <w:pPr>
        <w:pStyle w:val="MishnaBatzad"/>
        <w:rPr>
          <w:ins w:id="20667" w:author="קלוד" w:date="2026-10-11T09:07:15Z"/>
        </w:rPr>
      </w:pPr>
      <w:ins w:id="20666" w:author="קלוד" w:date="2026-10-11T09:07:15Z">
        <w:r>
          <w:t xml:space="preserve">משנה ג</w:t>
        </w:r>
      </w:ins>
    </w:p>
    <w:p w:rsidR="00E9703F" w:rsidRPr="009757B9" w:rsidRDefault="00E9703F" w:rsidP="00E9703F">
      <w:pPr>
        <w:pStyle w:val="afff9"/>
        <w:rPr>
          <w:del w:id="20402" w:author="קלוד" w:date="2026-10-11T09:07:15Z"/>
          <w:rStyle w:val="afffe"/>
          <w:rFonts w:ascii="Fb Fontext" w:hAnsi="Fb Fontext"/>
          <w:b/>
          <w:bCs w:val="0"/>
          <w:sz w:val="20"/>
          <w:rtl/>
        </w:rPr>
      </w:pPr>
      <w:del w:id="20401" w:author="קלוד" w:date="2026-10-11T09:07:15Z">
        <w:r w:rsidRPr="00146180">
          <w:rPr>
            <w:rStyle w:val="afffe"/>
            <w:rFonts w:ascii="Fb Fontext" w:hAnsi="Fb Fontext"/>
            <w:bCs w:val="0"/>
            <w:sz w:val="20"/>
            <w:rtl/>
          </w:rPr>
          <w:delText xml:space="preserve">משנה.</w:delText>
        </w:r>
      </w:del>
    </w:p>
    <w:p w:rsidR="00E9703F" w:rsidRPr="00307E5D" w:rsidRDefault="00E9703F" w:rsidP="00E9703F">
      <w:pPr>
        <w:pStyle w:val="afff9"/>
        <w:spacing w:before="120"/>
        <w:rPr>
          <w:rStyle w:val="afffe"/>
          <w:rFonts w:ascii="Fb Fontext" w:hAnsi="Fb Fontext"/>
          <w:b/>
          <w:bCs w:val="0"/>
          <w:spacing w:val="-2"/>
          <w:sz w:val="20"/>
          <w:rtl/>
        </w:rPr>
        <w:pPrChange w:id="90123" w:author="קלוד" w:date="2026-10-11T12:09:42Z">
          <w:pPr>
            <w:pStyle w:val="afff9"/>
          </w:pPr>
        </w:pPrChange>
      </w:pPr>
      <w:r w:rsidRPr="00307E5D">
        <w:rPr>
          <w:rStyle w:val="afffe"/>
          <w:rFonts w:ascii="Fb Fontext" w:hAnsi="Fb Fontext"/>
          <w:bCs w:val="0"/>
          <w:spacing w:val="-2"/>
          <w:rtl/>
          <w:rPrChange w:id="40662" w:author="Claude" w:date="2026-10-11T09:07:39Z">
            <w:rPr>
              <w:rStyle w:val="afffe"/>
              <w:rFonts w:ascii="Fb Fontext" w:hAnsi="Fb Fontext"/>
              <w:bCs w:val="0"/>
              <w:spacing w:val="-2"/>
              <w:sz w:val="20"/>
              <w:rtl/>
            </w:rPr>
          </w:rPrChange>
        </w:rPr>
        <w:t xml:space="preserve">לא ישכור אדם פועלים בשבת, </w:t>
      </w:r>
      <w:r w:rsidRPr="00307E5D">
        <w:rPr>
          <w:rStyle w:val="afffe"/>
          <w:rFonts w:ascii="David" w:hAnsi="David"/>
          <w:bCs w:val="0"/>
          <w:spacing w:val="-2"/>
          <w:rtl/>
          <w:rPrChange w:id="40663" w:author="Claude" w:date="2026-10-11T09:07:39Z">
            <w:rPr>
              <w:rStyle w:val="afffe"/>
              <w:rFonts w:ascii="David" w:hAnsi="David"/>
              <w:bCs w:val="0"/>
              <w:spacing w:val="-2"/>
              <w:sz w:val="20"/>
              <w:rtl/>
            </w:rPr>
          </w:rPrChange>
        </w:rPr>
        <w:t>[</w:t>
      </w:r>
      <w:r w:rsidRPr="00307E5D">
        <w:rPr>
          <w:rFonts w:ascii="David" w:hAnsi="David"/>
          <w:b/>
          <w:spacing w:val="-2"/>
          <w:rtl/>
        </w:rPr>
        <w:t>ממצוא</w:t>
      </w:r>
      <w:r w:rsidRPr="00307E5D">
        <w:rPr>
          <w:rStyle w:val="afffe"/>
          <w:rFonts w:ascii="David" w:hAnsi="David"/>
          <w:bCs w:val="0"/>
          <w:spacing w:val="-2"/>
          <w:rtl/>
          <w:rPrChange w:id="40664" w:author="Claude" w:date="2026-10-11T09:07:39Z">
            <w:rPr>
              <w:rStyle w:val="afffe"/>
              <w:rFonts w:ascii="David" w:hAnsi="David"/>
              <w:bCs w:val="0"/>
              <w:spacing w:val="-2"/>
              <w:sz w:val="20"/>
              <w:rtl/>
            </w:rPr>
          </w:rPrChange>
        </w:rPr>
        <w:t xml:space="preserve"> </w:t>
      </w:r>
      <w:r w:rsidRPr="00307E5D">
        <w:rPr>
          <w:rFonts w:ascii="David" w:hAnsi="David"/>
          <w:b/>
          <w:spacing w:val="-2"/>
          <w:rtl/>
        </w:rPr>
        <w:t>חפציך]</w:t>
      </w:r>
      <w:r w:rsidRPr="00307E5D">
        <w:rPr>
          <w:rStyle w:val="afffe"/>
          <w:rFonts w:ascii="Fb Fontext" w:hAnsi="Fb Fontext"/>
          <w:bCs w:val="0"/>
          <w:spacing w:val="-2"/>
          <w:rtl/>
          <w:rPrChange w:id="40665" w:author="Claude" w:date="2026-10-11T09:07:39Z">
            <w:rPr>
              <w:rStyle w:val="afffe"/>
              <w:rFonts w:ascii="Fb Fontext" w:hAnsi="Fb Fontext"/>
              <w:bCs w:val="0"/>
              <w:spacing w:val="-2"/>
              <w:sz w:val="20"/>
              <w:rtl/>
            </w:rPr>
          </w:rPrChange>
        </w:rPr>
        <w:t xml:space="preserve"> ולא יאמר אדם לחבירו לשכור לו פועלים.</w:t>
      </w:r>
    </w:p>
    <w:p w:rsidR="00E9703F" w:rsidRDefault="00E9703F" w:rsidP="00E9703F">
      <w:pPr>
        <w:pStyle w:val="afff9"/>
        <w:rPr>
          <w:rFonts w:ascii="David" w:hAnsi="David"/>
          <w:b/>
          <w:rtl/>
        </w:rPr>
      </w:pPr>
      <w:r w:rsidRPr="00146180">
        <w:rPr>
          <w:rStyle w:val="afffe"/>
          <w:rFonts w:ascii="Fb Fontext" w:hAnsi="Fb Fontext"/>
          <w:bCs w:val="0"/>
          <w:rtl/>
          <w:rPrChange w:id="40666" w:author="Claude" w:date="2026-10-11T09:07:39Z">
            <w:rPr>
              <w:rStyle w:val="afffe"/>
              <w:rFonts w:ascii="Fb Fontext" w:hAnsi="Fb Fontext"/>
              <w:bCs w:val="0"/>
              <w:sz w:val="20"/>
              <w:rtl/>
            </w:rPr>
          </w:rPrChange>
        </w:rPr>
        <w:t xml:space="preserve">אין מחשיכין על התחום לשכור לו פועלים ולהביא פירות, </w:t>
      </w:r>
      <w:r w:rsidRPr="009757B9">
        <w:rPr>
          <w:rFonts w:ascii="David" w:hAnsi="David"/>
          <w:b/>
          <w:rtl/>
        </w:rPr>
        <w:t>[דאסור בשבת אסור להחשיך עליו]</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67" w:author="Claude" w:date="2026-10-11T09:07:39Z">
            <w:rPr>
              <w:rStyle w:val="afffe"/>
              <w:rFonts w:ascii="Fb Fontext" w:hAnsi="Fb Fontext"/>
              <w:bCs w:val="0"/>
              <w:sz w:val="20"/>
              <w:rtl/>
            </w:rPr>
          </w:rPrChange>
        </w:rPr>
        <w:t>אבל מחשיך הוא לשמור, ומביא פירות בידו.</w:t>
      </w:r>
    </w:p>
    <w:p w:rsidR="00E9703F" w:rsidRPr="004640F6" w:rsidRDefault="00E9703F" w:rsidP="00E9703F">
      <w:pPr>
        <w:pStyle w:val="afff9"/>
        <w:rPr>
          <w:b/>
          <w:rtl/>
        </w:rPr>
      </w:pPr>
      <w:r w:rsidRPr="00146180">
        <w:rPr>
          <w:rStyle w:val="afffe"/>
          <w:rFonts w:ascii="Fb Fontext" w:hAnsi="Fb Fontext"/>
          <w:bCs w:val="0"/>
          <w:rtl/>
          <w:rPrChange w:id="40668" w:author="Claude" w:date="2026-10-11T09:07:39Z">
            <w:rPr>
              <w:rStyle w:val="afffe"/>
              <w:rFonts w:ascii="Fb Fontext" w:hAnsi="Fb Fontext"/>
              <w:bCs w:val="0"/>
              <w:sz w:val="20"/>
              <w:rtl/>
            </w:rPr>
          </w:rPrChange>
        </w:rPr>
        <w:t>כלל אמר אבא שאול: כל שאני זכאי באמירתו - רשאי אני להחשיך עליו</w:t>
      </w:r>
      <w:r w:rsidRPr="004640F6">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067" w:author="קלוד" w:date="2026-10-11T12:33:55Z"/>
        </w:rPr>
      </w:pPr>
      <w:ins w:id="90068" w:author="קלוד" w:date="2026-10-11T12:33:55Z">
        <w:r>
          <w:rPr>
            <w:color w:val="7B3F00"/>
          </w:rPr>
          <w:t xml:space="preserve">שכירת פועלים - 'לחבירו' והרהור כדיבור</w:t>
        </w:r>
      </w:ins>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ins w:id="111333" w:author="קלוד" w:date="2026-10-11T13:11:34Z">
        <w:r>
          <w:rPr>
            <w:rFonts w:ascii="Fb Fontext" w:hAnsi="Fb Fontext"/>
            <w:rtl/>
          </w:rPr>
          <w:t xml:space="preserve">'חבירו'</w:t>
        </w:r>
      </w:ins>
      <w:del w:id="111334" w:author="קלוד" w:date="2026-10-11T13:11:34Z">
        <w:r w:rsidRPr="006F178A">
          <w:rPr>
            <w:rFonts w:ascii="Fb Fontext" w:hAnsi="Fb Fontext"/>
            <w:rtl/>
          </w:rPr>
          <w:delText xml:space="preserve">חבירו</w:delText>
        </w:r>
      </w:del>
      <w:r w:rsidRPr="006F178A">
        <w:rPr>
          <w:rFonts w:ascii="Fb Fontext" w:hAnsi="Fb Fontext"/>
          <w:rtl/>
        </w:rPr>
        <w:t xml:space="preserve"> </w:t>
      </w:r>
      <w:ins w:id="111331" w:author="קלוד" w:date="2026-10-11T13:11:34Z">
        <w:r>
          <w:rPr>
            <w:rFonts w:ascii="Fb Fontext" w:hAnsi="Fb Fontext"/>
            <w:rtl/>
          </w:rPr>
          <w:t xml:space="preserve">-</w:t>
        </w:r>
      </w:ins>
      <w:del w:id="111332" w:author="קלוד" w:date="2026-10-11T13:11:34Z">
        <w:r w:rsidRPr="006F178A">
          <w:rPr>
            <w:rFonts w:ascii="Fb Fontext" w:hAnsi="Fb Fontext"/>
            <w:rtl/>
          </w:rPr>
          <w:delText xml:space="preserve">-היינו</w:delText>
        </w:r>
      </w:del>
      <w:r w:rsidRPr="006F178A">
        <w:rPr>
          <w:rFonts w:ascii="Fb Fontext" w:hAnsi="Fb Fontext"/>
          <w:rtl/>
        </w:rPr>
        <w:t xml:space="preserve"> </w:t>
      </w:r>
      <w:ins w:id="111329" w:author="קלוד" w:date="2026-10-11T13:11:34Z">
        <w:r>
          <w:rPr>
            <w:rFonts w:ascii="Fb Fontext" w:hAnsi="Fb Fontext"/>
            <w:rtl/>
          </w:rPr>
          <w:t xml:space="preserve">היינו חבר</w:t>
        </w:r>
      </w:ins>
      <w:del w:id="111330" w:author="קלוד" w:date="2026-10-11T13:11:34Z">
        <w:r w:rsidRPr="006F178A">
          <w:rPr>
            <w:rFonts w:ascii="Fb Fontext" w:hAnsi="Fb Fontext"/>
            <w:rtl/>
          </w:rPr>
          <w:delText xml:space="preserve">בחבר</w:delText>
        </w:r>
      </w:del>
      <w:r w:rsidRPr="006F178A">
        <w:rPr>
          <w:rFonts w:ascii="Fb Fontext" w:hAnsi="Fb Fontext"/>
          <w:rtl/>
        </w:rPr>
        <w:t xml:space="preserve"> ישראל [ולא </w:t>
      </w:r>
      <w:ins w:id="111327" w:author="קלוד" w:date="2026-10-11T13:11:34Z">
        <w:r>
          <w:rPr>
            <w:rFonts w:ascii="Fb Fontext" w:hAnsi="Fb Fontext"/>
            <w:rtl/>
          </w:rPr>
          <w:t xml:space="preserve">נכרי,</w:t>
        </w:r>
      </w:ins>
      <w:del w:id="111328" w:author="קלוד" w:date="2026-10-11T13:11:34Z">
        <w:r w:rsidRPr="006F178A">
          <w:rPr>
            <w:rFonts w:ascii="Fb Fontext" w:hAnsi="Fb Fontext"/>
            <w:rtl/>
          </w:rPr>
          <w:delText xml:space="preserve">בנכרי</w:delText>
        </w:r>
      </w:del>
      <w:r w:rsidRPr="006F178A">
        <w:rPr>
          <w:rFonts w:ascii="Fb Fontext" w:hAnsi="Fb Fontext"/>
          <w:rtl/>
        </w:rPr>
        <w:t xml:space="preserve"> </w:t>
      </w:r>
      <w:ins w:id="111325" w:author="קלוד" w:date="2026-10-11T13:11:34Z">
        <w:r>
          <w:rPr>
            <w:rFonts w:ascii="Fb Fontext" w:hAnsi="Fb Fontext"/>
            <w:rtl/>
          </w:rPr>
          <w:t xml:space="preserve">ש</w:t>
        </w:r>
        <w:r>
          <w:rPr>
            <w:rStyle w:val="afffffe"/>
            <w:rFonts w:ascii="Fb Fontext" w:hAnsi="Fb Fontext"/>
            <w:rtl/>
          </w:rPr>
          <w:t xml:space="preserve">אמירה לנכרי</w:t>
        </w:r>
        <w:r>
          <w:rPr>
            <w:rFonts w:ascii="Fb Fontext" w:hAnsi="Fb Fontext"/>
            <w:rtl/>
          </w:rPr>
          <w:t xml:space="preserve"> שבות]</w:t>
        </w:r>
      </w:ins>
      <w:del w:id="111326" w:author="קלוד" w:date="2026-10-11T13:11:34Z">
        <w:r w:rsidRPr="006F178A">
          <w:rPr>
            <w:rFonts w:ascii="Fb Fontext" w:hAnsi="Fb Fontext"/>
            <w:rtl/>
          </w:rPr>
          <w:delText xml:space="preserve">דשבות]</w:delText>
        </w:r>
      </w:del>
    </w:p>
    <w:p w:rsidR="00E9703F" w:rsidRPr="006F178A" w:rsidRDefault="00E9703F" w:rsidP="00E9703F">
      <w:pPr>
        <w:rPr>
          <w:rtl/>
        </w:rPr>
      </w:pPr>
      <w:r w:rsidRPr="006F178A">
        <w:rPr>
          <w:rtl/>
        </w:rPr>
        <w:t xml:space="preserve">ובאומר </w:t>
      </w:r>
      <w:ins w:id="111349" w:author="קלוד" w:date="2026-10-11T13:11:34Z">
        <w:r>
          <w:rPr>
            <w:rtl/>
          </w:rPr>
          <w:t xml:space="preserve">'הנראה</w:t>
        </w:r>
      </w:ins>
      <w:del w:id="111350" w:author="קלוד" w:date="2026-10-11T13:11:34Z">
        <w:r w:rsidRPr="006F178A">
          <w:rPr>
            <w:rtl/>
          </w:rPr>
          <w:delText xml:space="preserve">הנראה</w:delText>
        </w:r>
      </w:del>
      <w:r w:rsidRPr="006F178A">
        <w:rPr>
          <w:rtl/>
        </w:rPr>
        <w:t xml:space="preserve"> </w:t>
      </w:r>
      <w:ins w:id="111347" w:author="קלוד" w:date="2026-10-11T13:11:34Z">
        <w:r>
          <w:rPr>
            <w:rtl/>
          </w:rPr>
          <w:t xml:space="preserve">שתעמוד</w:t>
        </w:r>
      </w:ins>
      <w:del w:id="111348" w:author="קלוד" w:date="2026-10-11T13:11:34Z">
        <w:r w:rsidRPr="006F178A">
          <w:rPr>
            <w:rtl/>
          </w:rPr>
          <w:delText xml:space="preserve">דתעמוד</w:delText>
        </w:r>
      </w:del>
      <w:r w:rsidRPr="006F178A">
        <w:rPr>
          <w:rtl/>
        </w:rPr>
        <w:t xml:space="preserve"> עמי </w:t>
      </w:r>
      <w:ins w:id="111345" w:author="קלוד" w:date="2026-10-11T13:11:34Z">
        <w:r>
          <w:rPr>
            <w:rtl/>
          </w:rPr>
          <w:t xml:space="preserve">לערב'</w:t>
        </w:r>
      </w:ins>
      <w:del w:id="111346" w:author="קלוד" w:date="2026-10-11T13:11:34Z">
        <w:r w:rsidRPr="006F178A">
          <w:rPr>
            <w:rtl/>
          </w:rPr>
          <w:delText xml:space="preserve">לערב</w:delText>
        </w:r>
      </w:del>
      <w:r w:rsidRPr="006F178A">
        <w:rPr>
          <w:rtl/>
        </w:rPr>
        <w:t xml:space="preserve"> </w:t>
      </w:r>
      <w:ins w:id="111343" w:author="קלוד" w:date="2026-10-11T13:11:34Z">
        <w:r>
          <w:rPr>
            <w:rStyle w:val="2fb"/>
            <w:rtl/>
          </w:rPr>
          <w:t xml:space="preserve">-</w:t>
        </w:r>
      </w:ins>
      <w:del w:id="111344" w:author="קלוד" w:date="2026-10-11T13:11:34Z">
        <w:r w:rsidRPr="006F178A">
          <w:rPr>
            <w:rStyle w:val="2fb"/>
            <w:rtl/>
          </w:rPr>
          <w:delText xml:space="preserve">וכריב"ק</w:delText>
        </w:r>
      </w:del>
      <w:r w:rsidRPr="006F178A">
        <w:rPr>
          <w:rtl/>
        </w:rPr>
        <w:t xml:space="preserve"> </w:t>
      </w:r>
      <w:ins w:id="111341" w:author="קלוד" w:date="2026-10-11T13:11:34Z">
        <w:r>
          <w:rPr>
            <w:rtl/>
          </w:rPr>
          <w:t xml:space="preserve">מותר</w:t>
        </w:r>
      </w:ins>
      <w:del w:id="111342" w:author="קלוד" w:date="2026-10-11T13:11:34Z">
        <w:r w:rsidRPr="006F178A">
          <w:rPr>
            <w:rtl/>
          </w:rPr>
          <w:delText xml:space="preserve">דמותר,</w:delText>
        </w:r>
      </w:del>
      <w:r w:rsidRPr="006F178A">
        <w:rPr>
          <w:rtl/>
        </w:rPr>
        <w:t xml:space="preserve"> </w:t>
      </w:r>
      <w:ins w:id="111339" w:author="קלוד" w:date="2026-10-11T13:11:34Z">
        <w:r>
          <w:rPr>
            <w:rtl/>
          </w:rPr>
          <w:t xml:space="preserve">כריב"ק,</w:t>
        </w:r>
      </w:ins>
      <w:del w:id="111340" w:author="קלוד" w:date="2026-10-11T13:11:34Z">
        <w:r w:rsidRPr="006F178A">
          <w:rPr>
            <w:rtl/>
          </w:rPr>
          <w:delText xml:space="preserve">ד'</w:delText>
        </w:r>
        <w:r w:rsidRPr="006F178A">
          <w:rPr>
            <w:rStyle w:val="afffff0"/>
            <w:rtl/>
          </w:rPr>
          <w:delText xml:space="preserve">דבר</w:delText>
        </w:r>
      </w:del>
      <w:r w:rsidRPr="006F178A">
        <w:rPr>
          <w:rStyle w:val="afffff0"/>
          <w:rtl/>
        </w:rPr>
        <w:t xml:space="preserve"> </w:t>
      </w:r>
      <w:ins w:id="111337" w:author="קלוד" w:date="2026-10-11T13:11:34Z">
        <w:r>
          <w:rPr>
            <w:rStyle w:val="afffff0"/>
            <w:rtl/>
          </w:rPr>
          <w:t xml:space="preserve">ש'דבר דבר':</w:t>
        </w:r>
      </w:ins>
      <w:del w:id="111338" w:author="קלוד" w:date="2026-10-11T13:11:34Z">
        <w:r w:rsidRPr="006F178A">
          <w:rPr>
            <w:rStyle w:val="afffff0"/>
            <w:rtl/>
          </w:rPr>
          <w:delText xml:space="preserve">דבר</w:delText>
        </w:r>
        <w:r w:rsidRPr="006F178A">
          <w:rPr>
            <w:rtl/>
          </w:rPr>
          <w:delText xml:space="preserve">'-</w:delText>
        </w:r>
      </w:del>
      <w:r w:rsidRPr="006F178A">
        <w:rPr>
          <w:rtl/>
        </w:rPr>
        <w:t xml:space="preserve"> דיבור </w:t>
      </w:r>
      <w:ins w:id="111335" w:author="קלוד" w:date="2026-10-11T13:11:34Z">
        <w:r>
          <w:rPr>
            <w:rtl/>
          </w:rPr>
          <w:t xml:space="preserve">אסור,</w:t>
        </w:r>
      </w:ins>
      <w:del w:id="111336" w:author="קלוד" w:date="2026-10-11T13:11:34Z">
        <w:r w:rsidRPr="006F178A">
          <w:rPr>
            <w:rtl/>
          </w:rPr>
          <w:delText xml:space="preserve">אסור</w:delText>
        </w:r>
      </w:del>
      <w:r w:rsidRPr="006F178A">
        <w:rPr>
          <w:rtl/>
        </w:rPr>
        <w:t xml:space="preserve"> הרהור מותר.</w:t>
      </w:r>
    </w:p>
    <w:p w:rsidR="00E9703F" w:rsidRPr="006F178A" w:rsidRDefault="00E9703F" w:rsidP="00E9703F">
      <w:pPr>
        <w:rPr>
          <w:rtl/>
        </w:rPr>
      </w:pPr>
      <w:r w:rsidRPr="006F178A">
        <w:rPr>
          <w:rtl/>
        </w:rPr>
        <w:t>•</w:t>
      </w:r>
      <w:r w:rsidRPr="006F178A">
        <w:rPr>
          <w:rFonts w:hint="cs"/>
          <w:rtl/>
        </w:rPr>
        <w:t xml:space="preserve"> </w:t>
      </w:r>
      <w:ins w:id="111363" w:author="קלוד" w:date="2026-10-11T13:11:34Z">
        <w:r>
          <w:rPr>
            <w:rStyle w:val="2fb"/>
            <w:rtl/>
          </w:rPr>
          <w:t xml:space="preserve">ולר"י,</w:t>
        </w:r>
      </w:ins>
      <w:del w:id="111364" w:author="קלוד" w:date="2026-10-11T13:11:34Z">
        <w:r w:rsidRPr="006F178A">
          <w:rPr>
            <w:rStyle w:val="2fb"/>
            <w:rtl/>
          </w:rPr>
          <w:delText xml:space="preserve">ולר"י</w:delText>
        </w:r>
      </w:del>
      <w:r w:rsidRPr="006F178A">
        <w:rPr>
          <w:rtl/>
        </w:rPr>
        <w:t xml:space="preserve"> </w:t>
      </w:r>
      <w:ins w:id="111361" w:author="קלוד" w:date="2026-10-11T13:11:34Z">
        <w:r>
          <w:rPr>
            <w:rtl/>
          </w:rPr>
          <w:t xml:space="preserve">אף</w:t>
        </w:r>
      </w:ins>
      <w:del w:id="111362" w:author="קלוד" w:date="2026-10-11T13:11:34Z">
        <w:r w:rsidRPr="006F178A">
          <w:rPr>
            <w:rtl/>
          </w:rPr>
          <w:delText xml:space="preserve">אפשר</w:delText>
        </w:r>
      </w:del>
      <w:r w:rsidRPr="006F178A">
        <w:rPr>
          <w:rtl/>
        </w:rPr>
        <w:t xml:space="preserve"> </w:t>
      </w:r>
      <w:ins w:id="111359" w:author="קלוד" w:date="2026-10-11T13:11:34Z">
        <w:r>
          <w:rPr>
            <w:rtl/>
          </w:rPr>
          <w:t xml:space="preserve">שהרהור</w:t>
        </w:r>
      </w:ins>
      <w:del w:id="111360" w:author="קלוד" w:date="2026-10-11T13:11:34Z">
        <w:r w:rsidRPr="006F178A">
          <w:rPr>
            <w:rtl/>
          </w:rPr>
          <w:delText xml:space="preserve">דהרהור</w:delText>
        </w:r>
      </w:del>
      <w:r w:rsidRPr="006F178A">
        <w:rPr>
          <w:rtl/>
        </w:rPr>
        <w:t xml:space="preserve"> </w:t>
      </w:r>
      <w:ins w:id="92047" w:author="מנוע מכני" w:date="2026-10-11T12:04:39Z">
        <w:r>
          <w:rPr>
            <w:rtl/>
          </w:rPr>
          <w:t xml:space="preserve">לא</w:t>
        </w:r>
      </w:ins>
      <w:del w:id="92048" w:author="מנוע מכני" w:date="2026-10-11T12:04:39Z">
        <w:r w:rsidRPr="006F178A">
          <w:rPr>
            <w:rtl/>
          </w:rPr>
          <w:delText xml:space="preserve">לאו</w:delText>
        </w:r>
      </w:del>
      <w:r w:rsidRPr="006F178A">
        <w:rPr>
          <w:rtl/>
        </w:rPr>
        <w:t xml:space="preserve"> </w:t>
      </w:r>
      <w:ins w:id="111357" w:author="קלוד" w:date="2026-10-11T13:11:34Z">
        <w:r>
          <w:rPr>
            <w:rtl/>
          </w:rPr>
          <w:t xml:space="preserve">כדיבור,</w:t>
        </w:r>
      </w:ins>
      <w:del w:id="111358" w:author="קלוד" w:date="2026-10-11T13:11:34Z">
        <w:r w:rsidRPr="006F178A">
          <w:rPr>
            <w:rtl/>
          </w:rPr>
          <w:delText xml:space="preserve">כדיבור ואפ"ה</w:delText>
        </w:r>
      </w:del>
      <w:r w:rsidRPr="006F178A">
        <w:rPr>
          <w:rtl/>
        </w:rPr>
        <w:t xml:space="preserve"> אסור </w:t>
      </w:r>
      <w:ins w:id="111355" w:author="קלוד" w:date="2026-10-11T13:11:34Z">
        <w:r>
          <w:rPr>
            <w:rtl/>
          </w:rPr>
          <w:t xml:space="preserve">להרהר </w:t>
        </w:r>
        <w:r>
          <w:rPr>
            <w:rStyle w:val="afffffe"/>
            <w:rtl/>
          </w:rPr>
          <w:t xml:space="preserve">בד"ת</w:t>
        </w:r>
      </w:ins>
      <w:del w:id="111356" w:author="קלוד" w:date="2026-10-11T13:11:34Z">
        <w:r w:rsidRPr="006F178A">
          <w:rPr>
            <w:rtl/>
          </w:rPr>
          <w:delText xml:space="preserve">להרהר</w:delText>
        </w:r>
      </w:del>
      <w:r w:rsidRPr="006F178A">
        <w:rPr>
          <w:rtl/>
        </w:rPr>
        <w:t xml:space="preserve"> בבית המרחץ ובית </w:t>
      </w:r>
      <w:ins w:id="111353" w:author="קלוד" w:date="2026-10-11T13:11:34Z">
        <w:r>
          <w:rPr>
            <w:rtl/>
          </w:rPr>
          <w:t xml:space="preserve">הכסא,</w:t>
        </w:r>
      </w:ins>
      <w:del w:id="111354" w:author="קלוד" w:date="2026-10-11T13:11:34Z">
        <w:r w:rsidRPr="006F178A">
          <w:rPr>
            <w:rtl/>
          </w:rPr>
          <w:delText xml:space="preserve">הכסא</w:delText>
        </w:r>
      </w:del>
      <w:r w:rsidRPr="006F178A">
        <w:rPr>
          <w:rtl/>
        </w:rPr>
        <w:t xml:space="preserve"> </w:t>
      </w:r>
      <w:ins w:id="111351" w:author="קלוד" w:date="2026-10-11T13:11:34Z">
        <w:r>
          <w:rPr>
            <w:rStyle w:val="afffff0"/>
            <w:rtl/>
          </w:rPr>
          <w:t xml:space="preserve">משום 'וְהָיָה</w:t>
        </w:r>
      </w:ins>
      <w:del w:id="111352" w:author="קלוד" w:date="2026-10-11T13:11:34Z">
        <w:r w:rsidRPr="002F73F8">
          <w:rPr>
            <w:rStyle w:val="afffff0"/>
            <w:rtl/>
          </w:rPr>
          <w:delText xml:space="preserve">ד</w:delText>
        </w:r>
        <w:r w:rsidRPr="002F73F8">
          <w:rPr>
            <w:rStyle w:val="afffff0"/>
            <w:rFonts w:hint="cs"/>
            <w:rtl/>
          </w:rPr>
          <w:delText xml:space="preserve">'</w:delText>
        </w:r>
        <w:r>
          <w:rPr>
            <w:rStyle w:val="afffff0"/>
            <w:rtl/>
          </w:rPr>
          <w:delText xml:space="preserve">וְהָיָה</w:delText>
        </w:r>
      </w:del>
      <w:ins w:id="91505" w:author="Claude - סמנטי" w:date="2026-10-11T12:28:21Z">
        <w:r>
          <w:rPr>
            <w:rStyle w:val="afffff0"/>
            <w:rtl/>
          </w:rPr>
          <w:t xml:space="preserve"> מַחֲנֶיךָ קָדוֹשׁ</w:t>
        </w:r>
      </w:ins>
      <w:del w:id="91506" w:author="Claude - סמנטי" w:date="2026-10-11T12:28:21Z">
        <w:r w:rsidRPr="002F73F8">
          <w:rPr>
            <w:rStyle w:val="afffff0"/>
            <w:rtl/>
          </w:rPr>
          <w:delText xml:space="preserve">והיה מחניך קדוש</w:delText>
        </w:r>
      </w:del>
      <w:r w:rsidRPr="002F73F8">
        <w:rPr>
          <w:rStyle w:val="afffff0"/>
          <w:rFonts w:hint="cs"/>
          <w:rtl/>
        </w:rPr>
        <w:t>'</w:t>
      </w:r>
      <w:r w:rsidRPr="002F73F8">
        <w:rPr>
          <w:rStyle w:val="afffff0"/>
          <w:rtl/>
        </w:rPr>
        <w:t>.</w:t>
      </w:r>
    </w:p>
    <w:p w:rsidR="00E9703F" w:rsidRPr="006F178A" w:rsidRDefault="00E9703F" w:rsidP="00E9703F">
      <w:pPr>
        <w:rPr>
          <w:rtl/>
        </w:rPr>
      </w:pPr>
      <w:ins w:id="111371" w:author="קלוד" w:date="2026-10-11T13:11:34Z">
        <w:r>
          <w:rPr>
            <w:rtl/>
          </w:rPr>
          <w:t xml:space="preserve">ו'וְלֹא</w:t>
        </w:r>
      </w:ins>
      <w:del w:id="111372" w:author="קלוד" w:date="2026-10-11T13:11:34Z">
        <w:r w:rsidRPr="006F178A">
          <w:rPr>
            <w:rtl/>
          </w:rPr>
          <w:delText xml:space="preserve">והא </w:delText>
        </w:r>
        <w:r w:rsidRPr="002F73F8">
          <w:rPr>
            <w:rStyle w:val="afffff0"/>
            <w:rtl/>
          </w:rPr>
          <w:delText xml:space="preserve">ד</w:delText>
        </w:r>
        <w:r w:rsidRPr="002F73F8">
          <w:rPr>
            <w:rStyle w:val="afffff0"/>
            <w:rFonts w:hint="cs"/>
            <w:rtl/>
          </w:rPr>
          <w:delText xml:space="preserve">'</w:delText>
        </w:r>
        <w:r>
          <w:rPr>
            <w:rStyle w:val="afffff0"/>
            <w:rtl/>
          </w:rPr>
          <w:delText xml:space="preserve">וְלֹא</w:delText>
        </w:r>
      </w:del>
      <w:ins w:id="91507" w:author="Claude - סמנטי" w:date="2026-10-11T12:28:21Z">
        <w:r>
          <w:rPr>
            <w:rStyle w:val="afffff0"/>
            <w:rtl/>
          </w:rPr>
          <w:t xml:space="preserve"> יִרְאֶה בְךָ עֶרְוַת דָּבָר</w:t>
        </w:r>
      </w:ins>
      <w:del w:id="91508" w:author="Claude - סמנטי" w:date="2026-10-11T12:28:21Z">
        <w:r w:rsidRPr="002F73F8">
          <w:rPr>
            <w:rStyle w:val="afffff0"/>
            <w:rtl/>
          </w:rPr>
          <w:delText xml:space="preserve">ולא יראה בך ערות דבר</w:delText>
        </w:r>
      </w:del>
      <w:r w:rsidRPr="002F73F8">
        <w:rPr>
          <w:rStyle w:val="afffff0"/>
          <w:rFonts w:hint="cs"/>
          <w:rtl/>
        </w:rPr>
        <w:t>'</w:t>
      </w:r>
      <w:r w:rsidRPr="002F73F8">
        <w:rPr>
          <w:rStyle w:val="afffff0"/>
          <w:rtl/>
        </w:rPr>
        <w:t xml:space="preserve"> </w:t>
      </w:r>
      <w:ins w:id="111369" w:author="קלוד" w:date="2026-10-11T13:11:34Z">
        <w:r>
          <w:rPr>
            <w:rStyle w:val="afffffe"/>
            <w:rtl/>
          </w:rPr>
          <w:t xml:space="preserve">נצרך</w:t>
        </w:r>
      </w:ins>
      <w:del w:id="111370" w:author="קלוד" w:date="2026-10-11T13:11:34Z">
        <w:r w:rsidRPr="006F178A">
          <w:rPr>
            <w:rStyle w:val="2fb"/>
            <w:rtl/>
          </w:rPr>
          <w:delText xml:space="preserve">כדר"י</w:delText>
        </w:r>
      </w:del>
      <w:r w:rsidRPr="006F178A">
        <w:rPr>
          <w:rtl/>
        </w:rPr>
        <w:t xml:space="preserve"> </w:t>
      </w:r>
      <w:ins w:id="111367" w:author="קלוד" w:date="2026-10-11T13:11:34Z">
        <w:r>
          <w:rPr>
            <w:rtl/>
          </w:rPr>
          <w:t xml:space="preserve">לדר"י: אפי'</w:t>
        </w:r>
      </w:ins>
      <w:del w:id="111368" w:author="קלוד" w:date="2026-10-11T13:11:34Z">
        <w:r w:rsidRPr="006F178A">
          <w:rPr>
            <w:rtl/>
          </w:rPr>
          <w:delText xml:space="preserve">ד</w:delText>
        </w:r>
        <w:r>
          <w:rPr>
            <w:rtl/>
          </w:rPr>
          <w:delText xml:space="preserve">אפי'</w:delText>
        </w:r>
      </w:del>
      <w:r w:rsidRPr="006F178A">
        <w:rPr>
          <w:rFonts w:hint="cs"/>
          <w:rtl/>
        </w:rPr>
        <w:t xml:space="preserve"> </w:t>
      </w:r>
      <w:r w:rsidRPr="006F178A">
        <w:rPr>
          <w:rtl/>
        </w:rPr>
        <w:t xml:space="preserve">נכרי </w:t>
      </w:r>
      <w:ins w:id="111365" w:author="קלוד" w:date="2026-10-11T13:11:34Z">
        <w:r>
          <w:rPr>
            <w:rtl/>
          </w:rPr>
          <w:t xml:space="preserve">ערום -</w:t>
        </w:r>
      </w:ins>
      <w:del w:id="111366" w:author="קלוד" w:date="2026-10-11T13:11:34Z">
        <w:r w:rsidRPr="006F178A">
          <w:rPr>
            <w:rtl/>
          </w:rPr>
          <w:delText xml:space="preserve">ערום</w:delText>
        </w:r>
      </w:del>
      <w:r w:rsidRPr="006F178A">
        <w:rPr>
          <w:rtl/>
        </w:rPr>
        <w:t xml:space="preserve"> אסור לקרות קרית שמע כנגדו.</w:t>
      </w:r>
    </w:p>
    <w:p w:rsidR="00E9703F" w:rsidRPr="009757B9" w:rsidRDefault="00E9703F" w:rsidP="00E9703F">
      <w:pPr>
        <w:rPr>
          <w:rFonts w:cs="Guttman Vilna"/>
          <w:b/>
          <w:bCs/>
          <w:rtl/>
        </w:rPr>
      </w:pPr>
      <w:ins w:id="111381" w:author="קלוד" w:date="2026-10-11T13:11:34Z">
        <w:r>
          <w:rPr>
            <w:rtl/>
          </w:rPr>
          <w:t xml:space="preserve">ואף</w:t>
        </w:r>
      </w:ins>
      <w:del w:id="111382" w:author="קלוד" w:date="2026-10-11T13:11:34Z">
        <w:r>
          <w:rPr>
            <w:rtl/>
          </w:rPr>
          <w:delText xml:space="preserve">ואפי'</w:delText>
        </w:r>
      </w:del>
      <w:r w:rsidRPr="006F178A">
        <w:rPr>
          <w:rtl/>
        </w:rPr>
        <w:t xml:space="preserve"> </w:t>
      </w:r>
      <w:ins w:id="111379" w:author="קלוד" w:date="2026-10-11T13:11:34Z">
        <w:r>
          <w:rPr>
            <w:rtl/>
          </w:rPr>
          <w:t xml:space="preserve">ש'בשר</w:t>
        </w:r>
      </w:ins>
      <w:del w:id="111380" w:author="קלוד" w:date="2026-10-11T13:11:34Z">
        <w:r w:rsidRPr="006F178A">
          <w:rPr>
            <w:rtl/>
          </w:rPr>
          <w:delText xml:space="preserve">דבשר</w:delText>
        </w:r>
      </w:del>
      <w:r w:rsidRPr="006F178A">
        <w:rPr>
          <w:rtl/>
        </w:rPr>
        <w:t xml:space="preserve"> חמורים </w:t>
      </w:r>
      <w:ins w:id="111377" w:author="קלוד" w:date="2026-10-11T13:11:34Z">
        <w:r>
          <w:rPr>
            <w:rtl/>
          </w:rPr>
          <w:t xml:space="preserve">בשרם' -</w:t>
        </w:r>
      </w:ins>
      <w:del w:id="111378" w:author="קלוד" w:date="2026-10-11T13:11:34Z">
        <w:r w:rsidRPr="006F178A">
          <w:rPr>
            <w:rtl/>
          </w:rPr>
          <w:delText xml:space="preserve">בשרם</w:delText>
        </w:r>
      </w:del>
      <w:r w:rsidRPr="006F178A">
        <w:rPr>
          <w:rtl/>
        </w:rPr>
        <w:t xml:space="preserve"> </w:t>
      </w:r>
      <w:r w:rsidRPr="006F178A">
        <w:rPr>
          <w:rtl/>
        </w:rPr>
        <w:t xml:space="preserve">קמ"ל</w:t>
      </w:r>
      <w:r w:rsidRPr="006F178A">
        <w:rPr>
          <w:rtl/>
        </w:rPr>
        <w:t xml:space="preserve"> </w:t>
      </w:r>
      <w:ins w:id="111375" w:author="קלוד" w:date="2026-10-11T13:11:34Z">
        <w:r>
          <w:rPr>
            <w:rStyle w:val="afffffe"/>
            <w:rtl/>
          </w:rPr>
          <w:t xml:space="preserve">מ</w:t>
        </w:r>
        <w:r>
          <w:rPr>
            <w:rtl/>
          </w:rPr>
          <w:t xml:space="preserve">'וערות</w:t>
        </w:r>
      </w:ins>
      <w:del w:id="111376" w:author="קלוד" w:date="2026-10-11T13:11:34Z">
        <w:r w:rsidRPr="006F178A">
          <w:rPr>
            <w:rtl/>
          </w:rPr>
          <w:delText xml:space="preserve">ד"וערות</w:delText>
        </w:r>
      </w:del>
      <w:r w:rsidRPr="006F178A">
        <w:rPr>
          <w:rtl/>
        </w:rPr>
        <w:t xml:space="preserve"> אביהם </w:t>
      </w:r>
      <w:r w:rsidRPr="006F178A">
        <w:rPr>
          <w:rtl/>
        </w:rPr>
        <w:t xml:space="preserve">לא</w:t>
      </w:r>
      <w:r w:rsidRPr="006F178A">
        <w:rPr>
          <w:rtl/>
        </w:rPr>
        <w:t xml:space="preserve"> </w:t>
      </w:r>
      <w:ins w:id="111373" w:author="קלוד" w:date="2026-10-11T13:11:34Z">
        <w:r>
          <w:rPr>
            <w:rtl/>
          </w:rPr>
          <w:t xml:space="preserve">ראו'.</w:t>
        </w:r>
      </w:ins>
      <w:del w:id="111374" w:author="קלוד" w:date="2026-10-11T13:11:34Z">
        <w:r w:rsidRPr="006F178A">
          <w:rPr>
            <w:rtl/>
          </w:rPr>
          <w:delText xml:space="preserve">ראו".</w:delText>
        </w:r>
      </w:del>
    </w:p>
    <w:p>
      <w:pPr>
        <w:pStyle w:val="afffff8"/>
        <w:rPr>
          <w:ins w:id="90065" w:author="קלוד" w:date="2026-10-11T12:33:55Z"/>
        </w:rPr>
      </w:pPr>
      <w:ins w:id="90066" w:author="קלוד" w:date="2026-10-11T12:33:55Z">
        <w:r>
          <w:rPr>
            <w:color w:val="7B3F00"/>
          </w:rPr>
          <w:t xml:space="preserve">'ממצוא חפצך' - חפצי שמים מותרין</w:t>
        </w:r>
      </w:ins>
    </w:p>
    <w:p w:rsidR="00E9703F" w:rsidRPr="006F178A" w:rsidRDefault="00E9703F" w:rsidP="00E9703F">
      <w:pPr>
        <w:rPr>
          <w:rtl/>
        </w:rPr>
      </w:pPr>
      <w:r w:rsidRPr="006F178A">
        <w:rPr>
          <w:rtl/>
        </w:rPr>
        <w:t>•</w:t>
      </w:r>
      <w:r w:rsidRPr="006F178A">
        <w:rPr>
          <w:rFonts w:hint="cs"/>
          <w:rtl/>
        </w:rPr>
        <w:t xml:space="preserve"> </w:t>
      </w:r>
      <w:r w:rsidRPr="006F178A">
        <w:rPr>
          <w:rtl/>
        </w:rPr>
        <w:t xml:space="preserve">דיבור </w:t>
      </w:r>
      <w:ins w:id="111385" w:author="קלוד" w:date="2026-10-11T13:11:34Z">
        <w:r>
          <w:rPr>
            <w:rtl/>
          </w:rPr>
          <w:t xml:space="preserve">בחפציך</w:t>
        </w:r>
      </w:ins>
      <w:del w:id="111386" w:author="קלוד" w:date="2026-10-11T13:11:34Z">
        <w:r w:rsidRPr="006F178A">
          <w:rPr>
            <w:rtl/>
          </w:rPr>
          <w:delText xml:space="preserve">דחפצך</w:delText>
        </w:r>
      </w:del>
      <w:r w:rsidRPr="006F178A">
        <w:rPr>
          <w:rtl/>
        </w:rPr>
        <w:t xml:space="preserve"> אסור, </w:t>
      </w:r>
      <w:ins w:id="111383" w:author="קלוד" w:date="2026-10-11T13:11:34Z">
        <w:r>
          <w:rPr>
            <w:rtl/>
          </w:rPr>
          <w:t xml:space="preserve">ובחפצי</w:t>
        </w:r>
      </w:ins>
      <w:del w:id="111384" w:author="קלוד" w:date="2026-10-11T13:11:34Z">
        <w:r w:rsidRPr="006F178A">
          <w:rPr>
            <w:rtl/>
          </w:rPr>
          <w:delText xml:space="preserve">דחפצי</w:delText>
        </w:r>
      </w:del>
      <w:r w:rsidRPr="006F178A">
        <w:rPr>
          <w:rtl/>
        </w:rPr>
        <w:t xml:space="preserve"> שמים מותר.</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ר"ח</w:t>
      </w:r>
      <w:r w:rsidRPr="006F178A">
        <w:rPr>
          <w:rtl/>
        </w:rPr>
        <w:t xml:space="preserve"> </w:t>
      </w:r>
      <w:r w:rsidRPr="006F178A">
        <w:rPr>
          <w:rStyle w:val="2fb"/>
          <w:rtl/>
        </w:rPr>
        <w:t xml:space="preserve">ורה"מ</w:t>
      </w:r>
      <w:r w:rsidRPr="006F178A">
        <w:rPr>
          <w:rtl/>
        </w:rPr>
        <w:t xml:space="preserve"> חשבונות של מצוה - מותר לחשבן בשבת.</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ר"א</w:t>
      </w:r>
      <w:r w:rsidRPr="006F178A">
        <w:rPr>
          <w:rtl/>
        </w:rPr>
        <w:t xml:space="preserve"> פוסקים צדקה לעניים בשבת.</w:t>
      </w:r>
    </w:p>
    <w:p w:rsidR="00E9703F" w:rsidRPr="00307E5D" w:rsidRDefault="00E9703F" w:rsidP="00E9703F">
      <w:pPr>
        <w:rPr>
          <w:spacing w:val="-4"/>
          <w:rtl/>
        </w:rPr>
      </w:pPr>
      <w:r w:rsidRPr="00307E5D">
        <w:rPr>
          <w:spacing w:val="-4"/>
          <w:rtl/>
        </w:rPr>
        <w:t>•</w:t>
      </w:r>
      <w:r w:rsidRPr="00307E5D">
        <w:rPr>
          <w:rFonts w:hint="cs"/>
          <w:spacing w:val="-4"/>
          <w:rtl/>
        </w:rPr>
        <w:t xml:space="preserve"> </w:t>
      </w:r>
      <w:r w:rsidRPr="00307E5D">
        <w:rPr>
          <w:rStyle w:val="2fb"/>
          <w:spacing w:val="-4"/>
          <w:rtl/>
        </w:rPr>
        <w:t xml:space="preserve">רי"ו</w:t>
      </w:r>
      <w:r w:rsidRPr="00307E5D">
        <w:rPr>
          <w:spacing w:val="-4"/>
          <w:rtl/>
        </w:rPr>
        <w:t xml:space="preserve"> מפקחין פיקוח נפש ופיקוח רבים בשבת, והולכין לבתי כנסיות לפקח על עסקי רבים בשבת.</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ריו"ח</w:t>
      </w:r>
      <w:r w:rsidRPr="006F178A">
        <w:rPr>
          <w:rtl/>
        </w:rPr>
        <w:t xml:space="preserve"> הולכין לטרטיאות ולקרקסאות ולבסילקאות לפקח על עסקי רבים בשבת.</w:t>
      </w:r>
    </w:p>
    <w:p w:rsidR="00E9703F" w:rsidRPr="006F178A" w:rsidRDefault="00E9703F" w:rsidP="00E9703F">
      <w:pPr>
        <w:rPr>
          <w:rtl/>
        </w:rPr>
      </w:pPr>
      <w:r w:rsidRPr="006F178A">
        <w:rPr>
          <w:rtl/>
        </w:rPr>
        <w:t>•</w:t>
      </w:r>
      <w:r w:rsidRPr="006F178A">
        <w:rPr>
          <w:rFonts w:hint="cs"/>
          <w:rtl/>
        </w:rPr>
        <w:t xml:space="preserve"> </w:t>
      </w:r>
      <w:r w:rsidRPr="006F178A">
        <w:rPr>
          <w:rtl/>
        </w:rPr>
        <w:t>תד"מ משדכין על התינוקות ליארס בשבת, ועל התינוק ללמדו ספר וללמדו אומנות.</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ריא"ש</w:t>
      </w:r>
      <w:r w:rsidRPr="006F178A">
        <w:rPr>
          <w:rtl/>
        </w:rPr>
        <w:t xml:space="preserve"> חשבונות של [מלך מה- לך] ושל מה בכך - מותר לחשבן בשבת.</w:t>
      </w:r>
    </w:p>
    <w:p w:rsidR="00E9703F" w:rsidRPr="00307E5D" w:rsidRDefault="00E9703F" w:rsidP="00E9703F">
      <w:pPr>
        <w:rPr>
          <w:rFonts w:cs="Guttman Vilna"/>
          <w:b/>
          <w:bCs/>
          <w:spacing w:val="-2"/>
          <w:rtl/>
        </w:rPr>
      </w:pPr>
      <w:r w:rsidRPr="00307E5D">
        <w:rPr>
          <w:b/>
          <w:bCs/>
          <w:spacing w:val="-2"/>
          <w:rtl/>
        </w:rPr>
        <w:t>תנ"ה</w:t>
      </w:r>
      <w:r w:rsidRPr="00307E5D">
        <w:rPr>
          <w:spacing w:val="-2"/>
          <w:rtl/>
        </w:rPr>
        <w:t xml:space="preserve"> חשבונות שעברו ושעתידין להיות - אסור לחשבן, של מלך ושל מה בכך - מותר לחושבן.</w:t>
      </w:r>
    </w:p>
    <w:p w:rsidR="00E9703F" w:rsidRPr="009757B9" w:rsidRDefault="00E9703F" w:rsidP="00E9703F">
      <w:pPr>
        <w:rPr>
          <w:rFonts w:cs="Guttman Vilna"/>
          <w:b/>
          <w:bCs/>
          <w:rtl/>
        </w:rPr>
      </w:pPr>
      <w:r w:rsidRPr="006F178A">
        <w:rPr>
          <w:rtl/>
        </w:rPr>
        <w:t xml:space="preserve">וחשבונות </w:t>
      </w:r>
      <w:ins w:id="111391" w:author="קלוד" w:date="2026-10-11T13:11:34Z">
        <w:r>
          <w:rPr>
            <w:rtl/>
          </w:rPr>
          <w:t xml:space="preserve">שעברו,</w:t>
        </w:r>
      </w:ins>
      <w:del w:id="111392" w:author="קלוד" w:date="2026-10-11T13:11:34Z">
        <w:r w:rsidRPr="006F178A">
          <w:rPr>
            <w:rtl/>
          </w:rPr>
          <w:delText xml:space="preserve">שעברו</w:delText>
        </w:r>
      </w:del>
      <w:r w:rsidRPr="006F178A">
        <w:rPr>
          <w:rtl/>
        </w:rPr>
        <w:t xml:space="preserve"> שמה הוציא על שדה ועל </w:t>
      </w:r>
      <w:ins w:id="111389" w:author="קלוד" w:date="2026-10-11T13:11:34Z">
        <w:r>
          <w:rPr>
            <w:rtl/>
          </w:rPr>
          <w:t xml:space="preserve">דירה</w:t>
        </w:r>
      </w:ins>
      <w:del w:id="111390" w:author="קלוד" w:date="2026-10-11T13:11:34Z">
        <w:r w:rsidRPr="006F178A">
          <w:rPr>
            <w:rtl/>
          </w:rPr>
          <w:delText xml:space="preserve">דירה,</w:delText>
        </w:r>
      </w:del>
      <w:r w:rsidRPr="006F178A">
        <w:rPr>
          <w:rtl/>
        </w:rPr>
        <w:t xml:space="preserve"> </w:t>
      </w:r>
      <w:ins w:id="111387" w:author="קלוד" w:date="2026-10-11T13:11:34Z">
        <w:r>
          <w:rPr>
            <w:rtl/>
          </w:rPr>
          <w:t xml:space="preserve">- מותר.</w:t>
        </w:r>
      </w:ins>
      <w:del w:id="111388" w:author="קלוד" w:date="2026-10-11T13:11:34Z">
        <w:r w:rsidRPr="006F178A">
          <w:rPr>
            <w:rtl/>
          </w:rPr>
          <w:delText xml:space="preserve">שרי.</w:delText>
        </w:r>
      </w:del>
    </w:p>
    <w:p w:rsidR="00E9703F" w:rsidRPr="009757B9" w:rsidRDefault="00E9703F" w:rsidP="00E9703F">
      <w:pPr>
        <w:rPr>
          <w:rFonts w:cs="Guttman Vilna"/>
          <w:b/>
          <w:bCs/>
          <w:rtl/>
        </w:rPr>
      </w:pPr>
      <w:r w:rsidRPr="006F178A">
        <w:rPr>
          <w:rtl/>
        </w:rPr>
        <w:t xml:space="preserve">אבל אם עדיין </w:t>
      </w:r>
      <w:r w:rsidRPr="006F178A">
        <w:rPr>
          <w:rtl/>
        </w:rPr>
        <w:t xml:space="preserve">לא</w:t>
      </w:r>
      <w:r w:rsidRPr="006F178A">
        <w:rPr>
          <w:rtl/>
        </w:rPr>
        <w:t xml:space="preserve"> שילם שכרם אסור.</w:t>
      </w:r>
    </w:p>
    <w:p>
      <w:pPr>
        <w:pStyle w:val="afffff8"/>
        <w:rPr>
          <w:ins w:id="90063" w:author="קלוד" w:date="2026-10-11T12:33:55Z"/>
        </w:rPr>
      </w:pPr>
      <w:ins w:id="90064" w:author="קלוד" w:date="2026-10-11T12:33:55Z">
        <w:r>
          <w:rPr>
            <w:color w:val="7B3F00"/>
          </w:rPr>
          <w:t xml:space="preserve">חסיד שנמנע מלגדור פרץ בשבת - צלף בשדהו</w:t>
        </w:r>
      </w:ins>
    </w:p>
    <w:p w:rsidR="00E9703F" w:rsidRPr="006F178A" w:rsidRDefault="00E9703F" w:rsidP="00E9703F">
      <w:pPr>
        <w:rPr>
          <w:rtl/>
        </w:rPr>
      </w:pPr>
      <w:r w:rsidRPr="006F178A">
        <w:rPr>
          <w:b/>
          <w:rtl/>
        </w:rPr>
        <w:t>•</w:t>
      </w:r>
      <w:r w:rsidRPr="006F178A">
        <w:rPr>
          <w:rFonts w:hint="cs"/>
          <w:b/>
          <w:bCs/>
          <w:rtl/>
        </w:rPr>
        <w:t xml:space="preserve"> </w:t>
      </w:r>
      <w:r w:rsidRPr="006F178A">
        <w:rPr>
          <w:b/>
          <w:bCs/>
          <w:rtl/>
        </w:rPr>
        <w:t>ת"ר</w:t>
      </w:r>
      <w:r w:rsidRPr="006F178A">
        <w:rPr>
          <w:rtl/>
        </w:rPr>
        <w:t xml:space="preserve"> מעשה בחסיד אחד שנפרצה לו פרץ בתוך שדהו, ונמלך </w:t>
      </w:r>
      <w:ins w:id="93917" w:author="מנוע מכני" w:date="2026-10-11T12:04:39Z">
        <w:r>
          <w:rPr>
            <w:rtl/>
          </w:rPr>
          <w:t xml:space="preserve">עליו</w:t>
        </w:r>
      </w:ins>
      <w:del w:id="93918" w:author="מנוע מכני" w:date="2026-10-11T12:04:39Z">
        <w:r w:rsidRPr="006F178A">
          <w:rPr>
            <w:rtl/>
          </w:rPr>
          <w:delText xml:space="preserve">עליה</w:delText>
        </w:r>
      </w:del>
      <w:r w:rsidRPr="006F178A">
        <w:rPr>
          <w:rtl/>
        </w:rPr>
        <w:t xml:space="preserve"> לגודרה, ונזכר ששבת הוא, ונמנע אותו חסיד ולא גדרה. ונעשה לו נס, ועלתה בו צלף וממנה היתה פרנסתו ופרנסת אנשי ביתו.</w:t>
      </w:r>
    </w:p>
    <w:p w:rsidR="00E9703F" w:rsidRPr="006F178A" w:rsidRDefault="00524703" w:rsidP="00E9703F">
      <w:pPr>
        <w:rPr>
          <w:rtl/>
        </w:rPr>
      </w:pPr>
      <w:r>
        <w:rPr>
          <w:rtl/>
        </w:rPr>
        <w:t xml:space="preserve">• </w:t>
      </w:r>
      <w:r>
        <w:rPr>
          <w:rStyle w:val="2fb"/>
          <w:rtl/>
        </w:rPr>
        <w:t xml:space="preserve">ר</w:t>
      </w:r>
      <w:r w:rsidR="00E9703F" w:rsidRPr="006F178A">
        <w:rPr>
          <w:rStyle w:val="2fb"/>
          <w:rtl/>
        </w:rPr>
        <w:t xml:space="preserve">יא"ש</w:t>
      </w:r>
      <w:r w:rsidR="00E9703F" w:rsidRPr="006F178A">
        <w:rPr>
          <w:rtl/>
        </w:rPr>
        <w:t xml:space="preserve"> מותר לאדם לומר לחבירו לכרך פלוני אני הולך למחר, שאם יש בורגנין - הולך.</w:t>
      </w:r>
    </w:p>
    <w:p w:rsidR="00E9703F" w:rsidRDefault="00E9703F" w:rsidP="00E9703F">
      <w:pPr>
        <w:rPr>
          <w:rtl/>
        </w:rPr>
      </w:pPr>
      <w:r w:rsidRPr="006061D7">
        <w:rPr>
          <w:rtl/>
        </w:rPr>
        <w:t>[בורגנין</w:t>
      </w:r>
      <w:r w:rsidRPr="006061D7">
        <w:rPr>
          <w:rFonts w:hint="cs"/>
          <w:rtl/>
        </w:rPr>
        <w:t xml:space="preserve"> </w:t>
      </w:r>
      <w:r w:rsidRPr="006061D7">
        <w:rPr>
          <w:rtl/>
        </w:rPr>
        <w:t>סוכות שומרין במרחק קבוע עד העיר הופכים כל העיר לד' אמות וממילא הדבר מותר גם בשבת]</w:t>
      </w:r>
    </w:p>
    <w:p>
      <w:pPr>
        <w:pStyle w:val="afffff8"/>
        <w:rPr>
          <w:ins w:id="90061" w:author="קלוד" w:date="2026-10-11T12:33:55Z"/>
        </w:rPr>
      </w:pPr>
      <w:ins w:id="90062" w:author="קלוד" w:date="2026-10-11T12:33:55Z">
        <w:r>
          <w:rPr>
            <w:color w:val="7B3F00"/>
          </w:rPr>
          <w:t xml:space="preserve">החשכה על התחום - פועלים, פירות, כלה ומת</w:t>
        </w:r>
      </w:ins>
    </w:p>
    <w:p w:rsidR="00E9703F" w:rsidRDefault="00E9703F" w:rsidP="00E9703F">
      <w:pPr>
        <w:rPr>
          <w:rFonts w:ascii="Fb Fontext" w:hAnsi="Fb Fontext"/>
          <w:rtl/>
        </w:rPr>
      </w:pPr>
      <w:r w:rsidRPr="006F178A">
        <w:rPr>
          <w:rFonts w:ascii="Fb Fontext" w:hAnsi="Fb Fontext"/>
          <w:rtl/>
        </w:rPr>
        <w:lastRenderedPageBreak/>
        <w:t>•</w:t>
      </w:r>
      <w:r w:rsidRPr="006F178A">
        <w:rPr>
          <w:rFonts w:ascii="Fb Fontext" w:hAnsi="Fb Fontext" w:hint="cs"/>
          <w:rtl/>
        </w:rPr>
        <w:t xml:space="preserve"> </w:t>
      </w:r>
      <w:r w:rsidRPr="006F178A">
        <w:rPr>
          <w:rFonts w:ascii="Fb Fontext" w:hAnsi="Fb Fontext"/>
          <w:rtl/>
        </w:rPr>
        <w:t xml:space="preserve">תנן</w:t>
      </w:r>
      <w:r w:rsidRPr="006F178A">
        <w:rPr>
          <w:rFonts w:ascii="Fb Fontext" w:hAnsi="Fb Fontext"/>
          <w:rtl/>
        </w:rPr>
        <w:t xml:space="preserve"> אין מחשיכין על התחום לשכור פועלים ולהביא פירות. [במחוברין]</w:t>
      </w:r>
    </w:p>
    <w:p w:rsidR="00E9703F" w:rsidRPr="00307E5D" w:rsidRDefault="00E9703F" w:rsidP="00E9703F">
      <w:pPr>
        <w:rPr>
          <w:spacing w:val="-2"/>
          <w:rtl/>
        </w:rPr>
      </w:pPr>
      <w:r w:rsidRPr="00307E5D">
        <w:rPr>
          <w:spacing w:val="-2"/>
          <w:rtl/>
        </w:rPr>
        <w:t xml:space="preserve">והא </w:t>
      </w:r>
      <w:r w:rsidRPr="00307E5D">
        <w:rPr>
          <w:rStyle w:val="2fb"/>
          <w:spacing w:val="-2"/>
          <w:rtl/>
        </w:rPr>
        <w:t xml:space="preserve">דרבי</w:t>
      </w:r>
      <w:r w:rsidRPr="00307E5D">
        <w:rPr>
          <w:spacing w:val="-2"/>
          <w:rtl/>
        </w:rPr>
        <w:t xml:space="preserve"> אושעיא דאין מחשיכין על התחום להביא תבן [בסריא רקוב ומוקצה] וקש [במחובר</w:t>
      </w:r>
      <w:r w:rsidRPr="00307E5D">
        <w:rPr>
          <w:rFonts w:hint="cs"/>
          <w:spacing w:val="-2"/>
          <w:rtl/>
        </w:rPr>
        <w:t>]</w:t>
      </w:r>
    </w:p>
    <w:p w:rsidR="00E9703F" w:rsidRPr="006F178A" w:rsidRDefault="00E9703F" w:rsidP="00E9703F">
      <w:pPr>
        <w:rPr>
          <w:rtl/>
        </w:rPr>
      </w:pPr>
      <w:r w:rsidRPr="006F178A">
        <w:rPr>
          <w:rtl/>
        </w:rPr>
        <w:t>•</w:t>
      </w:r>
      <w:r>
        <w:rPr>
          <w:rFonts w:hint="cs"/>
          <w:rtl/>
        </w:rPr>
        <w:t xml:space="preserve"> </w:t>
      </w:r>
      <w:r w:rsidRPr="006F178A">
        <w:rPr>
          <w:rtl/>
        </w:rPr>
        <w:t>מחשיכין על התחום לפקח על עסקי כלה ועל עסקי המת. ולא על עסקי אחר.</w:t>
      </w:r>
    </w:p>
    <w:p w:rsidR="00E9703F" w:rsidRPr="006F178A" w:rsidRDefault="00E9703F" w:rsidP="00E9703F">
      <w:pPr>
        <w:rPr>
          <w:rtl/>
        </w:rPr>
      </w:pPr>
      <w:r w:rsidRPr="006F178A">
        <w:rPr>
          <w:rStyle w:val="afffe"/>
          <w:rFonts w:ascii="Fb Fontext" w:hAnsi="Fb Fontext"/>
          <w:rtl/>
        </w:rPr>
        <w:t>כלה</w:t>
      </w:r>
      <w:r w:rsidRPr="006F178A">
        <w:rPr>
          <w:rtl/>
        </w:rPr>
        <w:t xml:space="preserve"> </w:t>
      </w:r>
      <w:ins w:id="111397" w:author="קלוד" w:date="2026-10-11T13:11:34Z">
        <w:r>
          <w:rPr>
            <w:rtl/>
          </w:rPr>
          <w:t xml:space="preserve">- לגזוז לה הדס; מת - לגזוז</w:t>
        </w:r>
      </w:ins>
      <w:del w:id="111398" w:author="קלוד" w:date="2026-10-11T13:11:34Z">
        <w:r w:rsidRPr="006F178A">
          <w:rPr>
            <w:rtl/>
          </w:rPr>
          <w:delText xml:space="preserve">למיגזא</w:delText>
        </w:r>
      </w:del>
      <w:r w:rsidRPr="006F178A">
        <w:rPr>
          <w:rtl/>
        </w:rPr>
        <w:t xml:space="preserve"> </w:t>
      </w:r>
      <w:ins w:id="93919" w:author="מנוע מכני" w:date="2026-10-11T12:04:39Z">
        <w:r>
          <w:rPr>
            <w:rtl/>
          </w:rPr>
          <w:t xml:space="preserve">לו</w:t>
        </w:r>
      </w:ins>
      <w:del w:id="93920" w:author="מנוע מכני" w:date="2026-10-11T12:04:39Z">
        <w:r w:rsidRPr="006F178A">
          <w:rPr>
            <w:rtl/>
          </w:rPr>
          <w:delText xml:space="preserve">ליה</w:delText>
        </w:r>
      </w:del>
      <w:r w:rsidRPr="006F178A">
        <w:rPr>
          <w:rtl/>
        </w:rPr>
        <w:t xml:space="preserve"> </w:t>
      </w:r>
      <w:ins w:id="111395" w:author="קלוד" w:date="2026-10-11T13:11:34Z">
        <w:r>
          <w:rPr>
            <w:rtl/>
          </w:rPr>
          <w:t xml:space="preserve">בגד.</w:t>
        </w:r>
      </w:ins>
      <w:del w:id="111396" w:author="קלוד" w:date="2026-10-11T13:11:34Z">
        <w:r w:rsidRPr="006F178A">
          <w:rPr>
            <w:rtl/>
          </w:rPr>
          <w:delText xml:space="preserve">אס</w:delText>
        </w:r>
        <w:r w:rsidRPr="006F178A">
          <w:rPr>
            <w:rFonts w:hint="cs"/>
            <w:rtl/>
          </w:rPr>
          <w:delText xml:space="preserve">א,</w:delText>
        </w:r>
        <w:r w:rsidRPr="006F178A">
          <w:rPr>
            <w:rtl/>
          </w:rPr>
          <w:delText xml:space="preserve"> </w:delText>
        </w:r>
        <w:r w:rsidRPr="006F178A">
          <w:rPr>
            <w:rStyle w:val="afffe"/>
            <w:rFonts w:ascii="Fb Fontext" w:hAnsi="Fb Fontext"/>
            <w:rtl/>
          </w:rPr>
          <w:delText xml:space="preserve">מת</w:delText>
        </w:r>
        <w:r w:rsidRPr="006F178A">
          <w:rPr>
            <w:rtl/>
          </w:rPr>
          <w:delText xml:space="preserve"> למיגזא </w:delText>
        </w:r>
        <w:r>
          <w:rPr>
            <w:rtl/>
          </w:rPr>
          <w:delText xml:space="preserve">לו</w:delText>
        </w:r>
        <w:r w:rsidRPr="006F178A">
          <w:rPr>
            <w:rtl/>
          </w:rPr>
          <w:delText xml:space="preserve"> גלימא</w:delText>
        </w:r>
      </w:del>
      <w:ins w:id="93921" w:author="מנוע מכני" w:date="2026-10-11T12:04:39Z"/>
      <w:del w:id="93922" w:author="מנוע מכני" w:date="2026-10-11T12:04:39Z">
        <w:r w:rsidRPr="006F178A">
          <w:rPr>
            <w:rtl/>
          </w:rPr>
          <w:delText xml:space="preserve">ליה</w:delText>
        </w:r>
      </w:del>
      <w:r w:rsidRPr="006F178A">
        <w:rPr>
          <w:rtl/>
        </w:rPr>
        <w:t xml:space="preserve"> אבל </w:t>
      </w:r>
      <w:ins w:id="111393" w:author="קלוד" w:date="2026-10-11T13:11:34Z">
        <w:r>
          <w:rPr>
            <w:rtl/>
          </w:rPr>
          <w:t xml:space="preserve">לאחר</w:t>
        </w:r>
      </w:ins>
      <w:del w:id="111394" w:author="קלוד" w:date="2026-10-11T13:11:34Z">
        <w:r w:rsidRPr="006F178A">
          <w:rPr>
            <w:rtl/>
          </w:rPr>
          <w:delText xml:space="preserve">באחר</w:delText>
        </w:r>
      </w:del>
      <w:r w:rsidRPr="006F178A">
        <w:rPr>
          <w:rtl/>
        </w:rPr>
        <w:t xml:space="preserve"> </w:t>
      </w:r>
      <w:r w:rsidRPr="006F178A">
        <w:rPr>
          <w:rtl/>
        </w:rPr>
        <w:t xml:space="preserve">לא</w:t>
      </w:r>
      <w:r w:rsidRPr="006F178A">
        <w:rPr>
          <w:rtl/>
        </w:rPr>
        <w:t xml:space="preserve">.</w:t>
      </w:r>
    </w:p>
    <w:p w:rsidR="00E9703F" w:rsidRDefault="00E9703F" w:rsidP="00E9703F">
      <w:pPr>
        <w:pStyle w:val="affffd"/>
        <w:spacing w:after="0"/>
        <w:rPr>
          <w:del w:id="90137" w:author="מנוע עיצוב" w:date="2026-10-11T12:09:26Z"/>
          <w:rFonts w:ascii="MS Mincho" w:hAnsi="MS Mincho"/>
          <w:bCs w:val="0"/>
          <w:rtl/>
        </w:rPr>
      </w:pPr>
      <w:del w:id="90136"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132" w:author="קלוד" w:date="2026-10-11T09:07:15Z">
          <w:pPr>
            <w:pStyle w:val="affff1"/>
            <w:rPr>
              <w:rStyle w:val="afffe"/>
              <w:b w:val="0"/>
              <w:bCs/>
              <w:rtl/>
            </w:rPr>
          </w:pPr>
        </w:pPrChange>
      </w:pPr>
      <w:ins w:id="9860" w:author="מספור קטעי משנה" w:date="2026-10-11T09:35:03Z">
        <w:r>
          <w:rPr>
            <w:rStyle w:val="MisparKeta"/>
          </w:rPr>
          <w:t xml:space="preserve">ג. </w:t>
        </w:r>
      </w:ins>
      <w:r w:rsidRPr="00146180">
        <w:rPr>
          <w:rStyle w:val="afffe"/>
          <w:rFonts w:hint="cs"/>
          <w:b w:val="0"/>
          <w:rtl/>
        </w:rPr>
        <w:t>אבל מחשיכין.</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ומיירי בהבדיל בתפילה ובכוס, </w:t>
      </w:r>
      <w:ins w:id="92049" w:author="מנוע מכני" w:date="2026-10-11T12:04:39Z">
        <w:r>
          <w:rPr>
            <w:rFonts w:ascii="Fb Fontext" w:hAnsi="Fb Fontext"/>
            <w:rtl/>
          </w:rPr>
          <w:t xml:space="preserve">דיש</w:t>
        </w:r>
      </w:ins>
      <w:del w:id="92050" w:author="מנוע מכני" w:date="2026-10-11T12:04:39Z">
        <w:r w:rsidRPr="006F178A">
          <w:rPr>
            <w:rFonts w:ascii="Fb Fontext" w:hAnsi="Fb Fontext"/>
            <w:rtl/>
          </w:rPr>
          <w:delText xml:space="preserve">דאיכא</w:delText>
        </w:r>
      </w:del>
      <w:r w:rsidRPr="006F178A">
        <w:rPr>
          <w:rFonts w:ascii="Fb Fontext" w:hAnsi="Fb Fontext"/>
          <w:rtl/>
        </w:rPr>
        <w:t xml:space="preserve"> בשדה דבין הגיתות שנינו.</w:t>
      </w:r>
    </w:p>
    <w:p w:rsidR="00E9703F" w:rsidRDefault="00E9703F" w:rsidP="00E9703F">
      <w:pPr>
        <w:rPr>
          <w:rtl/>
        </w:rPr>
      </w:pPr>
      <w:r w:rsidRPr="006F178A">
        <w:rPr>
          <w:rtl/>
        </w:rPr>
        <w:t>[דבלא זה אסור לעשות חפציו קודם שיבדיל]</w:t>
      </w:r>
    </w:p>
    <w:p>
      <w:pPr>
        <w:pStyle w:val="38"/>
        <w:rPr>
          <w:ins w:id="99207" w:author="מנוע מכני" w:date="2026-10-11T12:04:39Z"/>
        </w:rPr>
      </w:pPr>
      <w:del w:id="99206" w:author="מנוע מכני" w:date="2026-10-11T12:04:39Z">
        <w:r w:rsidRPr="006F178A">
          <w:delText xml:space="preserve">•</w:delText>
        </w:r>
      </w:del>
      <w:r w:rsidRPr="006F178A">
        <w:t xml:space="preserve"> </w:t>
      </w:r>
      <w:r w:rsidRPr="006F178A">
        <w:t xml:space="preserve">רבי אבא לרב אשי:</w:t>
      </w:r>
    </w:p>
    <w:p w:rsidR="00E9703F" w:rsidRPr="006F178A" w:rsidRDefault="00E9703F" w:rsidP="00E9703F">
      <w:pPr>
        <w:rPr>
          <w:rtl/>
        </w:rPr>
      </w:pPr>
      <w:del w:id="99208" w:author="מנוע מכני" w:date="2026-10-11T12:04:39Z">
        <w:r w:rsidRPr="006F178A">
          <w:rPr>
            <w:rtl/>
          </w:rPr>
          <w:delText xml:space="preserve"> </w:delText>
        </w:r>
      </w:del>
      <w:ins w:id="111405" w:author="קלוד" w:date="2026-10-11T13:11:34Z">
        <w:r>
          <w:rPr>
            <w:rtl/>
          </w:rPr>
          <w:t xml:space="preserve">בארץ ישראל</w:t>
        </w:r>
      </w:ins>
      <w:del w:id="111406" w:author="קלוד" w:date="2026-10-11T13:11:34Z">
        <w:r w:rsidRPr="006F178A">
          <w:rPr>
            <w:rtl/>
          </w:rPr>
          <w:delText xml:space="preserve">במערבא</w:delText>
        </w:r>
      </w:del>
      <w:r w:rsidRPr="006F178A">
        <w:rPr>
          <w:rtl/>
        </w:rPr>
        <w:t xml:space="preserve"> </w:t>
      </w:r>
      <w:ins w:id="92051" w:author="מנוע מכני" w:date="2026-10-11T12:04:39Z">
        <w:r>
          <w:rPr>
            <w:rtl/>
          </w:rPr>
          <w:t xml:space="preserve">אומרים</w:t>
        </w:r>
      </w:ins>
      <w:del w:id="92052" w:author="מנוע מכני" w:date="2026-10-11T12:04:39Z">
        <w:r w:rsidRPr="006F178A">
          <w:rPr>
            <w:rtl/>
          </w:rPr>
          <w:delText xml:space="preserve">אמרינן</w:delText>
        </w:r>
      </w:del>
      <w:r w:rsidRPr="006F178A">
        <w:rPr>
          <w:rtl/>
        </w:rPr>
        <w:t xml:space="preserve"> </w:t>
      </w:r>
      <w:ins w:id="93923" w:author="מנוע מכני" w:date="2026-10-11T12:04:39Z">
        <w:r>
          <w:rPr>
            <w:rtl/>
          </w:rPr>
          <w:t xml:space="preserve">כך</w:t>
        </w:r>
      </w:ins>
      <w:del w:id="93924" w:author="מנוע מכני" w:date="2026-10-11T12:04:39Z">
        <w:r w:rsidRPr="006F178A">
          <w:rPr>
            <w:rtl/>
          </w:rPr>
          <w:delText xml:space="preserve">הכי</w:delText>
        </w:r>
      </w:del>
      <w:r w:rsidRPr="006F178A">
        <w:rPr>
          <w:rtl/>
        </w:rPr>
        <w:t xml:space="preserve">: </w:t>
      </w:r>
      <w:ins w:id="111403" w:author="קלוד" w:date="2026-10-11T13:11:34Z">
        <w:r>
          <w:rPr>
            <w:rtl/>
          </w:rPr>
          <w:t xml:space="preserve">'המבדיל</w:t>
        </w:r>
      </w:ins>
      <w:del w:id="111404" w:author="קלוד" w:date="2026-10-11T13:11:34Z">
        <w:r w:rsidRPr="006F178A">
          <w:rPr>
            <w:rtl/>
          </w:rPr>
          <w:delText xml:space="preserve">המבדיל</w:delText>
        </w:r>
      </w:del>
      <w:r w:rsidRPr="006F178A">
        <w:rPr>
          <w:rtl/>
        </w:rPr>
        <w:t xml:space="preserve"> בין קודש </w:t>
      </w:r>
      <w:ins w:id="111401" w:author="קלוד" w:date="2026-10-11T13:11:34Z">
        <w:r>
          <w:rPr>
            <w:rtl/>
          </w:rPr>
          <w:t xml:space="preserve">לחול',</w:t>
        </w:r>
      </w:ins>
      <w:del w:id="111402" w:author="קלוד" w:date="2026-10-11T13:11:34Z">
        <w:r w:rsidRPr="006F178A">
          <w:rPr>
            <w:rtl/>
          </w:rPr>
          <w:delText xml:space="preserve">לחול,</w:delText>
        </w:r>
      </w:del>
      <w:r w:rsidRPr="006F178A">
        <w:rPr>
          <w:rtl/>
        </w:rPr>
        <w:t xml:space="preserve"> </w:t>
      </w:r>
      <w:ins w:id="90725" w:author="Claude - סמנטי" w:date="2026-10-11T12:28:21Z">
        <w:r>
          <w:rPr>
            <w:rtl/>
          </w:rPr>
          <w:t xml:space="preserve">ועושים</w:t>
        </w:r>
      </w:ins>
      <w:del w:id="90726" w:author="Claude - סמנטי" w:date="2026-10-11T12:28:21Z">
        <w:r w:rsidRPr="006F178A">
          <w:rPr>
            <w:rtl/>
          </w:rPr>
          <w:delText xml:space="preserve">ועבדינן</w:delText>
        </w:r>
      </w:del>
      <w:r w:rsidRPr="006F178A">
        <w:rPr>
          <w:rtl/>
        </w:rPr>
        <w:t xml:space="preserve"> </w:t>
      </w:r>
      <w:ins w:id="111399" w:author="קלוד" w:date="2026-10-11T13:11:34Z">
        <w:r>
          <w:rPr>
            <w:rtl/>
          </w:rPr>
          <w:t xml:space="preserve">צורכיהם.</w:t>
        </w:r>
      </w:ins>
      <w:del w:id="111400" w:author="קלוד" w:date="2026-10-11T13:11:34Z">
        <w:r w:rsidRPr="006F178A">
          <w:rPr>
            <w:rtl/>
          </w:rPr>
          <w:delText xml:space="preserve">צורכין.</w:delText>
        </w:r>
      </w:del>
    </w:p>
    <w:p>
      <w:pPr>
        <w:pStyle w:val="38"/>
        <w:rPr>
          <w:ins w:id="99210" w:author="מנוע מכני" w:date="2026-10-11T12:04:39Z"/>
        </w:rPr>
      </w:pPr>
      <w:del w:id="99209" w:author="מנוע מכני" w:date="2026-10-11T12:04:39Z">
        <w:r w:rsidRPr="006F178A">
          <w:delText xml:space="preserve">•</w:delText>
        </w:r>
      </w:del>
      <w:r w:rsidRPr="006F178A">
        <w:t xml:space="preserve"> </w:t>
      </w:r>
      <w:r w:rsidRPr="006F178A">
        <w:t xml:space="preserve">רב אשי:</w:t>
      </w:r>
    </w:p>
    <w:p w:rsidR="00E9703F" w:rsidRDefault="00E9703F" w:rsidP="00E9703F">
      <w:pPr>
        <w:rPr>
          <w:rtl/>
        </w:rPr>
      </w:pPr>
      <w:del w:id="99211" w:author="מנוע מכני" w:date="2026-10-11T12:04:39Z">
        <w:r w:rsidRPr="006F178A">
          <w:rPr>
            <w:rtl/>
          </w:rPr>
          <w:delText xml:space="preserve"> </w:delText>
        </w:r>
      </w:del>
      <w:ins w:id="111423" w:author="קלוד" w:date="2026-10-11T13:11:34Z">
        <w:r>
          <w:rPr>
            <w:rtl/>
          </w:rPr>
          <w:t xml:space="preserve">כשהייתי</w:t>
        </w:r>
      </w:ins>
      <w:del w:id="111424" w:author="קלוד" w:date="2026-10-11T13:11:34Z">
        <w:r w:rsidRPr="006F178A">
          <w:rPr>
            <w:rtl/>
          </w:rPr>
          <w:delText xml:space="preserve">כי</w:delText>
        </w:r>
      </w:del>
      <w:r w:rsidRPr="006F178A">
        <w:rPr>
          <w:rtl/>
        </w:rPr>
        <w:t xml:space="preserve"> </w:t>
      </w:r>
      <w:ins w:id="111421" w:author="קלוד" w:date="2026-10-11T13:11:34Z">
        <w:r>
          <w:rPr>
            <w:rtl/>
          </w:rPr>
          <w:t xml:space="preserve">בבית</w:t>
        </w:r>
      </w:ins>
      <w:del w:id="111422" w:author="קלוד" w:date="2026-10-11T13:11:34Z">
        <w:r w:rsidRPr="006F178A">
          <w:rPr>
            <w:rtl/>
          </w:rPr>
          <w:delText xml:space="preserve">הוינא</w:delText>
        </w:r>
      </w:del>
      <w:r w:rsidRPr="006F178A">
        <w:rPr>
          <w:rtl/>
        </w:rPr>
        <w:t xml:space="preserve"> </w:t>
      </w:r>
      <w:ins w:id="111419" w:author="קלוד" w:date="2026-10-11T13:11:34Z">
        <w:r>
          <w:rPr>
            <w:rtl/>
          </w:rPr>
          <w:t xml:space="preserve">ר"כ,</w:t>
        </w:r>
      </w:ins>
      <w:del w:id="111420" w:author="קלוד" w:date="2026-10-11T13:11:34Z">
        <w:r w:rsidRPr="006F178A">
          <w:rPr>
            <w:rtl/>
          </w:rPr>
          <w:delText xml:space="preserve">בי</w:delText>
        </w:r>
      </w:del>
      <w:r w:rsidRPr="006F178A">
        <w:rPr>
          <w:rtl/>
        </w:rPr>
        <w:t xml:space="preserve"> </w:t>
      </w:r>
      <w:ins w:id="90665" w:author="מנוע מכני" w:date="2026-10-11T12:04:39Z">
        <w:ins w:id="111417" w:author="קלוד" w:date="2026-10-11T13:11:34Z">
          <w:r>
            <w:rPr>
              <w:rStyle w:val="2fb"/>
              <w:rtl/>
            </w:rPr>
            <w:t xml:space="preserve">היה</w:t>
          </w:r>
        </w:ins>
        <w:del w:id="111418" w:author="קלוד" w:date="2026-10-11T13:11:34Z">
          <w:r>
            <w:rPr>
              <w:rStyle w:val="2fb"/>
              <w:rtl/>
            </w:rPr>
            <w:delText xml:space="preserve">ר"כ</w:delText>
          </w:r>
        </w:del>
      </w:ins>
      <w:del w:id="90666" w:author="מנוע מכני" w:date="2026-10-11T12:04:39Z">
        <w:r w:rsidRPr="006F178A">
          <w:rPr>
            <w:rtl/>
          </w:rPr>
          <w:delText xml:space="preserve">רב כהנא</w:delText>
        </w:r>
      </w:del>
      <w:r w:rsidRPr="006F178A">
        <w:rPr>
          <w:rtl/>
        </w:rPr>
        <w:t xml:space="preserve"> </w:t>
      </w:r>
      <w:ins w:id="111415" w:author="קלוד" w:date="2026-10-11T13:11:34Z">
        <w:r>
          <w:rPr>
            <w:rtl/>
          </w:rPr>
          <w:t xml:space="preserve">אומר</w:t>
        </w:r>
      </w:ins>
      <w:del w:id="111416" w:author="קלוד" w:date="2026-10-11T13:11:34Z">
        <w:r w:rsidRPr="006F178A">
          <w:rPr>
            <w:rtl/>
          </w:rPr>
          <w:delText xml:space="preserve">אמר</w:delText>
        </w:r>
      </w:del>
      <w:r w:rsidRPr="006F178A">
        <w:rPr>
          <w:rtl/>
        </w:rPr>
        <w:t xml:space="preserve"> </w:t>
      </w:r>
      <w:ins w:id="111413" w:author="קלוד" w:date="2026-10-11T13:11:34Z">
        <w:r>
          <w:rPr>
            <w:rtl/>
          </w:rPr>
          <w:t xml:space="preserve">'המבדיל</w:t>
        </w:r>
      </w:ins>
      <w:del w:id="111414" w:author="קלוד" w:date="2026-10-11T13:11:34Z">
        <w:r w:rsidRPr="006F178A">
          <w:rPr>
            <w:rtl/>
          </w:rPr>
          <w:delText xml:space="preserve">המבדיל</w:delText>
        </w:r>
      </w:del>
      <w:r w:rsidRPr="006F178A">
        <w:rPr>
          <w:rtl/>
        </w:rPr>
        <w:t xml:space="preserve"> בין קודש </w:t>
      </w:r>
      <w:ins w:id="111411" w:author="קלוד" w:date="2026-10-11T13:11:34Z">
        <w:r>
          <w:rPr>
            <w:rtl/>
          </w:rPr>
          <w:t xml:space="preserve">לחול'</w:t>
        </w:r>
      </w:ins>
      <w:del w:id="111412" w:author="קלוד" w:date="2026-10-11T13:11:34Z">
        <w:r w:rsidRPr="006F178A">
          <w:rPr>
            <w:rtl/>
          </w:rPr>
          <w:delText xml:space="preserve">לחול</w:delText>
        </w:r>
      </w:del>
      <w:r w:rsidRPr="006F178A">
        <w:rPr>
          <w:rtl/>
        </w:rPr>
        <w:t xml:space="preserve"> </w:t>
      </w:r>
      <w:ins w:id="111409" w:author="קלוד" w:date="2026-10-11T13:11:34Z">
        <w:r>
          <w:rPr>
            <w:rtl/>
          </w:rPr>
          <w:t xml:space="preserve">וחוטבים</w:t>
        </w:r>
      </w:ins>
      <w:del w:id="111410" w:author="קלוד" w:date="2026-10-11T13:11:34Z">
        <w:r w:rsidRPr="006F178A">
          <w:rPr>
            <w:rtl/>
          </w:rPr>
          <w:delText xml:space="preserve">ומסלתינן</w:delText>
        </w:r>
      </w:del>
      <w:r w:rsidRPr="006F178A">
        <w:rPr>
          <w:rtl/>
        </w:rPr>
        <w:t xml:space="preserve"> </w:t>
      </w:r>
      <w:ins w:id="111407" w:author="קלוד" w:date="2026-10-11T13:11:34Z">
        <w:r>
          <w:rPr>
            <w:rtl/>
          </w:rPr>
          <w:t xml:space="preserve">עצים.</w:t>
        </w:r>
      </w:ins>
      <w:del w:id="111408" w:author="קלוד" w:date="2026-10-11T13:11:34Z">
        <w:r w:rsidRPr="006F178A">
          <w:rPr>
            <w:rtl/>
          </w:rPr>
          <w:delText xml:space="preserve">סילתי [חוטבין עצים]</w:delText>
        </w:r>
      </w:del>
    </w:p>
    <w:p w:rsidR="00E9703F" w:rsidRDefault="00E9703F" w:rsidP="00E9703F">
      <w:pPr>
        <w:pStyle w:val="affffd"/>
        <w:spacing w:after="0"/>
        <w:rPr>
          <w:del w:id="90139" w:author="מנוע עיצוב" w:date="2026-10-11T12:09:26Z"/>
          <w:rFonts w:ascii="MS Mincho" w:hAnsi="MS Mincho"/>
          <w:bCs w:val="0"/>
          <w:rtl/>
        </w:rPr>
      </w:pPr>
      <w:del w:id="90138"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קנא.</w:t>
      </w:r>
    </w:p>
    <w:p w:rsidR="00E9703F" w:rsidRPr="004640F6" w:rsidRDefault="00E9703F" w:rsidP="00E9703F">
      <w:pPr>
        <w:pStyle w:val="affff1"/>
        <w:ind w:end="0"/>
        <w:rPr>
          <w:rStyle w:val="afffe"/>
          <w:b w:val="0"/>
          <w:bCs/>
          <w:rtl/>
        </w:rPr>
        <w:pPrChange w:id="20133" w:author="קלוד" w:date="2026-10-11T09:07:15Z">
          <w:pPr>
            <w:pStyle w:val="affff1"/>
            <w:rPr>
              <w:rStyle w:val="afffe"/>
              <w:b w:val="0"/>
              <w:bCs/>
              <w:rtl/>
            </w:rPr>
          </w:pPr>
        </w:pPrChange>
      </w:pPr>
      <w:ins w:id="9861" w:author="מספור קטעי משנה" w:date="2026-10-11T09:35:03Z">
        <w:r>
          <w:rPr>
            <w:rStyle w:val="MisparKeta"/>
          </w:rPr>
          <w:t xml:space="preserve">ד. </w:t>
        </w:r>
      </w:ins>
      <w:r w:rsidRPr="00146180">
        <w:rPr>
          <w:rStyle w:val="afffe"/>
          <w:rFonts w:hint="cs"/>
          <w:b w:val="0"/>
          <w:rtl/>
        </w:rPr>
        <w:t xml:space="preserve"> </w:t>
      </w:r>
      <w:r w:rsidRPr="00146180">
        <w:rPr>
          <w:rStyle w:val="afffe"/>
          <w:b w:val="0"/>
          <w:rtl/>
        </w:rPr>
        <w:t>כלל אמר אבא שאול: כל שאני זכאי באמירתו - רשאי אני להחשיך עליו</w:t>
      </w:r>
    </w:p>
    <w:p w:rsidR="00E9703F" w:rsidRPr="00307E5D" w:rsidRDefault="00E9703F" w:rsidP="00E9703F">
      <w:pPr>
        <w:rPr>
          <w:spacing w:val="-6"/>
          <w:rtl/>
        </w:rPr>
      </w:pPr>
      <w:r w:rsidRPr="00307E5D">
        <w:rPr>
          <w:rFonts w:ascii="Fb Fontext" w:hAnsi="Fb Fontext"/>
          <w:spacing w:val="-6"/>
          <w:rtl/>
        </w:rPr>
        <w:t>•</w:t>
      </w:r>
      <w:r w:rsidRPr="00307E5D">
        <w:rPr>
          <w:rFonts w:ascii="Fb Fontext" w:hAnsi="Fb Fontext" w:hint="cs"/>
          <w:spacing w:val="-6"/>
          <w:rtl/>
        </w:rPr>
        <w:t xml:space="preserve"> </w:t>
      </w:r>
      <w:ins w:id="111435" w:author="קלוד" w:date="2026-10-11T13:11:34Z">
        <w:r>
          <w:rPr>
            <w:rStyle w:val="afffffe"/>
            <w:rFonts w:ascii="Fb Fontext" w:hAnsi="Fb Fontext"/>
            <w:spacing w:val="-6"/>
            <w:rtl/>
          </w:rPr>
          <w:t xml:space="preserve">אבא</w:t>
        </w:r>
      </w:ins>
      <w:del w:id="111436" w:author="קלוד" w:date="2026-10-11T13:11:34Z">
        <w:r w:rsidRPr="00307E5D">
          <w:rPr>
            <w:rFonts w:ascii="Fb Fontext" w:hAnsi="Fb Fontext"/>
            <w:spacing w:val="-6"/>
            <w:rtl/>
          </w:rPr>
          <w:delText xml:space="preserve">אסיפא</w:delText>
        </w:r>
      </w:del>
      <w:r w:rsidRPr="00307E5D">
        <w:rPr>
          <w:rFonts w:ascii="Fb Fontext" w:hAnsi="Fb Fontext"/>
          <w:spacing w:val="-6"/>
          <w:rtl/>
        </w:rPr>
        <w:t xml:space="preserve"> </w:t>
      </w:r>
      <w:ins w:id="96269" w:author="מנוע מכני" w:date="2026-10-11T12:04:39Z">
        <w:ins w:id="111433" w:author="קלוד" w:date="2026-10-11T13:11:34Z">
          <w:r>
            <w:rPr>
              <w:rStyle w:val="afffffe"/>
              <w:rFonts w:ascii="Fb Fontext" w:hAnsi="Fb Fontext"/>
              <w:spacing w:val="-6"/>
              <w:rtl/>
            </w:rPr>
            <w:t xml:space="preserve">שאול</w:t>
          </w:r>
        </w:ins>
        <w:del w:id="111434" w:author="קלוד" w:date="2026-10-11T13:11:34Z">
          <w:r>
            <w:rPr>
              <w:rFonts w:ascii="Fb Fontext" w:hAnsi="Fb Fontext"/>
              <w:spacing w:val="-6"/>
              <w:rtl/>
            </w:rPr>
            <w:delText xml:space="preserve">עומד</w:delText>
          </w:r>
        </w:del>
      </w:ins>
      <w:del w:id="96270" w:author="מנוע מכני" w:date="2026-10-11T12:04:39Z">
        <w:r w:rsidRPr="00307E5D">
          <w:rPr>
            <w:rFonts w:ascii="Fb Fontext" w:hAnsi="Fb Fontext"/>
            <w:spacing w:val="-6"/>
            <w:rtl/>
          </w:rPr>
          <w:delText xml:space="preserve">קאי</w:delText>
        </w:r>
      </w:del>
      <w:r w:rsidRPr="00307E5D">
        <w:rPr>
          <w:rFonts w:ascii="Fb Fontext" w:hAnsi="Fb Fontext"/>
          <w:spacing w:val="-6"/>
          <w:rtl/>
        </w:rPr>
        <w:t xml:space="preserve"> </w:t>
      </w:r>
      <w:ins w:id="111431" w:author="קלוד" w:date="2026-10-11T13:11:34Z">
        <w:r>
          <w:rPr>
            <w:rFonts w:ascii="Fb Fontext" w:hAnsi="Fb Fontext"/>
            <w:spacing w:val="-6"/>
            <w:rtl/>
          </w:rPr>
          <w:t xml:space="preserve">על</w:t>
        </w:r>
      </w:ins>
      <w:del w:id="111432" w:author="קלוד" w:date="2026-10-11T13:11:34Z">
        <w:r w:rsidRPr="00307E5D">
          <w:rPr>
            <w:rFonts w:ascii="Fb Fontext" w:hAnsi="Fb Fontext"/>
            <w:spacing w:val="-6"/>
            <w:rtl/>
          </w:rPr>
          <w:delText xml:space="preserve">דמותר</w:delText>
        </w:r>
      </w:del>
      <w:r w:rsidRPr="00307E5D">
        <w:rPr>
          <w:rFonts w:ascii="Fb Fontext" w:hAnsi="Fb Fontext"/>
          <w:spacing w:val="-6"/>
          <w:rtl/>
        </w:rPr>
        <w:t xml:space="preserve"> </w:t>
      </w:r>
      <w:ins w:id="111429" w:author="קלוד" w:date="2026-10-11T13:11:34Z">
        <w:r>
          <w:rPr>
            <w:rFonts w:ascii="Fb Fontext" w:hAnsi="Fb Fontext"/>
            <w:spacing w:val="-6"/>
            <w:rtl/>
          </w:rPr>
          <w:t xml:space="preserve">הסיפא עומד: מותר לאדם</w:t>
        </w:r>
      </w:ins>
      <w:del w:id="111430" w:author="קלוד" w:date="2026-10-11T13:11:34Z">
        <w:r w:rsidRPr="00307E5D">
          <w:rPr>
            <w:rFonts w:ascii="Fb Fontext" w:hAnsi="Fb Fontext"/>
            <w:spacing w:val="-6"/>
            <w:rtl/>
          </w:rPr>
          <w:delText xml:space="preserve">אדם</w:delText>
        </w:r>
      </w:del>
      <w:r w:rsidRPr="00307E5D">
        <w:rPr>
          <w:rFonts w:ascii="Fb Fontext" w:hAnsi="Fb Fontext"/>
          <w:spacing w:val="-6"/>
          <w:rtl/>
        </w:rPr>
        <w:t xml:space="preserve"> לומר לחבירו </w:t>
      </w:r>
      <w:ins w:id="111427" w:author="קלוד" w:date="2026-10-11T13:11:34Z">
        <w:r>
          <w:rPr>
            <w:rFonts w:ascii="Fb Fontext" w:hAnsi="Fb Fontext"/>
            <w:spacing w:val="-6"/>
            <w:rtl/>
          </w:rPr>
          <w:t xml:space="preserve">'שמור</w:t>
        </w:r>
      </w:ins>
      <w:del w:id="111428" w:author="קלוד" w:date="2026-10-11T13:11:34Z">
        <w:r w:rsidRPr="00307E5D">
          <w:rPr>
            <w:rFonts w:ascii="Fb Fontext" w:hAnsi="Fb Fontext"/>
            <w:spacing w:val="-6"/>
            <w:rtl/>
          </w:rPr>
          <w:delText xml:space="preserve">שמור</w:delText>
        </w:r>
      </w:del>
      <w:r w:rsidRPr="00307E5D">
        <w:rPr>
          <w:rFonts w:ascii="Fb Fontext" w:hAnsi="Fb Fontext"/>
          <w:spacing w:val="-6"/>
          <w:rtl/>
        </w:rPr>
        <w:t xml:space="preserve"> לי פירות שבתחומך ואני אשמור לך פירות </w:t>
      </w:r>
      <w:ins w:id="111425" w:author="קלוד" w:date="2026-10-11T13:11:34Z">
        <w:r>
          <w:rPr>
            <w:rFonts w:ascii="Fb Fontext" w:hAnsi="Fb Fontext"/>
            <w:spacing w:val="-6"/>
            <w:rtl/>
          </w:rPr>
          <w:t xml:space="preserve">שבתחומי'.</w:t>
        </w:r>
      </w:ins>
      <w:del w:id="111426" w:author="קלוד" w:date="2026-10-11T13:11:34Z">
        <w:r w:rsidRPr="00307E5D">
          <w:rPr>
            <w:rFonts w:ascii="Fb Fontext" w:hAnsi="Fb Fontext"/>
            <w:spacing w:val="-6"/>
            <w:rtl/>
          </w:rPr>
          <w:delText xml:space="preserve">שבתחומי.</w:delText>
        </w:r>
      </w:del>
    </w:p>
    <w:p w:rsidR="00E9703F" w:rsidRPr="006F178A" w:rsidRDefault="00E9703F" w:rsidP="00E9703F">
      <w:pPr>
        <w:rPr>
          <w:rtl/>
        </w:rPr>
      </w:pPr>
      <w:r w:rsidRPr="006F178A">
        <w:rPr>
          <w:rtl/>
        </w:rPr>
        <w:t>•</w:t>
      </w:r>
      <w:r w:rsidRPr="006F178A">
        <w:rPr>
          <w:rFonts w:hint="cs"/>
          <w:rtl/>
        </w:rPr>
        <w:t xml:space="preserve"> </w:t>
      </w:r>
      <w:ins w:id="111441" w:author="קלוד" w:date="2026-10-11T13:11:34Z">
        <w:r>
          <w:rPr>
            <w:rStyle w:val="afffe"/>
            <w:rFonts w:ascii="Fb Fontext" w:hAnsi="Fb Fontext" w:hint="cs"/>
            <w:rtl/>
          </w:rPr>
          <w:t xml:space="preserve">'כלל'</w:t>
        </w:r>
      </w:ins>
      <w:del w:id="111442" w:author="קלוד" w:date="2026-10-11T13:11:34Z">
        <w:r w:rsidRPr="006F178A">
          <w:rPr>
            <w:rStyle w:val="afffe"/>
            <w:rFonts w:ascii="Fb Fontext" w:hAnsi="Fb Fontext" w:hint="cs"/>
            <w:rtl/>
          </w:rPr>
          <w:delText xml:space="preserve">כ</w:delText>
        </w:r>
        <w:r w:rsidRPr="006F178A">
          <w:rPr>
            <w:rStyle w:val="afffe"/>
            <w:rFonts w:ascii="Fb Fontext" w:hAnsi="Fb Fontext"/>
            <w:rtl/>
          </w:rPr>
          <w:delText xml:space="preserve">לל</w:delText>
        </w:r>
      </w:del>
      <w:r w:rsidRPr="006F178A">
        <w:rPr>
          <w:rtl/>
        </w:rPr>
        <w:t xml:space="preserve"> </w:t>
      </w:r>
      <w:ins w:id="111439" w:author="קלוד" w:date="2026-10-11T13:11:34Z">
        <w:r>
          <w:rPr>
            <w:rtl/>
          </w:rPr>
          <w:t xml:space="preserve">- לרבות</w:t>
        </w:r>
      </w:ins>
      <w:del w:id="111440" w:author="קלוד" w:date="2026-10-11T13:11:34Z">
        <w:r w:rsidRPr="006F178A">
          <w:rPr>
            <w:rtl/>
          </w:rPr>
          <w:delText xml:space="preserve">לאתויי</w:delText>
        </w:r>
      </w:del>
      <w:r w:rsidRPr="006F178A">
        <w:rPr>
          <w:rtl/>
        </w:rPr>
        <w:t xml:space="preserve"> הא </w:t>
      </w:r>
      <w:ins w:id="111437" w:author="קלוד" w:date="2026-10-11T13:11:34Z">
        <w:r>
          <w:rPr>
            <w:rtl/>
          </w:rPr>
          <w:t xml:space="preserve">דת"ר:</w:t>
        </w:r>
      </w:ins>
      <w:del w:id="111438" w:author="קלוד" w:date="2026-10-11T13:11:34Z">
        <w:r w:rsidRPr="006F178A">
          <w:rPr>
            <w:rtl/>
          </w:rPr>
          <w:delText xml:space="preserve">דת"ר</w:delText>
        </w:r>
      </w:del>
      <w:r w:rsidRPr="006F178A">
        <w:rPr>
          <w:rtl/>
        </w:rPr>
        <w:t xml:space="preserve"> אין מחשיכין על התחום להביא בהמה.</w:t>
      </w:r>
    </w:p>
    <w:p w:rsidR="00E9703F" w:rsidRPr="006F178A" w:rsidRDefault="00E9703F" w:rsidP="00E9703F">
      <w:pPr>
        <w:rPr>
          <w:rtl/>
        </w:rPr>
      </w:pPr>
      <w:r w:rsidRPr="006F178A">
        <w:rPr>
          <w:rFonts w:ascii="Fb Fontext" w:hAnsi="Fb Fontext"/>
          <w:sz w:val="20"/>
          <w:rtl/>
        </w:rPr>
        <w:t>היתה עומדת חוץ לתחום - קורא לה והיא באה.</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ומחשיכין לפקח על עסקי כלה ועל עסקי המת להביא לו ארון ותכריכין. ואומרים לו לך למקום פלוני.</w:t>
      </w:r>
    </w:p>
    <w:p w:rsidR="00E9703F" w:rsidRPr="006F178A" w:rsidRDefault="00E9703F" w:rsidP="00E9703F">
      <w:pPr>
        <w:rPr>
          <w:rtl/>
        </w:rPr>
      </w:pPr>
      <w:r w:rsidRPr="006F178A">
        <w:rPr>
          <w:rtl/>
        </w:rPr>
        <w:t xml:space="preserve">ואם </w:t>
      </w:r>
      <w:r w:rsidRPr="006F178A">
        <w:rPr>
          <w:rtl/>
        </w:rPr>
        <w:t xml:space="preserve">לא</w:t>
      </w:r>
      <w:r w:rsidRPr="006F178A">
        <w:rPr>
          <w:rtl/>
        </w:rPr>
        <w:t xml:space="preserve"> מצאת במקום פלוני - הבא ממקום פלוני. </w:t>
      </w:r>
      <w:r w:rsidRPr="006F178A">
        <w:rPr>
          <w:rtl/>
        </w:rPr>
        <w:t xml:space="preserve">לא</w:t>
      </w:r>
      <w:r w:rsidRPr="006F178A">
        <w:rPr>
          <w:rtl/>
        </w:rPr>
        <w:t xml:space="preserve"> מצאת במנה - הבא במאתים.</w:t>
      </w:r>
    </w:p>
    <w:p w:rsidR="00E9703F" w:rsidRPr="006F178A" w:rsidRDefault="00E9703F" w:rsidP="00E9703F">
      <w:pPr>
        <w:rPr>
          <w:rtl/>
        </w:rPr>
      </w:pPr>
      <w:r w:rsidRPr="006F178A">
        <w:rPr>
          <w:rStyle w:val="2fb"/>
          <w:rtl/>
        </w:rPr>
        <w:t xml:space="preserve">ריב"י</w:t>
      </w:r>
      <w:r w:rsidRPr="006F178A">
        <w:rPr>
          <w:rtl/>
        </w:rPr>
        <w:t xml:space="preserve"> ובלבד שלא יזכיר לו סכום מקח.</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קנא.</w:t>
      </w:r>
    </w:p>
    <w:p>
      <w:pPr>
        <w:pStyle w:val="MishnaBatzad"/>
        <w:rPr>
          <w:ins w:id="20669" w:author="קלוד" w:date="2026-10-11T09:07:15Z"/>
        </w:rPr>
      </w:pPr>
      <w:ins w:id="20668" w:author="קלוד" w:date="2026-10-11T09:07:15Z">
        <w:r>
          <w:t xml:space="preserve">משנה ד</w:t>
        </w:r>
      </w:ins>
    </w:p>
    <w:p w:rsidR="00E9703F" w:rsidRPr="009757B9" w:rsidRDefault="00E9703F" w:rsidP="00E9703F">
      <w:pPr>
        <w:pStyle w:val="afff9"/>
        <w:rPr>
          <w:del w:id="20405" w:author="קלוד" w:date="2026-10-11T09:07:15Z"/>
          <w:b/>
          <w:rtl/>
        </w:rPr>
      </w:pPr>
      <w:del w:id="20403" w:author="קלוד" w:date="2026-10-11T09:07:15Z">
        <w:r w:rsidRPr="009757B9">
          <w:rPr>
            <w:rFonts w:hint="cs"/>
            <w:b/>
            <w:sz w:val="20"/>
            <w:rtl/>
          </w:rPr>
          <w:delText xml:space="preserve"> </w:delText>
        </w:r>
      </w:del>
      <w:del w:id="20404" w:author="קלוד" w:date="2026-10-11T09:07:15Z">
        <w:r w:rsidRPr="009757B9">
          <w:rPr>
            <w:b/>
            <w:sz w:val="20"/>
            <w:rtl/>
          </w:rPr>
          <w:delText xml:space="preserve">משנה.</w:delText>
        </w:r>
      </w:del>
    </w:p>
    <w:p w:rsidR="00E9703F" w:rsidRPr="004640F6" w:rsidRDefault="00E9703F" w:rsidP="00E9703F">
      <w:pPr>
        <w:pStyle w:val="afff9"/>
        <w:spacing w:before="120"/>
        <w:rPr>
          <w:b/>
          <w:rtl/>
        </w:rPr>
        <w:pPrChange w:id="90124" w:author="קלוד" w:date="2026-10-11T12:09:42Z">
          <w:pPr>
            <w:pStyle w:val="afff9"/>
          </w:pPr>
        </w:pPrChange>
      </w:pPr>
      <w:r w:rsidRPr="004640F6">
        <w:rPr>
          <w:b/>
          <w:rtl/>
        </w:rPr>
        <w:t>מחשיכין על התחום לפקח על עסקי כלה ועל עסקי המת להביא לו ארון ותכריכים.</w:t>
      </w:r>
    </w:p>
    <w:p w:rsidR="00E9703F" w:rsidRPr="00B20210" w:rsidRDefault="00E9703F" w:rsidP="0095264C">
      <w:pPr>
        <w:pStyle w:val="afff9"/>
        <w:rPr>
          <w:spacing w:val="6"/>
          <w:rtl/>
        </w:rPr>
      </w:pPr>
      <w:r w:rsidRPr="00B20210">
        <w:rPr>
          <w:spacing w:val="6"/>
          <w:rtl/>
        </w:rPr>
        <w:t xml:space="preserve">נכרי שהביא חלילין בשבת </w:t>
      </w:r>
      <w:r w:rsidRPr="0095264C">
        <w:rPr>
          <w:rFonts w:ascii="Fb Fontext" w:hAnsi="Fb Fontext" w:cs="FrankRuehl"/>
          <w:b w:val="0"/>
          <w:spacing w:val="0"/>
          <w:rtl/>
          <w:rPrChange w:id="40669" w:author="Claude" w:date="2026-10-11T09:07:39Z">
            <w:rPr>
              <w:rFonts w:ascii="Fb Fontext" w:hAnsi="Fb Fontext" w:cs="FrankRuehl"/>
              <w:b w:val="0"/>
              <w:spacing w:val="0"/>
              <w:sz w:val="18"/>
              <w:szCs w:val="20"/>
              <w:rtl/>
            </w:rPr>
          </w:rPrChange>
        </w:rPr>
        <w:t>[לצורך ישראל</w:t>
      </w:r>
      <w:r w:rsidRPr="00B20210">
        <w:rPr>
          <w:spacing w:val="6"/>
          <w:rtl/>
        </w:rPr>
        <w:t>- לא יספוד בהן ישראל, אלא אם כן באו ממקום קרוב.</w:t>
      </w:r>
    </w:p>
    <w:p w:rsidR="00E9703F" w:rsidRPr="00307E5D" w:rsidRDefault="00E9703F" w:rsidP="00E9703F">
      <w:pPr>
        <w:pStyle w:val="afff9"/>
        <w:rPr>
          <w:b/>
          <w:spacing w:val="-2"/>
          <w:rtl/>
        </w:rPr>
      </w:pPr>
      <w:r w:rsidRPr="00307E5D">
        <w:rPr>
          <w:b/>
          <w:spacing w:val="-2"/>
          <w:rtl/>
          <w:rPrChange w:id="40670" w:author="Claude" w:date="2026-10-11T09:07:39Z">
            <w:rPr>
              <w:b/>
              <w:spacing w:val="-2"/>
              <w:sz w:val="20"/>
              <w:rtl/>
            </w:rPr>
          </w:rPrChange>
        </w:rPr>
        <w:t>עשו לו ארון וחפרו לו קבר - יקבר בו ישראל. ואם בשביל ישראל - לא יקבר בו עולמית.</w:t>
      </w:r>
    </w:p>
    <w:p w:rsidR="00E9703F" w:rsidRDefault="00E9703F" w:rsidP="00E9703F">
      <w:pPr>
        <w:pStyle w:val="affffd"/>
        <w:spacing w:after="0"/>
        <w:rPr>
          <w:del w:id="90143" w:author="מנוע עיצוב" w:date="2026-10-11T12:09:26Z"/>
          <w:rFonts w:ascii="MS Mincho" w:hAnsi="MS Mincho"/>
          <w:rtl/>
        </w:rPr>
      </w:pPr>
      <w:del w:id="90140" w:author="מנוע עיצוב" w:date="2026-10-11T12:09:26Z">
        <w:r w:rsidRPr="006F178A">
          <w:rPr>
            <w:rtl/>
          </w:rPr>
          <w:tab/>
        </w:r>
      </w:del>
      <w:del w:id="90141" w:author="מנוע עיצוב" w:date="2026-10-11T12:09:26Z">
        <w:r w:rsidRPr="006F178A">
          <w:rPr>
            <w:rtl/>
          </w:rPr>
          <w:tab/>
        </w:r>
      </w:del>
      <w:del w:id="90142" w:author="מנוע עיצוב" w:date="2026-10-11T12:09:26Z">
        <w:r>
          <w:rPr>
            <w:rFonts w:ascii="MS Mincho" w:hAnsi="MS Mincho" w:hint="cs"/>
            <w:rtl/>
          </w:rPr>
          <w:delText xml:space="preserve"> ׻</w:delText>
        </w:r>
      </w:del>
    </w:p>
    <w:p w:rsidR="00E9703F" w:rsidRPr="009757B9" w:rsidRDefault="00E9703F" w:rsidP="00E9703F">
      <w:pPr>
        <w:pStyle w:val="affff1"/>
        <w:ind w:end="0"/>
        <w:rPr>
          <w:rStyle w:val="afffe"/>
          <w:b w:val="0"/>
          <w:bCs/>
          <w:rtl/>
        </w:rPr>
        <w:pPrChange w:id="20134" w:author="קלוד" w:date="2026-10-11T09:07:15Z">
          <w:pPr>
            <w:pStyle w:val="affff1"/>
            <w:rPr>
              <w:rStyle w:val="afffe"/>
              <w:b w:val="0"/>
              <w:bCs/>
              <w:rtl/>
            </w:rPr>
          </w:pPr>
        </w:pPrChange>
      </w:pPr>
      <w:ins w:id="9862" w:author="מספור קטעי משנה" w:date="2026-10-11T09:35:03Z">
        <w:r>
          <w:rPr>
            <w:rStyle w:val="MisparKeta"/>
          </w:rPr>
          <w:t xml:space="preserve">ב. </w:t>
        </w:r>
      </w:ins>
      <w:r w:rsidRPr="00146180">
        <w:rPr>
          <w:rStyle w:val="afffe"/>
          <w:b w:val="0"/>
          <w:rtl/>
        </w:rPr>
        <w:t>ממקום קרוב.</w:t>
      </w:r>
    </w:p>
    <w:p>
      <w:pPr>
        <w:pStyle w:val="38"/>
        <w:rPr>
          <w:ins w:id="99376" w:author="מנוע מכני" w:date="2026-10-11T12:04:39Z"/>
        </w:rPr>
      </w:pPr>
      <w:r w:rsidRPr="006F178A">
        <w:t xml:space="preserve">רב</w:t>
      </w:r>
    </w:p>
    <w:p w:rsidR="00E9703F" w:rsidRDefault="00E9703F" w:rsidP="00E9703F">
      <w:pPr>
        <w:rPr>
          <w:rFonts w:ascii="Fb Fontext" w:hAnsi="Fb Fontext"/>
          <w:rtl/>
        </w:rPr>
      </w:pPr>
      <w:del w:id="99377" w:author="מנוע מכני" w:date="2026-10-11T12:04:39Z">
        <w:r w:rsidRPr="006F178A">
          <w:rPr>
            <w:rFonts w:ascii="Fb Fontext" w:hAnsi="Fb Fontext"/>
            <w:rtl/>
          </w:rPr>
          <w:delText xml:space="preserve"> </w:delText>
        </w:r>
      </w:del>
      <w:r w:rsidRPr="006F178A">
        <w:rPr>
          <w:rFonts w:ascii="Fb Fontext" w:hAnsi="Fb Fontext"/>
          <w:rtl/>
        </w:rPr>
        <w:t xml:space="preserve">- קרוב ממש [דראינום בביתו]</w:t>
      </w:r>
    </w:p>
    <w:p w:rsidR="00E9703F" w:rsidRDefault="00E9703F" w:rsidP="00E9703F">
      <w:pPr>
        <w:rPr>
          <w:rFonts w:ascii="Fb Fontext" w:hAnsi="Fb Fontext"/>
          <w:sz w:val="20"/>
          <w:rtl/>
        </w:rPr>
      </w:pPr>
      <w:r w:rsidRPr="006F178A">
        <w:rPr>
          <w:rStyle w:val="2fb"/>
          <w:rFonts w:ascii="Fb Fontext" w:hAnsi="Fb Fontext"/>
          <w:sz w:val="20"/>
          <w:rtl/>
        </w:rPr>
        <w:t xml:space="preserve">ושמואל</w:t>
      </w:r>
      <w:r w:rsidRPr="006F178A">
        <w:rPr>
          <w:rFonts w:ascii="Fb Fontext" w:hAnsi="Fb Fontext"/>
          <w:sz w:val="20"/>
          <w:rtl/>
        </w:rPr>
        <w:t xml:space="preserve"> - </w:t>
      </w:r>
      <w:ins w:id="93925" w:author="מנוע מכני" w:date="2026-10-11T12:04:39Z">
        <w:r>
          <w:rPr>
            <w:rFonts w:ascii="Fb Fontext" w:hAnsi="Fb Fontext"/>
            <w:sz w:val="20"/>
            <w:rtl/>
          </w:rPr>
          <w:t xml:space="preserve">חוששים</w:t>
        </w:r>
      </w:ins>
      <w:del w:id="93926" w:author="מנוע מכני" w:date="2026-10-11T12:04:39Z">
        <w:r w:rsidRPr="006F178A">
          <w:rPr>
            <w:rFonts w:ascii="Fb Fontext" w:hAnsi="Fb Fontext"/>
            <w:sz w:val="20"/>
            <w:rtl/>
          </w:rPr>
          <w:delText xml:space="preserve">חיישינן</w:delText>
        </w:r>
      </w:del>
      <w:r w:rsidRPr="006F178A">
        <w:rPr>
          <w:rFonts w:ascii="Fb Fontext" w:hAnsi="Fb Fontext"/>
          <w:sz w:val="20"/>
          <w:rtl/>
        </w:rPr>
        <w:t xml:space="preserve"> שמא חוץ לחומה לנו [והיינו תולים להיתר]</w:t>
      </w:r>
    </w:p>
    <w:p w:rsidR="00E9703F" w:rsidRPr="0095264C" w:rsidRDefault="00E9703F" w:rsidP="00E9703F">
      <w:pPr>
        <w:rPr>
          <w:spacing w:val="-4"/>
          <w:rtl/>
        </w:rPr>
      </w:pPr>
      <w:ins w:id="111459" w:author="קלוד" w:date="2026-10-11T13:11:34Z">
        <w:r>
          <w:rPr>
            <w:rFonts w:ascii="Fb Fontext" w:hAnsi="Fb Fontext"/>
            <w:spacing w:val="-4"/>
            <w:rtl/>
          </w:rPr>
          <w:t xml:space="preserve">מדויקת</w:t>
        </w:r>
      </w:ins>
      <w:del w:id="111460" w:author="קלוד" w:date="2026-10-11T13:11:34Z">
        <w:r w:rsidRPr="0095264C">
          <w:rPr>
            <w:rFonts w:ascii="Fb Fontext" w:hAnsi="Fb Fontext"/>
            <w:spacing w:val="-4"/>
            <w:rtl/>
          </w:rPr>
          <w:delText xml:space="preserve">דיקא</w:delText>
        </w:r>
      </w:del>
      <w:r w:rsidRPr="0095264C">
        <w:rPr>
          <w:rFonts w:ascii="Fb Fontext" w:hAnsi="Fb Fontext"/>
          <w:spacing w:val="-4"/>
          <w:rtl/>
        </w:rPr>
        <w:t xml:space="preserve"> </w:t>
      </w:r>
      <w:ins w:id="111457" w:author="קלוד" w:date="2026-10-11T13:11:34Z">
        <w:r>
          <w:rPr>
            <w:rFonts w:ascii="Fb Fontext" w:hAnsi="Fb Fontext"/>
            <w:spacing w:val="-4"/>
            <w:rtl/>
          </w:rPr>
          <w:t xml:space="preserve">משנתנו</w:t>
        </w:r>
      </w:ins>
      <w:del w:id="111458" w:author="קלוד" w:date="2026-10-11T13:11:34Z">
        <w:r w:rsidRPr="0095264C">
          <w:rPr>
            <w:rFonts w:ascii="Fb Fontext" w:hAnsi="Fb Fontext"/>
            <w:spacing w:val="-4"/>
            <w:rtl/>
          </w:rPr>
          <w:delText xml:space="preserve">מתניתין</w:delText>
        </w:r>
      </w:del>
      <w:r w:rsidRPr="0095264C">
        <w:rPr>
          <w:rFonts w:ascii="Fb Fontext" w:hAnsi="Fb Fontext"/>
          <w:spacing w:val="-4"/>
          <w:rtl/>
        </w:rPr>
        <w:t xml:space="preserve"> </w:t>
      </w:r>
      <w:r w:rsidRPr="0095264C">
        <w:rPr>
          <w:rStyle w:val="2fb"/>
          <w:rFonts w:ascii="Fb Fontext" w:hAnsi="Fb Fontext"/>
          <w:spacing w:val="-4"/>
          <w:rtl/>
        </w:rPr>
        <w:t xml:space="preserve">כשמואל</w:t>
      </w:r>
      <w:r w:rsidRPr="0095264C">
        <w:rPr>
          <w:rFonts w:ascii="Fb Fontext" w:hAnsi="Fb Fontext"/>
          <w:spacing w:val="-4"/>
          <w:rtl/>
        </w:rPr>
        <w:t xml:space="preserve">, </w:t>
      </w:r>
      <w:ins w:id="111455" w:author="קלוד" w:date="2026-10-11T13:11:34Z">
        <w:r>
          <w:rPr>
            <w:rFonts w:ascii="Fb Fontext" w:hAnsi="Fb Fontext"/>
            <w:spacing w:val="-4"/>
            <w:rtl/>
          </w:rPr>
          <w:t xml:space="preserve">ששנינו</w:t>
        </w:r>
      </w:ins>
      <w:del w:id="111456" w:author="קלוד" w:date="2026-10-11T13:11:34Z">
        <w:r w:rsidRPr="0095264C">
          <w:rPr>
            <w:rFonts w:ascii="Fb Fontext" w:hAnsi="Fb Fontext"/>
            <w:spacing w:val="-4"/>
            <w:rtl/>
          </w:rPr>
          <w:delText xml:space="preserve">דקתני</w:delText>
        </w:r>
      </w:del>
      <w:r w:rsidRPr="0095264C">
        <w:rPr>
          <w:rFonts w:ascii="Fb Fontext" w:hAnsi="Fb Fontext"/>
          <w:spacing w:val="-4"/>
          <w:rtl/>
        </w:rPr>
        <w:t xml:space="preserve"> </w:t>
      </w:r>
      <w:ins w:id="111453" w:author="קלוד" w:date="2026-10-11T13:11:34Z">
        <w:r>
          <w:rPr>
            <w:rFonts w:ascii="Fb Fontext" w:hAnsi="Fb Fontext"/>
            <w:spacing w:val="-4"/>
            <w:rtl/>
          </w:rPr>
          <w:t xml:space="preserve">'עשה</w:t>
        </w:r>
      </w:ins>
      <w:del w:id="111454" w:author="קלוד" w:date="2026-10-11T13:11:34Z">
        <w:r w:rsidRPr="0095264C">
          <w:rPr>
            <w:rFonts w:ascii="Fb Fontext" w:hAnsi="Fb Fontext"/>
            <w:spacing w:val="-4"/>
            <w:rtl/>
          </w:rPr>
          <w:delText xml:space="preserve">עשה</w:delText>
        </w:r>
      </w:del>
      <w:r w:rsidRPr="0095264C">
        <w:rPr>
          <w:rFonts w:ascii="Fb Fontext" w:hAnsi="Fb Fontext"/>
          <w:spacing w:val="-4"/>
          <w:rtl/>
        </w:rPr>
        <w:t xml:space="preserve"> לו ארון וחפר לו קבר</w:t>
      </w:r>
      <w:ins w:id="111451" w:author="קלוד" w:date="2026-10-11T13:11:34Z">
        <w:r>
          <w:rPr>
            <w:rFonts w:ascii="Fb Fontext" w:hAnsi="Fb Fontext"/>
            <w:spacing w:val="-4"/>
            <w:rtl/>
          </w:rPr>
          <w:t xml:space="preserve"> - </w:t>
        </w:r>
      </w:ins>
      <w:del w:id="111452" w:author="קלוד" w:date="2026-10-11T13:11:34Z">
        <w:r w:rsidRPr="0095264C">
          <w:rPr>
            <w:rFonts w:ascii="Fb Fontext" w:hAnsi="Fb Fontext"/>
            <w:spacing w:val="-4"/>
            <w:rtl/>
          </w:rPr>
          <w:delText xml:space="preserve"> </w:delText>
        </w:r>
      </w:del>
      <w:r w:rsidRPr="0095264C">
        <w:rPr>
          <w:rFonts w:ascii="Fb Fontext" w:hAnsi="Fb Fontext"/>
          <w:spacing w:val="-4"/>
          <w:rtl/>
        </w:rPr>
        <w:t xml:space="preserve">יקבר בו </w:t>
      </w:r>
      <w:ins w:id="111449" w:author="קלוד" w:date="2026-10-11T13:11:34Z">
        <w:r>
          <w:rPr>
            <w:rFonts w:ascii="Fb Fontext" w:hAnsi="Fb Fontext"/>
            <w:spacing w:val="-4"/>
            <w:rtl/>
          </w:rPr>
          <w:t xml:space="preserve">ישראל',</w:t>
        </w:r>
      </w:ins>
      <w:del w:id="111450" w:author="קלוד" w:date="2026-10-11T13:11:34Z">
        <w:r w:rsidRPr="0095264C">
          <w:rPr>
            <w:rFonts w:ascii="Fb Fontext" w:hAnsi="Fb Fontext"/>
            <w:spacing w:val="-4"/>
            <w:rtl/>
          </w:rPr>
          <w:delText xml:space="preserve">ישראל,</w:delText>
        </w:r>
      </w:del>
      <w:r w:rsidRPr="0095264C">
        <w:rPr>
          <w:rFonts w:ascii="Fb Fontext" w:hAnsi="Fb Fontext"/>
          <w:spacing w:val="-4"/>
          <w:rtl/>
        </w:rPr>
        <w:t xml:space="preserve"> </w:t>
      </w:r>
      <w:ins w:id="111447" w:author="קלוד" w:date="2026-10-11T13:11:34Z">
        <w:r>
          <w:rPr>
            <w:rFonts w:ascii="Fb Fontext" w:hAnsi="Fb Fontext"/>
            <w:spacing w:val="-4"/>
            <w:rtl/>
          </w:rPr>
          <w:t xml:space="preserve">הרי</w:t>
        </w:r>
      </w:ins>
      <w:del w:id="111448" w:author="קלוד" w:date="2026-10-11T13:11:34Z">
        <w:r w:rsidRPr="0095264C">
          <w:rPr>
            <w:rFonts w:ascii="Fb Fontext" w:hAnsi="Fb Fontext"/>
            <w:spacing w:val="-4"/>
            <w:rtl/>
          </w:rPr>
          <w:delText xml:space="preserve">והיינו</w:delText>
        </w:r>
      </w:del>
      <w:r w:rsidRPr="0095264C">
        <w:rPr>
          <w:rFonts w:ascii="Fb Fontext" w:hAnsi="Fb Fontext"/>
          <w:spacing w:val="-4"/>
          <w:rtl/>
        </w:rPr>
        <w:t xml:space="preserve"> </w:t>
      </w:r>
      <w:ins w:id="111445" w:author="קלוד" w:date="2026-10-11T13:11:34Z">
        <w:r>
          <w:rPr>
            <w:rFonts w:ascii="Fb Fontext" w:hAnsi="Fb Fontext"/>
            <w:spacing w:val="-4"/>
            <w:rtl/>
          </w:rPr>
          <w:t xml:space="preserve">שמספק</w:t>
        </w:r>
      </w:ins>
      <w:del w:id="111446" w:author="קלוד" w:date="2026-10-11T13:11:34Z">
        <w:r w:rsidRPr="0095264C">
          <w:rPr>
            <w:rFonts w:ascii="Fb Fontext" w:hAnsi="Fb Fontext"/>
            <w:spacing w:val="-4"/>
            <w:rtl/>
          </w:rPr>
          <w:delText xml:space="preserve">דמספיקא</w:delText>
        </w:r>
      </w:del>
      <w:r w:rsidRPr="0095264C">
        <w:rPr>
          <w:rFonts w:ascii="Fb Fontext" w:hAnsi="Fb Fontext"/>
          <w:spacing w:val="-4"/>
          <w:rtl/>
        </w:rPr>
        <w:t xml:space="preserve"> </w:t>
      </w:r>
      <w:ins w:id="111443" w:author="קלוד" w:date="2026-10-11T13:11:34Z">
        <w:r>
          <w:rPr>
            <w:rFonts w:ascii="Fb Fontext" w:hAnsi="Fb Fontext"/>
            <w:spacing w:val="-4"/>
            <w:rtl/>
          </w:rPr>
          <w:t xml:space="preserve">מותר.</w:t>
        </w:r>
      </w:ins>
      <w:del w:id="111444" w:author="קלוד" w:date="2026-10-11T13:11:34Z">
        <w:r w:rsidRPr="0095264C">
          <w:rPr>
            <w:rFonts w:ascii="Fb Fontext" w:hAnsi="Fb Fontext"/>
            <w:spacing w:val="-4"/>
            <w:rtl/>
          </w:rPr>
          <w:delText xml:space="preserve">שרי.</w:delText>
        </w:r>
      </w:del>
    </w:p>
    <w:p w:rsidR="00E9703F" w:rsidRDefault="00E9703F" w:rsidP="00E9703F">
      <w:pPr>
        <w:rPr>
          <w:rFonts w:ascii="Fb Fontext" w:hAnsi="Fb Fontext"/>
          <w:sz w:val="20"/>
          <w:rtl/>
        </w:rPr>
      </w:pPr>
      <w:r w:rsidRPr="006F178A">
        <w:rPr>
          <w:rFonts w:ascii="Fb Fontext" w:hAnsi="Fb Fontext"/>
          <w:sz w:val="20"/>
          <w:rtl/>
        </w:rPr>
        <w:t xml:space="preserve">ותניא </w:t>
      </w:r>
      <w:ins w:id="93927" w:author="מנוע מכני" w:date="2026-10-11T12:04:39Z">
        <w:ins w:id="111463" w:author="קלוד" w:date="2026-10-11T13:11:34Z">
          <w:r>
            <w:rPr>
              <w:rFonts w:ascii="Fb Fontext" w:hAnsi="Fb Fontext"/>
              <w:sz w:val="20"/>
              <w:rtl/>
            </w:rPr>
            <w:t xml:space="preserve">כרב</w:t>
          </w:r>
        </w:ins>
        <w:del w:id="111464" w:author="קלוד" w:date="2026-10-11T13:11:34Z">
          <w:r>
            <w:rPr>
              <w:rFonts w:ascii="Fb Fontext" w:hAnsi="Fb Fontext"/>
              <w:sz w:val="20"/>
              <w:rtl/>
            </w:rPr>
            <w:delText xml:space="preserve">כמותו</w:delText>
          </w:r>
          <w:r w:rsidRPr="006F178A">
            <w:rPr>
              <w:rFonts w:ascii="Fb Fontext" w:hAnsi="Fb Fontext"/>
              <w:sz w:val="20"/>
              <w:rtl/>
            </w:rPr>
            <w:delText xml:space="preserve"> </w:delText>
          </w:r>
          <w:r w:rsidRPr="006F178A">
            <w:rPr>
              <w:rStyle w:val="2fb"/>
              <w:rFonts w:ascii="Fb Fontext" w:hAnsi="Fb Fontext"/>
              <w:sz w:val="20"/>
              <w:rtl/>
            </w:rPr>
            <w:delText xml:space="preserve">דרב</w:delText>
          </w:r>
        </w:del>
      </w:ins>
      <w:del w:id="93928" w:author="מנוע מכני" w:date="2026-10-11T12:04:39Z">
        <w:r w:rsidRPr="006F178A">
          <w:rPr>
            <w:rFonts w:ascii="Fb Fontext" w:hAnsi="Fb Fontext"/>
            <w:sz w:val="20"/>
            <w:rtl/>
          </w:rPr>
          <w:delText xml:space="preserve">כוותיה</w:delText>
        </w:r>
      </w:del>
      <w:r w:rsidRPr="006F178A">
        <w:rPr>
          <w:rFonts w:ascii="Fb Fontext" w:hAnsi="Fb Fontext"/>
          <w:sz w:val="20"/>
          <w:rtl/>
        </w:rPr>
        <w:t xml:space="preserve"> [ולישנא עיקר </w:t>
      </w:r>
      <w:r w:rsidRPr="006F178A">
        <w:rPr>
          <w:rStyle w:val="2fb"/>
          <w:rFonts w:ascii="Fb Fontext" w:hAnsi="Fb Fontext"/>
          <w:sz w:val="20"/>
          <w:rtl/>
        </w:rPr>
        <w:t xml:space="preserve">ברש"י</w:t>
      </w:r>
      <w:r w:rsidRPr="006F178A">
        <w:rPr>
          <w:rFonts w:ascii="Fb Fontext" w:hAnsi="Fb Fontext"/>
          <w:sz w:val="20"/>
          <w:rtl/>
        </w:rPr>
        <w:t xml:space="preserve"> </w:t>
      </w:r>
      <w:ins w:id="93929" w:author="מנוע מכני" w:date="2026-10-11T12:04:39Z">
        <w:ins w:id="111461" w:author="קלוד" w:date="2026-10-11T13:11:34Z">
          <w:r>
            <w:rPr>
              <w:rFonts w:ascii="Fb Fontext" w:hAnsi="Fb Fontext"/>
              <w:sz w:val="20"/>
              <w:rtl/>
            </w:rPr>
            <w:t xml:space="preserve">כשמואל,</w:t>
          </w:r>
        </w:ins>
        <w:del w:id="111462" w:author="קלוד" w:date="2026-10-11T13:11:34Z">
          <w:r>
            <w:rPr>
              <w:rFonts w:ascii="Fb Fontext" w:hAnsi="Fb Fontext"/>
              <w:sz w:val="20"/>
              <w:rtl/>
            </w:rPr>
            <w:delText xml:space="preserve">כמותו</w:delText>
          </w:r>
          <w:r w:rsidRPr="006F178A">
            <w:rPr>
              <w:rFonts w:ascii="Fb Fontext" w:hAnsi="Fb Fontext"/>
              <w:sz w:val="20"/>
              <w:rtl/>
            </w:rPr>
            <w:delText xml:space="preserve"> </w:delText>
          </w:r>
          <w:r w:rsidRPr="006F178A">
            <w:rPr>
              <w:rStyle w:val="2fb"/>
              <w:rFonts w:ascii="Fb Fontext" w:hAnsi="Fb Fontext"/>
              <w:sz w:val="20"/>
              <w:rtl/>
            </w:rPr>
            <w:delText xml:space="preserve">דשמואל</w:delText>
          </w:r>
        </w:del>
      </w:ins>
      <w:del w:id="93930" w:author="מנוע מכני" w:date="2026-10-11T12:04:39Z">
        <w:r w:rsidRPr="006F178A">
          <w:rPr>
            <w:rFonts w:ascii="Fb Fontext" w:hAnsi="Fb Fontext"/>
            <w:sz w:val="20"/>
            <w:rtl/>
          </w:rPr>
          <w:delText xml:space="preserve">כוותיה</w:delText>
        </w:r>
      </w:del>
      <w:r w:rsidRPr="006F178A">
        <w:rPr>
          <w:rFonts w:ascii="Fb Fontext" w:hAnsi="Fb Fontext"/>
          <w:sz w:val="20"/>
          <w:rtl/>
        </w:rPr>
        <w:t xml:space="preserve"> והיינו מדברי </w:t>
      </w:r>
      <w:r w:rsidRPr="006F178A">
        <w:rPr>
          <w:rStyle w:val="2fb"/>
          <w:rFonts w:ascii="Fb Fontext" w:hAnsi="Fb Fontext"/>
          <w:sz w:val="20"/>
          <w:rtl/>
        </w:rPr>
        <w:t xml:space="preserve">ר"י</w:t>
      </w:r>
      <w:r w:rsidRPr="006F178A">
        <w:rPr>
          <w:rFonts w:ascii="Fb Fontext" w:hAnsi="Fb Fontext"/>
          <w:sz w:val="20"/>
          <w:rtl/>
        </w:rPr>
        <w:t xml:space="preserve"> בבריתא]</w:t>
      </w:r>
    </w:p>
    <w:p>
      <w:pPr>
        <w:pStyle w:val="afffff8"/>
        <w:rPr>
          <w:ins w:id="90059" w:author="קלוד" w:date="2026-10-11T12:33:55Z"/>
        </w:rPr>
      </w:pPr>
      <w:ins w:id="90060" w:author="קלוד" w:date="2026-10-11T12:33:55Z">
        <w:r>
          <w:rPr>
            <w:color w:val="7B3F00"/>
          </w:rPr>
          <w:t xml:space="preserve">עיר מעורבת - המתנה עד שיחמו חמין</w:t>
        </w:r>
      </w:ins>
    </w:p>
    <w:p w:rsidR="00E9703F" w:rsidRPr="006061D7" w:rsidRDefault="00E9703F" w:rsidP="00E9703F">
      <w:pPr>
        <w:rPr>
          <w:rtl/>
        </w:rPr>
      </w:pPr>
      <w:r w:rsidRPr="006061D7">
        <w:rPr>
          <w:rtl/>
        </w:rPr>
        <w:t>•</w:t>
      </w:r>
      <w:r w:rsidRPr="006061D7">
        <w:rPr>
          <w:rFonts w:hint="cs"/>
          <w:rtl/>
        </w:rPr>
        <w:t xml:space="preserve"> </w:t>
      </w:r>
      <w:r w:rsidRPr="006061D7">
        <w:rPr>
          <w:rtl/>
        </w:rPr>
        <w:t xml:space="preserve">עיר שישראל ונכרים דרים </w:t>
      </w:r>
      <w:ins w:id="111473" w:author="קלוד" w:date="2026-10-11T13:11:34Z">
        <w:r>
          <w:rPr>
            <w:rtl/>
          </w:rPr>
          <w:t xml:space="preserve">בה </w:t>
        </w:r>
        <w:r>
          <w:rPr>
            <w:rStyle w:val="afffffe"/>
            <w:rtl/>
          </w:rPr>
          <w:t xml:space="preserve">ומרחץ מחומם בשבת</w:t>
        </w:r>
        <w:r>
          <w:rPr>
            <w:rtl/>
          </w:rPr>
          <w:t xml:space="preserve">:</w:t>
        </w:r>
      </w:ins>
      <w:del w:id="111474" w:author="קלוד" w:date="2026-10-11T13:11:34Z">
        <w:r w:rsidRPr="006061D7">
          <w:rPr>
            <w:rtl/>
          </w:rPr>
          <w:delText xml:space="preserve">בה,</w:delText>
        </w:r>
      </w:del>
      <w:r w:rsidRPr="006061D7">
        <w:rPr>
          <w:rtl/>
        </w:rPr>
        <w:t xml:space="preserve"> ברוב </w:t>
      </w:r>
      <w:ins w:id="111471" w:author="קלוד" w:date="2026-10-11T13:11:34Z">
        <w:r>
          <w:rPr>
            <w:rtl/>
          </w:rPr>
          <w:t xml:space="preserve">נכרים -</w:t>
        </w:r>
      </w:ins>
      <w:del w:id="111472" w:author="קלוד" w:date="2026-10-11T13:11:34Z">
        <w:r w:rsidRPr="006061D7">
          <w:rPr>
            <w:rtl/>
          </w:rPr>
          <w:delText xml:space="preserve">נכרים</w:delText>
        </w:r>
      </w:del>
      <w:r w:rsidRPr="006061D7">
        <w:rPr>
          <w:rtl/>
        </w:rPr>
        <w:t xml:space="preserve"> לערב רוחץ בה </w:t>
      </w:r>
      <w:ins w:id="111469" w:author="קלוד" w:date="2026-10-11T13:11:34Z">
        <w:r>
          <w:rPr>
            <w:rtl/>
          </w:rPr>
          <w:t xml:space="preserve">מיד;</w:t>
        </w:r>
      </w:ins>
      <w:del w:id="111470" w:author="קלוד" w:date="2026-10-11T13:11:34Z">
        <w:r w:rsidRPr="006061D7">
          <w:rPr>
            <w:rtl/>
          </w:rPr>
          <w:delText xml:space="preserve">מיד,</w:delText>
        </w:r>
      </w:del>
      <w:r w:rsidRPr="006061D7">
        <w:rPr>
          <w:rtl/>
        </w:rPr>
        <w:t xml:space="preserve"> </w:t>
      </w:r>
      <w:ins w:id="111467" w:author="קלוד" w:date="2026-10-11T13:11:34Z">
        <w:r>
          <w:rPr>
            <w:rtl/>
          </w:rPr>
          <w:t xml:space="preserve">ברוב</w:t>
        </w:r>
      </w:ins>
      <w:del w:id="111468" w:author="קלוד" w:date="2026-10-11T13:11:34Z">
        <w:r w:rsidRPr="006061D7">
          <w:rPr>
            <w:rtl/>
          </w:rPr>
          <w:delText xml:space="preserve">וברוב</w:delText>
        </w:r>
      </w:del>
      <w:r w:rsidRPr="006061D7">
        <w:rPr>
          <w:rtl/>
        </w:rPr>
        <w:t xml:space="preserve"> </w:t>
      </w:r>
      <w:ins w:id="111465" w:author="קלוד" w:date="2026-10-11T13:11:34Z">
        <w:r>
          <w:rPr>
            <w:rtl/>
          </w:rPr>
          <w:t xml:space="preserve">ישראל -</w:t>
        </w:r>
      </w:ins>
      <w:del w:id="111466" w:author="קלוד" w:date="2026-10-11T13:11:34Z">
        <w:r w:rsidRPr="006061D7">
          <w:rPr>
            <w:rtl/>
          </w:rPr>
          <w:delText xml:space="preserve">ישראל</w:delText>
        </w:r>
      </w:del>
      <w:r w:rsidRPr="006061D7">
        <w:rPr>
          <w:rtl/>
        </w:rPr>
        <w:t xml:space="preserve"> ימתין עד כדי שיחמו חמין</w:t>
      </w:r>
    </w:p>
    <w:p w:rsidR="00E9703F" w:rsidRPr="006F178A" w:rsidRDefault="00E9703F" w:rsidP="00E9703F">
      <w:pPr>
        <w:rPr>
          <w:rtl/>
        </w:rPr>
      </w:pPr>
      <w:r w:rsidRPr="006F178A">
        <w:rPr>
          <w:rStyle w:val="afffe"/>
          <w:rFonts w:ascii="Fb Fontext" w:hAnsi="Fb Fontext"/>
          <w:rtl/>
        </w:rPr>
        <w:t>מחצה על מחצה</w:t>
      </w:r>
      <w:r w:rsidRPr="006F178A">
        <w:rPr>
          <w:rFonts w:ascii="Fb Fontext" w:hAnsi="Fb Fontext"/>
          <w:rtl/>
        </w:rPr>
        <w:t xml:space="preserve"> </w:t>
      </w:r>
      <w:ins w:id="111475" w:author="קלוד" w:date="2026-10-11T13:11:34Z">
        <w:r>
          <w:rPr>
            <w:rFonts w:ascii="Fb Fontext" w:hAnsi="Fb Fontext"/>
            <w:rtl/>
          </w:rPr>
          <w:t xml:space="preserve">- ימתין</w:t>
        </w:r>
      </w:ins>
      <w:del w:id="111476" w:author="קלוד" w:date="2026-10-11T13:11:34Z">
        <w:r w:rsidRPr="006F178A">
          <w:rPr>
            <w:rFonts w:ascii="Fb Fontext" w:hAnsi="Fb Fontext"/>
            <w:rtl/>
          </w:rPr>
          <w:delText xml:space="preserve">–ימתין</w:delText>
        </w:r>
      </w:del>
      <w:r w:rsidRPr="006F178A">
        <w:rPr>
          <w:rFonts w:ascii="Fb Fontext" w:hAnsi="Fb Fontext"/>
          <w:rtl/>
        </w:rPr>
        <w:t xml:space="preserve"> עד כדי שיחמו חמין.</w:t>
      </w:r>
    </w:p>
    <w:p w:rsidR="00E9703F" w:rsidRPr="006F178A" w:rsidRDefault="00E9703F" w:rsidP="00E9703F">
      <w:pPr>
        <w:rPr>
          <w:rtl/>
        </w:rPr>
      </w:pPr>
      <w:r w:rsidRPr="006F178A">
        <w:rPr>
          <w:rStyle w:val="2fb"/>
          <w:rtl/>
        </w:rPr>
        <w:t xml:space="preserve">ר"י</w:t>
      </w:r>
      <w:r w:rsidRPr="006F178A">
        <w:rPr>
          <w:rtl/>
        </w:rPr>
        <w:t xml:space="preserve"> באמבטי קטנה, אם יש בה רשות - רוחץ בה מיד.</w:t>
      </w:r>
    </w:p>
    <w:p w:rsidR="00E9703F" w:rsidRPr="0095264C" w:rsidRDefault="00E9703F" w:rsidP="00E9703F">
      <w:pPr>
        <w:rPr>
          <w:rFonts w:ascii="Fb Fontext" w:hAnsi="Fb Fontext"/>
          <w:spacing w:val="-4"/>
          <w:sz w:val="20"/>
          <w:rtl/>
        </w:rPr>
      </w:pPr>
      <w:r w:rsidRPr="0095264C">
        <w:rPr>
          <w:rFonts w:ascii="Fb Fontext" w:hAnsi="Fb Fontext"/>
          <w:spacing w:val="-4"/>
          <w:sz w:val="20"/>
          <w:rtl/>
        </w:rPr>
        <w:t>[</w:t>
      </w:r>
      <w:r w:rsidRPr="0095264C">
        <w:rPr>
          <w:rStyle w:val="afffe"/>
          <w:rFonts w:ascii="Fb Fontext" w:hAnsi="Fb Fontext"/>
          <w:spacing w:val="-4"/>
          <w:sz w:val="20"/>
          <w:rtl/>
        </w:rPr>
        <w:t>רשות</w:t>
      </w:r>
      <w:r w:rsidRPr="0095264C">
        <w:rPr>
          <w:rFonts w:ascii="Fb Fontext" w:hAnsi="Fb Fontext"/>
          <w:spacing w:val="-4"/>
          <w:sz w:val="20"/>
          <w:rtl/>
        </w:rPr>
        <w:t xml:space="preserve"> </w:t>
      </w:r>
      <w:r w:rsidRPr="0095264C">
        <w:rPr>
          <w:rStyle w:val="2fb"/>
          <w:rFonts w:ascii="Fb Fontext" w:hAnsi="Fb Fontext"/>
          <w:spacing w:val="-4"/>
          <w:sz w:val="20"/>
          <w:rtl/>
        </w:rPr>
        <w:t xml:space="preserve">ר"י</w:t>
      </w:r>
      <w:r w:rsidRPr="0095264C">
        <w:rPr>
          <w:rFonts w:ascii="Fb Fontext" w:hAnsi="Fb Fontext"/>
          <w:spacing w:val="-4"/>
          <w:sz w:val="20"/>
          <w:rtl/>
        </w:rPr>
        <w:t xml:space="preserve">- אדם חשוב, שיש לו עשרה עבדים שמחממין לו עשרה קומקומין בב"א באמבטי קטנה]</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עשו לו ארון וחפרו לו קבר</w:t>
      </w:r>
      <w:ins w:id="111483" w:author="קלוד" w:date="2026-10-11T13:11:34Z">
        <w:r>
          <w:rPr>
            <w:rFonts w:ascii="Fb Fontext" w:hAnsi="Fb Fontext"/>
            <w:rtl/>
          </w:rPr>
          <w:t xml:space="preserve"> - </w:t>
        </w:r>
      </w:ins>
      <w:del w:id="111484" w:author="קלוד" w:date="2026-10-11T13:11:34Z">
        <w:r w:rsidRPr="006F178A">
          <w:rPr>
            <w:rFonts w:ascii="Fb Fontext" w:hAnsi="Fb Fontext"/>
            <w:rtl/>
          </w:rPr>
          <w:delText xml:space="preserve"> </w:delText>
        </w:r>
      </w:del>
      <w:r w:rsidRPr="006F178A">
        <w:rPr>
          <w:rFonts w:ascii="Fb Fontext" w:hAnsi="Fb Fontext"/>
          <w:rtl/>
        </w:rPr>
        <w:t xml:space="preserve">אין </w:t>
      </w:r>
      <w:ins w:id="111481" w:author="קלוד" w:date="2026-10-11T13:11:34Z">
        <w:r>
          <w:rPr>
            <w:rFonts w:ascii="Fb Fontext" w:hAnsi="Fb Fontext"/>
            <w:rtl/>
          </w:rPr>
          <w:t xml:space="preserve">ממתין,</w:t>
        </w:r>
      </w:ins>
      <w:del w:id="111482" w:author="קלוד" w:date="2026-10-11T13:11:34Z">
        <w:r w:rsidRPr="006F178A">
          <w:rPr>
            <w:rFonts w:ascii="Fb Fontext" w:hAnsi="Fb Fontext"/>
            <w:rtl/>
          </w:rPr>
          <w:delText xml:space="preserve">ממתין</w:delText>
        </w:r>
      </w:del>
      <w:r w:rsidRPr="006F178A">
        <w:rPr>
          <w:rFonts w:ascii="Fb Fontext" w:hAnsi="Fb Fontext"/>
          <w:rtl/>
        </w:rPr>
        <w:t xml:space="preserve"> </w:t>
      </w:r>
      <w:ins w:id="111479" w:author="קלוד" w:date="2026-10-11T13:11:34Z">
        <w:r>
          <w:rPr>
            <w:rFonts w:ascii="Fb Fontext" w:hAnsi="Fb Fontext"/>
            <w:rtl/>
          </w:rPr>
          <w:t xml:space="preserve">שמוכח</w:t>
        </w:r>
      </w:ins>
      <w:del w:id="111480" w:author="קלוד" w:date="2026-10-11T13:11:34Z">
        <w:r w:rsidRPr="006F178A">
          <w:rPr>
            <w:rFonts w:ascii="Fb Fontext" w:hAnsi="Fb Fontext"/>
            <w:rtl/>
          </w:rPr>
          <w:delText xml:space="preserve">דמוכח</w:delText>
        </w:r>
      </w:del>
      <w:r w:rsidRPr="006F178A">
        <w:rPr>
          <w:rFonts w:ascii="Fb Fontext" w:hAnsi="Fb Fontext"/>
          <w:rtl/>
        </w:rPr>
        <w:t xml:space="preserve"> </w:t>
      </w:r>
      <w:ins w:id="111477" w:author="קלוד" w:date="2026-10-11T13:11:34Z">
        <w:r>
          <w:rPr>
            <w:rFonts w:ascii="Fb Fontext" w:hAnsi="Fb Fontext"/>
            <w:rtl/>
          </w:rPr>
          <w:t xml:space="preserve">שנעשה</w:t>
        </w:r>
      </w:ins>
      <w:del w:id="111478" w:author="קלוד" w:date="2026-10-11T13:11:34Z">
        <w:r w:rsidRPr="006F178A">
          <w:rPr>
            <w:rFonts w:ascii="Fb Fontext" w:hAnsi="Fb Fontext"/>
            <w:rtl/>
          </w:rPr>
          <w:delText xml:space="preserve">שעשה</w:delText>
        </w:r>
      </w:del>
      <w:r w:rsidRPr="006F178A">
        <w:rPr>
          <w:rFonts w:ascii="Fb Fontext" w:hAnsi="Fb Fontext"/>
          <w:rtl/>
        </w:rPr>
        <w:t xml:space="preserve"> בשביל הגוי.</w:t>
      </w:r>
    </w:p>
    <w:p w:rsidR="00E9703F" w:rsidRPr="006F178A" w:rsidRDefault="00E9703F" w:rsidP="00E9703F">
      <w:pPr>
        <w:rPr>
          <w:rtl/>
        </w:rPr>
      </w:pPr>
      <w:r w:rsidRPr="006F178A">
        <w:rPr>
          <w:rStyle w:val="afffe"/>
          <w:rFonts w:ascii="Fb Fontext" w:hAnsi="Fb Fontext"/>
          <w:rtl/>
        </w:rPr>
        <w:t>בקבר</w:t>
      </w:r>
      <w:r w:rsidRPr="006F178A">
        <w:rPr>
          <w:rtl/>
        </w:rPr>
        <w:t xml:space="preserve"> </w:t>
      </w:r>
      <w:ins w:id="111489" w:author="קלוד" w:date="2026-10-11T13:11:34Z">
        <w:r>
          <w:rPr>
            <w:rtl/>
          </w:rPr>
          <w:t xml:space="preserve">-</w:t>
        </w:r>
      </w:ins>
      <w:del w:id="111490" w:author="קלוד" w:date="2026-10-11T13:11:34Z">
        <w:r w:rsidRPr="006F178A">
          <w:rPr>
            <w:rtl/>
          </w:rPr>
          <w:delText xml:space="preserve">היינו</w:delText>
        </w:r>
      </w:del>
      <w:r w:rsidRPr="006F178A">
        <w:rPr>
          <w:rtl/>
        </w:rPr>
        <w:t xml:space="preserve"> </w:t>
      </w:r>
      <w:ins w:id="111487" w:author="קלוד" w:date="2026-10-11T13:11:34Z">
        <w:r>
          <w:rPr>
            <w:rtl/>
          </w:rPr>
          <w:t xml:space="preserve">כשעומד</w:t>
        </w:r>
      </w:ins>
      <w:del w:id="111488" w:author="קלוד" w:date="2026-10-11T13:11:34Z">
        <w:r w:rsidRPr="006F178A">
          <w:rPr>
            <w:rtl/>
          </w:rPr>
          <w:delText xml:space="preserve">עומד</w:delText>
        </w:r>
      </w:del>
      <w:r w:rsidRPr="006F178A">
        <w:rPr>
          <w:rtl/>
        </w:rPr>
        <w:t xml:space="preserve"> </w:t>
      </w:r>
      <w:ins w:id="111485" w:author="קלוד" w:date="2026-10-11T13:11:34Z">
        <w:r>
          <w:rPr>
            <w:rtl/>
          </w:rPr>
          <w:t xml:space="preserve">ברחוב.</w:t>
        </w:r>
      </w:ins>
      <w:del w:id="111486" w:author="קלוד" w:date="2026-10-11T13:11:34Z">
        <w:r w:rsidRPr="006F178A">
          <w:rPr>
            <w:rtl/>
          </w:rPr>
          <w:delText xml:space="preserve">באיסטיא.</w:delText>
        </w:r>
      </w:del>
    </w:p>
    <w:p w:rsidR="00E9703F" w:rsidRPr="006F178A" w:rsidRDefault="00E9703F" w:rsidP="00E9703F">
      <w:pPr>
        <w:rPr>
          <w:rtl/>
        </w:rPr>
      </w:pPr>
      <w:r w:rsidRPr="006F178A">
        <w:rPr>
          <w:rStyle w:val="afffe"/>
          <w:rFonts w:ascii="Fb Fontext" w:hAnsi="Fb Fontext"/>
          <w:rtl/>
        </w:rPr>
        <w:t>ובארון</w:t>
      </w:r>
      <w:r w:rsidRPr="006F178A">
        <w:rPr>
          <w:rtl/>
        </w:rPr>
        <w:t xml:space="preserve"> </w:t>
      </w:r>
      <w:ins w:id="111491" w:author="קלוד" w:date="2026-10-11T13:11:34Z">
        <w:r>
          <w:rPr>
            <w:rtl/>
          </w:rPr>
          <w:t xml:space="preserve">- כשמוטל</w:t>
        </w:r>
      </w:ins>
      <w:del w:id="111492" w:author="קלוד" w:date="2026-10-11T13:11:34Z">
        <w:r w:rsidRPr="006F178A">
          <w:rPr>
            <w:rtl/>
          </w:rPr>
          <w:delText xml:space="preserve">במוטל</w:delText>
        </w:r>
      </w:del>
      <w:r w:rsidRPr="006F178A">
        <w:rPr>
          <w:rtl/>
        </w:rPr>
        <w:t xml:space="preserve"> על קבר הגוי.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קנא.</w:t>
      </w:r>
    </w:p>
    <w:p>
      <w:pPr>
        <w:pStyle w:val="MishnaBatzad"/>
        <w:rPr>
          <w:ins w:id="20671" w:author="קלוד" w:date="2026-10-11T09:07:15Z"/>
        </w:rPr>
      </w:pPr>
      <w:ins w:id="20670" w:author="קלוד" w:date="2026-10-11T09:07:15Z">
        <w:r>
          <w:t xml:space="preserve">משנה ה</w:t>
        </w:r>
      </w:ins>
    </w:p>
    <w:p w:rsidR="00E9703F" w:rsidRPr="009757B9" w:rsidRDefault="00E9703F" w:rsidP="00E9703F">
      <w:pPr>
        <w:pStyle w:val="afff9"/>
        <w:rPr>
          <w:del w:id="20408" w:author="קלוד" w:date="2026-10-11T09:07:15Z"/>
          <w:rStyle w:val="afffe"/>
          <w:rFonts w:ascii="Fb Fontext" w:hAnsi="Fb Fontext"/>
          <w:b/>
          <w:bCs w:val="0"/>
          <w:sz w:val="20"/>
          <w:rtl/>
        </w:rPr>
      </w:pPr>
      <w:del w:id="20406" w:author="קלוד" w:date="2026-10-11T09:07:15Z">
        <w:r w:rsidRPr="00146180">
          <w:rPr>
            <w:rStyle w:val="afffe"/>
            <w:rFonts w:ascii="Fb Fontext" w:hAnsi="Fb Fontext" w:hint="cs"/>
            <w:bCs w:val="0"/>
            <w:sz w:val="20"/>
            <w:rtl/>
          </w:rPr>
          <w:delText xml:space="preserve"> </w:delText>
        </w:r>
      </w:del>
      <w:del w:id="20407"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125" w:author="קלוד" w:date="2026-10-11T12:09:42Z">
          <w:pPr>
            <w:pStyle w:val="afff9"/>
          </w:pPr>
        </w:pPrChange>
      </w:pPr>
      <w:r w:rsidRPr="00146180">
        <w:rPr>
          <w:rStyle w:val="afffe"/>
          <w:rFonts w:ascii="Fb Fontext" w:hAnsi="Fb Fontext"/>
          <w:bCs w:val="0"/>
          <w:rtl/>
          <w:rPrChange w:id="40671" w:author="Claude" w:date="2026-10-11T09:07:39Z">
            <w:rPr>
              <w:rStyle w:val="afffe"/>
              <w:rFonts w:ascii="Fb Fontext" w:hAnsi="Fb Fontext"/>
              <w:bCs w:val="0"/>
              <w:sz w:val="20"/>
              <w:rtl/>
            </w:rPr>
          </w:rPrChange>
        </w:rPr>
        <w:t>עושין כל צרכי המת: סכין ומדיחין אותו, ובלבד שלא יזיז בו אבר.</w:t>
      </w:r>
    </w:p>
    <w:p w:rsidR="00E9703F" w:rsidRPr="004640F6"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72" w:author="Claude" w:date="2026-10-11T09:07:39Z">
            <w:rPr>
              <w:rStyle w:val="afffe"/>
              <w:rFonts w:ascii="Fb Fontext" w:hAnsi="Fb Fontext"/>
              <w:bCs w:val="0"/>
              <w:sz w:val="20"/>
              <w:rtl/>
            </w:rPr>
          </w:rPrChange>
        </w:rPr>
        <w:lastRenderedPageBreak/>
        <w:t>שומטין את הכר מתחתיו, ומטילין אותו על החול בשביל שימתין. [מסרחונו]</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73" w:author="Claude" w:date="2026-10-11T09:07:39Z">
            <w:rPr>
              <w:rStyle w:val="afffe"/>
              <w:rFonts w:ascii="Fb Fontext" w:hAnsi="Fb Fontext"/>
              <w:bCs w:val="0"/>
              <w:sz w:val="20"/>
              <w:rtl/>
            </w:rPr>
          </w:rPrChange>
        </w:rPr>
        <w:t>קושרין את הלחי, לא שיעלה - אלא שלא יוסיף.</w:t>
      </w:r>
    </w:p>
    <w:p w:rsidR="00E9703F" w:rsidRPr="009757B9" w:rsidRDefault="00E9703F" w:rsidP="00E9703F">
      <w:pPr>
        <w:pStyle w:val="afff9"/>
        <w:rPr>
          <w:b/>
          <w:rtl/>
        </w:rPr>
      </w:pPr>
      <w:r w:rsidRPr="00146180">
        <w:rPr>
          <w:rStyle w:val="afffe"/>
          <w:rFonts w:ascii="Fb Fontext" w:hAnsi="Fb Fontext"/>
          <w:bCs w:val="0"/>
          <w:rtl/>
          <w:rPrChange w:id="40674" w:author="Claude" w:date="2026-10-11T09:07:39Z">
            <w:rPr>
              <w:rStyle w:val="afffe"/>
              <w:rFonts w:ascii="Fb Fontext" w:hAnsi="Fb Fontext"/>
              <w:bCs w:val="0"/>
              <w:sz w:val="20"/>
              <w:rtl/>
            </w:rPr>
          </w:rPrChange>
        </w:rPr>
        <w:t>וכן קורה שנשברה - סומכין אותה בספסל או בארוכות המטה, לא שתעלה אלא שלא תוסיף</w:t>
      </w:r>
      <w:r w:rsidRPr="009757B9">
        <w:rPr>
          <w:b/>
          <w:rtl/>
        </w:rPr>
        <w:t>.</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11497" w:author="קלוד" w:date="2026-10-11T13:11:34Z">
        <w:r>
          <w:rPr>
            <w:rStyle w:val="2fb"/>
            <w:rFonts w:ascii="Fb Fontext" w:hAnsi="Fb Fontext"/>
            <w:rtl/>
          </w:rPr>
          <w:t xml:space="preserve">ריא"ש:</w:t>
        </w:r>
      </w:ins>
      <w:del w:id="111498" w:author="קלוד" w:date="2026-10-11T13:11:34Z">
        <w:r w:rsidRPr="006F178A">
          <w:rPr>
            <w:rStyle w:val="2fb"/>
            <w:rFonts w:ascii="Fb Fontext" w:hAnsi="Fb Fontext"/>
            <w:rtl/>
          </w:rPr>
          <w:delText xml:space="preserve">ריא"ש</w:delText>
        </w:r>
      </w:del>
      <w:r w:rsidRPr="006F178A">
        <w:rPr>
          <w:rFonts w:ascii="Fb Fontext" w:hAnsi="Fb Fontext"/>
          <w:rtl/>
        </w:rPr>
        <w:t xml:space="preserve"> </w:t>
      </w:r>
      <w:ins w:id="111495" w:author="קלוד" w:date="2026-10-11T13:11:34Z">
        <w:r>
          <w:rPr>
            <w:rFonts w:ascii="Fb Fontext" w:hAnsi="Fb Fontext"/>
            <w:rtl/>
          </w:rPr>
          <w:t xml:space="preserve">מעשה</w:t>
        </w:r>
      </w:ins>
      <w:del w:id="111496" w:author="קלוד" w:date="2026-10-11T13:11:34Z">
        <w:r w:rsidRPr="006F178A">
          <w:rPr>
            <w:rFonts w:ascii="Fb Fontext" w:hAnsi="Fb Fontext"/>
            <w:rtl/>
          </w:rPr>
          <w:delText xml:space="preserve">–מעשה</w:delText>
        </w:r>
      </w:del>
      <w:r w:rsidRPr="006F178A">
        <w:rPr>
          <w:rFonts w:ascii="Fb Fontext" w:hAnsi="Fb Fontext"/>
          <w:rtl/>
        </w:rPr>
        <w:t xml:space="preserve"> בתלמיד של </w:t>
      </w:r>
      <w:r w:rsidRPr="006F178A">
        <w:rPr>
          <w:rStyle w:val="2fb"/>
          <w:rFonts w:ascii="Fb Fontext" w:hAnsi="Fb Fontext"/>
          <w:rtl/>
        </w:rPr>
        <w:t xml:space="preserve">ר"מ</w:t>
      </w:r>
      <w:r w:rsidRPr="006F178A">
        <w:rPr>
          <w:rFonts w:ascii="Fb Fontext" w:hAnsi="Fb Fontext"/>
          <w:rtl/>
        </w:rPr>
        <w:t xml:space="preserve"> שנכנס אחריו לבית </w:t>
      </w:r>
      <w:ins w:id="111493" w:author="קלוד" w:date="2026-10-11T13:11:34Z">
        <w:r>
          <w:rPr>
            <w:rFonts w:ascii="Fb Fontext" w:hAnsi="Fb Fontext"/>
            <w:rtl/>
          </w:rPr>
          <w:t xml:space="preserve">המרחץ,</w:t>
        </w:r>
      </w:ins>
      <w:del w:id="111494" w:author="קלוד" w:date="2026-10-11T13:11:34Z">
        <w:r w:rsidRPr="006F178A">
          <w:rPr>
            <w:rFonts w:ascii="Fb Fontext" w:hAnsi="Fb Fontext"/>
            <w:rtl/>
          </w:rPr>
          <w:delText xml:space="preserve">המרחץ</w:delText>
        </w:r>
      </w:del>
      <w:r w:rsidRPr="006F178A">
        <w:rPr>
          <w:rFonts w:ascii="Fb Fontext" w:hAnsi="Fb Fontext"/>
          <w:rtl/>
        </w:rPr>
        <w:t xml:space="preserve"> ולא הניחו </w:t>
      </w:r>
      <w:r w:rsidRPr="006F178A">
        <w:rPr>
          <w:rStyle w:val="2fb"/>
          <w:rFonts w:ascii="Fb Fontext" w:hAnsi="Fb Fontext"/>
          <w:rtl/>
        </w:rPr>
        <w:t xml:space="preserve">ר"מ</w:t>
      </w:r>
      <w:r w:rsidRPr="006F178A">
        <w:rPr>
          <w:rFonts w:ascii="Fb Fontext" w:hAnsi="Fb Fontext"/>
          <w:rtl/>
        </w:rPr>
        <w:t xml:space="preserve"> להדיח הקרקע [אבנים] </w:t>
      </w:r>
      <w:r>
        <w:rPr>
          <w:rFonts w:ascii="Fb Fontext" w:hAnsi="Fb Fontext"/>
          <w:rtl/>
        </w:rPr>
        <w:t>ואפי'</w:t>
      </w:r>
      <w:r w:rsidRPr="006F178A">
        <w:rPr>
          <w:rFonts w:ascii="Fb Fontext" w:hAnsi="Fb Fontext"/>
          <w:rtl/>
        </w:rPr>
        <w:t xml:space="preserve"> לסוך.</w:t>
      </w:r>
    </w:p>
    <w:p w:rsidR="00E9703F" w:rsidRPr="006F178A" w:rsidRDefault="00E9703F" w:rsidP="00E9703F">
      <w:pPr>
        <w:rPr>
          <w:rtl/>
        </w:rPr>
      </w:pPr>
      <w:r w:rsidRPr="006F178A">
        <w:rPr>
          <w:rFonts w:ascii="Fb Fontext" w:hAnsi="Fb Fontext"/>
          <w:sz w:val="20"/>
          <w:rtl/>
        </w:rPr>
        <w:tab/>
      </w:r>
      <w:del w:id="90183" w:author="מנוע מכני" w:date="2026-10-11T12:04:39Z">
        <w:r w:rsidRPr="006F178A">
          <w:rPr>
            <w:rFonts w:ascii="Fb Fontext" w:hAnsi="Fb Fontext"/>
            <w:sz w:val="20"/>
            <w:rtl/>
          </w:rPr>
          <w:tab/>
          <w:delText xml:space="preserve"> </w:delText>
        </w:r>
      </w:del>
      <w:r w:rsidRPr="006F178A">
        <w:rPr>
          <w:rFonts w:ascii="Fb Fontext" w:hAnsi="Fb Fontext"/>
          <w:sz w:val="20"/>
          <w:rtl/>
        </w:rPr>
        <w:tab/>
        <w:t xml:space="preserve">דקרקע בקרקע </w:t>
      </w:r>
      <w:ins w:id="90727" w:author="Claude - סמנטי" w:date="2026-10-11T12:28:21Z">
        <w:r>
          <w:rPr>
            <w:rFonts w:ascii="Fb Fontext" w:hAnsi="Fb Fontext"/>
            <w:sz w:val="20"/>
            <w:rtl/>
          </w:rPr>
          <w:t xml:space="preserve">מתחלפת</w:t>
        </w:r>
      </w:ins>
      <w:del w:id="90728" w:author="Claude - סמנטי" w:date="2026-10-11T12:28:21Z">
        <w:r w:rsidRPr="006F178A">
          <w:rPr>
            <w:rFonts w:ascii="Fb Fontext" w:hAnsi="Fb Fontext"/>
            <w:sz w:val="20"/>
            <w:rtl/>
          </w:rPr>
          <w:tab/>
          <w:delText xml:space="preserve">מיחלפא</w:delText>
        </w:r>
      </w:del>
      <w:r w:rsidRPr="006F178A">
        <w:rPr>
          <w:rFonts w:ascii="Fb Fontext" w:hAnsi="Fb Fontext"/>
          <w:sz w:val="20"/>
          <w:rtl/>
        </w:rPr>
        <w:tab/>
        <w:t xml:space="preserve"> </w:t>
      </w:r>
      <w:r w:rsidRPr="006F178A">
        <w:rPr>
          <w:rFonts w:ascii="Fb Fontext" w:hAnsi="Fb Fontext"/>
          <w:sz w:val="20"/>
          <w:rtl/>
        </w:rPr>
        <w:tab/>
        <w:t xml:space="preserve">משא"כ</w:t>
      </w:r>
      <w:r w:rsidRPr="006F178A">
        <w:rPr>
          <w:rFonts w:ascii="Fb Fontext" w:hAnsi="Fb Fontext"/>
          <w:sz w:val="20"/>
          <w:rtl/>
        </w:rPr>
        <w:tab/>
        <w:t xml:space="preserve"> מת בקרקע.</w:t>
      </w:r>
    </w:p>
    <w:p>
      <w:pPr>
        <w:pStyle w:val="afffff8"/>
        <w:rPr>
          <w:ins w:id="90057" w:author="קלוד" w:date="2026-10-11T12:33:55Z"/>
        </w:rPr>
      </w:pPr>
      <w:ins w:id="90058" w:author="קלוד" w:date="2026-10-11T12:33:55Z">
        <w:r>
          <w:rPr>
            <w:color w:val="7B3F00"/>
          </w:rPr>
          <w:t xml:space="preserve">כל צרכי המת - כלי מתכות על כריסו ופקיקת נקביו</w:t>
        </w:r>
      </w:ins>
    </w:p>
    <w:p w:rsidR="00E9703F" w:rsidRDefault="00E9703F" w:rsidP="00E9703F">
      <w:pPr>
        <w:rPr>
          <w:rStyle w:val="afffe"/>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Style w:val="afffe"/>
          <w:rFonts w:ascii="Fb Fontext" w:hAnsi="Fb Fontext"/>
          <w:rtl/>
        </w:rPr>
        <w:t>כל צרכי המת</w:t>
      </w:r>
    </w:p>
    <w:p w:rsidR="00E9703F" w:rsidRPr="009757B9" w:rsidRDefault="00E9703F" w:rsidP="00E9703F">
      <w:pPr>
        <w:rPr>
          <w:rFonts w:cs="Guttman Vilna"/>
          <w:b/>
          <w:bCs/>
          <w:rtl/>
        </w:rPr>
      </w:pPr>
      <w:r w:rsidRPr="006F178A">
        <w:rPr>
          <w:rtl/>
        </w:rPr>
        <w:t>לאתויי כלי מיקר וכלי מתכות להניח על כריסו שלא תתפח ולפקוק נקביו שלא תכנס הרוח.</w:t>
      </w:r>
    </w:p>
    <w:p w:rsidR="00E9703F" w:rsidRPr="009757B9" w:rsidRDefault="00E9703F" w:rsidP="00E9703F">
      <w:pPr>
        <w:rPr>
          <w:rFonts w:cs="Guttman Vilna"/>
          <w:b/>
          <w:bCs/>
          <w:rtl/>
        </w:rPr>
      </w:pPr>
      <w:r w:rsidRPr="006F178A">
        <w:rPr>
          <w:rtl/>
        </w:rPr>
        <w:t>וכדברי שלמה</w:t>
      </w:r>
      <w:r w:rsidRPr="00EB22CE">
        <w:rPr>
          <w:rStyle w:val="afffff0"/>
          <w:rtl/>
        </w:rPr>
        <w:t xml:space="preserve"> </w:t>
      </w:r>
      <w:r w:rsidRPr="00EB22CE">
        <w:rPr>
          <w:rStyle w:val="afffff0"/>
          <w:rFonts w:hint="cs"/>
          <w:rtl/>
        </w:rPr>
        <w:t>'</w:t>
      </w:r>
      <w:r w:rsidRPr="00EB22CE">
        <w:rPr>
          <w:rStyle w:val="afffff0"/>
          <w:rtl/>
        </w:rPr>
        <w:t>עד שלא ירתק חבל הכסף</w:t>
      </w:r>
      <w:r w:rsidRPr="00EB22CE">
        <w:rPr>
          <w:rStyle w:val="afffff0"/>
          <w:rFonts w:hint="cs"/>
          <w:rtl/>
        </w:rPr>
        <w:t>'</w:t>
      </w:r>
      <w:r w:rsidRPr="00EB22CE">
        <w:rPr>
          <w:rStyle w:val="afffff0"/>
          <w:rtl/>
        </w:rPr>
        <w:t xml:space="preserve"> </w:t>
      </w:r>
      <w:r w:rsidRPr="006F178A">
        <w:rPr>
          <w:rtl/>
        </w:rPr>
        <w:t>- זה חוט השדרה.</w:t>
      </w:r>
    </w:p>
    <w:p w:rsidR="00E9703F" w:rsidRPr="009757B9" w:rsidRDefault="00E9703F" w:rsidP="00E9703F">
      <w:pPr>
        <w:rPr>
          <w:rFonts w:cs="Guttman Vilna"/>
          <w:b/>
          <w:bCs/>
          <w:rtl/>
        </w:rPr>
      </w:pPr>
      <w:r w:rsidRPr="00523F92">
        <w:rPr>
          <w:rStyle w:val="afffff0"/>
          <w:rFonts w:hint="cs"/>
          <w:rtl/>
        </w:rPr>
        <w:t>'</w:t>
      </w:r>
      <w:r w:rsidRPr="00523F92">
        <w:rPr>
          <w:rStyle w:val="afffff0"/>
          <w:rtl/>
        </w:rPr>
        <w:t>ותרץ גלת הזהב</w:t>
      </w:r>
      <w:r w:rsidRPr="00523F92">
        <w:rPr>
          <w:rStyle w:val="afffff0"/>
          <w:rFonts w:hint="cs"/>
          <w:rtl/>
        </w:rPr>
        <w:t>'</w:t>
      </w:r>
      <w:r w:rsidRPr="00523F92">
        <w:rPr>
          <w:rStyle w:val="afffff0"/>
          <w:rtl/>
        </w:rPr>
        <w:t xml:space="preserve"> </w:t>
      </w:r>
      <w:r w:rsidRPr="006F178A">
        <w:rPr>
          <w:rtl/>
        </w:rPr>
        <w:t>- זה אמה.</w:t>
      </w:r>
    </w:p>
    <w:p w:rsidR="00E9703F" w:rsidRPr="009757B9" w:rsidRDefault="00E9703F" w:rsidP="00E9703F">
      <w:pPr>
        <w:rPr>
          <w:rFonts w:cs="Guttman Vilna"/>
          <w:b/>
          <w:bCs/>
          <w:rtl/>
        </w:rPr>
      </w:pPr>
      <w:r w:rsidRPr="00523F92">
        <w:rPr>
          <w:rStyle w:val="afffff0"/>
          <w:rFonts w:hint="cs"/>
          <w:rtl/>
        </w:rPr>
        <w:t>'</w:t>
      </w:r>
      <w:r w:rsidRPr="00523F92">
        <w:rPr>
          <w:rStyle w:val="afffff0"/>
          <w:rtl/>
        </w:rPr>
        <w:t>ותשבר כד על המבוע</w:t>
      </w:r>
      <w:r w:rsidRPr="00523F92">
        <w:rPr>
          <w:rStyle w:val="afffff0"/>
          <w:rFonts w:hint="cs"/>
          <w:rtl/>
        </w:rPr>
        <w:t>'</w:t>
      </w:r>
      <w:r w:rsidRPr="00523F92">
        <w:rPr>
          <w:rStyle w:val="afffff0"/>
          <w:rtl/>
        </w:rPr>
        <w:t xml:space="preserve"> </w:t>
      </w:r>
      <w:r w:rsidRPr="006F178A">
        <w:rPr>
          <w:rtl/>
        </w:rPr>
        <w:t>- זה הכרס.</w:t>
      </w:r>
    </w:p>
    <w:p w:rsidR="00E9703F" w:rsidRPr="009757B9" w:rsidRDefault="00E9703F" w:rsidP="00E9703F">
      <w:pPr>
        <w:rPr>
          <w:rFonts w:cs="Guttman Vilna"/>
          <w:b/>
          <w:bCs/>
          <w:rtl/>
        </w:rPr>
      </w:pPr>
      <w:r w:rsidRPr="006F178A">
        <w:rPr>
          <w:rFonts w:hint="cs"/>
          <w:rtl/>
        </w:rPr>
        <w:t>'</w:t>
      </w:r>
      <w:ins w:id="91509" w:author="Claude - סמנטי" w:date="2026-10-11T12:28:21Z">
        <w:r>
          <w:rPr>
            <w:rStyle w:val="afffff0"/>
            <w:rtl/>
          </w:rPr>
          <w:t xml:space="preserve">וְנָרֹץ הַגַּלְגַּל אֶל הַבּוֹר </w:t>
        </w:r>
      </w:ins>
      <w:del w:id="91510" w:author="Claude - סמנטי" w:date="2026-10-11T12:28:21Z">
        <w:r w:rsidRPr="006F178A">
          <w:rPr>
            <w:rtl/>
          </w:rPr>
          <w:delText xml:space="preserve">ונרץ הגלגל אל הבור </w:delText>
        </w:r>
      </w:del>
      <w:r w:rsidRPr="006F178A">
        <w:rPr>
          <w:rFonts w:hint="cs"/>
          <w:rtl/>
        </w:rPr>
        <w:t>'</w:t>
      </w:r>
      <w:r w:rsidRPr="006F178A">
        <w:rPr>
          <w:rtl/>
        </w:rPr>
        <w:t>- זה פרש.</w:t>
      </w:r>
    </w:p>
    <w:p w:rsidR="00E9703F" w:rsidRPr="009757B9" w:rsidRDefault="00E9703F" w:rsidP="00E9703F">
      <w:pPr>
        <w:rPr>
          <w:rFonts w:cs="Guttman Vilna"/>
          <w:b/>
          <w:bCs/>
          <w:rtl/>
        </w:rPr>
      </w:pPr>
      <w:r w:rsidRPr="006F178A">
        <w:rPr>
          <w:rtl/>
        </w:rPr>
        <w:t>וכן אומר</w:t>
      </w:r>
      <w:r w:rsidRPr="008F09C0">
        <w:rPr>
          <w:rStyle w:val="afffff0"/>
          <w:rtl/>
        </w:rPr>
        <w:t xml:space="preserve"> </w:t>
      </w:r>
      <w:r w:rsidRPr="008F09C0">
        <w:rPr>
          <w:rStyle w:val="afffff0"/>
          <w:rFonts w:hint="cs"/>
          <w:rtl/>
        </w:rPr>
        <w:t>'</w:t>
      </w:r>
      <w:ins w:id="91511" w:author="Claude - סמנטי" w:date="2026-10-11T12:28:21Z">
        <w:r>
          <w:rPr>
            <w:rStyle w:val="afffff0"/>
            <w:rtl/>
          </w:rPr>
          <w:t xml:space="preserve">וְזֵרִיתִי פֶרֶשׁ עַל פְּנֵיכֶם פֶּרֶשׁ חַגֵּיכֶם</w:t>
        </w:r>
      </w:ins>
      <w:del w:id="91512" w:author="Claude - סמנטי" w:date="2026-10-11T12:28:21Z">
        <w:r w:rsidRPr="008F09C0">
          <w:rPr>
            <w:rStyle w:val="afffff0"/>
            <w:rtl/>
          </w:rPr>
          <w:delText xml:space="preserve">וזריתי פרש על פניכם פרש חגיכם</w:delText>
        </w:r>
      </w:del>
      <w:r w:rsidRPr="008F09C0">
        <w:rPr>
          <w:rStyle w:val="afffff0"/>
          <w:rFonts w:hint="cs"/>
          <w:rtl/>
        </w:rPr>
        <w:t>'</w:t>
      </w:r>
      <w:r w:rsidRPr="008F09C0">
        <w:rPr>
          <w:rStyle w:val="afffff0"/>
          <w:rtl/>
        </w:rPr>
        <w:t>.</w:t>
      </w:r>
    </w:p>
    <w:p w:rsidR="00E9703F" w:rsidRPr="009757B9" w:rsidRDefault="00E9703F" w:rsidP="00E9703F">
      <w:pPr>
        <w:rPr>
          <w:rFonts w:cs="Guttman Vilna"/>
          <w:b/>
          <w:bCs/>
          <w:rtl/>
        </w:rPr>
      </w:pPr>
      <w:ins w:id="90667" w:author="מנוע מכני" w:date="2026-10-11T12:04:39Z">
        <w:r>
          <w:rPr>
            <w:rStyle w:val="2fb"/>
            <w:rtl/>
          </w:rPr>
          <w:t xml:space="preserve">ר"ה</w:t>
        </w:r>
      </w:ins>
      <w:del w:id="90668" w:author="מנוע מכני" w:date="2026-10-11T12:04:39Z">
        <w:r w:rsidRPr="006F178A">
          <w:rPr>
            <w:rtl/>
          </w:rPr>
          <w:delText xml:space="preserve">רב הונא</w:delText>
        </w:r>
      </w:del>
      <w:r w:rsidRPr="006F178A">
        <w:rPr>
          <w:rtl/>
        </w:rPr>
        <w:t xml:space="preserve"> </w:t>
      </w:r>
      <w:r w:rsidRPr="006F178A">
        <w:rPr>
          <w:rStyle w:val="2fb"/>
          <w:rtl/>
        </w:rPr>
        <w:t xml:space="preserve">מרב</w:t>
      </w:r>
      <w:r w:rsidRPr="006F178A">
        <w:rPr>
          <w:rtl/>
        </w:rPr>
        <w:t xml:space="preserve"> חגא- אלו בני אדם שמניחין דברי תורה, ועושין כל ימיהם כחגים.</w:t>
      </w:r>
    </w:p>
    <w:p w:rsidR="00E9703F" w:rsidRPr="0095264C" w:rsidRDefault="00E9703F" w:rsidP="00E9703F">
      <w:pPr>
        <w:rPr>
          <w:rFonts w:cs="Guttman Vilna"/>
          <w:b/>
          <w:bCs/>
          <w:spacing w:val="-2"/>
          <w:rtl/>
        </w:rPr>
      </w:pPr>
      <w:r w:rsidRPr="0095264C">
        <w:rPr>
          <w:rStyle w:val="2fb"/>
          <w:spacing w:val="-2"/>
          <w:rtl/>
        </w:rPr>
        <w:t xml:space="preserve">רבי</w:t>
      </w:r>
      <w:r w:rsidRPr="0095264C">
        <w:rPr>
          <w:spacing w:val="-2"/>
          <w:rtl/>
        </w:rPr>
        <w:t xml:space="preserve"> </w:t>
      </w:r>
      <w:ins w:id="111501" w:author="קלוד" w:date="2026-10-11T13:11:34Z">
        <w:r>
          <w:rPr>
            <w:spacing w:val="-2"/>
            <w:rtl/>
          </w:rPr>
          <w:t xml:space="preserve">יהושע:</w:t>
        </w:r>
      </w:ins>
      <w:del w:id="111502" w:author="קלוד" w:date="2026-10-11T13:11:34Z">
        <w:r w:rsidRPr="0095264C">
          <w:rPr>
            <w:spacing w:val="-2"/>
            <w:rtl/>
          </w:rPr>
          <w:delText xml:space="preserve">יהושע,-</w:delText>
        </w:r>
      </w:del>
      <w:r w:rsidRPr="0095264C">
        <w:rPr>
          <w:spacing w:val="-2"/>
          <w:rtl/>
        </w:rPr>
        <w:t xml:space="preserve"> לאחר שלשה ימים כריסו נבקעת ונופלת לו על פניו, ואומרת </w:t>
      </w:r>
      <w:ins w:id="111499" w:author="קלוד" w:date="2026-10-11T13:11:34Z">
        <w:r>
          <w:rPr>
            <w:spacing w:val="-2"/>
            <w:rtl/>
          </w:rPr>
          <w:t xml:space="preserve">לו:</w:t>
        </w:r>
      </w:ins>
      <w:del w:id="111500" w:author="קלוד" w:date="2026-10-11T13:11:34Z">
        <w:r w:rsidRPr="0095264C">
          <w:rPr>
            <w:spacing w:val="-2"/>
            <w:rtl/>
          </w:rPr>
          <w:delText xml:space="preserve">לו</w:delText>
        </w:r>
      </w:del>
      <w:r w:rsidRPr="0095264C">
        <w:rPr>
          <w:spacing w:val="-2"/>
          <w:rtl/>
        </w:rPr>
        <w:t xml:space="preserve"> טול מה שנתת בי.</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73" w:author="קלוד" w:date="2026-10-11T09:07:15Z"/>
        </w:rPr>
      </w:pPr>
      <w:ins w:id="20672" w:author="קלוד" w:date="2026-10-11T09:07:15Z">
        <w:r>
          <w:t xml:space="preserve">משנה ה</w:t>
        </w:r>
      </w:ins>
    </w:p>
    <w:p w:rsidR="00E9703F" w:rsidRPr="009757B9" w:rsidRDefault="00E9703F" w:rsidP="00E9703F">
      <w:pPr>
        <w:pStyle w:val="afff9"/>
        <w:rPr>
          <w:del w:id="20410" w:author="קלוד" w:date="2026-10-11T09:07:15Z"/>
          <w:rStyle w:val="afffe"/>
          <w:rFonts w:ascii="Fb Fontext" w:hAnsi="Fb Fontext"/>
          <w:b/>
          <w:bCs w:val="0"/>
          <w:sz w:val="20"/>
          <w:rtl/>
        </w:rPr>
      </w:pPr>
      <w:del w:id="20409" w:author="קלוד" w:date="2026-10-11T09:07:15Z">
        <w:r w:rsidRPr="00146180">
          <w:rPr>
            <w:rStyle w:val="afffe"/>
            <w:rFonts w:ascii="Fb Fontext" w:hAnsi="Fb Fontext"/>
            <w:bCs w:val="0"/>
            <w:sz w:val="20"/>
            <w:rtl/>
          </w:rPr>
          <w:delText xml:space="preserve">משנה.</w:delText>
        </w:r>
      </w:del>
    </w:p>
    <w:p w:rsidR="00E9703F" w:rsidRDefault="00E9703F" w:rsidP="00E9703F">
      <w:pPr>
        <w:pStyle w:val="afff9"/>
        <w:spacing w:before="120"/>
        <w:rPr>
          <w:b/>
          <w:rtl/>
        </w:rPr>
        <w:pPrChange w:id="90126" w:author="קלוד" w:date="2026-10-11T12:09:42Z">
          <w:pPr>
            <w:pStyle w:val="afff9"/>
          </w:pPr>
        </w:pPrChange>
      </w:pPr>
      <w:r w:rsidRPr="00146180">
        <w:rPr>
          <w:rStyle w:val="afffe"/>
          <w:rFonts w:ascii="Fb Fontext" w:hAnsi="Fb Fontext"/>
          <w:bCs w:val="0"/>
          <w:rtl/>
          <w:rPrChange w:id="40675" w:author="Claude" w:date="2026-10-11T09:07:39Z">
            <w:rPr>
              <w:rStyle w:val="afffe"/>
              <w:rFonts w:ascii="Fb Fontext" w:hAnsi="Fb Fontext"/>
              <w:bCs w:val="0"/>
              <w:sz w:val="20"/>
              <w:rtl/>
            </w:rPr>
          </w:rPrChange>
        </w:rPr>
        <w:t xml:space="preserve">אין מעצמין את המת בשבת </w:t>
      </w:r>
      <w:r w:rsidRPr="009757B9">
        <w:rPr>
          <w:b/>
          <w:rtl/>
        </w:rPr>
        <w:t>[מזיז אבר המת],</w:t>
      </w:r>
      <w:r w:rsidRPr="00146180">
        <w:rPr>
          <w:rStyle w:val="afffe"/>
          <w:rFonts w:ascii="Fb Fontext" w:hAnsi="Fb Fontext"/>
          <w:bCs w:val="0"/>
          <w:rtl/>
          <w:rPrChange w:id="40676" w:author="Claude" w:date="2026-10-11T09:07:39Z">
            <w:rPr>
              <w:rStyle w:val="afffe"/>
              <w:rFonts w:ascii="Fb Fontext" w:hAnsi="Fb Fontext"/>
              <w:bCs w:val="0"/>
              <w:sz w:val="20"/>
              <w:rtl/>
            </w:rPr>
          </w:rPrChange>
        </w:rPr>
        <w:t xml:space="preserve"> ולא בחול עם יציאת נפש. </w:t>
      </w:r>
      <w:r w:rsidRPr="009757B9">
        <w:rPr>
          <w:b/>
          <w:rtl/>
        </w:rPr>
        <w:t>[בטורח מועט מקרב מיתה]</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77" w:author="Claude" w:date="2026-10-11T09:07:39Z">
            <w:rPr>
              <w:rStyle w:val="afffe"/>
              <w:rFonts w:ascii="Fb Fontext" w:hAnsi="Fb Fontext"/>
              <w:bCs w:val="0"/>
              <w:sz w:val="20"/>
              <w:rtl/>
            </w:rPr>
          </w:rPrChange>
        </w:rPr>
        <w:t>והמעצים עם יציאת הנפש - הרי זה שופך דמים.</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E9703F">
      <w:pPr>
        <w:rPr>
          <w:rStyle w:val="afffe"/>
          <w:rFonts w:ascii="Fb Fontext" w:hAnsi="Fb Fontext"/>
          <w:rtl/>
        </w:rPr>
      </w:pPr>
      <w:r w:rsidRPr="006F178A">
        <w:rPr>
          <w:rStyle w:val="afffe"/>
          <w:rFonts w:ascii="Fb Fontext" w:hAnsi="Fb Fontext"/>
          <w:rtl/>
        </w:rPr>
        <w:t>מעצם עם יציאת הנפש - הרי זה שופך דמים.</w:t>
      </w:r>
    </w:p>
    <w:p w:rsidR="00E9703F" w:rsidRPr="009757B9" w:rsidRDefault="00E9703F" w:rsidP="00E9703F">
      <w:pPr>
        <w:rPr>
          <w:rFonts w:cs="Guttman Vilna"/>
          <w:b/>
          <w:bCs/>
          <w:rtl/>
        </w:rPr>
      </w:pPr>
      <w:r w:rsidRPr="006F178A">
        <w:rPr>
          <w:rtl/>
        </w:rPr>
        <w:t xml:space="preserve">משל לנר שכבה </w:t>
      </w:r>
      <w:ins w:id="111507" w:author="קלוד" w:date="2026-10-11T13:11:34Z">
        <w:r>
          <w:rPr>
            <w:rtl/>
          </w:rPr>
          <w:t xml:space="preserve">והולכת:</w:t>
        </w:r>
      </w:ins>
      <w:del w:id="111508" w:author="קלוד" w:date="2026-10-11T13:11:34Z">
        <w:r w:rsidRPr="006F178A">
          <w:rPr>
            <w:rtl/>
          </w:rPr>
          <w:delText xml:space="preserve">והולכת,</w:delText>
        </w:r>
      </w:del>
      <w:r w:rsidRPr="006F178A">
        <w:rPr>
          <w:rtl/>
        </w:rPr>
        <w:t xml:space="preserve"> </w:t>
      </w:r>
      <w:ins w:id="111505" w:author="קלוד" w:date="2026-10-11T13:11:34Z">
        <w:r>
          <w:rPr>
            <w:rtl/>
          </w:rPr>
          <w:t xml:space="preserve">אדם</w:t>
        </w:r>
      </w:ins>
      <w:del w:id="111506" w:author="קלוד" w:date="2026-10-11T13:11:34Z">
        <w:r w:rsidRPr="006F178A">
          <w:rPr>
            <w:rtl/>
          </w:rPr>
          <w:delText xml:space="preserve">שאדם</w:delText>
        </w:r>
      </w:del>
      <w:r w:rsidRPr="006F178A">
        <w:rPr>
          <w:rtl/>
        </w:rPr>
        <w:t xml:space="preserve"> מניח אצבעו </w:t>
      </w:r>
      <w:ins w:id="93931" w:author="מנוע מכני" w:date="2026-10-11T12:04:39Z">
        <w:r>
          <w:rPr>
            <w:rtl/>
          </w:rPr>
          <w:t xml:space="preserve">עליו</w:t>
        </w:r>
      </w:ins>
      <w:del w:id="93932" w:author="מנוע מכני" w:date="2026-10-11T12:04:39Z">
        <w:r w:rsidRPr="006F178A">
          <w:rPr>
            <w:rtl/>
          </w:rPr>
          <w:delText xml:space="preserve">עליה</w:delText>
        </w:r>
      </w:del>
      <w:ins w:id="111503" w:author="קלוד" w:date="2026-10-11T13:11:34Z">
        <w:r>
          <w:rPr>
            <w:rtl/>
          </w:rPr>
          <w:t xml:space="preserve"> - </w:t>
        </w:r>
      </w:ins>
      <w:del w:id="111504" w:author="קלוד" w:date="2026-10-11T13:11:34Z">
        <w:r w:rsidRPr="006F178A">
          <w:rPr>
            <w:rtl/>
          </w:rPr>
          <w:delText xml:space="preserve"> </w:delText>
        </w:r>
      </w:del>
      <w:r w:rsidRPr="006F178A">
        <w:rPr>
          <w:rtl/>
        </w:rPr>
        <w:t xml:space="preserve">מיד כבתה.</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Style w:val="2fb"/>
          <w:rtl/>
        </w:rPr>
        <w:t xml:space="preserve">רשב"ג</w:t>
      </w:r>
      <w:r w:rsidRPr="006F178A">
        <w:rPr>
          <w:rtl/>
        </w:rPr>
        <w:t xml:space="preserve"> הרוצה שיתעצמו עיניו של מת - נופח לו יין בחוטמו, ונותן שמן בין ריסי עיניו.</w:t>
      </w:r>
    </w:p>
    <w:p w:rsidR="00E9703F" w:rsidRPr="009757B9" w:rsidRDefault="00E9703F" w:rsidP="00E9703F">
      <w:pPr>
        <w:rPr>
          <w:rFonts w:cs="Guttman Vilna"/>
          <w:b/>
          <w:bCs/>
          <w:rtl/>
        </w:rPr>
      </w:pPr>
      <w:r w:rsidRPr="006F178A">
        <w:rPr>
          <w:rtl/>
        </w:rPr>
        <w:t>ואוחז בשני גודלי רגליו - והן מתעצמין מאליהן.</w:t>
      </w:r>
    </w:p>
    <w:p>
      <w:pPr>
        <w:pStyle w:val="afffff8"/>
        <w:rPr>
          <w:ins w:id="90055" w:author="קלוד" w:date="2026-10-11T12:33:55Z"/>
        </w:rPr>
      </w:pPr>
      <w:ins w:id="90056" w:author="קלוד" w:date="2026-10-11T12:33:55Z">
        <w:r>
          <w:rPr>
            <w:color w:val="7B3F00"/>
          </w:rPr>
          <w:t xml:space="preserve">תינוק בן יומו ודוד המלך - לחלל עליהם שבת</w:t>
        </w:r>
      </w:ins>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Style w:val="2fb"/>
          <w:rtl/>
        </w:rPr>
        <w:t xml:space="preserve">רשב"ג</w:t>
      </w:r>
      <w:r w:rsidRPr="006F178A">
        <w:rPr>
          <w:rtl/>
        </w:rPr>
        <w:t xml:space="preserve"> תינוק בן יומו חי - מחללין עליו את השבת, חלל עליו שבת אחד, כדי שישמור שבתות הרבה.</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tl/>
        </w:rPr>
        <w:t xml:space="preserve">דוד מלך ישראל מת - אין מחללין </w:t>
      </w:r>
      <w:ins w:id="111511" w:author="קלוד" w:date="2026-10-11T13:11:34Z">
        <w:r>
          <w:rPr>
            <w:rtl/>
          </w:rPr>
          <w:t xml:space="preserve">עליו,</w:t>
        </w:r>
      </w:ins>
      <w:del w:id="111512" w:author="קלוד" w:date="2026-10-11T13:11:34Z">
        <w:r w:rsidRPr="006F178A">
          <w:rPr>
            <w:rtl/>
          </w:rPr>
          <w:delText xml:space="preserve">עליו</w:delText>
        </w:r>
      </w:del>
      <w:r w:rsidRPr="006F178A">
        <w:rPr>
          <w:rtl/>
        </w:rPr>
        <w:t xml:space="preserve"> </w:t>
      </w:r>
      <w:ins w:id="111509" w:author="קלוד" w:date="2026-10-11T13:11:34Z">
        <w:r>
          <w:rPr>
            <w:rtl/>
          </w:rPr>
          <w:t xml:space="preserve">שכיון</w:t>
        </w:r>
      </w:ins>
      <w:del w:id="111510" w:author="קלוד" w:date="2026-10-11T13:11:34Z">
        <w:r w:rsidRPr="006F178A">
          <w:rPr>
            <w:rtl/>
          </w:rPr>
          <w:delText xml:space="preserve">- כיון</w:delText>
        </w:r>
      </w:del>
      <w:r w:rsidRPr="006F178A">
        <w:rPr>
          <w:rtl/>
        </w:rPr>
        <w:t xml:space="preserve"> שמת אדם, בטל מן המצות.</w:t>
      </w:r>
    </w:p>
    <w:p>
      <w:pPr>
        <w:pStyle w:val="38"/>
        <w:rPr>
          <w:ins w:id="99212" w:author="מנוע מכני" w:date="2026-10-11T12:04:39Z"/>
        </w:rPr>
      </w:pPr>
      <w:r w:rsidRPr="006F178A">
        <w:t xml:space="preserve">והיינו</w:t>
      </w:r>
    </w:p>
    <w:p w:rsidR="00E9703F" w:rsidRPr="009757B9" w:rsidRDefault="00E9703F" w:rsidP="00E9703F">
      <w:pPr>
        <w:rPr>
          <w:rFonts w:cs="Guttman Vilna"/>
          <w:b/>
          <w:bCs/>
          <w:rtl/>
        </w:rPr>
      </w:pPr>
      <w:del w:id="99213" w:author="מנוע מכני" w:date="2026-10-11T12:04:39Z">
        <w:r w:rsidRPr="006F178A">
          <w:rPr>
            <w:rtl/>
          </w:rPr>
          <w:delText xml:space="preserve"> </w:delText>
        </w:r>
      </w:del>
      <w:r w:rsidRPr="006F178A">
        <w:rPr>
          <w:rStyle w:val="2fb"/>
          <w:rtl/>
        </w:rPr>
        <w:t xml:space="preserve">כרי"ו</w:t>
      </w:r>
      <w:r w:rsidRPr="008F09C0">
        <w:rPr>
          <w:rStyle w:val="afffff0"/>
          <w:rtl/>
        </w:rPr>
        <w:t xml:space="preserve"> </w:t>
      </w:r>
      <w:r w:rsidRPr="008F09C0">
        <w:rPr>
          <w:rStyle w:val="afffff0"/>
          <w:rFonts w:hint="cs"/>
          <w:rtl/>
        </w:rPr>
        <w:t>'</w:t>
      </w:r>
      <w:ins w:id="91513" w:author="Claude - סמנטי" w:date="2026-10-11T12:28:21Z">
        <w:r>
          <w:rPr>
            <w:rStyle w:val="afffff0"/>
            <w:rtl/>
          </w:rPr>
          <w:t xml:space="preserve">בַּמֵּתִים חָפְשִׁי</w:t>
        </w:r>
      </w:ins>
      <w:del w:id="91514" w:author="Claude - סמנטי" w:date="2026-10-11T12:28:21Z">
        <w:r w:rsidRPr="008F09C0">
          <w:rPr>
            <w:rStyle w:val="afffff0"/>
            <w:rtl/>
          </w:rPr>
          <w:delText xml:space="preserve">במתים חפשי</w:delText>
        </w:r>
      </w:del>
      <w:r w:rsidRPr="008F09C0">
        <w:rPr>
          <w:rStyle w:val="afffff0"/>
          <w:rFonts w:hint="cs"/>
          <w:rtl/>
        </w:rPr>
        <w:t>'</w:t>
      </w:r>
      <w:r w:rsidRPr="008F09C0">
        <w:rPr>
          <w:rStyle w:val="afffff0"/>
          <w:rtl/>
        </w:rPr>
        <w:t>,</w:t>
      </w:r>
      <w:r w:rsidRPr="006F178A">
        <w:rPr>
          <w:rtl/>
        </w:rPr>
        <w:t xml:space="preserve"> כיון שמת אדם - נעשה חפשי מן המצות.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38"/>
        <w:rPr>
          <w:ins w:id="99215" w:author="מנוע מכני" w:date="2026-10-11T12:04:39Z"/>
        </w:rPr>
      </w:pPr>
      <w:del w:id="99214" w:author="מנוע מכני" w:date="2026-10-11T12:04:39Z">
        <w:r w:rsidRPr="006F178A">
          <w:delText xml:space="preserve">•</w:delText>
        </w:r>
      </w:del>
      <w:r w:rsidRPr="006F178A">
        <w:t xml:space="preserve"> </w:t>
      </w:r>
      <w:r w:rsidRPr="006F178A">
        <w:t>רשב"א</w:t>
      </w:r>
      <w:r w:rsidRPr="006F178A">
        <w:t>:</w:t>
      </w:r>
    </w:p>
    <w:p w:rsidR="00E9703F" w:rsidRPr="006F178A" w:rsidRDefault="00E9703F" w:rsidP="00E9703F">
      <w:pPr>
        <w:rPr>
          <w:rtl/>
        </w:rPr>
      </w:pPr>
      <w:del w:id="99216" w:author="מנוע מכני" w:date="2026-10-11T12:04:39Z">
        <w:r w:rsidRPr="006F178A">
          <w:rPr>
            <w:rFonts w:ascii="Fb Fontext" w:hAnsi="Fb Fontext"/>
            <w:rtl/>
          </w:rPr>
          <w:delText xml:space="preserve"> </w:delText>
        </w:r>
      </w:del>
      <w:r w:rsidRPr="006F178A">
        <w:rPr>
          <w:rFonts w:ascii="Fb Fontext" w:hAnsi="Fb Fontext"/>
          <w:rtl/>
        </w:rPr>
        <w:t xml:space="preserve">תינוק בן יומו חי - אין צריך לשומרו מן החולדה ומן העכברים.</w:t>
      </w:r>
    </w:p>
    <w:p w:rsidR="00E9703F" w:rsidRPr="006F178A" w:rsidRDefault="00E9703F" w:rsidP="00E9703F">
      <w:pPr>
        <w:rPr>
          <w:rtl/>
        </w:rPr>
      </w:pPr>
      <w:r w:rsidRPr="006F178A">
        <w:rPr>
          <w:rtl/>
        </w:rPr>
        <w:t xml:space="preserve">אבל עוג מלך הבשן מת - צריך לשומרו מן החולדה ומן העכברים, </w:t>
      </w:r>
      <w:ins w:id="111517" w:author="קלוד" w:date="2026-10-11T13:11:34Z">
        <w:r>
          <w:rPr>
            <w:rStyle w:val="afffffe"/>
            <w:rtl/>
          </w:rPr>
          <w:t xml:space="preserve">שנא'</w:t>
        </w:r>
      </w:ins>
      <w:del w:id="111518" w:author="קלוד" w:date="2026-10-11T13:11:34Z">
        <w:r w:rsidRPr="006F178A">
          <w:rPr>
            <w:rtl/>
          </w:rPr>
          <w:delText xml:space="preserve">-</w:delText>
        </w:r>
      </w:del>
      <w:r w:rsidRPr="006F178A">
        <w:rPr>
          <w:rtl/>
        </w:rPr>
        <w:t xml:space="preserve"> </w:t>
      </w:r>
      <w:ins w:id="111515" w:author="קלוד" w:date="2026-10-11T13:11:34Z">
        <w:r>
          <w:rPr>
            <w:rtl/>
          </w:rPr>
          <w:t xml:space="preserve">'ומוראכם</w:t>
        </w:r>
      </w:ins>
      <w:del w:id="111516" w:author="קלוד" w:date="2026-10-11T13:11:34Z">
        <w:r w:rsidRPr="006F178A">
          <w:rPr>
            <w:rtl/>
          </w:rPr>
          <w:delText xml:space="preserve">ומוראכם</w:delText>
        </w:r>
      </w:del>
      <w:r w:rsidRPr="006F178A">
        <w:rPr>
          <w:rtl/>
        </w:rPr>
        <w:t xml:space="preserve"> וחתכם </w:t>
      </w:r>
      <w:ins w:id="111513" w:author="קלוד" w:date="2026-10-11T13:11:34Z">
        <w:r>
          <w:rPr>
            <w:rtl/>
          </w:rPr>
          <w:t xml:space="preserve">יהיה'.</w:t>
        </w:r>
      </w:ins>
      <w:del w:id="111514" w:author="קלוד" w:date="2026-10-11T13:11:34Z">
        <w:r w:rsidRPr="006F178A">
          <w:rPr>
            <w:rtl/>
          </w:rPr>
          <w:delText xml:space="preserve">יהיה.</w:delText>
        </w:r>
      </w:del>
    </w:p>
    <w:p w:rsidR="00E9703F" w:rsidRPr="006F178A" w:rsidRDefault="00E9703F" w:rsidP="00E9703F">
      <w:pPr>
        <w:rPr>
          <w:rtl/>
        </w:rPr>
      </w:pPr>
      <w:r w:rsidRPr="006F178A">
        <w:rPr>
          <w:rtl/>
        </w:rPr>
        <w:t>כל זמן שאדם חי - אימתו מוטלת על הבריות, כיון שמת - בטלה אימתו.</w:t>
      </w:r>
    </w:p>
    <w:p>
      <w:pPr>
        <w:pStyle w:val="38"/>
        <w:rPr>
          <w:ins w:id="99218" w:author="מנוע מכני" w:date="2026-10-11T12:04:39Z"/>
        </w:rPr>
      </w:pPr>
      <w:del w:id="99217" w:author="מנוע מכני" w:date="2026-10-11T12:04:39Z">
        <w:r w:rsidRPr="006F178A">
          <w:delText xml:space="preserve">•</w:delText>
        </w:r>
      </w:del>
      <w:r w:rsidRPr="006F178A">
        <w:t xml:space="preserve"> </w:t>
      </w:r>
      <w:r w:rsidRPr="006F178A">
        <w:t>ר"פ</w:t>
      </w:r>
      <w:r w:rsidRPr="006F178A">
        <w:t>:</w:t>
      </w:r>
    </w:p>
    <w:p w:rsidR="00E9703F" w:rsidRPr="006F178A" w:rsidRDefault="00E9703F" w:rsidP="00E9703F">
      <w:pPr>
        <w:rPr>
          <w:rtl/>
        </w:rPr>
      </w:pPr>
      <w:del w:id="99219" w:author="מנוע מכני" w:date="2026-10-11T12:04:39Z">
        <w:r w:rsidRPr="006F178A">
          <w:rPr>
            <w:rFonts w:ascii="Fb Fontext" w:hAnsi="Fb Fontext"/>
            <w:sz w:val="20"/>
            <w:rtl/>
          </w:rPr>
          <w:delText xml:space="preserve"> </w:delText>
        </w:r>
      </w:del>
      <w:ins w:id="111541" w:author="קלוד" w:date="2026-10-11T13:11:34Z">
        <w:r>
          <w:rPr>
            <w:rFonts w:ascii="Fb Fontext" w:hAnsi="Fb Fontext"/>
            <w:sz w:val="20"/>
            <w:rtl/>
          </w:rPr>
          <w:t xml:space="preserve">מקובלים</w:t>
        </w:r>
      </w:ins>
      <w:del w:id="111542" w:author="קלוד" w:date="2026-10-11T13:11:34Z">
        <w:r w:rsidRPr="006F178A">
          <w:rPr>
            <w:rFonts w:ascii="Fb Fontext" w:hAnsi="Fb Fontext"/>
            <w:sz w:val="20"/>
            <w:rtl/>
          </w:rPr>
          <w:delText xml:space="preserve">נקיטנן</w:delText>
        </w:r>
      </w:del>
      <w:r w:rsidRPr="006F178A">
        <w:rPr>
          <w:rFonts w:ascii="Fb Fontext" w:hAnsi="Fb Fontext"/>
          <w:sz w:val="20"/>
          <w:rtl/>
        </w:rPr>
        <w:t xml:space="preserve"> </w:t>
      </w:r>
      <w:ins w:id="111539" w:author="קלוד" w:date="2026-10-11T13:11:34Z">
        <w:r>
          <w:rPr>
            <w:rFonts w:ascii="Fb Fontext" w:hAnsi="Fb Fontext"/>
            <w:sz w:val="20"/>
            <w:rtl/>
          </w:rPr>
          <w:t xml:space="preserve">אנו:</w:t>
        </w:r>
      </w:ins>
      <w:del w:id="111540" w:author="קלוד" w:date="2026-10-11T13:11:34Z">
        <w:r w:rsidRPr="006F178A">
          <w:rPr>
            <w:rFonts w:ascii="Fb Fontext" w:hAnsi="Fb Fontext"/>
            <w:sz w:val="20"/>
            <w:rtl/>
          </w:rPr>
          <w:delText xml:space="preserve">אריה</w:delText>
        </w:r>
      </w:del>
      <w:r w:rsidRPr="006F178A">
        <w:rPr>
          <w:rFonts w:ascii="Fb Fontext" w:hAnsi="Fb Fontext"/>
          <w:sz w:val="20"/>
          <w:rtl/>
        </w:rPr>
        <w:t xml:space="preserve"> </w:t>
      </w:r>
      <w:ins w:id="111537" w:author="קלוד" w:date="2026-10-11T13:11:34Z">
        <w:r>
          <w:rPr>
            <w:rFonts w:ascii="Fb Fontext" w:hAnsi="Fb Fontext"/>
            <w:sz w:val="20"/>
            <w:rtl/>
          </w:rPr>
          <w:t xml:space="preserve">ארי</w:t>
        </w:r>
      </w:ins>
      <w:del w:id="111538" w:author="קלוד" w:date="2026-10-11T13:11:34Z">
        <w:r w:rsidRPr="006F178A">
          <w:rPr>
            <w:rFonts w:ascii="Fb Fontext" w:hAnsi="Fb Fontext"/>
            <w:sz w:val="20"/>
            <w:rtl/>
          </w:rPr>
          <w:delText xml:space="preserve">אבי</w:delText>
        </w:r>
      </w:del>
      <w:r w:rsidRPr="006F178A">
        <w:rPr>
          <w:rFonts w:ascii="Fb Fontext" w:hAnsi="Fb Fontext"/>
          <w:sz w:val="20"/>
          <w:rtl/>
        </w:rPr>
        <w:t xml:space="preserve"> </w:t>
      </w:r>
      <w:ins w:id="93933" w:author="מנוע מכני" w:date="2026-10-11T12:04:39Z">
        <w:ins w:id="111535" w:author="קלוד" w:date="2026-10-11T13:11:34Z">
          <w:r>
            <w:rPr>
              <w:rFonts w:ascii="Fb Fontext" w:hAnsi="Fb Fontext"/>
              <w:sz w:val="20"/>
              <w:rtl/>
            </w:rPr>
            <w:t xml:space="preserve">על שנים</w:t>
          </w:r>
        </w:ins>
        <w:del w:id="111536" w:author="קלוד" w:date="2026-10-11T13:11:34Z">
          <w:r>
            <w:rPr>
              <w:rFonts w:ascii="Fb Fontext" w:hAnsi="Fb Fontext"/>
              <w:sz w:val="20"/>
              <w:rtl/>
            </w:rPr>
            <w:delText xml:space="preserve">שני</w:delText>
          </w:r>
        </w:del>
      </w:ins>
      <w:del w:id="93934" w:author="מנוע מכני" w:date="2026-10-11T12:04:39Z">
        <w:r w:rsidRPr="006F178A">
          <w:rPr>
            <w:rFonts w:ascii="Fb Fontext" w:hAnsi="Fb Fontext"/>
            <w:sz w:val="20"/>
            <w:rtl/>
          </w:rPr>
          <w:delText xml:space="preserve">תרי</w:delText>
        </w:r>
      </w:del>
      <w:r w:rsidRPr="006F178A">
        <w:rPr>
          <w:rFonts w:ascii="Fb Fontext" w:hAnsi="Fb Fontext"/>
          <w:sz w:val="20"/>
          <w:rtl/>
        </w:rPr>
        <w:t xml:space="preserve"> - </w:t>
      </w:r>
      <w:ins w:id="111533" w:author="קלוד" w:date="2026-10-11T13:11:34Z">
        <w:r>
          <w:rPr>
            <w:rFonts w:ascii="Fb Fontext" w:hAnsi="Fb Fontext"/>
            <w:sz w:val="20"/>
            <w:rtl/>
          </w:rPr>
          <w:t xml:space="preserve">אינו</w:t>
        </w:r>
      </w:ins>
      <w:del w:id="111534" w:author="קלוד" w:date="2026-10-11T13:11:34Z">
        <w:r w:rsidRPr="006F178A">
          <w:rPr>
            <w:rFonts w:ascii="Fb Fontext" w:hAnsi="Fb Fontext"/>
            <w:sz w:val="20"/>
            <w:rtl/>
          </w:rPr>
          <w:delText xml:space="preserve">לא</w:delText>
        </w:r>
      </w:del>
      <w:r w:rsidRPr="006F178A">
        <w:rPr>
          <w:rFonts w:ascii="Fb Fontext" w:hAnsi="Fb Fontext"/>
          <w:sz w:val="20"/>
          <w:rtl/>
        </w:rPr>
        <w:t xml:space="preserve"> </w:t>
      </w:r>
      <w:ins w:id="111531" w:author="קלוד" w:date="2026-10-11T13:11:34Z">
        <w:r>
          <w:rPr>
            <w:rFonts w:ascii="Fb Fontext" w:hAnsi="Fb Fontext"/>
            <w:sz w:val="20"/>
            <w:rtl/>
          </w:rPr>
          <w:t xml:space="preserve">מתנפל.</w:t>
        </w:r>
      </w:ins>
      <w:del w:id="111532" w:author="קלוד" w:date="2026-10-11T13:11:34Z">
        <w:r w:rsidRPr="006F178A">
          <w:rPr>
            <w:rFonts w:ascii="Fb Fontext" w:hAnsi="Fb Fontext"/>
            <w:sz w:val="20"/>
            <w:rtl/>
          </w:rPr>
          <w:delText xml:space="preserve">נפיל.</w:delText>
        </w:r>
      </w:del>
      <w:r w:rsidRPr="006F178A">
        <w:rPr>
          <w:rFonts w:ascii="Fb Fontext" w:hAnsi="Fb Fontext"/>
          <w:sz w:val="20"/>
          <w:rtl/>
        </w:rPr>
        <w:t xml:space="preserve"> </w:t>
      </w:r>
      <w:ins w:id="111529" w:author="קלוד" w:date="2026-10-11T13:11:34Z">
        <w:r>
          <w:rPr>
            <w:rFonts w:ascii="Fb Fontext" w:hAnsi="Fb Fontext"/>
            <w:sz w:val="20"/>
            <w:rtl/>
          </w:rPr>
          <w:t xml:space="preserve">ומה</w:t>
        </w:r>
      </w:ins>
      <w:del w:id="111530" w:author="קלוד" w:date="2026-10-11T13:11:34Z">
        <w:r w:rsidRPr="006F178A">
          <w:rPr>
            <w:rFonts w:ascii="Fb Fontext" w:hAnsi="Fb Fontext"/>
            <w:sz w:val="20"/>
            <w:rtl/>
          </w:rPr>
          <w:delText xml:space="preserve">והא</w:delText>
        </w:r>
      </w:del>
      <w:r w:rsidRPr="006F178A">
        <w:rPr>
          <w:rFonts w:ascii="Fb Fontext" w:hAnsi="Fb Fontext"/>
          <w:sz w:val="20"/>
          <w:rtl/>
        </w:rPr>
        <w:t xml:space="preserve"> </w:t>
      </w:r>
      <w:ins w:id="111527" w:author="קלוד" w:date="2026-10-11T13:11:34Z">
        <w:r>
          <w:rPr>
            <w:rFonts w:ascii="Fb Fontext" w:hAnsi="Fb Fontext"/>
            <w:sz w:val="20"/>
            <w:rtl/>
          </w:rPr>
          <w:t xml:space="preserve">שמתנפל</w:t>
        </w:r>
      </w:ins>
      <w:del w:id="111528" w:author="קלוד" w:date="2026-10-11T13:11:34Z">
        <w:r w:rsidRPr="006F178A">
          <w:rPr>
            <w:rFonts w:ascii="Fb Fontext" w:hAnsi="Fb Fontext"/>
            <w:sz w:val="20"/>
            <w:rtl/>
          </w:rPr>
          <w:delText xml:space="preserve">דנפיל</w:delText>
        </w:r>
      </w:del>
      <w:r w:rsidRPr="006F178A">
        <w:rPr>
          <w:rFonts w:ascii="Fb Fontext" w:hAnsi="Fb Fontext"/>
          <w:sz w:val="20"/>
          <w:rtl/>
        </w:rPr>
        <w:t xml:space="preserve"> </w:t>
      </w:r>
      <w:ins w:id="111525" w:author="קלוד" w:date="2026-10-11T13:11:34Z">
        <w:r>
          <w:rPr>
            <w:rStyle w:val="2fb"/>
            <w:rFonts w:ascii="Fb Fontext" w:hAnsi="Fb Fontext"/>
            <w:sz w:val="20"/>
            <w:rtl/>
          </w:rPr>
          <w:t xml:space="preserve">-</w:t>
        </w:r>
      </w:ins>
      <w:del w:id="111526" w:author="קלוד" w:date="2026-10-11T13:11:34Z">
        <w:r w:rsidRPr="006F178A">
          <w:rPr>
            <w:rStyle w:val="2fb"/>
            <w:rFonts w:ascii="Fb Fontext" w:hAnsi="Fb Fontext"/>
            <w:sz w:val="20"/>
            <w:rtl/>
          </w:rPr>
          <w:delText xml:space="preserve">כדרב"א</w:delText>
        </w:r>
      </w:del>
      <w:r w:rsidRPr="006F178A">
        <w:rPr>
          <w:rFonts w:ascii="Fb Fontext" w:hAnsi="Fb Fontext"/>
          <w:sz w:val="20"/>
          <w:rtl/>
        </w:rPr>
        <w:t xml:space="preserve"> </w:t>
      </w:r>
      <w:ins w:id="111523" w:author="קלוד" w:date="2026-10-11T13:11:34Z">
        <w:r>
          <w:rPr>
            <w:rFonts w:ascii="Fb Fontext" w:hAnsi="Fb Fontext"/>
            <w:sz w:val="20"/>
            <w:rtl/>
          </w:rPr>
          <w:t xml:space="preserve">כדרב"א: אין</w:t>
        </w:r>
      </w:ins>
      <w:del w:id="111524" w:author="קלוד" w:date="2026-10-11T13:11:34Z">
        <w:r w:rsidRPr="006F178A">
          <w:rPr>
            <w:rFonts w:ascii="Fb Fontext" w:hAnsi="Fb Fontext"/>
            <w:sz w:val="20"/>
            <w:rtl/>
          </w:rPr>
          <w:delText xml:space="preserve">דאין</w:delText>
        </w:r>
      </w:del>
      <w:r w:rsidRPr="006F178A">
        <w:rPr>
          <w:rFonts w:ascii="Fb Fontext" w:hAnsi="Fb Fontext"/>
          <w:sz w:val="20"/>
          <w:rtl/>
        </w:rPr>
        <w:t xml:space="preserve"> חיה שולטת באדם עד שנדמה לו </w:t>
      </w:r>
      <w:ins w:id="111521" w:author="קלוד" w:date="2026-10-11T13:11:34Z">
        <w:r>
          <w:rPr>
            <w:rFonts w:ascii="Fb Fontext" w:hAnsi="Fb Fontext"/>
            <w:sz w:val="20"/>
            <w:rtl/>
          </w:rPr>
          <w:t xml:space="preserve">כבהמה,</w:t>
        </w:r>
      </w:ins>
      <w:del w:id="111522" w:author="קלוד" w:date="2026-10-11T13:11:34Z">
        <w:r w:rsidRPr="006F178A">
          <w:rPr>
            <w:rFonts w:ascii="Fb Fontext" w:hAnsi="Fb Fontext"/>
            <w:sz w:val="20"/>
            <w:rtl/>
          </w:rPr>
          <w:delText xml:space="preserve">כבהמה</w:delText>
        </w:r>
      </w:del>
      <w:r w:rsidRPr="006F178A">
        <w:rPr>
          <w:rFonts w:ascii="Fb Fontext" w:hAnsi="Fb Fontext"/>
          <w:sz w:val="20"/>
          <w:rtl/>
        </w:rPr>
        <w:t xml:space="preserve"> </w:t>
      </w:r>
      <w:ins w:id="111519" w:author="קלוד" w:date="2026-10-11T13:11:34Z">
        <w:r>
          <w:rPr>
            <w:rFonts w:ascii="Fb Fontext" w:hAnsi="Fb Fontext"/>
            <w:sz w:val="20"/>
            <w:rtl/>
          </w:rPr>
          <w:t xml:space="preserve">שנא'</w:t>
        </w:r>
      </w:ins>
      <w:del w:id="111520" w:author="קלוד" w:date="2026-10-11T13:11:34Z">
        <w:r w:rsidRPr="006F178A">
          <w:rPr>
            <w:rFonts w:ascii="Fb Fontext" w:hAnsi="Fb Fontext"/>
            <w:sz w:val="20"/>
            <w:rtl/>
          </w:rPr>
          <w:delText xml:space="preserve">–</w:delText>
        </w:r>
      </w:del>
      <w:r w:rsidRPr="00EB22CE">
        <w:rPr>
          <w:rStyle w:val="afffff0"/>
          <w:rFonts w:hint="cs"/>
          <w:rtl/>
        </w:rPr>
        <w:t xml:space="preserve"> '</w:t>
      </w:r>
      <w:ins w:id="91515" w:author="Claude - סמנטי" w:date="2026-10-11T12:28:21Z">
        <w:r>
          <w:rPr>
            <w:rStyle w:val="afffff0"/>
            <w:rtl/>
          </w:rPr>
          <w:t xml:space="preserve">אָדָם בִּיקָר בַּל יָלִין נִמְשַׁל כַּבְּהֵמוֹת נִדְמוּ</w:t>
        </w:r>
      </w:ins>
      <w:del w:id="91516" w:author="Claude - סמנטי" w:date="2026-10-11T12:28:21Z">
        <w:r w:rsidRPr="00EB22CE">
          <w:rPr>
            <w:rStyle w:val="afffff0"/>
            <w:rtl/>
          </w:rPr>
          <w:delText xml:space="preserve">אדם ביקר בל ילין נמשל כבהמות נדמו</w:delText>
        </w:r>
      </w:del>
      <w:r w:rsidRPr="00EB22CE">
        <w:rPr>
          <w:rStyle w:val="afffff0"/>
          <w:rFonts w:hint="cs"/>
          <w:rtl/>
        </w:rPr>
        <w:t>'</w:t>
      </w:r>
      <w:r w:rsidRPr="00EB22CE">
        <w:rPr>
          <w:rStyle w:val="afffff0"/>
          <w:rtl/>
        </w:rPr>
        <w:t>.</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רח"נ</w:t>
      </w:r>
      <w:r w:rsidRPr="006F178A">
        <w:rPr>
          <w:rFonts w:ascii="Fb Fontext" w:hAnsi="Fb Fontext"/>
          <w:rtl/>
        </w:rPr>
        <w:t xml:space="preserve"> אסור לישן בבית יחידי, וכל הישן בבית יחידי אחזתו לילית.</w:t>
      </w:r>
    </w:p>
    <w:p>
      <w:pPr>
        <w:pStyle w:val="afffff8"/>
        <w:rPr>
          <w:ins w:id="90053" w:author="קלוד" w:date="2026-10-11T12:33:55Z"/>
        </w:rPr>
      </w:pPr>
      <w:ins w:id="90054" w:author="קלוד" w:date="2026-10-11T12:33:55Z">
        <w:r>
          <w:rPr>
            <w:color w:val="7B3F00"/>
          </w:rPr>
          <w:t xml:space="preserve">עשה צדקה בעודך יכול - 'ימי הרעה' וימות המשיח</w:t>
        </w:r>
      </w:ins>
    </w:p>
    <w:p w:rsidR="00E9703F" w:rsidRDefault="00E9703F" w:rsidP="00E9703F">
      <w:pPr>
        <w:rPr>
          <w:rtl/>
        </w:rPr>
      </w:pPr>
      <w:r w:rsidRPr="006F178A">
        <w:rPr>
          <w:rtl/>
        </w:rPr>
        <w:t>•</w:t>
      </w:r>
      <w:r w:rsidRPr="006F178A">
        <w:rPr>
          <w:rFonts w:hint="cs"/>
          <w:rtl/>
        </w:rPr>
        <w:t xml:space="preserve"> </w:t>
      </w:r>
      <w:r w:rsidRPr="006F178A">
        <w:rPr>
          <w:rStyle w:val="2fb"/>
          <w:rtl/>
        </w:rPr>
        <w:t xml:space="preserve">רשב"א</w:t>
      </w:r>
      <w:r w:rsidRPr="006F178A">
        <w:rPr>
          <w:rtl/>
        </w:rPr>
        <w:t xml:space="preserve"> עשה צדקה עד שאתה מוצא [למי] ומצוי לך [ממון] ועודך בידך [קודם שתמות]</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ואף שלמה </w:t>
      </w:r>
      <w:r w:rsidRPr="006F178A">
        <w:rPr>
          <w:rtl/>
        </w:rPr>
        <w:t xml:space="preserve">אמר</w:t>
      </w:r>
      <w:r w:rsidRPr="006F178A">
        <w:rPr>
          <w:rtl/>
        </w:rPr>
        <w:t xml:space="preserve"> בחכמתו.</w:t>
      </w:r>
    </w:p>
    <w:p w:rsidR="00E9703F" w:rsidRPr="006F178A" w:rsidRDefault="00E9703F" w:rsidP="00E9703F">
      <w:pPr>
        <w:rPr>
          <w:rtl/>
        </w:rPr>
      </w:pPr>
      <w:r w:rsidRPr="00523F92">
        <w:rPr>
          <w:rStyle w:val="afffff0"/>
          <w:rFonts w:hint="cs"/>
          <w:rtl/>
        </w:rPr>
        <w:t>'</w:t>
      </w:r>
      <w:r w:rsidRPr="00523F92">
        <w:rPr>
          <w:rStyle w:val="afffff0"/>
          <w:rtl/>
        </w:rPr>
        <w:t>וזכר את בוראך בימי בחורותיך עד שלא יבאו ימי הרעה</w:t>
      </w:r>
      <w:r w:rsidRPr="00523F92">
        <w:rPr>
          <w:rStyle w:val="afffff0"/>
          <w:rFonts w:hint="cs"/>
          <w:rtl/>
        </w:rPr>
        <w:t>'</w:t>
      </w:r>
      <w:r w:rsidRPr="00523F92">
        <w:rPr>
          <w:rStyle w:val="afffff0"/>
          <w:rtl/>
        </w:rPr>
        <w:t xml:space="preserve"> </w:t>
      </w:r>
      <w:r w:rsidRPr="006F178A">
        <w:rPr>
          <w:rtl/>
        </w:rPr>
        <w:t>- אלו ימי הזקנה.</w:t>
      </w:r>
    </w:p>
    <w:p w:rsidR="00E9703F" w:rsidRPr="006F178A" w:rsidRDefault="00E9703F" w:rsidP="00E9703F">
      <w:pPr>
        <w:rPr>
          <w:rtl/>
        </w:rPr>
      </w:pPr>
      <w:r w:rsidRPr="00523F92">
        <w:rPr>
          <w:rStyle w:val="afffff0"/>
          <w:rFonts w:hint="cs"/>
          <w:rtl/>
        </w:rPr>
        <w:t>'</w:t>
      </w:r>
      <w:ins w:id="91517" w:author="Claude - סמנטי" w:date="2026-10-11T12:28:21Z">
        <w:r>
          <w:rPr>
            <w:rStyle w:val="afffff0"/>
            <w:rtl/>
          </w:rPr>
          <w:t xml:space="preserve">וְהִגִּיעוּ שָׁנִים אֲשֶׁר תֹּאמַר אֵין לִי בָהֶם חֵפֶץ</w:t>
        </w:r>
      </w:ins>
      <w:del w:id="91518" w:author="Claude - סמנטי" w:date="2026-10-11T12:28:21Z">
        <w:r w:rsidRPr="00523F92">
          <w:rPr>
            <w:rStyle w:val="afffff0"/>
            <w:rtl/>
          </w:rPr>
          <w:delText xml:space="preserve">והגיעו שנים אשר תאמר אין לי בהם חפץ</w:delText>
        </w:r>
      </w:del>
      <w:r w:rsidRPr="00523F92">
        <w:rPr>
          <w:rStyle w:val="afffff0"/>
          <w:rFonts w:hint="cs"/>
          <w:rtl/>
        </w:rPr>
        <w:t>'</w:t>
      </w:r>
      <w:r w:rsidRPr="00523F92">
        <w:rPr>
          <w:rStyle w:val="afffff0"/>
          <w:rtl/>
        </w:rPr>
        <w:t xml:space="preserve"> </w:t>
      </w:r>
      <w:r w:rsidRPr="006F178A">
        <w:rPr>
          <w:rtl/>
        </w:rPr>
        <w:t xml:space="preserve">- אלו ימי המשיח, שאין בהם </w:t>
      </w:r>
      <w:r w:rsidRPr="006F178A">
        <w:rPr>
          <w:rtl/>
        </w:rPr>
        <w:t xml:space="preserve">לא</w:t>
      </w:r>
      <w:r w:rsidRPr="006F178A">
        <w:rPr>
          <w:rtl/>
        </w:rPr>
        <w:t xml:space="preserve"> זכות ולא חובה.</w:t>
      </w:r>
    </w:p>
    <w:p w:rsidR="00E9703F" w:rsidRPr="006F178A" w:rsidRDefault="00E9703F" w:rsidP="00E9703F">
      <w:pPr>
        <w:rPr>
          <w:rtl/>
        </w:rPr>
      </w:pPr>
      <w:r w:rsidRPr="006F178A">
        <w:rPr>
          <w:rtl/>
        </w:rPr>
        <w:lastRenderedPageBreak/>
        <w:t xml:space="preserve">ופליגא </w:t>
      </w:r>
      <w:r w:rsidRPr="006F178A">
        <w:rPr>
          <w:rStyle w:val="2fb"/>
          <w:rtl/>
        </w:rPr>
        <w:lastRenderedPageBreak/>
        <w:t xml:space="preserve">דשמואל</w:t>
      </w:r>
      <w:r w:rsidRPr="006F178A">
        <w:rPr>
          <w:rtl/>
        </w:rPr>
        <w:lastRenderedPageBreak/>
        <w:t xml:space="preserve">, דאין בין העולם הזה לימות המשיח אלא שיעבוד מלכיות בלבד.</w:t>
      </w:r>
    </w:p>
    <w:p w:rsidR="00E9703F" w:rsidRPr="006F178A" w:rsidRDefault="00E9703F" w:rsidP="00E9703F">
      <w:pPr>
        <w:rPr>
          <w:rtl/>
        </w:rPr>
      </w:pPr>
      <w:r>
        <w:rPr>
          <w:rtl/>
        </w:rPr>
        <w:t>שנא'</w:t>
      </w:r>
      <w:r w:rsidRPr="00AC624C">
        <w:rPr>
          <w:rStyle w:val="afffff0"/>
          <w:rtl/>
        </w:rPr>
        <w:t xml:space="preserve"> </w:t>
      </w:r>
      <w:r w:rsidRPr="00AC624C">
        <w:rPr>
          <w:rStyle w:val="afffff0"/>
          <w:rFonts w:hint="cs"/>
          <w:rtl/>
        </w:rPr>
        <w:t>'</w:t>
      </w:r>
      <w:ins w:id="91519" w:author="Claude - סמנטי" w:date="2026-10-11T12:28:21Z">
        <w:r>
          <w:rPr>
            <w:rStyle w:val="afffff0"/>
            <w:rtl/>
          </w:rPr>
          <w:t xml:space="preserve">כִּי לֹא יֶחְדַּל אֶבְיוֹן מִקֶּרֶב הָאָרֶץ</w:t>
        </w:r>
      </w:ins>
      <w:del w:id="91520" w:author="Claude - סמנטי" w:date="2026-10-11T12:28:21Z">
        <w:r w:rsidRPr="00AC624C">
          <w:rPr>
            <w:rStyle w:val="afffff0"/>
            <w:rtl/>
          </w:rPr>
          <w:delText xml:space="preserve">כי </w:delText>
        </w:r>
        <w:r w:rsidRPr="00AC624C">
          <w:rPr>
            <w:rStyle w:val="afffff0"/>
            <w:rtl/>
          </w:rPr>
          <w:delText xml:space="preserve">לא</w:delText>
        </w:r>
        <w:r w:rsidRPr="00AC624C">
          <w:rPr>
            <w:rStyle w:val="afffff0"/>
            <w:rtl/>
          </w:rPr>
          <w:delText xml:space="preserve"> יחדל אביון מקרב הארץ</w:delText>
        </w:r>
      </w:del>
      <w:r w:rsidRPr="00AC624C">
        <w:rPr>
          <w:rStyle w:val="afffff0"/>
          <w:rFonts w:hint="cs"/>
          <w:rtl/>
        </w:rPr>
        <w:t>'</w:t>
      </w:r>
      <w:r w:rsidRPr="00AC624C">
        <w:rPr>
          <w:rStyle w:val="afffff0"/>
          <w:rtl/>
        </w:rPr>
        <w:t>.</w:t>
      </w:r>
    </w:p>
    <w:p>
      <w:pPr>
        <w:pStyle w:val="afffff8"/>
        <w:rPr>
          <w:ins w:id="90051" w:author="קלוד" w:date="2026-10-11T12:33:55Z"/>
        </w:rPr>
      </w:pPr>
      <w:ins w:id="90052" w:author="קלוד" w:date="2026-10-11T12:33:55Z">
        <w:r>
          <w:rPr>
            <w:color w:val="7B3F00"/>
          </w:rPr>
          <w:t xml:space="preserve">עניות - גלגל החוזר בעולם</w:t>
        </w:r>
      </w:ins>
    </w:p>
    <w:p w:rsidR="00E9703F" w:rsidRPr="006F178A" w:rsidRDefault="00E9703F" w:rsidP="00E9703F">
      <w:pPr>
        <w:rPr>
          <w:rtl/>
        </w:rPr>
      </w:pPr>
      <w:r w:rsidRPr="006F178A">
        <w:rPr>
          <w:rtl/>
        </w:rPr>
        <w:t>•</w:t>
      </w:r>
      <w:r w:rsidRPr="006F178A">
        <w:rPr>
          <w:rFonts w:hint="cs"/>
          <w:rtl/>
        </w:rPr>
        <w:t xml:space="preserve"> </w:t>
      </w:r>
      <w:ins w:id="90669" w:author="מנוע מכני" w:date="2026-10-11T12:04:39Z">
        <w:r>
          <w:rPr>
            <w:rStyle w:val="2fb"/>
            <w:rtl/>
          </w:rPr>
          <w:t xml:space="preserve">ר"א</w:t>
        </w:r>
      </w:ins>
      <w:del w:id="90670" w:author="מנוע מכני" w:date="2026-10-11T12:04:39Z">
        <w:r w:rsidRPr="006F178A">
          <w:rPr>
            <w:rtl/>
          </w:rPr>
          <w:delText xml:space="preserve">רבי אלעזר</w:delText>
        </w:r>
      </w:del>
      <w:r w:rsidRPr="006F178A">
        <w:rPr>
          <w:rtl/>
        </w:rPr>
        <w:t xml:space="preserve"> הקפר לעולם יבקש אדם רחמים על מדה זו [עניות], שאם הוא </w:t>
      </w:r>
      <w:r w:rsidRPr="006F178A">
        <w:rPr>
          <w:rtl/>
        </w:rPr>
        <w:t xml:space="preserve">לא</w:t>
      </w:r>
      <w:r w:rsidRPr="006F178A">
        <w:rPr>
          <w:rtl/>
        </w:rPr>
        <w:t xml:space="preserve"> בא - בא בנו, ואם בנו </w:t>
      </w:r>
      <w:r w:rsidRPr="006F178A">
        <w:rPr>
          <w:rtl/>
        </w:rPr>
        <w:t xml:space="preserve">לא</w:t>
      </w:r>
      <w:r w:rsidRPr="006F178A">
        <w:rPr>
          <w:rtl/>
        </w:rPr>
        <w:t xml:space="preserve"> בא - בן בנו בא, </w:t>
      </w:r>
      <w:r>
        <w:rPr>
          <w:rtl/>
        </w:rPr>
        <w:t>שנא'</w:t>
      </w:r>
      <w:r w:rsidRPr="008F09C0">
        <w:rPr>
          <w:rStyle w:val="afffff0"/>
          <w:rtl/>
        </w:rPr>
        <w:t xml:space="preserve"> </w:t>
      </w:r>
      <w:r w:rsidRPr="008F09C0">
        <w:rPr>
          <w:rStyle w:val="afffff0"/>
          <w:rFonts w:hint="cs"/>
          <w:rtl/>
        </w:rPr>
        <w:t>'</w:t>
      </w:r>
      <w:ins w:id="91521" w:author="Claude - סמנטי" w:date="2026-10-11T12:28:21Z">
        <w:r>
          <w:rPr>
            <w:rStyle w:val="afffff0"/>
            <w:rtl/>
          </w:rPr>
          <w:t xml:space="preserve">כִּי בִּגְלַל הַדָּבָר הַזֶּה</w:t>
        </w:r>
      </w:ins>
      <w:del w:id="91522" w:author="Claude - סמנטי" w:date="2026-10-11T12:28:21Z">
        <w:r w:rsidRPr="008F09C0">
          <w:rPr>
            <w:rStyle w:val="afffff0"/>
            <w:rtl/>
          </w:rPr>
          <w:delText xml:space="preserve">כי בגלל הדבר הזה</w:delText>
        </w:r>
      </w:del>
      <w:r w:rsidRPr="008F09C0">
        <w:rPr>
          <w:rStyle w:val="afffff0"/>
          <w:rFonts w:hint="cs"/>
          <w:rtl/>
        </w:rPr>
        <w:t>'</w:t>
      </w:r>
      <w:r w:rsidRPr="008F09C0">
        <w:rPr>
          <w:rStyle w:val="afffff0"/>
          <w:rtl/>
        </w:rPr>
        <w:t>.</w:t>
      </w:r>
    </w:p>
    <w:p w:rsidR="00E9703F" w:rsidRPr="006F178A" w:rsidRDefault="00E9703F" w:rsidP="00E9703F">
      <w:pPr>
        <w:rPr>
          <w:rtl/>
        </w:rPr>
      </w:pPr>
      <w:r w:rsidRPr="006F178A">
        <w:rPr>
          <w:rStyle w:val="2fb"/>
          <w:rtl/>
        </w:rPr>
        <w:t xml:space="preserve">תדר"י</w:t>
      </w:r>
      <w:r w:rsidRPr="006F178A">
        <w:rPr>
          <w:rtl/>
        </w:rPr>
        <w:t xml:space="preserve"> גלגל הוא שחוזר בעולם.</w:t>
      </w:r>
    </w:p>
    <w:p w:rsidR="00E9703F" w:rsidRDefault="00E9703F" w:rsidP="00E9703F">
      <w:pPr>
        <w:rPr>
          <w:rtl/>
        </w:rPr>
      </w:pPr>
      <w:r w:rsidRPr="006F178A">
        <w:rPr>
          <w:rtl/>
        </w:rPr>
        <w:t>•</w:t>
      </w:r>
      <w:r w:rsidRPr="006F178A">
        <w:rPr>
          <w:rFonts w:hint="cs"/>
          <w:rtl/>
        </w:rPr>
        <w:t xml:space="preserve"> </w:t>
      </w:r>
      <w:r w:rsidRPr="006F178A">
        <w:rPr>
          <w:rStyle w:val="2fb"/>
          <w:rtl/>
        </w:rPr>
        <w:t xml:space="preserve">רב </w:t>
      </w:r>
      <w:ins w:id="111563" w:author="קלוד" w:date="2026-10-11T13:11:34Z">
        <w:r>
          <w:rPr>
            <w:rStyle w:val="2fb"/>
            <w:rtl/>
          </w:rPr>
          <w:t xml:space="preserve">יוסף:</w:t>
        </w:r>
      </w:ins>
      <w:del w:id="111564" w:author="קלוד" w:date="2026-10-11T13:11:34Z">
        <w:r w:rsidRPr="006F178A">
          <w:rPr>
            <w:rStyle w:val="2fb"/>
            <w:rtl/>
          </w:rPr>
          <w:delText xml:space="preserve">יוסף</w:delText>
        </w:r>
      </w:del>
      <w:r w:rsidRPr="006F178A">
        <w:rPr>
          <w:rtl/>
        </w:rPr>
        <w:t xml:space="preserve"> </w:t>
      </w:r>
      <w:ins w:id="111561" w:author="קלוד" w:date="2026-10-11T13:11:34Z">
        <w:r>
          <w:rPr>
            <w:rtl/>
          </w:rPr>
          <w:t xml:space="preserve">מקובלים</w:t>
        </w:r>
      </w:ins>
      <w:del w:id="111562" w:author="קלוד" w:date="2026-10-11T13:11:34Z">
        <w:r w:rsidRPr="006F178A">
          <w:rPr>
            <w:rtl/>
          </w:rPr>
          <w:delText xml:space="preserve">נקיטינן,</w:delText>
        </w:r>
      </w:del>
      <w:r w:rsidRPr="006F178A">
        <w:rPr>
          <w:rtl/>
        </w:rPr>
        <w:t xml:space="preserve"> </w:t>
      </w:r>
      <w:ins w:id="93935" w:author="מנוע מכני" w:date="2026-10-11T12:04:39Z">
        <w:ins w:id="111559" w:author="קלוד" w:date="2026-10-11T13:11:34Z">
          <w:r>
            <w:rPr>
              <w:rtl/>
            </w:rPr>
            <w:t xml:space="preserve">אנו,</w:t>
          </w:r>
        </w:ins>
        <w:del w:id="111560" w:author="קלוד" w:date="2026-10-11T13:11:34Z">
          <w:r>
            <w:rPr>
              <w:rtl/>
            </w:rPr>
            <w:delText xml:space="preserve">זה</w:delText>
          </w:r>
        </w:del>
      </w:ins>
      <w:del w:id="93936" w:author="מנוע מכני" w:date="2026-10-11T12:04:39Z">
        <w:r w:rsidRPr="006F178A">
          <w:rPr>
            <w:rtl/>
          </w:rPr>
          <w:delText xml:space="preserve">האי</w:delText>
        </w:r>
      </w:del>
      <w:r w:rsidRPr="006F178A">
        <w:rPr>
          <w:rtl/>
        </w:rPr>
        <w:t xml:space="preserve"> </w:t>
      </w:r>
      <w:ins w:id="111557" w:author="קלוד" w:date="2026-10-11T13:11:34Z">
        <w:r>
          <w:rPr>
            <w:rtl/>
          </w:rPr>
          <w:t xml:space="preserve">תלמיד</w:t>
        </w:r>
      </w:ins>
      <w:del w:id="111558" w:author="קלוד" w:date="2026-10-11T13:11:34Z">
        <w:r w:rsidRPr="006F178A">
          <w:rPr>
            <w:rtl/>
          </w:rPr>
          <w:delText xml:space="preserve">צורבא</w:delText>
        </w:r>
      </w:del>
      <w:r w:rsidRPr="006F178A">
        <w:rPr>
          <w:rtl/>
        </w:rPr>
        <w:t xml:space="preserve"> </w:t>
      </w:r>
      <w:ins w:id="111555" w:author="קלוד" w:date="2026-10-11T13:11:34Z">
        <w:r>
          <w:rPr>
            <w:rtl/>
          </w:rPr>
          <w:t xml:space="preserve">חכם</w:t>
        </w:r>
      </w:ins>
      <w:del w:id="111556" w:author="קלוד" w:date="2026-10-11T13:11:34Z">
        <w:r w:rsidRPr="006F178A">
          <w:rPr>
            <w:rtl/>
          </w:rPr>
          <w:delText xml:space="preserve">מרבנן</w:delText>
        </w:r>
      </w:del>
      <w:r w:rsidRPr="006F178A">
        <w:rPr>
          <w:rtl/>
        </w:rPr>
        <w:t xml:space="preserve"> </w:t>
      </w:r>
      <w:ins w:id="111553" w:author="קלוד" w:date="2026-10-11T13:11:34Z">
        <w:r>
          <w:rPr>
            <w:rtl/>
          </w:rPr>
          <w:t xml:space="preserve">אינו</w:t>
        </w:r>
      </w:ins>
      <w:del w:id="111554" w:author="קלוד" w:date="2026-10-11T13:11:34Z">
        <w:r w:rsidRPr="006F178A">
          <w:rPr>
            <w:rtl/>
          </w:rPr>
          <w:delText xml:space="preserve">לא</w:delText>
        </w:r>
      </w:del>
      <w:r w:rsidRPr="006F178A">
        <w:rPr>
          <w:rtl/>
        </w:rPr>
        <w:t xml:space="preserve"> </w:t>
      </w:r>
      <w:ins w:id="111551" w:author="קלוד" w:date="2026-10-11T13:11:34Z">
        <w:r>
          <w:rPr>
            <w:rtl/>
          </w:rPr>
          <w:t xml:space="preserve">מעני. ואף שיש שמעני</w:t>
        </w:r>
      </w:ins>
      <w:del w:id="111552" w:author="קלוד" w:date="2026-10-11T13:11:34Z">
        <w:r w:rsidRPr="006F178A">
          <w:rPr>
            <w:rtl/>
          </w:rPr>
          <w:delText xml:space="preserve">מיעני</w:delText>
        </w:r>
      </w:del>
      <w:r w:rsidRPr="006F178A">
        <w:rPr>
          <w:rtl/>
        </w:rPr>
        <w:t xml:space="preserve"> - </w:t>
      </w:r>
      <w:ins w:id="111549" w:author="קלוד" w:date="2026-10-11T13:11:34Z">
        <w:r>
          <w:rPr>
            <w:rtl/>
          </w:rPr>
          <w:t xml:space="preserve">על</w:t>
        </w:r>
      </w:ins>
      <w:del w:id="111550" w:author="קלוד" w:date="2026-10-11T13:11:34Z">
        <w:r w:rsidRPr="006F178A">
          <w:rPr>
            <w:rtl/>
          </w:rPr>
          <w:delText xml:space="preserve">והא</w:delText>
        </w:r>
      </w:del>
      <w:r w:rsidRPr="006F178A">
        <w:rPr>
          <w:rtl/>
        </w:rPr>
        <w:t xml:space="preserve"> </w:t>
      </w:r>
      <w:ins w:id="96271" w:author="מנוע מכני" w:date="2026-10-11T12:04:39Z">
        <w:ins w:id="111547" w:author="קלוד" w:date="2026-10-11T13:11:34Z">
          <w:r>
            <w:rPr>
              <w:rtl/>
            </w:rPr>
            <w:t xml:space="preserve">הפתחים</w:t>
          </w:r>
        </w:ins>
        <w:del w:id="111548" w:author="קלוד" w:date="2026-10-11T13:11:34Z">
          <w:r>
            <w:rPr>
              <w:rtl/>
            </w:rPr>
            <w:delText xml:space="preserve">דישנו</w:delText>
          </w:r>
        </w:del>
      </w:ins>
      <w:del w:id="96272" w:author="מנוע מכני" w:date="2026-10-11T12:04:39Z">
        <w:r w:rsidRPr="006F178A">
          <w:rPr>
            <w:rtl/>
          </w:rPr>
          <w:delText xml:space="preserve">דאיתא</w:delText>
        </w:r>
      </w:del>
      <w:r w:rsidRPr="006F178A">
        <w:rPr>
          <w:rtl/>
        </w:rPr>
        <w:t xml:space="preserve"> </w:t>
      </w:r>
      <w:ins w:id="111545" w:author="קלוד" w:date="2026-10-11T13:11:34Z">
        <w:r>
          <w:rPr>
            <w:rtl/>
          </w:rPr>
          <w:t xml:space="preserve">אינו</w:t>
        </w:r>
      </w:ins>
      <w:del w:id="111546" w:author="קלוד" w:date="2026-10-11T13:11:34Z">
        <w:r w:rsidRPr="006F178A">
          <w:rPr>
            <w:rtl/>
          </w:rPr>
          <w:delText xml:space="preserve">דמיעני,</w:delText>
        </w:r>
      </w:del>
      <w:r w:rsidRPr="006F178A">
        <w:rPr>
          <w:rtl/>
        </w:rPr>
        <w:t xml:space="preserve"> </w:t>
      </w:r>
      <w:ins w:id="111543" w:author="קלוד" w:date="2026-10-11T13:11:34Z">
        <w:r>
          <w:rPr>
            <w:rtl/>
          </w:rPr>
          <w:t xml:space="preserve">מחזר.</w:t>
        </w:r>
      </w:ins>
      <w:del w:id="111544" w:author="קלוד" w:date="2026-10-11T13:11:34Z">
        <w:r w:rsidRPr="006F178A">
          <w:rPr>
            <w:rtl/>
          </w:rPr>
          <w:delText xml:space="preserve">אהדורי אפתחא </w:delText>
        </w:r>
        <w:r w:rsidRPr="006F178A">
          <w:rPr>
            <w:rtl/>
          </w:rPr>
          <w:delText xml:space="preserve">לא</w:delText>
        </w:r>
        <w:r w:rsidRPr="006F178A">
          <w:rPr>
            <w:rtl/>
          </w:rPr>
          <w:delText xml:space="preserve"> מיהדר.</w:delText>
        </w:r>
      </w:del>
      <w:r w:rsidRPr="006F178A">
        <w:rPr>
          <w:rtl/>
        </w:rPr>
        <w:t xml:space="preserve"> [שלא יתבזה]</w:t>
      </w:r>
    </w:p>
    <w:p>
      <w:pPr>
        <w:pStyle w:val="38"/>
        <w:rPr>
          <w:ins w:id="99221" w:author="מנוע מכני" w:date="2026-10-11T12:04:39Z"/>
        </w:rPr>
      </w:pPr>
      <w:del w:id="99220" w:author="מנוע מכני" w:date="2026-10-11T12:04:39Z">
        <w:r w:rsidRPr="006F178A">
          <w:delText xml:space="preserve">•</w:delText>
        </w:r>
      </w:del>
      <w:r w:rsidRPr="006F178A">
        <w:t xml:space="preserve"> </w:t>
      </w:r>
      <w:r w:rsidRPr="006F178A">
        <w:t xml:space="preserve">רבי חייא לדביתהו:</w:t>
      </w:r>
    </w:p>
    <w:p w:rsidR="00E9703F" w:rsidRPr="006F178A" w:rsidRDefault="00E9703F" w:rsidP="00E9703F">
      <w:pPr>
        <w:rPr>
          <w:rtl/>
        </w:rPr>
      </w:pPr>
      <w:del w:id="99222" w:author="מנוע מכני" w:date="2026-10-11T12:04:39Z">
        <w:r w:rsidRPr="006F178A">
          <w:rPr>
            <w:rFonts w:ascii="Fb Fontext" w:hAnsi="Fb Fontext"/>
            <w:rtl/>
          </w:rPr>
          <w:delText xml:space="preserve"> </w:delText>
        </w:r>
      </w:del>
      <w:ins w:id="111579" w:author="קלוד" w:date="2026-10-11T13:11:34Z">
        <w:r>
          <w:rPr>
            <w:rFonts w:ascii="Fb Fontext" w:hAnsi="Fb Fontext"/>
            <w:rtl/>
          </w:rPr>
          <w:t xml:space="preserve">כשבא</w:t>
        </w:r>
      </w:ins>
      <w:del w:id="111580" w:author="קלוד" w:date="2026-10-11T13:11:34Z">
        <w:r w:rsidRPr="006F178A">
          <w:rPr>
            <w:rFonts w:ascii="Fb Fontext" w:hAnsi="Fb Fontext"/>
            <w:rtl/>
          </w:rPr>
          <w:delText xml:space="preserve">כי</w:delText>
        </w:r>
      </w:del>
      <w:r w:rsidRPr="006F178A">
        <w:rPr>
          <w:rFonts w:ascii="Fb Fontext" w:hAnsi="Fb Fontext"/>
          <w:rtl/>
        </w:rPr>
        <w:t xml:space="preserve"> </w:t>
      </w:r>
      <w:ins w:id="111577" w:author="קלוד" w:date="2026-10-11T13:11:34Z">
        <w:r>
          <w:rPr>
            <w:rFonts w:ascii="Fb Fontext" w:hAnsi="Fb Fontext"/>
            <w:rtl/>
          </w:rPr>
          <w:t xml:space="preserve">עני</w:t>
        </w:r>
      </w:ins>
      <w:del w:id="111578" w:author="קלוד" w:date="2026-10-11T13:11:34Z">
        <w:r w:rsidRPr="006F178A">
          <w:rPr>
            <w:rFonts w:ascii="Fb Fontext" w:hAnsi="Fb Fontext"/>
            <w:rtl/>
          </w:rPr>
          <w:delText xml:space="preserve">אתי עניא</w:delText>
        </w:r>
      </w:del>
      <w:r w:rsidRPr="006F178A">
        <w:rPr>
          <w:rFonts w:ascii="Fb Fontext" w:hAnsi="Fb Fontext"/>
          <w:rtl/>
        </w:rPr>
        <w:t xml:space="preserve"> - </w:t>
      </w:r>
      <w:ins w:id="111575" w:author="קלוד" w:date="2026-10-11T13:11:34Z">
        <w:r>
          <w:rPr>
            <w:rFonts w:ascii="Fb Fontext" w:hAnsi="Fb Fontext"/>
            <w:rtl/>
          </w:rPr>
          <w:t xml:space="preserve">הקדימי</w:t>
        </w:r>
      </w:ins>
      <w:del w:id="111576" w:author="קלוד" w:date="2026-10-11T13:11:34Z">
        <w:r w:rsidRPr="006F178A">
          <w:rPr>
            <w:rFonts w:ascii="Fb Fontext" w:hAnsi="Fb Fontext"/>
            <w:rtl/>
          </w:rPr>
          <w:delText xml:space="preserve">אקדימי</w:delText>
        </w:r>
      </w:del>
      <w:r w:rsidRPr="006F178A">
        <w:rPr>
          <w:rFonts w:ascii="Fb Fontext" w:hAnsi="Fb Fontext"/>
          <w:rtl/>
        </w:rPr>
        <w:t xml:space="preserve"> </w:t>
      </w:r>
      <w:ins w:id="93937" w:author="מנוע מכני" w:date="2026-10-11T12:04:39Z">
        <w:r>
          <w:rPr>
            <w:rFonts w:ascii="Fb Fontext" w:hAnsi="Fb Fontext"/>
            <w:rtl/>
          </w:rPr>
          <w:t xml:space="preserve">לו</w:t>
        </w:r>
      </w:ins>
      <w:del w:id="93938" w:author="מנוע מכני" w:date="2026-10-11T12:04:39Z">
        <w:r w:rsidRPr="006F178A">
          <w:rPr>
            <w:rFonts w:ascii="Fb Fontext" w:hAnsi="Fb Fontext"/>
            <w:rtl/>
          </w:rPr>
          <w:delText xml:space="preserve">ליה</w:delText>
        </w:r>
      </w:del>
      <w:r w:rsidRPr="006F178A">
        <w:rPr>
          <w:rFonts w:ascii="Fb Fontext" w:hAnsi="Fb Fontext"/>
          <w:rtl/>
        </w:rPr>
        <w:t xml:space="preserve"> </w:t>
      </w:r>
      <w:ins w:id="90729" w:author="Claude - סמנטי" w:date="2026-10-11T12:28:21Z">
        <w:r>
          <w:rPr>
            <w:rFonts w:ascii="Fb Fontext" w:hAnsi="Fb Fontext"/>
            <w:rtl/>
          </w:rPr>
          <w:t xml:space="preserve">לחם</w:t>
        </w:r>
      </w:ins>
      <w:del w:id="90730" w:author="Claude - סמנטי" w:date="2026-10-11T12:28:21Z">
        <w:r w:rsidRPr="006F178A">
          <w:rPr>
            <w:rFonts w:ascii="Fb Fontext" w:hAnsi="Fb Fontext"/>
            <w:rtl/>
          </w:rPr>
          <w:delText xml:space="preserve">ריפתא</w:delText>
        </w:r>
      </w:del>
      <w:r w:rsidRPr="006F178A">
        <w:rPr>
          <w:rFonts w:ascii="Fb Fontext" w:hAnsi="Fb Fontext"/>
          <w:rtl/>
        </w:rPr>
        <w:t xml:space="preserve">, </w:t>
      </w:r>
      <w:ins w:id="111573" w:author="קלוד" w:date="2026-10-11T13:11:34Z">
        <w:r>
          <w:rPr>
            <w:rFonts w:ascii="Fb Fontext" w:hAnsi="Fb Fontext"/>
            <w:rtl/>
          </w:rPr>
          <w:t xml:space="preserve">כדי</w:t>
        </w:r>
      </w:ins>
      <w:del w:id="111574" w:author="קלוד" w:date="2026-10-11T13:11:34Z">
        <w:r w:rsidRPr="006F178A">
          <w:rPr>
            <w:rFonts w:ascii="Fb Fontext" w:hAnsi="Fb Fontext"/>
            <w:rtl/>
          </w:rPr>
          <w:delText xml:space="preserve">כי</w:delText>
        </w:r>
      </w:del>
      <w:r w:rsidRPr="006F178A">
        <w:rPr>
          <w:rFonts w:ascii="Fb Fontext" w:hAnsi="Fb Fontext"/>
          <w:rtl/>
        </w:rPr>
        <w:t xml:space="preserve"> </w:t>
      </w:r>
      <w:ins w:id="96273" w:author="מנוע מכני" w:date="2026-10-11T12:04:39Z">
        <w:ins w:id="111571" w:author="קלוד" w:date="2026-10-11T13:11:34Z">
          <w:r>
            <w:rPr>
              <w:rFonts w:ascii="Fb Fontext" w:hAnsi="Fb Fontext"/>
              <w:rtl/>
            </w:rPr>
            <w:t xml:space="preserve">שיקדימו</w:t>
          </w:r>
        </w:ins>
        <w:del w:id="111572" w:author="קלוד" w:date="2026-10-11T13:11:34Z">
          <w:r>
            <w:rPr>
              <w:rFonts w:ascii="Fb Fontext" w:hAnsi="Fb Fontext"/>
              <w:rtl/>
            </w:rPr>
            <w:delText xml:space="preserve">איך</w:delText>
          </w:r>
          <w:r w:rsidRPr="006F178A">
            <w:rPr>
              <w:rFonts w:ascii="Fb Fontext" w:hAnsi="Fb Fontext"/>
              <w:rtl/>
            </w:rPr>
            <w:delText xml:space="preserve"> דלקדמו</w:delText>
          </w:r>
        </w:del>
      </w:ins>
      <w:del w:id="96274" w:author="מנוע מכני" w:date="2026-10-11T12:04:39Z">
        <w:r w:rsidRPr="006F178A">
          <w:rPr>
            <w:rFonts w:ascii="Fb Fontext" w:hAnsi="Fb Fontext"/>
            <w:rtl/>
          </w:rPr>
          <w:delText xml:space="preserve">היכי</w:delText>
        </w:r>
      </w:del>
      <w:r w:rsidRPr="006F178A">
        <w:rPr>
          <w:rFonts w:ascii="Fb Fontext" w:hAnsi="Fb Fontext"/>
          <w:rtl/>
        </w:rPr>
        <w:t xml:space="preserve"> לבניך. והיינו </w:t>
      </w:r>
      <w:ins w:id="111569" w:author="קלוד" w:date="2026-10-11T13:11:34Z">
        <w:r>
          <w:rPr>
            <w:rFonts w:ascii="Fb Fontext" w:hAnsi="Fb Fontext"/>
            <w:rtl/>
          </w:rPr>
          <w:t xml:space="preserve">'כי</w:t>
        </w:r>
      </w:ins>
      <w:del w:id="111570" w:author="קלוד" w:date="2026-10-11T13:11:34Z">
        <w:r w:rsidRPr="006F178A">
          <w:rPr>
            <w:rFonts w:ascii="Fb Fontext" w:hAnsi="Fb Fontext"/>
            <w:rtl/>
          </w:rPr>
          <w:delText xml:space="preserve">דכי</w:delText>
        </w:r>
      </w:del>
      <w:r w:rsidRPr="006F178A">
        <w:rPr>
          <w:rFonts w:ascii="Fb Fontext" w:hAnsi="Fb Fontext"/>
          <w:rtl/>
        </w:rPr>
        <w:t xml:space="preserve"> בגלל הדבר </w:t>
      </w:r>
      <w:ins w:id="111567" w:author="קלוד" w:date="2026-10-11T13:11:34Z">
        <w:r>
          <w:rPr>
            <w:rFonts w:ascii="Fb Fontext" w:hAnsi="Fb Fontext"/>
            <w:rtl/>
          </w:rPr>
          <w:t xml:space="preserve">הזה',</w:t>
        </w:r>
      </w:ins>
      <w:del w:id="111568" w:author="קלוד" w:date="2026-10-11T13:11:34Z">
        <w:r w:rsidRPr="006F178A">
          <w:rPr>
            <w:rFonts w:ascii="Fb Fontext" w:hAnsi="Fb Fontext"/>
            <w:rtl/>
          </w:rPr>
          <w:delText xml:space="preserve">הזה</w:delText>
        </w:r>
      </w:del>
      <w:r w:rsidRPr="006F178A">
        <w:rPr>
          <w:rFonts w:ascii="Fb Fontext" w:hAnsi="Fb Fontext"/>
          <w:rtl/>
        </w:rPr>
        <w:t xml:space="preserve"> </w:t>
      </w:r>
      <w:ins w:id="111565" w:author="קלוד" w:date="2026-10-11T13:11:34Z">
        <w:r>
          <w:rPr>
            <w:rStyle w:val="2fb"/>
            <w:rFonts w:ascii="Fb Fontext" w:hAnsi="Fb Fontext"/>
            <w:rtl/>
          </w:rPr>
          <w:t xml:space="preserve">וכתדר"י:</w:t>
        </w:r>
      </w:ins>
      <w:del w:id="111566" w:author="קלוד" w:date="2026-10-11T13:11:34Z">
        <w:r w:rsidRPr="006F178A">
          <w:rPr>
            <w:rStyle w:val="2fb"/>
            <w:rFonts w:ascii="Fb Fontext" w:hAnsi="Fb Fontext"/>
            <w:rtl/>
          </w:rPr>
          <w:delText xml:space="preserve">וכתדר"י</w:delText>
        </w:r>
      </w:del>
      <w:r w:rsidRPr="006F178A">
        <w:rPr>
          <w:rFonts w:ascii="Fb Fontext" w:hAnsi="Fb Fontext"/>
          <w:rtl/>
        </w:rPr>
        <w:t xml:space="preserve"> גלגל הוא שחוזר בעולם.</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ר"ג</w:t>
      </w:r>
      <w:r w:rsidRPr="006F178A">
        <w:rPr>
          <w:rtl/>
        </w:rPr>
        <w:t xml:space="preserve"> </w:t>
      </w:r>
      <w:ins w:id="111585" w:author="קלוד" w:date="2026-10-11T13:11:34Z">
        <w:r>
          <w:rPr>
            <w:rtl/>
          </w:rPr>
          <w:t xml:space="preserve">ברבי:</w:t>
        </w:r>
      </w:ins>
      <w:del w:id="111586" w:author="קלוד" w:date="2026-10-11T13:11:34Z">
        <w:r w:rsidRPr="006F178A">
          <w:rPr>
            <w:rtl/>
          </w:rPr>
          <w:delText xml:space="preserve">ברבי</w:delText>
        </w:r>
      </w:del>
      <w:r w:rsidRPr="008F09C0">
        <w:rPr>
          <w:rStyle w:val="afffff0"/>
          <w:rtl/>
        </w:rPr>
        <w:t xml:space="preserve"> </w:t>
      </w:r>
      <w:r w:rsidRPr="008F09C0">
        <w:rPr>
          <w:rStyle w:val="afffff0"/>
          <w:rFonts w:hint="cs"/>
          <w:rtl/>
        </w:rPr>
        <w:t>'</w:t>
      </w:r>
      <w:ins w:id="91523" w:author="Claude - סמנטי" w:date="2026-10-11T12:28:21Z">
        <w:r>
          <w:rPr>
            <w:rStyle w:val="afffff0"/>
            <w:rtl/>
          </w:rPr>
          <w:t xml:space="preserve">וְנָתַן לְךָ רַחֲמִים וְרִחַמְךָ וְהִרְבֶּךָ</w:t>
        </w:r>
      </w:ins>
      <w:del w:id="91524" w:author="Claude - סמנטי" w:date="2026-10-11T12:28:21Z">
        <w:r w:rsidRPr="008F09C0">
          <w:rPr>
            <w:rStyle w:val="afffff0"/>
            <w:rtl/>
          </w:rPr>
          <w:delText xml:space="preserve">ונתן לך רחמים ורחמך והרבך</w:delText>
        </w:r>
      </w:del>
      <w:r w:rsidRPr="008F09C0">
        <w:rPr>
          <w:rStyle w:val="afffff0"/>
          <w:rFonts w:hint="cs"/>
          <w:rtl/>
        </w:rPr>
        <w:t>'</w:t>
      </w:r>
      <w:ins w:id="111583" w:author="קלוד" w:date="2026-10-11T13:11:34Z">
        <w:r>
          <w:rPr>
            <w:rStyle w:val="afffff0"/>
            <w:rtl/>
          </w:rPr>
          <w:t xml:space="preserve"> - </w:t>
        </w:r>
      </w:ins>
      <w:del w:id="111584" w:author="קלוד" w:date="2026-10-11T13:11:34Z">
        <w:r w:rsidRPr="008F09C0">
          <w:rPr>
            <w:rStyle w:val="afffff0"/>
            <w:rtl/>
          </w:rPr>
          <w:delText xml:space="preserve"> </w:delText>
        </w:r>
      </w:del>
      <w:r w:rsidRPr="006F178A">
        <w:rPr>
          <w:rtl/>
        </w:rPr>
        <w:t xml:space="preserve">כל המרחם על </w:t>
      </w:r>
      <w:ins w:id="111581" w:author="קלוד" w:date="2026-10-11T13:11:34Z">
        <w:r>
          <w:rPr>
            <w:rtl/>
          </w:rPr>
          <w:t xml:space="preserve">הבריות,</w:t>
        </w:r>
      </w:ins>
      <w:del w:id="111582" w:author="קלוד" w:date="2026-10-11T13:11:34Z">
        <w:r w:rsidRPr="006F178A">
          <w:rPr>
            <w:rtl/>
          </w:rPr>
          <w:delText xml:space="preserve">הבריות -</w:delText>
        </w:r>
      </w:del>
      <w:r w:rsidRPr="006F178A">
        <w:rPr>
          <w:rtl/>
        </w:rPr>
        <w:t xml:space="preserve"> מרחמין עליו מן השמים.</w:t>
      </w:r>
    </w:p>
    <w:p w:rsidR="00E9703F" w:rsidRPr="009757B9" w:rsidRDefault="00E9703F" w:rsidP="00E9703F">
      <w:pPr>
        <w:rPr>
          <w:rFonts w:cs="Guttman Vilna"/>
          <w:b/>
          <w:bCs/>
          <w:rtl/>
        </w:rPr>
      </w:pPr>
      <w:r w:rsidRPr="006F178A">
        <w:rPr>
          <w:rtl/>
        </w:rPr>
        <w:t>וכל שאינו מרחם על הבריות - אין מרחמין עליו מן השמים.</w:t>
      </w:r>
    </w:p>
    <w:p>
      <w:pPr>
        <w:pStyle w:val="afffff8"/>
        <w:rPr>
          <w:ins w:id="90049" w:author="קלוד" w:date="2026-10-11T12:33:55Z"/>
        </w:rPr>
      </w:pPr>
      <w:ins w:id="90050" w:author="קלוד" w:date="2026-10-11T12:33:55Z">
        <w:r>
          <w:rPr>
            <w:color w:val="7B3F00"/>
          </w:rPr>
          <w:t xml:space="preserve">'עד אשר לא תחשך השמש' - איברי הזקן</w:t>
        </w:r>
      </w:ins>
    </w:p>
    <w:p w:rsidR="00E9703F" w:rsidRDefault="00E9703F" w:rsidP="00E9703F">
      <w:pPr>
        <w:rPr>
          <w:rtl/>
        </w:rPr>
      </w:pPr>
      <w:r w:rsidRPr="006F178A">
        <w:rPr>
          <w:rtl/>
        </w:rPr>
        <w:t>•</w:t>
      </w:r>
      <w:r w:rsidRPr="008F09C0">
        <w:rPr>
          <w:rStyle w:val="afffff0"/>
          <w:rFonts w:hint="cs"/>
          <w:rtl/>
        </w:rPr>
        <w:t xml:space="preserve"> '</w:t>
      </w:r>
      <w:ins w:id="91525" w:author="Claude - סמנטי" w:date="2026-10-11T12:28:21Z">
        <w:r>
          <w:rPr>
            <w:rStyle w:val="afffff0"/>
            <w:rtl/>
          </w:rPr>
          <w:t xml:space="preserve">עַד אֲשֶׁר לֹא תֶחְשַׁךְ הַשֶּׁמֶשׁ וְהָאוֹר</w:t>
        </w:r>
      </w:ins>
      <w:del w:id="91526" w:author="Claude - סמנטי" w:date="2026-10-11T12:28:21Z">
        <w:r w:rsidRPr="008F09C0">
          <w:rPr>
            <w:rStyle w:val="afffff0"/>
            <w:rtl/>
          </w:rPr>
          <w:delText xml:space="preserve">עד אשר </w:delText>
        </w:r>
        <w:r w:rsidRPr="008F09C0">
          <w:rPr>
            <w:rStyle w:val="afffff0"/>
            <w:rtl/>
          </w:rPr>
          <w:delText xml:space="preserve">לא</w:delText>
        </w:r>
        <w:r w:rsidRPr="008F09C0">
          <w:rPr>
            <w:rStyle w:val="afffff0"/>
            <w:rtl/>
          </w:rPr>
          <w:delText xml:space="preserve"> תחשך השמש והאור</w:delText>
        </w:r>
      </w:del>
      <w:r w:rsidRPr="008F09C0">
        <w:rPr>
          <w:rStyle w:val="afffff0"/>
          <w:rFonts w:hint="cs"/>
          <w:rtl/>
        </w:rPr>
        <w:t>'</w:t>
      </w:r>
      <w:r w:rsidRPr="008F09C0">
        <w:rPr>
          <w:rStyle w:val="afffff0"/>
          <w:rtl/>
        </w:rPr>
        <w:t xml:space="preserve"> </w:t>
      </w:r>
      <w:r w:rsidRPr="006F178A">
        <w:rPr>
          <w:rtl/>
        </w:rPr>
        <w:t>- זו פדחת והחוטם, [דמצהיר וחלק וחוטם שהוא תואר]</w:t>
      </w:r>
    </w:p>
    <w:p w:rsidR="00E9703F" w:rsidRDefault="00E9703F" w:rsidP="00E9703F">
      <w:pPr>
        <w:rPr>
          <w:rtl/>
        </w:rPr>
      </w:pPr>
      <w:r w:rsidRPr="006F178A">
        <w:rPr>
          <w:rtl/>
        </w:rPr>
        <w:t>והירח - זו נשמה, [נר</w:t>
      </w:r>
      <w:r>
        <w:rPr>
          <w:rtl/>
        </w:rPr>
        <w:t xml:space="preserve"> ה'</w:t>
      </w:r>
      <w:r w:rsidRPr="006F178A">
        <w:rPr>
          <w:rtl/>
        </w:rPr>
        <w:t xml:space="preserve"> ]</w:t>
      </w:r>
    </w:p>
    <w:p w:rsidR="00E9703F" w:rsidRDefault="00E9703F" w:rsidP="00E9703F">
      <w:pPr>
        <w:rPr>
          <w:rtl/>
        </w:rPr>
      </w:pPr>
      <w:r w:rsidRPr="006F178A">
        <w:rPr>
          <w:rtl/>
        </w:rPr>
        <w:t>והכוכבים - אלו הלסתות, [לחיים]</w:t>
      </w:r>
    </w:p>
    <w:p w:rsidR="00E9703F" w:rsidRPr="009757B9" w:rsidRDefault="00E9703F" w:rsidP="00E9703F">
      <w:pPr>
        <w:rPr>
          <w:rFonts w:cs="Guttman Vilna"/>
          <w:b/>
          <w:bCs/>
          <w:rtl/>
        </w:rPr>
      </w:pPr>
      <w:r w:rsidRPr="006F178A">
        <w:rPr>
          <w:rtl/>
        </w:rPr>
        <w:t>ושבו העבים אחר הגשם - זו מאור עיניו של אדם, שהולך אחר הבכי.</w:t>
      </w:r>
    </w:p>
    <w:p>
      <w:pPr>
        <w:pStyle w:val="38"/>
        <w:rPr>
          <w:ins w:id="99223" w:author="מנוע מכני" w:date="2026-10-11T12:04:39Z"/>
        </w:rPr>
      </w:pPr>
      <w:del w:id="99430" w:author="מנוע מכני" w:date="2026-10-11T12:04:39Z">
        <w:r w:rsidRPr="006F178A">
          <w:delText xml:space="preserve">אמר </w:delText>
        </w:r>
      </w:del>
      <w:r w:rsidRPr="006F178A">
        <w:t xml:space="preserve">שמואל:</w:t>
      </w:r>
    </w:p>
    <w:p w:rsidR="00E9703F" w:rsidRDefault="00E9703F" w:rsidP="00E9703F">
      <w:pPr>
        <w:rPr>
          <w:rFonts w:ascii="Fb Fontext" w:hAnsi="Fb Fontext"/>
          <w:sz w:val="20"/>
          <w:rtl/>
        </w:rPr>
      </w:pPr>
      <w:del w:id="99224" w:author="מנוע מכני" w:date="2026-10-11T12:04:39Z">
        <w:r w:rsidRPr="006F178A">
          <w:rPr>
            <w:rFonts w:ascii="Fb Fontext" w:hAnsi="Fb Fontext"/>
            <w:sz w:val="20"/>
            <w:rtl/>
          </w:rPr>
          <w:delText xml:space="preserve"> </w:delText>
        </w:r>
      </w:del>
      <w:ins w:id="93939" w:author="מנוע מכני" w:date="2026-10-11T12:04:39Z">
        <w:ins w:id="111599" w:author="קלוד" w:date="2026-10-11T13:11:34Z">
          <w:r>
            <w:rPr>
              <w:rFonts w:ascii="Fb Fontext" w:hAnsi="Fb Fontext"/>
              <w:sz w:val="20"/>
              <w:rtl/>
            </w:rPr>
            <w:t xml:space="preserve">זו</w:t>
          </w:r>
        </w:ins>
        <w:del w:id="111600" w:author="קלוד" w:date="2026-10-11T13:11:34Z">
          <w:r>
            <w:rPr>
              <w:rFonts w:ascii="Fb Fontext" w:hAnsi="Fb Fontext"/>
              <w:sz w:val="20"/>
              <w:rtl/>
            </w:rPr>
            <w:delText xml:space="preserve">זה</w:delText>
          </w:r>
        </w:del>
      </w:ins>
      <w:del w:id="93940" w:author="מנוע מכני" w:date="2026-10-11T12:04:39Z">
        <w:r w:rsidRPr="006F178A">
          <w:rPr>
            <w:rFonts w:ascii="Fb Fontext" w:hAnsi="Fb Fontext"/>
            <w:sz w:val="20"/>
            <w:rtl/>
          </w:rPr>
          <w:delText xml:space="preserve">האי</w:delText>
        </w:r>
      </w:del>
      <w:r w:rsidRPr="006F178A">
        <w:rPr>
          <w:rFonts w:ascii="Fb Fontext" w:hAnsi="Fb Fontext"/>
          <w:sz w:val="20"/>
          <w:rtl/>
        </w:rPr>
        <w:t xml:space="preserve"> </w:t>
      </w:r>
      <w:ins w:id="90731" w:author="Claude - סמנטי" w:date="2026-10-11T12:28:21Z">
        <w:ins w:id="111597" w:author="קלוד" w:date="2026-10-11T13:11:34Z">
          <w:r>
            <w:rPr>
              <w:rFonts w:ascii="Fb Fontext" w:hAnsi="Fb Fontext"/>
              <w:sz w:val="20"/>
              <w:rtl/>
            </w:rPr>
            <w:t xml:space="preserve">דמעה:</w:t>
          </w:r>
        </w:ins>
        <w:del w:id="111598" w:author="קלוד" w:date="2026-10-11T13:11:34Z">
          <w:r>
            <w:rPr>
              <w:rFonts w:ascii="Fb Fontext" w:hAnsi="Fb Fontext"/>
              <w:sz w:val="20"/>
              <w:rtl/>
            </w:rPr>
            <w:delText xml:space="preserve">דמעה</w:delText>
          </w:r>
          <w:r w:rsidRPr="006F178A">
            <w:rPr>
              <w:rFonts w:ascii="Fb Fontext" w:hAnsi="Fb Fontext"/>
              <w:sz w:val="20"/>
              <w:rtl/>
            </w:rPr>
            <w:delText xml:space="preserve">,</w:delText>
          </w:r>
        </w:del>
      </w:ins>
      <w:del w:id="90732" w:author="Claude - סמנטי" w:date="2026-10-11T12:28:21Z">
        <w:r w:rsidRPr="006F178A">
          <w:rPr>
            <w:rFonts w:ascii="Fb Fontext" w:hAnsi="Fb Fontext"/>
            <w:sz w:val="20"/>
            <w:rtl/>
          </w:rPr>
          <w:delText xml:space="preserve">דמעתא</w:delText>
        </w:r>
      </w:del>
      <w:r w:rsidRPr="006F178A">
        <w:rPr>
          <w:rFonts w:ascii="Fb Fontext" w:hAnsi="Fb Fontext"/>
          <w:sz w:val="20"/>
          <w:rtl/>
        </w:rPr>
        <w:t xml:space="preserve"> עד </w:t>
      </w:r>
      <w:ins w:id="111595" w:author="קלוד" w:date="2026-10-11T13:11:34Z">
        <w:r>
          <w:rPr>
            <w:rFonts w:ascii="Fb Fontext" w:hAnsi="Fb Fontext"/>
            <w:sz w:val="20"/>
            <w:rtl/>
          </w:rPr>
          <w:t xml:space="preserve">ארבעים</w:t>
        </w:r>
      </w:ins>
      <w:del w:id="111596" w:author="קלוד" w:date="2026-10-11T13:11:34Z">
        <w:r w:rsidRPr="006F178A">
          <w:rPr>
            <w:rFonts w:ascii="Fb Fontext" w:hAnsi="Fb Fontext"/>
            <w:sz w:val="20"/>
            <w:rtl/>
          </w:rPr>
          <w:delText xml:space="preserve">ארבעין</w:delText>
        </w:r>
      </w:del>
      <w:r w:rsidRPr="006F178A">
        <w:rPr>
          <w:rFonts w:ascii="Fb Fontext" w:hAnsi="Fb Fontext"/>
          <w:sz w:val="20"/>
          <w:rtl/>
        </w:rPr>
        <w:t xml:space="preserve"> </w:t>
      </w:r>
      <w:ins w:id="111593" w:author="קלוד" w:date="2026-10-11T13:11:34Z">
        <w:r>
          <w:rPr>
            <w:rFonts w:ascii="Fb Fontext" w:hAnsi="Fb Fontext"/>
            <w:sz w:val="20"/>
            <w:rtl/>
          </w:rPr>
          <w:t xml:space="preserve">שנה</w:t>
        </w:r>
      </w:ins>
      <w:del w:id="111594" w:author="קלוד" w:date="2026-10-11T13:11:34Z">
        <w:r w:rsidRPr="006F178A">
          <w:rPr>
            <w:rFonts w:ascii="Fb Fontext" w:hAnsi="Fb Fontext"/>
            <w:sz w:val="20"/>
            <w:rtl/>
          </w:rPr>
          <w:delText xml:space="preserve">שנין</w:delText>
        </w:r>
      </w:del>
      <w:r w:rsidRPr="006F178A">
        <w:rPr>
          <w:rFonts w:ascii="Fb Fontext" w:hAnsi="Fb Fontext"/>
          <w:sz w:val="20"/>
          <w:rtl/>
        </w:rPr>
        <w:t xml:space="preserve"> - </w:t>
      </w:r>
      <w:ins w:id="111591" w:author="קלוד" w:date="2026-10-11T13:11:34Z">
        <w:r>
          <w:rPr>
            <w:rFonts w:ascii="Fb Fontext" w:hAnsi="Fb Fontext"/>
            <w:sz w:val="20"/>
            <w:rtl/>
          </w:rPr>
          <w:t xml:space="preserve">חוזרת,</w:t>
        </w:r>
      </w:ins>
      <w:del w:id="111592" w:author="קלוד" w:date="2026-10-11T13:11:34Z">
        <w:r w:rsidRPr="006F178A">
          <w:rPr>
            <w:rFonts w:ascii="Fb Fontext" w:hAnsi="Fb Fontext"/>
            <w:sz w:val="20"/>
            <w:rtl/>
          </w:rPr>
          <w:delText xml:space="preserve">הדרא,</w:delText>
        </w:r>
      </w:del>
      <w:r w:rsidRPr="006F178A">
        <w:rPr>
          <w:rFonts w:ascii="Fb Fontext" w:hAnsi="Fb Fontext"/>
          <w:sz w:val="20"/>
          <w:rtl/>
        </w:rPr>
        <w:t xml:space="preserve"> מכאן ואילך - </w:t>
      </w:r>
      <w:ins w:id="111589" w:author="קלוד" w:date="2026-10-11T13:11:34Z">
        <w:r>
          <w:rPr>
            <w:rFonts w:ascii="Fb Fontext" w:hAnsi="Fb Fontext"/>
            <w:sz w:val="20"/>
            <w:rtl/>
          </w:rPr>
          <w:t xml:space="preserve">אינה</w:t>
        </w:r>
      </w:ins>
      <w:del w:id="111590" w:author="קלוד" w:date="2026-10-11T13:11:34Z">
        <w:r w:rsidRPr="006F178A">
          <w:rPr>
            <w:rFonts w:ascii="Fb Fontext" w:hAnsi="Fb Fontext"/>
            <w:sz w:val="20"/>
            <w:rtl/>
          </w:rPr>
          <w:delText xml:space="preserve">לא</w:delText>
        </w:r>
      </w:del>
      <w:r w:rsidRPr="006F178A">
        <w:rPr>
          <w:rFonts w:ascii="Fb Fontext" w:hAnsi="Fb Fontext"/>
          <w:sz w:val="20"/>
          <w:rtl/>
        </w:rPr>
        <w:t xml:space="preserve"> </w:t>
      </w:r>
      <w:ins w:id="111587" w:author="קלוד" w:date="2026-10-11T13:11:34Z">
        <w:r>
          <w:rPr>
            <w:rFonts w:ascii="Fb Fontext" w:hAnsi="Fb Fontext"/>
            <w:sz w:val="20"/>
            <w:rtl/>
          </w:rPr>
          <w:t xml:space="preserve">חוזרת.</w:t>
        </w:r>
      </w:ins>
      <w:del w:id="111588" w:author="קלוד" w:date="2026-10-11T13:11:34Z">
        <w:r w:rsidRPr="006F178A">
          <w:rPr>
            <w:rFonts w:ascii="Fb Fontext" w:hAnsi="Fb Fontext"/>
            <w:sz w:val="20"/>
            <w:rtl/>
          </w:rPr>
          <w:delText xml:space="preserve">הדרא.</w:delText>
        </w:r>
      </w:del>
      <w:r w:rsidRPr="006F178A">
        <w:rPr>
          <w:rFonts w:ascii="Fb Fontext" w:hAnsi="Fb Fontext"/>
          <w:sz w:val="20"/>
          <w:rtl/>
        </w:rPr>
        <w:t xml:space="preserve"> [הלחות לעין]</w:t>
      </w:r>
    </w:p>
    <w:p>
      <w:pPr>
        <w:pStyle w:val="38"/>
        <w:rPr>
          <w:ins w:id="99226" w:author="מנוע מכני" w:date="2026-10-11T12:04:39Z"/>
        </w:rPr>
      </w:pPr>
      <w:del w:id="99225" w:author="מנוע מכני" w:date="2026-10-11T12:04:39Z">
        <w:r w:rsidRPr="006F178A">
          <w:delText xml:space="preserve">•</w:delText>
        </w:r>
      </w:del>
      <w:r w:rsidRPr="006F178A">
        <w:t xml:space="preserve"> </w:t>
      </w:r>
      <w:ins w:id="90671" w:author="מנוע מכני" w:date="2026-10-11T12:04:39Z">
        <w:r>
          <w:t xml:space="preserve">ר"נ</w:t>
        </w:r>
      </w:ins>
      <w:del w:id="90672" w:author="מנוע מכני" w:date="2026-10-11T12:04:39Z">
        <w:r w:rsidRPr="006F178A">
          <w:delText xml:space="preserve">רב נחמן</w:delText>
        </w:r>
      </w:del>
      <w:r w:rsidRPr="006F178A">
        <w:t xml:space="preserve">:</w:t>
      </w:r>
    </w:p>
    <w:p w:rsidR="00E9703F" w:rsidRPr="006F178A" w:rsidRDefault="00E9703F" w:rsidP="00E9703F">
      <w:pPr>
        <w:rPr>
          <w:rtl/>
        </w:rPr>
      </w:pPr>
      <w:del w:id="99227" w:author="מנוע מכני" w:date="2026-10-11T12:04:39Z">
        <w:r w:rsidRPr="006F178A">
          <w:rPr>
            <w:rFonts w:ascii="Fb Fontext" w:hAnsi="Fb Fontext"/>
            <w:rtl/>
          </w:rPr>
          <w:delText xml:space="preserve"> </w:delText>
        </w:r>
      </w:del>
      <w:ins w:id="93941" w:author="מנוע מכני" w:date="2026-10-11T12:04:39Z">
        <w:r>
          <w:rPr>
            <w:rFonts w:ascii="Fb Fontext" w:hAnsi="Fb Fontext"/>
            <w:rtl/>
          </w:rPr>
          <w:t xml:space="preserve">זה</w:t>
        </w:r>
      </w:ins>
      <w:del w:id="93942" w:author="מנוע מכני" w:date="2026-10-11T12:04:39Z">
        <w:r w:rsidRPr="006F178A">
          <w:rPr>
            <w:rFonts w:ascii="Fb Fontext" w:hAnsi="Fb Fontext"/>
            <w:rtl/>
          </w:rPr>
          <w:delText xml:space="preserve">האי</w:delText>
        </w:r>
      </w:del>
      <w:r w:rsidRPr="006F178A">
        <w:rPr>
          <w:rFonts w:ascii="Fb Fontext" w:hAnsi="Fb Fontext"/>
          <w:rtl/>
        </w:rPr>
        <w:t xml:space="preserve"> </w:t>
      </w:r>
      <w:ins w:id="111621" w:author="קלוד" w:date="2026-10-11T13:11:34Z">
        <w:r>
          <w:rPr>
            <w:rFonts w:ascii="Fb Fontext" w:hAnsi="Fb Fontext"/>
            <w:rtl/>
          </w:rPr>
          <w:t xml:space="preserve">כוחל</w:t>
        </w:r>
      </w:ins>
      <w:del w:id="111622" w:author="קלוד" w:date="2026-10-11T13:11:34Z">
        <w:r w:rsidRPr="006F178A">
          <w:rPr>
            <w:rFonts w:ascii="Fb Fontext" w:hAnsi="Fb Fontext"/>
            <w:rtl/>
          </w:rPr>
          <w:delText xml:space="preserve">כוחלא</w:delText>
        </w:r>
      </w:del>
      <w:r w:rsidRPr="006F178A">
        <w:rPr>
          <w:rFonts w:ascii="Fb Fontext" w:hAnsi="Fb Fontext"/>
          <w:rtl/>
        </w:rPr>
        <w:t xml:space="preserve"> [צבע המועיל </w:t>
      </w:r>
      <w:ins w:id="111619" w:author="קלוד" w:date="2026-10-11T13:11:34Z">
        <w:r>
          <w:rPr>
            <w:rFonts w:ascii="Fb Fontext" w:hAnsi="Fb Fontext"/>
            <w:rtl/>
          </w:rPr>
          <w:t xml:space="preserve">לעין]:</w:t>
        </w:r>
      </w:ins>
      <w:del w:id="111620" w:author="קלוד" w:date="2026-10-11T13:11:34Z">
        <w:r w:rsidRPr="006F178A">
          <w:rPr>
            <w:rFonts w:ascii="Fb Fontext" w:hAnsi="Fb Fontext"/>
            <w:rtl/>
          </w:rPr>
          <w:delText xml:space="preserve">לעין],</w:delText>
        </w:r>
      </w:del>
      <w:r w:rsidRPr="006F178A">
        <w:rPr>
          <w:rFonts w:ascii="Fb Fontext" w:hAnsi="Fb Fontext"/>
          <w:rtl/>
        </w:rPr>
        <w:t xml:space="preserve"> עד </w:t>
      </w:r>
      <w:ins w:id="111617" w:author="קלוד" w:date="2026-10-11T13:11:34Z">
        <w:r>
          <w:rPr>
            <w:rFonts w:ascii="Fb Fontext" w:hAnsi="Fb Fontext"/>
            <w:rtl/>
          </w:rPr>
          <w:t xml:space="preserve">ארבעים</w:t>
        </w:r>
      </w:ins>
      <w:del w:id="111618" w:author="קלוד" w:date="2026-10-11T13:11:34Z">
        <w:r w:rsidRPr="006F178A">
          <w:rPr>
            <w:rFonts w:ascii="Fb Fontext" w:hAnsi="Fb Fontext"/>
            <w:rtl/>
          </w:rPr>
          <w:delText xml:space="preserve">ארבעין</w:delText>
        </w:r>
      </w:del>
      <w:r w:rsidRPr="006F178A">
        <w:rPr>
          <w:rFonts w:ascii="Fb Fontext" w:hAnsi="Fb Fontext"/>
          <w:rtl/>
        </w:rPr>
        <w:t xml:space="preserve"> </w:t>
      </w:r>
      <w:ins w:id="111615" w:author="קלוד" w:date="2026-10-11T13:11:34Z">
        <w:r>
          <w:rPr>
            <w:rFonts w:ascii="Fb Fontext" w:hAnsi="Fb Fontext"/>
            <w:rtl/>
          </w:rPr>
          <w:t xml:space="preserve">שנה</w:t>
        </w:r>
      </w:ins>
      <w:del w:id="111616" w:author="קלוד" w:date="2026-10-11T13:11:34Z">
        <w:r w:rsidRPr="006F178A">
          <w:rPr>
            <w:rFonts w:ascii="Fb Fontext" w:hAnsi="Fb Fontext"/>
            <w:rtl/>
          </w:rPr>
          <w:delText xml:space="preserve">שנין</w:delText>
        </w:r>
      </w:del>
      <w:r w:rsidRPr="006F178A">
        <w:rPr>
          <w:rFonts w:ascii="Fb Fontext" w:hAnsi="Fb Fontext"/>
          <w:rtl/>
        </w:rPr>
        <w:t xml:space="preserve"> - </w:t>
      </w:r>
      <w:ins w:id="111613" w:author="קלוד" w:date="2026-10-11T13:11:34Z">
        <w:r>
          <w:rPr>
            <w:rFonts w:ascii="Fb Fontext" w:hAnsi="Fb Fontext"/>
            <w:rtl/>
          </w:rPr>
          <w:t xml:space="preserve">מרחיב </w:t>
        </w:r>
        <w:r>
          <w:rPr>
            <w:rStyle w:val="afffffe"/>
            <w:rFonts w:ascii="Fb Fontext" w:hAnsi="Fb Fontext"/>
            <w:rtl/>
          </w:rPr>
          <w:t xml:space="preserve">את העין</w:t>
        </w:r>
        <w:r>
          <w:rPr>
            <w:rFonts w:ascii="Fb Fontext" w:hAnsi="Fb Fontext"/>
            <w:rtl/>
          </w:rPr>
          <w:t xml:space="preserve">;</w:t>
        </w:r>
      </w:ins>
      <w:del w:id="111614" w:author="קלוד" w:date="2026-10-11T13:11:34Z">
        <w:r w:rsidRPr="006F178A">
          <w:rPr>
            <w:rFonts w:ascii="Fb Fontext" w:hAnsi="Fb Fontext"/>
            <w:rtl/>
          </w:rPr>
          <w:delText xml:space="preserve">מרווח,</w:delText>
        </w:r>
      </w:del>
      <w:r w:rsidRPr="006F178A">
        <w:rPr>
          <w:rFonts w:ascii="Fb Fontext" w:hAnsi="Fb Fontext"/>
          <w:rtl/>
        </w:rPr>
        <w:t xml:space="preserve"> מכאן ואילך - </w:t>
      </w:r>
      <w:ins w:id="90673" w:author="מנוע מכני" w:date="2026-10-11T12:04:39Z">
        <w:r>
          <w:rPr>
            <w:rFonts w:ascii="Fb Fontext" w:hAnsi="Fb Fontext"/>
            <w:rtl/>
          </w:rPr>
          <w:t xml:space="preserve">אפי'</w:t>
        </w:r>
      </w:ins>
      <w:del w:id="90674" w:author="מנוע מכני" w:date="2026-10-11T12:04:39Z">
        <w:r w:rsidRPr="006F178A">
          <w:rPr>
            <w:rFonts w:ascii="Fb Fontext" w:hAnsi="Fb Fontext"/>
            <w:rtl/>
          </w:rPr>
          <w:delText xml:space="preserve">אפילו</w:delText>
        </w:r>
      </w:del>
      <w:ins w:id="111611" w:author="קלוד" w:date="2026-10-11T13:11:34Z">
        <w:r>
          <w:rPr>
            <w:rFonts w:ascii="Fb Fontext" w:hAnsi="Fb Fontext"/>
            <w:rtl/>
          </w:rPr>
          <w:t xml:space="preserve"> </w:t>
        </w:r>
        <w:r>
          <w:rPr>
            <w:rStyle w:val="afffffe"/>
            <w:rFonts w:ascii="Fb Fontext" w:hAnsi="Fb Fontext"/>
            <w:rtl/>
          </w:rPr>
          <w:t xml:space="preserve">מכחול</w:t>
        </w:r>
        <w:r>
          <w:rPr>
            <w:rFonts w:ascii="Fb Fontext" w:hAnsi="Fb Fontext"/>
            <w:rtl/>
          </w:rPr>
          <w:t xml:space="preserve"> </w:t>
        </w:r>
      </w:ins>
      <w:del w:id="111612" w:author="קלוד" w:date="2026-10-11T13:11:34Z">
        <w:r w:rsidRPr="006F178A">
          <w:rPr>
            <w:rFonts w:ascii="Fb Fontext" w:hAnsi="Fb Fontext"/>
            <w:rtl/>
          </w:rPr>
          <w:delText xml:space="preserve"> </w:delText>
        </w:r>
      </w:del>
      <w:r w:rsidRPr="006F178A">
        <w:rPr>
          <w:rFonts w:ascii="Fb Fontext" w:hAnsi="Fb Fontext"/>
          <w:rtl/>
        </w:rPr>
        <w:t xml:space="preserve">כגודל יתד האורג </w:t>
      </w:r>
      <w:ins w:id="111609" w:author="קלוד" w:date="2026-10-11T13:11:34Z">
        <w:r>
          <w:rPr>
            <w:rFonts w:ascii="Fb Fontext" w:hAnsi="Fb Fontext"/>
            <w:rtl/>
          </w:rPr>
          <w:t xml:space="preserve">-</w:t>
        </w:r>
      </w:ins>
      <w:del w:id="111610" w:author="קלוד" w:date="2026-10-11T13:11:34Z">
        <w:r w:rsidRPr="006F178A">
          <w:rPr>
            <w:rFonts w:ascii="Fb Fontext" w:hAnsi="Fb Fontext"/>
            <w:rtl/>
          </w:rPr>
          <w:delText xml:space="preserve">אוקומי</w:delText>
        </w:r>
      </w:del>
      <w:r w:rsidRPr="006F178A">
        <w:rPr>
          <w:rFonts w:ascii="Fb Fontext" w:hAnsi="Fb Fontext"/>
          <w:rtl/>
        </w:rPr>
        <w:t xml:space="preserve"> </w:t>
      </w:r>
      <w:ins w:id="111607" w:author="קלוד" w:date="2026-10-11T13:11:34Z">
        <w:r>
          <w:rPr>
            <w:rFonts w:ascii="Fb Fontext" w:hAnsi="Fb Fontext"/>
            <w:rtl/>
          </w:rPr>
          <w:t xml:space="preserve">מעמיד,</w:t>
        </w:r>
      </w:ins>
      <w:del w:id="111608" w:author="קלוד" w:date="2026-10-11T13:11:34Z">
        <w:r w:rsidRPr="006F178A">
          <w:rPr>
            <w:rFonts w:ascii="Fb Fontext" w:hAnsi="Fb Fontext"/>
            <w:rtl/>
          </w:rPr>
          <w:delText xml:space="preserve">מוקים,</w:delText>
        </w:r>
      </w:del>
      <w:r w:rsidRPr="006F178A">
        <w:rPr>
          <w:rFonts w:ascii="Fb Fontext" w:hAnsi="Fb Fontext"/>
          <w:rtl/>
        </w:rPr>
        <w:t xml:space="preserve"> </w:t>
      </w:r>
      <w:ins w:id="111605" w:author="קלוד" w:date="2026-10-11T13:11:34Z">
        <w:r>
          <w:rPr>
            <w:rFonts w:ascii="Fb Fontext" w:hAnsi="Fb Fontext"/>
            <w:rtl/>
          </w:rPr>
          <w:t xml:space="preserve">אבל</w:t>
        </w:r>
      </w:ins>
      <w:del w:id="111606" w:author="קלוד" w:date="2026-10-11T13:11:34Z">
        <w:r w:rsidRPr="006F178A">
          <w:rPr>
            <w:rFonts w:ascii="Fb Fontext" w:hAnsi="Fb Fontext"/>
            <w:rtl/>
          </w:rPr>
          <w:delText xml:space="preserve">ארווחי</w:delText>
        </w:r>
      </w:del>
      <w:r w:rsidRPr="006F178A">
        <w:rPr>
          <w:rFonts w:ascii="Fb Fontext" w:hAnsi="Fb Fontext"/>
          <w:rtl/>
        </w:rPr>
        <w:t xml:space="preserve"> </w:t>
      </w:r>
      <w:ins w:id="111603" w:author="קלוד" w:date="2026-10-11T13:11:34Z">
        <w:r>
          <w:rPr>
            <w:rFonts w:ascii="Fb Fontext" w:hAnsi="Fb Fontext"/>
            <w:rtl/>
          </w:rPr>
          <w:t xml:space="preserve">אינו</w:t>
        </w:r>
      </w:ins>
      <w:del w:id="111604" w:author="קלוד" w:date="2026-10-11T13:11:34Z">
        <w:r w:rsidRPr="006F178A">
          <w:rPr>
            <w:rFonts w:ascii="Fb Fontext" w:hAnsi="Fb Fontext"/>
            <w:rtl/>
          </w:rPr>
          <w:delText xml:space="preserve">לא</w:delText>
        </w:r>
      </w:del>
      <w:r w:rsidRPr="006F178A">
        <w:rPr>
          <w:rFonts w:ascii="Fb Fontext" w:hAnsi="Fb Fontext"/>
          <w:rtl/>
        </w:rPr>
        <w:t xml:space="preserve"> </w:t>
      </w:r>
      <w:ins w:id="111601" w:author="קלוד" w:date="2026-10-11T13:11:34Z">
        <w:r>
          <w:rPr>
            <w:rFonts w:ascii="Fb Fontext" w:hAnsi="Fb Fontext"/>
            <w:rtl/>
          </w:rPr>
          <w:t xml:space="preserve">מרחיב.</w:t>
        </w:r>
      </w:ins>
      <w:del w:id="111602" w:author="קלוד" w:date="2026-10-11T13:11:34Z">
        <w:r w:rsidRPr="006F178A">
          <w:rPr>
            <w:rFonts w:ascii="Fb Fontext" w:hAnsi="Fb Fontext"/>
            <w:rtl/>
          </w:rPr>
          <w:delText xml:space="preserve">מרווח.</w:delText>
        </w:r>
      </w:del>
      <w:r w:rsidRPr="006F178A">
        <w:rPr>
          <w:rFonts w:ascii="Fb Fontext" w:hAnsi="Fb Fontext"/>
          <w:rtl/>
        </w:rPr>
        <w:t xml:space="preserve"> </w:t>
      </w:r>
      <w:r w:rsidRPr="006F178A">
        <w:rPr>
          <w:rFonts w:ascii="Fb Fontext" w:hAnsi="Fb Fontext"/>
          <w:rtl/>
        </w:rPr>
        <w:t xml:space="preserve">וקמ"ל</w:t>
      </w:r>
      <w:r w:rsidRPr="006F178A">
        <w:rPr>
          <w:rFonts w:ascii="Fb Fontext" w:hAnsi="Fb Fontext"/>
          <w:rtl/>
        </w:rPr>
        <w:t xml:space="preserve"> שככל שהמכחול גדול יותר מועיל.</w:t>
      </w:r>
    </w:p>
    <w:p w:rsidR="00E9703F" w:rsidRPr="006F178A" w:rsidRDefault="00E9703F" w:rsidP="00E9703F">
      <w:pPr>
        <w:rPr>
          <w:rtl/>
        </w:rPr>
      </w:pPr>
      <w:r w:rsidRPr="006F178A">
        <w:rPr>
          <w:rtl/>
        </w:rPr>
        <w:t>•</w:t>
      </w:r>
      <w:r w:rsidRPr="006F178A">
        <w:rPr>
          <w:rFonts w:hint="cs"/>
          <w:rtl/>
        </w:rPr>
        <w:t xml:space="preserve"> </w:t>
      </w:r>
      <w:ins w:id="90675" w:author="מנוע מכני" w:date="2026-10-11T12:04:39Z">
        <w:r>
          <w:rPr>
            <w:rStyle w:val="2fb"/>
            <w:rtl/>
          </w:rPr>
          <w:t xml:space="preserve">ר"ח</w:t>
        </w:r>
      </w:ins>
      <w:del w:id="90676" w:author="מנוע מכני" w:date="2026-10-11T12:04:39Z">
        <w:r w:rsidRPr="006F178A">
          <w:rPr>
            <w:rtl/>
          </w:rPr>
          <w:delText xml:space="preserve">רבי ח</w:delText>
        </w:r>
        <w:r>
          <w:rPr>
            <w:rtl/>
          </w:rPr>
          <w:delText xml:space="preserve">נינא</w:delText>
        </w:r>
      </w:del>
      <w:r>
        <w:rPr>
          <w:rtl/>
        </w:rPr>
        <w:t xml:space="preserve"> </w:t>
      </w:r>
      <w:ins w:id="111635" w:author="קלוד" w:date="2026-10-11T13:11:34Z">
        <w:r>
          <w:rPr>
            <w:rtl/>
          </w:rPr>
          <w:t xml:space="preserve">-</w:t>
        </w:r>
      </w:ins>
      <w:del w:id="111636" w:author="קלוד" w:date="2026-10-11T13:11:34Z">
        <w:r>
          <w:rPr>
            <w:rtl/>
          </w:rPr>
          <w:delText xml:space="preserve">שכיבא</w:delText>
        </w:r>
      </w:del>
      <w:r>
        <w:rPr>
          <w:rtl/>
        </w:rPr>
        <w:t xml:space="preserve"> </w:t>
      </w:r>
      <w:ins w:id="93943" w:author="מנוע מכני" w:date="2026-10-11T12:04:39Z">
        <w:ins w:id="111633" w:author="קלוד" w:date="2026-10-11T13:11:34Z">
          <w:r>
            <w:rPr>
              <w:rtl/>
            </w:rPr>
            <w:t xml:space="preserve">מתה</w:t>
          </w:r>
        </w:ins>
        <w:del w:id="111634" w:author="קלוד" w:date="2026-10-11T13:11:34Z">
          <w:r>
            <w:rPr>
              <w:rtl/>
            </w:rPr>
            <w:delText xml:space="preserve">לו</w:delText>
          </w:r>
        </w:del>
      </w:ins>
      <w:del w:id="93944" w:author="מנוע מכני" w:date="2026-10-11T12:04:39Z">
        <w:r>
          <w:rPr>
            <w:rtl/>
          </w:rPr>
          <w:delText xml:space="preserve">ליה</w:delText>
        </w:r>
      </w:del>
      <w:r>
        <w:rPr>
          <w:rtl/>
        </w:rPr>
        <w:t xml:space="preserve"> </w:t>
      </w:r>
      <w:ins w:id="111631" w:author="קלוד" w:date="2026-10-11T13:11:34Z">
        <w:r>
          <w:rPr>
            <w:rtl/>
          </w:rPr>
          <w:t xml:space="preserve">בתו,</w:t>
        </w:r>
      </w:ins>
      <w:del w:id="111632" w:author="קלוד" w:date="2026-10-11T13:11:34Z">
        <w:r>
          <w:rPr>
            <w:rtl/>
          </w:rPr>
          <w:delText xml:space="preserve">ברתיה,</w:delText>
        </w:r>
      </w:del>
      <w:r>
        <w:rPr>
          <w:rtl/>
        </w:rPr>
        <w:t xml:space="preserve"> </w:t>
      </w:r>
      <w:ins w:id="111629" w:author="קלוד" w:date="2026-10-11T13:11:34Z">
        <w:r>
          <w:rPr>
            <w:rtl/>
          </w:rPr>
          <w:t xml:space="preserve">ולא</w:t>
        </w:r>
      </w:ins>
      <w:del w:id="111630" w:author="קלוד" w:date="2026-10-11T13:11:34Z">
        <w:r>
          <w:rPr>
            <w:rtl/>
          </w:rPr>
          <w:delText xml:space="preserve">לא</w:delText>
        </w:r>
      </w:del>
      <w:r>
        <w:rPr>
          <w:rFonts w:hint="cs"/>
          <w:rtl/>
        </w:rPr>
        <w:t xml:space="preserve"> </w:t>
      </w:r>
      <w:ins w:id="111627" w:author="קלוד" w:date="2026-10-11T13:11:34Z">
        <w:r>
          <w:rPr>
            <w:rFonts w:hint="cs"/>
            <w:rtl/>
          </w:rPr>
          <w:t xml:space="preserve">בכה</w:t>
        </w:r>
      </w:ins>
      <w:del w:id="111628" w:author="קלוד" w:date="2026-10-11T13:11:34Z">
        <w:r>
          <w:rPr>
            <w:rFonts w:hint="cs"/>
            <w:rtl/>
          </w:rPr>
          <w:delText xml:space="preserve">היה</w:delText>
        </w:r>
      </w:del>
      <w:r>
        <w:rPr>
          <w:rFonts w:hint="cs"/>
          <w:rtl/>
        </w:rPr>
        <w:t xml:space="preserve"> </w:t>
      </w:r>
      <w:ins w:id="111625" w:author="קלוד" w:date="2026-10-11T13:11:34Z">
        <w:r>
          <w:rPr>
            <w:rtl/>
          </w:rPr>
          <w:t xml:space="preserve">עליה,</w:t>
        </w:r>
      </w:ins>
      <w:del w:id="111626" w:author="קלוד" w:date="2026-10-11T13:11:34Z">
        <w:r w:rsidRPr="006F178A">
          <w:rPr>
            <w:rtl/>
          </w:rPr>
          <w:delText xml:space="preserve">בכי עלה.</w:delText>
        </w:r>
      </w:del>
      <w:r w:rsidRPr="006F178A">
        <w:rPr>
          <w:rtl/>
        </w:rPr>
        <w:t xml:space="preserve"> שלא רצה גם עוורון על </w:t>
      </w:r>
      <w:ins w:id="111623" w:author="קלוד" w:date="2026-10-11T13:11:34Z">
        <w:r>
          <w:rPr>
            <w:rtl/>
          </w:rPr>
          <w:t xml:space="preserve">שכולו.</w:t>
        </w:r>
      </w:ins>
      <w:del w:id="111624" w:author="קלוד" w:date="2026-10-11T13:11:34Z">
        <w:r w:rsidRPr="006F178A">
          <w:rPr>
            <w:rtl/>
          </w:rPr>
          <w:delText xml:space="preserve">שיכולו.</w:delText>
        </w:r>
      </w:del>
    </w:p>
    <w:p w:rsidR="00E9703F" w:rsidRPr="006F178A" w:rsidRDefault="00E9703F" w:rsidP="00E9703F">
      <w:pPr>
        <w:rPr>
          <w:rtl/>
        </w:rPr>
      </w:pPr>
      <w:r w:rsidRPr="006F178A">
        <w:rPr>
          <w:rtl/>
        </w:rPr>
        <w:t xml:space="preserve">וסבר </w:t>
      </w:r>
      <w:r w:rsidRPr="006F178A">
        <w:rPr>
          <w:rStyle w:val="2fb"/>
          <w:rtl/>
        </w:rPr>
        <w:t xml:space="preserve">כרי"ו</w:t>
      </w:r>
      <w:r w:rsidRPr="006F178A">
        <w:rPr>
          <w:rtl/>
        </w:rPr>
        <w:t xml:space="preserve"> שש דמעות הן, שלש יפות ושלש רעות. של עשן ושל בכי ושל בית הכסא - רעות.</w:t>
      </w:r>
    </w:p>
    <w:p w:rsidR="00E9703F" w:rsidRPr="006F178A" w:rsidRDefault="00E9703F" w:rsidP="00E9703F">
      <w:pPr>
        <w:rPr>
          <w:rtl/>
        </w:rPr>
      </w:pPr>
      <w:r w:rsidRPr="006F178A">
        <w:rPr>
          <w:rFonts w:ascii="Fb Fontext" w:hAnsi="Fb Fontext"/>
          <w:sz w:val="20"/>
          <w:rtl/>
        </w:rPr>
        <w:t>של סם ושל שחוק ושל פירות - יפות.</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קנב.</w:t>
      </w:r>
    </w:p>
    <w:p w:rsidR="00E9703F" w:rsidRPr="006F178A" w:rsidRDefault="00E9703F" w:rsidP="00E9703F">
      <w:pPr>
        <w:rPr>
          <w:rtl/>
        </w:rPr>
      </w:pPr>
      <w:r w:rsidRPr="006F178A">
        <w:rPr>
          <w:rFonts w:ascii="Fb Fontext" w:hAnsi="Fb Fontext"/>
          <w:rtl/>
        </w:rPr>
        <w:t>•</w:t>
      </w:r>
      <w:r w:rsidRPr="008F09C0">
        <w:rPr>
          <w:rStyle w:val="afffff0"/>
          <w:rFonts w:hint="cs"/>
          <w:rtl/>
        </w:rPr>
        <w:t xml:space="preserve"> '</w:t>
      </w:r>
      <w:ins w:id="91527" w:author="Claude - סמנטי" w:date="2026-10-11T12:28:21Z">
        <w:r>
          <w:rPr>
            <w:rStyle w:val="afffff0"/>
            <w:rtl/>
          </w:rPr>
          <w:t xml:space="preserve">בַּיּוֹם שֶׁיָּזֻעוּ שֹׁמְרֵי הַבַּיִת</w:t>
        </w:r>
      </w:ins>
      <w:del w:id="91528" w:author="Claude - סמנטי" w:date="2026-10-11T12:28:21Z">
        <w:r w:rsidRPr="008F09C0">
          <w:rPr>
            <w:rStyle w:val="afffff0"/>
            <w:rtl/>
          </w:rPr>
          <w:delText xml:space="preserve">ביום שיזעו שמרי הבית</w:delText>
        </w:r>
      </w:del>
      <w:r w:rsidRPr="008F09C0">
        <w:rPr>
          <w:rStyle w:val="afffff0"/>
          <w:rFonts w:hint="cs"/>
          <w:rtl/>
        </w:rPr>
        <w:t>'</w:t>
      </w:r>
      <w:r w:rsidRPr="008F09C0">
        <w:rPr>
          <w:rStyle w:val="afffff0"/>
          <w:rtl/>
        </w:rPr>
        <w:t xml:space="preserve"> </w:t>
      </w:r>
      <w:r w:rsidRPr="006F178A">
        <w:rPr>
          <w:rFonts w:ascii="Fb Fontext" w:hAnsi="Fb Fontext"/>
          <w:rtl/>
        </w:rPr>
        <w:t>- אלו הכסלים והצלעות.</w:t>
      </w:r>
    </w:p>
    <w:p w:rsidR="00E9703F" w:rsidRPr="006F178A" w:rsidRDefault="00E9703F" w:rsidP="00E9703F">
      <w:pPr>
        <w:rPr>
          <w:rtl/>
        </w:rPr>
      </w:pPr>
      <w:r w:rsidRPr="00523F92">
        <w:rPr>
          <w:rStyle w:val="afffff0"/>
          <w:rFonts w:hint="cs"/>
          <w:rtl/>
        </w:rPr>
        <w:t>'</w:t>
      </w:r>
      <w:r w:rsidRPr="00523F92">
        <w:rPr>
          <w:rStyle w:val="afffff0"/>
          <w:rtl/>
        </w:rPr>
        <w:t>והתעותו אנשי החיל</w:t>
      </w:r>
      <w:r w:rsidRPr="00523F92">
        <w:rPr>
          <w:rStyle w:val="afffff0"/>
          <w:rFonts w:hint="cs"/>
          <w:rtl/>
        </w:rPr>
        <w:t>'</w:t>
      </w:r>
      <w:r w:rsidRPr="00523F92">
        <w:rPr>
          <w:rStyle w:val="afffff0"/>
          <w:rtl/>
        </w:rPr>
        <w:t xml:space="preserve"> </w:t>
      </w:r>
      <w:r w:rsidRPr="006F178A">
        <w:rPr>
          <w:rtl/>
        </w:rPr>
        <w:t>- אלו שוקים.</w:t>
      </w:r>
    </w:p>
    <w:p w:rsidR="00E9703F" w:rsidRPr="006F178A" w:rsidRDefault="00E9703F" w:rsidP="00E9703F">
      <w:pPr>
        <w:rPr>
          <w:rtl/>
        </w:rPr>
      </w:pPr>
      <w:r w:rsidRPr="00523F92">
        <w:rPr>
          <w:rStyle w:val="afffff0"/>
          <w:rFonts w:hint="cs"/>
          <w:rtl/>
        </w:rPr>
        <w:t>'</w:t>
      </w:r>
      <w:ins w:id="91529" w:author="Claude - סמנטי" w:date="2026-10-11T12:28:21Z">
        <w:r>
          <w:rPr>
            <w:rStyle w:val="afffff0"/>
            <w:rtl/>
          </w:rPr>
          <w:t xml:space="preserve">וּבָטְלוּ הַטֹּחֲנוֹת</w:t>
        </w:r>
      </w:ins>
      <w:del w:id="91530" w:author="Claude - סמנטי" w:date="2026-10-11T12:28:21Z">
        <w:r w:rsidRPr="00523F92">
          <w:rPr>
            <w:rStyle w:val="afffff0"/>
            <w:rtl/>
          </w:rPr>
          <w:delText xml:space="preserve">ובטלו הטחנות</w:delText>
        </w:r>
      </w:del>
      <w:r w:rsidRPr="00523F92">
        <w:rPr>
          <w:rStyle w:val="afffff0"/>
          <w:rFonts w:hint="cs"/>
          <w:rtl/>
        </w:rPr>
        <w:t>'</w:t>
      </w:r>
      <w:r w:rsidRPr="00523F92">
        <w:rPr>
          <w:rStyle w:val="afffff0"/>
          <w:rtl/>
        </w:rPr>
        <w:t xml:space="preserve"> </w:t>
      </w:r>
      <w:r w:rsidRPr="006F178A">
        <w:rPr>
          <w:rtl/>
        </w:rPr>
        <w:t>- אלו שינים.</w:t>
      </w:r>
    </w:p>
    <w:p w:rsidR="00E9703F" w:rsidRPr="006F178A" w:rsidRDefault="00E9703F" w:rsidP="00E9703F">
      <w:pPr>
        <w:rPr>
          <w:rtl/>
        </w:rPr>
      </w:pPr>
      <w:r w:rsidRPr="00523F92">
        <w:rPr>
          <w:rStyle w:val="afffff0"/>
          <w:rFonts w:hint="cs"/>
          <w:rtl/>
        </w:rPr>
        <w:t>'</w:t>
      </w:r>
      <w:ins w:id="91531" w:author="Claude - סמנטי" w:date="2026-10-11T12:28:21Z">
        <w:r>
          <w:rPr>
            <w:rStyle w:val="afffff0"/>
            <w:rtl/>
          </w:rPr>
          <w:t xml:space="preserve">וְחָשְׁכוּ הָרֹאוֹת בָּאֲרֻבּוֹת</w:t>
        </w:r>
      </w:ins>
      <w:del w:id="91532" w:author="Claude - סמנטי" w:date="2026-10-11T12:28:21Z">
        <w:r w:rsidRPr="00523F92">
          <w:rPr>
            <w:rStyle w:val="afffff0"/>
            <w:rtl/>
          </w:rPr>
          <w:delText xml:space="preserve">וחשכו הראות בארבות</w:delText>
        </w:r>
      </w:del>
      <w:r w:rsidRPr="00523F92">
        <w:rPr>
          <w:rStyle w:val="afffff0"/>
          <w:rFonts w:hint="cs"/>
          <w:rtl/>
        </w:rPr>
        <w:t>'</w:t>
      </w:r>
      <w:r w:rsidRPr="00523F92">
        <w:rPr>
          <w:rStyle w:val="afffff0"/>
          <w:rtl/>
        </w:rPr>
        <w:t xml:space="preserve"> </w:t>
      </w:r>
      <w:r w:rsidRPr="006F178A">
        <w:rPr>
          <w:rtl/>
        </w:rPr>
        <w:t>- אלו עינים.</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ריב"ח</w:t>
      </w:r>
      <w:r w:rsidRPr="006F178A">
        <w:rPr>
          <w:rtl/>
        </w:rPr>
        <w:t xml:space="preserve"> </w:t>
      </w:r>
      <w:ins w:id="111643" w:author="קלוד" w:date="2026-10-11T13:11:34Z">
        <w:r>
          <w:rPr>
            <w:rtl/>
          </w:rPr>
          <w:t xml:space="preserve">לקיסר,</w:t>
        </w:r>
      </w:ins>
      <w:del w:id="111644" w:author="קלוד" w:date="2026-10-11T13:11:34Z">
        <w:r w:rsidRPr="006F178A">
          <w:rPr>
            <w:rtl/>
          </w:rPr>
          <w:delText xml:space="preserve">לקיסר</w:delText>
        </w:r>
      </w:del>
      <w:r w:rsidRPr="006F178A">
        <w:rPr>
          <w:rtl/>
        </w:rPr>
        <w:t xml:space="preserve"> </w:t>
      </w:r>
      <w:ins w:id="111641" w:author="קלוד" w:date="2026-10-11T13:11:34Z">
        <w:r>
          <w:rPr>
            <w:rtl/>
          </w:rPr>
          <w:t xml:space="preserve">על</w:t>
        </w:r>
      </w:ins>
      <w:del w:id="111642" w:author="קלוד" w:date="2026-10-11T13:11:34Z">
        <w:r w:rsidRPr="006F178A">
          <w:rPr>
            <w:rtl/>
          </w:rPr>
          <w:delText xml:space="preserve">הך</w:delText>
        </w:r>
      </w:del>
      <w:r w:rsidRPr="006F178A">
        <w:rPr>
          <w:rtl/>
        </w:rPr>
        <w:t xml:space="preserve"> </w:t>
      </w:r>
      <w:ins w:id="111639" w:author="קלוד" w:date="2026-10-11T13:11:34Z">
        <w:r>
          <w:rPr>
            <w:rtl/>
          </w:rPr>
          <w:t xml:space="preserve">שלא</w:t>
        </w:r>
      </w:ins>
      <w:del w:id="111640" w:author="קלוד" w:date="2026-10-11T13:11:34Z">
        <w:r w:rsidRPr="006F178A">
          <w:rPr>
            <w:rtl/>
          </w:rPr>
          <w:delText xml:space="preserve">דלא</w:delText>
        </w:r>
      </w:del>
      <w:r w:rsidRPr="006F178A">
        <w:rPr>
          <w:rtl/>
        </w:rPr>
        <w:t xml:space="preserve"> הגיע לבי </w:t>
      </w:r>
      <w:ins w:id="111637" w:author="קלוד" w:date="2026-10-11T13:11:34Z">
        <w:r>
          <w:rPr>
            <w:rtl/>
          </w:rPr>
          <w:t xml:space="preserve">אבידן </w:t>
        </w:r>
        <w:r>
          <w:rPr>
            <w:rStyle w:val="afffffe"/>
            <w:rtl/>
          </w:rPr>
          <w:t xml:space="preserve">לוויכוח</w:t>
        </w:r>
        <w:r>
          <w:rPr>
            <w:rtl/>
          </w:rPr>
          <w:t xml:space="preserve">:</w:t>
        </w:r>
      </w:ins>
      <w:del w:id="111638" w:author="קלוד" w:date="2026-10-11T13:11:34Z">
        <w:r w:rsidRPr="006F178A">
          <w:rPr>
            <w:rtl/>
          </w:rPr>
          <w:delText xml:space="preserve">אבידן.</w:delText>
        </w:r>
      </w:del>
    </w:p>
    <w:p w:rsidR="00E9703F" w:rsidRPr="006F178A" w:rsidRDefault="00E9703F" w:rsidP="00E9703F">
      <w:pPr>
        <w:rPr>
          <w:rtl/>
        </w:rPr>
      </w:pPr>
      <w:r w:rsidRPr="006F178A">
        <w:rPr>
          <w:rtl/>
        </w:rPr>
        <w:tab/>
        <w:t xml:space="preserve">- שההר מושלג וסביבותיו [שפמו] קרח, וכלביו [קולו] </w:t>
      </w:r>
      <w:ins w:id="111651" w:author="קלוד" w:date="2026-10-11T13:11:34Z">
        <w:r>
          <w:rPr>
            <w:rtl/>
          </w:rPr>
          <w:t xml:space="preserve">אינם</w:t>
        </w:r>
      </w:ins>
      <w:del w:id="111652" w:author="קלוד" w:date="2026-10-11T13:11:34Z">
        <w:r w:rsidRPr="006F178A">
          <w:rPr>
            <w:rtl/>
          </w:rPr>
          <w:tab/>
          <w:delText xml:space="preserve">אינו</w:delText>
        </w:r>
      </w:del>
      <w:r w:rsidRPr="006F178A">
        <w:rPr>
          <w:rtl/>
        </w:rPr>
        <w:tab/>
        <w:t xml:space="preserve"> </w:t>
      </w:r>
      <w:ins w:id="111649" w:author="קלוד" w:date="2026-10-11T13:11:34Z">
        <w:r>
          <w:rPr>
            <w:rtl/>
          </w:rPr>
          <w:t xml:space="preserve">נובחים,</w:t>
        </w:r>
      </w:ins>
      <w:del w:id="111650" w:author="קלוד" w:date="2026-10-11T13:11:34Z">
        <w:r w:rsidRPr="006F178A">
          <w:rPr>
            <w:rtl/>
          </w:rPr>
          <w:tab/>
          <w:delText xml:space="preserve">נובח,</w:delText>
        </w:r>
      </w:del>
      <w:r w:rsidRPr="006F178A">
        <w:rPr>
          <w:rtl/>
        </w:rPr>
        <w:tab/>
        <w:t xml:space="preserve"> </w:t>
      </w:r>
      <w:ins w:id="111647" w:author="קלוד" w:date="2026-10-11T13:11:34Z">
        <w:r>
          <w:rPr>
            <w:rtl/>
          </w:rPr>
          <w:t xml:space="preserve">וטוחניו</w:t>
        </w:r>
      </w:ins>
      <w:del w:id="111648" w:author="קלוד" w:date="2026-10-11T13:11:34Z">
        <w:r w:rsidRPr="006F178A">
          <w:rPr>
            <w:rtl/>
          </w:rPr>
          <w:tab/>
          <w:delText xml:space="preserve">וטחנוהי</w:delText>
        </w:r>
      </w:del>
      <w:r w:rsidRPr="006F178A">
        <w:rPr>
          <w:rtl/>
        </w:rPr>
        <w:tab/>
        <w:t xml:space="preserve"> [שיניו] </w:t>
      </w:r>
      <w:ins w:id="111645" w:author="קלוד" w:date="2026-10-11T13:11:34Z">
        <w:r>
          <w:rPr>
            <w:rtl/>
          </w:rPr>
          <w:t xml:space="preserve">אינם</w:t>
        </w:r>
      </w:ins>
      <w:del w:id="111646" w:author="קלוד" w:date="2026-10-11T13:11:34Z">
        <w:r w:rsidRPr="006F178A">
          <w:rPr>
            <w:rtl/>
          </w:rPr>
          <w:tab/>
          <w:delText xml:space="preserve">לא</w:delText>
        </w:r>
      </w:del>
      <w:r w:rsidRPr="006F178A">
        <w:rPr>
          <w:rtl/>
        </w:rPr>
        <w:tab/>
        <w:t xml:space="preserve"> טוחנים.</w:t>
      </w:r>
    </w:p>
    <w:p>
      <w:pPr>
        <w:pStyle w:val="38"/>
        <w:rPr>
          <w:ins w:id="99229" w:author="מנוע מכני" w:date="2026-10-11T12:04:39Z"/>
        </w:rPr>
      </w:pPr>
      <w:del w:id="99228" w:author="מנוע מכני" w:date="2026-10-11T12:04:39Z">
        <w:r w:rsidRPr="006F178A">
          <w:delText xml:space="preserve">•</w:delText>
        </w:r>
      </w:del>
      <w:r w:rsidRPr="006F178A">
        <w:t xml:space="preserve"> </w:t>
      </w:r>
      <w:r w:rsidRPr="006F178A">
        <w:t xml:space="preserve">בי רב</w:t>
      </w:r>
      <w:del w:id="99431" w:author="מנוע מכני" w:date="2026-10-11T12:04:39Z">
        <w:r w:rsidRPr="006F178A">
          <w:delText xml:space="preserve"> </w:delText>
        </w:r>
        <w:r>
          <w:delText xml:space="preserve">אמרו</w:delText>
        </w:r>
      </w:del>
      <w:ins w:id="92053" w:author="מנוע מכני" w:date="2026-10-11T12:04:39Z"/>
      <w:del w:id="92054" w:author="מנוע מכני" w:date="2026-10-11T12:04:39Z">
        <w:r w:rsidRPr="006F178A">
          <w:delText xml:space="preserve">אמרי</w:delText>
        </w:r>
      </w:del>
      <w:r w:rsidRPr="006F178A">
        <w:t xml:space="preserve">:</w:t>
      </w:r>
    </w:p>
    <w:p w:rsidR="00E9703F" w:rsidRDefault="00E9703F" w:rsidP="00E9703F">
      <w:pPr>
        <w:rPr>
          <w:rtl/>
        </w:rPr>
      </w:pPr>
      <w:del w:id="99230" w:author="מנוע מכני" w:date="2026-10-11T12:04:39Z">
        <w:r w:rsidRPr="006F178A">
          <w:rPr>
            <w:rtl/>
          </w:rPr>
          <w:delText xml:space="preserve"> </w:delText>
        </w:r>
      </w:del>
      <w:ins w:id="111659" w:author="קלוד" w:date="2026-10-11T13:11:34Z">
        <w:r>
          <w:rPr>
            <w:rtl/>
          </w:rPr>
          <w:t xml:space="preserve">מה</w:t>
        </w:r>
      </w:ins>
      <w:del w:id="111660" w:author="קלוד" w:date="2026-10-11T13:11:34Z">
        <w:r w:rsidRPr="006F178A">
          <w:rPr>
            <w:rtl/>
          </w:rPr>
          <w:delText xml:space="preserve">אדלא</w:delText>
        </w:r>
      </w:del>
      <w:r w:rsidRPr="006F178A">
        <w:rPr>
          <w:rtl/>
        </w:rPr>
        <w:t xml:space="preserve"> </w:t>
      </w:r>
      <w:ins w:id="111657" w:author="קלוד" w:date="2026-10-11T13:11:34Z">
        <w:r>
          <w:rPr>
            <w:rtl/>
          </w:rPr>
          <w:t xml:space="preserve">שלא</w:t>
        </w:r>
      </w:ins>
      <w:del w:id="111658" w:author="קלוד" w:date="2026-10-11T13:11:34Z">
        <w:r w:rsidRPr="006F178A">
          <w:rPr>
            <w:rtl/>
          </w:rPr>
          <w:delText xml:space="preserve">אבידנא</w:delText>
        </w:r>
      </w:del>
      <w:r w:rsidRPr="006F178A">
        <w:rPr>
          <w:rtl/>
        </w:rPr>
        <w:t xml:space="preserve"> </w:t>
      </w:r>
      <w:ins w:id="111655" w:author="קלוד" w:date="2026-10-11T13:11:34Z">
        <w:r>
          <w:rPr>
            <w:rtl/>
          </w:rPr>
          <w:t xml:space="preserve">אבדתי</w:t>
        </w:r>
      </w:ins>
      <w:del w:id="111656" w:author="קלוד" w:date="2026-10-11T13:11:34Z">
        <w:r w:rsidRPr="006F178A">
          <w:rPr>
            <w:rtl/>
          </w:rPr>
          <w:delText xml:space="preserve">בחישנא.</w:delText>
        </w:r>
      </w:del>
      <w:r w:rsidRPr="006F178A">
        <w:rPr>
          <w:rtl/>
        </w:rPr>
        <w:t xml:space="preserve"> </w:t>
      </w:r>
      <w:ins w:id="111653" w:author="קלוד" w:date="2026-10-11T13:11:34Z">
        <w:r>
          <w:rPr>
            <w:rtl/>
          </w:rPr>
          <w:t xml:space="preserve">- אני מחפש </w:t>
        </w:r>
        <w:r>
          <w:rPr>
            <w:rStyle w:val="afffffe"/>
            <w:rtl/>
          </w:rPr>
          <w:t xml:space="preserve">שהולך כפוף</w:t>
        </w:r>
        <w:r>
          <w:rPr>
            <w:rtl/>
          </w:rPr>
          <w:t xml:space="preserve">.</w:t>
        </w:r>
      </w:ins>
      <w:del w:id="111654" w:author="קלוד" w:date="2026-10-11T13:11:34Z">
        <w:r w:rsidRPr="006F178A">
          <w:rPr>
            <w:rtl/>
          </w:rPr>
          <w:delText xml:space="preserve">[מחפש]</w:delText>
        </w:r>
      </w:del>
    </w:p>
    <w:p w:rsidR="00E9703F" w:rsidRDefault="00E9703F" w:rsidP="00E9703F">
      <w:pPr>
        <w:rPr>
          <w:rtl/>
        </w:rPr>
      </w:pPr>
      <w:r w:rsidRPr="006F178A">
        <w:rPr>
          <w:rtl/>
        </w:rPr>
        <w:t>•</w:t>
      </w:r>
      <w:r w:rsidRPr="006F178A">
        <w:rPr>
          <w:rFonts w:hint="cs"/>
          <w:rtl/>
        </w:rPr>
        <w:t xml:space="preserve"> </w:t>
      </w:r>
      <w:r w:rsidRPr="006F178A">
        <w:rPr>
          <w:rStyle w:val="2fb"/>
          <w:rtl/>
        </w:rPr>
        <w:t xml:space="preserve">ריב"ק</w:t>
      </w:r>
      <w:r w:rsidRPr="006F178A">
        <w:rPr>
          <w:rtl/>
        </w:rPr>
        <w:t xml:space="preserve"> טובים שני רגליים צעירות משלוש זקנות [משענת]</w:t>
      </w:r>
    </w:p>
    <w:p w:rsidR="00E9703F" w:rsidRPr="00307E5D" w:rsidRDefault="00E9703F" w:rsidP="00E9703F">
      <w:pPr>
        <w:rPr>
          <w:spacing w:val="-6"/>
          <w:rtl/>
        </w:rPr>
      </w:pPr>
      <w:r w:rsidRPr="00307E5D">
        <w:rPr>
          <w:spacing w:val="-6"/>
          <w:rtl/>
        </w:rPr>
        <w:t>•</w:t>
      </w:r>
      <w:r w:rsidRPr="00307E5D">
        <w:rPr>
          <w:rFonts w:hint="cs"/>
          <w:spacing w:val="-6"/>
          <w:rtl/>
        </w:rPr>
        <w:t xml:space="preserve"> </w:t>
      </w:r>
      <w:ins w:id="111677" w:author="קלוד" w:date="2026-10-11T13:11:34Z">
        <w:r>
          <w:rPr>
            <w:spacing w:val="-6"/>
            <w:rtl/>
          </w:rPr>
          <w:t xml:space="preserve">אוי</w:t>
        </w:r>
      </w:ins>
      <w:del w:id="111678" w:author="קלוד" w:date="2026-10-11T13:11:34Z">
        <w:r w:rsidRPr="00307E5D">
          <w:rPr>
            <w:spacing w:val="-6"/>
            <w:rtl/>
          </w:rPr>
          <w:delText xml:space="preserve">ווי</w:delText>
        </w:r>
      </w:del>
      <w:r w:rsidRPr="00307E5D">
        <w:rPr>
          <w:spacing w:val="-6"/>
          <w:rtl/>
        </w:rPr>
        <w:t xml:space="preserve"> לה </w:t>
      </w:r>
      <w:ins w:id="93945" w:author="מנוע מכני" w:date="2026-10-11T12:04:39Z">
        <w:r>
          <w:rPr>
            <w:spacing w:val="-6"/>
            <w:rtl/>
          </w:rPr>
          <w:t xml:space="preserve">לאחת</w:t>
        </w:r>
      </w:ins>
      <w:del w:id="93946" w:author="מנוע מכני" w:date="2026-10-11T12:04:39Z">
        <w:r w:rsidRPr="00307E5D">
          <w:rPr>
            <w:spacing w:val="-6"/>
            <w:rtl/>
          </w:rPr>
          <w:delText xml:space="preserve">לחדא</w:delText>
        </w:r>
      </w:del>
      <w:r w:rsidRPr="00307E5D">
        <w:rPr>
          <w:spacing w:val="-6"/>
          <w:rtl/>
        </w:rPr>
        <w:t xml:space="preserve"> </w:t>
      </w:r>
      <w:ins w:id="111675" w:author="קלוד" w:date="2026-10-11T13:11:34Z">
        <w:r>
          <w:rPr>
            <w:spacing w:val="-6"/>
            <w:rtl/>
          </w:rPr>
          <w:t xml:space="preserve">שהולכת</w:t>
        </w:r>
      </w:ins>
      <w:del w:id="111676" w:author="קלוד" w:date="2026-10-11T13:11:34Z">
        <w:r w:rsidRPr="00307E5D">
          <w:rPr>
            <w:spacing w:val="-6"/>
            <w:rtl/>
          </w:rPr>
          <w:delText xml:space="preserve">דאזלא</w:delText>
        </w:r>
      </w:del>
      <w:r w:rsidRPr="00307E5D">
        <w:rPr>
          <w:spacing w:val="-6"/>
          <w:rtl/>
        </w:rPr>
        <w:t xml:space="preserve"> </w:t>
      </w:r>
      <w:ins w:id="111673" w:author="קלוד" w:date="2026-10-11T13:11:34Z">
        <w:r>
          <w:rPr>
            <w:spacing w:val="-6"/>
            <w:rtl/>
          </w:rPr>
          <w:t xml:space="preserve">ואינה</w:t>
        </w:r>
      </w:ins>
      <w:del w:id="111674" w:author="קלוד" w:date="2026-10-11T13:11:34Z">
        <w:r w:rsidRPr="00307E5D">
          <w:rPr>
            <w:spacing w:val="-6"/>
            <w:rtl/>
          </w:rPr>
          <w:delText xml:space="preserve">ולא</w:delText>
        </w:r>
      </w:del>
      <w:r w:rsidRPr="00307E5D">
        <w:rPr>
          <w:spacing w:val="-6"/>
          <w:rtl/>
        </w:rPr>
        <w:t xml:space="preserve"> </w:t>
      </w:r>
      <w:ins w:id="96275" w:author="מנוע מכני" w:date="2026-10-11T12:04:39Z">
        <w:ins w:id="111671" w:author="קלוד" w:date="2026-10-11T13:11:34Z">
          <w:r>
            <w:rPr>
              <w:spacing w:val="-6"/>
              <w:rtl/>
            </w:rPr>
            <w:t xml:space="preserve">באה</w:t>
          </w:r>
        </w:ins>
        <w:del w:id="111672" w:author="קלוד" w:date="2026-10-11T13:11:34Z">
          <w:r>
            <w:rPr>
              <w:spacing w:val="-6"/>
              <w:rtl/>
            </w:rPr>
            <w:delText xml:space="preserve">באה</w:delText>
          </w:r>
          <w:r w:rsidRPr="00307E5D">
            <w:rPr>
              <w:spacing w:val="-6"/>
              <w:rtl/>
            </w:rPr>
            <w:delText xml:space="preserve">.-</w:delText>
          </w:r>
        </w:del>
      </w:ins>
      <w:del w:id="96276" w:author="מנוע מכני" w:date="2026-10-11T12:04:39Z">
        <w:r w:rsidRPr="00307E5D">
          <w:rPr>
            <w:spacing w:val="-6"/>
            <w:rtl/>
          </w:rPr>
          <w:delText xml:space="preserve">אתיא</w:delText>
        </w:r>
      </w:del>
      <w:r w:rsidRPr="00307E5D">
        <w:rPr>
          <w:spacing w:val="-6"/>
          <w:rtl/>
        </w:rPr>
        <w:t xml:space="preserve"> </w:t>
      </w:r>
      <w:ins w:id="111669" w:author="קלוד" w:date="2026-10-11T13:11:34Z">
        <w:r>
          <w:rPr>
            <w:rStyle w:val="2fb"/>
            <w:spacing w:val="-6"/>
            <w:rtl/>
          </w:rPr>
          <w:t xml:space="preserve">- ר"ח:</w:t>
        </w:r>
      </w:ins>
      <w:del w:id="111670" w:author="קלוד" w:date="2026-10-11T13:11:34Z">
        <w:r w:rsidRPr="00307E5D">
          <w:rPr>
            <w:rStyle w:val="2fb"/>
            <w:spacing w:val="-6"/>
            <w:rtl/>
          </w:rPr>
          <w:delText xml:space="preserve">ר"ח</w:delText>
        </w:r>
      </w:del>
      <w:r w:rsidRPr="00307E5D">
        <w:rPr>
          <w:spacing w:val="-6"/>
          <w:rtl/>
        </w:rPr>
        <w:t xml:space="preserve"> </w:t>
      </w:r>
      <w:ins w:id="90737" w:author="Claude - סמנטי" w:date="2026-10-11T12:28:21Z">
        <w:r>
          <w:rPr>
            <w:spacing w:val="-6"/>
            <w:rtl/>
          </w:rPr>
          <w:t xml:space="preserve">ילדות</w:t>
        </w:r>
      </w:ins>
      <w:del w:id="90738" w:author="Claude - סמנטי" w:date="2026-10-11T12:28:21Z">
        <w:r w:rsidRPr="00307E5D">
          <w:rPr>
            <w:spacing w:val="-6"/>
            <w:rtl/>
          </w:rPr>
          <w:delText xml:space="preserve">ינקותא</w:delText>
        </w:r>
      </w:del>
      <w:r w:rsidRPr="00307E5D">
        <w:rPr>
          <w:spacing w:val="-6"/>
          <w:rtl/>
        </w:rPr>
        <w:t xml:space="preserve">.</w:t>
      </w:r>
      <w:r w:rsidRPr="00307E5D">
        <w:rPr>
          <w:rFonts w:hint="cs"/>
          <w:spacing w:val="-6"/>
          <w:rtl/>
        </w:rPr>
        <w:t xml:space="preserve"> </w:t>
      </w:r>
      <w:ins w:id="111667" w:author="קלוד" w:date="2026-10-11T13:11:34Z">
        <w:r>
          <w:rPr>
            <w:rStyle w:val="2fb"/>
            <w:spacing w:val="-6"/>
            <w:rtl/>
          </w:rPr>
          <w:t xml:space="preserve">ר"ד:</w:t>
        </w:r>
      </w:ins>
      <w:del w:id="111668" w:author="קלוד" w:date="2026-10-11T13:11:34Z">
        <w:r w:rsidRPr="00307E5D">
          <w:rPr>
            <w:rStyle w:val="2fb"/>
            <w:spacing w:val="-6"/>
            <w:rtl/>
          </w:rPr>
          <w:delText xml:space="preserve">ר"ד</w:delText>
        </w:r>
      </w:del>
      <w:r w:rsidRPr="00307E5D">
        <w:rPr>
          <w:spacing w:val="-6"/>
          <w:rtl/>
        </w:rPr>
        <w:t xml:space="preserve"> </w:t>
      </w:r>
      <w:ins w:id="90735" w:author="Claude - סמנטי" w:date="2026-10-11T12:28:21Z">
        <w:r>
          <w:rPr>
            <w:spacing w:val="-6"/>
            <w:rtl/>
          </w:rPr>
          <w:t xml:space="preserve">ילדות</w:t>
        </w:r>
      </w:ins>
      <w:del w:id="90736" w:author="Claude - סמנטי" w:date="2026-10-11T12:28:21Z">
        <w:r w:rsidRPr="00307E5D">
          <w:rPr>
            <w:spacing w:val="-6"/>
            <w:rtl/>
          </w:rPr>
          <w:delText xml:space="preserve">ינקותא</w:delText>
        </w:r>
      </w:del>
      <w:r w:rsidRPr="00307E5D">
        <w:rPr>
          <w:spacing w:val="-6"/>
          <w:rtl/>
        </w:rPr>
        <w:t xml:space="preserve"> - </w:t>
      </w:r>
      <w:ins w:id="111665" w:author="קלוד" w:date="2026-10-11T13:11:34Z">
        <w:r>
          <w:rPr>
            <w:spacing w:val="-6"/>
            <w:rtl/>
          </w:rPr>
          <w:t xml:space="preserve">נזר</w:t>
        </w:r>
      </w:ins>
      <w:del w:id="111666" w:author="קלוד" w:date="2026-10-11T13:11:34Z">
        <w:r w:rsidRPr="00307E5D">
          <w:rPr>
            <w:spacing w:val="-6"/>
            <w:rtl/>
          </w:rPr>
          <w:delText xml:space="preserve">כלילא</w:delText>
        </w:r>
      </w:del>
      <w:r w:rsidRPr="00307E5D">
        <w:rPr>
          <w:spacing w:val="-6"/>
          <w:rtl/>
        </w:rPr>
        <w:t xml:space="preserve"> </w:t>
      </w:r>
      <w:ins w:id="111663" w:author="קלוד" w:date="2026-10-11T13:11:34Z">
        <w:r>
          <w:rPr>
            <w:spacing w:val="-6"/>
            <w:rtl/>
          </w:rPr>
          <w:t xml:space="preserve">ורדים,</w:t>
        </w:r>
      </w:ins>
      <w:del w:id="111664" w:author="קלוד" w:date="2026-10-11T13:11:34Z">
        <w:r w:rsidRPr="00307E5D">
          <w:rPr>
            <w:spacing w:val="-6"/>
            <w:rtl/>
          </w:rPr>
          <w:delText xml:space="preserve">דוורדא,</w:delText>
        </w:r>
      </w:del>
      <w:r w:rsidRPr="00307E5D">
        <w:rPr>
          <w:spacing w:val="-6"/>
          <w:rtl/>
        </w:rPr>
        <w:t xml:space="preserve"> </w:t>
      </w:r>
      <w:ins w:id="90733" w:author="Claude - סמנטי" w:date="2026-10-11T12:28:21Z">
        <w:r>
          <w:rPr>
            <w:spacing w:val="-6"/>
            <w:rtl/>
          </w:rPr>
          <w:t xml:space="preserve">זקנה</w:t>
        </w:r>
      </w:ins>
      <w:del w:id="90734" w:author="Claude - סמנטי" w:date="2026-10-11T12:28:21Z">
        <w:r w:rsidRPr="00307E5D">
          <w:rPr>
            <w:spacing w:val="-6"/>
            <w:rtl/>
          </w:rPr>
          <w:delText xml:space="preserve">סבותא</w:delText>
        </w:r>
      </w:del>
      <w:r w:rsidRPr="00307E5D">
        <w:rPr>
          <w:spacing w:val="-6"/>
          <w:rtl/>
        </w:rPr>
        <w:t xml:space="preserve"> - </w:t>
      </w:r>
      <w:ins w:id="111661" w:author="קלוד" w:date="2026-10-11T13:11:34Z">
        <w:r>
          <w:rPr>
            <w:spacing w:val="-6"/>
            <w:rtl/>
          </w:rPr>
          <w:t xml:space="preserve">נזר</w:t>
        </w:r>
      </w:ins>
      <w:del w:id="111662" w:author="קלוד" w:date="2026-10-11T13:11:34Z">
        <w:r w:rsidRPr="00307E5D">
          <w:rPr>
            <w:spacing w:val="-6"/>
            <w:rtl/>
          </w:rPr>
          <w:delText xml:space="preserve">כלילא</w:delText>
        </w:r>
      </w:del>
      <w:r w:rsidRPr="00307E5D">
        <w:rPr>
          <w:spacing w:val="-6"/>
          <w:rtl/>
        </w:rPr>
        <w:t xml:space="preserve"> סרפדים.</w:t>
      </w:r>
    </w:p>
    <w:p w:rsidR="00E9703F" w:rsidRPr="00307E5D" w:rsidRDefault="00E9703F" w:rsidP="00E9703F">
      <w:pPr>
        <w:rPr>
          <w:spacing w:val="-2"/>
          <w:rtl/>
        </w:rPr>
      </w:pPr>
      <w:r w:rsidRPr="00307E5D">
        <w:rPr>
          <w:spacing w:val="-2"/>
          <w:rtl/>
        </w:rPr>
        <w:t>•</w:t>
      </w:r>
      <w:r w:rsidRPr="00307E5D">
        <w:rPr>
          <w:rFonts w:hint="cs"/>
          <w:spacing w:val="-2"/>
          <w:rtl/>
        </w:rPr>
        <w:t xml:space="preserve"> </w:t>
      </w:r>
      <w:r w:rsidRPr="00307E5D">
        <w:rPr>
          <w:spacing w:val="-2"/>
          <w:rtl/>
        </w:rPr>
        <w:t xml:space="preserve">תנא </w:t>
      </w:r>
      <w:ins w:id="111687" w:author="קלוד" w:date="2026-10-11T13:11:34Z">
        <w:r>
          <w:rPr>
            <w:rStyle w:val="2fb"/>
            <w:spacing w:val="-2"/>
            <w:rtl/>
          </w:rPr>
          <w:t xml:space="preserve">מר"מ:</w:t>
        </w:r>
      </w:ins>
      <w:del w:id="111688" w:author="קלוד" w:date="2026-10-11T13:11:34Z">
        <w:r w:rsidRPr="00307E5D">
          <w:rPr>
            <w:rStyle w:val="2fb"/>
            <w:spacing w:val="-2"/>
            <w:rtl/>
          </w:rPr>
          <w:delText xml:space="preserve">מר"מ</w:delText>
        </w:r>
      </w:del>
      <w:r w:rsidRPr="00307E5D">
        <w:rPr>
          <w:spacing w:val="-2"/>
          <w:rtl/>
        </w:rPr>
        <w:t xml:space="preserve"> </w:t>
      </w:r>
      <w:ins w:id="111685" w:author="קלוד" w:date="2026-10-11T13:11:34Z">
        <w:r>
          <w:rPr>
            <w:spacing w:val="-2"/>
            <w:rtl/>
          </w:rPr>
          <w:t xml:space="preserve">טחון</w:t>
        </w:r>
      </w:ins>
      <w:del w:id="111686" w:author="קלוד" w:date="2026-10-11T13:11:34Z">
        <w:r w:rsidRPr="00307E5D">
          <w:rPr>
            <w:spacing w:val="-2"/>
            <w:rtl/>
          </w:rPr>
          <w:delText xml:space="preserve">דוק</w:delText>
        </w:r>
      </w:del>
      <w:r w:rsidRPr="00307E5D">
        <w:rPr>
          <w:spacing w:val="-2"/>
          <w:rtl/>
        </w:rPr>
        <w:t xml:space="preserve"> </w:t>
      </w:r>
      <w:ins w:id="111683" w:author="קלוד" w:date="2026-10-11T13:11:34Z">
        <w:r>
          <w:rPr>
            <w:spacing w:val="-2"/>
            <w:rtl/>
          </w:rPr>
          <w:t xml:space="preserve">בשיניך</w:t>
        </w:r>
      </w:ins>
      <w:del w:id="111684" w:author="קלוד" w:date="2026-10-11T13:11:34Z">
        <w:r w:rsidRPr="00307E5D">
          <w:rPr>
            <w:spacing w:val="-2"/>
            <w:rtl/>
          </w:rPr>
          <w:delText xml:space="preserve">בככי</w:delText>
        </w:r>
      </w:del>
      <w:r w:rsidRPr="00307E5D">
        <w:rPr>
          <w:spacing w:val="-2"/>
          <w:rtl/>
        </w:rPr>
        <w:t xml:space="preserve"> [אכול הרבה] </w:t>
      </w:r>
      <w:ins w:id="111681" w:author="קלוד" w:date="2026-10-11T13:11:34Z">
        <w:r>
          <w:rPr>
            <w:spacing w:val="-2"/>
            <w:rtl/>
          </w:rPr>
          <w:t xml:space="preserve">ותמצא</w:t>
        </w:r>
      </w:ins>
      <w:del w:id="111682" w:author="קלוד" w:date="2026-10-11T13:11:34Z">
        <w:r w:rsidRPr="00307E5D">
          <w:rPr>
            <w:spacing w:val="-2"/>
            <w:rtl/>
          </w:rPr>
          <w:delText xml:space="preserve">ותשכח</w:delText>
        </w:r>
      </w:del>
      <w:r w:rsidRPr="00307E5D">
        <w:rPr>
          <w:spacing w:val="-2"/>
          <w:rtl/>
        </w:rPr>
        <w:t xml:space="preserve"> </w:t>
      </w:r>
      <w:ins w:id="111679" w:author="קלוד" w:date="2026-10-11T13:11:34Z">
        <w:r>
          <w:rPr>
            <w:rStyle w:val="afffffe"/>
            <w:spacing w:val="-2"/>
            <w:rtl/>
          </w:rPr>
          <w:t xml:space="preserve">כח</w:t>
        </w:r>
        <w:r>
          <w:rPr>
            <w:spacing w:val="-2"/>
            <w:rtl/>
          </w:rPr>
          <w:t xml:space="preserve"> ברגליך,</w:t>
        </w:r>
      </w:ins>
      <w:del w:id="111680" w:author="קלוד" w:date="2026-10-11T13:11:34Z">
        <w:r w:rsidRPr="00307E5D">
          <w:rPr>
            <w:spacing w:val="-2"/>
            <w:rtl/>
          </w:rPr>
          <w:delText xml:space="preserve">בניגרי,</w:delText>
        </w:r>
      </w:del>
      <w:r w:rsidRPr="00307E5D">
        <w:rPr>
          <w:spacing w:val="-2"/>
          <w:rtl/>
        </w:rPr>
        <w:t xml:space="preserve"> שנא'</w:t>
      </w:r>
      <w:r w:rsidRPr="00307E5D">
        <w:rPr>
          <w:rStyle w:val="afffff0"/>
          <w:spacing w:val="-2"/>
          <w:rtl/>
        </w:rPr>
        <w:t xml:space="preserve"> </w:t>
      </w:r>
      <w:r w:rsidRPr="00307E5D">
        <w:rPr>
          <w:rStyle w:val="afffff0"/>
          <w:rFonts w:hint="cs"/>
          <w:spacing w:val="-2"/>
          <w:rtl/>
        </w:rPr>
        <w:t>'</w:t>
      </w:r>
      <w:ins w:id="91533" w:author="Claude - סמנטי" w:date="2026-10-11T12:28:21Z">
        <w:r>
          <w:rPr>
            <w:rStyle w:val="afffff0"/>
            <w:spacing w:val="-2"/>
            <w:rtl/>
          </w:rPr>
          <w:t xml:space="preserve">וַנִּשְׂבַּע לֶחֶם וַנִּהְיֶה טוֹבִים וְרָעָה לֹא רָאִינוּ</w:t>
        </w:r>
      </w:ins>
      <w:del w:id="91534" w:author="Claude - סמנטי" w:date="2026-10-11T12:28:21Z">
        <w:r w:rsidRPr="00307E5D">
          <w:rPr>
            <w:rStyle w:val="afffff0"/>
            <w:spacing w:val="-2"/>
            <w:rtl/>
          </w:rPr>
          <w:delText xml:space="preserve">ונשבע לחם ונהיה טובים ורעה </w:delText>
        </w:r>
        <w:r w:rsidRPr="00307E5D">
          <w:rPr>
            <w:rStyle w:val="afffff0"/>
            <w:spacing w:val="-2"/>
            <w:rtl/>
          </w:rPr>
          <w:delText xml:space="preserve">לא</w:delText>
        </w:r>
        <w:r w:rsidRPr="00307E5D">
          <w:rPr>
            <w:rStyle w:val="afffff0"/>
            <w:spacing w:val="-2"/>
            <w:rtl/>
          </w:rPr>
          <w:delText xml:space="preserve"> ראינו</w:delText>
        </w:r>
      </w:del>
      <w:r w:rsidRPr="00307E5D">
        <w:rPr>
          <w:rStyle w:val="afffff0"/>
          <w:rFonts w:hint="cs"/>
          <w:spacing w:val="-2"/>
          <w:rtl/>
        </w:rPr>
        <w:t>'</w:t>
      </w:r>
      <w:r w:rsidRPr="00307E5D">
        <w:rPr>
          <w:rStyle w:val="afffff0"/>
          <w:spacing w:val="-2"/>
          <w:rtl/>
        </w:rPr>
        <w:t>.</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שמואל</w:t>
      </w:r>
      <w:r w:rsidRPr="006F178A">
        <w:rPr>
          <w:rtl/>
        </w:rPr>
        <w:t xml:space="preserve"> </w:t>
      </w:r>
      <w:ins w:id="111695" w:author="קלוד" w:date="2026-10-11T13:11:34Z">
        <w:r>
          <w:rPr>
            <w:rStyle w:val="2fb"/>
            <w:rtl/>
          </w:rPr>
          <w:t xml:space="preserve">לר"י:</w:t>
        </w:r>
      </w:ins>
      <w:del w:id="111696" w:author="קלוד" w:date="2026-10-11T13:11:34Z">
        <w:r w:rsidRPr="006F178A">
          <w:rPr>
            <w:rStyle w:val="2fb"/>
            <w:rtl/>
          </w:rPr>
          <w:delText xml:space="preserve">לר"י</w:delText>
        </w:r>
      </w:del>
      <w:r w:rsidRPr="006F178A">
        <w:rPr>
          <w:rtl/>
        </w:rPr>
        <w:t xml:space="preserve"> שיננא, </w:t>
      </w:r>
      <w:ins w:id="111693" w:author="קלוד" w:date="2026-10-11T13:11:34Z">
        <w:r>
          <w:rPr>
            <w:rtl/>
          </w:rPr>
          <w:t xml:space="preserve">התר</w:t>
        </w:r>
      </w:ins>
      <w:del w:id="111694" w:author="קלוד" w:date="2026-10-11T13:11:34Z">
        <w:r w:rsidRPr="006F178A">
          <w:rPr>
            <w:rtl/>
          </w:rPr>
          <w:delText xml:space="preserve">שרי</w:delText>
        </w:r>
      </w:del>
      <w:r w:rsidRPr="006F178A">
        <w:rPr>
          <w:rtl/>
        </w:rPr>
        <w:t xml:space="preserve"> </w:t>
      </w:r>
      <w:ins w:id="111691" w:author="קלוד" w:date="2026-10-11T13:11:34Z">
        <w:r>
          <w:rPr>
            <w:rtl/>
          </w:rPr>
          <w:t xml:space="preserve">שקך</w:t>
        </w:r>
      </w:ins>
      <w:del w:id="111692" w:author="קלוד" w:date="2026-10-11T13:11:34Z">
        <w:r w:rsidRPr="006F178A">
          <w:rPr>
            <w:rtl/>
          </w:rPr>
          <w:delText xml:space="preserve">שקיך</w:delText>
        </w:r>
      </w:del>
      <w:r w:rsidRPr="006F178A">
        <w:rPr>
          <w:rtl/>
        </w:rPr>
        <w:t xml:space="preserve"> [פתח פיך] </w:t>
      </w:r>
      <w:ins w:id="96277" w:author="מנוע מכני" w:date="2026-10-11T12:04:39Z">
        <w:ins w:id="111689" w:author="קלוד" w:date="2026-10-11T13:11:34Z">
          <w:r>
            <w:rPr>
              <w:rtl/>
            </w:rPr>
            <w:t xml:space="preserve">והכנס</w:t>
          </w:r>
        </w:ins>
        <w:del w:id="111690" w:author="קלוד" w:date="2026-10-11T13:11:34Z">
          <w:r>
            <w:rPr>
              <w:rtl/>
            </w:rPr>
            <w:delText xml:space="preserve">ונכנס</w:delText>
          </w:r>
        </w:del>
      </w:ins>
      <w:del w:id="96278" w:author="מנוע מכני" w:date="2026-10-11T12:04:39Z">
        <w:r w:rsidRPr="006F178A">
          <w:rPr>
            <w:rtl/>
          </w:rPr>
          <w:delText xml:space="preserve">ועייל</w:delText>
        </w:r>
      </w:del>
      <w:r w:rsidRPr="006F178A">
        <w:rPr>
          <w:rtl/>
        </w:rPr>
        <w:t xml:space="preserve"> לחמך.</w:t>
      </w:r>
    </w:p>
    <w:p w:rsidR="00E9703F" w:rsidRPr="006F178A" w:rsidRDefault="00E9703F" w:rsidP="00E9703F">
      <w:pPr>
        <w:rPr>
          <w:rtl/>
        </w:rPr>
      </w:pPr>
      <w:r w:rsidRPr="006F178A">
        <w:rPr>
          <w:rtl/>
        </w:rPr>
        <w:t xml:space="preserve">עד </w:t>
      </w:r>
      <w:ins w:id="111707" w:author="קלוד" w:date="2026-10-11T13:11:34Z">
        <w:r>
          <w:rPr>
            <w:rtl/>
          </w:rPr>
          <w:t xml:space="preserve">ארבעים</w:t>
        </w:r>
      </w:ins>
      <w:del w:id="111708" w:author="קלוד" w:date="2026-10-11T13:11:34Z">
        <w:r w:rsidRPr="006F178A">
          <w:rPr>
            <w:rtl/>
          </w:rPr>
          <w:delText xml:space="preserve">ארבעין</w:delText>
        </w:r>
      </w:del>
      <w:r w:rsidRPr="006F178A">
        <w:rPr>
          <w:rtl/>
        </w:rPr>
        <w:t xml:space="preserve"> </w:t>
      </w:r>
      <w:ins w:id="111705" w:author="קלוד" w:date="2026-10-11T13:11:34Z">
        <w:r>
          <w:rPr>
            <w:rtl/>
          </w:rPr>
          <w:t xml:space="preserve">שנה</w:t>
        </w:r>
      </w:ins>
      <w:del w:id="111706" w:author="קלוד" w:date="2026-10-11T13:11:34Z">
        <w:r w:rsidRPr="006F178A">
          <w:rPr>
            <w:rtl/>
          </w:rPr>
          <w:delText xml:space="preserve">שנין</w:delText>
        </w:r>
      </w:del>
      <w:r w:rsidRPr="006F178A">
        <w:rPr>
          <w:rtl/>
        </w:rPr>
        <w:t xml:space="preserve"> - </w:t>
      </w:r>
      <w:ins w:id="111703" w:author="קלוד" w:date="2026-10-11T13:11:34Z">
        <w:r>
          <w:rPr>
            <w:rtl/>
          </w:rPr>
          <w:t xml:space="preserve">אכילה</w:t>
        </w:r>
      </w:ins>
      <w:del w:id="111704" w:author="קלוד" w:date="2026-10-11T13:11:34Z">
        <w:r w:rsidRPr="006F178A">
          <w:rPr>
            <w:rtl/>
          </w:rPr>
          <w:delText xml:space="preserve">מיכלא</w:delText>
        </w:r>
      </w:del>
      <w:r w:rsidRPr="006F178A">
        <w:rPr>
          <w:rtl/>
        </w:rPr>
        <w:t xml:space="preserve"> </w:t>
      </w:r>
      <w:ins w:id="111701" w:author="קלוד" w:date="2026-10-11T13:11:34Z">
        <w:r>
          <w:rPr>
            <w:rtl/>
          </w:rPr>
          <w:t xml:space="preserve">מועילה,</w:t>
        </w:r>
      </w:ins>
      <w:del w:id="111702" w:author="קלוד" w:date="2026-10-11T13:11:34Z">
        <w:r w:rsidRPr="006F178A">
          <w:rPr>
            <w:rtl/>
          </w:rPr>
          <w:delText xml:space="preserve">מעלי,</w:delText>
        </w:r>
      </w:del>
      <w:r w:rsidRPr="006F178A">
        <w:rPr>
          <w:rtl/>
        </w:rPr>
        <w:t xml:space="preserve"> מכאן ואילך - </w:t>
      </w:r>
      <w:ins w:id="111699" w:author="קלוד" w:date="2026-10-11T13:11:34Z">
        <w:r>
          <w:rPr>
            <w:rtl/>
          </w:rPr>
          <w:t xml:space="preserve">שתיה</w:t>
        </w:r>
      </w:ins>
      <w:del w:id="111700" w:author="קלוד" w:date="2026-10-11T13:11:34Z">
        <w:r w:rsidRPr="006F178A">
          <w:rPr>
            <w:rtl/>
          </w:rPr>
          <w:delText xml:space="preserve">משתי</w:delText>
        </w:r>
      </w:del>
      <w:r w:rsidRPr="006F178A">
        <w:rPr>
          <w:rtl/>
        </w:rPr>
        <w:t xml:space="preserve"> </w:t>
      </w:r>
      <w:ins w:id="111697" w:author="קלוד" w:date="2026-10-11T13:11:34Z">
        <w:r>
          <w:rPr>
            <w:rtl/>
          </w:rPr>
          <w:t xml:space="preserve">מועילה.</w:t>
        </w:r>
      </w:ins>
      <w:del w:id="111698" w:author="קלוד" w:date="2026-10-11T13:11:34Z">
        <w:r w:rsidRPr="006F178A">
          <w:rPr>
            <w:rtl/>
          </w:rPr>
          <w:delText xml:space="preserve">מעלי.</w:delText>
        </w:r>
      </w:del>
    </w:p>
    <w:p>
      <w:pPr>
        <w:pStyle w:val="afffff8"/>
        <w:rPr>
          <w:ins w:id="90047" w:author="קלוד" w:date="2026-10-11T12:33:55Z"/>
        </w:rPr>
      </w:pPr>
      <w:ins w:id="90048" w:author="קלוד" w:date="2026-10-11T12:33:55Z">
        <w:r>
          <w:rPr>
            <w:color w:val="7B3F00"/>
          </w:rPr>
          <w:t xml:space="preserve">ריב"ק והסריס - קרחינא וגוזינא</w:t>
        </w:r>
      </w:ins>
    </w:p>
    <w:p w:rsidR="00E9703F" w:rsidRPr="006F178A" w:rsidRDefault="00E9703F" w:rsidP="00E9703F">
      <w:pPr>
        <w:rPr>
          <w:rtl/>
        </w:rPr>
      </w:pPr>
      <w:r w:rsidRPr="006F178A">
        <w:rPr>
          <w:rtl/>
        </w:rPr>
        <w:t>•</w:t>
      </w:r>
      <w:r w:rsidRPr="006F178A">
        <w:rPr>
          <w:rFonts w:hint="cs"/>
          <w:rtl/>
        </w:rPr>
        <w:t xml:space="preserve"> </w:t>
      </w:r>
      <w:r w:rsidRPr="006F178A">
        <w:rPr>
          <w:rtl/>
        </w:rPr>
        <w:t xml:space="preserve">אותו סריס שאמר </w:t>
      </w:r>
      <w:ins w:id="111717" w:author="קלוד" w:date="2026-10-11T13:11:34Z">
        <w:r>
          <w:rPr>
            <w:rtl/>
          </w:rPr>
          <w:t xml:space="preserve">לריב"ק:</w:t>
        </w:r>
      </w:ins>
      <w:del w:id="111718" w:author="קלוד" w:date="2026-10-11T13:11:34Z">
        <w:r w:rsidRPr="006F178A">
          <w:rPr>
            <w:rtl/>
          </w:rPr>
          <w:delText xml:space="preserve">ליב"ק</w:delText>
        </w:r>
      </w:del>
      <w:r w:rsidRPr="006F178A">
        <w:rPr>
          <w:rtl/>
        </w:rPr>
        <w:t xml:space="preserve"> </w:t>
      </w:r>
      <w:ins w:id="92055" w:author="מנוע מכני" w:date="2026-10-11T12:04:39Z">
        <w:r>
          <w:rPr>
            <w:rtl/>
          </w:rPr>
          <w:t xml:space="preserve">מכאן</w:t>
        </w:r>
      </w:ins>
      <w:del w:id="92056" w:author="מנוע מכני" w:date="2026-10-11T12:04:39Z">
        <w:r w:rsidRPr="006F178A">
          <w:rPr>
            <w:rtl/>
          </w:rPr>
          <w:delText xml:space="preserve">מהכא</w:delText>
        </w:r>
      </w:del>
      <w:r w:rsidRPr="006F178A">
        <w:rPr>
          <w:rtl/>
        </w:rPr>
        <w:t xml:space="preserve"> לקרחינא </w:t>
      </w:r>
      <w:ins w:id="111715" w:author="קלוד" w:date="2026-10-11T13:11:34Z">
        <w:r>
          <w:rPr>
            <w:rStyle w:val="afffffe"/>
            <w:rtl/>
          </w:rPr>
          <w:t xml:space="preserve">רמז</w:t>
        </w:r>
      </w:ins>
      <w:del w:id="111716" w:author="קלוד" w:date="2026-10-11T13:11:34Z">
        <w:r w:rsidRPr="006F178A">
          <w:rPr>
            <w:rtl/>
          </w:rPr>
          <w:delText xml:space="preserve">כמה</w:delText>
        </w:r>
      </w:del>
      <w:r w:rsidRPr="006F178A">
        <w:rPr>
          <w:rtl/>
        </w:rPr>
        <w:t xml:space="preserve"> </w:t>
      </w:r>
      <w:ins w:id="111713" w:author="קלוד" w:date="2026-10-11T13:11:34Z">
        <w:r>
          <w:rPr>
            <w:rStyle w:val="afffffe"/>
            <w:rtl/>
          </w:rPr>
          <w:t xml:space="preserve">לקרחתו</w:t>
        </w:r>
      </w:ins>
      <w:del w:id="111714" w:author="קלוד" w:date="2026-10-11T13:11:34Z">
        <w:r w:rsidRPr="006F178A">
          <w:rPr>
            <w:rtl/>
          </w:rPr>
          <w:delText xml:space="preserve">וא"ל</w:delText>
        </w:r>
      </w:del>
      <w:r w:rsidRPr="006F178A">
        <w:rPr>
          <w:rtl/>
        </w:rPr>
        <w:t xml:space="preserve"> </w:t>
      </w:r>
      <w:ins w:id="111711" w:author="קלוד" w:date="2026-10-11T13:11:34Z">
        <w:r>
          <w:rPr>
            <w:rtl/>
          </w:rPr>
          <w:t xml:space="preserve">כמה?</w:t>
        </w:r>
      </w:ins>
      <w:del w:id="111712" w:author="קלוד" w:date="2026-10-11T13:11:34Z">
        <w:r w:rsidRPr="006F178A">
          <w:rPr>
            <w:rtl/>
          </w:rPr>
          <w:delText xml:space="preserve">כמהכא</w:delText>
        </w:r>
      </w:del>
      <w:r w:rsidRPr="006F178A">
        <w:rPr>
          <w:rtl/>
        </w:rPr>
        <w:t xml:space="preserve"> </w:t>
      </w:r>
      <w:ins w:id="111709" w:author="קלוד" w:date="2026-10-11T13:11:34Z">
        <w:r>
          <w:rPr>
            <w:rtl/>
          </w:rPr>
          <w:t xml:space="preserve">וא"ל: כמכאן לגוזינא </w:t>
        </w:r>
        <w:r>
          <w:rPr>
            <w:rStyle w:val="afffffe"/>
            <w:rtl/>
          </w:rPr>
          <w:t xml:space="preserve">רמז לסריסותו</w:t>
        </w:r>
        <w:r>
          <w:rPr>
            <w:rtl/>
          </w:rPr>
          <w:t xml:space="preserve">.</w:t>
        </w:r>
      </w:ins>
      <w:del w:id="111710" w:author="קלוד" w:date="2026-10-11T13:11:34Z">
        <w:r w:rsidRPr="006F178A">
          <w:rPr>
            <w:rtl/>
          </w:rPr>
          <w:delText xml:space="preserve">לגוזינא.</w:delText>
        </w:r>
      </w:del>
    </w:p>
    <w:p w:rsidR="00E9703F" w:rsidRPr="006F178A" w:rsidRDefault="00E9703F" w:rsidP="00E9703F">
      <w:pPr>
        <w:rPr>
          <w:rtl/>
        </w:rPr>
      </w:pPr>
      <w:ins w:id="111723" w:author="קלוד" w:date="2026-10-11T13:11:34Z">
        <w:r>
          <w:rPr>
            <w:rtl/>
          </w:rPr>
          <w:t xml:space="preserve">א"ל:</w:t>
        </w:r>
      </w:ins>
      <w:del w:id="111724" w:author="קלוד" w:date="2026-10-11T13:11:34Z">
        <w:r w:rsidRPr="006F178A">
          <w:rPr>
            <w:rtl/>
          </w:rPr>
          <w:delText xml:space="preserve">א"ל</w:delText>
        </w:r>
      </w:del>
      <w:r w:rsidRPr="006F178A">
        <w:rPr>
          <w:rtl/>
        </w:rPr>
        <w:t xml:space="preserve"> עז קרחת </w:t>
      </w:r>
      <w:ins w:id="111721" w:author="קלוד" w:date="2026-10-11T13:11:34Z">
        <w:r>
          <w:rPr>
            <w:rStyle w:val="afffffe"/>
            <w:rtl/>
          </w:rPr>
          <w:t xml:space="preserve">נמכרת</w:t>
        </w:r>
      </w:ins>
      <w:del w:id="111722" w:author="קלוד" w:date="2026-10-11T13:11:34Z">
        <w:r w:rsidRPr="006F178A">
          <w:rPr>
            <w:rtl/>
          </w:rPr>
          <w:delText xml:space="preserve">בארבעה</w:delText>
        </w:r>
      </w:del>
      <w:r w:rsidRPr="006F178A">
        <w:rPr>
          <w:rtl/>
        </w:rPr>
        <w:t xml:space="preserve"> </w:t>
      </w:r>
      <w:ins w:id="111719" w:author="קלוד" w:date="2026-10-11T13:11:34Z">
        <w:r>
          <w:rPr>
            <w:rtl/>
          </w:rPr>
          <w:t xml:space="preserve">בארבעה. א"ל:</w:t>
        </w:r>
      </w:ins>
      <w:del w:id="111720" w:author="קלוד" w:date="2026-10-11T13:11:34Z">
        <w:r w:rsidRPr="006F178A">
          <w:rPr>
            <w:rtl/>
          </w:rPr>
          <w:delText xml:space="preserve">א"ל</w:delText>
        </w:r>
      </w:del>
      <w:r w:rsidRPr="006F178A">
        <w:rPr>
          <w:rtl/>
        </w:rPr>
        <w:t xml:space="preserve"> עז עקורה בשמונה.</w:t>
      </w:r>
    </w:p>
    <w:p w:rsidR="00E9703F" w:rsidRDefault="00E9703F" w:rsidP="00E9703F">
      <w:pPr>
        <w:rPr>
          <w:rtl/>
        </w:rPr>
      </w:pPr>
      <w:r w:rsidRPr="006F178A">
        <w:rPr>
          <w:rtl/>
        </w:rPr>
        <w:t>•</w:t>
      </w:r>
      <w:r w:rsidRPr="006F178A">
        <w:rPr>
          <w:rFonts w:hint="cs"/>
          <w:rtl/>
        </w:rPr>
        <w:t xml:space="preserve"> </w:t>
      </w:r>
      <w:r w:rsidRPr="006F178A">
        <w:rPr>
          <w:rtl/>
        </w:rPr>
        <w:t xml:space="preserve">עוד </w:t>
      </w:r>
      <w:r w:rsidRPr="006F178A">
        <w:rPr>
          <w:rtl/>
        </w:rPr>
        <w:t xml:space="preserve">א"ל</w:t>
      </w:r>
      <w:r w:rsidRPr="006F178A">
        <w:rPr>
          <w:rtl/>
        </w:rPr>
        <w:t xml:space="preserve"> </w:t>
      </w:r>
      <w:ins w:id="111735" w:author="קלוד" w:date="2026-10-11T13:11:34Z">
        <w:r>
          <w:rPr>
            <w:rStyle w:val="afffffe"/>
            <w:rtl/>
          </w:rPr>
          <w:t xml:space="preserve">כשראהו יחף</w:t>
        </w:r>
        <w:r>
          <w:rPr>
            <w:rtl/>
          </w:rPr>
          <w:t xml:space="preserve">: הרוכב על</w:t>
        </w:r>
      </w:ins>
      <w:del w:id="111736" w:author="קלוד" w:date="2026-10-11T13:11:34Z">
        <w:r w:rsidRPr="006F178A">
          <w:rPr>
            <w:rtl/>
          </w:rPr>
          <w:delText xml:space="preserve">דעל</w:delText>
        </w:r>
      </w:del>
      <w:r w:rsidRPr="006F178A">
        <w:rPr>
          <w:rtl/>
        </w:rPr>
        <w:t xml:space="preserve"> סוס - מלך, </w:t>
      </w:r>
      <w:ins w:id="111733" w:author="קלוד" w:date="2026-10-11T13:11:34Z">
        <w:r>
          <w:rPr>
            <w:rtl/>
          </w:rPr>
          <w:t xml:space="preserve">על</w:t>
        </w:r>
      </w:ins>
      <w:del w:id="111734" w:author="קלוד" w:date="2026-10-11T13:11:34Z">
        <w:r w:rsidRPr="006F178A">
          <w:rPr>
            <w:rtl/>
          </w:rPr>
          <w:delText xml:space="preserve">דעל</w:delText>
        </w:r>
      </w:del>
      <w:r w:rsidRPr="006F178A">
        <w:rPr>
          <w:rtl/>
        </w:rPr>
        <w:t xml:space="preserve"> </w:t>
      </w:r>
      <w:ins w:id="111731" w:author="קלוד" w:date="2026-10-11T13:11:34Z">
        <w:r>
          <w:rPr>
            <w:rtl/>
          </w:rPr>
          <w:t xml:space="preserve">חמור -</w:t>
        </w:r>
      </w:ins>
      <w:del w:id="111732" w:author="קלוד" w:date="2026-10-11T13:11:34Z">
        <w:r w:rsidRPr="006F178A">
          <w:rPr>
            <w:rtl/>
          </w:rPr>
          <w:delText xml:space="preserve">חמור,</w:delText>
        </w:r>
      </w:del>
      <w:r w:rsidRPr="006F178A">
        <w:rPr>
          <w:rtl/>
        </w:rPr>
        <w:t xml:space="preserve"> בן חורין, </w:t>
      </w:r>
      <w:ins w:id="111729" w:author="קלוד" w:date="2026-10-11T13:11:34Z">
        <w:r>
          <w:rPr>
            <w:rtl/>
          </w:rPr>
          <w:t xml:space="preserve">ושמנעלים</w:t>
        </w:r>
      </w:ins>
      <w:del w:id="111730" w:author="קלוד" w:date="2026-10-11T13:11:34Z">
        <w:r w:rsidRPr="006F178A">
          <w:rPr>
            <w:rtl/>
          </w:rPr>
          <w:delText xml:space="preserve">ודמנעלי</w:delText>
        </w:r>
      </w:del>
      <w:r w:rsidRPr="006F178A">
        <w:rPr>
          <w:rtl/>
        </w:rPr>
        <w:t xml:space="preserve"> </w:t>
      </w:r>
      <w:ins w:id="111727" w:author="קלוד" w:date="2026-10-11T13:11:34Z">
        <w:r>
          <w:rPr>
            <w:rtl/>
          </w:rPr>
          <w:t xml:space="preserve">ברגליו</w:t>
        </w:r>
      </w:ins>
      <w:del w:id="111728" w:author="קלוד" w:date="2026-10-11T13:11:34Z">
        <w:r w:rsidRPr="006F178A">
          <w:rPr>
            <w:rtl/>
          </w:rPr>
          <w:delText xml:space="preserve">בריגלוהי</w:delText>
        </w:r>
      </w:del>
      <w:r w:rsidRPr="006F178A">
        <w:rPr>
          <w:rtl/>
        </w:rPr>
        <w:t xml:space="preserve"> - </w:t>
      </w:r>
      <w:ins w:id="111725" w:author="קלוד" w:date="2026-10-11T13:11:34Z">
        <w:r>
          <w:rPr>
            <w:rtl/>
          </w:rPr>
          <w:t xml:space="preserve">בן</w:t>
        </w:r>
      </w:ins>
      <w:del w:id="111726" w:author="קלוד" w:date="2026-10-11T13:11:34Z">
        <w:r w:rsidRPr="006F178A">
          <w:rPr>
            <w:rtl/>
          </w:rPr>
          <w:delText xml:space="preserve">בר</w:delText>
        </w:r>
      </w:del>
      <w:r w:rsidRPr="006F178A">
        <w:rPr>
          <w:rtl/>
        </w:rPr>
        <w:t xml:space="preserve"> </w:t>
      </w:r>
      <w:ins w:id="96279" w:author="מנוע מכני" w:date="2026-10-11T12:04:39Z">
        <w:r>
          <w:rPr>
            <w:rtl/>
          </w:rPr>
          <w:t xml:space="preserve">אדם</w:t>
        </w:r>
      </w:ins>
      <w:del w:id="96280" w:author="מנוע מכני" w:date="2026-10-11T12:04:39Z">
        <w:r w:rsidRPr="006F178A">
          <w:rPr>
            <w:rtl/>
          </w:rPr>
          <w:delText xml:space="preserve">איניש</w:delText>
        </w:r>
      </w:del>
      <w:r w:rsidRPr="006F178A">
        <w:rPr>
          <w:rtl/>
        </w:rPr>
        <w:t xml:space="preserve">,</w:t>
      </w:r>
    </w:p>
    <w:p w:rsidR="00E9703F" w:rsidRPr="009757B9" w:rsidRDefault="00E9703F" w:rsidP="00E9703F">
      <w:pPr>
        <w:rPr>
          <w:rFonts w:cs="Guttman Vilna"/>
          <w:b/>
          <w:bCs/>
          <w:rtl/>
        </w:rPr>
      </w:pPr>
      <w:ins w:id="111747" w:author="קלוד" w:date="2026-10-11T13:11:34Z">
        <w:r>
          <w:rPr>
            <w:rtl/>
          </w:rPr>
          <w:t xml:space="preserve">ושאינו</w:t>
        </w:r>
      </w:ins>
      <w:del w:id="111748" w:author="קלוד" w:date="2026-10-11T13:11:34Z">
        <w:r w:rsidRPr="006F178A">
          <w:rPr>
            <w:rtl/>
          </w:rPr>
          <w:delText xml:space="preserve">דלא</w:delText>
        </w:r>
      </w:del>
      <w:r w:rsidRPr="006F178A">
        <w:rPr>
          <w:rtl/>
        </w:rPr>
        <w:t xml:space="preserve"> </w:t>
      </w:r>
      <w:ins w:id="111745" w:author="קלוד" w:date="2026-10-11T13:11:34Z">
        <w:r>
          <w:rPr>
            <w:rtl/>
          </w:rPr>
          <w:t xml:space="preserve">זה</w:t>
        </w:r>
      </w:ins>
      <w:del w:id="111746" w:author="קלוד" w:date="2026-10-11T13:11:34Z">
        <w:r w:rsidRPr="006F178A">
          <w:rPr>
            <w:rtl/>
          </w:rPr>
          <w:delText xml:space="preserve">הא</w:delText>
        </w:r>
      </w:del>
      <w:r w:rsidRPr="006F178A">
        <w:rPr>
          <w:rtl/>
        </w:rPr>
        <w:t xml:space="preserve"> ולא </w:t>
      </w:r>
      <w:ins w:id="111743" w:author="קלוד" w:date="2026-10-11T13:11:34Z">
        <w:r>
          <w:rPr>
            <w:rtl/>
          </w:rPr>
          <w:t xml:space="preserve">זה</w:t>
        </w:r>
      </w:ins>
      <w:del w:id="111744" w:author="קלוד" w:date="2026-10-11T13:11:34Z">
        <w:r w:rsidRPr="006F178A">
          <w:rPr>
            <w:rtl/>
          </w:rPr>
          <w:delText xml:space="preserve">הא</w:delText>
        </w:r>
      </w:del>
      <w:r w:rsidRPr="006F178A">
        <w:rPr>
          <w:rtl/>
        </w:rPr>
        <w:t xml:space="preserve"> - </w:t>
      </w:r>
      <w:ins w:id="111741" w:author="קלוד" w:date="2026-10-11T13:11:34Z">
        <w:r>
          <w:rPr>
            <w:rtl/>
          </w:rPr>
          <w:t xml:space="preserve">חפור</w:t>
        </w:r>
      </w:ins>
      <w:del w:id="111742" w:author="קלוד" w:date="2026-10-11T13:11:34Z">
        <w:r w:rsidRPr="006F178A">
          <w:rPr>
            <w:rtl/>
          </w:rPr>
          <w:delText xml:space="preserve">דחפיר</w:delText>
        </w:r>
      </w:del>
      <w:r w:rsidRPr="006F178A">
        <w:rPr>
          <w:rtl/>
        </w:rPr>
        <w:t xml:space="preserve"> </w:t>
      </w:r>
      <w:ins w:id="111739" w:author="קלוד" w:date="2026-10-11T13:11:34Z">
        <w:r>
          <w:rPr>
            <w:rtl/>
          </w:rPr>
          <w:t xml:space="preserve">וקבור</w:t>
        </w:r>
      </w:ins>
      <w:del w:id="111740" w:author="קלוד" w:date="2026-10-11T13:11:34Z">
        <w:r w:rsidRPr="006F178A">
          <w:rPr>
            <w:rtl/>
          </w:rPr>
          <w:delText xml:space="preserve">וקביר</w:delText>
        </w:r>
      </w:del>
      <w:r w:rsidRPr="006F178A">
        <w:rPr>
          <w:rtl/>
        </w:rPr>
        <w:t xml:space="preserve"> </w:t>
      </w:r>
      <w:ins w:id="111737" w:author="קלוד" w:date="2026-10-11T13:11:34Z">
        <w:r>
          <w:rPr>
            <w:rtl/>
          </w:rPr>
          <w:t xml:space="preserve">טוב</w:t>
        </w:r>
      </w:ins>
      <w:del w:id="111738" w:author="קלוד" w:date="2026-10-11T13:11:34Z">
        <w:r w:rsidRPr="006F178A">
          <w:rPr>
            <w:rtl/>
          </w:rPr>
          <w:delText xml:space="preserve">טב</w:delText>
        </w:r>
      </w:del>
      <w:r w:rsidRPr="006F178A">
        <w:rPr>
          <w:rtl/>
        </w:rPr>
        <w:t xml:space="preserve"> </w:t>
      </w:r>
      <w:r>
        <w:rPr>
          <w:rtl/>
        </w:rPr>
        <w:t>ממנו</w:t>
      </w:r>
      <w:r w:rsidRPr="006F178A">
        <w:rPr>
          <w:rtl/>
        </w:rPr>
        <w:t>.</w:t>
      </w:r>
    </w:p>
    <w:p w:rsidR="00E9703F" w:rsidRPr="006F178A" w:rsidRDefault="00E9703F" w:rsidP="00E9703F">
      <w:pPr>
        <w:rPr>
          <w:rtl/>
        </w:rPr>
      </w:pPr>
      <w:ins w:id="111755" w:author="קלוד" w:date="2026-10-11T13:11:34Z">
        <w:r>
          <w:rPr>
            <w:rtl/>
          </w:rPr>
          <w:t xml:space="preserve">א"ל:</w:t>
        </w:r>
      </w:ins>
      <w:del w:id="111756" w:author="קלוד" w:date="2026-10-11T13:11:34Z">
        <w:r w:rsidRPr="006F178A">
          <w:rPr>
            <w:rtl/>
          </w:rPr>
          <w:delText xml:space="preserve">א"ל</w:delText>
        </w:r>
      </w:del>
      <w:r w:rsidRPr="006F178A">
        <w:rPr>
          <w:rtl/>
        </w:rPr>
        <w:t xml:space="preserve"> </w:t>
      </w:r>
      <w:ins w:id="111753" w:author="קלוד" w:date="2026-10-11T13:11:34Z">
        <w:r>
          <w:rPr>
            <w:rtl/>
          </w:rPr>
          <w:t xml:space="preserve">סריס</w:t>
        </w:r>
      </w:ins>
      <w:del w:id="111754" w:author="קלוד" w:date="2026-10-11T13:11:34Z">
        <w:r w:rsidRPr="006F178A">
          <w:rPr>
            <w:rtl/>
          </w:rPr>
          <w:delText xml:space="preserve">גוזא</w:delText>
        </w:r>
      </w:del>
      <w:r w:rsidRPr="006F178A">
        <w:rPr>
          <w:rtl/>
        </w:rPr>
        <w:t xml:space="preserve"> </w:t>
      </w:r>
      <w:ins w:id="111751" w:author="קלוד" w:date="2026-10-11T13:11:34Z">
        <w:r>
          <w:rPr>
            <w:rtl/>
          </w:rPr>
          <w:t xml:space="preserve">סריס,</w:t>
        </w:r>
      </w:ins>
      <w:del w:id="111752" w:author="קלוד" w:date="2026-10-11T13:11:34Z">
        <w:r w:rsidRPr="006F178A">
          <w:rPr>
            <w:rtl/>
          </w:rPr>
          <w:delText xml:space="preserve">גוזא</w:delText>
        </w:r>
      </w:del>
      <w:r w:rsidRPr="006F178A">
        <w:rPr>
          <w:rtl/>
        </w:rPr>
        <w:t xml:space="preserve"> אמרת ג' ותשמע </w:t>
      </w:r>
      <w:ins w:id="111749" w:author="קלוד" w:date="2026-10-11T13:11:34Z">
        <w:r>
          <w:rPr>
            <w:rtl/>
          </w:rPr>
          <w:t xml:space="preserve">ג':</w:t>
        </w:r>
      </w:ins>
      <w:del w:id="111750" w:author="קלוד" w:date="2026-10-11T13:11:34Z">
        <w:r w:rsidRPr="006F178A">
          <w:rPr>
            <w:rtl/>
          </w:rPr>
          <w:delText xml:space="preserve">ג'.</w:delText>
        </w:r>
      </w:del>
    </w:p>
    <w:p w:rsidR="00E9703F" w:rsidRPr="006F178A" w:rsidRDefault="00E9703F" w:rsidP="00E9703F">
      <w:pPr>
        <w:rPr>
          <w:rtl/>
        </w:rPr>
      </w:pPr>
      <w:r w:rsidRPr="006F178A">
        <w:rPr>
          <w:rtl/>
        </w:rPr>
        <w:t>הדרת פנים - זקן, שמחת לב - אשה, נחלת</w:t>
      </w:r>
      <w:r>
        <w:rPr>
          <w:rtl/>
        </w:rPr>
        <w:t xml:space="preserve"> ה'</w:t>
      </w:r>
      <w:r w:rsidRPr="006F178A">
        <w:rPr>
          <w:rtl/>
        </w:rPr>
        <w:t xml:space="preserve"> - בנים - ברוך המקום שמנעך מכולם.</w:t>
      </w:r>
    </w:p>
    <w:p w:rsidR="00E9703F" w:rsidRPr="006F178A" w:rsidRDefault="00E9703F" w:rsidP="00E9703F">
      <w:pPr>
        <w:rPr>
          <w:rtl/>
        </w:rPr>
      </w:pPr>
      <w:r w:rsidRPr="006F178A">
        <w:rPr>
          <w:rtl/>
        </w:rPr>
        <w:t xml:space="preserve">א"ל</w:t>
      </w:r>
      <w:r w:rsidRPr="006F178A">
        <w:rPr>
          <w:rtl/>
        </w:rPr>
        <w:t xml:space="preserve"> קרחא </w:t>
      </w:r>
      <w:r w:rsidRPr="006F178A">
        <w:rPr>
          <w:rStyle w:val="2fb"/>
          <w:rtl/>
        </w:rPr>
        <w:t xml:space="preserve">שרב</w:t>
      </w:r>
      <w:r w:rsidRPr="006F178A">
        <w:rPr>
          <w:rtl/>
        </w:rPr>
        <w:t xml:space="preserve"> עמי </w:t>
      </w:r>
      <w:r w:rsidRPr="006F178A">
        <w:rPr>
          <w:rtl/>
        </w:rPr>
        <w:t xml:space="preserve">א"ל</w:t>
      </w:r>
      <w:r w:rsidRPr="006F178A">
        <w:rPr>
          <w:rtl/>
        </w:rPr>
        <w:t xml:space="preserve"> עקר מסורס שמעז להוכיח.</w:t>
      </w:r>
    </w:p>
    <w:p w:rsidR="00E9703F" w:rsidRPr="006F178A" w:rsidRDefault="00E9703F" w:rsidP="00E9703F">
      <w:pPr>
        <w:rPr>
          <w:rtl/>
        </w:rPr>
      </w:pPr>
      <w:r w:rsidRPr="006F178A">
        <w:rPr>
          <w:rtl/>
        </w:rPr>
        <w:t>•</w:t>
      </w:r>
      <w:r w:rsidRPr="006F178A">
        <w:rPr>
          <w:rFonts w:hint="cs"/>
          <w:rtl/>
        </w:rPr>
        <w:t xml:space="preserve"> </w:t>
      </w:r>
      <w:ins w:id="111767" w:author="קלוד" w:date="2026-10-11T13:11:34Z">
        <w:r>
          <w:rPr>
            <w:rStyle w:val="2fb"/>
            <w:rtl/>
          </w:rPr>
          <w:t xml:space="preserve">רשב"ח,</w:t>
        </w:r>
      </w:ins>
      <w:del w:id="111768" w:author="קלוד" w:date="2026-10-11T13:11:34Z">
        <w:r w:rsidRPr="006F178A">
          <w:rPr>
            <w:rStyle w:val="2fb"/>
            <w:rtl/>
          </w:rPr>
          <w:delText xml:space="preserve">רשב"ח</w:delText>
        </w:r>
      </w:del>
      <w:r w:rsidRPr="006F178A">
        <w:rPr>
          <w:rtl/>
        </w:rPr>
        <w:t xml:space="preserve"> </w:t>
      </w:r>
      <w:ins w:id="111765" w:author="קלוד" w:date="2026-10-11T13:11:34Z">
        <w:r>
          <w:rPr>
            <w:rtl/>
          </w:rPr>
          <w:t xml:space="preserve">על</w:t>
        </w:r>
      </w:ins>
      <w:del w:id="111766" w:author="קלוד" w:date="2026-10-11T13:11:34Z">
        <w:r w:rsidRPr="006F178A">
          <w:rPr>
            <w:rtl/>
          </w:rPr>
          <w:delText xml:space="preserve">הך</w:delText>
        </w:r>
      </w:del>
      <w:r w:rsidRPr="006F178A">
        <w:rPr>
          <w:rtl/>
        </w:rPr>
        <w:t xml:space="preserve"> </w:t>
      </w:r>
      <w:ins w:id="111763" w:author="קלוד" w:date="2026-10-11T13:11:34Z">
        <w:r>
          <w:rPr>
            <w:rtl/>
          </w:rPr>
          <w:t xml:space="preserve">שלא</w:t>
        </w:r>
      </w:ins>
      <w:del w:id="111764" w:author="קלוד" w:date="2026-10-11T13:11:34Z">
        <w:r w:rsidRPr="006F178A">
          <w:rPr>
            <w:rtl/>
          </w:rPr>
          <w:delText xml:space="preserve">דלא</w:delText>
        </w:r>
      </w:del>
      <w:r w:rsidRPr="006F178A">
        <w:rPr>
          <w:rtl/>
        </w:rPr>
        <w:t xml:space="preserve"> הגיע</w:t>
      </w:r>
      <w:ins w:id="111761" w:author="קלוד" w:date="2026-10-11T13:11:34Z">
        <w:r>
          <w:rPr>
            <w:rtl/>
          </w:rPr>
          <w:t xml:space="preserve"> </w:t>
        </w:r>
      </w:ins>
      <w:del w:id="111762" w:author="קלוד" w:date="2026-10-11T13:11:34Z">
        <w:r w:rsidRPr="006F178A">
          <w:rPr>
            <w:rtl/>
          </w:rPr>
          <w:delText xml:space="preserve"> לרגל </w:delText>
        </w:r>
      </w:del>
      <w:r w:rsidRPr="006F178A">
        <w:rPr>
          <w:rStyle w:val="2fb"/>
          <w:rtl/>
        </w:rPr>
        <w:t xml:space="preserve">לרבי</w:t>
      </w:r>
      <w:r w:rsidRPr="006F178A">
        <w:rPr>
          <w:rtl/>
        </w:rPr>
        <w:t xml:space="preserve"> </w:t>
      </w:r>
      <w:ins w:id="111759" w:author="קלוד" w:date="2026-10-11T13:11:34Z">
        <w:r>
          <w:rPr>
            <w:rtl/>
          </w:rPr>
          <w:t xml:space="preserve">ברגל, א"ל:</w:t>
        </w:r>
      </w:ins>
      <w:del w:id="111760" w:author="קלוד" w:date="2026-10-11T13:11:34Z">
        <w:r w:rsidRPr="006F178A">
          <w:rPr>
            <w:rtl/>
          </w:rPr>
          <w:delText xml:space="preserve">א"ל</w:delText>
        </w:r>
      </w:del>
      <w:r w:rsidRPr="006F178A">
        <w:rPr>
          <w:rtl/>
        </w:rPr>
        <w:t xml:space="preserve"> סלעים נעשו גבוהים, קרובים נעשו רחוקים, משתים נעשו </w:t>
      </w:r>
      <w:ins w:id="111757" w:author="קלוד" w:date="2026-10-11T13:11:34Z">
        <w:r>
          <w:rPr>
            <w:rtl/>
          </w:rPr>
          <w:t xml:space="preserve">שלש </w:t>
        </w:r>
        <w:r>
          <w:rPr>
            <w:rStyle w:val="afffffe"/>
            <w:rtl/>
          </w:rPr>
          <w:t xml:space="preserve">עם המקל</w:t>
        </w:r>
        <w:r>
          <w:rPr>
            <w:rtl/>
          </w:rPr>
          <w:t xml:space="preserve">,</w:t>
        </w:r>
      </w:ins>
      <w:del w:id="111758" w:author="קלוד" w:date="2026-10-11T13:11:34Z">
        <w:r w:rsidRPr="006F178A">
          <w:rPr>
            <w:rtl/>
          </w:rPr>
          <w:delText xml:space="preserve">שלש,</w:delText>
        </w:r>
      </w:del>
      <w:r w:rsidRPr="006F178A">
        <w:rPr>
          <w:rtl/>
        </w:rPr>
        <w:t xml:space="preserve"> משים שלום בבית בטל.</w:t>
      </w:r>
    </w:p>
    <w:p>
      <w:pPr>
        <w:pStyle w:val="afffff8"/>
        <w:rPr>
          <w:ins w:id="90045" w:author="קלוד" w:date="2026-10-11T12:33:55Z"/>
        </w:rPr>
      </w:pPr>
      <w:ins w:id="90046" w:author="קלוד" w:date="2026-10-11T12:33:55Z">
        <w:r>
          <w:rPr>
            <w:color w:val="7B3F00"/>
          </w:rPr>
          <w:t xml:space="preserve">'וסגרו דלתים בשוק' - נקביו של זקן</w:t>
        </w:r>
      </w:ins>
    </w:p>
    <w:p w:rsidR="00E9703F" w:rsidRPr="006F178A" w:rsidRDefault="00E9703F" w:rsidP="00E9703F">
      <w:pPr>
        <w:rPr>
          <w:rtl/>
        </w:rPr>
      </w:pPr>
      <w:r w:rsidRPr="006F178A">
        <w:rPr>
          <w:rtl/>
        </w:rPr>
        <w:t>•</w:t>
      </w:r>
      <w:r w:rsidRPr="00806933">
        <w:rPr>
          <w:rStyle w:val="afffff0"/>
          <w:rFonts w:hint="cs"/>
          <w:rtl/>
        </w:rPr>
        <w:t xml:space="preserve"> '</w:t>
      </w:r>
      <w:r w:rsidRPr="00806933">
        <w:rPr>
          <w:rStyle w:val="afffff0"/>
          <w:rtl/>
        </w:rPr>
        <w:t xml:space="preserve">וסגרו דלתים בשוק </w:t>
      </w:r>
      <w:r>
        <w:rPr>
          <w:rStyle w:val="afffff0"/>
          <w:rtl/>
        </w:rPr>
        <w:t xml:space="preserve">וגו</w:t>
      </w:r>
      <w:r>
        <w:rPr>
          <w:rStyle w:val="afffff0"/>
          <w:rtl/>
        </w:rPr>
        <w:t xml:space="preserve">'</w:t>
      </w:r>
      <w:r w:rsidRPr="00806933">
        <w:rPr>
          <w:rStyle w:val="afffff0"/>
          <w:rtl/>
        </w:rPr>
        <w:t xml:space="preserve"> </w:t>
      </w:r>
      <w:r w:rsidRPr="006F178A">
        <w:rPr>
          <w:rtl/>
        </w:rPr>
        <w:t>- אלו נקביו של אדם.</w:t>
      </w:r>
    </w:p>
    <w:p w:rsidR="00E9703F" w:rsidRPr="009757B9" w:rsidRDefault="00E9703F" w:rsidP="00E9703F">
      <w:pPr>
        <w:rPr>
          <w:rFonts w:cs="Guttman Vilna"/>
          <w:b/>
          <w:bCs/>
          <w:rtl/>
        </w:rPr>
      </w:pPr>
      <w:r w:rsidRPr="00523F92">
        <w:rPr>
          <w:rStyle w:val="afffff0"/>
          <w:rFonts w:hint="cs"/>
          <w:rtl/>
        </w:rPr>
        <w:lastRenderedPageBreak/>
        <w:t>'</w:t>
      </w:r>
      <w:ins w:id="91535" w:author="Claude - סמנטי" w:date="2026-10-11T12:28:21Z">
        <w:r>
          <w:rPr>
            <w:rStyle w:val="afffff0"/>
            <w:rtl/>
          </w:rPr>
          <w:t xml:space="preserve">בִּשְׁפַל קוֹל הַטַּחֲנָה</w:t>
        </w:r>
      </w:ins>
      <w:del w:id="91536" w:author="Claude - סמנטי" w:date="2026-10-11T12:28:21Z">
        <w:r w:rsidRPr="00523F92">
          <w:rPr>
            <w:rStyle w:val="afffff0"/>
            <w:rtl/>
          </w:rPr>
          <w:delText xml:space="preserve">בשפל קול הטחנה</w:delText>
        </w:r>
      </w:del>
      <w:r w:rsidRPr="00523F92">
        <w:rPr>
          <w:rStyle w:val="afffff0"/>
          <w:rFonts w:hint="cs"/>
          <w:rtl/>
        </w:rPr>
        <w:t>'</w:t>
      </w:r>
      <w:r w:rsidRPr="00523F92">
        <w:rPr>
          <w:rStyle w:val="afffff0"/>
          <w:rtl/>
        </w:rPr>
        <w:t xml:space="preserve"> </w:t>
      </w:r>
      <w:r w:rsidRPr="006F178A">
        <w:rPr>
          <w:rtl/>
        </w:rPr>
        <w:t>- בשביל קורקבן שאינו טוחן.</w:t>
      </w:r>
    </w:p>
    <w:p w:rsidR="00E9703F" w:rsidRPr="009757B9" w:rsidRDefault="00E9703F" w:rsidP="00E9703F">
      <w:pPr>
        <w:rPr>
          <w:rFonts w:cs="Guttman Vilna"/>
          <w:b/>
          <w:bCs/>
          <w:rtl/>
        </w:rPr>
      </w:pPr>
      <w:r w:rsidRPr="00523F92">
        <w:rPr>
          <w:rStyle w:val="afffff0"/>
          <w:rFonts w:hint="cs"/>
          <w:rtl/>
        </w:rPr>
        <w:t>'</w:t>
      </w:r>
      <w:ins w:id="91537" w:author="Claude - סמנטי" w:date="2026-10-11T12:28:21Z">
        <w:r>
          <w:rPr>
            <w:rStyle w:val="afffff0"/>
            <w:rtl/>
          </w:rPr>
          <w:t xml:space="preserve">וְיָקוּם לְקוֹל הַצִּפּוֹר</w:t>
        </w:r>
      </w:ins>
      <w:del w:id="91538" w:author="Claude - סמנטי" w:date="2026-10-11T12:28:21Z">
        <w:r w:rsidRPr="00523F92">
          <w:rPr>
            <w:rStyle w:val="afffff0"/>
            <w:rtl/>
          </w:rPr>
          <w:delText xml:space="preserve">ויקום לקול הצפור</w:delText>
        </w:r>
      </w:del>
      <w:r w:rsidRPr="00523F92">
        <w:rPr>
          <w:rStyle w:val="afffff0"/>
          <w:rFonts w:hint="cs"/>
          <w:rtl/>
        </w:rPr>
        <w:t>'</w:t>
      </w:r>
      <w:r w:rsidRPr="00523F92">
        <w:rPr>
          <w:rStyle w:val="afffff0"/>
          <w:rtl/>
        </w:rPr>
        <w:t xml:space="preserve"> </w:t>
      </w:r>
      <w:r w:rsidRPr="006F178A">
        <w:rPr>
          <w:rtl/>
        </w:rPr>
        <w:t xml:space="preserve">- </w:t>
      </w:r>
      <w:ins w:id="90677" w:author="מנוע מכני" w:date="2026-10-11T12:04:39Z">
        <w:r>
          <w:rPr>
            <w:rtl/>
          </w:rPr>
          <w:t xml:space="preserve">שאפי'</w:t>
        </w:r>
      </w:ins>
      <w:del w:id="90678" w:author="מנוע מכני" w:date="2026-10-11T12:04:39Z">
        <w:r w:rsidRPr="006F178A">
          <w:rPr>
            <w:rtl/>
          </w:rPr>
          <w:delText xml:space="preserve">שאפילו</w:delText>
        </w:r>
      </w:del>
      <w:r w:rsidRPr="006F178A">
        <w:rPr>
          <w:rtl/>
        </w:rPr>
        <w:t xml:space="preserve"> צפור מנערתו משנתו.</w:t>
      </w:r>
    </w:p>
    <w:p w:rsidR="00E9703F" w:rsidRPr="009757B9" w:rsidRDefault="00E9703F" w:rsidP="00E9703F">
      <w:pPr>
        <w:rPr>
          <w:rFonts w:cs="Guttman Vilna"/>
          <w:b/>
          <w:bCs/>
          <w:rtl/>
        </w:rPr>
      </w:pPr>
      <w:r w:rsidRPr="00523F92">
        <w:rPr>
          <w:rStyle w:val="afffff0"/>
          <w:rFonts w:hint="cs"/>
          <w:rtl/>
        </w:rPr>
        <w:t>'</w:t>
      </w:r>
      <w:ins w:id="91539" w:author="Claude - סמנטי" w:date="2026-10-11T12:28:21Z">
        <w:r>
          <w:rPr>
            <w:rStyle w:val="afffff0"/>
            <w:rtl/>
          </w:rPr>
          <w:t xml:space="preserve">וְיִשַּׁחּוּ כָּל בְּנוֹת הַשִּׁיר</w:t>
        </w:r>
      </w:ins>
      <w:del w:id="91540" w:author="Claude - סמנטי" w:date="2026-10-11T12:28:21Z">
        <w:r w:rsidRPr="00523F92">
          <w:rPr>
            <w:rStyle w:val="afffff0"/>
            <w:rtl/>
          </w:rPr>
          <w:delText xml:space="preserve">וישחו כל בנות השיר</w:delText>
        </w:r>
      </w:del>
      <w:r w:rsidRPr="00523F92">
        <w:rPr>
          <w:rStyle w:val="afffff0"/>
          <w:rFonts w:hint="cs"/>
          <w:rtl/>
        </w:rPr>
        <w:t>'</w:t>
      </w:r>
      <w:r w:rsidRPr="00523F92">
        <w:rPr>
          <w:rStyle w:val="afffff0"/>
          <w:rtl/>
        </w:rPr>
        <w:t xml:space="preserve"> </w:t>
      </w:r>
      <w:r w:rsidRPr="006F178A">
        <w:rPr>
          <w:rtl/>
        </w:rPr>
        <w:t xml:space="preserve">- </w:t>
      </w:r>
      <w:ins w:id="90679" w:author="מנוע מכני" w:date="2026-10-11T12:04:39Z">
        <w:r>
          <w:rPr>
            <w:rtl/>
          </w:rPr>
          <w:t xml:space="preserve">שאפי'</w:t>
        </w:r>
      </w:ins>
      <w:del w:id="90680" w:author="מנוע מכני" w:date="2026-10-11T12:04:39Z">
        <w:r w:rsidRPr="006F178A">
          <w:rPr>
            <w:rtl/>
          </w:rPr>
          <w:delText xml:space="preserve">שאפילו</w:delText>
        </w:r>
      </w:del>
      <w:r w:rsidRPr="006F178A">
        <w:rPr>
          <w:rtl/>
        </w:rPr>
        <w:t xml:space="preserve"> קול שרים ושרות דומות עליו כשוחה.</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ואף ברזילי הגלעדי </w:t>
      </w:r>
      <w:r w:rsidRPr="006F178A">
        <w:rPr>
          <w:rtl/>
        </w:rPr>
        <w:t xml:space="preserve">אמר</w:t>
      </w:r>
      <w:r w:rsidRPr="006F178A">
        <w:rPr>
          <w:rtl/>
        </w:rPr>
        <w:t xml:space="preserve"> לדוד-</w:t>
      </w:r>
    </w:p>
    <w:p w:rsidR="00E9703F" w:rsidRPr="006F178A" w:rsidRDefault="00E9703F" w:rsidP="00E9703F">
      <w:pPr>
        <w:rPr>
          <w:rtl/>
        </w:rPr>
      </w:pPr>
      <w:r w:rsidRPr="00523F92">
        <w:rPr>
          <w:rStyle w:val="afffff0"/>
          <w:rFonts w:hint="cs"/>
          <w:rtl/>
        </w:rPr>
        <w:t>'</w:t>
      </w:r>
      <w:ins w:id="91541" w:author="Claude - סמנטי" w:date="2026-10-11T12:28:21Z">
        <w:r>
          <w:rPr>
            <w:rStyle w:val="afffff0"/>
            <w:rtl/>
          </w:rPr>
          <w:t xml:space="preserve">בֶּן שְׁמֹנִים שָׁנָה אָנֹכִי הַיּוֹם הַאֵדַע בֵּין טוֹב לְרָע</w:t>
        </w:r>
      </w:ins>
      <w:del w:id="91542" w:author="Claude - סמנטי" w:date="2026-10-11T12:28:21Z">
        <w:r w:rsidRPr="00523F92">
          <w:rPr>
            <w:rStyle w:val="afffff0"/>
            <w:rtl/>
          </w:rPr>
          <w:delText xml:space="preserve">בן שמנים שנה אנכי היום האדע בין טוב לרע</w:delText>
        </w:r>
      </w:del>
      <w:r w:rsidRPr="00523F92">
        <w:rPr>
          <w:rStyle w:val="afffff0"/>
          <w:rFonts w:hint="cs"/>
          <w:rtl/>
        </w:rPr>
        <w:t>'</w:t>
      </w:r>
      <w:r w:rsidRPr="00523F92">
        <w:rPr>
          <w:rStyle w:val="afffff0"/>
          <w:rtl/>
        </w:rPr>
        <w:t xml:space="preserve"> </w:t>
      </w:r>
      <w:r w:rsidRPr="006F178A">
        <w:rPr>
          <w:rtl/>
        </w:rPr>
        <w:t>- מכאן שדעותן של זקנים משתנות.</w:t>
      </w:r>
    </w:p>
    <w:p w:rsidR="00E9703F" w:rsidRPr="006F178A" w:rsidRDefault="00E9703F" w:rsidP="00E9703F">
      <w:pPr>
        <w:rPr>
          <w:rtl/>
        </w:rPr>
      </w:pPr>
      <w:r w:rsidRPr="00523F92">
        <w:rPr>
          <w:rStyle w:val="afffff0"/>
          <w:rFonts w:hint="cs"/>
          <w:rtl/>
        </w:rPr>
        <w:t>'</w:t>
      </w:r>
      <w:ins w:id="91543" w:author="Claude - סמנטי" w:date="2026-10-11T12:28:21Z">
        <w:r>
          <w:rPr>
            <w:rStyle w:val="afffff0"/>
            <w:rtl/>
          </w:rPr>
          <w:t xml:space="preserve">אִם יִטְעַם עַבְדְּךָ אֶת אֲשֶׁר אֹכַל וְאֶת אֲשֶׁר אֶשְׁתֶּה</w:t>
        </w:r>
      </w:ins>
      <w:del w:id="91544" w:author="Claude - סמנטי" w:date="2026-10-11T12:28:21Z">
        <w:r w:rsidRPr="00523F92">
          <w:rPr>
            <w:rStyle w:val="afffff0"/>
            <w:rtl/>
          </w:rPr>
          <w:delText xml:space="preserve">אם יטעם עבדך את אשר אכל ואת אשר אשתה</w:delText>
        </w:r>
      </w:del>
      <w:r w:rsidRPr="00523F92">
        <w:rPr>
          <w:rStyle w:val="afffff0"/>
          <w:rFonts w:hint="cs"/>
          <w:rtl/>
        </w:rPr>
        <w:t>'</w:t>
      </w:r>
      <w:r w:rsidRPr="00523F92">
        <w:rPr>
          <w:rStyle w:val="afffff0"/>
          <w:rtl/>
        </w:rPr>
        <w:t xml:space="preserve"> </w:t>
      </w:r>
      <w:r w:rsidRPr="006F178A">
        <w:rPr>
          <w:rtl/>
        </w:rPr>
        <w:t>- מכאן ששפתותיהן של זקנים מתרפטות.</w:t>
      </w:r>
    </w:p>
    <w:p w:rsidR="00E9703F" w:rsidRPr="006F178A" w:rsidRDefault="00E9703F" w:rsidP="00E9703F">
      <w:pPr>
        <w:rPr>
          <w:rtl/>
        </w:rPr>
      </w:pPr>
      <w:r w:rsidRPr="00523F92">
        <w:rPr>
          <w:rStyle w:val="afffff0"/>
          <w:rFonts w:hint="cs"/>
          <w:rtl/>
        </w:rPr>
        <w:t>'</w:t>
      </w:r>
      <w:ins w:id="91545" w:author="Claude - סמנטי" w:date="2026-10-11T12:28:21Z">
        <w:r>
          <w:rPr>
            <w:rStyle w:val="afffff0"/>
            <w:rtl/>
          </w:rPr>
          <w:t xml:space="preserve">אִם אֶשְׁמַע עוֹד בְּקוֹל שָׁרִים וְשָׁרוֹת</w:t>
        </w:r>
      </w:ins>
      <w:del w:id="91546" w:author="Claude - סמנטי" w:date="2026-10-11T12:28:21Z">
        <w:r w:rsidRPr="00523F92">
          <w:rPr>
            <w:rStyle w:val="afffff0"/>
            <w:rtl/>
          </w:rPr>
          <w:delText xml:space="preserve">אם אשמע עוד בקול שרים ושרות</w:delText>
        </w:r>
      </w:del>
      <w:r w:rsidRPr="00523F92">
        <w:rPr>
          <w:rStyle w:val="afffff0"/>
          <w:rFonts w:hint="cs"/>
          <w:rtl/>
        </w:rPr>
        <w:t>'</w:t>
      </w:r>
      <w:r w:rsidRPr="00523F92">
        <w:rPr>
          <w:rStyle w:val="afffff0"/>
          <w:rtl/>
        </w:rPr>
        <w:t xml:space="preserve"> </w:t>
      </w:r>
      <w:r w:rsidRPr="006F178A">
        <w:rPr>
          <w:rtl/>
        </w:rPr>
        <w:t>- מכאן שאזניהם של זקנים מתכבדות.</w:t>
      </w:r>
    </w:p>
    <w:p w:rsidR="00E9703F" w:rsidRDefault="00E9703F" w:rsidP="00E9703F">
      <w:pPr>
        <w:rPr>
          <w:rtl/>
        </w:rPr>
      </w:pPr>
      <w:r w:rsidRPr="006F178A">
        <w:rPr>
          <w:rtl/>
        </w:rPr>
        <w:t>•</w:t>
      </w:r>
      <w:r w:rsidRPr="006F178A">
        <w:rPr>
          <w:rFonts w:hint="cs"/>
          <w:rtl/>
        </w:rPr>
        <w:t xml:space="preserve"> </w:t>
      </w:r>
      <w:r w:rsidRPr="006F178A">
        <w:rPr>
          <w:rtl/>
        </w:rPr>
        <w:t xml:space="preserve">וחלוק ברזילי הגלעדי </w:t>
      </w:r>
      <w:ins w:id="111779" w:author="קלוד" w:date="2026-10-11T13:11:34Z">
        <w:r>
          <w:rPr>
            <w:rtl/>
          </w:rPr>
          <w:t xml:space="preserve">ממשרתתו</w:t>
        </w:r>
      </w:ins>
      <w:del w:id="111780" w:author="קלוד" w:date="2026-10-11T13:11:34Z">
        <w:r w:rsidRPr="006F178A">
          <w:rPr>
            <w:rtl/>
          </w:rPr>
          <w:delText xml:space="preserve">מאמתיה</w:delText>
        </w:r>
      </w:del>
      <w:r w:rsidRPr="006F178A">
        <w:rPr>
          <w:rtl/>
        </w:rPr>
        <w:t xml:space="preserve"> </w:t>
      </w:r>
      <w:ins w:id="111777" w:author="קלוד" w:date="2026-10-11T13:11:34Z">
        <w:r>
          <w:rPr>
            <w:rStyle w:val="2fb"/>
            <w:rtl/>
          </w:rPr>
          <w:t xml:space="preserve">של</w:t>
        </w:r>
      </w:ins>
      <w:del w:id="111778" w:author="קלוד" w:date="2026-10-11T13:11:34Z">
        <w:r w:rsidRPr="006F178A">
          <w:rPr>
            <w:rStyle w:val="2fb"/>
            <w:rtl/>
          </w:rPr>
          <w:delText xml:space="preserve">דרבי</w:delText>
        </w:r>
      </w:del>
      <w:r w:rsidRPr="006F178A">
        <w:rPr>
          <w:rtl/>
        </w:rPr>
        <w:t xml:space="preserve"> </w:t>
      </w:r>
      <w:ins w:id="111775" w:author="קלוד" w:date="2026-10-11T13:11:34Z">
        <w:r>
          <w:rPr>
            <w:rtl/>
          </w:rPr>
          <w:t xml:space="preserve">רבי,</w:t>
        </w:r>
      </w:ins>
      <w:del w:id="111776" w:author="קלוד" w:date="2026-10-11T13:11:34Z">
        <w:r w:rsidRPr="006F178A">
          <w:rPr>
            <w:rtl/>
          </w:rPr>
          <w:delText xml:space="preserve">שהיתה</w:delText>
        </w:r>
      </w:del>
      <w:r w:rsidRPr="006F178A">
        <w:rPr>
          <w:rtl/>
        </w:rPr>
        <w:t xml:space="preserve"> </w:t>
      </w:r>
      <w:ins w:id="111773" w:author="קלוד" w:date="2026-10-11T13:11:34Z">
        <w:r>
          <w:rPr>
            <w:rtl/>
          </w:rPr>
          <w:t xml:space="preserve">שבגיל</w:t>
        </w:r>
      </w:ins>
      <w:del w:id="111774" w:author="קלוד" w:date="2026-10-11T13:11:34Z">
        <w:r w:rsidRPr="006F178A">
          <w:rPr>
            <w:rtl/>
          </w:rPr>
          <w:delText xml:space="preserve">בגיל</w:delText>
        </w:r>
      </w:del>
      <w:r w:rsidRPr="006F178A">
        <w:rPr>
          <w:rtl/>
        </w:rPr>
        <w:t xml:space="preserve"> תשעים </w:t>
      </w:r>
      <w:ins w:id="111771" w:author="קלוד" w:date="2026-10-11T13:11:34Z">
        <w:r>
          <w:rPr>
            <w:rtl/>
          </w:rPr>
          <w:t xml:space="preserve">ושתים</w:t>
        </w:r>
      </w:ins>
      <w:del w:id="111772" w:author="קלוד" w:date="2026-10-11T13:11:34Z">
        <w:r w:rsidRPr="006F178A">
          <w:rPr>
            <w:rtl/>
          </w:rPr>
          <w:delText xml:space="preserve">ושנים</w:delText>
        </w:r>
      </w:del>
      <w:r w:rsidRPr="006F178A">
        <w:rPr>
          <w:rtl/>
        </w:rPr>
        <w:t xml:space="preserve"> </w:t>
      </w:r>
      <w:ins w:id="111769" w:author="קלוד" w:date="2026-10-11T13:11:34Z">
        <w:r>
          <w:rPr>
            <w:rStyle w:val="afffffe"/>
            <w:rtl/>
          </w:rPr>
          <w:t xml:space="preserve">עוד</w:t>
        </w:r>
        <w:r>
          <w:rPr>
            <w:rtl/>
          </w:rPr>
          <w:t xml:space="preserve"> טעמה </w:t>
        </w:r>
        <w:r>
          <w:rPr>
            <w:rStyle w:val="afffffe"/>
            <w:rtl/>
          </w:rPr>
          <w:t xml:space="preserve">את התבשיל</w:t>
        </w:r>
        <w:r>
          <w:rPr>
            <w:rtl/>
          </w:rPr>
          <w:t xml:space="preserve">.</w:t>
        </w:r>
      </w:ins>
      <w:del w:id="111770" w:author="קלוד" w:date="2026-10-11T13:11:34Z">
        <w:r w:rsidRPr="006F178A">
          <w:rPr>
            <w:rtl/>
          </w:rPr>
          <w:delText xml:space="preserve">טועמת</w:delText>
        </w:r>
      </w:del>
    </w:p>
    <w:p w:rsidR="00E9703F" w:rsidRPr="006F178A" w:rsidRDefault="00E9703F" w:rsidP="00E9703F">
      <w:pPr>
        <w:rPr>
          <w:rtl/>
        </w:rPr>
      </w:pPr>
      <w:ins w:id="90739" w:author="Claude - סמנטי" w:date="2026-10-11T12:28:21Z">
        <w:ins w:id="111783" w:author="קלוד" w:date="2026-10-11T13:11:34Z">
          <w:r>
            <w:rPr>
              <w:rStyle w:val="afffffe"/>
              <w:rtl/>
            </w:rPr>
            <w:t xml:space="preserve">רבא:</w:t>
          </w:r>
          <w:r>
            <w:rPr>
              <w:rtl/>
            </w:rPr>
            <w:t xml:space="preserve"> שהוא</w:t>
          </w:r>
        </w:ins>
        <w:del w:id="111784" w:author="קלוד" w:date="2026-10-11T13:11:34Z">
          <w:r>
            <w:rPr>
              <w:rtl/>
            </w:rPr>
            <w:delText xml:space="preserve">שהוא</w:delText>
          </w:r>
        </w:del>
      </w:ins>
      <w:del w:id="90740" w:author="Claude - סמנטי" w:date="2026-10-11T12:28:21Z">
        <w:r w:rsidRPr="006F178A">
          <w:rPr>
            <w:rtl/>
          </w:rPr>
          <w:delText xml:space="preserve">דהוא</w:delText>
        </w:r>
      </w:del>
      <w:r w:rsidRPr="006F178A">
        <w:rPr>
          <w:rtl/>
        </w:rPr>
        <w:t xml:space="preserve"> שטוף בזמה </w:t>
      </w:r>
      <w:ins w:id="111781" w:author="קלוד" w:date="2026-10-11T13:11:34Z">
        <w:r>
          <w:rPr>
            <w:rtl/>
          </w:rPr>
          <w:t xml:space="preserve">היה,</w:t>
        </w:r>
      </w:ins>
      <w:del w:id="111782" w:author="קלוד" w:date="2026-10-11T13:11:34Z">
        <w:r w:rsidRPr="006F178A">
          <w:rPr>
            <w:rtl/>
          </w:rPr>
          <w:delText xml:space="preserve">היה</w:delText>
        </w:r>
      </w:del>
      <w:r w:rsidRPr="006F178A">
        <w:rPr>
          <w:rFonts w:hint="cs"/>
          <w:rtl/>
        </w:rPr>
        <w:t xml:space="preserve"> </w:t>
      </w:r>
      <w:r w:rsidRPr="006F178A">
        <w:rPr>
          <w:rtl/>
        </w:rPr>
        <w:t>וכל השטוף בזמה - זקנה קופצת עליו.</w:t>
      </w:r>
    </w:p>
    <w:p>
      <w:pPr>
        <w:pStyle w:val="afffff8"/>
        <w:rPr>
          <w:ins w:id="90043" w:author="קלוד" w:date="2026-10-11T12:33:55Z"/>
        </w:rPr>
      </w:pPr>
      <w:ins w:id="90044" w:author="קלוד" w:date="2026-10-11T12:33:55Z">
        <w:r>
          <w:rPr>
            <w:color w:val="7B3F00"/>
          </w:rPr>
          <w:t xml:space="preserve">זקנים - ת"ח מוסיפים חכמה ועמי הארץ טפשות</w:t>
        </w:r>
      </w:ins>
    </w:p>
    <w:p w:rsidR="00E9703F" w:rsidRPr="0095264C" w:rsidRDefault="00E9703F" w:rsidP="00E9703F">
      <w:pPr>
        <w:rPr>
          <w:spacing w:val="-2"/>
          <w:rtl/>
        </w:rPr>
      </w:pPr>
      <w:r w:rsidRPr="0095264C">
        <w:rPr>
          <w:spacing w:val="-2"/>
          <w:rtl/>
        </w:rPr>
        <w:t>•</w:t>
      </w:r>
      <w:r w:rsidRPr="0095264C">
        <w:rPr>
          <w:rFonts w:hint="cs"/>
          <w:spacing w:val="-2"/>
          <w:rtl/>
        </w:rPr>
        <w:t xml:space="preserve"> </w:t>
      </w:r>
      <w:r w:rsidRPr="0095264C">
        <w:rPr>
          <w:rStyle w:val="2fb"/>
          <w:spacing w:val="-2"/>
          <w:rtl/>
        </w:rPr>
        <w:t xml:space="preserve">ריב"י</w:t>
      </w:r>
      <w:r w:rsidRPr="0095264C">
        <w:rPr>
          <w:spacing w:val="-2"/>
          <w:rtl/>
        </w:rPr>
        <w:t xml:space="preserve"> תלמידי חכמים, כל זמן שמזקינין - חכמה נתוספת בהם,</w:t>
      </w:r>
      <w:r w:rsidRPr="0095264C">
        <w:rPr>
          <w:rStyle w:val="afffff0"/>
          <w:spacing w:val="-2"/>
          <w:rtl/>
        </w:rPr>
        <w:t xml:space="preserve"> </w:t>
      </w:r>
      <w:r w:rsidRPr="0095264C">
        <w:rPr>
          <w:rStyle w:val="afffff0"/>
          <w:rFonts w:hint="cs"/>
          <w:spacing w:val="-2"/>
          <w:rtl/>
        </w:rPr>
        <w:t>'</w:t>
      </w:r>
      <w:ins w:id="91547" w:author="Claude - סמנטי" w:date="2026-10-11T12:28:21Z">
        <w:r>
          <w:rPr>
            <w:rStyle w:val="afffff0"/>
            <w:spacing w:val="-2"/>
            <w:rtl/>
          </w:rPr>
          <w:t xml:space="preserve">בִּישִׁישִׁים חָכְמָה וְאֹרֶךְ יָמִים תְּבוּנָה</w:t>
        </w:r>
      </w:ins>
      <w:del w:id="91548" w:author="Claude - סמנטי" w:date="2026-10-11T12:28:21Z">
        <w:r w:rsidRPr="0095264C">
          <w:rPr>
            <w:rStyle w:val="afffff0"/>
            <w:spacing w:val="-2"/>
            <w:rtl/>
          </w:rPr>
          <w:delText xml:space="preserve">בישישים חכמה וארך ימים תבונה</w:delText>
        </w:r>
      </w:del>
      <w:r w:rsidRPr="0095264C">
        <w:rPr>
          <w:rStyle w:val="afffff0"/>
          <w:rFonts w:hint="cs"/>
          <w:spacing w:val="-2"/>
          <w:rtl/>
        </w:rPr>
        <w:t>'</w:t>
      </w:r>
      <w:r w:rsidRPr="0095264C">
        <w:rPr>
          <w:rStyle w:val="afffff0"/>
          <w:spacing w:val="-2"/>
          <w:rtl/>
        </w:rPr>
        <w:t>.</w:t>
      </w:r>
    </w:p>
    <w:p w:rsidR="00E9703F" w:rsidRPr="004640F6" w:rsidRDefault="00E9703F" w:rsidP="00E9703F">
      <w:pPr>
        <w:rPr>
          <w:rtl/>
        </w:rPr>
      </w:pPr>
      <w:r w:rsidRPr="0095264C">
        <w:rPr>
          <w:spacing w:val="-2"/>
          <w:rtl/>
        </w:rPr>
        <w:t>•</w:t>
      </w:r>
      <w:r w:rsidRPr="0095264C">
        <w:rPr>
          <w:rFonts w:hint="cs"/>
          <w:spacing w:val="-2"/>
          <w:rtl/>
        </w:rPr>
        <w:t xml:space="preserve"> </w:t>
      </w:r>
      <w:r w:rsidRPr="0095264C">
        <w:rPr>
          <w:spacing w:val="-2"/>
          <w:rtl/>
        </w:rPr>
        <w:t>ועמי הארץ, כל זמן שמזקינין - טפשות נתוספת בהן, שנא'</w:t>
      </w:r>
      <w:r w:rsidRPr="0095264C">
        <w:rPr>
          <w:rStyle w:val="afffff0"/>
          <w:spacing w:val="-2"/>
          <w:rtl/>
        </w:rPr>
        <w:t xml:space="preserve"> </w:t>
      </w:r>
      <w:r w:rsidRPr="0095264C">
        <w:rPr>
          <w:rStyle w:val="afffff0"/>
          <w:rFonts w:hint="cs"/>
          <w:spacing w:val="-2"/>
          <w:rtl/>
        </w:rPr>
        <w:t>'</w:t>
      </w:r>
      <w:ins w:id="91549" w:author="Claude - סמנטי" w:date="2026-10-11T12:28:21Z">
        <w:r>
          <w:rPr>
            <w:rStyle w:val="afffff0"/>
            <w:spacing w:val="-2"/>
            <w:rtl/>
          </w:rPr>
          <w:t xml:space="preserve">מֵסִיר שָׂפָה לְנֶאֱמָנִים וְטַעַם זְקֵנִים יִקָּח</w:t>
        </w:r>
      </w:ins>
      <w:del w:id="91550" w:author="Claude - סמנטי" w:date="2026-10-11T12:28:21Z">
        <w:r w:rsidRPr="0095264C">
          <w:rPr>
            <w:rStyle w:val="afffff0"/>
            <w:spacing w:val="-2"/>
            <w:rtl/>
          </w:rPr>
          <w:delText xml:space="preserve">מסיר שפה לנאמנים וטעם זקנים יקח</w:delText>
        </w:r>
      </w:del>
      <w:r w:rsidRPr="0095264C">
        <w:rPr>
          <w:rStyle w:val="afffff0"/>
          <w:rFonts w:hint="cs"/>
          <w:spacing w:val="-2"/>
          <w:rtl/>
        </w:rPr>
        <w:t>'</w:t>
      </w:r>
      <w:r w:rsidRPr="0095264C">
        <w:rPr>
          <w:rStyle w:val="afffff0"/>
          <w:spacing w:val="-2"/>
          <w:rtl/>
        </w:rPr>
        <w:t>.</w:t>
      </w:r>
    </w:p>
    <w:p w:rsidR="00E9703F" w:rsidRPr="006F178A" w:rsidRDefault="00E9703F" w:rsidP="00E9703F">
      <w:pPr>
        <w:rPr>
          <w:rtl/>
        </w:rPr>
      </w:pPr>
      <w:r w:rsidRPr="00523F92">
        <w:rPr>
          <w:rStyle w:val="afffff0"/>
          <w:rFonts w:hint="cs"/>
          <w:rtl/>
        </w:rPr>
        <w:t>'</w:t>
      </w:r>
      <w:r w:rsidRPr="00523F92">
        <w:rPr>
          <w:rStyle w:val="afffff0"/>
          <w:rtl/>
        </w:rPr>
        <w:t>גם מגבה ייראו</w:t>
      </w:r>
      <w:r w:rsidRPr="00523F92">
        <w:rPr>
          <w:rStyle w:val="afffff0"/>
          <w:rFonts w:hint="cs"/>
          <w:rtl/>
        </w:rPr>
        <w:t>'</w:t>
      </w:r>
      <w:r w:rsidRPr="00523F92">
        <w:rPr>
          <w:rStyle w:val="afffff0"/>
          <w:rtl/>
        </w:rPr>
        <w:t xml:space="preserve"> </w:t>
      </w:r>
      <w:ins w:id="90681" w:author="מנוע מכני" w:date="2026-10-11T12:04:39Z">
        <w:r>
          <w:rPr>
            <w:rtl/>
          </w:rPr>
          <w:t xml:space="preserve">שאפי'</w:t>
        </w:r>
      </w:ins>
      <w:del w:id="90682" w:author="מנוע מכני" w:date="2026-10-11T12:04:39Z">
        <w:r w:rsidRPr="006F178A">
          <w:rPr>
            <w:rtl/>
          </w:rPr>
          <w:delText xml:space="preserve">שאפילו</w:delText>
        </w:r>
      </w:del>
      <w:r w:rsidRPr="006F178A">
        <w:rPr>
          <w:rtl/>
        </w:rPr>
        <w:t xml:space="preserve"> גבשושית קטנה דומה עליו כהרי הרים.</w:t>
      </w:r>
    </w:p>
    <w:p w:rsidR="00E9703F" w:rsidRPr="006F178A" w:rsidRDefault="00E9703F" w:rsidP="00E9703F">
      <w:pPr>
        <w:rPr>
          <w:rtl/>
        </w:rPr>
      </w:pPr>
      <w:r w:rsidRPr="00661902">
        <w:rPr>
          <w:rStyle w:val="afffff0"/>
          <w:rFonts w:hint="cs"/>
          <w:rtl/>
        </w:rPr>
        <w:t>'</w:t>
      </w:r>
      <w:ins w:id="91551" w:author="Claude - סמנטי" w:date="2026-10-11T12:28:21Z">
        <w:r>
          <w:rPr>
            <w:rStyle w:val="afffff0"/>
            <w:rtl/>
          </w:rPr>
          <w:t xml:space="preserve">וְחַתְחַתִּים </w:t>
        </w:r>
        <w:ins w:id="111787" w:author="קלוד" w:date="2026-10-11T13:11:34Z">
          <w:r>
            <w:rPr>
              <w:rStyle w:val="afffff0"/>
              <w:rtl/>
            </w:rPr>
            <w:t xml:space="preserve">בַּדֶּרֶךְ' -</w:t>
          </w:r>
        </w:ins>
        <w:del w:id="111788" w:author="קלוד" w:date="2026-10-11T13:11:34Z">
          <w:r>
            <w:rPr>
              <w:rStyle w:val="afffff0"/>
              <w:rtl/>
            </w:rPr>
            <w:delText xml:space="preserve">בַּדֶּרֶךְ</w:delText>
          </w:r>
          <w:r w:rsidRPr="00661902">
            <w:rPr>
              <w:rStyle w:val="afffff0"/>
              <w:rFonts w:hint="cs"/>
              <w:rtl/>
            </w:rPr>
            <w:delText xml:space="preserve">'</w:delText>
          </w:r>
          <w:r w:rsidRPr="006F178A">
            <w:rPr>
              <w:rtl/>
            </w:rPr>
            <w:delText xml:space="preserve">-</w:delText>
          </w:r>
        </w:del>
      </w:ins>
      <w:del w:id="91552" w:author="Claude - סמנטי" w:date="2026-10-11T12:28:21Z">
        <w:r w:rsidRPr="00661902">
          <w:rPr>
            <w:rStyle w:val="afffff0"/>
            <w:rtl/>
          </w:rPr>
          <w:delText xml:space="preserve">וחתחתים בדרך</w:delText>
        </w:r>
      </w:del>
      <w:r w:rsidRPr="006F178A">
        <w:rPr>
          <w:rtl/>
        </w:rPr>
        <w:t xml:space="preserve"> בשעה שמהלך בדרך נעשו לו </w:t>
      </w:r>
      <w:ins w:id="111785" w:author="קלוד" w:date="2026-10-11T13:11:34Z">
        <w:r>
          <w:rPr>
            <w:rtl/>
          </w:rPr>
          <w:t xml:space="preserve">תוהים </w:t>
        </w:r>
        <w:r>
          <w:rPr>
            <w:rStyle w:val="afffffe"/>
            <w:rtl/>
          </w:rPr>
          <w:t xml:space="preserve">פחדים</w:t>
        </w:r>
        <w:r>
          <w:rPr>
            <w:rtl/>
          </w:rPr>
          <w:t xml:space="preserve">.</w:t>
        </w:r>
      </w:ins>
      <w:del w:id="111786" w:author="קלוד" w:date="2026-10-11T13:11:34Z">
        <w:r w:rsidRPr="006F178A">
          <w:rPr>
            <w:rtl/>
          </w:rPr>
          <w:delText xml:space="preserve">תוהים.</w:delText>
        </w:r>
      </w:del>
    </w:p>
    <w:p w:rsidR="00E9703F" w:rsidRPr="0095264C" w:rsidRDefault="00E9703F" w:rsidP="00E9703F">
      <w:pPr>
        <w:rPr>
          <w:spacing w:val="-4"/>
          <w:rtl/>
        </w:rPr>
      </w:pPr>
      <w:r w:rsidRPr="0095264C">
        <w:rPr>
          <w:rStyle w:val="afffff0"/>
          <w:rFonts w:hint="cs"/>
          <w:spacing w:val="-4"/>
          <w:rtl/>
        </w:rPr>
        <w:t>'</w:t>
      </w:r>
      <w:ins w:id="91557" w:author="Claude - סמנטי" w:date="2026-10-11T12:28:21Z">
        <w:r>
          <w:rPr>
            <w:rStyle w:val="afffff0"/>
            <w:spacing w:val="-4"/>
            <w:rtl/>
          </w:rPr>
          <w:t xml:space="preserve">וְיָנֵאץ הַשָּׁקֵד</w:t>
        </w:r>
      </w:ins>
      <w:del w:id="91558" w:author="Claude - סמנטי" w:date="2026-10-11T12:28:21Z">
        <w:r w:rsidRPr="0095264C">
          <w:rPr>
            <w:rStyle w:val="afffff0"/>
            <w:spacing w:val="-4"/>
            <w:rtl/>
          </w:rPr>
          <w:delText xml:space="preserve">וינאץ השקד</w:delText>
        </w:r>
      </w:del>
      <w:r w:rsidRPr="0095264C">
        <w:rPr>
          <w:rStyle w:val="afffff0"/>
          <w:rFonts w:hint="cs"/>
          <w:spacing w:val="-4"/>
          <w:rtl/>
        </w:rPr>
        <w:t>'</w:t>
      </w:r>
      <w:r w:rsidRPr="0095264C">
        <w:rPr>
          <w:rStyle w:val="afffff0"/>
          <w:spacing w:val="-4"/>
          <w:rtl/>
        </w:rPr>
        <w:t xml:space="preserve"> </w:t>
      </w:r>
      <w:r w:rsidRPr="0095264C">
        <w:rPr>
          <w:spacing w:val="-4"/>
          <w:rtl/>
        </w:rPr>
        <w:t>- זו קליבוסת [ירך תקוע בו],</w:t>
      </w:r>
      <w:r w:rsidRPr="0095264C">
        <w:rPr>
          <w:rStyle w:val="afffff0"/>
          <w:spacing w:val="-4"/>
          <w:rtl/>
        </w:rPr>
        <w:t xml:space="preserve"> </w:t>
      </w:r>
      <w:r w:rsidRPr="0095264C">
        <w:rPr>
          <w:rStyle w:val="afffff0"/>
          <w:rFonts w:hint="cs"/>
          <w:spacing w:val="-4"/>
          <w:rtl/>
        </w:rPr>
        <w:t>'</w:t>
      </w:r>
      <w:ins w:id="91555" w:author="Claude - סמנטי" w:date="2026-10-11T12:28:21Z">
        <w:r>
          <w:rPr>
            <w:rStyle w:val="afffff0"/>
            <w:spacing w:val="-4"/>
            <w:rtl/>
          </w:rPr>
          <w:t xml:space="preserve">וְיִסְתַּבֵּל הֶחָגָב</w:t>
        </w:r>
      </w:ins>
      <w:del w:id="91556" w:author="Claude - סמנטי" w:date="2026-10-11T12:28:21Z">
        <w:r w:rsidRPr="0095264C">
          <w:rPr>
            <w:rStyle w:val="afffff0"/>
            <w:spacing w:val="-4"/>
            <w:rtl/>
          </w:rPr>
          <w:delText xml:space="preserve">ויסתבל החגב</w:delText>
        </w:r>
      </w:del>
      <w:r w:rsidRPr="0095264C">
        <w:rPr>
          <w:rStyle w:val="afffff0"/>
          <w:rFonts w:hint="cs"/>
          <w:spacing w:val="-4"/>
          <w:rtl/>
        </w:rPr>
        <w:t>'</w:t>
      </w:r>
      <w:r w:rsidRPr="0095264C">
        <w:rPr>
          <w:rStyle w:val="afffff0"/>
          <w:spacing w:val="-4"/>
          <w:rtl/>
        </w:rPr>
        <w:t xml:space="preserve"> </w:t>
      </w:r>
      <w:r w:rsidRPr="0095264C">
        <w:rPr>
          <w:spacing w:val="-4"/>
          <w:rtl/>
        </w:rPr>
        <w:t>- אלו עגבות,</w:t>
      </w:r>
      <w:r w:rsidRPr="0095264C">
        <w:rPr>
          <w:rStyle w:val="afffff0"/>
          <w:spacing w:val="-4"/>
          <w:rtl/>
        </w:rPr>
        <w:t xml:space="preserve"> </w:t>
      </w:r>
      <w:r w:rsidRPr="0095264C">
        <w:rPr>
          <w:rStyle w:val="afffff0"/>
          <w:rFonts w:hint="cs"/>
          <w:spacing w:val="-4"/>
          <w:rtl/>
        </w:rPr>
        <w:t>'</w:t>
      </w:r>
      <w:ins w:id="91553" w:author="Claude - סמנטי" w:date="2026-10-11T12:28:21Z">
        <w:r>
          <w:rPr>
            <w:rStyle w:val="afffff0"/>
            <w:spacing w:val="-4"/>
            <w:rtl/>
          </w:rPr>
          <w:t xml:space="preserve">וְתָפֵר הָאֲבִיּוֹנָה</w:t>
        </w:r>
      </w:ins>
      <w:del w:id="91554" w:author="Claude - סמנטי" w:date="2026-10-11T12:28:21Z">
        <w:r w:rsidRPr="0095264C">
          <w:rPr>
            <w:rStyle w:val="afffff0"/>
            <w:spacing w:val="-4"/>
            <w:rtl/>
          </w:rPr>
          <w:delText xml:space="preserve">ותפר האביונה</w:delText>
        </w:r>
      </w:del>
      <w:r w:rsidRPr="0095264C">
        <w:rPr>
          <w:rStyle w:val="afffff0"/>
          <w:rFonts w:hint="cs"/>
          <w:spacing w:val="-4"/>
          <w:rtl/>
        </w:rPr>
        <w:t>'</w:t>
      </w:r>
      <w:r w:rsidRPr="0095264C">
        <w:rPr>
          <w:rStyle w:val="afffff0"/>
          <w:spacing w:val="-4"/>
          <w:rtl/>
        </w:rPr>
        <w:t xml:space="preserve"> </w:t>
      </w:r>
      <w:r w:rsidRPr="0095264C">
        <w:rPr>
          <w:spacing w:val="-4"/>
          <w:rtl/>
        </w:rPr>
        <w:t>- זו חמדה.</w:t>
      </w:r>
    </w:p>
    <w:p w:rsidR="00E9703F" w:rsidRPr="006F178A" w:rsidRDefault="00E9703F" w:rsidP="00E9703F">
      <w:pPr>
        <w:rPr>
          <w:rtl/>
        </w:rPr>
      </w:pPr>
      <w:r w:rsidRPr="006F178A">
        <w:rPr>
          <w:rtl/>
        </w:rPr>
        <w:t>•</w:t>
      </w:r>
      <w:r w:rsidRPr="006F178A">
        <w:rPr>
          <w:rFonts w:hint="cs"/>
          <w:rtl/>
        </w:rPr>
        <w:t xml:space="preserve"> </w:t>
      </w:r>
      <w:ins w:id="111807" w:author="קלוד" w:date="2026-10-11T13:11:34Z">
        <w:r>
          <w:rPr>
            <w:rStyle w:val="2fb"/>
            <w:rtl/>
          </w:rPr>
          <w:t xml:space="preserve">ר"כ,</w:t>
        </w:r>
      </w:ins>
      <w:del w:id="111808" w:author="קלוד" w:date="2026-10-11T13:11:34Z">
        <w:r w:rsidRPr="006F178A">
          <w:rPr>
            <w:rStyle w:val="2fb"/>
            <w:rtl/>
          </w:rPr>
          <w:delText xml:space="preserve">ר"כ</w:delText>
        </w:r>
      </w:del>
      <w:r w:rsidRPr="006F178A">
        <w:rPr>
          <w:rtl/>
        </w:rPr>
        <w:t xml:space="preserve"> </w:t>
      </w:r>
      <w:ins w:id="111805" w:author="קלוד" w:date="2026-10-11T13:11:34Z">
        <w:r>
          <w:rPr>
            <w:rtl/>
          </w:rPr>
          <w:t xml:space="preserve">כשקרא פסוק זה</w:t>
        </w:r>
      </w:ins>
      <w:del w:id="111806" w:author="קלוד" w:date="2026-10-11T13:11:34Z">
        <w:r w:rsidRPr="006F178A">
          <w:rPr>
            <w:rtl/>
          </w:rPr>
          <w:delText xml:space="preserve">כששנה</w:delText>
        </w:r>
      </w:del>
      <w:r w:rsidRPr="006F178A">
        <w:rPr>
          <w:rtl/>
        </w:rPr>
        <w:t xml:space="preserve"> לפני </w:t>
      </w:r>
      <w:r w:rsidRPr="006F178A">
        <w:rPr>
          <w:rStyle w:val="2fb"/>
          <w:rtl/>
        </w:rPr>
        <w:t xml:space="preserve">רב</w:t>
      </w:r>
      <w:r w:rsidRPr="006F178A">
        <w:rPr>
          <w:rtl/>
        </w:rPr>
        <w:t xml:space="preserve"> </w:t>
      </w:r>
      <w:ins w:id="111803" w:author="קלוד" w:date="2026-10-11T13:11:34Z">
        <w:r>
          <w:rPr>
            <w:rtl/>
          </w:rPr>
          <w:t xml:space="preserve">ורב</w:t>
        </w:r>
      </w:ins>
      <w:del w:id="111804" w:author="קלוד" w:date="2026-10-11T13:11:34Z">
        <w:r w:rsidRPr="006F178A">
          <w:rPr>
            <w:rtl/>
          </w:rPr>
          <w:delText xml:space="preserve">שמעו</w:delText>
        </w:r>
      </w:del>
      <w:r w:rsidRPr="006F178A">
        <w:rPr>
          <w:rtl/>
        </w:rPr>
        <w:t xml:space="preserve"> </w:t>
      </w:r>
      <w:ins w:id="111801" w:author="קלוד" w:date="2026-10-11T13:11:34Z">
        <w:r>
          <w:rPr>
            <w:rtl/>
          </w:rPr>
          <w:t xml:space="preserve">נאנח</w:t>
        </w:r>
      </w:ins>
      <w:del w:id="111802" w:author="קלוד" w:date="2026-10-11T13:11:34Z">
        <w:r w:rsidRPr="006F178A">
          <w:rPr>
            <w:rtl/>
          </w:rPr>
          <w:delText xml:space="preserve">אנחה</w:delText>
        </w:r>
      </w:del>
      <w:r w:rsidRPr="006F178A">
        <w:rPr>
          <w:rtl/>
        </w:rPr>
        <w:t xml:space="preserve"> </w:t>
      </w:r>
      <w:ins w:id="111799" w:author="קלוד" w:date="2026-10-11T13:11:34Z">
        <w:r>
          <w:rPr>
            <w:rtl/>
          </w:rPr>
          <w:t xml:space="preserve">-</w:t>
        </w:r>
      </w:ins>
      <w:del w:id="111800" w:author="קלוד" w:date="2026-10-11T13:11:34Z">
        <w:r w:rsidRPr="006F178A">
          <w:rPr>
            <w:rtl/>
          </w:rPr>
          <w:delText xml:space="preserve">בדרשה</w:delText>
        </w:r>
      </w:del>
      <w:r w:rsidRPr="006F178A">
        <w:rPr>
          <w:rtl/>
        </w:rPr>
        <w:t xml:space="preserve"> </w:t>
      </w:r>
      <w:ins w:id="111797" w:author="קלוד" w:date="2026-10-11T13:11:34Z">
        <w:r>
          <w:rPr>
            <w:rtl/>
          </w:rPr>
          <w:t xml:space="preserve">הבין</w:t>
        </w:r>
      </w:ins>
      <w:del w:id="111798" w:author="קלוד" w:date="2026-10-11T13:11:34Z">
        <w:r w:rsidRPr="006F178A">
          <w:rPr>
            <w:rtl/>
          </w:rPr>
          <w:delText xml:space="preserve">זו</w:delText>
        </w:r>
      </w:del>
      <w:r w:rsidRPr="006F178A">
        <w:rPr>
          <w:rtl/>
        </w:rPr>
        <w:t xml:space="preserve"> </w:t>
      </w:r>
      <w:ins w:id="111795" w:author="קלוד" w:date="2026-10-11T13:11:34Z">
        <w:r>
          <w:rPr>
            <w:rtl/>
          </w:rPr>
          <w:t xml:space="preserve">שבטלה</w:t>
        </w:r>
      </w:ins>
      <w:del w:id="111796" w:author="קלוד" w:date="2026-10-11T13:11:34Z">
        <w:r w:rsidRPr="006F178A">
          <w:rPr>
            <w:rtl/>
          </w:rPr>
          <w:delText xml:space="preserve">והבין</w:delText>
        </w:r>
      </w:del>
      <w:r w:rsidRPr="006F178A">
        <w:rPr>
          <w:rtl/>
        </w:rPr>
        <w:t xml:space="preserve"> </w:t>
      </w:r>
      <w:ins w:id="111793" w:author="קלוד" w:date="2026-10-11T13:11:34Z">
        <w:r>
          <w:rPr>
            <w:rtl/>
          </w:rPr>
          <w:t xml:space="preserve">תאוותו</w:t>
        </w:r>
      </w:ins>
      <w:del w:id="111794" w:author="קלוד" w:date="2026-10-11T13:11:34Z">
        <w:r w:rsidRPr="006F178A">
          <w:rPr>
            <w:rtl/>
          </w:rPr>
          <w:delText xml:space="preserve">דבטל</w:delText>
        </w:r>
      </w:del>
      <w:r w:rsidRPr="006F178A">
        <w:rPr>
          <w:rtl/>
        </w:rPr>
        <w:t xml:space="preserve"> </w:t>
      </w:r>
      <w:ins w:id="111791" w:author="קלוד" w:date="2026-10-11T13:11:34Z">
        <w:r>
          <w:rPr>
            <w:rtl/>
          </w:rPr>
          <w:t xml:space="preserve">של</w:t>
        </w:r>
      </w:ins>
      <w:del w:id="111792" w:author="קלוד" w:date="2026-10-11T13:11:34Z">
        <w:r w:rsidRPr="006F178A">
          <w:rPr>
            <w:rtl/>
          </w:rPr>
          <w:delText xml:space="preserve">חמדיה</w:delText>
        </w:r>
      </w:del>
      <w:r w:rsidRPr="006F178A">
        <w:rPr>
          <w:rtl/>
        </w:rPr>
        <w:t xml:space="preserve"> </w:t>
      </w:r>
      <w:ins w:id="111789" w:author="קלוד" w:date="2026-10-11T13:11:34Z">
        <w:r>
          <w:rPr>
            <w:rStyle w:val="2fb"/>
            <w:rtl/>
          </w:rPr>
          <w:t xml:space="preserve">רב.</w:t>
        </w:r>
      </w:ins>
      <w:del w:id="111790" w:author="קלוד" w:date="2026-10-11T13:11:34Z">
        <w:r w:rsidRPr="006F178A">
          <w:rPr>
            <w:rStyle w:val="2fb"/>
            <w:rtl/>
          </w:rPr>
          <w:delText xml:space="preserve">דרב</w:delText>
        </w:r>
        <w:r w:rsidRPr="006F178A">
          <w:rPr>
            <w:rtl/>
          </w:rPr>
          <w:delText xml:space="preserve">.</w:delText>
        </w:r>
      </w:del>
    </w:p>
    <w:p w:rsidR="00E9703F" w:rsidRPr="006F178A" w:rsidRDefault="00E9703F" w:rsidP="00E9703F">
      <w:pPr>
        <w:rPr>
          <w:rtl/>
        </w:rPr>
      </w:pPr>
      <w:r w:rsidRPr="006F178A">
        <w:rPr>
          <w:rtl/>
        </w:rPr>
        <w:t>•</w:t>
      </w:r>
      <w:r w:rsidRPr="006F178A">
        <w:rPr>
          <w:rFonts w:hint="cs"/>
          <w:rtl/>
        </w:rPr>
        <w:t xml:space="preserve"> </w:t>
      </w:r>
      <w:r w:rsidRPr="006F178A">
        <w:rPr>
          <w:rStyle w:val="2fb"/>
          <w:rtl/>
        </w:rPr>
        <w:t>ר"כ</w:t>
      </w:r>
      <w:r w:rsidRPr="008F09C0">
        <w:rPr>
          <w:rStyle w:val="afffff0"/>
          <w:rFonts w:hint="cs"/>
          <w:rtl/>
        </w:rPr>
        <w:t xml:space="preserve"> '</w:t>
      </w:r>
      <w:ins w:id="91559" w:author="Claude - סמנטי" w:date="2026-10-11T12:28:21Z">
        <w:r>
          <w:rPr>
            <w:rStyle w:val="afffff0"/>
            <w:rtl/>
          </w:rPr>
          <w:t xml:space="preserve">כִּי הוּא אָמַר וַיֶּהִי</w:t>
        </w:r>
      </w:ins>
      <w:del w:id="91560" w:author="Claude - סמנטי" w:date="2026-10-11T12:28:21Z">
        <w:r w:rsidRPr="008F09C0">
          <w:rPr>
            <w:rStyle w:val="afffff0"/>
            <w:rtl/>
          </w:rPr>
          <w:delText xml:space="preserve">כי הוא </w:delText>
        </w:r>
        <w:r w:rsidRPr="008F09C0">
          <w:rPr>
            <w:rStyle w:val="afffff0"/>
            <w:rtl/>
          </w:rPr>
          <w:delText xml:space="preserve">אמר</w:delText>
        </w:r>
        <w:r w:rsidRPr="008F09C0">
          <w:rPr>
            <w:rStyle w:val="afffff0"/>
            <w:rtl/>
          </w:rPr>
          <w:delText xml:space="preserve"> ויהי</w:delText>
        </w:r>
      </w:del>
      <w:r w:rsidRPr="008F09C0">
        <w:rPr>
          <w:rStyle w:val="afffff0"/>
          <w:rFonts w:hint="cs"/>
          <w:rtl/>
        </w:rPr>
        <w:t>'</w:t>
      </w:r>
      <w:r w:rsidRPr="008F09C0">
        <w:rPr>
          <w:rStyle w:val="afffff0"/>
          <w:rtl/>
        </w:rPr>
        <w:t xml:space="preserve"> </w:t>
      </w:r>
      <w:r w:rsidRPr="006F178A">
        <w:rPr>
          <w:rtl/>
        </w:rPr>
        <w:t>- זו אשה, הוא צוה ויעמד - אלו בנים.</w:t>
      </w:r>
    </w:p>
    <w:p>
      <w:pPr>
        <w:pStyle w:val="38"/>
        <w:rPr>
          <w:ins w:id="99231" w:author="מנוע מכני" w:date="2026-10-11T12:04:39Z"/>
        </w:rPr>
      </w:pPr>
      <w:r w:rsidRPr="006F178A">
        <w:t xml:space="preserve">תנא:</w:t>
      </w:r>
    </w:p>
    <w:p w:rsidR="00E9703F" w:rsidRPr="006F178A" w:rsidRDefault="00E9703F" w:rsidP="00E9703F">
      <w:pPr>
        <w:rPr>
          <w:rtl/>
        </w:rPr>
      </w:pPr>
      <w:del w:id="99232" w:author="מנוע מכני" w:date="2026-10-11T12:04:39Z">
        <w:r w:rsidRPr="006F178A">
          <w:rPr>
            <w:rtl/>
          </w:rPr>
          <w:delText xml:space="preserve"> </w:delText>
        </w:r>
      </w:del>
      <w:r w:rsidRPr="006F178A">
        <w:rPr>
          <w:rtl/>
        </w:rPr>
        <w:t xml:space="preserve">אשה חמת מלא צואה, ופיה מלא דם - והכל רצין אחריה.</w:t>
      </w:r>
    </w:p>
    <w:p>
      <w:pPr>
        <w:pStyle w:val="afffff8"/>
        <w:rPr>
          <w:ins w:id="90041" w:author="קלוד" w:date="2026-10-11T12:33:55Z"/>
        </w:rPr>
      </w:pPr>
      <w:ins w:id="90042" w:author="קלוד" w:date="2026-10-11T12:33:55Z">
        <w:r>
          <w:rPr>
            <w:color w:val="7B3F00"/>
          </w:rPr>
          <w:t xml:space="preserve">'אל בית עולמו' - לכל צדיק מדור לפי כבודו</w:t>
        </w:r>
      </w:ins>
    </w:p>
    <w:p w:rsidR="00E9703F" w:rsidRPr="006F178A" w:rsidRDefault="00E9703F" w:rsidP="00E9703F">
      <w:pPr>
        <w:rPr>
          <w:rtl/>
        </w:rPr>
      </w:pPr>
      <w:r w:rsidRPr="00523F92">
        <w:rPr>
          <w:rStyle w:val="afffff0"/>
          <w:rFonts w:hint="cs"/>
          <w:rtl/>
        </w:rPr>
        <w:t>'</w:t>
      </w:r>
      <w:ins w:id="91561" w:author="Claude - סמנטי" w:date="2026-10-11T12:28:21Z">
        <w:r>
          <w:rPr>
            <w:rStyle w:val="afffff0"/>
            <w:rtl/>
          </w:rPr>
          <w:t xml:space="preserve">כִּי הֹלֵךְ הָאָדָם אֶל בֵּית עֹלָמוֹ</w:t>
        </w:r>
      </w:ins>
      <w:del w:id="91562" w:author="Claude - סמנטי" w:date="2026-10-11T12:28:21Z">
        <w:r w:rsidRPr="00523F92">
          <w:rPr>
            <w:rStyle w:val="afffff0"/>
            <w:rtl/>
          </w:rPr>
          <w:delText xml:space="preserve">כי הלך האדם אל בית עלמו</w:delText>
        </w:r>
      </w:del>
      <w:r w:rsidRPr="00523F92">
        <w:rPr>
          <w:rStyle w:val="afffff0"/>
          <w:rFonts w:hint="cs"/>
          <w:rtl/>
        </w:rPr>
        <w:t>'</w:t>
      </w:r>
      <w:r w:rsidRPr="00523F92">
        <w:rPr>
          <w:rStyle w:val="afffff0"/>
          <w:rtl/>
        </w:rPr>
        <w:t xml:space="preserve"> </w:t>
      </w:r>
      <w:r w:rsidRPr="006F178A">
        <w:rPr>
          <w:rtl/>
        </w:rPr>
        <w:t xml:space="preserve">- </w:t>
      </w:r>
      <w:r w:rsidRPr="006F178A">
        <w:rPr>
          <w:rStyle w:val="2fb"/>
          <w:rtl/>
        </w:rPr>
        <w:t xml:space="preserve">ארי"צ</w:t>
      </w:r>
      <w:r w:rsidRPr="006F178A">
        <w:rPr>
          <w:rtl/>
        </w:rPr>
        <w:t xml:space="preserve"> מלמד שכל צדיק וצדיק נותנין לו מדור לפי כבודו.</w:t>
      </w:r>
    </w:p>
    <w:p w:rsidR="00E9703F" w:rsidRPr="004640F6" w:rsidRDefault="00E9703F" w:rsidP="0095264C">
      <w:pPr>
        <w:rPr>
          <w:rtl/>
        </w:rPr>
      </w:pPr>
      <w:r w:rsidRPr="004640F6">
        <w:rPr>
          <w:rtl/>
        </w:rPr>
        <w:tab/>
      </w:r>
      <w:r w:rsidRPr="004640F6">
        <w:rPr>
          <w:rtl/>
        </w:rPr>
        <w:tab/>
        <w:t>משל למלך שנכנס הוא ועבדיו לעיר, כשהן נכנסין - כולן בשער אחד נכנסין.</w:t>
      </w:r>
    </w:p>
    <w:p w:rsidR="00E9703F" w:rsidRPr="006F178A" w:rsidRDefault="00E9703F" w:rsidP="00E9703F">
      <w:pPr>
        <w:rPr>
          <w:rtl/>
        </w:rPr>
      </w:pPr>
      <w:r w:rsidRPr="006F178A">
        <w:rPr>
          <w:rtl/>
        </w:rPr>
        <w:tab/>
      </w:r>
      <w:r w:rsidRPr="006F178A">
        <w:rPr>
          <w:rtl/>
        </w:rPr>
        <w:tab/>
      </w:r>
      <w:r w:rsidRPr="006F178A">
        <w:rPr>
          <w:rtl/>
        </w:rPr>
        <w:tab/>
        <w:t>כשהן לנין - כל אחד ואחד נותנין לו מדור לפי כבודו.</w:t>
      </w:r>
    </w:p>
    <w:p>
      <w:pPr>
        <w:pStyle w:val="38"/>
        <w:rPr>
          <w:ins w:id="99233" w:author="מנוע מכני" w:date="2026-10-11T12:04:39Z"/>
        </w:rPr>
      </w:pPr>
      <w:r w:rsidRPr="006F178A">
        <w:t>וארי"צ</w:t>
      </w:r>
      <w:r w:rsidRPr="006F178A">
        <w:t>:</w:t>
      </w:r>
    </w:p>
    <w:p w:rsidR="00E9703F" w:rsidRPr="006F178A" w:rsidRDefault="00E9703F" w:rsidP="00E9703F">
      <w:pPr>
        <w:rPr>
          <w:rtl/>
        </w:rPr>
      </w:pPr>
      <w:del w:id="99234" w:author="מנוע מכני" w:date="2026-10-11T12:04:39Z">
        <w:r w:rsidRPr="008F09C0">
          <w:rPr>
            <w:rStyle w:val="afffff0"/>
            <w:rtl/>
          </w:rPr>
          <w:delText xml:space="preserve"> </w:delText>
        </w:r>
      </w:del>
      <w:r w:rsidRPr="008F09C0">
        <w:rPr>
          <w:rStyle w:val="afffff0"/>
          <w:rFonts w:hint="cs"/>
          <w:rtl/>
        </w:rPr>
        <w:t>'</w:t>
      </w:r>
      <w:r w:rsidRPr="008F09C0">
        <w:rPr>
          <w:rStyle w:val="afffff0"/>
          <w:rtl/>
        </w:rPr>
        <w:t>כי הילדות והשחרות הבל</w:t>
      </w:r>
      <w:r w:rsidRPr="008F09C0">
        <w:rPr>
          <w:rStyle w:val="afffff0"/>
          <w:rFonts w:hint="cs"/>
          <w:rtl/>
        </w:rPr>
        <w:t>'</w:t>
      </w:r>
      <w:r w:rsidRPr="008F09C0">
        <w:rPr>
          <w:rStyle w:val="afffff0"/>
          <w:rtl/>
        </w:rPr>
        <w:t xml:space="preserve"> </w:t>
      </w:r>
      <w:r w:rsidRPr="006F178A">
        <w:rPr>
          <w:rtl/>
        </w:rPr>
        <w:t>דברים שאדם עושה בילדותו - משחירים פניו לעת זקנתו.</w:t>
      </w:r>
    </w:p>
    <w:p>
      <w:pPr>
        <w:pStyle w:val="afffff8"/>
        <w:rPr>
          <w:ins w:id="90039" w:author="קלוד" w:date="2026-10-11T12:33:55Z"/>
        </w:rPr>
      </w:pPr>
      <w:ins w:id="90040" w:author="קלוד" w:date="2026-10-11T12:33:55Z">
        <w:r>
          <w:rPr>
            <w:color w:val="7B3F00"/>
          </w:rPr>
          <w:t xml:space="preserve">המת בקבר - רימה, אבלות נפשו ומנחמין שישבו במקומו</w:t>
        </w:r>
      </w:ins>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ר"יצ</w:t>
      </w:r>
      <w:r w:rsidRPr="006F178A">
        <w:rPr>
          <w:rtl/>
        </w:rPr>
        <w:t xml:space="preserve"> קשה רימה למת כמחט בבשר החי, -</w:t>
      </w:r>
      <w:r w:rsidRPr="008F09C0">
        <w:rPr>
          <w:rStyle w:val="afffff0"/>
          <w:rtl/>
        </w:rPr>
        <w:t xml:space="preserve"> </w:t>
      </w:r>
      <w:r w:rsidRPr="008F09C0">
        <w:rPr>
          <w:rStyle w:val="afffff0"/>
          <w:rFonts w:hint="cs"/>
          <w:rtl/>
        </w:rPr>
        <w:t>'</w:t>
      </w:r>
      <w:ins w:id="91563" w:author="Claude - סמנטי" w:date="2026-10-11T12:28:21Z">
        <w:r>
          <w:rPr>
            <w:rStyle w:val="afffff0"/>
            <w:rtl/>
          </w:rPr>
          <w:t xml:space="preserve">אַךְ בְּשָׂרוֹ עָלָיו יִכְאָב</w:t>
        </w:r>
      </w:ins>
      <w:del w:id="91564" w:author="Claude - סמנטי" w:date="2026-10-11T12:28:21Z">
        <w:r w:rsidRPr="008F09C0">
          <w:rPr>
            <w:rStyle w:val="afffff0"/>
            <w:rtl/>
          </w:rPr>
          <w:delText xml:space="preserve">אך בשרו עליו יכאב</w:delText>
        </w:r>
      </w:del>
      <w:r w:rsidRPr="008F09C0">
        <w:rPr>
          <w:rStyle w:val="afffff0"/>
          <w:rFonts w:hint="cs"/>
          <w:rtl/>
        </w:rPr>
        <w:t>'</w:t>
      </w:r>
      <w:r w:rsidRPr="008F09C0">
        <w:rPr>
          <w:rStyle w:val="afffff0"/>
          <w:rtl/>
        </w:rPr>
        <w:t>.</w:t>
      </w:r>
    </w:p>
    <w:p>
      <w:pPr>
        <w:pStyle w:val="38"/>
        <w:rPr>
          <w:ins w:id="99235" w:author="מנוע מכני" w:date="2026-10-11T12:04:39Z"/>
        </w:rPr>
      </w:pPr>
      <w:r w:rsidRPr="006F178A">
        <w:t>ר"חס</w:t>
      </w:r>
      <w:r w:rsidRPr="006F178A">
        <w:t>:</w:t>
      </w:r>
    </w:p>
    <w:p w:rsidR="00E9703F" w:rsidRPr="006F178A" w:rsidRDefault="00E9703F" w:rsidP="00E9703F">
      <w:pPr>
        <w:rPr>
          <w:rtl/>
        </w:rPr>
      </w:pPr>
      <w:del w:id="99236" w:author="מנוע מכני" w:date="2026-10-11T12:04:39Z">
        <w:r w:rsidRPr="006F178A">
          <w:rPr>
            <w:rtl/>
          </w:rPr>
          <w:delText xml:space="preserve"> </w:delText>
        </w:r>
      </w:del>
      <w:r w:rsidRPr="006F178A">
        <w:rPr>
          <w:rtl/>
        </w:rPr>
        <w:t xml:space="preserve">נפשו של אדם מתאבלת עליו כל שבעה, </w:t>
      </w:r>
      <w:r>
        <w:rPr>
          <w:rtl/>
        </w:rPr>
        <w:t>שנא'</w:t>
      </w:r>
      <w:r w:rsidRPr="008F09C0">
        <w:rPr>
          <w:rStyle w:val="afffff0"/>
          <w:rtl/>
        </w:rPr>
        <w:t xml:space="preserve"> </w:t>
      </w:r>
      <w:r w:rsidRPr="008F09C0">
        <w:rPr>
          <w:rStyle w:val="afffff0"/>
          <w:rFonts w:hint="cs"/>
          <w:rtl/>
        </w:rPr>
        <w:t>'</w:t>
      </w:r>
      <w:ins w:id="91567" w:author="Claude - סמנטי" w:date="2026-10-11T12:28:21Z">
        <w:r>
          <w:rPr>
            <w:rStyle w:val="afffff0"/>
            <w:rtl/>
          </w:rPr>
          <w:t xml:space="preserve">וְנַפְשׁוֹ עָלָיו תֶּאֱבָל</w:t>
        </w:r>
      </w:ins>
      <w:del w:id="91568" w:author="Claude - סמנטי" w:date="2026-10-11T12:28:21Z">
        <w:r w:rsidRPr="008F09C0">
          <w:rPr>
            <w:rStyle w:val="afffff0"/>
            <w:rtl/>
          </w:rPr>
          <w:delText xml:space="preserve">ונפשו עליו תאבל</w:delText>
        </w:r>
      </w:del>
      <w:r w:rsidRPr="008F09C0">
        <w:rPr>
          <w:rStyle w:val="afffff0"/>
          <w:rFonts w:hint="cs"/>
          <w:rtl/>
        </w:rPr>
        <w:t>'</w:t>
      </w:r>
      <w:r w:rsidRPr="008F09C0">
        <w:rPr>
          <w:rStyle w:val="afffff0"/>
          <w:rtl/>
        </w:rPr>
        <w:t>.</w:t>
      </w:r>
      <w:r w:rsidRPr="006F178A">
        <w:rPr>
          <w:rtl/>
        </w:rPr>
        <w:t xml:space="preserve"> וכתיב</w:t>
      </w:r>
      <w:r w:rsidRPr="008F09C0">
        <w:rPr>
          <w:rStyle w:val="afffff0"/>
          <w:rtl/>
        </w:rPr>
        <w:t xml:space="preserve"> </w:t>
      </w:r>
      <w:r w:rsidRPr="008F09C0">
        <w:rPr>
          <w:rStyle w:val="afffff0"/>
          <w:rFonts w:hint="cs"/>
          <w:rtl/>
        </w:rPr>
        <w:t>'</w:t>
      </w:r>
      <w:ins w:id="91565" w:author="Claude - סמנטי" w:date="2026-10-11T12:28:21Z">
        <w:r>
          <w:rPr>
            <w:rStyle w:val="afffff0"/>
            <w:rtl/>
          </w:rPr>
          <w:t xml:space="preserve">וַיַּעַשׂ לְאָבִיו אֵבֶל שִׁבְעַת יָמִים</w:t>
        </w:r>
      </w:ins>
      <w:del w:id="91566" w:author="Claude - סמנטי" w:date="2026-10-11T12:28:21Z">
        <w:r w:rsidRPr="008F09C0">
          <w:rPr>
            <w:rStyle w:val="afffff0"/>
            <w:rtl/>
          </w:rPr>
          <w:delText xml:space="preserve">ויעש לאביו אבל שבעת ימים</w:delText>
        </w:r>
      </w:del>
      <w:r w:rsidRPr="008F09C0">
        <w:rPr>
          <w:rStyle w:val="afffff0"/>
          <w:rFonts w:hint="cs"/>
          <w:rtl/>
        </w:rPr>
        <w:t>'</w:t>
      </w:r>
      <w:r w:rsidRPr="008F09C0">
        <w:rPr>
          <w:rStyle w:val="afffff0"/>
          <w:rtl/>
        </w:rPr>
        <w:t>.</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ר"י</w:t>
      </w:r>
      <w:r w:rsidRPr="006F178A">
        <w:rPr>
          <w:rFonts w:ascii="Fb Fontext" w:hAnsi="Fb Fontext"/>
          <w:rtl/>
        </w:rPr>
        <w:t xml:space="preserve"> מת שאין לו מנחמין הולכין עשרה בני אדם ויושבין במקומו.</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ההוא דשכיב בשבבותיה </w:t>
      </w:r>
      <w:r w:rsidRPr="006F178A">
        <w:rPr>
          <w:rStyle w:val="2fb"/>
          <w:rtl/>
        </w:rPr>
        <w:t xml:space="preserve">דרב יהודה</w:t>
      </w:r>
      <w:r w:rsidRPr="006F178A">
        <w:rPr>
          <w:rtl/>
        </w:rPr>
        <w:t xml:space="preserve"> </w:t>
      </w:r>
      <w:r w:rsidRPr="006F178A">
        <w:rPr>
          <w:rtl/>
        </w:rPr>
        <w:t xml:space="preserve">לא</w:t>
      </w:r>
      <w:r w:rsidRPr="006F178A">
        <w:rPr>
          <w:rtl/>
        </w:rPr>
        <w:t xml:space="preserve"> היו לו מנחמין, </w:t>
      </w:r>
      <w:r w:rsidRPr="006F178A">
        <w:rPr>
          <w:rStyle w:val="2fb"/>
          <w:rtl/>
        </w:rPr>
        <w:t xml:space="preserve">ור"י</w:t>
      </w:r>
      <w:r w:rsidRPr="006F178A">
        <w:rPr>
          <w:rtl/>
        </w:rPr>
        <w:t xml:space="preserve"> הביא כל יום עשרה ואח"ז נתגלה לו בחלום </w:t>
      </w:r>
      <w:r w:rsidRPr="006F178A">
        <w:rPr>
          <w:rtl/>
        </w:rPr>
        <w:t xml:space="preserve">וא"ל</w:t>
      </w:r>
      <w:r w:rsidRPr="006F178A">
        <w:rPr>
          <w:rtl/>
        </w:rPr>
        <w:t xml:space="preserve"> תנוח דעתך שהנחת את דעתי.</w:t>
      </w:r>
    </w:p>
    <w:p>
      <w:pPr>
        <w:pStyle w:val="38"/>
        <w:rPr>
          <w:ins w:id="99238" w:author="מנוע מכני" w:date="2026-10-11T12:04:39Z"/>
        </w:rPr>
      </w:pPr>
      <w:del w:id="99237" w:author="מנוע מכני" w:date="2026-10-11T12:04:39Z">
        <w:r w:rsidRPr="006F178A">
          <w:delText xml:space="preserve">•</w:delText>
        </w:r>
      </w:del>
      <w:r w:rsidRPr="006F178A">
        <w:t xml:space="preserve"> </w:t>
      </w:r>
      <w:del w:id="99432" w:author="מנוע מכני" w:date="2026-10-11T12:04:39Z">
        <w:r w:rsidRPr="006F178A">
          <w:delText xml:space="preserve">אמר </w:delText>
        </w:r>
      </w:del>
      <w:r w:rsidRPr="006F178A">
        <w:t xml:space="preserve">רבי אבהו:</w:t>
      </w:r>
    </w:p>
    <w:p w:rsidR="00E9703F" w:rsidRPr="006F178A" w:rsidRDefault="00E9703F" w:rsidP="00E9703F">
      <w:pPr>
        <w:rPr>
          <w:rtl/>
        </w:rPr>
      </w:pPr>
      <w:del w:id="99239" w:author="מנוע מכני" w:date="2026-10-11T12:04:39Z">
        <w:r w:rsidRPr="006F178A">
          <w:rPr>
            <w:rtl/>
          </w:rPr>
          <w:delText xml:space="preserve"> </w:delText>
        </w:r>
      </w:del>
      <w:r w:rsidRPr="006F178A">
        <w:rPr>
          <w:rtl/>
        </w:rPr>
        <w:t xml:space="preserve">כל שאומרים בפני המת יודע, עד שיסתם הגולל.</w:t>
      </w:r>
    </w:p>
    <w:p w:rsidR="00E9703F" w:rsidRPr="006F178A" w:rsidRDefault="00E9703F" w:rsidP="00E9703F">
      <w:pPr>
        <w:rPr>
          <w:rtl/>
        </w:rPr>
      </w:pPr>
      <w:r w:rsidRPr="006F178A">
        <w:rPr>
          <w:rtl/>
        </w:rPr>
        <w:t>•</w:t>
      </w:r>
      <w:r w:rsidRPr="006F178A">
        <w:rPr>
          <w:rFonts w:hint="cs"/>
          <w:rtl/>
        </w:rPr>
        <w:t xml:space="preserve"> </w:t>
      </w:r>
      <w:ins w:id="92057" w:author="מנוע מכני" w:date="2026-10-11T12:04:39Z">
        <w:r>
          <w:rPr>
            <w:rtl/>
          </w:rPr>
          <w:t xml:space="preserve">חלקו</w:t>
        </w:r>
      </w:ins>
      <w:del w:id="92058" w:author="מנוע מכני" w:date="2026-10-11T12:04:39Z">
        <w:r w:rsidRPr="006F178A">
          <w:rPr>
            <w:rtl/>
          </w:rPr>
          <w:delText xml:space="preserve">פליגי</w:delText>
        </w:r>
      </w:del>
      <w:r w:rsidRPr="006F178A">
        <w:rPr>
          <w:rtl/>
        </w:rPr>
        <w:t xml:space="preserve"> בה </w:t>
      </w:r>
      <w:r w:rsidRPr="006F178A">
        <w:rPr>
          <w:rStyle w:val="2fb"/>
          <w:rtl/>
        </w:rPr>
        <w:t xml:space="preserve">ר"ח</w:t>
      </w:r>
      <w:r w:rsidRPr="006F178A">
        <w:rPr>
          <w:rtl/>
        </w:rPr>
        <w:t xml:space="preserve"> </w:t>
      </w:r>
      <w:r w:rsidRPr="006F178A">
        <w:rPr>
          <w:rStyle w:val="2fb"/>
          <w:rtl/>
        </w:rPr>
        <w:t xml:space="preserve">ור"ש</w:t>
      </w:r>
      <w:r w:rsidRPr="006F178A">
        <w:rPr>
          <w:rtl/>
        </w:rPr>
        <w:t xml:space="preserve"> ברבי - </w:t>
      </w:r>
      <w:r w:rsidRPr="006F178A">
        <w:rPr>
          <w:rtl/>
        </w:rPr>
        <w:t xml:space="preserve">מ"ד</w:t>
      </w:r>
      <w:r w:rsidRPr="006F178A">
        <w:rPr>
          <w:rtl/>
        </w:rPr>
        <w:t xml:space="preserve"> עד שיתעכל הבשר –</w:t>
      </w:r>
      <w:r w:rsidRPr="008F09C0">
        <w:rPr>
          <w:rStyle w:val="afffff0"/>
          <w:rtl/>
        </w:rPr>
        <w:t xml:space="preserve"> </w:t>
      </w:r>
      <w:r w:rsidRPr="008F09C0">
        <w:rPr>
          <w:rStyle w:val="afffff0"/>
          <w:rFonts w:hint="cs"/>
          <w:rtl/>
        </w:rPr>
        <w:t>'</w:t>
      </w:r>
      <w:ins w:id="91569" w:author="Claude - סמנטי" w:date="2026-10-11T12:28:21Z">
        <w:r>
          <w:rPr>
            <w:rStyle w:val="afffff0"/>
            <w:rtl/>
          </w:rPr>
          <w:t xml:space="preserve">אַךְ בְּשָׂרוֹ עָלָיו יִכְאָב וְנַפְשׁוֹ עָלָיו תֶּאֱבָל</w:t>
        </w:r>
      </w:ins>
      <w:del w:id="91570" w:author="Claude - סמנטי" w:date="2026-10-11T12:28:21Z">
        <w:r w:rsidRPr="008F09C0">
          <w:rPr>
            <w:rStyle w:val="afffff0"/>
            <w:rtl/>
          </w:rPr>
          <w:delText xml:space="preserve">אך בשרו עליו יכאב ונפשו עליו תאבל</w:delText>
        </w:r>
      </w:del>
      <w:r w:rsidRPr="008F09C0">
        <w:rPr>
          <w:rStyle w:val="afffff0"/>
          <w:rFonts w:hint="cs"/>
          <w:rtl/>
        </w:rPr>
        <w:t>'</w:t>
      </w:r>
      <w:r w:rsidRPr="008F09C0">
        <w:rPr>
          <w:rStyle w:val="afffff0"/>
          <w:rtl/>
        </w:rPr>
        <w:t>.</w:t>
      </w:r>
    </w:p>
    <w:p w:rsidR="00E9703F" w:rsidRPr="009757B9" w:rsidRDefault="00E9703F" w:rsidP="00E9703F">
      <w:pPr>
        <w:rPr>
          <w:rFonts w:cs="Guttman Vilna"/>
          <w:b/>
          <w:bCs/>
          <w:rtl/>
        </w:rPr>
      </w:pPr>
      <w:r w:rsidRPr="006F178A">
        <w:rPr>
          <w:rtl/>
        </w:rPr>
        <w:t xml:space="preserve">מ"ד</w:t>
      </w:r>
      <w:r w:rsidRPr="006F178A">
        <w:rPr>
          <w:rtl/>
        </w:rPr>
        <w:t xml:space="preserve"> עד שיסתם הגולל –</w:t>
      </w:r>
      <w:r w:rsidRPr="00806933">
        <w:rPr>
          <w:rStyle w:val="afffff0"/>
          <w:rtl/>
        </w:rPr>
        <w:t xml:space="preserve"> </w:t>
      </w:r>
      <w:r w:rsidRPr="00806933">
        <w:rPr>
          <w:rStyle w:val="afffff0"/>
          <w:rFonts w:hint="cs"/>
          <w:rtl/>
        </w:rPr>
        <w:t>'</w:t>
      </w:r>
      <w:r w:rsidRPr="00806933">
        <w:rPr>
          <w:rStyle w:val="afffff0"/>
          <w:rtl/>
        </w:rPr>
        <w:t xml:space="preserve">וישב העפר על הארץ כשהיה </w:t>
      </w:r>
      <w:r>
        <w:rPr>
          <w:rStyle w:val="afffff0"/>
          <w:rtl/>
        </w:rPr>
        <w:t xml:space="preserve">וגו</w:t>
      </w:r>
      <w:r>
        <w:rPr>
          <w:rStyle w:val="afffff0"/>
          <w:rtl/>
        </w:rPr>
        <w:t xml:space="preserve">'</w:t>
      </w:r>
      <w:r w:rsidRPr="00806933">
        <w:rPr>
          <w:rStyle w:val="afffff0"/>
          <w:rtl/>
        </w:rPr>
        <w:t>.</w:t>
      </w:r>
    </w:p>
    <w:p>
      <w:pPr>
        <w:pStyle w:val="afffff8"/>
        <w:rPr>
          <w:ins w:id="90037" w:author="קלוד" w:date="2026-10-11T12:33:55Z"/>
        </w:rPr>
      </w:pPr>
      <w:ins w:id="90038" w:author="קלוד" w:date="2026-10-11T12:33:55Z">
        <w:r>
          <w:rPr>
            <w:color w:val="7B3F00"/>
          </w:rPr>
          <w:t xml:space="preserve">'והרוח תשוב אל האלהים' - להחזירה בטהרה</w:t>
        </w:r>
      </w:ins>
    </w:p>
    <w:p w:rsidR="00E9703F" w:rsidRPr="006F178A" w:rsidRDefault="00E9703F" w:rsidP="00E9703F">
      <w:pPr>
        <w:rPr>
          <w:rtl/>
        </w:rPr>
      </w:pPr>
      <w:r w:rsidRPr="006F178A">
        <w:rPr>
          <w:rtl/>
        </w:rPr>
        <w:t>•</w:t>
      </w:r>
      <w:r w:rsidRPr="008F09C0">
        <w:rPr>
          <w:rStyle w:val="afffff0"/>
          <w:rFonts w:hint="cs"/>
          <w:rtl/>
        </w:rPr>
        <w:t xml:space="preserve"> '</w:t>
      </w:r>
      <w:ins w:id="91571" w:author="Claude - סמנטי" w:date="2026-10-11T12:28:21Z">
        <w:r>
          <w:rPr>
            <w:rStyle w:val="afffff0"/>
            <w:rtl/>
          </w:rPr>
          <w:t xml:space="preserve">וְהָרוּחַ תָּשׁוּב אֶל הָאֱלֹהִים אֲשֶׁר נְתָנָהּ</w:t>
        </w:r>
      </w:ins>
      <w:del w:id="91572" w:author="Claude - סמנטי" w:date="2026-10-11T12:28:21Z">
        <w:r w:rsidRPr="008F09C0">
          <w:rPr>
            <w:rStyle w:val="afffff0"/>
            <w:rtl/>
          </w:rPr>
          <w:delText xml:space="preserve">והרוח תשוב אל האלהים אשר נתנה</w:delText>
        </w:r>
      </w:del>
      <w:r w:rsidRPr="008F09C0">
        <w:rPr>
          <w:rStyle w:val="afffff0"/>
          <w:rFonts w:hint="cs"/>
          <w:rtl/>
        </w:rPr>
        <w:t>'</w:t>
      </w:r>
      <w:r w:rsidRPr="008F09C0">
        <w:rPr>
          <w:rStyle w:val="afffff0"/>
          <w:rtl/>
        </w:rPr>
        <w:t xml:space="preserve"> </w:t>
      </w:r>
      <w:r w:rsidRPr="006F178A">
        <w:rPr>
          <w:rtl/>
        </w:rPr>
        <w:t>- תנה לו כמו שנתנה לך בטהרה - אף אתה בטהרה.</w:t>
      </w:r>
    </w:p>
    <w:p w:rsidR="00E9703F" w:rsidRPr="006F178A" w:rsidRDefault="00E9703F" w:rsidP="00E9703F">
      <w:pPr>
        <w:rPr>
          <w:rtl/>
        </w:rPr>
      </w:pPr>
      <w:r w:rsidRPr="006F178A">
        <w:rPr>
          <w:rtl/>
        </w:rPr>
        <w:t>משל למלך בשר ודם שחלק בגדי מלכות לעבדיו. פקחין שבהן קיפלום והניחום בקופסא, טפשים שבהן הלכו ועשו בהן מלאכה. לימים ביקש המלך את כליו, פקחין שבהן החזירום לו כשהן מגוהצין, טפשין שבהן החזירום לו כשהן מלוכלכין. שמח המלך לקראת פקחין, וכעס לקראת טפשין.</w:t>
      </w:r>
    </w:p>
    <w:p w:rsidR="00E9703F" w:rsidRPr="009757B9" w:rsidRDefault="00E9703F" w:rsidP="00E9703F">
      <w:pPr>
        <w:rPr>
          <w:rFonts w:cs="Guttman Vilna"/>
          <w:b/>
          <w:bCs/>
          <w:rtl/>
        </w:rPr>
      </w:pPr>
      <w:r w:rsidRPr="006F178A">
        <w:rPr>
          <w:rtl/>
        </w:rPr>
        <w:t xml:space="preserve">על פקחין </w:t>
      </w:r>
      <w:r w:rsidRPr="006F178A">
        <w:rPr>
          <w:rtl/>
        </w:rPr>
        <w:t xml:space="preserve">אמר</w:t>
      </w:r>
      <w:r w:rsidRPr="006F178A">
        <w:rPr>
          <w:rtl/>
        </w:rPr>
        <w:t xml:space="preserve">: ינתנו כלי לאוצר, והם ילכו לבתיהם לשלום.</w:t>
      </w:r>
    </w:p>
    <w:p w:rsidR="00E9703F" w:rsidRPr="006F178A" w:rsidRDefault="00E9703F" w:rsidP="00E9703F">
      <w:pPr>
        <w:rPr>
          <w:rtl/>
        </w:rPr>
      </w:pPr>
      <w:r w:rsidRPr="006F178A">
        <w:rPr>
          <w:rFonts w:ascii="Fb Fontext" w:hAnsi="Fb Fontext"/>
          <w:sz w:val="20"/>
          <w:rtl/>
        </w:rPr>
        <w:t xml:space="preserve">ועל טפשין </w:t>
      </w:r>
      <w:r w:rsidRPr="006F178A">
        <w:rPr>
          <w:rFonts w:ascii="Fb Fontext" w:hAnsi="Fb Fontext"/>
          <w:sz w:val="20"/>
          <w:rtl/>
        </w:rPr>
        <w:t xml:space="preserve">אמר</w:t>
      </w:r>
      <w:r w:rsidRPr="006F178A">
        <w:rPr>
          <w:rFonts w:ascii="Fb Fontext" w:hAnsi="Fb Fontext"/>
          <w:sz w:val="20"/>
          <w:rtl/>
        </w:rPr>
        <w:t xml:space="preserve">: כלי ינתנו לכובס, והן יתחבשו בבית האסורים.</w:t>
      </w:r>
    </w:p>
    <w:p w:rsidR="00E9703F" w:rsidRPr="006F178A" w:rsidRDefault="00E9703F" w:rsidP="00E9703F">
      <w:pPr>
        <w:rPr>
          <w:rtl/>
        </w:rPr>
      </w:pPr>
      <w:r w:rsidRPr="006F178A">
        <w:rPr>
          <w:rFonts w:ascii="Fb Fontext" w:hAnsi="Fb Fontext"/>
          <w:rtl/>
        </w:rPr>
        <w:t xml:space="preserve">אף </w:t>
      </w:r>
      <w:r w:rsidRPr="006F178A">
        <w:rPr>
          <w:rFonts w:ascii="Fb Fontext" w:hAnsi="Fb Fontext"/>
          <w:rtl/>
        </w:rPr>
        <w:t xml:space="preserve">הקב"ה</w:t>
      </w:r>
      <w:r w:rsidRPr="006F178A">
        <w:rPr>
          <w:rFonts w:ascii="Fb Fontext" w:hAnsi="Fb Fontext"/>
          <w:rtl/>
        </w:rPr>
        <w:t xml:space="preserve"> על גופן של צדיקים אומר –</w:t>
      </w:r>
      <w:r w:rsidRPr="00523F92">
        <w:rPr>
          <w:rStyle w:val="afffff0"/>
          <w:rFonts w:hint="cs"/>
          <w:rtl/>
        </w:rPr>
        <w:t>'</w:t>
      </w:r>
      <w:ins w:id="91573" w:author="Claude - סמנטי" w:date="2026-10-11T12:28:21Z">
        <w:r>
          <w:rPr>
            <w:rStyle w:val="afffff0"/>
            <w:rtl/>
          </w:rPr>
          <w:t xml:space="preserve">יָבוֹא שָׁלוֹם יָנוּחוּ עַל מִשְׁכְּבוֹתָם</w:t>
        </w:r>
      </w:ins>
      <w:del w:id="91574" w:author="Claude - סמנטי" w:date="2026-10-11T12:28:21Z">
        <w:r w:rsidRPr="00523F92">
          <w:rPr>
            <w:rStyle w:val="afffff0"/>
            <w:rtl/>
          </w:rPr>
          <w:delText xml:space="preserve">יבוא שלום ינוחו על משכבותם</w:delText>
        </w:r>
      </w:del>
      <w:r w:rsidRPr="00523F92">
        <w:rPr>
          <w:rStyle w:val="afffff0"/>
          <w:rFonts w:hint="cs"/>
          <w:rtl/>
        </w:rPr>
        <w:t>'</w:t>
      </w:r>
      <w:r w:rsidRPr="00523F92">
        <w:rPr>
          <w:rStyle w:val="afffff0"/>
          <w:rtl/>
        </w:rPr>
        <w:t>.</w:t>
      </w:r>
    </w:p>
    <w:p w:rsidR="00E9703F" w:rsidRPr="006F178A" w:rsidRDefault="00E9703F" w:rsidP="00E9703F">
      <w:pPr>
        <w:rPr>
          <w:rtl/>
        </w:rPr>
      </w:pPr>
      <w:r w:rsidRPr="006F178A">
        <w:rPr>
          <w:rtl/>
        </w:rPr>
        <w:t>ועל נשמתן הוא אומר</w:t>
      </w:r>
      <w:r w:rsidRPr="008F09C0">
        <w:rPr>
          <w:rStyle w:val="afffff0"/>
          <w:rtl/>
        </w:rPr>
        <w:t xml:space="preserve"> </w:t>
      </w:r>
      <w:r w:rsidRPr="008F09C0">
        <w:rPr>
          <w:rStyle w:val="afffff0"/>
          <w:rFonts w:hint="cs"/>
          <w:rtl/>
        </w:rPr>
        <w:t>'</w:t>
      </w:r>
      <w:ins w:id="91575" w:author="Claude - סמנטי" w:date="2026-10-11T12:28:21Z">
        <w:r>
          <w:rPr>
            <w:rStyle w:val="afffff0"/>
            <w:rtl/>
          </w:rPr>
          <w:t xml:space="preserve">וְהָיְתָה נֶפֶשׁ אֲדֹנִי צְרוּרָה בִּצְרוֹר הַחַיִּים</w:t>
        </w:r>
      </w:ins>
      <w:del w:id="91576" w:author="Claude - סמנטי" w:date="2026-10-11T12:28:21Z">
        <w:r w:rsidRPr="008F09C0">
          <w:rPr>
            <w:rStyle w:val="afffff0"/>
            <w:rtl/>
          </w:rPr>
          <w:delText xml:space="preserve">והיתה נפש אדני צרורה בצרור החיים</w:delText>
        </w:r>
      </w:del>
      <w:r w:rsidRPr="008F09C0">
        <w:rPr>
          <w:rStyle w:val="afffff0"/>
          <w:rFonts w:hint="cs"/>
          <w:rtl/>
        </w:rPr>
        <w:t>'</w:t>
      </w:r>
      <w:r w:rsidRPr="008F09C0">
        <w:rPr>
          <w:rStyle w:val="afffff0"/>
          <w:rtl/>
        </w:rPr>
        <w:t>.</w:t>
      </w:r>
    </w:p>
    <w:p w:rsidR="00E9703F" w:rsidRPr="006F178A" w:rsidRDefault="00E9703F" w:rsidP="00E9703F">
      <w:pPr>
        <w:rPr>
          <w:rtl/>
        </w:rPr>
      </w:pPr>
      <w:r w:rsidRPr="006F178A">
        <w:rPr>
          <w:rtl/>
        </w:rPr>
        <w:t>על גופן של רשעים הוא אומר –</w:t>
      </w:r>
      <w:r w:rsidRPr="00523F92">
        <w:rPr>
          <w:rStyle w:val="afffff0"/>
          <w:rFonts w:hint="cs"/>
          <w:rtl/>
        </w:rPr>
        <w:t>'</w:t>
      </w:r>
      <w:ins w:id="91577" w:author="Claude - סמנטי" w:date="2026-10-11T12:28:21Z">
        <w:r>
          <w:rPr>
            <w:rStyle w:val="afffff0"/>
            <w:rtl/>
          </w:rPr>
          <w:t xml:space="preserve">אֵין שָׁלוֹם אָמַר ה</w:t>
        </w:r>
      </w:ins>
      <w:del w:id="91578" w:author="Claude - סמנטי" w:date="2026-10-11T12:28:21Z">
        <w:r w:rsidRPr="00523F92">
          <w:rPr>
            <w:rStyle w:val="afffff0"/>
            <w:rtl/>
          </w:rPr>
          <w:delText xml:space="preserve">אין שלום </w:delText>
        </w:r>
        <w:r w:rsidRPr="00523F92">
          <w:rPr>
            <w:rStyle w:val="afffff0"/>
            <w:rtl/>
          </w:rPr>
          <w:delText xml:space="preserve">אמר</w:delText>
        </w:r>
        <w:r w:rsidRPr="00523F92">
          <w:rPr>
            <w:rStyle w:val="afffff0"/>
            <w:rtl/>
          </w:rPr>
          <w:delText xml:space="preserve"> </w:delText>
        </w:r>
        <w:r>
          <w:rPr>
            <w:rStyle w:val="afffff0"/>
            <w:rtl/>
          </w:rPr>
          <w:delText xml:space="preserve">ה</w:delText>
        </w:r>
      </w:del>
      <w:r>
        <w:rPr>
          <w:rStyle w:val="afffff0"/>
          <w:rtl/>
        </w:rPr>
        <w:t xml:space="preserve">'</w:t>
      </w:r>
      <w:r w:rsidRPr="00523F92">
        <w:rPr>
          <w:rStyle w:val="afffff0"/>
          <w:rtl/>
        </w:rPr>
        <w:t xml:space="preserve"> לרשעים</w:t>
      </w:r>
      <w:r w:rsidRPr="00523F92">
        <w:rPr>
          <w:rStyle w:val="afffff0"/>
          <w:rFonts w:hint="cs"/>
          <w:rtl/>
        </w:rPr>
        <w:t>'</w:t>
      </w:r>
      <w:r w:rsidRPr="00523F92">
        <w:rPr>
          <w:rStyle w:val="afffff0"/>
          <w:rtl/>
        </w:rPr>
        <w:t>.</w:t>
      </w:r>
    </w:p>
    <w:p w:rsidR="00E9703F" w:rsidRPr="006F178A" w:rsidRDefault="00E9703F" w:rsidP="00E9703F">
      <w:pPr>
        <w:rPr>
          <w:rtl/>
        </w:rPr>
      </w:pPr>
      <w:r w:rsidRPr="006F178A">
        <w:rPr>
          <w:rFonts w:ascii="Fb Fontext" w:hAnsi="Fb Fontext"/>
          <w:sz w:val="20"/>
          <w:rtl/>
        </w:rPr>
        <w:t>ועל נשמתן הוא אומר –</w:t>
      </w:r>
      <w:r w:rsidRPr="00523F92">
        <w:rPr>
          <w:rStyle w:val="afffff0"/>
          <w:rFonts w:hint="cs"/>
          <w:rtl/>
        </w:rPr>
        <w:t>'</w:t>
      </w:r>
      <w:ins w:id="91579" w:author="Claude - סמנטי" w:date="2026-10-11T12:28:21Z">
        <w:r>
          <w:rPr>
            <w:rStyle w:val="afffff0"/>
            <w:rtl/>
          </w:rPr>
          <w:t xml:space="preserve">וְאֵת נֶפֶשׁ אוֹיְבֶיךָ יְקַלְּעֶנָּה בְּתוֹךְ כַּף הַקָּלַע</w:t>
        </w:r>
      </w:ins>
      <w:del w:id="91580" w:author="Claude - סמנטי" w:date="2026-10-11T12:28:21Z">
        <w:r w:rsidRPr="00523F92">
          <w:rPr>
            <w:rStyle w:val="afffff0"/>
            <w:rtl/>
          </w:rPr>
          <w:delText xml:space="preserve">ואת נפש אויביך יקלענה בתוך כף הקלע</w:delText>
        </w:r>
      </w:del>
      <w:r w:rsidRPr="00523F92">
        <w:rPr>
          <w:rStyle w:val="afffff0"/>
          <w:rFonts w:hint="cs"/>
          <w:rtl/>
        </w:rPr>
        <w:t>'</w:t>
      </w:r>
      <w:r w:rsidRPr="00523F92">
        <w:rPr>
          <w:rStyle w:val="afffff0"/>
          <w:rtl/>
        </w:rPr>
        <w:t>.</w:t>
      </w:r>
    </w:p>
    <w:p>
      <w:pPr>
        <w:pStyle w:val="afffff8"/>
        <w:rPr>
          <w:ins w:id="90035" w:author="קלוד" w:date="2026-10-11T12:33:55Z"/>
        </w:rPr>
      </w:pPr>
      <w:ins w:id="90036" w:author="קלוד" w:date="2026-10-11T12:33:55Z">
        <w:r>
          <w:rPr>
            <w:color w:val="7B3F00"/>
          </w:rPr>
          <w:t xml:space="preserve">נשמות צדיקים ורשעים - גנוזות או מקולעות</w:t>
        </w:r>
      </w:ins>
    </w:p>
    <w:p>
      <w:pPr>
        <w:pStyle w:val="38"/>
        <w:rPr>
          <w:ins w:id="99241" w:author="מנוע מכני" w:date="2026-10-11T12:04:39Z"/>
        </w:rPr>
      </w:pPr>
      <w:del w:id="99240" w:author="מנוע מכני" w:date="2026-10-11T12:04:39Z">
        <w:r w:rsidRPr="00A96C39">
          <w:delText xml:space="preserve">•</w:delText>
        </w:r>
      </w:del>
      <w:r w:rsidRPr="00A96C39">
        <w:t xml:space="preserve"> </w:t>
      </w:r>
      <w:r w:rsidRPr="00A96C39">
        <w:t xml:space="preserve">תניא</w:t>
      </w:r>
      <w:r w:rsidRPr="00A96C39">
        <w:t xml:space="preserve"> ר"א</w:t>
      </w:r>
      <w:r w:rsidRPr="00A96C39">
        <w:t>:</w:t>
      </w:r>
    </w:p>
    <w:p w:rsidR="00E9703F" w:rsidRPr="00A96C39" w:rsidRDefault="00E9703F" w:rsidP="00E9703F">
      <w:pPr>
        <w:rPr>
          <w:spacing w:val="-4"/>
          <w:rtl/>
        </w:rPr>
      </w:pPr>
      <w:del w:id="99242" w:author="מנוע מכני" w:date="2026-10-11T12:04:39Z">
        <w:r w:rsidRPr="00A96C39">
          <w:rPr>
            <w:rFonts w:ascii="Fb Fontext" w:hAnsi="Fb Fontext"/>
            <w:spacing w:val="-4"/>
            <w:rtl/>
          </w:rPr>
          <w:delText xml:space="preserve"> </w:delText>
        </w:r>
      </w:del>
      <w:r w:rsidRPr="00A96C39">
        <w:rPr>
          <w:rFonts w:ascii="Fb Fontext" w:hAnsi="Fb Fontext"/>
          <w:b/>
          <w:bCs/>
          <w:spacing w:val="-4"/>
          <w:rtl/>
        </w:rPr>
        <w:t>נשמתן של צדיקים</w:t>
      </w:r>
      <w:r w:rsidRPr="00A96C39">
        <w:rPr>
          <w:rFonts w:ascii="Fb Fontext" w:hAnsi="Fb Fontext"/>
          <w:spacing w:val="-4"/>
          <w:rtl/>
        </w:rPr>
        <w:t xml:space="preserve"> גנוזות תחת כסא הכבוד, שנא'</w:t>
      </w:r>
      <w:r w:rsidRPr="00A96C39">
        <w:rPr>
          <w:rStyle w:val="afffff0"/>
          <w:spacing w:val="-4"/>
          <w:rtl/>
        </w:rPr>
        <w:t xml:space="preserve"> </w:t>
      </w:r>
      <w:r w:rsidRPr="00A96C39">
        <w:rPr>
          <w:rStyle w:val="afffff0"/>
          <w:rFonts w:hint="cs"/>
          <w:spacing w:val="-4"/>
          <w:rtl/>
        </w:rPr>
        <w:t>'</w:t>
      </w:r>
      <w:ins w:id="91581" w:author="Claude - סמנטי" w:date="2026-10-11T12:28:21Z">
        <w:r>
          <w:rPr>
            <w:rStyle w:val="afffff0"/>
            <w:spacing w:val="-4"/>
            <w:rtl/>
          </w:rPr>
          <w:t xml:space="preserve">וְהָיְתָה נֶפֶשׁ אֲדֹנִי צְרוּרָה בִּצְרוֹר הַחַיִּים</w:t>
        </w:r>
      </w:ins>
      <w:del w:id="91582" w:author="Claude - סמנטי" w:date="2026-10-11T12:28:21Z">
        <w:r w:rsidRPr="00A96C39">
          <w:rPr>
            <w:rStyle w:val="afffff0"/>
            <w:spacing w:val="-4"/>
            <w:rtl/>
          </w:rPr>
          <w:delText xml:space="preserve">והיתה נפש אדני צרורה בצרור החיים</w:delText>
        </w:r>
      </w:del>
      <w:r w:rsidRPr="00A96C39">
        <w:rPr>
          <w:rStyle w:val="afffff0"/>
          <w:rFonts w:hint="cs"/>
          <w:spacing w:val="-4"/>
          <w:rtl/>
        </w:rPr>
        <w:t>'</w:t>
      </w:r>
      <w:r w:rsidRPr="00A96C39">
        <w:rPr>
          <w:rStyle w:val="afffff0"/>
          <w:spacing w:val="-4"/>
          <w:rtl/>
        </w:rPr>
        <w:t>.</w:t>
      </w:r>
    </w:p>
    <w:p w:rsidR="00E9703F" w:rsidRPr="006F178A" w:rsidRDefault="00E9703F" w:rsidP="00E9703F">
      <w:pPr>
        <w:rPr>
          <w:rtl/>
        </w:rPr>
      </w:pPr>
      <w:r w:rsidRPr="006F178A">
        <w:rPr>
          <w:rtl/>
        </w:rPr>
        <w:t xml:space="preserve">ושל רשעים זוממות והולכות, ומלאך אחד עומד בסוף העולם ומלאך אחר עומד בסוף העולם, ומקלעין נשמתן זה לזה, </w:t>
      </w:r>
      <w:r>
        <w:rPr>
          <w:rtl/>
        </w:rPr>
        <w:t>שנא'</w:t>
      </w:r>
      <w:r w:rsidRPr="008F09C0">
        <w:rPr>
          <w:rStyle w:val="afffff0"/>
          <w:rtl/>
        </w:rPr>
        <w:t xml:space="preserve"> </w:t>
      </w:r>
      <w:r w:rsidRPr="008F09C0">
        <w:rPr>
          <w:rStyle w:val="afffff0"/>
          <w:rFonts w:hint="cs"/>
          <w:rtl/>
        </w:rPr>
        <w:t>'</w:t>
      </w:r>
      <w:ins w:id="91583" w:author="Claude - סמנטי" w:date="2026-10-11T12:28:21Z">
        <w:r>
          <w:rPr>
            <w:rStyle w:val="afffff0"/>
            <w:rtl/>
          </w:rPr>
          <w:t xml:space="preserve">וְאֵת נֶפֶשׁ אוֹיְבֶיךָ יְקַלְּעֶנָּה בְּתוֹךְ כַּף הַקָּלַע</w:t>
        </w:r>
      </w:ins>
      <w:del w:id="91584" w:author="Claude - סמנטי" w:date="2026-10-11T12:28:21Z">
        <w:r w:rsidRPr="008F09C0">
          <w:rPr>
            <w:rStyle w:val="afffff0"/>
            <w:rtl/>
          </w:rPr>
          <w:delText xml:space="preserve">ואת נפש אויביך יקלענה בתוך כף הקלע</w:delText>
        </w:r>
      </w:del>
      <w:r w:rsidRPr="008F09C0">
        <w:rPr>
          <w:rStyle w:val="afffff0"/>
          <w:rFonts w:hint="cs"/>
          <w:rtl/>
        </w:rPr>
        <w:t>'</w:t>
      </w:r>
      <w:r w:rsidRPr="008F09C0">
        <w:rPr>
          <w:rStyle w:val="afffff0"/>
          <w:rtl/>
        </w:rPr>
        <w:t>.</w:t>
      </w:r>
    </w:p>
    <w:p>
      <w:pPr>
        <w:pStyle w:val="38"/>
        <w:rPr>
          <w:ins w:id="99243" w:author="מנוע מכני" w:date="2026-10-11T12:04:39Z"/>
        </w:rPr>
      </w:pPr>
      <w:r w:rsidRPr="006061D7">
        <w:lastRenderedPageBreak/>
        <w:t>של בינונים ר"נ</w:t>
      </w:r>
      <w:r w:rsidRPr="006061D7">
        <w:t>:</w:t>
      </w:r>
    </w:p>
    <w:p w:rsidR="00E9703F" w:rsidRPr="006061D7" w:rsidRDefault="00E9703F" w:rsidP="00E9703F">
      <w:pPr>
        <w:rPr>
          <w:rtl/>
        </w:rPr>
      </w:pPr>
      <w:del w:id="99244" w:author="מנוע מכני" w:date="2026-10-11T12:04:39Z">
        <w:r w:rsidRPr="006061D7">
          <w:rPr>
            <w:rtl/>
          </w:rPr>
          <w:delText xml:space="preserve"> </w:delText>
        </w:r>
      </w:del>
      <w:r w:rsidRPr="006061D7">
        <w:rPr>
          <w:rtl/>
        </w:rPr>
        <w:t xml:space="preserve">אלו ואלו לדומה </w:t>
      </w:r>
      <w:ins w:id="111813" w:author="קלוד" w:date="2026-10-11T13:11:34Z">
        <w:r>
          <w:rPr>
            <w:rtl/>
          </w:rPr>
          <w:t xml:space="preserve">נמסרין,</w:t>
        </w:r>
      </w:ins>
      <w:del w:id="111814" w:author="קלוד" w:date="2026-10-11T13:11:34Z">
        <w:r w:rsidRPr="006061D7">
          <w:rPr>
            <w:rtl/>
          </w:rPr>
          <w:delText xml:space="preserve">נמסרין</w:delText>
        </w:r>
      </w:del>
      <w:r w:rsidRPr="006061D7">
        <w:rPr>
          <w:rtl/>
        </w:rPr>
        <w:t xml:space="preserve"> לרשעים אין מנוח ולבינונין </w:t>
      </w:r>
      <w:ins w:id="111811" w:author="קלוד" w:date="2026-10-11T13:11:34Z">
        <w:r>
          <w:rPr>
            <w:rtl/>
          </w:rPr>
          <w:t xml:space="preserve">יש.</w:t>
        </w:r>
      </w:ins>
      <w:del w:id="111812" w:author="קלוד" w:date="2026-10-11T13:11:34Z">
        <w:r w:rsidRPr="006061D7">
          <w:rPr>
            <w:rtl/>
          </w:rPr>
          <w:delText xml:space="preserve">יש</w:delText>
        </w:r>
      </w:del>
      <w:r w:rsidRPr="006061D7">
        <w:rPr>
          <w:rtl/>
        </w:rPr>
        <w:t xml:space="preserve"> אילולי היה מת </w:t>
      </w:r>
      <w:r w:rsidRPr="006061D7">
        <w:rPr>
          <w:rtl/>
        </w:rPr>
        <w:t xml:space="preserve">לא</w:t>
      </w:r>
      <w:r w:rsidRPr="006061D7">
        <w:rPr>
          <w:rtl/>
        </w:rPr>
        <w:t xml:space="preserve"> היה אומר</w:t>
      </w:r>
      <w:r w:rsidRPr="006061D7">
        <w:rPr>
          <w:rFonts w:hint="cs"/>
          <w:rtl/>
        </w:rPr>
        <w:t xml:space="preserve"> </w:t>
      </w:r>
      <w:ins w:id="111809" w:author="קלוד" w:date="2026-10-11T13:11:34Z">
        <w:r>
          <w:rPr>
            <w:rFonts w:hint="cs"/>
            <w:rtl/>
          </w:rPr>
          <w:t xml:space="preserve">זאת.</w:t>
        </w:r>
      </w:ins>
      <w:del w:id="111810" w:author="קלוד" w:date="2026-10-11T13:11:34Z">
        <w:r w:rsidRPr="006061D7">
          <w:rPr>
            <w:rFonts w:hint="cs"/>
            <w:rtl/>
          </w:rPr>
          <w:delText xml:space="preserve">זאת</w:delText>
        </w:r>
      </w:del>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 מרי</w:t>
      </w:r>
      <w:r w:rsidRPr="006F178A">
        <w:rPr>
          <w:rFonts w:ascii="Fb Fontext" w:hAnsi="Fb Fontext"/>
          <w:rtl/>
        </w:rPr>
        <w:t xml:space="preserve"> עתידים צדיקים </w:t>
      </w:r>
      <w:r w:rsidRPr="006F178A">
        <w:rPr>
          <w:rFonts w:ascii="Fb Fontext" w:hAnsi="Fb Fontext" w:hint="cs"/>
          <w:rtl/>
        </w:rPr>
        <w:t>שיהיו עפר</w:t>
      </w:r>
      <w:r w:rsidRPr="006F178A">
        <w:rPr>
          <w:rFonts w:ascii="Fb Fontext" w:hAnsi="Fb Fontext"/>
          <w:rtl/>
        </w:rPr>
        <w:t>, - וישב העפר על הארץ כשהיה.</w:t>
      </w:r>
    </w:p>
    <w:p w:rsidR="00E9703F" w:rsidRPr="006F178A" w:rsidRDefault="00E9703F" w:rsidP="00E9703F">
      <w:pPr>
        <w:rPr>
          <w:rtl/>
        </w:rPr>
      </w:pPr>
      <w:r w:rsidRPr="006F178A">
        <w:rPr>
          <w:rtl/>
        </w:rPr>
        <w:t>•</w:t>
      </w:r>
      <w:r w:rsidRPr="006F178A">
        <w:rPr>
          <w:rFonts w:hint="cs"/>
          <w:rtl/>
        </w:rPr>
        <w:t xml:space="preserve"> </w:t>
      </w:r>
      <w:r w:rsidR="002C4DC3">
        <w:rPr>
          <w:rFonts w:hint="cs"/>
          <w:rtl/>
        </w:rPr>
        <w:t xml:space="preserve">אותם </w:t>
      </w:r>
      <w:r w:rsidRPr="006F178A">
        <w:rPr>
          <w:rtl/>
        </w:rPr>
        <w:t xml:space="preserve">כורים שחפרו בקרקע </w:t>
      </w:r>
      <w:r w:rsidRPr="006F178A">
        <w:rPr>
          <w:rStyle w:val="2fb"/>
          <w:rtl/>
        </w:rPr>
        <w:t xml:space="preserve">דר"נ</w:t>
      </w:r>
      <w:r w:rsidRPr="006F178A">
        <w:rPr>
          <w:rtl/>
        </w:rPr>
        <w:t xml:space="preserve"> נחר </w:t>
      </w:r>
      <w:ins w:id="93947" w:author="מנוע מכני" w:date="2026-10-11T12:04:39Z">
        <w:r>
          <w:rPr>
            <w:rtl/>
          </w:rPr>
          <w:t xml:space="preserve">בהם</w:t>
        </w:r>
      </w:ins>
      <w:del w:id="93948" w:author="מנוע מכני" w:date="2026-10-11T12:04:39Z">
        <w:r w:rsidRPr="006F178A">
          <w:rPr>
            <w:rtl/>
          </w:rPr>
          <w:delText xml:space="preserve">בהו</w:delText>
        </w:r>
      </w:del>
      <w:r w:rsidRPr="006F178A">
        <w:rPr>
          <w:rtl/>
        </w:rPr>
        <w:t xml:space="preserve"> </w:t>
      </w:r>
      <w:r w:rsidRPr="006F178A">
        <w:rPr>
          <w:rStyle w:val="2fb"/>
          <w:rtl/>
        </w:rPr>
        <w:t xml:space="preserve">רב אחאי</w:t>
      </w:r>
      <w:r w:rsidRPr="006F178A">
        <w:rPr>
          <w:rtl/>
        </w:rPr>
        <w:t xml:space="preserve"> בר יאשיה.</w:t>
      </w:r>
    </w:p>
    <w:p w:rsidR="00E9703F" w:rsidRPr="006F178A" w:rsidRDefault="00E9703F" w:rsidP="00E9703F">
      <w:pPr>
        <w:rPr>
          <w:rtl/>
        </w:rPr>
      </w:pPr>
      <w:r w:rsidRPr="006F178A">
        <w:rPr>
          <w:rtl/>
        </w:rPr>
        <w:t xml:space="preserve">ושאלו על </w:t>
      </w:r>
      <w:ins w:id="111819" w:author="קלוד" w:date="2026-10-11T13:11:34Z">
        <w:r>
          <w:rPr>
            <w:rtl/>
          </w:rPr>
          <w:t xml:space="preserve">עפר,</w:t>
        </w:r>
      </w:ins>
      <w:del w:id="111820" w:author="קלוד" w:date="2026-10-11T13:11:34Z">
        <w:r w:rsidRPr="006F178A">
          <w:rPr>
            <w:rtl/>
          </w:rPr>
          <w:delText xml:space="preserve">עפרא</w:delText>
        </w:r>
      </w:del>
      <w:r w:rsidRPr="006F178A">
        <w:rPr>
          <w:rtl/>
        </w:rPr>
        <w:t xml:space="preserve"> </w:t>
      </w:r>
      <w:ins w:id="111817" w:author="קלוד" w:date="2026-10-11T13:11:34Z">
        <w:r>
          <w:rPr>
            <w:rtl/>
          </w:rPr>
          <w:t xml:space="preserve">א"ל:</w:t>
        </w:r>
      </w:ins>
      <w:del w:id="111818" w:author="קלוד" w:date="2026-10-11T13:11:34Z">
        <w:r w:rsidRPr="006F178A">
          <w:rPr>
            <w:rtl/>
          </w:rPr>
          <w:delText xml:space="preserve">א"ל</w:delText>
        </w:r>
      </w:del>
      <w:r w:rsidRPr="006F178A">
        <w:rPr>
          <w:rtl/>
        </w:rPr>
        <w:t xml:space="preserve"> </w:t>
      </w:r>
      <w:ins w:id="111815" w:author="קלוד" w:date="2026-10-11T13:11:34Z">
        <w:r>
          <w:rPr>
            <w:rtl/>
          </w:rPr>
          <w:t xml:space="preserve">דוקא</w:t>
        </w:r>
      </w:ins>
      <w:del w:id="111816" w:author="קלוד" w:date="2026-10-11T13:11:34Z">
        <w:r w:rsidRPr="006F178A">
          <w:rPr>
            <w:rtl/>
          </w:rPr>
          <w:delText xml:space="preserve">דדוקא</w:delText>
        </w:r>
      </w:del>
      <w:r w:rsidRPr="008F09C0">
        <w:rPr>
          <w:rStyle w:val="afffff0"/>
          <w:rtl/>
        </w:rPr>
        <w:t xml:space="preserve"> </w:t>
      </w:r>
      <w:r w:rsidRPr="008F09C0">
        <w:rPr>
          <w:rStyle w:val="afffff0"/>
          <w:rFonts w:hint="cs"/>
          <w:rtl/>
        </w:rPr>
        <w:t>'</w:t>
      </w:r>
      <w:ins w:id="91585" w:author="Claude - סמנטי" w:date="2026-10-11T12:28:21Z">
        <w:r>
          <w:rPr>
            <w:rStyle w:val="afffff0"/>
            <w:rtl/>
          </w:rPr>
          <w:t xml:space="preserve">רָקָב עֲצָמוֹת קִנְאָה</w:t>
        </w:r>
      </w:ins>
      <w:del w:id="91586" w:author="Claude - סמנטי" w:date="2026-10-11T12:28:21Z">
        <w:r w:rsidRPr="008F09C0">
          <w:rPr>
            <w:rStyle w:val="afffff0"/>
            <w:rtl/>
          </w:rPr>
          <w:delText xml:space="preserve">רקב עצמות קנאה</w:delText>
        </w:r>
      </w:del>
      <w:r w:rsidRPr="008F09C0">
        <w:rPr>
          <w:rStyle w:val="afffff0"/>
          <w:rFonts w:hint="cs"/>
          <w:rtl/>
        </w:rPr>
        <w:t>'</w:t>
      </w:r>
      <w:r w:rsidRPr="008F09C0">
        <w:rPr>
          <w:rStyle w:val="afffff0"/>
          <w:rtl/>
        </w:rPr>
        <w:t>.</w:t>
      </w:r>
    </w:p>
    <w:p w:rsidR="00E9703F" w:rsidRPr="006F178A" w:rsidRDefault="00E9703F" w:rsidP="00E9703F">
      <w:pPr>
        <w:rPr>
          <w:rtl/>
        </w:rPr>
      </w:pPr>
      <w:r w:rsidRPr="006F178A">
        <w:rPr>
          <w:rtl/>
        </w:rPr>
        <w:t xml:space="preserve">וכשראה שיש בו ממשות </w:t>
      </w:r>
      <w:r w:rsidRPr="006F178A">
        <w:rPr>
          <w:rtl/>
        </w:rPr>
        <w:t xml:space="preserve">א"ל</w:t>
      </w:r>
      <w:r w:rsidRPr="006F178A">
        <w:rPr>
          <w:rtl/>
        </w:rPr>
        <w:t xml:space="preserve"> שאינו יכול לקום </w:t>
      </w:r>
      <w:r w:rsidRPr="002F73F8">
        <w:rPr>
          <w:rStyle w:val="afffff0"/>
          <w:rtl/>
        </w:rPr>
        <w:t>ד</w:t>
      </w:r>
      <w:r w:rsidRPr="002F73F8">
        <w:rPr>
          <w:rStyle w:val="afffff0"/>
          <w:rFonts w:hint="cs"/>
          <w:rtl/>
        </w:rPr>
        <w:t>'</w:t>
      </w:r>
      <w:ins w:id="91587" w:author="Claude - סמנטי" w:date="2026-10-11T12:28:21Z">
        <w:r>
          <w:rPr>
            <w:rStyle w:val="afffff0"/>
            <w:rtl/>
          </w:rPr>
          <w:t xml:space="preserve">אֲנִי ה</w:t>
        </w:r>
      </w:ins>
      <w:del w:id="91588" w:author="Claude - סמנטי" w:date="2026-10-11T12:28:21Z">
        <w:r w:rsidRPr="002F73F8">
          <w:rPr>
            <w:rStyle w:val="afffff0"/>
            <w:rtl/>
          </w:rPr>
          <w:delText xml:space="preserve">אני </w:delText>
        </w:r>
        <w:r>
          <w:rPr>
            <w:rStyle w:val="afffff0"/>
            <w:rtl/>
          </w:rPr>
          <w:delText xml:space="preserve">ה</w:delText>
        </w:r>
      </w:del>
      <w:r>
        <w:rPr>
          <w:rStyle w:val="afffff0"/>
          <w:rtl/>
        </w:rPr>
        <w:t xml:space="preserve">'</w:t>
      </w:r>
      <w:r w:rsidRPr="002F73F8">
        <w:rPr>
          <w:rStyle w:val="afffff0"/>
          <w:rtl/>
        </w:rPr>
        <w:t xml:space="preserve"> בפתחי את קברותיכם</w:t>
      </w:r>
      <w:r w:rsidRPr="002F73F8">
        <w:rPr>
          <w:rStyle w:val="afffff0"/>
          <w:rFonts w:hint="cs"/>
          <w:rtl/>
        </w:rPr>
        <w:t>'</w:t>
      </w:r>
      <w:r w:rsidRPr="002F73F8">
        <w:rPr>
          <w:rStyle w:val="afffff0"/>
          <w:rtl/>
        </w:rPr>
        <w:t>.</w:t>
      </w:r>
    </w:p>
    <w:p>
      <w:pPr>
        <w:pStyle w:val="38"/>
        <w:rPr>
          <w:ins w:id="99245" w:author="מנוע מכני" w:date="2026-10-11T12:04:39Z"/>
        </w:rPr>
      </w:pPr>
      <w:r w:rsidRPr="006F178A">
        <w:t xml:space="preserve">והך</w:t>
      </w:r>
    </w:p>
    <w:p w:rsidR="00E9703F" w:rsidRPr="006F178A" w:rsidRDefault="00E9703F" w:rsidP="00E9703F">
      <w:pPr>
        <w:rPr>
          <w:rtl/>
        </w:rPr>
      </w:pPr>
      <w:del w:id="99246" w:author="מנוע מכני" w:date="2026-10-11T12:04:39Z">
        <w:r w:rsidRPr="006F178A">
          <w:rPr>
            <w:rtl/>
          </w:rPr>
          <w:delText xml:space="preserve"> </w:delText>
        </w:r>
      </w:del>
      <w:r w:rsidRPr="002F73F8">
        <w:rPr>
          <w:rStyle w:val="afffff0"/>
          <w:rtl/>
        </w:rPr>
        <w:t>ד</w:t>
      </w:r>
      <w:r w:rsidRPr="002F73F8">
        <w:rPr>
          <w:rStyle w:val="afffff0"/>
          <w:rFonts w:hint="cs"/>
          <w:rtl/>
        </w:rPr>
        <w:t>'</w:t>
      </w:r>
      <w:ins w:id="91589" w:author="Claude - סמנטי" w:date="2026-10-11T12:28:21Z">
        <w:r>
          <w:rPr>
            <w:rStyle w:val="afffff0"/>
            <w:rtl/>
          </w:rPr>
          <w:t xml:space="preserve">אֶל עָפָר תָּשׁוּב</w:t>
        </w:r>
      </w:ins>
      <w:del w:id="91590" w:author="Claude - סמנטי" w:date="2026-10-11T12:28:21Z">
        <w:r w:rsidRPr="002F73F8">
          <w:rPr>
            <w:rStyle w:val="afffff0"/>
            <w:rtl/>
          </w:rPr>
          <w:delText xml:space="preserve">אל עפר תשוב</w:delText>
        </w:r>
      </w:del>
      <w:r w:rsidRPr="002F73F8">
        <w:rPr>
          <w:rStyle w:val="afffff0"/>
          <w:rFonts w:hint="cs"/>
          <w:rtl/>
        </w:rPr>
        <w:t>'</w:t>
      </w:r>
      <w:r w:rsidRPr="002F73F8">
        <w:rPr>
          <w:rStyle w:val="afffff0"/>
          <w:rtl/>
        </w:rPr>
        <w:t xml:space="preserve"> </w:t>
      </w:r>
      <w:ins w:id="111821" w:author="קלוד" w:date="2026-10-11T13:11:34Z">
        <w:r>
          <w:rPr>
            <w:rtl/>
          </w:rPr>
          <w:t xml:space="preserve">- היינו</w:t>
        </w:r>
      </w:ins>
      <w:del w:id="111822" w:author="קלוד" w:date="2026-10-11T13:11:34Z">
        <w:r w:rsidRPr="006F178A">
          <w:rPr>
            <w:rtl/>
          </w:rPr>
          <w:delText xml:space="preserve">הינו</w:delText>
        </w:r>
      </w:del>
      <w:r w:rsidRPr="006F178A">
        <w:rPr>
          <w:rtl/>
        </w:rPr>
        <w:t xml:space="preserve"> שעה אחת קודם תחיה"מ.</w:t>
      </w:r>
    </w:p>
    <w:p w:rsidR="00E9703F" w:rsidRPr="006F178A" w:rsidRDefault="00E9703F" w:rsidP="00E9703F">
      <w:pPr>
        <w:rPr>
          <w:rtl/>
        </w:rPr>
      </w:pPr>
      <w:r w:rsidRPr="006F178A">
        <w:rPr>
          <w:rtl/>
        </w:rPr>
        <w:t>•</w:t>
      </w:r>
      <w:r w:rsidRPr="006F178A">
        <w:rPr>
          <w:rFonts w:hint="cs"/>
          <w:rtl/>
        </w:rPr>
        <w:t xml:space="preserve"> </w:t>
      </w:r>
      <w:ins w:id="111839" w:author="קלוד" w:date="2026-10-11T13:11:34Z">
        <w:r>
          <w:rPr>
            <w:rtl/>
          </w:rPr>
          <w:t xml:space="preserve">אף</w:t>
        </w:r>
      </w:ins>
      <w:del w:id="111840" w:author="קלוד" w:date="2026-10-11T13:11:34Z">
        <w:r>
          <w:rPr>
            <w:rtl/>
          </w:rPr>
          <w:delText xml:space="preserve">אפי'</w:delText>
        </w:r>
      </w:del>
      <w:r w:rsidRPr="006F178A">
        <w:rPr>
          <w:rtl/>
        </w:rPr>
        <w:t xml:space="preserve"> </w:t>
      </w:r>
      <w:ins w:id="111837" w:author="קלוד" w:date="2026-10-11T13:11:34Z">
        <w:r>
          <w:rPr>
            <w:rtl/>
          </w:rPr>
          <w:t xml:space="preserve">שנשמתן</w:t>
        </w:r>
      </w:ins>
      <w:del w:id="111838" w:author="קלוד" w:date="2026-10-11T13:11:34Z">
        <w:r w:rsidRPr="006F178A">
          <w:rPr>
            <w:rtl/>
          </w:rPr>
          <w:delText xml:space="preserve">דנשמתן</w:delText>
        </w:r>
      </w:del>
      <w:r w:rsidRPr="006F178A">
        <w:rPr>
          <w:rtl/>
        </w:rPr>
        <w:t xml:space="preserve"> של צדיקים גנוזות תחת כסא </w:t>
      </w:r>
      <w:ins w:id="111835" w:author="קלוד" w:date="2026-10-11T13:11:34Z">
        <w:r>
          <w:rPr>
            <w:rtl/>
          </w:rPr>
          <w:t xml:space="preserve">הכבוד,</w:t>
        </w:r>
      </w:ins>
      <w:del w:id="111836" w:author="קלוד" w:date="2026-10-11T13:11:34Z">
        <w:r w:rsidRPr="006F178A">
          <w:rPr>
            <w:rtl/>
          </w:rPr>
          <w:delText xml:space="preserve">הכבוד.</w:delText>
        </w:r>
      </w:del>
      <w:r w:rsidRPr="006F178A">
        <w:rPr>
          <w:rtl/>
        </w:rPr>
        <w:t xml:space="preserve"> מ"מ כל י"ב </w:t>
      </w:r>
      <w:ins w:id="111833" w:author="קלוד" w:date="2026-10-11T13:11:34Z">
        <w:r>
          <w:rPr>
            <w:rtl/>
          </w:rPr>
          <w:t xml:space="preserve">חודש,</w:t>
        </w:r>
      </w:ins>
      <w:del w:id="111834" w:author="קלוד" w:date="2026-10-11T13:11:34Z">
        <w:r w:rsidRPr="006F178A">
          <w:rPr>
            <w:rtl/>
          </w:rPr>
          <w:delText xml:space="preserve">חודש</w:delText>
        </w:r>
      </w:del>
      <w:r w:rsidRPr="006F178A">
        <w:rPr>
          <w:rtl/>
        </w:rPr>
        <w:t xml:space="preserve"> </w:t>
      </w:r>
      <w:ins w:id="111831" w:author="קלוד" w:date="2026-10-11T13:11:34Z">
        <w:r>
          <w:rPr>
            <w:rtl/>
          </w:rPr>
          <w:t xml:space="preserve">שגופו</w:t>
        </w:r>
      </w:ins>
      <w:del w:id="111832" w:author="קלוד" w:date="2026-10-11T13:11:34Z">
        <w:r w:rsidRPr="006F178A">
          <w:rPr>
            <w:rtl/>
          </w:rPr>
          <w:delText xml:space="preserve">נשמתו</w:delText>
        </w:r>
      </w:del>
      <w:r w:rsidRPr="006F178A">
        <w:rPr>
          <w:rtl/>
        </w:rPr>
        <w:t xml:space="preserve"> </w:t>
      </w:r>
      <w:ins w:id="111829" w:author="קלוד" w:date="2026-10-11T13:11:34Z">
        <w:r>
          <w:rPr>
            <w:rtl/>
          </w:rPr>
          <w:t xml:space="preserve">קיים,</w:t>
        </w:r>
      </w:ins>
      <w:del w:id="111830" w:author="קלוד" w:date="2026-10-11T13:11:34Z">
        <w:r w:rsidRPr="006F178A">
          <w:rPr>
            <w:rtl/>
          </w:rPr>
          <w:delText xml:space="preserve">דגופו קיים</w:delText>
        </w:r>
      </w:del>
      <w:r w:rsidRPr="006F178A">
        <w:rPr>
          <w:rtl/>
        </w:rPr>
        <w:t xml:space="preserve"> נשמתו עולה </w:t>
      </w:r>
      <w:ins w:id="111827" w:author="קלוד" w:date="2026-10-11T13:11:34Z">
        <w:r>
          <w:rPr>
            <w:rtl/>
          </w:rPr>
          <w:t xml:space="preserve">ויורדת,</w:t>
        </w:r>
      </w:ins>
      <w:del w:id="111828" w:author="קלוד" w:date="2026-10-11T13:11:34Z">
        <w:r w:rsidRPr="006F178A">
          <w:rPr>
            <w:rtl/>
          </w:rPr>
          <w:delText xml:space="preserve">ויורדת</w:delText>
        </w:r>
      </w:del>
      <w:r w:rsidRPr="006F178A">
        <w:rPr>
          <w:rtl/>
        </w:rPr>
        <w:t xml:space="preserve"> </w:t>
      </w:r>
      <w:ins w:id="93949" w:author="מנוע מכני" w:date="2026-10-11T12:04:39Z">
        <w:r>
          <w:rPr>
            <w:rtl/>
          </w:rPr>
          <w:t xml:space="preserve">ולכך</w:t>
        </w:r>
      </w:ins>
      <w:del w:id="93950" w:author="מנוע מכני" w:date="2026-10-11T12:04:39Z">
        <w:r w:rsidRPr="006F178A">
          <w:rPr>
            <w:rtl/>
          </w:rPr>
          <w:delText xml:space="preserve">ולהכי</w:delText>
        </w:r>
      </w:del>
      <w:r w:rsidRPr="006F178A">
        <w:rPr>
          <w:rtl/>
        </w:rPr>
        <w:t xml:space="preserve"> הצליחה</w:t>
      </w:r>
      <w:ins w:id="111825" w:author="קלוד" w:date="2026-10-11T13:11:34Z">
        <w:r>
          <w:rPr>
            <w:rtl/>
          </w:rPr>
          <w:t xml:space="preserve"> </w:t>
        </w:r>
      </w:ins>
      <w:del w:id="111826" w:author="קלוד" w:date="2026-10-11T13:11:34Z">
        <w:r w:rsidRPr="006F178A">
          <w:rPr>
            <w:rtl/>
          </w:rPr>
          <w:delText xml:space="preserve"> להעלות </w:delText>
        </w:r>
      </w:del>
      <w:r w:rsidRPr="006F178A">
        <w:rPr>
          <w:rtl/>
        </w:rPr>
        <w:t xml:space="preserve">בעלת האוב</w:t>
      </w:r>
      <w:ins w:id="111823" w:author="קלוד" w:date="2026-10-11T13:11:34Z">
        <w:r>
          <w:rPr>
            <w:rtl/>
          </w:rPr>
          <w:t xml:space="preserve"> להעלות </w:t>
        </w:r>
      </w:ins>
      <w:del w:id="111824" w:author="קלוד" w:date="2026-10-11T13:11:34Z">
        <w:r w:rsidRPr="006F178A">
          <w:rPr>
            <w:rtl/>
          </w:rPr>
          <w:delText xml:space="preserve"> </w:delText>
        </w:r>
      </w:del>
      <w:r w:rsidRPr="006F178A">
        <w:rPr>
          <w:rtl/>
        </w:rPr>
        <w:t xml:space="preserve">את </w:t>
      </w:r>
      <w:r w:rsidRPr="006F178A">
        <w:rPr>
          <w:rStyle w:val="2fb"/>
          <w:rtl/>
        </w:rPr>
        <w:t xml:space="preserve">שמואל</w:t>
      </w:r>
      <w:r w:rsidRPr="006F178A">
        <w:rPr>
          <w:rtl/>
        </w:rPr>
        <w:t xml:space="preserve">.</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קנג.</w:t>
      </w:r>
    </w:p>
    <w:p>
      <w:pPr>
        <w:pStyle w:val="afffff8"/>
        <w:rPr>
          <w:ins w:id="90033" w:author="קלוד" w:date="2026-10-11T12:33:55Z"/>
        </w:rPr>
      </w:pPr>
      <w:ins w:id="90034" w:author="קלוד" w:date="2026-10-11T12:33:55Z">
        <w:r>
          <w:rPr>
            <w:color w:val="7B3F00"/>
          </w:rPr>
          <w:t xml:space="preserve">מהספד האדם - ניכר אם בן העולם הבא</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ריא"ש</w:t>
      </w:r>
      <w:r w:rsidRPr="006F178A">
        <w:rPr>
          <w:rFonts w:ascii="Fb Fontext" w:hAnsi="Fb Fontext"/>
          <w:rtl/>
        </w:rPr>
        <w:t xml:space="preserve"> </w:t>
      </w:r>
      <w:r w:rsidRPr="006F178A">
        <w:rPr>
          <w:rStyle w:val="2fb"/>
          <w:rFonts w:ascii="Fb Fontext" w:hAnsi="Fb Fontext"/>
          <w:rtl/>
        </w:rPr>
        <w:t xml:space="preserve">מרב</w:t>
      </w:r>
      <w:r w:rsidRPr="006F178A">
        <w:rPr>
          <w:rFonts w:ascii="Fb Fontext" w:hAnsi="Fb Fontext"/>
          <w:rtl/>
        </w:rPr>
        <w:t xml:space="preserve"> מהספדו של אדם ניכר אם בן העולם הבא הוא אם </w:t>
      </w:r>
      <w:ins w:id="92059" w:author="מנוע מכני" w:date="2026-10-11T12:04:39Z">
        <w:r>
          <w:rPr>
            <w:rFonts w:ascii="Fb Fontext" w:hAnsi="Fb Fontext"/>
            <w:rtl/>
          </w:rPr>
          <w:t xml:space="preserve">לא</w:t>
        </w:r>
      </w:ins>
      <w:del w:id="92060" w:author="מנוע מכני" w:date="2026-10-11T12:04:39Z">
        <w:r w:rsidRPr="006F178A">
          <w:rPr>
            <w:rFonts w:ascii="Fb Fontext" w:hAnsi="Fb Fontext"/>
            <w:rtl/>
          </w:rPr>
          <w:delText xml:space="preserve">לאו</w:delText>
        </w:r>
      </w:del>
      <w:r w:rsidRPr="006F178A">
        <w:rPr>
          <w:rFonts w:ascii="Fb Fontext" w:hAnsi="Fb Fontext"/>
          <w:rtl/>
        </w:rPr>
        <w:t xml:space="preserve">.</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tl/>
        </w:rPr>
        <w:t xml:space="preserve">והא </w:t>
      </w:r>
      <w:r w:rsidRPr="006F178A">
        <w:rPr>
          <w:rStyle w:val="2fb"/>
          <w:rtl/>
        </w:rPr>
        <w:t xml:space="preserve">דרב</w:t>
      </w:r>
      <w:r w:rsidRPr="006F178A">
        <w:rPr>
          <w:rtl/>
        </w:rPr>
        <w:t xml:space="preserve"> </w:t>
      </w:r>
      <w:ins w:id="111861" w:author="קלוד" w:date="2026-10-11T13:11:34Z">
        <w:r>
          <w:rPr>
            <w:rStyle w:val="2fb"/>
            <w:rtl/>
          </w:rPr>
          <w:t xml:space="preserve">לרשב"ש:</w:t>
        </w:r>
      </w:ins>
      <w:del w:id="111862" w:author="קלוד" w:date="2026-10-11T13:11:34Z">
        <w:r w:rsidRPr="006F178A">
          <w:rPr>
            <w:rStyle w:val="2fb"/>
            <w:rtl/>
          </w:rPr>
          <w:delText xml:space="preserve">לרשב"ש</w:delText>
        </w:r>
      </w:del>
      <w:r w:rsidRPr="006F178A">
        <w:rPr>
          <w:rtl/>
        </w:rPr>
        <w:t xml:space="preserve"> </w:t>
      </w:r>
      <w:ins w:id="111859" w:author="קלוד" w:date="2026-10-11T13:11:34Z">
        <w:r>
          <w:rPr>
            <w:rtl/>
          </w:rPr>
          <w:t xml:space="preserve">חמם</w:t>
        </w:r>
      </w:ins>
      <w:del w:id="111860" w:author="קלוד" w:date="2026-10-11T13:11:34Z">
        <w:r w:rsidRPr="006F178A">
          <w:rPr>
            <w:rtl/>
          </w:rPr>
          <w:delText xml:space="preserve">דאחים</w:delText>
        </w:r>
      </w:del>
      <w:r w:rsidRPr="006F178A">
        <w:rPr>
          <w:rtl/>
        </w:rPr>
        <w:t xml:space="preserve"> </w:t>
      </w:r>
      <w:ins w:id="111857" w:author="קלוד" w:date="2026-10-11T13:11:34Z">
        <w:r>
          <w:rPr>
            <w:rtl/>
          </w:rPr>
          <w:t xml:space="preserve">בהספדי,</w:t>
        </w:r>
      </w:ins>
      <w:del w:id="111858" w:author="קלוד" w:date="2026-10-11T13:11:34Z">
        <w:r w:rsidRPr="006F178A">
          <w:rPr>
            <w:rtl/>
          </w:rPr>
          <w:delText xml:space="preserve">בהספידא</w:delText>
        </w:r>
      </w:del>
      <w:r w:rsidRPr="006F178A">
        <w:rPr>
          <w:rtl/>
        </w:rPr>
        <w:t xml:space="preserve"> </w:t>
      </w:r>
      <w:ins w:id="92061" w:author="מנוע מכני" w:date="2026-10-11T12:04:39Z">
        <w:ins w:id="111855" w:author="קלוד" w:date="2026-10-11T13:11:34Z">
          <w:r>
            <w:rPr>
              <w:rtl/>
            </w:rPr>
            <w:t xml:space="preserve">ששם</w:t>
          </w:r>
        </w:ins>
        <w:del w:id="111856" w:author="קלוד" w:date="2026-10-11T13:11:34Z">
          <w:r>
            <w:rPr>
              <w:rtl/>
            </w:rPr>
            <w:delText xml:space="preserve">דשם</w:delText>
          </w:r>
        </w:del>
      </w:ins>
      <w:del w:id="92062" w:author="מנוע מכני" w:date="2026-10-11T12:04:39Z">
        <w:r w:rsidRPr="006F178A">
          <w:rPr>
            <w:rtl/>
          </w:rPr>
          <w:delText xml:space="preserve">דהתם</w:delText>
        </w:r>
      </w:del>
      <w:r w:rsidRPr="006F178A">
        <w:rPr>
          <w:rtl/>
        </w:rPr>
        <w:t xml:space="preserve"> </w:t>
      </w:r>
      <w:ins w:id="111853" w:author="קלוד" w:date="2026-10-11T13:11:34Z">
        <w:r>
          <w:rPr>
            <w:rtl/>
          </w:rPr>
          <w:t xml:space="preserve">אני</w:t>
        </w:r>
      </w:ins>
      <w:del w:id="111854" w:author="קלוד" w:date="2026-10-11T13:11:34Z">
        <w:r w:rsidRPr="006F178A">
          <w:rPr>
            <w:rtl/>
          </w:rPr>
          <w:delText xml:space="preserve">קא</w:delText>
        </w:r>
      </w:del>
      <w:r w:rsidRPr="006F178A">
        <w:rPr>
          <w:rtl/>
        </w:rPr>
        <w:t xml:space="preserve"> </w:t>
      </w:r>
      <w:ins w:id="111851" w:author="קלוד" w:date="2026-10-11T13:11:34Z">
        <w:r>
          <w:rPr>
            <w:rtl/>
          </w:rPr>
          <w:t xml:space="preserve">עומד</w:t>
        </w:r>
      </w:ins>
      <w:del w:id="111852" w:author="קלוד" w:date="2026-10-11T13:11:34Z">
        <w:r w:rsidRPr="006F178A">
          <w:rPr>
            <w:rtl/>
          </w:rPr>
          <w:delText xml:space="preserve">אמינא,</w:delText>
        </w:r>
      </w:del>
      <w:r w:rsidRPr="006F178A">
        <w:rPr>
          <w:rtl/>
        </w:rPr>
        <w:t xml:space="preserve"> </w:t>
      </w:r>
      <w:ins w:id="111849" w:author="קלוד" w:date="2026-10-11T13:11:34Z">
        <w:r>
          <w:rPr>
            <w:rtl/>
          </w:rPr>
          <w:t xml:space="preserve">-</w:t>
        </w:r>
      </w:ins>
      <w:del w:id="111850" w:author="קלוד" w:date="2026-10-11T13:11:34Z">
        <w:r w:rsidRPr="006F178A">
          <w:rPr>
            <w:rtl/>
          </w:rPr>
          <w:delText xml:space="preserve">היינו</w:delText>
        </w:r>
      </w:del>
      <w:r w:rsidRPr="006F178A">
        <w:rPr>
          <w:rtl/>
        </w:rPr>
        <w:t xml:space="preserve"> </w:t>
      </w:r>
      <w:ins w:id="111847" w:author="קלוד" w:date="2026-10-11T13:11:34Z">
        <w:r>
          <w:rPr>
            <w:rStyle w:val="afffffe"/>
            <w:rtl/>
          </w:rPr>
          <w:t xml:space="preserve">הסימן</w:t>
        </w:r>
      </w:ins>
      <w:del w:id="111848" w:author="קלוד" w:date="2026-10-11T13:11:34Z">
        <w:r w:rsidRPr="006F178A">
          <w:rPr>
            <w:rtl/>
          </w:rPr>
          <w:delText xml:space="preserve">דאחים</w:delText>
        </w:r>
      </w:del>
      <w:r w:rsidRPr="006F178A">
        <w:rPr>
          <w:rtl/>
        </w:rPr>
        <w:t xml:space="preserve"> </w:t>
      </w:r>
      <w:ins w:id="111845" w:author="קלוד" w:date="2026-10-11T13:11:34Z">
        <w:r>
          <w:rPr>
            <w:rtl/>
          </w:rPr>
          <w:t xml:space="preserve">כשמחממים ומתחממים,</w:t>
        </w:r>
      </w:ins>
      <w:del w:id="111846" w:author="קלוד" w:date="2026-10-11T13:11:34Z">
        <w:r w:rsidRPr="006F178A">
          <w:rPr>
            <w:rtl/>
          </w:rPr>
          <w:delText xml:space="preserve">ומיחממי</w:delText>
        </w:r>
      </w:del>
      <w:r w:rsidRPr="006F178A">
        <w:rPr>
          <w:rtl/>
        </w:rPr>
        <w:t xml:space="preserve"> </w:t>
      </w:r>
      <w:r w:rsidRPr="006F178A">
        <w:rPr>
          <w:rtl/>
        </w:rPr>
        <w:t xml:space="preserve">משא"כ</w:t>
      </w:r>
      <w:r w:rsidRPr="006F178A">
        <w:rPr>
          <w:rtl/>
        </w:rPr>
        <w:t xml:space="preserve"> </w:t>
      </w:r>
      <w:ins w:id="95041" w:author="מנוע מכני" w:date="2026-10-11T12:04:39Z">
        <w:ins w:id="111843" w:author="קלוד" w:date="2026-10-11T13:11:34Z">
          <w:r>
            <w:rPr>
              <w:rtl/>
            </w:rPr>
            <w:t xml:space="preserve">כשאינם</w:t>
          </w:r>
        </w:ins>
        <w:del w:id="111844" w:author="קלוד" w:date="2026-10-11T13:11:34Z">
          <w:r>
            <w:rPr>
              <w:rtl/>
            </w:rPr>
            <w:delText xml:space="preserve">אם</w:delText>
          </w:r>
        </w:del>
        <w:r>
          <w:rPr>
            <w:rtl/>
          </w:rPr>
          <w:t xml:space="preserve"> </w:t>
        </w:r>
      </w:ins>
      <w:del w:id="95042" w:author="מנוע מכני" w:date="2026-10-11T12:04:39Z">
        <w:r w:rsidRPr="006F178A">
          <w:rPr>
            <w:rtl/>
          </w:rPr>
          <w:delText xml:space="preserve">אי </w:delText>
        </w:r>
      </w:del>
      <w:ins w:id="111841" w:author="קלוד" w:date="2026-10-11T13:11:34Z">
        <w:r>
          <w:rPr>
            <w:rtl/>
          </w:rPr>
          <w:t xml:space="preserve">מתחממים.</w:t>
        </w:r>
      </w:ins>
      <w:del w:id="111842" w:author="קלוד" w:date="2026-10-11T13:11:34Z">
        <w:r w:rsidRPr="006F178A">
          <w:rPr>
            <w:rtl/>
          </w:rPr>
          <w:delText xml:space="preserve">לא</w:delText>
        </w:r>
        <w:r w:rsidRPr="006F178A">
          <w:rPr>
            <w:rtl/>
          </w:rPr>
          <w:delText xml:space="preserve"> אחים.</w:delText>
        </w:r>
      </w:del>
    </w:p>
    <w:p w:rsidR="00E9703F" w:rsidRPr="006061D7" w:rsidRDefault="00E9703F" w:rsidP="00E9703F">
      <w:pPr>
        <w:rPr>
          <w:rtl/>
        </w:rPr>
      </w:pPr>
      <w:r w:rsidRPr="006061D7">
        <w:rPr>
          <w:rtl/>
        </w:rPr>
        <w:t>•</w:t>
      </w:r>
      <w:r w:rsidRPr="006061D7">
        <w:rPr>
          <w:rFonts w:hint="cs"/>
          <w:rtl/>
        </w:rPr>
        <w:t xml:space="preserve"> </w:t>
      </w:r>
      <w:ins w:id="111881" w:author="קלוד" w:date="2026-10-11T13:11:34Z">
        <w:r>
          <w:rPr>
            <w:rStyle w:val="2fb"/>
            <w:rtl/>
          </w:rPr>
          <w:t xml:space="preserve">ורבה,</w:t>
        </w:r>
      </w:ins>
      <w:del w:id="111882" w:author="קלוד" w:date="2026-10-11T13:11:34Z">
        <w:r w:rsidRPr="006061D7">
          <w:rPr>
            <w:rStyle w:val="2fb"/>
            <w:rtl/>
          </w:rPr>
          <w:delText xml:space="preserve">ורבה</w:delText>
        </w:r>
      </w:del>
      <w:r w:rsidRPr="006061D7">
        <w:rPr>
          <w:rtl/>
        </w:rPr>
        <w:t xml:space="preserve"> </w:t>
      </w:r>
      <w:ins w:id="111879" w:author="קלוד" w:date="2026-10-11T13:11:34Z">
        <w:r>
          <w:rPr>
            <w:rtl/>
          </w:rPr>
          <w:t xml:space="preserve">ששנאוהו</w:t>
        </w:r>
      </w:ins>
      <w:del w:id="111880" w:author="קלוד" w:date="2026-10-11T13:11:34Z">
        <w:r w:rsidRPr="006061D7">
          <w:rPr>
            <w:rtl/>
          </w:rPr>
          <w:delText xml:space="preserve">דסנו</w:delText>
        </w:r>
      </w:del>
      <w:r w:rsidRPr="006061D7">
        <w:rPr>
          <w:rtl/>
        </w:rPr>
        <w:t xml:space="preserve"> </w:t>
      </w:r>
      <w:ins w:id="93951" w:author="מנוע מכני" w:date="2026-10-11T12:04:39Z">
        <w:ins w:id="111877" w:author="קלוד" w:date="2026-10-11T13:11:34Z">
          <w:r>
            <w:rPr>
              <w:rtl/>
            </w:rPr>
            <w:t xml:space="preserve">כל</w:t>
          </w:r>
        </w:ins>
        <w:del w:id="111878" w:author="קלוד" w:date="2026-10-11T13:11:34Z">
          <w:r>
            <w:rPr>
              <w:rtl/>
            </w:rPr>
            <w:delText xml:space="preserve">לו</w:delText>
          </w:r>
        </w:del>
      </w:ins>
      <w:del w:id="93952" w:author="מנוע מכני" w:date="2026-10-11T12:04:39Z">
        <w:r w:rsidRPr="006061D7">
          <w:rPr>
            <w:rtl/>
          </w:rPr>
          <w:delText xml:space="preserve">ליה</w:delText>
        </w:r>
      </w:del>
      <w:r w:rsidRPr="006061D7">
        <w:rPr>
          <w:rtl/>
        </w:rPr>
        <w:t xml:space="preserve"> </w:t>
      </w:r>
      <w:ins w:id="92063" w:author="מנוע מכני" w:date="2026-10-11T12:04:39Z">
        <w:ins w:id="111875" w:author="קלוד" w:date="2026-10-11T13:11:34Z">
          <w:r>
            <w:rPr>
              <w:rtl/>
            </w:rPr>
            <w:t xml:space="preserve">בני</w:t>
          </w:r>
        </w:ins>
        <w:del w:id="111876" w:author="קלוד" w:date="2026-10-11T13:11:34Z">
          <w:r>
            <w:rPr>
              <w:rtl/>
            </w:rPr>
            <w:delText xml:space="preserve">כולם</w:delText>
          </w:r>
        </w:del>
      </w:ins>
      <w:del w:id="92064" w:author="מנוע מכני" w:date="2026-10-11T12:04:39Z">
        <w:r w:rsidRPr="006061D7">
          <w:rPr>
            <w:rtl/>
          </w:rPr>
          <w:delText xml:space="preserve">כולהו</w:delText>
        </w:r>
      </w:del>
      <w:r w:rsidRPr="006061D7">
        <w:rPr>
          <w:rtl/>
        </w:rPr>
        <w:t xml:space="preserve"> </w:t>
      </w:r>
      <w:ins w:id="111873" w:author="קלוד" w:date="2026-10-11T13:11:34Z">
        <w:r>
          <w:rPr>
            <w:rtl/>
          </w:rPr>
          <w:t xml:space="preserve">פומבדיתא -</w:t>
        </w:r>
      </w:ins>
      <w:del w:id="111874" w:author="קלוד" w:date="2026-10-11T13:11:34Z">
        <w:r w:rsidRPr="006061D7">
          <w:rPr>
            <w:rtl/>
          </w:rPr>
          <w:delText xml:space="preserve">דפומבדיתאי</w:delText>
        </w:r>
      </w:del>
      <w:r w:rsidRPr="006061D7">
        <w:rPr>
          <w:rtl/>
        </w:rPr>
        <w:t xml:space="preserve"> שהיו </w:t>
      </w:r>
      <w:ins w:id="111871" w:author="קלוד" w:date="2026-10-11T13:11:34Z">
        <w:r>
          <w:rPr>
            <w:rtl/>
          </w:rPr>
          <w:t xml:space="preserve">רמאים</w:t>
        </w:r>
      </w:ins>
      <w:del w:id="111872" w:author="קלוד" w:date="2026-10-11T13:11:34Z">
        <w:r w:rsidRPr="006061D7">
          <w:rPr>
            <w:rtl/>
          </w:rPr>
          <w:delText xml:space="preserve">רמאין</w:delText>
        </w:r>
      </w:del>
      <w:r w:rsidRPr="006061D7">
        <w:rPr>
          <w:rtl/>
        </w:rPr>
        <w:t xml:space="preserve"> והיה </w:t>
      </w:r>
      <w:ins w:id="111869" w:author="קלוד" w:date="2026-10-11T13:11:34Z">
        <w:r>
          <w:rPr>
            <w:rtl/>
          </w:rPr>
          <w:t xml:space="preserve">מוכיחם</w:t>
        </w:r>
      </w:ins>
      <w:del w:id="111870" w:author="קלוד" w:date="2026-10-11T13:11:34Z">
        <w:r w:rsidRPr="006061D7">
          <w:rPr>
            <w:rtl/>
          </w:rPr>
          <w:delText xml:space="preserve">מוכיחן</w:delText>
        </w:r>
      </w:del>
      <w:r w:rsidRPr="006061D7">
        <w:rPr>
          <w:rtl/>
        </w:rPr>
        <w:t xml:space="preserve"> </w:t>
      </w:r>
      <w:ins w:id="111867" w:author="קלוד" w:date="2026-10-11T13:11:34Z">
        <w:r>
          <w:rPr>
            <w:rtl/>
          </w:rPr>
          <w:t xml:space="preserve">בדברי</w:t>
        </w:r>
      </w:ins>
      <w:del w:id="111868" w:author="קלוד" w:date="2026-10-11T13:11:34Z">
        <w:r w:rsidRPr="006061D7">
          <w:rPr>
            <w:rtl/>
          </w:rPr>
          <w:delText xml:space="preserve">במילי</w:delText>
        </w:r>
      </w:del>
      <w:r w:rsidRPr="006061D7">
        <w:rPr>
          <w:rtl/>
        </w:rPr>
        <w:t xml:space="preserve"> </w:t>
      </w:r>
      <w:ins w:id="111865" w:author="קלוד" w:date="2026-10-11T13:11:34Z">
        <w:r>
          <w:rPr>
            <w:rtl/>
          </w:rPr>
          <w:t xml:space="preserve">שמים</w:t>
        </w:r>
      </w:ins>
      <w:del w:id="111866" w:author="קלוד" w:date="2026-10-11T13:11:34Z">
        <w:r w:rsidRPr="006061D7">
          <w:rPr>
            <w:rtl/>
          </w:rPr>
          <w:delText xml:space="preserve">דשמיא</w:delText>
        </w:r>
      </w:del>
      <w:r w:rsidRPr="006061D7">
        <w:rPr>
          <w:rtl/>
        </w:rPr>
        <w:t xml:space="preserve"> </w:t>
      </w:r>
      <w:ins w:id="111863" w:author="קלוד" w:date="2026-10-11T13:11:34Z">
        <w:r>
          <w:rPr>
            <w:rtl/>
          </w:rPr>
          <w:t xml:space="preserve">- </w:t>
        </w:r>
        <w:r>
          <w:rPr>
            <w:rStyle w:val="afffffe"/>
            <w:rtl/>
          </w:rPr>
          <w:t xml:space="preserve">אמר:</w:t>
        </w:r>
        <w:r>
          <w:rPr>
            <w:rtl/>
          </w:rPr>
          <w:t xml:space="preserve"> די לי</w:t>
        </w:r>
      </w:ins>
      <w:del w:id="111864" w:author="קלוד" w:date="2026-10-11T13:11:34Z">
        <w:r w:rsidRPr="006061D7">
          <w:rPr>
            <w:rtl/>
          </w:rPr>
          <w:delText xml:space="preserve">מיסתיא</w:delText>
        </w:r>
      </w:del>
      <w:r w:rsidRPr="006061D7">
        <w:rPr>
          <w:rtl/>
        </w:rPr>
        <w:t xml:space="preserve"> </w:t>
      </w:r>
      <w:r w:rsidRPr="006061D7">
        <w:rPr>
          <w:rStyle w:val="2fb"/>
          <w:rtl/>
        </w:rPr>
        <w:t xml:space="preserve">אביי</w:t>
      </w:r>
      <w:r w:rsidRPr="006061D7">
        <w:rPr>
          <w:rtl/>
        </w:rPr>
        <w:t xml:space="preserve"> </w:t>
      </w:r>
      <w:r w:rsidRPr="006061D7">
        <w:rPr>
          <w:rStyle w:val="2fb"/>
          <w:rtl/>
        </w:rPr>
        <w:t xml:space="preserve">ורבה</w:t>
      </w:r>
      <w:r w:rsidRPr="006061D7">
        <w:rPr>
          <w:rtl/>
        </w:rPr>
        <w:t xml:space="preserve"> בר </w:t>
      </w:r>
      <w:r w:rsidRPr="006061D7">
        <w:rPr>
          <w:rStyle w:val="2fb"/>
          <w:rtl/>
        </w:rPr>
        <w:t xml:space="preserve">רב חנן</w:t>
      </w:r>
      <w:r w:rsidRPr="006061D7">
        <w:rPr>
          <w:rtl/>
        </w:rPr>
        <w:t xml:space="preserve">.</w:t>
      </w:r>
    </w:p>
    <w:p>
      <w:pPr>
        <w:pStyle w:val="38"/>
        <w:rPr>
          <w:ins w:id="99248" w:author="מנוע מכני" w:date="2026-10-11T12:04:39Z"/>
        </w:rPr>
      </w:pPr>
      <w:del w:id="99247" w:author="מנוע מכני" w:date="2026-10-11T12:04:39Z">
        <w:r w:rsidRPr="00A96C39">
          <w:delText xml:space="preserve">•</w:delText>
        </w:r>
      </w:del>
      <w:r w:rsidRPr="00A96C39">
        <w:t xml:space="preserve"> </w:t>
      </w:r>
      <w:r w:rsidRPr="00A96C39">
        <w:t>רב</w:t>
      </w:r>
      <w:r w:rsidRPr="00A96C39">
        <w:t>:</w:t>
      </w:r>
    </w:p>
    <w:p w:rsidR="00E9703F" w:rsidRPr="00A96C39" w:rsidRDefault="00E9703F" w:rsidP="00E9703F">
      <w:pPr>
        <w:rPr>
          <w:spacing w:val="-2"/>
          <w:rtl/>
        </w:rPr>
      </w:pPr>
      <w:del w:id="99249" w:author="מנוע מכני" w:date="2026-10-11T12:04:39Z">
        <w:r w:rsidRPr="00A96C39">
          <w:rPr>
            <w:rFonts w:ascii="Fb Fontext" w:hAnsi="Fb Fontext"/>
            <w:spacing w:val="-2"/>
            <w:rtl/>
          </w:rPr>
          <w:delText xml:space="preserve"> </w:delText>
        </w:r>
      </w:del>
      <w:r w:rsidRPr="00A96C39">
        <w:rPr>
          <w:rFonts w:ascii="Fb Fontext" w:hAnsi="Fb Fontext"/>
          <w:spacing w:val="-2"/>
          <w:rtl/>
        </w:rPr>
        <w:t xml:space="preserve">איזהו בן העו</w:t>
      </w:r>
      <w:r w:rsidRPr="00A96C39">
        <w:rPr>
          <w:rFonts w:ascii="Fb Fontext" w:hAnsi="Fb Fontext" w:hint="cs"/>
          <w:spacing w:val="-2"/>
          <w:rtl/>
        </w:rPr>
        <w:t>ה</w:t>
      </w:r>
      <w:r w:rsidRPr="00A96C39">
        <w:rPr>
          <w:rFonts w:ascii="Fb Fontext" w:hAnsi="Fb Fontext"/>
          <w:spacing w:val="-2"/>
          <w:rtl/>
        </w:rPr>
        <w:t>"</w:t>
      </w:r>
      <w:r w:rsidRPr="00A96C39">
        <w:rPr>
          <w:rFonts w:ascii="Fb Fontext" w:hAnsi="Fb Fontext" w:hint="cs"/>
          <w:spacing w:val="-2"/>
          <w:rtl/>
        </w:rPr>
        <w:t>ב</w:t>
      </w:r>
      <w:r w:rsidRPr="00A96C39">
        <w:rPr>
          <w:rFonts w:ascii="Fb Fontext" w:hAnsi="Fb Fontext"/>
          <w:spacing w:val="-2"/>
          <w:rtl/>
        </w:rPr>
        <w:t>-</w:t>
      </w:r>
      <w:r w:rsidRPr="00A96C39">
        <w:rPr>
          <w:rStyle w:val="afffff0"/>
          <w:spacing w:val="-2"/>
          <w:rtl/>
        </w:rPr>
        <w:t xml:space="preserve"> </w:t>
      </w:r>
      <w:r w:rsidRPr="00A96C39">
        <w:rPr>
          <w:rStyle w:val="afffff0"/>
          <w:rFonts w:hint="cs"/>
          <w:spacing w:val="-2"/>
          <w:rtl/>
        </w:rPr>
        <w:t>'</w:t>
      </w:r>
      <w:ins w:id="91591" w:author="Claude - סמנטי" w:date="2026-10-11T12:28:21Z">
        <w:r>
          <w:rPr>
            <w:rStyle w:val="afffff0"/>
            <w:spacing w:val="-2"/>
            <w:rtl/>
          </w:rPr>
          <w:t xml:space="preserve">וְאָזְנֶיךָ תִּשְׁמַעְנָה דָבָר מֵאַחֲרֶיךָ לֵאמֹר זֶה הַדֶּרֶךְ לְכוּ בוֹ כִּי תַאֲמִינוּ וְכִי תַשְׂמְאִילוּ</w:t>
        </w:r>
      </w:ins>
      <w:del w:id="91592" w:author="Claude - סמנטי" w:date="2026-10-11T12:28:21Z">
        <w:r w:rsidRPr="00A96C39">
          <w:rPr>
            <w:rStyle w:val="afffff0"/>
            <w:spacing w:val="-2"/>
            <w:rtl/>
          </w:rPr>
          <w:delText xml:space="preserve">ואזניך תשמענה דבר מאחריך לאמר זה הדרך לכו בו כי תאמינו וכי תשמאילו</w:delText>
        </w:r>
      </w:del>
      <w:r w:rsidRPr="00A96C39">
        <w:rPr>
          <w:rStyle w:val="afffff0"/>
          <w:rFonts w:hint="cs"/>
          <w:spacing w:val="-2"/>
          <w:rtl/>
        </w:rPr>
        <w:t>'</w:t>
      </w:r>
      <w:r w:rsidRPr="00A96C39">
        <w:rPr>
          <w:rStyle w:val="afffff0"/>
          <w:spacing w:val="-2"/>
          <w:rtl/>
        </w:rPr>
        <w:t>.</w:t>
      </w:r>
    </w:p>
    <w:p w:rsidR="00E9703F" w:rsidRPr="006F178A" w:rsidRDefault="00E9703F" w:rsidP="00E9703F">
      <w:pPr>
        <w:rPr>
          <w:rtl/>
        </w:rPr>
      </w:pPr>
      <w:r w:rsidRPr="006F178A">
        <w:rPr>
          <w:rtl/>
        </w:rPr>
        <w:t>•</w:t>
      </w:r>
      <w:r w:rsidRPr="006F178A">
        <w:rPr>
          <w:rFonts w:hint="cs"/>
          <w:rtl/>
        </w:rPr>
        <w:t xml:space="preserve"> </w:t>
      </w:r>
      <w:ins w:id="111885" w:author="קלוד" w:date="2026-10-11T13:11:34Z">
        <w:r>
          <w:rPr>
            <w:rStyle w:val="2fb"/>
            <w:rtl/>
          </w:rPr>
          <w:t xml:space="preserve">ר"חנ:</w:t>
        </w:r>
      </w:ins>
      <w:del w:id="111886" w:author="קלוד" w:date="2026-10-11T13:11:34Z">
        <w:r w:rsidRPr="006F178A">
          <w:rPr>
            <w:rStyle w:val="2fb"/>
            <w:rtl/>
          </w:rPr>
          <w:delText xml:space="preserve">ר"חנ</w:delText>
        </w:r>
      </w:del>
      <w:r w:rsidRPr="006F178A">
        <w:rPr>
          <w:rtl/>
        </w:rPr>
        <w:t xml:space="preserve"> כל שדעת רבותינו נוחה </w:t>
      </w:r>
      <w:ins w:id="111883" w:author="קלוד" w:date="2026-10-11T13:11:34Z">
        <w:r>
          <w:rPr>
            <w:rtl/>
          </w:rPr>
          <w:t xml:space="preserve">הימנו.</w:t>
        </w:r>
      </w:ins>
      <w:del w:id="111884" w:author="קלוד" w:date="2026-10-11T13:11:34Z">
        <w:r w:rsidRPr="006F178A">
          <w:rPr>
            <w:rtl/>
          </w:rPr>
          <w:delText xml:space="preserve">הימנו.-</w:delText>
        </w:r>
        <w:r w:rsidRPr="008F09C0">
          <w:rPr>
            <w:rStyle w:val="afffff0"/>
            <w:rtl/>
          </w:rPr>
          <w:delText xml:space="preserve"> </w:delText>
        </w:r>
        <w:r w:rsidRPr="008F09C0">
          <w:rPr>
            <w:rStyle w:val="afffff0"/>
            <w:rFonts w:hint="cs"/>
            <w:rtl/>
          </w:rPr>
          <w:delText xml:space="preserve">'</w:delText>
        </w:r>
        <w:r>
          <w:rPr>
            <w:rStyle w:val="afffff0"/>
            <w:rtl/>
          </w:rPr>
          <w:delText xml:space="preserve">וְסָבְבוּ בַשּׁוּק הַסּוֹפְדִים</w:delText>
        </w:r>
        <w:r w:rsidRPr="008F09C0">
          <w:rPr>
            <w:rStyle w:val="afffff0"/>
            <w:rFonts w:hint="cs"/>
            <w:rtl/>
          </w:rPr>
          <w:delText xml:space="preserve">'</w:delText>
        </w:r>
        <w:r w:rsidRPr="008F09C0">
          <w:rPr>
            <w:rStyle w:val="afffff0"/>
            <w:rtl/>
          </w:rPr>
          <w:delText xml:space="preserve">.</w:delText>
        </w:r>
      </w:del>
      <w:ins w:id="91593" w:author="Claude - סמנטי" w:date="2026-10-11T12:28:21Z"/>
      <w:del w:id="91594" w:author="Claude - סמנטי" w:date="2026-10-11T12:28:21Z">
        <w:r w:rsidRPr="008F09C0">
          <w:rPr>
            <w:rStyle w:val="afffff0"/>
            <w:rtl/>
          </w:rPr>
          <w:delText xml:space="preserve">וסבבו בשוק הסופדים</w:delText>
        </w:r>
      </w:del>
    </w:p>
    <w:p w:rsidR="00E9703F" w:rsidRPr="006F178A" w:rsidRDefault="00E9703F" w:rsidP="00E9703F">
      <w:pPr>
        <w:rPr>
          <w:rtl/>
        </w:rPr>
      </w:pPr>
      <w:r w:rsidRPr="006F178A">
        <w:rPr>
          <w:rtl/>
        </w:rPr>
        <w:t>•</w:t>
      </w:r>
      <w:r w:rsidRPr="006F178A">
        <w:rPr>
          <w:rFonts w:hint="cs"/>
          <w:rtl/>
        </w:rPr>
        <w:t xml:space="preserve"> </w:t>
      </w:r>
      <w:r w:rsidRPr="006F178A">
        <w:rPr>
          <w:rtl/>
        </w:rPr>
        <w:t>בני גלילא - עשה דברים לפני מטתך.</w:t>
      </w:r>
    </w:p>
    <w:p w:rsidR="00E9703F" w:rsidRPr="006F178A" w:rsidRDefault="00E9703F" w:rsidP="00E9703F">
      <w:pPr>
        <w:rPr>
          <w:rtl/>
        </w:rPr>
      </w:pPr>
      <w:r w:rsidRPr="006F178A">
        <w:rPr>
          <w:rtl/>
        </w:rPr>
        <w:t xml:space="preserve">בני </w:t>
      </w:r>
      <w:ins w:id="111901" w:author="קלוד" w:date="2026-10-11T13:11:34Z">
        <w:r>
          <w:rPr>
            <w:rtl/>
          </w:rPr>
          <w:t xml:space="preserve">יהודה:</w:t>
        </w:r>
      </w:ins>
      <w:del w:id="111902" w:author="קלוד" w:date="2026-10-11T13:11:34Z">
        <w:r w:rsidRPr="006F178A">
          <w:rPr>
            <w:rtl/>
          </w:rPr>
          <w:delText xml:space="preserve">יהודה -</w:delText>
        </w:r>
      </w:del>
      <w:r w:rsidRPr="006F178A">
        <w:rPr>
          <w:rtl/>
        </w:rPr>
        <w:t xml:space="preserve"> עשה דברים לאחר מטתך. ולא </w:t>
      </w:r>
      <w:ins w:id="92065" w:author="מנוע מכני" w:date="2026-10-11T12:04:39Z">
        <w:ins w:id="111899" w:author="קלוד" w:date="2026-10-11T13:11:34Z">
          <w:r>
            <w:rPr>
              <w:rtl/>
            </w:rPr>
            <w:t xml:space="preserve">חלקו:</w:t>
          </w:r>
        </w:ins>
        <w:del w:id="111900" w:author="קלוד" w:date="2026-10-11T13:11:34Z">
          <w:r>
            <w:rPr>
              <w:rtl/>
            </w:rPr>
            <w:delText xml:space="preserve">חלקו</w:delText>
          </w:r>
          <w:r w:rsidRPr="006F178A">
            <w:rPr>
              <w:rtl/>
            </w:rPr>
            <w:delText xml:space="preserve">,</w:delText>
          </w:r>
        </w:del>
      </w:ins>
      <w:del w:id="92066" w:author="מנוע מכני" w:date="2026-10-11T12:04:39Z">
        <w:r w:rsidRPr="006F178A">
          <w:rPr>
            <w:rtl/>
          </w:rPr>
          <w:delText xml:space="preserve">פליגי</w:delText>
        </w:r>
      </w:del>
      <w:r w:rsidRPr="006F178A">
        <w:rPr>
          <w:rtl/>
        </w:rPr>
        <w:t xml:space="preserve"> </w:t>
      </w:r>
      <w:ins w:id="111897" w:author="קלוד" w:date="2026-10-11T13:11:34Z">
        <w:r>
          <w:rPr>
            <w:rtl/>
          </w:rPr>
          <w:t xml:space="preserve">זה</w:t>
        </w:r>
      </w:ins>
      <w:del w:id="111898" w:author="קלוד" w:date="2026-10-11T13:11:34Z">
        <w:r w:rsidRPr="006F178A">
          <w:rPr>
            <w:rtl/>
          </w:rPr>
          <w:delText xml:space="preserve">מר</w:delText>
        </w:r>
      </w:del>
      <w:r w:rsidRPr="006F178A">
        <w:rPr>
          <w:rtl/>
        </w:rPr>
        <w:t xml:space="preserve"> </w:t>
      </w:r>
      <w:ins w:id="111895" w:author="קלוד" w:date="2026-10-11T13:11:34Z">
        <w:r>
          <w:rPr>
            <w:rtl/>
          </w:rPr>
          <w:t xml:space="preserve">כמנהג</w:t>
        </w:r>
      </w:ins>
      <w:del w:id="111896" w:author="קלוד" w:date="2026-10-11T13:11:34Z">
        <w:r w:rsidRPr="006F178A">
          <w:rPr>
            <w:rtl/>
          </w:rPr>
          <w:delText xml:space="preserve">כי</w:delText>
        </w:r>
      </w:del>
      <w:r w:rsidRPr="006F178A">
        <w:rPr>
          <w:rtl/>
        </w:rPr>
        <w:t xml:space="preserve"> </w:t>
      </w:r>
      <w:ins w:id="111893" w:author="קלוד" w:date="2026-10-11T13:11:34Z">
        <w:r>
          <w:rPr>
            <w:rtl/>
          </w:rPr>
          <w:t xml:space="preserve">מקומו</w:t>
        </w:r>
      </w:ins>
      <w:del w:id="111894" w:author="קלוד" w:date="2026-10-11T13:11:34Z">
        <w:r w:rsidRPr="006F178A">
          <w:rPr>
            <w:rtl/>
          </w:rPr>
          <w:delText xml:space="preserve">אתריה</w:delText>
        </w:r>
      </w:del>
      <w:r w:rsidRPr="006F178A">
        <w:rPr>
          <w:rtl/>
        </w:rPr>
        <w:t xml:space="preserve"> </w:t>
      </w:r>
      <w:ins w:id="111891" w:author="קלוד" w:date="2026-10-11T13:11:34Z">
        <w:r>
          <w:rPr>
            <w:rtl/>
          </w:rPr>
          <w:t xml:space="preserve">וזה</w:t>
        </w:r>
      </w:ins>
      <w:del w:id="111892" w:author="קלוד" w:date="2026-10-11T13:11:34Z">
        <w:r w:rsidRPr="006F178A">
          <w:rPr>
            <w:rtl/>
          </w:rPr>
          <w:delText xml:space="preserve">ומר</w:delText>
        </w:r>
      </w:del>
      <w:r w:rsidRPr="006F178A">
        <w:rPr>
          <w:rtl/>
        </w:rPr>
        <w:t xml:space="preserve"> </w:t>
      </w:r>
      <w:ins w:id="111889" w:author="קלוד" w:date="2026-10-11T13:11:34Z">
        <w:r>
          <w:rPr>
            <w:rtl/>
          </w:rPr>
          <w:t xml:space="preserve">כמנהג</w:t>
        </w:r>
      </w:ins>
      <w:del w:id="111890" w:author="קלוד" w:date="2026-10-11T13:11:34Z">
        <w:r w:rsidRPr="006F178A">
          <w:rPr>
            <w:rtl/>
          </w:rPr>
          <w:delText xml:space="preserve">כי</w:delText>
        </w:r>
      </w:del>
      <w:r w:rsidRPr="006F178A">
        <w:rPr>
          <w:rtl/>
        </w:rPr>
        <w:t xml:space="preserve"> </w:t>
      </w:r>
      <w:ins w:id="111887" w:author="קלוד" w:date="2026-10-11T13:11:34Z">
        <w:r>
          <w:rPr>
            <w:rtl/>
          </w:rPr>
          <w:t xml:space="preserve">מקומו.</w:t>
        </w:r>
      </w:ins>
      <w:del w:id="111888" w:author="קלוד" w:date="2026-10-11T13:11:34Z">
        <w:r w:rsidRPr="006F178A">
          <w:rPr>
            <w:rtl/>
          </w:rPr>
          <w:delText xml:space="preserve">אתריה.</w:delText>
        </w:r>
      </w:del>
    </w:p>
    <w:p>
      <w:pPr>
        <w:pStyle w:val="afffff8"/>
        <w:rPr>
          <w:ins w:id="90031" w:author="קלוד" w:date="2026-10-11T12:33:55Z"/>
        </w:rPr>
      </w:pPr>
      <w:ins w:id="90032" w:author="קלוד" w:date="2026-10-11T12:33:55Z">
        <w:r>
          <w:rPr>
            <w:color w:val="7B3F00"/>
          </w:rPr>
          <w:t xml:space="preserve">שוב יום אחד לפני מיתתך - 'בגדיך לבנים'</w:t>
        </w:r>
      </w:ins>
    </w:p>
    <w:p w:rsidR="00E9703F" w:rsidRPr="00A96C39" w:rsidRDefault="00E9703F" w:rsidP="00E9703F">
      <w:pPr>
        <w:rPr>
          <w:spacing w:val="-4"/>
          <w:rtl/>
        </w:rPr>
      </w:pPr>
      <w:r w:rsidRPr="00A96C39">
        <w:rPr>
          <w:spacing w:val="-4"/>
          <w:rtl/>
        </w:rPr>
        <w:t>•</w:t>
      </w:r>
      <w:r w:rsidRPr="00A96C39">
        <w:rPr>
          <w:rFonts w:hint="cs"/>
          <w:spacing w:val="-4"/>
          <w:rtl/>
        </w:rPr>
        <w:t xml:space="preserve"> </w:t>
      </w:r>
      <w:r w:rsidRPr="00A96C39">
        <w:rPr>
          <w:rStyle w:val="2fb"/>
          <w:spacing w:val="-4"/>
          <w:rtl/>
        </w:rPr>
        <w:t xml:space="preserve">ר"א</w:t>
      </w:r>
      <w:r w:rsidRPr="00A96C39">
        <w:rPr>
          <w:spacing w:val="-4"/>
          <w:rtl/>
        </w:rPr>
        <w:t xml:space="preserve"> שוב יום אחד לפני מיתתך. וכ"ש שישוב היום שמא ימות למחר ונמצא כל ימיו בתשובה.</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ואף שלמה </w:t>
      </w:r>
      <w:r w:rsidRPr="006F178A">
        <w:rPr>
          <w:rtl/>
        </w:rPr>
        <w:t xml:space="preserve">אמר</w:t>
      </w:r>
      <w:r w:rsidRPr="006F178A">
        <w:rPr>
          <w:rtl/>
        </w:rPr>
        <w:t xml:space="preserve"> בחכמתו:</w:t>
      </w:r>
      <w:r w:rsidRPr="008F09C0">
        <w:rPr>
          <w:rStyle w:val="afffff0"/>
          <w:rtl/>
        </w:rPr>
        <w:t xml:space="preserve"> </w:t>
      </w:r>
      <w:r w:rsidRPr="008F09C0">
        <w:rPr>
          <w:rStyle w:val="afffff0"/>
          <w:rFonts w:hint="cs"/>
          <w:rtl/>
        </w:rPr>
        <w:t>'</w:t>
      </w:r>
      <w:ins w:id="91595" w:author="Claude - סמנטי" w:date="2026-10-11T12:28:21Z">
        <w:r>
          <w:rPr>
            <w:rStyle w:val="afffff0"/>
            <w:rtl/>
          </w:rPr>
          <w:t xml:space="preserve">בְּכָל עֵת יִהְיוּ בְגָדֶיךָ לְבָנִים וְשֶׁמֶן עַל רֹאשְׁךָ אַל יֶחְסָר</w:t>
        </w:r>
      </w:ins>
      <w:del w:id="91596" w:author="Claude - סמנטי" w:date="2026-10-11T12:28:21Z">
        <w:r w:rsidRPr="008F09C0">
          <w:rPr>
            <w:rStyle w:val="afffff0"/>
            <w:rtl/>
          </w:rPr>
          <w:delText xml:space="preserve">בכל עת יהיו בגדיך לבנים ושמן על ראשך אל יחסר</w:delText>
        </w:r>
      </w:del>
      <w:r w:rsidRPr="008F09C0">
        <w:rPr>
          <w:rStyle w:val="afffff0"/>
          <w:rFonts w:hint="cs"/>
          <w:rtl/>
        </w:rPr>
        <w:t>'</w:t>
      </w:r>
      <w:r w:rsidRPr="008F09C0">
        <w:rPr>
          <w:rStyle w:val="afffff0"/>
          <w:rtl/>
        </w:rPr>
        <w:t>.</w:t>
      </w:r>
    </w:p>
    <w:p w:rsidR="00E9703F" w:rsidRPr="006F178A" w:rsidRDefault="00E9703F" w:rsidP="00E9703F">
      <w:pPr>
        <w:rPr>
          <w:rtl/>
        </w:rPr>
      </w:pPr>
      <w:r w:rsidRPr="006F178A">
        <w:rPr>
          <w:rtl/>
        </w:rPr>
        <w:t>•</w:t>
      </w:r>
      <w:r w:rsidRPr="006F178A">
        <w:rPr>
          <w:rFonts w:hint="cs"/>
          <w:rtl/>
        </w:rPr>
        <w:t xml:space="preserve"> </w:t>
      </w:r>
      <w:ins w:id="111913" w:author="קלוד" w:date="2026-10-11T13:11:34Z">
        <w:r>
          <w:rPr>
            <w:rStyle w:val="2fb"/>
            <w:rtl/>
          </w:rPr>
          <w:t xml:space="preserve">ריב"ז:</w:t>
        </w:r>
      </w:ins>
      <w:del w:id="111914" w:author="קלוד" w:date="2026-10-11T13:11:34Z">
        <w:r w:rsidRPr="006F178A">
          <w:rPr>
            <w:rStyle w:val="2fb"/>
            <w:rtl/>
          </w:rPr>
          <w:delText xml:space="preserve">ריב"ז</w:delText>
        </w:r>
      </w:del>
      <w:r w:rsidRPr="006F178A">
        <w:rPr>
          <w:rtl/>
        </w:rPr>
        <w:t xml:space="preserve"> משל למלך שלא קבע זמן לעבדיו </w:t>
      </w:r>
      <w:ins w:id="111911" w:author="קלוד" w:date="2026-10-11T13:11:34Z">
        <w:r>
          <w:rPr>
            <w:rtl/>
          </w:rPr>
          <w:t xml:space="preserve">לסעודה,</w:t>
        </w:r>
      </w:ins>
      <w:del w:id="111912" w:author="קלוד" w:date="2026-10-11T13:11:34Z">
        <w:r w:rsidRPr="006F178A">
          <w:rPr>
            <w:rtl/>
          </w:rPr>
          <w:delText xml:space="preserve">לסעודה</w:delText>
        </w:r>
      </w:del>
      <w:r w:rsidRPr="006F178A">
        <w:rPr>
          <w:rtl/>
        </w:rPr>
        <w:t xml:space="preserve"> ופקחים נתכוננו</w:t>
      </w:r>
      <w:r w:rsidRPr="006F178A">
        <w:rPr>
          <w:rFonts w:hint="cs"/>
          <w:rtl/>
        </w:rPr>
        <w:t>,</w:t>
      </w:r>
      <w:r w:rsidRPr="006F178A">
        <w:rPr>
          <w:rtl/>
        </w:rPr>
        <w:t xml:space="preserve"> ופתאום </w:t>
      </w:r>
      <w:ins w:id="111909" w:author="קלוד" w:date="2026-10-11T13:11:34Z">
        <w:r>
          <w:rPr>
            <w:rtl/>
          </w:rPr>
          <w:t xml:space="preserve">קראם</w:t>
        </w:r>
      </w:ins>
      <w:del w:id="111910" w:author="קלוד" w:date="2026-10-11T13:11:34Z">
        <w:r w:rsidRPr="006F178A">
          <w:rPr>
            <w:rtl/>
          </w:rPr>
          <w:delText xml:space="preserve">הגיע</w:delText>
        </w:r>
        <w:r w:rsidRPr="006F178A">
          <w:rPr>
            <w:rFonts w:hint="cs"/>
            <w:rtl/>
          </w:rPr>
          <w:delText xml:space="preserve">,</w:delText>
        </w:r>
      </w:del>
      <w:r w:rsidRPr="006F178A">
        <w:rPr>
          <w:rtl/>
        </w:rPr>
        <w:t xml:space="preserve"> </w:t>
      </w:r>
      <w:ins w:id="111907" w:author="קלוד" w:date="2026-10-11T13:11:34Z">
        <w:r>
          <w:rPr>
            <w:rtl/>
          </w:rPr>
          <w:t xml:space="preserve">- פקחים</w:t>
        </w:r>
      </w:ins>
      <w:del w:id="111908" w:author="קלוד" w:date="2026-10-11T13:11:34Z">
        <w:r w:rsidRPr="006F178A">
          <w:rPr>
            <w:rtl/>
          </w:rPr>
          <w:delText xml:space="preserve">ופקחים</w:delText>
        </w:r>
      </w:del>
      <w:r w:rsidRPr="006F178A">
        <w:rPr>
          <w:rtl/>
        </w:rPr>
        <w:t xml:space="preserve"> שנתכ</w:t>
      </w:r>
      <w:r w:rsidRPr="006F178A">
        <w:rPr>
          <w:rFonts w:hint="cs"/>
          <w:rtl/>
        </w:rPr>
        <w:t>ו</w:t>
      </w:r>
      <w:r w:rsidRPr="006F178A">
        <w:rPr>
          <w:rtl/>
        </w:rPr>
        <w:t xml:space="preserve">ננו </w:t>
      </w:r>
      <w:ins w:id="111905" w:author="קלוד" w:date="2026-10-11T13:11:34Z">
        <w:r>
          <w:rPr>
            <w:rtl/>
          </w:rPr>
          <w:t xml:space="preserve">ישבו </w:t>
        </w:r>
        <w:r>
          <w:rPr>
            <w:rStyle w:val="afffffe"/>
            <w:rtl/>
          </w:rPr>
          <w:t xml:space="preserve">ואכלו</w:t>
        </w:r>
        <w:r>
          <w:rPr>
            <w:rtl/>
          </w:rPr>
          <w:t xml:space="preserve">,</w:t>
        </w:r>
      </w:ins>
      <w:del w:id="111906" w:author="קלוד" w:date="2026-10-11T13:11:34Z">
        <w:r w:rsidRPr="006F178A">
          <w:rPr>
            <w:rtl/>
          </w:rPr>
          <w:delText xml:space="preserve">ישבו</w:delText>
        </w:r>
        <w:r w:rsidRPr="006F178A">
          <w:rPr>
            <w:rFonts w:hint="cs"/>
            <w:rtl/>
          </w:rPr>
          <w:delText xml:space="preserve">,</w:delText>
        </w:r>
      </w:del>
      <w:r w:rsidRPr="006F178A">
        <w:rPr>
          <w:rtl/>
        </w:rPr>
        <w:t xml:space="preserve"> ושוטים שלא קישטו עצמן לסעודה </w:t>
      </w:r>
      <w:ins w:id="111903" w:author="קלוד" w:date="2026-10-11T13:11:34Z">
        <w:r>
          <w:rPr>
            <w:rtl/>
          </w:rPr>
          <w:t xml:space="preserve">עמדו </w:t>
        </w:r>
        <w:r>
          <w:rPr>
            <w:rStyle w:val="afffffe"/>
            <w:rtl/>
          </w:rPr>
          <w:t xml:space="preserve">וראו</w:t>
        </w:r>
        <w:r>
          <w:rPr>
            <w:rtl/>
          </w:rPr>
          <w:t xml:space="preserve">.</w:t>
        </w:r>
      </w:ins>
      <w:del w:id="111904" w:author="קלוד" w:date="2026-10-11T13:11:34Z">
        <w:r w:rsidRPr="006F178A">
          <w:rPr>
            <w:rtl/>
          </w:rPr>
          <w:delText xml:space="preserve">עמדו.</w:delText>
        </w:r>
      </w:del>
    </w:p>
    <w:p w:rsidR="00E9703F" w:rsidRPr="006F178A" w:rsidRDefault="00E9703F" w:rsidP="00E9703F">
      <w:pPr>
        <w:rPr>
          <w:rtl/>
        </w:rPr>
      </w:pPr>
      <w:r w:rsidRPr="006F178A">
        <w:rPr>
          <w:rtl/>
        </w:rPr>
        <w:t>•</w:t>
      </w:r>
      <w:r w:rsidRPr="006F178A">
        <w:rPr>
          <w:rFonts w:hint="cs"/>
          <w:rtl/>
        </w:rPr>
        <w:t xml:space="preserve"> </w:t>
      </w:r>
      <w:r w:rsidRPr="006F178A">
        <w:rPr>
          <w:rtl/>
        </w:rPr>
        <w:t xml:space="preserve">חתנו של </w:t>
      </w:r>
      <w:r w:rsidRPr="006F178A">
        <w:rPr>
          <w:rStyle w:val="2fb"/>
          <w:rtl/>
        </w:rPr>
        <w:t xml:space="preserve">ר"מ</w:t>
      </w:r>
      <w:r w:rsidRPr="006F178A">
        <w:rPr>
          <w:rtl/>
        </w:rPr>
        <w:t xml:space="preserve"> </w:t>
      </w:r>
      <w:ins w:id="93953" w:author="מנוע מכני" w:date="2026-10-11T12:04:39Z">
        <w:ins w:id="111917" w:author="קלוד" w:date="2026-10-11T13:11:34Z">
          <w:r>
            <w:rPr>
              <w:rtl/>
            </w:rPr>
            <w:t xml:space="preserve">משמו:</w:t>
          </w:r>
        </w:ins>
        <w:del w:id="111918" w:author="קלוד" w:date="2026-10-11T13:11:34Z">
          <w:r>
            <w:rPr>
              <w:rtl/>
            </w:rPr>
            <w:delText xml:space="preserve">משמו</w:delText>
          </w:r>
        </w:del>
      </w:ins>
      <w:del w:id="93954" w:author="מנוע מכני" w:date="2026-10-11T12:04:39Z">
        <w:r w:rsidRPr="006F178A">
          <w:rPr>
            <w:rtl/>
          </w:rPr>
          <w:delText xml:space="preserve">משמיה</w:delText>
        </w:r>
      </w:del>
      <w:r w:rsidRPr="006F178A">
        <w:rPr>
          <w:rtl/>
        </w:rPr>
        <w:t xml:space="preserve"> </w:t>
      </w:r>
      <w:ins w:id="111915" w:author="קלוד" w:date="2026-10-11T13:11:34Z">
        <w:r>
          <w:rPr>
            <w:rStyle w:val="afffffe"/>
            <w:rtl/>
          </w:rPr>
          <w:t xml:space="preserve">בעמידה בלבד</w:t>
        </w:r>
        <w:r>
          <w:rPr>
            <w:rtl/>
          </w:rPr>
          <w:t xml:space="preserve"> אף</w:t>
        </w:r>
      </w:ins>
      <w:del w:id="111916" w:author="קלוד" w:date="2026-10-11T13:11:34Z">
        <w:r w:rsidRPr="006F178A">
          <w:rPr>
            <w:rtl/>
          </w:rPr>
          <w:delText xml:space="preserve">דאף</w:delText>
        </w:r>
      </w:del>
      <w:r w:rsidRPr="006F178A">
        <w:rPr>
          <w:rtl/>
        </w:rPr>
        <w:t xml:space="preserve"> הן נראין כמשמשין.</w:t>
      </w:r>
    </w:p>
    <w:p>
      <w:pPr>
        <w:pStyle w:val="38"/>
        <w:rPr>
          <w:ins w:id="99378" w:author="מנוע מכני" w:date="2026-10-11T12:04:39Z"/>
        </w:rPr>
      </w:pPr>
      <w:r w:rsidRPr="006F178A">
        <w:t xml:space="preserve">אלא,</w:t>
      </w:r>
    </w:p>
    <w:p w:rsidR="00E9703F" w:rsidRPr="006F178A" w:rsidRDefault="00E9703F" w:rsidP="00E9703F">
      <w:pPr>
        <w:rPr>
          <w:rtl/>
        </w:rPr>
      </w:pPr>
      <w:del w:id="99379" w:author="מנוע מכני" w:date="2026-10-11T12:04:39Z">
        <w:r w:rsidRPr="006F178A">
          <w:rPr>
            <w:rtl/>
          </w:rPr>
          <w:delText xml:space="preserve"> </w:delText>
        </w:r>
      </w:del>
      <w:r w:rsidRPr="006F178A">
        <w:rPr>
          <w:rtl/>
        </w:rPr>
        <w:t xml:space="preserve">אלו ואלו יושבין, </w:t>
      </w:r>
      <w:ins w:id="111923" w:author="קלוד" w:date="2026-10-11T13:11:34Z">
        <w:r>
          <w:rPr>
            <w:rtl/>
          </w:rPr>
          <w:t xml:space="preserve">הללו -</w:t>
        </w:r>
      </w:ins>
      <w:del w:id="111924" w:author="קלוד" w:date="2026-10-11T13:11:34Z">
        <w:r w:rsidRPr="006F178A">
          <w:rPr>
            <w:rtl/>
          </w:rPr>
          <w:delText xml:space="preserve">הללו,</w:delText>
        </w:r>
      </w:del>
      <w:r w:rsidRPr="006F178A">
        <w:rPr>
          <w:rtl/>
        </w:rPr>
        <w:t xml:space="preserve"> אוכלין, והללו - רעבין, הללו </w:t>
      </w:r>
      <w:ins w:id="111921" w:author="קלוד" w:date="2026-10-11T13:11:34Z">
        <w:r>
          <w:rPr>
            <w:rtl/>
          </w:rPr>
          <w:t xml:space="preserve">- שותין,</w:t>
        </w:r>
      </w:ins>
      <w:del w:id="111922" w:author="קלוד" w:date="2026-10-11T13:11:34Z">
        <w:r w:rsidRPr="006F178A">
          <w:rPr>
            <w:rtl/>
          </w:rPr>
          <w:delText xml:space="preserve">שותין</w:delText>
        </w:r>
      </w:del>
      <w:r w:rsidRPr="006F178A">
        <w:rPr>
          <w:rtl/>
        </w:rPr>
        <w:t xml:space="preserve"> </w:t>
      </w:r>
      <w:ins w:id="111919" w:author="קלוד" w:date="2026-10-11T13:11:34Z">
        <w:r>
          <w:rPr>
            <w:rtl/>
          </w:rPr>
          <w:t xml:space="preserve">והללו -</w:t>
        </w:r>
      </w:ins>
      <w:del w:id="111920" w:author="קלוד" w:date="2026-10-11T13:11:34Z">
        <w:r w:rsidRPr="006F178A">
          <w:rPr>
            <w:rtl/>
          </w:rPr>
          <w:delText xml:space="preserve">והללו</w:delText>
        </w:r>
      </w:del>
      <w:r w:rsidRPr="006F178A">
        <w:rPr>
          <w:rtl/>
        </w:rPr>
        <w:t xml:space="preserve"> צמאים, </w:t>
      </w:r>
      <w:r>
        <w:rPr>
          <w:rtl/>
        </w:rPr>
        <w:t>שנא'</w:t>
      </w:r>
      <w:r w:rsidRPr="008F09C0">
        <w:rPr>
          <w:rStyle w:val="afffff0"/>
          <w:rtl/>
        </w:rPr>
        <w:t xml:space="preserve"> </w:t>
      </w:r>
      <w:r w:rsidRPr="008F09C0">
        <w:rPr>
          <w:rStyle w:val="afffff0"/>
          <w:rFonts w:hint="cs"/>
          <w:rtl/>
        </w:rPr>
        <w:t>'</w:t>
      </w:r>
      <w:ins w:id="91597" w:author="Claude - סמנטי" w:date="2026-10-11T12:28:21Z">
        <w:r>
          <w:rPr>
            <w:rStyle w:val="afffff0"/>
            <w:rtl/>
          </w:rPr>
          <w:t xml:space="preserve">כֹּה אָמַר ה</w:t>
        </w:r>
      </w:ins>
      <w:del w:id="91598" w:author="Claude - סמנטי" w:date="2026-10-11T12:28:21Z">
        <w:r w:rsidRPr="008F09C0">
          <w:rPr>
            <w:rStyle w:val="afffff0"/>
            <w:rtl/>
          </w:rPr>
          <w:delText xml:space="preserve">כה </w:delText>
        </w:r>
        <w:r w:rsidRPr="008F09C0">
          <w:rPr>
            <w:rStyle w:val="afffff0"/>
            <w:rtl/>
          </w:rPr>
          <w:delText xml:space="preserve">אמר</w:delText>
        </w:r>
        <w:r w:rsidRPr="008F09C0">
          <w:rPr>
            <w:rStyle w:val="afffff0"/>
            <w:rtl/>
          </w:rPr>
          <w:delText xml:space="preserve"> </w:delText>
        </w:r>
        <w:r>
          <w:rPr>
            <w:rStyle w:val="afffff0"/>
            <w:rtl/>
          </w:rPr>
          <w:delText xml:space="preserve">ה</w:delText>
        </w:r>
      </w:del>
      <w:r>
        <w:rPr>
          <w:rStyle w:val="afffff0"/>
          <w:rtl/>
        </w:rPr>
        <w:t xml:space="preserve">'</w:t>
      </w:r>
      <w:r w:rsidRPr="008F09C0">
        <w:rPr>
          <w:rStyle w:val="afffff0"/>
          <w:rtl/>
        </w:rPr>
        <w:t xml:space="preserve"> הנה עבדי יאכלו ואתם תרעבו הנה עבדי ישתו ואתם תצמאו הנה עבדי ירנו מטוב לב ואתם תצעקו מכאב לב</w:t>
      </w:r>
      <w:r w:rsidRPr="008F09C0">
        <w:rPr>
          <w:rStyle w:val="afffff0"/>
          <w:rFonts w:hint="cs"/>
          <w:rtl/>
        </w:rPr>
        <w:t>'</w:t>
      </w:r>
      <w:r w:rsidRPr="008F09C0">
        <w:rPr>
          <w:rStyle w:val="afffff0"/>
          <w:rtl/>
        </w:rPr>
        <w:t>.</w:t>
      </w:r>
    </w:p>
    <w:p w:rsidR="00E9703F" w:rsidRPr="006F178A" w:rsidRDefault="00E9703F" w:rsidP="00E9703F">
      <w:pPr>
        <w:rPr>
          <w:rtl/>
        </w:rPr>
      </w:pPr>
      <w:r w:rsidRPr="006F178A">
        <w:rPr>
          <w:rtl/>
        </w:rPr>
        <w:t>•</w:t>
      </w:r>
      <w:r w:rsidRPr="006F178A">
        <w:rPr>
          <w:rFonts w:hint="cs"/>
          <w:rtl/>
        </w:rPr>
        <w:t xml:space="preserve"> </w:t>
      </w:r>
      <w:r w:rsidRPr="006F178A">
        <w:rPr>
          <w:rtl/>
        </w:rPr>
        <w:t>דבר אחר:</w:t>
      </w:r>
      <w:r w:rsidRPr="008F09C0">
        <w:rPr>
          <w:rStyle w:val="afffff0"/>
          <w:rtl/>
        </w:rPr>
        <w:t xml:space="preserve"> </w:t>
      </w:r>
      <w:r w:rsidRPr="008F09C0">
        <w:rPr>
          <w:rStyle w:val="afffff0"/>
          <w:rFonts w:hint="cs"/>
          <w:rtl/>
        </w:rPr>
        <w:t>'</w:t>
      </w:r>
      <w:ins w:id="91601" w:author="Claude - סמנטי" w:date="2026-10-11T12:28:21Z">
        <w:r>
          <w:rPr>
            <w:rStyle w:val="afffff0"/>
            <w:rtl/>
          </w:rPr>
          <w:t xml:space="preserve">בְּכָל עֵת יִהְיוּ בְגָדֶיךָ לְבָנִים</w:t>
        </w:r>
      </w:ins>
      <w:del w:id="91602" w:author="Claude - סמנטי" w:date="2026-10-11T12:28:21Z">
        <w:r w:rsidRPr="008F09C0">
          <w:rPr>
            <w:rStyle w:val="afffff0"/>
            <w:rtl/>
          </w:rPr>
          <w:delText xml:space="preserve">בכל עת יהיו בגדיך לבנים</w:delText>
        </w:r>
      </w:del>
      <w:r w:rsidRPr="008F09C0">
        <w:rPr>
          <w:rStyle w:val="afffff0"/>
          <w:rFonts w:hint="cs"/>
          <w:rtl/>
        </w:rPr>
        <w:t>'</w:t>
      </w:r>
      <w:r w:rsidRPr="008F09C0">
        <w:rPr>
          <w:rStyle w:val="afffff0"/>
          <w:rtl/>
        </w:rPr>
        <w:t xml:space="preserve"> </w:t>
      </w:r>
      <w:r w:rsidRPr="006F178A">
        <w:rPr>
          <w:rtl/>
        </w:rPr>
        <w:t>- אלו ציצית,</w:t>
      </w:r>
      <w:r w:rsidRPr="008F09C0">
        <w:rPr>
          <w:rStyle w:val="afffff0"/>
          <w:rtl/>
        </w:rPr>
        <w:t xml:space="preserve"> </w:t>
      </w:r>
      <w:r w:rsidRPr="008F09C0">
        <w:rPr>
          <w:rStyle w:val="afffff0"/>
          <w:rFonts w:hint="cs"/>
          <w:rtl/>
        </w:rPr>
        <w:t>'</w:t>
      </w:r>
      <w:ins w:id="91599" w:author="Claude - סמנטי" w:date="2026-10-11T12:28:21Z">
        <w:r>
          <w:rPr>
            <w:rStyle w:val="afffff0"/>
            <w:rtl/>
          </w:rPr>
          <w:t xml:space="preserve">וְשֶׁמֶן עַל רֹאשְׁךָ אַל יֶחְסָר</w:t>
        </w:r>
      </w:ins>
      <w:del w:id="91600" w:author="Claude - סמנטי" w:date="2026-10-11T12:28:21Z">
        <w:r w:rsidRPr="008F09C0">
          <w:rPr>
            <w:rStyle w:val="afffff0"/>
            <w:rtl/>
          </w:rPr>
          <w:delText xml:space="preserve">ושמן על ראשך אל יחסר</w:delText>
        </w:r>
      </w:del>
      <w:r w:rsidRPr="008F09C0">
        <w:rPr>
          <w:rStyle w:val="afffff0"/>
          <w:rFonts w:hint="cs"/>
          <w:rtl/>
        </w:rPr>
        <w:t>'</w:t>
      </w:r>
      <w:r w:rsidRPr="008F09C0">
        <w:rPr>
          <w:rStyle w:val="afffff0"/>
          <w:rtl/>
        </w:rPr>
        <w:t xml:space="preserve"> </w:t>
      </w:r>
      <w:r w:rsidRPr="006F178A">
        <w:rPr>
          <w:rtl/>
        </w:rPr>
        <w:t>- אלו תפילין.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6F178A" w:rsidRDefault="00E9703F" w:rsidP="0095264C">
      <w:pPr>
        <w:pStyle w:val="Hadran"/>
        <w:rPr>
          <w:rtl/>
        </w:rPr>
        <w:pPrChange w:id="102688" w:author="Claude" w:date="2026-10-11T09:09:22Z">
          <w:pPr>
            <w:pStyle w:val="affff"/>
            <w:rPr>
              <w:rtl/>
            </w:rPr>
          </w:pPr>
        </w:pPrChange>
      </w:pPr>
      <w:r w:rsidRPr="006F178A">
        <w:rPr>
          <w:rStyle w:val="afffe"/>
          <w:sz w:val="20"/>
          <w:rtl/>
        </w:rPr>
        <w:t>הדרן עלך שואל.</w:t>
      </w:r>
      <w:r w:rsidR="0095264C" w:rsidRPr="006F178A">
        <w:rPr>
          <w:rtl/>
        </w:rPr>
        <w:t xml:space="preserve"> </w:t>
      </w:r>
    </w:p>
    <w:p w:rsidR="0095264C" w:rsidRDefault="0095264C">
      <w:r>
        <w:rPr>
          <w:bCs/>
        </w:rPr>
        <w:br w:type="page"/>
      </w:r>
    </w:p>
    <w:p w:rsidR="00E9703F" w:rsidRDefault="00E9703F" w:rsidP="00E9703F">
      <w:pPr>
        <w:pStyle w:val="afff7"/>
        <w:framePr w:wrap="around"/>
        <w:spacing w:line="276" w:lineRule="auto"/>
        <w:rPr>
          <w:del w:id="100663" w:author="Claude" w:date="2026-10-11T09:08:03Z"/>
          <w:rFonts w:ascii="Fb Fontext" w:hAnsi="Fb Fontext"/>
          <w:sz w:val="20"/>
          <w:rtl/>
        </w:rPr>
      </w:pPr>
      <w:del w:id="100662" w:author="Claude" w:date="2026-10-11T09:08:03Z">
        <w:r w:rsidRPr="006F178A">
          <w:rPr>
            <w:rFonts w:ascii="Fb Fontext" w:hAnsi="Fb Fontext" w:hint="cs"/>
            <w:sz w:val="20"/>
            <w:rtl/>
          </w:rPr>
          <w:lastRenderedPageBreak/>
          <w:delText xml:space="preserve">מי שהחשיך</w:delText>
        </w:r>
      </w:del>
    </w:p>
    <w:p w:rsidR="00E9703F" w:rsidRDefault="00E9703F" w:rsidP="00E9703F">
      <w:pPr>
        <w:pStyle w:val="afff6"/>
        <w:framePr w:wrap="around"/>
        <w:spacing w:line="276" w:lineRule="auto"/>
        <w:rPr>
          <w:del w:id="100661" w:author="Claude" w:date="2026-10-11T09:08:03Z"/>
          <w:sz w:val="20"/>
          <w:rtl/>
        </w:rPr>
      </w:pPr>
      <w:del w:id="100660" w:author="Claude" w:date="2026-10-11T09:08:03Z">
        <w:r w:rsidRPr="006F178A">
          <w:rPr>
            <w:rFonts w:hint="cs"/>
            <w:sz w:val="20"/>
            <w:rtl/>
          </w:rPr>
          <w:delText xml:space="preserve">פרק ארבעה ועשרים</w:delText>
        </w:r>
      </w:del>
    </w:p>
    <w:p w:rsidR="00E9703F" w:rsidRDefault="00E9703F" w:rsidP="00E9703F">
      <w:pPr>
        <w:pStyle w:val="afff7"/>
        <w:framePr w:wrap="around"/>
        <w:spacing w:line="276" w:lineRule="auto"/>
        <w:rPr>
          <w:del w:id="100665" w:author="Claude" w:date="2026-10-11T09:08:03Z"/>
          <w:sz w:val="20"/>
          <w:rtl/>
        </w:rPr>
      </w:pPr>
      <w:del w:id="100664" w:author="Claude" w:date="2026-10-11T09:08:03Z">
        <w:r w:rsidRPr="006F178A">
          <w:rPr>
            <w:rFonts w:hint="cs"/>
            <w:sz w:val="20"/>
            <w:rtl/>
          </w:rPr>
          <w:delText xml:space="preserve">מי שהחשיך</w:delText>
        </w:r>
      </w:del>
    </w:p>
    <w:p w:rsidR="00E9703F" w:rsidRDefault="00E9703F" w:rsidP="00E9703F">
      <w:pPr>
        <w:pStyle w:val="afff8"/>
        <w:framePr w:wrap="around"/>
        <w:spacing w:after="0" w:line="276" w:lineRule="auto"/>
        <w:rPr>
          <w:rtl/>
        </w:rPr>
      </w:pPr>
      <w:r w:rsidRPr="006F178A">
        <w:rPr>
          <w:rFonts w:hint="cs"/>
          <w:rtl/>
        </w:rPr>
        <w:t xml:space="preserve">קנג. </w:t>
      </w:r>
      <w:r w:rsidRPr="009757B9">
        <w:rPr>
          <w:rFonts w:cs="Guttman Vilna"/>
          <w:b/>
          <w:bCs/>
          <w:rtl/>
        </w:rPr>
        <w:t>–</w:t>
      </w:r>
      <w:r w:rsidRPr="006F178A">
        <w:rPr>
          <w:rFonts w:hint="cs"/>
          <w:rtl/>
        </w:rPr>
        <w:t xml:space="preserve"> קנז:</w:t>
      </w:r>
    </w:p>
    <w:p>
      <w:pPr>
        <w:pStyle w:val="PetichatPerek"/>
        <w:rPr>
          <w:ins w:id="100659" w:author="Claude" w:date="2026-10-11T09:08:03Z"/>
        </w:rPr>
      </w:pPr>
      <w:ins w:id="100658" w:author="Claude" w:date="2026-10-11T09:08:03Z">
        <w:r>
          <w:rPr>
            <w:rFonts w:hint="cs"/>
            <w:sz w:val="20"/>
            <w:rtl/>
          </w:rPr>
          <w:t xml:space="preserve">פרק ארבעה ועשרים</w:t>
        </w:r>
        <w:r>
          <w:rPr>
            <w:rFonts w:hint="cs"/>
            <w:sz w:val="20"/>
            <w:rtl/>
          </w:rPr>
          <w:t xml:space="preserve"> - </w:t>
        </w:r>
        <w:r>
          <w:rPr>
            <w:rFonts w:ascii="Fb Fontext" w:hAnsi="Fb Fontext" w:hint="cs"/>
            <w:sz w:val="20"/>
            <w:rtl/>
          </w:rPr>
          <w:t xml:space="preserve">מי שהחשיך</w:t>
        </w:r>
      </w:ins>
    </w:p>
    <w:p>
      <w:pPr>
        <w:pStyle w:val="MishnaBatzad"/>
        <w:rPr>
          <w:ins w:id="20675" w:author="קלוד" w:date="2026-10-11T09:07:15Z"/>
        </w:rPr>
      </w:pPr>
      <w:ins w:id="20674" w:author="קלוד" w:date="2026-10-11T09:07:15Z">
        <w:r>
          <w:t xml:space="preserve">משנה א</w:t>
        </w:r>
      </w:ins>
    </w:p>
    <w:p w:rsidR="00E9703F" w:rsidRPr="009757B9" w:rsidRDefault="00E9703F" w:rsidP="00E9703F">
      <w:pPr>
        <w:pStyle w:val="afff9"/>
        <w:rPr>
          <w:del w:id="20413" w:author="קלוד" w:date="2026-10-11T09:07:15Z"/>
          <w:b/>
          <w:rtl/>
        </w:rPr>
      </w:pPr>
      <w:del w:id="20411" w:author="קלוד" w:date="2026-10-11T09:07:15Z">
        <w:r w:rsidRPr="009757B9">
          <w:rPr>
            <w:rFonts w:hint="cs"/>
            <w:b/>
            <w:sz w:val="20"/>
            <w:rtl/>
          </w:rPr>
          <w:delText xml:space="preserve">מ</w:delText>
        </w:r>
      </w:del>
      <w:del w:id="20412" w:author="קלוד" w:date="2026-10-11T09:07:15Z">
        <w:r w:rsidRPr="009757B9">
          <w:rPr>
            <w:b/>
            <w:sz w:val="20"/>
            <w:rtl/>
          </w:rPr>
          <w:delText xml:space="preserve">שנה.</w:delText>
        </w:r>
      </w:del>
    </w:p>
    <w:p w:rsidR="00E9703F" w:rsidRPr="004640F6" w:rsidRDefault="00E9703F" w:rsidP="00E9703F">
      <w:pPr>
        <w:pStyle w:val="afff9"/>
        <w:spacing w:before="120"/>
        <w:rPr>
          <w:b/>
          <w:rtl/>
        </w:rPr>
        <w:pPrChange w:id="90127" w:author="קלוד" w:date="2026-10-11T12:09:42Z">
          <w:pPr>
            <w:pStyle w:val="afff9"/>
          </w:pPr>
        </w:pPrChange>
      </w:pPr>
      <w:r w:rsidRPr="004640F6">
        <w:rPr>
          <w:b/>
          <w:rtl/>
        </w:rPr>
        <w:t>מי שהחשיך בדרך - נותן כיסו לנכרי, ואם אין עמו נכרי - מניחו על החמור.</w:t>
      </w:r>
    </w:p>
    <w:p w:rsidR="00E9703F" w:rsidRPr="009757B9" w:rsidRDefault="00E9703F" w:rsidP="00E9703F">
      <w:pPr>
        <w:pStyle w:val="afff9"/>
        <w:rPr>
          <w:b/>
          <w:rtl/>
        </w:rPr>
      </w:pPr>
      <w:r w:rsidRPr="009757B9">
        <w:rPr>
          <w:b/>
          <w:rtl/>
        </w:rPr>
        <w:t>הגיע לחצר החיצונה - נוטל את הכלים הניטלין בשבת.</w:t>
      </w:r>
    </w:p>
    <w:p w:rsidR="00E9703F" w:rsidRPr="009757B9" w:rsidRDefault="00E9703F" w:rsidP="00E9703F">
      <w:pPr>
        <w:pStyle w:val="afff9"/>
        <w:rPr>
          <w:b/>
          <w:rtl/>
        </w:rPr>
      </w:pPr>
      <w:r w:rsidRPr="009757B9">
        <w:rPr>
          <w:b/>
          <w:rtl/>
        </w:rPr>
        <w:t>ושאינן ניטלין בשבת - מתיר החבלים, והשקין נופלין מאיליהם.</w:t>
      </w:r>
    </w:p>
    <w:p w:rsidR="00E9703F" w:rsidRDefault="00E9703F" w:rsidP="00E9703F">
      <w:pPr>
        <w:pStyle w:val="affffd"/>
        <w:spacing w:after="0"/>
        <w:rPr>
          <w:del w:id="90145" w:author="מנוע עיצוב" w:date="2026-10-11T12:09:26Z"/>
          <w:rFonts w:ascii="MS Mincho" w:hAnsi="MS Mincho"/>
          <w:bCs w:val="0"/>
          <w:rtl/>
        </w:rPr>
      </w:pPr>
      <w:del w:id="90144" w:author="מנוע עיצוב" w:date="2026-10-11T12:09:26Z">
        <w:r>
          <w:rPr>
            <w:rFonts w:ascii="MS Mincho" w:hAnsi="MS Mincho" w:hint="cs"/>
            <w:bCs w:val="0"/>
            <w:rtl/>
          </w:rPr>
          <w:delText xml:space="preserve"> ׻</w:delText>
        </w:r>
      </w:del>
    </w:p>
    <w:p w:rsidR="00E9703F" w:rsidRDefault="00E9703F" w:rsidP="00E9703F">
      <w:pPr>
        <w:pStyle w:val="affff1"/>
        <w:ind w:end="0"/>
        <w:rPr>
          <w:rStyle w:val="afffe"/>
          <w:b w:val="0"/>
          <w:bCs/>
          <w:rtl/>
        </w:rPr>
        <w:pPrChange w:id="20135" w:author="קלוד" w:date="2026-10-11T09:07:15Z">
          <w:pPr>
            <w:pStyle w:val="affff1"/>
            <w:rPr>
              <w:rStyle w:val="afffe"/>
              <w:b w:val="0"/>
              <w:bCs/>
              <w:rtl/>
            </w:rPr>
          </w:pPr>
        </w:pPrChange>
      </w:pPr>
      <w:ins w:id="9863" w:author="מספור קטעי משנה" w:date="2026-10-11T09:35:03Z">
        <w:r>
          <w:rPr>
            <w:rStyle w:val="MisparKeta"/>
          </w:rPr>
          <w:t xml:space="preserve">ב. </w:t>
        </w:r>
      </w:ins>
      <w:r w:rsidRPr="00146180">
        <w:rPr>
          <w:rStyle w:val="afffe"/>
          <w:rFonts w:hint="cs"/>
          <w:b w:val="0"/>
          <w:rtl/>
        </w:rPr>
        <w:t>נותן כיסו לנכרי</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11933" w:author="קלוד" w:date="2026-10-11T13:11:34Z">
        <w:r>
          <w:rPr>
            <w:rStyle w:val="afffffe"/>
            <w:rFonts w:ascii="Fb Fontext" w:hAnsi="Fb Fontext"/>
            <w:rtl/>
          </w:rPr>
          <w:t xml:space="preserve">התירו</w:t>
        </w:r>
        <w:r>
          <w:rPr>
            <w:rFonts w:ascii="Fb Fontext" w:hAnsi="Fb Fontext"/>
            <w:rtl/>
          </w:rPr>
          <w:t xml:space="preserve"> שקים</w:t>
        </w:r>
      </w:ins>
      <w:del w:id="111934" w:author="קלוד" w:date="2026-10-11T13:11:34Z">
        <w:r w:rsidRPr="006F178A">
          <w:rPr>
            <w:rFonts w:ascii="Fb Fontext" w:hAnsi="Fb Fontext"/>
            <w:rtl/>
          </w:rPr>
          <w:delText xml:space="preserve">דקים</w:delText>
        </w:r>
      </w:del>
      <w:r w:rsidRPr="006F178A">
        <w:rPr>
          <w:rFonts w:ascii="Fb Fontext" w:hAnsi="Fb Fontext"/>
          <w:rtl/>
        </w:rPr>
        <w:t xml:space="preserve"> </w:t>
      </w:r>
      <w:ins w:id="94357" w:author="מנוע מכני" w:date="2026-10-11T12:04:39Z">
        <w:r>
          <w:rPr>
            <w:rFonts w:ascii="Fb Fontext" w:hAnsi="Fb Fontext"/>
            <w:rtl/>
          </w:rPr>
          <w:t xml:space="preserve">להם</w:t>
        </w:r>
      </w:ins>
      <w:del w:id="94358" w:author="מנוע מכני" w:date="2026-10-11T12:04:39Z">
        <w:r w:rsidRPr="006F178A">
          <w:rPr>
            <w:rFonts w:ascii="Fb Fontext" w:hAnsi="Fb Fontext"/>
            <w:rtl/>
          </w:rPr>
          <w:delText xml:space="preserve">להו</w:delText>
        </w:r>
      </w:del>
      <w:r w:rsidRPr="006F178A">
        <w:rPr>
          <w:rFonts w:ascii="Fb Fontext" w:hAnsi="Fb Fontext"/>
          <w:rtl/>
        </w:rPr>
        <w:t xml:space="preserve"> לרבנן </w:t>
      </w:r>
      <w:ins w:id="111931" w:author="קלוד" w:date="2026-10-11T13:11:34Z">
        <w:r>
          <w:rPr>
            <w:rFonts w:ascii="Fb Fontext" w:hAnsi="Fb Fontext"/>
            <w:rtl/>
          </w:rPr>
          <w:t xml:space="preserve">שאין</w:t>
        </w:r>
      </w:ins>
      <w:del w:id="111932" w:author="קלוד" w:date="2026-10-11T13:11:34Z">
        <w:r w:rsidRPr="006F178A">
          <w:rPr>
            <w:rFonts w:ascii="Fb Fontext" w:hAnsi="Fb Fontext"/>
            <w:rtl/>
          </w:rPr>
          <w:delText xml:space="preserve">דאין</w:delText>
        </w:r>
      </w:del>
      <w:r w:rsidRPr="006F178A">
        <w:rPr>
          <w:rFonts w:ascii="Fb Fontext" w:hAnsi="Fb Fontext"/>
          <w:rtl/>
        </w:rPr>
        <w:t xml:space="preserve"> אדם מעמיד עצמו על ממונו, </w:t>
      </w:r>
      <w:ins w:id="95043" w:author="מנוע מכני" w:date="2026-10-11T12:04:39Z">
        <w:r>
          <w:rPr>
            <w:rFonts w:ascii="Fb Fontext" w:hAnsi="Fb Fontext"/>
            <w:rtl/>
          </w:rPr>
          <w:t xml:space="preserve">ואם </w:t>
        </w:r>
      </w:ins>
      <w:del w:id="95044" w:author="מנוע מכני" w:date="2026-10-11T12:04:39Z">
        <w:r w:rsidRPr="006F178A">
          <w:rPr>
            <w:rFonts w:ascii="Fb Fontext" w:hAnsi="Fb Fontext"/>
            <w:rtl/>
          </w:rPr>
          <w:delText xml:space="preserve">ואי </w:delText>
        </w:r>
      </w:del>
      <w:r w:rsidRPr="006F178A">
        <w:rPr>
          <w:rFonts w:ascii="Fb Fontext" w:hAnsi="Fb Fontext"/>
          <w:rtl/>
        </w:rPr>
        <w:t xml:space="preserve">לא</w:t>
      </w:r>
      <w:r w:rsidRPr="006F178A">
        <w:rPr>
          <w:rFonts w:ascii="Fb Fontext" w:hAnsi="Fb Fontext"/>
          <w:rtl/>
        </w:rPr>
        <w:t xml:space="preserve"> </w:t>
      </w:r>
      <w:ins w:id="111929" w:author="קלוד" w:date="2026-10-11T13:11:34Z">
        <w:r>
          <w:rPr>
            <w:rFonts w:ascii="Fb Fontext" w:hAnsi="Fb Fontext"/>
            <w:rtl/>
          </w:rPr>
          <w:t xml:space="preserve">תתיר</w:t>
        </w:r>
      </w:ins>
      <w:del w:id="111930" w:author="קלוד" w:date="2026-10-11T13:11:34Z">
        <w:r w:rsidRPr="006F178A">
          <w:rPr>
            <w:rFonts w:ascii="Fb Fontext" w:hAnsi="Fb Fontext"/>
            <w:rtl/>
          </w:rPr>
          <w:delText xml:space="preserve">שרית</w:delText>
        </w:r>
      </w:del>
      <w:r w:rsidRPr="006F178A">
        <w:rPr>
          <w:rFonts w:ascii="Fb Fontext" w:hAnsi="Fb Fontext"/>
          <w:rtl/>
        </w:rPr>
        <w:t xml:space="preserve"> </w:t>
      </w:r>
      <w:ins w:id="93955" w:author="מנוע מכני" w:date="2026-10-11T12:04:39Z">
        <w:r>
          <w:rPr>
            <w:rFonts w:ascii="Fb Fontext" w:hAnsi="Fb Fontext"/>
            <w:rtl/>
          </w:rPr>
          <w:t xml:space="preserve">לו</w:t>
        </w:r>
      </w:ins>
      <w:del w:id="93956" w:author="מנוע מכני" w:date="2026-10-11T12:04:39Z">
        <w:r w:rsidRPr="006F178A">
          <w:rPr>
            <w:rFonts w:ascii="Fb Fontext" w:hAnsi="Fb Fontext"/>
            <w:rtl/>
          </w:rPr>
          <w:delText xml:space="preserve">ליה</w:delText>
        </w:r>
      </w:del>
      <w:r w:rsidRPr="006F178A">
        <w:rPr>
          <w:rFonts w:ascii="Fb Fontext" w:hAnsi="Fb Fontext"/>
          <w:rtl/>
        </w:rPr>
        <w:t xml:space="preserve"> </w:t>
      </w:r>
      <w:ins w:id="111927" w:author="קלוד" w:date="2026-10-11T13:11:34Z">
        <w:r>
          <w:rPr>
            <w:rFonts w:ascii="Fb Fontext" w:hAnsi="Fb Fontext"/>
            <w:rtl/>
          </w:rPr>
          <w:t xml:space="preserve">-</w:t>
        </w:r>
      </w:ins>
      <w:del w:id="111928" w:author="קלוד" w:date="2026-10-11T13:11:34Z">
        <w:r w:rsidRPr="006F178A">
          <w:rPr>
            <w:rFonts w:ascii="Fb Fontext" w:hAnsi="Fb Fontext"/>
            <w:rtl/>
          </w:rPr>
          <w:delText xml:space="preserve">אתי</w:delText>
        </w:r>
      </w:del>
      <w:r w:rsidRPr="006F178A">
        <w:rPr>
          <w:rFonts w:ascii="Fb Fontext" w:hAnsi="Fb Fontext"/>
          <w:rtl/>
        </w:rPr>
        <w:t xml:space="preserve"> </w:t>
      </w:r>
      <w:ins w:id="111925" w:author="קלוד" w:date="2026-10-11T13:11:34Z">
        <w:r>
          <w:rPr>
            <w:rFonts w:ascii="Fb Fontext" w:hAnsi="Fb Fontext"/>
            <w:rtl/>
          </w:rPr>
          <w:t xml:space="preserve">יבוא לטלטל </w:t>
        </w:r>
        <w:r>
          <w:rPr>
            <w:rStyle w:val="afffffe"/>
            <w:rFonts w:ascii="Fb Fontext" w:hAnsi="Fb Fontext"/>
            <w:rtl/>
          </w:rPr>
          <w:t xml:space="preserve">ד"א ברה"ר</w:t>
        </w:r>
        <w:r>
          <w:rPr>
            <w:rFonts w:ascii="Fb Fontext" w:hAnsi="Fb Fontext"/>
            <w:rtl/>
          </w:rPr>
          <w:t xml:space="preserve">.</w:t>
        </w:r>
      </w:ins>
      <w:del w:id="111926" w:author="קלוד" w:date="2026-10-11T13:11:34Z">
        <w:r w:rsidRPr="006F178A">
          <w:rPr>
            <w:rFonts w:ascii="Fb Fontext" w:hAnsi="Fb Fontext"/>
            <w:rtl/>
          </w:rPr>
          <w:delText xml:space="preserve">לטלטולי.</w:delText>
        </w:r>
      </w:del>
    </w:p>
    <w:p w:rsidR="00E9703F" w:rsidRPr="006F178A" w:rsidRDefault="00E9703F" w:rsidP="00E9703F">
      <w:pPr>
        <w:rPr>
          <w:rStyle w:val="afffe"/>
          <w:rFonts w:ascii="Fb Fontext" w:hAnsi="Fb Fontext"/>
          <w:b/>
          <w:rtl/>
        </w:rPr>
      </w:pPr>
      <w:r w:rsidRPr="006F178A">
        <w:rPr>
          <w:rtl/>
        </w:rPr>
        <w:t>•</w:t>
      </w:r>
      <w:r w:rsidRPr="006F178A">
        <w:rPr>
          <w:rFonts w:hint="cs"/>
          <w:rtl/>
        </w:rPr>
        <w:t xml:space="preserve"> </w:t>
      </w:r>
      <w:ins w:id="111947" w:author="קלוד" w:date="2026-10-11T13:11:34Z">
        <w:r>
          <w:rPr>
            <w:rStyle w:val="2fb"/>
            <w:rtl/>
          </w:rPr>
          <w:t xml:space="preserve">רבא:</w:t>
        </w:r>
      </w:ins>
      <w:del w:id="111948" w:author="קלוד" w:date="2026-10-11T13:11:34Z">
        <w:r w:rsidRPr="006F178A">
          <w:rPr>
            <w:rStyle w:val="2fb"/>
            <w:rtl/>
          </w:rPr>
          <w:delText xml:space="preserve">רבא</w:delText>
        </w:r>
      </w:del>
      <w:r w:rsidRPr="006F178A">
        <w:rPr>
          <w:rtl/>
        </w:rPr>
        <w:t xml:space="preserve"> דוקא כיסו, אבל מציאה - </w:t>
      </w:r>
      <w:r w:rsidRPr="006F178A">
        <w:rPr>
          <w:rtl/>
        </w:rPr>
        <w:t xml:space="preserve">לא</w:t>
      </w:r>
      <w:r w:rsidRPr="006F178A">
        <w:rPr>
          <w:rtl/>
        </w:rPr>
        <w:t xml:space="preserve">. פשיטא, </w:t>
      </w:r>
      <w:ins w:id="111945" w:author="קלוד" w:date="2026-10-11T13:11:34Z">
        <w:r>
          <w:rPr>
            <w:rtl/>
          </w:rPr>
          <w:t xml:space="preserve">אבל</w:t>
        </w:r>
      </w:ins>
      <w:del w:id="111946" w:author="קלוד" w:date="2026-10-11T13:11:34Z">
        <w:r w:rsidRPr="006F178A">
          <w:rPr>
            <w:rtl/>
          </w:rPr>
          <w:delText xml:space="preserve">וקמ"ל</w:delText>
        </w:r>
      </w:del>
      <w:r w:rsidRPr="006F178A">
        <w:rPr>
          <w:rtl/>
        </w:rPr>
        <w:t xml:space="preserve"> </w:t>
      </w:r>
      <w:ins w:id="111943" w:author="קלוד" w:date="2026-10-11T13:11:34Z">
        <w:r>
          <w:rPr>
            <w:rtl/>
          </w:rPr>
          <w:t xml:space="preserve">קמ"ל</w:t>
        </w:r>
      </w:ins>
      <w:del w:id="111944" w:author="קלוד" w:date="2026-10-11T13:11:34Z">
        <w:r w:rsidRPr="006F178A">
          <w:rPr>
            <w:rtl/>
          </w:rPr>
          <w:delText xml:space="preserve">דכיסו</w:delText>
        </w:r>
      </w:del>
      <w:r w:rsidRPr="006F178A">
        <w:rPr>
          <w:rtl/>
        </w:rPr>
        <w:t xml:space="preserve"> </w:t>
      </w:r>
      <w:ins w:id="92069" w:author="מנוע מכני" w:date="2026-10-11T12:04:39Z">
        <w:ins w:id="111941" w:author="קלוד" w:date="2026-10-11T13:11:34Z">
          <w:r>
            <w:rPr>
              <w:rtl/>
            </w:rPr>
            <w:t xml:space="preserve">ש"כיסו"</w:t>
          </w:r>
        </w:ins>
        <w:del w:id="111942" w:author="קלוד" w:date="2026-10-11T13:11:34Z">
          <w:r>
            <w:rPr>
              <w:rtl/>
            </w:rPr>
            <w:delText xml:space="preserve">לא</w:delText>
          </w:r>
        </w:del>
      </w:ins>
      <w:del w:id="92070" w:author="מנוע מכני" w:date="2026-10-11T12:04:39Z">
        <w:r w:rsidRPr="006F178A">
          <w:rPr>
            <w:rtl/>
          </w:rPr>
          <w:delText xml:space="preserve">לאו</w:delText>
        </w:r>
      </w:del>
      <w:r w:rsidRPr="006F178A">
        <w:rPr>
          <w:rtl/>
        </w:rPr>
        <w:t xml:space="preserve"> </w:t>
      </w:r>
      <w:ins w:id="111939" w:author="קלוד" w:date="2026-10-11T13:11:34Z">
        <w:r>
          <w:rPr>
            <w:rtl/>
          </w:rPr>
          <w:t xml:space="preserve">דוקא,</w:t>
        </w:r>
      </w:ins>
      <w:del w:id="111940" w:author="קלוד" w:date="2026-10-11T13:11:34Z">
        <w:r w:rsidRPr="006F178A">
          <w:rPr>
            <w:rtl/>
          </w:rPr>
          <w:delText xml:space="preserve">אורחא</w:delText>
        </w:r>
      </w:del>
      <w:r w:rsidRPr="006F178A">
        <w:rPr>
          <w:rtl/>
        </w:rPr>
        <w:t xml:space="preserve"> </w:t>
      </w:r>
      <w:ins w:id="92067" w:author="מנוע מכני" w:date="2026-10-11T12:04:39Z">
        <w:ins w:id="111937" w:author="קלוד" w:date="2026-10-11T13:11:34Z">
          <w:r>
            <w:rPr>
              <w:rtl/>
            </w:rPr>
            <w:t xml:space="preserve">ולא</w:t>
          </w:r>
        </w:ins>
        <w:del w:id="111938" w:author="קלוד" w:date="2026-10-11T13:11:34Z">
          <w:r>
            <w:rPr>
              <w:rtl/>
            </w:rPr>
            <w:delText xml:space="preserve">דדבר</w:delText>
          </w:r>
        </w:del>
      </w:ins>
      <w:del w:id="92068" w:author="מנוע מכני" w:date="2026-10-11T12:04:39Z">
        <w:r w:rsidRPr="006F178A">
          <w:rPr>
            <w:rtl/>
          </w:rPr>
          <w:delText xml:space="preserve">דמילתא</w:delText>
        </w:r>
      </w:del>
      <w:r w:rsidRPr="006F178A">
        <w:rPr>
          <w:rtl/>
        </w:rPr>
        <w:t xml:space="preserve"> </w:t>
      </w:r>
      <w:ins w:id="111935" w:author="קלוד" w:date="2026-10-11T13:11:34Z">
        <w:r>
          <w:rPr>
            <w:rStyle w:val="afffffe"/>
            <w:rtl/>
          </w:rPr>
          <w:t xml:space="preserve">נקט</w:t>
        </w:r>
        <w:r>
          <w:rPr>
            <w:rtl/>
          </w:rPr>
          <w:t xml:space="preserve"> דרך הדבר.</w:t>
        </w:r>
      </w:ins>
      <w:del w:id="111936" w:author="קלוד" w:date="2026-10-11T13:11:34Z">
        <w:r w:rsidRPr="006F178A">
          <w:rPr>
            <w:rtl/>
          </w:rPr>
          <w:delText xml:space="preserve">היא.</w:delText>
        </w:r>
      </w:del>
    </w:p>
    <w:p w:rsidR="00E9703F" w:rsidRPr="006F178A" w:rsidRDefault="00E9703F" w:rsidP="00E9703F">
      <w:pPr>
        <w:rPr>
          <w:rStyle w:val="afffe"/>
          <w:rFonts w:ascii="Fb Fontext" w:hAnsi="Fb Fontext"/>
          <w:b/>
          <w:rtl/>
        </w:rPr>
      </w:pPr>
      <w:r w:rsidRPr="006F178A">
        <w:rPr>
          <w:rStyle w:val="afffe"/>
          <w:rFonts w:ascii="Fb Fontext" w:hAnsi="Fb Fontext"/>
          <w:b/>
          <w:rtl/>
        </w:rPr>
        <w:t>א.</w:t>
      </w:r>
      <w:r w:rsidRPr="006F178A">
        <w:rPr>
          <w:rtl/>
        </w:rPr>
        <w:t xml:space="preserve"> מציאה </w:t>
      </w:r>
      <w:ins w:id="111955" w:author="קלוד" w:date="2026-10-11T13:11:34Z">
        <w:r>
          <w:rPr>
            <w:rtl/>
          </w:rPr>
          <w:t xml:space="preserve">שבאה</w:t>
        </w:r>
      </w:ins>
      <w:del w:id="111956" w:author="קלוד" w:date="2026-10-11T13:11:34Z">
        <w:r w:rsidRPr="006F178A">
          <w:rPr>
            <w:rtl/>
          </w:rPr>
          <w:delText xml:space="preserve">דאתי</w:delText>
        </w:r>
      </w:del>
      <w:r w:rsidRPr="006F178A">
        <w:rPr>
          <w:rtl/>
        </w:rPr>
        <w:t xml:space="preserve"> </w:t>
      </w:r>
      <w:ins w:id="111953" w:author="קלוד" w:date="2026-10-11T13:11:34Z">
        <w:r>
          <w:rPr>
            <w:rtl/>
          </w:rPr>
          <w:t xml:space="preserve">לידו </w:t>
        </w:r>
        <w:r>
          <w:rPr>
            <w:rStyle w:val="afffffe"/>
            <w:rtl/>
          </w:rPr>
          <w:t xml:space="preserve">מבעוד יום</w:t>
        </w:r>
      </w:ins>
      <w:del w:id="111954" w:author="קלוד" w:date="2026-10-11T13:11:34Z">
        <w:r w:rsidRPr="006F178A">
          <w:rPr>
            <w:rtl/>
          </w:rPr>
          <w:delText xml:space="preserve">לידיה</w:delText>
        </w:r>
      </w:del>
      <w:r w:rsidRPr="006F178A">
        <w:rPr>
          <w:rtl/>
        </w:rPr>
        <w:t xml:space="preserve"> - </w:t>
      </w:r>
      <w:ins w:id="111951" w:author="קלוד" w:date="2026-10-11T13:11:34Z">
        <w:r>
          <w:rPr>
            <w:rtl/>
          </w:rPr>
          <w:t xml:space="preserve">ככיסו</w:t>
        </w:r>
      </w:ins>
      <w:del w:id="111952" w:author="קלוד" w:date="2026-10-11T13:11:34Z">
        <w:r w:rsidRPr="006F178A">
          <w:rPr>
            <w:rtl/>
          </w:rPr>
          <w:delText xml:space="preserve">ככיסיה</w:delText>
        </w:r>
      </w:del>
      <w:r w:rsidRPr="006F178A">
        <w:rPr>
          <w:rtl/>
        </w:rPr>
        <w:t xml:space="preserve"> </w:t>
      </w:r>
      <w:ins w:id="111949" w:author="קלוד" w:date="2026-10-11T13:11:34Z">
        <w:r>
          <w:rPr>
            <w:rtl/>
          </w:rPr>
          <w:t xml:space="preserve">נחשבת.</w:t>
        </w:r>
      </w:ins>
      <w:del w:id="111950" w:author="קלוד" w:date="2026-10-11T13:11:34Z">
        <w:r w:rsidRPr="006F178A">
          <w:rPr>
            <w:rtl/>
          </w:rPr>
          <w:delText xml:space="preserve">דמי.</w:delText>
        </w:r>
      </w:del>
    </w:p>
    <w:p>
      <w:pPr>
        <w:pStyle w:val="38"/>
        <w:rPr>
          <w:ins w:id="99250" w:author="מנוע מכני" w:date="2026-10-11T12:04:39Z"/>
        </w:rPr>
      </w:pPr>
      <w:r w:rsidRPr="006F178A">
        <w:t>ב.</w:t>
      </w:r>
      <w:r w:rsidRPr="006F178A">
        <w:t xml:space="preserve"> </w:t>
      </w:r>
      <w:r w:rsidRPr="004C00C0">
        <w:t xml:space="preserve">א"ד:</w:t>
      </w:r>
    </w:p>
    <w:p w:rsidR="00E9703F" w:rsidRDefault="00E9703F" w:rsidP="00E9703F">
      <w:pPr>
        <w:rPr>
          <w:rtl/>
        </w:rPr>
      </w:pPr>
      <w:del w:id="99251" w:author="מנוע מכני" w:date="2026-10-11T12:04:39Z">
        <w:r w:rsidRPr="004C00C0">
          <w:rPr>
            <w:b/>
            <w:bCs/>
            <w:rtl/>
          </w:rPr>
          <w:delText xml:space="preserve"> </w:delText>
        </w:r>
      </w:del>
      <w:r w:rsidRPr="003907AE">
        <w:rPr>
          <w:b/>
          <w:bCs/>
          <w:rtl/>
        </w:rPr>
        <w:t xml:space="preserve">בעי </w:t>
      </w:r>
      <w:r w:rsidRPr="003907AE">
        <w:rPr>
          <w:rStyle w:val="2fb"/>
          <w:b/>
          <w:bCs/>
          <w:rtl/>
        </w:rPr>
        <w:t xml:space="preserve">רבא</w:t>
      </w:r>
      <w:r w:rsidRPr="006F178A">
        <w:rPr>
          <w:rtl/>
        </w:rPr>
        <w:t xml:space="preserve">: מציאה הבאה לידו </w:t>
      </w:r>
      <w:ins w:id="95045" w:author="מנוע מכני" w:date="2026-10-11T12:04:39Z">
        <w:ins w:id="111965" w:author="קלוד" w:date="2026-10-11T13:11:34Z">
          <w:r>
            <w:rPr>
              <w:rtl/>
            </w:rPr>
            <w:t xml:space="preserve">-</w:t>
          </w:r>
        </w:ins>
        <w:del w:id="111966" w:author="קלוד" w:date="2026-10-11T13:11:34Z">
          <w:r>
            <w:rPr>
              <w:rtl/>
            </w:rPr>
            <w:delText xml:space="preserve">אם</w:delText>
          </w:r>
        </w:del>
        <w:r>
          <w:rPr>
            <w:rtl/>
          </w:rPr>
          <w:t xml:space="preserve"> </w:t>
        </w:r>
      </w:ins>
      <w:del w:id="95046" w:author="מנוע מכני" w:date="2026-10-11T12:04:39Z">
        <w:r w:rsidRPr="006F178A">
          <w:rPr>
            <w:rtl/>
          </w:rPr>
          <w:delText xml:space="preserve">אי </w:delText>
        </w:r>
      </w:del>
      <w:r w:rsidRPr="006F178A">
        <w:rPr>
          <w:rtl/>
        </w:rPr>
        <w:t xml:space="preserve">כיון </w:t>
      </w:r>
      <w:ins w:id="111963" w:author="קלוד" w:date="2026-10-11T13:11:34Z">
        <w:r>
          <w:rPr>
            <w:rtl/>
          </w:rPr>
          <w:t xml:space="preserve">שבאה</w:t>
        </w:r>
      </w:ins>
      <w:del w:id="111964" w:author="קלוד" w:date="2026-10-11T13:11:34Z">
        <w:r>
          <w:rPr>
            <w:rtl/>
          </w:rPr>
          <w:delText xml:space="preserve">שבא</w:delText>
        </w:r>
      </w:del>
      <w:r>
        <w:rPr>
          <w:rtl/>
        </w:rPr>
        <w:t xml:space="preserve"> </w:t>
      </w:r>
      <w:ins w:id="111961" w:author="קלוד" w:date="2026-10-11T13:11:34Z">
        <w:r>
          <w:rPr>
            <w:rtl/>
          </w:rPr>
          <w:t xml:space="preserve">לידו,</w:t>
        </w:r>
      </w:ins>
      <w:del w:id="111962" w:author="קלוד" w:date="2026-10-11T13:11:34Z">
        <w:r>
          <w:rPr>
            <w:rtl/>
          </w:rPr>
          <w:delText xml:space="preserve">לידו</w:delText>
        </w:r>
      </w:del>
      <w:r w:rsidRPr="006F178A">
        <w:rPr>
          <w:rtl/>
        </w:rPr>
        <w:t xml:space="preserve"> </w:t>
      </w:r>
      <w:ins w:id="111959" w:author="קלוד" w:date="2026-10-11T13:11:34Z">
        <w:r>
          <w:rPr>
            <w:rtl/>
          </w:rPr>
          <w:t xml:space="preserve">ככיסו</w:t>
        </w:r>
      </w:ins>
      <w:del w:id="111960" w:author="קלוד" w:date="2026-10-11T13:11:34Z">
        <w:r w:rsidRPr="006F178A">
          <w:rPr>
            <w:rtl/>
          </w:rPr>
          <w:delText xml:space="preserve">-</w:delText>
        </w:r>
      </w:del>
      <w:r w:rsidRPr="006F178A">
        <w:rPr>
          <w:rtl/>
        </w:rPr>
        <w:t xml:space="preserve"> </w:t>
      </w:r>
      <w:ins w:id="111957" w:author="קלוד" w:date="2026-10-11T13:11:34Z">
        <w:r>
          <w:rPr>
            <w:rtl/>
          </w:rPr>
          <w:t xml:space="preserve">נחשבת,</w:t>
        </w:r>
      </w:ins>
      <w:del w:id="111958" w:author="קלוד" w:date="2026-10-11T13:11:34Z">
        <w:r w:rsidRPr="006F178A">
          <w:rPr>
            <w:rtl/>
          </w:rPr>
          <w:delText xml:space="preserve">ככיסיה דמי,</w:delText>
        </w:r>
      </w:del>
    </w:p>
    <w:p w:rsidR="00E9703F" w:rsidRPr="006F178A" w:rsidRDefault="00E9703F" w:rsidP="00E9703F">
      <w:pPr>
        <w:rPr>
          <w:rtl/>
        </w:rPr>
      </w:pPr>
      <w:r w:rsidRPr="00D94B4B">
        <w:rPr>
          <w:b/>
          <w:bCs/>
          <w:rtl/>
        </w:rPr>
        <w:t>או</w:t>
      </w:r>
      <w:r w:rsidRPr="006F178A">
        <w:rPr>
          <w:rtl/>
        </w:rPr>
        <w:t xml:space="preserve">"ד</w:t>
      </w:r>
      <w:r w:rsidRPr="006F178A">
        <w:rPr>
          <w:rtl/>
        </w:rPr>
        <w:t xml:space="preserve"> כיון </w:t>
      </w:r>
      <w:ins w:id="111973" w:author="קלוד" w:date="2026-10-11T13:11:34Z">
        <w:r>
          <w:rPr>
            <w:rtl/>
          </w:rPr>
          <w:t xml:space="preserve">שלא</w:t>
        </w:r>
      </w:ins>
      <w:del w:id="111974" w:author="קלוד" w:date="2026-10-11T13:11:34Z">
        <w:r w:rsidRPr="006F178A">
          <w:rPr>
            <w:rtl/>
          </w:rPr>
          <w:delText xml:space="preserve">דלא</w:delText>
        </w:r>
      </w:del>
      <w:r w:rsidRPr="006F178A">
        <w:rPr>
          <w:rtl/>
        </w:rPr>
        <w:t xml:space="preserve"> טרח בה </w:t>
      </w:r>
      <w:ins w:id="92071" w:author="מנוע מכני" w:date="2026-10-11T12:04:39Z">
        <w:ins w:id="111971" w:author="קלוד" w:date="2026-10-11T13:11:34Z">
          <w:r>
            <w:rPr>
              <w:rtl/>
            </w:rPr>
            <w:t xml:space="preserve">-</w:t>
          </w:r>
        </w:ins>
        <w:del w:id="111972" w:author="קלוד" w:date="2026-10-11T13:11:34Z">
          <w:r>
            <w:rPr>
              <w:rtl/>
            </w:rPr>
            <w:delText xml:space="preserve">לא</w:delText>
          </w:r>
        </w:del>
      </w:ins>
      <w:del w:id="92072" w:author="מנוע מכני" w:date="2026-10-11T12:04:39Z">
        <w:r w:rsidRPr="006F178A">
          <w:rPr>
            <w:rtl/>
          </w:rPr>
          <w:delText xml:space="preserve">לאו</w:delText>
        </w:r>
      </w:del>
      <w:r w:rsidRPr="006F178A">
        <w:rPr>
          <w:rtl/>
        </w:rPr>
        <w:t xml:space="preserve"> </w:t>
      </w:r>
      <w:ins w:id="111969" w:author="קלוד" w:date="2026-10-11T13:11:34Z">
        <w:r>
          <w:rPr>
            <w:rtl/>
          </w:rPr>
          <w:t xml:space="preserve">אינה</w:t>
        </w:r>
      </w:ins>
      <w:del w:id="111970" w:author="קלוד" w:date="2026-10-11T13:11:34Z">
        <w:r w:rsidRPr="006F178A">
          <w:rPr>
            <w:rtl/>
          </w:rPr>
          <w:delText xml:space="preserve">ככיסיה</w:delText>
        </w:r>
      </w:del>
      <w:r w:rsidRPr="006F178A">
        <w:rPr>
          <w:rtl/>
        </w:rPr>
        <w:t xml:space="preserve"> </w:t>
      </w:r>
      <w:ins w:id="111967" w:author="קלוד" w:date="2026-10-11T13:11:34Z">
        <w:r>
          <w:rPr>
            <w:rtl/>
          </w:rPr>
          <w:t xml:space="preserve">ככיסו </w:t>
        </w:r>
        <w:r>
          <w:rPr>
            <w:rStyle w:val="afffffe"/>
            <w:rtl/>
          </w:rPr>
          <w:t xml:space="preserve">ויוותר עליה</w:t>
        </w:r>
      </w:ins>
      <w:del w:id="111968" w:author="קלוד" w:date="2026-10-11T13:11:34Z">
        <w:r w:rsidRPr="006F178A">
          <w:rPr>
            <w:rtl/>
          </w:rPr>
          <w:delText xml:space="preserve">דמי</w:delText>
        </w:r>
      </w:del>
      <w:r w:rsidRPr="006F178A">
        <w:rPr>
          <w:rtl/>
        </w:rPr>
        <w:t xml:space="preserve"> - </w:t>
      </w:r>
      <w:r w:rsidRPr="00AC6BCA">
        <w:rPr>
          <w:b/>
          <w:bCs/>
          <w:rtl/>
        </w:rPr>
        <w:t>תיקו</w:t>
      </w:r>
      <w:r w:rsidRPr="006F178A">
        <w:rPr>
          <w:rtl/>
        </w:rPr>
        <w:t>.</w:t>
      </w:r>
    </w:p>
    <w:p>
      <w:pPr>
        <w:pStyle w:val="afffff8"/>
        <w:rPr>
          <w:ins w:id="90029" w:author="קלוד" w:date="2026-10-11T12:33:55Z"/>
        </w:rPr>
      </w:pPr>
      <w:ins w:id="90030" w:author="קלוד" w:date="2026-10-11T12:33:55Z">
        <w:r>
          <w:rPr>
            <w:color w:val="7B3F00"/>
          </w:rPr>
          <w:t xml:space="preserve">כיסו לנכרי ולא לחמורו - חרש, שוטה וקטן</w:t>
        </w:r>
      </w:ins>
    </w:p>
    <w:p w:rsidR="00E9703F" w:rsidRPr="006F178A" w:rsidRDefault="00E9703F" w:rsidP="00E9703F">
      <w:pPr>
        <w:rPr>
          <w:rtl/>
        </w:rPr>
      </w:pPr>
      <w:r w:rsidRPr="006F178A">
        <w:rPr>
          <w:rtl/>
        </w:rPr>
        <w:t>•</w:t>
      </w:r>
      <w:r w:rsidRPr="006F178A">
        <w:rPr>
          <w:rFonts w:hint="cs"/>
          <w:rtl/>
        </w:rPr>
        <w:t xml:space="preserve"> </w:t>
      </w:r>
      <w:ins w:id="111987" w:author="קלוד" w:date="2026-10-11T13:11:34Z">
        <w:r>
          <w:rPr>
            <w:rtl/>
          </w:rPr>
          <w:t xml:space="preserve">נותן</w:t>
        </w:r>
      </w:ins>
      <w:del w:id="111988" w:author="קלוד" w:date="2026-10-11T13:11:34Z">
        <w:r w:rsidRPr="006F178A">
          <w:rPr>
            <w:rtl/>
          </w:rPr>
          <w:delText xml:space="preserve">מביא</w:delText>
        </w:r>
      </w:del>
      <w:r w:rsidRPr="006F178A">
        <w:rPr>
          <w:rtl/>
        </w:rPr>
        <w:t xml:space="preserve"> </w:t>
      </w:r>
      <w:ins w:id="111985" w:author="קלוד" w:date="2026-10-11T13:11:34Z">
        <w:r>
          <w:rPr>
            <w:rtl/>
          </w:rPr>
          <w:t xml:space="preserve">לנכרי,</w:t>
        </w:r>
      </w:ins>
      <w:del w:id="111986" w:author="קלוד" w:date="2026-10-11T13:11:34Z">
        <w:r w:rsidRPr="006F178A">
          <w:rPr>
            <w:rtl/>
          </w:rPr>
          <w:delText xml:space="preserve">לנכרי</w:delText>
        </w:r>
      </w:del>
      <w:r w:rsidRPr="006F178A">
        <w:rPr>
          <w:rtl/>
        </w:rPr>
        <w:t xml:space="preserve"> </w:t>
      </w:r>
      <w:ins w:id="111983" w:author="קלוד" w:date="2026-10-11T13:11:34Z">
        <w:r>
          <w:rPr>
            <w:rtl/>
          </w:rPr>
          <w:t xml:space="preserve">שאין</w:t>
        </w:r>
      </w:ins>
      <w:del w:id="111984" w:author="קלוד" w:date="2026-10-11T13:11:34Z">
        <w:r w:rsidRPr="006F178A">
          <w:rPr>
            <w:rtl/>
          </w:rPr>
          <w:delText xml:space="preserve">דאין</w:delText>
        </w:r>
      </w:del>
      <w:r w:rsidRPr="006F178A">
        <w:rPr>
          <w:rtl/>
        </w:rPr>
        <w:t xml:space="preserve"> מצווה על </w:t>
      </w:r>
      <w:ins w:id="111981" w:author="קלוד" w:date="2026-10-11T13:11:34Z">
        <w:r>
          <w:rPr>
            <w:rtl/>
          </w:rPr>
          <w:t xml:space="preserve">שביתתו,</w:t>
        </w:r>
      </w:ins>
      <w:del w:id="111982" w:author="קלוד" w:date="2026-10-11T13:11:34Z">
        <w:r w:rsidRPr="006F178A">
          <w:rPr>
            <w:rtl/>
          </w:rPr>
          <w:delText xml:space="preserve">שביתתו</w:delText>
        </w:r>
      </w:del>
      <w:r w:rsidRPr="006F178A">
        <w:rPr>
          <w:rtl/>
        </w:rPr>
        <w:t xml:space="preserve"> </w:t>
      </w:r>
      <w:ins w:id="111979" w:author="קלוד" w:date="2026-10-11T13:11:34Z">
        <w:r>
          <w:rPr>
            <w:rtl/>
          </w:rPr>
          <w:t xml:space="preserve">ולא</w:t>
        </w:r>
      </w:ins>
      <w:del w:id="111980" w:author="קלוד" w:date="2026-10-11T13:11:34Z">
        <w:r w:rsidRPr="006F178A">
          <w:rPr>
            <w:rtl/>
          </w:rPr>
          <w:delText xml:space="preserve">ואין</w:delText>
        </w:r>
      </w:del>
      <w:r w:rsidRPr="006F178A">
        <w:rPr>
          <w:rtl/>
        </w:rPr>
        <w:t xml:space="preserve"> </w:t>
      </w:r>
      <w:ins w:id="111977" w:author="קלוד" w:date="2026-10-11T13:11:34Z">
        <w:r>
          <w:rPr>
            <w:rtl/>
          </w:rPr>
          <w:t xml:space="preserve">לחמורו,</w:t>
        </w:r>
      </w:ins>
      <w:del w:id="111978" w:author="קלוד" w:date="2026-10-11T13:11:34Z">
        <w:r w:rsidRPr="006F178A">
          <w:rPr>
            <w:rtl/>
          </w:rPr>
          <w:delText xml:space="preserve">מביא</w:delText>
        </w:r>
      </w:del>
      <w:r w:rsidRPr="006F178A">
        <w:rPr>
          <w:rtl/>
        </w:rPr>
        <w:t xml:space="preserve"> </w:t>
      </w:r>
      <w:ins w:id="111975" w:author="קלוד" w:date="2026-10-11T13:11:34Z">
        <w:r>
          <w:rPr>
            <w:rtl/>
          </w:rPr>
          <w:t xml:space="preserve">שמצווה</w:t>
        </w:r>
      </w:ins>
      <w:del w:id="111976" w:author="קלוד" w:date="2026-10-11T13:11:34Z">
        <w:r w:rsidRPr="006F178A">
          <w:rPr>
            <w:rtl/>
          </w:rPr>
          <w:delText xml:space="preserve">לחמורו דמצווה</w:delText>
        </w:r>
      </w:del>
      <w:r w:rsidRPr="006F178A">
        <w:rPr>
          <w:rtl/>
        </w:rPr>
        <w:t xml:space="preserve"> על שביתתו.</w:t>
      </w:r>
    </w:p>
    <w:p w:rsidR="00E9703F" w:rsidRPr="006F178A" w:rsidRDefault="00E9703F" w:rsidP="00E9703F">
      <w:pPr>
        <w:rPr>
          <w:rtl/>
        </w:rPr>
      </w:pPr>
      <w:r w:rsidRPr="006F178A">
        <w:rPr>
          <w:rtl/>
        </w:rPr>
        <w:t xml:space="preserve">חמור וחרש שוטה וקטן - </w:t>
      </w:r>
      <w:ins w:id="111999" w:author="קלוד" w:date="2026-10-11T13:11:34Z">
        <w:r>
          <w:rPr>
            <w:rtl/>
          </w:rPr>
          <w:t xml:space="preserve">על</w:t>
        </w:r>
      </w:ins>
      <w:del w:id="112000" w:author="קלוד" w:date="2026-10-11T13:11:34Z">
        <w:r w:rsidRPr="006F178A">
          <w:rPr>
            <w:rtl/>
          </w:rPr>
          <w:delText xml:space="preserve">אחמור</w:delText>
        </w:r>
      </w:del>
      <w:r w:rsidRPr="006F178A">
        <w:rPr>
          <w:rtl/>
        </w:rPr>
        <w:t xml:space="preserve"> </w:t>
      </w:r>
      <w:ins w:id="111997" w:author="קלוד" w:date="2026-10-11T13:11:34Z">
        <w:r>
          <w:rPr>
            <w:rtl/>
          </w:rPr>
          <w:t xml:space="preserve">החמור</w:t>
        </w:r>
      </w:ins>
      <w:del w:id="111998" w:author="קלוד" w:date="2026-10-11T13:11:34Z">
        <w:r w:rsidRPr="006F178A">
          <w:rPr>
            <w:rtl/>
          </w:rPr>
          <w:delText xml:space="preserve">מנח</w:delText>
        </w:r>
      </w:del>
      <w:r w:rsidRPr="006F178A">
        <w:rPr>
          <w:rtl/>
        </w:rPr>
        <w:t xml:space="preserve"> </w:t>
      </w:r>
      <w:ins w:id="93957" w:author="מנוע מכני" w:date="2026-10-11T12:04:39Z">
        <w:ins w:id="111995" w:author="קלוד" w:date="2026-10-11T13:11:34Z">
          <w:r>
            <w:rPr>
              <w:rtl/>
            </w:rPr>
            <w:t xml:space="preserve">מניחו,</w:t>
          </w:r>
        </w:ins>
        <w:del w:id="111996" w:author="קלוד" w:date="2026-10-11T13:11:34Z">
          <w:r>
            <w:rPr>
              <w:rtl/>
            </w:rPr>
            <w:delText xml:space="preserve">לו</w:delText>
          </w:r>
          <w:r w:rsidRPr="006F178A">
            <w:rPr>
              <w:rtl/>
            </w:rPr>
            <w:delText xml:space="preserve">,</w:delText>
          </w:r>
        </w:del>
      </w:ins>
      <w:del w:id="93958" w:author="מנוע מכני" w:date="2026-10-11T12:04:39Z">
        <w:r w:rsidRPr="006F178A">
          <w:rPr>
            <w:rtl/>
          </w:rPr>
          <w:delText xml:space="preserve">ליה</w:delText>
        </w:r>
      </w:del>
      <w:r w:rsidRPr="006F178A">
        <w:rPr>
          <w:rtl/>
        </w:rPr>
        <w:t xml:space="preserve"> </w:t>
      </w:r>
      <w:ins w:id="93959" w:author="מנוע מכני" w:date="2026-10-11T12:04:39Z">
        <w:ins w:id="111993" w:author="קלוד" w:date="2026-10-11T13:11:34Z">
          <w:r>
            <w:rPr>
              <w:rtl/>
            </w:rPr>
            <w:t xml:space="preserve">שהוא</w:t>
          </w:r>
        </w:ins>
        <w:del w:id="111994" w:author="קלוד" w:date="2026-10-11T13:11:34Z">
          <w:r>
            <w:rPr>
              <w:rtl/>
            </w:rPr>
            <w:delText xml:space="preserve">דזה</w:delText>
          </w:r>
        </w:del>
      </w:ins>
      <w:del w:id="93960" w:author="מנוע מכני" w:date="2026-10-11T12:04:39Z">
        <w:r w:rsidRPr="006F178A">
          <w:rPr>
            <w:rtl/>
          </w:rPr>
          <w:delText xml:space="preserve">דהאי</w:delText>
        </w:r>
      </w:del>
      <w:r w:rsidRPr="006F178A">
        <w:rPr>
          <w:rtl/>
        </w:rPr>
        <w:t xml:space="preserve"> </w:t>
      </w:r>
      <w:ins w:id="111991" w:author="קלוד" w:date="2026-10-11T13:11:34Z">
        <w:r>
          <w:rPr>
            <w:rtl/>
          </w:rPr>
          <w:t xml:space="preserve">אינו</w:t>
        </w:r>
      </w:ins>
      <w:del w:id="111992" w:author="קלוד" w:date="2026-10-11T13:11:34Z">
        <w:r w:rsidRPr="006F178A">
          <w:rPr>
            <w:rtl/>
          </w:rPr>
          <w:delText xml:space="preserve">-</w:delText>
        </w:r>
      </w:del>
      <w:r w:rsidRPr="006F178A">
        <w:rPr>
          <w:rtl/>
        </w:rPr>
        <w:t xml:space="preserve"> </w:t>
      </w:r>
      <w:ins w:id="92073" w:author="מנוע מכני" w:date="2026-10-11T12:04:39Z">
        <w:ins w:id="111989" w:author="קלוד" w:date="2026-10-11T13:11:34Z">
          <w:r>
            <w:rPr>
              <w:rtl/>
            </w:rPr>
            <w:t xml:space="preserve">אדם </w:t>
          </w:r>
          <w:r>
            <w:rPr>
              <w:rStyle w:val="afffffe"/>
              <w:rtl/>
            </w:rPr>
            <w:t xml:space="preserve">והם</w:t>
          </w:r>
        </w:ins>
        <w:del w:id="111990" w:author="קלוד" w:date="2026-10-11T13:11:34Z">
          <w:r>
            <w:rPr>
              <w:rtl/>
            </w:rPr>
            <w:delText xml:space="preserve">לא</w:delText>
          </w:r>
        </w:del>
      </w:ins>
      <w:del w:id="92074" w:author="מנוע מכני" w:date="2026-10-11T12:04:39Z">
        <w:r w:rsidRPr="006F178A">
          <w:rPr>
            <w:rtl/>
          </w:rPr>
          <w:delText xml:space="preserve">לאו</w:delText>
        </w:r>
      </w:del>
      <w:r w:rsidRPr="006F178A">
        <w:rPr>
          <w:rtl/>
        </w:rPr>
        <w:t xml:space="preserve"> אדם.</w:t>
      </w:r>
    </w:p>
    <w:p w:rsidR="00E9703F" w:rsidRPr="006F178A" w:rsidRDefault="00E9703F" w:rsidP="00E9703F">
      <w:pPr>
        <w:rPr>
          <w:rtl/>
        </w:rPr>
      </w:pPr>
      <w:r w:rsidRPr="006F178A">
        <w:rPr>
          <w:rtl/>
        </w:rPr>
        <w:t>חרש ושוטה - לשוטה, שוטה וקטן - לשוטה.</w:t>
      </w:r>
    </w:p>
    <w:p w:rsidR="00E9703F" w:rsidRPr="006F178A" w:rsidRDefault="00E9703F" w:rsidP="00E9703F">
      <w:pPr>
        <w:rPr>
          <w:rtl/>
        </w:rPr>
      </w:pPr>
      <w:r w:rsidRPr="006F178A">
        <w:rPr>
          <w:rtl/>
        </w:rPr>
        <w:t>•</w:t>
      </w:r>
      <w:r w:rsidRPr="006F178A">
        <w:rPr>
          <w:rFonts w:hint="cs"/>
          <w:rtl/>
        </w:rPr>
        <w:t xml:space="preserve"> </w:t>
      </w:r>
      <w:ins w:id="112011" w:author="קלוד" w:date="2026-10-11T13:11:34Z">
        <w:r>
          <w:rPr>
            <w:b/>
            <w:bCs/>
            <w:rtl/>
          </w:rPr>
          <w:t xml:space="preserve">איבעיא:</w:t>
        </w:r>
      </w:ins>
      <w:del w:id="112012" w:author="קלוד" w:date="2026-10-11T13:11:34Z">
        <w:r w:rsidRPr="00D94B4B">
          <w:rPr>
            <w:b/>
            <w:bCs/>
            <w:rtl/>
          </w:rPr>
          <w:delText xml:space="preserve">איבעיא</w:delText>
        </w:r>
      </w:del>
      <w:r w:rsidRPr="006F178A">
        <w:rPr>
          <w:rtl/>
        </w:rPr>
        <w:t xml:space="preserve"> חרש וקטן </w:t>
      </w:r>
      <w:ins w:id="93961" w:author="מנוע מכני" w:date="2026-10-11T12:04:39Z">
        <w:ins w:id="112009" w:author="קלוד" w:date="2026-10-11T13:11:34Z">
          <w:r>
            <w:rPr>
              <w:rtl/>
            </w:rPr>
            <w:t xml:space="preserve">מה?</w:t>
          </w:r>
        </w:ins>
        <w:del w:id="112010" w:author="קלוד" w:date="2026-10-11T13:11:34Z">
          <w:r>
            <w:rPr>
              <w:rtl/>
            </w:rPr>
            <w:delText xml:space="preserve">מה</w:delText>
          </w:r>
        </w:del>
      </w:ins>
      <w:del w:id="93962" w:author="מנוע מכני" w:date="2026-10-11T12:04:39Z">
        <w:r w:rsidRPr="006F178A">
          <w:rPr>
            <w:rtl/>
          </w:rPr>
          <w:delText xml:space="preserve">מאי</w:delText>
        </w:r>
      </w:del>
      <w:r w:rsidRPr="006F178A">
        <w:rPr>
          <w:rtl/>
        </w:rPr>
        <w:t xml:space="preserve"> אליבא </w:t>
      </w:r>
      <w:r w:rsidRPr="006F178A">
        <w:rPr>
          <w:rStyle w:val="2fb"/>
          <w:rtl/>
        </w:rPr>
        <w:t xml:space="preserve">דר"א</w:t>
      </w:r>
      <w:r w:rsidRPr="006F178A">
        <w:rPr>
          <w:rtl/>
        </w:rPr>
        <w:t xml:space="preserve"> </w:t>
      </w:r>
      <w:ins w:id="112007" w:author="קלוד" w:date="2026-10-11T13:11:34Z">
        <w:r>
          <w:rPr>
            <w:rtl/>
          </w:rPr>
          <w:t xml:space="preserve">אין</w:t>
        </w:r>
      </w:ins>
      <w:del w:id="112008" w:author="קלוד" w:date="2026-10-11T13:11:34Z">
        <w:r w:rsidRPr="006F178A">
          <w:rPr>
            <w:rtl/>
          </w:rPr>
          <w:delText xml:space="preserve">לא</w:delText>
        </w:r>
      </w:del>
      <w:r w:rsidRPr="006F178A">
        <w:rPr>
          <w:rtl/>
        </w:rPr>
        <w:t xml:space="preserve"> </w:t>
      </w:r>
      <w:ins w:id="112005" w:author="קלוד" w:date="2026-10-11T13:11:34Z">
        <w:r>
          <w:rPr>
            <w:rtl/>
          </w:rPr>
          <w:t xml:space="preserve">שאלה,</w:t>
        </w:r>
      </w:ins>
      <w:del w:id="112006" w:author="קלוד" w:date="2026-10-11T13:11:34Z">
        <w:r w:rsidRPr="006F178A">
          <w:rPr>
            <w:rtl/>
          </w:rPr>
          <w:delText xml:space="preserve">קשה</w:delText>
        </w:r>
      </w:del>
      <w:r w:rsidRPr="006F178A">
        <w:rPr>
          <w:rtl/>
        </w:rPr>
        <w:t xml:space="preserve"> </w:t>
      </w:r>
      <w:ins w:id="112003" w:author="קלוד" w:date="2026-10-11T13:11:34Z">
        <w:r>
          <w:rPr>
            <w:rtl/>
          </w:rPr>
          <w:t xml:space="preserve">שחרש</w:t>
        </w:r>
      </w:ins>
      <w:del w:id="112004" w:author="קלוד" w:date="2026-10-11T13:11:34Z">
        <w:r w:rsidRPr="006F178A">
          <w:rPr>
            <w:rtl/>
          </w:rPr>
          <w:delText xml:space="preserve">דחרש</w:delText>
        </w:r>
      </w:del>
      <w:r w:rsidRPr="006F178A">
        <w:rPr>
          <w:rtl/>
        </w:rPr>
        <w:t xml:space="preserve"> ספק </w:t>
      </w:r>
      <w:ins w:id="112001" w:author="קלוד" w:date="2026-10-11T13:11:34Z">
        <w:r>
          <w:rPr>
            <w:rtl/>
          </w:rPr>
          <w:t xml:space="preserve">הוא,</w:t>
        </w:r>
      </w:ins>
      <w:del w:id="112002" w:author="קלוד" w:date="2026-10-11T13:11:34Z">
        <w:r w:rsidRPr="006F178A">
          <w:rPr>
            <w:rtl/>
          </w:rPr>
          <w:delText xml:space="preserve">הוא</w:delText>
        </w:r>
      </w:del>
      <w:r w:rsidRPr="006F178A">
        <w:rPr>
          <w:rtl/>
        </w:rPr>
        <w:t xml:space="preserve"> </w:t>
      </w:r>
      <w:ins w:id="93963" w:author="מנוע מכני" w:date="2026-10-11T12:04:39Z">
        <w:r>
          <w:rPr>
            <w:rtl/>
          </w:rPr>
          <w:t xml:space="preserve">ולכך</w:t>
        </w:r>
      </w:ins>
      <w:del w:id="93964" w:author="מנוע מכני" w:date="2026-10-11T12:04:39Z">
        <w:r w:rsidRPr="006F178A">
          <w:rPr>
            <w:rtl/>
          </w:rPr>
          <w:delText xml:space="preserve">ולהכי</w:delText>
        </w:r>
      </w:del>
      <w:r w:rsidRPr="006F178A">
        <w:rPr>
          <w:rtl/>
        </w:rPr>
        <w:t xml:space="preserve"> תרומתו </w:t>
      </w:r>
      <w:r w:rsidRPr="006F178A">
        <w:rPr>
          <w:rtl/>
        </w:rPr>
        <w:t xml:space="preserve">לא</w:t>
      </w:r>
      <w:r w:rsidRPr="006F178A">
        <w:rPr>
          <w:rtl/>
        </w:rPr>
        <w:t xml:space="preserve"> תצא לחולין מספק.</w:t>
      </w:r>
    </w:p>
    <w:p w:rsidR="00E9703F" w:rsidRPr="006F178A" w:rsidRDefault="00E9703F" w:rsidP="00E9703F">
      <w:pPr>
        <w:rPr>
          <w:rtl/>
        </w:rPr>
      </w:pPr>
      <w:r w:rsidRPr="006F178A">
        <w:rPr>
          <w:rtl/>
        </w:rPr>
        <w:tab/>
        <w:t xml:space="preserve">והקושי אליבא דרבנן דאין תרומתו תרומה בנכרי שתרם ויהיב </w:t>
      </w:r>
      <w:ins w:id="93965" w:author="מנוע מכני" w:date="2026-10-11T12:04:39Z">
        <w:r>
          <w:rPr>
            <w:rtl/>
          </w:rPr>
          <w:t xml:space="preserve">לו</w:t>
        </w:r>
      </w:ins>
      <w:del w:id="93966" w:author="מנוע מכני" w:date="2026-10-11T12:04:39Z">
        <w:r w:rsidRPr="006F178A">
          <w:rPr>
            <w:rtl/>
          </w:rPr>
          <w:tab/>
          <w:delText xml:space="preserve">ליה</w:delText>
        </w:r>
      </w:del>
      <w:r w:rsidRPr="006F178A">
        <w:rPr>
          <w:rtl/>
        </w:rPr>
        <w:tab/>
        <w:t xml:space="preserve"> לקטן.</w:t>
      </w:r>
    </w:p>
    <w:p>
      <w:pPr>
        <w:pStyle w:val="38"/>
        <w:rPr>
          <w:ins w:id="99252" w:author="מנוע מכני" w:date="2026-10-11T12:04:39Z"/>
        </w:rPr>
      </w:pPr>
      <w:r w:rsidRPr="006F178A">
        <w:t xml:space="preserve">וא"ד</w:t>
      </w:r>
      <w:r w:rsidRPr="006F178A">
        <w:t xml:space="preserve">:</w:t>
      </w:r>
    </w:p>
    <w:p w:rsidR="00E9703F" w:rsidRPr="006F178A" w:rsidRDefault="00E9703F" w:rsidP="00E9703F">
      <w:pPr>
        <w:rPr>
          <w:rtl/>
        </w:rPr>
      </w:pPr>
      <w:del w:id="99253" w:author="מנוע מכני" w:date="2026-10-11T12:04:39Z">
        <w:r w:rsidRPr="006F178A">
          <w:rPr>
            <w:rtl/>
          </w:rPr>
          <w:delText xml:space="preserve"> </w:delText>
        </w:r>
      </w:del>
      <w:r w:rsidRPr="006F178A">
        <w:rPr>
          <w:rtl/>
        </w:rPr>
        <w:t xml:space="preserve">לחרש </w:t>
      </w:r>
      <w:ins w:id="112017" w:author="קלוד" w:date="2026-10-11T13:11:34Z">
        <w:r>
          <w:rPr>
            <w:rtl/>
          </w:rPr>
          <w:t xml:space="preserve">נותן,</w:t>
        </w:r>
      </w:ins>
      <w:del w:id="112018" w:author="קלוד" w:date="2026-10-11T13:11:34Z">
        <w:r w:rsidRPr="006F178A">
          <w:rPr>
            <w:rtl/>
          </w:rPr>
          <w:delText xml:space="preserve">יהיב</w:delText>
        </w:r>
      </w:del>
      <w:r w:rsidRPr="006F178A">
        <w:rPr>
          <w:rtl/>
        </w:rPr>
        <w:t xml:space="preserve"> </w:t>
      </w:r>
      <w:ins w:id="93967" w:author="מנוע מכני" w:date="2026-10-11T12:04:39Z">
        <w:ins w:id="112015" w:author="קלוד" w:date="2026-10-11T13:11:34Z">
          <w:r>
            <w:rPr>
              <w:rtl/>
            </w:rPr>
            <w:t xml:space="preserve">וא"ד:</w:t>
          </w:r>
        </w:ins>
        <w:del w:id="112016" w:author="קלוד" w:date="2026-10-11T13:11:34Z">
          <w:r>
            <w:rPr>
              <w:rtl/>
            </w:rPr>
            <w:delText xml:space="preserve">לו</w:delText>
          </w:r>
          <w:r w:rsidRPr="006F178A">
            <w:rPr>
              <w:rtl/>
            </w:rPr>
            <w:delText xml:space="preserve">, א"ד:</w:delText>
          </w:r>
        </w:del>
      </w:ins>
      <w:del w:id="93968" w:author="מנוע מכני" w:date="2026-10-11T12:04:39Z">
        <w:r w:rsidRPr="006F178A">
          <w:rPr>
            <w:rtl/>
          </w:rPr>
          <w:delText xml:space="preserve">ליה</w:delText>
        </w:r>
      </w:del>
      <w:r w:rsidRPr="006F178A">
        <w:rPr>
          <w:rtl/>
        </w:rPr>
        <w:t xml:space="preserve"> לקטן </w:t>
      </w:r>
      <w:ins w:id="112013" w:author="קלוד" w:date="2026-10-11T13:11:34Z">
        <w:r>
          <w:rPr>
            <w:rtl/>
          </w:rPr>
          <w:t xml:space="preserve">נותן.</w:t>
        </w:r>
      </w:ins>
      <w:del w:id="112014" w:author="קלוד" w:date="2026-10-11T13:11:34Z">
        <w:r w:rsidRPr="006F178A">
          <w:rPr>
            <w:rtl/>
          </w:rPr>
          <w:delText xml:space="preserve">יהיב </w:delText>
        </w:r>
        <w:r>
          <w:rPr>
            <w:rtl/>
          </w:rPr>
          <w:delText xml:space="preserve">לו</w:delText>
        </w:r>
        <w:r w:rsidRPr="006F178A">
          <w:rPr>
            <w:rtl/>
          </w:rPr>
          <w:delText xml:space="preserve">.</w:delText>
        </w:r>
      </w:del>
      <w:ins w:id="93969" w:author="מנוע מכני" w:date="2026-10-11T12:04:39Z"/>
      <w:del w:id="93970" w:author="מנוע מכני" w:date="2026-10-11T12:04:39Z">
        <w:r w:rsidRPr="006F178A">
          <w:rPr>
            <w:rtl/>
          </w:rPr>
          <w:delText xml:space="preserve">ליה</w:delText>
        </w:r>
      </w:del>
    </w:p>
    <w:p w:rsidR="00E9703F" w:rsidRPr="006061D7" w:rsidRDefault="00E9703F" w:rsidP="00E9703F">
      <w:pPr>
        <w:rPr>
          <w:rtl/>
        </w:rPr>
      </w:pPr>
      <w:r w:rsidRPr="006061D7">
        <w:rPr>
          <w:rtl/>
        </w:rPr>
        <w:t>•</w:t>
      </w:r>
      <w:r w:rsidRPr="006061D7">
        <w:rPr>
          <w:rFonts w:hint="cs"/>
          <w:rtl/>
        </w:rPr>
        <w:t xml:space="preserve"> </w:t>
      </w:r>
      <w:r w:rsidRPr="006061D7">
        <w:rPr>
          <w:rtl/>
        </w:rPr>
        <w:t xml:space="preserve">באין שם חמור וחש"ו יכול להוליכו פחות פחות </w:t>
      </w:r>
      <w:ins w:id="112023" w:author="קלוד" w:date="2026-10-11T13:11:34Z">
        <w:r>
          <w:rPr>
            <w:rtl/>
          </w:rPr>
          <w:t xml:space="preserve">מד"א,</w:t>
        </w:r>
      </w:ins>
      <w:del w:id="112024" w:author="קלוד" w:date="2026-10-11T13:11:34Z">
        <w:r w:rsidRPr="006061D7">
          <w:rPr>
            <w:rtl/>
          </w:rPr>
          <w:delText xml:space="preserve">מד"א</w:delText>
        </w:r>
      </w:del>
      <w:r w:rsidRPr="006061D7">
        <w:rPr>
          <w:rtl/>
        </w:rPr>
        <w:t xml:space="preserve"> ולא רצו חכמים </w:t>
      </w:r>
      <w:ins w:id="112021" w:author="קלוד" w:date="2026-10-11T13:11:34Z">
        <w:r>
          <w:rPr>
            <w:rtl/>
          </w:rPr>
          <w:t xml:space="preserve">לגלותה,</w:t>
        </w:r>
      </w:ins>
      <w:del w:id="112022" w:author="קלוד" w:date="2026-10-11T13:11:34Z">
        <w:r w:rsidRPr="006061D7">
          <w:rPr>
            <w:rtl/>
          </w:rPr>
          <w:delText xml:space="preserve">לגלותה</w:delText>
        </w:r>
      </w:del>
      <w:r w:rsidRPr="006061D7">
        <w:rPr>
          <w:rtl/>
        </w:rPr>
        <w:t xml:space="preserve"> </w:t>
      </w:r>
      <w:ins w:id="112019" w:author="קלוד" w:date="2026-10-11T13:11:34Z">
        <w:r>
          <w:rPr>
            <w:rStyle w:val="afffff0"/>
            <w:rtl/>
          </w:rPr>
          <w:t xml:space="preserve">משום 'כבוד</w:t>
        </w:r>
      </w:ins>
      <w:del w:id="112020" w:author="קלוד" w:date="2026-10-11T13:11:34Z">
        <w:r w:rsidRPr="002F73F8">
          <w:rPr>
            <w:rStyle w:val="afffff0"/>
            <w:rtl/>
          </w:rPr>
          <w:delText xml:space="preserve">ד</w:delText>
        </w:r>
        <w:r w:rsidRPr="002F73F8">
          <w:rPr>
            <w:rStyle w:val="afffff0"/>
            <w:rFonts w:hint="cs"/>
            <w:rtl/>
          </w:rPr>
          <w:delText xml:space="preserve">'</w:delText>
        </w:r>
        <w:r w:rsidRPr="002F73F8">
          <w:rPr>
            <w:rStyle w:val="afffff0"/>
            <w:rtl/>
          </w:rPr>
          <w:delText xml:space="preserve">כבוד</w:delText>
        </w:r>
      </w:del>
      <w:r w:rsidRPr="002F73F8">
        <w:rPr>
          <w:rStyle w:val="afffff0"/>
          <w:rtl/>
        </w:rPr>
        <w:t xml:space="preserve"> אלוקים הסתר דבר</w:t>
      </w:r>
      <w:r w:rsidRPr="002F73F8">
        <w:rPr>
          <w:rStyle w:val="afffff0"/>
          <w:rFonts w:hint="cs"/>
          <w:rtl/>
        </w:rPr>
        <w:t>'</w:t>
      </w:r>
      <w:r w:rsidRPr="002F73F8">
        <w:rPr>
          <w:rStyle w:val="afffff0"/>
          <w:rtl/>
        </w:rPr>
        <w:t>.</w:t>
      </w:r>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ר"א</w:t>
      </w:r>
      <w:r w:rsidRPr="006F178A">
        <w:rPr>
          <w:rFonts w:ascii="Fb Fontext" w:hAnsi="Fb Fontext"/>
          <w:rtl/>
        </w:rPr>
        <w:t xml:space="preserve"> בו ביום גדשו סאה. [שמא יבוא לטלטל יותר מתוך מה שהחמרת עליו]</w:t>
      </w:r>
    </w:p>
    <w:p>
      <w:pPr>
        <w:pStyle w:val="38"/>
        <w:rPr>
          <w:ins w:id="99254" w:author="מנוע מכני" w:date="2026-10-11T12:04:39Z"/>
        </w:rPr>
      </w:pPr>
      <w:r w:rsidRPr="006F178A">
        <w:t xml:space="preserve">רבי יהושע:</w:t>
      </w:r>
    </w:p>
    <w:p w:rsidR="00E9703F" w:rsidRPr="006F178A" w:rsidRDefault="00E9703F" w:rsidP="00E9703F">
      <w:pPr>
        <w:rPr>
          <w:rtl/>
        </w:rPr>
      </w:pPr>
      <w:del w:id="99255" w:author="מנוע מכני" w:date="2026-10-11T12:04:39Z">
        <w:r w:rsidRPr="006F178A">
          <w:rPr>
            <w:rtl/>
          </w:rPr>
          <w:delText xml:space="preserve"> </w:delText>
        </w:r>
      </w:del>
      <w:r w:rsidRPr="006F178A">
        <w:rPr>
          <w:rtl/>
        </w:rPr>
        <w:t xml:space="preserve">בו ביום מחקו סאה.</w:t>
      </w:r>
    </w:p>
    <w:p w:rsidR="00E9703F" w:rsidRPr="009757B9" w:rsidRDefault="00E9703F" w:rsidP="00E9703F">
      <w:pPr>
        <w:rPr>
          <w:rFonts w:cs="Guttman Vilna"/>
          <w:b/>
          <w:bCs/>
          <w:rtl/>
        </w:rPr>
      </w:pPr>
      <w:r w:rsidRPr="006F178A">
        <w:rPr>
          <w:rtl/>
        </w:rPr>
        <w:t xml:space="preserve">משל </w:t>
      </w:r>
      <w:r w:rsidRPr="006F178A">
        <w:rPr>
          <w:rStyle w:val="2fb"/>
          <w:rtl/>
        </w:rPr>
        <w:t xml:space="preserve">דר"א</w:t>
      </w:r>
      <w:r w:rsidRPr="006F178A">
        <w:rPr>
          <w:rtl/>
        </w:rPr>
        <w:t xml:space="preserve"> </w:t>
      </w:r>
      <w:ins w:id="112025" w:author="קלוד" w:date="2026-10-11T13:11:34Z">
        <w:r>
          <w:rPr>
            <w:rtl/>
          </w:rPr>
          <w:t xml:space="preserve">- לקופה</w:t>
        </w:r>
      </w:ins>
      <w:del w:id="112026" w:author="קלוד" w:date="2026-10-11T13:11:34Z">
        <w:r w:rsidRPr="006F178A">
          <w:rPr>
            <w:rtl/>
          </w:rPr>
          <w:delText xml:space="preserve">-קופה</w:delText>
        </w:r>
      </w:del>
      <w:r w:rsidRPr="006F178A">
        <w:rPr>
          <w:rtl/>
        </w:rPr>
        <w:t xml:space="preserve"> מלאה קישואין ודילועין, אדם נותן לתוכה חרדל - והיא מחזקת.</w:t>
      </w:r>
    </w:p>
    <w:p w:rsidR="00E9703F" w:rsidRPr="009757B9" w:rsidRDefault="00E9703F" w:rsidP="00E9703F">
      <w:pPr>
        <w:rPr>
          <w:rFonts w:cs="Guttman Vilna"/>
          <w:b/>
          <w:bCs/>
          <w:rtl/>
        </w:rPr>
      </w:pPr>
      <w:r w:rsidRPr="006F178A">
        <w:rPr>
          <w:rtl/>
        </w:rPr>
        <w:t xml:space="preserve">משל </w:t>
      </w:r>
      <w:r w:rsidRPr="006F178A">
        <w:rPr>
          <w:rStyle w:val="2fb"/>
          <w:rtl/>
        </w:rPr>
        <w:t xml:space="preserve">דרבי</w:t>
      </w:r>
      <w:r w:rsidRPr="006F178A">
        <w:rPr>
          <w:rtl/>
        </w:rPr>
        <w:t xml:space="preserve"> יהושע - לעריבה מלאה דבש, נותן לתוכה רימונים ואגוזים - והיא מקיאה.</w:t>
      </w:r>
    </w:p>
    <w:p w:rsidR="00E9703F" w:rsidRDefault="00E9703F" w:rsidP="00E9703F">
      <w:pPr>
        <w:pStyle w:val="affffd"/>
        <w:spacing w:after="0"/>
        <w:rPr>
          <w:del w:id="90147" w:author="מנוע עיצוב" w:date="2026-10-11T12:09:26Z"/>
          <w:rFonts w:ascii="MS Mincho" w:hAnsi="MS Mincho"/>
          <w:bCs w:val="0"/>
          <w:rtl/>
        </w:rPr>
      </w:pPr>
      <w:del w:id="90146"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rStyle w:val="afffe"/>
          <w:b w:val="0"/>
          <w:bCs/>
          <w:rtl/>
        </w:rPr>
        <w:pPrChange w:id="20136" w:author="קלוד" w:date="2026-10-11T09:07:15Z">
          <w:pPr>
            <w:pStyle w:val="affff1"/>
            <w:rPr>
              <w:rStyle w:val="afffe"/>
              <w:b w:val="0"/>
              <w:bCs/>
              <w:rtl/>
            </w:rPr>
          </w:pPr>
        </w:pPrChange>
      </w:pPr>
      <w:ins w:id="9864" w:author="מספור קטעי משנה" w:date="2026-10-11T09:35:03Z">
        <w:r>
          <w:rPr>
            <w:rStyle w:val="MisparKeta"/>
          </w:rPr>
          <w:t xml:space="preserve">א. </w:t>
        </w:r>
      </w:ins>
      <w:r w:rsidRPr="00146180">
        <w:rPr>
          <w:rStyle w:val="afffe"/>
          <w:rFonts w:hint="cs"/>
          <w:b w:val="0"/>
          <w:rtl/>
        </w:rPr>
        <w:t>מניחו על החמור.</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12035" w:author="קלוד" w:date="2026-10-11T13:11:34Z">
        <w:r>
          <w:rPr>
            <w:rFonts w:ascii="Fb Fontext" w:hAnsi="Fb Fontext"/>
            <w:rtl/>
          </w:rPr>
          <w:t xml:space="preserve">ואין</w:t>
        </w:r>
      </w:ins>
      <w:del w:id="112036" w:author="קלוד" w:date="2026-10-11T13:11:34Z">
        <w:r w:rsidRPr="006F178A">
          <w:rPr>
            <w:rFonts w:ascii="Fb Fontext" w:hAnsi="Fb Fontext"/>
            <w:rtl/>
          </w:rPr>
          <w:delText xml:space="preserve">ואי"ז</w:delText>
        </w:r>
      </w:del>
      <w:r w:rsidRPr="006F178A">
        <w:rPr>
          <w:rFonts w:ascii="Fb Fontext" w:hAnsi="Fb Fontext"/>
          <w:rtl/>
        </w:rPr>
        <w:t xml:space="preserve"> </w:t>
      </w:r>
      <w:ins w:id="112033" w:author="קלוד" w:date="2026-10-11T13:11:34Z">
        <w:r>
          <w:rPr>
            <w:rFonts w:ascii="Fb Fontext" w:hAnsi="Fb Fontext"/>
            <w:rtl/>
          </w:rPr>
          <w:t xml:space="preserve">זה</w:t>
        </w:r>
      </w:ins>
      <w:del w:id="112034" w:author="קלוד" w:date="2026-10-11T13:11:34Z">
        <w:r w:rsidRPr="006F178A">
          <w:rPr>
            <w:rFonts w:ascii="Fb Fontext" w:hAnsi="Fb Fontext"/>
            <w:rtl/>
          </w:rPr>
          <w:delText xml:space="preserve">מחמר</w:delText>
        </w:r>
      </w:del>
      <w:r w:rsidRPr="006F178A">
        <w:rPr>
          <w:rFonts w:ascii="Fb Fontext" w:hAnsi="Fb Fontext"/>
          <w:rtl/>
        </w:rPr>
        <w:t xml:space="preserve"> </w:t>
      </w:r>
      <w:ins w:id="112031" w:author="קלוד" w:date="2026-10-11T13:11:34Z">
        <w:r>
          <w:rPr>
            <w:rFonts w:ascii="Fb Fontext" w:hAnsi="Fb Fontext"/>
            <w:rtl/>
          </w:rPr>
          <w:t xml:space="preserve">מחמר, שמדובר שמניחו</w:t>
        </w:r>
      </w:ins>
      <w:del w:id="112032" w:author="קלוד" w:date="2026-10-11T13:11:34Z">
        <w:r w:rsidRPr="006F178A">
          <w:rPr>
            <w:rFonts w:ascii="Fb Fontext" w:hAnsi="Fb Fontext"/>
            <w:rtl/>
          </w:rPr>
          <w:delText xml:space="preserve">דמיירי</w:delText>
        </w:r>
      </w:del>
      <w:r w:rsidRPr="006F178A">
        <w:rPr>
          <w:rFonts w:ascii="Fb Fontext" w:hAnsi="Fb Fontext"/>
          <w:rtl/>
        </w:rPr>
        <w:t xml:space="preserve"> כשהיא </w:t>
      </w:r>
      <w:ins w:id="112029" w:author="קלוד" w:date="2026-10-11T13:11:34Z">
        <w:r>
          <w:rPr>
            <w:rFonts w:ascii="Fb Fontext" w:hAnsi="Fb Fontext"/>
            <w:rtl/>
          </w:rPr>
          <w:t xml:space="preserve">מהלכת,</w:t>
        </w:r>
      </w:ins>
      <w:del w:id="112030" w:author="קלוד" w:date="2026-10-11T13:11:34Z">
        <w:r w:rsidRPr="006F178A">
          <w:rPr>
            <w:rFonts w:ascii="Fb Fontext" w:hAnsi="Fb Fontext"/>
            <w:rtl/>
          </w:rPr>
          <w:delText xml:space="preserve">מהלכת</w:delText>
        </w:r>
      </w:del>
      <w:r w:rsidRPr="006F178A">
        <w:rPr>
          <w:rFonts w:ascii="Fb Fontext" w:hAnsi="Fb Fontext"/>
          <w:rtl/>
        </w:rPr>
        <w:t xml:space="preserve"> וכשהיא עומדת להטיל גללים וכדו' </w:t>
      </w:r>
      <w:ins w:id="112027" w:author="קלוד" w:date="2026-10-11T13:11:34Z">
        <w:r>
          <w:rPr>
            <w:rFonts w:ascii="Fb Fontext" w:hAnsi="Fb Fontext"/>
            <w:rtl/>
          </w:rPr>
          <w:t xml:space="preserve">- נוטלו.</w:t>
        </w:r>
      </w:ins>
      <w:del w:id="112028" w:author="קלוד" w:date="2026-10-11T13:11:34Z">
        <w:r w:rsidRPr="006F178A">
          <w:rPr>
            <w:rFonts w:ascii="Fb Fontext" w:hAnsi="Fb Fontext"/>
            <w:rtl/>
          </w:rPr>
          <w:delText xml:space="preserve">נוטל.</w:delText>
        </w:r>
      </w:del>
    </w:p>
    <w:p w:rsidR="00E9703F" w:rsidRPr="0095264C" w:rsidRDefault="00E9703F" w:rsidP="00E9703F">
      <w:pPr>
        <w:rPr>
          <w:spacing w:val="-4"/>
          <w:rtl/>
        </w:rPr>
      </w:pPr>
      <w:r w:rsidRPr="0095264C">
        <w:rPr>
          <w:spacing w:val="-4"/>
          <w:rtl/>
        </w:rPr>
        <w:t>•</w:t>
      </w:r>
      <w:r w:rsidRPr="0095264C">
        <w:rPr>
          <w:rFonts w:hint="cs"/>
          <w:spacing w:val="-4"/>
          <w:rtl/>
        </w:rPr>
        <w:t xml:space="preserve"> </w:t>
      </w:r>
      <w:r w:rsidRPr="0095264C">
        <w:rPr>
          <w:spacing w:val="-4"/>
          <w:rtl/>
        </w:rPr>
        <w:t>ועל חבירו אין יכול דכל שבגופו חייב חטאת - בחברו פטור אבל אסור ובחמורו מותר לכתחילה.</w:t>
      </w:r>
    </w:p>
    <w:p w:rsidR="00E9703F" w:rsidRPr="006061D7" w:rsidRDefault="00524703" w:rsidP="00E9703F">
      <w:pPr>
        <w:rPr>
          <w:rtl/>
        </w:rPr>
      </w:pPr>
      <w:r>
        <w:rPr>
          <w:rtl/>
        </w:rPr>
        <w:t xml:space="preserve">• </w:t>
      </w:r>
      <w:r>
        <w:rPr>
          <w:rStyle w:val="2fb"/>
          <w:rtl/>
        </w:rPr>
        <w:t xml:space="preserve">ר</w:t>
      </w:r>
      <w:r w:rsidR="00E9703F" w:rsidRPr="006061D7">
        <w:rPr>
          <w:rStyle w:val="2fb"/>
          <w:rtl/>
        </w:rPr>
        <w:t xml:space="preserve">אב"א</w:t>
      </w:r>
      <w:r w:rsidR="00E9703F" w:rsidRPr="006061D7">
        <w:rPr>
          <w:rtl/>
        </w:rPr>
        <w:t xml:space="preserve"> היתה חבילתו מונחת לו על כתיפו - רץ תחתיה עד שמגיע </w:t>
      </w:r>
      <w:ins w:id="112045" w:author="קלוד" w:date="2026-10-11T13:11:34Z">
        <w:r>
          <w:rPr>
            <w:rtl/>
          </w:rPr>
          <w:t xml:space="preserve">לביתו,</w:t>
        </w:r>
      </w:ins>
      <w:del w:id="112046" w:author="קלוד" w:date="2026-10-11T13:11:34Z">
        <w:r w:rsidR="00E9703F" w:rsidRPr="006061D7">
          <w:rPr>
            <w:rtl/>
          </w:rPr>
          <w:delText xml:space="preserve">לביתו</w:delText>
        </w:r>
      </w:del>
      <w:r w:rsidR="00E9703F" w:rsidRPr="006061D7">
        <w:rPr>
          <w:rtl/>
        </w:rPr>
        <w:t xml:space="preserve"> ולא </w:t>
      </w:r>
      <w:ins w:id="112043" w:author="קלוד" w:date="2026-10-11T13:11:34Z">
        <w:r>
          <w:rPr>
            <w:rtl/>
          </w:rPr>
          <w:t xml:space="preserve">לאט</w:t>
        </w:r>
      </w:ins>
      <w:del w:id="112044" w:author="קלוד" w:date="2026-10-11T13:11:34Z">
        <w:r w:rsidR="00E9703F" w:rsidRPr="006061D7">
          <w:rPr>
            <w:rtl/>
          </w:rPr>
          <w:delText xml:space="preserve">קלי</w:delText>
        </w:r>
      </w:del>
      <w:r w:rsidR="00E9703F" w:rsidRPr="006061D7">
        <w:rPr>
          <w:rtl/>
        </w:rPr>
        <w:t xml:space="preserve"> </w:t>
      </w:r>
      <w:ins w:id="112041" w:author="קלוד" w:date="2026-10-11T13:11:34Z">
        <w:r>
          <w:rPr>
            <w:rtl/>
          </w:rPr>
          <w:t xml:space="preserve">לאט,</w:t>
        </w:r>
      </w:ins>
      <w:del w:id="112042" w:author="קלוד" w:date="2026-10-11T13:11:34Z">
        <w:r w:rsidR="00E9703F" w:rsidRPr="006061D7">
          <w:rPr>
            <w:rtl/>
          </w:rPr>
          <w:delText xml:space="preserve">קלי</w:delText>
        </w:r>
      </w:del>
      <w:r w:rsidR="00E9703F" w:rsidRPr="006061D7">
        <w:rPr>
          <w:rtl/>
        </w:rPr>
        <w:t xml:space="preserve"> </w:t>
      </w:r>
      <w:ins w:id="93973" w:author="מנוע מכני" w:date="2026-10-11T12:04:39Z">
        <w:ins w:id="112039" w:author="קלוד" w:date="2026-10-11T13:11:34Z">
          <w:r>
            <w:rPr>
              <w:rtl/>
            </w:rPr>
            <w:t xml:space="preserve">שאין</w:t>
          </w:r>
        </w:ins>
        <w:del w:id="112040" w:author="קלוד" w:date="2026-10-11T13:11:34Z">
          <w:r>
            <w:rPr>
              <w:rtl/>
            </w:rPr>
            <w:delText xml:space="preserve">דאין</w:delText>
          </w:r>
        </w:del>
      </w:ins>
      <w:del w:id="93974" w:author="מנוע מכני" w:date="2026-10-11T12:04:39Z">
        <w:r w:rsidR="00E9703F" w:rsidRPr="006061D7">
          <w:rPr>
            <w:rtl/>
          </w:rPr>
          <w:delText xml:space="preserve">דלית</w:delText>
        </w:r>
      </w:del>
      <w:r w:rsidR="00E9703F" w:rsidRPr="006061D7">
        <w:rPr>
          <w:rtl/>
        </w:rPr>
        <w:t xml:space="preserve"> </w:t>
      </w:r>
      <w:ins w:id="93971" w:author="מנוע מכני" w:date="2026-10-11T12:04:39Z">
        <w:r>
          <w:rPr>
            <w:rtl/>
          </w:rPr>
          <w:t xml:space="preserve">לו</w:t>
        </w:r>
      </w:ins>
      <w:del w:id="93972" w:author="מנוע מכני" w:date="2026-10-11T12:04:39Z">
        <w:r w:rsidR="00E9703F" w:rsidRPr="006061D7">
          <w:rPr>
            <w:rtl/>
          </w:rPr>
          <w:delText xml:space="preserve">ליה</w:delText>
        </w:r>
      </w:del>
      <w:r w:rsidR="00E9703F" w:rsidRPr="006061D7">
        <w:rPr>
          <w:rtl/>
        </w:rPr>
        <w:t xml:space="preserve"> </w:t>
      </w:r>
      <w:ins w:id="112037" w:author="קלוד" w:date="2026-10-11T13:11:34Z">
        <w:r>
          <w:rPr>
            <w:rtl/>
          </w:rPr>
          <w:t xml:space="preserve">היכר.</w:t>
        </w:r>
      </w:ins>
      <w:del w:id="112038" w:author="קלוד" w:date="2026-10-11T13:11:34Z">
        <w:r w:rsidR="00E9703F" w:rsidRPr="006061D7">
          <w:rPr>
            <w:rtl/>
          </w:rPr>
          <w:delText xml:space="preserve">היכרא.</w:delText>
        </w:r>
      </w:del>
    </w:p>
    <w:p w:rsidR="00E9703F" w:rsidRPr="006F178A" w:rsidRDefault="00E9703F" w:rsidP="00E9703F">
      <w:pPr>
        <w:rPr>
          <w:rtl/>
        </w:rPr>
      </w:pPr>
      <w:del w:id="90184" w:author="מנוע מכני" w:date="2026-10-11T12:04:39Z">
        <w:r>
          <w:rPr>
            <w:rFonts w:ascii="Fb Fontext" w:hAnsi="Fb Fontext" w:hint="cs"/>
            <w:rtl/>
          </w:rPr>
          <w:delText xml:space="preserve"> </w:delText>
        </w:r>
      </w:del>
      <w:r w:rsidRPr="006F178A">
        <w:rPr>
          <w:rFonts w:ascii="Fb Fontext" w:hAnsi="Fb Fontext"/>
          <w:rtl/>
        </w:rPr>
        <w:t xml:space="preserve">ושלא יעשה עקירה והנחה </w:t>
      </w:r>
      <w:ins w:id="112051" w:author="קלוד" w:date="2026-10-11T13:11:34Z">
        <w:r>
          <w:rPr>
            <w:rFonts w:ascii="Fb Fontext" w:hAnsi="Fb Fontext"/>
            <w:rtl/>
          </w:rPr>
          <w:t xml:space="preserve">- כשנכנס</w:t>
        </w:r>
      </w:ins>
      <w:del w:id="112052" w:author="קלוד" w:date="2026-10-11T13:11:34Z">
        <w:r w:rsidRPr="006F178A">
          <w:rPr>
            <w:rFonts w:ascii="Fb Fontext" w:hAnsi="Fb Fontext"/>
            <w:rtl/>
          </w:rPr>
          <w:delText xml:space="preserve">וכשמעייל</w:delText>
        </w:r>
      </w:del>
      <w:r w:rsidRPr="006F178A">
        <w:rPr>
          <w:rFonts w:ascii="Fb Fontext" w:hAnsi="Fb Fontext"/>
          <w:rtl/>
        </w:rPr>
        <w:t xml:space="preserve"> לביתו </w:t>
      </w:r>
      <w:ins w:id="112049" w:author="קלוד" w:date="2026-10-11T13:11:34Z">
        <w:r>
          <w:rPr>
            <w:rFonts w:ascii="Fb Fontext" w:hAnsi="Fb Fontext"/>
            <w:rtl/>
          </w:rPr>
          <w:t xml:space="preserve">זורקה</w:t>
        </w:r>
      </w:ins>
      <w:del w:id="112050" w:author="קלוד" w:date="2026-10-11T13:11:34Z">
        <w:r w:rsidRPr="006F178A">
          <w:rPr>
            <w:rFonts w:ascii="Fb Fontext" w:hAnsi="Fb Fontext"/>
            <w:rtl/>
          </w:rPr>
          <w:delText xml:space="preserve">זריק</w:delText>
        </w:r>
      </w:del>
      <w:r w:rsidRPr="006F178A">
        <w:rPr>
          <w:rFonts w:ascii="Fb Fontext" w:hAnsi="Fb Fontext"/>
          <w:rtl/>
        </w:rPr>
        <w:t xml:space="preserve"> </w:t>
      </w:r>
      <w:ins w:id="93975" w:author="מנוע מכני" w:date="2026-10-11T12:04:39Z">
        <w:ins w:id="112047" w:author="קלוד" w:date="2026-10-11T13:11:34Z">
          <w:r>
            <w:rPr>
              <w:rFonts w:ascii="Fb Fontext" w:hAnsi="Fb Fontext"/>
              <w:rtl/>
            </w:rPr>
            <w:t xml:space="preserve">כלאח"י,</w:t>
          </w:r>
        </w:ins>
        <w:del w:id="112048" w:author="קלוד" w:date="2026-10-11T13:11:34Z">
          <w:r>
            <w:rPr>
              <w:rFonts w:ascii="Fb Fontext" w:hAnsi="Fb Fontext"/>
              <w:rtl/>
            </w:rPr>
            <w:delText xml:space="preserve">לו</w:delText>
          </w:r>
          <w:r w:rsidRPr="006F178A">
            <w:rPr>
              <w:rFonts w:ascii="Fb Fontext" w:hAnsi="Fb Fontext"/>
              <w:rtl/>
            </w:rPr>
            <w:delText xml:space="preserve"> כלאח"י</w:delText>
          </w:r>
        </w:del>
      </w:ins>
      <w:del w:id="93976" w:author="מנוע מכני" w:date="2026-10-11T12:04:39Z">
        <w:r w:rsidRPr="006F178A">
          <w:rPr>
            <w:rFonts w:ascii="Fb Fontext" w:hAnsi="Fb Fontext"/>
            <w:rtl/>
          </w:rPr>
          <w:delText xml:space="preserve">ליה</w:delText>
        </w:r>
      </w:del>
      <w:r w:rsidRPr="006F178A">
        <w:rPr>
          <w:rFonts w:ascii="Fb Fontext" w:hAnsi="Fb Fontext"/>
          <w:rtl/>
        </w:rPr>
        <w:t xml:space="preserve"> שלא לעבור על טלטול.</w:t>
      </w:r>
    </w:p>
    <w:p>
      <w:pPr>
        <w:pStyle w:val="afffff8"/>
        <w:rPr>
          <w:ins w:id="90027" w:author="קלוד" w:date="2026-10-11T12:33:55Z"/>
        </w:rPr>
      </w:pPr>
      <w:ins w:id="90028" w:author="קלוד" w:date="2026-10-11T12:33:55Z">
        <w:r>
          <w:rPr>
            <w:color w:val="7B3F00"/>
          </w:rPr>
          <w:t xml:space="preserve">המחמר אחר בהמתו - חטאת בשוגג וסקילה במזיד</w:t>
        </w:r>
      </w:ins>
    </w:p>
    <w:p w:rsidR="00E9703F" w:rsidRPr="006F178A" w:rsidRDefault="00524703" w:rsidP="00E9703F">
      <w:pPr>
        <w:rPr>
          <w:rtl/>
        </w:rPr>
      </w:pPr>
      <w:r>
        <w:rPr>
          <w:rtl/>
        </w:rPr>
        <w:t xml:space="preserve">• </w:t>
      </w:r>
      <w:r>
        <w:rPr>
          <w:rStyle w:val="2fb"/>
          <w:rtl/>
        </w:rPr>
        <w:t xml:space="preserve">ר</w:t>
      </w:r>
      <w:r w:rsidR="00E9703F" w:rsidRPr="006F178A">
        <w:rPr>
          <w:rStyle w:val="2fb"/>
          <w:rFonts w:ascii="Fb Fontext" w:hAnsi="Fb Fontext"/>
          <w:rtl/>
        </w:rPr>
        <w:t>חב"ח</w:t>
      </w:r>
      <w:r w:rsidR="00E9703F" w:rsidRPr="006F178A">
        <w:rPr>
          <w:rtl/>
        </w:rPr>
        <w:t xml:space="preserve"> המחמר אחר בהמתו בשבת, בשוגג - חייב חטאת, במזיד - חייב סקילה.</w:t>
      </w:r>
    </w:p>
    <w:p w:rsidR="00E9703F" w:rsidRPr="006F178A" w:rsidRDefault="00E9703F" w:rsidP="00E9703F">
      <w:pPr>
        <w:rPr>
          <w:rtl/>
        </w:rPr>
      </w:pPr>
      <w:ins w:id="112059" w:author="קלוד" w:date="2026-10-11T13:11:34Z">
        <w:r>
          <w:rPr>
            <w:rStyle w:val="2fb"/>
            <w:b/>
            <w:bCs/>
            <w:rtl/>
          </w:rPr>
          <w:t xml:space="preserve">לרבא:</w:t>
        </w:r>
      </w:ins>
      <w:del w:id="112060" w:author="קלוד" w:date="2026-10-11T13:11:34Z">
        <w:r w:rsidRPr="002D0727">
          <w:rPr>
            <w:rStyle w:val="2fb"/>
            <w:b/>
            <w:bCs/>
            <w:rtl/>
          </w:rPr>
          <w:delText xml:space="preserve">לרבא</w:delText>
        </w:r>
      </w:del>
      <w:r w:rsidRPr="006F178A">
        <w:rPr>
          <w:rtl/>
        </w:rPr>
        <w:t xml:space="preserve"> </w:t>
      </w:r>
      <w:ins w:id="112057" w:author="קלוד" w:date="2026-10-11T13:11:34Z">
        <w:r>
          <w:rPr>
            <w:rtl/>
          </w:rPr>
          <w:t xml:space="preserve">לא</w:t>
        </w:r>
      </w:ins>
      <w:del w:id="112058" w:author="קלוד" w:date="2026-10-11T13:11:34Z">
        <w:r w:rsidRPr="006F178A">
          <w:rPr>
            <w:rtl/>
          </w:rPr>
          <w:delText xml:space="preserve">דלא</w:delText>
        </w:r>
      </w:del>
      <w:r w:rsidRPr="006F178A">
        <w:rPr>
          <w:rtl/>
        </w:rPr>
        <w:t xml:space="preserve"> תעשה כל מלאכה אתה ובהמתך</w:t>
      </w:r>
      <w:ins w:id="112055" w:author="קלוד" w:date="2026-10-11T13:11:34Z">
        <w:r>
          <w:rPr>
            <w:rtl/>
          </w:rPr>
          <w:t xml:space="preserve"> - </w:t>
        </w:r>
      </w:ins>
      <w:del w:id="112056" w:author="קלוד" w:date="2026-10-11T13:11:34Z">
        <w:r w:rsidRPr="006F178A">
          <w:rPr>
            <w:rtl/>
          </w:rPr>
          <w:delText xml:space="preserve"> </w:delText>
        </w:r>
      </w:del>
      <w:r w:rsidRPr="006F178A">
        <w:rPr>
          <w:rtl/>
        </w:rPr>
        <w:t xml:space="preserve">בהמתו </w:t>
      </w:r>
      <w:ins w:id="112053" w:author="קלוד" w:date="2026-10-11T13:11:34Z">
        <w:r>
          <w:rPr>
            <w:rtl/>
          </w:rPr>
          <w:t xml:space="preserve">כמותו.</w:t>
        </w:r>
      </w:ins>
      <w:del w:id="112054" w:author="קלוד" w:date="2026-10-11T13:11:34Z">
        <w:r w:rsidRPr="006F178A">
          <w:rPr>
            <w:rtl/>
          </w:rPr>
          <w:delText xml:space="preserve">דומיא </w:delText>
        </w:r>
        <w:r>
          <w:rPr>
            <w:rtl/>
          </w:rPr>
          <w:delText xml:space="preserve">שלו</w:delText>
        </w:r>
        <w:r w:rsidRPr="006F178A">
          <w:rPr>
            <w:rtl/>
          </w:rPr>
          <w:delText xml:space="preserve">.</w:delText>
        </w:r>
      </w:del>
      <w:ins w:id="93977" w:author="מנוע מכני" w:date="2026-10-11T12:04:39Z"/>
      <w:del w:id="93978" w:author="מנוע מכני" w:date="2026-10-11T12:04:39Z">
        <w:r w:rsidRPr="006F178A">
          <w:rPr>
            <w:rtl/>
          </w:rPr>
          <w:delText xml:space="preserve">דידיה</w:delText>
        </w:r>
      </w:del>
    </w:p>
    <w:p w:rsidR="00E9703F" w:rsidRPr="006F178A" w:rsidRDefault="00E9703F" w:rsidP="00E9703F">
      <w:pPr>
        <w:rPr>
          <w:rtl/>
        </w:rPr>
      </w:pPr>
      <w:r w:rsidRPr="006F178A">
        <w:rPr>
          <w:rFonts w:ascii="Fb Fontext" w:hAnsi="Fb Fontext"/>
          <w:sz w:val="20"/>
          <w:rtl/>
        </w:rPr>
        <w:t xml:space="preserve">מה </w:t>
      </w:r>
      <w:ins w:id="112065" w:author="קלוד" w:date="2026-10-11T13:11:34Z">
        <w:r>
          <w:rPr>
            <w:rFonts w:ascii="Fb Fontext" w:hAnsi="Fb Fontext"/>
            <w:sz w:val="20"/>
            <w:rtl/>
          </w:rPr>
          <w:t xml:space="preserve">הוא -</w:t>
        </w:r>
      </w:ins>
      <w:del w:id="112066" w:author="קלוד" w:date="2026-10-11T13:11:34Z">
        <w:r w:rsidRPr="006F178A">
          <w:rPr>
            <w:rFonts w:ascii="Fb Fontext" w:hAnsi="Fb Fontext"/>
            <w:sz w:val="20"/>
            <w:rtl/>
          </w:rPr>
          <w:delText xml:space="preserve">הוא</w:delText>
        </w:r>
      </w:del>
      <w:r w:rsidRPr="006F178A">
        <w:rPr>
          <w:rFonts w:ascii="Fb Fontext" w:hAnsi="Fb Fontext"/>
          <w:sz w:val="20"/>
          <w:rtl/>
        </w:rPr>
        <w:t xml:space="preserve"> בשוגג חייב חטאת, במזיד חייב סקילה, אף</w:t>
      </w:r>
      <w:ins w:id="112063" w:author="קלוד" w:date="2026-10-11T13:11:34Z">
        <w:r>
          <w:rPr>
            <w:rFonts w:ascii="Fb Fontext" w:hAnsi="Fb Fontext"/>
            <w:sz w:val="20"/>
            <w:rtl/>
          </w:rPr>
          <w:t xml:space="preserve"> על </w:t>
        </w:r>
      </w:ins>
      <w:del w:id="112064" w:author="קלוד" w:date="2026-10-11T13:11:34Z">
        <w:r w:rsidRPr="006F178A">
          <w:rPr>
            <w:rFonts w:ascii="Fb Fontext" w:hAnsi="Fb Fontext"/>
            <w:sz w:val="20"/>
            <w:rtl/>
          </w:rPr>
          <w:delText xml:space="preserve"> </w:delText>
        </w:r>
      </w:del>
      <w:r w:rsidRPr="006F178A">
        <w:rPr>
          <w:rFonts w:ascii="Fb Fontext" w:hAnsi="Fb Fontext"/>
          <w:sz w:val="20"/>
          <w:rtl/>
        </w:rPr>
        <w:t xml:space="preserve">בהמתו </w:t>
      </w:r>
      <w:ins w:id="92075" w:author="מנוע מכני" w:date="2026-10-11T12:04:39Z">
        <w:ins w:id="112061" w:author="קלוד" w:date="2026-10-11T13:11:34Z">
          <w:r>
            <w:rPr>
              <w:rFonts w:ascii="Fb Fontext" w:hAnsi="Fb Fontext"/>
              <w:sz w:val="20"/>
              <w:rtl/>
            </w:rPr>
            <w:t xml:space="preserve">כן.</w:t>
          </w:r>
        </w:ins>
        <w:del w:id="112062" w:author="קלוד" w:date="2026-10-11T13:11:34Z">
          <w:r>
            <w:rPr>
              <w:rFonts w:ascii="Fb Fontext" w:hAnsi="Fb Fontext"/>
              <w:sz w:val="20"/>
              <w:rtl/>
            </w:rPr>
            <w:delText xml:space="preserve">גם</w:delText>
          </w:r>
          <w:r w:rsidRPr="006F178A">
            <w:rPr>
              <w:rFonts w:ascii="Fb Fontext" w:hAnsi="Fb Fontext"/>
              <w:sz w:val="20"/>
              <w:rtl/>
            </w:rPr>
            <w:delText xml:space="preserve">.</w:delText>
          </w:r>
        </w:del>
      </w:ins>
      <w:del w:id="92076" w:author="מנוע מכני" w:date="2026-10-11T12:04:39Z">
        <w:r w:rsidRPr="006F178A">
          <w:rPr>
            <w:rFonts w:ascii="Fb Fontext" w:hAnsi="Fb Fontext"/>
            <w:sz w:val="20"/>
            <w:rtl/>
          </w:rPr>
          <w:delText xml:space="preserve">נמי</w:delText>
        </w:r>
      </w:del>
    </w:p>
    <w:p>
      <w:pPr>
        <w:pStyle w:val="38"/>
        <w:rPr>
          <w:ins w:id="99256" w:author="מנוע מכני" w:date="2026-10-11T12:04:39Z"/>
        </w:rPr>
      </w:pPr>
      <w:r w:rsidRPr="006F178A">
        <w:t>רבא</w:t>
      </w:r>
      <w:r w:rsidRPr="006F178A">
        <w:t xml:space="preserve">:</w:t>
      </w:r>
    </w:p>
    <w:p w:rsidR="00E9703F" w:rsidRPr="006F178A" w:rsidRDefault="00E9703F" w:rsidP="00E9703F">
      <w:pPr>
        <w:rPr>
          <w:rStyle w:val="afffe"/>
          <w:rFonts w:ascii="Fb Fontext" w:hAnsi="Fb Fontext"/>
          <w:b/>
          <w:rtl/>
        </w:rPr>
      </w:pPr>
      <w:del w:id="99257" w:author="מנוע מכני" w:date="2026-10-11T12:04:39Z">
        <w:r w:rsidRPr="006F178A">
          <w:rPr>
            <w:rFonts w:ascii="Fb Fontext" w:hAnsi="Fb Fontext"/>
            <w:rtl/>
          </w:rPr>
          <w:delText xml:space="preserve"> </w:delText>
        </w:r>
      </w:del>
      <w:r w:rsidRPr="006F178A">
        <w:rPr>
          <w:rFonts w:ascii="Fb Fontext" w:hAnsi="Fb Fontext"/>
          <w:rtl/>
        </w:rPr>
        <w:t xml:space="preserve">שתי תשובות בדבר.</w:t>
      </w:r>
    </w:p>
    <w:p w:rsidR="00E9703F" w:rsidRPr="006F178A" w:rsidRDefault="00E9703F" w:rsidP="00E9703F">
      <w:pPr>
        <w:rPr>
          <w:rStyle w:val="afffe"/>
          <w:rFonts w:ascii="Fb Fontext" w:hAnsi="Fb Fontext"/>
          <w:b/>
          <w:rtl/>
        </w:rPr>
      </w:pPr>
      <w:ins w:id="112079" w:author="קלוד" w:date="2026-10-11T13:11:34Z">
        <w:r>
          <w:rPr>
            <w:rStyle w:val="afffe"/>
            <w:rFonts w:ascii="Fb Fontext" w:hAnsi="Fb Fontext"/>
            <w:b/>
            <w:rtl/>
          </w:rPr>
          <w:t xml:space="preserve">א.</w:t>
        </w:r>
      </w:ins>
      <w:del w:id="112080" w:author="קלוד" w:date="2026-10-11T13:11:34Z">
        <w:r w:rsidRPr="006F178A">
          <w:rPr>
            <w:rStyle w:val="afffe"/>
            <w:rFonts w:ascii="Fb Fontext" w:hAnsi="Fb Fontext"/>
            <w:b/>
            <w:rtl/>
          </w:rPr>
          <w:delText xml:space="preserve">א.</w:delText>
        </w:r>
        <w:r w:rsidRPr="006F178A">
          <w:rPr>
            <w:rtl/>
          </w:rPr>
          <w:delText xml:space="preserve"> –</w:delText>
        </w:r>
      </w:del>
      <w:r w:rsidRPr="008F09C0">
        <w:rPr>
          <w:rStyle w:val="afffff0"/>
          <w:rtl/>
        </w:rPr>
        <w:t xml:space="preserve"> </w:t>
      </w:r>
      <w:r w:rsidRPr="008F09C0">
        <w:rPr>
          <w:rStyle w:val="afffff0"/>
          <w:rFonts w:hint="cs"/>
          <w:rtl/>
        </w:rPr>
        <w:t>'</w:t>
      </w:r>
      <w:ins w:id="91603" w:author="Claude - סמנטי" w:date="2026-10-11T12:28:21Z">
        <w:r>
          <w:rPr>
            <w:rStyle w:val="afffff0"/>
            <w:rtl/>
          </w:rPr>
          <w:t xml:space="preserve">תּוֹרָה אַחַת יִהְיֶה לָכֶם לָעֹשֶׂה בִּשְׁגָגָה וְהַנֶּפֶשׁ אֲשֶׁר תַּעֲשֶׂה בְּיָד רָמָה</w:t>
        </w:r>
      </w:ins>
      <w:del w:id="91604" w:author="Claude - סמנטי" w:date="2026-10-11T12:28:21Z">
        <w:r w:rsidRPr="008F09C0">
          <w:rPr>
            <w:rStyle w:val="afffff0"/>
            <w:rtl/>
          </w:rPr>
          <w:delText xml:space="preserve">תורה אחת יהיה לכם לעשה בשגגה והנפש אשר תעשה ביד רמה</w:delText>
        </w:r>
      </w:del>
      <w:r w:rsidRPr="008F09C0">
        <w:rPr>
          <w:rStyle w:val="afffff0"/>
          <w:rFonts w:hint="cs"/>
          <w:rtl/>
        </w:rPr>
        <w:t>'</w:t>
      </w:r>
      <w:ins w:id="112077" w:author="קלוד" w:date="2026-10-11T13:11:34Z">
        <w:r>
          <w:rPr>
            <w:rStyle w:val="afffff0"/>
            <w:rtl/>
          </w:rPr>
          <w:t xml:space="preserve"> - </w:t>
        </w:r>
      </w:ins>
      <w:del w:id="112078" w:author="קלוד" w:date="2026-10-11T13:11:34Z">
        <w:r w:rsidRPr="008F09C0">
          <w:rPr>
            <w:rStyle w:val="afffff0"/>
            <w:rtl/>
          </w:rPr>
          <w:delText xml:space="preserve"> </w:delText>
        </w:r>
      </w:del>
      <w:r w:rsidRPr="006F178A">
        <w:rPr>
          <w:rtl/>
        </w:rPr>
        <w:t xml:space="preserve">הוקשה כל התורה כולה </w:t>
      </w:r>
      <w:ins w:id="112075" w:author="קלוד" w:date="2026-10-11T13:11:34Z">
        <w:r>
          <w:rPr>
            <w:rtl/>
          </w:rPr>
          <w:t xml:space="preserve">לע"ז:</w:t>
        </w:r>
      </w:ins>
      <w:del w:id="112076" w:author="קלוד" w:date="2026-10-11T13:11:34Z">
        <w:r w:rsidRPr="006F178A">
          <w:rPr>
            <w:rtl/>
          </w:rPr>
          <w:delText xml:space="preserve">לע"ז</w:delText>
        </w:r>
      </w:del>
      <w:r w:rsidRPr="006F178A">
        <w:rPr>
          <w:rtl/>
        </w:rPr>
        <w:t xml:space="preserve"> </w:t>
      </w:r>
      <w:ins w:id="112073" w:author="קלוד" w:date="2026-10-11T13:11:34Z">
        <w:r>
          <w:rPr>
            <w:rtl/>
          </w:rPr>
          <w:t xml:space="preserve">מה</w:t>
        </w:r>
      </w:ins>
      <w:del w:id="112074" w:author="קלוד" w:date="2026-10-11T13:11:34Z">
        <w:r w:rsidRPr="006F178A">
          <w:rPr>
            <w:rtl/>
          </w:rPr>
          <w:delText xml:space="preserve">דומה</w:delText>
        </w:r>
      </w:del>
      <w:r w:rsidRPr="006F178A">
        <w:rPr>
          <w:rtl/>
        </w:rPr>
        <w:t xml:space="preserve"> </w:t>
      </w:r>
      <w:r w:rsidRPr="006F178A">
        <w:rPr>
          <w:rtl/>
        </w:rPr>
        <w:t xml:space="preserve">ע"ז</w:t>
      </w:r>
      <w:r w:rsidRPr="006F178A">
        <w:rPr>
          <w:rtl/>
        </w:rPr>
        <w:t xml:space="preserve"> </w:t>
      </w:r>
      <w:ins w:id="95613" w:author="מנוע מכני" w:date="2026-10-11T12:04:39Z">
        <w:ins w:id="112071" w:author="קלוד" w:date="2026-10-11T13:11:34Z">
          <w:r>
            <w:rPr>
              <w:rtl/>
            </w:rPr>
            <w:t xml:space="preserve">שעשה</w:t>
          </w:r>
        </w:ins>
        <w:del w:id="112072" w:author="קלוד" w:date="2026-10-11T13:11:34Z">
          <w:r>
            <w:rPr>
              <w:rtl/>
            </w:rPr>
            <w:delText xml:space="preserve">דעשה</w:delText>
          </w:r>
        </w:del>
      </w:ins>
      <w:del w:id="95614" w:author="מנוע מכני" w:date="2026-10-11T12:04:39Z">
        <w:r w:rsidRPr="006F178A">
          <w:rPr>
            <w:rtl/>
          </w:rPr>
          <w:delText xml:space="preserve">דעביד</w:delText>
        </w:r>
      </w:del>
      <w:r w:rsidRPr="006F178A">
        <w:rPr>
          <w:rtl/>
        </w:rPr>
        <w:t xml:space="preserve"> מעשה </w:t>
      </w:r>
      <w:ins w:id="112069" w:author="קלוד" w:date="2026-10-11T13:11:34Z">
        <w:r>
          <w:rPr>
            <w:rtl/>
          </w:rPr>
          <w:t xml:space="preserve">בגופו,</w:t>
        </w:r>
      </w:ins>
      <w:del w:id="112070" w:author="קלוד" w:date="2026-10-11T13:11:34Z">
        <w:r w:rsidRPr="006F178A">
          <w:rPr>
            <w:rtl/>
          </w:rPr>
          <w:delText xml:space="preserve">בגופיה,</w:delText>
        </w:r>
      </w:del>
      <w:r w:rsidRPr="006F178A">
        <w:rPr>
          <w:rtl/>
        </w:rPr>
        <w:t xml:space="preserve"> אף כל התורה כולה </w:t>
      </w:r>
      <w:ins w:id="92077" w:author="מנוע מכני" w:date="2026-10-11T12:04:39Z">
        <w:ins w:id="112067" w:author="קלוד" w:date="2026-10-11T13:11:34Z">
          <w:r>
            <w:rPr>
              <w:rtl/>
            </w:rPr>
            <w:t xml:space="preserve">כן.</w:t>
          </w:r>
        </w:ins>
        <w:del w:id="112068" w:author="קלוד" w:date="2026-10-11T13:11:34Z">
          <w:r>
            <w:rPr>
              <w:rtl/>
            </w:rPr>
            <w:delText xml:space="preserve">גם</w:delText>
          </w:r>
          <w:r w:rsidRPr="006F178A">
            <w:rPr>
              <w:rtl/>
            </w:rPr>
            <w:delText xml:space="preserve">.</w:delText>
          </w:r>
        </w:del>
      </w:ins>
      <w:del w:id="92078" w:author="מנוע מכני" w:date="2026-10-11T12:04:39Z">
        <w:r w:rsidRPr="006F178A">
          <w:rPr>
            <w:rtl/>
          </w:rPr>
          <w:delText xml:space="preserve">נמי</w:delText>
        </w:r>
      </w:del>
    </w:p>
    <w:p w:rsidR="00E9703F" w:rsidRPr="009757B9" w:rsidRDefault="00E9703F" w:rsidP="00E9703F">
      <w:pPr>
        <w:rPr>
          <w:rFonts w:cs="Guttman Vilna"/>
          <w:b/>
          <w:bCs/>
          <w:rtl/>
        </w:rPr>
      </w:pPr>
      <w:r w:rsidRPr="006F178A">
        <w:rPr>
          <w:rStyle w:val="afffe"/>
          <w:rFonts w:ascii="Fb Fontext" w:hAnsi="Fb Fontext"/>
          <w:b/>
          <w:rtl/>
        </w:rPr>
        <w:t>ב.</w:t>
      </w:r>
      <w:r w:rsidRPr="006F178A">
        <w:rPr>
          <w:rtl/>
        </w:rPr>
        <w:t xml:space="preserve"> המחלל את השבת בדבר שחייבין על שגגתו חטאת ועל זדונו </w:t>
      </w:r>
      <w:ins w:id="112089" w:author="קלוד" w:date="2026-10-11T13:11:34Z">
        <w:r>
          <w:rPr>
            <w:rtl/>
          </w:rPr>
          <w:t xml:space="preserve">סקילה</w:t>
        </w:r>
      </w:ins>
      <w:del w:id="112090" w:author="קלוד" w:date="2026-10-11T13:11:34Z">
        <w:r w:rsidRPr="006F178A">
          <w:rPr>
            <w:rtl/>
          </w:rPr>
          <w:delText xml:space="preserve">סקילה,</w:delText>
        </w:r>
      </w:del>
      <w:r w:rsidRPr="006F178A">
        <w:rPr>
          <w:rtl/>
        </w:rPr>
        <w:t xml:space="preserve"> </w:t>
      </w:r>
      <w:ins w:id="93979" w:author="מנוע מכני" w:date="2026-10-11T12:04:39Z">
        <w:ins w:id="112087" w:author="קלוד" w:date="2026-10-11T13:11:34Z">
          <w:r>
            <w:rPr>
              <w:rtl/>
            </w:rPr>
            <w:t xml:space="preserve">-</w:t>
          </w:r>
        </w:ins>
        <w:del w:id="112088" w:author="קלוד" w:date="2026-10-11T13:11:34Z">
          <w:r>
            <w:rPr>
              <w:rtl/>
            </w:rPr>
            <w:delText xml:space="preserve">זה</w:delText>
          </w:r>
        </w:del>
      </w:ins>
      <w:del w:id="93980" w:author="מנוע מכני" w:date="2026-10-11T12:04:39Z">
        <w:r w:rsidRPr="006F178A">
          <w:rPr>
            <w:rtl/>
          </w:rPr>
          <w:delText xml:space="preserve">האי</w:delText>
        </w:r>
      </w:del>
      <w:r w:rsidRPr="006F178A">
        <w:rPr>
          <w:rtl/>
        </w:rPr>
        <w:t xml:space="preserve"> </w:t>
      </w:r>
      <w:ins w:id="112085" w:author="קלוד" w:date="2026-10-11T13:11:34Z">
        <w:r>
          <w:rPr>
            <w:rtl/>
          </w:rPr>
          <w:t xml:space="preserve">ומחמר</w:t>
        </w:r>
      </w:ins>
      <w:del w:id="112086" w:author="קלוד" w:date="2026-10-11T13:11:34Z">
        <w:r w:rsidRPr="006F178A">
          <w:rPr>
            <w:rtl/>
          </w:rPr>
          <w:delText xml:space="preserve">דלא</w:delText>
        </w:r>
      </w:del>
      <w:r w:rsidRPr="006F178A">
        <w:rPr>
          <w:rtl/>
        </w:rPr>
        <w:t xml:space="preserve"> </w:t>
      </w:r>
      <w:ins w:id="112083" w:author="קלוד" w:date="2026-10-11T13:11:34Z">
        <w:r>
          <w:rPr>
            <w:rtl/>
          </w:rPr>
          <w:t xml:space="preserve">אינו</w:t>
        </w:r>
      </w:ins>
      <w:del w:id="112084" w:author="קלוד" w:date="2026-10-11T13:11:34Z">
        <w:r w:rsidRPr="006F178A">
          <w:rPr>
            <w:rtl/>
          </w:rPr>
          <w:delText xml:space="preserve">הוא</w:delText>
        </w:r>
      </w:del>
      <w:r w:rsidRPr="006F178A">
        <w:rPr>
          <w:rtl/>
        </w:rPr>
        <w:t xml:space="preserve"> </w:t>
      </w:r>
      <w:ins w:id="112081" w:author="קלוד" w:date="2026-10-11T13:11:34Z">
        <w:r>
          <w:rPr>
            <w:rtl/>
          </w:rPr>
          <w:t xml:space="preserve">כזה.</w:t>
        </w:r>
      </w:ins>
      <w:del w:id="112082" w:author="קלוד" w:date="2026-10-11T13:11:34Z">
        <w:r w:rsidRPr="006F178A">
          <w:rPr>
            <w:rtl/>
          </w:rPr>
          <w:delText xml:space="preserve">מחמר.</w:delText>
        </w:r>
      </w:del>
    </w:p>
    <w:p w:rsidR="00E9703F" w:rsidRPr="009757B9" w:rsidRDefault="00E9703F" w:rsidP="00E9703F">
      <w:pPr>
        <w:rPr>
          <w:rFonts w:cs="Guttman Vilna"/>
          <w:b/>
          <w:bCs/>
          <w:rtl/>
        </w:rPr>
      </w:pPr>
      <w:r w:rsidRPr="006F178A">
        <w:rPr>
          <w:rtl/>
        </w:rPr>
        <w:t>ודחתה הגמ' דאפש</w:t>
      </w:r>
      <w:r w:rsidRPr="006F178A">
        <w:rPr>
          <w:rFonts w:hint="cs"/>
          <w:rtl/>
        </w:rPr>
        <w:t>ר</w:t>
      </w:r>
      <w:r w:rsidRPr="006F178A">
        <w:rPr>
          <w:rtl/>
        </w:rPr>
        <w:t xml:space="preserve"> </w:t>
      </w:r>
      <w:ins w:id="93981" w:author="מנוע מכני" w:date="2026-10-11T12:04:39Z">
        <w:r>
          <w:rPr>
            <w:rtl/>
          </w:rPr>
          <w:t xml:space="preserve">זה</w:t>
        </w:r>
      </w:ins>
      <w:del w:id="93982" w:author="מנוע מכני" w:date="2026-10-11T12:04:39Z">
        <w:r w:rsidRPr="006F178A">
          <w:rPr>
            <w:rtl/>
          </w:rPr>
          <w:delText xml:space="preserve">האי</w:delText>
        </w:r>
      </w:del>
      <w:r w:rsidRPr="006F178A">
        <w:rPr>
          <w:rtl/>
        </w:rPr>
        <w:t xml:space="preserve"> דלא היינו </w:t>
      </w:r>
      <w:ins w:id="112091" w:author="קלוד" w:date="2026-10-11T13:11:34Z">
        <w:r>
          <w:rPr>
            <w:rtl/>
          </w:rPr>
          <w:t xml:space="preserve">תחומין</w:t>
        </w:r>
      </w:ins>
      <w:del w:id="112092" w:author="קלוד" w:date="2026-10-11T13:11:34Z">
        <w:r w:rsidRPr="006F178A">
          <w:rPr>
            <w:rtl/>
          </w:rPr>
          <w:delText xml:space="preserve">חחומין</w:delText>
        </w:r>
      </w:del>
      <w:r w:rsidRPr="006F178A">
        <w:rPr>
          <w:rtl/>
        </w:rPr>
        <w:t xml:space="preserve"> ואליבא </w:t>
      </w:r>
      <w:r w:rsidRPr="006F178A">
        <w:rPr>
          <w:rStyle w:val="2fb"/>
          <w:rtl/>
        </w:rPr>
        <w:t xml:space="preserve">דר"ע</w:t>
      </w:r>
      <w:r w:rsidRPr="006F178A">
        <w:rPr>
          <w:rtl/>
        </w:rPr>
        <w:t xml:space="preserve">, והבערה אליבא </w:t>
      </w:r>
      <w:r w:rsidRPr="006F178A">
        <w:rPr>
          <w:rStyle w:val="2fb"/>
          <w:rtl/>
        </w:rPr>
        <w:t xml:space="preserve">דרבי יוסי</w:t>
      </w:r>
      <w:r w:rsidRPr="006F178A">
        <w:rPr>
          <w:rtl/>
        </w:rPr>
        <w:t xml:space="preserve">.</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קנד.</w:t>
      </w:r>
    </w:p>
    <w:p w:rsidR="00E9703F" w:rsidRPr="0095264C" w:rsidRDefault="00E9703F" w:rsidP="00E9703F">
      <w:pPr>
        <w:rPr>
          <w:spacing w:val="-4"/>
          <w:rtl/>
        </w:rPr>
      </w:pPr>
      <w:r w:rsidRPr="0095264C">
        <w:rPr>
          <w:rStyle w:val="2fb"/>
          <w:rFonts w:ascii="Fb Fontext" w:hAnsi="Fb Fontext"/>
          <w:spacing w:val="-4"/>
          <w:rtl/>
        </w:rPr>
        <w:t xml:space="preserve">ר"ז</w:t>
      </w:r>
      <w:r w:rsidRPr="0095264C">
        <w:rPr>
          <w:rFonts w:ascii="Fb Fontext" w:hAnsi="Fb Fontext"/>
          <w:spacing w:val="-4"/>
          <w:rtl/>
        </w:rPr>
        <w:t xml:space="preserve"> </w:t>
      </w:r>
      <w:ins w:id="95821" w:author="מנוע מכני" w:date="2026-10-11T12:04:39Z">
        <w:r>
          <w:rPr>
            <w:rFonts w:ascii="Fb Fontext" w:hAnsi="Fb Fontext"/>
            <w:spacing w:val="-4"/>
            <w:rtl/>
          </w:rPr>
          <w:t xml:space="preserve">שונה</w:t>
        </w:r>
      </w:ins>
      <w:del w:id="95822" w:author="מנוע מכני" w:date="2026-10-11T12:04:39Z">
        <w:r w:rsidRPr="0095264C">
          <w:rPr>
            <w:rFonts w:ascii="Fb Fontext" w:hAnsi="Fb Fontext"/>
            <w:spacing w:val="-4"/>
            <w:rtl/>
          </w:rPr>
          <w:delText xml:space="preserve">מתני</w:delText>
        </w:r>
      </w:del>
      <w:r w:rsidRPr="0095264C">
        <w:rPr>
          <w:rFonts w:ascii="Fb Fontext" w:hAnsi="Fb Fontext"/>
          <w:spacing w:val="-4"/>
          <w:rtl/>
        </w:rPr>
        <w:t xml:space="preserve"> </w:t>
      </w:r>
      <w:ins w:id="93983" w:author="מנוע מכני" w:date="2026-10-11T12:04:39Z">
        <w:r>
          <w:rPr>
            <w:rFonts w:ascii="Fb Fontext" w:hAnsi="Fb Fontext"/>
            <w:spacing w:val="-4"/>
            <w:rtl/>
          </w:rPr>
          <w:t xml:space="preserve">כך</w:t>
        </w:r>
      </w:ins>
      <w:del w:id="93984" w:author="מנוע מכני" w:date="2026-10-11T12:04:39Z">
        <w:r w:rsidRPr="0095264C">
          <w:rPr>
            <w:rFonts w:ascii="Fb Fontext" w:hAnsi="Fb Fontext"/>
            <w:spacing w:val="-4"/>
            <w:rtl/>
          </w:rPr>
          <w:delText xml:space="preserve">הכי</w:delText>
        </w:r>
      </w:del>
      <w:r w:rsidRPr="0095264C">
        <w:rPr>
          <w:rFonts w:ascii="Fb Fontext" w:hAnsi="Fb Fontext"/>
          <w:spacing w:val="-4"/>
          <w:rtl/>
        </w:rPr>
        <w:t xml:space="preserve"> </w:t>
      </w:r>
      <w:ins w:id="112095" w:author="קלוד" w:date="2026-10-11T13:11:34Z">
        <w:r>
          <w:rPr>
            <w:rStyle w:val="2fb"/>
            <w:rFonts w:ascii="Fb Fontext" w:hAnsi="Fb Fontext"/>
            <w:spacing w:val="-4"/>
            <w:rtl/>
          </w:rPr>
          <w:t xml:space="preserve">מרמב"ח:</w:t>
        </w:r>
      </w:ins>
      <w:del w:id="112096" w:author="קלוד" w:date="2026-10-11T13:11:34Z">
        <w:r w:rsidRPr="0095264C">
          <w:rPr>
            <w:rStyle w:val="2fb"/>
            <w:rFonts w:ascii="Fb Fontext" w:hAnsi="Fb Fontext"/>
            <w:spacing w:val="-4"/>
            <w:rtl/>
          </w:rPr>
          <w:delText xml:space="preserve">מרמב"ח</w:delText>
        </w:r>
      </w:del>
      <w:r w:rsidRPr="0095264C">
        <w:rPr>
          <w:rFonts w:ascii="Fb Fontext" w:hAnsi="Fb Fontext"/>
          <w:spacing w:val="-4"/>
          <w:rtl/>
        </w:rPr>
        <w:t xml:space="preserve"> </w:t>
      </w:r>
      <w:ins w:id="112093" w:author="קלוד" w:date="2026-10-11T13:11:34Z">
        <w:r>
          <w:rPr>
            <w:rFonts w:ascii="Fb Fontext" w:hAnsi="Fb Fontext"/>
            <w:spacing w:val="-4"/>
            <w:rtl/>
          </w:rPr>
          <w:t xml:space="preserve">המחמר</w:t>
        </w:r>
      </w:ins>
      <w:del w:id="112094" w:author="קלוד" w:date="2026-10-11T13:11:34Z">
        <w:r w:rsidRPr="0095264C">
          <w:rPr>
            <w:rFonts w:ascii="Fb Fontext" w:hAnsi="Fb Fontext"/>
            <w:spacing w:val="-4"/>
            <w:rtl/>
          </w:rPr>
          <w:delText xml:space="preserve">-המחמר</w:delText>
        </w:r>
      </w:del>
      <w:r w:rsidRPr="0095264C">
        <w:rPr>
          <w:rFonts w:ascii="Fb Fontext" w:hAnsi="Fb Fontext"/>
          <w:spacing w:val="-4"/>
          <w:rtl/>
        </w:rPr>
        <w:t xml:space="preserve"> אחר בהמה בשבת, בשוגג אינו חייב חטאת, במזיד חייב סקילה.</w:t>
      </w:r>
    </w:p>
    <w:p w:rsidR="00E9703F" w:rsidRPr="006F178A" w:rsidRDefault="00E9703F" w:rsidP="00E9703F">
      <w:pPr>
        <w:rPr>
          <w:rtl/>
        </w:rPr>
      </w:pPr>
      <w:ins w:id="112103" w:author="קלוד" w:date="2026-10-11T13:11:34Z">
        <w:r>
          <w:rPr>
            <w:rtl/>
          </w:rPr>
          <w:t xml:space="preserve">ועל זה</w:t>
        </w:r>
      </w:ins>
      <w:del w:id="112104" w:author="קלוד" w:date="2026-10-11T13:11:34Z">
        <w:r w:rsidRPr="006F178A">
          <w:rPr>
            <w:rtl/>
          </w:rPr>
          <w:delText xml:space="preserve">ואהך</w:delText>
        </w:r>
      </w:del>
      <w:r w:rsidRPr="006F178A">
        <w:rPr>
          <w:rtl/>
        </w:rPr>
        <w:t xml:space="preserve"> הקשה </w:t>
      </w:r>
      <w:ins w:id="112101" w:author="קלוד" w:date="2026-10-11T13:11:34Z">
        <w:r>
          <w:rPr>
            <w:rStyle w:val="2fb"/>
            <w:rtl/>
          </w:rPr>
          <w:t xml:space="preserve">רבא:</w:t>
        </w:r>
      </w:ins>
      <w:del w:id="112102" w:author="קלוד" w:date="2026-10-11T13:11:34Z">
        <w:r w:rsidRPr="006F178A">
          <w:rPr>
            <w:rStyle w:val="2fb"/>
            <w:rtl/>
          </w:rPr>
          <w:delText xml:space="preserve">רבא</w:delText>
        </w:r>
      </w:del>
      <w:r w:rsidRPr="006F178A">
        <w:rPr>
          <w:rtl/>
        </w:rPr>
        <w:t xml:space="preserve"> </w:t>
      </w:r>
      <w:ins w:id="112099" w:author="קלוד" w:date="2026-10-11T13:11:34Z">
        <w:r>
          <w:rPr>
            <w:rtl/>
          </w:rPr>
          <w:t xml:space="preserve">המחלל</w:t>
        </w:r>
      </w:ins>
      <w:del w:id="112100" w:author="קלוד" w:date="2026-10-11T13:11:34Z">
        <w:r w:rsidRPr="006F178A">
          <w:rPr>
            <w:rtl/>
          </w:rPr>
          <w:delText xml:space="preserve">דמחלל</w:delText>
        </w:r>
      </w:del>
      <w:r w:rsidRPr="006F178A">
        <w:rPr>
          <w:rtl/>
        </w:rPr>
        <w:t xml:space="preserve"> בדבר שחייבין על שגגתו חטאת</w:t>
      </w:r>
      <w:ins w:id="112097" w:author="קלוד" w:date="2026-10-11T13:11:34Z">
        <w:r>
          <w:rPr>
            <w:rtl/>
          </w:rPr>
          <w:t xml:space="preserve"> - </w:t>
        </w:r>
      </w:ins>
      <w:del w:id="112098" w:author="קלוד" w:date="2026-10-11T13:11:34Z">
        <w:r w:rsidRPr="006F178A">
          <w:rPr>
            <w:rtl/>
          </w:rPr>
          <w:delText xml:space="preserve"> </w:delText>
        </w:r>
      </w:del>
      <w:r w:rsidRPr="006F178A">
        <w:rPr>
          <w:rtl/>
        </w:rPr>
        <w:t xml:space="preserve">חייבין על זדונו סקילה </w:t>
      </w:r>
      <w:r>
        <w:rPr>
          <w:rtl/>
        </w:rPr>
        <w:t>וכו'</w:t>
      </w:r>
      <w:r w:rsidRPr="006F178A">
        <w:rPr>
          <w:rtl/>
        </w:rPr>
        <w:t>.</w:t>
      </w:r>
    </w:p>
    <w:p>
      <w:pPr>
        <w:pStyle w:val="38"/>
        <w:rPr>
          <w:ins w:id="99258" w:author="מנוע מכני" w:date="2026-10-11T12:04:39Z"/>
        </w:rPr>
      </w:pPr>
      <w:r w:rsidRPr="006F178A">
        <w:t xml:space="preserve">ומשמע</w:t>
      </w:r>
    </w:p>
    <w:p w:rsidR="00E9703F" w:rsidRPr="006F178A" w:rsidRDefault="00E9703F" w:rsidP="00E9703F">
      <w:pPr>
        <w:rPr>
          <w:rtl/>
        </w:rPr>
      </w:pPr>
      <w:del w:id="99259" w:author="מנוע מכני" w:date="2026-10-11T12:04:39Z">
        <w:r w:rsidRPr="006F178A">
          <w:rPr>
            <w:rtl/>
          </w:rPr>
          <w:delText xml:space="preserve"> </w:delText>
        </w:r>
      </w:del>
      <w:r w:rsidRPr="006F178A">
        <w:rPr>
          <w:rtl/>
        </w:rPr>
        <w:t xml:space="preserve">דבאין חייבין על שגגתו חטאת אין חייבין על זדונו כרת.</w:t>
      </w:r>
    </w:p>
    <w:p w:rsidR="00E9703F" w:rsidRPr="006F178A" w:rsidRDefault="00E9703F" w:rsidP="00E9703F">
      <w:pPr>
        <w:rPr>
          <w:rtl/>
        </w:rPr>
      </w:pPr>
      <w:ins w:id="112113" w:author="קלוד" w:date="2026-10-11T13:11:34Z">
        <w:r>
          <w:rPr>
            <w:rFonts w:ascii="Fb Fontext" w:hAnsi="Fb Fontext"/>
            <w:sz w:val="20"/>
            <w:rtl/>
          </w:rPr>
          <w:t xml:space="preserve">ועל</w:t>
        </w:r>
      </w:ins>
      <w:del w:id="112114" w:author="קלוד" w:date="2026-10-11T13:11:34Z">
        <w:r w:rsidRPr="006F178A">
          <w:rPr>
            <w:rFonts w:ascii="Fb Fontext" w:hAnsi="Fb Fontext"/>
            <w:sz w:val="20"/>
            <w:rtl/>
          </w:rPr>
          <w:lastRenderedPageBreak/>
          <w:delText xml:space="preserve">ואהך</w:delText>
        </w:r>
      </w:del>
      <w:r w:rsidRPr="006F178A">
        <w:rPr>
          <w:rFonts w:ascii="Fb Fontext" w:hAnsi="Fb Fontext"/>
          <w:sz w:val="20"/>
          <w:rtl/>
        </w:rPr>
        <w:lastRenderedPageBreak/>
        <w:t xml:space="preserve"> </w:t>
      </w:r>
      <w:ins w:id="112111" w:author="קלוד" w:date="2026-10-11T13:11:34Z">
        <w:r>
          <w:rPr>
            <w:rFonts w:ascii="Fb Fontext" w:hAnsi="Fb Fontext"/>
            <w:sz w:val="20"/>
            <w:rtl/>
          </w:rPr>
          <w:t xml:space="preserve">זה</w:t>
        </w:r>
      </w:ins>
      <w:del w:id="112112" w:author="קלוד" w:date="2026-10-11T13:11:34Z">
        <w:r w:rsidRPr="006F178A">
          <w:rPr>
            <w:rFonts w:ascii="Fb Fontext" w:hAnsi="Fb Fontext"/>
            <w:sz w:val="20"/>
            <w:rtl/>
          </w:rPr>
          <w:lastRenderedPageBreak/>
          <w:delText xml:space="preserve">דחה</w:delText>
        </w:r>
      </w:del>
      <w:r w:rsidRPr="006F178A">
        <w:rPr>
          <w:rFonts w:ascii="Fb Fontext" w:hAnsi="Fb Fontext"/>
          <w:sz w:val="20"/>
          <w:rtl/>
        </w:rPr>
        <w:lastRenderedPageBreak/>
        <w:t xml:space="preserve"> </w:t>
      </w:r>
      <w:ins w:id="92079" w:author="מנוע מכני" w:date="2026-10-11T12:04:39Z">
        <w:ins w:id="112109" w:author="קלוד" w:date="2026-10-11T13:11:34Z">
          <w:r>
            <w:rPr>
              <w:rFonts w:ascii="Fb Fontext" w:hAnsi="Fb Fontext"/>
              <w:sz w:val="20"/>
              <w:rtl/>
            </w:rPr>
            <w:t xml:space="preserve">דחו:</w:t>
          </w:r>
        </w:ins>
        <w:del w:id="112110" w:author="קלוד" w:date="2026-10-11T13:11:34Z">
          <w:r>
            <w:rPr>
              <w:rFonts w:ascii="Fb Fontext" w:hAnsi="Fb Fontext"/>
              <w:sz w:val="20"/>
              <w:rtl/>
            </w:rPr>
            <w:delText xml:space="preserve">שהרי</w:delText>
          </w:r>
        </w:del>
      </w:ins>
      <w:del w:id="92080" w:author="מנוע מכני" w:date="2026-10-11T12:04:39Z">
        <w:r w:rsidRPr="006F178A">
          <w:rPr>
            <w:rFonts w:ascii="Fb Fontext" w:hAnsi="Fb Fontext"/>
            <w:sz w:val="20"/>
            <w:rtl/>
          </w:rPr>
          <w:lastRenderedPageBreak/>
          <w:delText xml:space="preserve">דהא</w:delText>
        </w:r>
      </w:del>
      <w:r w:rsidRPr="006F178A">
        <w:rPr>
          <w:rFonts w:ascii="Fb Fontext" w:hAnsi="Fb Fontext"/>
          <w:sz w:val="20"/>
          <w:rtl/>
        </w:rPr>
        <w:lastRenderedPageBreak/>
        <w:t xml:space="preserve"> </w:t>
      </w:r>
      <w:ins w:id="112107" w:author="קלוד" w:date="2026-10-11T13:11:34Z">
        <w:r>
          <w:rPr>
            <w:rStyle w:val="afffffe"/>
            <w:rFonts w:ascii="Fb Fontext" w:hAnsi="Fb Fontext"/>
            <w:sz w:val="20"/>
            <w:rtl/>
          </w:rPr>
          <w:t xml:space="preserve">יש דבר</w:t>
        </w:r>
        <w:r>
          <w:rPr>
            <w:rFonts w:ascii="Fb Fontext" w:hAnsi="Fb Fontext"/>
            <w:sz w:val="20"/>
            <w:rtl/>
          </w:rPr>
          <w:t xml:space="preserve"> שאין</w:t>
        </w:r>
      </w:ins>
      <w:del w:id="112108" w:author="קלוד" w:date="2026-10-11T13:11:34Z">
        <w:r w:rsidRPr="006F178A">
          <w:rPr>
            <w:rFonts w:ascii="Fb Fontext" w:hAnsi="Fb Fontext"/>
            <w:sz w:val="20"/>
            <w:rtl/>
          </w:rPr>
          <w:lastRenderedPageBreak/>
          <w:delText xml:space="preserve">דאין</w:delText>
        </w:r>
      </w:del>
      <w:r w:rsidRPr="006F178A">
        <w:rPr>
          <w:rFonts w:ascii="Fb Fontext" w:hAnsi="Fb Fontext"/>
          <w:sz w:val="20"/>
          <w:rtl/>
        </w:rPr>
        <w:lastRenderedPageBreak/>
        <w:t xml:space="preserve"> חייבין על שגגתו חטאת </w:t>
      </w:r>
      <w:ins w:id="112105" w:author="קלוד" w:date="2026-10-11T13:11:34Z">
        <w:r>
          <w:rPr>
            <w:rStyle w:val="afffffe"/>
            <w:rFonts w:ascii="Fb Fontext" w:hAnsi="Fb Fontext"/>
            <w:sz w:val="20"/>
            <w:rtl/>
          </w:rPr>
          <w:t xml:space="preserve">ועל זדונו חייבין</w:t>
        </w:r>
        <w:r>
          <w:rPr>
            <w:rFonts w:ascii="Fb Fontext" w:hAnsi="Fb Fontext"/>
            <w:sz w:val="20"/>
            <w:rtl/>
          </w:rPr>
          <w:t xml:space="preserve"> - והיינו</w:t>
        </w:r>
      </w:ins>
      <w:del w:id="112106" w:author="קלוד" w:date="2026-10-11T13:11:34Z">
        <w:r w:rsidRPr="006F178A">
          <w:rPr>
            <w:rFonts w:ascii="Fb Fontext" w:hAnsi="Fb Fontext"/>
            <w:sz w:val="20"/>
            <w:rtl/>
          </w:rPr>
          <w:lastRenderedPageBreak/>
          <w:delText xml:space="preserve">היינו</w:delText>
        </w:r>
      </w:del>
      <w:r w:rsidRPr="006F178A">
        <w:rPr>
          <w:rFonts w:ascii="Fb Fontext" w:hAnsi="Fb Fontext"/>
          <w:sz w:val="20"/>
          <w:rtl/>
        </w:rPr>
        <w:lastRenderedPageBreak/>
        <w:t xml:space="preserve"> מחמר.</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רבא</w:t>
      </w:r>
      <w:r w:rsidRPr="006F178A">
        <w:rPr>
          <w:rFonts w:ascii="Fb Fontext" w:hAnsi="Fb Fontext"/>
          <w:rtl/>
        </w:rPr>
        <w:t xml:space="preserve"> אחוה </w:t>
      </w:r>
      <w:r w:rsidRPr="006F178A">
        <w:rPr>
          <w:rStyle w:val="2fb"/>
          <w:rFonts w:ascii="Fb Fontext" w:hAnsi="Fb Fontext"/>
          <w:rtl/>
        </w:rPr>
        <w:t xml:space="preserve">דרב מרי</w:t>
      </w:r>
      <w:r w:rsidRPr="006F178A">
        <w:rPr>
          <w:rFonts w:ascii="Fb Fontext" w:hAnsi="Fb Fontext"/>
          <w:rtl/>
        </w:rPr>
        <w:t xml:space="preserve"> בר רחל, ול"ב דאבוה </w:t>
      </w:r>
      <w:r w:rsidRPr="006F178A">
        <w:rPr>
          <w:rStyle w:val="2fb"/>
          <w:rFonts w:ascii="Fb Fontext" w:hAnsi="Fb Fontext"/>
          <w:rtl/>
        </w:rPr>
        <w:t xml:space="preserve">דרב מרי</w:t>
      </w:r>
      <w:r w:rsidRPr="006F178A">
        <w:rPr>
          <w:rFonts w:ascii="Fb Fontext" w:hAnsi="Fb Fontext"/>
          <w:rtl/>
        </w:rPr>
        <w:t xml:space="preserve"> בר רחל.</w:t>
      </w:r>
    </w:p>
    <w:p w:rsidR="00E9703F" w:rsidRPr="006F178A" w:rsidRDefault="00E9703F" w:rsidP="00E9703F">
      <w:pPr>
        <w:rPr>
          <w:rtl/>
        </w:rPr>
      </w:pPr>
      <w:r w:rsidRPr="006F178A">
        <w:rPr>
          <w:rFonts w:ascii="Fb Fontext" w:hAnsi="Fb Fontext"/>
          <w:sz w:val="20"/>
          <w:rtl/>
        </w:rPr>
        <w:t xml:space="preserve">ולל"ב </w:t>
      </w:r>
      <w:ins w:id="112125" w:author="קלוד" w:date="2026-10-11T13:11:34Z">
        <w:r>
          <w:rPr>
            <w:rFonts w:ascii="Fb Fontext" w:hAnsi="Fb Fontext"/>
            <w:sz w:val="20"/>
            <w:rtl/>
          </w:rPr>
          <w:t xml:space="preserve">קשה,</w:t>
        </w:r>
      </w:ins>
      <w:del w:id="112126" w:author="קלוד" w:date="2026-10-11T13:11:34Z">
        <w:r w:rsidRPr="006F178A">
          <w:rPr>
            <w:rFonts w:ascii="Fb Fontext" w:hAnsi="Fb Fontext"/>
            <w:sz w:val="20"/>
            <w:rtl/>
          </w:rPr>
          <w:delText xml:space="preserve">קשה</w:delText>
        </w:r>
      </w:del>
      <w:r w:rsidRPr="006F178A">
        <w:rPr>
          <w:rFonts w:ascii="Fb Fontext" w:hAnsi="Fb Fontext"/>
          <w:sz w:val="20"/>
          <w:rtl/>
        </w:rPr>
        <w:t xml:space="preserve"> </w:t>
      </w:r>
      <w:ins w:id="112123" w:author="קלוד" w:date="2026-10-11T13:11:34Z">
        <w:r>
          <w:rPr>
            <w:rStyle w:val="afffffe"/>
            <w:rFonts w:ascii="Fb Fontext" w:hAnsi="Fb Fontext"/>
            <w:sz w:val="20"/>
            <w:rtl/>
          </w:rPr>
          <w:t xml:space="preserve">שרב הכשירו</w:t>
        </w:r>
        <w:r>
          <w:rPr>
            <w:rFonts w:ascii="Fb Fontext" w:hAnsi="Fb Fontext"/>
            <w:sz w:val="20"/>
            <w:rtl/>
          </w:rPr>
          <w:t xml:space="preserve"> משום</w:t>
        </w:r>
      </w:ins>
      <w:del w:id="112124" w:author="קלוד" w:date="2026-10-11T13:11:34Z">
        <w:r w:rsidRPr="006F178A">
          <w:rPr>
            <w:rFonts w:ascii="Fb Fontext" w:hAnsi="Fb Fontext"/>
            <w:sz w:val="20"/>
            <w:rtl/>
          </w:rPr>
          <w:delText xml:space="preserve">דמשמע</w:delText>
        </w:r>
      </w:del>
      <w:r w:rsidRPr="006F178A">
        <w:rPr>
          <w:rFonts w:ascii="Fb Fontext" w:hAnsi="Fb Fontext"/>
          <w:sz w:val="20"/>
          <w:rtl/>
        </w:rPr>
        <w:t xml:space="preserve"> שרק אמו מישראל </w:t>
      </w:r>
      <w:ins w:id="112121" w:author="קלוד" w:date="2026-10-11T13:11:34Z">
        <w:r>
          <w:rPr>
            <w:rFonts w:ascii="Fb Fontext" w:hAnsi="Fb Fontext"/>
            <w:sz w:val="20"/>
            <w:rtl/>
          </w:rPr>
          <w:t xml:space="preserve">היתה;</w:t>
        </w:r>
      </w:ins>
      <w:del w:id="112122" w:author="קלוד" w:date="2026-10-11T13:11:34Z">
        <w:r w:rsidRPr="006F178A">
          <w:rPr>
            <w:rFonts w:ascii="Fb Fontext" w:hAnsi="Fb Fontext"/>
            <w:sz w:val="20"/>
            <w:rtl/>
          </w:rPr>
          <w:delText xml:space="preserve">היתה</w:delText>
        </w:r>
      </w:del>
      <w:r w:rsidRPr="006F178A">
        <w:rPr>
          <w:rFonts w:ascii="Fb Fontext" w:hAnsi="Fb Fontext"/>
          <w:sz w:val="20"/>
          <w:rtl/>
        </w:rPr>
        <w:t xml:space="preserve"> ודחתה </w:t>
      </w:r>
      <w:ins w:id="112119" w:author="קלוד" w:date="2026-10-11T13:11:34Z">
        <w:r>
          <w:rPr>
            <w:rFonts w:ascii="Fb Fontext" w:hAnsi="Fb Fontext"/>
            <w:sz w:val="20"/>
            <w:rtl/>
          </w:rPr>
          <w:t xml:space="preserve">הגמ':</w:t>
        </w:r>
      </w:ins>
      <w:del w:id="112120" w:author="קלוד" w:date="2026-10-11T13:11:34Z">
        <w:r w:rsidRPr="006F178A">
          <w:rPr>
            <w:rFonts w:ascii="Fb Fontext" w:hAnsi="Fb Fontext"/>
            <w:sz w:val="20"/>
            <w:rtl/>
          </w:rPr>
          <w:delText xml:space="preserve">הגמ'</w:delText>
        </w:r>
      </w:del>
      <w:r w:rsidRPr="006F178A">
        <w:rPr>
          <w:rFonts w:ascii="Fb Fontext" w:hAnsi="Fb Fontext"/>
          <w:sz w:val="20"/>
          <w:rtl/>
        </w:rPr>
        <w:t xml:space="preserve"> </w:t>
      </w:r>
      <w:ins w:id="93985" w:author="מנוע מכני" w:date="2026-10-11T12:04:39Z">
        <w:ins w:id="112117" w:author="קלוד" w:date="2026-10-11T13:11:34Z">
          <w:r>
            <w:rPr>
              <w:rFonts w:ascii="Fb Fontext" w:hAnsi="Fb Fontext"/>
              <w:sz w:val="20"/>
              <w:rtl/>
            </w:rPr>
            <w:t xml:space="preserve">שמא</w:t>
          </w:r>
        </w:ins>
        <w:del w:id="112118" w:author="קלוד" w:date="2026-10-11T13:11:34Z">
          <w:r>
            <w:rPr>
              <w:rFonts w:ascii="Fb Fontext" w:hAnsi="Fb Fontext"/>
              <w:sz w:val="20"/>
              <w:rtl/>
            </w:rPr>
            <w:delText xml:space="preserve">דשמא</w:delText>
          </w:r>
        </w:del>
      </w:ins>
      <w:del w:id="93986" w:author="מנוע מכני" w:date="2026-10-11T12:04:39Z">
        <w:r w:rsidRPr="006F178A">
          <w:rPr>
            <w:rFonts w:ascii="Fb Fontext" w:hAnsi="Fb Fontext"/>
            <w:sz w:val="20"/>
            <w:rtl/>
          </w:rPr>
          <w:delText xml:space="preserve">דדילמא</w:delText>
        </w:r>
      </w:del>
      <w:r w:rsidRPr="006F178A">
        <w:rPr>
          <w:rFonts w:ascii="Fb Fontext" w:hAnsi="Fb Fontext"/>
          <w:sz w:val="20"/>
          <w:rtl/>
        </w:rPr>
        <w:t xml:space="preserve"> </w:t>
      </w:r>
      <w:ins w:id="112115" w:author="קלוד" w:date="2026-10-11T13:11:34Z">
        <w:r>
          <w:rPr>
            <w:rFonts w:ascii="Fb Fontext" w:hAnsi="Fb Fontext"/>
            <w:sz w:val="20"/>
            <w:rtl/>
          </w:rPr>
          <w:t xml:space="preserve">שנים</w:t>
        </w:r>
      </w:ins>
      <w:del w:id="112116" w:author="קלוד" w:date="2026-10-11T13:11:34Z">
        <w:r w:rsidRPr="006F178A">
          <w:rPr>
            <w:rFonts w:ascii="Fb Fontext" w:hAnsi="Fb Fontext"/>
            <w:sz w:val="20"/>
            <w:rtl/>
          </w:rPr>
          <w:delText xml:space="preserve">תר</w:delText>
        </w:r>
        <w:r w:rsidRPr="006F178A">
          <w:rPr>
            <w:rFonts w:ascii="Fb Fontext" w:hAnsi="Fb Fontext" w:hint="cs"/>
            <w:sz w:val="20"/>
            <w:rtl/>
          </w:rPr>
          <w:delText xml:space="preserve">0</w:delText>
        </w:r>
        <w:r w:rsidRPr="006F178A">
          <w:rPr>
            <w:rFonts w:ascii="Fb Fontext" w:hAnsi="Fb Fontext"/>
            <w:sz w:val="20"/>
            <w:rtl/>
          </w:rPr>
          <w:delText xml:space="preserve">י</w:delText>
        </w:r>
      </w:del>
      <w:r w:rsidRPr="006F178A">
        <w:rPr>
          <w:rFonts w:ascii="Fb Fontext" w:hAnsi="Fb Fontext"/>
          <w:sz w:val="20"/>
          <w:rtl/>
        </w:rPr>
        <w:t xml:space="preserve"> </w:t>
      </w:r>
      <w:ins w:id="95499" w:author="מנוע מכני" w:date="2026-10-11T12:04:39Z">
        <w:r>
          <w:rPr>
            <w:rFonts w:ascii="Fb Fontext" w:hAnsi="Fb Fontext"/>
            <w:sz w:val="20"/>
            <w:rtl/>
          </w:rPr>
          <w:t xml:space="preserve">היו</w:t>
        </w:r>
      </w:ins>
      <w:del w:id="95500" w:author="מנוע מכני" w:date="2026-10-11T12:04:39Z">
        <w:r w:rsidRPr="006F178A">
          <w:rPr>
            <w:rFonts w:ascii="Fb Fontext" w:hAnsi="Fb Fontext"/>
            <w:sz w:val="20"/>
            <w:rtl/>
          </w:rPr>
          <w:delText xml:space="preserve">הוו</w:delText>
        </w:r>
      </w:del>
      <w:r w:rsidRPr="006F178A">
        <w:rPr>
          <w:rFonts w:ascii="Fb Fontext" w:hAnsi="Fb Fontext"/>
          <w:sz w:val="20"/>
          <w:rtl/>
        </w:rPr>
        <w:t xml:space="preserve">.</w:t>
      </w:r>
    </w:p>
    <w:p w:rsidR="00E9703F" w:rsidRPr="006F178A" w:rsidRDefault="00E9703F" w:rsidP="00E9703F">
      <w:pPr>
        <w:rPr>
          <w:rtl/>
        </w:rPr>
      </w:pPr>
      <w:ins w:id="112133" w:author="קלוד" w:date="2026-10-11T13:11:34Z">
        <w:r>
          <w:rPr>
            <w:rFonts w:ascii="Fb Fontext" w:hAnsi="Fb Fontext"/>
            <w:rtl/>
          </w:rPr>
          <w:t xml:space="preserve">• </w:t>
        </w:r>
        <w:r>
          <w:rPr>
            <w:rStyle w:val="afffffe"/>
            <w:rFonts w:ascii="Fb Fontext" w:hAnsi="Fb Fontext"/>
            <w:rtl/>
          </w:rPr>
          <w:t xml:space="preserve">רבא זה</w:t>
        </w:r>
      </w:ins>
      <w:del w:id="112134" w:author="קלוד" w:date="2026-10-11T13:11:34Z">
        <w:r w:rsidRPr="006F178A">
          <w:rPr>
            <w:rFonts w:ascii="Fb Fontext" w:hAnsi="Fb Fontext"/>
            <w:rtl/>
          </w:rPr>
          <w:delText xml:space="preserve">•</w:delText>
        </w:r>
      </w:del>
      <w:r w:rsidRPr="006F178A">
        <w:rPr>
          <w:rFonts w:ascii="Fb Fontext" w:hAnsi="Fb Fontext" w:hint="cs"/>
          <w:rtl/>
        </w:rPr>
        <w:t xml:space="preserve"> </w:t>
      </w:r>
      <w:ins w:id="95501" w:author="מנוע מכני" w:date="2026-10-11T12:04:39Z">
        <w:r>
          <w:rPr>
            <w:rFonts w:ascii="Fb Fontext" w:hAnsi="Fb Fontext"/>
            <w:rtl/>
          </w:rPr>
          <w:t xml:space="preserve">היה</w:t>
        </w:r>
      </w:ins>
      <w:del w:id="95502" w:author="מנוע מכני" w:date="2026-10-11T12:04:39Z">
        <w:r w:rsidRPr="006F178A">
          <w:rPr>
            <w:rFonts w:ascii="Fb Fontext" w:hAnsi="Fb Fontext"/>
            <w:rtl/>
          </w:rPr>
          <w:delText xml:space="preserve">הוה</w:delText>
        </w:r>
      </w:del>
      <w:r w:rsidRPr="006F178A">
        <w:rPr>
          <w:rFonts w:ascii="Fb Fontext" w:hAnsi="Fb Fontext"/>
          <w:rtl/>
        </w:rPr>
        <w:t xml:space="preserve"> </w:t>
      </w:r>
      <w:ins w:id="95823" w:author="מנוע מכני" w:date="2026-10-11T12:04:39Z">
        <w:r>
          <w:rPr>
            <w:rFonts w:ascii="Fb Fontext" w:hAnsi="Fb Fontext"/>
            <w:rtl/>
          </w:rPr>
          <w:t xml:space="preserve">שונה</w:t>
        </w:r>
      </w:ins>
      <w:del w:id="95824" w:author="מנוע מכני" w:date="2026-10-11T12:04:39Z">
        <w:r w:rsidRPr="006F178A">
          <w:rPr>
            <w:rFonts w:ascii="Fb Fontext" w:hAnsi="Fb Fontext"/>
            <w:rtl/>
          </w:rPr>
          <w:delText xml:space="preserve">מתני</w:delText>
        </w:r>
      </w:del>
      <w:r w:rsidRPr="006F178A">
        <w:rPr>
          <w:rFonts w:ascii="Fb Fontext" w:hAnsi="Fb Fontext"/>
          <w:rtl/>
        </w:rPr>
        <w:t xml:space="preserve"> </w:t>
      </w:r>
      <w:ins w:id="112131" w:author="קלוד" w:date="2026-10-11T13:11:34Z">
        <w:r>
          <w:rPr>
            <w:rFonts w:ascii="Fb Fontext" w:hAnsi="Fb Fontext"/>
            <w:rtl/>
          </w:rPr>
          <w:t xml:space="preserve">שמועה</w:t>
        </w:r>
      </w:ins>
      <w:del w:id="112132" w:author="קלוד" w:date="2026-10-11T13:11:34Z">
        <w:r w:rsidRPr="006F178A">
          <w:rPr>
            <w:rFonts w:ascii="Fb Fontext" w:hAnsi="Fb Fontext"/>
            <w:rtl/>
          </w:rPr>
          <w:delText xml:space="preserve">לה</w:delText>
        </w:r>
      </w:del>
      <w:r w:rsidRPr="006F178A">
        <w:rPr>
          <w:rFonts w:ascii="Fb Fontext" w:hAnsi="Fb Fontext"/>
          <w:rtl/>
        </w:rPr>
        <w:t xml:space="preserve"> </w:t>
      </w:r>
      <w:ins w:id="112129" w:author="קלוד" w:date="2026-10-11T13:11:34Z">
        <w:r>
          <w:rPr>
            <w:rFonts w:ascii="Fb Fontext" w:hAnsi="Fb Fontext"/>
            <w:rtl/>
          </w:rPr>
          <w:t xml:space="preserve">זו</w:t>
        </w:r>
      </w:ins>
      <w:del w:id="112130" w:author="קלוד" w:date="2026-10-11T13:11:34Z">
        <w:r w:rsidRPr="006F178A">
          <w:rPr>
            <w:rFonts w:ascii="Fb Fontext" w:hAnsi="Fb Fontext"/>
            <w:rtl/>
          </w:rPr>
          <w:delText xml:space="preserve">להא שמעתיה</w:delText>
        </w:r>
      </w:del>
      <w:r w:rsidRPr="006F178A">
        <w:rPr>
          <w:rFonts w:ascii="Fb Fontext" w:hAnsi="Fb Fontext"/>
          <w:rtl/>
        </w:rPr>
        <w:t xml:space="preserve"> </w:t>
      </w:r>
      <w:ins w:id="93987" w:author="מנוע מכני" w:date="2026-10-11T12:04:39Z">
        <w:r>
          <w:rPr>
            <w:rFonts w:ascii="Fb Fontext" w:hAnsi="Fb Fontext"/>
            <w:rtl/>
          </w:rPr>
          <w:t xml:space="preserve">משמו</w:t>
        </w:r>
      </w:ins>
      <w:del w:id="93988" w:author="מנוע מכני" w:date="2026-10-11T12:04:39Z">
        <w:r w:rsidRPr="006F178A">
          <w:rPr>
            <w:rFonts w:ascii="Fb Fontext" w:hAnsi="Fb Fontext"/>
            <w:rtl/>
          </w:rPr>
          <w:delText xml:space="preserve">משמיה</w:delText>
        </w:r>
      </w:del>
      <w:r w:rsidRPr="006F178A">
        <w:rPr>
          <w:rFonts w:ascii="Fb Fontext" w:hAnsi="Fb Fontext"/>
          <w:rtl/>
        </w:rPr>
        <w:t xml:space="preserve"> </w:t>
      </w:r>
      <w:ins w:id="112127" w:author="קלוד" w:date="2026-10-11T13:11:34Z">
        <w:r>
          <w:rPr>
            <w:rStyle w:val="2fb"/>
            <w:rFonts w:ascii="Fb Fontext" w:hAnsi="Fb Fontext"/>
            <w:rtl/>
          </w:rPr>
          <w:t xml:space="preserve">של רי"ו</w:t>
        </w:r>
      </w:ins>
      <w:del w:id="112128" w:author="קלוד" w:date="2026-10-11T13:11:34Z">
        <w:r w:rsidRPr="006F178A">
          <w:rPr>
            <w:rStyle w:val="2fb"/>
            <w:rFonts w:ascii="Fb Fontext" w:hAnsi="Fb Fontext"/>
            <w:rtl/>
          </w:rPr>
          <w:delText xml:space="preserve">דרי"ו</w:delText>
        </w:r>
      </w:del>
      <w:r w:rsidRPr="006F178A">
        <w:rPr>
          <w:rFonts w:ascii="Fb Fontext" w:hAnsi="Fb Fontext"/>
          <w:rtl/>
        </w:rPr>
        <w:t xml:space="preserve"> לפטור.</w:t>
      </w:r>
    </w:p>
    <w:p w:rsidR="00E9703F" w:rsidRPr="009757B9" w:rsidRDefault="00E9703F" w:rsidP="00E9703F">
      <w:pPr>
        <w:rPr>
          <w:rFonts w:cs="Guttman Vilna"/>
          <w:b/>
          <w:bCs/>
          <w:rtl/>
        </w:rPr>
      </w:pPr>
      <w:r w:rsidRPr="006F178A">
        <w:rPr>
          <w:rStyle w:val="2fb"/>
          <w:rFonts w:hint="cs"/>
          <w:rtl/>
        </w:rPr>
        <w:t>ד</w:t>
      </w:r>
      <w:r w:rsidRPr="006F178A">
        <w:rPr>
          <w:rStyle w:val="2fb"/>
          <w:rtl/>
        </w:rPr>
        <w:t xml:space="preserve">ארי"ו</w:t>
      </w:r>
      <w:r w:rsidRPr="006F178A">
        <w:rPr>
          <w:rtl/>
        </w:rPr>
        <w:t xml:space="preserve"> המחמר אחר בהמתו בשבת - פטור מכלום.</w:t>
      </w:r>
    </w:p>
    <w:p w:rsidR="00E9703F" w:rsidRDefault="00E9703F" w:rsidP="00E9703F">
      <w:pPr>
        <w:rPr>
          <w:rtl/>
        </w:rPr>
      </w:pPr>
      <w:r w:rsidRPr="006F178A">
        <w:rPr>
          <w:rtl/>
        </w:rPr>
        <w:t xml:space="preserve">בשוגג </w:t>
      </w:r>
      <w:r w:rsidRPr="006F178A">
        <w:rPr>
          <w:rtl/>
        </w:rPr>
        <w:t xml:space="preserve">לא</w:t>
      </w:r>
      <w:r w:rsidRPr="006F178A">
        <w:rPr>
          <w:rtl/>
        </w:rPr>
        <w:t xml:space="preserve"> מחייב חטאת - </w:t>
      </w:r>
      <w:ins w:id="90741" w:author="Claude - סמנטי" w:date="2026-10-11T12:28:21Z">
        <w:r>
          <w:rPr>
            <w:rtl/>
          </w:rPr>
          <w:t xml:space="preserve">שהוקשה</w:t>
        </w:r>
      </w:ins>
      <w:del w:id="90742" w:author="Claude - סמנטי" w:date="2026-10-11T12:28:21Z">
        <w:r w:rsidRPr="006F178A">
          <w:rPr>
            <w:rtl/>
          </w:rPr>
          <w:delText xml:space="preserve">דהוקשה</w:delText>
        </w:r>
      </w:del>
      <w:r w:rsidRPr="006F178A">
        <w:rPr>
          <w:rtl/>
        </w:rPr>
        <w:t xml:space="preserve"> כל התורה כולה </w:t>
      </w:r>
      <w:r w:rsidRPr="006F178A">
        <w:rPr>
          <w:rtl/>
        </w:rPr>
        <w:t xml:space="preserve">לע"ז</w:t>
      </w:r>
      <w:r w:rsidRPr="006F178A">
        <w:rPr>
          <w:rtl/>
        </w:rPr>
        <w:t xml:space="preserve">. [דבעי מעשה בגופיה]</w:t>
      </w:r>
    </w:p>
    <w:p w:rsidR="00E9703F" w:rsidRPr="009757B9" w:rsidRDefault="00E9703F" w:rsidP="00E9703F">
      <w:pPr>
        <w:rPr>
          <w:rFonts w:cs="Guttman Vilna"/>
          <w:b/>
          <w:bCs/>
          <w:rtl/>
        </w:rPr>
      </w:pPr>
      <w:r w:rsidRPr="006F178A">
        <w:rPr>
          <w:rtl/>
        </w:rPr>
        <w:t xml:space="preserve">במזיד </w:t>
      </w:r>
      <w:ins w:id="92081" w:author="מנוע מכני" w:date="2026-10-11T12:04:39Z">
        <w:r>
          <w:rPr>
            <w:rtl/>
          </w:rPr>
          <w:t xml:space="preserve">גם</w:t>
        </w:r>
      </w:ins>
      <w:del w:id="92082" w:author="מנוע מכני" w:date="2026-10-11T12:04:39Z">
        <w:r w:rsidRPr="006F178A">
          <w:rPr>
            <w:rtl/>
          </w:rPr>
          <w:delText xml:space="preserve">נמי</w:delText>
        </w:r>
      </w:del>
      <w:r w:rsidRPr="006F178A">
        <w:rPr>
          <w:rtl/>
        </w:rPr>
        <w:t xml:space="preserve"> </w:t>
      </w:r>
      <w:ins w:id="112141" w:author="קלוד" w:date="2026-10-11T13:11:34Z">
        <w:r>
          <w:rPr>
            <w:rtl/>
          </w:rPr>
          <w:t xml:space="preserve">אינו</w:t>
        </w:r>
      </w:ins>
      <w:del w:id="112142" w:author="קלוד" w:date="2026-10-11T13:11:34Z">
        <w:r w:rsidRPr="006F178A">
          <w:rPr>
            <w:rtl/>
          </w:rPr>
          <w:delText xml:space="preserve">לא</w:delText>
        </w:r>
      </w:del>
      <w:r w:rsidRPr="006F178A">
        <w:rPr>
          <w:rtl/>
        </w:rPr>
        <w:t xml:space="preserve"> </w:t>
      </w:r>
      <w:ins w:id="96281" w:author="מנוע מכני" w:date="2026-10-11T12:04:39Z">
        <w:ins w:id="112139" w:author="קלוד" w:date="2026-10-11T13:11:34Z">
          <w:r>
            <w:rPr>
              <w:rtl/>
            </w:rPr>
            <w:t xml:space="preserve">חייב,</w:t>
          </w:r>
        </w:ins>
        <w:del w:id="112140" w:author="קלוד" w:date="2026-10-11T13:11:34Z">
          <w:r>
            <w:rPr>
              <w:rtl/>
            </w:rPr>
            <w:delText xml:space="preserve">מחוייב</w:delText>
          </w:r>
        </w:del>
      </w:ins>
      <w:del w:id="96282" w:author="מנוע מכני" w:date="2026-10-11T12:04:39Z">
        <w:r w:rsidRPr="006F178A">
          <w:rPr>
            <w:rtl/>
          </w:rPr>
          <w:delText xml:space="preserve">מיחייב</w:delText>
        </w:r>
      </w:del>
      <w:r w:rsidRPr="006F178A">
        <w:rPr>
          <w:rtl/>
        </w:rPr>
        <w:t xml:space="preserve"> </w:t>
      </w:r>
      <w:ins w:id="112137" w:author="קלוד" w:date="2026-10-11T13:11:34Z">
        <w:r>
          <w:rPr>
            <w:rtl/>
          </w:rPr>
          <w:t xml:space="preserve">שמזיד</w:t>
        </w:r>
      </w:ins>
      <w:del w:id="112138" w:author="קלוד" w:date="2026-10-11T13:11:34Z">
        <w:r w:rsidRPr="006F178A">
          <w:rPr>
            <w:rtl/>
          </w:rPr>
          <w:delText xml:space="preserve">דמזיד</w:delText>
        </w:r>
      </w:del>
      <w:r w:rsidRPr="006F178A">
        <w:rPr>
          <w:rtl/>
        </w:rPr>
        <w:t xml:space="preserve"> </w:t>
      </w:r>
      <w:ins w:id="112135" w:author="קלוד" w:date="2026-10-11T13:11:34Z">
        <w:r>
          <w:rPr>
            <w:rtl/>
          </w:rPr>
          <w:t xml:space="preserve">תלוי</w:t>
        </w:r>
      </w:ins>
      <w:del w:id="112136" w:author="קלוד" w:date="2026-10-11T13:11:34Z">
        <w:r w:rsidRPr="006F178A">
          <w:rPr>
            <w:rtl/>
          </w:rPr>
          <w:delText xml:space="preserve">תליא</w:delText>
        </w:r>
      </w:del>
      <w:r w:rsidRPr="006F178A">
        <w:rPr>
          <w:rtl/>
        </w:rPr>
        <w:t xml:space="preserve"> בשוגג.</w:t>
      </w:r>
    </w:p>
    <w:p w:rsidR="00E9703F" w:rsidRPr="009757B9" w:rsidRDefault="00E9703F" w:rsidP="00E9703F">
      <w:pPr>
        <w:rPr>
          <w:rFonts w:cs="Guttman Vilna"/>
          <w:b/>
          <w:bCs/>
          <w:rtl/>
        </w:rPr>
      </w:pPr>
      <w:r w:rsidRPr="006F178A">
        <w:rPr>
          <w:rtl/>
        </w:rPr>
        <w:t xml:space="preserve">ובלאו </w:t>
      </w:r>
      <w:ins w:id="92083" w:author="מנוע מכני" w:date="2026-10-11T12:04:39Z">
        <w:r>
          <w:rPr>
            <w:rtl/>
          </w:rPr>
          <w:t xml:space="preserve">גם</w:t>
        </w:r>
      </w:ins>
      <w:del w:id="92084" w:author="מנוע מכני" w:date="2026-10-11T12:04:39Z">
        <w:r w:rsidRPr="006F178A">
          <w:rPr>
            <w:rtl/>
          </w:rPr>
          <w:delText xml:space="preserve">נמי</w:delText>
        </w:r>
      </w:del>
      <w:r w:rsidRPr="006F178A">
        <w:rPr>
          <w:rtl/>
        </w:rPr>
        <w:t xml:space="preserve"> </w:t>
      </w:r>
      <w:ins w:id="112149" w:author="קלוד" w:date="2026-10-11T13:11:34Z">
        <w:r>
          <w:rPr>
            <w:rtl/>
          </w:rPr>
          <w:t xml:space="preserve">אינו</w:t>
        </w:r>
      </w:ins>
      <w:del w:id="112150" w:author="קלוד" w:date="2026-10-11T13:11:34Z">
        <w:r w:rsidRPr="006F178A">
          <w:rPr>
            <w:rtl/>
          </w:rPr>
          <w:delText xml:space="preserve">לא</w:delText>
        </w:r>
      </w:del>
      <w:r w:rsidRPr="006F178A">
        <w:rPr>
          <w:rtl/>
        </w:rPr>
        <w:t xml:space="preserve"> </w:t>
      </w:r>
      <w:ins w:id="96283" w:author="מנוע מכני" w:date="2026-10-11T12:04:39Z">
        <w:ins w:id="112147" w:author="קלוד" w:date="2026-10-11T13:11:34Z">
          <w:r>
            <w:rPr>
              <w:rtl/>
            </w:rPr>
            <w:t xml:space="preserve">חייב,</w:t>
          </w:r>
        </w:ins>
        <w:del w:id="112148" w:author="קלוד" w:date="2026-10-11T13:11:34Z">
          <w:r>
            <w:rPr>
              <w:rtl/>
            </w:rPr>
            <w:delText xml:space="preserve">מחוייב</w:delText>
          </w:r>
          <w:r w:rsidRPr="006F178A">
            <w:rPr>
              <w:rtl/>
            </w:rPr>
            <w:delText xml:space="preserve">,</w:delText>
          </w:r>
        </w:del>
      </w:ins>
      <w:del w:id="96284" w:author="מנוע מכני" w:date="2026-10-11T12:04:39Z">
        <w:r w:rsidRPr="006F178A">
          <w:rPr>
            <w:rtl/>
          </w:rPr>
          <w:delText xml:space="preserve">מיחייב</w:delText>
        </w:r>
      </w:del>
      <w:r w:rsidRPr="006F178A">
        <w:rPr>
          <w:rtl/>
        </w:rPr>
        <w:t xml:space="preserve"> </w:t>
      </w:r>
      <w:ins w:id="95503" w:author="מנוע מכני" w:date="2026-10-11T12:04:39Z">
        <w:ins w:id="112145" w:author="קלוד" w:date="2026-10-11T13:11:34Z">
          <w:r>
            <w:rPr>
              <w:rtl/>
            </w:rPr>
            <w:t xml:space="preserve">שהוא</w:t>
          </w:r>
        </w:ins>
        <w:del w:id="112146" w:author="קלוד" w:date="2026-10-11T13:11:34Z">
          <w:r>
            <w:rPr>
              <w:rtl/>
            </w:rPr>
            <w:delText xml:space="preserve">דהיה</w:delText>
          </w:r>
        </w:del>
      </w:ins>
      <w:del w:id="95504" w:author="מנוע מכני" w:date="2026-10-11T12:04:39Z">
        <w:r w:rsidRPr="006F178A">
          <w:rPr>
            <w:rtl/>
          </w:rPr>
          <w:delText xml:space="preserve">דהוה</w:delText>
        </w:r>
      </w:del>
      <w:r w:rsidRPr="006F178A">
        <w:rPr>
          <w:rtl/>
        </w:rPr>
        <w:t xml:space="preserve"> </w:t>
      </w:r>
      <w:ins w:id="93989" w:author="מנוע מכני" w:date="2026-10-11T12:04:39Z">
        <w:ins w:id="112143" w:author="קלוד" w:date="2026-10-11T13:11:34Z">
          <w:r>
            <w:rPr>
              <w:rtl/>
            </w:rPr>
            <w:t xml:space="preserve">לאו</w:t>
          </w:r>
        </w:ins>
        <w:del w:id="112144" w:author="קלוד" w:date="2026-10-11T13:11:34Z">
          <w:r>
            <w:rPr>
              <w:rtl/>
            </w:rPr>
            <w:delText xml:space="preserve">לו</w:delText>
          </w:r>
          <w:r w:rsidRPr="006F178A">
            <w:rPr>
              <w:rtl/>
            </w:rPr>
            <w:delText xml:space="preserve"> </w:delText>
          </w:r>
          <w:r>
            <w:rPr>
              <w:rtl/>
            </w:rPr>
            <w:delText xml:space="preserve">לא</w:delText>
          </w:r>
        </w:del>
      </w:ins>
      <w:del w:id="93990" w:author="מנוע מכני" w:date="2026-10-11T12:04:39Z">
        <w:r w:rsidRPr="006F178A">
          <w:rPr>
            <w:rtl/>
          </w:rPr>
          <w:delText xml:space="preserve">ליה</w:delText>
        </w:r>
      </w:del>
      <w:ins w:id="92085" w:author="מנוע מכני" w:date="2026-10-11T12:04:39Z"/>
      <w:del w:id="92086" w:author="מנוע מכני" w:date="2026-10-11T12:04:39Z">
        <w:r w:rsidRPr="006F178A">
          <w:rPr>
            <w:rtl/>
          </w:rPr>
          <w:delText xml:space="preserve">לאו</w:delText>
        </w:r>
      </w:del>
      <w:r w:rsidRPr="006F178A">
        <w:rPr>
          <w:rtl/>
        </w:rPr>
        <w:t xml:space="preserve"> שניתן לאזהרת מיתת בית דין, ואין לוקין עליו.</w:t>
      </w:r>
    </w:p>
    <w:p w:rsidR="00E9703F" w:rsidRPr="009757B9" w:rsidRDefault="00E9703F" w:rsidP="00E9703F">
      <w:pPr>
        <w:rPr>
          <w:rFonts w:cs="Guttman Vilna"/>
          <w:b/>
          <w:bCs/>
          <w:rtl/>
        </w:rPr>
      </w:pPr>
      <w:r>
        <w:rPr>
          <w:rtl/>
        </w:rPr>
        <w:t>ואפי'</w:t>
      </w:r>
      <w:r w:rsidRPr="006F178A">
        <w:rPr>
          <w:rtl/>
        </w:rPr>
        <w:t xml:space="preserve"> </w:t>
      </w:r>
      <w:r w:rsidRPr="006F178A">
        <w:rPr>
          <w:rtl/>
        </w:rPr>
        <w:t xml:space="preserve">למ"ד</w:t>
      </w:r>
      <w:r w:rsidRPr="006F178A">
        <w:rPr>
          <w:rtl/>
        </w:rPr>
        <w:t xml:space="preserve"> לוקין </w:t>
      </w:r>
      <w:ins w:id="112163" w:author="קלוד" w:date="2026-10-11T13:11:34Z">
        <w:r>
          <w:rPr>
            <w:rtl/>
          </w:rPr>
          <w:t xml:space="preserve">-</w:t>
        </w:r>
      </w:ins>
      <w:del w:id="112164" w:author="קלוד" w:date="2026-10-11T13:11:34Z">
        <w:r w:rsidRPr="006F178A">
          <w:rPr>
            <w:rtl/>
          </w:rPr>
          <w:delText xml:space="preserve">דווקא</w:delText>
        </w:r>
      </w:del>
      <w:r w:rsidRPr="006F178A">
        <w:rPr>
          <w:rtl/>
        </w:rPr>
        <w:t xml:space="preserve"> </w:t>
      </w:r>
      <w:ins w:id="112161" w:author="קלוד" w:date="2026-10-11T13:11:34Z">
        <w:r>
          <w:rPr>
            <w:rtl/>
          </w:rPr>
          <w:t xml:space="preserve">דוקא הוא,</w:t>
        </w:r>
      </w:ins>
      <w:del w:id="112162" w:author="קלוד" w:date="2026-10-11T13:11:34Z">
        <w:r w:rsidRPr="006F178A">
          <w:rPr>
            <w:rtl/>
          </w:rPr>
          <w:delText xml:space="preserve">הוא</w:delText>
        </w:r>
      </w:del>
      <w:r w:rsidRPr="006F178A">
        <w:rPr>
          <w:rtl/>
        </w:rPr>
        <w:t xml:space="preserve"> אבל </w:t>
      </w:r>
      <w:ins w:id="112159" w:author="קלוד" w:date="2026-10-11T13:11:34Z">
        <w:r>
          <w:rPr>
            <w:rtl/>
          </w:rPr>
          <w:t xml:space="preserve">ממה</w:t>
        </w:r>
      </w:ins>
      <w:del w:id="112160" w:author="קלוד" w:date="2026-10-11T13:11:34Z">
        <w:r w:rsidRPr="006F178A">
          <w:rPr>
            <w:rtl/>
          </w:rPr>
          <w:delText xml:space="preserve">מהך</w:delText>
        </w:r>
      </w:del>
      <w:r w:rsidRPr="006F178A">
        <w:rPr>
          <w:rtl/>
        </w:rPr>
        <w:t xml:space="preserve"> </w:t>
      </w:r>
      <w:ins w:id="112157" w:author="קלוד" w:date="2026-10-11T13:11:34Z">
        <w:r>
          <w:rPr>
            <w:rtl/>
          </w:rPr>
          <w:t xml:space="preserve">שכתוב</w:t>
        </w:r>
      </w:ins>
      <w:del w:id="112158" w:author="קלוד" w:date="2026-10-11T13:11:34Z">
        <w:r w:rsidRPr="006F178A">
          <w:rPr>
            <w:rtl/>
          </w:rPr>
          <w:delText xml:space="preserve">דכתיב</w:delText>
        </w:r>
      </w:del>
      <w:r w:rsidRPr="008F09C0">
        <w:rPr>
          <w:rStyle w:val="afffff0"/>
          <w:rtl/>
        </w:rPr>
        <w:t xml:space="preserve"> </w:t>
      </w:r>
      <w:r w:rsidRPr="008F09C0">
        <w:rPr>
          <w:rStyle w:val="afffff0"/>
          <w:rFonts w:hint="cs"/>
          <w:rtl/>
        </w:rPr>
        <w:t>'</w:t>
      </w:r>
      <w:r w:rsidRPr="008F09C0">
        <w:rPr>
          <w:rStyle w:val="afffff0"/>
          <w:rtl/>
        </w:rPr>
        <w:t>אתה</w:t>
      </w:r>
      <w:r w:rsidRPr="008F09C0">
        <w:rPr>
          <w:rStyle w:val="afffff0"/>
          <w:rFonts w:hint="cs"/>
          <w:rtl/>
        </w:rPr>
        <w:t>'</w:t>
      </w:r>
      <w:r w:rsidRPr="008F09C0">
        <w:rPr>
          <w:rStyle w:val="afffff0"/>
          <w:rtl/>
        </w:rPr>
        <w:t xml:space="preserve"> </w:t>
      </w:r>
      <w:r w:rsidRPr="006F178A">
        <w:rPr>
          <w:rtl/>
        </w:rPr>
        <w:t xml:space="preserve">משמע </w:t>
      </w:r>
      <w:ins w:id="112155" w:author="קלוד" w:date="2026-10-11T13:11:34Z">
        <w:r>
          <w:rPr>
            <w:rtl/>
          </w:rPr>
          <w:t xml:space="preserve">שעל</w:t>
        </w:r>
      </w:ins>
      <w:del w:id="112156" w:author="קלוד" w:date="2026-10-11T13:11:34Z">
        <w:r w:rsidRPr="006F178A">
          <w:rPr>
            <w:rtl/>
          </w:rPr>
          <w:delText xml:space="preserve">דבהמתו</w:delText>
        </w:r>
      </w:del>
      <w:r w:rsidRPr="006F178A">
        <w:rPr>
          <w:rtl/>
        </w:rPr>
        <w:t xml:space="preserve"> </w:t>
      </w:r>
      <w:ins w:id="112153" w:author="קלוד" w:date="2026-10-11T13:11:34Z">
        <w:r>
          <w:rPr>
            <w:rtl/>
          </w:rPr>
          <w:t xml:space="preserve">בהמתו</w:t>
        </w:r>
      </w:ins>
      <w:del w:id="112154" w:author="קלוד" w:date="2026-10-11T13:11:34Z">
        <w:r w:rsidRPr="006F178A">
          <w:rPr>
            <w:rtl/>
          </w:rPr>
          <w:delText xml:space="preserve">לא</w:delText>
        </w:r>
      </w:del>
      <w:r w:rsidRPr="006F178A">
        <w:rPr>
          <w:rtl/>
        </w:rPr>
        <w:t xml:space="preserve"> </w:t>
      </w:r>
      <w:ins w:id="96285" w:author="מנוע מכני" w:date="2026-10-11T12:04:39Z">
        <w:ins w:id="112151" w:author="קלוד" w:date="2026-10-11T13:11:34Z">
          <w:r>
            <w:rPr>
              <w:rtl/>
            </w:rPr>
            <w:t xml:space="preserve">אינו חייב.</w:t>
          </w:r>
        </w:ins>
        <w:del w:id="112152" w:author="קלוד" w:date="2026-10-11T13:11:34Z">
          <w:r>
            <w:rPr>
              <w:rtl/>
            </w:rPr>
            <w:delText xml:space="preserve">מחוייב</w:delText>
          </w:r>
          <w:r w:rsidRPr="006F178A">
            <w:rPr>
              <w:rtl/>
            </w:rPr>
            <w:delText xml:space="preserve">.</w:delText>
          </w:r>
        </w:del>
      </w:ins>
      <w:del w:id="96286" w:author="מנוע מכני" w:date="2026-10-11T12:04:39Z">
        <w:r w:rsidRPr="006F178A">
          <w:rPr>
            <w:rtl/>
          </w:rPr>
          <w:delText xml:space="preserve">מיחייב</w:delText>
        </w:r>
      </w:del>
    </w:p>
    <w:p w:rsidR="00E9703F" w:rsidRDefault="00E9703F" w:rsidP="00E9703F">
      <w:pPr>
        <w:pStyle w:val="affffd"/>
        <w:spacing w:after="0"/>
        <w:rPr>
          <w:del w:id="90149" w:author="מנוע עיצוב" w:date="2026-10-11T12:09:26Z"/>
          <w:rFonts w:ascii="MS Mincho" w:hAnsi="MS Mincho"/>
          <w:bCs w:val="0"/>
          <w:rtl/>
        </w:rPr>
      </w:pPr>
      <w:del w:id="90148" w:author="מנוע עיצוב" w:date="2026-10-11T12:09:26Z">
        <w:r>
          <w:rPr>
            <w:rFonts w:ascii="MS Mincho" w:hAnsi="MS Mincho" w:hint="cs"/>
            <w:bCs w:val="0"/>
            <w:rtl/>
          </w:rPr>
          <w:delText xml:space="preserve"> ׻</w:delText>
        </w:r>
      </w:del>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קנג.</w:t>
      </w:r>
    </w:p>
    <w:p w:rsidR="00E9703F" w:rsidRPr="009757B9" w:rsidRDefault="00E9703F" w:rsidP="00E9703F">
      <w:pPr>
        <w:pStyle w:val="affff1"/>
        <w:ind w:end="0"/>
        <w:rPr>
          <w:rStyle w:val="afffe"/>
          <w:b w:val="0"/>
          <w:bCs/>
          <w:rtl/>
        </w:rPr>
        <w:pPrChange w:id="20137" w:author="קלוד" w:date="2026-10-11T09:07:15Z">
          <w:pPr>
            <w:pStyle w:val="affff1"/>
            <w:rPr>
              <w:rStyle w:val="afffe"/>
              <w:b w:val="0"/>
              <w:bCs/>
              <w:rtl/>
            </w:rPr>
          </w:pPr>
        </w:pPrChange>
      </w:pPr>
      <w:ins w:id="9865" w:author="מספור קטעי משנה" w:date="2026-10-11T09:35:03Z">
        <w:r>
          <w:rPr>
            <w:rStyle w:val="MisparKeta"/>
          </w:rPr>
          <w:t xml:space="preserve">א. </w:t>
        </w:r>
      </w:ins>
      <w:r w:rsidRPr="00146180">
        <w:rPr>
          <w:rStyle w:val="afffe"/>
          <w:rFonts w:hint="cs"/>
          <w:b w:val="0"/>
          <w:rtl/>
        </w:rPr>
        <w:t xml:space="preserve"> הגיע לחצר החיצונה</w:t>
      </w:r>
    </w:p>
    <w:p w:rsidR="00E9703F" w:rsidRDefault="00E9703F" w:rsidP="00E9703F">
      <w:pPr>
        <w:rPr>
          <w:rFonts w:ascii="Fb Fontext" w:hAnsi="Fb Fontext"/>
          <w:sz w:val="20"/>
          <w:rtl/>
        </w:rPr>
      </w:pPr>
      <w:r w:rsidRPr="006F178A">
        <w:rPr>
          <w:rStyle w:val="2fb"/>
          <w:rFonts w:ascii="Fb Fontext" w:hAnsi="Fb Fontext"/>
          <w:sz w:val="20"/>
          <w:rtl/>
        </w:rPr>
        <w:t xml:space="preserve">ר"ה</w:t>
      </w:r>
      <w:r w:rsidRPr="006F178A">
        <w:rPr>
          <w:rFonts w:ascii="Fb Fontext" w:hAnsi="Fb Fontext"/>
          <w:sz w:val="20"/>
          <w:rtl/>
        </w:rPr>
        <w:t xml:space="preserve"> היתה בהמתו טעונה כלי זכוכית - מביא כרים וכסתות ומניח תחתיה, ומתיר החבלים והשקין נופלים. והיינו בקרני דאומנא דלא חזיא </w:t>
      </w:r>
      <w:ins w:id="93991" w:author="מנוע מכני" w:date="2026-10-11T12:04:39Z">
        <w:r>
          <w:rPr>
            <w:rFonts w:ascii="Fb Fontext" w:hAnsi="Fb Fontext"/>
            <w:sz w:val="20"/>
            <w:rtl/>
          </w:rPr>
          <w:t xml:space="preserve">לו</w:t>
        </w:r>
      </w:ins>
      <w:del w:id="93992" w:author="מנוע מכני" w:date="2026-10-11T12:04:39Z">
        <w:r w:rsidRPr="006F178A">
          <w:rPr>
            <w:rFonts w:ascii="Fb Fontext" w:hAnsi="Fb Fontext"/>
            <w:sz w:val="20"/>
            <w:rtl/>
          </w:rPr>
          <w:delText xml:space="preserve">ליה</w:delText>
        </w:r>
      </w:del>
      <w:r w:rsidRPr="006F178A">
        <w:rPr>
          <w:rFonts w:ascii="Fb Fontext" w:hAnsi="Fb Fontext"/>
          <w:sz w:val="20"/>
          <w:rtl/>
        </w:rPr>
        <w:t xml:space="preserve"> [מאוסים] ואינו מבטל כלי מהיכנו דמיירי במשאות קטנים [שמגלגלם מאחד לאחד עד שנופלים לארץ]</w:t>
      </w:r>
    </w:p>
    <w:p>
      <w:pPr>
        <w:pStyle w:val="38"/>
        <w:rPr>
          <w:ins w:id="99260" w:author="מנוע מכני" w:date="2026-10-11T12:04:39Z"/>
        </w:rPr>
      </w:pPr>
      <w:r w:rsidRPr="006F178A">
        <w:t xml:space="preserve">הך</w:t>
      </w:r>
    </w:p>
    <w:p w:rsidR="00E9703F" w:rsidRPr="006F178A" w:rsidRDefault="00E9703F" w:rsidP="00E9703F">
      <w:pPr>
        <w:rPr>
          <w:rtl/>
        </w:rPr>
      </w:pPr>
      <w:del w:id="99261" w:author="מנוע מכני" w:date="2026-10-11T12:04:39Z">
        <w:r w:rsidRPr="006F178A">
          <w:rPr>
            <w:rtl/>
          </w:rPr>
          <w:delText xml:space="preserve"> </w:delText>
        </w:r>
      </w:del>
      <w:r w:rsidRPr="006F178A">
        <w:rPr>
          <w:rtl/>
        </w:rPr>
        <w:t xml:space="preserve">היתה בהמתו טעונה טבל ועששיות - מתיר את החבלים והשקין נופלין, ואע"פ שמשתברין. דלא התירו לו לשים כרים </w:t>
      </w:r>
      <w:r>
        <w:rPr>
          <w:rtl/>
        </w:rPr>
        <w:t>וכו'</w:t>
      </w:r>
      <w:r w:rsidRPr="006F178A">
        <w:rPr>
          <w:rtl/>
        </w:rPr>
        <w:t xml:space="preserve"> דמיירי בכולסא דצריך לחתיכות קטנות </w:t>
      </w:r>
      <w:r w:rsidRPr="006F178A">
        <w:rPr>
          <w:rtl/>
        </w:rPr>
        <w:t xml:space="preserve">וקמ"ל</w:t>
      </w:r>
      <w:r w:rsidRPr="006F178A">
        <w:rPr>
          <w:rtl/>
        </w:rPr>
        <w:t xml:space="preserve"> דלא </w:t>
      </w:r>
      <w:r>
        <w:rPr>
          <w:rtl/>
        </w:rPr>
        <w:t>חיישי'</w:t>
      </w:r>
      <w:r w:rsidRPr="006F178A">
        <w:rPr>
          <w:rtl/>
        </w:rPr>
        <w:t xml:space="preserve"> להפסד מועט ודומיא דטבל הוא דלא חזי </w:t>
      </w:r>
      <w:ins w:id="93993" w:author="מנוע מכני" w:date="2026-10-11T12:04:39Z">
        <w:r>
          <w:rPr>
            <w:rtl/>
          </w:rPr>
          <w:t xml:space="preserve">לו</w:t>
        </w:r>
      </w:ins>
      <w:del w:id="93994" w:author="מנוע מכני" w:date="2026-10-11T12:04:39Z">
        <w:r w:rsidRPr="006F178A">
          <w:rPr>
            <w:rtl/>
          </w:rPr>
          <w:delText xml:space="preserve">ליה</w:delText>
        </w:r>
      </w:del>
      <w:r w:rsidRPr="006F178A">
        <w:rPr>
          <w:rtl/>
        </w:rPr>
        <w:t xml:space="preserve">.</w:t>
      </w:r>
    </w:p>
    <w:p w:rsidR="00E9703F" w:rsidRPr="006F178A" w:rsidRDefault="00E9703F" w:rsidP="00E9703F">
      <w:pPr>
        <w:rPr>
          <w:rtl/>
        </w:rPr>
      </w:pPr>
      <w:ins w:id="94151" w:author="מנוע מכני" w:date="2026-10-11T12:04:39Z">
        <w:r>
          <w:rPr>
            <w:rFonts w:ascii="Fb Fontext" w:hAnsi="Fb Fontext"/>
            <w:rtl/>
          </w:rPr>
          <w:t xml:space="preserve">אף</w:t>
        </w:r>
      </w:ins>
      <w:del w:id="94152" w:author="מנוע מכני" w:date="2026-10-11T12:04:39Z">
        <w:r w:rsidRPr="006F178A">
          <w:rPr>
            <w:rFonts w:ascii="Fb Fontext" w:hAnsi="Fb Fontext"/>
            <w:rtl/>
          </w:rPr>
          <w:delText xml:space="preserve">אע"פ</w:delText>
        </w:r>
      </w:del>
      <w:r w:rsidRPr="006F178A">
        <w:rPr>
          <w:rFonts w:ascii="Fb Fontext" w:hAnsi="Fb Fontext"/>
          <w:rtl/>
        </w:rPr>
        <w:t xml:space="preserve"> שמשתברין – </w:t>
      </w:r>
      <w:r w:rsidRPr="006F178A">
        <w:rPr>
          <w:rFonts w:ascii="Fb Fontext" w:hAnsi="Fb Fontext"/>
          <w:rtl/>
        </w:rPr>
        <w:t xml:space="preserve">קמ"ל</w:t>
      </w:r>
      <w:r w:rsidRPr="006F178A">
        <w:rPr>
          <w:rFonts w:ascii="Fb Fontext" w:hAnsi="Fb Fontext"/>
          <w:rtl/>
        </w:rPr>
        <w:t xml:space="preserve"> דלהפסד מועט </w:t>
      </w:r>
      <w:r w:rsidRPr="006F178A">
        <w:rPr>
          <w:rFonts w:ascii="Fb Fontext" w:hAnsi="Fb Fontext"/>
          <w:rtl/>
        </w:rPr>
        <w:t xml:space="preserve">לא</w:t>
      </w:r>
      <w:r w:rsidRPr="006F178A">
        <w:rPr>
          <w:rFonts w:ascii="Fb Fontext" w:hAnsi="Fb Fontext"/>
          <w:rtl/>
        </w:rPr>
        <w:t xml:space="preserve"> חששו.</w:t>
      </w:r>
    </w:p>
    <w:p>
      <w:pPr>
        <w:pStyle w:val="afffff8"/>
        <w:rPr>
          <w:ins w:id="90025" w:author="קלוד" w:date="2026-10-11T12:33:55Z"/>
        </w:rPr>
      </w:pPr>
      <w:ins w:id="90026" w:author="קלוד" w:date="2026-10-11T12:33:55Z">
        <w:r>
          <w:rPr>
            <w:color w:val="7B3F00"/>
          </w:rPr>
          <w:t xml:space="preserve">בהמה טעונה שליף ודבש - וחמורו של ר"ג</w:t>
        </w:r>
      </w:ins>
    </w:p>
    <w:p w:rsidR="00E9703F" w:rsidRPr="009757B9" w:rsidRDefault="00E9703F" w:rsidP="00E9703F">
      <w:pPr>
        <w:rPr>
          <w:rFonts w:cs="Guttman Vilna"/>
          <w:b/>
          <w:bCs/>
          <w:rtl/>
        </w:rPr>
      </w:pPr>
      <w:r w:rsidRPr="006F178A">
        <w:rPr>
          <w:rtl/>
        </w:rPr>
        <w:t xml:space="preserve">תניא</w:t>
      </w:r>
      <w:r w:rsidRPr="006F178A">
        <w:rPr>
          <w:rtl/>
        </w:rPr>
        <w:t xml:space="preserve">, </w:t>
      </w:r>
      <w:r w:rsidRPr="006F178A">
        <w:rPr>
          <w:rStyle w:val="2fb"/>
          <w:rtl/>
        </w:rPr>
        <w:t xml:space="preserve">רשב"י</w:t>
      </w:r>
      <w:r w:rsidRPr="006F178A">
        <w:rPr>
          <w:rtl/>
        </w:rPr>
        <w:t xml:space="preserve"> היתה בהמתו טעונה שליף של תבואה - מניח ראשו תחתיה, ומסלקו לצד אחר, והוא נופל מאליו.</w:t>
      </w:r>
    </w:p>
    <w:p w:rsidR="00E9703F" w:rsidRPr="006F178A" w:rsidRDefault="00E9703F" w:rsidP="00E9703F">
      <w:pPr>
        <w:rPr>
          <w:rtl/>
        </w:rPr>
      </w:pPr>
      <w:r w:rsidRPr="006F178A">
        <w:rPr>
          <w:rFonts w:ascii="Fb Fontext" w:hAnsi="Fb Fontext"/>
          <w:rtl/>
        </w:rPr>
        <w:t xml:space="preserve">חמורו של </w:t>
      </w:r>
      <w:r w:rsidRPr="006F178A">
        <w:rPr>
          <w:rStyle w:val="2fb"/>
          <w:rFonts w:ascii="Fb Fontext" w:hAnsi="Fb Fontext"/>
          <w:rtl/>
        </w:rPr>
        <w:t xml:space="preserve">ר"ג</w:t>
      </w:r>
      <w:r w:rsidRPr="006F178A">
        <w:rPr>
          <w:rFonts w:ascii="Fb Fontext" w:hAnsi="Fb Fontext"/>
          <w:rtl/>
        </w:rPr>
        <w:t xml:space="preserve"> היתה טעונה דבש ולא רצה לפורקה עד מוצ"ש ולמוצ"ש מתה ועשה כן משום דהדבישו </w:t>
      </w:r>
      <w:r>
        <w:rPr>
          <w:rFonts w:ascii="Fb Fontext" w:hAnsi="Fb Fontext"/>
          <w:rtl/>
        </w:rPr>
        <w:t>ואפי'</w:t>
      </w:r>
      <w:r w:rsidRPr="006F178A">
        <w:rPr>
          <w:rFonts w:ascii="Fb Fontext" w:hAnsi="Fb Fontext"/>
          <w:rtl/>
        </w:rPr>
        <w:t xml:space="preserve"> דחזי לכיתתא דגמלי מ"מ אם היה שומט החבלים היו נבקעין וכרים וכסתות </w:t>
      </w:r>
      <w:r w:rsidRPr="006F178A">
        <w:rPr>
          <w:rFonts w:ascii="Fb Fontext" w:hAnsi="Fb Fontext"/>
          <w:rtl/>
        </w:rPr>
        <w:t xml:space="preserve">לא</w:t>
      </w:r>
      <w:r w:rsidRPr="006F178A">
        <w:rPr>
          <w:rFonts w:ascii="Fb Fontext" w:hAnsi="Fb Fontext"/>
          <w:rtl/>
        </w:rPr>
        <w:t xml:space="preserve"> שם תחתיהם דהיו </w:t>
      </w:r>
      <w:ins w:id="90743" w:author="Claude - סמנטי" w:date="2026-10-11T12:28:21Z">
        <w:r>
          <w:rPr>
            <w:rFonts w:ascii="Fb Fontext" w:hAnsi="Fb Fontext"/>
            <w:rtl/>
          </w:rPr>
          <w:t xml:space="preserve">מתלכלכים</w:t>
        </w:r>
      </w:ins>
      <w:del w:id="90744" w:author="Claude - סמנטי" w:date="2026-10-11T12:28:21Z">
        <w:r w:rsidRPr="006F178A">
          <w:rPr>
            <w:rFonts w:ascii="Fb Fontext" w:hAnsi="Fb Fontext"/>
            <w:rtl/>
          </w:rPr>
          <w:delText xml:space="preserve">מיטנפי</w:delText>
        </w:r>
      </w:del>
      <w:r w:rsidRPr="006F178A">
        <w:rPr>
          <w:rFonts w:ascii="Fb Fontext" w:hAnsi="Fb Fontext"/>
          <w:rtl/>
        </w:rPr>
        <w:t xml:space="preserve"> והיה בטל כלי מהיכנו.</w:t>
      </w:r>
    </w:p>
    <w:p w:rsidR="00E9703F" w:rsidRPr="006F178A" w:rsidRDefault="00E9703F" w:rsidP="00E9703F">
      <w:pPr>
        <w:rPr>
          <w:rtl/>
        </w:rPr>
      </w:pPr>
      <w:ins w:id="95373" w:author="מנוע מכני" w:date="2026-10-11T12:04:39Z">
        <w:r>
          <w:rPr>
            <w:rtl/>
          </w:rPr>
          <w:t xml:space="preserve">וסבר</w:t>
        </w:r>
      </w:ins>
      <w:del w:id="95374" w:author="מנוע מכני" w:date="2026-10-11T12:04:39Z">
        <w:r w:rsidRPr="006F178A">
          <w:rPr>
            <w:rtl/>
          </w:rPr>
          <w:delText xml:space="preserve">וס"ל</w:delText>
        </w:r>
      </w:del>
      <w:r w:rsidRPr="006F178A">
        <w:rPr>
          <w:rtl/>
        </w:rPr>
        <w:t xml:space="preserve"> דצעב"ח דרבנן ולא דאורייתא.</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קנד.</w:t>
      </w:r>
    </w:p>
    <w:p>
      <w:pPr>
        <w:pStyle w:val="afffff8"/>
        <w:rPr>
          <w:ins w:id="90023" w:author="קלוד" w:date="2026-10-11T12:33:55Z"/>
        </w:rPr>
      </w:pPr>
      <w:ins w:id="90024" w:author="קלוד" w:date="2026-10-11T12:33:55Z">
        <w:r>
          <w:rPr>
            <w:color w:val="7B3F00"/>
          </w:rPr>
          <w:t xml:space="preserve">צדדין - האם גזרו רבנן, רבה ואביי</w:t>
        </w:r>
      </w:ins>
    </w:p>
    <w:p w:rsidR="00E9703F" w:rsidRPr="006F178A" w:rsidRDefault="00E9703F" w:rsidP="00E9703F">
      <w:pPr>
        <w:rPr>
          <w:rtl/>
        </w:rPr>
      </w:pPr>
      <w:r w:rsidRPr="006F178A">
        <w:rPr>
          <w:rStyle w:val="2fb"/>
          <w:rFonts w:ascii="Fb Fontext" w:hAnsi="Fb Fontext"/>
          <w:rtl/>
        </w:rPr>
        <w:t xml:space="preserve">רבה</w:t>
      </w:r>
      <w:r w:rsidRPr="006F178A">
        <w:rPr>
          <w:rFonts w:ascii="Fb Fontext" w:hAnsi="Fb Fontext"/>
          <w:rtl/>
        </w:rPr>
        <w:t xml:space="preserve"> משפשף </w:t>
      </w:r>
      <w:ins w:id="112173" w:author="קלוד" w:date="2026-10-11T13:11:34Z">
        <w:r>
          <w:rPr>
            <w:rFonts w:ascii="Fb Fontext" w:hAnsi="Fb Fontext"/>
            <w:rtl/>
          </w:rPr>
          <w:t xml:space="preserve">את</w:t>
        </w:r>
      </w:ins>
      <w:del w:id="112174" w:author="קלוד" w:date="2026-10-11T13:11:34Z">
        <w:r w:rsidRPr="006F178A">
          <w:rPr>
            <w:rFonts w:ascii="Fb Fontext" w:hAnsi="Fb Fontext"/>
            <w:rtl/>
          </w:rPr>
          <w:delText xml:space="preserve">לבריה</w:delText>
        </w:r>
      </w:del>
      <w:r w:rsidRPr="006F178A">
        <w:rPr>
          <w:rFonts w:ascii="Fb Fontext" w:hAnsi="Fb Fontext"/>
          <w:rtl/>
        </w:rPr>
        <w:t xml:space="preserve"> </w:t>
      </w:r>
      <w:ins w:id="112171" w:author="קלוד" w:date="2026-10-11T13:11:34Z">
        <w:r>
          <w:rPr>
            <w:rFonts w:ascii="Fb Fontext" w:hAnsi="Fb Fontext"/>
            <w:rtl/>
          </w:rPr>
          <w:t xml:space="preserve">בנו</w:t>
        </w:r>
      </w:ins>
      <w:del w:id="112172" w:author="קלוד" w:date="2026-10-11T13:11:34Z">
        <w:r w:rsidRPr="006F178A">
          <w:rPr>
            <w:rFonts w:ascii="Fb Fontext" w:hAnsi="Fb Fontext"/>
            <w:rtl/>
          </w:rPr>
          <w:delText xml:space="preserve">אגבא</w:delText>
        </w:r>
      </w:del>
      <w:r w:rsidRPr="006F178A">
        <w:rPr>
          <w:rFonts w:ascii="Fb Fontext" w:hAnsi="Fb Fontext"/>
          <w:rtl/>
        </w:rPr>
        <w:t xml:space="preserve"> </w:t>
      </w:r>
      <w:ins w:id="112169" w:author="קלוד" w:date="2026-10-11T13:11:34Z">
        <w:r>
          <w:rPr>
            <w:rFonts w:ascii="Fb Fontext" w:hAnsi="Fb Fontext"/>
            <w:rtl/>
          </w:rPr>
          <w:t xml:space="preserve">על</w:t>
        </w:r>
      </w:ins>
      <w:del w:id="112170" w:author="קלוד" w:date="2026-10-11T13:11:34Z">
        <w:r w:rsidRPr="006F178A">
          <w:rPr>
            <w:rFonts w:ascii="Fb Fontext" w:hAnsi="Fb Fontext"/>
            <w:rtl/>
          </w:rPr>
          <w:delText xml:space="preserve">דחמרא</w:delText>
        </w:r>
      </w:del>
      <w:r w:rsidRPr="006F178A">
        <w:rPr>
          <w:rFonts w:ascii="Fb Fontext" w:hAnsi="Fb Fontext"/>
          <w:rtl/>
        </w:rPr>
        <w:t xml:space="preserve"> </w:t>
      </w:r>
      <w:ins w:id="95375" w:author="מנוע מכני" w:date="2026-10-11T12:04:39Z">
        <w:ins w:id="112167" w:author="קלוד" w:date="2026-10-11T13:11:34Z">
          <w:r>
            <w:rPr>
              <w:rFonts w:ascii="Fb Fontext" w:hAnsi="Fb Fontext"/>
              <w:rtl/>
            </w:rPr>
            <w:t xml:space="preserve">גב</w:t>
          </w:r>
        </w:ins>
        <w:del w:id="112168" w:author="קלוד" w:date="2026-10-11T13:11:34Z">
          <w:r>
            <w:rPr>
              <w:rFonts w:ascii="Fb Fontext" w:hAnsi="Fb Fontext"/>
              <w:rtl/>
            </w:rPr>
            <w:delText xml:space="preserve">דסבר</w:delText>
          </w:r>
        </w:del>
      </w:ins>
      <w:del w:id="95376" w:author="מנוע מכני" w:date="2026-10-11T12:04:39Z">
        <w:r w:rsidRPr="006F178A">
          <w:rPr>
            <w:rFonts w:ascii="Fb Fontext" w:hAnsi="Fb Fontext"/>
            <w:rtl/>
          </w:rPr>
          <w:delText xml:space="preserve">דס"ל</w:delText>
        </w:r>
      </w:del>
      <w:r w:rsidRPr="006F178A">
        <w:rPr>
          <w:rFonts w:ascii="Fb Fontext" w:hAnsi="Fb Fontext"/>
          <w:rtl/>
        </w:rPr>
        <w:t xml:space="preserve"> </w:t>
      </w:r>
      <w:ins w:id="112165" w:author="קלוד" w:date="2026-10-11T13:11:34Z">
        <w:r>
          <w:rPr>
            <w:rFonts w:ascii="Fb Fontext" w:hAnsi="Fb Fontext"/>
            <w:rtl/>
          </w:rPr>
          <w:t xml:space="preserve">החמור </w:t>
        </w:r>
        <w:r>
          <w:rPr>
            <w:rStyle w:val="afffffe"/>
            <w:rFonts w:ascii="Fb Fontext" w:hAnsi="Fb Fontext"/>
            <w:rtl/>
          </w:rPr>
          <w:t xml:space="preserve">להורידו</w:t>
        </w:r>
        <w:r>
          <w:rPr>
            <w:rFonts w:ascii="Fb Fontext" w:hAnsi="Fb Fontext"/>
            <w:rtl/>
          </w:rPr>
          <w:t xml:space="preserve">, שסבר שצדדין</w:t>
        </w:r>
      </w:ins>
      <w:del w:id="112166" w:author="קלוד" w:date="2026-10-11T13:11:34Z">
        <w:r w:rsidRPr="006F178A">
          <w:rPr>
            <w:rFonts w:ascii="Fb Fontext" w:hAnsi="Fb Fontext"/>
            <w:rtl/>
          </w:rPr>
          <w:delText xml:space="preserve">דצדדין</w:delText>
        </w:r>
      </w:del>
      <w:r w:rsidRPr="006F178A">
        <w:rPr>
          <w:rFonts w:ascii="Fb Fontext" w:hAnsi="Fb Fontext"/>
          <w:rtl/>
        </w:rPr>
        <w:t xml:space="preserve"> </w:t>
      </w:r>
      <w:r w:rsidRPr="006F178A">
        <w:rPr>
          <w:rFonts w:ascii="Fb Fontext" w:hAnsi="Fb Fontext"/>
          <w:rtl/>
        </w:rPr>
        <w:t xml:space="preserve">לא</w:t>
      </w:r>
      <w:r w:rsidRPr="006F178A">
        <w:rPr>
          <w:rFonts w:ascii="Fb Fontext" w:hAnsi="Fb Fontext"/>
          <w:rtl/>
        </w:rPr>
        <w:t xml:space="preserve"> גזרו רבנן.</w:t>
      </w:r>
    </w:p>
    <w:p w:rsidR="00E9703F" w:rsidRDefault="00E9703F" w:rsidP="00E9703F">
      <w:pPr>
        <w:rPr>
          <w:rtl/>
        </w:rPr>
      </w:pPr>
      <w:r w:rsidRPr="006F178A">
        <w:rPr>
          <w:rStyle w:val="2fb"/>
          <w:rtl/>
        </w:rPr>
        <w:t xml:space="preserve">רבה</w:t>
      </w:r>
      <w:r w:rsidRPr="006F178A">
        <w:rPr>
          <w:rtl/>
        </w:rPr>
        <w:t xml:space="preserve"> </w:t>
      </w:r>
      <w:ins w:id="112179" w:author="קלוד" w:date="2026-10-11T13:11:34Z">
        <w:r>
          <w:rPr>
            <w:rtl/>
          </w:rPr>
          <w:t xml:space="preserve">סבר</w:t>
        </w:r>
      </w:ins>
      <w:del w:id="112180" w:author="קלוד" w:date="2026-10-11T13:11:34Z">
        <w:r w:rsidRPr="006F178A">
          <w:rPr>
            <w:rtl/>
          </w:rPr>
          <w:delText xml:space="preserve">ס'ל</w:delText>
        </w:r>
      </w:del>
      <w:r w:rsidRPr="006F178A">
        <w:rPr>
          <w:rtl/>
        </w:rPr>
        <w:t xml:space="preserve"> </w:t>
      </w:r>
      <w:ins w:id="90745" w:author="Claude - סמנטי" w:date="2026-10-11T12:28:21Z">
        <w:r>
          <w:rPr>
            <w:rtl/>
          </w:rPr>
          <w:t xml:space="preserve">שהוא</w:t>
        </w:r>
      </w:ins>
      <w:del w:id="90746" w:author="Claude - סמנטי" w:date="2026-10-11T12:28:21Z">
        <w:r w:rsidRPr="006F178A">
          <w:rPr>
            <w:rtl/>
          </w:rPr>
          <w:delText xml:space="preserve">דהוא</w:delText>
        </w:r>
      </w:del>
      <w:r w:rsidRPr="006F178A">
        <w:rPr>
          <w:rtl/>
        </w:rPr>
        <w:t xml:space="preserve"> כמו </w:t>
      </w:r>
      <w:ins w:id="112177" w:author="קלוד" w:date="2026-10-11T13:11:34Z">
        <w:r>
          <w:rPr>
            <w:rtl/>
          </w:rPr>
          <w:t xml:space="preserve">המתיר</w:t>
        </w:r>
      </w:ins>
      <w:del w:id="112178" w:author="קלוד" w:date="2026-10-11T13:11:34Z">
        <w:r w:rsidRPr="006F178A">
          <w:rPr>
            <w:rtl/>
          </w:rPr>
          <w:delText xml:space="preserve">הך דמתיר</w:delText>
        </w:r>
      </w:del>
      <w:r w:rsidRPr="006F178A">
        <w:rPr>
          <w:rtl/>
        </w:rPr>
        <w:t xml:space="preserve"> חבלים ושקין </w:t>
      </w:r>
      <w:ins w:id="112175" w:author="קלוד" w:date="2026-10-11T13:11:34Z">
        <w:r>
          <w:rPr>
            <w:rtl/>
          </w:rPr>
          <w:t xml:space="preserve">נופלין,</w:t>
        </w:r>
      </w:ins>
      <w:del w:id="112176" w:author="קלוד" w:date="2026-10-11T13:11:34Z">
        <w:r w:rsidRPr="006F178A">
          <w:rPr>
            <w:rtl/>
          </w:rPr>
          <w:delText xml:space="preserve">נופלין</w:delText>
        </w:r>
      </w:del>
      <w:r w:rsidRPr="006F178A">
        <w:rPr>
          <w:rtl/>
        </w:rPr>
        <w:t xml:space="preserve"> והיינו בחבר גוולקי [דצריך להורידם יחד </w:t>
      </w:r>
      <w:r w:rsidRPr="006F178A">
        <w:rPr>
          <w:rtl/>
        </w:rPr>
        <w:t xml:space="preserve">ע"י</w:t>
      </w:r>
      <w:r w:rsidRPr="006F178A">
        <w:rPr>
          <w:rtl/>
        </w:rPr>
        <w:t xml:space="preserve"> צדדין]</w:t>
      </w:r>
    </w:p>
    <w:p w:rsidR="00E9703F" w:rsidRPr="00A96C39" w:rsidRDefault="00E9703F" w:rsidP="00E9703F">
      <w:pPr>
        <w:rPr>
          <w:rFonts w:ascii="Fb Fontext" w:hAnsi="Fb Fontext"/>
          <w:spacing w:val="-8"/>
          <w:sz w:val="20"/>
          <w:rtl/>
        </w:rPr>
      </w:pPr>
      <w:r w:rsidRPr="00A96C39">
        <w:rPr>
          <w:rStyle w:val="2fb"/>
          <w:rFonts w:ascii="Fb Fontext" w:hAnsi="Fb Fontext"/>
          <w:spacing w:val="-8"/>
          <w:sz w:val="20"/>
          <w:rtl/>
        </w:rPr>
        <w:t xml:space="preserve">ואביי</w:t>
      </w:r>
      <w:r w:rsidRPr="00A96C39">
        <w:rPr>
          <w:rFonts w:ascii="Fb Fontext" w:hAnsi="Fb Fontext"/>
          <w:spacing w:val="-8"/>
          <w:sz w:val="20"/>
          <w:rtl/>
        </w:rPr>
        <w:t xml:space="preserve"> דחה דמיירי בחבר אגוולקי [מסמר וטבעת שבניתוקם באמצע נופלים] או בלכתא [שתי טבעות]</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הקשתה הגמ' על </w:t>
      </w:r>
      <w:r w:rsidRPr="006F178A">
        <w:rPr>
          <w:rStyle w:val="2fb"/>
          <w:rFonts w:ascii="Fb Fontext" w:hAnsi="Fb Fontext"/>
          <w:rtl/>
        </w:rPr>
        <w:t xml:space="preserve">רבה</w:t>
      </w:r>
      <w:r w:rsidRPr="006F178A">
        <w:rPr>
          <w:rFonts w:ascii="Fb Fontext" w:hAnsi="Fb Fontext"/>
          <w:rtl/>
        </w:rPr>
        <w:t xml:space="preserve"> דשתים בידי אדם ואחת באילן - כשרה, ואין עולין לה ביו"ט.</w:t>
      </w:r>
    </w:p>
    <w:p w:rsidR="00E9703F" w:rsidRPr="006F178A" w:rsidRDefault="00E9703F" w:rsidP="00E9703F">
      <w:pPr>
        <w:rPr>
          <w:rtl/>
        </w:rPr>
      </w:pPr>
      <w:r w:rsidRPr="006F178A">
        <w:rPr>
          <w:rtl/>
        </w:rPr>
        <w:t>ובפשטות מדובר דחק באילן והו"ל צדדין ואסורין.</w:t>
      </w:r>
    </w:p>
    <w:p w:rsidR="00E9703F" w:rsidRPr="006F178A" w:rsidRDefault="00E9703F" w:rsidP="00E9703F">
      <w:pPr>
        <w:rPr>
          <w:rtl/>
        </w:rPr>
      </w:pPr>
      <w:r w:rsidRPr="006F178A">
        <w:rPr>
          <w:rStyle w:val="2fb"/>
          <w:rFonts w:ascii="Fb Fontext" w:hAnsi="Fb Fontext"/>
          <w:rtl/>
        </w:rPr>
        <w:t xml:space="preserve">ורבה</w:t>
      </w:r>
      <w:r w:rsidRPr="006F178A">
        <w:rPr>
          <w:rStyle w:val="afffe"/>
          <w:rFonts w:ascii="Fb Fontext" w:hAnsi="Fb Fontext"/>
          <w:rtl/>
        </w:rPr>
        <w:t xml:space="preserve"> דחה</w:t>
      </w:r>
      <w:r w:rsidRPr="006F178A">
        <w:rPr>
          <w:rtl/>
        </w:rPr>
        <w:t xml:space="preserve"> דמיירי דכפייה לאילן ואנח סיכוך עילויה, </w:t>
      </w:r>
      <w:r w:rsidRPr="006F178A">
        <w:rPr>
          <w:rtl/>
        </w:rPr>
        <w:t xml:space="preserve">וקמ"ל</w:t>
      </w:r>
      <w:r w:rsidRPr="006F178A">
        <w:rPr>
          <w:rtl/>
        </w:rPr>
        <w:t xml:space="preserve"> דאפ"ה אסור.</w:t>
      </w:r>
    </w:p>
    <w:p>
      <w:pPr>
        <w:pStyle w:val="38"/>
        <w:rPr>
          <w:ins w:id="99262" w:author="מנוע מכני" w:date="2026-10-11T12:04:39Z"/>
        </w:rPr>
      </w:pPr>
      <w:r w:rsidRPr="006F178A">
        <w:t xml:space="preserve">והך</w:t>
      </w:r>
    </w:p>
    <w:p w:rsidR="00E9703F" w:rsidRPr="009757B9" w:rsidRDefault="00E9703F" w:rsidP="00E9703F">
      <w:pPr>
        <w:rPr>
          <w:rFonts w:cs="Guttman Vilna"/>
          <w:b/>
          <w:bCs/>
          <w:rtl/>
        </w:rPr>
      </w:pPr>
      <w:del w:id="99263" w:author="מנוע מכני" w:date="2026-10-11T12:04:39Z">
        <w:r w:rsidRPr="006F178A">
          <w:rPr>
            <w:rtl/>
          </w:rPr>
          <w:delText xml:space="preserve"> </w:delText>
        </w:r>
      </w:del>
      <w:r w:rsidRPr="006F178A">
        <w:rPr>
          <w:rtl/>
        </w:rPr>
        <w:t xml:space="preserve">דג' דפנות מותר מיירי בגואזא פרסכנא היינו ענפיו מרובין </w:t>
      </w:r>
      <w:r w:rsidRPr="006F178A">
        <w:rPr>
          <w:rtl/>
        </w:rPr>
        <w:t xml:space="preserve">ואצ"ל</w:t>
      </w:r>
      <w:r w:rsidRPr="006F178A">
        <w:rPr>
          <w:rtl/>
        </w:rPr>
        <w:t xml:space="preserve"> לדפון ובלא טרחה היא.</w:t>
      </w:r>
    </w:p>
    <w:p w:rsidR="00E9703F" w:rsidRPr="006F178A" w:rsidRDefault="00E9703F" w:rsidP="00E9703F">
      <w:pPr>
        <w:rPr>
          <w:rtl/>
        </w:rPr>
      </w:pPr>
      <w:r w:rsidRPr="006F178A">
        <w:rPr>
          <w:rFonts w:ascii="Fb Fontext" w:hAnsi="Fb Fontext"/>
          <w:sz w:val="20"/>
          <w:rtl/>
        </w:rPr>
        <w:t xml:space="preserve">דייקא </w:t>
      </w:r>
      <w:ins w:id="92087" w:author="מנוע מכני" w:date="2026-10-11T12:04:39Z">
        <w:r>
          <w:rPr>
            <w:rFonts w:ascii="Fb Fontext" w:hAnsi="Fb Fontext"/>
            <w:sz w:val="20"/>
            <w:rtl/>
          </w:rPr>
          <w:t xml:space="preserve">גם</w:t>
        </w:r>
      </w:ins>
      <w:del w:id="92088" w:author="מנוע מכני" w:date="2026-10-11T12:04:39Z">
        <w:r w:rsidRPr="006F178A">
          <w:rPr>
            <w:rFonts w:ascii="Fb Fontext" w:hAnsi="Fb Fontext"/>
            <w:sz w:val="20"/>
            <w:rtl/>
          </w:rPr>
          <w:delText xml:space="preserve">נמי</w:delText>
        </w:r>
      </w:del>
      <w:r w:rsidRPr="006F178A">
        <w:rPr>
          <w:rFonts w:ascii="Fb Fontext" w:hAnsi="Fb Fontext"/>
          <w:sz w:val="20"/>
          <w:rtl/>
        </w:rPr>
        <w:t xml:space="preserve">, דקתני זה הכלל: כל אילו שינטל האילן ויכולה לעמוד - עולין לה ביו"ט, </w:t>
      </w:r>
      <w:r w:rsidRPr="006F178A">
        <w:rPr>
          <w:rFonts w:ascii="Fb Fontext" w:hAnsi="Fb Fontext"/>
          <w:sz w:val="20"/>
          <w:rtl/>
        </w:rPr>
        <w:t xml:space="preserve">ש"מ</w:t>
      </w:r>
      <w:r w:rsidRPr="006F178A">
        <w:rPr>
          <w:rFonts w:ascii="Fb Fontext" w:hAnsi="Fb Fontext"/>
          <w:sz w:val="20"/>
          <w:rtl/>
        </w:rPr>
        <w:t xml:space="preserve">.</w:t>
      </w:r>
    </w:p>
    <w:p>
      <w:pPr>
        <w:pStyle w:val="38"/>
        <w:rPr>
          <w:ins w:id="99265" w:author="מנוע מכני" w:date="2026-10-11T12:04:39Z"/>
        </w:rPr>
      </w:pPr>
      <w:del w:id="99264" w:author="מנוע מכני" w:date="2026-10-11T12:04:39Z">
        <w:r w:rsidRPr="006F178A">
          <w:delText xml:space="preserve">•</w:delText>
        </w:r>
      </w:del>
      <w:r w:rsidRPr="006F178A">
        <w:t xml:space="preserve"> </w:t>
      </w:r>
      <w:r w:rsidRPr="006F178A">
        <w:t xml:space="preserve">ולימא כתנאי:</w:t>
      </w:r>
    </w:p>
    <w:p w:rsidR="00E9703F" w:rsidRPr="006F178A" w:rsidRDefault="00E9703F" w:rsidP="00E9703F">
      <w:pPr>
        <w:rPr>
          <w:rtl/>
        </w:rPr>
      </w:pPr>
      <w:del w:id="99266" w:author="מנוע מכני" w:date="2026-10-11T12:04:39Z">
        <w:r w:rsidRPr="006F178A">
          <w:rPr>
            <w:rFonts w:ascii="Fb Fontext" w:hAnsi="Fb Fontext"/>
            <w:rtl/>
          </w:rPr>
          <w:delText xml:space="preserve"> </w:delText>
        </w:r>
      </w:del>
      <w:r w:rsidRPr="006F178A">
        <w:rPr>
          <w:rStyle w:val="2fb"/>
          <w:rFonts w:ascii="Fb Fontext" w:hAnsi="Fb Fontext"/>
          <w:rtl/>
        </w:rPr>
        <w:t xml:space="preserve">ת"ק</w:t>
      </w:r>
      <w:r w:rsidRPr="006F178A">
        <w:rPr>
          <w:rFonts w:ascii="Fb Fontext" w:hAnsi="Fb Fontext"/>
          <w:rtl/>
        </w:rPr>
        <w:t xml:space="preserve"> אין עולין לה ביו"ט.</w:t>
      </w:r>
    </w:p>
    <w:p w:rsidR="00E9703F" w:rsidRPr="009757B9" w:rsidRDefault="00E9703F" w:rsidP="00E9703F">
      <w:pPr>
        <w:rPr>
          <w:rFonts w:cs="Guttman Vilna"/>
          <w:b/>
          <w:bCs/>
          <w:rtl/>
        </w:rPr>
      </w:pPr>
      <w:r w:rsidRPr="006F178A">
        <w:rPr>
          <w:rStyle w:val="2fb"/>
          <w:rtl/>
        </w:rPr>
        <w:t xml:space="preserve">רשב"א</w:t>
      </w:r>
      <w:r w:rsidRPr="006F178A">
        <w:rPr>
          <w:rtl/>
        </w:rPr>
        <w:t xml:space="preserve"> משום </w:t>
      </w:r>
      <w:r w:rsidRPr="006F178A">
        <w:rPr>
          <w:rStyle w:val="2fb"/>
          <w:rtl/>
        </w:rPr>
        <w:t xml:space="preserve">ר"מ</w:t>
      </w:r>
      <w:r w:rsidRPr="006F178A">
        <w:rPr>
          <w:rtl/>
        </w:rPr>
        <w:t xml:space="preserve"> עולין לה ביו"ט.</w:t>
      </w:r>
    </w:p>
    <w:p w:rsidR="00E9703F" w:rsidRPr="006F178A" w:rsidRDefault="00E9703F" w:rsidP="00E9703F">
      <w:pPr>
        <w:rPr>
          <w:rtl/>
        </w:rPr>
      </w:pPr>
      <w:r w:rsidRPr="006F178A">
        <w:rPr>
          <w:rStyle w:val="2fb"/>
          <w:rtl/>
        </w:rPr>
        <w:tab/>
        <w:t xml:space="preserve">לרבה</w:t>
      </w:r>
      <w:r w:rsidRPr="006F178A">
        <w:rPr>
          <w:rtl/>
        </w:rPr>
        <w:tab/>
        <w:t xml:space="preserve"> </w:t>
      </w:r>
      <w:ins w:id="112181" w:author="קלוד" w:date="2026-10-11T13:11:34Z">
        <w:r>
          <w:rPr>
            <w:rtl/>
          </w:rPr>
          <w:t xml:space="preserve">בזה</w:t>
        </w:r>
      </w:ins>
      <w:del w:id="112182" w:author="קלוד" w:date="2026-10-11T13:11:34Z">
        <w:r w:rsidRPr="006F178A">
          <w:rPr>
            <w:rtl/>
          </w:rPr>
          <w:tab/>
          <w:delText xml:space="preserve">בהך</w:delText>
        </w:r>
      </w:del>
      <w:r w:rsidRPr="006F178A">
        <w:rPr>
          <w:rtl/>
        </w:rPr>
        <w:tab/>
        <w:t xml:space="preserve"> </w:t>
      </w:r>
      <w:ins w:id="92089" w:author="מנוע מכני" w:date="2026-10-11T12:04:39Z">
        <w:r>
          <w:rPr>
            <w:rtl/>
          </w:rPr>
          <w:t xml:space="preserve">חלקו</w:t>
        </w:r>
      </w:ins>
      <w:del w:id="92090" w:author="מנוע מכני" w:date="2026-10-11T12:04:39Z">
        <w:r w:rsidRPr="006F178A">
          <w:rPr>
            <w:rtl/>
          </w:rPr>
          <w:tab/>
          <w:delText xml:space="preserve">פליגי</w:delText>
        </w:r>
      </w:del>
      <w:r w:rsidRPr="006F178A">
        <w:rPr>
          <w:rtl/>
        </w:rPr>
        <w:tab/>
        <w:t xml:space="preserve"> </w:t>
      </w:r>
      <w:ins w:id="95047" w:author="מנוע מכני" w:date="2026-10-11T12:04:39Z">
        <w:r>
          <w:rPr>
            <w:rtl/>
          </w:rPr>
          <w:t xml:space="preserve">אם </w:t>
        </w:r>
      </w:ins>
      <w:del w:id="95048" w:author="מנוע מכני" w:date="2026-10-11T12:04:39Z">
        <w:r w:rsidRPr="006F178A">
          <w:rPr>
            <w:rtl/>
          </w:rPr>
          <w:tab/>
          <w:delText xml:space="preserve">אי </w:delText>
        </w:r>
      </w:del>
      <w:r w:rsidRPr="006F178A">
        <w:rPr>
          <w:rtl/>
        </w:rPr>
        <w:tab/>
        <w:t xml:space="preserve">צדדין אסורין או מותרין.</w:t>
      </w:r>
    </w:p>
    <w:p>
      <w:pPr>
        <w:pStyle w:val="38"/>
        <w:rPr>
          <w:ins w:id="99267" w:author="מנוע מכני" w:date="2026-10-11T12:04:39Z"/>
        </w:rPr>
      </w:pPr>
      <w:r w:rsidRPr="006F178A">
        <w:tab/>
      </w:r>
      <w:r w:rsidRPr="0092079A">
        <w:t>ולאביי</w:t>
      </w:r>
      <w:r w:rsidRPr="006F178A">
        <w:t xml:space="preserve">:</w:t>
      </w:r>
    </w:p>
    <w:p w:rsidR="00E9703F" w:rsidRPr="00EC3AF0" w:rsidRDefault="00E9703F" w:rsidP="00E9703F">
      <w:pPr>
        <w:rPr>
          <w:b/>
          <w:bCs/>
          <w:rtl/>
        </w:rPr>
      </w:pPr>
      <w:del w:id="99268" w:author="מנוע מכני" w:date="2026-10-11T12:04:39Z">
        <w:r w:rsidRPr="006F178A">
          <w:rPr>
            <w:rtl/>
          </w:rPr>
          <w:delText xml:space="preserve"> </w:delText>
        </w:r>
      </w:del>
      <w:r w:rsidRPr="006F178A">
        <w:rPr>
          <w:rtl/>
        </w:rPr>
        <w:t xml:space="preserve">כו"ע</w:t>
      </w:r>
      <w:r w:rsidRPr="006F178A">
        <w:rPr>
          <w:rtl/>
        </w:rPr>
        <w:t xml:space="preserve"> צדדין אסורין, </w:t>
      </w:r>
      <w:ins w:id="92091" w:author="מנוע מכני" w:date="2026-10-11T12:04:39Z">
        <w:r>
          <w:rPr>
            <w:rtl/>
          </w:rPr>
          <w:t xml:space="preserve">וכאן</w:t>
        </w:r>
      </w:ins>
      <w:del w:id="92092" w:author="מנוע מכני" w:date="2026-10-11T12:04:39Z">
        <w:r w:rsidRPr="006F178A">
          <w:rPr>
            <w:rtl/>
          </w:rPr>
          <w:delText xml:space="preserve">והכא</w:delText>
        </w:r>
      </w:del>
      <w:r w:rsidRPr="006F178A">
        <w:rPr>
          <w:rtl/>
        </w:rPr>
        <w:t xml:space="preserve"> בצדי צדדין </w:t>
      </w:r>
      <w:ins w:id="95505" w:author="מנוע מכני" w:date="2026-10-11T12:04:39Z">
        <w:r>
          <w:rPr>
            <w:rtl/>
          </w:rPr>
          <w:t xml:space="preserve">חלקו</w:t>
        </w:r>
      </w:ins>
      <w:del w:id="95506" w:author="מנוע מכני" w:date="2026-10-11T12:04:39Z">
        <w:r w:rsidRPr="006F178A">
          <w:rPr>
            <w:rtl/>
          </w:rPr>
          <w:delText xml:space="preserve">קמיפלגי</w:delText>
        </w:r>
      </w:del>
      <w:r w:rsidRPr="006F178A">
        <w:rPr>
          <w:rtl/>
        </w:rPr>
        <w:t xml:space="preserve">.</w:t>
      </w:r>
    </w:p>
    <w:p>
      <w:pPr>
        <w:pStyle w:val="38"/>
        <w:rPr>
          <w:ins w:id="99269" w:author="מנוע מכני" w:date="2026-10-11T12:04:39Z"/>
        </w:rPr>
      </w:pPr>
      <w:r w:rsidRPr="00EC3AF0">
        <w:t>רבא:</w:t>
      </w:r>
    </w:p>
    <w:p w:rsidR="00E9703F" w:rsidRPr="009757B9" w:rsidRDefault="00E9703F" w:rsidP="00E9703F">
      <w:pPr>
        <w:rPr>
          <w:rFonts w:cs="Guttman Vilna"/>
          <w:b/>
          <w:bCs/>
          <w:rtl/>
        </w:rPr>
      </w:pPr>
      <w:del w:id="99270" w:author="מנוע מכני" w:date="2026-10-11T12:04:39Z">
        <w:r w:rsidRPr="006F178A">
          <w:rPr>
            <w:rtl/>
          </w:rPr>
          <w:delText xml:space="preserve"> </w:delText>
        </w:r>
      </w:del>
      <w:r w:rsidRPr="006F178A">
        <w:rPr>
          <w:rtl/>
        </w:rPr>
        <w:t xml:space="preserve">מאן דאסר בצדדין - אסר </w:t>
      </w:r>
      <w:ins w:id="92093" w:author="מנוע מכני" w:date="2026-10-11T12:04:39Z">
        <w:r>
          <w:rPr>
            <w:rtl/>
          </w:rPr>
          <w:t xml:space="preserve">גם</w:t>
        </w:r>
      </w:ins>
      <w:del w:id="92094" w:author="מנוע מכני" w:date="2026-10-11T12:04:39Z">
        <w:r w:rsidRPr="006F178A">
          <w:rPr>
            <w:rtl/>
          </w:rPr>
          <w:delText xml:space="preserve">נמי</w:delText>
        </w:r>
      </w:del>
      <w:r w:rsidRPr="006F178A">
        <w:rPr>
          <w:rtl/>
        </w:rPr>
        <w:t xml:space="preserve"> בצדי צדדין.</w:t>
      </w:r>
    </w:p>
    <w:p w:rsidR="00E9703F" w:rsidRPr="006F178A" w:rsidRDefault="00E9703F" w:rsidP="00E9703F">
      <w:pPr>
        <w:rPr>
          <w:rtl/>
        </w:rPr>
      </w:pPr>
      <w:r w:rsidRPr="006F178A">
        <w:rPr>
          <w:rtl/>
        </w:rPr>
        <w:tab/>
        <w:t xml:space="preserve">מאן דשרי בצדי צדדין - שרי </w:t>
      </w:r>
      <w:ins w:id="92095" w:author="מנוע מכני" w:date="2026-10-11T12:04:39Z">
        <w:r>
          <w:rPr>
            <w:rtl/>
          </w:rPr>
          <w:t xml:space="preserve">גם</w:t>
        </w:r>
      </w:ins>
      <w:del w:id="92096" w:author="מנוע מכני" w:date="2026-10-11T12:04:39Z">
        <w:r w:rsidRPr="006F178A">
          <w:rPr>
            <w:rtl/>
          </w:rPr>
          <w:tab/>
          <w:delText xml:space="preserve">נמי</w:delText>
        </w:r>
      </w:del>
      <w:r w:rsidRPr="006F178A">
        <w:rPr>
          <w:rtl/>
        </w:rPr>
        <w:tab/>
        <w:t xml:space="preserve"> בצדדין.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קנה.</w:t>
      </w:r>
    </w:p>
    <w:p>
      <w:pPr>
        <w:pStyle w:val="38"/>
        <w:rPr>
          <w:ins w:id="99272" w:author="מנוע מכני" w:date="2026-10-11T12:04:39Z"/>
        </w:rPr>
      </w:pPr>
      <w:del w:id="99271" w:author="מנוע מכני" w:date="2026-10-11T12:04:39Z">
        <w:r w:rsidRPr="00B3644D">
          <w:delText xml:space="preserve">•</w:delText>
        </w:r>
      </w:del>
      <w:r w:rsidRPr="00B3644D">
        <w:t xml:space="preserve"> </w:t>
      </w:r>
      <w:r w:rsidRPr="00B3644D">
        <w:t xml:space="preserve">הך</w:t>
      </w:r>
    </w:p>
    <w:p w:rsidR="00E9703F" w:rsidRPr="00B3644D" w:rsidRDefault="00E9703F" w:rsidP="00E9703F">
      <w:pPr>
        <w:rPr>
          <w:spacing w:val="-2"/>
          <w:rtl/>
        </w:rPr>
      </w:pPr>
      <w:del w:id="99273" w:author="מנוע מכני" w:date="2026-10-11T12:04:39Z">
        <w:r w:rsidRPr="00B3644D">
          <w:rPr>
            <w:rFonts w:ascii="Fb Fontext" w:hAnsi="Fb Fontext"/>
            <w:spacing w:val="-2"/>
            <w:rtl/>
          </w:rPr>
          <w:delText xml:space="preserve"> </w:delText>
        </w:r>
      </w:del>
      <w:ins w:id="112191" w:author="קלוד" w:date="2026-10-11T13:11:34Z">
        <w:r>
          <w:rPr>
            <w:rFonts w:ascii="Fb Fontext" w:hAnsi="Fb Fontext"/>
            <w:spacing w:val="-2"/>
            <w:rtl/>
          </w:rPr>
          <w:t xml:space="preserve">שנעץ</w:t>
        </w:r>
      </w:ins>
      <w:del w:id="112192" w:author="קלוד" w:date="2026-10-11T13:11:34Z">
        <w:r w:rsidRPr="00B3644D">
          <w:rPr>
            <w:rFonts w:ascii="Fb Fontext" w:hAnsi="Fb Fontext"/>
            <w:spacing w:val="-2"/>
            <w:rtl/>
          </w:rPr>
          <w:delText xml:space="preserve">דנעץ</w:delText>
        </w:r>
      </w:del>
      <w:r w:rsidRPr="00B3644D">
        <w:rPr>
          <w:rFonts w:ascii="Fb Fontext" w:hAnsi="Fb Fontext"/>
          <w:spacing w:val="-2"/>
          <w:rtl/>
        </w:rPr>
        <w:t xml:space="preserve"> יתד באילן ותלה בה </w:t>
      </w:r>
      <w:ins w:id="112189" w:author="קלוד" w:date="2026-10-11T13:11:34Z">
        <w:r>
          <w:rPr>
            <w:rFonts w:ascii="Fb Fontext" w:hAnsi="Fb Fontext"/>
            <w:spacing w:val="-2"/>
            <w:rtl/>
          </w:rPr>
          <w:t xml:space="preserve">כלכלה</w:t>
        </w:r>
      </w:ins>
      <w:del w:id="112190" w:author="קלוד" w:date="2026-10-11T13:11:34Z">
        <w:r w:rsidRPr="00B3644D">
          <w:rPr>
            <w:rFonts w:ascii="Fb Fontext" w:hAnsi="Fb Fontext"/>
            <w:spacing w:val="-2"/>
            <w:rtl/>
          </w:rPr>
          <w:delText xml:space="preserve">כלכלה,</w:delText>
        </w:r>
      </w:del>
      <w:r w:rsidRPr="00B3644D">
        <w:rPr>
          <w:rFonts w:ascii="Fb Fontext" w:hAnsi="Fb Fontext"/>
          <w:spacing w:val="-2"/>
          <w:rtl/>
        </w:rPr>
        <w:t xml:space="preserve"> </w:t>
      </w:r>
      <w:ins w:id="112187" w:author="קלוד" w:date="2026-10-11T13:11:34Z">
        <w:r>
          <w:rPr>
            <w:rFonts w:ascii="Fb Fontext" w:hAnsi="Fb Fontext"/>
            <w:spacing w:val="-2"/>
            <w:rtl/>
          </w:rPr>
          <w:t xml:space="preserve">- למעלה</w:t>
        </w:r>
      </w:ins>
      <w:del w:id="112188" w:author="קלוד" w:date="2026-10-11T13:11:34Z">
        <w:r w:rsidRPr="00B3644D">
          <w:rPr>
            <w:rFonts w:ascii="Fb Fontext" w:hAnsi="Fb Fontext"/>
            <w:spacing w:val="-2"/>
            <w:rtl/>
          </w:rPr>
          <w:delText xml:space="preserve">דלמעלה</w:delText>
        </w:r>
      </w:del>
      <w:r w:rsidRPr="00B3644D">
        <w:rPr>
          <w:rFonts w:ascii="Fb Fontext" w:hAnsi="Fb Fontext"/>
          <w:spacing w:val="-2"/>
          <w:rtl/>
        </w:rPr>
        <w:t xml:space="preserve"> מי' טפחים אין עירובו </w:t>
      </w:r>
      <w:ins w:id="112185" w:author="קלוד" w:date="2026-10-11T13:11:34Z">
        <w:r>
          <w:rPr>
            <w:rFonts w:ascii="Fb Fontext" w:hAnsi="Fb Fontext"/>
            <w:spacing w:val="-2"/>
            <w:rtl/>
          </w:rPr>
          <w:t xml:space="preserve">עירוב,</w:t>
        </w:r>
      </w:ins>
      <w:del w:id="112186" w:author="קלוד" w:date="2026-10-11T13:11:34Z">
        <w:r w:rsidRPr="00B3644D">
          <w:rPr>
            <w:rFonts w:ascii="Fb Fontext" w:hAnsi="Fb Fontext"/>
            <w:spacing w:val="-2"/>
            <w:rtl/>
          </w:rPr>
          <w:delText xml:space="preserve">עירוב</w:delText>
        </w:r>
      </w:del>
      <w:r w:rsidRPr="00B3644D">
        <w:rPr>
          <w:rFonts w:ascii="Fb Fontext" w:hAnsi="Fb Fontext"/>
          <w:spacing w:val="-2"/>
          <w:rtl/>
        </w:rPr>
        <w:t xml:space="preserve"> ופחות מזה </w:t>
      </w:r>
      <w:ins w:id="112183" w:author="קלוד" w:date="2026-10-11T13:11:34Z">
        <w:r>
          <w:rPr>
            <w:rFonts w:ascii="Fb Fontext" w:hAnsi="Fb Fontext"/>
            <w:spacing w:val="-2"/>
            <w:rtl/>
          </w:rPr>
          <w:t xml:space="preserve">עירובו עירוב.</w:t>
        </w:r>
      </w:ins>
      <w:del w:id="112184" w:author="קלוד" w:date="2026-10-11T13:11:34Z">
        <w:r w:rsidRPr="00B3644D">
          <w:rPr>
            <w:rFonts w:ascii="Fb Fontext" w:hAnsi="Fb Fontext"/>
            <w:spacing w:val="-2"/>
            <w:rtl/>
          </w:rPr>
          <w:delText xml:space="preserve">כן.</w:delText>
        </w:r>
      </w:del>
    </w:p>
    <w:p>
      <w:pPr>
        <w:pStyle w:val="38"/>
        <w:rPr>
          <w:ins w:id="99274" w:author="מנוע מכני" w:date="2026-10-11T12:04:39Z"/>
        </w:rPr>
      </w:pPr>
      <w:r w:rsidRPr="006F178A">
        <w:t xml:space="preserve">ומשמע</w:t>
      </w:r>
    </w:p>
    <w:p w:rsidR="00E9703F" w:rsidRPr="009757B9" w:rsidRDefault="00E9703F" w:rsidP="00E9703F">
      <w:pPr>
        <w:rPr>
          <w:rFonts w:cs="Guttman Vilna"/>
          <w:b/>
          <w:bCs/>
          <w:rtl/>
        </w:rPr>
      </w:pPr>
      <w:del w:id="99275" w:author="מנוע מכני" w:date="2026-10-11T12:04:39Z">
        <w:r w:rsidRPr="006F178A">
          <w:rPr>
            <w:rtl/>
          </w:rPr>
          <w:delText xml:space="preserve"> </w:delText>
        </w:r>
      </w:del>
      <w:ins w:id="112209" w:author="קלוד" w:date="2026-10-11T13:11:34Z">
        <w:r>
          <w:rPr>
            <w:rtl/>
          </w:rPr>
          <w:t xml:space="preserve">שנעץ,</w:t>
        </w:r>
      </w:ins>
      <w:del w:id="112210" w:author="קלוד" w:date="2026-10-11T13:11:34Z">
        <w:r w:rsidRPr="006F178A">
          <w:rPr>
            <w:rtl/>
          </w:rPr>
          <w:delText xml:space="preserve">דנעץ</w:delText>
        </w:r>
      </w:del>
      <w:r w:rsidRPr="006F178A">
        <w:rPr>
          <w:rtl/>
        </w:rPr>
        <w:t xml:space="preserve"> </w:t>
      </w:r>
      <w:ins w:id="93999" w:author="מנוע מכני" w:date="2026-10-11T12:04:39Z">
        <w:r>
          <w:rPr>
            <w:rtl/>
          </w:rPr>
          <w:t xml:space="preserve">ולכך</w:t>
        </w:r>
      </w:ins>
      <w:del w:id="94000" w:author="מנוע מכני" w:date="2026-10-11T12:04:39Z">
        <w:r w:rsidRPr="006F178A">
          <w:rPr>
            <w:rtl/>
          </w:rPr>
          <w:delText xml:space="preserve">ולהכי</w:delText>
        </w:r>
      </w:del>
      <w:r w:rsidRPr="006F178A">
        <w:rPr>
          <w:rtl/>
        </w:rPr>
        <w:t xml:space="preserve"> </w:t>
      </w:r>
      <w:ins w:id="93997" w:author="מנוע מכני" w:date="2026-10-11T12:04:39Z">
        <w:ins w:id="112207" w:author="קלוד" w:date="2026-10-11T13:11:34Z">
          <w:r>
            <w:rPr>
              <w:rtl/>
            </w:rPr>
            <w:t xml:space="preserve">מועיל,</w:t>
          </w:r>
        </w:ins>
        <w:del w:id="112208" w:author="קלוד" w:date="2026-10-11T13:11:34Z">
          <w:r>
            <w:rPr>
              <w:rtl/>
            </w:rPr>
            <w:delText xml:space="preserve">מאלו</w:delText>
          </w:r>
          <w:r w:rsidRPr="006F178A">
            <w:rPr>
              <w:rtl/>
            </w:rPr>
            <w:delText xml:space="preserve">,</w:delText>
          </w:r>
        </w:del>
      </w:ins>
      <w:del w:id="93998" w:author="מנוע מכני" w:date="2026-10-11T12:04:39Z">
        <w:r w:rsidRPr="006F178A">
          <w:rPr>
            <w:rtl/>
          </w:rPr>
          <w:delText xml:space="preserve">מהני</w:delText>
        </w:r>
      </w:del>
      <w:r w:rsidRPr="006F178A">
        <w:rPr>
          <w:rtl/>
        </w:rPr>
        <w:t xml:space="preserve"> אבל קשר </w:t>
      </w:r>
      <w:ins w:id="112205" w:author="קלוד" w:date="2026-10-11T13:11:34Z">
        <w:r>
          <w:rPr>
            <w:rtl/>
          </w:rPr>
          <w:t xml:space="preserve">באילן</w:t>
        </w:r>
      </w:ins>
      <w:del w:id="112206" w:author="קלוד" w:date="2026-10-11T13:11:34Z">
        <w:r w:rsidRPr="006F178A">
          <w:rPr>
            <w:rtl/>
          </w:rPr>
          <w:delText xml:space="preserve">בעץ</w:delText>
        </w:r>
      </w:del>
      <w:r w:rsidRPr="006F178A">
        <w:rPr>
          <w:rtl/>
        </w:rPr>
        <w:t xml:space="preserve"> </w:t>
      </w:r>
      <w:ins w:id="112203" w:author="קלוד" w:date="2026-10-11T13:11:34Z">
        <w:r>
          <w:rPr>
            <w:rtl/>
          </w:rPr>
          <w:t xml:space="preserve">-</w:t>
        </w:r>
      </w:ins>
      <w:del w:id="112204" w:author="קלוד" w:date="2026-10-11T13:11:34Z">
        <w:r w:rsidRPr="006F178A">
          <w:rPr>
            <w:rtl/>
          </w:rPr>
          <w:delText xml:space="preserve">משמע</w:delText>
        </w:r>
      </w:del>
      <w:r w:rsidRPr="006F178A">
        <w:rPr>
          <w:rtl/>
        </w:rPr>
        <w:t xml:space="preserve"> </w:t>
      </w:r>
      <w:ins w:id="112201" w:author="קלוד" w:date="2026-10-11T13:11:34Z">
        <w:r>
          <w:rPr>
            <w:rtl/>
          </w:rPr>
          <w:t xml:space="preserve">אינו</w:t>
        </w:r>
      </w:ins>
      <w:del w:id="112202" w:author="קלוד" w:date="2026-10-11T13:11:34Z">
        <w:r w:rsidRPr="006F178A">
          <w:rPr>
            <w:rtl/>
          </w:rPr>
          <w:delText xml:space="preserve">דא"א.</w:delText>
        </w:r>
      </w:del>
      <w:r w:rsidRPr="006F178A">
        <w:rPr>
          <w:rFonts w:hint="cs"/>
          <w:rtl/>
        </w:rPr>
        <w:t xml:space="preserve"> </w:t>
      </w:r>
      <w:ins w:id="112199" w:author="קלוד" w:date="2026-10-11T13:11:34Z">
        <w:r>
          <w:rPr>
            <w:rFonts w:hint="cs"/>
            <w:rtl/>
          </w:rPr>
          <w:t xml:space="preserve">מועיל.</w:t>
        </w:r>
      </w:ins>
      <w:del w:id="112200" w:author="קלוד" w:date="2026-10-11T13:11:34Z">
        <w:r w:rsidRPr="006F178A">
          <w:rPr>
            <w:rFonts w:hint="cs"/>
            <w:rtl/>
          </w:rPr>
          <w:delText xml:space="preserve">ויקשה</w:delText>
        </w:r>
      </w:del>
      <w:r w:rsidRPr="006F178A">
        <w:rPr>
          <w:rFonts w:hint="cs"/>
          <w:rtl/>
        </w:rPr>
        <w:t xml:space="preserve"> </w:t>
      </w:r>
      <w:ins w:id="93995" w:author="מנוע מכני" w:date="2026-10-11T12:04:39Z">
        <w:ins w:id="112197" w:author="קלוד" w:date="2026-10-11T13:11:34Z">
          <w:r>
            <w:rPr>
              <w:rFonts w:hint="cs"/>
              <w:rtl/>
            </w:rPr>
            <w:t xml:space="preserve">וקשה,</w:t>
          </w:r>
        </w:ins>
        <w:del w:id="112198" w:author="קלוד" w:date="2026-10-11T13:11:34Z">
          <w:r>
            <w:rPr>
              <w:rFonts w:hint="cs"/>
              <w:rtl/>
            </w:rPr>
            <w:delText xml:space="preserve">למה</w:delText>
          </w:r>
        </w:del>
      </w:ins>
      <w:del w:id="93996" w:author="מנוע מכני" w:date="2026-10-11T12:04:39Z">
        <w:r w:rsidRPr="006F178A">
          <w:rPr>
            <w:rFonts w:hint="cs"/>
            <w:rtl/>
          </w:rPr>
          <w:delText xml:space="preserve">אמאי</w:delText>
        </w:r>
      </w:del>
      <w:r w:rsidRPr="006F178A">
        <w:rPr>
          <w:rFonts w:hint="cs"/>
          <w:rtl/>
        </w:rPr>
        <w:t xml:space="preserve"> </w:t>
      </w:r>
      <w:ins w:id="112195" w:author="קלוד" w:date="2026-10-11T13:11:34Z">
        <w:r>
          <w:rPr>
            <w:rFonts w:hint="cs"/>
            <w:rtl/>
          </w:rPr>
          <w:t xml:space="preserve">הרי</w:t>
        </w:r>
      </w:ins>
      <w:del w:id="112196" w:author="קלוד" w:date="2026-10-11T13:11:34Z">
        <w:r w:rsidRPr="006F178A">
          <w:rPr>
            <w:rFonts w:hint="cs"/>
            <w:rtl/>
          </w:rPr>
          <w:delText xml:space="preserve">לא</w:delText>
        </w:r>
        <w:r w:rsidRPr="006F178A">
          <w:rPr>
            <w:rFonts w:hint="cs"/>
            <w:rtl/>
          </w:rPr>
          <w:delText xml:space="preserve"> הא</w:delText>
        </w:r>
      </w:del>
      <w:r w:rsidRPr="006F178A">
        <w:rPr>
          <w:rFonts w:hint="cs"/>
          <w:rtl/>
        </w:rPr>
        <w:t xml:space="preserve"> צידי צדדין </w:t>
      </w:r>
      <w:ins w:id="112193" w:author="קלוד" w:date="2026-10-11T13:11:34Z">
        <w:r>
          <w:rPr>
            <w:rFonts w:hint="cs"/>
            <w:rtl/>
          </w:rPr>
          <w:t xml:space="preserve">הן.</w:t>
        </w:r>
      </w:ins>
      <w:del w:id="112194" w:author="קלוד" w:date="2026-10-11T13:11:34Z">
        <w:r w:rsidRPr="006F178A">
          <w:rPr>
            <w:rFonts w:hint="cs"/>
            <w:rtl/>
          </w:rPr>
          <w:delText xml:space="preserve">הן</w:delText>
        </w:r>
      </w:del>
    </w:p>
    <w:p>
      <w:pPr>
        <w:pStyle w:val="38"/>
        <w:rPr>
          <w:ins w:id="99276" w:author="מנוע מכני" w:date="2026-10-11T12:04:39Z"/>
        </w:rPr>
      </w:pPr>
      <w:r w:rsidRPr="00097464">
        <w:t>ר"פ ליישב דברי רבא</w:t>
      </w:r>
      <w:r w:rsidRPr="00097464">
        <w:t>:</w:t>
      </w:r>
    </w:p>
    <w:p w:rsidR="00E9703F" w:rsidRPr="00097464" w:rsidRDefault="00E9703F" w:rsidP="00E9703F">
      <w:pPr>
        <w:rPr>
          <w:spacing w:val="-2"/>
          <w:rtl/>
        </w:rPr>
      </w:pPr>
      <w:del w:id="99277" w:author="מנוע מכני" w:date="2026-10-11T12:04:39Z">
        <w:r w:rsidRPr="00097464">
          <w:rPr>
            <w:spacing w:val="-2"/>
            <w:rtl/>
          </w:rPr>
          <w:delText xml:space="preserve"> </w:delText>
        </w:r>
      </w:del>
      <w:ins w:id="92097" w:author="מנוע מכני" w:date="2026-10-11T12:04:39Z">
        <w:ins w:id="112225" w:author="קלוד" w:date="2026-10-11T13:11:34Z">
          <w:r>
            <w:rPr>
              <w:spacing w:val="-2"/>
              <w:rtl/>
            </w:rPr>
            <w:t xml:space="preserve">שכאן</w:t>
          </w:r>
        </w:ins>
        <w:del w:id="112226" w:author="קלוד" w:date="2026-10-11T13:11:34Z">
          <w:r>
            <w:rPr>
              <w:spacing w:val="-2"/>
              <w:rtl/>
            </w:rPr>
            <w:delText xml:space="preserve">דכאן</w:delText>
          </w:r>
        </w:del>
      </w:ins>
      <w:del w:id="92098" w:author="מנוע מכני" w:date="2026-10-11T12:04:39Z">
        <w:r w:rsidRPr="00097464">
          <w:rPr>
            <w:spacing w:val="-2"/>
            <w:rtl/>
          </w:rPr>
          <w:delText xml:space="preserve">דהכא</w:delText>
        </w:r>
      </w:del>
      <w:r w:rsidRPr="00097464">
        <w:rPr>
          <w:spacing w:val="-2"/>
          <w:rtl/>
        </w:rPr>
        <w:t xml:space="preserve"> בכלכלה דחוקה </w:t>
      </w:r>
      <w:ins w:id="94001" w:author="מנוע מכני" w:date="2026-10-11T12:04:39Z">
        <w:ins w:id="112223" w:author="קלוד" w:date="2026-10-11T13:11:34Z">
          <w:r>
            <w:rPr>
              <w:spacing w:val="-2"/>
              <w:rtl/>
            </w:rPr>
            <w:t xml:space="preserve">מדובר,</w:t>
          </w:r>
        </w:ins>
        <w:del w:id="112224" w:author="קלוד" w:date="2026-10-11T13:11:34Z">
          <w:r>
            <w:rPr>
              <w:spacing w:val="-2"/>
              <w:rtl/>
            </w:rPr>
            <w:delText xml:space="preserve">מדובר</w:delText>
          </w:r>
        </w:del>
      </w:ins>
      <w:del w:id="94002" w:author="מנוע מכני" w:date="2026-10-11T12:04:39Z">
        <w:r w:rsidRPr="00097464">
          <w:rPr>
            <w:spacing w:val="-2"/>
            <w:rtl/>
          </w:rPr>
          <w:delText xml:space="preserve">עסקינן</w:delText>
        </w:r>
      </w:del>
      <w:r w:rsidRPr="00097464">
        <w:rPr>
          <w:spacing w:val="-2"/>
          <w:rtl/>
        </w:rPr>
        <w:t xml:space="preserve"> </w:t>
      </w:r>
      <w:ins w:id="112221" w:author="קלוד" w:date="2026-10-11T13:11:34Z">
        <w:r>
          <w:rPr>
            <w:spacing w:val="-2"/>
            <w:rtl/>
          </w:rPr>
          <w:t xml:space="preserve">שכשנוטל</w:t>
        </w:r>
      </w:ins>
      <w:del w:id="112222" w:author="קלוד" w:date="2026-10-11T13:11:34Z">
        <w:r w:rsidRPr="00097464">
          <w:rPr>
            <w:spacing w:val="-2"/>
            <w:rtl/>
          </w:rPr>
          <w:delText xml:space="preserve">שבשקיל</w:delText>
        </w:r>
      </w:del>
      <w:r w:rsidRPr="00097464">
        <w:rPr>
          <w:spacing w:val="-2"/>
          <w:rtl/>
        </w:rPr>
        <w:t xml:space="preserve"> </w:t>
      </w:r>
      <w:ins w:id="112219" w:author="קלוד" w:date="2026-10-11T13:11:34Z">
        <w:r>
          <w:rPr>
            <w:spacing w:val="-2"/>
            <w:rtl/>
          </w:rPr>
          <w:t xml:space="preserve">את</w:t>
        </w:r>
      </w:ins>
      <w:del w:id="112220" w:author="קלוד" w:date="2026-10-11T13:11:34Z">
        <w:r w:rsidRPr="00097464">
          <w:rPr>
            <w:spacing w:val="-2"/>
            <w:rtl/>
          </w:rPr>
          <w:delText xml:space="preserve">לעירוב</w:delText>
        </w:r>
      </w:del>
      <w:r w:rsidRPr="00097464">
        <w:rPr>
          <w:spacing w:val="-2"/>
          <w:rtl/>
        </w:rPr>
        <w:t xml:space="preserve"> </w:t>
      </w:r>
      <w:ins w:id="112217" w:author="קלוד" w:date="2026-10-11T13:11:34Z">
        <w:r>
          <w:rPr>
            <w:spacing w:val="-2"/>
            <w:rtl/>
          </w:rPr>
          <w:t xml:space="preserve">העירוב</w:t>
        </w:r>
      </w:ins>
      <w:del w:id="112218" w:author="קלוד" w:date="2026-10-11T13:11:34Z">
        <w:r w:rsidRPr="00097464">
          <w:rPr>
            <w:spacing w:val="-2"/>
            <w:rtl/>
          </w:rPr>
          <w:delText xml:space="preserve">קמניד</w:delText>
        </w:r>
      </w:del>
      <w:r w:rsidRPr="00097464">
        <w:rPr>
          <w:spacing w:val="-2"/>
          <w:rtl/>
        </w:rPr>
        <w:t xml:space="preserve"> </w:t>
      </w:r>
      <w:ins w:id="94003" w:author="מנוע מכני" w:date="2026-10-11T12:04:39Z">
        <w:ins w:id="112215" w:author="קלוד" w:date="2026-10-11T13:11:34Z">
          <w:r>
            <w:rPr>
              <w:spacing w:val="-2"/>
              <w:rtl/>
            </w:rPr>
            <w:t xml:space="preserve">-</w:t>
          </w:r>
        </w:ins>
        <w:del w:id="112216" w:author="קלוד" w:date="2026-10-11T13:11:34Z">
          <w:r>
            <w:rPr>
              <w:spacing w:val="-2"/>
              <w:rtl/>
            </w:rPr>
            <w:delText xml:space="preserve">לו</w:delText>
          </w:r>
        </w:del>
      </w:ins>
      <w:del w:id="94004" w:author="מנוע מכני" w:date="2026-10-11T12:04:39Z">
        <w:r w:rsidRPr="00097464">
          <w:rPr>
            <w:spacing w:val="-2"/>
            <w:rtl/>
          </w:rPr>
          <w:delText xml:space="preserve">ליה</w:delText>
        </w:r>
      </w:del>
      <w:r w:rsidRPr="00097464">
        <w:rPr>
          <w:spacing w:val="-2"/>
          <w:rtl/>
        </w:rPr>
        <w:t xml:space="preserve"> </w:t>
      </w:r>
      <w:ins w:id="112213" w:author="קלוד" w:date="2026-10-11T13:11:34Z">
        <w:r>
          <w:rPr>
            <w:spacing w:val="-2"/>
            <w:rtl/>
          </w:rPr>
          <w:t xml:space="preserve">מניד</w:t>
        </w:r>
      </w:ins>
      <w:del w:id="112214" w:author="קלוד" w:date="2026-10-11T13:11:34Z">
        <w:r w:rsidRPr="00097464">
          <w:rPr>
            <w:spacing w:val="-2"/>
            <w:rtl/>
          </w:rPr>
          <w:delText xml:space="preserve">לאילן</w:delText>
        </w:r>
      </w:del>
      <w:r w:rsidRPr="00097464">
        <w:rPr>
          <w:spacing w:val="-2"/>
          <w:rtl/>
        </w:rPr>
        <w:t xml:space="preserve"> </w:t>
      </w:r>
      <w:ins w:id="112211" w:author="קלוד" w:date="2026-10-11T13:11:34Z">
        <w:r>
          <w:rPr>
            <w:spacing w:val="-2"/>
            <w:rtl/>
          </w:rPr>
          <w:t xml:space="preserve">את האילן עצמו.</w:t>
        </w:r>
      </w:ins>
      <w:del w:id="112212" w:author="קלוד" w:date="2026-10-11T13:11:34Z">
        <w:r w:rsidRPr="00097464">
          <w:rPr>
            <w:spacing w:val="-2"/>
            <w:rtl/>
          </w:rPr>
          <w:delText xml:space="preserve">גופה.</w:delText>
        </w:r>
      </w:del>
    </w:p>
    <w:p>
      <w:pPr>
        <w:pStyle w:val="38"/>
        <w:rPr>
          <w:ins w:id="99279" w:author="מנוע מכני" w:date="2026-10-11T12:04:39Z"/>
        </w:rPr>
      </w:pPr>
      <w:del w:id="99278" w:author="מנוע מכני" w:date="2026-10-11T12:04:39Z">
        <w:r w:rsidRPr="006F178A">
          <w:lastRenderedPageBreak/>
          <w:delText xml:space="preserve">•</w:delText>
        </w:r>
      </w:del>
      <w:r w:rsidRPr="006F178A">
        <w:t xml:space="preserve"> </w:t>
      </w:r>
      <w:r w:rsidRPr="006F178A">
        <w:t>ו</w:t>
      </w:r>
      <w:r w:rsidRPr="006F178A">
        <w:t>הלכתא</w:t>
      </w:r>
      <w:r w:rsidRPr="006F178A">
        <w:t>:</w:t>
      </w:r>
    </w:p>
    <w:p w:rsidR="00E9703F" w:rsidRPr="006F178A" w:rsidRDefault="00E9703F" w:rsidP="00E9703F">
      <w:pPr>
        <w:rPr>
          <w:rtl/>
        </w:rPr>
      </w:pPr>
      <w:del w:id="99280" w:author="מנוע מכני" w:date="2026-10-11T12:04:39Z">
        <w:r w:rsidRPr="006F178A">
          <w:rPr>
            <w:rtl/>
          </w:rPr>
          <w:delText xml:space="preserve"> </w:delText>
        </w:r>
      </w:del>
      <w:r w:rsidRPr="006F178A">
        <w:rPr>
          <w:rtl/>
        </w:rPr>
        <w:t xml:space="preserve">צדדין - אסורין, צדי צדדין - מותרין.</w:t>
      </w:r>
    </w:p>
    <w:p>
      <w:pPr>
        <w:pStyle w:val="38"/>
        <w:rPr>
          <w:ins w:id="99282" w:author="מנוע מכני" w:date="2026-10-11T12:04:39Z"/>
        </w:rPr>
      </w:pPr>
      <w:del w:id="99281" w:author="מנוע מכני" w:date="2026-10-11T12:04:39Z">
        <w:r w:rsidRPr="006F178A">
          <w:delText xml:space="preserve">•</w:delText>
        </w:r>
      </w:del>
      <w:r w:rsidRPr="006F178A">
        <w:t xml:space="preserve"> </w:t>
      </w:r>
      <w:r w:rsidRPr="006F178A">
        <w:t>רב אשי</w:t>
      </w:r>
      <w:r w:rsidRPr="006F178A">
        <w:t>:</w:t>
      </w:r>
    </w:p>
    <w:p w:rsidR="00E9703F" w:rsidRPr="006F178A" w:rsidRDefault="00E9703F" w:rsidP="00E9703F">
      <w:pPr>
        <w:rPr>
          <w:rtl/>
        </w:rPr>
      </w:pPr>
      <w:del w:id="99283" w:author="מנוע מכני" w:date="2026-10-11T12:04:39Z">
        <w:r w:rsidRPr="006F178A">
          <w:rPr>
            <w:rtl/>
          </w:rPr>
          <w:delText xml:space="preserve"> </w:delText>
        </w:r>
      </w:del>
      <w:ins w:id="94005" w:author="מנוע מכני" w:date="2026-10-11T12:04:39Z">
        <w:r>
          <w:rPr>
            <w:rtl/>
          </w:rPr>
          <w:t xml:space="preserve">עכשיו</w:t>
        </w:r>
      </w:ins>
      <w:del w:id="94006" w:author="מנוע מכני" w:date="2026-10-11T12:04:39Z">
        <w:r w:rsidRPr="006F178A">
          <w:rPr>
            <w:rtl/>
          </w:rPr>
          <w:delText xml:space="preserve">השתא</w:delText>
        </w:r>
      </w:del>
      <w:r w:rsidRPr="006F178A">
        <w:rPr>
          <w:rtl/>
        </w:rPr>
        <w:t xml:space="preserve"> דצדדין אסורין סולם </w:t>
      </w:r>
      <w:r w:rsidRPr="006F178A">
        <w:rPr>
          <w:rtl/>
        </w:rPr>
        <w:t xml:space="preserve">לא</w:t>
      </w:r>
      <w:r w:rsidRPr="006F178A">
        <w:rPr>
          <w:rtl/>
        </w:rPr>
        <w:t xml:space="preserve"> יניחו על הדקל עצמו אלא על היוצא ממנו וכשיורד </w:t>
      </w:r>
      <w:r w:rsidRPr="006F178A">
        <w:rPr>
          <w:rtl/>
        </w:rPr>
        <w:t xml:space="preserve">לא</w:t>
      </w:r>
      <w:r w:rsidRPr="006F178A">
        <w:rPr>
          <w:rtl/>
        </w:rPr>
        <w:t xml:space="preserve"> יניח רגלו על המוט.</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77" w:author="קלוד" w:date="2026-10-11T09:07:15Z"/>
        </w:rPr>
      </w:pPr>
      <w:ins w:id="20676" w:author="קלוד" w:date="2026-10-11T09:07:15Z">
        <w:r>
          <w:t xml:space="preserve">משנה ב</w:t>
        </w:r>
      </w:ins>
    </w:p>
    <w:p w:rsidR="00E9703F" w:rsidRPr="009757B9" w:rsidRDefault="00E9703F" w:rsidP="00E9703F">
      <w:pPr>
        <w:pStyle w:val="afff9"/>
        <w:rPr>
          <w:del w:id="20415" w:author="קלוד" w:date="2026-10-11T09:07:15Z"/>
          <w:rStyle w:val="afffe"/>
          <w:rFonts w:ascii="Fb Fontext" w:hAnsi="Fb Fontext"/>
          <w:b/>
          <w:bCs w:val="0"/>
          <w:sz w:val="20"/>
          <w:rtl/>
        </w:rPr>
      </w:pPr>
      <w:del w:id="20414" w:author="קלוד" w:date="2026-10-11T09:07:15Z">
        <w:r w:rsidRPr="00146180">
          <w:rPr>
            <w:rStyle w:val="afffe"/>
            <w:rFonts w:ascii="Fb Fontext" w:hAnsi="Fb Fontext"/>
            <w:bCs w:val="0"/>
            <w:sz w:val="20"/>
            <w:rtl/>
          </w:rPr>
          <w:delText xml:space="preserve">משנה.</w:delText>
        </w:r>
      </w:del>
    </w:p>
    <w:p w:rsidR="00E9703F" w:rsidRPr="009757B9" w:rsidRDefault="00E9703F" w:rsidP="00E9703F">
      <w:pPr>
        <w:pStyle w:val="afff9"/>
        <w:spacing w:before="120"/>
        <w:rPr>
          <w:rStyle w:val="afffe"/>
          <w:rFonts w:ascii="Fb Fontext" w:hAnsi="Fb Fontext"/>
          <w:b/>
          <w:bCs w:val="0"/>
          <w:sz w:val="20"/>
          <w:rtl/>
        </w:rPr>
        <w:pPrChange w:id="90128" w:author="קלוד" w:date="2026-10-11T12:09:42Z">
          <w:pPr>
            <w:pStyle w:val="afff9"/>
          </w:pPr>
        </w:pPrChange>
      </w:pPr>
      <w:r w:rsidRPr="00146180">
        <w:rPr>
          <w:rStyle w:val="afffe"/>
          <w:rFonts w:ascii="Fb Fontext" w:hAnsi="Fb Fontext"/>
          <w:bCs w:val="0"/>
          <w:rtl/>
          <w:rPrChange w:id="40678" w:author="Claude" w:date="2026-10-11T09:07:39Z">
            <w:rPr>
              <w:rStyle w:val="afffe"/>
              <w:rFonts w:ascii="Fb Fontext" w:hAnsi="Fb Fontext"/>
              <w:bCs w:val="0"/>
              <w:sz w:val="20"/>
              <w:rtl/>
            </w:rPr>
          </w:rPrChange>
        </w:rPr>
        <w:t>מתירין פקיעי עמיר לפני בהמה.</w:t>
      </w:r>
    </w:p>
    <w:p w:rsidR="00E9703F" w:rsidRPr="009757B9"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79" w:author="Claude" w:date="2026-10-11T09:07:39Z">
            <w:rPr>
              <w:rStyle w:val="afffe"/>
              <w:rFonts w:ascii="Fb Fontext" w:hAnsi="Fb Fontext"/>
              <w:bCs w:val="0"/>
              <w:sz w:val="20"/>
              <w:rtl/>
            </w:rPr>
          </w:rPrChange>
        </w:rPr>
        <w:t>ומפספסין את הכיפין, אבל לא את הזירין.</w:t>
      </w:r>
    </w:p>
    <w:p w:rsidR="00E9703F" w:rsidRPr="004640F6" w:rsidRDefault="00E9703F" w:rsidP="00E9703F">
      <w:pPr>
        <w:pStyle w:val="afff9"/>
        <w:rPr>
          <w:rStyle w:val="afffe"/>
          <w:rFonts w:ascii="Fb Fontext" w:hAnsi="Fb Fontext"/>
          <w:b/>
          <w:bCs w:val="0"/>
          <w:sz w:val="20"/>
          <w:rtl/>
        </w:rPr>
      </w:pPr>
      <w:r w:rsidRPr="00146180">
        <w:rPr>
          <w:rStyle w:val="afffe"/>
          <w:rFonts w:ascii="Fb Fontext" w:hAnsi="Fb Fontext"/>
          <w:bCs w:val="0"/>
          <w:rtl/>
          <w:rPrChange w:id="40680" w:author="Claude" w:date="2026-10-11T09:07:39Z">
            <w:rPr>
              <w:rStyle w:val="afffe"/>
              <w:rFonts w:ascii="Fb Fontext" w:hAnsi="Fb Fontext"/>
              <w:bCs w:val="0"/>
              <w:sz w:val="20"/>
              <w:rtl/>
            </w:rPr>
          </w:rPrChange>
        </w:rPr>
        <w:t>אין מרסקין לא את השחת ולא את החרובין לפני בהמה, בין דקה ובין גסה.</w:t>
      </w:r>
    </w:p>
    <w:p w:rsidR="00E9703F" w:rsidRDefault="00E9703F" w:rsidP="00E9703F">
      <w:pPr>
        <w:pStyle w:val="afff9"/>
        <w:rPr>
          <w:b/>
          <w:rtl/>
        </w:rPr>
      </w:pPr>
      <w:r w:rsidRPr="00146180">
        <w:rPr>
          <w:rStyle w:val="afffe"/>
          <w:rFonts w:ascii="Fb Fontext" w:hAnsi="Fb Fontext"/>
          <w:bCs w:val="0"/>
          <w:rtl/>
          <w:rPrChange w:id="40681" w:author="Claude" w:date="2026-10-11T09:07:39Z">
            <w:rPr>
              <w:rStyle w:val="afffe"/>
              <w:rFonts w:ascii="Fb Fontext" w:hAnsi="Fb Fontext"/>
              <w:bCs w:val="0"/>
              <w:sz w:val="20"/>
              <w:rtl/>
            </w:rPr>
          </w:rPrChange>
        </w:rPr>
        <w:t>רבי יהודה מתיר בחרובין לדקה. [</w:t>
      </w:r>
      <w:r w:rsidRPr="009757B9">
        <w:rPr>
          <w:b/>
          <w:rtl/>
        </w:rPr>
        <w:t>ששינה דקות וקשה לה]</w:t>
      </w:r>
    </w:p>
    <w:p w:rsidR="00E9703F" w:rsidRDefault="00E9703F" w:rsidP="00E9703F">
      <w:pPr>
        <w:pStyle w:val="affffd"/>
        <w:spacing w:after="0"/>
        <w:rPr>
          <w:del w:id="90151" w:author="מנוע עיצוב" w:date="2026-10-11T12:09:26Z"/>
          <w:rFonts w:ascii="MS Mincho" w:hAnsi="MS Mincho"/>
          <w:bCs w:val="0"/>
          <w:rtl/>
        </w:rPr>
      </w:pPr>
      <w:del w:id="90150" w:author="מנוע עיצוב" w:date="2026-10-11T12:09:26Z">
        <w:r>
          <w:rPr>
            <w:rFonts w:ascii="MS Mincho" w:hAnsi="MS Mincho" w:hint="cs"/>
            <w:bCs w:val="0"/>
            <w:rtl/>
          </w:rPr>
          <w:delText xml:space="preserve"> ׻</w:delText>
        </w:r>
      </w:del>
    </w:p>
    <w:p w:rsidR="00E9703F" w:rsidRPr="009757B9" w:rsidRDefault="00E9703F" w:rsidP="00E9703F">
      <w:pPr>
        <w:pStyle w:val="affff1"/>
        <w:ind w:end="0"/>
        <w:rPr>
          <w:b w:val="0"/>
          <w:rtl/>
        </w:rPr>
        <w:pPrChange w:id="20138" w:author="קלוד" w:date="2026-10-11T09:07:15Z">
          <w:pPr>
            <w:pStyle w:val="affff1"/>
            <w:rPr>
              <w:b w:val="0"/>
              <w:rtl/>
            </w:rPr>
          </w:pPr>
        </w:pPrChange>
      </w:pPr>
      <w:ins w:id="9866" w:author="מספור קטעי משנה" w:date="2026-10-11T09:35:03Z">
        <w:r>
          <w:rPr>
            <w:rStyle w:val="MisparKeta"/>
          </w:rPr>
          <w:t xml:space="preserve">ב. </w:t>
        </w:r>
      </w:ins>
      <w:r w:rsidRPr="00146180">
        <w:rPr>
          <w:rStyle w:val="afffe"/>
          <w:rFonts w:hint="cs"/>
          <w:b w:val="0"/>
          <w:rtl/>
        </w:rPr>
        <w:t>מתירין פקיעין ומפספסין כיפין</w:t>
      </w:r>
    </w:p>
    <w:p>
      <w:pPr>
        <w:pStyle w:val="38"/>
        <w:rPr>
          <w:ins w:id="99285" w:author="מנוע מכני" w:date="2026-10-11T12:04:39Z"/>
        </w:rPr>
      </w:pPr>
      <w:del w:id="99284" w:author="מנוע מכני" w:date="2026-10-11T12:04:39Z">
        <w:r w:rsidRPr="00307E5D">
          <w:delText xml:space="preserve">•</w:delText>
        </w:r>
      </w:del>
      <w:r w:rsidRPr="00307E5D">
        <w:t xml:space="preserve"> </w:t>
      </w:r>
      <w:r w:rsidRPr="00307E5D">
        <w:t>ר"ה</w:t>
      </w:r>
      <w:r w:rsidRPr="00307E5D">
        <w:t>:</w:t>
      </w:r>
    </w:p>
    <w:p w:rsidR="00E9703F" w:rsidRPr="00307E5D" w:rsidRDefault="00E9703F" w:rsidP="00E9703F">
      <w:pPr>
        <w:rPr>
          <w:rFonts w:ascii="Fb Fontext" w:hAnsi="Fb Fontext"/>
          <w:spacing w:val="-2"/>
          <w:rtl/>
        </w:rPr>
      </w:pPr>
      <w:del w:id="99286" w:author="מנוע מכני" w:date="2026-10-11T12:04:39Z">
        <w:r w:rsidRPr="00307E5D">
          <w:rPr>
            <w:rFonts w:ascii="Fb Fontext" w:hAnsi="Fb Fontext"/>
            <w:spacing w:val="-2"/>
            <w:rtl/>
          </w:rPr>
          <w:delText xml:space="preserve"> </w:delText>
        </w:r>
      </w:del>
      <w:r w:rsidRPr="00307E5D">
        <w:rPr>
          <w:rFonts w:ascii="Fb Fontext" w:hAnsi="Fb Fontext"/>
          <w:spacing w:val="-2"/>
          <w:rtl/>
        </w:rPr>
        <w:t xml:space="preserve">הן הן פקיעין, הן הן כיפין. פקיעין - </w:t>
      </w:r>
      <w:ins w:id="94009" w:author="מנוע מכני" w:date="2026-10-11T12:04:39Z">
        <w:r>
          <w:rPr>
            <w:rFonts w:ascii="Fb Fontext" w:hAnsi="Fb Fontext"/>
            <w:spacing w:val="-2"/>
            <w:rtl/>
          </w:rPr>
          <w:t xml:space="preserve">שני</w:t>
        </w:r>
      </w:ins>
      <w:del w:id="94010" w:author="מנוע מכני" w:date="2026-10-11T12:04:39Z">
        <w:r w:rsidRPr="00307E5D">
          <w:rPr>
            <w:rFonts w:ascii="Fb Fontext" w:hAnsi="Fb Fontext"/>
            <w:spacing w:val="-2"/>
            <w:rtl/>
          </w:rPr>
          <w:delText xml:space="preserve">תרי</w:delText>
        </w:r>
      </w:del>
      <w:r w:rsidRPr="00307E5D">
        <w:rPr>
          <w:rFonts w:ascii="Fb Fontext" w:hAnsi="Fb Fontext"/>
          <w:spacing w:val="-2"/>
          <w:rtl/>
        </w:rPr>
        <w:t xml:space="preserve">, כיפין - </w:t>
      </w:r>
      <w:ins w:id="94007" w:author="מנוע מכני" w:date="2026-10-11T12:04:39Z">
        <w:r>
          <w:rPr>
            <w:rFonts w:ascii="Fb Fontext" w:hAnsi="Fb Fontext"/>
            <w:spacing w:val="-2"/>
            <w:rtl/>
          </w:rPr>
          <w:t xml:space="preserve">שלושה</w:t>
        </w:r>
      </w:ins>
      <w:del w:id="94008" w:author="מנוע מכני" w:date="2026-10-11T12:04:39Z">
        <w:r w:rsidRPr="00307E5D">
          <w:rPr>
            <w:rFonts w:ascii="Fb Fontext" w:hAnsi="Fb Fontext"/>
            <w:spacing w:val="-2"/>
            <w:rtl/>
          </w:rPr>
          <w:delText xml:space="preserve">תלתא</w:delText>
        </w:r>
      </w:del>
      <w:r w:rsidRPr="00307E5D">
        <w:rPr>
          <w:rFonts w:ascii="Fb Fontext" w:hAnsi="Fb Fontext"/>
          <w:spacing w:val="-2"/>
          <w:rtl/>
        </w:rPr>
        <w:t xml:space="preserve">, זירין – דארזי [ענפי ארז לחין]</w:t>
      </w:r>
    </w:p>
    <w:p>
      <w:pPr>
        <w:pStyle w:val="38"/>
        <w:rPr>
          <w:ins w:id="99287" w:author="מנוע מכני" w:date="2026-10-11T12:04:39Z"/>
        </w:rPr>
      </w:pPr>
      <w:r w:rsidRPr="006F178A">
        <w:t xml:space="preserve">וה"ק:</w:t>
      </w:r>
    </w:p>
    <w:p w:rsidR="00E9703F" w:rsidRDefault="00E9703F" w:rsidP="00E9703F">
      <w:pPr>
        <w:rPr>
          <w:rtl/>
        </w:rPr>
      </w:pPr>
      <w:del w:id="99288" w:author="מנוע מכני" w:date="2026-10-11T12:04:39Z">
        <w:r w:rsidRPr="006F178A">
          <w:rPr>
            <w:rtl/>
          </w:rPr>
          <w:delText xml:space="preserve"> </w:delText>
        </w:r>
      </w:del>
      <w:r w:rsidRPr="006F178A">
        <w:rPr>
          <w:rtl/>
        </w:rPr>
        <w:t xml:space="preserve">מתירין פקיעי עמיר לפני בהמה ומפספסין, והוא הדין לכיפין. [שהם אוכל]</w:t>
      </w:r>
    </w:p>
    <w:p w:rsidR="00E9703F" w:rsidRDefault="00E9703F" w:rsidP="00E9703F">
      <w:pPr>
        <w:rPr>
          <w:rtl/>
        </w:rPr>
      </w:pPr>
      <w:r w:rsidRPr="006F178A">
        <w:rPr>
          <w:rtl/>
        </w:rPr>
        <w:t xml:space="preserve">אבל </w:t>
      </w:r>
      <w:r w:rsidRPr="006F178A">
        <w:rPr>
          <w:rtl/>
        </w:rPr>
        <w:t xml:space="preserve">לא</w:t>
      </w:r>
      <w:r w:rsidRPr="006F178A">
        <w:rPr>
          <w:rtl/>
        </w:rPr>
        <w:t xml:space="preserve"> את הזירין - </w:t>
      </w:r>
      <w:r w:rsidRPr="006F178A">
        <w:rPr>
          <w:rtl/>
        </w:rPr>
        <w:t xml:space="preserve">לא</w:t>
      </w:r>
      <w:r w:rsidRPr="006F178A">
        <w:rPr>
          <w:rtl/>
        </w:rPr>
        <w:t xml:space="preserve"> לפספס ולא להתיר. [</w:t>
      </w:r>
      <w:ins w:id="96287" w:author="מנוע מכני" w:date="2026-10-11T12:04:39Z">
        <w:r>
          <w:rPr>
            <w:rtl/>
          </w:rPr>
          <w:t xml:space="preserve">דמתחילה</w:t>
        </w:r>
      </w:ins>
      <w:del w:id="96288" w:author="מנוע מכני" w:date="2026-10-11T12:04:39Z">
        <w:r w:rsidRPr="006F178A">
          <w:rPr>
            <w:rtl/>
          </w:rPr>
          <w:delText xml:space="preserve">דמעיקרא</w:delText>
        </w:r>
      </w:del>
      <w:r w:rsidRPr="006F178A">
        <w:rPr>
          <w:rtl/>
        </w:rPr>
        <w:t xml:space="preserve"> </w:t>
      </w:r>
      <w:ins w:id="92099" w:author="מנוע מכני" w:date="2026-10-11T12:04:39Z">
        <w:r>
          <w:rPr>
            <w:rtl/>
          </w:rPr>
          <w:t xml:space="preserve">לא</w:t>
        </w:r>
      </w:ins>
      <w:del w:id="92100" w:author="מנוע מכני" w:date="2026-10-11T12:04:39Z">
        <w:r w:rsidRPr="006F178A">
          <w:rPr>
            <w:rtl/>
          </w:rPr>
          <w:delText xml:space="preserve">לאו</w:delText>
        </w:r>
      </w:del>
      <w:r w:rsidRPr="006F178A">
        <w:rPr>
          <w:rtl/>
        </w:rPr>
        <w:t xml:space="preserve"> אוכל הוא]</w:t>
      </w:r>
    </w:p>
    <w:p w:rsidR="00E9703F" w:rsidRPr="006F178A" w:rsidRDefault="00E9703F" w:rsidP="00E9703F">
      <w:pPr>
        <w:rPr>
          <w:rtl/>
        </w:rPr>
      </w:pPr>
      <w:r w:rsidRPr="006F178A">
        <w:rPr>
          <w:rStyle w:val="2fb"/>
          <w:rtl/>
        </w:rPr>
        <w:t xml:space="preserve">ור"ה</w:t>
      </w:r>
      <w:r w:rsidRPr="006F178A">
        <w:rPr>
          <w:rtl/>
        </w:rPr>
        <w:t xml:space="preserve"> </w:t>
      </w:r>
      <w:ins w:id="112239" w:author="קלוד" w:date="2026-10-11T13:11:34Z">
        <w:r>
          <w:rPr>
            <w:rtl/>
          </w:rPr>
          <w:t xml:space="preserve">סבר:</w:t>
        </w:r>
      </w:ins>
      <w:del w:id="112240" w:author="קלוד" w:date="2026-10-11T13:11:34Z">
        <w:r w:rsidRPr="006F178A">
          <w:rPr>
            <w:rtl/>
          </w:rPr>
          <w:delText xml:space="preserve">סבר</w:delText>
        </w:r>
      </w:del>
      <w:r w:rsidRPr="006F178A">
        <w:rPr>
          <w:rtl/>
        </w:rPr>
        <w:t xml:space="preserve"> </w:t>
      </w:r>
      <w:ins w:id="112237" w:author="קלוד" w:date="2026-10-11T13:11:34Z">
        <w:r>
          <w:rPr>
            <w:rtl/>
          </w:rPr>
          <w:t xml:space="preserve">לטרוח</w:t>
        </w:r>
      </w:ins>
      <w:del w:id="112238" w:author="קלוד" w:date="2026-10-11T13:11:34Z">
        <w:r w:rsidRPr="006F178A">
          <w:rPr>
            <w:rtl/>
          </w:rPr>
          <w:delText xml:space="preserve">למטרח</w:delText>
        </w:r>
      </w:del>
      <w:r w:rsidRPr="006F178A">
        <w:rPr>
          <w:rtl/>
        </w:rPr>
        <w:t xml:space="preserve"> </w:t>
      </w:r>
      <w:ins w:id="112235" w:author="קלוד" w:date="2026-10-11T13:11:34Z">
        <w:r>
          <w:rPr>
            <w:rtl/>
          </w:rPr>
          <w:t xml:space="preserve">באוכל</w:t>
        </w:r>
      </w:ins>
      <w:del w:id="112236" w:author="קלוד" w:date="2026-10-11T13:11:34Z">
        <w:r w:rsidRPr="006F178A">
          <w:rPr>
            <w:rtl/>
          </w:rPr>
          <w:delText xml:space="preserve">באוכלא</w:delText>
        </w:r>
      </w:del>
      <w:r w:rsidRPr="006F178A">
        <w:rPr>
          <w:rtl/>
        </w:rPr>
        <w:t xml:space="preserve"> - </w:t>
      </w:r>
      <w:ins w:id="90749" w:author="Claude - סמנטי" w:date="2026-10-11T12:28:21Z">
        <w:ins w:id="112233" w:author="קלוד" w:date="2026-10-11T13:11:34Z">
          <w:r>
            <w:rPr>
              <w:rtl/>
            </w:rPr>
            <w:t xml:space="preserve">טורחים,</w:t>
          </w:r>
        </w:ins>
        <w:del w:id="112234" w:author="קלוד" w:date="2026-10-11T13:11:34Z">
          <w:r>
            <w:rPr>
              <w:rtl/>
            </w:rPr>
            <w:delText xml:space="preserve">מטרחים</w:delText>
          </w:r>
          <w:r w:rsidRPr="006F178A">
            <w:rPr>
              <w:rtl/>
            </w:rPr>
            <w:delText xml:space="preserve">,</w:delText>
          </w:r>
        </w:del>
      </w:ins>
      <w:del w:id="90750" w:author="Claude - סמנטי" w:date="2026-10-11T12:28:21Z">
        <w:r w:rsidRPr="006F178A">
          <w:rPr>
            <w:rtl/>
          </w:rPr>
          <w:delText xml:space="preserve">טרחינן</w:delText>
        </w:r>
      </w:del>
      <w:r w:rsidRPr="006F178A">
        <w:rPr>
          <w:rtl/>
        </w:rPr>
        <w:t xml:space="preserve"> </w:t>
      </w:r>
      <w:ins w:id="112231" w:author="קלוד" w:date="2026-10-11T13:11:34Z">
        <w:r>
          <w:rPr>
            <w:rtl/>
          </w:rPr>
          <w:t xml:space="preserve">לעשות</w:t>
        </w:r>
      </w:ins>
      <w:del w:id="112232" w:author="קלוד" w:date="2026-10-11T13:11:34Z">
        <w:r w:rsidRPr="006F178A">
          <w:rPr>
            <w:rtl/>
          </w:rPr>
          <w:delText xml:space="preserve">לשוויי</w:delText>
        </w:r>
      </w:del>
      <w:r w:rsidRPr="006F178A">
        <w:rPr>
          <w:rtl/>
        </w:rPr>
        <w:t xml:space="preserve"> </w:t>
      </w:r>
      <w:ins w:id="112229" w:author="קלוד" w:date="2026-10-11T13:11:34Z">
        <w:r>
          <w:rPr>
            <w:rtl/>
          </w:rPr>
          <w:t xml:space="preserve">אוכל</w:t>
        </w:r>
      </w:ins>
      <w:del w:id="112230" w:author="קלוד" w:date="2026-10-11T13:11:34Z">
        <w:r w:rsidRPr="006F178A">
          <w:rPr>
            <w:rtl/>
          </w:rPr>
          <w:delText xml:space="preserve">אוכלא</w:delText>
        </w:r>
      </w:del>
      <w:r w:rsidRPr="006F178A">
        <w:rPr>
          <w:rtl/>
        </w:rPr>
        <w:t xml:space="preserve"> - </w:t>
      </w:r>
      <w:r w:rsidRPr="006F178A">
        <w:rPr>
          <w:rtl/>
        </w:rPr>
        <w:t xml:space="preserve">לא</w:t>
      </w:r>
      <w:r w:rsidRPr="006F178A">
        <w:rPr>
          <w:rtl/>
        </w:rPr>
        <w:t xml:space="preserve"> </w:t>
      </w:r>
      <w:ins w:id="90747" w:author="Claude - סמנטי" w:date="2026-10-11T12:28:21Z">
        <w:ins w:id="112227" w:author="קלוד" w:date="2026-10-11T13:11:34Z">
          <w:r>
            <w:rPr>
              <w:rtl/>
            </w:rPr>
            <w:t xml:space="preserve">עושים.</w:t>
          </w:r>
        </w:ins>
        <w:del w:id="112228" w:author="קלוד" w:date="2026-10-11T13:11:34Z">
          <w:r>
            <w:rPr>
              <w:rtl/>
            </w:rPr>
            <w:delText xml:space="preserve">משווים</w:delText>
          </w:r>
          <w:r w:rsidRPr="006F178A">
            <w:rPr>
              <w:rtl/>
            </w:rPr>
            <w:delText xml:space="preserve">.</w:delText>
          </w:r>
        </w:del>
      </w:ins>
      <w:del w:id="90748" w:author="Claude - סמנטי" w:date="2026-10-11T12:28:21Z">
        <w:r w:rsidRPr="006F178A">
          <w:rPr>
            <w:rtl/>
          </w:rPr>
          <w:delText xml:space="preserve">משוינן</w:delText>
        </w:r>
      </w:del>
    </w:p>
    <w:p>
      <w:pPr>
        <w:pStyle w:val="38"/>
        <w:rPr>
          <w:ins w:id="99290" w:author="מנוע מכני" w:date="2026-10-11T12:04:39Z"/>
        </w:rPr>
      </w:pPr>
      <w:del w:id="99289" w:author="מנוע מכני" w:date="2026-10-11T12:04:39Z">
        <w:r w:rsidRPr="006F178A">
          <w:delText xml:space="preserve">•</w:delText>
        </w:r>
      </w:del>
      <w:r w:rsidRPr="006F178A">
        <w:t xml:space="preserve"> </w:t>
      </w:r>
      <w:r w:rsidRPr="006F178A">
        <w:t>ר"י</w:t>
      </w:r>
      <w:r w:rsidRPr="006F178A">
        <w:t>:</w:t>
      </w:r>
    </w:p>
    <w:p w:rsidR="00E9703F" w:rsidRPr="006F178A" w:rsidRDefault="00E9703F" w:rsidP="00E9703F">
      <w:pPr>
        <w:rPr>
          <w:rtl/>
        </w:rPr>
      </w:pPr>
      <w:del w:id="99291" w:author="מנוע מכני" w:date="2026-10-11T12:04:39Z">
        <w:r w:rsidRPr="006F178A">
          <w:rPr>
            <w:rtl/>
          </w:rPr>
          <w:delText xml:space="preserve"> </w:delText>
        </w:r>
      </w:del>
      <w:r w:rsidRPr="006F178A">
        <w:rPr>
          <w:rtl/>
        </w:rPr>
        <w:t xml:space="preserve">הן הן פקיעין, הן הן זירין. פקיעין - </w:t>
      </w:r>
      <w:ins w:id="94013" w:author="מנוע מכני" w:date="2026-10-11T12:04:39Z">
        <w:r>
          <w:rPr>
            <w:rtl/>
          </w:rPr>
          <w:t xml:space="preserve">שני</w:t>
        </w:r>
      </w:ins>
      <w:del w:id="94014" w:author="מנוע מכני" w:date="2026-10-11T12:04:39Z">
        <w:r w:rsidRPr="006F178A">
          <w:rPr>
            <w:rtl/>
          </w:rPr>
          <w:delText xml:space="preserve">תרי</w:delText>
        </w:r>
      </w:del>
      <w:r w:rsidRPr="006F178A">
        <w:rPr>
          <w:rtl/>
        </w:rPr>
        <w:t xml:space="preserve">, זירין - </w:t>
      </w:r>
      <w:ins w:id="94011" w:author="מנוע מכני" w:date="2026-10-11T12:04:39Z">
        <w:r>
          <w:rPr>
            <w:rtl/>
          </w:rPr>
          <w:t xml:space="preserve">שלושה</w:t>
        </w:r>
      </w:ins>
      <w:del w:id="94012" w:author="מנוע מכני" w:date="2026-10-11T12:04:39Z">
        <w:r w:rsidRPr="006F178A">
          <w:rPr>
            <w:rtl/>
          </w:rPr>
          <w:delText xml:space="preserve">תלתא</w:delText>
        </w:r>
      </w:del>
      <w:r w:rsidRPr="006F178A">
        <w:rPr>
          <w:rtl/>
        </w:rPr>
        <w:t xml:space="preserve">. כיפין - דארזי.</w:t>
      </w:r>
    </w:p>
    <w:p>
      <w:pPr>
        <w:pStyle w:val="38"/>
        <w:rPr>
          <w:ins w:id="99292" w:author="מנוע מכני" w:date="2026-10-11T12:04:39Z"/>
        </w:rPr>
      </w:pPr>
      <w:r w:rsidRPr="006F178A">
        <w:t xml:space="preserve">וה"ק:</w:t>
      </w:r>
    </w:p>
    <w:p w:rsidR="00E9703F" w:rsidRPr="006F178A" w:rsidRDefault="00E9703F" w:rsidP="00E9703F">
      <w:pPr>
        <w:rPr>
          <w:rtl/>
        </w:rPr>
      </w:pPr>
      <w:del w:id="99293" w:author="מנוע מכני" w:date="2026-10-11T12:04:39Z">
        <w:r w:rsidRPr="006F178A">
          <w:rPr>
            <w:rtl/>
          </w:rPr>
          <w:delText xml:space="preserve"> </w:delText>
        </w:r>
      </w:del>
      <w:r w:rsidRPr="006F178A">
        <w:rPr>
          <w:rtl/>
        </w:rPr>
        <w:t xml:space="preserve">מתירין פקיעי עמיר לפני בהמה.</w:t>
      </w:r>
    </w:p>
    <w:p w:rsidR="00E9703F" w:rsidRDefault="00E9703F" w:rsidP="00E9703F">
      <w:pPr>
        <w:rPr>
          <w:rtl/>
        </w:rPr>
      </w:pPr>
      <w:r w:rsidRPr="006F178A">
        <w:rPr>
          <w:rtl/>
        </w:rPr>
        <w:t xml:space="preserve">אבל פספוסי - </w:t>
      </w:r>
      <w:r w:rsidRPr="006F178A">
        <w:rPr>
          <w:rtl/>
        </w:rPr>
        <w:t xml:space="preserve">לא</w:t>
      </w:r>
      <w:r w:rsidRPr="006F178A">
        <w:rPr>
          <w:rtl/>
        </w:rPr>
        <w:t xml:space="preserve">. [דסגי בהתרתן ופספוס עונג לבהמה, וטרחה לאדם]</w:t>
      </w:r>
    </w:p>
    <w:p w:rsidR="00E9703F" w:rsidRPr="006F178A" w:rsidRDefault="00E9703F" w:rsidP="00E9703F">
      <w:pPr>
        <w:rPr>
          <w:rtl/>
        </w:rPr>
      </w:pPr>
      <w:r w:rsidRPr="006F178A">
        <w:rPr>
          <w:rtl/>
        </w:rPr>
        <w:t xml:space="preserve">וכיפין </w:t>
      </w:r>
      <w:ins w:id="112243" w:author="קלוד" w:date="2026-10-11T13:11:34Z">
        <w:r>
          <w:rPr>
            <w:rtl/>
          </w:rPr>
          <w:t xml:space="preserve">-</w:t>
        </w:r>
      </w:ins>
      <w:del w:id="112244" w:author="קלוד" w:date="2026-10-11T13:11:34Z">
        <w:r w:rsidRPr="006F178A">
          <w:rPr>
            <w:rtl/>
          </w:rPr>
          <w:delText xml:space="preserve">- פספוסי</w:delText>
        </w:r>
      </w:del>
      <w:r w:rsidRPr="006F178A">
        <w:rPr>
          <w:rtl/>
        </w:rPr>
        <w:t xml:space="preserve"> </w:t>
      </w:r>
      <w:ins w:id="92101" w:author="מנוע מכני" w:date="2026-10-11T12:04:39Z">
        <w:r>
          <w:rPr>
            <w:rtl/>
          </w:rPr>
          <w:t xml:space="preserve">גם</w:t>
        </w:r>
      </w:ins>
      <w:del w:id="92102" w:author="מנוע מכני" w:date="2026-10-11T12:04:39Z">
        <w:r w:rsidRPr="006F178A">
          <w:rPr>
            <w:rtl/>
          </w:rPr>
          <w:delText xml:space="preserve">נמי</w:delText>
        </w:r>
      </w:del>
      <w:r w:rsidRPr="006F178A">
        <w:rPr>
          <w:rtl/>
        </w:rPr>
        <w:t xml:space="preserve"> </w:t>
      </w:r>
      <w:ins w:id="90751" w:author="Claude - סמנטי" w:date="2026-10-11T12:28:21Z">
        <w:r>
          <w:rPr>
            <w:rtl/>
          </w:rPr>
          <w:t xml:space="preserve">מפספסים</w:t>
        </w:r>
      </w:ins>
      <w:del w:id="90752" w:author="Claude - סמנטי" w:date="2026-10-11T12:28:21Z">
        <w:r w:rsidRPr="006F178A">
          <w:rPr>
            <w:rtl/>
          </w:rPr>
          <w:delText xml:space="preserve">מפספסינן</w:delText>
        </w:r>
      </w:del>
      <w:r w:rsidRPr="006F178A">
        <w:rPr>
          <w:rtl/>
        </w:rPr>
        <w:t xml:space="preserve">, [דבלא זה </w:t>
      </w:r>
      <w:ins w:id="92103" w:author="מנוע מכני" w:date="2026-10-11T12:04:39Z">
        <w:r>
          <w:rPr>
            <w:rtl/>
          </w:rPr>
          <w:t xml:space="preserve">לא</w:t>
        </w:r>
      </w:ins>
      <w:del w:id="92104" w:author="מנוע מכני" w:date="2026-10-11T12:04:39Z">
        <w:r w:rsidRPr="006F178A">
          <w:rPr>
            <w:rtl/>
          </w:rPr>
          <w:delText xml:space="preserve">לאו</w:delText>
        </w:r>
      </w:del>
      <w:r w:rsidRPr="006F178A">
        <w:rPr>
          <w:rtl/>
        </w:rPr>
        <w:t xml:space="preserve"> אוכל הוא] אבל </w:t>
      </w:r>
      <w:r w:rsidRPr="006F178A">
        <w:rPr>
          <w:rtl/>
        </w:rPr>
        <w:t xml:space="preserve">לא</w:t>
      </w:r>
      <w:r w:rsidRPr="006F178A">
        <w:rPr>
          <w:rtl/>
        </w:rPr>
        <w:t xml:space="preserve"> הזירין</w:t>
      </w:r>
      <w:ins w:id="112241" w:author="קלוד" w:date="2026-10-11T13:11:34Z">
        <w:r>
          <w:rPr>
            <w:rtl/>
          </w:rPr>
          <w:t xml:space="preserve"> - לא </w:t>
        </w:r>
      </w:ins>
      <w:del w:id="112242" w:author="קלוד" w:date="2026-10-11T13:11:34Z">
        <w:r w:rsidRPr="006F178A">
          <w:rPr>
            <w:rtl/>
          </w:rPr>
          <w:delText xml:space="preserve"> </w:delText>
        </w:r>
      </w:del>
      <w:r w:rsidRPr="006F178A">
        <w:rPr>
          <w:rtl/>
        </w:rPr>
        <w:t xml:space="preserve">לפספס אלא להתיר.</w:t>
      </w:r>
    </w:p>
    <w:p>
      <w:pPr>
        <w:pStyle w:val="38"/>
        <w:rPr>
          <w:ins w:id="99294" w:author="מנוע מכני" w:date="2026-10-11T12:04:39Z"/>
        </w:rPr>
      </w:pPr>
      <w:r w:rsidRPr="006F178A">
        <w:t>רבא</w:t>
      </w:r>
      <w:r w:rsidRPr="006F178A">
        <w:t>:</w:t>
      </w:r>
    </w:p>
    <w:p w:rsidR="00E9703F" w:rsidRPr="006F178A" w:rsidRDefault="00E9703F" w:rsidP="00E9703F">
      <w:pPr>
        <w:rPr>
          <w:rtl/>
        </w:rPr>
      </w:pPr>
      <w:del w:id="99295" w:author="מנוע מכני" w:date="2026-10-11T12:04:39Z">
        <w:r w:rsidRPr="006F178A">
          <w:rPr>
            <w:rFonts w:ascii="Fb Fontext" w:hAnsi="Fb Fontext"/>
            <w:sz w:val="20"/>
            <w:rtl/>
          </w:rPr>
          <w:delText xml:space="preserve"> </w:delText>
        </w:r>
      </w:del>
      <w:r w:rsidRPr="006F178A">
        <w:rPr>
          <w:rFonts w:ascii="Fb Fontext" w:hAnsi="Fb Fontext"/>
          <w:sz w:val="20"/>
          <w:rtl/>
        </w:rPr>
        <w:t xml:space="preserve">טעמא </w:t>
      </w:r>
      <w:r w:rsidRPr="006F178A">
        <w:rPr>
          <w:rStyle w:val="2fb"/>
          <w:rFonts w:ascii="Fb Fontext" w:hAnsi="Fb Fontext"/>
          <w:sz w:val="20"/>
          <w:rtl/>
        </w:rPr>
        <w:t xml:space="preserve">דר"י</w:t>
      </w:r>
      <w:r w:rsidRPr="006F178A">
        <w:rPr>
          <w:rFonts w:ascii="Fb Fontext" w:hAnsi="Fb Fontext"/>
          <w:sz w:val="20"/>
          <w:rtl/>
        </w:rPr>
        <w:t xml:space="preserve"> - </w:t>
      </w:r>
      <w:ins w:id="92105" w:author="מנוע מכני" w:date="2026-10-11T12:04:39Z">
        <w:r>
          <w:rPr>
            <w:rFonts w:ascii="Fb Fontext" w:hAnsi="Fb Fontext"/>
            <w:sz w:val="20"/>
            <w:rtl/>
          </w:rPr>
          <w:t xml:space="preserve">סבר</w:t>
        </w:r>
      </w:ins>
      <w:del w:id="92106" w:author="מנוע מכני" w:date="2026-10-11T12:04:39Z">
        <w:r w:rsidRPr="006F178A">
          <w:rPr>
            <w:rFonts w:ascii="Fb Fontext" w:hAnsi="Fb Fontext"/>
            <w:sz w:val="20"/>
            <w:rtl/>
          </w:rPr>
          <w:delText xml:space="preserve">קסבר</w:delText>
        </w:r>
      </w:del>
      <w:r w:rsidRPr="006F178A">
        <w:rPr>
          <w:rFonts w:ascii="Fb Fontext" w:hAnsi="Fb Fontext"/>
          <w:sz w:val="20"/>
          <w:rtl/>
        </w:rPr>
        <w:t xml:space="preserve">: </w:t>
      </w:r>
      <w:ins w:id="112255" w:author="קלוד" w:date="2026-10-11T13:11:34Z">
        <w:r>
          <w:rPr>
            <w:rFonts w:ascii="Fb Fontext" w:hAnsi="Fb Fontext"/>
            <w:sz w:val="20"/>
            <w:rtl/>
          </w:rPr>
          <w:t xml:space="preserve">לעשות</w:t>
        </w:r>
      </w:ins>
      <w:del w:id="112256" w:author="קלוד" w:date="2026-10-11T13:11:34Z">
        <w:r w:rsidRPr="006F178A">
          <w:rPr>
            <w:rFonts w:ascii="Fb Fontext" w:hAnsi="Fb Fontext"/>
            <w:sz w:val="20"/>
            <w:rtl/>
          </w:rPr>
          <w:delText xml:space="preserve">שווי</w:delText>
        </w:r>
      </w:del>
      <w:r w:rsidRPr="006F178A">
        <w:rPr>
          <w:rFonts w:ascii="Fb Fontext" w:hAnsi="Fb Fontext"/>
          <w:sz w:val="20"/>
          <w:rtl/>
        </w:rPr>
        <w:t xml:space="preserve"> </w:t>
      </w:r>
      <w:ins w:id="112253" w:author="קלוד" w:date="2026-10-11T13:11:34Z">
        <w:r>
          <w:rPr>
            <w:rFonts w:ascii="Fb Fontext" w:hAnsi="Fb Fontext"/>
            <w:sz w:val="20"/>
            <w:rtl/>
          </w:rPr>
          <w:t xml:space="preserve">אוכל</w:t>
        </w:r>
      </w:ins>
      <w:del w:id="112254" w:author="קלוד" w:date="2026-10-11T13:11:34Z">
        <w:r w:rsidRPr="006F178A">
          <w:rPr>
            <w:rFonts w:ascii="Fb Fontext" w:hAnsi="Fb Fontext"/>
            <w:sz w:val="20"/>
            <w:rtl/>
          </w:rPr>
          <w:delText xml:space="preserve">אוכלא</w:delText>
        </w:r>
      </w:del>
      <w:r w:rsidRPr="006F178A">
        <w:rPr>
          <w:rFonts w:ascii="Fb Fontext" w:hAnsi="Fb Fontext"/>
          <w:sz w:val="20"/>
          <w:rtl/>
        </w:rPr>
        <w:t xml:space="preserve"> - </w:t>
      </w:r>
      <w:ins w:id="90755" w:author="Claude - סמנטי" w:date="2026-10-11T12:28:21Z">
        <w:ins w:id="112251" w:author="קלוד" w:date="2026-10-11T13:11:34Z">
          <w:r>
            <w:rPr>
              <w:rFonts w:ascii="Fb Fontext" w:hAnsi="Fb Fontext"/>
              <w:sz w:val="20"/>
              <w:rtl/>
            </w:rPr>
            <w:t xml:space="preserve">עושים,</w:t>
          </w:r>
        </w:ins>
        <w:del w:id="112252" w:author="קלוד" w:date="2026-10-11T13:11:34Z">
          <w:r>
            <w:rPr>
              <w:rFonts w:ascii="Fb Fontext" w:hAnsi="Fb Fontext"/>
              <w:sz w:val="20"/>
              <w:rtl/>
            </w:rPr>
            <w:delText xml:space="preserve">משווים</w:delText>
          </w:r>
          <w:r w:rsidRPr="006F178A">
            <w:rPr>
              <w:rFonts w:ascii="Fb Fontext" w:hAnsi="Fb Fontext"/>
              <w:sz w:val="20"/>
              <w:rtl/>
            </w:rPr>
            <w:delText xml:space="preserve">,</w:delText>
          </w:r>
        </w:del>
      </w:ins>
      <w:del w:id="90756" w:author="Claude - סמנטי" w:date="2026-10-11T12:28:21Z">
        <w:r w:rsidRPr="006F178A">
          <w:rPr>
            <w:rFonts w:ascii="Fb Fontext" w:hAnsi="Fb Fontext"/>
            <w:sz w:val="20"/>
            <w:rtl/>
          </w:rPr>
          <w:delText xml:space="preserve">משוינן</w:delText>
        </w:r>
      </w:del>
      <w:r w:rsidRPr="006F178A">
        <w:rPr>
          <w:rFonts w:ascii="Fb Fontext" w:hAnsi="Fb Fontext"/>
          <w:sz w:val="20"/>
          <w:rtl/>
        </w:rPr>
        <w:t xml:space="preserve"> </w:t>
      </w:r>
      <w:ins w:id="112249" w:author="קלוד" w:date="2026-10-11T13:11:34Z">
        <w:r>
          <w:rPr>
            <w:rFonts w:ascii="Fb Fontext" w:hAnsi="Fb Fontext"/>
            <w:sz w:val="20"/>
            <w:rtl/>
          </w:rPr>
          <w:t xml:space="preserve">לטרוח</w:t>
        </w:r>
      </w:ins>
      <w:del w:id="112250" w:author="קלוד" w:date="2026-10-11T13:11:34Z">
        <w:r w:rsidRPr="006F178A">
          <w:rPr>
            <w:rFonts w:ascii="Fb Fontext" w:hAnsi="Fb Fontext"/>
            <w:sz w:val="20"/>
            <w:rtl/>
          </w:rPr>
          <w:delText xml:space="preserve">מטרח</w:delText>
        </w:r>
      </w:del>
      <w:r w:rsidRPr="006F178A">
        <w:rPr>
          <w:rFonts w:ascii="Fb Fontext" w:hAnsi="Fb Fontext"/>
          <w:sz w:val="20"/>
          <w:rtl/>
        </w:rPr>
        <w:t xml:space="preserve"> </w:t>
      </w:r>
      <w:ins w:id="112247" w:author="קלוד" w:date="2026-10-11T13:11:34Z">
        <w:r>
          <w:rPr>
            <w:rFonts w:ascii="Fb Fontext" w:hAnsi="Fb Fontext"/>
            <w:sz w:val="20"/>
            <w:rtl/>
          </w:rPr>
          <w:t xml:space="preserve">באוכל</w:t>
        </w:r>
      </w:ins>
      <w:del w:id="112248" w:author="קלוד" w:date="2026-10-11T13:11:34Z">
        <w:r w:rsidRPr="006F178A">
          <w:rPr>
            <w:rFonts w:ascii="Fb Fontext" w:hAnsi="Fb Fontext"/>
            <w:sz w:val="20"/>
            <w:rtl/>
          </w:rPr>
          <w:delText xml:space="preserve">באוכלא</w:delText>
        </w:r>
      </w:del>
      <w:r w:rsidRPr="006F178A">
        <w:rPr>
          <w:rFonts w:ascii="Fb Fontext" w:hAnsi="Fb Fontext"/>
          <w:sz w:val="20"/>
          <w:rtl/>
        </w:rPr>
        <w:t xml:space="preserve"> - </w:t>
      </w:r>
      <w:r w:rsidRPr="006F178A">
        <w:rPr>
          <w:rFonts w:ascii="Fb Fontext" w:hAnsi="Fb Fontext"/>
          <w:sz w:val="20"/>
          <w:rtl/>
        </w:rPr>
        <w:t xml:space="preserve">לא</w:t>
      </w:r>
      <w:r w:rsidRPr="006F178A">
        <w:rPr>
          <w:rFonts w:ascii="Fb Fontext" w:hAnsi="Fb Fontext"/>
          <w:sz w:val="20"/>
          <w:rtl/>
        </w:rPr>
        <w:t xml:space="preserve"> </w:t>
      </w:r>
      <w:ins w:id="90753" w:author="Claude - סמנטי" w:date="2026-10-11T12:28:21Z">
        <w:ins w:id="112245" w:author="קלוד" w:date="2026-10-11T13:11:34Z">
          <w:r>
            <w:rPr>
              <w:rFonts w:ascii="Fb Fontext" w:hAnsi="Fb Fontext"/>
              <w:sz w:val="20"/>
              <w:rtl/>
            </w:rPr>
            <w:t xml:space="preserve">טורחים.</w:t>
          </w:r>
        </w:ins>
        <w:del w:id="112246" w:author="קלוד" w:date="2026-10-11T13:11:34Z">
          <w:r>
            <w:rPr>
              <w:rFonts w:ascii="Fb Fontext" w:hAnsi="Fb Fontext"/>
              <w:sz w:val="20"/>
              <w:rtl/>
            </w:rPr>
            <w:delText xml:space="preserve">מטרחים</w:delText>
          </w:r>
          <w:r w:rsidRPr="006F178A">
            <w:rPr>
              <w:rFonts w:ascii="Fb Fontext" w:hAnsi="Fb Fontext"/>
              <w:sz w:val="20"/>
              <w:rtl/>
            </w:rPr>
            <w:delText xml:space="preserve">.</w:delText>
          </w:r>
        </w:del>
      </w:ins>
      <w:del w:id="90754" w:author="Claude - סמנטי" w:date="2026-10-11T12:28:21Z">
        <w:r w:rsidRPr="006F178A">
          <w:rPr>
            <w:rFonts w:ascii="Fb Fontext" w:hAnsi="Fb Fontext"/>
            <w:sz w:val="20"/>
            <w:rtl/>
          </w:rPr>
          <w:delText xml:space="preserve">טרחינן</w:delText>
        </w:r>
      </w:del>
    </w:p>
    <w:p w:rsidR="00E9703F" w:rsidRPr="009757B9" w:rsidRDefault="00E9703F" w:rsidP="00E9703F">
      <w:pPr>
        <w:pStyle w:val="affff1"/>
        <w:ind w:end="0"/>
        <w:rPr>
          <w:b w:val="0"/>
          <w:rtl/>
        </w:rPr>
        <w:pPrChange w:id="20139" w:author="קלוד" w:date="2026-10-11T09:07:15Z">
          <w:pPr>
            <w:pStyle w:val="affff1"/>
            <w:rPr>
              <w:b w:val="0"/>
              <w:rtl/>
            </w:rPr>
          </w:pPr>
        </w:pPrChange>
      </w:pPr>
      <w:ins w:id="9867" w:author="מספור קטעי משנה" w:date="2026-10-11T09:35:03Z">
        <w:r>
          <w:rPr>
            <w:rStyle w:val="MisparKeta"/>
          </w:rPr>
          <w:t xml:space="preserve">ב. </w:t>
        </w:r>
      </w:ins>
      <w:r w:rsidRPr="00146180">
        <w:rPr>
          <w:rStyle w:val="afffe"/>
          <w:b w:val="0"/>
          <w:rtl/>
        </w:rPr>
        <w:t>אין מרסקין את השחת</w:t>
      </w:r>
    </w:p>
    <w:p w:rsidR="00E9703F" w:rsidRPr="006F178A" w:rsidRDefault="00E9703F" w:rsidP="00E9703F">
      <w:pPr>
        <w:rPr>
          <w:rtl/>
        </w:rPr>
      </w:pPr>
      <w:ins w:id="112265" w:author="קלוד" w:date="2026-10-11T13:11:34Z">
        <w:r>
          <w:rPr>
            <w:rStyle w:val="2fb"/>
            <w:rFonts w:ascii="Fb Fontext" w:hAnsi="Fb Fontext"/>
            <w:sz w:val="20"/>
            <w:rtl/>
          </w:rPr>
          <w:t xml:space="preserve">לר"ה,</w:t>
        </w:r>
      </w:ins>
      <w:del w:id="112266" w:author="קלוד" w:date="2026-10-11T13:11:34Z">
        <w:r w:rsidRPr="006F178A">
          <w:rPr>
            <w:rStyle w:val="2fb"/>
            <w:rFonts w:ascii="Fb Fontext" w:hAnsi="Fb Fontext"/>
            <w:sz w:val="20"/>
            <w:rtl/>
          </w:rPr>
          <w:delText xml:space="preserve">לר"ה</w:delText>
        </w:r>
      </w:del>
      <w:r w:rsidRPr="006F178A">
        <w:rPr>
          <w:rFonts w:ascii="Fb Fontext" w:hAnsi="Fb Fontext"/>
          <w:sz w:val="20"/>
          <w:rtl/>
        </w:rPr>
        <w:t xml:space="preserve"> </w:t>
      </w:r>
      <w:ins w:id="90757" w:author="Claude - סמנטי" w:date="2026-10-11T12:28:21Z">
        <w:ins w:id="112263" w:author="קלוד" w:date="2026-10-11T13:11:34Z">
          <w:r>
            <w:rPr>
              <w:rFonts w:ascii="Fb Fontext" w:hAnsi="Fb Fontext"/>
              <w:sz w:val="20"/>
              <w:rtl/>
            </w:rPr>
            <w:t xml:space="preserve">שטורחים</w:t>
          </w:r>
        </w:ins>
        <w:del w:id="112264" w:author="קלוד" w:date="2026-10-11T13:11:34Z">
          <w:r>
            <w:rPr>
              <w:rFonts w:ascii="Fb Fontext" w:hAnsi="Fb Fontext"/>
              <w:sz w:val="20"/>
              <w:rtl/>
            </w:rPr>
            <w:delText xml:space="preserve">שמטרחים</w:delText>
          </w:r>
        </w:del>
      </w:ins>
      <w:del w:id="90758" w:author="Claude - סמנטי" w:date="2026-10-11T12:28:21Z">
        <w:r w:rsidRPr="006F178A">
          <w:rPr>
            <w:rFonts w:ascii="Fb Fontext" w:hAnsi="Fb Fontext"/>
            <w:sz w:val="20"/>
            <w:rtl/>
          </w:rPr>
          <w:delText xml:space="preserve">דטרחינן</w:delText>
        </w:r>
      </w:del>
      <w:r w:rsidRPr="006F178A">
        <w:rPr>
          <w:rFonts w:ascii="Fb Fontext" w:hAnsi="Fb Fontext"/>
          <w:sz w:val="20"/>
          <w:rtl/>
        </w:rPr>
        <w:t xml:space="preserve"> </w:t>
      </w:r>
      <w:ins w:id="112261" w:author="קלוד" w:date="2026-10-11T13:11:34Z">
        <w:r>
          <w:rPr>
            <w:rFonts w:ascii="Fb Fontext" w:hAnsi="Fb Fontext"/>
            <w:sz w:val="20"/>
            <w:rtl/>
          </w:rPr>
          <w:t xml:space="preserve">באוכל, </w:t>
        </w:r>
        <w:r>
          <w:rPr>
            <w:rStyle w:val="afffffe"/>
            <w:rFonts w:ascii="Fb Fontext" w:hAnsi="Fb Fontext"/>
            <w:sz w:val="20"/>
            <w:rtl/>
          </w:rPr>
          <w:t xml:space="preserve">אין מרסקין</w:t>
        </w:r>
      </w:ins>
      <w:del w:id="112262" w:author="קלוד" w:date="2026-10-11T13:11:34Z">
        <w:r w:rsidRPr="006F178A">
          <w:rPr>
            <w:rFonts w:ascii="Fb Fontext" w:hAnsi="Fb Fontext"/>
            <w:sz w:val="20"/>
            <w:rtl/>
          </w:rPr>
          <w:delText xml:space="preserve">באוכלא</w:delText>
        </w:r>
      </w:del>
      <w:r w:rsidRPr="006F178A">
        <w:rPr>
          <w:rFonts w:ascii="Fb Fontext" w:hAnsi="Fb Fontext"/>
          <w:sz w:val="20"/>
          <w:rtl/>
        </w:rPr>
        <w:t xml:space="preserve"> מיירי בשחת קשה </w:t>
      </w:r>
      <w:ins w:id="112259" w:author="קלוד" w:date="2026-10-11T13:11:34Z">
        <w:r>
          <w:rPr>
            <w:rFonts w:ascii="Fb Fontext" w:hAnsi="Fb Fontext"/>
            <w:sz w:val="20"/>
            <w:rtl/>
          </w:rPr>
          <w:t xml:space="preserve">כחרובין,</w:t>
        </w:r>
      </w:ins>
      <w:del w:id="112260" w:author="קלוד" w:date="2026-10-11T13:11:34Z">
        <w:r w:rsidRPr="006F178A">
          <w:rPr>
            <w:rFonts w:ascii="Fb Fontext" w:hAnsi="Fb Fontext"/>
            <w:sz w:val="20"/>
            <w:rtl/>
          </w:rPr>
          <w:delText xml:space="preserve">דמויא דחרובין</w:delText>
        </w:r>
      </w:del>
      <w:r w:rsidRPr="006F178A">
        <w:rPr>
          <w:rFonts w:ascii="Fb Fontext" w:hAnsi="Fb Fontext"/>
          <w:sz w:val="20"/>
          <w:rtl/>
        </w:rPr>
        <w:t xml:space="preserve"> והיינו בעיירים </w:t>
      </w:r>
      <w:ins w:id="112257" w:author="קלוד" w:date="2026-10-11T13:11:34Z">
        <w:r>
          <w:rPr>
            <w:rFonts w:ascii="Fb Fontext" w:hAnsi="Fb Fontext"/>
            <w:sz w:val="20"/>
            <w:rtl/>
          </w:rPr>
          <w:t xml:space="preserve">קטנים.</w:t>
        </w:r>
      </w:ins>
      <w:del w:id="112258" w:author="קלוד" w:date="2026-10-11T13:11:34Z">
        <w:r w:rsidRPr="006F178A">
          <w:rPr>
            <w:rFonts w:ascii="Fb Fontext" w:hAnsi="Fb Fontext"/>
            <w:sz w:val="20"/>
            <w:rtl/>
          </w:rPr>
          <w:delText xml:space="preserve">זוטרי.</w:delText>
        </w:r>
      </w:del>
    </w:p>
    <w:p w:rsidR="00E9703F" w:rsidRPr="006F178A" w:rsidRDefault="00E9703F" w:rsidP="00E9703F">
      <w:pPr>
        <w:pStyle w:val="affff1"/>
        <w:ind w:end="0"/>
        <w:rPr>
          <w:rFonts w:cs="FontbitDavid"/>
          <w:b w:val="0"/>
          <w:rtl/>
        </w:rPr>
        <w:pPrChange w:id="20140" w:author="קלוד" w:date="2026-10-11T09:07:15Z">
          <w:pPr>
            <w:pStyle w:val="affff1"/>
            <w:rPr>
              <w:rFonts w:cs="FontbitDavid"/>
              <w:b w:val="0"/>
              <w:rtl/>
            </w:rPr>
          </w:pPr>
        </w:pPrChange>
      </w:pPr>
      <w:ins w:id="9868" w:author="מספור קטעי משנה" w:date="2026-10-11T09:35:03Z">
        <w:r>
          <w:rPr>
            <w:rStyle w:val="MisparKeta"/>
          </w:rPr>
          <w:t xml:space="preserve">ב. </w:t>
        </w:r>
      </w:ins>
      <w:r w:rsidRPr="00146180">
        <w:rPr>
          <w:rStyle w:val="afffe"/>
          <w:b w:val="0"/>
          <w:rtl/>
        </w:rPr>
        <w:t>ר"י מתיר בחרובין לדקה</w:t>
      </w:r>
      <w:r w:rsidRPr="006F178A">
        <w:rPr>
          <w:rFonts w:cs="FontbitDavid"/>
          <w:rtl/>
        </w:rPr>
        <w:t>.</w:t>
      </w:r>
    </w:p>
    <w:p w:rsidR="00E9703F" w:rsidRPr="006F178A" w:rsidRDefault="00E9703F" w:rsidP="00E9703F">
      <w:pPr>
        <w:rPr>
          <w:rtl/>
        </w:rPr>
      </w:pPr>
      <w:r w:rsidRPr="006F178A">
        <w:rPr>
          <w:rFonts w:ascii="Fb Fontext" w:hAnsi="Fb Fontext"/>
          <w:rtl/>
        </w:rPr>
        <w:t xml:space="preserve">לדקה - </w:t>
      </w:r>
      <w:ins w:id="112273" w:author="קלוד" w:date="2026-10-11T13:11:34Z">
        <w:r>
          <w:rPr>
            <w:rFonts w:ascii="Fb Fontext" w:hAnsi="Fb Fontext"/>
            <w:rtl/>
          </w:rPr>
          <w:t xml:space="preserve">כן,</w:t>
        </w:r>
      </w:ins>
      <w:del w:id="112274" w:author="קלוד" w:date="2026-10-11T13:11:34Z">
        <w:r w:rsidRPr="006F178A">
          <w:rPr>
            <w:rFonts w:ascii="Fb Fontext" w:hAnsi="Fb Fontext"/>
            <w:rtl/>
          </w:rPr>
          <w:delText xml:space="preserve">אין,</w:delText>
        </w:r>
      </w:del>
      <w:r w:rsidRPr="006F178A">
        <w:rPr>
          <w:rFonts w:ascii="Fb Fontext" w:hAnsi="Fb Fontext"/>
          <w:rtl/>
        </w:rPr>
        <w:t xml:space="preserve"> לגסה - </w:t>
      </w:r>
      <w:r w:rsidRPr="006F178A">
        <w:rPr>
          <w:rFonts w:ascii="Fb Fontext" w:hAnsi="Fb Fontext"/>
          <w:rtl/>
        </w:rPr>
        <w:t xml:space="preserve">לא</w:t>
      </w:r>
      <w:r w:rsidRPr="006F178A">
        <w:rPr>
          <w:rFonts w:ascii="Fb Fontext" w:hAnsi="Fb Fontext"/>
          <w:rtl/>
        </w:rPr>
        <w:t xml:space="preserve">. מוכח </w:t>
      </w:r>
      <w:ins w:id="112271" w:author="קלוד" w:date="2026-10-11T13:11:34Z">
        <w:r>
          <w:rPr>
            <w:rFonts w:ascii="Fb Fontext" w:hAnsi="Fb Fontext"/>
            <w:rtl/>
          </w:rPr>
          <w:t xml:space="preserve">שלדקה</w:t>
        </w:r>
      </w:ins>
      <w:del w:id="112272" w:author="קלוד" w:date="2026-10-11T13:11:34Z">
        <w:r w:rsidRPr="006F178A">
          <w:rPr>
            <w:rFonts w:ascii="Fb Fontext" w:hAnsi="Fb Fontext"/>
            <w:rtl/>
          </w:rPr>
          <w:delText xml:space="preserve">דלדקה</w:delText>
        </w:r>
      </w:del>
      <w:r w:rsidRPr="006F178A">
        <w:rPr>
          <w:rFonts w:ascii="Fb Fontext" w:hAnsi="Fb Fontext"/>
          <w:rtl/>
        </w:rPr>
        <w:t xml:space="preserve"> </w:t>
      </w:r>
      <w:ins w:id="112269" w:author="קלוד" w:date="2026-10-11T13:11:34Z">
        <w:r>
          <w:rPr>
            <w:rFonts w:ascii="Fb Fontext" w:hAnsi="Fb Fontext"/>
            <w:rtl/>
          </w:rPr>
          <w:t xml:space="preserve">עשיית</w:t>
        </w:r>
      </w:ins>
      <w:del w:id="112270" w:author="קלוד" w:date="2026-10-11T13:11:34Z">
        <w:r w:rsidRPr="006F178A">
          <w:rPr>
            <w:rFonts w:ascii="Fb Fontext" w:hAnsi="Fb Fontext"/>
            <w:rtl/>
          </w:rPr>
          <w:delText xml:space="preserve">שווי</w:delText>
        </w:r>
      </w:del>
      <w:r w:rsidRPr="006F178A">
        <w:rPr>
          <w:rFonts w:ascii="Fb Fontext" w:hAnsi="Fb Fontext"/>
          <w:rtl/>
        </w:rPr>
        <w:t xml:space="preserve"> </w:t>
      </w:r>
      <w:ins w:id="112267" w:author="קלוד" w:date="2026-10-11T13:11:34Z">
        <w:r>
          <w:rPr>
            <w:rFonts w:ascii="Fb Fontext" w:hAnsi="Fb Fontext"/>
            <w:rtl/>
          </w:rPr>
          <w:t xml:space="preserve">אוכל</w:t>
        </w:r>
      </w:ins>
      <w:del w:id="112268" w:author="קלוד" w:date="2026-10-11T13:11:34Z">
        <w:r w:rsidRPr="006F178A">
          <w:rPr>
            <w:rFonts w:ascii="Fb Fontext" w:hAnsi="Fb Fontext"/>
            <w:rtl/>
          </w:rPr>
          <w:delText xml:space="preserve">אוכלא</w:delText>
        </w:r>
      </w:del>
      <w:r w:rsidRPr="006F178A">
        <w:rPr>
          <w:rFonts w:ascii="Fb Fontext" w:hAnsi="Fb Fontext"/>
          <w:rtl/>
        </w:rPr>
        <w:t xml:space="preserve"> הוא ודוקא לדקה.</w:t>
      </w:r>
    </w:p>
    <w:p w:rsidR="00E9703F" w:rsidRPr="006061D7" w:rsidRDefault="00E9703F" w:rsidP="00E9703F">
      <w:pPr>
        <w:rPr>
          <w:rtl/>
        </w:rPr>
      </w:pPr>
      <w:ins w:id="95049" w:author="מנוע מכני" w:date="2026-10-11T12:04:39Z">
        <w:r>
          <w:rPr>
            <w:rtl/>
          </w:rPr>
          <w:t xml:space="preserve">ואם </w:t>
        </w:r>
      </w:ins>
      <w:del w:id="95050" w:author="מנוע מכני" w:date="2026-10-11T12:04:39Z">
        <w:r w:rsidRPr="006061D7">
          <w:rPr>
            <w:rtl/>
          </w:rPr>
          <w:delText xml:space="preserve">ואי </w:delText>
        </w:r>
      </w:del>
      <w:r w:rsidRPr="006061D7">
        <w:rPr>
          <w:rtl/>
        </w:rPr>
        <w:t xml:space="preserve">נימא </w:t>
      </w:r>
      <w:r w:rsidRPr="006061D7">
        <w:rPr>
          <w:rStyle w:val="2fb"/>
          <w:rtl/>
        </w:rPr>
        <w:t xml:space="preserve">דלת"ק</w:t>
      </w:r>
      <w:r w:rsidRPr="006061D7">
        <w:rPr>
          <w:rtl/>
        </w:rPr>
        <w:t xml:space="preserve"> לשווי אוכל אסור רק לטרוח מותר </w:t>
      </w:r>
      <w:ins w:id="94485" w:author="מנוע מכני" w:date="2026-10-11T12:04:39Z">
        <w:r>
          <w:rPr>
            <w:rtl/>
          </w:rPr>
          <w:t xml:space="preserve">קשה</w:t>
        </w:r>
      </w:ins>
      <w:del w:id="94486" w:author="מנוע מכני" w:date="2026-10-11T12:04:39Z">
        <w:r w:rsidRPr="006061D7">
          <w:rPr>
            <w:rtl/>
          </w:rPr>
          <w:delText xml:space="preserve">קשיא</w:delText>
        </w:r>
      </w:del>
      <w:r w:rsidRPr="006061D7">
        <w:rPr>
          <w:rtl/>
        </w:rPr>
        <w:t xml:space="preserve">. משמע דמיירי דווקא בדקה ואשווי אוכל הוא.</w:t>
      </w:r>
    </w:p>
    <w:p>
      <w:pPr>
        <w:pStyle w:val="38"/>
        <w:rPr>
          <w:ins w:id="99297" w:author="מנוע מכני" w:date="2026-10-11T12:04:39Z"/>
        </w:rPr>
      </w:pPr>
      <w:del w:id="99296" w:author="מנוע מכני" w:date="2026-10-11T12:04:39Z">
        <w:r w:rsidRPr="006F178A">
          <w:delText xml:space="preserve">•</w:delText>
        </w:r>
      </w:del>
      <w:r w:rsidRPr="006F178A">
        <w:t xml:space="preserve"> </w:t>
      </w:r>
      <w:r w:rsidRPr="006F178A">
        <w:t xml:space="preserve">ל"ק</w:t>
      </w:r>
    </w:p>
    <w:p w:rsidR="00E9703F" w:rsidRPr="006F178A" w:rsidRDefault="00E9703F" w:rsidP="00E9703F">
      <w:pPr>
        <w:rPr>
          <w:rtl/>
        </w:rPr>
      </w:pPr>
      <w:del w:id="99298" w:author="מנוע מכני" w:date="2026-10-11T12:04:39Z">
        <w:r w:rsidRPr="006F178A">
          <w:rPr>
            <w:rFonts w:ascii="Fb Fontext" w:hAnsi="Fb Fontext"/>
            <w:rtl/>
          </w:rPr>
          <w:delText xml:space="preserve"> </w:delText>
        </w:r>
      </w:del>
      <w:r w:rsidRPr="006F178A">
        <w:rPr>
          <w:rFonts w:ascii="Fb Fontext" w:hAnsi="Fb Fontext"/>
          <w:rtl/>
        </w:rPr>
        <w:t xml:space="preserve">על </w:t>
      </w:r>
      <w:r w:rsidRPr="006F178A">
        <w:rPr>
          <w:rStyle w:val="2fb"/>
          <w:rFonts w:ascii="Fb Fontext" w:hAnsi="Fb Fontext"/>
          <w:rtl/>
        </w:rPr>
        <w:t xml:space="preserve">ר"י</w:t>
      </w:r>
      <w:r w:rsidRPr="006F178A">
        <w:rPr>
          <w:rFonts w:ascii="Fb Fontext" w:hAnsi="Fb Fontext"/>
          <w:rtl/>
        </w:rPr>
        <w:t xml:space="preserve"> מהא דאין טורחין באוכל, ומחתכין את הדלועין לפני הבהמה, ואת הנבלה לפני הכלבים. [והיינו ברכיכי]</w:t>
      </w:r>
      <w:r w:rsidRPr="006F178A">
        <w:rPr>
          <w:rFonts w:ascii="Fb Fontext" w:hAnsi="Fb Fontext" w:hint="cs"/>
          <w:rtl/>
        </w:rPr>
        <w:t xml:space="preserve"> </w:t>
      </w:r>
      <w:r w:rsidRPr="006F178A">
        <w:rPr>
          <w:rFonts w:ascii="Fb Fontext" w:hAnsi="Fb Fontext"/>
          <w:rtl/>
        </w:rPr>
        <w:t xml:space="preserve">דהיא גופא </w:t>
      </w:r>
      <w:r w:rsidRPr="006F178A">
        <w:rPr>
          <w:rStyle w:val="2fb"/>
          <w:rFonts w:ascii="Fb Fontext" w:hAnsi="Fb Fontext"/>
          <w:rtl/>
        </w:rPr>
        <w:t xml:space="preserve">לר"י</w:t>
      </w:r>
      <w:r w:rsidRPr="006F178A">
        <w:rPr>
          <w:rFonts w:ascii="Fb Fontext" w:hAnsi="Fb Fontext"/>
          <w:rtl/>
        </w:rPr>
        <w:t xml:space="preserve"> מיירי בקשים ומשכח"ל</w:t>
      </w:r>
      <w:r w:rsidRPr="006F178A">
        <w:rPr>
          <w:rStyle w:val="afffe"/>
          <w:rFonts w:ascii="Fb Fontext" w:hAnsi="Fb Fontext"/>
          <w:rtl/>
        </w:rPr>
        <w:t xml:space="preserve"> א.</w:t>
      </w:r>
      <w:r w:rsidRPr="006F178A">
        <w:rPr>
          <w:rFonts w:ascii="Fb Fontext" w:hAnsi="Fb Fontext"/>
          <w:rtl/>
        </w:rPr>
        <w:t xml:space="preserve"> בבשר פילי.</w:t>
      </w:r>
      <w:r w:rsidRPr="006F178A">
        <w:rPr>
          <w:rStyle w:val="afffe"/>
          <w:rFonts w:ascii="Fb Fontext" w:hAnsi="Fb Fontext"/>
          <w:rtl/>
        </w:rPr>
        <w:t xml:space="preserve"> ב.</w:t>
      </w:r>
      <w:r w:rsidRPr="006F178A">
        <w:rPr>
          <w:rFonts w:ascii="Fb Fontext" w:hAnsi="Fb Fontext"/>
          <w:rtl/>
        </w:rPr>
        <w:t xml:space="preserve"> בגורייאתא זוטרי.</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וכן א"א להקשות מהא דתני </w:t>
      </w:r>
      <w:r w:rsidRPr="006F178A">
        <w:rPr>
          <w:rStyle w:val="2fb"/>
          <w:rtl/>
        </w:rPr>
        <w:t xml:space="preserve">רב חנן</w:t>
      </w:r>
      <w:r w:rsidRPr="006F178A">
        <w:rPr>
          <w:rtl/>
        </w:rPr>
        <w:t xml:space="preserve"> מנהרדעא </w:t>
      </w:r>
      <w:ins w:id="90761" w:author="Claude - סמנטי" w:date="2026-10-11T12:28:21Z">
        <w:r>
          <w:rPr>
            <w:rtl/>
          </w:rPr>
          <w:t xml:space="preserve">שמפרכים</w:t>
        </w:r>
      </w:ins>
      <w:del w:id="90762" w:author="Claude - סמנטי" w:date="2026-10-11T12:28:21Z">
        <w:r w:rsidRPr="006F178A">
          <w:rPr>
            <w:rtl/>
          </w:rPr>
          <w:delText xml:space="preserve">דמפרכינן</w:delText>
        </w:r>
      </w:del>
      <w:r w:rsidRPr="006F178A">
        <w:rPr>
          <w:rtl/>
        </w:rPr>
        <w:t xml:space="preserve"> תבן </w:t>
      </w:r>
      <w:ins w:id="90759" w:author="Claude - סמנטי" w:date="2026-10-11T12:28:21Z">
        <w:r>
          <w:rPr>
            <w:rtl/>
          </w:rPr>
          <w:t xml:space="preserve">ואספסת</w:t>
        </w:r>
      </w:ins>
      <w:del w:id="90760" w:author="Claude - סמנטי" w:date="2026-10-11T12:28:21Z">
        <w:r w:rsidRPr="006F178A">
          <w:rPr>
            <w:rtl/>
          </w:rPr>
          <w:delText xml:space="preserve">ואספסתא</w:delText>
        </w:r>
      </w:del>
      <w:r w:rsidRPr="006F178A">
        <w:rPr>
          <w:rtl/>
        </w:rPr>
        <w:t xml:space="preserve"> ומערבין.</w:t>
      </w:r>
    </w:p>
    <w:p w:rsidR="00E9703F" w:rsidRPr="006F178A" w:rsidRDefault="00E9703F" w:rsidP="00E9703F">
      <w:pPr>
        <w:rPr>
          <w:rtl/>
        </w:rPr>
      </w:pPr>
      <w:ins w:id="92107" w:author="מנוע מכני" w:date="2026-10-11T12:04:39Z">
        <w:ins w:id="112289" w:author="קלוד" w:date="2026-10-11T13:11:34Z">
          <w:r>
            <w:rPr>
              <w:rtl/>
            </w:rPr>
            <w:t xml:space="preserve">ששם</w:t>
          </w:r>
        </w:ins>
        <w:del w:id="112290" w:author="קלוד" w:date="2026-10-11T13:11:34Z">
          <w:r>
            <w:rPr>
              <w:rtl/>
            </w:rPr>
            <w:delText xml:space="preserve">דשם</w:delText>
          </w:r>
        </w:del>
      </w:ins>
      <w:del w:id="92108" w:author="מנוע מכני" w:date="2026-10-11T12:04:39Z">
        <w:r w:rsidRPr="006F178A">
          <w:rPr>
            <w:rtl/>
          </w:rPr>
          <w:delText xml:space="preserve">דהתם</w:delText>
        </w:r>
      </w:del>
      <w:r w:rsidRPr="006F178A">
        <w:rPr>
          <w:rtl/>
        </w:rPr>
        <w:t xml:space="preserve"> מיירי </w:t>
      </w:r>
      <w:ins w:id="112287" w:author="קלוד" w:date="2026-10-11T13:11:34Z">
        <w:r>
          <w:rPr>
            <w:rtl/>
          </w:rPr>
          <w:t xml:space="preserve">בעשיית</w:t>
        </w:r>
      </w:ins>
      <w:del w:id="112288" w:author="קלוד" w:date="2026-10-11T13:11:34Z">
        <w:r w:rsidRPr="006F178A">
          <w:rPr>
            <w:rtl/>
          </w:rPr>
          <w:delText xml:space="preserve">דמשווי</w:delText>
        </w:r>
      </w:del>
      <w:r w:rsidRPr="006F178A">
        <w:rPr>
          <w:rtl/>
        </w:rPr>
        <w:t xml:space="preserve"> </w:t>
      </w:r>
      <w:ins w:id="112285" w:author="קלוד" w:date="2026-10-11T13:11:34Z">
        <w:r>
          <w:rPr>
            <w:rtl/>
          </w:rPr>
          <w:t xml:space="preserve">אוכל:</w:t>
        </w:r>
      </w:ins>
      <w:del w:id="112286" w:author="קלוד" w:date="2026-10-11T13:11:34Z">
        <w:r w:rsidRPr="006F178A">
          <w:rPr>
            <w:rtl/>
          </w:rPr>
          <w:delText xml:space="preserve">אוכל</w:delText>
        </w:r>
      </w:del>
      <w:r w:rsidRPr="006F178A">
        <w:rPr>
          <w:rtl/>
        </w:rPr>
        <w:t xml:space="preserve"> </w:t>
      </w:r>
      <w:ins w:id="112283" w:author="קלוד" w:date="2026-10-11T13:11:34Z">
        <w:r>
          <w:rPr>
            <w:rtl/>
          </w:rPr>
          <w:t xml:space="preserve">התבן</w:t>
        </w:r>
      </w:ins>
      <w:del w:id="112284" w:author="קלוד" w:date="2026-10-11T13:11:34Z">
        <w:r w:rsidRPr="006F178A">
          <w:rPr>
            <w:rtl/>
          </w:rPr>
          <w:delText xml:space="preserve">דהתבן</w:delText>
        </w:r>
      </w:del>
      <w:r w:rsidRPr="006F178A">
        <w:rPr>
          <w:rtl/>
        </w:rPr>
        <w:t xml:space="preserve"> - </w:t>
      </w:r>
      <w:ins w:id="112281" w:author="קלוד" w:date="2026-10-11T13:11:34Z">
        <w:r>
          <w:rPr>
            <w:rtl/>
          </w:rPr>
          <w:t xml:space="preserve">בתבן</w:t>
        </w:r>
      </w:ins>
      <w:del w:id="112282" w:author="קלוד" w:date="2026-10-11T13:11:34Z">
        <w:r w:rsidRPr="006F178A">
          <w:rPr>
            <w:rtl/>
          </w:rPr>
          <w:delText xml:space="preserve">בתיבנא</w:delText>
        </w:r>
      </w:del>
      <w:r w:rsidRPr="006F178A">
        <w:rPr>
          <w:rtl/>
        </w:rPr>
        <w:t xml:space="preserve"> </w:t>
      </w:r>
      <w:ins w:id="112279" w:author="קלוד" w:date="2026-10-11T13:11:34Z">
        <w:r>
          <w:rPr>
            <w:rtl/>
          </w:rPr>
          <w:t xml:space="preserve">מסריח,</w:t>
        </w:r>
      </w:ins>
      <w:del w:id="112280" w:author="קלוד" w:date="2026-10-11T13:11:34Z">
        <w:r w:rsidRPr="006F178A">
          <w:rPr>
            <w:rtl/>
          </w:rPr>
          <w:delText xml:space="preserve">סריא,</w:delText>
        </w:r>
      </w:del>
      <w:r w:rsidRPr="006F178A">
        <w:rPr>
          <w:rtl/>
        </w:rPr>
        <w:t xml:space="preserve"> </w:t>
      </w:r>
      <w:ins w:id="90763" w:author="Claude - סמנטי" w:date="2026-10-11T12:28:21Z">
        <w:r>
          <w:rPr>
            <w:rtl/>
          </w:rPr>
          <w:t xml:space="preserve">אספסת</w:t>
        </w:r>
      </w:ins>
      <w:del w:id="90764" w:author="Claude - סמנטי" w:date="2026-10-11T12:28:21Z">
        <w:r w:rsidRPr="006F178A">
          <w:rPr>
            <w:rtl/>
          </w:rPr>
          <w:delText xml:space="preserve">אספסתא</w:delText>
        </w:r>
      </w:del>
      <w:r w:rsidRPr="006F178A">
        <w:rPr>
          <w:rtl/>
        </w:rPr>
        <w:t xml:space="preserve"> - </w:t>
      </w:r>
      <w:ins w:id="112277" w:author="קלוד" w:date="2026-10-11T13:11:34Z">
        <w:r>
          <w:rPr>
            <w:rtl/>
          </w:rPr>
          <w:t xml:space="preserve">בעיירים</w:t>
        </w:r>
      </w:ins>
      <w:del w:id="112278" w:author="קלוד" w:date="2026-10-11T13:11:34Z">
        <w:r w:rsidRPr="006F178A">
          <w:rPr>
            <w:rtl/>
          </w:rPr>
          <w:delText xml:space="preserve">בעילי</w:delText>
        </w:r>
      </w:del>
      <w:r w:rsidRPr="006F178A">
        <w:rPr>
          <w:rtl/>
        </w:rPr>
        <w:t xml:space="preserve"> </w:t>
      </w:r>
      <w:ins w:id="112275" w:author="קלוד" w:date="2026-10-11T13:11:34Z">
        <w:r>
          <w:rPr>
            <w:rtl/>
          </w:rPr>
          <w:t xml:space="preserve">קטנים.</w:t>
        </w:r>
      </w:ins>
      <w:del w:id="112276" w:author="קלוד" w:date="2026-10-11T13:11:34Z">
        <w:r w:rsidRPr="006F178A">
          <w:rPr>
            <w:rtl/>
          </w:rPr>
          <w:delText xml:space="preserve">זוטרי.</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MishnaBatzad"/>
        <w:rPr>
          <w:ins w:id="20679" w:author="קלוד" w:date="2026-10-11T09:07:15Z"/>
        </w:rPr>
      </w:pPr>
      <w:ins w:id="20678" w:author="קלוד" w:date="2026-10-11T09:07:15Z">
        <w:r>
          <w:t xml:space="preserve">משנה ג</w:t>
        </w:r>
      </w:ins>
    </w:p>
    <w:p w:rsidR="00E9703F" w:rsidRPr="009757B9" w:rsidRDefault="00E9703F" w:rsidP="00E9703F">
      <w:pPr>
        <w:pStyle w:val="afff9"/>
        <w:rPr>
          <w:del w:id="20417" w:author="קלוד" w:date="2026-10-11T09:07:15Z"/>
          <w:b/>
          <w:rtl/>
        </w:rPr>
      </w:pPr>
      <w:del w:id="20416"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129" w:author="קלוד" w:date="2026-10-11T12:09:42Z">
          <w:pPr>
            <w:pStyle w:val="afff9"/>
          </w:pPr>
        </w:pPrChange>
      </w:pPr>
      <w:r w:rsidRPr="009757B9">
        <w:rPr>
          <w:b/>
          <w:rtl/>
        </w:rPr>
        <w:t>אין אובסין את הגמל, ולא דורסין, אבל מלעיטין.</w:t>
      </w:r>
    </w:p>
    <w:p w:rsidR="00E9703F" w:rsidRPr="009757B9" w:rsidRDefault="00E9703F" w:rsidP="00E9703F">
      <w:pPr>
        <w:pStyle w:val="afff9"/>
        <w:rPr>
          <w:b/>
          <w:rtl/>
        </w:rPr>
      </w:pPr>
      <w:r w:rsidRPr="009757B9">
        <w:rPr>
          <w:b/>
          <w:rtl/>
        </w:rPr>
        <w:t>ואין מאמירין את העגלים, אבל מלעיטין.</w:t>
      </w:r>
    </w:p>
    <w:p w:rsidR="00E9703F" w:rsidRPr="009757B9" w:rsidRDefault="00E9703F" w:rsidP="00E9703F">
      <w:pPr>
        <w:pStyle w:val="afff9"/>
        <w:rPr>
          <w:b/>
          <w:rtl/>
        </w:rPr>
      </w:pPr>
      <w:r w:rsidRPr="009757B9">
        <w:rPr>
          <w:b/>
          <w:rtl/>
        </w:rPr>
        <w:t>ומהלקטין לתרנגולין, ונותנין מים למורסן, אבל לא גובלין.</w:t>
      </w:r>
    </w:p>
    <w:p w:rsidR="00E9703F" w:rsidRPr="009757B9" w:rsidRDefault="00E9703F" w:rsidP="00E9703F">
      <w:pPr>
        <w:pStyle w:val="afff9"/>
        <w:rPr>
          <w:b/>
          <w:rtl/>
        </w:rPr>
      </w:pPr>
      <w:r w:rsidRPr="009757B9">
        <w:rPr>
          <w:b/>
          <w:rtl/>
        </w:rPr>
        <w:t>ואין נותנין מים לפני דבורים ולפני יונים שבשובך.</w:t>
      </w:r>
    </w:p>
    <w:p w:rsidR="00E9703F" w:rsidRPr="009757B9" w:rsidRDefault="00E9703F" w:rsidP="00E9703F">
      <w:pPr>
        <w:pStyle w:val="afff9"/>
        <w:rPr>
          <w:b/>
          <w:rtl/>
        </w:rPr>
      </w:pPr>
      <w:r w:rsidRPr="009757B9">
        <w:rPr>
          <w:b/>
          <w:rtl/>
        </w:rPr>
        <w:t>אבל נותנין לפני אווזין ותרנגולין, ולפני יוני הרדיסיות.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021" w:author="קלוד" w:date="2026-10-11T12:33:55Z"/>
        </w:rPr>
      </w:pPr>
      <w:ins w:id="90022" w:author="קלוד" w:date="2026-10-11T12:33:55Z">
        <w:r>
          <w:rPr>
            <w:color w:val="7B3F00"/>
          </w:rPr>
          <w:t xml:space="preserve">אובסין, מאמירין ומלעיטין - הלעטה והמראה</w:t>
        </w:r>
      </w:ins>
    </w:p>
    <w:p w:rsidR="00E9703F" w:rsidRPr="006F178A" w:rsidRDefault="00E9703F" w:rsidP="00E9703F">
      <w:pPr>
        <w:rPr>
          <w:rtl/>
        </w:rPr>
      </w:pPr>
      <w:r w:rsidRPr="006F178A">
        <w:rPr>
          <w:rStyle w:val="afffe"/>
          <w:rFonts w:ascii="Fb Fontext" w:hAnsi="Fb Fontext"/>
          <w:rtl/>
        </w:rPr>
        <w:t>אובסין</w:t>
      </w:r>
      <w:r w:rsidRPr="006F178A">
        <w:rPr>
          <w:rFonts w:ascii="Fb Fontext" w:hAnsi="Fb Fontext"/>
          <w:rtl/>
        </w:rPr>
        <w:t xml:space="preserve">- </w:t>
      </w:r>
      <w:r w:rsidRPr="006F178A">
        <w:rPr>
          <w:rStyle w:val="2fb"/>
          <w:rFonts w:ascii="Fb Fontext" w:hAnsi="Fb Fontext"/>
          <w:rtl/>
        </w:rPr>
        <w:t xml:space="preserve">ר"י</w:t>
      </w:r>
      <w:r w:rsidRPr="006F178A">
        <w:rPr>
          <w:rFonts w:ascii="Fb Fontext" w:hAnsi="Fb Fontext"/>
          <w:rtl/>
        </w:rPr>
        <w:t xml:space="preserve"> אין עושין לה אבוס בתוך מעיה.</w:t>
      </w:r>
    </w:p>
    <w:p w:rsidR="00E9703F" w:rsidRPr="006F178A" w:rsidRDefault="00E9703F" w:rsidP="00E9703F">
      <w:pPr>
        <w:rPr>
          <w:rStyle w:val="afffe"/>
          <w:rFonts w:ascii="Fb Fontext" w:hAnsi="Fb Fontext"/>
          <w:rtl/>
        </w:rPr>
      </w:pPr>
      <w:r w:rsidRPr="006F178A">
        <w:rPr>
          <w:rStyle w:val="2fb"/>
          <w:rtl/>
        </w:rPr>
        <w:t xml:space="preserve">וכר"י</w:t>
      </w:r>
      <w:r w:rsidRPr="006F178A">
        <w:rPr>
          <w:rtl/>
        </w:rPr>
        <w:t xml:space="preserve"> </w:t>
      </w:r>
      <w:ins w:id="112303" w:author="קלוד" w:date="2026-10-11T13:11:34Z">
        <w:r>
          <w:rPr>
            <w:rtl/>
          </w:rPr>
          <w:t xml:space="preserve">מדיפתי,</w:t>
        </w:r>
      </w:ins>
      <w:del w:id="112304" w:author="קלוד" w:date="2026-10-11T13:11:34Z">
        <w:r w:rsidRPr="006F178A">
          <w:rPr>
            <w:rtl/>
          </w:rPr>
          <w:delText xml:space="preserve">מדיפתי</w:delText>
        </w:r>
      </w:del>
      <w:r w:rsidRPr="006F178A">
        <w:rPr>
          <w:rtl/>
        </w:rPr>
        <w:t xml:space="preserve"> שראה </w:t>
      </w:r>
      <w:ins w:id="112301" w:author="קלוד" w:date="2026-10-11T13:11:34Z">
        <w:r>
          <w:rPr>
            <w:rtl/>
          </w:rPr>
          <w:t xml:space="preserve">ערבי</w:t>
        </w:r>
      </w:ins>
      <w:del w:id="112302" w:author="קלוד" w:date="2026-10-11T13:11:34Z">
        <w:r w:rsidRPr="006F178A">
          <w:rPr>
            <w:rtl/>
          </w:rPr>
          <w:delText xml:space="preserve">ההוא</w:delText>
        </w:r>
      </w:del>
      <w:r w:rsidRPr="006F178A">
        <w:rPr>
          <w:rtl/>
        </w:rPr>
        <w:t xml:space="preserve"> </w:t>
      </w:r>
      <w:ins w:id="112299" w:author="קלוד" w:date="2026-10-11T13:11:34Z">
        <w:r>
          <w:rPr>
            <w:rtl/>
          </w:rPr>
          <w:t xml:space="preserve">אחד</w:t>
        </w:r>
      </w:ins>
      <w:del w:id="112300" w:author="קלוד" w:date="2026-10-11T13:11:34Z">
        <w:r w:rsidRPr="006F178A">
          <w:rPr>
            <w:rtl/>
          </w:rPr>
          <w:delText xml:space="preserve">טייעא</w:delText>
        </w:r>
      </w:del>
      <w:r w:rsidRPr="006F178A">
        <w:rPr>
          <w:rtl/>
        </w:rPr>
        <w:t xml:space="preserve"> </w:t>
      </w:r>
      <w:ins w:id="112297" w:author="קלוד" w:date="2026-10-11T13:11:34Z">
        <w:r>
          <w:rPr>
            <w:rtl/>
          </w:rPr>
          <w:t xml:space="preserve">שהאכיל</w:t>
        </w:r>
      </w:ins>
      <w:del w:id="112298" w:author="קלוד" w:date="2026-10-11T13:11:34Z">
        <w:r w:rsidRPr="006F178A">
          <w:rPr>
            <w:rtl/>
          </w:rPr>
          <w:delText xml:space="preserve">דאכלא</w:delText>
        </w:r>
      </w:del>
      <w:r w:rsidRPr="006F178A">
        <w:rPr>
          <w:rtl/>
        </w:rPr>
        <w:t xml:space="preserve"> </w:t>
      </w:r>
      <w:ins w:id="112295" w:author="קלוד" w:date="2026-10-11T13:11:34Z">
        <w:r>
          <w:rPr>
            <w:rStyle w:val="afffffe"/>
            <w:rtl/>
          </w:rPr>
          <w:t xml:space="preserve">גמלו</w:t>
        </w:r>
      </w:ins>
      <w:del w:id="112296" w:author="קלוד" w:date="2026-10-11T13:11:34Z">
        <w:r w:rsidRPr="006F178A">
          <w:rPr>
            <w:rtl/>
          </w:rPr>
          <w:delText xml:space="preserve">כורא,</w:delText>
        </w:r>
      </w:del>
      <w:r w:rsidRPr="006F178A">
        <w:rPr>
          <w:rtl/>
        </w:rPr>
        <w:t xml:space="preserve"> </w:t>
      </w:r>
      <w:ins w:id="112293" w:author="קלוד" w:date="2026-10-11T13:11:34Z">
        <w:r>
          <w:rPr>
            <w:rtl/>
          </w:rPr>
          <w:t xml:space="preserve">כור,</w:t>
        </w:r>
      </w:ins>
      <w:del w:id="112294" w:author="קלוד" w:date="2026-10-11T13:11:34Z">
        <w:r w:rsidRPr="006F178A">
          <w:rPr>
            <w:rtl/>
          </w:rPr>
          <w:delText xml:space="preserve">ואטעינא</w:delText>
        </w:r>
      </w:del>
      <w:r w:rsidRPr="006F178A">
        <w:rPr>
          <w:rtl/>
        </w:rPr>
        <w:t xml:space="preserve"> </w:t>
      </w:r>
      <w:ins w:id="112291" w:author="קלוד" w:date="2026-10-11T13:11:34Z">
        <w:r>
          <w:rPr>
            <w:rtl/>
          </w:rPr>
          <w:t xml:space="preserve">והטעינו כור.</w:t>
        </w:r>
      </w:ins>
      <w:del w:id="112292" w:author="קלוד" w:date="2026-10-11T13:11:34Z">
        <w:r w:rsidRPr="006F178A">
          <w:rPr>
            <w:rtl/>
          </w:rPr>
          <w:delText xml:space="preserve">כורא.</w:delText>
        </w:r>
      </w:del>
    </w:p>
    <w:p w:rsidR="00E9703F" w:rsidRPr="006F178A" w:rsidRDefault="00E9703F" w:rsidP="00E9703F">
      <w:pPr>
        <w:rPr>
          <w:rtl/>
        </w:rPr>
      </w:pPr>
      <w:r w:rsidRPr="006F178A">
        <w:rPr>
          <w:rStyle w:val="afffe"/>
          <w:rFonts w:ascii="Fb Fontext" w:hAnsi="Fb Fontext"/>
          <w:rtl/>
        </w:rPr>
        <w:lastRenderedPageBreak/>
        <w:t>אין מאמירין</w:t>
      </w:r>
      <w:r w:rsidRPr="006F178A">
        <w:rPr>
          <w:rtl/>
        </w:rPr>
        <w:t>. אבל מלעיטין.</w:t>
      </w:r>
    </w:p>
    <w:p w:rsidR="00E9703F" w:rsidRPr="009757B9" w:rsidRDefault="00E9703F" w:rsidP="00E9703F">
      <w:pPr>
        <w:rPr>
          <w:rFonts w:cs="Guttman Vilna"/>
          <w:b/>
          <w:bCs/>
          <w:rtl/>
        </w:rPr>
      </w:pPr>
      <w:r w:rsidRPr="006F178A">
        <w:rPr>
          <w:rStyle w:val="2fb"/>
          <w:rtl/>
        </w:rPr>
        <w:t xml:space="preserve">ר"י</w:t>
      </w:r>
      <w:r w:rsidRPr="006F178A">
        <w:rPr>
          <w:rtl/>
        </w:rPr>
        <w:t xml:space="preserve"> המראה - למקום שאינה יכולה להחזיר, הלעטה - למקום שיכולה להחזיר.</w:t>
      </w:r>
    </w:p>
    <w:p w:rsidR="00E9703F" w:rsidRPr="009757B9" w:rsidRDefault="00E9703F" w:rsidP="00E9703F">
      <w:pPr>
        <w:rPr>
          <w:rFonts w:cs="Guttman Vilna"/>
          <w:b/>
          <w:bCs/>
          <w:rtl/>
        </w:rPr>
      </w:pPr>
      <w:r w:rsidRPr="006F178A">
        <w:rPr>
          <w:rStyle w:val="2fb"/>
          <w:rtl/>
        </w:rPr>
        <w:t xml:space="preserve">ר"חס</w:t>
      </w:r>
      <w:r w:rsidRPr="006F178A">
        <w:rPr>
          <w:rtl/>
        </w:rPr>
        <w:t xml:space="preserve"> אידי ואידי למקום שאינה יכולה להחזיר, והמראה - בכלי, הלעטה - ביד.</w:t>
      </w:r>
    </w:p>
    <w:p w:rsidR="00E9703F" w:rsidRPr="006F178A" w:rsidRDefault="00E9703F" w:rsidP="00E9703F">
      <w:pPr>
        <w:rPr>
          <w:rtl/>
        </w:rPr>
      </w:pPr>
      <w:r w:rsidRPr="006F178A">
        <w:rPr>
          <w:rtl/>
        </w:rPr>
        <w:t xml:space="preserve">להוכיח לדברי </w:t>
      </w:r>
      <w:r w:rsidRPr="006F178A">
        <w:rPr>
          <w:rStyle w:val="2fb"/>
          <w:rtl/>
        </w:rPr>
        <w:t xml:space="preserve">ר"חס</w:t>
      </w:r>
      <w:r w:rsidRPr="006F178A">
        <w:rPr>
          <w:rtl/>
        </w:rPr>
        <w:t xml:space="preserve"> מהא </w:t>
      </w:r>
      <w:r w:rsidRPr="006F178A">
        <w:rPr>
          <w:rStyle w:val="2fb"/>
          <w:rtl/>
        </w:rPr>
        <w:t xml:space="preserve">דר</w:t>
      </w:r>
      <w:r w:rsidRPr="006F178A">
        <w:rPr>
          <w:rStyle w:val="2fb"/>
          <w:rFonts w:hint="cs"/>
          <w:rtl/>
        </w:rPr>
        <w:t>ב י</w:t>
      </w:r>
      <w:r w:rsidRPr="006F178A">
        <w:rPr>
          <w:rStyle w:val="2fb"/>
          <w:rtl/>
        </w:rPr>
        <w:t xml:space="preserve">וסף</w:t>
      </w:r>
      <w:r w:rsidRPr="006F178A">
        <w:rPr>
          <w:rtl/>
        </w:rPr>
        <w:t xml:space="preserve"> דמהלקטין לתרנגולין, </w:t>
      </w:r>
      <w:r w:rsidRPr="006F178A">
        <w:rPr>
          <w:rtl/>
        </w:rPr>
        <w:t xml:space="preserve">ואצ"ל</w:t>
      </w:r>
      <w:r w:rsidRPr="006F178A">
        <w:rPr>
          <w:rtl/>
        </w:rPr>
        <w:t xml:space="preserve"> שמלקיטין.</w:t>
      </w:r>
    </w:p>
    <w:p w:rsidR="00E9703F" w:rsidRPr="006F178A" w:rsidRDefault="00E9703F" w:rsidP="00E9703F">
      <w:pPr>
        <w:rPr>
          <w:rtl/>
        </w:rPr>
      </w:pPr>
      <w:r w:rsidRPr="006F178A">
        <w:rPr>
          <w:rtl/>
        </w:rPr>
        <w:t>•</w:t>
      </w:r>
      <w:r w:rsidRPr="006F178A">
        <w:rPr>
          <w:rFonts w:hint="cs"/>
          <w:rtl/>
        </w:rPr>
        <w:t xml:space="preserve"> </w:t>
      </w:r>
      <w:r w:rsidRPr="006F178A">
        <w:rPr>
          <w:rtl/>
        </w:rPr>
        <w:t xml:space="preserve">ואין מלקיטין ליוני שובך וליוני עלייה, </w:t>
      </w:r>
      <w:r w:rsidRPr="006F178A">
        <w:rPr>
          <w:rtl/>
        </w:rPr>
        <w:t xml:space="preserve">ואצ"ל</w:t>
      </w:r>
      <w:r w:rsidRPr="006F178A">
        <w:rPr>
          <w:rtl/>
        </w:rPr>
        <w:t xml:space="preserve"> שאין מהלקטין.</w:t>
      </w:r>
    </w:p>
    <w:p w:rsidR="00E9703F" w:rsidRPr="006F178A" w:rsidRDefault="00E9703F" w:rsidP="00E9703F">
      <w:pPr>
        <w:rPr>
          <w:rtl/>
        </w:rPr>
      </w:pPr>
      <w:r w:rsidRPr="006F178A">
        <w:rPr>
          <w:rtl/>
        </w:rPr>
        <w:t xml:space="preserve">ובהכרח דההבדל בינהם </w:t>
      </w:r>
      <w:ins w:id="95051" w:author="מנוע מכני" w:date="2026-10-11T12:04:39Z">
        <w:r>
          <w:rPr>
            <w:rtl/>
          </w:rPr>
          <w:t xml:space="preserve">אם </w:t>
        </w:r>
      </w:ins>
      <w:del w:id="95052" w:author="מנוע מכני" w:date="2026-10-11T12:04:39Z">
        <w:r w:rsidRPr="006F178A">
          <w:rPr>
            <w:rtl/>
          </w:rPr>
          <w:delText xml:space="preserve">אי </w:delText>
        </w:r>
      </w:del>
      <w:r w:rsidRPr="006F178A">
        <w:rPr>
          <w:rtl/>
        </w:rPr>
        <w:t xml:space="preserve">למקום שאינה יכולה להחזיר, וממילא הלעטה והמראה היינו ביד או בכלי.</w:t>
      </w:r>
    </w:p>
    <w:p w:rsidR="00E9703F" w:rsidRDefault="00E9703F" w:rsidP="00E9703F">
      <w:pPr>
        <w:rPr>
          <w:rtl/>
        </w:rPr>
      </w:pPr>
      <w:r w:rsidRPr="006F178A">
        <w:rPr>
          <w:rStyle w:val="2fb"/>
          <w:rFonts w:ascii="Fb Fontext" w:hAnsi="Fb Fontext"/>
          <w:rtl/>
        </w:rPr>
        <w:t xml:space="preserve">ולר"י</w:t>
      </w:r>
      <w:r w:rsidRPr="006F178A">
        <w:rPr>
          <w:rStyle w:val="afffe"/>
          <w:rFonts w:ascii="Fb Fontext" w:hAnsi="Fb Fontext"/>
          <w:rtl/>
        </w:rPr>
        <w:t xml:space="preserve"> לעולם מהלקטין</w:t>
      </w:r>
    </w:p>
    <w:p w:rsidR="00E9703F" w:rsidRPr="006F178A" w:rsidRDefault="00E9703F" w:rsidP="00E9703F">
      <w:pPr>
        <w:rPr>
          <w:rtl/>
        </w:rPr>
      </w:pPr>
      <w:ins w:id="112307" w:author="קלוד" w:date="2026-10-11T13:11:34Z">
        <w:r>
          <w:rPr>
            <w:rtl/>
          </w:rPr>
          <w:t xml:space="preserve">שמאכיל</w:t>
        </w:r>
      </w:ins>
      <w:del w:id="112308" w:author="קלוד" w:date="2026-10-11T13:11:34Z">
        <w:r w:rsidRPr="006F178A">
          <w:rPr>
            <w:rtl/>
          </w:rPr>
          <w:delText xml:space="preserve">דספי </w:delText>
        </w:r>
        <w:r>
          <w:rPr>
            <w:rtl/>
          </w:rPr>
          <w:delText xml:space="preserve">לו</w:delText>
        </w:r>
      </w:del>
      <w:ins w:id="94015" w:author="מנוע מכני" w:date="2026-10-11T12:04:39Z"/>
      <w:del w:id="94016" w:author="מנוע מכני" w:date="2026-10-11T12:04:39Z">
        <w:r w:rsidRPr="006F178A">
          <w:rPr>
            <w:rtl/>
          </w:rPr>
          <w:delText xml:space="preserve">ליה</w:delText>
        </w:r>
      </w:del>
      <w:r w:rsidRPr="006F178A">
        <w:rPr>
          <w:rtl/>
        </w:rPr>
        <w:t xml:space="preserve"> בידים, מלקיטין - </w:t>
      </w:r>
      <w:ins w:id="112305" w:author="קלוד" w:date="2026-10-11T13:11:34Z">
        <w:r>
          <w:rPr>
            <w:rtl/>
          </w:rPr>
          <w:t xml:space="preserve">שזורק</w:t>
        </w:r>
      </w:ins>
      <w:del w:id="112306" w:author="קלוד" w:date="2026-10-11T13:11:34Z">
        <w:r w:rsidRPr="006F178A">
          <w:rPr>
            <w:rtl/>
          </w:rPr>
          <w:delText xml:space="preserve">דשדי </w:delText>
        </w:r>
        <w:r>
          <w:rPr>
            <w:rtl/>
          </w:rPr>
          <w:delText xml:space="preserve">לו</w:delText>
        </w:r>
      </w:del>
      <w:ins w:id="94017" w:author="מנוע מכני" w:date="2026-10-11T12:04:39Z"/>
      <w:del w:id="94018" w:author="מנוע מכני" w:date="2026-10-11T12:04:39Z">
        <w:r w:rsidRPr="006F178A">
          <w:rPr>
            <w:rtl/>
          </w:rPr>
          <w:delText xml:space="preserve">ליה</w:delText>
        </w:r>
      </w:del>
      <w:r w:rsidRPr="006F178A">
        <w:rPr>
          <w:rtl/>
        </w:rPr>
        <w:t xml:space="preserve"> </w:t>
      </w:r>
      <w:ins w:id="90765" w:author="Claude - סמנטי" w:date="2026-10-11T12:28:21Z">
        <w:r>
          <w:rPr>
            <w:rtl/>
          </w:rPr>
          <w:t xml:space="preserve">לפניהם</w:t>
        </w:r>
      </w:ins>
      <w:del w:id="90766" w:author="Claude - סמנטי" w:date="2026-10-11T12:28:21Z">
        <w:r w:rsidRPr="006F178A">
          <w:rPr>
            <w:rtl/>
          </w:rPr>
          <w:delText xml:space="preserve">קמייהו</w:delText>
        </w:r>
      </w:del>
      <w:r w:rsidRPr="006F178A">
        <w:rPr>
          <w:rtl/>
        </w:rPr>
        <w:t xml:space="preserve">.</w:t>
      </w:r>
    </w:p>
    <w:p w:rsidR="00E9703F" w:rsidRPr="006F178A" w:rsidRDefault="00E9703F" w:rsidP="00E9703F">
      <w:pPr>
        <w:rPr>
          <w:rtl/>
        </w:rPr>
      </w:pPr>
      <w:r w:rsidRPr="006F178A">
        <w:rPr>
          <w:rtl/>
        </w:rPr>
        <w:t xml:space="preserve">ויוני שובך ועלייה</w:t>
      </w:r>
      <w:ins w:id="112313" w:author="קלוד" w:date="2026-10-11T13:11:34Z">
        <w:r>
          <w:rPr>
            <w:rtl/>
          </w:rPr>
          <w:t xml:space="preserve"> - גם </w:t>
        </w:r>
      </w:ins>
      <w:del w:id="112314" w:author="קלוד" w:date="2026-10-11T13:11:34Z">
        <w:r w:rsidRPr="006F178A">
          <w:rPr>
            <w:rtl/>
          </w:rPr>
          <w:delText xml:space="preserve"> </w:delText>
        </w:r>
      </w:del>
      <w:ins w:id="90769" w:author="Claude - סמנטי" w:date="2026-10-11T12:28:21Z">
        <w:r>
          <w:rPr>
            <w:rtl/>
          </w:rPr>
          <w:t xml:space="preserve">לזרוק</w:t>
        </w:r>
      </w:ins>
      <w:del w:id="90770" w:author="Claude - סמנטי" w:date="2026-10-11T12:28:21Z">
        <w:r w:rsidRPr="006F178A">
          <w:rPr>
            <w:rtl/>
          </w:rPr>
          <w:delText xml:space="preserve">למישדא</w:delText>
        </w:r>
      </w:del>
      <w:r w:rsidRPr="006F178A">
        <w:rPr>
          <w:rtl/>
        </w:rPr>
        <w:t xml:space="preserve"> </w:t>
      </w:r>
      <w:ins w:id="90767" w:author="Claude - סמנטי" w:date="2026-10-11T12:28:21Z">
        <w:r>
          <w:rPr>
            <w:rtl/>
          </w:rPr>
          <w:t xml:space="preserve">לפניהם</w:t>
        </w:r>
      </w:ins>
      <w:del w:id="90768" w:author="Claude - סמנטי" w:date="2026-10-11T12:28:21Z">
        <w:r w:rsidRPr="006F178A">
          <w:rPr>
            <w:rtl/>
          </w:rPr>
          <w:delText xml:space="preserve">קמייהו</w:delText>
        </w:r>
      </w:del>
      <w:r w:rsidRPr="006F178A">
        <w:rPr>
          <w:rtl/>
        </w:rPr>
        <w:t xml:space="preserve"> </w:t>
      </w:r>
      <w:ins w:id="92109" w:author="מנוע מכני" w:date="2026-10-11T12:04:39Z">
        <w:ins w:id="112311" w:author="קלוד" w:date="2026-10-11T13:11:34Z">
          <w:r>
            <w:rPr>
              <w:rtl/>
            </w:rPr>
            <w:t xml:space="preserve">אסור,</w:t>
          </w:r>
        </w:ins>
        <w:del w:id="112312" w:author="קלוד" w:date="2026-10-11T13:11:34Z">
          <w:r>
            <w:rPr>
              <w:rtl/>
            </w:rPr>
            <w:delText xml:space="preserve">גם</w:delText>
          </w:r>
        </w:del>
      </w:ins>
      <w:del w:id="92110" w:author="מנוע מכני" w:date="2026-10-11T12:04:39Z">
        <w:r w:rsidRPr="006F178A">
          <w:rPr>
            <w:rtl/>
          </w:rPr>
          <w:delText xml:space="preserve">נמי</w:delText>
        </w:r>
      </w:del>
      <w:r w:rsidRPr="006F178A">
        <w:rPr>
          <w:rtl/>
        </w:rPr>
        <w:t xml:space="preserve"> </w:t>
      </w:r>
      <w:ins w:id="112309" w:author="קלוד" w:date="2026-10-11T13:11:34Z">
        <w:r>
          <w:rPr>
            <w:rtl/>
          </w:rPr>
          <w:t xml:space="preserve">שאין</w:t>
        </w:r>
      </w:ins>
      <w:del w:id="112310" w:author="קלוד" w:date="2026-10-11T13:11:34Z">
        <w:r w:rsidRPr="006F178A">
          <w:rPr>
            <w:rtl/>
          </w:rPr>
          <w:delText xml:space="preserve">לא</w:delText>
        </w:r>
        <w:r w:rsidRPr="006F178A">
          <w:rPr>
            <w:rtl/>
          </w:rPr>
          <w:delText xml:space="preserve"> דאין</w:delText>
        </w:r>
      </w:del>
      <w:r w:rsidRPr="006F178A">
        <w:rPr>
          <w:rtl/>
        </w:rPr>
        <w:t xml:space="preserve"> מזונותן עליך.</w:t>
      </w:r>
    </w:p>
    <w:p w:rsidR="00E9703F" w:rsidRPr="00B3644D" w:rsidRDefault="00E9703F" w:rsidP="00E9703F">
      <w:pPr>
        <w:rPr>
          <w:spacing w:val="-2"/>
          <w:rtl/>
        </w:rPr>
      </w:pPr>
      <w:r w:rsidRPr="00B3644D">
        <w:rPr>
          <w:spacing w:val="-2"/>
          <w:rtl/>
        </w:rPr>
        <w:t>וכדתניא: נותנין מזונות לפני כלב, שמזונתן עליך ואין נותנין מזונות לפני חזיר. שארור המגדלו.</w:t>
      </w:r>
    </w:p>
    <w:p w:rsidR="00E9703F" w:rsidRPr="006061D7" w:rsidRDefault="00E9703F" w:rsidP="00E9703F">
      <w:pPr>
        <w:rPr>
          <w:rtl/>
        </w:rPr>
      </w:pPr>
      <w:r w:rsidRPr="006061D7">
        <w:rPr>
          <w:rtl/>
        </w:rPr>
        <w:t>•</w:t>
      </w:r>
      <w:r w:rsidRPr="006061D7">
        <w:rPr>
          <w:rFonts w:hint="cs"/>
          <w:rtl/>
        </w:rPr>
        <w:t xml:space="preserve"> </w:t>
      </w:r>
      <w:r w:rsidRPr="006061D7">
        <w:rPr>
          <w:rtl/>
        </w:rPr>
        <w:t xml:space="preserve">אין ראייה מהא דאין נותנין מים לפני </w:t>
      </w:r>
      <w:ins w:id="112331" w:author="קלוד" w:date="2026-10-11T13:11:34Z">
        <w:r>
          <w:rPr>
            <w:rtl/>
          </w:rPr>
          <w:t xml:space="preserve">דבורים,</w:t>
        </w:r>
      </w:ins>
      <w:del w:id="112332" w:author="קלוד" w:date="2026-10-11T13:11:34Z">
        <w:r w:rsidRPr="006061D7">
          <w:rPr>
            <w:rtl/>
          </w:rPr>
          <w:delText xml:space="preserve">דבורים</w:delText>
        </w:r>
      </w:del>
      <w:r w:rsidRPr="006061D7">
        <w:rPr>
          <w:rtl/>
        </w:rPr>
        <w:t xml:space="preserve"> </w:t>
      </w:r>
      <w:ins w:id="112329" w:author="קלוד" w:date="2026-10-11T13:11:34Z">
        <w:r>
          <w:rPr>
            <w:rtl/>
          </w:rPr>
          <w:t xml:space="preserve">שאין</w:t>
        </w:r>
      </w:ins>
      <w:del w:id="112330" w:author="קלוד" w:date="2026-10-11T13:11:34Z">
        <w:r w:rsidRPr="006061D7">
          <w:rPr>
            <w:rtl/>
          </w:rPr>
          <w:delText xml:space="preserve">דאין</w:delText>
        </w:r>
      </w:del>
      <w:r w:rsidRPr="006061D7">
        <w:rPr>
          <w:rtl/>
        </w:rPr>
        <w:t xml:space="preserve"> מזונתן </w:t>
      </w:r>
      <w:ins w:id="112327" w:author="קלוד" w:date="2026-10-11T13:11:34Z">
        <w:r>
          <w:rPr>
            <w:rtl/>
          </w:rPr>
          <w:t xml:space="preserve">עליך,</w:t>
        </w:r>
      </w:ins>
      <w:del w:id="112328" w:author="קלוד" w:date="2026-10-11T13:11:34Z">
        <w:r w:rsidRPr="006061D7">
          <w:rPr>
            <w:rtl/>
          </w:rPr>
          <w:delText xml:space="preserve">עליך</w:delText>
        </w:r>
      </w:del>
      <w:r w:rsidRPr="006061D7">
        <w:rPr>
          <w:rtl/>
        </w:rPr>
        <w:t xml:space="preserve"> </w:t>
      </w:r>
      <w:ins w:id="112325" w:author="קלוד" w:date="2026-10-11T13:11:34Z">
        <w:r>
          <w:rPr>
            <w:rtl/>
          </w:rPr>
          <w:t xml:space="preserve">שיתכן</w:t>
        </w:r>
      </w:ins>
      <w:del w:id="112326" w:author="קלוד" w:date="2026-10-11T13:11:34Z">
        <w:r w:rsidRPr="006061D7">
          <w:rPr>
            <w:rtl/>
          </w:rPr>
          <w:delText xml:space="preserve">דיתכן</w:delText>
        </w:r>
      </w:del>
      <w:r w:rsidRPr="006061D7">
        <w:rPr>
          <w:rtl/>
        </w:rPr>
        <w:t xml:space="preserve"> </w:t>
      </w:r>
      <w:ins w:id="112323" w:author="קלוד" w:date="2026-10-11T13:11:34Z">
        <w:r>
          <w:rPr>
            <w:rtl/>
          </w:rPr>
          <w:t xml:space="preserve">שהטעם</w:t>
        </w:r>
      </w:ins>
      <w:del w:id="112324" w:author="קלוד" w:date="2026-10-11T13:11:34Z">
        <w:r w:rsidRPr="006061D7">
          <w:rPr>
            <w:rtl/>
          </w:rPr>
          <w:delText xml:space="preserve">שהוא</w:delText>
        </w:r>
      </w:del>
      <w:r w:rsidRPr="006061D7">
        <w:rPr>
          <w:rtl/>
        </w:rPr>
        <w:t xml:space="preserve"> </w:t>
      </w:r>
      <w:ins w:id="112321" w:author="קלוד" w:date="2026-10-11T13:11:34Z">
        <w:r>
          <w:rPr>
            <w:rtl/>
          </w:rPr>
          <w:t xml:space="preserve">הוא</w:t>
        </w:r>
      </w:ins>
      <w:del w:id="112322" w:author="קלוד" w:date="2026-10-11T13:11:34Z">
        <w:r w:rsidRPr="006061D7">
          <w:rPr>
            <w:rtl/>
          </w:rPr>
          <w:delText xml:space="preserve">מטעם</w:delText>
        </w:r>
      </w:del>
      <w:r w:rsidRPr="006061D7">
        <w:rPr>
          <w:rtl/>
        </w:rPr>
        <w:t xml:space="preserve"> </w:t>
      </w:r>
      <w:ins w:id="92111" w:author="מנוע מכני" w:date="2026-10-11T12:04:39Z">
        <w:ins w:id="112319" w:author="קלוד" w:date="2026-10-11T13:11:34Z">
          <w:r>
            <w:rPr>
              <w:rtl/>
            </w:rPr>
            <w:t xml:space="preserve">שיש</w:t>
          </w:r>
        </w:ins>
        <w:del w:id="112320" w:author="קלוד" w:date="2026-10-11T13:11:34Z">
          <w:r>
            <w:rPr>
              <w:rtl/>
            </w:rPr>
            <w:delText xml:space="preserve">דיש</w:delText>
          </w:r>
        </w:del>
      </w:ins>
      <w:del w:id="92112" w:author="מנוע מכני" w:date="2026-10-11T12:04:39Z">
        <w:r w:rsidRPr="006061D7">
          <w:rPr>
            <w:rtl/>
          </w:rPr>
          <w:delText xml:space="preserve">דאיכא</w:delText>
        </w:r>
      </w:del>
      <w:r w:rsidRPr="006061D7">
        <w:rPr>
          <w:rtl/>
        </w:rPr>
        <w:t xml:space="preserve"> </w:t>
      </w:r>
      <w:ins w:id="112317" w:author="קלוד" w:date="2026-10-11T13:11:34Z">
        <w:r>
          <w:rPr>
            <w:rtl/>
          </w:rPr>
          <w:t xml:space="preserve">מים</w:t>
        </w:r>
      </w:ins>
      <w:del w:id="112318" w:author="קלוד" w:date="2026-10-11T13:11:34Z">
        <w:r w:rsidRPr="006061D7">
          <w:rPr>
            <w:rtl/>
          </w:rPr>
          <w:delText xml:space="preserve">מיא</w:delText>
        </w:r>
      </w:del>
      <w:r w:rsidRPr="006061D7">
        <w:rPr>
          <w:rtl/>
        </w:rPr>
        <w:t xml:space="preserve"> </w:t>
      </w:r>
      <w:ins w:id="112315" w:author="קלוד" w:date="2026-10-11T13:11:34Z">
        <w:r>
          <w:rPr>
            <w:rtl/>
          </w:rPr>
          <w:t xml:space="preserve">באגם.</w:t>
        </w:r>
      </w:ins>
      <w:del w:id="112316" w:author="קלוד" w:date="2026-10-11T13:11:34Z">
        <w:r w:rsidRPr="006061D7">
          <w:rPr>
            <w:rtl/>
          </w:rPr>
          <w:delText xml:space="preserve">באגמא.</w:delText>
        </w:r>
      </w:del>
    </w:p>
    <w:p>
      <w:pPr>
        <w:pStyle w:val="afffff8"/>
        <w:rPr>
          <w:ins w:id="90019" w:author="קלוד" w:date="2026-10-11T12:33:55Z"/>
        </w:rPr>
      </w:pPr>
      <w:ins w:id="90020" w:author="קלוד" w:date="2026-10-11T12:33:55Z">
        <w:r>
          <w:rPr>
            <w:color w:val="7B3F00"/>
          </w:rPr>
          <w:t xml:space="preserve">כלב - מזונותיו מועטין ושוהה אכילתו שלשה ימים</w:t>
        </w:r>
      </w:ins>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רבי</w:t>
      </w:r>
      <w:r w:rsidRPr="006F178A">
        <w:rPr>
          <w:rFonts w:ascii="Fb Fontext" w:hAnsi="Fb Fontext"/>
          <w:rtl/>
        </w:rPr>
        <w:t xml:space="preserve"> יונה אפיתחא דבי נשיאה</w:t>
      </w:r>
      <w:r w:rsidRPr="006F178A">
        <w:rPr>
          <w:rFonts w:ascii="Fb Fontext" w:hAnsi="Fb Fontext" w:hint="cs"/>
          <w:rtl/>
        </w:rPr>
        <w:t>:</w:t>
      </w:r>
    </w:p>
    <w:p w:rsidR="00E9703F" w:rsidRPr="00B3644D" w:rsidRDefault="00E9703F" w:rsidP="00E9703F">
      <w:pPr>
        <w:rPr>
          <w:rFonts w:cs="Guttman Vilna"/>
          <w:b/>
          <w:bCs/>
          <w:spacing w:val="-4"/>
          <w:rtl/>
        </w:rPr>
      </w:pPr>
      <w:r w:rsidRPr="00B3644D">
        <w:rPr>
          <w:rStyle w:val="afffff0"/>
          <w:rFonts w:hint="cs"/>
          <w:spacing w:val="-4"/>
          <w:rtl/>
        </w:rPr>
        <w:t>'</w:t>
      </w:r>
      <w:ins w:id="91605" w:author="Claude - סמנטי" w:date="2026-10-11T12:28:21Z">
        <w:r>
          <w:rPr>
            <w:rStyle w:val="afffff0"/>
            <w:spacing w:val="-4"/>
            <w:rtl/>
          </w:rPr>
          <w:t xml:space="preserve">יֹדֵעַ צַדִּיק דִּין דַּלִּים</w:t>
        </w:r>
      </w:ins>
      <w:del w:id="91606" w:author="Claude - סמנטי" w:date="2026-10-11T12:28:21Z">
        <w:r w:rsidRPr="00B3644D">
          <w:rPr>
            <w:rStyle w:val="afffff0"/>
            <w:spacing w:val="-4"/>
            <w:rtl/>
          </w:rPr>
          <w:delText xml:space="preserve">ידע צדיק דין דלים</w:delText>
        </w:r>
      </w:del>
      <w:r w:rsidRPr="00B3644D">
        <w:rPr>
          <w:rStyle w:val="afffff0"/>
          <w:rFonts w:hint="cs"/>
          <w:spacing w:val="-4"/>
          <w:rtl/>
        </w:rPr>
        <w:t>'</w:t>
      </w:r>
      <w:r w:rsidRPr="00B3644D">
        <w:rPr>
          <w:rStyle w:val="afffff0"/>
          <w:spacing w:val="-4"/>
          <w:rtl/>
        </w:rPr>
        <w:t xml:space="preserve"> </w:t>
      </w:r>
      <w:r w:rsidRPr="00B3644D">
        <w:rPr>
          <w:spacing w:val="-4"/>
          <w:rtl/>
        </w:rPr>
        <w:t xml:space="preserve">יודע </w:t>
      </w:r>
      <w:r w:rsidRPr="00B3644D">
        <w:rPr>
          <w:spacing w:val="-4"/>
          <w:rtl/>
        </w:rPr>
        <w:t xml:space="preserve">הקב"ה</w:t>
      </w:r>
      <w:r w:rsidRPr="00B3644D">
        <w:rPr>
          <w:spacing w:val="-4"/>
          <w:rtl/>
        </w:rPr>
        <w:t xml:space="preserve"> בכלב שמזונותיו מועטין, לפיכך שוהה אכילתו במעיו שלשה ימים.</w:t>
      </w:r>
    </w:p>
    <w:p>
      <w:pPr>
        <w:pStyle w:val="38"/>
        <w:rPr>
          <w:ins w:id="99299" w:author="מנוע מכני" w:date="2026-10-11T12:04:39Z"/>
        </w:rPr>
      </w:pPr>
      <w:r w:rsidRPr="006F178A">
        <w:t xml:space="preserve">כדתנן:</w:t>
      </w:r>
    </w:p>
    <w:p w:rsidR="00E9703F" w:rsidRDefault="00E9703F" w:rsidP="00E9703F">
      <w:pPr>
        <w:rPr>
          <w:rtl/>
        </w:rPr>
      </w:pPr>
      <w:del w:id="99300" w:author="מנוע מכני" w:date="2026-10-11T12:04:39Z">
        <w:r w:rsidRPr="006F178A">
          <w:rPr>
            <w:rtl/>
          </w:rPr>
          <w:delText xml:space="preserve"> </w:delText>
        </w:r>
      </w:del>
      <w:r w:rsidRPr="006F178A">
        <w:rPr>
          <w:rtl/>
        </w:rPr>
        <w:t xml:space="preserve">כמה תשהה אכילתו במעיו ויהא טמא, [בכלב מת דבחי אינו מטמא]</w:t>
      </w:r>
    </w:p>
    <w:p w:rsidR="00E9703F" w:rsidRPr="006F178A" w:rsidRDefault="00E9703F" w:rsidP="00E9703F">
      <w:pPr>
        <w:rPr>
          <w:rtl/>
        </w:rPr>
      </w:pPr>
      <w:r w:rsidRPr="006F178A">
        <w:rPr>
          <w:rFonts w:ascii="Fb Fontext" w:hAnsi="Fb Fontext"/>
          <w:sz w:val="20"/>
          <w:rtl/>
        </w:rPr>
        <w:t>בכלב - שלשה ימים מעת לעת, ובעופות ובדגים - כדי שתפול לאור ותשרף.</w:t>
      </w:r>
    </w:p>
    <w:p w:rsidR="00E9703F" w:rsidRPr="00B3644D" w:rsidRDefault="00E9703F" w:rsidP="00E9703F">
      <w:pPr>
        <w:rPr>
          <w:spacing w:val="-4"/>
          <w:rtl/>
        </w:rPr>
      </w:pPr>
      <w:r w:rsidRPr="00B3644D">
        <w:rPr>
          <w:rFonts w:ascii="Fb Fontext" w:hAnsi="Fb Fontext"/>
          <w:spacing w:val="-4"/>
          <w:rtl/>
        </w:rPr>
        <w:t>•</w:t>
      </w:r>
      <w:r w:rsidRPr="00B3644D">
        <w:rPr>
          <w:rFonts w:ascii="Fb Fontext" w:hAnsi="Fb Fontext" w:hint="cs"/>
          <w:spacing w:val="-4"/>
          <w:rtl/>
        </w:rPr>
        <w:t xml:space="preserve"> </w:t>
      </w:r>
      <w:ins w:id="112347" w:author="קלוד" w:date="2026-10-11T13:11:34Z">
        <w:r>
          <w:rPr>
            <w:rStyle w:val="2fb"/>
            <w:rFonts w:ascii="Fb Fontext" w:hAnsi="Fb Fontext"/>
            <w:spacing w:val="-4"/>
            <w:rtl/>
          </w:rPr>
          <w:t xml:space="preserve">ר"המ:</w:t>
        </w:r>
      </w:ins>
      <w:del w:id="112348" w:author="קלוד" w:date="2026-10-11T13:11:34Z">
        <w:r w:rsidRPr="00B3644D">
          <w:rPr>
            <w:rStyle w:val="2fb"/>
            <w:rFonts w:ascii="Fb Fontext" w:hAnsi="Fb Fontext"/>
            <w:spacing w:val="-4"/>
            <w:rtl/>
          </w:rPr>
          <w:delText xml:space="preserve">ר"המ</w:delText>
        </w:r>
      </w:del>
      <w:r w:rsidRPr="00B3644D">
        <w:rPr>
          <w:rFonts w:ascii="Fb Fontext" w:hAnsi="Fb Fontext"/>
          <w:spacing w:val="-4"/>
          <w:rtl/>
        </w:rPr>
        <w:t xml:space="preserve"> </w:t>
      </w:r>
      <w:r w:rsidRPr="00B3644D">
        <w:rPr>
          <w:rFonts w:ascii="Fb Fontext" w:hAnsi="Fb Fontext"/>
          <w:spacing w:val="-4"/>
          <w:rtl/>
        </w:rPr>
        <w:t xml:space="preserve">ש"מ</w:t>
      </w:r>
      <w:r w:rsidRPr="00B3644D">
        <w:rPr>
          <w:rFonts w:ascii="Fb Fontext" w:hAnsi="Fb Fontext"/>
          <w:spacing w:val="-4"/>
          <w:rtl/>
        </w:rPr>
        <w:t xml:space="preserve"> </w:t>
      </w:r>
      <w:ins w:id="112345" w:author="קלוד" w:date="2026-10-11T13:11:34Z">
        <w:r>
          <w:rPr>
            <w:rFonts w:ascii="Fb Fontext" w:hAnsi="Fb Fontext"/>
            <w:spacing w:val="-4"/>
            <w:rtl/>
          </w:rPr>
          <w:t xml:space="preserve">דרך</w:t>
        </w:r>
      </w:ins>
      <w:del w:id="112346" w:author="קלוד" w:date="2026-10-11T13:11:34Z">
        <w:r w:rsidRPr="00B3644D">
          <w:rPr>
            <w:rFonts w:ascii="Fb Fontext" w:hAnsi="Fb Fontext"/>
            <w:spacing w:val="-4"/>
            <w:rtl/>
          </w:rPr>
          <w:delText xml:space="preserve">אורח</w:delText>
        </w:r>
      </w:del>
      <w:r w:rsidRPr="00B3644D">
        <w:rPr>
          <w:rFonts w:ascii="Fb Fontext" w:hAnsi="Fb Fontext"/>
          <w:spacing w:val="-4"/>
          <w:rtl/>
        </w:rPr>
        <w:t xml:space="preserve"> </w:t>
      </w:r>
      <w:ins w:id="112343" w:author="קלוד" w:date="2026-10-11T13:11:34Z">
        <w:r>
          <w:rPr>
            <w:rFonts w:ascii="Fb Fontext" w:hAnsi="Fb Fontext"/>
            <w:spacing w:val="-4"/>
            <w:rtl/>
          </w:rPr>
          <w:t xml:space="preserve">ארץ</w:t>
        </w:r>
      </w:ins>
      <w:del w:id="112344" w:author="קלוד" w:date="2026-10-11T13:11:34Z">
        <w:r w:rsidRPr="00B3644D">
          <w:rPr>
            <w:rFonts w:ascii="Fb Fontext" w:hAnsi="Fb Fontext"/>
            <w:spacing w:val="-4"/>
            <w:rtl/>
          </w:rPr>
          <w:delText xml:space="preserve">ארעא</w:delText>
        </w:r>
      </w:del>
      <w:r w:rsidRPr="00B3644D">
        <w:rPr>
          <w:rFonts w:ascii="Fb Fontext" w:hAnsi="Fb Fontext"/>
          <w:spacing w:val="-4"/>
          <w:rtl/>
        </w:rPr>
        <w:t xml:space="preserve"> </w:t>
      </w:r>
      <w:ins w:id="112341" w:author="קלוד" w:date="2026-10-11T13:11:34Z">
        <w:r>
          <w:rPr>
            <w:rFonts w:ascii="Fb Fontext" w:hAnsi="Fb Fontext"/>
            <w:spacing w:val="-4"/>
            <w:rtl/>
          </w:rPr>
          <w:t xml:space="preserve">לזרוק</w:t>
        </w:r>
      </w:ins>
      <w:del w:id="112342" w:author="קלוד" w:date="2026-10-11T13:11:34Z">
        <w:r w:rsidRPr="00B3644D">
          <w:rPr>
            <w:rFonts w:ascii="Fb Fontext" w:hAnsi="Fb Fontext"/>
            <w:spacing w:val="-4"/>
            <w:rtl/>
          </w:rPr>
          <w:delText xml:space="preserve">למשדא</w:delText>
        </w:r>
      </w:del>
      <w:r w:rsidRPr="00B3644D">
        <w:rPr>
          <w:rFonts w:ascii="Fb Fontext" w:hAnsi="Fb Fontext"/>
          <w:spacing w:val="-4"/>
          <w:rtl/>
        </w:rPr>
        <w:t xml:space="preserve"> </w:t>
      </w:r>
      <w:ins w:id="112339" w:author="קלוד" w:date="2026-10-11T13:11:34Z">
        <w:r>
          <w:rPr>
            <w:rFonts w:ascii="Fb Fontext" w:hAnsi="Fb Fontext"/>
            <w:spacing w:val="-4"/>
            <w:rtl/>
          </w:rPr>
          <w:t xml:space="preserve">חתיכת</w:t>
        </w:r>
      </w:ins>
      <w:del w:id="112340" w:author="קלוד" w:date="2026-10-11T13:11:34Z">
        <w:r w:rsidRPr="00B3644D">
          <w:rPr>
            <w:rFonts w:ascii="Fb Fontext" w:hAnsi="Fb Fontext"/>
            <w:spacing w:val="-4"/>
            <w:rtl/>
          </w:rPr>
          <w:delText xml:space="preserve">אומצא</w:delText>
        </w:r>
      </w:del>
      <w:r w:rsidRPr="00B3644D">
        <w:rPr>
          <w:rFonts w:ascii="Fb Fontext" w:hAnsi="Fb Fontext"/>
          <w:spacing w:val="-4"/>
          <w:rtl/>
        </w:rPr>
        <w:t xml:space="preserve"> </w:t>
      </w:r>
      <w:ins w:id="112337" w:author="קלוד" w:date="2026-10-11T13:11:34Z">
        <w:r>
          <w:rPr>
            <w:rFonts w:ascii="Fb Fontext" w:hAnsi="Fb Fontext"/>
            <w:spacing w:val="-4"/>
            <w:rtl/>
          </w:rPr>
          <w:t xml:space="preserve">בשר לכלב.</w:t>
        </w:r>
      </w:ins>
      <w:del w:id="112338" w:author="קלוד" w:date="2026-10-11T13:11:34Z">
        <w:r w:rsidRPr="00B3644D">
          <w:rPr>
            <w:rFonts w:ascii="Fb Fontext" w:hAnsi="Fb Fontext"/>
            <w:spacing w:val="-4"/>
            <w:rtl/>
          </w:rPr>
          <w:delText xml:space="preserve">לכלבא.</w:delText>
        </w:r>
      </w:del>
      <w:r w:rsidRPr="00B3644D">
        <w:rPr>
          <w:rFonts w:ascii="Fb Fontext" w:hAnsi="Fb Fontext"/>
          <w:spacing w:val="-4"/>
          <w:rtl/>
        </w:rPr>
        <w:t xml:space="preserve"> </w:t>
      </w:r>
      <w:r w:rsidRPr="00B3644D">
        <w:rPr>
          <w:rStyle w:val="2fb"/>
          <w:rFonts w:ascii="Fb Fontext" w:hAnsi="Fb Fontext"/>
          <w:spacing w:val="-4"/>
          <w:rtl/>
        </w:rPr>
        <w:t xml:space="preserve">רב מרי</w:t>
      </w:r>
      <w:r w:rsidRPr="00B3644D">
        <w:rPr>
          <w:rFonts w:ascii="Fb Fontext" w:hAnsi="Fb Fontext"/>
          <w:spacing w:val="-4"/>
          <w:rtl/>
        </w:rPr>
        <w:t xml:space="preserve"> - ועדיין משח אודניה, </w:t>
      </w:r>
      <w:ins w:id="112335" w:author="קלוד" w:date="2026-10-11T13:11:34Z">
        <w:r>
          <w:rPr>
            <w:rFonts w:ascii="Fb Fontext" w:hAnsi="Fb Fontext"/>
            <w:spacing w:val="-4"/>
            <w:rtl/>
          </w:rPr>
          <w:t xml:space="preserve">ומקל</w:t>
        </w:r>
      </w:ins>
      <w:del w:id="112336" w:author="קלוד" w:date="2026-10-11T13:11:34Z">
        <w:r w:rsidRPr="00B3644D">
          <w:rPr>
            <w:rFonts w:ascii="Fb Fontext" w:hAnsi="Fb Fontext"/>
            <w:spacing w:val="-4"/>
            <w:rtl/>
          </w:rPr>
          <w:delText xml:space="preserve">וחוטרא</w:delText>
        </w:r>
      </w:del>
      <w:r w:rsidRPr="00B3644D">
        <w:rPr>
          <w:rFonts w:ascii="Fb Fontext" w:hAnsi="Fb Fontext"/>
          <w:spacing w:val="-4"/>
          <w:rtl/>
        </w:rPr>
        <w:t xml:space="preserve"> </w:t>
      </w:r>
      <w:ins w:id="112333" w:author="קלוד" w:date="2026-10-11T13:11:34Z">
        <w:r>
          <w:rPr>
            <w:rFonts w:ascii="Fb Fontext" w:hAnsi="Fb Fontext"/>
            <w:spacing w:val="-4"/>
            <w:rtl/>
          </w:rPr>
          <w:t xml:space="preserve">אחריו.</w:t>
        </w:r>
      </w:ins>
      <w:del w:id="112334" w:author="קלוד" w:date="2026-10-11T13:11:34Z">
        <w:r w:rsidRPr="00B3644D">
          <w:rPr>
            <w:rFonts w:ascii="Fb Fontext" w:hAnsi="Fb Fontext"/>
            <w:spacing w:val="-4"/>
            <w:rtl/>
          </w:rPr>
          <w:delText xml:space="preserve">אבתריה.</w:delText>
        </w:r>
      </w:del>
    </w:p>
    <w:p w:rsidR="00E9703F" w:rsidRPr="006F178A" w:rsidRDefault="00E9703F" w:rsidP="00E9703F">
      <w:pPr>
        <w:rPr>
          <w:rtl/>
        </w:rPr>
      </w:pPr>
      <w:r w:rsidRPr="006F178A">
        <w:rPr>
          <w:rtl/>
        </w:rPr>
        <w:t xml:space="preserve">וה"מ</w:t>
      </w:r>
      <w:r w:rsidRPr="006F178A">
        <w:rPr>
          <w:rtl/>
        </w:rPr>
        <w:t xml:space="preserve"> </w:t>
      </w:r>
      <w:ins w:id="112353" w:author="קלוד" w:date="2026-10-11T13:11:34Z">
        <w:r>
          <w:rPr>
            <w:rtl/>
          </w:rPr>
          <w:t xml:space="preserve">בשדה,</w:t>
        </w:r>
      </w:ins>
      <w:del w:id="112354" w:author="קלוד" w:date="2026-10-11T13:11:34Z">
        <w:r w:rsidRPr="006F178A">
          <w:rPr>
            <w:rtl/>
          </w:rPr>
          <w:delText xml:space="preserve">בדברא,</w:delText>
        </w:r>
      </w:del>
      <w:r w:rsidRPr="006F178A">
        <w:rPr>
          <w:rtl/>
        </w:rPr>
        <w:t xml:space="preserve"> אבל </w:t>
      </w:r>
      <w:ins w:id="90771" w:author="Claude - סמנטי" w:date="2026-10-11T12:28:21Z">
        <w:r>
          <w:rPr>
            <w:rtl/>
          </w:rPr>
          <w:t xml:space="preserve">בעיר</w:t>
        </w:r>
      </w:ins>
      <w:del w:id="90772" w:author="Claude - סמנטי" w:date="2026-10-11T12:28:21Z">
        <w:r w:rsidRPr="006F178A">
          <w:rPr>
            <w:rtl/>
          </w:rPr>
          <w:delText xml:space="preserve">במתא</w:delText>
        </w:r>
      </w:del>
      <w:r w:rsidRPr="006F178A">
        <w:rPr>
          <w:rtl/>
        </w:rPr>
        <w:t xml:space="preserve"> - </w:t>
      </w:r>
      <w:r w:rsidRPr="006F178A">
        <w:rPr>
          <w:rtl/>
        </w:rPr>
        <w:t xml:space="preserve">לא</w:t>
      </w:r>
      <w:r w:rsidRPr="006F178A">
        <w:rPr>
          <w:rtl/>
        </w:rPr>
        <w:t xml:space="preserve">, </w:t>
      </w:r>
      <w:ins w:id="112351" w:author="קלוד" w:date="2026-10-11T13:11:34Z">
        <w:r>
          <w:rPr>
            <w:rtl/>
          </w:rPr>
          <w:t xml:space="preserve">שיבוא</w:t>
        </w:r>
      </w:ins>
      <w:del w:id="112352" w:author="קלוד" w:date="2026-10-11T13:11:34Z">
        <w:r w:rsidRPr="006F178A">
          <w:rPr>
            <w:rtl/>
          </w:rPr>
          <w:delText xml:space="preserve">דאתי</w:delText>
        </w:r>
      </w:del>
      <w:r w:rsidRPr="006F178A">
        <w:rPr>
          <w:rtl/>
        </w:rPr>
        <w:t xml:space="preserve"> </w:t>
      </w:r>
      <w:ins w:id="112349" w:author="קלוד" w:date="2026-10-11T13:11:34Z">
        <w:r>
          <w:rPr>
            <w:rtl/>
          </w:rPr>
          <w:t xml:space="preserve">להימשך </w:t>
        </w:r>
        <w:r>
          <w:rPr>
            <w:rStyle w:val="afffffe"/>
            <w:rtl/>
          </w:rPr>
          <w:t xml:space="preserve">אחריו</w:t>
        </w:r>
        <w:r>
          <w:rPr>
            <w:rtl/>
          </w:rPr>
          <w:t xml:space="preserve">.</w:t>
        </w:r>
      </w:ins>
      <w:del w:id="112350" w:author="קלוד" w:date="2026-10-11T13:11:34Z">
        <w:r w:rsidRPr="006F178A">
          <w:rPr>
            <w:rtl/>
          </w:rPr>
          <w:delText xml:space="preserve">למסרך.</w:delText>
        </w:r>
      </w:del>
    </w:p>
    <w:p w:rsidR="00E9703F" w:rsidRPr="006F178A" w:rsidRDefault="00E9703F" w:rsidP="00E9703F">
      <w:pPr>
        <w:rPr>
          <w:rtl/>
        </w:rPr>
      </w:pPr>
      <w:r w:rsidRPr="006F178A">
        <w:rPr>
          <w:rFonts w:ascii="Fb Fontext" w:hAnsi="Fb Fontext"/>
          <w:sz w:val="20"/>
          <w:rtl/>
        </w:rPr>
        <w:t>•</w:t>
      </w:r>
      <w:r w:rsidRPr="006F178A">
        <w:rPr>
          <w:rFonts w:ascii="Fb Fontext" w:hAnsi="Fb Fontext" w:hint="cs"/>
          <w:sz w:val="20"/>
          <w:rtl/>
        </w:rPr>
        <w:t xml:space="preserve"> </w:t>
      </w:r>
      <w:ins w:id="112363" w:author="קלוד" w:date="2026-10-11T13:11:34Z">
        <w:r>
          <w:rPr>
            <w:rStyle w:val="2fb"/>
            <w:rFonts w:ascii="Fb Fontext" w:hAnsi="Fb Fontext"/>
            <w:sz w:val="20"/>
            <w:rtl/>
          </w:rPr>
          <w:t xml:space="preserve">ר"פ:</w:t>
        </w:r>
      </w:ins>
      <w:del w:id="112364" w:author="קלוד" w:date="2026-10-11T13:11:34Z">
        <w:r w:rsidRPr="006F178A">
          <w:rPr>
            <w:rStyle w:val="2fb"/>
            <w:rFonts w:ascii="Fb Fontext" w:hAnsi="Fb Fontext"/>
            <w:sz w:val="20"/>
            <w:rtl/>
          </w:rPr>
          <w:delText xml:space="preserve">ר"פ</w:delText>
        </w:r>
      </w:del>
      <w:r w:rsidRPr="006F178A">
        <w:rPr>
          <w:rFonts w:ascii="Fb Fontext" w:hAnsi="Fb Fontext"/>
          <w:sz w:val="20"/>
          <w:rtl/>
        </w:rPr>
        <w:t xml:space="preserve"> </w:t>
      </w:r>
      <w:ins w:id="94019" w:author="מנוע מכני" w:date="2026-10-11T12:04:39Z">
        <w:r>
          <w:rPr>
            <w:rFonts w:ascii="Fb Fontext" w:hAnsi="Fb Fontext"/>
            <w:sz w:val="20"/>
            <w:rtl/>
          </w:rPr>
          <w:t xml:space="preserve">אין</w:t>
        </w:r>
      </w:ins>
      <w:del w:id="94020" w:author="מנוע מכני" w:date="2026-10-11T12:04:39Z">
        <w:r w:rsidRPr="006F178A">
          <w:rPr>
            <w:rFonts w:ascii="Fb Fontext" w:hAnsi="Fb Fontext"/>
            <w:sz w:val="20"/>
            <w:rtl/>
          </w:rPr>
          <w:delText xml:space="preserve">לית</w:delText>
        </w:r>
      </w:del>
      <w:r w:rsidRPr="006F178A">
        <w:rPr>
          <w:rFonts w:ascii="Fb Fontext" w:hAnsi="Fb Fontext"/>
          <w:sz w:val="20"/>
          <w:rtl/>
        </w:rPr>
        <w:t xml:space="preserve"> </w:t>
      </w:r>
      <w:ins w:id="112361" w:author="קלוד" w:date="2026-10-11T13:11:34Z">
        <w:r>
          <w:rPr>
            <w:rFonts w:ascii="Fb Fontext" w:hAnsi="Fb Fontext"/>
            <w:sz w:val="20"/>
            <w:rtl/>
          </w:rPr>
          <w:t xml:space="preserve">עני</w:t>
        </w:r>
      </w:ins>
      <w:del w:id="112362" w:author="קלוד" w:date="2026-10-11T13:11:34Z">
        <w:r w:rsidRPr="006F178A">
          <w:rPr>
            <w:rFonts w:ascii="Fb Fontext" w:hAnsi="Fb Fontext"/>
            <w:sz w:val="20"/>
            <w:rtl/>
          </w:rPr>
          <w:delText xml:space="preserve">דעניא</w:delText>
        </w:r>
      </w:del>
      <w:r w:rsidRPr="006F178A">
        <w:rPr>
          <w:rFonts w:ascii="Fb Fontext" w:hAnsi="Fb Fontext"/>
          <w:sz w:val="20"/>
          <w:rtl/>
        </w:rPr>
        <w:t xml:space="preserve"> </w:t>
      </w:r>
      <w:ins w:id="112359" w:author="קלוד" w:date="2026-10-11T13:11:34Z">
        <w:r>
          <w:rPr>
            <w:rFonts w:ascii="Fb Fontext" w:hAnsi="Fb Fontext"/>
            <w:sz w:val="20"/>
            <w:rtl/>
          </w:rPr>
          <w:t xml:space="preserve">מכלב,</w:t>
        </w:r>
      </w:ins>
      <w:del w:id="112360" w:author="קלוד" w:date="2026-10-11T13:11:34Z">
        <w:r w:rsidRPr="006F178A">
          <w:rPr>
            <w:rFonts w:ascii="Fb Fontext" w:hAnsi="Fb Fontext"/>
            <w:sz w:val="20"/>
            <w:rtl/>
          </w:rPr>
          <w:delText xml:space="preserve">מכלבא,</w:delText>
        </w:r>
      </w:del>
      <w:r w:rsidRPr="006F178A">
        <w:rPr>
          <w:rFonts w:ascii="Fb Fontext" w:hAnsi="Fb Fontext"/>
          <w:sz w:val="20"/>
          <w:rtl/>
        </w:rPr>
        <w:t xml:space="preserve"> </w:t>
      </w:r>
      <w:ins w:id="94021" w:author="מנוע מכני" w:date="2026-10-11T12:04:39Z">
        <w:r>
          <w:rPr>
            <w:rFonts w:ascii="Fb Fontext" w:hAnsi="Fb Fontext"/>
            <w:sz w:val="20"/>
            <w:rtl/>
          </w:rPr>
          <w:t xml:space="preserve">ואין</w:t>
        </w:r>
      </w:ins>
      <w:del w:id="94022" w:author="מנוע מכני" w:date="2026-10-11T12:04:39Z">
        <w:r w:rsidRPr="006F178A">
          <w:rPr>
            <w:rFonts w:ascii="Fb Fontext" w:hAnsi="Fb Fontext"/>
            <w:sz w:val="20"/>
            <w:rtl/>
          </w:rPr>
          <w:delText xml:space="preserve">ולית</w:delText>
        </w:r>
      </w:del>
      <w:r w:rsidRPr="006F178A">
        <w:rPr>
          <w:rFonts w:ascii="Fb Fontext" w:hAnsi="Fb Fontext"/>
          <w:sz w:val="20"/>
          <w:rtl/>
        </w:rPr>
        <w:t xml:space="preserve"> </w:t>
      </w:r>
      <w:ins w:id="112357" w:author="קלוד" w:date="2026-10-11T13:11:34Z">
        <w:r>
          <w:rPr>
            <w:rFonts w:ascii="Fb Fontext" w:hAnsi="Fb Fontext"/>
            <w:sz w:val="20"/>
            <w:rtl/>
          </w:rPr>
          <w:t xml:space="preserve">עשיר</w:t>
        </w:r>
      </w:ins>
      <w:del w:id="112358" w:author="קלוד" w:date="2026-10-11T13:11:34Z">
        <w:r w:rsidRPr="006F178A">
          <w:rPr>
            <w:rFonts w:ascii="Fb Fontext" w:hAnsi="Fb Fontext"/>
            <w:sz w:val="20"/>
            <w:rtl/>
          </w:rPr>
          <w:delText xml:space="preserve">דעתיר</w:delText>
        </w:r>
      </w:del>
      <w:r w:rsidRPr="006F178A">
        <w:rPr>
          <w:rFonts w:ascii="Fb Fontext" w:hAnsi="Fb Fontext"/>
          <w:sz w:val="20"/>
          <w:rtl/>
        </w:rPr>
        <w:t xml:space="preserve"> </w:t>
      </w:r>
      <w:ins w:id="112355" w:author="קלוד" w:date="2026-10-11T13:11:34Z">
        <w:r>
          <w:rPr>
            <w:rFonts w:ascii="Fb Fontext" w:hAnsi="Fb Fontext"/>
            <w:sz w:val="20"/>
            <w:rtl/>
          </w:rPr>
          <w:t xml:space="preserve">מחזיר.</w:t>
        </w:r>
      </w:ins>
      <w:del w:id="112356" w:author="קלוד" w:date="2026-10-11T13:11:34Z">
        <w:r w:rsidRPr="006F178A">
          <w:rPr>
            <w:rFonts w:ascii="Fb Fontext" w:hAnsi="Fb Fontext"/>
            <w:sz w:val="20"/>
            <w:rtl/>
          </w:rPr>
          <w:delText xml:space="preserve">מחזירא.</w:delText>
        </w:r>
      </w:del>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ת"כ </w:t>
      </w:r>
      <w:r w:rsidRPr="006F178A">
        <w:rPr>
          <w:rStyle w:val="2fb"/>
          <w:rFonts w:ascii="Fb Fontext" w:hAnsi="Fb Fontext"/>
          <w:rtl/>
        </w:rPr>
        <w:t xml:space="preserve">דר"י</w:t>
      </w:r>
      <w:r w:rsidRPr="006F178A">
        <w:rPr>
          <w:rFonts w:ascii="Fb Fontext" w:hAnsi="Fb Fontext"/>
          <w:rtl/>
        </w:rPr>
        <w:t xml:space="preserve"> </w:t>
      </w:r>
      <w:r w:rsidRPr="006F178A">
        <w:rPr>
          <w:rFonts w:ascii="Fb Fontext" w:hAnsi="Fb Fontext"/>
          <w:b/>
          <w:bCs/>
          <w:rtl/>
        </w:rPr>
        <w:t>המראה</w:t>
      </w:r>
      <w:r w:rsidRPr="006F178A">
        <w:rPr>
          <w:rFonts w:ascii="Fb Fontext" w:hAnsi="Fb Fontext"/>
          <w:rtl/>
        </w:rPr>
        <w:t xml:space="preserve"> - מרביצה ופוקס את פיה ומאכילה כרשינין ומים בבת אחת.</w:t>
      </w:r>
    </w:p>
    <w:p w:rsidR="00E9703F" w:rsidRPr="006061D7" w:rsidRDefault="00E9703F" w:rsidP="00E9703F">
      <w:pPr>
        <w:rPr>
          <w:rtl/>
        </w:rPr>
      </w:pPr>
      <w:r w:rsidRPr="006061D7">
        <w:rPr>
          <w:rtl/>
        </w:rPr>
        <w:tab/>
      </w:r>
      <w:del w:id="90185" w:author="מנוע מכני" w:date="2026-10-11T12:04:39Z">
        <w:r>
          <w:rPr>
            <w:rFonts w:hint="cs"/>
            <w:rtl/>
          </w:rPr>
          <w:delText xml:space="preserve"> </w:delText>
        </w:r>
      </w:del>
      <w:r w:rsidRPr="006061D7">
        <w:rPr>
          <w:rtl/>
        </w:rPr>
        <w:t>הלעטה - מאכילה מעומד ומשקה מעומד, ונותנין כרשינין בפני עצמן ומים בפני עצמן. יכולה להחזיר.</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017" w:author="קלוד" w:date="2026-10-11T12:33:55Z"/>
        </w:rPr>
      </w:pPr>
      <w:ins w:id="90018" w:author="קלוד" w:date="2026-10-11T12:33:55Z">
        <w:r>
          <w:rPr>
            <w:color w:val="7B3F00"/>
          </w:rPr>
          <w:t xml:space="preserve">נתינת מים למורסן ולקמח - האם גיבול</w:t>
        </w:r>
      </w:ins>
    </w:p>
    <w:p w:rsidR="00E9703F" w:rsidRPr="006F178A" w:rsidRDefault="00E9703F" w:rsidP="00E9703F">
      <w:pPr>
        <w:rPr>
          <w:rtl/>
        </w:rPr>
      </w:pPr>
      <w:r w:rsidRPr="006F178A">
        <w:rPr>
          <w:rStyle w:val="afffe"/>
          <w:rFonts w:ascii="Fb Fontext" w:hAnsi="Fb Fontext"/>
          <w:rtl/>
        </w:rPr>
        <w:t>מהלקטין לתרנגולין</w:t>
      </w:r>
      <w:r w:rsidRPr="006F178A">
        <w:rPr>
          <w:rFonts w:ascii="Fb Fontext" w:hAnsi="Fb Fontext"/>
          <w:rtl/>
        </w:rPr>
        <w:t xml:space="preserve"> כו'. והיינו דנתינת מים אינה גיבול.</w:t>
      </w:r>
    </w:p>
    <w:p w:rsidR="00E9703F" w:rsidRPr="006061D7" w:rsidRDefault="00E9703F" w:rsidP="00E9703F">
      <w:pPr>
        <w:rPr>
          <w:rtl/>
        </w:rPr>
      </w:pPr>
      <w:r w:rsidRPr="006061D7">
        <w:rPr>
          <w:rtl/>
        </w:rPr>
        <w:t xml:space="preserve">מר </w:t>
      </w:r>
      <w:r w:rsidRPr="006061D7">
        <w:rPr>
          <w:rStyle w:val="2fb"/>
          <w:rtl/>
        </w:rPr>
        <w:t xml:space="preserve">לאביי</w:t>
      </w:r>
      <w:r w:rsidRPr="006061D7">
        <w:rPr>
          <w:rtl/>
        </w:rPr>
        <w:t xml:space="preserve"> מתני' </w:t>
      </w:r>
      <w:r w:rsidRPr="006061D7">
        <w:rPr>
          <w:rStyle w:val="2fb"/>
          <w:rtl/>
        </w:rPr>
        <w:t xml:space="preserve">כריב"י</w:t>
      </w:r>
      <w:r w:rsidRPr="006061D7">
        <w:rPr>
          <w:rtl/>
        </w:rPr>
        <w:t xml:space="preserve"> </w:t>
      </w:r>
      <w:ins w:id="95377" w:author="מנוע מכני" w:date="2026-10-11T12:04:39Z">
        <w:r>
          <w:rPr>
            <w:rtl/>
          </w:rPr>
          <w:t xml:space="preserve">דסבר</w:t>
        </w:r>
      </w:ins>
      <w:del w:id="95378" w:author="מנוע מכני" w:date="2026-10-11T12:04:39Z">
        <w:r w:rsidRPr="006061D7">
          <w:rPr>
            <w:rtl/>
          </w:rPr>
          <w:delText xml:space="preserve">דס"ל</w:delText>
        </w:r>
      </w:del>
      <w:r w:rsidRPr="006061D7">
        <w:rPr>
          <w:rtl/>
        </w:rPr>
        <w:t xml:space="preserve"> דהאחרון אינו חייב עד שיגבל, </w:t>
      </w:r>
      <w:r w:rsidRPr="006061D7">
        <w:rPr>
          <w:rStyle w:val="2fb"/>
          <w:rtl/>
        </w:rPr>
        <w:t xml:space="preserve">ולרבי</w:t>
      </w:r>
      <w:r w:rsidRPr="006061D7">
        <w:rPr>
          <w:rtl/>
        </w:rPr>
        <w:t xml:space="preserve"> סגי שנותן מים לקמח שהאחרון חייב.</w:t>
      </w:r>
    </w:p>
    <w:p w:rsidR="00E9703F" w:rsidRPr="006F178A" w:rsidRDefault="00E9703F" w:rsidP="00E9703F">
      <w:pPr>
        <w:rPr>
          <w:rtl/>
        </w:rPr>
      </w:pPr>
      <w:r w:rsidRPr="006F178A">
        <w:rPr>
          <w:rFonts w:ascii="Fb Fontext" w:hAnsi="Fb Fontext"/>
          <w:rtl/>
        </w:rPr>
        <w:t xml:space="preserve">ולא רק בקמח דבר גיבול הוא </w:t>
      </w:r>
      <w:r>
        <w:rPr>
          <w:rFonts w:ascii="Fb Fontext" w:hAnsi="Fb Fontext"/>
          <w:rtl/>
        </w:rPr>
        <w:t>אפי'</w:t>
      </w:r>
      <w:r w:rsidRPr="006F178A">
        <w:rPr>
          <w:rFonts w:ascii="Fb Fontext" w:hAnsi="Fb Fontext"/>
          <w:rtl/>
        </w:rPr>
        <w:t xml:space="preserve"> במורסן כדתניא בהדיא </w:t>
      </w:r>
      <w:r w:rsidRPr="006F178A">
        <w:rPr>
          <w:rStyle w:val="2fb"/>
          <w:rFonts w:ascii="Fb Fontext" w:hAnsi="Fb Fontext"/>
          <w:rtl/>
        </w:rPr>
        <w:t xml:space="preserve">ריב"י</w:t>
      </w:r>
      <w:r w:rsidRPr="006F178A">
        <w:rPr>
          <w:rFonts w:ascii="Fb Fontext" w:hAnsi="Fb Fontext"/>
          <w:rtl/>
        </w:rPr>
        <w:t xml:space="preserve"> דנותנין מים למורסן.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קנו.</w:t>
      </w:r>
    </w:p>
    <w:p>
      <w:pPr>
        <w:pStyle w:val="afffff8"/>
        <w:rPr>
          <w:ins w:id="90015" w:author="קלוד" w:date="2026-10-11T12:33:55Z"/>
        </w:rPr>
      </w:pPr>
      <w:ins w:id="90016" w:author="קלוד" w:date="2026-10-11T12:33:55Z">
        <w:r>
          <w:rPr>
            <w:color w:val="7B3F00"/>
          </w:rPr>
          <w:t xml:space="preserve">גיבול הקלי והשתית - בשינוי ומעט מעט</w:t>
        </w:r>
      </w:ins>
    </w:p>
    <w:p w:rsidR="00E9703F" w:rsidRPr="006F178A" w:rsidRDefault="00E9703F" w:rsidP="00E9703F">
      <w:pPr>
        <w:rPr>
          <w:rtl/>
        </w:rPr>
      </w:pPr>
      <w:r w:rsidRPr="006F178A">
        <w:rPr>
          <w:rStyle w:val="afffe"/>
          <w:rFonts w:ascii="Fb Fontext" w:hAnsi="Fb Fontext"/>
          <w:rtl/>
        </w:rPr>
        <w:t>אין גובלין</w:t>
      </w:r>
      <w:r w:rsidRPr="006F178A">
        <w:rPr>
          <w:rFonts w:ascii="Fb Fontext" w:hAnsi="Fb Fontext"/>
          <w:rtl/>
        </w:rPr>
        <w:t xml:space="preserve"> את הקלי [קמח תבואה שנתייבשה] ויש אומרים גובלין. יש אומרין </w:t>
      </w:r>
      <w:r w:rsidRPr="006F178A">
        <w:rPr>
          <w:rStyle w:val="2fb"/>
          <w:rFonts w:ascii="Fb Fontext" w:hAnsi="Fb Fontext"/>
          <w:rtl/>
        </w:rPr>
        <w:t xml:space="preserve">כר"ח</w:t>
      </w:r>
      <w:r w:rsidRPr="006F178A">
        <w:rPr>
          <w:rFonts w:ascii="Fb Fontext" w:hAnsi="Fb Fontext"/>
          <w:rtl/>
        </w:rPr>
        <w:t xml:space="preserve"> </w:t>
      </w:r>
      <w:r w:rsidRPr="006F178A">
        <w:rPr>
          <w:rStyle w:val="2fb"/>
          <w:rFonts w:ascii="Fb Fontext" w:hAnsi="Fb Fontext"/>
          <w:rtl/>
        </w:rPr>
        <w:t xml:space="preserve">דריב"י</w:t>
      </w:r>
      <w:r w:rsidRPr="006F178A">
        <w:rPr>
          <w:rFonts w:ascii="Fb Fontext" w:hAnsi="Fb Fontext"/>
          <w:rtl/>
        </w:rPr>
        <w:t xml:space="preserve">.</w:t>
      </w:r>
    </w:p>
    <w:p w:rsidR="00E9703F" w:rsidRPr="006F178A" w:rsidRDefault="00E9703F" w:rsidP="00E9703F">
      <w:pPr>
        <w:rPr>
          <w:rtl/>
        </w:rPr>
      </w:pPr>
      <w:r w:rsidRPr="006F178A">
        <w:rPr>
          <w:rtl/>
        </w:rPr>
        <w:t xml:space="preserve">ודווקא </w:t>
      </w:r>
      <w:ins w:id="112365" w:author="קלוד" w:date="2026-10-11T13:11:34Z">
        <w:r>
          <w:rPr>
            <w:rtl/>
          </w:rPr>
          <w:t xml:space="preserve">בשינוי,</w:t>
        </w:r>
      </w:ins>
      <w:del w:id="112366" w:author="קלוד" w:date="2026-10-11T13:11:34Z">
        <w:r w:rsidRPr="006F178A">
          <w:rPr>
            <w:rtl/>
          </w:rPr>
          <w:delText xml:space="preserve">כשעושה בשינוי</w:delText>
        </w:r>
      </w:del>
      <w:r w:rsidRPr="006F178A">
        <w:rPr>
          <w:rtl/>
        </w:rPr>
        <w:t xml:space="preserve"> והיינו מעט מעט.</w:t>
      </w:r>
    </w:p>
    <w:p w:rsidR="00E9703F" w:rsidRPr="006F178A" w:rsidRDefault="00E9703F" w:rsidP="00E9703F">
      <w:pPr>
        <w:rPr>
          <w:rtl/>
        </w:rPr>
      </w:pPr>
      <w:r w:rsidRPr="006F178A">
        <w:rPr>
          <w:rtl/>
        </w:rPr>
        <w:t>ושוין שבוחשין את השתית בשבת והיינו ברכה אבל בקשה אין בוחשין.</w:t>
      </w:r>
    </w:p>
    <w:p w:rsidR="00E9703F" w:rsidRDefault="00E9703F" w:rsidP="00E9703F">
      <w:pPr>
        <w:rPr>
          <w:rtl/>
        </w:rPr>
      </w:pPr>
      <w:r w:rsidRPr="006F178A">
        <w:rPr>
          <w:rtl/>
        </w:rPr>
        <w:t xml:space="preserve">ושותים זיתום המצרי [דשותים אותו גם </w:t>
      </w:r>
      <w:r w:rsidRPr="006F178A">
        <w:rPr>
          <w:rtl/>
        </w:rPr>
        <w:t xml:space="preserve">לא</w:t>
      </w:r>
      <w:r w:rsidRPr="006F178A">
        <w:rPr>
          <w:rtl/>
        </w:rPr>
        <w:t xml:space="preserve"> לרפואה]</w:t>
      </w:r>
    </w:p>
    <w:p w:rsidR="00E9703F" w:rsidRPr="00B3644D" w:rsidRDefault="00E9703F" w:rsidP="00E9703F">
      <w:pPr>
        <w:rPr>
          <w:spacing w:val="-4"/>
          <w:rtl/>
        </w:rPr>
      </w:pPr>
      <w:ins w:id="112371" w:author="קלוד" w:date="2026-10-11T13:11:34Z">
        <w:r>
          <w:rPr>
            <w:rFonts w:ascii="Fb Fontext" w:hAnsi="Fb Fontext"/>
            <w:spacing w:val="-4"/>
            <w:sz w:val="20"/>
            <w:rtl/>
          </w:rPr>
          <w:t xml:space="preserve">והשינוי</w:t>
        </w:r>
      </w:ins>
      <w:del w:id="112372" w:author="קלוד" w:date="2026-10-11T13:11:34Z">
        <w:r w:rsidRPr="00B3644D">
          <w:rPr>
            <w:rFonts w:ascii="Fb Fontext" w:hAnsi="Fb Fontext"/>
            <w:spacing w:val="-4"/>
            <w:sz w:val="20"/>
            <w:rtl/>
          </w:rPr>
          <w:delText xml:space="preserve">ובמשנה</w:delText>
        </w:r>
      </w:del>
      <w:r w:rsidRPr="00B3644D">
        <w:rPr>
          <w:rFonts w:ascii="Fb Fontext" w:hAnsi="Fb Fontext"/>
          <w:spacing w:val="-4"/>
          <w:sz w:val="20"/>
          <w:rtl/>
        </w:rPr>
        <w:t xml:space="preserve"> </w:t>
      </w:r>
      <w:ins w:id="112369" w:author="קלוד" w:date="2026-10-11T13:11:34Z">
        <w:r>
          <w:rPr>
            <w:rStyle w:val="2fb"/>
            <w:rFonts w:ascii="Fb Fontext" w:hAnsi="Fb Fontext"/>
            <w:spacing w:val="-4"/>
            <w:sz w:val="20"/>
            <w:rtl/>
          </w:rPr>
          <w:t xml:space="preserve">כרב</w:t>
        </w:r>
      </w:ins>
      <w:del w:id="112370" w:author="קלוד" w:date="2026-10-11T13:11:34Z">
        <w:r w:rsidRPr="00B3644D">
          <w:rPr>
            <w:rStyle w:val="2fb"/>
            <w:rFonts w:ascii="Fb Fontext" w:hAnsi="Fb Fontext"/>
            <w:spacing w:val="-4"/>
            <w:sz w:val="20"/>
            <w:rtl/>
          </w:rPr>
          <w:delText xml:space="preserve">כדרי"וס</w:delText>
        </w:r>
      </w:del>
      <w:r w:rsidRPr="00B3644D">
        <w:rPr>
          <w:rFonts w:ascii="Fb Fontext" w:hAnsi="Fb Fontext"/>
          <w:spacing w:val="-4"/>
          <w:sz w:val="20"/>
          <w:rtl/>
        </w:rPr>
        <w:t xml:space="preserve"> </w:t>
      </w:r>
      <w:ins w:id="112367" w:author="קלוד" w:date="2026-10-11T13:11:34Z">
        <w:r>
          <w:rPr>
            <w:rFonts w:ascii="Fb Fontext" w:hAnsi="Fb Fontext"/>
            <w:spacing w:val="-4"/>
            <w:sz w:val="20"/>
            <w:rtl/>
          </w:rPr>
          <w:t xml:space="preserve">יוסף: בחול</w:t>
        </w:r>
      </w:ins>
      <w:del w:id="112368" w:author="קלוד" w:date="2026-10-11T13:11:34Z">
        <w:r w:rsidRPr="00B3644D">
          <w:rPr>
            <w:rFonts w:ascii="Fb Fontext" w:hAnsi="Fb Fontext"/>
            <w:spacing w:val="-4"/>
            <w:sz w:val="20"/>
            <w:rtl/>
          </w:rPr>
          <w:delText xml:space="preserve">דבחול</w:delText>
        </w:r>
      </w:del>
      <w:r w:rsidRPr="00B3644D">
        <w:rPr>
          <w:rFonts w:ascii="Fb Fontext" w:hAnsi="Fb Fontext"/>
          <w:spacing w:val="-4"/>
          <w:sz w:val="20"/>
          <w:rtl/>
        </w:rPr>
        <w:t xml:space="preserve"> נותן את החומץ </w:t>
      </w:r>
      <w:r w:rsidRPr="00B3644D">
        <w:rPr>
          <w:rFonts w:ascii="Fb Fontext" w:hAnsi="Fb Fontext"/>
          <w:spacing w:val="-4"/>
          <w:sz w:val="20"/>
          <w:rtl/>
        </w:rPr>
        <w:t xml:space="preserve">ואח"כ</w:t>
      </w:r>
      <w:r w:rsidRPr="00B3644D">
        <w:rPr>
          <w:rFonts w:ascii="Fb Fontext" w:hAnsi="Fb Fontext"/>
          <w:spacing w:val="-4"/>
          <w:sz w:val="20"/>
          <w:rtl/>
        </w:rPr>
        <w:t xml:space="preserve"> השתית, ובשבת נותן את השתית </w:t>
      </w:r>
      <w:r w:rsidRPr="00B3644D">
        <w:rPr>
          <w:rFonts w:ascii="Fb Fontext" w:hAnsi="Fb Fontext"/>
          <w:spacing w:val="-4"/>
          <w:sz w:val="20"/>
          <w:rtl/>
        </w:rPr>
        <w:t xml:space="preserve">ואח"כ</w:t>
      </w:r>
      <w:r w:rsidRPr="00B3644D">
        <w:rPr>
          <w:rFonts w:ascii="Fb Fontext" w:hAnsi="Fb Fontext"/>
          <w:spacing w:val="-4"/>
          <w:sz w:val="20"/>
          <w:rtl/>
        </w:rPr>
        <w:t xml:space="preserve"> החומץ.</w:t>
      </w:r>
    </w:p>
    <w:p w:rsidR="00E9703F" w:rsidRDefault="00E9703F" w:rsidP="00E9703F">
      <w:pPr>
        <w:rPr>
          <w:rFonts w:ascii="Fb Fontext" w:hAnsi="Fb Fontext"/>
          <w:rtl/>
        </w:rPr>
      </w:pPr>
      <w:r w:rsidRPr="006F178A">
        <w:rPr>
          <w:rFonts w:ascii="Fb Fontext" w:hAnsi="Fb Fontext"/>
          <w:rtl/>
        </w:rPr>
        <w:t>•</w:t>
      </w:r>
      <w:r w:rsidRPr="006F178A">
        <w:rPr>
          <w:rFonts w:ascii="Fb Fontext" w:hAnsi="Fb Fontext" w:hint="cs"/>
          <w:rtl/>
        </w:rPr>
        <w:t xml:space="preserve"> </w:t>
      </w:r>
      <w:r w:rsidRPr="006F178A">
        <w:rPr>
          <w:rFonts w:ascii="Fb Fontext" w:hAnsi="Fb Fontext"/>
          <w:rtl/>
        </w:rPr>
        <w:t xml:space="preserve">לוי </w:t>
      </w:r>
      <w:ins w:id="112383" w:author="קלוד" w:date="2026-10-11T13:11:34Z">
        <w:r>
          <w:rPr>
            <w:rFonts w:ascii="Fb Fontext" w:hAnsi="Fb Fontext"/>
            <w:rtl/>
          </w:rPr>
          <w:t xml:space="preserve">בנו</w:t>
        </w:r>
      </w:ins>
      <w:del w:id="112384" w:author="קלוד" w:date="2026-10-11T13:11:34Z">
        <w:r w:rsidRPr="006F178A">
          <w:rPr>
            <w:rFonts w:ascii="Fb Fontext" w:hAnsi="Fb Fontext"/>
            <w:rtl/>
          </w:rPr>
          <w:delText xml:space="preserve">בריה</w:delText>
        </w:r>
      </w:del>
      <w:r w:rsidRPr="006F178A">
        <w:rPr>
          <w:rFonts w:ascii="Fb Fontext" w:hAnsi="Fb Fontext"/>
          <w:rtl/>
        </w:rPr>
        <w:t xml:space="preserve"> </w:t>
      </w:r>
      <w:ins w:id="112381" w:author="קלוד" w:date="2026-10-11T13:11:34Z">
        <w:r>
          <w:rPr>
            <w:rStyle w:val="2fb"/>
            <w:rFonts w:ascii="Fb Fontext" w:hAnsi="Fb Fontext"/>
            <w:rtl/>
          </w:rPr>
          <w:t xml:space="preserve">של רהב"ח</w:t>
        </w:r>
      </w:ins>
      <w:del w:id="112382" w:author="קלוד" w:date="2026-10-11T13:11:34Z">
        <w:r w:rsidRPr="006F178A">
          <w:rPr>
            <w:rStyle w:val="2fb"/>
            <w:rFonts w:ascii="Fb Fontext" w:hAnsi="Fb Fontext"/>
            <w:rtl/>
          </w:rPr>
          <w:delText xml:space="preserve">דרהב"ח</w:delText>
        </w:r>
      </w:del>
      <w:r w:rsidRPr="006F178A">
        <w:rPr>
          <w:rFonts w:ascii="Fb Fontext" w:hAnsi="Fb Fontext"/>
          <w:rtl/>
        </w:rPr>
        <w:t xml:space="preserve"> </w:t>
      </w:r>
      <w:r w:rsidRPr="006F178A">
        <w:rPr>
          <w:rFonts w:ascii="Fb Fontext" w:hAnsi="Fb Fontext" w:hint="cs"/>
          <w:rtl/>
        </w:rPr>
        <w:t xml:space="preserve">מצא </w:t>
      </w:r>
      <w:ins w:id="112379" w:author="קלוד" w:date="2026-10-11T13:11:34Z">
        <w:r>
          <w:rPr>
            <w:rFonts w:ascii="Fb Fontext" w:hAnsi="Fb Fontext"/>
            <w:rtl/>
          </w:rPr>
          <w:t xml:space="preserve">את</w:t>
        </w:r>
      </w:ins>
      <w:del w:id="112380" w:author="קלוד" w:date="2026-10-11T13:11:34Z">
        <w:r w:rsidRPr="006F178A">
          <w:rPr>
            <w:rFonts w:ascii="Fb Fontext" w:hAnsi="Fb Fontext"/>
            <w:rtl/>
          </w:rPr>
          <w:delText xml:space="preserve">לגבל</w:delText>
        </w:r>
      </w:del>
      <w:r w:rsidRPr="006F178A">
        <w:rPr>
          <w:rFonts w:ascii="Fb Fontext" w:hAnsi="Fb Fontext"/>
          <w:rtl/>
        </w:rPr>
        <w:t xml:space="preserve"> </w:t>
      </w:r>
      <w:ins w:id="112377" w:author="קלוד" w:date="2026-10-11T13:11:34Z">
        <w:r>
          <w:rPr>
            <w:rFonts w:ascii="Fb Fontext" w:hAnsi="Fb Fontext"/>
            <w:rtl/>
          </w:rPr>
          <w:t xml:space="preserve">הגבל</w:t>
        </w:r>
      </w:ins>
      <w:del w:id="112378" w:author="קלוד" w:date="2026-10-11T13:11:34Z">
        <w:r w:rsidRPr="006F178A">
          <w:rPr>
            <w:rFonts w:ascii="Fb Fontext" w:hAnsi="Fb Fontext"/>
            <w:rtl/>
          </w:rPr>
          <w:delText xml:space="preserve">דבי</w:delText>
        </w:r>
      </w:del>
      <w:r w:rsidRPr="006F178A">
        <w:rPr>
          <w:rFonts w:ascii="Fb Fontext" w:hAnsi="Fb Fontext"/>
          <w:rtl/>
        </w:rPr>
        <w:t xml:space="preserve"> </w:t>
      </w:r>
      <w:ins w:id="112375" w:author="קלוד" w:date="2026-10-11T13:11:34Z">
        <w:r>
          <w:rPr>
            <w:rFonts w:ascii="Fb Fontext" w:hAnsi="Fb Fontext"/>
            <w:rtl/>
          </w:rPr>
          <w:t xml:space="preserve">של בית הוריו</w:t>
        </w:r>
      </w:ins>
      <w:del w:id="112376" w:author="קלוד" w:date="2026-10-11T13:11:34Z">
        <w:r w:rsidRPr="006F178A">
          <w:rPr>
            <w:rFonts w:ascii="Fb Fontext" w:hAnsi="Fb Fontext"/>
            <w:rtl/>
          </w:rPr>
          <w:delText xml:space="preserve">נשיה</w:delText>
        </w:r>
      </w:del>
      <w:r w:rsidRPr="006F178A">
        <w:rPr>
          <w:rFonts w:ascii="Fb Fontext" w:hAnsi="Fb Fontext"/>
          <w:rtl/>
        </w:rPr>
        <w:t xml:space="preserve"> </w:t>
      </w:r>
      <w:r w:rsidRPr="006F178A">
        <w:rPr>
          <w:rFonts w:ascii="Fb Fontext" w:hAnsi="Fb Fontext" w:hint="cs"/>
          <w:rtl/>
        </w:rPr>
        <w:t xml:space="preserve">שמגבל ומאכיל </w:t>
      </w:r>
      <w:ins w:id="112373" w:author="קלוד" w:date="2026-10-11T13:11:34Z">
        <w:r>
          <w:rPr>
            <w:rFonts w:ascii="Fb Fontext" w:hAnsi="Fb Fontext" w:hint="cs"/>
            <w:rtl/>
          </w:rPr>
          <w:t xml:space="preserve">לשורו,</w:t>
        </w:r>
      </w:ins>
      <w:del w:id="112374" w:author="קלוד" w:date="2026-10-11T13:11:34Z">
        <w:r w:rsidRPr="006F178A">
          <w:rPr>
            <w:rFonts w:ascii="Fb Fontext" w:hAnsi="Fb Fontext" w:hint="cs"/>
            <w:rtl/>
          </w:rPr>
          <w:delText xml:space="preserve">לשור,</w:delText>
        </w:r>
      </w:del>
      <w:r w:rsidRPr="006F178A">
        <w:rPr>
          <w:rFonts w:ascii="Fb Fontext" w:hAnsi="Fb Fontext" w:hint="cs"/>
          <w:rtl/>
        </w:rPr>
        <w:t xml:space="preserve"> בעט בו</w:t>
      </w:r>
      <w:r w:rsidRPr="006F178A">
        <w:rPr>
          <w:rFonts w:ascii="Fb Fontext" w:hAnsi="Fb Fontext"/>
          <w:rtl/>
        </w:rPr>
        <w:t xml:space="preserve"> [</w:t>
      </w:r>
      <w:ins w:id="95537" w:author="מנוע מכני" w:date="2026-10-11T12:04:39Z">
        <w:r>
          <w:rPr>
            <w:rFonts w:ascii="Fb Fontext" w:hAnsi="Fb Fontext"/>
            <w:rtl/>
          </w:rPr>
          <w:t xml:space="preserve">דכו"ע</w:t>
        </w:r>
      </w:ins>
      <w:del w:id="95538" w:author="מנוע מכני" w:date="2026-10-11T12:04:39Z">
        <w:r w:rsidRPr="006F178A">
          <w:rPr>
            <w:rFonts w:ascii="Fb Fontext" w:hAnsi="Fb Fontext"/>
            <w:rtl/>
          </w:rPr>
          <w:delText xml:space="preserve">ד</w:delText>
        </w:r>
        <w:r w:rsidRPr="00E6185C">
          <w:rPr>
            <w:rFonts w:ascii="Fb Fontext" w:hAnsi="Fb Fontext"/>
            <w:b/>
            <w:bCs/>
            <w:rtl/>
          </w:rPr>
          <w:delText xml:space="preserve">לכו"ע</w:delText>
        </w:r>
      </w:del>
      <w:r w:rsidRPr="006F178A">
        <w:rPr>
          <w:rFonts w:ascii="Fb Fontext" w:hAnsi="Fb Fontext"/>
          <w:rtl/>
        </w:rPr>
        <w:t xml:space="preserve"> אסור]</w:t>
      </w:r>
    </w:p>
    <w:p w:rsidR="00E9703F" w:rsidRPr="00B3644D" w:rsidRDefault="00E9703F" w:rsidP="00E9703F">
      <w:pPr>
        <w:rPr>
          <w:spacing w:val="-4"/>
          <w:rtl/>
        </w:rPr>
      </w:pPr>
      <w:r w:rsidRPr="00B3644D">
        <w:rPr>
          <w:spacing w:val="-4"/>
          <w:rtl/>
        </w:rPr>
        <w:t xml:space="preserve">וכשבא אביו העירו </w:t>
      </w:r>
      <w:ins w:id="112397" w:author="קלוד" w:date="2026-10-11T13:11:34Z">
        <w:r>
          <w:rPr>
            <w:rStyle w:val="2fb"/>
            <w:spacing w:val="-4"/>
            <w:rtl/>
          </w:rPr>
          <w:t xml:space="preserve">מדריב"א:</w:t>
        </w:r>
      </w:ins>
      <w:del w:id="112398" w:author="קלוד" w:date="2026-10-11T13:11:34Z">
        <w:r w:rsidRPr="00B3644D">
          <w:rPr>
            <w:rStyle w:val="2fb"/>
            <w:spacing w:val="-4"/>
            <w:rtl/>
          </w:rPr>
          <w:delText xml:space="preserve">מדריב"א</w:delText>
        </w:r>
      </w:del>
      <w:r w:rsidRPr="00B3644D">
        <w:rPr>
          <w:spacing w:val="-4"/>
          <w:rtl/>
        </w:rPr>
        <w:t xml:space="preserve"> </w:t>
      </w:r>
      <w:ins w:id="112395" w:author="קלוד" w:date="2026-10-11T13:11:34Z">
        <w:r>
          <w:rPr>
            <w:spacing w:val="-4"/>
            <w:rtl/>
          </w:rPr>
          <w:t xml:space="preserve">גובלין</w:t>
        </w:r>
      </w:ins>
      <w:del w:id="112396" w:author="קלוד" w:date="2026-10-11T13:11:34Z">
        <w:r w:rsidRPr="00B3644D">
          <w:rPr>
            <w:spacing w:val="-4"/>
            <w:rtl/>
          </w:rPr>
          <w:delText xml:space="preserve">דגובלין</w:delText>
        </w:r>
      </w:del>
      <w:r w:rsidRPr="00B3644D">
        <w:rPr>
          <w:rFonts w:hint="cs"/>
          <w:spacing w:val="-4"/>
          <w:rtl/>
        </w:rPr>
        <w:t xml:space="preserve"> </w:t>
      </w:r>
      <w:r w:rsidRPr="00B3644D">
        <w:rPr>
          <w:spacing w:val="-4"/>
          <w:rtl/>
        </w:rPr>
        <w:t>בשינוי</w:t>
      </w:r>
      <w:r w:rsidRPr="00B3644D">
        <w:rPr>
          <w:rFonts w:hint="cs"/>
          <w:spacing w:val="-4"/>
          <w:rtl/>
        </w:rPr>
        <w:t xml:space="preserve"> </w:t>
      </w:r>
      <w:r w:rsidRPr="00B3644D">
        <w:rPr>
          <w:spacing w:val="-4"/>
          <w:rtl/>
        </w:rPr>
        <w:t xml:space="preserve">ולא </w:t>
      </w:r>
      <w:ins w:id="112393" w:author="קלוד" w:date="2026-10-11T13:11:34Z">
        <w:r>
          <w:rPr>
            <w:spacing w:val="-4"/>
            <w:rtl/>
          </w:rPr>
          <w:t xml:space="preserve">מאכילין,</w:t>
        </w:r>
      </w:ins>
      <w:del w:id="112394" w:author="קלוד" w:date="2026-10-11T13:11:34Z">
        <w:r w:rsidRPr="00B3644D">
          <w:rPr>
            <w:spacing w:val="-4"/>
            <w:rtl/>
          </w:rPr>
          <w:delText xml:space="preserve">מספין</w:delText>
        </w:r>
      </w:del>
      <w:r w:rsidRPr="00B3644D">
        <w:rPr>
          <w:spacing w:val="-4"/>
          <w:rtl/>
        </w:rPr>
        <w:t xml:space="preserve"> ועגל </w:t>
      </w:r>
      <w:ins w:id="112391" w:author="קלוד" w:date="2026-10-11T13:11:34Z">
        <w:r>
          <w:rPr>
            <w:spacing w:val="-4"/>
            <w:rtl/>
          </w:rPr>
          <w:t xml:space="preserve">שאינו</w:t>
        </w:r>
      </w:ins>
      <w:del w:id="112392" w:author="קלוד" w:date="2026-10-11T13:11:34Z">
        <w:r w:rsidRPr="00B3644D">
          <w:rPr>
            <w:spacing w:val="-4"/>
            <w:rtl/>
          </w:rPr>
          <w:delText xml:space="preserve">דלא</w:delText>
        </w:r>
      </w:del>
      <w:r w:rsidRPr="00B3644D">
        <w:rPr>
          <w:spacing w:val="-4"/>
          <w:rtl/>
        </w:rPr>
        <w:t xml:space="preserve"> </w:t>
      </w:r>
      <w:ins w:id="112389" w:author="קלוד" w:date="2026-10-11T13:11:34Z">
        <w:r>
          <w:rPr>
            <w:spacing w:val="-4"/>
            <w:rtl/>
          </w:rPr>
          <w:t xml:space="preserve">לוקט</w:t>
        </w:r>
      </w:ins>
      <w:del w:id="112390" w:author="קלוד" w:date="2026-10-11T13:11:34Z">
        <w:r w:rsidRPr="00B3644D">
          <w:rPr>
            <w:spacing w:val="-4"/>
            <w:rtl/>
          </w:rPr>
          <w:delText xml:space="preserve">לקיט</w:delText>
        </w:r>
      </w:del>
      <w:r w:rsidRPr="00B3644D">
        <w:rPr>
          <w:spacing w:val="-4"/>
          <w:rtl/>
        </w:rPr>
        <w:t xml:space="preserve"> </w:t>
      </w:r>
      <w:ins w:id="112387" w:author="קלוד" w:date="2026-10-11T13:11:34Z">
        <w:r>
          <w:rPr>
            <w:spacing w:val="-4"/>
            <w:rtl/>
          </w:rPr>
          <w:t xml:space="preserve">בלשונו</w:t>
        </w:r>
      </w:ins>
      <w:del w:id="112388" w:author="קלוד" w:date="2026-10-11T13:11:34Z">
        <w:r w:rsidRPr="00B3644D">
          <w:rPr>
            <w:spacing w:val="-4"/>
            <w:rtl/>
          </w:rPr>
          <w:delText xml:space="preserve">בלישניה</w:delText>
        </w:r>
      </w:del>
      <w:r w:rsidRPr="00B3644D">
        <w:rPr>
          <w:spacing w:val="-4"/>
          <w:rtl/>
        </w:rPr>
        <w:t xml:space="preserve"> </w:t>
      </w:r>
      <w:ins w:id="112385" w:author="קלוד" w:date="2026-10-11T13:11:34Z">
        <w:r>
          <w:rPr>
            <w:spacing w:val="-4"/>
            <w:rtl/>
          </w:rPr>
          <w:t xml:space="preserve">- מלקיטין</w:t>
        </w:r>
      </w:ins>
      <w:del w:id="112386" w:author="קלוד" w:date="2026-10-11T13:11:34Z">
        <w:r w:rsidRPr="00B3644D">
          <w:rPr>
            <w:spacing w:val="-4"/>
            <w:rtl/>
          </w:rPr>
          <w:delText xml:space="preserve">מהלקיטין</w:delText>
        </w:r>
      </w:del>
      <w:r w:rsidRPr="00B3644D">
        <w:rPr>
          <w:spacing w:val="-4"/>
          <w:rtl/>
        </w:rPr>
        <w:t xml:space="preserve"> </w:t>
      </w:r>
      <w:ins w:id="94023" w:author="מנוע מכני" w:date="2026-10-11T12:04:39Z">
        <w:r>
          <w:rPr>
            <w:spacing w:val="-4"/>
            <w:rtl/>
          </w:rPr>
          <w:t xml:space="preserve">לו</w:t>
        </w:r>
      </w:ins>
      <w:del w:id="94024" w:author="מנוע מכני" w:date="2026-10-11T12:04:39Z">
        <w:r w:rsidRPr="00B3644D">
          <w:rPr>
            <w:spacing w:val="-4"/>
            <w:rtl/>
          </w:rPr>
          <w:delText xml:space="preserve">ליה</w:delText>
        </w:r>
      </w:del>
      <w:r w:rsidRPr="00B3644D">
        <w:rPr>
          <w:spacing w:val="-4"/>
          <w:rtl/>
        </w:rPr>
        <w:t xml:space="preserve">.</w:t>
      </w:r>
    </w:p>
    <w:p w:rsidR="00E9703F" w:rsidRPr="006F178A" w:rsidRDefault="00E9703F" w:rsidP="00E9703F">
      <w:pPr>
        <w:rPr>
          <w:rtl/>
        </w:rPr>
      </w:pPr>
      <w:r w:rsidRPr="006F178A">
        <w:rPr>
          <w:rStyle w:val="afffe"/>
          <w:rFonts w:ascii="Fb Fontext" w:hAnsi="Fb Fontext"/>
          <w:sz w:val="20"/>
          <w:rtl/>
        </w:rPr>
        <w:t>ושינוי</w:t>
      </w:r>
      <w:r w:rsidRPr="006F178A">
        <w:rPr>
          <w:rFonts w:ascii="Fb Fontext" w:hAnsi="Fb Fontext"/>
          <w:sz w:val="20"/>
          <w:rtl/>
        </w:rPr>
        <w:t xml:space="preserve"> היינו שתי </w:t>
      </w:r>
      <w:ins w:id="112401" w:author="קלוד" w:date="2026-10-11T13:11:34Z">
        <w:r>
          <w:rPr>
            <w:rFonts w:ascii="Fb Fontext" w:hAnsi="Fb Fontext"/>
            <w:sz w:val="20"/>
            <w:rtl/>
          </w:rPr>
          <w:t xml:space="preserve">וערב,</w:t>
        </w:r>
      </w:ins>
      <w:del w:id="112402" w:author="קלוד" w:date="2026-10-11T13:11:34Z">
        <w:r w:rsidRPr="006F178A">
          <w:rPr>
            <w:rFonts w:ascii="Fb Fontext" w:hAnsi="Fb Fontext"/>
            <w:sz w:val="20"/>
            <w:rtl/>
          </w:rPr>
          <w:delText xml:space="preserve">וערב</w:delText>
        </w:r>
      </w:del>
      <w:r w:rsidRPr="006F178A">
        <w:rPr>
          <w:rFonts w:ascii="Fb Fontext" w:hAnsi="Fb Fontext"/>
          <w:sz w:val="20"/>
          <w:rtl/>
        </w:rPr>
        <w:t xml:space="preserve"> ומנערו בכלי כדי </w:t>
      </w:r>
      <w:ins w:id="112399" w:author="קלוד" w:date="2026-10-11T13:11:34Z">
        <w:r>
          <w:rPr>
            <w:rFonts w:ascii="Fb Fontext" w:hAnsi="Fb Fontext"/>
            <w:sz w:val="20"/>
            <w:rtl/>
          </w:rPr>
          <w:t xml:space="preserve">לערבו</w:t>
        </w:r>
      </w:ins>
      <w:del w:id="112400" w:author="קלוד" w:date="2026-10-11T13:11:34Z">
        <w:r w:rsidRPr="006F178A">
          <w:rPr>
            <w:rFonts w:ascii="Fb Fontext" w:hAnsi="Fb Fontext"/>
            <w:sz w:val="20"/>
            <w:rtl/>
          </w:rPr>
          <w:delText xml:space="preserve">ליערבנהו</w:delText>
        </w:r>
      </w:del>
      <w:r w:rsidRPr="006F178A">
        <w:rPr>
          <w:rFonts w:ascii="Fb Fontext" w:hAnsi="Fb Fontext"/>
          <w:sz w:val="20"/>
          <w:rtl/>
        </w:rPr>
        <w:t xml:space="preserve"> היטב.</w:t>
      </w:r>
    </w:p>
    <w:p>
      <w:pPr>
        <w:pStyle w:val="38"/>
        <w:rPr>
          <w:ins w:id="99302" w:author="מנוע מכני" w:date="2026-10-11T12:04:39Z"/>
        </w:rPr>
      </w:pPr>
      <w:del w:id="99301" w:author="מנוע מכני" w:date="2026-10-11T12:04:39Z">
        <w:r w:rsidRPr="006F178A">
          <w:delText xml:space="preserve">•</w:delText>
        </w:r>
      </w:del>
      <w:r w:rsidRPr="006F178A">
        <w:t xml:space="preserve"> </w:t>
      </w:r>
      <w:r w:rsidRPr="006F178A">
        <w:t xml:space="preserve">כתיב אפינקסיה דזעירי</w:t>
      </w:r>
    </w:p>
    <w:p w:rsidR="00E9703F" w:rsidRPr="006F178A" w:rsidRDefault="00E9703F" w:rsidP="00E9703F">
      <w:pPr>
        <w:rPr>
          <w:rtl/>
        </w:rPr>
      </w:pPr>
      <w:ins w:id="90077" w:author="מנוע מכני" w:date="2026-10-11T12:04:39Z">
        <w:r>
          <w:rPr>
            <w:rFonts w:ascii="Fb Fontext" w:hAnsi="Fb Fontext"/>
            <w:rtl/>
          </w:rPr>
          <w:t xml:space="preserve">:</w:t>
        </w:r>
        <w:r>
          <w:rPr>
            <w:rFonts w:ascii="Fb Fontext" w:hAnsi="Fb Fontext"/>
            <w:rtl/>
          </w:rPr>
          <w:t xml:space="preserve"> </w:t>
        </w:r>
        <w:ins w:id="112409" w:author="קלוד" w:date="2026-10-11T13:11:34Z">
          <w:r>
            <w:rPr>
              <w:rFonts w:ascii="Fb Fontext" w:hAnsi="Fb Fontext"/>
              <w:rtl/>
            </w:rPr>
            <w:t xml:space="preserve">שאמרתי</w:t>
          </w:r>
        </w:ins>
        <w:del w:id="112410" w:author="קלוד" w:date="2026-10-11T13:11:34Z">
          <w:r>
            <w:rPr>
              <w:rFonts w:ascii="Fb Fontext" w:hAnsi="Fb Fontext"/>
              <w:rtl/>
            </w:rPr>
            <w:delText xml:space="preserve">ד</w:delText>
          </w:r>
          <w:r w:rsidRPr="006F178A">
            <w:rPr>
              <w:rFonts w:ascii="Fb Fontext" w:hAnsi="Fb Fontext"/>
              <w:rtl/>
            </w:rPr>
            <w:delText xml:space="preserve">אמרית</w:delText>
          </w:r>
        </w:del>
      </w:ins>
      <w:del w:id="90078" w:author="מנוע מכני" w:date="2026-10-11T12:04:39Z">
        <w:r w:rsidRPr="006F178A">
          <w:rPr>
            <w:rFonts w:ascii="Fb Fontext" w:hAnsi="Fb Fontext"/>
            <w:rtl/>
          </w:rPr>
          <w:delText xml:space="preserve">:ד</w:delText>
        </w:r>
      </w:del>
      <w:r w:rsidRPr="006F178A">
        <w:rPr>
          <w:rFonts w:ascii="Fb Fontext" w:hAnsi="Fb Fontext"/>
          <w:rtl/>
        </w:rPr>
        <w:t xml:space="preserve"> </w:t>
      </w:r>
      <w:r w:rsidR="00844CDB">
        <w:rPr>
          <w:rFonts w:ascii="Fb Fontext" w:hAnsi="Fb Fontext"/>
          <w:rtl/>
        </w:rPr>
        <w:t>לפני</w:t>
      </w:r>
      <w:r w:rsidRPr="006F178A">
        <w:rPr>
          <w:rFonts w:ascii="Fb Fontext" w:hAnsi="Fb Fontext"/>
          <w:rtl/>
        </w:rPr>
        <w:t xml:space="preserve"> </w:t>
      </w:r>
      <w:r w:rsidRPr="006F178A">
        <w:rPr>
          <w:rStyle w:val="2fb"/>
          <w:rFonts w:ascii="Fb Fontext" w:hAnsi="Fb Fontext"/>
          <w:rtl/>
        </w:rPr>
        <w:t xml:space="preserve">רבי</w:t>
      </w:r>
      <w:r w:rsidRPr="006F178A">
        <w:rPr>
          <w:rFonts w:ascii="Fb Fontext" w:hAnsi="Fb Fontext"/>
          <w:rtl/>
        </w:rPr>
        <w:t xml:space="preserve"> [</w:t>
      </w:r>
      <w:r w:rsidRPr="006F178A">
        <w:rPr>
          <w:rStyle w:val="2fb"/>
          <w:rFonts w:ascii="Fb Fontext" w:hAnsi="Fb Fontext"/>
          <w:rtl/>
        </w:rPr>
        <w:t xml:space="preserve">ר"ח</w:t>
      </w:r>
      <w:r w:rsidRPr="006F178A">
        <w:rPr>
          <w:rFonts w:ascii="Fb Fontext" w:hAnsi="Fb Fontext"/>
          <w:rtl/>
        </w:rPr>
        <w:t xml:space="preserve">] </w:t>
      </w:r>
      <w:ins w:id="112407" w:author="קלוד" w:date="2026-10-11T13:11:34Z">
        <w:r>
          <w:rPr>
            <w:rFonts w:ascii="Fb Fontext" w:hAnsi="Fb Fontext"/>
            <w:rtl/>
          </w:rPr>
          <w:t xml:space="preserve">שלגבל</w:t>
        </w:r>
      </w:ins>
      <w:del w:id="112408" w:author="קלוד" w:date="2026-10-11T13:11:34Z">
        <w:r w:rsidRPr="006F178A">
          <w:rPr>
            <w:rFonts w:ascii="Fb Fontext" w:hAnsi="Fb Fontext"/>
            <w:rtl/>
          </w:rPr>
          <w:delText xml:space="preserve">דלגבל</w:delText>
        </w:r>
      </w:del>
      <w:r w:rsidRPr="006F178A">
        <w:rPr>
          <w:rFonts w:ascii="Fb Fontext" w:hAnsi="Fb Fontext"/>
          <w:rtl/>
        </w:rPr>
        <w:t xml:space="preserve"> </w:t>
      </w:r>
      <w:ins w:id="112405" w:author="קלוד" w:date="2026-10-11T13:11:34Z">
        <w:r>
          <w:rPr>
            <w:rFonts w:ascii="Fb Fontext" w:hAnsi="Fb Fontext"/>
            <w:rtl/>
          </w:rPr>
          <w:t xml:space="preserve">אסור,</w:t>
        </w:r>
      </w:ins>
      <w:del w:id="112406" w:author="קלוד" w:date="2026-10-11T13:11:34Z">
        <w:r w:rsidRPr="006F178A">
          <w:rPr>
            <w:rFonts w:ascii="Fb Fontext" w:hAnsi="Fb Fontext"/>
            <w:rtl/>
          </w:rPr>
          <w:delText xml:space="preserve">אסור.</w:delText>
        </w:r>
      </w:del>
      <w:r w:rsidRPr="006F178A">
        <w:rPr>
          <w:rFonts w:ascii="Fb Fontext" w:hAnsi="Fb Fontext"/>
          <w:rtl/>
        </w:rPr>
        <w:t xml:space="preserve"> ולפרק</w:t>
      </w:r>
      <w:ins w:id="112403" w:author="קלוד" w:date="2026-10-11T13:11:34Z">
        <w:r>
          <w:rPr>
            <w:rFonts w:ascii="Fb Fontext" w:hAnsi="Fb Fontext"/>
            <w:rtl/>
          </w:rPr>
          <w:t xml:space="preserve"> </w:t>
        </w:r>
        <w:r>
          <w:rPr>
            <w:rStyle w:val="afffffe"/>
            <w:rFonts w:ascii="Fb Fontext" w:hAnsi="Fb Fontext"/>
            <w:rtl/>
          </w:rPr>
          <w:t xml:space="preserve">מבהמה לבהמה</w:t>
        </w:r>
        <w:r>
          <w:rPr>
            <w:rFonts w:ascii="Fb Fontext" w:hAnsi="Fb Fontext"/>
            <w:rtl/>
          </w:rPr>
          <w:t xml:space="preserve"> </w:t>
        </w:r>
      </w:ins>
      <w:del w:id="112404" w:author="קלוד" w:date="2026-10-11T13:11:34Z">
        <w:r w:rsidRPr="006F178A">
          <w:rPr>
            <w:rFonts w:ascii="Fb Fontext" w:hAnsi="Fb Fontext"/>
            <w:rtl/>
          </w:rPr>
          <w:delText xml:space="preserve"> </w:delText>
        </w:r>
      </w:del>
      <w:r w:rsidRPr="006F178A">
        <w:rPr>
          <w:rFonts w:ascii="Fb Fontext" w:hAnsi="Fb Fontext"/>
          <w:rtl/>
        </w:rPr>
        <w:t xml:space="preserve">מותר.</w:t>
      </w:r>
    </w:p>
    <w:p w:rsidR="00E9703F" w:rsidRDefault="00E9703F" w:rsidP="00E9703F">
      <w:pPr>
        <w:rPr>
          <w:rtl/>
        </w:rPr>
      </w:pPr>
      <w:ins w:id="112433" w:author="קלוד" w:date="2026-10-11T13:11:34Z">
        <w:r>
          <w:rPr>
            <w:rtl/>
          </w:rPr>
          <w:t xml:space="preserve">מנה</w:t>
        </w:r>
      </w:ins>
      <w:del w:id="112434" w:author="קלוד" w:date="2026-10-11T13:11:34Z">
        <w:r w:rsidRPr="006F178A">
          <w:rPr>
            <w:rtl/>
          </w:rPr>
          <w:delText xml:space="preserve">חד</w:delText>
        </w:r>
      </w:del>
      <w:r w:rsidRPr="006F178A">
        <w:rPr>
          <w:rtl/>
        </w:rPr>
        <w:t xml:space="preserve"> </w:t>
      </w:r>
      <w:ins w:id="112431" w:author="קלוד" w:date="2026-10-11T13:11:34Z">
        <w:r>
          <w:rPr>
            <w:rtl/>
          </w:rPr>
          <w:t xml:space="preserve">אחת</w:t>
        </w:r>
      </w:ins>
      <w:del w:id="112432" w:author="קלוד" w:date="2026-10-11T13:11:34Z">
        <w:r w:rsidRPr="006F178A">
          <w:rPr>
            <w:rtl/>
          </w:rPr>
          <w:delText xml:space="preserve">[מנה]</w:delText>
        </w:r>
      </w:del>
      <w:r w:rsidRPr="006F178A">
        <w:rPr>
          <w:rtl/>
        </w:rPr>
        <w:t xml:space="preserve"> </w:t>
      </w:r>
      <w:ins w:id="112429" w:author="קלוד" w:date="2026-10-11T13:11:34Z">
        <w:r>
          <w:rPr>
            <w:rtl/>
          </w:rPr>
          <w:t xml:space="preserve">לפני</w:t>
        </w:r>
      </w:ins>
      <w:del w:id="112430" w:author="קלוד" w:date="2026-10-11T13:11:34Z">
        <w:r w:rsidRPr="006F178A">
          <w:rPr>
            <w:rtl/>
          </w:rPr>
          <w:delText xml:space="preserve">קמי</w:delText>
        </w:r>
      </w:del>
      <w:r w:rsidRPr="006F178A">
        <w:rPr>
          <w:rtl/>
        </w:rPr>
        <w:t xml:space="preserve"> </w:t>
      </w:r>
      <w:ins w:id="112427" w:author="קלוד" w:date="2026-10-11T13:11:34Z">
        <w:r>
          <w:rPr>
            <w:rtl/>
          </w:rPr>
          <w:t xml:space="preserve">בהמה</w:t>
        </w:r>
      </w:ins>
      <w:del w:id="112428" w:author="קלוד" w:date="2026-10-11T13:11:34Z">
        <w:r w:rsidRPr="006F178A">
          <w:rPr>
            <w:rtl/>
          </w:rPr>
          <w:delText xml:space="preserve">חד</w:delText>
        </w:r>
      </w:del>
      <w:r w:rsidRPr="006F178A">
        <w:rPr>
          <w:rtl/>
        </w:rPr>
        <w:t xml:space="preserve"> </w:t>
      </w:r>
      <w:ins w:id="112425" w:author="קלוד" w:date="2026-10-11T13:11:34Z">
        <w:r>
          <w:rPr>
            <w:rtl/>
          </w:rPr>
          <w:t xml:space="preserve">אחת,</w:t>
        </w:r>
      </w:ins>
      <w:del w:id="112426" w:author="קלוד" w:date="2026-10-11T13:11:34Z">
        <w:r w:rsidRPr="006F178A">
          <w:rPr>
            <w:rtl/>
          </w:rPr>
          <w:delText xml:space="preserve">[בהמה],</w:delText>
        </w:r>
      </w:del>
      <w:r w:rsidRPr="006F178A">
        <w:rPr>
          <w:rtl/>
        </w:rPr>
        <w:t xml:space="preserve"> </w:t>
      </w:r>
      <w:ins w:id="94027" w:author="מנוע מכני" w:date="2026-10-11T12:04:39Z">
        <w:ins w:id="112423" w:author="קלוד" w:date="2026-10-11T13:11:34Z">
          <w:r>
            <w:rPr>
              <w:rtl/>
            </w:rPr>
            <w:t xml:space="preserve">שתיים</w:t>
          </w:r>
        </w:ins>
        <w:del w:id="112424" w:author="קלוד" w:date="2026-10-11T13:11:34Z">
          <w:r>
            <w:rPr>
              <w:rtl/>
            </w:rPr>
            <w:delText xml:space="preserve">שני</w:delText>
          </w:r>
        </w:del>
      </w:ins>
      <w:del w:id="94028" w:author="מנוע מכני" w:date="2026-10-11T12:04:39Z">
        <w:r w:rsidRPr="006F178A">
          <w:rPr>
            <w:rtl/>
          </w:rPr>
          <w:delText xml:space="preserve">תרי</w:delText>
        </w:r>
      </w:del>
      <w:r w:rsidRPr="006F178A">
        <w:rPr>
          <w:rtl/>
        </w:rPr>
        <w:t xml:space="preserve"> </w:t>
      </w:r>
      <w:ins w:id="112421" w:author="קלוד" w:date="2026-10-11T13:11:34Z">
        <w:r>
          <w:rPr>
            <w:rtl/>
          </w:rPr>
          <w:t xml:space="preserve">לפני</w:t>
        </w:r>
      </w:ins>
      <w:del w:id="112422" w:author="קלוד" w:date="2026-10-11T13:11:34Z">
        <w:r w:rsidRPr="006F178A">
          <w:rPr>
            <w:rtl/>
          </w:rPr>
          <w:delText xml:space="preserve">קמי</w:delText>
        </w:r>
      </w:del>
      <w:r w:rsidRPr="006F178A">
        <w:rPr>
          <w:rtl/>
        </w:rPr>
        <w:t xml:space="preserve"> </w:t>
      </w:r>
      <w:ins w:id="94029" w:author="מנוע מכני" w:date="2026-10-11T12:04:39Z">
        <w:ins w:id="112419" w:author="קלוד" w:date="2026-10-11T13:11:34Z">
          <w:r>
            <w:rPr>
              <w:rtl/>
            </w:rPr>
            <w:t xml:space="preserve">שתיים</w:t>
          </w:r>
        </w:ins>
        <w:del w:id="112420" w:author="קלוד" w:date="2026-10-11T13:11:34Z">
          <w:r>
            <w:rPr>
              <w:rtl/>
            </w:rPr>
            <w:delText xml:space="preserve">שני</w:delText>
          </w:r>
        </w:del>
      </w:ins>
      <w:del w:id="94030" w:author="מנוע מכני" w:date="2026-10-11T12:04:39Z">
        <w:r w:rsidRPr="006F178A">
          <w:rPr>
            <w:rtl/>
          </w:rPr>
          <w:delText xml:space="preserve">תרי</w:delText>
        </w:r>
      </w:del>
      <w:r w:rsidRPr="006F178A">
        <w:rPr>
          <w:rtl/>
        </w:rPr>
        <w:t xml:space="preserve"> - </w:t>
      </w:r>
      <w:ins w:id="96289" w:author="מנוע מכני" w:date="2026-10-11T12:04:39Z">
        <w:ins w:id="112417" w:author="קלוד" w:date="2026-10-11T13:11:34Z">
          <w:r>
            <w:rPr>
              <w:rtl/>
            </w:rPr>
            <w:t xml:space="preserve">מותר,</w:t>
          </w:r>
        </w:ins>
        <w:del w:id="112418" w:author="קלוד" w:date="2026-10-11T13:11:34Z">
          <w:r>
            <w:rPr>
              <w:rtl/>
            </w:rPr>
            <w:delText xml:space="preserve">יפה</w:delText>
          </w:r>
        </w:del>
      </w:ins>
      <w:del w:id="96290" w:author="מנוע מכני" w:date="2026-10-11T12:04:39Z">
        <w:r w:rsidRPr="006F178A">
          <w:rPr>
            <w:rtl/>
          </w:rPr>
          <w:delText xml:space="preserve">שפיר</w:delText>
        </w:r>
      </w:del>
      <w:r w:rsidRPr="006F178A">
        <w:rPr>
          <w:rtl/>
        </w:rPr>
        <w:t xml:space="preserve"> </w:t>
      </w:r>
      <w:ins w:id="112415" w:author="קלוד" w:date="2026-10-11T13:11:34Z">
        <w:r>
          <w:rPr>
            <w:rtl/>
          </w:rPr>
          <w:t xml:space="preserve">שלוש</w:t>
        </w:r>
      </w:ins>
      <w:del w:id="112416" w:author="קלוד" w:date="2026-10-11T13:11:34Z">
        <w:r w:rsidRPr="006F178A">
          <w:rPr>
            <w:rtl/>
          </w:rPr>
          <w:delText xml:space="preserve">דמי,</w:delText>
        </w:r>
      </w:del>
      <w:r w:rsidRPr="006F178A">
        <w:rPr>
          <w:rtl/>
        </w:rPr>
        <w:t xml:space="preserve"> </w:t>
      </w:r>
      <w:ins w:id="94025" w:author="מנוע מכני" w:date="2026-10-11T12:04:39Z">
        <w:ins w:id="112413" w:author="קלוד" w:date="2026-10-11T13:11:34Z">
          <w:r>
            <w:rPr>
              <w:rtl/>
            </w:rPr>
            <w:t xml:space="preserve">לפני</w:t>
          </w:r>
        </w:ins>
        <w:del w:id="112414" w:author="קלוד" w:date="2026-10-11T13:11:34Z">
          <w:r>
            <w:rPr>
              <w:rtl/>
            </w:rPr>
            <w:delText xml:space="preserve">שלושה</w:delText>
          </w:r>
        </w:del>
      </w:ins>
      <w:del w:id="94026" w:author="מנוע מכני" w:date="2026-10-11T12:04:39Z">
        <w:r w:rsidRPr="006F178A">
          <w:rPr>
            <w:rtl/>
          </w:rPr>
          <w:delText xml:space="preserve">תלתא</w:delText>
        </w:r>
      </w:del>
      <w:r w:rsidRPr="006F178A">
        <w:rPr>
          <w:rtl/>
        </w:rPr>
        <w:t xml:space="preserve"> </w:t>
      </w:r>
      <w:ins w:id="112411" w:author="קלוד" w:date="2026-10-11T13:11:34Z">
        <w:r>
          <w:rPr>
            <w:rtl/>
          </w:rPr>
          <w:t xml:space="preserve">שתיים,</w:t>
        </w:r>
      </w:ins>
      <w:del w:id="112412" w:author="קלוד" w:date="2026-10-11T13:11:34Z">
        <w:r w:rsidRPr="006F178A">
          <w:rPr>
            <w:rtl/>
          </w:rPr>
          <w:delText xml:space="preserve">קמי </w:delText>
        </w:r>
        <w:r>
          <w:rPr>
            <w:rtl/>
          </w:rPr>
          <w:delText xml:space="preserve">שני</w:delText>
        </w:r>
        <w:r w:rsidRPr="006F178A">
          <w:rPr>
            <w:rtl/>
          </w:rPr>
          <w:delText xml:space="preserve">,</w:delText>
        </w:r>
      </w:del>
      <w:ins w:id="94031" w:author="מנוע מכני" w:date="2026-10-11T12:04:39Z"/>
      <w:del w:id="94032" w:author="מנוע מכני" w:date="2026-10-11T12:04:39Z">
        <w:r w:rsidRPr="006F178A">
          <w:rPr>
            <w:rtl/>
          </w:rPr>
          <w:delText xml:space="preserve">תרי</w:delText>
        </w:r>
      </w:del>
      <w:r w:rsidRPr="006F178A">
        <w:rPr>
          <w:rtl/>
        </w:rPr>
        <w:t xml:space="preserve"> </w:t>
      </w:r>
      <w:r w:rsidRPr="006F178A">
        <w:rPr>
          <w:rStyle w:val="2fb"/>
          <w:rtl/>
        </w:rPr>
        <w:t xml:space="preserve">לרב</w:t>
      </w:r>
      <w:r w:rsidRPr="006F178A">
        <w:rPr>
          <w:rtl/>
        </w:rPr>
        <w:t xml:space="preserve"> אסור. [שהוא טרחה יתרה]</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רב יוסף</w:t>
      </w:r>
      <w:ins w:id="112435" w:author="קלוד" w:date="2026-10-11T13:11:34Z">
        <w:r>
          <w:rPr>
            <w:rtl/>
          </w:rPr>
          <w:t xml:space="preserve"> </w:t>
        </w:r>
        <w:r>
          <w:rPr>
            <w:rStyle w:val="afffffe"/>
            <w:rtl/>
          </w:rPr>
          <w:t xml:space="preserve">מותר להוסיף</w:t>
        </w:r>
        <w:r>
          <w:rPr>
            <w:rtl/>
          </w:rPr>
          <w:t xml:space="preserve"> </w:t>
        </w:r>
      </w:ins>
      <w:del w:id="112436" w:author="קלוד" w:date="2026-10-11T13:11:34Z">
        <w:r w:rsidRPr="006F178A">
          <w:rPr>
            <w:rtl/>
          </w:rPr>
          <w:delText xml:space="preserve"> </w:delText>
        </w:r>
      </w:del>
      <w:r w:rsidRPr="006F178A">
        <w:rPr>
          <w:rtl/>
        </w:rPr>
        <w:t xml:space="preserve">קב </w:t>
      </w:r>
      <w:ins w:id="90683" w:author="מנוע מכני" w:date="2026-10-11T12:04:39Z">
        <w:r>
          <w:rPr>
            <w:rtl/>
          </w:rPr>
          <w:t xml:space="preserve">ואפי'</w:t>
        </w:r>
      </w:ins>
      <w:del w:id="90684" w:author="מנוע מכני" w:date="2026-10-11T12:04:39Z">
        <w:r w:rsidRPr="006F178A">
          <w:rPr>
            <w:rtl/>
          </w:rPr>
          <w:delText xml:space="preserve">ואפילו</w:delText>
        </w:r>
      </w:del>
      <w:r w:rsidRPr="006F178A">
        <w:rPr>
          <w:rtl/>
        </w:rPr>
        <w:t xml:space="preserve"> קביים.</w:t>
      </w:r>
    </w:p>
    <w:p w:rsidR="00E9703F" w:rsidRPr="006F178A" w:rsidRDefault="00E9703F" w:rsidP="00E9703F">
      <w:pPr>
        <w:rPr>
          <w:rtl/>
        </w:rPr>
      </w:pPr>
      <w:r w:rsidRPr="006F178A">
        <w:rPr>
          <w:rFonts w:ascii="Fb Fontext" w:hAnsi="Fb Fontext"/>
          <w:sz w:val="20"/>
          <w:rtl/>
        </w:rPr>
        <w:t>•</w:t>
      </w:r>
      <w:r w:rsidRPr="006F178A">
        <w:rPr>
          <w:rFonts w:ascii="Fb Fontext" w:hAnsi="Fb Fontext" w:hint="cs"/>
          <w:sz w:val="20"/>
          <w:rtl/>
        </w:rPr>
        <w:t xml:space="preserve"> </w:t>
      </w:r>
      <w:r w:rsidRPr="006F178A">
        <w:rPr>
          <w:rStyle w:val="2fb"/>
          <w:rFonts w:ascii="Fb Fontext" w:hAnsi="Fb Fontext"/>
          <w:sz w:val="20"/>
          <w:rtl/>
        </w:rPr>
        <w:t xml:space="preserve">עולא</w:t>
      </w:r>
      <w:r w:rsidRPr="006F178A">
        <w:rPr>
          <w:rFonts w:ascii="Fb Fontext" w:hAnsi="Fb Fontext"/>
          <w:sz w:val="20"/>
          <w:rtl/>
        </w:rPr>
        <w:t xml:space="preserve"> כור </w:t>
      </w:r>
      <w:ins w:id="90685" w:author="מנוע מכני" w:date="2026-10-11T12:04:39Z">
        <w:r>
          <w:rPr>
            <w:rFonts w:ascii="Fb Fontext" w:hAnsi="Fb Fontext"/>
            <w:sz w:val="20"/>
            <w:rtl/>
          </w:rPr>
          <w:t xml:space="preserve">ואפי'</w:t>
        </w:r>
      </w:ins>
      <w:del w:id="90686" w:author="מנוע מכני" w:date="2026-10-11T12:04:39Z">
        <w:r w:rsidRPr="006F178A">
          <w:rPr>
            <w:rFonts w:ascii="Fb Fontext" w:hAnsi="Fb Fontext"/>
            <w:sz w:val="20"/>
            <w:rtl/>
          </w:rPr>
          <w:delText xml:space="preserve">ואפילו</w:delText>
        </w:r>
      </w:del>
      <w:r w:rsidRPr="006F178A">
        <w:rPr>
          <w:rFonts w:ascii="Fb Fontext" w:hAnsi="Fb Fontext"/>
          <w:sz w:val="20"/>
          <w:rtl/>
        </w:rPr>
        <w:t xml:space="preserve"> כוריים.</w:t>
      </w:r>
    </w:p>
    <w:p w:rsidR="00E9703F" w:rsidRPr="00B3644D" w:rsidRDefault="00E9703F" w:rsidP="00E9703F">
      <w:pPr>
        <w:rPr>
          <w:spacing w:val="-2"/>
          <w:rtl/>
        </w:rPr>
      </w:pPr>
      <w:r w:rsidRPr="00B3644D">
        <w:rPr>
          <w:rFonts w:ascii="Fb Fontext" w:hAnsi="Fb Fontext"/>
          <w:spacing w:val="-2"/>
          <w:rtl/>
        </w:rPr>
        <w:t>•</w:t>
      </w:r>
      <w:r w:rsidRPr="00B3644D">
        <w:rPr>
          <w:rFonts w:ascii="Fb Fontext" w:hAnsi="Fb Fontext" w:hint="cs"/>
          <w:spacing w:val="-2"/>
          <w:rtl/>
        </w:rPr>
        <w:t xml:space="preserve"> </w:t>
      </w:r>
      <w:ins w:id="112447" w:author="קלוד" w:date="2026-10-11T13:11:34Z">
        <w:r>
          <w:rPr>
            <w:rFonts w:ascii="Fb Fontext" w:hAnsi="Fb Fontext"/>
            <w:spacing w:val="-2"/>
            <w:rtl/>
          </w:rPr>
          <w:t xml:space="preserve">כתוב</w:t>
        </w:r>
      </w:ins>
      <w:del w:id="112448" w:author="קלוד" w:date="2026-10-11T13:11:34Z">
        <w:r w:rsidRPr="00B3644D">
          <w:rPr>
            <w:rFonts w:ascii="Fb Fontext" w:hAnsi="Fb Fontext"/>
            <w:spacing w:val="-2"/>
            <w:rtl/>
          </w:rPr>
          <w:delText xml:space="preserve">כתיב</w:delText>
        </w:r>
      </w:del>
      <w:r w:rsidRPr="00B3644D">
        <w:rPr>
          <w:rFonts w:ascii="Fb Fontext" w:hAnsi="Fb Fontext"/>
          <w:spacing w:val="-2"/>
          <w:rtl/>
        </w:rPr>
        <w:t xml:space="preserve"> </w:t>
      </w:r>
      <w:ins w:id="112445" w:author="קלוד" w:date="2026-10-11T13:11:34Z">
        <w:r>
          <w:rPr>
            <w:rFonts w:ascii="Fb Fontext" w:hAnsi="Fb Fontext"/>
            <w:spacing w:val="-2"/>
            <w:rtl/>
          </w:rPr>
          <w:t xml:space="preserve">בפנקסו</w:t>
        </w:r>
      </w:ins>
      <w:del w:id="112446" w:author="קלוד" w:date="2026-10-11T13:11:34Z">
        <w:r w:rsidRPr="00B3644D">
          <w:rPr>
            <w:rFonts w:ascii="Fb Fontext" w:hAnsi="Fb Fontext"/>
            <w:spacing w:val="-2"/>
            <w:rtl/>
          </w:rPr>
          <w:delText xml:space="preserve">אפינקסיה</w:delText>
        </w:r>
      </w:del>
      <w:r w:rsidRPr="00B3644D">
        <w:rPr>
          <w:rFonts w:ascii="Fb Fontext" w:hAnsi="Fb Fontext"/>
          <w:spacing w:val="-2"/>
          <w:rtl/>
        </w:rPr>
        <w:t xml:space="preserve"> </w:t>
      </w:r>
      <w:ins w:id="112443" w:author="קלוד" w:date="2026-10-11T13:11:34Z">
        <w:r>
          <w:rPr>
            <w:rFonts w:ascii="Fb Fontext" w:hAnsi="Fb Fontext"/>
            <w:spacing w:val="-2"/>
            <w:rtl/>
          </w:rPr>
          <w:t xml:space="preserve">של לוי</w:t>
        </w:r>
      </w:ins>
      <w:del w:id="112444" w:author="קלוד" w:date="2026-10-11T13:11:34Z">
        <w:r w:rsidRPr="00B3644D">
          <w:rPr>
            <w:rFonts w:ascii="Fb Fontext" w:hAnsi="Fb Fontext"/>
            <w:spacing w:val="-2"/>
            <w:rtl/>
          </w:rPr>
          <w:delText xml:space="preserve">דלוי</w:delText>
        </w:r>
      </w:del>
      <w:r w:rsidRPr="00B3644D">
        <w:rPr>
          <w:rFonts w:ascii="Fb Fontext" w:hAnsi="Fb Fontext"/>
          <w:spacing w:val="-2"/>
          <w:rtl/>
        </w:rPr>
        <w:t xml:space="preserve"> שאמר לפני </w:t>
      </w:r>
      <w:r w:rsidRPr="00B3644D">
        <w:rPr>
          <w:rStyle w:val="2fb"/>
          <w:rFonts w:ascii="Fb Fontext" w:hAnsi="Fb Fontext"/>
          <w:spacing w:val="-2"/>
          <w:rtl/>
        </w:rPr>
        <w:t xml:space="preserve">רבי</w:t>
      </w:r>
      <w:r w:rsidRPr="00B3644D">
        <w:rPr>
          <w:rFonts w:ascii="Fb Fontext" w:hAnsi="Fb Fontext"/>
          <w:spacing w:val="-2"/>
          <w:rtl/>
        </w:rPr>
        <w:t xml:space="preserve"> [הקדוש] </w:t>
      </w:r>
      <w:ins w:id="112441" w:author="קלוד" w:date="2026-10-11T13:11:34Z">
        <w:r>
          <w:rPr>
            <w:rFonts w:ascii="Fb Fontext" w:hAnsi="Fb Fontext"/>
            <w:spacing w:val="-2"/>
            <w:rtl/>
          </w:rPr>
          <w:t xml:space="preserve">שבבבל</w:t>
        </w:r>
      </w:ins>
      <w:del w:id="112442" w:author="קלוד" w:date="2026-10-11T13:11:34Z">
        <w:r w:rsidRPr="00B3644D">
          <w:rPr>
            <w:rFonts w:ascii="Fb Fontext" w:hAnsi="Fb Fontext"/>
            <w:spacing w:val="-2"/>
            <w:rtl/>
          </w:rPr>
          <w:delText xml:space="preserve">שבבל</w:delText>
        </w:r>
      </w:del>
      <w:r w:rsidRPr="00B3644D">
        <w:rPr>
          <w:rFonts w:ascii="Fb Fontext" w:hAnsi="Fb Fontext"/>
          <w:spacing w:val="-2"/>
          <w:rtl/>
        </w:rPr>
        <w:t xml:space="preserve"> היו </w:t>
      </w:r>
      <w:ins w:id="112439" w:author="קלוד" w:date="2026-10-11T13:11:34Z">
        <w:r>
          <w:rPr>
            <w:rFonts w:ascii="Fb Fontext" w:hAnsi="Fb Fontext"/>
            <w:spacing w:val="-2"/>
            <w:rtl/>
          </w:rPr>
          <w:t xml:space="preserve">גובלין </w:t>
        </w:r>
        <w:r>
          <w:rPr>
            <w:rStyle w:val="afffffe"/>
            <w:rFonts w:ascii="Fb Fontext" w:hAnsi="Fb Fontext"/>
            <w:spacing w:val="-2"/>
            <w:rtl/>
          </w:rPr>
          <w:t xml:space="preserve">שתית</w:t>
        </w:r>
        <w:r>
          <w:rPr>
            <w:rFonts w:ascii="Fb Fontext" w:hAnsi="Fb Fontext"/>
            <w:spacing w:val="-2"/>
            <w:rtl/>
          </w:rPr>
          <w:t xml:space="preserve">,</w:t>
        </w:r>
      </w:ins>
      <w:del w:id="112440" w:author="קלוד" w:date="2026-10-11T13:11:34Z">
        <w:r w:rsidRPr="00B3644D">
          <w:rPr>
            <w:rFonts w:ascii="Fb Fontext" w:hAnsi="Fb Fontext"/>
            <w:spacing w:val="-2"/>
            <w:rtl/>
          </w:rPr>
          <w:delText xml:space="preserve">מגבלין</w:delText>
        </w:r>
      </w:del>
      <w:r w:rsidRPr="00B3644D">
        <w:rPr>
          <w:rFonts w:ascii="Fb Fontext" w:hAnsi="Fb Fontext"/>
          <w:spacing w:val="-2"/>
          <w:rtl/>
        </w:rPr>
        <w:t xml:space="preserve"> וצווח </w:t>
      </w:r>
      <w:r w:rsidRPr="00B3644D">
        <w:rPr>
          <w:rStyle w:val="2fb"/>
          <w:rFonts w:ascii="Fb Fontext" w:hAnsi="Fb Fontext"/>
          <w:spacing w:val="-2"/>
          <w:rtl/>
        </w:rPr>
        <w:t xml:space="preserve">רבי</w:t>
      </w:r>
      <w:r w:rsidRPr="00B3644D">
        <w:rPr>
          <w:rFonts w:ascii="Fb Fontext" w:hAnsi="Fb Fontext"/>
          <w:spacing w:val="-2"/>
          <w:rtl/>
        </w:rPr>
        <w:t xml:space="preserve"> </w:t>
      </w:r>
      <w:ins w:id="94035" w:author="מנוע מכני" w:date="2026-10-11T12:04:39Z">
        <w:r>
          <w:rPr>
            <w:rFonts w:ascii="Fb Fontext" w:hAnsi="Fb Fontext"/>
            <w:spacing w:val="-2"/>
            <w:rtl/>
          </w:rPr>
          <w:t xml:space="preserve">ואין</w:t>
        </w:r>
      </w:ins>
      <w:del w:id="94036" w:author="מנוע מכני" w:date="2026-10-11T12:04:39Z">
        <w:r w:rsidRPr="00B3644D">
          <w:rPr>
            <w:rFonts w:ascii="Fb Fontext" w:hAnsi="Fb Fontext"/>
            <w:spacing w:val="-2"/>
            <w:rtl/>
          </w:rPr>
          <w:delText xml:space="preserve">ולית</w:delText>
        </w:r>
      </w:del>
      <w:r w:rsidRPr="00B3644D">
        <w:rPr>
          <w:rFonts w:ascii="Fb Fontext" w:hAnsi="Fb Fontext"/>
          <w:spacing w:val="-2"/>
          <w:rtl/>
        </w:rPr>
        <w:t xml:space="preserve"> </w:t>
      </w:r>
      <w:ins w:id="112437" w:author="קלוד" w:date="2026-10-11T13:11:34Z">
        <w:r>
          <w:rPr>
            <w:rFonts w:ascii="Fb Fontext" w:hAnsi="Fb Fontext"/>
            <w:spacing w:val="-2"/>
            <w:rtl/>
          </w:rPr>
          <w:t xml:space="preserve">שומע</w:t>
        </w:r>
      </w:ins>
      <w:del w:id="112438" w:author="קלוד" w:date="2026-10-11T13:11:34Z">
        <w:r w:rsidRPr="00B3644D">
          <w:rPr>
            <w:rFonts w:ascii="Fb Fontext" w:hAnsi="Fb Fontext"/>
            <w:spacing w:val="-2"/>
            <w:rtl/>
          </w:rPr>
          <w:delText xml:space="preserve">דשמיע</w:delText>
        </w:r>
      </w:del>
      <w:r w:rsidRPr="00B3644D">
        <w:rPr>
          <w:rFonts w:ascii="Fb Fontext" w:hAnsi="Fb Fontext"/>
          <w:spacing w:val="-2"/>
          <w:rtl/>
        </w:rPr>
        <w:t xml:space="preserve"> </w:t>
      </w:r>
      <w:ins w:id="94033" w:author="מנוע מכני" w:date="2026-10-11T12:04:39Z">
        <w:r>
          <w:rPr>
            <w:rFonts w:ascii="Fb Fontext" w:hAnsi="Fb Fontext"/>
            <w:spacing w:val="-2"/>
            <w:rtl/>
          </w:rPr>
          <w:t xml:space="preserve">לו</w:t>
        </w:r>
      </w:ins>
      <w:del w:id="94034" w:author="מנוע מכני" w:date="2026-10-11T12:04:39Z">
        <w:r w:rsidRPr="00B3644D">
          <w:rPr>
            <w:rFonts w:ascii="Fb Fontext" w:hAnsi="Fb Fontext"/>
            <w:spacing w:val="-2"/>
            <w:rtl/>
          </w:rPr>
          <w:delText xml:space="preserve">לי</w:delText>
        </w:r>
        <w:r w:rsidRPr="00B3644D">
          <w:rPr>
            <w:rFonts w:ascii="Fb Fontext" w:hAnsi="Fb Fontext" w:hint="cs"/>
            <w:spacing w:val="-2"/>
            <w:rtl/>
          </w:rPr>
          <w:delText xml:space="preserve">ה</w:delText>
        </w:r>
      </w:del>
      <w:r w:rsidRPr="00B3644D">
        <w:rPr>
          <w:rFonts w:ascii="Fb Fontext" w:hAnsi="Fb Fontext" w:hint="cs"/>
          <w:spacing w:val="-2"/>
          <w:rtl/>
        </w:rPr>
        <w:t xml:space="preserve">.</w:t>
      </w:r>
    </w:p>
    <w:p w:rsidR="00E9703F" w:rsidRPr="006F178A" w:rsidRDefault="00E9703F" w:rsidP="00E9703F">
      <w:pPr>
        <w:rPr>
          <w:rtl/>
        </w:rPr>
      </w:pPr>
      <w:r w:rsidRPr="006F178A">
        <w:rPr>
          <w:rFonts w:ascii="Fb Fontext" w:hAnsi="Fb Fontext"/>
          <w:sz w:val="20"/>
          <w:rtl/>
        </w:rPr>
        <w:t xml:space="preserve">ולא היה מי שיודיעו </w:t>
      </w:r>
      <w:ins w:id="112457" w:author="קלוד" w:date="2026-10-11T13:11:34Z">
        <w:r>
          <w:rPr>
            <w:rFonts w:ascii="Fb Fontext" w:hAnsi="Fb Fontext"/>
            <w:sz w:val="20"/>
            <w:rtl/>
          </w:rPr>
          <w:t xml:space="preserve">שנהגו</w:t>
        </w:r>
      </w:ins>
      <w:del w:id="112458" w:author="קלוד" w:date="2026-10-11T13:11:34Z">
        <w:r w:rsidRPr="006F178A">
          <w:rPr>
            <w:rFonts w:ascii="Fb Fontext" w:hAnsi="Fb Fontext"/>
            <w:sz w:val="20"/>
            <w:rtl/>
          </w:rPr>
          <w:delText xml:space="preserve">שהיו נוהגים</w:delText>
        </w:r>
      </w:del>
      <w:r w:rsidRPr="006F178A">
        <w:rPr>
          <w:rFonts w:ascii="Fb Fontext" w:hAnsi="Fb Fontext"/>
          <w:sz w:val="20"/>
          <w:rtl/>
        </w:rPr>
        <w:t xml:space="preserve"> כבר </w:t>
      </w:r>
      <w:ins w:id="112455" w:author="קלוד" w:date="2026-10-11T13:11:34Z">
        <w:r>
          <w:rPr>
            <w:rFonts w:ascii="Fb Fontext" w:hAnsi="Fb Fontext"/>
            <w:sz w:val="20"/>
            <w:rtl/>
          </w:rPr>
          <w:t xml:space="preserve">כמחלוקתו</w:t>
        </w:r>
      </w:ins>
      <w:del w:id="112456" w:author="קלוד" w:date="2026-10-11T13:11:34Z">
        <w:r w:rsidRPr="006F178A">
          <w:rPr>
            <w:rFonts w:ascii="Fb Fontext" w:hAnsi="Fb Fontext"/>
            <w:sz w:val="20"/>
            <w:rtl/>
          </w:rPr>
          <w:delText xml:space="preserve">פלוגתיה</w:delText>
        </w:r>
      </w:del>
      <w:r w:rsidRPr="006F178A">
        <w:rPr>
          <w:rFonts w:ascii="Fb Fontext" w:hAnsi="Fb Fontext"/>
          <w:sz w:val="20"/>
          <w:rtl/>
        </w:rPr>
        <w:t xml:space="preserve"> </w:t>
      </w:r>
      <w:ins w:id="112453" w:author="קלוד" w:date="2026-10-11T13:11:34Z">
        <w:r>
          <w:rPr>
            <w:rStyle w:val="2fb"/>
            <w:rFonts w:ascii="Fb Fontext" w:hAnsi="Fb Fontext"/>
            <w:sz w:val="20"/>
            <w:rtl/>
          </w:rPr>
          <w:t xml:space="preserve">של</w:t>
        </w:r>
      </w:ins>
      <w:del w:id="112454" w:author="קלוד" w:date="2026-10-11T13:11:34Z">
        <w:r w:rsidRPr="006F178A">
          <w:rPr>
            <w:rStyle w:val="2fb"/>
            <w:rFonts w:ascii="Fb Fontext" w:hAnsi="Fb Fontext"/>
            <w:sz w:val="20"/>
            <w:rtl/>
          </w:rPr>
          <w:delText xml:space="preserve">ריב"י</w:delText>
        </w:r>
      </w:del>
      <w:r w:rsidRPr="006F178A">
        <w:rPr>
          <w:rFonts w:ascii="Fb Fontext" w:hAnsi="Fb Fontext"/>
          <w:sz w:val="20"/>
          <w:rtl/>
        </w:rPr>
        <w:t xml:space="preserve"> </w:t>
      </w:r>
      <w:ins w:id="112451" w:author="קלוד" w:date="2026-10-11T13:11:34Z">
        <w:r>
          <w:rPr>
            <w:rFonts w:ascii="Fb Fontext" w:hAnsi="Fb Fontext"/>
            <w:sz w:val="20"/>
            <w:rtl/>
          </w:rPr>
          <w:t xml:space="preserve">ריב"י, שהתיר</w:t>
        </w:r>
      </w:ins>
      <w:del w:id="112452" w:author="קלוד" w:date="2026-10-11T13:11:34Z">
        <w:r w:rsidRPr="006F178A">
          <w:rPr>
            <w:rFonts w:ascii="Fb Fontext" w:hAnsi="Fb Fontext"/>
            <w:sz w:val="20"/>
            <w:rtl/>
          </w:rPr>
          <w:delText xml:space="preserve">דהתיר</w:delText>
        </w:r>
      </w:del>
      <w:r w:rsidRPr="006F178A">
        <w:rPr>
          <w:rFonts w:ascii="Fb Fontext" w:hAnsi="Fb Fontext"/>
          <w:sz w:val="20"/>
          <w:rtl/>
        </w:rPr>
        <w:t xml:space="preserve"> אף בעבה </w:t>
      </w:r>
      <w:ins w:id="112449" w:author="קלוד" w:date="2026-10-11T13:11:34Z">
        <w:r>
          <w:rPr>
            <w:rFonts w:ascii="Fb Fontext" w:hAnsi="Fb Fontext"/>
            <w:sz w:val="20"/>
            <w:rtl/>
          </w:rPr>
          <w:t xml:space="preserve">ע"י</w:t>
        </w:r>
      </w:ins>
      <w:del w:id="112450" w:author="קלוד" w:date="2026-10-11T13:11:34Z">
        <w:r w:rsidRPr="006F178A">
          <w:rPr>
            <w:rFonts w:ascii="Fb Fontext" w:hAnsi="Fb Fontext"/>
            <w:sz w:val="20"/>
            <w:rtl/>
          </w:rPr>
          <w:delText xml:space="preserve">וע"י</w:delText>
        </w:r>
      </w:del>
      <w:r w:rsidRPr="006F178A">
        <w:rPr>
          <w:rFonts w:ascii="Fb Fontext" w:hAnsi="Fb Fontext"/>
          <w:sz w:val="20"/>
          <w:rtl/>
        </w:rPr>
        <w:t xml:space="preserve"> שינוי.</w:t>
      </w:r>
    </w:p>
    <w:p>
      <w:pPr>
        <w:pStyle w:val="afffff8"/>
        <w:rPr>
          <w:ins w:id="90013" w:author="קלוד" w:date="2026-10-11T12:33:55Z"/>
        </w:rPr>
      </w:pPr>
      <w:ins w:id="90014" w:author="קלוד" w:date="2026-10-11T12:33:55Z">
        <w:r>
          <w:rPr>
            <w:color w:val="7B3F00"/>
          </w:rPr>
          <w:t xml:space="preserve">מזל הנולד בימי השבוע - פנקס ריב"ל</w:t>
        </w:r>
      </w:ins>
    </w:p>
    <w:p w:rsidR="00E9703F" w:rsidRPr="006F178A" w:rsidRDefault="00E9703F" w:rsidP="00E9703F">
      <w:pPr>
        <w:rPr>
          <w:rtl/>
        </w:rPr>
      </w:pPr>
      <w:r w:rsidRPr="006F178A">
        <w:rPr>
          <w:rFonts w:ascii="Fb Fontext" w:hAnsi="Fb Fontext"/>
          <w:rtl/>
        </w:rPr>
        <w:lastRenderedPageBreak/>
        <w:t>•</w:t>
      </w:r>
      <w:r w:rsidRPr="006F178A">
        <w:rPr>
          <w:rFonts w:ascii="Fb Fontext" w:hAnsi="Fb Fontext" w:hint="cs"/>
          <w:rtl/>
        </w:rPr>
        <w:t xml:space="preserve"> </w:t>
      </w:r>
      <w:ins w:id="112463" w:author="קלוד" w:date="2026-10-11T13:11:34Z">
        <w:r>
          <w:rPr>
            <w:rFonts w:ascii="Fb Fontext" w:hAnsi="Fb Fontext"/>
            <w:rtl/>
          </w:rPr>
          <w:t xml:space="preserve">כתוב</w:t>
        </w:r>
      </w:ins>
      <w:del w:id="112464" w:author="קלוד" w:date="2026-10-11T13:11:34Z">
        <w:r w:rsidRPr="006F178A">
          <w:rPr>
            <w:rFonts w:ascii="Fb Fontext" w:hAnsi="Fb Fontext"/>
            <w:rtl/>
          </w:rPr>
          <w:delText xml:space="preserve">כתיב</w:delText>
        </w:r>
      </w:del>
      <w:r w:rsidRPr="006F178A">
        <w:rPr>
          <w:rFonts w:ascii="Fb Fontext" w:hAnsi="Fb Fontext"/>
          <w:rtl/>
        </w:rPr>
        <w:t xml:space="preserve"> </w:t>
      </w:r>
      <w:ins w:id="112461" w:author="קלוד" w:date="2026-10-11T13:11:34Z">
        <w:r>
          <w:rPr>
            <w:rFonts w:ascii="Fb Fontext" w:hAnsi="Fb Fontext"/>
            <w:rtl/>
          </w:rPr>
          <w:t xml:space="preserve">בפנקסו</w:t>
        </w:r>
      </w:ins>
      <w:del w:id="112462" w:author="קלוד" w:date="2026-10-11T13:11:34Z">
        <w:r w:rsidRPr="006F178A">
          <w:rPr>
            <w:rFonts w:ascii="Fb Fontext" w:hAnsi="Fb Fontext"/>
            <w:rtl/>
          </w:rPr>
          <w:delText xml:space="preserve">אפינקסיה</w:delText>
        </w:r>
      </w:del>
      <w:r w:rsidRPr="006F178A">
        <w:rPr>
          <w:rFonts w:ascii="Fb Fontext" w:hAnsi="Fb Fontext"/>
          <w:rtl/>
        </w:rPr>
        <w:t xml:space="preserve"> </w:t>
      </w:r>
      <w:ins w:id="112459" w:author="קלוד" w:date="2026-10-11T13:11:34Z">
        <w:r>
          <w:rPr>
            <w:rStyle w:val="2fb"/>
            <w:rFonts w:ascii="Fb Fontext" w:hAnsi="Fb Fontext"/>
            <w:rtl/>
          </w:rPr>
          <w:t xml:space="preserve">של ריב"ל:</w:t>
        </w:r>
      </w:ins>
      <w:del w:id="112460" w:author="קלוד" w:date="2026-10-11T13:11:34Z">
        <w:r w:rsidRPr="006F178A">
          <w:rPr>
            <w:rStyle w:val="2fb"/>
            <w:rFonts w:ascii="Fb Fontext" w:hAnsi="Fb Fontext"/>
            <w:rtl/>
          </w:rPr>
          <w:delText xml:space="preserve">דריב"ל</w:delText>
        </w:r>
        <w:r w:rsidRPr="006F178A">
          <w:rPr>
            <w:rFonts w:ascii="Fb Fontext" w:hAnsi="Fb Fontext"/>
            <w:rtl/>
          </w:rPr>
          <w:delText xml:space="preserve">.</w:delText>
        </w:r>
      </w:del>
    </w:p>
    <w:p w:rsidR="00E9703F" w:rsidRPr="006F178A" w:rsidRDefault="00E9703F" w:rsidP="00E9703F">
      <w:pPr>
        <w:rPr>
          <w:rtl/>
        </w:rPr>
      </w:pPr>
      <w:ins w:id="112475" w:author="קלוד" w:date="2026-10-11T13:11:34Z">
        <w:r>
          <w:rPr>
            <w:rStyle w:val="afffe"/>
            <w:rFonts w:ascii="Fb Fontext" w:hAnsi="Fb Fontext"/>
            <w:rtl/>
          </w:rPr>
          <w:t xml:space="preserve">הנולד</w:t>
        </w:r>
      </w:ins>
      <w:del w:id="112476" w:author="קלוד" w:date="2026-10-11T13:11:34Z">
        <w:r w:rsidRPr="006F178A">
          <w:rPr>
            <w:rStyle w:val="afffe"/>
            <w:rFonts w:ascii="Fb Fontext" w:hAnsi="Fb Fontext"/>
            <w:rtl/>
          </w:rPr>
          <w:delText xml:space="preserve">נולד</w:delText>
        </w:r>
      </w:del>
      <w:r w:rsidRPr="006F178A">
        <w:rPr>
          <w:rStyle w:val="afffe"/>
          <w:rFonts w:ascii="Fb Fontext" w:hAnsi="Fb Fontext"/>
          <w:rtl/>
        </w:rPr>
        <w:t xml:space="preserve"> </w:t>
      </w:r>
      <w:ins w:id="112473" w:author="קלוד" w:date="2026-10-11T13:11:34Z">
        <w:r>
          <w:rPr>
            <w:rStyle w:val="afffe"/>
            <w:rFonts w:ascii="Fb Fontext" w:hAnsi="Fb Fontext"/>
            <w:rtl/>
          </w:rPr>
          <w:t xml:space="preserve">בראשון -</w:t>
        </w:r>
      </w:ins>
      <w:del w:id="112474" w:author="קלוד" w:date="2026-10-11T13:11:34Z">
        <w:r w:rsidRPr="006F178A">
          <w:rPr>
            <w:rStyle w:val="afffe"/>
            <w:rFonts w:ascii="Fb Fontext" w:hAnsi="Fb Fontext"/>
            <w:rtl/>
          </w:rPr>
          <w:delText xml:space="preserve">בראשון</w:delText>
        </w:r>
      </w:del>
      <w:r w:rsidRPr="006F178A">
        <w:rPr>
          <w:rtl/>
        </w:rPr>
        <w:t xml:space="preserve"> מעלה אחת </w:t>
      </w:r>
      <w:ins w:id="112471" w:author="קלוד" w:date="2026-10-11T13:11:34Z">
        <w:r>
          <w:rPr>
            <w:rtl/>
          </w:rPr>
          <w:t xml:space="preserve">בו:</w:t>
        </w:r>
      </w:ins>
      <w:del w:id="112472" w:author="קלוד" w:date="2026-10-11T13:11:34Z">
        <w:r w:rsidRPr="006F178A">
          <w:rPr>
            <w:rtl/>
          </w:rPr>
          <w:delText xml:space="preserve">איתו</w:delText>
        </w:r>
      </w:del>
      <w:r w:rsidRPr="006F178A">
        <w:rPr>
          <w:rtl/>
        </w:rPr>
        <w:t xml:space="preserve"> או </w:t>
      </w:r>
      <w:ins w:id="112469" w:author="קלוד" w:date="2026-10-11T13:11:34Z">
        <w:r>
          <w:rPr>
            <w:rtl/>
          </w:rPr>
          <w:t xml:space="preserve">כולו לטוב</w:t>
        </w:r>
      </w:ins>
      <w:del w:id="112470" w:author="קלוד" w:date="2026-10-11T13:11:34Z">
        <w:r w:rsidRPr="006F178A">
          <w:rPr>
            <w:rtl/>
          </w:rPr>
          <w:delText xml:space="preserve">טוב</w:delText>
        </w:r>
      </w:del>
      <w:r w:rsidRPr="006F178A">
        <w:rPr>
          <w:rtl/>
        </w:rPr>
        <w:t xml:space="preserve"> או </w:t>
      </w:r>
      <w:ins w:id="112467" w:author="קלוד" w:date="2026-10-11T13:11:34Z">
        <w:r>
          <w:rPr>
            <w:rtl/>
          </w:rPr>
          <w:t xml:space="preserve">כולו</w:t>
        </w:r>
      </w:ins>
      <w:del w:id="112468" w:author="קלוד" w:date="2026-10-11T13:11:34Z">
        <w:r w:rsidRPr="006F178A">
          <w:rPr>
            <w:rtl/>
          </w:rPr>
          <w:delText xml:space="preserve">ביש</w:delText>
        </w:r>
      </w:del>
      <w:r w:rsidRPr="006F178A">
        <w:rPr>
          <w:rtl/>
        </w:rPr>
        <w:t xml:space="preserve"> </w:t>
      </w:r>
      <w:ins w:id="112465" w:author="קלוד" w:date="2026-10-11T13:11:34Z">
        <w:r>
          <w:rPr>
            <w:rtl/>
          </w:rPr>
          <w:t xml:space="preserve">לרע, שנבראו בו</w:t>
        </w:r>
      </w:ins>
      <w:del w:id="112466" w:author="קלוד" w:date="2026-10-11T13:11:34Z">
        <w:r w:rsidRPr="006F178A">
          <w:rPr>
            <w:rtl/>
          </w:rPr>
          <w:delText xml:space="preserve">שנברא</w:delText>
        </w:r>
      </w:del>
      <w:r w:rsidRPr="006F178A">
        <w:rPr>
          <w:rtl/>
        </w:rPr>
        <w:t xml:space="preserve"> אור וחושך.</w:t>
      </w:r>
    </w:p>
    <w:p w:rsidR="00E9703F" w:rsidRPr="006F178A" w:rsidRDefault="00E9703F" w:rsidP="00E9703F">
      <w:pPr>
        <w:rPr>
          <w:rtl/>
        </w:rPr>
      </w:pPr>
      <w:r w:rsidRPr="006F178A">
        <w:rPr>
          <w:rtl/>
        </w:rPr>
        <w:t xml:space="preserve">וכדברי </w:t>
      </w:r>
      <w:r w:rsidRPr="006F178A">
        <w:rPr>
          <w:rStyle w:val="2fb"/>
          <w:rtl/>
        </w:rPr>
        <w:t xml:space="preserve">רב </w:t>
      </w:r>
      <w:ins w:id="112483" w:author="קלוד" w:date="2026-10-11T13:11:34Z">
        <w:r>
          <w:rPr>
            <w:rStyle w:val="2fb"/>
            <w:rtl/>
          </w:rPr>
          <w:t xml:space="preserve">אשי:</w:t>
        </w:r>
      </w:ins>
      <w:del w:id="112484" w:author="קלוד" w:date="2026-10-11T13:11:34Z">
        <w:r w:rsidRPr="006F178A">
          <w:rPr>
            <w:rStyle w:val="2fb"/>
            <w:rtl/>
          </w:rPr>
          <w:delText xml:space="preserve">אשי</w:delText>
        </w:r>
      </w:del>
      <w:r w:rsidRPr="006F178A">
        <w:rPr>
          <w:rtl/>
        </w:rPr>
        <w:t xml:space="preserve"> </w:t>
      </w:r>
      <w:ins w:id="112481" w:author="קלוד" w:date="2026-10-11T13:11:34Z">
        <w:r>
          <w:rPr>
            <w:rtl/>
          </w:rPr>
          <w:t xml:space="preserve">אני</w:t>
        </w:r>
      </w:ins>
      <w:del w:id="112482" w:author="קלוד" w:date="2026-10-11T13:11:34Z">
        <w:r w:rsidRPr="006F178A">
          <w:rPr>
            <w:rtl/>
          </w:rPr>
          <w:delText xml:space="preserve">דאנ</w:delText>
        </w:r>
        <w:r w:rsidRPr="006F178A">
          <w:rPr>
            <w:rFonts w:hint="cs"/>
            <w:rtl/>
          </w:rPr>
          <w:delText xml:space="preserve">י</w:delText>
        </w:r>
      </w:del>
      <w:r w:rsidRPr="006F178A">
        <w:rPr>
          <w:rtl/>
        </w:rPr>
        <w:t xml:space="preserve"> ודימי בר קקוזתא </w:t>
      </w:r>
      <w:r w:rsidRPr="006F178A">
        <w:rPr>
          <w:rFonts w:hint="cs"/>
          <w:rtl/>
        </w:rPr>
        <w:t>נולדנו בראשון</w:t>
      </w:r>
      <w:r w:rsidRPr="006F178A">
        <w:rPr>
          <w:rtl/>
        </w:rPr>
        <w:t>, אנ</w:t>
      </w:r>
      <w:r w:rsidRPr="006F178A">
        <w:rPr>
          <w:rFonts w:hint="cs"/>
          <w:rtl/>
        </w:rPr>
        <w:t>י</w:t>
      </w:r>
      <w:r>
        <w:rPr>
          <w:rtl/>
        </w:rPr>
        <w:t xml:space="preserve"> - מלך, והוא - </w:t>
      </w:r>
      <w:ins w:id="112479" w:author="קלוד" w:date="2026-10-11T13:11:34Z">
        <w:r>
          <w:rPr>
            <w:rtl/>
          </w:rPr>
          <w:t xml:space="preserve">ראש</w:t>
        </w:r>
      </w:ins>
      <w:del w:id="112480" w:author="קלוד" w:date="2026-10-11T13:11:34Z">
        <w:r>
          <w:rPr>
            <w:rtl/>
          </w:rPr>
          <w:delText xml:space="preserve">ה</w:delText>
        </w:r>
        <w:r>
          <w:rPr>
            <w:rFonts w:hint="cs"/>
            <w:rtl/>
          </w:rPr>
          <w:delText xml:space="preserve">י</w:delText>
        </w:r>
        <w:r w:rsidRPr="006F178A">
          <w:rPr>
            <w:rtl/>
          </w:rPr>
          <w:delText xml:space="preserve">ה</w:delText>
        </w:r>
      </w:del>
      <w:r w:rsidRPr="006F178A">
        <w:rPr>
          <w:rtl/>
        </w:rPr>
        <w:t xml:space="preserve"> </w:t>
      </w:r>
      <w:ins w:id="112477" w:author="קלוד" w:date="2026-10-11T13:11:34Z">
        <w:r>
          <w:rPr>
            <w:rtl/>
          </w:rPr>
          <w:t xml:space="preserve">גנבים.</w:t>
        </w:r>
      </w:ins>
      <w:del w:id="112478" w:author="קלוד" w:date="2026-10-11T13:11:34Z">
        <w:r w:rsidRPr="006F178A">
          <w:rPr>
            <w:rtl/>
          </w:rPr>
          <w:delText xml:space="preserve">ריש גנבי.</w:delText>
        </w:r>
      </w:del>
    </w:p>
    <w:p w:rsidR="00E9703F" w:rsidRPr="006F178A" w:rsidRDefault="00E9703F" w:rsidP="00E9703F">
      <w:pPr>
        <w:rPr>
          <w:rtl/>
        </w:rPr>
      </w:pPr>
      <w:r w:rsidRPr="006F178A">
        <w:rPr>
          <w:rStyle w:val="afffe"/>
          <w:rFonts w:ascii="Fb Fontext" w:hAnsi="Fb Fontext"/>
          <w:rtl/>
        </w:rPr>
        <w:t>בשני</w:t>
      </w:r>
      <w:r w:rsidRPr="006F178A">
        <w:rPr>
          <w:rtl/>
        </w:rPr>
        <w:t xml:space="preserve"> בשבת </w:t>
      </w:r>
      <w:ins w:id="112489" w:author="קלוד" w:date="2026-10-11T13:11:34Z">
        <w:r>
          <w:rPr>
            <w:rtl/>
          </w:rPr>
          <w:t xml:space="preserve">-</w:t>
        </w:r>
      </w:ins>
      <w:del w:id="112490" w:author="קלוד" w:date="2026-10-11T13:11:34Z">
        <w:r w:rsidRPr="006F178A">
          <w:rPr>
            <w:rtl/>
          </w:rPr>
          <w:delText xml:space="preserve">יהי</w:delText>
        </w:r>
      </w:del>
      <w:r w:rsidRPr="006F178A">
        <w:rPr>
          <w:rtl/>
        </w:rPr>
        <w:t xml:space="preserve"> </w:t>
      </w:r>
      <w:ins w:id="112487" w:author="קלוד" w:date="2026-10-11T13:11:34Z">
        <w:r>
          <w:rPr>
            <w:rtl/>
          </w:rPr>
          <w:t xml:space="preserve">יהיה</w:t>
        </w:r>
      </w:ins>
      <w:del w:id="112488" w:author="קלוד" w:date="2026-10-11T13:11:34Z">
        <w:r w:rsidRPr="006F178A">
          <w:rPr>
            <w:rtl/>
          </w:rPr>
          <w:delText xml:space="preserve">גבר</w:delText>
        </w:r>
      </w:del>
      <w:r w:rsidRPr="006F178A">
        <w:rPr>
          <w:rtl/>
        </w:rPr>
        <w:t xml:space="preserve"> </w:t>
      </w:r>
      <w:ins w:id="112485" w:author="קלוד" w:date="2026-10-11T13:11:34Z">
        <w:r>
          <w:rPr>
            <w:rtl/>
          </w:rPr>
          <w:t xml:space="preserve">רגזן,</w:t>
        </w:r>
      </w:ins>
      <w:del w:id="112486" w:author="קלוד" w:date="2026-10-11T13:11:34Z">
        <w:r w:rsidRPr="006F178A">
          <w:rPr>
            <w:rtl/>
          </w:rPr>
          <w:delText xml:space="preserve">רגזן.</w:delText>
        </w:r>
      </w:del>
      <w:r w:rsidRPr="006F178A">
        <w:rPr>
          <w:rtl/>
        </w:rPr>
        <w:t xml:space="preserve"> </w:t>
      </w:r>
      <w:r w:rsidRPr="006F178A">
        <w:rPr>
          <w:rFonts w:hint="cs"/>
          <w:rtl/>
        </w:rPr>
        <w:t>שנחלקו בו המים</w:t>
      </w:r>
      <w:r w:rsidRPr="006F178A">
        <w:rPr>
          <w:rtl/>
        </w:rPr>
        <w:t>.</w:t>
      </w:r>
    </w:p>
    <w:p w:rsidR="00E9703F" w:rsidRDefault="00E9703F" w:rsidP="00E9703F">
      <w:pPr>
        <w:rPr>
          <w:rtl/>
        </w:rPr>
      </w:pPr>
      <w:r w:rsidRPr="006F178A">
        <w:rPr>
          <w:rStyle w:val="afffe"/>
          <w:rFonts w:ascii="Fb Fontext" w:hAnsi="Fb Fontext"/>
          <w:rtl/>
        </w:rPr>
        <w:t>בשלישי</w:t>
      </w:r>
      <w:r w:rsidRPr="006F178A">
        <w:rPr>
          <w:rtl/>
        </w:rPr>
        <w:t xml:space="preserve"> בשבת </w:t>
      </w:r>
      <w:ins w:id="112499" w:author="קלוד" w:date="2026-10-11T13:11:34Z">
        <w:r>
          <w:rPr>
            <w:rtl/>
          </w:rPr>
          <w:t xml:space="preserve">-</w:t>
        </w:r>
      </w:ins>
      <w:del w:id="112500" w:author="קלוד" w:date="2026-10-11T13:11:34Z">
        <w:r w:rsidRPr="006F178A">
          <w:rPr>
            <w:rtl/>
          </w:rPr>
          <w:delText xml:space="preserve">יהי</w:delText>
        </w:r>
      </w:del>
      <w:r w:rsidRPr="006F178A">
        <w:rPr>
          <w:rtl/>
        </w:rPr>
        <w:t xml:space="preserve"> </w:t>
      </w:r>
      <w:ins w:id="112497" w:author="קלוד" w:date="2026-10-11T13:11:34Z">
        <w:r>
          <w:rPr>
            <w:rtl/>
          </w:rPr>
          <w:t xml:space="preserve">יהיה</w:t>
        </w:r>
      </w:ins>
      <w:del w:id="112498" w:author="קלוד" w:date="2026-10-11T13:11:34Z">
        <w:r w:rsidRPr="006F178A">
          <w:rPr>
            <w:rtl/>
          </w:rPr>
          <w:delText xml:space="preserve">גבר</w:delText>
        </w:r>
      </w:del>
      <w:r w:rsidRPr="006F178A">
        <w:rPr>
          <w:rtl/>
        </w:rPr>
        <w:t xml:space="preserve"> </w:t>
      </w:r>
      <w:ins w:id="112495" w:author="קלוד" w:date="2026-10-11T13:11:34Z">
        <w:r>
          <w:rPr>
            <w:rtl/>
          </w:rPr>
          <w:t xml:space="preserve">עשיר</w:t>
        </w:r>
      </w:ins>
      <w:del w:id="112496" w:author="קלוד" w:date="2026-10-11T13:11:34Z">
        <w:r w:rsidRPr="006F178A">
          <w:rPr>
            <w:rtl/>
          </w:rPr>
          <w:delText xml:space="preserve">עתיר,</w:delText>
        </w:r>
      </w:del>
      <w:r w:rsidRPr="006F178A">
        <w:rPr>
          <w:rtl/>
        </w:rPr>
        <w:t xml:space="preserve"> </w:t>
      </w:r>
      <w:ins w:id="112493" w:author="קלוד" w:date="2026-10-11T13:11:34Z">
        <w:r>
          <w:rPr>
            <w:rtl/>
          </w:rPr>
          <w:t xml:space="preserve">וזנאי,</w:t>
        </w:r>
      </w:ins>
      <w:del w:id="112494" w:author="קלוד" w:date="2026-10-11T13:11:34Z">
        <w:r w:rsidRPr="006F178A">
          <w:rPr>
            <w:rtl/>
          </w:rPr>
          <w:delText xml:space="preserve">וזנאי</w:delText>
        </w:r>
      </w:del>
      <w:r w:rsidRPr="006F178A">
        <w:rPr>
          <w:rtl/>
        </w:rPr>
        <w:t xml:space="preserve"> </w:t>
      </w:r>
      <w:ins w:id="112491" w:author="קלוד" w:date="2026-10-11T13:11:34Z">
        <w:r>
          <w:rPr>
            <w:rtl/>
          </w:rPr>
          <w:t xml:space="preserve">שנבראו</w:t>
        </w:r>
      </w:ins>
      <w:del w:id="112492" w:author="קלוד" w:date="2026-10-11T13:11:34Z">
        <w:r w:rsidRPr="006F178A">
          <w:rPr>
            <w:rtl/>
          </w:rPr>
          <w:delText xml:space="preserve">יהא. משום דאיברו</w:delText>
        </w:r>
      </w:del>
      <w:r w:rsidRPr="006F178A">
        <w:rPr>
          <w:rtl/>
        </w:rPr>
        <w:t xml:space="preserve"> </w:t>
      </w:r>
      <w:ins w:id="94037" w:author="מנוע מכני" w:date="2026-10-11T12:04:39Z">
        <w:r>
          <w:rPr>
            <w:rtl/>
          </w:rPr>
          <w:t xml:space="preserve">בו</w:t>
        </w:r>
      </w:ins>
      <w:del w:id="94038" w:author="מנוע מכני" w:date="2026-10-11T12:04:39Z">
        <w:r w:rsidRPr="006F178A">
          <w:rPr>
            <w:rtl/>
          </w:rPr>
          <w:delText xml:space="preserve">ביה</w:delText>
        </w:r>
      </w:del>
      <w:r w:rsidRPr="006F178A">
        <w:rPr>
          <w:rtl/>
        </w:rPr>
        <w:t xml:space="preserve"> עשבים. [גדל מהר ויונקים זמ"ז]</w:t>
      </w:r>
    </w:p>
    <w:p w:rsidR="00E9703F" w:rsidRPr="006F178A" w:rsidRDefault="00E9703F" w:rsidP="00E9703F">
      <w:pPr>
        <w:rPr>
          <w:rtl/>
        </w:rPr>
      </w:pPr>
      <w:r w:rsidRPr="006F178A">
        <w:rPr>
          <w:rStyle w:val="afffe"/>
          <w:rFonts w:ascii="Fb Fontext" w:hAnsi="Fb Fontext"/>
          <w:rtl/>
        </w:rPr>
        <w:t>ברביעי</w:t>
      </w:r>
      <w:r w:rsidRPr="006F178A">
        <w:rPr>
          <w:rtl/>
        </w:rPr>
        <w:t xml:space="preserve"> בשבת </w:t>
      </w:r>
      <w:ins w:id="112509" w:author="קלוד" w:date="2026-10-11T13:11:34Z">
        <w:r>
          <w:rPr>
            <w:rtl/>
          </w:rPr>
          <w:t xml:space="preserve">-</w:t>
        </w:r>
      </w:ins>
      <w:del w:id="112510" w:author="קלוד" w:date="2026-10-11T13:11:34Z">
        <w:r w:rsidRPr="006F178A">
          <w:rPr>
            <w:rtl/>
          </w:rPr>
          <w:delText xml:space="preserve">יהי</w:delText>
        </w:r>
      </w:del>
      <w:r w:rsidRPr="006F178A">
        <w:rPr>
          <w:rtl/>
        </w:rPr>
        <w:t xml:space="preserve"> </w:t>
      </w:r>
      <w:ins w:id="112507" w:author="קלוד" w:date="2026-10-11T13:11:34Z">
        <w:r>
          <w:rPr>
            <w:rtl/>
          </w:rPr>
          <w:t xml:space="preserve">יהיה</w:t>
        </w:r>
      </w:ins>
      <w:del w:id="112508" w:author="קלוד" w:date="2026-10-11T13:11:34Z">
        <w:r w:rsidRPr="006F178A">
          <w:rPr>
            <w:rtl/>
          </w:rPr>
          <w:delText xml:space="preserve">גבר</w:delText>
        </w:r>
      </w:del>
      <w:r w:rsidRPr="006F178A">
        <w:rPr>
          <w:rtl/>
        </w:rPr>
        <w:t xml:space="preserve"> </w:t>
      </w:r>
      <w:ins w:id="95615" w:author="מנוע מכני" w:date="2026-10-11T12:04:39Z">
        <w:r>
          <w:rPr>
            <w:rtl/>
          </w:rPr>
          <w:t xml:space="preserve">חכם</w:t>
        </w:r>
      </w:ins>
      <w:del w:id="95616" w:author="מנוע מכני" w:date="2026-10-11T12:04:39Z">
        <w:r w:rsidRPr="006F178A">
          <w:rPr>
            <w:rtl/>
          </w:rPr>
          <w:delText xml:space="preserve">חכים</w:delText>
        </w:r>
      </w:del>
      <w:r w:rsidRPr="006F178A">
        <w:rPr>
          <w:rtl/>
        </w:rPr>
        <w:t xml:space="preserve"> </w:t>
      </w:r>
      <w:ins w:id="112505" w:author="קלוד" w:date="2026-10-11T13:11:34Z">
        <w:r>
          <w:rPr>
            <w:rtl/>
          </w:rPr>
          <w:t xml:space="preserve">ובקי,</w:t>
        </w:r>
      </w:ins>
      <w:del w:id="112506" w:author="קלוד" w:date="2026-10-11T13:11:34Z">
        <w:r w:rsidRPr="006F178A">
          <w:rPr>
            <w:rtl/>
          </w:rPr>
          <w:delText xml:space="preserve">ונהיר,</w:delText>
        </w:r>
      </w:del>
      <w:r w:rsidRPr="006F178A">
        <w:rPr>
          <w:rtl/>
        </w:rPr>
        <w:t xml:space="preserve"> </w:t>
      </w:r>
      <w:ins w:id="112503" w:author="קלוד" w:date="2026-10-11T13:11:34Z">
        <w:r>
          <w:rPr>
            <w:rtl/>
          </w:rPr>
          <w:t xml:space="preserve">שנתלו</w:t>
        </w:r>
      </w:ins>
      <w:del w:id="112504" w:author="קלוד" w:date="2026-10-11T13:11:34Z">
        <w:r w:rsidRPr="006F178A">
          <w:rPr>
            <w:rtl/>
          </w:rPr>
          <w:delText xml:space="preserve">דאיתלו</w:delText>
        </w:r>
      </w:del>
      <w:r w:rsidRPr="006F178A">
        <w:rPr>
          <w:rtl/>
        </w:rPr>
        <w:t xml:space="preserve"> </w:t>
      </w:r>
      <w:ins w:id="94039" w:author="מנוע מכני" w:date="2026-10-11T12:04:39Z">
        <w:r>
          <w:rPr>
            <w:rtl/>
          </w:rPr>
          <w:t xml:space="preserve">בו</w:t>
        </w:r>
      </w:ins>
      <w:del w:id="94040" w:author="מנוע מכני" w:date="2026-10-11T12:04:39Z">
        <w:r w:rsidRPr="006F178A">
          <w:rPr>
            <w:rtl/>
          </w:rPr>
          <w:delText xml:space="preserve">ביה</w:delText>
        </w:r>
      </w:del>
      <w:r w:rsidRPr="006F178A">
        <w:rPr>
          <w:rtl/>
        </w:rPr>
        <w:t xml:space="preserve"> </w:t>
      </w:r>
      <w:ins w:id="112501" w:author="קלוד" w:date="2026-10-11T13:11:34Z">
        <w:r>
          <w:rPr>
            <w:rtl/>
          </w:rPr>
          <w:t xml:space="preserve">המאורות.</w:t>
        </w:r>
      </w:ins>
      <w:del w:id="112502" w:author="קלוד" w:date="2026-10-11T13:11:34Z">
        <w:r w:rsidRPr="006F178A">
          <w:rPr>
            <w:rtl/>
          </w:rPr>
          <w:delText xml:space="preserve">מאורות.</w:delText>
        </w:r>
      </w:del>
    </w:p>
    <w:p w:rsidR="00E9703F" w:rsidRPr="006F178A" w:rsidRDefault="00E9703F" w:rsidP="00E9703F">
      <w:pPr>
        <w:rPr>
          <w:rtl/>
        </w:rPr>
      </w:pPr>
      <w:r w:rsidRPr="006F178A">
        <w:rPr>
          <w:rStyle w:val="afffe"/>
          <w:rFonts w:ascii="Fb Fontext" w:hAnsi="Fb Fontext"/>
          <w:rtl/>
        </w:rPr>
        <w:t>בחמישי</w:t>
      </w:r>
      <w:r w:rsidRPr="006F178A">
        <w:rPr>
          <w:rtl/>
        </w:rPr>
        <w:t xml:space="preserve"> בשבת </w:t>
      </w:r>
      <w:ins w:id="112519" w:author="קלוד" w:date="2026-10-11T13:11:34Z">
        <w:r>
          <w:rPr>
            <w:rtl/>
          </w:rPr>
          <w:t xml:space="preserve">-</w:t>
        </w:r>
      </w:ins>
      <w:del w:id="112520" w:author="קלוד" w:date="2026-10-11T13:11:34Z">
        <w:r w:rsidRPr="006F178A">
          <w:rPr>
            <w:rtl/>
          </w:rPr>
          <w:delText xml:space="preserve">יהי</w:delText>
        </w:r>
      </w:del>
      <w:r w:rsidRPr="006F178A">
        <w:rPr>
          <w:rtl/>
        </w:rPr>
        <w:t xml:space="preserve"> </w:t>
      </w:r>
      <w:ins w:id="112517" w:author="קלוד" w:date="2026-10-11T13:11:34Z">
        <w:r>
          <w:rPr>
            <w:rtl/>
          </w:rPr>
          <w:t xml:space="preserve">יהיה</w:t>
        </w:r>
      </w:ins>
      <w:del w:id="112518" w:author="קלוד" w:date="2026-10-11T13:11:34Z">
        <w:r w:rsidRPr="006F178A">
          <w:rPr>
            <w:rtl/>
          </w:rPr>
          <w:delText xml:space="preserve">גבר</w:delText>
        </w:r>
      </w:del>
      <w:r w:rsidRPr="006F178A">
        <w:rPr>
          <w:rtl/>
        </w:rPr>
        <w:t xml:space="preserve"> גומל </w:t>
      </w:r>
      <w:ins w:id="112515" w:author="קלוד" w:date="2026-10-11T13:11:34Z">
        <w:r>
          <w:rPr>
            <w:rtl/>
          </w:rPr>
          <w:t xml:space="preserve">חסדים,</w:t>
        </w:r>
      </w:ins>
      <w:del w:id="112516" w:author="קלוד" w:date="2026-10-11T13:11:34Z">
        <w:r w:rsidRPr="006F178A">
          <w:rPr>
            <w:rtl/>
          </w:rPr>
          <w:delText xml:space="preserve">חסדים.</w:delText>
        </w:r>
      </w:del>
      <w:r w:rsidRPr="006F178A">
        <w:rPr>
          <w:rtl/>
        </w:rPr>
        <w:t xml:space="preserve"> </w:t>
      </w:r>
      <w:ins w:id="112513" w:author="קלוד" w:date="2026-10-11T13:11:34Z">
        <w:r>
          <w:rPr>
            <w:rtl/>
          </w:rPr>
          <w:t xml:space="preserve">שנבראו</w:t>
        </w:r>
      </w:ins>
      <w:del w:id="112514" w:author="קלוד" w:date="2026-10-11T13:11:34Z">
        <w:r w:rsidRPr="006F178A">
          <w:rPr>
            <w:rtl/>
          </w:rPr>
          <w:delText xml:space="preserve">משום דאיברו</w:delText>
        </w:r>
      </w:del>
      <w:r w:rsidRPr="006F178A">
        <w:rPr>
          <w:rtl/>
        </w:rPr>
        <w:t xml:space="preserve"> </w:t>
      </w:r>
      <w:ins w:id="94041" w:author="מנוע מכני" w:date="2026-10-11T12:04:39Z">
        <w:r>
          <w:rPr>
            <w:rtl/>
          </w:rPr>
          <w:t xml:space="preserve">בו</w:t>
        </w:r>
      </w:ins>
      <w:del w:id="94042" w:author="מנוע מכני" w:date="2026-10-11T12:04:39Z">
        <w:r w:rsidRPr="006F178A">
          <w:rPr>
            <w:rtl/>
          </w:rPr>
          <w:delText xml:space="preserve">ביה</w:delText>
        </w:r>
      </w:del>
      <w:r w:rsidRPr="006F178A">
        <w:rPr>
          <w:rtl/>
        </w:rPr>
        <w:t xml:space="preserve"> דגים </w:t>
      </w:r>
      <w:ins w:id="112511" w:author="קלוד" w:date="2026-10-11T13:11:34Z">
        <w:r>
          <w:rPr>
            <w:rtl/>
          </w:rPr>
          <w:t xml:space="preserve">ועופות </w:t>
        </w:r>
        <w:r>
          <w:rPr>
            <w:rStyle w:val="afffffe"/>
            <w:rtl/>
          </w:rPr>
          <w:t xml:space="preserve">הניזונים בחסד</w:t>
        </w:r>
        <w:r>
          <w:rPr>
            <w:rtl/>
          </w:rPr>
          <w:t xml:space="preserve">.</w:t>
        </w:r>
      </w:ins>
      <w:del w:id="112512" w:author="קלוד" w:date="2026-10-11T13:11:34Z">
        <w:r w:rsidRPr="006F178A">
          <w:rPr>
            <w:rtl/>
          </w:rPr>
          <w:delText xml:space="preserve">ועופות.</w:delText>
        </w:r>
      </w:del>
    </w:p>
    <w:p w:rsidR="00E9703F" w:rsidRPr="006F178A" w:rsidRDefault="00E9703F" w:rsidP="00E9703F">
      <w:pPr>
        <w:rPr>
          <w:rtl/>
        </w:rPr>
      </w:pPr>
      <w:r w:rsidRPr="006F178A">
        <w:rPr>
          <w:rStyle w:val="2fb"/>
          <w:rFonts w:ascii="Fb Fontext" w:hAnsi="Fb Fontext"/>
          <w:rtl/>
        </w:rPr>
        <w:t xml:space="preserve">בער"ש</w:t>
      </w:r>
      <w:r w:rsidRPr="006F178A">
        <w:rPr>
          <w:rStyle w:val="afffe"/>
          <w:rFonts w:ascii="Fb Fontext" w:hAnsi="Fb Fontext"/>
          <w:rtl/>
        </w:rPr>
        <w:t xml:space="preserve"> </w:t>
      </w:r>
      <w:ins w:id="112525" w:author="קלוד" w:date="2026-10-11T13:11:34Z">
        <w:r>
          <w:rPr>
            <w:rtl/>
          </w:rPr>
          <w:t xml:space="preserve">-</w:t>
        </w:r>
      </w:ins>
      <w:del w:id="112526" w:author="קלוד" w:date="2026-10-11T13:11:34Z">
        <w:r w:rsidRPr="006F178A">
          <w:rPr>
            <w:rtl/>
          </w:rPr>
          <w:delText xml:space="preserve">יהי</w:delText>
        </w:r>
      </w:del>
      <w:r w:rsidRPr="006F178A">
        <w:rPr>
          <w:rtl/>
        </w:rPr>
        <w:t xml:space="preserve"> </w:t>
      </w:r>
      <w:ins w:id="112523" w:author="קלוד" w:date="2026-10-11T13:11:34Z">
        <w:r>
          <w:rPr>
            <w:rtl/>
          </w:rPr>
          <w:t xml:space="preserve">יהיה</w:t>
        </w:r>
      </w:ins>
      <w:del w:id="112524" w:author="קלוד" w:date="2026-10-11T13:11:34Z">
        <w:r w:rsidRPr="006F178A">
          <w:rPr>
            <w:rtl/>
          </w:rPr>
          <w:delText xml:space="preserve">גבר</w:delText>
        </w:r>
      </w:del>
      <w:r w:rsidRPr="006F178A">
        <w:rPr>
          <w:rtl/>
        </w:rPr>
        <w:t xml:space="preserve"> חזרן, </w:t>
      </w:r>
      <w:ins w:id="112521" w:author="קלוד" w:date="2026-10-11T13:11:34Z">
        <w:r>
          <w:rPr>
            <w:rStyle w:val="2fb"/>
            <w:rtl/>
          </w:rPr>
          <w:t xml:space="preserve">ורנב"י:</w:t>
        </w:r>
      </w:ins>
      <w:del w:id="112522" w:author="קלוד" w:date="2026-10-11T13:11:34Z">
        <w:r w:rsidRPr="006F178A">
          <w:rPr>
            <w:rStyle w:val="2fb"/>
            <w:rtl/>
          </w:rPr>
          <w:delText xml:space="preserve">רנב"י</w:delText>
        </w:r>
      </w:del>
      <w:r w:rsidRPr="006F178A">
        <w:rPr>
          <w:rtl/>
        </w:rPr>
        <w:t xml:space="preserve"> חזרן במצות.</w:t>
      </w:r>
    </w:p>
    <w:p w:rsidR="00E9703F" w:rsidRPr="006F178A" w:rsidRDefault="00E9703F" w:rsidP="00E9703F">
      <w:pPr>
        <w:rPr>
          <w:rtl/>
        </w:rPr>
      </w:pPr>
      <w:r w:rsidRPr="006F178A">
        <w:rPr>
          <w:rStyle w:val="afffe"/>
          <w:rFonts w:ascii="Fb Fontext" w:hAnsi="Fb Fontext"/>
          <w:sz w:val="20"/>
          <w:rtl/>
        </w:rPr>
        <w:t>בשבת</w:t>
      </w:r>
      <w:r w:rsidRPr="006F178A">
        <w:rPr>
          <w:rFonts w:ascii="Fb Fontext" w:hAnsi="Fb Fontext"/>
          <w:sz w:val="20"/>
          <w:rtl/>
        </w:rPr>
        <w:t xml:space="preserve"> </w:t>
      </w:r>
      <w:ins w:id="112533" w:author="קלוד" w:date="2026-10-11T13:11:34Z">
        <w:r>
          <w:rPr>
            <w:rFonts w:ascii="Fb Fontext" w:hAnsi="Fb Fontext"/>
            <w:sz w:val="20"/>
            <w:rtl/>
          </w:rPr>
          <w:t xml:space="preserve">- בשבת</w:t>
        </w:r>
      </w:ins>
      <w:del w:id="112534" w:author="קלוד" w:date="2026-10-11T13:11:34Z">
        <w:r w:rsidRPr="006F178A">
          <w:rPr>
            <w:rFonts w:ascii="Fb Fontext" w:hAnsi="Fb Fontext"/>
            <w:sz w:val="20"/>
            <w:rtl/>
          </w:rPr>
          <w:delText xml:space="preserve">-</w:delText>
        </w:r>
        <w:r>
          <w:rPr>
            <w:rFonts w:ascii="Fb Fontext" w:hAnsi="Fb Fontext"/>
            <w:sz w:val="20"/>
            <w:rtl/>
          </w:rPr>
          <w:delText xml:space="preserve">בשבת</w:delText>
        </w:r>
      </w:del>
      <w:ins w:id="90773" w:author="Claude - סמנטי" w:date="2026-10-11T12:28:21Z"/>
      <w:del w:id="90774" w:author="Claude - סמנטי" w:date="2026-10-11T12:28:21Z">
        <w:r w:rsidRPr="006F178A">
          <w:rPr>
            <w:rFonts w:ascii="Fb Fontext" w:hAnsi="Fb Fontext"/>
            <w:sz w:val="20"/>
            <w:rtl/>
          </w:rPr>
          <w:delText xml:space="preserve">בשבתא</w:delText>
        </w:r>
      </w:del>
      <w:r w:rsidRPr="006F178A">
        <w:rPr>
          <w:rFonts w:ascii="Fb Fontext" w:hAnsi="Fb Fontext"/>
          <w:sz w:val="20"/>
          <w:rtl/>
        </w:rPr>
        <w:t xml:space="preserve"> ימות, על שחיללו עליו </w:t>
      </w:r>
      <w:ins w:id="112531" w:author="קלוד" w:date="2026-10-11T13:11:34Z">
        <w:r>
          <w:rPr>
            <w:rFonts w:ascii="Fb Fontext" w:hAnsi="Fb Fontext"/>
            <w:sz w:val="20"/>
            <w:rtl/>
          </w:rPr>
          <w:t xml:space="preserve">שבת.</w:t>
        </w:r>
      </w:ins>
      <w:del w:id="112532" w:author="קלוד" w:date="2026-10-11T13:11:34Z">
        <w:r w:rsidRPr="006F178A">
          <w:rPr>
            <w:rFonts w:ascii="Fb Fontext" w:hAnsi="Fb Fontext"/>
            <w:sz w:val="20"/>
            <w:rtl/>
          </w:rPr>
          <w:delText xml:space="preserve">שבת</w:delText>
        </w:r>
      </w:del>
      <w:r w:rsidRPr="006F178A">
        <w:rPr>
          <w:rFonts w:ascii="Fb Fontext" w:hAnsi="Fb Fontext"/>
          <w:sz w:val="20"/>
          <w:rtl/>
        </w:rPr>
        <w:t xml:space="preserve"> </w:t>
      </w:r>
      <w:ins w:id="112529" w:author="קלוד" w:date="2026-10-11T13:11:34Z">
        <w:r>
          <w:rPr>
            <w:rStyle w:val="2fb"/>
            <w:rFonts w:ascii="Fb Fontext" w:hAnsi="Fb Fontext"/>
            <w:sz w:val="20"/>
            <w:rtl/>
          </w:rPr>
          <w:t xml:space="preserve">רב"ש:</w:t>
        </w:r>
      </w:ins>
      <w:del w:id="112530" w:author="קלוד" w:date="2026-10-11T13:11:34Z">
        <w:r w:rsidRPr="006F178A">
          <w:rPr>
            <w:rStyle w:val="2fb"/>
            <w:rFonts w:ascii="Fb Fontext" w:hAnsi="Fb Fontext"/>
            <w:sz w:val="20"/>
            <w:rtl/>
          </w:rPr>
          <w:delText xml:space="preserve">רב"ש</w:delText>
        </w:r>
      </w:del>
      <w:r w:rsidRPr="006F178A">
        <w:rPr>
          <w:rFonts w:ascii="Fb Fontext" w:hAnsi="Fb Fontext"/>
          <w:sz w:val="20"/>
          <w:rtl/>
        </w:rPr>
        <w:t xml:space="preserve"> וקדוש ופרוש </w:t>
      </w:r>
      <w:ins w:id="112527" w:author="קלוד" w:date="2026-10-11T13:11:34Z">
        <w:r>
          <w:rPr>
            <w:rFonts w:ascii="Fb Fontext" w:hAnsi="Fb Fontext"/>
            <w:sz w:val="20"/>
            <w:rtl/>
          </w:rPr>
          <w:t xml:space="preserve">ייקרא.</w:t>
        </w:r>
      </w:ins>
      <w:del w:id="112528" w:author="קלוד" w:date="2026-10-11T13:11:34Z">
        <w:r w:rsidRPr="006F178A">
          <w:rPr>
            <w:rFonts w:ascii="Fb Fontext" w:hAnsi="Fb Fontext"/>
            <w:sz w:val="20"/>
            <w:rtl/>
          </w:rPr>
          <w:delText xml:space="preserve">יתקרא.</w:delText>
        </w:r>
      </w:del>
    </w:p>
    <w:p>
      <w:pPr>
        <w:pStyle w:val="afffff8"/>
        <w:rPr>
          <w:ins w:id="90011" w:author="קלוד" w:date="2026-10-11T12:33:55Z"/>
        </w:rPr>
      </w:pPr>
      <w:ins w:id="90012" w:author="קלוד" w:date="2026-10-11T12:33:55Z">
        <w:r>
          <w:rPr>
            <w:color w:val="7B3F00"/>
          </w:rPr>
          <w:t xml:space="preserve">מזל שעה גורם ולא יום - כוכבי השעה</w:t>
        </w:r>
      </w:ins>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112543" w:author="קלוד" w:date="2026-10-11T13:11:34Z">
        <w:r>
          <w:rPr>
            <w:rFonts w:ascii="Fb Fontext" w:hAnsi="Fb Fontext"/>
            <w:rtl/>
          </w:rPr>
          <w:t xml:space="preserve">ר' חנינא</w:t>
        </w:r>
      </w:ins>
      <w:del w:id="112544" w:author="קלוד" w:date="2026-10-11T13:11:34Z">
        <w:r w:rsidRPr="006F178A">
          <w:rPr>
            <w:rFonts w:ascii="Fb Fontext" w:hAnsi="Fb Fontext"/>
            <w:rtl/>
          </w:rPr>
          <w:delText xml:space="preserve">ר'חנ</w:delText>
        </w:r>
      </w:del>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שיגידו </w:t>
      </w:r>
      <w:ins w:id="112541" w:author="קלוד" w:date="2026-10-11T13:11:34Z">
        <w:r>
          <w:rPr>
            <w:rFonts w:ascii="Fb Fontext" w:hAnsi="Fb Fontext"/>
            <w:rtl/>
          </w:rPr>
          <w:t xml:space="preserve">לבן</w:t>
        </w:r>
      </w:ins>
      <w:del w:id="112542" w:author="קלוד" w:date="2026-10-11T13:11:34Z">
        <w:r w:rsidRPr="006F178A">
          <w:rPr>
            <w:rFonts w:ascii="Fb Fontext" w:hAnsi="Fb Fontext"/>
            <w:rtl/>
          </w:rPr>
          <w:delText xml:space="preserve">לבר</w:delText>
        </w:r>
      </w:del>
      <w:r w:rsidRPr="006F178A">
        <w:rPr>
          <w:rFonts w:ascii="Fb Fontext" w:hAnsi="Fb Fontext"/>
          <w:rtl/>
        </w:rPr>
        <w:t xml:space="preserve"> </w:t>
      </w:r>
      <w:ins w:id="112539" w:author="קלוד" w:date="2026-10-11T13:11:34Z">
        <w:r>
          <w:rPr>
            <w:rFonts w:ascii="Fb Fontext" w:hAnsi="Fb Fontext"/>
            <w:rtl/>
          </w:rPr>
          <w:t xml:space="preserve">לוי</w:t>
        </w:r>
      </w:ins>
      <w:del w:id="112540" w:author="קלוד" w:date="2026-10-11T13:11:34Z">
        <w:r w:rsidRPr="006F178A">
          <w:rPr>
            <w:rFonts w:ascii="Fb Fontext" w:hAnsi="Fb Fontext"/>
            <w:rtl/>
          </w:rPr>
          <w:delText xml:space="preserve">ליואי</w:delText>
        </w:r>
      </w:del>
      <w:r w:rsidRPr="006F178A">
        <w:rPr>
          <w:rFonts w:ascii="Fb Fontext" w:hAnsi="Fb Fontext"/>
          <w:rtl/>
        </w:rPr>
        <w:t xml:space="preserve"> </w:t>
      </w:r>
      <w:ins w:id="112537" w:author="קלוד" w:date="2026-10-11T13:11:34Z">
        <w:r>
          <w:rPr>
            <w:rFonts w:ascii="Fb Fontext" w:hAnsi="Fb Fontext"/>
            <w:rtl/>
          </w:rPr>
          <w:t xml:space="preserve">[ריב"ל] שמזל</w:t>
        </w:r>
      </w:ins>
      <w:del w:id="112538" w:author="קלוד" w:date="2026-10-11T13:11:34Z">
        <w:r w:rsidRPr="006F178A">
          <w:rPr>
            <w:rFonts w:ascii="Fb Fontext" w:hAnsi="Fb Fontext"/>
            <w:rtl/>
          </w:rPr>
          <w:delText xml:space="preserve">דמזל</w:delText>
        </w:r>
      </w:del>
      <w:r w:rsidRPr="006F178A">
        <w:rPr>
          <w:rFonts w:ascii="Fb Fontext" w:hAnsi="Fb Fontext"/>
          <w:rtl/>
        </w:rPr>
        <w:t xml:space="preserve"> שעה גורם ולא </w:t>
      </w:r>
      <w:ins w:id="112535" w:author="קלוד" w:date="2026-10-11T13:11:34Z">
        <w:r>
          <w:rPr>
            <w:rFonts w:ascii="Fb Fontext" w:hAnsi="Fb Fontext"/>
            <w:rtl/>
          </w:rPr>
          <w:t xml:space="preserve">מזל יום.</w:t>
        </w:r>
      </w:ins>
      <w:del w:id="112536" w:author="קלוד" w:date="2026-10-11T13:11:34Z">
        <w:r w:rsidRPr="006F178A">
          <w:rPr>
            <w:rFonts w:ascii="Fb Fontext" w:hAnsi="Fb Fontext"/>
            <w:rtl/>
          </w:rPr>
          <w:delText xml:space="preserve">דיום.</w:delText>
        </w:r>
      </w:del>
    </w:p>
    <w:p w:rsidR="00E9703F" w:rsidRPr="006F178A" w:rsidRDefault="00E9703F" w:rsidP="00E9703F">
      <w:pPr>
        <w:rPr>
          <w:rtl/>
        </w:rPr>
      </w:pPr>
      <w:r w:rsidRPr="006F178A">
        <w:rPr>
          <w:rStyle w:val="afffe"/>
          <w:rFonts w:ascii="Fb Fontext" w:hAnsi="Fb Fontext"/>
          <w:rtl/>
        </w:rPr>
        <w:t>בחמה</w:t>
      </w:r>
      <w:r w:rsidRPr="006F178A">
        <w:rPr>
          <w:rtl/>
        </w:rPr>
        <w:t xml:space="preserve"> </w:t>
      </w:r>
      <w:ins w:id="112563" w:author="קלוד" w:date="2026-10-11T13:11:34Z">
        <w:r>
          <w:rPr>
            <w:rtl/>
          </w:rPr>
          <w:t xml:space="preserve">-</w:t>
        </w:r>
      </w:ins>
      <w:del w:id="112564" w:author="קלוד" w:date="2026-10-11T13:11:34Z">
        <w:r w:rsidRPr="006F178A">
          <w:rPr>
            <w:rtl/>
          </w:rPr>
          <w:delText xml:space="preserve">יהי</w:delText>
        </w:r>
      </w:del>
      <w:r w:rsidRPr="006F178A">
        <w:rPr>
          <w:rtl/>
        </w:rPr>
        <w:t xml:space="preserve"> </w:t>
      </w:r>
      <w:ins w:id="112561" w:author="קלוד" w:date="2026-10-11T13:11:34Z">
        <w:r>
          <w:rPr>
            <w:rtl/>
          </w:rPr>
          <w:t xml:space="preserve">יהיה</w:t>
        </w:r>
      </w:ins>
      <w:del w:id="112562" w:author="קלוד" w:date="2026-10-11T13:11:34Z">
        <w:r w:rsidRPr="006F178A">
          <w:rPr>
            <w:rtl/>
          </w:rPr>
          <w:delText xml:space="preserve">גבר</w:delText>
        </w:r>
      </w:del>
      <w:r w:rsidRPr="006F178A">
        <w:rPr>
          <w:rtl/>
        </w:rPr>
        <w:t xml:space="preserve"> </w:t>
      </w:r>
      <w:ins w:id="112559" w:author="קלוד" w:date="2026-10-11T13:11:34Z">
        <w:r>
          <w:rPr>
            <w:rtl/>
          </w:rPr>
          <w:t xml:space="preserve">יפה,</w:t>
        </w:r>
      </w:ins>
      <w:del w:id="112560" w:author="קלוד" w:date="2026-10-11T13:11:34Z">
        <w:r w:rsidRPr="006F178A">
          <w:rPr>
            <w:rtl/>
          </w:rPr>
          <w:delText xml:space="preserve">זיותן,</w:delText>
        </w:r>
      </w:del>
      <w:r w:rsidRPr="006F178A">
        <w:rPr>
          <w:rtl/>
        </w:rPr>
        <w:t xml:space="preserve"> </w:t>
      </w:r>
      <w:ins w:id="112557" w:author="קלוד" w:date="2026-10-11T13:11:34Z">
        <w:r>
          <w:rPr>
            <w:rtl/>
          </w:rPr>
          <w:t xml:space="preserve">אוכל</w:t>
        </w:r>
      </w:ins>
      <w:del w:id="112558" w:author="קלוד" w:date="2026-10-11T13:11:34Z">
        <w:r w:rsidRPr="006F178A">
          <w:rPr>
            <w:rtl/>
          </w:rPr>
          <w:delText xml:space="preserve">אכיל</w:delText>
        </w:r>
      </w:del>
      <w:r w:rsidRPr="006F178A">
        <w:rPr>
          <w:rtl/>
        </w:rPr>
        <w:t xml:space="preserve"> </w:t>
      </w:r>
      <w:ins w:id="112555" w:author="קלוד" w:date="2026-10-11T13:11:34Z">
        <w:r>
          <w:rPr>
            <w:rtl/>
          </w:rPr>
          <w:t xml:space="preserve">משלו</w:t>
        </w:r>
      </w:ins>
      <w:del w:id="112556" w:author="קלוד" w:date="2026-10-11T13:11:34Z">
        <w:r w:rsidRPr="006F178A">
          <w:rPr>
            <w:rtl/>
          </w:rPr>
          <w:delText xml:space="preserve">מדיליה</w:delText>
        </w:r>
      </w:del>
      <w:r w:rsidRPr="006F178A">
        <w:rPr>
          <w:rtl/>
        </w:rPr>
        <w:t xml:space="preserve"> </w:t>
      </w:r>
      <w:ins w:id="112553" w:author="קלוד" w:date="2026-10-11T13:11:34Z">
        <w:r>
          <w:rPr>
            <w:rtl/>
          </w:rPr>
          <w:t xml:space="preserve">ושותה</w:t>
        </w:r>
      </w:ins>
      <w:del w:id="112554" w:author="קלוד" w:date="2026-10-11T13:11:34Z">
        <w:r w:rsidRPr="006F178A">
          <w:rPr>
            <w:rtl/>
          </w:rPr>
          <w:delText xml:space="preserve">ושתי</w:delText>
        </w:r>
      </w:del>
      <w:r w:rsidRPr="006F178A">
        <w:rPr>
          <w:rtl/>
        </w:rPr>
        <w:t xml:space="preserve"> </w:t>
      </w:r>
      <w:ins w:id="112551" w:author="קלוד" w:date="2026-10-11T13:11:34Z">
        <w:r>
          <w:rPr>
            <w:rtl/>
          </w:rPr>
          <w:t xml:space="preserve">משלו,</w:t>
        </w:r>
      </w:ins>
      <w:del w:id="112552" w:author="קלוד" w:date="2026-10-11T13:11:34Z">
        <w:r w:rsidRPr="006F178A">
          <w:rPr>
            <w:rtl/>
          </w:rPr>
          <w:delText xml:space="preserve">מדיליה,</w:delText>
        </w:r>
      </w:del>
      <w:r w:rsidRPr="006F178A">
        <w:rPr>
          <w:rtl/>
        </w:rPr>
        <w:t xml:space="preserve"> וסודותיו </w:t>
      </w:r>
      <w:ins w:id="112549" w:author="קלוד" w:date="2026-10-11T13:11:34Z">
        <w:r>
          <w:rPr>
            <w:rtl/>
          </w:rPr>
          <w:t xml:space="preserve">גלויים,</w:t>
        </w:r>
      </w:ins>
      <w:del w:id="112550" w:author="קלוד" w:date="2026-10-11T13:11:34Z">
        <w:r w:rsidRPr="006F178A">
          <w:rPr>
            <w:rtl/>
          </w:rPr>
          <w:delText xml:space="preserve">מגולין,</w:delText>
        </w:r>
      </w:del>
      <w:r w:rsidRPr="006F178A">
        <w:rPr>
          <w:rtl/>
        </w:rPr>
        <w:t xml:space="preserve"> אם </w:t>
      </w:r>
      <w:ins w:id="112547" w:author="קלוד" w:date="2026-10-11T13:11:34Z">
        <w:r>
          <w:rPr>
            <w:rtl/>
          </w:rPr>
          <w:t xml:space="preserve">יגנוב</w:t>
        </w:r>
      </w:ins>
      <w:del w:id="112548" w:author="קלוד" w:date="2026-10-11T13:11:34Z">
        <w:r w:rsidRPr="006F178A">
          <w:rPr>
            <w:rtl/>
          </w:rPr>
          <w:delText xml:space="preserve">גניב</w:delText>
        </w:r>
      </w:del>
      <w:r w:rsidRPr="006F178A">
        <w:rPr>
          <w:rtl/>
        </w:rPr>
        <w:t xml:space="preserve"> - </w:t>
      </w:r>
      <w:r w:rsidRPr="006F178A">
        <w:rPr>
          <w:rtl/>
        </w:rPr>
        <w:t xml:space="preserve">לא</w:t>
      </w:r>
      <w:r w:rsidRPr="006F178A">
        <w:rPr>
          <w:rtl/>
        </w:rPr>
        <w:t xml:space="preserve"> </w:t>
      </w:r>
      <w:ins w:id="112545" w:author="קלוד" w:date="2026-10-11T13:11:34Z">
        <w:r>
          <w:rPr>
            <w:rtl/>
          </w:rPr>
          <w:t xml:space="preserve">יצליח.</w:t>
        </w:r>
      </w:ins>
      <w:del w:id="112546" w:author="קלוד" w:date="2026-10-11T13:11:34Z">
        <w:r w:rsidRPr="006F178A">
          <w:rPr>
            <w:rtl/>
          </w:rPr>
          <w:delText xml:space="preserve">מצלח.</w:delText>
        </w:r>
      </w:del>
    </w:p>
    <w:p w:rsidR="00E9703F" w:rsidRPr="006F178A" w:rsidRDefault="00E9703F" w:rsidP="00E9703F">
      <w:pPr>
        <w:rPr>
          <w:rtl/>
        </w:rPr>
      </w:pPr>
      <w:ins w:id="112577" w:author="קלוד" w:date="2026-10-11T13:11:34Z">
        <w:r>
          <w:rPr>
            <w:rStyle w:val="afffe"/>
            <w:rFonts w:ascii="Fb Fontext" w:hAnsi="Fb Fontext"/>
            <w:rtl/>
          </w:rPr>
          <w:t xml:space="preserve">בכוכב</w:t>
        </w:r>
      </w:ins>
      <w:del w:id="112578" w:author="קלוד" w:date="2026-10-11T13:11:34Z">
        <w:r w:rsidRPr="006F178A">
          <w:rPr>
            <w:rStyle w:val="afffe"/>
            <w:rFonts w:ascii="Fb Fontext" w:hAnsi="Fb Fontext"/>
            <w:rtl/>
          </w:rPr>
          <w:delText xml:space="preserve">כוכב</w:delText>
        </w:r>
      </w:del>
      <w:r w:rsidRPr="006F178A">
        <w:rPr>
          <w:rtl/>
        </w:rPr>
        <w:t xml:space="preserve"> </w:t>
      </w:r>
      <w:r w:rsidRPr="006F178A">
        <w:rPr>
          <w:rStyle w:val="afffe"/>
          <w:rFonts w:ascii="Fb Fontext" w:hAnsi="Fb Fontext"/>
          <w:rtl/>
        </w:rPr>
        <w:t>נוגה</w:t>
      </w:r>
      <w:r w:rsidRPr="006F178A">
        <w:rPr>
          <w:rtl/>
        </w:rPr>
        <w:t xml:space="preserve"> </w:t>
      </w:r>
      <w:ins w:id="112575" w:author="קלוד" w:date="2026-10-11T13:11:34Z">
        <w:r>
          <w:rPr>
            <w:rtl/>
          </w:rPr>
          <w:t xml:space="preserve">-</w:t>
        </w:r>
      </w:ins>
      <w:del w:id="112576" w:author="קלוד" w:date="2026-10-11T13:11:34Z">
        <w:r w:rsidRPr="006F178A">
          <w:rPr>
            <w:rtl/>
          </w:rPr>
          <w:delText xml:space="preserve">יהי</w:delText>
        </w:r>
      </w:del>
      <w:r w:rsidRPr="006F178A">
        <w:rPr>
          <w:rtl/>
        </w:rPr>
        <w:t xml:space="preserve"> </w:t>
      </w:r>
      <w:ins w:id="112573" w:author="קלוד" w:date="2026-10-11T13:11:34Z">
        <w:r>
          <w:rPr>
            <w:rtl/>
          </w:rPr>
          <w:t xml:space="preserve">יהיה</w:t>
        </w:r>
      </w:ins>
      <w:del w:id="112574" w:author="קלוד" w:date="2026-10-11T13:11:34Z">
        <w:r w:rsidRPr="006F178A">
          <w:rPr>
            <w:rtl/>
          </w:rPr>
          <w:delText xml:space="preserve">גבר</w:delText>
        </w:r>
      </w:del>
      <w:r w:rsidRPr="006F178A">
        <w:rPr>
          <w:rtl/>
        </w:rPr>
        <w:t xml:space="preserve"> </w:t>
      </w:r>
      <w:ins w:id="112571" w:author="קלוד" w:date="2026-10-11T13:11:34Z">
        <w:r>
          <w:rPr>
            <w:rtl/>
          </w:rPr>
          <w:t xml:space="preserve">עשיר</w:t>
        </w:r>
      </w:ins>
      <w:del w:id="112572" w:author="קלוד" w:date="2026-10-11T13:11:34Z">
        <w:r w:rsidRPr="006F178A">
          <w:rPr>
            <w:rtl/>
          </w:rPr>
          <w:delText xml:space="preserve">עתיר</w:delText>
        </w:r>
      </w:del>
      <w:r w:rsidRPr="006F178A">
        <w:rPr>
          <w:rtl/>
        </w:rPr>
        <w:t xml:space="preserve"> </w:t>
      </w:r>
      <w:ins w:id="112569" w:author="קלוד" w:date="2026-10-11T13:11:34Z">
        <w:r>
          <w:rPr>
            <w:rtl/>
          </w:rPr>
          <w:t xml:space="preserve">וזנאי,</w:t>
        </w:r>
      </w:ins>
      <w:del w:id="112570" w:author="קלוד" w:date="2026-10-11T13:11:34Z">
        <w:r w:rsidRPr="006F178A">
          <w:rPr>
            <w:rtl/>
          </w:rPr>
          <w:delText xml:space="preserve">וזנאי</w:delText>
        </w:r>
      </w:del>
      <w:r w:rsidRPr="006F178A">
        <w:rPr>
          <w:rtl/>
        </w:rPr>
        <w:t xml:space="preserve"> </w:t>
      </w:r>
      <w:ins w:id="112567" w:author="קלוד" w:date="2026-10-11T13:11:34Z">
        <w:r>
          <w:rPr>
            <w:rtl/>
          </w:rPr>
          <w:t xml:space="preserve">שנולדה</w:t>
        </w:r>
      </w:ins>
      <w:del w:id="112568" w:author="קלוד" w:date="2026-10-11T13:11:34Z">
        <w:r w:rsidRPr="006F178A">
          <w:rPr>
            <w:rtl/>
          </w:rPr>
          <w:delText xml:space="preserve">יהי, דאיתיליד</w:delText>
        </w:r>
      </w:del>
      <w:r w:rsidRPr="006F178A">
        <w:rPr>
          <w:rtl/>
        </w:rPr>
        <w:t xml:space="preserve"> </w:t>
      </w:r>
      <w:ins w:id="94043" w:author="מנוע מכני" w:date="2026-10-11T12:04:39Z">
        <w:r>
          <w:rPr>
            <w:rtl/>
          </w:rPr>
          <w:t xml:space="preserve">בו</w:t>
        </w:r>
      </w:ins>
      <w:del w:id="94044" w:author="מנוע מכני" w:date="2026-10-11T12:04:39Z">
        <w:r w:rsidRPr="006F178A">
          <w:rPr>
            <w:rtl/>
          </w:rPr>
          <w:delText xml:space="preserve">ביה</w:delText>
        </w:r>
      </w:del>
      <w:r w:rsidRPr="006F178A">
        <w:rPr>
          <w:rtl/>
        </w:rPr>
        <w:t xml:space="preserve"> </w:t>
      </w:r>
      <w:ins w:id="112565" w:author="קלוד" w:date="2026-10-11T13:11:34Z">
        <w:r>
          <w:rPr>
            <w:rtl/>
          </w:rPr>
          <w:t xml:space="preserve">האש </w:t>
        </w:r>
        <w:r>
          <w:rPr>
            <w:rStyle w:val="afffffe"/>
            <w:rtl/>
          </w:rPr>
          <w:t xml:space="preserve">של היצר</w:t>
        </w:r>
        <w:r>
          <w:rPr>
            <w:rtl/>
          </w:rPr>
          <w:t xml:space="preserve">.</w:t>
        </w:r>
      </w:ins>
      <w:del w:id="112566" w:author="קלוד" w:date="2026-10-11T13:11:34Z">
        <w:r w:rsidRPr="006F178A">
          <w:rPr>
            <w:rtl/>
          </w:rPr>
          <w:delText xml:space="preserve">נורא.</w:delText>
        </w:r>
      </w:del>
    </w:p>
    <w:p w:rsidR="00E9703F" w:rsidRDefault="00E9703F" w:rsidP="00E9703F">
      <w:pPr>
        <w:rPr>
          <w:rtl/>
        </w:rPr>
      </w:pPr>
      <w:ins w:id="112591" w:author="קלוד" w:date="2026-10-11T13:11:34Z">
        <w:r>
          <w:rPr>
            <w:rStyle w:val="afffe"/>
            <w:rFonts w:ascii="Fb Fontext" w:hAnsi="Fb Fontext"/>
            <w:rtl/>
          </w:rPr>
          <w:t xml:space="preserve">בכוכב</w:t>
        </w:r>
      </w:ins>
      <w:del w:id="112592" w:author="קלוד" w:date="2026-10-11T13:11:34Z">
        <w:r w:rsidRPr="006F178A">
          <w:rPr>
            <w:rStyle w:val="afffe"/>
            <w:rFonts w:ascii="Fb Fontext" w:hAnsi="Fb Fontext"/>
            <w:rtl/>
          </w:rPr>
          <w:delText xml:space="preserve">כוכב</w:delText>
        </w:r>
      </w:del>
      <w:r w:rsidRPr="006F178A">
        <w:rPr>
          <w:rtl/>
        </w:rPr>
        <w:t xml:space="preserve"> </w:t>
      </w:r>
      <w:r w:rsidRPr="006F178A">
        <w:rPr>
          <w:rStyle w:val="afffe"/>
          <w:rFonts w:ascii="Fb Fontext" w:hAnsi="Fb Fontext"/>
          <w:rtl/>
        </w:rPr>
        <w:t>חמה</w:t>
      </w:r>
      <w:r w:rsidRPr="006F178A">
        <w:rPr>
          <w:rtl/>
        </w:rPr>
        <w:t xml:space="preserve"> </w:t>
      </w:r>
      <w:ins w:id="112589" w:author="קלוד" w:date="2026-10-11T13:11:34Z">
        <w:r>
          <w:rPr>
            <w:rtl/>
          </w:rPr>
          <w:t xml:space="preserve">-</w:t>
        </w:r>
      </w:ins>
      <w:del w:id="112590" w:author="קלוד" w:date="2026-10-11T13:11:34Z">
        <w:r w:rsidRPr="006F178A">
          <w:rPr>
            <w:rtl/>
          </w:rPr>
          <w:delText xml:space="preserve">יהי</w:delText>
        </w:r>
      </w:del>
      <w:r w:rsidRPr="006F178A">
        <w:rPr>
          <w:rtl/>
        </w:rPr>
        <w:t xml:space="preserve"> </w:t>
      </w:r>
      <w:ins w:id="112587" w:author="קלוד" w:date="2026-10-11T13:11:34Z">
        <w:r>
          <w:rPr>
            <w:rtl/>
          </w:rPr>
          <w:t xml:space="preserve">יהיה</w:t>
        </w:r>
      </w:ins>
      <w:del w:id="112588" w:author="קלוד" w:date="2026-10-11T13:11:34Z">
        <w:r w:rsidRPr="006F178A">
          <w:rPr>
            <w:rtl/>
          </w:rPr>
          <w:delText xml:space="preserve">גבר</w:delText>
        </w:r>
      </w:del>
      <w:r w:rsidRPr="006F178A">
        <w:rPr>
          <w:rtl/>
        </w:rPr>
        <w:t xml:space="preserve"> </w:t>
      </w:r>
      <w:ins w:id="112585" w:author="קלוד" w:date="2026-10-11T13:11:34Z">
        <w:r>
          <w:rPr>
            <w:rtl/>
          </w:rPr>
          <w:t xml:space="preserve">בקי</w:t>
        </w:r>
      </w:ins>
      <w:del w:id="112586" w:author="קלוד" w:date="2026-10-11T13:11:34Z">
        <w:r w:rsidRPr="006F178A">
          <w:rPr>
            <w:rtl/>
          </w:rPr>
          <w:delText xml:space="preserve">נהיר</w:delText>
        </w:r>
      </w:del>
      <w:r w:rsidRPr="006F178A">
        <w:rPr>
          <w:rtl/>
        </w:rPr>
        <w:t xml:space="preserve"> </w:t>
      </w:r>
      <w:ins w:id="95617" w:author="מנוע מכני" w:date="2026-10-11T12:04:39Z">
        <w:r>
          <w:rPr>
            <w:rtl/>
          </w:rPr>
          <w:t xml:space="preserve">וחכם</w:t>
        </w:r>
      </w:ins>
      <w:del w:id="95618" w:author="מנוע מכני" w:date="2026-10-11T12:04:39Z">
        <w:r w:rsidRPr="006F178A">
          <w:rPr>
            <w:rtl/>
          </w:rPr>
          <w:delText xml:space="preserve">וחכים</w:delText>
        </w:r>
      </w:del>
      <w:r w:rsidRPr="006F178A">
        <w:rPr>
          <w:rtl/>
        </w:rPr>
        <w:t xml:space="preserve">, </w:t>
      </w:r>
      <w:ins w:id="112583" w:author="קלוד" w:date="2026-10-11T13:11:34Z">
        <w:r>
          <w:rPr>
            <w:rtl/>
          </w:rPr>
          <w:t xml:space="preserve">שהוא</w:t>
        </w:r>
      </w:ins>
      <w:del w:id="112584" w:author="קלוד" w:date="2026-10-11T13:11:34Z">
        <w:r w:rsidRPr="006F178A">
          <w:rPr>
            <w:rtl/>
          </w:rPr>
          <w:delText xml:space="preserve">משום</w:delText>
        </w:r>
      </w:del>
      <w:r w:rsidRPr="006F178A">
        <w:rPr>
          <w:rtl/>
        </w:rPr>
        <w:t xml:space="preserve"> </w:t>
      </w:r>
      <w:ins w:id="112581" w:author="קלוד" w:date="2026-10-11T13:11:34Z">
        <w:r>
          <w:rPr>
            <w:rtl/>
          </w:rPr>
          <w:t xml:space="preserve">סופר</w:t>
        </w:r>
      </w:ins>
      <w:del w:id="112582" w:author="קלוד" w:date="2026-10-11T13:11:34Z">
        <w:r w:rsidRPr="006F178A">
          <w:rPr>
            <w:rtl/>
          </w:rPr>
          <w:delText xml:space="preserve">דספרא</w:delText>
        </w:r>
      </w:del>
      <w:r w:rsidRPr="006F178A">
        <w:rPr>
          <w:rtl/>
        </w:rPr>
        <w:t xml:space="preserve"> </w:t>
      </w:r>
      <w:ins w:id="112579" w:author="קלוד" w:date="2026-10-11T13:11:34Z">
        <w:r>
          <w:rPr>
            <w:rtl/>
          </w:rPr>
          <w:t xml:space="preserve">החמה.</w:t>
        </w:r>
      </w:ins>
      <w:del w:id="112580" w:author="קלוד" w:date="2026-10-11T13:11:34Z">
        <w:r w:rsidRPr="006F178A">
          <w:rPr>
            <w:rtl/>
          </w:rPr>
          <w:delText xml:space="preserve">דחמה הוא.</w:delText>
        </w:r>
      </w:del>
      <w:r w:rsidRPr="006F178A">
        <w:rPr>
          <w:rtl/>
        </w:rPr>
        <w:t xml:space="preserve"> [שמודיע מהלכה קודם]</w:t>
      </w:r>
    </w:p>
    <w:p w:rsidR="00E9703F" w:rsidRDefault="00E9703F" w:rsidP="00E9703F">
      <w:pPr>
        <w:rPr>
          <w:rtl/>
        </w:rPr>
      </w:pPr>
      <w:r w:rsidRPr="006F178A">
        <w:rPr>
          <w:rStyle w:val="afffe"/>
          <w:rFonts w:ascii="Fb Fontext" w:hAnsi="Fb Fontext"/>
          <w:rtl/>
        </w:rPr>
        <w:t>בלבנה</w:t>
      </w:r>
      <w:r w:rsidRPr="006F178A">
        <w:rPr>
          <w:rtl/>
        </w:rPr>
        <w:t xml:space="preserve"> </w:t>
      </w:r>
      <w:ins w:id="112607" w:author="קלוד" w:date="2026-10-11T13:11:34Z">
        <w:r>
          <w:rPr>
            <w:rtl/>
          </w:rPr>
          <w:t xml:space="preserve">-</w:t>
        </w:r>
      </w:ins>
      <w:del w:id="112608" w:author="קלוד" w:date="2026-10-11T13:11:34Z">
        <w:r w:rsidRPr="006F178A">
          <w:rPr>
            <w:rtl/>
          </w:rPr>
          <w:delText xml:space="preserve">יהי</w:delText>
        </w:r>
      </w:del>
      <w:r w:rsidRPr="006F178A">
        <w:rPr>
          <w:rtl/>
        </w:rPr>
        <w:t xml:space="preserve"> </w:t>
      </w:r>
      <w:ins w:id="112605" w:author="קלוד" w:date="2026-10-11T13:11:34Z">
        <w:r>
          <w:rPr>
            <w:rtl/>
          </w:rPr>
          <w:t xml:space="preserve">יהיה</w:t>
        </w:r>
      </w:ins>
      <w:del w:id="112606" w:author="קלוד" w:date="2026-10-11T13:11:34Z">
        <w:r w:rsidRPr="006F178A">
          <w:rPr>
            <w:rtl/>
          </w:rPr>
          <w:delText xml:space="preserve">גבר</w:delText>
        </w:r>
      </w:del>
      <w:r w:rsidRPr="006F178A">
        <w:rPr>
          <w:rtl/>
        </w:rPr>
        <w:t xml:space="preserve"> </w:t>
      </w:r>
      <w:ins w:id="112603" w:author="קלוד" w:date="2026-10-11T13:11:34Z">
        <w:r>
          <w:rPr>
            <w:rtl/>
          </w:rPr>
          <w:t xml:space="preserve">סובל</w:t>
        </w:r>
      </w:ins>
      <w:del w:id="112604" w:author="קלוד" w:date="2026-10-11T13:11:34Z">
        <w:r w:rsidRPr="006F178A">
          <w:rPr>
            <w:rtl/>
          </w:rPr>
          <w:delText xml:space="preserve">סביל</w:delText>
        </w:r>
      </w:del>
      <w:r w:rsidRPr="006F178A">
        <w:rPr>
          <w:rtl/>
        </w:rPr>
        <w:t xml:space="preserve"> </w:t>
      </w:r>
      <w:ins w:id="112601" w:author="קלוד" w:date="2026-10-11T13:11:34Z">
        <w:r>
          <w:rPr>
            <w:rtl/>
          </w:rPr>
          <w:t xml:space="preserve">מכאובים,</w:t>
        </w:r>
      </w:ins>
      <w:del w:id="112602" w:author="קלוד" w:date="2026-10-11T13:11:34Z">
        <w:r w:rsidRPr="006F178A">
          <w:rPr>
            <w:rtl/>
          </w:rPr>
          <w:delText xml:space="preserve">מרעין,</w:delText>
        </w:r>
      </w:del>
      <w:r w:rsidRPr="006F178A">
        <w:rPr>
          <w:rtl/>
        </w:rPr>
        <w:t xml:space="preserve"> </w:t>
      </w:r>
      <w:ins w:id="112599" w:author="קלוד" w:date="2026-10-11T13:11:34Z">
        <w:r>
          <w:rPr>
            <w:rtl/>
          </w:rPr>
          <w:t xml:space="preserve">בונה</w:t>
        </w:r>
      </w:ins>
      <w:del w:id="112600" w:author="קלוד" w:date="2026-10-11T13:11:34Z">
        <w:r w:rsidRPr="006F178A">
          <w:rPr>
            <w:rtl/>
          </w:rPr>
          <w:delText xml:space="preserve">בנאי</w:delText>
        </w:r>
      </w:del>
      <w:r w:rsidRPr="006F178A">
        <w:rPr>
          <w:rtl/>
        </w:rPr>
        <w:t xml:space="preserve"> </w:t>
      </w:r>
      <w:ins w:id="112597" w:author="קלוד" w:date="2026-10-11T13:11:34Z">
        <w:r>
          <w:rPr>
            <w:rtl/>
          </w:rPr>
          <w:t xml:space="preserve">וסותר,</w:t>
        </w:r>
      </w:ins>
      <w:del w:id="112598" w:author="קלוד" w:date="2026-10-11T13:11:34Z">
        <w:r w:rsidRPr="006F178A">
          <w:rPr>
            <w:rtl/>
          </w:rPr>
          <w:delText xml:space="preserve">וסתיר,</w:delText>
        </w:r>
      </w:del>
      <w:r w:rsidRPr="006F178A">
        <w:rPr>
          <w:rtl/>
        </w:rPr>
        <w:t xml:space="preserve"> </w:t>
      </w:r>
      <w:ins w:id="112595" w:author="קלוד" w:date="2026-10-11T13:11:34Z">
        <w:r>
          <w:rPr>
            <w:rtl/>
          </w:rPr>
          <w:t xml:space="preserve">סותר</w:t>
        </w:r>
      </w:ins>
      <w:del w:id="112596" w:author="קלוד" w:date="2026-10-11T13:11:34Z">
        <w:r w:rsidRPr="006F178A">
          <w:rPr>
            <w:rtl/>
          </w:rPr>
          <w:delText xml:space="preserve">סתיר</w:delText>
        </w:r>
      </w:del>
      <w:r w:rsidRPr="006F178A">
        <w:rPr>
          <w:rtl/>
        </w:rPr>
        <w:t xml:space="preserve"> </w:t>
      </w:r>
      <w:ins w:id="112593" w:author="קלוד" w:date="2026-10-11T13:11:34Z">
        <w:r>
          <w:rPr>
            <w:rtl/>
          </w:rPr>
          <w:t xml:space="preserve">ובונה</w:t>
        </w:r>
      </w:ins>
      <w:del w:id="112594" w:author="קלוד" w:date="2026-10-11T13:11:34Z">
        <w:r w:rsidRPr="006F178A">
          <w:rPr>
            <w:rtl/>
          </w:rPr>
          <w:delText xml:space="preserve">ובנאי</w:delText>
        </w:r>
      </w:del>
      <w:r w:rsidRPr="006F178A">
        <w:rPr>
          <w:rtl/>
        </w:rPr>
        <w:t xml:space="preserve"> [שמתחסרת בכל חודש]</w:t>
      </w:r>
    </w:p>
    <w:p w:rsidR="00E9703F" w:rsidRPr="009757B9" w:rsidRDefault="00E9703F" w:rsidP="00E9703F">
      <w:pPr>
        <w:rPr>
          <w:rFonts w:cs="Guttman Vilna"/>
          <w:b/>
          <w:bCs/>
          <w:rtl/>
        </w:rPr>
      </w:pPr>
      <w:ins w:id="112627" w:author="קלוד" w:date="2026-10-11T13:11:34Z">
        <w:r>
          <w:rPr>
            <w:rtl/>
          </w:rPr>
          <w:t xml:space="preserve">אוכל</w:t>
        </w:r>
      </w:ins>
      <w:del w:id="112628" w:author="קלוד" w:date="2026-10-11T13:11:34Z">
        <w:r w:rsidRPr="006F178A">
          <w:rPr>
            <w:rtl/>
          </w:rPr>
          <w:delText xml:space="preserve">אכיל</w:delText>
        </w:r>
      </w:del>
      <w:r w:rsidRPr="006F178A">
        <w:rPr>
          <w:rtl/>
        </w:rPr>
        <w:t xml:space="preserve"> </w:t>
      </w:r>
      <w:ins w:id="112625" w:author="קלוד" w:date="2026-10-11T13:11:34Z">
        <w:r>
          <w:rPr>
            <w:rtl/>
          </w:rPr>
          <w:t xml:space="preserve">שלא</w:t>
        </w:r>
      </w:ins>
      <w:del w:id="112626" w:author="קלוד" w:date="2026-10-11T13:11:34Z">
        <w:r w:rsidRPr="006F178A">
          <w:rPr>
            <w:rtl/>
          </w:rPr>
          <w:delText xml:space="preserve">דלא</w:delText>
        </w:r>
      </w:del>
      <w:r w:rsidRPr="006F178A">
        <w:rPr>
          <w:rtl/>
        </w:rPr>
        <w:t xml:space="preserve"> </w:t>
      </w:r>
      <w:ins w:id="112623" w:author="קלוד" w:date="2026-10-11T13:11:34Z">
        <w:r>
          <w:rPr>
            <w:rtl/>
          </w:rPr>
          <w:t xml:space="preserve">משלו</w:t>
        </w:r>
      </w:ins>
      <w:del w:id="112624" w:author="קלוד" w:date="2026-10-11T13:11:34Z">
        <w:r w:rsidRPr="006F178A">
          <w:rPr>
            <w:rtl/>
          </w:rPr>
          <w:delText xml:space="preserve">דיליה</w:delText>
        </w:r>
      </w:del>
      <w:r w:rsidRPr="006F178A">
        <w:rPr>
          <w:rtl/>
        </w:rPr>
        <w:t xml:space="preserve"> </w:t>
      </w:r>
      <w:ins w:id="112621" w:author="קלוד" w:date="2026-10-11T13:11:34Z">
        <w:r>
          <w:rPr>
            <w:rtl/>
          </w:rPr>
          <w:t xml:space="preserve">ושותה</w:t>
        </w:r>
      </w:ins>
      <w:del w:id="112622" w:author="קלוד" w:date="2026-10-11T13:11:34Z">
        <w:r w:rsidRPr="006F178A">
          <w:rPr>
            <w:rtl/>
          </w:rPr>
          <w:delText xml:space="preserve">ושתי</w:delText>
        </w:r>
      </w:del>
      <w:r w:rsidRPr="006F178A">
        <w:rPr>
          <w:rtl/>
        </w:rPr>
        <w:t xml:space="preserve"> </w:t>
      </w:r>
      <w:ins w:id="112619" w:author="קלוד" w:date="2026-10-11T13:11:34Z">
        <w:r>
          <w:rPr>
            <w:rtl/>
          </w:rPr>
          <w:t xml:space="preserve">שלא</w:t>
        </w:r>
      </w:ins>
      <w:del w:id="112620" w:author="קלוד" w:date="2026-10-11T13:11:34Z">
        <w:r w:rsidRPr="006F178A">
          <w:rPr>
            <w:rtl/>
          </w:rPr>
          <w:delText xml:space="preserve">דלא</w:delText>
        </w:r>
      </w:del>
      <w:r w:rsidRPr="006F178A">
        <w:rPr>
          <w:rtl/>
        </w:rPr>
        <w:t xml:space="preserve"> </w:t>
      </w:r>
      <w:ins w:id="112617" w:author="קלוד" w:date="2026-10-11T13:11:34Z">
        <w:r>
          <w:rPr>
            <w:rtl/>
          </w:rPr>
          <w:t xml:space="preserve">משלו,</w:t>
        </w:r>
      </w:ins>
      <w:del w:id="112618" w:author="קלוד" w:date="2026-10-11T13:11:34Z">
        <w:r w:rsidRPr="006F178A">
          <w:rPr>
            <w:rtl/>
          </w:rPr>
          <w:delText xml:space="preserve">דיליה,</w:delText>
        </w:r>
      </w:del>
      <w:r w:rsidRPr="006F178A">
        <w:rPr>
          <w:rtl/>
        </w:rPr>
        <w:t xml:space="preserve"> [שמאירה פעמים ביום] </w:t>
      </w:r>
      <w:ins w:id="112615" w:author="קלוד" w:date="2026-10-11T13:11:34Z">
        <w:r>
          <w:rPr>
            <w:rtl/>
          </w:rPr>
          <w:t xml:space="preserve">וסודותיו</w:t>
        </w:r>
      </w:ins>
      <w:del w:id="112616" w:author="קלוד" w:date="2026-10-11T13:11:34Z">
        <w:r w:rsidRPr="006F178A">
          <w:rPr>
            <w:rtl/>
          </w:rPr>
          <w:delText xml:space="preserve">ורזוהי</w:delText>
        </w:r>
      </w:del>
      <w:r w:rsidRPr="006F178A">
        <w:rPr>
          <w:rtl/>
        </w:rPr>
        <w:t xml:space="preserve"> </w:t>
      </w:r>
      <w:ins w:id="112613" w:author="קלוד" w:date="2026-10-11T13:11:34Z">
        <w:r>
          <w:rPr>
            <w:rtl/>
          </w:rPr>
          <w:t xml:space="preserve">מכוסים,</w:t>
        </w:r>
      </w:ins>
      <w:del w:id="112614" w:author="קלוד" w:date="2026-10-11T13:11:34Z">
        <w:r w:rsidRPr="006F178A">
          <w:rPr>
            <w:rtl/>
          </w:rPr>
          <w:delText xml:space="preserve">כסיין,</w:delText>
        </w:r>
      </w:del>
      <w:r w:rsidRPr="006F178A">
        <w:rPr>
          <w:rtl/>
        </w:rPr>
        <w:t xml:space="preserve"> אם </w:t>
      </w:r>
      <w:ins w:id="112611" w:author="קלוד" w:date="2026-10-11T13:11:34Z">
        <w:r>
          <w:rPr>
            <w:rtl/>
          </w:rPr>
          <w:t xml:space="preserve">יגנוב</w:t>
        </w:r>
      </w:ins>
      <w:del w:id="112612" w:author="קלוד" w:date="2026-10-11T13:11:34Z">
        <w:r w:rsidRPr="006F178A">
          <w:rPr>
            <w:rtl/>
          </w:rPr>
          <w:delText xml:space="preserve">גנב</w:delText>
        </w:r>
      </w:del>
      <w:r w:rsidRPr="006F178A">
        <w:rPr>
          <w:rtl/>
        </w:rPr>
        <w:t xml:space="preserve"> - </w:t>
      </w:r>
      <w:ins w:id="112609" w:author="קלוד" w:date="2026-10-11T13:11:34Z">
        <w:r>
          <w:rPr>
            <w:rtl/>
          </w:rPr>
          <w:t xml:space="preserve">יצליח.</w:t>
        </w:r>
      </w:ins>
      <w:del w:id="112610" w:author="קלוד" w:date="2026-10-11T13:11:34Z">
        <w:r w:rsidRPr="006F178A">
          <w:rPr>
            <w:rtl/>
          </w:rPr>
          <w:delText xml:space="preserve">מצלח.</w:delText>
        </w:r>
      </w:del>
    </w:p>
    <w:p w:rsidR="00E9703F" w:rsidRPr="006F178A" w:rsidRDefault="00E9703F" w:rsidP="00E9703F">
      <w:pPr>
        <w:rPr>
          <w:rtl/>
        </w:rPr>
      </w:pPr>
      <w:r w:rsidRPr="006F178A">
        <w:rPr>
          <w:rStyle w:val="afffe"/>
          <w:rFonts w:ascii="Fb Fontext" w:hAnsi="Fb Fontext"/>
          <w:rtl/>
        </w:rPr>
        <w:t>בשבתאי</w:t>
      </w:r>
      <w:r w:rsidRPr="006F178A">
        <w:rPr>
          <w:rtl/>
        </w:rPr>
        <w:t xml:space="preserve"> </w:t>
      </w:r>
      <w:ins w:id="112641" w:author="קלוד" w:date="2026-10-11T13:11:34Z">
        <w:r>
          <w:rPr>
            <w:rtl/>
          </w:rPr>
          <w:t xml:space="preserve">-</w:t>
        </w:r>
      </w:ins>
      <w:del w:id="112642" w:author="קלוד" w:date="2026-10-11T13:11:34Z">
        <w:r w:rsidRPr="006F178A">
          <w:rPr>
            <w:rtl/>
          </w:rPr>
          <w:delText xml:space="preserve">יהי</w:delText>
        </w:r>
      </w:del>
      <w:r w:rsidRPr="006F178A">
        <w:rPr>
          <w:rtl/>
        </w:rPr>
        <w:t xml:space="preserve"> </w:t>
      </w:r>
      <w:ins w:id="112639" w:author="קלוד" w:date="2026-10-11T13:11:34Z">
        <w:r>
          <w:rPr>
            <w:rtl/>
          </w:rPr>
          <w:t xml:space="preserve">מחשבותיו</w:t>
        </w:r>
      </w:ins>
      <w:del w:id="112640" w:author="קלוד" w:date="2026-10-11T13:11:34Z">
        <w:r w:rsidRPr="006F178A">
          <w:rPr>
            <w:rtl/>
          </w:rPr>
          <w:delText xml:space="preserve">גבר</w:delText>
        </w:r>
      </w:del>
      <w:r w:rsidRPr="006F178A">
        <w:rPr>
          <w:rtl/>
        </w:rPr>
        <w:t xml:space="preserve"> </w:t>
      </w:r>
      <w:ins w:id="112637" w:author="קלוד" w:date="2026-10-11T13:11:34Z">
        <w:r>
          <w:rPr>
            <w:rtl/>
          </w:rPr>
          <w:t xml:space="preserve">בטלות,</w:t>
        </w:r>
      </w:ins>
      <w:del w:id="112638" w:author="קלוד" w:date="2026-10-11T13:11:34Z">
        <w:r w:rsidRPr="006F178A">
          <w:rPr>
            <w:rtl/>
          </w:rPr>
          <w:delText xml:space="preserve">מחשבתיה</w:delText>
        </w:r>
      </w:del>
      <w:r w:rsidRPr="006F178A">
        <w:rPr>
          <w:rtl/>
        </w:rPr>
        <w:t xml:space="preserve"> </w:t>
      </w:r>
      <w:ins w:id="112635" w:author="קלוד" w:date="2026-10-11T13:11:34Z">
        <w:r>
          <w:rPr>
            <w:rtl/>
          </w:rPr>
          <w:t xml:space="preserve">ויש</w:t>
        </w:r>
      </w:ins>
      <w:del w:id="112636" w:author="קלוד" w:date="2026-10-11T13:11:34Z">
        <w:r w:rsidRPr="006F178A">
          <w:rPr>
            <w:rtl/>
          </w:rPr>
          <w:delText xml:space="preserve">בטלין,</w:delText>
        </w:r>
      </w:del>
      <w:r w:rsidRPr="006F178A">
        <w:rPr>
          <w:rtl/>
        </w:rPr>
        <w:t xml:space="preserve"> </w:t>
      </w:r>
      <w:ins w:id="112633" w:author="קלוד" w:date="2026-10-11T13:11:34Z">
        <w:r>
          <w:rPr>
            <w:rtl/>
          </w:rPr>
          <w:t xml:space="preserve">אומרים:</w:t>
        </w:r>
      </w:ins>
      <w:del w:id="112634" w:author="קלוד" w:date="2026-10-11T13:11:34Z">
        <w:r w:rsidRPr="006F178A">
          <w:rPr>
            <w:rtl/>
          </w:rPr>
          <w:delText xml:space="preserve">ואכ"ד</w:delText>
        </w:r>
      </w:del>
      <w:r w:rsidRPr="006F178A">
        <w:rPr>
          <w:rtl/>
        </w:rPr>
        <w:t xml:space="preserve"> כל </w:t>
      </w:r>
      <w:ins w:id="112631" w:author="קלוד" w:date="2026-10-11T13:11:34Z">
        <w:r>
          <w:rPr>
            <w:rtl/>
          </w:rPr>
          <w:t xml:space="preserve">מה שחושבים</w:t>
        </w:r>
      </w:ins>
      <w:del w:id="112632" w:author="קלוד" w:date="2026-10-11T13:11:34Z">
        <w:r w:rsidRPr="006F178A">
          <w:rPr>
            <w:rtl/>
          </w:rPr>
          <w:delText xml:space="preserve">דמחשבין</w:delText>
        </w:r>
      </w:del>
      <w:r w:rsidRPr="006F178A">
        <w:rPr>
          <w:rtl/>
        </w:rPr>
        <w:t xml:space="preserve"> </w:t>
      </w:r>
      <w:ins w:id="94045" w:author="מנוע מכני" w:date="2026-10-11T12:04:39Z">
        <w:r>
          <w:rPr>
            <w:rtl/>
          </w:rPr>
          <w:t xml:space="preserve">עליו</w:t>
        </w:r>
      </w:ins>
      <w:del w:id="94046" w:author="מנוע מכני" w:date="2026-10-11T12:04:39Z">
        <w:r w:rsidRPr="006F178A">
          <w:rPr>
            <w:rtl/>
          </w:rPr>
          <w:delText xml:space="preserve">עליה</w:delText>
        </w:r>
      </w:del>
      <w:r w:rsidRPr="006F178A">
        <w:rPr>
          <w:rtl/>
        </w:rPr>
        <w:t xml:space="preserve"> </w:t>
      </w:r>
      <w:ins w:id="112629" w:author="קלוד" w:date="2026-10-11T13:11:34Z">
        <w:r>
          <w:rPr>
            <w:rtl/>
          </w:rPr>
          <w:t xml:space="preserve">בטל.</w:t>
        </w:r>
      </w:ins>
      <w:del w:id="112630" w:author="קלוד" w:date="2026-10-11T13:11:34Z">
        <w:r w:rsidRPr="006F178A">
          <w:rPr>
            <w:rtl/>
          </w:rPr>
          <w:delText xml:space="preserve">בטלין.</w:delText>
        </w:r>
      </w:del>
    </w:p>
    <w:p w:rsidR="00E9703F" w:rsidRPr="006F178A" w:rsidRDefault="00E9703F" w:rsidP="00E9703F">
      <w:pPr>
        <w:rPr>
          <w:rtl/>
        </w:rPr>
      </w:pPr>
      <w:r w:rsidRPr="006F178A">
        <w:rPr>
          <w:rStyle w:val="afffe"/>
          <w:rFonts w:ascii="Fb Fontext" w:hAnsi="Fb Fontext"/>
          <w:rtl/>
        </w:rPr>
        <w:t>בצדק</w:t>
      </w:r>
      <w:r w:rsidRPr="006F178A">
        <w:rPr>
          <w:rtl/>
        </w:rPr>
        <w:t xml:space="preserve"> </w:t>
      </w:r>
      <w:ins w:id="112649" w:author="קלוד" w:date="2026-10-11T13:11:34Z">
        <w:r>
          <w:rPr>
            <w:rtl/>
          </w:rPr>
          <w:t xml:space="preserve">-</w:t>
        </w:r>
      </w:ins>
      <w:del w:id="112650" w:author="קלוד" w:date="2026-10-11T13:11:34Z">
        <w:r w:rsidRPr="006F178A">
          <w:rPr>
            <w:rtl/>
          </w:rPr>
          <w:delText xml:space="preserve">יהי</w:delText>
        </w:r>
      </w:del>
      <w:r w:rsidRPr="006F178A">
        <w:rPr>
          <w:rtl/>
        </w:rPr>
        <w:t xml:space="preserve"> </w:t>
      </w:r>
      <w:ins w:id="112647" w:author="קלוד" w:date="2026-10-11T13:11:34Z">
        <w:r>
          <w:rPr>
            <w:rtl/>
          </w:rPr>
          <w:t xml:space="preserve">יהיה</w:t>
        </w:r>
      </w:ins>
      <w:del w:id="112648" w:author="קלוד" w:date="2026-10-11T13:11:34Z">
        <w:r w:rsidRPr="006F178A">
          <w:rPr>
            <w:rtl/>
          </w:rPr>
          <w:delText xml:space="preserve">גבר</w:delText>
        </w:r>
      </w:del>
      <w:r w:rsidRPr="006F178A">
        <w:rPr>
          <w:rtl/>
        </w:rPr>
        <w:t xml:space="preserve"> צדקן, </w:t>
      </w:r>
      <w:ins w:id="112645" w:author="קלוד" w:date="2026-10-11T13:11:34Z">
        <w:r>
          <w:rPr>
            <w:rStyle w:val="2fb"/>
            <w:rtl/>
          </w:rPr>
          <w:t xml:space="preserve">ורנב"י:</w:t>
        </w:r>
      </w:ins>
      <w:del w:id="112646" w:author="קלוד" w:date="2026-10-11T13:11:34Z">
        <w:r w:rsidRPr="006F178A">
          <w:rPr>
            <w:rStyle w:val="2fb"/>
            <w:rtl/>
          </w:rPr>
          <w:delText xml:space="preserve">רנב"י</w:delText>
        </w:r>
      </w:del>
      <w:r w:rsidRPr="006F178A">
        <w:rPr>
          <w:rtl/>
        </w:rPr>
        <w:t xml:space="preserve"> </w:t>
      </w:r>
      <w:ins w:id="112643" w:author="קלוד" w:date="2026-10-11T13:11:34Z">
        <w:r>
          <w:rPr>
            <w:rtl/>
          </w:rPr>
          <w:t xml:space="preserve">צדקן</w:t>
        </w:r>
      </w:ins>
      <w:del w:id="112644" w:author="קלוד" w:date="2026-10-11T13:11:34Z">
        <w:r w:rsidRPr="006F178A">
          <w:rPr>
            <w:rtl/>
          </w:rPr>
          <w:delText xml:space="preserve">וצדקן</w:delText>
        </w:r>
      </w:del>
      <w:r w:rsidRPr="006F178A">
        <w:rPr>
          <w:rtl/>
        </w:rPr>
        <w:t xml:space="preserve"> במצות.</w:t>
      </w:r>
    </w:p>
    <w:p w:rsidR="00E9703F" w:rsidRPr="006F178A" w:rsidRDefault="00E9703F" w:rsidP="00E9703F">
      <w:pPr>
        <w:rPr>
          <w:rtl/>
        </w:rPr>
      </w:pPr>
      <w:r w:rsidRPr="006F178A">
        <w:rPr>
          <w:rStyle w:val="afffe"/>
          <w:rFonts w:ascii="Fb Fontext" w:hAnsi="Fb Fontext"/>
          <w:rtl/>
        </w:rPr>
        <w:t>במאדים</w:t>
      </w:r>
      <w:r w:rsidRPr="006F178A">
        <w:rPr>
          <w:rtl/>
        </w:rPr>
        <w:t xml:space="preserve"> </w:t>
      </w:r>
      <w:ins w:id="112673" w:author="קלוד" w:date="2026-10-11T13:11:34Z">
        <w:r>
          <w:rPr>
            <w:rtl/>
          </w:rPr>
          <w:t xml:space="preserve">-</w:t>
        </w:r>
      </w:ins>
      <w:del w:id="112674" w:author="קלוד" w:date="2026-10-11T13:11:34Z">
        <w:r w:rsidRPr="006F178A">
          <w:rPr>
            <w:rtl/>
          </w:rPr>
          <w:delText xml:space="preserve">יהי</w:delText>
        </w:r>
      </w:del>
      <w:r w:rsidRPr="006F178A">
        <w:rPr>
          <w:rtl/>
        </w:rPr>
        <w:t xml:space="preserve"> </w:t>
      </w:r>
      <w:ins w:id="112671" w:author="קלוד" w:date="2026-10-11T13:11:34Z">
        <w:r>
          <w:rPr>
            <w:rtl/>
          </w:rPr>
          <w:t xml:space="preserve">יהיה</w:t>
        </w:r>
      </w:ins>
      <w:del w:id="112672" w:author="קלוד" w:date="2026-10-11T13:11:34Z">
        <w:r w:rsidRPr="006F178A">
          <w:rPr>
            <w:rtl/>
          </w:rPr>
          <w:delText xml:space="preserve">גבר</w:delText>
        </w:r>
      </w:del>
      <w:r w:rsidRPr="006F178A">
        <w:rPr>
          <w:rtl/>
        </w:rPr>
        <w:t xml:space="preserve"> </w:t>
      </w:r>
      <w:ins w:id="112669" w:author="קלוד" w:date="2026-10-11T13:11:34Z">
        <w:r>
          <w:rPr>
            <w:rtl/>
          </w:rPr>
          <w:t xml:space="preserve">שופך דם.</w:t>
        </w:r>
      </w:ins>
      <w:del w:id="112670" w:author="קלוד" w:date="2026-10-11T13:11:34Z">
        <w:r w:rsidRPr="006F178A">
          <w:rPr>
            <w:rtl/>
          </w:rPr>
          <w:delText xml:space="preserve">שופ"ד</w:delText>
        </w:r>
      </w:del>
      <w:r w:rsidRPr="006F178A">
        <w:rPr>
          <w:rtl/>
        </w:rPr>
        <w:t xml:space="preserve"> </w:t>
      </w:r>
      <w:r w:rsidRPr="006F178A">
        <w:rPr>
          <w:rStyle w:val="2fb"/>
          <w:rtl/>
        </w:rPr>
        <w:t xml:space="preserve">רב </w:t>
      </w:r>
      <w:ins w:id="112667" w:author="קלוד" w:date="2026-10-11T13:11:34Z">
        <w:r>
          <w:rPr>
            <w:rStyle w:val="2fb"/>
            <w:rtl/>
          </w:rPr>
          <w:t xml:space="preserve">אשי:</w:t>
        </w:r>
      </w:ins>
      <w:del w:id="112668" w:author="קלוד" w:date="2026-10-11T13:11:34Z">
        <w:r w:rsidRPr="006F178A">
          <w:rPr>
            <w:rStyle w:val="2fb"/>
            <w:rtl/>
          </w:rPr>
          <w:delText xml:space="preserve">אשי</w:delText>
        </w:r>
      </w:del>
      <w:r w:rsidRPr="006F178A">
        <w:rPr>
          <w:rtl/>
        </w:rPr>
        <w:t xml:space="preserve"> </w:t>
      </w:r>
      <w:ins w:id="95053" w:author="מנוע מכני" w:date="2026-10-11T12:04:39Z">
        <w:ins w:id="112665" w:author="קלוד" w:date="2026-10-11T13:11:34Z">
          <w:r>
            <w:rPr>
              <w:rtl/>
            </w:rPr>
            <w:t xml:space="preserve">או</w:t>
          </w:r>
        </w:ins>
        <w:del w:id="112666" w:author="קלוד" w:date="2026-10-11T13:11:34Z">
          <w:r>
            <w:rPr>
              <w:rtl/>
            </w:rPr>
            <w:delText xml:space="preserve">אם</w:delText>
          </w:r>
        </w:del>
        <w:r>
          <w:rPr>
            <w:rtl/>
          </w:rPr>
          <w:t xml:space="preserve"> </w:t>
        </w:r>
      </w:ins>
      <w:del w:id="95054" w:author="מנוע מכני" w:date="2026-10-11T12:04:39Z">
        <w:r w:rsidRPr="006F178A">
          <w:rPr>
            <w:rtl/>
          </w:rPr>
          <w:delText xml:space="preserve">אי </w:delText>
        </w:r>
      </w:del>
      <w:ins w:id="112663" w:author="קלוד" w:date="2026-10-11T13:11:34Z">
        <w:r>
          <w:rPr>
            <w:rtl/>
          </w:rPr>
          <w:t xml:space="preserve">מקיז</w:t>
        </w:r>
      </w:ins>
      <w:del w:id="112664" w:author="קלוד" w:date="2026-10-11T13:11:34Z">
        <w:r w:rsidRPr="006F178A">
          <w:rPr>
            <w:rtl/>
          </w:rPr>
          <w:delText xml:space="preserve">אומנא,</w:delText>
        </w:r>
      </w:del>
      <w:r w:rsidRPr="006F178A">
        <w:rPr>
          <w:rtl/>
        </w:rPr>
        <w:t xml:space="preserve"> </w:t>
      </w:r>
      <w:ins w:id="95055" w:author="מנוע מכני" w:date="2026-10-11T12:04:39Z">
        <w:ins w:id="112661" w:author="קלוד" w:date="2026-10-11T13:11:34Z">
          <w:r>
            <w:rPr>
              <w:rtl/>
            </w:rPr>
            <w:t xml:space="preserve">דם,</w:t>
          </w:r>
        </w:ins>
        <w:del w:id="112662" w:author="קלוד" w:date="2026-10-11T13:11:34Z">
          <w:r>
            <w:rPr>
              <w:rtl/>
            </w:rPr>
            <w:delText xml:space="preserve">אם</w:delText>
          </w:r>
        </w:del>
        <w:r>
          <w:rPr>
            <w:rtl/>
          </w:rPr>
          <w:t xml:space="preserve"> </w:t>
        </w:r>
      </w:ins>
      <w:del w:id="95056" w:author="מנוע מכני" w:date="2026-10-11T12:04:39Z">
        <w:r w:rsidRPr="006F178A">
          <w:rPr>
            <w:rtl/>
          </w:rPr>
          <w:delText xml:space="preserve">אי </w:delText>
        </w:r>
      </w:del>
      <w:ins w:id="112659" w:author="קלוד" w:date="2026-10-11T13:11:34Z">
        <w:r>
          <w:rPr>
            <w:rtl/>
          </w:rPr>
          <w:t xml:space="preserve">או גנב</w:t>
        </w:r>
      </w:ins>
      <w:del w:id="112660" w:author="קלוד" w:date="2026-10-11T13:11:34Z">
        <w:r w:rsidRPr="006F178A">
          <w:rPr>
            <w:rtl/>
          </w:rPr>
          <w:delText xml:space="preserve">גנבא</w:delText>
        </w:r>
      </w:del>
      <w:r w:rsidRPr="006F178A">
        <w:rPr>
          <w:rtl/>
        </w:rPr>
        <w:t xml:space="preserve"> [נפשות], </w:t>
      </w:r>
      <w:ins w:id="95057" w:author="מנוע מכני" w:date="2026-10-11T12:04:39Z">
        <w:ins w:id="112657" w:author="קלוד" w:date="2026-10-11T13:11:34Z">
          <w:r>
            <w:rPr>
              <w:rtl/>
            </w:rPr>
            <w:t xml:space="preserve">או</w:t>
          </w:r>
        </w:ins>
        <w:del w:id="112658" w:author="קלוד" w:date="2026-10-11T13:11:34Z">
          <w:r>
            <w:rPr>
              <w:rtl/>
            </w:rPr>
            <w:delText xml:space="preserve">אם</w:delText>
          </w:r>
        </w:del>
        <w:r>
          <w:rPr>
            <w:rtl/>
          </w:rPr>
          <w:t xml:space="preserve"> </w:t>
        </w:r>
      </w:ins>
      <w:del w:id="95058" w:author="מנוע מכני" w:date="2026-10-11T12:04:39Z">
        <w:r w:rsidRPr="006F178A">
          <w:rPr>
            <w:rtl/>
          </w:rPr>
          <w:delText xml:space="preserve">אי </w:delText>
        </w:r>
      </w:del>
      <w:ins w:id="112655" w:author="קלוד" w:date="2026-10-11T13:11:34Z">
        <w:r>
          <w:rPr>
            <w:rtl/>
          </w:rPr>
          <w:t xml:space="preserve">שוחט,</w:t>
        </w:r>
      </w:ins>
      <w:del w:id="112656" w:author="קלוד" w:date="2026-10-11T13:11:34Z">
        <w:r w:rsidRPr="006F178A">
          <w:rPr>
            <w:rtl/>
          </w:rPr>
          <w:delText xml:space="preserve">טבחא,</w:delText>
        </w:r>
      </w:del>
      <w:r w:rsidRPr="006F178A">
        <w:rPr>
          <w:rtl/>
        </w:rPr>
        <w:t xml:space="preserve"> </w:t>
      </w:r>
      <w:ins w:id="95059" w:author="מנוע מכני" w:date="2026-10-11T12:04:39Z">
        <w:ins w:id="112653" w:author="קלוד" w:date="2026-10-11T13:11:34Z">
          <w:r>
            <w:rPr>
              <w:rtl/>
            </w:rPr>
            <w:t xml:space="preserve">או</w:t>
          </w:r>
        </w:ins>
        <w:del w:id="112654" w:author="קלוד" w:date="2026-10-11T13:11:34Z">
          <w:r>
            <w:rPr>
              <w:rtl/>
            </w:rPr>
            <w:delText xml:space="preserve">אם</w:delText>
          </w:r>
        </w:del>
        <w:r>
          <w:rPr>
            <w:rtl/>
          </w:rPr>
          <w:t xml:space="preserve"> </w:t>
        </w:r>
      </w:ins>
      <w:del w:id="95060" w:author="מנוע מכני" w:date="2026-10-11T12:04:39Z">
        <w:r w:rsidRPr="006F178A">
          <w:rPr>
            <w:rtl/>
          </w:rPr>
          <w:delText xml:space="preserve">אי </w:delText>
        </w:r>
      </w:del>
      <w:ins w:id="112651" w:author="קלוד" w:date="2026-10-11T13:11:34Z">
        <w:r>
          <w:rPr>
            <w:rtl/>
          </w:rPr>
          <w:t xml:space="preserve">מוהל.</w:t>
        </w:r>
      </w:ins>
      <w:del w:id="112652" w:author="קלוד" w:date="2026-10-11T13:11:34Z">
        <w:r w:rsidRPr="006F178A">
          <w:rPr>
            <w:rtl/>
          </w:rPr>
          <w:delText xml:space="preserve">מוהלא.</w:delText>
        </w:r>
      </w:del>
    </w:p>
    <w:p w:rsidR="00E9703F" w:rsidRPr="006F178A" w:rsidRDefault="00E9703F" w:rsidP="00E9703F">
      <w:pPr>
        <w:rPr>
          <w:rtl/>
        </w:rPr>
      </w:pPr>
      <w:r w:rsidRPr="006F178A">
        <w:rPr>
          <w:rStyle w:val="2fb"/>
          <w:rFonts w:ascii="Fb Fontext" w:hAnsi="Fb Fontext"/>
          <w:sz w:val="20"/>
          <w:rtl/>
        </w:rPr>
        <w:t xml:space="preserve">רבה</w:t>
      </w:r>
      <w:r w:rsidRPr="006F178A">
        <w:rPr>
          <w:rFonts w:ascii="Fb Fontext" w:hAnsi="Fb Fontext"/>
          <w:sz w:val="20"/>
          <w:rtl/>
        </w:rPr>
        <w:t xml:space="preserve"> </w:t>
      </w:r>
      <w:r w:rsidRPr="006F178A">
        <w:rPr>
          <w:rFonts w:ascii="Fb Fontext" w:hAnsi="Fb Fontext"/>
          <w:sz w:val="20"/>
          <w:rtl/>
        </w:rPr>
        <w:t xml:space="preserve">אמר</w:t>
      </w:r>
      <w:r w:rsidRPr="006F178A">
        <w:rPr>
          <w:rFonts w:ascii="Fb Fontext" w:hAnsi="Fb Fontext"/>
          <w:sz w:val="20"/>
          <w:rtl/>
        </w:rPr>
        <w:t xml:space="preserve"> </w:t>
      </w:r>
      <w:ins w:id="112685" w:author="קלוד" w:date="2026-10-11T13:11:34Z">
        <w:r>
          <w:rPr>
            <w:rFonts w:ascii="Fb Fontext" w:hAnsi="Fb Fontext"/>
            <w:sz w:val="20"/>
            <w:rtl/>
          </w:rPr>
          <w:t xml:space="preserve">שנולד</w:t>
        </w:r>
      </w:ins>
      <w:del w:id="112686" w:author="קלוד" w:date="2026-10-11T13:11:34Z">
        <w:r w:rsidRPr="006F178A">
          <w:rPr>
            <w:rFonts w:ascii="Fb Fontext" w:hAnsi="Fb Fontext"/>
            <w:sz w:val="20"/>
            <w:rtl/>
          </w:rPr>
          <w:delText xml:space="preserve">שהוא</w:delText>
        </w:r>
      </w:del>
      <w:r w:rsidRPr="006F178A">
        <w:rPr>
          <w:rFonts w:ascii="Fb Fontext" w:hAnsi="Fb Fontext"/>
          <w:sz w:val="20"/>
          <w:rtl/>
        </w:rPr>
        <w:t xml:space="preserve"> </w:t>
      </w:r>
      <w:ins w:id="112683" w:author="קלוד" w:date="2026-10-11T13:11:34Z">
        <w:r>
          <w:rPr>
            <w:rFonts w:ascii="Fb Fontext" w:hAnsi="Fb Fontext"/>
            <w:sz w:val="20"/>
            <w:rtl/>
          </w:rPr>
          <w:t xml:space="preserve">במאדים </w:t>
        </w:r>
        <w:r>
          <w:rPr>
            <w:rStyle w:val="afffffe"/>
            <w:rFonts w:ascii="Fb Fontext" w:hAnsi="Fb Fontext"/>
            <w:sz w:val="20"/>
            <w:rtl/>
          </w:rPr>
          <w:t xml:space="preserve">ואינו כך</w:t>
        </w:r>
        <w:r>
          <w:rPr>
            <w:rFonts w:ascii="Fb Fontext" w:hAnsi="Fb Fontext"/>
            <w:sz w:val="20"/>
            <w:rtl/>
          </w:rPr>
          <w:t xml:space="preserve">,</w:t>
        </w:r>
      </w:ins>
      <w:del w:id="112684" w:author="קלוד" w:date="2026-10-11T13:11:34Z">
        <w:r w:rsidRPr="006F178A">
          <w:rPr>
            <w:rFonts w:ascii="Fb Fontext" w:hAnsi="Fb Fontext"/>
            <w:sz w:val="20"/>
            <w:rtl/>
          </w:rPr>
          <w:delText xml:space="preserve">ממאדים</w:delText>
        </w:r>
      </w:del>
      <w:r w:rsidRPr="006F178A">
        <w:rPr>
          <w:rFonts w:ascii="Fb Fontext" w:hAnsi="Fb Fontext"/>
          <w:sz w:val="20"/>
          <w:rtl/>
        </w:rPr>
        <w:t xml:space="preserve"> וענהו </w:t>
      </w:r>
      <w:r w:rsidRPr="006F178A">
        <w:rPr>
          <w:rStyle w:val="2fb"/>
          <w:rFonts w:ascii="Fb Fontext" w:hAnsi="Fb Fontext"/>
          <w:sz w:val="20"/>
          <w:rtl/>
        </w:rPr>
        <w:t xml:space="preserve">אביי</w:t>
      </w:r>
      <w:r w:rsidRPr="006F178A">
        <w:rPr>
          <w:rFonts w:ascii="Fb Fontext" w:hAnsi="Fb Fontext"/>
          <w:sz w:val="20"/>
          <w:rtl/>
        </w:rPr>
        <w:t xml:space="preserve"> </w:t>
      </w:r>
      <w:ins w:id="90775" w:author="Claude - סמנטי" w:date="2026-10-11T12:28:21Z">
        <w:ins w:id="112681" w:author="קלוד" w:date="2026-10-11T13:11:34Z">
          <w:r>
            <w:rPr>
              <w:rFonts w:ascii="Fb Fontext" w:hAnsi="Fb Fontext"/>
              <w:sz w:val="20"/>
              <w:rtl/>
            </w:rPr>
            <w:t xml:space="preserve">שאף</w:t>
          </w:r>
        </w:ins>
        <w:del w:id="112682" w:author="קלוד" w:date="2026-10-11T13:11:34Z">
          <w:r>
            <w:rPr>
              <w:rFonts w:ascii="Fb Fontext" w:hAnsi="Fb Fontext"/>
              <w:sz w:val="20"/>
              <w:rtl/>
            </w:rPr>
            <w:delText xml:space="preserve">שהוא</w:delText>
          </w:r>
        </w:del>
      </w:ins>
      <w:del w:id="90776" w:author="Claude - סמנטי" w:date="2026-10-11T12:28:21Z">
        <w:r w:rsidRPr="006F178A">
          <w:rPr>
            <w:rFonts w:ascii="Fb Fontext" w:hAnsi="Fb Fontext"/>
            <w:sz w:val="20"/>
            <w:rtl/>
          </w:rPr>
          <w:delText xml:space="preserve">דהוא</w:delText>
        </w:r>
      </w:del>
      <w:r w:rsidRPr="006F178A">
        <w:rPr>
          <w:rFonts w:ascii="Fb Fontext" w:hAnsi="Fb Fontext"/>
          <w:sz w:val="20"/>
          <w:rtl/>
        </w:rPr>
        <w:t xml:space="preserve"> </w:t>
      </w:r>
      <w:ins w:id="112679" w:author="קלוד" w:date="2026-10-11T13:11:34Z">
        <w:r>
          <w:rPr>
            <w:rFonts w:ascii="Fb Fontext" w:hAnsi="Fb Fontext"/>
            <w:sz w:val="20"/>
            <w:rtl/>
          </w:rPr>
          <w:t xml:space="preserve">הוא</w:t>
        </w:r>
      </w:ins>
      <w:del w:id="112680" w:author="קלוד" w:date="2026-10-11T13:11:34Z">
        <w:r w:rsidRPr="006F178A">
          <w:rPr>
            <w:rFonts w:ascii="Fb Fontext" w:hAnsi="Fb Fontext"/>
            <w:sz w:val="20"/>
            <w:rtl/>
          </w:rPr>
          <w:delText xml:space="preserve">אכן</w:delText>
        </w:r>
      </w:del>
      <w:r w:rsidRPr="006F178A">
        <w:rPr>
          <w:rFonts w:ascii="Fb Fontext" w:hAnsi="Fb Fontext"/>
          <w:sz w:val="20"/>
          <w:rtl/>
        </w:rPr>
        <w:t xml:space="preserve"> </w:t>
      </w:r>
      <w:ins w:id="112677" w:author="קלוד" w:date="2026-10-11T13:11:34Z">
        <w:r>
          <w:rPr>
            <w:rFonts w:ascii="Fb Fontext" w:hAnsi="Fb Fontext"/>
            <w:sz w:val="20"/>
            <w:rtl/>
          </w:rPr>
          <w:t xml:space="preserve">מעניש</w:t>
        </w:r>
      </w:ins>
      <w:del w:id="112678" w:author="קלוד" w:date="2026-10-11T13:11:34Z">
        <w:r w:rsidRPr="006F178A">
          <w:rPr>
            <w:rFonts w:ascii="Fb Fontext" w:hAnsi="Fb Fontext"/>
            <w:sz w:val="20"/>
            <w:rtl/>
          </w:rPr>
          <w:delText xml:space="preserve">עניש</w:delText>
        </w:r>
      </w:del>
      <w:r w:rsidRPr="006F178A">
        <w:rPr>
          <w:rFonts w:ascii="Fb Fontext" w:hAnsi="Fb Fontext"/>
          <w:sz w:val="20"/>
          <w:rtl/>
        </w:rPr>
        <w:t xml:space="preserve"> </w:t>
      </w:r>
      <w:ins w:id="112675" w:author="קלוד" w:date="2026-10-11T13:11:34Z">
        <w:r>
          <w:rPr>
            <w:rFonts w:ascii="Fb Fontext" w:hAnsi="Fb Fontext"/>
            <w:sz w:val="20"/>
            <w:rtl/>
          </w:rPr>
          <w:t xml:space="preserve">והורג </w:t>
        </w:r>
        <w:r>
          <w:rPr>
            <w:rStyle w:val="afffffe"/>
            <w:rFonts w:ascii="Fb Fontext" w:hAnsi="Fb Fontext"/>
            <w:sz w:val="20"/>
            <w:rtl/>
          </w:rPr>
          <w:t xml:space="preserve">כדיין</w:t>
        </w:r>
        <w:r>
          <w:rPr>
            <w:rFonts w:ascii="Fb Fontext" w:hAnsi="Fb Fontext"/>
            <w:sz w:val="20"/>
            <w:rtl/>
          </w:rPr>
          <w:t xml:space="preserve">.</w:t>
        </w:r>
      </w:ins>
      <w:del w:id="112676" w:author="קלוד" w:date="2026-10-11T13:11:34Z">
        <w:r w:rsidRPr="006F178A">
          <w:rPr>
            <w:rFonts w:ascii="Fb Fontext" w:hAnsi="Fb Fontext"/>
            <w:sz w:val="20"/>
            <w:rtl/>
          </w:rPr>
          <w:delText xml:space="preserve">וקטיל.</w:delText>
        </w:r>
      </w:del>
    </w:p>
    <w:p>
      <w:pPr>
        <w:pStyle w:val="afffff8"/>
        <w:rPr>
          <w:ins w:id="90009" w:author="קלוד" w:date="2026-10-11T12:33:55Z"/>
        </w:rPr>
      </w:pPr>
      <w:ins w:id="90010" w:author="קלוד" w:date="2026-10-11T12:33:55Z">
        <w:r>
          <w:rPr>
            <w:color w:val="7B3F00"/>
          </w:rPr>
          <w:t xml:space="preserve">האם יש מזל לישראל - ר"ח ורי"ו</w:t>
        </w:r>
      </w:ins>
    </w:p>
    <w:p w:rsidR="00E9703F" w:rsidRPr="006F178A" w:rsidRDefault="00E9703F" w:rsidP="00E9703F">
      <w:pPr>
        <w:rPr>
          <w:rStyle w:val="afffe"/>
          <w:rFonts w:ascii="Fb Fontext" w:hAnsi="Fb Fontext"/>
          <w:rtl/>
        </w:rPr>
      </w:pPr>
      <w:r w:rsidRPr="006F178A">
        <w:rPr>
          <w:rFonts w:ascii="Fb Fontext" w:hAnsi="Fb Fontext"/>
          <w:rtl/>
        </w:rPr>
        <w:t>•</w:t>
      </w:r>
      <w:r w:rsidRPr="006F178A">
        <w:rPr>
          <w:rFonts w:ascii="Fb Fontext" w:hAnsi="Fb Fontext" w:hint="cs"/>
          <w:rtl/>
        </w:rPr>
        <w:t xml:space="preserve"> </w:t>
      </w:r>
      <w:ins w:id="90687" w:author="מנוע מכני" w:date="2026-10-11T12:04:39Z">
        <w:r>
          <w:rPr>
            <w:rStyle w:val="2fb"/>
            <w:rFonts w:ascii="Fb Fontext" w:hAnsi="Fb Fontext"/>
            <w:rtl/>
          </w:rPr>
          <w:t xml:space="preserve">ר"ח</w:t>
        </w:r>
      </w:ins>
      <w:del w:id="90688" w:author="מנוע מכני" w:date="2026-10-11T12:04:39Z">
        <w:r w:rsidRPr="006F178A">
          <w:rPr>
            <w:rFonts w:ascii="Fb Fontext" w:hAnsi="Fb Fontext"/>
            <w:rtl/>
          </w:rPr>
          <w:delText xml:space="preserve">רבי חנינא</w:delText>
        </w:r>
      </w:del>
      <w:r w:rsidRPr="006F178A">
        <w:rPr>
          <w:rFonts w:ascii="Fb Fontext" w:hAnsi="Fb Fontext"/>
          <w:rtl/>
        </w:rPr>
        <w:t xml:space="preserve"> מזל </w:t>
      </w:r>
      <w:ins w:id="95619" w:author="מנוע מכני" w:date="2026-10-11T12:04:39Z">
        <w:r>
          <w:rPr>
            <w:rFonts w:ascii="Fb Fontext" w:hAnsi="Fb Fontext"/>
            <w:rtl/>
          </w:rPr>
          <w:t xml:space="preserve">מחכם</w:t>
        </w:r>
      </w:ins>
      <w:del w:id="95620" w:author="מנוע מכני" w:date="2026-10-11T12:04:39Z">
        <w:r w:rsidRPr="006F178A">
          <w:rPr>
            <w:rFonts w:ascii="Fb Fontext" w:hAnsi="Fb Fontext"/>
            <w:rtl/>
          </w:rPr>
          <w:delText xml:space="preserve">מחכים</w:delText>
        </w:r>
      </w:del>
      <w:r w:rsidRPr="006F178A">
        <w:rPr>
          <w:rFonts w:ascii="Fb Fontext" w:hAnsi="Fb Fontext"/>
          <w:rtl/>
        </w:rPr>
        <w:t xml:space="preserve">, מזל מעשיר, ויש מזל לישראל.</w:t>
      </w:r>
    </w:p>
    <w:p>
      <w:pPr>
        <w:pStyle w:val="38"/>
        <w:rPr>
          <w:ins w:id="99303" w:author="מנוע מכני" w:date="2026-10-11T12:04:39Z"/>
        </w:rPr>
      </w:pPr>
      <w:r w:rsidRPr="006F178A">
        <w:t>רי"ו</w:t>
      </w:r>
      <w:r w:rsidRPr="006F178A">
        <w:t>:</w:t>
      </w:r>
    </w:p>
    <w:p w:rsidR="00E9703F" w:rsidRPr="009757B9" w:rsidRDefault="00E9703F" w:rsidP="00E9703F">
      <w:pPr>
        <w:rPr>
          <w:rFonts w:cs="Guttman Vilna"/>
          <w:b/>
          <w:bCs/>
          <w:rtl/>
        </w:rPr>
      </w:pPr>
      <w:del w:id="99304" w:author="מנוע מכני" w:date="2026-10-11T12:04:39Z">
        <w:r w:rsidRPr="006F178A">
          <w:rPr>
            <w:rtl/>
          </w:rPr>
          <w:delText xml:space="preserve"> </w:delText>
        </w:r>
      </w:del>
      <w:r w:rsidRPr="006F178A">
        <w:rPr>
          <w:rtl/>
        </w:rPr>
        <w:t xml:space="preserve">אין מזל לישראל. </w:t>
      </w:r>
      <w:ins w:id="92113" w:author="מנוע מכני" w:date="2026-10-11T12:04:39Z">
        <w:r>
          <w:rPr>
            <w:rtl/>
          </w:rPr>
          <w:t xml:space="preserve">לשיטתו</w:t>
        </w:r>
      </w:ins>
      <w:del w:id="92114" w:author="מנוע מכני" w:date="2026-10-11T12:04:39Z">
        <w:r w:rsidRPr="006F178A">
          <w:rPr>
            <w:rtl/>
          </w:rPr>
          <w:delText xml:space="preserve">לטעמיה</w:delText>
        </w:r>
      </w:del>
      <w:r w:rsidRPr="006F178A">
        <w:rPr>
          <w:rtl/>
        </w:rPr>
        <w:t xml:space="preserve"> דגויים ייחתו ולא ישראל.</w:t>
      </w:r>
    </w:p>
    <w:p w:rsidR="00E9703F" w:rsidRPr="009757B9" w:rsidRDefault="00E9703F" w:rsidP="00E9703F">
      <w:pPr>
        <w:rPr>
          <w:rFonts w:cs="Guttman Vilna"/>
          <w:b/>
          <w:bCs/>
          <w:rtl/>
        </w:rPr>
      </w:pPr>
      <w:r w:rsidRPr="006F178A">
        <w:rPr>
          <w:rtl/>
        </w:rPr>
        <w:t>כדכתיב</w:t>
      </w:r>
      <w:r w:rsidRPr="008F09C0">
        <w:rPr>
          <w:rStyle w:val="afffff0"/>
          <w:rtl/>
        </w:rPr>
        <w:t xml:space="preserve"> </w:t>
      </w:r>
      <w:r w:rsidRPr="008F09C0">
        <w:rPr>
          <w:rStyle w:val="afffff0"/>
          <w:rFonts w:hint="cs"/>
          <w:rtl/>
        </w:rPr>
        <w:t>'</w:t>
      </w:r>
      <w:ins w:id="91607" w:author="Claude - סמנטי" w:date="2026-10-11T12:28:21Z">
        <w:r>
          <w:rPr>
            <w:rStyle w:val="afffff0"/>
            <w:rtl/>
          </w:rPr>
          <w:t xml:space="preserve">כֹּה אָמַר ה</w:t>
        </w:r>
      </w:ins>
      <w:del w:id="91608" w:author="Claude - סמנטי" w:date="2026-10-11T12:28:21Z">
        <w:r w:rsidRPr="008F09C0">
          <w:rPr>
            <w:rStyle w:val="afffff0"/>
            <w:rtl/>
          </w:rPr>
          <w:delText xml:space="preserve">כה </w:delText>
        </w:r>
        <w:r w:rsidRPr="008F09C0">
          <w:rPr>
            <w:rStyle w:val="afffff0"/>
            <w:rtl/>
          </w:rPr>
          <w:delText xml:space="preserve">אמר</w:delText>
        </w:r>
        <w:r w:rsidRPr="008F09C0">
          <w:rPr>
            <w:rStyle w:val="afffff0"/>
            <w:rtl/>
          </w:rPr>
          <w:delText xml:space="preserve"> </w:delText>
        </w:r>
        <w:r>
          <w:rPr>
            <w:rStyle w:val="afffff0"/>
            <w:rtl/>
          </w:rPr>
          <w:delText xml:space="preserve">ה</w:delText>
        </w:r>
      </w:del>
      <w:r>
        <w:rPr>
          <w:rStyle w:val="afffff0"/>
          <w:rtl/>
        </w:rPr>
        <w:t xml:space="preserve">'</w:t>
      </w:r>
      <w:r w:rsidRPr="008F09C0">
        <w:rPr>
          <w:rStyle w:val="afffff0"/>
          <w:rtl/>
        </w:rPr>
        <w:t xml:space="preserve"> אל דרך הגוים אל תלמדו ומאתות השמים אל תחתו כי יחתו הגויים מהמה</w:t>
      </w:r>
      <w:r w:rsidRPr="008F09C0">
        <w:rPr>
          <w:rStyle w:val="afffff0"/>
          <w:rFonts w:hint="cs"/>
          <w:rtl/>
        </w:rPr>
        <w:t>'</w:t>
      </w:r>
      <w:r w:rsidRPr="008F09C0">
        <w:rPr>
          <w:rStyle w:val="afffff0"/>
          <w:rtl/>
        </w:rPr>
        <w:t>.</w:t>
      </w:r>
    </w:p>
    <w:p w:rsidR="00E9703F" w:rsidRPr="009757B9" w:rsidRDefault="00E9703F" w:rsidP="00E9703F">
      <w:pPr>
        <w:rPr>
          <w:rFonts w:cs="Guttman Vilna"/>
          <w:b/>
          <w:bCs/>
          <w:rtl/>
        </w:rPr>
      </w:pPr>
      <w:r w:rsidRPr="006F178A">
        <w:rPr>
          <w:rtl/>
        </w:rPr>
        <w:t>•</w:t>
      </w:r>
      <w:r w:rsidRPr="006F178A">
        <w:rPr>
          <w:rFonts w:hint="cs"/>
          <w:rtl/>
        </w:rPr>
        <w:t xml:space="preserve"> </w:t>
      </w:r>
      <w:r w:rsidRPr="006F178A">
        <w:rPr>
          <w:rStyle w:val="2fb"/>
          <w:rtl/>
        </w:rPr>
        <w:t xml:space="preserve">רב</w:t>
      </w:r>
      <w:r w:rsidRPr="006F178A">
        <w:rPr>
          <w:rtl/>
        </w:rPr>
        <w:t xml:space="preserve"> גם </w:t>
      </w:r>
      <w:ins w:id="95379" w:author="מנוע מכני" w:date="2026-10-11T12:04:39Z">
        <w:r>
          <w:rPr>
            <w:rtl/>
          </w:rPr>
          <w:t xml:space="preserve">סבר</w:t>
        </w:r>
      </w:ins>
      <w:del w:id="95380" w:author="מנוע מכני" w:date="2026-10-11T12:04:39Z">
        <w:r w:rsidRPr="006F178A">
          <w:rPr>
            <w:rtl/>
          </w:rPr>
          <w:delText xml:space="preserve">ס"ל</w:delText>
        </w:r>
      </w:del>
      <w:r w:rsidRPr="006F178A">
        <w:rPr>
          <w:rtl/>
        </w:rPr>
        <w:t xml:space="preserve"> אין מזל לישראל, </w:t>
      </w:r>
      <w:r w:rsidRPr="006F178A">
        <w:rPr>
          <w:rStyle w:val="2fb"/>
          <w:rtl/>
        </w:rPr>
        <w:t xml:space="preserve">דאריא"ר</w:t>
      </w:r>
      <w:r w:rsidRPr="006F178A">
        <w:rPr>
          <w:rtl/>
        </w:rPr>
        <w:t xml:space="preserve"> - ויוצא </w:t>
      </w:r>
      <w:ins w:id="96291" w:author="מנוע מכני" w:date="2026-10-11T12:04:39Z">
        <w:r>
          <w:rPr>
            <w:rtl/>
          </w:rPr>
          <w:t xml:space="preserve">באו</w:t>
        </w:r>
      </w:ins>
      <w:del w:id="96292" w:author="מנוע מכני" w:date="2026-10-11T12:04:39Z">
        <w:r w:rsidRPr="006F178A">
          <w:rPr>
            <w:rtl/>
          </w:rPr>
          <w:delText xml:space="preserve">אתו</w:delText>
        </w:r>
      </w:del>
      <w:r w:rsidRPr="006F178A">
        <w:rPr>
          <w:rtl/>
        </w:rPr>
        <w:t xml:space="preserve"> החוצה.\</w:t>
      </w:r>
      <w:r w:rsidRPr="006F178A">
        <w:rPr>
          <w:rtl/>
        </w:rPr>
        <w:t xml:space="preserve">אמר</w:t>
      </w:r>
      <w:r w:rsidRPr="006F178A">
        <w:rPr>
          <w:rtl/>
        </w:rPr>
        <w:t xml:space="preserve"> אברהם לפני </w:t>
      </w:r>
      <w:r w:rsidRPr="006F178A">
        <w:rPr>
          <w:rtl/>
        </w:rPr>
        <w:t xml:space="preserve">הקב"ה</w:t>
      </w:r>
      <w:r w:rsidRPr="006F178A">
        <w:rPr>
          <w:rtl/>
        </w:rPr>
        <w:t xml:space="preserve"> </w:t>
      </w:r>
      <w:r w:rsidRPr="006F178A">
        <w:rPr>
          <w:rStyle w:val="2fb"/>
          <w:rtl/>
        </w:rPr>
        <w:t xml:space="preserve">רבש"ע</w:t>
      </w:r>
      <w:r w:rsidRPr="006F178A">
        <w:rPr>
          <w:rtl/>
        </w:rPr>
        <w:t xml:space="preserve"> בן ביתי יורש אתי. \</w:t>
      </w:r>
      <w:r w:rsidRPr="006F178A">
        <w:rPr>
          <w:rtl/>
        </w:rPr>
        <w:t xml:space="preserve">א"ל</w:t>
      </w:r>
      <w:r w:rsidRPr="006F178A">
        <w:rPr>
          <w:rtl/>
        </w:rPr>
        <w:t xml:space="preserve"> </w:t>
      </w:r>
      <w:ins w:id="92115" w:author="מנוע מכני" w:date="2026-10-11T12:04:39Z">
        <w:r>
          <w:rPr>
            <w:rtl/>
          </w:rPr>
          <w:t xml:space="preserve">לא</w:t>
        </w:r>
      </w:ins>
      <w:del w:id="92116" w:author="מנוע מכני" w:date="2026-10-11T12:04:39Z">
        <w:r w:rsidRPr="006F178A">
          <w:rPr>
            <w:rtl/>
          </w:rPr>
          <w:delText xml:space="preserve">לאו</w:delText>
        </w:r>
      </w:del>
      <w:r w:rsidRPr="006F178A">
        <w:rPr>
          <w:rtl/>
        </w:rPr>
        <w:t xml:space="preserve"> כי אם אשר יצא ממעיך.\</w:t>
      </w:r>
      <w:r w:rsidRPr="006F178A">
        <w:rPr>
          <w:rtl/>
        </w:rPr>
        <w:t xml:space="preserve">אמר</w:t>
      </w:r>
      <w:r w:rsidRPr="006F178A">
        <w:rPr>
          <w:rtl/>
        </w:rPr>
        <w:t xml:space="preserve"> לפניו </w:t>
      </w:r>
      <w:r w:rsidRPr="006F178A">
        <w:rPr>
          <w:rStyle w:val="2fb"/>
          <w:rtl/>
        </w:rPr>
        <w:t xml:space="preserve">רבש"ע</w:t>
      </w:r>
      <w:r w:rsidRPr="006F178A">
        <w:rPr>
          <w:rtl/>
        </w:rPr>
        <w:t xml:space="preserve"> נסתכלתי באיצטגנינות שלי ואיני ראוי להוליד בן. \</w:t>
      </w:r>
      <w:r w:rsidRPr="006F178A">
        <w:rPr>
          <w:rtl/>
        </w:rPr>
        <w:t xml:space="preserve">א"ל</w:t>
      </w:r>
      <w:r w:rsidRPr="006F178A">
        <w:rPr>
          <w:rtl/>
        </w:rPr>
        <w:t xml:space="preserve"> צא מאיצטגנינות שלך, שאין מזל לישראל. ושינה צדק מצינתו במערב למזרח בחומו וזהו דכתיב</w:t>
      </w:r>
      <w:r w:rsidRPr="008F09C0">
        <w:rPr>
          <w:rStyle w:val="afffff0"/>
          <w:rtl/>
        </w:rPr>
        <w:t xml:space="preserve"> </w:t>
      </w:r>
      <w:r w:rsidRPr="008F09C0">
        <w:rPr>
          <w:rStyle w:val="afffff0"/>
          <w:rFonts w:hint="cs"/>
          <w:rtl/>
        </w:rPr>
        <w:t>'</w:t>
      </w:r>
      <w:ins w:id="91609" w:author="Claude - סמנטי" w:date="2026-10-11T12:28:21Z">
        <w:r>
          <w:rPr>
            <w:rStyle w:val="afffff0"/>
            <w:rtl/>
          </w:rPr>
          <w:t xml:space="preserve">מִי הֵעִיר מִמִּזְרָח צֶדֶק יִקְרָאֵהוּ לְרַגְלוֹ</w:t>
        </w:r>
      </w:ins>
      <w:del w:id="91610" w:author="Claude - סמנטי" w:date="2026-10-11T12:28:21Z">
        <w:r w:rsidRPr="008F09C0">
          <w:rPr>
            <w:rStyle w:val="afffff0"/>
            <w:rtl/>
          </w:rPr>
          <w:delText xml:space="preserve">מי העיר ממזרח צדק יקראהו לרגלו</w:delText>
        </w:r>
      </w:del>
      <w:r w:rsidRPr="008F09C0">
        <w:rPr>
          <w:rStyle w:val="afffff0"/>
          <w:rFonts w:hint="cs"/>
          <w:rtl/>
        </w:rPr>
        <w:t>'</w:t>
      </w:r>
      <w:r w:rsidRPr="008F09C0">
        <w:rPr>
          <w:rStyle w:val="afffff0"/>
          <w:rtl/>
        </w:rPr>
        <w:t>.</w:t>
      </w:r>
    </w:p>
    <w:p w:rsidR="00E9703F" w:rsidRPr="006F178A" w:rsidRDefault="00E9703F" w:rsidP="00E9703F">
      <w:pPr>
        <w:rPr>
          <w:rtl/>
        </w:rPr>
      </w:pPr>
      <w:r w:rsidRPr="006F178A">
        <w:rPr>
          <w:rFonts w:ascii="Fb Fontext" w:hAnsi="Fb Fontext"/>
          <w:sz w:val="20"/>
          <w:rtl/>
        </w:rPr>
        <w:t>•</w:t>
      </w:r>
      <w:r w:rsidRPr="006F178A">
        <w:rPr>
          <w:rFonts w:ascii="Fb Fontext" w:hAnsi="Fb Fontext" w:hint="cs"/>
          <w:sz w:val="20"/>
          <w:rtl/>
        </w:rPr>
        <w:t xml:space="preserve"> </w:t>
      </w:r>
      <w:r w:rsidRPr="006F178A">
        <w:rPr>
          <w:rFonts w:ascii="Fb Fontext" w:hAnsi="Fb Fontext"/>
          <w:sz w:val="20"/>
          <w:rtl/>
        </w:rPr>
        <w:t xml:space="preserve">ומדשמואל </w:t>
      </w:r>
      <w:ins w:id="92117" w:author="מנוע מכני" w:date="2026-10-11T12:04:39Z">
        <w:r>
          <w:rPr>
            <w:rFonts w:ascii="Fb Fontext" w:hAnsi="Fb Fontext"/>
            <w:sz w:val="20"/>
            <w:rtl/>
          </w:rPr>
          <w:t xml:space="preserve">גם</w:t>
        </w:r>
      </w:ins>
      <w:del w:id="92118" w:author="מנוע מכני" w:date="2026-10-11T12:04:39Z">
        <w:r w:rsidRPr="006F178A">
          <w:rPr>
            <w:rFonts w:ascii="Fb Fontext" w:hAnsi="Fb Fontext"/>
            <w:sz w:val="20"/>
            <w:rtl/>
          </w:rPr>
          <w:delText xml:space="preserve">נמי</w:delText>
        </w:r>
      </w:del>
      <w:r w:rsidRPr="006F178A">
        <w:rPr>
          <w:rFonts w:ascii="Fb Fontext" w:hAnsi="Fb Fontext"/>
          <w:sz w:val="20"/>
          <w:rtl/>
        </w:rPr>
        <w:t xml:space="preserve">, אין מזל לישראל. כמעשה </w:t>
      </w:r>
      <w:r w:rsidRPr="006F178A">
        <w:rPr>
          <w:rStyle w:val="2fb"/>
          <w:rFonts w:ascii="Fb Fontext" w:hAnsi="Fb Fontext"/>
          <w:sz w:val="20"/>
          <w:rtl/>
        </w:rPr>
        <w:t xml:space="preserve">דשמואל</w:t>
      </w:r>
      <w:r w:rsidRPr="006F178A">
        <w:rPr>
          <w:rFonts w:ascii="Fb Fontext" w:hAnsi="Fb Fontext"/>
          <w:sz w:val="20"/>
          <w:rtl/>
        </w:rPr>
        <w:t xml:space="preserve"> </w:t>
      </w:r>
      <w:ins w:id="112697" w:author="קלוד" w:date="2026-10-11T13:11:34Z">
        <w:r>
          <w:rPr>
            <w:rFonts w:ascii="Fb Fontext" w:hAnsi="Fb Fontext"/>
            <w:sz w:val="20"/>
            <w:rtl/>
          </w:rPr>
          <w:t xml:space="preserve">ואבלט,</w:t>
        </w:r>
      </w:ins>
      <w:del w:id="112698" w:author="קלוד" w:date="2026-10-11T13:11:34Z">
        <w:r w:rsidRPr="006F178A">
          <w:rPr>
            <w:rFonts w:ascii="Fb Fontext" w:hAnsi="Fb Fontext"/>
            <w:sz w:val="20"/>
            <w:rtl/>
          </w:rPr>
          <w:delText xml:space="preserve">ואבלט</w:delText>
        </w:r>
      </w:del>
      <w:r w:rsidRPr="006F178A">
        <w:rPr>
          <w:rFonts w:ascii="Fb Fontext" w:hAnsi="Fb Fontext"/>
          <w:sz w:val="20"/>
          <w:rtl/>
        </w:rPr>
        <w:t xml:space="preserve"> </w:t>
      </w:r>
      <w:ins w:id="112695" w:author="קלוד" w:date="2026-10-11T13:11:34Z">
        <w:r>
          <w:rPr>
            <w:rFonts w:ascii="Fb Fontext" w:hAnsi="Fb Fontext"/>
            <w:sz w:val="20"/>
            <w:rtl/>
          </w:rPr>
          <w:t xml:space="preserve">שא"ל </w:t>
        </w:r>
        <w:r>
          <w:rPr>
            <w:rStyle w:val="afffffe"/>
            <w:rFonts w:ascii="Fb Fontext" w:hAnsi="Fb Fontext"/>
            <w:sz w:val="20"/>
            <w:rtl/>
          </w:rPr>
          <w:t xml:space="preserve">על אדם</w:t>
        </w:r>
      </w:ins>
      <w:del w:id="112696" w:author="קלוד" w:date="2026-10-11T13:11:34Z">
        <w:r w:rsidRPr="006F178A">
          <w:rPr>
            <w:rFonts w:ascii="Fb Fontext" w:hAnsi="Fb Fontext"/>
            <w:sz w:val="20"/>
            <w:rtl/>
          </w:rPr>
          <w:delText xml:space="preserve">שא"ל</w:delText>
        </w:r>
      </w:del>
      <w:r w:rsidRPr="006F178A">
        <w:rPr>
          <w:rFonts w:ascii="Fb Fontext" w:hAnsi="Fb Fontext"/>
          <w:sz w:val="20"/>
          <w:rtl/>
        </w:rPr>
        <w:t xml:space="preserve"> </w:t>
      </w:r>
      <w:ins w:id="90779" w:author="Claude - סמנטי" w:date="2026-10-11T12:28:21Z">
        <w:r>
          <w:rPr>
            <w:rFonts w:ascii="Fb Fontext" w:hAnsi="Fb Fontext"/>
            <w:sz w:val="20"/>
            <w:rtl/>
          </w:rPr>
          <w:t xml:space="preserve">שהוא</w:t>
        </w:r>
      </w:ins>
      <w:del w:id="90780" w:author="Claude - סמנטי" w:date="2026-10-11T12:28:21Z">
        <w:r w:rsidRPr="006F178A">
          <w:rPr>
            <w:rFonts w:ascii="Fb Fontext" w:hAnsi="Fb Fontext"/>
            <w:sz w:val="20"/>
            <w:rtl/>
          </w:rPr>
          <w:delText xml:space="preserve">דהוא</w:delText>
        </w:r>
      </w:del>
      <w:r w:rsidRPr="006F178A">
        <w:rPr>
          <w:rFonts w:ascii="Fb Fontext" w:hAnsi="Fb Fontext"/>
          <w:sz w:val="20"/>
          <w:rtl/>
        </w:rPr>
        <w:t xml:space="preserve"> עתיד למות </w:t>
      </w:r>
      <w:ins w:id="112693" w:author="קלוד" w:date="2026-10-11T13:11:34Z">
        <w:r>
          <w:rPr>
            <w:rFonts w:ascii="Fb Fontext" w:hAnsi="Fb Fontext"/>
            <w:sz w:val="20"/>
            <w:rtl/>
          </w:rPr>
          <w:t xml:space="preserve">מנחש,</w:t>
        </w:r>
      </w:ins>
      <w:del w:id="112694" w:author="קלוד" w:date="2026-10-11T13:11:34Z">
        <w:r w:rsidRPr="006F178A">
          <w:rPr>
            <w:rFonts w:ascii="Fb Fontext" w:hAnsi="Fb Fontext"/>
            <w:sz w:val="20"/>
            <w:rtl/>
          </w:rPr>
          <w:delText xml:space="preserve">מנחש</w:delText>
        </w:r>
      </w:del>
      <w:r w:rsidRPr="006F178A">
        <w:rPr>
          <w:rFonts w:ascii="Fb Fontext" w:hAnsi="Fb Fontext"/>
          <w:sz w:val="20"/>
          <w:rtl/>
        </w:rPr>
        <w:t xml:space="preserve"> </w:t>
      </w:r>
      <w:ins w:id="112691" w:author="קלוד" w:date="2026-10-11T13:11:34Z">
        <w:r>
          <w:rPr>
            <w:rFonts w:ascii="Fb Fontext" w:hAnsi="Fb Fontext"/>
            <w:sz w:val="20"/>
            <w:rtl/>
          </w:rPr>
          <w:t xml:space="preserve">וא"ל </w:t>
        </w:r>
        <w:r>
          <w:rPr>
            <w:rStyle w:val="afffffe"/>
            <w:rFonts w:ascii="Fb Fontext" w:hAnsi="Fb Fontext"/>
            <w:sz w:val="20"/>
            <w:rtl/>
          </w:rPr>
          <w:t xml:space="preserve">שמואל</w:t>
        </w:r>
      </w:ins>
      <w:del w:id="112692" w:author="קלוד" w:date="2026-10-11T13:11:34Z">
        <w:r w:rsidRPr="006F178A">
          <w:rPr>
            <w:rFonts w:ascii="Fb Fontext" w:hAnsi="Fb Fontext"/>
            <w:sz w:val="20"/>
            <w:rtl/>
          </w:rPr>
          <w:delText xml:space="preserve">וא"ל</w:delText>
        </w:r>
      </w:del>
      <w:r w:rsidRPr="006F178A">
        <w:rPr>
          <w:rFonts w:ascii="Fb Fontext" w:hAnsi="Fb Fontext"/>
          <w:sz w:val="20"/>
          <w:rtl/>
        </w:rPr>
        <w:t xml:space="preserve"> שאם ישראל הוא </w:t>
      </w:r>
      <w:r w:rsidRPr="006F178A">
        <w:rPr>
          <w:rFonts w:ascii="Fb Fontext" w:hAnsi="Fb Fontext"/>
          <w:sz w:val="20"/>
          <w:rtl/>
        </w:rPr>
        <w:t xml:space="preserve">לא</w:t>
      </w:r>
      <w:r w:rsidRPr="006F178A">
        <w:rPr>
          <w:rFonts w:ascii="Fb Fontext" w:hAnsi="Fb Fontext"/>
          <w:sz w:val="20"/>
          <w:rtl/>
        </w:rPr>
        <w:t xml:space="preserve"> ימות בתפילה</w:t>
      </w:r>
      <w:r w:rsidRPr="006F178A">
        <w:rPr>
          <w:rFonts w:ascii="Fb Fontext" w:hAnsi="Fb Fontext" w:hint="cs"/>
          <w:sz w:val="20"/>
          <w:rtl/>
        </w:rPr>
        <w:t>,</w:t>
      </w:r>
      <w:r w:rsidRPr="006F178A">
        <w:rPr>
          <w:rFonts w:ascii="Fb Fontext" w:hAnsi="Fb Fontext"/>
          <w:sz w:val="20"/>
          <w:rtl/>
        </w:rPr>
        <w:t xml:space="preserve"> ואכן כשחזר ראו נחש חתוך במשא </w:t>
      </w:r>
      <w:ins w:id="112689" w:author="קלוד" w:date="2026-10-11T13:11:34Z">
        <w:r>
          <w:rPr>
            <w:rFonts w:ascii="Fb Fontext" w:hAnsi="Fb Fontext"/>
            <w:sz w:val="20"/>
            <w:rtl/>
          </w:rPr>
          <w:t xml:space="preserve">הקנים,</w:t>
        </w:r>
      </w:ins>
      <w:del w:id="112690" w:author="קלוד" w:date="2026-10-11T13:11:34Z">
        <w:r w:rsidRPr="006F178A">
          <w:rPr>
            <w:rFonts w:ascii="Fb Fontext" w:hAnsi="Fb Fontext"/>
            <w:sz w:val="20"/>
            <w:rtl/>
          </w:rPr>
          <w:delText xml:space="preserve">הקנים</w:delText>
        </w:r>
      </w:del>
      <w:r w:rsidRPr="006F178A">
        <w:rPr>
          <w:rFonts w:ascii="Fb Fontext" w:hAnsi="Fb Fontext"/>
          <w:sz w:val="20"/>
          <w:rtl/>
        </w:rPr>
        <w:t xml:space="preserve"> </w:t>
      </w:r>
      <w:r w:rsidRPr="006F178A">
        <w:rPr>
          <w:rFonts w:ascii="Fb Fontext" w:hAnsi="Fb Fontext"/>
          <w:sz w:val="20"/>
          <w:rtl/>
        </w:rPr>
        <w:t xml:space="preserve">וא"ל</w:t>
      </w:r>
      <w:r w:rsidRPr="006F178A">
        <w:rPr>
          <w:rFonts w:ascii="Fb Fontext" w:hAnsi="Fb Fontext"/>
          <w:sz w:val="20"/>
          <w:rtl/>
        </w:rPr>
        <w:t xml:space="preserve"> שהוא מצד מצווה שהביא לחם במקום העני שלא </w:t>
      </w:r>
      <w:ins w:id="112687" w:author="קלוד" w:date="2026-10-11T13:11:34Z">
        <w:r>
          <w:rPr>
            <w:rFonts w:ascii="Fb Fontext" w:hAnsi="Fb Fontext"/>
            <w:sz w:val="20"/>
            <w:rtl/>
          </w:rPr>
          <w:t xml:space="preserve">יתבייש,</w:t>
        </w:r>
      </w:ins>
      <w:del w:id="112688" w:author="קלוד" w:date="2026-10-11T13:11:34Z">
        <w:r w:rsidRPr="006F178A">
          <w:rPr>
            <w:rFonts w:ascii="Fb Fontext" w:hAnsi="Fb Fontext"/>
            <w:sz w:val="20"/>
            <w:rtl/>
          </w:rPr>
          <w:delText xml:space="preserve">יתבייש</w:delText>
        </w:r>
      </w:del>
      <w:r w:rsidRPr="006F178A">
        <w:rPr>
          <w:rFonts w:ascii="Fb Fontext" w:hAnsi="Fb Fontext"/>
          <w:sz w:val="20"/>
          <w:rtl/>
        </w:rPr>
        <w:t xml:space="preserve"> </w:t>
      </w:r>
      <w:r w:rsidRPr="006F178A">
        <w:rPr>
          <w:rFonts w:ascii="Fb Fontext" w:hAnsi="Fb Fontext"/>
          <w:sz w:val="20"/>
          <w:rtl/>
        </w:rPr>
        <w:t xml:space="preserve">וע"ז</w:t>
      </w:r>
      <w:r w:rsidRPr="006F178A">
        <w:rPr>
          <w:rFonts w:ascii="Fb Fontext" w:hAnsi="Fb Fontext"/>
          <w:sz w:val="20"/>
          <w:rtl/>
        </w:rPr>
        <w:t xml:space="preserve"> </w:t>
      </w:r>
      <w:r w:rsidRPr="006F178A">
        <w:rPr>
          <w:rFonts w:ascii="Fb Fontext" w:hAnsi="Fb Fontext"/>
          <w:sz w:val="20"/>
          <w:rtl/>
        </w:rPr>
        <w:t xml:space="preserve">אמר</w:t>
      </w:r>
      <w:r w:rsidRPr="008F09C0">
        <w:rPr>
          <w:rStyle w:val="afffff0"/>
          <w:rtl/>
        </w:rPr>
        <w:t xml:space="preserve"> </w:t>
      </w:r>
      <w:r w:rsidRPr="008F09C0">
        <w:rPr>
          <w:rStyle w:val="afffff0"/>
          <w:rFonts w:hint="cs"/>
          <w:rtl/>
        </w:rPr>
        <w:t>'</w:t>
      </w:r>
      <w:ins w:id="90777" w:author="Claude - סמנטי" w:date="2026-10-11T12:28:21Z">
        <w:r>
          <w:rPr>
            <w:rStyle w:val="afffff0"/>
            <w:rtl/>
          </w:rPr>
          <w:t xml:space="preserve">צְדָקָה תַּצִּיל מִמָּוֶת</w:t>
        </w:r>
      </w:ins>
      <w:del w:id="90778" w:author="Claude - סמנטי" w:date="2026-10-11T12:28:21Z">
        <w:r w:rsidRPr="008F09C0">
          <w:rPr>
            <w:rStyle w:val="afffff0"/>
            <w:rtl/>
          </w:rPr>
          <w:delText xml:space="preserve">צדקה תציל ממות</w:delText>
        </w:r>
      </w:del>
      <w:r w:rsidRPr="008F09C0">
        <w:rPr>
          <w:rStyle w:val="afffff0"/>
          <w:rFonts w:hint="cs"/>
          <w:rtl/>
        </w:rPr>
        <w:t>'</w:t>
      </w:r>
      <w:r w:rsidRPr="008F09C0">
        <w:rPr>
          <w:rStyle w:val="afffff0"/>
          <w:rtl/>
        </w:rPr>
        <w:t xml:space="preserve"> </w:t>
      </w:r>
      <w:r w:rsidRPr="006F178A">
        <w:rPr>
          <w:rFonts w:ascii="Fb Fontext" w:hAnsi="Fb Fontext"/>
          <w:sz w:val="20"/>
          <w:rtl/>
        </w:rPr>
        <w:t>מכל מוות ולא רק משונה.</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ומדר"ע</w:t>
      </w:r>
      <w:r w:rsidRPr="006F178A">
        <w:rPr>
          <w:rFonts w:ascii="Fb Fontext" w:hAnsi="Fb Fontext"/>
          <w:rtl/>
        </w:rPr>
        <w:t xml:space="preserve"> </w:t>
      </w:r>
      <w:ins w:id="92119" w:author="מנוע מכני" w:date="2026-10-11T12:04:39Z">
        <w:r>
          <w:rPr>
            <w:rFonts w:ascii="Fb Fontext" w:hAnsi="Fb Fontext"/>
            <w:rtl/>
          </w:rPr>
          <w:t xml:space="preserve">גם</w:t>
        </w:r>
      </w:ins>
      <w:del w:id="92120" w:author="מנוע מכני" w:date="2026-10-11T12:04:39Z">
        <w:r w:rsidRPr="006F178A">
          <w:rPr>
            <w:rFonts w:ascii="Fb Fontext" w:hAnsi="Fb Fontext"/>
            <w:rtl/>
          </w:rPr>
          <w:delText xml:space="preserve">נמי</w:delText>
        </w:r>
      </w:del>
      <w:r w:rsidRPr="006F178A">
        <w:rPr>
          <w:rFonts w:ascii="Fb Fontext" w:hAnsi="Fb Fontext"/>
          <w:rtl/>
        </w:rPr>
        <w:t xml:space="preserve">, אין מזל לישראל. </w:t>
      </w:r>
      <w:ins w:id="112703" w:author="קלוד" w:date="2026-10-11T13:11:34Z">
        <w:r>
          <w:rPr>
            <w:rFonts w:ascii="Fb Fontext" w:hAnsi="Fb Fontext"/>
            <w:rtl/>
          </w:rPr>
          <w:t xml:space="preserve">שבתו</w:t>
        </w:r>
      </w:ins>
      <w:del w:id="112704" w:author="קלוד" w:date="2026-10-11T13:11:34Z">
        <w:r w:rsidRPr="006F178A">
          <w:rPr>
            <w:rFonts w:ascii="Fb Fontext" w:hAnsi="Fb Fontext"/>
            <w:rtl/>
          </w:rPr>
          <w:delText xml:space="preserve">דביתו</w:delText>
        </w:r>
      </w:del>
      <w:r w:rsidRPr="006F178A">
        <w:rPr>
          <w:rFonts w:ascii="Fb Fontext" w:hAnsi="Fb Fontext"/>
          <w:rtl/>
        </w:rPr>
        <w:t xml:space="preserve"> של </w:t>
      </w:r>
      <w:r w:rsidRPr="006F178A">
        <w:rPr>
          <w:rStyle w:val="2fb"/>
          <w:rFonts w:ascii="Fb Fontext" w:hAnsi="Fb Fontext"/>
          <w:rtl/>
        </w:rPr>
        <w:t xml:space="preserve">ר"ע</w:t>
      </w:r>
      <w:r w:rsidRPr="006F178A">
        <w:rPr>
          <w:rFonts w:ascii="Fb Fontext" w:hAnsi="Fb Fontext"/>
          <w:rtl/>
        </w:rPr>
        <w:t xml:space="preserve"> הרגה נחש בביתה עם סיכת ראשה שנעצה בכותל בלי </w:t>
      </w:r>
      <w:ins w:id="112701" w:author="קלוד" w:date="2026-10-11T13:11:34Z">
        <w:r>
          <w:rPr>
            <w:rFonts w:ascii="Fb Fontext" w:hAnsi="Fb Fontext"/>
            <w:rtl/>
          </w:rPr>
          <w:t xml:space="preserve">להבחין,</w:t>
        </w:r>
      </w:ins>
      <w:del w:id="112702" w:author="קלוד" w:date="2026-10-11T13:11:34Z">
        <w:r w:rsidRPr="006F178A">
          <w:rPr>
            <w:rFonts w:ascii="Fb Fontext" w:hAnsi="Fb Fontext"/>
            <w:rtl/>
          </w:rPr>
          <w:delText xml:space="preserve">להבחין</w:delText>
        </w:r>
      </w:del>
      <w:r w:rsidRPr="006F178A">
        <w:rPr>
          <w:rFonts w:ascii="Fb Fontext" w:hAnsi="Fb Fontext"/>
          <w:rtl/>
        </w:rPr>
        <w:t xml:space="preserve"> והוא מצד שנתנה את מנת אוכלה ביום נישואיה </w:t>
      </w:r>
      <w:ins w:id="112699" w:author="קלוד" w:date="2026-10-11T13:11:34Z">
        <w:r>
          <w:rPr>
            <w:rFonts w:ascii="Fb Fontext" w:hAnsi="Fb Fontext"/>
            <w:rtl/>
          </w:rPr>
          <w:t xml:space="preserve">לעני,</w:t>
        </w:r>
      </w:ins>
      <w:del w:id="112700" w:author="קלוד" w:date="2026-10-11T13:11:34Z">
        <w:r w:rsidRPr="006F178A">
          <w:rPr>
            <w:rFonts w:ascii="Fb Fontext" w:hAnsi="Fb Fontext"/>
            <w:rtl/>
          </w:rPr>
          <w:delText xml:space="preserve">לעני</w:delText>
        </w:r>
      </w:del>
      <w:r w:rsidRPr="006F178A">
        <w:rPr>
          <w:rFonts w:ascii="Fb Fontext" w:hAnsi="Fb Fontext"/>
          <w:rtl/>
        </w:rPr>
        <w:t xml:space="preserve"> </w:t>
      </w:r>
      <w:r w:rsidRPr="006F178A">
        <w:rPr>
          <w:rFonts w:ascii="Fb Fontext" w:hAnsi="Fb Fontext"/>
          <w:rtl/>
        </w:rPr>
        <w:t xml:space="preserve">וע"ז</w:t>
      </w:r>
      <w:r w:rsidRPr="006F178A">
        <w:rPr>
          <w:rFonts w:ascii="Fb Fontext" w:hAnsi="Fb Fontext"/>
          <w:rtl/>
        </w:rPr>
        <w:t xml:space="preserve"> </w:t>
      </w:r>
      <w:r w:rsidRPr="006F178A">
        <w:rPr>
          <w:rFonts w:ascii="Fb Fontext" w:hAnsi="Fb Fontext"/>
          <w:rtl/>
        </w:rPr>
        <w:t xml:space="preserve">אמר</w:t>
      </w:r>
      <w:r w:rsidRPr="006F178A">
        <w:rPr>
          <w:rFonts w:ascii="Fb Fontext" w:hAnsi="Fb Fontext"/>
          <w:rtl/>
        </w:rPr>
        <w:t xml:space="preserve"> </w:t>
      </w:r>
      <w:r w:rsidRPr="006F178A">
        <w:rPr>
          <w:rStyle w:val="2fb"/>
          <w:rFonts w:ascii="Fb Fontext" w:hAnsi="Fb Fontext"/>
          <w:rtl/>
        </w:rPr>
        <w:t xml:space="preserve">ר"ע</w:t>
      </w:r>
      <w:r w:rsidRPr="006F178A">
        <w:rPr>
          <w:rFonts w:ascii="Fb Fontext" w:hAnsi="Fb Fontext"/>
          <w:rtl/>
        </w:rPr>
        <w:t xml:space="preserve"> </w:t>
      </w:r>
      <w:r w:rsidRPr="002C4DC3">
        <w:rPr>
          <w:rStyle w:val="afffff0"/>
          <w:rtl/>
        </w:rPr>
        <w:t>וצדקה תציל ממות</w:t>
      </w:r>
      <w:r w:rsidRPr="006F178A">
        <w:rPr>
          <w:rFonts w:ascii="Fb Fontext" w:hAnsi="Fb Fontext"/>
          <w:rtl/>
        </w:rPr>
        <w:t xml:space="preserve"> ולא ממיתה משונה, אלא ממיתה עצמה.</w:t>
      </w:r>
    </w:p>
    <w:p w:rsidR="00E9703F" w:rsidRPr="006F178A" w:rsidRDefault="00E9703F" w:rsidP="00E9703F">
      <w:pPr>
        <w:rPr>
          <w:rtl/>
        </w:rPr>
      </w:pPr>
      <w:r w:rsidRPr="006F178A">
        <w:rPr>
          <w:rtl/>
        </w:rPr>
        <w:t>•</w:t>
      </w:r>
      <w:r w:rsidRPr="006F178A">
        <w:rPr>
          <w:rFonts w:hint="cs"/>
          <w:rtl/>
        </w:rPr>
        <w:t xml:space="preserve"> </w:t>
      </w:r>
      <w:r w:rsidRPr="006F178A">
        <w:rPr>
          <w:rStyle w:val="2fb"/>
          <w:rtl/>
        </w:rPr>
        <w:t xml:space="preserve">ומדרנב"י</w:t>
      </w:r>
      <w:r w:rsidRPr="006F178A">
        <w:rPr>
          <w:rtl/>
        </w:rPr>
        <w:t xml:space="preserve"> אין מזל לישראל. </w:t>
      </w:r>
      <w:ins w:id="112717" w:author="קלוד" w:date="2026-10-11T13:11:34Z">
        <w:r>
          <w:rPr>
            <w:rtl/>
          </w:rPr>
          <w:t xml:space="preserve">שאמו</w:t>
        </w:r>
      </w:ins>
      <w:del w:id="112718" w:author="קלוד" w:date="2026-10-11T13:11:34Z">
        <w:r w:rsidRPr="006F178A">
          <w:rPr>
            <w:rtl/>
          </w:rPr>
          <w:delText xml:space="preserve">דאימיה</w:delText>
        </w:r>
      </w:del>
      <w:r w:rsidRPr="006F178A">
        <w:rPr>
          <w:rtl/>
        </w:rPr>
        <w:t xml:space="preserve"> היתה מכסה ראשו ואומרת לו להתפלל נגד מזלו של </w:t>
      </w:r>
      <w:ins w:id="112715" w:author="קלוד" w:date="2026-10-11T13:11:34Z">
        <w:r>
          <w:rPr>
            <w:rtl/>
          </w:rPr>
          <w:t xml:space="preserve">גניבה,</w:t>
        </w:r>
      </w:ins>
      <w:del w:id="112716" w:author="קלוד" w:date="2026-10-11T13:11:34Z">
        <w:r w:rsidRPr="006F178A">
          <w:rPr>
            <w:rtl/>
          </w:rPr>
          <w:delText xml:space="preserve">גניבה</w:delText>
        </w:r>
      </w:del>
      <w:r w:rsidRPr="006F178A">
        <w:rPr>
          <w:rtl/>
        </w:rPr>
        <w:t xml:space="preserve"> וכאשר לרגע אחד נפלה גלימתו </w:t>
      </w:r>
      <w:ins w:id="112713" w:author="קלוד" w:date="2026-10-11T13:11:34Z">
        <w:r>
          <w:rPr>
            <w:rtl/>
          </w:rPr>
          <w:t xml:space="preserve">מראשו,</w:t>
        </w:r>
      </w:ins>
      <w:del w:id="112714" w:author="קלוד" w:date="2026-10-11T13:11:34Z">
        <w:r w:rsidRPr="006F178A">
          <w:rPr>
            <w:rtl/>
          </w:rPr>
          <w:delText xml:space="preserve">מראשו</w:delText>
        </w:r>
      </w:del>
      <w:r w:rsidRPr="006F178A">
        <w:rPr>
          <w:rtl/>
        </w:rPr>
        <w:t xml:space="preserve"> כבר </w:t>
      </w:r>
      <w:ins w:id="112711" w:author="קלוד" w:date="2026-10-11T13:11:34Z">
        <w:r>
          <w:rPr>
            <w:rtl/>
          </w:rPr>
          <w:t xml:space="preserve">עלה</w:t>
        </w:r>
      </w:ins>
      <w:del w:id="112712" w:author="קלוד" w:date="2026-10-11T13:11:34Z">
        <w:r w:rsidRPr="006F178A">
          <w:rPr>
            <w:rtl/>
          </w:rPr>
          <w:delText xml:space="preserve">סליק</w:delText>
        </w:r>
      </w:del>
      <w:r w:rsidRPr="006F178A">
        <w:rPr>
          <w:rtl/>
        </w:rPr>
        <w:t xml:space="preserve"> </w:t>
      </w:r>
      <w:ins w:id="112709" w:author="קלוד" w:date="2026-10-11T13:11:34Z">
        <w:r>
          <w:rPr>
            <w:rStyle w:val="afffffe"/>
            <w:rtl/>
          </w:rPr>
          <w:t xml:space="preserve">לדקל</w:t>
        </w:r>
      </w:ins>
      <w:del w:id="112710" w:author="קלוד" w:date="2026-10-11T13:11:34Z">
        <w:r w:rsidRPr="006F178A">
          <w:rPr>
            <w:rtl/>
          </w:rPr>
          <w:delText xml:space="preserve">ופסקיה</w:delText>
        </w:r>
      </w:del>
      <w:r w:rsidRPr="006F178A">
        <w:rPr>
          <w:rtl/>
        </w:rPr>
        <w:t xml:space="preserve"> </w:t>
      </w:r>
      <w:ins w:id="112707" w:author="קלוד" w:date="2026-10-11T13:11:34Z">
        <w:r>
          <w:rPr>
            <w:rtl/>
          </w:rPr>
          <w:t xml:space="preserve">וחתך</w:t>
        </w:r>
      </w:ins>
      <w:del w:id="112708" w:author="קלוד" w:date="2026-10-11T13:11:34Z">
        <w:r w:rsidRPr="006F178A">
          <w:rPr>
            <w:rtl/>
          </w:rPr>
          <w:delText xml:space="preserve">לקיבורא</w:delText>
        </w:r>
      </w:del>
      <w:r w:rsidRPr="006F178A">
        <w:rPr>
          <w:rtl/>
        </w:rPr>
        <w:t xml:space="preserve"> </w:t>
      </w:r>
      <w:ins w:id="112705" w:author="קלוד" w:date="2026-10-11T13:11:34Z">
        <w:r>
          <w:rPr>
            <w:rtl/>
          </w:rPr>
          <w:t xml:space="preserve">את האשכול בשיניו.</w:t>
        </w:r>
      </w:ins>
      <w:del w:id="112706" w:author="קלוד" w:date="2026-10-11T13:11:34Z">
        <w:r w:rsidRPr="006F178A">
          <w:rPr>
            <w:rtl/>
          </w:rPr>
          <w:delText xml:space="preserve">בשיניה.</w:delText>
        </w:r>
      </w:del>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קנו:</w:t>
      </w:r>
    </w:p>
    <w:p>
      <w:pPr>
        <w:pStyle w:val="MishnaBatzad"/>
        <w:rPr>
          <w:ins w:id="20681" w:author="קלוד" w:date="2026-10-11T09:07:15Z"/>
        </w:rPr>
      </w:pPr>
      <w:ins w:id="20680" w:author="קלוד" w:date="2026-10-11T09:07:15Z">
        <w:r>
          <w:t xml:space="preserve">משנה ד</w:t>
        </w:r>
      </w:ins>
    </w:p>
    <w:p w:rsidR="00E9703F" w:rsidRPr="009757B9" w:rsidRDefault="00E9703F" w:rsidP="00E9703F">
      <w:pPr>
        <w:pStyle w:val="afff9"/>
        <w:rPr>
          <w:del w:id="20420" w:author="קלוד" w:date="2026-10-11T09:07:15Z"/>
          <w:b/>
          <w:rtl/>
        </w:rPr>
      </w:pPr>
      <w:del w:id="20418" w:author="קלוד" w:date="2026-10-11T09:07:15Z">
        <w:r w:rsidRPr="009757B9">
          <w:rPr>
            <w:rFonts w:hint="cs"/>
            <w:b/>
            <w:sz w:val="20"/>
            <w:rtl/>
          </w:rPr>
          <w:delText xml:space="preserve"> </w:delText>
        </w:r>
      </w:del>
      <w:del w:id="20419"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130" w:author="קלוד" w:date="2026-10-11T12:09:42Z">
          <w:pPr>
            <w:pStyle w:val="afff9"/>
          </w:pPr>
        </w:pPrChange>
      </w:pPr>
      <w:r w:rsidRPr="009757B9">
        <w:rPr>
          <w:b/>
          <w:rtl/>
        </w:rPr>
        <w:t>מחתכין את הדלועין לפני הבהמה, ואת הנבלה לפני הכלבים.</w:t>
      </w:r>
    </w:p>
    <w:p w:rsidR="00E9703F" w:rsidRPr="009757B9" w:rsidRDefault="00E9703F" w:rsidP="00E9703F">
      <w:pPr>
        <w:pStyle w:val="afff9"/>
        <w:rPr>
          <w:b/>
          <w:rtl/>
        </w:rPr>
      </w:pPr>
      <w:r>
        <w:rPr>
          <w:rStyle w:val="TanaimMishna"/>
          <w:b/>
          <w:rtl/>
          <w:rPrChange w:id="100511" w:author="Claude" w:date="2026-10-11T09:08:03Z">
            <w:rPr>
              <w:b/>
              <w:rtl/>
            </w:rPr>
          </w:rPrChange>
        </w:rPr>
        <w:t xml:space="preserve">ר"י</w:t>
      </w:r>
      <w:r>
        <w:rPr>
          <w:b/>
          <w:rtl/>
        </w:rPr>
        <w:t xml:space="preserve"> אם לא היתה נבלה מערב שבת - אסורה, לפי שאינה מן המוכן.</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007" w:author="קלוד" w:date="2026-10-11T12:33:55Z"/>
        </w:rPr>
      </w:pPr>
      <w:ins w:id="90008" w:author="קלוד" w:date="2026-10-11T12:33:55Z">
        <w:r>
          <w:rPr>
            <w:color w:val="7B3F00"/>
          </w:rPr>
          <w:t xml:space="preserve">מוקצה בנבלה - הלכה כר"י או כר"ש</w:t>
        </w:r>
      </w:ins>
    </w:p>
    <w:p w:rsidR="00E9703F" w:rsidRPr="0099085C" w:rsidRDefault="00E9703F" w:rsidP="00E9703F">
      <w:pPr>
        <w:rPr>
          <w:b/>
          <w:bCs/>
          <w:rtl/>
        </w:rPr>
      </w:pPr>
      <w:r w:rsidRPr="0099085C">
        <w:rPr>
          <w:rFonts w:ascii="Fb Fontext" w:hAnsi="Fb Fontext"/>
          <w:b/>
          <w:bCs/>
          <w:rtl/>
        </w:rPr>
        <w:t>•</w:t>
      </w:r>
      <w:r w:rsidRPr="0099085C">
        <w:rPr>
          <w:rFonts w:ascii="Fb Fontext" w:hAnsi="Fb Fontext" w:hint="cs"/>
          <w:b/>
          <w:bCs/>
          <w:rtl/>
        </w:rPr>
        <w:t xml:space="preserve"> </w:t>
      </w:r>
      <w:r w:rsidRPr="0099085C">
        <w:rPr>
          <w:rFonts w:ascii="Fb Fontext" w:hAnsi="Fb Fontext"/>
          <w:b/>
          <w:bCs/>
          <w:rtl/>
        </w:rPr>
        <w:t xml:space="preserve">איתמר </w:t>
      </w:r>
      <w:r w:rsidRPr="0099085C">
        <w:rPr>
          <w:rStyle w:val="2fb"/>
          <w:rFonts w:ascii="Fb Fontext" w:hAnsi="Fb Fontext"/>
          <w:b/>
          <w:bCs/>
          <w:rtl/>
        </w:rPr>
        <w:t xml:space="preserve">עולא</w:t>
      </w:r>
      <w:r w:rsidRPr="0099085C">
        <w:rPr>
          <w:rFonts w:ascii="Fb Fontext" w:hAnsi="Fb Fontext"/>
          <w:b/>
          <w:bCs/>
          <w:rtl/>
        </w:rPr>
        <w:t xml:space="preserve"> הלכה </w:t>
      </w:r>
      <w:r w:rsidRPr="0099085C">
        <w:rPr>
          <w:rStyle w:val="2fb"/>
          <w:rFonts w:ascii="Fb Fontext" w:hAnsi="Fb Fontext"/>
          <w:b/>
          <w:bCs/>
          <w:rtl/>
        </w:rPr>
        <w:t xml:space="preserve">כר"י</w:t>
      </w:r>
      <w:r w:rsidRPr="0099085C">
        <w:rPr>
          <w:rFonts w:ascii="Fb Fontext" w:hAnsi="Fb Fontext"/>
          <w:b/>
          <w:bCs/>
          <w:rtl/>
        </w:rPr>
        <w:t xml:space="preserve">.</w:t>
      </w:r>
    </w:p>
    <w:p w:rsidR="00E9703F" w:rsidRPr="00B3644D" w:rsidRDefault="00E9703F" w:rsidP="00E9703F">
      <w:pPr>
        <w:rPr>
          <w:rFonts w:cs="Guttman Vilna"/>
          <w:b/>
          <w:bCs/>
          <w:spacing w:val="-4"/>
          <w:rtl/>
        </w:rPr>
      </w:pPr>
      <w:r w:rsidRPr="00B3644D">
        <w:rPr>
          <w:spacing w:val="-4"/>
          <w:rtl/>
        </w:rPr>
        <w:t xml:space="preserve">ואף </w:t>
      </w:r>
      <w:r w:rsidRPr="00B3644D">
        <w:rPr>
          <w:rStyle w:val="2fb"/>
          <w:spacing w:val="-4"/>
          <w:rtl/>
        </w:rPr>
        <w:t xml:space="preserve">רב</w:t>
      </w:r>
      <w:r w:rsidRPr="00B3644D">
        <w:rPr>
          <w:spacing w:val="-4"/>
          <w:rtl/>
        </w:rPr>
        <w:t xml:space="preserve"> סבר הלכה </w:t>
      </w:r>
      <w:ins w:id="112729" w:author="קלוד" w:date="2026-10-11T13:11:34Z">
        <w:r>
          <w:rPr>
            <w:rStyle w:val="2fb"/>
            <w:spacing w:val="-4"/>
            <w:rtl/>
          </w:rPr>
          <w:t xml:space="preserve">כר"י,</w:t>
        </w:r>
      </w:ins>
      <w:del w:id="112730" w:author="קלוד" w:date="2026-10-11T13:11:34Z">
        <w:r w:rsidRPr="00B3644D">
          <w:rPr>
            <w:rStyle w:val="2fb"/>
            <w:spacing w:val="-4"/>
            <w:rtl/>
          </w:rPr>
          <w:delText xml:space="preserve">כר"י</w:delText>
        </w:r>
      </w:del>
      <w:r w:rsidRPr="00B3644D">
        <w:rPr>
          <w:spacing w:val="-4"/>
          <w:rtl/>
        </w:rPr>
        <w:t xml:space="preserve"> </w:t>
      </w:r>
      <w:ins w:id="112727" w:author="קלוד" w:date="2026-10-11T13:11:34Z">
        <w:r>
          <w:rPr>
            <w:spacing w:val="-4"/>
            <w:rtl/>
          </w:rPr>
          <w:t xml:space="preserve">ממחצלות</w:t>
        </w:r>
      </w:ins>
      <w:del w:id="112728" w:author="קלוד" w:date="2026-10-11T13:11:34Z">
        <w:r w:rsidRPr="00B3644D">
          <w:rPr>
            <w:spacing w:val="-4"/>
            <w:rtl/>
          </w:rPr>
          <w:delText xml:space="preserve">מהא</w:delText>
        </w:r>
      </w:del>
      <w:r w:rsidRPr="00B3644D">
        <w:rPr>
          <w:spacing w:val="-4"/>
          <w:rtl/>
        </w:rPr>
        <w:t xml:space="preserve"> </w:t>
      </w:r>
      <w:ins w:id="112725" w:author="קלוד" w:date="2026-10-11T13:11:34Z">
        <w:r>
          <w:rPr>
            <w:spacing w:val="-4"/>
            <w:rtl/>
          </w:rPr>
          <w:t xml:space="preserve">הספינות</w:t>
        </w:r>
      </w:ins>
      <w:del w:id="112726" w:author="קלוד" w:date="2026-10-11T13:11:34Z">
        <w:r w:rsidRPr="00B3644D">
          <w:rPr>
            <w:spacing w:val="-4"/>
            <w:rtl/>
          </w:rPr>
          <w:delText xml:space="preserve">מדכרכי</w:delText>
        </w:r>
      </w:del>
      <w:r w:rsidRPr="00B3644D">
        <w:rPr>
          <w:spacing w:val="-4"/>
          <w:rtl/>
        </w:rPr>
        <w:t xml:space="preserve"> </w:t>
      </w:r>
      <w:ins w:id="112723" w:author="קלוד" w:date="2026-10-11T13:11:34Z">
        <w:r>
          <w:rPr>
            <w:spacing w:val="-4"/>
            <w:rtl/>
          </w:rPr>
          <w:t xml:space="preserve">[שאינן</w:t>
        </w:r>
      </w:ins>
      <w:del w:id="112724" w:author="קלוד" w:date="2026-10-11T13:11:34Z">
        <w:r w:rsidRPr="00B3644D">
          <w:rPr>
            <w:spacing w:val="-4"/>
            <w:rtl/>
          </w:rPr>
          <w:delText xml:space="preserve">דזוזי [דאינם</w:delText>
        </w:r>
      </w:del>
      <w:r w:rsidRPr="00B3644D">
        <w:rPr>
          <w:spacing w:val="-4"/>
          <w:rtl/>
        </w:rPr>
        <w:t xml:space="preserve"> מוכנות לתשמיש אחר] </w:t>
      </w:r>
      <w:ins w:id="112721" w:author="קלוד" w:date="2026-10-11T13:11:34Z">
        <w:r>
          <w:rPr>
            <w:rStyle w:val="2fb"/>
            <w:spacing w:val="-4"/>
            <w:rtl/>
          </w:rPr>
          <w:t xml:space="preserve">שרב</w:t>
        </w:r>
      </w:ins>
      <w:del w:id="112722" w:author="קלוד" w:date="2026-10-11T13:11:34Z">
        <w:r w:rsidRPr="00B3644D">
          <w:rPr>
            <w:rStyle w:val="2fb"/>
            <w:spacing w:val="-4"/>
            <w:rtl/>
          </w:rPr>
          <w:delText xml:space="preserve">דרב</w:delText>
        </w:r>
      </w:del>
      <w:r w:rsidRPr="00B3644D">
        <w:rPr>
          <w:spacing w:val="-4"/>
          <w:rtl/>
        </w:rPr>
        <w:t xml:space="preserve"> אסר </w:t>
      </w:r>
      <w:r w:rsidRPr="00B3644D">
        <w:rPr>
          <w:rStyle w:val="2fb"/>
          <w:spacing w:val="-4"/>
          <w:rtl/>
        </w:rPr>
        <w:t xml:space="preserve">ושמואל</w:t>
      </w:r>
      <w:r w:rsidRPr="00B3644D">
        <w:rPr>
          <w:spacing w:val="-4"/>
          <w:rtl/>
        </w:rPr>
        <w:t xml:space="preserve"> </w:t>
      </w:r>
      <w:ins w:id="112719" w:author="קלוד" w:date="2026-10-11T13:11:34Z">
        <w:r>
          <w:rPr>
            <w:spacing w:val="-4"/>
            <w:rtl/>
          </w:rPr>
          <w:t xml:space="preserve">התיר.</w:t>
        </w:r>
      </w:ins>
      <w:del w:id="112720" w:author="קלוד" w:date="2026-10-11T13:11:34Z">
        <w:r w:rsidRPr="00B3644D">
          <w:rPr>
            <w:spacing w:val="-4"/>
            <w:rtl/>
          </w:rPr>
          <w:delText xml:space="preserve">שרי.</w:delText>
        </w:r>
      </w:del>
    </w:p>
    <w:p w:rsidR="00E9703F" w:rsidRPr="006F178A" w:rsidRDefault="00E9703F" w:rsidP="00E9703F">
      <w:pPr>
        <w:rPr>
          <w:rtl/>
        </w:rPr>
      </w:pPr>
      <w:r w:rsidRPr="006F178A">
        <w:rPr>
          <w:rFonts w:ascii="Fb Fontext" w:hAnsi="Fb Fontext"/>
          <w:sz w:val="20"/>
          <w:rtl/>
        </w:rPr>
        <w:lastRenderedPageBreak/>
        <w:t>•</w:t>
      </w:r>
      <w:r w:rsidRPr="006F178A">
        <w:rPr>
          <w:rFonts w:ascii="Fb Fontext" w:hAnsi="Fb Fontext" w:hint="cs"/>
          <w:sz w:val="20"/>
          <w:rtl/>
        </w:rPr>
        <w:t xml:space="preserve"> </w:t>
      </w:r>
      <w:r w:rsidRPr="006F178A">
        <w:rPr>
          <w:rFonts w:ascii="Fb Fontext" w:hAnsi="Fb Fontext"/>
          <w:sz w:val="20"/>
          <w:rtl/>
        </w:rPr>
        <w:t xml:space="preserve">ואף לוי סבר הלכה </w:t>
      </w:r>
      <w:ins w:id="112745" w:author="קלוד" w:date="2026-10-11T13:11:34Z">
        <w:r>
          <w:rPr>
            <w:rStyle w:val="2fb"/>
            <w:rFonts w:ascii="Fb Fontext" w:hAnsi="Fb Fontext"/>
            <w:sz w:val="20"/>
            <w:rtl/>
          </w:rPr>
          <w:t xml:space="preserve">כר"י,</w:t>
        </w:r>
      </w:ins>
      <w:del w:id="112746" w:author="קלוד" w:date="2026-10-11T13:11:34Z">
        <w:r w:rsidRPr="006F178A">
          <w:rPr>
            <w:rStyle w:val="2fb"/>
            <w:rFonts w:ascii="Fb Fontext" w:hAnsi="Fb Fontext"/>
            <w:sz w:val="20"/>
            <w:rtl/>
          </w:rPr>
          <w:delText xml:space="preserve">כר"י</w:delText>
        </w:r>
      </w:del>
      <w:r w:rsidRPr="006F178A">
        <w:rPr>
          <w:rFonts w:ascii="Fb Fontext" w:hAnsi="Fb Fontext"/>
          <w:sz w:val="20"/>
          <w:rtl/>
        </w:rPr>
        <w:t xml:space="preserve"> שלא היה בודק בהמה ביו"ט </w:t>
      </w:r>
      <w:ins w:id="112743" w:author="קלוד" w:date="2026-10-11T13:11:34Z">
        <w:r>
          <w:rPr>
            <w:rFonts w:ascii="Fb Fontext" w:hAnsi="Fb Fontext"/>
            <w:sz w:val="20"/>
            <w:rtl/>
          </w:rPr>
          <w:t xml:space="preserve">אלא</w:t>
        </w:r>
      </w:ins>
      <w:del w:id="112744" w:author="קלוד" w:date="2026-10-11T13:11:34Z">
        <w:r w:rsidRPr="006F178A">
          <w:rPr>
            <w:rFonts w:ascii="Fb Fontext" w:hAnsi="Fb Fontext"/>
            <w:sz w:val="20"/>
            <w:rtl/>
          </w:rPr>
          <w:delText xml:space="preserve">רק</w:delText>
        </w:r>
      </w:del>
      <w:r w:rsidRPr="006F178A">
        <w:rPr>
          <w:rFonts w:ascii="Fb Fontext" w:hAnsi="Fb Fontext"/>
          <w:sz w:val="20"/>
          <w:rtl/>
        </w:rPr>
        <w:t xml:space="preserve"> ליד </w:t>
      </w:r>
      <w:ins w:id="112741" w:author="קלוד" w:date="2026-10-11T13:11:34Z">
        <w:r>
          <w:rPr>
            <w:rFonts w:ascii="Fb Fontext" w:hAnsi="Fb Fontext"/>
            <w:sz w:val="20"/>
            <w:rtl/>
          </w:rPr>
          <w:t xml:space="preserve">האשפה,</w:t>
        </w:r>
      </w:ins>
      <w:del w:id="112742" w:author="קלוד" w:date="2026-10-11T13:11:34Z">
        <w:r w:rsidRPr="006F178A">
          <w:rPr>
            <w:rFonts w:ascii="Fb Fontext" w:hAnsi="Fb Fontext"/>
            <w:sz w:val="20"/>
            <w:rtl/>
          </w:rPr>
          <w:delText xml:space="preserve">האשפה</w:delText>
        </w:r>
      </w:del>
      <w:r w:rsidRPr="006F178A">
        <w:rPr>
          <w:rFonts w:ascii="Fb Fontext" w:hAnsi="Fb Fontext"/>
          <w:sz w:val="20"/>
          <w:rtl/>
        </w:rPr>
        <w:t xml:space="preserve"> </w:t>
      </w:r>
      <w:ins w:id="112739" w:author="קלוד" w:date="2026-10-11T13:11:34Z">
        <w:r>
          <w:rPr>
            <w:rFonts w:ascii="Fb Fontext" w:hAnsi="Fb Fontext"/>
            <w:sz w:val="20"/>
            <w:rtl/>
          </w:rPr>
          <w:t xml:space="preserve">שמא</w:t>
        </w:r>
      </w:ins>
      <w:del w:id="112740" w:author="קלוד" w:date="2026-10-11T13:11:34Z">
        <w:r w:rsidRPr="006F178A">
          <w:rPr>
            <w:rFonts w:ascii="Fb Fontext" w:hAnsi="Fb Fontext"/>
            <w:sz w:val="20"/>
            <w:rtl/>
          </w:rPr>
          <w:delText xml:space="preserve">על</w:delText>
        </w:r>
      </w:del>
      <w:r w:rsidRPr="006F178A">
        <w:rPr>
          <w:rFonts w:ascii="Fb Fontext" w:hAnsi="Fb Fontext"/>
          <w:sz w:val="20"/>
          <w:rtl/>
        </w:rPr>
        <w:t xml:space="preserve"> </w:t>
      </w:r>
      <w:ins w:id="112737" w:author="קלוד" w:date="2026-10-11T13:11:34Z">
        <w:r>
          <w:rPr>
            <w:rFonts w:ascii="Fb Fontext" w:hAnsi="Fb Fontext"/>
            <w:sz w:val="20"/>
            <w:rtl/>
          </w:rPr>
          <w:t xml:space="preserve">תיטרף</w:t>
        </w:r>
      </w:ins>
      <w:del w:id="112738" w:author="קלוד" w:date="2026-10-11T13:11:34Z">
        <w:r w:rsidRPr="006F178A">
          <w:rPr>
            <w:rFonts w:ascii="Fb Fontext" w:hAnsi="Fb Fontext"/>
            <w:sz w:val="20"/>
            <w:rtl/>
          </w:rPr>
          <w:delText xml:space="preserve">הצד</w:delText>
        </w:r>
      </w:del>
      <w:r w:rsidRPr="006F178A">
        <w:rPr>
          <w:rFonts w:ascii="Fb Fontext" w:hAnsi="Fb Fontext"/>
          <w:sz w:val="20"/>
          <w:rtl/>
        </w:rPr>
        <w:t xml:space="preserve"> </w:t>
      </w:r>
      <w:ins w:id="112735" w:author="קלוד" w:date="2026-10-11T13:11:34Z">
        <w:r>
          <w:rPr>
            <w:rFonts w:ascii="Fb Fontext" w:hAnsi="Fb Fontext"/>
            <w:sz w:val="20"/>
            <w:rtl/>
          </w:rPr>
          <w:t xml:space="preserve">ולא</w:t>
        </w:r>
      </w:ins>
      <w:del w:id="112736" w:author="קלוד" w:date="2026-10-11T13:11:34Z">
        <w:r w:rsidRPr="006F178A">
          <w:rPr>
            <w:rFonts w:ascii="Fb Fontext" w:hAnsi="Fb Fontext"/>
            <w:sz w:val="20"/>
            <w:rtl/>
          </w:rPr>
          <w:delText xml:space="preserve">דלא</w:delText>
        </w:r>
      </w:del>
      <w:r w:rsidRPr="006F178A">
        <w:rPr>
          <w:rFonts w:ascii="Fb Fontext" w:hAnsi="Fb Fontext"/>
          <w:sz w:val="20"/>
          <w:rtl/>
        </w:rPr>
        <w:t xml:space="preserve"> </w:t>
      </w:r>
      <w:ins w:id="112733" w:author="קלוד" w:date="2026-10-11T13:11:34Z">
        <w:r>
          <w:rPr>
            <w:rFonts w:ascii="Fb Fontext" w:hAnsi="Fb Fontext"/>
            <w:sz w:val="20"/>
            <w:rtl/>
          </w:rPr>
          <w:t xml:space="preserve">תהיה</w:t>
        </w:r>
      </w:ins>
      <w:del w:id="112734" w:author="קלוד" w:date="2026-10-11T13:11:34Z">
        <w:r w:rsidRPr="006F178A">
          <w:rPr>
            <w:rFonts w:ascii="Fb Fontext" w:hAnsi="Fb Fontext"/>
            <w:sz w:val="20"/>
            <w:rtl/>
          </w:rPr>
          <w:delText xml:space="preserve">חזיא</w:delText>
        </w:r>
      </w:del>
      <w:r w:rsidRPr="006F178A">
        <w:rPr>
          <w:rFonts w:ascii="Fb Fontext" w:hAnsi="Fb Fontext"/>
          <w:sz w:val="20"/>
          <w:rtl/>
        </w:rPr>
        <w:t xml:space="preserve"> </w:t>
      </w:r>
      <w:ins w:id="112731" w:author="קלוד" w:date="2026-10-11T13:11:34Z">
        <w:r>
          <w:rPr>
            <w:rFonts w:ascii="Fb Fontext" w:hAnsi="Fb Fontext"/>
            <w:sz w:val="20"/>
            <w:rtl/>
          </w:rPr>
          <w:t xml:space="preserve">ראויה אפי'</w:t>
        </w:r>
      </w:ins>
      <w:del w:id="112732" w:author="קלוד" w:date="2026-10-11T13:11:34Z">
        <w:r>
          <w:rPr>
            <w:rFonts w:ascii="Fb Fontext" w:hAnsi="Fb Fontext"/>
            <w:sz w:val="20"/>
            <w:rtl/>
          </w:rPr>
          <w:delText xml:space="preserve">ואפי'</w:delText>
        </w:r>
      </w:del>
      <w:r w:rsidRPr="006F178A">
        <w:rPr>
          <w:rFonts w:ascii="Fb Fontext" w:hAnsi="Fb Fontext"/>
          <w:sz w:val="20"/>
          <w:rtl/>
        </w:rPr>
        <w:t xml:space="preserve"> לכלבים.</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r w:rsidRPr="006F178A">
        <w:rPr>
          <w:rStyle w:val="2fb"/>
          <w:rFonts w:ascii="Fb Fontext" w:hAnsi="Fb Fontext"/>
          <w:rtl/>
        </w:rPr>
        <w:t xml:space="preserve">ושמואל</w:t>
      </w:r>
      <w:r w:rsidRPr="006F178A">
        <w:rPr>
          <w:rFonts w:ascii="Fb Fontext" w:hAnsi="Fb Fontext"/>
          <w:rtl/>
        </w:rPr>
        <w:t xml:space="preserve"> הלכה </w:t>
      </w:r>
      <w:r w:rsidRPr="006F178A">
        <w:rPr>
          <w:rStyle w:val="2fb"/>
          <w:rFonts w:ascii="Fb Fontext" w:hAnsi="Fb Fontext"/>
          <w:rtl/>
        </w:rPr>
        <w:t xml:space="preserve">כר"ש</w:t>
      </w:r>
      <w:r w:rsidRPr="006F178A">
        <w:rPr>
          <w:rFonts w:ascii="Fb Fontext" w:hAnsi="Fb Fontext"/>
          <w:rtl/>
        </w:rPr>
        <w:t xml:space="preserve">.</w:t>
      </w:r>
    </w:p>
    <w:p w:rsidR="00E9703F" w:rsidRPr="00B3644D" w:rsidRDefault="00E9703F" w:rsidP="00E9703F">
      <w:pPr>
        <w:rPr>
          <w:spacing w:val="-6"/>
          <w:rtl/>
        </w:rPr>
      </w:pPr>
      <w:r w:rsidRPr="00B3644D">
        <w:rPr>
          <w:spacing w:val="-6"/>
          <w:rtl/>
        </w:rPr>
        <w:t>•</w:t>
      </w:r>
      <w:r w:rsidRPr="00B3644D">
        <w:rPr>
          <w:rFonts w:hint="cs"/>
          <w:spacing w:val="-6"/>
          <w:rtl/>
        </w:rPr>
        <w:t xml:space="preserve"> </w:t>
      </w:r>
      <w:r w:rsidRPr="00B3644D">
        <w:rPr>
          <w:rStyle w:val="2fb"/>
          <w:spacing w:val="-6"/>
          <w:rtl/>
        </w:rPr>
        <w:t xml:space="preserve">זעירי</w:t>
      </w:r>
      <w:r w:rsidRPr="00B3644D">
        <w:rPr>
          <w:spacing w:val="-6"/>
          <w:rtl/>
        </w:rPr>
        <w:t xml:space="preserve"> הלכה </w:t>
      </w:r>
      <w:ins w:id="112755" w:author="קלוד" w:date="2026-10-11T13:11:34Z">
        <w:r>
          <w:rPr>
            <w:rStyle w:val="2fb"/>
            <w:spacing w:val="-6"/>
            <w:rtl/>
          </w:rPr>
          <w:t xml:space="preserve">כר"ש,</w:t>
        </w:r>
      </w:ins>
      <w:del w:id="112756" w:author="קלוד" w:date="2026-10-11T13:11:34Z">
        <w:r w:rsidRPr="00B3644D">
          <w:rPr>
            <w:rStyle w:val="2fb"/>
            <w:spacing w:val="-6"/>
            <w:rtl/>
          </w:rPr>
          <w:delText xml:space="preserve">כר"ש</w:delText>
        </w:r>
      </w:del>
      <w:r w:rsidRPr="00B3644D">
        <w:rPr>
          <w:spacing w:val="-6"/>
          <w:rtl/>
        </w:rPr>
        <w:t xml:space="preserve"> </w:t>
      </w:r>
      <w:ins w:id="112753" w:author="קלוד" w:date="2026-10-11T13:11:34Z">
        <w:r>
          <w:rPr>
            <w:spacing w:val="-6"/>
            <w:rtl/>
          </w:rPr>
          <w:t xml:space="preserve">שבהמה</w:t>
        </w:r>
      </w:ins>
      <w:del w:id="112754" w:author="קלוד" w:date="2026-10-11T13:11:34Z">
        <w:r w:rsidRPr="00B3644D">
          <w:rPr>
            <w:spacing w:val="-6"/>
            <w:rtl/>
          </w:rPr>
          <w:delText xml:space="preserve">דבהמה</w:delText>
        </w:r>
      </w:del>
      <w:r w:rsidRPr="00B3644D">
        <w:rPr>
          <w:spacing w:val="-6"/>
          <w:rtl/>
        </w:rPr>
        <w:t xml:space="preserve"> שמתה </w:t>
      </w:r>
      <w:r w:rsidRPr="00B3644D">
        <w:rPr>
          <w:spacing w:val="-6"/>
          <w:rtl/>
        </w:rPr>
        <w:t xml:space="preserve">לא</w:t>
      </w:r>
      <w:r w:rsidRPr="00B3644D">
        <w:rPr>
          <w:spacing w:val="-6"/>
          <w:rtl/>
        </w:rPr>
        <w:t xml:space="preserve"> יזיזנה </w:t>
      </w:r>
      <w:ins w:id="112751" w:author="קלוד" w:date="2026-10-11T13:11:34Z">
        <w:r>
          <w:rPr>
            <w:spacing w:val="-6"/>
            <w:rtl/>
          </w:rPr>
          <w:t xml:space="preserve">ממקומה</w:t>
        </w:r>
      </w:ins>
      <w:del w:id="112752" w:author="קלוד" w:date="2026-10-11T13:11:34Z">
        <w:r w:rsidRPr="00B3644D">
          <w:rPr>
            <w:spacing w:val="-6"/>
            <w:rtl/>
          </w:rPr>
          <w:delText xml:space="preserve">ממקומה,</w:delText>
        </w:r>
      </w:del>
      <w:r w:rsidRPr="00B3644D">
        <w:rPr>
          <w:spacing w:val="-6"/>
          <w:rtl/>
        </w:rPr>
        <w:t xml:space="preserve"> </w:t>
      </w:r>
      <w:ins w:id="112749" w:author="קלוד" w:date="2026-10-11T13:11:34Z">
        <w:r>
          <w:rPr>
            <w:spacing w:val="-6"/>
            <w:rtl/>
          </w:rPr>
          <w:t xml:space="preserve">- העמידה</w:t>
        </w:r>
      </w:ins>
      <w:del w:id="112750" w:author="קלוד" w:date="2026-10-11T13:11:34Z">
        <w:r w:rsidRPr="00B3644D">
          <w:rPr>
            <w:spacing w:val="-6"/>
            <w:rtl/>
          </w:rPr>
          <w:delText xml:space="preserve">ותרגמא</w:delText>
        </w:r>
      </w:del>
      <w:r w:rsidRPr="00B3644D">
        <w:rPr>
          <w:spacing w:val="-6"/>
          <w:rtl/>
        </w:rPr>
        <w:t xml:space="preserve"> בבהמת קדשים, אבל בחולין </w:t>
      </w:r>
      <w:ins w:id="96293" w:author="מנוע מכני" w:date="2026-10-11T12:04:39Z">
        <w:ins w:id="112747" w:author="קלוד" w:date="2026-10-11T13:11:34Z">
          <w:r>
            <w:rPr>
              <w:spacing w:val="-6"/>
              <w:rtl/>
            </w:rPr>
            <w:t xml:space="preserve">מותר.</w:t>
          </w:r>
        </w:ins>
        <w:del w:id="112748" w:author="קלוד" w:date="2026-10-11T13:11:34Z">
          <w:r>
            <w:rPr>
              <w:spacing w:val="-6"/>
              <w:rtl/>
            </w:rPr>
            <w:delText xml:space="preserve">יפה</w:delText>
          </w:r>
          <w:r w:rsidRPr="00B3644D">
            <w:rPr>
              <w:spacing w:val="-6"/>
              <w:rtl/>
            </w:rPr>
            <w:delText xml:space="preserve">.</w:delText>
          </w:r>
        </w:del>
      </w:ins>
      <w:del w:id="96294" w:author="מנוע מכני" w:date="2026-10-11T12:04:39Z">
        <w:r w:rsidRPr="00B3644D">
          <w:rPr>
            <w:spacing w:val="-6"/>
            <w:rtl/>
          </w:rPr>
          <w:delText xml:space="preserve">שפיר</w:delText>
        </w:r>
      </w:del>
    </w:p>
    <w:p w:rsidR="00E9703F" w:rsidRPr="006F178A" w:rsidRDefault="00E9703F" w:rsidP="00E9703F">
      <w:pPr>
        <w:rPr>
          <w:rtl/>
        </w:rPr>
      </w:pPr>
      <w:r w:rsidRPr="006F178A">
        <w:rPr>
          <w:rFonts w:ascii="Fb Fontext" w:hAnsi="Fb Fontext"/>
          <w:sz w:val="20"/>
          <w:rtl/>
        </w:rPr>
        <w:t>•</w:t>
      </w:r>
      <w:r w:rsidRPr="006F178A">
        <w:rPr>
          <w:rFonts w:ascii="Fb Fontext" w:hAnsi="Fb Fontext" w:hint="cs"/>
          <w:sz w:val="20"/>
          <w:rtl/>
        </w:rPr>
        <w:t xml:space="preserve"> </w:t>
      </w:r>
      <w:r w:rsidRPr="006F178A">
        <w:rPr>
          <w:rFonts w:ascii="Fb Fontext" w:hAnsi="Fb Fontext"/>
          <w:sz w:val="20"/>
          <w:rtl/>
        </w:rPr>
        <w:t xml:space="preserve">ואף </w:t>
      </w:r>
      <w:r w:rsidRPr="006F178A">
        <w:rPr>
          <w:rStyle w:val="2fb"/>
          <w:rFonts w:ascii="Fb Fontext" w:hAnsi="Fb Fontext"/>
          <w:sz w:val="20"/>
          <w:rtl/>
        </w:rPr>
        <w:t xml:space="preserve">רי"ו</w:t>
      </w:r>
      <w:r w:rsidRPr="006F178A">
        <w:rPr>
          <w:rFonts w:ascii="Fb Fontext" w:hAnsi="Fb Fontext"/>
          <w:sz w:val="20"/>
          <w:rtl/>
        </w:rPr>
        <w:t xml:space="preserve"> </w:t>
      </w:r>
      <w:ins w:id="95381" w:author="מנוע מכני" w:date="2026-10-11T12:04:39Z">
        <w:r>
          <w:rPr>
            <w:rFonts w:ascii="Fb Fontext" w:hAnsi="Fb Fontext"/>
            <w:sz w:val="20"/>
            <w:rtl/>
          </w:rPr>
          <w:t xml:space="preserve">סבר</w:t>
        </w:r>
      </w:ins>
      <w:del w:id="95382" w:author="מנוע מכני" w:date="2026-10-11T12:04:39Z">
        <w:r w:rsidRPr="006F178A">
          <w:rPr>
            <w:rFonts w:ascii="Fb Fontext" w:hAnsi="Fb Fontext"/>
            <w:sz w:val="20"/>
            <w:rtl/>
          </w:rPr>
          <w:delText xml:space="preserve">ס"ל</w:delText>
        </w:r>
      </w:del>
      <w:r w:rsidRPr="006F178A">
        <w:rPr>
          <w:rFonts w:ascii="Fb Fontext" w:hAnsi="Fb Fontext"/>
          <w:sz w:val="20"/>
          <w:rtl/>
        </w:rPr>
        <w:t xml:space="preserve"> הלכה </w:t>
      </w:r>
      <w:r w:rsidRPr="006F178A">
        <w:rPr>
          <w:rStyle w:val="2fb"/>
          <w:rFonts w:ascii="Fb Fontext" w:hAnsi="Fb Fontext"/>
          <w:sz w:val="20"/>
          <w:rtl/>
        </w:rPr>
        <w:t xml:space="preserve">כר"ש</w:t>
      </w:r>
      <w:r w:rsidRPr="006F178A">
        <w:rPr>
          <w:rFonts w:ascii="Fb Fontext" w:hAnsi="Fb Fontext"/>
          <w:sz w:val="20"/>
          <w:rtl/>
        </w:rPr>
        <w:t xml:space="preserve">.</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קנז.</w:t>
      </w:r>
    </w:p>
    <w:p w:rsidR="00E9703F" w:rsidRPr="006F178A" w:rsidRDefault="00E9703F" w:rsidP="00E9703F">
      <w:pPr>
        <w:rPr>
          <w:rtl/>
        </w:rPr>
      </w:pPr>
      <w:r w:rsidRPr="006F178A">
        <w:rPr>
          <w:rFonts w:ascii="Fb Fontext" w:hAnsi="Fb Fontext"/>
          <w:rtl/>
        </w:rPr>
        <w:t>•</w:t>
      </w:r>
      <w:r w:rsidRPr="006F178A">
        <w:rPr>
          <w:rFonts w:ascii="Fb Fontext" w:hAnsi="Fb Fontext" w:hint="cs"/>
          <w:rtl/>
        </w:rPr>
        <w:t xml:space="preserve"> </w:t>
      </w:r>
      <w:ins w:id="94153" w:author="מנוע מכני" w:date="2026-10-11T12:04:39Z">
        <w:ins w:id="112763" w:author="קלוד" w:date="2026-10-11T13:11:34Z">
          <w:r>
            <w:rPr>
              <w:rStyle w:val="afffffe"/>
              <w:rFonts w:ascii="Fb Fontext" w:hAnsi="Fb Fontext"/>
              <w:rtl/>
            </w:rPr>
            <w:t xml:space="preserve">והקשו</w:t>
          </w:r>
        </w:ins>
        <w:del w:id="112764" w:author="קלוד" w:date="2026-10-11T13:11:34Z">
          <w:r>
            <w:rPr>
              <w:rFonts w:ascii="Fb Fontext" w:hAnsi="Fb Fontext"/>
              <w:rtl/>
            </w:rPr>
            <w:delText xml:space="preserve">אף</w:delText>
          </w:r>
        </w:del>
      </w:ins>
      <w:del w:id="94154" w:author="מנוע מכני" w:date="2026-10-11T12:04:39Z">
        <w:r w:rsidRPr="006F178A">
          <w:rPr>
            <w:rFonts w:ascii="Fb Fontext" w:hAnsi="Fb Fontext"/>
            <w:rtl/>
          </w:rPr>
          <w:delText xml:space="preserve">אע"פ</w:delText>
        </w:r>
      </w:del>
      <w:r w:rsidRPr="006F178A">
        <w:rPr>
          <w:rFonts w:ascii="Fb Fontext" w:hAnsi="Fb Fontext"/>
          <w:rtl/>
        </w:rPr>
        <w:t xml:space="preserve"> </w:t>
      </w:r>
      <w:ins w:id="112761" w:author="קלוד" w:date="2026-10-11T13:11:34Z">
        <w:r>
          <w:rPr>
            <w:rFonts w:ascii="Fb Fontext" w:hAnsi="Fb Fontext"/>
            <w:rtl/>
          </w:rPr>
          <w:t xml:space="preserve">שרי"ו</w:t>
        </w:r>
      </w:ins>
      <w:del w:id="112762" w:author="קלוד" w:date="2026-10-11T13:11:34Z">
        <w:r w:rsidRPr="006F178A">
          <w:rPr>
            <w:rFonts w:ascii="Fb Fontext" w:hAnsi="Fb Fontext"/>
            <w:rtl/>
          </w:rPr>
          <w:delText xml:space="preserve">דסתם</w:delText>
        </w:r>
      </w:del>
      <w:r w:rsidRPr="006F178A">
        <w:rPr>
          <w:rFonts w:ascii="Fb Fontext" w:hAnsi="Fb Fontext"/>
          <w:rtl/>
        </w:rPr>
        <w:t xml:space="preserve"> </w:t>
      </w:r>
      <w:ins w:id="112759" w:author="קלוד" w:date="2026-10-11T13:11:34Z">
        <w:r>
          <w:rPr>
            <w:rStyle w:val="afffffe"/>
            <w:rFonts w:ascii="Fb Fontext" w:hAnsi="Fb Fontext"/>
            <w:rtl/>
          </w:rPr>
          <w:t xml:space="preserve">פוסק</w:t>
        </w:r>
      </w:ins>
      <w:del w:id="112760" w:author="קלוד" w:date="2026-10-11T13:11:34Z">
        <w:r w:rsidRPr="006F178A">
          <w:rPr>
            <w:rFonts w:ascii="Fb Fontext" w:hAnsi="Fb Fontext"/>
            <w:rtl/>
          </w:rPr>
          <w:delText xml:space="preserve">משנה</w:delText>
        </w:r>
      </w:del>
      <w:r w:rsidRPr="006F178A">
        <w:rPr>
          <w:rFonts w:ascii="Fb Fontext" w:hAnsi="Fb Fontext"/>
          <w:rtl/>
        </w:rPr>
        <w:t xml:space="preserve"> </w:t>
      </w:r>
      <w:ins w:id="112757" w:author="קלוד" w:date="2026-10-11T13:11:34Z">
        <w:r>
          <w:rPr>
            <w:rStyle w:val="2fb"/>
            <w:rFonts w:ascii="Fb Fontext" w:hAnsi="Fb Fontext"/>
            <w:rtl/>
          </w:rPr>
          <w:t xml:space="preserve">כסתם משנה.</w:t>
        </w:r>
      </w:ins>
      <w:del w:id="112758" w:author="קלוד" w:date="2026-10-11T13:11:34Z">
        <w:r w:rsidRPr="006F178A">
          <w:rPr>
            <w:rStyle w:val="2fb"/>
            <w:rFonts w:ascii="Fb Fontext" w:hAnsi="Fb Fontext"/>
            <w:rtl/>
          </w:rPr>
          <w:delText xml:space="preserve">רי"ו</w:delText>
        </w:r>
        <w:r w:rsidRPr="006F178A">
          <w:rPr>
            <w:rFonts w:ascii="Fb Fontext" w:hAnsi="Fb Fontext"/>
            <w:rtl/>
          </w:rPr>
          <w:delText xml:space="preserve">.</w:delText>
        </w:r>
      </w:del>
    </w:p>
    <w:p>
      <w:pPr>
        <w:pStyle w:val="38"/>
        <w:rPr>
          <w:ins w:id="99305" w:author="מנוע מכני" w:date="2026-10-11T12:04:39Z"/>
        </w:rPr>
      </w:pPr>
      <w:r w:rsidRPr="006F178A">
        <w:t xml:space="preserve">הך</w:t>
      </w:r>
    </w:p>
    <w:p w:rsidR="00E9703F" w:rsidRPr="006F178A" w:rsidRDefault="00E9703F" w:rsidP="00E9703F">
      <w:pPr>
        <w:rPr>
          <w:rtl/>
        </w:rPr>
      </w:pPr>
      <w:del w:id="99306" w:author="מנוע מכני" w:date="2026-10-11T12:04:39Z">
        <w:r w:rsidRPr="006F178A">
          <w:rPr>
            <w:rtl/>
          </w:rPr>
          <w:delText xml:space="preserve"> </w:delText>
        </w:r>
      </w:del>
      <w:r w:rsidRPr="006F178A">
        <w:rPr>
          <w:rtl/>
        </w:rPr>
        <w:t xml:space="preserve">דאין מבקעין עצים מן הקורות, ולא מן הקורה שנשברה ביו"ט -</w:t>
      </w:r>
      <w:ins w:id="112767" w:author="קלוד" w:date="2026-10-11T13:11:34Z">
        <w:r>
          <w:rPr>
            <w:rtl/>
          </w:rPr>
          <w:t xml:space="preserve"> </w:t>
        </w:r>
        <w:r>
          <w:rPr>
            <w:rStyle w:val="afffffe"/>
            <w:rtl/>
          </w:rPr>
          <w:t xml:space="preserve">רי"ו</w:t>
        </w:r>
        <w:r>
          <w:rPr>
            <w:rtl/>
          </w:rPr>
          <w:t xml:space="preserve"> </w:t>
        </w:r>
      </w:ins>
      <w:del w:id="112768" w:author="קלוד" w:date="2026-10-11T13:11:34Z">
        <w:r w:rsidRPr="006F178A">
          <w:rPr>
            <w:rtl/>
          </w:rPr>
          <w:delText xml:space="preserve"> </w:delText>
        </w:r>
      </w:del>
      <w:r w:rsidRPr="006F178A">
        <w:rPr>
          <w:rStyle w:val="2fb"/>
          <w:rtl/>
        </w:rPr>
        <w:t xml:space="preserve">כריב"י</w:t>
      </w:r>
      <w:r w:rsidRPr="006F178A">
        <w:rPr>
          <w:rtl/>
        </w:rPr>
        <w:t xml:space="preserve"> </w:t>
      </w:r>
      <w:ins w:id="112765" w:author="קלוד" w:date="2026-10-11T13:11:34Z">
        <w:r>
          <w:rPr>
            <w:rtl/>
          </w:rPr>
          <w:t xml:space="preserve">שנאה.</w:t>
        </w:r>
      </w:ins>
      <w:del w:id="112766" w:author="קלוד" w:date="2026-10-11T13:11:34Z">
        <w:r w:rsidRPr="006F178A">
          <w:rPr>
            <w:rtl/>
          </w:rPr>
          <w:delText xml:space="preserve">מתני' לה.</w:delText>
        </w:r>
      </w:del>
    </w:p>
    <w:p>
      <w:pPr>
        <w:pStyle w:val="38"/>
        <w:rPr>
          <w:ins w:id="99307" w:author="מנוע מכני" w:date="2026-10-11T12:04:39Z"/>
        </w:rPr>
      </w:pPr>
      <w:r w:rsidRPr="006F178A">
        <w:t xml:space="preserve">הך</w:t>
      </w:r>
    </w:p>
    <w:p w:rsidR="00E9703F" w:rsidRPr="006F178A" w:rsidRDefault="00E9703F" w:rsidP="00E9703F">
      <w:pPr>
        <w:rPr>
          <w:rtl/>
        </w:rPr>
      </w:pPr>
      <w:del w:id="99308" w:author="מנוע מכני" w:date="2026-10-11T12:04:39Z">
        <w:r w:rsidRPr="006F178A">
          <w:rPr>
            <w:rtl/>
          </w:rPr>
          <w:delText xml:space="preserve"> </w:delText>
        </w:r>
      </w:del>
      <w:r w:rsidRPr="006F178A">
        <w:rPr>
          <w:rtl/>
        </w:rPr>
        <w:t xml:space="preserve">דמתחילין בערימת התבן, אבל </w:t>
      </w:r>
      <w:r w:rsidRPr="006F178A">
        <w:rPr>
          <w:rtl/>
        </w:rPr>
        <w:t xml:space="preserve">לא</w:t>
      </w:r>
      <w:r w:rsidRPr="006F178A">
        <w:rPr>
          <w:rtl/>
        </w:rPr>
        <w:t xml:space="preserve"> בעצים שבמוקצה </w:t>
      </w:r>
      <w:ins w:id="112773" w:author="קלוד" w:date="2026-10-11T13:11:34Z">
        <w:r>
          <w:rPr>
            <w:rtl/>
          </w:rPr>
          <w:t xml:space="preserve">-</w:t>
        </w:r>
      </w:ins>
      <w:del w:id="112774" w:author="קלוד" w:date="2026-10-11T13:11:34Z">
        <w:r w:rsidRPr="006F178A">
          <w:rPr>
            <w:rtl/>
          </w:rPr>
          <w:delText xml:space="preserve">היינו</w:delText>
        </w:r>
      </w:del>
      <w:r w:rsidRPr="006F178A">
        <w:rPr>
          <w:rtl/>
        </w:rPr>
        <w:t xml:space="preserve"> דווקא </w:t>
      </w:r>
      <w:ins w:id="112771" w:author="קלוד" w:date="2026-10-11T13:11:34Z">
        <w:r>
          <w:rPr>
            <w:rtl/>
          </w:rPr>
          <w:t xml:space="preserve">בארזים</w:t>
        </w:r>
      </w:ins>
      <w:del w:id="112772" w:author="קלוד" w:date="2026-10-11T13:11:34Z">
        <w:r w:rsidRPr="006F178A">
          <w:rPr>
            <w:rtl/>
          </w:rPr>
          <w:delText xml:space="preserve">בארזי</w:delText>
        </w:r>
      </w:del>
      <w:r w:rsidRPr="006F178A">
        <w:rPr>
          <w:rtl/>
        </w:rPr>
        <w:t xml:space="preserve"> </w:t>
      </w:r>
      <w:ins w:id="112769" w:author="קלוד" w:date="2026-10-11T13:11:34Z">
        <w:r>
          <w:rPr>
            <w:rtl/>
          </w:rPr>
          <w:t xml:space="preserve">ואשוחים,</w:t>
        </w:r>
      </w:ins>
      <w:del w:id="112770" w:author="קלוד" w:date="2026-10-11T13:11:34Z">
        <w:r w:rsidRPr="006F178A">
          <w:rPr>
            <w:rtl/>
          </w:rPr>
          <w:delText xml:space="preserve">ואשוחי.</w:delText>
        </w:r>
      </w:del>
    </w:p>
    <w:p w:rsidR="00E9703F" w:rsidRPr="006F178A" w:rsidRDefault="00E9703F" w:rsidP="00E9703F">
      <w:pPr>
        <w:rPr>
          <w:rtl/>
        </w:rPr>
      </w:pPr>
      <w:r w:rsidRPr="006F178A">
        <w:rPr>
          <w:rtl/>
        </w:rPr>
        <w:tab/>
      </w:r>
      <w:del w:id="90186" w:author="מנוע מכני" w:date="2026-10-11T12:04:39Z">
        <w:r w:rsidRPr="006F178A">
          <w:rPr>
            <w:rtl/>
          </w:rPr>
          <w:tab/>
          <w:delText xml:space="preserve"> </w:delText>
        </w:r>
      </w:del>
      <w:r w:rsidRPr="006F178A">
        <w:rPr>
          <w:rtl/>
        </w:rPr>
        <w:tab/>
        <w:t xml:space="preserve">דמוקצה מחמת חסרון כיס </w:t>
      </w:r>
      <w:r>
        <w:rPr>
          <w:rtl/>
        </w:rPr>
        <w:t>אפי'</w:t>
      </w:r>
      <w:r w:rsidRPr="006F178A">
        <w:rPr>
          <w:rtl/>
        </w:rPr>
        <w:t xml:space="preserve"> </w:t>
      </w:r>
      <w:r w:rsidRPr="006F178A">
        <w:rPr>
          <w:rStyle w:val="2fb"/>
          <w:rtl/>
        </w:rPr>
        <w:t xml:space="preserve">ר"ש</w:t>
      </w:r>
      <w:r w:rsidRPr="006F178A">
        <w:rPr>
          <w:rtl/>
        </w:rPr>
        <w:t xml:space="preserve"> מודה.</w:t>
      </w:r>
    </w:p>
    <w:p>
      <w:pPr>
        <w:pStyle w:val="38"/>
        <w:rPr>
          <w:ins w:id="99309" w:author="מנוע מכני" w:date="2026-10-11T12:04:39Z"/>
        </w:rPr>
      </w:pPr>
      <w:r w:rsidRPr="006F178A">
        <w:t xml:space="preserve">הך</w:t>
      </w:r>
    </w:p>
    <w:p w:rsidR="00E9703F" w:rsidRDefault="00E9703F" w:rsidP="00E9703F">
      <w:pPr>
        <w:rPr>
          <w:rtl/>
        </w:rPr>
      </w:pPr>
      <w:del w:id="99310" w:author="מנוע מכני" w:date="2026-10-11T12:04:39Z">
        <w:r w:rsidRPr="006F178A">
          <w:rPr>
            <w:rtl/>
          </w:rPr>
          <w:delText xml:space="preserve"> </w:delText>
        </w:r>
      </w:del>
      <w:r w:rsidRPr="006F178A">
        <w:rPr>
          <w:rtl/>
        </w:rPr>
        <w:t xml:space="preserve">דאין משקין ושוחטין את המדבריות [מוקצה], אבל משקין ושוחטין את הבייתות [שעורן יהא נח להפשיט]</w:t>
      </w:r>
    </w:p>
    <w:p w:rsidR="00E9703F" w:rsidRPr="006F178A" w:rsidRDefault="00E9703F" w:rsidP="00E9703F">
      <w:pPr>
        <w:rPr>
          <w:rtl/>
        </w:rPr>
      </w:pPr>
      <w:r w:rsidRPr="006F178A">
        <w:rPr>
          <w:rStyle w:val="2fb"/>
          <w:rFonts w:ascii="Fb Fontext" w:hAnsi="Fb Fontext"/>
          <w:rtl/>
        </w:rPr>
        <w:t xml:space="preserve">רי"ו</w:t>
      </w:r>
      <w:r w:rsidRPr="006F178A">
        <w:rPr>
          <w:rFonts w:ascii="Fb Fontext" w:hAnsi="Fb Fontext"/>
          <w:rtl/>
        </w:rPr>
        <w:t xml:space="preserve"> </w:t>
      </w:r>
      <w:ins w:id="112781" w:author="קלוד" w:date="2026-10-11T13:11:34Z">
        <w:r>
          <w:rPr>
            <w:rFonts w:ascii="Fb Fontext" w:hAnsi="Fb Fontext"/>
            <w:rtl/>
          </w:rPr>
          <w:t xml:space="preserve">סתם</w:t>
        </w:r>
      </w:ins>
      <w:del w:id="112782" w:author="קלוד" w:date="2026-10-11T13:11:34Z">
        <w:r w:rsidRPr="006F178A">
          <w:rPr>
            <w:rFonts w:ascii="Fb Fontext" w:hAnsi="Fb Fontext"/>
            <w:rtl/>
          </w:rPr>
          <w:delText xml:space="preserve">סתמא</w:delText>
        </w:r>
      </w:del>
      <w:r w:rsidRPr="006F178A">
        <w:rPr>
          <w:rFonts w:ascii="Fb Fontext" w:hAnsi="Fb Fontext"/>
          <w:rtl/>
        </w:rPr>
        <w:t xml:space="preserve"> </w:t>
      </w:r>
      <w:ins w:id="112779" w:author="קלוד" w:date="2026-10-11T13:11:34Z">
        <w:r>
          <w:rPr>
            <w:rFonts w:ascii="Fb Fontext" w:hAnsi="Fb Fontext"/>
            <w:rtl/>
          </w:rPr>
          <w:t xml:space="preserve">משנה</w:t>
        </w:r>
      </w:ins>
      <w:del w:id="112780" w:author="קלוד" w:date="2026-10-11T13:11:34Z">
        <w:r w:rsidRPr="006F178A">
          <w:rPr>
            <w:rFonts w:ascii="Fb Fontext" w:hAnsi="Fb Fontext"/>
            <w:rtl/>
          </w:rPr>
          <w:delText xml:space="preserve">אחרינא</w:delText>
        </w:r>
      </w:del>
      <w:r w:rsidRPr="006F178A">
        <w:rPr>
          <w:rFonts w:ascii="Fb Fontext" w:hAnsi="Fb Fontext"/>
          <w:rtl/>
        </w:rPr>
        <w:t xml:space="preserve"> </w:t>
      </w:r>
      <w:ins w:id="112777" w:author="קלוד" w:date="2026-10-11T13:11:34Z">
        <w:r>
          <w:rPr>
            <w:rFonts w:ascii="Fb Fontext" w:hAnsi="Fb Fontext"/>
            <w:rtl/>
          </w:rPr>
          <w:t xml:space="preserve">אחרת</w:t>
        </w:r>
      </w:ins>
      <w:del w:id="112778" w:author="קלוד" w:date="2026-10-11T13:11:34Z">
        <w:r w:rsidRPr="006F178A">
          <w:rPr>
            <w:rFonts w:ascii="Fb Fontext" w:hAnsi="Fb Fontext"/>
            <w:rtl/>
          </w:rPr>
          <w:delText xml:space="preserve">אשכח,</w:delText>
        </w:r>
      </w:del>
      <w:r w:rsidRPr="006F178A">
        <w:rPr>
          <w:rFonts w:ascii="Fb Fontext" w:hAnsi="Fb Fontext"/>
          <w:rtl/>
        </w:rPr>
        <w:t xml:space="preserve"> </w:t>
      </w:r>
      <w:ins w:id="112775" w:author="קלוד" w:date="2026-10-11T13:11:34Z">
        <w:r>
          <w:rPr>
            <w:rFonts w:ascii="Fb Fontext" w:hAnsi="Fb Fontext"/>
            <w:rtl/>
          </w:rPr>
          <w:t xml:space="preserve">מצא </w:t>
        </w:r>
        <w:r>
          <w:rPr>
            <w:rStyle w:val="afffffe"/>
            <w:rFonts w:ascii="Fb Fontext" w:hAnsi="Fb Fontext"/>
            <w:rtl/>
          </w:rPr>
          <w:t xml:space="preserve">כר"ש</w:t>
        </w:r>
        <w:r>
          <w:rPr>
            <w:rFonts w:ascii="Fb Fontext" w:hAnsi="Fb Fontext"/>
            <w:rtl/>
          </w:rPr>
          <w:t xml:space="preserve">: לב"ש</w:t>
        </w:r>
      </w:ins>
      <w:del w:id="112776" w:author="קלוד" w:date="2026-10-11T13:11:34Z">
        <w:r w:rsidRPr="006F178A">
          <w:rPr>
            <w:rFonts w:ascii="Fb Fontext" w:hAnsi="Fb Fontext"/>
            <w:rtl/>
          </w:rPr>
          <w:delText xml:space="preserve">דלב"ש</w:delText>
        </w:r>
      </w:del>
      <w:r w:rsidRPr="006F178A">
        <w:rPr>
          <w:rFonts w:ascii="Fb Fontext" w:hAnsi="Fb Fontext"/>
          <w:rtl/>
        </w:rPr>
        <w:t xml:space="preserve"> מגביהין מעל השלחן עצמות וקליפין.</w:t>
      </w:r>
    </w:p>
    <w:p w:rsidR="00E9703F" w:rsidRPr="006F178A" w:rsidRDefault="00E9703F" w:rsidP="00E9703F">
      <w:pPr>
        <w:rPr>
          <w:rtl/>
        </w:rPr>
      </w:pPr>
      <w:r w:rsidRPr="006F178A">
        <w:rPr>
          <w:rtl/>
        </w:rPr>
        <w:t>ולב"ה מסלק את הטבלה כולה ומנערה.</w:t>
      </w:r>
    </w:p>
    <w:p w:rsidR="00E9703F" w:rsidRPr="006F178A" w:rsidRDefault="00E9703F" w:rsidP="00E9703F">
      <w:pPr>
        <w:rPr>
          <w:rtl/>
        </w:rPr>
      </w:pPr>
      <w:r w:rsidRPr="006F178A">
        <w:rPr>
          <w:rStyle w:val="2fb"/>
          <w:rFonts w:ascii="Fb Fontext" w:hAnsi="Fb Fontext"/>
          <w:sz w:val="20"/>
          <w:rtl/>
        </w:rPr>
        <w:t xml:space="preserve">ואר"נ</w:t>
      </w:r>
      <w:r w:rsidRPr="006F178A">
        <w:rPr>
          <w:rFonts w:ascii="Fb Fontext" w:hAnsi="Fb Fontext"/>
          <w:sz w:val="20"/>
          <w:rtl/>
        </w:rPr>
        <w:t xml:space="preserve"> אין לנו אלא </w:t>
      </w:r>
      <w:r w:rsidRPr="006F178A">
        <w:rPr>
          <w:rFonts w:ascii="Fb Fontext" w:hAnsi="Fb Fontext"/>
          <w:sz w:val="20"/>
          <w:rtl/>
        </w:rPr>
        <w:t xml:space="preserve">ב"ש</w:t>
      </w:r>
      <w:r w:rsidRPr="006F178A">
        <w:rPr>
          <w:rFonts w:ascii="Fb Fontext" w:hAnsi="Fb Fontext"/>
          <w:sz w:val="20"/>
          <w:rtl/>
        </w:rPr>
        <w:t xml:space="preserve"> </w:t>
      </w:r>
      <w:r w:rsidRPr="006F178A">
        <w:rPr>
          <w:rStyle w:val="2fb"/>
          <w:rFonts w:ascii="Fb Fontext" w:hAnsi="Fb Fontext"/>
          <w:sz w:val="20"/>
          <w:rtl/>
        </w:rPr>
        <w:t xml:space="preserve">כר"י</w:t>
      </w:r>
      <w:r w:rsidRPr="006F178A">
        <w:rPr>
          <w:rFonts w:ascii="Fb Fontext" w:hAnsi="Fb Fontext"/>
          <w:sz w:val="20"/>
          <w:rtl/>
        </w:rPr>
        <w:t xml:space="preserve">, </w:t>
      </w:r>
      <w:r w:rsidRPr="006F178A">
        <w:rPr>
          <w:rFonts w:ascii="Fb Fontext" w:hAnsi="Fb Fontext"/>
          <w:sz w:val="20"/>
          <w:rtl/>
        </w:rPr>
        <w:t xml:space="preserve">וב"ה</w:t>
      </w:r>
      <w:r w:rsidRPr="006F178A">
        <w:rPr>
          <w:rFonts w:ascii="Fb Fontext" w:hAnsi="Fb Fontext"/>
          <w:sz w:val="20"/>
          <w:rtl/>
        </w:rPr>
        <w:t xml:space="preserve"> </w:t>
      </w:r>
      <w:r w:rsidRPr="006F178A">
        <w:rPr>
          <w:rStyle w:val="2fb"/>
          <w:rFonts w:ascii="Fb Fontext" w:hAnsi="Fb Fontext"/>
          <w:sz w:val="20"/>
          <w:rtl/>
        </w:rPr>
        <w:t xml:space="preserve">כר"ש</w:t>
      </w:r>
      <w:r w:rsidRPr="006F178A">
        <w:rPr>
          <w:rFonts w:ascii="Fb Fontext" w:hAnsi="Fb Fontext"/>
          <w:sz w:val="20"/>
          <w:rtl/>
        </w:rPr>
        <w:t xml:space="preserve">.</w:t>
      </w:r>
    </w:p>
    <w:p w:rsidR="00E9703F" w:rsidRPr="006F178A" w:rsidRDefault="00E9703F" w:rsidP="00E9703F">
      <w:pPr>
        <w:rPr>
          <w:rtl/>
        </w:rPr>
      </w:pPr>
      <w:ins w:id="92121" w:author="מנוע מכני" w:date="2026-10-11T12:04:39Z">
        <w:r>
          <w:rPr>
            <w:rFonts w:ascii="Fb Fontext" w:hAnsi="Fb Fontext"/>
            <w:rtl/>
          </w:rPr>
          <w:t xml:space="preserve">חלקו</w:t>
        </w:r>
      </w:ins>
      <w:del w:id="92122" w:author="מנוע מכני" w:date="2026-10-11T12:04:39Z">
        <w:r w:rsidRPr="006F178A">
          <w:rPr>
            <w:rFonts w:ascii="Fb Fontext" w:hAnsi="Fb Fontext"/>
            <w:rtl/>
          </w:rPr>
          <w:delText xml:space="preserve">פליגי</w:delText>
        </w:r>
      </w:del>
      <w:r w:rsidRPr="006F178A">
        <w:rPr>
          <w:rFonts w:ascii="Fb Fontext" w:hAnsi="Fb Fontext"/>
          <w:rtl/>
        </w:rPr>
        <w:t xml:space="preserve"> בה </w:t>
      </w:r>
      <w:r w:rsidRPr="006F178A">
        <w:rPr>
          <w:rStyle w:val="2fb"/>
          <w:rFonts w:ascii="Fb Fontext" w:hAnsi="Fb Fontext"/>
          <w:rtl/>
        </w:rPr>
        <w:t xml:space="preserve">רב אחא</w:t>
      </w:r>
      <w:r w:rsidRPr="006F178A">
        <w:rPr>
          <w:rFonts w:ascii="Fb Fontext" w:hAnsi="Fb Fontext"/>
          <w:rtl/>
        </w:rPr>
        <w:t xml:space="preserve"> </w:t>
      </w:r>
      <w:r w:rsidRPr="006F178A">
        <w:rPr>
          <w:rStyle w:val="2fb"/>
          <w:rFonts w:ascii="Fb Fontext" w:hAnsi="Fb Fontext"/>
          <w:rtl/>
        </w:rPr>
        <w:t xml:space="preserve">ורבינא</w:t>
      </w:r>
      <w:r w:rsidRPr="006F178A">
        <w:rPr>
          <w:rFonts w:ascii="Fb Fontext" w:hAnsi="Fb Fontext"/>
          <w:rtl/>
        </w:rPr>
        <w:t xml:space="preserve">.</w:t>
      </w:r>
    </w:p>
    <w:p w:rsidR="00E9703F" w:rsidRPr="006F178A" w:rsidRDefault="00E9703F" w:rsidP="00E9703F">
      <w:pPr>
        <w:rPr>
          <w:rtl/>
        </w:rPr>
      </w:pPr>
      <w:ins w:id="112783" w:author="קלוד" w:date="2026-10-11T13:11:34Z">
        <w:r>
          <w:rPr>
            <w:rtl/>
          </w:rPr>
          <w:t xml:space="preserve">אחד</w:t>
        </w:r>
      </w:ins>
      <w:del w:id="112784" w:author="קלוד" w:date="2026-10-11T13:11:34Z">
        <w:r w:rsidRPr="006F178A">
          <w:rPr>
            <w:rtl/>
          </w:rPr>
          <w:delText xml:space="preserve">חד</w:delText>
        </w:r>
      </w:del>
      <w:r w:rsidRPr="006F178A">
        <w:rPr>
          <w:rtl/>
        </w:rPr>
        <w:t xml:space="preserve"> </w:t>
      </w:r>
      <w:r w:rsidRPr="006F178A">
        <w:rPr>
          <w:rtl/>
        </w:rPr>
        <w:t xml:space="preserve">אמר</w:t>
      </w:r>
      <w:r w:rsidRPr="006F178A">
        <w:rPr>
          <w:rtl/>
        </w:rPr>
        <w:t xml:space="preserve"> בכל השבת כולה הלכה </w:t>
      </w:r>
      <w:r w:rsidRPr="006F178A">
        <w:rPr>
          <w:rStyle w:val="2fb"/>
          <w:rtl/>
        </w:rPr>
        <w:t xml:space="preserve">כר"ש</w:t>
      </w:r>
      <w:r w:rsidRPr="006F178A">
        <w:rPr>
          <w:rtl/>
        </w:rPr>
        <w:t xml:space="preserve">, </w:t>
      </w:r>
      <w:ins w:id="94531" w:author="מנוע מכני" w:date="2026-10-11T12:04:39Z">
        <w:r>
          <w:rPr>
            <w:rtl/>
          </w:rPr>
          <w:t xml:space="preserve">חוץ מ</w:t>
        </w:r>
      </w:ins>
      <w:del w:id="94532" w:author="מנוע מכני" w:date="2026-10-11T12:04:39Z">
        <w:r w:rsidRPr="006F178A">
          <w:rPr>
            <w:rtl/>
          </w:rPr>
          <w:delText xml:space="preserve">לבר מ</w:delText>
        </w:r>
      </w:del>
      <w:r w:rsidRPr="006F178A">
        <w:rPr>
          <w:rtl/>
        </w:rPr>
        <w:t xml:space="preserve">מוקצה מחמת מיאוס [ממ"מ], </w:t>
      </w:r>
      <w:r w:rsidRPr="006F178A">
        <w:rPr>
          <w:rFonts w:hint="cs"/>
          <w:rtl/>
        </w:rPr>
        <w:t>והיינו</w:t>
      </w:r>
      <w:r w:rsidRPr="006F178A">
        <w:rPr>
          <w:rtl/>
        </w:rPr>
        <w:t xml:space="preserve"> - נר ישן.</w:t>
      </w:r>
    </w:p>
    <w:p w:rsidR="00E9703F" w:rsidRPr="00B3644D" w:rsidRDefault="00E9703F" w:rsidP="00E9703F">
      <w:pPr>
        <w:rPr>
          <w:spacing w:val="-4"/>
          <w:rtl/>
        </w:rPr>
      </w:pPr>
      <w:ins w:id="112789" w:author="קלוד" w:date="2026-10-11T13:11:34Z">
        <w:r>
          <w:rPr>
            <w:spacing w:val="-4"/>
            <w:rtl/>
          </w:rPr>
          <w:t xml:space="preserve">ואחד</w:t>
        </w:r>
      </w:ins>
      <w:del w:id="112790" w:author="קלוד" w:date="2026-10-11T13:11:34Z">
        <w:r w:rsidRPr="00B3644D">
          <w:rPr>
            <w:spacing w:val="-4"/>
            <w:rtl/>
          </w:rPr>
          <w:delText xml:space="preserve">וחד</w:delText>
        </w:r>
      </w:del>
      <w:r w:rsidRPr="00B3644D">
        <w:rPr>
          <w:spacing w:val="-4"/>
          <w:rtl/>
        </w:rPr>
        <w:t xml:space="preserve"> </w:t>
      </w:r>
      <w:r w:rsidRPr="00B3644D">
        <w:rPr>
          <w:spacing w:val="-4"/>
          <w:rtl/>
        </w:rPr>
        <w:t xml:space="preserve">אמר</w:t>
      </w:r>
      <w:r w:rsidRPr="00B3644D">
        <w:rPr>
          <w:spacing w:val="-4"/>
          <w:rtl/>
        </w:rPr>
        <w:t xml:space="preserve"> בממ"מ </w:t>
      </w:r>
      <w:ins w:id="92123" w:author="מנוע מכני" w:date="2026-10-11T12:04:39Z">
        <w:r>
          <w:rPr>
            <w:spacing w:val="-4"/>
            <w:rtl/>
          </w:rPr>
          <w:t xml:space="preserve">גם</w:t>
        </w:r>
      </w:ins>
      <w:del w:id="92124" w:author="מנוע מכני" w:date="2026-10-11T12:04:39Z">
        <w:r w:rsidRPr="00B3644D">
          <w:rPr>
            <w:spacing w:val="-4"/>
            <w:rtl/>
          </w:rPr>
          <w:delText xml:space="preserve">נמי</w:delText>
        </w:r>
      </w:del>
      <w:r w:rsidRPr="00B3644D">
        <w:rPr>
          <w:spacing w:val="-4"/>
          <w:rtl/>
        </w:rPr>
        <w:t xml:space="preserve"> הלכה </w:t>
      </w:r>
      <w:ins w:id="112787" w:author="קלוד" w:date="2026-10-11T13:11:34Z">
        <w:r>
          <w:rPr>
            <w:rStyle w:val="2fb"/>
            <w:spacing w:val="-4"/>
            <w:rtl/>
          </w:rPr>
          <w:t xml:space="preserve">כר"ש,</w:t>
        </w:r>
      </w:ins>
      <w:del w:id="112788" w:author="קלוד" w:date="2026-10-11T13:11:34Z">
        <w:r w:rsidRPr="00B3644D">
          <w:rPr>
            <w:rStyle w:val="2fb"/>
            <w:spacing w:val="-4"/>
            <w:rtl/>
          </w:rPr>
          <w:delText xml:space="preserve">כר"ש</w:delText>
        </w:r>
      </w:del>
      <w:r w:rsidRPr="00B3644D">
        <w:rPr>
          <w:spacing w:val="-4"/>
          <w:rtl/>
        </w:rPr>
        <w:t xml:space="preserve"> </w:t>
      </w:r>
      <w:ins w:id="94533" w:author="מנוע מכני" w:date="2026-10-11T12:04:39Z">
        <w:r>
          <w:rPr>
            <w:spacing w:val="-4"/>
            <w:rtl/>
          </w:rPr>
          <w:t xml:space="preserve">חוץ מ</w:t>
        </w:r>
      </w:ins>
      <w:del w:id="94534" w:author="מנוע מכני" w:date="2026-10-11T12:04:39Z">
        <w:r w:rsidRPr="00B3644D">
          <w:rPr>
            <w:spacing w:val="-4"/>
            <w:rtl/>
          </w:rPr>
          <w:delText xml:space="preserve">לבר מ</w:delText>
        </w:r>
      </w:del>
      <w:r w:rsidRPr="00B3644D">
        <w:rPr>
          <w:spacing w:val="-4"/>
          <w:rtl/>
        </w:rPr>
        <w:t xml:space="preserve">מוקצה מחמת </w:t>
      </w:r>
      <w:ins w:id="112785" w:author="קלוד" w:date="2026-10-11T13:11:34Z">
        <w:r>
          <w:rPr>
            <w:spacing w:val="-4"/>
            <w:rtl/>
          </w:rPr>
          <w:t xml:space="preserve">איסור,</w:t>
        </w:r>
      </w:ins>
      <w:del w:id="112786" w:author="קלוד" w:date="2026-10-11T13:11:34Z">
        <w:r w:rsidRPr="00B3644D">
          <w:rPr>
            <w:spacing w:val="-4"/>
            <w:rtl/>
          </w:rPr>
          <w:delText xml:space="preserve">איסור</w:delText>
        </w:r>
      </w:del>
      <w:r w:rsidRPr="00B3644D">
        <w:rPr>
          <w:spacing w:val="-4"/>
          <w:rtl/>
        </w:rPr>
        <w:t xml:space="preserve"> והיינו נר שהדליקו בה באותה שבת.</w:t>
      </w:r>
    </w:p>
    <w:p w:rsidR="00E9703F" w:rsidRPr="006F178A" w:rsidRDefault="00E9703F" w:rsidP="00E9703F">
      <w:pPr>
        <w:rPr>
          <w:rtl/>
        </w:rPr>
      </w:pPr>
      <w:r w:rsidRPr="006F178A">
        <w:rPr>
          <w:rtl/>
        </w:rPr>
        <w:t xml:space="preserve">ובמוקצה מחמת חסרון כיס גם </w:t>
      </w:r>
      <w:r w:rsidRPr="006F178A">
        <w:rPr>
          <w:rStyle w:val="2fb"/>
          <w:rtl/>
        </w:rPr>
        <w:t xml:space="preserve">ר"ש</w:t>
      </w:r>
      <w:r w:rsidRPr="006F178A">
        <w:rPr>
          <w:rtl/>
        </w:rPr>
        <w:t xml:space="preserve"> אוסר</w:t>
      </w:r>
      <w:r w:rsidRPr="006F178A">
        <w:rPr>
          <w:rFonts w:hint="cs"/>
          <w:rtl/>
        </w:rPr>
        <w:t>.</w:t>
      </w:r>
    </w:p>
    <w:p w:rsidR="00E9703F" w:rsidRPr="006F178A" w:rsidRDefault="00E9703F" w:rsidP="00E9703F">
      <w:pPr>
        <w:rPr>
          <w:rtl/>
        </w:rPr>
      </w:pPr>
      <w:r w:rsidRPr="006F178A">
        <w:rPr>
          <w:rtl/>
        </w:rPr>
        <w:t xml:space="preserve">דתנן</w:t>
      </w:r>
      <w:r w:rsidRPr="006F178A">
        <w:rPr>
          <w:rtl/>
        </w:rPr>
        <w:t xml:space="preserve"> כל הכלים ניטלין בשבת, חוץ ממסר הגדול ויתד של מחרישה.</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rsidR="00E9703F" w:rsidRPr="009757B9" w:rsidRDefault="00E9703F" w:rsidP="00E9703F">
      <w:pPr>
        <w:pStyle w:val="afff3"/>
        <w:framePr w:wrap="around"/>
        <w:spacing w:line="276" w:lineRule="auto"/>
        <w:rPr>
          <w:rFonts w:ascii="Fb Fontext" w:hAnsi="Fb Fontext"/>
          <w:sz w:val="20"/>
          <w:szCs w:val="18"/>
          <w:rtl/>
        </w:rPr>
      </w:pPr>
      <w:r w:rsidRPr="009757B9">
        <w:rPr>
          <w:rFonts w:ascii="Fb Fontext" w:hAnsi="Fb Fontext" w:hint="cs"/>
          <w:sz w:val="20"/>
          <w:szCs w:val="18"/>
          <w:rtl/>
        </w:rPr>
        <w:t>קנז.</w:t>
      </w:r>
    </w:p>
    <w:p>
      <w:pPr>
        <w:pStyle w:val="MishnaBatzad"/>
        <w:rPr>
          <w:ins w:id="20683" w:author="קלוד" w:date="2026-10-11T09:07:15Z"/>
        </w:rPr>
      </w:pPr>
      <w:ins w:id="20682" w:author="קלוד" w:date="2026-10-11T09:07:15Z">
        <w:r>
          <w:t xml:space="preserve">משנה ה</w:t>
        </w:r>
      </w:ins>
    </w:p>
    <w:p w:rsidR="00E9703F" w:rsidRPr="009757B9" w:rsidRDefault="00E9703F" w:rsidP="00E9703F">
      <w:pPr>
        <w:pStyle w:val="afff9"/>
        <w:rPr>
          <w:del w:id="20423" w:author="קלוד" w:date="2026-10-11T09:07:15Z"/>
          <w:b/>
          <w:rtl/>
        </w:rPr>
      </w:pPr>
      <w:del w:id="20421" w:author="קלוד" w:date="2026-10-11T09:07:15Z">
        <w:r w:rsidRPr="00146180">
          <w:rPr>
            <w:rStyle w:val="afffe"/>
            <w:rFonts w:ascii="Fb Fontext" w:hAnsi="Fb Fontext" w:hint="cs"/>
            <w:bCs w:val="0"/>
            <w:sz w:val="20"/>
            <w:rtl/>
          </w:rPr>
          <w:delText xml:space="preserve"> </w:delText>
        </w:r>
      </w:del>
      <w:del w:id="20422" w:author="קלוד" w:date="2026-10-11T09:07:15Z">
        <w:r w:rsidRPr="009757B9">
          <w:rPr>
            <w:b/>
            <w:sz w:val="20"/>
            <w:rtl/>
          </w:rPr>
          <w:delText xml:space="preserve">משנה.</w:delText>
        </w:r>
      </w:del>
    </w:p>
    <w:p w:rsidR="00E9703F" w:rsidRPr="009757B9" w:rsidRDefault="00E9703F" w:rsidP="00E9703F">
      <w:pPr>
        <w:pStyle w:val="afff9"/>
        <w:spacing w:before="120"/>
        <w:rPr>
          <w:b/>
          <w:rtl/>
        </w:rPr>
        <w:pPrChange w:id="90131" w:author="קלוד" w:date="2026-10-11T12:09:42Z">
          <w:pPr>
            <w:pStyle w:val="afff9"/>
          </w:pPr>
        </w:pPrChange>
      </w:pPr>
      <w:r w:rsidRPr="009757B9">
        <w:rPr>
          <w:b/>
          <w:rtl/>
        </w:rPr>
        <w:t>מפירין נדרים בשבת, ונשאלין לנדרים שהן לצורך השבת.</w:t>
      </w:r>
    </w:p>
    <w:p w:rsidR="00E9703F" w:rsidRPr="009757B9" w:rsidRDefault="00E9703F" w:rsidP="00E9703F">
      <w:pPr>
        <w:pStyle w:val="afff9"/>
        <w:rPr>
          <w:b/>
          <w:rtl/>
        </w:rPr>
      </w:pPr>
      <w:r w:rsidRPr="009757B9">
        <w:rPr>
          <w:b/>
          <w:rtl/>
        </w:rPr>
        <w:t>ופוקקין את המאור, ומודדין את המטלית, ומודדין את המקוה.</w:t>
      </w:r>
    </w:p>
    <w:p w:rsidR="00E9703F" w:rsidRPr="009757B9" w:rsidRDefault="00E9703F" w:rsidP="00E9703F">
      <w:pPr>
        <w:pStyle w:val="afff9"/>
        <w:rPr>
          <w:b/>
          <w:rtl/>
        </w:rPr>
      </w:pPr>
      <w:r>
        <w:rPr>
          <w:b/>
          <w:rtl/>
        </w:rPr>
        <w:t xml:space="preserve">ומעשה בימי אביו של </w:t>
      </w:r>
      <w:r>
        <w:rPr>
          <w:rStyle w:val="TanaimMishna"/>
          <w:b/>
          <w:rtl/>
          <w:rPrChange w:id="100512" w:author="Claude" w:date="2026-10-11T09:08:03Z">
            <w:rPr>
              <w:b/>
              <w:rtl/>
            </w:rPr>
          </w:rPrChange>
        </w:rPr>
        <w:t xml:space="preserve">רבי צדוק</w:t>
      </w:r>
      <w:r>
        <w:rPr>
          <w:b/>
          <w:rtl/>
        </w:rPr>
        <w:t xml:space="preserve"> ובימי </w:t>
      </w:r>
      <w:r>
        <w:rPr>
          <w:rStyle w:val="TanaimMishna"/>
          <w:b/>
          <w:rtl/>
          <w:rPrChange w:id="20068" w:author="קלוד" w:date="2026-10-11T09:07:15Z">
            <w:rPr>
              <w:b/>
              <w:rtl/>
            </w:rPr>
          </w:rPrChange>
        </w:rPr>
        <w:t xml:space="preserve">אבא שאול</w:t>
      </w:r>
      <w:r>
        <w:rPr>
          <w:b/>
          <w:rtl/>
        </w:rPr>
        <w:t xml:space="preserve"> בן בטנית, שפקקו את המאור בטפיח, וקשרו את המקידה בגמי לידע אם יש בגיגית פותח טפח אם לאו.</w:t>
      </w:r>
    </w:p>
    <w:p w:rsidR="00E9703F" w:rsidRPr="009757B9" w:rsidRDefault="00E9703F" w:rsidP="00E9703F">
      <w:pPr>
        <w:pStyle w:val="afff9"/>
        <w:rPr>
          <w:b/>
          <w:rtl/>
        </w:rPr>
      </w:pPr>
      <w:r w:rsidRPr="009757B9">
        <w:rPr>
          <w:b/>
          <w:rtl/>
        </w:rPr>
        <w:t xml:space="preserve">ומדבריהם למדנו, שפוקקין ומודדין וקושרין </w:t>
      </w:r>
      <w:r w:rsidRPr="009757B9">
        <w:rPr>
          <w:rFonts w:ascii="Fb Fontext" w:hAnsi="Fb Fontext"/>
          <w:b/>
          <w:rtl/>
        </w:rPr>
        <w:t>[שאינו של קיימא]</w:t>
      </w:r>
      <w:r w:rsidRPr="009757B9">
        <w:rPr>
          <w:b/>
          <w:rtl/>
        </w:rPr>
        <w:t xml:space="preserve"> בשבת.</w:t>
      </w:r>
    </w:p>
    <w:p w:rsidR="00E9703F" w:rsidRDefault="00E9703F" w:rsidP="00E9703F">
      <w:pPr>
        <w:pStyle w:val="affffd"/>
        <w:spacing w:after="0"/>
        <w:rPr>
          <w:rFonts w:ascii="MS Mincho" w:hAnsi="MS Mincho"/>
          <w:bCs w:val="0"/>
          <w:rtl/>
        </w:rPr>
      </w:pPr>
      <w:r>
        <w:rPr>
          <w:rFonts w:ascii="MS Mincho" w:hAnsi="MS Mincho" w:hint="cs"/>
          <w:bCs w:val="0"/>
          <w:rtl/>
        </w:rPr>
        <w:t xml:space="preserve"> ׻</w:t>
      </w:r>
    </w:p>
    <w:p>
      <w:pPr>
        <w:pStyle w:val="afffff8"/>
        <w:rPr>
          <w:ins w:id="90005" w:author="קלוד" w:date="2026-10-11T12:33:55Z"/>
        </w:rPr>
      </w:pPr>
      <w:ins w:id="90006" w:author="קלוד" w:date="2026-10-11T12:33:55Z">
        <w:r>
          <w:rPr>
            <w:color w:val="7B3F00"/>
          </w:rPr>
          <w:t xml:space="preserve">הפרת נדרים בשבת - לצורך השבת או מעת לעת</w:t>
        </w:r>
      </w:ins>
    </w:p>
    <w:p>
      <w:pPr>
        <w:pStyle w:val="38"/>
        <w:rPr>
          <w:ins w:id="99312" w:author="מנוע מכני" w:date="2026-10-11T12:04:39Z"/>
        </w:rPr>
      </w:pPr>
      <w:del w:id="99311" w:author="מנוע מכני" w:date="2026-10-11T12:04:39Z">
        <w:r w:rsidRPr="006F178A">
          <w:delText xml:space="preserve">•</w:delText>
        </w:r>
      </w:del>
      <w:r w:rsidRPr="006F178A">
        <w:t xml:space="preserve"> </w:t>
      </w:r>
      <w:r w:rsidRPr="006F178A">
        <w:tab/>
        <w:t>א.</w:t>
      </w:r>
      <w:r w:rsidRPr="006F178A">
        <w:t xml:space="preserve"> מדתני זוטי דבי </w:t>
      </w:r>
      <w:ins w:id="90689" w:author="מנוע מכני" w:date="2026-10-11T12:04:39Z">
        <w:r>
          <w:t xml:space="preserve">ר"פ</w:t>
        </w:r>
      </w:ins>
      <w:del w:id="90690" w:author="מנוע מכני" w:date="2026-10-11T12:04:39Z">
        <w:r w:rsidRPr="006F178A">
          <w:delText xml:space="preserve">רב פפא</w:delText>
        </w:r>
      </w:del>
      <w:r w:rsidRPr="006F178A">
        <w:t xml:space="preserve">:</w:t>
      </w:r>
    </w:p>
    <w:p w:rsidR="00E9703F" w:rsidRPr="006F178A" w:rsidRDefault="00E9703F" w:rsidP="00E9703F">
      <w:pPr>
        <w:rPr>
          <w:rtl/>
        </w:rPr>
      </w:pPr>
      <w:del w:id="99313" w:author="מנוע מכני" w:date="2026-10-11T12:04:39Z">
        <w:r w:rsidRPr="006F178A">
          <w:rPr>
            <w:rFonts w:ascii="Fb Fontext" w:hAnsi="Fb Fontext"/>
            <w:rtl/>
          </w:rPr>
          <w:delText xml:space="preserve"> </w:delText>
        </w:r>
      </w:del>
      <w:r w:rsidRPr="006F178A">
        <w:rPr>
          <w:rFonts w:ascii="Fb Fontext" w:hAnsi="Fb Fontext"/>
          <w:rtl/>
        </w:rPr>
        <w:t xml:space="preserve">מפירין נדרים בשבת לצורך השבת.</w:t>
      </w:r>
    </w:p>
    <w:p w:rsidR="00E9703F" w:rsidRPr="006F178A" w:rsidRDefault="00E9703F" w:rsidP="00E34839">
      <w:pPr>
        <w:ind w:firstLine="266"/>
        <w:rPr>
          <w:rStyle w:val="afffe"/>
          <w:rFonts w:ascii="Fb Fontext" w:hAnsi="Fb Fontext"/>
          <w:b/>
          <w:rtl/>
        </w:rPr>
      </w:pPr>
      <w:r w:rsidRPr="006F178A">
        <w:rPr>
          <w:rtl/>
        </w:rPr>
        <w:t xml:space="preserve">משמע דדווקא לצורך השבת אבל שלא לצורך השבת </w:t>
      </w:r>
      <w:r w:rsidRPr="006F178A">
        <w:rPr>
          <w:rtl/>
        </w:rPr>
        <w:t xml:space="preserve">לא</w:t>
      </w:r>
      <w:r w:rsidRPr="006F178A">
        <w:rPr>
          <w:rtl/>
        </w:rPr>
        <w:t xml:space="preserve">.</w:t>
      </w:r>
    </w:p>
    <w:p w:rsidR="00E9703F" w:rsidRPr="006F178A" w:rsidRDefault="00E9703F" w:rsidP="00E34839">
      <w:pPr>
        <w:ind w:firstLine="0"/>
        <w:rPr>
          <w:rtl/>
        </w:rPr>
      </w:pPr>
      <w:r w:rsidRPr="006F178A">
        <w:rPr>
          <w:rStyle w:val="afffe"/>
          <w:rFonts w:ascii="Fb Fontext" w:hAnsi="Fb Fontext"/>
          <w:b/>
          <w:rtl/>
        </w:rPr>
        <w:t>ב.</w:t>
      </w:r>
      <w:r w:rsidRPr="006F178A">
        <w:rPr>
          <w:rtl/>
        </w:rPr>
        <w:t xml:space="preserve"> לישנא אחרינא, </w:t>
      </w:r>
      <w:ins w:id="112793" w:author="קלוד" w:date="2026-10-11T13:11:34Z">
        <w:r>
          <w:rPr>
            <w:rtl/>
          </w:rPr>
          <w:t xml:space="preserve">ממה ששנה</w:t>
        </w:r>
      </w:ins>
      <w:del w:id="112794" w:author="קלוד" w:date="2026-10-11T13:11:34Z">
        <w:r w:rsidRPr="006F178A">
          <w:rPr>
            <w:rtl/>
          </w:rPr>
          <w:delText xml:space="preserve">מדתני</w:delText>
        </w:r>
      </w:del>
      <w:r w:rsidRPr="006F178A">
        <w:rPr>
          <w:rtl/>
        </w:rPr>
        <w:t xml:space="preserve"> </w:t>
      </w:r>
      <w:r w:rsidRPr="006F178A">
        <w:rPr>
          <w:rStyle w:val="2fb"/>
          <w:rtl/>
        </w:rPr>
        <w:t xml:space="preserve">רב</w:t>
      </w:r>
      <w:r w:rsidRPr="006F178A">
        <w:rPr>
          <w:rtl/>
        </w:rPr>
        <w:t xml:space="preserve"> זוטי דבי </w:t>
      </w:r>
      <w:ins w:id="90691" w:author="מנוע מכני" w:date="2026-10-11T12:04:39Z">
        <w:r>
          <w:rPr>
            <w:rStyle w:val="2fb"/>
            <w:rtl/>
          </w:rPr>
          <w:t xml:space="preserve">ר"פ</w:t>
        </w:r>
      </w:ins>
      <w:del w:id="90692" w:author="מנוע מכני" w:date="2026-10-11T12:04:39Z">
        <w:r w:rsidRPr="006F178A">
          <w:rPr>
            <w:rtl/>
          </w:rPr>
          <w:delText xml:space="preserve">רב פ</w:delText>
        </w:r>
        <w:r w:rsidRPr="006F178A">
          <w:rPr>
            <w:rFonts w:hint="cs"/>
            <w:rtl/>
          </w:rPr>
          <w:delText xml:space="preserve">פ</w:delText>
        </w:r>
        <w:r w:rsidRPr="006F178A">
          <w:rPr>
            <w:rtl/>
          </w:rPr>
          <w:delText xml:space="preserve">א</w:delText>
        </w:r>
      </w:del>
      <w:r w:rsidRPr="006F178A">
        <w:rPr>
          <w:rtl/>
        </w:rPr>
        <w:t xml:space="preserve"> משמע </w:t>
      </w:r>
      <w:ins w:id="112791" w:author="קלוד" w:date="2026-10-11T13:11:34Z">
        <w:r>
          <w:rPr>
            <w:rtl/>
          </w:rPr>
          <w:t xml:space="preserve">שהפרת</w:t>
        </w:r>
      </w:ins>
      <w:del w:id="112792" w:author="קלוד" w:date="2026-10-11T13:11:34Z">
        <w:r w:rsidRPr="006F178A">
          <w:rPr>
            <w:rtl/>
          </w:rPr>
          <w:delText xml:space="preserve">דהפרת</w:delText>
        </w:r>
      </w:del>
      <w:r w:rsidRPr="006F178A">
        <w:rPr>
          <w:rtl/>
        </w:rPr>
        <w:t xml:space="preserve"> נדרים מעת לעת.</w:t>
      </w:r>
    </w:p>
    <w:p>
      <w:pPr>
        <w:pStyle w:val="38"/>
        <w:rPr>
          <w:ins w:id="99315" w:author="מנוע מכני" w:date="2026-10-11T12:04:39Z"/>
        </w:rPr>
      </w:pPr>
      <w:del w:id="99314" w:author="מנוע מכני" w:date="2026-10-11T12:04:39Z">
        <w:r w:rsidRPr="006F178A">
          <w:delText xml:space="preserve">•</w:delText>
        </w:r>
      </w:del>
      <w:r w:rsidRPr="006F178A">
        <w:t xml:space="preserve"> </w:t>
      </w:r>
      <w:r w:rsidRPr="006F178A">
        <w:t>רב אשי</w:t>
      </w:r>
      <w:r w:rsidRPr="006F178A">
        <w:t>:</w:t>
      </w:r>
    </w:p>
    <w:p w:rsidR="00E9703F" w:rsidRPr="006F178A" w:rsidRDefault="00E9703F" w:rsidP="00E9703F">
      <w:pPr>
        <w:rPr>
          <w:rtl/>
        </w:rPr>
      </w:pPr>
      <w:del w:id="99316" w:author="מנוע מכני" w:date="2026-10-11T12:04:39Z">
        <w:r w:rsidRPr="006F178A">
          <w:rPr>
            <w:rtl/>
          </w:rPr>
          <w:delText xml:space="preserve"> </w:delText>
        </w:r>
      </w:del>
      <w:ins w:id="112795" w:author="קלוד" w:date="2026-10-11T13:11:34Z">
        <w:r>
          <w:rPr>
            <w:rStyle w:val="afffffe"/>
            <w:rtl/>
          </w:rPr>
          <w:t xml:space="preserve">והרי</w:t>
        </w:r>
        <w:r>
          <w:rPr>
            <w:rtl/>
          </w:rPr>
          <w:t xml:space="preserve"> תנן:</w:t>
        </w:r>
      </w:ins>
      <w:del w:id="112796" w:author="קלוד" w:date="2026-10-11T13:11:34Z">
        <w:r w:rsidRPr="006F178A">
          <w:rPr>
            <w:rtl/>
          </w:rPr>
          <w:delText xml:space="preserve">תנן</w:delText>
        </w:r>
        <w:r w:rsidRPr="006F178A">
          <w:rPr>
            <w:rtl/>
          </w:rPr>
          <w:delText xml:space="preserve">:</w:delText>
        </w:r>
      </w:del>
      <w:r w:rsidRPr="006F178A">
        <w:rPr>
          <w:rtl/>
        </w:rPr>
        <w:t xml:space="preserve"> הפרת נדרים כל היום, ויש בדבר להקל ולהחמיר.</w:t>
      </w:r>
    </w:p>
    <w:p w:rsidR="00E9703F" w:rsidRPr="009757B9" w:rsidRDefault="00E9703F" w:rsidP="00E9703F">
      <w:pPr>
        <w:rPr>
          <w:rFonts w:cs="Guttman Vilna"/>
          <w:b/>
          <w:bCs/>
          <w:rtl/>
        </w:rPr>
      </w:pPr>
      <w:r w:rsidRPr="006F178A">
        <w:rPr>
          <w:rtl/>
        </w:rPr>
        <w:t>נדרה לילי שבת - מיפר לילי שבת ויום השבת עד שתחשך.</w:t>
      </w:r>
    </w:p>
    <w:p w:rsidR="00E9703F" w:rsidRPr="006F178A" w:rsidRDefault="00E9703F" w:rsidP="00E9703F">
      <w:pPr>
        <w:rPr>
          <w:rtl/>
        </w:rPr>
      </w:pPr>
      <w:r w:rsidRPr="006F178A">
        <w:rPr>
          <w:rFonts w:ascii="Fb Fontext" w:hAnsi="Fb Fontext"/>
          <w:sz w:val="20"/>
          <w:rtl/>
        </w:rPr>
        <w:t xml:space="preserve">נדרה עם חשכה - מיפר עד שלא תחשך, שאם </w:t>
      </w:r>
      <w:r w:rsidRPr="006F178A">
        <w:rPr>
          <w:rFonts w:ascii="Fb Fontext" w:hAnsi="Fb Fontext"/>
          <w:sz w:val="20"/>
          <w:rtl/>
        </w:rPr>
        <w:t xml:space="preserve">לא</w:t>
      </w:r>
      <w:r w:rsidRPr="006F178A">
        <w:rPr>
          <w:rFonts w:ascii="Fb Fontext" w:hAnsi="Fb Fontext"/>
          <w:sz w:val="20"/>
          <w:rtl/>
        </w:rPr>
        <w:t xml:space="preserve"> הפר משחשכה - אינו יכול להפר.</w:t>
      </w:r>
    </w:p>
    <w:p>
      <w:pPr>
        <w:pStyle w:val="38"/>
        <w:rPr>
          <w:ins w:id="99318" w:author="מנוע מכני" w:date="2026-10-11T12:04:39Z"/>
        </w:rPr>
      </w:pPr>
      <w:del w:id="99317" w:author="מנוע מכני" w:date="2026-10-11T12:04:39Z">
        <w:r w:rsidRPr="006F178A">
          <w:delText xml:space="preserve">•</w:delText>
        </w:r>
      </w:del>
      <w:r w:rsidRPr="006F178A">
        <w:t xml:space="preserve"> </w:t>
      </w:r>
      <w:r w:rsidRPr="006F178A">
        <w:t xml:space="preserve">תנאי היא, </w:t>
      </w:r>
      <w:r w:rsidRPr="006F178A">
        <w:t xml:space="preserve">דתניא</w:t>
      </w:r>
      <w:r w:rsidRPr="006F178A">
        <w:t xml:space="preserve">:</w:t>
      </w:r>
    </w:p>
    <w:p w:rsidR="00E9703F" w:rsidRPr="006F178A" w:rsidRDefault="00E9703F" w:rsidP="00E9703F">
      <w:pPr>
        <w:rPr>
          <w:rtl/>
        </w:rPr>
      </w:pPr>
      <w:del w:id="99319" w:author="מנוע מכני" w:date="2026-10-11T12:04:39Z">
        <w:r w:rsidRPr="006F178A">
          <w:rPr>
            <w:rtl/>
          </w:rPr>
          <w:delText xml:space="preserve"> </w:delText>
        </w:r>
      </w:del>
      <w:r w:rsidRPr="006F178A">
        <w:rPr>
          <w:rtl/>
        </w:rPr>
        <w:t xml:space="preserve">הפרת נדרים כל היום, </w:t>
      </w:r>
      <w:r w:rsidRPr="006F178A">
        <w:rPr>
          <w:rStyle w:val="2fb"/>
          <w:rtl/>
        </w:rPr>
        <w:t xml:space="preserve">ריב"י</w:t>
      </w:r>
      <w:r w:rsidRPr="006F178A">
        <w:rPr>
          <w:rtl/>
        </w:rPr>
        <w:t xml:space="preserve"> </w:t>
      </w:r>
      <w:r w:rsidRPr="006F178A">
        <w:rPr>
          <w:rStyle w:val="2fb"/>
          <w:rtl/>
        </w:rPr>
        <w:t xml:space="preserve">וראב"ש</w:t>
      </w:r>
      <w:r w:rsidRPr="006F178A">
        <w:rPr>
          <w:rtl/>
        </w:rPr>
        <w:t xml:space="preserve"> מעת לעת.</w:t>
      </w:r>
    </w:p>
    <w:p>
      <w:pPr>
        <w:pStyle w:val="afffff8"/>
        <w:rPr>
          <w:ins w:id="90003" w:author="קלוד" w:date="2026-10-11T12:33:55Z"/>
        </w:rPr>
      </w:pPr>
      <w:ins w:id="90004" w:author="קלוד" w:date="2026-10-11T12:33:55Z">
        <w:r>
          <w:rPr>
            <w:color w:val="7B3F00"/>
          </w:rPr>
          <w:t xml:space="preserve">נשאלים לנדרים בשבת - אפילו היה לו פנאי</w:t>
        </w:r>
      </w:ins>
    </w:p>
    <w:p w:rsidR="00E9703F" w:rsidRDefault="00E9703F" w:rsidP="00E9703F">
      <w:pPr>
        <w:rPr>
          <w:rtl/>
        </w:rPr>
      </w:pPr>
      <w:r w:rsidRPr="006F178A">
        <w:rPr>
          <w:rtl/>
        </w:rPr>
        <w:t>•</w:t>
      </w:r>
      <w:r w:rsidRPr="006F178A">
        <w:rPr>
          <w:rFonts w:hint="cs"/>
          <w:rtl/>
        </w:rPr>
        <w:t xml:space="preserve"> </w:t>
      </w:r>
      <w:r w:rsidRPr="006F178A">
        <w:rPr>
          <w:rStyle w:val="afffe"/>
          <w:rFonts w:ascii="Fb Fontext" w:hAnsi="Fb Fontext"/>
          <w:sz w:val="20"/>
          <w:rtl/>
        </w:rPr>
        <w:t xml:space="preserve">ונשאלים </w:t>
      </w:r>
      <w:ins w:id="112805" w:author="קלוד" w:date="2026-10-11T13:11:34Z">
        <w:r>
          <w:rPr>
            <w:rStyle w:val="afffe"/>
            <w:rFonts w:ascii="Fb Fontext" w:hAnsi="Fb Fontext"/>
            <w:sz w:val="20"/>
            <w:rtl/>
          </w:rPr>
          <w:t xml:space="preserve">לנדרים</w:t>
        </w:r>
      </w:ins>
      <w:del w:id="112806" w:author="קלוד" w:date="2026-10-11T13:11:34Z">
        <w:r w:rsidRPr="006F178A">
          <w:rPr>
            <w:rStyle w:val="afffe"/>
            <w:rFonts w:ascii="Fb Fontext" w:hAnsi="Fb Fontext"/>
            <w:sz w:val="20"/>
            <w:rtl/>
          </w:rPr>
          <w:delText xml:space="preserve">לנדרים</w:delText>
        </w:r>
        <w:r w:rsidRPr="006F178A">
          <w:rPr>
            <w:rtl/>
          </w:rPr>
          <w:delText xml:space="preserve">.</w:delText>
        </w:r>
      </w:del>
      <w:r w:rsidRPr="006F178A">
        <w:rPr>
          <w:rtl/>
        </w:rPr>
        <w:t xml:space="preserve"> </w:t>
      </w:r>
      <w:ins w:id="112803" w:author="קלוד" w:date="2026-10-11T13:11:34Z">
        <w:r>
          <w:rPr>
            <w:rtl/>
          </w:rPr>
          <w:t xml:space="preserve">אפי'</w:t>
        </w:r>
      </w:ins>
      <w:del w:id="112804" w:author="קלוד" w:date="2026-10-11T13:11:34Z">
        <w:r>
          <w:rPr>
            <w:rtl/>
          </w:rPr>
          <w:delText xml:space="preserve">ואפי'</w:delText>
        </w:r>
      </w:del>
      <w:r w:rsidRPr="006F178A">
        <w:rPr>
          <w:rtl/>
        </w:rPr>
        <w:t xml:space="preserve"> </w:t>
      </w:r>
      <w:ins w:id="112801" w:author="קלוד" w:date="2026-10-11T13:11:34Z">
        <w:r>
          <w:rPr>
            <w:rtl/>
          </w:rPr>
          <w:t xml:space="preserve">היה</w:t>
        </w:r>
      </w:ins>
      <w:del w:id="112802" w:author="קלוד" w:date="2026-10-11T13:11:34Z">
        <w:r w:rsidRPr="006F178A">
          <w:rPr>
            <w:rtl/>
          </w:rPr>
          <w:delText xml:space="preserve">בהיה</w:delText>
        </w:r>
      </w:del>
      <w:r w:rsidRPr="006F178A">
        <w:rPr>
          <w:rtl/>
        </w:rPr>
        <w:t xml:space="preserve"> לו פנאי </w:t>
      </w:r>
      <w:ins w:id="112799" w:author="קלוד" w:date="2026-10-11T13:11:34Z">
        <w:r>
          <w:rPr>
            <w:rStyle w:val="afffffe"/>
            <w:rtl/>
          </w:rPr>
          <w:t xml:space="preserve">לפני</w:t>
        </w:r>
      </w:ins>
      <w:del w:id="112800" w:author="קלוד" w:date="2026-10-11T13:11:34Z">
        <w:r w:rsidRPr="006F178A">
          <w:rPr>
            <w:rtl/>
          </w:rPr>
          <w:delText xml:space="preserve">וכדמעשה</w:delText>
        </w:r>
      </w:del>
      <w:r w:rsidRPr="006F178A">
        <w:rPr>
          <w:rtl/>
        </w:rPr>
        <w:t xml:space="preserve"> </w:t>
      </w:r>
      <w:ins w:id="112797" w:author="קלוד" w:date="2026-10-11T13:11:34Z">
        <w:r>
          <w:rPr>
            <w:rStyle w:val="afffffe"/>
            <w:rtl/>
          </w:rPr>
          <w:t xml:space="preserve">השבת</w:t>
        </w:r>
        <w:r>
          <w:rPr>
            <w:rStyle w:val="2fb"/>
            <w:rtl/>
          </w:rPr>
          <w:t xml:space="preserve">, כמעשה ברב זוטרא בנו של רב זירא.</w:t>
        </w:r>
      </w:ins>
      <w:del w:id="112798" w:author="קלוד" w:date="2026-10-11T13:11:34Z">
        <w:r w:rsidRPr="006F178A">
          <w:rPr>
            <w:rStyle w:val="2fb"/>
            <w:rtl/>
          </w:rPr>
          <w:delText xml:space="preserve">דמזבדר"ז</w:delText>
        </w:r>
        <w:r w:rsidRPr="006F178A">
          <w:rPr>
            <w:rtl/>
          </w:rPr>
          <w:delText xml:space="preserve">.</w:delText>
        </w:r>
      </w:del>
    </w:p>
    <w:p w:rsidR="00146180" w:rsidRPr="006F178A" w:rsidRDefault="00146180" w:rsidP="00E9703F">
      <w:pPr>
        <w:rPr>
          <w:rtl/>
        </w:rPr>
      </w:pPr>
    </w:p>
    <w:p w:rsidR="00E9703F" w:rsidRPr="009757B9" w:rsidRDefault="00E9703F" w:rsidP="00E9703F">
      <w:pPr>
        <w:pStyle w:val="affff1"/>
        <w:ind w:end="0"/>
        <w:rPr>
          <w:rStyle w:val="afffe"/>
          <w:b w:val="0"/>
          <w:bCs/>
          <w:rtl/>
        </w:rPr>
        <w:pPrChange w:id="20141" w:author="קלוד" w:date="2026-10-11T09:07:15Z">
          <w:pPr>
            <w:pStyle w:val="affff1"/>
            <w:rPr>
              <w:rStyle w:val="afffe"/>
              <w:b w:val="0"/>
              <w:bCs/>
              <w:rtl/>
            </w:rPr>
          </w:pPr>
        </w:pPrChange>
      </w:pPr>
      <w:ins w:id="9869" w:author="מספור קטעי משנה" w:date="2026-10-11T09:35:03Z">
        <w:r>
          <w:rPr>
            <w:rStyle w:val="MisparKeta"/>
          </w:rPr>
          <w:t xml:space="preserve">א. </w:t>
        </w:r>
      </w:ins>
      <w:r w:rsidRPr="00146180">
        <w:rPr>
          <w:rStyle w:val="afffe"/>
          <w:b w:val="0"/>
          <w:rtl/>
        </w:rPr>
        <w:t>מדבריהם למדו שפוקקין ומודדין וקושרין בשבת.</w:t>
      </w:r>
    </w:p>
    <w:p w:rsidR="00E9703F" w:rsidRPr="00B3644D" w:rsidRDefault="00E9703F" w:rsidP="00E9703F">
      <w:pPr>
        <w:rPr>
          <w:spacing w:val="-8"/>
          <w:rtl/>
        </w:rPr>
      </w:pPr>
      <w:r w:rsidRPr="00B3644D">
        <w:rPr>
          <w:rFonts w:ascii="Fb Fontext" w:hAnsi="Fb Fontext"/>
          <w:spacing w:val="-8"/>
          <w:rtl/>
        </w:rPr>
        <w:t>•</w:t>
      </w:r>
      <w:r w:rsidRPr="00B3644D">
        <w:rPr>
          <w:rFonts w:ascii="Fb Fontext" w:hAnsi="Fb Fontext" w:hint="cs"/>
          <w:spacing w:val="-8"/>
          <w:rtl/>
        </w:rPr>
        <w:t xml:space="preserve"> </w:t>
      </w:r>
      <w:ins w:id="112809" w:author="קלוד" w:date="2026-10-11T13:11:34Z">
        <w:r>
          <w:rPr>
            <w:rStyle w:val="2fb"/>
            <w:rFonts w:ascii="Fb Fontext" w:hAnsi="Fb Fontext"/>
            <w:spacing w:val="-8"/>
            <w:rtl/>
          </w:rPr>
          <w:t xml:space="preserve">ריא"ר:</w:t>
        </w:r>
      </w:ins>
      <w:del w:id="112810" w:author="קלוד" w:date="2026-10-11T13:11:34Z">
        <w:r w:rsidRPr="00B3644D">
          <w:rPr>
            <w:rStyle w:val="2fb"/>
            <w:rFonts w:ascii="Fb Fontext" w:hAnsi="Fb Fontext"/>
            <w:spacing w:val="-8"/>
            <w:rtl/>
          </w:rPr>
          <w:delText xml:space="preserve">ריא"ר</w:delText>
        </w:r>
      </w:del>
      <w:r w:rsidRPr="00B3644D">
        <w:rPr>
          <w:rFonts w:ascii="Fb Fontext" w:hAnsi="Fb Fontext"/>
          <w:spacing w:val="-8"/>
          <w:rtl/>
        </w:rPr>
        <w:t xml:space="preserve"> </w:t>
      </w:r>
      <w:ins w:id="112807" w:author="קלוד" w:date="2026-10-11T13:11:34Z">
        <w:r>
          <w:rPr>
            <w:rFonts w:ascii="Fb Fontext" w:hAnsi="Fb Fontext"/>
            <w:spacing w:val="-8"/>
            <w:rtl/>
          </w:rPr>
          <w:t xml:space="preserve">סמטה</w:t>
        </w:r>
      </w:ins>
      <w:del w:id="112808" w:author="קלוד" w:date="2026-10-11T13:11:34Z">
        <w:r w:rsidRPr="00B3644D">
          <w:rPr>
            <w:rFonts w:ascii="Fb Fontext" w:hAnsi="Fb Fontext"/>
            <w:spacing w:val="-8"/>
            <w:rtl/>
          </w:rPr>
          <w:delText xml:space="preserve">הילקטי</w:delText>
        </w:r>
      </w:del>
      <w:r w:rsidRPr="00B3644D">
        <w:rPr>
          <w:rFonts w:ascii="Fb Fontext" w:hAnsi="Fb Fontext"/>
          <w:spacing w:val="-8"/>
          <w:rtl/>
        </w:rPr>
        <w:t xml:space="preserve"> קטנה היתה בין שני בתים, [וטומאה היתה שם] והמת מכוון תחת סדק הגיגית שמעליו.</w:t>
      </w:r>
    </w:p>
    <w:p w:rsidR="00E9703F" w:rsidRPr="006F178A" w:rsidRDefault="00E9703F" w:rsidP="00E9703F">
      <w:pPr>
        <w:rPr>
          <w:rtl/>
        </w:rPr>
      </w:pPr>
      <w:r w:rsidRPr="006F178A">
        <w:rPr>
          <w:rtl/>
        </w:rPr>
        <w:t xml:space="preserve">ופקקו מאור שלמעלה וקשרו המקידה בגמי לידע </w:t>
      </w:r>
      <w:ins w:id="95061" w:author="מנוע מכני" w:date="2026-10-11T12:04:39Z">
        <w:r>
          <w:rPr>
            <w:rtl/>
          </w:rPr>
          <w:t xml:space="preserve">אם </w:t>
        </w:r>
      </w:ins>
      <w:del w:id="95062" w:author="מנוע מכני" w:date="2026-10-11T12:04:39Z">
        <w:r w:rsidRPr="006F178A">
          <w:rPr>
            <w:rtl/>
          </w:rPr>
          <w:delText xml:space="preserve">אי </w:delText>
        </w:r>
      </w:del>
      <w:r w:rsidRPr="006F178A">
        <w:rPr>
          <w:rtl/>
        </w:rPr>
        <w:t xml:space="preserve">בחלון שמן הצד יש שיעור פותח טפח כדי שהכהנים יוכלו ליכנס לשם.</w:t>
      </w:r>
    </w:p>
    <w:p>
      <w:pPr>
        <w:pStyle w:val="afffff8"/>
        <w:rPr>
          <w:ins w:id="90001" w:author="קלוד" w:date="2026-10-11T12:33:55Z"/>
        </w:rPr>
      </w:pPr>
      <w:ins w:id="90002" w:author="קלוד" w:date="2026-10-11T12:33:55Z">
        <w:r>
          <w:rPr>
            <w:color w:val="7B3F00"/>
          </w:rPr>
          <w:t xml:space="preserve">מדידה בשבת - רבה בר רב הונא בגיגית מים</w:t>
        </w:r>
      </w:ins>
    </w:p>
    <w:p w:rsidR="00D82D65" w:rsidRDefault="00E9703F" w:rsidP="00D82D65">
      <w:pPr>
        <w:rPr>
          <w:rtl/>
        </w:rPr>
      </w:pPr>
      <w:r w:rsidRPr="006F178A">
        <w:rPr>
          <w:rtl/>
        </w:rPr>
        <w:t>•</w:t>
      </w:r>
      <w:r w:rsidRPr="006F178A">
        <w:rPr>
          <w:rFonts w:hint="cs"/>
          <w:rtl/>
        </w:rPr>
        <w:t xml:space="preserve"> </w:t>
      </w:r>
      <w:r w:rsidRPr="006F178A">
        <w:rPr>
          <w:rStyle w:val="2fb"/>
          <w:rtl/>
        </w:rPr>
        <w:t xml:space="preserve">עולא</w:t>
      </w:r>
      <w:r w:rsidRPr="006F178A">
        <w:rPr>
          <w:rtl/>
        </w:rPr>
        <w:t xml:space="preserve"> הזדמן </w:t>
      </w:r>
      <w:ins w:id="112829" w:author="קלוד" w:date="2026-10-11T13:11:34Z">
        <w:r>
          <w:rPr>
            <w:rtl/>
          </w:rPr>
          <w:t xml:space="preserve">לבית</w:t>
        </w:r>
      </w:ins>
      <w:del w:id="112830" w:author="קלוד" w:date="2026-10-11T13:11:34Z">
        <w:r w:rsidRPr="006F178A">
          <w:rPr>
            <w:rtl/>
          </w:rPr>
          <w:delText xml:space="preserve">לבי</w:delText>
        </w:r>
      </w:del>
      <w:r w:rsidRPr="006F178A">
        <w:rPr>
          <w:rtl/>
        </w:rPr>
        <w:t xml:space="preserve"> ריש </w:t>
      </w:r>
      <w:ins w:id="96295" w:author="מנוע מכני" w:date="2026-10-11T12:04:39Z">
        <w:ins w:id="112827" w:author="קלוד" w:date="2026-10-11T13:11:34Z">
          <w:r>
            <w:rPr>
              <w:rtl/>
            </w:rPr>
            <w:t xml:space="preserve">גלות,</w:t>
          </w:r>
        </w:ins>
        <w:del w:id="112828" w:author="קלוד" w:date="2026-10-11T13:11:34Z">
          <w:r>
            <w:rPr>
              <w:rtl/>
            </w:rPr>
            <w:delText xml:space="preserve">גלות</w:delText>
          </w:r>
          <w:r w:rsidRPr="006F178A">
            <w:rPr>
              <w:rtl/>
            </w:rPr>
            <w:delText xml:space="preserve">.</w:delText>
          </w:r>
        </w:del>
      </w:ins>
      <w:del w:id="96296" w:author="מנוע מכני" w:date="2026-10-11T12:04:39Z">
        <w:r w:rsidRPr="006F178A">
          <w:rPr>
            <w:rtl/>
          </w:rPr>
          <w:delText xml:space="preserve">גלותא</w:delText>
        </w:r>
      </w:del>
      <w:r w:rsidRPr="006F178A">
        <w:rPr>
          <w:rtl/>
        </w:rPr>
        <w:t xml:space="preserve"> </w:t>
      </w:r>
      <w:ins w:id="112825" w:author="קלוד" w:date="2026-10-11T13:11:34Z">
        <w:r>
          <w:rPr>
            <w:rtl/>
          </w:rPr>
          <w:t xml:space="preserve">וראה</w:t>
        </w:r>
      </w:ins>
      <w:del w:id="112826" w:author="קלוד" w:date="2026-10-11T13:11:34Z">
        <w:r w:rsidRPr="006F178A">
          <w:rPr>
            <w:rtl/>
          </w:rPr>
          <w:delText xml:space="preserve">וחזייה</w:delText>
        </w:r>
      </w:del>
      <w:r w:rsidRPr="006F178A">
        <w:rPr>
          <w:rtl/>
        </w:rPr>
        <w:t xml:space="preserve"> </w:t>
      </w:r>
      <w:ins w:id="112823" w:author="קלוד" w:date="2026-10-11T13:11:34Z">
        <w:r>
          <w:rPr>
            <w:rStyle w:val="2fb"/>
            <w:rtl/>
          </w:rPr>
          <w:t xml:space="preserve">את רבר"ה</w:t>
        </w:r>
      </w:ins>
      <w:del w:id="112824" w:author="קלוד" w:date="2026-10-11T13:11:34Z">
        <w:r w:rsidRPr="006F178A">
          <w:rPr>
            <w:rStyle w:val="2fb"/>
            <w:rtl/>
          </w:rPr>
          <w:delText xml:space="preserve">לרבר"ה</w:delText>
        </w:r>
      </w:del>
      <w:r w:rsidRPr="006F178A">
        <w:rPr>
          <w:rtl/>
        </w:rPr>
        <w:t xml:space="preserve"> </w:t>
      </w:r>
      <w:r w:rsidRPr="006F178A">
        <w:rPr>
          <w:rFonts w:hint="cs"/>
          <w:rtl/>
        </w:rPr>
        <w:t xml:space="preserve">שישב בגיגית </w:t>
      </w:r>
      <w:ins w:id="112821" w:author="קלוד" w:date="2026-10-11T13:11:34Z">
        <w:r>
          <w:rPr>
            <w:rFonts w:hint="cs"/>
            <w:rtl/>
          </w:rPr>
          <w:t xml:space="preserve">מים</w:t>
        </w:r>
      </w:ins>
      <w:del w:id="112822" w:author="קלוד" w:date="2026-10-11T13:11:34Z">
        <w:r w:rsidRPr="006F178A">
          <w:rPr>
            <w:rFonts w:hint="cs"/>
            <w:rtl/>
          </w:rPr>
          <w:delText xml:space="preserve">מים</w:delText>
        </w:r>
        <w:r w:rsidRPr="006F178A">
          <w:rPr>
            <w:rtl/>
          </w:rPr>
          <w:delText xml:space="preserve">,</w:delText>
        </w:r>
      </w:del>
      <w:r w:rsidRPr="006F178A">
        <w:rPr>
          <w:rtl/>
        </w:rPr>
        <w:t xml:space="preserve"> ו</w:t>
      </w:r>
      <w:r w:rsidRPr="006F178A">
        <w:rPr>
          <w:rFonts w:hint="cs"/>
          <w:rtl/>
        </w:rPr>
        <w:t xml:space="preserve">מדד, </w:t>
      </w:r>
      <w:ins w:id="112819" w:author="קלוד" w:date="2026-10-11T13:11:34Z">
        <w:r>
          <w:rPr>
            <w:rtl/>
          </w:rPr>
          <w:t xml:space="preserve">ואף</w:t>
        </w:r>
      </w:ins>
      <w:del w:id="112820" w:author="קלוד" w:date="2026-10-11T13:11:34Z">
        <w:r>
          <w:rPr>
            <w:rtl/>
          </w:rPr>
          <w:delText xml:space="preserve">ואפי'</w:delText>
        </w:r>
      </w:del>
      <w:r w:rsidRPr="006F178A">
        <w:rPr>
          <w:rtl/>
        </w:rPr>
        <w:t xml:space="preserve"> </w:t>
      </w:r>
      <w:ins w:id="112817" w:author="קלוד" w:date="2026-10-11T13:11:34Z">
        <w:r>
          <w:rPr>
            <w:rtl/>
          </w:rPr>
          <w:t xml:space="preserve">שאינה</w:t>
        </w:r>
      </w:ins>
      <w:del w:id="112818" w:author="קלוד" w:date="2026-10-11T13:11:34Z">
        <w:r w:rsidRPr="006F178A">
          <w:rPr>
            <w:rtl/>
          </w:rPr>
          <w:delText xml:space="preserve">דלא</w:delText>
        </w:r>
      </w:del>
      <w:r w:rsidRPr="006F178A">
        <w:rPr>
          <w:rtl/>
        </w:rPr>
        <w:t xml:space="preserve"> מדידת מצווה </w:t>
      </w:r>
      <w:ins w:id="112815" w:author="קלוד" w:date="2026-10-11T13:11:34Z">
        <w:r>
          <w:rPr>
            <w:rtl/>
          </w:rPr>
          <w:t xml:space="preserve">-</w:t>
        </w:r>
      </w:ins>
      <w:del w:id="112816" w:author="קלוד" w:date="2026-10-11T13:11:34Z">
        <w:r w:rsidRPr="006F178A">
          <w:rPr>
            <w:rtl/>
          </w:rPr>
          <w:delText xml:space="preserve">דמתעסק</w:delText>
        </w:r>
      </w:del>
      <w:r w:rsidRPr="006F178A">
        <w:rPr>
          <w:rtl/>
        </w:rPr>
        <w:t xml:space="preserve"> </w:t>
      </w:r>
      <w:ins w:id="94047" w:author="מנוע מכני" w:date="2026-10-11T12:04:39Z">
        <w:ins w:id="112813" w:author="קלוד" w:date="2026-10-11T13:11:34Z">
          <w:r>
            <w:rPr>
              <w:rtl/>
            </w:rPr>
            <w:t xml:space="preserve">מותר,</w:t>
          </w:r>
        </w:ins>
        <w:del w:id="112814" w:author="קלוד" w:date="2026-10-11T13:11:34Z">
          <w:r>
            <w:rPr>
              <w:rtl/>
            </w:rPr>
            <w:delText xml:space="preserve">סתם</w:delText>
          </w:r>
        </w:del>
      </w:ins>
      <w:del w:id="94048" w:author="מנוע מכני" w:date="2026-10-11T12:04:39Z">
        <w:r w:rsidRPr="006F178A">
          <w:rPr>
            <w:rtl/>
          </w:rPr>
          <w:delText xml:space="preserve">בעלמא</w:delText>
        </w:r>
      </w:del>
      <w:r w:rsidRPr="006F178A">
        <w:rPr>
          <w:rtl/>
        </w:rPr>
        <w:t xml:space="preserve"> </w:t>
      </w:r>
      <w:ins w:id="112811" w:author="קלוד" w:date="2026-10-11T13:11:34Z">
        <w:r>
          <w:rPr>
            <w:rtl/>
          </w:rPr>
          <w:t xml:space="preserve">שמתעסק סתם.</w:t>
        </w:r>
      </w:ins>
      <w:del w:id="112812" w:author="קלוד" w:date="2026-10-11T13:11:34Z">
        <w:r w:rsidRPr="006F178A">
          <w:rPr>
            <w:rtl/>
          </w:rPr>
          <w:delText xml:space="preserve">שרי.</w:delText>
        </w:r>
      </w:del>
    </w:p>
    <w:p w:rsidR="00413009" w:rsidRDefault="00D82D65" w:rsidP="0095264C">
      <w:pPr>
        <w:pStyle w:val="Hadran"/>
        <w:pPrChange w:id="102689" w:author="Claude" w:date="2026-10-11T09:09:22Z">
          <w:pPr>
            <w:pStyle w:val="affff"/>
          </w:pPr>
        </w:pPrChange>
      </w:pPr>
      <w:r w:rsidRPr="006F178A">
        <w:rPr>
          <w:rStyle w:val="afffe"/>
          <w:sz w:val="20"/>
          <w:rtl/>
        </w:rPr>
        <w:t>הדרן עלך מי שהחשיך</w:t>
      </w:r>
      <w:r>
        <w:rPr>
          <w:rStyle w:val="afffe"/>
          <w:sz w:val="20"/>
          <w:rtl/>
        </w:rPr>
        <w:t xml:space="preserve"> </w:t>
      </w:r>
      <w:r>
        <w:rPr>
          <w:rStyle w:val="afffe"/>
          <w:rFonts w:hint="cs"/>
          <w:sz w:val="20"/>
          <w:rtl/>
        </w:rPr>
        <w:t>וסליקא לה מסכת שבת</w:t>
      </w:r>
      <w:r>
        <w:t xml:space="preserve"> </w:t>
      </w:r>
    </w:p>
    <w:sectPr w:rsidR="00413009" w:rsidSect="0095264C">
      <w:footerReference w:type="even" r:id="rId9"/>
      <w:pgSz w:w="6804" w:h="11907" w:code="8"/>
      <w:pgMar w:top="567" w:right="567" w:bottom="284" w:left="567" w:header="283" w:footer="28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6374" w:rsidRDefault="00D76374">
      <w:pPr>
        <w:spacing w:line="240" w:lineRule="auto"/>
      </w:pPr>
      <w:r>
        <w:separator/>
      </w:r>
    </w:p>
  </w:endnote>
  <w:endnote w:type="continuationSeparator" w:id="0">
    <w:p w:rsidR="00D76374" w:rsidRDefault="00D763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BA Fontov Regular">
    <w:panose1 w:val="02020803050405020304"/>
    <w:charset w:val="00"/>
    <w:family w:val="roman"/>
    <w:pitch w:val="variable"/>
    <w:sig w:usb0="00000803" w:usb1="5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Fb Fontext">
    <w:altName w:val="Times New Roman"/>
    <w:charset w:val="00"/>
    <w:family w:val="roman"/>
    <w:pitch w:val="variable"/>
    <w:sig w:usb0="80000827" w:usb1="5000004A" w:usb2="00000000" w:usb3="00000000" w:csb0="00000021" w:csb1="00000000"/>
  </w:font>
  <w:font w:name="BA Franknatan Decor">
    <w:panose1 w:val="02020803050405020304"/>
    <w:charset w:val="00"/>
    <w:family w:val="roman"/>
    <w:pitch w:val="variable"/>
    <w:sig w:usb0="00000803" w:usb1="50000000" w:usb2="00000000" w:usb3="00000000" w:csb0="00000021" w:csb1="00000000"/>
  </w:font>
  <w:font w:name="BA חניכי הישיבות">
    <w:panose1 w:val="02020803050405020304"/>
    <w:charset w:val="00"/>
    <w:family w:val="roman"/>
    <w:pitch w:val="variable"/>
    <w:sig w:usb0="80000823" w:usb1="50002042"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FontbitDavid">
    <w:panose1 w:val="02020603050405020304"/>
    <w:charset w:val="00"/>
    <w:family w:val="roman"/>
    <w:pitch w:val="variable"/>
    <w:sig w:usb0="80000827" w:usb1="5000004A" w:usb2="0000002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4B91" w:rsidRPr="0083743A" w:rsidRDefault="00824B91" w:rsidP="00146180">
    <w:pPr>
      <w:rPr>
        <w:szCs w:val="18"/>
        <w:rtl/>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6374" w:rsidRDefault="00D76374">
      <w:pPr>
        <w:spacing w:line="240" w:lineRule="auto"/>
      </w:pPr>
      <w:r>
        <w:separator/>
      </w:r>
    </w:p>
  </w:footnote>
  <w:footnote w:type="continuationSeparator" w:id="0">
    <w:p w:rsidR="00D76374" w:rsidRDefault="00D763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4B91" w:rsidRPr="006F178A" w:rsidRDefault="00824B91" w:rsidP="00146180">
    <w:pPr>
      <w:pBdr>
        <w:bottom w:val="double" w:sz="4" w:space="1" w:color="A6A6A6" w:themeColor="background1" w:themeShade="A6"/>
      </w:pBdr>
      <w:tabs>
        <w:tab w:val="center" w:pos="5387"/>
        <w:tab w:val="right" w:pos="10773"/>
      </w:tabs>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824B91" w:rsidRPr="006F178A" w:rsidRDefault="00824B91" w:rsidP="00146180">
    <w:pPr>
      <w:pBdr>
        <w:bottom w:val="double" w:sz="4" w:space="1" w:color="A6A6A6" w:themeColor="background1" w:themeShade="A6"/>
      </w:pBdr>
      <w:tabs>
        <w:tab w:val="center" w:pos="2976"/>
        <w:tab w:val="right" w:pos="15564"/>
      </w:tabs>
      <w:spacing w:after="240" w:line="240" w:lineRule="exact"/>
      <w:ind w:left="0" w:firstLine="0"/>
      <w:rPr>
        <w:b/>
        <w:bCs/>
        <w:rtl/>
      </w:rPr>
    </w:pPr>
    <w:r w:rsidRPr="00453C31">
      <w:rPr>
        <w:b/>
        <w:bCs/>
        <w:rtl/>
      </w:rPr>
      <w:fldChar w:fldCharType="begin"/>
    </w:r>
    <w:r w:rsidRPr="00453C31">
      <w:rPr>
        <w:bCs/>
        <w:rtl/>
      </w:rPr>
      <w:instrText xml:space="preserve"> </w:instrText>
    </w:r>
    <w:r w:rsidRPr="00453C31">
      <w:rPr>
        <w:bCs/>
      </w:rPr>
      <w:instrText>STYLEREF</w:instrText>
    </w:r>
    <w:r w:rsidRPr="00453C31">
      <w:rPr>
        <w:bCs/>
        <w:rtl/>
      </w:rPr>
      <w:instrText xml:space="preserve">  פרק  \* </w:instrText>
    </w:r>
    <w:r w:rsidRPr="00453C31">
      <w:rPr>
        <w:bCs/>
      </w:rPr>
      <w:instrText xml:space="preserve">MERGEFORMAT </w:instrText>
    </w:r>
    <w:r w:rsidRPr="00453C31">
      <w:rPr>
        <w:b/>
        <w:bCs/>
        <w:rtl/>
      </w:rPr>
      <w:fldChar w:fldCharType="separate"/>
    </w:r>
    <w:r w:rsidR="00E56E48" w:rsidRPr="00E56E48">
      <w:rPr>
        <w:b/>
        <w:bCs/>
        <w:noProof/>
        <w:rtl/>
      </w:rPr>
      <w:t>פרק</w:t>
    </w:r>
    <w:r w:rsidR="00E56E48">
      <w:rPr>
        <w:bCs/>
        <w:noProof/>
        <w:rtl/>
      </w:rPr>
      <w:t xml:space="preserve"> ראשון</w:t>
    </w:r>
    <w:r w:rsidRPr="00453C31">
      <w:rPr>
        <w:b/>
        <w:bCs/>
        <w:rtl/>
      </w:rPr>
      <w:fldChar w:fldCharType="end"/>
    </w:r>
    <w:r>
      <w:rPr>
        <w:rFonts w:hint="cs"/>
        <w:b/>
        <w:bCs/>
        <w:color w:val="A6A6A6" w:themeColor="background1" w:themeShade="A6"/>
        <w:rtl/>
      </w:rPr>
      <w:t xml:space="preserve"> </w:t>
    </w:r>
    <w:r w:rsidRPr="000700C9">
      <w:rPr>
        <w:b/>
        <w:bCs/>
        <w:color w:val="A6A6A6" w:themeColor="background1" w:themeShade="A6"/>
        <w:rtl/>
      </w:rPr>
      <w:fldChar w:fldCharType="begin"/>
    </w:r>
    <w:r w:rsidRPr="000700C9">
      <w:rPr>
        <w:b/>
        <w:bCs/>
        <w:color w:val="A6A6A6" w:themeColor="background1" w:themeShade="A6"/>
        <w:rtl/>
      </w:rPr>
      <w:instrText xml:space="preserve"> </w:instrText>
    </w:r>
    <w:r w:rsidRPr="000700C9">
      <w:rPr>
        <w:rFonts w:hint="cs"/>
        <w:b/>
        <w:bCs/>
        <w:color w:val="A6A6A6" w:themeColor="background1" w:themeShade="A6"/>
      </w:rPr>
      <w:instrText>STYLEREF</w:instrText>
    </w:r>
    <w:r w:rsidRPr="000700C9">
      <w:rPr>
        <w:rFonts w:hint="cs"/>
        <w:b/>
        <w:bCs/>
        <w:color w:val="A6A6A6" w:themeColor="background1" w:themeShade="A6"/>
        <w:rtl/>
      </w:rPr>
      <w:instrText xml:space="preserve">  "דפים בפרק ב"  \* </w:instrText>
    </w:r>
    <w:r w:rsidRPr="000700C9">
      <w:rPr>
        <w:rFonts w:hint="cs"/>
        <w:b/>
        <w:bCs/>
        <w:color w:val="A6A6A6" w:themeColor="background1" w:themeShade="A6"/>
      </w:rPr>
      <w:instrText>MERGEFORMAT</w:instrText>
    </w:r>
    <w:r w:rsidRPr="000700C9">
      <w:rPr>
        <w:b/>
        <w:bCs/>
        <w:color w:val="A6A6A6" w:themeColor="background1" w:themeShade="A6"/>
        <w:rtl/>
      </w:rPr>
      <w:instrText xml:space="preserve"> </w:instrText>
    </w:r>
    <w:r w:rsidRPr="000700C9">
      <w:rPr>
        <w:b/>
        <w:bCs/>
        <w:color w:val="A6A6A6" w:themeColor="background1" w:themeShade="A6"/>
        <w:rtl/>
      </w:rPr>
      <w:fldChar w:fldCharType="separate"/>
    </w:r>
    <w:r w:rsidR="00E56E48">
      <w:rPr>
        <w:b/>
        <w:bCs/>
        <w:noProof/>
        <w:color w:val="A6A6A6" w:themeColor="background1" w:themeShade="A6"/>
        <w:rtl/>
      </w:rPr>
      <w:t>ב.- כ:</w:t>
    </w:r>
    <w:r w:rsidRPr="000700C9">
      <w:rPr>
        <w:b/>
        <w:bCs/>
        <w:color w:val="A6A6A6" w:themeColor="background1" w:themeShade="A6"/>
        <w:rtl/>
      </w:rPr>
      <w:fldChar w:fldCharType="end"/>
    </w:r>
    <w:r>
      <w:rPr>
        <w:rFonts w:hint="cs"/>
        <w:bCs/>
        <w:color w:val="A6A6A6" w:themeColor="background1" w:themeShade="A6"/>
        <w:rtl/>
      </w:rPr>
      <w:t xml:space="preserve"> </w:t>
    </w:r>
    <w:r>
      <w:rPr>
        <w:rFonts w:hint="cs"/>
        <w:bCs/>
        <w:rtl/>
      </w:rPr>
      <w:t xml:space="preserve"> </w:t>
    </w:r>
    <w:r>
      <w:rPr>
        <w:b/>
        <w:bCs/>
        <w:rtl/>
      </w:rPr>
      <w:tab/>
    </w:r>
    <w:r w:rsidRPr="00453C31">
      <w:rPr>
        <w:b/>
        <w:bCs/>
        <w:rtl/>
      </w:rPr>
      <w:fldChar w:fldCharType="begin"/>
    </w:r>
    <w:r w:rsidRPr="00453C31">
      <w:rPr>
        <w:bCs/>
        <w:rtl/>
      </w:rPr>
      <w:instrText xml:space="preserve"> </w:instrText>
    </w:r>
    <w:r w:rsidRPr="00453C31">
      <w:rPr>
        <w:rFonts w:hint="cs"/>
        <w:bCs/>
      </w:rPr>
      <w:instrText>STYLEREF</w:instrText>
    </w:r>
    <w:r w:rsidRPr="00453C31">
      <w:rPr>
        <w:rFonts w:hint="cs"/>
        <w:bCs/>
        <w:rtl/>
      </w:rPr>
      <w:instrText xml:space="preserve">  מסכת  \* </w:instrText>
    </w:r>
    <w:r w:rsidRPr="00453C31">
      <w:rPr>
        <w:rFonts w:hint="cs"/>
        <w:bCs/>
      </w:rPr>
      <w:instrText>MERGEFORMAT</w:instrText>
    </w:r>
    <w:r w:rsidRPr="00453C31">
      <w:rPr>
        <w:bCs/>
      </w:rPr>
      <w:instrText xml:space="preserve"> </w:instrText>
    </w:r>
    <w:r w:rsidRPr="00453C31">
      <w:rPr>
        <w:b/>
        <w:bCs/>
        <w:rtl/>
      </w:rPr>
      <w:fldChar w:fldCharType="separate"/>
    </w:r>
    <w:r w:rsidR="00E56E48" w:rsidRPr="00E56E48">
      <w:rPr>
        <w:b/>
        <w:bCs/>
        <w:noProof/>
        <w:rtl/>
      </w:rPr>
      <w:t>שבת+</w:t>
    </w:r>
    <w:r w:rsidRPr="00453C31">
      <w:rPr>
        <w:b/>
        <w:bCs/>
        <w:rtl/>
      </w:rPr>
      <w:fldChar w:fldCharType="end"/>
    </w:r>
    <w:r>
      <w:rPr>
        <w:b/>
        <w:bCs/>
        <w:rtl/>
      </w:rPr>
      <w:tab/>
    </w:r>
    <w:r>
      <w:rPr>
        <w:rFonts w:ascii="Cambria" w:hAnsi="Cambria"/>
        <w:bCs/>
        <w:rtl/>
      </w:rPr>
      <w:fldChar w:fldCharType="begin"/>
    </w:r>
    <w:r>
      <w:rPr>
        <w:rFonts w:ascii="Cambria" w:hAnsi="Cambria"/>
        <w:bCs/>
        <w:rtl/>
      </w:rPr>
      <w:instrText xml:space="preserve"> </w:instrText>
    </w:r>
    <w:r>
      <w:rPr>
        <w:rFonts w:ascii="Cambria" w:hAnsi="Cambria"/>
        <w:bCs/>
      </w:rPr>
      <w:instrText>STYLEREF</w:instrText>
    </w:r>
    <w:r>
      <w:rPr>
        <w:rFonts w:ascii="Cambria" w:hAnsi="Cambria"/>
        <w:bCs/>
        <w:rtl/>
      </w:rPr>
      <w:instrText xml:space="preserve">  "פרק שם"  \* </w:instrText>
    </w:r>
    <w:r>
      <w:rPr>
        <w:rFonts w:ascii="Cambria" w:hAnsi="Cambria"/>
        <w:bCs/>
      </w:rPr>
      <w:instrText>MERGEFORMAT</w:instrText>
    </w:r>
    <w:r>
      <w:rPr>
        <w:rFonts w:ascii="Cambria" w:hAnsi="Cambria"/>
        <w:bCs/>
        <w:rtl/>
      </w:rPr>
      <w:instrText xml:space="preserve"> </w:instrText>
    </w:r>
    <w:r>
      <w:rPr>
        <w:rFonts w:ascii="Cambria" w:hAnsi="Cambria"/>
        <w:bCs/>
        <w:rtl/>
      </w:rPr>
      <w:fldChar w:fldCharType="separate"/>
    </w:r>
    <w:r w:rsidR="00E56E48">
      <w:rPr>
        <w:rFonts w:ascii="Cambria" w:hAnsi="Cambria" w:hint="eastAsia"/>
        <w:bCs/>
        <w:noProof/>
        <w:rtl/>
      </w:rPr>
      <w:t>יציאות</w:t>
    </w:r>
    <w:r w:rsidR="00E56E48">
      <w:rPr>
        <w:rFonts w:ascii="Cambria" w:hAnsi="Cambria"/>
        <w:bCs/>
        <w:noProof/>
        <w:rtl/>
      </w:rPr>
      <w:t xml:space="preserve"> </w:t>
    </w:r>
    <w:r w:rsidR="00E56E48">
      <w:rPr>
        <w:rFonts w:ascii="Cambria" w:hAnsi="Cambria" w:hint="eastAsia"/>
        <w:bCs/>
        <w:noProof/>
        <w:rtl/>
      </w:rPr>
      <w:t>השבת</w:t>
    </w:r>
    <w:r>
      <w:rPr>
        <w:rFonts w:ascii="Cambria" w:hAnsi="Cambria"/>
        <w:bCs/>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4B91" w:rsidRPr="006F178A" w:rsidRDefault="00824B91" w:rsidP="00146180">
    <w:pPr>
      <w:pBdr>
        <w:bottom w:val="double" w:sz="4" w:space="1" w:color="A6A6A6" w:themeColor="background1" w:themeShade="A6"/>
      </w:pBdr>
      <w:tabs>
        <w:tab w:val="center" w:pos="5387"/>
        <w:tab w:val="right" w:pos="10773"/>
      </w:tabs>
      <w:ind w:left="0" w:firstLine="0"/>
      <w:jc w:val="center"/>
      <w:rPr>
        <w:b/>
        <w:bCs/>
        <w:rtl/>
      </w:rPr>
    </w:pPr>
    <w:r w:rsidRPr="00CA72E6">
      <w:rPr>
        <w:rFonts w:ascii="BA  Leukmey Girsa Regular" w:hAnsi="BA  Leukmey Girsa Regular" w:cs="BA  Leukmey Girsa Regular"/>
        <w:color w:val="808080" w:themeColor="background1" w:themeShade="80"/>
        <w:sz w:val="30"/>
        <w:szCs w:val="30"/>
        <w:rtl/>
      </w:rPr>
      <w:t>׹</w:t>
    </w:r>
    <w:r w:rsidRPr="00CA72E6">
      <w:rPr>
        <w:rFonts w:ascii="BA Tefilot Regular" w:hAnsi="BA Tefilot Regular" w:cs="BA Tefilot Regular" w:hint="cs"/>
        <w:b/>
        <w:bCs/>
        <w:color w:val="808080" w:themeColor="background1" w:themeShade="80"/>
        <w:spacing w:val="10"/>
        <w:sz w:val="32"/>
        <w:szCs w:val="32"/>
        <w:rtl/>
      </w:rPr>
      <w:t xml:space="preserve"> </w:t>
    </w:r>
    <w:r w:rsidRPr="00FB2436">
      <w:rPr>
        <w:rFonts w:ascii="BA Tefilot Regular" w:hAnsi="BA Tefilot Regular" w:cs="BA Tefilot Regular"/>
        <w:b/>
        <w:bCs/>
        <w:color w:val="808080" w:themeColor="background1" w:themeShade="80"/>
        <w:spacing w:val="10"/>
        <w:sz w:val="32"/>
        <w:szCs w:val="32"/>
        <w:rtl/>
      </w:rPr>
      <w:t>ל</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אוקמי גיר</w:t>
    </w:r>
    <w:r>
      <w:rPr>
        <w:rFonts w:ascii="BA Tefilot Regular" w:hAnsi="BA Tefilot Regular" w:cs="BA Tefilot Regular" w:hint="cs"/>
        <w:b/>
        <w:bCs/>
        <w:color w:val="808080" w:themeColor="background1" w:themeShade="80"/>
        <w:spacing w:val="10"/>
        <w:sz w:val="32"/>
        <w:szCs w:val="32"/>
        <w:rtl/>
      </w:rPr>
      <w:t>+</w:t>
    </w:r>
    <w:r w:rsidRPr="00FB2436">
      <w:rPr>
        <w:rFonts w:ascii="BA Tefilot Regular" w:hAnsi="BA Tefilot Regular" w:cs="BA Tefilot Regular"/>
        <w:b/>
        <w:bCs/>
        <w:color w:val="808080" w:themeColor="background1" w:themeShade="80"/>
        <w:spacing w:val="10"/>
        <w:sz w:val="32"/>
        <w:szCs w:val="32"/>
        <w:rtl/>
      </w:rPr>
      <w:t>סא</w:t>
    </w:r>
    <w:r>
      <w:rPr>
        <w:rFonts w:ascii="BA Tefilot Regular" w:hAnsi="BA Tefilot Regular" w:cs="BA Tefilot Regular" w:hint="cs"/>
        <w:b/>
        <w:bCs/>
        <w:color w:val="808080" w:themeColor="background1" w:themeShade="80"/>
        <w:spacing w:val="10"/>
        <w:sz w:val="32"/>
        <w:szCs w:val="32"/>
        <w:rtl/>
      </w:rPr>
      <w:t xml:space="preserve"> </w:t>
    </w:r>
    <w:r w:rsidRPr="00CA72E6">
      <w:rPr>
        <w:rFonts w:ascii="BA  Leukmey Girsa Regular" w:hAnsi="BA  Leukmey Girsa Regular" w:cs="BA  Leukmey Girsa Regular"/>
        <w:color w:val="808080" w:themeColor="background1" w:themeShade="80"/>
        <w:sz w:val="30"/>
        <w:szCs w:val="30"/>
        <w:rtl/>
      </w:rPr>
      <w:t>׶</w:t>
    </w:r>
  </w:p>
  <w:p w:rsidR="00824B91" w:rsidRPr="00824B91" w:rsidRDefault="00824B91" w:rsidP="00146180">
    <w:pPr>
      <w:pBdr>
        <w:bottom w:val="double" w:sz="4" w:space="1" w:color="A6A6A6" w:themeColor="background1" w:themeShade="A6"/>
      </w:pBdr>
      <w:tabs>
        <w:tab w:val="decimal" w:pos="2976"/>
        <w:tab w:val="right" w:pos="7569"/>
        <w:tab w:val="right" w:pos="15564"/>
      </w:tabs>
      <w:spacing w:after="240" w:line="240" w:lineRule="exact"/>
      <w:ind w:left="0" w:firstLine="0"/>
      <w:rPr>
        <w:rFonts w:ascii="BA Vilna Bold" w:hAnsi="BA Vilna Bold" w:cs="BA Vilna Bold"/>
        <w:b/>
        <w:bCs/>
        <w:spacing w:val="10"/>
        <w:sz w:val="22"/>
        <w:szCs w:val="22"/>
        <w:rtl/>
      </w:rPr>
    </w:pPr>
    <w:r w:rsidRPr="00824B91">
      <w:rPr>
        <w:rFonts w:ascii="BA Vilna Bold" w:hAnsi="BA Vilna Bold" w:cs="BA Vilna Bold"/>
        <w:bCs/>
        <w:spacing w:val="10"/>
        <w:sz w:val="22"/>
        <w:szCs w:val="22"/>
        <w:rtl/>
      </w:rPr>
      <w:fldChar w:fldCharType="begin"/>
    </w:r>
    <w:r w:rsidRPr="00824B91">
      <w:rPr>
        <w:rFonts w:ascii="BA Vilna Bold" w:hAnsi="BA Vilna Bold" w:cs="BA Vilna Bold"/>
        <w:bCs/>
        <w:spacing w:val="10"/>
        <w:sz w:val="22"/>
        <w:szCs w:val="22"/>
        <w:rtl/>
      </w:rPr>
      <w:instrText xml:space="preserve"> </w:instrText>
    </w:r>
    <w:r w:rsidRPr="00824B91">
      <w:rPr>
        <w:rFonts w:ascii="BA Vilna Bold" w:hAnsi="BA Vilna Bold" w:cs="BA Vilna Bold"/>
        <w:bCs/>
        <w:spacing w:val="10"/>
        <w:sz w:val="22"/>
        <w:szCs w:val="22"/>
      </w:rPr>
      <w:instrText>STYLEREF</w:instrText>
    </w:r>
    <w:r w:rsidRPr="00824B91">
      <w:rPr>
        <w:rFonts w:ascii="BA Vilna Bold" w:hAnsi="BA Vilna Bold" w:cs="BA Vilna Bold"/>
        <w:bCs/>
        <w:spacing w:val="10"/>
        <w:sz w:val="22"/>
        <w:szCs w:val="22"/>
        <w:rtl/>
      </w:rPr>
      <w:instrText xml:space="preserve">  פרק  \* </w:instrText>
    </w:r>
    <w:r w:rsidRPr="00824B91">
      <w:rPr>
        <w:rFonts w:ascii="BA Vilna Bold" w:hAnsi="BA Vilna Bold" w:cs="BA Vilna Bold"/>
        <w:bCs/>
        <w:spacing w:val="10"/>
        <w:sz w:val="22"/>
        <w:szCs w:val="22"/>
      </w:rPr>
      <w:instrText>MERGEFORMAT</w:instrText>
    </w:r>
    <w:r w:rsidRPr="00824B91">
      <w:rPr>
        <w:rFonts w:ascii="BA Vilna Bold" w:hAnsi="BA Vilna Bold" w:cs="BA Vilna Bold"/>
        <w:bCs/>
        <w:spacing w:val="10"/>
        <w:sz w:val="22"/>
        <w:szCs w:val="22"/>
        <w:rtl/>
      </w:rPr>
      <w:instrText xml:space="preserve"> </w:instrText>
    </w:r>
    <w:r w:rsidRPr="00824B91">
      <w:rPr>
        <w:rFonts w:ascii="BA Vilna Bold" w:hAnsi="BA Vilna Bold" w:cs="BA Vilna Bold"/>
        <w:bCs/>
        <w:spacing w:val="10"/>
        <w:sz w:val="22"/>
        <w:szCs w:val="22"/>
        <w:rtl/>
      </w:rPr>
      <w:fldChar w:fldCharType="separate"/>
    </w:r>
    <w:r w:rsidR="00524703">
      <w:rPr>
        <w:rFonts w:ascii="BA Vilna Bold" w:hAnsi="BA Vilna Bold" w:cs="BA Vilna Bold"/>
        <w:bCs/>
        <w:noProof/>
        <w:spacing w:val="10"/>
        <w:sz w:val="22"/>
        <w:szCs w:val="22"/>
        <w:rtl/>
      </w:rPr>
      <w:t>פרק שני</w:t>
    </w:r>
    <w:r w:rsidRPr="00824B91">
      <w:rPr>
        <w:rFonts w:ascii="BA Vilna Bold" w:hAnsi="BA Vilna Bold" w:cs="BA Vilna Bold"/>
        <w:bCs/>
        <w:spacing w:val="10"/>
        <w:sz w:val="22"/>
        <w:szCs w:val="22"/>
        <w:rtl/>
      </w:rPr>
      <w:fldChar w:fldCharType="end"/>
    </w:r>
    <w:r w:rsidRPr="00824B91">
      <w:rPr>
        <w:rFonts w:ascii="BA Vilna Bold" w:hAnsi="BA Vilna Bold" w:cs="BA Vilna Bold"/>
        <w:bCs/>
        <w:spacing w:val="10"/>
        <w:sz w:val="22"/>
        <w:szCs w:val="22"/>
        <w:rtl/>
      </w:rPr>
      <w:t xml:space="preserve"> </w:t>
    </w:r>
    <w:r w:rsidRPr="00824B91">
      <w:rPr>
        <w:rFonts w:ascii="BA Vilna Bold" w:hAnsi="BA Vilna Bold" w:cs="BA Vilna Bold"/>
        <w:bCs/>
        <w:spacing w:val="10"/>
        <w:sz w:val="22"/>
        <w:szCs w:val="22"/>
        <w:rtl/>
      </w:rPr>
      <w:fldChar w:fldCharType="begin"/>
    </w:r>
    <w:r w:rsidRPr="00824B91">
      <w:rPr>
        <w:rFonts w:ascii="BA Vilna Bold" w:hAnsi="BA Vilna Bold" w:cs="BA Vilna Bold"/>
        <w:bCs/>
        <w:spacing w:val="10"/>
        <w:sz w:val="22"/>
        <w:szCs w:val="22"/>
        <w:rtl/>
      </w:rPr>
      <w:instrText xml:space="preserve"> </w:instrText>
    </w:r>
    <w:r w:rsidRPr="00824B91">
      <w:rPr>
        <w:rFonts w:ascii="BA Vilna Bold" w:hAnsi="BA Vilna Bold" w:cs="BA Vilna Bold"/>
        <w:bCs/>
        <w:spacing w:val="10"/>
        <w:sz w:val="22"/>
        <w:szCs w:val="22"/>
      </w:rPr>
      <w:instrText>STYLEREF</w:instrText>
    </w:r>
    <w:r w:rsidRPr="00824B91">
      <w:rPr>
        <w:rFonts w:ascii="BA Vilna Bold" w:hAnsi="BA Vilna Bold" w:cs="BA Vilna Bold"/>
        <w:bCs/>
        <w:spacing w:val="10"/>
        <w:sz w:val="22"/>
        <w:szCs w:val="22"/>
        <w:rtl/>
      </w:rPr>
      <w:instrText xml:space="preserve">  "דפים בפרק ב"  \* </w:instrText>
    </w:r>
    <w:r w:rsidRPr="00824B91">
      <w:rPr>
        <w:rFonts w:ascii="BA Vilna Bold" w:hAnsi="BA Vilna Bold" w:cs="BA Vilna Bold"/>
        <w:bCs/>
        <w:spacing w:val="10"/>
        <w:sz w:val="22"/>
        <w:szCs w:val="22"/>
      </w:rPr>
      <w:instrText>MERGEFORMAT</w:instrText>
    </w:r>
    <w:r w:rsidRPr="00824B91">
      <w:rPr>
        <w:rFonts w:ascii="BA Vilna Bold" w:hAnsi="BA Vilna Bold" w:cs="BA Vilna Bold"/>
        <w:bCs/>
        <w:spacing w:val="10"/>
        <w:sz w:val="22"/>
        <w:szCs w:val="22"/>
        <w:rtl/>
      </w:rPr>
      <w:instrText xml:space="preserve"> </w:instrText>
    </w:r>
    <w:r w:rsidR="00524703">
      <w:rPr>
        <w:rFonts w:ascii="BA Vilna Bold" w:hAnsi="BA Vilna Bold" w:cs="BA Vilna Bold"/>
        <w:bCs/>
        <w:spacing w:val="10"/>
        <w:sz w:val="22"/>
        <w:szCs w:val="22"/>
        <w:rtl/>
      </w:rPr>
      <w:fldChar w:fldCharType="separate"/>
    </w:r>
    <w:r w:rsidR="00524703">
      <w:rPr>
        <w:rFonts w:ascii="BA Vilna Bold" w:hAnsi="BA Vilna Bold" w:cs="BA Vilna Bold"/>
        <w:bCs/>
        <w:noProof/>
        <w:spacing w:val="10"/>
        <w:sz w:val="22"/>
        <w:szCs w:val="22"/>
        <w:rtl/>
      </w:rPr>
      <w:t>(כ:-לה.)</w:t>
    </w:r>
    <w:r w:rsidRPr="00824B91">
      <w:rPr>
        <w:rFonts w:ascii="BA Vilna Bold" w:hAnsi="BA Vilna Bold" w:cs="BA Vilna Bold"/>
        <w:bCs/>
        <w:spacing w:val="10"/>
        <w:sz w:val="22"/>
        <w:szCs w:val="22"/>
        <w:rtl/>
      </w:rPr>
      <w:fldChar w:fldCharType="end"/>
    </w:r>
    <w:r w:rsidRPr="00824B91">
      <w:rPr>
        <w:rFonts w:ascii="BA Vilna Bold" w:hAnsi="BA Vilna Bold" w:cs="BA Vilna Bold"/>
        <w:bCs/>
        <w:spacing w:val="10"/>
        <w:sz w:val="22"/>
        <w:szCs w:val="22"/>
        <w:rtl/>
      </w:rPr>
      <w:tab/>
      <w:t>שבת</w:t>
    </w:r>
    <w:r w:rsidRPr="00824B91">
      <w:rPr>
        <w:rFonts w:ascii="BA Vilna Bold" w:hAnsi="BA Vilna Bold" w:cs="BA Vilna Bold"/>
        <w:bCs/>
        <w:spacing w:val="10"/>
        <w:sz w:val="22"/>
        <w:szCs w:val="22"/>
        <w:rtl/>
      </w:rPr>
      <w:tab/>
    </w:r>
    <w:r w:rsidRPr="00824B91">
      <w:rPr>
        <w:rFonts w:ascii="BA Vilna Bold" w:hAnsi="BA Vilna Bold" w:cs="BA Vilna Bold"/>
        <w:b/>
        <w:bCs/>
        <w:spacing w:val="10"/>
        <w:sz w:val="22"/>
        <w:szCs w:val="22"/>
        <w:rtl/>
      </w:rPr>
      <w:fldChar w:fldCharType="begin"/>
    </w:r>
    <w:r w:rsidRPr="00824B91">
      <w:rPr>
        <w:rFonts w:ascii="BA Vilna Bold" w:hAnsi="BA Vilna Bold" w:cs="BA Vilna Bold"/>
        <w:bCs/>
        <w:spacing w:val="10"/>
        <w:sz w:val="22"/>
        <w:szCs w:val="22"/>
        <w:rtl/>
      </w:rPr>
      <w:instrText xml:space="preserve"> </w:instrText>
    </w:r>
    <w:r w:rsidRPr="00824B91">
      <w:rPr>
        <w:rFonts w:ascii="BA Vilna Bold" w:hAnsi="BA Vilna Bold" w:cs="BA Vilna Bold"/>
        <w:bCs/>
        <w:spacing w:val="10"/>
        <w:sz w:val="22"/>
        <w:szCs w:val="22"/>
      </w:rPr>
      <w:instrText>STYLEREF  "</w:instrText>
    </w:r>
    <w:r w:rsidRPr="00824B91">
      <w:rPr>
        <w:rFonts w:ascii="BA Vilna Bold" w:hAnsi="BA Vilna Bold" w:cs="BA Vilna Bold"/>
        <w:bCs/>
        <w:spacing w:val="10"/>
        <w:sz w:val="22"/>
        <w:szCs w:val="22"/>
        <w:rtl/>
      </w:rPr>
      <w:instrText xml:space="preserve">פרק שם"  \* </w:instrText>
    </w:r>
    <w:r w:rsidRPr="00824B91">
      <w:rPr>
        <w:rFonts w:ascii="BA Vilna Bold" w:hAnsi="BA Vilna Bold" w:cs="BA Vilna Bold"/>
        <w:bCs/>
        <w:spacing w:val="10"/>
        <w:sz w:val="22"/>
        <w:szCs w:val="22"/>
      </w:rPr>
      <w:instrText xml:space="preserve">MERGEFORMAT </w:instrText>
    </w:r>
    <w:r w:rsidR="00524703">
      <w:rPr>
        <w:rFonts w:ascii="BA Vilna Bold" w:hAnsi="BA Vilna Bold" w:cs="BA Vilna Bold"/>
        <w:b/>
        <w:bCs/>
        <w:spacing w:val="10"/>
        <w:sz w:val="22"/>
        <w:szCs w:val="22"/>
        <w:rtl/>
      </w:rPr>
      <w:fldChar w:fldCharType="separate"/>
    </w:r>
    <w:r w:rsidR="00524703">
      <w:rPr>
        <w:rFonts w:ascii="BA Vilna Bold" w:hAnsi="BA Vilna Bold" w:cs="BA Vilna Bold"/>
        <w:bCs/>
        <w:noProof/>
        <w:spacing w:val="10"/>
        <w:sz w:val="22"/>
        <w:szCs w:val="22"/>
        <w:rtl/>
      </w:rPr>
      <w:t>במה מדליקין</w:t>
    </w:r>
    <w:r w:rsidRPr="00824B91">
      <w:rPr>
        <w:rFonts w:ascii="BA Vilna Bold" w:hAnsi="BA Vilna Bold" w:cs="BA Vilna Bold"/>
        <w:b/>
        <w:bCs/>
        <w:spacing w:val="10"/>
        <w:sz w:val="22"/>
        <w:szCs w:val="22"/>
        <w:rtl/>
      </w:rPr>
      <w:fldChar w:fldCharType="end"/>
    </w:r>
    <w:r w:rsidRPr="00824B91">
      <w:rPr>
        <w:rFonts w:ascii="BA Vilna Bold" w:hAnsi="BA Vilna Bold" w:cs="BA Vilna Bold"/>
        <w:b/>
        <w:bCs/>
        <w:spacing w:val="10"/>
        <w:sz w:val="22"/>
        <w:szCs w:val="22"/>
        <w:rtl/>
      </w:rPr>
      <w:t xml:space="preserve"> </w:t>
    </w:r>
    <w:r w:rsidRPr="00824B91">
      <w:rPr>
        <w:rFonts w:ascii="BA Vilna Bold" w:hAnsi="BA Vilna Bold" w:cs="BA Vilna Bold"/>
        <w:b/>
        <w:bCs/>
        <w:spacing w:val="10"/>
        <w:sz w:val="22"/>
        <w:szCs w:val="22"/>
        <w:rtl/>
      </w:rPr>
      <w:fldChar w:fldCharType="begin"/>
    </w:r>
    <w:r w:rsidRPr="00824B91">
      <w:rPr>
        <w:rFonts w:ascii="BA Vilna Bold" w:hAnsi="BA Vilna Bold" w:cs="BA Vilna Bold"/>
        <w:b/>
        <w:bCs/>
        <w:spacing w:val="10"/>
        <w:sz w:val="22"/>
        <w:szCs w:val="22"/>
        <w:rtl/>
      </w:rPr>
      <w:instrText xml:space="preserve"> </w:instrText>
    </w:r>
    <w:r w:rsidRPr="00824B91">
      <w:rPr>
        <w:rFonts w:ascii="BA Vilna Bold" w:hAnsi="BA Vilna Bold" w:cs="BA Vilna Bold"/>
        <w:b/>
        <w:bCs/>
        <w:spacing w:val="10"/>
        <w:sz w:val="22"/>
        <w:szCs w:val="22"/>
      </w:rPr>
      <w:instrText>STYLEREF</w:instrText>
    </w:r>
    <w:r w:rsidRPr="00824B91">
      <w:rPr>
        <w:rFonts w:ascii="BA Vilna Bold" w:hAnsi="BA Vilna Bold" w:cs="BA Vilna Bold"/>
        <w:b/>
        <w:bCs/>
        <w:spacing w:val="10"/>
        <w:sz w:val="22"/>
        <w:szCs w:val="22"/>
        <w:rtl/>
      </w:rPr>
      <w:instrText xml:space="preserve">  "דף בצד"  \* </w:instrText>
    </w:r>
    <w:r w:rsidRPr="00824B91">
      <w:rPr>
        <w:rFonts w:ascii="BA Vilna Bold" w:hAnsi="BA Vilna Bold" w:cs="BA Vilna Bold"/>
        <w:b/>
        <w:bCs/>
        <w:spacing w:val="10"/>
        <w:sz w:val="22"/>
        <w:szCs w:val="22"/>
      </w:rPr>
      <w:instrText>MERGEFORMAT</w:instrText>
    </w:r>
    <w:r w:rsidRPr="00824B91">
      <w:rPr>
        <w:rFonts w:ascii="BA Vilna Bold" w:hAnsi="BA Vilna Bold" w:cs="BA Vilna Bold"/>
        <w:b/>
        <w:bCs/>
        <w:spacing w:val="10"/>
        <w:sz w:val="22"/>
        <w:szCs w:val="22"/>
        <w:rtl/>
      </w:rPr>
      <w:instrText xml:space="preserve"> </w:instrText>
    </w:r>
    <w:r w:rsidRPr="00824B91">
      <w:rPr>
        <w:rFonts w:ascii="BA Vilna Bold" w:hAnsi="BA Vilna Bold" w:cs="BA Vilna Bold"/>
        <w:b/>
        <w:bCs/>
        <w:spacing w:val="10"/>
        <w:sz w:val="22"/>
        <w:szCs w:val="22"/>
        <w:rtl/>
      </w:rPr>
      <w:fldChar w:fldCharType="separate"/>
    </w:r>
    <w:r w:rsidR="00524703">
      <w:rPr>
        <w:rFonts w:ascii="BA Vilna Bold" w:hAnsi="BA Vilna Bold" w:cs="BA Vilna Bold"/>
        <w:b/>
        <w:bCs/>
        <w:noProof/>
        <w:spacing w:val="10"/>
        <w:sz w:val="22"/>
        <w:szCs w:val="22"/>
        <w:rtl/>
      </w:rPr>
      <w:t>כג.</w:t>
    </w:r>
    <w:r w:rsidRPr="00824B91">
      <w:rPr>
        <w:rFonts w:ascii="BA Vilna Bold" w:hAnsi="BA Vilna Bold" w:cs="BA Vilna Bold"/>
        <w:b/>
        <w:bCs/>
        <w:spacing w:val="10"/>
        <w:sz w:val="22"/>
        <w:szCs w:val="22"/>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67120"/>
    <w:multiLevelType w:val="hybridMultilevel"/>
    <w:tmpl w:val="250CB148"/>
    <w:lvl w:ilvl="0" w:tplc="220C74F4">
      <w:start w:val="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E0BB8"/>
    <w:multiLevelType w:val="hybridMultilevel"/>
    <w:tmpl w:val="9C9690AC"/>
    <w:lvl w:ilvl="0" w:tplc="8782F86A">
      <w:start w:val="1"/>
      <w:numFmt w:val="bullet"/>
      <w:lvlText w:val="-"/>
      <w:lvlJc w:val="left"/>
      <w:pPr>
        <w:ind w:left="720" w:hanging="360"/>
      </w:pPr>
      <w:rPr>
        <w:rFonts w:ascii="FrankRuehl" w:eastAsiaTheme="minorHAnsi" w:hAnsi="FrankRuehl" w:cs="FrankRueh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93765"/>
    <w:multiLevelType w:val="hybridMultilevel"/>
    <w:tmpl w:val="C5FCDBA4"/>
    <w:lvl w:ilvl="0" w:tplc="C6C62F5E">
      <w:numFmt w:val="bullet"/>
      <w:pStyle w:val="-04"/>
      <w:lvlText w:val="-"/>
      <w:lvlJc w:val="left"/>
      <w:pPr>
        <w:ind w:left="720" w:hanging="360"/>
      </w:pPr>
      <w:rPr>
        <w:rFonts w:ascii="David" w:eastAsiaTheme="minorHAnsi" w:hAnsi="David" w:cs="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6F639E2"/>
    <w:multiLevelType w:val="hybridMultilevel"/>
    <w:tmpl w:val="8D50E114"/>
    <w:lvl w:ilvl="0" w:tplc="9EAA57C4">
      <w:start w:val="3"/>
      <w:numFmt w:val="bullet"/>
      <w:lvlText w:val="-"/>
      <w:lvlJc w:val="left"/>
      <w:pPr>
        <w:ind w:left="720" w:hanging="360"/>
      </w:pPr>
      <w:rPr>
        <w:rFonts w:ascii="FrankRuehl" w:eastAsiaTheme="minorHAnsi" w:hAnsi="FrankRuehl" w:cs="FrankRueh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Changes/>
  <w:zoom w:percent="14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trackRevision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03F"/>
    <w:rsid w:val="00031106"/>
    <w:rsid w:val="000522F5"/>
    <w:rsid w:val="000D6CAA"/>
    <w:rsid w:val="00146180"/>
    <w:rsid w:val="001B4080"/>
    <w:rsid w:val="00226970"/>
    <w:rsid w:val="00287F84"/>
    <w:rsid w:val="00294F04"/>
    <w:rsid w:val="002C4DC3"/>
    <w:rsid w:val="00307E5D"/>
    <w:rsid w:val="00347852"/>
    <w:rsid w:val="003A662B"/>
    <w:rsid w:val="003F0FB3"/>
    <w:rsid w:val="00410564"/>
    <w:rsid w:val="00413009"/>
    <w:rsid w:val="00435FAE"/>
    <w:rsid w:val="004460A6"/>
    <w:rsid w:val="004546CF"/>
    <w:rsid w:val="00497DD7"/>
    <w:rsid w:val="004F534A"/>
    <w:rsid w:val="00524703"/>
    <w:rsid w:val="00563AC1"/>
    <w:rsid w:val="005D6341"/>
    <w:rsid w:val="00600068"/>
    <w:rsid w:val="00632A62"/>
    <w:rsid w:val="00722D2D"/>
    <w:rsid w:val="007B1892"/>
    <w:rsid w:val="00824B91"/>
    <w:rsid w:val="00844CDB"/>
    <w:rsid w:val="009201BB"/>
    <w:rsid w:val="0095264C"/>
    <w:rsid w:val="00994307"/>
    <w:rsid w:val="009A72A3"/>
    <w:rsid w:val="00A96C39"/>
    <w:rsid w:val="00B20210"/>
    <w:rsid w:val="00B733AA"/>
    <w:rsid w:val="00CF5519"/>
    <w:rsid w:val="00D23120"/>
    <w:rsid w:val="00D76374"/>
    <w:rsid w:val="00D82D65"/>
    <w:rsid w:val="00DC5665"/>
    <w:rsid w:val="00E34839"/>
    <w:rsid w:val="00E46213"/>
    <w:rsid w:val="00E50BBC"/>
    <w:rsid w:val="00E56E48"/>
    <w:rsid w:val="00E573C1"/>
    <w:rsid w:val="00E91BFA"/>
    <w:rsid w:val="00E9703F"/>
    <w:rsid w:val="00EB5D3E"/>
    <w:rsid w:val="00EC29A2"/>
    <w:rsid w:val="00F00D95"/>
    <w:rsid w:val="00F11332"/>
    <w:rsid w:val="00F130FA"/>
    <w:rsid w:val="00FB6CBE"/>
    <w:rsid w:val="00FE34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3921F6"/>
  <w15:chartTrackingRefBased/>
  <w15:docId w15:val="{D4DC1BFD-291A-46CB-BD59-0EB8D9CBB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550CEB"/>
    <w:pPr>
      <w:bidi/>
      <w:spacing w:after="0" w:line="220" w:lineRule="exact"/>
      <w:jc w:val="both"/>
    </w:pPr>
    <w:rPr>
      <w:rFonts w:ascii="BA Fontov Regular" w:hAnsi="BA Fontov Regular" w:cs="FrankRuehl"/>
      <w:sz w:val="18"/>
      <w:szCs w:val="18"/>
    </w:rPr>
  </w:style>
  <w:style w:type="paragraph" w:styleId="1">
    <w:name w:val="heading 1"/>
    <w:aliases w:val="100,0.7 דחוס"/>
    <w:basedOn w:val="a3"/>
    <w:next w:val="a3"/>
    <w:link w:val="10"/>
    <w:uiPriority w:val="9"/>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1">
    <w:name w:val="heading 2"/>
    <w:aliases w:val="וילנא 0.5,2,98"/>
    <w:basedOn w:val="a3"/>
    <w:next w:val="a3"/>
    <w:link w:val="22"/>
    <w:uiPriority w:val="9"/>
    <w:unhideWhenUsed/>
    <w:pPr>
      <w:keepNext/>
      <w:outlineLvl w:val="1"/>
    </w:pPr>
    <w:rPr>
      <w:rFonts w:ascii="David" w:hAnsi="David"/>
      <w:b/>
      <w:bCs/>
      <w:w w:val="92"/>
    </w:rPr>
  </w:style>
  <w:style w:type="paragraph" w:styleId="31">
    <w:name w:val="heading 3"/>
    <w:basedOn w:val="a3"/>
    <w:next w:val="a3"/>
    <w:link w:val="32"/>
    <w:unhideWhenUsed/>
    <w:qFormat/>
    <w:pPr>
      <w:keepNext/>
      <w:outlineLvl w:val="2"/>
    </w:pPr>
    <w:rPr>
      <w:rFonts w:ascii="David" w:hAnsi="David"/>
      <w:w w:val="92"/>
    </w:rPr>
  </w:style>
  <w:style w:type="paragraph" w:styleId="41">
    <w:name w:val="heading 4"/>
    <w:basedOn w:val="a3"/>
    <w:next w:val="a3"/>
    <w:link w:val="42"/>
    <w:uiPriority w:val="9"/>
    <w:unhideWhenUsed/>
    <w:qFormat/>
    <w:pPr>
      <w:keepNext/>
      <w:outlineLvl w:val="3"/>
    </w:pPr>
    <w:rPr>
      <w:rFonts w:ascii="David" w:hAnsi="David"/>
      <w:b/>
      <w:bCs/>
      <w:w w:val="92"/>
    </w:rPr>
  </w:style>
  <w:style w:type="paragraph" w:styleId="51">
    <w:name w:val="heading 5"/>
    <w:basedOn w:val="a3"/>
    <w:next w:val="a3"/>
    <w:link w:val="52"/>
    <w:uiPriority w:val="9"/>
    <w:unhideWhenUsed/>
    <w:qFormat/>
    <w:pPr>
      <w:keepNext/>
      <w:outlineLvl w:val="4"/>
    </w:pPr>
    <w:rPr>
      <w:rFonts w:ascii="David" w:hAnsi="David"/>
      <w:w w:val="92"/>
      <w:sz w:val="32"/>
    </w:rPr>
  </w:style>
  <w:style w:type="paragraph" w:styleId="6">
    <w:name w:val="heading 6"/>
    <w:basedOn w:val="a3"/>
    <w:next w:val="a3"/>
    <w:link w:val="60"/>
    <w:uiPriority w:val="9"/>
    <w:unhideWhenUsed/>
    <w:qFormat/>
    <w:pPr>
      <w:keepNext/>
      <w:outlineLvl w:val="5"/>
    </w:pPr>
    <w:rPr>
      <w:rFonts w:ascii="David" w:hAnsi="David"/>
      <w:b/>
      <w:bCs/>
      <w:w w:val="92"/>
      <w:sz w:val="32"/>
    </w:rPr>
  </w:style>
  <w:style w:type="paragraph" w:styleId="7">
    <w:name w:val="heading 7"/>
    <w:basedOn w:val="a3"/>
    <w:next w:val="a3"/>
    <w:link w:val="70"/>
    <w:uiPriority w:val="9"/>
    <w:unhideWhenUsed/>
    <w:qFormat/>
    <w:pPr>
      <w:keepNext/>
      <w:jc w:val="center"/>
      <w:outlineLvl w:val="6"/>
    </w:pPr>
    <w:rPr>
      <w:rFonts w:cs="Guttman Vilna"/>
      <w:bCs/>
      <w:w w:val="92"/>
      <w:szCs w:val="30"/>
    </w:rPr>
  </w:style>
  <w:style w:type="paragraph" w:styleId="8">
    <w:name w:val="heading 8"/>
    <w:basedOn w:val="a3"/>
    <w:next w:val="a3"/>
    <w:link w:val="80"/>
    <w:uiPriority w:val="9"/>
    <w:unhideWhenUsed/>
    <w:qFormat/>
    <w:pPr>
      <w:keepNext/>
      <w:ind w:left="720"/>
      <w:outlineLvl w:val="7"/>
    </w:pPr>
    <w:rPr>
      <w:rFonts w:ascii="David" w:hAnsi="David"/>
      <w:w w:val="92"/>
    </w:rPr>
  </w:style>
  <w:style w:type="paragraph" w:styleId="9">
    <w:name w:val="heading 9"/>
    <w:basedOn w:val="a3"/>
    <w:next w:val="a3"/>
    <w:link w:val="90"/>
    <w:uiPriority w:val="9"/>
    <w:unhideWhenUsed/>
    <w:qFormat/>
    <w:pPr>
      <w:keepNext/>
      <w:jc w:val="center"/>
      <w:outlineLvl w:val="8"/>
    </w:pPr>
    <w:rPr>
      <w:rFonts w:ascii="David" w:hAnsi="David"/>
      <w:b/>
      <w:bCs/>
      <w:sz w:val="30"/>
      <w:szCs w:val="30"/>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כותרת 1 תו"/>
    <w:aliases w:val="100 תו,0.7 דחוס תו"/>
    <w:basedOn w:val="a4"/>
    <w:link w:val="1"/>
    <w:uiPriority w:val="9"/>
    <w:rPr>
      <w:rFonts w:asciiTheme="majorHAnsi" w:eastAsiaTheme="majorEastAsia" w:hAnsiTheme="majorHAnsi" w:cstheme="majorBidi"/>
      <w:color w:val="2E74B5" w:themeColor="accent1" w:themeShade="BF"/>
      <w:sz w:val="32"/>
      <w:szCs w:val="32"/>
    </w:rPr>
  </w:style>
  <w:style w:type="character" w:customStyle="1" w:styleId="22">
    <w:name w:val="כותרת 2 תו"/>
    <w:aliases w:val="וילנא 0.5 תו,2 תו,98 תו"/>
    <w:basedOn w:val="a4"/>
    <w:link w:val="21"/>
    <w:uiPriority w:val="9"/>
    <w:rPr>
      <w:rFonts w:ascii="David" w:hAnsi="David" w:cs="David"/>
      <w:b/>
      <w:bCs/>
      <w:w w:val="92"/>
      <w:sz w:val="18"/>
      <w:szCs w:val="32"/>
    </w:rPr>
  </w:style>
  <w:style w:type="character" w:customStyle="1" w:styleId="32">
    <w:name w:val="כותרת 3 תו"/>
    <w:basedOn w:val="a4"/>
    <w:link w:val="31"/>
    <w:rPr>
      <w:rFonts w:ascii="David" w:hAnsi="David" w:cs="David"/>
      <w:w w:val="92"/>
      <w:sz w:val="18"/>
      <w:szCs w:val="32"/>
    </w:rPr>
  </w:style>
  <w:style w:type="character" w:customStyle="1" w:styleId="42">
    <w:name w:val="כותרת 4 תו"/>
    <w:basedOn w:val="a4"/>
    <w:link w:val="41"/>
    <w:uiPriority w:val="9"/>
    <w:rPr>
      <w:rFonts w:ascii="David" w:hAnsi="David" w:cs="David"/>
      <w:b/>
      <w:bCs/>
      <w:w w:val="92"/>
      <w:sz w:val="18"/>
      <w:szCs w:val="32"/>
    </w:rPr>
  </w:style>
  <w:style w:type="character" w:customStyle="1" w:styleId="52">
    <w:name w:val="כותרת 5 תו"/>
    <w:basedOn w:val="a4"/>
    <w:link w:val="51"/>
    <w:uiPriority w:val="9"/>
    <w:rPr>
      <w:rFonts w:ascii="David" w:hAnsi="David" w:cs="David"/>
      <w:w w:val="92"/>
      <w:sz w:val="32"/>
      <w:szCs w:val="32"/>
    </w:rPr>
  </w:style>
  <w:style w:type="character" w:customStyle="1" w:styleId="60">
    <w:name w:val="כותרת 6 תו"/>
    <w:basedOn w:val="a4"/>
    <w:link w:val="6"/>
    <w:uiPriority w:val="9"/>
    <w:rPr>
      <w:rFonts w:ascii="David" w:hAnsi="David" w:cs="David"/>
      <w:b/>
      <w:bCs/>
      <w:w w:val="92"/>
      <w:sz w:val="32"/>
      <w:szCs w:val="32"/>
    </w:rPr>
  </w:style>
  <w:style w:type="character" w:customStyle="1" w:styleId="70">
    <w:name w:val="כותרת 7 תו"/>
    <w:basedOn w:val="a4"/>
    <w:link w:val="7"/>
    <w:uiPriority w:val="9"/>
    <w:rPr>
      <w:rFonts w:cs="Guttman Vilna"/>
      <w:bCs/>
      <w:w w:val="92"/>
      <w:sz w:val="18"/>
      <w:szCs w:val="30"/>
    </w:rPr>
  </w:style>
  <w:style w:type="character" w:customStyle="1" w:styleId="80">
    <w:name w:val="כותרת 8 תו"/>
    <w:basedOn w:val="a4"/>
    <w:link w:val="8"/>
    <w:uiPriority w:val="9"/>
    <w:rPr>
      <w:rFonts w:ascii="David" w:hAnsi="David" w:cs="David"/>
      <w:w w:val="92"/>
      <w:sz w:val="18"/>
      <w:szCs w:val="32"/>
    </w:rPr>
  </w:style>
  <w:style w:type="character" w:customStyle="1" w:styleId="90">
    <w:name w:val="כותרת 9 תו"/>
    <w:basedOn w:val="a4"/>
    <w:link w:val="9"/>
    <w:uiPriority w:val="9"/>
    <w:rPr>
      <w:rFonts w:ascii="David" w:hAnsi="David" w:cs="David"/>
      <w:b/>
      <w:bCs/>
      <w:sz w:val="30"/>
      <w:szCs w:val="30"/>
    </w:rPr>
  </w:style>
  <w:style w:type="paragraph" w:styleId="a7">
    <w:name w:val="header"/>
    <w:basedOn w:val="a3"/>
    <w:link w:val="a8"/>
    <w:uiPriority w:val="99"/>
    <w:unhideWhenUsed/>
    <w:rsid w:val="009962C1"/>
    <w:pPr>
      <w:tabs>
        <w:tab w:val="center" w:pos="4153"/>
        <w:tab w:val="right" w:pos="8306"/>
      </w:tabs>
      <w:spacing w:after="120" w:line="320" w:lineRule="exact"/>
    </w:pPr>
    <w:rPr>
      <w:rFonts w:cs="Guttman Vilna"/>
    </w:rPr>
  </w:style>
  <w:style w:type="character" w:customStyle="1" w:styleId="a8">
    <w:name w:val="כותרת עליונה תו"/>
    <w:basedOn w:val="a4"/>
    <w:link w:val="a7"/>
    <w:uiPriority w:val="99"/>
    <w:rsid w:val="009962C1"/>
    <w:rPr>
      <w:rFonts w:cs="Guttman Vilna"/>
      <w:sz w:val="20"/>
      <w:szCs w:val="20"/>
    </w:rPr>
  </w:style>
  <w:style w:type="paragraph" w:styleId="a9">
    <w:name w:val="footer"/>
    <w:basedOn w:val="a3"/>
    <w:link w:val="aa"/>
    <w:uiPriority w:val="99"/>
    <w:unhideWhenUsed/>
    <w:pPr>
      <w:tabs>
        <w:tab w:val="center" w:pos="4153"/>
        <w:tab w:val="right" w:pos="8306"/>
      </w:tabs>
      <w:spacing w:line="240" w:lineRule="auto"/>
    </w:pPr>
  </w:style>
  <w:style w:type="character" w:customStyle="1" w:styleId="aa">
    <w:name w:val="כותרת תחתונה תו"/>
    <w:basedOn w:val="a4"/>
    <w:link w:val="a9"/>
    <w:uiPriority w:val="99"/>
  </w:style>
  <w:style w:type="paragraph" w:styleId="a2">
    <w:name w:val="List Paragraph"/>
    <w:basedOn w:val="a3"/>
    <w:link w:val="ab"/>
    <w:autoRedefine/>
    <w:uiPriority w:val="34"/>
    <w:qFormat/>
    <w:rsid w:val="00641113"/>
    <w:pPr>
      <w:numPr>
        <w:numId w:val="29"/>
      </w:numPr>
      <w:tabs>
        <w:tab w:val="left" w:pos="0"/>
        <w:tab w:val="left" w:pos="283"/>
        <w:tab w:val="center" w:pos="2835"/>
      </w:tabs>
      <w:contextualSpacing/>
    </w:pPr>
    <w:rPr>
      <w:rFonts w:ascii="BA Franknatan Regular" w:hAnsi="BA Franknatan Regular"/>
    </w:rPr>
  </w:style>
  <w:style w:type="character" w:customStyle="1" w:styleId="ab">
    <w:name w:val="פיסקת רשימה תו"/>
    <w:basedOn w:val="a4"/>
    <w:link w:val="a2"/>
    <w:uiPriority w:val="34"/>
    <w:rsid w:val="00641113"/>
    <w:rPr>
      <w:rFonts w:ascii="BA Franknatan Regular" w:hAnsi="BA Franknatan Regular" w:cs="BA Franknatan Regular"/>
      <w:spacing w:val="4"/>
      <w:sz w:val="18"/>
      <w:szCs w:val="18"/>
    </w:rPr>
  </w:style>
  <w:style w:type="paragraph" w:styleId="ac">
    <w:name w:val="Balloon Text"/>
    <w:basedOn w:val="a3"/>
    <w:link w:val="ad"/>
    <w:uiPriority w:val="99"/>
    <w:unhideWhenUsed/>
    <w:pPr>
      <w:spacing w:line="240" w:lineRule="auto"/>
    </w:pPr>
    <w:rPr>
      <w:rFonts w:ascii="Tahoma" w:hAnsi="Tahoma" w:cs="Tahoma"/>
    </w:rPr>
  </w:style>
  <w:style w:type="character" w:customStyle="1" w:styleId="ad">
    <w:name w:val="טקסט בלונים תו"/>
    <w:basedOn w:val="a4"/>
    <w:link w:val="ac"/>
    <w:uiPriority w:val="99"/>
    <w:rPr>
      <w:rFonts w:ascii="Tahoma" w:hAnsi="Tahoma" w:cs="Tahoma"/>
      <w:sz w:val="18"/>
      <w:szCs w:val="18"/>
    </w:rPr>
  </w:style>
  <w:style w:type="table" w:styleId="ae">
    <w:name w:val="Table Grid"/>
    <w:basedOn w:val="a5"/>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ubtle Emphasis"/>
    <w:basedOn w:val="a4"/>
    <w:uiPriority w:val="19"/>
    <w:qFormat/>
    <w:rPr>
      <w:i/>
      <w:iCs/>
      <w:color w:val="808080" w:themeColor="text1" w:themeTint="7F"/>
    </w:rPr>
  </w:style>
  <w:style w:type="table" w:styleId="af0">
    <w:name w:val="Light Grid"/>
    <w:basedOn w:val="a5"/>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af1">
    <w:name w:val="Subtitle"/>
    <w:basedOn w:val="a3"/>
    <w:next w:val="a3"/>
    <w:link w:val="af2"/>
    <w:uiPriority w:val="11"/>
    <w:qFormat/>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f2">
    <w:name w:val="כותרת משנה תו"/>
    <w:basedOn w:val="a4"/>
    <w:link w:val="af1"/>
    <w:uiPriority w:val="11"/>
    <w:rPr>
      <w:rFonts w:asciiTheme="majorHAnsi" w:eastAsiaTheme="majorEastAsia" w:hAnsiTheme="majorHAnsi" w:cstheme="majorBidi"/>
      <w:i/>
      <w:iCs/>
      <w:color w:val="5B9BD5" w:themeColor="accent1"/>
      <w:spacing w:val="15"/>
      <w:w w:val="92"/>
      <w:sz w:val="24"/>
      <w:szCs w:val="24"/>
    </w:rPr>
  </w:style>
  <w:style w:type="table" w:styleId="af3">
    <w:name w:val="Light Shading"/>
    <w:basedOn w:val="a5"/>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4">
    <w:name w:val="Body Text"/>
    <w:basedOn w:val="a3"/>
    <w:link w:val="af5"/>
    <w:uiPriority w:val="99"/>
    <w:unhideWhenUsed/>
    <w:rPr>
      <w:rFonts w:ascii="David" w:hAnsi="David"/>
      <w:w w:val="92"/>
    </w:rPr>
  </w:style>
  <w:style w:type="character" w:customStyle="1" w:styleId="af5">
    <w:name w:val="גוף טקסט תו"/>
    <w:basedOn w:val="a4"/>
    <w:link w:val="af4"/>
    <w:uiPriority w:val="99"/>
    <w:rPr>
      <w:rFonts w:ascii="David" w:hAnsi="David" w:cs="David"/>
      <w:w w:val="92"/>
      <w:sz w:val="18"/>
      <w:szCs w:val="32"/>
    </w:rPr>
  </w:style>
  <w:style w:type="paragraph" w:styleId="23">
    <w:name w:val="Body Text 2"/>
    <w:basedOn w:val="a3"/>
    <w:link w:val="24"/>
    <w:uiPriority w:val="99"/>
    <w:unhideWhenUsed/>
    <w:rPr>
      <w:rFonts w:ascii="David" w:hAnsi="David"/>
      <w:w w:val="92"/>
    </w:rPr>
  </w:style>
  <w:style w:type="character" w:customStyle="1" w:styleId="24">
    <w:name w:val="גוף טקסט 2 תו"/>
    <w:basedOn w:val="a4"/>
    <w:link w:val="23"/>
    <w:uiPriority w:val="99"/>
    <w:rPr>
      <w:rFonts w:ascii="David" w:hAnsi="David" w:cs="David"/>
      <w:w w:val="92"/>
      <w:sz w:val="18"/>
      <w:szCs w:val="32"/>
    </w:rPr>
  </w:style>
  <w:style w:type="paragraph" w:styleId="af6">
    <w:name w:val="Body Text Indent"/>
    <w:basedOn w:val="a3"/>
    <w:link w:val="af7"/>
    <w:uiPriority w:val="99"/>
    <w:unhideWhenUsed/>
    <w:pPr>
      <w:ind w:left="2160" w:firstLine="720"/>
    </w:pPr>
    <w:rPr>
      <w:rFonts w:ascii="David" w:hAnsi="David"/>
      <w:w w:val="92"/>
    </w:rPr>
  </w:style>
  <w:style w:type="character" w:customStyle="1" w:styleId="af7">
    <w:name w:val="כניסה בגוף טקסט תו"/>
    <w:basedOn w:val="a4"/>
    <w:link w:val="af6"/>
    <w:uiPriority w:val="99"/>
    <w:rPr>
      <w:rFonts w:ascii="David" w:hAnsi="David" w:cs="David"/>
      <w:w w:val="92"/>
      <w:sz w:val="18"/>
      <w:szCs w:val="32"/>
    </w:rPr>
  </w:style>
  <w:style w:type="paragraph" w:styleId="33">
    <w:name w:val="Body Text 3"/>
    <w:basedOn w:val="a3"/>
    <w:link w:val="34"/>
    <w:uiPriority w:val="99"/>
    <w:unhideWhenUsed/>
    <w:rPr>
      <w:rFonts w:ascii="David" w:hAnsi="David"/>
      <w:w w:val="92"/>
    </w:rPr>
  </w:style>
  <w:style w:type="character" w:customStyle="1" w:styleId="34">
    <w:name w:val="גוף טקסט 3 תו"/>
    <w:basedOn w:val="a4"/>
    <w:link w:val="33"/>
    <w:uiPriority w:val="99"/>
    <w:rPr>
      <w:rFonts w:ascii="David" w:hAnsi="David" w:cs="David"/>
      <w:w w:val="92"/>
      <w:sz w:val="18"/>
      <w:szCs w:val="32"/>
    </w:rPr>
  </w:style>
  <w:style w:type="paragraph" w:styleId="25">
    <w:name w:val="Body Text Indent 2"/>
    <w:basedOn w:val="a3"/>
    <w:link w:val="26"/>
    <w:uiPriority w:val="99"/>
    <w:unhideWhenUsed/>
    <w:pPr>
      <w:ind w:left="720"/>
    </w:pPr>
    <w:rPr>
      <w:rFonts w:ascii="David" w:hAnsi="David"/>
      <w:w w:val="92"/>
    </w:rPr>
  </w:style>
  <w:style w:type="character" w:customStyle="1" w:styleId="26">
    <w:name w:val="כניסה בגוף טקסט 2 תו"/>
    <w:basedOn w:val="a4"/>
    <w:link w:val="25"/>
    <w:uiPriority w:val="99"/>
    <w:rPr>
      <w:rFonts w:ascii="David" w:hAnsi="David" w:cs="David"/>
      <w:w w:val="92"/>
      <w:sz w:val="18"/>
      <w:szCs w:val="32"/>
    </w:rPr>
  </w:style>
  <w:style w:type="paragraph" w:styleId="35">
    <w:name w:val="Body Text Indent 3"/>
    <w:basedOn w:val="a3"/>
    <w:link w:val="36"/>
    <w:uiPriority w:val="99"/>
    <w:unhideWhenUsed/>
    <w:pPr>
      <w:ind w:firstLine="720"/>
    </w:pPr>
    <w:rPr>
      <w:rFonts w:ascii="David" w:hAnsi="David"/>
      <w:w w:val="92"/>
    </w:rPr>
  </w:style>
  <w:style w:type="character" w:customStyle="1" w:styleId="36">
    <w:name w:val="כניסה בגוף טקסט 3 תו"/>
    <w:basedOn w:val="a4"/>
    <w:link w:val="35"/>
    <w:uiPriority w:val="99"/>
    <w:rPr>
      <w:rFonts w:ascii="David" w:hAnsi="David" w:cs="David"/>
      <w:w w:val="92"/>
      <w:sz w:val="18"/>
      <w:szCs w:val="32"/>
    </w:rPr>
  </w:style>
  <w:style w:type="character" w:styleId="af8">
    <w:name w:val="Placeholder Text"/>
    <w:basedOn w:val="a4"/>
    <w:uiPriority w:val="99"/>
    <w:semiHidden/>
    <w:rPr>
      <w:color w:val="808080"/>
    </w:rPr>
  </w:style>
  <w:style w:type="character" w:styleId="af9">
    <w:name w:val="line number"/>
    <w:basedOn w:val="a4"/>
    <w:uiPriority w:val="99"/>
    <w:semiHidden/>
    <w:unhideWhenUsed/>
  </w:style>
  <w:style w:type="paragraph" w:styleId="afa">
    <w:name w:val="TOC Heading"/>
    <w:basedOn w:val="1"/>
    <w:next w:val="a3"/>
    <w:uiPriority w:val="39"/>
    <w:unhideWhenUsed/>
    <w:qFormat/>
    <w:pPr>
      <w:pageBreakBefore w:val="0"/>
      <w:outlineLvl w:val="9"/>
    </w:pPr>
    <w:rPr>
      <w:rtl/>
      <w:cs/>
    </w:rPr>
  </w:style>
  <w:style w:type="paragraph" w:styleId="TOC1">
    <w:name w:val="toc 1"/>
    <w:basedOn w:val="a3"/>
    <w:next w:val="a3"/>
    <w:autoRedefine/>
    <w:uiPriority w:val="39"/>
    <w:unhideWhenUsed/>
    <w:pPr>
      <w:spacing w:after="100"/>
    </w:pPr>
  </w:style>
  <w:style w:type="paragraph" w:styleId="TOC2">
    <w:name w:val="toc 2"/>
    <w:basedOn w:val="a3"/>
    <w:next w:val="a3"/>
    <w:autoRedefine/>
    <w:uiPriority w:val="39"/>
    <w:unhideWhenUsed/>
    <w:pPr>
      <w:spacing w:after="100"/>
      <w:ind w:left="220"/>
    </w:pPr>
  </w:style>
  <w:style w:type="character" w:styleId="Hyperlink">
    <w:name w:val="Hyperlink"/>
    <w:basedOn w:val="a4"/>
    <w:uiPriority w:val="99"/>
    <w:unhideWhenUsed/>
    <w:rPr>
      <w:color w:val="0563C1" w:themeColor="hyperlink"/>
      <w:u w:val="single"/>
    </w:rPr>
  </w:style>
  <w:style w:type="character" w:styleId="afb">
    <w:name w:val="annotation reference"/>
    <w:uiPriority w:val="99"/>
    <w:rPr>
      <w:sz w:val="16"/>
      <w:szCs w:val="16"/>
    </w:rPr>
  </w:style>
  <w:style w:type="paragraph" w:styleId="afc">
    <w:name w:val="annotation text"/>
    <w:basedOn w:val="a3"/>
    <w:link w:val="afd"/>
    <w:uiPriority w:val="99"/>
    <w:pPr>
      <w:spacing w:line="240" w:lineRule="auto"/>
    </w:pPr>
    <w:rPr>
      <w:rFonts w:ascii="Times New Roman" w:eastAsia="Times New Roman" w:hAnsi="Times New Roman" w:cs="Times New Roman"/>
    </w:rPr>
  </w:style>
  <w:style w:type="character" w:customStyle="1" w:styleId="afd">
    <w:name w:val="טקסט הערה תו"/>
    <w:basedOn w:val="a4"/>
    <w:link w:val="afc"/>
    <w:uiPriority w:val="99"/>
    <w:rPr>
      <w:rFonts w:ascii="Times New Roman" w:eastAsia="Times New Roman" w:hAnsi="Times New Roman" w:cs="Times New Roman"/>
      <w:sz w:val="20"/>
      <w:szCs w:val="20"/>
    </w:rPr>
  </w:style>
  <w:style w:type="paragraph" w:styleId="afe">
    <w:name w:val="annotation subject"/>
    <w:basedOn w:val="afc"/>
    <w:next w:val="afc"/>
    <w:link w:val="aff"/>
    <w:uiPriority w:val="99"/>
    <w:rPr>
      <w:b/>
      <w:bCs/>
    </w:rPr>
  </w:style>
  <w:style w:type="character" w:customStyle="1" w:styleId="aff">
    <w:name w:val="נושא הערה תו"/>
    <w:basedOn w:val="afd"/>
    <w:link w:val="afe"/>
    <w:uiPriority w:val="99"/>
    <w:rPr>
      <w:rFonts w:ascii="Times New Roman" w:eastAsia="Times New Roman" w:hAnsi="Times New Roman" w:cs="Times New Roman"/>
      <w:b/>
      <w:bCs/>
      <w:sz w:val="20"/>
      <w:szCs w:val="20"/>
    </w:rPr>
  </w:style>
  <w:style w:type="character" w:styleId="aff0">
    <w:name w:val="Emphasis"/>
    <w:qFormat/>
    <w:rPr>
      <w:rFonts w:cs="David"/>
      <w:i/>
      <w:iCs w:val="0"/>
      <w:w w:val="96"/>
      <w:szCs w:val="32"/>
    </w:rPr>
  </w:style>
  <w:style w:type="paragraph" w:styleId="aff1">
    <w:name w:val="caption"/>
    <w:basedOn w:val="a3"/>
    <w:next w:val="a3"/>
    <w:uiPriority w:val="35"/>
    <w:unhideWhenUsed/>
    <w:qFormat/>
    <w:pPr>
      <w:spacing w:after="200" w:line="240" w:lineRule="auto"/>
    </w:pPr>
    <w:rPr>
      <w:i/>
      <w:iCs/>
      <w:color w:val="44546A" w:themeColor="text2"/>
    </w:rPr>
  </w:style>
  <w:style w:type="paragraph" w:styleId="aff2">
    <w:name w:val="table of figures"/>
    <w:basedOn w:val="a3"/>
    <w:next w:val="a3"/>
    <w:uiPriority w:val="99"/>
    <w:semiHidden/>
    <w:unhideWhenUsed/>
  </w:style>
  <w:style w:type="character" w:styleId="aff3">
    <w:name w:val="page number"/>
    <w:basedOn w:val="a4"/>
  </w:style>
  <w:style w:type="paragraph" w:styleId="aff4">
    <w:name w:val="footnote text"/>
    <w:basedOn w:val="a3"/>
    <w:link w:val="aff5"/>
    <w:uiPriority w:val="99"/>
    <w:unhideWhenUsed/>
    <w:pPr>
      <w:spacing w:line="240" w:lineRule="auto"/>
    </w:pPr>
  </w:style>
  <w:style w:type="character" w:customStyle="1" w:styleId="aff5">
    <w:name w:val="טקסט הערת שוליים תו"/>
    <w:basedOn w:val="a4"/>
    <w:link w:val="aff4"/>
    <w:uiPriority w:val="99"/>
    <w:rPr>
      <w:rFonts w:cs="David"/>
      <w:sz w:val="20"/>
      <w:szCs w:val="20"/>
    </w:rPr>
  </w:style>
  <w:style w:type="character" w:styleId="aff6">
    <w:name w:val="footnote reference"/>
    <w:basedOn w:val="a4"/>
    <w:uiPriority w:val="99"/>
    <w:semiHidden/>
    <w:unhideWhenUsed/>
    <w:rPr>
      <w:vertAlign w:val="superscript"/>
    </w:rPr>
  </w:style>
  <w:style w:type="character" w:customStyle="1" w:styleId="37">
    <w:name w:val="סגנון 3"/>
    <w:basedOn w:val="a4"/>
    <w:uiPriority w:val="1"/>
    <w:qFormat/>
  </w:style>
  <w:style w:type="paragraph" w:customStyle="1" w:styleId="04">
    <w:name w:val="0.4."/>
    <w:basedOn w:val="21"/>
    <w:link w:val="040"/>
    <w:rsid w:val="00EE7482"/>
    <w:rPr>
      <w:bCs w:val="0"/>
      <w:spacing w:val="-8"/>
      <w:sz w:val="32"/>
    </w:rPr>
  </w:style>
  <w:style w:type="character" w:customStyle="1" w:styleId="040">
    <w:name w:val="0.4. תו"/>
    <w:basedOn w:val="a4"/>
    <w:link w:val="04"/>
    <w:rsid w:val="00BE1DB3"/>
    <w:rPr>
      <w:rFonts w:ascii="David" w:hAnsi="David" w:cs="FontbitDavid"/>
      <w:b/>
      <w:spacing w:val="-8"/>
      <w:w w:val="92"/>
      <w:sz w:val="32"/>
    </w:rPr>
  </w:style>
  <w:style w:type="paragraph" w:customStyle="1" w:styleId="-04">
    <w:name w:val="טאב-  0.4"/>
    <w:basedOn w:val="a2"/>
    <w:link w:val="-040"/>
    <w:qFormat/>
    <w:pPr>
      <w:numPr>
        <w:numId w:val="1"/>
      </w:numPr>
    </w:pPr>
    <w:rPr>
      <w:spacing w:val="-8"/>
      <w:sz w:val="32"/>
    </w:rPr>
  </w:style>
  <w:style w:type="character" w:customStyle="1" w:styleId="-040">
    <w:name w:val="טאב-  0.4 תו"/>
    <w:basedOn w:val="ab"/>
    <w:link w:val="-04"/>
    <w:rPr>
      <w:rFonts w:ascii="BA Fontov Regular" w:hAnsi="BA Fontov Regular" w:cs="BA Fontov Regular"/>
      <w:b w:val="0"/>
      <w:bCs w:val="0"/>
      <w:spacing w:val="-8"/>
      <w:sz w:val="32"/>
      <w:szCs w:val="18"/>
    </w:rPr>
  </w:style>
  <w:style w:type="paragraph" w:customStyle="1" w:styleId="02">
    <w:name w:val="0.2 וילנא"/>
    <w:basedOn w:val="a3"/>
    <w:link w:val="020"/>
    <w:rPr>
      <w:rFonts w:ascii="David" w:hAnsi="David" w:cs="Guttman Vilna"/>
      <w:b/>
      <w:bCs/>
      <w:spacing w:val="-4"/>
      <w:sz w:val="30"/>
      <w:szCs w:val="30"/>
    </w:rPr>
  </w:style>
  <w:style w:type="character" w:customStyle="1" w:styleId="020">
    <w:name w:val="0.2 וילנא תו"/>
    <w:basedOn w:val="a4"/>
    <w:link w:val="02"/>
    <w:rPr>
      <w:rFonts w:ascii="David" w:hAnsi="David" w:cs="Guttman Vilna"/>
      <w:b/>
      <w:bCs/>
      <w:spacing w:val="-4"/>
      <w:sz w:val="30"/>
      <w:szCs w:val="30"/>
    </w:rPr>
  </w:style>
  <w:style w:type="paragraph" w:styleId="aff7">
    <w:name w:val="Document Map"/>
    <w:basedOn w:val="a3"/>
    <w:link w:val="aff8"/>
    <w:uiPriority w:val="99"/>
    <w:semiHidden/>
    <w:unhideWhenUsed/>
    <w:pPr>
      <w:spacing w:line="240" w:lineRule="auto"/>
    </w:pPr>
    <w:rPr>
      <w:rFonts w:ascii="Tahoma" w:eastAsia="Times New Roman" w:hAnsi="Tahoma" w:cs="Tahoma"/>
      <w:spacing w:val="-10"/>
      <w:sz w:val="16"/>
      <w:szCs w:val="16"/>
    </w:rPr>
  </w:style>
  <w:style w:type="character" w:customStyle="1" w:styleId="aff8">
    <w:name w:val="מפת מסמך תו"/>
    <w:basedOn w:val="a4"/>
    <w:link w:val="aff7"/>
    <w:uiPriority w:val="99"/>
    <w:semiHidden/>
    <w:rPr>
      <w:rFonts w:ascii="Tahoma" w:eastAsia="Times New Roman" w:hAnsi="Tahoma" w:cs="Tahoma"/>
      <w:spacing w:val="-10"/>
      <w:sz w:val="16"/>
      <w:szCs w:val="16"/>
    </w:rPr>
  </w:style>
  <w:style w:type="paragraph" w:customStyle="1" w:styleId="aff9">
    <w:name w:val="הערת שוליים מ''מ"/>
    <w:basedOn w:val="aff4"/>
    <w:link w:val="affa"/>
    <w:autoRedefine/>
    <w:qFormat/>
    <w:pPr>
      <w:spacing w:line="360" w:lineRule="auto"/>
    </w:pPr>
    <w:rPr>
      <w:rFonts w:ascii="David" w:hAnsi="David" w:cs="Guttman Vilna"/>
      <w:bCs/>
      <w:spacing w:val="-10"/>
      <w:position w:val="8"/>
      <w:szCs w:val="26"/>
    </w:rPr>
  </w:style>
  <w:style w:type="character" w:customStyle="1" w:styleId="affa">
    <w:name w:val="הערת שוליים מ''מ תו"/>
    <w:basedOn w:val="aff5"/>
    <w:link w:val="aff9"/>
    <w:rPr>
      <w:rFonts w:ascii="David" w:hAnsi="David" w:cs="Guttman Vilna"/>
      <w:bCs/>
      <w:spacing w:val="-10"/>
      <w:position w:val="8"/>
      <w:sz w:val="20"/>
      <w:szCs w:val="26"/>
    </w:rPr>
  </w:style>
  <w:style w:type="paragraph" w:customStyle="1" w:styleId="affb">
    <w:name w:val="הערת שוליים"/>
    <w:basedOn w:val="aff4"/>
    <w:autoRedefine/>
    <w:qFormat/>
    <w:pPr>
      <w:spacing w:line="360" w:lineRule="auto"/>
    </w:pPr>
    <w:rPr>
      <w:rFonts w:ascii="David" w:hAnsi="David" w:cs="Guttman Vilna"/>
      <w:bCs/>
      <w:position w:val="8"/>
      <w:sz w:val="22"/>
      <w:szCs w:val="26"/>
    </w:rPr>
  </w:style>
  <w:style w:type="paragraph" w:customStyle="1" w:styleId="affc">
    <w:name w:val="הערת שולייים"/>
    <w:basedOn w:val="aff4"/>
    <w:link w:val="affd"/>
    <w:autoRedefine/>
    <w:qFormat/>
    <w:pPr>
      <w:spacing w:line="360" w:lineRule="auto"/>
      <w:jc w:val="left"/>
    </w:pPr>
    <w:rPr>
      <w:rFonts w:ascii="David" w:hAnsi="David" w:cs="Guttman Vilna"/>
      <w:bCs/>
      <w:position w:val="8"/>
      <w:sz w:val="32"/>
      <w:szCs w:val="26"/>
    </w:rPr>
  </w:style>
  <w:style w:type="character" w:customStyle="1" w:styleId="affd">
    <w:name w:val="הערת שולייים תו"/>
    <w:basedOn w:val="a4"/>
    <w:link w:val="affc"/>
    <w:rPr>
      <w:rFonts w:ascii="David" w:hAnsi="David" w:cs="Guttman Vilna"/>
      <w:bCs/>
      <w:position w:val="8"/>
      <w:sz w:val="32"/>
      <w:szCs w:val="26"/>
    </w:rPr>
  </w:style>
  <w:style w:type="paragraph" w:customStyle="1" w:styleId="affe">
    <w:name w:val="רגיל ורווח"/>
    <w:basedOn w:val="a3"/>
    <w:link w:val="afff"/>
    <w:rsid w:val="0065593E"/>
    <w:pPr>
      <w:spacing w:after="200" w:line="300" w:lineRule="exact"/>
    </w:pPr>
  </w:style>
  <w:style w:type="character" w:customStyle="1" w:styleId="afff">
    <w:name w:val="רגיל ורווח תו"/>
    <w:basedOn w:val="a4"/>
    <w:link w:val="affe"/>
    <w:rsid w:val="0065593E"/>
    <w:rPr>
      <w:rFonts w:ascii="BA Fontov Regular" w:hAnsi="BA Fontov Regular" w:cs="BA Fontov Regular"/>
      <w:sz w:val="18"/>
      <w:szCs w:val="18"/>
    </w:rPr>
  </w:style>
  <w:style w:type="paragraph" w:customStyle="1" w:styleId="afff0">
    <w:name w:val="רגיל אדום"/>
    <w:basedOn w:val="a3"/>
    <w:rPr>
      <w:color w:val="FF0000"/>
    </w:rPr>
  </w:style>
  <w:style w:type="paragraph" w:customStyle="1" w:styleId="afff1">
    <w:name w:val="דף"/>
    <w:basedOn w:val="a3"/>
    <w:qFormat/>
    <w:rPr>
      <w:rFonts w:ascii="David" w:hAnsi="David" w:cs="Guttman Vilna"/>
      <w:b/>
      <w:bCs/>
      <w:color w:val="0070C0"/>
      <w:sz w:val="32"/>
      <w:szCs w:val="30"/>
    </w:rPr>
  </w:style>
  <w:style w:type="paragraph" w:customStyle="1" w:styleId="afff2">
    <w:name w:val="כוכבים"/>
    <w:basedOn w:val="a3"/>
    <w:rsid w:val="00BE4B9A"/>
    <w:pPr>
      <w:spacing w:before="40" w:after="40"/>
      <w:jc w:val="center"/>
    </w:pPr>
    <w:rPr>
      <w:rFonts w:ascii="Guttman Vilna" w:hAnsi="Guttman Vilna" w:cs="Arial"/>
      <w:bCs/>
      <w:color w:val="A6A6A6" w:themeColor="background1" w:themeShade="A6"/>
      <w:sz w:val="24"/>
      <w:szCs w:val="30"/>
    </w:rPr>
  </w:style>
  <w:style w:type="paragraph" w:customStyle="1" w:styleId="afff3">
    <w:name w:val="דף בצד"/>
    <w:basedOn w:val="afff1"/>
    <w:link w:val="afff4"/>
    <w:qFormat/>
    <w:rsid w:val="00F07436"/>
    <w:pPr>
      <w:framePr w:h="510" w:hRule="exact" w:hSpace="113" w:wrap="around" w:vAnchor="text" w:hAnchor="page" w:xAlign="outside" w:y="1"/>
      <w:spacing w:line="300" w:lineRule="exact"/>
    </w:pPr>
    <w:rPr>
      <w:rFonts w:ascii="BA Vilna Bold" w:hAnsi="BA Vilna Bold" w:cs="BA Vilna Bold"/>
      <w:b w:val="0"/>
      <w:bCs w:val="0"/>
      <w:color w:val="auto"/>
      <w:szCs w:val="18"/>
    </w:rPr>
  </w:style>
  <w:style w:type="paragraph" w:customStyle="1" w:styleId="afff5">
    <w:name w:val="מסכת"/>
    <w:basedOn w:val="a3"/>
    <w:rsid w:val="00C75C85"/>
    <w:pPr>
      <w:framePr w:h="340" w:hRule="exact" w:hSpace="181" w:wrap="around" w:vAnchor="page" w:hAnchor="text" w:xAlign="right" w:yAlign="bottom"/>
      <w:jc w:val="center"/>
    </w:pPr>
    <w:rPr>
      <w:color w:val="FF0000"/>
    </w:rPr>
  </w:style>
  <w:style w:type="paragraph" w:customStyle="1" w:styleId="afff6">
    <w:name w:val="פרק"/>
    <w:basedOn w:val="a3"/>
    <w:rsid w:val="00E0640E"/>
    <w:pPr>
      <w:framePr w:h="284" w:hRule="exact" w:hSpace="181" w:wrap="around" w:vAnchor="page" w:hAnchor="text" w:xAlign="center" w:yAlign="bottom"/>
      <w:spacing w:line="240" w:lineRule="auto"/>
    </w:pPr>
    <w:rPr>
      <w:color w:val="FF0000"/>
      <w:szCs w:val="12"/>
    </w:rPr>
  </w:style>
  <w:style w:type="paragraph" w:customStyle="1" w:styleId="afff7">
    <w:name w:val="פרק שם"/>
    <w:basedOn w:val="a3"/>
    <w:rsid w:val="002A37F6"/>
    <w:pPr>
      <w:framePr w:h="227" w:hRule="exact" w:hSpace="181" w:wrap="around" w:vAnchor="page" w:hAnchor="text" w:yAlign="bottom"/>
      <w:spacing w:line="240" w:lineRule="auto"/>
    </w:pPr>
    <w:rPr>
      <w:color w:val="FF0000"/>
      <w:sz w:val="24"/>
      <w:szCs w:val="12"/>
    </w:rPr>
  </w:style>
  <w:style w:type="paragraph" w:customStyle="1" w:styleId="afff8">
    <w:name w:val="דפים בפרק ב"/>
    <w:basedOn w:val="a3"/>
    <w:rsid w:val="00081C57"/>
    <w:pPr>
      <w:framePr w:h="284" w:hRule="exact" w:hSpace="181" w:wrap="around" w:vAnchor="page" w:hAnchor="page" w:x="2836" w:yAlign="bottom"/>
      <w:spacing w:after="60" w:line="300" w:lineRule="exact"/>
    </w:pPr>
    <w:rPr>
      <w:color w:val="FF0000"/>
      <w:szCs w:val="24"/>
    </w:rPr>
  </w:style>
  <w:style w:type="paragraph" w:customStyle="1" w:styleId="afff9">
    <w:name w:val="משניות"/>
    <w:basedOn w:val="a3"/>
    <w:link w:val="afffa"/>
    <w:qFormat/>
    <w:rsid w:val="00550CEB"/>
    <w:pPr>
      <w:shd w:val="clear" w:color="auto" w:fill="F2F2F2" w:themeFill="background1" w:themeFillShade="F2"/>
    </w:pPr>
    <w:rPr>
      <w:rFonts w:cs="BA Vilna Bold"/>
      <w:spacing w:val="4"/>
      <w:sz w:val="22"/>
      <w:szCs w:val="22"/>
    </w:rPr>
  </w:style>
  <w:style w:type="character" w:customStyle="1" w:styleId="afffa">
    <w:name w:val="משניות תו"/>
    <w:basedOn w:val="a4"/>
    <w:link w:val="afff9"/>
    <w:rsid w:val="00550CEB"/>
    <w:rPr>
      <w:rFonts w:ascii="BA Fontov Regular" w:hAnsi="BA Fontov Regular" w:cs="BA Vilna Bold"/>
      <w:spacing w:val="4"/>
      <w:sz w:val="22"/>
      <w:szCs w:val="22"/>
      <w:shd w:val="clear" w:color="auto" w:fill="F2F2F2" w:themeFill="background1" w:themeFillShade="F2"/>
    </w:rPr>
  </w:style>
  <w:style w:type="paragraph" w:customStyle="1" w:styleId="afffb">
    <w:name w:val="דעות"/>
    <w:basedOn w:val="a3"/>
    <w:rsid w:val="00225E70"/>
    <w:pPr>
      <w:tabs>
        <w:tab w:val="right" w:pos="4677"/>
        <w:tab w:val="left" w:pos="4961"/>
      </w:tabs>
      <w:spacing w:after="50"/>
      <w:ind w:firstLine="720"/>
      <w:contextualSpacing/>
    </w:pPr>
  </w:style>
  <w:style w:type="paragraph" w:styleId="afffc">
    <w:name w:val="Intense Quote"/>
    <w:basedOn w:val="a3"/>
    <w:next w:val="a3"/>
    <w:link w:val="afffd"/>
    <w:uiPriority w:val="30"/>
    <w:qFormat/>
    <w:rsid w:val="0030418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fd">
    <w:name w:val="ציטוט חזק תו"/>
    <w:basedOn w:val="a4"/>
    <w:link w:val="afffc"/>
    <w:uiPriority w:val="30"/>
    <w:rsid w:val="00304181"/>
    <w:rPr>
      <w:rFonts w:cs="David"/>
      <w:i/>
      <w:iCs/>
      <w:color w:val="5B9BD5" w:themeColor="accent1"/>
      <w:szCs w:val="32"/>
    </w:rPr>
  </w:style>
  <w:style w:type="character" w:customStyle="1" w:styleId="afffe">
    <w:name w:val="מודגש"/>
    <w:basedOn w:val="a4"/>
    <w:uiPriority w:val="1"/>
    <w:rsid w:val="0053560A"/>
    <w:rPr>
      <w:bCs/>
    </w:rPr>
  </w:style>
  <w:style w:type="paragraph" w:customStyle="1" w:styleId="affff">
    <w:name w:val="הדרן עלך"/>
    <w:basedOn w:val="a3"/>
    <w:link w:val="affff0"/>
    <w:qFormat/>
    <w:rsid w:val="00A7522A"/>
    <w:pPr>
      <w:jc w:val="center"/>
    </w:pPr>
    <w:rPr>
      <w:rFonts w:ascii="Guttman Vilna" w:hAnsi="Guttman Vilna" w:cs="Guttman Vilna"/>
      <w:b/>
      <w:bCs/>
      <w:color w:val="808080" w:themeColor="background1" w:themeShade="80"/>
      <w:sz w:val="30"/>
      <w:szCs w:val="30"/>
    </w:rPr>
  </w:style>
  <w:style w:type="character" w:customStyle="1" w:styleId="affff0">
    <w:name w:val="הדרן עלך תו"/>
    <w:basedOn w:val="a4"/>
    <w:link w:val="affff"/>
    <w:rsid w:val="00A7522A"/>
    <w:rPr>
      <w:rFonts w:ascii="Guttman Vilna" w:hAnsi="Guttman Vilna" w:cs="Guttman Vilna"/>
      <w:b/>
      <w:bCs/>
      <w:color w:val="808080" w:themeColor="background1" w:themeShade="80"/>
      <w:sz w:val="30"/>
      <w:szCs w:val="30"/>
    </w:rPr>
  </w:style>
  <w:style w:type="paragraph" w:customStyle="1" w:styleId="27">
    <w:name w:val="כולל 2"/>
    <w:basedOn w:val="affe"/>
    <w:link w:val="28"/>
    <w:qFormat/>
    <w:rsid w:val="009B1D73"/>
    <w:pPr>
      <w:spacing w:line="360" w:lineRule="exact"/>
    </w:pPr>
    <w:rPr>
      <w:rFonts w:ascii="Fb Fontext" w:hAnsi="Fb Fontext"/>
      <w:spacing w:val="-4"/>
    </w:rPr>
  </w:style>
  <w:style w:type="character" w:customStyle="1" w:styleId="28">
    <w:name w:val="כולל 2 תו"/>
    <w:basedOn w:val="afff"/>
    <w:link w:val="27"/>
    <w:rsid w:val="009B1D73"/>
    <w:rPr>
      <w:rFonts w:ascii="Fb Fontext" w:hAnsi="Fb Fontext" w:cs="FontbitDavid"/>
      <w:spacing w:val="-4"/>
      <w:sz w:val="32"/>
      <w:szCs w:val="32"/>
    </w:rPr>
  </w:style>
  <w:style w:type="paragraph" w:customStyle="1" w:styleId="affff1">
    <w:name w:val="ד''ה משנה"/>
    <w:basedOn w:val="a3"/>
    <w:link w:val="affff2"/>
    <w:qFormat/>
    <w:rsid w:val="00F52F0B"/>
    <w:pPr>
      <w:spacing w:before="120"/>
      <w:ind w:end="320"/>
      <w:contextualSpacing/>
      <w:jc w:val="center"/>
    </w:pPr>
    <w:rPr>
      <w:rFonts w:cs="BA Vilna Bold"/>
      <w:sz w:val="22"/>
      <w:szCs w:val="22"/>
    </w:rPr>
  </w:style>
  <w:style w:type="character" w:customStyle="1" w:styleId="affff2">
    <w:name w:val="ד''ה משנה תו"/>
    <w:basedOn w:val="a4"/>
    <w:link w:val="affff1"/>
    <w:rsid w:val="00F52F0B"/>
    <w:rPr>
      <w:rFonts w:ascii="BA Fontov Regular" w:hAnsi="BA Fontov Regular" w:cs="BA Vilna Bold"/>
      <w:sz w:val="22"/>
      <w:szCs w:val="22"/>
    </w:rPr>
  </w:style>
  <w:style w:type="paragraph" w:customStyle="1" w:styleId="affff3">
    <w:name w:val="מבואה"/>
    <w:basedOn w:val="a3"/>
    <w:link w:val="affff4"/>
    <w:qFormat/>
    <w:rsid w:val="00903DDC"/>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f4">
    <w:name w:val="מבואה תו"/>
    <w:basedOn w:val="a4"/>
    <w:link w:val="affff3"/>
    <w:rsid w:val="00903DDC"/>
    <w:rPr>
      <w:rFonts w:ascii="David" w:eastAsia="Times New Roman" w:hAnsi="David" w:cs="David"/>
      <w:b/>
      <w:bCs/>
      <w:color w:val="A6A6A6" w:themeColor="background1" w:themeShade="A6"/>
      <w:sz w:val="20"/>
      <w:szCs w:val="20"/>
    </w:rPr>
  </w:style>
  <w:style w:type="paragraph" w:customStyle="1" w:styleId="affff5">
    <w:name w:val="טור הערות לאוקמי"/>
    <w:basedOn w:val="aff4"/>
    <w:link w:val="affff6"/>
    <w:qFormat/>
    <w:rsid w:val="00C57C22"/>
    <w:pPr>
      <w:ind w:left="113" w:hanging="113"/>
    </w:pPr>
    <w:rPr>
      <w:szCs w:val="24"/>
    </w:rPr>
  </w:style>
  <w:style w:type="character" w:customStyle="1" w:styleId="affff6">
    <w:name w:val="טור הערות לאוקמי תו"/>
    <w:basedOn w:val="aff5"/>
    <w:link w:val="affff5"/>
    <w:rsid w:val="00C57C22"/>
    <w:rPr>
      <w:rFonts w:cs="FontbitDavid"/>
      <w:sz w:val="20"/>
      <w:szCs w:val="24"/>
    </w:rPr>
  </w:style>
  <w:style w:type="paragraph" w:styleId="affff7">
    <w:name w:val="Body Text First Indent"/>
    <w:basedOn w:val="af4"/>
    <w:link w:val="affff8"/>
    <w:uiPriority w:val="99"/>
    <w:semiHidden/>
    <w:unhideWhenUsed/>
    <w:rsid w:val="00527CDE"/>
    <w:pPr>
      <w:spacing w:line="360" w:lineRule="exact"/>
      <w:ind w:firstLine="360"/>
    </w:pPr>
    <w:rPr>
      <w:rFonts w:asciiTheme="minorHAnsi" w:hAnsiTheme="minorHAnsi"/>
      <w:w w:val="100"/>
      <w:sz w:val="22"/>
    </w:rPr>
  </w:style>
  <w:style w:type="character" w:customStyle="1" w:styleId="affff8">
    <w:name w:val="כניסת שורה ראשונה בגוף טקסט תו"/>
    <w:basedOn w:val="af5"/>
    <w:link w:val="affff7"/>
    <w:uiPriority w:val="99"/>
    <w:semiHidden/>
    <w:rsid w:val="00527CDE"/>
    <w:rPr>
      <w:rFonts w:ascii="David" w:hAnsi="David" w:cs="FontbitDavid"/>
      <w:w w:val="92"/>
      <w:sz w:val="18"/>
      <w:szCs w:val="32"/>
    </w:rPr>
  </w:style>
  <w:style w:type="paragraph" w:customStyle="1" w:styleId="021">
    <w:name w:val="0.2 משנה"/>
    <w:basedOn w:val="afff9"/>
    <w:link w:val="022"/>
    <w:qFormat/>
    <w:rsid w:val="00604C64"/>
    <w:rPr>
      <w:b/>
      <w:spacing w:val="-4"/>
      <w:sz w:val="22"/>
      <w:szCs w:val="22"/>
    </w:rPr>
  </w:style>
  <w:style w:type="paragraph" w:customStyle="1" w:styleId="041">
    <w:name w:val="0.4משנה"/>
    <w:basedOn w:val="021"/>
    <w:link w:val="042"/>
    <w:qFormat/>
    <w:rsid w:val="003E2C5D"/>
    <w:rPr>
      <w:spacing w:val="-8"/>
    </w:rPr>
  </w:style>
  <w:style w:type="character" w:customStyle="1" w:styleId="022">
    <w:name w:val="0.2 משנה תו"/>
    <w:basedOn w:val="afffa"/>
    <w:link w:val="021"/>
    <w:rsid w:val="00604C64"/>
    <w:rPr>
      <w:rFonts w:ascii="BA Fontov Regular" w:hAnsi="BA Fontov Regular" w:cs="Guttman Vilna"/>
      <w:b/>
      <w:bCs w:val="0"/>
      <w:spacing w:val="-4"/>
      <w:sz w:val="18"/>
      <w:szCs w:val="20"/>
      <w:shd w:val="clear" w:color="auto" w:fill="F2F2F2" w:themeFill="background1" w:themeFillShade="F2"/>
    </w:rPr>
  </w:style>
  <w:style w:type="character" w:customStyle="1" w:styleId="042">
    <w:name w:val="0.4משנה תו"/>
    <w:basedOn w:val="022"/>
    <w:link w:val="041"/>
    <w:rsid w:val="003E2C5D"/>
    <w:rPr>
      <w:rFonts w:ascii="BA Fontov Regular" w:hAnsi="BA Fontov Regular" w:cs="Guttman Vilna"/>
      <w:b/>
      <w:bCs w:val="0"/>
      <w:spacing w:val="-8"/>
      <w:sz w:val="18"/>
      <w:szCs w:val="20"/>
      <w:shd w:val="clear" w:color="auto" w:fill="F2F2F2" w:themeFill="background1" w:themeFillShade="F2"/>
    </w:rPr>
  </w:style>
  <w:style w:type="paragraph" w:customStyle="1" w:styleId="01">
    <w:name w:val="0.1 משנה"/>
    <w:basedOn w:val="afff9"/>
    <w:link w:val="010"/>
    <w:qFormat/>
    <w:rsid w:val="00136ECB"/>
    <w:rPr>
      <w:rFonts w:asciiTheme="minorHAnsi" w:hAnsiTheme="minorHAnsi"/>
      <w:b/>
      <w:sz w:val="22"/>
      <w:szCs w:val="22"/>
    </w:rPr>
  </w:style>
  <w:style w:type="paragraph" w:customStyle="1" w:styleId="03">
    <w:name w:val="0.3 משנה"/>
    <w:basedOn w:val="01"/>
    <w:link w:val="030"/>
    <w:qFormat/>
    <w:rsid w:val="009F7E1C"/>
    <w:rPr>
      <w:rFonts w:ascii="Fb Fontext" w:hAnsi="Fb Fontext"/>
      <w:b w:val="0"/>
      <w:spacing w:val="-8"/>
      <w:sz w:val="22"/>
      <w:szCs w:val="22"/>
    </w:rPr>
  </w:style>
  <w:style w:type="character" w:customStyle="1" w:styleId="010">
    <w:name w:val="0.1 משנה תו"/>
    <w:basedOn w:val="afffa"/>
    <w:link w:val="01"/>
    <w:rsid w:val="00136ECB"/>
    <w:rPr>
      <w:rFonts w:ascii="BA Fontov Regular" w:hAnsi="BA Fontov Regular" w:cs="Guttman Vilna"/>
      <w:b/>
      <w:bCs w:val="0"/>
      <w:spacing w:val="4"/>
      <w:sz w:val="20"/>
      <w:szCs w:val="18"/>
      <w:shd w:val="clear" w:color="auto" w:fill="F2F2F2" w:themeFill="background1" w:themeFillShade="F2"/>
    </w:rPr>
  </w:style>
  <w:style w:type="character" w:customStyle="1" w:styleId="030">
    <w:name w:val="0.3 משנה תו"/>
    <w:basedOn w:val="010"/>
    <w:link w:val="03"/>
    <w:rsid w:val="009F7E1C"/>
    <w:rPr>
      <w:rFonts w:ascii="Fb Fontext" w:hAnsi="Fb Fontext" w:cs="Guttman Vilna"/>
      <w:b w:val="0"/>
      <w:bCs w:val="0"/>
      <w:spacing w:val="-8"/>
      <w:sz w:val="20"/>
      <w:szCs w:val="18"/>
      <w:shd w:val="clear" w:color="auto" w:fill="F2F2F2" w:themeFill="background1" w:themeFillShade="F2"/>
    </w:rPr>
  </w:style>
  <w:style w:type="paragraph" w:customStyle="1" w:styleId="11">
    <w:name w:val="סגנון1"/>
    <w:basedOn w:val="03"/>
    <w:link w:val="12"/>
    <w:qFormat/>
    <w:rsid w:val="009F7E1C"/>
  </w:style>
  <w:style w:type="character" w:customStyle="1" w:styleId="12">
    <w:name w:val="סגנון1 תו"/>
    <w:basedOn w:val="030"/>
    <w:link w:val="11"/>
    <w:rsid w:val="009F7E1C"/>
    <w:rPr>
      <w:rFonts w:ascii="Fb Fontext" w:hAnsi="Fb Fontext" w:cs="Guttman Vilna"/>
      <w:b w:val="0"/>
      <w:bCs w:val="0"/>
      <w:spacing w:val="-8"/>
      <w:sz w:val="20"/>
      <w:szCs w:val="18"/>
      <w:shd w:val="clear" w:color="auto" w:fill="F2F2F2" w:themeFill="background1" w:themeFillShade="F2"/>
    </w:rPr>
  </w:style>
  <w:style w:type="paragraph" w:customStyle="1" w:styleId="affff9">
    <w:name w:val="משנה"/>
    <w:basedOn w:val="a3"/>
    <w:link w:val="affffa"/>
    <w:qFormat/>
    <w:rsid w:val="009F7E1C"/>
    <w:pPr>
      <w:contextualSpacing/>
    </w:pPr>
    <w:rPr>
      <w:rFonts w:asciiTheme="minorHAnsi" w:hAnsiTheme="minorHAnsi" w:cs="Guttman Vilna"/>
      <w:b/>
      <w:bCs/>
      <w:sz w:val="30"/>
      <w:szCs w:val="30"/>
    </w:rPr>
  </w:style>
  <w:style w:type="character" w:customStyle="1" w:styleId="affffa">
    <w:name w:val="משנה תו"/>
    <w:basedOn w:val="a4"/>
    <w:link w:val="affff9"/>
    <w:rsid w:val="009F7E1C"/>
    <w:rPr>
      <w:rFonts w:cs="Guttman Vilna"/>
      <w:b/>
      <w:bCs/>
      <w:sz w:val="30"/>
      <w:szCs w:val="30"/>
    </w:rPr>
  </w:style>
  <w:style w:type="paragraph" w:customStyle="1" w:styleId="--01">
    <w:name w:val="כ--01"/>
    <w:basedOn w:val="a3"/>
    <w:link w:val="--010"/>
    <w:qFormat/>
    <w:rsid w:val="00684B9C"/>
    <w:pPr>
      <w:tabs>
        <w:tab w:val="center" w:pos="2835"/>
      </w:tabs>
    </w:pPr>
    <w:rPr>
      <w:rFonts w:cs="BA Franknatan Regular"/>
      <w:spacing w:val="2"/>
    </w:rPr>
  </w:style>
  <w:style w:type="paragraph" w:customStyle="1" w:styleId="-01">
    <w:name w:val="כ-0.1"/>
    <w:basedOn w:val="--01"/>
    <w:link w:val="-010"/>
    <w:qFormat/>
    <w:rsid w:val="00684B9C"/>
    <w:rPr>
      <w:spacing w:val="-2"/>
    </w:rPr>
  </w:style>
  <w:style w:type="character" w:customStyle="1" w:styleId="--010">
    <w:name w:val="כ--01 תו"/>
    <w:basedOn w:val="a4"/>
    <w:link w:val="--01"/>
    <w:rsid w:val="00684B9C"/>
    <w:rPr>
      <w:rFonts w:ascii="BA Fontov Regular" w:hAnsi="BA Fontov Regular" w:cs="BA Franknatan Regular"/>
      <w:spacing w:val="2"/>
      <w:sz w:val="18"/>
      <w:szCs w:val="18"/>
    </w:rPr>
  </w:style>
  <w:style w:type="paragraph" w:customStyle="1" w:styleId="0">
    <w:name w:val="כ. 0"/>
    <w:basedOn w:val="--01"/>
    <w:link w:val="00"/>
    <w:qFormat/>
    <w:rsid w:val="00684B9C"/>
  </w:style>
  <w:style w:type="character" w:customStyle="1" w:styleId="-010">
    <w:name w:val="כ-0.1 תו"/>
    <w:basedOn w:val="--010"/>
    <w:link w:val="-01"/>
    <w:rsid w:val="00684B9C"/>
    <w:rPr>
      <w:rFonts w:ascii="BA Fontov Regular" w:hAnsi="BA Fontov Regular" w:cs="BA Franknatan Regular"/>
      <w:spacing w:val="-2"/>
      <w:sz w:val="18"/>
      <w:szCs w:val="18"/>
    </w:rPr>
  </w:style>
  <w:style w:type="character" w:customStyle="1" w:styleId="00">
    <w:name w:val="כ. 0 תו"/>
    <w:basedOn w:val="--010"/>
    <w:link w:val="0"/>
    <w:rsid w:val="00684B9C"/>
    <w:rPr>
      <w:rFonts w:ascii="BA Fontov Regular" w:hAnsi="BA Fontov Regular" w:cs="BA Franknatan Regular"/>
      <w:spacing w:val="2"/>
      <w:sz w:val="18"/>
      <w:szCs w:val="18"/>
    </w:rPr>
  </w:style>
  <w:style w:type="paragraph" w:customStyle="1" w:styleId="affffb">
    <w:name w:val="פיסקת תשובה"/>
    <w:basedOn w:val="a3"/>
    <w:link w:val="affffc"/>
    <w:qFormat/>
    <w:rsid w:val="000828F8"/>
    <w:pPr>
      <w:tabs>
        <w:tab w:val="left" w:pos="0"/>
        <w:tab w:val="center" w:pos="2835"/>
      </w:tabs>
      <w:ind w:left="397" w:hanging="113"/>
    </w:pPr>
    <w:rPr>
      <w:rFonts w:ascii="FrankRuehl" w:hAnsi="FrankRuehl"/>
      <w:sz w:val="20"/>
    </w:rPr>
  </w:style>
  <w:style w:type="character" w:customStyle="1" w:styleId="affffc">
    <w:name w:val="פיסקת תשובה תו"/>
    <w:basedOn w:val="a4"/>
    <w:link w:val="affffb"/>
    <w:rsid w:val="000828F8"/>
    <w:rPr>
      <w:rFonts w:ascii="FrankRuehl" w:hAnsi="FrankRuehl" w:cs="FrankRuehl"/>
      <w:sz w:val="20"/>
      <w:szCs w:val="20"/>
    </w:rPr>
  </w:style>
  <w:style w:type="paragraph" w:customStyle="1" w:styleId="affffd">
    <w:name w:val="חציצה"/>
    <w:basedOn w:val="a3"/>
    <w:link w:val="affffe"/>
    <w:qFormat/>
    <w:rsid w:val="0032286F"/>
    <w:pPr>
      <w:spacing w:before="40"/>
      <w:jc w:val="center"/>
    </w:pPr>
    <w:rPr>
      <w:rFonts w:ascii="BA חניכי הישיבות" w:hAnsi="BA חניכי הישיבות" w:cs="BA חניכי הישיבות"/>
      <w:bCs/>
      <w:color w:val="A6A6A6" w:themeColor="background1" w:themeShade="A6"/>
      <w:sz w:val="24"/>
    </w:rPr>
  </w:style>
  <w:style w:type="character" w:customStyle="1" w:styleId="affffe">
    <w:name w:val="חציצה תו"/>
    <w:basedOn w:val="a4"/>
    <w:link w:val="affffd"/>
    <w:rsid w:val="0032286F"/>
    <w:rPr>
      <w:rFonts w:ascii="BA חניכי הישיבות" w:hAnsi="BA חניכי הישיבות" w:cs="BA חניכי הישיבות"/>
      <w:bCs/>
      <w:color w:val="A6A6A6" w:themeColor="background1" w:themeShade="A6"/>
      <w:sz w:val="24"/>
      <w:szCs w:val="20"/>
    </w:rPr>
  </w:style>
  <w:style w:type="paragraph" w:customStyle="1" w:styleId="afffff">
    <w:name w:val="פסוק"/>
    <w:basedOn w:val="a3"/>
    <w:link w:val="afffff0"/>
    <w:qFormat/>
    <w:rsid w:val="00550CEB"/>
    <w:pPr>
      <w:tabs>
        <w:tab w:val="center" w:pos="2835"/>
      </w:tabs>
    </w:pPr>
    <w:rPr>
      <w:rFonts w:ascii="BA Franknatan Decor" w:hAnsi="BA Franknatan Decor" w:cs="BA TM • Tzlotana"/>
      <w:szCs w:val="16"/>
    </w:rPr>
  </w:style>
  <w:style w:type="character" w:customStyle="1" w:styleId="afffff0">
    <w:name w:val="פסוק תו"/>
    <w:basedOn w:val="a4"/>
    <w:link w:val="afffff"/>
    <w:rsid w:val="00550CEB"/>
    <w:rPr>
      <w:rFonts w:ascii="BA Franknatan Decor" w:hAnsi="BA Franknatan Decor" w:cs="BA TM • Tzlotana"/>
      <w:sz w:val="18"/>
      <w:szCs w:val="16"/>
    </w:rPr>
  </w:style>
  <w:style w:type="paragraph" w:customStyle="1" w:styleId="afffff1">
    <w:name w:val="רווח לפני"/>
    <w:basedOn w:val="a3"/>
    <w:next w:val="afffff2"/>
    <w:link w:val="afffff3"/>
    <w:qFormat/>
    <w:rsid w:val="00791111"/>
    <w:pPr>
      <w:spacing w:before="60"/>
    </w:pPr>
    <w:rPr>
      <w:rFonts w:ascii="FrankRuehl" w:hAnsi="FrankRuehl"/>
      <w:sz w:val="16"/>
    </w:rPr>
  </w:style>
  <w:style w:type="character" w:customStyle="1" w:styleId="afffff3">
    <w:name w:val="רווח לפני תו"/>
    <w:basedOn w:val="a4"/>
    <w:link w:val="afffff1"/>
    <w:rsid w:val="00791111"/>
    <w:rPr>
      <w:rFonts w:ascii="FrankRuehl" w:hAnsi="FrankRuehl" w:cs="FrankRuehl"/>
      <w:sz w:val="16"/>
      <w:szCs w:val="18"/>
    </w:rPr>
  </w:style>
  <w:style w:type="paragraph" w:customStyle="1" w:styleId="afffff4">
    <w:name w:val="אמוראים"/>
    <w:basedOn w:val="a3"/>
    <w:link w:val="afffff5"/>
    <w:qFormat/>
    <w:rsid w:val="00791111"/>
    <w:rPr>
      <w:rFonts w:ascii="FrankRuehl" w:hAnsi="FrankRuehl" w:cs="BA Vilna Regular"/>
      <w:spacing w:val="4"/>
      <w:sz w:val="16"/>
      <w:szCs w:val="12"/>
    </w:rPr>
  </w:style>
  <w:style w:type="paragraph" w:customStyle="1" w:styleId="afffff6">
    <w:name w:val="אות בודדת"/>
    <w:basedOn w:val="a3"/>
    <w:link w:val="afffff7"/>
    <w:qFormat/>
    <w:rsid w:val="00791111"/>
    <w:rPr>
      <w:rFonts w:ascii="FrankRuehl" w:hAnsi="FrankRuehl" w:cs="PFT_Frank"/>
      <w:b/>
      <w:bCs/>
      <w:sz w:val="13"/>
      <w:szCs w:val="13"/>
    </w:rPr>
  </w:style>
  <w:style w:type="character" w:customStyle="1" w:styleId="afffff5">
    <w:name w:val="אמוראים תו"/>
    <w:basedOn w:val="a4"/>
    <w:link w:val="afffff4"/>
    <w:rsid w:val="00791111"/>
    <w:rPr>
      <w:rFonts w:ascii="FrankRuehl" w:hAnsi="FrankRuehl" w:cs="BA Vilna Regular"/>
      <w:spacing w:val="4"/>
      <w:sz w:val="16"/>
      <w:szCs w:val="12"/>
    </w:rPr>
  </w:style>
  <w:style w:type="paragraph" w:customStyle="1" w:styleId="afffff8">
    <w:name w:val="נושא"/>
    <w:basedOn w:val="a3"/>
    <w:link w:val="afffff9"/>
    <w:qFormat/>
    <w:rsid w:val="00791111"/>
    <w:pPr>
      <w:spacing w:before="120"/>
      <w:jc w:val="center"/>
      <w:outlineLvl w:val="1"/>
    </w:pPr>
    <w:rPr>
      <w:rFonts w:ascii="David" w:hAnsi="David" w:cs="BA TM • Vilna Extra-Bold"/>
      <w:b/>
      <w:color w:val="000000" w:themeColor="text1"/>
      <w:spacing w:val="4"/>
      <w:sz w:val="16"/>
      <w:shd w:val="clear" w:color="auto" w:fill="FFFFFF" w:themeFill="background1"/>
    </w:rPr>
  </w:style>
  <w:style w:type="character" w:customStyle="1" w:styleId="afffff7">
    <w:name w:val="אות בודדת תו"/>
    <w:basedOn w:val="a4"/>
    <w:link w:val="afffff6"/>
    <w:rsid w:val="00791111"/>
    <w:rPr>
      <w:rFonts w:ascii="FrankRuehl" w:hAnsi="FrankRuehl" w:cs="PFT_Frank"/>
      <w:b/>
      <w:bCs/>
      <w:sz w:val="13"/>
      <w:szCs w:val="13"/>
    </w:rPr>
  </w:style>
  <w:style w:type="character" w:customStyle="1" w:styleId="afffff9">
    <w:name w:val="נושא תו"/>
    <w:basedOn w:val="a4"/>
    <w:link w:val="afffff8"/>
    <w:rsid w:val="00791111"/>
    <w:rPr>
      <w:rFonts w:ascii="David" w:hAnsi="David" w:cs="BA TM • Vilna Extra-Bold"/>
      <w:b/>
      <w:color w:val="000000" w:themeColor="text1"/>
      <w:spacing w:val="4"/>
      <w:sz w:val="16"/>
      <w:szCs w:val="18"/>
    </w:rPr>
  </w:style>
  <w:style w:type="paragraph" w:customStyle="1" w:styleId="afffffa">
    <w:name w:val="תנאי משנה"/>
    <w:basedOn w:val="afff9"/>
    <w:link w:val="afffffb"/>
    <w:qFormat/>
    <w:rsid w:val="00791111"/>
    <w:rPr>
      <w:rFonts w:ascii="Fb Fontext" w:hAnsi="Fb Fontext"/>
      <w:sz w:val="18"/>
      <w:szCs w:val="18"/>
      <w:shd w:val="clear" w:color="auto" w:fill="F2F2F2" w:themeFill="background1" w:themeFillShade="F2"/>
    </w:rPr>
  </w:style>
  <w:style w:type="character" w:customStyle="1" w:styleId="afffffb">
    <w:name w:val="תנאי משנה תו"/>
    <w:basedOn w:val="afffa"/>
    <w:link w:val="afffffa"/>
    <w:rsid w:val="00791111"/>
    <w:rPr>
      <w:rFonts w:ascii="Fb Fontext" w:hAnsi="Fb Fontext" w:cs="BA Vilna Bold"/>
      <w:spacing w:val="4"/>
      <w:sz w:val="18"/>
      <w:szCs w:val="18"/>
      <w:shd w:val="clear" w:color="auto" w:fill="F2F2F2" w:themeFill="background1" w:themeFillShade="F2"/>
    </w:rPr>
  </w:style>
  <w:style w:type="character" w:customStyle="1" w:styleId="afff4">
    <w:name w:val="דף בצד תו"/>
    <w:basedOn w:val="a4"/>
    <w:link w:val="afff3"/>
    <w:rsid w:val="00F07436"/>
    <w:rPr>
      <w:rFonts w:ascii="BA Vilna Bold" w:hAnsi="BA Vilna Bold" w:cs="BA Vilna Bold"/>
      <w:sz w:val="32"/>
      <w:szCs w:val="18"/>
    </w:rPr>
  </w:style>
  <w:style w:type="paragraph" w:customStyle="1" w:styleId="afffffc">
    <w:name w:val="הסבר ורקע"/>
    <w:basedOn w:val="afffff1"/>
    <w:link w:val="afffffd"/>
    <w:qFormat/>
    <w:rsid w:val="00791111"/>
    <w:pPr>
      <w:spacing w:before="0"/>
    </w:pPr>
    <w:rPr>
      <w:sz w:val="12"/>
      <w:szCs w:val="14"/>
    </w:rPr>
  </w:style>
  <w:style w:type="character" w:customStyle="1" w:styleId="afffffd">
    <w:name w:val="הסבר ורקע תו"/>
    <w:basedOn w:val="afffff3"/>
    <w:link w:val="afffffc"/>
    <w:rsid w:val="00791111"/>
    <w:rPr>
      <w:rFonts w:ascii="FrankRuehl" w:hAnsi="FrankRuehl" w:cs="FrankRuehl"/>
      <w:sz w:val="12"/>
      <w:szCs w:val="14"/>
    </w:rPr>
  </w:style>
  <w:style w:type="paragraph" w:customStyle="1" w:styleId="38">
    <w:name w:val="חלון 3"/>
    <w:basedOn w:val="a3"/>
    <w:link w:val="39"/>
    <w:autoRedefine/>
    <w:qFormat/>
    <w:rsid w:val="00910E40"/>
    <w:pPr>
      <w:framePr w:wrap="notBeside" w:vAnchor="text" w:hAnchor="text" w:x="3460" w:y="1"/>
    </w:pPr>
    <w:rPr>
      <w:rFonts w:ascii="BA TM • Vilna Extra-Bold" w:hAnsi="BA TM • Vilna Extra-Bold" w:cs="BA TM • Vilna Extra-Bold"/>
      <w:color w:val="767171" w:themeColor="background2" w:themeShade="80"/>
      <w:sz w:val="14"/>
      <w:szCs w:val="14"/>
    </w:rPr>
  </w:style>
  <w:style w:type="character" w:customStyle="1" w:styleId="39">
    <w:name w:val="חלון 3 תו"/>
    <w:basedOn w:val="a4"/>
    <w:link w:val="38"/>
    <w:rsid w:val="00910E40"/>
    <w:rPr>
      <w:rFonts w:ascii="BA TM • Vilna Extra-Bold" w:hAnsi="BA TM • Vilna Extra-Bold" w:cs="BA TM • Vilna Extra-Bold"/>
      <w:color w:val="767171" w:themeColor="background2" w:themeShade="80"/>
      <w:sz w:val="14"/>
      <w:szCs w:val="14"/>
    </w:rPr>
  </w:style>
  <w:style w:type="character" w:customStyle="1" w:styleId="afffffe">
    <w:name w:val="הסבר"/>
    <w:basedOn w:val="a4"/>
    <w:uiPriority w:val="1"/>
    <w:qFormat/>
    <w:rsid w:val="00F07436"/>
    <w:rPr>
      <w:sz w:val="13"/>
      <w:szCs w:val="13"/>
    </w:rPr>
  </w:style>
  <w:style w:type="paragraph" w:styleId="afffff2">
    <w:name w:val="List"/>
    <w:basedOn w:val="a3"/>
    <w:uiPriority w:val="99"/>
    <w:semiHidden/>
    <w:unhideWhenUsed/>
    <w:rsid w:val="00791111"/>
    <w:pPr>
      <w:ind w:left="283" w:hanging="283"/>
      <w:contextualSpacing/>
    </w:pPr>
  </w:style>
  <w:style w:type="paragraph" w:styleId="affffff">
    <w:name w:val="Revision"/>
    <w:hidden/>
    <w:uiPriority w:val="99"/>
    <w:semiHidden/>
    <w:rsid w:val="00A20FCF"/>
    <w:pPr>
      <w:spacing w:after="0" w:line="240" w:lineRule="auto"/>
    </w:pPr>
    <w:rPr>
      <w:rFonts w:ascii="BA Fontov Regular" w:hAnsi="BA Fontov Regular" w:cs="FrankRuehl"/>
      <w:sz w:val="18"/>
      <w:szCs w:val="18"/>
    </w:rPr>
  </w:style>
  <w:style w:type="numbering" w:styleId="111111">
    <w:name w:val="Outline List 2"/>
    <w:basedOn w:val="a6"/>
    <w:uiPriority w:val="99"/>
    <w:semiHidden/>
    <w:unhideWhenUsed/>
    <w:rsid w:val="009A7B4D"/>
    <w:pPr>
      <w:numPr>
        <w:numId w:val="30"/>
      </w:numPr>
    </w:pPr>
  </w:style>
  <w:style w:type="numbering" w:styleId="1ai">
    <w:name w:val="Outline List 1"/>
    <w:basedOn w:val="a6"/>
    <w:uiPriority w:val="99"/>
    <w:semiHidden/>
    <w:unhideWhenUsed/>
    <w:rsid w:val="009A7B4D"/>
    <w:pPr>
      <w:numPr>
        <w:numId w:val="31"/>
      </w:numPr>
    </w:pPr>
  </w:style>
  <w:style w:type="character" w:styleId="FollowedHyperlink">
    <w:name w:val="FollowedHyperlink"/>
    <w:basedOn w:val="a4"/>
    <w:uiPriority w:val="99"/>
    <w:semiHidden/>
    <w:unhideWhenUsed/>
    <w:rsid w:val="009A7B4D"/>
    <w:rPr>
      <w:color w:val="954F72" w:themeColor="followedHyperlink"/>
      <w:u w:val="single"/>
    </w:rPr>
  </w:style>
  <w:style w:type="character" w:styleId="HTMLCite">
    <w:name w:val="HTML Cite"/>
    <w:basedOn w:val="a4"/>
    <w:uiPriority w:val="99"/>
    <w:semiHidden/>
    <w:unhideWhenUsed/>
    <w:rsid w:val="009A7B4D"/>
    <w:rPr>
      <w:i/>
      <w:iCs/>
    </w:rPr>
  </w:style>
  <w:style w:type="character" w:styleId="HTMLCode">
    <w:name w:val="HTML Code"/>
    <w:basedOn w:val="a4"/>
    <w:uiPriority w:val="99"/>
    <w:semiHidden/>
    <w:unhideWhenUsed/>
    <w:rsid w:val="009A7B4D"/>
    <w:rPr>
      <w:rFonts w:ascii="Consolas" w:hAnsi="Consolas"/>
      <w:sz w:val="20"/>
      <w:szCs w:val="20"/>
    </w:rPr>
  </w:style>
  <w:style w:type="character" w:styleId="HTMLDefinition">
    <w:name w:val="HTML Definition"/>
    <w:basedOn w:val="a4"/>
    <w:uiPriority w:val="99"/>
    <w:semiHidden/>
    <w:unhideWhenUsed/>
    <w:rsid w:val="009A7B4D"/>
    <w:rPr>
      <w:i/>
      <w:iCs/>
    </w:rPr>
  </w:style>
  <w:style w:type="character" w:styleId="HTMLVariable">
    <w:name w:val="HTML Variable"/>
    <w:basedOn w:val="a4"/>
    <w:uiPriority w:val="99"/>
    <w:semiHidden/>
    <w:unhideWhenUsed/>
    <w:rsid w:val="009A7B4D"/>
    <w:rPr>
      <w:i/>
      <w:iCs/>
    </w:rPr>
  </w:style>
  <w:style w:type="paragraph" w:styleId="HTML">
    <w:name w:val="HTML Preformatted"/>
    <w:basedOn w:val="a3"/>
    <w:link w:val="HTML0"/>
    <w:uiPriority w:val="99"/>
    <w:semiHidden/>
    <w:unhideWhenUsed/>
    <w:rsid w:val="009A7B4D"/>
    <w:pPr>
      <w:spacing w:line="240" w:lineRule="auto"/>
    </w:pPr>
    <w:rPr>
      <w:rFonts w:ascii="Consolas" w:hAnsi="Consolas"/>
      <w:sz w:val="20"/>
      <w:szCs w:val="20"/>
    </w:rPr>
  </w:style>
  <w:style w:type="character" w:customStyle="1" w:styleId="HTML0">
    <w:name w:val="HTML מעוצב מראש תו"/>
    <w:basedOn w:val="a4"/>
    <w:link w:val="HTML"/>
    <w:uiPriority w:val="99"/>
    <w:semiHidden/>
    <w:rsid w:val="009A7B4D"/>
    <w:rPr>
      <w:rFonts w:ascii="Consolas" w:hAnsi="Consolas" w:cs="FrankRuehl"/>
      <w:sz w:val="20"/>
      <w:szCs w:val="20"/>
    </w:rPr>
  </w:style>
  <w:style w:type="paragraph" w:styleId="Index1">
    <w:name w:val="index 1"/>
    <w:basedOn w:val="a3"/>
    <w:next w:val="a3"/>
    <w:autoRedefine/>
    <w:uiPriority w:val="99"/>
    <w:semiHidden/>
    <w:unhideWhenUsed/>
    <w:rsid w:val="009A7B4D"/>
    <w:pPr>
      <w:spacing w:line="240" w:lineRule="auto"/>
      <w:ind w:left="180" w:hanging="180"/>
    </w:pPr>
  </w:style>
  <w:style w:type="paragraph" w:styleId="Index2">
    <w:name w:val="index 2"/>
    <w:basedOn w:val="a3"/>
    <w:next w:val="a3"/>
    <w:autoRedefine/>
    <w:uiPriority w:val="99"/>
    <w:semiHidden/>
    <w:unhideWhenUsed/>
    <w:rsid w:val="009A7B4D"/>
    <w:pPr>
      <w:spacing w:line="240" w:lineRule="auto"/>
      <w:ind w:left="360" w:hanging="180"/>
    </w:pPr>
  </w:style>
  <w:style w:type="paragraph" w:styleId="Index3">
    <w:name w:val="index 3"/>
    <w:basedOn w:val="a3"/>
    <w:next w:val="a3"/>
    <w:autoRedefine/>
    <w:uiPriority w:val="99"/>
    <w:semiHidden/>
    <w:unhideWhenUsed/>
    <w:rsid w:val="009A7B4D"/>
    <w:pPr>
      <w:spacing w:line="240" w:lineRule="auto"/>
      <w:ind w:left="540" w:hanging="180"/>
    </w:pPr>
  </w:style>
  <w:style w:type="paragraph" w:styleId="Index4">
    <w:name w:val="index 4"/>
    <w:basedOn w:val="a3"/>
    <w:next w:val="a3"/>
    <w:autoRedefine/>
    <w:uiPriority w:val="99"/>
    <w:semiHidden/>
    <w:unhideWhenUsed/>
    <w:rsid w:val="009A7B4D"/>
    <w:pPr>
      <w:spacing w:line="240" w:lineRule="auto"/>
      <w:ind w:left="720" w:hanging="180"/>
    </w:pPr>
  </w:style>
  <w:style w:type="paragraph" w:styleId="Index5">
    <w:name w:val="index 5"/>
    <w:basedOn w:val="a3"/>
    <w:next w:val="a3"/>
    <w:autoRedefine/>
    <w:uiPriority w:val="99"/>
    <w:semiHidden/>
    <w:unhideWhenUsed/>
    <w:rsid w:val="009A7B4D"/>
    <w:pPr>
      <w:spacing w:line="240" w:lineRule="auto"/>
      <w:ind w:left="900" w:hanging="180"/>
    </w:pPr>
  </w:style>
  <w:style w:type="paragraph" w:styleId="Index6">
    <w:name w:val="index 6"/>
    <w:basedOn w:val="a3"/>
    <w:next w:val="a3"/>
    <w:autoRedefine/>
    <w:uiPriority w:val="99"/>
    <w:semiHidden/>
    <w:unhideWhenUsed/>
    <w:rsid w:val="009A7B4D"/>
    <w:pPr>
      <w:spacing w:line="240" w:lineRule="auto"/>
      <w:ind w:left="1080" w:hanging="180"/>
    </w:pPr>
  </w:style>
  <w:style w:type="paragraph" w:styleId="Index7">
    <w:name w:val="index 7"/>
    <w:basedOn w:val="a3"/>
    <w:next w:val="a3"/>
    <w:autoRedefine/>
    <w:uiPriority w:val="99"/>
    <w:semiHidden/>
    <w:unhideWhenUsed/>
    <w:rsid w:val="009A7B4D"/>
    <w:pPr>
      <w:spacing w:line="240" w:lineRule="auto"/>
      <w:ind w:left="1260" w:hanging="180"/>
    </w:pPr>
  </w:style>
  <w:style w:type="paragraph" w:styleId="Index8">
    <w:name w:val="index 8"/>
    <w:basedOn w:val="a3"/>
    <w:next w:val="a3"/>
    <w:autoRedefine/>
    <w:uiPriority w:val="99"/>
    <w:semiHidden/>
    <w:unhideWhenUsed/>
    <w:rsid w:val="009A7B4D"/>
    <w:pPr>
      <w:spacing w:line="240" w:lineRule="auto"/>
      <w:ind w:left="1440" w:hanging="180"/>
    </w:pPr>
  </w:style>
  <w:style w:type="paragraph" w:styleId="Index9">
    <w:name w:val="index 9"/>
    <w:basedOn w:val="a3"/>
    <w:next w:val="a3"/>
    <w:autoRedefine/>
    <w:uiPriority w:val="99"/>
    <w:semiHidden/>
    <w:unhideWhenUsed/>
    <w:rsid w:val="009A7B4D"/>
    <w:pPr>
      <w:spacing w:line="240" w:lineRule="auto"/>
      <w:ind w:left="1620" w:hanging="180"/>
    </w:pPr>
  </w:style>
  <w:style w:type="paragraph" w:styleId="NormalWeb">
    <w:name w:val="Normal (Web)"/>
    <w:basedOn w:val="a3"/>
    <w:uiPriority w:val="99"/>
    <w:semiHidden/>
    <w:unhideWhenUsed/>
    <w:rsid w:val="009A7B4D"/>
    <w:rPr>
      <w:rFonts w:ascii="Times New Roman" w:hAnsi="Times New Roman" w:cs="Times New Roman"/>
      <w:sz w:val="24"/>
      <w:szCs w:val="24"/>
    </w:rPr>
  </w:style>
  <w:style w:type="paragraph" w:styleId="TOC3">
    <w:name w:val="toc 3"/>
    <w:basedOn w:val="a3"/>
    <w:next w:val="a3"/>
    <w:autoRedefine/>
    <w:uiPriority w:val="39"/>
    <w:semiHidden/>
    <w:unhideWhenUsed/>
    <w:rsid w:val="009A7B4D"/>
    <w:pPr>
      <w:spacing w:after="100"/>
      <w:ind w:left="360"/>
    </w:pPr>
  </w:style>
  <w:style w:type="paragraph" w:styleId="TOC4">
    <w:name w:val="toc 4"/>
    <w:basedOn w:val="a3"/>
    <w:next w:val="a3"/>
    <w:autoRedefine/>
    <w:uiPriority w:val="39"/>
    <w:semiHidden/>
    <w:unhideWhenUsed/>
    <w:rsid w:val="009A7B4D"/>
    <w:pPr>
      <w:spacing w:after="100"/>
      <w:ind w:left="540"/>
    </w:pPr>
  </w:style>
  <w:style w:type="paragraph" w:styleId="TOC5">
    <w:name w:val="toc 5"/>
    <w:basedOn w:val="a3"/>
    <w:next w:val="a3"/>
    <w:autoRedefine/>
    <w:uiPriority w:val="39"/>
    <w:semiHidden/>
    <w:unhideWhenUsed/>
    <w:rsid w:val="009A7B4D"/>
    <w:pPr>
      <w:spacing w:after="100"/>
      <w:ind w:left="720"/>
    </w:pPr>
  </w:style>
  <w:style w:type="paragraph" w:styleId="TOC6">
    <w:name w:val="toc 6"/>
    <w:basedOn w:val="a3"/>
    <w:next w:val="a3"/>
    <w:autoRedefine/>
    <w:uiPriority w:val="39"/>
    <w:semiHidden/>
    <w:unhideWhenUsed/>
    <w:rsid w:val="009A7B4D"/>
    <w:pPr>
      <w:spacing w:after="100"/>
      <w:ind w:left="900"/>
    </w:pPr>
  </w:style>
  <w:style w:type="paragraph" w:styleId="TOC7">
    <w:name w:val="toc 7"/>
    <w:basedOn w:val="a3"/>
    <w:next w:val="a3"/>
    <w:autoRedefine/>
    <w:uiPriority w:val="39"/>
    <w:semiHidden/>
    <w:unhideWhenUsed/>
    <w:rsid w:val="009A7B4D"/>
    <w:pPr>
      <w:spacing w:after="100"/>
      <w:ind w:left="1080"/>
    </w:pPr>
  </w:style>
  <w:style w:type="paragraph" w:styleId="TOC8">
    <w:name w:val="toc 8"/>
    <w:basedOn w:val="a3"/>
    <w:next w:val="a3"/>
    <w:autoRedefine/>
    <w:uiPriority w:val="39"/>
    <w:semiHidden/>
    <w:unhideWhenUsed/>
    <w:rsid w:val="009A7B4D"/>
    <w:pPr>
      <w:spacing w:after="100"/>
      <w:ind w:left="1260"/>
    </w:pPr>
  </w:style>
  <w:style w:type="paragraph" w:styleId="TOC9">
    <w:name w:val="toc 9"/>
    <w:basedOn w:val="a3"/>
    <w:next w:val="a3"/>
    <w:autoRedefine/>
    <w:uiPriority w:val="39"/>
    <w:semiHidden/>
    <w:unhideWhenUsed/>
    <w:rsid w:val="009A7B4D"/>
    <w:pPr>
      <w:spacing w:after="100"/>
      <w:ind w:left="1440"/>
    </w:pPr>
  </w:style>
  <w:style w:type="character" w:styleId="affffff0">
    <w:name w:val="Unresolved Mention"/>
    <w:basedOn w:val="a4"/>
    <w:uiPriority w:val="99"/>
    <w:semiHidden/>
    <w:unhideWhenUsed/>
    <w:rsid w:val="009A7B4D"/>
    <w:rPr>
      <w:color w:val="605E5C"/>
      <w:shd w:val="clear" w:color="auto" w:fill="E1DFDD"/>
    </w:rPr>
  </w:style>
  <w:style w:type="table" w:styleId="-1">
    <w:name w:val="Table 3D effects 1"/>
    <w:basedOn w:val="a5"/>
    <w:uiPriority w:val="99"/>
    <w:semiHidden/>
    <w:unhideWhenUsed/>
    <w:rsid w:val="009A7B4D"/>
    <w:pPr>
      <w:bidi/>
      <w:spacing w:after="0" w:line="220" w:lineRule="exact"/>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
    <w:name w:val="Table 3D effects 2"/>
    <w:basedOn w:val="a5"/>
    <w:uiPriority w:val="99"/>
    <w:semiHidden/>
    <w:unhideWhenUsed/>
    <w:rsid w:val="009A7B4D"/>
    <w:pPr>
      <w:bidi/>
      <w:spacing w:after="0" w:line="220" w:lineRule="exact"/>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
    <w:name w:val="Table 3D effects 3"/>
    <w:basedOn w:val="a5"/>
    <w:uiPriority w:val="99"/>
    <w:semiHidden/>
    <w:unhideWhenUsed/>
    <w:rsid w:val="009A7B4D"/>
    <w:pPr>
      <w:bidi/>
      <w:spacing w:after="0" w:line="220" w:lineRule="exact"/>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fff1">
    <w:name w:val="Bibliography"/>
    <w:basedOn w:val="a3"/>
    <w:next w:val="a3"/>
    <w:uiPriority w:val="37"/>
    <w:semiHidden/>
    <w:unhideWhenUsed/>
    <w:rsid w:val="009A7B4D"/>
  </w:style>
  <w:style w:type="paragraph" w:styleId="affffff2">
    <w:name w:val="Salutation"/>
    <w:basedOn w:val="a3"/>
    <w:next w:val="a3"/>
    <w:link w:val="affffff3"/>
    <w:uiPriority w:val="99"/>
    <w:semiHidden/>
    <w:unhideWhenUsed/>
    <w:rsid w:val="009A7B4D"/>
  </w:style>
  <w:style w:type="character" w:customStyle="1" w:styleId="affffff3">
    <w:name w:val="ברכה תו"/>
    <w:basedOn w:val="a4"/>
    <w:link w:val="affffff2"/>
    <w:uiPriority w:val="99"/>
    <w:semiHidden/>
    <w:rsid w:val="009A7B4D"/>
    <w:rPr>
      <w:rFonts w:ascii="BA Fontov Regular" w:hAnsi="BA Fontov Regular" w:cs="FrankRuehl"/>
      <w:sz w:val="18"/>
      <w:szCs w:val="18"/>
    </w:rPr>
  </w:style>
  <w:style w:type="character" w:styleId="HTML1">
    <w:name w:val="HTML Sample"/>
    <w:basedOn w:val="a4"/>
    <w:uiPriority w:val="99"/>
    <w:semiHidden/>
    <w:unhideWhenUsed/>
    <w:rsid w:val="009A7B4D"/>
    <w:rPr>
      <w:rFonts w:ascii="Consolas" w:hAnsi="Consolas"/>
      <w:sz w:val="24"/>
      <w:szCs w:val="24"/>
    </w:rPr>
  </w:style>
  <w:style w:type="character" w:styleId="affffff4">
    <w:name w:val="Intense Emphasis"/>
    <w:basedOn w:val="a4"/>
    <w:uiPriority w:val="21"/>
    <w:qFormat/>
    <w:rsid w:val="009A7B4D"/>
    <w:rPr>
      <w:i/>
      <w:iCs/>
      <w:color w:val="5B9BD5" w:themeColor="accent1"/>
    </w:rPr>
  </w:style>
  <w:style w:type="character" w:styleId="affffff5">
    <w:name w:val="Mention"/>
    <w:basedOn w:val="a4"/>
    <w:uiPriority w:val="99"/>
    <w:semiHidden/>
    <w:unhideWhenUsed/>
    <w:rsid w:val="009A7B4D"/>
    <w:rPr>
      <w:color w:val="2B579A"/>
      <w:shd w:val="clear" w:color="auto" w:fill="E1DFDD"/>
    </w:rPr>
  </w:style>
  <w:style w:type="character" w:styleId="-">
    <w:name w:val="Smart Hyperlink"/>
    <w:basedOn w:val="a4"/>
    <w:uiPriority w:val="99"/>
    <w:semiHidden/>
    <w:unhideWhenUsed/>
    <w:rsid w:val="009A7B4D"/>
    <w:rPr>
      <w:u w:val="dotted"/>
    </w:rPr>
  </w:style>
  <w:style w:type="paragraph" w:styleId="affffff6">
    <w:name w:val="List Continue"/>
    <w:basedOn w:val="a3"/>
    <w:uiPriority w:val="99"/>
    <w:semiHidden/>
    <w:unhideWhenUsed/>
    <w:rsid w:val="009A7B4D"/>
    <w:pPr>
      <w:spacing w:after="120"/>
      <w:ind w:left="283"/>
      <w:contextualSpacing/>
    </w:pPr>
  </w:style>
  <w:style w:type="paragraph" w:styleId="29">
    <w:name w:val="List Continue 2"/>
    <w:basedOn w:val="a3"/>
    <w:uiPriority w:val="99"/>
    <w:semiHidden/>
    <w:unhideWhenUsed/>
    <w:rsid w:val="009A7B4D"/>
    <w:pPr>
      <w:spacing w:after="120"/>
      <w:ind w:left="566"/>
      <w:contextualSpacing/>
    </w:pPr>
  </w:style>
  <w:style w:type="paragraph" w:styleId="3a">
    <w:name w:val="List Continue 3"/>
    <w:basedOn w:val="a3"/>
    <w:uiPriority w:val="99"/>
    <w:semiHidden/>
    <w:unhideWhenUsed/>
    <w:rsid w:val="009A7B4D"/>
    <w:pPr>
      <w:spacing w:after="120"/>
      <w:ind w:left="849"/>
      <w:contextualSpacing/>
    </w:pPr>
  </w:style>
  <w:style w:type="paragraph" w:styleId="43">
    <w:name w:val="List Continue 4"/>
    <w:basedOn w:val="a3"/>
    <w:uiPriority w:val="99"/>
    <w:semiHidden/>
    <w:unhideWhenUsed/>
    <w:rsid w:val="009A7B4D"/>
    <w:pPr>
      <w:spacing w:after="120"/>
      <w:ind w:left="1132"/>
      <w:contextualSpacing/>
    </w:pPr>
  </w:style>
  <w:style w:type="paragraph" w:styleId="53">
    <w:name w:val="List Continue 5"/>
    <w:basedOn w:val="a3"/>
    <w:uiPriority w:val="99"/>
    <w:semiHidden/>
    <w:unhideWhenUsed/>
    <w:rsid w:val="009A7B4D"/>
    <w:pPr>
      <w:spacing w:after="120"/>
      <w:ind w:left="1415"/>
      <w:contextualSpacing/>
    </w:pPr>
  </w:style>
  <w:style w:type="character" w:styleId="affffff7">
    <w:name w:val="Intense Reference"/>
    <w:basedOn w:val="a4"/>
    <w:uiPriority w:val="32"/>
    <w:qFormat/>
    <w:rsid w:val="009A7B4D"/>
    <w:rPr>
      <w:b/>
      <w:bCs/>
      <w:smallCaps/>
      <w:color w:val="5B9BD5" w:themeColor="accent1"/>
      <w:spacing w:val="5"/>
    </w:rPr>
  </w:style>
  <w:style w:type="character" w:styleId="affffff8">
    <w:name w:val="endnote reference"/>
    <w:basedOn w:val="a4"/>
    <w:uiPriority w:val="99"/>
    <w:semiHidden/>
    <w:unhideWhenUsed/>
    <w:rsid w:val="009A7B4D"/>
    <w:rPr>
      <w:vertAlign w:val="superscript"/>
    </w:rPr>
  </w:style>
  <w:style w:type="character" w:styleId="affffff9">
    <w:name w:val="Subtle Reference"/>
    <w:basedOn w:val="a4"/>
    <w:uiPriority w:val="31"/>
    <w:qFormat/>
    <w:rsid w:val="009A7B4D"/>
    <w:rPr>
      <w:smallCaps/>
      <w:color w:val="5A5A5A" w:themeColor="text1" w:themeTint="A5"/>
    </w:rPr>
  </w:style>
  <w:style w:type="table" w:styleId="-10">
    <w:name w:val="Light Shading Accent 1"/>
    <w:basedOn w:val="a5"/>
    <w:uiPriority w:val="60"/>
    <w:semiHidden/>
    <w:unhideWhenUsed/>
    <w:rsid w:val="009A7B4D"/>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0">
    <w:name w:val="Light Shading Accent 2"/>
    <w:basedOn w:val="a5"/>
    <w:uiPriority w:val="60"/>
    <w:semiHidden/>
    <w:unhideWhenUsed/>
    <w:rsid w:val="009A7B4D"/>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0">
    <w:name w:val="Light Shading Accent 3"/>
    <w:basedOn w:val="a5"/>
    <w:uiPriority w:val="60"/>
    <w:semiHidden/>
    <w:unhideWhenUsed/>
    <w:rsid w:val="009A7B4D"/>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5"/>
    <w:uiPriority w:val="60"/>
    <w:semiHidden/>
    <w:unhideWhenUsed/>
    <w:rsid w:val="009A7B4D"/>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5"/>
    <w:uiPriority w:val="60"/>
    <w:semiHidden/>
    <w:unhideWhenUsed/>
    <w:rsid w:val="009A7B4D"/>
    <w:pPr>
      <w:spacing w:after="0" w:line="240" w:lineRule="auto"/>
    </w:pPr>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5"/>
    <w:uiPriority w:val="60"/>
    <w:semiHidden/>
    <w:unhideWhenUsed/>
    <w:rsid w:val="009A7B4D"/>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0">
    <w:name w:val="Medium Shading 2 Accent 4"/>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Shading 1"/>
    <w:basedOn w:val="a5"/>
    <w:uiPriority w:val="63"/>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5"/>
    <w:uiPriority w:val="63"/>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5"/>
    <w:uiPriority w:val="63"/>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5"/>
    <w:uiPriority w:val="63"/>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5"/>
    <w:uiPriority w:val="63"/>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5"/>
    <w:uiPriority w:val="63"/>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5"/>
    <w:uiPriority w:val="63"/>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5"/>
    <w:uiPriority w:val="64"/>
    <w:semiHidden/>
    <w:unhideWhenUsed/>
    <w:rsid w:val="009A7B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ffffffa">
    <w:name w:val="Colorful Shading"/>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1">
    <w:name w:val="Colorful Shading Accent 4"/>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0">
    <w:name w:val="Colorful Shading Accent 5"/>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0">
    <w:name w:val="Colorful Shading Accent 6"/>
    <w:basedOn w:val="a5"/>
    <w:uiPriority w:val="71"/>
    <w:semiHidden/>
    <w:unhideWhenUsed/>
    <w:rsid w:val="009A7B4D"/>
    <w:pPr>
      <w:spacing w:after="0" w:line="240" w:lineRule="auto"/>
    </w:pPr>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affffffb">
    <w:name w:val="Strong"/>
    <w:basedOn w:val="a4"/>
    <w:qFormat/>
    <w:rsid w:val="009A7B4D"/>
    <w:rPr>
      <w:b/>
      <w:bCs/>
    </w:rPr>
  </w:style>
  <w:style w:type="paragraph" w:styleId="affffffc">
    <w:name w:val="Signature"/>
    <w:basedOn w:val="a3"/>
    <w:link w:val="affffffd"/>
    <w:uiPriority w:val="99"/>
    <w:semiHidden/>
    <w:unhideWhenUsed/>
    <w:rsid w:val="009A7B4D"/>
    <w:pPr>
      <w:spacing w:line="240" w:lineRule="auto"/>
      <w:ind w:left="4252"/>
    </w:pPr>
  </w:style>
  <w:style w:type="character" w:customStyle="1" w:styleId="affffffd">
    <w:name w:val="חתימה תו"/>
    <w:basedOn w:val="a4"/>
    <w:link w:val="affffffc"/>
    <w:uiPriority w:val="99"/>
    <w:semiHidden/>
    <w:rsid w:val="009A7B4D"/>
    <w:rPr>
      <w:rFonts w:ascii="BA Fontov Regular" w:hAnsi="BA Fontov Regular" w:cs="FrankRuehl"/>
      <w:sz w:val="18"/>
      <w:szCs w:val="18"/>
    </w:rPr>
  </w:style>
  <w:style w:type="paragraph" w:styleId="affffffe">
    <w:name w:val="E-mail Signature"/>
    <w:basedOn w:val="a3"/>
    <w:link w:val="afffffff"/>
    <w:uiPriority w:val="99"/>
    <w:semiHidden/>
    <w:unhideWhenUsed/>
    <w:rsid w:val="009A7B4D"/>
    <w:pPr>
      <w:spacing w:line="240" w:lineRule="auto"/>
    </w:pPr>
  </w:style>
  <w:style w:type="character" w:customStyle="1" w:styleId="afffffff">
    <w:name w:val="חתימת דואר אלקטרוני תו"/>
    <w:basedOn w:val="a4"/>
    <w:link w:val="affffffe"/>
    <w:uiPriority w:val="99"/>
    <w:semiHidden/>
    <w:rsid w:val="009A7B4D"/>
    <w:rPr>
      <w:rFonts w:ascii="BA Fontov Regular" w:hAnsi="BA Fontov Regular" w:cs="FrankRuehl"/>
      <w:sz w:val="18"/>
      <w:szCs w:val="18"/>
    </w:rPr>
  </w:style>
  <w:style w:type="table" w:styleId="afffffff0">
    <w:name w:val="Table Elegant"/>
    <w:basedOn w:val="a5"/>
    <w:uiPriority w:val="99"/>
    <w:semiHidden/>
    <w:unhideWhenUsed/>
    <w:rsid w:val="009A7B4D"/>
    <w:pPr>
      <w:bidi/>
      <w:spacing w:after="0" w:line="22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ff1">
    <w:name w:val="Table Professional"/>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4">
    <w:name w:val="Table Subtle 1"/>
    <w:basedOn w:val="a5"/>
    <w:uiPriority w:val="99"/>
    <w:semiHidden/>
    <w:unhideWhenUsed/>
    <w:rsid w:val="009A7B4D"/>
    <w:pPr>
      <w:bidi/>
      <w:spacing w:after="0" w:line="220" w:lineRule="exact"/>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Subtle 2"/>
    <w:basedOn w:val="a5"/>
    <w:uiPriority w:val="99"/>
    <w:semiHidden/>
    <w:unhideWhenUsed/>
    <w:rsid w:val="009A7B4D"/>
    <w:pPr>
      <w:bidi/>
      <w:spacing w:after="0" w:line="220" w:lineRule="exact"/>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ff2">
    <w:name w:val="Table Contemporary"/>
    <w:basedOn w:val="a5"/>
    <w:uiPriority w:val="99"/>
    <w:semiHidden/>
    <w:unhideWhenUsed/>
    <w:rsid w:val="009A7B4D"/>
    <w:pPr>
      <w:bidi/>
      <w:spacing w:after="0" w:line="220" w:lineRule="exact"/>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5">
    <w:name w:val="Table Simple 1"/>
    <w:basedOn w:val="a5"/>
    <w:uiPriority w:val="99"/>
    <w:semiHidden/>
    <w:unhideWhenUsed/>
    <w:rsid w:val="009A7B4D"/>
    <w:pPr>
      <w:bidi/>
      <w:spacing w:after="0" w:line="220" w:lineRule="exact"/>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c">
    <w:name w:val="Table Simple 2"/>
    <w:basedOn w:val="a5"/>
    <w:uiPriority w:val="99"/>
    <w:semiHidden/>
    <w:unhideWhenUsed/>
    <w:rsid w:val="009A7B4D"/>
    <w:pPr>
      <w:bidi/>
      <w:spacing w:after="0" w:line="220" w:lineRule="exact"/>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6">
    <w:name w:val="Table Colorful 1"/>
    <w:basedOn w:val="a5"/>
    <w:uiPriority w:val="99"/>
    <w:semiHidden/>
    <w:unhideWhenUsed/>
    <w:rsid w:val="009A7B4D"/>
    <w:pPr>
      <w:bidi/>
      <w:spacing w:after="0" w:line="220" w:lineRule="exact"/>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9A7B4D"/>
    <w:pPr>
      <w:bidi/>
      <w:spacing w:after="0" w:line="220" w:lineRule="exact"/>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5"/>
    <w:uiPriority w:val="99"/>
    <w:semiHidden/>
    <w:unhideWhenUsed/>
    <w:rsid w:val="009A7B4D"/>
    <w:pPr>
      <w:bidi/>
      <w:spacing w:after="0" w:line="220" w:lineRule="exact"/>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lassic 1"/>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lassic 2"/>
    <w:basedOn w:val="a5"/>
    <w:uiPriority w:val="99"/>
    <w:semiHidden/>
    <w:unhideWhenUsed/>
    <w:rsid w:val="009A7B4D"/>
    <w:pPr>
      <w:bidi/>
      <w:spacing w:after="0" w:line="220" w:lineRule="exact"/>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5"/>
    <w:uiPriority w:val="99"/>
    <w:semiHidden/>
    <w:unhideWhenUsed/>
    <w:rsid w:val="009A7B4D"/>
    <w:pPr>
      <w:bidi/>
      <w:spacing w:after="0" w:line="220" w:lineRule="exact"/>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5"/>
    <w:uiPriority w:val="99"/>
    <w:semiHidden/>
    <w:unhideWhenUsed/>
    <w:rsid w:val="009A7B4D"/>
    <w:pPr>
      <w:bidi/>
      <w:spacing w:after="0" w:line="220" w:lineRule="exact"/>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Plain Table 1"/>
    <w:basedOn w:val="a5"/>
    <w:uiPriority w:val="41"/>
    <w:rsid w:val="009A7B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
    <w:name w:val="Plain Table 2"/>
    <w:basedOn w:val="a5"/>
    <w:uiPriority w:val="42"/>
    <w:rsid w:val="009A7B4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e">
    <w:name w:val="Plain Table 3"/>
    <w:basedOn w:val="a5"/>
    <w:uiPriority w:val="43"/>
    <w:rsid w:val="009A7B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5">
    <w:name w:val="Plain Table 4"/>
    <w:basedOn w:val="a5"/>
    <w:uiPriority w:val="44"/>
    <w:rsid w:val="009A7B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4">
    <w:name w:val="Plain Table 5"/>
    <w:basedOn w:val="a5"/>
    <w:uiPriority w:val="45"/>
    <w:rsid w:val="009A7B4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9">
    <w:name w:val="Table Web 1"/>
    <w:basedOn w:val="a5"/>
    <w:uiPriority w:val="99"/>
    <w:semiHidden/>
    <w:unhideWhenUsed/>
    <w:rsid w:val="009A7B4D"/>
    <w:pPr>
      <w:bidi/>
      <w:spacing w:after="0" w:line="220" w:lineRule="exact"/>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0">
    <w:name w:val="Table Web 2"/>
    <w:basedOn w:val="a5"/>
    <w:uiPriority w:val="99"/>
    <w:semiHidden/>
    <w:unhideWhenUsed/>
    <w:rsid w:val="009A7B4D"/>
    <w:pPr>
      <w:bidi/>
      <w:spacing w:after="0" w:line="220" w:lineRule="exact"/>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semiHidden/>
    <w:unhideWhenUsed/>
    <w:rsid w:val="009A7B4D"/>
    <w:pPr>
      <w:bidi/>
      <w:spacing w:after="0" w:line="220" w:lineRule="exact"/>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a">
    <w:name w:val="List Table 1 Light"/>
    <w:basedOn w:val="a5"/>
    <w:uiPriority w:val="46"/>
    <w:rsid w:val="009A7B4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5"/>
    <w:uiPriority w:val="46"/>
    <w:rsid w:val="009A7B4D"/>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0">
    <w:name w:val="List Table 1 Light Accent 2"/>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0">
    <w:name w:val="List Table 1 Light Accent 3"/>
    <w:basedOn w:val="a5"/>
    <w:uiPriority w:val="46"/>
    <w:rsid w:val="009A7B4D"/>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0">
    <w:name w:val="List Table 1 Light Accent 4"/>
    <w:basedOn w:val="a5"/>
    <w:uiPriority w:val="46"/>
    <w:rsid w:val="009A7B4D"/>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0">
    <w:name w:val="List Table 1 Light Accent 5"/>
    <w:basedOn w:val="a5"/>
    <w:uiPriority w:val="46"/>
    <w:rsid w:val="009A7B4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0">
    <w:name w:val="List Table 1 Light Accent 6"/>
    <w:basedOn w:val="a5"/>
    <w:uiPriority w:val="46"/>
    <w:rsid w:val="009A7B4D"/>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1">
    <w:name w:val="List Table 2"/>
    <w:basedOn w:val="a5"/>
    <w:uiPriority w:val="47"/>
    <w:rsid w:val="009A7B4D"/>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5"/>
    <w:uiPriority w:val="47"/>
    <w:rsid w:val="009A7B4D"/>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List Table 2 Accent 2"/>
    <w:basedOn w:val="a5"/>
    <w:uiPriority w:val="47"/>
    <w:rsid w:val="009A7B4D"/>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List Table 2 Accent 3"/>
    <w:basedOn w:val="a5"/>
    <w:uiPriority w:val="47"/>
    <w:rsid w:val="009A7B4D"/>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5"/>
    <w:uiPriority w:val="47"/>
    <w:rsid w:val="009A7B4D"/>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List Table 2 Accent 5"/>
    <w:basedOn w:val="a5"/>
    <w:uiPriority w:val="47"/>
    <w:rsid w:val="009A7B4D"/>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List Table 2 Accent 6"/>
    <w:basedOn w:val="a5"/>
    <w:uiPriority w:val="47"/>
    <w:rsid w:val="009A7B4D"/>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0">
    <w:name w:val="List Table 3"/>
    <w:basedOn w:val="a5"/>
    <w:uiPriority w:val="48"/>
    <w:rsid w:val="009A7B4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5"/>
    <w:uiPriority w:val="48"/>
    <w:rsid w:val="009A7B4D"/>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5"/>
    <w:uiPriority w:val="48"/>
    <w:rsid w:val="009A7B4D"/>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5"/>
    <w:uiPriority w:val="48"/>
    <w:rsid w:val="009A7B4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5"/>
    <w:uiPriority w:val="48"/>
    <w:rsid w:val="009A7B4D"/>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5"/>
    <w:uiPriority w:val="48"/>
    <w:rsid w:val="009A7B4D"/>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5"/>
    <w:uiPriority w:val="48"/>
    <w:rsid w:val="009A7B4D"/>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
    <w:name w:val="List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5">
    <w:name w:val="List Table 5 Dark"/>
    <w:basedOn w:val="a5"/>
    <w:uiPriority w:val="50"/>
    <w:rsid w:val="009A7B4D"/>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5"/>
    <w:uiPriority w:val="50"/>
    <w:rsid w:val="009A7B4D"/>
    <w:pPr>
      <w:spacing w:after="0"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5"/>
    <w:uiPriority w:val="50"/>
    <w:rsid w:val="009A7B4D"/>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5"/>
    <w:uiPriority w:val="50"/>
    <w:rsid w:val="009A7B4D"/>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5"/>
    <w:uiPriority w:val="50"/>
    <w:rsid w:val="009A7B4D"/>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5"/>
    <w:uiPriority w:val="50"/>
    <w:rsid w:val="009A7B4D"/>
    <w:pPr>
      <w:spacing w:after="0" w:line="240" w:lineRule="auto"/>
    </w:pPr>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5"/>
    <w:uiPriority w:val="50"/>
    <w:rsid w:val="009A7B4D"/>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5"/>
    <w:uiPriority w:val="51"/>
    <w:rsid w:val="009A7B4D"/>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1">
    <w:name w:val="List Table 7 Colorful"/>
    <w:basedOn w:val="a5"/>
    <w:uiPriority w:val="52"/>
    <w:rsid w:val="009A7B4D"/>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5"/>
    <w:uiPriority w:val="52"/>
    <w:rsid w:val="009A7B4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5"/>
    <w:uiPriority w:val="52"/>
    <w:rsid w:val="009A7B4D"/>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5"/>
    <w:uiPriority w:val="52"/>
    <w:rsid w:val="009A7B4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5"/>
    <w:uiPriority w:val="52"/>
    <w:rsid w:val="009A7B4D"/>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5"/>
    <w:uiPriority w:val="52"/>
    <w:rsid w:val="009A7B4D"/>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5"/>
    <w:uiPriority w:val="52"/>
    <w:rsid w:val="009A7B4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b">
    <w:name w:val="Grid Table 1 Light"/>
    <w:basedOn w:val="a5"/>
    <w:uiPriority w:val="46"/>
    <w:rsid w:val="009A7B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1">
    <w:name w:val="Grid Table 1 Light Accent 1"/>
    <w:basedOn w:val="a5"/>
    <w:uiPriority w:val="46"/>
    <w:rsid w:val="009A7B4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1">
    <w:name w:val="Grid Table 1 Light Accent 2"/>
    <w:basedOn w:val="a5"/>
    <w:uiPriority w:val="46"/>
    <w:rsid w:val="009A7B4D"/>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1">
    <w:name w:val="Grid Table 1 Light Accent 3"/>
    <w:basedOn w:val="a5"/>
    <w:uiPriority w:val="46"/>
    <w:rsid w:val="009A7B4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1">
    <w:name w:val="Grid Table 1 Light Accent 4"/>
    <w:basedOn w:val="a5"/>
    <w:uiPriority w:val="46"/>
    <w:rsid w:val="009A7B4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1">
    <w:name w:val="Grid Table 1 Light Accent 5"/>
    <w:basedOn w:val="a5"/>
    <w:uiPriority w:val="46"/>
    <w:rsid w:val="009A7B4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1">
    <w:name w:val="Grid Table 1 Light Accent 6"/>
    <w:basedOn w:val="a5"/>
    <w:uiPriority w:val="46"/>
    <w:rsid w:val="009A7B4D"/>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2">
    <w:name w:val="Grid Table 2"/>
    <w:basedOn w:val="a5"/>
    <w:uiPriority w:val="47"/>
    <w:rsid w:val="009A7B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1">
    <w:name w:val="Grid Table 2 Accent 1"/>
    <w:basedOn w:val="a5"/>
    <w:uiPriority w:val="47"/>
    <w:rsid w:val="009A7B4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1">
    <w:name w:val="Grid Table 2 Accent 2"/>
    <w:basedOn w:val="a5"/>
    <w:uiPriority w:val="47"/>
    <w:rsid w:val="009A7B4D"/>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1">
    <w:name w:val="Grid Table 2 Accent 3"/>
    <w:basedOn w:val="a5"/>
    <w:uiPriority w:val="47"/>
    <w:rsid w:val="009A7B4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5"/>
    <w:uiPriority w:val="47"/>
    <w:rsid w:val="009A7B4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1">
    <w:name w:val="Grid Table 2 Accent 5"/>
    <w:basedOn w:val="a5"/>
    <w:uiPriority w:val="47"/>
    <w:rsid w:val="009A7B4D"/>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1">
    <w:name w:val="Grid Table 2 Accent 6"/>
    <w:basedOn w:val="a5"/>
    <w:uiPriority w:val="47"/>
    <w:rsid w:val="009A7B4D"/>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1">
    <w:name w:val="Grid Table 3"/>
    <w:basedOn w:val="a5"/>
    <w:uiPriority w:val="48"/>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5"/>
    <w:uiPriority w:val="48"/>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5"/>
    <w:uiPriority w:val="48"/>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5"/>
    <w:uiPriority w:val="48"/>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5"/>
    <w:uiPriority w:val="48"/>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5"/>
    <w:uiPriority w:val="48"/>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5"/>
    <w:uiPriority w:val="48"/>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7">
    <w:name w:val="Grid Table 4"/>
    <w:basedOn w:val="a5"/>
    <w:uiPriority w:val="49"/>
    <w:rsid w:val="009A7B4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5"/>
    <w:uiPriority w:val="49"/>
    <w:rsid w:val="009A7B4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5"/>
    <w:uiPriority w:val="49"/>
    <w:rsid w:val="009A7B4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5"/>
    <w:uiPriority w:val="49"/>
    <w:rsid w:val="009A7B4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5"/>
    <w:uiPriority w:val="49"/>
    <w:rsid w:val="009A7B4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5"/>
    <w:uiPriority w:val="49"/>
    <w:rsid w:val="009A7B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5"/>
    <w:uiPriority w:val="49"/>
    <w:rsid w:val="009A7B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6">
    <w:name w:val="Grid Table 5 Dark"/>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5"/>
    <w:uiPriority w:val="50"/>
    <w:rsid w:val="009A7B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2">
    <w:name w:val="Grid Table 6 Colorful"/>
    <w:basedOn w:val="a5"/>
    <w:uiPriority w:val="51"/>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5"/>
    <w:uiPriority w:val="51"/>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5"/>
    <w:uiPriority w:val="51"/>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5"/>
    <w:uiPriority w:val="51"/>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5"/>
    <w:uiPriority w:val="51"/>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5"/>
    <w:uiPriority w:val="51"/>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5"/>
    <w:uiPriority w:val="51"/>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2">
    <w:name w:val="Grid Table 7 Colorful"/>
    <w:basedOn w:val="a5"/>
    <w:uiPriority w:val="52"/>
    <w:rsid w:val="009A7B4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5"/>
    <w:uiPriority w:val="52"/>
    <w:rsid w:val="009A7B4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5"/>
    <w:uiPriority w:val="52"/>
    <w:rsid w:val="009A7B4D"/>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5"/>
    <w:uiPriority w:val="52"/>
    <w:rsid w:val="009A7B4D"/>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5"/>
    <w:uiPriority w:val="52"/>
    <w:rsid w:val="009A7B4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5"/>
    <w:uiPriority w:val="52"/>
    <w:rsid w:val="009A7B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5"/>
    <w:uiPriority w:val="52"/>
    <w:rsid w:val="009A7B4D"/>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afffffff3">
    <w:name w:val="Block Text"/>
    <w:basedOn w:val="a3"/>
    <w:uiPriority w:val="99"/>
    <w:semiHidden/>
    <w:unhideWhenUsed/>
    <w:rsid w:val="009A7B4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afffffff4">
    <w:name w:val="endnote text"/>
    <w:basedOn w:val="a3"/>
    <w:link w:val="afffffff5"/>
    <w:uiPriority w:val="99"/>
    <w:semiHidden/>
    <w:unhideWhenUsed/>
    <w:rsid w:val="009A7B4D"/>
    <w:pPr>
      <w:spacing w:line="240" w:lineRule="auto"/>
    </w:pPr>
    <w:rPr>
      <w:sz w:val="20"/>
      <w:szCs w:val="20"/>
    </w:rPr>
  </w:style>
  <w:style w:type="character" w:customStyle="1" w:styleId="afffffff5">
    <w:name w:val="טקסט הערת סיום תו"/>
    <w:basedOn w:val="a4"/>
    <w:link w:val="afffffff4"/>
    <w:uiPriority w:val="99"/>
    <w:semiHidden/>
    <w:rsid w:val="009A7B4D"/>
    <w:rPr>
      <w:rFonts w:ascii="BA Fontov Regular" w:hAnsi="BA Fontov Regular" w:cs="FrankRuehl"/>
      <w:sz w:val="20"/>
      <w:szCs w:val="20"/>
    </w:rPr>
  </w:style>
  <w:style w:type="paragraph" w:styleId="afffffff6">
    <w:name w:val="macro"/>
    <w:link w:val="afffffff7"/>
    <w:uiPriority w:val="99"/>
    <w:semiHidden/>
    <w:unhideWhenUsed/>
    <w:rsid w:val="009A7B4D"/>
    <w:pPr>
      <w:tabs>
        <w:tab w:val="left" w:pos="480"/>
        <w:tab w:val="left" w:pos="960"/>
        <w:tab w:val="left" w:pos="1440"/>
        <w:tab w:val="left" w:pos="1920"/>
        <w:tab w:val="left" w:pos="2400"/>
        <w:tab w:val="left" w:pos="2880"/>
        <w:tab w:val="left" w:pos="3360"/>
        <w:tab w:val="left" w:pos="3840"/>
        <w:tab w:val="left" w:pos="4320"/>
      </w:tabs>
      <w:bidi/>
      <w:spacing w:after="0" w:line="220" w:lineRule="exact"/>
      <w:jc w:val="both"/>
    </w:pPr>
    <w:rPr>
      <w:rFonts w:ascii="Consolas" w:hAnsi="Consolas" w:cs="FrankRuehl"/>
      <w:sz w:val="20"/>
      <w:szCs w:val="20"/>
    </w:rPr>
  </w:style>
  <w:style w:type="character" w:customStyle="1" w:styleId="afffffff7">
    <w:name w:val="טקסט מאקרו תו"/>
    <w:basedOn w:val="a4"/>
    <w:link w:val="afffffff6"/>
    <w:uiPriority w:val="99"/>
    <w:semiHidden/>
    <w:rsid w:val="009A7B4D"/>
    <w:rPr>
      <w:rFonts w:ascii="Consolas" w:hAnsi="Consolas" w:cs="FrankRuehl"/>
      <w:sz w:val="20"/>
      <w:szCs w:val="20"/>
    </w:rPr>
  </w:style>
  <w:style w:type="paragraph" w:styleId="afffffff8">
    <w:name w:val="Plain Text"/>
    <w:basedOn w:val="a3"/>
    <w:link w:val="afffffff9"/>
    <w:uiPriority w:val="99"/>
    <w:semiHidden/>
    <w:unhideWhenUsed/>
    <w:rsid w:val="009A7B4D"/>
    <w:pPr>
      <w:spacing w:line="240" w:lineRule="auto"/>
    </w:pPr>
    <w:rPr>
      <w:rFonts w:ascii="Consolas" w:hAnsi="Consolas"/>
      <w:sz w:val="21"/>
      <w:szCs w:val="21"/>
    </w:rPr>
  </w:style>
  <w:style w:type="character" w:customStyle="1" w:styleId="afffffff9">
    <w:name w:val="טקסט רגיל תו"/>
    <w:basedOn w:val="a4"/>
    <w:link w:val="afffffff8"/>
    <w:uiPriority w:val="99"/>
    <w:semiHidden/>
    <w:rsid w:val="009A7B4D"/>
    <w:rPr>
      <w:rFonts w:ascii="Consolas" w:hAnsi="Consolas" w:cs="FrankRuehl"/>
      <w:sz w:val="21"/>
      <w:szCs w:val="21"/>
    </w:rPr>
  </w:style>
  <w:style w:type="character" w:styleId="afffffffa">
    <w:name w:val="Book Title"/>
    <w:basedOn w:val="a4"/>
    <w:uiPriority w:val="33"/>
    <w:qFormat/>
    <w:rsid w:val="009A7B4D"/>
    <w:rPr>
      <w:b/>
      <w:bCs/>
      <w:i/>
      <w:iCs/>
      <w:spacing w:val="5"/>
    </w:rPr>
  </w:style>
  <w:style w:type="paragraph" w:styleId="afffffffb">
    <w:name w:val="index heading"/>
    <w:basedOn w:val="a3"/>
    <w:next w:val="Index1"/>
    <w:uiPriority w:val="99"/>
    <w:semiHidden/>
    <w:unhideWhenUsed/>
    <w:rsid w:val="009A7B4D"/>
    <w:rPr>
      <w:rFonts w:asciiTheme="majorHAnsi" w:eastAsiaTheme="majorEastAsia" w:hAnsiTheme="majorHAnsi" w:cstheme="majorBidi"/>
      <w:b/>
      <w:bCs/>
    </w:rPr>
  </w:style>
  <w:style w:type="paragraph" w:styleId="afffffffc">
    <w:name w:val="Note Heading"/>
    <w:basedOn w:val="a3"/>
    <w:next w:val="a3"/>
    <w:link w:val="afffffffd"/>
    <w:uiPriority w:val="99"/>
    <w:semiHidden/>
    <w:unhideWhenUsed/>
    <w:rsid w:val="009A7B4D"/>
    <w:pPr>
      <w:spacing w:line="240" w:lineRule="auto"/>
    </w:pPr>
  </w:style>
  <w:style w:type="character" w:customStyle="1" w:styleId="afffffffd">
    <w:name w:val="כותרת הערות תו"/>
    <w:basedOn w:val="a4"/>
    <w:link w:val="afffffffc"/>
    <w:uiPriority w:val="99"/>
    <w:semiHidden/>
    <w:rsid w:val="009A7B4D"/>
    <w:rPr>
      <w:rFonts w:ascii="BA Fontov Regular" w:hAnsi="BA Fontov Regular" w:cs="FrankRuehl"/>
      <w:sz w:val="18"/>
      <w:szCs w:val="18"/>
    </w:rPr>
  </w:style>
  <w:style w:type="paragraph" w:styleId="afffffffe">
    <w:name w:val="Title"/>
    <w:basedOn w:val="a3"/>
    <w:next w:val="a3"/>
    <w:link w:val="affffffff"/>
    <w:qFormat/>
    <w:rsid w:val="009A7B4D"/>
    <w:pPr>
      <w:spacing w:line="240" w:lineRule="auto"/>
      <w:contextualSpacing/>
    </w:pPr>
    <w:rPr>
      <w:rFonts w:asciiTheme="majorHAnsi" w:eastAsiaTheme="majorEastAsia" w:hAnsiTheme="majorHAnsi" w:cstheme="majorBidi"/>
      <w:spacing w:val="-10"/>
      <w:kern w:val="28"/>
      <w:sz w:val="56"/>
      <w:szCs w:val="56"/>
    </w:rPr>
  </w:style>
  <w:style w:type="character" w:customStyle="1" w:styleId="affffffff">
    <w:name w:val="כותרת טקסט תו"/>
    <w:basedOn w:val="a4"/>
    <w:link w:val="afffffffe"/>
    <w:rsid w:val="009A7B4D"/>
    <w:rPr>
      <w:rFonts w:asciiTheme="majorHAnsi" w:eastAsiaTheme="majorEastAsia" w:hAnsiTheme="majorHAnsi" w:cstheme="majorBidi"/>
      <w:spacing w:val="-10"/>
      <w:kern w:val="28"/>
      <w:sz w:val="56"/>
      <w:szCs w:val="56"/>
    </w:rPr>
  </w:style>
  <w:style w:type="paragraph" w:styleId="affffffff0">
    <w:name w:val="Message Header"/>
    <w:basedOn w:val="a3"/>
    <w:link w:val="affffffff1"/>
    <w:uiPriority w:val="99"/>
    <w:semiHidden/>
    <w:unhideWhenUsed/>
    <w:rsid w:val="009A7B4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affffffff1">
    <w:name w:val="כותרת עליונה של הודעה תו"/>
    <w:basedOn w:val="a4"/>
    <w:link w:val="affffffff0"/>
    <w:uiPriority w:val="99"/>
    <w:semiHidden/>
    <w:rsid w:val="009A7B4D"/>
    <w:rPr>
      <w:rFonts w:asciiTheme="majorHAnsi" w:eastAsiaTheme="majorEastAsia" w:hAnsiTheme="majorHAnsi" w:cstheme="majorBidi"/>
      <w:sz w:val="24"/>
      <w:szCs w:val="24"/>
      <w:shd w:val="pct20" w:color="auto" w:fill="auto"/>
    </w:rPr>
  </w:style>
  <w:style w:type="paragraph" w:styleId="affffffff2">
    <w:name w:val="toa heading"/>
    <w:basedOn w:val="a3"/>
    <w:next w:val="a3"/>
    <w:uiPriority w:val="99"/>
    <w:semiHidden/>
    <w:unhideWhenUsed/>
    <w:rsid w:val="009A7B4D"/>
    <w:pPr>
      <w:spacing w:before="120"/>
    </w:pPr>
    <w:rPr>
      <w:rFonts w:asciiTheme="majorHAnsi" w:eastAsiaTheme="majorEastAsia" w:hAnsiTheme="majorHAnsi" w:cstheme="majorBidi"/>
      <w:b/>
      <w:bCs/>
      <w:sz w:val="24"/>
      <w:szCs w:val="24"/>
    </w:rPr>
  </w:style>
  <w:style w:type="paragraph" w:styleId="affffffff3">
    <w:name w:val="Normal Indent"/>
    <w:basedOn w:val="a3"/>
    <w:uiPriority w:val="99"/>
    <w:semiHidden/>
    <w:unhideWhenUsed/>
    <w:rsid w:val="009A7B4D"/>
    <w:pPr>
      <w:ind w:left="720"/>
    </w:pPr>
  </w:style>
  <w:style w:type="paragraph" w:styleId="2f3">
    <w:name w:val="Body Text First Indent 2"/>
    <w:basedOn w:val="af6"/>
    <w:link w:val="2f4"/>
    <w:uiPriority w:val="99"/>
    <w:semiHidden/>
    <w:unhideWhenUsed/>
    <w:rsid w:val="009A7B4D"/>
    <w:pPr>
      <w:ind w:left="360" w:firstLine="360"/>
    </w:pPr>
    <w:rPr>
      <w:rFonts w:ascii="BA Fontov Regular" w:hAnsi="BA Fontov Regular"/>
      <w:w w:val="100"/>
    </w:rPr>
  </w:style>
  <w:style w:type="character" w:customStyle="1" w:styleId="2f4">
    <w:name w:val="כניסת שורה ראשונה בגוף טקסט 2 תו"/>
    <w:basedOn w:val="af7"/>
    <w:link w:val="2f3"/>
    <w:uiPriority w:val="99"/>
    <w:semiHidden/>
    <w:rsid w:val="009A7B4D"/>
    <w:rPr>
      <w:rFonts w:ascii="BA Fontov Regular" w:hAnsi="BA Fontov Regular" w:cs="FrankRuehl"/>
      <w:w w:val="92"/>
      <w:sz w:val="18"/>
      <w:szCs w:val="18"/>
    </w:rPr>
  </w:style>
  <w:style w:type="paragraph" w:styleId="HTML2">
    <w:name w:val="HTML Address"/>
    <w:basedOn w:val="a3"/>
    <w:link w:val="HTML3"/>
    <w:uiPriority w:val="99"/>
    <w:semiHidden/>
    <w:unhideWhenUsed/>
    <w:rsid w:val="009A7B4D"/>
    <w:pPr>
      <w:spacing w:line="240" w:lineRule="auto"/>
    </w:pPr>
    <w:rPr>
      <w:i/>
      <w:iCs/>
    </w:rPr>
  </w:style>
  <w:style w:type="character" w:customStyle="1" w:styleId="HTML3">
    <w:name w:val="כתובת HTML תו"/>
    <w:basedOn w:val="a4"/>
    <w:link w:val="HTML2"/>
    <w:uiPriority w:val="99"/>
    <w:semiHidden/>
    <w:rsid w:val="009A7B4D"/>
    <w:rPr>
      <w:rFonts w:ascii="BA Fontov Regular" w:hAnsi="BA Fontov Regular" w:cs="FrankRuehl"/>
      <w:i/>
      <w:iCs/>
      <w:sz w:val="18"/>
      <w:szCs w:val="18"/>
    </w:rPr>
  </w:style>
  <w:style w:type="paragraph" w:styleId="affffffff4">
    <w:name w:val="envelope address"/>
    <w:basedOn w:val="a3"/>
    <w:uiPriority w:val="99"/>
    <w:semiHidden/>
    <w:unhideWhenUsed/>
    <w:rsid w:val="009A7B4D"/>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affffffff5">
    <w:name w:val="envelope return"/>
    <w:basedOn w:val="a3"/>
    <w:uiPriority w:val="99"/>
    <w:semiHidden/>
    <w:unhideWhenUsed/>
    <w:rsid w:val="009A7B4D"/>
    <w:pPr>
      <w:spacing w:line="240" w:lineRule="auto"/>
    </w:pPr>
    <w:rPr>
      <w:rFonts w:asciiTheme="majorHAnsi" w:eastAsiaTheme="majorEastAsia" w:hAnsiTheme="majorHAnsi" w:cstheme="majorBidi"/>
      <w:sz w:val="20"/>
      <w:szCs w:val="20"/>
    </w:rPr>
  </w:style>
  <w:style w:type="paragraph" w:styleId="affffffff6">
    <w:name w:val="No Spacing"/>
    <w:uiPriority w:val="1"/>
    <w:qFormat/>
    <w:rsid w:val="009A7B4D"/>
    <w:pPr>
      <w:bidi/>
      <w:spacing w:after="0" w:line="240" w:lineRule="auto"/>
      <w:jc w:val="both"/>
    </w:pPr>
    <w:rPr>
      <w:rFonts w:ascii="BA Fontov Regular" w:hAnsi="BA Fontov Regular" w:cs="FrankRuehl"/>
      <w:sz w:val="18"/>
      <w:szCs w:val="18"/>
    </w:rPr>
  </w:style>
  <w:style w:type="numbering" w:styleId="a1">
    <w:name w:val="Outline List 3"/>
    <w:basedOn w:val="a6"/>
    <w:uiPriority w:val="99"/>
    <w:semiHidden/>
    <w:unhideWhenUsed/>
    <w:rsid w:val="009A7B4D"/>
    <w:pPr>
      <w:numPr>
        <w:numId w:val="32"/>
      </w:numPr>
    </w:pPr>
  </w:style>
  <w:style w:type="character" w:styleId="HTML4">
    <w:name w:val="HTML Typewriter"/>
    <w:basedOn w:val="a4"/>
    <w:uiPriority w:val="99"/>
    <w:semiHidden/>
    <w:unhideWhenUsed/>
    <w:rsid w:val="009A7B4D"/>
    <w:rPr>
      <w:rFonts w:ascii="Consolas" w:hAnsi="Consolas"/>
      <w:sz w:val="20"/>
      <w:szCs w:val="20"/>
    </w:rPr>
  </w:style>
  <w:style w:type="character" w:styleId="HTML5">
    <w:name w:val="HTML Keyboard"/>
    <w:basedOn w:val="a4"/>
    <w:uiPriority w:val="99"/>
    <w:semiHidden/>
    <w:unhideWhenUsed/>
    <w:rsid w:val="009A7B4D"/>
    <w:rPr>
      <w:rFonts w:ascii="Consolas" w:hAnsi="Consolas"/>
      <w:sz w:val="20"/>
      <w:szCs w:val="20"/>
    </w:rPr>
  </w:style>
  <w:style w:type="table" w:styleId="affffffff7">
    <w:name w:val="Table Theme"/>
    <w:basedOn w:val="a5"/>
    <w:uiPriority w:val="99"/>
    <w:semiHidden/>
    <w:unhideWhenUsed/>
    <w:rsid w:val="009A7B4D"/>
    <w:pPr>
      <w:bidi/>
      <w:spacing w:after="0" w:line="22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f8">
    <w:name w:val="Closing"/>
    <w:basedOn w:val="a3"/>
    <w:link w:val="affffffff9"/>
    <w:uiPriority w:val="99"/>
    <w:semiHidden/>
    <w:unhideWhenUsed/>
    <w:rsid w:val="009A7B4D"/>
    <w:pPr>
      <w:spacing w:line="240" w:lineRule="auto"/>
      <w:ind w:left="4252"/>
    </w:pPr>
  </w:style>
  <w:style w:type="character" w:customStyle="1" w:styleId="affffffff9">
    <w:name w:val="סיום תו"/>
    <w:basedOn w:val="a4"/>
    <w:link w:val="affffffff8"/>
    <w:uiPriority w:val="99"/>
    <w:semiHidden/>
    <w:rsid w:val="009A7B4D"/>
    <w:rPr>
      <w:rFonts w:ascii="BA Fontov Regular" w:hAnsi="BA Fontov Regular" w:cs="FrankRuehl"/>
      <w:sz w:val="18"/>
      <w:szCs w:val="18"/>
    </w:rPr>
  </w:style>
  <w:style w:type="table" w:styleId="1c">
    <w:name w:val="Table Columns 1"/>
    <w:basedOn w:val="a5"/>
    <w:uiPriority w:val="99"/>
    <w:semiHidden/>
    <w:unhideWhenUsed/>
    <w:rsid w:val="009A7B4D"/>
    <w:pPr>
      <w:bidi/>
      <w:spacing w:after="0" w:line="220" w:lineRule="exact"/>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5"/>
    <w:uiPriority w:val="99"/>
    <w:semiHidden/>
    <w:unhideWhenUsed/>
    <w:rsid w:val="009A7B4D"/>
    <w:pPr>
      <w:bidi/>
      <w:spacing w:after="0" w:line="220" w:lineRule="exact"/>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2">
    <w:name w:val="Table Columns 3"/>
    <w:basedOn w:val="a5"/>
    <w:uiPriority w:val="99"/>
    <w:semiHidden/>
    <w:unhideWhenUsed/>
    <w:rsid w:val="009A7B4D"/>
    <w:pPr>
      <w:bidi/>
      <w:spacing w:after="0" w:line="220" w:lineRule="exact"/>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5"/>
    <w:uiPriority w:val="99"/>
    <w:semiHidden/>
    <w:unhideWhenUsed/>
    <w:rsid w:val="009A7B4D"/>
    <w:pPr>
      <w:bidi/>
      <w:spacing w:after="0" w:line="220" w:lineRule="exact"/>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uiPriority w:val="99"/>
    <w:semiHidden/>
    <w:unhideWhenUsed/>
    <w:rsid w:val="009A7B4D"/>
    <w:pPr>
      <w:bidi/>
      <w:spacing w:after="0" w:line="220" w:lineRule="exact"/>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fffa">
    <w:name w:val="Quote"/>
    <w:basedOn w:val="a3"/>
    <w:next w:val="a3"/>
    <w:link w:val="affffffffb"/>
    <w:uiPriority w:val="29"/>
    <w:qFormat/>
    <w:rsid w:val="009A7B4D"/>
    <w:pPr>
      <w:spacing w:before="200" w:after="160"/>
      <w:ind w:left="864" w:right="864"/>
      <w:jc w:val="center"/>
    </w:pPr>
    <w:rPr>
      <w:i/>
      <w:iCs/>
      <w:color w:val="404040" w:themeColor="text1" w:themeTint="BF"/>
    </w:rPr>
  </w:style>
  <w:style w:type="character" w:customStyle="1" w:styleId="affffffffb">
    <w:name w:val="ציטוט תו"/>
    <w:basedOn w:val="a4"/>
    <w:link w:val="affffffffa"/>
    <w:uiPriority w:val="29"/>
    <w:rsid w:val="009A7B4D"/>
    <w:rPr>
      <w:rFonts w:ascii="BA Fontov Regular" w:hAnsi="BA Fontov Regular" w:cs="FrankRuehl"/>
      <w:i/>
      <w:iCs/>
      <w:color w:val="404040" w:themeColor="text1" w:themeTint="BF"/>
      <w:sz w:val="18"/>
      <w:szCs w:val="18"/>
    </w:rPr>
  </w:style>
  <w:style w:type="character" w:styleId="affffffffc">
    <w:name w:val="Smart Link"/>
    <w:basedOn w:val="a4"/>
    <w:uiPriority w:val="99"/>
    <w:semiHidden/>
    <w:unhideWhenUsed/>
    <w:rsid w:val="009A7B4D"/>
    <w:rPr>
      <w:color w:val="0000FF"/>
      <w:u w:val="single"/>
      <w:shd w:val="clear" w:color="auto" w:fill="F3F2F1"/>
    </w:rPr>
  </w:style>
  <w:style w:type="character" w:styleId="HTML6">
    <w:name w:val="HTML Acronym"/>
    <w:basedOn w:val="a4"/>
    <w:uiPriority w:val="99"/>
    <w:semiHidden/>
    <w:unhideWhenUsed/>
    <w:rsid w:val="009A7B4D"/>
  </w:style>
  <w:style w:type="paragraph" w:styleId="2f6">
    <w:name w:val="List 2"/>
    <w:basedOn w:val="a3"/>
    <w:uiPriority w:val="99"/>
    <w:semiHidden/>
    <w:unhideWhenUsed/>
    <w:rsid w:val="009A7B4D"/>
    <w:pPr>
      <w:ind w:left="566" w:hanging="283"/>
      <w:contextualSpacing/>
    </w:pPr>
  </w:style>
  <w:style w:type="paragraph" w:styleId="3f3">
    <w:name w:val="List 3"/>
    <w:basedOn w:val="a3"/>
    <w:uiPriority w:val="99"/>
    <w:semiHidden/>
    <w:unhideWhenUsed/>
    <w:rsid w:val="009A7B4D"/>
    <w:pPr>
      <w:ind w:left="849" w:hanging="283"/>
      <w:contextualSpacing/>
    </w:pPr>
  </w:style>
  <w:style w:type="paragraph" w:styleId="49">
    <w:name w:val="List 4"/>
    <w:basedOn w:val="a3"/>
    <w:uiPriority w:val="99"/>
    <w:semiHidden/>
    <w:unhideWhenUsed/>
    <w:rsid w:val="009A7B4D"/>
    <w:pPr>
      <w:ind w:left="1132" w:hanging="283"/>
      <w:contextualSpacing/>
    </w:pPr>
  </w:style>
  <w:style w:type="paragraph" w:styleId="58">
    <w:name w:val="List 5"/>
    <w:basedOn w:val="a3"/>
    <w:uiPriority w:val="99"/>
    <w:semiHidden/>
    <w:unhideWhenUsed/>
    <w:rsid w:val="009A7B4D"/>
    <w:pPr>
      <w:ind w:left="1415" w:hanging="283"/>
      <w:contextualSpacing/>
    </w:pPr>
  </w:style>
  <w:style w:type="table" w:styleId="affffffffd">
    <w:name w:val="Light List"/>
    <w:basedOn w:val="a5"/>
    <w:uiPriority w:val="61"/>
    <w:semiHidden/>
    <w:unhideWhenUsed/>
    <w:rsid w:val="009A7B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5"/>
    <w:uiPriority w:val="61"/>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2">
    <w:name w:val="Light List Accent 2"/>
    <w:basedOn w:val="a5"/>
    <w:uiPriority w:val="61"/>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2">
    <w:name w:val="Light List Accent 3"/>
    <w:basedOn w:val="a5"/>
    <w:uiPriority w:val="61"/>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2">
    <w:name w:val="Light List Accent 4"/>
    <w:basedOn w:val="a5"/>
    <w:uiPriority w:val="61"/>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1">
    <w:name w:val="Light List Accent 5"/>
    <w:basedOn w:val="a5"/>
    <w:uiPriority w:val="61"/>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1">
    <w:name w:val="Light List Accent 6"/>
    <w:basedOn w:val="a5"/>
    <w:uiPriority w:val="61"/>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d">
    <w:name w:val="Table List 1"/>
    <w:basedOn w:val="a5"/>
    <w:uiPriority w:val="99"/>
    <w:semiHidden/>
    <w:unhideWhenUsed/>
    <w:rsid w:val="009A7B4D"/>
    <w:pPr>
      <w:bidi/>
      <w:spacing w:after="0" w:line="220" w:lineRule="exact"/>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List 2"/>
    <w:basedOn w:val="a5"/>
    <w:uiPriority w:val="99"/>
    <w:semiHidden/>
    <w:unhideWhenUsed/>
    <w:rsid w:val="009A7B4D"/>
    <w:pPr>
      <w:bidi/>
      <w:spacing w:after="0" w:line="220" w:lineRule="exact"/>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4">
    <w:name w:val="Table List 3"/>
    <w:basedOn w:val="a5"/>
    <w:uiPriority w:val="99"/>
    <w:semiHidden/>
    <w:unhideWhenUsed/>
    <w:rsid w:val="009A7B4D"/>
    <w:pPr>
      <w:bidi/>
      <w:spacing w:after="0" w:line="220" w:lineRule="exact"/>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5"/>
    <w:uiPriority w:val="99"/>
    <w:semiHidden/>
    <w:unhideWhenUsed/>
    <w:rsid w:val="009A7B4D"/>
    <w:pPr>
      <w:bidi/>
      <w:spacing w:after="0" w:line="220" w:lineRule="exact"/>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5"/>
    <w:uiPriority w:val="99"/>
    <w:semiHidden/>
    <w:unhideWhenUsed/>
    <w:rsid w:val="009A7B4D"/>
    <w:pPr>
      <w:bidi/>
      <w:spacing w:after="0" w:line="220" w:lineRule="exact"/>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e">
    <w:name w:val="Medium Lis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2">
    <w:name w:val="Medium List 1 Accent 2"/>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2">
    <w:name w:val="Medium List 1 Accent 3"/>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2">
    <w:name w:val="Medium List 1 Accent 4"/>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2">
    <w:name w:val="Medium List 1 Accent 5"/>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2">
    <w:name w:val="Medium List 1 Accent 6"/>
    <w:basedOn w:val="a5"/>
    <w:uiPriority w:val="65"/>
    <w:semiHidden/>
    <w:unhideWhenUsed/>
    <w:rsid w:val="009A7B4D"/>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f8">
    <w:name w:val="Medium Lis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5"/>
    <w:uiPriority w:val="66"/>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affffffffe">
    <w:name w:val="Dark List"/>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3">
    <w:name w:val="Dark List Accent 2"/>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5"/>
    <w:uiPriority w:val="70"/>
    <w:semiHidden/>
    <w:unhideWhenUsed/>
    <w:rsid w:val="009A7B4D"/>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a">
    <w:name w:val="List Number"/>
    <w:basedOn w:val="a3"/>
    <w:uiPriority w:val="99"/>
    <w:semiHidden/>
    <w:unhideWhenUsed/>
    <w:rsid w:val="009A7B4D"/>
    <w:pPr>
      <w:numPr>
        <w:numId w:val="33"/>
      </w:numPr>
      <w:contextualSpacing/>
    </w:pPr>
  </w:style>
  <w:style w:type="paragraph" w:styleId="2">
    <w:name w:val="List Number 2"/>
    <w:basedOn w:val="a3"/>
    <w:uiPriority w:val="99"/>
    <w:semiHidden/>
    <w:unhideWhenUsed/>
    <w:rsid w:val="009A7B4D"/>
    <w:pPr>
      <w:numPr>
        <w:numId w:val="34"/>
      </w:numPr>
      <w:contextualSpacing/>
    </w:pPr>
  </w:style>
  <w:style w:type="paragraph" w:styleId="3">
    <w:name w:val="List Number 3"/>
    <w:basedOn w:val="a3"/>
    <w:uiPriority w:val="99"/>
    <w:semiHidden/>
    <w:unhideWhenUsed/>
    <w:rsid w:val="009A7B4D"/>
    <w:pPr>
      <w:numPr>
        <w:numId w:val="35"/>
      </w:numPr>
      <w:contextualSpacing/>
    </w:pPr>
  </w:style>
  <w:style w:type="paragraph" w:styleId="4">
    <w:name w:val="List Number 4"/>
    <w:basedOn w:val="a3"/>
    <w:uiPriority w:val="99"/>
    <w:semiHidden/>
    <w:unhideWhenUsed/>
    <w:rsid w:val="009A7B4D"/>
    <w:pPr>
      <w:numPr>
        <w:numId w:val="36"/>
      </w:numPr>
      <w:contextualSpacing/>
    </w:pPr>
  </w:style>
  <w:style w:type="paragraph" w:styleId="5">
    <w:name w:val="List Number 5"/>
    <w:basedOn w:val="a3"/>
    <w:uiPriority w:val="99"/>
    <w:semiHidden/>
    <w:unhideWhenUsed/>
    <w:rsid w:val="009A7B4D"/>
    <w:pPr>
      <w:numPr>
        <w:numId w:val="37"/>
      </w:numPr>
      <w:contextualSpacing/>
    </w:pPr>
  </w:style>
  <w:style w:type="paragraph" w:styleId="a0">
    <w:name w:val="List Bullet"/>
    <w:basedOn w:val="a3"/>
    <w:uiPriority w:val="99"/>
    <w:semiHidden/>
    <w:unhideWhenUsed/>
    <w:rsid w:val="009A7B4D"/>
    <w:pPr>
      <w:numPr>
        <w:numId w:val="38"/>
      </w:numPr>
      <w:contextualSpacing/>
    </w:pPr>
  </w:style>
  <w:style w:type="paragraph" w:styleId="20">
    <w:name w:val="List Bullet 2"/>
    <w:basedOn w:val="a3"/>
    <w:uiPriority w:val="99"/>
    <w:semiHidden/>
    <w:unhideWhenUsed/>
    <w:rsid w:val="009A7B4D"/>
    <w:pPr>
      <w:numPr>
        <w:numId w:val="39"/>
      </w:numPr>
      <w:contextualSpacing/>
    </w:pPr>
  </w:style>
  <w:style w:type="paragraph" w:styleId="30">
    <w:name w:val="List Bullet 3"/>
    <w:basedOn w:val="a3"/>
    <w:uiPriority w:val="99"/>
    <w:semiHidden/>
    <w:unhideWhenUsed/>
    <w:rsid w:val="009A7B4D"/>
    <w:pPr>
      <w:numPr>
        <w:numId w:val="40"/>
      </w:numPr>
      <w:contextualSpacing/>
    </w:pPr>
  </w:style>
  <w:style w:type="paragraph" w:styleId="40">
    <w:name w:val="List Bullet 4"/>
    <w:basedOn w:val="a3"/>
    <w:uiPriority w:val="99"/>
    <w:semiHidden/>
    <w:unhideWhenUsed/>
    <w:rsid w:val="009A7B4D"/>
    <w:pPr>
      <w:numPr>
        <w:numId w:val="41"/>
      </w:numPr>
      <w:contextualSpacing/>
    </w:pPr>
  </w:style>
  <w:style w:type="paragraph" w:styleId="50">
    <w:name w:val="List Bullet 5"/>
    <w:basedOn w:val="a3"/>
    <w:uiPriority w:val="99"/>
    <w:semiHidden/>
    <w:unhideWhenUsed/>
    <w:rsid w:val="009A7B4D"/>
    <w:pPr>
      <w:numPr>
        <w:numId w:val="42"/>
      </w:numPr>
      <w:contextualSpacing/>
    </w:pPr>
  </w:style>
  <w:style w:type="table" w:styleId="afffffffff">
    <w:name w:val="Colorful List"/>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3">
    <w:name w:val="Colorful List Accent 5"/>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3">
    <w:name w:val="Colorful List Accent 6"/>
    <w:basedOn w:val="a5"/>
    <w:uiPriority w:val="72"/>
    <w:semiHidden/>
    <w:unhideWhenUsed/>
    <w:rsid w:val="009A7B4D"/>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paragraph" w:styleId="afffffffff0">
    <w:name w:val="table of authorities"/>
    <w:basedOn w:val="a3"/>
    <w:next w:val="a3"/>
    <w:uiPriority w:val="99"/>
    <w:semiHidden/>
    <w:unhideWhenUsed/>
    <w:rsid w:val="009A7B4D"/>
    <w:pPr>
      <w:ind w:left="180" w:hanging="180"/>
    </w:pPr>
  </w:style>
  <w:style w:type="table" w:styleId="-15">
    <w:name w:val="Light Grid Accent 1"/>
    <w:basedOn w:val="a5"/>
    <w:uiPriority w:val="62"/>
    <w:semiHidden/>
    <w:unhideWhenUsed/>
    <w:rsid w:val="009A7B4D"/>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5">
    <w:name w:val="Light Grid Accent 2"/>
    <w:basedOn w:val="a5"/>
    <w:uiPriority w:val="62"/>
    <w:semiHidden/>
    <w:unhideWhenUsed/>
    <w:rsid w:val="009A7B4D"/>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5">
    <w:name w:val="Light Grid Accent 3"/>
    <w:basedOn w:val="a5"/>
    <w:uiPriority w:val="62"/>
    <w:semiHidden/>
    <w:unhideWhenUsed/>
    <w:rsid w:val="009A7B4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5">
    <w:name w:val="Light Grid Accent 4"/>
    <w:basedOn w:val="a5"/>
    <w:uiPriority w:val="62"/>
    <w:semiHidden/>
    <w:unhideWhenUsed/>
    <w:rsid w:val="009A7B4D"/>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4">
    <w:name w:val="Light Grid Accent 5"/>
    <w:basedOn w:val="a5"/>
    <w:uiPriority w:val="62"/>
    <w:semiHidden/>
    <w:unhideWhenUsed/>
    <w:rsid w:val="009A7B4D"/>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4">
    <w:name w:val="Light Grid Accent 6"/>
    <w:basedOn w:val="a5"/>
    <w:uiPriority w:val="62"/>
    <w:semiHidden/>
    <w:unhideWhenUsed/>
    <w:rsid w:val="009A7B4D"/>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Grid 1 Accent 1"/>
    <w:basedOn w:val="a5"/>
    <w:uiPriority w:val="67"/>
    <w:semiHidden/>
    <w:unhideWhenUsed/>
    <w:rsid w:val="009A7B4D"/>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f">
    <w:name w:val="Medium Grid 1"/>
    <w:basedOn w:val="a5"/>
    <w:uiPriority w:val="67"/>
    <w:semiHidden/>
    <w:unhideWhenUsed/>
    <w:rsid w:val="009A7B4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3">
    <w:name w:val="Medium Grid 1 Accent 2"/>
    <w:basedOn w:val="a5"/>
    <w:uiPriority w:val="67"/>
    <w:semiHidden/>
    <w:unhideWhenUsed/>
    <w:rsid w:val="009A7B4D"/>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3">
    <w:name w:val="Medium Grid 1 Accent 3"/>
    <w:basedOn w:val="a5"/>
    <w:uiPriority w:val="67"/>
    <w:semiHidden/>
    <w:unhideWhenUsed/>
    <w:rsid w:val="009A7B4D"/>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3">
    <w:name w:val="Medium Grid 1 Accent 4"/>
    <w:basedOn w:val="a5"/>
    <w:uiPriority w:val="67"/>
    <w:semiHidden/>
    <w:unhideWhenUsed/>
    <w:rsid w:val="009A7B4D"/>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3">
    <w:name w:val="Medium Grid 1 Accent 5"/>
    <w:basedOn w:val="a5"/>
    <w:uiPriority w:val="67"/>
    <w:semiHidden/>
    <w:unhideWhenUsed/>
    <w:rsid w:val="009A7B4D"/>
    <w:pPr>
      <w:spacing w:after="0" w:line="240" w:lineRule="auto"/>
    </w:p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3">
    <w:name w:val="Medium Grid 1 Accent 6"/>
    <w:basedOn w:val="a5"/>
    <w:uiPriority w:val="67"/>
    <w:semiHidden/>
    <w:unhideWhenUsed/>
    <w:rsid w:val="009A7B4D"/>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f9">
    <w:name w:val="Medium Grid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3">
    <w:name w:val="Medium Grid 2 Accent 1"/>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3">
    <w:name w:val="Medium Grid 2 Accent 2"/>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3">
    <w:name w:val="Medium Grid 2 Accent 3"/>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2">
    <w:name w:val="Medium Grid 2 Accent 4"/>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3">
    <w:name w:val="Medium Grid 2 Accent 5"/>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3">
    <w:name w:val="Medium Grid 2 Accent 6"/>
    <w:basedOn w:val="a5"/>
    <w:uiPriority w:val="68"/>
    <w:semiHidden/>
    <w:unhideWhenUsed/>
    <w:rsid w:val="009A7B4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f5">
    <w:name w:val="Medium Grid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1">
    <w:name w:val="Medium Grid 3 Accent 2"/>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1">
    <w:name w:val="Medium Grid 3 Accent 3"/>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1">
    <w:name w:val="Medium Grid 3 Accent 4"/>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1">
    <w:name w:val="Medium Grid 3 Accent 5"/>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1">
    <w:name w:val="Medium Grid 3 Accent 6"/>
    <w:basedOn w:val="a5"/>
    <w:uiPriority w:val="69"/>
    <w:semiHidden/>
    <w:unhideWhenUsed/>
    <w:rsid w:val="009A7B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1f0">
    <w:name w:val="Table Grid 1"/>
    <w:basedOn w:val="a5"/>
    <w:uiPriority w:val="99"/>
    <w:semiHidden/>
    <w:unhideWhenUsed/>
    <w:rsid w:val="009A7B4D"/>
    <w:pPr>
      <w:bidi/>
      <w:spacing w:after="0" w:line="220" w:lineRule="exact"/>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a">
    <w:name w:val="Table Grid 2"/>
    <w:basedOn w:val="a5"/>
    <w:uiPriority w:val="99"/>
    <w:semiHidden/>
    <w:unhideWhenUsed/>
    <w:rsid w:val="009A7B4D"/>
    <w:pPr>
      <w:bidi/>
      <w:spacing w:after="0" w:line="220" w:lineRule="exact"/>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6">
    <w:name w:val="Table Grid 3"/>
    <w:basedOn w:val="a5"/>
    <w:uiPriority w:val="99"/>
    <w:semiHidden/>
    <w:unhideWhenUsed/>
    <w:rsid w:val="009A7B4D"/>
    <w:pPr>
      <w:bidi/>
      <w:spacing w:after="0" w:line="220" w:lineRule="exact"/>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b">
    <w:name w:val="Table Grid 4"/>
    <w:basedOn w:val="a5"/>
    <w:uiPriority w:val="99"/>
    <w:semiHidden/>
    <w:unhideWhenUsed/>
    <w:rsid w:val="009A7B4D"/>
    <w:pPr>
      <w:bidi/>
      <w:spacing w:after="0" w:line="220" w:lineRule="exact"/>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5"/>
    <w:uiPriority w:val="99"/>
    <w:semiHidden/>
    <w:unhideWhenUsed/>
    <w:rsid w:val="009A7B4D"/>
    <w:pPr>
      <w:bidi/>
      <w:spacing w:after="0" w:line="220" w:lineRule="exact"/>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5"/>
    <w:uiPriority w:val="99"/>
    <w:semiHidden/>
    <w:unhideWhenUsed/>
    <w:rsid w:val="009A7B4D"/>
    <w:pPr>
      <w:bidi/>
      <w:spacing w:after="0" w:line="220" w:lineRule="exact"/>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9A7B4D"/>
    <w:pPr>
      <w:bidi/>
      <w:spacing w:after="0" w:line="220" w:lineRule="exact"/>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1">
    <w:name w:val="Grid Table Light"/>
    <w:basedOn w:val="a5"/>
    <w:uiPriority w:val="40"/>
    <w:rsid w:val="009A7B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ffffffff2">
    <w:name w:val="Colorful Grid"/>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6">
    <w:name w:val="Colorful Grid Accent 2"/>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5"/>
    <w:uiPriority w:val="73"/>
    <w:semiHidden/>
    <w:unhideWhenUsed/>
    <w:rsid w:val="009A7B4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ffffff3">
    <w:name w:val="Date"/>
    <w:basedOn w:val="a3"/>
    <w:next w:val="a3"/>
    <w:link w:val="afffffffff4"/>
    <w:uiPriority w:val="99"/>
    <w:semiHidden/>
    <w:unhideWhenUsed/>
    <w:rsid w:val="009A7B4D"/>
  </w:style>
  <w:style w:type="character" w:customStyle="1" w:styleId="afffffffff4">
    <w:name w:val="תאריך תו"/>
    <w:basedOn w:val="a4"/>
    <w:link w:val="afffffffff3"/>
    <w:uiPriority w:val="99"/>
    <w:semiHidden/>
    <w:rsid w:val="009A7B4D"/>
    <w:rPr>
      <w:rFonts w:ascii="BA Fontov Regular" w:hAnsi="BA Fontov Regular" w:cs="FrankRuehl"/>
      <w:sz w:val="18"/>
      <w:szCs w:val="18"/>
    </w:rPr>
  </w:style>
  <w:style w:type="character" w:styleId="Hashtag">
    <w:name w:val="Hashtag"/>
    <w:basedOn w:val="a4"/>
    <w:uiPriority w:val="99"/>
    <w:semiHidden/>
    <w:unhideWhenUsed/>
    <w:rsid w:val="009A7B4D"/>
    <w:rPr>
      <w:color w:val="2B579A"/>
      <w:shd w:val="clear" w:color="auto" w:fill="E1DFDD"/>
    </w:rPr>
  </w:style>
  <w:style w:type="character" w:customStyle="1" w:styleId="2fb">
    <w:name w:val="אמוראים תו 2"/>
    <w:basedOn w:val="afffff5"/>
    <w:uiPriority w:val="1"/>
    <w:qFormat/>
    <w:rsid w:val="0055675F"/>
    <w:rPr>
      <w:rFonts w:ascii="FrankRuehl" w:hAnsi="FrankRuehl" w:cs="BA Vilna Regular"/>
      <w:spacing w:val="4"/>
      <w:sz w:val="16"/>
      <w:szCs w:val="12"/>
    </w:rPr>
  </w:style>
  <w:style w:type="character" w:customStyle="1" w:styleId="MisparKeta">
    <w:name w:val="מספר קטע"/>
    <w:basedOn w:val="a4"/>
    <w:uiPriority w:val="1"/>
    <w:qFormat/>
    <w:rPr>
      <w:rFonts w:cs="BA Vilna Bold"/>
      <w:bCs/>
      <w:color w:val="7A5A14"/>
      <w:szCs w:val="14"/>
    </w:rPr>
  </w:style>
  <w:style w:type="character" w:customStyle="1" w:styleId="NoseMishna">
    <w:name w:val="נושא משנה"/>
    <w:basedOn w:val="a4"/>
    <w:uiPriority w:val="1"/>
    <w:qFormat/>
    <w:rPr>
      <w:rFonts w:cs="BA TM • Vilna Extra-Bold"/>
      <w:spacing w:val="4"/>
      <w:sz w:val="22"/>
      <w:szCs w:val="22"/>
    </w:rPr>
  </w:style>
  <w:style w:type="character" w:customStyle="1" w:styleId="TanaimMishna">
    <w:name w:val="תנאי המשנה"/>
    <w:basedOn w:val="a4"/>
    <w:uiPriority w:val="1"/>
    <w:qFormat/>
    <w:rPr>
      <w:rFonts w:ascii="BA Vilna Bold" w:hAnsi="BA Vilna Bold" w:cs="BA Vilna Bold"/>
      <w:b/>
      <w:bCs/>
      <w:spacing w:val="4"/>
      <w:sz w:val="18"/>
      <w:szCs w:val="18"/>
    </w:rPr>
  </w:style>
  <w:style w:type="character" w:customStyle="1" w:styleId="HesberMishna">
    <w:name w:val="הסבר במשנה"/>
    <w:basedOn w:val="a4"/>
    <w:uiPriority w:val="1"/>
    <w:qFormat/>
    <w:rPr>
      <w:rFonts w:ascii="Fb Fontext" w:hAnsi="Fb Fontext" w:cs="FrankRuehl"/>
      <w:sz w:val="16"/>
      <w:szCs w:val="16"/>
    </w:rPr>
  </w:style>
  <w:style w:type="paragraph" w:customStyle="1" w:styleId="MishnaBatzad">
    <w:name w:val="משנה בצד"/>
    <w:basedOn w:val="a3"/>
    <w:qFormat/>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paragraph" w:customStyle="1" w:styleId="PetichatPerek">
    <w:name w:val="פתיחת פרק"/>
    <w:basedOn w:val="a3"/>
    <w:next w:val="a3"/>
    <w:qFormat/>
    <w:pPr>
      <w:keepNext/>
      <w:keepLines/>
      <w:jc w:val="center"/>
    </w:pPr>
    <w:rPr>
      <w:rFonts w:ascii="BA Fontov Regular" w:hAnsi="BA Fontov Regular" w:cs="BA TM • Vilna Extra-Bold"/>
      <w:color w:val="000000"/>
      <w:spacing w:val="4"/>
      <w:sz w:val="22"/>
      <w:szCs w:val="22"/>
    </w:rPr>
  </w:style>
  <w:style w:type="paragraph" w:customStyle="1" w:styleId="Hadran">
    <w:name w:val="הדרן"/>
    <w:basedOn w:val="a3"/>
    <w:next w:val="a3"/>
    <w:qFormat/>
    <w:pPr>
      <w:keepLines/>
      <w:spacing w:before="120" w:after="120"/>
      <w:ind w:left="0" w:hanging="0"/>
      <w:jc w:val="center"/>
    </w:pPr>
    <w:rPr>
      <w:rFonts w:ascii="BA Fontov Regular" w:hAnsi="BA Fontov Regular" w:cs="BA TM • Vilna Extra-Bold"/>
      <w:color w:val="000000"/>
      <w:spacing w:val="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1282</TotalTime>
  <Pages>193</Pages>
  <Words>67309</Words>
  <Characters>336550</Characters>
  <Application>Microsoft Office Word</Application>
  <DocSecurity>0</DocSecurity>
  <Lines>2804</Lines>
  <Paragraphs>806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m7654301@gmail.com</cp:lastModifiedBy>
  <cp:revision>16</cp:revision>
  <cp:lastPrinted>2021-03-28T18:22:00Z</cp:lastPrinted>
  <dcterms:created xsi:type="dcterms:W3CDTF">2020-09-09T04:58:00Z</dcterms:created>
  <dcterms:modified xsi:type="dcterms:W3CDTF">2021-06-18T12:46:00Z</dcterms:modified>
</cp:coreProperties>
</file>